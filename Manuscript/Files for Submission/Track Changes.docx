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596D9" w14:textId="194C1E35" w:rsidR="000D65D5" w:rsidRDefault="00600D32" w:rsidP="0039537F">
      <w:pPr>
        <w:spacing w:line="480" w:lineRule="auto"/>
        <w:rPr>
          <w:rFonts w:ascii="Times New Roman" w:hAnsi="Times New Roman" w:cs="Times New Roman"/>
          <w:sz w:val="24"/>
          <w:szCs w:val="24"/>
        </w:rPr>
      </w:pPr>
      <w:bookmarkStart w:id="0" w:name="_Hlk169774475"/>
      <w:bookmarkStart w:id="1" w:name="_Hlk144988013"/>
      <w:bookmarkStart w:id="2" w:name="_Hlk113956487"/>
      <w:bookmarkStart w:id="3" w:name="_Hlk190866188"/>
      <w:bookmarkEnd w:id="0"/>
      <w:r>
        <w:rPr>
          <w:rFonts w:ascii="Times New Roman" w:hAnsi="Times New Roman" w:cs="Times New Roman"/>
          <w:sz w:val="24"/>
          <w:szCs w:val="24"/>
        </w:rPr>
        <w:t>A</w:t>
      </w:r>
      <w:r w:rsidR="0031765F">
        <w:rPr>
          <w:rFonts w:ascii="Times New Roman" w:hAnsi="Times New Roman" w:cs="Times New Roman"/>
          <w:sz w:val="24"/>
          <w:szCs w:val="24"/>
        </w:rPr>
        <w:t xml:space="preserve"> model-based assessment of </w:t>
      </w:r>
      <w:r w:rsidR="005F6D1F">
        <w:rPr>
          <w:rFonts w:ascii="Times New Roman" w:hAnsi="Times New Roman" w:cs="Times New Roman"/>
          <w:sz w:val="24"/>
          <w:szCs w:val="24"/>
        </w:rPr>
        <w:t xml:space="preserve">anthropogenic </w:t>
      </w:r>
      <w:r w:rsidR="00E903C3">
        <w:rPr>
          <w:rFonts w:ascii="Times New Roman" w:hAnsi="Times New Roman" w:cs="Times New Roman"/>
          <w:sz w:val="24"/>
          <w:szCs w:val="24"/>
        </w:rPr>
        <w:t xml:space="preserve">disturbance </w:t>
      </w:r>
      <w:r w:rsidR="005F6D1F">
        <w:rPr>
          <w:rFonts w:ascii="Times New Roman" w:hAnsi="Times New Roman" w:cs="Times New Roman"/>
          <w:sz w:val="24"/>
          <w:szCs w:val="24"/>
        </w:rPr>
        <w:t xml:space="preserve">on lotic macroinvertebrate assemblages </w:t>
      </w:r>
    </w:p>
    <w:bookmarkEnd w:id="1"/>
    <w:p w14:paraId="0CDD4A7E" w14:textId="77777777" w:rsidR="00FA1E06" w:rsidRDefault="00FA1E06" w:rsidP="0039537F">
      <w:pPr>
        <w:spacing w:line="480" w:lineRule="auto"/>
        <w:contextualSpacing/>
        <w:rPr>
          <w:rFonts w:ascii="Times New Roman" w:hAnsi="Times New Roman" w:cs="Times New Roman"/>
          <w:sz w:val="24"/>
          <w:szCs w:val="24"/>
        </w:rPr>
      </w:pPr>
    </w:p>
    <w:p w14:paraId="55467E8C" w14:textId="613929C8" w:rsidR="0039537F" w:rsidRPr="00501AAF" w:rsidRDefault="0039537F" w:rsidP="0039537F">
      <w:pPr>
        <w:spacing w:line="480" w:lineRule="auto"/>
        <w:contextualSpacing/>
        <w:rPr>
          <w:rFonts w:ascii="Times New Roman" w:hAnsi="Times New Roman" w:cs="Times New Roman"/>
          <w:sz w:val="24"/>
          <w:szCs w:val="24"/>
        </w:rPr>
      </w:pPr>
      <w:r w:rsidRPr="00501AAF">
        <w:rPr>
          <w:rFonts w:ascii="Times New Roman" w:hAnsi="Times New Roman" w:cs="Times New Roman"/>
          <w:sz w:val="24"/>
          <w:szCs w:val="24"/>
        </w:rPr>
        <w:t>Darin</w:t>
      </w:r>
      <w:r w:rsidR="0031765F">
        <w:rPr>
          <w:rFonts w:ascii="Times New Roman" w:hAnsi="Times New Roman" w:cs="Times New Roman"/>
          <w:sz w:val="24"/>
          <w:szCs w:val="24"/>
        </w:rPr>
        <w:t xml:space="preserve"> A.</w:t>
      </w:r>
      <w:r w:rsidRPr="00501AAF">
        <w:rPr>
          <w:rFonts w:ascii="Times New Roman" w:hAnsi="Times New Roman" w:cs="Times New Roman"/>
          <w:sz w:val="24"/>
          <w:szCs w:val="24"/>
        </w:rPr>
        <w:t xml:space="preserve"> Kopp</w:t>
      </w:r>
      <w:r w:rsidRPr="00501AAF">
        <w:rPr>
          <w:rFonts w:ascii="Times New Roman" w:hAnsi="Times New Roman" w:cs="Times New Roman"/>
          <w:sz w:val="24"/>
          <w:szCs w:val="24"/>
          <w:vertAlign w:val="superscript"/>
        </w:rPr>
        <w:t>1</w:t>
      </w:r>
      <w:del w:id="4" w:author="Kopp, Darin" w:date="2025-02-20T15:34:00Z">
        <w:r w:rsidR="00723C63">
          <w:rPr>
            <w:rFonts w:ascii="Times New Roman" w:hAnsi="Times New Roman" w:cs="Times New Roman"/>
            <w:sz w:val="24"/>
            <w:szCs w:val="24"/>
            <w:vertAlign w:val="superscript"/>
          </w:rPr>
          <w:delText>,2</w:delText>
        </w:r>
      </w:del>
      <w:r>
        <w:rPr>
          <w:rFonts w:ascii="Times New Roman" w:hAnsi="Times New Roman" w:cs="Times New Roman"/>
          <w:sz w:val="24"/>
          <w:szCs w:val="24"/>
          <w:vertAlign w:val="superscript"/>
        </w:rPr>
        <w:t>*</w:t>
      </w:r>
      <w:r w:rsidRPr="00501AAF">
        <w:rPr>
          <w:rFonts w:ascii="Times New Roman" w:hAnsi="Times New Roman" w:cs="Times New Roman"/>
          <w:sz w:val="24"/>
          <w:szCs w:val="24"/>
        </w:rPr>
        <w:t xml:space="preserve">, John </w:t>
      </w:r>
      <w:r>
        <w:rPr>
          <w:rFonts w:ascii="Times New Roman" w:hAnsi="Times New Roman" w:cs="Times New Roman"/>
          <w:sz w:val="24"/>
          <w:szCs w:val="24"/>
        </w:rPr>
        <w:t xml:space="preserve">L. </w:t>
      </w:r>
      <w:del w:id="5" w:author="Kopp, Darin" w:date="2025-02-20T15:34:00Z">
        <w:r w:rsidRPr="00501AAF">
          <w:rPr>
            <w:rFonts w:ascii="Times New Roman" w:hAnsi="Times New Roman" w:cs="Times New Roman"/>
            <w:sz w:val="24"/>
            <w:szCs w:val="24"/>
          </w:rPr>
          <w:delText>Stoddard</w:delText>
        </w:r>
        <w:r w:rsidRPr="00501AAF">
          <w:rPr>
            <w:rFonts w:ascii="Times New Roman" w:hAnsi="Times New Roman" w:cs="Times New Roman"/>
            <w:sz w:val="24"/>
            <w:szCs w:val="24"/>
            <w:vertAlign w:val="superscript"/>
          </w:rPr>
          <w:delText>2</w:delText>
        </w:r>
      </w:del>
      <w:ins w:id="6" w:author="Kopp, Darin" w:date="2025-02-20T15:34:00Z">
        <w:r w:rsidRPr="00501AAF">
          <w:rPr>
            <w:rFonts w:ascii="Times New Roman" w:hAnsi="Times New Roman" w:cs="Times New Roman"/>
            <w:sz w:val="24"/>
            <w:szCs w:val="24"/>
          </w:rPr>
          <w:t>Stoddard</w:t>
        </w:r>
        <w:r w:rsidR="008C1518">
          <w:rPr>
            <w:rFonts w:ascii="Times New Roman" w:hAnsi="Times New Roman" w:cs="Times New Roman"/>
            <w:sz w:val="24"/>
            <w:szCs w:val="24"/>
            <w:vertAlign w:val="superscript"/>
          </w:rPr>
          <w:t>1</w:t>
        </w:r>
      </w:ins>
      <w:r w:rsidRPr="00501AAF">
        <w:rPr>
          <w:rFonts w:ascii="Times New Roman" w:hAnsi="Times New Roman" w:cs="Times New Roman"/>
          <w:sz w:val="24"/>
          <w:szCs w:val="24"/>
        </w:rPr>
        <w:t xml:space="preserve">, </w:t>
      </w:r>
      <w:r w:rsidR="0031765F" w:rsidRPr="00501AAF">
        <w:rPr>
          <w:rFonts w:ascii="Times New Roman" w:hAnsi="Times New Roman" w:cs="Times New Roman"/>
          <w:sz w:val="24"/>
          <w:szCs w:val="24"/>
        </w:rPr>
        <w:t>Phil</w:t>
      </w:r>
      <w:r w:rsidR="0031765F">
        <w:rPr>
          <w:rFonts w:ascii="Times New Roman" w:hAnsi="Times New Roman" w:cs="Times New Roman"/>
          <w:sz w:val="24"/>
          <w:szCs w:val="24"/>
        </w:rPr>
        <w:t>ip R.</w:t>
      </w:r>
      <w:r w:rsidR="0031765F" w:rsidRPr="00501AAF">
        <w:rPr>
          <w:rFonts w:ascii="Times New Roman" w:hAnsi="Times New Roman" w:cs="Times New Roman"/>
          <w:sz w:val="24"/>
          <w:szCs w:val="24"/>
        </w:rPr>
        <w:t xml:space="preserve"> </w:t>
      </w:r>
      <w:del w:id="7" w:author="Kopp, Darin" w:date="2025-02-20T15:34:00Z">
        <w:r w:rsidR="0031765F" w:rsidRPr="00501AAF">
          <w:rPr>
            <w:rFonts w:ascii="Times New Roman" w:hAnsi="Times New Roman" w:cs="Times New Roman"/>
            <w:sz w:val="24"/>
            <w:szCs w:val="24"/>
          </w:rPr>
          <w:delText>Kaufman</w:delText>
        </w:r>
        <w:r w:rsidR="0031765F">
          <w:rPr>
            <w:rFonts w:ascii="Times New Roman" w:hAnsi="Times New Roman" w:cs="Times New Roman"/>
            <w:sz w:val="24"/>
            <w:szCs w:val="24"/>
          </w:rPr>
          <w:delText>n</w:delText>
        </w:r>
        <w:r w:rsidR="0031765F" w:rsidRPr="00501AAF">
          <w:rPr>
            <w:rFonts w:ascii="Times New Roman" w:hAnsi="Times New Roman" w:cs="Times New Roman"/>
            <w:sz w:val="24"/>
            <w:szCs w:val="24"/>
            <w:vertAlign w:val="superscript"/>
          </w:rPr>
          <w:delText>2</w:delText>
        </w:r>
        <w:r w:rsidR="0031765F">
          <w:rPr>
            <w:rFonts w:ascii="Times New Roman" w:hAnsi="Times New Roman" w:cs="Times New Roman"/>
            <w:sz w:val="24"/>
            <w:szCs w:val="24"/>
            <w:vertAlign w:val="superscript"/>
          </w:rPr>
          <w:delText>,3</w:delText>
        </w:r>
      </w:del>
      <w:ins w:id="8" w:author="Kopp, Darin" w:date="2025-02-20T15:34:00Z">
        <w:r w:rsidR="0031765F" w:rsidRPr="00501AAF">
          <w:rPr>
            <w:rFonts w:ascii="Times New Roman" w:hAnsi="Times New Roman" w:cs="Times New Roman"/>
            <w:sz w:val="24"/>
            <w:szCs w:val="24"/>
          </w:rPr>
          <w:t>Kaufman</w:t>
        </w:r>
        <w:r w:rsidR="0031765F">
          <w:rPr>
            <w:rFonts w:ascii="Times New Roman" w:hAnsi="Times New Roman" w:cs="Times New Roman"/>
            <w:sz w:val="24"/>
            <w:szCs w:val="24"/>
          </w:rPr>
          <w:t>n</w:t>
        </w:r>
        <w:r w:rsidR="008C1518">
          <w:rPr>
            <w:rFonts w:ascii="Times New Roman" w:hAnsi="Times New Roman" w:cs="Times New Roman"/>
            <w:sz w:val="24"/>
            <w:szCs w:val="24"/>
            <w:vertAlign w:val="superscript"/>
          </w:rPr>
          <w:t>1</w:t>
        </w:r>
        <w:r w:rsidR="0031765F">
          <w:rPr>
            <w:rFonts w:ascii="Times New Roman" w:hAnsi="Times New Roman" w:cs="Times New Roman"/>
            <w:sz w:val="24"/>
            <w:szCs w:val="24"/>
            <w:vertAlign w:val="superscript"/>
          </w:rPr>
          <w:t>,</w:t>
        </w:r>
        <w:r w:rsidR="008C1518">
          <w:rPr>
            <w:rFonts w:ascii="Times New Roman" w:hAnsi="Times New Roman" w:cs="Times New Roman"/>
            <w:sz w:val="24"/>
            <w:szCs w:val="24"/>
            <w:vertAlign w:val="superscript"/>
          </w:rPr>
          <w:t>2</w:t>
        </w:r>
      </w:ins>
      <w:r w:rsidR="0031765F" w:rsidRPr="00501AAF">
        <w:rPr>
          <w:rFonts w:ascii="Times New Roman" w:hAnsi="Times New Roman" w:cs="Times New Roman"/>
          <w:sz w:val="24"/>
          <w:szCs w:val="24"/>
        </w:rPr>
        <w:t xml:space="preserve">, Alan </w:t>
      </w:r>
      <w:r w:rsidR="00B64161">
        <w:rPr>
          <w:rFonts w:ascii="Times New Roman" w:hAnsi="Times New Roman" w:cs="Times New Roman"/>
          <w:sz w:val="24"/>
          <w:szCs w:val="24"/>
        </w:rPr>
        <w:t xml:space="preserve">T. </w:t>
      </w:r>
      <w:del w:id="9" w:author="Kopp, Darin" w:date="2025-02-20T15:34:00Z">
        <w:r w:rsidR="0031765F" w:rsidRPr="00412DD0">
          <w:rPr>
            <w:rFonts w:ascii="Times New Roman" w:hAnsi="Times New Roman" w:cs="Times New Roman"/>
            <w:sz w:val="24"/>
            <w:szCs w:val="24"/>
          </w:rPr>
          <w:delText>Herlihy</w:delText>
        </w:r>
        <w:r w:rsidR="0031765F" w:rsidRPr="00412DD0">
          <w:rPr>
            <w:rFonts w:ascii="Times New Roman" w:hAnsi="Times New Roman" w:cs="Times New Roman"/>
            <w:sz w:val="24"/>
            <w:szCs w:val="24"/>
            <w:vertAlign w:val="superscript"/>
          </w:rPr>
          <w:delText>3</w:delText>
        </w:r>
      </w:del>
      <w:ins w:id="10" w:author="Kopp, Darin" w:date="2025-02-20T15:34:00Z">
        <w:r w:rsidR="0031765F" w:rsidRPr="00412DD0">
          <w:rPr>
            <w:rFonts w:ascii="Times New Roman" w:hAnsi="Times New Roman" w:cs="Times New Roman"/>
            <w:sz w:val="24"/>
            <w:szCs w:val="24"/>
          </w:rPr>
          <w:t>Herlihy</w:t>
        </w:r>
        <w:r w:rsidR="008C1518">
          <w:rPr>
            <w:rFonts w:ascii="Times New Roman" w:hAnsi="Times New Roman" w:cs="Times New Roman"/>
            <w:sz w:val="24"/>
            <w:szCs w:val="24"/>
            <w:vertAlign w:val="superscript"/>
          </w:rPr>
          <w:t>2</w:t>
        </w:r>
      </w:ins>
      <w:r w:rsidR="0031765F" w:rsidRPr="00412DD0">
        <w:rPr>
          <w:rFonts w:ascii="Times New Roman" w:hAnsi="Times New Roman" w:cs="Times New Roman"/>
          <w:sz w:val="24"/>
          <w:szCs w:val="24"/>
        </w:rPr>
        <w:t>,</w:t>
      </w:r>
      <w:r w:rsidR="0031765F">
        <w:rPr>
          <w:rFonts w:ascii="Times New Roman" w:hAnsi="Times New Roman" w:cs="Times New Roman"/>
          <w:sz w:val="24"/>
          <w:szCs w:val="24"/>
        </w:rPr>
        <w:t xml:space="preserve"> </w:t>
      </w:r>
      <w:r w:rsidRPr="00501AAF">
        <w:rPr>
          <w:rFonts w:ascii="Times New Roman" w:hAnsi="Times New Roman" w:cs="Times New Roman"/>
          <w:sz w:val="24"/>
          <w:szCs w:val="24"/>
        </w:rPr>
        <w:t xml:space="preserve">Ryan </w:t>
      </w:r>
      <w:del w:id="11" w:author="Kopp, Darin" w:date="2025-02-20T15:34:00Z">
        <w:r w:rsidRPr="00501AAF">
          <w:rPr>
            <w:rFonts w:ascii="Times New Roman" w:hAnsi="Times New Roman" w:cs="Times New Roman"/>
            <w:sz w:val="24"/>
            <w:szCs w:val="24"/>
          </w:rPr>
          <w:delText>Hill</w:delText>
        </w:r>
        <w:r w:rsidRPr="00501AAF">
          <w:rPr>
            <w:rFonts w:ascii="Times New Roman" w:hAnsi="Times New Roman" w:cs="Times New Roman"/>
            <w:sz w:val="24"/>
            <w:szCs w:val="24"/>
            <w:vertAlign w:val="superscript"/>
          </w:rPr>
          <w:delText>2</w:delText>
        </w:r>
      </w:del>
      <w:ins w:id="12" w:author="Kopp, Darin" w:date="2025-02-20T15:34:00Z">
        <w:r w:rsidR="00AB356D">
          <w:rPr>
            <w:rFonts w:ascii="Times New Roman" w:hAnsi="Times New Roman" w:cs="Times New Roman"/>
            <w:sz w:val="24"/>
            <w:szCs w:val="24"/>
          </w:rPr>
          <w:t xml:space="preserve">A. </w:t>
        </w:r>
        <w:r w:rsidRPr="00501AAF">
          <w:rPr>
            <w:rFonts w:ascii="Times New Roman" w:hAnsi="Times New Roman" w:cs="Times New Roman"/>
            <w:sz w:val="24"/>
            <w:szCs w:val="24"/>
          </w:rPr>
          <w:t>Hill</w:t>
        </w:r>
        <w:r w:rsidR="008C1518">
          <w:rPr>
            <w:rFonts w:ascii="Times New Roman" w:hAnsi="Times New Roman" w:cs="Times New Roman"/>
            <w:sz w:val="24"/>
            <w:szCs w:val="24"/>
            <w:vertAlign w:val="superscript"/>
          </w:rPr>
          <w:t>1</w:t>
        </w:r>
      </w:ins>
      <w:r w:rsidRPr="00501AAF">
        <w:rPr>
          <w:rFonts w:ascii="Times New Roman" w:hAnsi="Times New Roman" w:cs="Times New Roman"/>
          <w:sz w:val="24"/>
          <w:szCs w:val="24"/>
        </w:rPr>
        <w:t xml:space="preserve">, </w:t>
      </w:r>
      <w:r w:rsidR="000379CC" w:rsidRPr="00412DD0">
        <w:rPr>
          <w:rFonts w:ascii="Times New Roman" w:hAnsi="Times New Roman" w:cs="Times New Roman"/>
          <w:sz w:val="24"/>
          <w:szCs w:val="24"/>
        </w:rPr>
        <w:t xml:space="preserve">Meredith </w:t>
      </w:r>
      <w:del w:id="13" w:author="Kopp, Darin" w:date="2025-02-20T15:34:00Z">
        <w:r w:rsidR="000379CC" w:rsidRPr="00412DD0">
          <w:rPr>
            <w:rFonts w:ascii="Times New Roman" w:hAnsi="Times New Roman" w:cs="Times New Roman"/>
            <w:sz w:val="24"/>
            <w:szCs w:val="24"/>
          </w:rPr>
          <w:delText>Brehob</w:delText>
        </w:r>
        <w:r w:rsidR="00931DC7" w:rsidRPr="00412DD0">
          <w:rPr>
            <w:rFonts w:ascii="Times New Roman" w:hAnsi="Times New Roman" w:cs="Times New Roman"/>
            <w:sz w:val="24"/>
            <w:szCs w:val="24"/>
            <w:vertAlign w:val="superscript"/>
          </w:rPr>
          <w:delText>5</w:delText>
        </w:r>
      </w:del>
      <w:ins w:id="14" w:author="Kopp, Darin" w:date="2025-02-20T15:34:00Z">
        <w:r w:rsidR="00AB356D">
          <w:rPr>
            <w:rFonts w:ascii="Times New Roman" w:hAnsi="Times New Roman" w:cs="Times New Roman"/>
            <w:sz w:val="24"/>
            <w:szCs w:val="24"/>
          </w:rPr>
          <w:t xml:space="preserve">M. </w:t>
        </w:r>
        <w:r w:rsidR="000379CC" w:rsidRPr="00412DD0">
          <w:rPr>
            <w:rFonts w:ascii="Times New Roman" w:hAnsi="Times New Roman" w:cs="Times New Roman"/>
            <w:sz w:val="24"/>
            <w:szCs w:val="24"/>
          </w:rPr>
          <w:t>Brehob</w:t>
        </w:r>
        <w:r w:rsidR="008C1518">
          <w:rPr>
            <w:rFonts w:ascii="Times New Roman" w:hAnsi="Times New Roman" w:cs="Times New Roman"/>
            <w:sz w:val="24"/>
            <w:szCs w:val="24"/>
            <w:vertAlign w:val="superscript"/>
          </w:rPr>
          <w:t>3</w:t>
        </w:r>
      </w:ins>
      <w:r w:rsidR="000379CC" w:rsidRPr="00412DD0">
        <w:rPr>
          <w:rFonts w:ascii="Times New Roman" w:hAnsi="Times New Roman" w:cs="Times New Roman"/>
          <w:sz w:val="24"/>
          <w:szCs w:val="24"/>
        </w:rPr>
        <w:t xml:space="preserve">, Robert </w:t>
      </w:r>
      <w:del w:id="15" w:author="Kopp, Darin" w:date="2025-02-20T15:34:00Z">
        <w:r w:rsidR="000379CC" w:rsidRPr="00412DD0">
          <w:rPr>
            <w:rFonts w:ascii="Times New Roman" w:hAnsi="Times New Roman" w:cs="Times New Roman"/>
            <w:sz w:val="24"/>
            <w:szCs w:val="24"/>
          </w:rPr>
          <w:delText>Sabo</w:delText>
        </w:r>
        <w:r w:rsidR="00931DC7" w:rsidRPr="00412DD0">
          <w:rPr>
            <w:rFonts w:ascii="Times New Roman" w:hAnsi="Times New Roman" w:cs="Times New Roman"/>
            <w:sz w:val="24"/>
            <w:szCs w:val="24"/>
            <w:vertAlign w:val="superscript"/>
          </w:rPr>
          <w:delText>6</w:delText>
        </w:r>
      </w:del>
      <w:ins w:id="16" w:author="Kopp, Darin" w:date="2025-02-20T15:34:00Z">
        <w:r w:rsidR="00AB356D">
          <w:rPr>
            <w:rFonts w:ascii="Times New Roman" w:hAnsi="Times New Roman" w:cs="Times New Roman"/>
            <w:sz w:val="24"/>
            <w:szCs w:val="24"/>
          </w:rPr>
          <w:t xml:space="preserve">D </w:t>
        </w:r>
        <w:r w:rsidR="000379CC" w:rsidRPr="00412DD0">
          <w:rPr>
            <w:rFonts w:ascii="Times New Roman" w:hAnsi="Times New Roman" w:cs="Times New Roman"/>
            <w:sz w:val="24"/>
            <w:szCs w:val="24"/>
          </w:rPr>
          <w:t>Sabo</w:t>
        </w:r>
        <w:r w:rsidR="008C1518">
          <w:rPr>
            <w:rFonts w:ascii="Times New Roman" w:hAnsi="Times New Roman" w:cs="Times New Roman"/>
            <w:sz w:val="24"/>
            <w:szCs w:val="24"/>
            <w:vertAlign w:val="superscript"/>
          </w:rPr>
          <w:t>4</w:t>
        </w:r>
      </w:ins>
    </w:p>
    <w:p w14:paraId="0C719FCC" w14:textId="77777777" w:rsidR="0039537F" w:rsidRDefault="0039537F" w:rsidP="0039537F">
      <w:pPr>
        <w:pStyle w:val="paragraph"/>
        <w:spacing w:before="0" w:beforeAutospacing="0" w:after="0" w:afterAutospacing="0" w:line="480" w:lineRule="auto"/>
        <w:contextualSpacing/>
        <w:textAlignment w:val="baseline"/>
        <w:rPr>
          <w:rStyle w:val="normaltextrun"/>
          <w:vertAlign w:val="superscript"/>
        </w:rPr>
      </w:pPr>
      <w:bookmarkStart w:id="17" w:name="_Hlk113956561"/>
      <w:bookmarkEnd w:id="2"/>
    </w:p>
    <w:p w14:paraId="6904B71E" w14:textId="77777777" w:rsidR="0039537F" w:rsidRPr="00665158" w:rsidRDefault="0039537F" w:rsidP="0039537F">
      <w:pPr>
        <w:pStyle w:val="paragraph"/>
        <w:spacing w:before="0" w:beforeAutospacing="0" w:after="0" w:afterAutospacing="0" w:line="480" w:lineRule="auto"/>
        <w:contextualSpacing/>
        <w:textAlignment w:val="baseline"/>
        <w:rPr>
          <w:del w:id="18" w:author="Kopp, Darin" w:date="2025-02-20T15:34:00Z"/>
          <w:rStyle w:val="normaltextrun"/>
        </w:rPr>
      </w:pPr>
      <w:del w:id="19" w:author="Kopp, Darin" w:date="2025-02-20T15:34:00Z">
        <w:r w:rsidRPr="00501AAF">
          <w:rPr>
            <w:rStyle w:val="normaltextrun"/>
            <w:vertAlign w:val="superscript"/>
          </w:rPr>
          <w:delText>1</w:delText>
        </w:r>
        <w:r w:rsidRPr="00501AAF">
          <w:rPr>
            <w:rStyle w:val="normaltextrun"/>
          </w:rPr>
          <w:delText>Oak Ridge Institute for Science and Education Participant c/o US EPA, ORD, Corvallis, Oregon</w:delText>
        </w:r>
        <w:r w:rsidRPr="00501AAF">
          <w:rPr>
            <w:rStyle w:val="eop"/>
          </w:rPr>
          <w:delText> </w:delText>
        </w:r>
      </w:del>
    </w:p>
    <w:p w14:paraId="2F7E4AFC" w14:textId="74F1F574" w:rsidR="0039537F" w:rsidRDefault="0039537F" w:rsidP="0039537F">
      <w:pPr>
        <w:spacing w:line="480" w:lineRule="auto"/>
        <w:contextualSpacing/>
        <w:rPr>
          <w:rStyle w:val="normaltextrun"/>
          <w:rFonts w:ascii="Times New Roman" w:hAnsi="Times New Roman"/>
          <w:sz w:val="24"/>
          <w:szCs w:val="24"/>
        </w:rPr>
      </w:pPr>
      <w:del w:id="20" w:author="Kopp, Darin" w:date="2025-02-20T15:34:00Z">
        <w:r w:rsidRPr="00501AAF">
          <w:rPr>
            <w:rStyle w:val="normaltextrun"/>
            <w:rFonts w:ascii="Times New Roman" w:hAnsi="Times New Roman"/>
            <w:sz w:val="24"/>
            <w:szCs w:val="24"/>
            <w:vertAlign w:val="superscript"/>
          </w:rPr>
          <w:delText>2</w:delText>
        </w:r>
        <w:r w:rsidRPr="00501AAF">
          <w:rPr>
            <w:rStyle w:val="normaltextrun"/>
            <w:rFonts w:ascii="Times New Roman" w:hAnsi="Times New Roman"/>
            <w:sz w:val="24"/>
            <w:szCs w:val="24"/>
          </w:rPr>
          <w:delText>US</w:delText>
        </w:r>
      </w:del>
      <w:ins w:id="21" w:author="Kopp, Darin" w:date="2025-02-20T15:34:00Z">
        <w:r w:rsidR="008C1518">
          <w:rPr>
            <w:rStyle w:val="normaltextrun"/>
            <w:rFonts w:ascii="Times New Roman" w:hAnsi="Times New Roman"/>
            <w:sz w:val="24"/>
            <w:szCs w:val="24"/>
            <w:vertAlign w:val="superscript"/>
          </w:rPr>
          <w:t>1</w:t>
        </w:r>
        <w:r w:rsidRPr="00501AAF">
          <w:rPr>
            <w:rStyle w:val="normaltextrun"/>
            <w:rFonts w:ascii="Times New Roman" w:hAnsi="Times New Roman"/>
            <w:sz w:val="24"/>
            <w:szCs w:val="24"/>
          </w:rPr>
          <w:t>US</w:t>
        </w:r>
      </w:ins>
      <w:r w:rsidRPr="00501AAF">
        <w:rPr>
          <w:rStyle w:val="normaltextrun"/>
          <w:rFonts w:ascii="Times New Roman" w:hAnsi="Times New Roman"/>
          <w:sz w:val="24"/>
          <w:szCs w:val="24"/>
        </w:rPr>
        <w:t xml:space="preserve"> EPA, Office of Research and Development, Corvallis, Oregon</w:t>
      </w:r>
      <w:ins w:id="22" w:author="Kopp, Darin" w:date="2025-02-20T15:34:00Z">
        <w:r w:rsidR="000E6EB5">
          <w:rPr>
            <w:rStyle w:val="normaltextrun"/>
            <w:rFonts w:ascii="Times New Roman" w:hAnsi="Times New Roman"/>
            <w:sz w:val="24"/>
            <w:szCs w:val="24"/>
          </w:rPr>
          <w:t>, USA</w:t>
        </w:r>
      </w:ins>
    </w:p>
    <w:p w14:paraId="5C298E88" w14:textId="01625124" w:rsidR="00931DC7" w:rsidRDefault="0039537F" w:rsidP="0039537F">
      <w:pPr>
        <w:spacing w:line="480" w:lineRule="auto"/>
        <w:contextualSpacing/>
        <w:rPr>
          <w:rStyle w:val="normaltextrun"/>
          <w:rFonts w:ascii="Times New Roman" w:hAnsi="Times New Roman"/>
          <w:sz w:val="24"/>
          <w:szCs w:val="24"/>
        </w:rPr>
      </w:pPr>
      <w:del w:id="23" w:author="Kopp, Darin" w:date="2025-02-20T15:34:00Z">
        <w:r w:rsidRPr="00501AAF">
          <w:rPr>
            <w:rStyle w:val="normaltextrun"/>
            <w:rFonts w:ascii="Times New Roman" w:hAnsi="Times New Roman"/>
            <w:sz w:val="24"/>
            <w:szCs w:val="24"/>
            <w:vertAlign w:val="superscript"/>
          </w:rPr>
          <w:delText>3</w:delText>
        </w:r>
        <w:r w:rsidRPr="00501AAF">
          <w:rPr>
            <w:rStyle w:val="normaltextrun"/>
            <w:rFonts w:ascii="Times New Roman" w:hAnsi="Times New Roman"/>
            <w:sz w:val="24"/>
            <w:szCs w:val="24"/>
          </w:rPr>
          <w:delText>Department</w:delText>
        </w:r>
      </w:del>
      <w:ins w:id="24" w:author="Kopp, Darin" w:date="2025-02-20T15:34:00Z">
        <w:r w:rsidR="008C1518">
          <w:rPr>
            <w:rStyle w:val="normaltextrun"/>
            <w:rFonts w:ascii="Times New Roman" w:hAnsi="Times New Roman"/>
            <w:sz w:val="24"/>
            <w:szCs w:val="24"/>
            <w:vertAlign w:val="superscript"/>
          </w:rPr>
          <w:t>2</w:t>
        </w:r>
        <w:r w:rsidRPr="00501AAF">
          <w:rPr>
            <w:rStyle w:val="normaltextrun"/>
            <w:rFonts w:ascii="Times New Roman" w:hAnsi="Times New Roman"/>
            <w:sz w:val="24"/>
            <w:szCs w:val="24"/>
          </w:rPr>
          <w:t>Department</w:t>
        </w:r>
      </w:ins>
      <w:r w:rsidRPr="00501AAF">
        <w:rPr>
          <w:rStyle w:val="normaltextrun"/>
          <w:rFonts w:ascii="Times New Roman" w:hAnsi="Times New Roman"/>
          <w:sz w:val="24"/>
          <w:szCs w:val="24"/>
        </w:rPr>
        <w:t xml:space="preserve"> of Fisheries, Wildlife, &amp; Conservation Sciences, Oregon State University, </w:t>
      </w:r>
    </w:p>
    <w:p w14:paraId="1B0F66F6" w14:textId="33CF7811" w:rsidR="0039537F" w:rsidRDefault="0039537F" w:rsidP="0039537F">
      <w:pPr>
        <w:spacing w:line="480" w:lineRule="auto"/>
        <w:contextualSpacing/>
        <w:rPr>
          <w:rStyle w:val="eop"/>
          <w:rFonts w:ascii="Times New Roman" w:hAnsi="Times New Roman"/>
          <w:sz w:val="24"/>
          <w:szCs w:val="24"/>
        </w:rPr>
      </w:pPr>
      <w:r w:rsidRPr="00501AAF">
        <w:rPr>
          <w:rStyle w:val="normaltextrun"/>
          <w:rFonts w:ascii="Times New Roman" w:hAnsi="Times New Roman"/>
          <w:sz w:val="24"/>
          <w:szCs w:val="24"/>
        </w:rPr>
        <w:t>Corvallis, Oregon</w:t>
      </w:r>
      <w:del w:id="25" w:author="Kopp, Darin" w:date="2025-02-20T15:34:00Z">
        <w:r w:rsidRPr="00501AAF">
          <w:rPr>
            <w:rStyle w:val="eop"/>
            <w:rFonts w:ascii="Times New Roman" w:hAnsi="Times New Roman"/>
            <w:sz w:val="24"/>
            <w:szCs w:val="24"/>
          </w:rPr>
          <w:delText> </w:delText>
        </w:r>
      </w:del>
      <w:ins w:id="26" w:author="Kopp, Darin" w:date="2025-02-20T15:34:00Z">
        <w:r w:rsidR="000E6EB5">
          <w:rPr>
            <w:rStyle w:val="normaltextrun"/>
            <w:rFonts w:ascii="Times New Roman" w:hAnsi="Times New Roman"/>
            <w:sz w:val="24"/>
            <w:szCs w:val="24"/>
          </w:rPr>
          <w:t>, USA</w:t>
        </w:r>
      </w:ins>
    </w:p>
    <w:bookmarkEnd w:id="17"/>
    <w:p w14:paraId="393E018A" w14:textId="77777777" w:rsidR="00931DC7" w:rsidRDefault="00931DC7" w:rsidP="0039537F">
      <w:pPr>
        <w:spacing w:line="480" w:lineRule="auto"/>
        <w:contextualSpacing/>
        <w:rPr>
          <w:del w:id="27" w:author="Kopp, Darin" w:date="2025-02-20T15:34:00Z"/>
          <w:rStyle w:val="eop"/>
          <w:rFonts w:ascii="Times New Roman" w:hAnsi="Times New Roman"/>
          <w:sz w:val="24"/>
          <w:szCs w:val="24"/>
        </w:rPr>
      </w:pPr>
      <w:del w:id="28" w:author="Kopp, Darin" w:date="2025-02-20T15:34:00Z">
        <w:r>
          <w:rPr>
            <w:rStyle w:val="normaltextrun"/>
            <w:rFonts w:ascii="Times New Roman" w:hAnsi="Times New Roman"/>
            <w:sz w:val="24"/>
            <w:szCs w:val="24"/>
            <w:vertAlign w:val="superscript"/>
          </w:rPr>
          <w:delText>4</w:delText>
        </w:r>
        <w:r w:rsidR="00085264">
          <w:rPr>
            <w:rStyle w:val="normaltextrun"/>
            <w:rFonts w:ascii="Times New Roman" w:hAnsi="Times New Roman"/>
            <w:sz w:val="24"/>
            <w:szCs w:val="24"/>
          </w:rPr>
          <w:delText>Current affiliation: O</w:delText>
        </w:r>
        <w:r>
          <w:rPr>
            <w:rStyle w:val="normaltextrun"/>
            <w:rFonts w:ascii="Times New Roman" w:hAnsi="Times New Roman"/>
            <w:sz w:val="24"/>
            <w:szCs w:val="24"/>
          </w:rPr>
          <w:delText>regon Department of Fish and Wildlife, Salem, Oregon</w:delText>
        </w:r>
      </w:del>
    </w:p>
    <w:p w14:paraId="4176040A" w14:textId="65AC9F0F" w:rsidR="00412DD0" w:rsidRPr="00412DD0" w:rsidRDefault="00412DD0" w:rsidP="00412DD0">
      <w:pPr>
        <w:spacing w:line="480" w:lineRule="auto"/>
        <w:contextualSpacing/>
        <w:rPr>
          <w:rStyle w:val="eop"/>
          <w:rFonts w:ascii="Times New Roman" w:hAnsi="Times New Roman"/>
          <w:sz w:val="24"/>
          <w:szCs w:val="24"/>
        </w:rPr>
      </w:pPr>
      <w:del w:id="29" w:author="Kopp, Darin" w:date="2025-02-20T15:34:00Z">
        <w:r w:rsidRPr="00412DD0">
          <w:rPr>
            <w:rStyle w:val="eop"/>
            <w:rFonts w:ascii="Times New Roman" w:hAnsi="Times New Roman"/>
            <w:sz w:val="24"/>
            <w:szCs w:val="24"/>
            <w:vertAlign w:val="superscript"/>
          </w:rPr>
          <w:delText>5</w:delText>
        </w:r>
        <w:r w:rsidRPr="00412DD0">
          <w:rPr>
            <w:rStyle w:val="eop"/>
            <w:rFonts w:ascii="Times New Roman" w:hAnsi="Times New Roman"/>
            <w:sz w:val="24"/>
            <w:szCs w:val="24"/>
          </w:rPr>
          <w:delText>Oak</w:delText>
        </w:r>
      </w:del>
      <w:ins w:id="30" w:author="Kopp, Darin" w:date="2025-02-20T15:34:00Z">
        <w:r w:rsidR="008C1518">
          <w:rPr>
            <w:rStyle w:val="eop"/>
            <w:rFonts w:ascii="Times New Roman" w:hAnsi="Times New Roman"/>
            <w:sz w:val="24"/>
            <w:szCs w:val="24"/>
            <w:vertAlign w:val="superscript"/>
          </w:rPr>
          <w:t>3</w:t>
        </w:r>
        <w:r w:rsidRPr="00412DD0">
          <w:rPr>
            <w:rStyle w:val="eop"/>
            <w:rFonts w:ascii="Times New Roman" w:hAnsi="Times New Roman"/>
            <w:sz w:val="24"/>
            <w:szCs w:val="24"/>
          </w:rPr>
          <w:t>Oak</w:t>
        </w:r>
      </w:ins>
      <w:r w:rsidRPr="00412DD0">
        <w:rPr>
          <w:rStyle w:val="eop"/>
          <w:rFonts w:ascii="Times New Roman" w:hAnsi="Times New Roman"/>
          <w:sz w:val="24"/>
          <w:szCs w:val="24"/>
        </w:rPr>
        <w:t xml:space="preserve"> Ridge Institute for Science and Education Participant c/o US EPA, ORD, Washington, D.C</w:t>
      </w:r>
      <w:del w:id="31" w:author="Kopp, Darin" w:date="2025-02-20T15:34:00Z">
        <w:r w:rsidRPr="00412DD0">
          <w:rPr>
            <w:rStyle w:val="eop"/>
            <w:rFonts w:ascii="Times New Roman" w:hAnsi="Times New Roman"/>
            <w:sz w:val="24"/>
            <w:szCs w:val="24"/>
          </w:rPr>
          <w:delText>.</w:delText>
        </w:r>
      </w:del>
      <w:ins w:id="32" w:author="Kopp, Darin" w:date="2025-02-20T15:34:00Z">
        <w:r w:rsidRPr="00412DD0">
          <w:rPr>
            <w:rStyle w:val="eop"/>
            <w:rFonts w:ascii="Times New Roman" w:hAnsi="Times New Roman"/>
            <w:sz w:val="24"/>
            <w:szCs w:val="24"/>
          </w:rPr>
          <w:t>.</w:t>
        </w:r>
        <w:r w:rsidR="000E6EB5">
          <w:rPr>
            <w:rStyle w:val="eop"/>
            <w:rFonts w:ascii="Times New Roman" w:hAnsi="Times New Roman"/>
            <w:sz w:val="24"/>
            <w:szCs w:val="24"/>
          </w:rPr>
          <w:t>, USA</w:t>
        </w:r>
      </w:ins>
    </w:p>
    <w:p w14:paraId="30BAC959" w14:textId="18912261" w:rsidR="00931DC7" w:rsidRDefault="00931DC7" w:rsidP="0039537F">
      <w:pPr>
        <w:spacing w:line="480" w:lineRule="auto"/>
        <w:contextualSpacing/>
        <w:rPr>
          <w:rStyle w:val="eop"/>
          <w:rFonts w:ascii="Times New Roman" w:hAnsi="Times New Roman"/>
          <w:sz w:val="24"/>
          <w:szCs w:val="24"/>
        </w:rPr>
      </w:pPr>
      <w:del w:id="33" w:author="Kopp, Darin" w:date="2025-02-20T15:34:00Z">
        <w:r w:rsidRPr="00412DD0">
          <w:rPr>
            <w:rStyle w:val="eop"/>
            <w:rFonts w:ascii="Times New Roman" w:hAnsi="Times New Roman"/>
            <w:sz w:val="24"/>
            <w:szCs w:val="24"/>
            <w:vertAlign w:val="superscript"/>
          </w:rPr>
          <w:delText>6</w:delText>
        </w:r>
        <w:r w:rsidR="00412DD0" w:rsidRPr="00412DD0">
          <w:rPr>
            <w:rStyle w:val="eop"/>
            <w:rFonts w:ascii="Times New Roman" w:hAnsi="Times New Roman"/>
            <w:sz w:val="24"/>
            <w:szCs w:val="24"/>
          </w:rPr>
          <w:delText>US</w:delText>
        </w:r>
      </w:del>
      <w:ins w:id="34" w:author="Kopp, Darin" w:date="2025-02-20T15:34:00Z">
        <w:r w:rsidR="008C1518">
          <w:rPr>
            <w:rStyle w:val="eop"/>
            <w:rFonts w:ascii="Times New Roman" w:hAnsi="Times New Roman"/>
            <w:sz w:val="24"/>
            <w:szCs w:val="24"/>
            <w:vertAlign w:val="superscript"/>
          </w:rPr>
          <w:t>4</w:t>
        </w:r>
        <w:r w:rsidR="00412DD0" w:rsidRPr="00412DD0">
          <w:rPr>
            <w:rStyle w:val="eop"/>
            <w:rFonts w:ascii="Times New Roman" w:hAnsi="Times New Roman"/>
            <w:sz w:val="24"/>
            <w:szCs w:val="24"/>
          </w:rPr>
          <w:t>US</w:t>
        </w:r>
      </w:ins>
      <w:r w:rsidR="00412DD0" w:rsidRPr="00412DD0">
        <w:rPr>
          <w:rStyle w:val="eop"/>
          <w:rFonts w:ascii="Times New Roman" w:hAnsi="Times New Roman"/>
          <w:sz w:val="24"/>
          <w:szCs w:val="24"/>
        </w:rPr>
        <w:t xml:space="preserve"> EPA, Office of Research and Development, Center for Public Health and Environmental Assessment, </w:t>
      </w:r>
      <w:del w:id="35" w:author="Kopp, Darin" w:date="2025-02-20T15:34:00Z">
        <w:r w:rsidR="00412DD0" w:rsidRPr="00412DD0">
          <w:rPr>
            <w:rStyle w:val="eop"/>
            <w:rFonts w:ascii="Times New Roman" w:hAnsi="Times New Roman"/>
            <w:sz w:val="24"/>
            <w:szCs w:val="24"/>
          </w:rPr>
          <w:delText xml:space="preserve">DC, </w:delText>
        </w:r>
      </w:del>
      <w:r w:rsidR="00412DD0" w:rsidRPr="00412DD0">
        <w:rPr>
          <w:rStyle w:val="eop"/>
          <w:rFonts w:ascii="Times New Roman" w:hAnsi="Times New Roman"/>
          <w:sz w:val="24"/>
          <w:szCs w:val="24"/>
        </w:rPr>
        <w:t>Washington</w:t>
      </w:r>
      <w:r w:rsidR="000E6EB5">
        <w:rPr>
          <w:rStyle w:val="eop"/>
          <w:rFonts w:ascii="Times New Roman" w:hAnsi="Times New Roman"/>
          <w:sz w:val="24"/>
          <w:szCs w:val="24"/>
        </w:rPr>
        <w:t>,</w:t>
      </w:r>
      <w:r w:rsidR="000E6EB5" w:rsidRPr="000E6EB5">
        <w:rPr>
          <w:rStyle w:val="eop"/>
          <w:rFonts w:ascii="Times New Roman" w:hAnsi="Times New Roman"/>
          <w:sz w:val="24"/>
          <w:szCs w:val="24"/>
        </w:rPr>
        <w:t xml:space="preserve"> </w:t>
      </w:r>
      <w:ins w:id="36" w:author="Kopp, Darin" w:date="2025-02-20T15:34:00Z">
        <w:r w:rsidR="000E6EB5" w:rsidRPr="00412DD0">
          <w:rPr>
            <w:rStyle w:val="eop"/>
            <w:rFonts w:ascii="Times New Roman" w:hAnsi="Times New Roman"/>
            <w:sz w:val="24"/>
            <w:szCs w:val="24"/>
          </w:rPr>
          <w:t>DC</w:t>
        </w:r>
        <w:r w:rsidR="00412DD0" w:rsidRPr="00412DD0">
          <w:rPr>
            <w:rStyle w:val="eop"/>
            <w:rFonts w:ascii="Times New Roman" w:hAnsi="Times New Roman"/>
            <w:sz w:val="24"/>
            <w:szCs w:val="24"/>
          </w:rPr>
          <w:t xml:space="preserve">, </w:t>
        </w:r>
      </w:ins>
      <w:r w:rsidR="00412DD0" w:rsidRPr="00412DD0">
        <w:rPr>
          <w:rStyle w:val="eop"/>
          <w:rFonts w:ascii="Times New Roman" w:hAnsi="Times New Roman"/>
          <w:sz w:val="24"/>
          <w:szCs w:val="24"/>
        </w:rPr>
        <w:t>USA</w:t>
      </w:r>
    </w:p>
    <w:p w14:paraId="38EDB4CC" w14:textId="77777777" w:rsidR="0039537F" w:rsidRDefault="0039537F" w:rsidP="0039537F">
      <w:pPr>
        <w:spacing w:line="480" w:lineRule="auto"/>
        <w:contextualSpacing/>
        <w:rPr>
          <w:rFonts w:ascii="Times New Roman" w:hAnsi="Times New Roman" w:cs="Times New Roman"/>
          <w:sz w:val="24"/>
          <w:szCs w:val="24"/>
        </w:rPr>
      </w:pPr>
    </w:p>
    <w:p w14:paraId="123DD040" w14:textId="77777777" w:rsidR="0039537F" w:rsidRPr="00B41839" w:rsidRDefault="0039537F" w:rsidP="0039537F">
      <w:pPr>
        <w:spacing w:line="480" w:lineRule="auto"/>
        <w:contextualSpacing/>
        <w:rPr>
          <w:rFonts w:ascii="Times New Roman" w:hAnsi="Times New Roman" w:cs="Times New Roman"/>
          <w:sz w:val="24"/>
          <w:szCs w:val="24"/>
        </w:rPr>
      </w:pPr>
      <w:r>
        <w:rPr>
          <w:rFonts w:ascii="Times New Roman" w:hAnsi="Times New Roman" w:cs="Times New Roman"/>
          <w:sz w:val="24"/>
          <w:szCs w:val="24"/>
        </w:rPr>
        <w:t>*Correspondence: kopp.darin@epa.gov</w:t>
      </w:r>
    </w:p>
    <w:p w14:paraId="2C8046A5" w14:textId="77777777" w:rsidR="00F13D48" w:rsidRDefault="00F13D48">
      <w:pPr>
        <w:rPr>
          <w:rFonts w:ascii="Times New Roman" w:hAnsi="Times New Roman" w:cs="Times New Roman"/>
          <w:sz w:val="24"/>
          <w:szCs w:val="24"/>
        </w:rPr>
        <w:pPrChange w:id="37" w:author="Kopp, Darin" w:date="2025-02-20T15:34:00Z">
          <w:pPr>
            <w:spacing w:line="480" w:lineRule="auto"/>
          </w:pPr>
        </w:pPrChange>
      </w:pPr>
    </w:p>
    <w:p w14:paraId="12E0A28E" w14:textId="77777777" w:rsidR="00F13D48" w:rsidRDefault="00F13D48">
      <w:pPr>
        <w:rPr>
          <w:del w:id="38" w:author="Kopp, Darin" w:date="2025-02-20T15:34:00Z"/>
          <w:rFonts w:ascii="Times New Roman" w:hAnsi="Times New Roman" w:cs="Times New Roman"/>
          <w:sz w:val="24"/>
          <w:szCs w:val="24"/>
        </w:rPr>
      </w:pPr>
    </w:p>
    <w:p w14:paraId="3A8CA39A" w14:textId="42E61613" w:rsidR="007056F4" w:rsidRDefault="00C75426">
      <w:pPr>
        <w:rPr>
          <w:rFonts w:ascii="Times New Roman" w:hAnsi="Times New Roman" w:cs="Times New Roman"/>
          <w:sz w:val="24"/>
          <w:szCs w:val="24"/>
        </w:rPr>
      </w:pPr>
      <w:r>
        <w:rPr>
          <w:rFonts w:ascii="Times New Roman" w:hAnsi="Times New Roman" w:cs="Times New Roman"/>
          <w:sz w:val="24"/>
          <w:szCs w:val="24"/>
        </w:rPr>
        <w:t xml:space="preserve">Keywords: Joint Species Distribution Modeling, </w:t>
      </w:r>
      <w:r w:rsidR="00B5485E">
        <w:rPr>
          <w:rFonts w:ascii="Times New Roman" w:hAnsi="Times New Roman" w:cs="Times New Roman"/>
          <w:sz w:val="24"/>
          <w:szCs w:val="24"/>
        </w:rPr>
        <w:t>Richness</w:t>
      </w:r>
      <w:r>
        <w:rPr>
          <w:rFonts w:ascii="Times New Roman" w:hAnsi="Times New Roman" w:cs="Times New Roman"/>
          <w:sz w:val="24"/>
          <w:szCs w:val="24"/>
        </w:rPr>
        <w:t>, National Rivers and Streams Assessment, Benthic Macroinvertebrate, Reference Sites</w:t>
      </w:r>
      <w:r w:rsidR="00760822">
        <w:rPr>
          <w:rFonts w:ascii="Times New Roman" w:hAnsi="Times New Roman" w:cs="Times New Roman"/>
          <w:sz w:val="24"/>
          <w:szCs w:val="24"/>
        </w:rPr>
        <w:t xml:space="preserve">, </w:t>
      </w:r>
      <w:r w:rsidR="00313819">
        <w:rPr>
          <w:rFonts w:ascii="Times New Roman" w:hAnsi="Times New Roman" w:cs="Times New Roman"/>
          <w:sz w:val="24"/>
          <w:szCs w:val="24"/>
        </w:rPr>
        <w:t>National Aquatic Resource Surveys</w:t>
      </w:r>
      <w:r w:rsidR="00152448">
        <w:rPr>
          <w:rFonts w:ascii="Times New Roman" w:hAnsi="Times New Roman" w:cs="Times New Roman"/>
          <w:sz w:val="24"/>
          <w:szCs w:val="24"/>
        </w:rPr>
        <w:t>.</w:t>
      </w:r>
    </w:p>
    <w:bookmarkEnd w:id="3"/>
    <w:p w14:paraId="33014908" w14:textId="77777777" w:rsidR="007056F4" w:rsidRDefault="007056F4">
      <w:pPr>
        <w:rPr>
          <w:rFonts w:ascii="Times New Roman" w:hAnsi="Times New Roman" w:cs="Times New Roman"/>
          <w:sz w:val="24"/>
          <w:szCs w:val="24"/>
        </w:rPr>
      </w:pPr>
    </w:p>
    <w:p w14:paraId="4EC8E7B8" w14:textId="77777777" w:rsidR="007056F4" w:rsidRDefault="007056F4">
      <w:pPr>
        <w:rPr>
          <w:del w:id="39" w:author="Kopp, Darin" w:date="2025-02-20T15:34:00Z"/>
          <w:rFonts w:ascii="Times New Roman" w:hAnsi="Times New Roman" w:cs="Times New Roman"/>
          <w:sz w:val="24"/>
          <w:szCs w:val="24"/>
        </w:rPr>
      </w:pPr>
    </w:p>
    <w:p w14:paraId="5F163D48" w14:textId="2E2C0E66" w:rsidR="007056F4" w:rsidRDefault="008A5BD5">
      <w:pPr>
        <w:rPr>
          <w:ins w:id="40" w:author="Kopp, Darin" w:date="2025-02-20T15:34:00Z"/>
          <w:rFonts w:ascii="Times New Roman" w:hAnsi="Times New Roman" w:cs="Times New Roman"/>
          <w:sz w:val="24"/>
          <w:szCs w:val="24"/>
        </w:rPr>
      </w:pPr>
      <w:ins w:id="41" w:author="Kopp, Darin" w:date="2025-02-20T15:34:00Z">
        <w:r>
          <w:rPr>
            <w:rFonts w:ascii="Times New Roman" w:hAnsi="Times New Roman" w:cs="Times New Roman"/>
            <w:sz w:val="24"/>
            <w:szCs w:val="24"/>
          </w:rPr>
          <w:t xml:space="preserve">Open research statement: Benthic macroinvertebrate occurrence data and physiochemical variables were </w:t>
        </w:r>
        <w:r w:rsidRPr="008A5BD5">
          <w:rPr>
            <w:rFonts w:ascii="Times New Roman" w:hAnsi="Times New Roman" w:cs="Times New Roman"/>
            <w:sz w:val="24"/>
            <w:szCs w:val="24"/>
          </w:rPr>
          <w:t xml:space="preserve">retrieved from </w:t>
        </w:r>
        <w:r>
          <w:rPr>
            <w:rFonts w:ascii="Times New Roman" w:hAnsi="Times New Roman" w:cs="Times New Roman"/>
            <w:sz w:val="24"/>
            <w:szCs w:val="24"/>
          </w:rPr>
          <w:t>the 2018-2019 National Rivers and Stream Assessment (</w:t>
        </w:r>
        <w:r w:rsidRPr="008A5BD5">
          <w:rPr>
            <w:rFonts w:ascii="Times New Roman" w:hAnsi="Times New Roman" w:cs="Times New Roman"/>
            <w:sz w:val="24"/>
            <w:szCs w:val="24"/>
          </w:rPr>
          <w:t>https://www.epa.gov/national-aquatic-resource-surveys/data-national-aquatic-resource-surveys</w:t>
        </w:r>
        <w:r>
          <w:rPr>
            <w:rFonts w:ascii="Times New Roman" w:hAnsi="Times New Roman" w:cs="Times New Roman"/>
            <w:sz w:val="24"/>
            <w:szCs w:val="24"/>
          </w:rPr>
          <w:t xml:space="preserve">) </w:t>
        </w:r>
        <w:r w:rsidR="000E6EB5">
          <w:rPr>
            <w:rFonts w:ascii="Times New Roman" w:hAnsi="Times New Roman" w:cs="Times New Roman"/>
            <w:sz w:val="24"/>
            <w:szCs w:val="24"/>
          </w:rPr>
          <w:t>B</w:t>
        </w:r>
        <w:r>
          <w:rPr>
            <w:rFonts w:ascii="Times New Roman" w:hAnsi="Times New Roman" w:cs="Times New Roman"/>
            <w:sz w:val="24"/>
            <w:szCs w:val="24"/>
          </w:rPr>
          <w:t>enthic macroinvertebrate data can be downloaded as .csv file</w:t>
        </w:r>
        <w:r w:rsidR="00F72867">
          <w:rPr>
            <w:rFonts w:ascii="Times New Roman" w:hAnsi="Times New Roman" w:cs="Times New Roman"/>
            <w:sz w:val="24"/>
            <w:szCs w:val="24"/>
          </w:rPr>
          <w:t xml:space="preserve"> from</w:t>
        </w:r>
        <w:r>
          <w:rPr>
            <w:rFonts w:ascii="Times New Roman" w:hAnsi="Times New Roman" w:cs="Times New Roman"/>
            <w:sz w:val="24"/>
            <w:szCs w:val="24"/>
          </w:rPr>
          <w:t xml:space="preserve"> </w:t>
        </w:r>
        <w:r w:rsidR="00000000">
          <w:fldChar w:fldCharType="begin"/>
        </w:r>
        <w:r w:rsidR="00000000">
          <w:instrText>HYPERLINK "https://www.epa.gov/sites/default/files/2021-04/nrsa_1819_benthic_macroinvertebrate_count_-_data.csv"</w:instrText>
        </w:r>
        <w:r w:rsidR="00000000">
          <w:fldChar w:fldCharType="separate"/>
        </w:r>
        <w:r w:rsidRPr="008A5BD5">
          <w:rPr>
            <w:rStyle w:val="Hyperlink"/>
            <w:rFonts w:ascii="Times New Roman" w:hAnsi="Times New Roman" w:cs="Times New Roman"/>
            <w:sz w:val="24"/>
            <w:szCs w:val="24"/>
          </w:rPr>
          <w:t>NRSA 1819 Benthic Macroinvertebrate Count - Data (CSV) (csv)</w:t>
        </w:r>
        <w:r w:rsidR="00000000">
          <w:rPr>
            <w:rStyle w:val="Hyperlink"/>
            <w:rFonts w:ascii="Times New Roman" w:hAnsi="Times New Roman" w:cs="Times New Roman"/>
            <w:sz w:val="24"/>
            <w:szCs w:val="24"/>
          </w:rPr>
          <w:fldChar w:fldCharType="end"/>
        </w:r>
        <w:r w:rsidR="00F72867">
          <w:rPr>
            <w:rFonts w:ascii="Times New Roman" w:hAnsi="Times New Roman" w:cs="Times New Roman"/>
            <w:sz w:val="24"/>
            <w:szCs w:val="24"/>
          </w:rPr>
          <w:t>.  P</w:t>
        </w:r>
        <w:r>
          <w:rPr>
            <w:rFonts w:ascii="Times New Roman" w:hAnsi="Times New Roman" w:cs="Times New Roman"/>
            <w:sz w:val="24"/>
            <w:szCs w:val="24"/>
          </w:rPr>
          <w:t xml:space="preserve">hysiochemical </w:t>
        </w:r>
        <w:r w:rsidR="00F72867">
          <w:rPr>
            <w:rFonts w:ascii="Times New Roman" w:hAnsi="Times New Roman" w:cs="Times New Roman"/>
            <w:sz w:val="24"/>
            <w:szCs w:val="24"/>
          </w:rPr>
          <w:t>data</w:t>
        </w:r>
        <w:r>
          <w:rPr>
            <w:rFonts w:ascii="Times New Roman" w:hAnsi="Times New Roman" w:cs="Times New Roman"/>
            <w:sz w:val="24"/>
            <w:szCs w:val="24"/>
          </w:rPr>
          <w:t xml:space="preserve"> can be </w:t>
        </w:r>
        <w:r w:rsidR="00F72867">
          <w:rPr>
            <w:rFonts w:ascii="Times New Roman" w:hAnsi="Times New Roman" w:cs="Times New Roman"/>
            <w:sz w:val="24"/>
            <w:szCs w:val="24"/>
          </w:rPr>
          <w:t xml:space="preserve">downloaded as .csv files </w:t>
        </w:r>
        <w:r>
          <w:rPr>
            <w:rFonts w:ascii="Times New Roman" w:hAnsi="Times New Roman" w:cs="Times New Roman"/>
            <w:sz w:val="24"/>
            <w:szCs w:val="24"/>
          </w:rPr>
          <w:t xml:space="preserve">from </w:t>
        </w:r>
        <w:r w:rsidR="00000000">
          <w:fldChar w:fldCharType="begin"/>
        </w:r>
        <w:r w:rsidR="00000000">
          <w:instrText>HYPERLINK "https://www.epa.gov/sites/default/files/2021-04/nrsa_1819_water_chemistry_chla_-_data.csv"</w:instrText>
        </w:r>
        <w:r w:rsidR="00000000">
          <w:fldChar w:fldCharType="separate"/>
        </w:r>
        <w:r w:rsidRPr="008A5BD5">
          <w:rPr>
            <w:rStyle w:val="Hyperlink"/>
            <w:rFonts w:ascii="Times New Roman" w:hAnsi="Times New Roman" w:cs="Times New Roman"/>
            <w:sz w:val="24"/>
            <w:szCs w:val="24"/>
          </w:rPr>
          <w:t>NRSA 1819 Water Chemistry_CHLA - Data (CSV) (csv)</w:t>
        </w:r>
        <w:r w:rsidR="00000000">
          <w:rPr>
            <w:rStyle w:val="Hyperlink"/>
            <w:rFonts w:ascii="Times New Roman" w:hAnsi="Times New Roman" w:cs="Times New Roman"/>
            <w:sz w:val="24"/>
            <w:szCs w:val="24"/>
          </w:rPr>
          <w:fldChar w:fldCharType="end"/>
        </w:r>
        <w:r>
          <w:rPr>
            <w:rFonts w:ascii="Times New Roman" w:hAnsi="Times New Roman" w:cs="Times New Roman"/>
            <w:sz w:val="24"/>
            <w:szCs w:val="24"/>
          </w:rPr>
          <w:t xml:space="preserve"> and </w:t>
        </w:r>
        <w:r w:rsidR="00000000">
          <w:fldChar w:fldCharType="begin"/>
        </w:r>
        <w:r w:rsidR="00000000">
          <w:instrText>HYPERLINK "https://www.epa.gov/sites/default/files/2021-04/nrsa_1819_physical_habitat_larger_set_of_metrics_-_data.csv"</w:instrText>
        </w:r>
        <w:r w:rsidR="00000000">
          <w:fldChar w:fldCharType="separate"/>
        </w:r>
        <w:r w:rsidRPr="008A5BD5">
          <w:rPr>
            <w:rStyle w:val="Hyperlink"/>
            <w:rFonts w:ascii="Times New Roman" w:hAnsi="Times New Roman" w:cs="Times New Roman"/>
            <w:sz w:val="24"/>
            <w:szCs w:val="24"/>
          </w:rPr>
          <w:t>NRSA 1819 Physical Habitat Larger Set of Metrics - Data (CSV) (csv)</w:t>
        </w:r>
        <w:r w:rsidR="00000000">
          <w:rPr>
            <w:rStyle w:val="Hyperlink"/>
            <w:rFonts w:ascii="Times New Roman" w:hAnsi="Times New Roman" w:cs="Times New Roman"/>
            <w:sz w:val="24"/>
            <w:szCs w:val="24"/>
          </w:rPr>
          <w:fldChar w:fldCharType="end"/>
        </w:r>
        <w:r w:rsidRPr="008A5BD5">
          <w:rPr>
            <w:rFonts w:ascii="Times New Roman" w:hAnsi="Times New Roman" w:cs="Times New Roman"/>
            <w:sz w:val="24"/>
            <w:szCs w:val="24"/>
          </w:rPr>
          <w:t xml:space="preserve"> </w:t>
        </w:r>
        <w:r>
          <w:rPr>
            <w:rFonts w:ascii="Times New Roman" w:hAnsi="Times New Roman" w:cs="Times New Roman"/>
            <w:sz w:val="24"/>
            <w:szCs w:val="24"/>
          </w:rPr>
          <w:t xml:space="preserve"> Landscape variables were </w:t>
        </w:r>
        <w:r w:rsidR="000E6EB5">
          <w:rPr>
            <w:rFonts w:ascii="Times New Roman" w:hAnsi="Times New Roman" w:cs="Times New Roman"/>
            <w:sz w:val="24"/>
            <w:szCs w:val="24"/>
          </w:rPr>
          <w:t>retrieved</w:t>
        </w:r>
        <w:r>
          <w:rPr>
            <w:rFonts w:ascii="Times New Roman" w:hAnsi="Times New Roman" w:cs="Times New Roman"/>
            <w:sz w:val="24"/>
            <w:szCs w:val="24"/>
          </w:rPr>
          <w:t xml:space="preserve"> from</w:t>
        </w:r>
        <w:r w:rsidR="000E6EB5">
          <w:rPr>
            <w:rFonts w:ascii="Times New Roman" w:hAnsi="Times New Roman" w:cs="Times New Roman"/>
            <w:sz w:val="24"/>
            <w:szCs w:val="24"/>
          </w:rPr>
          <w:t xml:space="preserve"> </w:t>
        </w:r>
        <w:r w:rsidR="00000000">
          <w:fldChar w:fldCharType="begin"/>
        </w:r>
        <w:r w:rsidR="00000000">
          <w:instrText>HYPERLINK "https://www.epa.gov/national-aquatic-resource-surveys/streamcat-metrics-and-definitions"</w:instrText>
        </w:r>
        <w:r w:rsidR="00000000">
          <w:fldChar w:fldCharType="separate"/>
        </w:r>
        <w:r w:rsidR="000E6EB5" w:rsidRPr="00DE44E0">
          <w:rPr>
            <w:rStyle w:val="Hyperlink"/>
            <w:rFonts w:ascii="Times New Roman" w:hAnsi="Times New Roman" w:cs="Times New Roman"/>
            <w:sz w:val="24"/>
            <w:szCs w:val="24"/>
          </w:rPr>
          <w:t>https://www.epa.gov/national-aquatic-resource-surveys/streamcat-metrics-and-definitions</w:t>
        </w:r>
        <w:r w:rsidR="00000000">
          <w:rPr>
            <w:rStyle w:val="Hyperlink"/>
            <w:rFonts w:ascii="Times New Roman" w:hAnsi="Times New Roman" w:cs="Times New Roman"/>
            <w:sz w:val="24"/>
            <w:szCs w:val="24"/>
          </w:rPr>
          <w:fldChar w:fldCharType="end"/>
        </w:r>
        <w:r w:rsidR="000E6EB5">
          <w:rPr>
            <w:rFonts w:ascii="Times New Roman" w:hAnsi="Times New Roman" w:cs="Times New Roman"/>
            <w:sz w:val="24"/>
            <w:szCs w:val="24"/>
          </w:rPr>
          <w:t xml:space="preserve">  and PRISM Climate Group  </w:t>
        </w:r>
        <w:r w:rsidR="00000000">
          <w:fldChar w:fldCharType="begin"/>
        </w:r>
        <w:r w:rsidR="00000000">
          <w:instrText>HYPERLINK "https://prism.oregonstate.edu/"</w:instrText>
        </w:r>
        <w:r w:rsidR="00000000">
          <w:fldChar w:fldCharType="separate"/>
        </w:r>
        <w:r w:rsidR="000E6EB5" w:rsidRPr="00DE44E0">
          <w:rPr>
            <w:rStyle w:val="Hyperlink"/>
            <w:rFonts w:ascii="Times New Roman" w:hAnsi="Times New Roman" w:cs="Times New Roman"/>
            <w:sz w:val="24"/>
            <w:szCs w:val="24"/>
          </w:rPr>
          <w:t>https://prism.oregonstate.edu/</w:t>
        </w:r>
        <w:r w:rsidR="00000000">
          <w:rPr>
            <w:rStyle w:val="Hyperlink"/>
            <w:rFonts w:ascii="Times New Roman" w:hAnsi="Times New Roman" w:cs="Times New Roman"/>
            <w:sz w:val="24"/>
            <w:szCs w:val="24"/>
          </w:rPr>
          <w:fldChar w:fldCharType="end"/>
        </w:r>
        <w:r w:rsidR="000E6EB5">
          <w:rPr>
            <w:rFonts w:ascii="Times New Roman" w:hAnsi="Times New Roman" w:cs="Times New Roman"/>
            <w:sz w:val="24"/>
            <w:szCs w:val="24"/>
          </w:rPr>
          <w:t xml:space="preserve"> </w:t>
        </w:r>
      </w:ins>
    </w:p>
    <w:p w14:paraId="74AB3C4B" w14:textId="77777777" w:rsidR="00AB356D" w:rsidRDefault="00AB356D" w:rsidP="00357D8A">
      <w:pPr>
        <w:spacing w:line="480" w:lineRule="auto"/>
        <w:contextualSpacing/>
        <w:rPr>
          <w:rFonts w:ascii="Times New Roman" w:hAnsi="Times New Roman" w:cs="Times New Roman"/>
          <w:sz w:val="24"/>
          <w:szCs w:val="24"/>
        </w:rPr>
        <w:pPrChange w:id="42" w:author="Kopp, Darin" w:date="2025-02-20T15:34:00Z">
          <w:pPr/>
        </w:pPrChange>
      </w:pPr>
    </w:p>
    <w:p w14:paraId="621CD3FA" w14:textId="5B1CA322" w:rsidR="00805E9F" w:rsidRPr="00357D8A" w:rsidRDefault="0022146B" w:rsidP="00357D8A">
      <w:pPr>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p>
    <w:p w14:paraId="530C2D9D" w14:textId="57F7E766" w:rsidR="00B94796" w:rsidRDefault="002272D3" w:rsidP="00C93838">
      <w:pPr>
        <w:spacing w:line="480" w:lineRule="auto"/>
        <w:ind w:firstLine="720"/>
        <w:contextualSpacing/>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Traditionally, t</w:t>
      </w:r>
      <w:r w:rsidR="009F1C90" w:rsidRPr="00375512">
        <w:rPr>
          <w:rFonts w:ascii="Times New Roman" w:hAnsi="Times New Roman" w:cs="Times New Roman"/>
          <w:color w:val="000000"/>
          <w:sz w:val="24"/>
          <w:szCs w:val="24"/>
          <w:bdr w:val="none" w:sz="0" w:space="0" w:color="auto" w:frame="1"/>
        </w:rPr>
        <w:t>he effects of anthropogenic disturbance</w:t>
      </w:r>
      <w:r w:rsidR="00FC02D1">
        <w:rPr>
          <w:rFonts w:ascii="Times New Roman" w:hAnsi="Times New Roman" w:cs="Times New Roman"/>
          <w:color w:val="000000"/>
          <w:sz w:val="24"/>
          <w:szCs w:val="24"/>
          <w:bdr w:val="none" w:sz="0" w:space="0" w:color="auto" w:frame="1"/>
        </w:rPr>
        <w:t xml:space="preserve"> on biological assemblages</w:t>
      </w:r>
      <w:r w:rsidR="00E903C3">
        <w:rPr>
          <w:rFonts w:ascii="Times New Roman" w:hAnsi="Times New Roman" w:cs="Times New Roman"/>
          <w:color w:val="000000"/>
          <w:sz w:val="24"/>
          <w:szCs w:val="24"/>
          <w:bdr w:val="none" w:sz="0" w:space="0" w:color="auto" w:frame="1"/>
        </w:rPr>
        <w:t xml:space="preserve"> </w:t>
      </w:r>
      <w:r w:rsidR="005309B7">
        <w:rPr>
          <w:rFonts w:ascii="Times New Roman" w:hAnsi="Times New Roman" w:cs="Times New Roman"/>
          <w:color w:val="000000"/>
          <w:sz w:val="24"/>
          <w:szCs w:val="24"/>
          <w:bdr w:val="none" w:sz="0" w:space="0" w:color="auto" w:frame="1"/>
        </w:rPr>
        <w:t xml:space="preserve">are </w:t>
      </w:r>
      <w:r w:rsidR="00E903C3" w:rsidRPr="00375512">
        <w:rPr>
          <w:rFonts w:ascii="Times New Roman" w:hAnsi="Times New Roman" w:cs="Times New Roman"/>
          <w:color w:val="000000"/>
          <w:sz w:val="24"/>
          <w:szCs w:val="24"/>
          <w:bdr w:val="none" w:sz="0" w:space="0" w:color="auto" w:frame="1"/>
        </w:rPr>
        <w:t>elucidate</w:t>
      </w:r>
      <w:r w:rsidR="00E903C3">
        <w:rPr>
          <w:rFonts w:ascii="Times New Roman" w:hAnsi="Times New Roman" w:cs="Times New Roman"/>
          <w:color w:val="000000"/>
          <w:sz w:val="24"/>
          <w:szCs w:val="24"/>
          <w:bdr w:val="none" w:sz="0" w:space="0" w:color="auto" w:frame="1"/>
        </w:rPr>
        <w:t>d</w:t>
      </w:r>
      <w:r w:rsidR="00E903C3" w:rsidRPr="00375512">
        <w:rPr>
          <w:rFonts w:ascii="Times New Roman" w:hAnsi="Times New Roman" w:cs="Times New Roman"/>
          <w:color w:val="000000"/>
          <w:sz w:val="24"/>
          <w:szCs w:val="24"/>
          <w:bdr w:val="none" w:sz="0" w:space="0" w:color="auto" w:frame="1"/>
        </w:rPr>
        <w:t xml:space="preserve"> </w:t>
      </w:r>
      <w:r w:rsidR="00FC02D1">
        <w:rPr>
          <w:rFonts w:ascii="Times New Roman" w:hAnsi="Times New Roman" w:cs="Times New Roman"/>
          <w:color w:val="000000"/>
          <w:sz w:val="24"/>
          <w:szCs w:val="24"/>
          <w:bdr w:val="none" w:sz="0" w:space="0" w:color="auto" w:frame="1"/>
        </w:rPr>
        <w:t xml:space="preserve">by comparing </w:t>
      </w:r>
      <w:r w:rsidR="00313A14" w:rsidRPr="00375512">
        <w:rPr>
          <w:rFonts w:ascii="Times New Roman" w:hAnsi="Times New Roman" w:cs="Times New Roman"/>
          <w:color w:val="000000"/>
          <w:sz w:val="24"/>
          <w:szCs w:val="24"/>
          <w:bdr w:val="none" w:sz="0" w:space="0" w:color="auto" w:frame="1"/>
        </w:rPr>
        <w:t>a</w:t>
      </w:r>
      <w:r w:rsidR="000E3C1F">
        <w:rPr>
          <w:rFonts w:ascii="Times New Roman" w:hAnsi="Times New Roman" w:cs="Times New Roman"/>
          <w:color w:val="000000"/>
          <w:sz w:val="24"/>
          <w:szCs w:val="24"/>
          <w:bdr w:val="none" w:sz="0" w:space="0" w:color="auto" w:frame="1"/>
        </w:rPr>
        <w:t xml:space="preserve">n </w:t>
      </w:r>
      <w:r w:rsidR="00313A14" w:rsidRPr="00375512">
        <w:rPr>
          <w:rFonts w:ascii="Times New Roman" w:hAnsi="Times New Roman" w:cs="Times New Roman"/>
          <w:color w:val="000000"/>
          <w:sz w:val="24"/>
          <w:szCs w:val="24"/>
          <w:bdr w:val="none" w:sz="0" w:space="0" w:color="auto" w:frame="1"/>
        </w:rPr>
        <w:t xml:space="preserve">assemblage </w:t>
      </w:r>
      <w:r w:rsidR="00A730A4" w:rsidRPr="00375512">
        <w:rPr>
          <w:rFonts w:ascii="Times New Roman" w:hAnsi="Times New Roman" w:cs="Times New Roman"/>
          <w:color w:val="000000"/>
          <w:sz w:val="24"/>
          <w:szCs w:val="24"/>
          <w:bdr w:val="none" w:sz="0" w:space="0" w:color="auto" w:frame="1"/>
        </w:rPr>
        <w:t xml:space="preserve">observed at </w:t>
      </w:r>
      <w:r w:rsidR="00F77953" w:rsidRPr="00375512">
        <w:rPr>
          <w:rFonts w:ascii="Times New Roman" w:hAnsi="Times New Roman" w:cs="Times New Roman"/>
          <w:color w:val="000000"/>
          <w:sz w:val="24"/>
          <w:szCs w:val="24"/>
          <w:bdr w:val="none" w:sz="0" w:space="0" w:color="auto" w:frame="1"/>
        </w:rPr>
        <w:t xml:space="preserve">a </w:t>
      </w:r>
      <w:r w:rsidR="00A730A4" w:rsidRPr="00375512">
        <w:rPr>
          <w:rFonts w:ascii="Times New Roman" w:hAnsi="Times New Roman" w:cs="Times New Roman"/>
          <w:color w:val="000000"/>
          <w:sz w:val="24"/>
          <w:szCs w:val="24"/>
          <w:bdr w:val="none" w:sz="0" w:space="0" w:color="auto" w:frame="1"/>
        </w:rPr>
        <w:t>site to</w:t>
      </w:r>
      <w:r w:rsidR="0063070E">
        <w:rPr>
          <w:rFonts w:ascii="Times New Roman" w:hAnsi="Times New Roman" w:cs="Times New Roman"/>
          <w:color w:val="000000"/>
          <w:sz w:val="24"/>
          <w:szCs w:val="24"/>
          <w:bdr w:val="none" w:sz="0" w:space="0" w:color="auto" w:frame="1"/>
        </w:rPr>
        <w:t xml:space="preserve"> </w:t>
      </w:r>
      <w:r w:rsidR="00A35452">
        <w:rPr>
          <w:rFonts w:ascii="Times New Roman" w:hAnsi="Times New Roman" w:cs="Times New Roman"/>
          <w:color w:val="000000"/>
          <w:sz w:val="24"/>
          <w:szCs w:val="24"/>
          <w:bdr w:val="none" w:sz="0" w:space="0" w:color="auto" w:frame="1"/>
        </w:rPr>
        <w:t>one</w:t>
      </w:r>
      <w:r w:rsidR="0063070E">
        <w:rPr>
          <w:rFonts w:ascii="Times New Roman" w:hAnsi="Times New Roman" w:cs="Times New Roman"/>
          <w:color w:val="000000"/>
          <w:sz w:val="24"/>
          <w:szCs w:val="24"/>
          <w:bdr w:val="none" w:sz="0" w:space="0" w:color="auto" w:frame="1"/>
        </w:rPr>
        <w:t xml:space="preserve"> that represents a</w:t>
      </w:r>
      <w:r w:rsidR="0068521D" w:rsidRPr="0068521D">
        <w:rPr>
          <w:rFonts w:ascii="Times New Roman" w:hAnsi="Times New Roman" w:cs="Times New Roman"/>
          <w:color w:val="000000"/>
          <w:sz w:val="24"/>
          <w:szCs w:val="24"/>
          <w:bdr w:val="none" w:sz="0" w:space="0" w:color="auto" w:frame="1"/>
        </w:rPr>
        <w:t xml:space="preserve"> </w:t>
      </w:r>
      <w:r w:rsidR="00DF106A">
        <w:rPr>
          <w:rFonts w:ascii="Times New Roman" w:hAnsi="Times New Roman" w:cs="Times New Roman"/>
          <w:color w:val="000000"/>
          <w:sz w:val="24"/>
          <w:szCs w:val="24"/>
          <w:bdr w:val="none" w:sz="0" w:space="0" w:color="auto" w:frame="1"/>
        </w:rPr>
        <w:t>minimally disturbed</w:t>
      </w:r>
      <w:r w:rsidR="0097084A" w:rsidRPr="0097084A">
        <w:rPr>
          <w:rFonts w:ascii="Times New Roman" w:hAnsi="Times New Roman" w:cs="Times New Roman"/>
          <w:color w:val="000000"/>
          <w:sz w:val="24"/>
          <w:szCs w:val="24"/>
          <w:bdr w:val="none" w:sz="0" w:space="0" w:color="auto" w:frame="1"/>
        </w:rPr>
        <w:t xml:space="preserve"> </w:t>
      </w:r>
      <w:r w:rsidR="0097084A">
        <w:rPr>
          <w:rFonts w:ascii="Times New Roman" w:hAnsi="Times New Roman" w:cs="Times New Roman"/>
          <w:color w:val="000000"/>
          <w:sz w:val="24"/>
          <w:szCs w:val="24"/>
          <w:bdr w:val="none" w:sz="0" w:space="0" w:color="auto" w:frame="1"/>
        </w:rPr>
        <w:t>state</w:t>
      </w:r>
      <w:r w:rsidR="000A4E4B">
        <w:rPr>
          <w:rFonts w:ascii="Times New Roman" w:hAnsi="Times New Roman" w:cs="Times New Roman"/>
          <w:color w:val="000000"/>
          <w:sz w:val="24"/>
          <w:szCs w:val="24"/>
          <w:bdr w:val="none" w:sz="0" w:space="0" w:color="auto" w:frame="1"/>
        </w:rPr>
        <w:t xml:space="preserve">. </w:t>
      </w:r>
      <w:r w:rsidR="0031765F">
        <w:rPr>
          <w:rFonts w:ascii="Times New Roman" w:hAnsi="Times New Roman" w:cs="Times New Roman"/>
          <w:color w:val="000000"/>
          <w:sz w:val="24"/>
          <w:szCs w:val="24"/>
          <w:bdr w:val="none" w:sz="0" w:space="0" w:color="auto" w:frame="1"/>
        </w:rPr>
        <w:t xml:space="preserve">Unfortunately, </w:t>
      </w:r>
      <w:r w:rsidR="00C542AA">
        <w:rPr>
          <w:rFonts w:ascii="Times New Roman" w:hAnsi="Times New Roman" w:cs="Times New Roman"/>
          <w:color w:val="000000"/>
          <w:sz w:val="24"/>
          <w:szCs w:val="24"/>
          <w:bdr w:val="none" w:sz="0" w:space="0" w:color="auto" w:frame="1"/>
        </w:rPr>
        <w:t xml:space="preserve">defining </w:t>
      </w:r>
      <w:r w:rsidR="00950196">
        <w:rPr>
          <w:rFonts w:ascii="Times New Roman" w:hAnsi="Times New Roman" w:cs="Times New Roman"/>
          <w:color w:val="000000"/>
          <w:sz w:val="24"/>
          <w:szCs w:val="24"/>
          <w:bdr w:val="none" w:sz="0" w:space="0" w:color="auto" w:frame="1"/>
        </w:rPr>
        <w:t xml:space="preserve">a </w:t>
      </w:r>
      <w:r w:rsidR="0031765F">
        <w:rPr>
          <w:rFonts w:ascii="Times New Roman" w:hAnsi="Times New Roman" w:cs="Times New Roman"/>
          <w:color w:val="000000"/>
          <w:sz w:val="24"/>
          <w:szCs w:val="24"/>
          <w:bdr w:val="none" w:sz="0" w:space="0" w:color="auto" w:frame="1"/>
        </w:rPr>
        <w:t>minimally disturbed state is</w:t>
      </w:r>
      <w:r w:rsidR="008A1A9D">
        <w:rPr>
          <w:rFonts w:ascii="Times New Roman" w:hAnsi="Times New Roman" w:cs="Times New Roman"/>
          <w:color w:val="000000"/>
          <w:sz w:val="24"/>
          <w:szCs w:val="24"/>
          <w:bdr w:val="none" w:sz="0" w:space="0" w:color="auto" w:frame="1"/>
        </w:rPr>
        <w:t xml:space="preserve"> extremely challenging</w:t>
      </w:r>
      <w:r>
        <w:rPr>
          <w:rFonts w:ascii="Times New Roman" w:hAnsi="Times New Roman" w:cs="Times New Roman"/>
          <w:color w:val="000000"/>
          <w:sz w:val="24"/>
          <w:szCs w:val="24"/>
          <w:bdr w:val="none" w:sz="0" w:space="0" w:color="auto" w:frame="1"/>
        </w:rPr>
        <w:t xml:space="preserve"> because of the extent of human disturbance</w:t>
      </w:r>
      <w:r w:rsidR="0031765F">
        <w:rPr>
          <w:rFonts w:ascii="Times New Roman" w:hAnsi="Times New Roman" w:cs="Times New Roman"/>
          <w:color w:val="000000"/>
          <w:sz w:val="24"/>
          <w:szCs w:val="24"/>
          <w:bdr w:val="none" w:sz="0" w:space="0" w:color="auto" w:frame="1"/>
        </w:rPr>
        <w:t xml:space="preserve">. </w:t>
      </w:r>
      <w:r w:rsidR="00E903C3">
        <w:rPr>
          <w:rFonts w:ascii="Times New Roman" w:hAnsi="Times New Roman" w:cs="Times New Roman"/>
          <w:color w:val="000000"/>
          <w:sz w:val="24"/>
          <w:szCs w:val="24"/>
          <w:bdr w:val="none" w:sz="0" w:space="0" w:color="auto" w:frame="1"/>
        </w:rPr>
        <w:t>W</w:t>
      </w:r>
      <w:r w:rsidR="006470D2">
        <w:rPr>
          <w:rFonts w:ascii="Times New Roman" w:hAnsi="Times New Roman" w:cs="Times New Roman"/>
          <w:color w:val="000000"/>
          <w:sz w:val="24"/>
          <w:szCs w:val="24"/>
          <w:bdr w:val="none" w:sz="0" w:space="0" w:color="auto" w:frame="1"/>
        </w:rPr>
        <w:t xml:space="preserve">e </w:t>
      </w:r>
      <w:r w:rsidR="00B924B8">
        <w:rPr>
          <w:rFonts w:ascii="Times New Roman" w:hAnsi="Times New Roman" w:cs="Times New Roman"/>
          <w:color w:val="000000"/>
          <w:sz w:val="24"/>
          <w:szCs w:val="24"/>
          <w:bdr w:val="none" w:sz="0" w:space="0" w:color="auto" w:frame="1"/>
        </w:rPr>
        <w:t>use a</w:t>
      </w:r>
      <w:r w:rsidR="00E903C3">
        <w:rPr>
          <w:rFonts w:ascii="Times New Roman" w:hAnsi="Times New Roman" w:cs="Times New Roman"/>
          <w:color w:val="000000"/>
          <w:sz w:val="24"/>
          <w:szCs w:val="24"/>
          <w:bdr w:val="none" w:sz="0" w:space="0" w:color="auto" w:frame="1"/>
        </w:rPr>
        <w:t xml:space="preserve"> national </w:t>
      </w:r>
      <w:r w:rsidR="001B3F3B">
        <w:rPr>
          <w:rFonts w:ascii="Times New Roman" w:hAnsi="Times New Roman" w:cs="Times New Roman"/>
          <w:color w:val="000000"/>
          <w:sz w:val="24"/>
          <w:szCs w:val="24"/>
          <w:bdr w:val="none" w:sz="0" w:space="0" w:color="auto" w:frame="1"/>
        </w:rPr>
        <w:t xml:space="preserve">scale </w:t>
      </w:r>
      <w:r w:rsidR="00E903C3">
        <w:rPr>
          <w:rFonts w:ascii="Times New Roman" w:hAnsi="Times New Roman" w:cs="Times New Roman"/>
          <w:color w:val="000000"/>
          <w:sz w:val="24"/>
          <w:szCs w:val="24"/>
          <w:bdr w:val="none" w:sz="0" w:space="0" w:color="auto" w:frame="1"/>
        </w:rPr>
        <w:t>dataset and</w:t>
      </w:r>
      <w:r w:rsidR="00DF7D9F">
        <w:rPr>
          <w:rFonts w:ascii="Times New Roman" w:hAnsi="Times New Roman" w:cs="Times New Roman"/>
          <w:color w:val="000000"/>
          <w:sz w:val="24"/>
          <w:szCs w:val="24"/>
          <w:bdr w:val="none" w:sz="0" w:space="0" w:color="auto" w:frame="1"/>
        </w:rPr>
        <w:t xml:space="preserve"> a</w:t>
      </w:r>
      <w:r w:rsidR="00B924B8">
        <w:rPr>
          <w:rFonts w:ascii="Times New Roman" w:hAnsi="Times New Roman" w:cs="Times New Roman"/>
          <w:color w:val="000000"/>
          <w:sz w:val="24"/>
          <w:szCs w:val="24"/>
          <w:bdr w:val="none" w:sz="0" w:space="0" w:color="auto" w:frame="1"/>
        </w:rPr>
        <w:t xml:space="preserve"> two-stage </w:t>
      </w:r>
      <w:del w:id="43" w:author="Kopp, Darin" w:date="2025-02-20T15:34:00Z">
        <w:r w:rsidR="00B924B8">
          <w:rPr>
            <w:rFonts w:ascii="Times New Roman" w:hAnsi="Times New Roman" w:cs="Times New Roman"/>
            <w:color w:val="000000"/>
            <w:sz w:val="24"/>
            <w:szCs w:val="24"/>
            <w:bdr w:val="none" w:sz="0" w:space="0" w:color="auto" w:frame="1"/>
          </w:rPr>
          <w:delText>modeling</w:delText>
        </w:r>
      </w:del>
      <w:ins w:id="44" w:author="Kopp, Darin" w:date="2025-02-20T15:34:00Z">
        <w:r w:rsidR="00B924B8">
          <w:rPr>
            <w:rFonts w:ascii="Times New Roman" w:hAnsi="Times New Roman" w:cs="Times New Roman"/>
            <w:color w:val="000000"/>
            <w:sz w:val="24"/>
            <w:szCs w:val="24"/>
            <w:bdr w:val="none" w:sz="0" w:space="0" w:color="auto" w:frame="1"/>
          </w:rPr>
          <w:t>model</w:t>
        </w:r>
        <w:r w:rsidR="008C1518">
          <w:rPr>
            <w:rFonts w:ascii="Times New Roman" w:hAnsi="Times New Roman" w:cs="Times New Roman"/>
            <w:color w:val="000000"/>
            <w:sz w:val="24"/>
            <w:szCs w:val="24"/>
            <w:bdr w:val="none" w:sz="0" w:space="0" w:color="auto" w:frame="1"/>
          </w:rPr>
          <w:t>-based</w:t>
        </w:r>
      </w:ins>
      <w:r w:rsidR="00B924B8">
        <w:rPr>
          <w:rFonts w:ascii="Times New Roman" w:hAnsi="Times New Roman" w:cs="Times New Roman"/>
          <w:color w:val="000000"/>
          <w:sz w:val="24"/>
          <w:szCs w:val="24"/>
          <w:bdr w:val="none" w:sz="0" w:space="0" w:color="auto" w:frame="1"/>
        </w:rPr>
        <w:t xml:space="preserve"> approach to </w:t>
      </w:r>
      <w:r w:rsidR="001417C6">
        <w:rPr>
          <w:rFonts w:ascii="Times New Roman" w:hAnsi="Times New Roman" w:cs="Times New Roman"/>
          <w:color w:val="000000"/>
          <w:sz w:val="24"/>
          <w:szCs w:val="24"/>
          <w:bdr w:val="none" w:sz="0" w:space="0" w:color="auto" w:frame="1"/>
        </w:rPr>
        <w:t xml:space="preserve">assess </w:t>
      </w:r>
      <w:r w:rsidR="002D4194">
        <w:rPr>
          <w:rFonts w:ascii="Times New Roman" w:hAnsi="Times New Roman" w:cs="Times New Roman"/>
          <w:color w:val="000000"/>
          <w:sz w:val="24"/>
          <w:szCs w:val="24"/>
          <w:bdr w:val="none" w:sz="0" w:space="0" w:color="auto" w:frame="1"/>
        </w:rPr>
        <w:t>how</w:t>
      </w:r>
      <w:r w:rsidR="004D4CAE">
        <w:rPr>
          <w:rFonts w:ascii="Times New Roman" w:hAnsi="Times New Roman" w:cs="Times New Roman"/>
          <w:color w:val="000000"/>
          <w:sz w:val="24"/>
          <w:szCs w:val="24"/>
          <w:bdr w:val="none" w:sz="0" w:space="0" w:color="auto" w:frame="1"/>
        </w:rPr>
        <w:t xml:space="preserve"> </w:t>
      </w:r>
      <w:r w:rsidR="006470D2">
        <w:rPr>
          <w:rFonts w:ascii="Times New Roman" w:hAnsi="Times New Roman" w:cs="Times New Roman"/>
          <w:color w:val="000000"/>
          <w:sz w:val="24"/>
          <w:szCs w:val="24"/>
          <w:bdr w:val="none" w:sz="0" w:space="0" w:color="auto" w:frame="1"/>
        </w:rPr>
        <w:t>benthic macroinvertebrate assemblages</w:t>
      </w:r>
      <w:r w:rsidR="004C5AA6">
        <w:rPr>
          <w:rFonts w:ascii="Times New Roman" w:hAnsi="Times New Roman" w:cs="Times New Roman"/>
          <w:color w:val="000000"/>
          <w:sz w:val="24"/>
          <w:szCs w:val="24"/>
          <w:bdr w:val="none" w:sz="0" w:space="0" w:color="auto" w:frame="1"/>
        </w:rPr>
        <w:t xml:space="preserve"> at</w:t>
      </w:r>
      <w:r w:rsidR="00EE467D">
        <w:rPr>
          <w:rFonts w:ascii="Times New Roman" w:hAnsi="Times New Roman" w:cs="Times New Roman"/>
          <w:color w:val="000000"/>
          <w:sz w:val="24"/>
          <w:szCs w:val="24"/>
          <w:bdr w:val="none" w:sz="0" w:space="0" w:color="auto" w:frame="1"/>
        </w:rPr>
        <w:t xml:space="preserve"> </w:t>
      </w:r>
      <w:r w:rsidR="004C5AA6" w:rsidRPr="0013148F">
        <w:rPr>
          <w:rFonts w:ascii="Times New Roman" w:hAnsi="Times New Roman" w:cs="Times New Roman"/>
          <w:color w:val="000000"/>
          <w:sz w:val="24"/>
          <w:szCs w:val="24"/>
          <w:bdr w:val="none" w:sz="0" w:space="0" w:color="auto" w:frame="1"/>
        </w:rPr>
        <w:t>1,</w:t>
      </w:r>
      <w:del w:id="45" w:author="Kopp, Darin" w:date="2025-02-20T15:34:00Z">
        <w:r w:rsidR="004C5AA6" w:rsidRPr="0013148F">
          <w:rPr>
            <w:rFonts w:ascii="Times New Roman" w:hAnsi="Times New Roman" w:cs="Times New Roman"/>
            <w:color w:val="000000"/>
            <w:sz w:val="24"/>
            <w:szCs w:val="24"/>
            <w:bdr w:val="none" w:sz="0" w:space="0" w:color="auto" w:frame="1"/>
          </w:rPr>
          <w:delText>8</w:delText>
        </w:r>
        <w:r w:rsidR="004C5AA6">
          <w:rPr>
            <w:rFonts w:ascii="Times New Roman" w:hAnsi="Times New Roman" w:cs="Times New Roman"/>
            <w:color w:val="000000"/>
            <w:sz w:val="24"/>
            <w:szCs w:val="24"/>
            <w:bdr w:val="none" w:sz="0" w:space="0" w:color="auto" w:frame="1"/>
          </w:rPr>
          <w:delText>24</w:delText>
        </w:r>
      </w:del>
      <w:ins w:id="46" w:author="Kopp, Darin" w:date="2025-02-20T15:34:00Z">
        <w:r w:rsidR="00F24954">
          <w:rPr>
            <w:rFonts w:ascii="Times New Roman" w:hAnsi="Times New Roman" w:cs="Times New Roman"/>
            <w:color w:val="000000"/>
            <w:sz w:val="24"/>
            <w:szCs w:val="24"/>
            <w:bdr w:val="none" w:sz="0" w:space="0" w:color="auto" w:frame="1"/>
          </w:rPr>
          <w:t>748</w:t>
        </w:r>
      </w:ins>
      <w:r w:rsidR="004C5AA6">
        <w:rPr>
          <w:rFonts w:ascii="Times New Roman" w:hAnsi="Times New Roman" w:cs="Times New Roman"/>
          <w:color w:val="000000"/>
          <w:sz w:val="24"/>
          <w:szCs w:val="24"/>
          <w:bdr w:val="none" w:sz="0" w:space="0" w:color="auto" w:frame="1"/>
        </w:rPr>
        <w:t xml:space="preserve"> sites would </w:t>
      </w:r>
      <w:r w:rsidR="00EE467D">
        <w:rPr>
          <w:rFonts w:ascii="Times New Roman" w:hAnsi="Times New Roman" w:cs="Times New Roman"/>
          <w:color w:val="000000"/>
          <w:sz w:val="24"/>
          <w:szCs w:val="24"/>
          <w:bdr w:val="none" w:sz="0" w:space="0" w:color="auto" w:frame="1"/>
        </w:rPr>
        <w:t xml:space="preserve">change if </w:t>
      </w:r>
      <w:r w:rsidR="00E903C3">
        <w:rPr>
          <w:rFonts w:ascii="Times New Roman" w:hAnsi="Times New Roman" w:cs="Times New Roman"/>
          <w:color w:val="000000"/>
          <w:sz w:val="24"/>
          <w:szCs w:val="24"/>
          <w:bdr w:val="none" w:sz="0" w:space="0" w:color="auto" w:frame="1"/>
        </w:rPr>
        <w:t xml:space="preserve">common </w:t>
      </w:r>
      <w:r w:rsidR="00EE467D">
        <w:rPr>
          <w:rFonts w:ascii="Times New Roman" w:hAnsi="Times New Roman" w:cs="Times New Roman"/>
          <w:color w:val="000000"/>
          <w:sz w:val="24"/>
          <w:szCs w:val="24"/>
          <w:bdr w:val="none" w:sz="0" w:space="0" w:color="auto" w:frame="1"/>
        </w:rPr>
        <w:t>anthropogenic disturbance</w:t>
      </w:r>
      <w:r w:rsidR="00BA5702">
        <w:rPr>
          <w:rFonts w:ascii="Times New Roman" w:hAnsi="Times New Roman" w:cs="Times New Roman"/>
          <w:color w:val="000000"/>
          <w:sz w:val="24"/>
          <w:szCs w:val="24"/>
          <w:bdr w:val="none" w:sz="0" w:space="0" w:color="auto" w:frame="1"/>
        </w:rPr>
        <w:t>s</w:t>
      </w:r>
      <w:r w:rsidR="00EE467D">
        <w:rPr>
          <w:rFonts w:ascii="Times New Roman" w:hAnsi="Times New Roman" w:cs="Times New Roman"/>
          <w:color w:val="000000"/>
          <w:sz w:val="24"/>
          <w:szCs w:val="24"/>
          <w:bdr w:val="none" w:sz="0" w:space="0" w:color="auto" w:frame="1"/>
        </w:rPr>
        <w:t xml:space="preserve"> </w:t>
      </w:r>
      <w:r w:rsidR="00BA5702">
        <w:rPr>
          <w:rFonts w:ascii="Times New Roman" w:hAnsi="Times New Roman" w:cs="Times New Roman"/>
          <w:color w:val="000000"/>
          <w:sz w:val="24"/>
          <w:szCs w:val="24"/>
          <w:bdr w:val="none" w:sz="0" w:space="0" w:color="auto" w:frame="1"/>
        </w:rPr>
        <w:t xml:space="preserve">were </w:t>
      </w:r>
      <w:r w:rsidR="00EE467D">
        <w:rPr>
          <w:rFonts w:ascii="Times New Roman" w:hAnsi="Times New Roman" w:cs="Times New Roman"/>
          <w:color w:val="000000"/>
          <w:sz w:val="24"/>
          <w:szCs w:val="24"/>
          <w:bdr w:val="none" w:sz="0" w:space="0" w:color="auto" w:frame="1"/>
        </w:rPr>
        <w:t>removed</w:t>
      </w:r>
      <w:r w:rsidR="002D4194">
        <w:rPr>
          <w:rFonts w:ascii="Times New Roman" w:hAnsi="Times New Roman" w:cs="Times New Roman"/>
          <w:color w:val="000000"/>
          <w:sz w:val="24"/>
          <w:szCs w:val="24"/>
          <w:bdr w:val="none" w:sz="0" w:space="0" w:color="auto" w:frame="1"/>
        </w:rPr>
        <w:t xml:space="preserve"> from </w:t>
      </w:r>
      <w:r w:rsidR="00E903C3">
        <w:rPr>
          <w:rFonts w:ascii="Times New Roman" w:hAnsi="Times New Roman" w:cs="Times New Roman"/>
          <w:color w:val="000000"/>
          <w:sz w:val="24"/>
          <w:szCs w:val="24"/>
          <w:bdr w:val="none" w:sz="0" w:space="0" w:color="auto" w:frame="1"/>
        </w:rPr>
        <w:t xml:space="preserve">in-stream </w:t>
      </w:r>
      <w:r w:rsidR="002D4194">
        <w:rPr>
          <w:rFonts w:ascii="Times New Roman" w:hAnsi="Times New Roman" w:cs="Times New Roman"/>
          <w:color w:val="000000"/>
          <w:sz w:val="24"/>
          <w:szCs w:val="24"/>
          <w:bdr w:val="none" w:sz="0" w:space="0" w:color="auto" w:frame="1"/>
        </w:rPr>
        <w:t xml:space="preserve">physiochemical </w:t>
      </w:r>
      <w:r w:rsidR="008F6C68">
        <w:rPr>
          <w:rFonts w:ascii="Times New Roman" w:hAnsi="Times New Roman" w:cs="Times New Roman"/>
          <w:color w:val="000000"/>
          <w:sz w:val="24"/>
          <w:szCs w:val="24"/>
          <w:bdr w:val="none" w:sz="0" w:space="0" w:color="auto" w:frame="1"/>
        </w:rPr>
        <w:t>variables</w:t>
      </w:r>
      <w:r w:rsidR="00902798">
        <w:rPr>
          <w:rFonts w:ascii="Times New Roman" w:hAnsi="Times New Roman" w:cs="Times New Roman"/>
          <w:color w:val="000000"/>
          <w:sz w:val="24"/>
          <w:szCs w:val="24"/>
          <w:bdr w:val="none" w:sz="0" w:space="0" w:color="auto" w:frame="1"/>
        </w:rPr>
        <w:t xml:space="preserve">. </w:t>
      </w:r>
      <w:r w:rsidR="00B924B8">
        <w:rPr>
          <w:rFonts w:ascii="Times New Roman" w:hAnsi="Times New Roman" w:cs="Times New Roman"/>
          <w:color w:val="000000"/>
          <w:sz w:val="24"/>
          <w:szCs w:val="24"/>
          <w:bdr w:val="none" w:sz="0" w:space="0" w:color="auto" w:frame="1"/>
        </w:rPr>
        <w:t>First, we used random</w:t>
      </w:r>
      <w:r w:rsidR="00F52F9F">
        <w:rPr>
          <w:rFonts w:ascii="Times New Roman" w:hAnsi="Times New Roman" w:cs="Times New Roman"/>
          <w:color w:val="000000"/>
          <w:sz w:val="24"/>
          <w:szCs w:val="24"/>
          <w:bdr w:val="none" w:sz="0" w:space="0" w:color="auto" w:frame="1"/>
        </w:rPr>
        <w:t xml:space="preserve"> </w:t>
      </w:r>
      <w:r w:rsidR="00B924B8">
        <w:rPr>
          <w:rFonts w:ascii="Times New Roman" w:hAnsi="Times New Roman" w:cs="Times New Roman"/>
          <w:color w:val="000000"/>
          <w:sz w:val="24"/>
          <w:szCs w:val="24"/>
          <w:bdr w:val="none" w:sz="0" w:space="0" w:color="auto" w:frame="1"/>
        </w:rPr>
        <w:t xml:space="preserve">forest models </w:t>
      </w:r>
      <w:r w:rsidR="004C5AA6">
        <w:rPr>
          <w:rFonts w:ascii="Times New Roman" w:hAnsi="Times New Roman" w:cs="Times New Roman"/>
          <w:color w:val="000000"/>
          <w:sz w:val="24"/>
          <w:szCs w:val="24"/>
          <w:bdr w:val="none" w:sz="0" w:space="0" w:color="auto" w:frame="1"/>
        </w:rPr>
        <w:t xml:space="preserve">and current landscape data </w:t>
      </w:r>
      <w:r w:rsidR="00B924B8">
        <w:rPr>
          <w:rFonts w:ascii="Times New Roman" w:hAnsi="Times New Roman" w:cs="Times New Roman"/>
          <w:color w:val="000000"/>
          <w:sz w:val="24"/>
          <w:szCs w:val="24"/>
          <w:bdr w:val="none" w:sz="0" w:space="0" w:color="auto" w:frame="1"/>
        </w:rPr>
        <w:t xml:space="preserve">to predict physiochemical conditions </w:t>
      </w:r>
      <w:r w:rsidR="004C5AA6">
        <w:rPr>
          <w:rFonts w:ascii="Times New Roman" w:hAnsi="Times New Roman" w:cs="Times New Roman"/>
          <w:color w:val="000000"/>
          <w:sz w:val="24"/>
          <w:szCs w:val="24"/>
          <w:bdr w:val="none" w:sz="0" w:space="0" w:color="auto" w:frame="1"/>
        </w:rPr>
        <w:t xml:space="preserve">and then infer </w:t>
      </w:r>
      <w:r w:rsidR="00BC047B">
        <w:rPr>
          <w:rFonts w:ascii="Times New Roman" w:hAnsi="Times New Roman" w:cs="Times New Roman"/>
          <w:color w:val="000000"/>
          <w:sz w:val="24"/>
          <w:szCs w:val="24"/>
          <w:bdr w:val="none" w:sz="0" w:space="0" w:color="auto" w:frame="1"/>
        </w:rPr>
        <w:t xml:space="preserve">abiotic </w:t>
      </w:r>
      <w:r w:rsidR="004C5AA6">
        <w:rPr>
          <w:rFonts w:ascii="Times New Roman" w:hAnsi="Times New Roman" w:cs="Times New Roman"/>
          <w:color w:val="000000"/>
          <w:sz w:val="24"/>
          <w:szCs w:val="24"/>
          <w:bdr w:val="none" w:sz="0" w:space="0" w:color="auto" w:frame="1"/>
        </w:rPr>
        <w:t xml:space="preserve">condition </w:t>
      </w:r>
      <w:r w:rsidR="00AC57F1">
        <w:rPr>
          <w:rFonts w:ascii="Times New Roman" w:hAnsi="Times New Roman" w:cs="Times New Roman"/>
          <w:color w:val="000000"/>
          <w:sz w:val="24"/>
          <w:szCs w:val="24"/>
          <w:bdr w:val="none" w:sz="0" w:space="0" w:color="auto" w:frame="1"/>
        </w:rPr>
        <w:t>in the absence of</w:t>
      </w:r>
      <w:r w:rsidR="00B924B8">
        <w:rPr>
          <w:rFonts w:ascii="Times New Roman" w:hAnsi="Times New Roman" w:cs="Times New Roman"/>
          <w:color w:val="000000"/>
          <w:sz w:val="24"/>
          <w:szCs w:val="24"/>
          <w:bdr w:val="none" w:sz="0" w:space="0" w:color="auto" w:frame="1"/>
        </w:rPr>
        <w:t xml:space="preserve"> disturbance. Second, we combined these estimates with </w:t>
      </w:r>
      <w:r w:rsidR="00C9448E">
        <w:rPr>
          <w:rFonts w:ascii="Times New Roman" w:hAnsi="Times New Roman" w:cs="Times New Roman"/>
          <w:color w:val="000000"/>
          <w:sz w:val="24"/>
          <w:szCs w:val="24"/>
          <w:bdr w:val="none" w:sz="0" w:space="0" w:color="auto" w:frame="1"/>
        </w:rPr>
        <w:t>joint species distribution models</w:t>
      </w:r>
      <w:r w:rsidR="00C62850">
        <w:rPr>
          <w:rFonts w:ascii="Times New Roman" w:hAnsi="Times New Roman" w:cs="Times New Roman"/>
          <w:color w:val="000000"/>
          <w:sz w:val="24"/>
          <w:szCs w:val="24"/>
          <w:bdr w:val="none" w:sz="0" w:space="0" w:color="auto" w:frame="1"/>
        </w:rPr>
        <w:t xml:space="preserve"> </w:t>
      </w:r>
      <w:r w:rsidR="00B924B8">
        <w:rPr>
          <w:rFonts w:ascii="Times New Roman" w:hAnsi="Times New Roman" w:cs="Times New Roman"/>
          <w:color w:val="000000"/>
          <w:sz w:val="24"/>
          <w:szCs w:val="24"/>
          <w:bdr w:val="none" w:sz="0" w:space="0" w:color="auto" w:frame="1"/>
        </w:rPr>
        <w:t xml:space="preserve">to </w:t>
      </w:r>
      <w:r w:rsidR="00C62850">
        <w:rPr>
          <w:rFonts w:ascii="Times New Roman" w:hAnsi="Times New Roman" w:cs="Times New Roman"/>
          <w:color w:val="000000"/>
          <w:sz w:val="24"/>
          <w:szCs w:val="24"/>
          <w:bdr w:val="none" w:sz="0" w:space="0" w:color="auto" w:frame="1"/>
        </w:rPr>
        <w:t xml:space="preserve">predict the assemblage that </w:t>
      </w:r>
      <w:r w:rsidR="00DF7D9F">
        <w:rPr>
          <w:rFonts w:ascii="Times New Roman" w:hAnsi="Times New Roman" w:cs="Times New Roman"/>
          <w:color w:val="000000"/>
          <w:sz w:val="24"/>
          <w:szCs w:val="24"/>
          <w:bdr w:val="none" w:sz="0" w:space="0" w:color="auto" w:frame="1"/>
        </w:rPr>
        <w:t>w</w:t>
      </w:r>
      <w:r w:rsidR="00C62850">
        <w:rPr>
          <w:rFonts w:ascii="Times New Roman" w:hAnsi="Times New Roman" w:cs="Times New Roman"/>
          <w:color w:val="000000"/>
          <w:sz w:val="24"/>
          <w:szCs w:val="24"/>
          <w:bdr w:val="none" w:sz="0" w:space="0" w:color="auto" w:frame="1"/>
        </w:rPr>
        <w:t xml:space="preserve">ould occur </w:t>
      </w:r>
      <w:r w:rsidR="00DF7D9F">
        <w:rPr>
          <w:rFonts w:ascii="Times New Roman" w:hAnsi="Times New Roman" w:cs="Times New Roman"/>
          <w:color w:val="000000"/>
          <w:sz w:val="24"/>
          <w:szCs w:val="24"/>
          <w:bdr w:val="none" w:sz="0" w:space="0" w:color="auto" w:frame="1"/>
        </w:rPr>
        <w:t xml:space="preserve">in these undisturbed </w:t>
      </w:r>
      <w:r w:rsidR="00C62850">
        <w:rPr>
          <w:rFonts w:ascii="Times New Roman" w:hAnsi="Times New Roman" w:cs="Times New Roman"/>
          <w:color w:val="000000"/>
          <w:sz w:val="24"/>
          <w:szCs w:val="24"/>
          <w:bdr w:val="none" w:sz="0" w:space="0" w:color="auto" w:frame="1"/>
        </w:rPr>
        <w:t xml:space="preserve">conditions. </w:t>
      </w:r>
      <w:r w:rsidR="00264C3E">
        <w:rPr>
          <w:rFonts w:ascii="Times New Roman" w:hAnsi="Times New Roman" w:cs="Times New Roman"/>
          <w:color w:val="000000"/>
          <w:sz w:val="24"/>
          <w:szCs w:val="24"/>
        </w:rPr>
        <w:t>R</w:t>
      </w:r>
      <w:r w:rsidR="00264C3E" w:rsidRPr="000C2845">
        <w:rPr>
          <w:rFonts w:ascii="Times New Roman" w:hAnsi="Times New Roman" w:cs="Times New Roman"/>
          <w:color w:val="000000"/>
          <w:sz w:val="24"/>
          <w:szCs w:val="24"/>
        </w:rPr>
        <w:t xml:space="preserve">andom forest models explained </w:t>
      </w:r>
      <w:r w:rsidR="00FE5238">
        <w:rPr>
          <w:rFonts w:ascii="Times New Roman" w:hAnsi="Times New Roman" w:cs="Times New Roman"/>
          <w:color w:val="000000"/>
          <w:sz w:val="24"/>
          <w:szCs w:val="24"/>
        </w:rPr>
        <w:t>4</w:t>
      </w:r>
      <w:r w:rsidR="00435227">
        <w:rPr>
          <w:rFonts w:ascii="Times New Roman" w:hAnsi="Times New Roman" w:cs="Times New Roman"/>
          <w:color w:val="000000"/>
          <w:sz w:val="24"/>
          <w:szCs w:val="24"/>
        </w:rPr>
        <w:t>8</w:t>
      </w:r>
      <w:r w:rsidR="00FE5238">
        <w:rPr>
          <w:rFonts w:ascii="Times New Roman" w:hAnsi="Times New Roman" w:cs="Times New Roman"/>
          <w:color w:val="000000"/>
          <w:sz w:val="24"/>
          <w:szCs w:val="24"/>
        </w:rPr>
        <w:t xml:space="preserve"> </w:t>
      </w:r>
      <w:r w:rsidR="002108F6">
        <w:rPr>
          <w:rFonts w:ascii="Times New Roman" w:hAnsi="Times New Roman" w:cs="Times New Roman"/>
          <w:color w:val="000000"/>
          <w:sz w:val="24"/>
          <w:szCs w:val="24"/>
        </w:rPr>
        <w:t xml:space="preserve">– </w:t>
      </w:r>
      <w:r w:rsidR="00FE5238">
        <w:rPr>
          <w:rFonts w:ascii="Times New Roman" w:hAnsi="Times New Roman" w:cs="Times New Roman"/>
          <w:color w:val="000000"/>
          <w:sz w:val="24"/>
          <w:szCs w:val="24"/>
        </w:rPr>
        <w:t>7</w:t>
      </w:r>
      <w:r w:rsidR="00435227">
        <w:rPr>
          <w:rFonts w:ascii="Times New Roman" w:hAnsi="Times New Roman" w:cs="Times New Roman"/>
          <w:color w:val="000000"/>
          <w:sz w:val="24"/>
          <w:szCs w:val="24"/>
        </w:rPr>
        <w:t>5</w:t>
      </w:r>
      <w:r w:rsidR="00264C3E" w:rsidRPr="000C2845">
        <w:rPr>
          <w:rFonts w:ascii="Times New Roman" w:hAnsi="Times New Roman" w:cs="Times New Roman"/>
          <w:color w:val="000000"/>
          <w:sz w:val="24"/>
          <w:szCs w:val="24"/>
        </w:rPr>
        <w:t xml:space="preserve">% of the variation in total nitrogen, phosphorous, sulfate, chloride, and substrate diameter. Generally, nutrient </w:t>
      </w:r>
      <w:r w:rsidR="00A46AE9">
        <w:rPr>
          <w:rFonts w:ascii="Times New Roman" w:hAnsi="Times New Roman" w:cs="Times New Roman"/>
          <w:color w:val="000000"/>
          <w:sz w:val="24"/>
          <w:szCs w:val="24"/>
        </w:rPr>
        <w:t xml:space="preserve">and </w:t>
      </w:r>
      <w:r w:rsidR="00A46AE9" w:rsidRPr="000C2845">
        <w:rPr>
          <w:rFonts w:ascii="Times New Roman" w:hAnsi="Times New Roman" w:cs="Times New Roman"/>
          <w:color w:val="000000"/>
          <w:sz w:val="24"/>
          <w:szCs w:val="24"/>
        </w:rPr>
        <w:t xml:space="preserve">salinity </w:t>
      </w:r>
      <w:r w:rsidR="00264C3E" w:rsidRPr="000C2845">
        <w:rPr>
          <w:rFonts w:ascii="Times New Roman" w:hAnsi="Times New Roman" w:cs="Times New Roman"/>
          <w:color w:val="000000"/>
          <w:sz w:val="24"/>
          <w:szCs w:val="24"/>
        </w:rPr>
        <w:t>concentrations were higher</w:t>
      </w:r>
      <w:r w:rsidR="00264C3E">
        <w:rPr>
          <w:rFonts w:ascii="Times New Roman" w:hAnsi="Times New Roman" w:cs="Times New Roman"/>
          <w:color w:val="000000"/>
          <w:sz w:val="24"/>
          <w:szCs w:val="24"/>
        </w:rPr>
        <w:t>,</w:t>
      </w:r>
      <w:r w:rsidR="00264C3E" w:rsidRPr="000C2845">
        <w:rPr>
          <w:rFonts w:ascii="Times New Roman" w:hAnsi="Times New Roman" w:cs="Times New Roman"/>
          <w:color w:val="000000"/>
          <w:sz w:val="24"/>
          <w:szCs w:val="24"/>
        </w:rPr>
        <w:t xml:space="preserve"> and substrates were finer tha</w:t>
      </w:r>
      <w:r w:rsidR="00264C3E">
        <w:rPr>
          <w:rFonts w:ascii="Times New Roman" w:hAnsi="Times New Roman" w:cs="Times New Roman"/>
          <w:color w:val="000000"/>
          <w:sz w:val="24"/>
          <w:szCs w:val="24"/>
        </w:rPr>
        <w:t>n</w:t>
      </w:r>
      <w:r w:rsidR="00264C3E" w:rsidRPr="000C2845">
        <w:rPr>
          <w:rFonts w:ascii="Times New Roman" w:hAnsi="Times New Roman" w:cs="Times New Roman"/>
          <w:color w:val="000000"/>
          <w:sz w:val="24"/>
          <w:szCs w:val="24"/>
        </w:rPr>
        <w:t xml:space="preserve"> predicted to be </w:t>
      </w:r>
      <w:r w:rsidR="00E903C3">
        <w:rPr>
          <w:rFonts w:ascii="Times New Roman" w:hAnsi="Times New Roman" w:cs="Times New Roman"/>
          <w:color w:val="000000"/>
          <w:sz w:val="24"/>
          <w:szCs w:val="24"/>
        </w:rPr>
        <w:t>without</w:t>
      </w:r>
      <w:r w:rsidR="00264C3E" w:rsidRPr="000C2845">
        <w:rPr>
          <w:rFonts w:ascii="Times New Roman" w:hAnsi="Times New Roman" w:cs="Times New Roman"/>
          <w:color w:val="000000"/>
          <w:sz w:val="24"/>
          <w:szCs w:val="24"/>
        </w:rPr>
        <w:t xml:space="preserve"> </w:t>
      </w:r>
      <w:r w:rsidR="00264C3E">
        <w:rPr>
          <w:rFonts w:ascii="Times New Roman" w:hAnsi="Times New Roman" w:cs="Times New Roman"/>
          <w:color w:val="000000"/>
          <w:sz w:val="24"/>
          <w:szCs w:val="24"/>
        </w:rPr>
        <w:t>disturbances</w:t>
      </w:r>
      <w:r w:rsidR="00264C3E" w:rsidRPr="000C2845">
        <w:rPr>
          <w:rFonts w:ascii="Times New Roman" w:hAnsi="Times New Roman" w:cs="Times New Roman"/>
          <w:color w:val="000000"/>
          <w:sz w:val="24"/>
          <w:szCs w:val="24"/>
        </w:rPr>
        <w:t xml:space="preserve">. </w:t>
      </w:r>
      <w:r w:rsidR="00DF7D9F">
        <w:rPr>
          <w:rFonts w:ascii="Times New Roman" w:hAnsi="Times New Roman" w:cs="Times New Roman"/>
          <w:color w:val="000000"/>
          <w:sz w:val="24"/>
          <w:szCs w:val="24"/>
        </w:rPr>
        <w:t>Using this physiochemical data</w:t>
      </w:r>
      <w:ins w:id="47" w:author="Kopp, Darin" w:date="2025-02-20T15:34:00Z">
        <w:r w:rsidR="008C1518">
          <w:rPr>
            <w:rFonts w:ascii="Times New Roman" w:hAnsi="Times New Roman" w:cs="Times New Roman"/>
            <w:color w:val="000000"/>
            <w:sz w:val="24"/>
            <w:szCs w:val="24"/>
          </w:rPr>
          <w:t>,</w:t>
        </w:r>
      </w:ins>
      <w:r w:rsidR="00DF7D9F">
        <w:rPr>
          <w:rFonts w:ascii="Times New Roman" w:hAnsi="Times New Roman" w:cs="Times New Roman"/>
          <w:color w:val="000000"/>
          <w:sz w:val="24"/>
          <w:szCs w:val="24"/>
        </w:rPr>
        <w:t xml:space="preserve"> </w:t>
      </w:r>
      <w:bookmarkStart w:id="48" w:name="_Hlk178245370"/>
      <w:r w:rsidR="00DF7D9F">
        <w:rPr>
          <w:rFonts w:ascii="Times New Roman" w:hAnsi="Times New Roman" w:cs="Times New Roman"/>
          <w:color w:val="000000"/>
          <w:sz w:val="24"/>
          <w:szCs w:val="24"/>
          <w:bdr w:val="none" w:sz="0" w:space="0" w:color="auto" w:frame="1"/>
        </w:rPr>
        <w:t>j</w:t>
      </w:r>
      <w:r w:rsidR="00CD1F66">
        <w:rPr>
          <w:rFonts w:ascii="Times New Roman" w:hAnsi="Times New Roman" w:cs="Times New Roman"/>
          <w:color w:val="000000"/>
          <w:sz w:val="24"/>
          <w:szCs w:val="24"/>
          <w:bdr w:val="none" w:sz="0" w:space="0" w:color="auto" w:frame="1"/>
        </w:rPr>
        <w:t>oint species distribution models</w:t>
      </w:r>
      <w:r w:rsidR="00CD0493" w:rsidRPr="00264C3E">
        <w:rPr>
          <w:rFonts w:ascii="Times New Roman" w:hAnsi="Times New Roman" w:cs="Times New Roman"/>
          <w:color w:val="000000"/>
          <w:sz w:val="24"/>
          <w:szCs w:val="24"/>
          <w:bdr w:val="none" w:sz="0" w:space="0" w:color="auto" w:frame="1"/>
        </w:rPr>
        <w:t xml:space="preserve"> </w:t>
      </w:r>
      <w:r w:rsidR="00337EEF" w:rsidRPr="00264C3E">
        <w:rPr>
          <w:rFonts w:ascii="Times New Roman" w:hAnsi="Times New Roman" w:cs="Times New Roman"/>
          <w:color w:val="000000"/>
          <w:sz w:val="24"/>
          <w:szCs w:val="24"/>
          <w:bdr w:val="none" w:sz="0" w:space="0" w:color="auto" w:frame="1"/>
        </w:rPr>
        <w:t xml:space="preserve">accurately explained </w:t>
      </w:r>
      <w:r w:rsidR="00CD0493" w:rsidRPr="00264C3E">
        <w:rPr>
          <w:rFonts w:ascii="Times New Roman" w:hAnsi="Times New Roman" w:cs="Times New Roman"/>
          <w:color w:val="000000"/>
          <w:sz w:val="24"/>
          <w:szCs w:val="24"/>
          <w:bdr w:val="none" w:sz="0" w:space="0" w:color="auto" w:frame="1"/>
        </w:rPr>
        <w:t>genus richness</w:t>
      </w:r>
      <w:r w:rsidR="00264C3E" w:rsidRPr="00264C3E">
        <w:rPr>
          <w:rFonts w:ascii="Times New Roman" w:hAnsi="Times New Roman" w:cs="Times New Roman"/>
          <w:color w:val="000000"/>
          <w:sz w:val="24"/>
          <w:szCs w:val="24"/>
          <w:bdr w:val="none" w:sz="0" w:space="0" w:color="auto" w:frame="1"/>
        </w:rPr>
        <w:t xml:space="preserve"> </w:t>
      </w:r>
      <w:r w:rsidR="00CD0493" w:rsidRPr="00264C3E">
        <w:rPr>
          <w:rFonts w:ascii="Times New Roman" w:hAnsi="Times New Roman" w:cs="Times New Roman"/>
          <w:color w:val="000000"/>
          <w:sz w:val="24"/>
          <w:szCs w:val="24"/>
          <w:bdr w:val="none" w:sz="0" w:space="0" w:color="auto" w:frame="1"/>
        </w:rPr>
        <w:t>(</w:t>
      </w:r>
      <w:r w:rsidR="00264C3E" w:rsidRPr="00264C3E">
        <w:rPr>
          <w:rFonts w:ascii="Times New Roman" w:hAnsi="Times New Roman" w:cs="Times New Roman"/>
          <w:color w:val="000000"/>
          <w:sz w:val="24"/>
          <w:szCs w:val="24"/>
          <w:bdr w:val="none" w:sz="0" w:space="0" w:color="auto" w:frame="1"/>
        </w:rPr>
        <w:t>R</w:t>
      </w:r>
      <w:r w:rsidR="00264C3E" w:rsidRPr="00264C3E">
        <w:rPr>
          <w:rFonts w:ascii="Times New Roman" w:hAnsi="Times New Roman" w:cs="Times New Roman"/>
          <w:color w:val="000000"/>
          <w:sz w:val="24"/>
          <w:szCs w:val="24"/>
          <w:bdr w:val="none" w:sz="0" w:space="0" w:color="auto" w:frame="1"/>
          <w:vertAlign w:val="superscript"/>
        </w:rPr>
        <w:t xml:space="preserve">2 </w:t>
      </w:r>
      <w:r w:rsidR="00264C3E" w:rsidRPr="00264C3E">
        <w:rPr>
          <w:rFonts w:ascii="Times New Roman" w:hAnsi="Times New Roman" w:cs="Times New Roman"/>
          <w:color w:val="000000"/>
          <w:sz w:val="24"/>
          <w:szCs w:val="24"/>
          <w:bdr w:val="none" w:sz="0" w:space="0" w:color="auto" w:frame="1"/>
        </w:rPr>
        <w:t>= 0.</w:t>
      </w:r>
      <w:r w:rsidR="002C757C">
        <w:rPr>
          <w:rFonts w:ascii="Times New Roman" w:hAnsi="Times New Roman" w:cs="Times New Roman"/>
          <w:color w:val="000000"/>
          <w:sz w:val="24"/>
          <w:szCs w:val="24"/>
          <w:bdr w:val="none" w:sz="0" w:space="0" w:color="auto" w:frame="1"/>
        </w:rPr>
        <w:t>73</w:t>
      </w:r>
      <w:r w:rsidR="00866F2B">
        <w:rPr>
          <w:rFonts w:ascii="Times New Roman" w:hAnsi="Times New Roman" w:cs="Times New Roman"/>
          <w:color w:val="000000"/>
          <w:sz w:val="24"/>
          <w:szCs w:val="24"/>
          <w:bdr w:val="none" w:sz="0" w:space="0" w:color="auto" w:frame="1"/>
        </w:rPr>
        <w:t xml:space="preserve"> – 0</w:t>
      </w:r>
      <w:r w:rsidR="00866F2B" w:rsidRPr="00264C3E">
        <w:rPr>
          <w:rFonts w:ascii="Times New Roman" w:hAnsi="Times New Roman" w:cs="Times New Roman"/>
          <w:color w:val="000000"/>
          <w:sz w:val="24"/>
          <w:szCs w:val="24"/>
          <w:bdr w:val="none" w:sz="0" w:space="0" w:color="auto" w:frame="1"/>
        </w:rPr>
        <w:t>.8</w:t>
      </w:r>
      <w:r w:rsidR="002C757C">
        <w:rPr>
          <w:rFonts w:ascii="Times New Roman" w:hAnsi="Times New Roman" w:cs="Times New Roman"/>
          <w:color w:val="000000"/>
          <w:sz w:val="24"/>
          <w:szCs w:val="24"/>
          <w:bdr w:val="none" w:sz="0" w:space="0" w:color="auto" w:frame="1"/>
        </w:rPr>
        <w:t>5</w:t>
      </w:r>
      <w:r w:rsidR="00264C3E" w:rsidRPr="00264C3E">
        <w:rPr>
          <w:rFonts w:ascii="Times New Roman" w:hAnsi="Times New Roman" w:cs="Times New Roman"/>
          <w:color w:val="000000"/>
          <w:sz w:val="24"/>
          <w:szCs w:val="24"/>
          <w:bdr w:val="none" w:sz="0" w:space="0" w:color="auto" w:frame="1"/>
        </w:rPr>
        <w:t xml:space="preserve">) </w:t>
      </w:r>
      <w:r w:rsidR="00A80482" w:rsidRPr="00264C3E">
        <w:rPr>
          <w:rFonts w:ascii="Times New Roman" w:hAnsi="Times New Roman" w:cs="Times New Roman"/>
          <w:color w:val="000000"/>
          <w:sz w:val="24"/>
          <w:szCs w:val="24"/>
          <w:bdr w:val="none" w:sz="0" w:space="0" w:color="auto" w:frame="1"/>
        </w:rPr>
        <w:t xml:space="preserve">and </w:t>
      </w:r>
      <w:r w:rsidR="00A80482" w:rsidRPr="0097084A">
        <w:rPr>
          <w:rFonts w:ascii="Times New Roman" w:hAnsi="Times New Roman" w:cs="Times New Roman"/>
          <w:color w:val="000000"/>
          <w:sz w:val="24"/>
          <w:szCs w:val="24"/>
          <w:bdr w:val="none" w:sz="0" w:space="0" w:color="auto" w:frame="1"/>
        </w:rPr>
        <w:t>composition</w:t>
      </w:r>
      <w:r w:rsidR="00CD0493" w:rsidRPr="0097084A">
        <w:rPr>
          <w:rFonts w:ascii="Times New Roman" w:hAnsi="Times New Roman" w:cs="Times New Roman"/>
          <w:color w:val="000000"/>
          <w:sz w:val="24"/>
          <w:szCs w:val="24"/>
          <w:bdr w:val="none" w:sz="0" w:space="0" w:color="auto" w:frame="1"/>
        </w:rPr>
        <w:t xml:space="preserve"> </w:t>
      </w:r>
      <w:r w:rsidR="00337EEF" w:rsidRPr="0097084A">
        <w:rPr>
          <w:rFonts w:ascii="Times New Roman" w:hAnsi="Times New Roman" w:cs="Times New Roman"/>
          <w:color w:val="000000"/>
          <w:sz w:val="24"/>
          <w:szCs w:val="24"/>
          <w:bdr w:val="none" w:sz="0" w:space="0" w:color="auto" w:frame="1"/>
        </w:rPr>
        <w:t>(</w:t>
      </w:r>
      <w:r w:rsidR="0097084A" w:rsidRPr="0097084A">
        <w:rPr>
          <w:rFonts w:ascii="Times New Roman" w:hAnsi="Times New Roman" w:cs="Times New Roman"/>
          <w:color w:val="000000"/>
          <w:sz w:val="24"/>
          <w:szCs w:val="24"/>
          <w:bdr w:val="none" w:sz="0" w:space="0" w:color="auto" w:frame="1"/>
        </w:rPr>
        <w:t xml:space="preserve">Jaccard similarity </w:t>
      </w:r>
      <w:r w:rsidR="00B45B7F">
        <w:rPr>
          <w:rFonts w:ascii="Times New Roman" w:hAnsi="Times New Roman" w:cs="Times New Roman"/>
          <w:color w:val="000000"/>
          <w:sz w:val="24"/>
          <w:szCs w:val="24"/>
          <w:bdr w:val="none" w:sz="0" w:space="0" w:color="auto" w:frame="1"/>
        </w:rPr>
        <w:t xml:space="preserve">index </w:t>
      </w:r>
      <w:r w:rsidR="0097084A" w:rsidRPr="0097084A">
        <w:rPr>
          <w:rFonts w:ascii="Times New Roman" w:hAnsi="Times New Roman" w:cs="Times New Roman"/>
          <w:color w:val="000000"/>
          <w:sz w:val="24"/>
          <w:szCs w:val="24"/>
          <w:bdr w:val="none" w:sz="0" w:space="0" w:color="auto" w:frame="1"/>
        </w:rPr>
        <w:t>= 0.</w:t>
      </w:r>
      <w:r w:rsidR="008D7841">
        <w:rPr>
          <w:rFonts w:ascii="Times New Roman" w:hAnsi="Times New Roman" w:cs="Times New Roman"/>
          <w:color w:val="000000"/>
          <w:sz w:val="24"/>
          <w:szCs w:val="24"/>
          <w:bdr w:val="none" w:sz="0" w:space="0" w:color="auto" w:frame="1"/>
        </w:rPr>
        <w:t>48</w:t>
      </w:r>
      <w:r w:rsidR="0097084A" w:rsidRPr="0097084A">
        <w:rPr>
          <w:rFonts w:ascii="Times New Roman" w:hAnsi="Times New Roman" w:cs="Times New Roman"/>
          <w:color w:val="000000"/>
          <w:sz w:val="24"/>
          <w:szCs w:val="24"/>
          <w:bdr w:val="none" w:sz="0" w:space="0" w:color="auto" w:frame="1"/>
        </w:rPr>
        <w:t xml:space="preserve"> – 0.</w:t>
      </w:r>
      <w:r w:rsidR="008D7841">
        <w:rPr>
          <w:rFonts w:ascii="Times New Roman" w:hAnsi="Times New Roman" w:cs="Times New Roman"/>
          <w:color w:val="000000"/>
          <w:sz w:val="24"/>
          <w:szCs w:val="24"/>
          <w:bdr w:val="none" w:sz="0" w:space="0" w:color="auto" w:frame="1"/>
        </w:rPr>
        <w:t>55</w:t>
      </w:r>
      <w:r w:rsidR="0097084A" w:rsidRPr="0097084A">
        <w:rPr>
          <w:rFonts w:ascii="Times New Roman" w:hAnsi="Times New Roman" w:cs="Times New Roman"/>
          <w:color w:val="000000"/>
          <w:sz w:val="24"/>
          <w:szCs w:val="24"/>
          <w:bdr w:val="none" w:sz="0" w:space="0" w:color="auto" w:frame="1"/>
        </w:rPr>
        <w:t>)</w:t>
      </w:r>
      <w:r w:rsidR="0097084A">
        <w:rPr>
          <w:rFonts w:ascii="Times New Roman" w:hAnsi="Times New Roman" w:cs="Times New Roman"/>
          <w:color w:val="000000"/>
          <w:sz w:val="24"/>
          <w:szCs w:val="24"/>
          <w:bdr w:val="none" w:sz="0" w:space="0" w:color="auto" w:frame="1"/>
        </w:rPr>
        <w:t xml:space="preserve">. </w:t>
      </w:r>
      <w:r w:rsidR="000B27DB">
        <w:rPr>
          <w:rFonts w:ascii="Times New Roman" w:hAnsi="Times New Roman" w:cs="Times New Roman"/>
          <w:color w:val="000000"/>
          <w:sz w:val="24"/>
          <w:szCs w:val="24"/>
          <w:bdr w:val="none" w:sz="0" w:space="0" w:color="auto" w:frame="1"/>
        </w:rPr>
        <w:t>Depending on the ecoregion,</w:t>
      </w:r>
      <w:r w:rsidR="00B82272">
        <w:rPr>
          <w:rFonts w:ascii="Times New Roman" w:hAnsi="Times New Roman" w:cs="Times New Roman"/>
          <w:color w:val="000000"/>
          <w:sz w:val="24"/>
          <w:szCs w:val="24"/>
          <w:bdr w:val="none" w:sz="0" w:space="0" w:color="auto" w:frame="1"/>
        </w:rPr>
        <w:t xml:space="preserve"> we found that</w:t>
      </w:r>
      <w:r w:rsidR="000B27DB">
        <w:rPr>
          <w:rFonts w:ascii="Times New Roman" w:hAnsi="Times New Roman" w:cs="Times New Roman"/>
          <w:color w:val="000000"/>
          <w:sz w:val="24"/>
          <w:szCs w:val="24"/>
          <w:bdr w:val="none" w:sz="0" w:space="0" w:color="auto" w:frame="1"/>
        </w:rPr>
        <w:t xml:space="preserve"> </w:t>
      </w:r>
      <w:r w:rsidR="00BA354B">
        <w:rPr>
          <w:rFonts w:ascii="Times New Roman" w:hAnsi="Times New Roman" w:cs="Times New Roman"/>
          <w:color w:val="000000"/>
          <w:sz w:val="24"/>
          <w:szCs w:val="24"/>
          <w:bdr w:val="none" w:sz="0" w:space="0" w:color="auto" w:frame="1"/>
        </w:rPr>
        <w:t xml:space="preserve">genus richness could </w:t>
      </w:r>
      <w:r w:rsidR="00A46AE9">
        <w:rPr>
          <w:rFonts w:ascii="Times New Roman" w:hAnsi="Times New Roman" w:cs="Times New Roman"/>
          <w:color w:val="000000"/>
          <w:sz w:val="24"/>
          <w:szCs w:val="24"/>
          <w:bdr w:val="none" w:sz="0" w:space="0" w:color="auto" w:frame="1"/>
        </w:rPr>
        <w:t>change</w:t>
      </w:r>
      <w:r w:rsidR="008F6C68">
        <w:rPr>
          <w:rFonts w:ascii="Times New Roman" w:hAnsi="Times New Roman" w:cs="Times New Roman"/>
          <w:color w:val="000000"/>
          <w:sz w:val="24"/>
          <w:szCs w:val="24"/>
          <w:bdr w:val="none" w:sz="0" w:space="0" w:color="auto" w:frame="1"/>
        </w:rPr>
        <w:t xml:space="preserve"> </w:t>
      </w:r>
      <w:r w:rsidR="00BA354B">
        <w:rPr>
          <w:rFonts w:ascii="Times New Roman" w:hAnsi="Times New Roman" w:cs="Times New Roman"/>
          <w:color w:val="000000"/>
          <w:sz w:val="24"/>
          <w:szCs w:val="24"/>
          <w:bdr w:val="none" w:sz="0" w:space="0" w:color="auto" w:frame="1"/>
        </w:rPr>
        <w:t xml:space="preserve">at </w:t>
      </w:r>
      <w:r w:rsidR="00C93838">
        <w:rPr>
          <w:rFonts w:ascii="Times New Roman" w:hAnsi="Times New Roman" w:cs="Times New Roman"/>
          <w:color w:val="000000"/>
          <w:sz w:val="24"/>
          <w:szCs w:val="24"/>
          <w:bdr w:val="none" w:sz="0" w:space="0" w:color="auto" w:frame="1"/>
        </w:rPr>
        <w:t>2</w:t>
      </w:r>
      <w:r w:rsidR="00D86B2E">
        <w:rPr>
          <w:rFonts w:ascii="Times New Roman" w:hAnsi="Times New Roman" w:cs="Times New Roman"/>
          <w:color w:val="000000"/>
          <w:sz w:val="24"/>
          <w:szCs w:val="24"/>
          <w:bdr w:val="none" w:sz="0" w:space="0" w:color="auto" w:frame="1"/>
        </w:rPr>
        <w:t>6</w:t>
      </w:r>
      <w:r w:rsidR="00DA03D1">
        <w:rPr>
          <w:rFonts w:ascii="Times New Roman" w:hAnsi="Times New Roman" w:cs="Times New Roman"/>
          <w:color w:val="000000"/>
          <w:sz w:val="24"/>
          <w:szCs w:val="24"/>
          <w:bdr w:val="none" w:sz="0" w:space="0" w:color="auto" w:frame="1"/>
        </w:rPr>
        <w:t xml:space="preserve"> – </w:t>
      </w:r>
      <w:r w:rsidR="00265E09">
        <w:rPr>
          <w:rFonts w:ascii="Times New Roman" w:hAnsi="Times New Roman" w:cs="Times New Roman"/>
          <w:color w:val="000000"/>
          <w:sz w:val="24"/>
          <w:szCs w:val="24"/>
          <w:bdr w:val="none" w:sz="0" w:space="0" w:color="auto" w:frame="1"/>
        </w:rPr>
        <w:t>61</w:t>
      </w:r>
      <w:r w:rsidR="00C93838">
        <w:rPr>
          <w:rFonts w:ascii="Times New Roman" w:hAnsi="Times New Roman" w:cs="Times New Roman"/>
          <w:color w:val="000000"/>
          <w:sz w:val="24"/>
          <w:szCs w:val="24"/>
          <w:bdr w:val="none" w:sz="0" w:space="0" w:color="auto" w:frame="1"/>
        </w:rPr>
        <w:t xml:space="preserve">% of </w:t>
      </w:r>
      <w:r w:rsidR="00BA354B">
        <w:rPr>
          <w:rFonts w:ascii="Times New Roman" w:hAnsi="Times New Roman" w:cs="Times New Roman"/>
          <w:color w:val="000000"/>
          <w:sz w:val="24"/>
          <w:szCs w:val="24"/>
          <w:bdr w:val="none" w:sz="0" w:space="0" w:color="auto" w:frame="1"/>
        </w:rPr>
        <w:t>sites</w:t>
      </w:r>
      <w:r w:rsidR="00E903C3">
        <w:rPr>
          <w:rFonts w:ascii="Times New Roman" w:hAnsi="Times New Roman" w:cs="Times New Roman"/>
          <w:color w:val="000000"/>
          <w:sz w:val="24"/>
          <w:szCs w:val="24"/>
          <w:bdr w:val="none" w:sz="0" w:space="0" w:color="auto" w:frame="1"/>
        </w:rPr>
        <w:t xml:space="preserve"> </w:t>
      </w:r>
      <w:r w:rsidR="000F7579">
        <w:rPr>
          <w:rFonts w:ascii="Times New Roman" w:hAnsi="Times New Roman" w:cs="Times New Roman"/>
          <w:color w:val="000000"/>
          <w:sz w:val="24"/>
          <w:szCs w:val="24"/>
          <w:bdr w:val="none" w:sz="0" w:space="0" w:color="auto" w:frame="1"/>
        </w:rPr>
        <w:t xml:space="preserve">if disturbance was </w:t>
      </w:r>
      <w:r w:rsidR="00E903C3">
        <w:rPr>
          <w:rFonts w:ascii="Times New Roman" w:hAnsi="Times New Roman" w:cs="Times New Roman"/>
          <w:color w:val="000000"/>
          <w:sz w:val="24"/>
          <w:szCs w:val="24"/>
          <w:bdr w:val="none" w:sz="0" w:space="0" w:color="auto" w:frame="1"/>
        </w:rPr>
        <w:t>removed</w:t>
      </w:r>
      <w:r w:rsidR="00A46AE9">
        <w:rPr>
          <w:rFonts w:ascii="Times New Roman" w:hAnsi="Times New Roman" w:cs="Times New Roman"/>
          <w:color w:val="000000"/>
          <w:sz w:val="24"/>
          <w:szCs w:val="24"/>
          <w:bdr w:val="none" w:sz="0" w:space="0" w:color="auto" w:frame="1"/>
        </w:rPr>
        <w:t xml:space="preserve">. </w:t>
      </w:r>
      <w:r w:rsidR="00DF7D9F">
        <w:rPr>
          <w:rFonts w:ascii="Times New Roman" w:hAnsi="Times New Roman" w:cs="Times New Roman"/>
          <w:color w:val="000000"/>
          <w:sz w:val="24"/>
          <w:szCs w:val="24"/>
          <w:bdr w:val="none" w:sz="0" w:space="0" w:color="auto" w:frame="1"/>
        </w:rPr>
        <w:t xml:space="preserve">Different responses were observed for insect and non-insect taxa. For example, under </w:t>
      </w:r>
      <w:r w:rsidR="00377943">
        <w:rPr>
          <w:rFonts w:ascii="Times New Roman" w:hAnsi="Times New Roman" w:cs="Times New Roman"/>
          <w:color w:val="000000"/>
          <w:sz w:val="24"/>
          <w:szCs w:val="24"/>
          <w:bdr w:val="none" w:sz="0" w:space="0" w:color="auto" w:frame="1"/>
        </w:rPr>
        <w:t>anthropogenic disturbance</w:t>
      </w:r>
      <w:r w:rsidR="008F6C68">
        <w:rPr>
          <w:rFonts w:ascii="Times New Roman" w:hAnsi="Times New Roman" w:cs="Times New Roman"/>
          <w:color w:val="000000"/>
          <w:sz w:val="24"/>
          <w:szCs w:val="24"/>
          <w:bdr w:val="none" w:sz="0" w:space="0" w:color="auto" w:frame="1"/>
        </w:rPr>
        <w:t>,</w:t>
      </w:r>
      <w:r w:rsidR="00377943">
        <w:rPr>
          <w:rFonts w:ascii="Times New Roman" w:hAnsi="Times New Roman" w:cs="Times New Roman"/>
          <w:color w:val="000000"/>
          <w:sz w:val="24"/>
          <w:szCs w:val="24"/>
          <w:bdr w:val="none" w:sz="0" w:space="0" w:color="auto" w:frame="1"/>
        </w:rPr>
        <w:t xml:space="preserve"> </w:t>
      </w:r>
      <w:r w:rsidR="00BD7D4B">
        <w:rPr>
          <w:rFonts w:ascii="Times New Roman" w:hAnsi="Times New Roman" w:cs="Times New Roman"/>
          <w:color w:val="000000"/>
          <w:sz w:val="24"/>
          <w:szCs w:val="24"/>
          <w:bdr w:val="none" w:sz="0" w:space="0" w:color="auto" w:frame="1"/>
        </w:rPr>
        <w:t xml:space="preserve">occurrence probabilities for </w:t>
      </w:r>
      <w:r w:rsidR="00A62A43">
        <w:rPr>
          <w:rFonts w:ascii="Times New Roman" w:hAnsi="Times New Roman" w:cs="Times New Roman"/>
          <w:color w:val="000000"/>
          <w:sz w:val="24"/>
          <w:szCs w:val="24"/>
          <w:bdr w:val="none" w:sz="0" w:space="0" w:color="auto" w:frame="1"/>
        </w:rPr>
        <w:t>Ephemeroptera, Plecoptera and Trichoptera</w:t>
      </w:r>
      <w:r w:rsidR="00BD7D4B">
        <w:rPr>
          <w:rFonts w:ascii="Times New Roman" w:hAnsi="Times New Roman" w:cs="Times New Roman"/>
          <w:color w:val="000000"/>
          <w:sz w:val="24"/>
          <w:szCs w:val="24"/>
          <w:bdr w:val="none" w:sz="0" w:space="0" w:color="auto" w:frame="1"/>
        </w:rPr>
        <w:t xml:space="preserve"> </w:t>
      </w:r>
      <w:r w:rsidR="00A240AB">
        <w:rPr>
          <w:rFonts w:ascii="Times New Roman" w:hAnsi="Times New Roman" w:cs="Times New Roman"/>
          <w:color w:val="000000"/>
          <w:sz w:val="24"/>
          <w:szCs w:val="24"/>
          <w:bdr w:val="none" w:sz="0" w:space="0" w:color="auto" w:frame="1"/>
        </w:rPr>
        <w:t>tended to</w:t>
      </w:r>
      <w:r w:rsidR="00D22BF9" w:rsidRPr="00D22BF9">
        <w:rPr>
          <w:rFonts w:ascii="Times New Roman" w:hAnsi="Times New Roman" w:cs="Times New Roman"/>
          <w:color w:val="000000"/>
          <w:sz w:val="24"/>
          <w:szCs w:val="24"/>
          <w:bdr w:val="none" w:sz="0" w:space="0" w:color="auto" w:frame="1"/>
        </w:rPr>
        <w:t xml:space="preserve"> </w:t>
      </w:r>
      <w:r w:rsidR="00D22BF9">
        <w:rPr>
          <w:rFonts w:ascii="Times New Roman" w:hAnsi="Times New Roman" w:cs="Times New Roman"/>
          <w:color w:val="000000"/>
          <w:sz w:val="24"/>
          <w:szCs w:val="24"/>
          <w:bdr w:val="none" w:sz="0" w:space="0" w:color="auto" w:frame="1"/>
        </w:rPr>
        <w:t>decrease</w:t>
      </w:r>
      <w:r w:rsidR="00B63246">
        <w:rPr>
          <w:rFonts w:ascii="Times New Roman" w:hAnsi="Times New Roman" w:cs="Times New Roman"/>
          <w:color w:val="000000"/>
          <w:sz w:val="24"/>
          <w:szCs w:val="24"/>
          <w:bdr w:val="none" w:sz="0" w:space="0" w:color="auto" w:frame="1"/>
        </w:rPr>
        <w:t xml:space="preserve"> </w:t>
      </w:r>
      <w:r w:rsidR="00E903C3">
        <w:rPr>
          <w:rFonts w:ascii="Times New Roman" w:hAnsi="Times New Roman" w:cs="Times New Roman"/>
          <w:color w:val="000000"/>
          <w:sz w:val="24"/>
          <w:szCs w:val="24"/>
          <w:bdr w:val="none" w:sz="0" w:space="0" w:color="auto" w:frame="1"/>
        </w:rPr>
        <w:t xml:space="preserve">at </w:t>
      </w:r>
      <w:r w:rsidR="00EA5C1C">
        <w:rPr>
          <w:rFonts w:ascii="Times New Roman" w:hAnsi="Times New Roman" w:cs="Times New Roman"/>
          <w:color w:val="000000"/>
          <w:sz w:val="24"/>
          <w:szCs w:val="24"/>
          <w:bdr w:val="none" w:sz="0" w:space="0" w:color="auto" w:frame="1"/>
        </w:rPr>
        <w:t>5</w:t>
      </w:r>
      <w:r w:rsidR="00541B53">
        <w:rPr>
          <w:rFonts w:ascii="Times New Roman" w:hAnsi="Times New Roman" w:cs="Times New Roman"/>
          <w:color w:val="000000"/>
          <w:sz w:val="24"/>
          <w:szCs w:val="24"/>
          <w:bdr w:val="none" w:sz="0" w:space="0" w:color="auto" w:frame="1"/>
        </w:rPr>
        <w:t xml:space="preserve"> – </w:t>
      </w:r>
      <w:r w:rsidR="003710DE">
        <w:rPr>
          <w:rFonts w:ascii="Times New Roman" w:hAnsi="Times New Roman" w:cs="Times New Roman"/>
          <w:color w:val="000000"/>
          <w:sz w:val="24"/>
          <w:szCs w:val="24"/>
          <w:bdr w:val="none" w:sz="0" w:space="0" w:color="auto" w:frame="1"/>
        </w:rPr>
        <w:t>26% of sites</w:t>
      </w:r>
      <w:r w:rsidR="00A571AD">
        <w:rPr>
          <w:rFonts w:ascii="Times New Roman" w:hAnsi="Times New Roman" w:cs="Times New Roman"/>
          <w:color w:val="000000"/>
          <w:sz w:val="24"/>
          <w:szCs w:val="24"/>
          <w:bdr w:val="none" w:sz="0" w:space="0" w:color="auto" w:frame="1"/>
        </w:rPr>
        <w:t xml:space="preserve"> </w:t>
      </w:r>
      <w:r w:rsidR="009A1F01">
        <w:rPr>
          <w:rFonts w:ascii="Times New Roman" w:hAnsi="Times New Roman" w:cs="Times New Roman"/>
          <w:color w:val="000000"/>
          <w:sz w:val="24"/>
          <w:szCs w:val="24"/>
          <w:bdr w:val="none" w:sz="0" w:space="0" w:color="auto" w:frame="1"/>
        </w:rPr>
        <w:t xml:space="preserve">while </w:t>
      </w:r>
      <w:r w:rsidR="00CE6447">
        <w:rPr>
          <w:rFonts w:ascii="Times New Roman" w:hAnsi="Times New Roman" w:cs="Times New Roman"/>
          <w:color w:val="000000"/>
          <w:sz w:val="24"/>
          <w:szCs w:val="24"/>
          <w:bdr w:val="none" w:sz="0" w:space="0" w:color="auto" w:frame="1"/>
        </w:rPr>
        <w:t xml:space="preserve">occurrence probabilities for </w:t>
      </w:r>
      <w:r w:rsidR="003455E0">
        <w:rPr>
          <w:rFonts w:ascii="Times New Roman" w:hAnsi="Times New Roman" w:cs="Times New Roman"/>
          <w:color w:val="000000"/>
          <w:sz w:val="24"/>
          <w:szCs w:val="24"/>
          <w:bdr w:val="none" w:sz="0" w:space="0" w:color="auto" w:frame="1"/>
        </w:rPr>
        <w:t>Mollusca</w:t>
      </w:r>
      <w:r w:rsidR="005C60CB">
        <w:rPr>
          <w:rFonts w:ascii="Times New Roman" w:hAnsi="Times New Roman" w:cs="Times New Roman"/>
          <w:color w:val="000000"/>
          <w:sz w:val="24"/>
          <w:szCs w:val="24"/>
          <w:bdr w:val="none" w:sz="0" w:space="0" w:color="auto" w:frame="1"/>
        </w:rPr>
        <w:t xml:space="preserve"> and other non-insect</w:t>
      </w:r>
      <w:r w:rsidR="00E903C3">
        <w:rPr>
          <w:rFonts w:ascii="Times New Roman" w:hAnsi="Times New Roman" w:cs="Times New Roman"/>
          <w:color w:val="000000"/>
          <w:sz w:val="24"/>
          <w:szCs w:val="24"/>
          <w:bdr w:val="none" w:sz="0" w:space="0" w:color="auto" w:frame="1"/>
        </w:rPr>
        <w:t>,</w:t>
      </w:r>
      <w:r w:rsidR="005C60CB">
        <w:rPr>
          <w:rFonts w:ascii="Times New Roman" w:hAnsi="Times New Roman" w:cs="Times New Roman"/>
          <w:color w:val="000000"/>
          <w:sz w:val="24"/>
          <w:szCs w:val="24"/>
          <w:bdr w:val="none" w:sz="0" w:space="0" w:color="auto" w:frame="1"/>
        </w:rPr>
        <w:t xml:space="preserve"> non-arthropod</w:t>
      </w:r>
      <w:r w:rsidR="0089287B">
        <w:rPr>
          <w:rFonts w:ascii="Times New Roman" w:hAnsi="Times New Roman" w:cs="Times New Roman"/>
          <w:color w:val="000000"/>
          <w:sz w:val="24"/>
          <w:szCs w:val="24"/>
          <w:bdr w:val="none" w:sz="0" w:space="0" w:color="auto" w:frame="1"/>
        </w:rPr>
        <w:t xml:space="preserve"> taxa </w:t>
      </w:r>
      <w:r w:rsidR="004724EC">
        <w:rPr>
          <w:rFonts w:ascii="Times New Roman" w:hAnsi="Times New Roman" w:cs="Times New Roman"/>
          <w:color w:val="000000"/>
          <w:sz w:val="24"/>
          <w:szCs w:val="24"/>
          <w:bdr w:val="none" w:sz="0" w:space="0" w:color="auto" w:frame="1"/>
        </w:rPr>
        <w:t>increase</w:t>
      </w:r>
      <w:r w:rsidR="00E903C3">
        <w:rPr>
          <w:rFonts w:ascii="Times New Roman" w:hAnsi="Times New Roman" w:cs="Times New Roman"/>
          <w:color w:val="000000"/>
          <w:sz w:val="24"/>
          <w:szCs w:val="24"/>
          <w:bdr w:val="none" w:sz="0" w:space="0" w:color="auto" w:frame="1"/>
        </w:rPr>
        <w:t>d</w:t>
      </w:r>
      <w:r w:rsidR="00541B53">
        <w:rPr>
          <w:rFonts w:ascii="Times New Roman" w:hAnsi="Times New Roman" w:cs="Times New Roman"/>
          <w:color w:val="000000"/>
          <w:sz w:val="24"/>
          <w:szCs w:val="24"/>
          <w:bdr w:val="none" w:sz="0" w:space="0" w:color="auto" w:frame="1"/>
        </w:rPr>
        <w:t xml:space="preserve"> at</w:t>
      </w:r>
      <w:r w:rsidR="004724EC">
        <w:rPr>
          <w:rFonts w:ascii="Times New Roman" w:hAnsi="Times New Roman" w:cs="Times New Roman"/>
          <w:color w:val="000000"/>
          <w:sz w:val="24"/>
          <w:szCs w:val="24"/>
          <w:bdr w:val="none" w:sz="0" w:space="0" w:color="auto" w:frame="1"/>
        </w:rPr>
        <w:t xml:space="preserve"> </w:t>
      </w:r>
      <w:r w:rsidR="00594914">
        <w:rPr>
          <w:rFonts w:ascii="Times New Roman" w:hAnsi="Times New Roman" w:cs="Times New Roman"/>
          <w:color w:val="000000"/>
          <w:sz w:val="24"/>
          <w:szCs w:val="24"/>
          <w:bdr w:val="none" w:sz="0" w:space="0" w:color="auto" w:frame="1"/>
        </w:rPr>
        <w:t xml:space="preserve">5 – </w:t>
      </w:r>
      <w:r w:rsidR="00C16738">
        <w:rPr>
          <w:rFonts w:ascii="Times New Roman" w:hAnsi="Times New Roman" w:cs="Times New Roman"/>
          <w:color w:val="000000"/>
          <w:sz w:val="24"/>
          <w:szCs w:val="24"/>
          <w:bdr w:val="none" w:sz="0" w:space="0" w:color="auto" w:frame="1"/>
        </w:rPr>
        <w:t>33</w:t>
      </w:r>
      <w:r w:rsidR="00621FAC">
        <w:rPr>
          <w:rFonts w:ascii="Times New Roman" w:hAnsi="Times New Roman" w:cs="Times New Roman"/>
          <w:color w:val="000000"/>
          <w:sz w:val="24"/>
          <w:szCs w:val="24"/>
          <w:bdr w:val="none" w:sz="0" w:space="0" w:color="auto" w:frame="1"/>
        </w:rPr>
        <w:t xml:space="preserve">% </w:t>
      </w:r>
      <w:r w:rsidR="001B6892">
        <w:rPr>
          <w:rFonts w:ascii="Times New Roman" w:hAnsi="Times New Roman" w:cs="Times New Roman"/>
          <w:color w:val="000000"/>
          <w:sz w:val="24"/>
          <w:szCs w:val="24"/>
          <w:bdr w:val="none" w:sz="0" w:space="0" w:color="auto" w:frame="1"/>
        </w:rPr>
        <w:t>and 1</w:t>
      </w:r>
      <w:r w:rsidR="00CB0019">
        <w:rPr>
          <w:rFonts w:ascii="Times New Roman" w:hAnsi="Times New Roman" w:cs="Times New Roman"/>
          <w:color w:val="000000"/>
          <w:sz w:val="24"/>
          <w:szCs w:val="24"/>
          <w:bdr w:val="none" w:sz="0" w:space="0" w:color="auto" w:frame="1"/>
        </w:rPr>
        <w:t>1 – 24</w:t>
      </w:r>
      <w:r w:rsidR="001B6892">
        <w:rPr>
          <w:rFonts w:ascii="Times New Roman" w:hAnsi="Times New Roman" w:cs="Times New Roman"/>
          <w:color w:val="000000"/>
          <w:sz w:val="24"/>
          <w:szCs w:val="24"/>
          <w:bdr w:val="none" w:sz="0" w:space="0" w:color="auto" w:frame="1"/>
        </w:rPr>
        <w:t>% of sites</w:t>
      </w:r>
      <w:r w:rsidR="00CB0019">
        <w:rPr>
          <w:rFonts w:ascii="Times New Roman" w:hAnsi="Times New Roman" w:cs="Times New Roman"/>
          <w:color w:val="000000"/>
          <w:sz w:val="24"/>
          <w:szCs w:val="24"/>
          <w:bdr w:val="none" w:sz="0" w:space="0" w:color="auto" w:frame="1"/>
        </w:rPr>
        <w:t>,</w:t>
      </w:r>
      <w:r w:rsidR="001B6892">
        <w:rPr>
          <w:rFonts w:ascii="Times New Roman" w:hAnsi="Times New Roman" w:cs="Times New Roman"/>
          <w:color w:val="000000"/>
          <w:sz w:val="24"/>
          <w:szCs w:val="24"/>
          <w:bdr w:val="none" w:sz="0" w:space="0" w:color="auto" w:frame="1"/>
        </w:rPr>
        <w:t xml:space="preserve"> respectively. </w:t>
      </w:r>
      <w:bookmarkStart w:id="49" w:name="_Hlk175913041"/>
      <w:r w:rsidR="00E903C3">
        <w:rPr>
          <w:rFonts w:ascii="Times New Roman" w:hAnsi="Times New Roman" w:cs="Times New Roman"/>
          <w:color w:val="000000"/>
          <w:sz w:val="24"/>
          <w:szCs w:val="24"/>
          <w:bdr w:val="none" w:sz="0" w:space="0" w:color="auto" w:frame="1"/>
        </w:rPr>
        <w:t>Importantly, o</w:t>
      </w:r>
      <w:r w:rsidR="00254946">
        <w:rPr>
          <w:rFonts w:ascii="Times New Roman" w:hAnsi="Times New Roman" w:cs="Times New Roman"/>
          <w:color w:val="000000"/>
          <w:sz w:val="24"/>
          <w:szCs w:val="24"/>
          <w:bdr w:val="none" w:sz="0" w:space="0" w:color="auto" w:frame="1"/>
        </w:rPr>
        <w:t>ur</w:t>
      </w:r>
      <w:r w:rsidR="005B587D">
        <w:rPr>
          <w:rFonts w:ascii="Times New Roman" w:hAnsi="Times New Roman" w:cs="Times New Roman"/>
          <w:color w:val="000000"/>
          <w:sz w:val="24"/>
          <w:szCs w:val="24"/>
          <w:bdr w:val="none" w:sz="0" w:space="0" w:color="auto" w:frame="1"/>
        </w:rPr>
        <w:t xml:space="preserve"> </w:t>
      </w:r>
      <w:r w:rsidR="0079567C">
        <w:rPr>
          <w:rFonts w:ascii="Times New Roman" w:hAnsi="Times New Roman" w:cs="Times New Roman"/>
          <w:color w:val="000000"/>
          <w:sz w:val="24"/>
          <w:szCs w:val="24"/>
          <w:bdr w:val="none" w:sz="0" w:space="0" w:color="auto" w:frame="1"/>
        </w:rPr>
        <w:t>framework</w:t>
      </w:r>
      <w:r w:rsidR="00AB5A4E">
        <w:rPr>
          <w:rFonts w:ascii="Times New Roman" w:hAnsi="Times New Roman" w:cs="Times New Roman"/>
          <w:color w:val="000000"/>
          <w:sz w:val="24"/>
          <w:szCs w:val="24"/>
          <w:bdr w:val="none" w:sz="0" w:space="0" w:color="auto" w:frame="1"/>
        </w:rPr>
        <w:t xml:space="preserve"> </w:t>
      </w:r>
      <w:r w:rsidR="00AC6853">
        <w:rPr>
          <w:rFonts w:ascii="Times New Roman" w:hAnsi="Times New Roman" w:cs="Times New Roman"/>
          <w:color w:val="000000"/>
          <w:sz w:val="24"/>
          <w:szCs w:val="24"/>
          <w:bdr w:val="none" w:sz="0" w:space="0" w:color="auto" w:frame="1"/>
        </w:rPr>
        <w:t>provide</w:t>
      </w:r>
      <w:r w:rsidR="00B162DF">
        <w:rPr>
          <w:rFonts w:ascii="Times New Roman" w:hAnsi="Times New Roman" w:cs="Times New Roman"/>
          <w:color w:val="000000"/>
          <w:sz w:val="24"/>
          <w:szCs w:val="24"/>
          <w:bdr w:val="none" w:sz="0" w:space="0" w:color="auto" w:frame="1"/>
        </w:rPr>
        <w:t>s</w:t>
      </w:r>
      <w:r w:rsidR="00AC6853">
        <w:rPr>
          <w:rFonts w:ascii="Times New Roman" w:hAnsi="Times New Roman" w:cs="Times New Roman"/>
          <w:color w:val="000000"/>
          <w:sz w:val="24"/>
          <w:szCs w:val="24"/>
          <w:bdr w:val="none" w:sz="0" w:space="0" w:color="auto" w:frame="1"/>
        </w:rPr>
        <w:t xml:space="preserve"> an avenue</w:t>
      </w:r>
      <w:r w:rsidR="0028380A">
        <w:rPr>
          <w:rFonts w:ascii="Times New Roman" w:hAnsi="Times New Roman" w:cs="Times New Roman"/>
          <w:color w:val="000000"/>
          <w:sz w:val="24"/>
          <w:szCs w:val="24"/>
          <w:bdr w:val="none" w:sz="0" w:space="0" w:color="auto" w:frame="1"/>
        </w:rPr>
        <w:t xml:space="preserve"> </w:t>
      </w:r>
      <w:r w:rsidR="00254946">
        <w:rPr>
          <w:rFonts w:ascii="Times New Roman" w:hAnsi="Times New Roman" w:cs="Times New Roman"/>
          <w:color w:val="000000"/>
          <w:sz w:val="24"/>
          <w:szCs w:val="24"/>
          <w:bdr w:val="none" w:sz="0" w:space="0" w:color="auto" w:frame="1"/>
        </w:rPr>
        <w:t>for</w:t>
      </w:r>
      <w:r w:rsidR="00D51489">
        <w:rPr>
          <w:rFonts w:ascii="Times New Roman" w:hAnsi="Times New Roman" w:cs="Times New Roman"/>
          <w:color w:val="000000"/>
          <w:sz w:val="24"/>
          <w:szCs w:val="24"/>
          <w:bdr w:val="none" w:sz="0" w:space="0" w:color="auto" w:frame="1"/>
        </w:rPr>
        <w:t xml:space="preserve"> </w:t>
      </w:r>
      <w:r w:rsidR="00E903C3">
        <w:rPr>
          <w:rFonts w:ascii="Times New Roman" w:hAnsi="Times New Roman" w:cs="Times New Roman"/>
          <w:color w:val="000000"/>
          <w:sz w:val="24"/>
          <w:szCs w:val="24"/>
          <w:bdr w:val="none" w:sz="0" w:space="0" w:color="auto" w:frame="1"/>
        </w:rPr>
        <w:t xml:space="preserve">evaluating the effects of anthropogenic disturbance on macroinvertebrate assemblages without </w:t>
      </w:r>
      <w:del w:id="50" w:author="Kopp, Darin" w:date="2025-02-20T15:34:00Z">
        <w:r w:rsidR="00E903C3">
          <w:rPr>
            <w:rFonts w:ascii="Times New Roman" w:hAnsi="Times New Roman" w:cs="Times New Roman"/>
            <w:color w:val="000000"/>
            <w:sz w:val="24"/>
            <w:szCs w:val="24"/>
            <w:bdr w:val="none" w:sz="0" w:space="0" w:color="auto" w:frame="1"/>
          </w:rPr>
          <w:delText xml:space="preserve">relying on </w:delText>
        </w:r>
        <w:r w:rsidR="00DF7D9F">
          <w:rPr>
            <w:rFonts w:ascii="Times New Roman" w:hAnsi="Times New Roman" w:cs="Times New Roman"/>
            <w:color w:val="000000"/>
            <w:sz w:val="24"/>
            <w:szCs w:val="24"/>
            <w:bdr w:val="none" w:sz="0" w:space="0" w:color="auto" w:frame="1"/>
          </w:rPr>
          <w:delText>defining</w:delText>
        </w:r>
      </w:del>
      <w:ins w:id="51" w:author="Kopp, Darin" w:date="2025-02-20T15:34:00Z">
        <w:r w:rsidR="00F24954">
          <w:rPr>
            <w:rFonts w:ascii="Times New Roman" w:hAnsi="Times New Roman" w:cs="Times New Roman"/>
            <w:color w:val="000000"/>
            <w:sz w:val="24"/>
            <w:szCs w:val="24"/>
            <w:bdr w:val="none" w:sz="0" w:space="0" w:color="auto" w:frame="1"/>
          </w:rPr>
          <w:t>identifying</w:t>
        </w:r>
      </w:ins>
      <w:r w:rsidR="00DF7D9F">
        <w:rPr>
          <w:rFonts w:ascii="Times New Roman" w:hAnsi="Times New Roman" w:cs="Times New Roman"/>
          <w:color w:val="000000"/>
          <w:sz w:val="24"/>
          <w:szCs w:val="24"/>
          <w:bdr w:val="none" w:sz="0" w:space="0" w:color="auto" w:frame="1"/>
        </w:rPr>
        <w:t xml:space="preserve"> </w:t>
      </w:r>
      <w:r w:rsidR="00E903C3">
        <w:rPr>
          <w:rFonts w:ascii="Times New Roman" w:hAnsi="Times New Roman" w:cs="Times New Roman"/>
          <w:color w:val="000000"/>
          <w:sz w:val="24"/>
          <w:szCs w:val="24"/>
          <w:bdr w:val="none" w:sz="0" w:space="0" w:color="auto" w:frame="1"/>
        </w:rPr>
        <w:t xml:space="preserve">reference sites. </w:t>
      </w:r>
    </w:p>
    <w:bookmarkEnd w:id="48"/>
    <w:bookmarkEnd w:id="49"/>
    <w:p w14:paraId="5C752BA4" w14:textId="77777777" w:rsidR="00C93838" w:rsidRDefault="00C93838" w:rsidP="00953064">
      <w:pPr>
        <w:spacing w:line="480" w:lineRule="auto"/>
        <w:contextualSpacing/>
        <w:rPr>
          <w:del w:id="52" w:author="Kopp, Darin" w:date="2025-02-20T15:34:00Z"/>
          <w:rFonts w:ascii="Times New Roman" w:hAnsi="Times New Roman" w:cs="Times New Roman"/>
          <w:color w:val="000000"/>
          <w:sz w:val="24"/>
          <w:szCs w:val="24"/>
          <w:bdr w:val="none" w:sz="0" w:space="0" w:color="auto" w:frame="1"/>
        </w:rPr>
      </w:pPr>
    </w:p>
    <w:p w14:paraId="095509FA" w14:textId="03BF0FB8" w:rsidR="00C33409" w:rsidRDefault="00931320" w:rsidP="00953064">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Introduction: </w:t>
      </w:r>
    </w:p>
    <w:p w14:paraId="7FF20D0B" w14:textId="74F1C21F" w:rsidR="006E0CDC" w:rsidRDefault="008D7543" w:rsidP="00B14B93">
      <w:pPr>
        <w:spacing w:line="480" w:lineRule="auto"/>
        <w:ind w:firstLine="720"/>
        <w:rPr>
          <w:ins w:id="53" w:author="Kopp, Darin" w:date="2025-02-20T15:34:00Z"/>
          <w:rFonts w:ascii="Times New Roman" w:hAnsi="Times New Roman" w:cs="Times New Roman"/>
          <w:sz w:val="24"/>
          <w:szCs w:val="24"/>
        </w:rPr>
      </w:pPr>
      <w:r>
        <w:rPr>
          <w:rFonts w:ascii="Times New Roman" w:hAnsi="Times New Roman" w:cs="Times New Roman"/>
          <w:sz w:val="24"/>
          <w:szCs w:val="24"/>
        </w:rPr>
        <w:t>Q</w:t>
      </w:r>
      <w:r w:rsidR="00C50105">
        <w:rPr>
          <w:rFonts w:ascii="Times New Roman" w:hAnsi="Times New Roman" w:cs="Times New Roman"/>
          <w:sz w:val="24"/>
          <w:szCs w:val="24"/>
        </w:rPr>
        <w:t xml:space="preserve">uantifying the extent and magnitude of anthropogenic </w:t>
      </w:r>
      <w:r w:rsidR="000B1C7D">
        <w:rPr>
          <w:rFonts w:ascii="Times New Roman" w:hAnsi="Times New Roman" w:cs="Times New Roman"/>
          <w:sz w:val="24"/>
          <w:szCs w:val="24"/>
        </w:rPr>
        <w:t>disturbance</w:t>
      </w:r>
      <w:r w:rsidR="00E23396">
        <w:rPr>
          <w:rFonts w:ascii="Times New Roman" w:hAnsi="Times New Roman" w:cs="Times New Roman"/>
          <w:sz w:val="24"/>
          <w:szCs w:val="24"/>
        </w:rPr>
        <w:t xml:space="preserve"> </w:t>
      </w:r>
      <w:r w:rsidR="00237413">
        <w:rPr>
          <w:rFonts w:ascii="Times New Roman" w:hAnsi="Times New Roman" w:cs="Times New Roman"/>
          <w:sz w:val="24"/>
          <w:szCs w:val="24"/>
        </w:rPr>
        <w:t xml:space="preserve">on </w:t>
      </w:r>
      <w:r w:rsidR="00A948B7">
        <w:rPr>
          <w:rFonts w:ascii="Times New Roman" w:hAnsi="Times New Roman" w:cs="Times New Roman"/>
          <w:sz w:val="24"/>
          <w:szCs w:val="24"/>
        </w:rPr>
        <w:t>ecosystem</w:t>
      </w:r>
      <w:r w:rsidR="000C798A">
        <w:rPr>
          <w:rFonts w:ascii="Times New Roman" w:hAnsi="Times New Roman" w:cs="Times New Roman"/>
          <w:sz w:val="24"/>
          <w:szCs w:val="24"/>
        </w:rPr>
        <w:t>s</w:t>
      </w:r>
      <w:r w:rsidR="00A948B7">
        <w:rPr>
          <w:rFonts w:ascii="Times New Roman" w:hAnsi="Times New Roman" w:cs="Times New Roman"/>
          <w:sz w:val="24"/>
          <w:szCs w:val="24"/>
        </w:rPr>
        <w:t xml:space="preserve"> requires</w:t>
      </w:r>
      <w:r w:rsidR="00C50105">
        <w:rPr>
          <w:rFonts w:ascii="Times New Roman" w:hAnsi="Times New Roman" w:cs="Times New Roman"/>
          <w:sz w:val="24"/>
          <w:szCs w:val="24"/>
        </w:rPr>
        <w:t xml:space="preserve"> </w:t>
      </w:r>
      <w:r w:rsidR="002D1B27">
        <w:rPr>
          <w:rFonts w:ascii="Times New Roman" w:hAnsi="Times New Roman" w:cs="Times New Roman"/>
          <w:sz w:val="24"/>
          <w:szCs w:val="24"/>
        </w:rPr>
        <w:t xml:space="preserve">a </w:t>
      </w:r>
      <w:r w:rsidR="0030056D">
        <w:rPr>
          <w:rFonts w:ascii="Times New Roman" w:hAnsi="Times New Roman" w:cs="Times New Roman"/>
          <w:sz w:val="24"/>
          <w:szCs w:val="24"/>
        </w:rPr>
        <w:t>benchmark</w:t>
      </w:r>
      <w:r w:rsidR="002D1B27">
        <w:rPr>
          <w:rFonts w:ascii="Times New Roman" w:hAnsi="Times New Roman" w:cs="Times New Roman"/>
          <w:sz w:val="24"/>
          <w:szCs w:val="24"/>
        </w:rPr>
        <w:t xml:space="preserve"> that </w:t>
      </w:r>
      <w:r w:rsidR="002B0D8C">
        <w:rPr>
          <w:rFonts w:ascii="Times New Roman" w:hAnsi="Times New Roman" w:cs="Times New Roman"/>
          <w:sz w:val="24"/>
          <w:szCs w:val="24"/>
        </w:rPr>
        <w:t xml:space="preserve">represents </w:t>
      </w:r>
      <w:r w:rsidR="002D1B27">
        <w:rPr>
          <w:rFonts w:ascii="Times New Roman" w:hAnsi="Times New Roman" w:cs="Times New Roman"/>
          <w:sz w:val="24"/>
          <w:szCs w:val="24"/>
        </w:rPr>
        <w:t xml:space="preserve">a </w:t>
      </w:r>
      <w:r w:rsidR="002D1B27" w:rsidRPr="002D1B27">
        <w:rPr>
          <w:rFonts w:ascii="Times New Roman" w:hAnsi="Times New Roman" w:cs="Times New Roman"/>
          <w:color w:val="000000"/>
          <w:sz w:val="24"/>
          <w:szCs w:val="24"/>
          <w:bdr w:val="none" w:sz="0" w:space="0" w:color="auto" w:frame="1"/>
        </w:rPr>
        <w:t xml:space="preserve">desired, </w:t>
      </w:r>
      <w:r w:rsidR="00C905BD" w:rsidRPr="002D1B27">
        <w:rPr>
          <w:rFonts w:ascii="Times New Roman" w:hAnsi="Times New Roman" w:cs="Times New Roman"/>
          <w:color w:val="000000"/>
          <w:sz w:val="24"/>
          <w:szCs w:val="24"/>
          <w:bdr w:val="none" w:sz="0" w:space="0" w:color="auto" w:frame="1"/>
        </w:rPr>
        <w:t>expected,</w:t>
      </w:r>
      <w:r w:rsidR="002D1B27" w:rsidRPr="002D1B27">
        <w:rPr>
          <w:rFonts w:ascii="Times New Roman" w:hAnsi="Times New Roman" w:cs="Times New Roman"/>
          <w:color w:val="000000"/>
          <w:sz w:val="24"/>
          <w:szCs w:val="24"/>
          <w:bdr w:val="none" w:sz="0" w:space="0" w:color="auto" w:frame="1"/>
        </w:rPr>
        <w:t xml:space="preserve"> or previous condition</w:t>
      </w:r>
      <w:r w:rsidR="002D1B27">
        <w:rPr>
          <w:rFonts w:ascii="Times New Roman" w:hAnsi="Times New Roman" w:cs="Times New Roman"/>
          <w:sz w:val="24"/>
          <w:szCs w:val="24"/>
        </w:rPr>
        <w:t xml:space="preserve"> </w:t>
      </w:r>
      <w:r w:rsidR="00895449">
        <w:rPr>
          <w:rFonts w:ascii="Times New Roman" w:hAnsi="Times New Roman" w:cs="Times New Roman"/>
          <w:sz w:val="24"/>
          <w:szCs w:val="24"/>
        </w:rPr>
        <w:fldChar w:fldCharType="begin">
          <w:fldData xml:space="preserve">PEVuZE5vdGU+PENpdGU+PEF1dGhvcj5IYXdraW5zPC9BdXRob3I+PFllYXI+MjAxMDwvWWVhcj48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</w:fldData>
        </w:fldChar>
      </w:r>
      <w:r w:rsidR="008918F2">
        <w:rPr>
          <w:rFonts w:ascii="Times New Roman" w:hAnsi="Times New Roman" w:cs="Times New Roman"/>
          <w:sz w:val="24"/>
          <w:szCs w:val="24"/>
        </w:rPr>
        <w:instrText xml:space="preserve"> ADDIN EN.CITE </w:instrText>
      </w:r>
      <w:r w:rsidR="008918F2">
        <w:rPr>
          <w:rFonts w:ascii="Times New Roman" w:hAnsi="Times New Roman" w:cs="Times New Roman"/>
          <w:sz w:val="24"/>
          <w:szCs w:val="24"/>
        </w:rPr>
        <w:fldChar w:fldCharType="begin">
          <w:fldData xml:space="preserve">PEVuZE5vdGU+PENpdGU+PEF1dGhvcj5IYXdraW5zPC9BdXRob3I+PFllYXI+MjAxMDwvWWVhcj48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</w:fldData>
        </w:fldChar>
      </w:r>
      <w:r w:rsidR="008918F2">
        <w:rPr>
          <w:rFonts w:ascii="Times New Roman" w:hAnsi="Times New Roman" w:cs="Times New Roman"/>
          <w:sz w:val="24"/>
          <w:szCs w:val="24"/>
        </w:rPr>
        <w:instrText xml:space="preserve"> ADDIN EN.CITE.DATA </w:instrText>
      </w:r>
      <w:r w:rsidR="008918F2">
        <w:rPr>
          <w:rFonts w:ascii="Times New Roman" w:hAnsi="Times New Roman" w:cs="Times New Roman"/>
          <w:sz w:val="24"/>
          <w:szCs w:val="24"/>
        </w:rPr>
      </w:r>
      <w:r w:rsidR="008918F2">
        <w:rPr>
          <w:rFonts w:ascii="Times New Roman" w:hAnsi="Times New Roman" w:cs="Times New Roman"/>
          <w:sz w:val="24"/>
          <w:szCs w:val="24"/>
        </w:rPr>
        <w:fldChar w:fldCharType="end"/>
      </w:r>
      <w:r w:rsidR="00895449">
        <w:rPr>
          <w:rFonts w:ascii="Times New Roman" w:hAnsi="Times New Roman" w:cs="Times New Roman"/>
          <w:sz w:val="24"/>
          <w:szCs w:val="24"/>
        </w:rPr>
      </w:r>
      <w:r w:rsidR="00895449">
        <w:rPr>
          <w:rFonts w:ascii="Times New Roman" w:hAnsi="Times New Roman" w:cs="Times New Roman"/>
          <w:sz w:val="24"/>
          <w:szCs w:val="24"/>
        </w:rPr>
        <w:fldChar w:fldCharType="separate"/>
      </w:r>
      <w:del w:id="54"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"_ENREF_61" \o "Stoddard, 2006 #58"</w:delInstrText>
        </w:r>
        <w:r w:rsidR="00000000">
          <w:fldChar w:fldCharType="separate"/>
        </w:r>
        <w:r w:rsidR="00FE06C8">
          <w:rPr>
            <w:rFonts w:ascii="Times New Roman" w:hAnsi="Times New Roman" w:cs="Times New Roman"/>
            <w:noProof/>
            <w:sz w:val="24"/>
            <w:szCs w:val="24"/>
          </w:rPr>
          <w:delText>Stoddard et al. 2006</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"_ENREF_22" \o "Hawkins, 2010 #25"</w:delInstrText>
        </w:r>
        <w:r w:rsidR="00000000">
          <w:fldChar w:fldCharType="separate"/>
        </w:r>
        <w:r w:rsidR="00FE06C8">
          <w:rPr>
            <w:rFonts w:ascii="Times New Roman" w:hAnsi="Times New Roman" w:cs="Times New Roman"/>
            <w:noProof/>
            <w:sz w:val="24"/>
            <w:szCs w:val="24"/>
          </w:rPr>
          <w:delText>Hawkins et al. 2010</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"_ENREF_42" \o "McNellie, 2020 #53"</w:delInstrText>
        </w:r>
        <w:r w:rsidR="00000000">
          <w:fldChar w:fldCharType="separate"/>
        </w:r>
        <w:r w:rsidR="00FE06C8">
          <w:rPr>
            <w:rFonts w:ascii="Times New Roman" w:hAnsi="Times New Roman" w:cs="Times New Roman"/>
            <w:noProof/>
            <w:sz w:val="24"/>
            <w:szCs w:val="24"/>
          </w:rPr>
          <w:delText>McNellie et al. 2020</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55" w:author="Kopp, Darin" w:date="2025-02-20T15:34:00Z">
        <w:r w:rsidR="008918F2">
          <w:rPr>
            <w:rFonts w:ascii="Times New Roman" w:hAnsi="Times New Roman" w:cs="Times New Roman"/>
            <w:noProof/>
            <w:sz w:val="24"/>
            <w:szCs w:val="24"/>
          </w:rPr>
          <w:t>(</w:t>
        </w:r>
        <w:r w:rsidR="00000000">
          <w:fldChar w:fldCharType="begin"/>
        </w:r>
        <w:r w:rsidR="00000000">
          <w:instrText>HYPERLINK \l "_ENREF_79" \o "Stoddard, 2006 #58"</w:instrText>
        </w:r>
        <w:r w:rsidR="00000000">
          <w:fldChar w:fldCharType="separate"/>
        </w:r>
        <w:r w:rsidR="00707795">
          <w:rPr>
            <w:rFonts w:ascii="Times New Roman" w:hAnsi="Times New Roman" w:cs="Times New Roman"/>
            <w:noProof/>
            <w:sz w:val="24"/>
            <w:szCs w:val="24"/>
          </w:rPr>
          <w:t>Stoddard et al. 2006</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 xml:space="preserve">, </w:t>
        </w:r>
        <w:r w:rsidR="00000000">
          <w:fldChar w:fldCharType="begin"/>
        </w:r>
        <w:r w:rsidR="00000000">
          <w:instrText>HYPERLINK \l "_ENREF_28" \o "Hawkins, 2010 #25"</w:instrText>
        </w:r>
        <w:r w:rsidR="00000000">
          <w:fldChar w:fldCharType="separate"/>
        </w:r>
        <w:r w:rsidR="00707795">
          <w:rPr>
            <w:rFonts w:ascii="Times New Roman" w:hAnsi="Times New Roman" w:cs="Times New Roman"/>
            <w:noProof/>
            <w:sz w:val="24"/>
            <w:szCs w:val="24"/>
          </w:rPr>
          <w:t>Hawkins et al. 2010</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 xml:space="preserve">, </w:t>
        </w:r>
        <w:r w:rsidR="00000000">
          <w:fldChar w:fldCharType="begin"/>
        </w:r>
        <w:r w:rsidR="00000000">
          <w:instrText>HYPERLINK \l "_ENREF_47" \o "McNellie, 2020 #53"</w:instrText>
        </w:r>
        <w:r w:rsidR="00000000">
          <w:fldChar w:fldCharType="separate"/>
        </w:r>
        <w:r w:rsidR="00707795">
          <w:rPr>
            <w:rFonts w:ascii="Times New Roman" w:hAnsi="Times New Roman" w:cs="Times New Roman"/>
            <w:noProof/>
            <w:sz w:val="24"/>
            <w:szCs w:val="24"/>
          </w:rPr>
          <w:t>McNellie et al. 2020</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w:t>
        </w:r>
      </w:ins>
      <w:r w:rsidR="00895449">
        <w:rPr>
          <w:rFonts w:ascii="Times New Roman" w:hAnsi="Times New Roman" w:cs="Times New Roman"/>
          <w:sz w:val="24"/>
          <w:szCs w:val="24"/>
        </w:rPr>
        <w:fldChar w:fldCharType="end"/>
      </w:r>
      <w:r w:rsidR="003C3DEF">
        <w:rPr>
          <w:rFonts w:ascii="Times New Roman" w:hAnsi="Times New Roman" w:cs="Times New Roman"/>
          <w:sz w:val="24"/>
          <w:szCs w:val="24"/>
        </w:rPr>
        <w:t>. Ideally</w:t>
      </w:r>
      <w:r w:rsidR="00820C63">
        <w:rPr>
          <w:rFonts w:ascii="Times New Roman" w:hAnsi="Times New Roman" w:cs="Times New Roman"/>
          <w:sz w:val="24"/>
          <w:szCs w:val="24"/>
        </w:rPr>
        <w:t>,</w:t>
      </w:r>
      <w:r w:rsidR="00561849">
        <w:rPr>
          <w:rFonts w:ascii="Times New Roman" w:hAnsi="Times New Roman" w:cs="Times New Roman"/>
          <w:sz w:val="24"/>
          <w:szCs w:val="24"/>
        </w:rPr>
        <w:t xml:space="preserve"> benchmarks </w:t>
      </w:r>
      <w:r w:rsidR="003C3DEF">
        <w:rPr>
          <w:rFonts w:ascii="Times New Roman" w:hAnsi="Times New Roman" w:cs="Times New Roman"/>
          <w:sz w:val="24"/>
          <w:szCs w:val="24"/>
        </w:rPr>
        <w:t xml:space="preserve">should represent </w:t>
      </w:r>
      <w:r w:rsidR="00561849">
        <w:rPr>
          <w:rFonts w:ascii="Times New Roman" w:hAnsi="Times New Roman" w:cs="Times New Roman"/>
          <w:sz w:val="24"/>
          <w:szCs w:val="24"/>
        </w:rPr>
        <w:t>chemical, physical</w:t>
      </w:r>
      <w:r w:rsidR="00CD3FFF">
        <w:rPr>
          <w:rFonts w:ascii="Times New Roman" w:hAnsi="Times New Roman" w:cs="Times New Roman"/>
          <w:sz w:val="24"/>
          <w:szCs w:val="24"/>
        </w:rPr>
        <w:t>,</w:t>
      </w:r>
      <w:r w:rsidR="00561849">
        <w:rPr>
          <w:rFonts w:ascii="Times New Roman" w:hAnsi="Times New Roman" w:cs="Times New Roman"/>
          <w:sz w:val="24"/>
          <w:szCs w:val="24"/>
        </w:rPr>
        <w:t xml:space="preserve"> and biological characteristics</w:t>
      </w:r>
      <w:r w:rsidR="00CA5FE5">
        <w:rPr>
          <w:rFonts w:ascii="Times New Roman" w:hAnsi="Times New Roman" w:cs="Times New Roman"/>
          <w:sz w:val="24"/>
          <w:szCs w:val="24"/>
        </w:rPr>
        <w:t xml:space="preserve"> with minimal anthropogenic disturbance</w:t>
      </w:r>
      <w:r w:rsidR="00594C52">
        <w:rPr>
          <w:rFonts w:ascii="Times New Roman" w:hAnsi="Times New Roman" w:cs="Times New Roman"/>
          <w:sz w:val="24"/>
          <w:szCs w:val="24"/>
        </w:rPr>
        <w:t xml:space="preserve"> </w:t>
      </w:r>
      <w:r w:rsidR="00594C52">
        <w:rPr>
          <w:rFonts w:ascii="Times New Roman" w:hAnsi="Times New Roman" w:cs="Times New Roman"/>
          <w:sz w:val="24"/>
          <w:szCs w:val="24"/>
        </w:rPr>
        <w:fldChar w:fldCharType="begin">
          <w:fldData xml:space="preserve">PEVuZE5vdGU+PENpdGU+PEF1dGhvcj5SZXlub2xkc29uPC9BdXRob3I+PFllYXI+MTk5NzwvWWVh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</w:fldData>
        </w:fldChar>
      </w:r>
      <w:r w:rsidR="008918F2">
        <w:rPr>
          <w:rFonts w:ascii="Times New Roman" w:hAnsi="Times New Roman" w:cs="Times New Roman"/>
          <w:sz w:val="24"/>
          <w:szCs w:val="24"/>
        </w:rPr>
        <w:instrText xml:space="preserve"> ADDIN EN.CITE </w:instrText>
      </w:r>
      <w:r w:rsidR="008918F2">
        <w:rPr>
          <w:rFonts w:ascii="Times New Roman" w:hAnsi="Times New Roman" w:cs="Times New Roman"/>
          <w:sz w:val="24"/>
          <w:szCs w:val="24"/>
        </w:rPr>
        <w:fldChar w:fldCharType="begin">
          <w:fldData xml:space="preserve">PEVuZE5vdGU+PENpdGU+PEF1dGhvcj5SZXlub2xkc29uPC9BdXRob3I+PFllYXI+MTk5NzwvWWVh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</w:fldData>
        </w:fldChar>
      </w:r>
      <w:r w:rsidR="008918F2">
        <w:rPr>
          <w:rFonts w:ascii="Times New Roman" w:hAnsi="Times New Roman" w:cs="Times New Roman"/>
          <w:sz w:val="24"/>
          <w:szCs w:val="24"/>
        </w:rPr>
        <w:instrText xml:space="preserve"> ADDIN EN.CITE.DATA </w:instrText>
      </w:r>
      <w:r w:rsidR="008918F2">
        <w:rPr>
          <w:rFonts w:ascii="Times New Roman" w:hAnsi="Times New Roman" w:cs="Times New Roman"/>
          <w:sz w:val="24"/>
          <w:szCs w:val="24"/>
        </w:rPr>
      </w:r>
      <w:r w:rsidR="008918F2">
        <w:rPr>
          <w:rFonts w:ascii="Times New Roman" w:hAnsi="Times New Roman" w:cs="Times New Roman"/>
          <w:sz w:val="24"/>
          <w:szCs w:val="24"/>
        </w:rPr>
        <w:fldChar w:fldCharType="end"/>
      </w:r>
      <w:r w:rsidR="00594C52">
        <w:rPr>
          <w:rFonts w:ascii="Times New Roman" w:hAnsi="Times New Roman" w:cs="Times New Roman"/>
          <w:sz w:val="24"/>
          <w:szCs w:val="24"/>
        </w:rPr>
      </w:r>
      <w:r w:rsidR="00594C52">
        <w:rPr>
          <w:rFonts w:ascii="Times New Roman" w:hAnsi="Times New Roman" w:cs="Times New Roman"/>
          <w:sz w:val="24"/>
          <w:szCs w:val="24"/>
        </w:rPr>
        <w:fldChar w:fldCharType="separate"/>
      </w:r>
      <w:del w:id="56"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"_ENREF_52" \o "Reynoldson, 1997 #57"</w:delInstrText>
        </w:r>
        <w:r w:rsidR="00000000">
          <w:fldChar w:fldCharType="separate"/>
        </w:r>
        <w:r w:rsidR="00FE06C8">
          <w:rPr>
            <w:rFonts w:ascii="Times New Roman" w:hAnsi="Times New Roman" w:cs="Times New Roman"/>
            <w:noProof/>
            <w:sz w:val="24"/>
            <w:szCs w:val="24"/>
          </w:rPr>
          <w:delText>Reynoldson et al. 1997</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"_ENREF_61" \o "Stoddard, 2006 #58"</w:delInstrText>
        </w:r>
        <w:r w:rsidR="00000000">
          <w:fldChar w:fldCharType="separate"/>
        </w:r>
        <w:r w:rsidR="00FE06C8">
          <w:rPr>
            <w:rFonts w:ascii="Times New Roman" w:hAnsi="Times New Roman" w:cs="Times New Roman"/>
            <w:noProof/>
            <w:sz w:val="24"/>
            <w:szCs w:val="24"/>
          </w:rPr>
          <w:delText>Stoddard et al. 2006</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57" w:author="Kopp, Darin" w:date="2025-02-20T15:34:00Z">
        <w:r w:rsidR="008918F2">
          <w:rPr>
            <w:rFonts w:ascii="Times New Roman" w:hAnsi="Times New Roman" w:cs="Times New Roman"/>
            <w:noProof/>
            <w:sz w:val="24"/>
            <w:szCs w:val="24"/>
          </w:rPr>
          <w:t>(</w:t>
        </w:r>
        <w:r w:rsidR="00000000">
          <w:fldChar w:fldCharType="begin"/>
        </w:r>
        <w:r w:rsidR="00000000">
          <w:instrText>HYPERLINK \l "_ENREF_67" \o "Reynoldson, 1997 #57"</w:instrText>
        </w:r>
        <w:r w:rsidR="00000000">
          <w:fldChar w:fldCharType="separate"/>
        </w:r>
        <w:r w:rsidR="00707795">
          <w:rPr>
            <w:rFonts w:ascii="Times New Roman" w:hAnsi="Times New Roman" w:cs="Times New Roman"/>
            <w:noProof/>
            <w:sz w:val="24"/>
            <w:szCs w:val="24"/>
          </w:rPr>
          <w:t>Reynoldson et al. 1997</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 xml:space="preserve">, </w:t>
        </w:r>
        <w:r w:rsidR="00000000">
          <w:fldChar w:fldCharType="begin"/>
        </w:r>
        <w:r w:rsidR="00000000">
          <w:instrText>HYPERLINK \l "_ENREF_79" \o "Stoddard, 2006 #58"</w:instrText>
        </w:r>
        <w:r w:rsidR="00000000">
          <w:fldChar w:fldCharType="separate"/>
        </w:r>
        <w:r w:rsidR="00707795">
          <w:rPr>
            <w:rFonts w:ascii="Times New Roman" w:hAnsi="Times New Roman" w:cs="Times New Roman"/>
            <w:noProof/>
            <w:sz w:val="24"/>
            <w:szCs w:val="24"/>
          </w:rPr>
          <w:t>Stoddard et al. 2006</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w:t>
        </w:r>
      </w:ins>
      <w:r w:rsidR="00594C52">
        <w:rPr>
          <w:rFonts w:ascii="Times New Roman" w:hAnsi="Times New Roman" w:cs="Times New Roman"/>
          <w:sz w:val="24"/>
          <w:szCs w:val="24"/>
        </w:rPr>
        <w:fldChar w:fldCharType="end"/>
      </w:r>
      <w:r w:rsidR="00594C52">
        <w:rPr>
          <w:rFonts w:ascii="Times New Roman" w:hAnsi="Times New Roman" w:cs="Times New Roman"/>
          <w:sz w:val="24"/>
          <w:szCs w:val="24"/>
        </w:rPr>
        <w:t>.</w:t>
      </w:r>
      <w:r w:rsidR="00913D87">
        <w:rPr>
          <w:rFonts w:ascii="Times New Roman" w:hAnsi="Times New Roman" w:cs="Times New Roman"/>
          <w:sz w:val="24"/>
          <w:szCs w:val="24"/>
        </w:rPr>
        <w:t xml:space="preserve"> </w:t>
      </w:r>
      <w:r w:rsidR="000C1C38">
        <w:rPr>
          <w:rFonts w:ascii="Times New Roman" w:hAnsi="Times New Roman" w:cs="Times New Roman"/>
          <w:sz w:val="24"/>
          <w:szCs w:val="24"/>
        </w:rPr>
        <w:t>However, f</w:t>
      </w:r>
      <w:r w:rsidR="00237413">
        <w:rPr>
          <w:rFonts w:ascii="Times New Roman" w:hAnsi="Times New Roman" w:cs="Times New Roman"/>
          <w:sz w:val="24"/>
          <w:szCs w:val="24"/>
        </w:rPr>
        <w:t>or many ecosystems</w:t>
      </w:r>
      <w:r w:rsidR="003C3DEF">
        <w:rPr>
          <w:rFonts w:ascii="Times New Roman" w:hAnsi="Times New Roman" w:cs="Times New Roman"/>
          <w:sz w:val="24"/>
          <w:szCs w:val="24"/>
        </w:rPr>
        <w:t xml:space="preserve"> </w:t>
      </w:r>
      <w:r w:rsidR="00820C63">
        <w:rPr>
          <w:rFonts w:ascii="Times New Roman" w:hAnsi="Times New Roman" w:cs="Times New Roman"/>
          <w:sz w:val="24"/>
          <w:szCs w:val="24"/>
        </w:rPr>
        <w:t xml:space="preserve">the </w:t>
      </w:r>
      <w:r w:rsidR="002D1B27">
        <w:rPr>
          <w:rFonts w:ascii="Times New Roman" w:hAnsi="Times New Roman" w:cs="Times New Roman"/>
          <w:sz w:val="24"/>
          <w:szCs w:val="24"/>
        </w:rPr>
        <w:t xml:space="preserve">minimally disturbed </w:t>
      </w:r>
      <w:r w:rsidR="003C3DEF">
        <w:rPr>
          <w:rFonts w:ascii="Times New Roman" w:hAnsi="Times New Roman" w:cs="Times New Roman"/>
          <w:sz w:val="24"/>
          <w:szCs w:val="24"/>
        </w:rPr>
        <w:t>condition is difficult to quantify</w:t>
      </w:r>
      <w:r w:rsidR="00594C52">
        <w:rPr>
          <w:rFonts w:ascii="Times New Roman" w:hAnsi="Times New Roman" w:cs="Times New Roman"/>
          <w:sz w:val="24"/>
          <w:szCs w:val="24"/>
        </w:rPr>
        <w:t xml:space="preserve"> or may no longer exist </w:t>
      </w:r>
      <w:r w:rsidR="00594C52">
        <w:rPr>
          <w:rFonts w:ascii="Times New Roman" w:hAnsi="Times New Roman" w:cs="Times New Roman"/>
          <w:sz w:val="24"/>
          <w:szCs w:val="24"/>
        </w:rPr>
        <w:fldChar w:fldCharType="begin">
          <w:fldData xml:space="preserve">PEVuZE5vdGU+PENpdGU+PEF1dGhvcj5EdWRnZW9uPC9BdXRob3I+PFllYXI+MjAwNjwvWWVhcj48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</w:fldData>
        </w:fldChar>
      </w:r>
      <w:r w:rsidR="008918F2">
        <w:rPr>
          <w:rFonts w:ascii="Times New Roman" w:hAnsi="Times New Roman" w:cs="Times New Roman"/>
          <w:sz w:val="24"/>
          <w:szCs w:val="24"/>
        </w:rPr>
        <w:instrText xml:space="preserve"> ADDIN EN.CITE </w:instrText>
      </w:r>
      <w:r w:rsidR="008918F2">
        <w:rPr>
          <w:rFonts w:ascii="Times New Roman" w:hAnsi="Times New Roman" w:cs="Times New Roman"/>
          <w:sz w:val="24"/>
          <w:szCs w:val="24"/>
        </w:rPr>
        <w:fldChar w:fldCharType="begin">
          <w:fldData xml:space="preserve">PEVuZE5vdGU+PENpdGU+PEF1dGhvcj5EdWRnZW9uPC9BdXRob3I+PFllYXI+MjAwNjwvWWVhcj48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</w:fldData>
        </w:fldChar>
      </w:r>
      <w:r w:rsidR="008918F2">
        <w:rPr>
          <w:rFonts w:ascii="Times New Roman" w:hAnsi="Times New Roman" w:cs="Times New Roman"/>
          <w:sz w:val="24"/>
          <w:szCs w:val="24"/>
        </w:rPr>
        <w:instrText xml:space="preserve"> ADDIN EN.CITE.DATA </w:instrText>
      </w:r>
      <w:r w:rsidR="008918F2">
        <w:rPr>
          <w:rFonts w:ascii="Times New Roman" w:hAnsi="Times New Roman" w:cs="Times New Roman"/>
          <w:sz w:val="24"/>
          <w:szCs w:val="24"/>
        </w:rPr>
      </w:r>
      <w:r w:rsidR="008918F2">
        <w:rPr>
          <w:rFonts w:ascii="Times New Roman" w:hAnsi="Times New Roman" w:cs="Times New Roman"/>
          <w:sz w:val="24"/>
          <w:szCs w:val="24"/>
        </w:rPr>
        <w:fldChar w:fldCharType="end"/>
      </w:r>
      <w:r w:rsidR="00594C52">
        <w:rPr>
          <w:rFonts w:ascii="Times New Roman" w:hAnsi="Times New Roman" w:cs="Times New Roman"/>
          <w:sz w:val="24"/>
          <w:szCs w:val="24"/>
        </w:rPr>
      </w:r>
      <w:r w:rsidR="00594C52">
        <w:rPr>
          <w:rFonts w:ascii="Times New Roman" w:hAnsi="Times New Roman" w:cs="Times New Roman"/>
          <w:sz w:val="24"/>
          <w:szCs w:val="24"/>
        </w:rPr>
        <w:fldChar w:fldCharType="separate"/>
      </w:r>
      <w:del w:id="58"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"_ENREF_14" \o "Dudgeon, 2006 #13"</w:delInstrText>
        </w:r>
        <w:r w:rsidR="00000000">
          <w:fldChar w:fldCharType="separate"/>
        </w:r>
        <w:r w:rsidR="00FE06C8">
          <w:rPr>
            <w:rFonts w:ascii="Times New Roman" w:hAnsi="Times New Roman" w:cs="Times New Roman"/>
            <w:noProof/>
            <w:sz w:val="24"/>
            <w:szCs w:val="24"/>
          </w:rPr>
          <w:delText>Dudgeon et al. 2006</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"_ENREF_70" \o "Vörösmarty, 2010 #59"</w:delInstrText>
        </w:r>
        <w:r w:rsidR="00000000">
          <w:fldChar w:fldCharType="separate"/>
        </w:r>
        <w:r w:rsidR="00FE06C8">
          <w:rPr>
            <w:rFonts w:ascii="Times New Roman" w:hAnsi="Times New Roman" w:cs="Times New Roman"/>
            <w:noProof/>
            <w:sz w:val="24"/>
            <w:szCs w:val="24"/>
          </w:rPr>
          <w:delText>Vörösmarty et al. 2010</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"_ENREF_42" \o "McNellie, 2020 #53"</w:delInstrText>
        </w:r>
        <w:r w:rsidR="00000000">
          <w:fldChar w:fldCharType="separate"/>
        </w:r>
        <w:r w:rsidR="00FE06C8">
          <w:rPr>
            <w:rFonts w:ascii="Times New Roman" w:hAnsi="Times New Roman" w:cs="Times New Roman"/>
            <w:noProof/>
            <w:sz w:val="24"/>
            <w:szCs w:val="24"/>
          </w:rPr>
          <w:delText>McNellie et al. 2020</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59" w:author="Kopp, Darin" w:date="2025-02-20T15:34:00Z">
        <w:r w:rsidR="008918F2">
          <w:rPr>
            <w:rFonts w:ascii="Times New Roman" w:hAnsi="Times New Roman" w:cs="Times New Roman"/>
            <w:noProof/>
            <w:sz w:val="24"/>
            <w:szCs w:val="24"/>
          </w:rPr>
          <w:t>(</w:t>
        </w:r>
        <w:r w:rsidR="00000000">
          <w:fldChar w:fldCharType="begin"/>
        </w:r>
        <w:r w:rsidR="00000000">
          <w:instrText>HYPERLINK \l "_ENREF_17" \o "Dudgeon, 2006 #13"</w:instrText>
        </w:r>
        <w:r w:rsidR="00000000">
          <w:fldChar w:fldCharType="separate"/>
        </w:r>
        <w:r w:rsidR="00707795">
          <w:rPr>
            <w:rFonts w:ascii="Times New Roman" w:hAnsi="Times New Roman" w:cs="Times New Roman"/>
            <w:noProof/>
            <w:sz w:val="24"/>
            <w:szCs w:val="24"/>
          </w:rPr>
          <w:t>Dudgeon et al. 2006</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 xml:space="preserve">, </w:t>
        </w:r>
        <w:r w:rsidR="00000000">
          <w:fldChar w:fldCharType="begin"/>
        </w:r>
        <w:r w:rsidR="00000000">
          <w:instrText>HYPERLINK \l "_ENREF_89" \o "Vörösmarty, 2010 #59"</w:instrText>
        </w:r>
        <w:r w:rsidR="00000000">
          <w:fldChar w:fldCharType="separate"/>
        </w:r>
        <w:r w:rsidR="00707795">
          <w:rPr>
            <w:rFonts w:ascii="Times New Roman" w:hAnsi="Times New Roman" w:cs="Times New Roman"/>
            <w:noProof/>
            <w:sz w:val="24"/>
            <w:szCs w:val="24"/>
          </w:rPr>
          <w:t>Vörösmarty et al. 2010</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 xml:space="preserve">, </w:t>
        </w:r>
        <w:r w:rsidR="00000000">
          <w:fldChar w:fldCharType="begin"/>
        </w:r>
        <w:r w:rsidR="00000000">
          <w:instrText>HYPERLINK \l "_ENREF_47" \o "McNellie, 2020 #53"</w:instrText>
        </w:r>
        <w:r w:rsidR="00000000">
          <w:fldChar w:fldCharType="separate"/>
        </w:r>
        <w:r w:rsidR="00707795">
          <w:rPr>
            <w:rFonts w:ascii="Times New Roman" w:hAnsi="Times New Roman" w:cs="Times New Roman"/>
            <w:noProof/>
            <w:sz w:val="24"/>
            <w:szCs w:val="24"/>
          </w:rPr>
          <w:t>McNellie et al. 2020</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w:t>
        </w:r>
      </w:ins>
      <w:r w:rsidR="00594C52">
        <w:rPr>
          <w:rFonts w:ascii="Times New Roman" w:hAnsi="Times New Roman" w:cs="Times New Roman"/>
          <w:sz w:val="24"/>
          <w:szCs w:val="24"/>
        </w:rPr>
        <w:fldChar w:fldCharType="end"/>
      </w:r>
      <w:r w:rsidR="00594C52">
        <w:rPr>
          <w:rFonts w:ascii="Times New Roman" w:hAnsi="Times New Roman" w:cs="Times New Roman"/>
          <w:sz w:val="24"/>
          <w:szCs w:val="24"/>
        </w:rPr>
        <w:t>.</w:t>
      </w:r>
      <w:r w:rsidR="00CA1F7C" w:rsidRPr="00CA1F7C">
        <w:rPr>
          <w:rFonts w:ascii="Times New Roman" w:hAnsi="Times New Roman" w:cs="Times New Roman"/>
          <w:color w:val="000000"/>
          <w:sz w:val="24"/>
          <w:szCs w:val="24"/>
        </w:rPr>
        <w:t xml:space="preserve"> </w:t>
      </w:r>
      <w:r w:rsidR="003C3DEF">
        <w:rPr>
          <w:rFonts w:ascii="Times New Roman" w:hAnsi="Times New Roman" w:cs="Times New Roman"/>
          <w:sz w:val="24"/>
          <w:szCs w:val="24"/>
        </w:rPr>
        <w:t xml:space="preserve">The concept of </w:t>
      </w:r>
      <w:r w:rsidR="00594C52">
        <w:rPr>
          <w:rFonts w:ascii="Times New Roman" w:hAnsi="Times New Roman" w:cs="Times New Roman"/>
          <w:sz w:val="24"/>
          <w:szCs w:val="24"/>
        </w:rPr>
        <w:t>“least disturbed”</w:t>
      </w:r>
      <w:r w:rsidR="00237413">
        <w:rPr>
          <w:rFonts w:ascii="Times New Roman" w:hAnsi="Times New Roman" w:cs="Times New Roman"/>
          <w:sz w:val="24"/>
          <w:szCs w:val="24"/>
        </w:rPr>
        <w:t xml:space="preserve"> </w:t>
      </w:r>
      <w:r w:rsidR="00E569CC">
        <w:rPr>
          <w:rFonts w:ascii="Times New Roman" w:hAnsi="Times New Roman" w:cs="Times New Roman"/>
          <w:sz w:val="24"/>
          <w:szCs w:val="24"/>
        </w:rPr>
        <w:t>describe</w:t>
      </w:r>
      <w:r w:rsidR="00E903C3">
        <w:rPr>
          <w:rFonts w:ascii="Times New Roman" w:hAnsi="Times New Roman" w:cs="Times New Roman"/>
          <w:sz w:val="24"/>
          <w:szCs w:val="24"/>
        </w:rPr>
        <w:t>s</w:t>
      </w:r>
      <w:r w:rsidR="00E569CC">
        <w:rPr>
          <w:rFonts w:ascii="Times New Roman" w:hAnsi="Times New Roman" w:cs="Times New Roman"/>
          <w:sz w:val="24"/>
          <w:szCs w:val="24"/>
        </w:rPr>
        <w:t xml:space="preserve"> </w:t>
      </w:r>
      <w:r w:rsidR="008F6C68">
        <w:rPr>
          <w:rFonts w:ascii="Times New Roman" w:hAnsi="Times New Roman" w:cs="Times New Roman"/>
          <w:sz w:val="24"/>
          <w:szCs w:val="24"/>
        </w:rPr>
        <w:t>conditions</w:t>
      </w:r>
      <w:r w:rsidR="00B43A09">
        <w:rPr>
          <w:rFonts w:ascii="Times New Roman" w:hAnsi="Times New Roman" w:cs="Times New Roman"/>
          <w:sz w:val="24"/>
          <w:szCs w:val="24"/>
        </w:rPr>
        <w:t xml:space="preserve"> that are derived from</w:t>
      </w:r>
      <w:r w:rsidR="00594C52">
        <w:rPr>
          <w:rFonts w:ascii="Times New Roman" w:hAnsi="Times New Roman" w:cs="Times New Roman"/>
          <w:sz w:val="24"/>
          <w:szCs w:val="24"/>
        </w:rPr>
        <w:t xml:space="preserve"> a collection of sites that represent</w:t>
      </w:r>
      <w:r w:rsidR="00B43A09">
        <w:rPr>
          <w:rFonts w:ascii="Times New Roman" w:hAnsi="Times New Roman" w:cs="Times New Roman"/>
          <w:sz w:val="24"/>
          <w:szCs w:val="24"/>
        </w:rPr>
        <w:t xml:space="preserve"> the best available</w:t>
      </w:r>
      <w:r w:rsidR="008F6C68">
        <w:rPr>
          <w:rFonts w:ascii="Times New Roman" w:hAnsi="Times New Roman" w:cs="Times New Roman"/>
          <w:sz w:val="24"/>
          <w:szCs w:val="24"/>
        </w:rPr>
        <w:t>,</w:t>
      </w:r>
      <w:r w:rsidR="00B43A09">
        <w:rPr>
          <w:rFonts w:ascii="Times New Roman" w:hAnsi="Times New Roman" w:cs="Times New Roman"/>
          <w:sz w:val="24"/>
          <w:szCs w:val="24"/>
        </w:rPr>
        <w:t xml:space="preserve"> given today’s landscape </w:t>
      </w:r>
      <w:r w:rsidR="00E569CC">
        <w:rPr>
          <w:rFonts w:ascii="Times New Roman" w:hAnsi="Times New Roman" w:cs="Times New Roman"/>
          <w:sz w:val="24"/>
          <w:szCs w:val="24"/>
        </w:rPr>
        <w:fldChar w:fldCharType="begin"/>
      </w:r>
      <w:r w:rsidR="008918F2">
        <w:rPr>
          <w:rFonts w:ascii="Times New Roman" w:hAnsi="Times New Roman" w:cs="Times New Roman"/>
          <w:sz w:val="24"/>
          <w:szCs w:val="24"/>
        </w:rPr>
        <w:instrText xml:space="preserve"> ADDIN EN.CITE &lt;EndNote&gt;&lt;Cite&gt;&lt;Author&gt;Stoddard&lt;/Author&gt;&lt;Year&gt;2006&lt;/Year&gt;&lt;RecNum&gt;58&lt;/RecNum&gt;&lt;DisplayText&gt;(Stoddard et al. 2006)&lt;/DisplayText&gt;&lt;record&gt;&lt;rec-number&gt;58&lt;/rec-number&gt;&lt;foreign-keys&gt;&lt;key app="EN" db-id="rtxzfetfi9xw07eeartpf9t7wwtdt2arspvw" timestamp="1708542661" guid="98e6235a-712c-45a5-94e5-bf07f2c69808"&gt;58&lt;/key&gt;&lt;/foreign-keys&gt;&lt;ref-type name="Journal Article"&gt;17&lt;/ref-type&gt;&lt;contributors&gt;&lt;authors&gt;&lt;author&gt;Stoddard, John L.&lt;/author&gt;&lt;author&gt;Larsen, David P.&lt;/author&gt;&lt;author&gt;Hawkins, Charles P.&lt;/author&gt;&lt;author&gt;Johnson, Richard K.&lt;/author&gt;&lt;author&gt;Norris, Richard H.&lt;/author&gt;&lt;/authors&gt;&lt;/contributors&gt;&lt;titles&gt;&lt;title&gt;SETTING EXPECTATIONS FOR THE ECOLOGICAL CONDITION OF STREAMS: THE CONCEPT OF REFERENCE CONDITION&lt;/title&gt;&lt;secondary-title&gt;Ecological Applications&lt;/secondary-title&gt;&lt;/titles&gt;&lt;periodical&gt;&lt;full-title&gt;Ecological Applications&lt;/full-title&gt;&lt;/periodical&gt;&lt;pages&gt;1267-1276&lt;/pages&gt;&lt;volume&gt;16&lt;/volume&gt;&lt;number&gt;4&lt;/number&gt;&lt;keywords&gt;&lt;keyword&gt;best attainable condition&lt;/keyword&gt;&lt;keyword&gt;bioassessment&lt;/keyword&gt;&lt;keyword&gt;Clean Water Act&lt;/keyword&gt;&lt;keyword&gt;consistency of terminology needed&lt;/keyword&gt;&lt;keyword&gt;historical condition&lt;/keyword&gt;&lt;keyword&gt;least disturbed condition&lt;/keyword&gt;&lt;keyword&gt;minimally disturbed condition&lt;/keyword&gt;&lt;keyword&gt;monitoring&lt;/keyword&gt;&lt;keyword&gt;reference condition defined&lt;/keyword&gt;&lt;/keywords&gt;&lt;dates&gt;&lt;year&gt;2006&lt;/year&gt;&lt;pub-dates&gt;&lt;date&gt;2006/08/01&lt;/date&gt;&lt;/pub-dates&gt;&lt;/dates&gt;&lt;publisher&gt;John Wiley &amp;amp; Sons, Ltd&lt;/publisher&gt;&lt;isbn&gt;1051-0761&lt;/isbn&gt;&lt;urls&gt;&lt;related-urls&gt;&lt;url&gt;https://doi.org/10.1890/1051-0761(2006)016[1267:SEFTEC]2.0.CO;2&lt;/url&gt;&lt;/related-urls&gt;&lt;/urls&gt;&lt;electronic-resource-num&gt;https://doi.org/10.1890/1051-0761(2006)016[1267:SEFTEC]2.0.CO;2&lt;/electronic-resource-num&gt;&lt;access-date&gt;2024/02/21&lt;/access-date&gt;&lt;/record&gt;&lt;/Cite&gt;&lt;/EndNote&gt;</w:instrText>
      </w:r>
      <w:r w:rsidR="00E569CC">
        <w:rPr>
          <w:rFonts w:ascii="Times New Roman" w:hAnsi="Times New Roman" w:cs="Times New Roman"/>
          <w:sz w:val="24"/>
          <w:szCs w:val="24"/>
        </w:rPr>
        <w:fldChar w:fldCharType="separate"/>
      </w:r>
      <w:del w:id="60"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"_ENREF_61" \o "Stoddard, 2006 #58"</w:delInstrText>
        </w:r>
        <w:r w:rsidR="00000000">
          <w:fldChar w:fldCharType="separate"/>
        </w:r>
        <w:r w:rsidR="00FE06C8">
          <w:rPr>
            <w:rFonts w:ascii="Times New Roman" w:hAnsi="Times New Roman" w:cs="Times New Roman"/>
            <w:noProof/>
            <w:sz w:val="24"/>
            <w:szCs w:val="24"/>
          </w:rPr>
          <w:delText>Stoddard et al. 2006</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61" w:author="Kopp, Darin" w:date="2025-02-20T15:34:00Z">
        <w:r w:rsidR="008918F2">
          <w:rPr>
            <w:rFonts w:ascii="Times New Roman" w:hAnsi="Times New Roman" w:cs="Times New Roman"/>
            <w:noProof/>
            <w:sz w:val="24"/>
            <w:szCs w:val="24"/>
          </w:rPr>
          <w:t>(</w:t>
        </w:r>
        <w:r w:rsidR="00000000">
          <w:fldChar w:fldCharType="begin"/>
        </w:r>
        <w:r w:rsidR="00000000">
          <w:instrText>HYPERLINK \l "_ENREF_79" \o "Stoddard, 2006 #58"</w:instrText>
        </w:r>
        <w:r w:rsidR="00000000">
          <w:fldChar w:fldCharType="separate"/>
        </w:r>
        <w:r w:rsidR="00707795">
          <w:rPr>
            <w:rFonts w:ascii="Times New Roman" w:hAnsi="Times New Roman" w:cs="Times New Roman"/>
            <w:noProof/>
            <w:sz w:val="24"/>
            <w:szCs w:val="24"/>
          </w:rPr>
          <w:t>Stoddard et al. 2006</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w:t>
        </w:r>
      </w:ins>
      <w:r w:rsidR="00E569CC">
        <w:rPr>
          <w:rFonts w:ascii="Times New Roman" w:hAnsi="Times New Roman" w:cs="Times New Roman"/>
          <w:sz w:val="24"/>
          <w:szCs w:val="24"/>
        </w:rPr>
        <w:fldChar w:fldCharType="end"/>
      </w:r>
      <w:r w:rsidR="00B43A09">
        <w:rPr>
          <w:rFonts w:ascii="Times New Roman" w:hAnsi="Times New Roman" w:cs="Times New Roman"/>
          <w:sz w:val="24"/>
          <w:szCs w:val="24"/>
        </w:rPr>
        <w:t xml:space="preserve">. </w:t>
      </w:r>
      <w:r w:rsidR="00491B27">
        <w:rPr>
          <w:rFonts w:ascii="Times New Roman" w:hAnsi="Times New Roman" w:cs="Times New Roman"/>
          <w:sz w:val="24"/>
          <w:szCs w:val="24"/>
        </w:rPr>
        <w:t>Unfortunately</w:t>
      </w:r>
      <w:r w:rsidR="00A04B8A">
        <w:rPr>
          <w:rFonts w:ascii="Times New Roman" w:hAnsi="Times New Roman" w:cs="Times New Roman"/>
          <w:sz w:val="24"/>
          <w:szCs w:val="24"/>
        </w:rPr>
        <w:t>,</w:t>
      </w:r>
      <w:r w:rsidR="00F22D03">
        <w:rPr>
          <w:rFonts w:ascii="Times New Roman" w:hAnsi="Times New Roman" w:cs="Times New Roman"/>
          <w:sz w:val="24"/>
          <w:szCs w:val="24"/>
        </w:rPr>
        <w:t xml:space="preserve"> </w:t>
      </w:r>
      <w:r w:rsidR="00ED2F27">
        <w:rPr>
          <w:rFonts w:ascii="Times New Roman" w:hAnsi="Times New Roman" w:cs="Times New Roman"/>
          <w:sz w:val="24"/>
          <w:szCs w:val="24"/>
        </w:rPr>
        <w:t xml:space="preserve">because anthropogenic disturbance is </w:t>
      </w:r>
      <w:r w:rsidR="00F22D03">
        <w:rPr>
          <w:rFonts w:ascii="Times New Roman" w:hAnsi="Times New Roman" w:cs="Times New Roman"/>
          <w:sz w:val="24"/>
          <w:szCs w:val="24"/>
        </w:rPr>
        <w:t>no</w:t>
      </w:r>
      <w:r w:rsidR="003F0A7B">
        <w:rPr>
          <w:rFonts w:ascii="Times New Roman" w:hAnsi="Times New Roman" w:cs="Times New Roman"/>
          <w:sz w:val="24"/>
          <w:szCs w:val="24"/>
        </w:rPr>
        <w:t xml:space="preserve">t evenly </w:t>
      </w:r>
      <w:r w:rsidR="00ED2F27">
        <w:rPr>
          <w:rFonts w:ascii="Times New Roman" w:hAnsi="Times New Roman" w:cs="Times New Roman"/>
          <w:sz w:val="24"/>
          <w:szCs w:val="24"/>
        </w:rPr>
        <w:t>distributed</w:t>
      </w:r>
      <w:r w:rsidR="003F0A7B">
        <w:rPr>
          <w:rFonts w:ascii="Times New Roman" w:hAnsi="Times New Roman" w:cs="Times New Roman"/>
          <w:sz w:val="24"/>
          <w:szCs w:val="24"/>
        </w:rPr>
        <w:t xml:space="preserve"> </w:t>
      </w:r>
      <w:r w:rsidR="00317E8C">
        <w:rPr>
          <w:rFonts w:ascii="Times New Roman" w:hAnsi="Times New Roman" w:cs="Times New Roman"/>
          <w:sz w:val="24"/>
          <w:szCs w:val="24"/>
        </w:rPr>
        <w:t>across the landscape</w:t>
      </w:r>
      <w:r w:rsidR="00B43A09">
        <w:rPr>
          <w:rFonts w:ascii="Times New Roman" w:hAnsi="Times New Roman" w:cs="Times New Roman"/>
          <w:sz w:val="24"/>
          <w:szCs w:val="24"/>
        </w:rPr>
        <w:t>,</w:t>
      </w:r>
      <w:r w:rsidR="00931320">
        <w:rPr>
          <w:rFonts w:ascii="Times New Roman" w:hAnsi="Times New Roman" w:cs="Times New Roman"/>
          <w:sz w:val="24"/>
          <w:szCs w:val="24"/>
        </w:rPr>
        <w:t xml:space="preserve"> </w:t>
      </w:r>
      <w:r w:rsidR="007F51EB">
        <w:rPr>
          <w:rFonts w:ascii="Times New Roman" w:hAnsi="Times New Roman" w:cs="Times New Roman"/>
          <w:sz w:val="24"/>
          <w:szCs w:val="24"/>
        </w:rPr>
        <w:t xml:space="preserve">sites in </w:t>
      </w:r>
      <w:r w:rsidR="00CA5FE5">
        <w:rPr>
          <w:rFonts w:ascii="Times New Roman" w:hAnsi="Times New Roman" w:cs="Times New Roman"/>
          <w:sz w:val="24"/>
          <w:szCs w:val="24"/>
        </w:rPr>
        <w:t>least</w:t>
      </w:r>
      <w:r w:rsidR="00F22D03">
        <w:rPr>
          <w:rFonts w:ascii="Times New Roman" w:hAnsi="Times New Roman" w:cs="Times New Roman"/>
          <w:sz w:val="24"/>
          <w:szCs w:val="24"/>
        </w:rPr>
        <w:t xml:space="preserve"> </w:t>
      </w:r>
      <w:r w:rsidR="00CA5FE5">
        <w:rPr>
          <w:rFonts w:ascii="Times New Roman" w:hAnsi="Times New Roman" w:cs="Times New Roman"/>
          <w:sz w:val="24"/>
          <w:szCs w:val="24"/>
        </w:rPr>
        <w:t>disturbed</w:t>
      </w:r>
      <w:r w:rsidR="00B43A09">
        <w:rPr>
          <w:rFonts w:ascii="Times New Roman" w:hAnsi="Times New Roman" w:cs="Times New Roman"/>
          <w:sz w:val="24"/>
          <w:szCs w:val="24"/>
        </w:rPr>
        <w:t xml:space="preserve"> </w:t>
      </w:r>
      <w:r w:rsidR="00C93838">
        <w:rPr>
          <w:rFonts w:ascii="Times New Roman" w:hAnsi="Times New Roman" w:cs="Times New Roman"/>
          <w:sz w:val="24"/>
          <w:szCs w:val="24"/>
        </w:rPr>
        <w:t xml:space="preserve">condition </w:t>
      </w:r>
      <w:r w:rsidR="000C2845">
        <w:rPr>
          <w:rFonts w:ascii="Times New Roman" w:hAnsi="Times New Roman" w:cs="Times New Roman"/>
          <w:sz w:val="24"/>
          <w:szCs w:val="24"/>
        </w:rPr>
        <w:t xml:space="preserve">can </w:t>
      </w:r>
      <w:r w:rsidR="007F51EB">
        <w:rPr>
          <w:rFonts w:ascii="Times New Roman" w:hAnsi="Times New Roman" w:cs="Times New Roman"/>
          <w:sz w:val="24"/>
          <w:szCs w:val="24"/>
        </w:rPr>
        <w:t xml:space="preserve">be spatially </w:t>
      </w:r>
      <w:del w:id="62" w:author="Kopp, Darin" w:date="2025-02-20T15:34:00Z">
        <w:r w:rsidR="001A64B2">
          <w:rPr>
            <w:rFonts w:ascii="Times New Roman" w:hAnsi="Times New Roman" w:cs="Times New Roman"/>
            <w:sz w:val="24"/>
            <w:szCs w:val="24"/>
          </w:rPr>
          <w:delText>aggregated</w:delText>
        </w:r>
        <w:r w:rsidR="007F51EB">
          <w:rPr>
            <w:rFonts w:ascii="Times New Roman" w:hAnsi="Times New Roman" w:cs="Times New Roman"/>
            <w:sz w:val="24"/>
            <w:szCs w:val="24"/>
          </w:rPr>
          <w:delText xml:space="preserve"> </w:delText>
        </w:r>
      </w:del>
      <w:ins w:id="63" w:author="Kopp, Darin" w:date="2025-02-20T15:34:00Z">
        <w:r w:rsidR="00ED001B">
          <w:rPr>
            <w:rFonts w:ascii="Times New Roman" w:hAnsi="Times New Roman" w:cs="Times New Roman"/>
            <w:sz w:val="24"/>
            <w:szCs w:val="24"/>
          </w:rPr>
          <w:t>biased</w:t>
        </w:r>
        <w:r w:rsidR="007F51EB">
          <w:rPr>
            <w:rFonts w:ascii="Times New Roman" w:hAnsi="Times New Roman" w:cs="Times New Roman"/>
            <w:sz w:val="24"/>
            <w:szCs w:val="24"/>
          </w:rPr>
          <w:t xml:space="preserve"> </w:t>
        </w:r>
        <w:r w:rsidR="00ED001B">
          <w:rPr>
            <w:rFonts w:ascii="Times New Roman" w:hAnsi="Times New Roman" w:cs="Times New Roman"/>
            <w:sz w:val="24"/>
            <w:szCs w:val="24"/>
          </w:rPr>
          <w:t>and/</w:t>
        </w:r>
      </w:ins>
      <w:r w:rsidR="00BC047B">
        <w:rPr>
          <w:rFonts w:ascii="Times New Roman" w:hAnsi="Times New Roman" w:cs="Times New Roman"/>
          <w:sz w:val="24"/>
          <w:szCs w:val="24"/>
        </w:rPr>
        <w:t>or</w:t>
      </w:r>
      <w:r w:rsidR="007F51EB">
        <w:rPr>
          <w:rFonts w:ascii="Times New Roman" w:hAnsi="Times New Roman" w:cs="Times New Roman"/>
          <w:sz w:val="24"/>
          <w:szCs w:val="24"/>
        </w:rPr>
        <w:t xml:space="preserve"> vary in quality </w:t>
      </w:r>
      <w:del w:id="64" w:author="Kopp, Darin" w:date="2025-02-20T15:34:00Z">
        <w:r w:rsidR="007F51EB">
          <w:rPr>
            <w:rFonts w:ascii="Times New Roman" w:hAnsi="Times New Roman" w:cs="Times New Roman"/>
            <w:sz w:val="24"/>
            <w:szCs w:val="24"/>
          </w:rPr>
          <w:delText xml:space="preserve">among </w:delText>
        </w:r>
        <w:r w:rsidR="000C2845">
          <w:rPr>
            <w:rFonts w:ascii="Times New Roman" w:hAnsi="Times New Roman" w:cs="Times New Roman"/>
            <w:sz w:val="24"/>
            <w:szCs w:val="24"/>
          </w:rPr>
          <w:delText xml:space="preserve">ecoregions </w:delText>
        </w:r>
      </w:del>
      <w:r w:rsidR="00E569CC">
        <w:rPr>
          <w:rFonts w:ascii="Times New Roman" w:hAnsi="Times New Roman" w:cs="Times New Roman"/>
          <w:sz w:val="24"/>
          <w:szCs w:val="24"/>
        </w:rPr>
        <w:fldChar w:fldCharType="begin">
          <w:fldData xml:space="preserve">PEVuZE5vdGU+PENpdGU+PEF1dGhvcj5IZXJsaWh5PC9BdXRob3I+PFllYXI+MjAwODwvWWVhcj48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</w:fldData>
        </w:fldChar>
      </w:r>
      <w:r w:rsidR="00662D5B">
        <w:rPr>
          <w:rFonts w:ascii="Times New Roman" w:hAnsi="Times New Roman" w:cs="Times New Roman"/>
          <w:sz w:val="24"/>
          <w:szCs w:val="24"/>
        </w:rPr>
        <w:instrText xml:space="preserve"> ADDIN EN.CITE </w:instrText>
      </w:r>
      <w:r w:rsidR="00662D5B">
        <w:rPr>
          <w:rFonts w:ascii="Times New Roman" w:hAnsi="Times New Roman" w:cs="Times New Roman"/>
          <w:sz w:val="24"/>
          <w:szCs w:val="24"/>
        </w:rPr>
        <w:fldChar w:fldCharType="begin">
          <w:fldData xml:space="preserve">PEVuZE5vdGU+PENpdGU+PEF1dGhvcj5IZXJsaWh5PC9BdXRob3I+PFllYXI+MjAwODwvWWVhcj48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</w:fldData>
        </w:fldChar>
      </w:r>
      <w:r w:rsidR="00662D5B">
        <w:rPr>
          <w:rFonts w:ascii="Times New Roman" w:hAnsi="Times New Roman" w:cs="Times New Roman"/>
          <w:sz w:val="24"/>
          <w:szCs w:val="24"/>
        </w:rPr>
        <w:instrText xml:space="preserve"> ADDIN EN.CITE.DATA </w:instrText>
      </w:r>
      <w:r w:rsidR="00662D5B">
        <w:rPr>
          <w:rFonts w:ascii="Times New Roman" w:hAnsi="Times New Roman" w:cs="Times New Roman"/>
          <w:sz w:val="24"/>
          <w:szCs w:val="24"/>
        </w:rPr>
      </w:r>
      <w:r w:rsidR="00662D5B">
        <w:rPr>
          <w:rFonts w:ascii="Times New Roman" w:hAnsi="Times New Roman" w:cs="Times New Roman"/>
          <w:sz w:val="24"/>
          <w:szCs w:val="24"/>
        </w:rPr>
        <w:fldChar w:fldCharType="end"/>
      </w:r>
      <w:r w:rsidR="00E569CC">
        <w:rPr>
          <w:rFonts w:ascii="Times New Roman" w:hAnsi="Times New Roman" w:cs="Times New Roman"/>
          <w:sz w:val="24"/>
          <w:szCs w:val="24"/>
        </w:rPr>
      </w:r>
      <w:r w:rsidR="00E569CC">
        <w:rPr>
          <w:rFonts w:ascii="Times New Roman" w:hAnsi="Times New Roman" w:cs="Times New Roman"/>
          <w:sz w:val="24"/>
          <w:szCs w:val="24"/>
        </w:rPr>
        <w:fldChar w:fldCharType="separate"/>
      </w:r>
      <w:del w:id="65" w:author="Kopp, Darin" w:date="2025-02-20T15:34:00Z">
        <w:r w:rsidR="007C04C2">
          <w:rPr>
            <w:rFonts w:ascii="Times New Roman" w:hAnsi="Times New Roman" w:cs="Times New Roman"/>
            <w:noProof/>
            <w:sz w:val="24"/>
            <w:szCs w:val="24"/>
          </w:rPr>
          <w:delText>(</w:delText>
        </w:r>
        <w:r w:rsidR="00000000">
          <w:fldChar w:fldCharType="begin"/>
        </w:r>
        <w:r w:rsidR="00000000">
          <w:delInstrText>HYPERLINK \l "_ENREF_25" \o "Herlihy, 2008 #27"</w:delInstrText>
        </w:r>
        <w:r w:rsidR="00000000">
          <w:fldChar w:fldCharType="separate"/>
        </w:r>
        <w:r w:rsidR="00FE06C8">
          <w:rPr>
            <w:rFonts w:ascii="Times New Roman" w:hAnsi="Times New Roman" w:cs="Times New Roman"/>
            <w:noProof/>
            <w:sz w:val="24"/>
            <w:szCs w:val="24"/>
          </w:rPr>
          <w:delText>Herlihy et al. 2008</w:delText>
        </w:r>
        <w:r w:rsidR="00000000">
          <w:rPr>
            <w:rFonts w:ascii="Times New Roman" w:hAnsi="Times New Roman" w:cs="Times New Roman"/>
            <w:noProof/>
            <w:sz w:val="24"/>
            <w:szCs w:val="24"/>
          </w:rPr>
          <w:fldChar w:fldCharType="end"/>
        </w:r>
        <w:r w:rsidR="007C04C2">
          <w:rPr>
            <w:rFonts w:ascii="Times New Roman" w:hAnsi="Times New Roman" w:cs="Times New Roman"/>
            <w:noProof/>
            <w:sz w:val="24"/>
            <w:szCs w:val="24"/>
          </w:rPr>
          <w:delText xml:space="preserve">, </w:delText>
        </w:r>
        <w:r w:rsidR="00000000">
          <w:fldChar w:fldCharType="begin"/>
        </w:r>
        <w:r w:rsidR="00000000">
          <w:delInstrText>HYPERLINK \l "_ENREF_42" \o "McNellie, 2020 #53"</w:delInstrText>
        </w:r>
        <w:r w:rsidR="00000000">
          <w:fldChar w:fldCharType="separate"/>
        </w:r>
        <w:r w:rsidR="00FE06C8">
          <w:rPr>
            <w:rFonts w:ascii="Times New Roman" w:hAnsi="Times New Roman" w:cs="Times New Roman"/>
            <w:noProof/>
            <w:sz w:val="24"/>
            <w:szCs w:val="24"/>
          </w:rPr>
          <w:delText>McNellie et al. 2020</w:delText>
        </w:r>
        <w:r w:rsidR="00000000">
          <w:rPr>
            <w:rFonts w:ascii="Times New Roman" w:hAnsi="Times New Roman" w:cs="Times New Roman"/>
            <w:noProof/>
            <w:sz w:val="24"/>
            <w:szCs w:val="24"/>
          </w:rPr>
          <w:fldChar w:fldCharType="end"/>
        </w:r>
        <w:r w:rsidR="007C04C2">
          <w:rPr>
            <w:rFonts w:ascii="Times New Roman" w:hAnsi="Times New Roman" w:cs="Times New Roman"/>
            <w:noProof/>
            <w:sz w:val="24"/>
            <w:szCs w:val="24"/>
          </w:rPr>
          <w:delText>)</w:delText>
        </w:r>
      </w:del>
      <w:ins w:id="66" w:author="Kopp, Darin" w:date="2025-02-20T15:34:00Z">
        <w:r w:rsidR="00662D5B">
          <w:rPr>
            <w:rFonts w:ascii="Times New Roman" w:hAnsi="Times New Roman" w:cs="Times New Roman"/>
            <w:noProof/>
            <w:sz w:val="24"/>
            <w:szCs w:val="24"/>
          </w:rPr>
          <w:t>(</w:t>
        </w:r>
        <w:r w:rsidR="00000000">
          <w:fldChar w:fldCharType="begin"/>
        </w:r>
        <w:r w:rsidR="00000000">
          <w:instrText>HYPERLINK \l "_ENREF_31" \o "Herlihy, 2008 #27"</w:instrText>
        </w:r>
        <w:r w:rsidR="00000000">
          <w:fldChar w:fldCharType="separate"/>
        </w:r>
        <w:r w:rsidR="00707795">
          <w:rPr>
            <w:rFonts w:ascii="Times New Roman" w:hAnsi="Times New Roman" w:cs="Times New Roman"/>
            <w:noProof/>
            <w:sz w:val="24"/>
            <w:szCs w:val="24"/>
          </w:rPr>
          <w:t>Herlihy et al. 2008</w:t>
        </w:r>
        <w:r w:rsidR="00000000">
          <w:rPr>
            <w:rFonts w:ascii="Times New Roman" w:hAnsi="Times New Roman" w:cs="Times New Roman"/>
            <w:noProof/>
            <w:sz w:val="24"/>
            <w:szCs w:val="24"/>
          </w:rPr>
          <w:fldChar w:fldCharType="end"/>
        </w:r>
        <w:r w:rsidR="00662D5B">
          <w:rPr>
            <w:rFonts w:ascii="Times New Roman" w:hAnsi="Times New Roman" w:cs="Times New Roman"/>
            <w:noProof/>
            <w:sz w:val="24"/>
            <w:szCs w:val="24"/>
          </w:rPr>
          <w:t xml:space="preserve">, </w:t>
        </w:r>
        <w:r w:rsidR="00000000">
          <w:fldChar w:fldCharType="begin"/>
        </w:r>
        <w:r w:rsidR="00000000">
          <w:instrText>HYPERLINK \l "_ENREF_47" \o "McNellie, 2020 #53"</w:instrText>
        </w:r>
        <w:r w:rsidR="00000000">
          <w:fldChar w:fldCharType="separate"/>
        </w:r>
        <w:r w:rsidR="00707795">
          <w:rPr>
            <w:rFonts w:ascii="Times New Roman" w:hAnsi="Times New Roman" w:cs="Times New Roman"/>
            <w:noProof/>
            <w:sz w:val="24"/>
            <w:szCs w:val="24"/>
          </w:rPr>
          <w:t>McNellie et al. 2020</w:t>
        </w:r>
        <w:r w:rsidR="00000000">
          <w:rPr>
            <w:rFonts w:ascii="Times New Roman" w:hAnsi="Times New Roman" w:cs="Times New Roman"/>
            <w:noProof/>
            <w:sz w:val="24"/>
            <w:szCs w:val="24"/>
          </w:rPr>
          <w:fldChar w:fldCharType="end"/>
        </w:r>
        <w:r w:rsidR="00662D5B">
          <w:rPr>
            <w:rFonts w:ascii="Times New Roman" w:hAnsi="Times New Roman" w:cs="Times New Roman"/>
            <w:noProof/>
            <w:sz w:val="24"/>
            <w:szCs w:val="24"/>
          </w:rPr>
          <w:t xml:space="preserve">, </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sz w:val="24"/>
            <w:szCs w:val="24"/>
          </w:rPr>
          <w:t>Yuan et al. 2024</w:t>
        </w:r>
        <w:r w:rsidR="00000000">
          <w:rPr>
            <w:rFonts w:ascii="Times New Roman" w:hAnsi="Times New Roman" w:cs="Times New Roman"/>
            <w:noProof/>
            <w:sz w:val="24"/>
            <w:szCs w:val="24"/>
          </w:rPr>
          <w:fldChar w:fldCharType="end"/>
        </w:r>
        <w:r w:rsidR="00662D5B">
          <w:rPr>
            <w:rFonts w:ascii="Times New Roman" w:hAnsi="Times New Roman" w:cs="Times New Roman"/>
            <w:noProof/>
            <w:sz w:val="24"/>
            <w:szCs w:val="24"/>
          </w:rPr>
          <w:t>)</w:t>
        </w:r>
      </w:ins>
      <w:r w:rsidR="00E569CC">
        <w:rPr>
          <w:rFonts w:ascii="Times New Roman" w:hAnsi="Times New Roman" w:cs="Times New Roman"/>
          <w:sz w:val="24"/>
          <w:szCs w:val="24"/>
        </w:rPr>
        <w:fldChar w:fldCharType="end"/>
      </w:r>
      <w:del w:id="67" w:author="Kopp, Darin" w:date="2025-02-20T15:34:00Z">
        <w:r w:rsidR="00CB24B3">
          <w:rPr>
            <w:rFonts w:ascii="Times New Roman" w:hAnsi="Times New Roman" w:cs="Times New Roman"/>
            <w:sz w:val="24"/>
            <w:szCs w:val="24"/>
          </w:rPr>
          <w:delText>. This</w:delText>
        </w:r>
        <w:r w:rsidR="00B24CFA">
          <w:rPr>
            <w:rFonts w:ascii="Times New Roman" w:hAnsi="Times New Roman" w:cs="Times New Roman"/>
            <w:sz w:val="24"/>
            <w:szCs w:val="24"/>
          </w:rPr>
          <w:delText xml:space="preserve"> mak</w:delText>
        </w:r>
        <w:r w:rsidR="00CB24B3">
          <w:rPr>
            <w:rFonts w:ascii="Times New Roman" w:hAnsi="Times New Roman" w:cs="Times New Roman"/>
            <w:sz w:val="24"/>
            <w:szCs w:val="24"/>
          </w:rPr>
          <w:delText xml:space="preserve">es </w:delText>
        </w:r>
        <w:r w:rsidR="00B24CFA">
          <w:rPr>
            <w:rFonts w:ascii="Times New Roman" w:hAnsi="Times New Roman" w:cs="Times New Roman"/>
            <w:sz w:val="24"/>
            <w:szCs w:val="24"/>
          </w:rPr>
          <w:delText>it challenging to elucidate the effects of anthropogenic disturbance on biological assemblages</w:delText>
        </w:r>
        <w:r w:rsidR="00767C03">
          <w:rPr>
            <w:rFonts w:ascii="Times New Roman" w:hAnsi="Times New Roman" w:cs="Times New Roman"/>
            <w:sz w:val="24"/>
            <w:szCs w:val="24"/>
          </w:rPr>
          <w:delText xml:space="preserve"> </w:delText>
        </w:r>
        <w:r w:rsidR="00317E8C">
          <w:rPr>
            <w:rFonts w:ascii="Times New Roman" w:hAnsi="Times New Roman" w:cs="Times New Roman"/>
            <w:sz w:val="24"/>
            <w:szCs w:val="24"/>
          </w:rPr>
          <w:delText xml:space="preserve">because </w:delText>
        </w:r>
        <w:r w:rsidR="001A64B2">
          <w:rPr>
            <w:rFonts w:ascii="Times New Roman" w:hAnsi="Times New Roman" w:cs="Times New Roman"/>
            <w:sz w:val="24"/>
            <w:szCs w:val="24"/>
          </w:rPr>
          <w:delText xml:space="preserve">the condition represented by a suite of </w:delText>
        </w:r>
      </w:del>
      <w:ins w:id="68" w:author="Kopp, Darin" w:date="2025-02-20T15:34:00Z">
        <w:r w:rsidR="00CB24B3">
          <w:rPr>
            <w:rFonts w:ascii="Times New Roman" w:hAnsi="Times New Roman" w:cs="Times New Roman"/>
            <w:sz w:val="24"/>
            <w:szCs w:val="24"/>
          </w:rPr>
          <w:t xml:space="preserve">. </w:t>
        </w:r>
        <w:r w:rsidR="00FA3079">
          <w:rPr>
            <w:rFonts w:ascii="Times New Roman" w:hAnsi="Times New Roman" w:cs="Times New Roman"/>
            <w:sz w:val="24"/>
            <w:szCs w:val="24"/>
          </w:rPr>
          <w:t>I</w:t>
        </w:r>
        <w:r w:rsidR="003B142B">
          <w:rPr>
            <w:rFonts w:ascii="Times New Roman" w:hAnsi="Times New Roman" w:cs="Times New Roman"/>
            <w:sz w:val="24"/>
            <w:szCs w:val="24"/>
          </w:rPr>
          <w:t xml:space="preserve">f </w:t>
        </w:r>
      </w:ins>
      <w:r w:rsidR="001A64B2">
        <w:rPr>
          <w:rFonts w:ascii="Times New Roman" w:hAnsi="Times New Roman" w:cs="Times New Roman"/>
          <w:sz w:val="24"/>
          <w:szCs w:val="24"/>
        </w:rPr>
        <w:t xml:space="preserve">least disturbed </w:t>
      </w:r>
      <w:del w:id="69" w:author="Kopp, Darin" w:date="2025-02-20T15:34:00Z">
        <w:r w:rsidR="001A64B2">
          <w:rPr>
            <w:rFonts w:ascii="Times New Roman" w:hAnsi="Times New Roman" w:cs="Times New Roman"/>
            <w:sz w:val="24"/>
            <w:szCs w:val="24"/>
          </w:rPr>
          <w:delText>stites</w:delText>
        </w:r>
      </w:del>
      <w:ins w:id="70" w:author="Kopp, Darin" w:date="2025-02-20T15:34:00Z">
        <w:r w:rsidR="00FA3079">
          <w:rPr>
            <w:rFonts w:ascii="Times New Roman" w:hAnsi="Times New Roman" w:cs="Times New Roman"/>
            <w:sz w:val="24"/>
            <w:szCs w:val="24"/>
          </w:rPr>
          <w:t>sites are spatially biased, their ecological, chemical, and physical conditions</w:t>
        </w:r>
      </w:ins>
      <w:r w:rsidR="00FA3079">
        <w:rPr>
          <w:rFonts w:ascii="Times New Roman" w:hAnsi="Times New Roman" w:cs="Times New Roman"/>
          <w:sz w:val="24"/>
          <w:szCs w:val="24"/>
        </w:rPr>
        <w:t xml:space="preserve"> may be </w:t>
      </w:r>
      <w:r w:rsidR="007F51EB">
        <w:rPr>
          <w:rFonts w:ascii="Times New Roman" w:hAnsi="Times New Roman" w:cs="Times New Roman"/>
          <w:sz w:val="24"/>
          <w:szCs w:val="24"/>
        </w:rPr>
        <w:t>unattainable for</w:t>
      </w:r>
      <w:r w:rsidR="00B1156C">
        <w:rPr>
          <w:rFonts w:ascii="Times New Roman" w:hAnsi="Times New Roman" w:cs="Times New Roman"/>
          <w:sz w:val="24"/>
          <w:szCs w:val="24"/>
        </w:rPr>
        <w:t xml:space="preserve"> some</w:t>
      </w:r>
      <w:r w:rsidR="00B95D5D">
        <w:rPr>
          <w:rFonts w:ascii="Times New Roman" w:hAnsi="Times New Roman" w:cs="Times New Roman"/>
          <w:sz w:val="24"/>
          <w:szCs w:val="24"/>
        </w:rPr>
        <w:t xml:space="preserve"> </w:t>
      </w:r>
      <w:r w:rsidR="00317E8C">
        <w:rPr>
          <w:rFonts w:ascii="Times New Roman" w:hAnsi="Times New Roman" w:cs="Times New Roman"/>
          <w:sz w:val="24"/>
          <w:szCs w:val="24"/>
        </w:rPr>
        <w:t>locations</w:t>
      </w:r>
      <w:r w:rsidR="00FA3079">
        <w:rPr>
          <w:rFonts w:ascii="Times New Roman" w:hAnsi="Times New Roman" w:cs="Times New Roman"/>
          <w:sz w:val="24"/>
          <w:szCs w:val="24"/>
        </w:rPr>
        <w:t xml:space="preserve"> </w:t>
      </w:r>
      <w:ins w:id="71" w:author="Kopp, Darin" w:date="2025-02-20T15:34:00Z">
        <w:r w:rsidR="00FA3079">
          <w:rPr>
            <w:rFonts w:ascii="Times New Roman" w:hAnsi="Times New Roman" w:cs="Times New Roman"/>
            <w:sz w:val="24"/>
            <w:szCs w:val="24"/>
          </w:rPr>
          <w:t>that need to be assessed</w:t>
        </w:r>
        <w:r w:rsidR="007474FB">
          <w:rPr>
            <w:rFonts w:ascii="Times New Roman" w:hAnsi="Times New Roman" w:cs="Times New Roman"/>
            <w:sz w:val="24"/>
            <w:szCs w:val="24"/>
          </w:rPr>
          <w:t xml:space="preserve"> </w:t>
        </w:r>
        <w:r w:rsidR="003B142B">
          <w:rPr>
            <w:rFonts w:ascii="Times New Roman" w:hAnsi="Times New Roman" w:cs="Times New Roman"/>
            <w:sz w:val="24"/>
            <w:szCs w:val="24"/>
          </w:rPr>
          <w:t xml:space="preserve">because </w:t>
        </w:r>
        <w:r w:rsidR="007F0592">
          <w:rPr>
            <w:rFonts w:ascii="Times New Roman" w:hAnsi="Times New Roman" w:cs="Times New Roman"/>
            <w:sz w:val="24"/>
            <w:szCs w:val="24"/>
          </w:rPr>
          <w:t xml:space="preserve">of </w:t>
        </w:r>
        <w:r w:rsidR="00FA3079">
          <w:rPr>
            <w:rFonts w:ascii="Times New Roman" w:hAnsi="Times New Roman" w:cs="Times New Roman"/>
            <w:sz w:val="24"/>
            <w:szCs w:val="24"/>
          </w:rPr>
          <w:t xml:space="preserve">differences in </w:t>
        </w:r>
        <w:r w:rsidR="00ED001B">
          <w:rPr>
            <w:rFonts w:ascii="Times New Roman" w:hAnsi="Times New Roman" w:cs="Times New Roman"/>
            <w:sz w:val="24"/>
            <w:szCs w:val="24"/>
          </w:rPr>
          <w:t>natural setting</w:t>
        </w:r>
        <w:r w:rsidR="007474FB">
          <w:rPr>
            <w:rFonts w:ascii="Times New Roman" w:hAnsi="Times New Roman" w:cs="Times New Roman"/>
            <w:sz w:val="24"/>
            <w:szCs w:val="24"/>
          </w:rPr>
          <w:t xml:space="preserve"> </w:t>
        </w:r>
      </w:ins>
      <w:r w:rsidR="007474FB">
        <w:rPr>
          <w:rFonts w:ascii="Times New Roman" w:hAnsi="Times New Roman" w:cs="Times New Roman"/>
          <w:sz w:val="24"/>
          <w:szCs w:val="24"/>
        </w:rPr>
        <w:t xml:space="preserve">or </w:t>
      </w:r>
      <w:del w:id="72" w:author="Kopp, Darin" w:date="2025-02-20T15:34:00Z">
        <w:r w:rsidR="004C5AA6">
          <w:rPr>
            <w:rFonts w:ascii="Times New Roman" w:hAnsi="Times New Roman" w:cs="Times New Roman"/>
            <w:sz w:val="24"/>
            <w:szCs w:val="24"/>
          </w:rPr>
          <w:delText xml:space="preserve">be </w:delText>
        </w:r>
      </w:del>
      <w:ins w:id="73" w:author="Kopp, Darin" w:date="2025-02-20T15:34:00Z">
        <w:r w:rsidR="007474FB">
          <w:rPr>
            <w:rFonts w:ascii="Times New Roman" w:hAnsi="Times New Roman" w:cs="Times New Roman"/>
            <w:sz w:val="24"/>
            <w:szCs w:val="24"/>
          </w:rPr>
          <w:t xml:space="preserve">biogeographic </w:t>
        </w:r>
        <w:r w:rsidR="00750DF4">
          <w:rPr>
            <w:rFonts w:ascii="Times New Roman" w:hAnsi="Times New Roman" w:cs="Times New Roman"/>
            <w:sz w:val="24"/>
            <w:szCs w:val="24"/>
          </w:rPr>
          <w:t>history</w:t>
        </w:r>
        <w:r w:rsidR="00FA3079">
          <w:rPr>
            <w:rFonts w:ascii="Times New Roman" w:hAnsi="Times New Roman" w:cs="Times New Roman"/>
            <w:sz w:val="24"/>
            <w:szCs w:val="24"/>
          </w:rPr>
          <w:t xml:space="preserve">. </w:t>
        </w:r>
        <w:r w:rsidR="003B142B">
          <w:rPr>
            <w:rFonts w:ascii="Times New Roman" w:hAnsi="Times New Roman" w:cs="Times New Roman"/>
            <w:sz w:val="24"/>
            <w:szCs w:val="24"/>
          </w:rPr>
          <w:t>Alternatively,</w:t>
        </w:r>
        <w:r w:rsidR="00833E1A">
          <w:rPr>
            <w:rFonts w:ascii="Times New Roman" w:hAnsi="Times New Roman" w:cs="Times New Roman"/>
            <w:sz w:val="24"/>
            <w:szCs w:val="24"/>
          </w:rPr>
          <w:t xml:space="preserve"> </w:t>
        </w:r>
        <w:r w:rsidR="003B142B">
          <w:rPr>
            <w:rFonts w:ascii="Times New Roman" w:hAnsi="Times New Roman" w:cs="Times New Roman"/>
            <w:sz w:val="24"/>
            <w:szCs w:val="24"/>
          </w:rPr>
          <w:t xml:space="preserve">if reference site quality is </w:t>
        </w:r>
      </w:ins>
      <w:r w:rsidR="004C5AA6">
        <w:rPr>
          <w:rFonts w:ascii="Times New Roman" w:hAnsi="Times New Roman" w:cs="Times New Roman"/>
          <w:sz w:val="24"/>
          <w:szCs w:val="24"/>
        </w:rPr>
        <w:t>lower for</w:t>
      </w:r>
      <w:r w:rsidR="00317E8C">
        <w:rPr>
          <w:rFonts w:ascii="Times New Roman" w:hAnsi="Times New Roman" w:cs="Times New Roman"/>
          <w:sz w:val="24"/>
          <w:szCs w:val="24"/>
        </w:rPr>
        <w:t xml:space="preserve"> </w:t>
      </w:r>
      <w:del w:id="74" w:author="Kopp, Darin" w:date="2025-02-20T15:34:00Z">
        <w:r w:rsidR="00317E8C">
          <w:rPr>
            <w:rFonts w:ascii="Times New Roman" w:hAnsi="Times New Roman" w:cs="Times New Roman"/>
            <w:sz w:val="24"/>
            <w:szCs w:val="24"/>
          </w:rPr>
          <w:delText xml:space="preserve">ecoregions </w:delText>
        </w:r>
        <w:r w:rsidR="004C5AA6">
          <w:rPr>
            <w:rFonts w:ascii="Times New Roman" w:hAnsi="Times New Roman" w:cs="Times New Roman"/>
            <w:sz w:val="24"/>
            <w:szCs w:val="24"/>
          </w:rPr>
          <w:delText>that have had</w:delText>
        </w:r>
      </w:del>
      <w:ins w:id="75" w:author="Kopp, Darin" w:date="2025-02-20T15:34:00Z">
        <w:r w:rsidR="003B142B">
          <w:rPr>
            <w:rFonts w:ascii="Times New Roman" w:hAnsi="Times New Roman" w:cs="Times New Roman"/>
            <w:sz w:val="24"/>
            <w:szCs w:val="24"/>
          </w:rPr>
          <w:t>some ecosystems because of</w:t>
        </w:r>
      </w:ins>
      <w:r w:rsidR="003B142B">
        <w:rPr>
          <w:rFonts w:ascii="Times New Roman" w:hAnsi="Times New Roman" w:cs="Times New Roman"/>
          <w:sz w:val="24"/>
          <w:szCs w:val="24"/>
        </w:rPr>
        <w:t xml:space="preserve"> </w:t>
      </w:r>
      <w:r w:rsidR="001A64B2">
        <w:rPr>
          <w:rFonts w:ascii="Times New Roman" w:hAnsi="Times New Roman" w:cs="Times New Roman"/>
          <w:sz w:val="24"/>
          <w:szCs w:val="24"/>
        </w:rPr>
        <w:t>a relatively long</w:t>
      </w:r>
      <w:r w:rsidR="00BC047B">
        <w:rPr>
          <w:rFonts w:ascii="Times New Roman" w:hAnsi="Times New Roman" w:cs="Times New Roman"/>
          <w:sz w:val="24"/>
          <w:szCs w:val="24"/>
        </w:rPr>
        <w:t xml:space="preserve"> </w:t>
      </w:r>
      <w:r w:rsidR="004C5AA6">
        <w:rPr>
          <w:rFonts w:ascii="Times New Roman" w:hAnsi="Times New Roman" w:cs="Times New Roman"/>
          <w:sz w:val="24"/>
          <w:szCs w:val="24"/>
        </w:rPr>
        <w:t>legacy of human intensification</w:t>
      </w:r>
      <w:del w:id="76" w:author="Kopp, Darin" w:date="2025-02-20T15:34:00Z">
        <w:r w:rsidR="00214EC0">
          <w:rPr>
            <w:rFonts w:ascii="Times New Roman" w:hAnsi="Times New Roman" w:cs="Times New Roman"/>
            <w:sz w:val="24"/>
            <w:szCs w:val="24"/>
          </w:rPr>
          <w:delText xml:space="preserve"> </w:delText>
        </w:r>
        <w:r w:rsidR="00214EC0">
          <w:rPr>
            <w:rFonts w:ascii="Times New Roman" w:hAnsi="Times New Roman" w:cs="Times New Roman"/>
            <w:sz w:val="24"/>
            <w:szCs w:val="24"/>
          </w:rPr>
          <w:fldChar w:fldCharType="begin"/>
        </w:r>
        <w:r w:rsidR="00214EC0">
          <w:rPr>
            <w:rFonts w:ascii="Times New Roman" w:hAnsi="Times New Roman" w:cs="Times New Roman"/>
            <w:sz w:val="24"/>
            <w:szCs w:val="24"/>
          </w:rPr>
          <w:delInstrText xml:space="preserve"> ADDIN EN.CITE &lt;EndNote&gt;&lt;Cite&gt;&lt;Author&gt;McNellie&lt;/Author&gt;&lt;Year&gt;2020&lt;/Year&gt;&lt;RecNum&gt;53&lt;/RecNum&gt;&lt;DisplayText&gt;(McNellie et al. 2020)&lt;/DisplayText&gt;&lt;record&gt;&lt;rec-number&gt;53&lt;/rec-number&gt;&lt;foreign-keys&gt;&lt;key app="EN" db-id="rtxzfetfi9xw07eeartpf9t7wwtdt2arspvw" timestamp="1708468153" guid="5ea1ac6a-7c44-470b-a30d-2d98331542a6"&gt;53&lt;/key&gt;&lt;/foreign-keys&gt;&lt;ref-type name="Journal Article"&gt;17&lt;/ref-type&gt;&lt;contributors&gt;&lt;authors&gt;&lt;author&gt;McNellie, Megan J.&lt;/author&gt;&lt;author&gt;Oliver, Ian&lt;/author&gt;&lt;author&gt;Dorrough, Josh&lt;/author&gt;&lt;author&gt;Ferrier, Simon&lt;/author&gt;&lt;author&gt;Newell, Graeme&lt;/author&gt;&lt;author&gt;Gibbons, Philip&lt;/author&gt;&lt;/authors&gt;&lt;/contributors&gt;&lt;titles&gt;&lt;title&gt;Reference state and benchmark concepts for better biodiversity conservation in contemporary ecosystems&lt;/title&gt;&lt;secondary-title&gt;Global Change Biology&lt;/secondary-title&gt;&lt;/titles&gt;&lt;periodical&gt;&lt;full-title&gt;Global Change Biology&lt;/full-title&gt;&lt;/periodical&gt;&lt;pages&gt;6702-6714&lt;/pages&gt;&lt;volume&gt;26&lt;/volume&gt;&lt;number&gt;12&lt;/number&gt;&lt;keywords&gt;&lt;keyword&gt;benchmark&lt;/keyword&gt;&lt;keyword&gt;composition&lt;/keyword&gt;&lt;keyword&gt;conceptual framework&lt;/keyword&gt;&lt;keyword&gt;conservation&lt;/keyword&gt;&lt;keyword&gt;reference state&lt;/keyword&gt;&lt;keyword&gt;restoration&lt;/keyword&gt;&lt;keyword&gt;structure&lt;/keyword&gt;&lt;keyword&gt;vegetation&lt;/keyword&gt;&lt;/keywords&gt;&lt;dates&gt;&lt;year&gt;2020&lt;/year&gt;&lt;pub-dates&gt;&lt;date&gt;2020/12/01&lt;/date&gt;&lt;/pub-dates&gt;&lt;/dates&gt;&lt;publisher&gt;John Wiley &amp;amp; Sons, Ltd&lt;/publisher&gt;&lt;isbn&gt;1354-1013&lt;/isbn&gt;&lt;urls&gt;&lt;related-urls&gt;&lt;url&gt;https://doi.org/10.1111/gcb.15383&lt;/url&gt;&lt;/related-urls&gt;&lt;/urls&gt;&lt;electronic-resource-num&gt;https://doi.org/10.1111/gcb.15383&lt;/electronic-resource-num&gt;&lt;access-date&gt;2024/02/20&lt;/access-date&gt;&lt;/record&gt;&lt;/Cite&gt;&lt;/EndNote&gt;</w:delInstrText>
        </w:r>
        <w:r w:rsidR="00214EC0">
          <w:rPr>
            <w:rFonts w:ascii="Times New Roman" w:hAnsi="Times New Roman" w:cs="Times New Roman"/>
            <w:sz w:val="24"/>
            <w:szCs w:val="24"/>
          </w:rPr>
          <w:fldChar w:fldCharType="separate"/>
        </w:r>
        <w:r w:rsidR="00214EC0">
          <w:rPr>
            <w:rFonts w:ascii="Times New Roman" w:hAnsi="Times New Roman" w:cs="Times New Roman"/>
            <w:noProof/>
            <w:sz w:val="24"/>
            <w:szCs w:val="24"/>
          </w:rPr>
          <w:delText>(</w:delText>
        </w:r>
        <w:r w:rsidR="00000000">
          <w:fldChar w:fldCharType="begin"/>
        </w:r>
        <w:r w:rsidR="00000000">
          <w:delInstrText>HYPERLINK \l "_ENREF_42" \o "McNellie, 2020 #53"</w:delInstrText>
        </w:r>
        <w:r w:rsidR="00000000">
          <w:fldChar w:fldCharType="separate"/>
        </w:r>
        <w:r w:rsidR="00FE06C8">
          <w:rPr>
            <w:rFonts w:ascii="Times New Roman" w:hAnsi="Times New Roman" w:cs="Times New Roman"/>
            <w:noProof/>
            <w:sz w:val="24"/>
            <w:szCs w:val="24"/>
          </w:rPr>
          <w:delText>McNellie et al. 2020</w:delText>
        </w:r>
        <w:r w:rsidR="00000000">
          <w:rPr>
            <w:rFonts w:ascii="Times New Roman" w:hAnsi="Times New Roman" w:cs="Times New Roman"/>
            <w:noProof/>
            <w:sz w:val="24"/>
            <w:szCs w:val="24"/>
          </w:rPr>
          <w:fldChar w:fldCharType="end"/>
        </w:r>
        <w:r w:rsidR="00214EC0">
          <w:rPr>
            <w:rFonts w:ascii="Times New Roman" w:hAnsi="Times New Roman" w:cs="Times New Roman"/>
            <w:noProof/>
            <w:sz w:val="24"/>
            <w:szCs w:val="24"/>
          </w:rPr>
          <w:delText>)</w:delText>
        </w:r>
        <w:r w:rsidR="00214EC0">
          <w:rPr>
            <w:rFonts w:ascii="Times New Roman" w:hAnsi="Times New Roman" w:cs="Times New Roman"/>
            <w:sz w:val="24"/>
            <w:szCs w:val="24"/>
          </w:rPr>
          <w:fldChar w:fldCharType="end"/>
        </w:r>
        <w:r w:rsidR="00317E8C">
          <w:rPr>
            <w:rFonts w:ascii="Times New Roman" w:hAnsi="Times New Roman" w:cs="Times New Roman"/>
            <w:sz w:val="24"/>
            <w:szCs w:val="24"/>
          </w:rPr>
          <w:delText>.</w:delText>
        </w:r>
      </w:del>
      <w:ins w:id="77" w:author="Kopp, Darin" w:date="2025-02-20T15:34:00Z">
        <w:r w:rsidR="003B142B">
          <w:rPr>
            <w:rFonts w:ascii="Times New Roman" w:hAnsi="Times New Roman" w:cs="Times New Roman"/>
            <w:sz w:val="24"/>
            <w:szCs w:val="24"/>
          </w:rPr>
          <w:t xml:space="preserve">, </w:t>
        </w:r>
        <w:r w:rsidR="007F0592">
          <w:rPr>
            <w:rFonts w:ascii="Times New Roman" w:hAnsi="Times New Roman" w:cs="Times New Roman"/>
            <w:sz w:val="24"/>
            <w:szCs w:val="24"/>
          </w:rPr>
          <w:t xml:space="preserve">some sites </w:t>
        </w:r>
        <w:r w:rsidR="00BF6062">
          <w:rPr>
            <w:rFonts w:ascii="Times New Roman" w:hAnsi="Times New Roman" w:cs="Times New Roman"/>
            <w:sz w:val="24"/>
            <w:szCs w:val="24"/>
          </w:rPr>
          <w:t xml:space="preserve">will be </w:t>
        </w:r>
        <w:r w:rsidR="00662D5B">
          <w:rPr>
            <w:rFonts w:ascii="Times New Roman" w:hAnsi="Times New Roman" w:cs="Times New Roman"/>
            <w:sz w:val="24"/>
            <w:szCs w:val="24"/>
          </w:rPr>
          <w:t>judged against a lower benchmark</w:t>
        </w:r>
        <w:r w:rsidR="00BF6062">
          <w:rPr>
            <w:rFonts w:ascii="Times New Roman" w:hAnsi="Times New Roman" w:cs="Times New Roman"/>
            <w:sz w:val="24"/>
            <w:szCs w:val="24"/>
          </w:rPr>
          <w:t xml:space="preserve"> and </w:t>
        </w:r>
        <w:r w:rsidR="00FA3079">
          <w:rPr>
            <w:rFonts w:ascii="Times New Roman" w:hAnsi="Times New Roman" w:cs="Times New Roman"/>
            <w:sz w:val="24"/>
            <w:szCs w:val="24"/>
          </w:rPr>
          <w:t xml:space="preserve">erroneously </w:t>
        </w:r>
        <w:r w:rsidR="00BF6062">
          <w:rPr>
            <w:rFonts w:ascii="Times New Roman" w:hAnsi="Times New Roman" w:cs="Times New Roman"/>
            <w:sz w:val="24"/>
            <w:szCs w:val="24"/>
          </w:rPr>
          <w:t>appear to be in better condition</w:t>
        </w:r>
        <w:r w:rsidR="00DF3D0F">
          <w:rPr>
            <w:rFonts w:ascii="Times New Roman" w:hAnsi="Times New Roman" w:cs="Times New Roman"/>
            <w:sz w:val="24"/>
            <w:szCs w:val="24"/>
          </w:rPr>
          <w:t xml:space="preserve"> relative to others</w:t>
        </w:r>
        <w:r w:rsidR="00FA3079">
          <w:rPr>
            <w:rFonts w:ascii="Times New Roman" w:hAnsi="Times New Roman" w:cs="Times New Roman"/>
            <w:sz w:val="24"/>
            <w:szCs w:val="24"/>
          </w:rPr>
          <w:t xml:space="preserve">. </w:t>
        </w:r>
        <w:r w:rsidR="00ED001B">
          <w:rPr>
            <w:rFonts w:ascii="Times New Roman" w:hAnsi="Times New Roman" w:cs="Times New Roman"/>
            <w:sz w:val="24"/>
            <w:szCs w:val="24"/>
          </w:rPr>
          <w:t>A</w:t>
        </w:r>
        <w:r w:rsidR="00B14B93">
          <w:rPr>
            <w:rFonts w:ascii="Times New Roman" w:hAnsi="Times New Roman" w:cs="Times New Roman"/>
            <w:sz w:val="24"/>
            <w:szCs w:val="24"/>
          </w:rPr>
          <w:t>lthough least</w:t>
        </w:r>
        <w:r w:rsidR="00833E1A">
          <w:rPr>
            <w:rFonts w:ascii="Times New Roman" w:hAnsi="Times New Roman" w:cs="Times New Roman"/>
            <w:sz w:val="24"/>
            <w:szCs w:val="24"/>
          </w:rPr>
          <w:t xml:space="preserve"> </w:t>
        </w:r>
        <w:r w:rsidR="00B14B93">
          <w:rPr>
            <w:rFonts w:ascii="Times New Roman" w:hAnsi="Times New Roman" w:cs="Times New Roman"/>
            <w:sz w:val="24"/>
            <w:szCs w:val="24"/>
          </w:rPr>
          <w:t>disturbed reference sites provide</w:t>
        </w:r>
        <w:r w:rsidR="00FA3079">
          <w:rPr>
            <w:rFonts w:ascii="Times New Roman" w:hAnsi="Times New Roman" w:cs="Times New Roman"/>
            <w:sz w:val="24"/>
            <w:szCs w:val="24"/>
          </w:rPr>
          <w:t>s</w:t>
        </w:r>
        <w:r w:rsidR="00B14B93">
          <w:rPr>
            <w:rFonts w:ascii="Times New Roman" w:hAnsi="Times New Roman" w:cs="Times New Roman"/>
            <w:sz w:val="24"/>
            <w:szCs w:val="24"/>
          </w:rPr>
          <w:t xml:space="preserve"> reasonable and defensible benchmarks</w:t>
        </w:r>
        <w:r w:rsidR="005A2935">
          <w:rPr>
            <w:rFonts w:ascii="Times New Roman" w:hAnsi="Times New Roman" w:cs="Times New Roman"/>
            <w:sz w:val="24"/>
            <w:szCs w:val="24"/>
          </w:rPr>
          <w:t xml:space="preserve"> for assessing biological condition</w:t>
        </w:r>
        <w:r w:rsidR="00833E1A">
          <w:rPr>
            <w:rFonts w:ascii="Times New Roman" w:hAnsi="Times New Roman" w:cs="Times New Roman"/>
            <w:sz w:val="24"/>
            <w:szCs w:val="24"/>
          </w:rPr>
          <w:t xml:space="preserve"> </w:t>
        </w:r>
        <w:r w:rsidR="00833E1A">
          <w:rPr>
            <w:rFonts w:ascii="Times New Roman" w:hAnsi="Times New Roman" w:cs="Times New Roman"/>
            <w:sz w:val="24"/>
            <w:szCs w:val="24"/>
          </w:rPr>
          <w:fldChar w:fldCharType="begin">
            <w:fldData xml:space="preserve">PEVuZE5vdGU+PENpdGU+PEF1dGhvcj5TdG9kZGFyZDwvQXV0aG9yPjxZZWFyPjIwMDY8L1llYXI+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</w:fldData>
          </w:fldChar>
        </w:r>
        <w:r w:rsidR="00833E1A">
          <w:rPr>
            <w:rFonts w:ascii="Times New Roman" w:hAnsi="Times New Roman" w:cs="Times New Roman"/>
            <w:sz w:val="24"/>
            <w:szCs w:val="24"/>
          </w:rPr>
          <w:instrText xml:space="preserve"> ADDIN EN.CITE </w:instrText>
        </w:r>
        <w:r w:rsidR="00833E1A">
          <w:rPr>
            <w:rFonts w:ascii="Times New Roman" w:hAnsi="Times New Roman" w:cs="Times New Roman"/>
            <w:sz w:val="24"/>
            <w:szCs w:val="24"/>
          </w:rPr>
          <w:fldChar w:fldCharType="begin">
            <w:fldData xml:space="preserve">PEVuZE5vdGU+PENpdGU+PEF1dGhvcj5TdG9kZGFyZDwvQXV0aG9yPjxZZWFyPjIwMDY8L1llYXI+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</w:fldData>
          </w:fldChar>
        </w:r>
        <w:r w:rsidR="00833E1A">
          <w:rPr>
            <w:rFonts w:ascii="Times New Roman" w:hAnsi="Times New Roman" w:cs="Times New Roman"/>
            <w:sz w:val="24"/>
            <w:szCs w:val="24"/>
          </w:rPr>
          <w:instrText xml:space="preserve"> ADDIN EN.CITE.DATA </w:instrText>
        </w:r>
        <w:r w:rsidR="00833E1A">
          <w:rPr>
            <w:rFonts w:ascii="Times New Roman" w:hAnsi="Times New Roman" w:cs="Times New Roman"/>
            <w:sz w:val="24"/>
            <w:szCs w:val="24"/>
          </w:rPr>
        </w:r>
        <w:r w:rsidR="00833E1A">
          <w:rPr>
            <w:rFonts w:ascii="Times New Roman" w:hAnsi="Times New Roman" w:cs="Times New Roman"/>
            <w:sz w:val="24"/>
            <w:szCs w:val="24"/>
          </w:rPr>
          <w:fldChar w:fldCharType="end"/>
        </w:r>
        <w:r w:rsidR="00833E1A">
          <w:rPr>
            <w:rFonts w:ascii="Times New Roman" w:hAnsi="Times New Roman" w:cs="Times New Roman"/>
            <w:sz w:val="24"/>
            <w:szCs w:val="24"/>
          </w:rPr>
        </w:r>
        <w:r w:rsidR="00833E1A">
          <w:rPr>
            <w:rFonts w:ascii="Times New Roman" w:hAnsi="Times New Roman" w:cs="Times New Roman"/>
            <w:sz w:val="24"/>
            <w:szCs w:val="24"/>
          </w:rPr>
          <w:fldChar w:fldCharType="separate"/>
        </w:r>
        <w:r w:rsidR="00833E1A">
          <w:rPr>
            <w:rFonts w:ascii="Times New Roman" w:hAnsi="Times New Roman" w:cs="Times New Roman"/>
            <w:noProof/>
            <w:sz w:val="24"/>
            <w:szCs w:val="24"/>
          </w:rPr>
          <w:t>(</w:t>
        </w:r>
        <w:r w:rsidR="00000000">
          <w:fldChar w:fldCharType="begin"/>
        </w:r>
        <w:r w:rsidR="00000000">
          <w:instrText>HYPERLINK \l "_ENREF_79" \o "Stoddard, 2006 #58"</w:instrText>
        </w:r>
        <w:r w:rsidR="00000000">
          <w:fldChar w:fldCharType="separate"/>
        </w:r>
        <w:r w:rsidR="00707795">
          <w:rPr>
            <w:rFonts w:ascii="Times New Roman" w:hAnsi="Times New Roman" w:cs="Times New Roman"/>
            <w:noProof/>
            <w:sz w:val="24"/>
            <w:szCs w:val="24"/>
          </w:rPr>
          <w:t>Stoddard et al. 2006</w:t>
        </w:r>
        <w:r w:rsidR="00000000">
          <w:rPr>
            <w:rFonts w:ascii="Times New Roman" w:hAnsi="Times New Roman" w:cs="Times New Roman"/>
            <w:noProof/>
            <w:sz w:val="24"/>
            <w:szCs w:val="24"/>
          </w:rPr>
          <w:fldChar w:fldCharType="end"/>
        </w:r>
        <w:r w:rsidR="00833E1A">
          <w:rPr>
            <w:rFonts w:ascii="Times New Roman" w:hAnsi="Times New Roman" w:cs="Times New Roman"/>
            <w:noProof/>
            <w:sz w:val="24"/>
            <w:szCs w:val="24"/>
          </w:rPr>
          <w:t xml:space="preserve">, </w:t>
        </w:r>
        <w:r w:rsidR="00000000">
          <w:fldChar w:fldCharType="begin"/>
        </w:r>
        <w:r w:rsidR="00000000">
          <w:instrText>HYPERLINK \l "_ENREF_31" \o "Herlihy, 2008 #27"</w:instrText>
        </w:r>
        <w:r w:rsidR="00000000">
          <w:fldChar w:fldCharType="separate"/>
        </w:r>
        <w:r w:rsidR="00707795">
          <w:rPr>
            <w:rFonts w:ascii="Times New Roman" w:hAnsi="Times New Roman" w:cs="Times New Roman"/>
            <w:noProof/>
            <w:sz w:val="24"/>
            <w:szCs w:val="24"/>
          </w:rPr>
          <w:t>Herlihy et al. 2008</w:t>
        </w:r>
        <w:r w:rsidR="00000000">
          <w:rPr>
            <w:rFonts w:ascii="Times New Roman" w:hAnsi="Times New Roman" w:cs="Times New Roman"/>
            <w:noProof/>
            <w:sz w:val="24"/>
            <w:szCs w:val="24"/>
          </w:rPr>
          <w:fldChar w:fldCharType="end"/>
        </w:r>
        <w:r w:rsidR="00833E1A">
          <w:rPr>
            <w:rFonts w:ascii="Times New Roman" w:hAnsi="Times New Roman" w:cs="Times New Roman"/>
            <w:noProof/>
            <w:sz w:val="24"/>
            <w:szCs w:val="24"/>
          </w:rPr>
          <w:t xml:space="preserve">, </w:t>
        </w:r>
        <w:r w:rsidR="00000000">
          <w:fldChar w:fldCharType="begin"/>
        </w:r>
        <w:r w:rsidR="00000000">
          <w:instrText>HYPERLINK \l "_ENREF_50" \o "Mitchell, 2025 #290"</w:instrText>
        </w:r>
        <w:r w:rsidR="00000000">
          <w:fldChar w:fldCharType="separate"/>
        </w:r>
        <w:r w:rsidR="00707795">
          <w:rPr>
            <w:rFonts w:ascii="Times New Roman" w:hAnsi="Times New Roman" w:cs="Times New Roman"/>
            <w:noProof/>
            <w:sz w:val="24"/>
            <w:szCs w:val="24"/>
          </w:rPr>
          <w:t>Mitchell et al. 2025</w:t>
        </w:r>
        <w:r w:rsidR="00000000">
          <w:rPr>
            <w:rFonts w:ascii="Times New Roman" w:hAnsi="Times New Roman" w:cs="Times New Roman"/>
            <w:noProof/>
            <w:sz w:val="24"/>
            <w:szCs w:val="24"/>
          </w:rPr>
          <w:fldChar w:fldCharType="end"/>
        </w:r>
        <w:r w:rsidR="00833E1A">
          <w:rPr>
            <w:rFonts w:ascii="Times New Roman" w:hAnsi="Times New Roman" w:cs="Times New Roman"/>
            <w:noProof/>
            <w:sz w:val="24"/>
            <w:szCs w:val="24"/>
          </w:rPr>
          <w:t>)</w:t>
        </w:r>
        <w:r w:rsidR="00833E1A">
          <w:rPr>
            <w:rFonts w:ascii="Times New Roman" w:hAnsi="Times New Roman" w:cs="Times New Roman"/>
            <w:sz w:val="24"/>
            <w:szCs w:val="24"/>
          </w:rPr>
          <w:fldChar w:fldCharType="end"/>
        </w:r>
        <w:r w:rsidR="00B14B93">
          <w:rPr>
            <w:rFonts w:ascii="Times New Roman" w:hAnsi="Times New Roman" w:cs="Times New Roman"/>
            <w:sz w:val="24"/>
            <w:szCs w:val="24"/>
          </w:rPr>
          <w:t xml:space="preserve">, they </w:t>
        </w:r>
        <w:r w:rsidR="00ED001B">
          <w:rPr>
            <w:rFonts w:ascii="Times New Roman" w:hAnsi="Times New Roman" w:cs="Times New Roman"/>
            <w:sz w:val="24"/>
            <w:szCs w:val="24"/>
          </w:rPr>
          <w:t>are</w:t>
        </w:r>
        <w:r w:rsidR="00833E1A">
          <w:rPr>
            <w:rFonts w:ascii="Times New Roman" w:hAnsi="Times New Roman" w:cs="Times New Roman"/>
            <w:sz w:val="24"/>
            <w:szCs w:val="24"/>
          </w:rPr>
          <w:t xml:space="preserve"> typically</w:t>
        </w:r>
        <w:r w:rsidR="00ED001B">
          <w:rPr>
            <w:rFonts w:ascii="Times New Roman" w:hAnsi="Times New Roman" w:cs="Times New Roman"/>
            <w:sz w:val="24"/>
            <w:szCs w:val="24"/>
          </w:rPr>
          <w:t xml:space="preserve"> not </w:t>
        </w:r>
        <w:r w:rsidR="00B14B93">
          <w:rPr>
            <w:rFonts w:ascii="Times New Roman" w:hAnsi="Times New Roman" w:cs="Times New Roman"/>
            <w:sz w:val="24"/>
            <w:szCs w:val="24"/>
          </w:rPr>
          <w:t>undisturbed</w:t>
        </w:r>
        <w:r w:rsidR="00833E1A">
          <w:rPr>
            <w:rFonts w:ascii="Times New Roman" w:hAnsi="Times New Roman" w:cs="Times New Roman"/>
            <w:sz w:val="24"/>
            <w:szCs w:val="24"/>
          </w:rPr>
          <w:t xml:space="preserve">, nor </w:t>
        </w:r>
        <w:r w:rsidR="00B95D5D">
          <w:rPr>
            <w:rFonts w:ascii="Times New Roman" w:hAnsi="Times New Roman" w:cs="Times New Roman"/>
            <w:sz w:val="24"/>
            <w:szCs w:val="24"/>
          </w:rPr>
          <w:t>evenly distributed among all ecosystem types</w:t>
        </w:r>
        <w:r w:rsidR="00833E1A">
          <w:rPr>
            <w:rFonts w:ascii="Times New Roman" w:hAnsi="Times New Roman" w:cs="Times New Roman"/>
            <w:sz w:val="24"/>
            <w:szCs w:val="24"/>
          </w:rPr>
          <w:t xml:space="preserve"> </w:t>
        </w:r>
        <w:r w:rsidR="00833E1A">
          <w:rPr>
            <w:rFonts w:ascii="Times New Roman" w:hAnsi="Times New Roman" w:cs="Times New Roman"/>
            <w:sz w:val="24"/>
            <w:szCs w:val="24"/>
          </w:rPr>
          <w:fldChar w:fldCharType="begin">
            <w:fldData xml:space="preserve">PEVuZE5vdGU+PENpdGU+PEF1dGhvcj5ZdWFuPC9BdXRob3I+PFllYXI+MjAyNDwvWWVhcj48UmVj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</w:fldData>
          </w:fldChar>
        </w:r>
        <w:r w:rsidR="00833E1A">
          <w:rPr>
            <w:rFonts w:ascii="Times New Roman" w:hAnsi="Times New Roman" w:cs="Times New Roman"/>
            <w:sz w:val="24"/>
            <w:szCs w:val="24"/>
          </w:rPr>
          <w:instrText xml:space="preserve"> ADDIN EN.CITE </w:instrText>
        </w:r>
        <w:r w:rsidR="00833E1A">
          <w:rPr>
            <w:rFonts w:ascii="Times New Roman" w:hAnsi="Times New Roman" w:cs="Times New Roman"/>
            <w:sz w:val="24"/>
            <w:szCs w:val="24"/>
          </w:rPr>
          <w:fldChar w:fldCharType="begin">
            <w:fldData xml:space="preserve">PEVuZE5vdGU+PENpdGU+PEF1dGhvcj5ZdWFuPC9BdXRob3I+PFllYXI+MjAyNDwvWWVhcj48UmVj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</w:fldData>
          </w:fldChar>
        </w:r>
        <w:r w:rsidR="00833E1A">
          <w:rPr>
            <w:rFonts w:ascii="Times New Roman" w:hAnsi="Times New Roman" w:cs="Times New Roman"/>
            <w:sz w:val="24"/>
            <w:szCs w:val="24"/>
          </w:rPr>
          <w:instrText xml:space="preserve"> ADDIN EN.CITE.DATA </w:instrText>
        </w:r>
        <w:r w:rsidR="00833E1A">
          <w:rPr>
            <w:rFonts w:ascii="Times New Roman" w:hAnsi="Times New Roman" w:cs="Times New Roman"/>
            <w:sz w:val="24"/>
            <w:szCs w:val="24"/>
          </w:rPr>
        </w:r>
        <w:r w:rsidR="00833E1A">
          <w:rPr>
            <w:rFonts w:ascii="Times New Roman" w:hAnsi="Times New Roman" w:cs="Times New Roman"/>
            <w:sz w:val="24"/>
            <w:szCs w:val="24"/>
          </w:rPr>
          <w:fldChar w:fldCharType="end"/>
        </w:r>
        <w:r w:rsidR="00833E1A">
          <w:rPr>
            <w:rFonts w:ascii="Times New Roman" w:hAnsi="Times New Roman" w:cs="Times New Roman"/>
            <w:sz w:val="24"/>
            <w:szCs w:val="24"/>
          </w:rPr>
        </w:r>
        <w:r w:rsidR="00833E1A">
          <w:rPr>
            <w:rFonts w:ascii="Times New Roman" w:hAnsi="Times New Roman" w:cs="Times New Roman"/>
            <w:sz w:val="24"/>
            <w:szCs w:val="24"/>
          </w:rPr>
          <w:fldChar w:fldCharType="separate"/>
        </w:r>
        <w:r w:rsidR="00833E1A">
          <w:rPr>
            <w:rFonts w:ascii="Times New Roman" w:hAnsi="Times New Roman" w:cs="Times New Roman"/>
            <w:noProof/>
            <w:sz w:val="24"/>
            <w:szCs w:val="24"/>
          </w:rPr>
          <w:t>(</w:t>
        </w:r>
        <w:r w:rsidR="00000000">
          <w:fldChar w:fldCharType="begin"/>
        </w:r>
        <w:r w:rsidR="00000000">
          <w:instrText>HYPERLINK \l "_ENREF_47" \o "McNellie, 2020 #53"</w:instrText>
        </w:r>
        <w:r w:rsidR="00000000">
          <w:fldChar w:fldCharType="separate"/>
        </w:r>
        <w:r w:rsidR="00707795">
          <w:rPr>
            <w:rFonts w:ascii="Times New Roman" w:hAnsi="Times New Roman" w:cs="Times New Roman"/>
            <w:noProof/>
            <w:sz w:val="24"/>
            <w:szCs w:val="24"/>
          </w:rPr>
          <w:t>McNellie et al. 2020</w:t>
        </w:r>
        <w:r w:rsidR="00000000">
          <w:rPr>
            <w:rFonts w:ascii="Times New Roman" w:hAnsi="Times New Roman" w:cs="Times New Roman"/>
            <w:noProof/>
            <w:sz w:val="24"/>
            <w:szCs w:val="24"/>
          </w:rPr>
          <w:fldChar w:fldCharType="end"/>
        </w:r>
        <w:r w:rsidR="00833E1A">
          <w:rPr>
            <w:rFonts w:ascii="Times New Roman" w:hAnsi="Times New Roman" w:cs="Times New Roman"/>
            <w:noProof/>
            <w:sz w:val="24"/>
            <w:szCs w:val="24"/>
          </w:rPr>
          <w:t xml:space="preserve">, </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sz w:val="24"/>
            <w:szCs w:val="24"/>
          </w:rPr>
          <w:t>Yuan et al. 2024</w:t>
        </w:r>
        <w:r w:rsidR="00000000">
          <w:rPr>
            <w:rFonts w:ascii="Times New Roman" w:hAnsi="Times New Roman" w:cs="Times New Roman"/>
            <w:noProof/>
            <w:sz w:val="24"/>
            <w:szCs w:val="24"/>
          </w:rPr>
          <w:fldChar w:fldCharType="end"/>
        </w:r>
        <w:r w:rsidR="00833E1A">
          <w:rPr>
            <w:rFonts w:ascii="Times New Roman" w:hAnsi="Times New Roman" w:cs="Times New Roman"/>
            <w:noProof/>
            <w:sz w:val="24"/>
            <w:szCs w:val="24"/>
          </w:rPr>
          <w:t>)</w:t>
        </w:r>
        <w:r w:rsidR="00833E1A">
          <w:rPr>
            <w:rFonts w:ascii="Times New Roman" w:hAnsi="Times New Roman" w:cs="Times New Roman"/>
            <w:sz w:val="24"/>
            <w:szCs w:val="24"/>
          </w:rPr>
          <w:fldChar w:fldCharType="end"/>
        </w:r>
        <w:r w:rsidR="00B95D5D">
          <w:rPr>
            <w:rFonts w:ascii="Times New Roman" w:hAnsi="Times New Roman" w:cs="Times New Roman"/>
            <w:sz w:val="24"/>
            <w:szCs w:val="24"/>
          </w:rPr>
          <w:t>. N</w:t>
        </w:r>
        <w:r w:rsidR="005A2935">
          <w:rPr>
            <w:rFonts w:ascii="Times New Roman" w:hAnsi="Times New Roman" w:cs="Times New Roman"/>
            <w:sz w:val="24"/>
            <w:szCs w:val="24"/>
          </w:rPr>
          <w:t xml:space="preserve">ovel approaches and concepts are urgently needed to overcome these </w:t>
        </w:r>
        <w:r w:rsidR="00BF6062">
          <w:rPr>
            <w:rFonts w:ascii="Times New Roman" w:hAnsi="Times New Roman" w:cs="Times New Roman"/>
            <w:sz w:val="24"/>
            <w:szCs w:val="24"/>
          </w:rPr>
          <w:t>limitations</w:t>
        </w:r>
        <w:r w:rsidR="005A2935">
          <w:rPr>
            <w:rFonts w:ascii="Times New Roman" w:hAnsi="Times New Roman" w:cs="Times New Roman"/>
            <w:sz w:val="24"/>
            <w:szCs w:val="24"/>
          </w:rPr>
          <w:t xml:space="preserve">. </w:t>
        </w:r>
      </w:ins>
    </w:p>
    <w:p w14:paraId="069EEEAB" w14:textId="0C2B2A62" w:rsidR="0002753B" w:rsidRDefault="00C5556F" w:rsidP="00DD6306">
      <w:pPr>
        <w:spacing w:line="480" w:lineRule="auto"/>
        <w:ind w:firstLine="720"/>
        <w:contextualSpacing/>
        <w:rPr>
          <w:ins w:id="78" w:author="Kopp, Darin" w:date="2025-02-20T15:34:00Z"/>
          <w:rFonts w:ascii="Times New Roman" w:hAnsi="Times New Roman" w:cs="Times New Roman"/>
          <w:sz w:val="24"/>
          <w:szCs w:val="24"/>
        </w:rPr>
      </w:pPr>
      <w:ins w:id="79" w:author="Kopp, Darin" w:date="2025-02-20T15:34:00Z">
        <w:r>
          <w:rPr>
            <w:rFonts w:ascii="Times New Roman" w:hAnsi="Times New Roman" w:cs="Times New Roman"/>
            <w:sz w:val="24"/>
            <w:szCs w:val="24"/>
          </w:rPr>
          <w:t xml:space="preserve">Quantifying </w:t>
        </w:r>
        <w:r w:rsidR="00B933AB">
          <w:rPr>
            <w:rFonts w:ascii="Times New Roman" w:hAnsi="Times New Roman" w:cs="Times New Roman"/>
            <w:sz w:val="24"/>
            <w:szCs w:val="24"/>
          </w:rPr>
          <w:t>taxon-environment relationships</w:t>
        </w:r>
        <w:r>
          <w:rPr>
            <w:rFonts w:ascii="Times New Roman" w:hAnsi="Times New Roman" w:cs="Times New Roman"/>
            <w:sz w:val="24"/>
            <w:szCs w:val="24"/>
          </w:rPr>
          <w:t xml:space="preserve"> </w:t>
        </w:r>
        <w:r w:rsidR="004103B9">
          <w:rPr>
            <w:rFonts w:ascii="Times New Roman" w:hAnsi="Times New Roman" w:cs="Times New Roman"/>
            <w:sz w:val="24"/>
            <w:szCs w:val="24"/>
          </w:rPr>
          <w:t xml:space="preserve">for all taxa within a region </w:t>
        </w:r>
        <w:r>
          <w:rPr>
            <w:rFonts w:ascii="Times New Roman" w:hAnsi="Times New Roman" w:cs="Times New Roman"/>
            <w:sz w:val="24"/>
            <w:szCs w:val="24"/>
          </w:rPr>
          <w:t xml:space="preserve">with </w:t>
        </w:r>
        <w:r w:rsidR="00EF5C5E">
          <w:rPr>
            <w:rFonts w:ascii="Times New Roman" w:hAnsi="Times New Roman" w:cs="Times New Roman"/>
            <w:sz w:val="24"/>
            <w:szCs w:val="24"/>
          </w:rPr>
          <w:t xml:space="preserve">empirical </w:t>
        </w:r>
        <w:r>
          <w:rPr>
            <w:rFonts w:ascii="Times New Roman" w:hAnsi="Times New Roman" w:cs="Times New Roman"/>
            <w:sz w:val="24"/>
            <w:szCs w:val="24"/>
          </w:rPr>
          <w:t>models</w:t>
        </w:r>
        <w:r w:rsidR="00B933AB">
          <w:rPr>
            <w:rFonts w:ascii="Times New Roman" w:hAnsi="Times New Roman" w:cs="Times New Roman"/>
            <w:sz w:val="24"/>
            <w:szCs w:val="24"/>
          </w:rPr>
          <w:t xml:space="preserve"> may provide an alternative to relying on reference sites</w:t>
        </w:r>
        <w:r>
          <w:rPr>
            <w:rFonts w:ascii="Times New Roman" w:hAnsi="Times New Roman" w:cs="Times New Roman"/>
            <w:sz w:val="24"/>
            <w:szCs w:val="24"/>
          </w:rPr>
          <w:t xml:space="preserve"> because</w:t>
        </w:r>
        <w:r w:rsidRPr="00C5556F">
          <w:rPr>
            <w:rFonts w:ascii="Times New Roman" w:hAnsi="Times New Roman" w:cs="Times New Roman"/>
            <w:color w:val="000000"/>
            <w:sz w:val="24"/>
            <w:szCs w:val="24"/>
          </w:rPr>
          <w:t xml:space="preserve"> </w:t>
        </w:r>
        <w:r w:rsidR="00F72298">
          <w:rPr>
            <w:rFonts w:ascii="Times New Roman" w:hAnsi="Times New Roman" w:cs="Times New Roman"/>
            <w:color w:val="000000"/>
            <w:sz w:val="24"/>
            <w:szCs w:val="24"/>
          </w:rPr>
          <w:t xml:space="preserve">they </w:t>
        </w:r>
        <w:r>
          <w:rPr>
            <w:rFonts w:ascii="Times New Roman" w:hAnsi="Times New Roman" w:cs="Times New Roman"/>
            <w:color w:val="000000"/>
            <w:sz w:val="24"/>
            <w:szCs w:val="24"/>
          </w:rPr>
          <w:t xml:space="preserve">elucidate how individual taxa and entire assemblages </w:t>
        </w:r>
        <w:r w:rsidR="00C2260E">
          <w:rPr>
            <w:rFonts w:ascii="Times New Roman" w:hAnsi="Times New Roman" w:cs="Times New Roman"/>
            <w:color w:val="000000"/>
            <w:sz w:val="24"/>
            <w:szCs w:val="24"/>
          </w:rPr>
          <w:t xml:space="preserve">change along </w:t>
        </w:r>
        <w:r>
          <w:rPr>
            <w:rFonts w:ascii="Times New Roman" w:hAnsi="Times New Roman" w:cs="Times New Roman"/>
            <w:color w:val="000000"/>
            <w:sz w:val="24"/>
            <w:szCs w:val="24"/>
          </w:rPr>
          <w:t xml:space="preserve">physiochemical </w:t>
        </w:r>
        <w:r w:rsidR="00C2260E">
          <w:rPr>
            <w:rFonts w:ascii="Times New Roman" w:hAnsi="Times New Roman" w:cs="Times New Roman"/>
            <w:color w:val="000000"/>
            <w:sz w:val="24"/>
            <w:szCs w:val="24"/>
          </w:rPr>
          <w:t xml:space="preserve">gradients </w:t>
        </w:r>
        <w:r>
          <w:rPr>
            <w:rFonts w:ascii="Times New Roman" w:hAnsi="Times New Roman" w:cs="Times New Roman"/>
            <w:color w:val="000000"/>
            <w:sz w:val="24"/>
            <w:szCs w:val="24"/>
          </w:rPr>
          <w:fldChar w:fldCharType="begin">
            <w:fldData xml:space="preserve">PEVuZE5vdGU+PENpdGU+PEF1dGhvcj5Lb3BwPC9BdXRob3I+PFllYXI+MjAyMzwvWWVhcj48UmVj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</w:fldData>
          </w:fldChar>
        </w:r>
        <w:r w:rsidR="008918F2">
          <w:rPr>
            <w:rFonts w:ascii="Times New Roman" w:hAnsi="Times New Roman" w:cs="Times New Roman"/>
            <w:color w:val="000000"/>
            <w:sz w:val="24"/>
            <w:szCs w:val="24"/>
          </w:rPr>
          <w:instrText xml:space="preserve"> ADDIN EN.CITE </w:instrText>
        </w:r>
        <w:r w:rsidR="008918F2">
          <w:rPr>
            <w:rFonts w:ascii="Times New Roman" w:hAnsi="Times New Roman" w:cs="Times New Roman"/>
            <w:color w:val="000000"/>
            <w:sz w:val="24"/>
            <w:szCs w:val="24"/>
          </w:rPr>
          <w:fldChar w:fldCharType="begin">
            <w:fldData xml:space="preserve">PEVuZE5vdGU+PENpdGU+PEF1dGhvcj5Lb3BwPC9BdXRob3I+PFllYXI+MjAyMzwvWWVhcj48UmVj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</w:fldData>
          </w:fldChar>
        </w:r>
        <w:r w:rsidR="008918F2">
          <w:rPr>
            <w:rFonts w:ascii="Times New Roman" w:hAnsi="Times New Roman" w:cs="Times New Roman"/>
            <w:color w:val="000000"/>
            <w:sz w:val="24"/>
            <w:szCs w:val="24"/>
          </w:rPr>
          <w:instrText xml:space="preserve"> ADDIN EN.CITE.DATA </w:instrText>
        </w:r>
        <w:r w:rsidR="008918F2">
          <w:rPr>
            <w:rFonts w:ascii="Times New Roman" w:hAnsi="Times New Roman" w:cs="Times New Roman"/>
            <w:color w:val="000000"/>
            <w:sz w:val="24"/>
            <w:szCs w:val="24"/>
          </w:rPr>
        </w:r>
        <w:r w:rsidR="008918F2">
          <w:rPr>
            <w:rFonts w:ascii="Times New Roman" w:hAnsi="Times New Roman" w:cs="Times New Roman"/>
            <w:color w:val="000000"/>
            <w:sz w:val="24"/>
            <w:szCs w:val="24"/>
          </w:rPr>
          <w:fldChar w:fldCharType="end"/>
        </w:r>
        <w:r>
          <w:rPr>
            <w:rFonts w:ascii="Times New Roman" w:hAnsi="Times New Roman" w:cs="Times New Roman"/>
            <w:color w:val="000000"/>
            <w:sz w:val="24"/>
            <w:szCs w:val="24"/>
          </w:rPr>
        </w:r>
        <w:r>
          <w:rPr>
            <w:rFonts w:ascii="Times New Roman" w:hAnsi="Times New Roman" w:cs="Times New Roman"/>
            <w:color w:val="000000"/>
            <w:sz w:val="24"/>
            <w:szCs w:val="24"/>
          </w:rPr>
          <w:fldChar w:fldCharType="separate"/>
        </w:r>
        <w:r w:rsidR="008918F2">
          <w:rPr>
            <w:rFonts w:ascii="Times New Roman" w:hAnsi="Times New Roman" w:cs="Times New Roman"/>
            <w:noProof/>
            <w:color w:val="000000"/>
            <w:sz w:val="24"/>
            <w:szCs w:val="24"/>
          </w:rPr>
          <w:t>(</w:t>
        </w:r>
        <w:bookmarkStart w:id="80" w:name="_Hlk185345465"/>
        <w:r w:rsidR="00707795">
          <w:rPr>
            <w:rFonts w:ascii="Times New Roman" w:hAnsi="Times New Roman" w:cs="Times New Roman"/>
            <w:noProof/>
            <w:color w:val="000000"/>
            <w:sz w:val="24"/>
            <w:szCs w:val="24"/>
          </w:rPr>
          <w:fldChar w:fldCharType="begin"/>
        </w:r>
        <w:r w:rsidR="00707795">
          <w:rPr>
            <w:rFonts w:ascii="Times New Roman" w:hAnsi="Times New Roman" w:cs="Times New Roman"/>
            <w:noProof/>
            <w:color w:val="000000"/>
            <w:sz w:val="24"/>
            <w:szCs w:val="24"/>
          </w:rPr>
          <w:instrText xml:space="preserve"> HYPERLINK \l "_ENREF_10" \o "Chessman, 2004 #9" </w:instrText>
        </w:r>
        <w:r w:rsidR="00707795">
          <w:rPr>
            <w:rFonts w:ascii="Times New Roman" w:hAnsi="Times New Roman" w:cs="Times New Roman"/>
            <w:noProof/>
            <w:color w:val="000000"/>
            <w:sz w:val="24"/>
            <w:szCs w:val="24"/>
          </w:rPr>
        </w:r>
        <w:r w:rsidR="00707795">
          <w:rPr>
            <w:rFonts w:ascii="Times New Roman" w:hAnsi="Times New Roman" w:cs="Times New Roman"/>
            <w:noProof/>
            <w:color w:val="000000"/>
            <w:sz w:val="24"/>
            <w:szCs w:val="24"/>
          </w:rPr>
          <w:fldChar w:fldCharType="separate"/>
        </w:r>
        <w:r w:rsidR="00707795">
          <w:rPr>
            <w:rFonts w:ascii="Times New Roman" w:hAnsi="Times New Roman" w:cs="Times New Roman"/>
            <w:noProof/>
            <w:color w:val="000000"/>
            <w:sz w:val="24"/>
            <w:szCs w:val="24"/>
          </w:rPr>
          <w:t>Chessman and Royal 2004</w:t>
        </w:r>
        <w:r w:rsidR="00707795">
          <w:rPr>
            <w:rFonts w:ascii="Times New Roman" w:hAnsi="Times New Roman" w:cs="Times New Roman"/>
            <w:noProof/>
            <w:color w:val="000000"/>
            <w:sz w:val="24"/>
            <w:szCs w:val="24"/>
          </w:rPr>
          <w:fldChar w:fldCharType="end"/>
        </w:r>
        <w:r w:rsidR="008918F2">
          <w:rPr>
            <w:rFonts w:ascii="Times New Roman" w:hAnsi="Times New Roman" w:cs="Times New Roman"/>
            <w:noProof/>
            <w:color w:val="000000"/>
            <w:sz w:val="24"/>
            <w:szCs w:val="24"/>
          </w:rPr>
          <w:t xml:space="preserve">, </w:t>
        </w:r>
        <w:r w:rsidR="00000000">
          <w:fldChar w:fldCharType="begin"/>
        </w:r>
        <w:r w:rsidR="00000000">
          <w:instrText>HYPERLINK \l "_ENREF_43" \o "Kilgour, 2005 #38"</w:instrText>
        </w:r>
        <w:r w:rsidR="00000000">
          <w:fldChar w:fldCharType="separate"/>
        </w:r>
        <w:r w:rsidR="00707795">
          <w:rPr>
            <w:rFonts w:ascii="Times New Roman" w:hAnsi="Times New Roman" w:cs="Times New Roman"/>
            <w:noProof/>
            <w:color w:val="000000"/>
            <w:sz w:val="24"/>
            <w:szCs w:val="24"/>
          </w:rPr>
          <w:t>Kilgour and Stanfield 2005</w:t>
        </w:r>
        <w:r w:rsidR="00000000">
          <w:rPr>
            <w:rFonts w:ascii="Times New Roman" w:hAnsi="Times New Roman" w:cs="Times New Roman"/>
            <w:noProof/>
            <w:color w:val="000000"/>
            <w:sz w:val="24"/>
            <w:szCs w:val="24"/>
          </w:rPr>
          <w:fldChar w:fldCharType="end"/>
        </w:r>
        <w:r w:rsidR="008918F2">
          <w:rPr>
            <w:rFonts w:ascii="Times New Roman" w:hAnsi="Times New Roman" w:cs="Times New Roman"/>
            <w:noProof/>
            <w:color w:val="000000"/>
            <w:sz w:val="24"/>
            <w:szCs w:val="24"/>
          </w:rPr>
          <w:t xml:space="preserve">, </w:t>
        </w:r>
        <w:r w:rsidR="00000000">
          <w:fldChar w:fldCharType="begin"/>
        </w:r>
        <w:r w:rsidR="00000000">
          <w:instrText>HYPERLINK \l "_ENREF_19" \o "Elias, 2016 #15"</w:instrText>
        </w:r>
        <w:r w:rsidR="00000000">
          <w:fldChar w:fldCharType="separate"/>
        </w:r>
        <w:r w:rsidR="00707795">
          <w:rPr>
            <w:rFonts w:ascii="Times New Roman" w:hAnsi="Times New Roman" w:cs="Times New Roman"/>
            <w:noProof/>
            <w:color w:val="000000"/>
            <w:sz w:val="24"/>
            <w:szCs w:val="24"/>
          </w:rPr>
          <w:t>Elias et al. 2016</w:t>
        </w:r>
        <w:r w:rsidR="00000000">
          <w:rPr>
            <w:rFonts w:ascii="Times New Roman" w:hAnsi="Times New Roman" w:cs="Times New Roman"/>
            <w:noProof/>
            <w:color w:val="000000"/>
            <w:sz w:val="24"/>
            <w:szCs w:val="24"/>
          </w:rPr>
          <w:fldChar w:fldCharType="end"/>
        </w:r>
        <w:r w:rsidR="008918F2">
          <w:rPr>
            <w:rFonts w:ascii="Times New Roman" w:hAnsi="Times New Roman" w:cs="Times New Roman"/>
            <w:noProof/>
            <w:color w:val="000000"/>
            <w:sz w:val="24"/>
            <w:szCs w:val="24"/>
          </w:rPr>
          <w:t xml:space="preserve">, </w:t>
        </w:r>
        <w:bookmarkEnd w:id="80"/>
        <w:r w:rsidR="00707795">
          <w:rPr>
            <w:rFonts w:ascii="Times New Roman" w:hAnsi="Times New Roman" w:cs="Times New Roman"/>
            <w:noProof/>
            <w:color w:val="000000"/>
            <w:sz w:val="24"/>
            <w:szCs w:val="24"/>
          </w:rPr>
          <w:fldChar w:fldCharType="begin"/>
        </w:r>
        <w:r w:rsidR="00707795">
          <w:rPr>
            <w:rFonts w:ascii="Times New Roman" w:hAnsi="Times New Roman" w:cs="Times New Roman"/>
            <w:noProof/>
            <w:color w:val="000000"/>
            <w:sz w:val="24"/>
            <w:szCs w:val="24"/>
          </w:rPr>
          <w:instrText xml:space="preserve"> HYPERLINK \l "_ENREF_44" \o "Kopp, 2023 #39" </w:instrText>
        </w:r>
        <w:r w:rsidR="00707795">
          <w:rPr>
            <w:rFonts w:ascii="Times New Roman" w:hAnsi="Times New Roman" w:cs="Times New Roman"/>
            <w:noProof/>
            <w:color w:val="000000"/>
            <w:sz w:val="24"/>
            <w:szCs w:val="24"/>
          </w:rPr>
        </w:r>
        <w:r w:rsidR="00707795">
          <w:rPr>
            <w:rFonts w:ascii="Times New Roman" w:hAnsi="Times New Roman" w:cs="Times New Roman"/>
            <w:noProof/>
            <w:color w:val="000000"/>
            <w:sz w:val="24"/>
            <w:szCs w:val="24"/>
          </w:rPr>
          <w:fldChar w:fldCharType="separate"/>
        </w:r>
        <w:r w:rsidR="00707795">
          <w:rPr>
            <w:rFonts w:ascii="Times New Roman" w:hAnsi="Times New Roman" w:cs="Times New Roman"/>
            <w:noProof/>
            <w:color w:val="000000"/>
            <w:sz w:val="24"/>
            <w:szCs w:val="24"/>
          </w:rPr>
          <w:t>Kopp et al. 2023</w:t>
        </w:r>
        <w:r w:rsidR="00707795">
          <w:rPr>
            <w:rFonts w:ascii="Times New Roman" w:hAnsi="Times New Roman" w:cs="Times New Roman"/>
            <w:noProof/>
            <w:color w:val="000000"/>
            <w:sz w:val="24"/>
            <w:szCs w:val="24"/>
          </w:rPr>
          <w:fldChar w:fldCharType="end"/>
        </w:r>
        <w:r w:rsidR="008918F2">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w:t>
        </w:r>
        <w:r w:rsidR="00F913C5">
          <w:rPr>
            <w:rFonts w:ascii="Times New Roman" w:hAnsi="Times New Roman" w:cs="Times New Roman"/>
            <w:color w:val="000000"/>
            <w:sz w:val="24"/>
            <w:szCs w:val="24"/>
          </w:rPr>
          <w:t xml:space="preserve"> </w:t>
        </w:r>
        <w:r w:rsidR="003543A8">
          <w:rPr>
            <w:rFonts w:ascii="Times New Roman" w:hAnsi="Times New Roman" w:cs="Times New Roman"/>
            <w:color w:val="000000"/>
            <w:sz w:val="24"/>
            <w:szCs w:val="24"/>
          </w:rPr>
          <w:t>Because</w:t>
        </w:r>
        <w:r w:rsidR="00C2260E">
          <w:rPr>
            <w:rFonts w:ascii="Times New Roman" w:hAnsi="Times New Roman" w:cs="Times New Roman"/>
            <w:color w:val="000000"/>
            <w:sz w:val="24"/>
            <w:szCs w:val="24"/>
          </w:rPr>
          <w:t xml:space="preserve"> anthropogenic disturbance typically</w:t>
        </w:r>
        <w:r w:rsidR="003543A8">
          <w:rPr>
            <w:rFonts w:ascii="Times New Roman" w:hAnsi="Times New Roman" w:cs="Times New Roman"/>
            <w:color w:val="000000"/>
            <w:sz w:val="24"/>
            <w:szCs w:val="24"/>
          </w:rPr>
          <w:t xml:space="preserve"> manifest</w:t>
        </w:r>
        <w:r w:rsidR="009F1703">
          <w:rPr>
            <w:rFonts w:ascii="Times New Roman" w:hAnsi="Times New Roman" w:cs="Times New Roman"/>
            <w:color w:val="000000"/>
            <w:sz w:val="24"/>
            <w:szCs w:val="24"/>
          </w:rPr>
          <w:t>s</w:t>
        </w:r>
        <w:r w:rsidR="003543A8">
          <w:rPr>
            <w:rFonts w:ascii="Times New Roman" w:hAnsi="Times New Roman" w:cs="Times New Roman"/>
            <w:color w:val="000000"/>
            <w:sz w:val="24"/>
            <w:szCs w:val="24"/>
          </w:rPr>
          <w:t xml:space="preserve"> as</w:t>
        </w:r>
        <w:r w:rsidR="00C2260E">
          <w:rPr>
            <w:rFonts w:ascii="Times New Roman" w:hAnsi="Times New Roman" w:cs="Times New Roman"/>
            <w:color w:val="000000"/>
            <w:sz w:val="24"/>
            <w:szCs w:val="24"/>
          </w:rPr>
          <w:t xml:space="preserve"> </w:t>
        </w:r>
        <w:r w:rsidR="003543A8">
          <w:rPr>
            <w:rFonts w:ascii="Times New Roman" w:hAnsi="Times New Roman" w:cs="Times New Roman"/>
            <w:color w:val="000000"/>
            <w:sz w:val="24"/>
            <w:szCs w:val="24"/>
          </w:rPr>
          <w:t xml:space="preserve">altered </w:t>
        </w:r>
        <w:r w:rsidR="00C2260E">
          <w:rPr>
            <w:rFonts w:ascii="Times New Roman" w:hAnsi="Times New Roman" w:cs="Times New Roman"/>
            <w:color w:val="000000"/>
            <w:sz w:val="24"/>
            <w:szCs w:val="24"/>
          </w:rPr>
          <w:t>physiochemical conditions</w:t>
        </w:r>
        <w:r w:rsidR="003543A8">
          <w:rPr>
            <w:rFonts w:ascii="Times New Roman" w:hAnsi="Times New Roman" w:cs="Times New Roman"/>
            <w:color w:val="000000"/>
            <w:sz w:val="24"/>
            <w:szCs w:val="24"/>
          </w:rPr>
          <w:t xml:space="preserve"> </w:t>
        </w:r>
        <w:r w:rsidR="003543A8">
          <w:rPr>
            <w:rFonts w:ascii="Times New Roman" w:hAnsi="Times New Roman" w:cs="Times New Roman"/>
            <w:color w:val="000000"/>
            <w:sz w:val="24"/>
            <w:szCs w:val="24"/>
          </w:rPr>
          <w:fldChar w:fldCharType="begin">
            <w:fldData xml:space="preserve">PEVuZE5vdGU+PENpdGU+PEF1dGhvcj5UYW5nPC9BdXRob3I+PFllYXI+MjAyMDwvWWVhcj48UmVj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</w:fldData>
          </w:fldChar>
        </w:r>
        <w:r w:rsidR="003543A8">
          <w:rPr>
            <w:rFonts w:ascii="Times New Roman" w:hAnsi="Times New Roman" w:cs="Times New Roman"/>
            <w:color w:val="000000"/>
            <w:sz w:val="24"/>
            <w:szCs w:val="24"/>
          </w:rPr>
          <w:instrText xml:space="preserve"> ADDIN EN.CITE </w:instrText>
        </w:r>
        <w:r w:rsidR="003543A8">
          <w:rPr>
            <w:rFonts w:ascii="Times New Roman" w:hAnsi="Times New Roman" w:cs="Times New Roman"/>
            <w:color w:val="000000"/>
            <w:sz w:val="24"/>
            <w:szCs w:val="24"/>
          </w:rPr>
          <w:fldChar w:fldCharType="begin">
            <w:fldData xml:space="preserve">PEVuZE5vdGU+PENpdGU+PEF1dGhvcj5UYW5nPC9BdXRob3I+PFllYXI+MjAyMDwvWWVhcj48UmVj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</w:fldData>
          </w:fldChar>
        </w:r>
        <w:r w:rsidR="003543A8">
          <w:rPr>
            <w:rFonts w:ascii="Times New Roman" w:hAnsi="Times New Roman" w:cs="Times New Roman"/>
            <w:color w:val="000000"/>
            <w:sz w:val="24"/>
            <w:szCs w:val="24"/>
          </w:rPr>
          <w:instrText xml:space="preserve"> ADDIN EN.CITE.DATA </w:instrText>
        </w:r>
        <w:r w:rsidR="003543A8">
          <w:rPr>
            <w:rFonts w:ascii="Times New Roman" w:hAnsi="Times New Roman" w:cs="Times New Roman"/>
            <w:color w:val="000000"/>
            <w:sz w:val="24"/>
            <w:szCs w:val="24"/>
          </w:rPr>
        </w:r>
        <w:r w:rsidR="003543A8">
          <w:rPr>
            <w:rFonts w:ascii="Times New Roman" w:hAnsi="Times New Roman" w:cs="Times New Roman"/>
            <w:color w:val="000000"/>
            <w:sz w:val="24"/>
            <w:szCs w:val="24"/>
          </w:rPr>
          <w:fldChar w:fldCharType="end"/>
        </w:r>
        <w:r w:rsidR="003543A8">
          <w:rPr>
            <w:rFonts w:ascii="Times New Roman" w:hAnsi="Times New Roman" w:cs="Times New Roman"/>
            <w:color w:val="000000"/>
            <w:sz w:val="24"/>
            <w:szCs w:val="24"/>
          </w:rPr>
        </w:r>
        <w:r w:rsidR="003543A8">
          <w:rPr>
            <w:rFonts w:ascii="Times New Roman" w:hAnsi="Times New Roman" w:cs="Times New Roman"/>
            <w:color w:val="000000"/>
            <w:sz w:val="24"/>
            <w:szCs w:val="24"/>
          </w:rPr>
          <w:fldChar w:fldCharType="separate"/>
        </w:r>
        <w:r w:rsidR="003543A8">
          <w:rPr>
            <w:rFonts w:ascii="Times New Roman" w:hAnsi="Times New Roman" w:cs="Times New Roman"/>
            <w:noProof/>
            <w:color w:val="000000"/>
            <w:sz w:val="24"/>
            <w:szCs w:val="24"/>
          </w:rPr>
          <w:t>(</w:t>
        </w:r>
        <w:r w:rsidR="00000000">
          <w:fldChar w:fldCharType="begin"/>
        </w:r>
        <w:r w:rsidR="00000000">
          <w:instrText>HYPERLINK \l "_ENREF_80" \o "Tang, 2020 #67"</w:instrText>
        </w:r>
        <w:r w:rsidR="00000000">
          <w:fldChar w:fldCharType="separate"/>
        </w:r>
        <w:r w:rsidR="00707795">
          <w:rPr>
            <w:rFonts w:ascii="Times New Roman" w:hAnsi="Times New Roman" w:cs="Times New Roman"/>
            <w:noProof/>
            <w:color w:val="000000"/>
            <w:sz w:val="24"/>
            <w:szCs w:val="24"/>
          </w:rPr>
          <w:t>Tang et al. 2020</w:t>
        </w:r>
        <w:r w:rsidR="00000000">
          <w:rPr>
            <w:rFonts w:ascii="Times New Roman" w:hAnsi="Times New Roman" w:cs="Times New Roman"/>
            <w:noProof/>
            <w:color w:val="000000"/>
            <w:sz w:val="24"/>
            <w:szCs w:val="24"/>
          </w:rPr>
          <w:fldChar w:fldCharType="end"/>
        </w:r>
        <w:r w:rsidR="003543A8">
          <w:rPr>
            <w:rFonts w:ascii="Times New Roman" w:hAnsi="Times New Roman" w:cs="Times New Roman"/>
            <w:noProof/>
            <w:color w:val="000000"/>
            <w:sz w:val="24"/>
            <w:szCs w:val="24"/>
          </w:rPr>
          <w:t xml:space="preserve">, </w:t>
        </w:r>
        <w:r w:rsidR="00000000">
          <w:fldChar w:fldCharType="begin"/>
        </w:r>
        <w:r w:rsidR="00000000">
          <w:instrText>HYPERLINK \l "_ENREF_21" \o "Fergus, 2023 #68"</w:instrText>
        </w:r>
        <w:r w:rsidR="00000000">
          <w:fldChar w:fldCharType="separate"/>
        </w:r>
        <w:r w:rsidR="00707795">
          <w:rPr>
            <w:rFonts w:ascii="Times New Roman" w:hAnsi="Times New Roman" w:cs="Times New Roman"/>
            <w:noProof/>
            <w:color w:val="000000"/>
            <w:sz w:val="24"/>
            <w:szCs w:val="24"/>
          </w:rPr>
          <w:t>Fergus et al. 2023</w:t>
        </w:r>
        <w:r w:rsidR="00000000">
          <w:rPr>
            <w:rFonts w:ascii="Times New Roman" w:hAnsi="Times New Roman" w:cs="Times New Roman"/>
            <w:noProof/>
            <w:color w:val="000000"/>
            <w:sz w:val="24"/>
            <w:szCs w:val="24"/>
          </w:rPr>
          <w:fldChar w:fldCharType="end"/>
        </w:r>
        <w:r w:rsidR="003543A8">
          <w:rPr>
            <w:rFonts w:ascii="Times New Roman" w:hAnsi="Times New Roman" w:cs="Times New Roman"/>
            <w:noProof/>
            <w:color w:val="000000"/>
            <w:sz w:val="24"/>
            <w:szCs w:val="24"/>
          </w:rPr>
          <w:t>)</w:t>
        </w:r>
        <w:r w:rsidR="003543A8">
          <w:rPr>
            <w:rFonts w:ascii="Times New Roman" w:hAnsi="Times New Roman" w:cs="Times New Roman"/>
            <w:color w:val="000000"/>
            <w:sz w:val="24"/>
            <w:szCs w:val="24"/>
          </w:rPr>
          <w:fldChar w:fldCharType="end"/>
        </w:r>
        <w:r w:rsidR="00C2260E">
          <w:rPr>
            <w:rFonts w:ascii="Times New Roman" w:hAnsi="Times New Roman" w:cs="Times New Roman"/>
            <w:color w:val="000000"/>
            <w:sz w:val="24"/>
            <w:szCs w:val="24"/>
          </w:rPr>
          <w:t xml:space="preserve">, quantifying potential environmental divers across space, could be relevant for understanding how organisms </w:t>
        </w:r>
        <w:r w:rsidR="003543A8">
          <w:rPr>
            <w:rFonts w:ascii="Times New Roman" w:hAnsi="Times New Roman" w:cs="Times New Roman"/>
            <w:color w:val="000000"/>
            <w:sz w:val="24"/>
            <w:szCs w:val="24"/>
          </w:rPr>
          <w:t>may change</w:t>
        </w:r>
        <w:r w:rsidR="009F1703">
          <w:rPr>
            <w:rFonts w:ascii="Times New Roman" w:hAnsi="Times New Roman" w:cs="Times New Roman"/>
            <w:color w:val="000000"/>
            <w:sz w:val="24"/>
            <w:szCs w:val="24"/>
          </w:rPr>
          <w:t xml:space="preserve"> with disturbance</w:t>
        </w:r>
        <w:r w:rsidR="003543A8">
          <w:rPr>
            <w:rFonts w:ascii="Times New Roman" w:hAnsi="Times New Roman" w:cs="Times New Roman"/>
            <w:color w:val="000000"/>
            <w:sz w:val="24"/>
            <w:szCs w:val="24"/>
          </w:rPr>
          <w:t xml:space="preserve"> across time </w:t>
        </w:r>
        <w:r w:rsidR="003543A8">
          <w:rPr>
            <w:rFonts w:ascii="Times New Roman" w:hAnsi="Times New Roman" w:cs="Times New Roman"/>
            <w:color w:val="000000"/>
            <w:sz w:val="24"/>
            <w:szCs w:val="24"/>
          </w:rPr>
          <w:fldChar w:fldCharType="begin"/>
        </w:r>
        <w:r w:rsidR="003543A8">
          <w:rPr>
            <w:rFonts w:ascii="Times New Roman" w:hAnsi="Times New Roman" w:cs="Times New Roman"/>
            <w:color w:val="000000"/>
            <w:sz w:val="24"/>
            <w:szCs w:val="24"/>
          </w:rPr>
          <w:instrText xml:space="preserve"> ADDIN EN.CITE &lt;EndNote&gt;&lt;Cite&gt;&lt;Author&gt;Blüthgen&lt;/Author&gt;&lt;Year&gt;2022&lt;/Year&gt;&lt;RecNum&gt;163&lt;/RecNum&gt;&lt;DisplayText&gt;(Blüthgen et al. 2022)&lt;/DisplayText&gt;&lt;record&gt;&lt;rec-number&gt;163&lt;/rec-number&gt;&lt;foreign-keys&gt;&lt;key app="EN" db-id="rtxzfetfi9xw07eeartpf9t7wwtdt2arspvw" timestamp="1721437324" guid="9701cf1b-42e8-4ee5-9eab-606bd58b4291"&gt;163&lt;/key&gt;&lt;/foreign-keys&gt;&lt;ref-type name="Journal Article"&gt;17&lt;/ref-type&gt;&lt;contributors&gt;&lt;authors&gt;&lt;author&gt;Blüthgen, Nico&lt;/author&gt;&lt;author&gt;Staab, Michael&lt;/author&gt;&lt;author&gt;Achury, Rafael&lt;/author&gt;&lt;author&gt;Weisser, Wolfgang W.&lt;/author&gt;&lt;/authors&gt;&lt;/contributors&gt;&lt;titles&gt;&lt;title&gt;Unravelling insect declines: can space replace time?&lt;/title&gt;&lt;secondary-title&gt;Biology Letters&lt;/secondary-title&gt;&lt;/titles&gt;&lt;periodical&gt;&lt;full-title&gt;Biology Letters&lt;/full-title&gt;&lt;/periodical&gt;&lt;pages&gt;20210666&lt;/pages&gt;&lt;volume&gt;18&lt;/volume&gt;&lt;number&gt;4&lt;/number&gt;&lt;dates&gt;&lt;year&gt;2022&lt;/year&gt;&lt;pub-dates&gt;&lt;date&gt;2022/04/20&lt;/date&gt;&lt;/pub-dates&gt;&lt;/dates&gt;&lt;publisher&gt;Royal Society&lt;/publisher&gt;&lt;urls&gt;&lt;related-urls&gt;&lt;url&gt;https://doi.org/10.1098/rsbl.2021.0666&lt;/url&gt;&lt;/related-urls&gt;&lt;/urls&gt;&lt;electronic-resource-num&gt;10.1098/rsbl.2021.0666&lt;/electronic-resource-num&gt;&lt;access-date&gt;2024/07/19&lt;/access-date&gt;&lt;/record&gt;&lt;/Cite&gt;&lt;/EndNote&gt;</w:instrText>
        </w:r>
        <w:r w:rsidR="003543A8">
          <w:rPr>
            <w:rFonts w:ascii="Times New Roman" w:hAnsi="Times New Roman" w:cs="Times New Roman"/>
            <w:color w:val="000000"/>
            <w:sz w:val="24"/>
            <w:szCs w:val="24"/>
          </w:rPr>
          <w:fldChar w:fldCharType="separate"/>
        </w:r>
        <w:r w:rsidR="003543A8">
          <w:rPr>
            <w:rFonts w:ascii="Times New Roman" w:hAnsi="Times New Roman" w:cs="Times New Roman"/>
            <w:noProof/>
            <w:color w:val="000000"/>
            <w:sz w:val="24"/>
            <w:szCs w:val="24"/>
          </w:rPr>
          <w:t>(</w:t>
        </w:r>
        <w:r w:rsidR="00000000">
          <w:fldChar w:fldCharType="begin"/>
        </w:r>
        <w:r w:rsidR="00000000">
          <w:instrText>HYPERLINK \l "_ENREF_2" \o "Blüthgen, 2022 #163"</w:instrText>
        </w:r>
        <w:r w:rsidR="00000000">
          <w:fldChar w:fldCharType="separate"/>
        </w:r>
        <w:r w:rsidR="00707795">
          <w:rPr>
            <w:rFonts w:ascii="Times New Roman" w:hAnsi="Times New Roman" w:cs="Times New Roman"/>
            <w:noProof/>
            <w:color w:val="000000"/>
            <w:sz w:val="24"/>
            <w:szCs w:val="24"/>
          </w:rPr>
          <w:t>Blüthgen et al. 2022</w:t>
        </w:r>
        <w:r w:rsidR="00000000">
          <w:rPr>
            <w:rFonts w:ascii="Times New Roman" w:hAnsi="Times New Roman" w:cs="Times New Roman"/>
            <w:noProof/>
            <w:color w:val="000000"/>
            <w:sz w:val="24"/>
            <w:szCs w:val="24"/>
          </w:rPr>
          <w:fldChar w:fldCharType="end"/>
        </w:r>
        <w:r w:rsidR="003543A8">
          <w:rPr>
            <w:rFonts w:ascii="Times New Roman" w:hAnsi="Times New Roman" w:cs="Times New Roman"/>
            <w:noProof/>
            <w:color w:val="000000"/>
            <w:sz w:val="24"/>
            <w:szCs w:val="24"/>
          </w:rPr>
          <w:t>)</w:t>
        </w:r>
        <w:r w:rsidR="003543A8">
          <w:rPr>
            <w:rFonts w:ascii="Times New Roman" w:hAnsi="Times New Roman" w:cs="Times New Roman"/>
            <w:color w:val="000000"/>
            <w:sz w:val="24"/>
            <w:szCs w:val="24"/>
          </w:rPr>
          <w:fldChar w:fldCharType="end"/>
        </w:r>
        <w:r w:rsidR="003543A8">
          <w:rPr>
            <w:rFonts w:ascii="Times New Roman" w:hAnsi="Times New Roman" w:cs="Times New Roman"/>
            <w:color w:val="000000"/>
            <w:sz w:val="24"/>
            <w:szCs w:val="24"/>
          </w:rPr>
          <w:t xml:space="preserve">. </w:t>
        </w:r>
        <w:r w:rsidR="00C2260E">
          <w:rPr>
            <w:rFonts w:ascii="Times New Roman" w:hAnsi="Times New Roman" w:cs="Times New Roman"/>
            <w:color w:val="000000"/>
            <w:sz w:val="24"/>
            <w:szCs w:val="24"/>
          </w:rPr>
          <w:t xml:space="preserve"> </w:t>
        </w:r>
        <w:r w:rsidR="00EF5C5E">
          <w:rPr>
            <w:rFonts w:ascii="Times New Roman" w:hAnsi="Times New Roman" w:cs="Times New Roman"/>
            <w:sz w:val="24"/>
            <w:szCs w:val="24"/>
          </w:rPr>
          <w:t xml:space="preserve">For example, taxa that have a negative relationship along an environmental gradient </w:t>
        </w:r>
        <w:r w:rsidR="00BF6062">
          <w:rPr>
            <w:rFonts w:ascii="Times New Roman" w:hAnsi="Times New Roman" w:cs="Times New Roman"/>
            <w:sz w:val="24"/>
            <w:szCs w:val="24"/>
          </w:rPr>
          <w:t xml:space="preserve">could be expected to </w:t>
        </w:r>
        <w:r w:rsidR="00EF5C5E">
          <w:rPr>
            <w:rFonts w:ascii="Times New Roman" w:hAnsi="Times New Roman" w:cs="Times New Roman"/>
            <w:sz w:val="24"/>
            <w:szCs w:val="24"/>
          </w:rPr>
          <w:t xml:space="preserve">become less prevalent </w:t>
        </w:r>
        <w:r w:rsidR="003543A8">
          <w:rPr>
            <w:rFonts w:ascii="Times New Roman" w:hAnsi="Times New Roman" w:cs="Times New Roman"/>
            <w:sz w:val="24"/>
            <w:szCs w:val="24"/>
          </w:rPr>
          <w:t>if</w:t>
        </w:r>
        <w:r w:rsidR="00EF5C5E">
          <w:rPr>
            <w:rFonts w:ascii="Times New Roman" w:hAnsi="Times New Roman" w:cs="Times New Roman"/>
            <w:sz w:val="24"/>
            <w:szCs w:val="24"/>
          </w:rPr>
          <w:t xml:space="preserve"> </w:t>
        </w:r>
        <w:r w:rsidR="00BF6062">
          <w:rPr>
            <w:rFonts w:ascii="Times New Roman" w:hAnsi="Times New Roman" w:cs="Times New Roman"/>
            <w:sz w:val="24"/>
            <w:szCs w:val="24"/>
          </w:rPr>
          <w:t xml:space="preserve">human disturbance contributes to more extreme environmental conditions </w:t>
        </w:r>
        <w:r w:rsidR="00EF5C5E">
          <w:rPr>
            <w:rFonts w:ascii="Times New Roman" w:hAnsi="Times New Roman" w:cs="Times New Roman"/>
            <w:sz w:val="24"/>
            <w:szCs w:val="24"/>
          </w:rPr>
          <w:t xml:space="preserve">and more prevalent </w:t>
        </w:r>
        <w:r w:rsidR="003543A8">
          <w:rPr>
            <w:rFonts w:ascii="Times New Roman" w:hAnsi="Times New Roman" w:cs="Times New Roman"/>
            <w:sz w:val="24"/>
            <w:szCs w:val="24"/>
          </w:rPr>
          <w:t xml:space="preserve">if </w:t>
        </w:r>
        <w:r w:rsidR="00BF6062">
          <w:rPr>
            <w:rFonts w:ascii="Times New Roman" w:hAnsi="Times New Roman" w:cs="Times New Roman"/>
            <w:sz w:val="24"/>
            <w:szCs w:val="24"/>
          </w:rPr>
          <w:t xml:space="preserve">reducing human </w:t>
        </w:r>
        <w:r w:rsidR="003543A8">
          <w:rPr>
            <w:rFonts w:ascii="Times New Roman" w:hAnsi="Times New Roman" w:cs="Times New Roman"/>
            <w:sz w:val="24"/>
            <w:szCs w:val="24"/>
          </w:rPr>
          <w:t>disturbance</w:t>
        </w:r>
        <w:r w:rsidR="00BF6062">
          <w:rPr>
            <w:rFonts w:ascii="Times New Roman" w:hAnsi="Times New Roman" w:cs="Times New Roman"/>
            <w:sz w:val="24"/>
            <w:szCs w:val="24"/>
          </w:rPr>
          <w:t xml:space="preserve"> contributes to</w:t>
        </w:r>
        <w:r w:rsidR="00EF5C5E">
          <w:rPr>
            <w:rFonts w:ascii="Times New Roman" w:hAnsi="Times New Roman" w:cs="Times New Roman"/>
            <w:sz w:val="24"/>
            <w:szCs w:val="24"/>
          </w:rPr>
          <w:t xml:space="preserve"> </w:t>
        </w:r>
        <w:r w:rsidR="00BF6062">
          <w:rPr>
            <w:rFonts w:ascii="Times New Roman" w:hAnsi="Times New Roman" w:cs="Times New Roman"/>
            <w:sz w:val="24"/>
            <w:szCs w:val="24"/>
          </w:rPr>
          <w:t xml:space="preserve">less extreme conditions </w:t>
        </w:r>
        <w:r w:rsidR="00EF5C5E">
          <w:rPr>
            <w:rFonts w:ascii="Times New Roman" w:hAnsi="Times New Roman" w:cs="Times New Roman"/>
            <w:sz w:val="24"/>
            <w:szCs w:val="24"/>
          </w:rPr>
          <w:fldChar w:fldCharType="begin"/>
        </w:r>
        <w:r w:rsidR="00EF5C5E">
          <w:rPr>
            <w:rFonts w:ascii="Times New Roman" w:hAnsi="Times New Roman" w:cs="Times New Roman"/>
            <w:sz w:val="24"/>
            <w:szCs w:val="24"/>
          </w:rPr>
          <w:instrText xml:space="preserve"> ADDIN EN.CITE &lt;EndNote&gt;&lt;Cite&gt;&lt;Author&gt;Kopp&lt;/Author&gt;&lt;Year&gt;2023&lt;/Year&gt;&lt;RecNum&gt;39&lt;/RecNum&gt;&lt;DisplayText&gt;(Kopp et al. 2023)&lt;/DisplayText&gt;&lt;record&gt;&lt;rec-number&gt;39&lt;/rec-number&gt;&lt;foreign-keys&gt;&lt;key app="EN" db-id="rtxzfetfi9xw07eeartpf9t7wwtdt2arspvw" timestamp="1701147872" guid="4de3263e-f23b-4672-8994-a57ca02a0393"&gt;39&lt;/key&gt;&lt;/foreign-keys&gt;&lt;ref-type name="Journal Article"&gt;17&lt;/ref-type&gt;&lt;contributors&gt;&lt;authors&gt;&lt;author&gt;Kopp, Darin A.&lt;/author&gt;&lt;author&gt;Stoddard, John L.&lt;/author&gt;&lt;author&gt;Hill, Ryan A.&lt;/author&gt;&lt;author&gt;Doyle, Jessie M.&lt;/author&gt;&lt;author&gt;Kaufmann, Philip R.&lt;/author&gt;&lt;author&gt;Herlihy, Alan T.&lt;/author&gt;&lt;author&gt;Paulsen, Steven G.&lt;/author&gt;&lt;/authors&gt;&lt;/contributors&gt;&lt;titles&gt;&lt;title&gt;Joint species distribution models reveal taxon-specific sensitivities to potential anthropogenic alteration&lt;/title&gt;&lt;secondary-title&gt;Freshwater Science&lt;/secondary-title&gt;&lt;/titles&gt;&lt;periodical&gt;&lt;full-title&gt;Freshwater Science&lt;/full-title&gt;&lt;/periodical&gt;&lt;pages&gt;268-284&lt;/pages&gt;&lt;volume&gt;42&lt;/volume&gt;&lt;number&gt;3&lt;/number&gt;&lt;dates&gt;&lt;year&gt;2023&lt;/year&gt;&lt;pub-dates&gt;&lt;date&gt;2023/09/01&lt;/date&gt;&lt;/pub-dates&gt;&lt;/dates&gt;&lt;publisher&gt;The University of Chicago Press&lt;/publisher&gt;&lt;isbn&gt;2161-9549&lt;/isbn&gt;&lt;urls&gt;&lt;related-urls&gt;&lt;url&gt;https://doi.org/10.1086/726283&lt;/url&gt;&lt;/related-urls&gt;&lt;/urls&gt;&lt;electronic-resource-num&gt;10.1086/726283&lt;/electronic-resource-num&gt;&lt;access-date&gt;2023/11/27&lt;/access-date&gt;&lt;/record&gt;&lt;/Cite&gt;&lt;/EndNote&gt;</w:instrText>
        </w:r>
        <w:r w:rsidR="00EF5C5E">
          <w:rPr>
            <w:rFonts w:ascii="Times New Roman" w:hAnsi="Times New Roman" w:cs="Times New Roman"/>
            <w:sz w:val="24"/>
            <w:szCs w:val="24"/>
          </w:rPr>
          <w:fldChar w:fldCharType="separate"/>
        </w:r>
        <w:r w:rsidR="00EF5C5E">
          <w:rPr>
            <w:rFonts w:ascii="Times New Roman" w:hAnsi="Times New Roman" w:cs="Times New Roman"/>
            <w:noProof/>
            <w:sz w:val="24"/>
            <w:szCs w:val="24"/>
          </w:rPr>
          <w:t>(</w:t>
        </w:r>
        <w:r w:rsidR="00000000">
          <w:fldChar w:fldCharType="begin"/>
        </w:r>
        <w:r w:rsidR="00000000">
          <w:instrText>HYPERLINK \l "_ENREF_44" \o "Kopp, 2023 #39"</w:instrText>
        </w:r>
        <w:r w:rsidR="00000000">
          <w:fldChar w:fldCharType="separate"/>
        </w:r>
        <w:r w:rsidR="00707795">
          <w:rPr>
            <w:rFonts w:ascii="Times New Roman" w:hAnsi="Times New Roman" w:cs="Times New Roman"/>
            <w:noProof/>
            <w:sz w:val="24"/>
            <w:szCs w:val="24"/>
          </w:rPr>
          <w:t>Kopp et al. 2023</w:t>
        </w:r>
        <w:r w:rsidR="00000000">
          <w:rPr>
            <w:rFonts w:ascii="Times New Roman" w:hAnsi="Times New Roman" w:cs="Times New Roman"/>
            <w:noProof/>
            <w:sz w:val="24"/>
            <w:szCs w:val="24"/>
          </w:rPr>
          <w:fldChar w:fldCharType="end"/>
        </w:r>
        <w:r w:rsidR="00EF5C5E">
          <w:rPr>
            <w:rFonts w:ascii="Times New Roman" w:hAnsi="Times New Roman" w:cs="Times New Roman"/>
            <w:noProof/>
            <w:sz w:val="24"/>
            <w:szCs w:val="24"/>
          </w:rPr>
          <w:t>)</w:t>
        </w:r>
        <w:r w:rsidR="00EF5C5E">
          <w:rPr>
            <w:rFonts w:ascii="Times New Roman" w:hAnsi="Times New Roman" w:cs="Times New Roman"/>
            <w:sz w:val="24"/>
            <w:szCs w:val="24"/>
          </w:rPr>
          <w:fldChar w:fldCharType="end"/>
        </w:r>
        <w:r w:rsidR="00EF5C5E">
          <w:rPr>
            <w:rFonts w:ascii="Times New Roman" w:hAnsi="Times New Roman" w:cs="Times New Roman"/>
            <w:sz w:val="24"/>
            <w:szCs w:val="24"/>
          </w:rPr>
          <w:t>.</w:t>
        </w:r>
        <w:r w:rsidR="00865399">
          <w:rPr>
            <w:rFonts w:ascii="Times New Roman" w:hAnsi="Times New Roman" w:cs="Times New Roman"/>
            <w:sz w:val="24"/>
            <w:szCs w:val="24"/>
          </w:rPr>
          <w:t xml:space="preserve"> From these relationships it is possible to </w:t>
        </w:r>
        <w:r w:rsidR="009F1703">
          <w:rPr>
            <w:rFonts w:ascii="Times New Roman" w:hAnsi="Times New Roman" w:cs="Times New Roman"/>
            <w:sz w:val="24"/>
            <w:szCs w:val="24"/>
          </w:rPr>
          <w:t xml:space="preserve">predict </w:t>
        </w:r>
        <w:r w:rsidR="00865399">
          <w:rPr>
            <w:rFonts w:ascii="Times New Roman" w:hAnsi="Times New Roman" w:cs="Times New Roman"/>
            <w:sz w:val="24"/>
            <w:szCs w:val="24"/>
          </w:rPr>
          <w:t xml:space="preserve">which taxa from the regional species pool could occur at a site if it were minimally disturbed and compare them to the taxa that were actually observed </w:t>
        </w:r>
        <w:r w:rsidR="00865399">
          <w:rPr>
            <w:rFonts w:ascii="Times New Roman" w:hAnsi="Times New Roman" w:cs="Times New Roman"/>
            <w:sz w:val="24"/>
            <w:szCs w:val="24"/>
          </w:rPr>
          <w:fldChar w:fldCharType="begin">
            <w:fldData xml:space="preserve">PEVuZE5vdGU+PENpdGU+PEF1dGhvcj5DaGVzc21hbjwvQXV0aG9yPjxZZWFyPjIwMDQ8L1llYXI+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</w:fldData>
          </w:fldChar>
        </w:r>
        <w:r w:rsidR="00865399">
          <w:rPr>
            <w:rFonts w:ascii="Times New Roman" w:hAnsi="Times New Roman" w:cs="Times New Roman"/>
            <w:sz w:val="24"/>
            <w:szCs w:val="24"/>
          </w:rPr>
          <w:instrText xml:space="preserve"> ADDIN EN.CITE </w:instrText>
        </w:r>
        <w:r w:rsidR="00865399">
          <w:rPr>
            <w:rFonts w:ascii="Times New Roman" w:hAnsi="Times New Roman" w:cs="Times New Roman"/>
            <w:sz w:val="24"/>
            <w:szCs w:val="24"/>
          </w:rPr>
          <w:fldChar w:fldCharType="begin">
            <w:fldData xml:space="preserve">PEVuZE5vdGU+PENpdGU+PEF1dGhvcj5DaGVzc21hbjwvQXV0aG9yPjxZZWFyPjIwMDQ8L1llYXI+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</w:fldData>
          </w:fldChar>
        </w:r>
        <w:r w:rsidR="00865399">
          <w:rPr>
            <w:rFonts w:ascii="Times New Roman" w:hAnsi="Times New Roman" w:cs="Times New Roman"/>
            <w:sz w:val="24"/>
            <w:szCs w:val="24"/>
          </w:rPr>
          <w:instrText xml:space="preserve"> ADDIN EN.CITE.DATA </w:instrText>
        </w:r>
        <w:r w:rsidR="00865399">
          <w:rPr>
            <w:rFonts w:ascii="Times New Roman" w:hAnsi="Times New Roman" w:cs="Times New Roman"/>
            <w:sz w:val="24"/>
            <w:szCs w:val="24"/>
          </w:rPr>
        </w:r>
        <w:r w:rsidR="00865399">
          <w:rPr>
            <w:rFonts w:ascii="Times New Roman" w:hAnsi="Times New Roman" w:cs="Times New Roman"/>
            <w:sz w:val="24"/>
            <w:szCs w:val="24"/>
          </w:rPr>
          <w:fldChar w:fldCharType="end"/>
        </w:r>
        <w:r w:rsidR="00865399">
          <w:rPr>
            <w:rFonts w:ascii="Times New Roman" w:hAnsi="Times New Roman" w:cs="Times New Roman"/>
            <w:sz w:val="24"/>
            <w:szCs w:val="24"/>
          </w:rPr>
        </w:r>
        <w:r w:rsidR="00865399">
          <w:rPr>
            <w:rFonts w:ascii="Times New Roman" w:hAnsi="Times New Roman" w:cs="Times New Roman"/>
            <w:sz w:val="24"/>
            <w:szCs w:val="24"/>
          </w:rPr>
          <w:fldChar w:fldCharType="separate"/>
        </w:r>
        <w:r w:rsidR="00865399">
          <w:rPr>
            <w:rFonts w:ascii="Times New Roman" w:hAnsi="Times New Roman" w:cs="Times New Roman"/>
            <w:noProof/>
            <w:sz w:val="24"/>
            <w:szCs w:val="24"/>
          </w:rPr>
          <w:t>(</w:t>
        </w:r>
        <w:r w:rsidR="00000000">
          <w:fldChar w:fldCharType="begin"/>
        </w:r>
        <w:r w:rsidR="00000000">
          <w:instrText>HYPERLINK \l "_ENREF_10" \o "Chessman, 2004 #9"</w:instrText>
        </w:r>
        <w:r w:rsidR="00000000">
          <w:fldChar w:fldCharType="separate"/>
        </w:r>
        <w:r w:rsidR="00707795">
          <w:rPr>
            <w:rFonts w:ascii="Times New Roman" w:hAnsi="Times New Roman" w:cs="Times New Roman"/>
            <w:noProof/>
            <w:sz w:val="24"/>
            <w:szCs w:val="24"/>
          </w:rPr>
          <w:t>Chessman and Royal 2004</w:t>
        </w:r>
        <w:r w:rsidR="00000000">
          <w:rPr>
            <w:rFonts w:ascii="Times New Roman" w:hAnsi="Times New Roman" w:cs="Times New Roman"/>
            <w:noProof/>
            <w:sz w:val="24"/>
            <w:szCs w:val="24"/>
          </w:rPr>
          <w:fldChar w:fldCharType="end"/>
        </w:r>
        <w:r w:rsidR="00865399">
          <w:rPr>
            <w:rFonts w:ascii="Times New Roman" w:hAnsi="Times New Roman" w:cs="Times New Roman"/>
            <w:noProof/>
            <w:sz w:val="24"/>
            <w:szCs w:val="24"/>
          </w:rPr>
          <w:t xml:space="preserve">, </w:t>
        </w:r>
        <w:r w:rsidR="00000000">
          <w:fldChar w:fldCharType="begin"/>
        </w:r>
        <w:r w:rsidR="00000000">
          <w:instrText>HYPERLINK \l "_ENREF_19" \o "Elias, 2016 #15"</w:instrText>
        </w:r>
        <w:r w:rsidR="00000000">
          <w:fldChar w:fldCharType="separate"/>
        </w:r>
        <w:r w:rsidR="00707795">
          <w:rPr>
            <w:rFonts w:ascii="Times New Roman" w:hAnsi="Times New Roman" w:cs="Times New Roman"/>
            <w:noProof/>
            <w:sz w:val="24"/>
            <w:szCs w:val="24"/>
          </w:rPr>
          <w:t>Elias et al. 2016</w:t>
        </w:r>
        <w:r w:rsidR="00000000">
          <w:rPr>
            <w:rFonts w:ascii="Times New Roman" w:hAnsi="Times New Roman" w:cs="Times New Roman"/>
            <w:noProof/>
            <w:sz w:val="24"/>
            <w:szCs w:val="24"/>
          </w:rPr>
          <w:fldChar w:fldCharType="end"/>
        </w:r>
        <w:r w:rsidR="00865399">
          <w:rPr>
            <w:rFonts w:ascii="Times New Roman" w:hAnsi="Times New Roman" w:cs="Times New Roman"/>
            <w:noProof/>
            <w:sz w:val="24"/>
            <w:szCs w:val="24"/>
          </w:rPr>
          <w:t>)</w:t>
        </w:r>
        <w:r w:rsidR="00865399">
          <w:rPr>
            <w:rFonts w:ascii="Times New Roman" w:hAnsi="Times New Roman" w:cs="Times New Roman"/>
            <w:sz w:val="24"/>
            <w:szCs w:val="24"/>
          </w:rPr>
          <w:fldChar w:fldCharType="end"/>
        </w:r>
        <w:r w:rsidR="00865399">
          <w:rPr>
            <w:rFonts w:ascii="Times New Roman" w:hAnsi="Times New Roman" w:cs="Times New Roman"/>
            <w:sz w:val="24"/>
            <w:szCs w:val="24"/>
          </w:rPr>
          <w:t>.</w:t>
        </w:r>
        <w:r w:rsidR="00EF5C5E">
          <w:rPr>
            <w:rFonts w:ascii="Times New Roman" w:hAnsi="Times New Roman" w:cs="Times New Roman"/>
            <w:sz w:val="24"/>
            <w:szCs w:val="24"/>
          </w:rPr>
          <w:t xml:space="preserve"> </w:t>
        </w:r>
        <w:r w:rsidR="0002753B">
          <w:rPr>
            <w:rFonts w:ascii="Times New Roman" w:hAnsi="Times New Roman" w:cs="Times New Roman"/>
            <w:sz w:val="24"/>
            <w:szCs w:val="24"/>
          </w:rPr>
          <w:t>If the minimally disturbed assemblage is similar to the observed assemblage, then the site may be</w:t>
        </w:r>
        <w:r w:rsidR="004103B9">
          <w:rPr>
            <w:rFonts w:ascii="Times New Roman" w:hAnsi="Times New Roman" w:cs="Times New Roman"/>
            <w:sz w:val="24"/>
            <w:szCs w:val="24"/>
          </w:rPr>
          <w:t xml:space="preserve"> considered</w:t>
        </w:r>
        <w:r w:rsidR="0002753B">
          <w:rPr>
            <w:rFonts w:ascii="Times New Roman" w:hAnsi="Times New Roman" w:cs="Times New Roman"/>
            <w:sz w:val="24"/>
            <w:szCs w:val="24"/>
          </w:rPr>
          <w:t xml:space="preserve"> </w:t>
        </w:r>
        <w:r w:rsidR="004103B9">
          <w:rPr>
            <w:rFonts w:ascii="Times New Roman" w:hAnsi="Times New Roman" w:cs="Times New Roman"/>
            <w:sz w:val="24"/>
            <w:szCs w:val="24"/>
          </w:rPr>
          <w:t>un</w:t>
        </w:r>
        <w:r w:rsidR="0002753B">
          <w:rPr>
            <w:rFonts w:ascii="Times New Roman" w:hAnsi="Times New Roman" w:cs="Times New Roman"/>
            <w:sz w:val="24"/>
            <w:szCs w:val="24"/>
          </w:rPr>
          <w:t xml:space="preserve">affected by anthropogenic disturbances. </w:t>
        </w:r>
      </w:ins>
    </w:p>
    <w:p w14:paraId="4B7B2671" w14:textId="45161C8A" w:rsidR="00BD1F29" w:rsidRDefault="00D171F9" w:rsidP="001400D1">
      <w:pPr>
        <w:spacing w:line="480" w:lineRule="auto"/>
        <w:ind w:firstLine="720"/>
        <w:contextualSpacing/>
        <w:rPr>
          <w:ins w:id="81" w:author="Kopp, Darin" w:date="2025-02-20T15:34:00Z"/>
          <w:rFonts w:ascii="Times New Roman" w:hAnsi="Times New Roman" w:cs="Times New Roman"/>
          <w:sz w:val="24"/>
          <w:szCs w:val="24"/>
        </w:rPr>
      </w:pPr>
      <w:ins w:id="82" w:author="Kopp, Darin" w:date="2025-02-20T15:34:00Z">
        <w:r>
          <w:rPr>
            <w:rFonts w:ascii="Times New Roman" w:hAnsi="Times New Roman" w:cs="Times New Roman"/>
            <w:sz w:val="24"/>
            <w:szCs w:val="24"/>
          </w:rPr>
          <w:t xml:space="preserve">Advances in species distribution modeling enhance our ability to quantify taxon-environment relationships </w:t>
        </w:r>
        <w:r>
          <w:rPr>
            <w:rFonts w:ascii="Times New Roman" w:hAnsi="Times New Roman" w:cs="Times New Roman"/>
            <w:sz w:val="24"/>
            <w:szCs w:val="24"/>
          </w:rPr>
          <w:fldChar w:fldCharType="begin">
            <w:fldData xml:space="preserve">PEVuZE5vdGU+PENpdGU+PEF1dGhvcj5GcmFua2xpbjwvQXV0aG9yPjxZZWFyPjIwMTA8L1llYXI+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PEVuZE5vdGU+PENpdGU+PEF1dGhvcj5GcmFua2xpbjwvQXV0aG9yPjxZZWFyPjIwMTA8L1llYXI+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"_ENREF_22" \o "Franklin, 2010 #281"</w:instrText>
        </w:r>
        <w:r w:rsidR="00000000">
          <w:fldChar w:fldCharType="separate"/>
        </w:r>
        <w:r w:rsidR="00707795">
          <w:rPr>
            <w:rFonts w:ascii="Times New Roman" w:hAnsi="Times New Roman" w:cs="Times New Roman"/>
            <w:noProof/>
            <w:sz w:val="24"/>
            <w:szCs w:val="24"/>
          </w:rPr>
          <w:t>Franklin 2010</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00000000">
          <w:fldChar w:fldCharType="begin"/>
        </w:r>
        <w:r w:rsidR="00000000">
          <w:instrText>HYPERLINK \l "_ENREF_25" \o "Guisan, 2017 #282"</w:instrText>
        </w:r>
        <w:r w:rsidR="00000000">
          <w:fldChar w:fldCharType="separate"/>
        </w:r>
        <w:r w:rsidR="00707795">
          <w:rPr>
            <w:rFonts w:ascii="Times New Roman" w:hAnsi="Times New Roman" w:cs="Times New Roman"/>
            <w:noProof/>
            <w:sz w:val="24"/>
            <w:szCs w:val="24"/>
          </w:rPr>
          <w:t>Guisan et al. 2017</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00000000">
          <w:fldChar w:fldCharType="begin"/>
        </w:r>
        <w:r w:rsidR="00000000">
          <w:instrText>HYPERLINK \l "_ENREF_60" \o "Ovaskainen, 2020 #80"</w:instrText>
        </w:r>
        <w:r w:rsidR="00000000">
          <w:fldChar w:fldCharType="separate"/>
        </w:r>
        <w:r w:rsidR="00707795">
          <w:rPr>
            <w:rFonts w:ascii="Times New Roman" w:hAnsi="Times New Roman" w:cs="Times New Roman"/>
            <w:noProof/>
            <w:sz w:val="24"/>
            <w:szCs w:val="24"/>
          </w:rPr>
          <w:t>Ovaskainen and Abrego 2020</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Species distribution modeling consists of a diverse set of methods that typically focus on quantifying taxon-environment relationships for individual species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&lt;EndNote&gt;&lt;Cite&gt;&lt;Author&gt;Elith&lt;/Author&gt;&lt;Year&gt;2009&lt;/Year&gt;&lt;RecNum&gt;16&lt;/RecNum&gt;&lt;DisplayText&gt;(Elith and Leathwick 2009)&lt;/DisplayText&gt;&lt;record&gt;&lt;rec-number&gt;16&lt;/rec-number&gt;&lt;foreign-keys&gt;&lt;key app="EN" db-id="rtxzfetfi9xw07eeartpf9t7wwtdt2arspvw" timestamp="1701145513" guid="2f3bcc6e-7015-4937-9084-19d7dea80df9"&gt;16&lt;/key&gt;&lt;/foreign-keys&gt;&lt;ref-type name="Journal Article"&gt;17&lt;/ref-type&gt;&lt;contributors&gt;&lt;authors&gt;&lt;author&gt;Elith, Jane&lt;/author&gt;&lt;author&gt;Leathwick, John R.&lt;/author&gt;&lt;/authors&gt;&lt;/contributors&gt;&lt;titles&gt;&lt;title&gt;Species Distribution Models: Ecological Explanation and Prediction Across Space and Time&lt;/title&gt;&lt;secondary-title&gt;Annual Review of Ecology, Evolution, and Systematics&lt;/secondary-title&gt;&lt;/titles&gt;&lt;periodical&gt;&lt;full-title&gt;Annual Review of Ecology, Evolution, and Systematics&lt;/full-title&gt;&lt;/periodical&gt;&lt;pages&gt;677-697&lt;/pages&gt;&lt;volume&gt;40&lt;/volume&gt;&lt;number&gt;1&lt;/number&gt;&lt;dates&gt;&lt;year&gt;2009&lt;/year&gt;&lt;pub-dates&gt;&lt;date&gt;2009/12/01&lt;/date&gt;&lt;/pub-dates&gt;&lt;/dates&gt;&lt;publisher&gt;Annual Reviews&lt;/publisher&gt;&lt;isbn&gt;1543-592X&lt;/isbn&gt;&lt;urls&gt;&lt;related-urls&gt;&lt;url&gt;https://doi.org/10.1146/annurev.ecolsys.110308.120159&lt;/url&gt;&lt;/related-urls&gt;&lt;/urls&gt;&lt;electronic-resource-num&gt;10.1146/annurev.ecolsys.110308.120159&lt;/electronic-resource-num&gt;&lt;access-date&gt;2023/11/27&lt;/access-dat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"_ENREF_20" \o "Elith, 2009 #16"</w:instrText>
        </w:r>
        <w:r w:rsidR="00000000">
          <w:fldChar w:fldCharType="separate"/>
        </w:r>
        <w:r w:rsidR="00707795">
          <w:rPr>
            <w:rFonts w:ascii="Times New Roman" w:hAnsi="Times New Roman" w:cs="Times New Roman"/>
            <w:noProof/>
            <w:sz w:val="24"/>
            <w:szCs w:val="24"/>
          </w:rPr>
          <w:t>Elith and Leathwick 2009</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Joint species distribution modeling</w:t>
        </w:r>
        <w:r w:rsidR="009F1703">
          <w:rPr>
            <w:rFonts w:ascii="Times New Roman" w:hAnsi="Times New Roman" w:cs="Times New Roman"/>
            <w:sz w:val="24"/>
            <w:szCs w:val="24"/>
          </w:rPr>
          <w:t xml:space="preserve"> (JSDM)</w:t>
        </w:r>
        <w:r>
          <w:rPr>
            <w:rFonts w:ascii="Times New Roman" w:hAnsi="Times New Roman" w:cs="Times New Roman"/>
            <w:sz w:val="24"/>
            <w:szCs w:val="24"/>
          </w:rPr>
          <w:t xml:space="preserve"> is a recent multivariate extension of single species distribution modeling, capable of estimating taxon-environment relationships for all members of an assemblage simultaneously. Because of their complex structure, JSDM</w:t>
        </w:r>
        <w:r w:rsidR="004103B9">
          <w:rPr>
            <w:rFonts w:ascii="Times New Roman" w:hAnsi="Times New Roman" w:cs="Times New Roman"/>
            <w:sz w:val="24"/>
            <w:szCs w:val="24"/>
          </w:rPr>
          <w:t>s</w:t>
        </w:r>
        <w:r>
          <w:rPr>
            <w:rFonts w:ascii="Times New Roman" w:hAnsi="Times New Roman" w:cs="Times New Roman"/>
            <w:sz w:val="24"/>
            <w:szCs w:val="24"/>
          </w:rPr>
          <w:t xml:space="preserve"> are often fitted using </w:t>
        </w:r>
        <w:r w:rsidR="00B42014">
          <w:rPr>
            <w:rFonts w:ascii="Times New Roman" w:hAnsi="Times New Roman" w:cs="Times New Roman"/>
            <w:sz w:val="24"/>
            <w:szCs w:val="24"/>
          </w:rPr>
          <w:t>B</w:t>
        </w:r>
        <w:r>
          <w:rPr>
            <w:rFonts w:ascii="Times New Roman" w:hAnsi="Times New Roman" w:cs="Times New Roman"/>
            <w:sz w:val="24"/>
            <w:szCs w:val="24"/>
          </w:rPr>
          <w:t>ayesian inference</w:t>
        </w:r>
        <w:r w:rsidR="00B1156C">
          <w:rPr>
            <w:rFonts w:ascii="Times New Roman" w:hAnsi="Times New Roman" w:cs="Times New Roman"/>
            <w:sz w:val="24"/>
            <w:szCs w:val="24"/>
          </w:rPr>
          <w:t>. As such</w:t>
        </w:r>
        <w:r w:rsidR="00405F51">
          <w:rPr>
            <w:rFonts w:ascii="Times New Roman" w:hAnsi="Times New Roman" w:cs="Times New Roman"/>
            <w:sz w:val="24"/>
            <w:szCs w:val="24"/>
          </w:rPr>
          <w:t>,</w:t>
        </w:r>
        <w:r w:rsidR="00B1156C">
          <w:rPr>
            <w:rFonts w:ascii="Times New Roman" w:hAnsi="Times New Roman" w:cs="Times New Roman"/>
            <w:sz w:val="24"/>
            <w:szCs w:val="24"/>
          </w:rPr>
          <w:t xml:space="preserve"> </w:t>
        </w:r>
        <w:r>
          <w:rPr>
            <w:rFonts w:ascii="Times New Roman" w:hAnsi="Times New Roman" w:cs="Times New Roman"/>
            <w:sz w:val="24"/>
            <w:szCs w:val="24"/>
          </w:rPr>
          <w:t xml:space="preserve">the resulting posterior distribution can be used for hypothesis testing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&lt;EndNote&gt;&lt;Cite&gt;&lt;Author&gt;Johnson&lt;/Author&gt;&lt;Year&gt;2022&lt;/Year&gt;&lt;RecNum&gt;284&lt;/RecNum&gt;&lt;DisplayText&gt;(Johnson et al. 2022)&lt;/DisplayText&gt;&lt;record&gt;&lt;rec-number&gt;284&lt;/rec-number&gt;&lt;foreign-keys&gt;&lt;key app="EN" db-id="rtxzfetfi9xw07eeartpf9t7wwtdt2arspvw" timestamp="1734558030"&gt;284&lt;/key&gt;&lt;/foreign-keys&gt;&lt;ref-type name="Book"&gt;6&lt;/ref-type&gt;&lt;contributors&gt;&lt;authors&gt;&lt;author&gt;Johnson, A.A., &lt;/author&gt;&lt;author&gt;Ott, M.Q., &lt;/author&gt;&lt;author&gt;Dogucu, M. &lt;/author&gt;&lt;/authors&gt;&lt;/contributors&gt;&lt;titles&gt;&lt;title&gt;Bayes Rules!: An Introduction to Applied Bayesian Modeling &lt;/title&gt;&lt;/titles&gt;&lt;dates&gt;&lt;year&gt;2022&lt;/year&gt;&lt;/dates&gt;&lt;publisher&gt;Chapman and Hall/CRC&lt;/publisher&gt;&lt;urls&gt;&lt;/urls&gt;&lt;electronic-resource-num&gt; https://doi.org/10.1201/9780429288340&lt;/electronic-resource-num&gt;&lt;/record&gt;&lt;/Cite&gt;&lt;/EndNote&gt;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"_ENREF_38" \o "Johnson, 2022 #284"</w:instrText>
        </w:r>
        <w:r w:rsidR="00000000">
          <w:fldChar w:fldCharType="separate"/>
        </w:r>
        <w:r w:rsidR="00707795">
          <w:rPr>
            <w:rFonts w:ascii="Times New Roman" w:hAnsi="Times New Roman" w:cs="Times New Roman"/>
            <w:noProof/>
            <w:sz w:val="24"/>
            <w:szCs w:val="24"/>
          </w:rPr>
          <w:t>Johnson et al. 2022</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AF5F56">
          <w:rPr>
            <w:rFonts w:ascii="Times New Roman" w:hAnsi="Times New Roman" w:cs="Times New Roman"/>
            <w:sz w:val="24"/>
            <w:szCs w:val="24"/>
          </w:rPr>
          <w:t xml:space="preserve">For example, given a posterior distribution of values representing </w:t>
        </w:r>
        <w:r w:rsidR="005C7624">
          <w:rPr>
            <w:rFonts w:ascii="Times New Roman" w:hAnsi="Times New Roman" w:cs="Times New Roman"/>
            <w:sz w:val="24"/>
            <w:szCs w:val="24"/>
          </w:rPr>
          <w:t xml:space="preserve">a </w:t>
        </w:r>
        <w:r w:rsidR="00AF5F56">
          <w:rPr>
            <w:rFonts w:ascii="Times New Roman" w:hAnsi="Times New Roman" w:cs="Times New Roman"/>
            <w:sz w:val="24"/>
            <w:szCs w:val="24"/>
          </w:rPr>
          <w:t>biological assemblage</w:t>
        </w:r>
        <w:r w:rsidR="00ED21B8">
          <w:rPr>
            <w:rFonts w:ascii="Times New Roman" w:hAnsi="Times New Roman" w:cs="Times New Roman"/>
            <w:sz w:val="24"/>
            <w:szCs w:val="24"/>
          </w:rPr>
          <w:t xml:space="preserve"> (e.g. </w:t>
        </w:r>
        <w:r w:rsidR="00697C68">
          <w:rPr>
            <w:rFonts w:ascii="Times New Roman" w:hAnsi="Times New Roman" w:cs="Times New Roman"/>
            <w:sz w:val="24"/>
            <w:szCs w:val="24"/>
          </w:rPr>
          <w:t>taxonomic</w:t>
        </w:r>
        <w:r w:rsidR="00ED21B8">
          <w:rPr>
            <w:rFonts w:ascii="Times New Roman" w:hAnsi="Times New Roman" w:cs="Times New Roman"/>
            <w:sz w:val="24"/>
            <w:szCs w:val="24"/>
          </w:rPr>
          <w:t xml:space="preserve"> richness)</w:t>
        </w:r>
        <w:r w:rsidR="00AF5F56">
          <w:rPr>
            <w:rFonts w:ascii="Times New Roman" w:hAnsi="Times New Roman" w:cs="Times New Roman"/>
            <w:sz w:val="24"/>
            <w:szCs w:val="24"/>
          </w:rPr>
          <w:t xml:space="preserve"> in the absence of human disturbance, it is possible to </w:t>
        </w:r>
        <w:r w:rsidR="00656463">
          <w:rPr>
            <w:rFonts w:ascii="Times New Roman" w:hAnsi="Times New Roman" w:cs="Times New Roman"/>
            <w:sz w:val="24"/>
            <w:szCs w:val="24"/>
          </w:rPr>
          <w:t>evaluate</w:t>
        </w:r>
        <w:r w:rsidR="007474FB">
          <w:rPr>
            <w:rFonts w:ascii="Times New Roman" w:hAnsi="Times New Roman" w:cs="Times New Roman"/>
            <w:sz w:val="24"/>
            <w:szCs w:val="24"/>
          </w:rPr>
          <w:t xml:space="preserve"> </w:t>
        </w:r>
        <w:r w:rsidR="00AF5F56">
          <w:rPr>
            <w:rFonts w:ascii="Times New Roman" w:hAnsi="Times New Roman" w:cs="Times New Roman"/>
            <w:sz w:val="24"/>
            <w:szCs w:val="24"/>
          </w:rPr>
          <w:t>whether an observed assemblage</w:t>
        </w:r>
        <w:r w:rsidR="00656463">
          <w:rPr>
            <w:rFonts w:ascii="Times New Roman" w:hAnsi="Times New Roman" w:cs="Times New Roman"/>
            <w:sz w:val="24"/>
            <w:szCs w:val="24"/>
          </w:rPr>
          <w:t xml:space="preserve"> is consistent with this distribution</w:t>
        </w:r>
        <w:r w:rsidR="00AF5F56">
          <w:rPr>
            <w:rFonts w:ascii="Times New Roman" w:hAnsi="Times New Roman" w:cs="Times New Roman"/>
            <w:sz w:val="24"/>
            <w:szCs w:val="24"/>
          </w:rPr>
          <w:t xml:space="preserve">. </w:t>
        </w:r>
        <w:r w:rsidR="00B1156C">
          <w:rPr>
            <w:rFonts w:ascii="Times New Roman" w:hAnsi="Times New Roman" w:cs="Times New Roman"/>
            <w:sz w:val="24"/>
            <w:szCs w:val="24"/>
          </w:rPr>
          <w:t>In addition, t</w:t>
        </w:r>
        <w:r>
          <w:rPr>
            <w:rFonts w:ascii="Times New Roman" w:hAnsi="Times New Roman" w:cs="Times New Roman"/>
            <w:sz w:val="24"/>
            <w:szCs w:val="24"/>
          </w:rPr>
          <w:t xml:space="preserve">hese models use latent factors to account for unmeasured environmental variables and potential biotic interactions </w:t>
        </w:r>
        <w:r>
          <w:rPr>
            <w:rFonts w:ascii="Times New Roman" w:hAnsi="Times New Roman" w:cs="Times New Roman"/>
            <w:sz w:val="24"/>
            <w:szCs w:val="24"/>
          </w:rPr>
          <w:fldChar w:fldCharType="begin">
            <w:fldData xml:space="preserve">PEVuZE5vdGU+PENpdGU+PEF1dGhvcj5PdmFza2FpbmVuPC9BdXRob3I+PFllYXI+MjAyMDwvWWVh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PEVuZE5vdGU+PENpdGU+PEF1dGhvcj5PdmFza2FpbmVuPC9BdXRob3I+PFllYXI+MjAyMDwvWWVh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"_ENREF_90" \o "Warton, 2015 #113"</w:instrText>
        </w:r>
        <w:r w:rsidR="00000000">
          <w:fldChar w:fldCharType="separate"/>
        </w:r>
        <w:r w:rsidR="00707795">
          <w:rPr>
            <w:rFonts w:ascii="Times New Roman" w:hAnsi="Times New Roman" w:cs="Times New Roman"/>
            <w:noProof/>
            <w:sz w:val="24"/>
            <w:szCs w:val="24"/>
          </w:rPr>
          <w:t>Warton et al. 2015</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00000000">
          <w:fldChar w:fldCharType="begin"/>
        </w:r>
        <w:r w:rsidR="00000000">
          <w:instrText>HYPERLINK \l "_ENREF_62" \o "Ovaskainen, 2017 #283"</w:instrText>
        </w:r>
        <w:r w:rsidR="00000000">
          <w:fldChar w:fldCharType="separate"/>
        </w:r>
        <w:r w:rsidR="00707795">
          <w:rPr>
            <w:rFonts w:ascii="Times New Roman" w:hAnsi="Times New Roman" w:cs="Times New Roman"/>
            <w:noProof/>
            <w:sz w:val="24"/>
            <w:szCs w:val="24"/>
          </w:rPr>
          <w:t>Ovaskainen et al. 2017</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00000000">
          <w:fldChar w:fldCharType="begin"/>
        </w:r>
        <w:r w:rsidR="00000000">
          <w:instrText>HYPERLINK \l "_ENREF_60" \o "Ovaskainen, 2020 #80"</w:instrText>
        </w:r>
        <w:r w:rsidR="00000000">
          <w:fldChar w:fldCharType="separate"/>
        </w:r>
        <w:r w:rsidR="00707795">
          <w:rPr>
            <w:rFonts w:ascii="Times New Roman" w:hAnsi="Times New Roman" w:cs="Times New Roman"/>
            <w:noProof/>
            <w:sz w:val="24"/>
            <w:szCs w:val="24"/>
          </w:rPr>
          <w:t>Ovaskainen and Abrego 2020</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sidR="00FF25D2">
          <w:rPr>
            <w:rFonts w:ascii="Times New Roman" w:hAnsi="Times New Roman" w:cs="Times New Roman"/>
            <w:sz w:val="24"/>
            <w:szCs w:val="24"/>
          </w:rPr>
          <w:t>.</w:t>
        </w:r>
        <w:r>
          <w:rPr>
            <w:rFonts w:ascii="Times New Roman" w:hAnsi="Times New Roman" w:cs="Times New Roman"/>
            <w:sz w:val="24"/>
            <w:szCs w:val="24"/>
          </w:rPr>
          <w:t xml:space="preserve"> </w:t>
        </w:r>
        <w:r w:rsidR="00FF25D2">
          <w:rPr>
            <w:rFonts w:ascii="Times New Roman" w:hAnsi="Times New Roman" w:cs="Times New Roman"/>
            <w:sz w:val="24"/>
            <w:szCs w:val="24"/>
          </w:rPr>
          <w:t xml:space="preserve">This </w:t>
        </w:r>
        <w:r w:rsidR="004103B9">
          <w:rPr>
            <w:rFonts w:ascii="Times New Roman" w:hAnsi="Times New Roman" w:cs="Times New Roman"/>
            <w:sz w:val="24"/>
            <w:szCs w:val="24"/>
          </w:rPr>
          <w:t xml:space="preserve">feature </w:t>
        </w:r>
        <w:r w:rsidR="00FF25D2">
          <w:rPr>
            <w:rFonts w:ascii="Times New Roman" w:hAnsi="Times New Roman" w:cs="Times New Roman"/>
            <w:sz w:val="24"/>
            <w:szCs w:val="24"/>
          </w:rPr>
          <w:t xml:space="preserve">is particularly important for </w:t>
        </w:r>
        <w:r w:rsidR="00405F51">
          <w:rPr>
            <w:rFonts w:ascii="Times New Roman" w:hAnsi="Times New Roman" w:cs="Times New Roman"/>
            <w:sz w:val="24"/>
            <w:szCs w:val="24"/>
          </w:rPr>
          <w:t xml:space="preserve">biological </w:t>
        </w:r>
        <w:r w:rsidR="00FF25D2">
          <w:rPr>
            <w:rFonts w:ascii="Times New Roman" w:hAnsi="Times New Roman" w:cs="Times New Roman"/>
            <w:sz w:val="24"/>
            <w:szCs w:val="24"/>
          </w:rPr>
          <w:t xml:space="preserve">assessments because it can </w:t>
        </w:r>
        <w:r w:rsidR="00405F51">
          <w:rPr>
            <w:rFonts w:ascii="Times New Roman" w:hAnsi="Times New Roman" w:cs="Times New Roman"/>
            <w:sz w:val="24"/>
            <w:szCs w:val="24"/>
          </w:rPr>
          <w:t>strengthen</w:t>
        </w:r>
        <w:r>
          <w:rPr>
            <w:rFonts w:ascii="Times New Roman" w:hAnsi="Times New Roman" w:cs="Times New Roman"/>
            <w:sz w:val="24"/>
            <w:szCs w:val="24"/>
          </w:rPr>
          <w:t xml:space="preserve"> the inference </w:t>
        </w:r>
        <w:r w:rsidR="00405F51">
          <w:rPr>
            <w:rFonts w:ascii="Times New Roman" w:hAnsi="Times New Roman" w:cs="Times New Roman"/>
            <w:sz w:val="24"/>
            <w:szCs w:val="24"/>
          </w:rPr>
          <w:t xml:space="preserve">gained from evaluating a </w:t>
        </w:r>
        <w:r>
          <w:rPr>
            <w:rFonts w:ascii="Times New Roman" w:hAnsi="Times New Roman" w:cs="Times New Roman"/>
            <w:sz w:val="24"/>
            <w:szCs w:val="24"/>
          </w:rPr>
          <w:t>specific</w:t>
        </w:r>
        <w:r w:rsidR="00405F51">
          <w:rPr>
            <w:rFonts w:ascii="Times New Roman" w:hAnsi="Times New Roman" w:cs="Times New Roman"/>
            <w:sz w:val="24"/>
            <w:szCs w:val="24"/>
          </w:rPr>
          <w:t xml:space="preserve"> suite of</w:t>
        </w:r>
        <w:r>
          <w:rPr>
            <w:rFonts w:ascii="Times New Roman" w:hAnsi="Times New Roman" w:cs="Times New Roman"/>
            <w:sz w:val="24"/>
            <w:szCs w:val="24"/>
          </w:rPr>
          <w:t xml:space="preserve"> </w:t>
        </w:r>
        <w:r w:rsidR="00AF5F56">
          <w:rPr>
            <w:rFonts w:ascii="Times New Roman" w:hAnsi="Times New Roman" w:cs="Times New Roman"/>
            <w:sz w:val="24"/>
            <w:szCs w:val="24"/>
          </w:rPr>
          <w:t>environmental variables</w:t>
        </w:r>
        <w:r w:rsidR="00BF6062">
          <w:rPr>
            <w:rFonts w:ascii="Times New Roman" w:hAnsi="Times New Roman" w:cs="Times New Roman"/>
            <w:sz w:val="24"/>
            <w:szCs w:val="24"/>
          </w:rPr>
          <w:t xml:space="preserve"> that are typically altered by human disturbance</w:t>
        </w:r>
        <w:r>
          <w:rPr>
            <w:rFonts w:ascii="Times New Roman" w:hAnsi="Times New Roman" w:cs="Times New Roman"/>
            <w:sz w:val="24"/>
            <w:szCs w:val="24"/>
          </w:rPr>
          <w:t xml:space="preserve">. </w:t>
        </w:r>
        <w:r w:rsidR="002F4CF8">
          <w:rPr>
            <w:rFonts w:ascii="Times New Roman" w:hAnsi="Times New Roman" w:cs="Times New Roman"/>
            <w:sz w:val="24"/>
            <w:szCs w:val="24"/>
          </w:rPr>
          <w:t>Thus, t</w:t>
        </w:r>
        <w:r>
          <w:rPr>
            <w:rFonts w:ascii="Times New Roman" w:hAnsi="Times New Roman" w:cs="Times New Roman"/>
            <w:sz w:val="24"/>
            <w:szCs w:val="24"/>
          </w:rPr>
          <w:t xml:space="preserve">he ability to model all taxa in an assemblage and probabilistically evaluate whether an observation is consistent with a posterior distribution makes </w:t>
        </w:r>
        <w:r w:rsidR="00BF6062">
          <w:rPr>
            <w:rFonts w:ascii="Times New Roman" w:hAnsi="Times New Roman" w:cs="Times New Roman"/>
            <w:sz w:val="24"/>
            <w:szCs w:val="24"/>
          </w:rPr>
          <w:t xml:space="preserve">JSDMs </w:t>
        </w:r>
        <w:r w:rsidR="004103B9">
          <w:rPr>
            <w:rFonts w:ascii="Times New Roman" w:hAnsi="Times New Roman" w:cs="Times New Roman"/>
            <w:sz w:val="24"/>
            <w:szCs w:val="24"/>
          </w:rPr>
          <w:t xml:space="preserve">well suited </w:t>
        </w:r>
        <w:r w:rsidR="007F0592">
          <w:rPr>
            <w:rFonts w:ascii="Times New Roman" w:hAnsi="Times New Roman" w:cs="Times New Roman"/>
            <w:sz w:val="24"/>
            <w:szCs w:val="24"/>
          </w:rPr>
          <w:t>for</w:t>
        </w:r>
        <w:r>
          <w:rPr>
            <w:rFonts w:ascii="Times New Roman" w:hAnsi="Times New Roman" w:cs="Times New Roman"/>
            <w:sz w:val="24"/>
            <w:szCs w:val="24"/>
          </w:rPr>
          <w:t xml:space="preserve"> understanding how anthropogenic factors affect biological </w:t>
        </w:r>
        <w:r w:rsidR="00154AC2">
          <w:rPr>
            <w:rFonts w:ascii="Times New Roman" w:hAnsi="Times New Roman" w:cs="Times New Roman"/>
            <w:sz w:val="24"/>
            <w:szCs w:val="24"/>
          </w:rPr>
          <w:t>assemblages</w:t>
        </w:r>
        <w:r>
          <w:rPr>
            <w:rFonts w:ascii="Times New Roman" w:hAnsi="Times New Roman" w:cs="Times New Roman"/>
            <w:sz w:val="24"/>
            <w:szCs w:val="24"/>
          </w:rPr>
          <w:t>.</w:t>
        </w:r>
      </w:ins>
    </w:p>
    <w:p w14:paraId="028197C0" w14:textId="61BD6063" w:rsidR="00B14B93" w:rsidRPr="00D171F9" w:rsidRDefault="00865399" w:rsidP="00D171F9">
      <w:pPr>
        <w:spacing w:line="480" w:lineRule="auto"/>
        <w:ind w:firstLine="720"/>
        <w:contextualSpacing/>
        <w:rPr>
          <w:rFonts w:ascii="Times New Roman" w:hAnsi="Times New Roman"/>
          <w:color w:val="000000"/>
          <w:sz w:val="24"/>
          <w:rPrChange w:id="83" w:author="Kopp, Darin" w:date="2025-02-20T15:34:00Z">
            <w:rPr>
              <w:rFonts w:ascii="Times New Roman" w:hAnsi="Times New Roman"/>
              <w:sz w:val="24"/>
            </w:rPr>
          </w:rPrChange>
        </w:rPr>
      </w:pPr>
      <w:ins w:id="84" w:author="Kopp, Darin" w:date="2025-02-20T15:34:00Z">
        <w:r>
          <w:rPr>
            <w:rFonts w:ascii="Times New Roman" w:hAnsi="Times New Roman" w:cs="Times New Roman"/>
            <w:sz w:val="24"/>
            <w:szCs w:val="24"/>
          </w:rPr>
          <w:t>Although</w:t>
        </w:r>
        <w:r w:rsidR="00C5556F">
          <w:rPr>
            <w:rFonts w:ascii="Times New Roman" w:hAnsi="Times New Roman" w:cs="Times New Roman"/>
            <w:sz w:val="24"/>
            <w:szCs w:val="24"/>
          </w:rPr>
          <w:t xml:space="preserve"> taxon-environment relationships</w:t>
        </w:r>
        <w:r w:rsidR="00F72298">
          <w:rPr>
            <w:rFonts w:ascii="Times New Roman" w:hAnsi="Times New Roman" w:cs="Times New Roman"/>
            <w:sz w:val="24"/>
            <w:szCs w:val="24"/>
          </w:rPr>
          <w:t xml:space="preserve"> </w:t>
        </w:r>
        <w:r w:rsidR="00470655">
          <w:rPr>
            <w:rFonts w:ascii="Times New Roman" w:hAnsi="Times New Roman" w:cs="Times New Roman"/>
            <w:sz w:val="24"/>
            <w:szCs w:val="24"/>
          </w:rPr>
          <w:t xml:space="preserve">are </w:t>
        </w:r>
        <w:r>
          <w:rPr>
            <w:rFonts w:ascii="Times New Roman" w:hAnsi="Times New Roman" w:cs="Times New Roman"/>
            <w:sz w:val="24"/>
            <w:szCs w:val="24"/>
          </w:rPr>
          <w:t xml:space="preserve">necessary to circumvent </w:t>
        </w:r>
        <w:r w:rsidR="00470655">
          <w:rPr>
            <w:rFonts w:ascii="Times New Roman" w:hAnsi="Times New Roman" w:cs="Times New Roman"/>
            <w:sz w:val="24"/>
            <w:szCs w:val="24"/>
          </w:rPr>
          <w:t xml:space="preserve">the need for </w:t>
        </w:r>
        <w:r>
          <w:rPr>
            <w:rFonts w:ascii="Times New Roman" w:hAnsi="Times New Roman" w:cs="Times New Roman"/>
            <w:sz w:val="24"/>
            <w:szCs w:val="24"/>
          </w:rPr>
          <w:t xml:space="preserve">reference </w:t>
        </w:r>
        <w:r w:rsidR="00470655">
          <w:rPr>
            <w:rFonts w:ascii="Times New Roman" w:hAnsi="Times New Roman" w:cs="Times New Roman"/>
            <w:sz w:val="24"/>
            <w:szCs w:val="24"/>
          </w:rPr>
          <w:t>sites</w:t>
        </w:r>
        <w:r>
          <w:rPr>
            <w:rFonts w:ascii="Times New Roman" w:hAnsi="Times New Roman" w:cs="Times New Roman"/>
            <w:sz w:val="24"/>
            <w:szCs w:val="24"/>
          </w:rPr>
          <w:t xml:space="preserve">, they </w:t>
        </w:r>
        <w:r w:rsidR="00470655">
          <w:rPr>
            <w:rFonts w:ascii="Times New Roman" w:hAnsi="Times New Roman" w:cs="Times New Roman"/>
            <w:sz w:val="24"/>
            <w:szCs w:val="24"/>
          </w:rPr>
          <w:t xml:space="preserve">require a concurrent expectation of undisturbed </w:t>
        </w:r>
        <w:r w:rsidR="00470655">
          <w:rPr>
            <w:rFonts w:ascii="Times New Roman" w:hAnsi="Times New Roman" w:cs="Times New Roman"/>
            <w:color w:val="000000"/>
            <w:sz w:val="24"/>
            <w:szCs w:val="24"/>
          </w:rPr>
          <w:t>physiochemical conditions</w:t>
        </w:r>
        <w:r w:rsidR="00470655">
          <w:rPr>
            <w:rFonts w:ascii="Times New Roman" w:hAnsi="Times New Roman" w:cs="Times New Roman"/>
            <w:sz w:val="24"/>
            <w:szCs w:val="24"/>
          </w:rPr>
          <w:t xml:space="preserve"> </w:t>
        </w:r>
        <w:r w:rsidR="00C5556F">
          <w:rPr>
            <w:rFonts w:ascii="Times New Roman" w:hAnsi="Times New Roman" w:cs="Times New Roman"/>
            <w:sz w:val="24"/>
            <w:szCs w:val="24"/>
          </w:rPr>
          <w:t xml:space="preserve">to fully understand </w:t>
        </w:r>
        <w:r>
          <w:rPr>
            <w:rFonts w:ascii="Times New Roman" w:hAnsi="Times New Roman" w:cs="Times New Roman"/>
            <w:sz w:val="24"/>
            <w:szCs w:val="24"/>
          </w:rPr>
          <w:t>the effects of</w:t>
        </w:r>
        <w:r w:rsidR="00C5556F">
          <w:rPr>
            <w:rFonts w:ascii="Times New Roman" w:hAnsi="Times New Roman" w:cs="Times New Roman"/>
            <w:sz w:val="24"/>
            <w:szCs w:val="24"/>
          </w:rPr>
          <w:t xml:space="preserve"> anthropogenic activities</w:t>
        </w:r>
        <w:r w:rsidR="007A2A89">
          <w:rPr>
            <w:rFonts w:ascii="Times New Roman" w:hAnsi="Times New Roman" w:cs="Times New Roman"/>
            <w:sz w:val="24"/>
            <w:szCs w:val="24"/>
          </w:rPr>
          <w:t>.</w:t>
        </w:r>
        <w:r w:rsidR="00656463">
          <w:rPr>
            <w:rFonts w:ascii="Times New Roman" w:hAnsi="Times New Roman" w:cs="Times New Roman"/>
            <w:sz w:val="24"/>
            <w:szCs w:val="24"/>
          </w:rPr>
          <w:t xml:space="preserve"> Traditionally</w:t>
        </w:r>
        <w:r w:rsidR="00DC7334">
          <w:rPr>
            <w:rFonts w:ascii="Times New Roman" w:hAnsi="Times New Roman" w:cs="Times New Roman"/>
            <w:sz w:val="24"/>
            <w:szCs w:val="24"/>
          </w:rPr>
          <w:t>,</w:t>
        </w:r>
        <w:r w:rsidR="00656463">
          <w:rPr>
            <w:rFonts w:ascii="Times New Roman" w:hAnsi="Times New Roman" w:cs="Times New Roman"/>
            <w:sz w:val="24"/>
            <w:szCs w:val="24"/>
          </w:rPr>
          <w:t xml:space="preserve"> undisturbed physiochemical conditions are obtained</w:t>
        </w:r>
        <w:r w:rsidR="0015485E">
          <w:rPr>
            <w:rFonts w:ascii="Times New Roman" w:hAnsi="Times New Roman" w:cs="Times New Roman"/>
            <w:sz w:val="24"/>
            <w:szCs w:val="24"/>
          </w:rPr>
          <w:t>,</w:t>
        </w:r>
        <w:r w:rsidR="00656463">
          <w:rPr>
            <w:rFonts w:ascii="Times New Roman" w:hAnsi="Times New Roman" w:cs="Times New Roman"/>
            <w:sz w:val="24"/>
            <w:szCs w:val="24"/>
          </w:rPr>
          <w:t xml:space="preserve"> </w:t>
        </w:r>
        <w:r w:rsidR="0015485E">
          <w:rPr>
            <w:rFonts w:ascii="Times New Roman" w:hAnsi="Times New Roman" w:cs="Times New Roman"/>
            <w:sz w:val="24"/>
            <w:szCs w:val="24"/>
          </w:rPr>
          <w:t xml:space="preserve">or modeled, </w:t>
        </w:r>
        <w:r w:rsidR="00656463">
          <w:rPr>
            <w:rFonts w:ascii="Times New Roman" w:hAnsi="Times New Roman" w:cs="Times New Roman"/>
            <w:sz w:val="24"/>
            <w:szCs w:val="24"/>
          </w:rPr>
          <w:t>from least-disturbed reference sites</w:t>
        </w:r>
        <w:r w:rsidR="0015485E">
          <w:rPr>
            <w:rFonts w:ascii="Times New Roman" w:hAnsi="Times New Roman" w:cs="Times New Roman"/>
            <w:sz w:val="24"/>
            <w:szCs w:val="24"/>
          </w:rPr>
          <w:t xml:space="preserve"> </w:t>
        </w:r>
        <w:r w:rsidR="00DC7334">
          <w:rPr>
            <w:rFonts w:ascii="Times New Roman" w:hAnsi="Times New Roman" w:cs="Times New Roman"/>
            <w:sz w:val="24"/>
            <w:szCs w:val="24"/>
          </w:rPr>
          <w:fldChar w:fldCharType="begin">
            <w:fldData xml:space="preserve">PEVuZE5vdGU+PENpdGU+PEF1dGhvcj5PbHNvbjwvQXV0aG9yPjxZZWFyPjIwMTk8L1llYXI+PFJl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</w:fldData>
          </w:fldChar>
        </w:r>
        <w:r w:rsidR="0015485E">
          <w:rPr>
            <w:rFonts w:ascii="Times New Roman" w:hAnsi="Times New Roman" w:cs="Times New Roman"/>
            <w:sz w:val="24"/>
            <w:szCs w:val="24"/>
          </w:rPr>
          <w:instrText xml:space="preserve"> ADDIN EN.CITE </w:instrText>
        </w:r>
        <w:r w:rsidR="0015485E">
          <w:rPr>
            <w:rFonts w:ascii="Times New Roman" w:hAnsi="Times New Roman" w:cs="Times New Roman"/>
            <w:sz w:val="24"/>
            <w:szCs w:val="24"/>
          </w:rPr>
          <w:fldChar w:fldCharType="begin">
            <w:fldData xml:space="preserve">PEVuZE5vdGU+PENpdGU+PEF1dGhvcj5PbHNvbjwvQXV0aG9yPjxZZWFyPjIwMTk8L1llYXI+PFJl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</w:fldData>
          </w:fldChar>
        </w:r>
        <w:r w:rsidR="0015485E">
          <w:rPr>
            <w:rFonts w:ascii="Times New Roman" w:hAnsi="Times New Roman" w:cs="Times New Roman"/>
            <w:sz w:val="24"/>
            <w:szCs w:val="24"/>
          </w:rPr>
          <w:instrText xml:space="preserve"> ADDIN EN.CITE.DATA </w:instrText>
        </w:r>
        <w:r w:rsidR="0015485E">
          <w:rPr>
            <w:rFonts w:ascii="Times New Roman" w:hAnsi="Times New Roman" w:cs="Times New Roman"/>
            <w:sz w:val="24"/>
            <w:szCs w:val="24"/>
          </w:rPr>
        </w:r>
        <w:r w:rsidR="0015485E">
          <w:rPr>
            <w:rFonts w:ascii="Times New Roman" w:hAnsi="Times New Roman" w:cs="Times New Roman"/>
            <w:sz w:val="24"/>
            <w:szCs w:val="24"/>
          </w:rPr>
          <w:fldChar w:fldCharType="end"/>
        </w:r>
        <w:r w:rsidR="00DC7334">
          <w:rPr>
            <w:rFonts w:ascii="Times New Roman" w:hAnsi="Times New Roman" w:cs="Times New Roman"/>
            <w:sz w:val="24"/>
            <w:szCs w:val="24"/>
          </w:rPr>
        </w:r>
        <w:r w:rsidR="00DC7334">
          <w:rPr>
            <w:rFonts w:ascii="Times New Roman" w:hAnsi="Times New Roman" w:cs="Times New Roman"/>
            <w:sz w:val="24"/>
            <w:szCs w:val="24"/>
          </w:rPr>
          <w:fldChar w:fldCharType="separate"/>
        </w:r>
        <w:r w:rsidR="0015485E">
          <w:rPr>
            <w:rFonts w:ascii="Times New Roman" w:hAnsi="Times New Roman" w:cs="Times New Roman"/>
            <w:noProof/>
            <w:sz w:val="24"/>
            <w:szCs w:val="24"/>
          </w:rPr>
          <w:t>(</w:t>
        </w:r>
        <w:r w:rsidR="00000000">
          <w:fldChar w:fldCharType="begin"/>
        </w:r>
        <w:r w:rsidR="00000000">
          <w:instrText>HYPERLINK \l "_ENREF_58" \o "Olson, 2012 #295"</w:instrText>
        </w:r>
        <w:r w:rsidR="00000000">
          <w:fldChar w:fldCharType="separate"/>
        </w:r>
        <w:r w:rsidR="00707795">
          <w:rPr>
            <w:rFonts w:ascii="Times New Roman" w:hAnsi="Times New Roman" w:cs="Times New Roman"/>
            <w:noProof/>
            <w:sz w:val="24"/>
            <w:szCs w:val="24"/>
          </w:rPr>
          <w:t>Olson and Hawkins 2012</w:t>
        </w:r>
        <w:r w:rsidR="00000000">
          <w:rPr>
            <w:rFonts w:ascii="Times New Roman" w:hAnsi="Times New Roman" w:cs="Times New Roman"/>
            <w:noProof/>
            <w:sz w:val="24"/>
            <w:szCs w:val="24"/>
          </w:rPr>
          <w:fldChar w:fldCharType="end"/>
        </w:r>
        <w:r w:rsidR="0015485E">
          <w:rPr>
            <w:rFonts w:ascii="Times New Roman" w:hAnsi="Times New Roman" w:cs="Times New Roman"/>
            <w:noProof/>
            <w:sz w:val="24"/>
            <w:szCs w:val="24"/>
          </w:rPr>
          <w:t xml:space="preserve">, </w:t>
        </w:r>
        <w:r w:rsidR="00000000">
          <w:fldChar w:fldCharType="begin"/>
        </w:r>
        <w:r w:rsidR="00000000">
          <w:instrText>HYPERLINK \l "_ENREF_56" \o "Olson, 2019 #287"</w:instrText>
        </w:r>
        <w:r w:rsidR="00000000">
          <w:fldChar w:fldCharType="separate"/>
        </w:r>
        <w:r w:rsidR="00707795">
          <w:rPr>
            <w:rFonts w:ascii="Times New Roman" w:hAnsi="Times New Roman" w:cs="Times New Roman"/>
            <w:noProof/>
            <w:sz w:val="24"/>
            <w:szCs w:val="24"/>
          </w:rPr>
          <w:t>Olson and Cormier 2019</w:t>
        </w:r>
        <w:r w:rsidR="00000000">
          <w:rPr>
            <w:rFonts w:ascii="Times New Roman" w:hAnsi="Times New Roman" w:cs="Times New Roman"/>
            <w:noProof/>
            <w:sz w:val="24"/>
            <w:szCs w:val="24"/>
          </w:rPr>
          <w:fldChar w:fldCharType="end"/>
        </w:r>
        <w:r w:rsidR="0015485E">
          <w:rPr>
            <w:rFonts w:ascii="Times New Roman" w:hAnsi="Times New Roman" w:cs="Times New Roman"/>
            <w:noProof/>
            <w:sz w:val="24"/>
            <w:szCs w:val="24"/>
          </w:rPr>
          <w:t>)</w:t>
        </w:r>
        <w:r w:rsidR="00DC7334">
          <w:rPr>
            <w:rFonts w:ascii="Times New Roman" w:hAnsi="Times New Roman" w:cs="Times New Roman"/>
            <w:sz w:val="24"/>
            <w:szCs w:val="24"/>
          </w:rPr>
          <w:fldChar w:fldCharType="end"/>
        </w:r>
        <w:r w:rsidR="00B1156C">
          <w:rPr>
            <w:rFonts w:ascii="Times New Roman" w:hAnsi="Times New Roman" w:cs="Times New Roman"/>
            <w:sz w:val="24"/>
            <w:szCs w:val="24"/>
          </w:rPr>
          <w:t>.</w:t>
        </w:r>
        <w:r w:rsidR="00656463">
          <w:rPr>
            <w:rFonts w:ascii="Times New Roman" w:hAnsi="Times New Roman" w:cs="Times New Roman"/>
            <w:sz w:val="24"/>
            <w:szCs w:val="24"/>
          </w:rPr>
          <w:t xml:space="preserve"> </w:t>
        </w:r>
        <w:r w:rsidR="00B1156C">
          <w:rPr>
            <w:rFonts w:ascii="Times New Roman" w:hAnsi="Times New Roman" w:cs="Times New Roman"/>
            <w:sz w:val="24"/>
            <w:szCs w:val="24"/>
          </w:rPr>
          <w:t xml:space="preserve">However, </w:t>
        </w:r>
        <w:r w:rsidR="0015485E">
          <w:rPr>
            <w:rFonts w:ascii="Times New Roman" w:hAnsi="Times New Roman" w:cs="Times New Roman"/>
            <w:sz w:val="24"/>
            <w:szCs w:val="24"/>
          </w:rPr>
          <w:t>e</w:t>
        </w:r>
        <w:r w:rsidR="00B933AB">
          <w:rPr>
            <w:rFonts w:ascii="Times New Roman" w:hAnsi="Times New Roman" w:cs="Times New Roman"/>
            <w:color w:val="000000"/>
            <w:sz w:val="24"/>
            <w:szCs w:val="24"/>
          </w:rPr>
          <w:t>mpirical models</w:t>
        </w:r>
        <w:r w:rsidR="00996329">
          <w:rPr>
            <w:rFonts w:ascii="Times New Roman" w:hAnsi="Times New Roman" w:cs="Times New Roman"/>
            <w:color w:val="000000"/>
            <w:sz w:val="24"/>
            <w:szCs w:val="24"/>
          </w:rPr>
          <w:t xml:space="preserve"> </w:t>
        </w:r>
        <w:r w:rsidR="00405F51">
          <w:rPr>
            <w:rFonts w:ascii="Times New Roman" w:hAnsi="Times New Roman" w:cs="Times New Roman"/>
            <w:color w:val="000000"/>
            <w:sz w:val="24"/>
            <w:szCs w:val="24"/>
          </w:rPr>
          <w:t>have</w:t>
        </w:r>
        <w:r w:rsidR="00607552">
          <w:rPr>
            <w:rFonts w:ascii="Times New Roman" w:hAnsi="Times New Roman" w:cs="Times New Roman"/>
            <w:color w:val="000000"/>
            <w:sz w:val="24"/>
            <w:szCs w:val="24"/>
          </w:rPr>
          <w:t xml:space="preserve"> also</w:t>
        </w:r>
        <w:r w:rsidR="00996329">
          <w:rPr>
            <w:rFonts w:ascii="Times New Roman" w:hAnsi="Times New Roman" w:cs="Times New Roman"/>
            <w:color w:val="000000"/>
            <w:sz w:val="24"/>
            <w:szCs w:val="24"/>
          </w:rPr>
          <w:t xml:space="preserve"> </w:t>
        </w:r>
        <w:r w:rsidR="00B933AB">
          <w:rPr>
            <w:rFonts w:ascii="Times New Roman" w:hAnsi="Times New Roman" w:cs="Times New Roman"/>
            <w:color w:val="000000"/>
            <w:sz w:val="24"/>
            <w:szCs w:val="24"/>
          </w:rPr>
          <w:t>link</w:t>
        </w:r>
        <w:r w:rsidR="00405F51">
          <w:rPr>
            <w:rFonts w:ascii="Times New Roman" w:hAnsi="Times New Roman" w:cs="Times New Roman"/>
            <w:color w:val="000000"/>
            <w:sz w:val="24"/>
            <w:szCs w:val="24"/>
          </w:rPr>
          <w:t>ed</w:t>
        </w:r>
        <w:r w:rsidR="00B933AB">
          <w:rPr>
            <w:rFonts w:ascii="Times New Roman" w:hAnsi="Times New Roman" w:cs="Times New Roman"/>
            <w:color w:val="000000"/>
            <w:sz w:val="24"/>
            <w:szCs w:val="24"/>
          </w:rPr>
          <w:t xml:space="preserve"> </w:t>
        </w:r>
        <w:r w:rsidR="00853F8F">
          <w:rPr>
            <w:rFonts w:ascii="Times New Roman" w:hAnsi="Times New Roman" w:cs="Times New Roman"/>
            <w:color w:val="000000"/>
            <w:sz w:val="24"/>
            <w:szCs w:val="24"/>
          </w:rPr>
          <w:t xml:space="preserve">changes in the </w:t>
        </w:r>
        <w:r w:rsidR="00B933AB">
          <w:rPr>
            <w:rFonts w:ascii="Times New Roman" w:hAnsi="Times New Roman" w:cs="Times New Roman"/>
            <w:color w:val="000000"/>
            <w:sz w:val="24"/>
            <w:szCs w:val="24"/>
          </w:rPr>
          <w:t xml:space="preserve">physiochemical environment to anthropogenic </w:t>
        </w:r>
        <w:r w:rsidR="00853F8F">
          <w:rPr>
            <w:rFonts w:ascii="Times New Roman" w:hAnsi="Times New Roman" w:cs="Times New Roman"/>
            <w:color w:val="000000"/>
            <w:sz w:val="24"/>
            <w:szCs w:val="24"/>
          </w:rPr>
          <w:t>activities and</w:t>
        </w:r>
        <w:r w:rsidR="00B933AB">
          <w:rPr>
            <w:rFonts w:ascii="Times New Roman" w:hAnsi="Times New Roman" w:cs="Times New Roman"/>
            <w:color w:val="000000"/>
            <w:sz w:val="24"/>
            <w:szCs w:val="24"/>
          </w:rPr>
          <w:t xml:space="preserve"> </w:t>
        </w:r>
        <w:r w:rsidR="00405F51">
          <w:rPr>
            <w:rFonts w:ascii="Times New Roman" w:hAnsi="Times New Roman" w:cs="Times New Roman"/>
            <w:color w:val="000000"/>
            <w:sz w:val="24"/>
            <w:szCs w:val="24"/>
          </w:rPr>
          <w:t>been used to</w:t>
        </w:r>
        <w:r w:rsidR="0015485E">
          <w:rPr>
            <w:rFonts w:ascii="Times New Roman" w:hAnsi="Times New Roman" w:cs="Times New Roman"/>
            <w:color w:val="000000"/>
            <w:sz w:val="24"/>
            <w:szCs w:val="24"/>
          </w:rPr>
          <w:t xml:space="preserve"> </w:t>
        </w:r>
        <w:r w:rsidR="00B933AB">
          <w:rPr>
            <w:rFonts w:ascii="Times New Roman" w:hAnsi="Times New Roman" w:cs="Times New Roman"/>
            <w:color w:val="000000"/>
            <w:sz w:val="24"/>
            <w:szCs w:val="24"/>
          </w:rPr>
          <w:t xml:space="preserve">estimate </w:t>
        </w:r>
        <w:r w:rsidR="00B14B93">
          <w:rPr>
            <w:rFonts w:ascii="Times New Roman" w:hAnsi="Times New Roman" w:cs="Times New Roman"/>
            <w:color w:val="000000"/>
            <w:sz w:val="24"/>
            <w:szCs w:val="24"/>
          </w:rPr>
          <w:t>conditions</w:t>
        </w:r>
        <w:r w:rsidR="00B933AB">
          <w:rPr>
            <w:rFonts w:ascii="Times New Roman" w:hAnsi="Times New Roman" w:cs="Times New Roman"/>
            <w:color w:val="000000"/>
            <w:sz w:val="24"/>
            <w:szCs w:val="24"/>
          </w:rPr>
          <w:t xml:space="preserve"> if anthropogenic disturbance is reduced</w:t>
        </w:r>
        <w:r w:rsidR="00DD6306">
          <w:rPr>
            <w:rFonts w:ascii="Times New Roman" w:hAnsi="Times New Roman" w:cs="Times New Roman"/>
            <w:color w:val="000000"/>
            <w:sz w:val="24"/>
            <w:szCs w:val="24"/>
          </w:rPr>
          <w:t xml:space="preserve"> or eliminated</w:t>
        </w:r>
        <w:r w:rsidR="00B1156C">
          <w:rPr>
            <w:rFonts w:ascii="Times New Roman" w:hAnsi="Times New Roman" w:cs="Times New Roman"/>
            <w:color w:val="000000"/>
            <w:sz w:val="24"/>
            <w:szCs w:val="24"/>
          </w:rPr>
          <w:t xml:space="preserve"> without reference sites</w:t>
        </w:r>
        <w:r w:rsidR="00B933AB">
          <w:rPr>
            <w:rFonts w:ascii="Times New Roman" w:hAnsi="Times New Roman" w:cs="Times New Roman"/>
            <w:color w:val="000000"/>
            <w:sz w:val="24"/>
            <w:szCs w:val="24"/>
          </w:rPr>
          <w:t xml:space="preserve"> </w:t>
        </w:r>
        <w:r w:rsidR="00B933AB">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aHkgYW5kIFNpZm5lb3MgMjAwOCwgU29yYW5ubyBldCBhbC4gMjAxMSk8L0Rpc3BsYXlUZXh0Pjxy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</w:fldData>
          </w:fldChar>
        </w:r>
        <w:r w:rsidR="00B35372">
          <w:rPr>
            <w:rFonts w:ascii="Times New Roman" w:hAnsi="Times New Roman" w:cs="Times New Roman"/>
            <w:color w:val="000000"/>
            <w:sz w:val="24"/>
            <w:szCs w:val="24"/>
          </w:rPr>
          <w:instrText xml:space="preserve"> ADDIN EN.CITE </w:instrText>
        </w:r>
        <w:r w:rsidR="00B35372">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aHkgYW5kIFNpZm5lb3MgMjAwOCwgU29yYW5ubyBldCBhbC4gMjAxMSk8L0Rpc3BsYXlUZXh0Pjxy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</w:fldData>
          </w:fldChar>
        </w:r>
        <w:r w:rsidR="00B35372">
          <w:rPr>
            <w:rFonts w:ascii="Times New Roman" w:hAnsi="Times New Roman" w:cs="Times New Roman"/>
            <w:color w:val="000000"/>
            <w:sz w:val="24"/>
            <w:szCs w:val="24"/>
          </w:rPr>
          <w:instrText xml:space="preserve"> ADDIN EN.CITE.DATA </w:instrText>
        </w:r>
        <w:r w:rsidR="00B35372">
          <w:rPr>
            <w:rFonts w:ascii="Times New Roman" w:hAnsi="Times New Roman" w:cs="Times New Roman"/>
            <w:color w:val="000000"/>
            <w:sz w:val="24"/>
            <w:szCs w:val="24"/>
          </w:rPr>
        </w:r>
        <w:r w:rsidR="00B35372">
          <w:rPr>
            <w:rFonts w:ascii="Times New Roman" w:hAnsi="Times New Roman" w:cs="Times New Roman"/>
            <w:color w:val="000000"/>
            <w:sz w:val="24"/>
            <w:szCs w:val="24"/>
          </w:rPr>
          <w:fldChar w:fldCharType="end"/>
        </w:r>
        <w:r w:rsidR="00B933AB">
          <w:rPr>
            <w:rFonts w:ascii="Times New Roman" w:hAnsi="Times New Roman" w:cs="Times New Roman"/>
            <w:color w:val="000000"/>
            <w:sz w:val="24"/>
            <w:szCs w:val="24"/>
          </w:rPr>
        </w:r>
        <w:r w:rsidR="00B933AB">
          <w:rPr>
            <w:rFonts w:ascii="Times New Roman" w:hAnsi="Times New Roman" w:cs="Times New Roman"/>
            <w:color w:val="000000"/>
            <w:sz w:val="24"/>
            <w:szCs w:val="24"/>
          </w:rPr>
          <w:fldChar w:fldCharType="separate"/>
        </w:r>
        <w:r w:rsidR="00B35372">
          <w:rPr>
            <w:rFonts w:ascii="Times New Roman" w:hAnsi="Times New Roman" w:cs="Times New Roman"/>
            <w:noProof/>
            <w:color w:val="000000"/>
            <w:sz w:val="24"/>
            <w:szCs w:val="24"/>
          </w:rPr>
          <w:t>(</w:t>
        </w:r>
        <w:r w:rsidR="00000000">
          <w:fldChar w:fldCharType="begin"/>
        </w:r>
        <w:r w:rsidR="00000000">
          <w:instrText>HYPERLINK \l "_ENREF_14" \o "Dodds, 2004 #12"</w:instrText>
        </w:r>
        <w:r w:rsidR="00000000">
          <w:fldChar w:fldCharType="separate"/>
        </w:r>
        <w:r w:rsidR="00707795">
          <w:rPr>
            <w:rFonts w:ascii="Times New Roman" w:hAnsi="Times New Roman" w:cs="Times New Roman"/>
            <w:noProof/>
            <w:color w:val="000000"/>
            <w:sz w:val="24"/>
            <w:szCs w:val="24"/>
          </w:rPr>
          <w:t>Dodds and Oakes 2004</w:t>
        </w:r>
        <w:r w:rsidR="00000000">
          <w:rPr>
            <w:rFonts w:ascii="Times New Roman" w:hAnsi="Times New Roman" w:cs="Times New Roman"/>
            <w:noProof/>
            <w:color w:val="000000"/>
            <w:sz w:val="24"/>
            <w:szCs w:val="24"/>
          </w:rPr>
          <w:fldChar w:fldCharType="end"/>
        </w:r>
        <w:r w:rsidR="00B35372">
          <w:rPr>
            <w:rFonts w:ascii="Times New Roman" w:hAnsi="Times New Roman" w:cs="Times New Roman"/>
            <w:noProof/>
            <w:color w:val="000000"/>
            <w:sz w:val="24"/>
            <w:szCs w:val="24"/>
          </w:rPr>
          <w:t xml:space="preserve">, </w:t>
        </w:r>
        <w:r w:rsidR="00000000">
          <w:fldChar w:fldCharType="begin"/>
        </w:r>
        <w:r w:rsidR="00000000">
          <w:instrText>HYPERLINK \l "_ENREF_32" \o "Herlihy, 2008 #28"</w:instrText>
        </w:r>
        <w:r w:rsidR="00000000">
          <w:fldChar w:fldCharType="separate"/>
        </w:r>
        <w:r w:rsidR="00707795">
          <w:rPr>
            <w:rFonts w:ascii="Times New Roman" w:hAnsi="Times New Roman" w:cs="Times New Roman"/>
            <w:noProof/>
            <w:color w:val="000000"/>
            <w:sz w:val="24"/>
            <w:szCs w:val="24"/>
          </w:rPr>
          <w:t>Herlihy and Sifneos 2008</w:t>
        </w:r>
        <w:r w:rsidR="00000000">
          <w:rPr>
            <w:rFonts w:ascii="Times New Roman" w:hAnsi="Times New Roman" w:cs="Times New Roman"/>
            <w:noProof/>
            <w:color w:val="000000"/>
            <w:sz w:val="24"/>
            <w:szCs w:val="24"/>
          </w:rPr>
          <w:fldChar w:fldCharType="end"/>
        </w:r>
        <w:r w:rsidR="00B35372">
          <w:rPr>
            <w:rFonts w:ascii="Times New Roman" w:hAnsi="Times New Roman" w:cs="Times New Roman"/>
            <w:noProof/>
            <w:color w:val="000000"/>
            <w:sz w:val="24"/>
            <w:szCs w:val="24"/>
          </w:rPr>
          <w:t xml:space="preserve">, </w:t>
        </w:r>
        <w:r w:rsidR="00000000">
          <w:fldChar w:fldCharType="begin"/>
        </w:r>
        <w:r w:rsidR="00000000">
          <w:instrText>HYPERLINK \l "_ENREF_76" \o "Soranno, 2011 #73"</w:instrText>
        </w:r>
        <w:r w:rsidR="00000000">
          <w:fldChar w:fldCharType="separate"/>
        </w:r>
        <w:r w:rsidR="00707795">
          <w:rPr>
            <w:rFonts w:ascii="Times New Roman" w:hAnsi="Times New Roman" w:cs="Times New Roman"/>
            <w:noProof/>
            <w:color w:val="000000"/>
            <w:sz w:val="24"/>
            <w:szCs w:val="24"/>
          </w:rPr>
          <w:t>Soranno et al. 2011</w:t>
        </w:r>
        <w:r w:rsidR="00000000">
          <w:rPr>
            <w:rFonts w:ascii="Times New Roman" w:hAnsi="Times New Roman" w:cs="Times New Roman"/>
            <w:noProof/>
            <w:color w:val="000000"/>
            <w:sz w:val="24"/>
            <w:szCs w:val="24"/>
          </w:rPr>
          <w:fldChar w:fldCharType="end"/>
        </w:r>
        <w:r w:rsidR="00B35372">
          <w:rPr>
            <w:rFonts w:ascii="Times New Roman" w:hAnsi="Times New Roman" w:cs="Times New Roman"/>
            <w:noProof/>
            <w:color w:val="000000"/>
            <w:sz w:val="24"/>
            <w:szCs w:val="24"/>
          </w:rPr>
          <w:t>)</w:t>
        </w:r>
        <w:r w:rsidR="00B933AB">
          <w:rPr>
            <w:rFonts w:ascii="Times New Roman" w:hAnsi="Times New Roman" w:cs="Times New Roman"/>
            <w:color w:val="000000"/>
            <w:sz w:val="24"/>
            <w:szCs w:val="24"/>
          </w:rPr>
          <w:fldChar w:fldCharType="end"/>
        </w:r>
        <w:r w:rsidR="00B933AB">
          <w:rPr>
            <w:rFonts w:ascii="Times New Roman" w:hAnsi="Times New Roman" w:cs="Times New Roman"/>
            <w:color w:val="000000"/>
            <w:sz w:val="24"/>
            <w:szCs w:val="24"/>
          </w:rPr>
          <w:t xml:space="preserve">. </w:t>
        </w:r>
        <w:r w:rsidR="00D171F9">
          <w:rPr>
            <w:rFonts w:ascii="Times New Roman" w:hAnsi="Times New Roman" w:cs="Times New Roman"/>
            <w:sz w:val="24"/>
            <w:szCs w:val="24"/>
          </w:rPr>
          <w:t xml:space="preserve">Random forest models are a machine learning algorithm that have superior predictive performance compared to other modeling techniques </w:t>
        </w:r>
        <w:r w:rsidR="00D171F9">
          <w:rPr>
            <w:rFonts w:ascii="Times New Roman" w:hAnsi="Times New Roman" w:cs="Times New Roman"/>
            <w:sz w:val="24"/>
            <w:szCs w:val="24"/>
          </w:rPr>
          <w:fldChar w:fldCharType="begin">
            <w:fldData xml:space="preserve">PEVuZE5vdGU+PENpdGU+PEF1dGhvcj5QcmFzYWQ8L0F1dGhvcj48WWVhcj4yMDA2PC9ZZWFyPjxS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</w:fldData>
          </w:fldChar>
        </w:r>
        <w:r w:rsidR="00D171F9">
          <w:rPr>
            <w:rFonts w:ascii="Times New Roman" w:hAnsi="Times New Roman" w:cs="Times New Roman"/>
            <w:sz w:val="24"/>
            <w:szCs w:val="24"/>
          </w:rPr>
          <w:instrText xml:space="preserve"> ADDIN EN.CITE </w:instrText>
        </w:r>
        <w:r w:rsidR="00D171F9">
          <w:rPr>
            <w:rFonts w:ascii="Times New Roman" w:hAnsi="Times New Roman" w:cs="Times New Roman"/>
            <w:sz w:val="24"/>
            <w:szCs w:val="24"/>
          </w:rPr>
          <w:fldChar w:fldCharType="begin">
            <w:fldData xml:space="preserve">PEVuZE5vdGU+PENpdGU+PEF1dGhvcj5QcmFzYWQ8L0F1dGhvcj48WWVhcj4yMDA2PC9ZZWFyPjxS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</w:fldData>
          </w:fldChar>
        </w:r>
        <w:r w:rsidR="00D171F9">
          <w:rPr>
            <w:rFonts w:ascii="Times New Roman" w:hAnsi="Times New Roman" w:cs="Times New Roman"/>
            <w:sz w:val="24"/>
            <w:szCs w:val="24"/>
          </w:rPr>
          <w:instrText xml:space="preserve"> ADDIN EN.CITE.DATA </w:instrText>
        </w:r>
        <w:r w:rsidR="00D171F9">
          <w:rPr>
            <w:rFonts w:ascii="Times New Roman" w:hAnsi="Times New Roman" w:cs="Times New Roman"/>
            <w:sz w:val="24"/>
            <w:szCs w:val="24"/>
          </w:rPr>
        </w:r>
        <w:r w:rsidR="00D171F9">
          <w:rPr>
            <w:rFonts w:ascii="Times New Roman" w:hAnsi="Times New Roman" w:cs="Times New Roman"/>
            <w:sz w:val="24"/>
            <w:szCs w:val="24"/>
          </w:rPr>
          <w:fldChar w:fldCharType="end"/>
        </w:r>
        <w:r w:rsidR="00D171F9">
          <w:rPr>
            <w:rFonts w:ascii="Times New Roman" w:hAnsi="Times New Roman" w:cs="Times New Roman"/>
            <w:sz w:val="24"/>
            <w:szCs w:val="24"/>
          </w:rPr>
        </w:r>
        <w:r w:rsidR="00D171F9">
          <w:rPr>
            <w:rFonts w:ascii="Times New Roman" w:hAnsi="Times New Roman" w:cs="Times New Roman"/>
            <w:sz w:val="24"/>
            <w:szCs w:val="24"/>
          </w:rPr>
          <w:fldChar w:fldCharType="separate"/>
        </w:r>
        <w:r w:rsidR="00D171F9">
          <w:rPr>
            <w:rFonts w:ascii="Times New Roman" w:hAnsi="Times New Roman" w:cs="Times New Roman"/>
            <w:noProof/>
            <w:sz w:val="24"/>
            <w:szCs w:val="24"/>
          </w:rPr>
          <w:t>(</w:t>
        </w:r>
        <w:r w:rsidR="00000000">
          <w:fldChar w:fldCharType="begin"/>
        </w:r>
        <w:r w:rsidR="00000000">
          <w:instrText>HYPERLINK \l "_ENREF_66" \o "Prasad, 2006 #285"</w:instrText>
        </w:r>
        <w:r w:rsidR="00000000">
          <w:fldChar w:fldCharType="separate"/>
        </w:r>
        <w:r w:rsidR="00707795">
          <w:rPr>
            <w:rFonts w:ascii="Times New Roman" w:hAnsi="Times New Roman" w:cs="Times New Roman"/>
            <w:noProof/>
            <w:sz w:val="24"/>
            <w:szCs w:val="24"/>
          </w:rPr>
          <w:t>Prasad et al. 2006</w:t>
        </w:r>
        <w:r w:rsidR="00000000">
          <w:rPr>
            <w:rFonts w:ascii="Times New Roman" w:hAnsi="Times New Roman" w:cs="Times New Roman"/>
            <w:noProof/>
            <w:sz w:val="24"/>
            <w:szCs w:val="24"/>
          </w:rPr>
          <w:fldChar w:fldCharType="end"/>
        </w:r>
        <w:r w:rsidR="00D171F9">
          <w:rPr>
            <w:rFonts w:ascii="Times New Roman" w:hAnsi="Times New Roman" w:cs="Times New Roman"/>
            <w:noProof/>
            <w:sz w:val="24"/>
            <w:szCs w:val="24"/>
          </w:rPr>
          <w:t xml:space="preserve">, </w:t>
        </w:r>
        <w:r w:rsidR="00000000">
          <w:fldChar w:fldCharType="begin"/>
        </w:r>
        <w:r w:rsidR="00000000">
          <w:instrText>HYPERLINK \l "_ENREF_64" \o "Peters, 2007 #286"</w:instrText>
        </w:r>
        <w:r w:rsidR="00000000">
          <w:fldChar w:fldCharType="separate"/>
        </w:r>
        <w:r w:rsidR="00707795">
          <w:rPr>
            <w:rFonts w:ascii="Times New Roman" w:hAnsi="Times New Roman" w:cs="Times New Roman"/>
            <w:noProof/>
            <w:sz w:val="24"/>
            <w:szCs w:val="24"/>
          </w:rPr>
          <w:t>Peters et al. 2007</w:t>
        </w:r>
        <w:r w:rsidR="00000000">
          <w:rPr>
            <w:rFonts w:ascii="Times New Roman" w:hAnsi="Times New Roman" w:cs="Times New Roman"/>
            <w:noProof/>
            <w:sz w:val="24"/>
            <w:szCs w:val="24"/>
          </w:rPr>
          <w:fldChar w:fldCharType="end"/>
        </w:r>
        <w:r w:rsidR="00D171F9">
          <w:rPr>
            <w:rFonts w:ascii="Times New Roman" w:hAnsi="Times New Roman" w:cs="Times New Roman"/>
            <w:noProof/>
            <w:sz w:val="24"/>
            <w:szCs w:val="24"/>
          </w:rPr>
          <w:t>)</w:t>
        </w:r>
        <w:r w:rsidR="00D171F9">
          <w:rPr>
            <w:rFonts w:ascii="Times New Roman" w:hAnsi="Times New Roman" w:cs="Times New Roman"/>
            <w:sz w:val="24"/>
            <w:szCs w:val="24"/>
          </w:rPr>
          <w:fldChar w:fldCharType="end"/>
        </w:r>
        <w:r w:rsidR="00D171F9">
          <w:rPr>
            <w:rFonts w:ascii="Times New Roman" w:hAnsi="Times New Roman" w:cs="Times New Roman"/>
            <w:sz w:val="24"/>
            <w:szCs w:val="24"/>
          </w:rPr>
          <w:t xml:space="preserve"> and are </w:t>
        </w:r>
        <w:r w:rsidR="00ED21B8">
          <w:rPr>
            <w:rFonts w:ascii="Times New Roman" w:hAnsi="Times New Roman" w:cs="Times New Roman"/>
            <w:sz w:val="24"/>
            <w:szCs w:val="24"/>
          </w:rPr>
          <w:t xml:space="preserve">often </w:t>
        </w:r>
        <w:r w:rsidR="00D171F9">
          <w:rPr>
            <w:rFonts w:ascii="Times New Roman" w:hAnsi="Times New Roman" w:cs="Times New Roman"/>
            <w:sz w:val="24"/>
            <w:szCs w:val="24"/>
          </w:rPr>
          <w:t xml:space="preserve">used to model water quality parameters and physical habitat characteristics </w:t>
        </w:r>
        <w:r w:rsidR="00D171F9">
          <w:rPr>
            <w:rFonts w:ascii="Times New Roman" w:hAnsi="Times New Roman" w:cs="Times New Roman"/>
            <w:sz w:val="24"/>
            <w:szCs w:val="24"/>
          </w:rPr>
          <w:fldChar w:fldCharType="begin">
            <w:fldData xml:space="preserve">PEVuZE5vdGU+PENpdGU+PEF1dGhvcj5PbHNvbjwvQXV0aG9yPjxZZWFyPjIwMTM8L1llYXI+PFJl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</w:fldData>
          </w:fldChar>
        </w:r>
        <w:r w:rsidR="00D171F9">
          <w:rPr>
            <w:rFonts w:ascii="Times New Roman" w:hAnsi="Times New Roman" w:cs="Times New Roman"/>
            <w:sz w:val="24"/>
            <w:szCs w:val="24"/>
          </w:rPr>
          <w:instrText xml:space="preserve"> ADDIN EN.CITE </w:instrText>
        </w:r>
        <w:r w:rsidR="00D171F9">
          <w:rPr>
            <w:rFonts w:ascii="Times New Roman" w:hAnsi="Times New Roman" w:cs="Times New Roman"/>
            <w:sz w:val="24"/>
            <w:szCs w:val="24"/>
          </w:rPr>
          <w:fldChar w:fldCharType="begin">
            <w:fldData xml:space="preserve">PEVuZE5vdGU+PENpdGU+PEF1dGhvcj5PbHNvbjwvQXV0aG9yPjxZZWFyPjIwMTM8L1llYXI+PFJl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</w:fldData>
          </w:fldChar>
        </w:r>
        <w:r w:rsidR="00D171F9">
          <w:rPr>
            <w:rFonts w:ascii="Times New Roman" w:hAnsi="Times New Roman" w:cs="Times New Roman"/>
            <w:sz w:val="24"/>
            <w:szCs w:val="24"/>
          </w:rPr>
          <w:instrText xml:space="preserve"> ADDIN EN.CITE.DATA </w:instrText>
        </w:r>
        <w:r w:rsidR="00D171F9">
          <w:rPr>
            <w:rFonts w:ascii="Times New Roman" w:hAnsi="Times New Roman" w:cs="Times New Roman"/>
            <w:sz w:val="24"/>
            <w:szCs w:val="24"/>
          </w:rPr>
        </w:r>
        <w:r w:rsidR="00D171F9">
          <w:rPr>
            <w:rFonts w:ascii="Times New Roman" w:hAnsi="Times New Roman" w:cs="Times New Roman"/>
            <w:sz w:val="24"/>
            <w:szCs w:val="24"/>
          </w:rPr>
          <w:fldChar w:fldCharType="end"/>
        </w:r>
        <w:r w:rsidR="00D171F9">
          <w:rPr>
            <w:rFonts w:ascii="Times New Roman" w:hAnsi="Times New Roman" w:cs="Times New Roman"/>
            <w:sz w:val="24"/>
            <w:szCs w:val="24"/>
          </w:rPr>
        </w:r>
        <w:r w:rsidR="00D171F9">
          <w:rPr>
            <w:rFonts w:ascii="Times New Roman" w:hAnsi="Times New Roman" w:cs="Times New Roman"/>
            <w:sz w:val="24"/>
            <w:szCs w:val="24"/>
          </w:rPr>
          <w:fldChar w:fldCharType="separate"/>
        </w:r>
        <w:r w:rsidR="00D171F9">
          <w:rPr>
            <w:rFonts w:ascii="Times New Roman" w:hAnsi="Times New Roman" w:cs="Times New Roman"/>
            <w:noProof/>
            <w:sz w:val="24"/>
            <w:szCs w:val="24"/>
          </w:rPr>
          <w:t>(</w:t>
        </w:r>
        <w:r w:rsidR="00000000">
          <w:fldChar w:fldCharType="begin"/>
        </w:r>
        <w:r w:rsidR="00000000">
          <w:instrText>HYPERLINK \l "_ENREF_57" \o "Olson, 2013 #100"</w:instrText>
        </w:r>
        <w:r w:rsidR="00000000">
          <w:fldChar w:fldCharType="separate"/>
        </w:r>
        <w:r w:rsidR="00707795">
          <w:rPr>
            <w:rFonts w:ascii="Times New Roman" w:hAnsi="Times New Roman" w:cs="Times New Roman"/>
            <w:noProof/>
            <w:sz w:val="24"/>
            <w:szCs w:val="24"/>
          </w:rPr>
          <w:t>Olson and Hawkins 2013</w:t>
        </w:r>
        <w:r w:rsidR="00000000">
          <w:rPr>
            <w:rFonts w:ascii="Times New Roman" w:hAnsi="Times New Roman" w:cs="Times New Roman"/>
            <w:noProof/>
            <w:sz w:val="24"/>
            <w:szCs w:val="24"/>
          </w:rPr>
          <w:fldChar w:fldCharType="end"/>
        </w:r>
        <w:r w:rsidR="00D171F9">
          <w:rPr>
            <w:rFonts w:ascii="Times New Roman" w:hAnsi="Times New Roman" w:cs="Times New Roman"/>
            <w:noProof/>
            <w:sz w:val="24"/>
            <w:szCs w:val="24"/>
          </w:rPr>
          <w:t xml:space="preserve">, </w:t>
        </w:r>
        <w:r w:rsidR="00000000">
          <w:fldChar w:fldCharType="begin"/>
        </w:r>
        <w:r w:rsidR="00000000">
          <w:instrText>HYPERLINK \l "_ENREF_56" \o "Olson, 2019 #287"</w:instrText>
        </w:r>
        <w:r w:rsidR="00000000">
          <w:fldChar w:fldCharType="separate"/>
        </w:r>
        <w:r w:rsidR="00707795">
          <w:rPr>
            <w:rFonts w:ascii="Times New Roman" w:hAnsi="Times New Roman" w:cs="Times New Roman"/>
            <w:noProof/>
            <w:sz w:val="24"/>
            <w:szCs w:val="24"/>
          </w:rPr>
          <w:t>Olson and Cormier 2019</w:t>
        </w:r>
        <w:r w:rsidR="00000000">
          <w:rPr>
            <w:rFonts w:ascii="Times New Roman" w:hAnsi="Times New Roman" w:cs="Times New Roman"/>
            <w:noProof/>
            <w:sz w:val="24"/>
            <w:szCs w:val="24"/>
          </w:rPr>
          <w:fldChar w:fldCharType="end"/>
        </w:r>
        <w:r w:rsidR="00D171F9">
          <w:rPr>
            <w:rFonts w:ascii="Times New Roman" w:hAnsi="Times New Roman" w:cs="Times New Roman"/>
            <w:noProof/>
            <w:sz w:val="24"/>
            <w:szCs w:val="24"/>
          </w:rPr>
          <w:t xml:space="preserve">, </w:t>
        </w:r>
        <w:r w:rsidR="00000000">
          <w:fldChar w:fldCharType="begin"/>
        </w:r>
        <w:r w:rsidR="00000000">
          <w:instrText>HYPERLINK \l "_ENREF_71" \o "Sabo, 2023 #69"</w:instrText>
        </w:r>
        <w:r w:rsidR="00000000">
          <w:fldChar w:fldCharType="separate"/>
        </w:r>
        <w:r w:rsidR="00707795">
          <w:rPr>
            <w:rFonts w:ascii="Times New Roman" w:hAnsi="Times New Roman" w:cs="Times New Roman"/>
            <w:noProof/>
            <w:sz w:val="24"/>
            <w:szCs w:val="24"/>
          </w:rPr>
          <w:t>Sabo et al. 2023</w:t>
        </w:r>
        <w:r w:rsidR="00000000">
          <w:rPr>
            <w:rFonts w:ascii="Times New Roman" w:hAnsi="Times New Roman" w:cs="Times New Roman"/>
            <w:noProof/>
            <w:sz w:val="24"/>
            <w:szCs w:val="24"/>
          </w:rPr>
          <w:fldChar w:fldCharType="end"/>
        </w:r>
        <w:r w:rsidR="00D171F9">
          <w:rPr>
            <w:rFonts w:ascii="Times New Roman" w:hAnsi="Times New Roman" w:cs="Times New Roman"/>
            <w:noProof/>
            <w:sz w:val="24"/>
            <w:szCs w:val="24"/>
          </w:rPr>
          <w:t xml:space="preserve">, </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sz w:val="24"/>
            <w:szCs w:val="24"/>
          </w:rPr>
          <w:t>Yuan et al. 2024</w:t>
        </w:r>
        <w:r w:rsidR="00000000">
          <w:rPr>
            <w:rFonts w:ascii="Times New Roman" w:hAnsi="Times New Roman" w:cs="Times New Roman"/>
            <w:noProof/>
            <w:sz w:val="24"/>
            <w:szCs w:val="24"/>
          </w:rPr>
          <w:fldChar w:fldCharType="end"/>
        </w:r>
        <w:r w:rsidR="00D171F9">
          <w:rPr>
            <w:rFonts w:ascii="Times New Roman" w:hAnsi="Times New Roman" w:cs="Times New Roman"/>
            <w:noProof/>
            <w:sz w:val="24"/>
            <w:szCs w:val="24"/>
          </w:rPr>
          <w:t>)</w:t>
        </w:r>
        <w:r w:rsidR="00D171F9">
          <w:rPr>
            <w:rFonts w:ascii="Times New Roman" w:hAnsi="Times New Roman" w:cs="Times New Roman"/>
            <w:sz w:val="24"/>
            <w:szCs w:val="24"/>
          </w:rPr>
          <w:fldChar w:fldCharType="end"/>
        </w:r>
        <w:r w:rsidR="00D171F9">
          <w:rPr>
            <w:rFonts w:ascii="Times New Roman" w:hAnsi="Times New Roman" w:cs="Times New Roman"/>
            <w:sz w:val="24"/>
            <w:szCs w:val="24"/>
          </w:rPr>
          <w:t xml:space="preserve">. Further these models are </w:t>
        </w:r>
        <w:r w:rsidR="004103B9">
          <w:rPr>
            <w:rFonts w:ascii="Times New Roman" w:hAnsi="Times New Roman" w:cs="Times New Roman"/>
            <w:sz w:val="24"/>
            <w:szCs w:val="24"/>
          </w:rPr>
          <w:t xml:space="preserve">more </w:t>
        </w:r>
        <w:r w:rsidR="00D171F9">
          <w:rPr>
            <w:rFonts w:ascii="Times New Roman" w:hAnsi="Times New Roman" w:cs="Times New Roman"/>
            <w:sz w:val="24"/>
            <w:szCs w:val="24"/>
          </w:rPr>
          <w:t xml:space="preserve">robust to nonlinearities, multicollinearity, and overfitting </w:t>
        </w:r>
        <w:r w:rsidR="00D171F9">
          <w:rPr>
            <w:rFonts w:ascii="Times New Roman" w:hAnsi="Times New Roman" w:cs="Times New Roman"/>
            <w:sz w:val="24"/>
            <w:szCs w:val="24"/>
          </w:rPr>
          <w:fldChar w:fldCharType="begin"/>
        </w:r>
        <w:r w:rsidR="00D171F9">
          <w:rPr>
            <w:rFonts w:ascii="Times New Roman" w:hAnsi="Times New Roman" w:cs="Times New Roman"/>
            <w:sz w:val="24"/>
            <w:szCs w:val="24"/>
          </w:rPr>
          <w:instrText xml:space="preserve"> ADDIN EN.CITE &lt;EndNote&gt;&lt;Cite&gt;&lt;Author&gt;Breiman&lt;/Author&gt;&lt;Year&gt;2001&lt;/Year&gt;&lt;RecNum&gt;4&lt;/RecNum&gt;&lt;DisplayText&gt;(Breiman 2001)&lt;/DisplayText&gt;&lt;record&gt;&lt;rec-number&gt;4&lt;/rec-number&gt;&lt;foreign-keys&gt;&lt;key app="EN" db-id="rtxzfetfi9xw07eeartpf9t7wwtdt2arspvw" timestamp="1701144132" guid="e96c6e73-f4aa-4f43-a579-7826abb9f974"&gt;4&lt;/key&gt;&lt;/foreign-keys&gt;&lt;ref-type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pub-dates&gt;&lt;date&gt;2001/10/01&lt;/date&gt;&lt;/pub-dates&gt;&lt;/dates&gt;&lt;isbn&gt;1573-0565&lt;/isbn&gt;&lt;urls&gt;&lt;related-urls&gt;&lt;url&gt;https://doi.org/10.1023/A:1010933404324&lt;/url&gt;&lt;/related-urls&gt;&lt;/urls&gt;&lt;electronic-resource-num&gt;10.1023/A:1010933404324&lt;/electronic-resource-num&gt;&lt;/record&gt;&lt;/Cite&gt;&lt;/EndNote&gt;</w:instrText>
        </w:r>
        <w:r w:rsidR="00D171F9">
          <w:rPr>
            <w:rFonts w:ascii="Times New Roman" w:hAnsi="Times New Roman" w:cs="Times New Roman"/>
            <w:sz w:val="24"/>
            <w:szCs w:val="24"/>
          </w:rPr>
          <w:fldChar w:fldCharType="separate"/>
        </w:r>
        <w:r w:rsidR="00D171F9">
          <w:rPr>
            <w:rFonts w:ascii="Times New Roman" w:hAnsi="Times New Roman" w:cs="Times New Roman"/>
            <w:noProof/>
            <w:sz w:val="24"/>
            <w:szCs w:val="24"/>
          </w:rPr>
          <w:t>(</w:t>
        </w:r>
        <w:r w:rsidR="00000000">
          <w:fldChar w:fldCharType="begin"/>
        </w:r>
        <w:r w:rsidR="00000000">
          <w:instrText>HYPERLINK \l "_ENREF_5" \o "Breiman, 2001 #4"</w:instrText>
        </w:r>
        <w:r w:rsidR="00000000">
          <w:fldChar w:fldCharType="separate"/>
        </w:r>
        <w:r w:rsidR="00707795">
          <w:rPr>
            <w:rFonts w:ascii="Times New Roman" w:hAnsi="Times New Roman" w:cs="Times New Roman"/>
            <w:noProof/>
            <w:sz w:val="24"/>
            <w:szCs w:val="24"/>
          </w:rPr>
          <w:t>Breiman 2001</w:t>
        </w:r>
        <w:r w:rsidR="00000000">
          <w:rPr>
            <w:rFonts w:ascii="Times New Roman" w:hAnsi="Times New Roman" w:cs="Times New Roman"/>
            <w:noProof/>
            <w:sz w:val="24"/>
            <w:szCs w:val="24"/>
          </w:rPr>
          <w:fldChar w:fldCharType="end"/>
        </w:r>
        <w:r w:rsidR="00D171F9">
          <w:rPr>
            <w:rFonts w:ascii="Times New Roman" w:hAnsi="Times New Roman" w:cs="Times New Roman"/>
            <w:noProof/>
            <w:sz w:val="24"/>
            <w:szCs w:val="24"/>
          </w:rPr>
          <w:t>)</w:t>
        </w:r>
        <w:r w:rsidR="00D171F9">
          <w:rPr>
            <w:rFonts w:ascii="Times New Roman" w:hAnsi="Times New Roman" w:cs="Times New Roman"/>
            <w:sz w:val="24"/>
            <w:szCs w:val="24"/>
          </w:rPr>
          <w:fldChar w:fldCharType="end"/>
        </w:r>
        <w:r w:rsidR="00D171F9">
          <w:rPr>
            <w:rFonts w:ascii="Times New Roman" w:hAnsi="Times New Roman" w:cs="Times New Roman"/>
            <w:sz w:val="24"/>
            <w:szCs w:val="24"/>
          </w:rPr>
          <w:t xml:space="preserve"> and can evaluate the relative importance of different predictor variables </w:t>
        </w:r>
        <w:r w:rsidR="00D171F9">
          <w:rPr>
            <w:rFonts w:ascii="Times New Roman" w:hAnsi="Times New Roman" w:cs="Times New Roman"/>
            <w:sz w:val="24"/>
            <w:szCs w:val="24"/>
          </w:rPr>
          <w:fldChar w:fldCharType="begin">
            <w:fldData xml:space="preserve">PEVuZE5vdGU+PENpdGU+PEF1dGhvcj5TYWJvPC9BdXRob3I+PFllYXI+MjAyMzwvWWVhcj48UmVj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</w:fldData>
          </w:fldChar>
        </w:r>
        <w:r w:rsidR="00D171F9">
          <w:rPr>
            <w:rFonts w:ascii="Times New Roman" w:hAnsi="Times New Roman" w:cs="Times New Roman"/>
            <w:sz w:val="24"/>
            <w:szCs w:val="24"/>
          </w:rPr>
          <w:instrText xml:space="preserve"> ADDIN EN.CITE </w:instrText>
        </w:r>
        <w:r w:rsidR="00D171F9">
          <w:rPr>
            <w:rFonts w:ascii="Times New Roman" w:hAnsi="Times New Roman" w:cs="Times New Roman"/>
            <w:sz w:val="24"/>
            <w:szCs w:val="24"/>
          </w:rPr>
          <w:fldChar w:fldCharType="begin">
            <w:fldData xml:space="preserve">PEVuZE5vdGU+PENpdGU+PEF1dGhvcj5TYWJvPC9BdXRob3I+PFllYXI+MjAyMzwvWWVhcj48UmVj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</w:fldData>
          </w:fldChar>
        </w:r>
        <w:r w:rsidR="00D171F9">
          <w:rPr>
            <w:rFonts w:ascii="Times New Roman" w:hAnsi="Times New Roman" w:cs="Times New Roman"/>
            <w:sz w:val="24"/>
            <w:szCs w:val="24"/>
          </w:rPr>
          <w:instrText xml:space="preserve"> ADDIN EN.CITE.DATA </w:instrText>
        </w:r>
        <w:r w:rsidR="00D171F9">
          <w:rPr>
            <w:rFonts w:ascii="Times New Roman" w:hAnsi="Times New Roman" w:cs="Times New Roman"/>
            <w:sz w:val="24"/>
            <w:szCs w:val="24"/>
          </w:rPr>
        </w:r>
        <w:r w:rsidR="00D171F9">
          <w:rPr>
            <w:rFonts w:ascii="Times New Roman" w:hAnsi="Times New Roman" w:cs="Times New Roman"/>
            <w:sz w:val="24"/>
            <w:szCs w:val="24"/>
          </w:rPr>
          <w:fldChar w:fldCharType="end"/>
        </w:r>
        <w:r w:rsidR="00D171F9">
          <w:rPr>
            <w:rFonts w:ascii="Times New Roman" w:hAnsi="Times New Roman" w:cs="Times New Roman"/>
            <w:sz w:val="24"/>
            <w:szCs w:val="24"/>
          </w:rPr>
        </w:r>
        <w:r w:rsidR="00D171F9">
          <w:rPr>
            <w:rFonts w:ascii="Times New Roman" w:hAnsi="Times New Roman" w:cs="Times New Roman"/>
            <w:sz w:val="24"/>
            <w:szCs w:val="24"/>
          </w:rPr>
          <w:fldChar w:fldCharType="separate"/>
        </w:r>
        <w:r w:rsidR="00D171F9">
          <w:rPr>
            <w:rFonts w:ascii="Times New Roman" w:hAnsi="Times New Roman" w:cs="Times New Roman"/>
            <w:noProof/>
            <w:sz w:val="24"/>
            <w:szCs w:val="24"/>
          </w:rPr>
          <w:t>(</w:t>
        </w:r>
        <w:r w:rsidR="00000000">
          <w:fldChar w:fldCharType="begin"/>
        </w:r>
        <w:r w:rsidR="00000000">
          <w:instrText>HYPERLINK \l "_ENREF_45" \o "Lin, 2021 #70"</w:instrText>
        </w:r>
        <w:r w:rsidR="00000000">
          <w:fldChar w:fldCharType="separate"/>
        </w:r>
        <w:r w:rsidR="00707795">
          <w:rPr>
            <w:rFonts w:ascii="Times New Roman" w:hAnsi="Times New Roman" w:cs="Times New Roman"/>
            <w:noProof/>
            <w:sz w:val="24"/>
            <w:szCs w:val="24"/>
          </w:rPr>
          <w:t>Lin et al. 2021</w:t>
        </w:r>
        <w:r w:rsidR="00000000">
          <w:rPr>
            <w:rFonts w:ascii="Times New Roman" w:hAnsi="Times New Roman" w:cs="Times New Roman"/>
            <w:noProof/>
            <w:sz w:val="24"/>
            <w:szCs w:val="24"/>
          </w:rPr>
          <w:fldChar w:fldCharType="end"/>
        </w:r>
        <w:r w:rsidR="00D171F9">
          <w:rPr>
            <w:rFonts w:ascii="Times New Roman" w:hAnsi="Times New Roman" w:cs="Times New Roman"/>
            <w:noProof/>
            <w:sz w:val="24"/>
            <w:szCs w:val="24"/>
          </w:rPr>
          <w:t xml:space="preserve">, </w:t>
        </w:r>
        <w:r w:rsidR="00000000">
          <w:fldChar w:fldCharType="begin"/>
        </w:r>
        <w:r w:rsidR="00000000">
          <w:instrText>HYPERLINK \l "_ENREF_71" \o "Sabo, 2023 #69"</w:instrText>
        </w:r>
        <w:r w:rsidR="00000000">
          <w:fldChar w:fldCharType="separate"/>
        </w:r>
        <w:r w:rsidR="00707795">
          <w:rPr>
            <w:rFonts w:ascii="Times New Roman" w:hAnsi="Times New Roman" w:cs="Times New Roman"/>
            <w:noProof/>
            <w:sz w:val="24"/>
            <w:szCs w:val="24"/>
          </w:rPr>
          <w:t>Sabo et al. 2023</w:t>
        </w:r>
        <w:r w:rsidR="00000000">
          <w:rPr>
            <w:rFonts w:ascii="Times New Roman" w:hAnsi="Times New Roman" w:cs="Times New Roman"/>
            <w:noProof/>
            <w:sz w:val="24"/>
            <w:szCs w:val="24"/>
          </w:rPr>
          <w:fldChar w:fldCharType="end"/>
        </w:r>
        <w:r w:rsidR="00D171F9">
          <w:rPr>
            <w:rFonts w:ascii="Times New Roman" w:hAnsi="Times New Roman" w:cs="Times New Roman"/>
            <w:noProof/>
            <w:sz w:val="24"/>
            <w:szCs w:val="24"/>
          </w:rPr>
          <w:t>)</w:t>
        </w:r>
        <w:r w:rsidR="00D171F9">
          <w:rPr>
            <w:rFonts w:ascii="Times New Roman" w:hAnsi="Times New Roman" w:cs="Times New Roman"/>
            <w:sz w:val="24"/>
            <w:szCs w:val="24"/>
          </w:rPr>
          <w:fldChar w:fldCharType="end"/>
        </w:r>
        <w:r w:rsidR="00D171F9">
          <w:rPr>
            <w:rFonts w:ascii="Times New Roman" w:hAnsi="Times New Roman" w:cs="Times New Roman"/>
            <w:sz w:val="24"/>
            <w:szCs w:val="24"/>
          </w:rPr>
          <w:t xml:space="preserve">. Because these algorithms can accommodate complex relationships and a relatively high number of covariates, they </w:t>
        </w:r>
        <w:r w:rsidR="00154AC2">
          <w:rPr>
            <w:rFonts w:ascii="Times New Roman" w:hAnsi="Times New Roman" w:cs="Times New Roman"/>
            <w:sz w:val="24"/>
            <w:szCs w:val="24"/>
          </w:rPr>
          <w:t>are</w:t>
        </w:r>
        <w:r w:rsidR="00D171F9">
          <w:rPr>
            <w:rFonts w:ascii="Times New Roman" w:hAnsi="Times New Roman" w:cs="Times New Roman"/>
            <w:sz w:val="24"/>
            <w:szCs w:val="24"/>
          </w:rPr>
          <w:t xml:space="preserve"> well suited for evaluating the relative importance of natural and anthropogenic variables on physiochemical conditions and, in turn, predicting the abiotic conditions if anthropogenic disturbances were removed</w:t>
        </w:r>
        <w:r w:rsidR="00ED21B8">
          <w:rPr>
            <w:rFonts w:ascii="Times New Roman" w:hAnsi="Times New Roman" w:cs="Times New Roman"/>
            <w:sz w:val="24"/>
            <w:szCs w:val="24"/>
          </w:rPr>
          <w:t xml:space="preserve"> </w:t>
        </w:r>
        <w:r w:rsidR="00ED21B8">
          <w:rPr>
            <w:rFonts w:ascii="Times New Roman" w:hAnsi="Times New Roman" w:cs="Times New Roman"/>
            <w:sz w:val="24"/>
            <w:szCs w:val="24"/>
          </w:rPr>
          <w:fldChar w:fldCharType="begin"/>
        </w:r>
        <w:r w:rsidR="00ED21B8">
          <w:rPr>
            <w:rFonts w:ascii="Times New Roman" w:hAnsi="Times New Roman" w:cs="Times New Roman"/>
            <w:sz w:val="24"/>
            <w:szCs w:val="24"/>
          </w:rPr>
          <w:instrText xml:space="preserve"> ADDIN EN.CITE &lt;EndNote&gt;&lt;Cite&gt;&lt;Author&gt;Yuan&lt;/Author&gt;&lt;Year&gt;2024&lt;/Year&gt;&lt;RecNum&gt;215&lt;/RecNum&gt;&lt;DisplayText&gt;(Yuan et al. 2024)&lt;/DisplayText&gt;&lt;record&gt;&lt;rec-number&gt;215&lt;/rec-number&gt;&lt;foreign-keys&gt;&lt;key app="EN" db-id="rtxzfetfi9xw07eeartpf9t7wwtdt2arspvw" timestamp="1724350667" guid="56e2cec9-8c2a-4185-8b59-0566a11a2e74"&gt;215&lt;/key&gt;&lt;/foreign-keys&gt;&lt;ref-type name="Journal Article"&gt;17&lt;/ref-type&gt;&lt;contributors&gt;&lt;authors&gt;&lt;author&gt;Yuan, Lester L.&lt;/author&gt;&lt;author&gt;Carlisle, Daren M.&lt;/author&gt;&lt;author&gt;Mitchell, Richard M.&lt;/author&gt;&lt;author&gt;Pollard, Amina I.&lt;/author&gt;&lt;/authors&gt;&lt;/contributors&gt;&lt;titles&gt;&lt;title&gt;Using models of local environmental conditions for biological assessment&lt;/title&gt;&lt;secondary-title&gt;Freshwater Science&lt;/secondary-title&gt;&lt;/titles&gt;&lt;periodical&gt;&lt;full-title&gt;Freshwater Science&lt;/full-title&gt;&lt;/periodical&gt;&lt;pages&gt;000-000&lt;/pages&gt;&lt;dates&gt;&lt;year&gt;2024&lt;/year&gt;&lt;/dates&gt;&lt;publisher&gt;The University of Chicago Press&lt;/publisher&gt;&lt;isbn&gt;2161-9549&lt;/isbn&gt;&lt;urls&gt;&lt;related-urls&gt;&lt;url&gt;https://doi.org/10.1086/731770&lt;/url&gt;&lt;/related-urls&gt;&lt;/urls&gt;&lt;electronic-resource-num&gt;10.1086/731770&lt;/electronic-resource-num&gt;&lt;access-date&gt;2024/08/22&lt;/access-date&gt;&lt;/record&gt;&lt;/Cite&gt;&lt;/EndNote&gt;</w:instrText>
        </w:r>
        <w:r w:rsidR="00ED21B8">
          <w:rPr>
            <w:rFonts w:ascii="Times New Roman" w:hAnsi="Times New Roman" w:cs="Times New Roman"/>
            <w:sz w:val="24"/>
            <w:szCs w:val="24"/>
          </w:rPr>
          <w:fldChar w:fldCharType="separate"/>
        </w:r>
        <w:r w:rsidR="00ED21B8">
          <w:rPr>
            <w:rFonts w:ascii="Times New Roman" w:hAnsi="Times New Roman" w:cs="Times New Roman"/>
            <w:noProof/>
            <w:sz w:val="24"/>
            <w:szCs w:val="24"/>
          </w:rPr>
          <w:t>(</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sz w:val="24"/>
            <w:szCs w:val="24"/>
          </w:rPr>
          <w:t>Yuan et al. 2024</w:t>
        </w:r>
        <w:r w:rsidR="00000000">
          <w:rPr>
            <w:rFonts w:ascii="Times New Roman" w:hAnsi="Times New Roman" w:cs="Times New Roman"/>
            <w:noProof/>
            <w:sz w:val="24"/>
            <w:szCs w:val="24"/>
          </w:rPr>
          <w:fldChar w:fldCharType="end"/>
        </w:r>
        <w:r w:rsidR="00ED21B8">
          <w:rPr>
            <w:rFonts w:ascii="Times New Roman" w:hAnsi="Times New Roman" w:cs="Times New Roman"/>
            <w:noProof/>
            <w:sz w:val="24"/>
            <w:szCs w:val="24"/>
          </w:rPr>
          <w:t>)</w:t>
        </w:r>
        <w:r w:rsidR="00ED21B8">
          <w:rPr>
            <w:rFonts w:ascii="Times New Roman" w:hAnsi="Times New Roman" w:cs="Times New Roman"/>
            <w:sz w:val="24"/>
            <w:szCs w:val="24"/>
          </w:rPr>
          <w:fldChar w:fldCharType="end"/>
        </w:r>
        <w:r w:rsidR="00D171F9">
          <w:rPr>
            <w:rFonts w:ascii="Times New Roman" w:hAnsi="Times New Roman" w:cs="Times New Roman"/>
            <w:sz w:val="24"/>
            <w:szCs w:val="24"/>
          </w:rPr>
          <w:t xml:space="preserve">. </w:t>
        </w:r>
        <w:r w:rsidR="002F4CF8">
          <w:rPr>
            <w:rFonts w:ascii="Times New Roman" w:hAnsi="Times New Roman" w:cs="Times New Roman"/>
            <w:sz w:val="24"/>
            <w:szCs w:val="24"/>
          </w:rPr>
          <w:t xml:space="preserve">Indeed, </w:t>
        </w:r>
        <w:r w:rsidR="002F4CF8">
          <w:rPr>
            <w:rFonts w:ascii="Times New Roman" w:hAnsi="Times New Roman" w:cs="Times New Roman"/>
            <w:color w:val="000000"/>
            <w:sz w:val="24"/>
            <w:szCs w:val="24"/>
          </w:rPr>
          <w:t>e</w:t>
        </w:r>
        <w:r w:rsidR="00B35372">
          <w:rPr>
            <w:rFonts w:ascii="Times New Roman" w:hAnsi="Times New Roman" w:cs="Times New Roman"/>
            <w:color w:val="000000"/>
            <w:sz w:val="24"/>
            <w:szCs w:val="24"/>
          </w:rPr>
          <w:t>fforts that c</w:t>
        </w:r>
        <w:r w:rsidR="00B933AB">
          <w:rPr>
            <w:rFonts w:ascii="Times New Roman" w:hAnsi="Times New Roman" w:cs="Times New Roman"/>
            <w:color w:val="000000"/>
            <w:sz w:val="24"/>
            <w:szCs w:val="24"/>
          </w:rPr>
          <w:t>ombin</w:t>
        </w:r>
        <w:r w:rsidR="00B35372">
          <w:rPr>
            <w:rFonts w:ascii="Times New Roman" w:hAnsi="Times New Roman" w:cs="Times New Roman"/>
            <w:color w:val="000000"/>
            <w:sz w:val="24"/>
            <w:szCs w:val="24"/>
          </w:rPr>
          <w:t xml:space="preserve">ed estimates of undisturbed physiochemical conditions with biological models </w:t>
        </w:r>
        <w:r>
          <w:rPr>
            <w:rFonts w:ascii="Times New Roman" w:hAnsi="Times New Roman" w:cs="Times New Roman"/>
            <w:color w:val="000000"/>
            <w:sz w:val="24"/>
            <w:szCs w:val="24"/>
          </w:rPr>
          <w:t xml:space="preserve">have </w:t>
        </w:r>
        <w:r w:rsidR="00405F51">
          <w:rPr>
            <w:rFonts w:ascii="Times New Roman" w:hAnsi="Times New Roman" w:cs="Times New Roman"/>
            <w:color w:val="000000"/>
            <w:sz w:val="24"/>
            <w:szCs w:val="24"/>
          </w:rPr>
          <w:t xml:space="preserve">made </w:t>
        </w:r>
        <w:r>
          <w:rPr>
            <w:rFonts w:ascii="Times New Roman" w:hAnsi="Times New Roman" w:cs="Times New Roman"/>
            <w:color w:val="000000"/>
            <w:sz w:val="24"/>
            <w:szCs w:val="24"/>
          </w:rPr>
          <w:t xml:space="preserve">progress towards </w:t>
        </w:r>
        <w:r w:rsidR="00B35372">
          <w:rPr>
            <w:rFonts w:ascii="Times New Roman" w:hAnsi="Times New Roman" w:cs="Times New Roman"/>
            <w:color w:val="000000"/>
            <w:sz w:val="24"/>
            <w:szCs w:val="24"/>
          </w:rPr>
          <w:t>address</w:t>
        </w:r>
        <w:r>
          <w:rPr>
            <w:rFonts w:ascii="Times New Roman" w:hAnsi="Times New Roman" w:cs="Times New Roman"/>
            <w:color w:val="000000"/>
            <w:sz w:val="24"/>
            <w:szCs w:val="24"/>
          </w:rPr>
          <w:t>ing</w:t>
        </w:r>
        <w:r w:rsidR="00B35372">
          <w:rPr>
            <w:rFonts w:ascii="Times New Roman" w:hAnsi="Times New Roman" w:cs="Times New Roman"/>
            <w:color w:val="000000"/>
            <w:sz w:val="24"/>
            <w:szCs w:val="24"/>
          </w:rPr>
          <w:t xml:space="preserve"> the limitations of reference site-based approaches </w:t>
        </w:r>
        <w:r w:rsidR="00B35372">
          <w:rPr>
            <w:rFonts w:ascii="Times New Roman" w:hAnsi="Times New Roman" w:cs="Times New Roman"/>
            <w:color w:val="000000"/>
            <w:sz w:val="24"/>
            <w:szCs w:val="24"/>
          </w:rPr>
          <w:fldChar w:fldCharType="begin">
            <w:fldData xml:space="preserve">PEVuZE5vdGU+PENpdGU+PEF1dGhvcj5DaGVzc21hbjwvQXV0aG9yPjxZZWFyPjIwMDQ8L1llYXI+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</w:fldData>
          </w:fldChar>
        </w:r>
        <w:r w:rsidR="00B35372">
          <w:rPr>
            <w:rFonts w:ascii="Times New Roman" w:hAnsi="Times New Roman" w:cs="Times New Roman"/>
            <w:color w:val="000000"/>
            <w:sz w:val="24"/>
            <w:szCs w:val="24"/>
          </w:rPr>
          <w:instrText xml:space="preserve"> ADDIN EN.CITE </w:instrText>
        </w:r>
        <w:r w:rsidR="00B35372">
          <w:rPr>
            <w:rFonts w:ascii="Times New Roman" w:hAnsi="Times New Roman" w:cs="Times New Roman"/>
            <w:color w:val="000000"/>
            <w:sz w:val="24"/>
            <w:szCs w:val="24"/>
          </w:rPr>
          <w:fldChar w:fldCharType="begin">
            <w:fldData xml:space="preserve">PEVuZE5vdGU+PENpdGU+PEF1dGhvcj5DaGVzc21hbjwvQXV0aG9yPjxZZWFyPjIwMDQ8L1llYXI+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</w:fldData>
          </w:fldChar>
        </w:r>
        <w:r w:rsidR="00B35372">
          <w:rPr>
            <w:rFonts w:ascii="Times New Roman" w:hAnsi="Times New Roman" w:cs="Times New Roman"/>
            <w:color w:val="000000"/>
            <w:sz w:val="24"/>
            <w:szCs w:val="24"/>
          </w:rPr>
          <w:instrText xml:space="preserve"> ADDIN EN.CITE.DATA </w:instrText>
        </w:r>
        <w:r w:rsidR="00B35372">
          <w:rPr>
            <w:rFonts w:ascii="Times New Roman" w:hAnsi="Times New Roman" w:cs="Times New Roman"/>
            <w:color w:val="000000"/>
            <w:sz w:val="24"/>
            <w:szCs w:val="24"/>
          </w:rPr>
        </w:r>
        <w:r w:rsidR="00B35372">
          <w:rPr>
            <w:rFonts w:ascii="Times New Roman" w:hAnsi="Times New Roman" w:cs="Times New Roman"/>
            <w:color w:val="000000"/>
            <w:sz w:val="24"/>
            <w:szCs w:val="24"/>
          </w:rPr>
          <w:fldChar w:fldCharType="end"/>
        </w:r>
        <w:r w:rsidR="00B35372">
          <w:rPr>
            <w:rFonts w:ascii="Times New Roman" w:hAnsi="Times New Roman" w:cs="Times New Roman"/>
            <w:color w:val="000000"/>
            <w:sz w:val="24"/>
            <w:szCs w:val="24"/>
          </w:rPr>
        </w:r>
        <w:r w:rsidR="00B35372">
          <w:rPr>
            <w:rFonts w:ascii="Times New Roman" w:hAnsi="Times New Roman" w:cs="Times New Roman"/>
            <w:color w:val="000000"/>
            <w:sz w:val="24"/>
            <w:szCs w:val="24"/>
          </w:rPr>
          <w:fldChar w:fldCharType="separate"/>
        </w:r>
        <w:r w:rsidR="00B35372">
          <w:rPr>
            <w:rFonts w:ascii="Times New Roman" w:hAnsi="Times New Roman" w:cs="Times New Roman"/>
            <w:noProof/>
            <w:color w:val="000000"/>
            <w:sz w:val="24"/>
            <w:szCs w:val="24"/>
          </w:rPr>
          <w:t>(</w:t>
        </w:r>
        <w:r w:rsidR="00000000">
          <w:fldChar w:fldCharType="begin"/>
        </w:r>
        <w:r w:rsidR="00000000">
          <w:instrText>HYPERLINK \l "_ENREF_10" \o "Chessman, 2004 #9"</w:instrText>
        </w:r>
        <w:r w:rsidR="00000000">
          <w:fldChar w:fldCharType="separate"/>
        </w:r>
        <w:r w:rsidR="00707795">
          <w:rPr>
            <w:rFonts w:ascii="Times New Roman" w:hAnsi="Times New Roman" w:cs="Times New Roman"/>
            <w:noProof/>
            <w:color w:val="000000"/>
            <w:sz w:val="24"/>
            <w:szCs w:val="24"/>
          </w:rPr>
          <w:t>Chessman and Royal 2004</w:t>
        </w:r>
        <w:r w:rsidR="00000000">
          <w:rPr>
            <w:rFonts w:ascii="Times New Roman" w:hAnsi="Times New Roman" w:cs="Times New Roman"/>
            <w:noProof/>
            <w:color w:val="000000"/>
            <w:sz w:val="24"/>
            <w:szCs w:val="24"/>
          </w:rPr>
          <w:fldChar w:fldCharType="end"/>
        </w:r>
        <w:r w:rsidR="00B35372">
          <w:rPr>
            <w:rFonts w:ascii="Times New Roman" w:hAnsi="Times New Roman" w:cs="Times New Roman"/>
            <w:noProof/>
            <w:color w:val="000000"/>
            <w:sz w:val="24"/>
            <w:szCs w:val="24"/>
          </w:rPr>
          <w:t xml:space="preserve">, </w:t>
        </w:r>
        <w:r w:rsidR="00000000">
          <w:fldChar w:fldCharType="begin"/>
        </w:r>
        <w:r w:rsidR="00000000">
          <w:instrText>HYPERLINK \l "_ENREF_43" \o "Kilgour, 2005 #38"</w:instrText>
        </w:r>
        <w:r w:rsidR="00000000">
          <w:fldChar w:fldCharType="separate"/>
        </w:r>
        <w:r w:rsidR="00707795">
          <w:rPr>
            <w:rFonts w:ascii="Times New Roman" w:hAnsi="Times New Roman" w:cs="Times New Roman"/>
            <w:noProof/>
            <w:color w:val="000000"/>
            <w:sz w:val="24"/>
            <w:szCs w:val="24"/>
          </w:rPr>
          <w:t>Kilgour and Stanfield 2005</w:t>
        </w:r>
        <w:r w:rsidR="00000000">
          <w:rPr>
            <w:rFonts w:ascii="Times New Roman" w:hAnsi="Times New Roman" w:cs="Times New Roman"/>
            <w:noProof/>
            <w:color w:val="000000"/>
            <w:sz w:val="24"/>
            <w:szCs w:val="24"/>
          </w:rPr>
          <w:fldChar w:fldCharType="end"/>
        </w:r>
        <w:r w:rsidR="00B35372">
          <w:rPr>
            <w:rFonts w:ascii="Times New Roman" w:hAnsi="Times New Roman" w:cs="Times New Roman"/>
            <w:noProof/>
            <w:color w:val="000000"/>
            <w:sz w:val="24"/>
            <w:szCs w:val="24"/>
          </w:rPr>
          <w:t xml:space="preserve">, </w:t>
        </w:r>
        <w:r w:rsidR="00000000">
          <w:fldChar w:fldCharType="begin"/>
        </w:r>
        <w:r w:rsidR="00000000">
          <w:instrText>HYPERLINK \l "_ENREF_19" \o "Elias, 2016 #15"</w:instrText>
        </w:r>
        <w:r w:rsidR="00000000">
          <w:fldChar w:fldCharType="separate"/>
        </w:r>
        <w:r w:rsidR="00707795">
          <w:rPr>
            <w:rFonts w:ascii="Times New Roman" w:hAnsi="Times New Roman" w:cs="Times New Roman"/>
            <w:noProof/>
            <w:color w:val="000000"/>
            <w:sz w:val="24"/>
            <w:szCs w:val="24"/>
          </w:rPr>
          <w:t>Elias et al. 2016</w:t>
        </w:r>
        <w:r w:rsidR="00000000">
          <w:rPr>
            <w:rFonts w:ascii="Times New Roman" w:hAnsi="Times New Roman" w:cs="Times New Roman"/>
            <w:noProof/>
            <w:color w:val="000000"/>
            <w:sz w:val="24"/>
            <w:szCs w:val="24"/>
          </w:rPr>
          <w:fldChar w:fldCharType="end"/>
        </w:r>
        <w:r w:rsidR="00B35372">
          <w:rPr>
            <w:rFonts w:ascii="Times New Roman" w:hAnsi="Times New Roman" w:cs="Times New Roman"/>
            <w:noProof/>
            <w:color w:val="000000"/>
            <w:sz w:val="24"/>
            <w:szCs w:val="24"/>
          </w:rPr>
          <w:t xml:space="preserve">, </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color w:val="000000"/>
            <w:sz w:val="24"/>
            <w:szCs w:val="24"/>
          </w:rPr>
          <w:t>Yuan et al. 2024</w:t>
        </w:r>
        <w:r w:rsidR="00000000">
          <w:rPr>
            <w:rFonts w:ascii="Times New Roman" w:hAnsi="Times New Roman" w:cs="Times New Roman"/>
            <w:noProof/>
            <w:color w:val="000000"/>
            <w:sz w:val="24"/>
            <w:szCs w:val="24"/>
          </w:rPr>
          <w:fldChar w:fldCharType="end"/>
        </w:r>
        <w:r w:rsidR="00B35372">
          <w:rPr>
            <w:rFonts w:ascii="Times New Roman" w:hAnsi="Times New Roman" w:cs="Times New Roman"/>
            <w:noProof/>
            <w:color w:val="000000"/>
            <w:sz w:val="24"/>
            <w:szCs w:val="24"/>
          </w:rPr>
          <w:t>)</w:t>
        </w:r>
        <w:r w:rsidR="00B35372">
          <w:rPr>
            <w:rFonts w:ascii="Times New Roman" w:hAnsi="Times New Roman" w:cs="Times New Roman"/>
            <w:color w:val="000000"/>
            <w:sz w:val="24"/>
            <w:szCs w:val="24"/>
          </w:rPr>
          <w:fldChar w:fldCharType="end"/>
        </w:r>
        <w:r w:rsidR="00B35372">
          <w:rPr>
            <w:rFonts w:ascii="Times New Roman" w:hAnsi="Times New Roman" w:cs="Times New Roman"/>
            <w:color w:val="000000"/>
            <w:sz w:val="24"/>
            <w:szCs w:val="24"/>
          </w:rPr>
          <w:t>.</w:t>
        </w:r>
      </w:ins>
      <w:r w:rsidR="00B35372">
        <w:rPr>
          <w:rFonts w:ascii="Times New Roman" w:hAnsi="Times New Roman"/>
          <w:color w:val="000000"/>
          <w:sz w:val="24"/>
          <w:rPrChange w:id="85" w:author="Kopp, Darin" w:date="2025-02-20T15:34:00Z">
            <w:rPr>
              <w:rFonts w:ascii="Times New Roman" w:hAnsi="Times New Roman"/>
              <w:sz w:val="24"/>
            </w:rPr>
          </w:rPrChange>
        </w:rPr>
        <w:t xml:space="preserve"> </w:t>
      </w:r>
    </w:p>
    <w:p w14:paraId="00B89FC0" w14:textId="77777777" w:rsidR="000A70BC" w:rsidRDefault="006574D6" w:rsidP="00A72359">
      <w:pPr>
        <w:spacing w:line="480" w:lineRule="auto"/>
        <w:ind w:firstLine="720"/>
        <w:rPr>
          <w:del w:id="86" w:author="Kopp, Darin" w:date="2025-02-20T15:34:00Z"/>
          <w:rFonts w:ascii="Times New Roman" w:hAnsi="Times New Roman" w:cs="Times New Roman"/>
          <w:sz w:val="24"/>
          <w:szCs w:val="24"/>
        </w:rPr>
      </w:pPr>
      <w:r>
        <w:rPr>
          <w:rFonts w:ascii="Times New Roman" w:hAnsi="Times New Roman" w:cs="Times New Roman"/>
          <w:sz w:val="24"/>
          <w:szCs w:val="24"/>
        </w:rPr>
        <w:t>In rivers and streams,</w:t>
      </w:r>
      <w:r w:rsidR="00523271">
        <w:rPr>
          <w:rFonts w:ascii="Times New Roman" w:hAnsi="Times New Roman" w:cs="Times New Roman"/>
          <w:sz w:val="24"/>
          <w:szCs w:val="24"/>
        </w:rPr>
        <w:t xml:space="preserve"> </w:t>
      </w:r>
      <w:del w:id="87" w:author="Kopp, Darin" w:date="2025-02-20T15:34:00Z">
        <w:r w:rsidR="00523271">
          <w:rPr>
            <w:rFonts w:ascii="Times New Roman" w:hAnsi="Times New Roman" w:cs="Times New Roman"/>
            <w:sz w:val="24"/>
            <w:szCs w:val="24"/>
          </w:rPr>
          <w:delText>preserving and maintaining</w:delText>
        </w:r>
        <w:r w:rsidR="00F96195">
          <w:rPr>
            <w:rFonts w:ascii="Times New Roman" w:hAnsi="Times New Roman" w:cs="Times New Roman"/>
            <w:sz w:val="24"/>
            <w:szCs w:val="24"/>
          </w:rPr>
          <w:delText xml:space="preserve"> </w:delText>
        </w:r>
        <w:r w:rsidR="00781789">
          <w:rPr>
            <w:rFonts w:ascii="Times New Roman" w:hAnsi="Times New Roman" w:cs="Times New Roman"/>
            <w:sz w:val="24"/>
            <w:szCs w:val="24"/>
          </w:rPr>
          <w:delText xml:space="preserve">biological integrity </w:delText>
        </w:r>
        <w:r w:rsidR="00523271">
          <w:rPr>
            <w:rFonts w:ascii="Times New Roman" w:hAnsi="Times New Roman" w:cs="Times New Roman"/>
            <w:sz w:val="24"/>
            <w:szCs w:val="24"/>
          </w:rPr>
          <w:delText xml:space="preserve">is a </w:delText>
        </w:r>
        <w:r w:rsidR="00A0635B">
          <w:rPr>
            <w:rFonts w:ascii="Times New Roman" w:hAnsi="Times New Roman" w:cs="Times New Roman"/>
            <w:sz w:val="24"/>
            <w:szCs w:val="24"/>
          </w:rPr>
          <w:delText>central management objective</w:delText>
        </w:r>
        <w:r w:rsidR="00242570">
          <w:rPr>
            <w:rFonts w:ascii="Times New Roman" w:hAnsi="Times New Roman" w:cs="Times New Roman"/>
            <w:sz w:val="24"/>
            <w:szCs w:val="24"/>
          </w:rPr>
          <w:delText xml:space="preserve"> </w:delText>
        </w:r>
        <w:r w:rsidR="00242570">
          <w:rPr>
            <w:rFonts w:ascii="Times New Roman" w:hAnsi="Times New Roman" w:cs="Times New Roman"/>
            <w:sz w:val="24"/>
            <w:szCs w:val="24"/>
          </w:rPr>
          <w:fldChar w:fldCharType="begin">
            <w:fldData xml:space="preserve">PEVuZE5vdGU+PENpdGU+PEF1dGhvcj5KYWNrc29uPC9BdXRob3I+PFllYXI+MTk5NDwvWWVhcj48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</w:fldData>
          </w:fldChar>
        </w:r>
        <w:r w:rsidR="00317E8C">
          <w:rPr>
            <w:rFonts w:ascii="Times New Roman" w:hAnsi="Times New Roman" w:cs="Times New Roman"/>
            <w:sz w:val="24"/>
            <w:szCs w:val="24"/>
          </w:rPr>
          <w:delInstrText xml:space="preserve"> ADDIN EN.CITE </w:delInstrText>
        </w:r>
        <w:r w:rsidR="00317E8C">
          <w:rPr>
            <w:rFonts w:ascii="Times New Roman" w:hAnsi="Times New Roman" w:cs="Times New Roman"/>
            <w:sz w:val="24"/>
            <w:szCs w:val="24"/>
          </w:rPr>
          <w:fldChar w:fldCharType="begin">
            <w:fldData xml:space="preserve">PEVuZE5vdGU+PENpdGU+PEF1dGhvcj5KYWNrc29uPC9BdXRob3I+PFllYXI+MTk5NDwvWWVhcj48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</w:fldData>
          </w:fldChar>
        </w:r>
        <w:r w:rsidR="00317E8C">
          <w:rPr>
            <w:rFonts w:ascii="Times New Roman" w:hAnsi="Times New Roman" w:cs="Times New Roman"/>
            <w:sz w:val="24"/>
            <w:szCs w:val="24"/>
          </w:rPr>
          <w:delInstrText xml:space="preserve"> ADDIN EN.CITE.DATA </w:delInstrText>
        </w:r>
        <w:r w:rsidR="00317E8C">
          <w:rPr>
            <w:rFonts w:ascii="Times New Roman" w:hAnsi="Times New Roman" w:cs="Times New Roman"/>
            <w:sz w:val="24"/>
            <w:szCs w:val="24"/>
          </w:rPr>
        </w:r>
        <w:r w:rsidR="00317E8C">
          <w:rPr>
            <w:rFonts w:ascii="Times New Roman" w:hAnsi="Times New Roman" w:cs="Times New Roman"/>
            <w:sz w:val="24"/>
            <w:szCs w:val="24"/>
          </w:rPr>
          <w:fldChar w:fldCharType="end"/>
        </w:r>
        <w:r w:rsidR="00242570">
          <w:rPr>
            <w:rFonts w:ascii="Times New Roman" w:hAnsi="Times New Roman" w:cs="Times New Roman"/>
            <w:sz w:val="24"/>
            <w:szCs w:val="24"/>
          </w:rPr>
        </w:r>
        <w:r w:rsidR="00242570">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"_ENREF_30" \o "Jackson, 1994 #50"</w:delInstrText>
        </w:r>
        <w:r w:rsidR="00000000">
          <w:fldChar w:fldCharType="separate"/>
        </w:r>
        <w:r w:rsidR="00FE06C8">
          <w:rPr>
            <w:rFonts w:ascii="Times New Roman" w:hAnsi="Times New Roman" w:cs="Times New Roman"/>
            <w:noProof/>
            <w:sz w:val="24"/>
            <w:szCs w:val="24"/>
          </w:rPr>
          <w:delText>Jackson and Davis 1994</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"_ENREF_50" \o "Paulsen, 2008 #61"</w:delInstrText>
        </w:r>
        <w:r w:rsidR="00000000">
          <w:fldChar w:fldCharType="separate"/>
        </w:r>
        <w:r w:rsidR="00FE06C8">
          <w:rPr>
            <w:rFonts w:ascii="Times New Roman" w:hAnsi="Times New Roman" w:cs="Times New Roman"/>
            <w:noProof/>
            <w:sz w:val="24"/>
            <w:szCs w:val="24"/>
          </w:rPr>
          <w:delText>Paulsen et al. 2008</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"_ENREF_23" \o "Hering, 2010 #62"</w:delInstrText>
        </w:r>
        <w:r w:rsidR="00000000">
          <w:fldChar w:fldCharType="separate"/>
        </w:r>
        <w:r w:rsidR="00FE06C8">
          <w:rPr>
            <w:rFonts w:ascii="Times New Roman" w:hAnsi="Times New Roman" w:cs="Times New Roman"/>
            <w:noProof/>
            <w:sz w:val="24"/>
            <w:szCs w:val="24"/>
          </w:rPr>
          <w:delText>Hering et al. 2010</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242570">
          <w:rPr>
            <w:rFonts w:ascii="Times New Roman" w:hAnsi="Times New Roman" w:cs="Times New Roman"/>
            <w:sz w:val="24"/>
            <w:szCs w:val="24"/>
          </w:rPr>
          <w:fldChar w:fldCharType="end"/>
        </w:r>
        <w:r w:rsidR="00CD1719">
          <w:rPr>
            <w:rFonts w:ascii="Times New Roman" w:hAnsi="Times New Roman" w:cs="Times New Roman"/>
            <w:sz w:val="24"/>
            <w:szCs w:val="24"/>
          </w:rPr>
          <w:delText>.</w:delText>
        </w:r>
        <w:r w:rsidR="00242570">
          <w:rPr>
            <w:rFonts w:ascii="Times New Roman" w:hAnsi="Times New Roman" w:cs="Times New Roman"/>
            <w:sz w:val="24"/>
            <w:szCs w:val="24"/>
          </w:rPr>
          <w:delText xml:space="preserve"> </w:delText>
        </w:r>
        <w:r w:rsidR="000A70BC">
          <w:rPr>
            <w:rFonts w:ascii="Times New Roman" w:hAnsi="Times New Roman" w:cs="Times New Roman"/>
            <w:sz w:val="24"/>
            <w:szCs w:val="24"/>
          </w:rPr>
          <w:delText>B</w:delText>
        </w:r>
        <w:r>
          <w:rPr>
            <w:rFonts w:ascii="Times New Roman" w:hAnsi="Times New Roman" w:cs="Times New Roman"/>
            <w:sz w:val="24"/>
            <w:szCs w:val="24"/>
          </w:rPr>
          <w:delText xml:space="preserve">enthic macroinvertebrate assemblages </w:delText>
        </w:r>
        <w:r w:rsidR="00136FD7">
          <w:rPr>
            <w:rFonts w:ascii="Times New Roman" w:hAnsi="Times New Roman" w:cs="Times New Roman"/>
            <w:sz w:val="24"/>
            <w:szCs w:val="24"/>
          </w:rPr>
          <w:delText xml:space="preserve">are </w:delText>
        </w:r>
        <w:r w:rsidR="000A70BC">
          <w:rPr>
            <w:rFonts w:ascii="Times New Roman" w:hAnsi="Times New Roman" w:cs="Times New Roman"/>
            <w:sz w:val="24"/>
            <w:szCs w:val="24"/>
          </w:rPr>
          <w:delText>often</w:delText>
        </w:r>
        <w:r w:rsidR="00523271">
          <w:rPr>
            <w:rFonts w:ascii="Times New Roman" w:hAnsi="Times New Roman" w:cs="Times New Roman"/>
            <w:sz w:val="24"/>
            <w:szCs w:val="24"/>
          </w:rPr>
          <w:delText xml:space="preserve"> surveyed as part of</w:delText>
        </w:r>
        <w:r w:rsidR="00B0074B">
          <w:rPr>
            <w:rFonts w:ascii="Times New Roman" w:hAnsi="Times New Roman" w:cs="Times New Roman"/>
            <w:sz w:val="24"/>
            <w:szCs w:val="24"/>
          </w:rPr>
          <w:delText xml:space="preserve"> </w:delText>
        </w:r>
        <w:r w:rsidR="00CD3FFF">
          <w:rPr>
            <w:rFonts w:ascii="Times New Roman" w:hAnsi="Times New Roman" w:cs="Times New Roman"/>
            <w:sz w:val="24"/>
            <w:szCs w:val="24"/>
          </w:rPr>
          <w:delText>assess</w:delText>
        </w:r>
        <w:r w:rsidR="00C57E2F">
          <w:rPr>
            <w:rFonts w:ascii="Times New Roman" w:hAnsi="Times New Roman" w:cs="Times New Roman"/>
            <w:sz w:val="24"/>
            <w:szCs w:val="24"/>
          </w:rPr>
          <w:delText>ing</w:delText>
        </w:r>
        <w:r w:rsidR="00491B27">
          <w:rPr>
            <w:rFonts w:ascii="Times New Roman" w:hAnsi="Times New Roman" w:cs="Times New Roman"/>
            <w:sz w:val="24"/>
            <w:szCs w:val="24"/>
          </w:rPr>
          <w:delText xml:space="preserve"> biological integrity</w:delText>
        </w:r>
      </w:del>
      <w:ins w:id="88" w:author="Kopp, Darin" w:date="2025-02-20T15:34:00Z">
        <w:r w:rsidR="004103B9">
          <w:rPr>
            <w:rFonts w:ascii="Times New Roman" w:hAnsi="Times New Roman" w:cs="Times New Roman"/>
            <w:sz w:val="24"/>
            <w:szCs w:val="24"/>
          </w:rPr>
          <w:t xml:space="preserve">assessments of biological integrity often rely on surveys of </w:t>
        </w:r>
        <w:r w:rsidR="00844ED4">
          <w:rPr>
            <w:rFonts w:ascii="Times New Roman" w:hAnsi="Times New Roman" w:cs="Times New Roman"/>
            <w:sz w:val="24"/>
            <w:szCs w:val="24"/>
          </w:rPr>
          <w:t>benthic macroinvertebrate assemblages</w:t>
        </w:r>
      </w:ins>
      <w:r w:rsidR="00844ED4">
        <w:rPr>
          <w:rFonts w:ascii="Times New Roman" w:hAnsi="Times New Roman" w:cs="Times New Roman"/>
          <w:sz w:val="24"/>
          <w:szCs w:val="24"/>
        </w:rPr>
        <w:t xml:space="preserve"> because they are diverse, relatively easy to sample, and respond to changes in the physiochemical environment associated with anthropogenic disturbance </w:t>
      </w:r>
      <w:r w:rsidR="00844ED4">
        <w:rPr>
          <w:rFonts w:ascii="Times New Roman" w:hAnsi="Times New Roman" w:cs="Times New Roman"/>
          <w:sz w:val="24"/>
          <w:szCs w:val="24"/>
        </w:rPr>
        <w:fldChar w:fldCharType="begin">
          <w:fldData xml:space="preserve">PEVuZE5vdGU+PENpdGU+PEF1dGhvcj5IdWdoZXM8L0F1dGhvcj48WWVhcj4yMDA4PC9ZZWFyPjxS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</w:fldData>
        </w:fldChar>
      </w:r>
      <w:r w:rsidR="00844ED4">
        <w:rPr>
          <w:rFonts w:ascii="Times New Roman" w:hAnsi="Times New Roman" w:cs="Times New Roman"/>
          <w:sz w:val="24"/>
          <w:szCs w:val="24"/>
        </w:rPr>
        <w:instrText xml:space="preserve"> ADDIN EN.CITE </w:instrText>
      </w:r>
      <w:r w:rsidR="00844ED4">
        <w:rPr>
          <w:rFonts w:ascii="Times New Roman" w:hAnsi="Times New Roman" w:cs="Times New Roman"/>
          <w:sz w:val="24"/>
          <w:szCs w:val="24"/>
        </w:rPr>
        <w:fldChar w:fldCharType="begin">
          <w:fldData xml:space="preserve">PEVuZE5vdGU+PENpdGU+PEF1dGhvcj5IdWdoZXM8L0F1dGhvcj48WWVhcj4yMDA4PC9ZZWFyPjxS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</w:fldData>
        </w:fldChar>
      </w:r>
      <w:r w:rsidR="00844ED4">
        <w:rPr>
          <w:rFonts w:ascii="Times New Roman" w:hAnsi="Times New Roman" w:cs="Times New Roman"/>
          <w:sz w:val="24"/>
          <w:szCs w:val="24"/>
        </w:rPr>
        <w:instrText xml:space="preserve"> ADDIN EN.CITE.DATA </w:instrText>
      </w:r>
      <w:r w:rsidR="00844ED4">
        <w:rPr>
          <w:rFonts w:ascii="Times New Roman" w:hAnsi="Times New Roman" w:cs="Times New Roman"/>
          <w:sz w:val="24"/>
          <w:szCs w:val="24"/>
        </w:rPr>
      </w:r>
      <w:r w:rsidR="00844ED4">
        <w:rPr>
          <w:rFonts w:ascii="Times New Roman" w:hAnsi="Times New Roman" w:cs="Times New Roman"/>
          <w:sz w:val="24"/>
          <w:szCs w:val="24"/>
        </w:rPr>
        <w:fldChar w:fldCharType="end"/>
      </w:r>
      <w:r w:rsidR="00844ED4">
        <w:rPr>
          <w:rFonts w:ascii="Times New Roman" w:hAnsi="Times New Roman" w:cs="Times New Roman"/>
          <w:sz w:val="24"/>
          <w:szCs w:val="24"/>
        </w:rPr>
      </w:r>
      <w:r w:rsidR="00844ED4">
        <w:rPr>
          <w:rFonts w:ascii="Times New Roman" w:hAnsi="Times New Roman" w:cs="Times New Roman"/>
          <w:sz w:val="24"/>
          <w:szCs w:val="24"/>
        </w:rPr>
        <w:fldChar w:fldCharType="separate"/>
      </w:r>
      <w:del w:id="89"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"_ENREF_28" \o "Hughes, 2008 #31"</w:delInstrText>
        </w:r>
        <w:r w:rsidR="00000000">
          <w:fldChar w:fldCharType="separate"/>
        </w:r>
        <w:r w:rsidR="00FE06C8">
          <w:rPr>
            <w:rFonts w:ascii="Times New Roman" w:hAnsi="Times New Roman" w:cs="Times New Roman"/>
            <w:noProof/>
            <w:sz w:val="24"/>
            <w:szCs w:val="24"/>
          </w:rPr>
          <w:delText>Hughes and Peck 2008</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"_ENREF_4" \o "Buss, 2014 #6"</w:delInstrText>
        </w:r>
        <w:r w:rsidR="00000000">
          <w:fldChar w:fldCharType="separate"/>
        </w:r>
        <w:r w:rsidR="00FE06C8">
          <w:rPr>
            <w:rFonts w:ascii="Times New Roman" w:hAnsi="Times New Roman" w:cs="Times New Roman"/>
            <w:noProof/>
            <w:sz w:val="24"/>
            <w:szCs w:val="24"/>
          </w:rPr>
          <w:delText>Buss et al. 2014</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90" w:author="Kopp, Darin" w:date="2025-02-20T15:34:00Z">
        <w:r w:rsidR="00844ED4">
          <w:rPr>
            <w:rFonts w:ascii="Times New Roman" w:hAnsi="Times New Roman" w:cs="Times New Roman"/>
            <w:noProof/>
            <w:sz w:val="24"/>
            <w:szCs w:val="24"/>
          </w:rPr>
          <w:t>(</w:t>
        </w:r>
        <w:r w:rsidR="00000000">
          <w:fldChar w:fldCharType="begin"/>
        </w:r>
        <w:r w:rsidR="00000000">
          <w:instrText>HYPERLINK \l "_ENREF_35" \o "Hughes, 2008 #78"</w:instrText>
        </w:r>
        <w:r w:rsidR="00000000">
          <w:fldChar w:fldCharType="separate"/>
        </w:r>
        <w:r w:rsidR="00707795">
          <w:rPr>
            <w:rFonts w:ascii="Times New Roman" w:hAnsi="Times New Roman" w:cs="Times New Roman"/>
            <w:noProof/>
            <w:sz w:val="24"/>
            <w:szCs w:val="24"/>
          </w:rPr>
          <w:t>Hughes and Peck 2008</w:t>
        </w:r>
        <w:r w:rsidR="00000000">
          <w:rPr>
            <w:rFonts w:ascii="Times New Roman" w:hAnsi="Times New Roman" w:cs="Times New Roman"/>
            <w:noProof/>
            <w:sz w:val="24"/>
            <w:szCs w:val="24"/>
          </w:rPr>
          <w:fldChar w:fldCharType="end"/>
        </w:r>
        <w:r w:rsidR="00844ED4">
          <w:rPr>
            <w:rFonts w:ascii="Times New Roman" w:hAnsi="Times New Roman" w:cs="Times New Roman"/>
            <w:noProof/>
            <w:sz w:val="24"/>
            <w:szCs w:val="24"/>
          </w:rPr>
          <w:t xml:space="preserve">, </w:t>
        </w:r>
        <w:r w:rsidR="00000000">
          <w:fldChar w:fldCharType="begin"/>
        </w:r>
        <w:r w:rsidR="00000000">
          <w:instrText>HYPERLINK \l "_ENREF_6" \o "Buss, 2014 #6"</w:instrText>
        </w:r>
        <w:r w:rsidR="00000000">
          <w:fldChar w:fldCharType="separate"/>
        </w:r>
        <w:r w:rsidR="00707795">
          <w:rPr>
            <w:rFonts w:ascii="Times New Roman" w:hAnsi="Times New Roman" w:cs="Times New Roman"/>
            <w:noProof/>
            <w:sz w:val="24"/>
            <w:szCs w:val="24"/>
          </w:rPr>
          <w:t>Buss et al. 2014</w:t>
        </w:r>
        <w:r w:rsidR="00000000">
          <w:rPr>
            <w:rFonts w:ascii="Times New Roman" w:hAnsi="Times New Roman" w:cs="Times New Roman"/>
            <w:noProof/>
            <w:sz w:val="24"/>
            <w:szCs w:val="24"/>
          </w:rPr>
          <w:fldChar w:fldCharType="end"/>
        </w:r>
        <w:r w:rsidR="00844ED4">
          <w:rPr>
            <w:rFonts w:ascii="Times New Roman" w:hAnsi="Times New Roman" w:cs="Times New Roman"/>
            <w:noProof/>
            <w:sz w:val="24"/>
            <w:szCs w:val="24"/>
          </w:rPr>
          <w:t>)</w:t>
        </w:r>
      </w:ins>
      <w:r w:rsidR="00844ED4">
        <w:rPr>
          <w:rFonts w:ascii="Times New Roman" w:hAnsi="Times New Roman" w:cs="Times New Roman"/>
          <w:sz w:val="24"/>
          <w:szCs w:val="24"/>
        </w:rPr>
        <w:fldChar w:fldCharType="end"/>
      </w:r>
      <w:r w:rsidR="00844ED4">
        <w:rPr>
          <w:rFonts w:ascii="Times New Roman" w:hAnsi="Times New Roman" w:cs="Times New Roman"/>
          <w:sz w:val="24"/>
          <w:szCs w:val="24"/>
        </w:rPr>
        <w:t>.</w:t>
      </w:r>
      <w:r w:rsidR="00EC3581">
        <w:rPr>
          <w:rFonts w:ascii="Times New Roman" w:hAnsi="Times New Roman" w:cs="Times New Roman"/>
          <w:sz w:val="24"/>
          <w:szCs w:val="24"/>
        </w:rPr>
        <w:t xml:space="preserve"> </w:t>
      </w:r>
      <w:r w:rsidR="009440E1">
        <w:rPr>
          <w:rFonts w:ascii="Times New Roman" w:hAnsi="Times New Roman" w:cs="Times New Roman"/>
          <w:sz w:val="24"/>
          <w:szCs w:val="24"/>
        </w:rPr>
        <w:t xml:space="preserve">To elucidate the effects of anthropogenic activities on biotic integrity, benthic macroinvertebrate assemblages observed at a site are </w:t>
      </w:r>
      <w:ins w:id="91" w:author="Kopp, Darin" w:date="2025-02-20T15:34:00Z">
        <w:r w:rsidR="00972D06">
          <w:rPr>
            <w:rFonts w:ascii="Times New Roman" w:hAnsi="Times New Roman" w:cs="Times New Roman"/>
            <w:sz w:val="24"/>
            <w:szCs w:val="24"/>
          </w:rPr>
          <w:t xml:space="preserve">typically </w:t>
        </w:r>
      </w:ins>
      <w:r w:rsidR="009440E1">
        <w:rPr>
          <w:rFonts w:ascii="Times New Roman" w:hAnsi="Times New Roman" w:cs="Times New Roman"/>
          <w:sz w:val="24"/>
          <w:szCs w:val="24"/>
        </w:rPr>
        <w:t xml:space="preserve">compared to reference assemblages </w:t>
      </w:r>
      <w:ins w:id="92" w:author="Kopp, Darin" w:date="2025-02-20T15:34:00Z">
        <w:r w:rsidR="009440E1">
          <w:rPr>
            <w:rFonts w:ascii="Times New Roman" w:hAnsi="Times New Roman" w:cs="Times New Roman"/>
            <w:sz w:val="24"/>
            <w:szCs w:val="24"/>
          </w:rPr>
          <w:t xml:space="preserve">collected from least disturbed sites </w:t>
        </w:r>
      </w:ins>
      <w:r w:rsidR="009440E1">
        <w:rPr>
          <w:rFonts w:ascii="Times New Roman" w:hAnsi="Times New Roman" w:cs="Times New Roman"/>
          <w:sz w:val="24"/>
          <w:szCs w:val="24"/>
        </w:rPr>
        <w:fldChar w:fldCharType="begin">
          <w:fldData xml:space="preserve">PEVuZE5vdGU+PENpdGU+PEF1dGhvcj5IYXdraW5zPC9BdXRob3I+PFllYXI+MjAwNjwvWWVhcj48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==
</w:fldData>
        </w:fldChar>
      </w:r>
      <w:r w:rsidR="009440E1">
        <w:rPr>
          <w:rFonts w:ascii="Times New Roman" w:hAnsi="Times New Roman" w:cs="Times New Roman"/>
          <w:sz w:val="24"/>
          <w:szCs w:val="24"/>
        </w:rPr>
        <w:instrText xml:space="preserve"> ADDIN EN.CITE </w:instrText>
      </w:r>
      <w:r w:rsidR="009440E1">
        <w:rPr>
          <w:rFonts w:ascii="Times New Roman" w:hAnsi="Times New Roman" w:cs="Times New Roman"/>
          <w:sz w:val="24"/>
          <w:szCs w:val="24"/>
        </w:rPr>
        <w:fldChar w:fldCharType="begin">
          <w:fldData xml:space="preserve">PEVuZE5vdGU+PENpdGU+PEF1dGhvcj5IYXdraW5zPC9BdXRob3I+PFllYXI+MjAwNjwvWWVhcj48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==
</w:fldData>
        </w:fldChar>
      </w:r>
      <w:r w:rsidR="009440E1">
        <w:rPr>
          <w:rFonts w:ascii="Times New Roman" w:hAnsi="Times New Roman" w:cs="Times New Roman"/>
          <w:sz w:val="24"/>
          <w:szCs w:val="24"/>
        </w:rPr>
        <w:instrText xml:space="preserve"> ADDIN EN.CITE.DATA </w:instrText>
      </w:r>
      <w:r w:rsidR="009440E1">
        <w:rPr>
          <w:rFonts w:ascii="Times New Roman" w:hAnsi="Times New Roman" w:cs="Times New Roman"/>
          <w:sz w:val="24"/>
          <w:szCs w:val="24"/>
        </w:rPr>
      </w:r>
      <w:r w:rsidR="009440E1">
        <w:rPr>
          <w:rFonts w:ascii="Times New Roman" w:hAnsi="Times New Roman" w:cs="Times New Roman"/>
          <w:sz w:val="24"/>
          <w:szCs w:val="24"/>
        </w:rPr>
        <w:fldChar w:fldCharType="end"/>
      </w:r>
      <w:r w:rsidR="009440E1">
        <w:rPr>
          <w:rFonts w:ascii="Times New Roman" w:hAnsi="Times New Roman" w:cs="Times New Roman"/>
          <w:sz w:val="24"/>
          <w:szCs w:val="24"/>
        </w:rPr>
      </w:r>
      <w:r w:rsidR="009440E1">
        <w:rPr>
          <w:rFonts w:ascii="Times New Roman" w:hAnsi="Times New Roman" w:cs="Times New Roman"/>
          <w:sz w:val="24"/>
          <w:szCs w:val="24"/>
        </w:rPr>
        <w:fldChar w:fldCharType="separate"/>
      </w:r>
      <w:del w:id="93"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"_ENREF_20" \o "Hawkins, 2006 #23"</w:delInstrText>
        </w:r>
        <w:r w:rsidR="00000000">
          <w:fldChar w:fldCharType="separate"/>
        </w:r>
        <w:r w:rsidR="00FE06C8">
          <w:rPr>
            <w:rFonts w:ascii="Times New Roman" w:hAnsi="Times New Roman" w:cs="Times New Roman"/>
            <w:noProof/>
            <w:sz w:val="24"/>
            <w:szCs w:val="24"/>
          </w:rPr>
          <w:delText>Hawkins 2006</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"_ENREF_60" \o "Stoddard, 2008 #63"</w:delInstrText>
        </w:r>
        <w:r w:rsidR="00000000">
          <w:fldChar w:fldCharType="separate"/>
        </w:r>
        <w:r w:rsidR="00FE06C8">
          <w:rPr>
            <w:rFonts w:ascii="Times New Roman" w:hAnsi="Times New Roman" w:cs="Times New Roman"/>
            <w:noProof/>
            <w:sz w:val="24"/>
            <w:szCs w:val="24"/>
          </w:rPr>
          <w:delText>Stoddard et al. 2008</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94" w:author="Kopp, Darin" w:date="2025-02-20T15:34:00Z">
        <w:r w:rsidR="009440E1">
          <w:rPr>
            <w:rFonts w:ascii="Times New Roman" w:hAnsi="Times New Roman" w:cs="Times New Roman"/>
            <w:noProof/>
            <w:sz w:val="24"/>
            <w:szCs w:val="24"/>
          </w:rPr>
          <w:t>(</w:t>
        </w:r>
        <w:r w:rsidR="00000000">
          <w:fldChar w:fldCharType="begin"/>
        </w:r>
        <w:r w:rsidR="00000000">
          <w:instrText>HYPERLINK \l "_ENREF_26" \o "Hawkins, 2006 #23"</w:instrText>
        </w:r>
        <w:r w:rsidR="00000000">
          <w:fldChar w:fldCharType="separate"/>
        </w:r>
        <w:r w:rsidR="00707795">
          <w:rPr>
            <w:rFonts w:ascii="Times New Roman" w:hAnsi="Times New Roman" w:cs="Times New Roman"/>
            <w:noProof/>
            <w:sz w:val="24"/>
            <w:szCs w:val="24"/>
          </w:rPr>
          <w:t>Hawkins 2006</w:t>
        </w:r>
        <w:r w:rsidR="00000000">
          <w:rPr>
            <w:rFonts w:ascii="Times New Roman" w:hAnsi="Times New Roman" w:cs="Times New Roman"/>
            <w:noProof/>
            <w:sz w:val="24"/>
            <w:szCs w:val="24"/>
          </w:rPr>
          <w:fldChar w:fldCharType="end"/>
        </w:r>
        <w:r w:rsidR="009440E1">
          <w:rPr>
            <w:rFonts w:ascii="Times New Roman" w:hAnsi="Times New Roman" w:cs="Times New Roman"/>
            <w:noProof/>
            <w:sz w:val="24"/>
            <w:szCs w:val="24"/>
          </w:rPr>
          <w:t xml:space="preserve">, </w:t>
        </w:r>
        <w:r w:rsidR="00000000">
          <w:fldChar w:fldCharType="begin"/>
        </w:r>
        <w:r w:rsidR="00000000">
          <w:instrText>HYPERLINK \l "_ENREF_78" \o "Stoddard, 2008 #63"</w:instrText>
        </w:r>
        <w:r w:rsidR="00000000">
          <w:fldChar w:fldCharType="separate"/>
        </w:r>
        <w:r w:rsidR="00707795">
          <w:rPr>
            <w:rFonts w:ascii="Times New Roman" w:hAnsi="Times New Roman" w:cs="Times New Roman"/>
            <w:noProof/>
            <w:sz w:val="24"/>
            <w:szCs w:val="24"/>
          </w:rPr>
          <w:t>Stoddard et al. 2008</w:t>
        </w:r>
        <w:r w:rsidR="00000000">
          <w:rPr>
            <w:rFonts w:ascii="Times New Roman" w:hAnsi="Times New Roman" w:cs="Times New Roman"/>
            <w:noProof/>
            <w:sz w:val="24"/>
            <w:szCs w:val="24"/>
          </w:rPr>
          <w:fldChar w:fldCharType="end"/>
        </w:r>
        <w:r w:rsidR="009440E1">
          <w:rPr>
            <w:rFonts w:ascii="Times New Roman" w:hAnsi="Times New Roman" w:cs="Times New Roman"/>
            <w:noProof/>
            <w:sz w:val="24"/>
            <w:szCs w:val="24"/>
          </w:rPr>
          <w:t>)</w:t>
        </w:r>
      </w:ins>
      <w:r w:rsidR="009440E1">
        <w:rPr>
          <w:rFonts w:ascii="Times New Roman" w:hAnsi="Times New Roman" w:cs="Times New Roman"/>
          <w:sz w:val="24"/>
          <w:szCs w:val="24"/>
        </w:rPr>
        <w:fldChar w:fldCharType="end"/>
      </w:r>
      <w:del w:id="95" w:author="Kopp, Darin" w:date="2025-02-20T15:34:00Z">
        <w:r w:rsidR="00D12026">
          <w:rPr>
            <w:rFonts w:ascii="Times New Roman" w:hAnsi="Times New Roman" w:cs="Times New Roman"/>
            <w:color w:val="000000"/>
            <w:sz w:val="24"/>
            <w:szCs w:val="24"/>
          </w:rPr>
          <w:delText xml:space="preserve">. </w:delText>
        </w:r>
        <w:r w:rsidR="00BD1DFE">
          <w:rPr>
            <w:rFonts w:ascii="Times New Roman" w:hAnsi="Times New Roman" w:cs="Times New Roman"/>
            <w:color w:val="000000"/>
            <w:sz w:val="24"/>
            <w:szCs w:val="24"/>
          </w:rPr>
          <w:delText>R</w:delText>
        </w:r>
        <w:r w:rsidR="002748C7">
          <w:rPr>
            <w:rFonts w:ascii="Times New Roman" w:hAnsi="Times New Roman" w:cs="Times New Roman"/>
            <w:color w:val="000000"/>
            <w:sz w:val="24"/>
            <w:szCs w:val="24"/>
          </w:rPr>
          <w:delText xml:space="preserve">eference assemblages </w:delText>
        </w:r>
        <w:r w:rsidR="00BD1DFE">
          <w:rPr>
            <w:rFonts w:ascii="Times New Roman" w:hAnsi="Times New Roman" w:cs="Times New Roman"/>
            <w:color w:val="000000"/>
            <w:sz w:val="24"/>
            <w:szCs w:val="24"/>
          </w:rPr>
          <w:delText xml:space="preserve">should be </w:delText>
        </w:r>
        <w:r w:rsidR="002748C7">
          <w:rPr>
            <w:rFonts w:ascii="Times New Roman" w:hAnsi="Times New Roman" w:cs="Times New Roman"/>
            <w:color w:val="000000"/>
            <w:sz w:val="24"/>
            <w:szCs w:val="24"/>
          </w:rPr>
          <w:delText xml:space="preserve">obtained from sites that </w:delText>
        </w:r>
        <w:r w:rsidR="006C608F">
          <w:rPr>
            <w:rFonts w:ascii="Times New Roman" w:hAnsi="Times New Roman" w:cs="Times New Roman"/>
            <w:color w:val="000000"/>
            <w:sz w:val="24"/>
            <w:szCs w:val="24"/>
          </w:rPr>
          <w:delText xml:space="preserve">are </w:delText>
        </w:r>
        <w:r w:rsidR="00E903C3">
          <w:rPr>
            <w:rFonts w:ascii="Times New Roman" w:hAnsi="Times New Roman" w:cs="Times New Roman"/>
            <w:color w:val="000000"/>
            <w:sz w:val="24"/>
            <w:szCs w:val="24"/>
          </w:rPr>
          <w:delText xml:space="preserve">minimally </w:delText>
        </w:r>
        <w:r w:rsidR="001B3F3B">
          <w:rPr>
            <w:rFonts w:ascii="Times New Roman" w:hAnsi="Times New Roman" w:cs="Times New Roman"/>
            <w:color w:val="000000"/>
            <w:sz w:val="24"/>
            <w:szCs w:val="24"/>
          </w:rPr>
          <w:delText>disturbed</w:delText>
        </w:r>
        <w:r w:rsidR="006C608F">
          <w:rPr>
            <w:rFonts w:ascii="Times New Roman" w:hAnsi="Times New Roman" w:cs="Times New Roman"/>
            <w:color w:val="000000"/>
            <w:sz w:val="24"/>
            <w:szCs w:val="24"/>
          </w:rPr>
          <w:delText xml:space="preserve"> </w:delText>
        </w:r>
        <w:r w:rsidR="006C608F">
          <w:rPr>
            <w:rFonts w:ascii="Times New Roman" w:hAnsi="Times New Roman" w:cs="Times New Roman"/>
            <w:color w:val="000000"/>
            <w:sz w:val="24"/>
            <w:szCs w:val="24"/>
          </w:rPr>
          <w:fldChar w:fldCharType="begin"/>
        </w:r>
        <w:r w:rsidR="00317E8C">
          <w:rPr>
            <w:rFonts w:ascii="Times New Roman" w:hAnsi="Times New Roman" w:cs="Times New Roman"/>
            <w:color w:val="000000"/>
            <w:sz w:val="24"/>
            <w:szCs w:val="24"/>
          </w:rPr>
          <w:delInstrText xml:space="preserve"> ADDIN EN.CITE &lt;EndNote&gt;&lt;Cite&gt;&lt;Author&gt;Reynoldson&lt;/Author&gt;&lt;Year&gt;1997&lt;/Year&gt;&lt;RecNum&gt;57&lt;/RecNum&gt;&lt;DisplayText&gt;(Reynoldson et al. 1997)&lt;/DisplayText&gt;&lt;record&gt;&lt;rec-number&gt;57&lt;/rec-number&gt;&lt;foreign-keys&gt;&lt;key app="EN" db-id="rtxzfetfi9xw07eeartpf9t7wwtdt2arspvw" timestamp="1708542231" guid="9c32e416-9e87-4329-9ba8-0166dc75254b"&gt;57&lt;/key&gt;&lt;/foreign-keys&gt;&lt;ref-type name="Journal Article"&gt;17&lt;/ref-type&gt;&lt;contributors&gt;&lt;authors&gt;&lt;author&gt;Reynoldson, T. B.&lt;/author&gt;&lt;author&gt;Norris, R. H.&lt;/author&gt;&lt;author&gt;Resh, V. H.&lt;/author&gt;&lt;author&gt;Day, K. E.&lt;/author&gt;&lt;author&gt;Rosenberg, D. M.&lt;/author&gt;&lt;/authors&gt;&lt;/contributors&gt;&lt;titles&gt;&lt;title&gt;The Reference Condition: A Comparison of Multimetric and Multivariate Approaches to Assess Water-Quality Impairment Using Benthic Macroinvertebrates&lt;/title&gt;&lt;secondary-title&gt;Journal of the North American Benthological Society&lt;/secondary-title&gt;&lt;/titles&gt;&lt;periodical&gt;&lt;full-title&gt;Journal of the North American Benthological Society&lt;/full-title&gt;&lt;/periodical&gt;&lt;pages&gt;833-852&lt;/pages&gt;&lt;volume&gt;16&lt;/volume&gt;&lt;number&gt;4&lt;/number&gt;&lt;dates&gt;&lt;year&gt;1997&lt;/year&gt;&lt;pub-dates&gt;&lt;date&gt;1997/12/01&lt;/date&gt;&lt;/pub-dates&gt;&lt;/dates&gt;&lt;publisher&gt;The University of Chicago Press&lt;/publisher&gt;&lt;isbn&gt;0887-3593&lt;/isbn&gt;&lt;urls&gt;&lt;related-urls&gt;&lt;url&gt;https://doi.org/10.2307/1468175&lt;/url&gt;&lt;/related-urls&gt;&lt;/urls&gt;&lt;electronic-resource-num&gt;10.2307/1468175&lt;/electronic-resource-num&gt;&lt;access-date&gt;2024/02/21&lt;/access-date&gt;&lt;/record&gt;&lt;/Cite&gt;&lt;/EndNote&gt;</w:delInstrText>
        </w:r>
        <w:r w:rsidR="006C608F">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"_ENREF_52" \o "Reynoldson, 1997 #57"</w:delInstrText>
        </w:r>
        <w:r w:rsidR="00000000">
          <w:fldChar w:fldCharType="separate"/>
        </w:r>
        <w:r w:rsidR="00FE06C8">
          <w:rPr>
            <w:rFonts w:ascii="Times New Roman" w:hAnsi="Times New Roman" w:cs="Times New Roman"/>
            <w:noProof/>
            <w:color w:val="000000"/>
            <w:sz w:val="24"/>
            <w:szCs w:val="24"/>
          </w:rPr>
          <w:delText>Reynoldson et al. 1997</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6C608F">
          <w:rPr>
            <w:rFonts w:ascii="Times New Roman" w:hAnsi="Times New Roman" w:cs="Times New Roman"/>
            <w:color w:val="000000"/>
            <w:sz w:val="24"/>
            <w:szCs w:val="24"/>
          </w:rPr>
          <w:fldChar w:fldCharType="end"/>
        </w:r>
        <w:r w:rsidR="00A04B8A">
          <w:rPr>
            <w:rFonts w:ascii="Times New Roman" w:hAnsi="Times New Roman" w:cs="Times New Roman"/>
            <w:color w:val="000000"/>
            <w:sz w:val="24"/>
            <w:szCs w:val="24"/>
          </w:rPr>
          <w:delText xml:space="preserve"> but</w:delText>
        </w:r>
        <w:r w:rsidR="00AD51F2">
          <w:rPr>
            <w:rFonts w:ascii="Times New Roman" w:hAnsi="Times New Roman" w:cs="Times New Roman"/>
            <w:color w:val="000000"/>
            <w:sz w:val="24"/>
            <w:szCs w:val="24"/>
          </w:rPr>
          <w:delText>, given</w:delText>
        </w:r>
        <w:r w:rsidR="006C608F">
          <w:rPr>
            <w:rFonts w:ascii="Times New Roman" w:hAnsi="Times New Roman" w:cs="Times New Roman"/>
            <w:color w:val="000000"/>
            <w:sz w:val="24"/>
            <w:szCs w:val="24"/>
          </w:rPr>
          <w:delText xml:space="preserve"> </w:delText>
        </w:r>
        <w:r w:rsidR="008028C5">
          <w:rPr>
            <w:rFonts w:ascii="Times New Roman" w:hAnsi="Times New Roman" w:cs="Times New Roman"/>
            <w:color w:val="000000"/>
            <w:sz w:val="24"/>
            <w:szCs w:val="24"/>
          </w:rPr>
          <w:delText>the</w:delText>
        </w:r>
        <w:r w:rsidR="001A64B2">
          <w:rPr>
            <w:rFonts w:ascii="Times New Roman" w:hAnsi="Times New Roman" w:cs="Times New Roman"/>
            <w:color w:val="000000"/>
            <w:sz w:val="24"/>
            <w:szCs w:val="24"/>
          </w:rPr>
          <w:delText xml:space="preserve"> pervasiveness of anthropogenic disturbance and its covariance</w:delText>
        </w:r>
        <w:r w:rsidR="00E70B7C">
          <w:rPr>
            <w:rFonts w:ascii="Times New Roman" w:hAnsi="Times New Roman" w:cs="Times New Roman"/>
            <w:color w:val="000000"/>
            <w:sz w:val="24"/>
            <w:szCs w:val="24"/>
          </w:rPr>
          <w:delText xml:space="preserve"> with geoclimatic predictors</w:delText>
        </w:r>
        <w:r w:rsidR="00AD51F2">
          <w:rPr>
            <w:rFonts w:ascii="Times New Roman" w:hAnsi="Times New Roman" w:cs="Times New Roman"/>
            <w:color w:val="000000"/>
            <w:sz w:val="24"/>
            <w:szCs w:val="24"/>
          </w:rPr>
          <w:delText>,</w:delText>
        </w:r>
        <w:r w:rsidR="008028C5">
          <w:rPr>
            <w:rFonts w:ascii="Times New Roman" w:hAnsi="Times New Roman" w:cs="Times New Roman"/>
            <w:color w:val="000000"/>
            <w:sz w:val="24"/>
            <w:szCs w:val="24"/>
          </w:rPr>
          <w:delText xml:space="preserve"> </w:delText>
        </w:r>
        <w:r w:rsidR="002C1D5C">
          <w:rPr>
            <w:rFonts w:ascii="Times New Roman" w:hAnsi="Times New Roman" w:cs="Times New Roman"/>
            <w:color w:val="000000"/>
            <w:sz w:val="24"/>
            <w:szCs w:val="24"/>
          </w:rPr>
          <w:delText xml:space="preserve">this </w:delText>
        </w:r>
        <w:r w:rsidR="002272D3">
          <w:rPr>
            <w:rFonts w:ascii="Times New Roman" w:hAnsi="Times New Roman" w:cs="Times New Roman"/>
            <w:color w:val="000000"/>
            <w:sz w:val="24"/>
            <w:szCs w:val="24"/>
          </w:rPr>
          <w:delText xml:space="preserve">is </w:delText>
        </w:r>
        <w:r w:rsidR="00AD51F2">
          <w:rPr>
            <w:rFonts w:ascii="Times New Roman" w:hAnsi="Times New Roman" w:cs="Times New Roman"/>
            <w:color w:val="000000"/>
            <w:sz w:val="24"/>
            <w:szCs w:val="24"/>
          </w:rPr>
          <w:delText xml:space="preserve">often </w:delText>
        </w:r>
        <w:r w:rsidR="008028C5">
          <w:rPr>
            <w:rFonts w:ascii="Times New Roman" w:hAnsi="Times New Roman" w:cs="Times New Roman"/>
            <w:color w:val="000000"/>
            <w:sz w:val="24"/>
            <w:szCs w:val="24"/>
          </w:rPr>
          <w:delText>un</w:delText>
        </w:r>
        <w:r w:rsidR="002C1D5C">
          <w:rPr>
            <w:rFonts w:ascii="Times New Roman" w:hAnsi="Times New Roman" w:cs="Times New Roman"/>
            <w:color w:val="000000"/>
            <w:sz w:val="24"/>
            <w:szCs w:val="24"/>
          </w:rPr>
          <w:delText>attainable</w:delText>
        </w:r>
        <w:r w:rsidR="002E0C94">
          <w:rPr>
            <w:rFonts w:ascii="Times New Roman" w:hAnsi="Times New Roman" w:cs="Times New Roman"/>
            <w:color w:val="000000"/>
            <w:sz w:val="24"/>
            <w:szCs w:val="24"/>
          </w:rPr>
          <w:delText>. Instead,</w:delText>
        </w:r>
        <w:r w:rsidR="00995D1E">
          <w:rPr>
            <w:rFonts w:ascii="Times New Roman" w:hAnsi="Times New Roman" w:cs="Times New Roman"/>
            <w:color w:val="000000"/>
            <w:sz w:val="24"/>
            <w:szCs w:val="24"/>
          </w:rPr>
          <w:delText xml:space="preserve"> </w:delText>
        </w:r>
        <w:r w:rsidR="00085907">
          <w:rPr>
            <w:rFonts w:ascii="Times New Roman" w:hAnsi="Times New Roman" w:cs="Times New Roman"/>
            <w:color w:val="000000"/>
            <w:sz w:val="24"/>
            <w:szCs w:val="24"/>
          </w:rPr>
          <w:delText>macroinvertebrate assemblages are typically collected from the best available</w:delText>
        </w:r>
        <w:r w:rsidR="00493D10">
          <w:rPr>
            <w:rFonts w:ascii="Times New Roman" w:hAnsi="Times New Roman" w:cs="Times New Roman"/>
            <w:color w:val="000000"/>
            <w:sz w:val="24"/>
            <w:szCs w:val="24"/>
          </w:rPr>
          <w:delText xml:space="preserve"> </w:delText>
        </w:r>
        <w:r w:rsidR="00085907">
          <w:rPr>
            <w:rFonts w:ascii="Times New Roman" w:hAnsi="Times New Roman" w:cs="Times New Roman"/>
            <w:color w:val="000000"/>
            <w:sz w:val="24"/>
            <w:szCs w:val="24"/>
          </w:rPr>
          <w:delText xml:space="preserve">sites </w:delText>
        </w:r>
        <w:r w:rsidR="003E48E8">
          <w:rPr>
            <w:rFonts w:ascii="Times New Roman" w:hAnsi="Times New Roman" w:cs="Times New Roman"/>
            <w:color w:val="000000"/>
            <w:sz w:val="24"/>
            <w:szCs w:val="24"/>
          </w:rPr>
          <w:delText>such that</w:delText>
        </w:r>
        <w:r w:rsidR="00085907">
          <w:rPr>
            <w:rFonts w:ascii="Times New Roman" w:hAnsi="Times New Roman" w:cs="Times New Roman"/>
            <w:color w:val="000000"/>
            <w:sz w:val="24"/>
            <w:szCs w:val="24"/>
          </w:rPr>
          <w:delText xml:space="preserve"> </w:delText>
        </w:r>
        <w:r w:rsidR="000B2BA1">
          <w:rPr>
            <w:rFonts w:ascii="Times New Roman" w:hAnsi="Times New Roman" w:cs="Times New Roman"/>
            <w:color w:val="000000"/>
            <w:sz w:val="24"/>
            <w:szCs w:val="24"/>
          </w:rPr>
          <w:delText xml:space="preserve">benchmarks </w:delText>
        </w:r>
        <w:r w:rsidR="00A04B8A">
          <w:rPr>
            <w:rFonts w:ascii="Times New Roman" w:hAnsi="Times New Roman" w:cs="Times New Roman"/>
            <w:color w:val="000000"/>
            <w:sz w:val="24"/>
            <w:szCs w:val="24"/>
          </w:rPr>
          <w:delText>typically</w:delText>
        </w:r>
        <w:r w:rsidR="000B2BA1">
          <w:rPr>
            <w:rFonts w:ascii="Times New Roman" w:hAnsi="Times New Roman" w:cs="Times New Roman"/>
            <w:color w:val="000000"/>
            <w:sz w:val="24"/>
            <w:szCs w:val="24"/>
          </w:rPr>
          <w:delText xml:space="preserve"> represent a least</w:delText>
        </w:r>
        <w:r w:rsidR="0020629C">
          <w:rPr>
            <w:rFonts w:ascii="Times New Roman" w:hAnsi="Times New Roman" w:cs="Times New Roman"/>
            <w:color w:val="000000"/>
            <w:sz w:val="24"/>
            <w:szCs w:val="24"/>
          </w:rPr>
          <w:delText>-</w:delText>
        </w:r>
        <w:r w:rsidR="000B2BA1">
          <w:rPr>
            <w:rFonts w:ascii="Times New Roman" w:hAnsi="Times New Roman" w:cs="Times New Roman"/>
            <w:color w:val="000000"/>
            <w:sz w:val="24"/>
            <w:szCs w:val="24"/>
          </w:rPr>
          <w:delText xml:space="preserve">disturbed condition </w:delText>
        </w:r>
        <w:r w:rsidR="006E40F5">
          <w:rPr>
            <w:rFonts w:ascii="Times New Roman" w:hAnsi="Times New Roman" w:cs="Times New Roman"/>
            <w:color w:val="000000"/>
            <w:sz w:val="24"/>
            <w:szCs w:val="24"/>
          </w:rPr>
          <w:fldChar w:fldCharType="begin">
            <w:fldData xml:space="preserve">PEVuZE5vdGU+PENpdGU+PEF1dGhvcj5ZdWFuPC9BdXRob3I+PFllYXI+MjAwNjwvWWVhcj48UmVj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</w:fldData>
          </w:fldChar>
        </w:r>
        <w:r w:rsidR="00317E8C">
          <w:rPr>
            <w:rFonts w:ascii="Times New Roman" w:hAnsi="Times New Roman" w:cs="Times New Roman"/>
            <w:color w:val="000000"/>
            <w:sz w:val="24"/>
            <w:szCs w:val="24"/>
          </w:rPr>
          <w:delInstrText xml:space="preserve"> ADDIN EN.CITE </w:delInstrText>
        </w:r>
        <w:r w:rsidR="00317E8C">
          <w:rPr>
            <w:rFonts w:ascii="Times New Roman" w:hAnsi="Times New Roman" w:cs="Times New Roman"/>
            <w:color w:val="000000"/>
            <w:sz w:val="24"/>
            <w:szCs w:val="24"/>
          </w:rPr>
          <w:fldChar w:fldCharType="begin">
            <w:fldData xml:space="preserve">PEVuZE5vdGU+PENpdGU+PEF1dGhvcj5ZdWFuPC9BdXRob3I+PFllYXI+MjAwNjwvWWVhcj48UmVj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</w:fldData>
          </w:fldChar>
        </w:r>
        <w:r w:rsidR="00317E8C">
          <w:rPr>
            <w:rFonts w:ascii="Times New Roman" w:hAnsi="Times New Roman" w:cs="Times New Roman"/>
            <w:color w:val="000000"/>
            <w:sz w:val="24"/>
            <w:szCs w:val="24"/>
          </w:rPr>
          <w:delInstrText xml:space="preserve"> ADDIN EN.CITE.DATA </w:delInstrText>
        </w:r>
        <w:r w:rsidR="00317E8C">
          <w:rPr>
            <w:rFonts w:ascii="Times New Roman" w:hAnsi="Times New Roman" w:cs="Times New Roman"/>
            <w:color w:val="000000"/>
            <w:sz w:val="24"/>
            <w:szCs w:val="24"/>
          </w:rPr>
        </w:r>
        <w:r w:rsidR="00317E8C">
          <w:rPr>
            <w:rFonts w:ascii="Times New Roman" w:hAnsi="Times New Roman" w:cs="Times New Roman"/>
            <w:color w:val="000000"/>
            <w:sz w:val="24"/>
            <w:szCs w:val="24"/>
          </w:rPr>
          <w:fldChar w:fldCharType="end"/>
        </w:r>
        <w:r w:rsidR="006E40F5">
          <w:rPr>
            <w:rFonts w:ascii="Times New Roman" w:hAnsi="Times New Roman" w:cs="Times New Roman"/>
            <w:color w:val="000000"/>
            <w:sz w:val="24"/>
            <w:szCs w:val="24"/>
          </w:rPr>
        </w:r>
        <w:r w:rsidR="006E40F5">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"_ENREF_73" \o "Yuan, 2006 #64"</w:delInstrText>
        </w:r>
        <w:r w:rsidR="00000000">
          <w:fldChar w:fldCharType="separate"/>
        </w:r>
        <w:r w:rsidR="00FE06C8">
          <w:rPr>
            <w:rFonts w:ascii="Times New Roman" w:hAnsi="Times New Roman" w:cs="Times New Roman"/>
            <w:noProof/>
            <w:color w:val="000000"/>
            <w:sz w:val="24"/>
            <w:szCs w:val="24"/>
          </w:rPr>
          <w:delText>Yuan 2006</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"_ENREF_25" \o "Herlihy, 2008 #27"</w:delInstrText>
        </w:r>
        <w:r w:rsidR="00000000">
          <w:fldChar w:fldCharType="separate"/>
        </w:r>
        <w:r w:rsidR="00FE06C8">
          <w:rPr>
            <w:rFonts w:ascii="Times New Roman" w:hAnsi="Times New Roman" w:cs="Times New Roman"/>
            <w:noProof/>
            <w:color w:val="000000"/>
            <w:sz w:val="24"/>
            <w:szCs w:val="24"/>
          </w:rPr>
          <w:delText>Herlihy et al. 2008</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"_ENREF_7" \o "Chen, 2019 #65"</w:delInstrText>
        </w:r>
        <w:r w:rsidR="00000000">
          <w:fldChar w:fldCharType="separate"/>
        </w:r>
        <w:r w:rsidR="00FE06C8">
          <w:rPr>
            <w:rFonts w:ascii="Times New Roman" w:hAnsi="Times New Roman" w:cs="Times New Roman"/>
            <w:noProof/>
            <w:color w:val="000000"/>
            <w:sz w:val="24"/>
            <w:szCs w:val="24"/>
          </w:rPr>
          <w:delText>Chen et al. 2019</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6E40F5">
          <w:rPr>
            <w:rFonts w:ascii="Times New Roman" w:hAnsi="Times New Roman" w:cs="Times New Roman"/>
            <w:color w:val="000000"/>
            <w:sz w:val="24"/>
            <w:szCs w:val="24"/>
          </w:rPr>
          <w:fldChar w:fldCharType="end"/>
        </w:r>
        <w:r w:rsidR="006E40F5">
          <w:rPr>
            <w:rFonts w:ascii="Times New Roman" w:hAnsi="Times New Roman" w:cs="Times New Roman"/>
            <w:color w:val="000000"/>
            <w:sz w:val="24"/>
            <w:szCs w:val="24"/>
          </w:rPr>
          <w:delText xml:space="preserve">. </w:delText>
        </w:r>
        <w:r w:rsidR="004037F0">
          <w:rPr>
            <w:rFonts w:ascii="Times New Roman" w:hAnsi="Times New Roman" w:cs="Times New Roman"/>
            <w:sz w:val="24"/>
            <w:szCs w:val="24"/>
          </w:rPr>
          <w:delText xml:space="preserve">Although </w:delText>
        </w:r>
        <w:r w:rsidR="000B2BA1">
          <w:rPr>
            <w:rFonts w:ascii="Times New Roman" w:hAnsi="Times New Roman" w:cs="Times New Roman"/>
            <w:sz w:val="24"/>
            <w:szCs w:val="24"/>
          </w:rPr>
          <w:delText>least</w:delText>
        </w:r>
        <w:r w:rsidR="0020629C">
          <w:rPr>
            <w:rFonts w:ascii="Times New Roman" w:hAnsi="Times New Roman" w:cs="Times New Roman"/>
            <w:sz w:val="24"/>
            <w:szCs w:val="24"/>
          </w:rPr>
          <w:delText>-</w:delText>
        </w:r>
        <w:r w:rsidR="000B2BA1">
          <w:rPr>
            <w:rFonts w:ascii="Times New Roman" w:hAnsi="Times New Roman" w:cs="Times New Roman"/>
            <w:sz w:val="24"/>
            <w:szCs w:val="24"/>
          </w:rPr>
          <w:delText xml:space="preserve">disturbed </w:delText>
        </w:r>
        <w:r w:rsidR="00436E5A">
          <w:rPr>
            <w:rFonts w:ascii="Times New Roman" w:hAnsi="Times New Roman" w:cs="Times New Roman"/>
            <w:sz w:val="24"/>
            <w:szCs w:val="24"/>
          </w:rPr>
          <w:delText>benchmarks</w:delText>
        </w:r>
        <w:r w:rsidR="00C57E2F">
          <w:rPr>
            <w:rFonts w:ascii="Times New Roman" w:hAnsi="Times New Roman" w:cs="Times New Roman"/>
            <w:sz w:val="24"/>
            <w:szCs w:val="24"/>
          </w:rPr>
          <w:delText xml:space="preserve"> </w:delText>
        </w:r>
        <w:r w:rsidR="002D6B99">
          <w:rPr>
            <w:rFonts w:ascii="Times New Roman" w:hAnsi="Times New Roman" w:cs="Times New Roman"/>
            <w:sz w:val="24"/>
            <w:szCs w:val="24"/>
          </w:rPr>
          <w:delText>provide</w:delText>
        </w:r>
        <w:r w:rsidR="004037F0">
          <w:rPr>
            <w:rFonts w:ascii="Times New Roman" w:hAnsi="Times New Roman" w:cs="Times New Roman"/>
            <w:sz w:val="24"/>
            <w:szCs w:val="24"/>
          </w:rPr>
          <w:delText xml:space="preserve"> </w:delText>
        </w:r>
        <w:r w:rsidR="005179F4">
          <w:rPr>
            <w:rFonts w:ascii="Times New Roman" w:hAnsi="Times New Roman" w:cs="Times New Roman"/>
            <w:sz w:val="24"/>
            <w:szCs w:val="24"/>
          </w:rPr>
          <w:delText xml:space="preserve">a </w:delText>
        </w:r>
        <w:r w:rsidR="004037F0">
          <w:rPr>
            <w:rFonts w:ascii="Times New Roman" w:hAnsi="Times New Roman" w:cs="Times New Roman"/>
            <w:sz w:val="24"/>
            <w:szCs w:val="24"/>
          </w:rPr>
          <w:delText>reasonable and defensible</w:delText>
        </w:r>
        <w:r w:rsidR="005179F4">
          <w:rPr>
            <w:rFonts w:ascii="Times New Roman" w:hAnsi="Times New Roman" w:cs="Times New Roman"/>
            <w:sz w:val="24"/>
            <w:szCs w:val="24"/>
          </w:rPr>
          <w:delText xml:space="preserve"> management target</w:delText>
        </w:r>
        <w:r w:rsidR="00BC047B">
          <w:rPr>
            <w:rFonts w:ascii="Times New Roman" w:hAnsi="Times New Roman" w:cs="Times New Roman"/>
            <w:sz w:val="24"/>
            <w:szCs w:val="24"/>
          </w:rPr>
          <w:delText>, they are not undisturbed.</w:delText>
        </w:r>
        <w:r w:rsidR="004037F0">
          <w:rPr>
            <w:rFonts w:ascii="Times New Roman" w:hAnsi="Times New Roman" w:cs="Times New Roman"/>
            <w:sz w:val="24"/>
            <w:szCs w:val="24"/>
          </w:rPr>
          <w:delText xml:space="preserve"> </w:delText>
        </w:r>
        <w:r w:rsidR="00BC047B">
          <w:rPr>
            <w:rFonts w:ascii="Times New Roman" w:hAnsi="Times New Roman" w:cs="Times New Roman"/>
            <w:sz w:val="24"/>
            <w:szCs w:val="24"/>
          </w:rPr>
          <w:delText xml:space="preserve">Thus, </w:delText>
        </w:r>
        <w:r w:rsidR="005F0D09">
          <w:rPr>
            <w:rFonts w:ascii="Times New Roman" w:hAnsi="Times New Roman" w:cs="Times New Roman"/>
            <w:sz w:val="24"/>
            <w:szCs w:val="24"/>
          </w:rPr>
          <w:delText xml:space="preserve">they </w:delText>
        </w:r>
        <w:r w:rsidR="002967F0">
          <w:rPr>
            <w:rFonts w:ascii="Times New Roman" w:hAnsi="Times New Roman" w:cs="Times New Roman"/>
            <w:sz w:val="24"/>
            <w:szCs w:val="24"/>
          </w:rPr>
          <w:delText>can</w:delText>
        </w:r>
        <w:r w:rsidR="005F0D09">
          <w:rPr>
            <w:rFonts w:ascii="Times New Roman" w:hAnsi="Times New Roman" w:cs="Times New Roman"/>
            <w:sz w:val="24"/>
            <w:szCs w:val="24"/>
          </w:rPr>
          <w:delText xml:space="preserve"> </w:delText>
        </w:r>
        <w:r w:rsidR="00292D3A">
          <w:rPr>
            <w:rFonts w:ascii="Times New Roman" w:hAnsi="Times New Roman" w:cs="Times New Roman"/>
            <w:sz w:val="24"/>
            <w:szCs w:val="24"/>
          </w:rPr>
          <w:delText>mask the true ex</w:delText>
        </w:r>
        <w:r w:rsidR="000B2BA1">
          <w:rPr>
            <w:rFonts w:ascii="Times New Roman" w:hAnsi="Times New Roman" w:cs="Times New Roman"/>
            <w:sz w:val="24"/>
            <w:szCs w:val="24"/>
          </w:rPr>
          <w:delText>t</w:delText>
        </w:r>
        <w:r w:rsidR="00292D3A">
          <w:rPr>
            <w:rFonts w:ascii="Times New Roman" w:hAnsi="Times New Roman" w:cs="Times New Roman"/>
            <w:sz w:val="24"/>
            <w:szCs w:val="24"/>
          </w:rPr>
          <w:delText>ent of anthropogenic disturbance</w:delText>
        </w:r>
        <w:r w:rsidR="004037F0">
          <w:rPr>
            <w:rFonts w:ascii="Times New Roman" w:hAnsi="Times New Roman" w:cs="Times New Roman"/>
            <w:sz w:val="24"/>
            <w:szCs w:val="24"/>
          </w:rPr>
          <w:delText xml:space="preserve">. </w:delText>
        </w:r>
      </w:del>
    </w:p>
    <w:p w14:paraId="45D52898" w14:textId="77777777" w:rsidR="00B24CFA" w:rsidRPr="00AA49DD" w:rsidRDefault="00C7009B" w:rsidP="00AA49DD">
      <w:pPr>
        <w:spacing w:line="480" w:lineRule="auto"/>
        <w:ind w:firstLine="720"/>
        <w:contextualSpacing/>
        <w:rPr>
          <w:del w:id="96" w:author="Kopp, Darin" w:date="2025-02-20T15:34:00Z"/>
          <w:rFonts w:ascii="Times New Roman" w:hAnsi="Times New Roman" w:cs="Times New Roman"/>
          <w:bCs/>
          <w:sz w:val="24"/>
          <w:szCs w:val="24"/>
        </w:rPr>
      </w:pPr>
      <w:del w:id="97" w:author="Kopp, Darin" w:date="2025-02-20T15:34:00Z">
        <w:r>
          <w:rPr>
            <w:rFonts w:ascii="Times New Roman" w:hAnsi="Times New Roman" w:cs="Times New Roman"/>
            <w:color w:val="000000"/>
            <w:sz w:val="24"/>
            <w:szCs w:val="24"/>
          </w:rPr>
          <w:delText xml:space="preserve">Aquatic organisms are directly affected by the physiochemical environment </w:delText>
        </w:r>
        <w:r w:rsidR="00B013CA">
          <w:rPr>
            <w:rFonts w:ascii="Times New Roman" w:hAnsi="Times New Roman" w:cs="Times New Roman"/>
            <w:color w:val="000000"/>
            <w:sz w:val="24"/>
            <w:szCs w:val="24"/>
          </w:rPr>
          <w:delText xml:space="preserve">of the stream </w:delText>
        </w:r>
        <w:r>
          <w:rPr>
            <w:rFonts w:ascii="Times New Roman" w:hAnsi="Times New Roman" w:cs="Times New Roman"/>
            <w:color w:val="000000"/>
            <w:sz w:val="24"/>
            <w:szCs w:val="24"/>
          </w:rPr>
          <w:delText xml:space="preserve">which, in turn, is determined by a combination of </w:delText>
        </w:r>
        <w:r w:rsidR="00BC047B">
          <w:rPr>
            <w:rFonts w:ascii="Times New Roman" w:hAnsi="Times New Roman" w:cs="Times New Roman"/>
            <w:color w:val="000000"/>
            <w:sz w:val="24"/>
            <w:szCs w:val="24"/>
          </w:rPr>
          <w:delText xml:space="preserve">current and past </w:delText>
        </w:r>
        <w:r w:rsidR="00967D37">
          <w:rPr>
            <w:rFonts w:ascii="Times New Roman" w:hAnsi="Times New Roman" w:cs="Times New Roman"/>
            <w:color w:val="000000"/>
            <w:sz w:val="24"/>
            <w:szCs w:val="24"/>
          </w:rPr>
          <w:delText>geoclimatic</w:delText>
        </w:r>
        <w:r>
          <w:rPr>
            <w:rFonts w:ascii="Times New Roman" w:hAnsi="Times New Roman" w:cs="Times New Roman"/>
            <w:color w:val="000000"/>
            <w:sz w:val="24"/>
            <w:szCs w:val="24"/>
          </w:rPr>
          <w:delText xml:space="preserve"> and anthropogenic factors in the watershed </w:delText>
        </w:r>
        <w:r>
          <w:rPr>
            <w:rFonts w:ascii="Times New Roman" w:hAnsi="Times New Roman" w:cs="Times New Roman"/>
            <w:color w:val="000000"/>
            <w:sz w:val="24"/>
            <w:szCs w:val="24"/>
          </w:rPr>
          <w:fldChar w:fldCharType="begin">
            <w:fldData xml:space="preserve">PEVuZE5vdGU+PENpdGU+PEF1dGhvcj5GZXJndXM8L0F1dGhvcj48WWVhcj4yMDIzPC9ZZWFyPjxS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</w:fldData>
          </w:fldChar>
        </w:r>
        <w:r w:rsidR="00317E8C">
          <w:rPr>
            <w:rFonts w:ascii="Times New Roman" w:hAnsi="Times New Roman" w:cs="Times New Roman"/>
            <w:color w:val="000000"/>
            <w:sz w:val="24"/>
            <w:szCs w:val="24"/>
          </w:rPr>
          <w:delInstrText xml:space="preserve"> ADDIN EN.CITE </w:delInstrText>
        </w:r>
        <w:r w:rsidR="00317E8C">
          <w:rPr>
            <w:rFonts w:ascii="Times New Roman" w:hAnsi="Times New Roman" w:cs="Times New Roman"/>
            <w:color w:val="000000"/>
            <w:sz w:val="24"/>
            <w:szCs w:val="24"/>
          </w:rPr>
          <w:fldChar w:fldCharType="begin">
            <w:fldData xml:space="preserve">PEVuZE5vdGU+PENpdGU+PEF1dGhvcj5GZXJndXM8L0F1dGhvcj48WWVhcj4yMDIzPC9ZZWFyPjxS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</w:fldData>
          </w:fldChar>
        </w:r>
        <w:r w:rsidR="00317E8C">
          <w:rPr>
            <w:rFonts w:ascii="Times New Roman" w:hAnsi="Times New Roman" w:cs="Times New Roman"/>
            <w:color w:val="000000"/>
            <w:sz w:val="24"/>
            <w:szCs w:val="24"/>
          </w:rPr>
          <w:delInstrText xml:space="preserve"> ADDIN EN.CITE.DATA </w:delInstrText>
        </w:r>
        <w:r w:rsidR="00317E8C">
          <w:rPr>
            <w:rFonts w:ascii="Times New Roman" w:hAnsi="Times New Roman" w:cs="Times New Roman"/>
            <w:color w:val="000000"/>
            <w:sz w:val="24"/>
            <w:szCs w:val="24"/>
          </w:rPr>
        </w:r>
        <w:r w:rsidR="00317E8C">
          <w:rPr>
            <w:rFonts w:ascii="Times New Roman" w:hAnsi="Times New Roman" w:cs="Times New Roman"/>
            <w:color w:val="000000"/>
            <w:sz w:val="24"/>
            <w:szCs w:val="24"/>
          </w:rPr>
          <w:fldChar w:fldCharType="end"/>
        </w:r>
        <w:r>
          <w:rPr>
            <w:rFonts w:ascii="Times New Roman" w:hAnsi="Times New Roman" w:cs="Times New Roman"/>
            <w:color w:val="000000"/>
            <w:sz w:val="24"/>
            <w:szCs w:val="24"/>
          </w:rPr>
        </w:r>
        <w:r>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"_ENREF_62" \o "Tang, 2020 #67"</w:delInstrText>
        </w:r>
        <w:r w:rsidR="00000000">
          <w:fldChar w:fldCharType="separate"/>
        </w:r>
        <w:r w:rsidR="00FE06C8">
          <w:rPr>
            <w:rFonts w:ascii="Times New Roman" w:hAnsi="Times New Roman" w:cs="Times New Roman"/>
            <w:noProof/>
            <w:color w:val="000000"/>
            <w:sz w:val="24"/>
            <w:szCs w:val="24"/>
          </w:rPr>
          <w:delText>Tang et al. 2020</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"_ENREF_16" \o "Fergus, 2023 #68"</w:delInstrText>
        </w:r>
        <w:r w:rsidR="00000000">
          <w:fldChar w:fldCharType="separate"/>
        </w:r>
        <w:r w:rsidR="00FE06C8">
          <w:rPr>
            <w:rFonts w:ascii="Times New Roman" w:hAnsi="Times New Roman" w:cs="Times New Roman"/>
            <w:noProof/>
            <w:color w:val="000000"/>
            <w:sz w:val="24"/>
            <w:szCs w:val="24"/>
          </w:rPr>
          <w:delText>Fergus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delText xml:space="preserve">. </w:delText>
        </w:r>
        <w:r w:rsidR="002E0C94">
          <w:rPr>
            <w:rFonts w:ascii="Times New Roman" w:hAnsi="Times New Roman" w:cs="Times New Roman"/>
            <w:color w:val="000000"/>
            <w:sz w:val="24"/>
            <w:szCs w:val="24"/>
          </w:rPr>
          <w:delText>Empirical models that link</w:delText>
        </w:r>
        <w:r w:rsidR="00241DDE">
          <w:rPr>
            <w:rFonts w:ascii="Times New Roman" w:hAnsi="Times New Roman" w:cs="Times New Roman"/>
            <w:color w:val="000000"/>
            <w:sz w:val="24"/>
            <w:szCs w:val="24"/>
          </w:rPr>
          <w:delText xml:space="preserve"> the</w:delText>
        </w:r>
        <w:r w:rsidR="008E526F">
          <w:rPr>
            <w:rFonts w:ascii="Times New Roman" w:hAnsi="Times New Roman" w:cs="Times New Roman"/>
            <w:color w:val="000000"/>
            <w:sz w:val="24"/>
            <w:szCs w:val="24"/>
          </w:rPr>
          <w:delText xml:space="preserve"> </w:delText>
        </w:r>
        <w:r w:rsidR="002E0C94">
          <w:rPr>
            <w:rFonts w:ascii="Times New Roman" w:hAnsi="Times New Roman" w:cs="Times New Roman"/>
            <w:color w:val="000000"/>
            <w:sz w:val="24"/>
            <w:szCs w:val="24"/>
          </w:rPr>
          <w:delText>physiochemical environment to anthropogenic disturbance in the watershed could be used to e</w:delText>
        </w:r>
        <w:r w:rsidR="00F43317">
          <w:rPr>
            <w:rFonts w:ascii="Times New Roman" w:hAnsi="Times New Roman" w:cs="Times New Roman"/>
            <w:color w:val="000000"/>
            <w:sz w:val="24"/>
            <w:szCs w:val="24"/>
          </w:rPr>
          <w:delText>stimat</w:delText>
        </w:r>
        <w:r w:rsidR="008E526F">
          <w:rPr>
            <w:rFonts w:ascii="Times New Roman" w:hAnsi="Times New Roman" w:cs="Times New Roman"/>
            <w:color w:val="000000"/>
            <w:sz w:val="24"/>
            <w:szCs w:val="24"/>
          </w:rPr>
          <w:delText>e</w:delText>
        </w:r>
        <w:r w:rsidR="00F43317">
          <w:rPr>
            <w:rFonts w:ascii="Times New Roman" w:hAnsi="Times New Roman" w:cs="Times New Roman"/>
            <w:color w:val="000000"/>
            <w:sz w:val="24"/>
            <w:szCs w:val="24"/>
          </w:rPr>
          <w:delText xml:space="preserve"> physiochemical characteristics </w:delText>
        </w:r>
        <w:r w:rsidR="002E0C94">
          <w:rPr>
            <w:rFonts w:ascii="Times New Roman" w:hAnsi="Times New Roman" w:cs="Times New Roman"/>
            <w:color w:val="000000"/>
            <w:sz w:val="24"/>
            <w:szCs w:val="24"/>
          </w:rPr>
          <w:delText xml:space="preserve">if </w:delText>
        </w:r>
        <w:r w:rsidR="00F43317">
          <w:rPr>
            <w:rFonts w:ascii="Times New Roman" w:hAnsi="Times New Roman" w:cs="Times New Roman"/>
            <w:color w:val="000000"/>
            <w:sz w:val="24"/>
            <w:szCs w:val="24"/>
          </w:rPr>
          <w:delText>anthropogenic</w:delText>
        </w:r>
        <w:r w:rsidR="008E526F">
          <w:rPr>
            <w:rFonts w:ascii="Times New Roman" w:hAnsi="Times New Roman" w:cs="Times New Roman"/>
            <w:color w:val="000000"/>
            <w:sz w:val="24"/>
            <w:szCs w:val="24"/>
          </w:rPr>
          <w:delText xml:space="preserve"> disturbance</w:delText>
        </w:r>
        <w:r w:rsidR="00F43317">
          <w:rPr>
            <w:rFonts w:ascii="Times New Roman" w:hAnsi="Times New Roman" w:cs="Times New Roman"/>
            <w:color w:val="000000"/>
            <w:sz w:val="24"/>
            <w:szCs w:val="24"/>
          </w:rPr>
          <w:delText xml:space="preserve"> </w:delText>
        </w:r>
        <w:r w:rsidR="008E526F">
          <w:rPr>
            <w:rFonts w:ascii="Times New Roman" w:hAnsi="Times New Roman" w:cs="Times New Roman"/>
            <w:color w:val="000000"/>
            <w:sz w:val="24"/>
            <w:szCs w:val="24"/>
          </w:rPr>
          <w:delText xml:space="preserve">is reduced </w:delText>
        </w:r>
        <w:r w:rsidR="008E526F">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aHkgYW5kIFNpZm5lb3MgMjAwOCwgU29yYW5ubyBldCBhbC4gMjAxMSk8L0Rpc3BsYXlUZXh0Pjxy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</w:fldData>
          </w:fldChar>
        </w:r>
        <w:r w:rsidR="00317E8C">
          <w:rPr>
            <w:rFonts w:ascii="Times New Roman" w:hAnsi="Times New Roman" w:cs="Times New Roman"/>
            <w:color w:val="000000"/>
            <w:sz w:val="24"/>
            <w:szCs w:val="24"/>
          </w:rPr>
          <w:delInstrText xml:space="preserve"> ADDIN EN.CITE </w:delInstrText>
        </w:r>
        <w:r w:rsidR="00317E8C">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aHkgYW5kIFNpZm5lb3MgMjAwOCwgU29yYW5ubyBldCBhbC4gMjAxMSk8L0Rpc3BsYXlUZXh0Pjxy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</w:fldData>
          </w:fldChar>
        </w:r>
        <w:r w:rsidR="00317E8C">
          <w:rPr>
            <w:rFonts w:ascii="Times New Roman" w:hAnsi="Times New Roman" w:cs="Times New Roman"/>
            <w:color w:val="000000"/>
            <w:sz w:val="24"/>
            <w:szCs w:val="24"/>
          </w:rPr>
          <w:delInstrText xml:space="preserve"> ADDIN EN.CITE.DATA </w:delInstrText>
        </w:r>
        <w:r w:rsidR="00317E8C">
          <w:rPr>
            <w:rFonts w:ascii="Times New Roman" w:hAnsi="Times New Roman" w:cs="Times New Roman"/>
            <w:color w:val="000000"/>
            <w:sz w:val="24"/>
            <w:szCs w:val="24"/>
          </w:rPr>
        </w:r>
        <w:r w:rsidR="00317E8C">
          <w:rPr>
            <w:rFonts w:ascii="Times New Roman" w:hAnsi="Times New Roman" w:cs="Times New Roman"/>
            <w:color w:val="000000"/>
            <w:sz w:val="24"/>
            <w:szCs w:val="24"/>
          </w:rPr>
          <w:fldChar w:fldCharType="end"/>
        </w:r>
        <w:r w:rsidR="008E526F">
          <w:rPr>
            <w:rFonts w:ascii="Times New Roman" w:hAnsi="Times New Roman" w:cs="Times New Roman"/>
            <w:color w:val="000000"/>
            <w:sz w:val="24"/>
            <w:szCs w:val="24"/>
          </w:rPr>
        </w:r>
        <w:r w:rsidR="008E526F">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"_ENREF_13" \o "Dodds, 2004 #12"</w:delInstrText>
        </w:r>
        <w:r w:rsidR="00000000">
          <w:fldChar w:fldCharType="separate"/>
        </w:r>
        <w:r w:rsidR="00FE06C8">
          <w:rPr>
            <w:rFonts w:ascii="Times New Roman" w:hAnsi="Times New Roman" w:cs="Times New Roman"/>
            <w:noProof/>
            <w:color w:val="000000"/>
            <w:sz w:val="24"/>
            <w:szCs w:val="24"/>
          </w:rPr>
          <w:delText>Dodds and Oakes 2004</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"_ENREF_26" \o "Herlihy, 2008 #158"</w:delInstrText>
        </w:r>
        <w:r w:rsidR="00000000">
          <w:fldChar w:fldCharType="separate"/>
        </w:r>
        <w:r w:rsidR="00FE06C8">
          <w:rPr>
            <w:rFonts w:ascii="Times New Roman" w:hAnsi="Times New Roman" w:cs="Times New Roman"/>
            <w:noProof/>
            <w:color w:val="000000"/>
            <w:sz w:val="24"/>
            <w:szCs w:val="24"/>
          </w:rPr>
          <w:delText>Herlihy and Sifneos 2008</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"_ENREF_59" \o "Soranno, 2011 #73"</w:delInstrText>
        </w:r>
        <w:r w:rsidR="00000000">
          <w:fldChar w:fldCharType="separate"/>
        </w:r>
        <w:r w:rsidR="00FE06C8">
          <w:rPr>
            <w:rFonts w:ascii="Times New Roman" w:hAnsi="Times New Roman" w:cs="Times New Roman"/>
            <w:noProof/>
            <w:color w:val="000000"/>
            <w:sz w:val="24"/>
            <w:szCs w:val="24"/>
          </w:rPr>
          <w:delText>Soranno et al. 2011</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8E526F">
          <w:rPr>
            <w:rFonts w:ascii="Times New Roman" w:hAnsi="Times New Roman" w:cs="Times New Roman"/>
            <w:color w:val="000000"/>
            <w:sz w:val="24"/>
            <w:szCs w:val="24"/>
          </w:rPr>
          <w:fldChar w:fldCharType="end"/>
        </w:r>
        <w:r w:rsidR="00F43317">
          <w:rPr>
            <w:rFonts w:ascii="Times New Roman" w:hAnsi="Times New Roman" w:cs="Times New Roman"/>
            <w:color w:val="000000"/>
            <w:sz w:val="24"/>
            <w:szCs w:val="24"/>
          </w:rPr>
          <w:delText xml:space="preserve">. </w:delText>
        </w:r>
        <w:r w:rsidR="008E526F">
          <w:rPr>
            <w:rFonts w:ascii="Times New Roman" w:hAnsi="Times New Roman" w:cs="Times New Roman"/>
            <w:color w:val="000000"/>
            <w:sz w:val="24"/>
            <w:szCs w:val="24"/>
          </w:rPr>
          <w:delText>These estimates can then be combined with t</w:delText>
        </w:r>
        <w:r w:rsidR="00545B38">
          <w:rPr>
            <w:rFonts w:ascii="Times New Roman" w:hAnsi="Times New Roman" w:cs="Times New Roman"/>
            <w:color w:val="000000"/>
            <w:sz w:val="24"/>
            <w:szCs w:val="24"/>
          </w:rPr>
          <w:delText xml:space="preserve">axon-environment relationships </w:delText>
        </w:r>
        <w:r w:rsidR="008E526F">
          <w:rPr>
            <w:rFonts w:ascii="Times New Roman" w:hAnsi="Times New Roman" w:cs="Times New Roman"/>
            <w:color w:val="000000"/>
            <w:sz w:val="24"/>
            <w:szCs w:val="24"/>
          </w:rPr>
          <w:delText xml:space="preserve">to </w:delText>
        </w:r>
        <w:r w:rsidR="00545B38">
          <w:rPr>
            <w:rFonts w:ascii="Times New Roman" w:hAnsi="Times New Roman" w:cs="Times New Roman"/>
            <w:color w:val="000000"/>
            <w:sz w:val="24"/>
            <w:szCs w:val="24"/>
          </w:rPr>
          <w:delText xml:space="preserve">elucidate how individual taxa and </w:delText>
        </w:r>
        <w:r w:rsidR="0037082A">
          <w:rPr>
            <w:rFonts w:ascii="Times New Roman" w:hAnsi="Times New Roman" w:cs="Times New Roman"/>
            <w:color w:val="000000"/>
            <w:sz w:val="24"/>
            <w:szCs w:val="24"/>
          </w:rPr>
          <w:delText xml:space="preserve">entire </w:delText>
        </w:r>
        <w:r w:rsidR="00545B38">
          <w:rPr>
            <w:rFonts w:ascii="Times New Roman" w:hAnsi="Times New Roman" w:cs="Times New Roman"/>
            <w:color w:val="000000"/>
            <w:sz w:val="24"/>
            <w:szCs w:val="24"/>
          </w:rPr>
          <w:delText xml:space="preserve">assemblages </w:delText>
        </w:r>
        <w:r w:rsidR="008E526F">
          <w:rPr>
            <w:rFonts w:ascii="Times New Roman" w:hAnsi="Times New Roman" w:cs="Times New Roman"/>
            <w:color w:val="000000"/>
            <w:sz w:val="24"/>
            <w:szCs w:val="24"/>
          </w:rPr>
          <w:delText>might respond</w:delText>
        </w:r>
        <w:r w:rsidR="008F6C68">
          <w:rPr>
            <w:rFonts w:ascii="Times New Roman" w:hAnsi="Times New Roman" w:cs="Times New Roman"/>
            <w:color w:val="000000"/>
            <w:sz w:val="24"/>
            <w:szCs w:val="24"/>
          </w:rPr>
          <w:delText xml:space="preserve"> to changing physiochemical conditions</w:delText>
        </w:r>
        <w:r w:rsidR="008E526F">
          <w:rPr>
            <w:rFonts w:ascii="Times New Roman" w:hAnsi="Times New Roman" w:cs="Times New Roman"/>
            <w:color w:val="000000"/>
            <w:sz w:val="24"/>
            <w:szCs w:val="24"/>
          </w:rPr>
          <w:delText xml:space="preserve"> </w:delText>
        </w:r>
        <w:r w:rsidR="00FD3D4F">
          <w:rPr>
            <w:rFonts w:ascii="Times New Roman" w:hAnsi="Times New Roman" w:cs="Times New Roman"/>
            <w:color w:val="000000"/>
            <w:sz w:val="24"/>
            <w:szCs w:val="24"/>
          </w:rPr>
          <w:fldChar w:fldCharType="begin">
            <w:fldData xml:space="preserve">PEVuZE5vdGU+PENpdGU+PEF1dGhvcj5Lb3BwPC9BdXRob3I+PFllYXI+MjAyMzwvWWVhcj48UmVj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</w:fldData>
          </w:fldChar>
        </w:r>
        <w:r w:rsidR="00317E8C">
          <w:rPr>
            <w:rFonts w:ascii="Times New Roman" w:hAnsi="Times New Roman" w:cs="Times New Roman"/>
            <w:color w:val="000000"/>
            <w:sz w:val="24"/>
            <w:szCs w:val="24"/>
          </w:rPr>
          <w:delInstrText xml:space="preserve"> ADDIN EN.CITE </w:delInstrText>
        </w:r>
        <w:r w:rsidR="00317E8C">
          <w:rPr>
            <w:rFonts w:ascii="Times New Roman" w:hAnsi="Times New Roman" w:cs="Times New Roman"/>
            <w:color w:val="000000"/>
            <w:sz w:val="24"/>
            <w:szCs w:val="24"/>
          </w:rPr>
          <w:fldChar w:fldCharType="begin">
            <w:fldData xml:space="preserve">PEVuZE5vdGU+PENpdGU+PEF1dGhvcj5Lb3BwPC9BdXRob3I+PFllYXI+MjAyMzwvWWVhcj48UmVj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</w:fldData>
          </w:fldChar>
        </w:r>
        <w:r w:rsidR="00317E8C">
          <w:rPr>
            <w:rFonts w:ascii="Times New Roman" w:hAnsi="Times New Roman" w:cs="Times New Roman"/>
            <w:color w:val="000000"/>
            <w:sz w:val="24"/>
            <w:szCs w:val="24"/>
          </w:rPr>
          <w:delInstrText xml:space="preserve"> ADDIN EN.CITE.DATA </w:delInstrText>
        </w:r>
        <w:r w:rsidR="00317E8C">
          <w:rPr>
            <w:rFonts w:ascii="Times New Roman" w:hAnsi="Times New Roman" w:cs="Times New Roman"/>
            <w:color w:val="000000"/>
            <w:sz w:val="24"/>
            <w:szCs w:val="24"/>
          </w:rPr>
        </w:r>
        <w:r w:rsidR="00317E8C">
          <w:rPr>
            <w:rFonts w:ascii="Times New Roman" w:hAnsi="Times New Roman" w:cs="Times New Roman"/>
            <w:color w:val="000000"/>
            <w:sz w:val="24"/>
            <w:szCs w:val="24"/>
          </w:rPr>
          <w:fldChar w:fldCharType="end"/>
        </w:r>
        <w:r w:rsidR="00FD3D4F">
          <w:rPr>
            <w:rFonts w:ascii="Times New Roman" w:hAnsi="Times New Roman" w:cs="Times New Roman"/>
            <w:color w:val="000000"/>
            <w:sz w:val="24"/>
            <w:szCs w:val="24"/>
          </w:rPr>
        </w:r>
        <w:r w:rsidR="00FD3D4F">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"_ENREF_8" \o "Chessman, 2004 #9"</w:delInstrText>
        </w:r>
        <w:r w:rsidR="00000000">
          <w:fldChar w:fldCharType="separate"/>
        </w:r>
        <w:r w:rsidR="00FE06C8">
          <w:rPr>
            <w:rFonts w:ascii="Times New Roman" w:hAnsi="Times New Roman" w:cs="Times New Roman"/>
            <w:noProof/>
            <w:color w:val="000000"/>
            <w:sz w:val="24"/>
            <w:szCs w:val="24"/>
          </w:rPr>
          <w:delText>Chessman and Royal 2004</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"_ENREF_36" \o "Kilgour, 2005 #38"</w:delInstrText>
        </w:r>
        <w:r w:rsidR="00000000">
          <w:fldChar w:fldCharType="separate"/>
        </w:r>
        <w:r w:rsidR="00FE06C8">
          <w:rPr>
            <w:rFonts w:ascii="Times New Roman" w:hAnsi="Times New Roman" w:cs="Times New Roman"/>
            <w:noProof/>
            <w:color w:val="000000"/>
            <w:sz w:val="24"/>
            <w:szCs w:val="24"/>
          </w:rPr>
          <w:delText>Kilgour and Stanfield 2005</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"_ENREF_15" \o "Elias, 2016 #15"</w:delInstrText>
        </w:r>
        <w:r w:rsidR="00000000">
          <w:fldChar w:fldCharType="separate"/>
        </w:r>
        <w:r w:rsidR="00FE06C8">
          <w:rPr>
            <w:rFonts w:ascii="Times New Roman" w:hAnsi="Times New Roman" w:cs="Times New Roman"/>
            <w:noProof/>
            <w:color w:val="000000"/>
            <w:sz w:val="24"/>
            <w:szCs w:val="24"/>
          </w:rPr>
          <w:delText>Elias et al. 2016</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"_ENREF_37" \o "Kopp, 2023 #39"</w:delInstrText>
        </w:r>
        <w:r w:rsidR="00000000">
          <w:fldChar w:fldCharType="separate"/>
        </w:r>
        <w:r w:rsidR="00FE06C8">
          <w:rPr>
            <w:rFonts w:ascii="Times New Roman" w:hAnsi="Times New Roman" w:cs="Times New Roman"/>
            <w:noProof/>
            <w:color w:val="000000"/>
            <w:sz w:val="24"/>
            <w:szCs w:val="24"/>
          </w:rPr>
          <w:delText>Kopp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FD3D4F">
          <w:rPr>
            <w:rFonts w:ascii="Times New Roman" w:hAnsi="Times New Roman" w:cs="Times New Roman"/>
            <w:color w:val="000000"/>
            <w:sz w:val="24"/>
            <w:szCs w:val="24"/>
          </w:rPr>
          <w:fldChar w:fldCharType="end"/>
        </w:r>
        <w:r w:rsidR="00F43317">
          <w:rPr>
            <w:rFonts w:ascii="Times New Roman" w:hAnsi="Times New Roman" w:cs="Times New Roman"/>
            <w:color w:val="000000"/>
            <w:sz w:val="24"/>
            <w:szCs w:val="24"/>
          </w:rPr>
          <w:delText xml:space="preserve">. </w:delText>
        </w:r>
        <w:r w:rsidR="004713E3">
          <w:rPr>
            <w:rFonts w:ascii="Times New Roman" w:hAnsi="Times New Roman" w:cs="Times New Roman"/>
            <w:color w:val="000000"/>
            <w:sz w:val="24"/>
            <w:szCs w:val="24"/>
          </w:rPr>
          <w:delText xml:space="preserve">Because </w:delText>
        </w:r>
        <w:r w:rsidR="004713E3">
          <w:rPr>
            <w:rFonts w:ascii="Times New Roman" w:hAnsi="Times New Roman" w:cs="Times New Roman"/>
            <w:bCs/>
            <w:sz w:val="24"/>
            <w:szCs w:val="24"/>
          </w:rPr>
          <w:delText>physiochemical characteristics are often used as management targets, t</w:delText>
        </w:r>
        <w:r w:rsidR="009350A3">
          <w:rPr>
            <w:rFonts w:ascii="Times New Roman" w:hAnsi="Times New Roman" w:cs="Times New Roman"/>
            <w:bCs/>
            <w:sz w:val="24"/>
            <w:szCs w:val="24"/>
          </w:rPr>
          <w:delText>his framework</w:delText>
        </w:r>
        <w:r w:rsidR="00D84DE7">
          <w:rPr>
            <w:rFonts w:ascii="Times New Roman" w:hAnsi="Times New Roman" w:cs="Times New Roman"/>
            <w:color w:val="000000"/>
            <w:sz w:val="24"/>
            <w:szCs w:val="24"/>
          </w:rPr>
          <w:delText xml:space="preserve"> may </w:delText>
        </w:r>
        <w:r w:rsidR="00DC2097">
          <w:rPr>
            <w:rFonts w:ascii="Times New Roman" w:hAnsi="Times New Roman" w:cs="Times New Roman"/>
            <w:color w:val="000000"/>
            <w:sz w:val="24"/>
            <w:szCs w:val="24"/>
          </w:rPr>
          <w:delText xml:space="preserve">offer a more direct link between management intervention and biotic responses </w:delText>
        </w:r>
        <w:r w:rsidR="00E903C3">
          <w:rPr>
            <w:rFonts w:ascii="Times New Roman" w:hAnsi="Times New Roman" w:cs="Times New Roman"/>
            <w:color w:val="000000"/>
            <w:sz w:val="24"/>
            <w:szCs w:val="24"/>
          </w:rPr>
          <w:delText>compared to using</w:delText>
        </w:r>
        <w:r w:rsidR="00FF6508">
          <w:rPr>
            <w:rFonts w:ascii="Times New Roman" w:hAnsi="Times New Roman" w:cs="Times New Roman"/>
            <w:color w:val="000000"/>
            <w:sz w:val="24"/>
            <w:szCs w:val="24"/>
          </w:rPr>
          <w:delText xml:space="preserve"> reference sites</w:delText>
        </w:r>
        <w:r w:rsidR="006D39E2">
          <w:rPr>
            <w:rFonts w:ascii="Times New Roman" w:hAnsi="Times New Roman" w:cs="Times New Roman"/>
            <w:color w:val="000000"/>
            <w:sz w:val="24"/>
            <w:szCs w:val="24"/>
          </w:rPr>
          <w:delText xml:space="preserve"> </w:delText>
        </w:r>
        <w:r w:rsidR="00B42F30">
          <w:rPr>
            <w:rFonts w:ascii="Times New Roman" w:hAnsi="Times New Roman" w:cs="Times New Roman"/>
            <w:color w:val="000000"/>
            <w:sz w:val="24"/>
            <w:szCs w:val="24"/>
          </w:rPr>
          <w:fldChar w:fldCharType="begin">
            <w:fldData xml:space="preserve">PEVuZE5vdGU+PENpdGU+PEF1dGhvcj5NY05lbGxpZTwvQXV0aG9yPjxZZWFyPjIwMjA8L1llYXI+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==
</w:fldData>
          </w:fldChar>
        </w:r>
        <w:r w:rsidR="00317E8C">
          <w:rPr>
            <w:rFonts w:ascii="Times New Roman" w:hAnsi="Times New Roman" w:cs="Times New Roman"/>
            <w:color w:val="000000"/>
            <w:sz w:val="24"/>
            <w:szCs w:val="24"/>
          </w:rPr>
          <w:delInstrText xml:space="preserve"> ADDIN EN.CITE </w:delInstrText>
        </w:r>
        <w:r w:rsidR="00317E8C">
          <w:rPr>
            <w:rFonts w:ascii="Times New Roman" w:hAnsi="Times New Roman" w:cs="Times New Roman"/>
            <w:color w:val="000000"/>
            <w:sz w:val="24"/>
            <w:szCs w:val="24"/>
          </w:rPr>
          <w:fldChar w:fldCharType="begin">
            <w:fldData xml:space="preserve">PEVuZE5vdGU+PENpdGU+PEF1dGhvcj5NY05lbGxpZTwvQXV0aG9yPjxZZWFyPjIwMjA8L1llYXI+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==
</w:fldData>
          </w:fldChar>
        </w:r>
        <w:r w:rsidR="00317E8C">
          <w:rPr>
            <w:rFonts w:ascii="Times New Roman" w:hAnsi="Times New Roman" w:cs="Times New Roman"/>
            <w:color w:val="000000"/>
            <w:sz w:val="24"/>
            <w:szCs w:val="24"/>
          </w:rPr>
          <w:delInstrText xml:space="preserve"> ADDIN EN.CITE.DATA </w:delInstrText>
        </w:r>
        <w:r w:rsidR="00317E8C">
          <w:rPr>
            <w:rFonts w:ascii="Times New Roman" w:hAnsi="Times New Roman" w:cs="Times New Roman"/>
            <w:color w:val="000000"/>
            <w:sz w:val="24"/>
            <w:szCs w:val="24"/>
          </w:rPr>
        </w:r>
        <w:r w:rsidR="00317E8C">
          <w:rPr>
            <w:rFonts w:ascii="Times New Roman" w:hAnsi="Times New Roman" w:cs="Times New Roman"/>
            <w:color w:val="000000"/>
            <w:sz w:val="24"/>
            <w:szCs w:val="24"/>
          </w:rPr>
          <w:fldChar w:fldCharType="end"/>
        </w:r>
        <w:r w:rsidR="00B42F30">
          <w:rPr>
            <w:rFonts w:ascii="Times New Roman" w:hAnsi="Times New Roman" w:cs="Times New Roman"/>
            <w:color w:val="000000"/>
            <w:sz w:val="24"/>
            <w:szCs w:val="24"/>
          </w:rPr>
        </w:r>
        <w:r w:rsidR="00B42F30">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"_ENREF_23" \o "Hering, 2010 #62"</w:delInstrText>
        </w:r>
        <w:r w:rsidR="00000000">
          <w:fldChar w:fldCharType="separate"/>
        </w:r>
        <w:r w:rsidR="00FE06C8">
          <w:rPr>
            <w:rFonts w:ascii="Times New Roman" w:hAnsi="Times New Roman" w:cs="Times New Roman"/>
            <w:noProof/>
            <w:color w:val="000000"/>
            <w:sz w:val="24"/>
            <w:szCs w:val="24"/>
          </w:rPr>
          <w:delText>Hering et al. 2010</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"_ENREF_42" \o "McNellie, 2020 #53"</w:delInstrText>
        </w:r>
        <w:r w:rsidR="00000000">
          <w:fldChar w:fldCharType="separate"/>
        </w:r>
        <w:r w:rsidR="00FE06C8">
          <w:rPr>
            <w:rFonts w:ascii="Times New Roman" w:hAnsi="Times New Roman" w:cs="Times New Roman"/>
            <w:noProof/>
            <w:color w:val="000000"/>
            <w:sz w:val="24"/>
            <w:szCs w:val="24"/>
          </w:rPr>
          <w:delText>McNellie et al. 2020</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"_ENREF_11" \o "Deflem, 2021 #86"</w:delInstrText>
        </w:r>
        <w:r w:rsidR="00000000">
          <w:fldChar w:fldCharType="separate"/>
        </w:r>
        <w:r w:rsidR="00FE06C8">
          <w:rPr>
            <w:rFonts w:ascii="Times New Roman" w:hAnsi="Times New Roman" w:cs="Times New Roman"/>
            <w:noProof/>
            <w:color w:val="000000"/>
            <w:sz w:val="24"/>
            <w:szCs w:val="24"/>
          </w:rPr>
          <w:delText>Deflem et al. 2021</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B42F30">
          <w:rPr>
            <w:rFonts w:ascii="Times New Roman" w:hAnsi="Times New Roman" w:cs="Times New Roman"/>
            <w:color w:val="000000"/>
            <w:sz w:val="24"/>
            <w:szCs w:val="24"/>
          </w:rPr>
          <w:fldChar w:fldCharType="end"/>
        </w:r>
        <w:r w:rsidR="00B42F30">
          <w:rPr>
            <w:rFonts w:ascii="Times New Roman" w:hAnsi="Times New Roman" w:cs="Times New Roman"/>
            <w:color w:val="000000"/>
            <w:sz w:val="24"/>
            <w:szCs w:val="24"/>
          </w:rPr>
          <w:delText xml:space="preserve">. </w:delText>
        </w:r>
      </w:del>
    </w:p>
    <w:p w14:paraId="1FC2B0F7" w14:textId="3C1706FF" w:rsidR="00EB4F93" w:rsidRPr="00EC3581" w:rsidRDefault="00ED2F27" w:rsidP="00EC3581">
      <w:pPr>
        <w:spacing w:line="480" w:lineRule="auto"/>
        <w:ind w:firstLine="720"/>
        <w:contextualSpacing/>
        <w:rPr>
          <w:rFonts w:ascii="Times New Roman" w:hAnsi="Times New Roman"/>
          <w:sz w:val="24"/>
          <w:rPrChange w:id="98" w:author="Kopp, Darin" w:date="2025-02-20T15:34:00Z">
            <w:rPr>
              <w:rFonts w:ascii="Times New Roman" w:hAnsi="Times New Roman"/>
              <w:color w:val="000000"/>
              <w:sz w:val="24"/>
            </w:rPr>
          </w:rPrChange>
        </w:rPr>
      </w:pPr>
      <w:del w:id="99" w:author="Kopp, Darin" w:date="2025-02-20T15:34:00Z">
        <w:r>
          <w:rPr>
            <w:rFonts w:ascii="Times New Roman" w:hAnsi="Times New Roman" w:cs="Times New Roman"/>
            <w:color w:val="000000"/>
            <w:sz w:val="24"/>
            <w:szCs w:val="24"/>
            <w:bdr w:val="none" w:sz="0" w:space="0" w:color="auto" w:frame="1"/>
          </w:rPr>
          <w:delText>Here, we use a two-stage modeling approach to assess how benthic macroinvertebrate assemblages</w:delText>
        </w:r>
        <w:r w:rsidR="00BC047B">
          <w:rPr>
            <w:rFonts w:ascii="Times New Roman" w:hAnsi="Times New Roman" w:cs="Times New Roman"/>
            <w:color w:val="000000"/>
            <w:sz w:val="24"/>
            <w:szCs w:val="24"/>
            <w:bdr w:val="none" w:sz="0" w:space="0" w:color="auto" w:frame="1"/>
          </w:rPr>
          <w:delText xml:space="preserve"> at</w:delText>
        </w:r>
        <w:r>
          <w:rPr>
            <w:rFonts w:ascii="Times New Roman" w:hAnsi="Times New Roman" w:cs="Times New Roman"/>
            <w:color w:val="000000"/>
            <w:sz w:val="24"/>
            <w:szCs w:val="24"/>
            <w:bdr w:val="none" w:sz="0" w:space="0" w:color="auto" w:frame="1"/>
          </w:rPr>
          <w:delText xml:space="preserve"> </w:delText>
        </w:r>
        <w:r w:rsidR="00BC047B" w:rsidRPr="000D280C">
          <w:rPr>
            <w:rFonts w:ascii="Times New Roman" w:hAnsi="Times New Roman" w:cs="Times New Roman"/>
            <w:color w:val="000000"/>
            <w:sz w:val="24"/>
            <w:szCs w:val="24"/>
            <w:bdr w:val="none" w:sz="0" w:space="0" w:color="auto" w:frame="1"/>
          </w:rPr>
          <w:delText>1,824</w:delText>
        </w:r>
      </w:del>
      <w:ins w:id="100" w:author="Kopp, Darin" w:date="2025-02-20T15:34:00Z">
        <w:r w:rsidR="009440E1">
          <w:rPr>
            <w:rFonts w:ascii="Times New Roman" w:hAnsi="Times New Roman" w:cs="Times New Roman"/>
            <w:color w:val="000000"/>
            <w:sz w:val="24"/>
            <w:szCs w:val="24"/>
          </w:rPr>
          <w:t xml:space="preserve">. </w:t>
        </w:r>
        <w:r>
          <w:rPr>
            <w:rFonts w:ascii="Times New Roman" w:hAnsi="Times New Roman" w:cs="Times New Roman"/>
            <w:color w:val="000000"/>
            <w:sz w:val="24"/>
            <w:szCs w:val="24"/>
            <w:bdr w:val="none" w:sz="0" w:space="0" w:color="auto" w:frame="1"/>
          </w:rPr>
          <w:t xml:space="preserve">Here, we </w:t>
        </w:r>
        <w:r w:rsidR="003C60B5">
          <w:rPr>
            <w:rFonts w:ascii="Times New Roman" w:hAnsi="Times New Roman" w:cs="Times New Roman"/>
            <w:color w:val="000000"/>
            <w:sz w:val="24"/>
            <w:szCs w:val="24"/>
            <w:bdr w:val="none" w:sz="0" w:space="0" w:color="auto" w:frame="1"/>
          </w:rPr>
          <w:t xml:space="preserve">develop </w:t>
        </w:r>
        <w:r>
          <w:rPr>
            <w:rFonts w:ascii="Times New Roman" w:hAnsi="Times New Roman" w:cs="Times New Roman"/>
            <w:color w:val="000000"/>
            <w:sz w:val="24"/>
            <w:szCs w:val="24"/>
            <w:bdr w:val="none" w:sz="0" w:space="0" w:color="auto" w:frame="1"/>
          </w:rPr>
          <w:t>a model</w:t>
        </w:r>
        <w:r w:rsidR="00B42014">
          <w:rPr>
            <w:rFonts w:ascii="Times New Roman" w:hAnsi="Times New Roman" w:cs="Times New Roman"/>
            <w:color w:val="000000"/>
            <w:sz w:val="24"/>
            <w:szCs w:val="24"/>
            <w:bdr w:val="none" w:sz="0" w:space="0" w:color="auto" w:frame="1"/>
          </w:rPr>
          <w:t>-based assessment</w:t>
        </w:r>
        <w:r>
          <w:rPr>
            <w:rFonts w:ascii="Times New Roman" w:hAnsi="Times New Roman" w:cs="Times New Roman"/>
            <w:color w:val="000000"/>
            <w:sz w:val="24"/>
            <w:szCs w:val="24"/>
            <w:bdr w:val="none" w:sz="0" w:space="0" w:color="auto" w:frame="1"/>
          </w:rPr>
          <w:t xml:space="preserve"> </w:t>
        </w:r>
        <w:r w:rsidR="009440E1">
          <w:rPr>
            <w:rFonts w:ascii="Times New Roman" w:hAnsi="Times New Roman" w:cs="Times New Roman"/>
            <w:color w:val="000000"/>
            <w:sz w:val="24"/>
            <w:szCs w:val="24"/>
            <w:bdr w:val="none" w:sz="0" w:space="0" w:color="auto" w:frame="1"/>
          </w:rPr>
          <w:t xml:space="preserve">as a complementary method </w:t>
        </w:r>
        <w:r>
          <w:rPr>
            <w:rFonts w:ascii="Times New Roman" w:hAnsi="Times New Roman" w:cs="Times New Roman"/>
            <w:color w:val="000000"/>
            <w:sz w:val="24"/>
            <w:szCs w:val="24"/>
            <w:bdr w:val="none" w:sz="0" w:space="0" w:color="auto" w:frame="1"/>
          </w:rPr>
          <w:t xml:space="preserve">to </w:t>
        </w:r>
        <w:r w:rsidR="00B42014">
          <w:rPr>
            <w:rFonts w:ascii="Times New Roman" w:hAnsi="Times New Roman" w:cs="Times New Roman"/>
            <w:color w:val="000000"/>
            <w:sz w:val="24"/>
            <w:szCs w:val="24"/>
            <w:bdr w:val="none" w:sz="0" w:space="0" w:color="auto" w:frame="1"/>
          </w:rPr>
          <w:t>evaluate</w:t>
        </w:r>
        <w:r>
          <w:rPr>
            <w:rFonts w:ascii="Times New Roman" w:hAnsi="Times New Roman" w:cs="Times New Roman"/>
            <w:color w:val="000000"/>
            <w:sz w:val="24"/>
            <w:szCs w:val="24"/>
            <w:bdr w:val="none" w:sz="0" w:space="0" w:color="auto" w:frame="1"/>
          </w:rPr>
          <w:t xml:space="preserve"> how benthic macroinvertebrate assemblages</w:t>
        </w:r>
        <w:r w:rsidR="00BC047B">
          <w:rPr>
            <w:rFonts w:ascii="Times New Roman" w:hAnsi="Times New Roman" w:cs="Times New Roman"/>
            <w:color w:val="000000"/>
            <w:sz w:val="24"/>
            <w:szCs w:val="24"/>
            <w:bdr w:val="none" w:sz="0" w:space="0" w:color="auto" w:frame="1"/>
          </w:rPr>
          <w:t xml:space="preserve"> at</w:t>
        </w:r>
        <w:r>
          <w:rPr>
            <w:rFonts w:ascii="Times New Roman" w:hAnsi="Times New Roman" w:cs="Times New Roman"/>
            <w:color w:val="000000"/>
            <w:sz w:val="24"/>
            <w:szCs w:val="24"/>
            <w:bdr w:val="none" w:sz="0" w:space="0" w:color="auto" w:frame="1"/>
          </w:rPr>
          <w:t xml:space="preserve"> </w:t>
        </w:r>
        <w:r w:rsidR="00BC047B" w:rsidRPr="006D5A56">
          <w:rPr>
            <w:rFonts w:ascii="Times New Roman" w:hAnsi="Times New Roman" w:cs="Times New Roman"/>
            <w:color w:val="000000"/>
            <w:sz w:val="24"/>
            <w:szCs w:val="24"/>
            <w:bdr w:val="none" w:sz="0" w:space="0" w:color="auto" w:frame="1"/>
          </w:rPr>
          <w:t>1,</w:t>
        </w:r>
        <w:r w:rsidR="00B42014">
          <w:rPr>
            <w:rFonts w:ascii="Times New Roman" w:hAnsi="Times New Roman" w:cs="Times New Roman"/>
            <w:color w:val="000000"/>
            <w:sz w:val="24"/>
            <w:szCs w:val="24"/>
            <w:bdr w:val="none" w:sz="0" w:space="0" w:color="auto" w:frame="1"/>
          </w:rPr>
          <w:t>748</w:t>
        </w:r>
      </w:ins>
      <w:r w:rsidR="00BC047B">
        <w:rPr>
          <w:rFonts w:ascii="Times New Roman" w:hAnsi="Times New Roman" w:cs="Times New Roman"/>
          <w:color w:val="000000"/>
          <w:sz w:val="24"/>
          <w:szCs w:val="24"/>
          <w:bdr w:val="none" w:sz="0" w:space="0" w:color="auto" w:frame="1"/>
        </w:rPr>
        <w:t xml:space="preserve"> stream sites</w:t>
      </w:r>
      <w:r w:rsidR="00BC047B" w:rsidRPr="000D280C">
        <w:rPr>
          <w:rFonts w:ascii="Times New Roman" w:hAnsi="Times New Roman" w:cs="Times New Roman"/>
          <w:color w:val="000000"/>
          <w:sz w:val="24"/>
          <w:szCs w:val="24"/>
          <w:bdr w:val="none" w:sz="0" w:space="0" w:color="auto" w:frame="1"/>
        </w:rPr>
        <w:t xml:space="preserve"> </w:t>
      </w:r>
      <w:r>
        <w:rPr>
          <w:rFonts w:ascii="Times New Roman" w:hAnsi="Times New Roman" w:cs="Times New Roman"/>
          <w:color w:val="000000"/>
          <w:sz w:val="24"/>
          <w:szCs w:val="24"/>
          <w:bdr w:val="none" w:sz="0" w:space="0" w:color="auto" w:frame="1"/>
        </w:rPr>
        <w:t xml:space="preserve">may change if </w:t>
      </w:r>
      <w:r w:rsidR="006D2843">
        <w:rPr>
          <w:rFonts w:ascii="Times New Roman" w:hAnsi="Times New Roman" w:cs="Times New Roman"/>
          <w:color w:val="000000"/>
          <w:sz w:val="24"/>
          <w:szCs w:val="24"/>
          <w:bdr w:val="none" w:sz="0" w:space="0" w:color="auto" w:frame="1"/>
        </w:rPr>
        <w:t xml:space="preserve">the </w:t>
      </w:r>
      <w:r w:rsidR="00B743B1">
        <w:rPr>
          <w:rFonts w:ascii="Times New Roman" w:hAnsi="Times New Roman" w:cs="Times New Roman"/>
          <w:color w:val="000000"/>
          <w:sz w:val="24"/>
          <w:szCs w:val="24"/>
          <w:bdr w:val="none" w:sz="0" w:space="0" w:color="auto" w:frame="1"/>
        </w:rPr>
        <w:t xml:space="preserve">effects of major anthropogenic disturbances were removed from the </w:t>
      </w:r>
      <w:r>
        <w:rPr>
          <w:rFonts w:ascii="Times New Roman" w:hAnsi="Times New Roman" w:cs="Times New Roman"/>
          <w:color w:val="000000"/>
          <w:sz w:val="24"/>
          <w:szCs w:val="24"/>
          <w:bdr w:val="none" w:sz="0" w:space="0" w:color="auto" w:frame="1"/>
        </w:rPr>
        <w:t xml:space="preserve">physiochemical </w:t>
      </w:r>
      <w:r w:rsidR="008268C0">
        <w:rPr>
          <w:rFonts w:ascii="Times New Roman" w:hAnsi="Times New Roman" w:cs="Times New Roman"/>
          <w:color w:val="000000"/>
          <w:sz w:val="24"/>
          <w:szCs w:val="24"/>
          <w:bdr w:val="none" w:sz="0" w:space="0" w:color="auto" w:frame="1"/>
        </w:rPr>
        <w:t>environment</w:t>
      </w:r>
      <w:r>
        <w:rPr>
          <w:rFonts w:ascii="Times New Roman" w:hAnsi="Times New Roman" w:cs="Times New Roman"/>
          <w:color w:val="000000"/>
          <w:sz w:val="24"/>
          <w:szCs w:val="24"/>
          <w:bdr w:val="none" w:sz="0" w:space="0" w:color="auto" w:frame="1"/>
        </w:rPr>
        <w:t>. First, we use random</w:t>
      </w:r>
      <w:r w:rsidR="00BC047B">
        <w:rPr>
          <w:rFonts w:ascii="Times New Roman" w:hAnsi="Times New Roman" w:cs="Times New Roman"/>
          <w:color w:val="000000"/>
          <w:sz w:val="24"/>
          <w:szCs w:val="24"/>
          <w:bdr w:val="none" w:sz="0" w:space="0" w:color="auto" w:frame="1"/>
        </w:rPr>
        <w:t xml:space="preserve"> </w:t>
      </w:r>
      <w:r>
        <w:rPr>
          <w:rFonts w:ascii="Times New Roman" w:hAnsi="Times New Roman" w:cs="Times New Roman"/>
          <w:color w:val="000000"/>
          <w:sz w:val="24"/>
          <w:szCs w:val="24"/>
          <w:bdr w:val="none" w:sz="0" w:space="0" w:color="auto" w:frame="1"/>
        </w:rPr>
        <w:t xml:space="preserve">forest models to </w:t>
      </w:r>
      <w:r w:rsidR="00660DE7">
        <w:rPr>
          <w:rFonts w:ascii="Times New Roman" w:hAnsi="Times New Roman" w:cs="Times New Roman"/>
          <w:color w:val="000000"/>
          <w:sz w:val="24"/>
          <w:szCs w:val="24"/>
          <w:bdr w:val="none" w:sz="0" w:space="0" w:color="auto" w:frame="1"/>
        </w:rPr>
        <w:t>relate</w:t>
      </w:r>
      <w:r>
        <w:rPr>
          <w:rFonts w:ascii="Times New Roman" w:hAnsi="Times New Roman" w:cs="Times New Roman"/>
          <w:color w:val="000000"/>
          <w:sz w:val="24"/>
          <w:szCs w:val="24"/>
          <w:bdr w:val="none" w:sz="0" w:space="0" w:color="auto" w:frame="1"/>
        </w:rPr>
        <w:t xml:space="preserve"> in-stream physiochemical conditions </w:t>
      </w:r>
      <w:r w:rsidR="00660DE7">
        <w:rPr>
          <w:rFonts w:ascii="Times New Roman" w:hAnsi="Times New Roman" w:cs="Times New Roman"/>
          <w:color w:val="000000"/>
          <w:sz w:val="24"/>
          <w:szCs w:val="24"/>
          <w:bdr w:val="none" w:sz="0" w:space="0" w:color="auto" w:frame="1"/>
        </w:rPr>
        <w:t xml:space="preserve">to </w:t>
      </w:r>
      <w:r w:rsidR="00E81A27">
        <w:rPr>
          <w:rFonts w:ascii="Times New Roman" w:hAnsi="Times New Roman" w:cs="Times New Roman"/>
          <w:color w:val="000000"/>
          <w:sz w:val="24"/>
          <w:szCs w:val="24"/>
          <w:bdr w:val="none" w:sz="0" w:space="0" w:color="auto" w:frame="1"/>
        </w:rPr>
        <w:t xml:space="preserve">a suite of </w:t>
      </w:r>
      <w:r w:rsidR="00967D37">
        <w:rPr>
          <w:rFonts w:ascii="Times New Roman" w:hAnsi="Times New Roman" w:cs="Times New Roman"/>
          <w:color w:val="000000"/>
          <w:sz w:val="24"/>
          <w:szCs w:val="24"/>
          <w:bdr w:val="none" w:sz="0" w:space="0" w:color="auto" w:frame="1"/>
        </w:rPr>
        <w:t>geoclimat</w:t>
      </w:r>
      <w:r w:rsidR="00DC2097">
        <w:rPr>
          <w:rFonts w:ascii="Times New Roman" w:hAnsi="Times New Roman" w:cs="Times New Roman"/>
          <w:color w:val="000000"/>
          <w:sz w:val="24"/>
          <w:szCs w:val="24"/>
          <w:bdr w:val="none" w:sz="0" w:space="0" w:color="auto" w:frame="1"/>
        </w:rPr>
        <w:t xml:space="preserve">ic </w:t>
      </w:r>
      <w:r w:rsidR="00E81A27">
        <w:rPr>
          <w:rFonts w:ascii="Times New Roman" w:hAnsi="Times New Roman" w:cs="Times New Roman"/>
          <w:color w:val="000000"/>
          <w:sz w:val="24"/>
          <w:szCs w:val="24"/>
          <w:bdr w:val="none" w:sz="0" w:space="0" w:color="auto" w:frame="1"/>
        </w:rPr>
        <w:t xml:space="preserve">and anthropogenic factors </w:t>
      </w:r>
      <w:r w:rsidR="00C51B01">
        <w:rPr>
          <w:rFonts w:ascii="Times New Roman" w:hAnsi="Times New Roman" w:cs="Times New Roman"/>
          <w:color w:val="000000"/>
          <w:sz w:val="24"/>
          <w:szCs w:val="24"/>
          <w:bdr w:val="none" w:sz="0" w:space="0" w:color="auto" w:frame="1"/>
        </w:rPr>
        <w:t xml:space="preserve">and </w:t>
      </w:r>
      <w:del w:id="101" w:author="Kopp, Darin" w:date="2025-02-20T15:34:00Z">
        <w:r w:rsidR="00C51B01">
          <w:rPr>
            <w:rFonts w:ascii="Times New Roman" w:hAnsi="Times New Roman" w:cs="Times New Roman"/>
            <w:color w:val="000000"/>
            <w:sz w:val="24"/>
            <w:szCs w:val="24"/>
            <w:bdr w:val="none" w:sz="0" w:space="0" w:color="auto" w:frame="1"/>
          </w:rPr>
          <w:delText>used</w:delText>
        </w:r>
      </w:del>
      <w:ins w:id="102" w:author="Kopp, Darin" w:date="2025-02-20T15:34:00Z">
        <w:r w:rsidR="00C51B01">
          <w:rPr>
            <w:rFonts w:ascii="Times New Roman" w:hAnsi="Times New Roman" w:cs="Times New Roman"/>
            <w:color w:val="000000"/>
            <w:sz w:val="24"/>
            <w:szCs w:val="24"/>
            <w:bdr w:val="none" w:sz="0" w:space="0" w:color="auto" w:frame="1"/>
          </w:rPr>
          <w:t>use</w:t>
        </w:r>
      </w:ins>
      <w:r w:rsidR="00C51B01">
        <w:rPr>
          <w:rFonts w:ascii="Times New Roman" w:hAnsi="Times New Roman" w:cs="Times New Roman"/>
          <w:color w:val="000000"/>
          <w:sz w:val="24"/>
          <w:szCs w:val="24"/>
          <w:bdr w:val="none" w:sz="0" w:space="0" w:color="auto" w:frame="1"/>
        </w:rPr>
        <w:t xml:space="preserve"> these models to infer abiotic </w:t>
      </w:r>
      <w:r w:rsidR="00332990">
        <w:rPr>
          <w:rFonts w:ascii="Times New Roman" w:hAnsi="Times New Roman" w:cs="Times New Roman"/>
          <w:color w:val="000000"/>
          <w:sz w:val="24"/>
          <w:szCs w:val="24"/>
          <w:bdr w:val="none" w:sz="0" w:space="0" w:color="auto" w:frame="1"/>
        </w:rPr>
        <w:t xml:space="preserve">conditions </w:t>
      </w:r>
      <w:r w:rsidR="00E903C3">
        <w:rPr>
          <w:rFonts w:ascii="Times New Roman" w:hAnsi="Times New Roman" w:cs="Times New Roman"/>
          <w:color w:val="000000"/>
          <w:sz w:val="24"/>
          <w:szCs w:val="24"/>
          <w:bdr w:val="none" w:sz="0" w:space="0" w:color="auto" w:frame="1"/>
        </w:rPr>
        <w:t xml:space="preserve">if </w:t>
      </w:r>
      <w:r>
        <w:rPr>
          <w:rFonts w:ascii="Times New Roman" w:hAnsi="Times New Roman" w:cs="Times New Roman"/>
          <w:color w:val="000000"/>
          <w:sz w:val="24"/>
          <w:szCs w:val="24"/>
          <w:bdr w:val="none" w:sz="0" w:space="0" w:color="auto" w:frame="1"/>
        </w:rPr>
        <w:t>anthropogenic disturbance</w:t>
      </w:r>
      <w:r w:rsidR="00E903C3">
        <w:rPr>
          <w:rFonts w:ascii="Times New Roman" w:hAnsi="Times New Roman" w:cs="Times New Roman"/>
          <w:color w:val="000000"/>
          <w:sz w:val="24"/>
          <w:szCs w:val="24"/>
          <w:bdr w:val="none" w:sz="0" w:space="0" w:color="auto" w:frame="1"/>
        </w:rPr>
        <w:t xml:space="preserve"> was eliminated</w:t>
      </w:r>
      <w:r>
        <w:rPr>
          <w:rFonts w:ascii="Times New Roman" w:hAnsi="Times New Roman" w:cs="Times New Roman"/>
          <w:color w:val="000000"/>
          <w:sz w:val="24"/>
          <w:szCs w:val="24"/>
          <w:bdr w:val="none" w:sz="0" w:space="0" w:color="auto" w:frame="1"/>
        </w:rPr>
        <w:t xml:space="preserve">. Second, we combined these estimates with </w:t>
      </w:r>
      <w:del w:id="103" w:author="Kopp, Darin" w:date="2025-02-20T15:34:00Z">
        <w:r>
          <w:rPr>
            <w:rFonts w:ascii="Times New Roman" w:hAnsi="Times New Roman" w:cs="Times New Roman"/>
            <w:color w:val="000000"/>
            <w:sz w:val="24"/>
            <w:szCs w:val="24"/>
            <w:bdr w:val="none" w:sz="0" w:space="0" w:color="auto" w:frame="1"/>
          </w:rPr>
          <w:delText>joint species distribution models (JSDMs)</w:delText>
        </w:r>
      </w:del>
      <w:ins w:id="104" w:author="Kopp, Darin" w:date="2025-02-20T15:34:00Z">
        <w:r>
          <w:rPr>
            <w:rFonts w:ascii="Times New Roman" w:hAnsi="Times New Roman" w:cs="Times New Roman"/>
            <w:color w:val="000000"/>
            <w:sz w:val="24"/>
            <w:szCs w:val="24"/>
            <w:bdr w:val="none" w:sz="0" w:space="0" w:color="auto" w:frame="1"/>
          </w:rPr>
          <w:t>JSDMs</w:t>
        </w:r>
      </w:ins>
      <w:r>
        <w:rPr>
          <w:rFonts w:ascii="Times New Roman" w:hAnsi="Times New Roman" w:cs="Times New Roman"/>
          <w:color w:val="000000"/>
          <w:sz w:val="24"/>
          <w:szCs w:val="24"/>
          <w:bdr w:val="none" w:sz="0" w:space="0" w:color="auto" w:frame="1"/>
        </w:rPr>
        <w:t xml:space="preserve"> to predict </w:t>
      </w:r>
      <w:r w:rsidR="006D2843">
        <w:rPr>
          <w:rFonts w:ascii="Times New Roman" w:hAnsi="Times New Roman" w:cs="Times New Roman"/>
          <w:color w:val="000000"/>
          <w:sz w:val="24"/>
          <w:szCs w:val="24"/>
          <w:bdr w:val="none" w:sz="0" w:space="0" w:color="auto" w:frame="1"/>
        </w:rPr>
        <w:t>how</w:t>
      </w:r>
      <w:r>
        <w:rPr>
          <w:rFonts w:ascii="Times New Roman" w:hAnsi="Times New Roman" w:cs="Times New Roman"/>
          <w:color w:val="000000"/>
          <w:sz w:val="24"/>
          <w:szCs w:val="24"/>
          <w:bdr w:val="none" w:sz="0" w:space="0" w:color="auto" w:frame="1"/>
        </w:rPr>
        <w:t xml:space="preserve"> </w:t>
      </w:r>
      <w:r w:rsidR="00332990">
        <w:rPr>
          <w:rFonts w:ascii="Times New Roman" w:hAnsi="Times New Roman" w:cs="Times New Roman"/>
          <w:color w:val="000000"/>
          <w:sz w:val="24"/>
          <w:szCs w:val="24"/>
          <w:bdr w:val="none" w:sz="0" w:space="0" w:color="auto" w:frame="1"/>
        </w:rPr>
        <w:t xml:space="preserve">biological </w:t>
      </w:r>
      <w:r>
        <w:rPr>
          <w:rFonts w:ascii="Times New Roman" w:hAnsi="Times New Roman" w:cs="Times New Roman"/>
          <w:color w:val="000000"/>
          <w:sz w:val="24"/>
          <w:szCs w:val="24"/>
          <w:bdr w:val="none" w:sz="0" w:space="0" w:color="auto" w:frame="1"/>
        </w:rPr>
        <w:t xml:space="preserve">assemblages </w:t>
      </w:r>
      <w:r w:rsidR="006D2843">
        <w:rPr>
          <w:rFonts w:ascii="Times New Roman" w:hAnsi="Times New Roman" w:cs="Times New Roman"/>
          <w:color w:val="000000"/>
          <w:sz w:val="24"/>
          <w:szCs w:val="24"/>
          <w:bdr w:val="none" w:sz="0" w:space="0" w:color="auto" w:frame="1"/>
        </w:rPr>
        <w:t xml:space="preserve">could change </w:t>
      </w:r>
      <w:r>
        <w:rPr>
          <w:rFonts w:ascii="Times New Roman" w:hAnsi="Times New Roman" w:cs="Times New Roman"/>
          <w:color w:val="000000"/>
          <w:sz w:val="24"/>
          <w:szCs w:val="24"/>
          <w:bdr w:val="none" w:sz="0" w:space="0" w:color="auto" w:frame="1"/>
        </w:rPr>
        <w:t>if physiochemical conditions we</w:t>
      </w:r>
      <w:r w:rsidR="00E8301A">
        <w:rPr>
          <w:rFonts w:ascii="Times New Roman" w:hAnsi="Times New Roman" w:cs="Times New Roman"/>
          <w:color w:val="000000"/>
          <w:sz w:val="24"/>
          <w:szCs w:val="24"/>
          <w:bdr w:val="none" w:sz="0" w:space="0" w:color="auto" w:frame="1"/>
        </w:rPr>
        <w:t>re</w:t>
      </w:r>
      <w:r>
        <w:rPr>
          <w:rFonts w:ascii="Times New Roman" w:hAnsi="Times New Roman" w:cs="Times New Roman"/>
          <w:color w:val="000000"/>
          <w:sz w:val="24"/>
          <w:szCs w:val="24"/>
          <w:bdr w:val="none" w:sz="0" w:space="0" w:color="auto" w:frame="1"/>
        </w:rPr>
        <w:t xml:space="preserve"> not altered by anthropogenic disturbance. </w:t>
      </w:r>
      <w:del w:id="105" w:author="Kopp, Darin" w:date="2025-02-20T15:34:00Z">
        <w:r w:rsidR="00B40EF9">
          <w:rPr>
            <w:rFonts w:ascii="Times New Roman" w:hAnsi="Times New Roman" w:cs="Times New Roman"/>
            <w:color w:val="000000"/>
            <w:sz w:val="24"/>
            <w:szCs w:val="24"/>
          </w:rPr>
          <w:delText xml:space="preserve">We focus </w:delText>
        </w:r>
        <w:r w:rsidR="00BF689A">
          <w:rPr>
            <w:rFonts w:ascii="Times New Roman" w:hAnsi="Times New Roman" w:cs="Times New Roman"/>
            <w:color w:val="000000"/>
            <w:sz w:val="24"/>
            <w:szCs w:val="24"/>
          </w:rPr>
          <w:delText>on</w:delText>
        </w:r>
      </w:del>
      <w:ins w:id="106" w:author="Kopp, Darin" w:date="2025-02-20T15:34:00Z">
        <w:r w:rsidR="00EC3581">
          <w:rPr>
            <w:rFonts w:ascii="Times New Roman" w:hAnsi="Times New Roman" w:cs="Times New Roman"/>
            <w:color w:val="000000"/>
            <w:sz w:val="24"/>
            <w:szCs w:val="24"/>
            <w:bdr w:val="none" w:sz="0" w:space="0" w:color="auto" w:frame="1"/>
          </w:rPr>
          <w:t xml:space="preserve">Because JSDMs </w:t>
        </w:r>
        <w:r w:rsidR="00AA1259">
          <w:rPr>
            <w:rFonts w:ascii="Times New Roman" w:hAnsi="Times New Roman" w:cs="Times New Roman"/>
            <w:color w:val="000000"/>
            <w:sz w:val="24"/>
            <w:szCs w:val="24"/>
            <w:bdr w:val="none" w:sz="0" w:space="0" w:color="auto" w:frame="1"/>
          </w:rPr>
          <w:t>can leverage</w:t>
        </w:r>
        <w:r w:rsidR="00EC3581">
          <w:rPr>
            <w:rFonts w:ascii="Times New Roman" w:hAnsi="Times New Roman" w:cs="Times New Roman"/>
            <w:color w:val="000000"/>
            <w:sz w:val="24"/>
            <w:szCs w:val="24"/>
            <w:bdr w:val="none" w:sz="0" w:space="0" w:color="auto" w:frame="1"/>
          </w:rPr>
          <w:t xml:space="preserve"> latent </w:t>
        </w:r>
        <w:r w:rsidR="005C7624">
          <w:rPr>
            <w:rFonts w:ascii="Times New Roman" w:hAnsi="Times New Roman" w:cs="Times New Roman"/>
            <w:color w:val="000000"/>
            <w:sz w:val="24"/>
            <w:szCs w:val="24"/>
            <w:bdr w:val="none" w:sz="0" w:space="0" w:color="auto" w:frame="1"/>
          </w:rPr>
          <w:t>factors</w:t>
        </w:r>
        <w:r w:rsidR="00EC3581">
          <w:rPr>
            <w:rFonts w:ascii="Times New Roman" w:hAnsi="Times New Roman" w:cs="Times New Roman"/>
            <w:color w:val="000000"/>
            <w:sz w:val="24"/>
            <w:szCs w:val="24"/>
            <w:bdr w:val="none" w:sz="0" w:space="0" w:color="auto" w:frame="1"/>
          </w:rPr>
          <w:t xml:space="preserve"> to account for </w:t>
        </w:r>
        <w:r w:rsidR="005C7624">
          <w:rPr>
            <w:rFonts w:ascii="Times New Roman" w:hAnsi="Times New Roman" w:cs="Times New Roman"/>
            <w:color w:val="000000"/>
            <w:sz w:val="24"/>
            <w:szCs w:val="24"/>
            <w:bdr w:val="none" w:sz="0" w:space="0" w:color="auto" w:frame="1"/>
          </w:rPr>
          <w:t>unmeasured</w:t>
        </w:r>
        <w:r w:rsidR="00EC3581">
          <w:rPr>
            <w:rFonts w:ascii="Times New Roman" w:hAnsi="Times New Roman" w:cs="Times New Roman"/>
            <w:color w:val="000000"/>
            <w:sz w:val="24"/>
            <w:szCs w:val="24"/>
            <w:bdr w:val="none" w:sz="0" w:space="0" w:color="auto" w:frame="1"/>
          </w:rPr>
          <w:t xml:space="preserve"> environmental </w:t>
        </w:r>
        <w:r w:rsidR="0015485E">
          <w:rPr>
            <w:rFonts w:ascii="Times New Roman" w:hAnsi="Times New Roman" w:cs="Times New Roman"/>
            <w:color w:val="000000"/>
            <w:sz w:val="24"/>
            <w:szCs w:val="24"/>
            <w:bdr w:val="none" w:sz="0" w:space="0" w:color="auto" w:frame="1"/>
          </w:rPr>
          <w:t>factors</w:t>
        </w:r>
        <w:r w:rsidR="005315BD">
          <w:rPr>
            <w:rFonts w:ascii="Times New Roman" w:hAnsi="Times New Roman" w:cs="Times New Roman"/>
            <w:color w:val="000000"/>
            <w:sz w:val="24"/>
            <w:szCs w:val="24"/>
            <w:bdr w:val="none" w:sz="0" w:space="0" w:color="auto" w:frame="1"/>
          </w:rPr>
          <w:t xml:space="preserve">, including </w:t>
        </w:r>
        <w:r w:rsidR="00EC3581">
          <w:rPr>
            <w:rFonts w:ascii="Times New Roman" w:hAnsi="Times New Roman" w:cs="Times New Roman"/>
            <w:color w:val="000000"/>
            <w:sz w:val="24"/>
            <w:szCs w:val="24"/>
            <w:bdr w:val="none" w:sz="0" w:space="0" w:color="auto" w:frame="1"/>
          </w:rPr>
          <w:t>potential biotic interactions</w:t>
        </w:r>
        <w:r w:rsidR="0015485E">
          <w:rPr>
            <w:rFonts w:ascii="Times New Roman" w:hAnsi="Times New Roman" w:cs="Times New Roman"/>
            <w:color w:val="000000"/>
            <w:sz w:val="24"/>
            <w:szCs w:val="24"/>
            <w:bdr w:val="none" w:sz="0" w:space="0" w:color="auto" w:frame="1"/>
          </w:rPr>
          <w:t xml:space="preserve"> </w:t>
        </w:r>
        <w:r w:rsidR="0015485E">
          <w:rPr>
            <w:rFonts w:ascii="Times New Roman" w:hAnsi="Times New Roman" w:cs="Times New Roman"/>
            <w:color w:val="000000"/>
            <w:sz w:val="24"/>
            <w:szCs w:val="24"/>
            <w:bdr w:val="none" w:sz="0" w:space="0" w:color="auto" w:frame="1"/>
          </w:rPr>
          <w:fldChar w:fldCharType="begin"/>
        </w:r>
        <w:r w:rsidR="0015485E">
          <w:rPr>
            <w:rFonts w:ascii="Times New Roman" w:hAnsi="Times New Roman" w:cs="Times New Roman"/>
            <w:color w:val="000000"/>
            <w:sz w:val="24"/>
            <w:szCs w:val="24"/>
            <w:bdr w:val="none" w:sz="0" w:space="0" w:color="auto" w:frame="1"/>
          </w:rPr>
          <w:instrText xml:space="preserve"> ADDIN EN.CITE &lt;EndNote&gt;&lt;Cite&gt;&lt;Author&gt;Ovaskainen&lt;/Author&gt;&lt;Year&gt;2016&lt;/Year&gt;&lt;RecNum&gt;294&lt;/RecNum&gt;&lt;DisplayText&gt;(Ovaskainen et al. 2016)&lt;/DisplayText&gt;&lt;record&gt;&lt;rec-number&gt;294&lt;/rec-number&gt;&lt;foreign-keys&gt;&lt;key app="EN" db-id="rtxzfetfi9xw07eeartpf9t7wwtdt2arspvw" timestamp="1737502827"&gt;294&lt;/key&gt;&lt;/foreign-keys&gt;&lt;ref-type name="Journal Article"&gt;17&lt;/ref-type&gt;&lt;contributors&gt;&lt;authors&gt;&lt;author&gt;Ovaskainen, Otso&lt;/author&gt;&lt;author&gt;Roy, David B.&lt;/author&gt;&lt;author&gt;Fox, Richard&lt;/author&gt;&lt;author&gt;Anderson, Barbara J.&lt;/author&gt;&lt;/authors&gt;&lt;/contributors&gt;&lt;titles&gt;&lt;title&gt;Uncovering hidden spatial structure in species communities with spatially explicit joint species distribution models&lt;/title&gt;&lt;secondary-title&gt;Methods in Ecology and Evolution&lt;/secondary-title&gt;&lt;/titles&gt;&lt;periodical&gt;&lt;full-title&gt;Methods in Ecology and Evolution&lt;/full-title&gt;&lt;/periodical&gt;&lt;pages&gt;428-436&lt;/pages&gt;&lt;volume&gt;7&lt;/volume&gt;&lt;number&gt;4&lt;/number&gt;&lt;keywords&gt;&lt;keyword&gt;community models&lt;/keyword&gt;&lt;keyword&gt;joint species distribution models&lt;/keyword&gt;&lt;keyword&gt;latent factors&lt;/keyword&gt;&lt;keyword&gt;spatial models&lt;/keyword&gt;&lt;/keywords&gt;&lt;dates&gt;&lt;year&gt;2016&lt;/year&gt;&lt;pub-dates&gt;&lt;date&gt;2016/04/01&lt;/date&gt;&lt;/pub-dates&gt;&lt;/dates&gt;&lt;publisher&gt;John Wiley &amp;amp; Sons, Ltd&lt;/publisher&gt;&lt;urls&gt;&lt;related-urls&gt;&lt;url&gt;https://doi.org/10.1111/2041-210X.12502&lt;/url&gt;&lt;/related-urls&gt;&lt;/urls&gt;&lt;electronic-resource-num&gt;https://doi.org/10.1111/2041-210X.12502&lt;/electronic-resource-num&gt;&lt;access-date&gt;2025/01/21&lt;/access-date&gt;&lt;/record&gt;&lt;/Cite&gt;&lt;/EndNote&gt;</w:instrText>
        </w:r>
        <w:r w:rsidR="0015485E">
          <w:rPr>
            <w:rFonts w:ascii="Times New Roman" w:hAnsi="Times New Roman" w:cs="Times New Roman"/>
            <w:color w:val="000000"/>
            <w:sz w:val="24"/>
            <w:szCs w:val="24"/>
            <w:bdr w:val="none" w:sz="0" w:space="0" w:color="auto" w:frame="1"/>
          </w:rPr>
          <w:fldChar w:fldCharType="separate"/>
        </w:r>
        <w:r w:rsidR="0015485E">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"_ENREF_61" \o "Ovaskainen, 2016 #294"</w:instrText>
        </w:r>
        <w:r w:rsidR="00000000">
          <w:fldChar w:fldCharType="separate"/>
        </w:r>
        <w:r w:rsidR="00707795">
          <w:rPr>
            <w:rFonts w:ascii="Times New Roman" w:hAnsi="Times New Roman" w:cs="Times New Roman"/>
            <w:noProof/>
            <w:color w:val="000000"/>
            <w:sz w:val="24"/>
            <w:szCs w:val="24"/>
            <w:bdr w:val="none" w:sz="0" w:space="0" w:color="auto" w:frame="1"/>
          </w:rPr>
          <w:t>Ovaskainen et al. 2016</w:t>
        </w:r>
        <w:r w:rsidR="00000000">
          <w:rPr>
            <w:rFonts w:ascii="Times New Roman" w:hAnsi="Times New Roman" w:cs="Times New Roman"/>
            <w:noProof/>
            <w:color w:val="000000"/>
            <w:sz w:val="24"/>
            <w:szCs w:val="24"/>
            <w:bdr w:val="none" w:sz="0" w:space="0" w:color="auto" w:frame="1"/>
          </w:rPr>
          <w:fldChar w:fldCharType="end"/>
        </w:r>
        <w:r w:rsidR="0015485E">
          <w:rPr>
            <w:rFonts w:ascii="Times New Roman" w:hAnsi="Times New Roman" w:cs="Times New Roman"/>
            <w:noProof/>
            <w:color w:val="000000"/>
            <w:sz w:val="24"/>
            <w:szCs w:val="24"/>
            <w:bdr w:val="none" w:sz="0" w:space="0" w:color="auto" w:frame="1"/>
          </w:rPr>
          <w:t>)</w:t>
        </w:r>
        <w:r w:rsidR="0015485E">
          <w:rPr>
            <w:rFonts w:ascii="Times New Roman" w:hAnsi="Times New Roman" w:cs="Times New Roman"/>
            <w:color w:val="000000"/>
            <w:sz w:val="24"/>
            <w:szCs w:val="24"/>
            <w:bdr w:val="none" w:sz="0" w:space="0" w:color="auto" w:frame="1"/>
          </w:rPr>
          <w:fldChar w:fldCharType="end"/>
        </w:r>
        <w:r w:rsidR="00EC3581">
          <w:rPr>
            <w:rFonts w:ascii="Times New Roman" w:hAnsi="Times New Roman" w:cs="Times New Roman"/>
            <w:color w:val="000000"/>
            <w:sz w:val="24"/>
            <w:szCs w:val="24"/>
            <w:bdr w:val="none" w:sz="0" w:space="0" w:color="auto" w:frame="1"/>
          </w:rPr>
          <w:t>, w</w:t>
        </w:r>
        <w:r w:rsidR="00B40EF9">
          <w:rPr>
            <w:rFonts w:ascii="Times New Roman" w:hAnsi="Times New Roman" w:cs="Times New Roman"/>
            <w:color w:val="000000"/>
            <w:sz w:val="24"/>
            <w:szCs w:val="24"/>
          </w:rPr>
          <w:t xml:space="preserve">e focus </w:t>
        </w:r>
        <w:r w:rsidR="00EC3581">
          <w:rPr>
            <w:rFonts w:ascii="Times New Roman" w:hAnsi="Times New Roman" w:cs="Times New Roman"/>
            <w:color w:val="000000"/>
            <w:sz w:val="24"/>
            <w:szCs w:val="24"/>
          </w:rPr>
          <w:t xml:space="preserve">exclusively on environmental variables that are commonly associated with anthropogenic disturbances. Specifically, we </w:t>
        </w:r>
        <w:r w:rsidR="00577A0E">
          <w:rPr>
            <w:rFonts w:ascii="Times New Roman" w:hAnsi="Times New Roman" w:cs="Times New Roman"/>
            <w:color w:val="000000"/>
            <w:sz w:val="24"/>
            <w:szCs w:val="24"/>
          </w:rPr>
          <w:t>evaluate</w:t>
        </w:r>
      </w:ins>
      <w:r w:rsidR="00577A0E">
        <w:rPr>
          <w:rFonts w:ascii="Times New Roman" w:hAnsi="Times New Roman" w:cs="Times New Roman"/>
          <w:color w:val="000000"/>
          <w:sz w:val="24"/>
          <w:szCs w:val="24"/>
        </w:rPr>
        <w:t xml:space="preserve"> </w:t>
      </w:r>
      <w:r w:rsidR="00850607">
        <w:rPr>
          <w:rFonts w:ascii="Times New Roman" w:hAnsi="Times New Roman" w:cs="Times New Roman"/>
          <w:color w:val="000000"/>
          <w:sz w:val="24"/>
          <w:szCs w:val="24"/>
        </w:rPr>
        <w:t>the effects of changing nutrient</w:t>
      </w:r>
      <w:r w:rsidR="003D7A8D">
        <w:rPr>
          <w:rFonts w:ascii="Times New Roman" w:hAnsi="Times New Roman" w:cs="Times New Roman"/>
          <w:color w:val="000000"/>
          <w:sz w:val="24"/>
          <w:szCs w:val="24"/>
        </w:rPr>
        <w:t xml:space="preserve"> and </w:t>
      </w:r>
      <w:r w:rsidR="00850607">
        <w:rPr>
          <w:rFonts w:ascii="Times New Roman" w:hAnsi="Times New Roman" w:cs="Times New Roman"/>
          <w:color w:val="000000"/>
          <w:sz w:val="24"/>
          <w:szCs w:val="24"/>
        </w:rPr>
        <w:t>salinity</w:t>
      </w:r>
      <w:r w:rsidR="003D7A8D" w:rsidRPr="003D7A8D">
        <w:rPr>
          <w:rFonts w:ascii="Times New Roman" w:hAnsi="Times New Roman" w:cs="Times New Roman"/>
          <w:color w:val="000000"/>
          <w:sz w:val="24"/>
          <w:szCs w:val="24"/>
        </w:rPr>
        <w:t xml:space="preserve"> </w:t>
      </w:r>
      <w:r w:rsidR="003D7A8D">
        <w:rPr>
          <w:rFonts w:ascii="Times New Roman" w:hAnsi="Times New Roman" w:cs="Times New Roman"/>
          <w:color w:val="000000"/>
          <w:sz w:val="24"/>
          <w:szCs w:val="24"/>
        </w:rPr>
        <w:t>concentrations</w:t>
      </w:r>
      <w:r w:rsidR="00850607">
        <w:rPr>
          <w:rFonts w:ascii="Times New Roman" w:hAnsi="Times New Roman" w:cs="Times New Roman"/>
          <w:color w:val="000000"/>
          <w:sz w:val="24"/>
          <w:szCs w:val="24"/>
        </w:rPr>
        <w:t xml:space="preserve">, physical habitat, and climate on </w:t>
      </w:r>
      <w:r w:rsidR="00497580">
        <w:rPr>
          <w:rFonts w:ascii="Times New Roman" w:hAnsi="Times New Roman" w:cs="Times New Roman"/>
          <w:color w:val="000000"/>
          <w:sz w:val="24"/>
          <w:szCs w:val="24"/>
        </w:rPr>
        <w:t xml:space="preserve">benthic macroinvertebrate </w:t>
      </w:r>
      <w:r w:rsidR="00850607">
        <w:rPr>
          <w:rFonts w:ascii="Times New Roman" w:hAnsi="Times New Roman" w:cs="Times New Roman"/>
          <w:color w:val="000000"/>
          <w:sz w:val="24"/>
          <w:szCs w:val="24"/>
        </w:rPr>
        <w:t>assemblages</w:t>
      </w:r>
      <w:r w:rsidR="0024006C">
        <w:rPr>
          <w:rFonts w:ascii="Times New Roman" w:hAnsi="Times New Roman" w:cs="Times New Roman"/>
          <w:color w:val="000000"/>
          <w:sz w:val="24"/>
          <w:szCs w:val="24"/>
        </w:rPr>
        <w:t xml:space="preserve"> because these gradients </w:t>
      </w:r>
      <w:r w:rsidR="00AA1259">
        <w:rPr>
          <w:rFonts w:ascii="Times New Roman" w:hAnsi="Times New Roman" w:cs="Times New Roman"/>
          <w:color w:val="000000"/>
          <w:sz w:val="24"/>
          <w:szCs w:val="24"/>
        </w:rPr>
        <w:t xml:space="preserve">are </w:t>
      </w:r>
      <w:del w:id="107" w:author="Kopp, Darin" w:date="2025-02-20T15:34:00Z">
        <w:r w:rsidR="00E70B7C">
          <w:rPr>
            <w:rFonts w:ascii="Times New Roman" w:hAnsi="Times New Roman" w:cs="Times New Roman"/>
            <w:color w:val="000000"/>
            <w:sz w:val="24"/>
            <w:szCs w:val="24"/>
          </w:rPr>
          <w:delText>known to be</w:delText>
        </w:r>
        <w:r w:rsidR="0024006C">
          <w:rPr>
            <w:rFonts w:ascii="Times New Roman" w:hAnsi="Times New Roman" w:cs="Times New Roman"/>
            <w:color w:val="000000"/>
            <w:sz w:val="24"/>
            <w:szCs w:val="24"/>
          </w:rPr>
          <w:delText xml:space="preserve"> </w:delText>
        </w:r>
        <w:r w:rsidR="00317E8C">
          <w:rPr>
            <w:rFonts w:ascii="Times New Roman" w:hAnsi="Times New Roman" w:cs="Times New Roman"/>
            <w:color w:val="000000"/>
            <w:sz w:val="24"/>
            <w:szCs w:val="24"/>
          </w:rPr>
          <w:delText>influenced</w:delText>
        </w:r>
        <w:r w:rsidR="0024006C">
          <w:rPr>
            <w:rFonts w:ascii="Times New Roman" w:hAnsi="Times New Roman" w:cs="Times New Roman"/>
            <w:color w:val="000000"/>
            <w:sz w:val="24"/>
            <w:szCs w:val="24"/>
          </w:rPr>
          <w:delText xml:space="preserve"> by </w:delText>
        </w:r>
        <w:r w:rsidR="00272CBC">
          <w:rPr>
            <w:rFonts w:ascii="Times New Roman" w:hAnsi="Times New Roman" w:cs="Times New Roman"/>
            <w:color w:val="000000"/>
            <w:sz w:val="24"/>
            <w:szCs w:val="24"/>
          </w:rPr>
          <w:delText>humans</w:delText>
        </w:r>
        <w:r w:rsidR="00E63080">
          <w:rPr>
            <w:rFonts w:ascii="Times New Roman" w:hAnsi="Times New Roman" w:cs="Times New Roman"/>
            <w:color w:val="000000"/>
            <w:sz w:val="24"/>
            <w:szCs w:val="24"/>
          </w:rPr>
          <w:delText xml:space="preserve"> </w:delText>
        </w:r>
      </w:del>
      <w:ins w:id="108" w:author="Kopp, Darin" w:date="2025-02-20T15:34:00Z">
        <w:r w:rsidR="00B91434">
          <w:rPr>
            <w:rFonts w:ascii="Times New Roman" w:hAnsi="Times New Roman" w:cs="Times New Roman"/>
            <w:color w:val="000000"/>
            <w:sz w:val="24"/>
            <w:szCs w:val="24"/>
          </w:rPr>
          <w:t>commonly used as abiot</w:t>
        </w:r>
        <w:r w:rsidR="00FE7F8E">
          <w:rPr>
            <w:rFonts w:ascii="Times New Roman" w:hAnsi="Times New Roman" w:cs="Times New Roman"/>
            <w:color w:val="000000"/>
            <w:sz w:val="24"/>
            <w:szCs w:val="24"/>
          </w:rPr>
          <w:t>i</w:t>
        </w:r>
        <w:r w:rsidR="00B91434">
          <w:rPr>
            <w:rFonts w:ascii="Times New Roman" w:hAnsi="Times New Roman" w:cs="Times New Roman"/>
            <w:color w:val="000000"/>
            <w:sz w:val="24"/>
            <w:szCs w:val="24"/>
          </w:rPr>
          <w:t xml:space="preserve">c screens </w:t>
        </w:r>
        <w:r w:rsidR="00577A0E">
          <w:rPr>
            <w:rFonts w:ascii="Times New Roman" w:hAnsi="Times New Roman" w:cs="Times New Roman"/>
            <w:color w:val="000000"/>
            <w:sz w:val="24"/>
            <w:szCs w:val="24"/>
          </w:rPr>
          <w:t xml:space="preserve">used </w:t>
        </w:r>
        <w:r w:rsidR="00B91434">
          <w:rPr>
            <w:rFonts w:ascii="Times New Roman" w:hAnsi="Times New Roman" w:cs="Times New Roman"/>
            <w:color w:val="000000"/>
            <w:sz w:val="24"/>
            <w:szCs w:val="24"/>
          </w:rPr>
          <w:t>to identify least disturbed reference sites</w:t>
        </w:r>
        <w:r w:rsidR="00E63080">
          <w:rPr>
            <w:rFonts w:ascii="Times New Roman" w:hAnsi="Times New Roman" w:cs="Times New Roman"/>
            <w:color w:val="000000"/>
            <w:sz w:val="24"/>
            <w:szCs w:val="24"/>
          </w:rPr>
          <w:t xml:space="preserve"> </w:t>
        </w:r>
      </w:ins>
      <w:r w:rsidR="00E63080">
        <w:rPr>
          <w:rFonts w:ascii="Times New Roman" w:hAnsi="Times New Roman" w:cs="Times New Roman"/>
          <w:sz w:val="24"/>
          <w:szCs w:val="24"/>
        </w:rPr>
        <w:fldChar w:fldCharType="begin">
          <w:fldData xml:space="preserve">PEVuZE5vdGU+PENpdGU+PEF1dGhvcj5QYXVsc2VuPC9BdXRob3I+PFllYXI+MjAwODwvWWVhcj48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</w:fldData>
        </w:fldChar>
      </w:r>
      <w:r w:rsidR="00154AC2">
        <w:rPr>
          <w:rFonts w:ascii="Times New Roman" w:hAnsi="Times New Roman" w:cs="Times New Roman"/>
          <w:sz w:val="24"/>
          <w:szCs w:val="24"/>
        </w:rPr>
        <w:instrText xml:space="preserve"> ADDIN EN.CITE </w:instrText>
      </w:r>
      <w:r w:rsidR="00154AC2">
        <w:rPr>
          <w:rFonts w:ascii="Times New Roman" w:hAnsi="Times New Roman" w:cs="Times New Roman"/>
          <w:sz w:val="24"/>
          <w:szCs w:val="24"/>
        </w:rPr>
        <w:fldChar w:fldCharType="begin">
          <w:fldData xml:space="preserve">PEVuZE5vdGU+PENpdGU+PEF1dGhvcj5QYXVsc2VuPC9BdXRob3I+PFllYXI+MjAwODwvWWVhcj48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</w:fldData>
        </w:fldChar>
      </w:r>
      <w:r w:rsidR="00154AC2">
        <w:rPr>
          <w:rFonts w:ascii="Times New Roman" w:hAnsi="Times New Roman" w:cs="Times New Roman"/>
          <w:sz w:val="24"/>
          <w:szCs w:val="24"/>
        </w:rPr>
        <w:instrText xml:space="preserve"> ADDIN EN.CITE.DATA </w:instrText>
      </w:r>
      <w:r w:rsidR="00154AC2">
        <w:rPr>
          <w:rFonts w:ascii="Times New Roman" w:hAnsi="Times New Roman" w:cs="Times New Roman"/>
          <w:sz w:val="24"/>
          <w:szCs w:val="24"/>
        </w:rPr>
      </w:r>
      <w:r w:rsidR="00154AC2">
        <w:rPr>
          <w:rFonts w:ascii="Times New Roman" w:hAnsi="Times New Roman" w:cs="Times New Roman"/>
          <w:sz w:val="24"/>
          <w:szCs w:val="24"/>
        </w:rPr>
        <w:fldChar w:fldCharType="end"/>
      </w:r>
      <w:r w:rsidR="00E63080">
        <w:rPr>
          <w:rFonts w:ascii="Times New Roman" w:hAnsi="Times New Roman" w:cs="Times New Roman"/>
          <w:sz w:val="24"/>
          <w:szCs w:val="24"/>
        </w:rPr>
      </w:r>
      <w:r w:rsidR="00E63080">
        <w:rPr>
          <w:rFonts w:ascii="Times New Roman" w:hAnsi="Times New Roman" w:cs="Times New Roman"/>
          <w:sz w:val="24"/>
          <w:szCs w:val="24"/>
        </w:rPr>
        <w:fldChar w:fldCharType="separate"/>
      </w:r>
      <w:del w:id="109"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"_ENREF_25" \o "Herlihy, 2008 #27"</w:delInstrText>
        </w:r>
        <w:r w:rsidR="00000000">
          <w:fldChar w:fldCharType="separate"/>
        </w:r>
        <w:r w:rsidR="00FE06C8">
          <w:rPr>
            <w:rFonts w:ascii="Times New Roman" w:hAnsi="Times New Roman" w:cs="Times New Roman"/>
            <w:noProof/>
            <w:sz w:val="24"/>
            <w:szCs w:val="24"/>
          </w:rPr>
          <w:delText>Herlihy et al. 2008</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"_ENREF_50" \o "Paulsen, 2008 #61"</w:delInstrText>
        </w:r>
        <w:r w:rsidR="00000000">
          <w:fldChar w:fldCharType="separate"/>
        </w:r>
        <w:r w:rsidR="00FE06C8">
          <w:rPr>
            <w:rFonts w:ascii="Times New Roman" w:hAnsi="Times New Roman" w:cs="Times New Roman"/>
            <w:noProof/>
            <w:sz w:val="24"/>
            <w:szCs w:val="24"/>
          </w:rPr>
          <w:delText>Paulsen et al. 2008</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"_ENREF_67" \o "USEPA, 2023 #75"</w:delInstrText>
        </w:r>
        <w:r w:rsidR="00000000">
          <w:fldChar w:fldCharType="separate"/>
        </w:r>
        <w:r w:rsidR="00FE06C8">
          <w:rPr>
            <w:rFonts w:ascii="Times New Roman" w:hAnsi="Times New Roman" w:cs="Times New Roman"/>
            <w:noProof/>
            <w:sz w:val="24"/>
            <w:szCs w:val="24"/>
          </w:rPr>
          <w:delText>USEPA 2023</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110" w:author="Kopp, Darin" w:date="2025-02-20T15:34:00Z">
        <w:r w:rsidR="00154AC2">
          <w:rPr>
            <w:rFonts w:ascii="Times New Roman" w:hAnsi="Times New Roman" w:cs="Times New Roman"/>
            <w:noProof/>
            <w:sz w:val="24"/>
            <w:szCs w:val="24"/>
          </w:rPr>
          <w:t>(</w:t>
        </w:r>
        <w:r w:rsidR="00000000">
          <w:fldChar w:fldCharType="begin"/>
        </w:r>
        <w:r w:rsidR="00000000">
          <w:instrText>HYPERLINK \l "_ENREF_31" \o "Herlihy, 2008 #27"</w:instrText>
        </w:r>
        <w:r w:rsidR="00000000">
          <w:fldChar w:fldCharType="separate"/>
        </w:r>
        <w:r w:rsidR="00707795">
          <w:rPr>
            <w:rFonts w:ascii="Times New Roman" w:hAnsi="Times New Roman" w:cs="Times New Roman"/>
            <w:noProof/>
            <w:sz w:val="24"/>
            <w:szCs w:val="24"/>
          </w:rPr>
          <w:t>Herlihy et al. 2008</w:t>
        </w:r>
        <w:r w:rsidR="00000000">
          <w:rPr>
            <w:rFonts w:ascii="Times New Roman" w:hAnsi="Times New Roman" w:cs="Times New Roman"/>
            <w:noProof/>
            <w:sz w:val="24"/>
            <w:szCs w:val="24"/>
          </w:rPr>
          <w:fldChar w:fldCharType="end"/>
        </w:r>
        <w:r w:rsidR="00154AC2">
          <w:rPr>
            <w:rFonts w:ascii="Times New Roman" w:hAnsi="Times New Roman" w:cs="Times New Roman"/>
            <w:noProof/>
            <w:sz w:val="24"/>
            <w:szCs w:val="24"/>
          </w:rPr>
          <w:t xml:space="preserve">, </w:t>
        </w:r>
        <w:r w:rsidR="00000000">
          <w:fldChar w:fldCharType="begin"/>
        </w:r>
        <w:r w:rsidR="00000000">
          <w:instrText>HYPERLINK \l "_ENREF_63" \o "Paulsen, 2008 #61"</w:instrText>
        </w:r>
        <w:r w:rsidR="00000000">
          <w:fldChar w:fldCharType="separate"/>
        </w:r>
        <w:r w:rsidR="00707795">
          <w:rPr>
            <w:rFonts w:ascii="Times New Roman" w:hAnsi="Times New Roman" w:cs="Times New Roman"/>
            <w:noProof/>
            <w:sz w:val="24"/>
            <w:szCs w:val="24"/>
          </w:rPr>
          <w:t>Paulsen et al. 2008</w:t>
        </w:r>
        <w:r w:rsidR="00000000">
          <w:rPr>
            <w:rFonts w:ascii="Times New Roman" w:hAnsi="Times New Roman" w:cs="Times New Roman"/>
            <w:noProof/>
            <w:sz w:val="24"/>
            <w:szCs w:val="24"/>
          </w:rPr>
          <w:fldChar w:fldCharType="end"/>
        </w:r>
        <w:r w:rsidR="00154AC2">
          <w:rPr>
            <w:rFonts w:ascii="Times New Roman" w:hAnsi="Times New Roman" w:cs="Times New Roman"/>
            <w:noProof/>
            <w:sz w:val="24"/>
            <w:szCs w:val="24"/>
          </w:rPr>
          <w:t xml:space="preserve">, </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sz w:val="24"/>
            <w:szCs w:val="24"/>
          </w:rPr>
          <w:t>USEPA 2023</w:t>
        </w:r>
        <w:r w:rsidR="00000000">
          <w:rPr>
            <w:rFonts w:ascii="Times New Roman" w:hAnsi="Times New Roman" w:cs="Times New Roman"/>
            <w:noProof/>
            <w:sz w:val="24"/>
            <w:szCs w:val="24"/>
          </w:rPr>
          <w:fldChar w:fldCharType="end"/>
        </w:r>
        <w:r w:rsidR="00154AC2">
          <w:rPr>
            <w:rFonts w:ascii="Times New Roman" w:hAnsi="Times New Roman" w:cs="Times New Roman"/>
            <w:noProof/>
            <w:sz w:val="24"/>
            <w:szCs w:val="24"/>
          </w:rPr>
          <w:t xml:space="preserve">, </w:t>
        </w:r>
        <w:r w:rsidR="00000000">
          <w:fldChar w:fldCharType="begin"/>
        </w:r>
        <w:r w:rsidR="00000000">
          <w:instrText>HYPERLINK \l "_ENREF_50" \o "Mitchell, 2025 #290"</w:instrText>
        </w:r>
        <w:r w:rsidR="00000000">
          <w:fldChar w:fldCharType="separate"/>
        </w:r>
        <w:r w:rsidR="00707795">
          <w:rPr>
            <w:rFonts w:ascii="Times New Roman" w:hAnsi="Times New Roman" w:cs="Times New Roman"/>
            <w:noProof/>
            <w:sz w:val="24"/>
            <w:szCs w:val="24"/>
          </w:rPr>
          <w:t>Mitchell et al. 2025</w:t>
        </w:r>
        <w:r w:rsidR="00000000">
          <w:rPr>
            <w:rFonts w:ascii="Times New Roman" w:hAnsi="Times New Roman" w:cs="Times New Roman"/>
            <w:noProof/>
            <w:sz w:val="24"/>
            <w:szCs w:val="24"/>
          </w:rPr>
          <w:fldChar w:fldCharType="end"/>
        </w:r>
        <w:r w:rsidR="00154AC2">
          <w:rPr>
            <w:rFonts w:ascii="Times New Roman" w:hAnsi="Times New Roman" w:cs="Times New Roman"/>
            <w:noProof/>
            <w:sz w:val="24"/>
            <w:szCs w:val="24"/>
          </w:rPr>
          <w:t>)</w:t>
        </w:r>
      </w:ins>
      <w:r w:rsidR="00E63080">
        <w:rPr>
          <w:rFonts w:ascii="Times New Roman" w:hAnsi="Times New Roman" w:cs="Times New Roman"/>
          <w:sz w:val="24"/>
          <w:szCs w:val="24"/>
        </w:rPr>
        <w:fldChar w:fldCharType="end"/>
      </w:r>
      <w:r w:rsidR="00272CBC">
        <w:rPr>
          <w:rFonts w:ascii="Times New Roman" w:hAnsi="Times New Roman" w:cs="Times New Roman"/>
          <w:color w:val="000000"/>
          <w:sz w:val="24"/>
          <w:szCs w:val="24"/>
        </w:rPr>
        <w:t xml:space="preserve"> and</w:t>
      </w:r>
      <w:r w:rsidR="00DC2097">
        <w:rPr>
          <w:rFonts w:ascii="Times New Roman" w:hAnsi="Times New Roman" w:cs="Times New Roman"/>
          <w:color w:val="000000"/>
          <w:sz w:val="24"/>
          <w:szCs w:val="24"/>
        </w:rPr>
        <w:t xml:space="preserve"> </w:t>
      </w:r>
      <w:r w:rsidR="00317E8C">
        <w:rPr>
          <w:rFonts w:ascii="Times New Roman" w:hAnsi="Times New Roman" w:cs="Times New Roman"/>
          <w:color w:val="000000"/>
          <w:sz w:val="24"/>
          <w:szCs w:val="24"/>
        </w:rPr>
        <w:t>affect</w:t>
      </w:r>
      <w:r w:rsidR="00DC2097">
        <w:rPr>
          <w:rFonts w:ascii="Times New Roman" w:hAnsi="Times New Roman" w:cs="Times New Roman"/>
          <w:color w:val="000000"/>
          <w:sz w:val="24"/>
          <w:szCs w:val="24"/>
        </w:rPr>
        <w:t xml:space="preserve"> benthic macroinvertebrate distributions </w:t>
      </w:r>
      <w:r w:rsidR="00DC2097">
        <w:rPr>
          <w:rFonts w:ascii="Times New Roman" w:hAnsi="Times New Roman" w:cs="Times New Roman"/>
          <w:color w:val="000000"/>
          <w:sz w:val="24"/>
          <w:szCs w:val="24"/>
        </w:rPr>
        <w:fldChar w:fldCharType="begin"/>
      </w:r>
      <w:r w:rsidR="008918F2">
        <w:rPr>
          <w:rFonts w:ascii="Times New Roman" w:hAnsi="Times New Roman" w:cs="Times New Roman"/>
          <w:color w:val="000000"/>
          <w:sz w:val="24"/>
          <w:szCs w:val="24"/>
        </w:rPr>
        <w:instrText xml:space="preserve"> ADDIN EN.CITE &lt;EndNote&gt;&lt;Cite&gt;&lt;Author&gt;Kopp&lt;/Author&gt;&lt;Year&gt;2023&lt;/Year&gt;&lt;RecNum&gt;39&lt;/RecNum&gt;&lt;DisplayText&gt;(Kopp et al. 2023)&lt;/DisplayText&gt;&lt;record&gt;&lt;rec-number&gt;39&lt;/rec-number&gt;&lt;foreign-keys&gt;&lt;key app="EN" db-id="rtxzfetfi9xw07eeartpf9t7wwtdt2arspvw" timestamp="1701147872" guid="4de3263e-f23b-4672-8994-a57ca02a0393"&gt;39&lt;/key&gt;&lt;/foreign-keys&gt;&lt;ref-type name="Journal Article"&gt;17&lt;/ref-type&gt;&lt;contributors&gt;&lt;authors&gt;&lt;author&gt;Kopp, Darin A.&lt;/author&gt;&lt;author&gt;Stoddard, John L.&lt;/author&gt;&lt;author&gt;Hill, Ryan A.&lt;/author&gt;&lt;author&gt;Doyle, Jessie M.&lt;/author&gt;&lt;author&gt;Kaufmann, Philip R.&lt;/author&gt;&lt;author&gt;Herlihy, Alan T.&lt;/author&gt;&lt;author&gt;Paulsen, Steven G.&lt;/author&gt;&lt;/authors&gt;&lt;/contributors&gt;&lt;titles&gt;&lt;title&gt;Joint species distribution models reveal taxon-specific sensitivities to potential anthropogenic alteration&lt;/title&gt;&lt;secondary-title&gt;Freshwater Science&lt;/secondary-title&gt;&lt;/titles&gt;&lt;periodical&gt;&lt;full-title&gt;Freshwater Science&lt;/full-title&gt;&lt;/periodical&gt;&lt;pages&gt;268-284&lt;/pages&gt;&lt;volume&gt;42&lt;/volume&gt;&lt;number&gt;3&lt;/number&gt;&lt;dates&gt;&lt;year&gt;2023&lt;/year&gt;&lt;pub-dates&gt;&lt;date&gt;2023/09/01&lt;/date&gt;&lt;/pub-dates&gt;&lt;/dates&gt;&lt;publisher&gt;The University of Chicago Press&lt;/publisher&gt;&lt;isbn&gt;2161-9549&lt;/isbn&gt;&lt;urls&gt;&lt;related-urls&gt;&lt;url&gt;https://doi.org/10.1086/726283&lt;/url&gt;&lt;/related-urls&gt;&lt;/urls&gt;&lt;electronic-resource-num&gt;10.1086/726283&lt;/electronic-resource-num&gt;&lt;access-date&gt;2023/11/27&lt;/access-date&gt;&lt;/record&gt;&lt;/Cite&gt;&lt;/EndNote&gt;</w:instrText>
      </w:r>
      <w:r w:rsidR="00DC2097">
        <w:rPr>
          <w:rFonts w:ascii="Times New Roman" w:hAnsi="Times New Roman" w:cs="Times New Roman"/>
          <w:color w:val="000000"/>
          <w:sz w:val="24"/>
          <w:szCs w:val="24"/>
        </w:rPr>
        <w:fldChar w:fldCharType="separate"/>
      </w:r>
      <w:del w:id="111" w:author="Kopp, Darin" w:date="2025-02-20T15:34:00Z">
        <w:r w:rsidR="002F5505">
          <w:rPr>
            <w:rFonts w:ascii="Times New Roman" w:hAnsi="Times New Roman" w:cs="Times New Roman"/>
            <w:noProof/>
            <w:color w:val="000000"/>
            <w:sz w:val="24"/>
            <w:szCs w:val="24"/>
          </w:rPr>
          <w:delText>(</w:delText>
        </w:r>
        <w:r w:rsidR="00000000">
          <w:fldChar w:fldCharType="begin"/>
        </w:r>
        <w:r w:rsidR="00000000">
          <w:delInstrText>HYPERLINK \l "_ENREF_37" \o "Kopp, 2023 #39"</w:delInstrText>
        </w:r>
        <w:r w:rsidR="00000000">
          <w:fldChar w:fldCharType="separate"/>
        </w:r>
        <w:r w:rsidR="00FE06C8">
          <w:rPr>
            <w:rFonts w:ascii="Times New Roman" w:hAnsi="Times New Roman" w:cs="Times New Roman"/>
            <w:noProof/>
            <w:color w:val="000000"/>
            <w:sz w:val="24"/>
            <w:szCs w:val="24"/>
          </w:rPr>
          <w:delText>Kopp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del>
      <w:ins w:id="112" w:author="Kopp, Darin" w:date="2025-02-20T15:34:00Z">
        <w:r w:rsidR="008918F2">
          <w:rPr>
            <w:rFonts w:ascii="Times New Roman" w:hAnsi="Times New Roman" w:cs="Times New Roman"/>
            <w:noProof/>
            <w:color w:val="000000"/>
            <w:sz w:val="24"/>
            <w:szCs w:val="24"/>
          </w:rPr>
          <w:t>(</w:t>
        </w:r>
        <w:r w:rsidR="00000000">
          <w:fldChar w:fldCharType="begin"/>
        </w:r>
        <w:r w:rsidR="00000000">
          <w:instrText>HYPERLINK \l "_ENREF_44" \o "Kopp, 2023 #39"</w:instrText>
        </w:r>
        <w:r w:rsidR="00000000">
          <w:fldChar w:fldCharType="separate"/>
        </w:r>
        <w:r w:rsidR="00707795">
          <w:rPr>
            <w:rFonts w:ascii="Times New Roman" w:hAnsi="Times New Roman" w:cs="Times New Roman"/>
            <w:noProof/>
            <w:color w:val="000000"/>
            <w:sz w:val="24"/>
            <w:szCs w:val="24"/>
          </w:rPr>
          <w:t>Kopp et al. 2023</w:t>
        </w:r>
        <w:r w:rsidR="00000000">
          <w:rPr>
            <w:rFonts w:ascii="Times New Roman" w:hAnsi="Times New Roman" w:cs="Times New Roman"/>
            <w:noProof/>
            <w:color w:val="000000"/>
            <w:sz w:val="24"/>
            <w:szCs w:val="24"/>
          </w:rPr>
          <w:fldChar w:fldCharType="end"/>
        </w:r>
        <w:r w:rsidR="008918F2">
          <w:rPr>
            <w:rFonts w:ascii="Times New Roman" w:hAnsi="Times New Roman" w:cs="Times New Roman"/>
            <w:noProof/>
            <w:color w:val="000000"/>
            <w:sz w:val="24"/>
            <w:szCs w:val="24"/>
          </w:rPr>
          <w:t>)</w:t>
        </w:r>
      </w:ins>
      <w:r w:rsidR="00DC2097">
        <w:rPr>
          <w:rFonts w:ascii="Times New Roman" w:hAnsi="Times New Roman" w:cs="Times New Roman"/>
          <w:color w:val="000000"/>
          <w:sz w:val="24"/>
          <w:szCs w:val="24"/>
        </w:rPr>
        <w:fldChar w:fldCharType="end"/>
      </w:r>
      <w:r w:rsidR="00DC2097">
        <w:rPr>
          <w:rFonts w:ascii="Times New Roman" w:hAnsi="Times New Roman" w:cs="Times New Roman"/>
          <w:color w:val="000000"/>
          <w:sz w:val="24"/>
          <w:szCs w:val="24"/>
        </w:rPr>
        <w:t xml:space="preserve">. </w:t>
      </w:r>
      <w:r w:rsidR="00272CBC">
        <w:rPr>
          <w:rFonts w:ascii="Times New Roman" w:hAnsi="Times New Roman" w:cs="Times New Roman"/>
          <w:color w:val="000000"/>
          <w:sz w:val="24"/>
          <w:szCs w:val="24"/>
        </w:rPr>
        <w:t xml:space="preserve"> </w:t>
      </w:r>
    </w:p>
    <w:p w14:paraId="5E02C19D" w14:textId="7B4F0BB9" w:rsidR="00ED2F27" w:rsidRDefault="00ED2F27" w:rsidP="00A72765">
      <w:pPr>
        <w:spacing w:line="480" w:lineRule="auto"/>
        <w:contextualSpacing/>
        <w:rPr>
          <w:rFonts w:ascii="Times New Roman" w:hAnsi="Times New Roman" w:cs="Times New Roman"/>
          <w:sz w:val="24"/>
          <w:szCs w:val="24"/>
        </w:rPr>
      </w:pPr>
    </w:p>
    <w:p w14:paraId="3A9B9870" w14:textId="69798EBC" w:rsidR="00C33409" w:rsidRDefault="00526E54" w:rsidP="00526E54">
      <w:pPr>
        <w:spacing w:line="480" w:lineRule="auto"/>
        <w:rPr>
          <w:rFonts w:ascii="Times New Roman" w:hAnsi="Times New Roman" w:cs="Times New Roman"/>
          <w:sz w:val="24"/>
          <w:szCs w:val="24"/>
        </w:rPr>
      </w:pPr>
      <w:r>
        <w:rPr>
          <w:rFonts w:ascii="Times New Roman" w:hAnsi="Times New Roman" w:cs="Times New Roman"/>
          <w:sz w:val="24"/>
          <w:szCs w:val="24"/>
        </w:rPr>
        <w:t xml:space="preserve">Methods: </w:t>
      </w:r>
    </w:p>
    <w:p w14:paraId="66547CA7" w14:textId="12AC4C16" w:rsidR="00DE00E0" w:rsidRDefault="00317E8C" w:rsidP="0029207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For our analysis, we focused on biological and environmental data collected at sites </w:t>
      </w:r>
      <w:r w:rsidR="00C51B01">
        <w:rPr>
          <w:rFonts w:ascii="Times New Roman" w:hAnsi="Times New Roman" w:cs="Times New Roman"/>
          <w:sz w:val="24"/>
          <w:szCs w:val="24"/>
        </w:rPr>
        <w:t xml:space="preserve">distributed among 9 </w:t>
      </w:r>
      <w:r w:rsidR="00C51B01" w:rsidRPr="00DE00E0">
        <w:rPr>
          <w:rFonts w:ascii="Times New Roman" w:hAnsi="Times New Roman" w:cs="Times New Roman"/>
          <w:sz w:val="24"/>
          <w:szCs w:val="24"/>
        </w:rPr>
        <w:t xml:space="preserve">ecoregions </w:t>
      </w:r>
      <w:r w:rsidR="00A22B60">
        <w:rPr>
          <w:rFonts w:ascii="Times New Roman" w:hAnsi="Times New Roman" w:cs="Times New Roman"/>
          <w:sz w:val="24"/>
          <w:szCs w:val="24"/>
        </w:rPr>
        <w:t xml:space="preserve">(Figure 1) </w:t>
      </w:r>
      <w:r w:rsidR="00C51B01">
        <w:rPr>
          <w:rFonts w:ascii="Times New Roman" w:hAnsi="Times New Roman" w:cs="Times New Roman"/>
          <w:sz w:val="24"/>
          <w:szCs w:val="24"/>
        </w:rPr>
        <w:t xml:space="preserve">and </w:t>
      </w:r>
      <w:r>
        <w:rPr>
          <w:rFonts w:ascii="Times New Roman" w:hAnsi="Times New Roman" w:cs="Times New Roman"/>
          <w:sz w:val="24"/>
          <w:szCs w:val="24"/>
        </w:rPr>
        <w:t xml:space="preserve">surveyed during the 2018/2019 </w:t>
      </w:r>
      <w:r w:rsidR="00C51B01">
        <w:rPr>
          <w:rFonts w:ascii="Times New Roman" w:hAnsi="Times New Roman" w:cs="Times New Roman"/>
          <w:sz w:val="24"/>
          <w:szCs w:val="24"/>
        </w:rPr>
        <w:t xml:space="preserve">National Rivers and Streams Assessment </w:t>
      </w:r>
      <w:r w:rsidRPr="00DE00E0">
        <w:rPr>
          <w:rFonts w:ascii="Times New Roman" w:hAnsi="Times New Roman" w:cs="Times New Roman"/>
          <w:sz w:val="24"/>
          <w:szCs w:val="24"/>
        </w:rPr>
        <w:t>(</w:t>
      </w:r>
      <w:r w:rsidR="00A22B60">
        <w:rPr>
          <w:rFonts w:ascii="Times New Roman" w:hAnsi="Times New Roman" w:cs="Times New Roman"/>
          <w:sz w:val="24"/>
          <w:szCs w:val="24"/>
        </w:rPr>
        <w:t>NRSA</w:t>
      </w:r>
      <w:r w:rsidRPr="00DE00E0">
        <w:rPr>
          <w:rFonts w:ascii="Times New Roman" w:hAnsi="Times New Roman" w:cs="Times New Roman"/>
          <w:sz w:val="24"/>
          <w:szCs w:val="24"/>
        </w:rPr>
        <w:t>)</w:t>
      </w:r>
      <w:r>
        <w:rPr>
          <w:rFonts w:ascii="Times New Roman" w:hAnsi="Times New Roman" w:cs="Times New Roman"/>
          <w:sz w:val="24"/>
          <w:szCs w:val="24"/>
        </w:rPr>
        <w:t xml:space="preserve">. </w:t>
      </w:r>
      <w:r w:rsidR="00177823">
        <w:rPr>
          <w:rFonts w:ascii="Times New Roman" w:hAnsi="Times New Roman" w:cs="Times New Roman"/>
          <w:sz w:val="24"/>
          <w:szCs w:val="24"/>
        </w:rPr>
        <w:t>NRSA is a collaboration between the United States Environmental Protection Agency (USEPA)</w:t>
      </w:r>
      <w:r w:rsidR="00E70B7C">
        <w:rPr>
          <w:rFonts w:ascii="Times New Roman" w:hAnsi="Times New Roman" w:cs="Times New Roman"/>
          <w:sz w:val="24"/>
          <w:szCs w:val="24"/>
        </w:rPr>
        <w:t xml:space="preserve"> and</w:t>
      </w:r>
      <w:r w:rsidR="00177823">
        <w:rPr>
          <w:rFonts w:ascii="Times New Roman" w:hAnsi="Times New Roman" w:cs="Times New Roman"/>
          <w:sz w:val="24"/>
          <w:szCs w:val="24"/>
        </w:rPr>
        <w:t xml:space="preserve"> state, tribal</w:t>
      </w:r>
      <w:ins w:id="113" w:author="Kopp, Darin" w:date="2025-02-20T15:34:00Z">
        <w:r w:rsidR="00154AC2">
          <w:rPr>
            <w:rFonts w:ascii="Times New Roman" w:hAnsi="Times New Roman" w:cs="Times New Roman"/>
            <w:sz w:val="24"/>
            <w:szCs w:val="24"/>
          </w:rPr>
          <w:t>,</w:t>
        </w:r>
      </w:ins>
      <w:r w:rsidR="00177823">
        <w:rPr>
          <w:rFonts w:ascii="Times New Roman" w:hAnsi="Times New Roman" w:cs="Times New Roman"/>
          <w:sz w:val="24"/>
          <w:szCs w:val="24"/>
        </w:rPr>
        <w:t xml:space="preserve"> and federal partners to assess the </w:t>
      </w:r>
      <w:r w:rsidR="002A3EEB">
        <w:rPr>
          <w:rFonts w:ascii="Times New Roman" w:hAnsi="Times New Roman" w:cs="Times New Roman"/>
          <w:sz w:val="24"/>
          <w:szCs w:val="24"/>
        </w:rPr>
        <w:t>chemical, physical</w:t>
      </w:r>
      <w:r w:rsidR="00C51B01">
        <w:rPr>
          <w:rFonts w:ascii="Times New Roman" w:hAnsi="Times New Roman" w:cs="Times New Roman"/>
          <w:sz w:val="24"/>
          <w:szCs w:val="24"/>
        </w:rPr>
        <w:t>,</w:t>
      </w:r>
      <w:r w:rsidR="002A3EEB">
        <w:rPr>
          <w:rFonts w:ascii="Times New Roman" w:hAnsi="Times New Roman" w:cs="Times New Roman"/>
          <w:sz w:val="24"/>
          <w:szCs w:val="24"/>
        </w:rPr>
        <w:t xml:space="preserve"> and </w:t>
      </w:r>
      <w:r w:rsidR="00177823">
        <w:rPr>
          <w:rFonts w:ascii="Times New Roman" w:hAnsi="Times New Roman" w:cs="Times New Roman"/>
          <w:sz w:val="24"/>
          <w:szCs w:val="24"/>
        </w:rPr>
        <w:t xml:space="preserve">biological condition of streams and rivers </w:t>
      </w:r>
      <w:r w:rsidR="00A92356">
        <w:rPr>
          <w:rFonts w:ascii="Times New Roman" w:hAnsi="Times New Roman" w:cs="Times New Roman"/>
          <w:sz w:val="24"/>
          <w:szCs w:val="24"/>
        </w:rPr>
        <w:t>of</w:t>
      </w:r>
      <w:r w:rsidR="00177823">
        <w:rPr>
          <w:rFonts w:ascii="Times New Roman" w:hAnsi="Times New Roman" w:cs="Times New Roman"/>
          <w:sz w:val="24"/>
          <w:szCs w:val="24"/>
        </w:rPr>
        <w:t xml:space="preserve"> the United States </w:t>
      </w:r>
      <w:r w:rsidR="00396649">
        <w:rPr>
          <w:rFonts w:ascii="Times New Roman" w:hAnsi="Times New Roman" w:cs="Times New Roman"/>
          <w:sz w:val="24"/>
          <w:szCs w:val="24"/>
        </w:rPr>
        <w:t>(</w:t>
      </w:r>
      <w:r w:rsidR="00396649" w:rsidRPr="00396649">
        <w:rPr>
          <w:rFonts w:ascii="Times New Roman" w:hAnsi="Times New Roman" w:cs="Times New Roman"/>
          <w:sz w:val="24"/>
          <w:szCs w:val="24"/>
        </w:rPr>
        <w:t>https://www.epa.gov/national-aquatic-resource-surveys/nrsa</w:t>
      </w:r>
      <w:r w:rsidR="00396649">
        <w:rPr>
          <w:rFonts w:ascii="Times New Roman" w:hAnsi="Times New Roman" w:cs="Times New Roman"/>
          <w:sz w:val="24"/>
          <w:szCs w:val="24"/>
        </w:rPr>
        <w:t xml:space="preserve">). </w:t>
      </w:r>
      <w:r w:rsidR="00177823">
        <w:rPr>
          <w:rFonts w:ascii="Times New Roman" w:hAnsi="Times New Roman" w:cs="Times New Roman"/>
          <w:sz w:val="24"/>
          <w:szCs w:val="24"/>
        </w:rPr>
        <w:t>Every five years</w:t>
      </w:r>
      <w:r w:rsidR="00C51B01">
        <w:rPr>
          <w:rFonts w:ascii="Times New Roman" w:hAnsi="Times New Roman" w:cs="Times New Roman"/>
          <w:sz w:val="24"/>
          <w:szCs w:val="24"/>
        </w:rPr>
        <w:t xml:space="preserve">, beginning in 2008/2009, NRSA </w:t>
      </w:r>
      <w:del w:id="114" w:author="Kopp, Darin" w:date="2025-02-20T15:34:00Z">
        <w:r w:rsidR="00C51B01">
          <w:rPr>
            <w:rFonts w:ascii="Times New Roman" w:hAnsi="Times New Roman" w:cs="Times New Roman"/>
            <w:sz w:val="24"/>
            <w:szCs w:val="24"/>
          </w:rPr>
          <w:delText>uses a statistical survey design to randomly select</w:delText>
        </w:r>
      </w:del>
      <w:ins w:id="115" w:author="Kopp, Darin" w:date="2025-02-20T15:34:00Z">
        <w:r w:rsidR="008524A6">
          <w:rPr>
            <w:rFonts w:ascii="Times New Roman" w:hAnsi="Times New Roman" w:cs="Times New Roman"/>
            <w:sz w:val="24"/>
            <w:szCs w:val="24"/>
          </w:rPr>
          <w:t>surveys</w:t>
        </w:r>
      </w:ins>
      <w:r w:rsidR="008524A6">
        <w:rPr>
          <w:rFonts w:ascii="Times New Roman" w:hAnsi="Times New Roman" w:cs="Times New Roman"/>
          <w:sz w:val="24"/>
          <w:szCs w:val="24"/>
        </w:rPr>
        <w:t xml:space="preserve"> </w:t>
      </w:r>
      <w:r w:rsidR="00C51B01">
        <w:rPr>
          <w:rFonts w:ascii="Times New Roman" w:hAnsi="Times New Roman" w:cs="Times New Roman"/>
          <w:sz w:val="24"/>
          <w:szCs w:val="24"/>
        </w:rPr>
        <w:t>~</w:t>
      </w:r>
      <w:r w:rsidR="00177823">
        <w:rPr>
          <w:rFonts w:ascii="Times New Roman" w:hAnsi="Times New Roman" w:cs="Times New Roman"/>
          <w:sz w:val="24"/>
          <w:szCs w:val="24"/>
        </w:rPr>
        <w:t xml:space="preserve">2,000 </w:t>
      </w:r>
      <w:r w:rsidR="00C51B01">
        <w:rPr>
          <w:rFonts w:ascii="Times New Roman" w:hAnsi="Times New Roman" w:cs="Times New Roman"/>
          <w:sz w:val="24"/>
          <w:szCs w:val="24"/>
        </w:rPr>
        <w:t xml:space="preserve">stream/river </w:t>
      </w:r>
      <w:r w:rsidR="00177823">
        <w:rPr>
          <w:rFonts w:ascii="Times New Roman" w:hAnsi="Times New Roman" w:cs="Times New Roman"/>
          <w:sz w:val="24"/>
          <w:szCs w:val="24"/>
        </w:rPr>
        <w:t>locations</w:t>
      </w:r>
      <w:r w:rsidR="008524A6">
        <w:rPr>
          <w:rFonts w:ascii="Times New Roman" w:hAnsi="Times New Roman" w:cs="Times New Roman"/>
          <w:sz w:val="24"/>
          <w:szCs w:val="24"/>
        </w:rPr>
        <w:t xml:space="preserve"> </w:t>
      </w:r>
      <w:r w:rsidR="002E0800">
        <w:rPr>
          <w:rFonts w:ascii="Times New Roman" w:hAnsi="Times New Roman" w:cs="Times New Roman"/>
          <w:sz w:val="24"/>
          <w:szCs w:val="24"/>
        </w:rPr>
        <w:t xml:space="preserve">that are </w:t>
      </w:r>
      <w:del w:id="116" w:author="Kopp, Darin" w:date="2025-02-20T15:34:00Z">
        <w:r w:rsidR="002E0800">
          <w:rPr>
            <w:rFonts w:ascii="Times New Roman" w:hAnsi="Times New Roman" w:cs="Times New Roman"/>
            <w:sz w:val="24"/>
            <w:szCs w:val="24"/>
          </w:rPr>
          <w:delText>representative of</w:delText>
        </w:r>
        <w:r w:rsidR="00177823">
          <w:rPr>
            <w:rFonts w:ascii="Times New Roman" w:hAnsi="Times New Roman" w:cs="Times New Roman"/>
            <w:sz w:val="24"/>
            <w:szCs w:val="24"/>
          </w:rPr>
          <w:delText xml:space="preserve"> </w:delText>
        </w:r>
        <w:r w:rsidR="002E0800">
          <w:rPr>
            <w:rFonts w:ascii="Times New Roman" w:hAnsi="Times New Roman" w:cs="Times New Roman"/>
            <w:sz w:val="24"/>
            <w:szCs w:val="24"/>
          </w:rPr>
          <w:delText xml:space="preserve">the </w:delText>
        </w:r>
        <w:r w:rsidR="00C51B01">
          <w:rPr>
            <w:rFonts w:ascii="Times New Roman" w:hAnsi="Times New Roman" w:cs="Times New Roman"/>
            <w:sz w:val="24"/>
            <w:szCs w:val="24"/>
          </w:rPr>
          <w:delText>entire</w:delText>
        </w:r>
        <w:r w:rsidR="002E0800">
          <w:rPr>
            <w:rFonts w:ascii="Times New Roman" w:hAnsi="Times New Roman" w:cs="Times New Roman"/>
            <w:sz w:val="24"/>
            <w:szCs w:val="24"/>
          </w:rPr>
          <w:delText xml:space="preserve"> population of streams and rivers </w:delText>
        </w:r>
        <w:r w:rsidR="00DD3966">
          <w:rPr>
            <w:rFonts w:ascii="Times New Roman" w:hAnsi="Times New Roman" w:cs="Times New Roman"/>
            <w:sz w:val="24"/>
            <w:szCs w:val="24"/>
          </w:rPr>
          <w:delText xml:space="preserve">in </w:delText>
        </w:r>
        <w:r w:rsidR="00A46AE9">
          <w:rPr>
            <w:rFonts w:ascii="Times New Roman" w:hAnsi="Times New Roman" w:cs="Times New Roman"/>
            <w:sz w:val="24"/>
            <w:szCs w:val="24"/>
          </w:rPr>
          <w:delText>the contiguous US</w:delText>
        </w:r>
        <w:r w:rsidR="00DD3966">
          <w:rPr>
            <w:rFonts w:ascii="Times New Roman" w:hAnsi="Times New Roman" w:cs="Times New Roman"/>
            <w:sz w:val="24"/>
            <w:szCs w:val="24"/>
          </w:rPr>
          <w:delText xml:space="preserve"> </w:delText>
        </w:r>
        <w:r w:rsidR="00396649">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delInstrText xml:space="preserve"> ADDIN EN.CITE &lt;EndNote&gt;&lt;Cite&gt;&lt;Author&gt;Olsen&lt;/Author&gt;&lt;Year&gt;2008&lt;/Year&gt;&lt;RecNum&gt;74&lt;/RecNum&gt;&lt;DisplayText&gt;(Olsen and Peck 2008)&lt;/DisplayText&gt;&lt;record&gt;&lt;rec-number&gt;74&lt;/rec-number&gt;&lt;foreign-keys&gt;&lt;key app="EN" db-id="rtxzfetfi9xw07eeartpf9t7wwtdt2arspvw" timestamp="1708628531" guid="266dece4-6bc2-4ee6-a291-3ec40757f73d"&gt;74&lt;/key&gt;&lt;/foreign-keys&gt;&lt;ref-type name="Journal Article"&gt;17&lt;/ref-type&gt;&lt;contributors&gt;&lt;authors&gt;&lt;author&gt;Olsen, Anthony R.&lt;/author&gt;&lt;author&gt;Peck, David V.&lt;/author&gt;&lt;/authors&gt;&lt;/contributors&gt;&lt;titles&gt;&lt;title&gt;Survey design and extent estimates for the Wadeable Streams Assessment&lt;/title&gt;&lt;secondary-title&gt;Journal of the North American Benthological Society&lt;/secondary-title&gt;&lt;/titles&gt;&lt;periodical&gt;&lt;full-title&gt;Journal of the North American Benthological Society&lt;/full-title&gt;&lt;/periodical&gt;&lt;pages&gt;822-836&lt;/pages&gt;&lt;volume&gt;27&lt;/volume&gt;&lt;number&gt;4&lt;/number&gt;&lt;dates&gt;&lt;year&gt;2008&lt;/year&gt;&lt;pub-dates&gt;&lt;date&gt;2008/12/01&lt;/date&gt;&lt;/pub-dates&gt;&lt;/dates&gt;&lt;publisher&gt;The University of Chicago Press&lt;/publisher&gt;&lt;isbn&gt;0887-3593&lt;/isbn&gt;&lt;urls&gt;&lt;related-urls&gt;&lt;url&gt;https://doi.org/10.1899/08-050.1&lt;/url&gt;&lt;/related-urls&gt;&lt;/urls&gt;&lt;electronic-resource-num&gt;10.1899/08-050.1&lt;/electronic-resource-num&gt;&lt;access-date&gt;2024/02/22&lt;/access-date&gt;&lt;/record&gt;&lt;/Cite&gt;&lt;/EndNote&gt;</w:delInstrText>
        </w:r>
        <w:r w:rsidR="00396649">
          <w:rPr>
            <w:rFonts w:ascii="Times New Roman" w:hAnsi="Times New Roman" w:cs="Times New Roman"/>
            <w:color w:val="000000"/>
            <w:sz w:val="24"/>
            <w:szCs w:val="24"/>
          </w:rPr>
          <w:fldChar w:fldCharType="separate"/>
        </w:r>
        <w:r w:rsidR="00D07A92">
          <w:rPr>
            <w:rFonts w:ascii="Times New Roman" w:hAnsi="Times New Roman" w:cs="Times New Roman"/>
            <w:noProof/>
            <w:color w:val="000000"/>
            <w:sz w:val="24"/>
            <w:szCs w:val="24"/>
          </w:rPr>
          <w:delText>(</w:delText>
        </w:r>
        <w:r w:rsidR="00000000">
          <w:fldChar w:fldCharType="begin"/>
        </w:r>
        <w:r w:rsidR="00000000">
          <w:delInstrText>HYPERLINK \l "_ENREF_48" \o "Olsen, 2008 #74"</w:delInstrText>
        </w:r>
        <w:r w:rsidR="00000000">
          <w:fldChar w:fldCharType="separate"/>
        </w:r>
        <w:r w:rsidR="00FE06C8">
          <w:rPr>
            <w:rFonts w:ascii="Times New Roman" w:hAnsi="Times New Roman" w:cs="Times New Roman"/>
            <w:noProof/>
            <w:color w:val="000000"/>
            <w:sz w:val="24"/>
            <w:szCs w:val="24"/>
          </w:rPr>
          <w:delText>Olsen and Peck 2008</w:delText>
        </w:r>
        <w:r w:rsidR="00000000">
          <w:rPr>
            <w:rFonts w:ascii="Times New Roman" w:hAnsi="Times New Roman" w:cs="Times New Roman"/>
            <w:noProof/>
            <w:color w:val="000000"/>
            <w:sz w:val="24"/>
            <w:szCs w:val="24"/>
          </w:rPr>
          <w:fldChar w:fldCharType="end"/>
        </w:r>
        <w:r w:rsidR="00D07A92">
          <w:rPr>
            <w:rFonts w:ascii="Times New Roman" w:hAnsi="Times New Roman" w:cs="Times New Roman"/>
            <w:noProof/>
            <w:color w:val="000000"/>
            <w:sz w:val="24"/>
            <w:szCs w:val="24"/>
          </w:rPr>
          <w:delText>)</w:delText>
        </w:r>
        <w:r w:rsidR="00396649">
          <w:rPr>
            <w:rFonts w:ascii="Times New Roman" w:hAnsi="Times New Roman" w:cs="Times New Roman"/>
            <w:color w:val="000000"/>
            <w:sz w:val="24"/>
            <w:szCs w:val="24"/>
          </w:rPr>
          <w:fldChar w:fldCharType="end"/>
        </w:r>
        <w:r w:rsidR="00396649">
          <w:rPr>
            <w:rFonts w:ascii="Times New Roman" w:hAnsi="Times New Roman" w:cs="Times New Roman"/>
            <w:color w:val="000000"/>
            <w:sz w:val="24"/>
            <w:szCs w:val="24"/>
          </w:rPr>
          <w:delText>.</w:delText>
        </w:r>
      </w:del>
      <w:ins w:id="117" w:author="Kopp, Darin" w:date="2025-02-20T15:34:00Z">
        <w:r w:rsidR="008524A6">
          <w:rPr>
            <w:rFonts w:ascii="Times New Roman" w:hAnsi="Times New Roman" w:cs="Times New Roman"/>
            <w:sz w:val="24"/>
            <w:szCs w:val="24"/>
          </w:rPr>
          <w:t>selected using a probabilistic survey design and handpicked by state and tribal partners.</w:t>
        </w:r>
      </w:ins>
      <w:r w:rsidR="008524A6">
        <w:rPr>
          <w:rFonts w:ascii="Times New Roman" w:hAnsi="Times New Roman" w:cs="Times New Roman"/>
          <w:sz w:val="24"/>
          <w:szCs w:val="24"/>
        </w:rPr>
        <w:t xml:space="preserve"> These sites are surveyed for biological, chemical, and physical characteristics using standardized field protocols</w:t>
      </w:r>
      <w:ins w:id="118" w:author="Kopp, Darin" w:date="2025-02-20T15:34:00Z">
        <w:r w:rsidR="008524A6">
          <w:rPr>
            <w:rFonts w:ascii="Times New Roman" w:hAnsi="Times New Roman" w:cs="Times New Roman"/>
            <w:sz w:val="24"/>
            <w:szCs w:val="24"/>
          </w:rPr>
          <w:t xml:space="preserve"> </w:t>
        </w:r>
        <w:r w:rsidR="008524A6">
          <w:rPr>
            <w:rFonts w:ascii="Times New Roman" w:hAnsi="Times New Roman" w:cs="Times New Roman"/>
            <w:sz w:val="24"/>
            <w:szCs w:val="24"/>
          </w:rPr>
          <w:fldChar w:fldCharType="begin"/>
        </w:r>
        <w:r w:rsidR="008524A6">
          <w:rPr>
            <w:rFonts w:ascii="Times New Roman" w:hAnsi="Times New Roman" w:cs="Times New Roman"/>
            <w:sz w:val="24"/>
            <w:szCs w:val="24"/>
          </w:rPr>
          <w:instrText xml:space="preserve"> ADDIN EN.CITE &lt;EndNote&gt;&lt;Cite&gt;&lt;Author&gt;USEPA&lt;/Author&gt;&lt;Year&gt;2023&lt;/Year&gt;&lt;RecNum&gt;75&lt;/RecNum&gt;&lt;DisplayText&gt;(USEPA 2023)&lt;/DisplayText&gt;&lt;record&gt;&lt;rec-number&gt;75&lt;/rec-number&gt;&lt;foreign-keys&gt;&lt;key app="EN" db-id="rtxzfetfi9xw07eeartpf9t7wwtdt2arspvw" timestamp="1708629831" guid="c8c14dbe-54ee-42cd-9a3b-187cfdb07f9e"&gt;75&lt;/key&gt;&lt;/foreign-keys&gt;&lt;ref-type name="Report"&gt;27&lt;/ref-type&gt;&lt;contributors&gt;&lt;authors&gt;&lt;author&gt;USEPA&lt;/author&gt;&lt;/authors&gt;&lt;/contributors&gt;&lt;titles&gt;&lt;title&gt;National Rivers and Streams Assessment 2018-2019 Technical Support Document. EPA 841-R-22-005&lt;/title&gt;&lt;/titles&gt;&lt;dates&gt;&lt;year&gt;2023&lt;/year&gt;&lt;/dates&gt;&lt;pub-location&gt;Washington, D.C. &lt;/pub-location&gt;&lt;publisher&gt;&lt;style face="normal" font="default" size="100%"&gt;U.S. Environmental Protection Agency&lt;/style&gt;&lt;style face="bold" font="default" size="100%"&gt;, &lt;/style&gt;&lt;style face="normal" font="default" size="100%"&gt;Office of Water and Office of Research and Development&lt;/style&gt;&lt;/publisher&gt;&lt;urls&gt;&lt;/urls&gt;&lt;/record&gt;&lt;/Cite&gt;&lt;/EndNote&gt;</w:instrText>
        </w:r>
        <w:r w:rsidR="008524A6">
          <w:rPr>
            <w:rFonts w:ascii="Times New Roman" w:hAnsi="Times New Roman" w:cs="Times New Roman"/>
            <w:sz w:val="24"/>
            <w:szCs w:val="24"/>
          </w:rPr>
          <w:fldChar w:fldCharType="separate"/>
        </w:r>
        <w:r w:rsidR="008524A6">
          <w:rPr>
            <w:rFonts w:ascii="Times New Roman" w:hAnsi="Times New Roman" w:cs="Times New Roman"/>
            <w:noProof/>
            <w:sz w:val="24"/>
            <w:szCs w:val="24"/>
          </w:rPr>
          <w:t>(</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sz w:val="24"/>
            <w:szCs w:val="24"/>
          </w:rPr>
          <w:t>USEPA 2023</w:t>
        </w:r>
        <w:r w:rsidR="00000000">
          <w:rPr>
            <w:rFonts w:ascii="Times New Roman" w:hAnsi="Times New Roman" w:cs="Times New Roman"/>
            <w:noProof/>
            <w:sz w:val="24"/>
            <w:szCs w:val="24"/>
          </w:rPr>
          <w:fldChar w:fldCharType="end"/>
        </w:r>
        <w:r w:rsidR="008524A6">
          <w:rPr>
            <w:rFonts w:ascii="Times New Roman" w:hAnsi="Times New Roman" w:cs="Times New Roman"/>
            <w:noProof/>
            <w:sz w:val="24"/>
            <w:szCs w:val="24"/>
          </w:rPr>
          <w:t>)</w:t>
        </w:r>
        <w:r w:rsidR="008524A6">
          <w:rPr>
            <w:rFonts w:ascii="Times New Roman" w:hAnsi="Times New Roman" w:cs="Times New Roman"/>
            <w:sz w:val="24"/>
            <w:szCs w:val="24"/>
          </w:rPr>
          <w:fldChar w:fldCharType="end"/>
        </w:r>
        <w:r w:rsidR="008524A6">
          <w:rPr>
            <w:rFonts w:ascii="Times New Roman" w:hAnsi="Times New Roman" w:cs="Times New Roman"/>
            <w:sz w:val="24"/>
            <w:szCs w:val="24"/>
          </w:rPr>
          <w:t>.</w:t>
        </w:r>
        <w:r w:rsidR="00C606C9">
          <w:rPr>
            <w:rFonts w:ascii="Times New Roman" w:hAnsi="Times New Roman" w:cs="Times New Roman"/>
            <w:sz w:val="24"/>
            <w:szCs w:val="24"/>
          </w:rPr>
          <w:t xml:space="preserve"> </w:t>
        </w:r>
        <w:r w:rsidR="008524A6">
          <w:rPr>
            <w:rFonts w:ascii="Times New Roman" w:hAnsi="Times New Roman" w:cs="Times New Roman"/>
            <w:sz w:val="24"/>
            <w:szCs w:val="24"/>
          </w:rPr>
          <w:t>Only sites included in the probabilistic sample are</w:t>
        </w:r>
        <w:r w:rsidR="00FF4A4A">
          <w:rPr>
            <w:rFonts w:ascii="Times New Roman" w:hAnsi="Times New Roman" w:cs="Times New Roman"/>
            <w:sz w:val="24"/>
            <w:szCs w:val="24"/>
          </w:rPr>
          <w:t xml:space="preserve"> selected to be</w:t>
        </w:r>
        <w:r w:rsidR="008524A6">
          <w:rPr>
            <w:rFonts w:ascii="Times New Roman" w:hAnsi="Times New Roman" w:cs="Times New Roman"/>
            <w:sz w:val="24"/>
            <w:szCs w:val="24"/>
          </w:rPr>
          <w:t xml:space="preserve"> </w:t>
        </w:r>
        <w:r w:rsidR="002E0800">
          <w:rPr>
            <w:rFonts w:ascii="Times New Roman" w:hAnsi="Times New Roman" w:cs="Times New Roman"/>
            <w:sz w:val="24"/>
            <w:szCs w:val="24"/>
          </w:rPr>
          <w:t>representative of</w:t>
        </w:r>
        <w:r w:rsidR="00177823">
          <w:rPr>
            <w:rFonts w:ascii="Times New Roman" w:hAnsi="Times New Roman" w:cs="Times New Roman"/>
            <w:sz w:val="24"/>
            <w:szCs w:val="24"/>
          </w:rPr>
          <w:t xml:space="preserve"> </w:t>
        </w:r>
        <w:r w:rsidR="002E0800">
          <w:rPr>
            <w:rFonts w:ascii="Times New Roman" w:hAnsi="Times New Roman" w:cs="Times New Roman"/>
            <w:sz w:val="24"/>
            <w:szCs w:val="24"/>
          </w:rPr>
          <w:t xml:space="preserve">the </w:t>
        </w:r>
        <w:r w:rsidR="00C51B01">
          <w:rPr>
            <w:rFonts w:ascii="Times New Roman" w:hAnsi="Times New Roman" w:cs="Times New Roman"/>
            <w:sz w:val="24"/>
            <w:szCs w:val="24"/>
          </w:rPr>
          <w:t>entire</w:t>
        </w:r>
        <w:r w:rsidR="002E0800">
          <w:rPr>
            <w:rFonts w:ascii="Times New Roman" w:hAnsi="Times New Roman" w:cs="Times New Roman"/>
            <w:sz w:val="24"/>
            <w:szCs w:val="24"/>
          </w:rPr>
          <w:t xml:space="preserve"> population of streams and rivers </w:t>
        </w:r>
        <w:r w:rsidR="00DD3966">
          <w:rPr>
            <w:rFonts w:ascii="Times New Roman" w:hAnsi="Times New Roman" w:cs="Times New Roman"/>
            <w:sz w:val="24"/>
            <w:szCs w:val="24"/>
          </w:rPr>
          <w:t xml:space="preserve">in </w:t>
        </w:r>
        <w:r w:rsidR="00A46AE9">
          <w:rPr>
            <w:rFonts w:ascii="Times New Roman" w:hAnsi="Times New Roman" w:cs="Times New Roman"/>
            <w:sz w:val="24"/>
            <w:szCs w:val="24"/>
          </w:rPr>
          <w:t>the contiguous US</w:t>
        </w:r>
        <w:r w:rsidR="00DD3966">
          <w:rPr>
            <w:rFonts w:ascii="Times New Roman" w:hAnsi="Times New Roman" w:cs="Times New Roman"/>
            <w:sz w:val="24"/>
            <w:szCs w:val="24"/>
          </w:rPr>
          <w:t xml:space="preserve"> </w:t>
        </w:r>
        <w:r w:rsidR="008524A6">
          <w:rPr>
            <w:rFonts w:ascii="Times New Roman" w:hAnsi="Times New Roman" w:cs="Times New Roman"/>
            <w:sz w:val="24"/>
            <w:szCs w:val="24"/>
          </w:rPr>
          <w:t xml:space="preserve">and used for assessment </w:t>
        </w:r>
      </w:ins>
      <w:sdt>
        <w:sdtPr>
          <w:rPr>
            <w:rFonts w:ascii="Times New Roman" w:hAnsi="Times New Roman" w:cs="Times New Roman"/>
            <w:color w:val="000000"/>
            <w:sz w:val="24"/>
            <w:szCs w:val="24"/>
          </w:rPr>
          <w:tag w:val="MENDELEY_CITATION_v3_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"/>
          <w:id w:val="35780215"/>
          <w:placeholder>
            <w:docPart w:val="006EE9044A6149938B2A97725C639D42"/>
          </w:placeholder>
        </w:sdtPr>
        <w:sdtContent>
          <w:ins w:id="119" w:author="Kopp, Darin" w:date="2025-02-20T15:34:00Z">
            <w:r w:rsidR="00396649">
              <w:rPr>
                <w:rFonts w:ascii="Times New Roman" w:hAnsi="Times New Roman" w:cs="Times New Roman"/>
                <w:color w:val="000000"/>
                <w:sz w:val="24"/>
                <w:szCs w:val="24"/>
              </w:rPr>
              <w:fldChar w:fldCharType="begin"/>
            </w:r>
            <w:r w:rsidR="008918F2">
              <w:rPr>
                <w:rFonts w:ascii="Times New Roman" w:hAnsi="Times New Roman" w:cs="Times New Roman"/>
                <w:color w:val="000000"/>
                <w:sz w:val="24"/>
                <w:szCs w:val="24"/>
              </w:rPr>
              <w:instrText xml:space="preserve"> ADDIN EN.CITE &lt;EndNote&gt;&lt;Cite&gt;&lt;Author&gt;Olsen&lt;/Author&gt;&lt;Year&gt;2008&lt;/Year&gt;&lt;RecNum&gt;74&lt;/RecNum&gt;&lt;DisplayText&gt;(Olsen and Peck 2008)&lt;/DisplayText&gt;&lt;record&gt;&lt;rec-number&gt;74&lt;/rec-number&gt;&lt;foreign-keys&gt;&lt;key app="EN" db-id="rtxzfetfi9xw07eeartpf9t7wwtdt2arspvw" timestamp="1708628531" guid="266dece4-6bc2-4ee6-a291-3ec40757f73d"&gt;74&lt;/key&gt;&lt;/foreign-keys&gt;&lt;ref-type name="Journal Article"&gt;17&lt;/ref-type&gt;&lt;contributors&gt;&lt;authors&gt;&lt;author&gt;Olsen, Anthony R.&lt;/author&gt;&lt;author&gt;Peck, David V.&lt;/author&gt;&lt;/authors&gt;&lt;/contributors&gt;&lt;titles&gt;&lt;title&gt;Survey design and extent estimates for the Wadeable Streams Assessment&lt;/title&gt;&lt;secondary-title&gt;Journal of the North American Benthological Society&lt;/secondary-title&gt;&lt;/titles&gt;&lt;periodical&gt;&lt;full-title&gt;Journal of the North American Benthological Society&lt;/full-title&gt;&lt;/periodical&gt;&lt;pages&gt;822-836&lt;/pages&gt;&lt;volume&gt;27&lt;/volume&gt;&lt;number&gt;4&lt;/number&gt;&lt;dates&gt;&lt;year&gt;2008&lt;/year&gt;&lt;pub-dates&gt;&lt;date&gt;2008/12/01&lt;/date&gt;&lt;/pub-dates&gt;&lt;/dates&gt;&lt;publisher&gt;The University of Chicago Press&lt;/publisher&gt;&lt;isbn&gt;0887-3593&lt;/isbn&gt;&lt;urls&gt;&lt;related-urls&gt;&lt;url&gt;https://doi.org/10.1899/08-050.1&lt;/url&gt;&lt;/related-urls&gt;&lt;/urls&gt;&lt;electronic-resource-num&gt;10.1899/08-050.1&lt;/electronic-resource-num&gt;&lt;access-date&gt;2024/02/22&lt;/access-date&gt;&lt;/record&gt;&lt;/Cite&gt;&lt;/EndNote&gt;</w:instrText>
            </w:r>
            <w:r w:rsidR="00396649">
              <w:rPr>
                <w:rFonts w:ascii="Times New Roman" w:hAnsi="Times New Roman" w:cs="Times New Roman"/>
                <w:color w:val="000000"/>
                <w:sz w:val="24"/>
                <w:szCs w:val="24"/>
              </w:rPr>
              <w:fldChar w:fldCharType="separate"/>
            </w:r>
            <w:r w:rsidR="008918F2">
              <w:rPr>
                <w:rFonts w:ascii="Times New Roman" w:hAnsi="Times New Roman" w:cs="Times New Roman"/>
                <w:noProof/>
                <w:color w:val="000000"/>
                <w:sz w:val="24"/>
                <w:szCs w:val="24"/>
              </w:rPr>
              <w:t>(</w:t>
            </w:r>
            <w:r w:rsidR="00000000">
              <w:fldChar w:fldCharType="begin"/>
            </w:r>
            <w:r w:rsidR="00000000">
              <w:instrText>HYPERLINK \l "_ENREF_55" \o "Olsen, 2008 #74"</w:instrText>
            </w:r>
            <w:r w:rsidR="00000000">
              <w:fldChar w:fldCharType="separate"/>
            </w:r>
            <w:r w:rsidR="00707795">
              <w:rPr>
                <w:rFonts w:ascii="Times New Roman" w:hAnsi="Times New Roman" w:cs="Times New Roman"/>
                <w:noProof/>
                <w:color w:val="000000"/>
                <w:sz w:val="24"/>
                <w:szCs w:val="24"/>
              </w:rPr>
              <w:t>Olsen and Peck 2008</w:t>
            </w:r>
            <w:r w:rsidR="00000000">
              <w:rPr>
                <w:rFonts w:ascii="Times New Roman" w:hAnsi="Times New Roman" w:cs="Times New Roman"/>
                <w:noProof/>
                <w:color w:val="000000"/>
                <w:sz w:val="24"/>
                <w:szCs w:val="24"/>
              </w:rPr>
              <w:fldChar w:fldCharType="end"/>
            </w:r>
            <w:r w:rsidR="008918F2">
              <w:rPr>
                <w:rFonts w:ascii="Times New Roman" w:hAnsi="Times New Roman" w:cs="Times New Roman"/>
                <w:noProof/>
                <w:color w:val="000000"/>
                <w:sz w:val="24"/>
                <w:szCs w:val="24"/>
              </w:rPr>
              <w:t>)</w:t>
            </w:r>
            <w:r w:rsidR="00396649">
              <w:rPr>
                <w:rFonts w:ascii="Times New Roman" w:hAnsi="Times New Roman" w:cs="Times New Roman"/>
                <w:color w:val="000000"/>
                <w:sz w:val="24"/>
                <w:szCs w:val="24"/>
              </w:rPr>
              <w:fldChar w:fldCharType="end"/>
            </w:r>
            <w:r w:rsidR="00396649">
              <w:rPr>
                <w:rFonts w:ascii="Times New Roman" w:hAnsi="Times New Roman" w:cs="Times New Roman"/>
                <w:color w:val="000000"/>
                <w:sz w:val="24"/>
                <w:szCs w:val="24"/>
              </w:rPr>
              <w:t>.</w:t>
            </w:r>
          </w:ins>
        </w:sdtContent>
      </w:sdt>
      <w:ins w:id="120" w:author="Kopp, Darin" w:date="2025-02-20T15:34:00Z">
        <w:r w:rsidR="00177823">
          <w:rPr>
            <w:rFonts w:ascii="Times New Roman" w:hAnsi="Times New Roman" w:cs="Times New Roman"/>
            <w:sz w:val="24"/>
            <w:szCs w:val="24"/>
          </w:rPr>
          <w:t xml:space="preserve"> </w:t>
        </w:r>
        <w:r w:rsidR="00C606C9">
          <w:rPr>
            <w:rFonts w:ascii="Times New Roman" w:hAnsi="Times New Roman" w:cs="Times New Roman"/>
            <w:sz w:val="24"/>
            <w:szCs w:val="24"/>
          </w:rPr>
          <w:t>In addition</w:t>
        </w:r>
        <w:r w:rsidR="00FF4A4A">
          <w:rPr>
            <w:rFonts w:ascii="Times New Roman" w:hAnsi="Times New Roman" w:cs="Times New Roman"/>
            <w:sz w:val="24"/>
            <w:szCs w:val="24"/>
          </w:rPr>
          <w:t>,</w:t>
        </w:r>
        <w:r w:rsidR="00C606C9">
          <w:rPr>
            <w:rFonts w:ascii="Times New Roman" w:hAnsi="Times New Roman" w:cs="Times New Roman"/>
            <w:sz w:val="24"/>
            <w:szCs w:val="24"/>
          </w:rPr>
          <w:t xml:space="preserve"> </w:t>
        </w:r>
        <w:r w:rsidR="005315BD">
          <w:rPr>
            <w:rFonts w:ascii="Times New Roman" w:hAnsi="Times New Roman" w:cs="Times New Roman"/>
            <w:sz w:val="24"/>
            <w:szCs w:val="24"/>
          </w:rPr>
          <w:t xml:space="preserve">approximately </w:t>
        </w:r>
        <w:r w:rsidR="00C606C9">
          <w:rPr>
            <w:rFonts w:ascii="Times New Roman" w:hAnsi="Times New Roman" w:cs="Times New Roman"/>
            <w:sz w:val="24"/>
            <w:szCs w:val="24"/>
          </w:rPr>
          <w:t>10%</w:t>
        </w:r>
        <w:r w:rsidR="007E7942">
          <w:rPr>
            <w:rFonts w:ascii="Times New Roman" w:hAnsi="Times New Roman" w:cs="Times New Roman"/>
            <w:sz w:val="24"/>
            <w:szCs w:val="24"/>
          </w:rPr>
          <w:t xml:space="preserve"> of the</w:t>
        </w:r>
        <w:r w:rsidR="00C606C9">
          <w:rPr>
            <w:rFonts w:ascii="Times New Roman" w:hAnsi="Times New Roman" w:cs="Times New Roman"/>
            <w:sz w:val="24"/>
            <w:szCs w:val="24"/>
          </w:rPr>
          <w:t xml:space="preserve"> probabilistic sites are revisited to assess within-year variability</w:t>
        </w:r>
        <w:r w:rsidR="00972D06">
          <w:rPr>
            <w:rFonts w:ascii="Times New Roman" w:hAnsi="Times New Roman" w:cs="Times New Roman"/>
            <w:sz w:val="24"/>
            <w:szCs w:val="24"/>
          </w:rPr>
          <w:t xml:space="preserve"> and approximately 30% of these sites are resampled in the next survey cycle to evaluate among-year variability</w:t>
        </w:r>
      </w:ins>
      <w:r w:rsidR="00C606C9">
        <w:rPr>
          <w:rFonts w:ascii="Times New Roman" w:hAnsi="Times New Roman" w:cs="Times New Roman"/>
          <w:sz w:val="24"/>
          <w:szCs w:val="24"/>
        </w:rPr>
        <w:t>.</w:t>
      </w:r>
    </w:p>
    <w:p w14:paraId="76EFB158" w14:textId="77777777" w:rsidR="00A53A5F" w:rsidRDefault="00AF3318" w:rsidP="00DE00E0">
      <w:pPr>
        <w:spacing w:line="240" w:lineRule="auto"/>
        <w:contextualSpacing/>
        <w:rPr>
          <w:del w:id="121" w:author="Kopp, Darin" w:date="2025-02-20T15:34:00Z"/>
          <w:rFonts w:ascii="Times New Roman" w:hAnsi="Times New Roman" w:cs="Times New Roman"/>
          <w:i/>
          <w:iCs/>
          <w:sz w:val="24"/>
          <w:szCs w:val="24"/>
        </w:rPr>
      </w:pPr>
      <w:del w:id="122" w:author="Kopp, Darin" w:date="2025-02-20T15:34:00Z">
        <w:r>
          <w:rPr>
            <w:rFonts w:ascii="Times New Roman" w:hAnsi="Times New Roman" w:cs="Times New Roman"/>
            <w:i/>
            <w:iCs/>
            <w:noProof/>
            <w:sz w:val="24"/>
            <w:szCs w:val="24"/>
          </w:rPr>
          <w:drawing>
            <wp:inline distT="0" distB="0" distL="0" distR="0" wp14:anchorId="3C95FE51" wp14:editId="614A3FE4">
              <wp:extent cx="5943600" cy="3782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del>
    </w:p>
    <w:p w14:paraId="64737680" w14:textId="77777777" w:rsidR="00DE00E0" w:rsidRDefault="00AF3318" w:rsidP="00DE00E0">
      <w:pPr>
        <w:spacing w:line="240" w:lineRule="auto"/>
        <w:contextualSpacing/>
        <w:rPr>
          <w:del w:id="123" w:author="Kopp, Darin" w:date="2025-02-20T15:34:00Z"/>
          <w:rFonts w:ascii="Times New Roman" w:hAnsi="Times New Roman" w:cs="Times New Roman"/>
          <w:sz w:val="24"/>
          <w:szCs w:val="24"/>
        </w:rPr>
      </w:pPr>
      <w:del w:id="124" w:author="Kopp, Darin" w:date="2025-02-20T15:34:00Z">
        <w:r>
          <w:rPr>
            <w:rFonts w:ascii="Times New Roman" w:hAnsi="Times New Roman" w:cs="Times New Roman"/>
            <w:sz w:val="24"/>
            <w:szCs w:val="24"/>
          </w:rPr>
          <w:delText xml:space="preserve">Figure 1: Ecoregions and survey locations for the National Rivers and Streams Assessment 2018-2019 survey. </w:delText>
        </w:r>
        <w:r w:rsidR="0081586C">
          <w:rPr>
            <w:rFonts w:ascii="Times New Roman" w:hAnsi="Times New Roman" w:cs="Times New Roman"/>
            <w:sz w:val="24"/>
            <w:szCs w:val="24"/>
          </w:rPr>
          <w:delText xml:space="preserve">CPL = Coastal Plains, NAP = Northern Appalachians, NPL = Northern Plains, SAP = Southern Appalachians, SPL = Southern Plains, TPL = Temperate Plains, UMW = Upper Midwest; WMT = Western Mountains; XER = </w:delText>
        </w:r>
        <w:r w:rsidR="00A46AE9">
          <w:rPr>
            <w:rFonts w:ascii="Times New Roman" w:hAnsi="Times New Roman" w:cs="Times New Roman"/>
            <w:sz w:val="24"/>
            <w:szCs w:val="24"/>
          </w:rPr>
          <w:delText>X</w:delText>
        </w:r>
        <w:r w:rsidR="0081586C">
          <w:rPr>
            <w:rFonts w:ascii="Times New Roman" w:hAnsi="Times New Roman" w:cs="Times New Roman"/>
            <w:sz w:val="24"/>
            <w:szCs w:val="24"/>
          </w:rPr>
          <w:delText>eric</w:delText>
        </w:r>
      </w:del>
    </w:p>
    <w:p w14:paraId="2C7C622F" w14:textId="77777777" w:rsidR="00DE00E0" w:rsidRPr="00AF3318" w:rsidRDefault="00DE00E0" w:rsidP="00DE00E0">
      <w:pPr>
        <w:spacing w:line="480" w:lineRule="auto"/>
        <w:contextualSpacing/>
        <w:rPr>
          <w:rFonts w:ascii="Times New Roman" w:hAnsi="Times New Roman" w:cs="Times New Roman"/>
          <w:sz w:val="24"/>
          <w:szCs w:val="24"/>
        </w:rPr>
      </w:pPr>
    </w:p>
    <w:p w14:paraId="66F8ACCD" w14:textId="654217EB" w:rsidR="00313886" w:rsidRPr="00C64BD0" w:rsidRDefault="00313886" w:rsidP="00DE00E0">
      <w:pPr>
        <w:spacing w:line="480" w:lineRule="auto"/>
        <w:contextualSpacing/>
        <w:rPr>
          <w:rFonts w:ascii="Times New Roman" w:hAnsi="Times New Roman" w:cs="Times New Roman"/>
          <w:i/>
          <w:iCs/>
          <w:sz w:val="24"/>
          <w:szCs w:val="24"/>
        </w:rPr>
      </w:pPr>
      <w:r w:rsidRPr="00C64BD0">
        <w:rPr>
          <w:rFonts w:ascii="Times New Roman" w:hAnsi="Times New Roman" w:cs="Times New Roman"/>
          <w:i/>
          <w:iCs/>
          <w:sz w:val="24"/>
          <w:szCs w:val="24"/>
        </w:rPr>
        <w:t xml:space="preserve">Benthic </w:t>
      </w:r>
      <w:r w:rsidR="0081586C">
        <w:rPr>
          <w:rFonts w:ascii="Times New Roman" w:hAnsi="Times New Roman" w:cs="Times New Roman"/>
          <w:i/>
          <w:iCs/>
          <w:sz w:val="24"/>
          <w:szCs w:val="24"/>
        </w:rPr>
        <w:t>m</w:t>
      </w:r>
      <w:r w:rsidRPr="00C64BD0">
        <w:rPr>
          <w:rFonts w:ascii="Times New Roman" w:hAnsi="Times New Roman" w:cs="Times New Roman"/>
          <w:i/>
          <w:iCs/>
          <w:sz w:val="24"/>
          <w:szCs w:val="24"/>
        </w:rPr>
        <w:t xml:space="preserve">acroinvertebrate </w:t>
      </w:r>
      <w:r w:rsidR="0081586C">
        <w:rPr>
          <w:rFonts w:ascii="Times New Roman" w:hAnsi="Times New Roman" w:cs="Times New Roman"/>
          <w:i/>
          <w:iCs/>
          <w:sz w:val="24"/>
          <w:szCs w:val="24"/>
        </w:rPr>
        <w:t>a</w:t>
      </w:r>
      <w:r w:rsidRPr="00C64BD0">
        <w:rPr>
          <w:rFonts w:ascii="Times New Roman" w:hAnsi="Times New Roman" w:cs="Times New Roman"/>
          <w:i/>
          <w:iCs/>
          <w:sz w:val="24"/>
          <w:szCs w:val="24"/>
        </w:rPr>
        <w:t>ssemblages</w:t>
      </w:r>
      <w:r w:rsidR="002D009F">
        <w:rPr>
          <w:rFonts w:ascii="Times New Roman" w:hAnsi="Times New Roman" w:cs="Times New Roman"/>
          <w:i/>
          <w:iCs/>
          <w:sz w:val="24"/>
          <w:szCs w:val="24"/>
        </w:rPr>
        <w:t xml:space="preserve"> and</w:t>
      </w:r>
      <w:r w:rsidR="002D009F" w:rsidRPr="002D009F">
        <w:rPr>
          <w:rFonts w:ascii="Times New Roman" w:hAnsi="Times New Roman" w:cs="Times New Roman"/>
          <w:i/>
          <w:iCs/>
          <w:sz w:val="24"/>
          <w:szCs w:val="24"/>
        </w:rPr>
        <w:t xml:space="preserve"> </w:t>
      </w:r>
      <w:r w:rsidR="0081586C">
        <w:rPr>
          <w:rFonts w:ascii="Times New Roman" w:hAnsi="Times New Roman" w:cs="Times New Roman"/>
          <w:i/>
          <w:iCs/>
          <w:sz w:val="24"/>
          <w:szCs w:val="24"/>
        </w:rPr>
        <w:t>physiochemical variables</w:t>
      </w:r>
    </w:p>
    <w:p w14:paraId="45CD3285" w14:textId="026912F1" w:rsidR="00E4453F" w:rsidRDefault="00313886" w:rsidP="00DE00E0">
      <w:pPr>
        <w:spacing w:line="480" w:lineRule="auto"/>
        <w:ind w:firstLine="720"/>
        <w:contextualSpacing/>
        <w:rPr>
          <w:rFonts w:ascii="Times New Roman" w:hAnsi="Times New Roman" w:cs="Times New Roman"/>
          <w:i/>
          <w:iCs/>
          <w:sz w:val="24"/>
          <w:szCs w:val="24"/>
        </w:rPr>
      </w:pPr>
      <w:r w:rsidRPr="00C64BD0">
        <w:rPr>
          <w:rFonts w:ascii="Times New Roman" w:hAnsi="Times New Roman" w:cs="Times New Roman"/>
          <w:color w:val="000000"/>
          <w:sz w:val="24"/>
          <w:szCs w:val="24"/>
        </w:rPr>
        <w:t xml:space="preserve">Procedures </w:t>
      </w:r>
      <w:r w:rsidRPr="00C64BD0">
        <w:rPr>
          <w:rFonts w:ascii="Times New Roman" w:hAnsi="Times New Roman" w:cs="Times New Roman"/>
          <w:sz w:val="24"/>
          <w:szCs w:val="24"/>
        </w:rPr>
        <w:t>for collecting</w:t>
      </w:r>
      <w:r w:rsidR="00A61DF4">
        <w:rPr>
          <w:rFonts w:ascii="Times New Roman" w:hAnsi="Times New Roman" w:cs="Times New Roman"/>
          <w:sz w:val="24"/>
          <w:szCs w:val="24"/>
        </w:rPr>
        <w:t xml:space="preserve"> benthic</w:t>
      </w:r>
      <w:r w:rsidRPr="00C64BD0">
        <w:rPr>
          <w:rFonts w:ascii="Times New Roman" w:hAnsi="Times New Roman" w:cs="Times New Roman"/>
          <w:sz w:val="24"/>
          <w:szCs w:val="24"/>
        </w:rPr>
        <w:t xml:space="preserve"> macroinvertebrates are described in</w:t>
      </w:r>
      <w:r w:rsidR="00A61DF4">
        <w:rPr>
          <w:rFonts w:ascii="Times New Roman" w:hAnsi="Times New Roman" w:cs="Times New Roman"/>
          <w:sz w:val="24"/>
          <w:szCs w:val="24"/>
        </w:rPr>
        <w:t xml:space="preserve"> detail elsewhere</w:t>
      </w:r>
      <w:r w:rsidRPr="00C64BD0">
        <w:rPr>
          <w:rFonts w:ascii="Times New Roman" w:hAnsi="Times New Roman" w:cs="Times New Roman"/>
          <w:sz w:val="24"/>
          <w:szCs w:val="24"/>
        </w:rPr>
        <w:t xml:space="preserve"> </w:t>
      </w:r>
      <w:r w:rsidR="001C56DA" w:rsidRPr="00C64BD0">
        <w:rPr>
          <w:rFonts w:ascii="Times New Roman" w:hAnsi="Times New Roman" w:cs="Times New Roman"/>
          <w:sz w:val="24"/>
          <w:szCs w:val="24"/>
        </w:rPr>
        <w:fldChar w:fldCharType="begin"/>
      </w:r>
      <w:r w:rsidR="008918F2">
        <w:rPr>
          <w:rFonts w:ascii="Times New Roman" w:hAnsi="Times New Roman" w:cs="Times New Roman"/>
          <w:sz w:val="24"/>
          <w:szCs w:val="24"/>
        </w:rPr>
        <w:instrText xml:space="preserve"> ADDIN EN.CITE &lt;EndNote&gt;&lt;Cite&gt;&lt;Author&gt;Hughes&lt;/Author&gt;&lt;Year&gt;2008&lt;/Year&gt;&lt;RecNum&gt;78&lt;/RecNum&gt;&lt;DisplayText&gt;(Hughes and Peck 2008, USEPA 2017a)&lt;/DisplayText&gt;&lt;record&gt;&lt;rec-number&gt;78&lt;/rec-number&gt;&lt;foreign-keys&gt;&lt;key app="EN" db-id="rtxzfetfi9xw07eeartpf9t7wwtdt2arspvw" timestamp="1708633158" guid="5d17f2bf-c6a6-45ac-98f7-932d10ddfd27"&gt;78&lt;/key&gt;&lt;/foreign-keys&gt;&lt;ref-type name="Journal Article"&gt;17&lt;/ref-type&gt;&lt;contributors&gt;&lt;authors&gt;&lt;author&gt;Hughes, Robert M.&lt;/author&gt;&lt;author&gt;Peck, David V.&lt;/author&gt;&lt;/authors&gt;&lt;/contributors&gt;&lt;titles&gt;&lt;title&gt;Acquiring data for large aquatic resource surveys: the art of compromise among science, logistics, and reality&lt;/title&gt;&lt;secondary-title&gt;Journal of the North American Benthological Society&lt;/secondary-title&gt;&lt;/titles&gt;&lt;periodical&gt;&lt;full-title&gt;Journal of the North American Benthological Society&lt;/full-title&gt;&lt;/periodical&gt;&lt;pages&gt;837-859&lt;/pages&gt;&lt;volume&gt;27&lt;/volume&gt;&lt;number&gt;4&lt;/number&gt;&lt;dates&gt;&lt;year&gt;2008&lt;/year&gt;&lt;pub-dates&gt;&lt;date&gt;2008/12/01&lt;/date&gt;&lt;/pub-dates&gt;&lt;/dates&gt;&lt;publisher&gt;The University of Chicago Press&lt;/publisher&gt;&lt;isbn&gt;0887-3593&lt;/isbn&gt;&lt;urls&gt;&lt;related-urls&gt;&lt;url&gt;https://doi.org/10.1899/08-028.1&lt;/url&gt;&lt;/related-urls&gt;&lt;/urls&gt;&lt;electronic-resource-num&gt;10.1899/08-028.1&lt;/electronic-resource-num&gt;&lt;access-date&gt;2024/02/22&lt;/access-date&gt;&lt;/record&gt;&lt;/Cite&gt;&lt;Cite&gt;&lt;Author&gt;USEPA&lt;/Author&gt;&lt;Year&gt;2017&lt;/Year&gt;&lt;RecNum&gt;76&lt;/RecNum&gt;&lt;record&gt;&lt;rec-number&gt;76&lt;/rec-number&gt;&lt;foreign-keys&gt;&lt;key app="EN" db-id="rtxzfetfi9xw07eeartpf9t7wwtdt2arspvw" timestamp="1708630574" guid="09f95cc4-2a97-4c8a-8288-2e536e2875bb"&gt;76&lt;/key&gt;&lt;/foreign-keys&gt;&lt;ref-type name="Report"&gt;27&lt;/ref-type&gt;&lt;contributors&gt;&lt;authors&gt;&lt;author&gt;USEPA&lt;/author&gt;&lt;/authors&gt;&lt;/contributors&gt;&lt;titles&gt;&lt;title&gt;National Rivers and Streams Assessment 2018-19: Field Operations Manual–Wadeable. EPA-841-B-17-003a&lt;/title&gt;&lt;/titles&gt;&lt;dates&gt;&lt;year&gt;2017&lt;/year&gt;&lt;/dates&gt;&lt;pub-location&gt;Washington, DC. &lt;/pub-location&gt;&lt;publisher&gt;U.S. Environmental Protection Agency, Office of Water&lt;/publisher&gt;&lt;urls&gt;&lt;/urls&gt;&lt;/record&gt;&lt;/Cite&gt;&lt;/EndNote&gt;</w:instrText>
      </w:r>
      <w:r w:rsidR="001C56DA" w:rsidRPr="00C64BD0">
        <w:rPr>
          <w:rFonts w:ascii="Times New Roman" w:hAnsi="Times New Roman" w:cs="Times New Roman"/>
          <w:sz w:val="24"/>
          <w:szCs w:val="24"/>
        </w:rPr>
        <w:fldChar w:fldCharType="separate"/>
      </w:r>
      <w:del w:id="125" w:author="Kopp, Darin" w:date="2025-02-20T15:34:00Z">
        <w:r w:rsidR="00FE06C8">
          <w:rPr>
            <w:rFonts w:ascii="Times New Roman" w:hAnsi="Times New Roman" w:cs="Times New Roman"/>
            <w:noProof/>
            <w:sz w:val="24"/>
            <w:szCs w:val="24"/>
          </w:rPr>
          <w:delText>(</w:delText>
        </w:r>
        <w:r w:rsidR="00000000">
          <w:fldChar w:fldCharType="begin"/>
        </w:r>
        <w:r w:rsidR="00000000">
          <w:delInstrText>HYPERLINK \l "_ENREF_28" \o "Hughes, 2008 #31"</w:delInstrText>
        </w:r>
        <w:r w:rsidR="00000000">
          <w:fldChar w:fldCharType="separate"/>
        </w:r>
        <w:r w:rsidR="00FE06C8">
          <w:rPr>
            <w:rFonts w:ascii="Times New Roman" w:hAnsi="Times New Roman" w:cs="Times New Roman"/>
            <w:noProof/>
            <w:sz w:val="24"/>
            <w:szCs w:val="24"/>
          </w:rPr>
          <w:delText>Hughes and Peck 2008</w:delText>
        </w:r>
        <w:r w:rsidR="00000000">
          <w:rPr>
            <w:rFonts w:ascii="Times New Roman" w:hAnsi="Times New Roman" w:cs="Times New Roman"/>
            <w:noProof/>
            <w:sz w:val="24"/>
            <w:szCs w:val="24"/>
          </w:rPr>
          <w:fldChar w:fldCharType="end"/>
        </w:r>
        <w:r w:rsidR="00FE06C8">
          <w:rPr>
            <w:rFonts w:ascii="Times New Roman" w:hAnsi="Times New Roman" w:cs="Times New Roman"/>
            <w:noProof/>
            <w:sz w:val="24"/>
            <w:szCs w:val="24"/>
          </w:rPr>
          <w:delText xml:space="preserve">, </w:delText>
        </w:r>
        <w:r w:rsidR="00000000">
          <w:fldChar w:fldCharType="begin"/>
        </w:r>
        <w:r w:rsidR="00000000">
          <w:delInstrText>HYPERLINK \l "_ENREF_65" \o "USEPA, 2017 #76"</w:delInstrText>
        </w:r>
        <w:r w:rsidR="00000000">
          <w:fldChar w:fldCharType="separate"/>
        </w:r>
        <w:r w:rsidR="00FE06C8">
          <w:rPr>
            <w:rFonts w:ascii="Times New Roman" w:hAnsi="Times New Roman" w:cs="Times New Roman"/>
            <w:noProof/>
            <w:sz w:val="24"/>
            <w:szCs w:val="24"/>
          </w:rPr>
          <w:delText>USEPA 2017a</w:delText>
        </w:r>
        <w:r w:rsidR="00000000">
          <w:rPr>
            <w:rFonts w:ascii="Times New Roman" w:hAnsi="Times New Roman" w:cs="Times New Roman"/>
            <w:noProof/>
            <w:sz w:val="24"/>
            <w:szCs w:val="24"/>
          </w:rPr>
          <w:fldChar w:fldCharType="end"/>
        </w:r>
        <w:r w:rsidR="00FE06C8">
          <w:rPr>
            <w:rFonts w:ascii="Times New Roman" w:hAnsi="Times New Roman" w:cs="Times New Roman"/>
            <w:noProof/>
            <w:sz w:val="24"/>
            <w:szCs w:val="24"/>
          </w:rPr>
          <w:delText>)</w:delText>
        </w:r>
      </w:del>
      <w:ins w:id="126" w:author="Kopp, Darin" w:date="2025-02-20T15:34:00Z">
        <w:r w:rsidR="008918F2">
          <w:rPr>
            <w:rFonts w:ascii="Times New Roman" w:hAnsi="Times New Roman" w:cs="Times New Roman"/>
            <w:noProof/>
            <w:sz w:val="24"/>
            <w:szCs w:val="24"/>
          </w:rPr>
          <w:t>(</w:t>
        </w:r>
        <w:r w:rsidR="00000000">
          <w:fldChar w:fldCharType="begin"/>
        </w:r>
        <w:r w:rsidR="00000000">
          <w:instrText>HYPERLINK \l "_ENREF_35" \o "Hughes, 2008 #78"</w:instrText>
        </w:r>
        <w:r w:rsidR="00000000">
          <w:fldChar w:fldCharType="separate"/>
        </w:r>
        <w:r w:rsidR="00707795">
          <w:rPr>
            <w:rFonts w:ascii="Times New Roman" w:hAnsi="Times New Roman" w:cs="Times New Roman"/>
            <w:noProof/>
            <w:sz w:val="24"/>
            <w:szCs w:val="24"/>
          </w:rPr>
          <w:t>Hughes and Peck 2008</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 xml:space="preserve">, </w:t>
        </w:r>
        <w:r w:rsidR="00000000">
          <w:fldChar w:fldCharType="begin"/>
        </w:r>
        <w:r w:rsidR="00000000">
          <w:instrText>HYPERLINK \l "_ENREF_83" \o "USEPA, 2017 #76"</w:instrText>
        </w:r>
        <w:r w:rsidR="00000000">
          <w:fldChar w:fldCharType="separate"/>
        </w:r>
        <w:r w:rsidR="00707795">
          <w:rPr>
            <w:rFonts w:ascii="Times New Roman" w:hAnsi="Times New Roman" w:cs="Times New Roman"/>
            <w:noProof/>
            <w:sz w:val="24"/>
            <w:szCs w:val="24"/>
          </w:rPr>
          <w:t>USEPA 2017a</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w:t>
        </w:r>
      </w:ins>
      <w:r w:rsidR="001C56DA" w:rsidRPr="00C64BD0">
        <w:rPr>
          <w:rFonts w:ascii="Times New Roman" w:hAnsi="Times New Roman" w:cs="Times New Roman"/>
          <w:sz w:val="24"/>
          <w:szCs w:val="24"/>
        </w:rPr>
        <w:fldChar w:fldCharType="end"/>
      </w:r>
      <w:r w:rsidR="001C56DA" w:rsidRPr="00C64BD0">
        <w:rPr>
          <w:rFonts w:ascii="Times New Roman" w:hAnsi="Times New Roman" w:cs="Times New Roman"/>
          <w:color w:val="000000"/>
          <w:sz w:val="24"/>
          <w:szCs w:val="24"/>
        </w:rPr>
        <w:t xml:space="preserve">. </w:t>
      </w:r>
      <w:r w:rsidRPr="00C64BD0">
        <w:rPr>
          <w:rFonts w:ascii="Times New Roman" w:hAnsi="Times New Roman" w:cs="Times New Roman"/>
          <w:color w:val="000000"/>
          <w:sz w:val="24"/>
          <w:szCs w:val="24"/>
        </w:rPr>
        <w:t xml:space="preserve">Briefly, </w:t>
      </w:r>
      <w:r w:rsidR="00C51B01">
        <w:rPr>
          <w:rFonts w:ascii="Times New Roman" w:hAnsi="Times New Roman" w:cs="Times New Roman"/>
          <w:color w:val="000000"/>
          <w:sz w:val="24"/>
          <w:szCs w:val="24"/>
        </w:rPr>
        <w:t xml:space="preserve">each </w:t>
      </w:r>
      <w:r w:rsidRPr="00C64BD0">
        <w:rPr>
          <w:rFonts w:ascii="Times New Roman" w:hAnsi="Times New Roman" w:cs="Times New Roman"/>
          <w:color w:val="000000"/>
          <w:sz w:val="24"/>
          <w:szCs w:val="24"/>
        </w:rPr>
        <w:t>survey location</w:t>
      </w:r>
      <w:r w:rsidR="00C51B01">
        <w:rPr>
          <w:rFonts w:ascii="Times New Roman" w:hAnsi="Times New Roman" w:cs="Times New Roman"/>
          <w:color w:val="000000"/>
          <w:sz w:val="24"/>
          <w:szCs w:val="24"/>
        </w:rPr>
        <w:t xml:space="preserve"> was defined as a length of stream or river equal to </w:t>
      </w:r>
      <w:r w:rsidR="005C15A7">
        <w:rPr>
          <w:rFonts w:ascii="Times New Roman" w:hAnsi="Times New Roman" w:cs="Times New Roman"/>
          <w:color w:val="000000"/>
          <w:sz w:val="24"/>
          <w:szCs w:val="24"/>
        </w:rPr>
        <w:t>a multiple of its channel width.</w:t>
      </w:r>
      <w:r w:rsidR="005C15A7" w:rsidRPr="005C15A7">
        <w:t xml:space="preserve"> </w:t>
      </w:r>
      <w:r w:rsidR="005C15A7">
        <w:rPr>
          <w:rFonts w:ascii="Times New Roman" w:hAnsi="Times New Roman" w:cs="Times New Roman"/>
          <w:color w:val="000000"/>
          <w:sz w:val="24"/>
          <w:szCs w:val="24"/>
        </w:rPr>
        <w:t>In</w:t>
      </w:r>
      <w:r w:rsidR="005C15A7" w:rsidRPr="005C15A7">
        <w:rPr>
          <w:rFonts w:ascii="Times New Roman" w:hAnsi="Times New Roman" w:cs="Times New Roman"/>
          <w:color w:val="000000"/>
          <w:sz w:val="24"/>
          <w:szCs w:val="24"/>
        </w:rPr>
        <w:t xml:space="preserve"> wadeable</w:t>
      </w:r>
      <w:r w:rsidR="00AF715E">
        <w:rPr>
          <w:rFonts w:ascii="Times New Roman" w:hAnsi="Times New Roman" w:cs="Times New Roman"/>
          <w:color w:val="000000"/>
          <w:sz w:val="24"/>
          <w:szCs w:val="24"/>
        </w:rPr>
        <w:t xml:space="preserve"> </w:t>
      </w:r>
      <w:ins w:id="127" w:author="Kopp, Darin" w:date="2025-02-20T15:34:00Z">
        <w:r w:rsidR="00AF715E">
          <w:rPr>
            <w:rFonts w:ascii="Times New Roman" w:hAnsi="Times New Roman" w:cs="Times New Roman"/>
            <w:color w:val="000000"/>
            <w:sz w:val="24"/>
            <w:szCs w:val="24"/>
          </w:rPr>
          <w:t>and boatable</w:t>
        </w:r>
        <w:r w:rsidR="005C15A7" w:rsidRPr="005C15A7">
          <w:rPr>
            <w:rFonts w:ascii="Times New Roman" w:hAnsi="Times New Roman" w:cs="Times New Roman"/>
            <w:color w:val="000000"/>
            <w:sz w:val="24"/>
            <w:szCs w:val="24"/>
          </w:rPr>
          <w:t xml:space="preserve"> </w:t>
        </w:r>
      </w:ins>
      <w:r w:rsidR="005C15A7" w:rsidRPr="005C15A7">
        <w:rPr>
          <w:rFonts w:ascii="Times New Roman" w:hAnsi="Times New Roman" w:cs="Times New Roman"/>
          <w:color w:val="000000"/>
          <w:sz w:val="24"/>
          <w:szCs w:val="24"/>
        </w:rPr>
        <w:t>sites</w:t>
      </w:r>
      <w:del w:id="128" w:author="Kopp, Darin" w:date="2025-02-20T15:34:00Z">
        <w:r w:rsidR="005C15A7" w:rsidRPr="005C15A7">
          <w:rPr>
            <w:rFonts w:ascii="Times New Roman" w:hAnsi="Times New Roman" w:cs="Times New Roman"/>
            <w:color w:val="000000"/>
            <w:sz w:val="24"/>
            <w:szCs w:val="24"/>
          </w:rPr>
          <w:delText xml:space="preserve"> &lt;13 m wide</w:delText>
        </w:r>
      </w:del>
      <w:r w:rsidR="005C15A7" w:rsidRPr="005C15A7">
        <w:rPr>
          <w:rFonts w:ascii="Times New Roman" w:hAnsi="Times New Roman" w:cs="Times New Roman"/>
          <w:color w:val="000000"/>
          <w:sz w:val="24"/>
          <w:szCs w:val="24"/>
        </w:rPr>
        <w:t xml:space="preserve">, </w:t>
      </w:r>
      <w:r w:rsidR="005C15A7">
        <w:rPr>
          <w:rFonts w:ascii="Times New Roman" w:hAnsi="Times New Roman" w:cs="Times New Roman"/>
          <w:color w:val="000000"/>
          <w:sz w:val="24"/>
          <w:szCs w:val="24"/>
        </w:rPr>
        <w:t xml:space="preserve">the reach length sampled was </w:t>
      </w:r>
      <w:r w:rsidR="005C15A7" w:rsidRPr="005C15A7">
        <w:rPr>
          <w:rFonts w:ascii="Times New Roman" w:hAnsi="Times New Roman" w:cs="Times New Roman"/>
          <w:color w:val="000000"/>
          <w:sz w:val="24"/>
          <w:szCs w:val="24"/>
        </w:rPr>
        <w:t xml:space="preserve">equal to 40 channel widths, </w:t>
      </w:r>
      <w:del w:id="129" w:author="Kopp, Darin" w:date="2025-02-20T15:34:00Z">
        <w:r w:rsidR="005C15A7" w:rsidRPr="005C15A7">
          <w:rPr>
            <w:rFonts w:ascii="Times New Roman" w:hAnsi="Times New Roman" w:cs="Times New Roman"/>
            <w:color w:val="000000"/>
            <w:sz w:val="24"/>
            <w:szCs w:val="24"/>
          </w:rPr>
          <w:delText xml:space="preserve">or </w:delText>
        </w:r>
      </w:del>
      <w:r w:rsidR="005C15A7" w:rsidRPr="005C15A7">
        <w:rPr>
          <w:rFonts w:ascii="Times New Roman" w:hAnsi="Times New Roman" w:cs="Times New Roman"/>
          <w:color w:val="000000"/>
          <w:sz w:val="24"/>
          <w:szCs w:val="24"/>
        </w:rPr>
        <w:t>a minimum of 150 m</w:t>
      </w:r>
      <w:del w:id="130" w:author="Kopp, Darin" w:date="2025-02-20T15:34:00Z">
        <w:r w:rsidR="005C15A7" w:rsidRPr="005C15A7">
          <w:rPr>
            <w:rFonts w:ascii="Times New Roman" w:hAnsi="Times New Roman" w:cs="Times New Roman"/>
            <w:color w:val="000000"/>
            <w:sz w:val="24"/>
            <w:szCs w:val="24"/>
          </w:rPr>
          <w:delText>. For wadeable sites &gt;13 m wide, and boatable sites, the minimum reach length sampled was the longer</w:delText>
        </w:r>
      </w:del>
      <w:ins w:id="131" w:author="Kopp, Darin" w:date="2025-02-20T15:34:00Z">
        <w:r w:rsidR="005A5D32">
          <w:rPr>
            <w:rFonts w:ascii="Times New Roman" w:hAnsi="Times New Roman" w:cs="Times New Roman"/>
            <w:color w:val="000000"/>
            <w:sz w:val="24"/>
            <w:szCs w:val="24"/>
          </w:rPr>
          <w:t>,</w:t>
        </w:r>
        <w:r w:rsidR="00AF715E">
          <w:rPr>
            <w:rFonts w:ascii="Times New Roman" w:hAnsi="Times New Roman" w:cs="Times New Roman"/>
            <w:color w:val="000000"/>
            <w:sz w:val="24"/>
            <w:szCs w:val="24"/>
          </w:rPr>
          <w:t xml:space="preserve"> or a maximum</w:t>
        </w:r>
      </w:ins>
      <w:r w:rsidR="00AF715E">
        <w:rPr>
          <w:rFonts w:ascii="Times New Roman" w:hAnsi="Times New Roman" w:cs="Times New Roman"/>
          <w:color w:val="000000"/>
          <w:sz w:val="24"/>
          <w:szCs w:val="24"/>
        </w:rPr>
        <w:t xml:space="preserve"> of </w:t>
      </w:r>
      <w:del w:id="132" w:author="Kopp, Darin" w:date="2025-02-20T15:34:00Z">
        <w:r w:rsidR="005C15A7" w:rsidRPr="005C15A7">
          <w:rPr>
            <w:rFonts w:ascii="Times New Roman" w:hAnsi="Times New Roman" w:cs="Times New Roman"/>
            <w:color w:val="000000"/>
            <w:sz w:val="24"/>
            <w:szCs w:val="24"/>
          </w:rPr>
          <w:delText>500 m or 20 channel widths</w:delText>
        </w:r>
      </w:del>
      <w:ins w:id="133" w:author="Kopp, Darin" w:date="2025-02-20T15:34:00Z">
        <w:r w:rsidR="00AF715E">
          <w:rPr>
            <w:rFonts w:ascii="Times New Roman" w:hAnsi="Times New Roman" w:cs="Times New Roman"/>
            <w:color w:val="000000"/>
            <w:sz w:val="24"/>
            <w:szCs w:val="24"/>
          </w:rPr>
          <w:t>4km</w:t>
        </w:r>
      </w:ins>
      <w:r w:rsidR="005C15A7" w:rsidRPr="005C15A7">
        <w:rPr>
          <w:rFonts w:ascii="Times New Roman" w:hAnsi="Times New Roman" w:cs="Times New Roman"/>
          <w:color w:val="000000"/>
          <w:sz w:val="24"/>
          <w:szCs w:val="24"/>
        </w:rPr>
        <w:t>.</w:t>
      </w:r>
      <w:r w:rsidR="005C15A7">
        <w:rPr>
          <w:rFonts w:ascii="Times New Roman" w:hAnsi="Times New Roman" w:cs="Times New Roman"/>
          <w:color w:val="000000"/>
          <w:sz w:val="24"/>
          <w:szCs w:val="24"/>
        </w:rPr>
        <w:t xml:space="preserve"> </w:t>
      </w:r>
      <w:r w:rsidR="00A61DF4">
        <w:rPr>
          <w:rFonts w:ascii="Times New Roman" w:hAnsi="Times New Roman" w:cs="Times New Roman"/>
          <w:sz w:val="24"/>
          <w:szCs w:val="24"/>
        </w:rPr>
        <w:t>M</w:t>
      </w:r>
      <w:r w:rsidRPr="00C64BD0">
        <w:rPr>
          <w:rFonts w:ascii="Times New Roman" w:hAnsi="Times New Roman" w:cs="Times New Roman"/>
          <w:sz w:val="24"/>
          <w:szCs w:val="24"/>
        </w:rPr>
        <w:t xml:space="preserve">acroinvertebrate samples were collected along 11 equally spaced </w:t>
      </w:r>
      <w:r w:rsidR="00E70B7C">
        <w:rPr>
          <w:rFonts w:ascii="Times New Roman" w:hAnsi="Times New Roman" w:cs="Times New Roman"/>
          <w:sz w:val="24"/>
          <w:szCs w:val="24"/>
        </w:rPr>
        <w:t xml:space="preserve">cross-section </w:t>
      </w:r>
      <w:r w:rsidRPr="00C64BD0">
        <w:rPr>
          <w:rFonts w:ascii="Times New Roman" w:hAnsi="Times New Roman" w:cs="Times New Roman"/>
          <w:sz w:val="24"/>
          <w:szCs w:val="24"/>
        </w:rPr>
        <w:t>transects</w:t>
      </w:r>
      <w:r w:rsidR="005C15A7">
        <w:rPr>
          <w:rFonts w:ascii="Times New Roman" w:hAnsi="Times New Roman" w:cs="Times New Roman"/>
          <w:sz w:val="24"/>
          <w:szCs w:val="24"/>
        </w:rPr>
        <w:t xml:space="preserve"> along the reach. In wadeable sites</w:t>
      </w:r>
      <w:ins w:id="134" w:author="Kopp, Darin" w:date="2025-02-20T15:34:00Z">
        <w:r w:rsidR="005315BD">
          <w:rPr>
            <w:rFonts w:ascii="Times New Roman" w:hAnsi="Times New Roman" w:cs="Times New Roman"/>
            <w:sz w:val="24"/>
            <w:szCs w:val="24"/>
          </w:rPr>
          <w:t>,</w:t>
        </w:r>
      </w:ins>
      <w:r w:rsidR="005C15A7">
        <w:rPr>
          <w:rFonts w:ascii="Times New Roman" w:hAnsi="Times New Roman" w:cs="Times New Roman"/>
          <w:sz w:val="24"/>
          <w:szCs w:val="24"/>
        </w:rPr>
        <w:t xml:space="preserve"> samples were collected</w:t>
      </w:r>
      <w:r w:rsidR="00A61DF4">
        <w:rPr>
          <w:rFonts w:ascii="Times New Roman" w:hAnsi="Times New Roman" w:cs="Times New Roman"/>
          <w:sz w:val="24"/>
          <w:szCs w:val="24"/>
        </w:rPr>
        <w:t xml:space="preserve"> </w:t>
      </w:r>
      <w:r w:rsidR="005C15A7" w:rsidRPr="00C64BD0">
        <w:rPr>
          <w:rFonts w:ascii="Times New Roman" w:hAnsi="Times New Roman" w:cs="Times New Roman"/>
          <w:sz w:val="24"/>
          <w:szCs w:val="24"/>
        </w:rPr>
        <w:t>in an alternating left, center, right order</w:t>
      </w:r>
      <w:r w:rsidR="005C15A7">
        <w:rPr>
          <w:rFonts w:ascii="Times New Roman" w:hAnsi="Times New Roman" w:cs="Times New Roman"/>
          <w:sz w:val="24"/>
          <w:szCs w:val="24"/>
        </w:rPr>
        <w:t xml:space="preserve"> along the transects </w:t>
      </w:r>
      <w:r w:rsidR="00A61DF4">
        <w:rPr>
          <w:rFonts w:ascii="Times New Roman" w:hAnsi="Times New Roman" w:cs="Times New Roman"/>
          <w:sz w:val="24"/>
          <w:szCs w:val="24"/>
        </w:rPr>
        <w:t>u</w:t>
      </w:r>
      <w:r w:rsidR="00356A4C" w:rsidRPr="00C64BD0">
        <w:rPr>
          <w:rFonts w:ascii="Times New Roman" w:hAnsi="Times New Roman" w:cs="Times New Roman"/>
          <w:sz w:val="24"/>
          <w:szCs w:val="24"/>
        </w:rPr>
        <w:t>sing a D-frame kick net (500-um mesh, 0.09 m</w:t>
      </w:r>
      <w:r w:rsidR="00356A4C" w:rsidRPr="00C64BD0">
        <w:rPr>
          <w:rFonts w:ascii="Times New Roman" w:hAnsi="Times New Roman" w:cs="Times New Roman"/>
          <w:sz w:val="28"/>
          <w:szCs w:val="28"/>
          <w:vertAlign w:val="superscript"/>
        </w:rPr>
        <w:t>2</w:t>
      </w:r>
      <w:r w:rsidR="00356A4C" w:rsidRPr="00C64BD0">
        <w:rPr>
          <w:rFonts w:ascii="Times New Roman" w:hAnsi="Times New Roman" w:cs="Times New Roman"/>
          <w:sz w:val="24"/>
          <w:szCs w:val="24"/>
        </w:rPr>
        <w:t xml:space="preserve"> area)</w:t>
      </w:r>
      <w:r w:rsidR="00A61DF4">
        <w:rPr>
          <w:rFonts w:ascii="Times New Roman" w:hAnsi="Times New Roman" w:cs="Times New Roman"/>
          <w:sz w:val="24"/>
          <w:szCs w:val="24"/>
        </w:rPr>
        <w:t xml:space="preserve">. </w:t>
      </w:r>
      <w:r w:rsidR="005C15A7">
        <w:rPr>
          <w:rFonts w:ascii="Times New Roman" w:hAnsi="Times New Roman" w:cs="Times New Roman"/>
          <w:sz w:val="24"/>
          <w:szCs w:val="24"/>
        </w:rPr>
        <w:t xml:space="preserve"> In b</w:t>
      </w:r>
      <w:r w:rsidRPr="00C64BD0">
        <w:rPr>
          <w:rFonts w:ascii="Times New Roman" w:hAnsi="Times New Roman" w:cs="Times New Roman"/>
          <w:sz w:val="24"/>
          <w:szCs w:val="24"/>
        </w:rPr>
        <w:t>oatable sites</w:t>
      </w:r>
      <w:r w:rsidR="005C15A7">
        <w:rPr>
          <w:rFonts w:ascii="Times New Roman" w:hAnsi="Times New Roman" w:cs="Times New Roman"/>
          <w:sz w:val="24"/>
          <w:szCs w:val="24"/>
        </w:rPr>
        <w:t>, samples</w:t>
      </w:r>
      <w:r w:rsidRPr="00C64BD0">
        <w:rPr>
          <w:rFonts w:ascii="Times New Roman" w:hAnsi="Times New Roman" w:cs="Times New Roman"/>
          <w:sz w:val="24"/>
          <w:szCs w:val="24"/>
        </w:rPr>
        <w:t xml:space="preserve"> </w:t>
      </w:r>
      <w:r w:rsidR="005C15A7">
        <w:rPr>
          <w:rFonts w:ascii="Times New Roman" w:hAnsi="Times New Roman" w:cs="Times New Roman"/>
          <w:sz w:val="24"/>
          <w:szCs w:val="24"/>
        </w:rPr>
        <w:t>were collected</w:t>
      </w:r>
      <w:r w:rsidR="00DC30A0">
        <w:rPr>
          <w:rFonts w:ascii="Times New Roman" w:hAnsi="Times New Roman" w:cs="Times New Roman"/>
          <w:sz w:val="24"/>
          <w:szCs w:val="24"/>
        </w:rPr>
        <w:t xml:space="preserve"> along the</w:t>
      </w:r>
      <w:r w:rsidR="005C15A7">
        <w:rPr>
          <w:rFonts w:ascii="Times New Roman" w:hAnsi="Times New Roman" w:cs="Times New Roman"/>
          <w:sz w:val="24"/>
          <w:szCs w:val="24"/>
        </w:rPr>
        <w:t xml:space="preserve"> </w:t>
      </w:r>
      <w:r w:rsidR="00DC30A0">
        <w:rPr>
          <w:rFonts w:ascii="Times New Roman" w:hAnsi="Times New Roman" w:cs="Times New Roman"/>
          <w:sz w:val="24"/>
          <w:szCs w:val="24"/>
        </w:rPr>
        <w:t xml:space="preserve">left or right wadeable margin </w:t>
      </w:r>
      <w:r w:rsidR="005C15A7">
        <w:rPr>
          <w:rFonts w:ascii="Times New Roman" w:hAnsi="Times New Roman" w:cs="Times New Roman"/>
          <w:sz w:val="24"/>
          <w:szCs w:val="24"/>
        </w:rPr>
        <w:t xml:space="preserve">from </w:t>
      </w:r>
      <w:r w:rsidR="00DC30A0">
        <w:rPr>
          <w:rFonts w:ascii="Times New Roman" w:hAnsi="Times New Roman" w:cs="Times New Roman"/>
          <w:sz w:val="24"/>
          <w:szCs w:val="24"/>
        </w:rPr>
        <w:t xml:space="preserve">a 1m linear sweep of </w:t>
      </w:r>
      <w:r w:rsidR="005C15A7">
        <w:rPr>
          <w:rFonts w:ascii="Times New Roman" w:hAnsi="Times New Roman" w:cs="Times New Roman"/>
          <w:sz w:val="24"/>
          <w:szCs w:val="24"/>
        </w:rPr>
        <w:t xml:space="preserve">the </w:t>
      </w:r>
      <w:r w:rsidR="00DC30A0">
        <w:rPr>
          <w:rFonts w:ascii="Times New Roman" w:hAnsi="Times New Roman" w:cs="Times New Roman"/>
          <w:sz w:val="24"/>
          <w:szCs w:val="24"/>
        </w:rPr>
        <w:t xml:space="preserve">dominant habitat using a </w:t>
      </w:r>
      <w:r w:rsidR="00DC30A0" w:rsidRPr="00C64BD0">
        <w:rPr>
          <w:rFonts w:ascii="Times New Roman" w:hAnsi="Times New Roman" w:cs="Times New Roman"/>
          <w:sz w:val="24"/>
          <w:szCs w:val="24"/>
        </w:rPr>
        <w:t>D-frame kick net</w:t>
      </w:r>
      <w:r w:rsidR="00DC30A0">
        <w:rPr>
          <w:rFonts w:ascii="Times New Roman" w:hAnsi="Times New Roman" w:cs="Times New Roman"/>
          <w:sz w:val="24"/>
          <w:szCs w:val="24"/>
        </w:rPr>
        <w:t xml:space="preserve"> (</w:t>
      </w:r>
      <w:r w:rsidR="00DC30A0" w:rsidRPr="00C64BD0">
        <w:rPr>
          <w:rFonts w:ascii="Times New Roman" w:hAnsi="Times New Roman" w:cs="Times New Roman"/>
          <w:sz w:val="24"/>
          <w:szCs w:val="24"/>
        </w:rPr>
        <w:t>500-um mesh, 0.</w:t>
      </w:r>
      <w:r w:rsidR="00DC30A0">
        <w:rPr>
          <w:rFonts w:ascii="Times New Roman" w:hAnsi="Times New Roman" w:cs="Times New Roman"/>
          <w:sz w:val="24"/>
          <w:szCs w:val="24"/>
        </w:rPr>
        <w:t>3048</w:t>
      </w:r>
      <w:r w:rsidR="00DC30A0" w:rsidRPr="00C64BD0">
        <w:rPr>
          <w:rFonts w:ascii="Times New Roman" w:hAnsi="Times New Roman" w:cs="Times New Roman"/>
          <w:sz w:val="24"/>
          <w:szCs w:val="24"/>
        </w:rPr>
        <w:t xml:space="preserve"> m</w:t>
      </w:r>
      <w:r w:rsidR="00DC30A0" w:rsidRPr="00C64BD0">
        <w:rPr>
          <w:rFonts w:ascii="Times New Roman" w:hAnsi="Times New Roman" w:cs="Times New Roman"/>
          <w:sz w:val="28"/>
          <w:szCs w:val="28"/>
          <w:vertAlign w:val="superscript"/>
        </w:rPr>
        <w:t>2</w:t>
      </w:r>
      <w:r w:rsidR="00DC30A0" w:rsidRPr="00C64BD0">
        <w:rPr>
          <w:rFonts w:ascii="Times New Roman" w:hAnsi="Times New Roman" w:cs="Times New Roman"/>
          <w:sz w:val="24"/>
          <w:szCs w:val="24"/>
        </w:rPr>
        <w:t xml:space="preserve"> area</w:t>
      </w:r>
      <w:r w:rsidR="00DC30A0">
        <w:rPr>
          <w:rFonts w:ascii="Times New Roman" w:hAnsi="Times New Roman" w:cs="Times New Roman"/>
          <w:sz w:val="24"/>
          <w:szCs w:val="24"/>
        </w:rPr>
        <w:t xml:space="preserve">). </w:t>
      </w:r>
      <w:r w:rsidRPr="00C64BD0">
        <w:rPr>
          <w:rFonts w:ascii="Times New Roman" w:hAnsi="Times New Roman" w:cs="Times New Roman"/>
          <w:sz w:val="24"/>
          <w:szCs w:val="24"/>
        </w:rPr>
        <w:t xml:space="preserve">Samples </w:t>
      </w:r>
      <w:r w:rsidR="00DC30A0">
        <w:rPr>
          <w:rFonts w:ascii="Times New Roman" w:hAnsi="Times New Roman" w:cs="Times New Roman"/>
          <w:sz w:val="24"/>
          <w:szCs w:val="24"/>
        </w:rPr>
        <w:t xml:space="preserve">from each survey location </w:t>
      </w:r>
      <w:r w:rsidRPr="00C64BD0">
        <w:rPr>
          <w:rFonts w:ascii="Times New Roman" w:hAnsi="Times New Roman" w:cs="Times New Roman"/>
          <w:sz w:val="24"/>
          <w:szCs w:val="24"/>
        </w:rPr>
        <w:t>were combined into a single composite sample, preserved in ethanol, and sent to a taxonomist for subsampling and identification</w:t>
      </w:r>
      <w:r w:rsidR="00C64BD0" w:rsidRPr="00C64BD0">
        <w:rPr>
          <w:rFonts w:ascii="Times New Roman" w:hAnsi="Times New Roman" w:cs="Times New Roman"/>
          <w:sz w:val="24"/>
          <w:szCs w:val="24"/>
        </w:rPr>
        <w:t>.</w:t>
      </w:r>
      <w:r w:rsidRPr="00C64BD0">
        <w:rPr>
          <w:rFonts w:ascii="Times New Roman" w:hAnsi="Times New Roman" w:cs="Times New Roman"/>
          <w:sz w:val="24"/>
          <w:szCs w:val="24"/>
        </w:rPr>
        <w:t xml:space="preserve"> </w:t>
      </w:r>
      <w:del w:id="135" w:author="Kopp, Darin" w:date="2025-02-20T15:34:00Z">
        <w:r w:rsidRPr="00E4453F">
          <w:rPr>
            <w:rFonts w:ascii="Times New Roman" w:hAnsi="Times New Roman" w:cs="Times New Roman"/>
            <w:color w:val="000000"/>
            <w:sz w:val="24"/>
            <w:szCs w:val="24"/>
          </w:rPr>
          <w:delText xml:space="preserve">We </w:delText>
        </w:r>
        <w:r w:rsidR="005B4AF8">
          <w:rPr>
            <w:rFonts w:ascii="Times New Roman" w:hAnsi="Times New Roman" w:cs="Times New Roman"/>
            <w:color w:val="000000"/>
            <w:sz w:val="24"/>
            <w:szCs w:val="24"/>
          </w:rPr>
          <w:delText xml:space="preserve">used </w:delText>
        </w:r>
        <w:r w:rsidRPr="00E4453F">
          <w:rPr>
            <w:rFonts w:ascii="Times New Roman" w:hAnsi="Times New Roman" w:cs="Times New Roman"/>
            <w:color w:val="000000"/>
            <w:sz w:val="24"/>
            <w:szCs w:val="24"/>
          </w:rPr>
          <w:delText>presence/absence</w:delText>
        </w:r>
        <w:r w:rsidR="005B4AF8">
          <w:rPr>
            <w:rFonts w:ascii="Times New Roman" w:hAnsi="Times New Roman" w:cs="Times New Roman"/>
            <w:color w:val="000000"/>
            <w:sz w:val="24"/>
            <w:szCs w:val="24"/>
          </w:rPr>
          <w:delText xml:space="preserve"> data from </w:delText>
        </w:r>
        <w:r w:rsidR="00DC30A0">
          <w:rPr>
            <w:rFonts w:ascii="Times New Roman" w:hAnsi="Times New Roman" w:cs="Times New Roman"/>
            <w:color w:val="000000"/>
            <w:sz w:val="24"/>
            <w:szCs w:val="24"/>
          </w:rPr>
          <w:delText xml:space="preserve">the ~2,000 </w:delText>
        </w:r>
        <w:r w:rsidR="005B4AF8">
          <w:rPr>
            <w:rFonts w:ascii="Times New Roman" w:hAnsi="Times New Roman" w:cs="Times New Roman"/>
            <w:color w:val="000000"/>
            <w:sz w:val="24"/>
            <w:szCs w:val="24"/>
          </w:rPr>
          <w:delText>benthic macroinvertebrate collections</w:delText>
        </w:r>
        <w:r w:rsidRPr="00E4453F">
          <w:rPr>
            <w:rFonts w:ascii="Times New Roman" w:hAnsi="Times New Roman" w:cs="Times New Roman"/>
            <w:color w:val="000000"/>
            <w:sz w:val="24"/>
            <w:szCs w:val="24"/>
          </w:rPr>
          <w:delText xml:space="preserve"> and </w:delText>
        </w:r>
        <w:r w:rsidRPr="00E4453F">
          <w:rPr>
            <w:rFonts w:ascii="Times New Roman" w:hAnsi="Times New Roman" w:cs="Times New Roman"/>
            <w:sz w:val="24"/>
            <w:szCs w:val="24"/>
          </w:rPr>
          <w:delText xml:space="preserve">focused on taxa that were collected </w:delText>
        </w:r>
        <w:r w:rsidR="001A64B2">
          <w:rPr>
            <w:rFonts w:ascii="Times New Roman" w:hAnsi="Times New Roman" w:cs="Times New Roman"/>
            <w:sz w:val="24"/>
            <w:szCs w:val="24"/>
          </w:rPr>
          <w:delText xml:space="preserve">from a single </w:delText>
        </w:r>
        <w:r w:rsidRPr="00E4453F">
          <w:rPr>
            <w:rFonts w:ascii="Times New Roman" w:hAnsi="Times New Roman" w:cs="Times New Roman"/>
            <w:sz w:val="24"/>
            <w:szCs w:val="24"/>
          </w:rPr>
          <w:delText>site visit</w:delText>
        </w:r>
        <w:r w:rsidR="001A64B2">
          <w:rPr>
            <w:rFonts w:ascii="Times New Roman" w:hAnsi="Times New Roman" w:cs="Times New Roman"/>
            <w:sz w:val="24"/>
            <w:szCs w:val="24"/>
          </w:rPr>
          <w:delText xml:space="preserve">, </w:delText>
        </w:r>
        <w:r w:rsidRPr="00E4453F">
          <w:rPr>
            <w:rFonts w:ascii="Times New Roman" w:hAnsi="Times New Roman" w:cs="Times New Roman"/>
            <w:sz w:val="24"/>
            <w:szCs w:val="24"/>
          </w:rPr>
          <w:delText>identified to genus</w:delText>
        </w:r>
        <w:r w:rsidR="001A64B2">
          <w:rPr>
            <w:rFonts w:ascii="Times New Roman" w:hAnsi="Times New Roman" w:cs="Times New Roman"/>
            <w:sz w:val="24"/>
            <w:szCs w:val="24"/>
          </w:rPr>
          <w:delText xml:space="preserve">, </w:delText>
        </w:r>
        <w:r w:rsidRPr="00E4453F">
          <w:rPr>
            <w:rFonts w:ascii="Times New Roman" w:hAnsi="Times New Roman" w:cs="Times New Roman"/>
            <w:sz w:val="24"/>
            <w:szCs w:val="24"/>
          </w:rPr>
          <w:delText>and occurred at ≥</w:delText>
        </w:r>
        <w:r w:rsidR="00C64BD0" w:rsidRPr="00E4453F">
          <w:rPr>
            <w:rFonts w:ascii="Times New Roman" w:hAnsi="Times New Roman" w:cs="Times New Roman"/>
            <w:sz w:val="24"/>
            <w:szCs w:val="24"/>
          </w:rPr>
          <w:delText>1</w:delText>
        </w:r>
        <w:r w:rsidR="002C3B07" w:rsidRPr="00E4453F">
          <w:rPr>
            <w:rFonts w:ascii="Times New Roman" w:hAnsi="Times New Roman" w:cs="Times New Roman"/>
            <w:sz w:val="24"/>
            <w:szCs w:val="24"/>
          </w:rPr>
          <w:delText>0</w:delText>
        </w:r>
        <w:r w:rsidRPr="00E4453F">
          <w:rPr>
            <w:rFonts w:ascii="Times New Roman" w:hAnsi="Times New Roman" w:cs="Times New Roman"/>
            <w:sz w:val="24"/>
            <w:szCs w:val="24"/>
          </w:rPr>
          <w:delText xml:space="preserve">% of sites within an ecoregion (Table 1). </w:delText>
        </w:r>
      </w:del>
    </w:p>
    <w:p w14:paraId="6C32D19A" w14:textId="6DBE40BF" w:rsidR="00492212" w:rsidRDefault="00926D45" w:rsidP="00492212">
      <w:pPr>
        <w:spacing w:line="480" w:lineRule="auto"/>
        <w:ind w:firstLine="720"/>
        <w:contextualSpacing/>
        <w:rPr>
          <w:ins w:id="136" w:author="Kopp, Darin" w:date="2025-02-20T15:34:00Z"/>
          <w:rFonts w:ascii="Times New Roman" w:hAnsi="Times New Roman" w:cs="Times New Roman"/>
          <w:sz w:val="24"/>
          <w:szCs w:val="24"/>
        </w:rPr>
      </w:pPr>
      <w:del w:id="137" w:author="Kopp, Darin" w:date="2025-02-20T15:34:00Z">
        <w:r>
          <w:rPr>
            <w:rFonts w:ascii="Times New Roman" w:hAnsi="Times New Roman" w:cs="Times New Roman"/>
            <w:sz w:val="24"/>
            <w:szCs w:val="24"/>
          </w:rPr>
          <w:delText>W</w:delText>
        </w:r>
        <w:r w:rsidR="001D3C7B">
          <w:rPr>
            <w:rFonts w:ascii="Times New Roman" w:hAnsi="Times New Roman" w:cs="Times New Roman"/>
            <w:sz w:val="24"/>
            <w:szCs w:val="24"/>
          </w:rPr>
          <w:delText>e</w:delText>
        </w:r>
      </w:del>
      <w:ins w:id="138" w:author="Kopp, Darin" w:date="2025-02-20T15:34:00Z">
        <w:r w:rsidR="007F2E35">
          <w:rPr>
            <w:rFonts w:ascii="Times New Roman" w:hAnsi="Times New Roman" w:cs="Times New Roman"/>
            <w:sz w:val="24"/>
            <w:szCs w:val="24"/>
          </w:rPr>
          <w:t>To assess the</w:t>
        </w:r>
        <w:r w:rsidR="005A5D32">
          <w:rPr>
            <w:rFonts w:ascii="Times New Roman" w:hAnsi="Times New Roman" w:cs="Times New Roman"/>
            <w:sz w:val="24"/>
            <w:szCs w:val="24"/>
          </w:rPr>
          <w:t xml:space="preserve"> effects of anthropogenic disturbance on in-stream phy</w:t>
        </w:r>
        <w:r w:rsidR="007F2E35">
          <w:rPr>
            <w:rFonts w:ascii="Times New Roman" w:hAnsi="Times New Roman" w:cs="Times New Roman"/>
            <w:sz w:val="24"/>
            <w:szCs w:val="24"/>
          </w:rPr>
          <w:t>siochemical</w:t>
        </w:r>
        <w:r w:rsidR="005A5D32">
          <w:rPr>
            <w:rFonts w:ascii="Times New Roman" w:hAnsi="Times New Roman" w:cs="Times New Roman"/>
            <w:sz w:val="24"/>
            <w:szCs w:val="24"/>
          </w:rPr>
          <w:t xml:space="preserve"> </w:t>
        </w:r>
        <w:r w:rsidR="007F2E35">
          <w:rPr>
            <w:rFonts w:ascii="Times New Roman" w:hAnsi="Times New Roman" w:cs="Times New Roman"/>
            <w:sz w:val="24"/>
            <w:szCs w:val="24"/>
          </w:rPr>
          <w:t xml:space="preserve">conditions </w:t>
        </w:r>
        <w:r w:rsidR="005A5D32">
          <w:rPr>
            <w:rFonts w:ascii="Times New Roman" w:hAnsi="Times New Roman" w:cs="Times New Roman"/>
            <w:sz w:val="24"/>
            <w:szCs w:val="24"/>
          </w:rPr>
          <w:t>and in turn macroinvertebrate assemblages, w</w:t>
        </w:r>
        <w:r w:rsidR="001D3C7B">
          <w:rPr>
            <w:rFonts w:ascii="Times New Roman" w:hAnsi="Times New Roman" w:cs="Times New Roman"/>
            <w:sz w:val="24"/>
            <w:szCs w:val="24"/>
          </w:rPr>
          <w:t>e</w:t>
        </w:r>
      </w:ins>
      <w:r w:rsidR="001D3C7B">
        <w:rPr>
          <w:rFonts w:ascii="Times New Roman" w:hAnsi="Times New Roman" w:cs="Times New Roman"/>
          <w:sz w:val="24"/>
          <w:szCs w:val="24"/>
        </w:rPr>
        <w:t xml:space="preserve"> focus</w:t>
      </w:r>
      <w:r w:rsidR="00055D57">
        <w:rPr>
          <w:rFonts w:ascii="Times New Roman" w:hAnsi="Times New Roman" w:cs="Times New Roman"/>
          <w:sz w:val="24"/>
          <w:szCs w:val="24"/>
        </w:rPr>
        <w:t>ed</w:t>
      </w:r>
      <w:r w:rsidR="001D3C7B">
        <w:rPr>
          <w:rFonts w:ascii="Times New Roman" w:hAnsi="Times New Roman" w:cs="Times New Roman"/>
          <w:sz w:val="24"/>
          <w:szCs w:val="24"/>
        </w:rPr>
        <w:t xml:space="preserve"> on</w:t>
      </w:r>
      <w:r w:rsidR="00ED55DA">
        <w:rPr>
          <w:rFonts w:ascii="Times New Roman" w:hAnsi="Times New Roman" w:cs="Times New Roman"/>
          <w:sz w:val="24"/>
          <w:szCs w:val="24"/>
        </w:rPr>
        <w:t xml:space="preserve"> </w:t>
      </w:r>
      <w:r>
        <w:rPr>
          <w:rFonts w:ascii="Times New Roman" w:hAnsi="Times New Roman" w:cs="Times New Roman"/>
          <w:sz w:val="24"/>
          <w:szCs w:val="24"/>
        </w:rPr>
        <w:t xml:space="preserve">in situ </w:t>
      </w:r>
      <w:r w:rsidR="001D3C7B">
        <w:rPr>
          <w:rFonts w:ascii="Times New Roman" w:hAnsi="Times New Roman" w:cs="Times New Roman"/>
          <w:sz w:val="24"/>
          <w:szCs w:val="24"/>
        </w:rPr>
        <w:t>nutrient</w:t>
      </w:r>
      <w:r w:rsidR="00356A4C">
        <w:rPr>
          <w:rFonts w:ascii="Times New Roman" w:hAnsi="Times New Roman" w:cs="Times New Roman"/>
          <w:sz w:val="24"/>
          <w:szCs w:val="24"/>
        </w:rPr>
        <w:t xml:space="preserve"> concentrations</w:t>
      </w:r>
      <w:r w:rsidR="001D3C7B">
        <w:rPr>
          <w:rFonts w:ascii="Times New Roman" w:hAnsi="Times New Roman" w:cs="Times New Roman"/>
          <w:sz w:val="24"/>
          <w:szCs w:val="24"/>
        </w:rPr>
        <w:t>, salinity</w:t>
      </w:r>
      <w:r w:rsidR="004C4B7D">
        <w:rPr>
          <w:rFonts w:ascii="Times New Roman" w:hAnsi="Times New Roman" w:cs="Times New Roman"/>
          <w:sz w:val="24"/>
          <w:szCs w:val="24"/>
        </w:rPr>
        <w:t>,</w:t>
      </w:r>
      <w:r w:rsidR="006F24CE">
        <w:rPr>
          <w:rFonts w:ascii="Times New Roman" w:hAnsi="Times New Roman" w:cs="Times New Roman"/>
          <w:sz w:val="24"/>
          <w:szCs w:val="24"/>
        </w:rPr>
        <w:t xml:space="preserve"> and</w:t>
      </w:r>
      <w:r w:rsidR="001D3C7B">
        <w:rPr>
          <w:rFonts w:ascii="Times New Roman" w:hAnsi="Times New Roman" w:cs="Times New Roman"/>
          <w:sz w:val="24"/>
          <w:szCs w:val="24"/>
        </w:rPr>
        <w:t xml:space="preserve"> physical habitat</w:t>
      </w:r>
      <w:r w:rsidR="006F24CE">
        <w:rPr>
          <w:rFonts w:ascii="Times New Roman" w:hAnsi="Times New Roman" w:cs="Times New Roman"/>
          <w:sz w:val="24"/>
          <w:szCs w:val="24"/>
        </w:rPr>
        <w:t xml:space="preserve"> variables</w:t>
      </w:r>
      <w:del w:id="139" w:author="Kopp, Darin" w:date="2025-02-20T15:34:00Z">
        <w:r w:rsidR="007F7DB8">
          <w:rPr>
            <w:rFonts w:ascii="Times New Roman" w:hAnsi="Times New Roman" w:cs="Times New Roman"/>
            <w:sz w:val="24"/>
            <w:szCs w:val="24"/>
          </w:rPr>
          <w:delText>,</w:delText>
        </w:r>
        <w:r w:rsidR="00A92356">
          <w:rPr>
            <w:rFonts w:ascii="Times New Roman" w:hAnsi="Times New Roman" w:cs="Times New Roman"/>
            <w:sz w:val="24"/>
            <w:szCs w:val="24"/>
          </w:rPr>
          <w:delText xml:space="preserve"> </w:delText>
        </w:r>
        <w:r w:rsidR="001D3C7B">
          <w:rPr>
            <w:rFonts w:ascii="Times New Roman" w:hAnsi="Times New Roman" w:cs="Times New Roman"/>
            <w:sz w:val="24"/>
            <w:szCs w:val="24"/>
          </w:rPr>
          <w:delText xml:space="preserve">because </w:delText>
        </w:r>
        <w:r w:rsidR="00AC1EB5">
          <w:rPr>
            <w:rFonts w:ascii="Times New Roman" w:hAnsi="Times New Roman" w:cs="Times New Roman"/>
            <w:sz w:val="24"/>
            <w:szCs w:val="24"/>
          </w:rPr>
          <w:delText>they</w:delText>
        </w:r>
      </w:del>
      <w:ins w:id="140" w:author="Kopp, Darin" w:date="2025-02-20T15:34:00Z">
        <w:r w:rsidR="007F2E35">
          <w:rPr>
            <w:rFonts w:ascii="Times New Roman" w:hAnsi="Times New Roman" w:cs="Times New Roman"/>
            <w:sz w:val="24"/>
            <w:szCs w:val="24"/>
          </w:rPr>
          <w:t>. These environmental gradients</w:t>
        </w:r>
      </w:ins>
      <w:r w:rsidR="00AC1EB5">
        <w:rPr>
          <w:rFonts w:ascii="Times New Roman" w:hAnsi="Times New Roman" w:cs="Times New Roman"/>
          <w:sz w:val="24"/>
          <w:szCs w:val="24"/>
        </w:rPr>
        <w:t xml:space="preserve"> </w:t>
      </w:r>
      <w:r w:rsidR="001D3C7B">
        <w:rPr>
          <w:rFonts w:ascii="Times New Roman" w:hAnsi="Times New Roman" w:cs="Times New Roman"/>
          <w:sz w:val="24"/>
          <w:szCs w:val="24"/>
        </w:rPr>
        <w:t>are commonly altered by anthropogenic activities</w:t>
      </w:r>
      <w:r w:rsidR="006F24CE">
        <w:rPr>
          <w:rFonts w:ascii="Times New Roman" w:hAnsi="Times New Roman" w:cs="Times New Roman"/>
          <w:sz w:val="24"/>
          <w:szCs w:val="24"/>
        </w:rPr>
        <w:t xml:space="preserve"> </w:t>
      </w:r>
      <w:r w:rsidR="00E35BB3">
        <w:rPr>
          <w:rFonts w:ascii="Times New Roman" w:hAnsi="Times New Roman" w:cs="Times New Roman"/>
          <w:sz w:val="24"/>
          <w:szCs w:val="24"/>
        </w:rPr>
        <w:t>in the surrounding watershed</w:t>
      </w:r>
      <w:r w:rsidR="00154AC2">
        <w:rPr>
          <w:rFonts w:ascii="Times New Roman" w:hAnsi="Times New Roman" w:cs="Times New Roman"/>
          <w:sz w:val="24"/>
          <w:szCs w:val="24"/>
        </w:rPr>
        <w:t xml:space="preserve"> </w:t>
      </w:r>
      <w:ins w:id="141" w:author="Kopp, Darin" w:date="2025-02-20T15:34:00Z">
        <w:r w:rsidR="00154AC2">
          <w:rPr>
            <w:rFonts w:ascii="Times New Roman" w:hAnsi="Times New Roman" w:cs="Times New Roman"/>
            <w:sz w:val="24"/>
            <w:szCs w:val="24"/>
          </w:rPr>
          <w:t>and frequently used as abiotic screens to identify</w:t>
        </w:r>
        <w:r w:rsidR="000C299A">
          <w:rPr>
            <w:rFonts w:ascii="Times New Roman" w:hAnsi="Times New Roman" w:cs="Times New Roman"/>
            <w:sz w:val="24"/>
            <w:szCs w:val="24"/>
          </w:rPr>
          <w:t xml:space="preserve"> least-disturbed</w:t>
        </w:r>
        <w:r w:rsidR="00154AC2">
          <w:rPr>
            <w:rFonts w:ascii="Times New Roman" w:hAnsi="Times New Roman" w:cs="Times New Roman"/>
            <w:sz w:val="24"/>
            <w:szCs w:val="24"/>
          </w:rPr>
          <w:t xml:space="preserve"> reference sites</w:t>
        </w:r>
        <w:r w:rsidR="00E35BB3">
          <w:rPr>
            <w:rFonts w:ascii="Times New Roman" w:hAnsi="Times New Roman" w:cs="Times New Roman"/>
            <w:sz w:val="24"/>
            <w:szCs w:val="24"/>
          </w:rPr>
          <w:t xml:space="preserve"> </w:t>
        </w:r>
      </w:ins>
      <w:r w:rsidR="006F24CE">
        <w:rPr>
          <w:rFonts w:ascii="Times New Roman" w:hAnsi="Times New Roman" w:cs="Times New Roman"/>
          <w:sz w:val="24"/>
          <w:szCs w:val="24"/>
        </w:rPr>
        <w:fldChar w:fldCharType="begin">
          <w:fldData xml:space="preserve">PEVuZE5vdGU+PENpdGU+PEF1dGhvcj5QYXVsc2VuPC9BdXRob3I+PFllYXI+MjAwODwvWWVhcj48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</w:fldData>
        </w:fldChar>
      </w:r>
      <w:r w:rsidR="008918F2">
        <w:rPr>
          <w:rFonts w:ascii="Times New Roman" w:hAnsi="Times New Roman" w:cs="Times New Roman"/>
          <w:sz w:val="24"/>
          <w:szCs w:val="24"/>
        </w:rPr>
        <w:instrText xml:space="preserve"> ADDIN EN.CITE </w:instrText>
      </w:r>
      <w:r w:rsidR="008918F2">
        <w:rPr>
          <w:rFonts w:ascii="Times New Roman" w:hAnsi="Times New Roman" w:cs="Times New Roman"/>
          <w:sz w:val="24"/>
          <w:szCs w:val="24"/>
        </w:rPr>
        <w:fldChar w:fldCharType="begin">
          <w:fldData xml:space="preserve">PEVuZE5vdGU+PENpdGU+PEF1dGhvcj5QYXVsc2VuPC9BdXRob3I+PFllYXI+MjAwODwvWWVhcj48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</w:fldData>
        </w:fldChar>
      </w:r>
      <w:r w:rsidR="008918F2">
        <w:rPr>
          <w:rFonts w:ascii="Times New Roman" w:hAnsi="Times New Roman" w:cs="Times New Roman"/>
          <w:sz w:val="24"/>
          <w:szCs w:val="24"/>
        </w:rPr>
        <w:instrText xml:space="preserve"> ADDIN EN.CITE.DATA </w:instrText>
      </w:r>
      <w:r w:rsidR="008918F2">
        <w:rPr>
          <w:rFonts w:ascii="Times New Roman" w:hAnsi="Times New Roman" w:cs="Times New Roman"/>
          <w:sz w:val="24"/>
          <w:szCs w:val="24"/>
        </w:rPr>
      </w:r>
      <w:r w:rsidR="008918F2">
        <w:rPr>
          <w:rFonts w:ascii="Times New Roman" w:hAnsi="Times New Roman" w:cs="Times New Roman"/>
          <w:sz w:val="24"/>
          <w:szCs w:val="24"/>
        </w:rPr>
        <w:fldChar w:fldCharType="end"/>
      </w:r>
      <w:r w:rsidR="006F24CE">
        <w:rPr>
          <w:rFonts w:ascii="Times New Roman" w:hAnsi="Times New Roman" w:cs="Times New Roman"/>
          <w:sz w:val="24"/>
          <w:szCs w:val="24"/>
        </w:rPr>
      </w:r>
      <w:r w:rsidR="006F24CE">
        <w:rPr>
          <w:rFonts w:ascii="Times New Roman" w:hAnsi="Times New Roman" w:cs="Times New Roman"/>
          <w:sz w:val="24"/>
          <w:szCs w:val="24"/>
        </w:rPr>
        <w:fldChar w:fldCharType="separate"/>
      </w:r>
      <w:del w:id="142"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"_ENREF_25" \o "Herlihy, 2008 #27"</w:delInstrText>
        </w:r>
        <w:r w:rsidR="00000000">
          <w:fldChar w:fldCharType="separate"/>
        </w:r>
        <w:r w:rsidR="00FE06C8">
          <w:rPr>
            <w:rFonts w:ascii="Times New Roman" w:hAnsi="Times New Roman" w:cs="Times New Roman"/>
            <w:noProof/>
            <w:sz w:val="24"/>
            <w:szCs w:val="24"/>
          </w:rPr>
          <w:delText>Herlihy et al. 2008</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"_ENREF_50" \o "Paulsen, 2008 #61"</w:delInstrText>
        </w:r>
        <w:r w:rsidR="00000000">
          <w:fldChar w:fldCharType="separate"/>
        </w:r>
        <w:r w:rsidR="00FE06C8">
          <w:rPr>
            <w:rFonts w:ascii="Times New Roman" w:hAnsi="Times New Roman" w:cs="Times New Roman"/>
            <w:noProof/>
            <w:sz w:val="24"/>
            <w:szCs w:val="24"/>
          </w:rPr>
          <w:delText>Paulsen et al. 2008</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"_ENREF_67" \o "USEPA, 2023 #75"</w:delInstrText>
        </w:r>
        <w:r w:rsidR="00000000">
          <w:fldChar w:fldCharType="separate"/>
        </w:r>
        <w:r w:rsidR="00FE06C8">
          <w:rPr>
            <w:rFonts w:ascii="Times New Roman" w:hAnsi="Times New Roman" w:cs="Times New Roman"/>
            <w:noProof/>
            <w:sz w:val="24"/>
            <w:szCs w:val="24"/>
          </w:rPr>
          <w:delText>USEPA 2023</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143" w:author="Kopp, Darin" w:date="2025-02-20T15:34:00Z">
        <w:r w:rsidR="008918F2">
          <w:rPr>
            <w:rFonts w:ascii="Times New Roman" w:hAnsi="Times New Roman" w:cs="Times New Roman"/>
            <w:noProof/>
            <w:sz w:val="24"/>
            <w:szCs w:val="24"/>
          </w:rPr>
          <w:t>(</w:t>
        </w:r>
        <w:r w:rsidR="00000000">
          <w:fldChar w:fldCharType="begin"/>
        </w:r>
        <w:r w:rsidR="00000000">
          <w:instrText>HYPERLINK \l "_ENREF_31" \o "Herlihy, 2008 #27"</w:instrText>
        </w:r>
        <w:r w:rsidR="00000000">
          <w:fldChar w:fldCharType="separate"/>
        </w:r>
        <w:r w:rsidR="00707795">
          <w:rPr>
            <w:rFonts w:ascii="Times New Roman" w:hAnsi="Times New Roman" w:cs="Times New Roman"/>
            <w:noProof/>
            <w:sz w:val="24"/>
            <w:szCs w:val="24"/>
          </w:rPr>
          <w:t>Herlihy et al. 2008</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 xml:space="preserve">, </w:t>
        </w:r>
        <w:r w:rsidR="00000000">
          <w:fldChar w:fldCharType="begin"/>
        </w:r>
        <w:r w:rsidR="00000000">
          <w:instrText>HYPERLINK \l "_ENREF_63" \o "Paulsen, 2008 #61"</w:instrText>
        </w:r>
        <w:r w:rsidR="00000000">
          <w:fldChar w:fldCharType="separate"/>
        </w:r>
        <w:r w:rsidR="00707795">
          <w:rPr>
            <w:rFonts w:ascii="Times New Roman" w:hAnsi="Times New Roman" w:cs="Times New Roman"/>
            <w:noProof/>
            <w:sz w:val="24"/>
            <w:szCs w:val="24"/>
          </w:rPr>
          <w:t>Paulsen et al. 2008</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 xml:space="preserve">, </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sz w:val="24"/>
            <w:szCs w:val="24"/>
          </w:rPr>
          <w:t>USEPA 2023</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w:t>
        </w:r>
      </w:ins>
      <w:r w:rsidR="006F24CE">
        <w:rPr>
          <w:rFonts w:ascii="Times New Roman" w:hAnsi="Times New Roman" w:cs="Times New Roman"/>
          <w:sz w:val="24"/>
          <w:szCs w:val="24"/>
        </w:rPr>
        <w:fldChar w:fldCharType="end"/>
      </w:r>
      <w:del w:id="144" w:author="Kopp, Darin" w:date="2025-02-20T15:34:00Z">
        <w:r w:rsidR="00DC2097">
          <w:rPr>
            <w:rFonts w:ascii="Times New Roman" w:hAnsi="Times New Roman" w:cs="Times New Roman"/>
            <w:sz w:val="24"/>
            <w:szCs w:val="24"/>
          </w:rPr>
          <w:delText xml:space="preserve"> and influence macroinvertebrate distributions </w:delText>
        </w:r>
        <w:r w:rsidR="00DC2097">
          <w:rPr>
            <w:rFonts w:ascii="Times New Roman" w:hAnsi="Times New Roman" w:cs="Times New Roman"/>
            <w:sz w:val="24"/>
            <w:szCs w:val="24"/>
          </w:rPr>
          <w:fldChar w:fldCharType="begin"/>
        </w:r>
        <w:r w:rsidR="00317E8C">
          <w:rPr>
            <w:rFonts w:ascii="Times New Roman" w:hAnsi="Times New Roman" w:cs="Times New Roman"/>
            <w:sz w:val="24"/>
            <w:szCs w:val="24"/>
          </w:rPr>
          <w:delInstrText xml:space="preserve"> ADDIN EN.CITE &lt;EndNote&gt;&lt;Cite&gt;&lt;Author&gt;Kopp&lt;/Author&gt;&lt;Year&gt;2023&lt;/Year&gt;&lt;RecNum&gt;39&lt;/RecNum&gt;&lt;DisplayText&gt;(Kopp et al. 2023)&lt;/DisplayText&gt;&lt;record&gt;&lt;rec-number&gt;39&lt;/rec-number&gt;&lt;foreign-keys&gt;&lt;key app="EN" db-id="rtxzfetfi9xw07eeartpf9t7wwtdt2arspvw" timestamp="1701147872" guid="4de3263e-f23b-4672-8994-a57ca02a0393"&gt;39&lt;/key&gt;&lt;/foreign-keys&gt;&lt;ref-type name="Journal Article"&gt;17&lt;/ref-type&gt;&lt;contributors&gt;&lt;authors&gt;&lt;author&gt;Kopp, Darin A.&lt;/author&gt;&lt;author&gt;Stoddard, John L.&lt;/author&gt;&lt;author&gt;Hill, Ryan A.&lt;/author&gt;&lt;author&gt;Doyle, Jessie M.&lt;/author&gt;&lt;author&gt;Kaufmann, Philip R.&lt;/author&gt;&lt;author&gt;Herlihy, Alan T.&lt;/author&gt;&lt;author&gt;Paulsen, Steven G.&lt;/author&gt;&lt;/authors&gt;&lt;/contributors&gt;&lt;titles&gt;&lt;title&gt;Joint species distribution models reveal taxon-specific sensitivities to potential anthropogenic alteration&lt;/title&gt;&lt;secondary-title&gt;Freshwater Science&lt;/secondary-title&gt;&lt;/titles&gt;&lt;periodical&gt;&lt;full-title&gt;Freshwater Science&lt;/full-title&gt;&lt;/periodical&gt;&lt;pages&gt;268-284&lt;/pages&gt;&lt;volume&gt;42&lt;/volume&gt;&lt;number&gt;3&lt;/number&gt;&lt;dates&gt;&lt;year&gt;2023&lt;/year&gt;&lt;pub-dates&gt;&lt;date&gt;2023/09/01&lt;/date&gt;&lt;/pub-dates&gt;&lt;/dates&gt;&lt;publisher&gt;The University of Chicago Press&lt;/publisher&gt;&lt;isbn&gt;2161-9549&lt;/isbn&gt;&lt;urls&gt;&lt;related-urls&gt;&lt;url&gt;https://doi.org/10.1086/726283&lt;/url&gt;&lt;/related-urls&gt;&lt;/urls&gt;&lt;electronic-resource-num&gt;10.1086/726283&lt;/electronic-resource-num&gt;&lt;access-date&gt;2023/11/27&lt;/access-date&gt;&lt;/record&gt;&lt;/Cite&gt;&lt;/EndNote&gt;</w:delInstrText>
        </w:r>
        <w:r w:rsidR="00DC2097">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"_ENREF_37" \o "Kopp, 2023 #39"</w:delInstrText>
        </w:r>
        <w:r w:rsidR="00000000">
          <w:fldChar w:fldCharType="separate"/>
        </w:r>
        <w:r w:rsidR="00FE06C8">
          <w:rPr>
            <w:rFonts w:ascii="Times New Roman" w:hAnsi="Times New Roman" w:cs="Times New Roman"/>
            <w:noProof/>
            <w:sz w:val="24"/>
            <w:szCs w:val="24"/>
          </w:rPr>
          <w:delText>Kopp et al. 2023</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DC2097">
          <w:rPr>
            <w:rFonts w:ascii="Times New Roman" w:hAnsi="Times New Roman" w:cs="Times New Roman"/>
            <w:sz w:val="24"/>
            <w:szCs w:val="24"/>
          </w:rPr>
          <w:fldChar w:fldCharType="end"/>
        </w:r>
        <w:r w:rsidR="006F24CE">
          <w:rPr>
            <w:rFonts w:ascii="Times New Roman" w:hAnsi="Times New Roman" w:cs="Times New Roman"/>
            <w:sz w:val="24"/>
            <w:szCs w:val="24"/>
          </w:rPr>
          <w:delText>.</w:delText>
        </w:r>
        <w:r w:rsidR="001D3C7B" w:rsidRPr="001D3C7B">
          <w:rPr>
            <w:rFonts w:ascii="Times New Roman" w:hAnsi="Times New Roman" w:cs="Times New Roman"/>
            <w:color w:val="000000"/>
            <w:sz w:val="24"/>
            <w:szCs w:val="24"/>
          </w:rPr>
          <w:delText xml:space="preserve"> </w:delText>
        </w:r>
        <w:r w:rsidR="001D3C7B">
          <w:rPr>
            <w:rFonts w:ascii="Times New Roman" w:hAnsi="Times New Roman" w:cs="Times New Roman"/>
            <w:sz w:val="24"/>
            <w:szCs w:val="24"/>
          </w:rPr>
          <w:delText>W</w:delText>
        </w:r>
        <w:r w:rsidR="00025770">
          <w:rPr>
            <w:rFonts w:ascii="Times New Roman" w:hAnsi="Times New Roman" w:cs="Times New Roman"/>
            <w:sz w:val="24"/>
            <w:szCs w:val="24"/>
          </w:rPr>
          <w:delText xml:space="preserve">e selected </w:delText>
        </w:r>
        <w:r w:rsidR="00C6738E">
          <w:rPr>
            <w:rFonts w:ascii="Times New Roman" w:hAnsi="Times New Roman" w:cs="Times New Roman"/>
            <w:sz w:val="24"/>
            <w:szCs w:val="24"/>
          </w:rPr>
          <w:delText xml:space="preserve">total nitrogen (NTL) </w:delText>
        </w:r>
        <w:r w:rsidR="004C2395">
          <w:rPr>
            <w:rFonts w:ascii="Times New Roman" w:hAnsi="Times New Roman" w:cs="Times New Roman"/>
            <w:sz w:val="24"/>
            <w:szCs w:val="24"/>
          </w:rPr>
          <w:delText xml:space="preserve">and </w:delText>
        </w:r>
        <w:r w:rsidR="00C6738E">
          <w:rPr>
            <w:rFonts w:ascii="Times New Roman" w:hAnsi="Times New Roman" w:cs="Times New Roman"/>
            <w:sz w:val="24"/>
            <w:szCs w:val="24"/>
          </w:rPr>
          <w:delText xml:space="preserve">total phosphorus (PTL) </w:delText>
        </w:r>
        <w:r w:rsidR="004C2395">
          <w:rPr>
            <w:rFonts w:ascii="Times New Roman" w:hAnsi="Times New Roman" w:cs="Times New Roman"/>
            <w:sz w:val="24"/>
            <w:szCs w:val="24"/>
          </w:rPr>
          <w:delText>as indicators of nutrient</w:delText>
        </w:r>
        <w:r w:rsidR="00055D57">
          <w:rPr>
            <w:rFonts w:ascii="Times New Roman" w:hAnsi="Times New Roman" w:cs="Times New Roman"/>
            <w:sz w:val="24"/>
            <w:szCs w:val="24"/>
          </w:rPr>
          <w:delText>s</w:delText>
        </w:r>
        <w:r w:rsidR="004C2395">
          <w:rPr>
            <w:rFonts w:ascii="Times New Roman" w:hAnsi="Times New Roman" w:cs="Times New Roman"/>
            <w:sz w:val="24"/>
            <w:szCs w:val="24"/>
          </w:rPr>
          <w:delText xml:space="preserve">; </w:delText>
        </w:r>
        <w:r w:rsidR="00025770">
          <w:rPr>
            <w:rFonts w:ascii="Times New Roman" w:hAnsi="Times New Roman" w:cs="Times New Roman"/>
            <w:sz w:val="24"/>
            <w:szCs w:val="24"/>
          </w:rPr>
          <w:delText xml:space="preserve">chloride (CL) and sulfate (SO4) as indicators of salinity; </w:delText>
        </w:r>
        <w:r w:rsidR="00025770" w:rsidRPr="00253F65">
          <w:rPr>
            <w:rFonts w:ascii="Times New Roman" w:hAnsi="Times New Roman" w:cs="Times New Roman"/>
            <w:sz w:val="24"/>
            <w:szCs w:val="24"/>
          </w:rPr>
          <w:delText xml:space="preserve">and </w:delText>
        </w:r>
        <w:r w:rsidR="008F527C">
          <w:rPr>
            <w:rFonts w:ascii="Times New Roman" w:hAnsi="Times New Roman" w:cs="Times New Roman"/>
            <w:sz w:val="24"/>
            <w:szCs w:val="24"/>
          </w:rPr>
          <w:delText xml:space="preserve">mean </w:delText>
        </w:r>
        <w:r w:rsidR="00925361">
          <w:rPr>
            <w:rFonts w:ascii="Times New Roman" w:hAnsi="Times New Roman" w:cs="Times New Roman"/>
            <w:sz w:val="24"/>
            <w:szCs w:val="24"/>
          </w:rPr>
          <w:delText xml:space="preserve">substrate </w:delText>
        </w:r>
        <w:r w:rsidR="008F527C">
          <w:rPr>
            <w:rFonts w:ascii="Times New Roman" w:hAnsi="Times New Roman" w:cs="Times New Roman"/>
            <w:sz w:val="24"/>
            <w:szCs w:val="24"/>
          </w:rPr>
          <w:delText>diameter</w:delText>
        </w:r>
        <w:r w:rsidR="001E60CE" w:rsidRPr="00253F65">
          <w:rPr>
            <w:rFonts w:ascii="Times New Roman" w:hAnsi="Times New Roman" w:cs="Times New Roman"/>
            <w:sz w:val="24"/>
            <w:szCs w:val="24"/>
          </w:rPr>
          <w:delText xml:space="preserve"> (</w:delText>
        </w:r>
        <w:r w:rsidR="006F24CE">
          <w:rPr>
            <w:rFonts w:ascii="Times New Roman" w:hAnsi="Times New Roman" w:cs="Times New Roman"/>
            <w:sz w:val="24"/>
            <w:szCs w:val="24"/>
          </w:rPr>
          <w:delText>SUB</w:delText>
        </w:r>
        <w:r w:rsidR="001510BA">
          <w:rPr>
            <w:rFonts w:ascii="Times New Roman" w:hAnsi="Times New Roman" w:cs="Times New Roman"/>
            <w:sz w:val="24"/>
            <w:szCs w:val="24"/>
          </w:rPr>
          <w:delText>D</w:delText>
        </w:r>
        <w:r w:rsidR="001E60CE" w:rsidRPr="00253F65">
          <w:rPr>
            <w:rFonts w:ascii="Times New Roman" w:hAnsi="Times New Roman" w:cs="Times New Roman"/>
            <w:sz w:val="24"/>
            <w:szCs w:val="24"/>
          </w:rPr>
          <w:delText xml:space="preserve">) </w:delText>
        </w:r>
        <w:r w:rsidR="00B34AAF" w:rsidRPr="00253F65">
          <w:rPr>
            <w:rFonts w:ascii="Times New Roman" w:hAnsi="Times New Roman" w:cs="Times New Roman"/>
            <w:sz w:val="24"/>
            <w:szCs w:val="24"/>
          </w:rPr>
          <w:delText>and</w:delText>
        </w:r>
        <w:r w:rsidR="001E60CE" w:rsidRPr="00253F65">
          <w:rPr>
            <w:rFonts w:ascii="Times New Roman" w:hAnsi="Times New Roman" w:cs="Times New Roman"/>
            <w:sz w:val="24"/>
            <w:szCs w:val="24"/>
          </w:rPr>
          <w:delText xml:space="preserve"> riparian</w:delText>
        </w:r>
        <w:r w:rsidR="008F527C">
          <w:rPr>
            <w:rFonts w:ascii="Times New Roman" w:hAnsi="Times New Roman" w:cs="Times New Roman"/>
            <w:sz w:val="24"/>
            <w:szCs w:val="24"/>
          </w:rPr>
          <w:delText xml:space="preserve"> disturbance index </w:delText>
        </w:r>
        <w:r w:rsidR="001E60CE" w:rsidRPr="00253F65">
          <w:rPr>
            <w:rFonts w:ascii="Times New Roman" w:hAnsi="Times New Roman" w:cs="Times New Roman"/>
            <w:sz w:val="24"/>
            <w:szCs w:val="24"/>
          </w:rPr>
          <w:delText>(</w:delText>
        </w:r>
        <w:r w:rsidR="001510BA">
          <w:rPr>
            <w:rFonts w:ascii="Times New Roman" w:hAnsi="Times New Roman" w:cs="Times New Roman"/>
            <w:sz w:val="24"/>
            <w:szCs w:val="24"/>
          </w:rPr>
          <w:delText>RPDI</w:delText>
        </w:r>
        <w:r w:rsidR="001E60CE" w:rsidRPr="00253F65">
          <w:rPr>
            <w:rFonts w:ascii="Times New Roman" w:hAnsi="Times New Roman" w:cs="Times New Roman"/>
            <w:sz w:val="24"/>
            <w:szCs w:val="24"/>
          </w:rPr>
          <w:delText>)</w:delText>
        </w:r>
        <w:r w:rsidR="00025770" w:rsidRPr="00253F65">
          <w:rPr>
            <w:rFonts w:ascii="Times New Roman" w:hAnsi="Times New Roman" w:cs="Times New Roman"/>
            <w:sz w:val="24"/>
            <w:szCs w:val="24"/>
          </w:rPr>
          <w:delText xml:space="preserve"> as indicators of physical habitat</w:delText>
        </w:r>
        <w:r w:rsidR="00025770" w:rsidRPr="004F748E">
          <w:rPr>
            <w:rFonts w:ascii="Times New Roman" w:hAnsi="Times New Roman" w:cs="Times New Roman"/>
            <w:sz w:val="24"/>
            <w:szCs w:val="24"/>
          </w:rPr>
          <w:delText>.</w:delText>
        </w:r>
        <w:r w:rsidR="00025770">
          <w:rPr>
            <w:rFonts w:ascii="Times New Roman" w:hAnsi="Times New Roman" w:cs="Times New Roman"/>
            <w:sz w:val="24"/>
            <w:szCs w:val="24"/>
          </w:rPr>
          <w:delText xml:space="preserve"> </w:delText>
        </w:r>
        <w:r w:rsidR="00E70B7C">
          <w:rPr>
            <w:rFonts w:ascii="Times New Roman" w:hAnsi="Times New Roman" w:cs="Times New Roman"/>
            <w:sz w:val="24"/>
            <w:szCs w:val="24"/>
          </w:rPr>
          <w:delText>A</w:delText>
        </w:r>
      </w:del>
      <w:ins w:id="145" w:author="Kopp, Darin" w:date="2025-02-20T15:34:00Z">
        <w:r w:rsidR="006F24CE">
          <w:rPr>
            <w:rFonts w:ascii="Times New Roman" w:hAnsi="Times New Roman" w:cs="Times New Roman"/>
            <w:sz w:val="24"/>
            <w:szCs w:val="24"/>
          </w:rPr>
          <w:t>.</w:t>
        </w:r>
        <w:r w:rsidR="001D3C7B" w:rsidRPr="001D3C7B">
          <w:rPr>
            <w:rFonts w:ascii="Times New Roman" w:hAnsi="Times New Roman" w:cs="Times New Roman"/>
            <w:color w:val="000000"/>
            <w:sz w:val="24"/>
            <w:szCs w:val="24"/>
          </w:rPr>
          <w:t xml:space="preserve"> </w:t>
        </w:r>
        <w:r w:rsidR="00154AC2">
          <w:rPr>
            <w:rFonts w:ascii="Times New Roman" w:hAnsi="Times New Roman" w:cs="Times New Roman"/>
            <w:color w:val="000000"/>
            <w:sz w:val="24"/>
            <w:szCs w:val="24"/>
          </w:rPr>
          <w:t xml:space="preserve">Specifically, </w:t>
        </w:r>
        <w:r w:rsidR="00154AC2">
          <w:rPr>
            <w:rFonts w:ascii="Times New Roman" w:hAnsi="Times New Roman" w:cs="Times New Roman"/>
            <w:sz w:val="24"/>
            <w:szCs w:val="24"/>
          </w:rPr>
          <w:t>w</w:t>
        </w:r>
        <w:r w:rsidR="00025770">
          <w:rPr>
            <w:rFonts w:ascii="Times New Roman" w:hAnsi="Times New Roman" w:cs="Times New Roman"/>
            <w:sz w:val="24"/>
            <w:szCs w:val="24"/>
          </w:rPr>
          <w:t xml:space="preserve">e selected </w:t>
        </w:r>
        <w:r w:rsidR="00C6738E">
          <w:rPr>
            <w:rFonts w:ascii="Times New Roman" w:hAnsi="Times New Roman" w:cs="Times New Roman"/>
            <w:sz w:val="24"/>
            <w:szCs w:val="24"/>
          </w:rPr>
          <w:t xml:space="preserve">total nitrogen (NTL) </w:t>
        </w:r>
        <w:r w:rsidR="004C2395">
          <w:rPr>
            <w:rFonts w:ascii="Times New Roman" w:hAnsi="Times New Roman" w:cs="Times New Roman"/>
            <w:sz w:val="24"/>
            <w:szCs w:val="24"/>
          </w:rPr>
          <w:t xml:space="preserve">and </w:t>
        </w:r>
        <w:r w:rsidR="00C6738E">
          <w:rPr>
            <w:rFonts w:ascii="Times New Roman" w:hAnsi="Times New Roman" w:cs="Times New Roman"/>
            <w:sz w:val="24"/>
            <w:szCs w:val="24"/>
          </w:rPr>
          <w:t xml:space="preserve">total phosphorus (PTL) </w:t>
        </w:r>
        <w:r w:rsidR="004C2395">
          <w:rPr>
            <w:rFonts w:ascii="Times New Roman" w:hAnsi="Times New Roman" w:cs="Times New Roman"/>
            <w:sz w:val="24"/>
            <w:szCs w:val="24"/>
          </w:rPr>
          <w:t xml:space="preserve">as indicators of </w:t>
        </w:r>
        <w:r w:rsidR="00492212">
          <w:rPr>
            <w:rFonts w:ascii="Times New Roman" w:hAnsi="Times New Roman" w:cs="Times New Roman"/>
            <w:sz w:val="24"/>
            <w:szCs w:val="24"/>
          </w:rPr>
          <w:t xml:space="preserve">excess </w:t>
        </w:r>
        <w:r w:rsidR="004C2395">
          <w:rPr>
            <w:rFonts w:ascii="Times New Roman" w:hAnsi="Times New Roman" w:cs="Times New Roman"/>
            <w:sz w:val="24"/>
            <w:szCs w:val="24"/>
          </w:rPr>
          <w:t>nutrient</w:t>
        </w:r>
        <w:r w:rsidR="00055D57">
          <w:rPr>
            <w:rFonts w:ascii="Times New Roman" w:hAnsi="Times New Roman" w:cs="Times New Roman"/>
            <w:sz w:val="24"/>
            <w:szCs w:val="24"/>
          </w:rPr>
          <w:t>s</w:t>
        </w:r>
        <w:r w:rsidR="00492212">
          <w:rPr>
            <w:rFonts w:ascii="Times New Roman" w:hAnsi="Times New Roman" w:cs="Times New Roman"/>
            <w:sz w:val="24"/>
            <w:szCs w:val="24"/>
          </w:rPr>
          <w:t xml:space="preserve"> supplied from agriculture and/or urbanization </w:t>
        </w:r>
        <w:r w:rsidR="00D70C1A">
          <w:rPr>
            <w:rFonts w:ascii="Times New Roman" w:hAnsi="Times New Roman" w:cs="Times New Roman"/>
            <w:sz w:val="24"/>
            <w:szCs w:val="24"/>
          </w:rPr>
          <w:fldChar w:fldCharType="begin"/>
        </w:r>
        <w:r w:rsidR="00D70C1A">
          <w:rPr>
            <w:rFonts w:ascii="Times New Roman" w:hAnsi="Times New Roman" w:cs="Times New Roman"/>
            <w:sz w:val="24"/>
            <w:szCs w:val="24"/>
          </w:rPr>
          <w:instrText xml:space="preserve"> ADDIN EN.CITE &lt;EndNote&gt;&lt;Cite&gt;&lt;Author&gt;Herlihy&lt;/Author&gt;&lt;Year&gt;1998&lt;/Year&gt;&lt;RecNum&gt;314&lt;/RecNum&gt;&lt;DisplayText&gt;(Herlihy et al. 1998)&lt;/DisplayText&gt;&lt;record&gt;&lt;rec-number&gt;314&lt;/rec-number&gt;&lt;foreign-keys&gt;&lt;key app="EN" db-id="rtxzfetfi9xw07eeartpf9t7wwtdt2arspvw" timestamp="1739823458"&gt;314&lt;/key&gt;&lt;/foreign-keys&gt;&lt;ref-type name="Journal Article"&gt;17&lt;/ref-type&gt;&lt;contributors&gt;&lt;authors&gt;&lt;author&gt;Herlihy, Alan T.&lt;/author&gt;&lt;author&gt;Stoddard, John L.&lt;/author&gt;&lt;author&gt;Johnson, Colleen Burch&lt;/author&gt;&lt;/authors&gt;&lt;/contributors&gt;&lt;titles&gt;&lt;title&gt;The Relationship Between Stream Chemistry and Watershed Land Cover Data in the Mid-Atlantic Region, U.S&lt;/title&gt;&lt;secondary-title&gt;Water, Air, and Soil Pollution&lt;/secondary-title&gt;&lt;/titles&gt;&lt;periodical&gt;&lt;full-title&gt;Water, Air, and Soil Pollution&lt;/full-title&gt;&lt;/periodical&gt;&lt;pages&gt;377-386&lt;/pages&gt;&lt;volume&gt;105&lt;/volume&gt;&lt;number&gt;1&lt;/number&gt;&lt;dates&gt;&lt;year&gt;1998&lt;/year&gt;&lt;pub-dates&gt;&lt;date&gt;1998/07/01&lt;/date&gt;&lt;/pub-dates&gt;&lt;/dates&gt;&lt;isbn&gt;1573-2932&lt;/isbn&gt;&lt;urls&gt;&lt;related-urls&gt;&lt;url&gt;https://doi.org/10.1023/A:1005028803682&lt;/url&gt;&lt;/related-urls&gt;&lt;/urls&gt;&lt;electronic-resource-num&gt;10.1023/A:1005028803682&lt;/electronic-resource-num&gt;&lt;/record&gt;&lt;/Cite&gt;&lt;/EndNote&gt;</w:instrText>
        </w:r>
        <w:r w:rsidR="00D70C1A">
          <w:rPr>
            <w:rFonts w:ascii="Times New Roman" w:hAnsi="Times New Roman" w:cs="Times New Roman"/>
            <w:sz w:val="24"/>
            <w:szCs w:val="24"/>
          </w:rPr>
          <w:fldChar w:fldCharType="separate"/>
        </w:r>
        <w:r w:rsidR="00D70C1A">
          <w:rPr>
            <w:rFonts w:ascii="Times New Roman" w:hAnsi="Times New Roman" w:cs="Times New Roman"/>
            <w:noProof/>
            <w:sz w:val="24"/>
            <w:szCs w:val="24"/>
          </w:rPr>
          <w:t>(</w:t>
        </w:r>
        <w:r w:rsidR="00000000">
          <w:fldChar w:fldCharType="begin"/>
        </w:r>
        <w:r w:rsidR="00000000">
          <w:instrText>HYPERLINK \l "_ENREF_33" \o "Herlihy, 1998 #314"</w:instrText>
        </w:r>
        <w:r w:rsidR="00000000">
          <w:fldChar w:fldCharType="separate"/>
        </w:r>
        <w:r w:rsidR="00707795">
          <w:rPr>
            <w:rFonts w:ascii="Times New Roman" w:hAnsi="Times New Roman" w:cs="Times New Roman"/>
            <w:noProof/>
            <w:sz w:val="24"/>
            <w:szCs w:val="24"/>
          </w:rPr>
          <w:t>Herlihy et al. 1998</w:t>
        </w:r>
        <w:r w:rsidR="00000000">
          <w:rPr>
            <w:rFonts w:ascii="Times New Roman" w:hAnsi="Times New Roman" w:cs="Times New Roman"/>
            <w:noProof/>
            <w:sz w:val="24"/>
            <w:szCs w:val="24"/>
          </w:rPr>
          <w:fldChar w:fldCharType="end"/>
        </w:r>
        <w:r w:rsidR="00D70C1A">
          <w:rPr>
            <w:rFonts w:ascii="Times New Roman" w:hAnsi="Times New Roman" w:cs="Times New Roman"/>
            <w:noProof/>
            <w:sz w:val="24"/>
            <w:szCs w:val="24"/>
          </w:rPr>
          <w:t>)</w:t>
        </w:r>
        <w:r w:rsidR="00D70C1A">
          <w:rPr>
            <w:rFonts w:ascii="Times New Roman" w:hAnsi="Times New Roman" w:cs="Times New Roman"/>
            <w:sz w:val="24"/>
            <w:szCs w:val="24"/>
          </w:rPr>
          <w:fldChar w:fldCharType="end"/>
        </w:r>
        <w:r w:rsidR="00492212">
          <w:rPr>
            <w:rFonts w:ascii="Times New Roman" w:hAnsi="Times New Roman" w:cs="Times New Roman"/>
            <w:sz w:val="24"/>
            <w:szCs w:val="24"/>
          </w:rPr>
          <w:t xml:space="preserve"> and </w:t>
        </w:r>
        <w:r w:rsidR="00025770">
          <w:rPr>
            <w:rFonts w:ascii="Times New Roman" w:hAnsi="Times New Roman" w:cs="Times New Roman"/>
            <w:sz w:val="24"/>
            <w:szCs w:val="24"/>
          </w:rPr>
          <w:t>chloride (CL) and sulfate (SO4) as indicators of salinity</w:t>
        </w:r>
        <w:r w:rsidR="00492212">
          <w:rPr>
            <w:rFonts w:ascii="Times New Roman" w:hAnsi="Times New Roman" w:cs="Times New Roman"/>
            <w:sz w:val="24"/>
            <w:szCs w:val="24"/>
          </w:rPr>
          <w:t xml:space="preserve">. Elevated CL is a general indicator of human disturbance in the catchment </w:t>
        </w:r>
        <w:r w:rsidR="001E6764">
          <w:rPr>
            <w:rFonts w:ascii="Times New Roman" w:hAnsi="Times New Roman" w:cs="Times New Roman"/>
            <w:sz w:val="24"/>
            <w:szCs w:val="24"/>
          </w:rPr>
          <w:fldChar w:fldCharType="begin"/>
        </w:r>
        <w:r w:rsidR="001E6764">
          <w:rPr>
            <w:rFonts w:ascii="Times New Roman" w:hAnsi="Times New Roman" w:cs="Times New Roman"/>
            <w:sz w:val="24"/>
            <w:szCs w:val="24"/>
          </w:rPr>
          <w:instrText xml:space="preserve"> ADDIN EN.CITE &lt;EndNote&gt;&lt;Cite&gt;&lt;Author&gt;Herlihy&lt;/Author&gt;&lt;Year&gt;1998&lt;/Year&gt;&lt;RecNum&gt;314&lt;/RecNum&gt;&lt;DisplayText&gt;(Herlihy et al. 1998)&lt;/DisplayText&gt;&lt;record&gt;&lt;rec-number&gt;314&lt;/rec-number&gt;&lt;foreign-keys&gt;&lt;key app="EN" db-id="rtxzfetfi9xw07eeartpf9t7wwtdt2arspvw" timestamp="1739823458"&gt;314&lt;/key&gt;&lt;/foreign-keys&gt;&lt;ref-type name="Journal Article"&gt;17&lt;/ref-type&gt;&lt;contributors&gt;&lt;authors&gt;&lt;author&gt;Herlihy, Alan T.&lt;/author&gt;&lt;author&gt;Stoddard, John L.&lt;/author&gt;&lt;author&gt;Johnson, Colleen Burch&lt;/author&gt;&lt;/authors&gt;&lt;/contributors&gt;&lt;titles&gt;&lt;title&gt;The Relationship Between Stream Chemistry and Watershed Land Cover Data in the Mid-Atlantic Region, U.S&lt;/title&gt;&lt;secondary-title&gt;Water, Air, and Soil Pollution&lt;/secondary-title&gt;&lt;/titles&gt;&lt;periodical&gt;&lt;full-title&gt;Water, Air, and Soil Pollution&lt;/full-title&gt;&lt;/periodical&gt;&lt;pages&gt;377-386&lt;/pages&gt;&lt;volume&gt;105&lt;/volume&gt;&lt;number&gt;1&lt;/number&gt;&lt;dates&gt;&lt;year&gt;1998&lt;/year&gt;&lt;pub-dates&gt;&lt;date&gt;1998/07/01&lt;/date&gt;&lt;/pub-dates&gt;&lt;/dates&gt;&lt;isbn&gt;1573-2932&lt;/isbn&gt;&lt;urls&gt;&lt;related-urls&gt;&lt;url&gt;https://doi.org/10.1023/A:1005028803682&lt;/url&gt;&lt;/related-urls&gt;&lt;/urls&gt;&lt;electronic-resource-num&gt;10.1023/A:1005028803682&lt;/electronic-resource-num&gt;&lt;/record&gt;&lt;/Cite&gt;&lt;/EndNote&gt;</w:instrText>
        </w:r>
        <w:r w:rsidR="001E6764">
          <w:rPr>
            <w:rFonts w:ascii="Times New Roman" w:hAnsi="Times New Roman" w:cs="Times New Roman"/>
            <w:sz w:val="24"/>
            <w:szCs w:val="24"/>
          </w:rPr>
          <w:fldChar w:fldCharType="separate"/>
        </w:r>
        <w:r w:rsidR="001E6764">
          <w:rPr>
            <w:rFonts w:ascii="Times New Roman" w:hAnsi="Times New Roman" w:cs="Times New Roman"/>
            <w:noProof/>
            <w:sz w:val="24"/>
            <w:szCs w:val="24"/>
          </w:rPr>
          <w:t>(</w:t>
        </w:r>
        <w:r w:rsidR="00000000">
          <w:fldChar w:fldCharType="begin"/>
        </w:r>
        <w:r w:rsidR="00000000">
          <w:instrText>HYPERLINK \l "_ENREF_33" \o "Herlihy, 1998 #314"</w:instrText>
        </w:r>
        <w:r w:rsidR="00000000">
          <w:fldChar w:fldCharType="separate"/>
        </w:r>
        <w:r w:rsidR="00707795">
          <w:rPr>
            <w:rFonts w:ascii="Times New Roman" w:hAnsi="Times New Roman" w:cs="Times New Roman"/>
            <w:noProof/>
            <w:sz w:val="24"/>
            <w:szCs w:val="24"/>
          </w:rPr>
          <w:t>Herlihy et al. 1998</w:t>
        </w:r>
        <w:r w:rsidR="00000000">
          <w:rPr>
            <w:rFonts w:ascii="Times New Roman" w:hAnsi="Times New Roman" w:cs="Times New Roman"/>
            <w:noProof/>
            <w:sz w:val="24"/>
            <w:szCs w:val="24"/>
          </w:rPr>
          <w:fldChar w:fldCharType="end"/>
        </w:r>
        <w:r w:rsidR="001E6764">
          <w:rPr>
            <w:rFonts w:ascii="Times New Roman" w:hAnsi="Times New Roman" w:cs="Times New Roman"/>
            <w:noProof/>
            <w:sz w:val="24"/>
            <w:szCs w:val="24"/>
          </w:rPr>
          <w:t>)</w:t>
        </w:r>
        <w:r w:rsidR="001E6764">
          <w:rPr>
            <w:rFonts w:ascii="Times New Roman" w:hAnsi="Times New Roman" w:cs="Times New Roman"/>
            <w:sz w:val="24"/>
            <w:szCs w:val="24"/>
          </w:rPr>
          <w:fldChar w:fldCharType="end"/>
        </w:r>
        <w:r w:rsidR="00025770">
          <w:rPr>
            <w:rFonts w:ascii="Times New Roman" w:hAnsi="Times New Roman" w:cs="Times New Roman"/>
            <w:sz w:val="24"/>
            <w:szCs w:val="24"/>
          </w:rPr>
          <w:t xml:space="preserve"> </w:t>
        </w:r>
        <w:r w:rsidR="00025770" w:rsidRPr="00253F65">
          <w:rPr>
            <w:rFonts w:ascii="Times New Roman" w:hAnsi="Times New Roman" w:cs="Times New Roman"/>
            <w:sz w:val="24"/>
            <w:szCs w:val="24"/>
          </w:rPr>
          <w:t>and</w:t>
        </w:r>
        <w:r w:rsidR="00492212">
          <w:rPr>
            <w:rFonts w:ascii="Times New Roman" w:hAnsi="Times New Roman" w:cs="Times New Roman"/>
            <w:sz w:val="24"/>
            <w:szCs w:val="24"/>
          </w:rPr>
          <w:t xml:space="preserve"> SO4 can indicate sites </w:t>
        </w:r>
        <w:r w:rsidR="001E6764">
          <w:rPr>
            <w:rFonts w:ascii="Times New Roman" w:hAnsi="Times New Roman" w:cs="Times New Roman"/>
            <w:sz w:val="24"/>
            <w:szCs w:val="24"/>
          </w:rPr>
          <w:t xml:space="preserve">that are </w:t>
        </w:r>
        <w:r w:rsidR="00492212">
          <w:rPr>
            <w:rFonts w:ascii="Times New Roman" w:hAnsi="Times New Roman" w:cs="Times New Roman"/>
            <w:sz w:val="24"/>
            <w:szCs w:val="24"/>
          </w:rPr>
          <w:t xml:space="preserve">affected by mine drainage </w:t>
        </w:r>
        <w:r w:rsidR="001E6764">
          <w:rPr>
            <w:rFonts w:ascii="Times New Roman" w:hAnsi="Times New Roman" w:cs="Times New Roman"/>
            <w:sz w:val="24"/>
            <w:szCs w:val="24"/>
          </w:rPr>
          <w:fldChar w:fldCharType="begin"/>
        </w:r>
        <w:r w:rsidR="001E6764">
          <w:rPr>
            <w:rFonts w:ascii="Times New Roman" w:hAnsi="Times New Roman" w:cs="Times New Roman"/>
            <w:sz w:val="24"/>
            <w:szCs w:val="24"/>
          </w:rPr>
          <w:instrText xml:space="preserve"> ADDIN EN.CITE &lt;EndNote&gt;&lt;Cite&gt;&lt;Author&gt;Herlihy&lt;/Author&gt;&lt;Year&gt;1991&lt;/Year&gt;&lt;RecNum&gt;313&lt;/RecNum&gt;&lt;DisplayText&gt;(Herlihy et al. 1991)&lt;/DisplayText&gt;&lt;record&gt;&lt;rec-number&gt;313&lt;/rec-number&gt;&lt;foreign-keys&gt;&lt;key app="EN" db-id="rtxzfetfi9xw07eeartpf9t7wwtdt2arspvw" timestamp="1739823433"&gt;313&lt;/key&gt;&lt;/foreign-keys&gt;&lt;ref-type name="Journal Article"&gt;17&lt;/ref-type&gt;&lt;contributors&gt;&lt;authors&gt;&lt;author&gt;Herlihy, Alan T.&lt;/author&gt;&lt;author&gt;Kaufmann, Philip R.&lt;/author&gt;&lt;author&gt;Mitch, Mark E.&lt;/author&gt;&lt;/authors&gt;&lt;/contributors&gt;&lt;titles&gt;&lt;title&gt;Stream chemistry in the eastern United States: 2. Current sources of acidity in acidic and low acid-neutralizing capacity streams&lt;/title&gt;&lt;secondary-title&gt;Water Resources Research&lt;/secondary-title&gt;&lt;/titles&gt;&lt;periodical&gt;&lt;full-title&gt;Water Resources Research&lt;/full-title&gt;&lt;/periodical&gt;&lt;pages&gt;629-642&lt;/pages&gt;&lt;volume&gt;27&lt;/volume&gt;&lt;number&gt;4&lt;/number&gt;&lt;dates&gt;&lt;year&gt;1991&lt;/year&gt;&lt;pub-dates&gt;&lt;date&gt;1991/04/01&lt;/date&gt;&lt;/pub-dates&gt;&lt;/dates&gt;&lt;publisher&gt;John Wiley &amp;amp; Sons, Ltd&lt;/publisher&gt;&lt;isbn&gt;0043-1397&lt;/isbn&gt;&lt;urls&gt;&lt;related-urls&gt;&lt;url&gt;https://doi.org/10.1029/90WR02768&lt;/url&gt;&lt;/related-urls&gt;&lt;/urls&gt;&lt;electronic-resource-num&gt;https://doi.org/10.1029/90WR02768&lt;/electronic-resource-num&gt;&lt;access-date&gt;2025/02/17&lt;/access-date&gt;&lt;/record&gt;&lt;/Cite&gt;&lt;/EndNote&gt;</w:instrText>
        </w:r>
        <w:r w:rsidR="001E6764">
          <w:rPr>
            <w:rFonts w:ascii="Times New Roman" w:hAnsi="Times New Roman" w:cs="Times New Roman"/>
            <w:sz w:val="24"/>
            <w:szCs w:val="24"/>
          </w:rPr>
          <w:fldChar w:fldCharType="separate"/>
        </w:r>
        <w:r w:rsidR="001E6764">
          <w:rPr>
            <w:rFonts w:ascii="Times New Roman" w:hAnsi="Times New Roman" w:cs="Times New Roman"/>
            <w:noProof/>
            <w:sz w:val="24"/>
            <w:szCs w:val="24"/>
          </w:rPr>
          <w:t>(</w:t>
        </w:r>
        <w:r w:rsidR="00000000">
          <w:fldChar w:fldCharType="begin"/>
        </w:r>
        <w:r w:rsidR="00000000">
          <w:instrText>HYPERLINK \l "_ENREF_30" \o "Herlihy, 1991 #313"</w:instrText>
        </w:r>
        <w:r w:rsidR="00000000">
          <w:fldChar w:fldCharType="separate"/>
        </w:r>
        <w:r w:rsidR="00707795">
          <w:rPr>
            <w:rFonts w:ascii="Times New Roman" w:hAnsi="Times New Roman" w:cs="Times New Roman"/>
            <w:noProof/>
            <w:sz w:val="24"/>
            <w:szCs w:val="24"/>
          </w:rPr>
          <w:t>Herlihy et al. 1991</w:t>
        </w:r>
        <w:r w:rsidR="00000000">
          <w:rPr>
            <w:rFonts w:ascii="Times New Roman" w:hAnsi="Times New Roman" w:cs="Times New Roman"/>
            <w:noProof/>
            <w:sz w:val="24"/>
            <w:szCs w:val="24"/>
          </w:rPr>
          <w:fldChar w:fldCharType="end"/>
        </w:r>
        <w:r w:rsidR="001E6764">
          <w:rPr>
            <w:rFonts w:ascii="Times New Roman" w:hAnsi="Times New Roman" w:cs="Times New Roman"/>
            <w:noProof/>
            <w:sz w:val="24"/>
            <w:szCs w:val="24"/>
          </w:rPr>
          <w:t>)</w:t>
        </w:r>
        <w:r w:rsidR="001E6764">
          <w:rPr>
            <w:rFonts w:ascii="Times New Roman" w:hAnsi="Times New Roman" w:cs="Times New Roman"/>
            <w:sz w:val="24"/>
            <w:szCs w:val="24"/>
          </w:rPr>
          <w:fldChar w:fldCharType="end"/>
        </w:r>
        <w:r w:rsidR="00492212">
          <w:rPr>
            <w:rFonts w:ascii="Times New Roman" w:hAnsi="Times New Roman" w:cs="Times New Roman"/>
            <w:sz w:val="24"/>
            <w:szCs w:val="24"/>
          </w:rPr>
          <w:t>.</w:t>
        </w:r>
        <w:r w:rsidR="00025770" w:rsidRPr="00253F65">
          <w:rPr>
            <w:rFonts w:ascii="Times New Roman" w:hAnsi="Times New Roman" w:cs="Times New Roman"/>
            <w:sz w:val="24"/>
            <w:szCs w:val="24"/>
          </w:rPr>
          <w:t xml:space="preserve"> </w:t>
        </w:r>
        <w:r w:rsidR="00492212">
          <w:rPr>
            <w:rFonts w:ascii="Times New Roman" w:hAnsi="Times New Roman" w:cs="Times New Roman"/>
            <w:sz w:val="24"/>
            <w:szCs w:val="24"/>
          </w:rPr>
          <w:t>M</w:t>
        </w:r>
        <w:r w:rsidR="008F527C">
          <w:rPr>
            <w:rFonts w:ascii="Times New Roman" w:hAnsi="Times New Roman" w:cs="Times New Roman"/>
            <w:sz w:val="24"/>
            <w:szCs w:val="24"/>
          </w:rPr>
          <w:t xml:space="preserve">ean </w:t>
        </w:r>
        <w:r w:rsidR="00925361">
          <w:rPr>
            <w:rFonts w:ascii="Times New Roman" w:hAnsi="Times New Roman" w:cs="Times New Roman"/>
            <w:sz w:val="24"/>
            <w:szCs w:val="24"/>
          </w:rPr>
          <w:t xml:space="preserve">substrate </w:t>
        </w:r>
        <w:r w:rsidR="008F527C">
          <w:rPr>
            <w:rFonts w:ascii="Times New Roman" w:hAnsi="Times New Roman" w:cs="Times New Roman"/>
            <w:sz w:val="24"/>
            <w:szCs w:val="24"/>
          </w:rPr>
          <w:t>diameter</w:t>
        </w:r>
        <w:r w:rsidR="001E60CE" w:rsidRPr="00253F65">
          <w:rPr>
            <w:rFonts w:ascii="Times New Roman" w:hAnsi="Times New Roman" w:cs="Times New Roman"/>
            <w:sz w:val="24"/>
            <w:szCs w:val="24"/>
          </w:rPr>
          <w:t xml:space="preserve"> (</w:t>
        </w:r>
        <w:r w:rsidR="006F24CE">
          <w:rPr>
            <w:rFonts w:ascii="Times New Roman" w:hAnsi="Times New Roman" w:cs="Times New Roman"/>
            <w:sz w:val="24"/>
            <w:szCs w:val="24"/>
          </w:rPr>
          <w:t>SUB</w:t>
        </w:r>
        <w:r w:rsidR="001510BA">
          <w:rPr>
            <w:rFonts w:ascii="Times New Roman" w:hAnsi="Times New Roman" w:cs="Times New Roman"/>
            <w:sz w:val="24"/>
            <w:szCs w:val="24"/>
          </w:rPr>
          <w:t>D</w:t>
        </w:r>
        <w:r w:rsidR="001E60CE" w:rsidRPr="00253F65">
          <w:rPr>
            <w:rFonts w:ascii="Times New Roman" w:hAnsi="Times New Roman" w:cs="Times New Roman"/>
            <w:sz w:val="24"/>
            <w:szCs w:val="24"/>
          </w:rPr>
          <w:t xml:space="preserve">) </w:t>
        </w:r>
        <w:r w:rsidR="00B34AAF" w:rsidRPr="00253F65">
          <w:rPr>
            <w:rFonts w:ascii="Times New Roman" w:hAnsi="Times New Roman" w:cs="Times New Roman"/>
            <w:sz w:val="24"/>
            <w:szCs w:val="24"/>
          </w:rPr>
          <w:t>and</w:t>
        </w:r>
        <w:r w:rsidR="001E60CE" w:rsidRPr="00253F65">
          <w:rPr>
            <w:rFonts w:ascii="Times New Roman" w:hAnsi="Times New Roman" w:cs="Times New Roman"/>
            <w:sz w:val="24"/>
            <w:szCs w:val="24"/>
          </w:rPr>
          <w:t xml:space="preserve"> riparian</w:t>
        </w:r>
        <w:r w:rsidR="008F527C">
          <w:rPr>
            <w:rFonts w:ascii="Times New Roman" w:hAnsi="Times New Roman" w:cs="Times New Roman"/>
            <w:sz w:val="24"/>
            <w:szCs w:val="24"/>
          </w:rPr>
          <w:t xml:space="preserve"> disturbance index </w:t>
        </w:r>
        <w:r w:rsidR="001E60CE" w:rsidRPr="00253F65">
          <w:rPr>
            <w:rFonts w:ascii="Times New Roman" w:hAnsi="Times New Roman" w:cs="Times New Roman"/>
            <w:sz w:val="24"/>
            <w:szCs w:val="24"/>
          </w:rPr>
          <w:t>(</w:t>
        </w:r>
        <w:r w:rsidR="001510BA">
          <w:rPr>
            <w:rFonts w:ascii="Times New Roman" w:hAnsi="Times New Roman" w:cs="Times New Roman"/>
            <w:sz w:val="24"/>
            <w:szCs w:val="24"/>
          </w:rPr>
          <w:t>RPDI</w:t>
        </w:r>
        <w:r w:rsidR="001E60CE" w:rsidRPr="00253F65">
          <w:rPr>
            <w:rFonts w:ascii="Times New Roman" w:hAnsi="Times New Roman" w:cs="Times New Roman"/>
            <w:sz w:val="24"/>
            <w:szCs w:val="24"/>
          </w:rPr>
          <w:t>)</w:t>
        </w:r>
        <w:r w:rsidR="00025770" w:rsidRPr="00253F65">
          <w:rPr>
            <w:rFonts w:ascii="Times New Roman" w:hAnsi="Times New Roman" w:cs="Times New Roman"/>
            <w:sz w:val="24"/>
            <w:szCs w:val="24"/>
          </w:rPr>
          <w:t xml:space="preserve"> </w:t>
        </w:r>
        <w:r w:rsidR="00492212">
          <w:rPr>
            <w:rFonts w:ascii="Times New Roman" w:hAnsi="Times New Roman" w:cs="Times New Roman"/>
            <w:sz w:val="24"/>
            <w:szCs w:val="24"/>
          </w:rPr>
          <w:t>were selected</w:t>
        </w:r>
        <w:r w:rsidR="00197B76">
          <w:rPr>
            <w:rFonts w:ascii="Times New Roman" w:hAnsi="Times New Roman" w:cs="Times New Roman"/>
            <w:sz w:val="24"/>
            <w:szCs w:val="24"/>
          </w:rPr>
          <w:t xml:space="preserve"> as </w:t>
        </w:r>
        <w:r w:rsidR="00197B76" w:rsidRPr="00253F65">
          <w:rPr>
            <w:rFonts w:ascii="Times New Roman" w:hAnsi="Times New Roman" w:cs="Times New Roman"/>
            <w:sz w:val="24"/>
            <w:szCs w:val="24"/>
          </w:rPr>
          <w:t>indicators of physical habitat</w:t>
        </w:r>
        <w:r w:rsidR="00492212">
          <w:rPr>
            <w:rFonts w:ascii="Times New Roman" w:hAnsi="Times New Roman" w:cs="Times New Roman"/>
            <w:sz w:val="24"/>
            <w:szCs w:val="24"/>
          </w:rPr>
          <w:t xml:space="preserve"> because human activities </w:t>
        </w:r>
        <w:r w:rsidR="001E6764">
          <w:rPr>
            <w:rFonts w:ascii="Times New Roman" w:hAnsi="Times New Roman" w:cs="Times New Roman"/>
            <w:sz w:val="24"/>
            <w:szCs w:val="24"/>
          </w:rPr>
          <w:t xml:space="preserve">can </w:t>
        </w:r>
        <w:r w:rsidR="00197B76">
          <w:rPr>
            <w:rFonts w:ascii="Times New Roman" w:hAnsi="Times New Roman" w:cs="Times New Roman"/>
            <w:sz w:val="24"/>
            <w:szCs w:val="24"/>
          </w:rPr>
          <w:t>increase fine sediment inputs or</w:t>
        </w:r>
        <w:r w:rsidR="00197B76" w:rsidRPr="00197B76">
          <w:rPr>
            <w:rFonts w:ascii="Times New Roman" w:hAnsi="Times New Roman" w:cs="Times New Roman"/>
            <w:sz w:val="24"/>
            <w:szCs w:val="24"/>
          </w:rPr>
          <w:t xml:space="preserve"> </w:t>
        </w:r>
        <w:r w:rsidR="00197B76">
          <w:rPr>
            <w:rFonts w:ascii="Times New Roman" w:hAnsi="Times New Roman" w:cs="Times New Roman"/>
            <w:sz w:val="24"/>
            <w:szCs w:val="24"/>
          </w:rPr>
          <w:t xml:space="preserve">directly modify the riparian area </w:t>
        </w:r>
        <w:r w:rsidR="00197B76">
          <w:rPr>
            <w:rFonts w:ascii="Times New Roman" w:hAnsi="Times New Roman" w:cs="Times New Roman"/>
            <w:sz w:val="24"/>
            <w:szCs w:val="24"/>
          </w:rPr>
          <w:fldChar w:fldCharType="begin">
            <w:fldData xml:space="preserve">PEVuZE5vdGU+PENpdGU+PEF1dGhvcj5LYXVmbWFubjwvQXV0aG9yPjxZZWFyPjE5OTk8L1llYXI+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</w:fldData>
          </w:fldChar>
        </w:r>
        <w:r w:rsidR="009E31C5">
          <w:rPr>
            <w:rFonts w:ascii="Times New Roman" w:hAnsi="Times New Roman" w:cs="Times New Roman"/>
            <w:sz w:val="24"/>
            <w:szCs w:val="24"/>
          </w:rPr>
          <w:instrText xml:space="preserve"> ADDIN EN.CITE </w:instrText>
        </w:r>
        <w:r w:rsidR="009E31C5">
          <w:rPr>
            <w:rFonts w:ascii="Times New Roman" w:hAnsi="Times New Roman" w:cs="Times New Roman"/>
            <w:sz w:val="24"/>
            <w:szCs w:val="24"/>
          </w:rPr>
          <w:fldChar w:fldCharType="begin">
            <w:fldData xml:space="preserve">PEVuZE5vdGU+PENpdGU+PEF1dGhvcj5LYXVmbWFubjwvQXV0aG9yPjxZZWFyPjE5OTk8L1llYXI+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</w:fldData>
          </w:fldChar>
        </w:r>
        <w:r w:rsidR="009E31C5">
          <w:rPr>
            <w:rFonts w:ascii="Times New Roman" w:hAnsi="Times New Roman" w:cs="Times New Roman"/>
            <w:sz w:val="24"/>
            <w:szCs w:val="24"/>
          </w:rPr>
          <w:instrText xml:space="preserve"> ADDIN EN.CITE.DATA </w:instrText>
        </w:r>
        <w:r w:rsidR="009E31C5">
          <w:rPr>
            <w:rFonts w:ascii="Times New Roman" w:hAnsi="Times New Roman" w:cs="Times New Roman"/>
            <w:sz w:val="24"/>
            <w:szCs w:val="24"/>
          </w:rPr>
        </w:r>
        <w:r w:rsidR="009E31C5">
          <w:rPr>
            <w:rFonts w:ascii="Times New Roman" w:hAnsi="Times New Roman" w:cs="Times New Roman"/>
            <w:sz w:val="24"/>
            <w:szCs w:val="24"/>
          </w:rPr>
          <w:fldChar w:fldCharType="end"/>
        </w:r>
        <w:r w:rsidR="00197B76">
          <w:rPr>
            <w:rFonts w:ascii="Times New Roman" w:hAnsi="Times New Roman" w:cs="Times New Roman"/>
            <w:sz w:val="24"/>
            <w:szCs w:val="24"/>
          </w:rPr>
        </w:r>
        <w:r w:rsidR="00197B76">
          <w:rPr>
            <w:rFonts w:ascii="Times New Roman" w:hAnsi="Times New Roman" w:cs="Times New Roman"/>
            <w:sz w:val="24"/>
            <w:szCs w:val="24"/>
          </w:rPr>
          <w:fldChar w:fldCharType="separate"/>
        </w:r>
        <w:r w:rsidR="009E31C5">
          <w:rPr>
            <w:rFonts w:ascii="Times New Roman" w:hAnsi="Times New Roman" w:cs="Times New Roman"/>
            <w:noProof/>
            <w:sz w:val="24"/>
            <w:szCs w:val="24"/>
          </w:rPr>
          <w:t>(</w:t>
        </w:r>
        <w:r w:rsidR="00000000">
          <w:fldChar w:fldCharType="begin"/>
        </w:r>
        <w:r w:rsidR="00000000">
          <w:instrText>HYPERLINK \l "_ENREF_41" \o "Kaufmann, 1999 #213"</w:instrText>
        </w:r>
        <w:r w:rsidR="00000000">
          <w:fldChar w:fldCharType="separate"/>
        </w:r>
        <w:r w:rsidR="00707795">
          <w:rPr>
            <w:rFonts w:ascii="Times New Roman" w:hAnsi="Times New Roman" w:cs="Times New Roman"/>
            <w:noProof/>
            <w:sz w:val="24"/>
            <w:szCs w:val="24"/>
          </w:rPr>
          <w:t>Kaufmann 1999</w:t>
        </w:r>
        <w:r w:rsidR="00000000">
          <w:rPr>
            <w:rFonts w:ascii="Times New Roman" w:hAnsi="Times New Roman" w:cs="Times New Roman"/>
            <w:noProof/>
            <w:sz w:val="24"/>
            <w:szCs w:val="24"/>
          </w:rPr>
          <w:fldChar w:fldCharType="end"/>
        </w:r>
        <w:r w:rsidR="009E31C5">
          <w:rPr>
            <w:rFonts w:ascii="Times New Roman" w:hAnsi="Times New Roman" w:cs="Times New Roman"/>
            <w:noProof/>
            <w:sz w:val="24"/>
            <w:szCs w:val="24"/>
          </w:rPr>
          <w:t xml:space="preserve">, </w:t>
        </w:r>
        <w:r w:rsidR="00000000">
          <w:fldChar w:fldCharType="begin"/>
        </w:r>
        <w:r w:rsidR="00000000">
          <w:instrText>HYPERLINK \l "_ENREF_40" \o "Kaufmann, 2022 #36"</w:instrText>
        </w:r>
        <w:r w:rsidR="00000000">
          <w:fldChar w:fldCharType="separate"/>
        </w:r>
        <w:r w:rsidR="00707795">
          <w:rPr>
            <w:rFonts w:ascii="Times New Roman" w:hAnsi="Times New Roman" w:cs="Times New Roman"/>
            <w:noProof/>
            <w:sz w:val="24"/>
            <w:szCs w:val="24"/>
          </w:rPr>
          <w:t>Kaufmann et al. 2022b</w:t>
        </w:r>
        <w:r w:rsidR="00000000">
          <w:rPr>
            <w:rFonts w:ascii="Times New Roman" w:hAnsi="Times New Roman" w:cs="Times New Roman"/>
            <w:noProof/>
            <w:sz w:val="24"/>
            <w:szCs w:val="24"/>
          </w:rPr>
          <w:fldChar w:fldCharType="end"/>
        </w:r>
        <w:r w:rsidR="009E31C5">
          <w:rPr>
            <w:rFonts w:ascii="Times New Roman" w:hAnsi="Times New Roman" w:cs="Times New Roman"/>
            <w:noProof/>
            <w:sz w:val="24"/>
            <w:szCs w:val="24"/>
          </w:rPr>
          <w:t>)</w:t>
        </w:r>
        <w:r w:rsidR="00197B76">
          <w:rPr>
            <w:rFonts w:ascii="Times New Roman" w:hAnsi="Times New Roman" w:cs="Times New Roman"/>
            <w:sz w:val="24"/>
            <w:szCs w:val="24"/>
          </w:rPr>
          <w:fldChar w:fldCharType="end"/>
        </w:r>
        <w:r w:rsidR="00025770" w:rsidRPr="004F748E">
          <w:rPr>
            <w:rFonts w:ascii="Times New Roman" w:hAnsi="Times New Roman" w:cs="Times New Roman"/>
            <w:sz w:val="24"/>
            <w:szCs w:val="24"/>
          </w:rPr>
          <w:t>.</w:t>
        </w:r>
        <w:r w:rsidR="00025770">
          <w:rPr>
            <w:rFonts w:ascii="Times New Roman" w:hAnsi="Times New Roman" w:cs="Times New Roman"/>
            <w:sz w:val="24"/>
            <w:szCs w:val="24"/>
          </w:rPr>
          <w:t xml:space="preserve"> </w:t>
        </w:r>
        <w:r w:rsidR="00492212">
          <w:rPr>
            <w:rFonts w:ascii="Times New Roman" w:hAnsi="Times New Roman" w:cs="Times New Roman"/>
            <w:sz w:val="24"/>
            <w:szCs w:val="24"/>
          </w:rPr>
          <w:t>In addition, we included mean summer air temperature (Mean July and August temperature</w:t>
        </w:r>
        <w:r w:rsidR="00492212" w:rsidRPr="006C76B1">
          <w:rPr>
            <w:rFonts w:ascii="Times New Roman" w:hAnsi="Times New Roman" w:cs="Times New Roman"/>
            <w:sz w:val="24"/>
            <w:szCs w:val="24"/>
          </w:rPr>
          <w:t>, MSAT) and total</w:t>
        </w:r>
        <w:r w:rsidR="00492212">
          <w:rPr>
            <w:rFonts w:ascii="Times New Roman" w:hAnsi="Times New Roman" w:cs="Times New Roman"/>
            <w:sz w:val="24"/>
            <w:szCs w:val="24"/>
          </w:rPr>
          <w:t xml:space="preserve"> annual</w:t>
        </w:r>
        <w:r w:rsidR="00492212" w:rsidRPr="006C76B1">
          <w:rPr>
            <w:rFonts w:ascii="Times New Roman" w:hAnsi="Times New Roman" w:cs="Times New Roman"/>
            <w:sz w:val="24"/>
            <w:szCs w:val="24"/>
          </w:rPr>
          <w:t xml:space="preserve"> precipitation (TPRCP)</w:t>
        </w:r>
        <w:r w:rsidR="00D70C1A">
          <w:rPr>
            <w:rFonts w:ascii="Times New Roman" w:hAnsi="Times New Roman" w:cs="Times New Roman"/>
            <w:sz w:val="24"/>
            <w:szCs w:val="24"/>
          </w:rPr>
          <w:t xml:space="preserve"> to assess potential </w:t>
        </w:r>
        <w:r w:rsidR="00197B76">
          <w:rPr>
            <w:rFonts w:ascii="Times New Roman" w:hAnsi="Times New Roman" w:cs="Times New Roman"/>
            <w:sz w:val="24"/>
            <w:szCs w:val="24"/>
          </w:rPr>
          <w:t xml:space="preserve">changes associated with differences from a 1900-1950 baseline. Although </w:t>
        </w:r>
        <w:r w:rsidR="002E622F">
          <w:rPr>
            <w:rFonts w:ascii="Times New Roman" w:hAnsi="Times New Roman" w:cs="Times New Roman"/>
            <w:sz w:val="24"/>
            <w:szCs w:val="24"/>
          </w:rPr>
          <w:t xml:space="preserve">other factors are affected by human disturbances (e.g., </w:t>
        </w:r>
        <w:r w:rsidR="00197B76">
          <w:rPr>
            <w:rFonts w:ascii="Times New Roman" w:hAnsi="Times New Roman" w:cs="Times New Roman"/>
            <w:sz w:val="24"/>
            <w:szCs w:val="24"/>
          </w:rPr>
          <w:t>metals and pesticides and hydrologic alteration</w:t>
        </w:r>
        <w:r w:rsidR="002E622F">
          <w:rPr>
            <w:rFonts w:ascii="Times New Roman" w:hAnsi="Times New Roman" w:cs="Times New Roman"/>
            <w:sz w:val="24"/>
            <w:szCs w:val="24"/>
          </w:rPr>
          <w:t>)</w:t>
        </w:r>
        <w:r w:rsidR="00197B76">
          <w:rPr>
            <w:rFonts w:ascii="Times New Roman" w:hAnsi="Times New Roman" w:cs="Times New Roman"/>
            <w:sz w:val="24"/>
            <w:szCs w:val="24"/>
          </w:rPr>
          <w:t>, these variables provide a reasonabl</w:t>
        </w:r>
        <w:r w:rsidR="002E622F">
          <w:rPr>
            <w:rFonts w:ascii="Times New Roman" w:hAnsi="Times New Roman" w:cs="Times New Roman"/>
            <w:sz w:val="24"/>
            <w:szCs w:val="24"/>
          </w:rPr>
          <w:t>y</w:t>
        </w:r>
        <w:r w:rsidR="00197B76">
          <w:rPr>
            <w:rFonts w:ascii="Times New Roman" w:hAnsi="Times New Roman" w:cs="Times New Roman"/>
            <w:sz w:val="24"/>
            <w:szCs w:val="24"/>
          </w:rPr>
          <w:t xml:space="preserve"> broad characterization of the physiochemical </w:t>
        </w:r>
        <w:r w:rsidR="002E622F">
          <w:rPr>
            <w:rFonts w:ascii="Times New Roman" w:hAnsi="Times New Roman" w:cs="Times New Roman"/>
            <w:sz w:val="24"/>
            <w:szCs w:val="24"/>
          </w:rPr>
          <w:t xml:space="preserve">environment </w:t>
        </w:r>
        <w:r w:rsidR="00197B76">
          <w:rPr>
            <w:rFonts w:ascii="Times New Roman" w:hAnsi="Times New Roman" w:cs="Times New Roman"/>
            <w:sz w:val="24"/>
            <w:szCs w:val="24"/>
          </w:rPr>
          <w:t>at a site</w:t>
        </w:r>
        <w:r w:rsidR="002E622F">
          <w:rPr>
            <w:rFonts w:ascii="Times New Roman" w:hAnsi="Times New Roman" w:cs="Times New Roman"/>
            <w:sz w:val="24"/>
            <w:szCs w:val="24"/>
          </w:rPr>
          <w:t xml:space="preserve"> </w:t>
        </w:r>
        <w:r w:rsidR="00197B76">
          <w:rPr>
            <w:rFonts w:ascii="Times New Roman" w:hAnsi="Times New Roman" w:cs="Times New Roman"/>
            <w:sz w:val="24"/>
            <w:szCs w:val="24"/>
          </w:rPr>
          <w:fldChar w:fldCharType="begin">
            <w:fldData xml:space="preserve">PEVuZE5vdGU+PENpdGU+PEF1dGhvcj5QYXVsc2VuPC9BdXRob3I+PFllYXI+MjAwODwvWWVhcj48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</w:fldData>
          </w:fldChar>
        </w:r>
        <w:r w:rsidR="00197B76">
          <w:rPr>
            <w:rFonts w:ascii="Times New Roman" w:hAnsi="Times New Roman" w:cs="Times New Roman"/>
            <w:sz w:val="24"/>
            <w:szCs w:val="24"/>
          </w:rPr>
          <w:instrText xml:space="preserve"> ADDIN EN.CITE </w:instrText>
        </w:r>
        <w:r w:rsidR="00197B76">
          <w:rPr>
            <w:rFonts w:ascii="Times New Roman" w:hAnsi="Times New Roman" w:cs="Times New Roman"/>
            <w:sz w:val="24"/>
            <w:szCs w:val="24"/>
          </w:rPr>
          <w:fldChar w:fldCharType="begin">
            <w:fldData xml:space="preserve">PEVuZE5vdGU+PENpdGU+PEF1dGhvcj5QYXVsc2VuPC9BdXRob3I+PFllYXI+MjAwODwvWWVhcj48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</w:fldData>
          </w:fldChar>
        </w:r>
        <w:r w:rsidR="00197B76">
          <w:rPr>
            <w:rFonts w:ascii="Times New Roman" w:hAnsi="Times New Roman" w:cs="Times New Roman"/>
            <w:sz w:val="24"/>
            <w:szCs w:val="24"/>
          </w:rPr>
          <w:instrText xml:space="preserve"> ADDIN EN.CITE.DATA </w:instrText>
        </w:r>
        <w:r w:rsidR="00197B76">
          <w:rPr>
            <w:rFonts w:ascii="Times New Roman" w:hAnsi="Times New Roman" w:cs="Times New Roman"/>
            <w:sz w:val="24"/>
            <w:szCs w:val="24"/>
          </w:rPr>
        </w:r>
        <w:r w:rsidR="00197B76">
          <w:rPr>
            <w:rFonts w:ascii="Times New Roman" w:hAnsi="Times New Roman" w:cs="Times New Roman"/>
            <w:sz w:val="24"/>
            <w:szCs w:val="24"/>
          </w:rPr>
          <w:fldChar w:fldCharType="end"/>
        </w:r>
        <w:r w:rsidR="00197B76">
          <w:rPr>
            <w:rFonts w:ascii="Times New Roman" w:hAnsi="Times New Roman" w:cs="Times New Roman"/>
            <w:sz w:val="24"/>
            <w:szCs w:val="24"/>
          </w:rPr>
        </w:r>
        <w:r w:rsidR="00197B76">
          <w:rPr>
            <w:rFonts w:ascii="Times New Roman" w:hAnsi="Times New Roman" w:cs="Times New Roman"/>
            <w:sz w:val="24"/>
            <w:szCs w:val="24"/>
          </w:rPr>
          <w:fldChar w:fldCharType="separate"/>
        </w:r>
        <w:r w:rsidR="00197B76">
          <w:rPr>
            <w:rFonts w:ascii="Times New Roman" w:hAnsi="Times New Roman" w:cs="Times New Roman"/>
            <w:noProof/>
            <w:sz w:val="24"/>
            <w:szCs w:val="24"/>
          </w:rPr>
          <w:t>(</w:t>
        </w:r>
        <w:r w:rsidR="00000000">
          <w:fldChar w:fldCharType="begin"/>
        </w:r>
        <w:r w:rsidR="00000000">
          <w:instrText>HYPERLINK \l "_ENREF_31" \o "Herlihy, 2008 #27"</w:instrText>
        </w:r>
        <w:r w:rsidR="00000000">
          <w:fldChar w:fldCharType="separate"/>
        </w:r>
        <w:r w:rsidR="00707795">
          <w:rPr>
            <w:rFonts w:ascii="Times New Roman" w:hAnsi="Times New Roman" w:cs="Times New Roman"/>
            <w:noProof/>
            <w:sz w:val="24"/>
            <w:szCs w:val="24"/>
          </w:rPr>
          <w:t>Herlihy et al. 2008</w:t>
        </w:r>
        <w:r w:rsidR="00000000">
          <w:rPr>
            <w:rFonts w:ascii="Times New Roman" w:hAnsi="Times New Roman" w:cs="Times New Roman"/>
            <w:noProof/>
            <w:sz w:val="24"/>
            <w:szCs w:val="24"/>
          </w:rPr>
          <w:fldChar w:fldCharType="end"/>
        </w:r>
        <w:r w:rsidR="00197B76">
          <w:rPr>
            <w:rFonts w:ascii="Times New Roman" w:hAnsi="Times New Roman" w:cs="Times New Roman"/>
            <w:noProof/>
            <w:sz w:val="24"/>
            <w:szCs w:val="24"/>
          </w:rPr>
          <w:t xml:space="preserve">, </w:t>
        </w:r>
        <w:r w:rsidR="00000000">
          <w:fldChar w:fldCharType="begin"/>
        </w:r>
        <w:r w:rsidR="00000000">
          <w:instrText>HYPERLINK \l "_ENREF_63" \o "Paulsen, 2008 #61"</w:instrText>
        </w:r>
        <w:r w:rsidR="00000000">
          <w:fldChar w:fldCharType="separate"/>
        </w:r>
        <w:r w:rsidR="00707795">
          <w:rPr>
            <w:rFonts w:ascii="Times New Roman" w:hAnsi="Times New Roman" w:cs="Times New Roman"/>
            <w:noProof/>
            <w:sz w:val="24"/>
            <w:szCs w:val="24"/>
          </w:rPr>
          <w:t>Paulsen et al. 2008</w:t>
        </w:r>
        <w:r w:rsidR="00000000">
          <w:rPr>
            <w:rFonts w:ascii="Times New Roman" w:hAnsi="Times New Roman" w:cs="Times New Roman"/>
            <w:noProof/>
            <w:sz w:val="24"/>
            <w:szCs w:val="24"/>
          </w:rPr>
          <w:fldChar w:fldCharType="end"/>
        </w:r>
        <w:r w:rsidR="00197B76">
          <w:rPr>
            <w:rFonts w:ascii="Times New Roman" w:hAnsi="Times New Roman" w:cs="Times New Roman"/>
            <w:noProof/>
            <w:sz w:val="24"/>
            <w:szCs w:val="24"/>
          </w:rPr>
          <w:t>)</w:t>
        </w:r>
        <w:r w:rsidR="00197B76">
          <w:rPr>
            <w:rFonts w:ascii="Times New Roman" w:hAnsi="Times New Roman" w:cs="Times New Roman"/>
            <w:sz w:val="24"/>
            <w:szCs w:val="24"/>
          </w:rPr>
          <w:fldChar w:fldCharType="end"/>
        </w:r>
        <w:r w:rsidR="00197B76">
          <w:rPr>
            <w:rFonts w:ascii="Times New Roman" w:hAnsi="Times New Roman" w:cs="Times New Roman"/>
            <w:sz w:val="24"/>
            <w:szCs w:val="24"/>
          </w:rPr>
          <w:t xml:space="preserve"> </w:t>
        </w:r>
      </w:ins>
    </w:p>
    <w:p w14:paraId="0AEC7418" w14:textId="423C3F6C" w:rsidR="002F1C69" w:rsidRPr="00492212" w:rsidRDefault="00AE6112" w:rsidP="00492212">
      <w:pPr>
        <w:spacing w:line="480" w:lineRule="auto"/>
        <w:ind w:firstLine="720"/>
        <w:contextualSpacing/>
        <w:rPr>
          <w:rFonts w:ascii="Times New Roman" w:hAnsi="Times New Roman"/>
          <w:color w:val="000000"/>
          <w:sz w:val="24"/>
          <w:rPrChange w:id="146" w:author="Kopp, Darin" w:date="2025-02-20T15:34:00Z">
            <w:rPr>
              <w:rFonts w:ascii="Times New Roman" w:hAnsi="Times New Roman"/>
              <w:sz w:val="24"/>
            </w:rPr>
          </w:rPrChange>
        </w:rPr>
      </w:pPr>
      <w:ins w:id="147" w:author="Kopp, Darin" w:date="2025-02-20T15:34:00Z">
        <w:r>
          <w:rPr>
            <w:rFonts w:ascii="Times New Roman" w:hAnsi="Times New Roman" w:cs="Times New Roman"/>
            <w:sz w:val="24"/>
            <w:szCs w:val="24"/>
          </w:rPr>
          <w:t>During the survey, a</w:t>
        </w:r>
      </w:ins>
      <w:r>
        <w:rPr>
          <w:rFonts w:ascii="Times New Roman" w:hAnsi="Times New Roman" w:cs="Times New Roman"/>
          <w:sz w:val="24"/>
          <w:szCs w:val="24"/>
        </w:rPr>
        <w:t xml:space="preserve"> </w:t>
      </w:r>
      <w:r w:rsidR="00E70B7C">
        <w:rPr>
          <w:rFonts w:ascii="Times New Roman" w:hAnsi="Times New Roman" w:cs="Times New Roman"/>
          <w:sz w:val="24"/>
          <w:szCs w:val="24"/>
        </w:rPr>
        <w:t xml:space="preserve">single water sample was collected at each site and shipped to a central analytical laboratory. </w:t>
      </w:r>
      <w:r w:rsidR="00025770">
        <w:rPr>
          <w:rFonts w:ascii="Times New Roman" w:hAnsi="Times New Roman" w:cs="Times New Roman"/>
          <w:sz w:val="24"/>
          <w:szCs w:val="24"/>
        </w:rPr>
        <w:t xml:space="preserve">PTL and NTL were measured by persulfate digestion and colorimetry </w:t>
      </w:r>
      <w:r w:rsidR="004C2395">
        <w:rPr>
          <w:rFonts w:ascii="Times New Roman" w:hAnsi="Times New Roman" w:cs="Times New Roman"/>
          <w:sz w:val="24"/>
          <w:szCs w:val="24"/>
        </w:rPr>
        <w:t>and CL and SO4 were measured by ion chromatography</w:t>
      </w:r>
      <w:r w:rsidR="004203EF">
        <w:rPr>
          <w:rFonts w:ascii="Times New Roman" w:hAnsi="Times New Roman" w:cs="Times New Roman"/>
          <w:sz w:val="24"/>
          <w:szCs w:val="24"/>
        </w:rPr>
        <w:t xml:space="preserve"> </w:t>
      </w:r>
      <w:r w:rsidR="004203EF">
        <w:rPr>
          <w:rFonts w:ascii="Times New Roman" w:hAnsi="Times New Roman" w:cs="Times New Roman"/>
          <w:sz w:val="24"/>
          <w:szCs w:val="24"/>
        </w:rPr>
        <w:fldChar w:fldCharType="begin"/>
      </w:r>
      <w:r w:rsidR="008918F2">
        <w:rPr>
          <w:rFonts w:ascii="Times New Roman" w:hAnsi="Times New Roman" w:cs="Times New Roman"/>
          <w:sz w:val="24"/>
          <w:szCs w:val="24"/>
        </w:rPr>
        <w:instrText xml:space="preserve"> ADDIN EN.CITE &lt;EndNote&gt;&lt;Cite&gt;&lt;Author&gt;USEPA&lt;/Author&gt;&lt;Year&gt;2017&lt;/Year&gt;&lt;RecNum&gt;77&lt;/RecNum&gt;&lt;DisplayText&gt;(USEPA 2017b)&lt;/DisplayText&gt;&lt;record&gt;&lt;rec-number&gt;77&lt;/rec-number&gt;&lt;foreign-keys&gt;&lt;key app="EN" db-id="rtxzfetfi9xw07eeartpf9t7wwtdt2arspvw" timestamp="1708630863" guid="80233b1a-f97c-4cfb-9de7-039cec1296da"&gt;77&lt;/key&gt;&lt;/foreign-keys&gt;&lt;ref-type name="Report"&gt;27&lt;/ref-type&gt;&lt;contributors&gt;&lt;authors&gt;&lt;author&gt;USEPA&lt;/author&gt;&lt;/authors&gt;&lt;/contributors&gt;&lt;titles&gt;&lt;title&gt;National Rivers and Streams Assessment 2018-19: Laboratory Operations Manual. EPA841-B-17-004&lt;/title&gt;&lt;/titles&gt;&lt;dates&gt;&lt;year&gt;2017&lt;/year&gt;&lt;/dates&gt;&lt;pub-location&gt;Washington, DC&lt;/pub-location&gt;&lt;publisher&gt;U.S. Environmental Protection Agency, Office of Water&lt;/publisher&gt;&lt;urls&gt;&lt;/urls&gt;&lt;/record&gt;&lt;/Cite&gt;&lt;/EndNote&gt;</w:instrText>
      </w:r>
      <w:r w:rsidR="004203EF">
        <w:rPr>
          <w:rFonts w:ascii="Times New Roman" w:hAnsi="Times New Roman" w:cs="Times New Roman"/>
          <w:sz w:val="24"/>
          <w:szCs w:val="24"/>
        </w:rPr>
        <w:fldChar w:fldCharType="separate"/>
      </w:r>
      <w:del w:id="148" w:author="Kopp, Darin" w:date="2025-02-20T15:34:00Z">
        <w:r w:rsidR="00FE06C8">
          <w:rPr>
            <w:rFonts w:ascii="Times New Roman" w:hAnsi="Times New Roman" w:cs="Times New Roman"/>
            <w:noProof/>
            <w:sz w:val="24"/>
            <w:szCs w:val="24"/>
          </w:rPr>
          <w:delText>(</w:delText>
        </w:r>
        <w:r w:rsidR="00000000">
          <w:fldChar w:fldCharType="begin"/>
        </w:r>
        <w:r w:rsidR="00000000">
          <w:delInstrText>HYPERLINK \l "_ENREF_66" \o "USEPA, 2017 #77"</w:delInstrText>
        </w:r>
        <w:r w:rsidR="00000000">
          <w:fldChar w:fldCharType="separate"/>
        </w:r>
        <w:r w:rsidR="00FE06C8">
          <w:rPr>
            <w:rFonts w:ascii="Times New Roman" w:hAnsi="Times New Roman" w:cs="Times New Roman"/>
            <w:noProof/>
            <w:sz w:val="24"/>
            <w:szCs w:val="24"/>
          </w:rPr>
          <w:delText>USEPA 2017b</w:delText>
        </w:r>
        <w:r w:rsidR="00000000">
          <w:rPr>
            <w:rFonts w:ascii="Times New Roman" w:hAnsi="Times New Roman" w:cs="Times New Roman"/>
            <w:noProof/>
            <w:sz w:val="24"/>
            <w:szCs w:val="24"/>
          </w:rPr>
          <w:fldChar w:fldCharType="end"/>
        </w:r>
        <w:r w:rsidR="00FE06C8">
          <w:rPr>
            <w:rFonts w:ascii="Times New Roman" w:hAnsi="Times New Roman" w:cs="Times New Roman"/>
            <w:noProof/>
            <w:sz w:val="24"/>
            <w:szCs w:val="24"/>
          </w:rPr>
          <w:delText>)</w:delText>
        </w:r>
      </w:del>
      <w:ins w:id="149" w:author="Kopp, Darin" w:date="2025-02-20T15:34:00Z">
        <w:r w:rsidR="008918F2">
          <w:rPr>
            <w:rFonts w:ascii="Times New Roman" w:hAnsi="Times New Roman" w:cs="Times New Roman"/>
            <w:noProof/>
            <w:sz w:val="24"/>
            <w:szCs w:val="24"/>
          </w:rPr>
          <w:t>(</w:t>
        </w:r>
        <w:r w:rsidR="00000000">
          <w:fldChar w:fldCharType="begin"/>
        </w:r>
        <w:r w:rsidR="00000000">
          <w:instrText>HYPERLINK \l "_ENREF_84" \o "USEPA, 2017 #77"</w:instrText>
        </w:r>
        <w:r w:rsidR="00000000">
          <w:fldChar w:fldCharType="separate"/>
        </w:r>
        <w:r w:rsidR="00707795">
          <w:rPr>
            <w:rFonts w:ascii="Times New Roman" w:hAnsi="Times New Roman" w:cs="Times New Roman"/>
            <w:noProof/>
            <w:sz w:val="24"/>
            <w:szCs w:val="24"/>
          </w:rPr>
          <w:t>USEPA 2017b</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w:t>
        </w:r>
      </w:ins>
      <w:r w:rsidR="004203EF">
        <w:rPr>
          <w:rFonts w:ascii="Times New Roman" w:hAnsi="Times New Roman" w:cs="Times New Roman"/>
          <w:sz w:val="24"/>
          <w:szCs w:val="24"/>
        </w:rPr>
        <w:fldChar w:fldCharType="end"/>
      </w:r>
      <w:r w:rsidR="00025770">
        <w:rPr>
          <w:rFonts w:ascii="Times New Roman" w:hAnsi="Times New Roman" w:cs="Times New Roman"/>
          <w:sz w:val="24"/>
          <w:szCs w:val="24"/>
        </w:rPr>
        <w:t>.</w:t>
      </w:r>
      <w:r w:rsidR="000D62B2" w:rsidRPr="000D62B2">
        <w:rPr>
          <w:rFonts w:ascii="Times New Roman" w:hAnsi="Times New Roman" w:cs="Times New Roman"/>
          <w:sz w:val="24"/>
          <w:szCs w:val="24"/>
        </w:rPr>
        <w:t xml:space="preserve"> </w:t>
      </w:r>
      <w:r w:rsidR="000D62B2">
        <w:rPr>
          <w:rFonts w:ascii="Times New Roman" w:hAnsi="Times New Roman" w:cs="Times New Roman"/>
          <w:sz w:val="24"/>
          <w:szCs w:val="24"/>
        </w:rPr>
        <w:t>SUB</w:t>
      </w:r>
      <w:r w:rsidR="001510BA">
        <w:rPr>
          <w:rFonts w:ascii="Times New Roman" w:hAnsi="Times New Roman" w:cs="Times New Roman"/>
          <w:sz w:val="24"/>
          <w:szCs w:val="24"/>
        </w:rPr>
        <w:t>D</w:t>
      </w:r>
      <w:r w:rsidR="000D62B2">
        <w:rPr>
          <w:rFonts w:ascii="Times New Roman" w:hAnsi="Times New Roman" w:cs="Times New Roman"/>
          <w:sz w:val="24"/>
          <w:szCs w:val="24"/>
        </w:rPr>
        <w:t xml:space="preserve"> is the geometric mean </w:t>
      </w:r>
      <w:r w:rsidR="00925361">
        <w:rPr>
          <w:rFonts w:ascii="Times New Roman" w:hAnsi="Times New Roman" w:cs="Times New Roman"/>
          <w:sz w:val="24"/>
          <w:szCs w:val="24"/>
        </w:rPr>
        <w:t xml:space="preserve">of the numeric value assigned to substrate size classes </w:t>
      </w:r>
      <w:r w:rsidR="004203EF">
        <w:rPr>
          <w:rFonts w:ascii="Times New Roman" w:hAnsi="Times New Roman" w:cs="Times New Roman"/>
          <w:sz w:val="24"/>
          <w:szCs w:val="24"/>
        </w:rPr>
        <w:t>measured in the field</w:t>
      </w:r>
      <w:r w:rsidR="00925361">
        <w:rPr>
          <w:rFonts w:ascii="Times New Roman" w:hAnsi="Times New Roman" w:cs="Times New Roman"/>
          <w:sz w:val="24"/>
          <w:szCs w:val="24"/>
        </w:rPr>
        <w:t xml:space="preserve"> </w:t>
      </w:r>
      <w:del w:id="150" w:author="Kopp, Darin" w:date="2025-02-20T15:34:00Z">
        <w:r w:rsidR="00925361">
          <w:rPr>
            <w:rFonts w:ascii="Times New Roman" w:hAnsi="Times New Roman" w:cs="Times New Roman"/>
            <w:sz w:val="24"/>
            <w:szCs w:val="24"/>
          </w:rPr>
          <w:fldChar w:fldCharType="begin"/>
        </w:r>
        <w:r w:rsidR="00925361">
          <w:rPr>
            <w:rFonts w:ascii="Times New Roman" w:hAnsi="Times New Roman" w:cs="Times New Roman"/>
            <w:sz w:val="24"/>
            <w:szCs w:val="24"/>
          </w:rPr>
          <w:delInstrText xml:space="preserve"> ADDIN EN.CITE &lt;EndNote&gt;&lt;Cite&gt;&lt;Author&gt;Kaufmann&lt;/Author&gt;&lt;Year&gt;1999&lt;/Year&gt;&lt;RecNum&gt;213&lt;/RecNum&gt;&lt;DisplayText&gt;(Kaufmann 1999)&lt;/DisplayText&gt;&lt;record&gt;&lt;rec-number&gt;213&lt;/rec-number&gt;&lt;foreign-keys&gt;&lt;key app="EN" db-id="rtxzfetfi9xw07eeartpf9t7wwtdt2arspvw" timestamp="1724262640"&gt;213&lt;/key&gt;&lt;/foreign-keys&gt;&lt;ref-type name="Report"&gt;27&lt;/ref-type&gt;&lt;contributors&gt;&lt;authors&gt;&lt;author&gt;Kaufmann, P.R, P. Levine, E.G. Robison, C. Seeliger, and D.V. Peck&lt;/author&gt;&lt;/authors&gt;&lt;/contributors&gt;&lt;titles&gt;&lt;title&gt;Quantifying Physical Habitat in Wadeable Streams&lt;/title&gt;&lt;/titles&gt;&lt;dates&gt;&lt;year&gt;1999&lt;/year&gt;&lt;/dates&gt;&lt;pub-location&gt;Washington, D.C.&lt;/pub-location&gt;&lt;publisher&gt;U.S. Environmental Protection Agency&lt;/publisher&gt;&lt;isbn&gt;EPA/620/R-99/003&lt;/isbn&gt;&lt;urls&gt;&lt;/urls&gt;&lt;/record&gt;&lt;/Cite&gt;&lt;/EndNote&gt;</w:delInstrText>
        </w:r>
        <w:r w:rsidR="00925361">
          <w:rPr>
            <w:rFonts w:ascii="Times New Roman" w:hAnsi="Times New Roman" w:cs="Times New Roman"/>
            <w:sz w:val="24"/>
            <w:szCs w:val="24"/>
          </w:rPr>
          <w:fldChar w:fldCharType="separate"/>
        </w:r>
        <w:r w:rsidR="00925361">
          <w:rPr>
            <w:rFonts w:ascii="Times New Roman" w:hAnsi="Times New Roman" w:cs="Times New Roman"/>
            <w:noProof/>
            <w:sz w:val="24"/>
            <w:szCs w:val="24"/>
          </w:rPr>
          <w:delText>(</w:delText>
        </w:r>
        <w:r w:rsidR="00000000">
          <w:fldChar w:fldCharType="begin"/>
        </w:r>
        <w:r w:rsidR="00000000">
          <w:delInstrText>HYPERLINK \l "_ENREF_34" \o "Kaufmann, 1999 #213"</w:delInstrText>
        </w:r>
        <w:r w:rsidR="00000000">
          <w:fldChar w:fldCharType="separate"/>
        </w:r>
        <w:r w:rsidR="00FE06C8">
          <w:rPr>
            <w:rFonts w:ascii="Times New Roman" w:hAnsi="Times New Roman" w:cs="Times New Roman"/>
            <w:noProof/>
            <w:sz w:val="24"/>
            <w:szCs w:val="24"/>
          </w:rPr>
          <w:delText>Kaufmann 1999</w:delText>
        </w:r>
        <w:r w:rsidR="00000000">
          <w:rPr>
            <w:rFonts w:ascii="Times New Roman" w:hAnsi="Times New Roman" w:cs="Times New Roman"/>
            <w:noProof/>
            <w:sz w:val="24"/>
            <w:szCs w:val="24"/>
          </w:rPr>
          <w:fldChar w:fldCharType="end"/>
        </w:r>
        <w:r w:rsidR="00925361">
          <w:rPr>
            <w:rFonts w:ascii="Times New Roman" w:hAnsi="Times New Roman" w:cs="Times New Roman"/>
            <w:noProof/>
            <w:sz w:val="24"/>
            <w:szCs w:val="24"/>
          </w:rPr>
          <w:delText>)</w:delText>
        </w:r>
        <w:r w:rsidR="00925361">
          <w:rPr>
            <w:rFonts w:ascii="Times New Roman" w:hAnsi="Times New Roman" w:cs="Times New Roman"/>
            <w:sz w:val="24"/>
            <w:szCs w:val="24"/>
          </w:rPr>
          <w:fldChar w:fldCharType="end"/>
        </w:r>
        <w:r w:rsidR="00925361">
          <w:rPr>
            <w:rFonts w:ascii="Times New Roman" w:hAnsi="Times New Roman" w:cs="Times New Roman"/>
            <w:sz w:val="24"/>
            <w:szCs w:val="24"/>
          </w:rPr>
          <w:delText>.</w:delText>
        </w:r>
      </w:del>
      <w:ins w:id="151" w:author="Kopp, Darin" w:date="2025-02-20T15:34:00Z">
        <w:r w:rsidR="00925361">
          <w:rPr>
            <w:rFonts w:ascii="Times New Roman" w:hAnsi="Times New Roman" w:cs="Times New Roman"/>
            <w:sz w:val="24"/>
            <w:szCs w:val="24"/>
          </w:rPr>
          <w:fldChar w:fldCharType="begin"/>
        </w:r>
        <w:r w:rsidR="008918F2">
          <w:rPr>
            <w:rFonts w:ascii="Times New Roman" w:hAnsi="Times New Roman" w:cs="Times New Roman"/>
            <w:sz w:val="24"/>
            <w:szCs w:val="24"/>
          </w:rPr>
          <w:instrText xml:space="preserve"> ADDIN EN.CITE &lt;EndNote&gt;&lt;Cite&gt;&lt;Author&gt;Kaufmann&lt;/Author&gt;&lt;Year&gt;1999&lt;/Year&gt;&lt;RecNum&gt;213&lt;/RecNum&gt;&lt;DisplayText&gt;(Kaufmann 1999)&lt;/DisplayText&gt;&lt;record&gt;&lt;rec-number&gt;213&lt;/rec-number&gt;&lt;foreign-keys&gt;&lt;key app="EN" db-id="rtxzfetfi9xw07eeartpf9t7wwtdt2arspvw" timestamp="1724262640" guid="e1057443-0bf1-4fef-a34d-e095ce8d0c22"&gt;213&lt;/key&gt;&lt;/foreign-keys&gt;&lt;ref-type name="Report"&gt;27&lt;/ref-type&gt;&lt;contributors&gt;&lt;authors&gt;&lt;author&gt;Kaufmann, P.R, P. Levine, E.G. Robison, C. Seeliger, and D.V. Peck&lt;/author&gt;&lt;/authors&gt;&lt;/contributors&gt;&lt;titles&gt;&lt;title&gt;Quantifying Physical Habitat in Wadeable Streams&lt;/title&gt;&lt;/titles&gt;&lt;dates&gt;&lt;year&gt;1999&lt;/year&gt;&lt;/dates&gt;&lt;pub-location&gt;Washington, D.C.&lt;/pub-location&gt;&lt;publisher&gt;U.S. Environmental Protection Agency&lt;/publisher&gt;&lt;isbn&gt;EPA/620/R-99/003&lt;/isbn&gt;&lt;urls&gt;&lt;/urls&gt;&lt;/record&gt;&lt;/Cite&gt;&lt;/EndNote&gt;</w:instrText>
        </w:r>
        <w:r w:rsidR="00925361">
          <w:rPr>
            <w:rFonts w:ascii="Times New Roman" w:hAnsi="Times New Roman" w:cs="Times New Roman"/>
            <w:sz w:val="24"/>
            <w:szCs w:val="24"/>
          </w:rPr>
          <w:fldChar w:fldCharType="separate"/>
        </w:r>
        <w:r w:rsidR="008918F2">
          <w:rPr>
            <w:rFonts w:ascii="Times New Roman" w:hAnsi="Times New Roman" w:cs="Times New Roman"/>
            <w:noProof/>
            <w:sz w:val="24"/>
            <w:szCs w:val="24"/>
          </w:rPr>
          <w:t>(</w:t>
        </w:r>
        <w:r w:rsidR="00000000">
          <w:fldChar w:fldCharType="begin"/>
        </w:r>
        <w:r w:rsidR="00000000">
          <w:instrText>HYPERLINK \l "_ENREF_41" \o "Kaufmann, 1999 #213"</w:instrText>
        </w:r>
        <w:r w:rsidR="00000000">
          <w:fldChar w:fldCharType="separate"/>
        </w:r>
        <w:r w:rsidR="00707795">
          <w:rPr>
            <w:rFonts w:ascii="Times New Roman" w:hAnsi="Times New Roman" w:cs="Times New Roman"/>
            <w:noProof/>
            <w:sz w:val="24"/>
            <w:szCs w:val="24"/>
          </w:rPr>
          <w:t>Kaufmann 1999</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w:t>
        </w:r>
        <w:r w:rsidR="00925361">
          <w:rPr>
            <w:rFonts w:ascii="Times New Roman" w:hAnsi="Times New Roman" w:cs="Times New Roman"/>
            <w:sz w:val="24"/>
            <w:szCs w:val="24"/>
          </w:rPr>
          <w:fldChar w:fldCharType="end"/>
        </w:r>
        <w:r w:rsidR="00925361">
          <w:rPr>
            <w:rFonts w:ascii="Times New Roman" w:hAnsi="Times New Roman" w:cs="Times New Roman"/>
            <w:sz w:val="24"/>
            <w:szCs w:val="24"/>
          </w:rPr>
          <w:t>.</w:t>
        </w:r>
      </w:ins>
      <w:r w:rsidR="004203EF">
        <w:rPr>
          <w:rFonts w:ascii="Times New Roman" w:hAnsi="Times New Roman" w:cs="Times New Roman"/>
          <w:sz w:val="24"/>
          <w:szCs w:val="24"/>
        </w:rPr>
        <w:t xml:space="preserve"> </w:t>
      </w:r>
      <w:r w:rsidR="001510BA">
        <w:rPr>
          <w:rFonts w:ascii="Times New Roman" w:hAnsi="Times New Roman" w:cs="Times New Roman"/>
          <w:sz w:val="24"/>
          <w:szCs w:val="24"/>
        </w:rPr>
        <w:t xml:space="preserve">RPDI </w:t>
      </w:r>
      <w:r w:rsidR="004203EF">
        <w:rPr>
          <w:rFonts w:ascii="Times New Roman" w:hAnsi="Times New Roman" w:cs="Times New Roman"/>
          <w:sz w:val="24"/>
          <w:szCs w:val="24"/>
        </w:rPr>
        <w:t>summarizes the presence/absence of 11 categories of human disturbance</w:t>
      </w:r>
      <w:r w:rsidR="005E3F36">
        <w:rPr>
          <w:rFonts w:ascii="Times New Roman" w:hAnsi="Times New Roman" w:cs="Times New Roman"/>
          <w:sz w:val="24"/>
          <w:szCs w:val="24"/>
        </w:rPr>
        <w:t xml:space="preserve">, including </w:t>
      </w:r>
      <w:r w:rsidR="005E3F36" w:rsidRPr="005E3F36">
        <w:rPr>
          <w:rFonts w:ascii="Times New Roman" w:hAnsi="Times New Roman" w:cs="Times New Roman"/>
          <w:sz w:val="24"/>
          <w:szCs w:val="24"/>
        </w:rPr>
        <w:t>buildings, landfill/ trash, logging, mining, developed parks or lawns, pavement or cleared lots, pipes (withdrawal or wastewater), roads, row crops, pastures or hayfields, and walls or revetments</w:t>
      </w:r>
      <w:r w:rsidR="004203EF">
        <w:rPr>
          <w:rFonts w:ascii="Times New Roman" w:hAnsi="Times New Roman" w:cs="Times New Roman"/>
          <w:sz w:val="24"/>
          <w:szCs w:val="24"/>
        </w:rPr>
        <w:t xml:space="preserve"> in the riparian area</w:t>
      </w:r>
      <w:r w:rsidR="009B3BCC">
        <w:rPr>
          <w:rFonts w:ascii="Times New Roman" w:hAnsi="Times New Roman" w:cs="Times New Roman"/>
          <w:sz w:val="24"/>
          <w:szCs w:val="24"/>
        </w:rPr>
        <w:t>, adjacent to each to the 11 transects where macroinvertebrates were collected</w:t>
      </w:r>
      <w:r w:rsidR="004203EF">
        <w:rPr>
          <w:rFonts w:ascii="Times New Roman" w:hAnsi="Times New Roman" w:cs="Times New Roman"/>
          <w:sz w:val="24"/>
          <w:szCs w:val="24"/>
        </w:rPr>
        <w:t xml:space="preserve"> </w:t>
      </w:r>
      <w:r w:rsidR="004203EF">
        <w:rPr>
          <w:rFonts w:ascii="Times New Roman" w:hAnsi="Times New Roman" w:cs="Times New Roman"/>
          <w:sz w:val="24"/>
          <w:szCs w:val="24"/>
        </w:rPr>
        <w:fldChar w:fldCharType="begin">
          <w:fldData xml:space="preserve">PEVuZE5vdGU+PENpdGU+PEF1dGhvcj5VU0VQQTwvQXV0aG9yPjxZZWFyPjIwMTc8L1llYXI+PFJl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=
</w:fldData>
        </w:fldChar>
      </w:r>
      <w:r w:rsidR="009E31C5">
        <w:rPr>
          <w:rFonts w:ascii="Times New Roman" w:hAnsi="Times New Roman" w:cs="Times New Roman"/>
          <w:sz w:val="24"/>
          <w:szCs w:val="24"/>
        </w:rPr>
        <w:instrText xml:space="preserve"> ADDIN EN.CITE </w:instrText>
      </w:r>
      <w:r w:rsidR="009E31C5">
        <w:rPr>
          <w:rFonts w:ascii="Times New Roman" w:hAnsi="Times New Roman" w:cs="Times New Roman"/>
          <w:sz w:val="24"/>
          <w:szCs w:val="24"/>
        </w:rPr>
        <w:fldChar w:fldCharType="begin">
          <w:fldData xml:space="preserve">PEVuZE5vdGU+PENpdGU+PEF1dGhvcj5VU0VQQTwvQXV0aG9yPjxZZWFyPjIwMTc8L1llYXI+PFJl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=
</w:fldData>
        </w:fldChar>
      </w:r>
      <w:r w:rsidR="009E31C5">
        <w:rPr>
          <w:rFonts w:ascii="Times New Roman" w:hAnsi="Times New Roman" w:cs="Times New Roman"/>
          <w:sz w:val="24"/>
          <w:szCs w:val="24"/>
        </w:rPr>
        <w:instrText xml:space="preserve"> ADDIN EN.CITE.DATA </w:instrText>
      </w:r>
      <w:r w:rsidR="009E31C5">
        <w:rPr>
          <w:rFonts w:ascii="Times New Roman" w:hAnsi="Times New Roman" w:cs="Times New Roman"/>
          <w:sz w:val="24"/>
          <w:szCs w:val="24"/>
        </w:rPr>
      </w:r>
      <w:r w:rsidR="009E31C5">
        <w:rPr>
          <w:rFonts w:ascii="Times New Roman" w:hAnsi="Times New Roman" w:cs="Times New Roman"/>
          <w:sz w:val="24"/>
          <w:szCs w:val="24"/>
        </w:rPr>
        <w:fldChar w:fldCharType="end"/>
      </w:r>
      <w:r w:rsidR="004203EF">
        <w:rPr>
          <w:rFonts w:ascii="Times New Roman" w:hAnsi="Times New Roman" w:cs="Times New Roman"/>
          <w:sz w:val="24"/>
          <w:szCs w:val="24"/>
        </w:rPr>
      </w:r>
      <w:r w:rsidR="004203EF">
        <w:rPr>
          <w:rFonts w:ascii="Times New Roman" w:hAnsi="Times New Roman" w:cs="Times New Roman"/>
          <w:sz w:val="24"/>
          <w:szCs w:val="24"/>
        </w:rPr>
        <w:fldChar w:fldCharType="separate"/>
      </w:r>
      <w:del w:id="152" w:author="Kopp, Darin" w:date="2025-02-20T15:34:00Z">
        <w:r w:rsidR="00FE06C8">
          <w:rPr>
            <w:rFonts w:ascii="Times New Roman" w:hAnsi="Times New Roman" w:cs="Times New Roman"/>
            <w:noProof/>
            <w:sz w:val="24"/>
            <w:szCs w:val="24"/>
          </w:rPr>
          <w:delText>(</w:delText>
        </w:r>
        <w:r w:rsidR="00000000">
          <w:fldChar w:fldCharType="begin"/>
        </w:r>
        <w:r w:rsidR="00000000">
          <w:delInstrText>HYPERLINK \l "_ENREF_34" \o "Kaufmann, 1999 #213"</w:delInstrText>
        </w:r>
        <w:r w:rsidR="00000000">
          <w:fldChar w:fldCharType="separate"/>
        </w:r>
        <w:r w:rsidR="00FE06C8">
          <w:rPr>
            <w:rFonts w:ascii="Times New Roman" w:hAnsi="Times New Roman" w:cs="Times New Roman"/>
            <w:noProof/>
            <w:sz w:val="24"/>
            <w:szCs w:val="24"/>
          </w:rPr>
          <w:delText>Kaufmann 1999</w:delText>
        </w:r>
        <w:r w:rsidR="00000000">
          <w:rPr>
            <w:rFonts w:ascii="Times New Roman" w:hAnsi="Times New Roman" w:cs="Times New Roman"/>
            <w:noProof/>
            <w:sz w:val="24"/>
            <w:szCs w:val="24"/>
          </w:rPr>
          <w:fldChar w:fldCharType="end"/>
        </w:r>
        <w:r w:rsidR="00FE06C8">
          <w:rPr>
            <w:rFonts w:ascii="Times New Roman" w:hAnsi="Times New Roman" w:cs="Times New Roman"/>
            <w:noProof/>
            <w:sz w:val="24"/>
            <w:szCs w:val="24"/>
          </w:rPr>
          <w:delText xml:space="preserve">, </w:delText>
        </w:r>
        <w:r w:rsidR="00000000">
          <w:fldChar w:fldCharType="begin"/>
        </w:r>
        <w:r w:rsidR="00000000">
          <w:delInstrText>HYPERLINK \l "_ENREF_65" \o "USEPA, 2017 #76"</w:delInstrText>
        </w:r>
        <w:r w:rsidR="00000000">
          <w:fldChar w:fldCharType="separate"/>
        </w:r>
        <w:r w:rsidR="00FE06C8">
          <w:rPr>
            <w:rFonts w:ascii="Times New Roman" w:hAnsi="Times New Roman" w:cs="Times New Roman"/>
            <w:noProof/>
            <w:sz w:val="24"/>
            <w:szCs w:val="24"/>
          </w:rPr>
          <w:delText>USEPA 2017a</w:delText>
        </w:r>
        <w:r w:rsidR="00000000">
          <w:rPr>
            <w:rFonts w:ascii="Times New Roman" w:hAnsi="Times New Roman" w:cs="Times New Roman"/>
            <w:noProof/>
            <w:sz w:val="24"/>
            <w:szCs w:val="24"/>
          </w:rPr>
          <w:fldChar w:fldCharType="end"/>
        </w:r>
        <w:r w:rsidR="00FE06C8">
          <w:rPr>
            <w:rFonts w:ascii="Times New Roman" w:hAnsi="Times New Roman" w:cs="Times New Roman"/>
            <w:noProof/>
            <w:sz w:val="24"/>
            <w:szCs w:val="24"/>
          </w:rPr>
          <w:delText xml:space="preserve">, </w:delText>
        </w:r>
        <w:r w:rsidR="00000000">
          <w:fldChar w:fldCharType="begin"/>
        </w:r>
        <w:r w:rsidR="00000000">
          <w:delInstrText>HYPERLINK \l "_ENREF_33" \o "Kaufmann, 2022 #36"</w:delInstrText>
        </w:r>
        <w:r w:rsidR="00000000">
          <w:fldChar w:fldCharType="separate"/>
        </w:r>
        <w:r w:rsidR="00FE06C8">
          <w:rPr>
            <w:rFonts w:ascii="Times New Roman" w:hAnsi="Times New Roman" w:cs="Times New Roman"/>
            <w:noProof/>
            <w:sz w:val="24"/>
            <w:szCs w:val="24"/>
          </w:rPr>
          <w:delText>Kaufmann et al. 2022</w:delText>
        </w:r>
        <w:r w:rsidR="00000000">
          <w:rPr>
            <w:rFonts w:ascii="Times New Roman" w:hAnsi="Times New Roman" w:cs="Times New Roman"/>
            <w:noProof/>
            <w:sz w:val="24"/>
            <w:szCs w:val="24"/>
          </w:rPr>
          <w:fldChar w:fldCharType="end"/>
        </w:r>
        <w:r w:rsidR="00FE06C8">
          <w:rPr>
            <w:rFonts w:ascii="Times New Roman" w:hAnsi="Times New Roman" w:cs="Times New Roman"/>
            <w:noProof/>
            <w:sz w:val="24"/>
            <w:szCs w:val="24"/>
          </w:rPr>
          <w:delText>)</w:delText>
        </w:r>
      </w:del>
      <w:ins w:id="153" w:author="Kopp, Darin" w:date="2025-02-20T15:34:00Z">
        <w:r w:rsidR="009E31C5">
          <w:rPr>
            <w:rFonts w:ascii="Times New Roman" w:hAnsi="Times New Roman" w:cs="Times New Roman"/>
            <w:noProof/>
            <w:sz w:val="24"/>
            <w:szCs w:val="24"/>
          </w:rPr>
          <w:t>(</w:t>
        </w:r>
        <w:r w:rsidR="00000000">
          <w:fldChar w:fldCharType="begin"/>
        </w:r>
        <w:r w:rsidR="00000000">
          <w:instrText>HYPERLINK \l "_ENREF_41" \o "Kaufmann, 1999 #213"</w:instrText>
        </w:r>
        <w:r w:rsidR="00000000">
          <w:fldChar w:fldCharType="separate"/>
        </w:r>
        <w:r w:rsidR="00707795">
          <w:rPr>
            <w:rFonts w:ascii="Times New Roman" w:hAnsi="Times New Roman" w:cs="Times New Roman"/>
            <w:noProof/>
            <w:sz w:val="24"/>
            <w:szCs w:val="24"/>
          </w:rPr>
          <w:t>Kaufmann 1999</w:t>
        </w:r>
        <w:r w:rsidR="00000000">
          <w:rPr>
            <w:rFonts w:ascii="Times New Roman" w:hAnsi="Times New Roman" w:cs="Times New Roman"/>
            <w:noProof/>
            <w:sz w:val="24"/>
            <w:szCs w:val="24"/>
          </w:rPr>
          <w:fldChar w:fldCharType="end"/>
        </w:r>
        <w:r w:rsidR="009E31C5">
          <w:rPr>
            <w:rFonts w:ascii="Times New Roman" w:hAnsi="Times New Roman" w:cs="Times New Roman"/>
            <w:noProof/>
            <w:sz w:val="24"/>
            <w:szCs w:val="24"/>
          </w:rPr>
          <w:t xml:space="preserve">, </w:t>
        </w:r>
        <w:r w:rsidR="00000000">
          <w:fldChar w:fldCharType="begin"/>
        </w:r>
        <w:r w:rsidR="00000000">
          <w:instrText>HYPERLINK \l "_ENREF_83" \o "USEPA, 2017 #76"</w:instrText>
        </w:r>
        <w:r w:rsidR="00000000">
          <w:fldChar w:fldCharType="separate"/>
        </w:r>
        <w:r w:rsidR="00707795">
          <w:rPr>
            <w:rFonts w:ascii="Times New Roman" w:hAnsi="Times New Roman" w:cs="Times New Roman"/>
            <w:noProof/>
            <w:sz w:val="24"/>
            <w:szCs w:val="24"/>
          </w:rPr>
          <w:t>USEPA 2017a</w:t>
        </w:r>
        <w:r w:rsidR="00000000">
          <w:rPr>
            <w:rFonts w:ascii="Times New Roman" w:hAnsi="Times New Roman" w:cs="Times New Roman"/>
            <w:noProof/>
            <w:sz w:val="24"/>
            <w:szCs w:val="24"/>
          </w:rPr>
          <w:fldChar w:fldCharType="end"/>
        </w:r>
        <w:r w:rsidR="009E31C5">
          <w:rPr>
            <w:rFonts w:ascii="Times New Roman" w:hAnsi="Times New Roman" w:cs="Times New Roman"/>
            <w:noProof/>
            <w:sz w:val="24"/>
            <w:szCs w:val="24"/>
          </w:rPr>
          <w:t xml:space="preserve">, </w:t>
        </w:r>
        <w:r w:rsidR="00000000">
          <w:fldChar w:fldCharType="begin"/>
        </w:r>
        <w:r w:rsidR="00000000">
          <w:instrText>HYPERLINK \l "_ENREF_40" \o "Kaufmann, 2022 #36"</w:instrText>
        </w:r>
        <w:r w:rsidR="00000000">
          <w:fldChar w:fldCharType="separate"/>
        </w:r>
        <w:r w:rsidR="00707795">
          <w:rPr>
            <w:rFonts w:ascii="Times New Roman" w:hAnsi="Times New Roman" w:cs="Times New Roman"/>
            <w:noProof/>
            <w:sz w:val="24"/>
            <w:szCs w:val="24"/>
          </w:rPr>
          <w:t>Kaufmann et al. 2022b</w:t>
        </w:r>
        <w:r w:rsidR="00000000">
          <w:rPr>
            <w:rFonts w:ascii="Times New Roman" w:hAnsi="Times New Roman" w:cs="Times New Roman"/>
            <w:noProof/>
            <w:sz w:val="24"/>
            <w:szCs w:val="24"/>
          </w:rPr>
          <w:fldChar w:fldCharType="end"/>
        </w:r>
        <w:r w:rsidR="009E31C5">
          <w:rPr>
            <w:rFonts w:ascii="Times New Roman" w:hAnsi="Times New Roman" w:cs="Times New Roman"/>
            <w:noProof/>
            <w:sz w:val="24"/>
            <w:szCs w:val="24"/>
          </w:rPr>
          <w:t>)</w:t>
        </w:r>
      </w:ins>
      <w:r w:rsidR="004203EF">
        <w:rPr>
          <w:rFonts w:ascii="Times New Roman" w:hAnsi="Times New Roman" w:cs="Times New Roman"/>
          <w:sz w:val="24"/>
          <w:szCs w:val="24"/>
        </w:rPr>
        <w:fldChar w:fldCharType="end"/>
      </w:r>
      <w:r w:rsidR="00C36729">
        <w:rPr>
          <w:rFonts w:ascii="Times New Roman" w:hAnsi="Times New Roman" w:cs="Times New Roman"/>
          <w:sz w:val="24"/>
          <w:szCs w:val="24"/>
        </w:rPr>
        <w:t>.</w:t>
      </w:r>
      <w:r w:rsidR="005E3F36">
        <w:rPr>
          <w:rFonts w:ascii="Times New Roman" w:hAnsi="Times New Roman" w:cs="Times New Roman"/>
          <w:sz w:val="24"/>
          <w:szCs w:val="24"/>
        </w:rPr>
        <w:t xml:space="preserve"> </w:t>
      </w:r>
      <w:r w:rsidR="00C36729">
        <w:rPr>
          <w:rFonts w:ascii="Times New Roman" w:hAnsi="Times New Roman" w:cs="Times New Roman"/>
          <w:sz w:val="24"/>
          <w:szCs w:val="24"/>
        </w:rPr>
        <w:t xml:space="preserve">In addition, we included </w:t>
      </w:r>
      <w:r w:rsidR="003D7A8D">
        <w:rPr>
          <w:rFonts w:ascii="Times New Roman" w:hAnsi="Times New Roman" w:cs="Times New Roman"/>
          <w:sz w:val="24"/>
          <w:szCs w:val="24"/>
        </w:rPr>
        <w:t>m</w:t>
      </w:r>
      <w:r w:rsidR="00025770">
        <w:rPr>
          <w:rFonts w:ascii="Times New Roman" w:hAnsi="Times New Roman" w:cs="Times New Roman"/>
          <w:sz w:val="24"/>
          <w:szCs w:val="24"/>
        </w:rPr>
        <w:t>ean summer air temperature (Mean July and August</w:t>
      </w:r>
      <w:r w:rsidR="00583986">
        <w:rPr>
          <w:rFonts w:ascii="Times New Roman" w:hAnsi="Times New Roman" w:cs="Times New Roman"/>
          <w:sz w:val="24"/>
          <w:szCs w:val="24"/>
        </w:rPr>
        <w:t xml:space="preserve"> temperature</w:t>
      </w:r>
      <w:r w:rsidR="00025770" w:rsidRPr="006C76B1">
        <w:rPr>
          <w:rFonts w:ascii="Times New Roman" w:hAnsi="Times New Roman" w:cs="Times New Roman"/>
          <w:sz w:val="24"/>
          <w:szCs w:val="24"/>
        </w:rPr>
        <w:t>, MSAT) and total</w:t>
      </w:r>
      <w:r w:rsidR="00A74227">
        <w:rPr>
          <w:rFonts w:ascii="Times New Roman" w:hAnsi="Times New Roman" w:cs="Times New Roman"/>
          <w:sz w:val="24"/>
          <w:szCs w:val="24"/>
        </w:rPr>
        <w:t xml:space="preserve"> annual</w:t>
      </w:r>
      <w:r w:rsidR="00025770" w:rsidRPr="006C76B1">
        <w:rPr>
          <w:rFonts w:ascii="Times New Roman" w:hAnsi="Times New Roman" w:cs="Times New Roman"/>
          <w:sz w:val="24"/>
          <w:szCs w:val="24"/>
        </w:rPr>
        <w:t xml:space="preserve"> precipitation (T</w:t>
      </w:r>
      <w:r w:rsidR="00E61597" w:rsidRPr="006C76B1">
        <w:rPr>
          <w:rFonts w:ascii="Times New Roman" w:hAnsi="Times New Roman" w:cs="Times New Roman"/>
          <w:sz w:val="24"/>
          <w:szCs w:val="24"/>
        </w:rPr>
        <w:t>PR</w:t>
      </w:r>
      <w:r w:rsidR="00025770" w:rsidRPr="006C76B1">
        <w:rPr>
          <w:rFonts w:ascii="Times New Roman" w:hAnsi="Times New Roman" w:cs="Times New Roman"/>
          <w:sz w:val="24"/>
          <w:szCs w:val="24"/>
        </w:rPr>
        <w:t>CP)</w:t>
      </w:r>
      <w:r w:rsidR="00025770">
        <w:rPr>
          <w:rFonts w:ascii="Times New Roman" w:hAnsi="Times New Roman" w:cs="Times New Roman"/>
          <w:sz w:val="24"/>
          <w:szCs w:val="24"/>
        </w:rPr>
        <w:t xml:space="preserve"> for either 2018 or 2019 (depending on</w:t>
      </w:r>
      <w:r w:rsidR="00AC1EB5">
        <w:rPr>
          <w:rFonts w:ascii="Times New Roman" w:hAnsi="Times New Roman" w:cs="Times New Roman"/>
          <w:sz w:val="24"/>
          <w:szCs w:val="24"/>
        </w:rPr>
        <w:t xml:space="preserve"> </w:t>
      </w:r>
      <w:r w:rsidR="00253F65">
        <w:rPr>
          <w:rFonts w:ascii="Times New Roman" w:hAnsi="Times New Roman" w:cs="Times New Roman"/>
          <w:sz w:val="24"/>
          <w:szCs w:val="24"/>
        </w:rPr>
        <w:t>sa</w:t>
      </w:r>
      <w:r w:rsidR="00E61597">
        <w:rPr>
          <w:rFonts w:ascii="Times New Roman" w:hAnsi="Times New Roman" w:cs="Times New Roman"/>
          <w:sz w:val="24"/>
          <w:szCs w:val="24"/>
        </w:rPr>
        <w:t>m</w:t>
      </w:r>
      <w:r w:rsidR="00253F65">
        <w:rPr>
          <w:rFonts w:ascii="Times New Roman" w:hAnsi="Times New Roman" w:cs="Times New Roman"/>
          <w:sz w:val="24"/>
          <w:szCs w:val="24"/>
        </w:rPr>
        <w:t>ple</w:t>
      </w:r>
      <w:r w:rsidR="00AC1EB5">
        <w:rPr>
          <w:rFonts w:ascii="Times New Roman" w:hAnsi="Times New Roman" w:cs="Times New Roman"/>
          <w:sz w:val="24"/>
          <w:szCs w:val="24"/>
        </w:rPr>
        <w:t xml:space="preserve"> year</w:t>
      </w:r>
      <w:r w:rsidR="00025770">
        <w:rPr>
          <w:rFonts w:ascii="Times New Roman" w:hAnsi="Times New Roman" w:cs="Times New Roman"/>
          <w:sz w:val="24"/>
          <w:szCs w:val="24"/>
        </w:rPr>
        <w:t xml:space="preserve">) </w:t>
      </w:r>
      <w:r w:rsidR="00C36729">
        <w:rPr>
          <w:rFonts w:ascii="Times New Roman" w:hAnsi="Times New Roman" w:cs="Times New Roman"/>
          <w:sz w:val="24"/>
          <w:szCs w:val="24"/>
        </w:rPr>
        <w:t xml:space="preserve">obtained </w:t>
      </w:r>
      <w:r w:rsidR="00025770">
        <w:rPr>
          <w:rFonts w:ascii="Times New Roman" w:hAnsi="Times New Roman" w:cs="Times New Roman"/>
          <w:sz w:val="24"/>
          <w:szCs w:val="24"/>
        </w:rPr>
        <w:t xml:space="preserve">from the PRISM </w:t>
      </w:r>
      <w:del w:id="154" w:author="Kopp, Darin" w:date="2025-02-20T15:34:00Z">
        <w:r w:rsidR="00025770">
          <w:rPr>
            <w:rFonts w:ascii="Times New Roman" w:hAnsi="Times New Roman" w:cs="Times New Roman"/>
            <w:sz w:val="24"/>
            <w:szCs w:val="24"/>
          </w:rPr>
          <w:delText>dataset</w:delText>
        </w:r>
      </w:del>
      <w:ins w:id="155" w:author="Kopp, Darin" w:date="2025-02-20T15:34:00Z">
        <w:r w:rsidR="00E71EC3">
          <w:rPr>
            <w:rFonts w:ascii="Times New Roman" w:hAnsi="Times New Roman" w:cs="Times New Roman"/>
            <w:sz w:val="24"/>
            <w:szCs w:val="24"/>
          </w:rPr>
          <w:t>Climate Group</w:t>
        </w:r>
      </w:ins>
      <w:r w:rsidR="00253F65">
        <w:rPr>
          <w:rFonts w:ascii="Times New Roman" w:hAnsi="Times New Roman" w:cs="Times New Roman"/>
          <w:sz w:val="24"/>
          <w:szCs w:val="24"/>
        </w:rPr>
        <w:t xml:space="preserve"> </w:t>
      </w:r>
      <w:r w:rsidR="00025770">
        <w:rPr>
          <w:rFonts w:ascii="Times New Roman" w:hAnsi="Times New Roman" w:cs="Times New Roman"/>
          <w:sz w:val="24"/>
          <w:szCs w:val="24"/>
        </w:rPr>
        <w:t>(</w:t>
      </w:r>
      <w:hyperlink r:id="rId7" w:history="1">
        <w:r w:rsidR="00A51A18" w:rsidRPr="003B6CA7">
          <w:rPr>
            <w:rStyle w:val="Hyperlink"/>
            <w:rFonts w:ascii="Times New Roman" w:hAnsi="Times New Roman" w:cs="Times New Roman"/>
            <w:sz w:val="24"/>
            <w:szCs w:val="24"/>
          </w:rPr>
          <w:t>https://prism.oregonstate.edu/</w:t>
        </w:r>
      </w:hyperlink>
      <w:r w:rsidR="00025770">
        <w:rPr>
          <w:rFonts w:ascii="Times New Roman" w:hAnsi="Times New Roman" w:cs="Times New Roman"/>
          <w:sz w:val="24"/>
          <w:szCs w:val="24"/>
        </w:rPr>
        <w:t>).</w:t>
      </w:r>
      <w:r w:rsidR="00D974A2">
        <w:rPr>
          <w:rFonts w:ascii="Times New Roman" w:hAnsi="Times New Roman" w:cs="Times New Roman"/>
          <w:sz w:val="24"/>
          <w:szCs w:val="24"/>
        </w:rPr>
        <w:t xml:space="preserve"> </w:t>
      </w:r>
      <w:r w:rsidR="002B3117">
        <w:rPr>
          <w:rFonts w:ascii="Times New Roman" w:hAnsi="Times New Roman" w:cs="Times New Roman"/>
          <w:sz w:val="24"/>
          <w:szCs w:val="24"/>
        </w:rPr>
        <w:t xml:space="preserve"> </w:t>
      </w:r>
    </w:p>
    <w:p w14:paraId="464E017A" w14:textId="77777777" w:rsidR="001400D1" w:rsidRDefault="001400D1" w:rsidP="00E71EC3">
      <w:pPr>
        <w:spacing w:line="480" w:lineRule="auto"/>
        <w:contextualSpacing/>
        <w:rPr>
          <w:rFonts w:ascii="Times New Roman" w:hAnsi="Times New Roman" w:cs="Times New Roman"/>
          <w:i/>
          <w:iCs/>
          <w:sz w:val="24"/>
          <w:szCs w:val="24"/>
        </w:rPr>
      </w:pPr>
    </w:p>
    <w:p w14:paraId="1C59FBF6" w14:textId="77777777" w:rsidR="00A04DFB" w:rsidRDefault="00A04DFB" w:rsidP="00E4453F">
      <w:pPr>
        <w:spacing w:line="480" w:lineRule="auto"/>
        <w:contextualSpacing/>
        <w:rPr>
          <w:del w:id="156" w:author="Kopp, Darin" w:date="2025-02-20T15:34:00Z"/>
          <w:rFonts w:ascii="Times New Roman" w:hAnsi="Times New Roman" w:cs="Times New Roman"/>
          <w:i/>
          <w:iCs/>
          <w:sz w:val="24"/>
          <w:szCs w:val="24"/>
        </w:rPr>
        <w:sectPr w:rsidR="00A04DFB" w:rsidSect="00C32558">
          <w:pgSz w:w="12240" w:h="15840"/>
          <w:pgMar w:top="1440" w:right="1440" w:bottom="1440" w:left="1440" w:header="720" w:footer="720" w:gutter="0"/>
          <w:lnNumType w:countBy="1" w:restart="continuous"/>
          <w:cols w:space="720"/>
          <w:docGrid w:linePitch="360"/>
        </w:sectPr>
      </w:pPr>
    </w:p>
    <w:p w14:paraId="4F359F9D" w14:textId="77777777" w:rsidR="0029207B" w:rsidRDefault="00E4453F" w:rsidP="0029207B">
      <w:pPr>
        <w:spacing w:line="240" w:lineRule="auto"/>
        <w:contextualSpacing/>
        <w:rPr>
          <w:moveFrom w:id="157" w:author="Kopp, Darin" w:date="2025-02-20T15:34:00Z"/>
          <w:rFonts w:ascii="Times New Roman" w:hAnsi="Times New Roman" w:cs="Times New Roman"/>
          <w:sz w:val="24"/>
          <w:szCs w:val="24"/>
        </w:rPr>
      </w:pPr>
      <w:del w:id="158" w:author="Kopp, Darin" w:date="2025-02-20T15:34:00Z">
        <w:r w:rsidRPr="003429EB">
          <w:rPr>
            <w:rFonts w:ascii="Times New Roman" w:hAnsi="Times New Roman" w:cs="Times New Roman"/>
            <w:sz w:val="24"/>
            <w:szCs w:val="24"/>
          </w:rPr>
          <w:delText xml:space="preserve">Table 1: </w:delText>
        </w:r>
        <w:r w:rsidR="00320DA5" w:rsidRPr="003429EB">
          <w:rPr>
            <w:rFonts w:ascii="Times New Roman" w:hAnsi="Times New Roman" w:cs="Times New Roman"/>
            <w:sz w:val="24"/>
            <w:szCs w:val="24"/>
          </w:rPr>
          <w:delText xml:space="preserve">Sites, genera, and environmental </w:delText>
        </w:r>
        <w:r w:rsidR="003D7A8D">
          <w:rPr>
            <w:rFonts w:ascii="Times New Roman" w:hAnsi="Times New Roman" w:cs="Times New Roman"/>
            <w:sz w:val="24"/>
            <w:szCs w:val="24"/>
          </w:rPr>
          <w:delText>variables</w:delText>
        </w:r>
        <w:r w:rsidR="00320DA5" w:rsidRPr="003429EB">
          <w:rPr>
            <w:rFonts w:ascii="Times New Roman" w:hAnsi="Times New Roman" w:cs="Times New Roman"/>
            <w:sz w:val="24"/>
            <w:szCs w:val="24"/>
          </w:rPr>
          <w:delText xml:space="preserve"> included in the analysis.</w:delText>
        </w:r>
      </w:del>
      <w:moveFromRangeStart w:id="159" w:author="Kopp, Darin" w:date="2025-02-20T15:34:00Z" w:name="move190958068"/>
      <w:moveFrom w:id="160" w:author="Kopp, Darin" w:date="2025-02-20T15:34:00Z">
        <w:r w:rsidR="0029207B">
          <w:rPr>
            <w:rFonts w:ascii="Times New Roman" w:hAnsi="Times New Roman" w:cs="Times New Roman"/>
            <w:sz w:val="24"/>
            <w:szCs w:val="24"/>
          </w:rPr>
          <w:t xml:space="preserve"> </w:t>
        </w:r>
        <w:r w:rsidR="0029207B" w:rsidRPr="003429EB">
          <w:rPr>
            <w:rFonts w:ascii="Times New Roman" w:hAnsi="Times New Roman" w:cs="Times New Roman"/>
            <w:sz w:val="24"/>
            <w:szCs w:val="24"/>
          </w:rPr>
          <w:t xml:space="preserve">Values for the environmental </w:t>
        </w:r>
        <w:r w:rsidR="0029207B">
          <w:rPr>
            <w:rFonts w:ascii="Times New Roman" w:hAnsi="Times New Roman" w:cs="Times New Roman"/>
            <w:sz w:val="24"/>
            <w:szCs w:val="24"/>
          </w:rPr>
          <w:t>variables</w:t>
        </w:r>
        <w:r w:rsidR="0029207B" w:rsidRPr="003429EB">
          <w:rPr>
            <w:rFonts w:ascii="Times New Roman" w:hAnsi="Times New Roman" w:cs="Times New Roman"/>
            <w:sz w:val="24"/>
            <w:szCs w:val="24"/>
          </w:rPr>
          <w:t xml:space="preserve"> are median values for each region. Range is given in</w:t>
        </w:r>
        <w:r w:rsidR="0029207B" w:rsidRPr="003429EB">
          <w:t xml:space="preserve"> </w:t>
        </w:r>
        <w:r w:rsidR="0029207B" w:rsidRPr="003429EB">
          <w:rPr>
            <w:rFonts w:ascii="Times New Roman" w:hAnsi="Times New Roman" w:cs="Times New Roman"/>
            <w:sz w:val="24"/>
            <w:szCs w:val="24"/>
          </w:rPr>
          <w:t>parentheses.</w:t>
        </w:r>
        <w:r w:rsidR="0029207B">
          <w:rPr>
            <w:rFonts w:ascii="Times New Roman" w:hAnsi="Times New Roman" w:cs="Times New Roman"/>
            <w:sz w:val="24"/>
            <w:szCs w:val="24"/>
          </w:rPr>
          <w:t xml:space="preserve"> </w:t>
        </w:r>
        <w:r w:rsidR="0029207B" w:rsidRPr="003429EB">
          <w:rPr>
            <w:rFonts w:ascii="Times New Roman" w:hAnsi="Times New Roman" w:cs="Times New Roman"/>
            <w:sz w:val="24"/>
            <w:szCs w:val="24"/>
          </w:rPr>
          <w:t>NTL = Total Nitrogen, PTL = Total Phosphorous, CL = Chloride, SO4 = Sulfate, RPDI = Riparian Disturbance Index, SUBD = Substrate Diameter, TPRCP = Total Precipitation and MS</w:t>
        </w:r>
        <w:r w:rsidR="0029207B">
          <w:rPr>
            <w:rFonts w:ascii="Times New Roman" w:hAnsi="Times New Roman" w:cs="Times New Roman"/>
            <w:sz w:val="24"/>
            <w:szCs w:val="24"/>
          </w:rPr>
          <w:t>A</w:t>
        </w:r>
        <w:r w:rsidR="0029207B" w:rsidRPr="003429EB">
          <w:rPr>
            <w:rFonts w:ascii="Times New Roman" w:hAnsi="Times New Roman" w:cs="Times New Roman"/>
            <w:sz w:val="24"/>
            <w:szCs w:val="24"/>
          </w:rPr>
          <w:t xml:space="preserve">T = Mean Summer Air Temperature.    </w:t>
        </w:r>
        <w:r w:rsidR="0029207B">
          <w:rPr>
            <w:rFonts w:ascii="Times New Roman" w:hAnsi="Times New Roman" w:cs="Times New Roman"/>
            <w:sz w:val="24"/>
            <w:szCs w:val="24"/>
          </w:rPr>
          <w:t>CPL = Coastal Plains, NAP = Northern Appalachians, NPL = Northern Plains, SAP = Southern Appalachians, SPL = Southern Plains, TPL = Temperate Plains, UMW = Upper Midwest; WMT = Western Mountains; XER = Xeric.</w:t>
        </w:r>
      </w:moveFrom>
    </w:p>
    <w:p w14:paraId="57391AF5" w14:textId="77777777" w:rsidR="0029207B" w:rsidRPr="003429EB" w:rsidRDefault="0029207B" w:rsidP="0029207B">
      <w:pPr>
        <w:spacing w:line="240" w:lineRule="auto"/>
        <w:contextualSpacing/>
        <w:rPr>
          <w:moveFrom w:id="161" w:author="Kopp, Darin" w:date="2025-02-20T15:34:00Z"/>
          <w:rFonts w:ascii="Times New Roman" w:hAnsi="Times New Roman" w:cs="Times New Roman"/>
          <w:sz w:val="24"/>
          <w:szCs w:val="24"/>
        </w:rPr>
      </w:pPr>
    </w:p>
    <w:tbl>
      <w:tblPr>
        <w:tblW w:w="50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548"/>
        <w:gridCol w:w="825"/>
        <w:gridCol w:w="1231"/>
        <w:gridCol w:w="1561"/>
        <w:gridCol w:w="1416"/>
        <w:gridCol w:w="1416"/>
        <w:gridCol w:w="937"/>
        <w:gridCol w:w="1416"/>
        <w:gridCol w:w="1707"/>
        <w:gridCol w:w="1335"/>
      </w:tblGrid>
      <w:tr w:rsidR="00320DA5" w14:paraId="5992F130" w14:textId="77777777" w:rsidTr="00CC4BB3">
        <w:trPr>
          <w:trHeight w:val="300"/>
          <w:del w:id="162" w:author="Kopp, Darin" w:date="2025-02-20T15:34:00Z"/>
        </w:trPr>
        <w:tc>
          <w:tcPr>
            <w:tcW w:w="294" w:type="pct"/>
            <w:shd w:val="clear" w:color="auto" w:fill="auto"/>
            <w:noWrap/>
            <w:vAlign w:val="center"/>
            <w:hideMark/>
          </w:tcPr>
          <w:moveFromRangeEnd w:id="159"/>
          <w:p w14:paraId="6292DEC2" w14:textId="77777777" w:rsidR="00A04DFB" w:rsidRPr="0068165D" w:rsidRDefault="00A04DFB" w:rsidP="00320DA5">
            <w:pPr>
              <w:spacing w:line="240" w:lineRule="auto"/>
              <w:contextualSpacing/>
              <w:jc w:val="center"/>
              <w:rPr>
                <w:del w:id="163" w:author="Kopp, Darin" w:date="2025-02-20T15:34:00Z"/>
                <w:rFonts w:ascii="Times New Roman" w:hAnsi="Times New Roman" w:cs="Times New Roman"/>
                <w:color w:val="000000"/>
                <w:sz w:val="20"/>
                <w:szCs w:val="20"/>
              </w:rPr>
            </w:pPr>
            <w:del w:id="164" w:author="Kopp, Darin" w:date="2025-02-20T15:34:00Z">
              <w:r w:rsidRPr="0068165D">
                <w:rPr>
                  <w:rFonts w:ascii="Times New Roman" w:hAnsi="Times New Roman" w:cs="Times New Roman"/>
                  <w:color w:val="000000"/>
                  <w:sz w:val="20"/>
                  <w:szCs w:val="20"/>
                </w:rPr>
                <w:delText>Region</w:delText>
              </w:r>
            </w:del>
          </w:p>
        </w:tc>
        <w:tc>
          <w:tcPr>
            <w:tcW w:w="209" w:type="pct"/>
            <w:shd w:val="clear" w:color="auto" w:fill="auto"/>
            <w:noWrap/>
            <w:vAlign w:val="center"/>
            <w:hideMark/>
          </w:tcPr>
          <w:p w14:paraId="3778A6D9" w14:textId="77777777" w:rsidR="00A04DFB" w:rsidRPr="0068165D" w:rsidRDefault="00A04DFB" w:rsidP="00320DA5">
            <w:pPr>
              <w:spacing w:line="240" w:lineRule="auto"/>
              <w:contextualSpacing/>
              <w:jc w:val="center"/>
              <w:rPr>
                <w:del w:id="165" w:author="Kopp, Darin" w:date="2025-02-20T15:34:00Z"/>
                <w:rFonts w:ascii="Times New Roman" w:hAnsi="Times New Roman" w:cs="Times New Roman"/>
                <w:color w:val="000000"/>
                <w:sz w:val="20"/>
                <w:szCs w:val="20"/>
              </w:rPr>
            </w:pPr>
            <w:del w:id="166" w:author="Kopp, Darin" w:date="2025-02-20T15:34:00Z">
              <w:r w:rsidRPr="0068165D">
                <w:rPr>
                  <w:rFonts w:ascii="Times New Roman" w:hAnsi="Times New Roman" w:cs="Times New Roman"/>
                  <w:color w:val="000000"/>
                  <w:sz w:val="20"/>
                  <w:szCs w:val="20"/>
                </w:rPr>
                <w:delText>Site</w:delText>
              </w:r>
            </w:del>
          </w:p>
          <w:p w14:paraId="2AA59BAA" w14:textId="77777777" w:rsidR="00320DA5" w:rsidRPr="0068165D" w:rsidRDefault="00320DA5" w:rsidP="00320DA5">
            <w:pPr>
              <w:spacing w:line="240" w:lineRule="auto"/>
              <w:contextualSpacing/>
              <w:jc w:val="center"/>
              <w:rPr>
                <w:del w:id="167" w:author="Kopp, Darin" w:date="2025-02-20T15:34:00Z"/>
                <w:rFonts w:ascii="Times New Roman" w:hAnsi="Times New Roman" w:cs="Times New Roman"/>
                <w:color w:val="000000"/>
                <w:sz w:val="20"/>
                <w:szCs w:val="20"/>
              </w:rPr>
            </w:pPr>
            <w:del w:id="168" w:author="Kopp, Darin" w:date="2025-02-20T15:34:00Z">
              <w:r w:rsidRPr="0068165D">
                <w:rPr>
                  <w:rFonts w:ascii="Times New Roman" w:hAnsi="Times New Roman" w:cs="Times New Roman"/>
                  <w:color w:val="000000"/>
                  <w:sz w:val="20"/>
                  <w:szCs w:val="20"/>
                </w:rPr>
                <w:delText>(#)</w:delText>
              </w:r>
            </w:del>
          </w:p>
        </w:tc>
        <w:tc>
          <w:tcPr>
            <w:tcW w:w="314" w:type="pct"/>
            <w:shd w:val="clear" w:color="auto" w:fill="auto"/>
            <w:noWrap/>
            <w:vAlign w:val="center"/>
            <w:hideMark/>
          </w:tcPr>
          <w:p w14:paraId="2E519184" w14:textId="77777777" w:rsidR="00320DA5" w:rsidRPr="0068165D" w:rsidRDefault="00A04DFB" w:rsidP="00320DA5">
            <w:pPr>
              <w:spacing w:line="240" w:lineRule="auto"/>
              <w:contextualSpacing/>
              <w:jc w:val="center"/>
              <w:rPr>
                <w:del w:id="169" w:author="Kopp, Darin" w:date="2025-02-20T15:34:00Z"/>
                <w:rFonts w:ascii="Times New Roman" w:hAnsi="Times New Roman" w:cs="Times New Roman"/>
                <w:color w:val="000000"/>
                <w:sz w:val="20"/>
                <w:szCs w:val="20"/>
              </w:rPr>
            </w:pPr>
            <w:del w:id="170" w:author="Kopp, Darin" w:date="2025-02-20T15:34:00Z">
              <w:r w:rsidRPr="0068165D">
                <w:rPr>
                  <w:rFonts w:ascii="Times New Roman" w:hAnsi="Times New Roman" w:cs="Times New Roman"/>
                  <w:color w:val="000000"/>
                  <w:sz w:val="20"/>
                  <w:szCs w:val="20"/>
                </w:rPr>
                <w:delText>Genera</w:delText>
              </w:r>
            </w:del>
          </w:p>
          <w:p w14:paraId="0A4836BE" w14:textId="77777777" w:rsidR="00A04DFB" w:rsidRPr="0068165D" w:rsidRDefault="00320DA5" w:rsidP="00320DA5">
            <w:pPr>
              <w:spacing w:line="240" w:lineRule="auto"/>
              <w:contextualSpacing/>
              <w:jc w:val="center"/>
              <w:rPr>
                <w:del w:id="171" w:author="Kopp, Darin" w:date="2025-02-20T15:34:00Z"/>
                <w:rFonts w:ascii="Times New Roman" w:hAnsi="Times New Roman" w:cs="Times New Roman"/>
                <w:color w:val="000000"/>
                <w:sz w:val="20"/>
                <w:szCs w:val="20"/>
              </w:rPr>
            </w:pPr>
            <w:del w:id="172" w:author="Kopp, Darin" w:date="2025-02-20T15:34:00Z">
              <w:r w:rsidRPr="0068165D">
                <w:rPr>
                  <w:rFonts w:ascii="Times New Roman" w:hAnsi="Times New Roman" w:cs="Times New Roman"/>
                  <w:color w:val="000000"/>
                  <w:sz w:val="20"/>
                  <w:szCs w:val="20"/>
                </w:rPr>
                <w:delText>(#)</w:delText>
              </w:r>
            </w:del>
          </w:p>
        </w:tc>
        <w:tc>
          <w:tcPr>
            <w:tcW w:w="468" w:type="pct"/>
            <w:shd w:val="clear" w:color="auto" w:fill="auto"/>
            <w:noWrap/>
            <w:vAlign w:val="center"/>
            <w:hideMark/>
          </w:tcPr>
          <w:p w14:paraId="0F68DCEF" w14:textId="77777777" w:rsidR="00A04DFB" w:rsidRPr="0068165D" w:rsidRDefault="00A04DFB" w:rsidP="00320DA5">
            <w:pPr>
              <w:spacing w:line="240" w:lineRule="auto"/>
              <w:contextualSpacing/>
              <w:jc w:val="center"/>
              <w:rPr>
                <w:del w:id="173" w:author="Kopp, Darin" w:date="2025-02-20T15:34:00Z"/>
                <w:rFonts w:ascii="Times New Roman" w:hAnsi="Times New Roman" w:cs="Times New Roman"/>
                <w:color w:val="000000"/>
                <w:sz w:val="20"/>
                <w:szCs w:val="20"/>
              </w:rPr>
            </w:pPr>
            <w:del w:id="174" w:author="Kopp, Darin" w:date="2025-02-20T15:34:00Z">
              <w:r w:rsidRPr="0068165D">
                <w:rPr>
                  <w:rFonts w:ascii="Times New Roman" w:hAnsi="Times New Roman" w:cs="Times New Roman"/>
                  <w:color w:val="000000"/>
                  <w:sz w:val="20"/>
                  <w:szCs w:val="20"/>
                </w:rPr>
                <w:delText>NTL</w:delText>
              </w:r>
              <w:r w:rsidR="00320DA5" w:rsidRPr="0068165D">
                <w:rPr>
                  <w:rFonts w:ascii="Times New Roman" w:hAnsi="Times New Roman" w:cs="Times New Roman"/>
                  <w:color w:val="000000"/>
                  <w:sz w:val="20"/>
                  <w:szCs w:val="20"/>
                </w:rPr>
                <w:delText xml:space="preserve"> (ug/L)</w:delText>
              </w:r>
            </w:del>
          </w:p>
        </w:tc>
        <w:tc>
          <w:tcPr>
            <w:tcW w:w="593" w:type="pct"/>
            <w:shd w:val="clear" w:color="auto" w:fill="auto"/>
            <w:noWrap/>
            <w:vAlign w:val="center"/>
            <w:hideMark/>
          </w:tcPr>
          <w:p w14:paraId="44F0825C" w14:textId="77777777" w:rsidR="00A04DFB" w:rsidRPr="0068165D" w:rsidRDefault="00A04DFB" w:rsidP="00320DA5">
            <w:pPr>
              <w:spacing w:line="240" w:lineRule="auto"/>
              <w:contextualSpacing/>
              <w:jc w:val="center"/>
              <w:rPr>
                <w:del w:id="175" w:author="Kopp, Darin" w:date="2025-02-20T15:34:00Z"/>
                <w:rFonts w:ascii="Times New Roman" w:hAnsi="Times New Roman" w:cs="Times New Roman"/>
                <w:color w:val="000000"/>
                <w:sz w:val="20"/>
                <w:szCs w:val="20"/>
              </w:rPr>
            </w:pPr>
            <w:del w:id="176" w:author="Kopp, Darin" w:date="2025-02-20T15:34:00Z">
              <w:r w:rsidRPr="0068165D">
                <w:rPr>
                  <w:rFonts w:ascii="Times New Roman" w:hAnsi="Times New Roman" w:cs="Times New Roman"/>
                  <w:color w:val="000000"/>
                  <w:sz w:val="20"/>
                  <w:szCs w:val="20"/>
                </w:rPr>
                <w:delText>PTL</w:delText>
              </w:r>
              <w:r w:rsidR="00320DA5" w:rsidRPr="0068165D">
                <w:rPr>
                  <w:rFonts w:ascii="Times New Roman" w:hAnsi="Times New Roman" w:cs="Times New Roman"/>
                  <w:color w:val="000000"/>
                  <w:sz w:val="20"/>
                  <w:szCs w:val="20"/>
                </w:rPr>
                <w:delText xml:space="preserve"> (ug/L)</w:delText>
              </w:r>
            </w:del>
          </w:p>
        </w:tc>
        <w:tc>
          <w:tcPr>
            <w:tcW w:w="537" w:type="pct"/>
            <w:shd w:val="clear" w:color="auto" w:fill="auto"/>
            <w:noWrap/>
            <w:vAlign w:val="center"/>
            <w:hideMark/>
          </w:tcPr>
          <w:p w14:paraId="59C5CC7A" w14:textId="77777777" w:rsidR="00A04DFB" w:rsidRPr="0068165D" w:rsidRDefault="00A04DFB" w:rsidP="00320DA5">
            <w:pPr>
              <w:spacing w:line="240" w:lineRule="auto"/>
              <w:contextualSpacing/>
              <w:jc w:val="center"/>
              <w:rPr>
                <w:del w:id="177" w:author="Kopp, Darin" w:date="2025-02-20T15:34:00Z"/>
                <w:rFonts w:ascii="Times New Roman" w:hAnsi="Times New Roman" w:cs="Times New Roman"/>
                <w:color w:val="000000"/>
                <w:sz w:val="20"/>
                <w:szCs w:val="20"/>
              </w:rPr>
            </w:pPr>
            <w:del w:id="178" w:author="Kopp, Darin" w:date="2025-02-20T15:34:00Z">
              <w:r w:rsidRPr="0068165D">
                <w:rPr>
                  <w:rFonts w:ascii="Times New Roman" w:hAnsi="Times New Roman" w:cs="Times New Roman"/>
                  <w:color w:val="000000"/>
                  <w:sz w:val="20"/>
                  <w:szCs w:val="20"/>
                </w:rPr>
                <w:delText>CL (mg/L)</w:delText>
              </w:r>
            </w:del>
          </w:p>
        </w:tc>
        <w:tc>
          <w:tcPr>
            <w:tcW w:w="537" w:type="pct"/>
            <w:shd w:val="clear" w:color="auto" w:fill="auto"/>
            <w:noWrap/>
            <w:vAlign w:val="center"/>
            <w:hideMark/>
          </w:tcPr>
          <w:p w14:paraId="144241FC" w14:textId="77777777" w:rsidR="00A04DFB" w:rsidRPr="0068165D" w:rsidRDefault="00A04DFB" w:rsidP="00320DA5">
            <w:pPr>
              <w:spacing w:line="240" w:lineRule="auto"/>
              <w:contextualSpacing/>
              <w:jc w:val="center"/>
              <w:rPr>
                <w:del w:id="179" w:author="Kopp, Darin" w:date="2025-02-20T15:34:00Z"/>
                <w:rFonts w:ascii="Times New Roman" w:hAnsi="Times New Roman" w:cs="Times New Roman"/>
                <w:color w:val="000000"/>
                <w:sz w:val="20"/>
                <w:szCs w:val="20"/>
              </w:rPr>
            </w:pPr>
            <w:del w:id="180" w:author="Kopp, Darin" w:date="2025-02-20T15:34:00Z">
              <w:r w:rsidRPr="0068165D">
                <w:rPr>
                  <w:rFonts w:ascii="Times New Roman" w:hAnsi="Times New Roman" w:cs="Times New Roman"/>
                  <w:color w:val="000000"/>
                  <w:sz w:val="20"/>
                  <w:szCs w:val="20"/>
                </w:rPr>
                <w:delText>SO4 (mg/L)</w:delText>
              </w:r>
            </w:del>
          </w:p>
        </w:tc>
        <w:tc>
          <w:tcPr>
            <w:tcW w:w="356" w:type="pct"/>
            <w:shd w:val="clear" w:color="auto" w:fill="auto"/>
            <w:noWrap/>
            <w:vAlign w:val="center"/>
            <w:hideMark/>
          </w:tcPr>
          <w:p w14:paraId="4CEA15F8" w14:textId="77777777" w:rsidR="00A04DFB" w:rsidRPr="0068165D" w:rsidRDefault="00A04DFB" w:rsidP="00320DA5">
            <w:pPr>
              <w:spacing w:line="240" w:lineRule="auto"/>
              <w:contextualSpacing/>
              <w:jc w:val="center"/>
              <w:rPr>
                <w:del w:id="181" w:author="Kopp, Darin" w:date="2025-02-20T15:34:00Z"/>
                <w:rFonts w:ascii="Times New Roman" w:hAnsi="Times New Roman" w:cs="Times New Roman"/>
                <w:color w:val="000000"/>
                <w:sz w:val="20"/>
                <w:szCs w:val="20"/>
              </w:rPr>
            </w:pPr>
            <w:del w:id="182" w:author="Kopp, Darin" w:date="2025-02-20T15:34:00Z">
              <w:r w:rsidRPr="0068165D">
                <w:rPr>
                  <w:rFonts w:ascii="Times New Roman" w:hAnsi="Times New Roman" w:cs="Times New Roman"/>
                  <w:color w:val="000000"/>
                  <w:sz w:val="20"/>
                  <w:szCs w:val="20"/>
                </w:rPr>
                <w:delText>RPDI</w:delText>
              </w:r>
            </w:del>
          </w:p>
        </w:tc>
        <w:tc>
          <w:tcPr>
            <w:tcW w:w="537" w:type="pct"/>
            <w:shd w:val="clear" w:color="auto" w:fill="auto"/>
            <w:noWrap/>
            <w:vAlign w:val="center"/>
            <w:hideMark/>
          </w:tcPr>
          <w:p w14:paraId="4B59B87D" w14:textId="77777777" w:rsidR="00A04DFB" w:rsidRPr="0068165D" w:rsidRDefault="00A04DFB" w:rsidP="00320DA5">
            <w:pPr>
              <w:spacing w:line="240" w:lineRule="auto"/>
              <w:contextualSpacing/>
              <w:jc w:val="center"/>
              <w:rPr>
                <w:del w:id="183" w:author="Kopp, Darin" w:date="2025-02-20T15:34:00Z"/>
                <w:rFonts w:ascii="Times New Roman" w:hAnsi="Times New Roman" w:cs="Times New Roman"/>
                <w:color w:val="000000"/>
                <w:sz w:val="20"/>
                <w:szCs w:val="20"/>
              </w:rPr>
            </w:pPr>
            <w:del w:id="184" w:author="Kopp, Darin" w:date="2025-02-20T15:34:00Z">
              <w:r w:rsidRPr="0068165D">
                <w:rPr>
                  <w:rFonts w:ascii="Times New Roman" w:hAnsi="Times New Roman" w:cs="Times New Roman"/>
                  <w:color w:val="000000"/>
                  <w:sz w:val="20"/>
                  <w:szCs w:val="20"/>
                </w:rPr>
                <w:delText>SUBD (mm)</w:delText>
              </w:r>
            </w:del>
          </w:p>
        </w:tc>
        <w:tc>
          <w:tcPr>
            <w:tcW w:w="648" w:type="pct"/>
            <w:shd w:val="clear" w:color="auto" w:fill="auto"/>
            <w:noWrap/>
            <w:vAlign w:val="center"/>
            <w:hideMark/>
          </w:tcPr>
          <w:p w14:paraId="4C0774BE" w14:textId="77777777" w:rsidR="00A04DFB" w:rsidRPr="0068165D" w:rsidRDefault="00A04DFB" w:rsidP="00320DA5">
            <w:pPr>
              <w:spacing w:line="240" w:lineRule="auto"/>
              <w:contextualSpacing/>
              <w:jc w:val="center"/>
              <w:rPr>
                <w:del w:id="185" w:author="Kopp, Darin" w:date="2025-02-20T15:34:00Z"/>
                <w:rFonts w:ascii="Times New Roman" w:hAnsi="Times New Roman" w:cs="Times New Roman"/>
                <w:color w:val="000000"/>
                <w:sz w:val="20"/>
                <w:szCs w:val="20"/>
              </w:rPr>
            </w:pPr>
            <w:del w:id="186" w:author="Kopp, Darin" w:date="2025-02-20T15:34:00Z">
              <w:r w:rsidRPr="0068165D">
                <w:rPr>
                  <w:rFonts w:ascii="Times New Roman" w:hAnsi="Times New Roman" w:cs="Times New Roman"/>
                  <w:color w:val="000000"/>
                  <w:sz w:val="20"/>
                  <w:szCs w:val="20"/>
                </w:rPr>
                <w:delText>TPRCP (mm)</w:delText>
              </w:r>
            </w:del>
          </w:p>
        </w:tc>
        <w:tc>
          <w:tcPr>
            <w:tcW w:w="507" w:type="pct"/>
            <w:shd w:val="clear" w:color="auto" w:fill="auto"/>
            <w:noWrap/>
            <w:vAlign w:val="center"/>
            <w:hideMark/>
          </w:tcPr>
          <w:p w14:paraId="551674FD" w14:textId="77777777" w:rsidR="00A04DFB" w:rsidRPr="0068165D" w:rsidRDefault="00A04DFB" w:rsidP="00320DA5">
            <w:pPr>
              <w:spacing w:line="240" w:lineRule="auto"/>
              <w:contextualSpacing/>
              <w:jc w:val="center"/>
              <w:rPr>
                <w:del w:id="187" w:author="Kopp, Darin" w:date="2025-02-20T15:34:00Z"/>
                <w:rFonts w:ascii="Times New Roman" w:hAnsi="Times New Roman" w:cs="Times New Roman"/>
                <w:color w:val="000000"/>
                <w:sz w:val="20"/>
                <w:szCs w:val="20"/>
              </w:rPr>
            </w:pPr>
            <w:del w:id="188" w:author="Kopp, Darin" w:date="2025-02-20T15:34:00Z">
              <w:r w:rsidRPr="0068165D">
                <w:rPr>
                  <w:rFonts w:ascii="Times New Roman" w:hAnsi="Times New Roman" w:cs="Times New Roman"/>
                  <w:color w:val="000000"/>
                  <w:sz w:val="20"/>
                  <w:szCs w:val="20"/>
                </w:rPr>
                <w:delText>MS</w:delText>
              </w:r>
              <w:r w:rsidR="004401B6">
                <w:rPr>
                  <w:rFonts w:ascii="Times New Roman" w:hAnsi="Times New Roman" w:cs="Times New Roman"/>
                  <w:color w:val="000000"/>
                  <w:sz w:val="20"/>
                  <w:szCs w:val="20"/>
                </w:rPr>
                <w:delText>A</w:delText>
              </w:r>
              <w:r w:rsidRPr="0068165D">
                <w:rPr>
                  <w:rFonts w:ascii="Times New Roman" w:hAnsi="Times New Roman" w:cs="Times New Roman"/>
                  <w:color w:val="000000"/>
                  <w:sz w:val="20"/>
                  <w:szCs w:val="20"/>
                </w:rPr>
                <w:delText>T (</w:delText>
              </w:r>
              <w:r w:rsidR="00A46AE9">
                <w:rPr>
                  <w:rFonts w:ascii="Times New Roman" w:hAnsi="Times New Roman" w:cs="Times New Roman"/>
                  <w:color w:val="000000"/>
                  <w:sz w:val="20"/>
                  <w:szCs w:val="20"/>
                </w:rPr>
                <w:delText>º</w:delText>
              </w:r>
              <w:r w:rsidRPr="0068165D">
                <w:rPr>
                  <w:rFonts w:ascii="Times New Roman" w:hAnsi="Times New Roman" w:cs="Times New Roman"/>
                  <w:color w:val="000000"/>
                  <w:sz w:val="20"/>
                  <w:szCs w:val="20"/>
                </w:rPr>
                <w:delText>C)</w:delText>
              </w:r>
            </w:del>
          </w:p>
        </w:tc>
      </w:tr>
      <w:tr w:rsidR="0068165D" w14:paraId="2E4D067B" w14:textId="77777777" w:rsidTr="00CC4BB3">
        <w:trPr>
          <w:trHeight w:val="300"/>
          <w:del w:id="189" w:author="Kopp, Darin" w:date="2025-02-20T15:34:00Z"/>
        </w:trPr>
        <w:tc>
          <w:tcPr>
            <w:tcW w:w="294" w:type="pct"/>
            <w:shd w:val="clear" w:color="auto" w:fill="auto"/>
            <w:noWrap/>
            <w:vAlign w:val="center"/>
            <w:hideMark/>
          </w:tcPr>
          <w:p w14:paraId="753BB220" w14:textId="77777777" w:rsidR="00CC4BB3" w:rsidRPr="0068165D" w:rsidRDefault="00CC4BB3" w:rsidP="00CC4BB3">
            <w:pPr>
              <w:spacing w:line="240" w:lineRule="auto"/>
              <w:contextualSpacing/>
              <w:jc w:val="center"/>
              <w:rPr>
                <w:del w:id="190" w:author="Kopp, Darin" w:date="2025-02-20T15:34:00Z"/>
                <w:rFonts w:ascii="Times New Roman" w:hAnsi="Times New Roman" w:cs="Times New Roman"/>
                <w:color w:val="000000"/>
                <w:sz w:val="20"/>
                <w:szCs w:val="20"/>
              </w:rPr>
            </w:pPr>
            <w:del w:id="191" w:author="Kopp, Darin" w:date="2025-02-20T15:34:00Z">
              <w:r w:rsidRPr="0068165D">
                <w:rPr>
                  <w:rFonts w:ascii="Times New Roman" w:hAnsi="Times New Roman" w:cs="Times New Roman"/>
                  <w:color w:val="000000"/>
                  <w:sz w:val="20"/>
                  <w:szCs w:val="20"/>
                </w:rPr>
                <w:delText>CPL</w:delText>
              </w:r>
            </w:del>
          </w:p>
        </w:tc>
        <w:tc>
          <w:tcPr>
            <w:tcW w:w="209" w:type="pct"/>
            <w:shd w:val="clear" w:color="auto" w:fill="auto"/>
            <w:noWrap/>
            <w:vAlign w:val="bottom"/>
            <w:hideMark/>
          </w:tcPr>
          <w:p w14:paraId="0E2D60DA" w14:textId="77777777" w:rsidR="00CC4BB3" w:rsidRPr="0068165D" w:rsidRDefault="00CC4BB3" w:rsidP="00CC4BB3">
            <w:pPr>
              <w:spacing w:line="240" w:lineRule="auto"/>
              <w:contextualSpacing/>
              <w:jc w:val="center"/>
              <w:rPr>
                <w:del w:id="192" w:author="Kopp, Darin" w:date="2025-02-20T15:34:00Z"/>
                <w:rFonts w:ascii="Times New Roman" w:hAnsi="Times New Roman" w:cs="Times New Roman"/>
                <w:color w:val="000000"/>
                <w:sz w:val="20"/>
                <w:szCs w:val="20"/>
              </w:rPr>
            </w:pPr>
            <w:del w:id="193" w:author="Kopp, Darin" w:date="2025-02-20T15:34:00Z">
              <w:r w:rsidRPr="0068165D">
                <w:rPr>
                  <w:rFonts w:ascii="Times New Roman" w:hAnsi="Times New Roman" w:cs="Times New Roman"/>
                  <w:color w:val="000000"/>
                  <w:sz w:val="20"/>
                  <w:szCs w:val="20"/>
                </w:rPr>
                <w:delText>226</w:delText>
              </w:r>
            </w:del>
          </w:p>
        </w:tc>
        <w:tc>
          <w:tcPr>
            <w:tcW w:w="314" w:type="pct"/>
            <w:shd w:val="clear" w:color="auto" w:fill="auto"/>
            <w:noWrap/>
            <w:vAlign w:val="bottom"/>
            <w:hideMark/>
          </w:tcPr>
          <w:p w14:paraId="7DE93BF8" w14:textId="77777777" w:rsidR="00CC4BB3" w:rsidRPr="0068165D" w:rsidRDefault="00CC4BB3" w:rsidP="00CC4BB3">
            <w:pPr>
              <w:spacing w:line="240" w:lineRule="auto"/>
              <w:contextualSpacing/>
              <w:jc w:val="center"/>
              <w:rPr>
                <w:del w:id="194" w:author="Kopp, Darin" w:date="2025-02-20T15:34:00Z"/>
                <w:rFonts w:ascii="Times New Roman" w:hAnsi="Times New Roman" w:cs="Times New Roman"/>
                <w:color w:val="000000"/>
                <w:sz w:val="20"/>
                <w:szCs w:val="20"/>
              </w:rPr>
            </w:pPr>
            <w:del w:id="195" w:author="Kopp, Darin" w:date="2025-02-20T15:34:00Z">
              <w:r w:rsidRPr="0068165D">
                <w:rPr>
                  <w:rFonts w:ascii="Times New Roman" w:hAnsi="Times New Roman" w:cs="Times New Roman"/>
                  <w:color w:val="000000"/>
                  <w:sz w:val="20"/>
                  <w:szCs w:val="20"/>
                </w:rPr>
                <w:delText>71</w:delText>
              </w:r>
            </w:del>
          </w:p>
        </w:tc>
        <w:tc>
          <w:tcPr>
            <w:tcW w:w="468" w:type="pct"/>
            <w:shd w:val="clear" w:color="auto" w:fill="auto"/>
            <w:noWrap/>
            <w:vAlign w:val="bottom"/>
            <w:hideMark/>
          </w:tcPr>
          <w:p w14:paraId="77AEA2CF" w14:textId="77777777" w:rsidR="00CC4BB3" w:rsidRPr="0068165D" w:rsidRDefault="00CC4BB3" w:rsidP="00CC4BB3">
            <w:pPr>
              <w:spacing w:line="240" w:lineRule="auto"/>
              <w:contextualSpacing/>
              <w:jc w:val="center"/>
              <w:rPr>
                <w:del w:id="196" w:author="Kopp, Darin" w:date="2025-02-20T15:34:00Z"/>
                <w:rFonts w:ascii="Times New Roman" w:hAnsi="Times New Roman" w:cs="Times New Roman"/>
                <w:color w:val="000000"/>
                <w:sz w:val="20"/>
                <w:szCs w:val="20"/>
              </w:rPr>
            </w:pPr>
            <w:del w:id="197" w:author="Kopp, Darin" w:date="2025-02-20T15:34:00Z">
              <w:r w:rsidRPr="0068165D">
                <w:rPr>
                  <w:rFonts w:ascii="Times New Roman" w:hAnsi="Times New Roman" w:cs="Times New Roman"/>
                  <w:color w:val="000000"/>
                  <w:sz w:val="20"/>
                  <w:szCs w:val="20"/>
                </w:rPr>
                <w:delText xml:space="preserve">786 </w:delText>
              </w:r>
            </w:del>
          </w:p>
          <w:p w14:paraId="01A8DA03" w14:textId="77777777" w:rsidR="00CC4BB3" w:rsidRPr="0068165D" w:rsidRDefault="00CC4BB3" w:rsidP="00CC4BB3">
            <w:pPr>
              <w:spacing w:line="240" w:lineRule="auto"/>
              <w:contextualSpacing/>
              <w:jc w:val="center"/>
              <w:rPr>
                <w:del w:id="198" w:author="Kopp, Darin" w:date="2025-02-20T15:34:00Z"/>
                <w:rFonts w:ascii="Times New Roman" w:hAnsi="Times New Roman" w:cs="Times New Roman"/>
                <w:color w:val="000000"/>
                <w:sz w:val="20"/>
                <w:szCs w:val="20"/>
              </w:rPr>
            </w:pPr>
            <w:del w:id="199" w:author="Kopp, Darin" w:date="2025-02-20T15:34:00Z">
              <w:r w:rsidRPr="0068165D">
                <w:rPr>
                  <w:rFonts w:ascii="Times New Roman" w:hAnsi="Times New Roman" w:cs="Times New Roman"/>
                  <w:color w:val="000000"/>
                  <w:sz w:val="20"/>
                  <w:szCs w:val="20"/>
                </w:rPr>
                <w:delText>(91-7713)</w:delText>
              </w:r>
            </w:del>
          </w:p>
        </w:tc>
        <w:tc>
          <w:tcPr>
            <w:tcW w:w="593" w:type="pct"/>
            <w:shd w:val="clear" w:color="auto" w:fill="auto"/>
            <w:noWrap/>
            <w:vAlign w:val="bottom"/>
            <w:hideMark/>
          </w:tcPr>
          <w:p w14:paraId="45C04D7A" w14:textId="77777777" w:rsidR="0068165D" w:rsidRPr="0068165D" w:rsidRDefault="00CC4BB3" w:rsidP="00CC4BB3">
            <w:pPr>
              <w:spacing w:line="240" w:lineRule="auto"/>
              <w:contextualSpacing/>
              <w:jc w:val="center"/>
              <w:rPr>
                <w:del w:id="200" w:author="Kopp, Darin" w:date="2025-02-20T15:34:00Z"/>
                <w:rFonts w:ascii="Times New Roman" w:hAnsi="Times New Roman" w:cs="Times New Roman"/>
                <w:color w:val="000000"/>
                <w:sz w:val="20"/>
                <w:szCs w:val="20"/>
              </w:rPr>
            </w:pPr>
            <w:del w:id="201" w:author="Kopp, Darin" w:date="2025-02-20T15:34:00Z">
              <w:r w:rsidRPr="0068165D">
                <w:rPr>
                  <w:rFonts w:ascii="Times New Roman" w:hAnsi="Times New Roman" w:cs="Times New Roman"/>
                  <w:color w:val="000000"/>
                  <w:sz w:val="20"/>
                  <w:szCs w:val="20"/>
                </w:rPr>
                <w:delText xml:space="preserve">84.81 </w:delText>
              </w:r>
            </w:del>
          </w:p>
          <w:p w14:paraId="7D69177C" w14:textId="77777777" w:rsidR="00CC4BB3" w:rsidRPr="0068165D" w:rsidRDefault="00CC4BB3" w:rsidP="00CC4BB3">
            <w:pPr>
              <w:spacing w:line="240" w:lineRule="auto"/>
              <w:contextualSpacing/>
              <w:jc w:val="center"/>
              <w:rPr>
                <w:del w:id="202" w:author="Kopp, Darin" w:date="2025-02-20T15:34:00Z"/>
                <w:rFonts w:ascii="Times New Roman" w:hAnsi="Times New Roman" w:cs="Times New Roman"/>
                <w:color w:val="000000"/>
                <w:sz w:val="20"/>
                <w:szCs w:val="20"/>
              </w:rPr>
            </w:pPr>
            <w:del w:id="203" w:author="Kopp, Darin" w:date="2025-02-20T15:34:00Z">
              <w:r w:rsidRPr="0068165D">
                <w:rPr>
                  <w:rFonts w:ascii="Times New Roman" w:hAnsi="Times New Roman" w:cs="Times New Roman"/>
                  <w:color w:val="000000"/>
                  <w:sz w:val="20"/>
                  <w:szCs w:val="20"/>
                </w:rPr>
                <w:delText>(5.2-3922.25)</w:delText>
              </w:r>
            </w:del>
          </w:p>
        </w:tc>
        <w:tc>
          <w:tcPr>
            <w:tcW w:w="537" w:type="pct"/>
            <w:shd w:val="clear" w:color="auto" w:fill="auto"/>
            <w:noWrap/>
            <w:vAlign w:val="bottom"/>
            <w:hideMark/>
          </w:tcPr>
          <w:p w14:paraId="43B6F75E" w14:textId="77777777" w:rsidR="0068165D" w:rsidRPr="0068165D" w:rsidRDefault="00CC4BB3" w:rsidP="00CC4BB3">
            <w:pPr>
              <w:spacing w:line="240" w:lineRule="auto"/>
              <w:contextualSpacing/>
              <w:jc w:val="center"/>
              <w:rPr>
                <w:del w:id="204" w:author="Kopp, Darin" w:date="2025-02-20T15:34:00Z"/>
                <w:rFonts w:ascii="Times New Roman" w:hAnsi="Times New Roman" w:cs="Times New Roman"/>
                <w:color w:val="000000"/>
                <w:sz w:val="20"/>
                <w:szCs w:val="20"/>
              </w:rPr>
            </w:pPr>
            <w:del w:id="205" w:author="Kopp, Darin" w:date="2025-02-20T15:34:00Z">
              <w:r w:rsidRPr="0068165D">
                <w:rPr>
                  <w:rFonts w:ascii="Times New Roman" w:hAnsi="Times New Roman" w:cs="Times New Roman"/>
                  <w:color w:val="000000"/>
                  <w:sz w:val="20"/>
                  <w:szCs w:val="20"/>
                </w:rPr>
                <w:delText xml:space="preserve">10.06 </w:delText>
              </w:r>
            </w:del>
          </w:p>
          <w:p w14:paraId="5D3CACC9" w14:textId="77777777" w:rsidR="00CC4BB3" w:rsidRPr="0068165D" w:rsidRDefault="00CC4BB3" w:rsidP="00CC4BB3">
            <w:pPr>
              <w:spacing w:line="240" w:lineRule="auto"/>
              <w:contextualSpacing/>
              <w:jc w:val="center"/>
              <w:rPr>
                <w:del w:id="206" w:author="Kopp, Darin" w:date="2025-02-20T15:34:00Z"/>
                <w:rFonts w:ascii="Times New Roman" w:hAnsi="Times New Roman" w:cs="Times New Roman"/>
                <w:color w:val="000000"/>
                <w:sz w:val="20"/>
                <w:szCs w:val="20"/>
              </w:rPr>
            </w:pPr>
            <w:del w:id="207" w:author="Kopp, Darin" w:date="2025-02-20T15:34:00Z">
              <w:r w:rsidRPr="0068165D">
                <w:rPr>
                  <w:rFonts w:ascii="Times New Roman" w:hAnsi="Times New Roman" w:cs="Times New Roman"/>
                  <w:color w:val="000000"/>
                  <w:sz w:val="20"/>
                  <w:szCs w:val="20"/>
                </w:rPr>
                <w:delText>(0.52-4797.9)</w:delText>
              </w:r>
            </w:del>
          </w:p>
        </w:tc>
        <w:tc>
          <w:tcPr>
            <w:tcW w:w="537" w:type="pct"/>
            <w:shd w:val="clear" w:color="auto" w:fill="auto"/>
            <w:noWrap/>
            <w:vAlign w:val="bottom"/>
            <w:hideMark/>
          </w:tcPr>
          <w:p w14:paraId="7BBD7A7A" w14:textId="77777777" w:rsidR="0068165D" w:rsidRPr="0068165D" w:rsidRDefault="00CC4BB3" w:rsidP="00CC4BB3">
            <w:pPr>
              <w:spacing w:line="240" w:lineRule="auto"/>
              <w:contextualSpacing/>
              <w:jc w:val="center"/>
              <w:rPr>
                <w:del w:id="208" w:author="Kopp, Darin" w:date="2025-02-20T15:34:00Z"/>
                <w:rFonts w:ascii="Times New Roman" w:hAnsi="Times New Roman" w:cs="Times New Roman"/>
                <w:color w:val="000000"/>
                <w:sz w:val="20"/>
                <w:szCs w:val="20"/>
              </w:rPr>
            </w:pPr>
            <w:del w:id="209" w:author="Kopp, Darin" w:date="2025-02-20T15:34:00Z">
              <w:r w:rsidRPr="0068165D">
                <w:rPr>
                  <w:rFonts w:ascii="Times New Roman" w:hAnsi="Times New Roman" w:cs="Times New Roman"/>
                  <w:color w:val="000000"/>
                  <w:sz w:val="20"/>
                  <w:szCs w:val="20"/>
                </w:rPr>
                <w:delText xml:space="preserve">7.83 </w:delText>
              </w:r>
            </w:del>
          </w:p>
          <w:p w14:paraId="2F1083E5" w14:textId="77777777" w:rsidR="00CC4BB3" w:rsidRPr="0068165D" w:rsidRDefault="00CC4BB3" w:rsidP="00CC4BB3">
            <w:pPr>
              <w:spacing w:line="240" w:lineRule="auto"/>
              <w:contextualSpacing/>
              <w:jc w:val="center"/>
              <w:rPr>
                <w:del w:id="210" w:author="Kopp, Darin" w:date="2025-02-20T15:34:00Z"/>
                <w:rFonts w:ascii="Times New Roman" w:hAnsi="Times New Roman" w:cs="Times New Roman"/>
                <w:color w:val="000000"/>
                <w:sz w:val="20"/>
                <w:szCs w:val="20"/>
              </w:rPr>
            </w:pPr>
            <w:del w:id="211" w:author="Kopp, Darin" w:date="2025-02-20T15:34:00Z">
              <w:r w:rsidRPr="0068165D">
                <w:rPr>
                  <w:rFonts w:ascii="Times New Roman" w:hAnsi="Times New Roman" w:cs="Times New Roman"/>
                  <w:color w:val="000000"/>
                  <w:sz w:val="20"/>
                  <w:szCs w:val="20"/>
                </w:rPr>
                <w:delText>(0.11-1900.89)</w:delText>
              </w:r>
            </w:del>
          </w:p>
        </w:tc>
        <w:tc>
          <w:tcPr>
            <w:tcW w:w="356" w:type="pct"/>
            <w:shd w:val="clear" w:color="auto" w:fill="auto"/>
            <w:noWrap/>
            <w:vAlign w:val="bottom"/>
            <w:hideMark/>
          </w:tcPr>
          <w:p w14:paraId="27A0BF7C" w14:textId="77777777" w:rsidR="0068165D" w:rsidRPr="0068165D" w:rsidRDefault="00CC4BB3" w:rsidP="00CC4BB3">
            <w:pPr>
              <w:spacing w:line="240" w:lineRule="auto"/>
              <w:contextualSpacing/>
              <w:jc w:val="center"/>
              <w:rPr>
                <w:del w:id="212" w:author="Kopp, Darin" w:date="2025-02-20T15:34:00Z"/>
                <w:rFonts w:ascii="Times New Roman" w:hAnsi="Times New Roman" w:cs="Times New Roman"/>
                <w:color w:val="000000"/>
                <w:sz w:val="20"/>
                <w:szCs w:val="20"/>
              </w:rPr>
            </w:pPr>
            <w:del w:id="213" w:author="Kopp, Darin" w:date="2025-02-20T15:34:00Z">
              <w:r w:rsidRPr="0068165D">
                <w:rPr>
                  <w:rFonts w:ascii="Times New Roman" w:hAnsi="Times New Roman" w:cs="Times New Roman"/>
                  <w:color w:val="000000"/>
                  <w:sz w:val="20"/>
                  <w:szCs w:val="20"/>
                </w:rPr>
                <w:delText xml:space="preserve">0.5 </w:delText>
              </w:r>
            </w:del>
          </w:p>
          <w:p w14:paraId="5CDEC2F9" w14:textId="77777777" w:rsidR="00CC4BB3" w:rsidRPr="0068165D" w:rsidRDefault="00CC4BB3" w:rsidP="00CC4BB3">
            <w:pPr>
              <w:spacing w:line="240" w:lineRule="auto"/>
              <w:contextualSpacing/>
              <w:jc w:val="center"/>
              <w:rPr>
                <w:del w:id="214" w:author="Kopp, Darin" w:date="2025-02-20T15:34:00Z"/>
                <w:rFonts w:ascii="Times New Roman" w:hAnsi="Times New Roman" w:cs="Times New Roman"/>
                <w:color w:val="000000"/>
                <w:sz w:val="20"/>
                <w:szCs w:val="20"/>
              </w:rPr>
            </w:pPr>
            <w:del w:id="215" w:author="Kopp, Darin" w:date="2025-02-20T15:34:00Z">
              <w:r w:rsidRPr="0068165D">
                <w:rPr>
                  <w:rFonts w:ascii="Times New Roman" w:hAnsi="Times New Roman" w:cs="Times New Roman"/>
                  <w:color w:val="000000"/>
                  <w:sz w:val="20"/>
                  <w:szCs w:val="20"/>
                </w:rPr>
                <w:delText>(0-5.39)</w:delText>
              </w:r>
            </w:del>
          </w:p>
        </w:tc>
        <w:tc>
          <w:tcPr>
            <w:tcW w:w="537" w:type="pct"/>
            <w:shd w:val="clear" w:color="auto" w:fill="auto"/>
            <w:noWrap/>
            <w:vAlign w:val="bottom"/>
            <w:hideMark/>
          </w:tcPr>
          <w:p w14:paraId="68EABCDF" w14:textId="77777777" w:rsidR="0068165D" w:rsidRPr="0068165D" w:rsidRDefault="00CC4BB3" w:rsidP="00CC4BB3">
            <w:pPr>
              <w:spacing w:line="240" w:lineRule="auto"/>
              <w:contextualSpacing/>
              <w:jc w:val="center"/>
              <w:rPr>
                <w:del w:id="216" w:author="Kopp, Darin" w:date="2025-02-20T15:34:00Z"/>
                <w:rFonts w:ascii="Times New Roman" w:hAnsi="Times New Roman" w:cs="Times New Roman"/>
                <w:color w:val="000000"/>
                <w:sz w:val="20"/>
                <w:szCs w:val="20"/>
              </w:rPr>
            </w:pPr>
            <w:del w:id="217" w:author="Kopp, Darin" w:date="2025-02-20T15:34:00Z">
              <w:r w:rsidRPr="0068165D">
                <w:rPr>
                  <w:rFonts w:ascii="Times New Roman" w:hAnsi="Times New Roman" w:cs="Times New Roman"/>
                  <w:color w:val="000000"/>
                  <w:sz w:val="20"/>
                  <w:szCs w:val="20"/>
                </w:rPr>
                <w:delText xml:space="preserve">0.35 </w:delText>
              </w:r>
            </w:del>
          </w:p>
          <w:p w14:paraId="105C9EDE" w14:textId="77777777" w:rsidR="00CC4BB3" w:rsidRPr="0068165D" w:rsidRDefault="00CC4BB3" w:rsidP="00CC4BB3">
            <w:pPr>
              <w:spacing w:line="240" w:lineRule="auto"/>
              <w:contextualSpacing/>
              <w:jc w:val="center"/>
              <w:rPr>
                <w:del w:id="218" w:author="Kopp, Darin" w:date="2025-02-20T15:34:00Z"/>
                <w:rFonts w:ascii="Times New Roman" w:hAnsi="Times New Roman" w:cs="Times New Roman"/>
                <w:color w:val="000000"/>
                <w:sz w:val="20"/>
                <w:szCs w:val="20"/>
              </w:rPr>
            </w:pPr>
            <w:del w:id="219" w:author="Kopp, Darin" w:date="2025-02-20T15:34:00Z">
              <w:r w:rsidRPr="0068165D">
                <w:rPr>
                  <w:rFonts w:ascii="Times New Roman" w:hAnsi="Times New Roman" w:cs="Times New Roman"/>
                  <w:color w:val="000000"/>
                  <w:sz w:val="20"/>
                  <w:szCs w:val="20"/>
                </w:rPr>
                <w:delText>(0.01-341.65)</w:delText>
              </w:r>
            </w:del>
          </w:p>
        </w:tc>
        <w:tc>
          <w:tcPr>
            <w:tcW w:w="648" w:type="pct"/>
            <w:shd w:val="clear" w:color="auto" w:fill="auto"/>
            <w:noWrap/>
            <w:vAlign w:val="bottom"/>
            <w:hideMark/>
          </w:tcPr>
          <w:p w14:paraId="4C4754AF" w14:textId="77777777" w:rsidR="0068165D" w:rsidRPr="0068165D" w:rsidRDefault="00CC4BB3" w:rsidP="00CC4BB3">
            <w:pPr>
              <w:spacing w:line="240" w:lineRule="auto"/>
              <w:contextualSpacing/>
              <w:jc w:val="center"/>
              <w:rPr>
                <w:del w:id="220" w:author="Kopp, Darin" w:date="2025-02-20T15:34:00Z"/>
                <w:rFonts w:ascii="Times New Roman" w:hAnsi="Times New Roman" w:cs="Times New Roman"/>
                <w:color w:val="000000"/>
                <w:sz w:val="20"/>
                <w:szCs w:val="20"/>
              </w:rPr>
            </w:pPr>
            <w:del w:id="221" w:author="Kopp, Darin" w:date="2025-02-20T15:34:00Z">
              <w:r w:rsidRPr="0068165D">
                <w:rPr>
                  <w:rFonts w:ascii="Times New Roman" w:hAnsi="Times New Roman" w:cs="Times New Roman"/>
                  <w:color w:val="000000"/>
                  <w:sz w:val="20"/>
                  <w:szCs w:val="20"/>
                </w:rPr>
                <w:delText xml:space="preserve">1613.83 </w:delText>
              </w:r>
            </w:del>
          </w:p>
          <w:p w14:paraId="67889397" w14:textId="77777777" w:rsidR="00CC4BB3" w:rsidRPr="0068165D" w:rsidRDefault="00CC4BB3" w:rsidP="00CC4BB3">
            <w:pPr>
              <w:spacing w:line="240" w:lineRule="auto"/>
              <w:contextualSpacing/>
              <w:jc w:val="center"/>
              <w:rPr>
                <w:del w:id="222" w:author="Kopp, Darin" w:date="2025-02-20T15:34:00Z"/>
                <w:rFonts w:ascii="Times New Roman" w:hAnsi="Times New Roman" w:cs="Times New Roman"/>
                <w:color w:val="000000"/>
                <w:sz w:val="20"/>
                <w:szCs w:val="20"/>
              </w:rPr>
            </w:pPr>
            <w:del w:id="223" w:author="Kopp, Darin" w:date="2025-02-20T15:34:00Z">
              <w:r w:rsidRPr="0068165D">
                <w:rPr>
                  <w:rFonts w:ascii="Times New Roman" w:hAnsi="Times New Roman" w:cs="Times New Roman"/>
                  <w:color w:val="000000"/>
                  <w:sz w:val="20"/>
                  <w:szCs w:val="20"/>
                </w:rPr>
                <w:delText>(388.66-2397.1)</w:delText>
              </w:r>
            </w:del>
          </w:p>
        </w:tc>
        <w:tc>
          <w:tcPr>
            <w:tcW w:w="507" w:type="pct"/>
            <w:shd w:val="clear" w:color="auto" w:fill="auto"/>
            <w:noWrap/>
            <w:vAlign w:val="bottom"/>
            <w:hideMark/>
          </w:tcPr>
          <w:p w14:paraId="7D92F5C6" w14:textId="77777777" w:rsidR="0068165D" w:rsidRPr="0068165D" w:rsidRDefault="00CC4BB3" w:rsidP="00CC4BB3">
            <w:pPr>
              <w:spacing w:line="240" w:lineRule="auto"/>
              <w:contextualSpacing/>
              <w:jc w:val="center"/>
              <w:rPr>
                <w:del w:id="224" w:author="Kopp, Darin" w:date="2025-02-20T15:34:00Z"/>
                <w:rFonts w:ascii="Times New Roman" w:hAnsi="Times New Roman" w:cs="Times New Roman"/>
                <w:color w:val="000000"/>
                <w:sz w:val="20"/>
                <w:szCs w:val="20"/>
              </w:rPr>
            </w:pPr>
            <w:del w:id="225" w:author="Kopp, Darin" w:date="2025-02-20T15:34:00Z">
              <w:r w:rsidRPr="0068165D">
                <w:rPr>
                  <w:rFonts w:ascii="Times New Roman" w:hAnsi="Times New Roman" w:cs="Times New Roman"/>
                  <w:color w:val="000000"/>
                  <w:sz w:val="20"/>
                  <w:szCs w:val="20"/>
                </w:rPr>
                <w:delText xml:space="preserve">27.46 </w:delText>
              </w:r>
            </w:del>
          </w:p>
          <w:p w14:paraId="09EB98AE" w14:textId="77777777" w:rsidR="00CC4BB3" w:rsidRPr="0068165D" w:rsidRDefault="00CC4BB3" w:rsidP="00CC4BB3">
            <w:pPr>
              <w:spacing w:line="240" w:lineRule="auto"/>
              <w:contextualSpacing/>
              <w:jc w:val="center"/>
              <w:rPr>
                <w:del w:id="226" w:author="Kopp, Darin" w:date="2025-02-20T15:34:00Z"/>
                <w:rFonts w:ascii="Times New Roman" w:hAnsi="Times New Roman" w:cs="Times New Roman"/>
                <w:color w:val="000000"/>
                <w:sz w:val="20"/>
                <w:szCs w:val="20"/>
              </w:rPr>
            </w:pPr>
            <w:del w:id="227" w:author="Kopp, Darin" w:date="2025-02-20T15:34:00Z">
              <w:r w:rsidRPr="0068165D">
                <w:rPr>
                  <w:rFonts w:ascii="Times New Roman" w:hAnsi="Times New Roman" w:cs="Times New Roman"/>
                  <w:color w:val="000000"/>
                  <w:sz w:val="20"/>
                  <w:szCs w:val="20"/>
                </w:rPr>
                <w:delText>(23.75-31.68)</w:delText>
              </w:r>
            </w:del>
          </w:p>
        </w:tc>
      </w:tr>
      <w:tr w:rsidR="0068165D" w14:paraId="718C8DF5" w14:textId="77777777" w:rsidTr="00CC4BB3">
        <w:trPr>
          <w:trHeight w:val="300"/>
          <w:del w:id="228" w:author="Kopp, Darin" w:date="2025-02-20T15:34:00Z"/>
        </w:trPr>
        <w:tc>
          <w:tcPr>
            <w:tcW w:w="294" w:type="pct"/>
            <w:shd w:val="clear" w:color="auto" w:fill="auto"/>
            <w:noWrap/>
            <w:vAlign w:val="center"/>
            <w:hideMark/>
          </w:tcPr>
          <w:p w14:paraId="5BFE6A28" w14:textId="77777777" w:rsidR="00CC4BB3" w:rsidRPr="0068165D" w:rsidRDefault="00CC4BB3" w:rsidP="00CC4BB3">
            <w:pPr>
              <w:spacing w:line="240" w:lineRule="auto"/>
              <w:contextualSpacing/>
              <w:jc w:val="center"/>
              <w:rPr>
                <w:del w:id="229" w:author="Kopp, Darin" w:date="2025-02-20T15:34:00Z"/>
                <w:rFonts w:ascii="Times New Roman" w:hAnsi="Times New Roman" w:cs="Times New Roman"/>
                <w:color w:val="000000"/>
                <w:sz w:val="20"/>
                <w:szCs w:val="20"/>
              </w:rPr>
            </w:pPr>
            <w:del w:id="230" w:author="Kopp, Darin" w:date="2025-02-20T15:34:00Z">
              <w:r w:rsidRPr="0068165D">
                <w:rPr>
                  <w:rFonts w:ascii="Times New Roman" w:hAnsi="Times New Roman" w:cs="Times New Roman"/>
                  <w:color w:val="000000"/>
                  <w:sz w:val="20"/>
                  <w:szCs w:val="20"/>
                </w:rPr>
                <w:delText>NAP</w:delText>
              </w:r>
            </w:del>
          </w:p>
        </w:tc>
        <w:tc>
          <w:tcPr>
            <w:tcW w:w="209" w:type="pct"/>
            <w:shd w:val="clear" w:color="auto" w:fill="auto"/>
            <w:noWrap/>
            <w:vAlign w:val="bottom"/>
            <w:hideMark/>
          </w:tcPr>
          <w:p w14:paraId="4A3B79B1" w14:textId="77777777" w:rsidR="00CC4BB3" w:rsidRPr="0068165D" w:rsidRDefault="00CC4BB3" w:rsidP="00CC4BB3">
            <w:pPr>
              <w:spacing w:line="240" w:lineRule="auto"/>
              <w:contextualSpacing/>
              <w:jc w:val="center"/>
              <w:rPr>
                <w:del w:id="231" w:author="Kopp, Darin" w:date="2025-02-20T15:34:00Z"/>
                <w:rFonts w:ascii="Times New Roman" w:hAnsi="Times New Roman" w:cs="Times New Roman"/>
                <w:color w:val="000000"/>
                <w:sz w:val="20"/>
                <w:szCs w:val="20"/>
              </w:rPr>
            </w:pPr>
            <w:del w:id="232" w:author="Kopp, Darin" w:date="2025-02-20T15:34:00Z">
              <w:r w:rsidRPr="0068165D">
                <w:rPr>
                  <w:rFonts w:ascii="Times New Roman" w:hAnsi="Times New Roman" w:cs="Times New Roman"/>
                  <w:color w:val="000000"/>
                  <w:sz w:val="20"/>
                  <w:szCs w:val="20"/>
                </w:rPr>
                <w:delText>228</w:delText>
              </w:r>
            </w:del>
          </w:p>
        </w:tc>
        <w:tc>
          <w:tcPr>
            <w:tcW w:w="314" w:type="pct"/>
            <w:shd w:val="clear" w:color="auto" w:fill="auto"/>
            <w:noWrap/>
            <w:vAlign w:val="bottom"/>
            <w:hideMark/>
          </w:tcPr>
          <w:p w14:paraId="66B84A20" w14:textId="77777777" w:rsidR="00CC4BB3" w:rsidRPr="0068165D" w:rsidRDefault="00CC4BB3" w:rsidP="00CC4BB3">
            <w:pPr>
              <w:spacing w:line="240" w:lineRule="auto"/>
              <w:contextualSpacing/>
              <w:jc w:val="center"/>
              <w:rPr>
                <w:del w:id="233" w:author="Kopp, Darin" w:date="2025-02-20T15:34:00Z"/>
                <w:rFonts w:ascii="Times New Roman" w:hAnsi="Times New Roman" w:cs="Times New Roman"/>
                <w:color w:val="000000"/>
                <w:sz w:val="20"/>
                <w:szCs w:val="20"/>
              </w:rPr>
            </w:pPr>
            <w:del w:id="234" w:author="Kopp, Darin" w:date="2025-02-20T15:34:00Z">
              <w:r w:rsidRPr="0068165D">
                <w:rPr>
                  <w:rFonts w:ascii="Times New Roman" w:hAnsi="Times New Roman" w:cs="Times New Roman"/>
                  <w:color w:val="000000"/>
                  <w:sz w:val="20"/>
                  <w:szCs w:val="20"/>
                </w:rPr>
                <w:delText>127</w:delText>
              </w:r>
            </w:del>
          </w:p>
        </w:tc>
        <w:tc>
          <w:tcPr>
            <w:tcW w:w="468" w:type="pct"/>
            <w:shd w:val="clear" w:color="auto" w:fill="auto"/>
            <w:noWrap/>
            <w:vAlign w:val="bottom"/>
            <w:hideMark/>
          </w:tcPr>
          <w:p w14:paraId="47008AC3" w14:textId="77777777" w:rsidR="00CC4BB3" w:rsidRPr="0068165D" w:rsidRDefault="00CC4BB3" w:rsidP="00CC4BB3">
            <w:pPr>
              <w:spacing w:line="240" w:lineRule="auto"/>
              <w:contextualSpacing/>
              <w:jc w:val="center"/>
              <w:rPr>
                <w:del w:id="235" w:author="Kopp, Darin" w:date="2025-02-20T15:34:00Z"/>
                <w:rFonts w:ascii="Times New Roman" w:hAnsi="Times New Roman" w:cs="Times New Roman"/>
                <w:color w:val="000000"/>
                <w:sz w:val="20"/>
                <w:szCs w:val="20"/>
              </w:rPr>
            </w:pPr>
            <w:del w:id="236" w:author="Kopp, Darin" w:date="2025-02-20T15:34:00Z">
              <w:r w:rsidRPr="0068165D">
                <w:rPr>
                  <w:rFonts w:ascii="Times New Roman" w:hAnsi="Times New Roman" w:cs="Times New Roman"/>
                  <w:color w:val="000000"/>
                  <w:sz w:val="20"/>
                  <w:szCs w:val="20"/>
                </w:rPr>
                <w:delText xml:space="preserve">431 </w:delText>
              </w:r>
            </w:del>
          </w:p>
          <w:p w14:paraId="7AD82C35" w14:textId="77777777" w:rsidR="00CC4BB3" w:rsidRPr="0068165D" w:rsidRDefault="00CC4BB3" w:rsidP="00CC4BB3">
            <w:pPr>
              <w:spacing w:line="240" w:lineRule="auto"/>
              <w:contextualSpacing/>
              <w:jc w:val="center"/>
              <w:rPr>
                <w:del w:id="237" w:author="Kopp, Darin" w:date="2025-02-20T15:34:00Z"/>
                <w:rFonts w:ascii="Times New Roman" w:hAnsi="Times New Roman" w:cs="Times New Roman"/>
                <w:color w:val="000000"/>
                <w:sz w:val="20"/>
                <w:szCs w:val="20"/>
              </w:rPr>
            </w:pPr>
            <w:del w:id="238" w:author="Kopp, Darin" w:date="2025-02-20T15:34:00Z">
              <w:r w:rsidRPr="0068165D">
                <w:rPr>
                  <w:rFonts w:ascii="Times New Roman" w:hAnsi="Times New Roman" w:cs="Times New Roman"/>
                  <w:color w:val="000000"/>
                  <w:sz w:val="20"/>
                  <w:szCs w:val="20"/>
                </w:rPr>
                <w:delText>(81-6413)</w:delText>
              </w:r>
            </w:del>
          </w:p>
        </w:tc>
        <w:tc>
          <w:tcPr>
            <w:tcW w:w="593" w:type="pct"/>
            <w:shd w:val="clear" w:color="auto" w:fill="auto"/>
            <w:noWrap/>
            <w:vAlign w:val="bottom"/>
            <w:hideMark/>
          </w:tcPr>
          <w:p w14:paraId="5224F77F" w14:textId="77777777" w:rsidR="0068165D" w:rsidRPr="0068165D" w:rsidRDefault="00CC4BB3" w:rsidP="00CC4BB3">
            <w:pPr>
              <w:spacing w:line="240" w:lineRule="auto"/>
              <w:contextualSpacing/>
              <w:jc w:val="center"/>
              <w:rPr>
                <w:del w:id="239" w:author="Kopp, Darin" w:date="2025-02-20T15:34:00Z"/>
                <w:rFonts w:ascii="Times New Roman" w:hAnsi="Times New Roman" w:cs="Times New Roman"/>
                <w:color w:val="000000"/>
                <w:sz w:val="20"/>
                <w:szCs w:val="20"/>
              </w:rPr>
            </w:pPr>
            <w:del w:id="240" w:author="Kopp, Darin" w:date="2025-02-20T15:34:00Z">
              <w:r w:rsidRPr="0068165D">
                <w:rPr>
                  <w:rFonts w:ascii="Times New Roman" w:hAnsi="Times New Roman" w:cs="Times New Roman"/>
                  <w:color w:val="000000"/>
                  <w:sz w:val="20"/>
                  <w:szCs w:val="20"/>
                </w:rPr>
                <w:delText xml:space="preserve">23.76 </w:delText>
              </w:r>
            </w:del>
          </w:p>
          <w:p w14:paraId="6F37A1EB" w14:textId="77777777" w:rsidR="00CC4BB3" w:rsidRPr="0068165D" w:rsidRDefault="00CC4BB3" w:rsidP="00CC4BB3">
            <w:pPr>
              <w:spacing w:line="240" w:lineRule="auto"/>
              <w:contextualSpacing/>
              <w:jc w:val="center"/>
              <w:rPr>
                <w:del w:id="241" w:author="Kopp, Darin" w:date="2025-02-20T15:34:00Z"/>
                <w:rFonts w:ascii="Times New Roman" w:hAnsi="Times New Roman" w:cs="Times New Roman"/>
                <w:color w:val="000000"/>
                <w:sz w:val="20"/>
                <w:szCs w:val="20"/>
              </w:rPr>
            </w:pPr>
            <w:del w:id="242" w:author="Kopp, Darin" w:date="2025-02-20T15:34:00Z">
              <w:r w:rsidRPr="0068165D">
                <w:rPr>
                  <w:rFonts w:ascii="Times New Roman" w:hAnsi="Times New Roman" w:cs="Times New Roman"/>
                  <w:color w:val="000000"/>
                  <w:sz w:val="20"/>
                  <w:szCs w:val="20"/>
                </w:rPr>
                <w:delText>(3.12-587.2)</w:delText>
              </w:r>
            </w:del>
          </w:p>
        </w:tc>
        <w:tc>
          <w:tcPr>
            <w:tcW w:w="537" w:type="pct"/>
            <w:shd w:val="clear" w:color="auto" w:fill="auto"/>
            <w:noWrap/>
            <w:vAlign w:val="bottom"/>
            <w:hideMark/>
          </w:tcPr>
          <w:p w14:paraId="444BABF5" w14:textId="77777777" w:rsidR="0068165D" w:rsidRPr="0068165D" w:rsidRDefault="00CC4BB3" w:rsidP="00CC4BB3">
            <w:pPr>
              <w:spacing w:line="240" w:lineRule="auto"/>
              <w:contextualSpacing/>
              <w:jc w:val="center"/>
              <w:rPr>
                <w:del w:id="243" w:author="Kopp, Darin" w:date="2025-02-20T15:34:00Z"/>
                <w:rFonts w:ascii="Times New Roman" w:hAnsi="Times New Roman" w:cs="Times New Roman"/>
                <w:color w:val="000000"/>
                <w:sz w:val="20"/>
                <w:szCs w:val="20"/>
              </w:rPr>
            </w:pPr>
            <w:del w:id="244" w:author="Kopp, Darin" w:date="2025-02-20T15:34:00Z">
              <w:r w:rsidRPr="0068165D">
                <w:rPr>
                  <w:rFonts w:ascii="Times New Roman" w:hAnsi="Times New Roman" w:cs="Times New Roman"/>
                  <w:color w:val="000000"/>
                  <w:sz w:val="20"/>
                  <w:szCs w:val="20"/>
                </w:rPr>
                <w:delText xml:space="preserve">16.73 </w:delText>
              </w:r>
            </w:del>
          </w:p>
          <w:p w14:paraId="2610ABF3" w14:textId="77777777" w:rsidR="00CC4BB3" w:rsidRPr="0068165D" w:rsidRDefault="00CC4BB3" w:rsidP="00CC4BB3">
            <w:pPr>
              <w:spacing w:line="240" w:lineRule="auto"/>
              <w:contextualSpacing/>
              <w:jc w:val="center"/>
              <w:rPr>
                <w:del w:id="245" w:author="Kopp, Darin" w:date="2025-02-20T15:34:00Z"/>
                <w:rFonts w:ascii="Times New Roman" w:hAnsi="Times New Roman" w:cs="Times New Roman"/>
                <w:color w:val="000000"/>
                <w:sz w:val="20"/>
                <w:szCs w:val="20"/>
              </w:rPr>
            </w:pPr>
            <w:del w:id="246" w:author="Kopp, Darin" w:date="2025-02-20T15:34:00Z">
              <w:r w:rsidRPr="0068165D">
                <w:rPr>
                  <w:rFonts w:ascii="Times New Roman" w:hAnsi="Times New Roman" w:cs="Times New Roman"/>
                  <w:color w:val="000000"/>
                  <w:sz w:val="20"/>
                  <w:szCs w:val="20"/>
                </w:rPr>
                <w:delText>(0.07-668.16)</w:delText>
              </w:r>
            </w:del>
          </w:p>
        </w:tc>
        <w:tc>
          <w:tcPr>
            <w:tcW w:w="537" w:type="pct"/>
            <w:shd w:val="clear" w:color="auto" w:fill="auto"/>
            <w:noWrap/>
            <w:vAlign w:val="bottom"/>
            <w:hideMark/>
          </w:tcPr>
          <w:p w14:paraId="68A149DD" w14:textId="77777777" w:rsidR="0068165D" w:rsidRPr="0068165D" w:rsidRDefault="00CC4BB3" w:rsidP="00CC4BB3">
            <w:pPr>
              <w:spacing w:line="240" w:lineRule="auto"/>
              <w:contextualSpacing/>
              <w:jc w:val="center"/>
              <w:rPr>
                <w:del w:id="247" w:author="Kopp, Darin" w:date="2025-02-20T15:34:00Z"/>
                <w:rFonts w:ascii="Times New Roman" w:hAnsi="Times New Roman" w:cs="Times New Roman"/>
                <w:color w:val="000000"/>
                <w:sz w:val="20"/>
                <w:szCs w:val="20"/>
              </w:rPr>
            </w:pPr>
            <w:del w:id="248" w:author="Kopp, Darin" w:date="2025-02-20T15:34:00Z">
              <w:r w:rsidRPr="0068165D">
                <w:rPr>
                  <w:rFonts w:ascii="Times New Roman" w:hAnsi="Times New Roman" w:cs="Times New Roman"/>
                  <w:color w:val="000000"/>
                  <w:sz w:val="20"/>
                  <w:szCs w:val="20"/>
                </w:rPr>
                <w:delText xml:space="preserve">5.58 </w:delText>
              </w:r>
            </w:del>
          </w:p>
          <w:p w14:paraId="0E9B9328" w14:textId="77777777" w:rsidR="00CC4BB3" w:rsidRPr="0068165D" w:rsidRDefault="00CC4BB3" w:rsidP="00CC4BB3">
            <w:pPr>
              <w:spacing w:line="240" w:lineRule="auto"/>
              <w:contextualSpacing/>
              <w:jc w:val="center"/>
              <w:rPr>
                <w:del w:id="249" w:author="Kopp, Darin" w:date="2025-02-20T15:34:00Z"/>
                <w:rFonts w:ascii="Times New Roman" w:hAnsi="Times New Roman" w:cs="Times New Roman"/>
                <w:color w:val="000000"/>
                <w:sz w:val="20"/>
                <w:szCs w:val="20"/>
              </w:rPr>
            </w:pPr>
            <w:del w:id="250" w:author="Kopp, Darin" w:date="2025-02-20T15:34:00Z">
              <w:r w:rsidRPr="0068165D">
                <w:rPr>
                  <w:rFonts w:ascii="Times New Roman" w:hAnsi="Times New Roman" w:cs="Times New Roman"/>
                  <w:color w:val="000000"/>
                  <w:sz w:val="20"/>
                  <w:szCs w:val="20"/>
                </w:rPr>
                <w:delText>(0.06-467.93)</w:delText>
              </w:r>
            </w:del>
          </w:p>
        </w:tc>
        <w:tc>
          <w:tcPr>
            <w:tcW w:w="356" w:type="pct"/>
            <w:shd w:val="clear" w:color="auto" w:fill="auto"/>
            <w:noWrap/>
            <w:vAlign w:val="bottom"/>
            <w:hideMark/>
          </w:tcPr>
          <w:p w14:paraId="01692047" w14:textId="77777777" w:rsidR="0068165D" w:rsidRPr="0068165D" w:rsidRDefault="00CC4BB3" w:rsidP="00CC4BB3">
            <w:pPr>
              <w:spacing w:line="240" w:lineRule="auto"/>
              <w:contextualSpacing/>
              <w:jc w:val="center"/>
              <w:rPr>
                <w:del w:id="251" w:author="Kopp, Darin" w:date="2025-02-20T15:34:00Z"/>
                <w:rFonts w:ascii="Times New Roman" w:hAnsi="Times New Roman" w:cs="Times New Roman"/>
                <w:color w:val="000000"/>
                <w:sz w:val="20"/>
                <w:szCs w:val="20"/>
              </w:rPr>
            </w:pPr>
            <w:del w:id="252" w:author="Kopp, Darin" w:date="2025-02-20T15:34:00Z">
              <w:r w:rsidRPr="0068165D">
                <w:rPr>
                  <w:rFonts w:ascii="Times New Roman" w:hAnsi="Times New Roman" w:cs="Times New Roman"/>
                  <w:color w:val="000000"/>
                  <w:sz w:val="20"/>
                  <w:szCs w:val="20"/>
                </w:rPr>
                <w:delText xml:space="preserve">0.65 </w:delText>
              </w:r>
            </w:del>
          </w:p>
          <w:p w14:paraId="390806DB" w14:textId="77777777" w:rsidR="00CC4BB3" w:rsidRPr="0068165D" w:rsidRDefault="00CC4BB3" w:rsidP="00CC4BB3">
            <w:pPr>
              <w:spacing w:line="240" w:lineRule="auto"/>
              <w:contextualSpacing/>
              <w:jc w:val="center"/>
              <w:rPr>
                <w:del w:id="253" w:author="Kopp, Darin" w:date="2025-02-20T15:34:00Z"/>
                <w:rFonts w:ascii="Times New Roman" w:hAnsi="Times New Roman" w:cs="Times New Roman"/>
                <w:color w:val="000000"/>
                <w:sz w:val="20"/>
                <w:szCs w:val="20"/>
              </w:rPr>
            </w:pPr>
            <w:del w:id="254" w:author="Kopp, Darin" w:date="2025-02-20T15:34:00Z">
              <w:r w:rsidRPr="0068165D">
                <w:rPr>
                  <w:rFonts w:ascii="Times New Roman" w:hAnsi="Times New Roman" w:cs="Times New Roman"/>
                  <w:color w:val="000000"/>
                  <w:sz w:val="20"/>
                  <w:szCs w:val="20"/>
                </w:rPr>
                <w:delText>(0-5.24)</w:delText>
              </w:r>
            </w:del>
          </w:p>
        </w:tc>
        <w:tc>
          <w:tcPr>
            <w:tcW w:w="537" w:type="pct"/>
            <w:shd w:val="clear" w:color="auto" w:fill="auto"/>
            <w:noWrap/>
            <w:vAlign w:val="bottom"/>
            <w:hideMark/>
          </w:tcPr>
          <w:p w14:paraId="03FBC8D8" w14:textId="77777777" w:rsidR="0068165D" w:rsidRPr="0068165D" w:rsidRDefault="00CC4BB3" w:rsidP="00CC4BB3">
            <w:pPr>
              <w:spacing w:line="240" w:lineRule="auto"/>
              <w:contextualSpacing/>
              <w:jc w:val="center"/>
              <w:rPr>
                <w:del w:id="255" w:author="Kopp, Darin" w:date="2025-02-20T15:34:00Z"/>
                <w:rFonts w:ascii="Times New Roman" w:hAnsi="Times New Roman" w:cs="Times New Roman"/>
                <w:color w:val="000000"/>
                <w:sz w:val="20"/>
                <w:szCs w:val="20"/>
              </w:rPr>
            </w:pPr>
            <w:del w:id="256" w:author="Kopp, Darin" w:date="2025-02-20T15:34:00Z">
              <w:r w:rsidRPr="0068165D">
                <w:rPr>
                  <w:rFonts w:ascii="Times New Roman" w:hAnsi="Times New Roman" w:cs="Times New Roman"/>
                  <w:color w:val="000000"/>
                  <w:sz w:val="20"/>
                  <w:szCs w:val="20"/>
                </w:rPr>
                <w:delText xml:space="preserve">11.66 </w:delText>
              </w:r>
            </w:del>
          </w:p>
          <w:p w14:paraId="6D54B7C5" w14:textId="77777777" w:rsidR="00CC4BB3" w:rsidRPr="0068165D" w:rsidRDefault="00CC4BB3" w:rsidP="00CC4BB3">
            <w:pPr>
              <w:spacing w:line="240" w:lineRule="auto"/>
              <w:contextualSpacing/>
              <w:jc w:val="center"/>
              <w:rPr>
                <w:del w:id="257" w:author="Kopp, Darin" w:date="2025-02-20T15:34:00Z"/>
                <w:rFonts w:ascii="Times New Roman" w:hAnsi="Times New Roman" w:cs="Times New Roman"/>
                <w:color w:val="000000"/>
                <w:sz w:val="20"/>
                <w:szCs w:val="20"/>
              </w:rPr>
            </w:pPr>
            <w:del w:id="258" w:author="Kopp, Darin" w:date="2025-02-20T15:34:00Z">
              <w:r w:rsidRPr="0068165D">
                <w:rPr>
                  <w:rFonts w:ascii="Times New Roman" w:hAnsi="Times New Roman" w:cs="Times New Roman"/>
                  <w:color w:val="000000"/>
                  <w:sz w:val="20"/>
                  <w:szCs w:val="20"/>
                </w:rPr>
                <w:delText>(0.01-864.9)</w:delText>
              </w:r>
            </w:del>
          </w:p>
        </w:tc>
        <w:tc>
          <w:tcPr>
            <w:tcW w:w="648" w:type="pct"/>
            <w:shd w:val="clear" w:color="auto" w:fill="auto"/>
            <w:noWrap/>
            <w:vAlign w:val="bottom"/>
            <w:hideMark/>
          </w:tcPr>
          <w:p w14:paraId="661AEE56" w14:textId="77777777" w:rsidR="0068165D" w:rsidRPr="0068165D" w:rsidRDefault="00CC4BB3" w:rsidP="00CC4BB3">
            <w:pPr>
              <w:spacing w:line="240" w:lineRule="auto"/>
              <w:contextualSpacing/>
              <w:jc w:val="center"/>
              <w:rPr>
                <w:del w:id="259" w:author="Kopp, Darin" w:date="2025-02-20T15:34:00Z"/>
                <w:rFonts w:ascii="Times New Roman" w:hAnsi="Times New Roman" w:cs="Times New Roman"/>
                <w:color w:val="000000"/>
                <w:sz w:val="20"/>
                <w:szCs w:val="20"/>
              </w:rPr>
            </w:pPr>
            <w:del w:id="260" w:author="Kopp, Darin" w:date="2025-02-20T15:34:00Z">
              <w:r w:rsidRPr="0068165D">
                <w:rPr>
                  <w:rFonts w:ascii="Times New Roman" w:hAnsi="Times New Roman" w:cs="Times New Roman"/>
                  <w:color w:val="000000"/>
                  <w:sz w:val="20"/>
                  <w:szCs w:val="20"/>
                </w:rPr>
                <w:delText xml:space="preserve">1295.41 </w:delText>
              </w:r>
            </w:del>
          </w:p>
          <w:p w14:paraId="32363721" w14:textId="77777777" w:rsidR="00CC4BB3" w:rsidRPr="0068165D" w:rsidRDefault="00CC4BB3" w:rsidP="00CC4BB3">
            <w:pPr>
              <w:spacing w:line="240" w:lineRule="auto"/>
              <w:contextualSpacing/>
              <w:jc w:val="center"/>
              <w:rPr>
                <w:del w:id="261" w:author="Kopp, Darin" w:date="2025-02-20T15:34:00Z"/>
                <w:rFonts w:ascii="Times New Roman" w:hAnsi="Times New Roman" w:cs="Times New Roman"/>
                <w:color w:val="000000"/>
                <w:sz w:val="20"/>
                <w:szCs w:val="20"/>
              </w:rPr>
            </w:pPr>
            <w:del w:id="262" w:author="Kopp, Darin" w:date="2025-02-20T15:34:00Z">
              <w:r w:rsidRPr="0068165D">
                <w:rPr>
                  <w:rFonts w:ascii="Times New Roman" w:hAnsi="Times New Roman" w:cs="Times New Roman"/>
                  <w:color w:val="000000"/>
                  <w:sz w:val="20"/>
                  <w:szCs w:val="20"/>
                </w:rPr>
                <w:delText>(888.91-1883.17)</w:delText>
              </w:r>
            </w:del>
          </w:p>
        </w:tc>
        <w:tc>
          <w:tcPr>
            <w:tcW w:w="507" w:type="pct"/>
            <w:shd w:val="clear" w:color="auto" w:fill="auto"/>
            <w:noWrap/>
            <w:vAlign w:val="bottom"/>
            <w:hideMark/>
          </w:tcPr>
          <w:p w14:paraId="64EDB751" w14:textId="77777777" w:rsidR="0068165D" w:rsidRPr="0068165D" w:rsidRDefault="00CC4BB3" w:rsidP="00CC4BB3">
            <w:pPr>
              <w:spacing w:line="240" w:lineRule="auto"/>
              <w:contextualSpacing/>
              <w:jc w:val="center"/>
              <w:rPr>
                <w:del w:id="263" w:author="Kopp, Darin" w:date="2025-02-20T15:34:00Z"/>
                <w:rFonts w:ascii="Times New Roman" w:hAnsi="Times New Roman" w:cs="Times New Roman"/>
                <w:color w:val="000000"/>
                <w:sz w:val="20"/>
                <w:szCs w:val="20"/>
              </w:rPr>
            </w:pPr>
            <w:del w:id="264" w:author="Kopp, Darin" w:date="2025-02-20T15:34:00Z">
              <w:r w:rsidRPr="0068165D">
                <w:rPr>
                  <w:rFonts w:ascii="Times New Roman" w:hAnsi="Times New Roman" w:cs="Times New Roman"/>
                  <w:color w:val="000000"/>
                  <w:sz w:val="20"/>
                  <w:szCs w:val="20"/>
                </w:rPr>
                <w:delText xml:space="preserve">21.49 </w:delText>
              </w:r>
            </w:del>
          </w:p>
          <w:p w14:paraId="0E9E7F76" w14:textId="77777777" w:rsidR="00CC4BB3" w:rsidRPr="0068165D" w:rsidRDefault="00CC4BB3" w:rsidP="00CC4BB3">
            <w:pPr>
              <w:spacing w:line="240" w:lineRule="auto"/>
              <w:contextualSpacing/>
              <w:jc w:val="center"/>
              <w:rPr>
                <w:del w:id="265" w:author="Kopp, Darin" w:date="2025-02-20T15:34:00Z"/>
                <w:rFonts w:ascii="Times New Roman" w:hAnsi="Times New Roman" w:cs="Times New Roman"/>
                <w:color w:val="000000"/>
                <w:sz w:val="20"/>
                <w:szCs w:val="20"/>
              </w:rPr>
            </w:pPr>
            <w:del w:id="266" w:author="Kopp, Darin" w:date="2025-02-20T15:34:00Z">
              <w:r w:rsidRPr="0068165D">
                <w:rPr>
                  <w:rFonts w:ascii="Times New Roman" w:hAnsi="Times New Roman" w:cs="Times New Roman"/>
                  <w:color w:val="000000"/>
                  <w:sz w:val="20"/>
                  <w:szCs w:val="20"/>
                </w:rPr>
                <w:delText>(17.24-24.72)</w:delText>
              </w:r>
            </w:del>
          </w:p>
        </w:tc>
      </w:tr>
      <w:tr w:rsidR="0068165D" w14:paraId="5CB0301A" w14:textId="77777777" w:rsidTr="00CC4BB3">
        <w:trPr>
          <w:trHeight w:val="300"/>
          <w:del w:id="267" w:author="Kopp, Darin" w:date="2025-02-20T15:34:00Z"/>
        </w:trPr>
        <w:tc>
          <w:tcPr>
            <w:tcW w:w="294" w:type="pct"/>
            <w:shd w:val="clear" w:color="auto" w:fill="auto"/>
            <w:noWrap/>
            <w:vAlign w:val="center"/>
            <w:hideMark/>
          </w:tcPr>
          <w:p w14:paraId="382EE3C5" w14:textId="77777777" w:rsidR="00CC4BB3" w:rsidRPr="0068165D" w:rsidRDefault="00CC4BB3" w:rsidP="00CC4BB3">
            <w:pPr>
              <w:spacing w:line="240" w:lineRule="auto"/>
              <w:contextualSpacing/>
              <w:jc w:val="center"/>
              <w:rPr>
                <w:del w:id="268" w:author="Kopp, Darin" w:date="2025-02-20T15:34:00Z"/>
                <w:rFonts w:ascii="Times New Roman" w:hAnsi="Times New Roman" w:cs="Times New Roman"/>
                <w:color w:val="000000"/>
                <w:sz w:val="20"/>
                <w:szCs w:val="20"/>
              </w:rPr>
            </w:pPr>
            <w:del w:id="269" w:author="Kopp, Darin" w:date="2025-02-20T15:34:00Z">
              <w:r w:rsidRPr="0068165D">
                <w:rPr>
                  <w:rFonts w:ascii="Times New Roman" w:hAnsi="Times New Roman" w:cs="Times New Roman"/>
                  <w:color w:val="000000"/>
                  <w:sz w:val="20"/>
                  <w:szCs w:val="20"/>
                </w:rPr>
                <w:delText>NPL</w:delText>
              </w:r>
            </w:del>
          </w:p>
        </w:tc>
        <w:tc>
          <w:tcPr>
            <w:tcW w:w="209" w:type="pct"/>
            <w:shd w:val="clear" w:color="auto" w:fill="auto"/>
            <w:noWrap/>
            <w:vAlign w:val="bottom"/>
            <w:hideMark/>
          </w:tcPr>
          <w:p w14:paraId="79E4C877" w14:textId="77777777" w:rsidR="00CC4BB3" w:rsidRPr="0068165D" w:rsidRDefault="00CC4BB3" w:rsidP="00CC4BB3">
            <w:pPr>
              <w:spacing w:line="240" w:lineRule="auto"/>
              <w:contextualSpacing/>
              <w:jc w:val="center"/>
              <w:rPr>
                <w:del w:id="270" w:author="Kopp, Darin" w:date="2025-02-20T15:34:00Z"/>
                <w:rFonts w:ascii="Times New Roman" w:hAnsi="Times New Roman" w:cs="Times New Roman"/>
                <w:color w:val="000000"/>
                <w:sz w:val="20"/>
                <w:szCs w:val="20"/>
              </w:rPr>
            </w:pPr>
            <w:del w:id="271" w:author="Kopp, Darin" w:date="2025-02-20T15:34:00Z">
              <w:r w:rsidRPr="0068165D">
                <w:rPr>
                  <w:rFonts w:ascii="Times New Roman" w:hAnsi="Times New Roman" w:cs="Times New Roman"/>
                  <w:color w:val="000000"/>
                  <w:sz w:val="20"/>
                  <w:szCs w:val="20"/>
                </w:rPr>
                <w:delText>152</w:delText>
              </w:r>
            </w:del>
          </w:p>
        </w:tc>
        <w:tc>
          <w:tcPr>
            <w:tcW w:w="314" w:type="pct"/>
            <w:shd w:val="clear" w:color="auto" w:fill="auto"/>
            <w:noWrap/>
            <w:vAlign w:val="bottom"/>
            <w:hideMark/>
          </w:tcPr>
          <w:p w14:paraId="58EB7D82" w14:textId="77777777" w:rsidR="00CC4BB3" w:rsidRPr="0068165D" w:rsidRDefault="00CC4BB3" w:rsidP="00CC4BB3">
            <w:pPr>
              <w:spacing w:line="240" w:lineRule="auto"/>
              <w:contextualSpacing/>
              <w:jc w:val="center"/>
              <w:rPr>
                <w:del w:id="272" w:author="Kopp, Darin" w:date="2025-02-20T15:34:00Z"/>
                <w:rFonts w:ascii="Times New Roman" w:hAnsi="Times New Roman" w:cs="Times New Roman"/>
                <w:color w:val="000000"/>
                <w:sz w:val="20"/>
                <w:szCs w:val="20"/>
              </w:rPr>
            </w:pPr>
            <w:del w:id="273" w:author="Kopp, Darin" w:date="2025-02-20T15:34:00Z">
              <w:r w:rsidRPr="0068165D">
                <w:rPr>
                  <w:rFonts w:ascii="Times New Roman" w:hAnsi="Times New Roman" w:cs="Times New Roman"/>
                  <w:color w:val="000000"/>
                  <w:sz w:val="20"/>
                  <w:szCs w:val="20"/>
                </w:rPr>
                <w:delText>76</w:delText>
              </w:r>
            </w:del>
          </w:p>
        </w:tc>
        <w:tc>
          <w:tcPr>
            <w:tcW w:w="468" w:type="pct"/>
            <w:shd w:val="clear" w:color="auto" w:fill="auto"/>
            <w:noWrap/>
            <w:vAlign w:val="bottom"/>
            <w:hideMark/>
          </w:tcPr>
          <w:p w14:paraId="5D3ABCDE" w14:textId="77777777" w:rsidR="00CC4BB3" w:rsidRPr="0068165D" w:rsidRDefault="00CC4BB3" w:rsidP="00CC4BB3">
            <w:pPr>
              <w:spacing w:line="240" w:lineRule="auto"/>
              <w:contextualSpacing/>
              <w:jc w:val="center"/>
              <w:rPr>
                <w:del w:id="274" w:author="Kopp, Darin" w:date="2025-02-20T15:34:00Z"/>
                <w:rFonts w:ascii="Times New Roman" w:hAnsi="Times New Roman" w:cs="Times New Roman"/>
                <w:color w:val="000000"/>
                <w:sz w:val="20"/>
                <w:szCs w:val="20"/>
              </w:rPr>
            </w:pPr>
            <w:del w:id="275" w:author="Kopp, Darin" w:date="2025-02-20T15:34:00Z">
              <w:r w:rsidRPr="0068165D">
                <w:rPr>
                  <w:rFonts w:ascii="Times New Roman" w:hAnsi="Times New Roman" w:cs="Times New Roman"/>
                  <w:color w:val="000000"/>
                  <w:sz w:val="20"/>
                  <w:szCs w:val="20"/>
                </w:rPr>
                <w:delText xml:space="preserve">881.5 </w:delText>
              </w:r>
            </w:del>
          </w:p>
          <w:p w14:paraId="316C65EB" w14:textId="77777777" w:rsidR="00CC4BB3" w:rsidRPr="0068165D" w:rsidRDefault="00CC4BB3" w:rsidP="00CC4BB3">
            <w:pPr>
              <w:spacing w:line="240" w:lineRule="auto"/>
              <w:contextualSpacing/>
              <w:jc w:val="center"/>
              <w:rPr>
                <w:del w:id="276" w:author="Kopp, Darin" w:date="2025-02-20T15:34:00Z"/>
                <w:rFonts w:ascii="Times New Roman" w:hAnsi="Times New Roman" w:cs="Times New Roman"/>
                <w:color w:val="000000"/>
                <w:sz w:val="20"/>
                <w:szCs w:val="20"/>
              </w:rPr>
            </w:pPr>
            <w:del w:id="277" w:author="Kopp, Darin" w:date="2025-02-20T15:34:00Z">
              <w:r w:rsidRPr="0068165D">
                <w:rPr>
                  <w:rFonts w:ascii="Times New Roman" w:hAnsi="Times New Roman" w:cs="Times New Roman"/>
                  <w:color w:val="000000"/>
                  <w:sz w:val="20"/>
                  <w:szCs w:val="20"/>
                </w:rPr>
                <w:delText>(71-15675)</w:delText>
              </w:r>
            </w:del>
          </w:p>
        </w:tc>
        <w:tc>
          <w:tcPr>
            <w:tcW w:w="593" w:type="pct"/>
            <w:shd w:val="clear" w:color="auto" w:fill="auto"/>
            <w:noWrap/>
            <w:vAlign w:val="bottom"/>
            <w:hideMark/>
          </w:tcPr>
          <w:p w14:paraId="268EB6F9" w14:textId="77777777" w:rsidR="0068165D" w:rsidRPr="0068165D" w:rsidRDefault="00CC4BB3" w:rsidP="00CC4BB3">
            <w:pPr>
              <w:spacing w:line="240" w:lineRule="auto"/>
              <w:contextualSpacing/>
              <w:jc w:val="center"/>
              <w:rPr>
                <w:del w:id="278" w:author="Kopp, Darin" w:date="2025-02-20T15:34:00Z"/>
                <w:rFonts w:ascii="Times New Roman" w:hAnsi="Times New Roman" w:cs="Times New Roman"/>
                <w:color w:val="000000"/>
                <w:sz w:val="20"/>
                <w:szCs w:val="20"/>
              </w:rPr>
            </w:pPr>
            <w:del w:id="279" w:author="Kopp, Darin" w:date="2025-02-20T15:34:00Z">
              <w:r w:rsidRPr="0068165D">
                <w:rPr>
                  <w:rFonts w:ascii="Times New Roman" w:hAnsi="Times New Roman" w:cs="Times New Roman"/>
                  <w:color w:val="000000"/>
                  <w:sz w:val="20"/>
                  <w:szCs w:val="20"/>
                </w:rPr>
                <w:delText xml:space="preserve">85.61 </w:delText>
              </w:r>
            </w:del>
          </w:p>
          <w:p w14:paraId="4C0E36B0" w14:textId="77777777" w:rsidR="00CC4BB3" w:rsidRPr="0068165D" w:rsidRDefault="00CC4BB3" w:rsidP="00CC4BB3">
            <w:pPr>
              <w:spacing w:line="240" w:lineRule="auto"/>
              <w:contextualSpacing/>
              <w:jc w:val="center"/>
              <w:rPr>
                <w:del w:id="280" w:author="Kopp, Darin" w:date="2025-02-20T15:34:00Z"/>
                <w:rFonts w:ascii="Times New Roman" w:hAnsi="Times New Roman" w:cs="Times New Roman"/>
                <w:color w:val="000000"/>
                <w:sz w:val="20"/>
                <w:szCs w:val="20"/>
              </w:rPr>
            </w:pPr>
            <w:del w:id="281" w:author="Kopp, Darin" w:date="2025-02-20T15:34:00Z">
              <w:r w:rsidRPr="0068165D">
                <w:rPr>
                  <w:rFonts w:ascii="Times New Roman" w:hAnsi="Times New Roman" w:cs="Times New Roman"/>
                  <w:color w:val="000000"/>
                  <w:sz w:val="20"/>
                  <w:szCs w:val="20"/>
                </w:rPr>
                <w:delText>(3.53-9248.31)</w:delText>
              </w:r>
            </w:del>
          </w:p>
        </w:tc>
        <w:tc>
          <w:tcPr>
            <w:tcW w:w="537" w:type="pct"/>
            <w:shd w:val="clear" w:color="auto" w:fill="auto"/>
            <w:noWrap/>
            <w:vAlign w:val="bottom"/>
            <w:hideMark/>
          </w:tcPr>
          <w:p w14:paraId="5854DBAC" w14:textId="77777777" w:rsidR="0068165D" w:rsidRPr="0068165D" w:rsidRDefault="00CC4BB3" w:rsidP="00CC4BB3">
            <w:pPr>
              <w:spacing w:line="240" w:lineRule="auto"/>
              <w:contextualSpacing/>
              <w:jc w:val="center"/>
              <w:rPr>
                <w:del w:id="282" w:author="Kopp, Darin" w:date="2025-02-20T15:34:00Z"/>
                <w:rFonts w:ascii="Times New Roman" w:hAnsi="Times New Roman" w:cs="Times New Roman"/>
                <w:color w:val="000000"/>
                <w:sz w:val="20"/>
                <w:szCs w:val="20"/>
              </w:rPr>
            </w:pPr>
            <w:del w:id="283" w:author="Kopp, Darin" w:date="2025-02-20T15:34:00Z">
              <w:r w:rsidRPr="0068165D">
                <w:rPr>
                  <w:rFonts w:ascii="Times New Roman" w:hAnsi="Times New Roman" w:cs="Times New Roman"/>
                  <w:color w:val="000000"/>
                  <w:sz w:val="20"/>
                  <w:szCs w:val="20"/>
                </w:rPr>
                <w:delText xml:space="preserve">12.09 </w:delText>
              </w:r>
            </w:del>
          </w:p>
          <w:p w14:paraId="4A7C383D" w14:textId="77777777" w:rsidR="00CC4BB3" w:rsidRPr="0068165D" w:rsidRDefault="00CC4BB3" w:rsidP="00CC4BB3">
            <w:pPr>
              <w:spacing w:line="240" w:lineRule="auto"/>
              <w:contextualSpacing/>
              <w:jc w:val="center"/>
              <w:rPr>
                <w:del w:id="284" w:author="Kopp, Darin" w:date="2025-02-20T15:34:00Z"/>
                <w:rFonts w:ascii="Times New Roman" w:hAnsi="Times New Roman" w:cs="Times New Roman"/>
                <w:color w:val="000000"/>
                <w:sz w:val="20"/>
                <w:szCs w:val="20"/>
              </w:rPr>
            </w:pPr>
            <w:del w:id="285" w:author="Kopp, Darin" w:date="2025-02-20T15:34:00Z">
              <w:r w:rsidRPr="0068165D">
                <w:rPr>
                  <w:rFonts w:ascii="Times New Roman" w:hAnsi="Times New Roman" w:cs="Times New Roman"/>
                  <w:color w:val="000000"/>
                  <w:sz w:val="20"/>
                  <w:szCs w:val="20"/>
                </w:rPr>
                <w:delText>(0.11-1251.58)</w:delText>
              </w:r>
            </w:del>
          </w:p>
        </w:tc>
        <w:tc>
          <w:tcPr>
            <w:tcW w:w="537" w:type="pct"/>
            <w:shd w:val="clear" w:color="auto" w:fill="auto"/>
            <w:noWrap/>
            <w:vAlign w:val="bottom"/>
            <w:hideMark/>
          </w:tcPr>
          <w:p w14:paraId="1A866570" w14:textId="77777777" w:rsidR="0068165D" w:rsidRPr="0068165D" w:rsidRDefault="00CC4BB3" w:rsidP="00CC4BB3">
            <w:pPr>
              <w:spacing w:line="240" w:lineRule="auto"/>
              <w:contextualSpacing/>
              <w:jc w:val="center"/>
              <w:rPr>
                <w:del w:id="286" w:author="Kopp, Darin" w:date="2025-02-20T15:34:00Z"/>
                <w:rFonts w:ascii="Times New Roman" w:hAnsi="Times New Roman" w:cs="Times New Roman"/>
                <w:color w:val="000000"/>
                <w:sz w:val="20"/>
                <w:szCs w:val="20"/>
              </w:rPr>
            </w:pPr>
            <w:del w:id="287" w:author="Kopp, Darin" w:date="2025-02-20T15:34:00Z">
              <w:r w:rsidRPr="0068165D">
                <w:rPr>
                  <w:rFonts w:ascii="Times New Roman" w:hAnsi="Times New Roman" w:cs="Times New Roman"/>
                  <w:color w:val="000000"/>
                  <w:sz w:val="20"/>
                  <w:szCs w:val="20"/>
                </w:rPr>
                <w:delText xml:space="preserve">486.24 </w:delText>
              </w:r>
            </w:del>
          </w:p>
          <w:p w14:paraId="30EE3508" w14:textId="77777777" w:rsidR="00CC4BB3" w:rsidRPr="0068165D" w:rsidRDefault="00CC4BB3" w:rsidP="00CC4BB3">
            <w:pPr>
              <w:spacing w:line="240" w:lineRule="auto"/>
              <w:contextualSpacing/>
              <w:jc w:val="center"/>
              <w:rPr>
                <w:del w:id="288" w:author="Kopp, Darin" w:date="2025-02-20T15:34:00Z"/>
                <w:rFonts w:ascii="Times New Roman" w:hAnsi="Times New Roman" w:cs="Times New Roman"/>
                <w:color w:val="000000"/>
                <w:sz w:val="20"/>
                <w:szCs w:val="20"/>
              </w:rPr>
            </w:pPr>
            <w:del w:id="289" w:author="Kopp, Darin" w:date="2025-02-20T15:34:00Z">
              <w:r w:rsidRPr="0068165D">
                <w:rPr>
                  <w:rFonts w:ascii="Times New Roman" w:hAnsi="Times New Roman" w:cs="Times New Roman"/>
                  <w:color w:val="000000"/>
                  <w:sz w:val="20"/>
                  <w:szCs w:val="20"/>
                </w:rPr>
                <w:delText>(3.5-4079.78)</w:delText>
              </w:r>
            </w:del>
          </w:p>
        </w:tc>
        <w:tc>
          <w:tcPr>
            <w:tcW w:w="356" w:type="pct"/>
            <w:shd w:val="clear" w:color="auto" w:fill="auto"/>
            <w:noWrap/>
            <w:vAlign w:val="bottom"/>
            <w:hideMark/>
          </w:tcPr>
          <w:p w14:paraId="3D75485A" w14:textId="77777777" w:rsidR="0068165D" w:rsidRPr="0068165D" w:rsidRDefault="00CC4BB3" w:rsidP="00CC4BB3">
            <w:pPr>
              <w:spacing w:line="240" w:lineRule="auto"/>
              <w:contextualSpacing/>
              <w:jc w:val="center"/>
              <w:rPr>
                <w:del w:id="290" w:author="Kopp, Darin" w:date="2025-02-20T15:34:00Z"/>
                <w:rFonts w:ascii="Times New Roman" w:hAnsi="Times New Roman" w:cs="Times New Roman"/>
                <w:color w:val="000000"/>
                <w:sz w:val="20"/>
                <w:szCs w:val="20"/>
              </w:rPr>
            </w:pPr>
            <w:del w:id="291" w:author="Kopp, Darin" w:date="2025-02-20T15:34:00Z">
              <w:r w:rsidRPr="0068165D">
                <w:rPr>
                  <w:rFonts w:ascii="Times New Roman" w:hAnsi="Times New Roman" w:cs="Times New Roman"/>
                  <w:color w:val="000000"/>
                  <w:sz w:val="20"/>
                  <w:szCs w:val="20"/>
                </w:rPr>
                <w:delText xml:space="preserve">1.27 </w:delText>
              </w:r>
            </w:del>
          </w:p>
          <w:p w14:paraId="5765735E" w14:textId="77777777" w:rsidR="00CC4BB3" w:rsidRPr="0068165D" w:rsidRDefault="00CC4BB3" w:rsidP="00CC4BB3">
            <w:pPr>
              <w:spacing w:line="240" w:lineRule="auto"/>
              <w:contextualSpacing/>
              <w:jc w:val="center"/>
              <w:rPr>
                <w:del w:id="292" w:author="Kopp, Darin" w:date="2025-02-20T15:34:00Z"/>
                <w:rFonts w:ascii="Times New Roman" w:hAnsi="Times New Roman" w:cs="Times New Roman"/>
                <w:color w:val="000000"/>
                <w:sz w:val="20"/>
                <w:szCs w:val="20"/>
              </w:rPr>
            </w:pPr>
            <w:del w:id="293" w:author="Kopp, Darin" w:date="2025-02-20T15:34:00Z">
              <w:r w:rsidRPr="0068165D">
                <w:rPr>
                  <w:rFonts w:ascii="Times New Roman" w:hAnsi="Times New Roman" w:cs="Times New Roman"/>
                  <w:color w:val="000000"/>
                  <w:sz w:val="20"/>
                  <w:szCs w:val="20"/>
                </w:rPr>
                <w:delText>(0-4.49)</w:delText>
              </w:r>
            </w:del>
          </w:p>
        </w:tc>
        <w:tc>
          <w:tcPr>
            <w:tcW w:w="537" w:type="pct"/>
            <w:shd w:val="clear" w:color="auto" w:fill="auto"/>
            <w:noWrap/>
            <w:vAlign w:val="bottom"/>
            <w:hideMark/>
          </w:tcPr>
          <w:p w14:paraId="6A07D2B5" w14:textId="77777777" w:rsidR="0068165D" w:rsidRPr="0068165D" w:rsidRDefault="00CC4BB3" w:rsidP="00CC4BB3">
            <w:pPr>
              <w:spacing w:line="240" w:lineRule="auto"/>
              <w:contextualSpacing/>
              <w:jc w:val="center"/>
              <w:rPr>
                <w:del w:id="294" w:author="Kopp, Darin" w:date="2025-02-20T15:34:00Z"/>
                <w:rFonts w:ascii="Times New Roman" w:hAnsi="Times New Roman" w:cs="Times New Roman"/>
                <w:color w:val="000000"/>
                <w:sz w:val="20"/>
                <w:szCs w:val="20"/>
              </w:rPr>
            </w:pPr>
            <w:del w:id="295" w:author="Kopp, Darin" w:date="2025-02-20T15:34:00Z">
              <w:r w:rsidRPr="0068165D">
                <w:rPr>
                  <w:rFonts w:ascii="Times New Roman" w:hAnsi="Times New Roman" w:cs="Times New Roman"/>
                  <w:color w:val="000000"/>
                  <w:sz w:val="20"/>
                  <w:szCs w:val="20"/>
                </w:rPr>
                <w:delText xml:space="preserve">0.51 </w:delText>
              </w:r>
            </w:del>
          </w:p>
          <w:p w14:paraId="492B69BB" w14:textId="77777777" w:rsidR="00CC4BB3" w:rsidRPr="0068165D" w:rsidRDefault="00CC4BB3" w:rsidP="00CC4BB3">
            <w:pPr>
              <w:spacing w:line="240" w:lineRule="auto"/>
              <w:contextualSpacing/>
              <w:jc w:val="center"/>
              <w:rPr>
                <w:del w:id="296" w:author="Kopp, Darin" w:date="2025-02-20T15:34:00Z"/>
                <w:rFonts w:ascii="Times New Roman" w:hAnsi="Times New Roman" w:cs="Times New Roman"/>
                <w:color w:val="000000"/>
                <w:sz w:val="20"/>
                <w:szCs w:val="20"/>
              </w:rPr>
            </w:pPr>
            <w:del w:id="297" w:author="Kopp, Darin" w:date="2025-02-20T15:34:00Z">
              <w:r w:rsidRPr="0068165D">
                <w:rPr>
                  <w:rFonts w:ascii="Times New Roman" w:hAnsi="Times New Roman" w:cs="Times New Roman"/>
                  <w:color w:val="000000"/>
                  <w:sz w:val="20"/>
                  <w:szCs w:val="20"/>
                </w:rPr>
                <w:delText>(0.01-560.5)</w:delText>
              </w:r>
            </w:del>
          </w:p>
        </w:tc>
        <w:tc>
          <w:tcPr>
            <w:tcW w:w="648" w:type="pct"/>
            <w:shd w:val="clear" w:color="auto" w:fill="auto"/>
            <w:noWrap/>
            <w:vAlign w:val="bottom"/>
            <w:hideMark/>
          </w:tcPr>
          <w:p w14:paraId="21840E11" w14:textId="77777777" w:rsidR="0068165D" w:rsidRPr="0068165D" w:rsidRDefault="00CC4BB3" w:rsidP="00CC4BB3">
            <w:pPr>
              <w:spacing w:line="240" w:lineRule="auto"/>
              <w:contextualSpacing/>
              <w:jc w:val="center"/>
              <w:rPr>
                <w:del w:id="298" w:author="Kopp, Darin" w:date="2025-02-20T15:34:00Z"/>
                <w:rFonts w:ascii="Times New Roman" w:hAnsi="Times New Roman" w:cs="Times New Roman"/>
                <w:color w:val="000000"/>
                <w:sz w:val="20"/>
                <w:szCs w:val="20"/>
              </w:rPr>
            </w:pPr>
            <w:del w:id="299" w:author="Kopp, Darin" w:date="2025-02-20T15:34:00Z">
              <w:r w:rsidRPr="0068165D">
                <w:rPr>
                  <w:rFonts w:ascii="Times New Roman" w:hAnsi="Times New Roman" w:cs="Times New Roman"/>
                  <w:color w:val="000000"/>
                  <w:sz w:val="20"/>
                  <w:szCs w:val="20"/>
                </w:rPr>
                <w:delText xml:space="preserve">437.42 </w:delText>
              </w:r>
            </w:del>
          </w:p>
          <w:p w14:paraId="621C6190" w14:textId="77777777" w:rsidR="00CC4BB3" w:rsidRPr="0068165D" w:rsidRDefault="00CC4BB3" w:rsidP="00CC4BB3">
            <w:pPr>
              <w:spacing w:line="240" w:lineRule="auto"/>
              <w:contextualSpacing/>
              <w:jc w:val="center"/>
              <w:rPr>
                <w:del w:id="300" w:author="Kopp, Darin" w:date="2025-02-20T15:34:00Z"/>
                <w:rFonts w:ascii="Times New Roman" w:hAnsi="Times New Roman" w:cs="Times New Roman"/>
                <w:color w:val="000000"/>
                <w:sz w:val="20"/>
                <w:szCs w:val="20"/>
              </w:rPr>
            </w:pPr>
            <w:del w:id="301" w:author="Kopp, Darin" w:date="2025-02-20T15:34:00Z">
              <w:r w:rsidRPr="0068165D">
                <w:rPr>
                  <w:rFonts w:ascii="Times New Roman" w:hAnsi="Times New Roman" w:cs="Times New Roman"/>
                  <w:color w:val="000000"/>
                  <w:sz w:val="20"/>
                  <w:szCs w:val="20"/>
                </w:rPr>
                <w:delText>(157.84-1055.11)</w:delText>
              </w:r>
            </w:del>
          </w:p>
        </w:tc>
        <w:tc>
          <w:tcPr>
            <w:tcW w:w="507" w:type="pct"/>
            <w:shd w:val="clear" w:color="auto" w:fill="auto"/>
            <w:noWrap/>
            <w:vAlign w:val="bottom"/>
            <w:hideMark/>
          </w:tcPr>
          <w:p w14:paraId="75D7C4C6" w14:textId="77777777" w:rsidR="0068165D" w:rsidRPr="0068165D" w:rsidRDefault="00CC4BB3" w:rsidP="00CC4BB3">
            <w:pPr>
              <w:spacing w:line="240" w:lineRule="auto"/>
              <w:contextualSpacing/>
              <w:jc w:val="center"/>
              <w:rPr>
                <w:del w:id="302" w:author="Kopp, Darin" w:date="2025-02-20T15:34:00Z"/>
                <w:rFonts w:ascii="Times New Roman" w:hAnsi="Times New Roman" w:cs="Times New Roman"/>
                <w:color w:val="000000"/>
                <w:sz w:val="20"/>
                <w:szCs w:val="20"/>
              </w:rPr>
            </w:pPr>
            <w:del w:id="303" w:author="Kopp, Darin" w:date="2025-02-20T15:34:00Z">
              <w:r w:rsidRPr="0068165D">
                <w:rPr>
                  <w:rFonts w:ascii="Times New Roman" w:hAnsi="Times New Roman" w:cs="Times New Roman"/>
                  <w:color w:val="000000"/>
                  <w:sz w:val="20"/>
                  <w:szCs w:val="20"/>
                </w:rPr>
                <w:delText xml:space="preserve">20.52 </w:delText>
              </w:r>
            </w:del>
          </w:p>
          <w:p w14:paraId="71A4DC9C" w14:textId="77777777" w:rsidR="00CC4BB3" w:rsidRPr="0068165D" w:rsidRDefault="00CC4BB3" w:rsidP="00CC4BB3">
            <w:pPr>
              <w:spacing w:line="240" w:lineRule="auto"/>
              <w:contextualSpacing/>
              <w:jc w:val="center"/>
              <w:rPr>
                <w:del w:id="304" w:author="Kopp, Darin" w:date="2025-02-20T15:34:00Z"/>
                <w:rFonts w:ascii="Times New Roman" w:hAnsi="Times New Roman" w:cs="Times New Roman"/>
                <w:color w:val="000000"/>
                <w:sz w:val="20"/>
                <w:szCs w:val="20"/>
              </w:rPr>
            </w:pPr>
            <w:del w:id="305" w:author="Kopp, Darin" w:date="2025-02-20T15:34:00Z">
              <w:r w:rsidRPr="0068165D">
                <w:rPr>
                  <w:rFonts w:ascii="Times New Roman" w:hAnsi="Times New Roman" w:cs="Times New Roman"/>
                  <w:color w:val="000000"/>
                  <w:sz w:val="20"/>
                  <w:szCs w:val="20"/>
                </w:rPr>
                <w:delText>(15.62-23.46)</w:delText>
              </w:r>
            </w:del>
          </w:p>
        </w:tc>
      </w:tr>
      <w:tr w:rsidR="0068165D" w14:paraId="09046009" w14:textId="77777777" w:rsidTr="00CC4BB3">
        <w:trPr>
          <w:trHeight w:val="300"/>
          <w:del w:id="306" w:author="Kopp, Darin" w:date="2025-02-20T15:34:00Z"/>
        </w:trPr>
        <w:tc>
          <w:tcPr>
            <w:tcW w:w="294" w:type="pct"/>
            <w:shd w:val="clear" w:color="auto" w:fill="auto"/>
            <w:noWrap/>
            <w:vAlign w:val="center"/>
            <w:hideMark/>
          </w:tcPr>
          <w:p w14:paraId="6E3230C8" w14:textId="77777777" w:rsidR="00CC4BB3" w:rsidRPr="0068165D" w:rsidRDefault="00CC4BB3" w:rsidP="00CC4BB3">
            <w:pPr>
              <w:spacing w:line="240" w:lineRule="auto"/>
              <w:contextualSpacing/>
              <w:jc w:val="center"/>
              <w:rPr>
                <w:del w:id="307" w:author="Kopp, Darin" w:date="2025-02-20T15:34:00Z"/>
                <w:rFonts w:ascii="Times New Roman" w:hAnsi="Times New Roman" w:cs="Times New Roman"/>
                <w:color w:val="000000"/>
                <w:sz w:val="20"/>
                <w:szCs w:val="20"/>
              </w:rPr>
            </w:pPr>
            <w:del w:id="308" w:author="Kopp, Darin" w:date="2025-02-20T15:34:00Z">
              <w:r w:rsidRPr="0068165D">
                <w:rPr>
                  <w:rFonts w:ascii="Times New Roman" w:hAnsi="Times New Roman" w:cs="Times New Roman"/>
                  <w:color w:val="000000"/>
                  <w:sz w:val="20"/>
                  <w:szCs w:val="20"/>
                </w:rPr>
                <w:delText>SAP</w:delText>
              </w:r>
            </w:del>
          </w:p>
        </w:tc>
        <w:tc>
          <w:tcPr>
            <w:tcW w:w="209" w:type="pct"/>
            <w:shd w:val="clear" w:color="auto" w:fill="auto"/>
            <w:noWrap/>
            <w:vAlign w:val="bottom"/>
            <w:hideMark/>
          </w:tcPr>
          <w:p w14:paraId="1686529C" w14:textId="77777777" w:rsidR="00CC4BB3" w:rsidRPr="0068165D" w:rsidRDefault="00CC4BB3" w:rsidP="00CC4BB3">
            <w:pPr>
              <w:spacing w:line="240" w:lineRule="auto"/>
              <w:contextualSpacing/>
              <w:jc w:val="center"/>
              <w:rPr>
                <w:del w:id="309" w:author="Kopp, Darin" w:date="2025-02-20T15:34:00Z"/>
                <w:rFonts w:ascii="Times New Roman" w:hAnsi="Times New Roman" w:cs="Times New Roman"/>
                <w:color w:val="000000"/>
                <w:sz w:val="20"/>
                <w:szCs w:val="20"/>
              </w:rPr>
            </w:pPr>
            <w:del w:id="310" w:author="Kopp, Darin" w:date="2025-02-20T15:34:00Z">
              <w:r w:rsidRPr="0068165D">
                <w:rPr>
                  <w:rFonts w:ascii="Times New Roman" w:hAnsi="Times New Roman" w:cs="Times New Roman"/>
                  <w:color w:val="000000"/>
                  <w:sz w:val="20"/>
                  <w:szCs w:val="20"/>
                </w:rPr>
                <w:delText>266</w:delText>
              </w:r>
            </w:del>
          </w:p>
        </w:tc>
        <w:tc>
          <w:tcPr>
            <w:tcW w:w="314" w:type="pct"/>
            <w:shd w:val="clear" w:color="auto" w:fill="auto"/>
            <w:noWrap/>
            <w:vAlign w:val="bottom"/>
            <w:hideMark/>
          </w:tcPr>
          <w:p w14:paraId="3A1BD827" w14:textId="77777777" w:rsidR="00CC4BB3" w:rsidRPr="0068165D" w:rsidRDefault="00CC4BB3" w:rsidP="00CC4BB3">
            <w:pPr>
              <w:spacing w:line="240" w:lineRule="auto"/>
              <w:contextualSpacing/>
              <w:jc w:val="center"/>
              <w:rPr>
                <w:del w:id="311" w:author="Kopp, Darin" w:date="2025-02-20T15:34:00Z"/>
                <w:rFonts w:ascii="Times New Roman" w:hAnsi="Times New Roman" w:cs="Times New Roman"/>
                <w:color w:val="000000"/>
                <w:sz w:val="20"/>
                <w:szCs w:val="20"/>
              </w:rPr>
            </w:pPr>
            <w:del w:id="312" w:author="Kopp, Darin" w:date="2025-02-20T15:34:00Z">
              <w:r w:rsidRPr="0068165D">
                <w:rPr>
                  <w:rFonts w:ascii="Times New Roman" w:hAnsi="Times New Roman" w:cs="Times New Roman"/>
                  <w:color w:val="000000"/>
                  <w:sz w:val="20"/>
                  <w:szCs w:val="20"/>
                </w:rPr>
                <w:delText>111</w:delText>
              </w:r>
            </w:del>
          </w:p>
        </w:tc>
        <w:tc>
          <w:tcPr>
            <w:tcW w:w="468" w:type="pct"/>
            <w:shd w:val="clear" w:color="auto" w:fill="auto"/>
            <w:noWrap/>
            <w:vAlign w:val="bottom"/>
            <w:hideMark/>
          </w:tcPr>
          <w:p w14:paraId="594033D2" w14:textId="77777777" w:rsidR="00CC4BB3" w:rsidRPr="0068165D" w:rsidRDefault="00CC4BB3" w:rsidP="00CC4BB3">
            <w:pPr>
              <w:spacing w:line="240" w:lineRule="auto"/>
              <w:contextualSpacing/>
              <w:jc w:val="center"/>
              <w:rPr>
                <w:del w:id="313" w:author="Kopp, Darin" w:date="2025-02-20T15:34:00Z"/>
                <w:rFonts w:ascii="Times New Roman" w:hAnsi="Times New Roman" w:cs="Times New Roman"/>
                <w:color w:val="000000"/>
                <w:sz w:val="20"/>
                <w:szCs w:val="20"/>
              </w:rPr>
            </w:pPr>
            <w:del w:id="314" w:author="Kopp, Darin" w:date="2025-02-20T15:34:00Z">
              <w:r w:rsidRPr="0068165D">
                <w:rPr>
                  <w:rFonts w:ascii="Times New Roman" w:hAnsi="Times New Roman" w:cs="Times New Roman"/>
                  <w:color w:val="000000"/>
                  <w:sz w:val="20"/>
                  <w:szCs w:val="20"/>
                </w:rPr>
                <w:delText xml:space="preserve">557.5 </w:delText>
              </w:r>
            </w:del>
          </w:p>
          <w:p w14:paraId="0F10EF76" w14:textId="77777777" w:rsidR="00CC4BB3" w:rsidRPr="0068165D" w:rsidRDefault="00CC4BB3" w:rsidP="00CC4BB3">
            <w:pPr>
              <w:spacing w:line="240" w:lineRule="auto"/>
              <w:contextualSpacing/>
              <w:jc w:val="center"/>
              <w:rPr>
                <w:del w:id="315" w:author="Kopp, Darin" w:date="2025-02-20T15:34:00Z"/>
                <w:rFonts w:ascii="Times New Roman" w:hAnsi="Times New Roman" w:cs="Times New Roman"/>
                <w:color w:val="000000"/>
                <w:sz w:val="20"/>
                <w:szCs w:val="20"/>
              </w:rPr>
            </w:pPr>
            <w:del w:id="316" w:author="Kopp, Darin" w:date="2025-02-20T15:34:00Z">
              <w:r w:rsidRPr="0068165D">
                <w:rPr>
                  <w:rFonts w:ascii="Times New Roman" w:hAnsi="Times New Roman" w:cs="Times New Roman"/>
                  <w:color w:val="000000"/>
                  <w:sz w:val="20"/>
                  <w:szCs w:val="20"/>
                </w:rPr>
                <w:delText>(36-18700)</w:delText>
              </w:r>
            </w:del>
          </w:p>
        </w:tc>
        <w:tc>
          <w:tcPr>
            <w:tcW w:w="593" w:type="pct"/>
            <w:shd w:val="clear" w:color="auto" w:fill="auto"/>
            <w:noWrap/>
            <w:vAlign w:val="bottom"/>
            <w:hideMark/>
          </w:tcPr>
          <w:p w14:paraId="17BF3220" w14:textId="77777777" w:rsidR="0068165D" w:rsidRPr="0068165D" w:rsidRDefault="00CC4BB3" w:rsidP="00CC4BB3">
            <w:pPr>
              <w:spacing w:line="240" w:lineRule="auto"/>
              <w:contextualSpacing/>
              <w:jc w:val="center"/>
              <w:rPr>
                <w:del w:id="317" w:author="Kopp, Darin" w:date="2025-02-20T15:34:00Z"/>
                <w:rFonts w:ascii="Times New Roman" w:hAnsi="Times New Roman" w:cs="Times New Roman"/>
                <w:color w:val="000000"/>
                <w:sz w:val="20"/>
                <w:szCs w:val="20"/>
              </w:rPr>
            </w:pPr>
            <w:del w:id="318" w:author="Kopp, Darin" w:date="2025-02-20T15:34:00Z">
              <w:r w:rsidRPr="0068165D">
                <w:rPr>
                  <w:rFonts w:ascii="Times New Roman" w:hAnsi="Times New Roman" w:cs="Times New Roman"/>
                  <w:color w:val="000000"/>
                  <w:sz w:val="20"/>
                  <w:szCs w:val="20"/>
                </w:rPr>
                <w:delText xml:space="preserve">29.3 </w:delText>
              </w:r>
            </w:del>
          </w:p>
          <w:p w14:paraId="1CF2A834" w14:textId="77777777" w:rsidR="00CC4BB3" w:rsidRPr="0068165D" w:rsidRDefault="00CC4BB3" w:rsidP="00CC4BB3">
            <w:pPr>
              <w:spacing w:line="240" w:lineRule="auto"/>
              <w:contextualSpacing/>
              <w:jc w:val="center"/>
              <w:rPr>
                <w:del w:id="319" w:author="Kopp, Darin" w:date="2025-02-20T15:34:00Z"/>
                <w:rFonts w:ascii="Times New Roman" w:hAnsi="Times New Roman" w:cs="Times New Roman"/>
                <w:color w:val="000000"/>
                <w:sz w:val="20"/>
                <w:szCs w:val="20"/>
              </w:rPr>
            </w:pPr>
            <w:del w:id="320" w:author="Kopp, Darin" w:date="2025-02-20T15:34:00Z">
              <w:r w:rsidRPr="0068165D">
                <w:rPr>
                  <w:rFonts w:ascii="Times New Roman" w:hAnsi="Times New Roman" w:cs="Times New Roman"/>
                  <w:color w:val="000000"/>
                  <w:sz w:val="20"/>
                  <w:szCs w:val="20"/>
                </w:rPr>
                <w:delText>(3.79-4050)</w:delText>
              </w:r>
            </w:del>
          </w:p>
        </w:tc>
        <w:tc>
          <w:tcPr>
            <w:tcW w:w="537" w:type="pct"/>
            <w:shd w:val="clear" w:color="auto" w:fill="auto"/>
            <w:noWrap/>
            <w:vAlign w:val="bottom"/>
            <w:hideMark/>
          </w:tcPr>
          <w:p w14:paraId="242B9DAC" w14:textId="77777777" w:rsidR="0068165D" w:rsidRPr="0068165D" w:rsidRDefault="00CC4BB3" w:rsidP="00CC4BB3">
            <w:pPr>
              <w:spacing w:line="240" w:lineRule="auto"/>
              <w:contextualSpacing/>
              <w:jc w:val="center"/>
              <w:rPr>
                <w:del w:id="321" w:author="Kopp, Darin" w:date="2025-02-20T15:34:00Z"/>
                <w:rFonts w:ascii="Times New Roman" w:hAnsi="Times New Roman" w:cs="Times New Roman"/>
                <w:color w:val="000000"/>
                <w:sz w:val="20"/>
                <w:szCs w:val="20"/>
              </w:rPr>
            </w:pPr>
            <w:del w:id="322" w:author="Kopp, Darin" w:date="2025-02-20T15:34:00Z">
              <w:r w:rsidRPr="0068165D">
                <w:rPr>
                  <w:rFonts w:ascii="Times New Roman" w:hAnsi="Times New Roman" w:cs="Times New Roman"/>
                  <w:color w:val="000000"/>
                  <w:sz w:val="20"/>
                  <w:szCs w:val="20"/>
                </w:rPr>
                <w:delText xml:space="preserve">5.89 </w:delText>
              </w:r>
            </w:del>
          </w:p>
          <w:p w14:paraId="384C8D9A" w14:textId="77777777" w:rsidR="00CC4BB3" w:rsidRPr="0068165D" w:rsidRDefault="00CC4BB3" w:rsidP="00CC4BB3">
            <w:pPr>
              <w:spacing w:line="240" w:lineRule="auto"/>
              <w:contextualSpacing/>
              <w:jc w:val="center"/>
              <w:rPr>
                <w:del w:id="323" w:author="Kopp, Darin" w:date="2025-02-20T15:34:00Z"/>
                <w:rFonts w:ascii="Times New Roman" w:hAnsi="Times New Roman" w:cs="Times New Roman"/>
                <w:color w:val="000000"/>
                <w:sz w:val="20"/>
                <w:szCs w:val="20"/>
              </w:rPr>
            </w:pPr>
            <w:del w:id="324" w:author="Kopp, Darin" w:date="2025-02-20T15:34:00Z">
              <w:r w:rsidRPr="0068165D">
                <w:rPr>
                  <w:rFonts w:ascii="Times New Roman" w:hAnsi="Times New Roman" w:cs="Times New Roman"/>
                  <w:color w:val="000000"/>
                  <w:sz w:val="20"/>
                  <w:szCs w:val="20"/>
                </w:rPr>
                <w:delText>(0.36-197.39)</w:delText>
              </w:r>
            </w:del>
          </w:p>
        </w:tc>
        <w:tc>
          <w:tcPr>
            <w:tcW w:w="537" w:type="pct"/>
            <w:shd w:val="clear" w:color="auto" w:fill="auto"/>
            <w:noWrap/>
            <w:vAlign w:val="bottom"/>
            <w:hideMark/>
          </w:tcPr>
          <w:p w14:paraId="6BE116AC" w14:textId="77777777" w:rsidR="0068165D" w:rsidRPr="0068165D" w:rsidRDefault="00CC4BB3" w:rsidP="00CC4BB3">
            <w:pPr>
              <w:spacing w:line="240" w:lineRule="auto"/>
              <w:contextualSpacing/>
              <w:jc w:val="center"/>
              <w:rPr>
                <w:del w:id="325" w:author="Kopp, Darin" w:date="2025-02-20T15:34:00Z"/>
                <w:rFonts w:ascii="Times New Roman" w:hAnsi="Times New Roman" w:cs="Times New Roman"/>
                <w:color w:val="000000"/>
                <w:sz w:val="20"/>
                <w:szCs w:val="20"/>
              </w:rPr>
            </w:pPr>
            <w:del w:id="326" w:author="Kopp, Darin" w:date="2025-02-20T15:34:00Z">
              <w:r w:rsidRPr="0068165D">
                <w:rPr>
                  <w:rFonts w:ascii="Times New Roman" w:hAnsi="Times New Roman" w:cs="Times New Roman"/>
                  <w:color w:val="000000"/>
                  <w:sz w:val="20"/>
                  <w:szCs w:val="20"/>
                </w:rPr>
                <w:delText xml:space="preserve">7.46 </w:delText>
              </w:r>
            </w:del>
          </w:p>
          <w:p w14:paraId="352FBA7F" w14:textId="77777777" w:rsidR="00CC4BB3" w:rsidRPr="0068165D" w:rsidRDefault="00CC4BB3" w:rsidP="00CC4BB3">
            <w:pPr>
              <w:spacing w:line="240" w:lineRule="auto"/>
              <w:contextualSpacing/>
              <w:jc w:val="center"/>
              <w:rPr>
                <w:del w:id="327" w:author="Kopp, Darin" w:date="2025-02-20T15:34:00Z"/>
                <w:rFonts w:ascii="Times New Roman" w:hAnsi="Times New Roman" w:cs="Times New Roman"/>
                <w:color w:val="000000"/>
                <w:sz w:val="20"/>
                <w:szCs w:val="20"/>
              </w:rPr>
            </w:pPr>
            <w:del w:id="328" w:author="Kopp, Darin" w:date="2025-02-20T15:34:00Z">
              <w:r w:rsidRPr="0068165D">
                <w:rPr>
                  <w:rFonts w:ascii="Times New Roman" w:hAnsi="Times New Roman" w:cs="Times New Roman"/>
                  <w:color w:val="000000"/>
                  <w:sz w:val="20"/>
                  <w:szCs w:val="20"/>
                </w:rPr>
                <w:delText>(0.58-397.69)</w:delText>
              </w:r>
            </w:del>
          </w:p>
        </w:tc>
        <w:tc>
          <w:tcPr>
            <w:tcW w:w="356" w:type="pct"/>
            <w:shd w:val="clear" w:color="auto" w:fill="auto"/>
            <w:noWrap/>
            <w:vAlign w:val="bottom"/>
            <w:hideMark/>
          </w:tcPr>
          <w:p w14:paraId="03127747" w14:textId="77777777" w:rsidR="0068165D" w:rsidRPr="0068165D" w:rsidRDefault="00CC4BB3" w:rsidP="00CC4BB3">
            <w:pPr>
              <w:spacing w:line="240" w:lineRule="auto"/>
              <w:contextualSpacing/>
              <w:jc w:val="center"/>
              <w:rPr>
                <w:del w:id="329" w:author="Kopp, Darin" w:date="2025-02-20T15:34:00Z"/>
                <w:rFonts w:ascii="Times New Roman" w:hAnsi="Times New Roman" w:cs="Times New Roman"/>
                <w:color w:val="000000"/>
                <w:sz w:val="20"/>
                <w:szCs w:val="20"/>
              </w:rPr>
            </w:pPr>
            <w:del w:id="330" w:author="Kopp, Darin" w:date="2025-02-20T15:34:00Z">
              <w:r w:rsidRPr="0068165D">
                <w:rPr>
                  <w:rFonts w:ascii="Times New Roman" w:hAnsi="Times New Roman" w:cs="Times New Roman"/>
                  <w:color w:val="000000"/>
                  <w:sz w:val="20"/>
                  <w:szCs w:val="20"/>
                </w:rPr>
                <w:delText xml:space="preserve">0.76 </w:delText>
              </w:r>
            </w:del>
          </w:p>
          <w:p w14:paraId="767689CC" w14:textId="77777777" w:rsidR="00CC4BB3" w:rsidRPr="0068165D" w:rsidRDefault="00CC4BB3" w:rsidP="00CC4BB3">
            <w:pPr>
              <w:spacing w:line="240" w:lineRule="auto"/>
              <w:contextualSpacing/>
              <w:jc w:val="center"/>
              <w:rPr>
                <w:del w:id="331" w:author="Kopp, Darin" w:date="2025-02-20T15:34:00Z"/>
                <w:rFonts w:ascii="Times New Roman" w:hAnsi="Times New Roman" w:cs="Times New Roman"/>
                <w:color w:val="000000"/>
                <w:sz w:val="20"/>
                <w:szCs w:val="20"/>
              </w:rPr>
            </w:pPr>
            <w:del w:id="332" w:author="Kopp, Darin" w:date="2025-02-20T15:34:00Z">
              <w:r w:rsidRPr="0068165D">
                <w:rPr>
                  <w:rFonts w:ascii="Times New Roman" w:hAnsi="Times New Roman" w:cs="Times New Roman"/>
                  <w:color w:val="000000"/>
                  <w:sz w:val="20"/>
                  <w:szCs w:val="20"/>
                </w:rPr>
                <w:delText>(0-4.56)</w:delText>
              </w:r>
            </w:del>
          </w:p>
        </w:tc>
        <w:tc>
          <w:tcPr>
            <w:tcW w:w="537" w:type="pct"/>
            <w:shd w:val="clear" w:color="auto" w:fill="auto"/>
            <w:noWrap/>
            <w:vAlign w:val="bottom"/>
            <w:hideMark/>
          </w:tcPr>
          <w:p w14:paraId="3C91615B" w14:textId="77777777" w:rsidR="0068165D" w:rsidRPr="0068165D" w:rsidRDefault="00CC4BB3" w:rsidP="00CC4BB3">
            <w:pPr>
              <w:spacing w:line="240" w:lineRule="auto"/>
              <w:contextualSpacing/>
              <w:jc w:val="center"/>
              <w:rPr>
                <w:del w:id="333" w:author="Kopp, Darin" w:date="2025-02-20T15:34:00Z"/>
                <w:rFonts w:ascii="Times New Roman" w:hAnsi="Times New Roman" w:cs="Times New Roman"/>
                <w:color w:val="000000"/>
                <w:sz w:val="20"/>
                <w:szCs w:val="20"/>
              </w:rPr>
            </w:pPr>
            <w:del w:id="334" w:author="Kopp, Darin" w:date="2025-02-20T15:34:00Z">
              <w:r w:rsidRPr="0068165D">
                <w:rPr>
                  <w:rFonts w:ascii="Times New Roman" w:hAnsi="Times New Roman" w:cs="Times New Roman"/>
                  <w:color w:val="000000"/>
                  <w:sz w:val="20"/>
                  <w:szCs w:val="20"/>
                </w:rPr>
                <w:delText xml:space="preserve">16.28 </w:delText>
              </w:r>
            </w:del>
          </w:p>
          <w:p w14:paraId="3050AF69" w14:textId="77777777" w:rsidR="00CC4BB3" w:rsidRPr="0068165D" w:rsidRDefault="00CC4BB3" w:rsidP="00CC4BB3">
            <w:pPr>
              <w:spacing w:line="240" w:lineRule="auto"/>
              <w:contextualSpacing/>
              <w:jc w:val="center"/>
              <w:rPr>
                <w:del w:id="335" w:author="Kopp, Darin" w:date="2025-02-20T15:34:00Z"/>
                <w:rFonts w:ascii="Times New Roman" w:hAnsi="Times New Roman" w:cs="Times New Roman"/>
                <w:color w:val="000000"/>
                <w:sz w:val="20"/>
                <w:szCs w:val="20"/>
              </w:rPr>
            </w:pPr>
            <w:del w:id="336" w:author="Kopp, Darin" w:date="2025-02-20T15:34:00Z">
              <w:r w:rsidRPr="0068165D">
                <w:rPr>
                  <w:rFonts w:ascii="Times New Roman" w:hAnsi="Times New Roman" w:cs="Times New Roman"/>
                  <w:color w:val="000000"/>
                  <w:sz w:val="20"/>
                  <w:szCs w:val="20"/>
                </w:rPr>
                <w:delText>(0.01-5656.85)</w:delText>
              </w:r>
            </w:del>
          </w:p>
        </w:tc>
        <w:tc>
          <w:tcPr>
            <w:tcW w:w="648" w:type="pct"/>
            <w:shd w:val="clear" w:color="auto" w:fill="auto"/>
            <w:noWrap/>
            <w:vAlign w:val="bottom"/>
            <w:hideMark/>
          </w:tcPr>
          <w:p w14:paraId="22661056" w14:textId="77777777" w:rsidR="0068165D" w:rsidRPr="0068165D" w:rsidRDefault="00CC4BB3" w:rsidP="00CC4BB3">
            <w:pPr>
              <w:spacing w:line="240" w:lineRule="auto"/>
              <w:contextualSpacing/>
              <w:jc w:val="center"/>
              <w:rPr>
                <w:del w:id="337" w:author="Kopp, Darin" w:date="2025-02-20T15:34:00Z"/>
                <w:rFonts w:ascii="Times New Roman" w:hAnsi="Times New Roman" w:cs="Times New Roman"/>
                <w:color w:val="000000"/>
                <w:sz w:val="20"/>
                <w:szCs w:val="20"/>
              </w:rPr>
            </w:pPr>
            <w:del w:id="338" w:author="Kopp, Darin" w:date="2025-02-20T15:34:00Z">
              <w:r w:rsidRPr="0068165D">
                <w:rPr>
                  <w:rFonts w:ascii="Times New Roman" w:hAnsi="Times New Roman" w:cs="Times New Roman"/>
                  <w:color w:val="000000"/>
                  <w:sz w:val="20"/>
                  <w:szCs w:val="20"/>
                </w:rPr>
                <w:delText xml:space="preserve">1475.78 </w:delText>
              </w:r>
            </w:del>
          </w:p>
          <w:p w14:paraId="408D67C4" w14:textId="77777777" w:rsidR="00CC4BB3" w:rsidRPr="0068165D" w:rsidRDefault="00CC4BB3" w:rsidP="00CC4BB3">
            <w:pPr>
              <w:spacing w:line="240" w:lineRule="auto"/>
              <w:contextualSpacing/>
              <w:jc w:val="center"/>
              <w:rPr>
                <w:del w:id="339" w:author="Kopp, Darin" w:date="2025-02-20T15:34:00Z"/>
                <w:rFonts w:ascii="Times New Roman" w:hAnsi="Times New Roman" w:cs="Times New Roman"/>
                <w:color w:val="000000"/>
                <w:sz w:val="20"/>
                <w:szCs w:val="20"/>
              </w:rPr>
            </w:pPr>
            <w:del w:id="340" w:author="Kopp, Darin" w:date="2025-02-20T15:34:00Z">
              <w:r w:rsidRPr="0068165D">
                <w:rPr>
                  <w:rFonts w:ascii="Times New Roman" w:hAnsi="Times New Roman" w:cs="Times New Roman"/>
                  <w:color w:val="000000"/>
                  <w:sz w:val="20"/>
                  <w:szCs w:val="20"/>
                </w:rPr>
                <w:delText>(889.64-2451.81)</w:delText>
              </w:r>
            </w:del>
          </w:p>
        </w:tc>
        <w:tc>
          <w:tcPr>
            <w:tcW w:w="507" w:type="pct"/>
            <w:shd w:val="clear" w:color="auto" w:fill="auto"/>
            <w:noWrap/>
            <w:vAlign w:val="bottom"/>
            <w:hideMark/>
          </w:tcPr>
          <w:p w14:paraId="0BD2B0B5" w14:textId="77777777" w:rsidR="0068165D" w:rsidRPr="0068165D" w:rsidRDefault="00CC4BB3" w:rsidP="00CC4BB3">
            <w:pPr>
              <w:spacing w:line="240" w:lineRule="auto"/>
              <w:contextualSpacing/>
              <w:jc w:val="center"/>
              <w:rPr>
                <w:del w:id="341" w:author="Kopp, Darin" w:date="2025-02-20T15:34:00Z"/>
                <w:rFonts w:ascii="Times New Roman" w:hAnsi="Times New Roman" w:cs="Times New Roman"/>
                <w:color w:val="000000"/>
                <w:sz w:val="20"/>
                <w:szCs w:val="20"/>
              </w:rPr>
            </w:pPr>
            <w:del w:id="342" w:author="Kopp, Darin" w:date="2025-02-20T15:34:00Z">
              <w:r w:rsidRPr="0068165D">
                <w:rPr>
                  <w:rFonts w:ascii="Times New Roman" w:hAnsi="Times New Roman" w:cs="Times New Roman"/>
                  <w:color w:val="000000"/>
                  <w:sz w:val="20"/>
                  <w:szCs w:val="20"/>
                </w:rPr>
                <w:delText xml:space="preserve">24.76 </w:delText>
              </w:r>
            </w:del>
          </w:p>
          <w:p w14:paraId="2CD1D5D0" w14:textId="77777777" w:rsidR="00CC4BB3" w:rsidRPr="0068165D" w:rsidRDefault="00CC4BB3" w:rsidP="00CC4BB3">
            <w:pPr>
              <w:spacing w:line="240" w:lineRule="auto"/>
              <w:contextualSpacing/>
              <w:jc w:val="center"/>
              <w:rPr>
                <w:del w:id="343" w:author="Kopp, Darin" w:date="2025-02-20T15:34:00Z"/>
                <w:rFonts w:ascii="Times New Roman" w:hAnsi="Times New Roman" w:cs="Times New Roman"/>
                <w:color w:val="000000"/>
                <w:sz w:val="20"/>
                <w:szCs w:val="20"/>
              </w:rPr>
            </w:pPr>
            <w:del w:id="344" w:author="Kopp, Darin" w:date="2025-02-20T15:34:00Z">
              <w:r w:rsidRPr="0068165D">
                <w:rPr>
                  <w:rFonts w:ascii="Times New Roman" w:hAnsi="Times New Roman" w:cs="Times New Roman"/>
                  <w:color w:val="000000"/>
                  <w:sz w:val="20"/>
                  <w:szCs w:val="20"/>
                </w:rPr>
                <w:delText>(19.19-27.73)</w:delText>
              </w:r>
            </w:del>
          </w:p>
        </w:tc>
      </w:tr>
      <w:tr w:rsidR="0068165D" w14:paraId="5E246499" w14:textId="77777777" w:rsidTr="00CC4BB3">
        <w:trPr>
          <w:trHeight w:val="300"/>
          <w:del w:id="345" w:author="Kopp, Darin" w:date="2025-02-20T15:34:00Z"/>
        </w:trPr>
        <w:tc>
          <w:tcPr>
            <w:tcW w:w="294" w:type="pct"/>
            <w:shd w:val="clear" w:color="auto" w:fill="auto"/>
            <w:noWrap/>
            <w:vAlign w:val="center"/>
            <w:hideMark/>
          </w:tcPr>
          <w:p w14:paraId="07E4FA16" w14:textId="77777777" w:rsidR="00CC4BB3" w:rsidRPr="0068165D" w:rsidRDefault="00CC4BB3" w:rsidP="00CC4BB3">
            <w:pPr>
              <w:spacing w:line="240" w:lineRule="auto"/>
              <w:contextualSpacing/>
              <w:jc w:val="center"/>
              <w:rPr>
                <w:del w:id="346" w:author="Kopp, Darin" w:date="2025-02-20T15:34:00Z"/>
                <w:rFonts w:ascii="Times New Roman" w:hAnsi="Times New Roman" w:cs="Times New Roman"/>
                <w:color w:val="000000"/>
                <w:sz w:val="20"/>
                <w:szCs w:val="20"/>
              </w:rPr>
            </w:pPr>
            <w:del w:id="347" w:author="Kopp, Darin" w:date="2025-02-20T15:34:00Z">
              <w:r w:rsidRPr="0068165D">
                <w:rPr>
                  <w:rFonts w:ascii="Times New Roman" w:hAnsi="Times New Roman" w:cs="Times New Roman"/>
                  <w:color w:val="000000"/>
                  <w:sz w:val="20"/>
                  <w:szCs w:val="20"/>
                </w:rPr>
                <w:delText>SPL</w:delText>
              </w:r>
            </w:del>
          </w:p>
        </w:tc>
        <w:tc>
          <w:tcPr>
            <w:tcW w:w="209" w:type="pct"/>
            <w:shd w:val="clear" w:color="auto" w:fill="auto"/>
            <w:noWrap/>
            <w:vAlign w:val="bottom"/>
            <w:hideMark/>
          </w:tcPr>
          <w:p w14:paraId="765AD609" w14:textId="77777777" w:rsidR="00CC4BB3" w:rsidRPr="0068165D" w:rsidRDefault="00CC4BB3" w:rsidP="00CC4BB3">
            <w:pPr>
              <w:spacing w:line="240" w:lineRule="auto"/>
              <w:contextualSpacing/>
              <w:jc w:val="center"/>
              <w:rPr>
                <w:del w:id="348" w:author="Kopp, Darin" w:date="2025-02-20T15:34:00Z"/>
                <w:rFonts w:ascii="Times New Roman" w:hAnsi="Times New Roman" w:cs="Times New Roman"/>
                <w:color w:val="000000"/>
                <w:sz w:val="20"/>
                <w:szCs w:val="20"/>
              </w:rPr>
            </w:pPr>
            <w:del w:id="349" w:author="Kopp, Darin" w:date="2025-02-20T15:34:00Z">
              <w:r w:rsidRPr="0068165D">
                <w:rPr>
                  <w:rFonts w:ascii="Times New Roman" w:hAnsi="Times New Roman" w:cs="Times New Roman"/>
                  <w:color w:val="000000"/>
                  <w:sz w:val="20"/>
                  <w:szCs w:val="20"/>
                </w:rPr>
                <w:delText>174</w:delText>
              </w:r>
            </w:del>
          </w:p>
        </w:tc>
        <w:tc>
          <w:tcPr>
            <w:tcW w:w="314" w:type="pct"/>
            <w:shd w:val="clear" w:color="auto" w:fill="auto"/>
            <w:noWrap/>
            <w:vAlign w:val="bottom"/>
            <w:hideMark/>
          </w:tcPr>
          <w:p w14:paraId="15D21261" w14:textId="77777777" w:rsidR="00CC4BB3" w:rsidRPr="0068165D" w:rsidRDefault="00CC4BB3" w:rsidP="00CC4BB3">
            <w:pPr>
              <w:spacing w:line="240" w:lineRule="auto"/>
              <w:contextualSpacing/>
              <w:jc w:val="center"/>
              <w:rPr>
                <w:del w:id="350" w:author="Kopp, Darin" w:date="2025-02-20T15:34:00Z"/>
                <w:rFonts w:ascii="Times New Roman" w:hAnsi="Times New Roman" w:cs="Times New Roman"/>
                <w:color w:val="000000"/>
                <w:sz w:val="20"/>
                <w:szCs w:val="20"/>
              </w:rPr>
            </w:pPr>
            <w:del w:id="351" w:author="Kopp, Darin" w:date="2025-02-20T15:34:00Z">
              <w:r w:rsidRPr="0068165D">
                <w:rPr>
                  <w:rFonts w:ascii="Times New Roman" w:hAnsi="Times New Roman" w:cs="Times New Roman"/>
                  <w:color w:val="000000"/>
                  <w:sz w:val="20"/>
                  <w:szCs w:val="20"/>
                </w:rPr>
                <w:delText>59</w:delText>
              </w:r>
            </w:del>
          </w:p>
        </w:tc>
        <w:tc>
          <w:tcPr>
            <w:tcW w:w="468" w:type="pct"/>
            <w:shd w:val="clear" w:color="auto" w:fill="auto"/>
            <w:noWrap/>
            <w:vAlign w:val="bottom"/>
            <w:hideMark/>
          </w:tcPr>
          <w:p w14:paraId="3717D780" w14:textId="77777777" w:rsidR="00CC4BB3" w:rsidRPr="0068165D" w:rsidRDefault="00CC4BB3" w:rsidP="00CC4BB3">
            <w:pPr>
              <w:spacing w:line="240" w:lineRule="auto"/>
              <w:contextualSpacing/>
              <w:jc w:val="center"/>
              <w:rPr>
                <w:del w:id="352" w:author="Kopp, Darin" w:date="2025-02-20T15:34:00Z"/>
                <w:rFonts w:ascii="Times New Roman" w:hAnsi="Times New Roman" w:cs="Times New Roman"/>
                <w:color w:val="000000"/>
                <w:sz w:val="20"/>
                <w:szCs w:val="20"/>
              </w:rPr>
            </w:pPr>
            <w:del w:id="353" w:author="Kopp, Darin" w:date="2025-02-20T15:34:00Z">
              <w:r w:rsidRPr="0068165D">
                <w:rPr>
                  <w:rFonts w:ascii="Times New Roman" w:hAnsi="Times New Roman" w:cs="Times New Roman"/>
                  <w:color w:val="000000"/>
                  <w:sz w:val="20"/>
                  <w:szCs w:val="20"/>
                </w:rPr>
                <w:delText xml:space="preserve">1165 </w:delText>
              </w:r>
            </w:del>
          </w:p>
          <w:p w14:paraId="28B30F2F" w14:textId="77777777" w:rsidR="00CC4BB3" w:rsidRPr="0068165D" w:rsidRDefault="00CC4BB3" w:rsidP="00CC4BB3">
            <w:pPr>
              <w:spacing w:line="240" w:lineRule="auto"/>
              <w:contextualSpacing/>
              <w:jc w:val="center"/>
              <w:rPr>
                <w:del w:id="354" w:author="Kopp, Darin" w:date="2025-02-20T15:34:00Z"/>
                <w:rFonts w:ascii="Times New Roman" w:hAnsi="Times New Roman" w:cs="Times New Roman"/>
                <w:color w:val="000000"/>
                <w:sz w:val="20"/>
                <w:szCs w:val="20"/>
              </w:rPr>
            </w:pPr>
            <w:del w:id="355" w:author="Kopp, Darin" w:date="2025-02-20T15:34:00Z">
              <w:r w:rsidRPr="0068165D">
                <w:rPr>
                  <w:rFonts w:ascii="Times New Roman" w:hAnsi="Times New Roman" w:cs="Times New Roman"/>
                  <w:color w:val="000000"/>
                  <w:sz w:val="20"/>
                  <w:szCs w:val="20"/>
                </w:rPr>
                <w:delText>(145-21175)</w:delText>
              </w:r>
            </w:del>
          </w:p>
        </w:tc>
        <w:tc>
          <w:tcPr>
            <w:tcW w:w="593" w:type="pct"/>
            <w:shd w:val="clear" w:color="auto" w:fill="auto"/>
            <w:noWrap/>
            <w:vAlign w:val="bottom"/>
            <w:hideMark/>
          </w:tcPr>
          <w:p w14:paraId="785A5510" w14:textId="77777777" w:rsidR="0068165D" w:rsidRPr="0068165D" w:rsidRDefault="00CC4BB3" w:rsidP="00CC4BB3">
            <w:pPr>
              <w:spacing w:line="240" w:lineRule="auto"/>
              <w:contextualSpacing/>
              <w:jc w:val="center"/>
              <w:rPr>
                <w:del w:id="356" w:author="Kopp, Darin" w:date="2025-02-20T15:34:00Z"/>
                <w:rFonts w:ascii="Times New Roman" w:hAnsi="Times New Roman" w:cs="Times New Roman"/>
                <w:color w:val="000000"/>
                <w:sz w:val="20"/>
                <w:szCs w:val="20"/>
              </w:rPr>
            </w:pPr>
            <w:del w:id="357" w:author="Kopp, Darin" w:date="2025-02-20T15:34:00Z">
              <w:r w:rsidRPr="0068165D">
                <w:rPr>
                  <w:rFonts w:ascii="Times New Roman" w:hAnsi="Times New Roman" w:cs="Times New Roman"/>
                  <w:color w:val="000000"/>
                  <w:sz w:val="20"/>
                  <w:szCs w:val="20"/>
                </w:rPr>
                <w:delText xml:space="preserve">147.12 </w:delText>
              </w:r>
            </w:del>
          </w:p>
          <w:p w14:paraId="3C7E4298" w14:textId="77777777" w:rsidR="00CC4BB3" w:rsidRPr="0068165D" w:rsidRDefault="00CC4BB3" w:rsidP="00CC4BB3">
            <w:pPr>
              <w:spacing w:line="240" w:lineRule="auto"/>
              <w:contextualSpacing/>
              <w:jc w:val="center"/>
              <w:rPr>
                <w:del w:id="358" w:author="Kopp, Darin" w:date="2025-02-20T15:34:00Z"/>
                <w:rFonts w:ascii="Times New Roman" w:hAnsi="Times New Roman" w:cs="Times New Roman"/>
                <w:color w:val="000000"/>
                <w:sz w:val="20"/>
                <w:szCs w:val="20"/>
              </w:rPr>
            </w:pPr>
            <w:del w:id="359" w:author="Kopp, Darin" w:date="2025-02-20T15:34:00Z">
              <w:r w:rsidRPr="0068165D">
                <w:rPr>
                  <w:rFonts w:ascii="Times New Roman" w:hAnsi="Times New Roman" w:cs="Times New Roman"/>
                  <w:color w:val="000000"/>
                  <w:sz w:val="20"/>
                  <w:szCs w:val="20"/>
                </w:rPr>
                <w:delText>(5.21-4351.7)</w:delText>
              </w:r>
            </w:del>
          </w:p>
        </w:tc>
        <w:tc>
          <w:tcPr>
            <w:tcW w:w="537" w:type="pct"/>
            <w:shd w:val="clear" w:color="auto" w:fill="auto"/>
            <w:noWrap/>
            <w:vAlign w:val="bottom"/>
            <w:hideMark/>
          </w:tcPr>
          <w:p w14:paraId="52CD9DC1" w14:textId="77777777" w:rsidR="0068165D" w:rsidRPr="0068165D" w:rsidRDefault="00CC4BB3" w:rsidP="00CC4BB3">
            <w:pPr>
              <w:spacing w:line="240" w:lineRule="auto"/>
              <w:contextualSpacing/>
              <w:jc w:val="center"/>
              <w:rPr>
                <w:del w:id="360" w:author="Kopp, Darin" w:date="2025-02-20T15:34:00Z"/>
                <w:rFonts w:ascii="Times New Roman" w:hAnsi="Times New Roman" w:cs="Times New Roman"/>
                <w:color w:val="000000"/>
                <w:sz w:val="20"/>
                <w:szCs w:val="20"/>
              </w:rPr>
            </w:pPr>
            <w:del w:id="361" w:author="Kopp, Darin" w:date="2025-02-20T15:34:00Z">
              <w:r w:rsidRPr="0068165D">
                <w:rPr>
                  <w:rFonts w:ascii="Times New Roman" w:hAnsi="Times New Roman" w:cs="Times New Roman"/>
                  <w:color w:val="000000"/>
                  <w:sz w:val="20"/>
                  <w:szCs w:val="20"/>
                </w:rPr>
                <w:delText xml:space="preserve">30.36 </w:delText>
              </w:r>
            </w:del>
          </w:p>
          <w:p w14:paraId="3529DB77" w14:textId="77777777" w:rsidR="00CC4BB3" w:rsidRPr="0068165D" w:rsidRDefault="00CC4BB3" w:rsidP="00CC4BB3">
            <w:pPr>
              <w:spacing w:line="240" w:lineRule="auto"/>
              <w:contextualSpacing/>
              <w:jc w:val="center"/>
              <w:rPr>
                <w:del w:id="362" w:author="Kopp, Darin" w:date="2025-02-20T15:34:00Z"/>
                <w:rFonts w:ascii="Times New Roman" w:hAnsi="Times New Roman" w:cs="Times New Roman"/>
                <w:color w:val="000000"/>
                <w:sz w:val="20"/>
                <w:szCs w:val="20"/>
              </w:rPr>
            </w:pPr>
            <w:del w:id="363" w:author="Kopp, Darin" w:date="2025-02-20T15:34:00Z">
              <w:r w:rsidRPr="0068165D">
                <w:rPr>
                  <w:rFonts w:ascii="Times New Roman" w:hAnsi="Times New Roman" w:cs="Times New Roman"/>
                  <w:color w:val="000000"/>
                  <w:sz w:val="20"/>
                  <w:szCs w:val="20"/>
                </w:rPr>
                <w:delText>(0.43-5220)</w:delText>
              </w:r>
            </w:del>
          </w:p>
        </w:tc>
        <w:tc>
          <w:tcPr>
            <w:tcW w:w="537" w:type="pct"/>
            <w:shd w:val="clear" w:color="auto" w:fill="auto"/>
            <w:noWrap/>
            <w:vAlign w:val="bottom"/>
            <w:hideMark/>
          </w:tcPr>
          <w:p w14:paraId="21D542B8" w14:textId="77777777" w:rsidR="0068165D" w:rsidRPr="0068165D" w:rsidRDefault="00CC4BB3" w:rsidP="00CC4BB3">
            <w:pPr>
              <w:spacing w:line="240" w:lineRule="auto"/>
              <w:contextualSpacing/>
              <w:jc w:val="center"/>
              <w:rPr>
                <w:del w:id="364" w:author="Kopp, Darin" w:date="2025-02-20T15:34:00Z"/>
                <w:rFonts w:ascii="Times New Roman" w:hAnsi="Times New Roman" w:cs="Times New Roman"/>
                <w:color w:val="000000"/>
                <w:sz w:val="20"/>
                <w:szCs w:val="20"/>
              </w:rPr>
            </w:pPr>
            <w:del w:id="365" w:author="Kopp, Darin" w:date="2025-02-20T15:34:00Z">
              <w:r w:rsidRPr="0068165D">
                <w:rPr>
                  <w:rFonts w:ascii="Times New Roman" w:hAnsi="Times New Roman" w:cs="Times New Roman"/>
                  <w:color w:val="000000"/>
                  <w:sz w:val="20"/>
                  <w:szCs w:val="20"/>
                </w:rPr>
                <w:delText xml:space="preserve">88.89 </w:delText>
              </w:r>
            </w:del>
          </w:p>
          <w:p w14:paraId="0D6D4232" w14:textId="77777777" w:rsidR="00CC4BB3" w:rsidRPr="0068165D" w:rsidRDefault="00CC4BB3" w:rsidP="00CC4BB3">
            <w:pPr>
              <w:spacing w:line="240" w:lineRule="auto"/>
              <w:contextualSpacing/>
              <w:jc w:val="center"/>
              <w:rPr>
                <w:del w:id="366" w:author="Kopp, Darin" w:date="2025-02-20T15:34:00Z"/>
                <w:rFonts w:ascii="Times New Roman" w:hAnsi="Times New Roman" w:cs="Times New Roman"/>
                <w:color w:val="000000"/>
                <w:sz w:val="20"/>
                <w:szCs w:val="20"/>
              </w:rPr>
            </w:pPr>
            <w:del w:id="367" w:author="Kopp, Darin" w:date="2025-02-20T15:34:00Z">
              <w:r w:rsidRPr="0068165D">
                <w:rPr>
                  <w:rFonts w:ascii="Times New Roman" w:hAnsi="Times New Roman" w:cs="Times New Roman"/>
                  <w:color w:val="000000"/>
                  <w:sz w:val="20"/>
                  <w:szCs w:val="20"/>
                </w:rPr>
                <w:delText>(1.96-3716.6)</w:delText>
              </w:r>
            </w:del>
          </w:p>
        </w:tc>
        <w:tc>
          <w:tcPr>
            <w:tcW w:w="356" w:type="pct"/>
            <w:shd w:val="clear" w:color="auto" w:fill="auto"/>
            <w:noWrap/>
            <w:vAlign w:val="bottom"/>
            <w:hideMark/>
          </w:tcPr>
          <w:p w14:paraId="3391383B" w14:textId="77777777" w:rsidR="0068165D" w:rsidRPr="0068165D" w:rsidRDefault="00CC4BB3" w:rsidP="00CC4BB3">
            <w:pPr>
              <w:spacing w:line="240" w:lineRule="auto"/>
              <w:contextualSpacing/>
              <w:jc w:val="center"/>
              <w:rPr>
                <w:del w:id="368" w:author="Kopp, Darin" w:date="2025-02-20T15:34:00Z"/>
                <w:rFonts w:ascii="Times New Roman" w:hAnsi="Times New Roman" w:cs="Times New Roman"/>
                <w:color w:val="000000"/>
                <w:sz w:val="20"/>
                <w:szCs w:val="20"/>
              </w:rPr>
            </w:pPr>
            <w:del w:id="369" w:author="Kopp, Darin" w:date="2025-02-20T15:34:00Z">
              <w:r w:rsidRPr="0068165D">
                <w:rPr>
                  <w:rFonts w:ascii="Times New Roman" w:hAnsi="Times New Roman" w:cs="Times New Roman"/>
                  <w:color w:val="000000"/>
                  <w:sz w:val="20"/>
                  <w:szCs w:val="20"/>
                </w:rPr>
                <w:delText xml:space="preserve">1.04 </w:delText>
              </w:r>
            </w:del>
          </w:p>
          <w:p w14:paraId="6526EE85" w14:textId="77777777" w:rsidR="00CC4BB3" w:rsidRPr="0068165D" w:rsidRDefault="00CC4BB3" w:rsidP="00CC4BB3">
            <w:pPr>
              <w:spacing w:line="240" w:lineRule="auto"/>
              <w:contextualSpacing/>
              <w:jc w:val="center"/>
              <w:rPr>
                <w:del w:id="370" w:author="Kopp, Darin" w:date="2025-02-20T15:34:00Z"/>
                <w:rFonts w:ascii="Times New Roman" w:hAnsi="Times New Roman" w:cs="Times New Roman"/>
                <w:color w:val="000000"/>
                <w:sz w:val="20"/>
                <w:szCs w:val="20"/>
              </w:rPr>
            </w:pPr>
            <w:del w:id="371" w:author="Kopp, Darin" w:date="2025-02-20T15:34:00Z">
              <w:r w:rsidRPr="0068165D">
                <w:rPr>
                  <w:rFonts w:ascii="Times New Roman" w:hAnsi="Times New Roman" w:cs="Times New Roman"/>
                  <w:color w:val="000000"/>
                  <w:sz w:val="20"/>
                  <w:szCs w:val="20"/>
                </w:rPr>
                <w:delText>(0-5.88)</w:delText>
              </w:r>
            </w:del>
          </w:p>
        </w:tc>
        <w:tc>
          <w:tcPr>
            <w:tcW w:w="537" w:type="pct"/>
            <w:shd w:val="clear" w:color="auto" w:fill="auto"/>
            <w:noWrap/>
            <w:vAlign w:val="bottom"/>
            <w:hideMark/>
          </w:tcPr>
          <w:p w14:paraId="21996246" w14:textId="77777777" w:rsidR="0068165D" w:rsidRPr="0068165D" w:rsidRDefault="00CC4BB3" w:rsidP="00CC4BB3">
            <w:pPr>
              <w:spacing w:line="240" w:lineRule="auto"/>
              <w:contextualSpacing/>
              <w:jc w:val="center"/>
              <w:rPr>
                <w:del w:id="372" w:author="Kopp, Darin" w:date="2025-02-20T15:34:00Z"/>
                <w:rFonts w:ascii="Times New Roman" w:hAnsi="Times New Roman" w:cs="Times New Roman"/>
                <w:color w:val="000000"/>
                <w:sz w:val="20"/>
                <w:szCs w:val="20"/>
              </w:rPr>
            </w:pPr>
            <w:del w:id="373" w:author="Kopp, Darin" w:date="2025-02-20T15:34:00Z">
              <w:r w:rsidRPr="0068165D">
                <w:rPr>
                  <w:rFonts w:ascii="Times New Roman" w:hAnsi="Times New Roman" w:cs="Times New Roman"/>
                  <w:color w:val="000000"/>
                  <w:sz w:val="20"/>
                  <w:szCs w:val="20"/>
                </w:rPr>
                <w:delText xml:space="preserve">0.35 </w:delText>
              </w:r>
            </w:del>
          </w:p>
          <w:p w14:paraId="145BD7DF" w14:textId="77777777" w:rsidR="00CC4BB3" w:rsidRPr="0068165D" w:rsidRDefault="00CC4BB3" w:rsidP="00CC4BB3">
            <w:pPr>
              <w:spacing w:line="240" w:lineRule="auto"/>
              <w:contextualSpacing/>
              <w:jc w:val="center"/>
              <w:rPr>
                <w:del w:id="374" w:author="Kopp, Darin" w:date="2025-02-20T15:34:00Z"/>
                <w:rFonts w:ascii="Times New Roman" w:hAnsi="Times New Roman" w:cs="Times New Roman"/>
                <w:color w:val="000000"/>
                <w:sz w:val="20"/>
                <w:szCs w:val="20"/>
              </w:rPr>
            </w:pPr>
            <w:del w:id="375" w:author="Kopp, Darin" w:date="2025-02-20T15:34:00Z">
              <w:r w:rsidRPr="0068165D">
                <w:rPr>
                  <w:rFonts w:ascii="Times New Roman" w:hAnsi="Times New Roman" w:cs="Times New Roman"/>
                  <w:color w:val="000000"/>
                  <w:sz w:val="20"/>
                  <w:szCs w:val="20"/>
                </w:rPr>
                <w:delText>(0.01-5656.85)</w:delText>
              </w:r>
            </w:del>
          </w:p>
        </w:tc>
        <w:tc>
          <w:tcPr>
            <w:tcW w:w="648" w:type="pct"/>
            <w:shd w:val="clear" w:color="auto" w:fill="auto"/>
            <w:noWrap/>
            <w:vAlign w:val="bottom"/>
            <w:hideMark/>
          </w:tcPr>
          <w:p w14:paraId="22754195" w14:textId="77777777" w:rsidR="0068165D" w:rsidRPr="0068165D" w:rsidRDefault="00CC4BB3" w:rsidP="00CC4BB3">
            <w:pPr>
              <w:spacing w:line="240" w:lineRule="auto"/>
              <w:contextualSpacing/>
              <w:jc w:val="center"/>
              <w:rPr>
                <w:del w:id="376" w:author="Kopp, Darin" w:date="2025-02-20T15:34:00Z"/>
                <w:rFonts w:ascii="Times New Roman" w:hAnsi="Times New Roman" w:cs="Times New Roman"/>
                <w:color w:val="000000"/>
                <w:sz w:val="20"/>
                <w:szCs w:val="20"/>
              </w:rPr>
            </w:pPr>
            <w:del w:id="377" w:author="Kopp, Darin" w:date="2025-02-20T15:34:00Z">
              <w:r w:rsidRPr="0068165D">
                <w:rPr>
                  <w:rFonts w:ascii="Times New Roman" w:hAnsi="Times New Roman" w:cs="Times New Roman"/>
                  <w:color w:val="000000"/>
                  <w:sz w:val="20"/>
                  <w:szCs w:val="20"/>
                </w:rPr>
                <w:delText xml:space="preserve">616.17 </w:delText>
              </w:r>
            </w:del>
          </w:p>
          <w:p w14:paraId="0761B41E" w14:textId="77777777" w:rsidR="00CC4BB3" w:rsidRPr="0068165D" w:rsidRDefault="00CC4BB3" w:rsidP="00CC4BB3">
            <w:pPr>
              <w:spacing w:line="240" w:lineRule="auto"/>
              <w:contextualSpacing/>
              <w:jc w:val="center"/>
              <w:rPr>
                <w:del w:id="378" w:author="Kopp, Darin" w:date="2025-02-20T15:34:00Z"/>
                <w:rFonts w:ascii="Times New Roman" w:hAnsi="Times New Roman" w:cs="Times New Roman"/>
                <w:color w:val="000000"/>
                <w:sz w:val="20"/>
                <w:szCs w:val="20"/>
              </w:rPr>
            </w:pPr>
            <w:del w:id="379" w:author="Kopp, Darin" w:date="2025-02-20T15:34:00Z">
              <w:r w:rsidRPr="0068165D">
                <w:rPr>
                  <w:rFonts w:ascii="Times New Roman" w:hAnsi="Times New Roman" w:cs="Times New Roman"/>
                  <w:color w:val="000000"/>
                  <w:sz w:val="20"/>
                  <w:szCs w:val="20"/>
                </w:rPr>
                <w:delText>(240.1-1404.61)</w:delText>
              </w:r>
            </w:del>
          </w:p>
        </w:tc>
        <w:tc>
          <w:tcPr>
            <w:tcW w:w="507" w:type="pct"/>
            <w:shd w:val="clear" w:color="auto" w:fill="auto"/>
            <w:noWrap/>
            <w:vAlign w:val="bottom"/>
            <w:hideMark/>
          </w:tcPr>
          <w:p w14:paraId="4A47A536" w14:textId="77777777" w:rsidR="0068165D" w:rsidRPr="0068165D" w:rsidRDefault="00CC4BB3" w:rsidP="00CC4BB3">
            <w:pPr>
              <w:spacing w:line="240" w:lineRule="auto"/>
              <w:contextualSpacing/>
              <w:jc w:val="center"/>
              <w:rPr>
                <w:del w:id="380" w:author="Kopp, Darin" w:date="2025-02-20T15:34:00Z"/>
                <w:rFonts w:ascii="Times New Roman" w:hAnsi="Times New Roman" w:cs="Times New Roman"/>
                <w:color w:val="000000"/>
                <w:sz w:val="20"/>
                <w:szCs w:val="20"/>
              </w:rPr>
            </w:pPr>
            <w:del w:id="381" w:author="Kopp, Darin" w:date="2025-02-20T15:34:00Z">
              <w:r w:rsidRPr="0068165D">
                <w:rPr>
                  <w:rFonts w:ascii="Times New Roman" w:hAnsi="Times New Roman" w:cs="Times New Roman"/>
                  <w:color w:val="000000"/>
                  <w:sz w:val="20"/>
                  <w:szCs w:val="20"/>
                </w:rPr>
                <w:delText xml:space="preserve">25.88 </w:delText>
              </w:r>
            </w:del>
          </w:p>
          <w:p w14:paraId="3999D8F1" w14:textId="77777777" w:rsidR="00CC4BB3" w:rsidRPr="0068165D" w:rsidRDefault="00CC4BB3" w:rsidP="00CC4BB3">
            <w:pPr>
              <w:spacing w:line="240" w:lineRule="auto"/>
              <w:contextualSpacing/>
              <w:jc w:val="center"/>
              <w:rPr>
                <w:del w:id="382" w:author="Kopp, Darin" w:date="2025-02-20T15:34:00Z"/>
                <w:rFonts w:ascii="Times New Roman" w:hAnsi="Times New Roman" w:cs="Times New Roman"/>
                <w:color w:val="000000"/>
                <w:sz w:val="20"/>
                <w:szCs w:val="20"/>
              </w:rPr>
            </w:pPr>
            <w:del w:id="383" w:author="Kopp, Darin" w:date="2025-02-20T15:34:00Z">
              <w:r w:rsidRPr="0068165D">
                <w:rPr>
                  <w:rFonts w:ascii="Times New Roman" w:hAnsi="Times New Roman" w:cs="Times New Roman"/>
                  <w:color w:val="000000"/>
                  <w:sz w:val="20"/>
                  <w:szCs w:val="20"/>
                </w:rPr>
                <w:delText>(11.96-32.75)</w:delText>
              </w:r>
            </w:del>
          </w:p>
        </w:tc>
      </w:tr>
      <w:tr w:rsidR="0068165D" w14:paraId="4E86190C" w14:textId="77777777" w:rsidTr="00CC4BB3">
        <w:trPr>
          <w:trHeight w:val="300"/>
          <w:del w:id="384" w:author="Kopp, Darin" w:date="2025-02-20T15:34:00Z"/>
        </w:trPr>
        <w:tc>
          <w:tcPr>
            <w:tcW w:w="294" w:type="pct"/>
            <w:shd w:val="clear" w:color="auto" w:fill="auto"/>
            <w:noWrap/>
            <w:vAlign w:val="center"/>
            <w:hideMark/>
          </w:tcPr>
          <w:p w14:paraId="353433A0" w14:textId="77777777" w:rsidR="00CC4BB3" w:rsidRPr="0068165D" w:rsidRDefault="00CC4BB3" w:rsidP="00CC4BB3">
            <w:pPr>
              <w:spacing w:line="240" w:lineRule="auto"/>
              <w:contextualSpacing/>
              <w:jc w:val="center"/>
              <w:rPr>
                <w:del w:id="385" w:author="Kopp, Darin" w:date="2025-02-20T15:34:00Z"/>
                <w:rFonts w:ascii="Times New Roman" w:hAnsi="Times New Roman" w:cs="Times New Roman"/>
                <w:color w:val="000000"/>
                <w:sz w:val="20"/>
                <w:szCs w:val="20"/>
              </w:rPr>
            </w:pPr>
            <w:del w:id="386" w:author="Kopp, Darin" w:date="2025-02-20T15:34:00Z">
              <w:r w:rsidRPr="0068165D">
                <w:rPr>
                  <w:rFonts w:ascii="Times New Roman" w:hAnsi="Times New Roman" w:cs="Times New Roman"/>
                  <w:color w:val="000000"/>
                  <w:sz w:val="20"/>
                  <w:szCs w:val="20"/>
                </w:rPr>
                <w:delText>TPL</w:delText>
              </w:r>
            </w:del>
          </w:p>
        </w:tc>
        <w:tc>
          <w:tcPr>
            <w:tcW w:w="209" w:type="pct"/>
            <w:shd w:val="clear" w:color="auto" w:fill="auto"/>
            <w:noWrap/>
            <w:vAlign w:val="bottom"/>
            <w:hideMark/>
          </w:tcPr>
          <w:p w14:paraId="2EAD4623" w14:textId="77777777" w:rsidR="00CC4BB3" w:rsidRPr="0068165D" w:rsidRDefault="00CC4BB3" w:rsidP="00CC4BB3">
            <w:pPr>
              <w:spacing w:line="240" w:lineRule="auto"/>
              <w:contextualSpacing/>
              <w:jc w:val="center"/>
              <w:rPr>
                <w:del w:id="387" w:author="Kopp, Darin" w:date="2025-02-20T15:34:00Z"/>
                <w:rFonts w:ascii="Times New Roman" w:hAnsi="Times New Roman" w:cs="Times New Roman"/>
                <w:color w:val="000000"/>
                <w:sz w:val="20"/>
                <w:szCs w:val="20"/>
              </w:rPr>
            </w:pPr>
            <w:del w:id="388" w:author="Kopp, Darin" w:date="2025-02-20T15:34:00Z">
              <w:r w:rsidRPr="0068165D">
                <w:rPr>
                  <w:rFonts w:ascii="Times New Roman" w:hAnsi="Times New Roman" w:cs="Times New Roman"/>
                  <w:color w:val="000000"/>
                  <w:sz w:val="20"/>
                  <w:szCs w:val="20"/>
                </w:rPr>
                <w:delText>223</w:delText>
              </w:r>
            </w:del>
          </w:p>
        </w:tc>
        <w:tc>
          <w:tcPr>
            <w:tcW w:w="314" w:type="pct"/>
            <w:shd w:val="clear" w:color="auto" w:fill="auto"/>
            <w:noWrap/>
            <w:vAlign w:val="bottom"/>
            <w:hideMark/>
          </w:tcPr>
          <w:p w14:paraId="48686B5B" w14:textId="77777777" w:rsidR="00CC4BB3" w:rsidRPr="0068165D" w:rsidRDefault="00CC4BB3" w:rsidP="00CC4BB3">
            <w:pPr>
              <w:spacing w:line="240" w:lineRule="auto"/>
              <w:contextualSpacing/>
              <w:jc w:val="center"/>
              <w:rPr>
                <w:del w:id="389" w:author="Kopp, Darin" w:date="2025-02-20T15:34:00Z"/>
                <w:rFonts w:ascii="Times New Roman" w:hAnsi="Times New Roman" w:cs="Times New Roman"/>
                <w:color w:val="000000"/>
                <w:sz w:val="20"/>
                <w:szCs w:val="20"/>
              </w:rPr>
            </w:pPr>
            <w:del w:id="390" w:author="Kopp, Darin" w:date="2025-02-20T15:34:00Z">
              <w:r w:rsidRPr="0068165D">
                <w:rPr>
                  <w:rFonts w:ascii="Times New Roman" w:hAnsi="Times New Roman" w:cs="Times New Roman"/>
                  <w:color w:val="000000"/>
                  <w:sz w:val="20"/>
                  <w:szCs w:val="20"/>
                </w:rPr>
                <w:delText>74</w:delText>
              </w:r>
            </w:del>
          </w:p>
        </w:tc>
        <w:tc>
          <w:tcPr>
            <w:tcW w:w="468" w:type="pct"/>
            <w:shd w:val="clear" w:color="auto" w:fill="auto"/>
            <w:noWrap/>
            <w:vAlign w:val="bottom"/>
            <w:hideMark/>
          </w:tcPr>
          <w:p w14:paraId="68EB5633" w14:textId="77777777" w:rsidR="00CC4BB3" w:rsidRPr="0068165D" w:rsidRDefault="00CC4BB3" w:rsidP="00CC4BB3">
            <w:pPr>
              <w:spacing w:line="240" w:lineRule="auto"/>
              <w:contextualSpacing/>
              <w:jc w:val="center"/>
              <w:rPr>
                <w:del w:id="391" w:author="Kopp, Darin" w:date="2025-02-20T15:34:00Z"/>
                <w:rFonts w:ascii="Times New Roman" w:hAnsi="Times New Roman" w:cs="Times New Roman"/>
                <w:color w:val="000000"/>
                <w:sz w:val="20"/>
                <w:szCs w:val="20"/>
              </w:rPr>
            </w:pPr>
            <w:del w:id="392" w:author="Kopp, Darin" w:date="2025-02-20T15:34:00Z">
              <w:r w:rsidRPr="0068165D">
                <w:rPr>
                  <w:rFonts w:ascii="Times New Roman" w:hAnsi="Times New Roman" w:cs="Times New Roman"/>
                  <w:color w:val="000000"/>
                  <w:sz w:val="20"/>
                  <w:szCs w:val="20"/>
                </w:rPr>
                <w:delText xml:space="preserve">1806 </w:delText>
              </w:r>
            </w:del>
          </w:p>
          <w:p w14:paraId="2756E20F" w14:textId="77777777" w:rsidR="00CC4BB3" w:rsidRPr="0068165D" w:rsidRDefault="00CC4BB3" w:rsidP="00CC4BB3">
            <w:pPr>
              <w:spacing w:line="240" w:lineRule="auto"/>
              <w:contextualSpacing/>
              <w:jc w:val="center"/>
              <w:rPr>
                <w:del w:id="393" w:author="Kopp, Darin" w:date="2025-02-20T15:34:00Z"/>
                <w:rFonts w:ascii="Times New Roman" w:hAnsi="Times New Roman" w:cs="Times New Roman"/>
                <w:color w:val="000000"/>
                <w:sz w:val="20"/>
                <w:szCs w:val="20"/>
              </w:rPr>
            </w:pPr>
            <w:del w:id="394" w:author="Kopp, Darin" w:date="2025-02-20T15:34:00Z">
              <w:r w:rsidRPr="0068165D">
                <w:rPr>
                  <w:rFonts w:ascii="Times New Roman" w:hAnsi="Times New Roman" w:cs="Times New Roman"/>
                  <w:color w:val="000000"/>
                  <w:sz w:val="20"/>
                  <w:szCs w:val="20"/>
                </w:rPr>
                <w:delText>(236-16219)</w:delText>
              </w:r>
            </w:del>
          </w:p>
        </w:tc>
        <w:tc>
          <w:tcPr>
            <w:tcW w:w="593" w:type="pct"/>
            <w:shd w:val="clear" w:color="auto" w:fill="auto"/>
            <w:noWrap/>
            <w:vAlign w:val="bottom"/>
            <w:hideMark/>
          </w:tcPr>
          <w:p w14:paraId="4B2B12C5" w14:textId="77777777" w:rsidR="0068165D" w:rsidRPr="0068165D" w:rsidRDefault="00CC4BB3" w:rsidP="00CC4BB3">
            <w:pPr>
              <w:spacing w:line="240" w:lineRule="auto"/>
              <w:contextualSpacing/>
              <w:jc w:val="center"/>
              <w:rPr>
                <w:del w:id="395" w:author="Kopp, Darin" w:date="2025-02-20T15:34:00Z"/>
                <w:rFonts w:ascii="Times New Roman" w:hAnsi="Times New Roman" w:cs="Times New Roman"/>
                <w:color w:val="000000"/>
                <w:sz w:val="20"/>
                <w:szCs w:val="20"/>
              </w:rPr>
            </w:pPr>
            <w:del w:id="396" w:author="Kopp, Darin" w:date="2025-02-20T15:34:00Z">
              <w:r w:rsidRPr="0068165D">
                <w:rPr>
                  <w:rFonts w:ascii="Times New Roman" w:hAnsi="Times New Roman" w:cs="Times New Roman"/>
                  <w:color w:val="000000"/>
                  <w:sz w:val="20"/>
                  <w:szCs w:val="20"/>
                </w:rPr>
                <w:delText xml:space="preserve">165.08 </w:delText>
              </w:r>
            </w:del>
          </w:p>
          <w:p w14:paraId="4E7BE7AE" w14:textId="77777777" w:rsidR="00CC4BB3" w:rsidRPr="0068165D" w:rsidRDefault="00CC4BB3" w:rsidP="00CC4BB3">
            <w:pPr>
              <w:spacing w:line="240" w:lineRule="auto"/>
              <w:contextualSpacing/>
              <w:jc w:val="center"/>
              <w:rPr>
                <w:del w:id="397" w:author="Kopp, Darin" w:date="2025-02-20T15:34:00Z"/>
                <w:rFonts w:ascii="Times New Roman" w:hAnsi="Times New Roman" w:cs="Times New Roman"/>
                <w:color w:val="000000"/>
                <w:sz w:val="20"/>
                <w:szCs w:val="20"/>
              </w:rPr>
            </w:pPr>
            <w:del w:id="398" w:author="Kopp, Darin" w:date="2025-02-20T15:34:00Z">
              <w:r w:rsidRPr="0068165D">
                <w:rPr>
                  <w:rFonts w:ascii="Times New Roman" w:hAnsi="Times New Roman" w:cs="Times New Roman"/>
                  <w:color w:val="000000"/>
                  <w:sz w:val="20"/>
                  <w:szCs w:val="20"/>
                </w:rPr>
                <w:delText>(11.45-1066.87)</w:delText>
              </w:r>
            </w:del>
          </w:p>
        </w:tc>
        <w:tc>
          <w:tcPr>
            <w:tcW w:w="537" w:type="pct"/>
            <w:shd w:val="clear" w:color="auto" w:fill="auto"/>
            <w:noWrap/>
            <w:vAlign w:val="bottom"/>
            <w:hideMark/>
          </w:tcPr>
          <w:p w14:paraId="0273EF6F" w14:textId="77777777" w:rsidR="0068165D" w:rsidRPr="0068165D" w:rsidRDefault="00CC4BB3" w:rsidP="00CC4BB3">
            <w:pPr>
              <w:spacing w:line="240" w:lineRule="auto"/>
              <w:contextualSpacing/>
              <w:jc w:val="center"/>
              <w:rPr>
                <w:del w:id="399" w:author="Kopp, Darin" w:date="2025-02-20T15:34:00Z"/>
                <w:rFonts w:ascii="Times New Roman" w:hAnsi="Times New Roman" w:cs="Times New Roman"/>
                <w:color w:val="000000"/>
                <w:sz w:val="20"/>
                <w:szCs w:val="20"/>
              </w:rPr>
            </w:pPr>
            <w:del w:id="400" w:author="Kopp, Darin" w:date="2025-02-20T15:34:00Z">
              <w:r w:rsidRPr="0068165D">
                <w:rPr>
                  <w:rFonts w:ascii="Times New Roman" w:hAnsi="Times New Roman" w:cs="Times New Roman"/>
                  <w:color w:val="000000"/>
                  <w:sz w:val="20"/>
                  <w:szCs w:val="20"/>
                </w:rPr>
                <w:delText xml:space="preserve">18.9 </w:delText>
              </w:r>
            </w:del>
          </w:p>
          <w:p w14:paraId="34B5140C" w14:textId="77777777" w:rsidR="00CC4BB3" w:rsidRPr="0068165D" w:rsidRDefault="00CC4BB3" w:rsidP="00CC4BB3">
            <w:pPr>
              <w:spacing w:line="240" w:lineRule="auto"/>
              <w:contextualSpacing/>
              <w:jc w:val="center"/>
              <w:rPr>
                <w:del w:id="401" w:author="Kopp, Darin" w:date="2025-02-20T15:34:00Z"/>
                <w:rFonts w:ascii="Times New Roman" w:hAnsi="Times New Roman" w:cs="Times New Roman"/>
                <w:color w:val="000000"/>
                <w:sz w:val="20"/>
                <w:szCs w:val="20"/>
              </w:rPr>
            </w:pPr>
            <w:del w:id="402" w:author="Kopp, Darin" w:date="2025-02-20T15:34:00Z">
              <w:r w:rsidRPr="0068165D">
                <w:rPr>
                  <w:rFonts w:ascii="Times New Roman" w:hAnsi="Times New Roman" w:cs="Times New Roman"/>
                  <w:color w:val="000000"/>
                  <w:sz w:val="20"/>
                  <w:szCs w:val="20"/>
                </w:rPr>
                <w:delText>(1.44-736.62)</w:delText>
              </w:r>
            </w:del>
          </w:p>
        </w:tc>
        <w:tc>
          <w:tcPr>
            <w:tcW w:w="537" w:type="pct"/>
            <w:shd w:val="clear" w:color="auto" w:fill="auto"/>
            <w:noWrap/>
            <w:vAlign w:val="bottom"/>
            <w:hideMark/>
          </w:tcPr>
          <w:p w14:paraId="21CED5F9" w14:textId="77777777" w:rsidR="0068165D" w:rsidRPr="0068165D" w:rsidRDefault="00CC4BB3" w:rsidP="00CC4BB3">
            <w:pPr>
              <w:spacing w:line="240" w:lineRule="auto"/>
              <w:contextualSpacing/>
              <w:jc w:val="center"/>
              <w:rPr>
                <w:del w:id="403" w:author="Kopp, Darin" w:date="2025-02-20T15:34:00Z"/>
                <w:rFonts w:ascii="Times New Roman" w:hAnsi="Times New Roman" w:cs="Times New Roman"/>
                <w:color w:val="000000"/>
                <w:sz w:val="20"/>
                <w:szCs w:val="20"/>
              </w:rPr>
            </w:pPr>
            <w:del w:id="404" w:author="Kopp, Darin" w:date="2025-02-20T15:34:00Z">
              <w:r w:rsidRPr="0068165D">
                <w:rPr>
                  <w:rFonts w:ascii="Times New Roman" w:hAnsi="Times New Roman" w:cs="Times New Roman"/>
                  <w:color w:val="000000"/>
                  <w:sz w:val="20"/>
                  <w:szCs w:val="20"/>
                </w:rPr>
                <w:delText xml:space="preserve">34.4 </w:delText>
              </w:r>
            </w:del>
          </w:p>
          <w:p w14:paraId="16F3721F" w14:textId="77777777" w:rsidR="00CC4BB3" w:rsidRPr="0068165D" w:rsidRDefault="00CC4BB3" w:rsidP="00CC4BB3">
            <w:pPr>
              <w:spacing w:line="240" w:lineRule="auto"/>
              <w:contextualSpacing/>
              <w:jc w:val="center"/>
              <w:rPr>
                <w:del w:id="405" w:author="Kopp, Darin" w:date="2025-02-20T15:34:00Z"/>
                <w:rFonts w:ascii="Times New Roman" w:hAnsi="Times New Roman" w:cs="Times New Roman"/>
                <w:color w:val="000000"/>
                <w:sz w:val="20"/>
                <w:szCs w:val="20"/>
              </w:rPr>
            </w:pPr>
            <w:del w:id="406" w:author="Kopp, Darin" w:date="2025-02-20T15:34:00Z">
              <w:r w:rsidRPr="0068165D">
                <w:rPr>
                  <w:rFonts w:ascii="Times New Roman" w:hAnsi="Times New Roman" w:cs="Times New Roman"/>
                  <w:color w:val="000000"/>
                  <w:sz w:val="20"/>
                  <w:szCs w:val="20"/>
                </w:rPr>
                <w:delText>(5.79-1386.77)</w:delText>
              </w:r>
            </w:del>
          </w:p>
        </w:tc>
        <w:tc>
          <w:tcPr>
            <w:tcW w:w="356" w:type="pct"/>
            <w:shd w:val="clear" w:color="auto" w:fill="auto"/>
            <w:noWrap/>
            <w:vAlign w:val="bottom"/>
            <w:hideMark/>
          </w:tcPr>
          <w:p w14:paraId="146DDFBD" w14:textId="77777777" w:rsidR="0068165D" w:rsidRPr="0068165D" w:rsidRDefault="00CC4BB3" w:rsidP="00CC4BB3">
            <w:pPr>
              <w:spacing w:line="240" w:lineRule="auto"/>
              <w:contextualSpacing/>
              <w:jc w:val="center"/>
              <w:rPr>
                <w:del w:id="407" w:author="Kopp, Darin" w:date="2025-02-20T15:34:00Z"/>
                <w:rFonts w:ascii="Times New Roman" w:hAnsi="Times New Roman" w:cs="Times New Roman"/>
                <w:color w:val="000000"/>
                <w:sz w:val="20"/>
                <w:szCs w:val="20"/>
              </w:rPr>
            </w:pPr>
            <w:del w:id="408" w:author="Kopp, Darin" w:date="2025-02-20T15:34:00Z">
              <w:r w:rsidRPr="0068165D">
                <w:rPr>
                  <w:rFonts w:ascii="Times New Roman" w:hAnsi="Times New Roman" w:cs="Times New Roman"/>
                  <w:color w:val="000000"/>
                  <w:sz w:val="20"/>
                  <w:szCs w:val="20"/>
                </w:rPr>
                <w:delText xml:space="preserve">0.83 </w:delText>
              </w:r>
            </w:del>
          </w:p>
          <w:p w14:paraId="562D0C48" w14:textId="77777777" w:rsidR="00CC4BB3" w:rsidRPr="0068165D" w:rsidRDefault="00CC4BB3" w:rsidP="00CC4BB3">
            <w:pPr>
              <w:spacing w:line="240" w:lineRule="auto"/>
              <w:contextualSpacing/>
              <w:jc w:val="center"/>
              <w:rPr>
                <w:del w:id="409" w:author="Kopp, Darin" w:date="2025-02-20T15:34:00Z"/>
                <w:rFonts w:ascii="Times New Roman" w:hAnsi="Times New Roman" w:cs="Times New Roman"/>
                <w:color w:val="000000"/>
                <w:sz w:val="20"/>
                <w:szCs w:val="20"/>
              </w:rPr>
            </w:pPr>
            <w:del w:id="410" w:author="Kopp, Darin" w:date="2025-02-20T15:34:00Z">
              <w:r w:rsidRPr="0068165D">
                <w:rPr>
                  <w:rFonts w:ascii="Times New Roman" w:hAnsi="Times New Roman" w:cs="Times New Roman"/>
                  <w:color w:val="000000"/>
                  <w:sz w:val="20"/>
                  <w:szCs w:val="20"/>
                </w:rPr>
                <w:delText>(0-5.47)</w:delText>
              </w:r>
            </w:del>
          </w:p>
        </w:tc>
        <w:tc>
          <w:tcPr>
            <w:tcW w:w="537" w:type="pct"/>
            <w:shd w:val="clear" w:color="auto" w:fill="auto"/>
            <w:noWrap/>
            <w:vAlign w:val="bottom"/>
            <w:hideMark/>
          </w:tcPr>
          <w:p w14:paraId="193D0FF5" w14:textId="77777777" w:rsidR="0068165D" w:rsidRPr="0068165D" w:rsidRDefault="00CC4BB3" w:rsidP="00CC4BB3">
            <w:pPr>
              <w:spacing w:line="240" w:lineRule="auto"/>
              <w:contextualSpacing/>
              <w:jc w:val="center"/>
              <w:rPr>
                <w:del w:id="411" w:author="Kopp, Darin" w:date="2025-02-20T15:34:00Z"/>
                <w:rFonts w:ascii="Times New Roman" w:hAnsi="Times New Roman" w:cs="Times New Roman"/>
                <w:color w:val="000000"/>
                <w:sz w:val="20"/>
                <w:szCs w:val="20"/>
              </w:rPr>
            </w:pPr>
            <w:del w:id="412" w:author="Kopp, Darin" w:date="2025-02-20T15:34:00Z">
              <w:r w:rsidRPr="0068165D">
                <w:rPr>
                  <w:rFonts w:ascii="Times New Roman" w:hAnsi="Times New Roman" w:cs="Times New Roman"/>
                  <w:color w:val="000000"/>
                  <w:sz w:val="20"/>
                  <w:szCs w:val="20"/>
                </w:rPr>
                <w:delText xml:space="preserve">0.35 </w:delText>
              </w:r>
            </w:del>
          </w:p>
          <w:p w14:paraId="5699EFC3" w14:textId="77777777" w:rsidR="00CC4BB3" w:rsidRPr="0068165D" w:rsidRDefault="00CC4BB3" w:rsidP="00CC4BB3">
            <w:pPr>
              <w:spacing w:line="240" w:lineRule="auto"/>
              <w:contextualSpacing/>
              <w:jc w:val="center"/>
              <w:rPr>
                <w:del w:id="413" w:author="Kopp, Darin" w:date="2025-02-20T15:34:00Z"/>
                <w:rFonts w:ascii="Times New Roman" w:hAnsi="Times New Roman" w:cs="Times New Roman"/>
                <w:color w:val="000000"/>
                <w:sz w:val="20"/>
                <w:szCs w:val="20"/>
              </w:rPr>
            </w:pPr>
            <w:del w:id="414" w:author="Kopp, Darin" w:date="2025-02-20T15:34:00Z">
              <w:r w:rsidRPr="0068165D">
                <w:rPr>
                  <w:rFonts w:ascii="Times New Roman" w:hAnsi="Times New Roman" w:cs="Times New Roman"/>
                  <w:color w:val="000000"/>
                  <w:sz w:val="20"/>
                  <w:szCs w:val="20"/>
                </w:rPr>
                <w:delText>(0.01-5656.85)</w:delText>
              </w:r>
            </w:del>
          </w:p>
        </w:tc>
        <w:tc>
          <w:tcPr>
            <w:tcW w:w="648" w:type="pct"/>
            <w:shd w:val="clear" w:color="auto" w:fill="auto"/>
            <w:noWrap/>
            <w:vAlign w:val="bottom"/>
            <w:hideMark/>
          </w:tcPr>
          <w:p w14:paraId="6A8FE9CC" w14:textId="77777777" w:rsidR="0068165D" w:rsidRPr="0068165D" w:rsidRDefault="00CC4BB3" w:rsidP="00CC4BB3">
            <w:pPr>
              <w:spacing w:line="240" w:lineRule="auto"/>
              <w:contextualSpacing/>
              <w:jc w:val="center"/>
              <w:rPr>
                <w:del w:id="415" w:author="Kopp, Darin" w:date="2025-02-20T15:34:00Z"/>
                <w:rFonts w:ascii="Times New Roman" w:hAnsi="Times New Roman" w:cs="Times New Roman"/>
                <w:color w:val="000000"/>
                <w:sz w:val="20"/>
                <w:szCs w:val="20"/>
              </w:rPr>
            </w:pPr>
            <w:del w:id="416" w:author="Kopp, Darin" w:date="2025-02-20T15:34:00Z">
              <w:r w:rsidRPr="0068165D">
                <w:rPr>
                  <w:rFonts w:ascii="Times New Roman" w:hAnsi="Times New Roman" w:cs="Times New Roman"/>
                  <w:color w:val="000000"/>
                  <w:sz w:val="20"/>
                  <w:szCs w:val="20"/>
                </w:rPr>
                <w:delText xml:space="preserve">1004.22 </w:delText>
              </w:r>
            </w:del>
          </w:p>
          <w:p w14:paraId="2E092EC5" w14:textId="77777777" w:rsidR="00CC4BB3" w:rsidRPr="0068165D" w:rsidRDefault="00CC4BB3" w:rsidP="00CC4BB3">
            <w:pPr>
              <w:spacing w:line="240" w:lineRule="auto"/>
              <w:contextualSpacing/>
              <w:jc w:val="center"/>
              <w:rPr>
                <w:del w:id="417" w:author="Kopp, Darin" w:date="2025-02-20T15:34:00Z"/>
                <w:rFonts w:ascii="Times New Roman" w:hAnsi="Times New Roman" w:cs="Times New Roman"/>
                <w:color w:val="000000"/>
                <w:sz w:val="20"/>
                <w:szCs w:val="20"/>
              </w:rPr>
            </w:pPr>
            <w:del w:id="418" w:author="Kopp, Darin" w:date="2025-02-20T15:34:00Z">
              <w:r w:rsidRPr="0068165D">
                <w:rPr>
                  <w:rFonts w:ascii="Times New Roman" w:hAnsi="Times New Roman" w:cs="Times New Roman"/>
                  <w:color w:val="000000"/>
                  <w:sz w:val="20"/>
                  <w:szCs w:val="20"/>
                </w:rPr>
                <w:delText>(376.7-1801.08)</w:delText>
              </w:r>
            </w:del>
          </w:p>
        </w:tc>
        <w:tc>
          <w:tcPr>
            <w:tcW w:w="507" w:type="pct"/>
            <w:shd w:val="clear" w:color="auto" w:fill="auto"/>
            <w:noWrap/>
            <w:vAlign w:val="bottom"/>
            <w:hideMark/>
          </w:tcPr>
          <w:p w14:paraId="3154187B" w14:textId="77777777" w:rsidR="0068165D" w:rsidRPr="0068165D" w:rsidRDefault="00CC4BB3" w:rsidP="00CC4BB3">
            <w:pPr>
              <w:spacing w:line="240" w:lineRule="auto"/>
              <w:contextualSpacing/>
              <w:jc w:val="center"/>
              <w:rPr>
                <w:del w:id="419" w:author="Kopp, Darin" w:date="2025-02-20T15:34:00Z"/>
                <w:rFonts w:ascii="Times New Roman" w:hAnsi="Times New Roman" w:cs="Times New Roman"/>
                <w:color w:val="000000"/>
                <w:sz w:val="20"/>
                <w:szCs w:val="20"/>
              </w:rPr>
            </w:pPr>
            <w:del w:id="420" w:author="Kopp, Darin" w:date="2025-02-20T15:34:00Z">
              <w:r w:rsidRPr="0068165D">
                <w:rPr>
                  <w:rFonts w:ascii="Times New Roman" w:hAnsi="Times New Roman" w:cs="Times New Roman"/>
                  <w:color w:val="000000"/>
                  <w:sz w:val="20"/>
                  <w:szCs w:val="20"/>
                </w:rPr>
                <w:delText xml:space="preserve">23.33 </w:delText>
              </w:r>
            </w:del>
          </w:p>
          <w:p w14:paraId="023BE328" w14:textId="77777777" w:rsidR="00CC4BB3" w:rsidRPr="0068165D" w:rsidRDefault="00CC4BB3" w:rsidP="00CC4BB3">
            <w:pPr>
              <w:spacing w:line="240" w:lineRule="auto"/>
              <w:contextualSpacing/>
              <w:jc w:val="center"/>
              <w:rPr>
                <w:del w:id="421" w:author="Kopp, Darin" w:date="2025-02-20T15:34:00Z"/>
                <w:rFonts w:ascii="Times New Roman" w:hAnsi="Times New Roman" w:cs="Times New Roman"/>
                <w:color w:val="000000"/>
                <w:sz w:val="20"/>
                <w:szCs w:val="20"/>
              </w:rPr>
            </w:pPr>
            <w:del w:id="422" w:author="Kopp, Darin" w:date="2025-02-20T15:34:00Z">
              <w:r w:rsidRPr="0068165D">
                <w:rPr>
                  <w:rFonts w:ascii="Times New Roman" w:hAnsi="Times New Roman" w:cs="Times New Roman"/>
                  <w:color w:val="000000"/>
                  <w:sz w:val="20"/>
                  <w:szCs w:val="20"/>
                </w:rPr>
                <w:delText>(18.28-27.09)</w:delText>
              </w:r>
            </w:del>
          </w:p>
        </w:tc>
      </w:tr>
      <w:tr w:rsidR="0068165D" w14:paraId="6A31386C" w14:textId="77777777" w:rsidTr="00CC4BB3">
        <w:trPr>
          <w:trHeight w:val="300"/>
          <w:del w:id="423" w:author="Kopp, Darin" w:date="2025-02-20T15:34:00Z"/>
        </w:trPr>
        <w:tc>
          <w:tcPr>
            <w:tcW w:w="294" w:type="pct"/>
            <w:shd w:val="clear" w:color="auto" w:fill="auto"/>
            <w:noWrap/>
            <w:vAlign w:val="center"/>
            <w:hideMark/>
          </w:tcPr>
          <w:p w14:paraId="097BBEF3" w14:textId="77777777" w:rsidR="00CC4BB3" w:rsidRPr="0068165D" w:rsidRDefault="00CC4BB3" w:rsidP="00CC4BB3">
            <w:pPr>
              <w:spacing w:line="240" w:lineRule="auto"/>
              <w:contextualSpacing/>
              <w:jc w:val="center"/>
              <w:rPr>
                <w:del w:id="424" w:author="Kopp, Darin" w:date="2025-02-20T15:34:00Z"/>
                <w:rFonts w:ascii="Times New Roman" w:hAnsi="Times New Roman" w:cs="Times New Roman"/>
                <w:color w:val="000000"/>
                <w:sz w:val="20"/>
                <w:szCs w:val="20"/>
              </w:rPr>
            </w:pPr>
            <w:del w:id="425" w:author="Kopp, Darin" w:date="2025-02-20T15:34:00Z">
              <w:r w:rsidRPr="0068165D">
                <w:rPr>
                  <w:rFonts w:ascii="Times New Roman" w:hAnsi="Times New Roman" w:cs="Times New Roman"/>
                  <w:color w:val="000000"/>
                  <w:sz w:val="20"/>
                  <w:szCs w:val="20"/>
                </w:rPr>
                <w:delText>UMW</w:delText>
              </w:r>
            </w:del>
          </w:p>
        </w:tc>
        <w:tc>
          <w:tcPr>
            <w:tcW w:w="209" w:type="pct"/>
            <w:shd w:val="clear" w:color="auto" w:fill="auto"/>
            <w:noWrap/>
            <w:vAlign w:val="bottom"/>
            <w:hideMark/>
          </w:tcPr>
          <w:p w14:paraId="6B5935BC" w14:textId="77777777" w:rsidR="00CC4BB3" w:rsidRPr="0068165D" w:rsidRDefault="00CC4BB3" w:rsidP="00CC4BB3">
            <w:pPr>
              <w:spacing w:line="240" w:lineRule="auto"/>
              <w:contextualSpacing/>
              <w:jc w:val="center"/>
              <w:rPr>
                <w:del w:id="426" w:author="Kopp, Darin" w:date="2025-02-20T15:34:00Z"/>
                <w:rFonts w:ascii="Times New Roman" w:hAnsi="Times New Roman" w:cs="Times New Roman"/>
                <w:color w:val="000000"/>
                <w:sz w:val="20"/>
                <w:szCs w:val="20"/>
              </w:rPr>
            </w:pPr>
            <w:del w:id="427" w:author="Kopp, Darin" w:date="2025-02-20T15:34:00Z">
              <w:r w:rsidRPr="0068165D">
                <w:rPr>
                  <w:rFonts w:ascii="Times New Roman" w:hAnsi="Times New Roman" w:cs="Times New Roman"/>
                  <w:color w:val="000000"/>
                  <w:sz w:val="20"/>
                  <w:szCs w:val="20"/>
                </w:rPr>
                <w:delText>201</w:delText>
              </w:r>
            </w:del>
          </w:p>
        </w:tc>
        <w:tc>
          <w:tcPr>
            <w:tcW w:w="314" w:type="pct"/>
            <w:shd w:val="clear" w:color="auto" w:fill="auto"/>
            <w:noWrap/>
            <w:vAlign w:val="bottom"/>
            <w:hideMark/>
          </w:tcPr>
          <w:p w14:paraId="586F55BF" w14:textId="77777777" w:rsidR="00CC4BB3" w:rsidRPr="0068165D" w:rsidRDefault="00CC4BB3" w:rsidP="00CC4BB3">
            <w:pPr>
              <w:spacing w:line="240" w:lineRule="auto"/>
              <w:contextualSpacing/>
              <w:jc w:val="center"/>
              <w:rPr>
                <w:del w:id="428" w:author="Kopp, Darin" w:date="2025-02-20T15:34:00Z"/>
                <w:rFonts w:ascii="Times New Roman" w:hAnsi="Times New Roman" w:cs="Times New Roman"/>
                <w:color w:val="000000"/>
                <w:sz w:val="20"/>
                <w:szCs w:val="20"/>
              </w:rPr>
            </w:pPr>
            <w:del w:id="429" w:author="Kopp, Darin" w:date="2025-02-20T15:34:00Z">
              <w:r w:rsidRPr="0068165D">
                <w:rPr>
                  <w:rFonts w:ascii="Times New Roman" w:hAnsi="Times New Roman" w:cs="Times New Roman"/>
                  <w:color w:val="000000"/>
                  <w:sz w:val="20"/>
                  <w:szCs w:val="20"/>
                </w:rPr>
                <w:delText>104</w:delText>
              </w:r>
            </w:del>
          </w:p>
        </w:tc>
        <w:tc>
          <w:tcPr>
            <w:tcW w:w="468" w:type="pct"/>
            <w:shd w:val="clear" w:color="auto" w:fill="auto"/>
            <w:noWrap/>
            <w:vAlign w:val="bottom"/>
            <w:hideMark/>
          </w:tcPr>
          <w:p w14:paraId="42396251" w14:textId="77777777" w:rsidR="00CC4BB3" w:rsidRPr="0068165D" w:rsidRDefault="00CC4BB3" w:rsidP="00CC4BB3">
            <w:pPr>
              <w:spacing w:line="240" w:lineRule="auto"/>
              <w:contextualSpacing/>
              <w:jc w:val="center"/>
              <w:rPr>
                <w:del w:id="430" w:author="Kopp, Darin" w:date="2025-02-20T15:34:00Z"/>
                <w:rFonts w:ascii="Times New Roman" w:hAnsi="Times New Roman" w:cs="Times New Roman"/>
                <w:color w:val="000000"/>
                <w:sz w:val="20"/>
                <w:szCs w:val="20"/>
              </w:rPr>
            </w:pPr>
            <w:del w:id="431" w:author="Kopp, Darin" w:date="2025-02-20T15:34:00Z">
              <w:r w:rsidRPr="0068165D">
                <w:rPr>
                  <w:rFonts w:ascii="Times New Roman" w:hAnsi="Times New Roman" w:cs="Times New Roman"/>
                  <w:color w:val="000000"/>
                  <w:sz w:val="20"/>
                  <w:szCs w:val="20"/>
                </w:rPr>
                <w:delText xml:space="preserve">1168 </w:delText>
              </w:r>
            </w:del>
          </w:p>
          <w:p w14:paraId="2E7DA6C7" w14:textId="77777777" w:rsidR="00CC4BB3" w:rsidRPr="0068165D" w:rsidRDefault="00CC4BB3" w:rsidP="00CC4BB3">
            <w:pPr>
              <w:spacing w:line="240" w:lineRule="auto"/>
              <w:contextualSpacing/>
              <w:jc w:val="center"/>
              <w:rPr>
                <w:del w:id="432" w:author="Kopp, Darin" w:date="2025-02-20T15:34:00Z"/>
                <w:rFonts w:ascii="Times New Roman" w:hAnsi="Times New Roman" w:cs="Times New Roman"/>
                <w:color w:val="000000"/>
                <w:sz w:val="20"/>
                <w:szCs w:val="20"/>
              </w:rPr>
            </w:pPr>
            <w:del w:id="433" w:author="Kopp, Darin" w:date="2025-02-20T15:34:00Z">
              <w:r w:rsidRPr="0068165D">
                <w:rPr>
                  <w:rFonts w:ascii="Times New Roman" w:hAnsi="Times New Roman" w:cs="Times New Roman"/>
                  <w:color w:val="000000"/>
                  <w:sz w:val="20"/>
                  <w:szCs w:val="20"/>
                </w:rPr>
                <w:delText>(195-17675)</w:delText>
              </w:r>
            </w:del>
          </w:p>
        </w:tc>
        <w:tc>
          <w:tcPr>
            <w:tcW w:w="593" w:type="pct"/>
            <w:shd w:val="clear" w:color="auto" w:fill="auto"/>
            <w:noWrap/>
            <w:vAlign w:val="bottom"/>
            <w:hideMark/>
          </w:tcPr>
          <w:p w14:paraId="2573E29B" w14:textId="77777777" w:rsidR="00CC4BB3" w:rsidRPr="0068165D" w:rsidRDefault="00CC4BB3" w:rsidP="00CC4BB3">
            <w:pPr>
              <w:spacing w:line="240" w:lineRule="auto"/>
              <w:contextualSpacing/>
              <w:jc w:val="center"/>
              <w:rPr>
                <w:del w:id="434" w:author="Kopp, Darin" w:date="2025-02-20T15:34:00Z"/>
                <w:rFonts w:ascii="Times New Roman" w:hAnsi="Times New Roman" w:cs="Times New Roman"/>
                <w:color w:val="000000"/>
                <w:sz w:val="20"/>
                <w:szCs w:val="20"/>
              </w:rPr>
            </w:pPr>
            <w:del w:id="435" w:author="Kopp, Darin" w:date="2025-02-20T15:34:00Z">
              <w:r w:rsidRPr="0068165D">
                <w:rPr>
                  <w:rFonts w:ascii="Times New Roman" w:hAnsi="Times New Roman" w:cs="Times New Roman"/>
                  <w:color w:val="000000"/>
                  <w:sz w:val="20"/>
                  <w:szCs w:val="20"/>
                </w:rPr>
                <w:delText>57.4</w:delText>
              </w:r>
            </w:del>
          </w:p>
          <w:p w14:paraId="69C924A1" w14:textId="77777777" w:rsidR="00CC4BB3" w:rsidRPr="0068165D" w:rsidRDefault="00CC4BB3" w:rsidP="00CC4BB3">
            <w:pPr>
              <w:spacing w:line="240" w:lineRule="auto"/>
              <w:contextualSpacing/>
              <w:jc w:val="center"/>
              <w:rPr>
                <w:del w:id="436" w:author="Kopp, Darin" w:date="2025-02-20T15:34:00Z"/>
                <w:rFonts w:ascii="Times New Roman" w:hAnsi="Times New Roman" w:cs="Times New Roman"/>
                <w:color w:val="000000"/>
                <w:sz w:val="20"/>
                <w:szCs w:val="20"/>
              </w:rPr>
            </w:pPr>
            <w:del w:id="437" w:author="Kopp, Darin" w:date="2025-02-20T15:34:00Z">
              <w:r w:rsidRPr="0068165D">
                <w:rPr>
                  <w:rFonts w:ascii="Times New Roman" w:hAnsi="Times New Roman" w:cs="Times New Roman"/>
                  <w:color w:val="000000"/>
                  <w:sz w:val="20"/>
                  <w:szCs w:val="20"/>
                </w:rPr>
                <w:delText xml:space="preserve"> (8.16-659)</w:delText>
              </w:r>
            </w:del>
          </w:p>
        </w:tc>
        <w:tc>
          <w:tcPr>
            <w:tcW w:w="537" w:type="pct"/>
            <w:shd w:val="clear" w:color="auto" w:fill="auto"/>
            <w:noWrap/>
            <w:vAlign w:val="bottom"/>
            <w:hideMark/>
          </w:tcPr>
          <w:p w14:paraId="648F29E6" w14:textId="77777777" w:rsidR="0068165D" w:rsidRPr="0068165D" w:rsidRDefault="00CC4BB3" w:rsidP="00CC4BB3">
            <w:pPr>
              <w:spacing w:line="240" w:lineRule="auto"/>
              <w:contextualSpacing/>
              <w:jc w:val="center"/>
              <w:rPr>
                <w:del w:id="438" w:author="Kopp, Darin" w:date="2025-02-20T15:34:00Z"/>
                <w:rFonts w:ascii="Times New Roman" w:hAnsi="Times New Roman" w:cs="Times New Roman"/>
                <w:color w:val="000000"/>
                <w:sz w:val="20"/>
                <w:szCs w:val="20"/>
              </w:rPr>
            </w:pPr>
            <w:del w:id="439" w:author="Kopp, Darin" w:date="2025-02-20T15:34:00Z">
              <w:r w:rsidRPr="0068165D">
                <w:rPr>
                  <w:rFonts w:ascii="Times New Roman" w:hAnsi="Times New Roman" w:cs="Times New Roman"/>
                  <w:color w:val="000000"/>
                  <w:sz w:val="20"/>
                  <w:szCs w:val="20"/>
                </w:rPr>
                <w:delText xml:space="preserve">9.97 </w:delText>
              </w:r>
            </w:del>
          </w:p>
          <w:p w14:paraId="63474E98" w14:textId="77777777" w:rsidR="00CC4BB3" w:rsidRPr="0068165D" w:rsidRDefault="00CC4BB3" w:rsidP="00CC4BB3">
            <w:pPr>
              <w:spacing w:line="240" w:lineRule="auto"/>
              <w:contextualSpacing/>
              <w:jc w:val="center"/>
              <w:rPr>
                <w:del w:id="440" w:author="Kopp, Darin" w:date="2025-02-20T15:34:00Z"/>
                <w:rFonts w:ascii="Times New Roman" w:hAnsi="Times New Roman" w:cs="Times New Roman"/>
                <w:color w:val="000000"/>
                <w:sz w:val="20"/>
                <w:szCs w:val="20"/>
              </w:rPr>
            </w:pPr>
            <w:del w:id="441" w:author="Kopp, Darin" w:date="2025-02-20T15:34:00Z">
              <w:r w:rsidRPr="0068165D">
                <w:rPr>
                  <w:rFonts w:ascii="Times New Roman" w:hAnsi="Times New Roman" w:cs="Times New Roman"/>
                  <w:color w:val="000000"/>
                  <w:sz w:val="20"/>
                  <w:szCs w:val="20"/>
                </w:rPr>
                <w:delText>(0.01-306.69)</w:delText>
              </w:r>
            </w:del>
          </w:p>
        </w:tc>
        <w:tc>
          <w:tcPr>
            <w:tcW w:w="537" w:type="pct"/>
            <w:shd w:val="clear" w:color="auto" w:fill="auto"/>
            <w:noWrap/>
            <w:vAlign w:val="bottom"/>
            <w:hideMark/>
          </w:tcPr>
          <w:p w14:paraId="419F0897" w14:textId="77777777" w:rsidR="0068165D" w:rsidRPr="0068165D" w:rsidRDefault="00CC4BB3" w:rsidP="00CC4BB3">
            <w:pPr>
              <w:spacing w:line="240" w:lineRule="auto"/>
              <w:contextualSpacing/>
              <w:jc w:val="center"/>
              <w:rPr>
                <w:del w:id="442" w:author="Kopp, Darin" w:date="2025-02-20T15:34:00Z"/>
                <w:rFonts w:ascii="Times New Roman" w:hAnsi="Times New Roman" w:cs="Times New Roman"/>
                <w:color w:val="000000"/>
                <w:sz w:val="20"/>
                <w:szCs w:val="20"/>
              </w:rPr>
            </w:pPr>
            <w:del w:id="443" w:author="Kopp, Darin" w:date="2025-02-20T15:34:00Z">
              <w:r w:rsidRPr="0068165D">
                <w:rPr>
                  <w:rFonts w:ascii="Times New Roman" w:hAnsi="Times New Roman" w:cs="Times New Roman"/>
                  <w:color w:val="000000"/>
                  <w:sz w:val="20"/>
                  <w:szCs w:val="20"/>
                </w:rPr>
                <w:delText>9.28</w:delText>
              </w:r>
            </w:del>
          </w:p>
          <w:p w14:paraId="0D196DDD" w14:textId="77777777" w:rsidR="00CC4BB3" w:rsidRPr="0068165D" w:rsidRDefault="00CC4BB3" w:rsidP="00CC4BB3">
            <w:pPr>
              <w:spacing w:line="240" w:lineRule="auto"/>
              <w:contextualSpacing/>
              <w:jc w:val="center"/>
              <w:rPr>
                <w:del w:id="444" w:author="Kopp, Darin" w:date="2025-02-20T15:34:00Z"/>
                <w:rFonts w:ascii="Times New Roman" w:hAnsi="Times New Roman" w:cs="Times New Roman"/>
                <w:color w:val="000000"/>
                <w:sz w:val="20"/>
                <w:szCs w:val="20"/>
              </w:rPr>
            </w:pPr>
            <w:del w:id="445" w:author="Kopp, Darin" w:date="2025-02-20T15:34:00Z">
              <w:r w:rsidRPr="0068165D">
                <w:rPr>
                  <w:rFonts w:ascii="Times New Roman" w:hAnsi="Times New Roman" w:cs="Times New Roman"/>
                  <w:color w:val="000000"/>
                  <w:sz w:val="20"/>
                  <w:szCs w:val="20"/>
                </w:rPr>
                <w:delText>(0.04-160.4)</w:delText>
              </w:r>
            </w:del>
          </w:p>
        </w:tc>
        <w:tc>
          <w:tcPr>
            <w:tcW w:w="356" w:type="pct"/>
            <w:shd w:val="clear" w:color="auto" w:fill="auto"/>
            <w:noWrap/>
            <w:vAlign w:val="bottom"/>
            <w:hideMark/>
          </w:tcPr>
          <w:p w14:paraId="23986512" w14:textId="77777777" w:rsidR="0068165D" w:rsidRPr="0068165D" w:rsidRDefault="00CC4BB3" w:rsidP="00CC4BB3">
            <w:pPr>
              <w:spacing w:line="240" w:lineRule="auto"/>
              <w:contextualSpacing/>
              <w:jc w:val="center"/>
              <w:rPr>
                <w:del w:id="446" w:author="Kopp, Darin" w:date="2025-02-20T15:34:00Z"/>
                <w:rFonts w:ascii="Times New Roman" w:hAnsi="Times New Roman" w:cs="Times New Roman"/>
                <w:color w:val="000000"/>
                <w:sz w:val="20"/>
                <w:szCs w:val="20"/>
              </w:rPr>
            </w:pPr>
            <w:del w:id="447" w:author="Kopp, Darin" w:date="2025-02-20T15:34:00Z">
              <w:r w:rsidRPr="0068165D">
                <w:rPr>
                  <w:rFonts w:ascii="Times New Roman" w:hAnsi="Times New Roman" w:cs="Times New Roman"/>
                  <w:color w:val="000000"/>
                  <w:sz w:val="20"/>
                  <w:szCs w:val="20"/>
                </w:rPr>
                <w:delText xml:space="preserve">0.62 </w:delText>
              </w:r>
            </w:del>
          </w:p>
          <w:p w14:paraId="286A1658" w14:textId="77777777" w:rsidR="00CC4BB3" w:rsidRPr="0068165D" w:rsidRDefault="00CC4BB3" w:rsidP="00CC4BB3">
            <w:pPr>
              <w:spacing w:line="240" w:lineRule="auto"/>
              <w:contextualSpacing/>
              <w:jc w:val="center"/>
              <w:rPr>
                <w:del w:id="448" w:author="Kopp, Darin" w:date="2025-02-20T15:34:00Z"/>
                <w:rFonts w:ascii="Times New Roman" w:hAnsi="Times New Roman" w:cs="Times New Roman"/>
                <w:color w:val="000000"/>
                <w:sz w:val="20"/>
                <w:szCs w:val="20"/>
              </w:rPr>
            </w:pPr>
            <w:del w:id="449" w:author="Kopp, Darin" w:date="2025-02-20T15:34:00Z">
              <w:r w:rsidRPr="0068165D">
                <w:rPr>
                  <w:rFonts w:ascii="Times New Roman" w:hAnsi="Times New Roman" w:cs="Times New Roman"/>
                  <w:color w:val="000000"/>
                  <w:sz w:val="20"/>
                  <w:szCs w:val="20"/>
                </w:rPr>
                <w:delText>(0-6.43)</w:delText>
              </w:r>
            </w:del>
          </w:p>
        </w:tc>
        <w:tc>
          <w:tcPr>
            <w:tcW w:w="537" w:type="pct"/>
            <w:shd w:val="clear" w:color="auto" w:fill="auto"/>
            <w:noWrap/>
            <w:vAlign w:val="bottom"/>
            <w:hideMark/>
          </w:tcPr>
          <w:p w14:paraId="08E7E74B" w14:textId="77777777" w:rsidR="0068165D" w:rsidRPr="0068165D" w:rsidRDefault="00CC4BB3" w:rsidP="00CC4BB3">
            <w:pPr>
              <w:spacing w:line="240" w:lineRule="auto"/>
              <w:contextualSpacing/>
              <w:jc w:val="center"/>
              <w:rPr>
                <w:del w:id="450" w:author="Kopp, Darin" w:date="2025-02-20T15:34:00Z"/>
                <w:rFonts w:ascii="Times New Roman" w:hAnsi="Times New Roman" w:cs="Times New Roman"/>
                <w:color w:val="000000"/>
                <w:sz w:val="20"/>
                <w:szCs w:val="20"/>
              </w:rPr>
            </w:pPr>
            <w:del w:id="451" w:author="Kopp, Darin" w:date="2025-02-20T15:34:00Z">
              <w:r w:rsidRPr="0068165D">
                <w:rPr>
                  <w:rFonts w:ascii="Times New Roman" w:hAnsi="Times New Roman" w:cs="Times New Roman"/>
                  <w:color w:val="000000"/>
                  <w:sz w:val="20"/>
                  <w:szCs w:val="20"/>
                </w:rPr>
                <w:delText xml:space="preserve">0.35 </w:delText>
              </w:r>
            </w:del>
          </w:p>
          <w:p w14:paraId="43A0DA00" w14:textId="77777777" w:rsidR="00CC4BB3" w:rsidRPr="0068165D" w:rsidRDefault="00CC4BB3" w:rsidP="00CC4BB3">
            <w:pPr>
              <w:spacing w:line="240" w:lineRule="auto"/>
              <w:contextualSpacing/>
              <w:jc w:val="center"/>
              <w:rPr>
                <w:del w:id="452" w:author="Kopp, Darin" w:date="2025-02-20T15:34:00Z"/>
                <w:rFonts w:ascii="Times New Roman" w:hAnsi="Times New Roman" w:cs="Times New Roman"/>
                <w:color w:val="000000"/>
                <w:sz w:val="20"/>
                <w:szCs w:val="20"/>
              </w:rPr>
            </w:pPr>
            <w:del w:id="453" w:author="Kopp, Darin" w:date="2025-02-20T15:34:00Z">
              <w:r w:rsidRPr="0068165D">
                <w:rPr>
                  <w:rFonts w:ascii="Times New Roman" w:hAnsi="Times New Roman" w:cs="Times New Roman"/>
                  <w:color w:val="000000"/>
                  <w:sz w:val="20"/>
                  <w:szCs w:val="20"/>
                </w:rPr>
                <w:delText>(0.01-812.79)</w:delText>
              </w:r>
            </w:del>
          </w:p>
        </w:tc>
        <w:tc>
          <w:tcPr>
            <w:tcW w:w="648" w:type="pct"/>
            <w:shd w:val="clear" w:color="auto" w:fill="auto"/>
            <w:noWrap/>
            <w:vAlign w:val="bottom"/>
            <w:hideMark/>
          </w:tcPr>
          <w:p w14:paraId="0CD7FCDB" w14:textId="77777777" w:rsidR="0068165D" w:rsidRPr="0068165D" w:rsidRDefault="00CC4BB3" w:rsidP="00CC4BB3">
            <w:pPr>
              <w:spacing w:line="240" w:lineRule="auto"/>
              <w:contextualSpacing/>
              <w:jc w:val="center"/>
              <w:rPr>
                <w:del w:id="454" w:author="Kopp, Darin" w:date="2025-02-20T15:34:00Z"/>
                <w:rFonts w:ascii="Times New Roman" w:hAnsi="Times New Roman" w:cs="Times New Roman"/>
                <w:color w:val="000000"/>
                <w:sz w:val="20"/>
                <w:szCs w:val="20"/>
              </w:rPr>
            </w:pPr>
            <w:del w:id="455" w:author="Kopp, Darin" w:date="2025-02-20T15:34:00Z">
              <w:r w:rsidRPr="0068165D">
                <w:rPr>
                  <w:rFonts w:ascii="Times New Roman" w:hAnsi="Times New Roman" w:cs="Times New Roman"/>
                  <w:color w:val="000000"/>
                  <w:sz w:val="20"/>
                  <w:szCs w:val="20"/>
                </w:rPr>
                <w:delText xml:space="preserve">960.16 </w:delText>
              </w:r>
            </w:del>
          </w:p>
          <w:p w14:paraId="550C22A4" w14:textId="77777777" w:rsidR="00CC4BB3" w:rsidRPr="0068165D" w:rsidRDefault="00CC4BB3" w:rsidP="00CC4BB3">
            <w:pPr>
              <w:spacing w:line="240" w:lineRule="auto"/>
              <w:contextualSpacing/>
              <w:jc w:val="center"/>
              <w:rPr>
                <w:del w:id="456" w:author="Kopp, Darin" w:date="2025-02-20T15:34:00Z"/>
                <w:rFonts w:ascii="Times New Roman" w:hAnsi="Times New Roman" w:cs="Times New Roman"/>
                <w:color w:val="000000"/>
                <w:sz w:val="20"/>
                <w:szCs w:val="20"/>
              </w:rPr>
            </w:pPr>
            <w:del w:id="457" w:author="Kopp, Darin" w:date="2025-02-20T15:34:00Z">
              <w:r w:rsidRPr="0068165D">
                <w:rPr>
                  <w:rFonts w:ascii="Times New Roman" w:hAnsi="Times New Roman" w:cs="Times New Roman"/>
                  <w:color w:val="000000"/>
                  <w:sz w:val="20"/>
                  <w:szCs w:val="20"/>
                </w:rPr>
                <w:delText>(496.44-1718.2)</w:delText>
              </w:r>
            </w:del>
          </w:p>
        </w:tc>
        <w:tc>
          <w:tcPr>
            <w:tcW w:w="507" w:type="pct"/>
            <w:shd w:val="clear" w:color="auto" w:fill="auto"/>
            <w:noWrap/>
            <w:vAlign w:val="bottom"/>
            <w:hideMark/>
          </w:tcPr>
          <w:p w14:paraId="4D99D98D" w14:textId="77777777" w:rsidR="0068165D" w:rsidRPr="0068165D" w:rsidRDefault="00CC4BB3" w:rsidP="00CC4BB3">
            <w:pPr>
              <w:spacing w:line="240" w:lineRule="auto"/>
              <w:contextualSpacing/>
              <w:jc w:val="center"/>
              <w:rPr>
                <w:del w:id="458" w:author="Kopp, Darin" w:date="2025-02-20T15:34:00Z"/>
                <w:rFonts w:ascii="Times New Roman" w:hAnsi="Times New Roman" w:cs="Times New Roman"/>
                <w:color w:val="000000"/>
                <w:sz w:val="20"/>
                <w:szCs w:val="20"/>
              </w:rPr>
            </w:pPr>
            <w:del w:id="459" w:author="Kopp, Darin" w:date="2025-02-20T15:34:00Z">
              <w:r w:rsidRPr="0068165D">
                <w:rPr>
                  <w:rFonts w:ascii="Times New Roman" w:hAnsi="Times New Roman" w:cs="Times New Roman"/>
                  <w:color w:val="000000"/>
                  <w:sz w:val="20"/>
                  <w:szCs w:val="20"/>
                </w:rPr>
                <w:delText xml:space="preserve">20.84 </w:delText>
              </w:r>
            </w:del>
          </w:p>
          <w:p w14:paraId="223BC640" w14:textId="77777777" w:rsidR="00CC4BB3" w:rsidRPr="0068165D" w:rsidRDefault="00CC4BB3" w:rsidP="00CC4BB3">
            <w:pPr>
              <w:spacing w:line="240" w:lineRule="auto"/>
              <w:contextualSpacing/>
              <w:jc w:val="center"/>
              <w:rPr>
                <w:del w:id="460" w:author="Kopp, Darin" w:date="2025-02-20T15:34:00Z"/>
                <w:rFonts w:ascii="Times New Roman" w:hAnsi="Times New Roman" w:cs="Times New Roman"/>
                <w:color w:val="000000"/>
                <w:sz w:val="20"/>
                <w:szCs w:val="20"/>
              </w:rPr>
            </w:pPr>
            <w:del w:id="461" w:author="Kopp, Darin" w:date="2025-02-20T15:34:00Z">
              <w:r w:rsidRPr="0068165D">
                <w:rPr>
                  <w:rFonts w:ascii="Times New Roman" w:hAnsi="Times New Roman" w:cs="Times New Roman"/>
                  <w:color w:val="000000"/>
                  <w:sz w:val="20"/>
                  <w:szCs w:val="20"/>
                </w:rPr>
                <w:delText>(17.05-23.43)</w:delText>
              </w:r>
            </w:del>
          </w:p>
        </w:tc>
      </w:tr>
      <w:tr w:rsidR="0068165D" w14:paraId="2261F09C" w14:textId="77777777" w:rsidTr="00CC4BB3">
        <w:trPr>
          <w:trHeight w:val="300"/>
          <w:del w:id="462" w:author="Kopp, Darin" w:date="2025-02-20T15:34:00Z"/>
        </w:trPr>
        <w:tc>
          <w:tcPr>
            <w:tcW w:w="294" w:type="pct"/>
            <w:shd w:val="clear" w:color="auto" w:fill="auto"/>
            <w:noWrap/>
            <w:vAlign w:val="center"/>
            <w:hideMark/>
          </w:tcPr>
          <w:p w14:paraId="7D4E89C2" w14:textId="77777777" w:rsidR="00CC4BB3" w:rsidRPr="0068165D" w:rsidRDefault="00CC4BB3" w:rsidP="00CC4BB3">
            <w:pPr>
              <w:spacing w:line="240" w:lineRule="auto"/>
              <w:contextualSpacing/>
              <w:jc w:val="center"/>
              <w:rPr>
                <w:del w:id="463" w:author="Kopp, Darin" w:date="2025-02-20T15:34:00Z"/>
                <w:rFonts w:ascii="Times New Roman" w:hAnsi="Times New Roman" w:cs="Times New Roman"/>
                <w:color w:val="000000"/>
                <w:sz w:val="20"/>
                <w:szCs w:val="20"/>
              </w:rPr>
            </w:pPr>
            <w:del w:id="464" w:author="Kopp, Darin" w:date="2025-02-20T15:34:00Z">
              <w:r w:rsidRPr="0068165D">
                <w:rPr>
                  <w:rFonts w:ascii="Times New Roman" w:hAnsi="Times New Roman" w:cs="Times New Roman"/>
                  <w:color w:val="000000"/>
                  <w:sz w:val="20"/>
                  <w:szCs w:val="20"/>
                </w:rPr>
                <w:delText>WMT</w:delText>
              </w:r>
            </w:del>
          </w:p>
        </w:tc>
        <w:tc>
          <w:tcPr>
            <w:tcW w:w="209" w:type="pct"/>
            <w:shd w:val="clear" w:color="auto" w:fill="auto"/>
            <w:noWrap/>
            <w:vAlign w:val="bottom"/>
            <w:hideMark/>
          </w:tcPr>
          <w:p w14:paraId="4907C15A" w14:textId="77777777" w:rsidR="00CC4BB3" w:rsidRPr="0068165D" w:rsidRDefault="00CC4BB3" w:rsidP="00CC4BB3">
            <w:pPr>
              <w:spacing w:line="240" w:lineRule="auto"/>
              <w:contextualSpacing/>
              <w:jc w:val="center"/>
              <w:rPr>
                <w:del w:id="465" w:author="Kopp, Darin" w:date="2025-02-20T15:34:00Z"/>
                <w:rFonts w:ascii="Times New Roman" w:hAnsi="Times New Roman" w:cs="Times New Roman"/>
                <w:color w:val="000000"/>
                <w:sz w:val="20"/>
                <w:szCs w:val="20"/>
              </w:rPr>
            </w:pPr>
            <w:del w:id="466" w:author="Kopp, Darin" w:date="2025-02-20T15:34:00Z">
              <w:r w:rsidRPr="0068165D">
                <w:rPr>
                  <w:rFonts w:ascii="Times New Roman" w:hAnsi="Times New Roman" w:cs="Times New Roman"/>
                  <w:color w:val="000000"/>
                  <w:sz w:val="20"/>
                  <w:szCs w:val="20"/>
                </w:rPr>
                <w:delText>225</w:delText>
              </w:r>
            </w:del>
          </w:p>
        </w:tc>
        <w:tc>
          <w:tcPr>
            <w:tcW w:w="314" w:type="pct"/>
            <w:shd w:val="clear" w:color="auto" w:fill="auto"/>
            <w:noWrap/>
            <w:vAlign w:val="bottom"/>
            <w:hideMark/>
          </w:tcPr>
          <w:p w14:paraId="4991667F" w14:textId="77777777" w:rsidR="00CC4BB3" w:rsidRPr="0068165D" w:rsidRDefault="00CC4BB3" w:rsidP="00CC4BB3">
            <w:pPr>
              <w:spacing w:line="240" w:lineRule="auto"/>
              <w:contextualSpacing/>
              <w:jc w:val="center"/>
              <w:rPr>
                <w:del w:id="467" w:author="Kopp, Darin" w:date="2025-02-20T15:34:00Z"/>
                <w:rFonts w:ascii="Times New Roman" w:hAnsi="Times New Roman" w:cs="Times New Roman"/>
                <w:color w:val="000000"/>
                <w:sz w:val="20"/>
                <w:szCs w:val="20"/>
              </w:rPr>
            </w:pPr>
            <w:del w:id="468" w:author="Kopp, Darin" w:date="2025-02-20T15:34:00Z">
              <w:r w:rsidRPr="0068165D">
                <w:rPr>
                  <w:rFonts w:ascii="Times New Roman" w:hAnsi="Times New Roman" w:cs="Times New Roman"/>
                  <w:color w:val="000000"/>
                  <w:sz w:val="20"/>
                  <w:szCs w:val="20"/>
                </w:rPr>
                <w:delText>94</w:delText>
              </w:r>
            </w:del>
          </w:p>
        </w:tc>
        <w:tc>
          <w:tcPr>
            <w:tcW w:w="468" w:type="pct"/>
            <w:shd w:val="clear" w:color="auto" w:fill="auto"/>
            <w:noWrap/>
            <w:vAlign w:val="bottom"/>
            <w:hideMark/>
          </w:tcPr>
          <w:p w14:paraId="6A15F6F1" w14:textId="77777777" w:rsidR="00CC4BB3" w:rsidRPr="0068165D" w:rsidRDefault="00CC4BB3" w:rsidP="00CC4BB3">
            <w:pPr>
              <w:spacing w:line="240" w:lineRule="auto"/>
              <w:contextualSpacing/>
              <w:jc w:val="center"/>
              <w:rPr>
                <w:del w:id="469" w:author="Kopp, Darin" w:date="2025-02-20T15:34:00Z"/>
                <w:rFonts w:ascii="Times New Roman" w:hAnsi="Times New Roman" w:cs="Times New Roman"/>
                <w:color w:val="000000"/>
                <w:sz w:val="20"/>
                <w:szCs w:val="20"/>
              </w:rPr>
            </w:pPr>
            <w:del w:id="470" w:author="Kopp, Darin" w:date="2025-02-20T15:34:00Z">
              <w:r w:rsidRPr="0068165D">
                <w:rPr>
                  <w:rFonts w:ascii="Times New Roman" w:hAnsi="Times New Roman" w:cs="Times New Roman"/>
                  <w:color w:val="000000"/>
                  <w:sz w:val="20"/>
                  <w:szCs w:val="20"/>
                </w:rPr>
                <w:delText xml:space="preserve">133 </w:delText>
              </w:r>
            </w:del>
          </w:p>
          <w:p w14:paraId="67AF6F76" w14:textId="77777777" w:rsidR="00CC4BB3" w:rsidRPr="0068165D" w:rsidRDefault="00CC4BB3" w:rsidP="00CC4BB3">
            <w:pPr>
              <w:spacing w:line="240" w:lineRule="auto"/>
              <w:contextualSpacing/>
              <w:jc w:val="center"/>
              <w:rPr>
                <w:del w:id="471" w:author="Kopp, Darin" w:date="2025-02-20T15:34:00Z"/>
                <w:rFonts w:ascii="Times New Roman" w:hAnsi="Times New Roman" w:cs="Times New Roman"/>
                <w:color w:val="000000"/>
                <w:sz w:val="20"/>
                <w:szCs w:val="20"/>
              </w:rPr>
            </w:pPr>
            <w:del w:id="472" w:author="Kopp, Darin" w:date="2025-02-20T15:34:00Z">
              <w:r w:rsidRPr="0068165D">
                <w:rPr>
                  <w:rFonts w:ascii="Times New Roman" w:hAnsi="Times New Roman" w:cs="Times New Roman"/>
                  <w:color w:val="000000"/>
                  <w:sz w:val="20"/>
                  <w:szCs w:val="20"/>
                </w:rPr>
                <w:delText>(22-4719)</w:delText>
              </w:r>
            </w:del>
          </w:p>
        </w:tc>
        <w:tc>
          <w:tcPr>
            <w:tcW w:w="593" w:type="pct"/>
            <w:shd w:val="clear" w:color="auto" w:fill="auto"/>
            <w:noWrap/>
            <w:vAlign w:val="bottom"/>
            <w:hideMark/>
          </w:tcPr>
          <w:p w14:paraId="505401FE" w14:textId="77777777" w:rsidR="00CC4BB3" w:rsidRPr="0068165D" w:rsidRDefault="00CC4BB3" w:rsidP="00CC4BB3">
            <w:pPr>
              <w:spacing w:line="240" w:lineRule="auto"/>
              <w:contextualSpacing/>
              <w:jc w:val="center"/>
              <w:rPr>
                <w:del w:id="473" w:author="Kopp, Darin" w:date="2025-02-20T15:34:00Z"/>
                <w:rFonts w:ascii="Times New Roman" w:hAnsi="Times New Roman" w:cs="Times New Roman"/>
                <w:color w:val="000000"/>
                <w:sz w:val="20"/>
                <w:szCs w:val="20"/>
              </w:rPr>
            </w:pPr>
            <w:del w:id="474" w:author="Kopp, Darin" w:date="2025-02-20T15:34:00Z">
              <w:r w:rsidRPr="0068165D">
                <w:rPr>
                  <w:rFonts w:ascii="Times New Roman" w:hAnsi="Times New Roman" w:cs="Times New Roman"/>
                  <w:color w:val="000000"/>
                  <w:sz w:val="20"/>
                  <w:szCs w:val="20"/>
                </w:rPr>
                <w:delText xml:space="preserve">21.84 </w:delText>
              </w:r>
            </w:del>
          </w:p>
          <w:p w14:paraId="41DD5E57" w14:textId="77777777" w:rsidR="00CC4BB3" w:rsidRPr="0068165D" w:rsidRDefault="00CC4BB3" w:rsidP="00CC4BB3">
            <w:pPr>
              <w:spacing w:line="240" w:lineRule="auto"/>
              <w:contextualSpacing/>
              <w:jc w:val="center"/>
              <w:rPr>
                <w:del w:id="475" w:author="Kopp, Darin" w:date="2025-02-20T15:34:00Z"/>
                <w:rFonts w:ascii="Times New Roman" w:hAnsi="Times New Roman" w:cs="Times New Roman"/>
                <w:color w:val="000000"/>
                <w:sz w:val="20"/>
                <w:szCs w:val="20"/>
              </w:rPr>
            </w:pPr>
            <w:del w:id="476" w:author="Kopp, Darin" w:date="2025-02-20T15:34:00Z">
              <w:r w:rsidRPr="0068165D">
                <w:rPr>
                  <w:rFonts w:ascii="Times New Roman" w:hAnsi="Times New Roman" w:cs="Times New Roman"/>
                  <w:color w:val="000000"/>
                  <w:sz w:val="20"/>
                  <w:szCs w:val="20"/>
                </w:rPr>
                <w:delText>(2.71-569.8)</w:delText>
              </w:r>
            </w:del>
          </w:p>
        </w:tc>
        <w:tc>
          <w:tcPr>
            <w:tcW w:w="537" w:type="pct"/>
            <w:shd w:val="clear" w:color="auto" w:fill="auto"/>
            <w:noWrap/>
            <w:vAlign w:val="bottom"/>
            <w:hideMark/>
          </w:tcPr>
          <w:p w14:paraId="64790D1D" w14:textId="77777777" w:rsidR="0068165D" w:rsidRPr="0068165D" w:rsidRDefault="00CC4BB3" w:rsidP="00CC4BB3">
            <w:pPr>
              <w:spacing w:line="240" w:lineRule="auto"/>
              <w:contextualSpacing/>
              <w:jc w:val="center"/>
              <w:rPr>
                <w:del w:id="477" w:author="Kopp, Darin" w:date="2025-02-20T15:34:00Z"/>
                <w:rFonts w:ascii="Times New Roman" w:hAnsi="Times New Roman" w:cs="Times New Roman"/>
                <w:color w:val="000000"/>
                <w:sz w:val="20"/>
                <w:szCs w:val="20"/>
              </w:rPr>
            </w:pPr>
            <w:del w:id="478" w:author="Kopp, Darin" w:date="2025-02-20T15:34:00Z">
              <w:r w:rsidRPr="0068165D">
                <w:rPr>
                  <w:rFonts w:ascii="Times New Roman" w:hAnsi="Times New Roman" w:cs="Times New Roman"/>
                  <w:color w:val="000000"/>
                  <w:sz w:val="20"/>
                  <w:szCs w:val="20"/>
                </w:rPr>
                <w:delText xml:space="preserve">0.92 </w:delText>
              </w:r>
            </w:del>
          </w:p>
          <w:p w14:paraId="12F905C1" w14:textId="77777777" w:rsidR="00CC4BB3" w:rsidRPr="0068165D" w:rsidRDefault="00CC4BB3" w:rsidP="00CC4BB3">
            <w:pPr>
              <w:spacing w:line="240" w:lineRule="auto"/>
              <w:contextualSpacing/>
              <w:jc w:val="center"/>
              <w:rPr>
                <w:del w:id="479" w:author="Kopp, Darin" w:date="2025-02-20T15:34:00Z"/>
                <w:rFonts w:ascii="Times New Roman" w:hAnsi="Times New Roman" w:cs="Times New Roman"/>
                <w:color w:val="000000"/>
                <w:sz w:val="20"/>
                <w:szCs w:val="20"/>
              </w:rPr>
            </w:pPr>
            <w:del w:id="480" w:author="Kopp, Darin" w:date="2025-02-20T15:34:00Z">
              <w:r w:rsidRPr="0068165D">
                <w:rPr>
                  <w:rFonts w:ascii="Times New Roman" w:hAnsi="Times New Roman" w:cs="Times New Roman"/>
                  <w:color w:val="000000"/>
                  <w:sz w:val="20"/>
                  <w:szCs w:val="20"/>
                </w:rPr>
                <w:delText>(0.04-521.64)</w:delText>
              </w:r>
            </w:del>
          </w:p>
        </w:tc>
        <w:tc>
          <w:tcPr>
            <w:tcW w:w="537" w:type="pct"/>
            <w:shd w:val="clear" w:color="auto" w:fill="auto"/>
            <w:noWrap/>
            <w:vAlign w:val="bottom"/>
            <w:hideMark/>
          </w:tcPr>
          <w:p w14:paraId="765E6605" w14:textId="77777777" w:rsidR="0068165D" w:rsidRPr="0068165D" w:rsidRDefault="00CC4BB3" w:rsidP="00CC4BB3">
            <w:pPr>
              <w:spacing w:line="240" w:lineRule="auto"/>
              <w:contextualSpacing/>
              <w:jc w:val="center"/>
              <w:rPr>
                <w:del w:id="481" w:author="Kopp, Darin" w:date="2025-02-20T15:34:00Z"/>
                <w:rFonts w:ascii="Times New Roman" w:hAnsi="Times New Roman" w:cs="Times New Roman"/>
                <w:color w:val="000000"/>
                <w:sz w:val="20"/>
                <w:szCs w:val="20"/>
              </w:rPr>
            </w:pPr>
            <w:del w:id="482" w:author="Kopp, Darin" w:date="2025-02-20T15:34:00Z">
              <w:r w:rsidRPr="0068165D">
                <w:rPr>
                  <w:rFonts w:ascii="Times New Roman" w:hAnsi="Times New Roman" w:cs="Times New Roman"/>
                  <w:color w:val="000000"/>
                  <w:sz w:val="20"/>
                  <w:szCs w:val="20"/>
                </w:rPr>
                <w:delText>2.97</w:delText>
              </w:r>
            </w:del>
          </w:p>
          <w:p w14:paraId="1E7CD4C4" w14:textId="77777777" w:rsidR="00CC4BB3" w:rsidRPr="0068165D" w:rsidRDefault="00CC4BB3" w:rsidP="00CC4BB3">
            <w:pPr>
              <w:spacing w:line="240" w:lineRule="auto"/>
              <w:contextualSpacing/>
              <w:jc w:val="center"/>
              <w:rPr>
                <w:del w:id="483" w:author="Kopp, Darin" w:date="2025-02-20T15:34:00Z"/>
                <w:rFonts w:ascii="Times New Roman" w:hAnsi="Times New Roman" w:cs="Times New Roman"/>
                <w:color w:val="000000"/>
                <w:sz w:val="20"/>
                <w:szCs w:val="20"/>
              </w:rPr>
            </w:pPr>
            <w:del w:id="484" w:author="Kopp, Darin" w:date="2025-02-20T15:34:00Z">
              <w:r w:rsidRPr="0068165D">
                <w:rPr>
                  <w:rFonts w:ascii="Times New Roman" w:hAnsi="Times New Roman" w:cs="Times New Roman"/>
                  <w:color w:val="000000"/>
                  <w:sz w:val="20"/>
                  <w:szCs w:val="20"/>
                </w:rPr>
                <w:delText>(0.07-1682.05)</w:delText>
              </w:r>
            </w:del>
          </w:p>
        </w:tc>
        <w:tc>
          <w:tcPr>
            <w:tcW w:w="356" w:type="pct"/>
            <w:shd w:val="clear" w:color="auto" w:fill="auto"/>
            <w:noWrap/>
            <w:vAlign w:val="bottom"/>
            <w:hideMark/>
          </w:tcPr>
          <w:p w14:paraId="35FB1BED" w14:textId="77777777" w:rsidR="0068165D" w:rsidRPr="0068165D" w:rsidRDefault="00CC4BB3" w:rsidP="00CC4BB3">
            <w:pPr>
              <w:spacing w:line="240" w:lineRule="auto"/>
              <w:contextualSpacing/>
              <w:jc w:val="center"/>
              <w:rPr>
                <w:del w:id="485" w:author="Kopp, Darin" w:date="2025-02-20T15:34:00Z"/>
                <w:rFonts w:ascii="Times New Roman" w:hAnsi="Times New Roman" w:cs="Times New Roman"/>
                <w:color w:val="000000"/>
                <w:sz w:val="20"/>
                <w:szCs w:val="20"/>
              </w:rPr>
            </w:pPr>
            <w:del w:id="486" w:author="Kopp, Darin" w:date="2025-02-20T15:34:00Z">
              <w:r w:rsidRPr="0068165D">
                <w:rPr>
                  <w:rFonts w:ascii="Times New Roman" w:hAnsi="Times New Roman" w:cs="Times New Roman"/>
                  <w:color w:val="000000"/>
                  <w:sz w:val="20"/>
                  <w:szCs w:val="20"/>
                </w:rPr>
                <w:delText xml:space="preserve">0.48 </w:delText>
              </w:r>
            </w:del>
          </w:p>
          <w:p w14:paraId="7D6B19D4" w14:textId="77777777" w:rsidR="00CC4BB3" w:rsidRPr="0068165D" w:rsidRDefault="00CC4BB3" w:rsidP="00CC4BB3">
            <w:pPr>
              <w:spacing w:line="240" w:lineRule="auto"/>
              <w:contextualSpacing/>
              <w:jc w:val="center"/>
              <w:rPr>
                <w:del w:id="487" w:author="Kopp, Darin" w:date="2025-02-20T15:34:00Z"/>
                <w:rFonts w:ascii="Times New Roman" w:hAnsi="Times New Roman" w:cs="Times New Roman"/>
                <w:color w:val="000000"/>
                <w:sz w:val="20"/>
                <w:szCs w:val="20"/>
              </w:rPr>
            </w:pPr>
            <w:del w:id="488" w:author="Kopp, Darin" w:date="2025-02-20T15:34:00Z">
              <w:r w:rsidRPr="0068165D">
                <w:rPr>
                  <w:rFonts w:ascii="Times New Roman" w:hAnsi="Times New Roman" w:cs="Times New Roman"/>
                  <w:color w:val="000000"/>
                  <w:sz w:val="20"/>
                  <w:szCs w:val="20"/>
                </w:rPr>
                <w:delText>(0-3.95)</w:delText>
              </w:r>
            </w:del>
          </w:p>
        </w:tc>
        <w:tc>
          <w:tcPr>
            <w:tcW w:w="537" w:type="pct"/>
            <w:shd w:val="clear" w:color="auto" w:fill="auto"/>
            <w:noWrap/>
            <w:vAlign w:val="bottom"/>
            <w:hideMark/>
          </w:tcPr>
          <w:p w14:paraId="10CAC5D7" w14:textId="77777777" w:rsidR="0068165D" w:rsidRPr="0068165D" w:rsidRDefault="00CC4BB3" w:rsidP="00CC4BB3">
            <w:pPr>
              <w:spacing w:line="240" w:lineRule="auto"/>
              <w:contextualSpacing/>
              <w:jc w:val="center"/>
              <w:rPr>
                <w:del w:id="489" w:author="Kopp, Darin" w:date="2025-02-20T15:34:00Z"/>
                <w:rFonts w:ascii="Times New Roman" w:hAnsi="Times New Roman" w:cs="Times New Roman"/>
                <w:color w:val="000000"/>
                <w:sz w:val="20"/>
                <w:szCs w:val="20"/>
              </w:rPr>
            </w:pPr>
            <w:del w:id="490" w:author="Kopp, Darin" w:date="2025-02-20T15:34:00Z">
              <w:r w:rsidRPr="0068165D">
                <w:rPr>
                  <w:rFonts w:ascii="Times New Roman" w:hAnsi="Times New Roman" w:cs="Times New Roman"/>
                  <w:color w:val="000000"/>
                  <w:sz w:val="20"/>
                  <w:szCs w:val="20"/>
                </w:rPr>
                <w:delText xml:space="preserve">38.14 </w:delText>
              </w:r>
            </w:del>
          </w:p>
          <w:p w14:paraId="4E148B44" w14:textId="77777777" w:rsidR="00CC4BB3" w:rsidRPr="0068165D" w:rsidRDefault="00CC4BB3" w:rsidP="00CC4BB3">
            <w:pPr>
              <w:spacing w:line="240" w:lineRule="auto"/>
              <w:contextualSpacing/>
              <w:jc w:val="center"/>
              <w:rPr>
                <w:del w:id="491" w:author="Kopp, Darin" w:date="2025-02-20T15:34:00Z"/>
                <w:rFonts w:ascii="Times New Roman" w:hAnsi="Times New Roman" w:cs="Times New Roman"/>
                <w:color w:val="000000"/>
                <w:sz w:val="20"/>
                <w:szCs w:val="20"/>
              </w:rPr>
            </w:pPr>
            <w:del w:id="492" w:author="Kopp, Darin" w:date="2025-02-20T15:34:00Z">
              <w:r w:rsidRPr="0068165D">
                <w:rPr>
                  <w:rFonts w:ascii="Times New Roman" w:hAnsi="Times New Roman" w:cs="Times New Roman"/>
                  <w:color w:val="000000"/>
                  <w:sz w:val="20"/>
                  <w:szCs w:val="20"/>
                </w:rPr>
                <w:delText>(0.01-1288.61)</w:delText>
              </w:r>
            </w:del>
          </w:p>
        </w:tc>
        <w:tc>
          <w:tcPr>
            <w:tcW w:w="648" w:type="pct"/>
            <w:shd w:val="clear" w:color="auto" w:fill="auto"/>
            <w:noWrap/>
            <w:vAlign w:val="bottom"/>
            <w:hideMark/>
          </w:tcPr>
          <w:p w14:paraId="052F9875" w14:textId="77777777" w:rsidR="0068165D" w:rsidRPr="0068165D" w:rsidRDefault="00CC4BB3" w:rsidP="00CC4BB3">
            <w:pPr>
              <w:spacing w:line="240" w:lineRule="auto"/>
              <w:contextualSpacing/>
              <w:jc w:val="center"/>
              <w:rPr>
                <w:del w:id="493" w:author="Kopp, Darin" w:date="2025-02-20T15:34:00Z"/>
                <w:rFonts w:ascii="Times New Roman" w:hAnsi="Times New Roman" w:cs="Times New Roman"/>
                <w:color w:val="000000"/>
                <w:sz w:val="20"/>
                <w:szCs w:val="20"/>
              </w:rPr>
            </w:pPr>
            <w:del w:id="494" w:author="Kopp, Darin" w:date="2025-02-20T15:34:00Z">
              <w:r w:rsidRPr="0068165D">
                <w:rPr>
                  <w:rFonts w:ascii="Times New Roman" w:hAnsi="Times New Roman" w:cs="Times New Roman"/>
                  <w:color w:val="000000"/>
                  <w:sz w:val="20"/>
                  <w:szCs w:val="20"/>
                </w:rPr>
                <w:delText xml:space="preserve">669.31 </w:delText>
              </w:r>
            </w:del>
          </w:p>
          <w:p w14:paraId="0DF8716F" w14:textId="77777777" w:rsidR="00CC4BB3" w:rsidRPr="0068165D" w:rsidRDefault="00CC4BB3" w:rsidP="00CC4BB3">
            <w:pPr>
              <w:spacing w:line="240" w:lineRule="auto"/>
              <w:contextualSpacing/>
              <w:jc w:val="center"/>
              <w:rPr>
                <w:del w:id="495" w:author="Kopp, Darin" w:date="2025-02-20T15:34:00Z"/>
                <w:rFonts w:ascii="Times New Roman" w:hAnsi="Times New Roman" w:cs="Times New Roman"/>
                <w:color w:val="000000"/>
                <w:sz w:val="20"/>
                <w:szCs w:val="20"/>
              </w:rPr>
            </w:pPr>
            <w:del w:id="496" w:author="Kopp, Darin" w:date="2025-02-20T15:34:00Z">
              <w:r w:rsidRPr="0068165D">
                <w:rPr>
                  <w:rFonts w:ascii="Times New Roman" w:hAnsi="Times New Roman" w:cs="Times New Roman"/>
                  <w:color w:val="000000"/>
                  <w:sz w:val="20"/>
                  <w:szCs w:val="20"/>
                </w:rPr>
                <w:delText>(175.89-3946.33)</w:delText>
              </w:r>
            </w:del>
          </w:p>
        </w:tc>
        <w:tc>
          <w:tcPr>
            <w:tcW w:w="507" w:type="pct"/>
            <w:shd w:val="clear" w:color="auto" w:fill="auto"/>
            <w:noWrap/>
            <w:vAlign w:val="bottom"/>
            <w:hideMark/>
          </w:tcPr>
          <w:p w14:paraId="0F247A41" w14:textId="77777777" w:rsidR="0068165D" w:rsidRPr="0068165D" w:rsidRDefault="00CC4BB3" w:rsidP="00CC4BB3">
            <w:pPr>
              <w:spacing w:line="240" w:lineRule="auto"/>
              <w:contextualSpacing/>
              <w:jc w:val="center"/>
              <w:rPr>
                <w:del w:id="497" w:author="Kopp, Darin" w:date="2025-02-20T15:34:00Z"/>
                <w:rFonts w:ascii="Times New Roman" w:hAnsi="Times New Roman" w:cs="Times New Roman"/>
                <w:color w:val="000000"/>
                <w:sz w:val="20"/>
                <w:szCs w:val="20"/>
              </w:rPr>
            </w:pPr>
            <w:del w:id="498" w:author="Kopp, Darin" w:date="2025-02-20T15:34:00Z">
              <w:r w:rsidRPr="0068165D">
                <w:rPr>
                  <w:rFonts w:ascii="Times New Roman" w:hAnsi="Times New Roman" w:cs="Times New Roman"/>
                  <w:color w:val="000000"/>
                  <w:sz w:val="20"/>
                  <w:szCs w:val="20"/>
                </w:rPr>
                <w:delText xml:space="preserve">18.08 </w:delText>
              </w:r>
            </w:del>
          </w:p>
          <w:p w14:paraId="0572DBAB" w14:textId="77777777" w:rsidR="00CC4BB3" w:rsidRPr="0068165D" w:rsidRDefault="00CC4BB3" w:rsidP="00CC4BB3">
            <w:pPr>
              <w:spacing w:line="240" w:lineRule="auto"/>
              <w:contextualSpacing/>
              <w:jc w:val="center"/>
              <w:rPr>
                <w:del w:id="499" w:author="Kopp, Darin" w:date="2025-02-20T15:34:00Z"/>
                <w:rFonts w:ascii="Times New Roman" w:hAnsi="Times New Roman" w:cs="Times New Roman"/>
                <w:color w:val="000000"/>
                <w:sz w:val="20"/>
                <w:szCs w:val="20"/>
              </w:rPr>
            </w:pPr>
            <w:del w:id="500" w:author="Kopp, Darin" w:date="2025-02-20T15:34:00Z">
              <w:r w:rsidRPr="0068165D">
                <w:rPr>
                  <w:rFonts w:ascii="Times New Roman" w:hAnsi="Times New Roman" w:cs="Times New Roman"/>
                  <w:color w:val="000000"/>
                  <w:sz w:val="20"/>
                  <w:szCs w:val="20"/>
                </w:rPr>
                <w:delText>(11.71-29.4)</w:delText>
              </w:r>
            </w:del>
          </w:p>
        </w:tc>
      </w:tr>
      <w:tr w:rsidR="0068165D" w14:paraId="1CB1D068" w14:textId="77777777" w:rsidTr="00CC4BB3">
        <w:trPr>
          <w:trHeight w:val="300"/>
          <w:del w:id="501" w:author="Kopp, Darin" w:date="2025-02-20T15:34:00Z"/>
        </w:trPr>
        <w:tc>
          <w:tcPr>
            <w:tcW w:w="294" w:type="pct"/>
            <w:shd w:val="clear" w:color="auto" w:fill="auto"/>
            <w:noWrap/>
            <w:vAlign w:val="center"/>
            <w:hideMark/>
          </w:tcPr>
          <w:p w14:paraId="22586112" w14:textId="77777777" w:rsidR="00CC4BB3" w:rsidRPr="0068165D" w:rsidRDefault="00CC4BB3" w:rsidP="00CC4BB3">
            <w:pPr>
              <w:spacing w:line="240" w:lineRule="auto"/>
              <w:contextualSpacing/>
              <w:jc w:val="center"/>
              <w:rPr>
                <w:del w:id="502" w:author="Kopp, Darin" w:date="2025-02-20T15:34:00Z"/>
                <w:rFonts w:ascii="Times New Roman" w:hAnsi="Times New Roman" w:cs="Times New Roman"/>
                <w:color w:val="000000"/>
                <w:sz w:val="20"/>
                <w:szCs w:val="20"/>
              </w:rPr>
            </w:pPr>
            <w:del w:id="503" w:author="Kopp, Darin" w:date="2025-02-20T15:34:00Z">
              <w:r w:rsidRPr="0068165D">
                <w:rPr>
                  <w:rFonts w:ascii="Times New Roman" w:hAnsi="Times New Roman" w:cs="Times New Roman"/>
                  <w:color w:val="000000"/>
                  <w:sz w:val="20"/>
                  <w:szCs w:val="20"/>
                </w:rPr>
                <w:delText>XER</w:delText>
              </w:r>
            </w:del>
          </w:p>
        </w:tc>
        <w:tc>
          <w:tcPr>
            <w:tcW w:w="209" w:type="pct"/>
            <w:shd w:val="clear" w:color="auto" w:fill="auto"/>
            <w:noWrap/>
            <w:vAlign w:val="bottom"/>
            <w:hideMark/>
          </w:tcPr>
          <w:p w14:paraId="3390C58F" w14:textId="77777777" w:rsidR="00CC4BB3" w:rsidRPr="0068165D" w:rsidRDefault="00CC4BB3" w:rsidP="00CC4BB3">
            <w:pPr>
              <w:spacing w:line="240" w:lineRule="auto"/>
              <w:contextualSpacing/>
              <w:jc w:val="center"/>
              <w:rPr>
                <w:del w:id="504" w:author="Kopp, Darin" w:date="2025-02-20T15:34:00Z"/>
                <w:rFonts w:ascii="Times New Roman" w:hAnsi="Times New Roman" w:cs="Times New Roman"/>
                <w:color w:val="000000"/>
                <w:sz w:val="20"/>
                <w:szCs w:val="20"/>
              </w:rPr>
            </w:pPr>
            <w:del w:id="505" w:author="Kopp, Darin" w:date="2025-02-20T15:34:00Z">
              <w:r w:rsidRPr="0068165D">
                <w:rPr>
                  <w:rFonts w:ascii="Times New Roman" w:hAnsi="Times New Roman" w:cs="Times New Roman"/>
                  <w:color w:val="000000"/>
                  <w:sz w:val="20"/>
                  <w:szCs w:val="20"/>
                </w:rPr>
                <w:delText>196</w:delText>
              </w:r>
            </w:del>
          </w:p>
        </w:tc>
        <w:tc>
          <w:tcPr>
            <w:tcW w:w="314" w:type="pct"/>
            <w:shd w:val="clear" w:color="auto" w:fill="auto"/>
            <w:noWrap/>
            <w:vAlign w:val="bottom"/>
            <w:hideMark/>
          </w:tcPr>
          <w:p w14:paraId="53F7C681" w14:textId="77777777" w:rsidR="00CC4BB3" w:rsidRPr="0068165D" w:rsidRDefault="00CC4BB3" w:rsidP="00CC4BB3">
            <w:pPr>
              <w:spacing w:line="240" w:lineRule="auto"/>
              <w:contextualSpacing/>
              <w:jc w:val="center"/>
              <w:rPr>
                <w:del w:id="506" w:author="Kopp, Darin" w:date="2025-02-20T15:34:00Z"/>
                <w:rFonts w:ascii="Times New Roman" w:hAnsi="Times New Roman" w:cs="Times New Roman"/>
                <w:color w:val="000000"/>
                <w:sz w:val="20"/>
                <w:szCs w:val="20"/>
              </w:rPr>
            </w:pPr>
            <w:del w:id="507" w:author="Kopp, Darin" w:date="2025-02-20T15:34:00Z">
              <w:r w:rsidRPr="0068165D">
                <w:rPr>
                  <w:rFonts w:ascii="Times New Roman" w:hAnsi="Times New Roman" w:cs="Times New Roman"/>
                  <w:color w:val="000000"/>
                  <w:sz w:val="20"/>
                  <w:szCs w:val="20"/>
                </w:rPr>
                <w:delText>75</w:delText>
              </w:r>
            </w:del>
          </w:p>
        </w:tc>
        <w:tc>
          <w:tcPr>
            <w:tcW w:w="468" w:type="pct"/>
            <w:shd w:val="clear" w:color="auto" w:fill="auto"/>
            <w:noWrap/>
            <w:vAlign w:val="bottom"/>
            <w:hideMark/>
          </w:tcPr>
          <w:p w14:paraId="63872E9C" w14:textId="77777777" w:rsidR="00CC4BB3" w:rsidRPr="0068165D" w:rsidRDefault="00CC4BB3" w:rsidP="00CC4BB3">
            <w:pPr>
              <w:spacing w:line="240" w:lineRule="auto"/>
              <w:contextualSpacing/>
              <w:jc w:val="center"/>
              <w:rPr>
                <w:del w:id="508" w:author="Kopp, Darin" w:date="2025-02-20T15:34:00Z"/>
                <w:rFonts w:ascii="Times New Roman" w:hAnsi="Times New Roman" w:cs="Times New Roman"/>
                <w:color w:val="000000"/>
                <w:sz w:val="20"/>
                <w:szCs w:val="20"/>
              </w:rPr>
            </w:pPr>
            <w:del w:id="509" w:author="Kopp, Darin" w:date="2025-02-20T15:34:00Z">
              <w:r w:rsidRPr="0068165D">
                <w:rPr>
                  <w:rFonts w:ascii="Times New Roman" w:hAnsi="Times New Roman" w:cs="Times New Roman"/>
                  <w:color w:val="000000"/>
                  <w:sz w:val="20"/>
                  <w:szCs w:val="20"/>
                </w:rPr>
                <w:delText xml:space="preserve">344.5 </w:delText>
              </w:r>
            </w:del>
          </w:p>
          <w:p w14:paraId="5413F827" w14:textId="77777777" w:rsidR="00CC4BB3" w:rsidRPr="0068165D" w:rsidRDefault="00CC4BB3" w:rsidP="00CC4BB3">
            <w:pPr>
              <w:spacing w:line="240" w:lineRule="auto"/>
              <w:contextualSpacing/>
              <w:jc w:val="center"/>
              <w:rPr>
                <w:del w:id="510" w:author="Kopp, Darin" w:date="2025-02-20T15:34:00Z"/>
                <w:rFonts w:ascii="Times New Roman" w:hAnsi="Times New Roman" w:cs="Times New Roman"/>
                <w:color w:val="000000"/>
                <w:sz w:val="20"/>
                <w:szCs w:val="20"/>
              </w:rPr>
            </w:pPr>
            <w:del w:id="511" w:author="Kopp, Darin" w:date="2025-02-20T15:34:00Z">
              <w:r w:rsidRPr="0068165D">
                <w:rPr>
                  <w:rFonts w:ascii="Times New Roman" w:hAnsi="Times New Roman" w:cs="Times New Roman"/>
                  <w:color w:val="000000"/>
                  <w:sz w:val="20"/>
                  <w:szCs w:val="20"/>
                </w:rPr>
                <w:delText>(46-8000)</w:delText>
              </w:r>
            </w:del>
          </w:p>
        </w:tc>
        <w:tc>
          <w:tcPr>
            <w:tcW w:w="593" w:type="pct"/>
            <w:shd w:val="clear" w:color="auto" w:fill="auto"/>
            <w:noWrap/>
            <w:vAlign w:val="bottom"/>
            <w:hideMark/>
          </w:tcPr>
          <w:p w14:paraId="1D23D613" w14:textId="77777777" w:rsidR="00CC4BB3" w:rsidRPr="0068165D" w:rsidRDefault="00CC4BB3" w:rsidP="00CC4BB3">
            <w:pPr>
              <w:spacing w:line="240" w:lineRule="auto"/>
              <w:contextualSpacing/>
              <w:jc w:val="center"/>
              <w:rPr>
                <w:del w:id="512" w:author="Kopp, Darin" w:date="2025-02-20T15:34:00Z"/>
                <w:rFonts w:ascii="Times New Roman" w:hAnsi="Times New Roman" w:cs="Times New Roman"/>
                <w:color w:val="000000"/>
                <w:sz w:val="20"/>
                <w:szCs w:val="20"/>
              </w:rPr>
            </w:pPr>
            <w:del w:id="513" w:author="Kopp, Darin" w:date="2025-02-20T15:34:00Z">
              <w:r w:rsidRPr="0068165D">
                <w:rPr>
                  <w:rFonts w:ascii="Times New Roman" w:hAnsi="Times New Roman" w:cs="Times New Roman"/>
                  <w:color w:val="000000"/>
                  <w:sz w:val="20"/>
                  <w:szCs w:val="20"/>
                </w:rPr>
                <w:delText xml:space="preserve">54.62 </w:delText>
              </w:r>
            </w:del>
          </w:p>
          <w:p w14:paraId="02D84B95" w14:textId="77777777" w:rsidR="00CC4BB3" w:rsidRPr="0068165D" w:rsidRDefault="00CC4BB3" w:rsidP="00CC4BB3">
            <w:pPr>
              <w:spacing w:line="240" w:lineRule="auto"/>
              <w:contextualSpacing/>
              <w:jc w:val="center"/>
              <w:rPr>
                <w:del w:id="514" w:author="Kopp, Darin" w:date="2025-02-20T15:34:00Z"/>
                <w:rFonts w:ascii="Times New Roman" w:hAnsi="Times New Roman" w:cs="Times New Roman"/>
                <w:color w:val="000000"/>
                <w:sz w:val="20"/>
                <w:szCs w:val="20"/>
              </w:rPr>
            </w:pPr>
            <w:del w:id="515" w:author="Kopp, Darin" w:date="2025-02-20T15:34:00Z">
              <w:r w:rsidRPr="0068165D">
                <w:rPr>
                  <w:rFonts w:ascii="Times New Roman" w:hAnsi="Times New Roman" w:cs="Times New Roman"/>
                  <w:color w:val="000000"/>
                  <w:sz w:val="20"/>
                  <w:szCs w:val="20"/>
                </w:rPr>
                <w:delText>(4.29-4667.41)</w:delText>
              </w:r>
            </w:del>
          </w:p>
        </w:tc>
        <w:tc>
          <w:tcPr>
            <w:tcW w:w="537" w:type="pct"/>
            <w:shd w:val="clear" w:color="auto" w:fill="auto"/>
            <w:noWrap/>
            <w:vAlign w:val="bottom"/>
            <w:hideMark/>
          </w:tcPr>
          <w:p w14:paraId="3ED83AD7" w14:textId="77777777" w:rsidR="0068165D" w:rsidRPr="0068165D" w:rsidRDefault="00CC4BB3" w:rsidP="00CC4BB3">
            <w:pPr>
              <w:spacing w:line="240" w:lineRule="auto"/>
              <w:contextualSpacing/>
              <w:jc w:val="center"/>
              <w:rPr>
                <w:del w:id="516" w:author="Kopp, Darin" w:date="2025-02-20T15:34:00Z"/>
                <w:rFonts w:ascii="Times New Roman" w:hAnsi="Times New Roman" w:cs="Times New Roman"/>
                <w:color w:val="000000"/>
                <w:sz w:val="20"/>
                <w:szCs w:val="20"/>
              </w:rPr>
            </w:pPr>
            <w:del w:id="517" w:author="Kopp, Darin" w:date="2025-02-20T15:34:00Z">
              <w:r w:rsidRPr="0068165D">
                <w:rPr>
                  <w:rFonts w:ascii="Times New Roman" w:hAnsi="Times New Roman" w:cs="Times New Roman"/>
                  <w:color w:val="000000"/>
                  <w:sz w:val="20"/>
                  <w:szCs w:val="20"/>
                </w:rPr>
                <w:delText>5.35</w:delText>
              </w:r>
            </w:del>
          </w:p>
          <w:p w14:paraId="08562E4A" w14:textId="77777777" w:rsidR="00CC4BB3" w:rsidRPr="0068165D" w:rsidRDefault="00CC4BB3" w:rsidP="0068165D">
            <w:pPr>
              <w:spacing w:line="240" w:lineRule="auto"/>
              <w:contextualSpacing/>
              <w:jc w:val="center"/>
              <w:rPr>
                <w:del w:id="518" w:author="Kopp, Darin" w:date="2025-02-20T15:34:00Z"/>
                <w:rFonts w:ascii="Times New Roman" w:hAnsi="Times New Roman" w:cs="Times New Roman"/>
                <w:color w:val="000000"/>
                <w:sz w:val="20"/>
                <w:szCs w:val="20"/>
              </w:rPr>
            </w:pPr>
            <w:del w:id="519" w:author="Kopp, Darin" w:date="2025-02-20T15:34:00Z">
              <w:r w:rsidRPr="0068165D">
                <w:rPr>
                  <w:rFonts w:ascii="Times New Roman" w:hAnsi="Times New Roman" w:cs="Times New Roman"/>
                  <w:color w:val="000000"/>
                  <w:sz w:val="20"/>
                  <w:szCs w:val="20"/>
                </w:rPr>
                <w:delText xml:space="preserve"> (0.1-1867.57)</w:delText>
              </w:r>
            </w:del>
          </w:p>
        </w:tc>
        <w:tc>
          <w:tcPr>
            <w:tcW w:w="537" w:type="pct"/>
            <w:shd w:val="clear" w:color="auto" w:fill="auto"/>
            <w:noWrap/>
            <w:vAlign w:val="bottom"/>
            <w:hideMark/>
          </w:tcPr>
          <w:p w14:paraId="6D3A91BD" w14:textId="77777777" w:rsidR="0068165D" w:rsidRPr="0068165D" w:rsidRDefault="00CC4BB3" w:rsidP="00CC4BB3">
            <w:pPr>
              <w:spacing w:line="240" w:lineRule="auto"/>
              <w:contextualSpacing/>
              <w:jc w:val="center"/>
              <w:rPr>
                <w:del w:id="520" w:author="Kopp, Darin" w:date="2025-02-20T15:34:00Z"/>
                <w:rFonts w:ascii="Times New Roman" w:hAnsi="Times New Roman" w:cs="Times New Roman"/>
                <w:color w:val="000000"/>
                <w:sz w:val="20"/>
                <w:szCs w:val="20"/>
              </w:rPr>
            </w:pPr>
            <w:del w:id="521" w:author="Kopp, Darin" w:date="2025-02-20T15:34:00Z">
              <w:r w:rsidRPr="0068165D">
                <w:rPr>
                  <w:rFonts w:ascii="Times New Roman" w:hAnsi="Times New Roman" w:cs="Times New Roman"/>
                  <w:color w:val="000000"/>
                  <w:sz w:val="20"/>
                  <w:szCs w:val="20"/>
                </w:rPr>
                <w:delText xml:space="preserve">27.8 </w:delText>
              </w:r>
            </w:del>
          </w:p>
          <w:p w14:paraId="7AF5FD16" w14:textId="77777777" w:rsidR="00CC4BB3" w:rsidRPr="0068165D" w:rsidRDefault="00CC4BB3" w:rsidP="00CC4BB3">
            <w:pPr>
              <w:spacing w:line="240" w:lineRule="auto"/>
              <w:contextualSpacing/>
              <w:jc w:val="center"/>
              <w:rPr>
                <w:del w:id="522" w:author="Kopp, Darin" w:date="2025-02-20T15:34:00Z"/>
                <w:rFonts w:ascii="Times New Roman" w:hAnsi="Times New Roman" w:cs="Times New Roman"/>
                <w:color w:val="000000"/>
                <w:sz w:val="20"/>
                <w:szCs w:val="20"/>
              </w:rPr>
            </w:pPr>
            <w:del w:id="523" w:author="Kopp, Darin" w:date="2025-02-20T15:34:00Z">
              <w:r w:rsidRPr="0068165D">
                <w:rPr>
                  <w:rFonts w:ascii="Times New Roman" w:hAnsi="Times New Roman" w:cs="Times New Roman"/>
                  <w:color w:val="000000"/>
                  <w:sz w:val="20"/>
                  <w:szCs w:val="20"/>
                </w:rPr>
                <w:delText>(0.02-3286.24)</w:delText>
              </w:r>
            </w:del>
          </w:p>
        </w:tc>
        <w:tc>
          <w:tcPr>
            <w:tcW w:w="356" w:type="pct"/>
            <w:shd w:val="clear" w:color="auto" w:fill="auto"/>
            <w:noWrap/>
            <w:vAlign w:val="bottom"/>
            <w:hideMark/>
          </w:tcPr>
          <w:p w14:paraId="49FB37E4" w14:textId="77777777" w:rsidR="0068165D" w:rsidRPr="0068165D" w:rsidRDefault="00CC4BB3" w:rsidP="00CC4BB3">
            <w:pPr>
              <w:spacing w:line="240" w:lineRule="auto"/>
              <w:contextualSpacing/>
              <w:jc w:val="center"/>
              <w:rPr>
                <w:del w:id="524" w:author="Kopp, Darin" w:date="2025-02-20T15:34:00Z"/>
                <w:rFonts w:ascii="Times New Roman" w:hAnsi="Times New Roman" w:cs="Times New Roman"/>
                <w:color w:val="000000"/>
                <w:sz w:val="20"/>
                <w:szCs w:val="20"/>
              </w:rPr>
            </w:pPr>
            <w:del w:id="525" w:author="Kopp, Darin" w:date="2025-02-20T15:34:00Z">
              <w:r w:rsidRPr="0068165D">
                <w:rPr>
                  <w:rFonts w:ascii="Times New Roman" w:hAnsi="Times New Roman" w:cs="Times New Roman"/>
                  <w:color w:val="000000"/>
                  <w:sz w:val="20"/>
                  <w:szCs w:val="20"/>
                </w:rPr>
                <w:delText xml:space="preserve">1.16 </w:delText>
              </w:r>
            </w:del>
          </w:p>
          <w:p w14:paraId="459C0C41" w14:textId="77777777" w:rsidR="00CC4BB3" w:rsidRPr="0068165D" w:rsidRDefault="00CC4BB3" w:rsidP="00CC4BB3">
            <w:pPr>
              <w:spacing w:line="240" w:lineRule="auto"/>
              <w:contextualSpacing/>
              <w:jc w:val="center"/>
              <w:rPr>
                <w:del w:id="526" w:author="Kopp, Darin" w:date="2025-02-20T15:34:00Z"/>
                <w:rFonts w:ascii="Times New Roman" w:hAnsi="Times New Roman" w:cs="Times New Roman"/>
                <w:color w:val="000000"/>
                <w:sz w:val="20"/>
                <w:szCs w:val="20"/>
              </w:rPr>
            </w:pPr>
            <w:del w:id="527" w:author="Kopp, Darin" w:date="2025-02-20T15:34:00Z">
              <w:r w:rsidRPr="0068165D">
                <w:rPr>
                  <w:rFonts w:ascii="Times New Roman" w:hAnsi="Times New Roman" w:cs="Times New Roman"/>
                  <w:color w:val="000000"/>
                  <w:sz w:val="20"/>
                  <w:szCs w:val="20"/>
                </w:rPr>
                <w:delText>(0-4.36)</w:delText>
              </w:r>
            </w:del>
          </w:p>
        </w:tc>
        <w:tc>
          <w:tcPr>
            <w:tcW w:w="537" w:type="pct"/>
            <w:shd w:val="clear" w:color="auto" w:fill="auto"/>
            <w:noWrap/>
            <w:vAlign w:val="bottom"/>
            <w:hideMark/>
          </w:tcPr>
          <w:p w14:paraId="0E8EFF12" w14:textId="77777777" w:rsidR="0068165D" w:rsidRPr="0068165D" w:rsidRDefault="00CC4BB3" w:rsidP="00CC4BB3">
            <w:pPr>
              <w:spacing w:line="240" w:lineRule="auto"/>
              <w:contextualSpacing/>
              <w:jc w:val="center"/>
              <w:rPr>
                <w:del w:id="528" w:author="Kopp, Darin" w:date="2025-02-20T15:34:00Z"/>
                <w:rFonts w:ascii="Times New Roman" w:hAnsi="Times New Roman" w:cs="Times New Roman"/>
                <w:color w:val="000000"/>
                <w:sz w:val="20"/>
                <w:szCs w:val="20"/>
              </w:rPr>
            </w:pPr>
            <w:del w:id="529" w:author="Kopp, Darin" w:date="2025-02-20T15:34:00Z">
              <w:r w:rsidRPr="0068165D">
                <w:rPr>
                  <w:rFonts w:ascii="Times New Roman" w:hAnsi="Times New Roman" w:cs="Times New Roman"/>
                  <w:color w:val="000000"/>
                  <w:sz w:val="20"/>
                  <w:szCs w:val="20"/>
                </w:rPr>
                <w:delText xml:space="preserve">2.02 </w:delText>
              </w:r>
            </w:del>
          </w:p>
          <w:p w14:paraId="1EDC06C5" w14:textId="77777777" w:rsidR="00CC4BB3" w:rsidRPr="0068165D" w:rsidRDefault="00CC4BB3" w:rsidP="00CC4BB3">
            <w:pPr>
              <w:spacing w:line="240" w:lineRule="auto"/>
              <w:contextualSpacing/>
              <w:jc w:val="center"/>
              <w:rPr>
                <w:del w:id="530" w:author="Kopp, Darin" w:date="2025-02-20T15:34:00Z"/>
                <w:rFonts w:ascii="Times New Roman" w:hAnsi="Times New Roman" w:cs="Times New Roman"/>
                <w:color w:val="000000"/>
                <w:sz w:val="20"/>
                <w:szCs w:val="20"/>
              </w:rPr>
            </w:pPr>
            <w:del w:id="531" w:author="Kopp, Darin" w:date="2025-02-20T15:34:00Z">
              <w:r w:rsidRPr="0068165D">
                <w:rPr>
                  <w:rFonts w:ascii="Times New Roman" w:hAnsi="Times New Roman" w:cs="Times New Roman"/>
                  <w:color w:val="000000"/>
                  <w:sz w:val="20"/>
                  <w:szCs w:val="20"/>
                </w:rPr>
                <w:delText>(0.01-368.11)</w:delText>
              </w:r>
            </w:del>
          </w:p>
        </w:tc>
        <w:tc>
          <w:tcPr>
            <w:tcW w:w="648" w:type="pct"/>
            <w:shd w:val="clear" w:color="auto" w:fill="auto"/>
            <w:noWrap/>
            <w:vAlign w:val="bottom"/>
            <w:hideMark/>
          </w:tcPr>
          <w:p w14:paraId="79FC7400" w14:textId="77777777" w:rsidR="0068165D" w:rsidRPr="0068165D" w:rsidRDefault="00CC4BB3" w:rsidP="00CC4BB3">
            <w:pPr>
              <w:spacing w:line="240" w:lineRule="auto"/>
              <w:contextualSpacing/>
              <w:jc w:val="center"/>
              <w:rPr>
                <w:del w:id="532" w:author="Kopp, Darin" w:date="2025-02-20T15:34:00Z"/>
                <w:rFonts w:ascii="Times New Roman" w:hAnsi="Times New Roman" w:cs="Times New Roman"/>
                <w:color w:val="000000"/>
                <w:sz w:val="20"/>
                <w:szCs w:val="20"/>
              </w:rPr>
            </w:pPr>
            <w:del w:id="533" w:author="Kopp, Darin" w:date="2025-02-20T15:34:00Z">
              <w:r w:rsidRPr="0068165D">
                <w:rPr>
                  <w:rFonts w:ascii="Times New Roman" w:hAnsi="Times New Roman" w:cs="Times New Roman"/>
                  <w:color w:val="000000"/>
                  <w:sz w:val="20"/>
                  <w:szCs w:val="20"/>
                </w:rPr>
                <w:delText xml:space="preserve">287.58 </w:delText>
              </w:r>
            </w:del>
          </w:p>
          <w:p w14:paraId="64FB2C4B" w14:textId="77777777" w:rsidR="00CC4BB3" w:rsidRPr="0068165D" w:rsidRDefault="00CC4BB3" w:rsidP="00CC4BB3">
            <w:pPr>
              <w:spacing w:line="240" w:lineRule="auto"/>
              <w:contextualSpacing/>
              <w:jc w:val="center"/>
              <w:rPr>
                <w:del w:id="534" w:author="Kopp, Darin" w:date="2025-02-20T15:34:00Z"/>
                <w:rFonts w:ascii="Times New Roman" w:hAnsi="Times New Roman" w:cs="Times New Roman"/>
                <w:color w:val="000000"/>
                <w:sz w:val="20"/>
                <w:szCs w:val="20"/>
              </w:rPr>
            </w:pPr>
            <w:del w:id="535" w:author="Kopp, Darin" w:date="2025-02-20T15:34:00Z">
              <w:r w:rsidRPr="0068165D">
                <w:rPr>
                  <w:rFonts w:ascii="Times New Roman" w:hAnsi="Times New Roman" w:cs="Times New Roman"/>
                  <w:color w:val="000000"/>
                  <w:sz w:val="20"/>
                  <w:szCs w:val="20"/>
                </w:rPr>
                <w:delText>(100.46-1176.56)</w:delText>
              </w:r>
            </w:del>
          </w:p>
        </w:tc>
        <w:tc>
          <w:tcPr>
            <w:tcW w:w="507" w:type="pct"/>
            <w:shd w:val="clear" w:color="auto" w:fill="auto"/>
            <w:noWrap/>
            <w:vAlign w:val="bottom"/>
            <w:hideMark/>
          </w:tcPr>
          <w:p w14:paraId="12DF22AC" w14:textId="77777777" w:rsidR="0068165D" w:rsidRPr="0068165D" w:rsidRDefault="00CC4BB3" w:rsidP="00CC4BB3">
            <w:pPr>
              <w:spacing w:line="240" w:lineRule="auto"/>
              <w:contextualSpacing/>
              <w:jc w:val="center"/>
              <w:rPr>
                <w:del w:id="536" w:author="Kopp, Darin" w:date="2025-02-20T15:34:00Z"/>
                <w:rFonts w:ascii="Times New Roman" w:hAnsi="Times New Roman" w:cs="Times New Roman"/>
                <w:color w:val="000000"/>
                <w:sz w:val="20"/>
                <w:szCs w:val="20"/>
              </w:rPr>
            </w:pPr>
            <w:del w:id="537" w:author="Kopp, Darin" w:date="2025-02-20T15:34:00Z">
              <w:r w:rsidRPr="0068165D">
                <w:rPr>
                  <w:rFonts w:ascii="Times New Roman" w:hAnsi="Times New Roman" w:cs="Times New Roman"/>
                  <w:color w:val="000000"/>
                  <w:sz w:val="20"/>
                  <w:szCs w:val="20"/>
                </w:rPr>
                <w:delText xml:space="preserve">22.76 </w:delText>
              </w:r>
            </w:del>
          </w:p>
          <w:p w14:paraId="1541E9C4" w14:textId="77777777" w:rsidR="00CC4BB3" w:rsidRPr="0068165D" w:rsidRDefault="00CC4BB3" w:rsidP="00CC4BB3">
            <w:pPr>
              <w:spacing w:line="240" w:lineRule="auto"/>
              <w:contextualSpacing/>
              <w:jc w:val="center"/>
              <w:rPr>
                <w:del w:id="538" w:author="Kopp, Darin" w:date="2025-02-20T15:34:00Z"/>
                <w:rFonts w:ascii="Times New Roman" w:hAnsi="Times New Roman" w:cs="Times New Roman"/>
                <w:color w:val="000000"/>
                <w:sz w:val="20"/>
                <w:szCs w:val="20"/>
              </w:rPr>
            </w:pPr>
            <w:del w:id="539" w:author="Kopp, Darin" w:date="2025-02-20T15:34:00Z">
              <w:r w:rsidRPr="0068165D">
                <w:rPr>
                  <w:rFonts w:ascii="Times New Roman" w:hAnsi="Times New Roman" w:cs="Times New Roman"/>
                  <w:color w:val="000000"/>
                  <w:sz w:val="20"/>
                  <w:szCs w:val="20"/>
                </w:rPr>
                <w:delText>(14.69-36.11)</w:delText>
              </w:r>
            </w:del>
          </w:p>
        </w:tc>
      </w:tr>
    </w:tbl>
    <w:p w14:paraId="6C94F534" w14:textId="77777777" w:rsidR="00A04DFB" w:rsidRDefault="00A04DFB" w:rsidP="00E4453F">
      <w:pPr>
        <w:spacing w:line="480" w:lineRule="auto"/>
        <w:contextualSpacing/>
        <w:rPr>
          <w:del w:id="540" w:author="Kopp, Darin" w:date="2025-02-20T15:34:00Z"/>
          <w:rFonts w:ascii="Times New Roman" w:hAnsi="Times New Roman" w:cs="Times New Roman"/>
          <w:b/>
          <w:bCs/>
          <w:sz w:val="24"/>
          <w:szCs w:val="24"/>
        </w:rPr>
        <w:sectPr w:rsidR="00A04DFB" w:rsidSect="00A04DFB">
          <w:pgSz w:w="15840" w:h="12240" w:orient="landscape"/>
          <w:pgMar w:top="1440" w:right="1440" w:bottom="1440" w:left="1440" w:header="720" w:footer="720" w:gutter="0"/>
          <w:lnNumType w:countBy="1" w:restart="continuous"/>
          <w:cols w:space="720"/>
          <w:docGrid w:linePitch="360"/>
        </w:sectPr>
      </w:pPr>
    </w:p>
    <w:p w14:paraId="3893C969" w14:textId="298FBA69" w:rsidR="00E71EC3" w:rsidRPr="00933B65" w:rsidRDefault="00E71EC3" w:rsidP="00E71EC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Modeling </w:t>
      </w:r>
      <w:del w:id="541" w:author="Kopp, Darin" w:date="2025-02-20T15:34:00Z">
        <w:r w:rsidR="003D7A8D">
          <w:rPr>
            <w:rFonts w:ascii="Times New Roman" w:hAnsi="Times New Roman" w:cs="Times New Roman"/>
            <w:i/>
            <w:iCs/>
            <w:sz w:val="24"/>
            <w:szCs w:val="24"/>
          </w:rPr>
          <w:delText>t</w:delText>
        </w:r>
        <w:r w:rsidR="00136CDB" w:rsidRPr="00933B65">
          <w:rPr>
            <w:rFonts w:ascii="Times New Roman" w:hAnsi="Times New Roman" w:cs="Times New Roman"/>
            <w:i/>
            <w:iCs/>
            <w:sz w:val="24"/>
            <w:szCs w:val="24"/>
          </w:rPr>
          <w:delText>axon</w:delText>
        </w:r>
      </w:del>
      <w:ins w:id="542" w:author="Kopp, Darin" w:date="2025-02-20T15:34:00Z">
        <w:r w:rsidR="00947032">
          <w:rPr>
            <w:rFonts w:ascii="Times New Roman" w:hAnsi="Times New Roman" w:cs="Times New Roman"/>
            <w:i/>
            <w:iCs/>
            <w:sz w:val="24"/>
            <w:szCs w:val="24"/>
          </w:rPr>
          <w:t>genus</w:t>
        </w:r>
      </w:ins>
      <w:r w:rsidRPr="00933B65">
        <w:rPr>
          <w:rFonts w:ascii="Times New Roman" w:hAnsi="Times New Roman" w:cs="Times New Roman"/>
          <w:i/>
          <w:iCs/>
          <w:sz w:val="24"/>
          <w:szCs w:val="24"/>
        </w:rPr>
        <w:t>-</w:t>
      </w:r>
      <w:r>
        <w:rPr>
          <w:rFonts w:ascii="Times New Roman" w:hAnsi="Times New Roman" w:cs="Times New Roman"/>
          <w:i/>
          <w:iCs/>
          <w:sz w:val="24"/>
          <w:szCs w:val="24"/>
        </w:rPr>
        <w:t>e</w:t>
      </w:r>
      <w:r w:rsidRPr="00933B65">
        <w:rPr>
          <w:rFonts w:ascii="Times New Roman" w:hAnsi="Times New Roman" w:cs="Times New Roman"/>
          <w:i/>
          <w:iCs/>
          <w:sz w:val="24"/>
          <w:szCs w:val="24"/>
        </w:rPr>
        <w:t xml:space="preserve">nvironment </w:t>
      </w:r>
      <w:r>
        <w:rPr>
          <w:rFonts w:ascii="Times New Roman" w:hAnsi="Times New Roman" w:cs="Times New Roman"/>
          <w:i/>
          <w:iCs/>
          <w:sz w:val="24"/>
          <w:szCs w:val="24"/>
        </w:rPr>
        <w:t>r</w:t>
      </w:r>
      <w:r w:rsidRPr="00933B65">
        <w:rPr>
          <w:rFonts w:ascii="Times New Roman" w:hAnsi="Times New Roman" w:cs="Times New Roman"/>
          <w:i/>
          <w:iCs/>
          <w:sz w:val="24"/>
          <w:szCs w:val="24"/>
        </w:rPr>
        <w:t>elationships</w:t>
      </w:r>
    </w:p>
    <w:p w14:paraId="18A299B6" w14:textId="1FDD5B6A" w:rsidR="00E71EC3" w:rsidRDefault="00E71EC3" w:rsidP="00E71EC3">
      <w:pPr>
        <w:spacing w:line="480" w:lineRule="auto"/>
        <w:ind w:firstLine="720"/>
        <w:contextualSpacing/>
        <w:rPr>
          <w:ins w:id="543" w:author="Kopp, Darin" w:date="2025-02-20T15:34:00Z"/>
          <w:rFonts w:ascii="Times New Roman" w:hAnsi="Times New Roman" w:cs="Times New Roman"/>
          <w:color w:val="000000"/>
          <w:sz w:val="24"/>
          <w:szCs w:val="24"/>
        </w:rPr>
      </w:pPr>
      <w:r w:rsidRPr="003E7A8B">
        <w:rPr>
          <w:rFonts w:ascii="Times New Roman" w:hAnsi="Times New Roman" w:cs="Times New Roman"/>
          <w:bCs/>
          <w:color w:val="000000"/>
          <w:sz w:val="24"/>
          <w:szCs w:val="24"/>
        </w:rPr>
        <w:t xml:space="preserve">We quantified relationships between macroinvertebrate assemblages and eight </w:t>
      </w:r>
      <w:r>
        <w:rPr>
          <w:rFonts w:ascii="Times New Roman" w:hAnsi="Times New Roman" w:cs="Times New Roman"/>
          <w:bCs/>
          <w:color w:val="000000"/>
          <w:sz w:val="24"/>
          <w:szCs w:val="24"/>
        </w:rPr>
        <w:t>physiochemical</w:t>
      </w:r>
      <w:r w:rsidRPr="003E7A8B">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variables </w:t>
      </w:r>
      <w:ins w:id="544" w:author="Kopp, Darin" w:date="2025-02-20T15:34:00Z">
        <w:r>
          <w:rPr>
            <w:rFonts w:ascii="Times New Roman" w:hAnsi="Times New Roman" w:cs="Times New Roman"/>
            <w:bCs/>
            <w:color w:val="000000"/>
            <w:sz w:val="24"/>
            <w:szCs w:val="24"/>
          </w:rPr>
          <w:t xml:space="preserve">(i.e. </w:t>
        </w:r>
        <w:r>
          <w:rPr>
            <w:rFonts w:ascii="Times New Roman" w:hAnsi="Times New Roman" w:cs="Times New Roman"/>
            <w:bCs/>
            <w:sz w:val="24"/>
            <w:szCs w:val="24"/>
          </w:rPr>
          <w:t>NTL, PTL, CL, SO4, SUBD, RPDI, MSAT, and TPRCP)</w:t>
        </w:r>
        <w:r w:rsidRPr="003E7A8B">
          <w:rPr>
            <w:rFonts w:ascii="Times New Roman" w:hAnsi="Times New Roman" w:cs="Times New Roman"/>
            <w:bCs/>
            <w:color w:val="000000"/>
            <w:sz w:val="24"/>
            <w:szCs w:val="24"/>
          </w:rPr>
          <w:t xml:space="preserve"> </w:t>
        </w:r>
      </w:ins>
      <w:r w:rsidRPr="003E7A8B">
        <w:rPr>
          <w:rFonts w:ascii="Times New Roman" w:hAnsi="Times New Roman" w:cs="Times New Roman"/>
          <w:bCs/>
          <w:color w:val="000000"/>
          <w:sz w:val="24"/>
          <w:szCs w:val="24"/>
        </w:rPr>
        <w:t>using</w:t>
      </w:r>
      <w:r>
        <w:rPr>
          <w:rFonts w:ascii="Times New Roman" w:hAnsi="Times New Roman" w:cs="Times New Roman"/>
          <w:bCs/>
          <w:color w:val="000000"/>
          <w:sz w:val="24"/>
          <w:szCs w:val="24"/>
        </w:rPr>
        <w:t xml:space="preserve"> joint species distribution models (JSDMs) fitted with </w:t>
      </w:r>
      <w:r w:rsidRPr="003E7A8B">
        <w:rPr>
          <w:rFonts w:ascii="Times New Roman" w:hAnsi="Times New Roman" w:cs="Times New Roman"/>
          <w:bCs/>
          <w:color w:val="000000"/>
          <w:sz w:val="24"/>
          <w:szCs w:val="24"/>
        </w:rPr>
        <w:t>the</w:t>
      </w:r>
      <w:r w:rsidRPr="003E7A8B">
        <w:rPr>
          <w:rFonts w:ascii="Times New Roman" w:hAnsi="Times New Roman" w:cs="Times New Roman"/>
          <w:bCs/>
          <w:sz w:val="24"/>
          <w:szCs w:val="24"/>
        </w:rPr>
        <w:t xml:space="preserve"> Hierarchical Modeling of Species Communities R package </w:t>
      </w:r>
      <w:r w:rsidRPr="003E7A8B">
        <w:rPr>
          <w:rFonts w:ascii="Times New Roman" w:hAnsi="Times New Roman" w:cs="Times New Roman"/>
          <w:bCs/>
          <w:sz w:val="24"/>
          <w:szCs w:val="24"/>
        </w:rPr>
        <w:fldChar w:fldCharType="begin">
          <w:fldData xml:space="preserve">PEVuZE5vdGU+PENpdGU+PEF1dGhvcj5UaWtob25vdjwvQXV0aG9yPjxZZWFyPjIwMjA8L1llYXI+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</w:fldData>
        </w:fldChar>
      </w:r>
      <w:r>
        <w:rPr>
          <w:rFonts w:ascii="Times New Roman" w:hAnsi="Times New Roman" w:cs="Times New Roman"/>
          <w:bCs/>
          <w:sz w:val="24"/>
          <w:szCs w:val="24"/>
        </w:rPr>
        <w:instrText xml:space="preserve"> ADDIN EN.CITE </w:instrText>
      </w:r>
      <w:r>
        <w:rPr>
          <w:rFonts w:ascii="Times New Roman" w:hAnsi="Times New Roman" w:cs="Times New Roman"/>
          <w:bCs/>
          <w:sz w:val="24"/>
          <w:szCs w:val="24"/>
        </w:rPr>
        <w:fldChar w:fldCharType="begin">
          <w:fldData xml:space="preserve">PEVuZE5vdGU+PENpdGU+PEF1dGhvcj5UaWtob25vdjwvQXV0aG9yPjxZZWFyPjIwMjA8L1llYXI+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</w:fldData>
        </w:fldChar>
      </w:r>
      <w:r>
        <w:rPr>
          <w:rFonts w:ascii="Times New Roman" w:hAnsi="Times New Roman" w:cs="Times New Roman"/>
          <w:bCs/>
          <w:sz w:val="24"/>
          <w:szCs w:val="24"/>
        </w:rPr>
        <w:instrText xml:space="preserve"> ADDIN EN.CITE.DATA </w:instrText>
      </w:r>
      <w:r>
        <w:rPr>
          <w:rFonts w:ascii="Times New Roman" w:hAnsi="Times New Roman" w:cs="Times New Roman"/>
          <w:bCs/>
          <w:sz w:val="24"/>
          <w:szCs w:val="24"/>
        </w:rPr>
      </w:r>
      <w:r>
        <w:rPr>
          <w:rFonts w:ascii="Times New Roman" w:hAnsi="Times New Roman" w:cs="Times New Roman"/>
          <w:bCs/>
          <w:sz w:val="24"/>
          <w:szCs w:val="24"/>
        </w:rPr>
        <w:fldChar w:fldCharType="end"/>
      </w:r>
      <w:r w:rsidRPr="003E7A8B">
        <w:rPr>
          <w:rFonts w:ascii="Times New Roman" w:hAnsi="Times New Roman" w:cs="Times New Roman"/>
          <w:bCs/>
          <w:sz w:val="24"/>
          <w:szCs w:val="24"/>
        </w:rPr>
      </w:r>
      <w:r w:rsidRPr="003E7A8B">
        <w:rPr>
          <w:rFonts w:ascii="Times New Roman" w:hAnsi="Times New Roman" w:cs="Times New Roman"/>
          <w:bCs/>
          <w:sz w:val="24"/>
          <w:szCs w:val="24"/>
        </w:rPr>
        <w:fldChar w:fldCharType="separate"/>
      </w:r>
      <w:del w:id="545" w:author="Kopp, Darin" w:date="2025-02-20T15:34:00Z">
        <w:r w:rsidR="002F5505">
          <w:rPr>
            <w:rFonts w:ascii="Times New Roman" w:hAnsi="Times New Roman" w:cs="Times New Roman"/>
            <w:bCs/>
            <w:noProof/>
            <w:sz w:val="24"/>
            <w:szCs w:val="24"/>
          </w:rPr>
          <w:delText>(</w:delText>
        </w:r>
        <w:r w:rsidR="00000000">
          <w:fldChar w:fldCharType="begin"/>
        </w:r>
        <w:r w:rsidR="00000000">
          <w:delInstrText>HYPERLINK \l "_ENREF_49" \o "Ovaskainen, 2020 #80"</w:delInstrText>
        </w:r>
        <w:r w:rsidR="00000000">
          <w:fldChar w:fldCharType="separate"/>
        </w:r>
        <w:r w:rsidR="00FE06C8">
          <w:rPr>
            <w:rFonts w:ascii="Times New Roman" w:hAnsi="Times New Roman" w:cs="Times New Roman"/>
            <w:bCs/>
            <w:noProof/>
            <w:sz w:val="24"/>
            <w:szCs w:val="24"/>
          </w:rPr>
          <w:delText>Ovaskainen and Abrego 2020</w:delText>
        </w:r>
        <w:r w:rsidR="00000000">
          <w:rPr>
            <w:rFonts w:ascii="Times New Roman" w:hAnsi="Times New Roman" w:cs="Times New Roman"/>
            <w:bCs/>
            <w:noProof/>
            <w:sz w:val="24"/>
            <w:szCs w:val="24"/>
          </w:rPr>
          <w:fldChar w:fldCharType="end"/>
        </w:r>
        <w:r w:rsidR="002F5505">
          <w:rPr>
            <w:rFonts w:ascii="Times New Roman" w:hAnsi="Times New Roman" w:cs="Times New Roman"/>
            <w:bCs/>
            <w:noProof/>
            <w:sz w:val="24"/>
            <w:szCs w:val="24"/>
          </w:rPr>
          <w:delText xml:space="preserve">, </w:delText>
        </w:r>
        <w:r w:rsidR="00000000">
          <w:fldChar w:fldCharType="begin"/>
        </w:r>
        <w:r w:rsidR="00000000">
          <w:delInstrText>HYPERLINK \l "_ENREF_63" \o "Tikhonov, 2020 #79"</w:delInstrText>
        </w:r>
        <w:r w:rsidR="00000000">
          <w:fldChar w:fldCharType="separate"/>
        </w:r>
        <w:r w:rsidR="00FE06C8">
          <w:rPr>
            <w:rFonts w:ascii="Times New Roman" w:hAnsi="Times New Roman" w:cs="Times New Roman"/>
            <w:bCs/>
            <w:noProof/>
            <w:sz w:val="24"/>
            <w:szCs w:val="24"/>
          </w:rPr>
          <w:delText>Tikhonov et al. 2020</w:delText>
        </w:r>
        <w:r w:rsidR="00000000">
          <w:rPr>
            <w:rFonts w:ascii="Times New Roman" w:hAnsi="Times New Roman" w:cs="Times New Roman"/>
            <w:bCs/>
            <w:noProof/>
            <w:sz w:val="24"/>
            <w:szCs w:val="24"/>
          </w:rPr>
          <w:fldChar w:fldCharType="end"/>
        </w:r>
        <w:r w:rsidR="002F5505">
          <w:rPr>
            <w:rFonts w:ascii="Times New Roman" w:hAnsi="Times New Roman" w:cs="Times New Roman"/>
            <w:bCs/>
            <w:noProof/>
            <w:sz w:val="24"/>
            <w:szCs w:val="24"/>
          </w:rPr>
          <w:delText>)</w:delText>
        </w:r>
      </w:del>
      <w:ins w:id="546" w:author="Kopp, Darin" w:date="2025-02-20T15:34:00Z">
        <w:r>
          <w:rPr>
            <w:rFonts w:ascii="Times New Roman" w:hAnsi="Times New Roman" w:cs="Times New Roman"/>
            <w:bCs/>
            <w:noProof/>
            <w:sz w:val="24"/>
            <w:szCs w:val="24"/>
          </w:rPr>
          <w:t>(</w:t>
        </w:r>
        <w:r w:rsidR="00000000">
          <w:fldChar w:fldCharType="begin"/>
        </w:r>
        <w:r w:rsidR="00000000">
          <w:instrText>HYPERLINK \l "_ENREF_60" \o "Ovaskainen, 2020 #80"</w:instrText>
        </w:r>
        <w:r w:rsidR="00000000">
          <w:fldChar w:fldCharType="separate"/>
        </w:r>
        <w:r w:rsidR="00707795">
          <w:rPr>
            <w:rFonts w:ascii="Times New Roman" w:hAnsi="Times New Roman" w:cs="Times New Roman"/>
            <w:bCs/>
            <w:noProof/>
            <w:sz w:val="24"/>
            <w:szCs w:val="24"/>
          </w:rPr>
          <w:t>Ovaskainen and Abrego 2020</w:t>
        </w:r>
        <w:r w:rsidR="00000000">
          <w:rPr>
            <w:rFonts w:ascii="Times New Roman" w:hAnsi="Times New Roman" w:cs="Times New Roman"/>
            <w:bCs/>
            <w:noProof/>
            <w:sz w:val="24"/>
            <w:szCs w:val="24"/>
          </w:rPr>
          <w:fldChar w:fldCharType="end"/>
        </w:r>
        <w:r>
          <w:rPr>
            <w:rFonts w:ascii="Times New Roman" w:hAnsi="Times New Roman" w:cs="Times New Roman"/>
            <w:bCs/>
            <w:noProof/>
            <w:sz w:val="24"/>
            <w:szCs w:val="24"/>
          </w:rPr>
          <w:t xml:space="preserve">, </w:t>
        </w:r>
        <w:r w:rsidR="00000000">
          <w:fldChar w:fldCharType="begin"/>
        </w:r>
        <w:r w:rsidR="00000000">
          <w:instrText>HYPERLINK \l "_ENREF_81" \o "Tikhonov, 2020 #79"</w:instrText>
        </w:r>
        <w:r w:rsidR="00000000">
          <w:fldChar w:fldCharType="separate"/>
        </w:r>
        <w:r w:rsidR="00707795">
          <w:rPr>
            <w:rFonts w:ascii="Times New Roman" w:hAnsi="Times New Roman" w:cs="Times New Roman"/>
            <w:bCs/>
            <w:noProof/>
            <w:sz w:val="24"/>
            <w:szCs w:val="24"/>
          </w:rPr>
          <w:t>Tikhonov et al. 2020</w:t>
        </w:r>
        <w:r w:rsidR="00000000">
          <w:rPr>
            <w:rFonts w:ascii="Times New Roman" w:hAnsi="Times New Roman" w:cs="Times New Roman"/>
            <w:bCs/>
            <w:noProof/>
            <w:sz w:val="24"/>
            <w:szCs w:val="24"/>
          </w:rPr>
          <w:fldChar w:fldCharType="end"/>
        </w:r>
        <w:r>
          <w:rPr>
            <w:rFonts w:ascii="Times New Roman" w:hAnsi="Times New Roman" w:cs="Times New Roman"/>
            <w:bCs/>
            <w:noProof/>
            <w:sz w:val="24"/>
            <w:szCs w:val="24"/>
          </w:rPr>
          <w:t>)</w:t>
        </w:r>
      </w:ins>
      <w:r w:rsidRPr="003E7A8B">
        <w:rPr>
          <w:rFonts w:ascii="Times New Roman" w:hAnsi="Times New Roman" w:cs="Times New Roman"/>
          <w:bCs/>
          <w:sz w:val="24"/>
          <w:szCs w:val="24"/>
        </w:rPr>
        <w:fldChar w:fldCharType="end"/>
      </w:r>
      <w:del w:id="547" w:author="Kopp, Darin" w:date="2025-02-20T15:34:00Z">
        <w:r w:rsidR="00175415" w:rsidRPr="003E7A8B">
          <w:rPr>
            <w:rFonts w:ascii="Times New Roman" w:hAnsi="Times New Roman" w:cs="Times New Roman"/>
            <w:bCs/>
            <w:sz w:val="24"/>
            <w:szCs w:val="24"/>
          </w:rPr>
          <w:delText xml:space="preserve">. </w:delText>
        </w:r>
        <w:r w:rsidR="0081586C" w:rsidRPr="0081586C">
          <w:rPr>
            <w:rFonts w:ascii="Times New Roman" w:hAnsi="Times New Roman" w:cs="Times New Roman"/>
            <w:sz w:val="24"/>
            <w:szCs w:val="24"/>
          </w:rPr>
          <w:delText>JSDMs</w:delText>
        </w:r>
      </w:del>
      <w:ins w:id="548" w:author="Kopp, Darin" w:date="2025-02-20T15:34:00Z">
        <w:r w:rsidRPr="003E7A8B">
          <w:rPr>
            <w:rFonts w:ascii="Times New Roman" w:hAnsi="Times New Roman" w:cs="Times New Roman"/>
            <w:bCs/>
            <w:sz w:val="24"/>
            <w:szCs w:val="24"/>
          </w:rPr>
          <w:t xml:space="preserve">. </w:t>
        </w:r>
        <w:r w:rsidRPr="0081586C">
          <w:rPr>
            <w:rFonts w:ascii="Times New Roman" w:hAnsi="Times New Roman" w:cs="Times New Roman"/>
            <w:sz w:val="24"/>
            <w:szCs w:val="24"/>
          </w:rPr>
          <w:t xml:space="preserve">JSDMs </w:t>
        </w:r>
        <w:r>
          <w:rPr>
            <w:rFonts w:ascii="Times New Roman" w:hAnsi="Times New Roman" w:cs="Times New Roman"/>
            <w:sz w:val="24"/>
            <w:szCs w:val="24"/>
          </w:rPr>
          <w:t xml:space="preserve">are </w:t>
        </w:r>
        <w:r w:rsidRPr="003E7A8B">
          <w:rPr>
            <w:rFonts w:ascii="Times New Roman" w:hAnsi="Times New Roman" w:cs="Times New Roman"/>
            <w:bCs/>
            <w:color w:val="000000"/>
            <w:sz w:val="24"/>
            <w:szCs w:val="24"/>
          </w:rPr>
          <w:t>a multivariate hierarchal generalized linear mixed model fitted with Bayesian inference.</w:t>
        </w:r>
        <w:r>
          <w:rPr>
            <w:rFonts w:ascii="Times New Roman" w:hAnsi="Times New Roman" w:cs="Times New Roman"/>
            <w:bCs/>
            <w:color w:val="000000"/>
            <w:sz w:val="24"/>
            <w:szCs w:val="24"/>
          </w:rPr>
          <w:t xml:space="preserve"> They</w:t>
        </w:r>
      </w:ins>
      <w:r>
        <w:rPr>
          <w:rFonts w:ascii="Times New Roman" w:hAnsi="Times New Roman"/>
          <w:color w:val="000000"/>
          <w:sz w:val="24"/>
          <w:rPrChange w:id="549" w:author="Kopp, Darin" w:date="2025-02-20T15:34:00Z">
            <w:rPr>
              <w:rFonts w:ascii="Times New Roman" w:hAnsi="Times New Roman"/>
              <w:sz w:val="24"/>
            </w:rPr>
          </w:rPrChange>
        </w:rPr>
        <w:t xml:space="preserve"> are </w:t>
      </w:r>
      <w:r w:rsidRPr="0081586C">
        <w:rPr>
          <w:rFonts w:ascii="Times New Roman" w:hAnsi="Times New Roman" w:cs="Times New Roman"/>
          <w:sz w:val="24"/>
          <w:szCs w:val="24"/>
        </w:rPr>
        <w:t xml:space="preserve">uniquely suited to evaluate </w:t>
      </w:r>
      <w:r>
        <w:rPr>
          <w:rFonts w:ascii="Times New Roman" w:hAnsi="Times New Roman" w:cs="Times New Roman"/>
          <w:sz w:val="24"/>
          <w:szCs w:val="24"/>
        </w:rPr>
        <w:t xml:space="preserve">relationships between anthropogenic disturbance and </w:t>
      </w:r>
      <w:r w:rsidRPr="0081586C">
        <w:rPr>
          <w:rFonts w:ascii="Times New Roman" w:hAnsi="Times New Roman" w:cs="Times New Roman"/>
          <w:sz w:val="24"/>
          <w:szCs w:val="24"/>
        </w:rPr>
        <w:t xml:space="preserve">biological assemblages because they are multi-species models that quantify taxon-environment relationships for all members in an assemblage </w:t>
      </w:r>
      <w:ins w:id="550" w:author="Kopp, Darin" w:date="2025-02-20T15:34:00Z">
        <w:r>
          <w:rPr>
            <w:rFonts w:ascii="Times New Roman" w:hAnsi="Times New Roman" w:cs="Times New Roman"/>
            <w:sz w:val="24"/>
            <w:szCs w:val="24"/>
          </w:rPr>
          <w:t xml:space="preserve">simultaneously </w:t>
        </w:r>
      </w:ins>
      <w:r w:rsidRPr="0081586C">
        <w:rPr>
          <w:rFonts w:ascii="Times New Roman" w:hAnsi="Times New Roman" w:cs="Times New Roman"/>
          <w:color w:val="000000"/>
          <w:sz w:val="24"/>
          <w:szCs w:val="24"/>
        </w:rPr>
        <w:t>and</w:t>
      </w:r>
      <w:r w:rsidRPr="0081586C">
        <w:rPr>
          <w:rFonts w:ascii="Times New Roman" w:hAnsi="Times New Roman" w:cs="Times New Roman"/>
          <w:sz w:val="24"/>
          <w:szCs w:val="24"/>
        </w:rPr>
        <w:t xml:space="preserve"> account </w:t>
      </w:r>
      <w:r w:rsidRPr="0081586C">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ins w:id="551" w:author="Kopp, Darin" w:date="2025-02-20T15:34:00Z">
        <w:r>
          <w:rPr>
            <w:rFonts w:ascii="Times New Roman" w:hAnsi="Times New Roman" w:cs="Times New Roman"/>
            <w:color w:val="000000"/>
            <w:sz w:val="24"/>
            <w:szCs w:val="24"/>
          </w:rPr>
          <w:t>unmeasured variables,</w:t>
        </w:r>
        <w:r w:rsidRPr="0081586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including abiotic factors and </w:t>
        </w:r>
      </w:ins>
      <w:r w:rsidRPr="0081586C">
        <w:rPr>
          <w:rFonts w:ascii="Times New Roman" w:hAnsi="Times New Roman" w:cs="Times New Roman"/>
          <w:color w:val="000000"/>
          <w:sz w:val="24"/>
          <w:szCs w:val="24"/>
        </w:rPr>
        <w:t>species associations</w:t>
      </w:r>
      <w:ins w:id="552" w:author="Kopp, Darin" w:date="2025-02-20T15:34:00Z">
        <w:r>
          <w:rPr>
            <w:rFonts w:ascii="Times New Roman" w:hAnsi="Times New Roman" w:cs="Times New Roman"/>
            <w:color w:val="000000"/>
            <w:sz w:val="24"/>
            <w:szCs w:val="24"/>
          </w:rPr>
          <w:t>, using random effects specified at the sample-level</w:t>
        </w:r>
      </w:ins>
      <w:r>
        <w:rPr>
          <w:rFonts w:ascii="Times New Roman" w:hAnsi="Times New Roman" w:cs="Times New Roman"/>
          <w:color w:val="000000"/>
          <w:sz w:val="24"/>
          <w:szCs w:val="24"/>
        </w:rPr>
        <w:t xml:space="preserve"> </w:t>
      </w:r>
      <w:r w:rsidRPr="0081586C">
        <w:rPr>
          <w:rFonts w:ascii="Times New Roman" w:hAnsi="Times New Roman" w:cs="Times New Roman"/>
          <w:color w:val="000000"/>
          <w:sz w:val="24"/>
          <w:szCs w:val="24"/>
        </w:rPr>
        <w:fldChar w:fldCharType="begin">
          <w:fldData xml:space="preserve">PEVuZE5vdGU+PENpdGU+PEF1dGhvcj5PdmFza2FpbmVuPC9BdXRob3I+PFllYXI+MjAyMDwvWWVh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</w:fldData>
        </w:fldChar>
      </w:r>
      <w:r>
        <w:rPr>
          <w:rFonts w:ascii="Times New Roman" w:hAnsi="Times New Roman" w:cs="Times New Roman"/>
          <w:color w:val="000000"/>
          <w:sz w:val="24"/>
          <w:szCs w:val="24"/>
        </w:rPr>
        <w:instrText xml:space="preserve"> ADDIN EN.CITE </w:instrText>
      </w:r>
      <w:r>
        <w:rPr>
          <w:rFonts w:ascii="Times New Roman" w:hAnsi="Times New Roman" w:cs="Times New Roman"/>
          <w:color w:val="000000"/>
          <w:sz w:val="24"/>
          <w:szCs w:val="24"/>
        </w:rPr>
        <w:fldChar w:fldCharType="begin">
          <w:fldData xml:space="preserve">PEVuZE5vdGU+PENpdGU+PEF1dGhvcj5PdmFza2FpbmVuPC9BdXRob3I+PFllYXI+MjAyMDwvWWVh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</w:fldData>
        </w:fldChar>
      </w:r>
      <w:r>
        <w:rPr>
          <w:rFonts w:ascii="Times New Roman" w:hAnsi="Times New Roman" w:cs="Times New Roman"/>
          <w:color w:val="000000"/>
          <w:sz w:val="24"/>
          <w:szCs w:val="24"/>
        </w:rPr>
        <w:instrText xml:space="preserve"> ADDIN EN.CITE.DATA </w:instrText>
      </w:r>
      <w:r>
        <w:rPr>
          <w:rFonts w:ascii="Times New Roman" w:hAnsi="Times New Roman" w:cs="Times New Roman"/>
          <w:color w:val="000000"/>
          <w:sz w:val="24"/>
          <w:szCs w:val="24"/>
        </w:rPr>
      </w:r>
      <w:r>
        <w:rPr>
          <w:rFonts w:ascii="Times New Roman" w:hAnsi="Times New Roman" w:cs="Times New Roman"/>
          <w:color w:val="000000"/>
          <w:sz w:val="24"/>
          <w:szCs w:val="24"/>
        </w:rPr>
        <w:fldChar w:fldCharType="end"/>
      </w:r>
      <w:r w:rsidRPr="0081586C">
        <w:rPr>
          <w:rFonts w:ascii="Times New Roman" w:hAnsi="Times New Roman" w:cs="Times New Roman"/>
          <w:color w:val="000000"/>
          <w:sz w:val="24"/>
          <w:szCs w:val="24"/>
        </w:rPr>
      </w:r>
      <w:r w:rsidRPr="0081586C">
        <w:rPr>
          <w:rFonts w:ascii="Times New Roman" w:hAnsi="Times New Roman" w:cs="Times New Roman"/>
          <w:color w:val="000000"/>
          <w:sz w:val="24"/>
          <w:szCs w:val="24"/>
        </w:rPr>
        <w:fldChar w:fldCharType="separate"/>
      </w:r>
      <w:del w:id="553" w:author="Kopp, Darin" w:date="2025-02-20T15:34:00Z">
        <w:r w:rsidR="002F5505">
          <w:rPr>
            <w:rFonts w:ascii="Times New Roman" w:hAnsi="Times New Roman" w:cs="Times New Roman"/>
            <w:noProof/>
            <w:color w:val="000000"/>
            <w:sz w:val="24"/>
            <w:szCs w:val="24"/>
          </w:rPr>
          <w:delText>(</w:delText>
        </w:r>
        <w:r w:rsidR="00000000">
          <w:fldChar w:fldCharType="begin"/>
        </w:r>
        <w:r w:rsidR="00000000">
          <w:delInstrText>HYPERLINK \l "_ENREF_71" \o "Warton, 2015 #113"</w:delInstrText>
        </w:r>
        <w:r w:rsidR="00000000">
          <w:fldChar w:fldCharType="separate"/>
        </w:r>
        <w:r w:rsidR="00FE06C8">
          <w:rPr>
            <w:rFonts w:ascii="Times New Roman" w:hAnsi="Times New Roman" w:cs="Times New Roman"/>
            <w:noProof/>
            <w:color w:val="000000"/>
            <w:sz w:val="24"/>
            <w:szCs w:val="24"/>
          </w:rPr>
          <w:delText>Warton et al. 2015</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"_ENREF_49" \o "Ovaskainen, 2020 #80"</w:delInstrText>
        </w:r>
        <w:r w:rsidR="00000000">
          <w:fldChar w:fldCharType="separate"/>
        </w:r>
        <w:r w:rsidR="00FE06C8">
          <w:rPr>
            <w:rFonts w:ascii="Times New Roman" w:hAnsi="Times New Roman" w:cs="Times New Roman"/>
            <w:noProof/>
            <w:color w:val="000000"/>
            <w:sz w:val="24"/>
            <w:szCs w:val="24"/>
          </w:rPr>
          <w:delText>Ovaskainen and Abrego 2020</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"_ENREF_11" \o "Deflem, 2021 #86"</w:delInstrText>
        </w:r>
        <w:r w:rsidR="00000000">
          <w:fldChar w:fldCharType="separate"/>
        </w:r>
        <w:r w:rsidR="00FE06C8">
          <w:rPr>
            <w:rFonts w:ascii="Times New Roman" w:hAnsi="Times New Roman" w:cs="Times New Roman"/>
            <w:noProof/>
            <w:color w:val="000000"/>
            <w:sz w:val="24"/>
            <w:szCs w:val="24"/>
          </w:rPr>
          <w:delText>Deflem et al. 2021</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del>
      <w:ins w:id="554" w:author="Kopp, Darin" w:date="2025-02-20T15:34:00Z">
        <w:r>
          <w:rPr>
            <w:rFonts w:ascii="Times New Roman" w:hAnsi="Times New Roman" w:cs="Times New Roman"/>
            <w:noProof/>
            <w:color w:val="000000"/>
            <w:sz w:val="24"/>
            <w:szCs w:val="24"/>
          </w:rPr>
          <w:t>(</w:t>
        </w:r>
        <w:r w:rsidR="00000000">
          <w:fldChar w:fldCharType="begin"/>
        </w:r>
        <w:r w:rsidR="00000000">
          <w:instrText>HYPERLINK \l "_ENREF_90" \o "Warton, 2015 #113"</w:instrText>
        </w:r>
        <w:r w:rsidR="00000000">
          <w:fldChar w:fldCharType="separate"/>
        </w:r>
        <w:r w:rsidR="00707795">
          <w:rPr>
            <w:rFonts w:ascii="Times New Roman" w:hAnsi="Times New Roman" w:cs="Times New Roman"/>
            <w:noProof/>
            <w:color w:val="000000"/>
            <w:sz w:val="24"/>
            <w:szCs w:val="24"/>
          </w:rPr>
          <w:t>Warton et al. 2015</w:t>
        </w:r>
        <w:r w:rsidR="00000000">
          <w:rPr>
            <w:rFonts w:ascii="Times New Roman" w:hAnsi="Times New Roman" w:cs="Times New Roman"/>
            <w:noProof/>
            <w:color w:val="000000"/>
            <w:sz w:val="24"/>
            <w:szCs w:val="24"/>
          </w:rPr>
          <w:fldChar w:fldCharType="end"/>
        </w:r>
        <w:r>
          <w:rPr>
            <w:rFonts w:ascii="Times New Roman" w:hAnsi="Times New Roman" w:cs="Times New Roman"/>
            <w:noProof/>
            <w:color w:val="000000"/>
            <w:sz w:val="24"/>
            <w:szCs w:val="24"/>
          </w:rPr>
          <w:t xml:space="preserve">, </w:t>
        </w:r>
        <w:r w:rsidR="00000000">
          <w:fldChar w:fldCharType="begin"/>
        </w:r>
        <w:r w:rsidR="00000000">
          <w:instrText>HYPERLINK \l "_ENREF_60" \o "Ovaskainen, 2020 #80"</w:instrText>
        </w:r>
        <w:r w:rsidR="00000000">
          <w:fldChar w:fldCharType="separate"/>
        </w:r>
        <w:r w:rsidR="00707795">
          <w:rPr>
            <w:rFonts w:ascii="Times New Roman" w:hAnsi="Times New Roman" w:cs="Times New Roman"/>
            <w:noProof/>
            <w:color w:val="000000"/>
            <w:sz w:val="24"/>
            <w:szCs w:val="24"/>
          </w:rPr>
          <w:t>Ovaskainen and Abrego 2020</w:t>
        </w:r>
        <w:r w:rsidR="00000000">
          <w:rPr>
            <w:rFonts w:ascii="Times New Roman" w:hAnsi="Times New Roman" w:cs="Times New Roman"/>
            <w:noProof/>
            <w:color w:val="000000"/>
            <w:sz w:val="24"/>
            <w:szCs w:val="24"/>
          </w:rPr>
          <w:fldChar w:fldCharType="end"/>
        </w:r>
        <w:r>
          <w:rPr>
            <w:rFonts w:ascii="Times New Roman" w:hAnsi="Times New Roman" w:cs="Times New Roman"/>
            <w:noProof/>
            <w:color w:val="000000"/>
            <w:sz w:val="24"/>
            <w:szCs w:val="24"/>
          </w:rPr>
          <w:t xml:space="preserve">, </w:t>
        </w:r>
        <w:r w:rsidR="00000000">
          <w:fldChar w:fldCharType="begin"/>
        </w:r>
        <w:r w:rsidR="00000000">
          <w:instrText>HYPERLINK \l "_ENREF_12" \o "Deflem, 2021 #86"</w:instrText>
        </w:r>
        <w:r w:rsidR="00000000">
          <w:fldChar w:fldCharType="separate"/>
        </w:r>
        <w:r w:rsidR="00707795">
          <w:rPr>
            <w:rFonts w:ascii="Times New Roman" w:hAnsi="Times New Roman" w:cs="Times New Roman"/>
            <w:noProof/>
            <w:color w:val="000000"/>
            <w:sz w:val="24"/>
            <w:szCs w:val="24"/>
          </w:rPr>
          <w:t>Deflem et al. 2021</w:t>
        </w:r>
        <w:r w:rsidR="00000000">
          <w:rPr>
            <w:rFonts w:ascii="Times New Roman" w:hAnsi="Times New Roman" w:cs="Times New Roman"/>
            <w:noProof/>
            <w:color w:val="000000"/>
            <w:sz w:val="24"/>
            <w:szCs w:val="24"/>
          </w:rPr>
          <w:fldChar w:fldCharType="end"/>
        </w:r>
        <w:r>
          <w:rPr>
            <w:rFonts w:ascii="Times New Roman" w:hAnsi="Times New Roman" w:cs="Times New Roman"/>
            <w:noProof/>
            <w:color w:val="000000"/>
            <w:sz w:val="24"/>
            <w:szCs w:val="24"/>
          </w:rPr>
          <w:t>)</w:t>
        </w:r>
      </w:ins>
      <w:r w:rsidRPr="0081586C">
        <w:rPr>
          <w:rFonts w:ascii="Times New Roman" w:hAnsi="Times New Roman" w:cs="Times New Roman"/>
          <w:color w:val="000000"/>
          <w:sz w:val="24"/>
          <w:szCs w:val="24"/>
        </w:rPr>
        <w:fldChar w:fldCharType="end"/>
      </w:r>
      <w:del w:id="555" w:author="Kopp, Darin" w:date="2025-02-20T15:34:00Z">
        <w:r w:rsidR="0081586C" w:rsidRPr="0081586C">
          <w:rPr>
            <w:rFonts w:ascii="Times New Roman" w:hAnsi="Times New Roman" w:cs="Times New Roman"/>
            <w:color w:val="000000"/>
            <w:sz w:val="24"/>
            <w:szCs w:val="24"/>
          </w:rPr>
          <w:delText>.</w:delText>
        </w:r>
        <w:r w:rsidR="0081586C">
          <w:rPr>
            <w:rFonts w:ascii="Times New Roman" w:hAnsi="Times New Roman" w:cs="Times New Roman"/>
            <w:color w:val="000000"/>
            <w:sz w:val="24"/>
            <w:szCs w:val="24"/>
          </w:rPr>
          <w:delText xml:space="preserve"> </w:delText>
        </w:r>
        <w:r w:rsidR="00317E8C">
          <w:rPr>
            <w:rFonts w:ascii="Times New Roman" w:hAnsi="Times New Roman" w:cs="Times New Roman"/>
            <w:color w:val="000000"/>
            <w:sz w:val="24"/>
            <w:szCs w:val="24"/>
          </w:rPr>
          <w:delText>They also allow for the inclusion of phylogenetic relatedness and species traits</w:delText>
        </w:r>
        <w:r w:rsidR="0044224E">
          <w:rPr>
            <w:rFonts w:ascii="Times New Roman" w:hAnsi="Times New Roman" w:cs="Times New Roman"/>
            <w:color w:val="000000"/>
            <w:sz w:val="24"/>
            <w:szCs w:val="24"/>
          </w:rPr>
          <w:delText xml:space="preserve"> as hierarchical terms that can improve estimates of taxon-environment relationships</w:delText>
        </w:r>
        <w:r w:rsidR="00317E8C">
          <w:rPr>
            <w:rFonts w:ascii="Times New Roman" w:hAnsi="Times New Roman" w:cs="Times New Roman"/>
            <w:color w:val="000000"/>
            <w:sz w:val="24"/>
            <w:szCs w:val="24"/>
          </w:rPr>
          <w:delText xml:space="preserve">. </w:delText>
        </w:r>
      </w:del>
      <w:ins w:id="556" w:author="Kopp, Darin" w:date="2025-02-20T15:34:00Z">
        <w:r w:rsidRPr="0081586C">
          <w:rPr>
            <w:rFonts w:ascii="Times New Roman" w:hAnsi="Times New Roman" w:cs="Times New Roman"/>
            <w:color w:val="000000"/>
            <w:sz w:val="24"/>
            <w:szCs w:val="24"/>
          </w:rPr>
          <w:t>.</w:t>
        </w:r>
        <w:r>
          <w:rPr>
            <w:rFonts w:ascii="Times New Roman" w:hAnsi="Times New Roman" w:cs="Times New Roman"/>
            <w:color w:val="000000"/>
            <w:sz w:val="24"/>
            <w:szCs w:val="24"/>
          </w:rPr>
          <w:t xml:space="preserve"> Indeed, sample-level random effects are meaningful for multivariate models because they are not confounded by residual variation as with univariate models. More specifically, this attribute allows models to account for </w:t>
        </w:r>
        <w:r w:rsidR="007F2E35">
          <w:rPr>
            <w:rFonts w:ascii="Times New Roman" w:hAnsi="Times New Roman" w:cs="Times New Roman"/>
            <w:color w:val="000000"/>
            <w:sz w:val="24"/>
            <w:szCs w:val="24"/>
          </w:rPr>
          <w:t xml:space="preserve">nonindependence among </w:t>
        </w:r>
        <w:r>
          <w:rPr>
            <w:rFonts w:ascii="Times New Roman" w:hAnsi="Times New Roman" w:cs="Times New Roman"/>
            <w:color w:val="000000"/>
            <w:sz w:val="24"/>
            <w:szCs w:val="24"/>
          </w:rPr>
          <w:t xml:space="preserve">residuals for each site and improves estimates of the fixed effects (i.e. taxon-environment relationships) </w:t>
        </w: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ADDIN EN.CITE &lt;EndNote&gt;&lt;Cite&gt;&lt;Author&gt;Ovaskainen&lt;/Author&gt;&lt;Year&gt;2016&lt;/Year&gt;&lt;RecNum&gt;294&lt;/RecNum&gt;&lt;DisplayText&gt;(Ovaskainen et al. 2016)&lt;/DisplayText&gt;&lt;record&gt;&lt;rec-number&gt;294&lt;/rec-number&gt;&lt;foreign-keys&gt;&lt;key app="EN" db-id="rtxzfetfi9xw07eeartpf9t7wwtdt2arspvw" timestamp="1737502827"&gt;294&lt;/key&gt;&lt;/foreign-keys&gt;&lt;ref-type name="Journal Article"&gt;17&lt;/ref-type&gt;&lt;contributors&gt;&lt;authors&gt;&lt;author&gt;Ovaskainen, Otso&lt;/author&gt;&lt;author&gt;Roy, David B.&lt;/author&gt;&lt;author&gt;Fox, Richard&lt;/author&gt;&lt;author&gt;Anderson, Barbara J.&lt;/author&gt;&lt;/authors&gt;&lt;/contributors&gt;&lt;titles&gt;&lt;title&gt;Uncovering hidden spatial structure in species communities with spatially explicit joint species distribution models&lt;/title&gt;&lt;secondary-title&gt;Methods in Ecology and Evolution&lt;/secondary-title&gt;&lt;/titles&gt;&lt;periodical&gt;&lt;full-title&gt;Methods in Ecology and Evolution&lt;/full-title&gt;&lt;/periodical&gt;&lt;pages&gt;428-436&lt;/pages&gt;&lt;volume&gt;7&lt;/volume&gt;&lt;number&gt;4&lt;/number&gt;&lt;keywords&gt;&lt;keyword&gt;community models&lt;/keyword&gt;&lt;keyword&gt;joint species distribution models&lt;/keyword&gt;&lt;keyword&gt;latent factors&lt;/keyword&gt;&lt;keyword&gt;spatial models&lt;/keyword&gt;&lt;/keywords&gt;&lt;dates&gt;&lt;year&gt;2016&lt;/year&gt;&lt;pub-dates&gt;&lt;date&gt;2016/04/01&lt;/date&gt;&lt;/pub-dates&gt;&lt;/dates&gt;&lt;publisher&gt;John Wiley &amp;amp; Sons, Ltd&lt;/publisher&gt;&lt;urls&gt;&lt;related-urls&gt;&lt;url&gt;https://doi.org/10.1111/2041-210X.12502&lt;/url&gt;&lt;/related-urls&gt;&lt;/urls&gt;&lt;electronic-resource-num&gt;https://doi.org/10.1111/2041-210X.12502&lt;/electronic-resource-num&gt;&lt;access-date&gt;2025/01/21&lt;/access-date&gt;&lt;/record&gt;&lt;/Cite&gt;&lt;/EndNote&gt;</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w:t>
        </w:r>
        <w:r w:rsidR="00000000">
          <w:fldChar w:fldCharType="begin"/>
        </w:r>
        <w:r w:rsidR="00000000">
          <w:instrText>HYPERLINK \l "_ENREF_61" \o "Ovaskainen, 2016 #294"</w:instrText>
        </w:r>
        <w:r w:rsidR="00000000">
          <w:fldChar w:fldCharType="separate"/>
        </w:r>
        <w:r w:rsidR="00707795">
          <w:rPr>
            <w:rFonts w:ascii="Times New Roman" w:hAnsi="Times New Roman" w:cs="Times New Roman"/>
            <w:noProof/>
            <w:color w:val="000000"/>
            <w:sz w:val="24"/>
            <w:szCs w:val="24"/>
          </w:rPr>
          <w:t>Ovaskainen et al. 2016</w:t>
        </w:r>
        <w:r w:rsidR="00000000">
          <w:rPr>
            <w:rFonts w:ascii="Times New Roman" w:hAnsi="Times New Roman" w:cs="Times New Roman"/>
            <w:noProof/>
            <w:color w:val="000000"/>
            <w:sz w:val="24"/>
            <w:szCs w:val="24"/>
          </w:rPr>
          <w:fldChar w:fldCharType="end"/>
        </w:r>
        <w:r>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In addition, JSDM</w:t>
        </w:r>
        <w:r w:rsidR="00AE15D3">
          <w:rPr>
            <w:rFonts w:ascii="Times New Roman" w:hAnsi="Times New Roman" w:cs="Times New Roman"/>
            <w:color w:val="000000"/>
            <w:sz w:val="24"/>
            <w:szCs w:val="24"/>
          </w:rPr>
          <w:t>s</w:t>
        </w:r>
        <w:r>
          <w:rPr>
            <w:rFonts w:ascii="Times New Roman" w:hAnsi="Times New Roman" w:cs="Times New Roman"/>
            <w:color w:val="000000"/>
            <w:sz w:val="24"/>
            <w:szCs w:val="24"/>
          </w:rPr>
          <w:t xml:space="preserve"> also allow for the inclusion of phylogenetic relatedness as a hierarchical term that can lend additional improvements to estimated taxon-environment relationships. </w:t>
        </w:r>
      </w:ins>
    </w:p>
    <w:p w14:paraId="30EFA96B" w14:textId="17723428" w:rsidR="00E71EC3" w:rsidRPr="00641EC8" w:rsidRDefault="00E71EC3" w:rsidP="00E71EC3">
      <w:pPr>
        <w:spacing w:line="480" w:lineRule="auto"/>
        <w:ind w:firstLine="720"/>
        <w:contextualSpacing/>
        <w:rPr>
          <w:rFonts w:ascii="Times New Roman" w:hAnsi="Times New Roman" w:cs="Times New Roman"/>
          <w:bCs/>
          <w:color w:val="000000"/>
          <w:sz w:val="24"/>
          <w:szCs w:val="24"/>
        </w:rPr>
      </w:pPr>
      <w:r>
        <w:rPr>
          <w:rFonts w:ascii="Times New Roman" w:hAnsi="Times New Roman" w:cs="Times New Roman"/>
          <w:color w:val="000000"/>
          <w:sz w:val="24"/>
          <w:szCs w:val="24"/>
        </w:rPr>
        <w:t xml:space="preserve">We provide a detailed description of the </w:t>
      </w:r>
      <w:r w:rsidRPr="003E7A8B">
        <w:rPr>
          <w:rFonts w:ascii="Times New Roman" w:hAnsi="Times New Roman" w:cs="Times New Roman"/>
          <w:bCs/>
          <w:sz w:val="24"/>
          <w:szCs w:val="24"/>
        </w:rPr>
        <w:t xml:space="preserve">modeling framework </w:t>
      </w:r>
      <w:r>
        <w:rPr>
          <w:rFonts w:ascii="Times New Roman" w:hAnsi="Times New Roman" w:cs="Times New Roman"/>
          <w:bCs/>
          <w:sz w:val="24"/>
          <w:szCs w:val="24"/>
        </w:rPr>
        <w:t xml:space="preserve">and application elsewhere </w:t>
      </w:r>
      <w:r w:rsidRPr="003E7A8B">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ADDIN EN.CITE &lt;EndNote&gt;&lt;Cite&gt;&lt;Author&gt;Kopp&lt;/Author&gt;&lt;Year&gt;2023&lt;/Year&gt;&lt;RecNum&gt;39&lt;/RecNum&gt;&lt;DisplayText&gt;(Kopp et al. 2023)&lt;/DisplayText&gt;&lt;record&gt;&lt;rec-number&gt;39&lt;/rec-number&gt;&lt;foreign-keys&gt;&lt;key app="EN" db-id="rtxzfetfi9xw07eeartpf9t7wwtdt2arspvw" timestamp="1701147872" guid="4de3263e-f23b-4672-8994-a57ca02a0393"&gt;39&lt;/key&gt;&lt;/foreign-keys&gt;&lt;ref-type name="Journal Article"&gt;17&lt;/ref-type&gt;&lt;contributors&gt;&lt;authors&gt;&lt;author&gt;Kopp, Darin A.&lt;/author&gt;&lt;author&gt;Stoddard, John L.&lt;/author&gt;&lt;author&gt;Hill, Ryan A.&lt;/author&gt;&lt;author&gt;Doyle, Jessie M.&lt;/author&gt;&lt;author&gt;Kaufmann, Philip R.&lt;/author&gt;&lt;author&gt;Herlihy, Alan T.&lt;/author&gt;&lt;author&gt;Paulsen, Steven G.&lt;/author&gt;&lt;/authors&gt;&lt;/contributors&gt;&lt;titles&gt;&lt;title&gt;Joint species distribution models reveal taxon-specific sensitivities to potential anthropogenic alteration&lt;/title&gt;&lt;secondary-title&gt;Freshwater Science&lt;/secondary-title&gt;&lt;/titles&gt;&lt;periodical&gt;&lt;full-title&gt;Freshwater Science&lt;/full-title&gt;&lt;/periodical&gt;&lt;pages&gt;268-284&lt;/pages&gt;&lt;volume&gt;42&lt;/volume&gt;&lt;number&gt;3&lt;/number&gt;&lt;dates&gt;&lt;year&gt;2023&lt;/year&gt;&lt;pub-dates&gt;&lt;date&gt;2023/09/01&lt;/date&gt;&lt;/pub-dates&gt;&lt;/dates&gt;&lt;publisher&gt;The University of Chicago Press&lt;/publisher&gt;&lt;isbn&gt;2161-9549&lt;/isbn&gt;&lt;urls&gt;&lt;related-urls&gt;&lt;url&gt;https://doi.org/10.1086/726283&lt;/url&gt;&lt;/related-urls&gt;&lt;/urls&gt;&lt;electronic-resource-num&gt;10.1086/726283&lt;/electronic-resource-num&gt;&lt;access-date&gt;2023/11/27&lt;/access-date&gt;&lt;/record&gt;&lt;/Cite&gt;&lt;/EndNote&gt;</w:instrText>
      </w:r>
      <w:r w:rsidRPr="003E7A8B">
        <w:rPr>
          <w:rFonts w:ascii="Times New Roman" w:hAnsi="Times New Roman" w:cs="Times New Roman"/>
          <w:bCs/>
          <w:sz w:val="24"/>
          <w:szCs w:val="24"/>
        </w:rPr>
        <w:fldChar w:fldCharType="separate"/>
      </w:r>
      <w:del w:id="557" w:author="Kopp, Darin" w:date="2025-02-20T15:34:00Z">
        <w:r w:rsidR="002F5505">
          <w:rPr>
            <w:rFonts w:ascii="Times New Roman" w:hAnsi="Times New Roman" w:cs="Times New Roman"/>
            <w:bCs/>
            <w:noProof/>
            <w:sz w:val="24"/>
            <w:szCs w:val="24"/>
          </w:rPr>
          <w:delText>(</w:delText>
        </w:r>
        <w:r w:rsidR="00000000">
          <w:fldChar w:fldCharType="begin"/>
        </w:r>
        <w:r w:rsidR="00000000">
          <w:delInstrText>HYPERLINK \l "_ENREF_37" \o "Kopp, 2023 #39"</w:delInstrText>
        </w:r>
        <w:r w:rsidR="00000000">
          <w:fldChar w:fldCharType="separate"/>
        </w:r>
        <w:r w:rsidR="00FE06C8">
          <w:rPr>
            <w:rFonts w:ascii="Times New Roman" w:hAnsi="Times New Roman" w:cs="Times New Roman"/>
            <w:bCs/>
            <w:noProof/>
            <w:sz w:val="24"/>
            <w:szCs w:val="24"/>
          </w:rPr>
          <w:delText>Kopp et al. 2023</w:delText>
        </w:r>
        <w:r w:rsidR="00000000">
          <w:rPr>
            <w:rFonts w:ascii="Times New Roman" w:hAnsi="Times New Roman" w:cs="Times New Roman"/>
            <w:bCs/>
            <w:noProof/>
            <w:sz w:val="24"/>
            <w:szCs w:val="24"/>
          </w:rPr>
          <w:fldChar w:fldCharType="end"/>
        </w:r>
        <w:r w:rsidR="002F5505">
          <w:rPr>
            <w:rFonts w:ascii="Times New Roman" w:hAnsi="Times New Roman" w:cs="Times New Roman"/>
            <w:bCs/>
            <w:noProof/>
            <w:sz w:val="24"/>
            <w:szCs w:val="24"/>
          </w:rPr>
          <w:delText>)</w:delText>
        </w:r>
      </w:del>
      <w:ins w:id="558" w:author="Kopp, Darin" w:date="2025-02-20T15:34:00Z">
        <w:r>
          <w:rPr>
            <w:rFonts w:ascii="Times New Roman" w:hAnsi="Times New Roman" w:cs="Times New Roman"/>
            <w:bCs/>
            <w:noProof/>
            <w:sz w:val="24"/>
            <w:szCs w:val="24"/>
          </w:rPr>
          <w:t>(</w:t>
        </w:r>
        <w:r w:rsidR="00000000">
          <w:fldChar w:fldCharType="begin"/>
        </w:r>
        <w:r w:rsidR="00000000">
          <w:instrText>HYPERLINK \l "_ENREF_44" \o "Kopp, 2023 #39"</w:instrText>
        </w:r>
        <w:r w:rsidR="00000000">
          <w:fldChar w:fldCharType="separate"/>
        </w:r>
        <w:r w:rsidR="00707795">
          <w:rPr>
            <w:rFonts w:ascii="Times New Roman" w:hAnsi="Times New Roman" w:cs="Times New Roman"/>
            <w:bCs/>
            <w:noProof/>
            <w:sz w:val="24"/>
            <w:szCs w:val="24"/>
          </w:rPr>
          <w:t>Kopp et al. 2023</w:t>
        </w:r>
        <w:r w:rsidR="00000000">
          <w:rPr>
            <w:rFonts w:ascii="Times New Roman" w:hAnsi="Times New Roman" w:cs="Times New Roman"/>
            <w:bCs/>
            <w:noProof/>
            <w:sz w:val="24"/>
            <w:szCs w:val="24"/>
          </w:rPr>
          <w:fldChar w:fldCharType="end"/>
        </w:r>
        <w:r>
          <w:rPr>
            <w:rFonts w:ascii="Times New Roman" w:hAnsi="Times New Roman" w:cs="Times New Roman"/>
            <w:bCs/>
            <w:noProof/>
            <w:sz w:val="24"/>
            <w:szCs w:val="24"/>
          </w:rPr>
          <w:t>)</w:t>
        </w:r>
      </w:ins>
      <w:r w:rsidRPr="003E7A8B">
        <w:rPr>
          <w:rFonts w:ascii="Times New Roman" w:hAnsi="Times New Roman" w:cs="Times New Roman"/>
          <w:bCs/>
          <w:sz w:val="24"/>
          <w:szCs w:val="24"/>
        </w:rPr>
        <w:fldChar w:fldCharType="end"/>
      </w:r>
      <w:del w:id="559" w:author="Kopp, Darin" w:date="2025-02-20T15:34:00Z">
        <w:r w:rsidR="00175415" w:rsidRPr="003E7A8B">
          <w:rPr>
            <w:rFonts w:ascii="Times New Roman" w:hAnsi="Times New Roman" w:cs="Times New Roman"/>
            <w:bCs/>
            <w:sz w:val="24"/>
            <w:szCs w:val="24"/>
          </w:rPr>
          <w:delText xml:space="preserve">. </w:delText>
        </w:r>
        <w:r w:rsidR="00997441">
          <w:rPr>
            <w:rFonts w:ascii="Times New Roman" w:hAnsi="Times New Roman" w:cs="Times New Roman"/>
            <w:bCs/>
            <w:sz w:val="24"/>
            <w:szCs w:val="24"/>
          </w:rPr>
          <w:delText xml:space="preserve">In brief, </w:delText>
        </w:r>
        <w:r w:rsidR="00175415" w:rsidRPr="003E7A8B">
          <w:rPr>
            <w:rFonts w:ascii="Times New Roman" w:hAnsi="Times New Roman" w:cs="Times New Roman"/>
            <w:bCs/>
            <w:color w:val="000000"/>
            <w:sz w:val="24"/>
            <w:szCs w:val="24"/>
          </w:rPr>
          <w:delText>t</w:delText>
        </w:r>
        <w:r w:rsidR="00136CDB" w:rsidRPr="003E7A8B">
          <w:rPr>
            <w:rFonts w:ascii="Times New Roman" w:hAnsi="Times New Roman" w:cs="Times New Roman"/>
            <w:bCs/>
            <w:color w:val="000000"/>
            <w:sz w:val="24"/>
            <w:szCs w:val="24"/>
          </w:rPr>
          <w:delText>he JSDM</w:delText>
        </w:r>
        <w:r w:rsidR="0081586C">
          <w:rPr>
            <w:rFonts w:ascii="Times New Roman" w:hAnsi="Times New Roman" w:cs="Times New Roman"/>
            <w:bCs/>
            <w:color w:val="000000"/>
            <w:sz w:val="24"/>
            <w:szCs w:val="24"/>
          </w:rPr>
          <w:delText xml:space="preserve"> </w:delText>
        </w:r>
        <w:r w:rsidR="00136CDB" w:rsidRPr="003E7A8B">
          <w:rPr>
            <w:rFonts w:ascii="Times New Roman" w:hAnsi="Times New Roman" w:cs="Times New Roman"/>
            <w:bCs/>
            <w:color w:val="000000"/>
            <w:sz w:val="24"/>
            <w:szCs w:val="24"/>
          </w:rPr>
          <w:delText xml:space="preserve">is a </w:delText>
        </w:r>
        <w:r w:rsidR="00175415" w:rsidRPr="003E7A8B">
          <w:rPr>
            <w:rFonts w:ascii="Times New Roman" w:hAnsi="Times New Roman" w:cs="Times New Roman"/>
            <w:bCs/>
            <w:color w:val="000000"/>
            <w:sz w:val="24"/>
            <w:szCs w:val="24"/>
          </w:rPr>
          <w:delText xml:space="preserve">multivariate </w:delText>
        </w:r>
        <w:r w:rsidR="00136CDB" w:rsidRPr="003E7A8B">
          <w:rPr>
            <w:rFonts w:ascii="Times New Roman" w:hAnsi="Times New Roman" w:cs="Times New Roman"/>
            <w:bCs/>
            <w:color w:val="000000"/>
            <w:sz w:val="24"/>
            <w:szCs w:val="24"/>
          </w:rPr>
          <w:delText xml:space="preserve">hierarchal generalized linear mixed model fitted with Bayesian inference. </w:delText>
        </w:r>
        <w:r w:rsidR="00640DD6">
          <w:rPr>
            <w:rFonts w:ascii="Times New Roman" w:hAnsi="Times New Roman" w:cs="Times New Roman"/>
            <w:bCs/>
            <w:color w:val="000000"/>
            <w:sz w:val="24"/>
            <w:szCs w:val="24"/>
          </w:rPr>
          <w:delText>We fit separate model</w:delText>
        </w:r>
        <w:r w:rsidR="00E80A6E">
          <w:rPr>
            <w:rFonts w:ascii="Times New Roman" w:hAnsi="Times New Roman" w:cs="Times New Roman"/>
            <w:bCs/>
            <w:color w:val="000000"/>
            <w:sz w:val="24"/>
            <w:szCs w:val="24"/>
          </w:rPr>
          <w:delText>s</w:delText>
        </w:r>
        <w:r w:rsidR="00640DD6">
          <w:rPr>
            <w:rFonts w:ascii="Times New Roman" w:hAnsi="Times New Roman" w:cs="Times New Roman"/>
            <w:bCs/>
            <w:color w:val="000000"/>
            <w:sz w:val="24"/>
            <w:szCs w:val="24"/>
          </w:rPr>
          <w:delText xml:space="preserve"> for each ecoregion </w:delText>
        </w:r>
        <w:r w:rsidR="00E80A6E">
          <w:rPr>
            <w:rFonts w:ascii="Times New Roman" w:hAnsi="Times New Roman" w:cs="Times New Roman"/>
            <w:bCs/>
            <w:color w:val="000000"/>
            <w:sz w:val="24"/>
            <w:szCs w:val="24"/>
          </w:rPr>
          <w:delText>using</w:delText>
        </w:r>
        <w:r w:rsidR="00640DD6">
          <w:rPr>
            <w:rFonts w:ascii="Times New Roman" w:hAnsi="Times New Roman" w:cs="Times New Roman"/>
            <w:bCs/>
            <w:color w:val="000000"/>
            <w:sz w:val="24"/>
            <w:szCs w:val="24"/>
          </w:rPr>
          <w:delText xml:space="preserve"> </w:delText>
        </w:r>
        <w:r w:rsidR="00640DD6" w:rsidRPr="003E7A8B">
          <w:rPr>
            <w:rFonts w:ascii="Times New Roman" w:hAnsi="Times New Roman" w:cs="Times New Roman"/>
            <w:bCs/>
            <w:color w:val="000000"/>
            <w:sz w:val="24"/>
            <w:szCs w:val="24"/>
          </w:rPr>
          <w:delText>genus occurrence (i.e.</w:delText>
        </w:r>
        <w:r w:rsidR="00640DD6">
          <w:rPr>
            <w:rFonts w:ascii="Times New Roman" w:hAnsi="Times New Roman" w:cs="Times New Roman"/>
            <w:bCs/>
            <w:color w:val="000000"/>
            <w:sz w:val="24"/>
            <w:szCs w:val="24"/>
          </w:rPr>
          <w:delText>,</w:delText>
        </w:r>
        <w:r w:rsidR="00640DD6" w:rsidRPr="003E7A8B">
          <w:rPr>
            <w:rFonts w:ascii="Times New Roman" w:hAnsi="Times New Roman" w:cs="Times New Roman"/>
            <w:bCs/>
            <w:color w:val="000000"/>
            <w:sz w:val="24"/>
            <w:szCs w:val="24"/>
          </w:rPr>
          <w:delText xml:space="preserve"> presence/absence) as the response variable, </w:delText>
        </w:r>
        <w:r w:rsidR="00640DD6" w:rsidRPr="003E7A8B">
          <w:rPr>
            <w:rFonts w:ascii="Times New Roman" w:hAnsi="Times New Roman" w:cs="Times New Roman"/>
            <w:bCs/>
            <w:sz w:val="24"/>
            <w:szCs w:val="24"/>
          </w:rPr>
          <w:delText>environmental</w:delText>
        </w:r>
        <w:r w:rsidR="0044224E">
          <w:rPr>
            <w:rFonts w:ascii="Times New Roman" w:hAnsi="Times New Roman" w:cs="Times New Roman"/>
            <w:bCs/>
            <w:sz w:val="24"/>
            <w:szCs w:val="24"/>
          </w:rPr>
          <w:delText xml:space="preserve"> variables as</w:delText>
        </w:r>
        <w:r w:rsidR="00640DD6" w:rsidRPr="003E7A8B">
          <w:rPr>
            <w:rFonts w:ascii="Times New Roman" w:hAnsi="Times New Roman" w:cs="Times New Roman"/>
            <w:bCs/>
            <w:sz w:val="24"/>
            <w:szCs w:val="24"/>
          </w:rPr>
          <w:delText xml:space="preserve"> fixed effects</w:delText>
        </w:r>
        <w:r w:rsidR="0044224E">
          <w:rPr>
            <w:rFonts w:ascii="Times New Roman" w:hAnsi="Times New Roman" w:cs="Times New Roman"/>
            <w:bCs/>
            <w:sz w:val="24"/>
            <w:szCs w:val="24"/>
          </w:rPr>
          <w:delText>,</w:delText>
        </w:r>
        <w:r w:rsidR="00640DD6" w:rsidRPr="003E7A8B">
          <w:rPr>
            <w:rFonts w:ascii="Times New Roman" w:hAnsi="Times New Roman" w:cs="Times New Roman"/>
            <w:bCs/>
            <w:sz w:val="24"/>
            <w:szCs w:val="24"/>
          </w:rPr>
          <w:delText xml:space="preserve"> and s</w:delText>
        </w:r>
        <w:r w:rsidR="0081586C">
          <w:rPr>
            <w:rFonts w:ascii="Times New Roman" w:hAnsi="Times New Roman" w:cs="Times New Roman"/>
            <w:bCs/>
            <w:sz w:val="24"/>
            <w:szCs w:val="24"/>
          </w:rPr>
          <w:delText>ite</w:delText>
        </w:r>
        <w:r w:rsidR="00640DD6" w:rsidRPr="003E7A8B">
          <w:rPr>
            <w:rFonts w:ascii="Times New Roman" w:hAnsi="Times New Roman" w:cs="Times New Roman"/>
            <w:bCs/>
            <w:sz w:val="24"/>
            <w:szCs w:val="24"/>
          </w:rPr>
          <w:delText>-level random effects.</w:delText>
        </w:r>
        <w:r w:rsidR="00602E14">
          <w:rPr>
            <w:rFonts w:ascii="Times New Roman" w:hAnsi="Times New Roman" w:cs="Times New Roman"/>
            <w:bCs/>
            <w:sz w:val="24"/>
            <w:szCs w:val="24"/>
          </w:rPr>
          <w:delText xml:space="preserve"> </w:delText>
        </w:r>
        <w:r w:rsidR="005A4893">
          <w:rPr>
            <w:rFonts w:ascii="Times New Roman" w:hAnsi="Times New Roman" w:cs="Times New Roman"/>
            <w:bCs/>
            <w:sz w:val="24"/>
            <w:szCs w:val="24"/>
          </w:rPr>
          <w:delText xml:space="preserve">We </w:delText>
        </w:r>
        <w:r w:rsidR="00E36688">
          <w:rPr>
            <w:rFonts w:ascii="Times New Roman" w:hAnsi="Times New Roman" w:cs="Times New Roman"/>
            <w:bCs/>
            <w:sz w:val="24"/>
            <w:szCs w:val="24"/>
          </w:rPr>
          <w:delText xml:space="preserve">also </w:delText>
        </w:r>
        <w:r w:rsidR="006A08CD">
          <w:rPr>
            <w:rFonts w:ascii="Times New Roman" w:hAnsi="Times New Roman" w:cs="Times New Roman"/>
            <w:bCs/>
            <w:sz w:val="24"/>
            <w:szCs w:val="24"/>
          </w:rPr>
          <w:delText>use taxonomy as a surrogate for phylogen</w:delText>
        </w:r>
        <w:r w:rsidR="00967D37">
          <w:rPr>
            <w:rFonts w:ascii="Times New Roman" w:hAnsi="Times New Roman" w:cs="Times New Roman"/>
            <w:bCs/>
            <w:sz w:val="24"/>
            <w:szCs w:val="24"/>
          </w:rPr>
          <w:delText>et</w:delText>
        </w:r>
        <w:r w:rsidR="006A08CD">
          <w:rPr>
            <w:rFonts w:ascii="Times New Roman" w:hAnsi="Times New Roman" w:cs="Times New Roman"/>
            <w:bCs/>
            <w:sz w:val="24"/>
            <w:szCs w:val="24"/>
          </w:rPr>
          <w:delText xml:space="preserve">ic </w:delText>
        </w:r>
        <w:r w:rsidR="0048051B">
          <w:rPr>
            <w:rFonts w:ascii="Times New Roman" w:hAnsi="Times New Roman" w:cs="Times New Roman"/>
            <w:bCs/>
            <w:sz w:val="24"/>
            <w:szCs w:val="24"/>
          </w:rPr>
          <w:delText xml:space="preserve">relatedness </w:delText>
        </w:r>
        <w:r w:rsidR="006A08CD">
          <w:rPr>
            <w:rFonts w:ascii="Times New Roman" w:hAnsi="Times New Roman" w:cs="Times New Roman"/>
            <w:bCs/>
            <w:sz w:val="24"/>
            <w:szCs w:val="24"/>
          </w:rPr>
          <w:delText xml:space="preserve">but </w:delText>
        </w:r>
        <w:r w:rsidR="00DC2097">
          <w:rPr>
            <w:rFonts w:ascii="Times New Roman" w:hAnsi="Times New Roman" w:cs="Times New Roman"/>
            <w:bCs/>
            <w:sz w:val="24"/>
            <w:szCs w:val="24"/>
          </w:rPr>
          <w:delText xml:space="preserve">excluded </w:delText>
        </w:r>
        <w:r w:rsidR="007E5179">
          <w:rPr>
            <w:rFonts w:ascii="Times New Roman" w:hAnsi="Times New Roman" w:cs="Times New Roman"/>
            <w:bCs/>
            <w:sz w:val="24"/>
            <w:szCs w:val="24"/>
          </w:rPr>
          <w:delText>traits</w:delText>
        </w:r>
        <w:r w:rsidR="00C154BF">
          <w:rPr>
            <w:rFonts w:ascii="Times New Roman" w:hAnsi="Times New Roman" w:cs="Times New Roman"/>
            <w:bCs/>
            <w:sz w:val="24"/>
            <w:szCs w:val="24"/>
          </w:rPr>
          <w:delText xml:space="preserve"> </w:delText>
        </w:r>
        <w:r w:rsidR="00DC2097">
          <w:rPr>
            <w:rFonts w:ascii="Times New Roman" w:hAnsi="Times New Roman" w:cs="Times New Roman"/>
            <w:bCs/>
            <w:sz w:val="24"/>
            <w:szCs w:val="24"/>
          </w:rPr>
          <w:delText>to avoid complications with incomplete data</w:delText>
        </w:r>
        <w:r w:rsidR="0044224E">
          <w:rPr>
            <w:rFonts w:ascii="Times New Roman" w:hAnsi="Times New Roman" w:cs="Times New Roman"/>
            <w:bCs/>
            <w:sz w:val="24"/>
            <w:szCs w:val="24"/>
          </w:rPr>
          <w:delText xml:space="preserve"> and increase the number of genera included in our analysis</w:delText>
        </w:r>
        <w:r w:rsidR="007E5179">
          <w:rPr>
            <w:rFonts w:ascii="Times New Roman" w:hAnsi="Times New Roman" w:cs="Times New Roman"/>
            <w:bCs/>
            <w:sz w:val="24"/>
            <w:szCs w:val="24"/>
          </w:rPr>
          <w:delText>.</w:delText>
        </w:r>
      </w:del>
      <w:ins w:id="560" w:author="Kopp, Darin" w:date="2025-02-20T15:34:00Z">
        <w:r w:rsidRPr="003E7A8B">
          <w:rPr>
            <w:rFonts w:ascii="Times New Roman" w:hAnsi="Times New Roman" w:cs="Times New Roman"/>
            <w:bCs/>
            <w:sz w:val="24"/>
            <w:szCs w:val="24"/>
          </w:rPr>
          <w:t xml:space="preserve">. </w:t>
        </w:r>
        <w:r>
          <w:rPr>
            <w:rFonts w:ascii="Times New Roman" w:hAnsi="Times New Roman" w:cs="Times New Roman"/>
            <w:bCs/>
            <w:sz w:val="24"/>
            <w:szCs w:val="24"/>
          </w:rPr>
          <w:t>In brief</w:t>
        </w:r>
        <w:r w:rsidRPr="006D04EC">
          <w:rPr>
            <w:rFonts w:ascii="Times New Roman" w:hAnsi="Times New Roman" w:cs="Times New Roman"/>
            <w:bCs/>
            <w:sz w:val="24"/>
            <w:szCs w:val="24"/>
          </w:rPr>
          <w:t xml:space="preserve">, </w:t>
        </w:r>
        <w:r w:rsidR="00597B9F" w:rsidRPr="006D04EC">
          <w:rPr>
            <w:rFonts w:ascii="Times New Roman" w:hAnsi="Times New Roman" w:cs="Times New Roman"/>
            <w:color w:val="000000"/>
            <w:sz w:val="24"/>
            <w:szCs w:val="24"/>
          </w:rPr>
          <w:t xml:space="preserve">we used presence/absence data from 1,891 benthic macroinvertebrate assemblages surveyed as part of the probabilistic and handpicked sites and </w:t>
        </w:r>
        <w:r w:rsidR="00597B9F" w:rsidRPr="006D04EC">
          <w:rPr>
            <w:rFonts w:ascii="Times New Roman" w:hAnsi="Times New Roman" w:cs="Times New Roman"/>
            <w:sz w:val="24"/>
            <w:szCs w:val="24"/>
          </w:rPr>
          <w:t>focused on taxa that were collected from a single site visit, identified to genus, and occurred at ≥10% of sites within an ecoregion (Table 1).</w:t>
        </w:r>
        <w:r w:rsidR="00597B9F" w:rsidRPr="00E4453F">
          <w:rPr>
            <w:rFonts w:ascii="Times New Roman" w:hAnsi="Times New Roman" w:cs="Times New Roman"/>
            <w:sz w:val="24"/>
            <w:szCs w:val="24"/>
          </w:rPr>
          <w:t xml:space="preserve"> </w:t>
        </w:r>
        <w:r w:rsidR="00597B9F">
          <w:rPr>
            <w:rFonts w:ascii="Times New Roman" w:hAnsi="Times New Roman" w:cs="Times New Roman"/>
            <w:bCs/>
            <w:color w:val="000000"/>
            <w:sz w:val="24"/>
            <w:szCs w:val="24"/>
          </w:rPr>
          <w:t xml:space="preserve">Separate models were fit for each </w:t>
        </w:r>
        <w:r>
          <w:rPr>
            <w:rFonts w:ascii="Times New Roman" w:hAnsi="Times New Roman" w:cs="Times New Roman"/>
            <w:bCs/>
            <w:color w:val="000000"/>
            <w:sz w:val="24"/>
            <w:szCs w:val="24"/>
          </w:rPr>
          <w:t>ecoregion boundaries to define regional species pools</w:t>
        </w:r>
        <w:r w:rsidR="00FA3D0A">
          <w:rPr>
            <w:rFonts w:ascii="Times New Roman" w:hAnsi="Times New Roman" w:cs="Times New Roman"/>
            <w:bCs/>
            <w:color w:val="000000"/>
            <w:sz w:val="24"/>
            <w:szCs w:val="24"/>
          </w:rPr>
          <w:t xml:space="preserve"> and thus assume that environmental conditions are the primary factor driving genus occurrence </w:t>
        </w:r>
        <w:r w:rsidR="00FA3D0A">
          <w:rPr>
            <w:rFonts w:ascii="Times New Roman" w:hAnsi="Times New Roman" w:cs="Times New Roman"/>
            <w:bCs/>
            <w:color w:val="000000"/>
            <w:sz w:val="24"/>
            <w:szCs w:val="24"/>
          </w:rPr>
          <w:fldChar w:fldCharType="begin"/>
        </w:r>
        <w:r w:rsidR="00FA3D0A">
          <w:rPr>
            <w:rFonts w:ascii="Times New Roman" w:hAnsi="Times New Roman" w:cs="Times New Roman"/>
            <w:bCs/>
            <w:color w:val="000000"/>
            <w:sz w:val="24"/>
            <w:szCs w:val="24"/>
          </w:rPr>
          <w:instrText xml:space="preserve"> ADDIN EN.CITE &lt;EndNote&gt;&lt;Cite&gt;&lt;Author&gt;Chessman&lt;/Author&gt;&lt;Year&gt;2004&lt;/Year&gt;&lt;RecNum&gt;9&lt;/RecNum&gt;&lt;DisplayText&gt;(Chessman and Royal 2004)&lt;/DisplayText&gt;&lt;record&gt;&lt;rec-number&gt;9&lt;/rec-number&gt;&lt;foreign-keys&gt;&lt;key app="EN" db-id="rtxzfetfi9xw07eeartpf9t7wwtdt2arspvw" timestamp="1701144871" guid="51113294-c7e2-44de-98a0-125adc2bd59e"&gt;9&lt;/key&gt;&lt;/foreign-keys&gt;&lt;ref-type name="Journal Article"&gt;17&lt;/ref-type&gt;&lt;contributors&gt;&lt;authors&gt;&lt;author&gt;Chessman, Bruce C.&lt;/author&gt;&lt;author&gt;Royal, Meredith J.&lt;/author&gt;&lt;/authors&gt;&lt;/contributors&gt;&lt;titles&gt;&lt;title&gt;Bioassessment without reference sites: use of environmental filters to predict natural assemblages of river macroinvertebrates&lt;/title&gt;&lt;secondary-title&gt;Journal of the North American Benthological Society&lt;/secondary-title&gt;&lt;/titles&gt;&lt;periodical&gt;&lt;full-title&gt;Journal of the North American Benthological Society&lt;/full-title&gt;&lt;/periodical&gt;&lt;pages&gt;599-615&lt;/pages&gt;&lt;volume&gt;23&lt;/volume&gt;&lt;number&gt;3&lt;/number&gt;&lt;dates&gt;&lt;year&gt;2004&lt;/year&gt;&lt;pub-dates&gt;&lt;date&gt;2004/09/01&lt;/date&gt;&lt;/pub-dates&gt;&lt;/dates&gt;&lt;publisher&gt;The University of Chicago Press&lt;/publisher&gt;&lt;isbn&gt;0887-3593&lt;/isbn&gt;&lt;urls&gt;&lt;related-urls&gt;&lt;url&gt;https://www.journals.uchicago.edu/doi/abs/10.1899/0887-3593%282004%29023%3C0599%3ABWRSUO%3E2.0.CO%3B2&lt;/url&gt;&lt;/related-urls&gt;&lt;/urls&gt;&lt;electronic-resource-num&gt;10.1899/0887-3593(2004)023&amp;lt;0599:BWRSUO&amp;gt;2.0.CO;2&lt;/electronic-resource-num&gt;&lt;access-date&gt;2023/11/27&lt;/access-date&gt;&lt;/record&gt;&lt;/Cite&gt;&lt;/EndNote&gt;</w:instrText>
        </w:r>
        <w:r w:rsidR="00FA3D0A">
          <w:rPr>
            <w:rFonts w:ascii="Times New Roman" w:hAnsi="Times New Roman" w:cs="Times New Roman"/>
            <w:bCs/>
            <w:color w:val="000000"/>
            <w:sz w:val="24"/>
            <w:szCs w:val="24"/>
          </w:rPr>
          <w:fldChar w:fldCharType="separate"/>
        </w:r>
        <w:r w:rsidR="00FA3D0A">
          <w:rPr>
            <w:rFonts w:ascii="Times New Roman" w:hAnsi="Times New Roman" w:cs="Times New Roman"/>
            <w:bCs/>
            <w:noProof/>
            <w:color w:val="000000"/>
            <w:sz w:val="24"/>
            <w:szCs w:val="24"/>
          </w:rPr>
          <w:t>(</w:t>
        </w:r>
        <w:r w:rsidR="00000000">
          <w:fldChar w:fldCharType="begin"/>
        </w:r>
        <w:r w:rsidR="00000000">
          <w:instrText>HYPERLINK \l "_ENREF_10" \o "Chessman, 2004 #9"</w:instrText>
        </w:r>
        <w:r w:rsidR="00000000">
          <w:fldChar w:fldCharType="separate"/>
        </w:r>
        <w:r w:rsidR="00707795">
          <w:rPr>
            <w:rFonts w:ascii="Times New Roman" w:hAnsi="Times New Roman" w:cs="Times New Roman"/>
            <w:bCs/>
            <w:noProof/>
            <w:color w:val="000000"/>
            <w:sz w:val="24"/>
            <w:szCs w:val="24"/>
          </w:rPr>
          <w:t>Chessman and Royal 2004</w:t>
        </w:r>
        <w:r w:rsidR="00000000">
          <w:rPr>
            <w:rFonts w:ascii="Times New Roman" w:hAnsi="Times New Roman" w:cs="Times New Roman"/>
            <w:bCs/>
            <w:noProof/>
            <w:color w:val="000000"/>
            <w:sz w:val="24"/>
            <w:szCs w:val="24"/>
          </w:rPr>
          <w:fldChar w:fldCharType="end"/>
        </w:r>
        <w:r w:rsidR="00FA3D0A">
          <w:rPr>
            <w:rFonts w:ascii="Times New Roman" w:hAnsi="Times New Roman" w:cs="Times New Roman"/>
            <w:bCs/>
            <w:noProof/>
            <w:color w:val="000000"/>
            <w:sz w:val="24"/>
            <w:szCs w:val="24"/>
          </w:rPr>
          <w:t>)</w:t>
        </w:r>
        <w:r w:rsidR="00FA3D0A">
          <w:rPr>
            <w:rFonts w:ascii="Times New Roman" w:hAnsi="Times New Roman" w:cs="Times New Roman"/>
            <w:bCs/>
            <w:color w:val="000000"/>
            <w:sz w:val="24"/>
            <w:szCs w:val="24"/>
          </w:rPr>
          <w:fldChar w:fldCharType="end"/>
        </w:r>
        <w:r w:rsidR="00FA3D0A">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All </w:t>
        </w:r>
        <w:r>
          <w:rPr>
            <w:rFonts w:ascii="Times New Roman" w:hAnsi="Times New Roman" w:cs="Times New Roman"/>
            <w:bCs/>
            <w:sz w:val="24"/>
            <w:szCs w:val="24"/>
          </w:rPr>
          <w:t>physiochemical variables were measured in the field during the survey, except for MSAT and TPRCP, which were obtained from PRISM Climate and matched to the appropriate survey year</w:t>
        </w:r>
        <w:r w:rsidR="00363262">
          <w:rPr>
            <w:rFonts w:ascii="Times New Roman" w:hAnsi="Times New Roman" w:cs="Times New Roman"/>
            <w:bCs/>
            <w:sz w:val="24"/>
            <w:szCs w:val="24"/>
          </w:rPr>
          <w:t xml:space="preserve"> (Table 1)</w:t>
        </w:r>
        <w:r>
          <w:rPr>
            <w:rFonts w:ascii="Times New Roman" w:hAnsi="Times New Roman" w:cs="Times New Roman"/>
            <w:bCs/>
            <w:sz w:val="24"/>
            <w:szCs w:val="24"/>
          </w:rPr>
          <w:t>. Physiochemical variables were used as</w:t>
        </w:r>
        <w:r w:rsidR="00FA3D0A">
          <w:rPr>
            <w:rFonts w:ascii="Times New Roman" w:hAnsi="Times New Roman" w:cs="Times New Roman"/>
            <w:bCs/>
            <w:sz w:val="24"/>
            <w:szCs w:val="24"/>
          </w:rPr>
          <w:t xml:space="preserve"> linear</w:t>
        </w:r>
        <w:r w:rsidRPr="003E7A8B">
          <w:rPr>
            <w:rFonts w:ascii="Times New Roman" w:hAnsi="Times New Roman" w:cs="Times New Roman"/>
            <w:bCs/>
            <w:sz w:val="24"/>
            <w:szCs w:val="24"/>
          </w:rPr>
          <w:t xml:space="preserve"> fixed effects</w:t>
        </w:r>
        <w:r>
          <w:rPr>
            <w:rFonts w:ascii="Times New Roman" w:hAnsi="Times New Roman" w:cs="Times New Roman"/>
            <w:bCs/>
            <w:sz w:val="24"/>
            <w:szCs w:val="24"/>
          </w:rPr>
          <w:t xml:space="preserve"> and</w:t>
        </w:r>
        <w:r w:rsidRPr="003E7A8B">
          <w:rPr>
            <w:rFonts w:ascii="Times New Roman" w:hAnsi="Times New Roman" w:cs="Times New Roman"/>
            <w:bCs/>
            <w:sz w:val="24"/>
            <w:szCs w:val="24"/>
          </w:rPr>
          <w:t xml:space="preserve"> </w:t>
        </w:r>
        <w:r>
          <w:rPr>
            <w:rFonts w:ascii="Times New Roman" w:hAnsi="Times New Roman" w:cs="Times New Roman"/>
            <w:bCs/>
            <w:sz w:val="24"/>
            <w:szCs w:val="24"/>
          </w:rPr>
          <w:t>sample</w:t>
        </w:r>
        <w:r w:rsidRPr="003E7A8B">
          <w:rPr>
            <w:rFonts w:ascii="Times New Roman" w:hAnsi="Times New Roman" w:cs="Times New Roman"/>
            <w:bCs/>
            <w:sz w:val="24"/>
            <w:szCs w:val="24"/>
          </w:rPr>
          <w:t>-level random effects</w:t>
        </w:r>
        <w:r>
          <w:rPr>
            <w:rFonts w:ascii="Times New Roman" w:hAnsi="Times New Roman" w:cs="Times New Roman"/>
            <w:bCs/>
            <w:sz w:val="24"/>
            <w:szCs w:val="24"/>
          </w:rPr>
          <w:t xml:space="preserve"> were used to statistically control for unmeasured variables</w:t>
        </w:r>
        <w:r w:rsidRPr="003E7A8B">
          <w:rPr>
            <w:rFonts w:ascii="Times New Roman" w:hAnsi="Times New Roman" w:cs="Times New Roman"/>
            <w:bCs/>
            <w:sz w:val="24"/>
            <w:szCs w:val="24"/>
          </w:rPr>
          <w:t>.</w:t>
        </w:r>
        <w:r>
          <w:rPr>
            <w:rFonts w:ascii="Times New Roman" w:hAnsi="Times New Roman" w:cs="Times New Roman"/>
            <w:bCs/>
            <w:sz w:val="24"/>
            <w:szCs w:val="24"/>
          </w:rPr>
          <w:t xml:space="preserve"> </w:t>
        </w:r>
        <w:r w:rsidR="00FA3D0A">
          <w:rPr>
            <w:rFonts w:ascii="Times New Roman" w:hAnsi="Times New Roman" w:cs="Times New Roman"/>
            <w:bCs/>
            <w:sz w:val="24"/>
            <w:szCs w:val="24"/>
          </w:rPr>
          <w:t xml:space="preserve">Previously, we found few </w:t>
        </w:r>
        <w:r w:rsidR="004268EC">
          <w:rPr>
            <w:rFonts w:ascii="Times New Roman" w:hAnsi="Times New Roman" w:cs="Times New Roman"/>
            <w:bCs/>
            <w:sz w:val="24"/>
            <w:szCs w:val="24"/>
          </w:rPr>
          <w:t xml:space="preserve">genus-environment </w:t>
        </w:r>
        <w:r w:rsidR="00FA3D0A">
          <w:rPr>
            <w:rFonts w:ascii="Times New Roman" w:hAnsi="Times New Roman" w:cs="Times New Roman"/>
            <w:bCs/>
            <w:sz w:val="24"/>
            <w:szCs w:val="24"/>
          </w:rPr>
          <w:t>relationships were unimodal</w:t>
        </w:r>
        <w:r w:rsidR="004268EC">
          <w:rPr>
            <w:rFonts w:ascii="Times New Roman" w:hAnsi="Times New Roman" w:cs="Times New Roman"/>
            <w:bCs/>
            <w:sz w:val="24"/>
            <w:szCs w:val="24"/>
          </w:rPr>
          <w:t xml:space="preserve"> </w:t>
        </w:r>
        <w:r w:rsidR="004268EC">
          <w:rPr>
            <w:rFonts w:ascii="Times New Roman" w:hAnsi="Times New Roman" w:cs="Times New Roman"/>
            <w:bCs/>
            <w:sz w:val="24"/>
            <w:szCs w:val="24"/>
          </w:rPr>
          <w:fldChar w:fldCharType="begin"/>
        </w:r>
        <w:r w:rsidR="004268EC">
          <w:rPr>
            <w:rFonts w:ascii="Times New Roman" w:hAnsi="Times New Roman" w:cs="Times New Roman"/>
            <w:bCs/>
            <w:sz w:val="24"/>
            <w:szCs w:val="24"/>
          </w:rPr>
          <w:instrText xml:space="preserve"> ADDIN EN.CITE &lt;EndNote&gt;&lt;Cite&gt;&lt;Author&gt;Kopp&lt;/Author&gt;&lt;Year&gt;2023&lt;/Year&gt;&lt;RecNum&gt;39&lt;/RecNum&gt;&lt;DisplayText&gt;(Kopp et al. 2023)&lt;/DisplayText&gt;&lt;record&gt;&lt;rec-number&gt;39&lt;/rec-number&gt;&lt;foreign-keys&gt;&lt;key app="EN" db-id="rtxzfetfi9xw07eeartpf9t7wwtdt2arspvw" timestamp="1701147872" guid="4de3263e-f23b-4672-8994-a57ca02a0393"&gt;39&lt;/key&gt;&lt;/foreign-keys&gt;&lt;ref-type name="Journal Article"&gt;17&lt;/ref-type&gt;&lt;contributors&gt;&lt;authors&gt;&lt;author&gt;Kopp, Darin A.&lt;/author&gt;&lt;author&gt;Stoddard, John L.&lt;/author&gt;&lt;author&gt;Hill, Ryan A.&lt;/author&gt;&lt;author&gt;Doyle, Jessie M.&lt;/author&gt;&lt;author&gt;Kaufmann, Philip R.&lt;/author&gt;&lt;author&gt;Herlihy, Alan T.&lt;/author&gt;&lt;author&gt;Paulsen, Steven G.&lt;/author&gt;&lt;/authors&gt;&lt;/contributors&gt;&lt;titles&gt;&lt;title&gt;Joint species distribution models reveal taxon-specific sensitivities to potential anthropogenic alteration&lt;/title&gt;&lt;secondary-title&gt;Freshwater Science&lt;/secondary-title&gt;&lt;/titles&gt;&lt;periodical&gt;&lt;full-title&gt;Freshwater Science&lt;/full-title&gt;&lt;/periodical&gt;&lt;pages&gt;268-284&lt;/pages&gt;&lt;volume&gt;42&lt;/volume&gt;&lt;number&gt;3&lt;/number&gt;&lt;dates&gt;&lt;year&gt;2023&lt;/year&gt;&lt;pub-dates&gt;&lt;date&gt;2023/09/01&lt;/date&gt;&lt;/pub-dates&gt;&lt;/dates&gt;&lt;publisher&gt;The University of Chicago Press&lt;/publisher&gt;&lt;isbn&gt;2161-9549&lt;/isbn&gt;&lt;urls&gt;&lt;related-urls&gt;&lt;url&gt;https://doi.org/10.1086/726283&lt;/url&gt;&lt;/related-urls&gt;&lt;/urls&gt;&lt;electronic-resource-num&gt;10.1086/726283&lt;/electronic-resource-num&gt;&lt;access-date&gt;2023/11/27&lt;/access-date&gt;&lt;/record&gt;&lt;/Cite&gt;&lt;/EndNote&gt;</w:instrText>
        </w:r>
        <w:r w:rsidR="004268EC">
          <w:rPr>
            <w:rFonts w:ascii="Times New Roman" w:hAnsi="Times New Roman" w:cs="Times New Roman"/>
            <w:bCs/>
            <w:sz w:val="24"/>
            <w:szCs w:val="24"/>
          </w:rPr>
          <w:fldChar w:fldCharType="separate"/>
        </w:r>
        <w:r w:rsidR="004268EC">
          <w:rPr>
            <w:rFonts w:ascii="Times New Roman" w:hAnsi="Times New Roman" w:cs="Times New Roman"/>
            <w:bCs/>
            <w:noProof/>
            <w:sz w:val="24"/>
            <w:szCs w:val="24"/>
          </w:rPr>
          <w:t>(</w:t>
        </w:r>
        <w:r w:rsidR="00000000">
          <w:fldChar w:fldCharType="begin"/>
        </w:r>
        <w:r w:rsidR="00000000">
          <w:instrText>HYPERLINK \l "_ENREF_44" \o "Kopp, 2023 #39"</w:instrText>
        </w:r>
        <w:r w:rsidR="00000000">
          <w:fldChar w:fldCharType="separate"/>
        </w:r>
        <w:r w:rsidR="00707795">
          <w:rPr>
            <w:rFonts w:ascii="Times New Roman" w:hAnsi="Times New Roman" w:cs="Times New Roman"/>
            <w:bCs/>
            <w:noProof/>
            <w:sz w:val="24"/>
            <w:szCs w:val="24"/>
          </w:rPr>
          <w:t>Kopp et al. 2023</w:t>
        </w:r>
        <w:r w:rsidR="00000000">
          <w:rPr>
            <w:rFonts w:ascii="Times New Roman" w:hAnsi="Times New Roman" w:cs="Times New Roman"/>
            <w:bCs/>
            <w:noProof/>
            <w:sz w:val="24"/>
            <w:szCs w:val="24"/>
          </w:rPr>
          <w:fldChar w:fldCharType="end"/>
        </w:r>
        <w:r w:rsidR="004268EC">
          <w:rPr>
            <w:rFonts w:ascii="Times New Roman" w:hAnsi="Times New Roman" w:cs="Times New Roman"/>
            <w:bCs/>
            <w:noProof/>
            <w:sz w:val="24"/>
            <w:szCs w:val="24"/>
          </w:rPr>
          <w:t>)</w:t>
        </w:r>
        <w:r w:rsidR="004268EC">
          <w:rPr>
            <w:rFonts w:ascii="Times New Roman" w:hAnsi="Times New Roman" w:cs="Times New Roman"/>
            <w:bCs/>
            <w:sz w:val="24"/>
            <w:szCs w:val="24"/>
          </w:rPr>
          <w:fldChar w:fldCharType="end"/>
        </w:r>
        <w:r w:rsidR="00FA3D0A">
          <w:rPr>
            <w:rFonts w:ascii="Times New Roman" w:hAnsi="Times New Roman" w:cs="Times New Roman"/>
            <w:bCs/>
            <w:sz w:val="24"/>
            <w:szCs w:val="24"/>
          </w:rPr>
          <w:t xml:space="preserve"> and therefore assumed linear relationships</w:t>
        </w:r>
        <w:r w:rsidR="00D25E69">
          <w:rPr>
            <w:rFonts w:ascii="Times New Roman" w:hAnsi="Times New Roman" w:cs="Times New Roman"/>
            <w:bCs/>
            <w:sz w:val="24"/>
            <w:szCs w:val="24"/>
          </w:rPr>
          <w:t xml:space="preserve"> were appropriate</w:t>
        </w:r>
        <w:r w:rsidR="00FA3D0A">
          <w:rPr>
            <w:rFonts w:ascii="Times New Roman" w:hAnsi="Times New Roman" w:cs="Times New Roman"/>
            <w:bCs/>
            <w:sz w:val="24"/>
            <w:szCs w:val="24"/>
          </w:rPr>
          <w:t xml:space="preserve"> for this study. </w:t>
        </w:r>
        <w:r w:rsidR="00363262">
          <w:rPr>
            <w:rFonts w:ascii="Times New Roman" w:hAnsi="Times New Roman" w:cs="Times New Roman"/>
            <w:bCs/>
            <w:sz w:val="24"/>
            <w:szCs w:val="24"/>
          </w:rPr>
          <w:t xml:space="preserve">Our analysis </w:t>
        </w:r>
        <w:r>
          <w:rPr>
            <w:rFonts w:ascii="Times New Roman" w:hAnsi="Times New Roman" w:cs="Times New Roman"/>
            <w:bCs/>
            <w:sz w:val="24"/>
            <w:szCs w:val="24"/>
          </w:rPr>
          <w:t>focus</w:t>
        </w:r>
        <w:r w:rsidR="00363262">
          <w:rPr>
            <w:rFonts w:ascii="Times New Roman" w:hAnsi="Times New Roman" w:cs="Times New Roman"/>
            <w:bCs/>
            <w:sz w:val="24"/>
            <w:szCs w:val="24"/>
          </w:rPr>
          <w:t>ed</w:t>
        </w:r>
        <w:r>
          <w:rPr>
            <w:rFonts w:ascii="Times New Roman" w:hAnsi="Times New Roman" w:cs="Times New Roman"/>
            <w:bCs/>
            <w:sz w:val="24"/>
            <w:szCs w:val="24"/>
          </w:rPr>
          <w:t xml:space="preserve"> on relatively small number of environmental variables </w:t>
        </w:r>
        <w:r w:rsidR="00363262">
          <w:rPr>
            <w:rFonts w:ascii="Times New Roman" w:hAnsi="Times New Roman" w:cs="Times New Roman"/>
            <w:bCs/>
            <w:sz w:val="24"/>
            <w:szCs w:val="24"/>
          </w:rPr>
          <w:t xml:space="preserve">because these are </w:t>
        </w:r>
        <w:r>
          <w:rPr>
            <w:rFonts w:ascii="Times New Roman" w:hAnsi="Times New Roman" w:cs="Times New Roman"/>
            <w:bCs/>
            <w:sz w:val="24"/>
            <w:szCs w:val="24"/>
          </w:rPr>
          <w:t xml:space="preserve">commonly altered by human activities. We also use taxonomy as a surrogate for phylogenetic relatedness as a </w:t>
        </w:r>
        <w:r>
          <w:rPr>
            <w:rFonts w:ascii="Times New Roman" w:hAnsi="Times New Roman" w:cs="Times New Roman"/>
            <w:color w:val="000000"/>
            <w:sz w:val="24"/>
            <w:szCs w:val="24"/>
          </w:rPr>
          <w:t>hierarchical term</w:t>
        </w:r>
        <w:r>
          <w:rPr>
            <w:rFonts w:ascii="Times New Roman" w:hAnsi="Times New Roman" w:cs="Times New Roman"/>
            <w:bCs/>
            <w:sz w:val="24"/>
            <w:szCs w:val="24"/>
          </w:rPr>
          <w:t xml:space="preserve"> in the model.</w:t>
        </w:r>
      </w:ins>
      <w:r w:rsidRPr="003E7A8B">
        <w:rPr>
          <w:rFonts w:ascii="Times New Roman" w:hAnsi="Times New Roman" w:cs="Times New Roman"/>
          <w:bCs/>
          <w:sz w:val="24"/>
          <w:szCs w:val="24"/>
        </w:rPr>
        <w:t xml:space="preserve"> All models were fitted with the default prior distributions </w:t>
      </w:r>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ADDIN EN.CITE &lt;EndNote&gt;&lt;Cite&gt;&lt;Author&gt;Ovaskainen&lt;/Author&gt;&lt;Year&gt;2020&lt;/Year&gt;&lt;RecNum&gt;80&lt;/RecNum&gt;&lt;DisplayText&gt;(Ovaskainen and Abrego 2020)&lt;/DisplayText&gt;&lt;record&gt;&lt;rec-number&gt;80&lt;/rec-number&gt;&lt;foreign-keys&gt;&lt;key app="EN" db-id="rtxzfetfi9xw07eeartpf9t7wwtdt2arspvw" timestamp="1708633786" guid="1ad797a7-2d28-4bc1-872a-555ab0a6e9e2"&gt;80&lt;/key&gt;&lt;/foreign-keys&gt;&lt;ref-type name="Book"&gt;6&lt;/ref-type&gt;&lt;contributors&gt;&lt;authors&gt;&lt;author&gt;Ovaskainen, Otso&lt;/author&gt;&lt;author&gt;Abrego, Nerea&lt;/author&gt;&lt;/authors&gt;&lt;/contributors&gt;&lt;titles&gt;&lt;title&gt;Joint Species Distribution Modelling: With Applications in R&lt;/title&gt;&lt;secondary-title&gt;Ecology, Biodiversity and Conservation&lt;/secondary-title&gt;&lt;/titles&gt;&lt;dates&gt;&lt;year&gt;2020&lt;/year&gt;&lt;/dates&gt;&lt;pub-location&gt;Cambridge&lt;/pub-location&gt;&lt;publisher&gt;Cambridge University Press&lt;/publisher&gt;&lt;isbn&gt;9781108492461&lt;/isbn&gt;&lt;urls&gt;&lt;related-urls&gt;&lt;url&gt;https://www.cambridge.org/core/product/0D9FA93EA1DD408332A17266449668B3&lt;/url&gt;&lt;/related-urls&gt;&lt;/urls&gt;&lt;electronic-resource-num&gt;DOI: 10.1017/9781108591720&lt;/electronic-resource-num&gt;&lt;remote-database-name&gt;Cambridge Core&lt;/remote-database-name&gt;&lt;remote-database-provider&gt;Cambridge University Press&lt;/remote-database-provider&gt;&lt;/record&gt;&lt;/Cite&gt;&lt;/EndNote&gt;</w:instrText>
      </w:r>
      <w:r>
        <w:rPr>
          <w:rFonts w:ascii="Times New Roman" w:hAnsi="Times New Roman" w:cs="Times New Roman"/>
          <w:bCs/>
          <w:sz w:val="24"/>
          <w:szCs w:val="24"/>
        </w:rPr>
        <w:fldChar w:fldCharType="separate"/>
      </w:r>
      <w:del w:id="561" w:author="Kopp, Darin" w:date="2025-02-20T15:34:00Z">
        <w:r w:rsidR="00D07A92">
          <w:rPr>
            <w:rFonts w:ascii="Times New Roman" w:hAnsi="Times New Roman" w:cs="Times New Roman"/>
            <w:bCs/>
            <w:noProof/>
            <w:sz w:val="24"/>
            <w:szCs w:val="24"/>
          </w:rPr>
          <w:delText>(</w:delText>
        </w:r>
        <w:r w:rsidR="00000000">
          <w:fldChar w:fldCharType="begin"/>
        </w:r>
        <w:r w:rsidR="00000000">
          <w:delInstrText>HYPERLINK \l "_ENREF_49" \o "Ovaskainen, 2020 #80"</w:delInstrText>
        </w:r>
        <w:r w:rsidR="00000000">
          <w:fldChar w:fldCharType="separate"/>
        </w:r>
        <w:r w:rsidR="00FE06C8">
          <w:rPr>
            <w:rFonts w:ascii="Times New Roman" w:hAnsi="Times New Roman" w:cs="Times New Roman"/>
            <w:bCs/>
            <w:noProof/>
            <w:sz w:val="24"/>
            <w:szCs w:val="24"/>
          </w:rPr>
          <w:delText>Ovaskainen and Abrego 2020</w:delText>
        </w:r>
        <w:r w:rsidR="00000000">
          <w:rPr>
            <w:rFonts w:ascii="Times New Roman" w:hAnsi="Times New Roman" w:cs="Times New Roman"/>
            <w:bCs/>
            <w:noProof/>
            <w:sz w:val="24"/>
            <w:szCs w:val="24"/>
          </w:rPr>
          <w:fldChar w:fldCharType="end"/>
        </w:r>
        <w:r w:rsidR="00D07A92">
          <w:rPr>
            <w:rFonts w:ascii="Times New Roman" w:hAnsi="Times New Roman" w:cs="Times New Roman"/>
            <w:bCs/>
            <w:noProof/>
            <w:sz w:val="24"/>
            <w:szCs w:val="24"/>
          </w:rPr>
          <w:delText>)</w:delText>
        </w:r>
      </w:del>
      <w:ins w:id="562" w:author="Kopp, Darin" w:date="2025-02-20T15:34:00Z">
        <w:r>
          <w:rPr>
            <w:rFonts w:ascii="Times New Roman" w:hAnsi="Times New Roman" w:cs="Times New Roman"/>
            <w:bCs/>
            <w:noProof/>
            <w:sz w:val="24"/>
            <w:szCs w:val="24"/>
          </w:rPr>
          <w:t>(</w:t>
        </w:r>
        <w:r w:rsidR="00000000">
          <w:fldChar w:fldCharType="begin"/>
        </w:r>
        <w:r w:rsidR="00000000">
          <w:instrText>HYPERLINK \l "_ENREF_60" \o "Ovaskainen, 2020 #80"</w:instrText>
        </w:r>
        <w:r w:rsidR="00000000">
          <w:fldChar w:fldCharType="separate"/>
        </w:r>
        <w:r w:rsidR="00707795">
          <w:rPr>
            <w:rFonts w:ascii="Times New Roman" w:hAnsi="Times New Roman" w:cs="Times New Roman"/>
            <w:bCs/>
            <w:noProof/>
            <w:sz w:val="24"/>
            <w:szCs w:val="24"/>
          </w:rPr>
          <w:t>Ovaskainen and Abrego 2020</w:t>
        </w:r>
        <w:r w:rsidR="00000000">
          <w:rPr>
            <w:rFonts w:ascii="Times New Roman" w:hAnsi="Times New Roman" w:cs="Times New Roman"/>
            <w:bCs/>
            <w:noProof/>
            <w:sz w:val="24"/>
            <w:szCs w:val="24"/>
          </w:rPr>
          <w:fldChar w:fldCharType="end"/>
        </w:r>
        <w:r>
          <w:rPr>
            <w:rFonts w:ascii="Times New Roman" w:hAnsi="Times New Roman" w:cs="Times New Roman"/>
            <w:bCs/>
            <w:noProof/>
            <w:sz w:val="24"/>
            <w:szCs w:val="24"/>
          </w:rPr>
          <w:t>)</w:t>
        </w:r>
      </w:ins>
      <w:r>
        <w:rPr>
          <w:rFonts w:ascii="Times New Roman" w:hAnsi="Times New Roman" w:cs="Times New Roman"/>
          <w:bCs/>
          <w:sz w:val="24"/>
          <w:szCs w:val="24"/>
        </w:rPr>
        <w:fldChar w:fldCharType="end"/>
      </w:r>
      <w:r>
        <w:rPr>
          <w:rFonts w:ascii="Times New Roman" w:hAnsi="Times New Roman" w:cs="Times New Roman"/>
          <w:bCs/>
          <w:sz w:val="24"/>
          <w:szCs w:val="24"/>
        </w:rPr>
        <w:t>, using three independent chains (</w:t>
      </w:r>
      <w:del w:id="563" w:author="Kopp, Darin" w:date="2025-02-20T15:34:00Z">
        <w:r w:rsidR="00DC2097">
          <w:rPr>
            <w:rFonts w:ascii="Times New Roman" w:hAnsi="Times New Roman" w:cs="Times New Roman"/>
            <w:bCs/>
            <w:sz w:val="24"/>
            <w:szCs w:val="24"/>
          </w:rPr>
          <w:delText>3000</w:delText>
        </w:r>
      </w:del>
      <w:ins w:id="564" w:author="Kopp, Darin" w:date="2025-02-20T15:34:00Z">
        <w:r>
          <w:rPr>
            <w:rFonts w:ascii="Times New Roman" w:hAnsi="Times New Roman" w:cs="Times New Roman"/>
            <w:bCs/>
            <w:sz w:val="24"/>
            <w:szCs w:val="24"/>
          </w:rPr>
          <w:t>3</w:t>
        </w:r>
        <w:r w:rsidR="00363262">
          <w:rPr>
            <w:rFonts w:ascii="Times New Roman" w:hAnsi="Times New Roman" w:cs="Times New Roman"/>
            <w:bCs/>
            <w:sz w:val="24"/>
            <w:szCs w:val="24"/>
          </w:rPr>
          <w:t>,</w:t>
        </w:r>
        <w:r>
          <w:rPr>
            <w:rFonts w:ascii="Times New Roman" w:hAnsi="Times New Roman" w:cs="Times New Roman"/>
            <w:bCs/>
            <w:sz w:val="24"/>
            <w:szCs w:val="24"/>
          </w:rPr>
          <w:t>000</w:t>
        </w:r>
      </w:ins>
      <w:r>
        <w:rPr>
          <w:rFonts w:ascii="Times New Roman" w:hAnsi="Times New Roman" w:cs="Times New Roman"/>
          <w:bCs/>
          <w:sz w:val="24"/>
          <w:szCs w:val="24"/>
        </w:rPr>
        <w:t xml:space="preserve"> posterior samples). Convergence was determined to be satisfactory by potential scale reduction factor &lt; 1.1 for fixed effects and phylogenic parameters.</w:t>
      </w:r>
      <w:r w:rsidRPr="00E903C3">
        <w:rPr>
          <w:rFonts w:ascii="Times New Roman" w:hAnsi="Times New Roman" w:cs="Times New Roman"/>
          <w:sz w:val="24"/>
          <w:szCs w:val="24"/>
        </w:rPr>
        <w:t xml:space="preserve"> </w:t>
      </w:r>
    </w:p>
    <w:p w14:paraId="75434097" w14:textId="6620E3A5" w:rsidR="00E71EC3" w:rsidRDefault="00B84E19" w:rsidP="00E71EC3">
      <w:pPr>
        <w:spacing w:line="480" w:lineRule="auto"/>
        <w:ind w:firstLine="720"/>
        <w:contextualSpacing/>
        <w:rPr>
          <w:ins w:id="565" w:author="Kopp, Darin" w:date="2025-02-20T15:34:00Z"/>
          <w:rFonts w:ascii="Times New Roman" w:hAnsi="Times New Roman" w:cs="Times New Roman"/>
          <w:sz w:val="24"/>
          <w:szCs w:val="24"/>
        </w:rPr>
      </w:pPr>
      <w:del w:id="566" w:author="Kopp, Darin" w:date="2025-02-20T15:34:00Z">
        <w:r>
          <w:rPr>
            <w:rFonts w:ascii="Times New Roman" w:hAnsi="Times New Roman" w:cs="Times New Roman"/>
            <w:bCs/>
            <w:sz w:val="24"/>
            <w:szCs w:val="24"/>
          </w:rPr>
          <w:delText>M</w:delText>
        </w:r>
        <w:r w:rsidR="00997441">
          <w:rPr>
            <w:rFonts w:ascii="Times New Roman" w:hAnsi="Times New Roman" w:cs="Times New Roman"/>
            <w:bCs/>
            <w:sz w:val="24"/>
            <w:szCs w:val="24"/>
          </w:rPr>
          <w:delText>odel performance</w:delText>
        </w:r>
        <w:r>
          <w:rPr>
            <w:rFonts w:ascii="Times New Roman" w:hAnsi="Times New Roman" w:cs="Times New Roman"/>
            <w:bCs/>
            <w:sz w:val="24"/>
            <w:szCs w:val="24"/>
          </w:rPr>
          <w:delText xml:space="preserve"> was evaluated</w:delText>
        </w:r>
        <w:r w:rsidR="00997441">
          <w:rPr>
            <w:rFonts w:ascii="Times New Roman" w:hAnsi="Times New Roman" w:cs="Times New Roman"/>
            <w:bCs/>
            <w:sz w:val="24"/>
            <w:szCs w:val="24"/>
          </w:rPr>
          <w:delText xml:space="preserve"> with respect to </w:delText>
        </w:r>
        <w:r w:rsidR="008931B0">
          <w:rPr>
            <w:rFonts w:ascii="Times New Roman" w:hAnsi="Times New Roman" w:cs="Times New Roman"/>
            <w:bCs/>
            <w:sz w:val="24"/>
            <w:szCs w:val="24"/>
          </w:rPr>
          <w:delText xml:space="preserve">the fitted models ability to reproduce the observed </w:delText>
        </w:r>
        <w:r w:rsidR="00997441">
          <w:rPr>
            <w:rFonts w:ascii="Times New Roman" w:hAnsi="Times New Roman" w:cs="Times New Roman"/>
            <w:bCs/>
            <w:sz w:val="24"/>
            <w:szCs w:val="24"/>
          </w:rPr>
          <w:delText xml:space="preserve">genus </w:delText>
        </w:r>
        <w:r w:rsidR="00136CDB" w:rsidRPr="00D304F7">
          <w:rPr>
            <w:rFonts w:ascii="Times New Roman" w:hAnsi="Times New Roman" w:cs="Times New Roman"/>
            <w:sz w:val="24"/>
            <w:szCs w:val="24"/>
          </w:rPr>
          <w:delText>richness</w:delText>
        </w:r>
        <w:r w:rsidR="00A055E3">
          <w:rPr>
            <w:rFonts w:ascii="Times New Roman" w:hAnsi="Times New Roman" w:cs="Times New Roman"/>
            <w:sz w:val="24"/>
            <w:szCs w:val="24"/>
          </w:rPr>
          <w:delText xml:space="preserve"> </w:delText>
        </w:r>
        <w:r w:rsidR="00136CDB" w:rsidRPr="00D304F7">
          <w:rPr>
            <w:rFonts w:ascii="Times New Roman" w:hAnsi="Times New Roman" w:cs="Times New Roman"/>
            <w:sz w:val="24"/>
            <w:szCs w:val="24"/>
          </w:rPr>
          <w:delText>and composition</w:delText>
        </w:r>
        <w:r w:rsidR="00DC2097">
          <w:rPr>
            <w:rFonts w:ascii="Times New Roman" w:hAnsi="Times New Roman" w:cs="Times New Roman"/>
            <w:sz w:val="24"/>
            <w:szCs w:val="24"/>
          </w:rPr>
          <w:delText xml:space="preserve"> </w:delText>
        </w:r>
        <w:r w:rsidR="00DC2097">
          <w:rPr>
            <w:rFonts w:ascii="Times New Roman" w:hAnsi="Times New Roman" w:cs="Times New Roman"/>
            <w:sz w:val="24"/>
            <w:szCs w:val="24"/>
          </w:rPr>
          <w:fldChar w:fldCharType="begin"/>
        </w:r>
        <w:r w:rsidR="00317E8C">
          <w:rPr>
            <w:rFonts w:ascii="Times New Roman" w:hAnsi="Times New Roman" w:cs="Times New Roman"/>
            <w:sz w:val="24"/>
            <w:szCs w:val="24"/>
          </w:rPr>
          <w:delInstrText xml:space="preserve"> ADDIN EN.CITE &lt;EndNote&gt;&lt;Cite&gt;&lt;Author&gt;Wilkinson&lt;/Author&gt;&lt;Year&gt;2021&lt;/Year&gt;&lt;RecNum&gt;111&lt;/RecNum&gt;&lt;DisplayText&gt;(Wilkinson et al. 2021)&lt;/DisplayText&gt;&lt;record&gt;&lt;rec-number&gt;111&lt;/rec-number&gt;&lt;foreign-keys&gt;&lt;key app="EN" db-id="rtxzfetfi9xw07eeartpf9t7wwtdt2arspvw" timestamp="1714162796" guid="eef54400-b72b-43e9-87dc-3d6c43678d7e"&gt;111&lt;/key&gt;&lt;/foreign-keys&gt;&lt;ref-type name="Journal Article"&gt;17&lt;/ref-type&gt;&lt;contributors&gt;&lt;authors&gt;&lt;author&gt;Wilkinson, David P.&lt;/author&gt;&lt;author&gt;Golding, Nick&lt;/author&gt;&lt;author&gt;Guillera-Arroita, Gurutzeta&lt;/author&gt;&lt;author&gt;Tingley, Reid&lt;/author&gt;&lt;author&gt;McCarthy, Michael A.&lt;/author&gt;&lt;/authors&gt;&lt;/contributors&gt;&lt;titles&gt;&lt;title&gt;Defining and evaluating predictions of joint species distribution models&lt;/title&gt;&lt;secondary-title&gt;Methods in Ecology and Evolution&lt;/secondary-title&gt;&lt;/titles&gt;&lt;periodical&gt;&lt;full-title&gt;Methods in Ecology and Evolution&lt;/full-title&gt;&lt;/periodical&gt;&lt;pages&gt;394-404&lt;/pages&gt;&lt;volume&gt;12&lt;/volume&gt;&lt;number&gt;3&lt;/number&gt;&lt;keywords&gt;&lt;keyword&gt;biotic interactions&lt;/keyword&gt;&lt;keyword&gt;community assemblage&lt;/keyword&gt;&lt;keyword&gt;evaluation metrics&lt;/keyword&gt;&lt;keyword&gt;joint species distribution models&lt;/keyword&gt;&lt;keyword&gt;prediction&lt;/keyword&gt;&lt;keyword&gt;species richness&lt;/keyword&gt;&lt;/keywords&gt;&lt;dates&gt;&lt;year&gt;2021&lt;/year&gt;&lt;pub-dates&gt;&lt;date&gt;2021/03/01&lt;/date&gt;&lt;/pub-dates&gt;&lt;/dates&gt;&lt;publisher&gt;John Wiley &amp;amp; Sons, Ltd&lt;/publisher&gt;&lt;isbn&gt;2041-210X&lt;/isbn&gt;&lt;urls&gt;&lt;related-urls&gt;&lt;url&gt;https://doi.org/10.1111/2041-210X.13518&lt;/url&gt;&lt;/related-urls&gt;&lt;/urls&gt;&lt;electronic-resource-num&gt;https://doi.org/10.1111/2041-210X.13518&lt;/electronic-resource-num&gt;&lt;access-date&gt;2024/04/26&lt;/access-date&gt;&lt;/record&gt;&lt;/Cite&gt;&lt;/EndNote&gt;</w:delInstrText>
        </w:r>
        <w:r w:rsidR="00DC2097">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"_ENREF_72" \o "Wilkinson, 2021 #111"</w:delInstrText>
        </w:r>
        <w:r w:rsidR="00000000">
          <w:fldChar w:fldCharType="separate"/>
        </w:r>
        <w:r w:rsidR="00FE06C8">
          <w:rPr>
            <w:rFonts w:ascii="Times New Roman" w:hAnsi="Times New Roman" w:cs="Times New Roman"/>
            <w:noProof/>
            <w:sz w:val="24"/>
            <w:szCs w:val="24"/>
          </w:rPr>
          <w:delText>Wilkinson et al. 2021</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DC2097">
          <w:rPr>
            <w:rFonts w:ascii="Times New Roman" w:hAnsi="Times New Roman" w:cs="Times New Roman"/>
            <w:sz w:val="24"/>
            <w:szCs w:val="24"/>
          </w:rPr>
          <w:fldChar w:fldCharType="end"/>
        </w:r>
        <w:r w:rsidR="00A055E3">
          <w:rPr>
            <w:rFonts w:ascii="Times New Roman" w:hAnsi="Times New Roman" w:cs="Times New Roman"/>
            <w:sz w:val="24"/>
            <w:szCs w:val="24"/>
          </w:rPr>
          <w:delText>.</w:delText>
        </w:r>
        <w:r w:rsidRPr="00B84E19">
          <w:rPr>
            <w:rFonts w:ascii="Times New Roman" w:hAnsi="Times New Roman" w:cs="Times New Roman"/>
            <w:bCs/>
            <w:sz w:val="24"/>
            <w:szCs w:val="24"/>
          </w:rPr>
          <w:delText xml:space="preserve"> </w:delText>
        </w:r>
        <w:r w:rsidR="00DC2097">
          <w:rPr>
            <w:rFonts w:ascii="Times New Roman" w:hAnsi="Times New Roman" w:cs="Times New Roman"/>
            <w:bCs/>
            <w:sz w:val="24"/>
            <w:szCs w:val="24"/>
          </w:rPr>
          <w:delText xml:space="preserve">Predicted, </w:delText>
        </w:r>
        <w:r w:rsidR="00DC2097">
          <w:rPr>
            <w:rFonts w:ascii="Times New Roman" w:hAnsi="Times New Roman" w:cs="Times New Roman"/>
            <w:sz w:val="24"/>
            <w:szCs w:val="24"/>
          </w:rPr>
          <w:delText>t</w:delText>
        </w:r>
        <w:r w:rsidR="00010C24" w:rsidRPr="00D304F7">
          <w:rPr>
            <w:rFonts w:ascii="Times New Roman" w:hAnsi="Times New Roman" w:cs="Times New Roman"/>
            <w:sz w:val="24"/>
            <w:szCs w:val="24"/>
          </w:rPr>
          <w:delText>axon</w:delText>
        </w:r>
        <w:r w:rsidR="00010C24">
          <w:rPr>
            <w:rFonts w:ascii="Times New Roman" w:hAnsi="Times New Roman" w:cs="Times New Roman"/>
            <w:sz w:val="24"/>
            <w:szCs w:val="24"/>
          </w:rPr>
          <w:delText>-specific</w:delText>
        </w:r>
        <w:r w:rsidR="00010C24" w:rsidRPr="00D304F7">
          <w:rPr>
            <w:rFonts w:ascii="Times New Roman" w:hAnsi="Times New Roman" w:cs="Times New Roman"/>
            <w:sz w:val="24"/>
            <w:szCs w:val="24"/>
          </w:rPr>
          <w:delText xml:space="preserve"> occurrence probabilit</w:delText>
        </w:r>
        <w:r w:rsidR="003D7A8D">
          <w:rPr>
            <w:rFonts w:ascii="Times New Roman" w:hAnsi="Times New Roman" w:cs="Times New Roman"/>
            <w:sz w:val="24"/>
            <w:szCs w:val="24"/>
          </w:rPr>
          <w:delText>ies</w:delText>
        </w:r>
        <w:r w:rsidR="00010C24" w:rsidRPr="00D304F7">
          <w:rPr>
            <w:rFonts w:ascii="Times New Roman" w:hAnsi="Times New Roman" w:cs="Times New Roman"/>
            <w:sz w:val="24"/>
            <w:szCs w:val="24"/>
          </w:rPr>
          <w:delText xml:space="preserve"> </w:delText>
        </w:r>
        <w:r w:rsidR="00010C24">
          <w:rPr>
            <w:rFonts w:ascii="Times New Roman" w:hAnsi="Times New Roman" w:cs="Times New Roman"/>
            <w:sz w:val="24"/>
            <w:szCs w:val="24"/>
          </w:rPr>
          <w:delText xml:space="preserve">were summed </w:delText>
        </w:r>
        <w:r w:rsidR="00780830">
          <w:rPr>
            <w:rFonts w:ascii="Times New Roman" w:hAnsi="Times New Roman" w:cs="Times New Roman"/>
            <w:sz w:val="24"/>
            <w:szCs w:val="24"/>
          </w:rPr>
          <w:delText>to obtain p</w:delText>
        </w:r>
        <w:r w:rsidR="00136CDB" w:rsidRPr="00D304F7">
          <w:rPr>
            <w:rFonts w:ascii="Times New Roman" w:hAnsi="Times New Roman" w:cs="Times New Roman"/>
            <w:sz w:val="24"/>
            <w:szCs w:val="24"/>
          </w:rPr>
          <w:delText>redicted richness</w:delText>
        </w:r>
        <w:r w:rsidR="00997441">
          <w:rPr>
            <w:rFonts w:ascii="Times New Roman" w:hAnsi="Times New Roman" w:cs="Times New Roman"/>
            <w:sz w:val="24"/>
            <w:szCs w:val="24"/>
          </w:rPr>
          <w:delText xml:space="preserve"> </w:delText>
        </w:r>
        <w:r w:rsidR="003E7A8B" w:rsidRPr="00D304F7">
          <w:rPr>
            <w:rFonts w:ascii="Times New Roman" w:hAnsi="Times New Roman" w:cs="Times New Roman"/>
            <w:sz w:val="24"/>
            <w:szCs w:val="24"/>
          </w:rPr>
          <w:delText xml:space="preserve">and </w:delText>
        </w:r>
        <w:r w:rsidR="00CD6AF0">
          <w:rPr>
            <w:rFonts w:ascii="Times New Roman" w:hAnsi="Times New Roman" w:cs="Times New Roman"/>
            <w:sz w:val="24"/>
            <w:szCs w:val="24"/>
          </w:rPr>
          <w:delText xml:space="preserve">regressed against </w:delText>
        </w:r>
        <w:r w:rsidR="003E7A8B" w:rsidRPr="00D304F7">
          <w:rPr>
            <w:rFonts w:ascii="Times New Roman" w:hAnsi="Times New Roman" w:cs="Times New Roman"/>
            <w:sz w:val="24"/>
            <w:szCs w:val="24"/>
          </w:rPr>
          <w:delText>the observed richness</w:delText>
        </w:r>
        <w:r w:rsidR="008124F7">
          <w:rPr>
            <w:rFonts w:ascii="Times New Roman" w:hAnsi="Times New Roman" w:cs="Times New Roman"/>
            <w:sz w:val="24"/>
            <w:szCs w:val="24"/>
          </w:rPr>
          <w:delText xml:space="preserve"> </w:delText>
        </w:r>
      </w:del>
      <w:ins w:id="567" w:author="Kopp, Darin" w:date="2025-02-20T15:34:00Z">
        <w:r w:rsidR="00E71EC3">
          <w:rPr>
            <w:rFonts w:ascii="Times New Roman" w:hAnsi="Times New Roman" w:cs="Times New Roman"/>
            <w:bCs/>
            <w:sz w:val="24"/>
            <w:szCs w:val="24"/>
          </w:rPr>
          <w:t xml:space="preserve">Our primary motivation for using these models was to measure how macroinvertebrate assemblages may change if </w:t>
        </w:r>
        <w:r w:rsidR="00AE15D3">
          <w:rPr>
            <w:rFonts w:ascii="Times New Roman" w:hAnsi="Times New Roman" w:cs="Times New Roman"/>
            <w:bCs/>
            <w:sz w:val="24"/>
            <w:szCs w:val="24"/>
          </w:rPr>
          <w:t xml:space="preserve">the influence of </w:t>
        </w:r>
        <w:r w:rsidR="00E71EC3">
          <w:rPr>
            <w:rFonts w:ascii="Times New Roman" w:hAnsi="Times New Roman" w:cs="Times New Roman"/>
            <w:bCs/>
            <w:sz w:val="24"/>
            <w:szCs w:val="24"/>
          </w:rPr>
          <w:t xml:space="preserve">anthropogenic disturbances were removed from in stream physiochemical variables and all else remained unchanged (Figure </w:t>
        </w:r>
        <w:r w:rsidR="004268EC">
          <w:rPr>
            <w:rFonts w:ascii="Times New Roman" w:hAnsi="Times New Roman" w:cs="Times New Roman"/>
            <w:bCs/>
            <w:sz w:val="24"/>
            <w:szCs w:val="24"/>
          </w:rPr>
          <w:t>2</w:t>
        </w:r>
        <w:r w:rsidR="00E71EC3">
          <w:rPr>
            <w:rFonts w:ascii="Times New Roman" w:hAnsi="Times New Roman" w:cs="Times New Roman"/>
            <w:bCs/>
            <w:sz w:val="24"/>
            <w:szCs w:val="24"/>
          </w:rPr>
          <w:t xml:space="preserve">). Since we do not use these models to </w:t>
        </w:r>
        <w:r w:rsidR="00F17785">
          <w:rPr>
            <w:rFonts w:ascii="Times New Roman" w:hAnsi="Times New Roman" w:cs="Times New Roman"/>
            <w:bCs/>
            <w:sz w:val="24"/>
            <w:szCs w:val="24"/>
          </w:rPr>
          <w:t>predict</w:t>
        </w:r>
        <w:r w:rsidR="00E71EC3">
          <w:rPr>
            <w:rFonts w:ascii="Times New Roman" w:hAnsi="Times New Roman" w:cs="Times New Roman"/>
            <w:bCs/>
            <w:sz w:val="24"/>
            <w:szCs w:val="24"/>
          </w:rPr>
          <w:t xml:space="preserve"> to new locations, model performance was primarily evaluated with respect to its explanatory power</w:t>
        </w:r>
        <w:r w:rsidR="00AE15D3">
          <w:rPr>
            <w:rFonts w:ascii="Times New Roman" w:hAnsi="Times New Roman" w:cs="Times New Roman"/>
            <w:bCs/>
            <w:sz w:val="24"/>
            <w:szCs w:val="24"/>
          </w:rPr>
          <w:t>,</w:t>
        </w:r>
        <w:r w:rsidR="00E71EC3">
          <w:rPr>
            <w:rFonts w:ascii="Times New Roman" w:hAnsi="Times New Roman" w:cs="Times New Roman"/>
            <w:bCs/>
            <w:sz w:val="24"/>
            <w:szCs w:val="24"/>
          </w:rPr>
          <w:t xml:space="preserve"> i.e. the fitted models ability to reproduce the observed genus </w:t>
        </w:r>
        <w:r w:rsidR="00E71EC3" w:rsidRPr="00D304F7">
          <w:rPr>
            <w:rFonts w:ascii="Times New Roman" w:hAnsi="Times New Roman" w:cs="Times New Roman"/>
            <w:sz w:val="24"/>
            <w:szCs w:val="24"/>
          </w:rPr>
          <w:t>richness</w:t>
        </w:r>
        <w:r w:rsidR="00E71EC3">
          <w:rPr>
            <w:rFonts w:ascii="Times New Roman" w:hAnsi="Times New Roman" w:cs="Times New Roman"/>
            <w:sz w:val="24"/>
            <w:szCs w:val="24"/>
          </w:rPr>
          <w:t xml:space="preserve"> </w:t>
        </w:r>
        <w:r w:rsidR="00E71EC3" w:rsidRPr="00D304F7">
          <w:rPr>
            <w:rFonts w:ascii="Times New Roman" w:hAnsi="Times New Roman" w:cs="Times New Roman"/>
            <w:sz w:val="24"/>
            <w:szCs w:val="24"/>
          </w:rPr>
          <w:t>and composition</w:t>
        </w:r>
        <w:r w:rsidR="00E71EC3">
          <w:rPr>
            <w:rFonts w:ascii="Times New Roman" w:hAnsi="Times New Roman" w:cs="Times New Roman"/>
            <w:sz w:val="24"/>
            <w:szCs w:val="24"/>
          </w:rPr>
          <w:t xml:space="preserve"> </w:t>
        </w:r>
        <w:r w:rsidR="00E71EC3">
          <w:rPr>
            <w:rFonts w:ascii="Times New Roman" w:hAnsi="Times New Roman" w:cs="Times New Roman"/>
            <w:sz w:val="24"/>
            <w:szCs w:val="24"/>
          </w:rPr>
          <w:fldChar w:fldCharType="begin">
            <w:fldData xml:space="preserve">PEVuZE5vdGU+PENpdGU+PEF1dGhvcj5XaWxraW5zb248L0F1dGhvcj48WWVhcj4yMDIxPC9ZZWFy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</w:fldData>
          </w:fldChar>
        </w:r>
        <w:r w:rsidR="00E71EC3">
          <w:rPr>
            <w:rFonts w:ascii="Times New Roman" w:hAnsi="Times New Roman" w:cs="Times New Roman"/>
            <w:sz w:val="24"/>
            <w:szCs w:val="24"/>
          </w:rPr>
          <w:instrText xml:space="preserve"> ADDIN EN.CITE </w:instrText>
        </w:r>
        <w:r w:rsidR="00E71EC3">
          <w:rPr>
            <w:rFonts w:ascii="Times New Roman" w:hAnsi="Times New Roman" w:cs="Times New Roman"/>
            <w:sz w:val="24"/>
            <w:szCs w:val="24"/>
          </w:rPr>
          <w:fldChar w:fldCharType="begin">
            <w:fldData xml:space="preserve">PEVuZE5vdGU+PENpdGU+PEF1dGhvcj5XaWxraW5zb248L0F1dGhvcj48WWVhcj4yMDIxPC9ZZWFy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</w:fldData>
          </w:fldChar>
        </w:r>
        <w:r w:rsidR="00E71EC3">
          <w:rPr>
            <w:rFonts w:ascii="Times New Roman" w:hAnsi="Times New Roman" w:cs="Times New Roman"/>
            <w:sz w:val="24"/>
            <w:szCs w:val="24"/>
          </w:rPr>
          <w:instrText xml:space="preserve"> ADDIN EN.CITE.DATA </w:instrText>
        </w:r>
        <w:r w:rsidR="00E71EC3">
          <w:rPr>
            <w:rFonts w:ascii="Times New Roman" w:hAnsi="Times New Roman" w:cs="Times New Roman"/>
            <w:sz w:val="24"/>
            <w:szCs w:val="24"/>
          </w:rPr>
        </w:r>
        <w:r w:rsidR="00E71EC3">
          <w:rPr>
            <w:rFonts w:ascii="Times New Roman" w:hAnsi="Times New Roman" w:cs="Times New Roman"/>
            <w:sz w:val="24"/>
            <w:szCs w:val="24"/>
          </w:rPr>
          <w:fldChar w:fldCharType="end"/>
        </w:r>
        <w:r w:rsidR="00E71EC3">
          <w:rPr>
            <w:rFonts w:ascii="Times New Roman" w:hAnsi="Times New Roman" w:cs="Times New Roman"/>
            <w:sz w:val="24"/>
            <w:szCs w:val="24"/>
          </w:rPr>
        </w:r>
        <w:r w:rsidR="00E71EC3">
          <w:rPr>
            <w:rFonts w:ascii="Times New Roman" w:hAnsi="Times New Roman" w:cs="Times New Roman"/>
            <w:sz w:val="24"/>
            <w:szCs w:val="24"/>
          </w:rPr>
          <w:fldChar w:fldCharType="separate"/>
        </w:r>
        <w:r w:rsidR="00E71EC3">
          <w:rPr>
            <w:rFonts w:ascii="Times New Roman" w:hAnsi="Times New Roman" w:cs="Times New Roman"/>
            <w:noProof/>
            <w:sz w:val="24"/>
            <w:szCs w:val="24"/>
          </w:rPr>
          <w:t>(</w:t>
        </w:r>
        <w:r w:rsidR="00000000">
          <w:fldChar w:fldCharType="begin"/>
        </w:r>
        <w:r w:rsidR="00000000">
          <w:instrText>HYPERLINK \l "_ENREF_92" \o "Wilkinson, 2021 #111"</w:instrText>
        </w:r>
        <w:r w:rsidR="00000000">
          <w:fldChar w:fldCharType="separate"/>
        </w:r>
        <w:r w:rsidR="00707795">
          <w:rPr>
            <w:rFonts w:ascii="Times New Roman" w:hAnsi="Times New Roman" w:cs="Times New Roman"/>
            <w:noProof/>
            <w:sz w:val="24"/>
            <w:szCs w:val="24"/>
          </w:rPr>
          <w:t>Wilkinson et al. 2021</w:t>
        </w:r>
        <w:r w:rsidR="00000000">
          <w:rPr>
            <w:rFonts w:ascii="Times New Roman" w:hAnsi="Times New Roman" w:cs="Times New Roman"/>
            <w:noProof/>
            <w:sz w:val="24"/>
            <w:szCs w:val="24"/>
          </w:rPr>
          <w:fldChar w:fldCharType="end"/>
        </w:r>
        <w:r w:rsidR="00E71EC3">
          <w:rPr>
            <w:rFonts w:ascii="Times New Roman" w:hAnsi="Times New Roman" w:cs="Times New Roman"/>
            <w:noProof/>
            <w:sz w:val="24"/>
            <w:szCs w:val="24"/>
          </w:rPr>
          <w:t xml:space="preserve">, </w:t>
        </w:r>
        <w:r w:rsidR="00000000">
          <w:fldChar w:fldCharType="begin"/>
        </w:r>
        <w:r w:rsidR="00000000">
          <w:instrText>HYPERLINK \l "_ENREF_1" \o "Abrego, 2023 #288"</w:instrText>
        </w:r>
        <w:r w:rsidR="00000000">
          <w:fldChar w:fldCharType="separate"/>
        </w:r>
        <w:r w:rsidR="00707795">
          <w:rPr>
            <w:rFonts w:ascii="Times New Roman" w:hAnsi="Times New Roman" w:cs="Times New Roman"/>
            <w:noProof/>
            <w:sz w:val="24"/>
            <w:szCs w:val="24"/>
          </w:rPr>
          <w:t>Abrego and Ovaskainen 2023</w:t>
        </w:r>
        <w:r w:rsidR="00000000">
          <w:rPr>
            <w:rFonts w:ascii="Times New Roman" w:hAnsi="Times New Roman" w:cs="Times New Roman"/>
            <w:noProof/>
            <w:sz w:val="24"/>
            <w:szCs w:val="24"/>
          </w:rPr>
          <w:fldChar w:fldCharType="end"/>
        </w:r>
        <w:r w:rsidR="00E71EC3">
          <w:rPr>
            <w:rFonts w:ascii="Times New Roman" w:hAnsi="Times New Roman" w:cs="Times New Roman"/>
            <w:noProof/>
            <w:sz w:val="24"/>
            <w:szCs w:val="24"/>
          </w:rPr>
          <w:t>)</w:t>
        </w:r>
        <w:r w:rsidR="00E71EC3">
          <w:rPr>
            <w:rFonts w:ascii="Times New Roman" w:hAnsi="Times New Roman" w:cs="Times New Roman"/>
            <w:sz w:val="24"/>
            <w:szCs w:val="24"/>
          </w:rPr>
          <w:fldChar w:fldCharType="end"/>
        </w:r>
        <w:r w:rsidR="00E71EC3">
          <w:rPr>
            <w:rFonts w:ascii="Times New Roman" w:hAnsi="Times New Roman" w:cs="Times New Roman"/>
            <w:sz w:val="24"/>
            <w:szCs w:val="24"/>
          </w:rPr>
          <w:t>.</w:t>
        </w:r>
        <w:r w:rsidR="00E71EC3" w:rsidRPr="00B84E19">
          <w:rPr>
            <w:rFonts w:ascii="Times New Roman" w:hAnsi="Times New Roman" w:cs="Times New Roman"/>
            <w:bCs/>
            <w:sz w:val="24"/>
            <w:szCs w:val="24"/>
          </w:rPr>
          <w:t xml:space="preserve"> </w:t>
        </w:r>
        <w:r w:rsidR="00E71EC3">
          <w:rPr>
            <w:rFonts w:ascii="Times New Roman" w:hAnsi="Times New Roman" w:cs="Times New Roman"/>
            <w:bCs/>
            <w:sz w:val="24"/>
            <w:szCs w:val="24"/>
          </w:rPr>
          <w:t xml:space="preserve">Predicted, </w:t>
        </w:r>
        <w:r w:rsidR="00E71EC3">
          <w:rPr>
            <w:rFonts w:ascii="Times New Roman" w:hAnsi="Times New Roman" w:cs="Times New Roman"/>
            <w:sz w:val="24"/>
            <w:szCs w:val="24"/>
          </w:rPr>
          <w:t>t</w:t>
        </w:r>
        <w:r w:rsidR="00E71EC3" w:rsidRPr="00D304F7">
          <w:rPr>
            <w:rFonts w:ascii="Times New Roman" w:hAnsi="Times New Roman" w:cs="Times New Roman"/>
            <w:sz w:val="24"/>
            <w:szCs w:val="24"/>
          </w:rPr>
          <w:t>axon</w:t>
        </w:r>
        <w:r w:rsidR="00E71EC3">
          <w:rPr>
            <w:rFonts w:ascii="Times New Roman" w:hAnsi="Times New Roman" w:cs="Times New Roman"/>
            <w:sz w:val="24"/>
            <w:szCs w:val="24"/>
          </w:rPr>
          <w:t>-specific</w:t>
        </w:r>
        <w:r w:rsidR="00E71EC3" w:rsidRPr="00D304F7">
          <w:rPr>
            <w:rFonts w:ascii="Times New Roman" w:hAnsi="Times New Roman" w:cs="Times New Roman"/>
            <w:sz w:val="24"/>
            <w:szCs w:val="24"/>
          </w:rPr>
          <w:t xml:space="preserve"> occurrence probabilit</w:t>
        </w:r>
        <w:r w:rsidR="00E71EC3">
          <w:rPr>
            <w:rFonts w:ascii="Times New Roman" w:hAnsi="Times New Roman" w:cs="Times New Roman"/>
            <w:sz w:val="24"/>
            <w:szCs w:val="24"/>
          </w:rPr>
          <w:t>ies</w:t>
        </w:r>
        <w:r w:rsidR="00E71EC3" w:rsidRPr="00D304F7">
          <w:rPr>
            <w:rFonts w:ascii="Times New Roman" w:hAnsi="Times New Roman" w:cs="Times New Roman"/>
            <w:sz w:val="24"/>
            <w:szCs w:val="24"/>
          </w:rPr>
          <w:t xml:space="preserve"> </w:t>
        </w:r>
        <w:r w:rsidR="00E71EC3">
          <w:rPr>
            <w:rFonts w:ascii="Times New Roman" w:hAnsi="Times New Roman" w:cs="Times New Roman"/>
            <w:sz w:val="24"/>
            <w:szCs w:val="24"/>
          </w:rPr>
          <w:t>were summed to obtain p</w:t>
        </w:r>
        <w:r w:rsidR="00E71EC3" w:rsidRPr="00D304F7">
          <w:rPr>
            <w:rFonts w:ascii="Times New Roman" w:hAnsi="Times New Roman" w:cs="Times New Roman"/>
            <w:sz w:val="24"/>
            <w:szCs w:val="24"/>
          </w:rPr>
          <w:t>redicted richness</w:t>
        </w:r>
        <w:r w:rsidR="00E71EC3">
          <w:rPr>
            <w:rFonts w:ascii="Times New Roman" w:hAnsi="Times New Roman" w:cs="Times New Roman"/>
            <w:sz w:val="24"/>
            <w:szCs w:val="24"/>
          </w:rPr>
          <w:t xml:space="preserve"> </w:t>
        </w:r>
        <w:r w:rsidR="00E71EC3" w:rsidRPr="00D304F7">
          <w:rPr>
            <w:rFonts w:ascii="Times New Roman" w:hAnsi="Times New Roman" w:cs="Times New Roman"/>
            <w:sz w:val="24"/>
            <w:szCs w:val="24"/>
          </w:rPr>
          <w:t xml:space="preserve">and </w:t>
        </w:r>
        <w:r w:rsidR="00E71EC3">
          <w:rPr>
            <w:rFonts w:ascii="Times New Roman" w:hAnsi="Times New Roman" w:cs="Times New Roman"/>
            <w:sz w:val="24"/>
            <w:szCs w:val="24"/>
          </w:rPr>
          <w:t xml:space="preserve">regressed against </w:t>
        </w:r>
        <w:r w:rsidR="00E71EC3" w:rsidRPr="00D304F7">
          <w:rPr>
            <w:rFonts w:ascii="Times New Roman" w:hAnsi="Times New Roman" w:cs="Times New Roman"/>
            <w:sz w:val="24"/>
            <w:szCs w:val="24"/>
          </w:rPr>
          <w:t>the observed richness</w:t>
        </w:r>
        <w:r w:rsidR="00E71EC3">
          <w:rPr>
            <w:rFonts w:ascii="Times New Roman" w:hAnsi="Times New Roman" w:cs="Times New Roman"/>
            <w:sz w:val="24"/>
            <w:szCs w:val="24"/>
          </w:rPr>
          <w:t xml:space="preserve"> </w:t>
        </w:r>
      </w:ins>
      <w:r w:rsidR="00E71EC3">
        <w:rPr>
          <w:rFonts w:ascii="Times New Roman" w:hAnsi="Times New Roman" w:cs="Times New Roman"/>
          <w:sz w:val="24"/>
          <w:szCs w:val="24"/>
        </w:rPr>
        <w:fldChar w:fldCharType="begin"/>
      </w:r>
      <w:r w:rsidR="00E71EC3">
        <w:rPr>
          <w:rFonts w:ascii="Times New Roman" w:hAnsi="Times New Roman" w:cs="Times New Roman"/>
          <w:sz w:val="24"/>
          <w:szCs w:val="24"/>
        </w:rPr>
        <w:instrText xml:space="preserve"> ADDIN EN.CITE &lt;EndNote&gt;&lt;Cite&gt;&lt;Author&gt;Calabrese&lt;/Author&gt;&lt;Year&gt;2014&lt;/Year&gt;&lt;RecNum&gt;7&lt;/RecNum&gt;&lt;DisplayText&gt;(Calabrese et al. 2014)&lt;/DisplayText&gt;&lt;record&gt;&lt;rec-number&gt;7&lt;/rec-number&gt;&lt;foreign-keys&gt;&lt;key app="EN" db-id="rtxzfetfi9xw07eeartpf9t7wwtdt2arspvw" timestamp="1701144682" guid="5a1cd227-df8e-4d2f-ab12-5a64e9c1cfa5"&gt;7&lt;/key&gt;&lt;/foreign-keys&gt;&lt;ref-type name="Journal Article"&gt;17&lt;/ref-type&gt;&lt;contributors&gt;&lt;authors&gt;&lt;author&gt;Calabrese, Justin M.&lt;/author&gt;&lt;author&gt;Certain, Grégoire&lt;/author&gt;&lt;author&gt;Kraan, Casper&lt;/author&gt;&lt;author&gt;Dormann, Carsten F.&lt;/author&gt;&lt;/authors&gt;&lt;/contributors&gt;&lt;titles&gt;&lt;title&gt;Stacking species distribution models and adjusting bias by linking them to macroecological models&lt;/title&gt;&lt;secondary-title&gt;Global Ecology and Biogeography&lt;/secondary-title&gt;&lt;/titles&gt;&lt;periodical&gt;&lt;full-title&gt;Global Ecology and Biogeography&lt;/full-title&gt;&lt;/periodical&gt;&lt;pages&gt;99-112&lt;/pages&gt;&lt;volume&gt;23&lt;/volume&gt;&lt;number&gt;1&lt;/number&gt;&lt;keywords&gt;&lt;keyword&gt;Boosted regression trees&lt;/keyword&gt;&lt;keyword&gt;Kumaraswamy distribution&lt;/keyword&gt;&lt;keyword&gt;macroecological models&lt;/keyword&gt;&lt;keyword&gt;maximum likelihood&lt;/keyword&gt;&lt;keyword&gt;poisson binomial distribution&lt;/keyword&gt;&lt;keyword&gt;richness regression models&lt;/keyword&gt;&lt;keyword&gt;species richness&lt;/keyword&gt;&lt;keyword&gt;stacked species distribution models&lt;/keyword&gt;&lt;/keywords&gt;&lt;dates&gt;&lt;year&gt;2014&lt;/year&gt;&lt;pub-dates&gt;&lt;date&gt;2014/01/01&lt;/date&gt;&lt;/pub-dates&gt;&lt;/dates&gt;&lt;publisher&gt;John Wiley &amp;amp; Sons, Ltd&lt;/publisher&gt;&lt;isbn&gt;1466-822X&lt;/isbn&gt;&lt;urls&gt;&lt;related-urls&gt;&lt;url&gt;https://doi.org/10.1111/geb.12102&lt;/url&gt;&lt;/related-urls&gt;&lt;/urls&gt;&lt;electronic-resource-num&gt;https://doi.org/10.1111/geb.12102&lt;/electronic-resource-num&gt;&lt;access-date&gt;2023/11/27&lt;/access-date&gt;&lt;/record&gt;&lt;/Cite&gt;&lt;/EndNote&gt;</w:instrText>
      </w:r>
      <w:r w:rsidR="00E71EC3">
        <w:rPr>
          <w:rFonts w:ascii="Times New Roman" w:hAnsi="Times New Roman" w:cs="Times New Roman"/>
          <w:sz w:val="24"/>
          <w:szCs w:val="24"/>
        </w:rPr>
        <w:fldChar w:fldCharType="separate"/>
      </w:r>
      <w:del w:id="568"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"_ENREF_5" \o "Calabrese, 2014 #7"</w:delInstrText>
        </w:r>
        <w:r w:rsidR="00000000">
          <w:fldChar w:fldCharType="separate"/>
        </w:r>
        <w:r w:rsidR="00FE06C8">
          <w:rPr>
            <w:rFonts w:ascii="Times New Roman" w:hAnsi="Times New Roman" w:cs="Times New Roman"/>
            <w:noProof/>
            <w:sz w:val="24"/>
            <w:szCs w:val="24"/>
          </w:rPr>
          <w:delText>Calabrese et al. 2014</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569" w:author="Kopp, Darin" w:date="2025-02-20T15:34:00Z">
        <w:r w:rsidR="00E71EC3">
          <w:rPr>
            <w:rFonts w:ascii="Times New Roman" w:hAnsi="Times New Roman" w:cs="Times New Roman"/>
            <w:noProof/>
            <w:sz w:val="24"/>
            <w:szCs w:val="24"/>
          </w:rPr>
          <w:t>(</w:t>
        </w:r>
        <w:r w:rsidR="00000000">
          <w:fldChar w:fldCharType="begin"/>
        </w:r>
        <w:r w:rsidR="00000000">
          <w:instrText>HYPERLINK \l "_ENREF_7" \o "Calabrese, 2014 #7"</w:instrText>
        </w:r>
        <w:r w:rsidR="00000000">
          <w:fldChar w:fldCharType="separate"/>
        </w:r>
        <w:r w:rsidR="00707795">
          <w:rPr>
            <w:rFonts w:ascii="Times New Roman" w:hAnsi="Times New Roman" w:cs="Times New Roman"/>
            <w:noProof/>
            <w:sz w:val="24"/>
            <w:szCs w:val="24"/>
          </w:rPr>
          <w:t>Calabrese et al. 2014</w:t>
        </w:r>
        <w:r w:rsidR="00000000">
          <w:rPr>
            <w:rFonts w:ascii="Times New Roman" w:hAnsi="Times New Roman" w:cs="Times New Roman"/>
            <w:noProof/>
            <w:sz w:val="24"/>
            <w:szCs w:val="24"/>
          </w:rPr>
          <w:fldChar w:fldCharType="end"/>
        </w:r>
        <w:r w:rsidR="00E71EC3">
          <w:rPr>
            <w:rFonts w:ascii="Times New Roman" w:hAnsi="Times New Roman" w:cs="Times New Roman"/>
            <w:noProof/>
            <w:sz w:val="24"/>
            <w:szCs w:val="24"/>
          </w:rPr>
          <w:t>)</w:t>
        </w:r>
      </w:ins>
      <w:r w:rsidR="00E71EC3">
        <w:rPr>
          <w:rFonts w:ascii="Times New Roman" w:hAnsi="Times New Roman" w:cs="Times New Roman"/>
          <w:sz w:val="24"/>
          <w:szCs w:val="24"/>
        </w:rPr>
        <w:fldChar w:fldCharType="end"/>
      </w:r>
      <w:r w:rsidR="00E71EC3" w:rsidRPr="00D304F7">
        <w:rPr>
          <w:rFonts w:ascii="Times New Roman" w:hAnsi="Times New Roman" w:cs="Times New Roman"/>
          <w:sz w:val="24"/>
          <w:szCs w:val="24"/>
        </w:rPr>
        <w:t>.</w:t>
      </w:r>
      <w:r w:rsidR="00E71EC3">
        <w:rPr>
          <w:rFonts w:ascii="Times New Roman" w:hAnsi="Times New Roman" w:cs="Times New Roman"/>
          <w:sz w:val="24"/>
          <w:szCs w:val="24"/>
        </w:rPr>
        <w:t xml:space="preserve"> We determined model acceptability based on three criteria: </w:t>
      </w:r>
      <w:bookmarkStart w:id="570" w:name="_Hlk169860557"/>
      <w:r w:rsidR="00E71EC3">
        <w:rPr>
          <w:rFonts w:ascii="Times New Roman" w:hAnsi="Times New Roman" w:cs="Times New Roman"/>
          <w:sz w:val="24"/>
          <w:szCs w:val="24"/>
        </w:rPr>
        <w:t>R</w:t>
      </w:r>
      <w:r w:rsidR="00E71EC3" w:rsidRPr="00EC0A2D">
        <w:rPr>
          <w:rFonts w:ascii="Times New Roman" w:hAnsi="Times New Roman" w:cs="Times New Roman"/>
          <w:sz w:val="24"/>
          <w:szCs w:val="24"/>
          <w:vertAlign w:val="superscript"/>
        </w:rPr>
        <w:t>2</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0.2,</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 xml:space="preserve"> −1.5</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intercept</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1.5</w:t>
      </w:r>
      <w:r w:rsidR="00E71EC3">
        <w:rPr>
          <w:rFonts w:ascii="Times New Roman" w:hAnsi="Times New Roman" w:cs="Times New Roman"/>
          <w:sz w:val="24"/>
          <w:szCs w:val="24"/>
        </w:rPr>
        <w:t>, and</w:t>
      </w:r>
      <w:r w:rsidR="00E71EC3" w:rsidRPr="00EB4CAE">
        <w:rPr>
          <w:rFonts w:ascii="Times New Roman" w:hAnsi="Times New Roman" w:cs="Times New Roman"/>
          <w:sz w:val="24"/>
          <w:szCs w:val="24"/>
        </w:rPr>
        <w:t xml:space="preserve"> 0.85</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slope</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w:t>
      </w:r>
      <w:r w:rsidR="00E71EC3">
        <w:rPr>
          <w:rFonts w:ascii="Times New Roman" w:hAnsi="Times New Roman" w:cs="Times New Roman"/>
          <w:sz w:val="24"/>
          <w:szCs w:val="24"/>
        </w:rPr>
        <w:t xml:space="preserve"> </w:t>
      </w:r>
      <w:r w:rsidR="00E71EC3" w:rsidRPr="00EB4CAE">
        <w:rPr>
          <w:rFonts w:ascii="Times New Roman" w:hAnsi="Times New Roman" w:cs="Times New Roman"/>
          <w:sz w:val="24"/>
          <w:szCs w:val="24"/>
        </w:rPr>
        <w:t>1.15</w:t>
      </w:r>
      <w:r w:rsidR="00E71EC3" w:rsidRPr="00D304F7">
        <w:rPr>
          <w:rFonts w:ascii="Times New Roman" w:hAnsi="Times New Roman" w:cs="Times New Roman"/>
          <w:sz w:val="24"/>
          <w:szCs w:val="24"/>
        </w:rPr>
        <w:t xml:space="preserve"> </w:t>
      </w:r>
      <w:bookmarkEnd w:id="570"/>
      <w:r w:rsidR="00E71EC3">
        <w:rPr>
          <w:rFonts w:ascii="Times New Roman" w:hAnsi="Times New Roman" w:cs="Times New Roman"/>
          <w:sz w:val="24"/>
          <w:szCs w:val="24"/>
        </w:rPr>
        <w:fldChar w:fldCharType="begin"/>
      </w:r>
      <w:r w:rsidR="00E71EC3">
        <w:rPr>
          <w:rFonts w:ascii="Times New Roman" w:hAnsi="Times New Roman" w:cs="Times New Roman"/>
          <w:sz w:val="24"/>
          <w:szCs w:val="24"/>
        </w:rPr>
        <w:instrText xml:space="preserve"> ADDIN EN.CITE &lt;EndNote&gt;&lt;Cite&gt;&lt;Author&gt;Linke&lt;/Author&gt;&lt;Year&gt;2005&lt;/Year&gt;&lt;RecNum&gt;45&lt;/RecNum&gt;&lt;DisplayText&gt;(Linke et al. 2005)&lt;/DisplayText&gt;&lt;record&gt;&lt;rec-number&gt;45&lt;/rec-number&gt;&lt;foreign-keys&gt;&lt;key app="EN" db-id="rtxzfetfi9xw07eeartpf9t7wwtdt2arspvw" timestamp="1701148325" guid="bcc03ec9-7b5f-42c5-8621-149188a1f737"&gt;45&lt;/key&gt;&lt;/foreign-keys&gt;&lt;ref-type name="Journal Article"&gt;17&lt;/ref-type&gt;&lt;contributors&gt;&lt;authors&gt;&lt;author&gt;Linke, Simon&lt;/author&gt;&lt;author&gt;Norris, Richard H.&lt;/author&gt;&lt;author&gt;Faith, Daniel P.&lt;/author&gt;&lt;author&gt;Stockwell, David&lt;/author&gt;&lt;/authors&gt;&lt;/contributors&gt;&lt;titles&gt;&lt;title&gt;ANNA: A new prediction method for bioassessment programs&lt;/title&gt;&lt;secondary-title&gt;Freshwater Biology&lt;/secondary-title&gt;&lt;/titles&gt;&lt;periodical&gt;&lt;full-title&gt;Freshwater Biology&lt;/full-title&gt;&lt;/periodical&gt;&lt;pages&gt;147-158&lt;/pages&gt;&lt;volume&gt;50&lt;/volume&gt;&lt;number&gt;1&lt;/number&gt;&lt;keywords&gt;&lt;keyword&gt;AUSRIVAS&lt;/keyword&gt;&lt;keyword&gt;bioassessment&lt;/keyword&gt;&lt;keyword&gt;multivariate statistics&lt;/keyword&gt;&lt;keyword&gt;nearest neighbour&lt;/keyword&gt;&lt;keyword&gt;predictive modelling&lt;/keyword&gt;&lt;/keywords&gt;&lt;dates&gt;&lt;year&gt;2005&lt;/year&gt;&lt;pub-dates&gt;&lt;date&gt;2005/01/01&lt;/date&gt;&lt;/pub-dates&gt;&lt;/dates&gt;&lt;publisher&gt;John Wiley &amp;amp; Sons, Ltd&lt;/publisher&gt;&lt;isbn&gt;0046-5070&lt;/isbn&gt;&lt;urls&gt;&lt;related-urls&gt;&lt;url&gt;https://doi.org/10.1111/j.1365-2427.2004.01286.x&lt;/url&gt;&lt;/related-urls&gt;&lt;/urls&gt;&lt;electronic-resource-num&gt;https://doi.org/10.1111/j.1365-2427.2004.01286.x&lt;/electronic-resource-num&gt;&lt;access-date&gt;2023/11/27&lt;/access-date&gt;&lt;/record&gt;&lt;/Cite&gt;&lt;/EndNote&gt;</w:instrText>
      </w:r>
      <w:r w:rsidR="00E71EC3">
        <w:rPr>
          <w:rFonts w:ascii="Times New Roman" w:hAnsi="Times New Roman" w:cs="Times New Roman"/>
          <w:sz w:val="24"/>
          <w:szCs w:val="24"/>
        </w:rPr>
        <w:fldChar w:fldCharType="separate"/>
      </w:r>
      <w:del w:id="571"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"_ENREF_40" \o "Linke, 2005 #45"</w:delInstrText>
        </w:r>
        <w:r w:rsidR="00000000">
          <w:fldChar w:fldCharType="separate"/>
        </w:r>
        <w:r w:rsidR="00FE06C8">
          <w:rPr>
            <w:rFonts w:ascii="Times New Roman" w:hAnsi="Times New Roman" w:cs="Times New Roman"/>
            <w:noProof/>
            <w:sz w:val="24"/>
            <w:szCs w:val="24"/>
          </w:rPr>
          <w:delText>Linke et al. 2005</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572" w:author="Kopp, Darin" w:date="2025-02-20T15:34:00Z">
        <w:r w:rsidR="00E71EC3">
          <w:rPr>
            <w:rFonts w:ascii="Times New Roman" w:hAnsi="Times New Roman" w:cs="Times New Roman"/>
            <w:noProof/>
            <w:sz w:val="24"/>
            <w:szCs w:val="24"/>
          </w:rPr>
          <w:t>(</w:t>
        </w:r>
        <w:r w:rsidR="00000000">
          <w:fldChar w:fldCharType="begin"/>
        </w:r>
        <w:r w:rsidR="00000000">
          <w:instrText>HYPERLINK \l "_ENREF_46" \o "Linke, 2005 #45"</w:instrText>
        </w:r>
        <w:r w:rsidR="00000000">
          <w:fldChar w:fldCharType="separate"/>
        </w:r>
        <w:r w:rsidR="00707795">
          <w:rPr>
            <w:rFonts w:ascii="Times New Roman" w:hAnsi="Times New Roman" w:cs="Times New Roman"/>
            <w:noProof/>
            <w:sz w:val="24"/>
            <w:szCs w:val="24"/>
          </w:rPr>
          <w:t>Linke et al. 2005</w:t>
        </w:r>
        <w:r w:rsidR="00000000">
          <w:rPr>
            <w:rFonts w:ascii="Times New Roman" w:hAnsi="Times New Roman" w:cs="Times New Roman"/>
            <w:noProof/>
            <w:sz w:val="24"/>
            <w:szCs w:val="24"/>
          </w:rPr>
          <w:fldChar w:fldCharType="end"/>
        </w:r>
        <w:r w:rsidR="00E71EC3">
          <w:rPr>
            <w:rFonts w:ascii="Times New Roman" w:hAnsi="Times New Roman" w:cs="Times New Roman"/>
            <w:noProof/>
            <w:sz w:val="24"/>
            <w:szCs w:val="24"/>
          </w:rPr>
          <w:t>)</w:t>
        </w:r>
      </w:ins>
      <w:r w:rsidR="00E71EC3">
        <w:rPr>
          <w:rFonts w:ascii="Times New Roman" w:hAnsi="Times New Roman" w:cs="Times New Roman"/>
          <w:sz w:val="24"/>
          <w:szCs w:val="24"/>
        </w:rPr>
        <w:fldChar w:fldCharType="end"/>
      </w:r>
      <w:r w:rsidR="00E71EC3">
        <w:rPr>
          <w:rFonts w:ascii="Times New Roman" w:hAnsi="Times New Roman" w:cs="Times New Roman"/>
          <w:sz w:val="24"/>
          <w:szCs w:val="24"/>
        </w:rPr>
        <w:t xml:space="preserve">. </w:t>
      </w:r>
      <w:del w:id="573" w:author="Kopp, Darin" w:date="2025-02-20T15:34:00Z">
        <w:r w:rsidR="00153CF4" w:rsidRPr="001E5F4E">
          <w:rPr>
            <w:rFonts w:ascii="Times New Roman" w:hAnsi="Times New Roman" w:cs="Times New Roman"/>
            <w:sz w:val="24"/>
            <w:szCs w:val="24"/>
          </w:rPr>
          <w:delText>C</w:delText>
        </w:r>
        <w:r w:rsidR="00136CDB" w:rsidRPr="001E5F4E">
          <w:rPr>
            <w:rFonts w:ascii="Times New Roman" w:hAnsi="Times New Roman" w:cs="Times New Roman"/>
            <w:sz w:val="24"/>
            <w:szCs w:val="24"/>
          </w:rPr>
          <w:delText>omposition</w:delText>
        </w:r>
        <w:r w:rsidR="0013065F" w:rsidRPr="001E5F4E">
          <w:rPr>
            <w:rFonts w:ascii="Times New Roman" w:hAnsi="Times New Roman" w:cs="Times New Roman"/>
            <w:sz w:val="24"/>
            <w:szCs w:val="24"/>
          </w:rPr>
          <w:delText>al</w:delText>
        </w:r>
      </w:del>
      <w:ins w:id="574" w:author="Kopp, Darin" w:date="2025-02-20T15:34:00Z">
        <w:r w:rsidR="00E71EC3" w:rsidRPr="001E5F4E">
          <w:rPr>
            <w:rFonts w:ascii="Times New Roman" w:hAnsi="Times New Roman" w:cs="Times New Roman"/>
            <w:sz w:val="24"/>
            <w:szCs w:val="24"/>
          </w:rPr>
          <w:t xml:space="preserve">We calculated model performance metrics </w:t>
        </w:r>
        <w:r w:rsidR="00E71EC3">
          <w:rPr>
            <w:rFonts w:ascii="Times New Roman" w:hAnsi="Times New Roman" w:cs="Times New Roman"/>
            <w:sz w:val="24"/>
            <w:szCs w:val="24"/>
          </w:rPr>
          <w:t xml:space="preserve">using </w:t>
        </w:r>
        <w:r w:rsidR="00E71EC3" w:rsidRPr="001E5F4E">
          <w:rPr>
            <w:rFonts w:ascii="Times New Roman" w:hAnsi="Times New Roman" w:cs="Times New Roman"/>
            <w:sz w:val="24"/>
            <w:szCs w:val="24"/>
          </w:rPr>
          <w:t>each of 3,000 posterior samples</w:t>
        </w:r>
        <w:r w:rsidR="00E71EC3">
          <w:rPr>
            <w:rFonts w:ascii="Times New Roman" w:hAnsi="Times New Roman" w:cs="Times New Roman"/>
            <w:sz w:val="24"/>
            <w:szCs w:val="24"/>
          </w:rPr>
          <w:t xml:space="preserve"> to obtain a distribution of plausible estimates of performance metrics</w:t>
        </w:r>
        <w:r w:rsidR="00E71EC3" w:rsidRPr="001E5F4E">
          <w:rPr>
            <w:rFonts w:ascii="Times New Roman" w:hAnsi="Times New Roman" w:cs="Times New Roman"/>
            <w:sz w:val="24"/>
            <w:szCs w:val="24"/>
          </w:rPr>
          <w:t xml:space="preserve"> and report the mean and 5</w:t>
        </w:r>
        <w:r w:rsidR="00E71EC3" w:rsidRPr="001E5F4E">
          <w:rPr>
            <w:rFonts w:ascii="Times New Roman" w:hAnsi="Times New Roman" w:cs="Times New Roman"/>
            <w:sz w:val="24"/>
            <w:szCs w:val="24"/>
            <w:vertAlign w:val="superscript"/>
          </w:rPr>
          <w:t>th</w:t>
        </w:r>
        <w:r w:rsidR="00E71EC3" w:rsidRPr="001E5F4E">
          <w:rPr>
            <w:rFonts w:ascii="Times New Roman" w:hAnsi="Times New Roman" w:cs="Times New Roman"/>
            <w:sz w:val="24"/>
            <w:szCs w:val="24"/>
          </w:rPr>
          <w:t xml:space="preserve"> and 95</w:t>
        </w:r>
        <w:r w:rsidR="00E71EC3" w:rsidRPr="001E5F4E">
          <w:rPr>
            <w:rFonts w:ascii="Times New Roman" w:hAnsi="Times New Roman" w:cs="Times New Roman"/>
            <w:sz w:val="24"/>
            <w:szCs w:val="24"/>
            <w:vertAlign w:val="superscript"/>
          </w:rPr>
          <w:t>th</w:t>
        </w:r>
        <w:r w:rsidR="00E71EC3" w:rsidRPr="001E5F4E">
          <w:rPr>
            <w:rFonts w:ascii="Times New Roman" w:hAnsi="Times New Roman" w:cs="Times New Roman"/>
            <w:sz w:val="24"/>
            <w:szCs w:val="24"/>
          </w:rPr>
          <w:t xml:space="preserve"> quantiles as measures of uncertainty. </w:t>
        </w:r>
        <w:r w:rsidR="00E71EC3">
          <w:rPr>
            <w:rFonts w:ascii="Times New Roman" w:hAnsi="Times New Roman" w:cs="Times New Roman"/>
            <w:sz w:val="24"/>
            <w:szCs w:val="24"/>
          </w:rPr>
          <w:t>In addition, we assessed c</w:t>
        </w:r>
        <w:r w:rsidR="00E71EC3" w:rsidRPr="001E5F4E">
          <w:rPr>
            <w:rFonts w:ascii="Times New Roman" w:hAnsi="Times New Roman" w:cs="Times New Roman"/>
            <w:sz w:val="24"/>
            <w:szCs w:val="24"/>
          </w:rPr>
          <w:t>ompositional</w:t>
        </w:r>
      </w:ins>
      <w:r w:rsidR="00E71EC3" w:rsidRPr="001E5F4E">
        <w:rPr>
          <w:rFonts w:ascii="Times New Roman" w:hAnsi="Times New Roman" w:cs="Times New Roman"/>
          <w:sz w:val="24"/>
          <w:szCs w:val="24"/>
        </w:rPr>
        <w:t xml:space="preserve"> similarity between predicted and observed assemblages </w:t>
      </w:r>
      <w:del w:id="575" w:author="Kopp, Darin" w:date="2025-02-20T15:34:00Z">
        <w:r w:rsidR="00F22E8A" w:rsidRPr="001E5F4E">
          <w:rPr>
            <w:rFonts w:ascii="Times New Roman" w:hAnsi="Times New Roman" w:cs="Times New Roman"/>
            <w:sz w:val="24"/>
            <w:szCs w:val="24"/>
          </w:rPr>
          <w:delText xml:space="preserve">was assessed </w:delText>
        </w:r>
      </w:del>
      <w:r w:rsidR="00E71EC3" w:rsidRPr="001E5F4E">
        <w:rPr>
          <w:rFonts w:ascii="Times New Roman" w:hAnsi="Times New Roman" w:cs="Times New Roman"/>
          <w:sz w:val="24"/>
          <w:szCs w:val="24"/>
        </w:rPr>
        <w:t xml:space="preserve">using a probabilistic adaptation of Jaccard similarity </w:t>
      </w:r>
      <w:r w:rsidR="00E71EC3" w:rsidRPr="001E5F4E">
        <w:rPr>
          <w:rFonts w:ascii="Times New Roman" w:hAnsi="Times New Roman" w:cs="Times New Roman"/>
          <w:sz w:val="24"/>
          <w:szCs w:val="24"/>
        </w:rPr>
        <w:fldChar w:fldCharType="begin"/>
      </w:r>
      <w:r w:rsidR="00E71EC3">
        <w:rPr>
          <w:rFonts w:ascii="Times New Roman" w:hAnsi="Times New Roman" w:cs="Times New Roman"/>
          <w:sz w:val="24"/>
          <w:szCs w:val="24"/>
        </w:rPr>
        <w:instrText xml:space="preserve"> ADDIN EN.CITE &lt;EndNote&gt;&lt;Cite&gt;&lt;Author&gt;Scherrer&lt;/Author&gt;&lt;Year&gt;2020&lt;/Year&gt;&lt;RecNum&gt;154&lt;/RecNum&gt;&lt;DisplayText&gt;(Scherrer et al. 2020)&lt;/DisplayText&gt;&lt;record&gt;&lt;rec-number&gt;154&lt;/rec-number&gt;&lt;foreign-keys&gt;&lt;key app="EN" db-id="rtxzfetfi9xw07eeartpf9t7wwtdt2arspvw" timestamp="1719969970" guid="400c7d61-ff30-4b7f-a95e-b5d08213f0b6"&gt;154&lt;/key&gt;&lt;/foreign-keys&gt;&lt;ref-type name="Journal Article"&gt;17&lt;/ref-type&gt;&lt;contributors&gt;&lt;authors&gt;&lt;author&gt;Scherrer, Daniel&lt;/author&gt;&lt;author&gt;Mod, Heidi K.&lt;/author&gt;&lt;author&gt;Guisan, Antoine&lt;/author&gt;&lt;/authors&gt;&lt;/contributors&gt;&lt;titles&gt;&lt;title&gt;How to evaluate community predictions without thresholding?&lt;/title&gt;&lt;secondary-title&gt;Methods in Ecology and Evolution&lt;/secondary-title&gt;&lt;/titles&gt;&lt;periodical&gt;&lt;full-title&gt;Methods in Ecology and Evolution&lt;/full-title&gt;&lt;/periodical&gt;&lt;pages&gt;51-63&lt;/pages&gt;&lt;volume&gt;11&lt;/volume&gt;&lt;number&gt;1&lt;/number&gt;&lt;keywords&gt;&lt;keyword&gt;community modelling&lt;/keyword&gt;&lt;keyword&gt;insects&lt;/keyword&gt;&lt;keyword&gt;Jaccard index&lt;/keyword&gt;&lt;keyword&gt;null model&lt;/keyword&gt;&lt;keyword&gt;plants&lt;/keyword&gt;&lt;keyword&gt;Sørensen index&lt;/keyword&gt;&lt;keyword&gt;stacked species distribution models&lt;/keyword&gt;&lt;keyword&gt;validation&lt;/keyword&gt;&lt;/keywords&gt;&lt;dates&gt;&lt;year&gt;2020&lt;/year&gt;&lt;pub-dates&gt;&lt;date&gt;2020/01/01&lt;/date&gt;&lt;/pub-dates&gt;&lt;/dates&gt;&lt;publisher&gt;John Wiley &amp;amp; Sons, Ltd&lt;/publisher&gt;&lt;isbn&gt;2041-210X&lt;/isbn&gt;&lt;urls&gt;&lt;related-urls&gt;&lt;url&gt;https://doi.org/10.1111/2041-210X.13312&lt;/url&gt;&lt;/related-urls&gt;&lt;/urls&gt;&lt;electronic-resource-num&gt;https://doi.org/10.1111/2041-210X.13312&lt;/electronic-resource-num&gt;&lt;access-date&gt;2024/07/02&lt;/access-date&gt;&lt;/record&gt;&lt;/Cite&gt;&lt;/EndNote&gt;</w:instrText>
      </w:r>
      <w:r w:rsidR="00E71EC3" w:rsidRPr="001E5F4E">
        <w:rPr>
          <w:rFonts w:ascii="Times New Roman" w:hAnsi="Times New Roman" w:cs="Times New Roman"/>
          <w:sz w:val="24"/>
          <w:szCs w:val="24"/>
        </w:rPr>
        <w:fldChar w:fldCharType="separate"/>
      </w:r>
      <w:del w:id="576"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"_ENREF_57" \o "Scherrer, 2020 #154"</w:delInstrText>
        </w:r>
        <w:r w:rsidR="00000000">
          <w:fldChar w:fldCharType="separate"/>
        </w:r>
        <w:r w:rsidR="00FE06C8">
          <w:rPr>
            <w:rFonts w:ascii="Times New Roman" w:hAnsi="Times New Roman" w:cs="Times New Roman"/>
            <w:noProof/>
            <w:sz w:val="24"/>
            <w:szCs w:val="24"/>
          </w:rPr>
          <w:delText>Scherrer et al. 2020</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577" w:author="Kopp, Darin" w:date="2025-02-20T15:34:00Z">
        <w:r w:rsidR="00E71EC3">
          <w:rPr>
            <w:rFonts w:ascii="Times New Roman" w:hAnsi="Times New Roman" w:cs="Times New Roman"/>
            <w:noProof/>
            <w:sz w:val="24"/>
            <w:szCs w:val="24"/>
          </w:rPr>
          <w:t>(</w:t>
        </w:r>
        <w:r w:rsidR="00000000">
          <w:fldChar w:fldCharType="begin"/>
        </w:r>
        <w:r w:rsidR="00000000">
          <w:instrText>HYPERLINK \l "_ENREF_74" \o "Scherrer, 2020 #154"</w:instrText>
        </w:r>
        <w:r w:rsidR="00000000">
          <w:fldChar w:fldCharType="separate"/>
        </w:r>
        <w:r w:rsidR="00707795">
          <w:rPr>
            <w:rFonts w:ascii="Times New Roman" w:hAnsi="Times New Roman" w:cs="Times New Roman"/>
            <w:noProof/>
            <w:sz w:val="24"/>
            <w:szCs w:val="24"/>
          </w:rPr>
          <w:t>Scherrer et al. 2020</w:t>
        </w:r>
        <w:r w:rsidR="00000000">
          <w:rPr>
            <w:rFonts w:ascii="Times New Roman" w:hAnsi="Times New Roman" w:cs="Times New Roman"/>
            <w:noProof/>
            <w:sz w:val="24"/>
            <w:szCs w:val="24"/>
          </w:rPr>
          <w:fldChar w:fldCharType="end"/>
        </w:r>
        <w:r w:rsidR="00E71EC3">
          <w:rPr>
            <w:rFonts w:ascii="Times New Roman" w:hAnsi="Times New Roman" w:cs="Times New Roman"/>
            <w:noProof/>
            <w:sz w:val="24"/>
            <w:szCs w:val="24"/>
          </w:rPr>
          <w:t>)</w:t>
        </w:r>
      </w:ins>
      <w:r w:rsidR="00E71EC3" w:rsidRPr="001E5F4E">
        <w:rPr>
          <w:rFonts w:ascii="Times New Roman" w:hAnsi="Times New Roman" w:cs="Times New Roman"/>
          <w:sz w:val="24"/>
          <w:szCs w:val="24"/>
        </w:rPr>
        <w:fldChar w:fldCharType="end"/>
      </w:r>
      <w:r w:rsidR="00E71EC3" w:rsidRPr="001E5F4E">
        <w:rPr>
          <w:rFonts w:ascii="Times New Roman" w:hAnsi="Times New Roman" w:cs="Times New Roman"/>
          <w:sz w:val="24"/>
          <w:szCs w:val="24"/>
        </w:rPr>
        <w:t xml:space="preserve"> </w:t>
      </w:r>
      <w:r w:rsidR="00E71EC3">
        <w:rPr>
          <w:rFonts w:ascii="Times New Roman" w:hAnsi="Times New Roman" w:cs="Times New Roman"/>
          <w:sz w:val="24"/>
          <w:szCs w:val="24"/>
        </w:rPr>
        <w:t xml:space="preserve">to avoid introducing </w:t>
      </w:r>
      <w:r w:rsidR="00E71EC3" w:rsidRPr="001E5F4E">
        <w:rPr>
          <w:rFonts w:ascii="Times New Roman" w:hAnsi="Times New Roman" w:cs="Times New Roman"/>
          <w:sz w:val="24"/>
          <w:szCs w:val="24"/>
        </w:rPr>
        <w:t xml:space="preserve">error </w:t>
      </w:r>
      <w:r w:rsidR="00E71EC3">
        <w:rPr>
          <w:rFonts w:ascii="Times New Roman" w:hAnsi="Times New Roman" w:cs="Times New Roman"/>
          <w:sz w:val="24"/>
          <w:szCs w:val="24"/>
        </w:rPr>
        <w:t>associated with converting</w:t>
      </w:r>
      <w:r w:rsidR="00E71EC3" w:rsidRPr="001E5F4E">
        <w:rPr>
          <w:rFonts w:ascii="Times New Roman" w:hAnsi="Times New Roman" w:cs="Times New Roman"/>
          <w:sz w:val="24"/>
          <w:szCs w:val="24"/>
        </w:rPr>
        <w:t xml:space="preserve"> predicted occurrence probabilities </w:t>
      </w:r>
      <w:r w:rsidR="00E71EC3">
        <w:rPr>
          <w:rFonts w:ascii="Times New Roman" w:hAnsi="Times New Roman" w:cs="Times New Roman"/>
          <w:sz w:val="24"/>
          <w:szCs w:val="24"/>
        </w:rPr>
        <w:t>in</w:t>
      </w:r>
      <w:r w:rsidR="00E71EC3" w:rsidRPr="001E5F4E">
        <w:rPr>
          <w:rFonts w:ascii="Times New Roman" w:hAnsi="Times New Roman" w:cs="Times New Roman"/>
          <w:sz w:val="24"/>
          <w:szCs w:val="24"/>
        </w:rPr>
        <w:t xml:space="preserve">to binary outcomes </w:t>
      </w:r>
      <w:r w:rsidR="00E71EC3" w:rsidRPr="001E5F4E">
        <w:rPr>
          <w:rFonts w:ascii="Times New Roman" w:hAnsi="Times New Roman" w:cs="Times New Roman"/>
          <w:sz w:val="24"/>
          <w:szCs w:val="24"/>
        </w:rPr>
        <w:fldChar w:fldCharType="begin"/>
      </w:r>
      <w:r w:rsidR="00E71EC3">
        <w:rPr>
          <w:rFonts w:ascii="Times New Roman" w:hAnsi="Times New Roman" w:cs="Times New Roman"/>
          <w:sz w:val="24"/>
          <w:szCs w:val="24"/>
        </w:rPr>
        <w:instrText xml:space="preserve"> ADDIN EN.CITE &lt;EndNote&gt;&lt;Cite&gt;&lt;Author&gt;Calabrese&lt;/Author&gt;&lt;Year&gt;2014&lt;/Year&gt;&lt;RecNum&gt;7&lt;/RecNum&gt;&lt;DisplayText&gt;(Calabrese et al. 2014)&lt;/DisplayText&gt;&lt;record&gt;&lt;rec-number&gt;7&lt;/rec-number&gt;&lt;foreign-keys&gt;&lt;key app="EN" db-id="rtxzfetfi9xw07eeartpf9t7wwtdt2arspvw" timestamp="1701144682" guid="5a1cd227-df8e-4d2f-ab12-5a64e9c1cfa5"&gt;7&lt;/key&gt;&lt;/foreign-keys&gt;&lt;ref-type name="Journal Article"&gt;17&lt;/ref-type&gt;&lt;contributors&gt;&lt;authors&gt;&lt;author&gt;Calabrese, Justin M.&lt;/author&gt;&lt;author&gt;Certain, Grégoire&lt;/author&gt;&lt;author&gt;Kraan, Casper&lt;/author&gt;&lt;author&gt;Dormann, Carsten F.&lt;/author&gt;&lt;/authors&gt;&lt;/contributors&gt;&lt;titles&gt;&lt;title&gt;Stacking species distribution models and adjusting bias by linking them to macroecological models&lt;/title&gt;&lt;secondary-title&gt;Global Ecology and Biogeography&lt;/secondary-title&gt;&lt;/titles&gt;&lt;periodical&gt;&lt;full-title&gt;Global Ecology and Biogeography&lt;/full-title&gt;&lt;/periodical&gt;&lt;pages&gt;99-112&lt;/pages&gt;&lt;volume&gt;23&lt;/volume&gt;&lt;number&gt;1&lt;/number&gt;&lt;keywords&gt;&lt;keyword&gt;Boosted regression trees&lt;/keyword&gt;&lt;keyword&gt;Kumaraswamy distribution&lt;/keyword&gt;&lt;keyword&gt;macroecological models&lt;/keyword&gt;&lt;keyword&gt;maximum likelihood&lt;/keyword&gt;&lt;keyword&gt;poisson binomial distribution&lt;/keyword&gt;&lt;keyword&gt;richness regression models&lt;/keyword&gt;&lt;keyword&gt;species richness&lt;/keyword&gt;&lt;keyword&gt;stacked species distribution models&lt;/keyword&gt;&lt;/keywords&gt;&lt;dates&gt;&lt;year&gt;2014&lt;/year&gt;&lt;pub-dates&gt;&lt;date&gt;2014/01/01&lt;/date&gt;&lt;/pub-dates&gt;&lt;/dates&gt;&lt;publisher&gt;John Wiley &amp;amp; Sons, Ltd&lt;/publisher&gt;&lt;isbn&gt;1466-822X&lt;/isbn&gt;&lt;urls&gt;&lt;related-urls&gt;&lt;url&gt;https://doi.org/10.1111/geb.12102&lt;/url&gt;&lt;/related-urls&gt;&lt;/urls&gt;&lt;electronic-resource-num&gt;https://doi.org/10.1111/geb.12102&lt;/electronic-resource-num&gt;&lt;access-date&gt;2023/11/27&lt;/access-date&gt;&lt;/record&gt;&lt;/Cite&gt;&lt;/EndNote&gt;</w:instrText>
      </w:r>
      <w:r w:rsidR="00E71EC3" w:rsidRPr="001E5F4E">
        <w:rPr>
          <w:rFonts w:ascii="Times New Roman" w:hAnsi="Times New Roman" w:cs="Times New Roman"/>
          <w:sz w:val="24"/>
          <w:szCs w:val="24"/>
        </w:rPr>
        <w:fldChar w:fldCharType="separate"/>
      </w:r>
      <w:del w:id="578" w:author="Kopp, Darin" w:date="2025-02-20T15:34:00Z">
        <w:r w:rsidR="002F5505">
          <w:rPr>
            <w:rFonts w:ascii="Times New Roman" w:hAnsi="Times New Roman" w:cs="Times New Roman"/>
            <w:noProof/>
            <w:sz w:val="24"/>
            <w:szCs w:val="24"/>
          </w:rPr>
          <w:delText>(</w:delText>
        </w:r>
        <w:r w:rsidR="00000000">
          <w:fldChar w:fldCharType="begin"/>
        </w:r>
        <w:r w:rsidR="00000000">
          <w:delInstrText>HYPERLINK \l "_ENREF_5" \o "Calabrese, 2014 #7"</w:delInstrText>
        </w:r>
        <w:r w:rsidR="00000000">
          <w:fldChar w:fldCharType="separate"/>
        </w:r>
        <w:r w:rsidR="00FE06C8">
          <w:rPr>
            <w:rFonts w:ascii="Times New Roman" w:hAnsi="Times New Roman" w:cs="Times New Roman"/>
            <w:noProof/>
            <w:sz w:val="24"/>
            <w:szCs w:val="24"/>
          </w:rPr>
          <w:delText>Calabrese et al. 2014</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del>
      <w:ins w:id="579" w:author="Kopp, Darin" w:date="2025-02-20T15:34:00Z">
        <w:r w:rsidR="00E71EC3">
          <w:rPr>
            <w:rFonts w:ascii="Times New Roman" w:hAnsi="Times New Roman" w:cs="Times New Roman"/>
            <w:noProof/>
            <w:sz w:val="24"/>
            <w:szCs w:val="24"/>
          </w:rPr>
          <w:t>(</w:t>
        </w:r>
        <w:r w:rsidR="00000000">
          <w:fldChar w:fldCharType="begin"/>
        </w:r>
        <w:r w:rsidR="00000000">
          <w:instrText>HYPERLINK \l "_ENREF_7" \o "Calabrese, 2014 #7"</w:instrText>
        </w:r>
        <w:r w:rsidR="00000000">
          <w:fldChar w:fldCharType="separate"/>
        </w:r>
        <w:r w:rsidR="00707795">
          <w:rPr>
            <w:rFonts w:ascii="Times New Roman" w:hAnsi="Times New Roman" w:cs="Times New Roman"/>
            <w:noProof/>
            <w:sz w:val="24"/>
            <w:szCs w:val="24"/>
          </w:rPr>
          <w:t>Calabrese et al. 2014</w:t>
        </w:r>
        <w:r w:rsidR="00000000">
          <w:rPr>
            <w:rFonts w:ascii="Times New Roman" w:hAnsi="Times New Roman" w:cs="Times New Roman"/>
            <w:noProof/>
            <w:sz w:val="24"/>
            <w:szCs w:val="24"/>
          </w:rPr>
          <w:fldChar w:fldCharType="end"/>
        </w:r>
        <w:r w:rsidR="00E71EC3">
          <w:rPr>
            <w:rFonts w:ascii="Times New Roman" w:hAnsi="Times New Roman" w:cs="Times New Roman"/>
            <w:noProof/>
            <w:sz w:val="24"/>
            <w:szCs w:val="24"/>
          </w:rPr>
          <w:t>)</w:t>
        </w:r>
      </w:ins>
      <w:r w:rsidR="00E71EC3" w:rsidRPr="001E5F4E">
        <w:rPr>
          <w:rFonts w:ascii="Times New Roman" w:hAnsi="Times New Roman" w:cs="Times New Roman"/>
          <w:sz w:val="24"/>
          <w:szCs w:val="24"/>
        </w:rPr>
        <w:fldChar w:fldCharType="end"/>
      </w:r>
      <w:r w:rsidR="00E71EC3" w:rsidRPr="001E5F4E">
        <w:rPr>
          <w:rFonts w:ascii="Times New Roman" w:hAnsi="Times New Roman" w:cs="Times New Roman"/>
          <w:sz w:val="24"/>
          <w:szCs w:val="24"/>
        </w:rPr>
        <w:t xml:space="preserve">. </w:t>
      </w:r>
      <w:del w:id="580" w:author="Kopp, Darin" w:date="2025-02-20T15:34:00Z">
        <w:r w:rsidR="00E6010D" w:rsidRPr="001E5F4E">
          <w:rPr>
            <w:rFonts w:ascii="Times New Roman" w:hAnsi="Times New Roman" w:cs="Times New Roman"/>
            <w:sz w:val="24"/>
            <w:szCs w:val="24"/>
          </w:rPr>
          <w:delText xml:space="preserve"> </w:delText>
        </w:r>
      </w:del>
      <w:r w:rsidR="00E71EC3">
        <w:rPr>
          <w:rFonts w:ascii="Times New Roman" w:hAnsi="Times New Roman" w:cs="Times New Roman"/>
          <w:sz w:val="24"/>
          <w:szCs w:val="24"/>
        </w:rPr>
        <w:t xml:space="preserve">We calculated </w:t>
      </w:r>
      <w:del w:id="581" w:author="Kopp, Darin" w:date="2025-02-20T15:34:00Z">
        <w:r w:rsidR="009E5CBC" w:rsidRPr="001E5F4E">
          <w:rPr>
            <w:rFonts w:ascii="Times New Roman" w:hAnsi="Times New Roman" w:cs="Times New Roman"/>
            <w:sz w:val="24"/>
            <w:szCs w:val="24"/>
          </w:rPr>
          <w:delText xml:space="preserve">model performance metrics </w:delText>
        </w:r>
      </w:del>
      <w:ins w:id="582" w:author="Kopp, Darin" w:date="2025-02-20T15:34:00Z">
        <w:r w:rsidR="00E71EC3">
          <w:rPr>
            <w:rFonts w:ascii="Times New Roman" w:hAnsi="Times New Roman" w:cs="Times New Roman"/>
            <w:sz w:val="24"/>
            <w:szCs w:val="24"/>
          </w:rPr>
          <w:t xml:space="preserve">similarity for each site </w:t>
        </w:r>
      </w:ins>
      <w:r w:rsidR="00E71EC3">
        <w:rPr>
          <w:rFonts w:ascii="Times New Roman" w:hAnsi="Times New Roman" w:cs="Times New Roman"/>
          <w:sz w:val="24"/>
          <w:szCs w:val="24"/>
        </w:rPr>
        <w:t xml:space="preserve">using </w:t>
      </w:r>
      <w:del w:id="583" w:author="Kopp, Darin" w:date="2025-02-20T15:34:00Z">
        <w:r w:rsidR="00AE2EF4" w:rsidRPr="001E5F4E">
          <w:rPr>
            <w:rFonts w:ascii="Times New Roman" w:hAnsi="Times New Roman" w:cs="Times New Roman"/>
            <w:sz w:val="24"/>
            <w:szCs w:val="24"/>
          </w:rPr>
          <w:delText xml:space="preserve">each of </w:delText>
        </w:r>
        <w:r w:rsidR="000903AD" w:rsidRPr="001E5F4E">
          <w:rPr>
            <w:rFonts w:ascii="Times New Roman" w:hAnsi="Times New Roman" w:cs="Times New Roman"/>
            <w:sz w:val="24"/>
            <w:szCs w:val="24"/>
          </w:rPr>
          <w:delText xml:space="preserve">3,000 </w:delText>
        </w:r>
        <w:r w:rsidR="00AE2EF4" w:rsidRPr="001E5F4E">
          <w:rPr>
            <w:rFonts w:ascii="Times New Roman" w:hAnsi="Times New Roman" w:cs="Times New Roman"/>
            <w:sz w:val="24"/>
            <w:szCs w:val="24"/>
          </w:rPr>
          <w:delText>posterior samples</w:delText>
        </w:r>
        <w:r w:rsidR="008931B0">
          <w:rPr>
            <w:rFonts w:ascii="Times New Roman" w:hAnsi="Times New Roman" w:cs="Times New Roman"/>
            <w:sz w:val="24"/>
            <w:szCs w:val="24"/>
          </w:rPr>
          <w:delText xml:space="preserve"> to obtain a distribution of plausible estimates for the performance metrics</w:delText>
        </w:r>
      </w:del>
      <w:ins w:id="584" w:author="Kopp, Darin" w:date="2025-02-20T15:34:00Z">
        <w:r w:rsidR="00E71EC3">
          <w:rPr>
            <w:rFonts w:ascii="Times New Roman" w:hAnsi="Times New Roman" w:cs="Times New Roman"/>
            <w:sz w:val="24"/>
            <w:szCs w:val="24"/>
          </w:rPr>
          <w:t>the mean predicted occurrence probabilities</w:t>
        </w:r>
      </w:ins>
      <w:r w:rsidR="00E71EC3">
        <w:rPr>
          <w:rFonts w:ascii="Times New Roman" w:hAnsi="Times New Roman" w:cs="Times New Roman"/>
          <w:sz w:val="24"/>
          <w:szCs w:val="24"/>
        </w:rPr>
        <w:t xml:space="preserve"> and report the mean and 5</w:t>
      </w:r>
      <w:r w:rsidR="00E71EC3" w:rsidRPr="009131DC">
        <w:rPr>
          <w:rFonts w:ascii="Times New Roman" w:hAnsi="Times New Roman" w:cs="Times New Roman"/>
          <w:sz w:val="24"/>
          <w:szCs w:val="24"/>
          <w:vertAlign w:val="superscript"/>
        </w:rPr>
        <w:t>th</w:t>
      </w:r>
      <w:r w:rsidR="00E71EC3">
        <w:rPr>
          <w:rFonts w:ascii="Times New Roman" w:hAnsi="Times New Roman" w:cs="Times New Roman"/>
          <w:sz w:val="24"/>
          <w:szCs w:val="24"/>
        </w:rPr>
        <w:t xml:space="preserve"> and 95</w:t>
      </w:r>
      <w:r w:rsidR="00E71EC3" w:rsidRPr="009131DC">
        <w:rPr>
          <w:rFonts w:ascii="Times New Roman" w:hAnsi="Times New Roman" w:cs="Times New Roman"/>
          <w:sz w:val="24"/>
          <w:szCs w:val="24"/>
          <w:vertAlign w:val="superscript"/>
        </w:rPr>
        <w:t>th</w:t>
      </w:r>
      <w:r w:rsidR="00E71EC3">
        <w:rPr>
          <w:rFonts w:ascii="Times New Roman" w:hAnsi="Times New Roman" w:cs="Times New Roman"/>
          <w:sz w:val="24"/>
          <w:szCs w:val="24"/>
        </w:rPr>
        <w:t xml:space="preserve"> quantiles </w:t>
      </w:r>
      <w:del w:id="585" w:author="Kopp, Darin" w:date="2025-02-20T15:34:00Z">
        <w:r w:rsidR="001E5F4E" w:rsidRPr="001E5F4E">
          <w:rPr>
            <w:rFonts w:ascii="Times New Roman" w:hAnsi="Times New Roman" w:cs="Times New Roman"/>
            <w:sz w:val="24"/>
            <w:szCs w:val="24"/>
          </w:rPr>
          <w:delText>as measures</w:delText>
        </w:r>
      </w:del>
      <w:ins w:id="586" w:author="Kopp, Darin" w:date="2025-02-20T15:34:00Z">
        <w:r w:rsidR="00E71EC3">
          <w:rPr>
            <w:rFonts w:ascii="Times New Roman" w:hAnsi="Times New Roman" w:cs="Times New Roman"/>
            <w:sz w:val="24"/>
            <w:szCs w:val="24"/>
          </w:rPr>
          <w:t xml:space="preserve">across all sites. </w:t>
        </w:r>
      </w:ins>
    </w:p>
    <w:p w14:paraId="3011CF14" w14:textId="16CA1F77" w:rsidR="00E71EC3" w:rsidRDefault="00E71EC3" w:rsidP="00E71EC3">
      <w:pPr>
        <w:spacing w:line="480" w:lineRule="auto"/>
        <w:ind w:firstLine="720"/>
        <w:contextualSpacing/>
        <w:rPr>
          <w:rFonts w:ascii="Times New Roman" w:hAnsi="Times New Roman"/>
          <w:sz w:val="24"/>
          <w:rPrChange w:id="587" w:author="Kopp, Darin" w:date="2025-02-20T15:34:00Z">
            <w:rPr>
              <w:rFonts w:ascii="Times New Roman" w:hAnsi="Times New Roman"/>
              <w:color w:val="000000"/>
              <w:sz w:val="24"/>
              <w:highlight w:val="yellow"/>
            </w:rPr>
          </w:rPrChange>
        </w:rPr>
      </w:pPr>
      <w:ins w:id="588" w:author="Kopp, Darin" w:date="2025-02-20T15:34:00Z">
        <w:r>
          <w:rPr>
            <w:rFonts w:ascii="Times New Roman" w:hAnsi="Times New Roman" w:cs="Times New Roman"/>
            <w:sz w:val="24"/>
            <w:szCs w:val="24"/>
          </w:rPr>
          <w:t xml:space="preserve">Predictive power for models that use random effects can only be assessed for cases where at least some sampling units were included in the calibration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&lt;EndNote&gt;&lt;Cite&gt;&lt;Author&gt;Abrego&lt;/Author&gt;&lt;Year&gt;2023&lt;/Year&gt;&lt;RecNum&gt;288&lt;/RecNum&gt;&lt;DisplayText&gt;(Abrego and Ovaskainen 2023)&lt;/DisplayText&gt;&lt;record&gt;&lt;rec-number&gt;288&lt;/rec-number&gt;&lt;foreign-keys&gt;&lt;key app="EN" db-id="rtxzfetfi9xw07eeartpf9t7wwtdt2arspvw" timestamp="1734648374"&gt;288&lt;/key&gt;&lt;/foreign-keys&gt;&lt;ref-type name="Journal Article"&gt;17&lt;/ref-type&gt;&lt;contributors&gt;&lt;authors&gt;&lt;author&gt;Abrego, Nerea&lt;/author&gt;&lt;author&gt;Ovaskainen, Otso&lt;/author&gt;&lt;/authors&gt;&lt;/contributors&gt;&lt;titles&gt;&lt;title&gt;Evaluating the predictive performance of presence–absence models: Why can the same model appear excellent or poor?&lt;/title&gt;&lt;secondary-title&gt;Ecology and Evolution&lt;/secondary-title&gt;&lt;/titles&gt;&lt;periodical&gt;&lt;full-title&gt;Ecology and Evolution&lt;/full-title&gt;&lt;/periodical&gt;&lt;pages&gt;e10784&lt;/pages&gt;&lt;volume&gt;13&lt;/volume&gt;&lt;number&gt;12&lt;/number&gt;&lt;keywords&gt;&lt;keyword&gt;accuracy&lt;/keyword&gt;&lt;keyword&gt;AUC&lt;/keyword&gt;&lt;keyword&gt;cross-validation&lt;/keyword&gt;&lt;keyword&gt;discrimination&lt;/keyword&gt;&lt;keyword&gt;joint species distribution model&lt;/keyword&gt;&lt;keyword&gt;max-kappa&lt;/keyword&gt;&lt;keyword&gt;max-TSS&lt;/keyword&gt;&lt;keyword&gt;presence–absence model&lt;/keyword&gt;&lt;keyword&gt;sensitivity&lt;/keyword&gt;&lt;keyword&gt;specificity&lt;/keyword&gt;&lt;keyword&gt;Tjur&amp;apos;s R2&lt;/keyword&gt;&lt;/keywords&gt;&lt;dates&gt;&lt;year&gt;2023&lt;/year&gt;&lt;pub-dates&gt;&lt;date&gt;2023/12/01&lt;/date&gt;&lt;/pub-dates&gt;&lt;/dates&gt;&lt;publisher&gt;John Wiley &amp;amp; Sons, Ltd&lt;/publisher&gt;&lt;isbn&gt;2045-7758&lt;/isbn&gt;&lt;urls&gt;&lt;related-urls&gt;&lt;url&gt;https://doi.org/10.1002/ece3.10784&lt;/url&gt;&lt;/related-urls&gt;&lt;/urls&gt;&lt;electronic-resource-num&gt;https://doi.org/10.1002/ece3.10784&lt;/electronic-resource-num&gt;&lt;access-date&gt;2024/12/19&lt;/access-dat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"_ENREF_1" \o "Abrego, 2023 #288"</w:instrText>
        </w:r>
        <w:r w:rsidR="00000000">
          <w:fldChar w:fldCharType="separate"/>
        </w:r>
        <w:r w:rsidR="00707795">
          <w:rPr>
            <w:rFonts w:ascii="Times New Roman" w:hAnsi="Times New Roman" w:cs="Times New Roman"/>
            <w:noProof/>
            <w:sz w:val="24"/>
            <w:szCs w:val="24"/>
          </w:rPr>
          <w:t>Abrego and Ovaskainen 2023</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As part of NRSA, a subsample</w:t>
        </w:r>
      </w:ins>
      <w:r>
        <w:rPr>
          <w:rFonts w:ascii="Times New Roman" w:hAnsi="Times New Roman" w:cs="Times New Roman"/>
          <w:sz w:val="24"/>
          <w:szCs w:val="24"/>
        </w:rPr>
        <w:t xml:space="preserve"> of </w:t>
      </w:r>
      <w:ins w:id="589" w:author="Kopp, Darin" w:date="2025-02-20T15:34:00Z">
        <w:r>
          <w:rPr>
            <w:rFonts w:ascii="Times New Roman" w:hAnsi="Times New Roman" w:cs="Times New Roman"/>
            <w:sz w:val="24"/>
            <w:szCs w:val="24"/>
          </w:rPr>
          <w:t xml:space="preserve">sites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revisited with the intent of assessing temporal variability in metrics and indices</w:t>
        </w:r>
        <w:r w:rsidR="004268EC">
          <w:rPr>
            <w:rFonts w:ascii="Times New Roman" w:hAnsi="Times New Roman" w:cs="Times New Roman"/>
            <w:sz w:val="24"/>
            <w:szCs w:val="24"/>
          </w:rPr>
          <w:t xml:space="preserve"> (Table 1)</w:t>
        </w:r>
        <w:r>
          <w:rPr>
            <w:rFonts w:ascii="Times New Roman" w:hAnsi="Times New Roman" w:cs="Times New Roman"/>
            <w:sz w:val="24"/>
            <w:szCs w:val="24"/>
          </w:rPr>
          <w:t>. Since we fit the JSDMs using sample-level random effects, these data were used to</w:t>
        </w:r>
        <w:r w:rsidR="004268EC">
          <w:rPr>
            <w:rFonts w:ascii="Times New Roman" w:hAnsi="Times New Roman" w:cs="Times New Roman"/>
            <w:sz w:val="24"/>
            <w:szCs w:val="24"/>
          </w:rPr>
          <w:t xml:space="preserve"> as a second type of validation. </w:t>
        </w:r>
        <w:r>
          <w:rPr>
            <w:rFonts w:ascii="Times New Roman" w:hAnsi="Times New Roman" w:cs="Times New Roman"/>
            <w:sz w:val="24"/>
            <w:szCs w:val="24"/>
          </w:rPr>
          <w:t>Specifically, we evaluated whether the richness observed at a revisited site was within the posterior distribution of the fitted models</w:t>
        </w:r>
        <w:r w:rsidR="00F17785">
          <w:rPr>
            <w:rFonts w:ascii="Times New Roman" w:hAnsi="Times New Roman" w:cs="Times New Roman"/>
            <w:sz w:val="24"/>
            <w:szCs w:val="24"/>
          </w:rPr>
          <w:t xml:space="preserve">. </w:t>
        </w:r>
        <w:r w:rsidR="00D25E69">
          <w:rPr>
            <w:rFonts w:ascii="Times New Roman" w:hAnsi="Times New Roman" w:cs="Times New Roman"/>
            <w:sz w:val="24"/>
            <w:szCs w:val="24"/>
          </w:rPr>
          <w:t xml:space="preserve">Although this metric of validation </w:t>
        </w:r>
        <w:r w:rsidR="009530AE">
          <w:rPr>
            <w:rFonts w:ascii="Times New Roman" w:hAnsi="Times New Roman" w:cs="Times New Roman"/>
            <w:sz w:val="24"/>
            <w:szCs w:val="24"/>
          </w:rPr>
          <w:t xml:space="preserve">may seem </w:t>
        </w:r>
        <w:r w:rsidR="00D25E69">
          <w:rPr>
            <w:rFonts w:ascii="Times New Roman" w:hAnsi="Times New Roman" w:cs="Times New Roman"/>
            <w:sz w:val="24"/>
            <w:szCs w:val="24"/>
          </w:rPr>
          <w:t xml:space="preserve">less restrictive compared to </w:t>
        </w:r>
        <w:r w:rsidR="009530AE">
          <w:rPr>
            <w:rFonts w:ascii="Times New Roman" w:hAnsi="Times New Roman" w:cs="Times New Roman"/>
            <w:sz w:val="24"/>
            <w:szCs w:val="24"/>
          </w:rPr>
          <w:t xml:space="preserve">those used to evaluate </w:t>
        </w:r>
        <w:r w:rsidR="00D25E69">
          <w:rPr>
            <w:rFonts w:ascii="Times New Roman" w:hAnsi="Times New Roman" w:cs="Times New Roman"/>
            <w:sz w:val="24"/>
            <w:szCs w:val="24"/>
          </w:rPr>
          <w:t>explanatory power, we expected variation</w:t>
        </w:r>
        <w:r w:rsidR="009530AE">
          <w:rPr>
            <w:rFonts w:ascii="Times New Roman" w:hAnsi="Times New Roman" w:cs="Times New Roman"/>
            <w:sz w:val="24"/>
            <w:szCs w:val="24"/>
          </w:rPr>
          <w:t xml:space="preserve"> between samples to be rather large because of</w:t>
        </w:r>
        <w:r w:rsidR="00D25E69">
          <w:rPr>
            <w:rFonts w:ascii="Times New Roman" w:hAnsi="Times New Roman" w:cs="Times New Roman"/>
            <w:sz w:val="24"/>
            <w:szCs w:val="24"/>
          </w:rPr>
          <w:t xml:space="preserve"> </w:t>
        </w:r>
        <w:r w:rsidR="009530AE">
          <w:rPr>
            <w:rFonts w:ascii="Times New Roman" w:hAnsi="Times New Roman" w:cs="Times New Roman"/>
            <w:sz w:val="24"/>
            <w:szCs w:val="24"/>
          </w:rPr>
          <w:t xml:space="preserve">stochastic events (e.g. high or low stream flows), </w:t>
        </w:r>
        <w:r w:rsidR="00D25E69">
          <w:rPr>
            <w:rFonts w:ascii="Times New Roman" w:hAnsi="Times New Roman" w:cs="Times New Roman"/>
            <w:sz w:val="24"/>
            <w:szCs w:val="24"/>
          </w:rPr>
          <w:t xml:space="preserve">ecological </w:t>
        </w:r>
        <w:r w:rsidR="009530AE">
          <w:rPr>
            <w:rFonts w:ascii="Times New Roman" w:hAnsi="Times New Roman" w:cs="Times New Roman"/>
            <w:sz w:val="24"/>
            <w:szCs w:val="24"/>
          </w:rPr>
          <w:t>processes (e.g. emergence and dispersal)</w:t>
        </w:r>
        <w:r w:rsidR="00D25E69">
          <w:rPr>
            <w:rFonts w:ascii="Times New Roman" w:hAnsi="Times New Roman" w:cs="Times New Roman"/>
            <w:sz w:val="24"/>
            <w:szCs w:val="24"/>
          </w:rPr>
          <w:t xml:space="preserve">, and </w:t>
        </w:r>
        <w:r w:rsidR="009530AE">
          <w:rPr>
            <w:rFonts w:ascii="Times New Roman" w:hAnsi="Times New Roman" w:cs="Times New Roman"/>
            <w:sz w:val="24"/>
            <w:szCs w:val="24"/>
          </w:rPr>
          <w:t xml:space="preserve">sampling procedures (e.g. field collection and laboratory subsampling) that our models were not designed to capture. Given this level of potential </w:t>
        </w:r>
      </w:ins>
      <w:r w:rsidR="009530AE">
        <w:rPr>
          <w:rFonts w:ascii="Times New Roman" w:hAnsi="Times New Roman" w:cs="Times New Roman"/>
          <w:sz w:val="24"/>
          <w:szCs w:val="24"/>
        </w:rPr>
        <w:t>uncertainty</w:t>
      </w:r>
      <w:del w:id="590" w:author="Kopp, Darin" w:date="2025-02-20T15:34:00Z">
        <w:r w:rsidR="00136CDB" w:rsidRPr="001E5F4E">
          <w:rPr>
            <w:rFonts w:ascii="Times New Roman" w:hAnsi="Times New Roman" w:cs="Times New Roman"/>
            <w:sz w:val="24"/>
            <w:szCs w:val="24"/>
          </w:rPr>
          <w:delText xml:space="preserve">. </w:delText>
        </w:r>
      </w:del>
      <w:ins w:id="591" w:author="Kopp, Darin" w:date="2025-02-20T15:34:00Z">
        <w:r w:rsidR="009530AE">
          <w:rPr>
            <w:rFonts w:ascii="Times New Roman" w:hAnsi="Times New Roman" w:cs="Times New Roman"/>
            <w:sz w:val="24"/>
            <w:szCs w:val="24"/>
          </w:rPr>
          <w:t xml:space="preserve">, this metric was intended to address whether an observation is could have come from the same process that our model was intended to capture. </w:t>
        </w:r>
        <w:r>
          <w:rPr>
            <w:rFonts w:ascii="Times New Roman" w:hAnsi="Times New Roman" w:cs="Times New Roman"/>
            <w:sz w:val="24"/>
            <w:szCs w:val="24"/>
          </w:rPr>
          <w:t xml:space="preserve">We also compared the assemblages collected during the revisit to the predicted assemblages using the probabilistic adaptation of Jaccard similarity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&lt;EndNote&gt;&lt;Cite&gt;&lt;Author&gt;Scherrer&lt;/Author&gt;&lt;Year&gt;2020&lt;/Year&gt;&lt;RecNum&gt;154&lt;/RecNum&gt;&lt;DisplayText&gt;(Scherrer et al. 2020)&lt;/DisplayText&gt;&lt;record&gt;&lt;rec-number&gt;154&lt;/rec-number&gt;&lt;foreign-keys&gt;&lt;key app="EN" db-id="rtxzfetfi9xw07eeartpf9t7wwtdt2arspvw" timestamp="1719969970" guid="400c7d61-ff30-4b7f-a95e-b5d08213f0b6"&gt;154&lt;/key&gt;&lt;/foreign-keys&gt;&lt;ref-type name="Journal Article"&gt;17&lt;/ref-type&gt;&lt;contributors&gt;&lt;authors&gt;&lt;author&gt;Scherrer, Daniel&lt;/author&gt;&lt;author&gt;Mod, Heidi K.&lt;/author&gt;&lt;author&gt;Guisan, Antoine&lt;/author&gt;&lt;/authors&gt;&lt;/contributors&gt;&lt;titles&gt;&lt;title&gt;How to evaluate community predictions without thresholding?&lt;/title&gt;&lt;secondary-title&gt;Methods in Ecology and Evolution&lt;/secondary-title&gt;&lt;/titles&gt;&lt;periodical&gt;&lt;full-title&gt;Methods in Ecology and Evolution&lt;/full-title&gt;&lt;/periodical&gt;&lt;pages&gt;51-63&lt;/pages&gt;&lt;volume&gt;11&lt;/volume&gt;&lt;number&gt;1&lt;/number&gt;&lt;keywords&gt;&lt;keyword&gt;community modelling&lt;/keyword&gt;&lt;keyword&gt;insects&lt;/keyword&gt;&lt;keyword&gt;Jaccard index&lt;/keyword&gt;&lt;keyword&gt;null model&lt;/keyword&gt;&lt;keyword&gt;plants&lt;/keyword&gt;&lt;keyword&gt;Sørensen index&lt;/keyword&gt;&lt;keyword&gt;stacked species distribution models&lt;/keyword&gt;&lt;keyword&gt;validation&lt;/keyword&gt;&lt;/keywords&gt;&lt;dates&gt;&lt;year&gt;2020&lt;/year&gt;&lt;pub-dates&gt;&lt;date&gt;2020/01/01&lt;/date&gt;&lt;/pub-dates&gt;&lt;/dates&gt;&lt;publisher&gt;John Wiley &amp;amp; Sons, Ltd&lt;/publisher&gt;&lt;isbn&gt;2041-210X&lt;/isbn&gt;&lt;urls&gt;&lt;related-urls&gt;&lt;url&gt;https://doi.org/10.1111/2041-210X.13312&lt;/url&gt;&lt;/related-urls&gt;&lt;/urls&gt;&lt;electronic-resource-num&gt;https://doi.org/10.1111/2041-210X.13312&lt;/electronic-resource-num&gt;&lt;access-date&gt;2024/07/02&lt;/access-dat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"_ENREF_74" \o "Scherrer, 2020 #154"</w:instrText>
        </w:r>
        <w:r w:rsidR="00000000">
          <w:fldChar w:fldCharType="separate"/>
        </w:r>
        <w:r w:rsidR="00707795">
          <w:rPr>
            <w:rFonts w:ascii="Times New Roman" w:hAnsi="Times New Roman" w:cs="Times New Roman"/>
            <w:noProof/>
            <w:sz w:val="24"/>
            <w:szCs w:val="24"/>
          </w:rPr>
          <w:t>Scherrer et al. 2020</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report the mean and 5</w:t>
        </w:r>
        <w:r w:rsidRPr="006C6AC7">
          <w:rPr>
            <w:rFonts w:ascii="Times New Roman" w:hAnsi="Times New Roman" w:cs="Times New Roman"/>
            <w:sz w:val="24"/>
            <w:szCs w:val="24"/>
            <w:vertAlign w:val="superscript"/>
          </w:rPr>
          <w:t>th</w:t>
        </w:r>
        <w:r>
          <w:rPr>
            <w:rFonts w:ascii="Times New Roman" w:hAnsi="Times New Roman" w:cs="Times New Roman"/>
            <w:sz w:val="24"/>
            <w:szCs w:val="24"/>
          </w:rPr>
          <w:t xml:space="preserve"> and 95</w:t>
        </w:r>
        <w:r w:rsidRPr="006C6AC7">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across sites.</w:t>
        </w:r>
      </w:ins>
    </w:p>
    <w:p w14:paraId="4BE3B385" w14:textId="77777777" w:rsidR="004268EC" w:rsidRDefault="004268EC" w:rsidP="00FF4A4A">
      <w:pPr>
        <w:spacing w:line="480" w:lineRule="auto"/>
        <w:contextualSpacing/>
        <w:rPr>
          <w:rFonts w:ascii="Times New Roman" w:hAnsi="Times New Roman" w:cs="Times New Roman"/>
          <w:sz w:val="24"/>
          <w:szCs w:val="24"/>
        </w:rPr>
        <w:pPrChange w:id="592" w:author="Kopp, Darin" w:date="2025-02-20T15:34:00Z">
          <w:pPr>
            <w:spacing w:line="480" w:lineRule="auto"/>
            <w:ind w:firstLine="720"/>
            <w:contextualSpacing/>
          </w:pPr>
        </w:pPrChange>
      </w:pPr>
    </w:p>
    <w:p w14:paraId="2DD4DE3D" w14:textId="6325C8A2" w:rsidR="00FF4A4A" w:rsidRDefault="00FF4A4A" w:rsidP="00FF4A4A">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Modeling </w:t>
      </w:r>
      <w:del w:id="593" w:author="Kopp, Darin" w:date="2025-02-20T15:34:00Z">
        <w:r w:rsidR="001B1596">
          <w:rPr>
            <w:rFonts w:ascii="Times New Roman" w:hAnsi="Times New Roman" w:cs="Times New Roman"/>
            <w:i/>
            <w:iCs/>
            <w:sz w:val="24"/>
            <w:szCs w:val="24"/>
          </w:rPr>
          <w:delText>Physiochemical Gradients</w:delText>
        </w:r>
      </w:del>
      <w:ins w:id="594" w:author="Kopp, Darin" w:date="2025-02-20T15:34:00Z">
        <w:r w:rsidR="00E71EC3">
          <w:rPr>
            <w:rFonts w:ascii="Times New Roman" w:hAnsi="Times New Roman" w:cs="Times New Roman"/>
            <w:i/>
            <w:iCs/>
            <w:sz w:val="24"/>
            <w:szCs w:val="24"/>
          </w:rPr>
          <w:t>p</w:t>
        </w:r>
        <w:r>
          <w:rPr>
            <w:rFonts w:ascii="Times New Roman" w:hAnsi="Times New Roman" w:cs="Times New Roman"/>
            <w:i/>
            <w:iCs/>
            <w:sz w:val="24"/>
            <w:szCs w:val="24"/>
          </w:rPr>
          <w:t xml:space="preserve">hysiochemical </w:t>
        </w:r>
        <w:r w:rsidR="00E71EC3">
          <w:rPr>
            <w:rFonts w:ascii="Times New Roman" w:hAnsi="Times New Roman" w:cs="Times New Roman"/>
            <w:i/>
            <w:iCs/>
            <w:sz w:val="24"/>
            <w:szCs w:val="24"/>
          </w:rPr>
          <w:t>g</w:t>
        </w:r>
        <w:r>
          <w:rPr>
            <w:rFonts w:ascii="Times New Roman" w:hAnsi="Times New Roman" w:cs="Times New Roman"/>
            <w:i/>
            <w:iCs/>
            <w:sz w:val="24"/>
            <w:szCs w:val="24"/>
          </w:rPr>
          <w:t>radients</w:t>
        </w:r>
      </w:ins>
    </w:p>
    <w:p w14:paraId="5A5E977C" w14:textId="3A9AA047" w:rsidR="00FF4A4A" w:rsidRPr="00D2128A" w:rsidRDefault="00FF4A4A" w:rsidP="00FF4A4A">
      <w:pPr>
        <w:spacing w:line="480" w:lineRule="auto"/>
        <w:ind w:firstLine="720"/>
        <w:contextualSpacing/>
        <w:rPr>
          <w:rFonts w:ascii="Times New Roman" w:hAnsi="Times New Roman" w:cs="Times New Roman"/>
          <w:bCs/>
          <w:sz w:val="24"/>
          <w:szCs w:val="24"/>
        </w:rPr>
      </w:pPr>
      <w:r>
        <w:rPr>
          <w:rFonts w:ascii="Times New Roman" w:hAnsi="Times New Roman" w:cs="Times New Roman"/>
          <w:sz w:val="24"/>
          <w:szCs w:val="24"/>
        </w:rPr>
        <w:t xml:space="preserve">We used random forest models to relate </w:t>
      </w:r>
      <w:r>
        <w:rPr>
          <w:rFonts w:ascii="Times New Roman" w:hAnsi="Times New Roman" w:cs="Times New Roman"/>
          <w:bCs/>
          <w:sz w:val="24"/>
          <w:szCs w:val="24"/>
        </w:rPr>
        <w:t xml:space="preserve">anthropogenic and landscape geoclimatic factors to total nitrogen (NTL), total phosphorous (PTL), chloride (CL), sulfate (SO4), and substrate diameter (SUBD) </w:t>
      </w:r>
      <w:r>
        <w:rPr>
          <w:rFonts w:ascii="Times New Roman" w:hAnsi="Times New Roman" w:cs="Times New Roman"/>
          <w:color w:val="000000"/>
          <w:sz w:val="24"/>
          <w:szCs w:val="24"/>
          <w:bdr w:val="none" w:sz="0" w:space="0" w:color="auto" w:frame="1"/>
        </w:rPr>
        <w:t xml:space="preserve">and make predictions if anthropogenic disturbances were removed. The suite of predictor variables were selected based on their hypothesized relationship with stream water chemistry </w:t>
      </w:r>
      <w:ins w:id="595" w:author="Kopp, Darin" w:date="2025-02-20T15:34:00Z">
        <w:r>
          <w:rPr>
            <w:rFonts w:ascii="Times New Roman" w:hAnsi="Times New Roman" w:cs="Times New Roman"/>
            <w:color w:val="000000"/>
            <w:sz w:val="24"/>
            <w:szCs w:val="24"/>
            <w:bdr w:val="none" w:sz="0" w:space="0" w:color="auto" w:frame="1"/>
          </w:rPr>
          <w:t xml:space="preserve">and bed particle size </w:t>
        </w:r>
      </w:ins>
      <w:r>
        <w:rPr>
          <w:rFonts w:ascii="Times New Roman" w:hAnsi="Times New Roman" w:cs="Times New Roman"/>
          <w:color w:val="000000"/>
          <w:sz w:val="24"/>
          <w:szCs w:val="24"/>
          <w:bdr w:val="none" w:sz="0" w:space="0" w:color="auto" w:frame="1"/>
        </w:rPr>
        <w:fldChar w:fldCharType="begin">
          <w:fldData xml:space="preserve">PEVuZE5vdGU+PENpdGU+PEF1dGhvcj5MaW48L0F1dGhvcj48WWVhcj4yMDIxPC9ZZWFyPjxSZWNO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</w:fldData>
        </w:fldChar>
      </w:r>
      <w:r w:rsidR="009E31C5">
        <w:rPr>
          <w:rFonts w:ascii="Times New Roman" w:hAnsi="Times New Roman" w:cs="Times New Roman"/>
          <w:color w:val="000000"/>
          <w:sz w:val="24"/>
          <w:szCs w:val="24"/>
          <w:bdr w:val="none" w:sz="0" w:space="0" w:color="auto" w:frame="1"/>
        </w:rPr>
        <w:instrText xml:space="preserve"> ADDIN EN.CITE </w:instrText>
      </w:r>
      <w:r w:rsidR="009E31C5">
        <w:rPr>
          <w:rFonts w:ascii="Times New Roman" w:hAnsi="Times New Roman" w:cs="Times New Roman"/>
          <w:color w:val="000000"/>
          <w:sz w:val="24"/>
          <w:szCs w:val="24"/>
          <w:bdr w:val="none" w:sz="0" w:space="0" w:color="auto" w:frame="1"/>
        </w:rPr>
        <w:fldChar w:fldCharType="begin">
          <w:fldData xml:space="preserve">PEVuZE5vdGU+PENpdGU+PEF1dGhvcj5MaW48L0F1dGhvcj48WWVhcj4yMDIxPC9ZZWFyPjxSZWNO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</w:fldData>
        </w:fldChar>
      </w:r>
      <w:r w:rsidR="009E31C5">
        <w:rPr>
          <w:rFonts w:ascii="Times New Roman" w:hAnsi="Times New Roman" w:cs="Times New Roman"/>
          <w:color w:val="000000"/>
          <w:sz w:val="24"/>
          <w:szCs w:val="24"/>
          <w:bdr w:val="none" w:sz="0" w:space="0" w:color="auto" w:frame="1"/>
        </w:rPr>
        <w:instrText xml:space="preserve"> ADDIN EN.CITE.DATA </w:instrText>
      </w:r>
      <w:r w:rsidR="009E31C5">
        <w:rPr>
          <w:rFonts w:ascii="Times New Roman" w:hAnsi="Times New Roman" w:cs="Times New Roman"/>
          <w:color w:val="000000"/>
          <w:sz w:val="24"/>
          <w:szCs w:val="24"/>
          <w:bdr w:val="none" w:sz="0" w:space="0" w:color="auto" w:frame="1"/>
        </w:rPr>
      </w:r>
      <w:r w:rsidR="009E31C5">
        <w:rPr>
          <w:rFonts w:ascii="Times New Roman" w:hAnsi="Times New Roman" w:cs="Times New Roman"/>
          <w:color w:val="000000"/>
          <w:sz w:val="24"/>
          <w:szCs w:val="24"/>
          <w:bdr w:val="none" w:sz="0" w:space="0" w:color="auto" w:frame="1"/>
        </w:rPr>
        <w:fldChar w:fldCharType="end"/>
      </w:r>
      <w:r>
        <w:rPr>
          <w:rFonts w:ascii="Times New Roman" w:hAnsi="Times New Roman" w:cs="Times New Roman"/>
          <w:color w:val="000000"/>
          <w:sz w:val="24"/>
          <w:szCs w:val="24"/>
          <w:bdr w:val="none" w:sz="0" w:space="0" w:color="auto" w:frame="1"/>
        </w:rPr>
      </w:r>
      <w:r>
        <w:rPr>
          <w:rFonts w:ascii="Times New Roman" w:hAnsi="Times New Roman" w:cs="Times New Roman"/>
          <w:color w:val="000000"/>
          <w:sz w:val="24"/>
          <w:szCs w:val="24"/>
          <w:bdr w:val="none" w:sz="0" w:space="0" w:color="auto" w:frame="1"/>
        </w:rPr>
        <w:fldChar w:fldCharType="separate"/>
      </w:r>
      <w:del w:id="596" w:author="Kopp, Darin" w:date="2025-02-20T15:34:00Z">
        <w:r w:rsidR="00317E8C">
          <w:rPr>
            <w:rFonts w:ascii="Times New Roman" w:hAnsi="Times New Roman" w:cs="Times New Roman"/>
            <w:noProof/>
            <w:color w:val="000000"/>
            <w:sz w:val="24"/>
            <w:szCs w:val="24"/>
            <w:bdr w:val="none" w:sz="0" w:space="0" w:color="auto" w:frame="1"/>
          </w:rPr>
          <w:delText>(</w:delText>
        </w:r>
        <w:r w:rsidR="00000000">
          <w:fldChar w:fldCharType="begin"/>
        </w:r>
        <w:r w:rsidR="00000000">
          <w:delInstrText>HYPERLINK \l "_ENREF_39" \o "Lin, 2021 #70"</w:delInstrText>
        </w:r>
        <w:r w:rsidR="00000000">
          <w:fldChar w:fldCharType="separate"/>
        </w:r>
        <w:r w:rsidR="00FE06C8">
          <w:rPr>
            <w:rFonts w:ascii="Times New Roman" w:hAnsi="Times New Roman" w:cs="Times New Roman"/>
            <w:noProof/>
            <w:color w:val="000000"/>
            <w:sz w:val="24"/>
            <w:szCs w:val="24"/>
            <w:bdr w:val="none" w:sz="0" w:space="0" w:color="auto" w:frame="1"/>
          </w:rPr>
          <w:delText>Lin et al. 2021</w:delText>
        </w:r>
        <w:r w:rsidR="00000000">
          <w:rPr>
            <w:rFonts w:ascii="Times New Roman" w:hAnsi="Times New Roman" w:cs="Times New Roman"/>
            <w:noProof/>
            <w:color w:val="000000"/>
            <w:sz w:val="24"/>
            <w:szCs w:val="24"/>
            <w:bdr w:val="none" w:sz="0" w:space="0" w:color="auto" w:frame="1"/>
          </w:rPr>
          <w:fldChar w:fldCharType="end"/>
        </w:r>
        <w:r w:rsidR="00317E8C">
          <w:rPr>
            <w:rFonts w:ascii="Times New Roman" w:hAnsi="Times New Roman" w:cs="Times New Roman"/>
            <w:noProof/>
            <w:color w:val="000000"/>
            <w:sz w:val="24"/>
            <w:szCs w:val="24"/>
            <w:bdr w:val="none" w:sz="0" w:space="0" w:color="auto" w:frame="1"/>
          </w:rPr>
          <w:delText xml:space="preserve">, </w:delText>
        </w:r>
        <w:r w:rsidR="00000000">
          <w:fldChar w:fldCharType="begin"/>
        </w:r>
        <w:r w:rsidR="00000000">
          <w:delInstrText>HYPERLINK \l "_ENREF_75" \o "Zak, 2021 #72"</w:delInstrText>
        </w:r>
        <w:r w:rsidR="00000000">
          <w:fldChar w:fldCharType="separate"/>
        </w:r>
        <w:r w:rsidR="00FE06C8">
          <w:rPr>
            <w:rFonts w:ascii="Times New Roman" w:hAnsi="Times New Roman" w:cs="Times New Roman"/>
            <w:noProof/>
            <w:color w:val="000000"/>
            <w:sz w:val="24"/>
            <w:szCs w:val="24"/>
            <w:bdr w:val="none" w:sz="0" w:space="0" w:color="auto" w:frame="1"/>
          </w:rPr>
          <w:delText>Zak et al. 2021</w:delText>
        </w:r>
        <w:r w:rsidR="00000000">
          <w:rPr>
            <w:rFonts w:ascii="Times New Roman" w:hAnsi="Times New Roman" w:cs="Times New Roman"/>
            <w:noProof/>
            <w:color w:val="000000"/>
            <w:sz w:val="24"/>
            <w:szCs w:val="24"/>
            <w:bdr w:val="none" w:sz="0" w:space="0" w:color="auto" w:frame="1"/>
          </w:rPr>
          <w:fldChar w:fldCharType="end"/>
        </w:r>
        <w:r w:rsidR="00317E8C">
          <w:rPr>
            <w:rFonts w:ascii="Times New Roman" w:hAnsi="Times New Roman" w:cs="Times New Roman"/>
            <w:noProof/>
            <w:color w:val="000000"/>
            <w:sz w:val="24"/>
            <w:szCs w:val="24"/>
            <w:bdr w:val="none" w:sz="0" w:space="0" w:color="auto" w:frame="1"/>
          </w:rPr>
          <w:delText xml:space="preserve">, </w:delText>
        </w:r>
        <w:r w:rsidR="00000000">
          <w:fldChar w:fldCharType="begin"/>
        </w:r>
        <w:r w:rsidR="00000000">
          <w:delInstrText>HYPERLINK \l "_ENREF_33" \o "Kaufmann, 2022 #36"</w:delInstrText>
        </w:r>
        <w:r w:rsidR="00000000">
          <w:fldChar w:fldCharType="separate"/>
        </w:r>
        <w:r w:rsidR="00FE06C8">
          <w:rPr>
            <w:rFonts w:ascii="Times New Roman" w:hAnsi="Times New Roman" w:cs="Times New Roman"/>
            <w:noProof/>
            <w:color w:val="000000"/>
            <w:sz w:val="24"/>
            <w:szCs w:val="24"/>
            <w:bdr w:val="none" w:sz="0" w:space="0" w:color="auto" w:frame="1"/>
          </w:rPr>
          <w:delText>Kaufmann et al. 2022</w:delText>
        </w:r>
        <w:r w:rsidR="00000000">
          <w:rPr>
            <w:rFonts w:ascii="Times New Roman" w:hAnsi="Times New Roman" w:cs="Times New Roman"/>
            <w:noProof/>
            <w:color w:val="000000"/>
            <w:sz w:val="24"/>
            <w:szCs w:val="24"/>
            <w:bdr w:val="none" w:sz="0" w:space="0" w:color="auto" w:frame="1"/>
          </w:rPr>
          <w:fldChar w:fldCharType="end"/>
        </w:r>
        <w:r w:rsidR="00317E8C">
          <w:rPr>
            <w:rFonts w:ascii="Times New Roman" w:hAnsi="Times New Roman" w:cs="Times New Roman"/>
            <w:noProof/>
            <w:color w:val="000000"/>
            <w:sz w:val="24"/>
            <w:szCs w:val="24"/>
            <w:bdr w:val="none" w:sz="0" w:space="0" w:color="auto" w:frame="1"/>
          </w:rPr>
          <w:delText xml:space="preserve">, </w:delText>
        </w:r>
        <w:r w:rsidR="00000000">
          <w:fldChar w:fldCharType="begin"/>
        </w:r>
        <w:r w:rsidR="00000000">
          <w:delInstrText>HYPERLINK \l "_ENREF_35" \o "Kaushal, 2023 #71"</w:delInstrText>
        </w:r>
        <w:r w:rsidR="00000000">
          <w:fldChar w:fldCharType="separate"/>
        </w:r>
        <w:r w:rsidR="00FE06C8">
          <w:rPr>
            <w:rFonts w:ascii="Times New Roman" w:hAnsi="Times New Roman" w:cs="Times New Roman"/>
            <w:noProof/>
            <w:color w:val="000000"/>
            <w:sz w:val="24"/>
            <w:szCs w:val="24"/>
            <w:bdr w:val="none" w:sz="0" w:space="0" w:color="auto" w:frame="1"/>
          </w:rPr>
          <w:delText>Kaushal et al. 2023</w:delText>
        </w:r>
        <w:r w:rsidR="00000000">
          <w:rPr>
            <w:rFonts w:ascii="Times New Roman" w:hAnsi="Times New Roman" w:cs="Times New Roman"/>
            <w:noProof/>
            <w:color w:val="000000"/>
            <w:sz w:val="24"/>
            <w:szCs w:val="24"/>
            <w:bdr w:val="none" w:sz="0" w:space="0" w:color="auto" w:frame="1"/>
          </w:rPr>
          <w:fldChar w:fldCharType="end"/>
        </w:r>
        <w:r w:rsidR="00317E8C">
          <w:rPr>
            <w:rFonts w:ascii="Times New Roman" w:hAnsi="Times New Roman" w:cs="Times New Roman"/>
            <w:noProof/>
            <w:color w:val="000000"/>
            <w:sz w:val="24"/>
            <w:szCs w:val="24"/>
            <w:bdr w:val="none" w:sz="0" w:space="0" w:color="auto" w:frame="1"/>
          </w:rPr>
          <w:delText xml:space="preserve">, </w:delText>
        </w:r>
        <w:r w:rsidR="00000000">
          <w:fldChar w:fldCharType="begin"/>
        </w:r>
        <w:r w:rsidR="00000000">
          <w:delInstrText>HYPERLINK \l "_ENREF_54" \o "Sabo, 2023 #69"</w:delInstrText>
        </w:r>
        <w:r w:rsidR="00000000">
          <w:fldChar w:fldCharType="separate"/>
        </w:r>
        <w:r w:rsidR="00FE06C8">
          <w:rPr>
            <w:rFonts w:ascii="Times New Roman" w:hAnsi="Times New Roman" w:cs="Times New Roman"/>
            <w:noProof/>
            <w:color w:val="000000"/>
            <w:sz w:val="24"/>
            <w:szCs w:val="24"/>
            <w:bdr w:val="none" w:sz="0" w:space="0" w:color="auto" w:frame="1"/>
          </w:rPr>
          <w:delText>Sabo et al. 2023</w:delText>
        </w:r>
        <w:r w:rsidR="00000000">
          <w:rPr>
            <w:rFonts w:ascii="Times New Roman" w:hAnsi="Times New Roman" w:cs="Times New Roman"/>
            <w:noProof/>
            <w:color w:val="000000"/>
            <w:sz w:val="24"/>
            <w:szCs w:val="24"/>
            <w:bdr w:val="none" w:sz="0" w:space="0" w:color="auto" w:frame="1"/>
          </w:rPr>
          <w:fldChar w:fldCharType="end"/>
        </w:r>
        <w:r w:rsidR="00317E8C">
          <w:rPr>
            <w:rFonts w:ascii="Times New Roman" w:hAnsi="Times New Roman" w:cs="Times New Roman"/>
            <w:noProof/>
            <w:color w:val="000000"/>
            <w:sz w:val="24"/>
            <w:szCs w:val="24"/>
            <w:bdr w:val="none" w:sz="0" w:space="0" w:color="auto" w:frame="1"/>
          </w:rPr>
          <w:delText>)</w:delText>
        </w:r>
      </w:del>
      <w:ins w:id="597" w:author="Kopp, Darin" w:date="2025-02-20T15:34:00Z">
        <w:r w:rsidR="009E31C5">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"_ENREF_45" \o "Lin, 2021 #70"</w:instrText>
        </w:r>
        <w:r w:rsidR="00000000">
          <w:fldChar w:fldCharType="separate"/>
        </w:r>
        <w:r w:rsidR="00707795">
          <w:rPr>
            <w:rFonts w:ascii="Times New Roman" w:hAnsi="Times New Roman" w:cs="Times New Roman"/>
            <w:noProof/>
            <w:color w:val="000000"/>
            <w:sz w:val="24"/>
            <w:szCs w:val="24"/>
            <w:bdr w:val="none" w:sz="0" w:space="0" w:color="auto" w:frame="1"/>
          </w:rPr>
          <w:t>Lin et al. 2021</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"_ENREF_96" \o "Zak, 2021 #72"</w:instrText>
        </w:r>
        <w:r w:rsidR="00000000">
          <w:fldChar w:fldCharType="separate"/>
        </w:r>
        <w:r w:rsidR="00707795">
          <w:rPr>
            <w:rFonts w:ascii="Times New Roman" w:hAnsi="Times New Roman" w:cs="Times New Roman"/>
            <w:noProof/>
            <w:color w:val="000000"/>
            <w:sz w:val="24"/>
            <w:szCs w:val="24"/>
            <w:bdr w:val="none" w:sz="0" w:space="0" w:color="auto" w:frame="1"/>
          </w:rPr>
          <w:t>Zak et al. 2021</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"_ENREF_40" \o "Kaufmann, 2022 #36"</w:instrText>
        </w:r>
        <w:r w:rsidR="00000000">
          <w:fldChar w:fldCharType="separate"/>
        </w:r>
        <w:r w:rsidR="00707795">
          <w:rPr>
            <w:rFonts w:ascii="Times New Roman" w:hAnsi="Times New Roman" w:cs="Times New Roman"/>
            <w:noProof/>
            <w:color w:val="000000"/>
            <w:sz w:val="24"/>
            <w:szCs w:val="24"/>
            <w:bdr w:val="none" w:sz="0" w:space="0" w:color="auto" w:frame="1"/>
          </w:rPr>
          <w:t>Kaufmann et al. 2022b</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"_ENREF_42" \o "Kaushal, 2023 #71"</w:instrText>
        </w:r>
        <w:r w:rsidR="00000000">
          <w:fldChar w:fldCharType="separate"/>
        </w:r>
        <w:r w:rsidR="00707795">
          <w:rPr>
            <w:rFonts w:ascii="Times New Roman" w:hAnsi="Times New Roman" w:cs="Times New Roman"/>
            <w:noProof/>
            <w:color w:val="000000"/>
            <w:sz w:val="24"/>
            <w:szCs w:val="24"/>
            <w:bdr w:val="none" w:sz="0" w:space="0" w:color="auto" w:frame="1"/>
          </w:rPr>
          <w:t>Kaushal et al. 2023</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"_ENREF_71" \o "Sabo, 2023 #69"</w:instrText>
        </w:r>
        <w:r w:rsidR="00000000">
          <w:fldChar w:fldCharType="separate"/>
        </w:r>
        <w:r w:rsidR="00707795">
          <w:rPr>
            <w:rFonts w:ascii="Times New Roman" w:hAnsi="Times New Roman" w:cs="Times New Roman"/>
            <w:noProof/>
            <w:color w:val="000000"/>
            <w:sz w:val="24"/>
            <w:szCs w:val="24"/>
            <w:bdr w:val="none" w:sz="0" w:space="0" w:color="auto" w:frame="1"/>
          </w:rPr>
          <w:t>Sabo et al. 2023</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w:t>
        </w:r>
      </w:ins>
      <w:r>
        <w:rPr>
          <w:rFonts w:ascii="Times New Roman" w:hAnsi="Times New Roman" w:cs="Times New Roman"/>
          <w:color w:val="000000"/>
          <w:sz w:val="24"/>
          <w:szCs w:val="24"/>
          <w:bdr w:val="none" w:sz="0" w:space="0" w:color="auto" w:frame="1"/>
        </w:rPr>
        <w:fldChar w:fldCharType="end"/>
      </w:r>
      <w:del w:id="598" w:author="Kopp, Darin" w:date="2025-02-20T15:34:00Z">
        <w:r w:rsidR="00B97371">
          <w:rPr>
            <w:rFonts w:ascii="Times New Roman" w:hAnsi="Times New Roman" w:cs="Times New Roman"/>
            <w:color w:val="000000"/>
            <w:sz w:val="24"/>
            <w:szCs w:val="24"/>
            <w:bdr w:val="none" w:sz="0" w:space="0" w:color="auto" w:frame="1"/>
          </w:rPr>
          <w:delText xml:space="preserve"> and bed particle size</w:delText>
        </w:r>
        <w:r w:rsidR="000E3D64">
          <w:rPr>
            <w:rFonts w:ascii="Times New Roman" w:hAnsi="Times New Roman" w:cs="Times New Roman"/>
            <w:color w:val="000000"/>
            <w:sz w:val="24"/>
            <w:szCs w:val="24"/>
            <w:bdr w:val="none" w:sz="0" w:space="0" w:color="auto" w:frame="1"/>
          </w:rPr>
          <w:delText>.</w:delText>
        </w:r>
      </w:del>
      <w:ins w:id="599" w:author="Kopp, Darin" w:date="2025-02-20T15:34:00Z">
        <w:r>
          <w:rPr>
            <w:rFonts w:ascii="Times New Roman" w:hAnsi="Times New Roman" w:cs="Times New Roman"/>
            <w:color w:val="000000"/>
            <w:sz w:val="24"/>
            <w:szCs w:val="24"/>
            <w:bdr w:val="none" w:sz="0" w:space="0" w:color="auto" w:frame="1"/>
          </w:rPr>
          <w:t>.</w:t>
        </w:r>
      </w:ins>
      <w:r>
        <w:rPr>
          <w:rFonts w:ascii="Times New Roman" w:hAnsi="Times New Roman" w:cs="Times New Roman"/>
          <w:color w:val="000000"/>
          <w:sz w:val="24"/>
          <w:szCs w:val="24"/>
          <w:bdr w:val="none" w:sz="0" w:space="0" w:color="auto" w:frame="1"/>
        </w:rPr>
        <w:t xml:space="preserve"> Geoclimatic factors included watershed morphology (e.g., basin area, elevation, and slope) and lithological characteristics (e.g., lithological phosphate, nitrogen, </w:t>
      </w:r>
      <w:del w:id="600" w:author="Kopp, Darin" w:date="2025-02-20T15:34:00Z">
        <w:r w:rsidR="000E3D64">
          <w:rPr>
            <w:rFonts w:ascii="Times New Roman" w:hAnsi="Times New Roman" w:cs="Times New Roman"/>
            <w:color w:val="000000"/>
            <w:sz w:val="24"/>
            <w:szCs w:val="24"/>
            <w:bdr w:val="none" w:sz="0" w:space="0" w:color="auto" w:frame="1"/>
          </w:rPr>
          <w:delText>or</w:delText>
        </w:r>
      </w:del>
      <w:ins w:id="601" w:author="Kopp, Darin" w:date="2025-02-20T15:34:00Z">
        <w:r w:rsidR="00AE15D3">
          <w:rPr>
            <w:rFonts w:ascii="Times New Roman" w:hAnsi="Times New Roman" w:cs="Times New Roman"/>
            <w:color w:val="000000"/>
            <w:sz w:val="24"/>
            <w:szCs w:val="24"/>
            <w:bdr w:val="none" w:sz="0" w:space="0" w:color="auto" w:frame="1"/>
          </w:rPr>
          <w:t>and</w:t>
        </w:r>
      </w:ins>
      <w:r>
        <w:rPr>
          <w:rFonts w:ascii="Times New Roman" w:hAnsi="Times New Roman" w:cs="Times New Roman"/>
          <w:color w:val="000000"/>
          <w:sz w:val="24"/>
          <w:szCs w:val="24"/>
          <w:bdr w:val="none" w:sz="0" w:space="0" w:color="auto" w:frame="1"/>
        </w:rPr>
        <w:t xml:space="preserve"> sulfur, and soil erodibility). Anthropogenic factors included percent agriculture, road density, and presence of mines and impoundments </w:t>
      </w:r>
      <w:r w:rsidRPr="007E61FF">
        <w:rPr>
          <w:rFonts w:ascii="Times New Roman" w:hAnsi="Times New Roman" w:cs="Times New Roman"/>
          <w:color w:val="000000"/>
          <w:sz w:val="24"/>
          <w:szCs w:val="24"/>
          <w:bdr w:val="none" w:sz="0" w:space="0" w:color="auto" w:frame="1"/>
        </w:rPr>
        <w:t>(</w:t>
      </w:r>
      <w:ins w:id="602" w:author="Kopp, Darin" w:date="2025-02-20T15:34:00Z">
        <w:r w:rsidR="009F14B9" w:rsidRPr="009F14B9">
          <w:rPr>
            <w:rFonts w:ascii="Times New Roman" w:hAnsi="Times New Roman" w:cs="Times New Roman"/>
            <w:color w:val="000000"/>
            <w:sz w:val="24"/>
            <w:szCs w:val="24"/>
            <w:bdr w:val="none" w:sz="0" w:space="0" w:color="auto" w:frame="1"/>
          </w:rPr>
          <w:t xml:space="preserve">Appendix S1: </w:t>
        </w:r>
      </w:ins>
      <w:r w:rsidR="009F14B9" w:rsidRPr="009F14B9">
        <w:rPr>
          <w:rFonts w:ascii="Times New Roman" w:hAnsi="Times New Roman" w:cs="Times New Roman"/>
          <w:color w:val="000000"/>
          <w:sz w:val="24"/>
          <w:szCs w:val="24"/>
          <w:bdr w:val="none" w:sz="0" w:space="0" w:color="auto" w:frame="1"/>
        </w:rPr>
        <w:t>Table S</w:t>
      </w:r>
      <w:r w:rsidR="009F14B9">
        <w:rPr>
          <w:rFonts w:ascii="Times New Roman" w:hAnsi="Times New Roman" w:cs="Times New Roman"/>
          <w:color w:val="000000"/>
          <w:sz w:val="24"/>
          <w:szCs w:val="24"/>
          <w:bdr w:val="none" w:sz="0" w:space="0" w:color="auto" w:frame="1"/>
        </w:rPr>
        <w:t>1</w:t>
      </w:r>
      <w:r w:rsidRPr="007E61FF">
        <w:rPr>
          <w:rFonts w:ascii="Times New Roman" w:hAnsi="Times New Roman" w:cs="Times New Roman"/>
          <w:color w:val="000000"/>
          <w:sz w:val="24"/>
          <w:szCs w:val="24"/>
          <w:bdr w:val="none" w:sz="0" w:space="0" w:color="auto" w:frame="1"/>
        </w:rPr>
        <w:t>)</w:t>
      </w:r>
      <w:r>
        <w:rPr>
          <w:rFonts w:ascii="Times New Roman" w:hAnsi="Times New Roman" w:cs="Times New Roman"/>
          <w:color w:val="000000"/>
          <w:sz w:val="24"/>
          <w:szCs w:val="24"/>
          <w:bdr w:val="none" w:sz="0" w:space="0" w:color="auto" w:frame="1"/>
        </w:rPr>
        <w:t xml:space="preserve">.  </w:t>
      </w:r>
      <w:del w:id="603" w:author="Kopp, Darin" w:date="2025-02-20T15:34:00Z">
        <w:r w:rsidR="00317E8C">
          <w:rPr>
            <w:rFonts w:ascii="Times New Roman" w:hAnsi="Times New Roman" w:cs="Times New Roman"/>
            <w:color w:val="000000"/>
            <w:sz w:val="24"/>
            <w:szCs w:val="24"/>
            <w:bdr w:val="none" w:sz="0" w:space="0" w:color="auto" w:frame="1"/>
          </w:rPr>
          <w:delText>Most predictor</w:delText>
        </w:r>
      </w:del>
      <w:ins w:id="604" w:author="Kopp, Darin" w:date="2025-02-20T15:34:00Z">
        <w:r w:rsidR="009060BE">
          <w:rPr>
            <w:rFonts w:ascii="Times New Roman" w:hAnsi="Times New Roman" w:cs="Times New Roman"/>
            <w:color w:val="000000"/>
            <w:sz w:val="24"/>
            <w:szCs w:val="24"/>
            <w:bdr w:val="none" w:sz="0" w:space="0" w:color="auto" w:frame="1"/>
          </w:rPr>
          <w:t>P</w:t>
        </w:r>
        <w:r>
          <w:rPr>
            <w:rFonts w:ascii="Times New Roman" w:hAnsi="Times New Roman" w:cs="Times New Roman"/>
            <w:color w:val="000000"/>
            <w:sz w:val="24"/>
            <w:szCs w:val="24"/>
            <w:bdr w:val="none" w:sz="0" w:space="0" w:color="auto" w:frame="1"/>
          </w:rPr>
          <w:t>redictor</w:t>
        </w:r>
      </w:ins>
      <w:r>
        <w:rPr>
          <w:rFonts w:ascii="Times New Roman" w:hAnsi="Times New Roman" w:cs="Times New Roman"/>
          <w:color w:val="000000"/>
          <w:sz w:val="24"/>
          <w:szCs w:val="24"/>
          <w:bdr w:val="none" w:sz="0" w:space="0" w:color="auto" w:frame="1"/>
        </w:rPr>
        <w:t xml:space="preserve"> variables were obtained</w:t>
      </w:r>
      <w:r w:rsidR="00316C22">
        <w:rPr>
          <w:rFonts w:ascii="Times New Roman" w:hAnsi="Times New Roman" w:cs="Times New Roman"/>
          <w:color w:val="000000"/>
          <w:sz w:val="24"/>
          <w:szCs w:val="24"/>
          <w:bdr w:val="none" w:sz="0" w:space="0" w:color="auto" w:frame="1"/>
        </w:rPr>
        <w:t xml:space="preserve"> </w:t>
      </w:r>
      <w:r>
        <w:rPr>
          <w:rFonts w:ascii="Times New Roman" w:hAnsi="Times New Roman" w:cs="Times New Roman"/>
          <w:color w:val="000000"/>
          <w:sz w:val="24"/>
          <w:szCs w:val="24"/>
          <w:bdr w:val="none" w:sz="0" w:space="0" w:color="auto" w:frame="1"/>
        </w:rPr>
        <w:t xml:space="preserve">or derived from the </w:t>
      </w:r>
      <w:proofErr w:type="spellStart"/>
      <w:r>
        <w:rPr>
          <w:rFonts w:ascii="Times New Roman" w:hAnsi="Times New Roman" w:cs="Times New Roman"/>
          <w:color w:val="000000"/>
          <w:sz w:val="24"/>
          <w:szCs w:val="24"/>
          <w:bdr w:val="none" w:sz="0" w:space="0" w:color="auto" w:frame="1"/>
        </w:rPr>
        <w:t>StreamCat</w:t>
      </w:r>
      <w:proofErr w:type="spellEnd"/>
      <w:r>
        <w:rPr>
          <w:rFonts w:ascii="Times New Roman" w:hAnsi="Times New Roman" w:cs="Times New Roman"/>
          <w:color w:val="000000"/>
          <w:sz w:val="24"/>
          <w:szCs w:val="24"/>
          <w:bdr w:val="none" w:sz="0" w:space="0" w:color="auto" w:frame="1"/>
        </w:rPr>
        <w:t xml:space="preserve"> Database </w:t>
      </w:r>
      <w:del w:id="605" w:author="Kopp, Darin" w:date="2025-02-20T15:34:00Z">
        <w:r w:rsidR="00317E8C">
          <w:rPr>
            <w:rFonts w:ascii="Times New Roman" w:hAnsi="Times New Roman" w:cs="Times New Roman"/>
            <w:color w:val="000000"/>
            <w:sz w:val="24"/>
            <w:szCs w:val="24"/>
            <w:bdr w:val="none" w:sz="0" w:space="0" w:color="auto" w:frame="1"/>
          </w:rPr>
          <w:fldChar w:fldCharType="begin"/>
        </w:r>
        <w:r w:rsidR="00317E8C">
          <w:rPr>
            <w:rFonts w:ascii="Times New Roman" w:hAnsi="Times New Roman" w:cs="Times New Roman"/>
            <w:color w:val="000000"/>
            <w:sz w:val="24"/>
            <w:szCs w:val="24"/>
            <w:bdr w:val="none" w:sz="0" w:space="0" w:color="auto" w:frame="1"/>
          </w:rPr>
          <w:delInstrText xml:space="preserve"> ADDIN EN.CITE &lt;EndNote&gt;&lt;Cite&gt;&lt;Author&gt;Hill&lt;/Author&gt;&lt;Year&gt;2016&lt;/Year&gt;&lt;RecNum&gt;30&lt;/RecNum&gt;&lt;DisplayText&gt;(Hill et al. 2016)&lt;/DisplayText&gt;&lt;record&gt;&lt;rec-number&gt;30&lt;/rec-number&gt;&lt;foreign-keys&gt;&lt;key app="EN" db-id="rtxzfetfi9xw07eeartpf9t7wwtdt2arspvw" timestamp="1701146891" guid="193d4e75-be11-4fc7-a06a-d5b3bedc18a6"&gt;30&lt;/key&gt;&lt;/foreign-keys&gt;&lt;ref-type name="Journal Article"&gt;17&lt;/ref-type&gt;&lt;contributors&gt;&lt;authors&gt;&lt;author&gt;Hill, Ryan A.&lt;/author&gt;&lt;author&gt;Weber, Marc H.&lt;/author&gt;&lt;author&gt;Leibowitz, Scott G.&lt;/author&gt;&lt;author&gt;Olsen, Anthony R.&lt;/author&gt;&lt;author&gt;Thornbrugh, Darren J.&lt;/author&gt;&lt;/authors&gt;&lt;/contributors&gt;&lt;titles&gt;&lt;title&gt;The Stream-Catchment (StreamCat) Dataset: A Database of Watershed Metrics for the Conterminous United States&lt;/title&gt;&lt;secondary-title&gt;JAWRA Journal of the American Water Resources Association&lt;/secondary-title&gt;&lt;/titles&gt;&lt;periodical&gt;&lt;full-title&gt;JAWRA Journal of the American Water Resources Association&lt;/full-title&gt;&lt;/periodical&gt;&lt;pages&gt;120-128&lt;/pages&gt;&lt;volume&gt;52&lt;/volume&gt;&lt;number&gt;1&lt;/number&gt;&lt;keywords&gt;&lt;keyword&gt;streams&lt;/keyword&gt;&lt;keyword&gt;catchments&lt;/keyword&gt;&lt;keyword&gt;watersheds&lt;/keyword&gt;&lt;keyword&gt;watershed metrics&lt;/keyword&gt;&lt;keyword&gt;National Hydrography Dataset Plus&lt;/keyword&gt;&lt;keyword&gt;database&lt;/keyword&gt;&lt;keyword&gt;conterminous United States&lt;/keyword&gt;&lt;/keywords&gt;&lt;dates&gt;&lt;year&gt;2016&lt;/year&gt;&lt;pub-dates&gt;&lt;date&gt;2016/02/01&lt;/date&gt;&lt;/pub-dates&gt;&lt;/dates&gt;&lt;publisher&gt;John Wiley &amp;amp; Sons, Ltd&lt;/publisher&gt;&lt;isbn&gt;1093-474X&lt;/isbn&gt;&lt;urls&gt;&lt;related-urls&gt;&lt;url&gt;https://doi.org/10.1111/1752-1688.12372&lt;/url&gt;&lt;/related-urls&gt;&lt;/urls&gt;&lt;electronic-resource-num&gt;https://doi.org/10.1111/1752-1688.12372&lt;/electronic-resource-num&gt;&lt;access-date&gt;2023/11/27&lt;/access-date&gt;&lt;/record&gt;&lt;/Cite&gt;&lt;/EndNote&gt;</w:delInstrText>
        </w:r>
        <w:r w:rsidR="00317E8C">
          <w:rPr>
            <w:rFonts w:ascii="Times New Roman" w:hAnsi="Times New Roman" w:cs="Times New Roman"/>
            <w:color w:val="000000"/>
            <w:sz w:val="24"/>
            <w:szCs w:val="24"/>
            <w:bdr w:val="none" w:sz="0" w:space="0" w:color="auto" w:frame="1"/>
          </w:rPr>
          <w:fldChar w:fldCharType="separate"/>
        </w:r>
        <w:r w:rsidR="00317E8C">
          <w:rPr>
            <w:rFonts w:ascii="Times New Roman" w:hAnsi="Times New Roman" w:cs="Times New Roman"/>
            <w:noProof/>
            <w:color w:val="000000"/>
            <w:sz w:val="24"/>
            <w:szCs w:val="24"/>
            <w:bdr w:val="none" w:sz="0" w:space="0" w:color="auto" w:frame="1"/>
          </w:rPr>
          <w:delText>(</w:delText>
        </w:r>
        <w:r w:rsidR="00000000">
          <w:fldChar w:fldCharType="begin"/>
        </w:r>
        <w:r w:rsidR="00000000">
          <w:delInstrText>HYPERLINK \l "_ENREF_27" \o "Hill, 2016 #30"</w:delInstrText>
        </w:r>
        <w:r w:rsidR="00000000">
          <w:fldChar w:fldCharType="separate"/>
        </w:r>
        <w:r w:rsidR="00FE06C8">
          <w:rPr>
            <w:rFonts w:ascii="Times New Roman" w:hAnsi="Times New Roman" w:cs="Times New Roman"/>
            <w:noProof/>
            <w:color w:val="000000"/>
            <w:sz w:val="24"/>
            <w:szCs w:val="24"/>
            <w:bdr w:val="none" w:sz="0" w:space="0" w:color="auto" w:frame="1"/>
          </w:rPr>
          <w:delText>Hill et al. 2016</w:delText>
        </w:r>
        <w:r w:rsidR="00000000">
          <w:rPr>
            <w:rFonts w:ascii="Times New Roman" w:hAnsi="Times New Roman" w:cs="Times New Roman"/>
            <w:noProof/>
            <w:color w:val="000000"/>
            <w:sz w:val="24"/>
            <w:szCs w:val="24"/>
            <w:bdr w:val="none" w:sz="0" w:space="0" w:color="auto" w:frame="1"/>
          </w:rPr>
          <w:fldChar w:fldCharType="end"/>
        </w:r>
        <w:r w:rsidR="00317E8C">
          <w:rPr>
            <w:rFonts w:ascii="Times New Roman" w:hAnsi="Times New Roman" w:cs="Times New Roman"/>
            <w:noProof/>
            <w:color w:val="000000"/>
            <w:sz w:val="24"/>
            <w:szCs w:val="24"/>
            <w:bdr w:val="none" w:sz="0" w:space="0" w:color="auto" w:frame="1"/>
          </w:rPr>
          <w:delText>)</w:delText>
        </w:r>
        <w:r w:rsidR="00317E8C">
          <w:rPr>
            <w:rFonts w:ascii="Times New Roman" w:hAnsi="Times New Roman" w:cs="Times New Roman"/>
            <w:color w:val="000000"/>
            <w:sz w:val="24"/>
            <w:szCs w:val="24"/>
            <w:bdr w:val="none" w:sz="0" w:space="0" w:color="auto" w:frame="1"/>
          </w:rPr>
          <w:fldChar w:fldCharType="end"/>
        </w:r>
      </w:del>
      <w:ins w:id="606" w:author="Kopp, Darin" w:date="2025-02-20T15:34:00Z">
        <w:r>
          <w:rPr>
            <w:rFonts w:ascii="Times New Roman" w:hAnsi="Times New Roman" w:cs="Times New Roman"/>
            <w:color w:val="000000"/>
            <w:sz w:val="24"/>
            <w:szCs w:val="24"/>
            <w:bdr w:val="none" w:sz="0" w:space="0" w:color="auto" w:frame="1"/>
          </w:rPr>
          <w:fldChar w:fldCharType="begin"/>
        </w:r>
        <w:r>
          <w:rPr>
            <w:rFonts w:ascii="Times New Roman" w:hAnsi="Times New Roman" w:cs="Times New Roman"/>
            <w:color w:val="000000"/>
            <w:sz w:val="24"/>
            <w:szCs w:val="24"/>
            <w:bdr w:val="none" w:sz="0" w:space="0" w:color="auto" w:frame="1"/>
          </w:rPr>
          <w:instrText xml:space="preserve"> ADDIN EN.CITE &lt;EndNote&gt;&lt;Cite&gt;&lt;Author&gt;Hill&lt;/Author&gt;&lt;Year&gt;2016&lt;/Year&gt;&lt;RecNum&gt;30&lt;/RecNum&gt;&lt;DisplayText&gt;(Hill et al. 2016)&lt;/DisplayText&gt;&lt;record&gt;&lt;rec-number&gt;30&lt;/rec-number&gt;&lt;foreign-keys&gt;&lt;key app="EN" db-id="rtxzfetfi9xw07eeartpf9t7wwtdt2arspvw" timestamp="1701146891" guid="193d4e75-be11-4fc7-a06a-d5b3bedc18a6"&gt;30&lt;/key&gt;&lt;/foreign-keys&gt;&lt;ref-type name="Journal Article"&gt;17&lt;/ref-type&gt;&lt;contributors&gt;&lt;authors&gt;&lt;author&gt;Hill, Ryan A.&lt;/author&gt;&lt;author&gt;Weber, Marc H.&lt;/author&gt;&lt;author&gt;Leibowitz, Scott G.&lt;/author&gt;&lt;author&gt;Olsen, Anthony R.&lt;/author&gt;&lt;author&gt;Thornbrugh, Darren J.&lt;/author&gt;&lt;/authors&gt;&lt;/contributors&gt;&lt;titles&gt;&lt;title&gt;The Stream-Catchment (StreamCat) Dataset: A Database of Watershed Metrics for the Conterminous United States&lt;/title&gt;&lt;secondary-title&gt;JAWRA Journal of the American Water Resources Association&lt;/secondary-title&gt;&lt;/titles&gt;&lt;periodical&gt;&lt;full-title&gt;JAWRA Journal of the American Water Resources Association&lt;/full-title&gt;&lt;/periodical&gt;&lt;pages&gt;120-128&lt;/pages&gt;&lt;volume&gt;52&lt;/volume&gt;&lt;number&gt;1&lt;/number&gt;&lt;keywords&gt;&lt;keyword&gt;streams&lt;/keyword&gt;&lt;keyword&gt;catchments&lt;/keyword&gt;&lt;keyword&gt;watersheds&lt;/keyword&gt;&lt;keyword&gt;watershed metrics&lt;/keyword&gt;&lt;keyword&gt;National Hydrography Dataset Plus&lt;/keyword&gt;&lt;keyword&gt;database&lt;/keyword&gt;&lt;keyword&gt;conterminous United States&lt;/keyword&gt;&lt;/keywords&gt;&lt;dates&gt;&lt;year&gt;2016&lt;/year&gt;&lt;pub-dates&gt;&lt;date&gt;2016/02/01&lt;/date&gt;&lt;/pub-dates&gt;&lt;/dates&gt;&lt;publisher&gt;John Wiley &amp;amp; Sons, Ltd&lt;/publisher&gt;&lt;isbn&gt;1093-474X&lt;/isbn&gt;&lt;urls&gt;&lt;related-urls&gt;&lt;url&gt;https://doi.org/10.1111/1752-1688.12372&lt;/url&gt;&lt;/related-urls&gt;&lt;/urls&gt;&lt;electronic-resource-num&gt;https://doi.org/10.1111/1752-1688.12372&lt;/electronic-resource-num&gt;&lt;access-date&gt;2023/11/27&lt;/access-date&gt;&lt;/record&gt;&lt;/Cite&gt;&lt;/EndNote&gt;</w:instrText>
        </w:r>
        <w:r>
          <w:rPr>
            <w:rFonts w:ascii="Times New Roman" w:hAnsi="Times New Roman" w:cs="Times New Roman"/>
            <w:color w:val="000000"/>
            <w:sz w:val="24"/>
            <w:szCs w:val="24"/>
            <w:bdr w:val="none" w:sz="0" w:space="0" w:color="auto" w:frame="1"/>
          </w:rPr>
          <w:fldChar w:fldCharType="separate"/>
        </w:r>
        <w:r>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"_ENREF_34" \o "Hill, 2016 #30"</w:instrText>
        </w:r>
        <w:r w:rsidR="00000000">
          <w:fldChar w:fldCharType="separate"/>
        </w:r>
        <w:r w:rsidR="00707795">
          <w:rPr>
            <w:rFonts w:ascii="Times New Roman" w:hAnsi="Times New Roman" w:cs="Times New Roman"/>
            <w:noProof/>
            <w:color w:val="000000"/>
            <w:sz w:val="24"/>
            <w:szCs w:val="24"/>
            <w:bdr w:val="none" w:sz="0" w:space="0" w:color="auto" w:frame="1"/>
          </w:rPr>
          <w:t>Hill et al. 2016</w:t>
        </w:r>
        <w:r w:rsidR="00000000">
          <w:rPr>
            <w:rFonts w:ascii="Times New Roman" w:hAnsi="Times New Roman" w:cs="Times New Roman"/>
            <w:noProof/>
            <w:color w:val="000000"/>
            <w:sz w:val="24"/>
            <w:szCs w:val="24"/>
            <w:bdr w:val="none" w:sz="0" w:space="0" w:color="auto" w:frame="1"/>
          </w:rPr>
          <w:fldChar w:fldCharType="end"/>
        </w:r>
        <w:r>
          <w:rPr>
            <w:rFonts w:ascii="Times New Roman" w:hAnsi="Times New Roman" w:cs="Times New Roman"/>
            <w:noProof/>
            <w:color w:val="000000"/>
            <w:sz w:val="24"/>
            <w:szCs w:val="24"/>
            <w:bdr w:val="none" w:sz="0" w:space="0" w:color="auto" w:frame="1"/>
          </w:rPr>
          <w:t>)</w:t>
        </w:r>
        <w:r>
          <w:rPr>
            <w:rFonts w:ascii="Times New Roman" w:hAnsi="Times New Roman" w:cs="Times New Roman"/>
            <w:color w:val="000000"/>
            <w:sz w:val="24"/>
            <w:szCs w:val="24"/>
            <w:bdr w:val="none" w:sz="0" w:space="0" w:color="auto" w:frame="1"/>
          </w:rPr>
          <w:fldChar w:fldCharType="end"/>
        </w:r>
        <w:r w:rsidR="00F23594">
          <w:rPr>
            <w:rFonts w:ascii="Times New Roman" w:hAnsi="Times New Roman" w:cs="Times New Roman"/>
            <w:color w:val="000000"/>
            <w:sz w:val="24"/>
            <w:szCs w:val="24"/>
            <w:bdr w:val="none" w:sz="0" w:space="0" w:color="auto" w:frame="1"/>
          </w:rPr>
          <w:t xml:space="preserve">, </w:t>
        </w:r>
        <w:r w:rsidR="00F23594" w:rsidRPr="00F23594">
          <w:rPr>
            <w:rFonts w:ascii="Times New Roman" w:hAnsi="Times New Roman" w:cs="Times New Roman"/>
            <w:color w:val="000000"/>
            <w:sz w:val="24"/>
            <w:szCs w:val="24"/>
            <w:bdr w:val="none" w:sz="0" w:space="0" w:color="auto" w:frame="1"/>
          </w:rPr>
          <w:t xml:space="preserve">National Atmospheric Deposition </w:t>
        </w:r>
        <w:r w:rsidR="009060BE" w:rsidRPr="009060BE">
          <w:rPr>
            <w:rFonts w:ascii="Times New Roman" w:hAnsi="Times New Roman" w:cs="Times New Roman"/>
            <w:color w:val="000000"/>
            <w:sz w:val="24"/>
            <w:szCs w:val="24"/>
            <w:bdr w:val="none" w:sz="0" w:space="0" w:color="auto" w:frame="1"/>
          </w:rPr>
          <w:t xml:space="preserve"> </w:t>
        </w:r>
        <w:r w:rsidR="00F23594" w:rsidRPr="00F23594">
          <w:rPr>
            <w:rFonts w:ascii="Times New Roman" w:hAnsi="Times New Roman" w:cs="Times New Roman"/>
            <w:color w:val="000000"/>
            <w:sz w:val="24"/>
            <w:szCs w:val="24"/>
            <w:bdr w:val="none" w:sz="0" w:space="0" w:color="auto" w:frame="1"/>
          </w:rPr>
          <w:t>Program</w:t>
        </w:r>
        <w:r w:rsidR="009060BE">
          <w:rPr>
            <w:rFonts w:ascii="Times New Roman" w:hAnsi="Times New Roman" w:cs="Times New Roman"/>
            <w:color w:val="000000"/>
            <w:sz w:val="24"/>
            <w:szCs w:val="24"/>
            <w:bdr w:val="none" w:sz="0" w:space="0" w:color="auto" w:frame="1"/>
          </w:rPr>
          <w:t xml:space="preserve"> (</w:t>
        </w:r>
        <w:r w:rsidR="009060BE" w:rsidRPr="009060BE">
          <w:rPr>
            <w:rFonts w:ascii="Times New Roman" w:hAnsi="Times New Roman" w:cs="Times New Roman"/>
            <w:color w:val="000000"/>
            <w:sz w:val="24"/>
            <w:szCs w:val="24"/>
            <w:bdr w:val="none" w:sz="0" w:space="0" w:color="auto" w:frame="1"/>
          </w:rPr>
          <w:t>nadp.slh.wisc.edu</w:t>
        </w:r>
        <w:r w:rsidR="009060BE">
          <w:rPr>
            <w:rFonts w:ascii="Times New Roman" w:hAnsi="Times New Roman" w:cs="Times New Roman"/>
            <w:color w:val="000000"/>
            <w:sz w:val="24"/>
            <w:szCs w:val="24"/>
            <w:bdr w:val="none" w:sz="0" w:space="0" w:color="auto" w:frame="1"/>
          </w:rPr>
          <w:t>)</w:t>
        </w:r>
        <w:r w:rsidR="006718EC">
          <w:rPr>
            <w:rFonts w:ascii="Times New Roman" w:hAnsi="Times New Roman" w:cs="Times New Roman"/>
            <w:color w:val="000000"/>
            <w:sz w:val="24"/>
            <w:szCs w:val="24"/>
            <w:bdr w:val="none" w:sz="0" w:space="0" w:color="auto" w:frame="1"/>
          </w:rPr>
          <w:t>,</w:t>
        </w:r>
        <w:r w:rsidR="00F23594">
          <w:rPr>
            <w:rFonts w:ascii="Times New Roman" w:hAnsi="Times New Roman" w:cs="Times New Roman"/>
            <w:color w:val="000000"/>
            <w:sz w:val="24"/>
            <w:szCs w:val="24"/>
            <w:bdr w:val="none" w:sz="0" w:space="0" w:color="auto" w:frame="1"/>
          </w:rPr>
          <w:t xml:space="preserve"> </w:t>
        </w:r>
        <w:r w:rsidR="00F04BD5">
          <w:rPr>
            <w:rFonts w:ascii="Times New Roman" w:hAnsi="Times New Roman" w:cs="Times New Roman"/>
            <w:color w:val="000000"/>
            <w:sz w:val="24"/>
            <w:szCs w:val="24"/>
            <w:bdr w:val="none" w:sz="0" w:space="0" w:color="auto" w:frame="1"/>
          </w:rPr>
          <w:t>and</w:t>
        </w:r>
        <w:r w:rsidR="009060BE">
          <w:rPr>
            <w:rFonts w:ascii="Times New Roman" w:hAnsi="Times New Roman" w:cs="Times New Roman"/>
            <w:color w:val="000000"/>
            <w:sz w:val="24"/>
            <w:szCs w:val="24"/>
            <w:bdr w:val="none" w:sz="0" w:space="0" w:color="auto" w:frame="1"/>
          </w:rPr>
          <w:t xml:space="preserve"> </w:t>
        </w:r>
        <w:r w:rsidR="0038617C" w:rsidRPr="00316C22">
          <w:rPr>
            <w:rFonts w:ascii="Times New Roman" w:hAnsi="Times New Roman" w:cs="Times New Roman"/>
            <w:color w:val="000000"/>
            <w:sz w:val="24"/>
            <w:szCs w:val="24"/>
            <w:bdr w:val="none" w:sz="0" w:space="0" w:color="auto" w:frame="1"/>
          </w:rPr>
          <w:t>EPA’s National Nutrient Inventory</w:t>
        </w:r>
        <w:r w:rsidR="009060BE" w:rsidRPr="00316C22">
          <w:rPr>
            <w:rFonts w:ascii="Times New Roman" w:hAnsi="Times New Roman" w:cs="Times New Roman"/>
            <w:color w:val="000000"/>
            <w:sz w:val="24"/>
            <w:szCs w:val="24"/>
            <w:bdr w:val="none" w:sz="0" w:space="0" w:color="auto" w:frame="1"/>
          </w:rPr>
          <w:t xml:space="preserve"> </w:t>
        </w:r>
        <w:r w:rsidR="009060BE" w:rsidRPr="00316C22">
          <w:rPr>
            <w:rFonts w:ascii="Times New Roman" w:hAnsi="Times New Roman" w:cs="Times New Roman"/>
            <w:color w:val="000000"/>
            <w:sz w:val="24"/>
            <w:szCs w:val="24"/>
            <w:bdr w:val="none" w:sz="0" w:space="0" w:color="auto" w:frame="1"/>
          </w:rPr>
          <w:fldChar w:fldCharType="begin">
            <w:fldData xml:space="preserve">PEVuZE5vdGU+PENpdGU+PEF1dGhvcj5MaW48L0F1dGhvcj48WWVhcj4yMDIxPC9ZZWFyPjxSZWNO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</w:fldData>
          </w:fldChar>
        </w:r>
        <w:r w:rsidR="00316C22" w:rsidRPr="00316C22">
          <w:rPr>
            <w:rFonts w:ascii="Times New Roman" w:hAnsi="Times New Roman" w:cs="Times New Roman"/>
            <w:color w:val="000000"/>
            <w:sz w:val="24"/>
            <w:szCs w:val="24"/>
            <w:bdr w:val="none" w:sz="0" w:space="0" w:color="auto" w:frame="1"/>
          </w:rPr>
          <w:instrText xml:space="preserve"> ADDIN EN.CITE </w:instrText>
        </w:r>
        <w:r w:rsidR="00316C22" w:rsidRPr="00316C22">
          <w:rPr>
            <w:rFonts w:ascii="Times New Roman" w:hAnsi="Times New Roman" w:cs="Times New Roman"/>
            <w:color w:val="000000"/>
            <w:sz w:val="24"/>
            <w:szCs w:val="24"/>
            <w:bdr w:val="none" w:sz="0" w:space="0" w:color="auto" w:frame="1"/>
          </w:rPr>
          <w:fldChar w:fldCharType="begin">
            <w:fldData xml:space="preserve">PEVuZE5vdGU+PENpdGU+PEF1dGhvcj5MaW48L0F1dGhvcj48WWVhcj4yMDIxPC9ZZWFyPjxSZWNO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</w:fldData>
          </w:fldChar>
        </w:r>
        <w:r w:rsidR="00316C22" w:rsidRPr="00316C22">
          <w:rPr>
            <w:rFonts w:ascii="Times New Roman" w:hAnsi="Times New Roman" w:cs="Times New Roman"/>
            <w:color w:val="000000"/>
            <w:sz w:val="24"/>
            <w:szCs w:val="24"/>
            <w:bdr w:val="none" w:sz="0" w:space="0" w:color="auto" w:frame="1"/>
          </w:rPr>
          <w:instrText xml:space="preserve"> ADDIN EN.CITE.DATA </w:instrText>
        </w:r>
        <w:r w:rsidR="00316C22" w:rsidRPr="00316C22">
          <w:rPr>
            <w:rFonts w:ascii="Times New Roman" w:hAnsi="Times New Roman" w:cs="Times New Roman"/>
            <w:color w:val="000000"/>
            <w:sz w:val="24"/>
            <w:szCs w:val="24"/>
            <w:bdr w:val="none" w:sz="0" w:space="0" w:color="auto" w:frame="1"/>
          </w:rPr>
        </w:r>
        <w:r w:rsidR="00316C22" w:rsidRPr="00316C22">
          <w:rPr>
            <w:rFonts w:ascii="Times New Roman" w:hAnsi="Times New Roman" w:cs="Times New Roman"/>
            <w:color w:val="000000"/>
            <w:sz w:val="24"/>
            <w:szCs w:val="24"/>
            <w:bdr w:val="none" w:sz="0" w:space="0" w:color="auto" w:frame="1"/>
          </w:rPr>
          <w:fldChar w:fldCharType="end"/>
        </w:r>
        <w:r w:rsidR="009060BE" w:rsidRPr="00316C22">
          <w:rPr>
            <w:rFonts w:ascii="Times New Roman" w:hAnsi="Times New Roman" w:cs="Times New Roman"/>
            <w:color w:val="000000"/>
            <w:sz w:val="24"/>
            <w:szCs w:val="24"/>
            <w:bdr w:val="none" w:sz="0" w:space="0" w:color="auto" w:frame="1"/>
          </w:rPr>
        </w:r>
        <w:r w:rsidR="009060BE" w:rsidRPr="00316C22">
          <w:rPr>
            <w:rFonts w:ascii="Times New Roman" w:hAnsi="Times New Roman" w:cs="Times New Roman"/>
            <w:color w:val="000000"/>
            <w:sz w:val="24"/>
            <w:szCs w:val="24"/>
            <w:bdr w:val="none" w:sz="0" w:space="0" w:color="auto" w:frame="1"/>
          </w:rPr>
          <w:fldChar w:fldCharType="separate"/>
        </w:r>
        <w:r w:rsidR="00316C22" w:rsidRPr="00316C22">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"_ENREF_69" \o "Sabo, 2019 #315"</w:instrText>
        </w:r>
        <w:r w:rsidR="00000000">
          <w:fldChar w:fldCharType="separate"/>
        </w:r>
        <w:r w:rsidR="00707795" w:rsidRPr="00316C22">
          <w:rPr>
            <w:rFonts w:ascii="Times New Roman" w:hAnsi="Times New Roman" w:cs="Times New Roman"/>
            <w:noProof/>
            <w:color w:val="000000"/>
            <w:sz w:val="24"/>
            <w:szCs w:val="24"/>
            <w:bdr w:val="none" w:sz="0" w:space="0" w:color="auto" w:frame="1"/>
          </w:rPr>
          <w:t>Sabo et al. 2019</w:t>
        </w:r>
        <w:r w:rsidR="00000000">
          <w:rPr>
            <w:rFonts w:ascii="Times New Roman" w:hAnsi="Times New Roman" w:cs="Times New Roman"/>
            <w:noProof/>
            <w:color w:val="000000"/>
            <w:sz w:val="24"/>
            <w:szCs w:val="24"/>
            <w:bdr w:val="none" w:sz="0" w:space="0" w:color="auto" w:frame="1"/>
          </w:rPr>
          <w:fldChar w:fldCharType="end"/>
        </w:r>
        <w:r w:rsidR="00316C22" w:rsidRPr="00316C22">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"_ENREF_45" \o "Lin, 2021 #70"</w:instrText>
        </w:r>
        <w:r w:rsidR="00000000">
          <w:fldChar w:fldCharType="separate"/>
        </w:r>
        <w:r w:rsidR="00707795" w:rsidRPr="00316C22">
          <w:rPr>
            <w:rFonts w:ascii="Times New Roman" w:hAnsi="Times New Roman" w:cs="Times New Roman"/>
            <w:noProof/>
            <w:color w:val="000000"/>
            <w:sz w:val="24"/>
            <w:szCs w:val="24"/>
            <w:bdr w:val="none" w:sz="0" w:space="0" w:color="auto" w:frame="1"/>
          </w:rPr>
          <w:t>Lin et al. 2021</w:t>
        </w:r>
        <w:r w:rsidR="00000000">
          <w:rPr>
            <w:rFonts w:ascii="Times New Roman" w:hAnsi="Times New Roman" w:cs="Times New Roman"/>
            <w:noProof/>
            <w:color w:val="000000"/>
            <w:sz w:val="24"/>
            <w:szCs w:val="24"/>
            <w:bdr w:val="none" w:sz="0" w:space="0" w:color="auto" w:frame="1"/>
          </w:rPr>
          <w:fldChar w:fldCharType="end"/>
        </w:r>
        <w:r w:rsidR="00316C22" w:rsidRPr="00316C22">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"_ENREF_70" \o "Sabo, 2021 #316"</w:instrText>
        </w:r>
        <w:r w:rsidR="00000000">
          <w:fldChar w:fldCharType="separate"/>
        </w:r>
        <w:r w:rsidR="00707795" w:rsidRPr="00316C22">
          <w:rPr>
            <w:rFonts w:ascii="Times New Roman" w:hAnsi="Times New Roman" w:cs="Times New Roman"/>
            <w:noProof/>
            <w:color w:val="000000"/>
            <w:sz w:val="24"/>
            <w:szCs w:val="24"/>
            <w:bdr w:val="none" w:sz="0" w:space="0" w:color="auto" w:frame="1"/>
          </w:rPr>
          <w:t>Sabo et al. 2021</w:t>
        </w:r>
        <w:r w:rsidR="00000000">
          <w:rPr>
            <w:rFonts w:ascii="Times New Roman" w:hAnsi="Times New Roman" w:cs="Times New Roman"/>
            <w:noProof/>
            <w:color w:val="000000"/>
            <w:sz w:val="24"/>
            <w:szCs w:val="24"/>
            <w:bdr w:val="none" w:sz="0" w:space="0" w:color="auto" w:frame="1"/>
          </w:rPr>
          <w:fldChar w:fldCharType="end"/>
        </w:r>
        <w:r w:rsidR="00316C22" w:rsidRPr="00316C22">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"_ENREF_71" \o "Sabo, 2023 #69"</w:instrText>
        </w:r>
        <w:r w:rsidR="00000000">
          <w:fldChar w:fldCharType="separate"/>
        </w:r>
        <w:r w:rsidR="00707795" w:rsidRPr="00316C22">
          <w:rPr>
            <w:rFonts w:ascii="Times New Roman" w:hAnsi="Times New Roman" w:cs="Times New Roman"/>
            <w:noProof/>
            <w:color w:val="000000"/>
            <w:sz w:val="24"/>
            <w:szCs w:val="24"/>
            <w:bdr w:val="none" w:sz="0" w:space="0" w:color="auto" w:frame="1"/>
          </w:rPr>
          <w:t>Sabo et al. 2023</w:t>
        </w:r>
        <w:r w:rsidR="00000000">
          <w:rPr>
            <w:rFonts w:ascii="Times New Roman" w:hAnsi="Times New Roman" w:cs="Times New Roman"/>
            <w:noProof/>
            <w:color w:val="000000"/>
            <w:sz w:val="24"/>
            <w:szCs w:val="24"/>
            <w:bdr w:val="none" w:sz="0" w:space="0" w:color="auto" w:frame="1"/>
          </w:rPr>
          <w:fldChar w:fldCharType="end"/>
        </w:r>
        <w:r w:rsidR="00316C22" w:rsidRPr="00316C22">
          <w:rPr>
            <w:rFonts w:ascii="Times New Roman" w:hAnsi="Times New Roman" w:cs="Times New Roman"/>
            <w:noProof/>
            <w:color w:val="000000"/>
            <w:sz w:val="24"/>
            <w:szCs w:val="24"/>
            <w:bdr w:val="none" w:sz="0" w:space="0" w:color="auto" w:frame="1"/>
          </w:rPr>
          <w:t>)</w:t>
        </w:r>
        <w:r w:rsidR="009060BE" w:rsidRPr="00316C22">
          <w:rPr>
            <w:rFonts w:ascii="Times New Roman" w:hAnsi="Times New Roman" w:cs="Times New Roman"/>
            <w:color w:val="000000"/>
            <w:sz w:val="24"/>
            <w:szCs w:val="24"/>
            <w:bdr w:val="none" w:sz="0" w:space="0" w:color="auto" w:frame="1"/>
          </w:rPr>
          <w:fldChar w:fldCharType="end"/>
        </w:r>
      </w:ins>
      <w:r w:rsidRPr="00316C22">
        <w:rPr>
          <w:rFonts w:ascii="Times New Roman" w:hAnsi="Times New Roman" w:cs="Times New Roman"/>
          <w:color w:val="000000"/>
          <w:sz w:val="24"/>
          <w:szCs w:val="24"/>
          <w:bdr w:val="none" w:sz="0" w:space="0" w:color="auto" w:frame="1"/>
        </w:rPr>
        <w:t>.</w:t>
      </w:r>
    </w:p>
    <w:p w14:paraId="400E6474" w14:textId="451145C3" w:rsidR="00FF4A4A" w:rsidRDefault="00E13C44" w:rsidP="005C1B08">
      <w:pPr>
        <w:spacing w:line="480" w:lineRule="auto"/>
        <w:ind w:firstLine="720"/>
        <w:contextualSpacing/>
        <w:rPr>
          <w:rFonts w:ascii="Times New Roman" w:hAnsi="Times New Roman"/>
          <w:i/>
          <w:sz w:val="24"/>
          <w:rPrChange w:id="607" w:author="Kopp, Darin" w:date="2025-02-20T15:34:00Z">
            <w:rPr>
              <w:rFonts w:ascii="Times New Roman" w:hAnsi="Times New Roman"/>
              <w:sz w:val="24"/>
            </w:rPr>
          </w:rPrChange>
        </w:rPr>
      </w:pPr>
      <w:del w:id="608" w:author="Kopp, Darin" w:date="2025-02-20T15:34:00Z">
        <w:r>
          <w:rPr>
            <w:rFonts w:ascii="Times New Roman" w:hAnsi="Times New Roman" w:cs="Times New Roman"/>
            <w:color w:val="000000"/>
            <w:sz w:val="24"/>
            <w:szCs w:val="24"/>
            <w:bdr w:val="none" w:sz="0" w:space="0" w:color="auto" w:frame="1"/>
          </w:rPr>
          <w:delText>For each gradient,</w:delText>
        </w:r>
        <w:r w:rsidR="00E32236">
          <w:rPr>
            <w:rFonts w:ascii="Times New Roman" w:hAnsi="Times New Roman" w:cs="Times New Roman"/>
            <w:color w:val="000000"/>
            <w:sz w:val="24"/>
            <w:szCs w:val="24"/>
            <w:bdr w:val="none" w:sz="0" w:space="0" w:color="auto" w:frame="1"/>
          </w:rPr>
          <w:delText xml:space="preserve"> </w:delText>
        </w:r>
        <w:r w:rsidR="00414EBE">
          <w:rPr>
            <w:rFonts w:ascii="Times New Roman" w:hAnsi="Times New Roman" w:cs="Times New Roman"/>
            <w:color w:val="000000"/>
            <w:sz w:val="24"/>
            <w:szCs w:val="24"/>
            <w:bdr w:val="none" w:sz="0" w:space="0" w:color="auto" w:frame="1"/>
          </w:rPr>
          <w:delText>the</w:delText>
        </w:r>
      </w:del>
      <w:ins w:id="609" w:author="Kopp, Darin" w:date="2025-02-20T15:34:00Z">
        <w:r w:rsidR="00FF4A4A">
          <w:rPr>
            <w:rFonts w:ascii="Times New Roman" w:hAnsi="Times New Roman" w:cs="Times New Roman"/>
            <w:sz w:val="24"/>
            <w:szCs w:val="24"/>
          </w:rPr>
          <w:t xml:space="preserve">Separate </w:t>
        </w:r>
        <w:r w:rsidR="00FF4A4A" w:rsidRPr="00B57BBA">
          <w:rPr>
            <w:rFonts w:ascii="Times New Roman" w:hAnsi="Times New Roman" w:cs="Times New Roman"/>
            <w:bCs/>
            <w:sz w:val="24"/>
            <w:szCs w:val="24"/>
          </w:rPr>
          <w:t>random forest model</w:t>
        </w:r>
        <w:r w:rsidR="00FF4A4A">
          <w:rPr>
            <w:rFonts w:ascii="Times New Roman" w:hAnsi="Times New Roman" w:cs="Times New Roman"/>
            <w:bCs/>
            <w:sz w:val="24"/>
            <w:szCs w:val="24"/>
          </w:rPr>
          <w:t>s</w:t>
        </w:r>
        <w:r w:rsidR="00FF4A4A">
          <w:rPr>
            <w:rFonts w:ascii="Times New Roman" w:hAnsi="Times New Roman" w:cs="Times New Roman"/>
            <w:bCs/>
            <w:color w:val="000000"/>
            <w:sz w:val="24"/>
            <w:szCs w:val="24"/>
          </w:rPr>
          <w:t xml:space="preserve"> were fit </w:t>
        </w:r>
        <w:r w:rsidR="006718EC">
          <w:rPr>
            <w:rFonts w:ascii="Times New Roman" w:hAnsi="Times New Roman" w:cs="Times New Roman"/>
            <w:bCs/>
            <w:color w:val="000000"/>
            <w:sz w:val="24"/>
            <w:szCs w:val="24"/>
          </w:rPr>
          <w:t xml:space="preserve">for </w:t>
        </w:r>
        <w:r w:rsidR="006718EC">
          <w:rPr>
            <w:rFonts w:ascii="Times New Roman" w:hAnsi="Times New Roman" w:cs="Times New Roman"/>
            <w:bCs/>
            <w:sz w:val="24"/>
            <w:szCs w:val="24"/>
          </w:rPr>
          <w:t xml:space="preserve">NTL, PTL, CL, SO4, or SUBD </w:t>
        </w:r>
        <w:r w:rsidR="00FF4A4A">
          <w:rPr>
            <w:rFonts w:ascii="Times New Roman" w:hAnsi="Times New Roman" w:cs="Times New Roman"/>
            <w:color w:val="000000"/>
            <w:sz w:val="24"/>
            <w:szCs w:val="24"/>
            <w:bdr w:val="none" w:sz="0" w:space="0" w:color="auto" w:frame="1"/>
          </w:rPr>
          <w:t>using the entire</w:t>
        </w:r>
      </w:ins>
      <w:r w:rsidR="00FF4A4A">
        <w:rPr>
          <w:rFonts w:ascii="Times New Roman" w:hAnsi="Times New Roman" w:cs="Times New Roman"/>
          <w:color w:val="000000"/>
          <w:sz w:val="24"/>
          <w:szCs w:val="24"/>
          <w:bdr w:val="none" w:sz="0" w:space="0" w:color="auto" w:frame="1"/>
        </w:rPr>
        <w:t xml:space="preserve"> national dataset</w:t>
      </w:r>
      <w:r w:rsidR="006718EC">
        <w:rPr>
          <w:rFonts w:ascii="Times New Roman" w:hAnsi="Times New Roman" w:cs="Times New Roman"/>
          <w:color w:val="000000"/>
          <w:sz w:val="24"/>
          <w:szCs w:val="24"/>
          <w:bdr w:val="none" w:sz="0" w:space="0" w:color="auto" w:frame="1"/>
        </w:rPr>
        <w:t xml:space="preserve"> </w:t>
      </w:r>
      <w:ins w:id="610" w:author="Kopp, Darin" w:date="2025-02-20T15:34:00Z">
        <w:r w:rsidR="006718EC">
          <w:rPr>
            <w:rFonts w:ascii="Times New Roman" w:hAnsi="Times New Roman" w:cs="Times New Roman"/>
            <w:color w:val="000000"/>
            <w:sz w:val="24"/>
            <w:szCs w:val="24"/>
            <w:bdr w:val="none" w:sz="0" w:space="0" w:color="auto" w:frame="1"/>
          </w:rPr>
          <w:t xml:space="preserve">to maximize the range of the predictor variables included in </w:t>
        </w:r>
        <w:r w:rsidR="00B95D5D">
          <w:rPr>
            <w:rFonts w:ascii="Times New Roman" w:hAnsi="Times New Roman" w:cs="Times New Roman"/>
            <w:color w:val="000000"/>
            <w:sz w:val="24"/>
            <w:szCs w:val="24"/>
            <w:bdr w:val="none" w:sz="0" w:space="0" w:color="auto" w:frame="1"/>
          </w:rPr>
          <w:t xml:space="preserve">each </w:t>
        </w:r>
        <w:r w:rsidR="006718EC">
          <w:rPr>
            <w:rFonts w:ascii="Times New Roman" w:hAnsi="Times New Roman" w:cs="Times New Roman"/>
            <w:color w:val="000000"/>
            <w:sz w:val="24"/>
            <w:szCs w:val="24"/>
            <w:bdr w:val="none" w:sz="0" w:space="0" w:color="auto" w:frame="1"/>
          </w:rPr>
          <w:t>model</w:t>
        </w:r>
        <w:r w:rsidR="00FF4A4A">
          <w:rPr>
            <w:rFonts w:ascii="Times New Roman" w:hAnsi="Times New Roman" w:cs="Times New Roman"/>
            <w:color w:val="000000"/>
            <w:sz w:val="24"/>
            <w:szCs w:val="24"/>
            <w:bdr w:val="none" w:sz="0" w:space="0" w:color="auto" w:frame="1"/>
          </w:rPr>
          <w:t xml:space="preserve">. </w:t>
        </w:r>
        <w:r w:rsidR="006718EC">
          <w:rPr>
            <w:rFonts w:ascii="Times New Roman" w:hAnsi="Times New Roman" w:cs="Times New Roman"/>
            <w:color w:val="000000"/>
            <w:sz w:val="24"/>
            <w:szCs w:val="24"/>
            <w:bdr w:val="none" w:sz="0" w:space="0" w:color="auto" w:frame="1"/>
          </w:rPr>
          <w:t>Prior to model fitting</w:t>
        </w:r>
        <w:r w:rsidR="00864553">
          <w:rPr>
            <w:rFonts w:ascii="Times New Roman" w:hAnsi="Times New Roman" w:cs="Times New Roman"/>
            <w:color w:val="000000"/>
            <w:sz w:val="24"/>
            <w:szCs w:val="24"/>
            <w:bdr w:val="none" w:sz="0" w:space="0" w:color="auto" w:frame="1"/>
          </w:rPr>
          <w:t xml:space="preserve"> </w:t>
        </w:r>
        <w:r w:rsidR="006718EC">
          <w:rPr>
            <w:rFonts w:ascii="Times New Roman" w:hAnsi="Times New Roman" w:cs="Times New Roman"/>
            <w:color w:val="000000"/>
            <w:sz w:val="24"/>
            <w:szCs w:val="24"/>
            <w:bdr w:val="none" w:sz="0" w:space="0" w:color="auto" w:frame="1"/>
          </w:rPr>
          <w:t xml:space="preserve">the dataset </w:t>
        </w:r>
      </w:ins>
      <w:r w:rsidR="006718EC">
        <w:rPr>
          <w:rFonts w:ascii="Times New Roman" w:hAnsi="Times New Roman" w:cs="Times New Roman"/>
          <w:color w:val="000000"/>
          <w:sz w:val="24"/>
          <w:szCs w:val="24"/>
          <w:bdr w:val="none" w:sz="0" w:space="0" w:color="auto" w:frame="1"/>
        </w:rPr>
        <w:t xml:space="preserve">was </w:t>
      </w:r>
      <w:r w:rsidR="00FF4A4A">
        <w:rPr>
          <w:rFonts w:ascii="Times New Roman" w:hAnsi="Times New Roman" w:cs="Times New Roman"/>
          <w:color w:val="000000"/>
          <w:sz w:val="24"/>
          <w:szCs w:val="24"/>
          <w:bdr w:val="none" w:sz="0" w:space="0" w:color="auto" w:frame="1"/>
        </w:rPr>
        <w:t>randomly split into training and testing portions (</w:t>
      </w:r>
      <w:del w:id="611" w:author="Kopp, Darin" w:date="2025-02-20T15:34:00Z">
        <w:r w:rsidR="00036B85">
          <w:rPr>
            <w:rFonts w:ascii="Times New Roman" w:hAnsi="Times New Roman" w:cs="Times New Roman"/>
            <w:color w:val="000000"/>
            <w:sz w:val="24"/>
            <w:szCs w:val="24"/>
            <w:bdr w:val="none" w:sz="0" w:space="0" w:color="auto" w:frame="1"/>
          </w:rPr>
          <w:delText>75</w:delText>
        </w:r>
        <w:r w:rsidR="00E32236">
          <w:rPr>
            <w:rFonts w:ascii="Times New Roman" w:hAnsi="Times New Roman" w:cs="Times New Roman"/>
            <w:color w:val="000000"/>
            <w:sz w:val="24"/>
            <w:szCs w:val="24"/>
            <w:bdr w:val="none" w:sz="0" w:space="0" w:color="auto" w:frame="1"/>
          </w:rPr>
          <w:delText>/</w:delText>
        </w:r>
        <w:r w:rsidR="00036B85">
          <w:rPr>
            <w:rFonts w:ascii="Times New Roman" w:hAnsi="Times New Roman" w:cs="Times New Roman"/>
            <w:color w:val="000000"/>
            <w:sz w:val="24"/>
            <w:szCs w:val="24"/>
            <w:bdr w:val="none" w:sz="0" w:space="0" w:color="auto" w:frame="1"/>
          </w:rPr>
          <w:delText>25</w:delText>
        </w:r>
        <w:r w:rsidR="00E32236">
          <w:rPr>
            <w:rFonts w:ascii="Times New Roman" w:hAnsi="Times New Roman" w:cs="Times New Roman"/>
            <w:color w:val="000000"/>
            <w:sz w:val="24"/>
            <w:szCs w:val="24"/>
            <w:bdr w:val="none" w:sz="0" w:space="0" w:color="auto" w:frame="1"/>
          </w:rPr>
          <w:delText>,</w:delText>
        </w:r>
      </w:del>
      <w:ins w:id="612" w:author="Kopp, Darin" w:date="2025-02-20T15:34:00Z">
        <w:r w:rsidR="005D5454">
          <w:rPr>
            <w:rFonts w:ascii="Times New Roman" w:hAnsi="Times New Roman" w:cs="Times New Roman"/>
            <w:color w:val="000000"/>
            <w:sz w:val="24"/>
            <w:szCs w:val="24"/>
            <w:bdr w:val="none" w:sz="0" w:space="0" w:color="auto" w:frame="1"/>
          </w:rPr>
          <w:t>80</w:t>
        </w:r>
        <w:r w:rsidR="005C1B08">
          <w:rPr>
            <w:rFonts w:ascii="Times New Roman" w:hAnsi="Times New Roman" w:cs="Times New Roman"/>
            <w:color w:val="000000"/>
            <w:sz w:val="24"/>
            <w:szCs w:val="24"/>
            <w:bdr w:val="none" w:sz="0" w:space="0" w:color="auto" w:frame="1"/>
          </w:rPr>
          <w:t xml:space="preserve">% and </w:t>
        </w:r>
        <w:r w:rsidR="005D5454">
          <w:rPr>
            <w:rFonts w:ascii="Times New Roman" w:hAnsi="Times New Roman" w:cs="Times New Roman"/>
            <w:color w:val="000000"/>
            <w:sz w:val="24"/>
            <w:szCs w:val="24"/>
            <w:bdr w:val="none" w:sz="0" w:space="0" w:color="auto" w:frame="1"/>
          </w:rPr>
          <w:t>20</w:t>
        </w:r>
        <w:r w:rsidR="005C1B08">
          <w:rPr>
            <w:rFonts w:ascii="Times New Roman" w:hAnsi="Times New Roman" w:cs="Times New Roman"/>
            <w:color w:val="000000"/>
            <w:sz w:val="24"/>
            <w:szCs w:val="24"/>
            <w:bdr w:val="none" w:sz="0" w:space="0" w:color="auto" w:frame="1"/>
          </w:rPr>
          <w:t>%</w:t>
        </w:r>
        <w:r w:rsidR="00FF4A4A">
          <w:rPr>
            <w:rFonts w:ascii="Times New Roman" w:hAnsi="Times New Roman" w:cs="Times New Roman"/>
            <w:color w:val="000000"/>
            <w:sz w:val="24"/>
            <w:szCs w:val="24"/>
            <w:bdr w:val="none" w:sz="0" w:space="0" w:color="auto" w:frame="1"/>
          </w:rPr>
          <w:t>,</w:t>
        </w:r>
      </w:ins>
      <w:r w:rsidR="00FF4A4A">
        <w:rPr>
          <w:rFonts w:ascii="Times New Roman" w:hAnsi="Times New Roman" w:cs="Times New Roman"/>
          <w:color w:val="000000"/>
          <w:sz w:val="24"/>
          <w:szCs w:val="24"/>
          <w:bdr w:val="none" w:sz="0" w:space="0" w:color="auto" w:frame="1"/>
        </w:rPr>
        <w:t xml:space="preserve"> respectively</w:t>
      </w:r>
      <w:del w:id="613" w:author="Kopp, Darin" w:date="2025-02-20T15:34:00Z">
        <w:r w:rsidR="00E32236">
          <w:rPr>
            <w:rFonts w:ascii="Times New Roman" w:hAnsi="Times New Roman" w:cs="Times New Roman"/>
            <w:color w:val="000000"/>
            <w:sz w:val="24"/>
            <w:szCs w:val="24"/>
            <w:bdr w:val="none" w:sz="0" w:space="0" w:color="auto" w:frame="1"/>
          </w:rPr>
          <w:delText xml:space="preserve">) and </w:delText>
        </w:r>
        <w:r w:rsidR="003F6EB0">
          <w:rPr>
            <w:rFonts w:ascii="Times New Roman" w:hAnsi="Times New Roman" w:cs="Times New Roman"/>
            <w:sz w:val="24"/>
            <w:szCs w:val="24"/>
          </w:rPr>
          <w:delText xml:space="preserve">separate </w:delText>
        </w:r>
        <w:r w:rsidR="00C5669D" w:rsidRPr="00B57BBA">
          <w:rPr>
            <w:rFonts w:ascii="Times New Roman" w:hAnsi="Times New Roman" w:cs="Times New Roman"/>
            <w:bCs/>
            <w:sz w:val="24"/>
            <w:szCs w:val="24"/>
          </w:rPr>
          <w:delText>random forest model</w:delText>
        </w:r>
        <w:r w:rsidR="00B2354C">
          <w:rPr>
            <w:rFonts w:ascii="Times New Roman" w:hAnsi="Times New Roman" w:cs="Times New Roman"/>
            <w:bCs/>
            <w:sz w:val="24"/>
            <w:szCs w:val="24"/>
          </w:rPr>
          <w:delText>s</w:delText>
        </w:r>
        <w:r w:rsidR="007B7D5C">
          <w:rPr>
            <w:rFonts w:ascii="Times New Roman" w:hAnsi="Times New Roman" w:cs="Times New Roman"/>
            <w:bCs/>
            <w:color w:val="000000"/>
            <w:sz w:val="24"/>
            <w:szCs w:val="24"/>
          </w:rPr>
          <w:delText xml:space="preserve"> </w:delText>
        </w:r>
        <w:r w:rsidR="00E32236">
          <w:rPr>
            <w:rFonts w:ascii="Times New Roman" w:hAnsi="Times New Roman" w:cs="Times New Roman"/>
            <w:bCs/>
            <w:color w:val="000000"/>
            <w:sz w:val="24"/>
            <w:szCs w:val="24"/>
          </w:rPr>
          <w:delText xml:space="preserve">were fit </w:delText>
        </w:r>
        <w:r>
          <w:rPr>
            <w:rFonts w:ascii="Times New Roman" w:hAnsi="Times New Roman" w:cs="Times New Roman"/>
            <w:bCs/>
            <w:sz w:val="24"/>
            <w:szCs w:val="24"/>
          </w:rPr>
          <w:delText>using the complete list of candidate variables.</w:delText>
        </w:r>
      </w:del>
      <w:ins w:id="614" w:author="Kopp, Darin" w:date="2025-02-20T15:34:00Z">
        <w:r w:rsidR="00FF4A4A">
          <w:rPr>
            <w:rFonts w:ascii="Times New Roman" w:hAnsi="Times New Roman" w:cs="Times New Roman"/>
            <w:color w:val="000000"/>
            <w:sz w:val="24"/>
            <w:szCs w:val="24"/>
            <w:bdr w:val="none" w:sz="0" w:space="0" w:color="auto" w:frame="1"/>
          </w:rPr>
          <w:t>)</w:t>
        </w:r>
        <w:r w:rsidR="00FF4A4A">
          <w:rPr>
            <w:rFonts w:ascii="Times New Roman" w:hAnsi="Times New Roman" w:cs="Times New Roman"/>
            <w:bCs/>
            <w:sz w:val="24"/>
            <w:szCs w:val="24"/>
          </w:rPr>
          <w:t>.</w:t>
        </w:r>
      </w:ins>
      <w:r w:rsidR="00FF4A4A">
        <w:rPr>
          <w:rFonts w:ascii="Times New Roman" w:hAnsi="Times New Roman" w:cs="Times New Roman"/>
          <w:color w:val="000000"/>
          <w:sz w:val="24"/>
          <w:szCs w:val="24"/>
          <w:bdr w:val="none" w:sz="0" w:space="0" w:color="auto" w:frame="1"/>
        </w:rPr>
        <w:t xml:space="preserve"> Model fit was assessed by </w:t>
      </w:r>
      <w:del w:id="615" w:author="Kopp, Darin" w:date="2025-02-20T15:34:00Z">
        <w:r w:rsidR="004535A4">
          <w:rPr>
            <w:rFonts w:ascii="Times New Roman" w:hAnsi="Times New Roman" w:cs="Times New Roman"/>
            <w:color w:val="000000"/>
            <w:sz w:val="24"/>
            <w:szCs w:val="24"/>
            <w:bdr w:val="none" w:sz="0" w:space="0" w:color="auto" w:frame="1"/>
          </w:rPr>
          <w:delText>out-</w:delText>
        </w:r>
      </w:del>
      <w:ins w:id="616" w:author="Kopp, Darin" w:date="2025-02-20T15:34:00Z">
        <w:r w:rsidR="00054CD5">
          <w:rPr>
            <w:rFonts w:ascii="Times New Roman" w:hAnsi="Times New Roman" w:cs="Times New Roman"/>
            <w:color w:val="000000"/>
            <w:sz w:val="24"/>
            <w:szCs w:val="24"/>
            <w:bdr w:val="none" w:sz="0" w:space="0" w:color="auto" w:frame="1"/>
          </w:rPr>
          <w:t xml:space="preserve">the coefficient </w:t>
        </w:r>
      </w:ins>
      <w:r w:rsidR="00054CD5">
        <w:rPr>
          <w:rFonts w:ascii="Times New Roman" w:hAnsi="Times New Roman" w:cs="Times New Roman"/>
          <w:color w:val="000000"/>
          <w:sz w:val="24"/>
          <w:szCs w:val="24"/>
          <w:bdr w:val="none" w:sz="0" w:space="0" w:color="auto" w:frame="1"/>
        </w:rPr>
        <w:t>of</w:t>
      </w:r>
      <w:del w:id="617" w:author="Kopp, Darin" w:date="2025-02-20T15:34:00Z">
        <w:r w:rsidR="004535A4">
          <w:rPr>
            <w:rFonts w:ascii="Times New Roman" w:hAnsi="Times New Roman" w:cs="Times New Roman"/>
            <w:color w:val="000000"/>
            <w:sz w:val="24"/>
            <w:szCs w:val="24"/>
            <w:bdr w:val="none" w:sz="0" w:space="0" w:color="auto" w:frame="1"/>
          </w:rPr>
          <w:delText>-bag</w:delText>
        </w:r>
        <w:r w:rsidR="00FE43D2">
          <w:rPr>
            <w:rFonts w:ascii="Times New Roman" w:hAnsi="Times New Roman" w:cs="Times New Roman"/>
            <w:color w:val="000000"/>
            <w:sz w:val="24"/>
            <w:szCs w:val="24"/>
            <w:bdr w:val="none" w:sz="0" w:space="0" w:color="auto" w:frame="1"/>
          </w:rPr>
          <w:delText xml:space="preserve"> </w:delText>
        </w:r>
      </w:del>
      <w:ins w:id="618" w:author="Kopp, Darin" w:date="2025-02-20T15:34:00Z">
        <w:r w:rsidR="00054CD5">
          <w:rPr>
            <w:rFonts w:ascii="Times New Roman" w:hAnsi="Times New Roman" w:cs="Times New Roman"/>
            <w:color w:val="000000"/>
            <w:sz w:val="24"/>
            <w:szCs w:val="24"/>
            <w:bdr w:val="none" w:sz="0" w:space="0" w:color="auto" w:frame="1"/>
          </w:rPr>
          <w:t xml:space="preserve"> determination (</w:t>
        </w:r>
      </w:ins>
      <w:r w:rsidR="00FF4A4A">
        <w:rPr>
          <w:rFonts w:ascii="Times New Roman" w:hAnsi="Times New Roman" w:cs="Times New Roman"/>
          <w:color w:val="000000"/>
          <w:sz w:val="24"/>
          <w:szCs w:val="24"/>
          <w:bdr w:val="none" w:sz="0" w:space="0" w:color="auto" w:frame="1"/>
        </w:rPr>
        <w:t>R</w:t>
      </w:r>
      <w:r w:rsidR="00FF4A4A" w:rsidRPr="008B65C2">
        <w:rPr>
          <w:rFonts w:ascii="Times New Roman" w:hAnsi="Times New Roman" w:cs="Times New Roman"/>
          <w:color w:val="000000"/>
          <w:sz w:val="24"/>
          <w:szCs w:val="24"/>
          <w:bdr w:val="none" w:sz="0" w:space="0" w:color="auto" w:frame="1"/>
          <w:vertAlign w:val="superscript"/>
        </w:rPr>
        <w:t>2</w:t>
      </w:r>
      <w:del w:id="619" w:author="Kopp, Darin" w:date="2025-02-20T15:34:00Z">
        <w:r w:rsidR="00DC2097">
          <w:rPr>
            <w:rFonts w:ascii="Times New Roman" w:hAnsi="Times New Roman" w:cs="Times New Roman"/>
            <w:color w:val="000000"/>
            <w:sz w:val="24"/>
            <w:szCs w:val="24"/>
            <w:bdr w:val="none" w:sz="0" w:space="0" w:color="auto" w:frame="1"/>
          </w:rPr>
          <w:delText>,</w:delText>
        </w:r>
      </w:del>
      <w:ins w:id="620" w:author="Kopp, Darin" w:date="2025-02-20T15:34:00Z">
        <w:r w:rsidR="00054CD5">
          <w:rPr>
            <w:rFonts w:ascii="Times New Roman" w:hAnsi="Times New Roman" w:cs="Times New Roman"/>
            <w:color w:val="000000"/>
            <w:sz w:val="24"/>
            <w:szCs w:val="24"/>
            <w:bdr w:val="none" w:sz="0" w:space="0" w:color="auto" w:frame="1"/>
          </w:rPr>
          <w:t>)</w:t>
        </w:r>
      </w:ins>
      <w:r w:rsidR="00FF4A4A">
        <w:rPr>
          <w:rFonts w:ascii="Times New Roman" w:hAnsi="Times New Roman" w:cs="Times New Roman"/>
          <w:color w:val="000000"/>
          <w:sz w:val="24"/>
          <w:szCs w:val="24"/>
          <w:bdr w:val="none" w:sz="0" w:space="0" w:color="auto" w:frame="1"/>
        </w:rPr>
        <w:t xml:space="preserve"> and root mean squared error (RMSE) on training and testing portions of the dataset. The relative importance of the covariates was evaluated by the change in mean squared error after permutating each variable (%</w:t>
      </w:r>
      <w:proofErr w:type="spellStart"/>
      <w:r w:rsidR="00FF4A4A">
        <w:rPr>
          <w:rFonts w:ascii="Times New Roman" w:hAnsi="Times New Roman" w:cs="Times New Roman"/>
          <w:color w:val="000000"/>
          <w:sz w:val="24"/>
          <w:szCs w:val="24"/>
          <w:bdr w:val="none" w:sz="0" w:space="0" w:color="auto" w:frame="1"/>
        </w:rPr>
        <w:t>IncMSE</w:t>
      </w:r>
      <w:proofErr w:type="spellEnd"/>
      <w:r w:rsidR="00FF4A4A">
        <w:rPr>
          <w:rFonts w:ascii="Times New Roman" w:hAnsi="Times New Roman" w:cs="Times New Roman"/>
          <w:color w:val="000000"/>
          <w:sz w:val="24"/>
          <w:szCs w:val="24"/>
          <w:bdr w:val="none" w:sz="0" w:space="0" w:color="auto" w:frame="1"/>
        </w:rPr>
        <w:t xml:space="preserve">). </w:t>
      </w:r>
      <w:del w:id="621" w:author="Kopp, Darin" w:date="2025-02-20T15:34:00Z">
        <w:r w:rsidR="001D753F">
          <w:rPr>
            <w:rFonts w:ascii="Times New Roman" w:hAnsi="Times New Roman" w:cs="Times New Roman"/>
            <w:color w:val="000000"/>
            <w:sz w:val="24"/>
            <w:szCs w:val="24"/>
            <w:bdr w:val="none" w:sz="0" w:space="0" w:color="auto" w:frame="1"/>
          </w:rPr>
          <w:delText xml:space="preserve">The presence of strong correlations between geoclimatic and anthropogenic predictor variables could generate misleading </w:delText>
        </w:r>
      </w:del>
      <w:ins w:id="622" w:author="Kopp, Darin" w:date="2025-02-20T15:34:00Z">
        <w:r w:rsidR="005608BC">
          <w:rPr>
            <w:rFonts w:ascii="Times New Roman" w:hAnsi="Times New Roman" w:cs="Times New Roman"/>
            <w:color w:val="000000"/>
            <w:sz w:val="24"/>
            <w:szCs w:val="24"/>
            <w:bdr w:val="none" w:sz="0" w:space="0" w:color="auto" w:frame="1"/>
          </w:rPr>
          <w:t xml:space="preserve">Because variable </w:t>
        </w:r>
      </w:ins>
      <w:r w:rsidR="005608BC">
        <w:rPr>
          <w:rFonts w:ascii="Times New Roman" w:hAnsi="Times New Roman" w:cs="Times New Roman"/>
          <w:color w:val="000000"/>
          <w:sz w:val="24"/>
          <w:szCs w:val="24"/>
          <w:bdr w:val="none" w:sz="0" w:space="0" w:color="auto" w:frame="1"/>
        </w:rPr>
        <w:t xml:space="preserve">importance </w:t>
      </w:r>
      <w:del w:id="623" w:author="Kopp, Darin" w:date="2025-02-20T15:34:00Z">
        <w:r w:rsidR="001D753F">
          <w:rPr>
            <w:rFonts w:ascii="Times New Roman" w:hAnsi="Times New Roman" w:cs="Times New Roman"/>
            <w:color w:val="000000"/>
            <w:sz w:val="24"/>
            <w:szCs w:val="24"/>
            <w:bdr w:val="none" w:sz="0" w:space="0" w:color="auto" w:frame="1"/>
          </w:rPr>
          <w:delText xml:space="preserve">rankings because a </w:delText>
        </w:r>
      </w:del>
      <w:ins w:id="624" w:author="Kopp, Darin" w:date="2025-02-20T15:34:00Z">
        <w:r w:rsidR="005608BC">
          <w:rPr>
            <w:rFonts w:ascii="Times New Roman" w:hAnsi="Times New Roman" w:cs="Times New Roman"/>
            <w:color w:val="000000"/>
            <w:sz w:val="24"/>
            <w:szCs w:val="24"/>
            <w:bdr w:val="none" w:sz="0" w:space="0" w:color="auto" w:frame="1"/>
          </w:rPr>
          <w:t xml:space="preserve">can be influenced by </w:t>
        </w:r>
      </w:ins>
      <w:r w:rsidR="005608BC">
        <w:rPr>
          <w:rFonts w:ascii="Times New Roman" w:hAnsi="Times New Roman" w:cs="Times New Roman"/>
          <w:color w:val="000000"/>
          <w:sz w:val="24"/>
          <w:szCs w:val="24"/>
          <w:bdr w:val="none" w:sz="0" w:space="0" w:color="auto" w:frame="1"/>
        </w:rPr>
        <w:t xml:space="preserve">correlated </w:t>
      </w:r>
      <w:del w:id="625" w:author="Kopp, Darin" w:date="2025-02-20T15:34:00Z">
        <w:r w:rsidR="001D753F">
          <w:rPr>
            <w:rFonts w:ascii="Times New Roman" w:hAnsi="Times New Roman" w:cs="Times New Roman"/>
            <w:color w:val="000000"/>
            <w:sz w:val="24"/>
            <w:szCs w:val="24"/>
            <w:bdr w:val="none" w:sz="0" w:space="0" w:color="auto" w:frame="1"/>
          </w:rPr>
          <w:delText>variable may become a substitute when the other is permutated (i.e., no change in %IncMSE).  We did not detect strong correlations (i.e., r &gt; 0.7) between the anthropogenic</w:delText>
        </w:r>
      </w:del>
      <w:ins w:id="626" w:author="Kopp, Darin" w:date="2025-02-20T15:34:00Z">
        <w:r w:rsidR="005608BC">
          <w:rPr>
            <w:rFonts w:ascii="Times New Roman" w:hAnsi="Times New Roman" w:cs="Times New Roman"/>
            <w:color w:val="000000"/>
            <w:sz w:val="24"/>
            <w:szCs w:val="24"/>
            <w:bdr w:val="none" w:sz="0" w:space="0" w:color="auto" w:frame="1"/>
          </w:rPr>
          <w:t>variable</w:t>
        </w:r>
        <w:r w:rsidR="00B47D1F">
          <w:rPr>
            <w:rFonts w:ascii="Times New Roman" w:hAnsi="Times New Roman" w:cs="Times New Roman"/>
            <w:color w:val="000000"/>
            <w:sz w:val="24"/>
            <w:szCs w:val="24"/>
            <w:bdr w:val="none" w:sz="0" w:space="0" w:color="auto" w:frame="1"/>
          </w:rPr>
          <w:t>s, we confirmed that</w:t>
        </w:r>
        <w:r w:rsidR="00667A7F">
          <w:rPr>
            <w:rFonts w:ascii="Times New Roman" w:hAnsi="Times New Roman" w:cs="Times New Roman"/>
            <w:color w:val="000000"/>
            <w:sz w:val="24"/>
            <w:szCs w:val="24"/>
            <w:bdr w:val="none" w:sz="0" w:space="0" w:color="auto" w:frame="1"/>
          </w:rPr>
          <w:t xml:space="preserve"> all variables used in the models </w:t>
        </w:r>
        <w:r w:rsidR="0038617C">
          <w:rPr>
            <w:rFonts w:ascii="Times New Roman" w:hAnsi="Times New Roman" w:cs="Times New Roman"/>
            <w:color w:val="000000"/>
            <w:sz w:val="24"/>
            <w:szCs w:val="24"/>
            <w:bdr w:val="none" w:sz="0" w:space="0" w:color="auto" w:frame="1"/>
          </w:rPr>
          <w:t xml:space="preserve">had pairwise </w:t>
        </w:r>
        <w:r w:rsidR="00667A7F">
          <w:rPr>
            <w:rFonts w:ascii="Times New Roman" w:hAnsi="Times New Roman" w:cs="Times New Roman"/>
            <w:color w:val="000000"/>
            <w:sz w:val="24"/>
            <w:szCs w:val="24"/>
            <w:bdr w:val="none" w:sz="0" w:space="0" w:color="auto" w:frame="1"/>
          </w:rPr>
          <w:t>Pearson’s correlation coefficient</w:t>
        </w:r>
        <w:r w:rsidR="0038617C">
          <w:rPr>
            <w:rFonts w:ascii="Times New Roman" w:hAnsi="Times New Roman" w:cs="Times New Roman"/>
            <w:color w:val="000000"/>
            <w:sz w:val="24"/>
            <w:szCs w:val="24"/>
            <w:bdr w:val="none" w:sz="0" w:space="0" w:color="auto" w:frame="1"/>
          </w:rPr>
          <w:t>s</w:t>
        </w:r>
        <w:r w:rsidR="00667A7F">
          <w:rPr>
            <w:rFonts w:ascii="Times New Roman" w:hAnsi="Times New Roman" w:cs="Times New Roman"/>
            <w:color w:val="000000"/>
            <w:sz w:val="24"/>
            <w:szCs w:val="24"/>
            <w:bdr w:val="none" w:sz="0" w:space="0" w:color="auto" w:frame="1"/>
          </w:rPr>
          <w:t xml:space="preserve"> &lt; 0.7 and the </w:t>
        </w:r>
        <w:r w:rsidR="00B47D1F">
          <w:rPr>
            <w:rFonts w:ascii="Times New Roman" w:hAnsi="Times New Roman" w:cs="Times New Roman"/>
            <w:color w:val="000000"/>
            <w:sz w:val="24"/>
            <w:szCs w:val="24"/>
            <w:bdr w:val="none" w:sz="0" w:space="0" w:color="auto" w:frame="1"/>
          </w:rPr>
          <w:t>variance inflation factor</w:t>
        </w:r>
        <w:r w:rsidR="00667A7F">
          <w:rPr>
            <w:rFonts w:ascii="Times New Roman" w:hAnsi="Times New Roman" w:cs="Times New Roman"/>
            <w:color w:val="000000"/>
            <w:sz w:val="24"/>
            <w:szCs w:val="24"/>
            <w:bdr w:val="none" w:sz="0" w:space="0" w:color="auto" w:frame="1"/>
          </w:rPr>
          <w:t>s</w:t>
        </w:r>
        <w:r w:rsidR="00B47D1F">
          <w:rPr>
            <w:rFonts w:ascii="Times New Roman" w:hAnsi="Times New Roman" w:cs="Times New Roman"/>
            <w:color w:val="000000"/>
            <w:sz w:val="24"/>
            <w:szCs w:val="24"/>
            <w:bdr w:val="none" w:sz="0" w:space="0" w:color="auto" w:frame="1"/>
          </w:rPr>
          <w:t xml:space="preserve"> (VIF) </w:t>
        </w:r>
        <w:r w:rsidR="0038617C">
          <w:rPr>
            <w:rFonts w:ascii="Times New Roman" w:hAnsi="Times New Roman" w:cs="Times New Roman"/>
            <w:color w:val="000000"/>
            <w:sz w:val="24"/>
            <w:szCs w:val="24"/>
            <w:bdr w:val="none" w:sz="0" w:space="0" w:color="auto" w:frame="1"/>
          </w:rPr>
          <w:t xml:space="preserve">were </w:t>
        </w:r>
        <w:r w:rsidR="00B47D1F">
          <w:rPr>
            <w:rFonts w:ascii="Times New Roman" w:hAnsi="Times New Roman" w:cs="Times New Roman"/>
            <w:color w:val="000000"/>
            <w:sz w:val="24"/>
            <w:szCs w:val="24"/>
            <w:bdr w:val="none" w:sz="0" w:space="0" w:color="auto" w:frame="1"/>
          </w:rPr>
          <w:t>between 2.6</w:t>
        </w:r>
      </w:ins>
      <w:r w:rsidR="00B47D1F">
        <w:rPr>
          <w:rFonts w:ascii="Times New Roman" w:hAnsi="Times New Roman" w:cs="Times New Roman"/>
          <w:color w:val="000000"/>
          <w:sz w:val="24"/>
          <w:szCs w:val="24"/>
          <w:bdr w:val="none" w:sz="0" w:space="0" w:color="auto" w:frame="1"/>
        </w:rPr>
        <w:t xml:space="preserve"> and </w:t>
      </w:r>
      <w:del w:id="627" w:author="Kopp, Darin" w:date="2025-02-20T15:34:00Z">
        <w:r w:rsidR="001D753F">
          <w:rPr>
            <w:rFonts w:ascii="Times New Roman" w:hAnsi="Times New Roman" w:cs="Times New Roman"/>
            <w:color w:val="000000"/>
            <w:sz w:val="24"/>
            <w:szCs w:val="24"/>
            <w:bdr w:val="none" w:sz="0" w:space="0" w:color="auto" w:frame="1"/>
          </w:rPr>
          <w:delText xml:space="preserve">geoclimatic variables. </w:delText>
        </w:r>
        <w:r w:rsidR="0029198C">
          <w:rPr>
            <w:rFonts w:ascii="Times New Roman" w:hAnsi="Times New Roman" w:cs="Times New Roman"/>
            <w:color w:val="000000"/>
            <w:sz w:val="24"/>
            <w:szCs w:val="24"/>
            <w:bdr w:val="none" w:sz="0" w:space="0" w:color="auto" w:frame="1"/>
          </w:rPr>
          <w:delText xml:space="preserve">We </w:delText>
        </w:r>
        <w:r w:rsidR="00D772AD">
          <w:rPr>
            <w:rFonts w:ascii="Times New Roman" w:hAnsi="Times New Roman" w:cs="Times New Roman"/>
            <w:color w:val="000000"/>
            <w:sz w:val="24"/>
            <w:szCs w:val="24"/>
            <w:bdr w:val="none" w:sz="0" w:space="0" w:color="auto" w:frame="1"/>
          </w:rPr>
          <w:delText xml:space="preserve">then </w:delText>
        </w:r>
        <w:r w:rsidR="00FE43D2">
          <w:rPr>
            <w:rFonts w:ascii="Times New Roman" w:hAnsi="Times New Roman" w:cs="Times New Roman"/>
            <w:color w:val="000000"/>
            <w:sz w:val="24"/>
            <w:szCs w:val="24"/>
            <w:bdr w:val="none" w:sz="0" w:space="0" w:color="auto" w:frame="1"/>
          </w:rPr>
          <w:delText>used partial</w:delText>
        </w:r>
      </w:del>
      <w:ins w:id="628" w:author="Kopp, Darin" w:date="2025-02-20T15:34:00Z">
        <w:r w:rsidR="00B47D1F">
          <w:rPr>
            <w:rFonts w:ascii="Times New Roman" w:hAnsi="Times New Roman" w:cs="Times New Roman"/>
            <w:color w:val="000000"/>
            <w:sz w:val="24"/>
            <w:szCs w:val="24"/>
            <w:bdr w:val="none" w:sz="0" w:space="0" w:color="auto" w:frame="1"/>
          </w:rPr>
          <w:t>3.9.</w:t>
        </w:r>
        <w:r w:rsidR="009F14B9">
          <w:rPr>
            <w:rFonts w:ascii="Times New Roman" w:hAnsi="Times New Roman" w:cs="Times New Roman"/>
            <w:color w:val="000000"/>
            <w:sz w:val="24"/>
            <w:szCs w:val="24"/>
            <w:bdr w:val="none" w:sz="0" w:space="0" w:color="auto" w:frame="1"/>
          </w:rPr>
          <w:t xml:space="preserve"> (</w:t>
        </w:r>
        <w:r w:rsidR="009F14B9" w:rsidRPr="009F14B9">
          <w:rPr>
            <w:rFonts w:ascii="Times New Roman" w:hAnsi="Times New Roman" w:cs="Times New Roman"/>
            <w:color w:val="000000"/>
            <w:sz w:val="24"/>
            <w:szCs w:val="24"/>
            <w:bdr w:val="none" w:sz="0" w:space="0" w:color="auto" w:frame="1"/>
          </w:rPr>
          <w:t>Appendix S1: Table S3</w:t>
        </w:r>
        <w:r w:rsidR="009F14B9">
          <w:rPr>
            <w:rFonts w:ascii="Times New Roman" w:hAnsi="Times New Roman" w:cs="Times New Roman"/>
            <w:color w:val="000000"/>
            <w:sz w:val="24"/>
            <w:szCs w:val="24"/>
            <w:bdr w:val="none" w:sz="0" w:space="0" w:color="auto" w:frame="1"/>
          </w:rPr>
          <w:t>)</w:t>
        </w:r>
        <w:r w:rsidR="00B47D1F">
          <w:rPr>
            <w:rFonts w:ascii="Times New Roman" w:hAnsi="Times New Roman" w:cs="Times New Roman"/>
            <w:color w:val="000000"/>
            <w:sz w:val="24"/>
            <w:szCs w:val="24"/>
            <w:bdr w:val="none" w:sz="0" w:space="0" w:color="auto" w:frame="1"/>
          </w:rPr>
          <w:t xml:space="preserve"> In general, VIF &gt;</w:t>
        </w:r>
        <w:r w:rsidR="008C1E8D">
          <w:rPr>
            <w:rFonts w:ascii="Times New Roman" w:hAnsi="Times New Roman" w:cs="Times New Roman"/>
            <w:color w:val="000000"/>
            <w:sz w:val="24"/>
            <w:szCs w:val="24"/>
            <w:bdr w:val="none" w:sz="0" w:space="0" w:color="auto" w:frame="1"/>
          </w:rPr>
          <w:t xml:space="preserve"> </w:t>
        </w:r>
        <w:r w:rsidR="00B47D1F">
          <w:rPr>
            <w:rFonts w:ascii="Times New Roman" w:hAnsi="Times New Roman" w:cs="Times New Roman"/>
            <w:color w:val="000000"/>
            <w:sz w:val="24"/>
            <w:szCs w:val="24"/>
            <w:bdr w:val="none" w:sz="0" w:space="0" w:color="auto" w:frame="1"/>
          </w:rPr>
          <w:t>5 indicates a potential problem with multicollinearity</w:t>
        </w:r>
        <w:r w:rsidR="008C1E8D">
          <w:rPr>
            <w:rFonts w:ascii="Times New Roman" w:hAnsi="Times New Roman" w:cs="Times New Roman"/>
            <w:color w:val="000000"/>
            <w:sz w:val="24"/>
            <w:szCs w:val="24"/>
            <w:bdr w:val="none" w:sz="0" w:space="0" w:color="auto" w:frame="1"/>
          </w:rPr>
          <w:t xml:space="preserve"> </w:t>
        </w:r>
        <w:r w:rsidR="008C1E8D">
          <w:rPr>
            <w:rFonts w:ascii="Times New Roman" w:hAnsi="Times New Roman" w:cs="Times New Roman"/>
            <w:color w:val="000000"/>
            <w:sz w:val="24"/>
            <w:szCs w:val="24"/>
            <w:bdr w:val="none" w:sz="0" w:space="0" w:color="auto" w:frame="1"/>
          </w:rPr>
          <w:fldChar w:fldCharType="begin"/>
        </w:r>
        <w:r w:rsidR="008C1E8D">
          <w:rPr>
            <w:rFonts w:ascii="Times New Roman" w:hAnsi="Times New Roman" w:cs="Times New Roman"/>
            <w:color w:val="000000"/>
            <w:sz w:val="24"/>
            <w:szCs w:val="24"/>
            <w:bdr w:val="none" w:sz="0" w:space="0" w:color="auto" w:frame="1"/>
          </w:rPr>
          <w:instrText xml:space="preserve"> ADDIN EN.CITE &lt;EndNote&gt;&lt;Cite&gt;&lt;Author&gt;O’brien&lt;/Author&gt;&lt;Year&gt;2007&lt;/Year&gt;&lt;RecNum&gt;307&lt;/RecNum&gt;&lt;DisplayText&gt;(O’brien 2007)&lt;/DisplayText&gt;&lt;record&gt;&lt;rec-number&gt;307&lt;/rec-number&gt;&lt;foreign-keys&gt;&lt;key app="EN" db-id="rtxzfetfi9xw07eeartpf9t7wwtdt2arspvw" timestamp="1739398786"&gt;307&lt;/key&gt;&lt;/foreign-keys&gt;&lt;ref-type name="Journal Article"&gt;17&lt;/ref-type&gt;&lt;contributors&gt;&lt;authors&gt;&lt;author&gt;O’brien, Robert M.&lt;/author&gt;&lt;/authors&gt;&lt;/contributors&gt;&lt;titles&gt;&lt;title&gt;A Caution Regarding Rules of Thumb for Variance Inflation Factors&lt;/title&gt;&lt;secondary-title&gt;Quality &amp;amp; Quantity&lt;/secondary-title&gt;&lt;/titles&gt;&lt;periodical&gt;&lt;full-title&gt;Quality &amp;amp; Quantity&lt;/full-title&gt;&lt;/periodical&gt;&lt;pages&gt;673-690&lt;/pages&gt;&lt;volume&gt;41&lt;/volume&gt;&lt;number&gt;5&lt;/number&gt;&lt;dates&gt;&lt;year&gt;2007&lt;/year&gt;&lt;pub-dates&gt;&lt;date&gt;2007/10/01&lt;/date&gt;&lt;/pub-dates&gt;&lt;/dates&gt;&lt;isbn&gt;1573-7845&lt;/isbn&gt;&lt;urls&gt;&lt;related-urls&gt;&lt;url&gt;https://doi.org/10.1007/s11135-006-9018-6&lt;/url&gt;&lt;/related-urls&gt;&lt;/urls&gt;&lt;electronic-resource-num&gt;10.1007/s11135-006-9018-6&lt;/electronic-resource-num&gt;&lt;/record&gt;&lt;/Cite&gt;&lt;/EndNote&gt;</w:instrText>
        </w:r>
        <w:r w:rsidR="008C1E8D">
          <w:rPr>
            <w:rFonts w:ascii="Times New Roman" w:hAnsi="Times New Roman" w:cs="Times New Roman"/>
            <w:color w:val="000000"/>
            <w:sz w:val="24"/>
            <w:szCs w:val="24"/>
            <w:bdr w:val="none" w:sz="0" w:space="0" w:color="auto" w:frame="1"/>
          </w:rPr>
          <w:fldChar w:fldCharType="separate"/>
        </w:r>
        <w:r w:rsidR="008C1E8D">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"_ENREF_53" \o "O’brien, 2007 #307"</w:instrText>
        </w:r>
        <w:r w:rsidR="00000000">
          <w:fldChar w:fldCharType="separate"/>
        </w:r>
        <w:r w:rsidR="00707795">
          <w:rPr>
            <w:rFonts w:ascii="Times New Roman" w:hAnsi="Times New Roman" w:cs="Times New Roman"/>
            <w:noProof/>
            <w:color w:val="000000"/>
            <w:sz w:val="24"/>
            <w:szCs w:val="24"/>
            <w:bdr w:val="none" w:sz="0" w:space="0" w:color="auto" w:frame="1"/>
          </w:rPr>
          <w:t>O’brien 2007</w:t>
        </w:r>
        <w:r w:rsidR="00000000">
          <w:rPr>
            <w:rFonts w:ascii="Times New Roman" w:hAnsi="Times New Roman" w:cs="Times New Roman"/>
            <w:noProof/>
            <w:color w:val="000000"/>
            <w:sz w:val="24"/>
            <w:szCs w:val="24"/>
            <w:bdr w:val="none" w:sz="0" w:space="0" w:color="auto" w:frame="1"/>
          </w:rPr>
          <w:fldChar w:fldCharType="end"/>
        </w:r>
        <w:r w:rsidR="008C1E8D">
          <w:rPr>
            <w:rFonts w:ascii="Times New Roman" w:hAnsi="Times New Roman" w:cs="Times New Roman"/>
            <w:noProof/>
            <w:color w:val="000000"/>
            <w:sz w:val="24"/>
            <w:szCs w:val="24"/>
            <w:bdr w:val="none" w:sz="0" w:space="0" w:color="auto" w:frame="1"/>
          </w:rPr>
          <w:t>)</w:t>
        </w:r>
        <w:r w:rsidR="008C1E8D">
          <w:rPr>
            <w:rFonts w:ascii="Times New Roman" w:hAnsi="Times New Roman" w:cs="Times New Roman"/>
            <w:color w:val="000000"/>
            <w:sz w:val="24"/>
            <w:szCs w:val="24"/>
            <w:bdr w:val="none" w:sz="0" w:space="0" w:color="auto" w:frame="1"/>
          </w:rPr>
          <w:fldChar w:fldCharType="end"/>
        </w:r>
        <w:r w:rsidR="00B47D1F">
          <w:rPr>
            <w:rFonts w:ascii="Times New Roman" w:hAnsi="Times New Roman" w:cs="Times New Roman"/>
            <w:color w:val="000000"/>
            <w:sz w:val="24"/>
            <w:szCs w:val="24"/>
            <w:bdr w:val="none" w:sz="0" w:space="0" w:color="auto" w:frame="1"/>
          </w:rPr>
          <w:t xml:space="preserve">. </w:t>
        </w:r>
        <w:r w:rsidR="00342CA9">
          <w:rPr>
            <w:rFonts w:ascii="Times New Roman" w:hAnsi="Times New Roman" w:cs="Times New Roman"/>
            <w:color w:val="000000"/>
            <w:sz w:val="24"/>
            <w:szCs w:val="24"/>
            <w:bdr w:val="none" w:sz="0" w:space="0" w:color="auto" w:frame="1"/>
          </w:rPr>
          <w:t>P</w:t>
        </w:r>
        <w:r w:rsidR="00FF4A4A">
          <w:rPr>
            <w:rFonts w:ascii="Times New Roman" w:hAnsi="Times New Roman" w:cs="Times New Roman"/>
            <w:color w:val="000000"/>
            <w:sz w:val="24"/>
            <w:szCs w:val="24"/>
            <w:bdr w:val="none" w:sz="0" w:space="0" w:color="auto" w:frame="1"/>
          </w:rPr>
          <w:t>artial</w:t>
        </w:r>
      </w:ins>
      <w:r w:rsidR="00FF4A4A">
        <w:rPr>
          <w:rFonts w:ascii="Times New Roman" w:hAnsi="Times New Roman" w:cs="Times New Roman"/>
          <w:color w:val="000000"/>
          <w:sz w:val="24"/>
          <w:szCs w:val="24"/>
          <w:bdr w:val="none" w:sz="0" w:space="0" w:color="auto" w:frame="1"/>
        </w:rPr>
        <w:t xml:space="preserve"> dependance plots </w:t>
      </w:r>
      <w:ins w:id="629" w:author="Kopp, Darin" w:date="2025-02-20T15:34:00Z">
        <w:r w:rsidR="002317A0">
          <w:rPr>
            <w:rFonts w:ascii="Times New Roman" w:hAnsi="Times New Roman" w:cs="Times New Roman"/>
            <w:color w:val="000000"/>
            <w:sz w:val="24"/>
            <w:szCs w:val="24"/>
            <w:bdr w:val="none" w:sz="0" w:space="0" w:color="auto" w:frame="1"/>
          </w:rPr>
          <w:t xml:space="preserve">were used </w:t>
        </w:r>
      </w:ins>
      <w:r w:rsidR="00FF4A4A">
        <w:rPr>
          <w:rFonts w:ascii="Times New Roman" w:hAnsi="Times New Roman" w:cs="Times New Roman"/>
          <w:color w:val="000000"/>
          <w:sz w:val="24"/>
          <w:szCs w:val="24"/>
          <w:bdr w:val="none" w:sz="0" w:space="0" w:color="auto" w:frame="1"/>
        </w:rPr>
        <w:t>to visualize the relationship between the most important anthropogenic factors and each</w:t>
      </w:r>
      <w:r w:rsidR="000C299A">
        <w:rPr>
          <w:rFonts w:ascii="Times New Roman" w:hAnsi="Times New Roman" w:cs="Times New Roman"/>
          <w:color w:val="000000"/>
          <w:sz w:val="24"/>
          <w:szCs w:val="24"/>
          <w:bdr w:val="none" w:sz="0" w:space="0" w:color="auto" w:frame="1"/>
        </w:rPr>
        <w:t xml:space="preserve"> </w:t>
      </w:r>
      <w:del w:id="630" w:author="Kopp, Darin" w:date="2025-02-20T15:34:00Z">
        <w:r w:rsidR="00FE43D2">
          <w:rPr>
            <w:rFonts w:ascii="Times New Roman" w:hAnsi="Times New Roman" w:cs="Times New Roman"/>
            <w:color w:val="000000"/>
            <w:sz w:val="24"/>
            <w:szCs w:val="24"/>
            <w:bdr w:val="none" w:sz="0" w:space="0" w:color="auto" w:frame="1"/>
          </w:rPr>
          <w:delText>environmental gradient.</w:delText>
        </w:r>
      </w:del>
      <w:ins w:id="631" w:author="Kopp, Darin" w:date="2025-02-20T15:34:00Z">
        <w:r w:rsidR="000C299A">
          <w:rPr>
            <w:rFonts w:ascii="Times New Roman" w:hAnsi="Times New Roman" w:cs="Times New Roman"/>
            <w:color w:val="000000"/>
            <w:sz w:val="24"/>
            <w:szCs w:val="24"/>
            <w:bdr w:val="none" w:sz="0" w:space="0" w:color="auto" w:frame="1"/>
          </w:rPr>
          <w:t xml:space="preserve">physiochemical </w:t>
        </w:r>
        <w:r w:rsidR="00342CA9">
          <w:rPr>
            <w:rFonts w:ascii="Times New Roman" w:hAnsi="Times New Roman" w:cs="Times New Roman"/>
            <w:color w:val="000000"/>
            <w:sz w:val="24"/>
            <w:szCs w:val="24"/>
            <w:bdr w:val="none" w:sz="0" w:space="0" w:color="auto" w:frame="1"/>
          </w:rPr>
          <w:t>variable</w:t>
        </w:r>
        <w:r w:rsidR="00FF4A4A">
          <w:rPr>
            <w:rFonts w:ascii="Times New Roman" w:hAnsi="Times New Roman" w:cs="Times New Roman"/>
            <w:color w:val="000000"/>
            <w:sz w:val="24"/>
            <w:szCs w:val="24"/>
            <w:bdr w:val="none" w:sz="0" w:space="0" w:color="auto" w:frame="1"/>
          </w:rPr>
          <w:t>.</w:t>
        </w:r>
      </w:ins>
      <w:r w:rsidR="00FF4A4A" w:rsidRPr="00D66D5F">
        <w:rPr>
          <w:rFonts w:ascii="Times New Roman" w:hAnsi="Times New Roman" w:cs="Times New Roman"/>
          <w:color w:val="000000"/>
          <w:sz w:val="24"/>
          <w:szCs w:val="24"/>
          <w:bdr w:val="none" w:sz="0" w:space="0" w:color="auto" w:frame="1"/>
        </w:rPr>
        <w:t xml:space="preserve"> </w:t>
      </w:r>
      <w:r w:rsidR="00FF4A4A">
        <w:rPr>
          <w:rFonts w:ascii="Times New Roman" w:hAnsi="Times New Roman" w:cs="Times New Roman"/>
          <w:color w:val="000000"/>
          <w:sz w:val="24"/>
          <w:szCs w:val="24"/>
          <w:bdr w:val="none" w:sz="0" w:space="0" w:color="auto" w:frame="1"/>
        </w:rPr>
        <w:t xml:space="preserve">Random forest analysis was performed using the </w:t>
      </w:r>
      <w:proofErr w:type="spellStart"/>
      <w:r w:rsidR="00FF4A4A" w:rsidRPr="0052084D">
        <w:rPr>
          <w:rFonts w:ascii="Times New Roman" w:hAnsi="Times New Roman" w:cs="Times New Roman"/>
          <w:color w:val="000000"/>
          <w:sz w:val="24"/>
          <w:szCs w:val="24"/>
          <w:bdr w:val="none" w:sz="0" w:space="0" w:color="auto" w:frame="1"/>
        </w:rPr>
        <w:t>quantregForest</w:t>
      </w:r>
      <w:proofErr w:type="spellEnd"/>
      <w:r w:rsidR="00FF4A4A">
        <w:rPr>
          <w:rFonts w:ascii="Times New Roman" w:hAnsi="Times New Roman" w:cs="Times New Roman"/>
          <w:color w:val="000000"/>
          <w:sz w:val="24"/>
          <w:szCs w:val="24"/>
          <w:bdr w:val="none" w:sz="0" w:space="0" w:color="auto" w:frame="1"/>
        </w:rPr>
        <w:t xml:space="preserve"> R Package </w:t>
      </w:r>
      <w:r w:rsidR="00FF4A4A">
        <w:rPr>
          <w:rFonts w:ascii="Times New Roman" w:hAnsi="Times New Roman" w:cs="Times New Roman"/>
          <w:color w:val="000000"/>
          <w:sz w:val="24"/>
          <w:szCs w:val="24"/>
          <w:bdr w:val="none" w:sz="0" w:space="0" w:color="auto" w:frame="1"/>
        </w:rPr>
        <w:fldChar w:fldCharType="begin"/>
      </w:r>
      <w:r w:rsidR="00FF4A4A">
        <w:rPr>
          <w:rFonts w:ascii="Times New Roman" w:hAnsi="Times New Roman" w:cs="Times New Roman"/>
          <w:color w:val="000000"/>
          <w:sz w:val="24"/>
          <w:szCs w:val="24"/>
          <w:bdr w:val="none" w:sz="0" w:space="0" w:color="auto" w:frame="1"/>
        </w:rPr>
        <w:instrText xml:space="preserve"> ADDIN EN.CITE &lt;EndNote&gt;&lt;Cite&gt;&lt;Author&gt;Meinshausen&lt;/Author&gt;&lt;Year&gt;2017&lt;/Year&gt;&lt;RecNum&gt;150&lt;/RecNum&gt;&lt;DisplayText&gt;(Meinshausen 2017)&lt;/DisplayText&gt;&lt;record&gt;&lt;rec-number&gt;150&lt;/rec-number&gt;&lt;foreign-keys&gt;&lt;key app="EN" db-id="rtxzfetfi9xw07eeartpf9t7wwtdt2arspvw" timestamp="1719013869" guid="b24d9ac8-5fea-40ae-a0f4-575a10901684"&gt;150&lt;/key&gt;&lt;/foreign-keys&gt;&lt;ref-type name="Journal Article"&gt;17&lt;/ref-type&gt;&lt;contributors&gt;&lt;authors&gt;&lt;author&gt;Nicolai Meinshausen&lt;/author&gt;&lt;/authors&gt;&lt;/contributors&gt;&lt;titles&gt;&lt;title&gt;quantregForest: Quantile Regression Forests&lt;/title&gt;&lt;secondary-title&gt;R package version 1.3-7&lt;/secondary-title&gt;&lt;/titles&gt;&lt;periodical&gt;&lt;full-title&gt;R package version 1.3-7&lt;/full-title&gt;&lt;/periodical&gt;&lt;dates&gt;&lt;year&gt;2017&lt;/year&gt;&lt;/dates&gt;&lt;urls&gt;&lt;/urls&gt;&lt;electronic-resource-num&gt;https://CRAN.R-project.org/package=quantregForest&lt;/electronic-resource-num&gt;&lt;/record&gt;&lt;/Cite&gt;&lt;/EndNote&gt;</w:instrText>
      </w:r>
      <w:r w:rsidR="00FF4A4A">
        <w:rPr>
          <w:rFonts w:ascii="Times New Roman" w:hAnsi="Times New Roman" w:cs="Times New Roman"/>
          <w:color w:val="000000"/>
          <w:sz w:val="24"/>
          <w:szCs w:val="24"/>
          <w:bdr w:val="none" w:sz="0" w:space="0" w:color="auto" w:frame="1"/>
        </w:rPr>
        <w:fldChar w:fldCharType="separate"/>
      </w:r>
      <w:del w:id="632" w:author="Kopp, Darin" w:date="2025-02-20T15:34:00Z">
        <w:r w:rsidR="00D07A92">
          <w:rPr>
            <w:rFonts w:ascii="Times New Roman" w:hAnsi="Times New Roman" w:cs="Times New Roman"/>
            <w:noProof/>
            <w:color w:val="000000"/>
            <w:sz w:val="24"/>
            <w:szCs w:val="24"/>
            <w:bdr w:val="none" w:sz="0" w:space="0" w:color="auto" w:frame="1"/>
          </w:rPr>
          <w:delText>(</w:delText>
        </w:r>
        <w:r w:rsidR="00000000">
          <w:fldChar w:fldCharType="begin"/>
        </w:r>
        <w:r w:rsidR="00000000">
          <w:delInstrText>HYPERLINK \l "_ENREF_43" \o "Meinshausen, 2017 #150"</w:delInstrText>
        </w:r>
        <w:r w:rsidR="00000000">
          <w:fldChar w:fldCharType="separate"/>
        </w:r>
        <w:r w:rsidR="00FE06C8">
          <w:rPr>
            <w:rFonts w:ascii="Times New Roman" w:hAnsi="Times New Roman" w:cs="Times New Roman"/>
            <w:noProof/>
            <w:color w:val="000000"/>
            <w:sz w:val="24"/>
            <w:szCs w:val="24"/>
            <w:bdr w:val="none" w:sz="0" w:space="0" w:color="auto" w:frame="1"/>
          </w:rPr>
          <w:delText>Meinshausen 2017</w:delText>
        </w:r>
        <w:r w:rsidR="00000000">
          <w:rPr>
            <w:rFonts w:ascii="Times New Roman" w:hAnsi="Times New Roman" w:cs="Times New Roman"/>
            <w:noProof/>
            <w:color w:val="000000"/>
            <w:sz w:val="24"/>
            <w:szCs w:val="24"/>
            <w:bdr w:val="none" w:sz="0" w:space="0" w:color="auto" w:frame="1"/>
          </w:rPr>
          <w:fldChar w:fldCharType="end"/>
        </w:r>
        <w:r w:rsidR="00D07A92">
          <w:rPr>
            <w:rFonts w:ascii="Times New Roman" w:hAnsi="Times New Roman" w:cs="Times New Roman"/>
            <w:noProof/>
            <w:color w:val="000000"/>
            <w:sz w:val="24"/>
            <w:szCs w:val="24"/>
            <w:bdr w:val="none" w:sz="0" w:space="0" w:color="auto" w:frame="1"/>
          </w:rPr>
          <w:delText>)</w:delText>
        </w:r>
      </w:del>
      <w:ins w:id="633" w:author="Kopp, Darin" w:date="2025-02-20T15:34:00Z">
        <w:r w:rsidR="00FF4A4A">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"_ENREF_48" \o "Meinshausen, 2017 #150"</w:instrText>
        </w:r>
        <w:r w:rsidR="00000000">
          <w:fldChar w:fldCharType="separate"/>
        </w:r>
        <w:r w:rsidR="00707795">
          <w:rPr>
            <w:rFonts w:ascii="Times New Roman" w:hAnsi="Times New Roman" w:cs="Times New Roman"/>
            <w:noProof/>
            <w:color w:val="000000"/>
            <w:sz w:val="24"/>
            <w:szCs w:val="24"/>
            <w:bdr w:val="none" w:sz="0" w:space="0" w:color="auto" w:frame="1"/>
          </w:rPr>
          <w:t>Meinshausen 2017</w:t>
        </w:r>
        <w:r w:rsidR="00000000">
          <w:rPr>
            <w:rFonts w:ascii="Times New Roman" w:hAnsi="Times New Roman" w:cs="Times New Roman"/>
            <w:noProof/>
            <w:color w:val="000000"/>
            <w:sz w:val="24"/>
            <w:szCs w:val="24"/>
            <w:bdr w:val="none" w:sz="0" w:space="0" w:color="auto" w:frame="1"/>
          </w:rPr>
          <w:fldChar w:fldCharType="end"/>
        </w:r>
        <w:r w:rsidR="00FF4A4A">
          <w:rPr>
            <w:rFonts w:ascii="Times New Roman" w:hAnsi="Times New Roman" w:cs="Times New Roman"/>
            <w:noProof/>
            <w:color w:val="000000"/>
            <w:sz w:val="24"/>
            <w:szCs w:val="24"/>
            <w:bdr w:val="none" w:sz="0" w:space="0" w:color="auto" w:frame="1"/>
          </w:rPr>
          <w:t>)</w:t>
        </w:r>
      </w:ins>
      <w:r w:rsidR="00FF4A4A">
        <w:rPr>
          <w:rFonts w:ascii="Times New Roman" w:hAnsi="Times New Roman" w:cs="Times New Roman"/>
          <w:color w:val="000000"/>
          <w:sz w:val="24"/>
          <w:szCs w:val="24"/>
          <w:bdr w:val="none" w:sz="0" w:space="0" w:color="auto" w:frame="1"/>
        </w:rPr>
        <w:fldChar w:fldCharType="end"/>
      </w:r>
      <w:r w:rsidR="00FF4A4A">
        <w:rPr>
          <w:rFonts w:ascii="Times New Roman" w:hAnsi="Times New Roman" w:cs="Times New Roman"/>
          <w:color w:val="000000"/>
          <w:sz w:val="24"/>
          <w:szCs w:val="24"/>
          <w:bdr w:val="none" w:sz="0" w:space="0" w:color="auto" w:frame="1"/>
        </w:rPr>
        <w:t>.</w:t>
      </w:r>
      <w:r w:rsidR="00FF4A4A" w:rsidRPr="009D0716">
        <w:rPr>
          <w:rFonts w:ascii="Times New Roman" w:hAnsi="Times New Roman" w:cs="Times New Roman"/>
          <w:bCs/>
          <w:sz w:val="24"/>
          <w:szCs w:val="24"/>
        </w:rPr>
        <w:t xml:space="preserve"> </w:t>
      </w:r>
    </w:p>
    <w:p w14:paraId="6E740187" w14:textId="77777777" w:rsidR="001B1596" w:rsidRDefault="001B1596" w:rsidP="001B1596">
      <w:pPr>
        <w:spacing w:line="480" w:lineRule="auto"/>
        <w:contextualSpacing/>
        <w:rPr>
          <w:rFonts w:ascii="Times New Roman" w:hAnsi="Times New Roman" w:cs="Times New Roman"/>
          <w:i/>
          <w:iCs/>
          <w:color w:val="000000"/>
          <w:sz w:val="24"/>
          <w:szCs w:val="24"/>
          <w:bdr w:val="none" w:sz="0" w:space="0" w:color="auto" w:frame="1"/>
        </w:rPr>
      </w:pPr>
    </w:p>
    <w:p w14:paraId="68850AF8" w14:textId="00881409" w:rsidR="00D66D5F" w:rsidRPr="001B1596" w:rsidRDefault="00117A77" w:rsidP="001B1596">
      <w:pPr>
        <w:spacing w:line="480" w:lineRule="auto"/>
        <w:contextualSpacing/>
        <w:rPr>
          <w:rFonts w:ascii="Times New Roman" w:hAnsi="Times New Roman" w:cs="Times New Roman"/>
          <w:i/>
          <w:iCs/>
          <w:color w:val="000000"/>
          <w:sz w:val="24"/>
          <w:szCs w:val="24"/>
          <w:bdr w:val="none" w:sz="0" w:space="0" w:color="auto" w:frame="1"/>
        </w:rPr>
      </w:pPr>
      <w:r>
        <w:rPr>
          <w:rFonts w:ascii="Times New Roman" w:hAnsi="Times New Roman" w:cs="Times New Roman"/>
          <w:i/>
          <w:iCs/>
          <w:color w:val="000000"/>
          <w:sz w:val="24"/>
          <w:szCs w:val="24"/>
          <w:bdr w:val="none" w:sz="0" w:space="0" w:color="auto" w:frame="1"/>
        </w:rPr>
        <w:t xml:space="preserve">Evaluating effects of human disturbance </w:t>
      </w:r>
      <w:r w:rsidR="001B1596">
        <w:rPr>
          <w:rFonts w:ascii="Times New Roman" w:hAnsi="Times New Roman" w:cs="Times New Roman"/>
          <w:i/>
          <w:iCs/>
          <w:color w:val="000000"/>
          <w:sz w:val="24"/>
          <w:szCs w:val="24"/>
          <w:bdr w:val="none" w:sz="0" w:space="0" w:color="auto" w:frame="1"/>
        </w:rPr>
        <w:t>on physiochemical gradients</w:t>
      </w:r>
    </w:p>
    <w:p w14:paraId="2E6B8F9E" w14:textId="42AE18E4" w:rsidR="00750857" w:rsidRDefault="002055FB" w:rsidP="00157A50">
      <w:pPr>
        <w:spacing w:line="480" w:lineRule="auto"/>
        <w:ind w:firstLine="720"/>
        <w:contextualSpacing/>
        <w:rPr>
          <w:ins w:id="634" w:author="Kopp, Darin" w:date="2025-02-20T15:34:00Z"/>
          <w:rFonts w:ascii="Times New Roman" w:hAnsi="Times New Roman" w:cs="Times New Roman"/>
          <w:sz w:val="24"/>
          <w:szCs w:val="24"/>
        </w:rPr>
      </w:pPr>
      <w:r>
        <w:rPr>
          <w:rFonts w:ascii="Times New Roman" w:hAnsi="Times New Roman" w:cs="Times New Roman"/>
          <w:color w:val="000000"/>
          <w:sz w:val="24"/>
          <w:szCs w:val="24"/>
          <w:bdr w:val="none" w:sz="0" w:space="0" w:color="auto" w:frame="1"/>
        </w:rPr>
        <w:t xml:space="preserve">We used the </w:t>
      </w:r>
      <w:r w:rsidR="0084751B" w:rsidRPr="00776748">
        <w:rPr>
          <w:rFonts w:ascii="Times New Roman" w:hAnsi="Times New Roman" w:cs="Times New Roman"/>
          <w:color w:val="000000"/>
          <w:sz w:val="24"/>
          <w:szCs w:val="24"/>
          <w:bdr w:val="none" w:sz="0" w:space="0" w:color="auto" w:frame="1"/>
        </w:rPr>
        <w:t xml:space="preserve">fitted random forest </w:t>
      </w:r>
      <w:r w:rsidR="007B7D5C" w:rsidRPr="00776748">
        <w:rPr>
          <w:rFonts w:ascii="Times New Roman" w:hAnsi="Times New Roman" w:cs="Times New Roman"/>
          <w:color w:val="000000"/>
          <w:sz w:val="24"/>
          <w:szCs w:val="24"/>
          <w:bdr w:val="none" w:sz="0" w:space="0" w:color="auto" w:frame="1"/>
        </w:rPr>
        <w:t xml:space="preserve">models </w:t>
      </w:r>
      <w:r w:rsidR="00943FE2" w:rsidRPr="00776748">
        <w:rPr>
          <w:rFonts w:ascii="Times New Roman" w:hAnsi="Times New Roman" w:cs="Times New Roman"/>
          <w:color w:val="000000"/>
          <w:sz w:val="24"/>
          <w:szCs w:val="24"/>
        </w:rPr>
        <w:t>to predict</w:t>
      </w:r>
      <w:r w:rsidRPr="00776748">
        <w:rPr>
          <w:rFonts w:ascii="Times New Roman" w:hAnsi="Times New Roman" w:cs="Times New Roman"/>
          <w:color w:val="000000"/>
          <w:sz w:val="24"/>
          <w:szCs w:val="24"/>
        </w:rPr>
        <w:t xml:space="preserve"> </w:t>
      </w:r>
      <w:r w:rsidR="006E5490">
        <w:rPr>
          <w:rFonts w:ascii="Times New Roman" w:hAnsi="Times New Roman" w:cs="Times New Roman"/>
          <w:color w:val="000000"/>
          <w:sz w:val="24"/>
          <w:szCs w:val="24"/>
        </w:rPr>
        <w:t xml:space="preserve">values for </w:t>
      </w:r>
      <w:r w:rsidR="00943FE2" w:rsidRPr="00776748">
        <w:rPr>
          <w:rFonts w:ascii="Times New Roman" w:hAnsi="Times New Roman" w:cs="Times New Roman"/>
          <w:sz w:val="24"/>
          <w:szCs w:val="24"/>
        </w:rPr>
        <w:t>NTL, PTL, CL, SO4</w:t>
      </w:r>
      <w:r w:rsidR="0068009D">
        <w:rPr>
          <w:rFonts w:ascii="Times New Roman" w:hAnsi="Times New Roman" w:cs="Times New Roman"/>
          <w:sz w:val="24"/>
          <w:szCs w:val="24"/>
        </w:rPr>
        <w:t>,</w:t>
      </w:r>
      <w:r w:rsidR="00C7625F" w:rsidRPr="00776748">
        <w:rPr>
          <w:rFonts w:ascii="Times New Roman" w:hAnsi="Times New Roman" w:cs="Times New Roman"/>
          <w:sz w:val="24"/>
          <w:szCs w:val="24"/>
        </w:rPr>
        <w:t xml:space="preserve"> and</w:t>
      </w:r>
      <w:r w:rsidR="004A34B6" w:rsidRPr="00776748">
        <w:rPr>
          <w:rFonts w:ascii="Times New Roman" w:hAnsi="Times New Roman" w:cs="Times New Roman"/>
          <w:sz w:val="24"/>
          <w:szCs w:val="24"/>
        </w:rPr>
        <w:t xml:space="preserve"> SUB</w:t>
      </w:r>
      <w:r w:rsidR="0034208C" w:rsidRPr="00776748">
        <w:rPr>
          <w:rFonts w:ascii="Times New Roman" w:hAnsi="Times New Roman" w:cs="Times New Roman"/>
          <w:sz w:val="24"/>
          <w:szCs w:val="24"/>
        </w:rPr>
        <w:t>D</w:t>
      </w:r>
      <w:r w:rsidR="00943FE2" w:rsidRPr="00776748">
        <w:rPr>
          <w:rFonts w:ascii="Times New Roman" w:hAnsi="Times New Roman" w:cs="Times New Roman"/>
          <w:sz w:val="24"/>
          <w:szCs w:val="24"/>
        </w:rPr>
        <w:t xml:space="preserve"> </w:t>
      </w:r>
      <w:r w:rsidR="006E5490">
        <w:rPr>
          <w:rFonts w:ascii="Times New Roman" w:hAnsi="Times New Roman" w:cs="Times New Roman"/>
          <w:sz w:val="24"/>
          <w:szCs w:val="24"/>
        </w:rPr>
        <w:t xml:space="preserve">if anthropogenic disturbance was removed </w:t>
      </w:r>
      <w:r w:rsidR="00943FE2" w:rsidRPr="00776748">
        <w:rPr>
          <w:rFonts w:ascii="Times New Roman" w:hAnsi="Times New Roman" w:cs="Times New Roman"/>
          <w:sz w:val="24"/>
          <w:szCs w:val="24"/>
        </w:rPr>
        <w:t xml:space="preserve">by </w:t>
      </w:r>
      <w:r w:rsidR="004E329E" w:rsidRPr="00776748">
        <w:rPr>
          <w:rFonts w:ascii="Times New Roman" w:hAnsi="Times New Roman" w:cs="Times New Roman"/>
          <w:sz w:val="24"/>
          <w:szCs w:val="24"/>
        </w:rPr>
        <w:t xml:space="preserve">setting </w:t>
      </w:r>
      <w:r w:rsidR="00943FE2" w:rsidRPr="00776748">
        <w:rPr>
          <w:rFonts w:ascii="Times New Roman" w:hAnsi="Times New Roman" w:cs="Times New Roman"/>
          <w:color w:val="000000"/>
          <w:sz w:val="24"/>
          <w:szCs w:val="24"/>
          <w:bdr w:val="none" w:sz="0" w:space="0" w:color="auto" w:frame="1"/>
        </w:rPr>
        <w:t xml:space="preserve">all anthropogenic factors </w:t>
      </w:r>
      <w:r w:rsidR="004E329E" w:rsidRPr="00776748">
        <w:rPr>
          <w:rFonts w:ascii="Times New Roman" w:hAnsi="Times New Roman" w:cs="Times New Roman"/>
          <w:color w:val="000000"/>
          <w:sz w:val="24"/>
          <w:szCs w:val="24"/>
          <w:bdr w:val="none" w:sz="0" w:space="0" w:color="auto" w:frame="1"/>
        </w:rPr>
        <w:t xml:space="preserve">to </w:t>
      </w:r>
      <w:r w:rsidR="00943FE2" w:rsidRPr="00776748">
        <w:rPr>
          <w:rFonts w:ascii="Times New Roman" w:hAnsi="Times New Roman" w:cs="Times New Roman"/>
          <w:color w:val="000000"/>
          <w:sz w:val="24"/>
          <w:szCs w:val="24"/>
          <w:bdr w:val="none" w:sz="0" w:space="0" w:color="auto" w:frame="1"/>
        </w:rPr>
        <w:t>the lowest value observed in our dataset</w:t>
      </w:r>
      <w:r w:rsidR="00F50BDB">
        <w:rPr>
          <w:rFonts w:ascii="Times New Roman" w:hAnsi="Times New Roman" w:cs="Times New Roman"/>
          <w:color w:val="000000"/>
          <w:sz w:val="24"/>
          <w:szCs w:val="24"/>
          <w:bdr w:val="none" w:sz="0" w:space="0" w:color="auto" w:frame="1"/>
        </w:rPr>
        <w:t xml:space="preserve"> </w:t>
      </w:r>
      <w:r w:rsidR="00F50BDB" w:rsidRPr="00C744D2">
        <w:rPr>
          <w:rFonts w:ascii="Times New Roman" w:hAnsi="Times New Roman" w:cs="Times New Roman"/>
          <w:color w:val="000000"/>
          <w:sz w:val="24"/>
          <w:szCs w:val="24"/>
          <w:bdr w:val="none" w:sz="0" w:space="0" w:color="auto" w:frame="1"/>
        </w:rPr>
        <w:t>(often zero</w:t>
      </w:r>
      <w:r w:rsidR="0078067D" w:rsidRPr="00C744D2">
        <w:rPr>
          <w:rFonts w:ascii="Times New Roman" w:hAnsi="Times New Roman" w:cs="Times New Roman"/>
          <w:color w:val="000000"/>
          <w:sz w:val="24"/>
          <w:szCs w:val="24"/>
          <w:bdr w:val="none" w:sz="0" w:space="0" w:color="auto" w:frame="1"/>
        </w:rPr>
        <w:t xml:space="preserve">, </w:t>
      </w:r>
      <w:ins w:id="635" w:author="Kopp, Darin" w:date="2025-02-20T15:34:00Z">
        <w:r w:rsidR="009F14B9" w:rsidRPr="009F14B9">
          <w:rPr>
            <w:rFonts w:ascii="Times New Roman" w:hAnsi="Times New Roman" w:cs="Times New Roman"/>
            <w:color w:val="000000"/>
            <w:sz w:val="24"/>
            <w:szCs w:val="24"/>
            <w:bdr w:val="none" w:sz="0" w:space="0" w:color="auto" w:frame="1"/>
          </w:rPr>
          <w:t xml:space="preserve">Appendix S1: </w:t>
        </w:r>
      </w:ins>
      <w:r w:rsidR="009F14B9" w:rsidRPr="009F14B9">
        <w:rPr>
          <w:rFonts w:ascii="Times New Roman" w:hAnsi="Times New Roman" w:cs="Times New Roman"/>
          <w:color w:val="000000"/>
          <w:sz w:val="24"/>
          <w:szCs w:val="24"/>
          <w:bdr w:val="none" w:sz="0" w:space="0" w:color="auto" w:frame="1"/>
        </w:rPr>
        <w:t>Table S</w:t>
      </w:r>
      <w:r w:rsidR="009F14B9">
        <w:rPr>
          <w:rFonts w:ascii="Times New Roman" w:hAnsi="Times New Roman" w:cs="Times New Roman"/>
          <w:color w:val="000000"/>
          <w:sz w:val="24"/>
          <w:szCs w:val="24"/>
          <w:bdr w:val="none" w:sz="0" w:space="0" w:color="auto" w:frame="1"/>
        </w:rPr>
        <w:t>2</w:t>
      </w:r>
      <w:r w:rsidR="00943FE2" w:rsidRPr="00C744D2">
        <w:rPr>
          <w:rFonts w:ascii="Times New Roman" w:hAnsi="Times New Roman" w:cs="Times New Roman"/>
          <w:color w:val="000000"/>
          <w:sz w:val="24"/>
          <w:szCs w:val="24"/>
          <w:bdr w:val="none" w:sz="0" w:space="0" w:color="auto" w:frame="1"/>
        </w:rPr>
        <w:t>)</w:t>
      </w:r>
      <w:r w:rsidR="00057646">
        <w:rPr>
          <w:rFonts w:ascii="Times New Roman" w:hAnsi="Times New Roman" w:cs="Times New Roman"/>
          <w:color w:val="000000"/>
          <w:sz w:val="24"/>
          <w:szCs w:val="24"/>
          <w:bdr w:val="none" w:sz="0" w:space="0" w:color="auto" w:frame="1"/>
        </w:rPr>
        <w:t xml:space="preserve"> and leaving </w:t>
      </w:r>
      <w:r w:rsidR="006E5490">
        <w:rPr>
          <w:rFonts w:ascii="Times New Roman" w:hAnsi="Times New Roman" w:cs="Times New Roman"/>
          <w:color w:val="000000"/>
          <w:sz w:val="24"/>
          <w:szCs w:val="24"/>
          <w:bdr w:val="none" w:sz="0" w:space="0" w:color="auto" w:frame="1"/>
        </w:rPr>
        <w:t>geoclimatic</w:t>
      </w:r>
      <w:r w:rsidR="00057646">
        <w:rPr>
          <w:rFonts w:ascii="Times New Roman" w:hAnsi="Times New Roman" w:cs="Times New Roman"/>
          <w:color w:val="000000"/>
          <w:sz w:val="24"/>
          <w:szCs w:val="24"/>
          <w:bdr w:val="none" w:sz="0" w:space="0" w:color="auto" w:frame="1"/>
        </w:rPr>
        <w:t xml:space="preserve"> factors unchanged</w:t>
      </w:r>
      <w:r w:rsidR="00943FE2" w:rsidRPr="00776748">
        <w:rPr>
          <w:rFonts w:ascii="Times New Roman" w:hAnsi="Times New Roman" w:cs="Times New Roman"/>
          <w:color w:val="000000"/>
          <w:sz w:val="24"/>
          <w:szCs w:val="24"/>
          <w:bdr w:val="none" w:sz="0" w:space="0" w:color="auto" w:frame="1"/>
        </w:rPr>
        <w:t>.</w:t>
      </w:r>
      <w:r w:rsidR="004E329E">
        <w:rPr>
          <w:rFonts w:ascii="Times New Roman" w:hAnsi="Times New Roman" w:cs="Times New Roman"/>
          <w:color w:val="000000"/>
          <w:sz w:val="24"/>
          <w:szCs w:val="24"/>
          <w:bdr w:val="none" w:sz="0" w:space="0" w:color="auto" w:frame="1"/>
        </w:rPr>
        <w:t xml:space="preserve"> </w:t>
      </w:r>
      <w:r w:rsidR="00DC2097">
        <w:rPr>
          <w:rFonts w:ascii="Times New Roman" w:hAnsi="Times New Roman" w:cs="Times New Roman"/>
          <w:sz w:val="24"/>
          <w:szCs w:val="24"/>
        </w:rPr>
        <w:t>Hereafter “hindcast” refer</w:t>
      </w:r>
      <w:r w:rsidR="003D7A8D">
        <w:rPr>
          <w:rFonts w:ascii="Times New Roman" w:hAnsi="Times New Roman" w:cs="Times New Roman"/>
          <w:sz w:val="24"/>
          <w:szCs w:val="24"/>
        </w:rPr>
        <w:t>s</w:t>
      </w:r>
      <w:r w:rsidR="00DC2097">
        <w:rPr>
          <w:rFonts w:ascii="Times New Roman" w:hAnsi="Times New Roman" w:cs="Times New Roman"/>
          <w:sz w:val="24"/>
          <w:szCs w:val="24"/>
        </w:rPr>
        <w:t xml:space="preserve"> to the removal of anthropogenic disturbance from the physiochemical variables. </w:t>
      </w:r>
      <w:del w:id="636" w:author="Kopp, Darin" w:date="2025-02-20T15:34:00Z">
        <w:r w:rsidR="00A96C7B">
          <w:rPr>
            <w:rFonts w:ascii="Times New Roman" w:hAnsi="Times New Roman" w:cs="Times New Roman"/>
            <w:color w:val="000000"/>
            <w:sz w:val="24"/>
            <w:szCs w:val="24"/>
            <w:bdr w:val="none" w:sz="0" w:space="0" w:color="auto" w:frame="1"/>
          </w:rPr>
          <w:delText xml:space="preserve">Because </w:delText>
        </w:r>
        <w:r w:rsidR="00CA50CF">
          <w:rPr>
            <w:rFonts w:ascii="Times New Roman" w:hAnsi="Times New Roman" w:cs="Times New Roman"/>
            <w:color w:val="000000"/>
            <w:sz w:val="24"/>
            <w:szCs w:val="24"/>
            <w:bdr w:val="none" w:sz="0" w:space="0" w:color="auto" w:frame="1"/>
          </w:rPr>
          <w:delText>modeled relationships</w:delText>
        </w:r>
        <w:r w:rsidR="004E271A">
          <w:rPr>
            <w:rFonts w:ascii="Times New Roman" w:hAnsi="Times New Roman" w:cs="Times New Roman"/>
            <w:color w:val="000000"/>
            <w:sz w:val="24"/>
            <w:szCs w:val="24"/>
            <w:bdr w:val="none" w:sz="0" w:space="0" w:color="auto" w:frame="1"/>
          </w:rPr>
          <w:delText xml:space="preserve"> ha</w:delText>
        </w:r>
        <w:r w:rsidR="00800D77">
          <w:rPr>
            <w:rFonts w:ascii="Times New Roman" w:hAnsi="Times New Roman" w:cs="Times New Roman"/>
            <w:color w:val="000000"/>
            <w:sz w:val="24"/>
            <w:szCs w:val="24"/>
            <w:bdr w:val="none" w:sz="0" w:space="0" w:color="auto" w:frame="1"/>
          </w:rPr>
          <w:delText>ve</w:delText>
        </w:r>
        <w:r w:rsidR="004E271A">
          <w:rPr>
            <w:rFonts w:ascii="Times New Roman" w:hAnsi="Times New Roman" w:cs="Times New Roman"/>
            <w:color w:val="000000"/>
            <w:sz w:val="24"/>
            <w:szCs w:val="24"/>
            <w:bdr w:val="none" w:sz="0" w:space="0" w:color="auto" w:frame="1"/>
          </w:rPr>
          <w:delText xml:space="preserve"> unexplained residual variation</w:delText>
        </w:r>
        <w:r w:rsidR="00FA5254">
          <w:rPr>
            <w:rFonts w:ascii="Times New Roman" w:hAnsi="Times New Roman" w:cs="Times New Roman"/>
            <w:color w:val="000000"/>
            <w:sz w:val="24"/>
            <w:szCs w:val="24"/>
            <w:bdr w:val="none" w:sz="0" w:space="0" w:color="auto" w:frame="1"/>
          </w:rPr>
          <w:delText xml:space="preserve">, we </w:delText>
        </w:r>
        <w:r w:rsidR="00BE0438">
          <w:rPr>
            <w:rFonts w:ascii="Times New Roman" w:hAnsi="Times New Roman" w:cs="Times New Roman"/>
            <w:color w:val="000000"/>
            <w:sz w:val="24"/>
            <w:szCs w:val="24"/>
            <w:bdr w:val="none" w:sz="0" w:space="0" w:color="auto" w:frame="1"/>
          </w:rPr>
          <w:delText>expressed</w:delText>
        </w:r>
        <w:r w:rsidR="009A3B46">
          <w:rPr>
            <w:rFonts w:ascii="Times New Roman" w:hAnsi="Times New Roman" w:cs="Times New Roman"/>
            <w:color w:val="000000"/>
            <w:sz w:val="24"/>
            <w:szCs w:val="24"/>
            <w:bdr w:val="none" w:sz="0" w:space="0" w:color="auto" w:frame="1"/>
          </w:rPr>
          <w:delText xml:space="preserve"> </w:delText>
        </w:r>
        <w:r w:rsidR="00937D00">
          <w:rPr>
            <w:rFonts w:ascii="Times New Roman" w:hAnsi="Times New Roman" w:cs="Times New Roman"/>
            <w:color w:val="000000"/>
            <w:sz w:val="24"/>
            <w:szCs w:val="24"/>
            <w:bdr w:val="none" w:sz="0" w:space="0" w:color="auto" w:frame="1"/>
          </w:rPr>
          <w:delText xml:space="preserve">the </w:delText>
        </w:r>
        <w:r w:rsidR="009A3B46">
          <w:rPr>
            <w:rFonts w:ascii="Times New Roman" w:hAnsi="Times New Roman" w:cs="Times New Roman"/>
            <w:color w:val="000000"/>
            <w:sz w:val="24"/>
            <w:szCs w:val="24"/>
            <w:bdr w:val="none" w:sz="0" w:space="0" w:color="auto" w:frame="1"/>
          </w:rPr>
          <w:delText xml:space="preserve">differences between observed and </w:delText>
        </w:r>
        <w:r w:rsidR="00520647">
          <w:rPr>
            <w:rFonts w:ascii="Times New Roman" w:hAnsi="Times New Roman" w:cs="Times New Roman"/>
            <w:color w:val="000000"/>
            <w:sz w:val="24"/>
            <w:szCs w:val="24"/>
            <w:bdr w:val="none" w:sz="0" w:space="0" w:color="auto" w:frame="1"/>
          </w:rPr>
          <w:delText xml:space="preserve">hindcast </w:delText>
        </w:r>
        <w:r w:rsidR="009A3B46">
          <w:rPr>
            <w:rFonts w:ascii="Times New Roman" w:hAnsi="Times New Roman" w:cs="Times New Roman"/>
            <w:color w:val="000000"/>
            <w:sz w:val="24"/>
            <w:szCs w:val="24"/>
            <w:bdr w:val="none" w:sz="0" w:space="0" w:color="auto" w:frame="1"/>
          </w:rPr>
          <w:delText>values in units of standard deviations</w:delText>
        </w:r>
        <w:r w:rsidR="00AB30DC">
          <w:rPr>
            <w:rFonts w:ascii="Times New Roman" w:hAnsi="Times New Roman" w:cs="Times New Roman"/>
            <w:color w:val="000000"/>
            <w:sz w:val="24"/>
            <w:szCs w:val="24"/>
            <w:bdr w:val="none" w:sz="0" w:space="0" w:color="auto" w:frame="1"/>
          </w:rPr>
          <w:delText xml:space="preserve"> </w:delText>
        </w:r>
        <w:r w:rsidR="00ED7249">
          <w:rPr>
            <w:rFonts w:ascii="Times New Roman" w:hAnsi="Times New Roman" w:cs="Times New Roman"/>
            <w:color w:val="000000"/>
            <w:sz w:val="24"/>
            <w:szCs w:val="24"/>
            <w:bdr w:val="none" w:sz="0" w:space="0" w:color="auto" w:frame="1"/>
          </w:rPr>
          <w:delText>(</w:delText>
        </w:r>
        <w:r w:rsidR="00937D00">
          <w:rPr>
            <w:rFonts w:ascii="Times New Roman" w:hAnsi="Times New Roman" w:cs="Times New Roman"/>
            <w:color w:val="000000"/>
            <w:sz w:val="24"/>
            <w:szCs w:val="24"/>
            <w:bdr w:val="none" w:sz="0" w:space="0" w:color="auto" w:frame="1"/>
          </w:rPr>
          <w:delText>i.e.,</w:delText>
        </w:r>
        <w:r w:rsidR="004C72AF">
          <w:rPr>
            <w:rFonts w:ascii="Times New Roman" w:hAnsi="Times New Roman" w:cs="Times New Roman"/>
            <w:color w:val="000000"/>
            <w:sz w:val="24"/>
            <w:szCs w:val="24"/>
            <w:bdr w:val="none" w:sz="0" w:space="0" w:color="auto" w:frame="1"/>
          </w:rPr>
          <w:delText xml:space="preserve"> SD = </w:delText>
        </w:r>
        <w:r w:rsidR="00041992">
          <w:rPr>
            <w:rFonts w:ascii="Times New Roman" w:hAnsi="Times New Roman" w:cs="Times New Roman"/>
            <w:color w:val="000000"/>
            <w:sz w:val="24"/>
            <w:szCs w:val="24"/>
            <w:bdr w:val="none" w:sz="0" w:space="0" w:color="auto" w:frame="1"/>
          </w:rPr>
          <w:delText xml:space="preserve">(Observed – </w:delText>
        </w:r>
        <w:r w:rsidR="00DC2097">
          <w:rPr>
            <w:rFonts w:ascii="Times New Roman" w:hAnsi="Times New Roman" w:cs="Times New Roman"/>
            <w:color w:val="000000"/>
            <w:sz w:val="24"/>
            <w:szCs w:val="24"/>
            <w:bdr w:val="none" w:sz="0" w:space="0" w:color="auto" w:frame="1"/>
          </w:rPr>
          <w:delText>Hindcast</w:delText>
        </w:r>
        <w:r w:rsidR="00ED7249">
          <w:rPr>
            <w:rFonts w:ascii="Times New Roman" w:hAnsi="Times New Roman" w:cs="Times New Roman"/>
            <w:color w:val="000000"/>
            <w:sz w:val="24"/>
            <w:szCs w:val="24"/>
            <w:bdr w:val="none" w:sz="0" w:space="0" w:color="auto" w:frame="1"/>
          </w:rPr>
          <w:delText>)</w:delText>
        </w:r>
        <w:r w:rsidR="001B4C6D">
          <w:rPr>
            <w:rFonts w:ascii="Times New Roman" w:hAnsi="Times New Roman" w:cs="Times New Roman"/>
            <w:color w:val="000000"/>
            <w:sz w:val="24"/>
            <w:szCs w:val="24"/>
            <w:bdr w:val="none" w:sz="0" w:space="0" w:color="auto" w:frame="1"/>
          </w:rPr>
          <w:delText xml:space="preserve"> </w:delText>
        </w:r>
        <w:r w:rsidR="00041992">
          <w:rPr>
            <w:rFonts w:ascii="Times New Roman" w:hAnsi="Times New Roman" w:cs="Times New Roman"/>
            <w:color w:val="000000"/>
            <w:sz w:val="24"/>
            <w:szCs w:val="24"/>
            <w:bdr w:val="none" w:sz="0" w:space="0" w:color="auto" w:frame="1"/>
          </w:rPr>
          <w:delText>/</w:delText>
        </w:r>
        <w:r w:rsidR="001B4C6D">
          <w:rPr>
            <w:rFonts w:ascii="Times New Roman" w:hAnsi="Times New Roman" w:cs="Times New Roman"/>
            <w:color w:val="000000"/>
            <w:sz w:val="24"/>
            <w:szCs w:val="24"/>
            <w:bdr w:val="none" w:sz="0" w:space="0" w:color="auto" w:frame="1"/>
          </w:rPr>
          <w:delText xml:space="preserve"> </w:delText>
        </w:r>
        <w:r w:rsidR="00041992">
          <w:rPr>
            <w:rFonts w:ascii="Times New Roman" w:hAnsi="Times New Roman" w:cs="Times New Roman"/>
            <w:color w:val="000000"/>
            <w:sz w:val="24"/>
            <w:szCs w:val="24"/>
            <w:bdr w:val="none" w:sz="0" w:space="0" w:color="auto" w:frame="1"/>
          </w:rPr>
          <w:delText>RMSE)</w:delText>
        </w:r>
        <w:r w:rsidR="006E5490">
          <w:rPr>
            <w:rFonts w:ascii="Times New Roman" w:hAnsi="Times New Roman" w:cs="Times New Roman"/>
            <w:color w:val="000000"/>
            <w:sz w:val="24"/>
            <w:szCs w:val="24"/>
            <w:bdr w:val="none" w:sz="0" w:space="0" w:color="auto" w:frame="1"/>
          </w:rPr>
          <w:delText xml:space="preserve"> to </w:delText>
        </w:r>
        <w:r w:rsidR="00520647">
          <w:rPr>
            <w:rFonts w:ascii="Times New Roman" w:hAnsi="Times New Roman" w:cs="Times New Roman"/>
            <w:color w:val="000000"/>
            <w:sz w:val="24"/>
            <w:szCs w:val="24"/>
            <w:bdr w:val="none" w:sz="0" w:space="0" w:color="auto" w:frame="1"/>
          </w:rPr>
          <w:delText xml:space="preserve">quantify the effects of </w:delText>
        </w:r>
        <w:r w:rsidR="006E5490">
          <w:rPr>
            <w:rFonts w:ascii="Times New Roman" w:hAnsi="Times New Roman" w:cs="Times New Roman"/>
            <w:color w:val="000000"/>
            <w:sz w:val="24"/>
            <w:szCs w:val="24"/>
            <w:bdr w:val="none" w:sz="0" w:space="0" w:color="auto" w:frame="1"/>
          </w:rPr>
          <w:delText xml:space="preserve">anthropogenic </w:delText>
        </w:r>
        <w:r w:rsidR="00520647">
          <w:rPr>
            <w:rFonts w:ascii="Times New Roman" w:hAnsi="Times New Roman" w:cs="Times New Roman"/>
            <w:color w:val="000000"/>
            <w:sz w:val="24"/>
            <w:szCs w:val="24"/>
            <w:bdr w:val="none" w:sz="0" w:space="0" w:color="auto" w:frame="1"/>
          </w:rPr>
          <w:delText>disturbance</w:delText>
        </w:r>
        <w:r w:rsidR="0050624F">
          <w:rPr>
            <w:rFonts w:ascii="Times New Roman" w:hAnsi="Times New Roman" w:cs="Times New Roman"/>
            <w:color w:val="000000"/>
            <w:sz w:val="24"/>
            <w:szCs w:val="24"/>
            <w:bdr w:val="none" w:sz="0" w:space="0" w:color="auto" w:frame="1"/>
          </w:rPr>
          <w:delText xml:space="preserve"> relative to unexplained variation</w:delText>
        </w:r>
      </w:del>
      <w:ins w:id="637" w:author="Kopp, Darin" w:date="2025-02-20T15:34:00Z">
        <w:r w:rsidR="005C1B08">
          <w:rPr>
            <w:rFonts w:ascii="Times New Roman" w:hAnsi="Times New Roman" w:cs="Times New Roman"/>
            <w:sz w:val="24"/>
            <w:szCs w:val="24"/>
          </w:rPr>
          <w:t>Although we included the entire range of predictor values, it is possible that hindcast data are not sufficiently similar to the data used to train the model</w:t>
        </w:r>
        <w:r w:rsidR="00750857">
          <w:rPr>
            <w:rFonts w:ascii="Times New Roman" w:hAnsi="Times New Roman" w:cs="Times New Roman"/>
            <w:sz w:val="24"/>
            <w:szCs w:val="24"/>
          </w:rPr>
          <w:t xml:space="preserve"> and thus susceptible to extrapolation</w:t>
        </w:r>
        <w:r w:rsidR="000C40D2">
          <w:rPr>
            <w:rFonts w:ascii="Times New Roman" w:hAnsi="Times New Roman" w:cs="Times New Roman"/>
            <w:sz w:val="24"/>
            <w:szCs w:val="24"/>
          </w:rPr>
          <w:t xml:space="preserve"> </w:t>
        </w:r>
        <w:r w:rsidR="000C40D2">
          <w:rPr>
            <w:rFonts w:ascii="Times New Roman" w:hAnsi="Times New Roman" w:cs="Times New Roman"/>
            <w:sz w:val="24"/>
            <w:szCs w:val="24"/>
          </w:rPr>
          <w:fldChar w:fldCharType="begin">
            <w:fldData xml:space="preserve">PEVuZE5vdGU+PENpdGU+PEF1dGhvcj5ZdWFuPC9BdXRob3I+PFllYXI+MjAyNDwvWWVhcj48UmVj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</w:fldData>
          </w:fldChar>
        </w:r>
        <w:r w:rsidR="000C40D2">
          <w:rPr>
            <w:rFonts w:ascii="Times New Roman" w:hAnsi="Times New Roman" w:cs="Times New Roman"/>
            <w:sz w:val="24"/>
            <w:szCs w:val="24"/>
          </w:rPr>
          <w:instrText xml:space="preserve"> ADDIN EN.CITE </w:instrText>
        </w:r>
        <w:r w:rsidR="000C40D2">
          <w:rPr>
            <w:rFonts w:ascii="Times New Roman" w:hAnsi="Times New Roman" w:cs="Times New Roman"/>
            <w:sz w:val="24"/>
            <w:szCs w:val="24"/>
          </w:rPr>
          <w:fldChar w:fldCharType="begin">
            <w:fldData xml:space="preserve">PEVuZE5vdGU+PENpdGU+PEF1dGhvcj5ZdWFuPC9BdXRob3I+PFllYXI+MjAyNDwvWWVhcj48UmVj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</w:fldData>
          </w:fldChar>
        </w:r>
        <w:r w:rsidR="000C40D2">
          <w:rPr>
            <w:rFonts w:ascii="Times New Roman" w:hAnsi="Times New Roman" w:cs="Times New Roman"/>
            <w:sz w:val="24"/>
            <w:szCs w:val="24"/>
          </w:rPr>
          <w:instrText xml:space="preserve"> ADDIN EN.CITE.DATA </w:instrText>
        </w:r>
        <w:r w:rsidR="000C40D2">
          <w:rPr>
            <w:rFonts w:ascii="Times New Roman" w:hAnsi="Times New Roman" w:cs="Times New Roman"/>
            <w:sz w:val="24"/>
            <w:szCs w:val="24"/>
          </w:rPr>
        </w:r>
        <w:r w:rsidR="000C40D2">
          <w:rPr>
            <w:rFonts w:ascii="Times New Roman" w:hAnsi="Times New Roman" w:cs="Times New Roman"/>
            <w:sz w:val="24"/>
            <w:szCs w:val="24"/>
          </w:rPr>
          <w:fldChar w:fldCharType="end"/>
        </w:r>
        <w:r w:rsidR="000C40D2">
          <w:rPr>
            <w:rFonts w:ascii="Times New Roman" w:hAnsi="Times New Roman" w:cs="Times New Roman"/>
            <w:sz w:val="24"/>
            <w:szCs w:val="24"/>
          </w:rPr>
        </w:r>
        <w:r w:rsidR="000C40D2">
          <w:rPr>
            <w:rFonts w:ascii="Times New Roman" w:hAnsi="Times New Roman" w:cs="Times New Roman"/>
            <w:sz w:val="24"/>
            <w:szCs w:val="24"/>
          </w:rPr>
          <w:fldChar w:fldCharType="separate"/>
        </w:r>
        <w:r w:rsidR="000C40D2">
          <w:rPr>
            <w:rFonts w:ascii="Times New Roman" w:hAnsi="Times New Roman" w:cs="Times New Roman"/>
            <w:noProof/>
            <w:sz w:val="24"/>
            <w:szCs w:val="24"/>
          </w:rPr>
          <w:t>(</w:t>
        </w:r>
        <w:r w:rsidR="00000000">
          <w:fldChar w:fldCharType="begin"/>
        </w:r>
        <w:r w:rsidR="00000000">
          <w:instrText>HYPERLINK \l "_ENREF_49" \o "Meyer, 2021 #296"</w:instrText>
        </w:r>
        <w:r w:rsidR="00000000">
          <w:fldChar w:fldCharType="separate"/>
        </w:r>
        <w:r w:rsidR="00707795">
          <w:rPr>
            <w:rFonts w:ascii="Times New Roman" w:hAnsi="Times New Roman" w:cs="Times New Roman"/>
            <w:noProof/>
            <w:sz w:val="24"/>
            <w:szCs w:val="24"/>
          </w:rPr>
          <w:t>Meyer and Pebesma 2021</w:t>
        </w:r>
        <w:r w:rsidR="00000000">
          <w:rPr>
            <w:rFonts w:ascii="Times New Roman" w:hAnsi="Times New Roman" w:cs="Times New Roman"/>
            <w:noProof/>
            <w:sz w:val="24"/>
            <w:szCs w:val="24"/>
          </w:rPr>
          <w:fldChar w:fldCharType="end"/>
        </w:r>
        <w:r w:rsidR="000C40D2">
          <w:rPr>
            <w:rFonts w:ascii="Times New Roman" w:hAnsi="Times New Roman" w:cs="Times New Roman"/>
            <w:noProof/>
            <w:sz w:val="24"/>
            <w:szCs w:val="24"/>
          </w:rPr>
          <w:t xml:space="preserve">, </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sz w:val="24"/>
            <w:szCs w:val="24"/>
          </w:rPr>
          <w:t>Yuan et al. 2024</w:t>
        </w:r>
        <w:r w:rsidR="00000000">
          <w:rPr>
            <w:rFonts w:ascii="Times New Roman" w:hAnsi="Times New Roman" w:cs="Times New Roman"/>
            <w:noProof/>
            <w:sz w:val="24"/>
            <w:szCs w:val="24"/>
          </w:rPr>
          <w:fldChar w:fldCharType="end"/>
        </w:r>
        <w:r w:rsidR="000C40D2">
          <w:rPr>
            <w:rFonts w:ascii="Times New Roman" w:hAnsi="Times New Roman" w:cs="Times New Roman"/>
            <w:noProof/>
            <w:sz w:val="24"/>
            <w:szCs w:val="24"/>
          </w:rPr>
          <w:t>)</w:t>
        </w:r>
        <w:r w:rsidR="000C40D2">
          <w:rPr>
            <w:rFonts w:ascii="Times New Roman" w:hAnsi="Times New Roman" w:cs="Times New Roman"/>
            <w:sz w:val="24"/>
            <w:szCs w:val="24"/>
          </w:rPr>
          <w:fldChar w:fldCharType="end"/>
        </w:r>
        <w:r w:rsidR="00750857">
          <w:rPr>
            <w:rFonts w:ascii="Times New Roman" w:hAnsi="Times New Roman" w:cs="Times New Roman"/>
            <w:sz w:val="24"/>
            <w:szCs w:val="24"/>
          </w:rPr>
          <w:t xml:space="preserve">. To test </w:t>
        </w:r>
        <w:r w:rsidR="00BD71DF">
          <w:rPr>
            <w:rFonts w:ascii="Times New Roman" w:hAnsi="Times New Roman" w:cs="Times New Roman"/>
            <w:sz w:val="24"/>
            <w:szCs w:val="24"/>
          </w:rPr>
          <w:t>whether the hindcast dataset was sufficiently similar to the data used to train the models</w:t>
        </w:r>
        <w:r w:rsidR="00750857">
          <w:rPr>
            <w:rFonts w:ascii="Times New Roman" w:hAnsi="Times New Roman" w:cs="Times New Roman"/>
            <w:sz w:val="24"/>
            <w:szCs w:val="24"/>
          </w:rPr>
          <w:t>, we first mean-centered and scaled all predictor variables to equivalent units (</w:t>
        </w:r>
        <w:r w:rsidR="008863E9">
          <w:rPr>
            <w:rFonts w:ascii="Times New Roman" w:hAnsi="Times New Roman" w:cs="Times New Roman"/>
            <w:sz w:val="24"/>
            <w:szCs w:val="24"/>
          </w:rPr>
          <w:t xml:space="preserve">i.e. </w:t>
        </w:r>
        <w:r w:rsidR="00750857">
          <w:rPr>
            <w:rFonts w:ascii="Times New Roman" w:hAnsi="Times New Roman" w:cs="Times New Roman"/>
            <w:sz w:val="24"/>
            <w:szCs w:val="24"/>
          </w:rPr>
          <w:t xml:space="preserve">standard deviations) and weighted them according to their importance in the model. </w:t>
        </w:r>
        <w:r w:rsidR="008863E9">
          <w:rPr>
            <w:rFonts w:ascii="Times New Roman" w:hAnsi="Times New Roman" w:cs="Times New Roman"/>
            <w:sz w:val="24"/>
            <w:szCs w:val="24"/>
          </w:rPr>
          <w:t>We then calculated the minimum Euclidean distance between each site in the hindcasted data</w:t>
        </w:r>
        <w:r w:rsidR="00316C22">
          <w:rPr>
            <w:rFonts w:ascii="Times New Roman" w:hAnsi="Times New Roman" w:cs="Times New Roman"/>
            <w:sz w:val="24"/>
            <w:szCs w:val="24"/>
          </w:rPr>
          <w:t xml:space="preserve">, </w:t>
        </w:r>
        <w:r w:rsidR="008863E9">
          <w:rPr>
            <w:rFonts w:ascii="Times New Roman" w:hAnsi="Times New Roman" w:cs="Times New Roman"/>
            <w:sz w:val="24"/>
            <w:szCs w:val="24"/>
          </w:rPr>
          <w:t>and each site used in the training dataset</w:t>
        </w:r>
        <w:r w:rsidR="00316C22">
          <w:rPr>
            <w:rFonts w:ascii="Times New Roman" w:hAnsi="Times New Roman" w:cs="Times New Roman"/>
            <w:sz w:val="24"/>
            <w:szCs w:val="24"/>
          </w:rPr>
          <w:t xml:space="preserve"> using the same center and scale</w:t>
        </w:r>
        <w:r w:rsidR="008863E9">
          <w:rPr>
            <w:rFonts w:ascii="Times New Roman" w:hAnsi="Times New Roman" w:cs="Times New Roman"/>
            <w:sz w:val="24"/>
            <w:szCs w:val="24"/>
          </w:rPr>
          <w:t>.</w:t>
        </w:r>
        <w:r w:rsidR="000C40D2">
          <w:rPr>
            <w:rFonts w:ascii="Times New Roman" w:hAnsi="Times New Roman" w:cs="Times New Roman"/>
            <w:sz w:val="24"/>
            <w:szCs w:val="24"/>
          </w:rPr>
          <w:t xml:space="preserve"> The minimum value was then divided by the mean Euclidean distance among all training data. Following Yuan et al. (2024), we flagged hindcast predictions for sites that exceeded 0.5 as </w:t>
        </w:r>
        <w:r w:rsidR="006C6AC7">
          <w:rPr>
            <w:rFonts w:ascii="Times New Roman" w:hAnsi="Times New Roman" w:cs="Times New Roman"/>
            <w:sz w:val="24"/>
            <w:szCs w:val="24"/>
          </w:rPr>
          <w:t>susceptible to</w:t>
        </w:r>
        <w:r w:rsidR="000C40D2">
          <w:rPr>
            <w:rFonts w:ascii="Times New Roman" w:hAnsi="Times New Roman" w:cs="Times New Roman"/>
            <w:sz w:val="24"/>
            <w:szCs w:val="24"/>
          </w:rPr>
          <w:t xml:space="preserve"> extrapolation. </w:t>
        </w:r>
      </w:ins>
    </w:p>
    <w:p w14:paraId="4CF840A3" w14:textId="3E1C763C" w:rsidR="00C06185" w:rsidRDefault="00F17785" w:rsidP="00157A50">
      <w:pPr>
        <w:spacing w:line="480" w:lineRule="auto"/>
        <w:ind w:firstLine="720"/>
        <w:contextualSpacing/>
        <w:rPr>
          <w:rFonts w:ascii="Times New Roman" w:hAnsi="Times New Roman"/>
          <w:color w:val="000000"/>
          <w:sz w:val="24"/>
          <w:rPrChange w:id="638" w:author="Kopp, Darin" w:date="2025-02-20T15:34:00Z">
            <w:rPr>
              <w:rFonts w:ascii="Times New Roman" w:hAnsi="Times New Roman"/>
              <w:sz w:val="24"/>
            </w:rPr>
          </w:rPrChange>
        </w:rPr>
      </w:pPr>
      <w:ins w:id="639" w:author="Kopp, Darin" w:date="2025-02-20T15:34:00Z">
        <w:r>
          <w:rPr>
            <w:rFonts w:ascii="Times New Roman" w:hAnsi="Times New Roman" w:cs="Times New Roman"/>
            <w:color w:val="000000"/>
            <w:sz w:val="24"/>
            <w:szCs w:val="24"/>
            <w:bdr w:val="none" w:sz="0" w:space="0" w:color="auto" w:frame="1"/>
          </w:rPr>
          <w:t>We evaluated the effects of anthropogenic disturbance on each physiochemical variable</w:t>
        </w:r>
        <w:r w:rsidR="00656E99">
          <w:rPr>
            <w:rFonts w:ascii="Times New Roman" w:hAnsi="Times New Roman" w:cs="Times New Roman"/>
            <w:color w:val="000000"/>
            <w:sz w:val="24"/>
            <w:szCs w:val="24"/>
            <w:bdr w:val="none" w:sz="0" w:space="0" w:color="auto" w:frame="1"/>
          </w:rPr>
          <w:t xml:space="preserve"> </w:t>
        </w:r>
        <w:r>
          <w:rPr>
            <w:rFonts w:ascii="Times New Roman" w:hAnsi="Times New Roman" w:cs="Times New Roman"/>
            <w:color w:val="000000"/>
            <w:sz w:val="24"/>
            <w:szCs w:val="24"/>
            <w:bdr w:val="none" w:sz="0" w:space="0" w:color="auto" w:frame="1"/>
          </w:rPr>
          <w:t xml:space="preserve">based on </w:t>
        </w:r>
        <w:r w:rsidR="00656E99">
          <w:rPr>
            <w:rFonts w:ascii="Times New Roman" w:hAnsi="Times New Roman" w:cs="Times New Roman"/>
            <w:color w:val="000000"/>
            <w:sz w:val="24"/>
            <w:szCs w:val="24"/>
            <w:bdr w:val="none" w:sz="0" w:space="0" w:color="auto" w:frame="1"/>
          </w:rPr>
          <w:t>deviations from the hindcast estimates using standardized anomalies</w:t>
        </w:r>
        <w:r w:rsidR="002317A0">
          <w:rPr>
            <w:rFonts w:ascii="Times New Roman" w:hAnsi="Times New Roman" w:cs="Times New Roman"/>
            <w:color w:val="000000"/>
            <w:sz w:val="24"/>
            <w:szCs w:val="24"/>
            <w:bdr w:val="none" w:sz="0" w:space="0" w:color="auto" w:frame="1"/>
          </w:rPr>
          <w:t xml:space="preserve"> (i.e. z-scores)</w:t>
        </w:r>
        <w:r w:rsidR="00656E99">
          <w:rPr>
            <w:rFonts w:ascii="Times New Roman" w:hAnsi="Times New Roman" w:cs="Times New Roman"/>
            <w:color w:val="000000"/>
            <w:sz w:val="24"/>
            <w:szCs w:val="24"/>
            <w:bdr w:val="none" w:sz="0" w:space="0" w:color="auto" w:frame="1"/>
          </w:rPr>
          <w:t>, or the difference between the observed and hindcast value scaled by standard deviation. For variables we modeled using random forest</w:t>
        </w:r>
        <w:r w:rsidR="002317A0">
          <w:rPr>
            <w:rFonts w:ascii="Times New Roman" w:hAnsi="Times New Roman" w:cs="Times New Roman"/>
            <w:color w:val="000000"/>
            <w:sz w:val="24"/>
            <w:szCs w:val="24"/>
            <w:bdr w:val="none" w:sz="0" w:space="0" w:color="auto" w:frame="1"/>
          </w:rPr>
          <w:t>s,</w:t>
        </w:r>
        <w:r w:rsidR="00656E99">
          <w:rPr>
            <w:rFonts w:ascii="Times New Roman" w:hAnsi="Times New Roman" w:cs="Times New Roman"/>
            <w:color w:val="000000"/>
            <w:sz w:val="24"/>
            <w:szCs w:val="24"/>
            <w:bdr w:val="none" w:sz="0" w:space="0" w:color="auto" w:frame="1"/>
          </w:rPr>
          <w:t xml:space="preserve"> we standardized the difference between observed and hindcasted conditions using the RMSE of each model</w:t>
        </w:r>
      </w:ins>
      <w:r w:rsidR="00656E99">
        <w:rPr>
          <w:rFonts w:ascii="Times New Roman" w:hAnsi="Times New Roman" w:cs="Times New Roman"/>
          <w:color w:val="000000"/>
          <w:sz w:val="24"/>
          <w:szCs w:val="24"/>
          <w:bdr w:val="none" w:sz="0" w:space="0" w:color="auto" w:frame="1"/>
        </w:rPr>
        <w:t xml:space="preserve"> </w:t>
      </w:r>
      <w:r w:rsidR="00656E99" w:rsidRPr="00BD71DF">
        <w:rPr>
          <w:rFonts w:ascii="Times New Roman" w:hAnsi="Times New Roman" w:cs="Times New Roman"/>
          <w:color w:val="000000"/>
          <w:sz w:val="24"/>
          <w:szCs w:val="24"/>
          <w:bdr w:val="none" w:sz="0" w:space="0" w:color="auto" w:frame="1"/>
        </w:rPr>
        <w:fldChar w:fldCharType="begin"/>
      </w:r>
      <w:r w:rsidR="00656E99" w:rsidRPr="00BD71DF">
        <w:rPr>
          <w:rFonts w:ascii="Times New Roman" w:hAnsi="Times New Roman" w:cs="Times New Roman"/>
          <w:color w:val="000000"/>
          <w:sz w:val="24"/>
          <w:szCs w:val="24"/>
          <w:bdr w:val="none" w:sz="0" w:space="0" w:color="auto" w:frame="1"/>
        </w:rPr>
        <w:instrText xml:space="preserve"> ADDIN EN.CITE &lt;EndNote&gt;&lt;Cite&gt;&lt;Author&gt;Kilgour&lt;/Author&gt;&lt;Year&gt;2005&lt;/Year&gt;&lt;RecNum&gt;38&lt;/RecNum&gt;&lt;DisplayText&gt;(Kilgour and Stanfield 2005)&lt;/DisplayText&gt;&lt;record&gt;&lt;rec-number&gt;38&lt;/rec-number&gt;&lt;foreign-keys&gt;&lt;key app="EN" db-id="rtxzfetfi9xw07eeartpf9t7wwtdt2arspvw" timestamp="1701147799" guid="b709ed04-a6b0-4ac9-adac-fdaadc8190b4"&gt;38&lt;/key&gt;&lt;/foreign-keys&gt;&lt;ref-type name="Journal Article"&gt;17&lt;/ref-type&gt;&lt;contributors&gt;&lt;authors&gt;&lt;author&gt;Kilgour, Bruce&lt;/author&gt;&lt;author&gt;Stanfield, L.&lt;/author&gt;&lt;/authors&gt;&lt;/contributors&gt;&lt;titles&gt;&lt;title&gt;A new approach for defining reference conditions in streams&lt;/title&gt;&lt;secondary-title&gt;AGU Spring Meeting Abstracts&lt;/secondary-title&gt;&lt;/titles&gt;&lt;periodical&gt;&lt;full-title&gt;AGU Spring Meeting Abstracts&lt;/full-title&gt;&lt;/periodical&gt;&lt;dates&gt;&lt;year&gt;2005&lt;/year&gt;&lt;pub-dates&gt;&lt;date&gt;05/01&lt;/date&gt;&lt;/pub-dates&gt;&lt;/dates&gt;&lt;urls&gt;&lt;/urls&gt;&lt;/record&gt;&lt;/Cite&gt;&lt;/EndNote&gt;</w:instrText>
      </w:r>
      <w:r w:rsidR="00656E99" w:rsidRPr="00BD71DF">
        <w:rPr>
          <w:rFonts w:ascii="Times New Roman" w:hAnsi="Times New Roman" w:cs="Times New Roman"/>
          <w:color w:val="000000"/>
          <w:sz w:val="24"/>
          <w:szCs w:val="24"/>
          <w:bdr w:val="none" w:sz="0" w:space="0" w:color="auto" w:frame="1"/>
        </w:rPr>
        <w:fldChar w:fldCharType="separate"/>
      </w:r>
      <w:del w:id="640" w:author="Kopp, Darin" w:date="2025-02-20T15:34:00Z">
        <w:r w:rsidR="00D07A92">
          <w:rPr>
            <w:rFonts w:ascii="Times New Roman" w:hAnsi="Times New Roman" w:cs="Times New Roman"/>
            <w:noProof/>
            <w:color w:val="000000"/>
            <w:sz w:val="24"/>
            <w:szCs w:val="24"/>
            <w:bdr w:val="none" w:sz="0" w:space="0" w:color="auto" w:frame="1"/>
          </w:rPr>
          <w:delText>(</w:delText>
        </w:r>
        <w:r w:rsidR="00000000">
          <w:fldChar w:fldCharType="begin"/>
        </w:r>
        <w:r w:rsidR="00000000">
          <w:delInstrText>HYPERLINK \l "_ENREF_36" \o "Kilgour, 2005 #38"</w:delInstrText>
        </w:r>
        <w:r w:rsidR="00000000">
          <w:fldChar w:fldCharType="separate"/>
        </w:r>
        <w:r w:rsidR="00FE06C8">
          <w:rPr>
            <w:rFonts w:ascii="Times New Roman" w:hAnsi="Times New Roman" w:cs="Times New Roman"/>
            <w:noProof/>
            <w:color w:val="000000"/>
            <w:sz w:val="24"/>
            <w:szCs w:val="24"/>
            <w:bdr w:val="none" w:sz="0" w:space="0" w:color="auto" w:frame="1"/>
          </w:rPr>
          <w:delText>Kilgour and Stanfield 2005</w:delText>
        </w:r>
        <w:r w:rsidR="00000000">
          <w:rPr>
            <w:rFonts w:ascii="Times New Roman" w:hAnsi="Times New Roman" w:cs="Times New Roman"/>
            <w:noProof/>
            <w:color w:val="000000"/>
            <w:sz w:val="24"/>
            <w:szCs w:val="24"/>
            <w:bdr w:val="none" w:sz="0" w:space="0" w:color="auto" w:frame="1"/>
          </w:rPr>
          <w:fldChar w:fldCharType="end"/>
        </w:r>
        <w:r w:rsidR="00D07A92">
          <w:rPr>
            <w:rFonts w:ascii="Times New Roman" w:hAnsi="Times New Roman" w:cs="Times New Roman"/>
            <w:noProof/>
            <w:color w:val="000000"/>
            <w:sz w:val="24"/>
            <w:szCs w:val="24"/>
            <w:bdr w:val="none" w:sz="0" w:space="0" w:color="auto" w:frame="1"/>
          </w:rPr>
          <w:delText>)</w:delText>
        </w:r>
      </w:del>
      <w:ins w:id="641" w:author="Kopp, Darin" w:date="2025-02-20T15:34:00Z">
        <w:r w:rsidR="00656E99" w:rsidRPr="00BD71DF">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"_ENREF_43" \o "Kilgour, 2005 #38"</w:instrText>
        </w:r>
        <w:r w:rsidR="00000000">
          <w:fldChar w:fldCharType="separate"/>
        </w:r>
        <w:r w:rsidR="00707795" w:rsidRPr="00BD71DF">
          <w:rPr>
            <w:rFonts w:ascii="Times New Roman" w:hAnsi="Times New Roman" w:cs="Times New Roman"/>
            <w:noProof/>
            <w:color w:val="000000"/>
            <w:sz w:val="24"/>
            <w:szCs w:val="24"/>
            <w:bdr w:val="none" w:sz="0" w:space="0" w:color="auto" w:frame="1"/>
          </w:rPr>
          <w:t>Kilgour and Stanfield 2005</w:t>
        </w:r>
        <w:r w:rsidR="00000000">
          <w:rPr>
            <w:rFonts w:ascii="Times New Roman" w:hAnsi="Times New Roman" w:cs="Times New Roman"/>
            <w:noProof/>
            <w:color w:val="000000"/>
            <w:sz w:val="24"/>
            <w:szCs w:val="24"/>
            <w:bdr w:val="none" w:sz="0" w:space="0" w:color="auto" w:frame="1"/>
          </w:rPr>
          <w:fldChar w:fldCharType="end"/>
        </w:r>
        <w:r w:rsidR="00656E99" w:rsidRPr="00BD71DF">
          <w:rPr>
            <w:rFonts w:ascii="Times New Roman" w:hAnsi="Times New Roman" w:cs="Times New Roman"/>
            <w:noProof/>
            <w:color w:val="000000"/>
            <w:sz w:val="24"/>
            <w:szCs w:val="24"/>
            <w:bdr w:val="none" w:sz="0" w:space="0" w:color="auto" w:frame="1"/>
          </w:rPr>
          <w:t>)</w:t>
        </w:r>
      </w:ins>
      <w:r w:rsidR="00656E99" w:rsidRPr="00BD71DF">
        <w:rPr>
          <w:rFonts w:ascii="Times New Roman" w:hAnsi="Times New Roman" w:cs="Times New Roman"/>
          <w:color w:val="000000"/>
          <w:sz w:val="24"/>
          <w:szCs w:val="24"/>
          <w:bdr w:val="none" w:sz="0" w:space="0" w:color="auto" w:frame="1"/>
        </w:rPr>
        <w:fldChar w:fldCharType="end"/>
      </w:r>
      <w:del w:id="642" w:author="Kopp, Darin" w:date="2025-02-20T15:34:00Z">
        <w:r w:rsidR="00197B9D">
          <w:rPr>
            <w:rFonts w:ascii="Times New Roman" w:hAnsi="Times New Roman" w:cs="Times New Roman"/>
            <w:color w:val="000000"/>
            <w:sz w:val="24"/>
            <w:szCs w:val="24"/>
            <w:bdr w:val="none" w:sz="0" w:space="0" w:color="auto" w:frame="1"/>
          </w:rPr>
          <w:delText xml:space="preserve">. </w:delText>
        </w:r>
        <w:r w:rsidR="00D94496">
          <w:rPr>
            <w:rFonts w:ascii="Times New Roman" w:hAnsi="Times New Roman" w:cs="Times New Roman"/>
            <w:color w:val="000000"/>
            <w:sz w:val="24"/>
            <w:szCs w:val="24"/>
            <w:bdr w:val="none" w:sz="0" w:space="0" w:color="auto" w:frame="1"/>
          </w:rPr>
          <w:delText xml:space="preserve">We expected anthropogenic disturbance to elevate </w:delText>
        </w:r>
        <w:r w:rsidR="00937D00" w:rsidRPr="00776748">
          <w:rPr>
            <w:rFonts w:ascii="Times New Roman" w:hAnsi="Times New Roman" w:cs="Times New Roman"/>
            <w:sz w:val="24"/>
            <w:szCs w:val="24"/>
          </w:rPr>
          <w:delText>NTL, PTL, CL,</w:delText>
        </w:r>
        <w:r w:rsidR="00937D00">
          <w:rPr>
            <w:rFonts w:ascii="Times New Roman" w:hAnsi="Times New Roman" w:cs="Times New Roman"/>
            <w:sz w:val="24"/>
            <w:szCs w:val="24"/>
          </w:rPr>
          <w:delText xml:space="preserve"> and</w:delText>
        </w:r>
        <w:r w:rsidR="00937D00" w:rsidRPr="00776748">
          <w:rPr>
            <w:rFonts w:ascii="Times New Roman" w:hAnsi="Times New Roman" w:cs="Times New Roman"/>
            <w:sz w:val="24"/>
            <w:szCs w:val="24"/>
          </w:rPr>
          <w:delText xml:space="preserve"> SO4</w:delText>
        </w:r>
        <w:r w:rsidR="00937D00">
          <w:rPr>
            <w:rFonts w:ascii="Times New Roman" w:hAnsi="Times New Roman" w:cs="Times New Roman"/>
            <w:sz w:val="24"/>
            <w:szCs w:val="24"/>
          </w:rPr>
          <w:delText xml:space="preserve"> </w:delText>
        </w:r>
        <w:r w:rsidR="00C82694">
          <w:rPr>
            <w:rFonts w:ascii="Times New Roman" w:hAnsi="Times New Roman" w:cs="Times New Roman"/>
            <w:sz w:val="24"/>
            <w:szCs w:val="24"/>
          </w:rPr>
          <w:delText xml:space="preserve">concentrations and </w:delText>
        </w:r>
        <w:r w:rsidR="00DC2097">
          <w:rPr>
            <w:rFonts w:ascii="Times New Roman" w:hAnsi="Times New Roman" w:cs="Times New Roman"/>
            <w:sz w:val="24"/>
            <w:szCs w:val="24"/>
          </w:rPr>
          <w:delText xml:space="preserve">increase or </w:delText>
        </w:r>
        <w:r w:rsidR="00C82694">
          <w:rPr>
            <w:rFonts w:ascii="Times New Roman" w:hAnsi="Times New Roman" w:cs="Times New Roman"/>
            <w:sz w:val="24"/>
            <w:szCs w:val="24"/>
          </w:rPr>
          <w:delText xml:space="preserve">decrease SUBD. Accordingly, we </w:delText>
        </w:r>
        <w:r w:rsidR="00937D00">
          <w:rPr>
            <w:rFonts w:ascii="Times New Roman" w:hAnsi="Times New Roman" w:cs="Times New Roman"/>
            <w:sz w:val="24"/>
            <w:szCs w:val="24"/>
          </w:rPr>
          <w:delText xml:space="preserve">identified sites </w:delText>
        </w:r>
        <w:r w:rsidR="004457D8">
          <w:rPr>
            <w:rFonts w:ascii="Times New Roman" w:hAnsi="Times New Roman" w:cs="Times New Roman"/>
            <w:sz w:val="24"/>
            <w:szCs w:val="24"/>
          </w:rPr>
          <w:delText>with observed concentrations greater than 2</w:delText>
        </w:r>
        <w:r w:rsidR="003F16C1">
          <w:rPr>
            <w:rFonts w:ascii="Times New Roman" w:hAnsi="Times New Roman" w:cs="Times New Roman"/>
            <w:sz w:val="24"/>
            <w:szCs w:val="24"/>
          </w:rPr>
          <w:delText xml:space="preserve">SD </w:delText>
        </w:r>
        <w:r w:rsidR="004457D8">
          <w:rPr>
            <w:rFonts w:ascii="Times New Roman" w:hAnsi="Times New Roman" w:cs="Times New Roman"/>
            <w:sz w:val="24"/>
            <w:szCs w:val="24"/>
          </w:rPr>
          <w:delText xml:space="preserve">from the </w:delText>
        </w:r>
        <w:r w:rsidR="00520647">
          <w:rPr>
            <w:rFonts w:ascii="Times New Roman" w:hAnsi="Times New Roman" w:cs="Times New Roman"/>
            <w:sz w:val="24"/>
            <w:szCs w:val="24"/>
          </w:rPr>
          <w:delText xml:space="preserve">hindcast </w:delText>
        </w:r>
        <w:r w:rsidR="004457D8">
          <w:rPr>
            <w:rFonts w:ascii="Times New Roman" w:hAnsi="Times New Roman" w:cs="Times New Roman"/>
            <w:sz w:val="24"/>
            <w:szCs w:val="24"/>
          </w:rPr>
          <w:delText>value</w:delText>
        </w:r>
        <w:r w:rsidR="00520647">
          <w:rPr>
            <w:rFonts w:ascii="Times New Roman" w:hAnsi="Times New Roman" w:cs="Times New Roman"/>
            <w:sz w:val="24"/>
            <w:szCs w:val="24"/>
          </w:rPr>
          <w:delText>s for</w:delText>
        </w:r>
        <w:r w:rsidR="00C82694">
          <w:rPr>
            <w:rFonts w:ascii="Times New Roman" w:hAnsi="Times New Roman" w:cs="Times New Roman"/>
            <w:sz w:val="24"/>
            <w:szCs w:val="24"/>
          </w:rPr>
          <w:delText xml:space="preserve"> </w:delText>
        </w:r>
        <w:r w:rsidR="00C82694" w:rsidRPr="00776748">
          <w:rPr>
            <w:rFonts w:ascii="Times New Roman" w:hAnsi="Times New Roman" w:cs="Times New Roman"/>
            <w:sz w:val="24"/>
            <w:szCs w:val="24"/>
          </w:rPr>
          <w:delText>NTL, PTL, CL,</w:delText>
        </w:r>
        <w:r w:rsidR="00C82694">
          <w:rPr>
            <w:rFonts w:ascii="Times New Roman" w:hAnsi="Times New Roman" w:cs="Times New Roman"/>
            <w:sz w:val="24"/>
            <w:szCs w:val="24"/>
          </w:rPr>
          <w:delText xml:space="preserve"> and</w:delText>
        </w:r>
        <w:r w:rsidR="00C82694" w:rsidRPr="00776748">
          <w:rPr>
            <w:rFonts w:ascii="Times New Roman" w:hAnsi="Times New Roman" w:cs="Times New Roman"/>
            <w:sz w:val="24"/>
            <w:szCs w:val="24"/>
          </w:rPr>
          <w:delText xml:space="preserve"> SO4</w:delText>
        </w:r>
        <w:r w:rsidR="004457D8">
          <w:rPr>
            <w:rFonts w:ascii="Times New Roman" w:hAnsi="Times New Roman" w:cs="Times New Roman"/>
            <w:sz w:val="24"/>
            <w:szCs w:val="24"/>
          </w:rPr>
          <w:delText xml:space="preserve"> and </w:delText>
        </w:r>
        <w:r w:rsidR="00DC2097">
          <w:rPr>
            <w:rFonts w:ascii="Times New Roman" w:hAnsi="Times New Roman" w:cs="Times New Roman"/>
            <w:sz w:val="24"/>
            <w:szCs w:val="24"/>
          </w:rPr>
          <w:delText xml:space="preserve">either </w:delText>
        </w:r>
        <w:r w:rsidR="00C82694">
          <w:rPr>
            <w:rFonts w:ascii="Times New Roman" w:hAnsi="Times New Roman" w:cs="Times New Roman"/>
            <w:sz w:val="24"/>
            <w:szCs w:val="24"/>
          </w:rPr>
          <w:delText>2</w:delText>
        </w:r>
        <w:r w:rsidR="003F16C1">
          <w:rPr>
            <w:rFonts w:ascii="Times New Roman" w:hAnsi="Times New Roman" w:cs="Times New Roman"/>
            <w:sz w:val="24"/>
            <w:szCs w:val="24"/>
          </w:rPr>
          <w:delText>SD</w:delText>
        </w:r>
        <w:r w:rsidR="00C82694">
          <w:rPr>
            <w:rFonts w:ascii="Times New Roman" w:hAnsi="Times New Roman" w:cs="Times New Roman"/>
            <w:sz w:val="24"/>
            <w:szCs w:val="24"/>
          </w:rPr>
          <w:delText xml:space="preserve"> </w:delText>
        </w:r>
        <w:r w:rsidR="00DC2097">
          <w:rPr>
            <w:rFonts w:ascii="Times New Roman" w:hAnsi="Times New Roman" w:cs="Times New Roman"/>
            <w:sz w:val="24"/>
            <w:szCs w:val="24"/>
          </w:rPr>
          <w:delText xml:space="preserve">higher or lower </w:delText>
        </w:r>
        <w:r w:rsidR="004457D8">
          <w:rPr>
            <w:rFonts w:ascii="Times New Roman" w:hAnsi="Times New Roman" w:cs="Times New Roman"/>
            <w:sz w:val="24"/>
            <w:szCs w:val="24"/>
          </w:rPr>
          <w:delText>f</w:delText>
        </w:r>
        <w:r w:rsidR="006930E8">
          <w:rPr>
            <w:rFonts w:ascii="Times New Roman" w:hAnsi="Times New Roman" w:cs="Times New Roman"/>
            <w:sz w:val="24"/>
            <w:szCs w:val="24"/>
          </w:rPr>
          <w:delText>or</w:delText>
        </w:r>
        <w:r w:rsidR="004457D8">
          <w:rPr>
            <w:rFonts w:ascii="Times New Roman" w:hAnsi="Times New Roman" w:cs="Times New Roman"/>
            <w:sz w:val="24"/>
            <w:szCs w:val="24"/>
          </w:rPr>
          <w:delText xml:space="preserve"> SUBD</w:delText>
        </w:r>
        <w:r w:rsidR="00D95973">
          <w:rPr>
            <w:rFonts w:ascii="Times New Roman" w:hAnsi="Times New Roman" w:cs="Times New Roman"/>
            <w:sz w:val="24"/>
            <w:szCs w:val="24"/>
          </w:rPr>
          <w:delText xml:space="preserve"> as</w:delText>
        </w:r>
        <w:r w:rsidR="00933B3A">
          <w:rPr>
            <w:rFonts w:ascii="Times New Roman" w:hAnsi="Times New Roman" w:cs="Times New Roman"/>
            <w:sz w:val="24"/>
            <w:szCs w:val="24"/>
          </w:rPr>
          <w:delText xml:space="preserve"> disturbed</w:delText>
        </w:r>
        <w:r w:rsidR="00D95973">
          <w:rPr>
            <w:rFonts w:ascii="Times New Roman" w:hAnsi="Times New Roman" w:cs="Times New Roman"/>
            <w:sz w:val="24"/>
            <w:szCs w:val="24"/>
          </w:rPr>
          <w:delText xml:space="preserve">. </w:delText>
        </w:r>
      </w:del>
      <w:ins w:id="643" w:author="Kopp, Darin" w:date="2025-02-20T15:34:00Z">
        <w:r w:rsidR="00656E99" w:rsidRPr="00BD71DF">
          <w:rPr>
            <w:rFonts w:ascii="Times New Roman" w:hAnsi="Times New Roman" w:cs="Times New Roman"/>
            <w:color w:val="000000"/>
            <w:sz w:val="24"/>
            <w:szCs w:val="24"/>
            <w:bdr w:val="none" w:sz="0" w:space="0" w:color="auto" w:frame="1"/>
          </w:rPr>
          <w:t>.</w:t>
        </w:r>
        <w:r w:rsidR="00656E99">
          <w:rPr>
            <w:rFonts w:ascii="Times New Roman" w:hAnsi="Times New Roman" w:cs="Times New Roman"/>
            <w:color w:val="000000"/>
            <w:sz w:val="24"/>
            <w:szCs w:val="24"/>
            <w:bdr w:val="none" w:sz="0" w:space="0" w:color="auto" w:frame="1"/>
          </w:rPr>
          <w:t xml:space="preserve"> For climate variables, we </w:t>
        </w:r>
        <w:r w:rsidR="00656E99">
          <w:rPr>
            <w:rFonts w:ascii="Times New Roman" w:hAnsi="Times New Roman" w:cs="Times New Roman"/>
            <w:color w:val="000000"/>
            <w:sz w:val="24"/>
            <w:szCs w:val="24"/>
          </w:rPr>
          <w:t xml:space="preserve">obtained </w:t>
        </w:r>
        <w:r w:rsidR="00C06185">
          <w:rPr>
            <w:rFonts w:ascii="Times New Roman" w:hAnsi="Times New Roman" w:cs="Times New Roman"/>
            <w:color w:val="000000"/>
            <w:sz w:val="24"/>
            <w:szCs w:val="24"/>
          </w:rPr>
          <w:t xml:space="preserve">baseline </w:t>
        </w:r>
        <w:r w:rsidR="00656E99">
          <w:rPr>
            <w:rFonts w:ascii="Times New Roman" w:hAnsi="Times New Roman" w:cs="Times New Roman"/>
            <w:color w:val="000000"/>
            <w:sz w:val="24"/>
            <w:szCs w:val="24"/>
            <w:bdr w:val="none" w:sz="0" w:space="0" w:color="auto" w:frame="1"/>
          </w:rPr>
          <w:t xml:space="preserve">historical </w:t>
        </w:r>
        <w:r w:rsidR="00656E99">
          <w:rPr>
            <w:rFonts w:ascii="Times New Roman" w:hAnsi="Times New Roman" w:cs="Times New Roman"/>
            <w:color w:val="000000"/>
            <w:sz w:val="24"/>
            <w:szCs w:val="24"/>
          </w:rPr>
          <w:t>climatic values (MSAT and TPRCP)</w:t>
        </w:r>
        <w:r w:rsidR="00C06185">
          <w:rPr>
            <w:rFonts w:ascii="Times New Roman" w:hAnsi="Times New Roman" w:cs="Times New Roman"/>
            <w:color w:val="000000"/>
            <w:sz w:val="24"/>
            <w:szCs w:val="24"/>
          </w:rPr>
          <w:t xml:space="preserve"> as the mean summer air temperature</w:t>
        </w:r>
        <w:r w:rsidR="00656E99">
          <w:rPr>
            <w:rFonts w:ascii="Times New Roman" w:hAnsi="Times New Roman" w:cs="Times New Roman"/>
            <w:color w:val="000000"/>
            <w:sz w:val="24"/>
            <w:szCs w:val="24"/>
          </w:rPr>
          <w:t xml:space="preserve"> </w:t>
        </w:r>
        <w:r w:rsidR="00C06185">
          <w:rPr>
            <w:rFonts w:ascii="Times New Roman" w:hAnsi="Times New Roman" w:cs="Times New Roman"/>
            <w:color w:val="000000"/>
            <w:sz w:val="24"/>
            <w:szCs w:val="24"/>
          </w:rPr>
          <w:t>for</w:t>
        </w:r>
        <w:r w:rsidR="00656E99">
          <w:rPr>
            <w:rFonts w:ascii="Times New Roman" w:hAnsi="Times New Roman" w:cs="Times New Roman"/>
            <w:color w:val="000000"/>
            <w:sz w:val="24"/>
            <w:szCs w:val="24"/>
          </w:rPr>
          <w:t xml:space="preserve"> 1900-1950 </w:t>
        </w:r>
        <w:r w:rsidR="00C06185">
          <w:rPr>
            <w:rFonts w:ascii="Times New Roman" w:hAnsi="Times New Roman" w:cs="Times New Roman"/>
            <w:color w:val="000000"/>
            <w:sz w:val="24"/>
            <w:szCs w:val="24"/>
          </w:rPr>
          <w:t xml:space="preserve">from PRISM </w:t>
        </w:r>
        <w:r w:rsidR="00656E99">
          <w:rPr>
            <w:rFonts w:ascii="Times New Roman" w:hAnsi="Times New Roman" w:cs="Times New Roman"/>
            <w:color w:val="000000"/>
            <w:sz w:val="24"/>
            <w:szCs w:val="24"/>
          </w:rPr>
          <w:t>climate data (</w:t>
        </w:r>
        <w:r w:rsidR="00000000">
          <w:fldChar w:fldCharType="begin"/>
        </w:r>
        <w:r w:rsidR="00000000">
          <w:instrText>HYPERLINK "https://prism.oregonstate.edu/historical/"</w:instrText>
        </w:r>
        <w:r w:rsidR="00000000">
          <w:fldChar w:fldCharType="separate"/>
        </w:r>
        <w:r w:rsidR="00656E99" w:rsidRPr="00FB5852">
          <w:rPr>
            <w:rStyle w:val="Hyperlink"/>
            <w:rFonts w:ascii="Times New Roman" w:hAnsi="Times New Roman" w:cs="Times New Roman"/>
            <w:sz w:val="24"/>
            <w:szCs w:val="24"/>
          </w:rPr>
          <w:t>https://prism.oregonstate.edu/historical/</w:t>
        </w:r>
        <w:r w:rsidR="00000000">
          <w:rPr>
            <w:rStyle w:val="Hyperlink"/>
            <w:rFonts w:ascii="Times New Roman" w:hAnsi="Times New Roman" w:cs="Times New Roman"/>
            <w:sz w:val="24"/>
            <w:szCs w:val="24"/>
          </w:rPr>
          <w:fldChar w:fldCharType="end"/>
        </w:r>
        <w:r w:rsidR="00656E99">
          <w:rPr>
            <w:rFonts w:ascii="Times New Roman" w:hAnsi="Times New Roman" w:cs="Times New Roman"/>
            <w:color w:val="000000"/>
            <w:sz w:val="24"/>
            <w:szCs w:val="24"/>
          </w:rPr>
          <w:t>)</w:t>
        </w:r>
        <w:r w:rsidR="00C06185">
          <w:rPr>
            <w:rFonts w:ascii="Times New Roman" w:hAnsi="Times New Roman" w:cs="Times New Roman"/>
            <w:color w:val="000000"/>
            <w:sz w:val="24"/>
            <w:szCs w:val="24"/>
          </w:rPr>
          <w:t xml:space="preserve">. We then standardized the difference between the present-day values (i.e. 2018 or 2019) and the baseline using the standard deviation of the 50yr </w:t>
        </w:r>
        <w:r w:rsidR="0038617C">
          <w:rPr>
            <w:rFonts w:ascii="Times New Roman" w:hAnsi="Times New Roman" w:cs="Times New Roman"/>
            <w:color w:val="000000"/>
            <w:sz w:val="24"/>
            <w:szCs w:val="24"/>
          </w:rPr>
          <w:t>dataset</w:t>
        </w:r>
        <w:r w:rsidR="00C06185">
          <w:rPr>
            <w:rFonts w:ascii="Times New Roman" w:hAnsi="Times New Roman" w:cs="Times New Roman"/>
            <w:color w:val="000000"/>
            <w:sz w:val="24"/>
            <w:szCs w:val="24"/>
          </w:rPr>
          <w:t xml:space="preserve">. Importantly, using standardized anomalies </w:t>
        </w:r>
        <w:r w:rsidR="00463EA2">
          <w:rPr>
            <w:rFonts w:ascii="Times New Roman" w:hAnsi="Times New Roman" w:cs="Times New Roman"/>
            <w:color w:val="000000"/>
            <w:sz w:val="24"/>
            <w:szCs w:val="24"/>
          </w:rPr>
          <w:t xml:space="preserve">rather than absolute differences has advantages because it accounts for </w:t>
        </w:r>
        <w:r w:rsidR="00573DD3">
          <w:rPr>
            <w:rFonts w:ascii="Times New Roman" w:hAnsi="Times New Roman" w:cs="Times New Roman"/>
            <w:color w:val="000000"/>
            <w:sz w:val="24"/>
            <w:szCs w:val="24"/>
          </w:rPr>
          <w:t>unexplained variation in the model or natural variability</w:t>
        </w:r>
        <w:r w:rsidR="00463EA2">
          <w:rPr>
            <w:rFonts w:ascii="Times New Roman" w:hAnsi="Times New Roman" w:cs="Times New Roman"/>
            <w:color w:val="000000"/>
            <w:sz w:val="24"/>
            <w:szCs w:val="24"/>
          </w:rPr>
          <w:t xml:space="preserve"> among sites</w:t>
        </w:r>
        <w:r w:rsidR="00573DD3">
          <w:rPr>
            <w:rFonts w:ascii="Times New Roman" w:hAnsi="Times New Roman" w:cs="Times New Roman"/>
            <w:color w:val="000000"/>
            <w:sz w:val="24"/>
            <w:szCs w:val="24"/>
          </w:rPr>
          <w:t xml:space="preserve"> </w:t>
        </w:r>
        <w:r w:rsidR="00573DD3" w:rsidRPr="00BD71DF">
          <w:rPr>
            <w:rFonts w:ascii="Times New Roman" w:hAnsi="Times New Roman" w:cs="Times New Roman"/>
            <w:color w:val="000000"/>
            <w:sz w:val="24"/>
            <w:szCs w:val="24"/>
            <w:bdr w:val="none" w:sz="0" w:space="0" w:color="auto" w:frame="1"/>
          </w:rPr>
          <w:fldChar w:fldCharType="begin"/>
        </w:r>
        <w:r w:rsidR="00573DD3" w:rsidRPr="00BD71DF">
          <w:rPr>
            <w:rFonts w:ascii="Times New Roman" w:hAnsi="Times New Roman" w:cs="Times New Roman"/>
            <w:color w:val="000000"/>
            <w:sz w:val="24"/>
            <w:szCs w:val="24"/>
            <w:bdr w:val="none" w:sz="0" w:space="0" w:color="auto" w:frame="1"/>
          </w:rPr>
          <w:instrText xml:space="preserve"> ADDIN EN.CITE &lt;EndNote&gt;&lt;Cite&gt;&lt;Author&gt;Kilgour&lt;/Author&gt;&lt;Year&gt;2005&lt;/Year&gt;&lt;RecNum&gt;38&lt;/RecNum&gt;&lt;DisplayText&gt;(Kilgour and Stanfield 2005)&lt;/DisplayText&gt;&lt;record&gt;&lt;rec-number&gt;38&lt;/rec-number&gt;&lt;foreign-keys&gt;&lt;key app="EN" db-id="rtxzfetfi9xw07eeartpf9t7wwtdt2arspvw" timestamp="1701147799" guid="b709ed04-a6b0-4ac9-adac-fdaadc8190b4"&gt;38&lt;/key&gt;&lt;/foreign-keys&gt;&lt;ref-type name="Journal Article"&gt;17&lt;/ref-type&gt;&lt;contributors&gt;&lt;authors&gt;&lt;author&gt;Kilgour, Bruce&lt;/author&gt;&lt;author&gt;Stanfield, L.&lt;/author&gt;&lt;/authors&gt;&lt;/contributors&gt;&lt;titles&gt;&lt;title&gt;A new approach for defining reference conditions in streams&lt;/title&gt;&lt;secondary-title&gt;AGU Spring Meeting Abstracts&lt;/secondary-title&gt;&lt;/titles&gt;&lt;periodical&gt;&lt;full-title&gt;AGU Spring Meeting Abstracts&lt;/full-title&gt;&lt;/periodical&gt;&lt;dates&gt;&lt;year&gt;2005&lt;/year&gt;&lt;pub-dates&gt;&lt;date&gt;05/01&lt;/date&gt;&lt;/pub-dates&gt;&lt;/dates&gt;&lt;urls&gt;&lt;/urls&gt;&lt;/record&gt;&lt;/Cite&gt;&lt;/EndNote&gt;</w:instrText>
        </w:r>
        <w:r w:rsidR="00573DD3" w:rsidRPr="00BD71DF">
          <w:rPr>
            <w:rFonts w:ascii="Times New Roman" w:hAnsi="Times New Roman" w:cs="Times New Roman"/>
            <w:color w:val="000000"/>
            <w:sz w:val="24"/>
            <w:szCs w:val="24"/>
            <w:bdr w:val="none" w:sz="0" w:space="0" w:color="auto" w:frame="1"/>
          </w:rPr>
          <w:fldChar w:fldCharType="separate"/>
        </w:r>
        <w:r w:rsidR="00573DD3" w:rsidRPr="00BD71DF">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"_ENREF_43" \o "Kilgour, 2005 #38"</w:instrText>
        </w:r>
        <w:r w:rsidR="00000000">
          <w:fldChar w:fldCharType="separate"/>
        </w:r>
        <w:r w:rsidR="00707795" w:rsidRPr="00BD71DF">
          <w:rPr>
            <w:rFonts w:ascii="Times New Roman" w:hAnsi="Times New Roman" w:cs="Times New Roman"/>
            <w:noProof/>
            <w:color w:val="000000"/>
            <w:sz w:val="24"/>
            <w:szCs w:val="24"/>
            <w:bdr w:val="none" w:sz="0" w:space="0" w:color="auto" w:frame="1"/>
          </w:rPr>
          <w:t>Kilgour and Stanfield 2005</w:t>
        </w:r>
        <w:r w:rsidR="00000000">
          <w:rPr>
            <w:rFonts w:ascii="Times New Roman" w:hAnsi="Times New Roman" w:cs="Times New Roman"/>
            <w:noProof/>
            <w:color w:val="000000"/>
            <w:sz w:val="24"/>
            <w:szCs w:val="24"/>
            <w:bdr w:val="none" w:sz="0" w:space="0" w:color="auto" w:frame="1"/>
          </w:rPr>
          <w:fldChar w:fldCharType="end"/>
        </w:r>
        <w:r w:rsidR="00573DD3" w:rsidRPr="00BD71DF">
          <w:rPr>
            <w:rFonts w:ascii="Times New Roman" w:hAnsi="Times New Roman" w:cs="Times New Roman"/>
            <w:noProof/>
            <w:color w:val="000000"/>
            <w:sz w:val="24"/>
            <w:szCs w:val="24"/>
            <w:bdr w:val="none" w:sz="0" w:space="0" w:color="auto" w:frame="1"/>
          </w:rPr>
          <w:t>)</w:t>
        </w:r>
        <w:r w:rsidR="00573DD3" w:rsidRPr="00BD71DF">
          <w:rPr>
            <w:rFonts w:ascii="Times New Roman" w:hAnsi="Times New Roman" w:cs="Times New Roman"/>
            <w:color w:val="000000"/>
            <w:sz w:val="24"/>
            <w:szCs w:val="24"/>
            <w:bdr w:val="none" w:sz="0" w:space="0" w:color="auto" w:frame="1"/>
          </w:rPr>
          <w:fldChar w:fldCharType="end"/>
        </w:r>
        <w:r w:rsidR="00573DD3" w:rsidRPr="00BD71DF">
          <w:rPr>
            <w:rFonts w:ascii="Times New Roman" w:hAnsi="Times New Roman" w:cs="Times New Roman"/>
            <w:color w:val="000000"/>
            <w:sz w:val="24"/>
            <w:szCs w:val="24"/>
            <w:bdr w:val="none" w:sz="0" w:space="0" w:color="auto" w:frame="1"/>
          </w:rPr>
          <w:t>.</w:t>
        </w:r>
        <w:r w:rsidR="00573DD3">
          <w:rPr>
            <w:rFonts w:ascii="Times New Roman" w:hAnsi="Times New Roman" w:cs="Times New Roman"/>
            <w:color w:val="000000"/>
            <w:sz w:val="24"/>
            <w:szCs w:val="24"/>
          </w:rPr>
          <w:t xml:space="preserve"> Furthermore, because the values are in units of standard deviations, thresholds to evaluate whether the magnitude of difference is sufficient to support an effect of anthropogenic disturbance can be rather intuitive. Specifically, </w:t>
        </w:r>
        <w:r w:rsidR="00573DD3">
          <w:rPr>
            <w:rFonts w:ascii="Times New Roman" w:hAnsi="Times New Roman" w:cs="Times New Roman"/>
            <w:color w:val="000000"/>
            <w:sz w:val="24"/>
            <w:szCs w:val="24"/>
            <w:bdr w:val="none" w:sz="0" w:space="0" w:color="auto" w:frame="1"/>
          </w:rPr>
          <w:t>w</w:t>
        </w:r>
        <w:r w:rsidR="00C06185" w:rsidRPr="00BD71DF">
          <w:rPr>
            <w:rFonts w:ascii="Times New Roman" w:hAnsi="Times New Roman" w:cs="Times New Roman"/>
            <w:color w:val="000000"/>
            <w:sz w:val="24"/>
            <w:szCs w:val="24"/>
            <w:bdr w:val="none" w:sz="0" w:space="0" w:color="auto" w:frame="1"/>
          </w:rPr>
          <w:t xml:space="preserve">e expected anthropogenic disturbance to elevate </w:t>
        </w:r>
        <w:r w:rsidR="00C06185" w:rsidRPr="00BD71DF">
          <w:rPr>
            <w:rFonts w:ascii="Times New Roman" w:hAnsi="Times New Roman" w:cs="Times New Roman"/>
            <w:sz w:val="24"/>
            <w:szCs w:val="24"/>
          </w:rPr>
          <w:t>NTL, PTL, CL, and SO4 concentrations and increase or decrease SUBD</w:t>
        </w:r>
        <w:r w:rsidR="00573DD3">
          <w:rPr>
            <w:rFonts w:ascii="Times New Roman" w:hAnsi="Times New Roman" w:cs="Times New Roman"/>
            <w:sz w:val="24"/>
            <w:szCs w:val="24"/>
          </w:rPr>
          <w:t>, MSAT</w:t>
        </w:r>
        <w:r w:rsidR="00463EA2">
          <w:rPr>
            <w:rFonts w:ascii="Times New Roman" w:hAnsi="Times New Roman" w:cs="Times New Roman"/>
            <w:sz w:val="24"/>
            <w:szCs w:val="24"/>
          </w:rPr>
          <w:t>,</w:t>
        </w:r>
        <w:r w:rsidR="00573DD3">
          <w:rPr>
            <w:rFonts w:ascii="Times New Roman" w:hAnsi="Times New Roman" w:cs="Times New Roman"/>
            <w:sz w:val="24"/>
            <w:szCs w:val="24"/>
          </w:rPr>
          <w:t xml:space="preserve"> and TPRCP</w:t>
        </w:r>
        <w:r w:rsidR="00C06185" w:rsidRPr="00BD71DF">
          <w:rPr>
            <w:rFonts w:ascii="Times New Roman" w:hAnsi="Times New Roman" w:cs="Times New Roman"/>
            <w:sz w:val="24"/>
            <w:szCs w:val="24"/>
          </w:rPr>
          <w:t xml:space="preserve">. Accordingly, we identified sites with observed concentrations </w:t>
        </w:r>
        <w:r w:rsidR="00573DD3">
          <w:rPr>
            <w:rFonts w:ascii="Times New Roman" w:hAnsi="Times New Roman" w:cs="Times New Roman"/>
            <w:sz w:val="24"/>
            <w:szCs w:val="24"/>
          </w:rPr>
          <w:t>&gt;</w:t>
        </w:r>
        <w:r w:rsidR="00C06185" w:rsidRPr="00BD71DF">
          <w:rPr>
            <w:rFonts w:ascii="Times New Roman" w:hAnsi="Times New Roman" w:cs="Times New Roman"/>
            <w:sz w:val="24"/>
            <w:szCs w:val="24"/>
          </w:rPr>
          <w:t xml:space="preserve">2SD from the hindcast values for NTL, PTL, CL, and SO4 and </w:t>
        </w:r>
        <w:r w:rsidR="00573DD3">
          <w:rPr>
            <w:rFonts w:ascii="Times New Roman" w:hAnsi="Times New Roman" w:cs="Times New Roman"/>
            <w:sz w:val="24"/>
            <w:szCs w:val="24"/>
          </w:rPr>
          <w:t>&gt;</w:t>
        </w:r>
        <w:r w:rsidR="00463EA2" w:rsidRPr="00BD71DF">
          <w:rPr>
            <w:rFonts w:ascii="Times New Roman" w:hAnsi="Times New Roman" w:cs="Times New Roman"/>
            <w:sz w:val="24"/>
            <w:szCs w:val="24"/>
          </w:rPr>
          <w:t xml:space="preserve"> </w:t>
        </w:r>
        <w:r w:rsidR="00463EA2">
          <w:rPr>
            <w:rFonts w:ascii="Times New Roman" w:hAnsi="Times New Roman" w:cs="Times New Roman"/>
            <w:sz w:val="24"/>
            <w:szCs w:val="24"/>
          </w:rPr>
          <w:t>|</w:t>
        </w:r>
        <w:r w:rsidR="00C06185" w:rsidRPr="00BD71DF">
          <w:rPr>
            <w:rFonts w:ascii="Times New Roman" w:hAnsi="Times New Roman" w:cs="Times New Roman"/>
            <w:sz w:val="24"/>
            <w:szCs w:val="24"/>
          </w:rPr>
          <w:t>2SD</w:t>
        </w:r>
        <w:r w:rsidR="00463EA2">
          <w:rPr>
            <w:rFonts w:ascii="Times New Roman" w:hAnsi="Times New Roman" w:cs="Times New Roman"/>
            <w:sz w:val="24"/>
            <w:szCs w:val="24"/>
          </w:rPr>
          <w:t>|</w:t>
        </w:r>
        <w:r w:rsidR="00C06185" w:rsidRPr="00BD71DF">
          <w:rPr>
            <w:rFonts w:ascii="Times New Roman" w:hAnsi="Times New Roman" w:cs="Times New Roman"/>
            <w:sz w:val="24"/>
            <w:szCs w:val="24"/>
          </w:rPr>
          <w:t xml:space="preserve"> for SUBD</w:t>
        </w:r>
        <w:r w:rsidR="00463EA2">
          <w:rPr>
            <w:rFonts w:ascii="Times New Roman" w:hAnsi="Times New Roman" w:cs="Times New Roman"/>
            <w:sz w:val="24"/>
            <w:szCs w:val="24"/>
          </w:rPr>
          <w:t>,</w:t>
        </w:r>
        <w:r w:rsidR="00463EA2" w:rsidRPr="00463EA2">
          <w:rPr>
            <w:rFonts w:ascii="Times New Roman" w:hAnsi="Times New Roman" w:cs="Times New Roman"/>
            <w:sz w:val="24"/>
            <w:szCs w:val="24"/>
          </w:rPr>
          <w:t xml:space="preserve"> </w:t>
        </w:r>
        <w:r w:rsidR="00463EA2">
          <w:rPr>
            <w:rFonts w:ascii="Times New Roman" w:hAnsi="Times New Roman" w:cs="Times New Roman"/>
            <w:sz w:val="24"/>
            <w:szCs w:val="24"/>
          </w:rPr>
          <w:t>MSAT, and TPRCP</w:t>
        </w:r>
        <w:r w:rsidR="00C06185" w:rsidRPr="00BD71DF">
          <w:rPr>
            <w:rFonts w:ascii="Times New Roman" w:hAnsi="Times New Roman" w:cs="Times New Roman"/>
            <w:sz w:val="24"/>
            <w:szCs w:val="24"/>
          </w:rPr>
          <w:t xml:space="preserve"> as </w:t>
        </w:r>
        <w:r w:rsidR="00573DD3">
          <w:rPr>
            <w:rFonts w:ascii="Times New Roman" w:hAnsi="Times New Roman" w:cs="Times New Roman"/>
            <w:sz w:val="24"/>
            <w:szCs w:val="24"/>
          </w:rPr>
          <w:t xml:space="preserve">having evidence of anthropogenic </w:t>
        </w:r>
        <w:r w:rsidR="00C06185" w:rsidRPr="00BD71DF">
          <w:rPr>
            <w:rFonts w:ascii="Times New Roman" w:hAnsi="Times New Roman" w:cs="Times New Roman"/>
            <w:sz w:val="24"/>
            <w:szCs w:val="24"/>
          </w:rPr>
          <w:t>disturb</w:t>
        </w:r>
        <w:r w:rsidR="00573DD3">
          <w:rPr>
            <w:rFonts w:ascii="Times New Roman" w:hAnsi="Times New Roman" w:cs="Times New Roman"/>
            <w:sz w:val="24"/>
            <w:szCs w:val="24"/>
          </w:rPr>
          <w:t>ance</w:t>
        </w:r>
        <w:r w:rsidR="00C06185" w:rsidRPr="00BD71DF">
          <w:rPr>
            <w:rFonts w:ascii="Times New Roman" w:hAnsi="Times New Roman" w:cs="Times New Roman"/>
            <w:sz w:val="24"/>
            <w:szCs w:val="24"/>
          </w:rPr>
          <w:t>.</w:t>
        </w:r>
      </w:ins>
    </w:p>
    <w:p w14:paraId="0BCCE196" w14:textId="3E1D089D" w:rsidR="00656E99" w:rsidRDefault="00520647" w:rsidP="00157A50">
      <w:pPr>
        <w:spacing w:line="480" w:lineRule="auto"/>
        <w:ind w:firstLine="720"/>
        <w:contextualSpacing/>
        <w:rPr>
          <w:ins w:id="644" w:author="Kopp, Darin" w:date="2025-02-20T15:34:00Z"/>
          <w:rFonts w:ascii="Times New Roman" w:hAnsi="Times New Roman" w:cs="Times New Roman"/>
          <w:color w:val="000000"/>
          <w:sz w:val="24"/>
          <w:szCs w:val="24"/>
          <w:bdr w:val="none" w:sz="0" w:space="0" w:color="auto" w:frame="1"/>
        </w:rPr>
      </w:pPr>
      <w:del w:id="645" w:author="Kopp, Darin" w:date="2025-02-20T15:34:00Z">
        <w:r>
          <w:rPr>
            <w:rFonts w:ascii="Times New Roman" w:hAnsi="Times New Roman" w:cs="Times New Roman"/>
            <w:color w:val="000000"/>
            <w:sz w:val="24"/>
            <w:szCs w:val="24"/>
            <w:bdr w:val="none" w:sz="0" w:space="0" w:color="auto" w:frame="1"/>
          </w:rPr>
          <w:delText xml:space="preserve">We also evaluated the effects of anthropogenic disturbance on climate variables and the riparian disturbance index. </w:delText>
        </w:r>
        <w:r w:rsidR="00644996">
          <w:rPr>
            <w:rFonts w:ascii="Times New Roman" w:hAnsi="Times New Roman" w:cs="Times New Roman"/>
            <w:color w:val="000000"/>
            <w:sz w:val="24"/>
            <w:szCs w:val="24"/>
            <w:bdr w:val="none" w:sz="0" w:space="0" w:color="auto" w:frame="1"/>
          </w:rPr>
          <w:delText>W</w:delText>
        </w:r>
        <w:r w:rsidR="00301422">
          <w:rPr>
            <w:rFonts w:ascii="Times New Roman" w:hAnsi="Times New Roman" w:cs="Times New Roman"/>
            <w:color w:val="000000"/>
            <w:sz w:val="24"/>
            <w:szCs w:val="24"/>
            <w:bdr w:val="none" w:sz="0" w:space="0" w:color="auto" w:frame="1"/>
          </w:rPr>
          <w:delText xml:space="preserve">e </w:delText>
        </w:r>
        <w:r w:rsidR="00301422">
          <w:rPr>
            <w:rFonts w:ascii="Times New Roman" w:hAnsi="Times New Roman" w:cs="Times New Roman"/>
            <w:color w:val="000000"/>
            <w:sz w:val="24"/>
            <w:szCs w:val="24"/>
          </w:rPr>
          <w:delText xml:space="preserve">obtained </w:delText>
        </w:r>
        <w:r w:rsidR="00301422">
          <w:rPr>
            <w:rFonts w:ascii="Times New Roman" w:hAnsi="Times New Roman" w:cs="Times New Roman"/>
            <w:color w:val="000000"/>
            <w:sz w:val="24"/>
            <w:szCs w:val="24"/>
            <w:bdr w:val="none" w:sz="0" w:space="0" w:color="auto" w:frame="1"/>
          </w:rPr>
          <w:delText xml:space="preserve">historical </w:delText>
        </w:r>
        <w:r w:rsidR="00301422">
          <w:rPr>
            <w:rFonts w:ascii="Times New Roman" w:hAnsi="Times New Roman" w:cs="Times New Roman"/>
            <w:color w:val="000000"/>
            <w:sz w:val="24"/>
            <w:szCs w:val="24"/>
          </w:rPr>
          <w:delText>climatic</w:delText>
        </w:r>
        <w:r w:rsidR="00644996">
          <w:rPr>
            <w:rFonts w:ascii="Times New Roman" w:hAnsi="Times New Roman" w:cs="Times New Roman"/>
            <w:color w:val="000000"/>
            <w:sz w:val="24"/>
            <w:szCs w:val="24"/>
          </w:rPr>
          <w:delText xml:space="preserve"> </w:delText>
        </w:r>
        <w:r w:rsidR="00933B3A">
          <w:rPr>
            <w:rFonts w:ascii="Times New Roman" w:hAnsi="Times New Roman" w:cs="Times New Roman"/>
            <w:color w:val="000000"/>
            <w:sz w:val="24"/>
            <w:szCs w:val="24"/>
          </w:rPr>
          <w:delText>values</w:delText>
        </w:r>
        <w:r w:rsidR="00301422">
          <w:rPr>
            <w:rFonts w:ascii="Times New Roman" w:hAnsi="Times New Roman" w:cs="Times New Roman"/>
            <w:color w:val="000000"/>
            <w:sz w:val="24"/>
            <w:szCs w:val="24"/>
          </w:rPr>
          <w:delText xml:space="preserve"> (MSAT and TPRCP) from PRISM </w:delText>
        </w:r>
        <w:r w:rsidR="00A12E19">
          <w:rPr>
            <w:rFonts w:ascii="Times New Roman" w:hAnsi="Times New Roman" w:cs="Times New Roman"/>
            <w:color w:val="000000"/>
            <w:sz w:val="24"/>
            <w:szCs w:val="24"/>
          </w:rPr>
          <w:delText xml:space="preserve">1940-1950 </w:delText>
        </w:r>
        <w:r w:rsidR="00301422">
          <w:rPr>
            <w:rFonts w:ascii="Times New Roman" w:hAnsi="Times New Roman" w:cs="Times New Roman"/>
            <w:color w:val="000000"/>
            <w:sz w:val="24"/>
            <w:szCs w:val="24"/>
          </w:rPr>
          <w:delText>climate data (</w:delText>
        </w:r>
        <w:r w:rsidR="00000000">
          <w:fldChar w:fldCharType="begin"/>
        </w:r>
        <w:r w:rsidR="00000000">
          <w:delInstrText>HYPERLINK "https://prism.oregonstate.edu/historical/"</w:delInstrText>
        </w:r>
        <w:r w:rsidR="00000000">
          <w:fldChar w:fldCharType="separate"/>
        </w:r>
        <w:r w:rsidR="00301422" w:rsidRPr="00FB5852">
          <w:rPr>
            <w:rStyle w:val="Hyperlink"/>
            <w:rFonts w:ascii="Times New Roman" w:hAnsi="Times New Roman" w:cs="Times New Roman"/>
            <w:sz w:val="24"/>
            <w:szCs w:val="24"/>
          </w:rPr>
          <w:delText>https://prism.oregonstate.edu/historical/</w:delText>
        </w:r>
        <w:r w:rsidR="00000000">
          <w:rPr>
            <w:rStyle w:val="Hyperlink"/>
            <w:rFonts w:ascii="Times New Roman" w:hAnsi="Times New Roman" w:cs="Times New Roman"/>
            <w:sz w:val="24"/>
            <w:szCs w:val="24"/>
          </w:rPr>
          <w:fldChar w:fldCharType="end"/>
        </w:r>
        <w:r w:rsidR="00301422">
          <w:rPr>
            <w:rFonts w:ascii="Times New Roman" w:hAnsi="Times New Roman" w:cs="Times New Roman"/>
            <w:color w:val="000000"/>
            <w:sz w:val="24"/>
            <w:szCs w:val="24"/>
          </w:rPr>
          <w:delText>)</w:delText>
        </w:r>
        <w:r w:rsidR="002002B7">
          <w:rPr>
            <w:rFonts w:ascii="Times New Roman" w:hAnsi="Times New Roman" w:cs="Times New Roman"/>
            <w:color w:val="000000"/>
            <w:sz w:val="24"/>
            <w:szCs w:val="24"/>
          </w:rPr>
          <w:delText xml:space="preserve">. </w:delText>
        </w:r>
        <w:r w:rsidR="0050624F">
          <w:rPr>
            <w:rFonts w:ascii="Times New Roman" w:hAnsi="Times New Roman" w:cs="Times New Roman"/>
            <w:color w:val="000000"/>
            <w:sz w:val="24"/>
            <w:szCs w:val="24"/>
          </w:rPr>
          <w:delText xml:space="preserve">We selected 1940-1950 climate because </w:delText>
        </w:r>
        <w:r w:rsidR="0050624F">
          <w:rPr>
            <w:rFonts w:ascii="Times New Roman" w:hAnsi="Times New Roman" w:cs="Times New Roman"/>
            <w:color w:val="000000"/>
            <w:sz w:val="24"/>
            <w:szCs w:val="24"/>
            <w:bdr w:val="none" w:sz="0" w:space="0" w:color="auto" w:frame="1"/>
          </w:rPr>
          <w:delText xml:space="preserve">it </w:delText>
        </w:r>
        <w:r w:rsidR="0050624F">
          <w:rPr>
            <w:rFonts w:ascii="Times New Roman" w:hAnsi="Times New Roman" w:cs="Times New Roman"/>
            <w:color w:val="000000"/>
            <w:sz w:val="24"/>
            <w:szCs w:val="24"/>
          </w:rPr>
          <w:delText xml:space="preserve">predates the peak in atmospheric radiocarbon from nuclear fallout – an apparent geologic marker of the Anthropocene </w:delText>
        </w:r>
        <w:r w:rsidR="0050624F">
          <w:rPr>
            <w:rFonts w:ascii="Times New Roman" w:hAnsi="Times New Roman" w:cs="Times New Roman"/>
            <w:color w:val="000000"/>
            <w:sz w:val="24"/>
            <w:szCs w:val="24"/>
          </w:rPr>
          <w:fldChar w:fldCharType="begin"/>
        </w:r>
        <w:r w:rsidR="0050624F">
          <w:rPr>
            <w:rFonts w:ascii="Times New Roman" w:hAnsi="Times New Roman" w:cs="Times New Roman"/>
            <w:color w:val="000000"/>
            <w:sz w:val="24"/>
            <w:szCs w:val="24"/>
          </w:rPr>
          <w:delInstrText xml:space="preserve"> ADDIN EN.CITE &lt;EndNote&gt;&lt;Cite&gt;&lt;Author&gt;Lewis&lt;/Author&gt;&lt;Year&gt;2015&lt;/Year&gt;&lt;RecNum&gt;42&lt;/RecNum&gt;&lt;DisplayText&gt;(Lewis and Maslin 2015)&lt;/DisplayText&gt;&lt;record&gt;&lt;rec-number&gt;42&lt;/rec-number&gt;&lt;foreign-keys&gt;&lt;key app="EN" db-id="rtxzfetfi9xw07eeartpf9t7wwtdt2arspvw" timestamp="1701148097" guid="2c34c7dc-337f-4fa5-9240-dfd06265294e"&gt;42&lt;/key&gt;&lt;/foreign-keys&gt;&lt;ref-type name="Journal Article"&gt;17&lt;/ref-type&gt;&lt;contributors&gt;&lt;authors&gt;&lt;author&gt;Lewis, Simon L.&lt;/author&gt;&lt;author&gt;Maslin, Mark A.&lt;/author&gt;&lt;/authors&gt;&lt;/contributors&gt;&lt;titles&gt;&lt;title&gt;Defining the Anthropocene&lt;/title&gt;&lt;secondary-title&gt;Nature&lt;/secondary-title&gt;&lt;/titles&gt;&lt;periodical&gt;&lt;full-title&gt;Nature&lt;/full-title&gt;&lt;/periodical&gt;&lt;pages&gt;171-180&lt;/pages&gt;&lt;volume&gt;519&lt;/volume&gt;&lt;number&gt;7542&lt;/number&gt;&lt;dates&gt;&lt;year&gt;2015&lt;/year&gt;&lt;pub-dates&gt;&lt;date&gt;2015/03/01&lt;/date&gt;&lt;/pub-dates&gt;&lt;/dates&gt;&lt;isbn&gt;1476-4687&lt;/isbn&gt;&lt;urls&gt;&lt;related-urls&gt;&lt;url&gt;https://doi.org/10.1038/nature14258&lt;/url&gt;&lt;/related-urls&gt;&lt;/urls&gt;&lt;electronic-resource-num&gt;10.1038/nature14258&lt;/electronic-resource-num&gt;&lt;/record&gt;&lt;/Cite&gt;&lt;/EndNote&gt;</w:delInstrText>
        </w:r>
        <w:r w:rsidR="0050624F">
          <w:rPr>
            <w:rFonts w:ascii="Times New Roman" w:hAnsi="Times New Roman" w:cs="Times New Roman"/>
            <w:color w:val="000000"/>
            <w:sz w:val="24"/>
            <w:szCs w:val="24"/>
          </w:rPr>
          <w:fldChar w:fldCharType="separate"/>
        </w:r>
        <w:r w:rsidR="0050624F">
          <w:rPr>
            <w:rFonts w:ascii="Times New Roman" w:hAnsi="Times New Roman" w:cs="Times New Roman"/>
            <w:noProof/>
            <w:color w:val="000000"/>
            <w:sz w:val="24"/>
            <w:szCs w:val="24"/>
          </w:rPr>
          <w:delText>(</w:delText>
        </w:r>
        <w:r w:rsidR="00000000">
          <w:fldChar w:fldCharType="begin"/>
        </w:r>
        <w:r w:rsidR="00000000">
          <w:delInstrText>HYPERLINK \l "_ENREF_38" \o "Lewis, 2015 #42"</w:delInstrText>
        </w:r>
        <w:r w:rsidR="00000000">
          <w:fldChar w:fldCharType="separate"/>
        </w:r>
        <w:r w:rsidR="00FE06C8">
          <w:rPr>
            <w:rFonts w:ascii="Times New Roman" w:hAnsi="Times New Roman" w:cs="Times New Roman"/>
            <w:noProof/>
            <w:color w:val="000000"/>
            <w:sz w:val="24"/>
            <w:szCs w:val="24"/>
          </w:rPr>
          <w:delText>Lewis and Maslin 2015</w:delText>
        </w:r>
        <w:r w:rsidR="00000000">
          <w:rPr>
            <w:rFonts w:ascii="Times New Roman" w:hAnsi="Times New Roman" w:cs="Times New Roman"/>
            <w:noProof/>
            <w:color w:val="000000"/>
            <w:sz w:val="24"/>
            <w:szCs w:val="24"/>
          </w:rPr>
          <w:fldChar w:fldCharType="end"/>
        </w:r>
        <w:r w:rsidR="0050624F">
          <w:rPr>
            <w:rFonts w:ascii="Times New Roman" w:hAnsi="Times New Roman" w:cs="Times New Roman"/>
            <w:noProof/>
            <w:color w:val="000000"/>
            <w:sz w:val="24"/>
            <w:szCs w:val="24"/>
          </w:rPr>
          <w:delText>)</w:delText>
        </w:r>
        <w:r w:rsidR="0050624F">
          <w:rPr>
            <w:rFonts w:ascii="Times New Roman" w:hAnsi="Times New Roman" w:cs="Times New Roman"/>
            <w:color w:val="000000"/>
            <w:sz w:val="24"/>
            <w:szCs w:val="24"/>
          </w:rPr>
          <w:fldChar w:fldCharType="end"/>
        </w:r>
        <w:r w:rsidR="0050624F">
          <w:rPr>
            <w:rFonts w:ascii="Times New Roman" w:hAnsi="Times New Roman" w:cs="Times New Roman"/>
            <w:color w:val="000000"/>
            <w:sz w:val="24"/>
            <w:szCs w:val="24"/>
          </w:rPr>
          <w:delText xml:space="preserve">. </w:delText>
        </w:r>
        <w:r w:rsidR="0050624F" w:rsidRPr="00926124">
          <w:rPr>
            <w:rFonts w:ascii="Times New Roman" w:hAnsi="Times New Roman" w:cs="Times New Roman"/>
            <w:color w:val="000000"/>
            <w:sz w:val="24"/>
            <w:szCs w:val="24"/>
          </w:rPr>
          <w:delText xml:space="preserve"> </w:delText>
        </w:r>
        <w:r w:rsidR="002002B7">
          <w:rPr>
            <w:rFonts w:ascii="Times New Roman" w:hAnsi="Times New Roman" w:cs="Times New Roman"/>
            <w:color w:val="000000"/>
            <w:sz w:val="24"/>
            <w:szCs w:val="24"/>
          </w:rPr>
          <w:delText>For each location we</w:delText>
        </w:r>
        <w:r w:rsidR="00AB2396">
          <w:rPr>
            <w:rFonts w:ascii="Times New Roman" w:hAnsi="Times New Roman" w:cs="Times New Roman"/>
            <w:color w:val="000000"/>
            <w:sz w:val="24"/>
            <w:szCs w:val="24"/>
          </w:rPr>
          <w:delText xml:space="preserve"> </w:delText>
        </w:r>
        <w:r w:rsidR="00D1066D">
          <w:rPr>
            <w:rFonts w:ascii="Times New Roman" w:hAnsi="Times New Roman" w:cs="Times New Roman"/>
            <w:color w:val="000000"/>
            <w:sz w:val="24"/>
            <w:szCs w:val="24"/>
          </w:rPr>
          <w:delText>calculated the</w:delText>
        </w:r>
        <w:r w:rsidR="002002B7">
          <w:rPr>
            <w:rFonts w:ascii="Times New Roman" w:hAnsi="Times New Roman" w:cs="Times New Roman"/>
            <w:color w:val="000000"/>
            <w:sz w:val="24"/>
            <w:szCs w:val="24"/>
          </w:rPr>
          <w:delText xml:space="preserve"> 10</w:delText>
        </w:r>
        <w:r w:rsidR="004A7B20">
          <w:rPr>
            <w:rFonts w:ascii="Times New Roman" w:hAnsi="Times New Roman" w:cs="Times New Roman"/>
            <w:color w:val="000000"/>
            <w:sz w:val="24"/>
            <w:szCs w:val="24"/>
          </w:rPr>
          <w:delText xml:space="preserve"> </w:delText>
        </w:r>
        <w:r w:rsidR="002002B7">
          <w:rPr>
            <w:rFonts w:ascii="Times New Roman" w:hAnsi="Times New Roman" w:cs="Times New Roman"/>
            <w:color w:val="000000"/>
            <w:sz w:val="24"/>
            <w:szCs w:val="24"/>
          </w:rPr>
          <w:delText>yr</w:delText>
        </w:r>
        <w:r w:rsidR="00D1066D">
          <w:rPr>
            <w:rFonts w:ascii="Times New Roman" w:hAnsi="Times New Roman" w:cs="Times New Roman"/>
            <w:color w:val="000000"/>
            <w:sz w:val="24"/>
            <w:szCs w:val="24"/>
          </w:rPr>
          <w:delText xml:space="preserve"> mean </w:delText>
        </w:r>
        <w:r w:rsidR="00C83844">
          <w:rPr>
            <w:rFonts w:ascii="Times New Roman" w:hAnsi="Times New Roman" w:cs="Times New Roman"/>
            <w:color w:val="000000"/>
            <w:sz w:val="24"/>
            <w:szCs w:val="24"/>
          </w:rPr>
          <w:delText xml:space="preserve">and standard deviation </w:delText>
        </w:r>
        <w:r w:rsidR="00D1066D">
          <w:rPr>
            <w:rFonts w:ascii="Times New Roman" w:hAnsi="Times New Roman" w:cs="Times New Roman"/>
            <w:color w:val="000000"/>
            <w:sz w:val="24"/>
            <w:szCs w:val="24"/>
          </w:rPr>
          <w:delText>and</w:delText>
        </w:r>
        <w:r w:rsidR="005D2307">
          <w:rPr>
            <w:rFonts w:ascii="Times New Roman" w:hAnsi="Times New Roman" w:cs="Times New Roman"/>
            <w:color w:val="000000"/>
            <w:sz w:val="24"/>
            <w:szCs w:val="24"/>
          </w:rPr>
          <w:delText xml:space="preserve"> </w:delText>
        </w:r>
        <w:r w:rsidR="002002B7">
          <w:rPr>
            <w:rFonts w:ascii="Times New Roman" w:hAnsi="Times New Roman" w:cs="Times New Roman"/>
            <w:color w:val="000000"/>
            <w:sz w:val="24"/>
            <w:szCs w:val="24"/>
          </w:rPr>
          <w:delText xml:space="preserve">identified sites that could be disturbed </w:delText>
        </w:r>
        <w:r w:rsidR="000E1617">
          <w:rPr>
            <w:rFonts w:ascii="Times New Roman" w:hAnsi="Times New Roman" w:cs="Times New Roman"/>
            <w:color w:val="000000"/>
            <w:sz w:val="24"/>
            <w:szCs w:val="24"/>
          </w:rPr>
          <w:delText>when</w:delText>
        </w:r>
        <w:r w:rsidR="007F2C00">
          <w:rPr>
            <w:rFonts w:ascii="Times New Roman" w:hAnsi="Times New Roman" w:cs="Times New Roman"/>
            <w:color w:val="000000"/>
            <w:sz w:val="24"/>
            <w:szCs w:val="24"/>
          </w:rPr>
          <w:delText xml:space="preserve"> </w:delText>
        </w:r>
        <w:r>
          <w:rPr>
            <w:rFonts w:ascii="Times New Roman" w:hAnsi="Times New Roman" w:cs="Times New Roman"/>
            <w:color w:val="000000"/>
            <w:sz w:val="24"/>
            <w:szCs w:val="24"/>
          </w:rPr>
          <w:delText xml:space="preserve">differences between </w:delText>
        </w:r>
        <w:r w:rsidR="002002B7">
          <w:rPr>
            <w:rFonts w:ascii="Times New Roman" w:hAnsi="Times New Roman" w:cs="Times New Roman"/>
            <w:color w:val="000000"/>
            <w:sz w:val="24"/>
            <w:szCs w:val="24"/>
          </w:rPr>
          <w:delText>present-day and historical</w:delText>
        </w:r>
        <w:r w:rsidR="007F2C00">
          <w:rPr>
            <w:rFonts w:ascii="Times New Roman" w:hAnsi="Times New Roman" w:cs="Times New Roman"/>
            <w:color w:val="000000"/>
            <w:sz w:val="24"/>
            <w:szCs w:val="24"/>
          </w:rPr>
          <w:delText xml:space="preserve"> </w:delText>
        </w:r>
        <w:r>
          <w:rPr>
            <w:rFonts w:ascii="Times New Roman" w:hAnsi="Times New Roman" w:cs="Times New Roman"/>
            <w:color w:val="000000"/>
            <w:sz w:val="24"/>
            <w:szCs w:val="24"/>
          </w:rPr>
          <w:delText xml:space="preserve">values </w:delText>
        </w:r>
        <w:r w:rsidR="00C83844">
          <w:rPr>
            <w:rFonts w:ascii="Times New Roman" w:hAnsi="Times New Roman" w:cs="Times New Roman"/>
            <w:color w:val="000000"/>
            <w:sz w:val="24"/>
            <w:szCs w:val="24"/>
          </w:rPr>
          <w:delText>exceeded</w:delText>
        </w:r>
        <w:r w:rsidR="002002B7">
          <w:rPr>
            <w:rFonts w:ascii="Times New Roman" w:hAnsi="Times New Roman" w:cs="Times New Roman"/>
            <w:color w:val="000000"/>
            <w:sz w:val="24"/>
            <w:szCs w:val="24"/>
          </w:rPr>
          <w:delText xml:space="preserve"> </w:delText>
        </w:r>
        <w:r>
          <w:rPr>
            <w:rFonts w:ascii="Times New Roman" w:hAnsi="Times New Roman" w:cs="Times New Roman"/>
            <w:color w:val="000000"/>
            <w:sz w:val="24"/>
            <w:szCs w:val="24"/>
          </w:rPr>
          <w:delText>2SD</w:delText>
        </w:r>
        <w:r w:rsidR="00DC2097">
          <w:rPr>
            <w:rFonts w:ascii="Times New Roman" w:hAnsi="Times New Roman" w:cs="Times New Roman"/>
            <w:color w:val="000000"/>
            <w:sz w:val="24"/>
            <w:szCs w:val="24"/>
          </w:rPr>
          <w:delText xml:space="preserve"> (either higher or lower)</w:delText>
        </w:r>
        <w:r w:rsidR="00301422">
          <w:rPr>
            <w:rFonts w:ascii="Times New Roman" w:hAnsi="Times New Roman" w:cs="Times New Roman"/>
            <w:color w:val="000000"/>
            <w:sz w:val="24"/>
            <w:szCs w:val="24"/>
          </w:rPr>
          <w:delText>.</w:delText>
        </w:r>
        <w:r w:rsidR="00301422" w:rsidRPr="00E950FB">
          <w:rPr>
            <w:rFonts w:ascii="Times New Roman" w:hAnsi="Times New Roman" w:cs="Times New Roman"/>
            <w:color w:val="000000"/>
            <w:sz w:val="24"/>
            <w:szCs w:val="24"/>
          </w:rPr>
          <w:delText xml:space="preserve"> </w:delText>
        </w:r>
      </w:del>
      <w:r w:rsidR="00656E99">
        <w:rPr>
          <w:rFonts w:ascii="Times New Roman" w:hAnsi="Times New Roman" w:cs="Times New Roman"/>
          <w:color w:val="000000"/>
          <w:sz w:val="24"/>
          <w:szCs w:val="24"/>
          <w:bdr w:val="none" w:sz="0" w:space="0" w:color="auto" w:frame="1"/>
        </w:rPr>
        <w:t xml:space="preserve">Since RPDI is a direct measure of anthropogenic disturbance, we initially set this variable to zero for all locations but found </w:t>
      </w:r>
      <w:del w:id="646" w:author="Kopp, Darin" w:date="2025-02-20T15:34:00Z">
        <w:r w:rsidR="00712C20">
          <w:rPr>
            <w:rFonts w:ascii="Times New Roman" w:hAnsi="Times New Roman" w:cs="Times New Roman"/>
            <w:color w:val="000000"/>
            <w:sz w:val="24"/>
            <w:szCs w:val="24"/>
            <w:bdr w:val="none" w:sz="0" w:space="0" w:color="auto" w:frame="1"/>
          </w:rPr>
          <w:delText xml:space="preserve">nearly all the sites </w:delText>
        </w:r>
        <w:r w:rsidR="00A46AE9">
          <w:rPr>
            <w:rFonts w:ascii="Times New Roman" w:hAnsi="Times New Roman" w:cs="Times New Roman"/>
            <w:color w:val="000000"/>
            <w:sz w:val="24"/>
            <w:szCs w:val="24"/>
            <w:bdr w:val="none" w:sz="0" w:space="0" w:color="auto" w:frame="1"/>
          </w:rPr>
          <w:delText>have RPDI &gt; 0</w:delText>
        </w:r>
        <w:r w:rsidR="00CD41B5">
          <w:rPr>
            <w:rFonts w:ascii="Times New Roman" w:hAnsi="Times New Roman" w:cs="Times New Roman"/>
            <w:color w:val="000000"/>
            <w:sz w:val="24"/>
            <w:szCs w:val="24"/>
            <w:bdr w:val="none" w:sz="0" w:space="0" w:color="auto" w:frame="1"/>
          </w:rPr>
          <w:delText>.</w:delText>
        </w:r>
      </w:del>
      <w:ins w:id="647" w:author="Kopp, Darin" w:date="2025-02-20T15:34:00Z">
        <w:r w:rsidR="00463EA2">
          <w:rPr>
            <w:rFonts w:ascii="Times New Roman" w:hAnsi="Times New Roman" w:cs="Times New Roman"/>
            <w:color w:val="000000"/>
            <w:sz w:val="24"/>
            <w:szCs w:val="24"/>
            <w:bdr w:val="none" w:sz="0" w:space="0" w:color="auto" w:frame="1"/>
          </w:rPr>
          <w:t>that this value may be too strict because of the number and diversity of factors included in the index</w:t>
        </w:r>
        <w:r w:rsidR="0038617C">
          <w:rPr>
            <w:rFonts w:ascii="Times New Roman" w:hAnsi="Times New Roman" w:cs="Times New Roman"/>
            <w:color w:val="000000"/>
            <w:sz w:val="24"/>
            <w:szCs w:val="24"/>
            <w:bdr w:val="none" w:sz="0" w:space="0" w:color="auto" w:frame="1"/>
          </w:rPr>
          <w:t xml:space="preserve"> and did not provide much insight into potential regional variation in </w:t>
        </w:r>
        <w:r w:rsidR="00EA1278">
          <w:rPr>
            <w:rFonts w:ascii="Times New Roman" w:hAnsi="Times New Roman" w:cs="Times New Roman"/>
            <w:color w:val="000000"/>
            <w:sz w:val="24"/>
            <w:szCs w:val="24"/>
            <w:bdr w:val="none" w:sz="0" w:space="0" w:color="auto" w:frame="1"/>
          </w:rPr>
          <w:t>disturbance.</w:t>
        </w:r>
      </w:ins>
      <w:r w:rsidR="00EA1278">
        <w:rPr>
          <w:rFonts w:ascii="Times New Roman" w:hAnsi="Times New Roman" w:cs="Times New Roman"/>
          <w:color w:val="000000"/>
          <w:sz w:val="24"/>
          <w:szCs w:val="24"/>
          <w:bdr w:val="none" w:sz="0" w:space="0" w:color="auto" w:frame="1"/>
        </w:rPr>
        <w:t xml:space="preserve"> </w:t>
      </w:r>
      <w:r w:rsidR="00656E99">
        <w:rPr>
          <w:rFonts w:ascii="Times New Roman" w:hAnsi="Times New Roman" w:cs="Times New Roman"/>
          <w:color w:val="000000"/>
          <w:sz w:val="24"/>
          <w:szCs w:val="24"/>
          <w:bdr w:val="none" w:sz="0" w:space="0" w:color="auto" w:frame="1"/>
        </w:rPr>
        <w:t xml:space="preserve">Instead, we used </w:t>
      </w:r>
      <w:r w:rsidR="00656E99" w:rsidRPr="00371028">
        <w:rPr>
          <w:rFonts w:ascii="Times New Roman" w:hAnsi="Times New Roman" w:cs="Times New Roman"/>
          <w:color w:val="000000"/>
          <w:sz w:val="24"/>
          <w:szCs w:val="24"/>
          <w:bdr w:val="none" w:sz="0" w:space="0" w:color="auto" w:frame="1"/>
        </w:rPr>
        <w:t xml:space="preserve">0.33 </w:t>
      </w:r>
      <w:r w:rsidR="00656E99">
        <w:rPr>
          <w:rFonts w:ascii="Times New Roman" w:hAnsi="Times New Roman" w:cs="Times New Roman"/>
          <w:color w:val="000000"/>
          <w:sz w:val="24"/>
          <w:szCs w:val="24"/>
          <w:bdr w:val="none" w:sz="0" w:space="0" w:color="auto" w:frame="1"/>
        </w:rPr>
        <w:t>a</w:t>
      </w:r>
      <w:r w:rsidR="00656E99" w:rsidRPr="00371028">
        <w:rPr>
          <w:rFonts w:ascii="Times New Roman" w:hAnsi="Times New Roman" w:cs="Times New Roman"/>
          <w:color w:val="000000"/>
          <w:sz w:val="24"/>
          <w:szCs w:val="24"/>
          <w:bdr w:val="none" w:sz="0" w:space="0" w:color="auto" w:frame="1"/>
        </w:rPr>
        <w:t>s</w:t>
      </w:r>
      <w:r w:rsidR="00656E99">
        <w:rPr>
          <w:rFonts w:ascii="Times New Roman" w:hAnsi="Times New Roman" w:cs="Times New Roman"/>
          <w:color w:val="000000"/>
          <w:sz w:val="24"/>
          <w:szCs w:val="24"/>
          <w:bdr w:val="none" w:sz="0" w:space="0" w:color="auto" w:frame="1"/>
        </w:rPr>
        <w:t xml:space="preserve"> a</w:t>
      </w:r>
      <w:r w:rsidR="00656E99" w:rsidRPr="00371028">
        <w:rPr>
          <w:rFonts w:ascii="Times New Roman" w:hAnsi="Times New Roman" w:cs="Times New Roman"/>
          <w:color w:val="000000"/>
          <w:sz w:val="24"/>
          <w:szCs w:val="24"/>
          <w:bdr w:val="none" w:sz="0" w:space="0" w:color="auto" w:frame="1"/>
        </w:rPr>
        <w:t xml:space="preserve"> threshold </w:t>
      </w:r>
      <w:r w:rsidR="00656E99">
        <w:rPr>
          <w:rFonts w:ascii="Times New Roman" w:hAnsi="Times New Roman" w:cs="Times New Roman"/>
          <w:color w:val="000000"/>
          <w:sz w:val="24"/>
          <w:szCs w:val="24"/>
          <w:bdr w:val="none" w:sz="0" w:space="0" w:color="auto" w:frame="1"/>
        </w:rPr>
        <w:t xml:space="preserve">which </w:t>
      </w:r>
      <w:del w:id="648" w:author="Kopp, Darin" w:date="2025-02-20T15:34:00Z">
        <w:r w:rsidR="00A802EE">
          <w:rPr>
            <w:rFonts w:ascii="Times New Roman" w:hAnsi="Times New Roman" w:cs="Times New Roman"/>
            <w:color w:val="000000"/>
            <w:sz w:val="24"/>
            <w:szCs w:val="24"/>
            <w:bdr w:val="none" w:sz="0" w:space="0" w:color="auto" w:frame="1"/>
          </w:rPr>
          <w:delText xml:space="preserve">means that on average </w:delText>
        </w:r>
        <w:r w:rsidR="00770A05">
          <w:rPr>
            <w:rFonts w:ascii="Times New Roman" w:hAnsi="Times New Roman" w:cs="Times New Roman"/>
            <w:color w:val="000000"/>
            <w:sz w:val="24"/>
            <w:szCs w:val="24"/>
            <w:bdr w:val="none" w:sz="0" w:space="0" w:color="auto" w:frame="1"/>
          </w:rPr>
          <w:delText xml:space="preserve">only </w:delText>
        </w:r>
      </w:del>
      <w:ins w:id="649" w:author="Kopp, Darin" w:date="2025-02-20T15:34:00Z">
        <w:r w:rsidR="00656E99">
          <w:rPr>
            <w:rFonts w:ascii="Times New Roman" w:hAnsi="Times New Roman" w:cs="Times New Roman"/>
            <w:color w:val="000000"/>
            <w:sz w:val="24"/>
            <w:szCs w:val="24"/>
            <w:bdr w:val="none" w:sz="0" w:space="0" w:color="auto" w:frame="1"/>
          </w:rPr>
          <w:t xml:space="preserve">is interpreted as </w:t>
        </w:r>
      </w:ins>
      <w:r w:rsidR="00656E99">
        <w:rPr>
          <w:rFonts w:ascii="Times New Roman" w:hAnsi="Times New Roman" w:cs="Times New Roman"/>
          <w:color w:val="000000"/>
          <w:sz w:val="24"/>
          <w:szCs w:val="24"/>
          <w:bdr w:val="none" w:sz="0" w:space="0" w:color="auto" w:frame="1"/>
        </w:rPr>
        <w:t xml:space="preserve">one type of human disturbance </w:t>
      </w:r>
      <w:del w:id="650" w:author="Kopp, Darin" w:date="2025-02-20T15:34:00Z">
        <w:r w:rsidR="00770A05">
          <w:rPr>
            <w:rFonts w:ascii="Times New Roman" w:hAnsi="Times New Roman" w:cs="Times New Roman"/>
            <w:color w:val="000000"/>
            <w:sz w:val="24"/>
            <w:szCs w:val="24"/>
            <w:bdr w:val="none" w:sz="0" w:space="0" w:color="auto" w:frame="1"/>
          </w:rPr>
          <w:delText xml:space="preserve">should be </w:delText>
        </w:r>
      </w:del>
      <w:r w:rsidR="00656E99">
        <w:rPr>
          <w:rFonts w:ascii="Times New Roman" w:hAnsi="Times New Roman" w:cs="Times New Roman"/>
          <w:color w:val="000000"/>
          <w:sz w:val="24"/>
          <w:szCs w:val="24"/>
          <w:bdr w:val="none" w:sz="0" w:space="0" w:color="auto" w:frame="1"/>
        </w:rPr>
        <w:t xml:space="preserve">observed within </w:t>
      </w:r>
      <w:r w:rsidR="00656E99" w:rsidRPr="00770A05">
        <w:rPr>
          <w:rFonts w:ascii="Times New Roman" w:hAnsi="Times New Roman" w:cs="Times New Roman"/>
          <w:color w:val="000000"/>
          <w:sz w:val="24"/>
          <w:szCs w:val="24"/>
          <w:bdr w:val="none" w:sz="0" w:space="0" w:color="auto" w:frame="1"/>
        </w:rPr>
        <w:t xml:space="preserve">10 m of the streambanks </w:t>
      </w:r>
      <w:r w:rsidR="00656E99">
        <w:rPr>
          <w:rFonts w:ascii="Times New Roman" w:hAnsi="Times New Roman" w:cs="Times New Roman"/>
          <w:color w:val="000000"/>
          <w:sz w:val="24"/>
          <w:szCs w:val="24"/>
          <w:bdr w:val="none" w:sz="0" w:space="0" w:color="auto" w:frame="1"/>
        </w:rPr>
        <w:t xml:space="preserve">at no </w:t>
      </w:r>
      <w:del w:id="651" w:author="Kopp, Darin" w:date="2025-02-20T15:34:00Z">
        <w:r w:rsidR="00770A05">
          <w:rPr>
            <w:rFonts w:ascii="Times New Roman" w:hAnsi="Times New Roman" w:cs="Times New Roman"/>
            <w:color w:val="000000"/>
            <w:sz w:val="24"/>
            <w:szCs w:val="24"/>
            <w:bdr w:val="none" w:sz="0" w:space="0" w:color="auto" w:frame="1"/>
          </w:rPr>
          <w:delText>mor</w:delText>
        </w:r>
      </w:del>
      <w:ins w:id="652" w:author="Kopp, Darin" w:date="2025-02-20T15:34:00Z">
        <w:r w:rsidR="00656E99">
          <w:rPr>
            <w:rFonts w:ascii="Times New Roman" w:hAnsi="Times New Roman" w:cs="Times New Roman"/>
            <w:color w:val="000000"/>
            <w:sz w:val="24"/>
            <w:szCs w:val="24"/>
            <w:bdr w:val="none" w:sz="0" w:space="0" w:color="auto" w:frame="1"/>
          </w:rPr>
          <w:t>more</w:t>
        </w:r>
      </w:ins>
      <w:r w:rsidR="00656E99">
        <w:rPr>
          <w:rFonts w:ascii="Times New Roman" w:hAnsi="Times New Roman" w:cs="Times New Roman"/>
          <w:color w:val="000000"/>
          <w:sz w:val="24"/>
          <w:szCs w:val="24"/>
          <w:bdr w:val="none" w:sz="0" w:space="0" w:color="auto" w:frame="1"/>
        </w:rPr>
        <w:t xml:space="preserve"> than one third of the 22 riparian plots sampled</w:t>
      </w:r>
      <w:ins w:id="653" w:author="Kopp, Darin" w:date="2025-02-20T15:34:00Z">
        <w:r w:rsidR="00656E99">
          <w:rPr>
            <w:rFonts w:ascii="Times New Roman" w:hAnsi="Times New Roman" w:cs="Times New Roman"/>
            <w:color w:val="000000"/>
            <w:sz w:val="24"/>
            <w:szCs w:val="24"/>
            <w:bdr w:val="none" w:sz="0" w:space="0" w:color="auto" w:frame="1"/>
          </w:rPr>
          <w:t>, on average</w:t>
        </w:r>
      </w:ins>
      <w:r w:rsidR="00656E99">
        <w:rPr>
          <w:rFonts w:ascii="Times New Roman" w:hAnsi="Times New Roman" w:cs="Times New Roman"/>
          <w:color w:val="000000"/>
          <w:sz w:val="24"/>
          <w:szCs w:val="24"/>
          <w:bdr w:val="none" w:sz="0" w:space="0" w:color="auto" w:frame="1"/>
        </w:rPr>
        <w:t xml:space="preserve"> </w:t>
      </w:r>
      <w:r w:rsidR="00656E99">
        <w:rPr>
          <w:rFonts w:ascii="Times New Roman" w:hAnsi="Times New Roman" w:cs="Times New Roman"/>
          <w:color w:val="000000"/>
          <w:sz w:val="24"/>
          <w:szCs w:val="24"/>
          <w:bdr w:val="none" w:sz="0" w:space="0" w:color="auto" w:frame="1"/>
        </w:rPr>
        <w:fldChar w:fldCharType="begin">
          <w:fldData xml:space="preserve">PEVuZE5vdGU+PENpdGU+PEF1dGhvcj5VU0VQQTwvQXV0aG9yPjxZZWFyPjIwMjM8L1llYXI+PFJl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</w:fldData>
        </w:fldChar>
      </w:r>
      <w:r w:rsidR="009E31C5">
        <w:rPr>
          <w:rFonts w:ascii="Times New Roman" w:hAnsi="Times New Roman" w:cs="Times New Roman"/>
          <w:color w:val="000000"/>
          <w:sz w:val="24"/>
          <w:szCs w:val="24"/>
          <w:bdr w:val="none" w:sz="0" w:space="0" w:color="auto" w:frame="1"/>
        </w:rPr>
        <w:instrText xml:space="preserve"> ADDIN EN.CITE </w:instrText>
      </w:r>
      <w:r w:rsidR="009E31C5">
        <w:rPr>
          <w:rFonts w:ascii="Times New Roman" w:hAnsi="Times New Roman" w:cs="Times New Roman"/>
          <w:color w:val="000000"/>
          <w:sz w:val="24"/>
          <w:szCs w:val="24"/>
          <w:bdr w:val="none" w:sz="0" w:space="0" w:color="auto" w:frame="1"/>
        </w:rPr>
        <w:fldChar w:fldCharType="begin">
          <w:fldData xml:space="preserve">PEVuZE5vdGU+PENpdGU+PEF1dGhvcj5VU0VQQTwvQXV0aG9yPjxZZWFyPjIwMjM8L1llYXI+PFJl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</w:fldData>
        </w:fldChar>
      </w:r>
      <w:r w:rsidR="009E31C5">
        <w:rPr>
          <w:rFonts w:ascii="Times New Roman" w:hAnsi="Times New Roman" w:cs="Times New Roman"/>
          <w:color w:val="000000"/>
          <w:sz w:val="24"/>
          <w:szCs w:val="24"/>
          <w:bdr w:val="none" w:sz="0" w:space="0" w:color="auto" w:frame="1"/>
        </w:rPr>
        <w:instrText xml:space="preserve"> ADDIN EN.CITE.DATA </w:instrText>
      </w:r>
      <w:r w:rsidR="009E31C5">
        <w:rPr>
          <w:rFonts w:ascii="Times New Roman" w:hAnsi="Times New Roman" w:cs="Times New Roman"/>
          <w:color w:val="000000"/>
          <w:sz w:val="24"/>
          <w:szCs w:val="24"/>
          <w:bdr w:val="none" w:sz="0" w:space="0" w:color="auto" w:frame="1"/>
        </w:rPr>
      </w:r>
      <w:r w:rsidR="009E31C5">
        <w:rPr>
          <w:rFonts w:ascii="Times New Roman" w:hAnsi="Times New Roman" w:cs="Times New Roman"/>
          <w:color w:val="000000"/>
          <w:sz w:val="24"/>
          <w:szCs w:val="24"/>
          <w:bdr w:val="none" w:sz="0" w:space="0" w:color="auto" w:frame="1"/>
        </w:rPr>
        <w:fldChar w:fldCharType="end"/>
      </w:r>
      <w:r w:rsidR="00656E99">
        <w:rPr>
          <w:rFonts w:ascii="Times New Roman" w:hAnsi="Times New Roman" w:cs="Times New Roman"/>
          <w:color w:val="000000"/>
          <w:sz w:val="24"/>
          <w:szCs w:val="24"/>
          <w:bdr w:val="none" w:sz="0" w:space="0" w:color="auto" w:frame="1"/>
        </w:rPr>
      </w:r>
      <w:r w:rsidR="00656E99">
        <w:rPr>
          <w:rFonts w:ascii="Times New Roman" w:hAnsi="Times New Roman" w:cs="Times New Roman"/>
          <w:color w:val="000000"/>
          <w:sz w:val="24"/>
          <w:szCs w:val="24"/>
          <w:bdr w:val="none" w:sz="0" w:space="0" w:color="auto" w:frame="1"/>
        </w:rPr>
        <w:fldChar w:fldCharType="separate"/>
      </w:r>
      <w:del w:id="654" w:author="Kopp, Darin" w:date="2025-02-20T15:34:00Z">
        <w:r w:rsidR="00770A05">
          <w:rPr>
            <w:rFonts w:ascii="Times New Roman" w:hAnsi="Times New Roman" w:cs="Times New Roman"/>
            <w:noProof/>
            <w:color w:val="000000"/>
            <w:sz w:val="24"/>
            <w:szCs w:val="24"/>
            <w:bdr w:val="none" w:sz="0" w:space="0" w:color="auto" w:frame="1"/>
          </w:rPr>
          <w:delText>(</w:delText>
        </w:r>
        <w:r w:rsidR="00000000">
          <w:fldChar w:fldCharType="begin"/>
        </w:r>
        <w:r w:rsidR="00000000">
          <w:delInstrText>HYPERLINK \l "_ENREF_33" \o "Kaufmann, 2022 #36"</w:delInstrText>
        </w:r>
        <w:r w:rsidR="00000000">
          <w:fldChar w:fldCharType="separate"/>
        </w:r>
        <w:r w:rsidR="00FE06C8">
          <w:rPr>
            <w:rFonts w:ascii="Times New Roman" w:hAnsi="Times New Roman" w:cs="Times New Roman"/>
            <w:noProof/>
            <w:color w:val="000000"/>
            <w:sz w:val="24"/>
            <w:szCs w:val="24"/>
            <w:bdr w:val="none" w:sz="0" w:space="0" w:color="auto" w:frame="1"/>
          </w:rPr>
          <w:delText>Kaufmann et al. 2022</w:delText>
        </w:r>
        <w:r w:rsidR="00000000">
          <w:rPr>
            <w:rFonts w:ascii="Times New Roman" w:hAnsi="Times New Roman" w:cs="Times New Roman"/>
            <w:noProof/>
            <w:color w:val="000000"/>
            <w:sz w:val="24"/>
            <w:szCs w:val="24"/>
            <w:bdr w:val="none" w:sz="0" w:space="0" w:color="auto" w:frame="1"/>
          </w:rPr>
          <w:fldChar w:fldCharType="end"/>
        </w:r>
        <w:r w:rsidR="00770A05">
          <w:rPr>
            <w:rFonts w:ascii="Times New Roman" w:hAnsi="Times New Roman" w:cs="Times New Roman"/>
            <w:noProof/>
            <w:color w:val="000000"/>
            <w:sz w:val="24"/>
            <w:szCs w:val="24"/>
            <w:bdr w:val="none" w:sz="0" w:space="0" w:color="auto" w:frame="1"/>
          </w:rPr>
          <w:delText xml:space="preserve">, </w:delText>
        </w:r>
        <w:r w:rsidR="00000000">
          <w:fldChar w:fldCharType="begin"/>
        </w:r>
        <w:r w:rsidR="00000000">
          <w:delInstrText>HYPERLINK \l "_ENREF_67" \o "USEPA, 2023 #75"</w:delInstrText>
        </w:r>
        <w:r w:rsidR="00000000">
          <w:fldChar w:fldCharType="separate"/>
        </w:r>
        <w:r w:rsidR="00FE06C8">
          <w:rPr>
            <w:rFonts w:ascii="Times New Roman" w:hAnsi="Times New Roman" w:cs="Times New Roman"/>
            <w:noProof/>
            <w:color w:val="000000"/>
            <w:sz w:val="24"/>
            <w:szCs w:val="24"/>
            <w:bdr w:val="none" w:sz="0" w:space="0" w:color="auto" w:frame="1"/>
          </w:rPr>
          <w:delText>USEPA 2023</w:delText>
        </w:r>
        <w:r w:rsidR="00000000">
          <w:rPr>
            <w:rFonts w:ascii="Times New Roman" w:hAnsi="Times New Roman" w:cs="Times New Roman"/>
            <w:noProof/>
            <w:color w:val="000000"/>
            <w:sz w:val="24"/>
            <w:szCs w:val="24"/>
            <w:bdr w:val="none" w:sz="0" w:space="0" w:color="auto" w:frame="1"/>
          </w:rPr>
          <w:fldChar w:fldCharType="end"/>
        </w:r>
        <w:r w:rsidR="00770A05">
          <w:rPr>
            <w:rFonts w:ascii="Times New Roman" w:hAnsi="Times New Roman" w:cs="Times New Roman"/>
            <w:noProof/>
            <w:color w:val="000000"/>
            <w:sz w:val="24"/>
            <w:szCs w:val="24"/>
            <w:bdr w:val="none" w:sz="0" w:space="0" w:color="auto" w:frame="1"/>
          </w:rPr>
          <w:delText>)</w:delText>
        </w:r>
      </w:del>
      <w:ins w:id="655" w:author="Kopp, Darin" w:date="2025-02-20T15:34:00Z">
        <w:r w:rsidR="009E31C5">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"_ENREF_40" \o "Kaufmann, 2022 #36"</w:instrText>
        </w:r>
        <w:r w:rsidR="00000000">
          <w:fldChar w:fldCharType="separate"/>
        </w:r>
        <w:r w:rsidR="00707795">
          <w:rPr>
            <w:rFonts w:ascii="Times New Roman" w:hAnsi="Times New Roman" w:cs="Times New Roman"/>
            <w:noProof/>
            <w:color w:val="000000"/>
            <w:sz w:val="24"/>
            <w:szCs w:val="24"/>
            <w:bdr w:val="none" w:sz="0" w:space="0" w:color="auto" w:frame="1"/>
          </w:rPr>
          <w:t>Kaufmann et al. 2022b</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color w:val="000000"/>
            <w:sz w:val="24"/>
            <w:szCs w:val="24"/>
            <w:bdr w:val="none" w:sz="0" w:space="0" w:color="auto" w:frame="1"/>
          </w:rPr>
          <w:t>USEPA 2023</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w:t>
        </w:r>
      </w:ins>
      <w:r w:rsidR="00656E99">
        <w:rPr>
          <w:rFonts w:ascii="Times New Roman" w:hAnsi="Times New Roman" w:cs="Times New Roman"/>
          <w:color w:val="000000"/>
          <w:sz w:val="24"/>
          <w:szCs w:val="24"/>
          <w:bdr w:val="none" w:sz="0" w:space="0" w:color="auto" w:frame="1"/>
        </w:rPr>
        <w:fldChar w:fldCharType="end"/>
      </w:r>
      <w:r w:rsidR="00656E99">
        <w:rPr>
          <w:rFonts w:ascii="Times New Roman" w:hAnsi="Times New Roman" w:cs="Times New Roman"/>
          <w:color w:val="000000"/>
          <w:sz w:val="24"/>
          <w:szCs w:val="24"/>
          <w:bdr w:val="none" w:sz="0" w:space="0" w:color="auto" w:frame="1"/>
        </w:rPr>
        <w:t>.</w:t>
      </w:r>
      <w:r w:rsidR="00EA1278">
        <w:rPr>
          <w:rFonts w:ascii="Times New Roman" w:hAnsi="Times New Roman"/>
          <w:color w:val="000000"/>
          <w:sz w:val="24"/>
          <w:bdr w:val="none" w:sz="0" w:space="0" w:color="auto" w:frame="1"/>
          <w:rPrChange w:id="656" w:author="Kopp, Darin" w:date="2025-02-20T15:34:00Z">
            <w:rPr/>
          </w:rPrChange>
        </w:rPr>
        <w:t xml:space="preserve"> </w:t>
      </w:r>
      <w:del w:id="657" w:author="Kopp, Darin" w:date="2025-02-20T15:34:00Z">
        <w:r w:rsidR="009A507D">
          <w:rPr>
            <w:rFonts w:ascii="Times New Roman" w:hAnsi="Times New Roman" w:cs="Times New Roman"/>
            <w:color w:val="000000"/>
            <w:sz w:val="24"/>
            <w:szCs w:val="24"/>
            <w:bdr w:val="none" w:sz="0" w:space="0" w:color="auto" w:frame="1"/>
          </w:rPr>
          <w:delText xml:space="preserve">For each </w:delText>
        </w:r>
        <w:r w:rsidR="00117A77">
          <w:rPr>
            <w:rFonts w:ascii="Times New Roman" w:hAnsi="Times New Roman" w:cs="Times New Roman"/>
            <w:color w:val="000000"/>
            <w:sz w:val="24"/>
            <w:szCs w:val="24"/>
            <w:bdr w:val="none" w:sz="0" w:space="0" w:color="auto" w:frame="1"/>
          </w:rPr>
          <w:delText>environmental gradient</w:delText>
        </w:r>
        <w:r w:rsidR="009A507D">
          <w:rPr>
            <w:rFonts w:ascii="Times New Roman" w:hAnsi="Times New Roman" w:cs="Times New Roman"/>
            <w:color w:val="000000"/>
            <w:sz w:val="24"/>
            <w:szCs w:val="24"/>
            <w:bdr w:val="none" w:sz="0" w:space="0" w:color="auto" w:frame="1"/>
          </w:rPr>
          <w:delText xml:space="preserve"> </w:delText>
        </w:r>
        <w:r w:rsidR="006D6C02">
          <w:rPr>
            <w:rFonts w:ascii="Times New Roman" w:hAnsi="Times New Roman" w:cs="Times New Roman"/>
            <w:color w:val="000000"/>
            <w:sz w:val="24"/>
            <w:szCs w:val="24"/>
            <w:bdr w:val="none" w:sz="0" w:space="0" w:color="auto" w:frame="1"/>
          </w:rPr>
          <w:delText>we calculated the proportion of sites</w:delText>
        </w:r>
        <w:r w:rsidR="00117A77">
          <w:rPr>
            <w:rFonts w:ascii="Times New Roman" w:hAnsi="Times New Roman" w:cs="Times New Roman"/>
            <w:color w:val="000000"/>
            <w:sz w:val="24"/>
            <w:szCs w:val="24"/>
            <w:bdr w:val="none" w:sz="0" w:space="0" w:color="auto" w:frame="1"/>
          </w:rPr>
          <w:delText xml:space="preserve"> in each region</w:delText>
        </w:r>
        <w:r w:rsidR="006D6C02">
          <w:rPr>
            <w:rFonts w:ascii="Times New Roman" w:hAnsi="Times New Roman" w:cs="Times New Roman"/>
            <w:color w:val="000000"/>
            <w:sz w:val="24"/>
            <w:szCs w:val="24"/>
            <w:bdr w:val="none" w:sz="0" w:space="0" w:color="auto" w:frame="1"/>
          </w:rPr>
          <w:delText xml:space="preserve"> that</w:delText>
        </w:r>
        <w:r w:rsidR="0044111D">
          <w:rPr>
            <w:rFonts w:ascii="Times New Roman" w:hAnsi="Times New Roman" w:cs="Times New Roman"/>
            <w:color w:val="000000"/>
            <w:sz w:val="24"/>
            <w:szCs w:val="24"/>
            <w:bdr w:val="none" w:sz="0" w:space="0" w:color="auto" w:frame="1"/>
          </w:rPr>
          <w:delText xml:space="preserve"> </w:delText>
        </w:r>
      </w:del>
      <w:ins w:id="658" w:author="Kopp, Darin" w:date="2025-02-20T15:34:00Z">
        <w:r w:rsidR="00EA1278">
          <w:rPr>
            <w:rFonts w:ascii="Times New Roman" w:hAnsi="Times New Roman" w:cs="Times New Roman"/>
            <w:color w:val="000000"/>
            <w:sz w:val="24"/>
            <w:szCs w:val="24"/>
            <w:bdr w:val="none" w:sz="0" w:space="0" w:color="auto" w:frame="1"/>
          </w:rPr>
          <w:t xml:space="preserve">Although this does mean that not all sites </w:t>
        </w:r>
      </w:ins>
      <w:r w:rsidR="00EA1278">
        <w:rPr>
          <w:rFonts w:ascii="Times New Roman" w:hAnsi="Times New Roman" w:cs="Times New Roman"/>
          <w:color w:val="000000"/>
          <w:sz w:val="24"/>
          <w:szCs w:val="24"/>
          <w:bdr w:val="none" w:sz="0" w:space="0" w:color="auto" w:frame="1"/>
        </w:rPr>
        <w:t xml:space="preserve">were </w:t>
      </w:r>
      <w:ins w:id="659" w:author="Kopp, Darin" w:date="2025-02-20T15:34:00Z">
        <w:r w:rsidR="00EA1278">
          <w:rPr>
            <w:rFonts w:ascii="Times New Roman" w:hAnsi="Times New Roman" w:cs="Times New Roman"/>
            <w:color w:val="000000"/>
            <w:sz w:val="24"/>
            <w:szCs w:val="24"/>
            <w:bdr w:val="none" w:sz="0" w:space="0" w:color="auto" w:frame="1"/>
          </w:rPr>
          <w:t>completely free of riparian disturbance, it is consistent with other studies that have used this index to evaluate human disturbance</w:t>
        </w:r>
        <w:r w:rsidR="00010B33">
          <w:rPr>
            <w:rFonts w:ascii="Times New Roman" w:hAnsi="Times New Roman" w:cs="Times New Roman"/>
            <w:color w:val="000000"/>
            <w:sz w:val="24"/>
            <w:szCs w:val="24"/>
            <w:bdr w:val="none" w:sz="0" w:space="0" w:color="auto" w:frame="1"/>
          </w:rPr>
          <w:t xml:space="preserve"> in the riparian area </w:t>
        </w:r>
        <w:r w:rsidR="00010B33">
          <w:rPr>
            <w:rFonts w:ascii="Times New Roman" w:hAnsi="Times New Roman" w:cs="Times New Roman"/>
            <w:color w:val="000000"/>
            <w:sz w:val="24"/>
            <w:szCs w:val="24"/>
            <w:bdr w:val="none" w:sz="0" w:space="0" w:color="auto" w:frame="1"/>
          </w:rPr>
          <w:fldChar w:fldCharType="begin">
            <w:fldData xml:space="preserve">PEVuZE5vdGU+PENpdGU+PEF1dGhvcj5VU0VQQTwvQXV0aG9yPjxZZWFyPjIwMjM8L1llYXI+PFJl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</w:fldData>
          </w:fldChar>
        </w:r>
        <w:r w:rsidR="009E31C5">
          <w:rPr>
            <w:rFonts w:ascii="Times New Roman" w:hAnsi="Times New Roman" w:cs="Times New Roman"/>
            <w:color w:val="000000"/>
            <w:sz w:val="24"/>
            <w:szCs w:val="24"/>
            <w:bdr w:val="none" w:sz="0" w:space="0" w:color="auto" w:frame="1"/>
          </w:rPr>
          <w:instrText xml:space="preserve"> ADDIN EN.CITE </w:instrText>
        </w:r>
        <w:r w:rsidR="009E31C5">
          <w:rPr>
            <w:rFonts w:ascii="Times New Roman" w:hAnsi="Times New Roman" w:cs="Times New Roman"/>
            <w:color w:val="000000"/>
            <w:sz w:val="24"/>
            <w:szCs w:val="24"/>
            <w:bdr w:val="none" w:sz="0" w:space="0" w:color="auto" w:frame="1"/>
          </w:rPr>
          <w:fldChar w:fldCharType="begin">
            <w:fldData xml:space="preserve">PEVuZE5vdGU+PENpdGU+PEF1dGhvcj5VU0VQQTwvQXV0aG9yPjxZZWFyPjIwMjM8L1llYXI+PFJl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</w:fldData>
          </w:fldChar>
        </w:r>
        <w:r w:rsidR="009E31C5">
          <w:rPr>
            <w:rFonts w:ascii="Times New Roman" w:hAnsi="Times New Roman" w:cs="Times New Roman"/>
            <w:color w:val="000000"/>
            <w:sz w:val="24"/>
            <w:szCs w:val="24"/>
            <w:bdr w:val="none" w:sz="0" w:space="0" w:color="auto" w:frame="1"/>
          </w:rPr>
          <w:instrText xml:space="preserve"> ADDIN EN.CITE.DATA </w:instrText>
        </w:r>
        <w:r w:rsidR="009E31C5">
          <w:rPr>
            <w:rFonts w:ascii="Times New Roman" w:hAnsi="Times New Roman" w:cs="Times New Roman"/>
            <w:color w:val="000000"/>
            <w:sz w:val="24"/>
            <w:szCs w:val="24"/>
            <w:bdr w:val="none" w:sz="0" w:space="0" w:color="auto" w:frame="1"/>
          </w:rPr>
        </w:r>
        <w:r w:rsidR="009E31C5">
          <w:rPr>
            <w:rFonts w:ascii="Times New Roman" w:hAnsi="Times New Roman" w:cs="Times New Roman"/>
            <w:color w:val="000000"/>
            <w:sz w:val="24"/>
            <w:szCs w:val="24"/>
            <w:bdr w:val="none" w:sz="0" w:space="0" w:color="auto" w:frame="1"/>
          </w:rPr>
          <w:fldChar w:fldCharType="end"/>
        </w:r>
        <w:r w:rsidR="00010B33">
          <w:rPr>
            <w:rFonts w:ascii="Times New Roman" w:hAnsi="Times New Roman" w:cs="Times New Roman"/>
            <w:color w:val="000000"/>
            <w:sz w:val="24"/>
            <w:szCs w:val="24"/>
            <w:bdr w:val="none" w:sz="0" w:space="0" w:color="auto" w:frame="1"/>
          </w:rPr>
        </w:r>
        <w:r w:rsidR="00010B33">
          <w:rPr>
            <w:rFonts w:ascii="Times New Roman" w:hAnsi="Times New Roman" w:cs="Times New Roman"/>
            <w:color w:val="000000"/>
            <w:sz w:val="24"/>
            <w:szCs w:val="24"/>
            <w:bdr w:val="none" w:sz="0" w:space="0" w:color="auto" w:frame="1"/>
          </w:rPr>
          <w:fldChar w:fldCharType="separate"/>
        </w:r>
        <w:r w:rsidR="009E31C5">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"_ENREF_39" \o "Kaufmann, 2022 #317"</w:instrText>
        </w:r>
        <w:r w:rsidR="00000000">
          <w:fldChar w:fldCharType="separate"/>
        </w:r>
        <w:r w:rsidR="00707795">
          <w:rPr>
            <w:rFonts w:ascii="Times New Roman" w:hAnsi="Times New Roman" w:cs="Times New Roman"/>
            <w:noProof/>
            <w:color w:val="000000"/>
            <w:sz w:val="24"/>
            <w:szCs w:val="24"/>
            <w:bdr w:val="none" w:sz="0" w:space="0" w:color="auto" w:frame="1"/>
          </w:rPr>
          <w:t>Kaufmann et al. 2022a</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"_ENREF_40" \o "Kaufmann, 2022 #36"</w:instrText>
        </w:r>
        <w:r w:rsidR="00000000">
          <w:fldChar w:fldCharType="separate"/>
        </w:r>
        <w:r w:rsidR="00707795">
          <w:rPr>
            <w:rFonts w:ascii="Times New Roman" w:hAnsi="Times New Roman" w:cs="Times New Roman"/>
            <w:noProof/>
            <w:color w:val="000000"/>
            <w:sz w:val="24"/>
            <w:szCs w:val="24"/>
            <w:bdr w:val="none" w:sz="0" w:space="0" w:color="auto" w:frame="1"/>
          </w:rPr>
          <w:t>Kaufmann et al. 2022b</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 xml:space="preserve">, </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color w:val="000000"/>
            <w:sz w:val="24"/>
            <w:szCs w:val="24"/>
            <w:bdr w:val="none" w:sz="0" w:space="0" w:color="auto" w:frame="1"/>
          </w:rPr>
          <w:t>USEPA 2023</w:t>
        </w:r>
        <w:r w:rsidR="00000000">
          <w:rPr>
            <w:rFonts w:ascii="Times New Roman" w:hAnsi="Times New Roman" w:cs="Times New Roman"/>
            <w:noProof/>
            <w:color w:val="000000"/>
            <w:sz w:val="24"/>
            <w:szCs w:val="24"/>
            <w:bdr w:val="none" w:sz="0" w:space="0" w:color="auto" w:frame="1"/>
          </w:rPr>
          <w:fldChar w:fldCharType="end"/>
        </w:r>
        <w:r w:rsidR="009E31C5">
          <w:rPr>
            <w:rFonts w:ascii="Times New Roman" w:hAnsi="Times New Roman" w:cs="Times New Roman"/>
            <w:noProof/>
            <w:color w:val="000000"/>
            <w:sz w:val="24"/>
            <w:szCs w:val="24"/>
            <w:bdr w:val="none" w:sz="0" w:space="0" w:color="auto" w:frame="1"/>
          </w:rPr>
          <w:t>)</w:t>
        </w:r>
        <w:r w:rsidR="00010B33">
          <w:rPr>
            <w:rFonts w:ascii="Times New Roman" w:hAnsi="Times New Roman" w:cs="Times New Roman"/>
            <w:color w:val="000000"/>
            <w:sz w:val="24"/>
            <w:szCs w:val="24"/>
            <w:bdr w:val="none" w:sz="0" w:space="0" w:color="auto" w:frame="1"/>
          </w:rPr>
          <w:fldChar w:fldCharType="end"/>
        </w:r>
        <w:r w:rsidR="00010B33">
          <w:rPr>
            <w:rFonts w:ascii="Times New Roman" w:hAnsi="Times New Roman" w:cs="Times New Roman"/>
            <w:color w:val="000000"/>
            <w:sz w:val="24"/>
            <w:szCs w:val="24"/>
            <w:bdr w:val="none" w:sz="0" w:space="0" w:color="auto" w:frame="1"/>
          </w:rPr>
          <w:t>.</w:t>
        </w:r>
        <w:r w:rsidR="00EA1278">
          <w:rPr>
            <w:rFonts w:ascii="Times New Roman" w:hAnsi="Times New Roman" w:cs="Times New Roman"/>
            <w:color w:val="000000"/>
            <w:sz w:val="24"/>
            <w:szCs w:val="24"/>
            <w:bdr w:val="none" w:sz="0" w:space="0" w:color="auto" w:frame="1"/>
          </w:rPr>
          <w:t xml:space="preserve"> </w:t>
        </w:r>
      </w:ins>
    </w:p>
    <w:p w14:paraId="23F19D2D" w14:textId="7AE03491" w:rsidR="0052270B" w:rsidRDefault="0052270B" w:rsidP="0052270B">
      <w:pPr>
        <w:spacing w:line="480" w:lineRule="auto"/>
        <w:ind w:firstLine="720"/>
        <w:contextualSpacing/>
        <w:rPr>
          <w:rFonts w:ascii="Times New Roman" w:hAnsi="Times New Roman" w:cs="Times New Roman"/>
          <w:color w:val="000000"/>
          <w:sz w:val="24"/>
          <w:szCs w:val="24"/>
          <w:bdr w:val="none" w:sz="0" w:space="0" w:color="auto" w:frame="1"/>
        </w:rPr>
      </w:pPr>
      <w:ins w:id="660" w:author="Kopp, Darin" w:date="2025-02-20T15:34:00Z">
        <w:r>
          <w:rPr>
            <w:rFonts w:ascii="Times New Roman" w:hAnsi="Times New Roman" w:cs="Times New Roman"/>
            <w:color w:val="000000"/>
            <w:sz w:val="24"/>
            <w:szCs w:val="24"/>
            <w:bdr w:val="none" w:sz="0" w:space="0" w:color="auto" w:frame="1"/>
          </w:rPr>
          <w:t>For each physiochemical variable we estimated the</w:t>
        </w:r>
        <w:r w:rsidR="002317A0">
          <w:rPr>
            <w:rFonts w:ascii="Times New Roman" w:hAnsi="Times New Roman" w:cs="Times New Roman"/>
            <w:color w:val="000000"/>
            <w:sz w:val="24"/>
            <w:szCs w:val="24"/>
            <w:bdr w:val="none" w:sz="0" w:space="0" w:color="auto" w:frame="1"/>
          </w:rPr>
          <w:t xml:space="preserve"> total</w:t>
        </w:r>
        <w:r>
          <w:rPr>
            <w:rFonts w:ascii="Times New Roman" w:hAnsi="Times New Roman" w:cs="Times New Roman"/>
            <w:color w:val="000000"/>
            <w:sz w:val="24"/>
            <w:szCs w:val="24"/>
            <w:bdr w:val="none" w:sz="0" w:space="0" w:color="auto" w:frame="1"/>
          </w:rPr>
          <w:t xml:space="preserve"> percent of streams that were potentially </w:t>
        </w:r>
      </w:ins>
      <w:r>
        <w:rPr>
          <w:rFonts w:ascii="Times New Roman" w:hAnsi="Times New Roman" w:cs="Times New Roman"/>
          <w:color w:val="000000"/>
          <w:sz w:val="24"/>
          <w:szCs w:val="24"/>
          <w:bdr w:val="none" w:sz="0" w:space="0" w:color="auto" w:frame="1"/>
        </w:rPr>
        <w:t>affected by anthropogenic disturbance</w:t>
      </w:r>
      <w:del w:id="661" w:author="Kopp, Darin" w:date="2025-02-20T15:34:00Z">
        <w:r w:rsidR="00AF0C75">
          <w:rPr>
            <w:rFonts w:ascii="Times New Roman" w:hAnsi="Times New Roman" w:cs="Times New Roman"/>
            <w:color w:val="000000"/>
            <w:sz w:val="24"/>
            <w:szCs w:val="24"/>
            <w:bdr w:val="none" w:sz="0" w:space="0" w:color="auto" w:frame="1"/>
          </w:rPr>
          <w:delText>.</w:delText>
        </w:r>
      </w:del>
      <w:ins w:id="662" w:author="Kopp, Darin" w:date="2025-02-20T15:34:00Z">
        <w:r>
          <w:rPr>
            <w:rFonts w:ascii="Times New Roman" w:hAnsi="Times New Roman" w:cs="Times New Roman"/>
            <w:color w:val="000000"/>
            <w:sz w:val="24"/>
            <w:szCs w:val="24"/>
            <w:bdr w:val="none" w:sz="0" w:space="0" w:color="auto" w:frame="1"/>
          </w:rPr>
          <w:t xml:space="preserve"> </w:t>
        </w:r>
        <w:r w:rsidR="00010B33">
          <w:rPr>
            <w:rFonts w:ascii="Times New Roman" w:hAnsi="Times New Roman" w:cs="Times New Roman"/>
            <w:color w:val="000000"/>
            <w:sz w:val="24"/>
            <w:szCs w:val="24"/>
            <w:bdr w:val="none" w:sz="0" w:space="0" w:color="auto" w:frame="1"/>
          </w:rPr>
          <w:t xml:space="preserve">(i.e. </w:t>
        </w:r>
        <w:r w:rsidR="00010B33">
          <w:rPr>
            <w:rFonts w:ascii="Times New Roman" w:hAnsi="Times New Roman" w:cs="Times New Roman"/>
            <w:sz w:val="24"/>
            <w:szCs w:val="24"/>
          </w:rPr>
          <w:t xml:space="preserve">standardized anomaly &gt; </w:t>
        </w:r>
        <w:r w:rsidR="00010B33">
          <w:rPr>
            <w:rFonts w:ascii="Times New Roman" w:hAnsi="Times New Roman" w:cs="Times New Roman"/>
            <w:color w:val="000000"/>
            <w:sz w:val="24"/>
            <w:szCs w:val="24"/>
            <w:bdr w:val="none" w:sz="0" w:space="0" w:color="auto" w:frame="1"/>
          </w:rPr>
          <w:t xml:space="preserve"> 2SD) </w:t>
        </w:r>
        <w:r>
          <w:rPr>
            <w:rFonts w:ascii="Times New Roman" w:hAnsi="Times New Roman" w:cs="Times New Roman"/>
            <w:color w:val="000000"/>
            <w:sz w:val="24"/>
            <w:szCs w:val="24"/>
            <w:bdr w:val="none" w:sz="0" w:space="0" w:color="auto" w:frame="1"/>
          </w:rPr>
          <w:t>using</w:t>
        </w:r>
        <w:r w:rsidR="002317A0">
          <w:rPr>
            <w:rFonts w:ascii="Times New Roman" w:hAnsi="Times New Roman" w:cs="Times New Roman"/>
            <w:color w:val="000000"/>
            <w:sz w:val="24"/>
            <w:szCs w:val="24"/>
            <w:bdr w:val="none" w:sz="0" w:space="0" w:color="auto" w:frame="1"/>
          </w:rPr>
          <w:t xml:space="preserve"> only the probabilistic samples and the</w:t>
        </w:r>
        <w:r w:rsidR="00010B33">
          <w:rPr>
            <w:rFonts w:ascii="Times New Roman" w:hAnsi="Times New Roman" w:cs="Times New Roman"/>
            <w:color w:val="000000"/>
            <w:sz w:val="24"/>
            <w:szCs w:val="24"/>
            <w:bdr w:val="none" w:sz="0" w:space="0" w:color="auto" w:frame="1"/>
          </w:rPr>
          <w:t>ir</w:t>
        </w:r>
        <w:r w:rsidR="002317A0">
          <w:rPr>
            <w:rFonts w:ascii="Times New Roman" w:hAnsi="Times New Roman" w:cs="Times New Roman"/>
            <w:color w:val="000000"/>
            <w:sz w:val="24"/>
            <w:szCs w:val="24"/>
            <w:bdr w:val="none" w:sz="0" w:space="0" w:color="auto" w:frame="1"/>
          </w:rPr>
          <w:t xml:space="preserve"> weights </w:t>
        </w:r>
        <w:r w:rsidR="00D47678">
          <w:rPr>
            <w:rFonts w:ascii="Times New Roman" w:hAnsi="Times New Roman" w:cs="Times New Roman"/>
            <w:color w:val="000000"/>
            <w:sz w:val="24"/>
            <w:szCs w:val="24"/>
            <w:bdr w:val="none" w:sz="0" w:space="0" w:color="auto" w:frame="1"/>
          </w:rPr>
          <w:t xml:space="preserve">reflective of the entire population of streams and rivers </w:t>
        </w:r>
        <w:r w:rsidR="002317A0">
          <w:rPr>
            <w:rFonts w:ascii="Times New Roman" w:hAnsi="Times New Roman" w:cs="Times New Roman"/>
            <w:color w:val="000000"/>
            <w:sz w:val="24"/>
            <w:szCs w:val="24"/>
            <w:bdr w:val="none" w:sz="0" w:space="0" w:color="auto" w:frame="1"/>
          </w:rPr>
          <w:t>assigned to them by NRSA</w:t>
        </w:r>
        <w:r w:rsidR="00010B33">
          <w:rPr>
            <w:rFonts w:ascii="Times New Roman" w:hAnsi="Times New Roman" w:cs="Times New Roman"/>
            <w:color w:val="000000"/>
            <w:sz w:val="24"/>
            <w:szCs w:val="24"/>
            <w:bdr w:val="none" w:sz="0" w:space="0" w:color="auto" w:frame="1"/>
          </w:rPr>
          <w:t xml:space="preserve"> </w:t>
        </w:r>
        <w:r w:rsidR="00010B33">
          <w:rPr>
            <w:rFonts w:ascii="Times New Roman" w:hAnsi="Times New Roman" w:cs="Times New Roman"/>
            <w:color w:val="000000"/>
            <w:sz w:val="24"/>
            <w:szCs w:val="24"/>
            <w:bdr w:val="none" w:sz="0" w:space="0" w:color="auto" w:frame="1"/>
          </w:rPr>
          <w:fldChar w:fldCharType="begin"/>
        </w:r>
        <w:r w:rsidR="00010B33">
          <w:rPr>
            <w:rFonts w:ascii="Times New Roman" w:hAnsi="Times New Roman" w:cs="Times New Roman"/>
            <w:color w:val="000000"/>
            <w:sz w:val="24"/>
            <w:szCs w:val="24"/>
            <w:bdr w:val="none" w:sz="0" w:space="0" w:color="auto" w:frame="1"/>
          </w:rPr>
          <w:instrText xml:space="preserve"> ADDIN EN.CITE &lt;EndNote&gt;&lt;Cite&gt;&lt;Author&gt;USEPA&lt;/Author&gt;&lt;Year&gt;2023&lt;/Year&gt;&lt;RecNum&gt;75&lt;/RecNum&gt;&lt;DisplayText&gt;(USEPA 2023)&lt;/DisplayText&gt;&lt;record&gt;&lt;rec-number&gt;75&lt;/rec-number&gt;&lt;foreign-keys&gt;&lt;key app="EN" db-id="rtxzfetfi9xw07eeartpf9t7wwtdt2arspvw" timestamp="1708629831" guid="c8c14dbe-54ee-42cd-9a3b-187cfdb07f9e"&gt;75&lt;/key&gt;&lt;/foreign-keys&gt;&lt;ref-type name="Report"&gt;27&lt;/ref-type&gt;&lt;contributors&gt;&lt;authors&gt;&lt;author&gt;USEPA&lt;/author&gt;&lt;/authors&gt;&lt;/contributors&gt;&lt;titles&gt;&lt;title&gt;National Rivers and Streams Assessment 2018-2019 Technical Support Document. EPA 841-R-22-005&lt;/title&gt;&lt;/titles&gt;&lt;dates&gt;&lt;year&gt;2023&lt;/year&gt;&lt;/dates&gt;&lt;pub-location&gt;Washington, D.C. &lt;/pub-location&gt;&lt;publisher&gt;&lt;style face="normal" font="default" size="100%"&gt;U.S. Environmental Protection Agency&lt;/style&gt;&lt;style face="bold" font="default" size="100%"&gt;, &lt;/style&gt;&lt;style face="normal" font="default" size="100%"&gt;Office of Water and Office of Research and Development&lt;/style&gt;&lt;/publisher&gt;&lt;urls&gt;&lt;/urls&gt;&lt;/record&gt;&lt;/Cite&gt;&lt;/EndNote&gt;</w:instrText>
        </w:r>
        <w:r w:rsidR="00010B33">
          <w:rPr>
            <w:rFonts w:ascii="Times New Roman" w:hAnsi="Times New Roman" w:cs="Times New Roman"/>
            <w:color w:val="000000"/>
            <w:sz w:val="24"/>
            <w:szCs w:val="24"/>
            <w:bdr w:val="none" w:sz="0" w:space="0" w:color="auto" w:frame="1"/>
          </w:rPr>
          <w:fldChar w:fldCharType="separate"/>
        </w:r>
        <w:r w:rsidR="00010B33">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color w:val="000000"/>
            <w:sz w:val="24"/>
            <w:szCs w:val="24"/>
            <w:bdr w:val="none" w:sz="0" w:space="0" w:color="auto" w:frame="1"/>
          </w:rPr>
          <w:t>USEPA 2023</w:t>
        </w:r>
        <w:r w:rsidR="00000000">
          <w:rPr>
            <w:rFonts w:ascii="Times New Roman" w:hAnsi="Times New Roman" w:cs="Times New Roman"/>
            <w:noProof/>
            <w:color w:val="000000"/>
            <w:sz w:val="24"/>
            <w:szCs w:val="24"/>
            <w:bdr w:val="none" w:sz="0" w:space="0" w:color="auto" w:frame="1"/>
          </w:rPr>
          <w:fldChar w:fldCharType="end"/>
        </w:r>
        <w:r w:rsidR="00010B33">
          <w:rPr>
            <w:rFonts w:ascii="Times New Roman" w:hAnsi="Times New Roman" w:cs="Times New Roman"/>
            <w:noProof/>
            <w:color w:val="000000"/>
            <w:sz w:val="24"/>
            <w:szCs w:val="24"/>
            <w:bdr w:val="none" w:sz="0" w:space="0" w:color="auto" w:frame="1"/>
          </w:rPr>
          <w:t>)</w:t>
        </w:r>
        <w:r w:rsidR="00010B33">
          <w:rPr>
            <w:rFonts w:ascii="Times New Roman" w:hAnsi="Times New Roman" w:cs="Times New Roman"/>
            <w:color w:val="000000"/>
            <w:sz w:val="24"/>
            <w:szCs w:val="24"/>
            <w:bdr w:val="none" w:sz="0" w:space="0" w:color="auto" w:frame="1"/>
          </w:rPr>
          <w:fldChar w:fldCharType="end"/>
        </w:r>
        <w:r w:rsidR="002317A0">
          <w:rPr>
            <w:rFonts w:ascii="Times New Roman" w:hAnsi="Times New Roman" w:cs="Times New Roman"/>
            <w:color w:val="000000"/>
            <w:sz w:val="24"/>
            <w:szCs w:val="24"/>
            <w:bdr w:val="none" w:sz="0" w:space="0" w:color="auto" w:frame="1"/>
          </w:rPr>
          <w:t xml:space="preserve">. </w:t>
        </w:r>
        <w:r w:rsidR="00D040AD">
          <w:rPr>
            <w:rFonts w:ascii="Times New Roman" w:hAnsi="Times New Roman" w:cs="Times New Roman"/>
            <w:color w:val="000000"/>
            <w:sz w:val="24"/>
            <w:szCs w:val="24"/>
            <w:bdr w:val="none" w:sz="0" w:space="0" w:color="auto" w:frame="1"/>
          </w:rPr>
          <w:t xml:space="preserve">Estimates for each ecoregion were generated using the </w:t>
        </w:r>
        <w:proofErr w:type="spellStart"/>
        <w:r>
          <w:rPr>
            <w:rFonts w:ascii="Times New Roman" w:hAnsi="Times New Roman" w:cs="Times New Roman"/>
            <w:color w:val="000000"/>
            <w:sz w:val="24"/>
            <w:szCs w:val="24"/>
            <w:bdr w:val="none" w:sz="0" w:space="0" w:color="auto" w:frame="1"/>
          </w:rPr>
          <w:t>cat_analysis</w:t>
        </w:r>
        <w:proofErr w:type="spellEnd"/>
        <w:r>
          <w:rPr>
            <w:rFonts w:ascii="Times New Roman" w:hAnsi="Times New Roman" w:cs="Times New Roman"/>
            <w:color w:val="000000"/>
            <w:sz w:val="24"/>
            <w:szCs w:val="24"/>
            <w:bdr w:val="none" w:sz="0" w:space="0" w:color="auto" w:frame="1"/>
          </w:rPr>
          <w:t xml:space="preserve">() function from the </w:t>
        </w:r>
        <w:proofErr w:type="spellStart"/>
        <w:r>
          <w:rPr>
            <w:rFonts w:ascii="Times New Roman" w:hAnsi="Times New Roman" w:cs="Times New Roman"/>
            <w:color w:val="000000"/>
            <w:sz w:val="24"/>
            <w:szCs w:val="24"/>
            <w:bdr w:val="none" w:sz="0" w:space="0" w:color="auto" w:frame="1"/>
          </w:rPr>
          <w:t>spsurvey</w:t>
        </w:r>
        <w:proofErr w:type="spellEnd"/>
        <w:r>
          <w:rPr>
            <w:rFonts w:ascii="Times New Roman" w:hAnsi="Times New Roman" w:cs="Times New Roman"/>
            <w:color w:val="000000"/>
            <w:sz w:val="24"/>
            <w:szCs w:val="24"/>
            <w:bdr w:val="none" w:sz="0" w:space="0" w:color="auto" w:frame="1"/>
          </w:rPr>
          <w:t xml:space="preserve"> R package </w:t>
        </w:r>
        <w:r>
          <w:rPr>
            <w:rFonts w:ascii="Times New Roman" w:hAnsi="Times New Roman" w:cs="Times New Roman"/>
            <w:color w:val="000000"/>
            <w:sz w:val="24"/>
            <w:szCs w:val="24"/>
            <w:bdr w:val="none" w:sz="0" w:space="0" w:color="auto" w:frame="1"/>
          </w:rPr>
          <w:fldChar w:fldCharType="begin"/>
        </w:r>
        <w:r>
          <w:rPr>
            <w:rFonts w:ascii="Times New Roman" w:hAnsi="Times New Roman" w:cs="Times New Roman"/>
            <w:color w:val="000000"/>
            <w:sz w:val="24"/>
            <w:szCs w:val="24"/>
            <w:bdr w:val="none" w:sz="0" w:space="0" w:color="auto" w:frame="1"/>
          </w:rPr>
          <w:instrText xml:space="preserve"> ADDIN EN.CITE &lt;EndNote&gt;&lt;Cite&gt;&lt;Author&gt;Dumelle&lt;/Author&gt;&lt;Year&gt;2023&lt;/Year&gt;&lt;RecNum&gt;14&lt;/RecNum&gt;&lt;DisplayText&gt;(Dumelle et al. 2023)&lt;/DisplayText&gt;&lt;record&gt;&lt;rec-number&gt;14&lt;/rec-number&gt;&lt;foreign-keys&gt;&lt;key app="EN" db-id="rtxzfetfi9xw07eeartpf9t7wwtdt2arspvw" timestamp="1701145382" guid="86692a4d-bb3a-486a-9f77-cfedc6f53f5e"&gt;14&lt;/key&gt;&lt;/foreign-keys&gt;&lt;ref-type name="Journal Article"&gt;17&lt;/ref-type&gt;&lt;contributors&gt;&lt;authors&gt;&lt;author&gt;Dumelle, Michael&lt;/author&gt;&lt;author&gt;Kincaid, Tom&lt;/author&gt;&lt;author&gt;Olsen, Anthony R.&lt;/author&gt;&lt;author&gt;Weber, Marc&lt;/author&gt;&lt;/authors&gt;&lt;/contributors&gt;&lt;titles&gt;&lt;title&gt;spsurvey: Spatial Sampling Design and Analysis in R&lt;/title&gt;&lt;secondary-title&gt;Journal of Statistical Software&lt;/secondary-title&gt;&lt;/titles&gt;&lt;periodical&gt;&lt;full-title&gt;Journal of Statistical Software&lt;/full-title&gt;&lt;/periodical&gt;&lt;pages&gt;1 - 29&lt;/pages&gt;&lt;volume&gt;105&lt;/volume&gt;&lt;number&gt;3&lt;/number&gt;&lt;section&gt;Articles&lt;/section&gt;&lt;dates&gt;&lt;year&gt;2023&lt;/year&gt;&lt;pub-dates&gt;&lt;date&gt;01/18&lt;/date&gt;&lt;/pub-dates&gt;&lt;/dates&gt;&lt;urls&gt;&lt;related-urls&gt;&lt;url&gt;https://www.jstatsoft.org/index.php/jss/article/view/v105i03&lt;/url&gt;&lt;/related-urls&gt;&lt;/urls&gt;&lt;electronic-resource-num&gt;10.18637/jss.v105.i03&lt;/electronic-resource-num&gt;&lt;access-date&gt;2023/11/28&lt;/access-date&gt;&lt;/record&gt;&lt;/Cite&gt;&lt;/EndNote&gt;</w:instrText>
        </w:r>
        <w:r>
          <w:rPr>
            <w:rFonts w:ascii="Times New Roman" w:hAnsi="Times New Roman" w:cs="Times New Roman"/>
            <w:color w:val="000000"/>
            <w:sz w:val="24"/>
            <w:szCs w:val="24"/>
            <w:bdr w:val="none" w:sz="0" w:space="0" w:color="auto" w:frame="1"/>
          </w:rPr>
          <w:fldChar w:fldCharType="separate"/>
        </w:r>
        <w:r>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"_ENREF_18" \o "Dumelle, 2023 #14"</w:instrText>
        </w:r>
        <w:r w:rsidR="00000000">
          <w:fldChar w:fldCharType="separate"/>
        </w:r>
        <w:r w:rsidR="00707795">
          <w:rPr>
            <w:rFonts w:ascii="Times New Roman" w:hAnsi="Times New Roman" w:cs="Times New Roman"/>
            <w:noProof/>
            <w:color w:val="000000"/>
            <w:sz w:val="24"/>
            <w:szCs w:val="24"/>
            <w:bdr w:val="none" w:sz="0" w:space="0" w:color="auto" w:frame="1"/>
          </w:rPr>
          <w:t>Dumelle et al. 2023</w:t>
        </w:r>
        <w:r w:rsidR="00000000">
          <w:rPr>
            <w:rFonts w:ascii="Times New Roman" w:hAnsi="Times New Roman" w:cs="Times New Roman"/>
            <w:noProof/>
            <w:color w:val="000000"/>
            <w:sz w:val="24"/>
            <w:szCs w:val="24"/>
            <w:bdr w:val="none" w:sz="0" w:space="0" w:color="auto" w:frame="1"/>
          </w:rPr>
          <w:fldChar w:fldCharType="end"/>
        </w:r>
        <w:r>
          <w:rPr>
            <w:rFonts w:ascii="Times New Roman" w:hAnsi="Times New Roman" w:cs="Times New Roman"/>
            <w:noProof/>
            <w:color w:val="000000"/>
            <w:sz w:val="24"/>
            <w:szCs w:val="24"/>
            <w:bdr w:val="none" w:sz="0" w:space="0" w:color="auto" w:frame="1"/>
          </w:rPr>
          <w:t>)</w:t>
        </w:r>
        <w:r>
          <w:rPr>
            <w:rFonts w:ascii="Times New Roman" w:hAnsi="Times New Roman" w:cs="Times New Roman"/>
            <w:color w:val="000000"/>
            <w:sz w:val="24"/>
            <w:szCs w:val="24"/>
            <w:bdr w:val="none" w:sz="0" w:space="0" w:color="auto" w:frame="1"/>
          </w:rPr>
          <w:fldChar w:fldCharType="end"/>
        </w:r>
        <w:r w:rsidR="00D040AD">
          <w:rPr>
            <w:rFonts w:ascii="Times New Roman" w:hAnsi="Times New Roman" w:cs="Times New Roman"/>
            <w:color w:val="000000"/>
            <w:sz w:val="24"/>
            <w:szCs w:val="24"/>
            <w:bdr w:val="none" w:sz="0" w:space="0" w:color="auto" w:frame="1"/>
          </w:rPr>
          <w:t xml:space="preserve">.  In addition, we </w:t>
        </w:r>
        <w:r>
          <w:rPr>
            <w:rFonts w:ascii="Times New Roman" w:hAnsi="Times New Roman" w:cs="Times New Roman"/>
            <w:color w:val="000000"/>
            <w:sz w:val="24"/>
            <w:szCs w:val="24"/>
            <w:bdr w:val="none" w:sz="0" w:space="0" w:color="auto" w:frame="1"/>
          </w:rPr>
          <w:t>tallied the number of physiochemical variables that were potentially affected</w:t>
        </w:r>
        <w:r w:rsidR="00D040AD">
          <w:rPr>
            <w:rFonts w:ascii="Times New Roman" w:hAnsi="Times New Roman" w:cs="Times New Roman"/>
            <w:color w:val="000000"/>
            <w:sz w:val="24"/>
            <w:szCs w:val="24"/>
            <w:bdr w:val="none" w:sz="0" w:space="0" w:color="auto" w:frame="1"/>
          </w:rPr>
          <w:t xml:space="preserve"> at each site</w:t>
        </w:r>
        <w:r>
          <w:rPr>
            <w:rFonts w:ascii="Times New Roman" w:hAnsi="Times New Roman" w:cs="Times New Roman"/>
            <w:color w:val="000000"/>
            <w:sz w:val="24"/>
            <w:szCs w:val="24"/>
            <w:bdr w:val="none" w:sz="0" w:space="0" w:color="auto" w:frame="1"/>
          </w:rPr>
          <w:t xml:space="preserve"> to elucidate instances where human disturbance </w:t>
        </w:r>
        <w:r w:rsidR="00D040AD">
          <w:rPr>
            <w:rFonts w:ascii="Times New Roman" w:hAnsi="Times New Roman" w:cs="Times New Roman"/>
            <w:color w:val="000000"/>
            <w:sz w:val="24"/>
            <w:szCs w:val="24"/>
            <w:bdr w:val="none" w:sz="0" w:space="0" w:color="auto" w:frame="1"/>
          </w:rPr>
          <w:t>a</w:t>
        </w:r>
        <w:r>
          <w:rPr>
            <w:rFonts w:ascii="Times New Roman" w:hAnsi="Times New Roman" w:cs="Times New Roman"/>
            <w:color w:val="000000"/>
            <w:sz w:val="24"/>
            <w:szCs w:val="24"/>
            <w:bdr w:val="none" w:sz="0" w:space="0" w:color="auto" w:frame="1"/>
          </w:rPr>
          <w:t>ffect</w:t>
        </w:r>
        <w:r w:rsidR="00D040AD">
          <w:rPr>
            <w:rFonts w:ascii="Times New Roman" w:hAnsi="Times New Roman" w:cs="Times New Roman"/>
            <w:color w:val="000000"/>
            <w:sz w:val="24"/>
            <w:szCs w:val="24"/>
            <w:bdr w:val="none" w:sz="0" w:space="0" w:color="auto" w:frame="1"/>
          </w:rPr>
          <w:t>s</w:t>
        </w:r>
        <w:r>
          <w:rPr>
            <w:rFonts w:ascii="Times New Roman" w:hAnsi="Times New Roman" w:cs="Times New Roman"/>
            <w:color w:val="000000"/>
            <w:sz w:val="24"/>
            <w:szCs w:val="24"/>
            <w:bdr w:val="none" w:sz="0" w:space="0" w:color="auto" w:frame="1"/>
          </w:rPr>
          <w:t xml:space="preserve"> multiple environmental </w:t>
        </w:r>
        <w:r w:rsidR="00D040AD">
          <w:rPr>
            <w:rFonts w:ascii="Times New Roman" w:hAnsi="Times New Roman" w:cs="Times New Roman"/>
            <w:color w:val="000000"/>
            <w:sz w:val="24"/>
            <w:szCs w:val="24"/>
            <w:bdr w:val="none" w:sz="0" w:space="0" w:color="auto" w:frame="1"/>
          </w:rPr>
          <w:t xml:space="preserve">variables </w:t>
        </w:r>
        <w:r>
          <w:rPr>
            <w:rFonts w:ascii="Times New Roman" w:hAnsi="Times New Roman" w:cs="Times New Roman"/>
            <w:color w:val="000000"/>
            <w:sz w:val="24"/>
            <w:szCs w:val="24"/>
            <w:bdr w:val="none" w:sz="0" w:space="0" w:color="auto" w:frame="1"/>
          </w:rPr>
          <w:t>simultaneously.</w:t>
        </w:r>
      </w:ins>
      <w:r>
        <w:rPr>
          <w:rFonts w:ascii="Times New Roman" w:hAnsi="Times New Roman" w:cs="Times New Roman"/>
          <w:color w:val="000000"/>
          <w:sz w:val="24"/>
          <w:szCs w:val="24"/>
          <w:bdr w:val="none" w:sz="0" w:space="0" w:color="auto" w:frame="1"/>
        </w:rPr>
        <w:t xml:space="preserve"> </w:t>
      </w:r>
    </w:p>
    <w:p w14:paraId="6528ADBD" w14:textId="77777777" w:rsidR="00463EA2" w:rsidRDefault="00463EA2" w:rsidP="00117A77">
      <w:pPr>
        <w:spacing w:line="480" w:lineRule="auto"/>
        <w:contextualSpacing/>
        <w:rPr>
          <w:rFonts w:ascii="Times New Roman" w:hAnsi="Times New Roman"/>
          <w:i/>
          <w:color w:val="000000"/>
          <w:sz w:val="24"/>
          <w:bdr w:val="none" w:sz="0" w:space="0" w:color="auto" w:frame="1"/>
          <w:rPrChange w:id="663" w:author="Kopp, Darin" w:date="2025-02-20T15:34:00Z">
            <w:rPr>
              <w:rFonts w:ascii="Times New Roman" w:hAnsi="Times New Roman"/>
              <w:i/>
              <w:sz w:val="24"/>
            </w:rPr>
          </w:rPrChange>
        </w:rPr>
      </w:pPr>
    </w:p>
    <w:p w14:paraId="5C88040C" w14:textId="440DEC22" w:rsidR="00117A77" w:rsidRDefault="00117A77" w:rsidP="00117A77">
      <w:pPr>
        <w:spacing w:line="480" w:lineRule="auto"/>
        <w:contextualSpacing/>
        <w:rPr>
          <w:rFonts w:ascii="Times New Roman" w:hAnsi="Times New Roman" w:cs="Times New Roman"/>
          <w:i/>
          <w:iCs/>
          <w:color w:val="000000"/>
          <w:sz w:val="24"/>
          <w:szCs w:val="24"/>
          <w:bdr w:val="none" w:sz="0" w:space="0" w:color="auto" w:frame="1"/>
        </w:rPr>
      </w:pPr>
      <w:r>
        <w:rPr>
          <w:rFonts w:ascii="Times New Roman" w:hAnsi="Times New Roman" w:cs="Times New Roman"/>
          <w:i/>
          <w:iCs/>
          <w:color w:val="000000"/>
          <w:sz w:val="24"/>
          <w:szCs w:val="24"/>
          <w:bdr w:val="none" w:sz="0" w:space="0" w:color="auto" w:frame="1"/>
        </w:rPr>
        <w:t>Evaluating effects of human disturbance on macroinvertebrate assemblages</w:t>
      </w:r>
    </w:p>
    <w:p w14:paraId="714906A0" w14:textId="6186DE55" w:rsidR="00EE3755" w:rsidRPr="00165F64" w:rsidRDefault="00D96E38" w:rsidP="00165F6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We </w:t>
      </w:r>
      <w:r w:rsidR="00E752F5">
        <w:rPr>
          <w:rFonts w:ascii="Times New Roman" w:hAnsi="Times New Roman" w:cs="Times New Roman"/>
          <w:sz w:val="24"/>
          <w:szCs w:val="24"/>
        </w:rPr>
        <w:t>e</w:t>
      </w:r>
      <w:r w:rsidR="00145BED">
        <w:rPr>
          <w:rFonts w:ascii="Times New Roman" w:hAnsi="Times New Roman" w:cs="Times New Roman"/>
          <w:sz w:val="24"/>
          <w:szCs w:val="24"/>
        </w:rPr>
        <w:t xml:space="preserve">valuated the effects of </w:t>
      </w:r>
      <w:r w:rsidR="00117A77">
        <w:rPr>
          <w:rFonts w:ascii="Times New Roman" w:hAnsi="Times New Roman" w:cs="Times New Roman"/>
          <w:sz w:val="24"/>
          <w:szCs w:val="24"/>
        </w:rPr>
        <w:t xml:space="preserve">removing </w:t>
      </w:r>
      <w:r w:rsidR="00145BED">
        <w:rPr>
          <w:rFonts w:ascii="Times New Roman" w:hAnsi="Times New Roman" w:cs="Times New Roman"/>
          <w:sz w:val="24"/>
          <w:szCs w:val="24"/>
        </w:rPr>
        <w:t>anthropogenic disturbance</w:t>
      </w:r>
      <w:r w:rsidR="00117A77">
        <w:rPr>
          <w:rFonts w:ascii="Times New Roman" w:hAnsi="Times New Roman" w:cs="Times New Roman"/>
          <w:sz w:val="24"/>
          <w:szCs w:val="24"/>
        </w:rPr>
        <w:t xml:space="preserve"> from the physiochemical environment</w:t>
      </w:r>
      <w:r w:rsidR="00145BED">
        <w:rPr>
          <w:rFonts w:ascii="Times New Roman" w:hAnsi="Times New Roman" w:cs="Times New Roman"/>
          <w:sz w:val="24"/>
          <w:szCs w:val="24"/>
        </w:rPr>
        <w:t xml:space="preserve"> on macroinvertebrate assemblages</w:t>
      </w:r>
      <w:r w:rsidR="00117A77" w:rsidRPr="00117A77">
        <w:rPr>
          <w:rFonts w:ascii="Times New Roman" w:hAnsi="Times New Roman" w:cs="Times New Roman"/>
          <w:sz w:val="24"/>
          <w:szCs w:val="24"/>
        </w:rPr>
        <w:t xml:space="preserve"> </w:t>
      </w:r>
      <w:r w:rsidR="00117A77">
        <w:rPr>
          <w:rFonts w:ascii="Times New Roman" w:hAnsi="Times New Roman" w:cs="Times New Roman"/>
          <w:sz w:val="24"/>
          <w:szCs w:val="24"/>
        </w:rPr>
        <w:t>using the fitted JSDMs.</w:t>
      </w:r>
      <w:r w:rsidR="00145BED">
        <w:rPr>
          <w:rFonts w:ascii="Times New Roman" w:hAnsi="Times New Roman" w:cs="Times New Roman"/>
          <w:sz w:val="24"/>
          <w:szCs w:val="24"/>
        </w:rPr>
        <w:t xml:space="preserve"> </w:t>
      </w:r>
      <w:r w:rsidR="005C7FAA">
        <w:rPr>
          <w:rFonts w:ascii="Times New Roman" w:hAnsi="Times New Roman" w:cs="Times New Roman"/>
          <w:sz w:val="24"/>
          <w:szCs w:val="24"/>
        </w:rPr>
        <w:t xml:space="preserve">For </w:t>
      </w:r>
      <w:ins w:id="664" w:author="Kopp, Darin" w:date="2025-02-20T15:34:00Z">
        <w:r w:rsidR="005C7FAA">
          <w:rPr>
            <w:rFonts w:ascii="Times New Roman" w:hAnsi="Times New Roman" w:cs="Times New Roman"/>
            <w:sz w:val="24"/>
            <w:szCs w:val="24"/>
          </w:rPr>
          <w:t xml:space="preserve">the </w:t>
        </w:r>
      </w:ins>
      <w:r w:rsidR="005C7FAA">
        <w:rPr>
          <w:rFonts w:ascii="Times New Roman" w:hAnsi="Times New Roman" w:cs="Times New Roman"/>
          <w:sz w:val="24"/>
          <w:szCs w:val="24"/>
        </w:rPr>
        <w:t xml:space="preserve">sites </w:t>
      </w:r>
      <w:del w:id="665" w:author="Kopp, Darin" w:date="2025-02-20T15:34:00Z">
        <w:r w:rsidR="00117A77">
          <w:rPr>
            <w:rFonts w:ascii="Times New Roman" w:hAnsi="Times New Roman" w:cs="Times New Roman"/>
            <w:sz w:val="24"/>
            <w:szCs w:val="24"/>
          </w:rPr>
          <w:delText>with disturbed e</w:delText>
        </w:r>
        <w:r w:rsidR="00844586">
          <w:rPr>
            <w:rFonts w:ascii="Times New Roman" w:hAnsi="Times New Roman" w:cs="Times New Roman"/>
            <w:sz w:val="24"/>
            <w:szCs w:val="24"/>
          </w:rPr>
          <w:delText xml:space="preserve">nvironmental </w:delText>
        </w:r>
        <w:r w:rsidR="00117A77">
          <w:rPr>
            <w:rFonts w:ascii="Times New Roman" w:hAnsi="Times New Roman" w:cs="Times New Roman"/>
            <w:sz w:val="24"/>
            <w:szCs w:val="24"/>
          </w:rPr>
          <w:delText>variables,</w:delText>
        </w:r>
      </w:del>
      <w:ins w:id="666" w:author="Kopp, Darin" w:date="2025-02-20T15:34:00Z">
        <w:r w:rsidR="005C7FAA">
          <w:rPr>
            <w:rFonts w:ascii="Times New Roman" w:hAnsi="Times New Roman" w:cs="Times New Roman"/>
            <w:sz w:val="24"/>
            <w:szCs w:val="24"/>
          </w:rPr>
          <w:t xml:space="preserve">that had </w:t>
        </w:r>
        <w:r w:rsidR="0052270B">
          <w:rPr>
            <w:rFonts w:ascii="Times New Roman" w:hAnsi="Times New Roman" w:cs="Times New Roman"/>
            <w:sz w:val="24"/>
            <w:szCs w:val="24"/>
          </w:rPr>
          <w:t>evidence of human disturbance (i.e. standardized anomaly &gt; 2SD)</w:t>
        </w:r>
        <w:r w:rsidR="005C7FAA">
          <w:rPr>
            <w:rFonts w:ascii="Times New Roman" w:hAnsi="Times New Roman" w:cs="Times New Roman"/>
            <w:sz w:val="24"/>
            <w:szCs w:val="24"/>
          </w:rPr>
          <w:t>,</w:t>
        </w:r>
      </w:ins>
      <w:r w:rsidR="005C7FAA">
        <w:rPr>
          <w:rFonts w:ascii="Times New Roman" w:hAnsi="Times New Roman" w:cs="Times New Roman"/>
          <w:sz w:val="24"/>
          <w:szCs w:val="24"/>
        </w:rPr>
        <w:t xml:space="preserve"> </w:t>
      </w:r>
      <w:r w:rsidR="00117A77">
        <w:rPr>
          <w:rFonts w:ascii="Times New Roman" w:hAnsi="Times New Roman" w:cs="Times New Roman"/>
          <w:sz w:val="24"/>
          <w:szCs w:val="24"/>
        </w:rPr>
        <w:t xml:space="preserve">we </w:t>
      </w:r>
      <w:del w:id="667" w:author="Kopp, Darin" w:date="2025-02-20T15:34:00Z">
        <w:r w:rsidR="00117A77">
          <w:rPr>
            <w:rFonts w:ascii="Times New Roman" w:hAnsi="Times New Roman" w:cs="Times New Roman"/>
            <w:sz w:val="24"/>
            <w:szCs w:val="24"/>
          </w:rPr>
          <w:delText>substitued</w:delText>
        </w:r>
      </w:del>
      <w:ins w:id="668" w:author="Kopp, Darin" w:date="2025-02-20T15:34:00Z">
        <w:r w:rsidR="005C7FAA">
          <w:rPr>
            <w:rFonts w:ascii="Times New Roman" w:hAnsi="Times New Roman" w:cs="Times New Roman"/>
            <w:sz w:val="24"/>
            <w:szCs w:val="24"/>
          </w:rPr>
          <w:t>substituted</w:t>
        </w:r>
      </w:ins>
      <w:r w:rsidR="00117A77">
        <w:rPr>
          <w:rFonts w:ascii="Times New Roman" w:hAnsi="Times New Roman" w:cs="Times New Roman"/>
          <w:sz w:val="24"/>
          <w:szCs w:val="24"/>
        </w:rPr>
        <w:t xml:space="preserve"> </w:t>
      </w:r>
      <w:r w:rsidR="00E752F5">
        <w:rPr>
          <w:rFonts w:ascii="Times New Roman" w:hAnsi="Times New Roman" w:cs="Times New Roman"/>
          <w:color w:val="000000"/>
          <w:sz w:val="24"/>
          <w:szCs w:val="24"/>
          <w:bdr w:val="none" w:sz="0" w:space="0" w:color="auto" w:frame="1"/>
        </w:rPr>
        <w:t xml:space="preserve">the </w:t>
      </w:r>
      <w:r w:rsidR="00117A77">
        <w:rPr>
          <w:rFonts w:ascii="Times New Roman" w:hAnsi="Times New Roman" w:cs="Times New Roman"/>
          <w:color w:val="000000"/>
          <w:sz w:val="24"/>
          <w:szCs w:val="24"/>
          <w:bdr w:val="none" w:sz="0" w:space="0" w:color="auto" w:frame="1"/>
        </w:rPr>
        <w:t xml:space="preserve">hindcasted </w:t>
      </w:r>
      <w:r w:rsidR="00E752F5">
        <w:rPr>
          <w:rFonts w:ascii="Times New Roman" w:hAnsi="Times New Roman" w:cs="Times New Roman"/>
          <w:color w:val="000000"/>
          <w:sz w:val="24"/>
          <w:szCs w:val="24"/>
          <w:bdr w:val="none" w:sz="0" w:space="0" w:color="auto" w:frame="1"/>
        </w:rPr>
        <w:t xml:space="preserve">value </w:t>
      </w:r>
      <w:r w:rsidR="00076776">
        <w:rPr>
          <w:rFonts w:ascii="Times New Roman" w:hAnsi="Times New Roman" w:cs="Times New Roman"/>
          <w:color w:val="000000"/>
          <w:sz w:val="24"/>
          <w:szCs w:val="24"/>
          <w:bdr w:val="none" w:sz="0" w:space="0" w:color="auto" w:frame="1"/>
        </w:rPr>
        <w:t xml:space="preserve">(either </w:t>
      </w:r>
      <w:r w:rsidR="003D7A8D">
        <w:rPr>
          <w:rFonts w:ascii="Times New Roman" w:hAnsi="Times New Roman" w:cs="Times New Roman"/>
          <w:color w:val="000000"/>
          <w:sz w:val="24"/>
          <w:szCs w:val="24"/>
          <w:bdr w:val="none" w:sz="0" w:space="0" w:color="auto" w:frame="1"/>
        </w:rPr>
        <w:t>predicted from</w:t>
      </w:r>
      <w:r w:rsidR="00076776">
        <w:rPr>
          <w:rFonts w:ascii="Times New Roman" w:hAnsi="Times New Roman" w:cs="Times New Roman"/>
          <w:color w:val="000000"/>
          <w:sz w:val="24"/>
          <w:szCs w:val="24"/>
          <w:bdr w:val="none" w:sz="0" w:space="0" w:color="auto" w:frame="1"/>
        </w:rPr>
        <w:t xml:space="preserve"> </w:t>
      </w:r>
      <w:r w:rsidR="004C58F5">
        <w:rPr>
          <w:rFonts w:ascii="Times New Roman" w:hAnsi="Times New Roman" w:cs="Times New Roman"/>
          <w:color w:val="000000"/>
          <w:sz w:val="24"/>
          <w:szCs w:val="24"/>
          <w:bdr w:val="none" w:sz="0" w:space="0" w:color="auto" w:frame="1"/>
        </w:rPr>
        <w:t xml:space="preserve">random forest model, </w:t>
      </w:r>
      <w:del w:id="669" w:author="Kopp, Darin" w:date="2025-02-20T15:34:00Z">
        <w:r w:rsidR="004C58F5">
          <w:rPr>
            <w:rFonts w:ascii="Times New Roman" w:hAnsi="Times New Roman" w:cs="Times New Roman"/>
            <w:color w:val="000000"/>
            <w:sz w:val="24"/>
            <w:szCs w:val="24"/>
            <w:bdr w:val="none" w:sz="0" w:space="0" w:color="auto" w:frame="1"/>
          </w:rPr>
          <w:delText>1940</w:delText>
        </w:r>
      </w:del>
      <w:ins w:id="670" w:author="Kopp, Darin" w:date="2025-02-20T15:34:00Z">
        <w:r w:rsidR="004C58F5">
          <w:rPr>
            <w:rFonts w:ascii="Times New Roman" w:hAnsi="Times New Roman" w:cs="Times New Roman"/>
            <w:color w:val="000000"/>
            <w:sz w:val="24"/>
            <w:szCs w:val="24"/>
            <w:bdr w:val="none" w:sz="0" w:space="0" w:color="auto" w:frame="1"/>
          </w:rPr>
          <w:t>19</w:t>
        </w:r>
        <w:r w:rsidR="00463EA2">
          <w:rPr>
            <w:rFonts w:ascii="Times New Roman" w:hAnsi="Times New Roman" w:cs="Times New Roman"/>
            <w:color w:val="000000"/>
            <w:sz w:val="24"/>
            <w:szCs w:val="24"/>
            <w:bdr w:val="none" w:sz="0" w:space="0" w:color="auto" w:frame="1"/>
          </w:rPr>
          <w:t>0</w:t>
        </w:r>
        <w:r w:rsidR="004C58F5">
          <w:rPr>
            <w:rFonts w:ascii="Times New Roman" w:hAnsi="Times New Roman" w:cs="Times New Roman"/>
            <w:color w:val="000000"/>
            <w:sz w:val="24"/>
            <w:szCs w:val="24"/>
            <w:bdr w:val="none" w:sz="0" w:space="0" w:color="auto" w:frame="1"/>
          </w:rPr>
          <w:t>0</w:t>
        </w:r>
      </w:ins>
      <w:r w:rsidR="004C58F5">
        <w:rPr>
          <w:rFonts w:ascii="Times New Roman" w:hAnsi="Times New Roman" w:cs="Times New Roman"/>
          <w:color w:val="000000"/>
          <w:sz w:val="24"/>
          <w:szCs w:val="24"/>
          <w:bdr w:val="none" w:sz="0" w:space="0" w:color="auto" w:frame="1"/>
        </w:rPr>
        <w:t xml:space="preserve">-1950 </w:t>
      </w:r>
      <w:del w:id="671" w:author="Kopp, Darin" w:date="2025-02-20T15:34:00Z">
        <w:r w:rsidR="004C58F5">
          <w:rPr>
            <w:rFonts w:ascii="Times New Roman" w:hAnsi="Times New Roman" w:cs="Times New Roman"/>
            <w:color w:val="000000"/>
            <w:sz w:val="24"/>
            <w:szCs w:val="24"/>
            <w:bdr w:val="none" w:sz="0" w:space="0" w:color="auto" w:frame="1"/>
          </w:rPr>
          <w:delText>climate average</w:delText>
        </w:r>
      </w:del>
      <w:ins w:id="672" w:author="Kopp, Darin" w:date="2025-02-20T15:34:00Z">
        <w:r w:rsidR="004C58F5">
          <w:rPr>
            <w:rFonts w:ascii="Times New Roman" w:hAnsi="Times New Roman" w:cs="Times New Roman"/>
            <w:color w:val="000000"/>
            <w:sz w:val="24"/>
            <w:szCs w:val="24"/>
            <w:bdr w:val="none" w:sz="0" w:space="0" w:color="auto" w:frame="1"/>
          </w:rPr>
          <w:t>average</w:t>
        </w:r>
        <w:r w:rsidR="00463EA2">
          <w:rPr>
            <w:rFonts w:ascii="Times New Roman" w:hAnsi="Times New Roman" w:cs="Times New Roman"/>
            <w:color w:val="000000"/>
            <w:sz w:val="24"/>
            <w:szCs w:val="24"/>
            <w:bdr w:val="none" w:sz="0" w:space="0" w:color="auto" w:frame="1"/>
          </w:rPr>
          <w:t>s</w:t>
        </w:r>
        <w:r w:rsidR="009E31C5">
          <w:rPr>
            <w:rFonts w:ascii="Times New Roman" w:hAnsi="Times New Roman" w:cs="Times New Roman"/>
            <w:color w:val="000000"/>
            <w:sz w:val="24"/>
            <w:szCs w:val="24"/>
            <w:bdr w:val="none" w:sz="0" w:space="0" w:color="auto" w:frame="1"/>
          </w:rPr>
          <w:t xml:space="preserve"> for MSAT and TPRCP</w:t>
        </w:r>
      </w:ins>
      <w:r w:rsidR="004C58F5">
        <w:rPr>
          <w:rFonts w:ascii="Times New Roman" w:hAnsi="Times New Roman" w:cs="Times New Roman"/>
          <w:color w:val="000000"/>
          <w:sz w:val="24"/>
          <w:szCs w:val="24"/>
          <w:bdr w:val="none" w:sz="0" w:space="0" w:color="auto" w:frame="1"/>
        </w:rPr>
        <w:t xml:space="preserve"> or 0.33 </w:t>
      </w:r>
      <w:r w:rsidR="00117A77">
        <w:rPr>
          <w:rFonts w:ascii="Times New Roman" w:hAnsi="Times New Roman" w:cs="Times New Roman"/>
          <w:color w:val="000000"/>
          <w:sz w:val="24"/>
          <w:szCs w:val="24"/>
          <w:bdr w:val="none" w:sz="0" w:space="0" w:color="auto" w:frame="1"/>
        </w:rPr>
        <w:t xml:space="preserve">for </w:t>
      </w:r>
      <w:r w:rsidR="004C58F5">
        <w:rPr>
          <w:rFonts w:ascii="Times New Roman" w:hAnsi="Times New Roman" w:cs="Times New Roman"/>
          <w:color w:val="000000"/>
          <w:sz w:val="24"/>
          <w:szCs w:val="24"/>
          <w:bdr w:val="none" w:sz="0" w:space="0" w:color="auto" w:frame="1"/>
        </w:rPr>
        <w:t>RPDI)</w:t>
      </w:r>
      <w:r w:rsidR="005C7FAA">
        <w:rPr>
          <w:rFonts w:ascii="Times New Roman" w:hAnsi="Times New Roman" w:cs="Times New Roman"/>
          <w:color w:val="000000"/>
          <w:sz w:val="24"/>
          <w:szCs w:val="24"/>
          <w:bdr w:val="none" w:sz="0" w:space="0" w:color="auto" w:frame="1"/>
        </w:rPr>
        <w:t xml:space="preserve"> </w:t>
      </w:r>
      <w:ins w:id="673" w:author="Kopp, Darin" w:date="2025-02-20T15:34:00Z">
        <w:r w:rsidR="005C7FAA">
          <w:rPr>
            <w:rFonts w:ascii="Times New Roman" w:hAnsi="Times New Roman" w:cs="Times New Roman"/>
            <w:color w:val="000000"/>
            <w:sz w:val="24"/>
            <w:szCs w:val="24"/>
            <w:bdr w:val="none" w:sz="0" w:space="0" w:color="auto" w:frame="1"/>
          </w:rPr>
          <w:t>for the present day value in the dataset</w:t>
        </w:r>
        <w:r w:rsidR="00117A77">
          <w:rPr>
            <w:rFonts w:ascii="Times New Roman" w:hAnsi="Times New Roman" w:cs="Times New Roman"/>
            <w:color w:val="000000"/>
            <w:sz w:val="24"/>
            <w:szCs w:val="24"/>
            <w:bdr w:val="none" w:sz="0" w:space="0" w:color="auto" w:frame="1"/>
          </w:rPr>
          <w:t xml:space="preserve"> </w:t>
        </w:r>
      </w:ins>
      <w:r w:rsidR="00117A77">
        <w:rPr>
          <w:rFonts w:ascii="Times New Roman" w:hAnsi="Times New Roman" w:cs="Times New Roman"/>
          <w:color w:val="000000"/>
          <w:sz w:val="24"/>
          <w:szCs w:val="24"/>
          <w:bdr w:val="none" w:sz="0" w:space="0" w:color="auto" w:frame="1"/>
        </w:rPr>
        <w:t>and used these data to predict macroinvertebrate assemblage</w:t>
      </w:r>
      <w:r w:rsidR="003D7A8D">
        <w:rPr>
          <w:rFonts w:ascii="Times New Roman" w:hAnsi="Times New Roman" w:cs="Times New Roman"/>
          <w:color w:val="000000"/>
          <w:sz w:val="24"/>
          <w:szCs w:val="24"/>
          <w:bdr w:val="none" w:sz="0" w:space="0" w:color="auto" w:frame="1"/>
        </w:rPr>
        <w:t xml:space="preserve">s that could occur if disturbance was </w:t>
      </w:r>
      <w:del w:id="674" w:author="Kopp, Darin" w:date="2025-02-20T15:34:00Z">
        <w:r w:rsidR="003D7A8D">
          <w:rPr>
            <w:rFonts w:ascii="Times New Roman" w:hAnsi="Times New Roman" w:cs="Times New Roman"/>
            <w:color w:val="000000"/>
            <w:sz w:val="24"/>
            <w:szCs w:val="24"/>
            <w:bdr w:val="none" w:sz="0" w:space="0" w:color="auto" w:frame="1"/>
          </w:rPr>
          <w:delText>absent</w:delText>
        </w:r>
      </w:del>
      <w:ins w:id="675" w:author="Kopp, Darin" w:date="2025-02-20T15:34:00Z">
        <w:r w:rsidR="005C7FAA">
          <w:rPr>
            <w:rFonts w:ascii="Times New Roman" w:hAnsi="Times New Roman" w:cs="Times New Roman"/>
            <w:color w:val="000000"/>
            <w:sz w:val="24"/>
            <w:szCs w:val="24"/>
            <w:bdr w:val="none" w:sz="0" w:space="0" w:color="auto" w:frame="1"/>
          </w:rPr>
          <w:t>removed or reduced</w:t>
        </w:r>
      </w:ins>
      <w:r w:rsidR="003D7A8D">
        <w:rPr>
          <w:rFonts w:ascii="Times New Roman" w:hAnsi="Times New Roman" w:cs="Times New Roman"/>
          <w:color w:val="000000"/>
          <w:sz w:val="24"/>
          <w:szCs w:val="24"/>
          <w:bdr w:val="none" w:sz="0" w:space="0" w:color="auto" w:frame="1"/>
        </w:rPr>
        <w:t xml:space="preserve"> </w:t>
      </w:r>
      <w:r w:rsidR="003D7A8D">
        <w:rPr>
          <w:rFonts w:ascii="Times New Roman" w:hAnsi="Times New Roman" w:cs="Times New Roman"/>
          <w:color w:val="000000"/>
          <w:sz w:val="24"/>
          <w:szCs w:val="24"/>
          <w:bdr w:val="none" w:sz="0" w:space="0" w:color="auto" w:frame="1"/>
        </w:rPr>
        <w:fldChar w:fldCharType="begin"/>
      </w:r>
      <w:r w:rsidR="008918F2">
        <w:rPr>
          <w:rFonts w:ascii="Times New Roman" w:hAnsi="Times New Roman" w:cs="Times New Roman"/>
          <w:color w:val="000000"/>
          <w:sz w:val="24"/>
          <w:szCs w:val="24"/>
          <w:bdr w:val="none" w:sz="0" w:space="0" w:color="auto" w:frame="1"/>
        </w:rPr>
        <w:instrText xml:space="preserve"> ADDIN EN.CITE &lt;EndNote&gt;&lt;Cite&gt;&lt;Author&gt;Chessman&lt;/Author&gt;&lt;Year&gt;2004&lt;/Year&gt;&lt;RecNum&gt;9&lt;/RecNum&gt;&lt;DisplayText&gt;(Chessman and Royal 2004)&lt;/DisplayText&gt;&lt;record&gt;&lt;rec-number&gt;9&lt;/rec-number&gt;&lt;foreign-keys&gt;&lt;key app="EN" db-id="rtxzfetfi9xw07eeartpf9t7wwtdt2arspvw" timestamp="1701144871" guid="51113294-c7e2-44de-98a0-125adc2bd59e"&gt;9&lt;/key&gt;&lt;/foreign-keys&gt;&lt;ref-type name="Journal Article"&gt;17&lt;/ref-type&gt;&lt;contributors&gt;&lt;authors&gt;&lt;author&gt;Chessman, Bruce C.&lt;/author&gt;&lt;author&gt;Royal, Meredith J.&lt;/author&gt;&lt;/authors&gt;&lt;/contributors&gt;&lt;titles&gt;&lt;title&gt;Bioassessment without reference sites: use of environmental filters to predict natural assemblages of river macroinvertebrates&lt;/title&gt;&lt;secondary-title&gt;Journal of the North American Benthological Society&lt;/secondary-title&gt;&lt;/titles&gt;&lt;periodical&gt;&lt;full-title&gt;Journal of the North American Benthological Society&lt;/full-title&gt;&lt;/periodical&gt;&lt;pages&gt;599-615&lt;/pages&gt;&lt;volume&gt;23&lt;/volume&gt;&lt;number&gt;3&lt;/number&gt;&lt;dates&gt;&lt;year&gt;2004&lt;/year&gt;&lt;pub-dates&gt;&lt;date&gt;2004/09/01&lt;/date&gt;&lt;/pub-dates&gt;&lt;/dates&gt;&lt;publisher&gt;The University of Chicago Press&lt;/publisher&gt;&lt;isbn&gt;0887-3593&lt;/isbn&gt;&lt;urls&gt;&lt;related-urls&gt;&lt;url&gt;https://www.journals.uchicago.edu/doi/abs/10.1899/0887-3593%282004%29023%3C0599%3ABWRSUO%3E2.0.CO%3B2&lt;/url&gt;&lt;/related-urls&gt;&lt;/urls&gt;&lt;electronic-resource-num&gt;10.1899/0887-3593(2004)023&amp;lt;0599:BWRSUO&amp;gt;2.0.CO;2&lt;/electronic-resource-num&gt;&lt;access-date&gt;2023/11/27&lt;/access-date&gt;&lt;/record&gt;&lt;/Cite&gt;&lt;/EndNote&gt;</w:instrText>
      </w:r>
      <w:r w:rsidR="003D7A8D">
        <w:rPr>
          <w:rFonts w:ascii="Times New Roman" w:hAnsi="Times New Roman" w:cs="Times New Roman"/>
          <w:color w:val="000000"/>
          <w:sz w:val="24"/>
          <w:szCs w:val="24"/>
          <w:bdr w:val="none" w:sz="0" w:space="0" w:color="auto" w:frame="1"/>
        </w:rPr>
        <w:fldChar w:fldCharType="separate"/>
      </w:r>
      <w:del w:id="676" w:author="Kopp, Darin" w:date="2025-02-20T15:34:00Z">
        <w:r w:rsidR="00D07A92">
          <w:rPr>
            <w:rFonts w:ascii="Times New Roman" w:hAnsi="Times New Roman" w:cs="Times New Roman"/>
            <w:noProof/>
            <w:color w:val="000000"/>
            <w:sz w:val="24"/>
            <w:szCs w:val="24"/>
            <w:bdr w:val="none" w:sz="0" w:space="0" w:color="auto" w:frame="1"/>
          </w:rPr>
          <w:delText>(</w:delText>
        </w:r>
        <w:r w:rsidR="00000000">
          <w:fldChar w:fldCharType="begin"/>
        </w:r>
        <w:r w:rsidR="00000000">
          <w:delInstrText>HYPERLINK \l "_ENREF_8" \o "Chessman, 2004 #9"</w:delInstrText>
        </w:r>
        <w:r w:rsidR="00000000">
          <w:fldChar w:fldCharType="separate"/>
        </w:r>
        <w:r w:rsidR="00FE06C8">
          <w:rPr>
            <w:rFonts w:ascii="Times New Roman" w:hAnsi="Times New Roman" w:cs="Times New Roman"/>
            <w:noProof/>
            <w:color w:val="000000"/>
            <w:sz w:val="24"/>
            <w:szCs w:val="24"/>
            <w:bdr w:val="none" w:sz="0" w:space="0" w:color="auto" w:frame="1"/>
          </w:rPr>
          <w:delText>Chessman and Royal 2004</w:delText>
        </w:r>
        <w:r w:rsidR="00000000">
          <w:rPr>
            <w:rFonts w:ascii="Times New Roman" w:hAnsi="Times New Roman" w:cs="Times New Roman"/>
            <w:noProof/>
            <w:color w:val="000000"/>
            <w:sz w:val="24"/>
            <w:szCs w:val="24"/>
            <w:bdr w:val="none" w:sz="0" w:space="0" w:color="auto" w:frame="1"/>
          </w:rPr>
          <w:fldChar w:fldCharType="end"/>
        </w:r>
        <w:r w:rsidR="00D07A92">
          <w:rPr>
            <w:rFonts w:ascii="Times New Roman" w:hAnsi="Times New Roman" w:cs="Times New Roman"/>
            <w:noProof/>
            <w:color w:val="000000"/>
            <w:sz w:val="24"/>
            <w:szCs w:val="24"/>
            <w:bdr w:val="none" w:sz="0" w:space="0" w:color="auto" w:frame="1"/>
          </w:rPr>
          <w:delText>)</w:delText>
        </w:r>
      </w:del>
      <w:ins w:id="677" w:author="Kopp, Darin" w:date="2025-02-20T15:34:00Z">
        <w:r w:rsidR="008918F2">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"_ENREF_10" \o "Chessman, 2004 #9"</w:instrText>
        </w:r>
        <w:r w:rsidR="00000000">
          <w:fldChar w:fldCharType="separate"/>
        </w:r>
        <w:r w:rsidR="00707795">
          <w:rPr>
            <w:rFonts w:ascii="Times New Roman" w:hAnsi="Times New Roman" w:cs="Times New Roman"/>
            <w:noProof/>
            <w:color w:val="000000"/>
            <w:sz w:val="24"/>
            <w:szCs w:val="24"/>
            <w:bdr w:val="none" w:sz="0" w:space="0" w:color="auto" w:frame="1"/>
          </w:rPr>
          <w:t>Chessman and Royal 2004</w:t>
        </w:r>
        <w:r w:rsidR="00000000">
          <w:rPr>
            <w:rFonts w:ascii="Times New Roman" w:hAnsi="Times New Roman" w:cs="Times New Roman"/>
            <w:noProof/>
            <w:color w:val="000000"/>
            <w:sz w:val="24"/>
            <w:szCs w:val="24"/>
            <w:bdr w:val="none" w:sz="0" w:space="0" w:color="auto" w:frame="1"/>
          </w:rPr>
          <w:fldChar w:fldCharType="end"/>
        </w:r>
        <w:r w:rsidR="008918F2">
          <w:rPr>
            <w:rFonts w:ascii="Times New Roman" w:hAnsi="Times New Roman" w:cs="Times New Roman"/>
            <w:noProof/>
            <w:color w:val="000000"/>
            <w:sz w:val="24"/>
            <w:szCs w:val="24"/>
            <w:bdr w:val="none" w:sz="0" w:space="0" w:color="auto" w:frame="1"/>
          </w:rPr>
          <w:t>)</w:t>
        </w:r>
      </w:ins>
      <w:r w:rsidR="003D7A8D">
        <w:rPr>
          <w:rFonts w:ascii="Times New Roman" w:hAnsi="Times New Roman" w:cs="Times New Roman"/>
          <w:color w:val="000000"/>
          <w:sz w:val="24"/>
          <w:szCs w:val="24"/>
          <w:bdr w:val="none" w:sz="0" w:space="0" w:color="auto" w:frame="1"/>
        </w:rPr>
        <w:fldChar w:fldCharType="end"/>
      </w:r>
      <w:del w:id="678" w:author="Kopp, Darin" w:date="2025-02-20T15:34:00Z">
        <w:r w:rsidR="00E752F5">
          <w:rPr>
            <w:rFonts w:ascii="Times New Roman" w:hAnsi="Times New Roman" w:cs="Times New Roman"/>
            <w:color w:val="000000"/>
            <w:sz w:val="24"/>
            <w:szCs w:val="24"/>
            <w:bdr w:val="none" w:sz="0" w:space="0" w:color="auto" w:frame="1"/>
          </w:rPr>
          <w:delText>.</w:delText>
        </w:r>
        <w:r w:rsidR="00EE3755" w:rsidRPr="00EE3755">
          <w:rPr>
            <w:rFonts w:ascii="Times New Roman" w:hAnsi="Times New Roman" w:cs="Times New Roman"/>
            <w:sz w:val="24"/>
            <w:szCs w:val="24"/>
          </w:rPr>
          <w:delText xml:space="preserve"> </w:delText>
        </w:r>
        <w:r w:rsidR="00117A77">
          <w:rPr>
            <w:rFonts w:ascii="Times New Roman" w:hAnsi="Times New Roman" w:cs="Times New Roman"/>
            <w:sz w:val="24"/>
            <w:szCs w:val="24"/>
          </w:rPr>
          <w:delText>We then compared these hindcasted assemblages to assemblages predicted under present-day conditions.</w:delText>
        </w:r>
      </w:del>
      <w:ins w:id="679" w:author="Kopp, Darin" w:date="2025-02-20T15:34:00Z">
        <w:r w:rsidR="00E752F5">
          <w:rPr>
            <w:rFonts w:ascii="Times New Roman" w:hAnsi="Times New Roman" w:cs="Times New Roman"/>
            <w:color w:val="000000"/>
            <w:sz w:val="24"/>
            <w:szCs w:val="24"/>
            <w:bdr w:val="none" w:sz="0" w:space="0" w:color="auto" w:frame="1"/>
          </w:rPr>
          <w:t>.</w:t>
        </w:r>
      </w:ins>
      <w:r w:rsidR="00EE3755" w:rsidRPr="00EE3755">
        <w:rPr>
          <w:rFonts w:ascii="Times New Roman" w:hAnsi="Times New Roman" w:cs="Times New Roman"/>
          <w:sz w:val="24"/>
          <w:szCs w:val="24"/>
        </w:rPr>
        <w:t xml:space="preserve"> </w:t>
      </w:r>
      <w:r w:rsidR="00EE3755">
        <w:rPr>
          <w:rFonts w:ascii="Times New Roman" w:hAnsi="Times New Roman" w:cs="Times New Roman"/>
          <w:sz w:val="24"/>
          <w:szCs w:val="24"/>
        </w:rPr>
        <w:t xml:space="preserve">To evaluate the relative </w:t>
      </w:r>
      <w:del w:id="680" w:author="Kopp, Darin" w:date="2025-02-20T15:34:00Z">
        <w:r w:rsidR="00117A77">
          <w:rPr>
            <w:rFonts w:ascii="Times New Roman" w:hAnsi="Times New Roman" w:cs="Times New Roman"/>
            <w:sz w:val="24"/>
            <w:szCs w:val="24"/>
          </w:rPr>
          <w:delText xml:space="preserve">and additive </w:delText>
        </w:r>
      </w:del>
      <w:r w:rsidR="009B31E7">
        <w:rPr>
          <w:rFonts w:ascii="Times New Roman" w:hAnsi="Times New Roman" w:cs="Times New Roman"/>
          <w:sz w:val="24"/>
          <w:szCs w:val="24"/>
        </w:rPr>
        <w:t xml:space="preserve">effects of </w:t>
      </w:r>
      <w:del w:id="681" w:author="Kopp, Darin" w:date="2025-02-20T15:34:00Z">
        <w:r w:rsidR="009B31E7">
          <w:rPr>
            <w:rFonts w:ascii="Times New Roman" w:hAnsi="Times New Roman" w:cs="Times New Roman"/>
            <w:sz w:val="24"/>
            <w:szCs w:val="24"/>
          </w:rPr>
          <w:delText xml:space="preserve">removing anthropogenic </w:delText>
        </w:r>
        <w:r w:rsidR="002A6ABA">
          <w:rPr>
            <w:rFonts w:ascii="Times New Roman" w:hAnsi="Times New Roman" w:cs="Times New Roman"/>
            <w:sz w:val="24"/>
            <w:szCs w:val="24"/>
          </w:rPr>
          <w:delText xml:space="preserve">disturbance </w:delText>
        </w:r>
        <w:r w:rsidR="00B122B5">
          <w:rPr>
            <w:rFonts w:ascii="Times New Roman" w:hAnsi="Times New Roman" w:cs="Times New Roman"/>
            <w:sz w:val="24"/>
            <w:szCs w:val="24"/>
          </w:rPr>
          <w:delText>from</w:delText>
        </w:r>
        <w:r w:rsidR="0050624F">
          <w:rPr>
            <w:rFonts w:ascii="Times New Roman" w:hAnsi="Times New Roman" w:cs="Times New Roman"/>
            <w:sz w:val="24"/>
            <w:szCs w:val="24"/>
          </w:rPr>
          <w:delText xml:space="preserve"> the</w:delText>
        </w:r>
      </w:del>
      <w:ins w:id="682" w:author="Kopp, Darin" w:date="2025-02-20T15:34:00Z">
        <w:r w:rsidR="000F6E05">
          <w:rPr>
            <w:rFonts w:ascii="Times New Roman" w:hAnsi="Times New Roman" w:cs="Times New Roman"/>
            <w:sz w:val="24"/>
            <w:szCs w:val="24"/>
          </w:rPr>
          <w:t>hindcasting each</w:t>
        </w:r>
      </w:ins>
      <w:r w:rsidR="000F6E05">
        <w:rPr>
          <w:rFonts w:ascii="Times New Roman" w:hAnsi="Times New Roman" w:cs="Times New Roman"/>
          <w:sz w:val="24"/>
          <w:szCs w:val="24"/>
        </w:rPr>
        <w:t xml:space="preserve"> physiochemical </w:t>
      </w:r>
      <w:del w:id="683" w:author="Kopp, Darin" w:date="2025-02-20T15:34:00Z">
        <w:r w:rsidR="00990D02">
          <w:rPr>
            <w:rFonts w:ascii="Times New Roman" w:hAnsi="Times New Roman" w:cs="Times New Roman"/>
            <w:sz w:val="24"/>
            <w:szCs w:val="24"/>
          </w:rPr>
          <w:delText>environment</w:delText>
        </w:r>
      </w:del>
      <w:ins w:id="684" w:author="Kopp, Darin" w:date="2025-02-20T15:34:00Z">
        <w:r w:rsidR="000F6E05">
          <w:rPr>
            <w:rFonts w:ascii="Times New Roman" w:hAnsi="Times New Roman" w:cs="Times New Roman"/>
            <w:sz w:val="24"/>
            <w:szCs w:val="24"/>
          </w:rPr>
          <w:t>variable</w:t>
        </w:r>
      </w:ins>
      <w:r w:rsidR="00EE3755">
        <w:rPr>
          <w:rFonts w:ascii="Times New Roman" w:hAnsi="Times New Roman" w:cs="Times New Roman"/>
          <w:sz w:val="24"/>
          <w:szCs w:val="24"/>
        </w:rPr>
        <w:t xml:space="preserve">, we created </w:t>
      </w:r>
      <w:del w:id="685" w:author="Kopp, Darin" w:date="2025-02-20T15:34:00Z">
        <w:r w:rsidR="00117A77">
          <w:rPr>
            <w:rFonts w:ascii="Times New Roman" w:hAnsi="Times New Roman" w:cs="Times New Roman"/>
            <w:sz w:val="24"/>
            <w:szCs w:val="24"/>
          </w:rPr>
          <w:delText>5</w:delText>
        </w:r>
      </w:del>
      <w:ins w:id="686" w:author="Kopp, Darin" w:date="2025-02-20T15:34:00Z">
        <w:r w:rsidR="000F6E05">
          <w:rPr>
            <w:rFonts w:ascii="Times New Roman" w:hAnsi="Times New Roman" w:cs="Times New Roman"/>
            <w:sz w:val="24"/>
            <w:szCs w:val="24"/>
          </w:rPr>
          <w:t>4</w:t>
        </w:r>
      </w:ins>
      <w:r w:rsidR="00EE3755">
        <w:rPr>
          <w:rFonts w:ascii="Times New Roman" w:hAnsi="Times New Roman" w:cs="Times New Roman"/>
          <w:sz w:val="24"/>
          <w:szCs w:val="24"/>
        </w:rPr>
        <w:t xml:space="preserve"> scenarios changing either NTL and PTL</w:t>
      </w:r>
      <w:r w:rsidR="0050624F">
        <w:rPr>
          <w:rFonts w:ascii="Times New Roman" w:hAnsi="Times New Roman" w:cs="Times New Roman"/>
          <w:sz w:val="24"/>
          <w:szCs w:val="24"/>
        </w:rPr>
        <w:t xml:space="preserve"> (</w:t>
      </w:r>
      <w:r w:rsidR="00CE3766">
        <w:rPr>
          <w:rFonts w:ascii="Times New Roman" w:hAnsi="Times New Roman" w:cs="Times New Roman"/>
          <w:sz w:val="24"/>
          <w:szCs w:val="24"/>
        </w:rPr>
        <w:t>N</w:t>
      </w:r>
      <w:r w:rsidR="0050624F">
        <w:rPr>
          <w:rFonts w:ascii="Times New Roman" w:hAnsi="Times New Roman" w:cs="Times New Roman"/>
          <w:sz w:val="24"/>
          <w:szCs w:val="24"/>
        </w:rPr>
        <w:t xml:space="preserve">utrient </w:t>
      </w:r>
      <w:r w:rsidR="00CE3766">
        <w:rPr>
          <w:rFonts w:ascii="Times New Roman" w:hAnsi="Times New Roman" w:cs="Times New Roman"/>
          <w:sz w:val="24"/>
          <w:szCs w:val="24"/>
        </w:rPr>
        <w:t>S</w:t>
      </w:r>
      <w:r w:rsidR="0050624F">
        <w:rPr>
          <w:rFonts w:ascii="Times New Roman" w:hAnsi="Times New Roman" w:cs="Times New Roman"/>
          <w:sz w:val="24"/>
          <w:szCs w:val="24"/>
        </w:rPr>
        <w:t>cenario)</w:t>
      </w:r>
      <w:r w:rsidR="00EE3755">
        <w:rPr>
          <w:rFonts w:ascii="Times New Roman" w:hAnsi="Times New Roman" w:cs="Times New Roman"/>
          <w:sz w:val="24"/>
          <w:szCs w:val="24"/>
        </w:rPr>
        <w:t>, CL and SO4</w:t>
      </w:r>
      <w:r w:rsidR="0050624F">
        <w:rPr>
          <w:rFonts w:ascii="Times New Roman" w:hAnsi="Times New Roman" w:cs="Times New Roman"/>
          <w:sz w:val="24"/>
          <w:szCs w:val="24"/>
        </w:rPr>
        <w:t xml:space="preserve"> (</w:t>
      </w:r>
      <w:r w:rsidR="00CE3766">
        <w:rPr>
          <w:rFonts w:ascii="Times New Roman" w:hAnsi="Times New Roman" w:cs="Times New Roman"/>
          <w:sz w:val="24"/>
          <w:szCs w:val="24"/>
        </w:rPr>
        <w:t>S</w:t>
      </w:r>
      <w:r w:rsidR="0050624F">
        <w:rPr>
          <w:rFonts w:ascii="Times New Roman" w:hAnsi="Times New Roman" w:cs="Times New Roman"/>
          <w:sz w:val="24"/>
          <w:szCs w:val="24"/>
        </w:rPr>
        <w:t xml:space="preserve">alinity </w:t>
      </w:r>
      <w:r w:rsidR="00CE3766">
        <w:rPr>
          <w:rFonts w:ascii="Times New Roman" w:hAnsi="Times New Roman" w:cs="Times New Roman"/>
          <w:sz w:val="24"/>
          <w:szCs w:val="24"/>
        </w:rPr>
        <w:t>S</w:t>
      </w:r>
      <w:r w:rsidR="0050624F">
        <w:rPr>
          <w:rFonts w:ascii="Times New Roman" w:hAnsi="Times New Roman" w:cs="Times New Roman"/>
          <w:sz w:val="24"/>
          <w:szCs w:val="24"/>
        </w:rPr>
        <w:t>cenario)</w:t>
      </w:r>
      <w:r w:rsidR="00EE3755">
        <w:rPr>
          <w:rFonts w:ascii="Times New Roman" w:hAnsi="Times New Roman" w:cs="Times New Roman"/>
          <w:sz w:val="24"/>
          <w:szCs w:val="24"/>
        </w:rPr>
        <w:t>, RPDI and SUBD</w:t>
      </w:r>
      <w:r w:rsidR="0050624F">
        <w:rPr>
          <w:rFonts w:ascii="Times New Roman" w:hAnsi="Times New Roman" w:cs="Times New Roman"/>
          <w:sz w:val="24"/>
          <w:szCs w:val="24"/>
        </w:rPr>
        <w:t xml:space="preserve"> (</w:t>
      </w:r>
      <w:r w:rsidR="00CE3766">
        <w:rPr>
          <w:rFonts w:ascii="Times New Roman" w:hAnsi="Times New Roman" w:cs="Times New Roman"/>
          <w:sz w:val="24"/>
          <w:szCs w:val="24"/>
        </w:rPr>
        <w:t>H</w:t>
      </w:r>
      <w:r w:rsidR="0050624F">
        <w:rPr>
          <w:rFonts w:ascii="Times New Roman" w:hAnsi="Times New Roman" w:cs="Times New Roman"/>
          <w:sz w:val="24"/>
          <w:szCs w:val="24"/>
        </w:rPr>
        <w:t xml:space="preserve">abitat </w:t>
      </w:r>
      <w:r w:rsidR="00CE3766">
        <w:rPr>
          <w:rFonts w:ascii="Times New Roman" w:hAnsi="Times New Roman" w:cs="Times New Roman"/>
          <w:sz w:val="24"/>
          <w:szCs w:val="24"/>
        </w:rPr>
        <w:t>S</w:t>
      </w:r>
      <w:r w:rsidR="0050624F">
        <w:rPr>
          <w:rFonts w:ascii="Times New Roman" w:hAnsi="Times New Roman" w:cs="Times New Roman"/>
          <w:sz w:val="24"/>
          <w:szCs w:val="24"/>
        </w:rPr>
        <w:t>cenario)</w:t>
      </w:r>
      <w:r w:rsidR="00EE3755">
        <w:rPr>
          <w:rFonts w:ascii="Times New Roman" w:hAnsi="Times New Roman" w:cs="Times New Roman"/>
          <w:sz w:val="24"/>
          <w:szCs w:val="24"/>
        </w:rPr>
        <w:t>, MSAT and TPRCP</w:t>
      </w:r>
      <w:r w:rsidR="00117A77">
        <w:rPr>
          <w:rFonts w:ascii="Times New Roman" w:hAnsi="Times New Roman" w:cs="Times New Roman"/>
          <w:sz w:val="24"/>
          <w:szCs w:val="24"/>
        </w:rPr>
        <w:t xml:space="preserve"> </w:t>
      </w:r>
      <w:r w:rsidR="0050624F">
        <w:rPr>
          <w:rFonts w:ascii="Times New Roman" w:hAnsi="Times New Roman" w:cs="Times New Roman"/>
          <w:sz w:val="24"/>
          <w:szCs w:val="24"/>
        </w:rPr>
        <w:t>(</w:t>
      </w:r>
      <w:r w:rsidR="00CE3766">
        <w:rPr>
          <w:rFonts w:ascii="Times New Roman" w:hAnsi="Times New Roman" w:cs="Times New Roman"/>
          <w:sz w:val="24"/>
          <w:szCs w:val="24"/>
        </w:rPr>
        <w:t>C</w:t>
      </w:r>
      <w:r w:rsidR="0050624F">
        <w:rPr>
          <w:rFonts w:ascii="Times New Roman" w:hAnsi="Times New Roman" w:cs="Times New Roman"/>
          <w:sz w:val="24"/>
          <w:szCs w:val="24"/>
        </w:rPr>
        <w:t xml:space="preserve">limate </w:t>
      </w:r>
      <w:r w:rsidR="00CE3766">
        <w:rPr>
          <w:rFonts w:ascii="Times New Roman" w:hAnsi="Times New Roman" w:cs="Times New Roman"/>
          <w:sz w:val="24"/>
          <w:szCs w:val="24"/>
        </w:rPr>
        <w:t>S</w:t>
      </w:r>
      <w:r w:rsidR="0050624F">
        <w:rPr>
          <w:rFonts w:ascii="Times New Roman" w:hAnsi="Times New Roman" w:cs="Times New Roman"/>
          <w:sz w:val="24"/>
          <w:szCs w:val="24"/>
        </w:rPr>
        <w:t xml:space="preserve">cenario) </w:t>
      </w:r>
      <w:r w:rsidR="002F2584">
        <w:rPr>
          <w:rFonts w:ascii="Times New Roman" w:hAnsi="Times New Roman" w:cs="Times New Roman"/>
          <w:sz w:val="24"/>
          <w:szCs w:val="24"/>
        </w:rPr>
        <w:t xml:space="preserve">and leaving the others at their observed </w:t>
      </w:r>
      <w:del w:id="687" w:author="Kopp, Darin" w:date="2025-02-20T15:34:00Z">
        <w:r w:rsidR="002F2584">
          <w:rPr>
            <w:rFonts w:ascii="Times New Roman" w:hAnsi="Times New Roman" w:cs="Times New Roman"/>
            <w:sz w:val="24"/>
            <w:szCs w:val="24"/>
          </w:rPr>
          <w:delText xml:space="preserve">value </w:delText>
        </w:r>
        <w:r w:rsidR="00117A77">
          <w:rPr>
            <w:rFonts w:ascii="Times New Roman" w:hAnsi="Times New Roman" w:cs="Times New Roman"/>
            <w:sz w:val="24"/>
            <w:szCs w:val="24"/>
          </w:rPr>
          <w:delText>or</w:delText>
        </w:r>
      </w:del>
      <w:ins w:id="688" w:author="Kopp, Darin" w:date="2025-02-20T15:34:00Z">
        <w:r w:rsidR="002F2584">
          <w:rPr>
            <w:rFonts w:ascii="Times New Roman" w:hAnsi="Times New Roman" w:cs="Times New Roman"/>
            <w:sz w:val="24"/>
            <w:szCs w:val="24"/>
          </w:rPr>
          <w:t>value</w:t>
        </w:r>
        <w:r w:rsidR="009E31C5">
          <w:rPr>
            <w:rFonts w:ascii="Times New Roman" w:hAnsi="Times New Roman" w:cs="Times New Roman"/>
            <w:sz w:val="24"/>
            <w:szCs w:val="24"/>
          </w:rPr>
          <w:t>s</w:t>
        </w:r>
        <w:r w:rsidR="000F6E05">
          <w:rPr>
            <w:rFonts w:ascii="Times New Roman" w:hAnsi="Times New Roman" w:cs="Times New Roman"/>
            <w:sz w:val="24"/>
            <w:szCs w:val="24"/>
          </w:rPr>
          <w:t>. In addition, we predicted the macroinvertebrate assemblage after</w:t>
        </w:r>
      </w:ins>
      <w:r w:rsidR="000F6E05">
        <w:rPr>
          <w:rFonts w:ascii="Times New Roman" w:hAnsi="Times New Roman" w:cs="Times New Roman"/>
          <w:sz w:val="24"/>
          <w:szCs w:val="24"/>
        </w:rPr>
        <w:t xml:space="preserve"> changing all </w:t>
      </w:r>
      <w:ins w:id="689" w:author="Kopp, Darin" w:date="2025-02-20T15:34:00Z">
        <w:r w:rsidR="000F6E05">
          <w:rPr>
            <w:rFonts w:ascii="Times New Roman" w:hAnsi="Times New Roman" w:cs="Times New Roman"/>
            <w:sz w:val="24"/>
            <w:szCs w:val="24"/>
          </w:rPr>
          <w:t xml:space="preserve">physiochemical </w:t>
        </w:r>
      </w:ins>
      <w:r w:rsidR="009E31C5">
        <w:rPr>
          <w:rFonts w:ascii="Times New Roman" w:hAnsi="Times New Roman" w:cs="Times New Roman"/>
          <w:sz w:val="24"/>
          <w:szCs w:val="24"/>
        </w:rPr>
        <w:t xml:space="preserve">variables </w:t>
      </w:r>
      <w:r w:rsidR="00EE3755">
        <w:rPr>
          <w:rFonts w:ascii="Times New Roman" w:hAnsi="Times New Roman" w:cs="Times New Roman"/>
          <w:sz w:val="24"/>
          <w:szCs w:val="24"/>
        </w:rPr>
        <w:t xml:space="preserve">to </w:t>
      </w:r>
      <w:r w:rsidR="00117A77">
        <w:rPr>
          <w:rFonts w:ascii="Times New Roman" w:hAnsi="Times New Roman" w:cs="Times New Roman"/>
          <w:sz w:val="24"/>
          <w:szCs w:val="24"/>
        </w:rPr>
        <w:t>their hindcast value</w:t>
      </w:r>
      <w:r w:rsidR="0050624F">
        <w:rPr>
          <w:rFonts w:ascii="Times New Roman" w:hAnsi="Times New Roman" w:cs="Times New Roman"/>
          <w:sz w:val="24"/>
          <w:szCs w:val="24"/>
        </w:rPr>
        <w:t xml:space="preserve"> (</w:t>
      </w:r>
      <w:del w:id="690" w:author="Kopp, Darin" w:date="2025-02-20T15:34:00Z">
        <w:r w:rsidR="00CE3766">
          <w:rPr>
            <w:rFonts w:ascii="Times New Roman" w:hAnsi="Times New Roman" w:cs="Times New Roman"/>
            <w:sz w:val="24"/>
            <w:szCs w:val="24"/>
          </w:rPr>
          <w:delText>P</w:delText>
        </w:r>
        <w:r w:rsidR="0050624F">
          <w:rPr>
            <w:rFonts w:ascii="Times New Roman" w:hAnsi="Times New Roman" w:cs="Times New Roman"/>
            <w:sz w:val="24"/>
            <w:szCs w:val="24"/>
          </w:rPr>
          <w:delText>ristine</w:delText>
        </w:r>
      </w:del>
      <w:ins w:id="691" w:author="Kopp, Darin" w:date="2025-02-20T15:34:00Z">
        <w:r w:rsidR="009E31C5">
          <w:rPr>
            <w:rFonts w:ascii="Times New Roman" w:hAnsi="Times New Roman" w:cs="Times New Roman"/>
            <w:sz w:val="24"/>
            <w:szCs w:val="24"/>
          </w:rPr>
          <w:t>Hindcast</w:t>
        </w:r>
      </w:ins>
      <w:r w:rsidR="009E31C5">
        <w:rPr>
          <w:rFonts w:ascii="Times New Roman" w:hAnsi="Times New Roman" w:cs="Times New Roman"/>
          <w:sz w:val="24"/>
          <w:szCs w:val="24"/>
        </w:rPr>
        <w:t xml:space="preserve"> </w:t>
      </w:r>
      <w:r w:rsidR="00CE3766">
        <w:rPr>
          <w:rFonts w:ascii="Times New Roman" w:hAnsi="Times New Roman" w:cs="Times New Roman"/>
          <w:sz w:val="24"/>
          <w:szCs w:val="24"/>
        </w:rPr>
        <w:t>S</w:t>
      </w:r>
      <w:r w:rsidR="0050624F">
        <w:rPr>
          <w:rFonts w:ascii="Times New Roman" w:hAnsi="Times New Roman" w:cs="Times New Roman"/>
          <w:sz w:val="24"/>
          <w:szCs w:val="24"/>
        </w:rPr>
        <w:t>cenario)</w:t>
      </w:r>
      <w:r w:rsidR="00EE3755">
        <w:rPr>
          <w:rFonts w:ascii="Times New Roman" w:hAnsi="Times New Roman" w:cs="Times New Roman"/>
          <w:sz w:val="24"/>
          <w:szCs w:val="24"/>
        </w:rPr>
        <w:t xml:space="preserve">. </w:t>
      </w:r>
      <w:r w:rsidR="00117A77">
        <w:rPr>
          <w:rFonts w:ascii="Times New Roman" w:hAnsi="Times New Roman" w:cs="Times New Roman"/>
          <w:sz w:val="24"/>
          <w:szCs w:val="24"/>
        </w:rPr>
        <w:t xml:space="preserve">For each scenario we compared predicted genus richness from present-day conditions to hindcast genus richness. </w:t>
      </w:r>
    </w:p>
    <w:p w14:paraId="5B788740" w14:textId="771C3103" w:rsidR="0052270B" w:rsidRDefault="00D96E38" w:rsidP="0029207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JSDM predictions are three-dimensional data arrays that contain</w:t>
      </w:r>
      <w:r w:rsidR="00D07441">
        <w:rPr>
          <w:rFonts w:ascii="Times New Roman" w:hAnsi="Times New Roman" w:cs="Times New Roman"/>
          <w:sz w:val="24"/>
          <w:szCs w:val="24"/>
        </w:rPr>
        <w:t xml:space="preserve"> </w:t>
      </w:r>
      <w:r w:rsidR="00251CC7">
        <w:rPr>
          <w:rFonts w:ascii="Times New Roman" w:hAnsi="Times New Roman" w:cs="Times New Roman"/>
          <w:sz w:val="24"/>
          <w:szCs w:val="24"/>
        </w:rPr>
        <w:t xml:space="preserve">3,000 </w:t>
      </w:r>
      <w:r w:rsidR="00D07441">
        <w:rPr>
          <w:rFonts w:ascii="Times New Roman" w:hAnsi="Times New Roman" w:cs="Times New Roman"/>
          <w:sz w:val="24"/>
          <w:szCs w:val="24"/>
        </w:rPr>
        <w:t xml:space="preserve">posterior samples of </w:t>
      </w:r>
      <w:r w:rsidR="00564313">
        <w:rPr>
          <w:rFonts w:ascii="Times New Roman" w:hAnsi="Times New Roman" w:cs="Times New Roman"/>
          <w:sz w:val="24"/>
          <w:szCs w:val="24"/>
        </w:rPr>
        <w:t xml:space="preserve">site-specific </w:t>
      </w:r>
      <w:r>
        <w:rPr>
          <w:rFonts w:ascii="Times New Roman" w:hAnsi="Times New Roman" w:cs="Times New Roman"/>
          <w:sz w:val="24"/>
          <w:szCs w:val="24"/>
        </w:rPr>
        <w:t>occurrence probabilities for each gen</w:t>
      </w:r>
      <w:r w:rsidR="00C36280">
        <w:rPr>
          <w:rFonts w:ascii="Times New Roman" w:hAnsi="Times New Roman" w:cs="Times New Roman"/>
          <w:sz w:val="24"/>
          <w:szCs w:val="24"/>
        </w:rPr>
        <w:t>us</w:t>
      </w:r>
      <w:r w:rsidR="00D07441">
        <w:rPr>
          <w:rFonts w:ascii="Times New Roman" w:hAnsi="Times New Roman" w:cs="Times New Roman"/>
          <w:sz w:val="24"/>
          <w:szCs w:val="24"/>
        </w:rPr>
        <w:t xml:space="preserve"> </w:t>
      </w:r>
      <w:r>
        <w:rPr>
          <w:rFonts w:ascii="Times New Roman" w:hAnsi="Times New Roman" w:cs="Times New Roman"/>
          <w:sz w:val="24"/>
          <w:szCs w:val="24"/>
        </w:rPr>
        <w:t>(</w:t>
      </w:r>
      <w:r w:rsidR="00486DA7">
        <w:rPr>
          <w:rFonts w:ascii="Times New Roman" w:hAnsi="Times New Roman" w:cs="Times New Roman"/>
          <w:sz w:val="24"/>
          <w:szCs w:val="24"/>
        </w:rPr>
        <w:t>i.e</w:t>
      </w:r>
      <w:r>
        <w:rPr>
          <w:rFonts w:ascii="Times New Roman" w:hAnsi="Times New Roman" w:cs="Times New Roman"/>
          <w:sz w:val="24"/>
          <w:szCs w:val="24"/>
        </w:rPr>
        <w:t>.</w:t>
      </w:r>
      <w:r w:rsidR="00486DA7">
        <w:rPr>
          <w:rFonts w:ascii="Times New Roman" w:hAnsi="Times New Roman" w:cs="Times New Roman"/>
          <w:sz w:val="24"/>
          <w:szCs w:val="24"/>
        </w:rPr>
        <w:t>,</w:t>
      </w:r>
      <w:r>
        <w:rPr>
          <w:rFonts w:ascii="Times New Roman" w:hAnsi="Times New Roman" w:cs="Times New Roman"/>
          <w:sz w:val="24"/>
          <w:szCs w:val="24"/>
        </w:rPr>
        <w:t xml:space="preserve"> site x genera x posterior samples).</w:t>
      </w:r>
      <w:r w:rsidRPr="00D96E38">
        <w:rPr>
          <w:rFonts w:ascii="Times New Roman" w:hAnsi="Times New Roman" w:cs="Times New Roman"/>
          <w:sz w:val="24"/>
          <w:szCs w:val="24"/>
        </w:rPr>
        <w:t xml:space="preserve"> </w:t>
      </w:r>
      <w:r w:rsidR="00EF288C">
        <w:rPr>
          <w:rFonts w:ascii="Times New Roman" w:hAnsi="Times New Roman" w:cs="Times New Roman"/>
          <w:sz w:val="24"/>
          <w:szCs w:val="24"/>
        </w:rPr>
        <w:t>For each posterior sample w</w:t>
      </w:r>
      <w:r w:rsidR="00E157B8">
        <w:rPr>
          <w:rFonts w:ascii="Times New Roman" w:hAnsi="Times New Roman" w:cs="Times New Roman"/>
          <w:sz w:val="24"/>
          <w:szCs w:val="24"/>
        </w:rPr>
        <w:t xml:space="preserve">e summed </w:t>
      </w:r>
      <w:r w:rsidR="00A60FE4">
        <w:rPr>
          <w:rFonts w:ascii="Times New Roman" w:hAnsi="Times New Roman" w:cs="Times New Roman"/>
          <w:sz w:val="24"/>
          <w:szCs w:val="24"/>
        </w:rPr>
        <w:t xml:space="preserve">predicted occurrence probabilities for all </w:t>
      </w:r>
      <w:del w:id="692" w:author="Kopp, Darin" w:date="2025-02-20T15:34:00Z">
        <w:r w:rsidR="00A60FE4">
          <w:rPr>
            <w:rFonts w:ascii="Times New Roman" w:hAnsi="Times New Roman" w:cs="Times New Roman"/>
            <w:sz w:val="24"/>
            <w:szCs w:val="24"/>
          </w:rPr>
          <w:delText>taxa</w:delText>
        </w:r>
      </w:del>
      <w:ins w:id="693" w:author="Kopp, Darin" w:date="2025-02-20T15:34:00Z">
        <w:r w:rsidR="00947032">
          <w:rPr>
            <w:rFonts w:ascii="Times New Roman" w:hAnsi="Times New Roman" w:cs="Times New Roman"/>
            <w:sz w:val="24"/>
            <w:szCs w:val="24"/>
          </w:rPr>
          <w:t>genera</w:t>
        </w:r>
      </w:ins>
      <w:r w:rsidR="00A60FE4">
        <w:rPr>
          <w:rFonts w:ascii="Times New Roman" w:hAnsi="Times New Roman" w:cs="Times New Roman"/>
          <w:sz w:val="24"/>
          <w:szCs w:val="24"/>
        </w:rPr>
        <w:t xml:space="preserve"> </w:t>
      </w:r>
      <w:r w:rsidR="00EF288C">
        <w:rPr>
          <w:rFonts w:ascii="Times New Roman" w:hAnsi="Times New Roman" w:cs="Times New Roman"/>
          <w:sz w:val="24"/>
          <w:szCs w:val="24"/>
        </w:rPr>
        <w:t xml:space="preserve">to obtain 3,000 plausible </w:t>
      </w:r>
      <w:r w:rsidR="00A60FE4">
        <w:rPr>
          <w:rFonts w:ascii="Times New Roman" w:hAnsi="Times New Roman" w:cs="Times New Roman"/>
          <w:sz w:val="24"/>
          <w:szCs w:val="24"/>
        </w:rPr>
        <w:t>estimate</w:t>
      </w:r>
      <w:r w:rsidR="00EF288C">
        <w:rPr>
          <w:rFonts w:ascii="Times New Roman" w:hAnsi="Times New Roman" w:cs="Times New Roman"/>
          <w:sz w:val="24"/>
          <w:szCs w:val="24"/>
        </w:rPr>
        <w:t>s</w:t>
      </w:r>
      <w:r w:rsidR="00A60FE4">
        <w:rPr>
          <w:rFonts w:ascii="Times New Roman" w:hAnsi="Times New Roman" w:cs="Times New Roman"/>
          <w:sz w:val="24"/>
          <w:szCs w:val="24"/>
        </w:rPr>
        <w:t xml:space="preserve"> of </w:t>
      </w:r>
      <w:r w:rsidR="00117A77">
        <w:rPr>
          <w:rFonts w:ascii="Times New Roman" w:hAnsi="Times New Roman" w:cs="Times New Roman"/>
          <w:sz w:val="24"/>
          <w:szCs w:val="24"/>
        </w:rPr>
        <w:t xml:space="preserve">hindcast genus </w:t>
      </w:r>
      <w:r w:rsidR="00A60FE4">
        <w:rPr>
          <w:rFonts w:ascii="Times New Roman" w:hAnsi="Times New Roman" w:cs="Times New Roman"/>
          <w:sz w:val="24"/>
          <w:szCs w:val="24"/>
        </w:rPr>
        <w:t xml:space="preserve">richness </w:t>
      </w:r>
      <w:r w:rsidR="00EF288C">
        <w:rPr>
          <w:rFonts w:ascii="Times New Roman" w:hAnsi="Times New Roman" w:cs="Times New Roman"/>
          <w:sz w:val="24"/>
          <w:szCs w:val="24"/>
        </w:rPr>
        <w:t>for each site</w:t>
      </w:r>
      <w:r w:rsidR="006178C5">
        <w:rPr>
          <w:rFonts w:ascii="Times New Roman" w:hAnsi="Times New Roman" w:cs="Times New Roman"/>
          <w:sz w:val="24"/>
          <w:szCs w:val="24"/>
        </w:rPr>
        <w:t xml:space="preserve">. </w:t>
      </w:r>
      <w:r w:rsidR="00A20CB4" w:rsidRPr="00CB1422">
        <w:rPr>
          <w:rFonts w:ascii="Times New Roman" w:hAnsi="Times New Roman" w:cs="Times New Roman"/>
          <w:sz w:val="24"/>
          <w:szCs w:val="24"/>
        </w:rPr>
        <w:t>We then</w:t>
      </w:r>
      <w:r w:rsidR="00D101DA">
        <w:rPr>
          <w:rFonts w:ascii="Times New Roman" w:hAnsi="Times New Roman" w:cs="Times New Roman"/>
          <w:sz w:val="24"/>
          <w:szCs w:val="24"/>
        </w:rPr>
        <w:t xml:space="preserve"> compared</w:t>
      </w:r>
      <w:r w:rsidR="002C7DAC">
        <w:rPr>
          <w:rFonts w:ascii="Times New Roman" w:hAnsi="Times New Roman" w:cs="Times New Roman"/>
          <w:sz w:val="24"/>
          <w:szCs w:val="24"/>
        </w:rPr>
        <w:t xml:space="preserve"> </w:t>
      </w:r>
      <w:r w:rsidR="00D101DA" w:rsidRPr="00CB1422">
        <w:rPr>
          <w:rFonts w:ascii="Times New Roman" w:hAnsi="Times New Roman" w:cs="Times New Roman"/>
          <w:sz w:val="24"/>
          <w:szCs w:val="24"/>
        </w:rPr>
        <w:t>the mean present-day genus richness</w:t>
      </w:r>
      <w:r w:rsidR="00D101DA">
        <w:rPr>
          <w:rFonts w:ascii="Times New Roman" w:hAnsi="Times New Roman" w:cs="Times New Roman"/>
          <w:sz w:val="24"/>
          <w:szCs w:val="24"/>
        </w:rPr>
        <w:t xml:space="preserve"> (i.e., predicted from JSDM using present-day values for the physiochemical variables) to the hindcast</w:t>
      </w:r>
      <w:r w:rsidR="000F6E05">
        <w:rPr>
          <w:rFonts w:ascii="Times New Roman" w:hAnsi="Times New Roman" w:cs="Times New Roman"/>
          <w:sz w:val="24"/>
          <w:szCs w:val="24"/>
        </w:rPr>
        <w:t xml:space="preserve"> </w:t>
      </w:r>
      <w:ins w:id="694" w:author="Kopp, Darin" w:date="2025-02-20T15:34:00Z">
        <w:r w:rsidR="000F6E05">
          <w:rPr>
            <w:rFonts w:ascii="Times New Roman" w:hAnsi="Times New Roman" w:cs="Times New Roman"/>
            <w:sz w:val="24"/>
            <w:szCs w:val="24"/>
          </w:rPr>
          <w:t>posterior</w:t>
        </w:r>
        <w:r w:rsidR="00D101DA">
          <w:rPr>
            <w:rFonts w:ascii="Times New Roman" w:hAnsi="Times New Roman" w:cs="Times New Roman"/>
            <w:sz w:val="24"/>
            <w:szCs w:val="24"/>
          </w:rPr>
          <w:t xml:space="preserve"> </w:t>
        </w:r>
      </w:ins>
      <w:r w:rsidR="00D101DA">
        <w:rPr>
          <w:rFonts w:ascii="Times New Roman" w:hAnsi="Times New Roman" w:cs="Times New Roman"/>
          <w:sz w:val="24"/>
          <w:szCs w:val="24"/>
        </w:rPr>
        <w:t>distribution</w:t>
      </w:r>
      <w:del w:id="695" w:author="Kopp, Darin" w:date="2025-02-20T15:34:00Z">
        <w:r w:rsidR="002C7DAC">
          <w:rPr>
            <w:rFonts w:ascii="Times New Roman" w:hAnsi="Times New Roman" w:cs="Times New Roman"/>
            <w:sz w:val="24"/>
            <w:szCs w:val="24"/>
          </w:rPr>
          <w:delText xml:space="preserve"> </w:delText>
        </w:r>
        <w:r w:rsidR="003B7139">
          <w:rPr>
            <w:rFonts w:ascii="Times New Roman" w:hAnsi="Times New Roman" w:cs="Times New Roman"/>
            <w:sz w:val="24"/>
            <w:szCs w:val="24"/>
          </w:rPr>
          <w:delText>to</w:delText>
        </w:r>
        <w:r w:rsidR="00A20CB4" w:rsidRPr="00CB1422">
          <w:rPr>
            <w:rFonts w:ascii="Times New Roman" w:hAnsi="Times New Roman" w:cs="Times New Roman"/>
            <w:sz w:val="24"/>
            <w:szCs w:val="24"/>
          </w:rPr>
          <w:delText xml:space="preserve"> </w:delText>
        </w:r>
        <w:r w:rsidR="001D753F">
          <w:rPr>
            <w:rFonts w:ascii="Times New Roman" w:hAnsi="Times New Roman" w:cs="Times New Roman"/>
            <w:sz w:val="24"/>
            <w:szCs w:val="24"/>
          </w:rPr>
          <w:delText>evaluate</w:delText>
        </w:r>
      </w:del>
      <w:ins w:id="696" w:author="Kopp, Darin" w:date="2025-02-20T15:34:00Z">
        <w:r w:rsidR="000F6E05">
          <w:rPr>
            <w:rFonts w:ascii="Times New Roman" w:hAnsi="Times New Roman" w:cs="Times New Roman"/>
            <w:sz w:val="24"/>
            <w:szCs w:val="24"/>
          </w:rPr>
          <w:t xml:space="preserve">. We </w:t>
        </w:r>
        <w:r w:rsidR="001D753F">
          <w:rPr>
            <w:rFonts w:ascii="Times New Roman" w:hAnsi="Times New Roman" w:cs="Times New Roman"/>
            <w:sz w:val="24"/>
            <w:szCs w:val="24"/>
          </w:rPr>
          <w:t>evaluate</w:t>
        </w:r>
        <w:r w:rsidR="000F6E05">
          <w:rPr>
            <w:rFonts w:ascii="Times New Roman" w:hAnsi="Times New Roman" w:cs="Times New Roman"/>
            <w:sz w:val="24"/>
            <w:szCs w:val="24"/>
          </w:rPr>
          <w:t>d</w:t>
        </w:r>
      </w:ins>
      <w:r w:rsidR="001D753F">
        <w:rPr>
          <w:rFonts w:ascii="Times New Roman" w:hAnsi="Times New Roman" w:cs="Times New Roman"/>
          <w:sz w:val="24"/>
          <w:szCs w:val="24"/>
        </w:rPr>
        <w:t xml:space="preserve"> whether</w:t>
      </w:r>
      <w:r w:rsidR="00D101DA">
        <w:rPr>
          <w:rFonts w:ascii="Times New Roman" w:hAnsi="Times New Roman" w:cs="Times New Roman"/>
          <w:sz w:val="24"/>
          <w:szCs w:val="24"/>
        </w:rPr>
        <w:t xml:space="preserve"> present-day</w:t>
      </w:r>
      <w:r w:rsidR="001D753F">
        <w:rPr>
          <w:rFonts w:ascii="Times New Roman" w:hAnsi="Times New Roman" w:cs="Times New Roman"/>
          <w:sz w:val="24"/>
          <w:szCs w:val="24"/>
        </w:rPr>
        <w:t xml:space="preserve"> </w:t>
      </w:r>
      <w:r w:rsidR="00D101DA">
        <w:rPr>
          <w:rFonts w:ascii="Times New Roman" w:hAnsi="Times New Roman" w:cs="Times New Roman"/>
          <w:sz w:val="24"/>
          <w:szCs w:val="24"/>
        </w:rPr>
        <w:t xml:space="preserve">richness </w:t>
      </w:r>
      <w:r w:rsidR="00A20CB4" w:rsidRPr="00CB1422">
        <w:rPr>
          <w:rFonts w:ascii="Times New Roman" w:hAnsi="Times New Roman" w:cs="Times New Roman"/>
          <w:sz w:val="24"/>
          <w:szCs w:val="24"/>
        </w:rPr>
        <w:t xml:space="preserve">was </w:t>
      </w:r>
      <w:r w:rsidR="001D753F">
        <w:rPr>
          <w:rFonts w:ascii="Times New Roman" w:hAnsi="Times New Roman" w:cs="Times New Roman"/>
          <w:sz w:val="24"/>
          <w:szCs w:val="24"/>
        </w:rPr>
        <w:t>below the</w:t>
      </w:r>
      <w:r w:rsidR="00E26641">
        <w:rPr>
          <w:rFonts w:ascii="Times New Roman" w:hAnsi="Times New Roman" w:cs="Times New Roman"/>
          <w:sz w:val="24"/>
          <w:szCs w:val="24"/>
        </w:rPr>
        <w:t xml:space="preserve"> 10</w:t>
      </w:r>
      <w:r w:rsidR="00E26641" w:rsidRPr="00E26641">
        <w:rPr>
          <w:rFonts w:ascii="Times New Roman" w:hAnsi="Times New Roman" w:cs="Times New Roman"/>
          <w:sz w:val="24"/>
          <w:szCs w:val="24"/>
          <w:vertAlign w:val="superscript"/>
        </w:rPr>
        <w:t>th</w:t>
      </w:r>
      <w:r w:rsidR="00E26641">
        <w:rPr>
          <w:rFonts w:ascii="Times New Roman" w:hAnsi="Times New Roman" w:cs="Times New Roman"/>
          <w:sz w:val="24"/>
          <w:szCs w:val="24"/>
        </w:rPr>
        <w:t xml:space="preserve"> or</w:t>
      </w:r>
      <w:r w:rsidR="001D753F">
        <w:rPr>
          <w:rFonts w:ascii="Times New Roman" w:hAnsi="Times New Roman" w:cs="Times New Roman"/>
          <w:sz w:val="24"/>
          <w:szCs w:val="24"/>
        </w:rPr>
        <w:t xml:space="preserve"> 25</w:t>
      </w:r>
      <w:r w:rsidR="001D753F" w:rsidRPr="0031012A">
        <w:rPr>
          <w:rFonts w:ascii="Times New Roman" w:hAnsi="Times New Roman" w:cs="Times New Roman"/>
          <w:sz w:val="24"/>
          <w:szCs w:val="24"/>
          <w:vertAlign w:val="superscript"/>
        </w:rPr>
        <w:t>th</w:t>
      </w:r>
      <w:ins w:id="697" w:author="Kopp, Darin" w:date="2025-02-20T15:34:00Z">
        <w:r w:rsidR="00BB177E">
          <w:rPr>
            <w:rFonts w:ascii="Times New Roman" w:hAnsi="Times New Roman" w:cs="Times New Roman"/>
            <w:sz w:val="24"/>
            <w:szCs w:val="24"/>
          </w:rPr>
          <w:t xml:space="preserve"> quantiles,</w:t>
        </w:r>
        <w:r w:rsidR="000F6E05">
          <w:rPr>
            <w:rFonts w:ascii="Times New Roman" w:hAnsi="Times New Roman" w:cs="Times New Roman"/>
            <w:sz w:val="24"/>
            <w:szCs w:val="24"/>
          </w:rPr>
          <w:t xml:space="preserve"> indicating a reduction in present-day genus richness</w:t>
        </w:r>
        <w:r w:rsidR="00BB177E">
          <w:rPr>
            <w:rFonts w:ascii="Times New Roman" w:hAnsi="Times New Roman" w:cs="Times New Roman"/>
            <w:sz w:val="24"/>
            <w:szCs w:val="24"/>
          </w:rPr>
          <w:t xml:space="preserve"> relative to hindcast predictions</w:t>
        </w:r>
      </w:ins>
      <w:r w:rsidR="00BB177E">
        <w:rPr>
          <w:rFonts w:ascii="Times New Roman" w:hAnsi="Times New Roman" w:cs="Times New Roman"/>
          <w:sz w:val="24"/>
          <w:szCs w:val="24"/>
        </w:rPr>
        <w:t>,</w:t>
      </w:r>
      <w:r w:rsidR="00D101DA">
        <w:rPr>
          <w:rFonts w:ascii="Times New Roman" w:hAnsi="Times New Roman" w:cs="Times New Roman"/>
          <w:sz w:val="24"/>
          <w:szCs w:val="24"/>
        </w:rPr>
        <w:t xml:space="preserve"> </w:t>
      </w:r>
      <w:r w:rsidR="001D753F">
        <w:rPr>
          <w:rFonts w:ascii="Times New Roman" w:hAnsi="Times New Roman" w:cs="Times New Roman"/>
          <w:sz w:val="24"/>
          <w:szCs w:val="24"/>
        </w:rPr>
        <w:t>or above the 75</w:t>
      </w:r>
      <w:r w:rsidR="001D753F" w:rsidRPr="0031012A">
        <w:rPr>
          <w:rFonts w:ascii="Times New Roman" w:hAnsi="Times New Roman" w:cs="Times New Roman"/>
          <w:sz w:val="24"/>
          <w:szCs w:val="24"/>
          <w:vertAlign w:val="superscript"/>
        </w:rPr>
        <w:t>th</w:t>
      </w:r>
      <w:r w:rsidR="001D753F">
        <w:rPr>
          <w:rFonts w:ascii="Times New Roman" w:hAnsi="Times New Roman" w:cs="Times New Roman"/>
          <w:sz w:val="24"/>
          <w:szCs w:val="24"/>
        </w:rPr>
        <w:t xml:space="preserve"> </w:t>
      </w:r>
      <w:r w:rsidR="00E26641">
        <w:rPr>
          <w:rFonts w:ascii="Times New Roman" w:hAnsi="Times New Roman" w:cs="Times New Roman"/>
          <w:sz w:val="24"/>
          <w:szCs w:val="24"/>
        </w:rPr>
        <w:t>or 90</w:t>
      </w:r>
      <w:r w:rsidR="00E26641" w:rsidRPr="00E26641">
        <w:rPr>
          <w:rFonts w:ascii="Times New Roman" w:hAnsi="Times New Roman" w:cs="Times New Roman"/>
          <w:sz w:val="24"/>
          <w:szCs w:val="24"/>
          <w:vertAlign w:val="superscript"/>
        </w:rPr>
        <w:t>th</w:t>
      </w:r>
      <w:del w:id="698" w:author="Kopp, Darin" w:date="2025-02-20T15:34:00Z">
        <w:r w:rsidR="00D101DA">
          <w:rPr>
            <w:rFonts w:ascii="Times New Roman" w:hAnsi="Times New Roman" w:cs="Times New Roman"/>
            <w:sz w:val="24"/>
            <w:szCs w:val="24"/>
          </w:rPr>
          <w:delText xml:space="preserve">, </w:delText>
        </w:r>
        <w:r w:rsidR="001D753F">
          <w:rPr>
            <w:rFonts w:ascii="Times New Roman" w:hAnsi="Times New Roman" w:cs="Times New Roman"/>
            <w:sz w:val="24"/>
            <w:szCs w:val="24"/>
          </w:rPr>
          <w:delText>quantile</w:delText>
        </w:r>
        <w:r w:rsidR="00E26641">
          <w:rPr>
            <w:rFonts w:ascii="Times New Roman" w:hAnsi="Times New Roman" w:cs="Times New Roman"/>
            <w:sz w:val="24"/>
            <w:szCs w:val="24"/>
          </w:rPr>
          <w:delText>s</w:delText>
        </w:r>
        <w:r w:rsidR="001D753F">
          <w:rPr>
            <w:rFonts w:ascii="Times New Roman" w:hAnsi="Times New Roman" w:cs="Times New Roman"/>
            <w:sz w:val="24"/>
            <w:szCs w:val="24"/>
          </w:rPr>
          <w:delText xml:space="preserve"> (i.e. hereafter</w:delText>
        </w:r>
        <w:r w:rsidR="00E26641">
          <w:rPr>
            <w:rFonts w:ascii="Times New Roman" w:hAnsi="Times New Roman" w:cs="Times New Roman"/>
            <w:sz w:val="24"/>
            <w:szCs w:val="24"/>
          </w:rPr>
          <w:delText xml:space="preserve"> termed</w:delText>
        </w:r>
        <w:r w:rsidR="001D753F">
          <w:rPr>
            <w:rFonts w:ascii="Times New Roman" w:hAnsi="Times New Roman" w:cs="Times New Roman"/>
            <w:sz w:val="24"/>
            <w:szCs w:val="24"/>
          </w:rPr>
          <w:delText xml:space="preserve"> </w:delText>
        </w:r>
      </w:del>
      <w:ins w:id="699" w:author="Kopp, Darin" w:date="2025-02-20T15:34:00Z">
        <w:r w:rsidR="00D101DA">
          <w:rPr>
            <w:rFonts w:ascii="Times New Roman" w:hAnsi="Times New Roman" w:cs="Times New Roman"/>
            <w:sz w:val="24"/>
            <w:szCs w:val="24"/>
          </w:rPr>
          <w:t xml:space="preserve"> </w:t>
        </w:r>
        <w:r w:rsidR="001D753F">
          <w:rPr>
            <w:rFonts w:ascii="Times New Roman" w:hAnsi="Times New Roman" w:cs="Times New Roman"/>
            <w:sz w:val="24"/>
            <w:szCs w:val="24"/>
          </w:rPr>
          <w:t>quantile</w:t>
        </w:r>
        <w:r w:rsidR="00E26641">
          <w:rPr>
            <w:rFonts w:ascii="Times New Roman" w:hAnsi="Times New Roman" w:cs="Times New Roman"/>
            <w:sz w:val="24"/>
            <w:szCs w:val="24"/>
          </w:rPr>
          <w:t>s</w:t>
        </w:r>
        <w:r w:rsidR="00BB177E">
          <w:rPr>
            <w:rFonts w:ascii="Times New Roman" w:hAnsi="Times New Roman" w:cs="Times New Roman"/>
            <w:sz w:val="24"/>
            <w:szCs w:val="24"/>
          </w:rPr>
          <w:t>, indicating an increase in genus richness relative to hindcasted</w:t>
        </w:r>
        <w:r w:rsidR="0052270B">
          <w:rPr>
            <w:rFonts w:ascii="Times New Roman" w:hAnsi="Times New Roman" w:cs="Times New Roman"/>
            <w:sz w:val="24"/>
            <w:szCs w:val="24"/>
          </w:rPr>
          <w:t xml:space="preserve"> (Figure 2)</w:t>
        </w:r>
        <w:r w:rsidR="00BB177E">
          <w:rPr>
            <w:rFonts w:ascii="Times New Roman" w:hAnsi="Times New Roman" w:cs="Times New Roman"/>
            <w:sz w:val="24"/>
            <w:szCs w:val="24"/>
          </w:rPr>
          <w:t xml:space="preserve">. </w:t>
        </w:r>
        <w:r w:rsidR="001D753F">
          <w:rPr>
            <w:rFonts w:ascii="Times New Roman" w:hAnsi="Times New Roman" w:cs="Times New Roman"/>
            <w:sz w:val="24"/>
            <w:szCs w:val="24"/>
          </w:rPr>
          <w:t xml:space="preserve"> </w:t>
        </w:r>
        <w:r w:rsidR="00BB177E">
          <w:rPr>
            <w:rFonts w:ascii="Times New Roman" w:hAnsi="Times New Roman" w:cs="Times New Roman"/>
            <w:sz w:val="24"/>
            <w:szCs w:val="24"/>
          </w:rPr>
          <w:t>H</w:t>
        </w:r>
        <w:r w:rsidR="001D753F">
          <w:rPr>
            <w:rFonts w:ascii="Times New Roman" w:hAnsi="Times New Roman" w:cs="Times New Roman"/>
            <w:sz w:val="24"/>
            <w:szCs w:val="24"/>
          </w:rPr>
          <w:t>ereafter</w:t>
        </w:r>
        <w:r w:rsidR="00BB177E">
          <w:rPr>
            <w:rFonts w:ascii="Times New Roman" w:hAnsi="Times New Roman" w:cs="Times New Roman"/>
            <w:sz w:val="24"/>
            <w:szCs w:val="24"/>
          </w:rPr>
          <w:t xml:space="preserve">, present-day values that are located in the extreme ends of the distribution are described as having either </w:t>
        </w:r>
      </w:ins>
      <w:r w:rsidR="001D753F">
        <w:rPr>
          <w:rFonts w:ascii="Times New Roman" w:hAnsi="Times New Roman" w:cs="Times New Roman"/>
          <w:sz w:val="24"/>
          <w:szCs w:val="24"/>
        </w:rPr>
        <w:t>&gt;0.75</w:t>
      </w:r>
      <w:r w:rsidR="00E26641">
        <w:rPr>
          <w:rFonts w:ascii="Times New Roman" w:hAnsi="Times New Roman" w:cs="Times New Roman"/>
          <w:sz w:val="24"/>
          <w:szCs w:val="24"/>
        </w:rPr>
        <w:t xml:space="preserve"> </w:t>
      </w:r>
      <w:del w:id="700" w:author="Kopp, Darin" w:date="2025-02-20T15:34:00Z">
        <w:r w:rsidR="00E26641">
          <w:rPr>
            <w:rFonts w:ascii="Times New Roman" w:hAnsi="Times New Roman" w:cs="Times New Roman"/>
            <w:sz w:val="24"/>
            <w:szCs w:val="24"/>
          </w:rPr>
          <w:delText xml:space="preserve">support </w:delText>
        </w:r>
      </w:del>
      <w:r w:rsidR="00BB177E">
        <w:rPr>
          <w:rFonts w:ascii="Times New Roman" w:hAnsi="Times New Roman" w:cs="Times New Roman"/>
          <w:sz w:val="24"/>
          <w:szCs w:val="24"/>
        </w:rPr>
        <w:t xml:space="preserve">or </w:t>
      </w:r>
      <w:r w:rsidR="00E26641">
        <w:rPr>
          <w:rFonts w:ascii="Times New Roman" w:hAnsi="Times New Roman" w:cs="Times New Roman"/>
          <w:sz w:val="24"/>
          <w:szCs w:val="24"/>
        </w:rPr>
        <w:t>&gt;0.90</w:t>
      </w:r>
      <w:r w:rsidR="001D753F">
        <w:rPr>
          <w:rFonts w:ascii="Times New Roman" w:hAnsi="Times New Roman" w:cs="Times New Roman"/>
          <w:sz w:val="24"/>
          <w:szCs w:val="24"/>
        </w:rPr>
        <w:t xml:space="preserve"> support</w:t>
      </w:r>
      <w:ins w:id="701" w:author="Kopp, Darin" w:date="2025-02-20T15:34:00Z">
        <w:r w:rsidR="00BB177E">
          <w:rPr>
            <w:rFonts w:ascii="Times New Roman" w:hAnsi="Times New Roman" w:cs="Times New Roman"/>
            <w:sz w:val="24"/>
            <w:szCs w:val="24"/>
          </w:rPr>
          <w:t xml:space="preserve"> for a difference from hindcasted predictions</w:t>
        </w:r>
      </w:ins>
      <w:r w:rsidR="00010B33">
        <w:rPr>
          <w:rFonts w:ascii="Times New Roman" w:hAnsi="Times New Roman" w:cs="Times New Roman"/>
          <w:sz w:val="24"/>
          <w:szCs w:val="24"/>
        </w:rPr>
        <w:t>,</w:t>
      </w:r>
      <w:r w:rsidR="00BB177E">
        <w:rPr>
          <w:rFonts w:ascii="Times New Roman" w:hAnsi="Times New Roman" w:cs="Times New Roman"/>
          <w:sz w:val="24"/>
          <w:szCs w:val="24"/>
        </w:rPr>
        <w:t xml:space="preserve"> </w:t>
      </w:r>
      <w:r w:rsidR="00E26641">
        <w:rPr>
          <w:rFonts w:ascii="Times New Roman" w:hAnsi="Times New Roman" w:cs="Times New Roman"/>
          <w:sz w:val="24"/>
          <w:szCs w:val="24"/>
        </w:rPr>
        <w:t>respectively</w:t>
      </w:r>
      <w:del w:id="702" w:author="Kopp, Darin" w:date="2025-02-20T15:34:00Z">
        <w:r w:rsidR="00E26641">
          <w:rPr>
            <w:rFonts w:ascii="Times New Roman" w:hAnsi="Times New Roman" w:cs="Times New Roman"/>
            <w:sz w:val="24"/>
            <w:szCs w:val="24"/>
          </w:rPr>
          <w:delText xml:space="preserve"> because either 75% or 90% of the hindcast posterior distribution is greater or less than the present-day mean richness</w:delText>
        </w:r>
        <w:r w:rsidR="001D753F">
          <w:rPr>
            <w:rFonts w:ascii="Times New Roman" w:hAnsi="Times New Roman" w:cs="Times New Roman"/>
            <w:sz w:val="24"/>
            <w:szCs w:val="24"/>
          </w:rPr>
          <w:delText>)</w:delText>
        </w:r>
        <w:r w:rsidR="005C1B73" w:rsidRPr="00CB1422">
          <w:rPr>
            <w:rFonts w:ascii="Times New Roman" w:hAnsi="Times New Roman" w:cs="Times New Roman"/>
            <w:sz w:val="24"/>
            <w:szCs w:val="24"/>
          </w:rPr>
          <w:delText>.</w:delText>
        </w:r>
      </w:del>
      <w:ins w:id="703" w:author="Kopp, Darin" w:date="2025-02-20T15:34:00Z">
        <w:r w:rsidR="00BB177E">
          <w:rPr>
            <w:rFonts w:ascii="Times New Roman" w:hAnsi="Times New Roman" w:cs="Times New Roman"/>
            <w:sz w:val="24"/>
            <w:szCs w:val="24"/>
          </w:rPr>
          <w:t>.</w:t>
        </w:r>
      </w:ins>
      <w:r w:rsidR="00BB177E">
        <w:rPr>
          <w:rFonts w:ascii="Times New Roman" w:hAnsi="Times New Roman" w:cs="Times New Roman"/>
          <w:sz w:val="24"/>
          <w:szCs w:val="24"/>
        </w:rPr>
        <w:t xml:space="preserve"> </w:t>
      </w:r>
      <w:r w:rsidR="00117A77">
        <w:rPr>
          <w:rFonts w:ascii="Times New Roman" w:hAnsi="Times New Roman" w:cs="Times New Roman"/>
          <w:sz w:val="24"/>
          <w:szCs w:val="24"/>
        </w:rPr>
        <w:t>We assessed the effects of removing anthropogenic disturbance from each</w:t>
      </w:r>
      <w:r w:rsidR="003D7A8D">
        <w:rPr>
          <w:rFonts w:ascii="Times New Roman" w:hAnsi="Times New Roman" w:cs="Times New Roman"/>
          <w:sz w:val="24"/>
          <w:szCs w:val="24"/>
        </w:rPr>
        <w:t xml:space="preserve"> </w:t>
      </w:r>
      <w:r w:rsidR="001D753F">
        <w:rPr>
          <w:rFonts w:ascii="Times New Roman" w:hAnsi="Times New Roman" w:cs="Times New Roman"/>
          <w:sz w:val="24"/>
          <w:szCs w:val="24"/>
        </w:rPr>
        <w:t xml:space="preserve">of the 4 combinations of </w:t>
      </w:r>
      <w:r w:rsidR="003D7A8D">
        <w:rPr>
          <w:rFonts w:ascii="Times New Roman" w:hAnsi="Times New Roman" w:cs="Times New Roman"/>
          <w:sz w:val="24"/>
          <w:szCs w:val="24"/>
        </w:rPr>
        <w:t>environmental variable</w:t>
      </w:r>
      <w:r w:rsidR="001D753F">
        <w:rPr>
          <w:rFonts w:ascii="Times New Roman" w:hAnsi="Times New Roman" w:cs="Times New Roman"/>
          <w:sz w:val="24"/>
          <w:szCs w:val="24"/>
        </w:rPr>
        <w:t>s</w:t>
      </w:r>
      <w:r w:rsidR="003D7A8D">
        <w:rPr>
          <w:rFonts w:ascii="Times New Roman" w:hAnsi="Times New Roman" w:cs="Times New Roman"/>
          <w:sz w:val="24"/>
          <w:szCs w:val="24"/>
        </w:rPr>
        <w:t xml:space="preserve"> </w:t>
      </w:r>
      <w:r w:rsidR="00117A77">
        <w:rPr>
          <w:rFonts w:ascii="Times New Roman" w:hAnsi="Times New Roman" w:cs="Times New Roman"/>
          <w:sz w:val="24"/>
          <w:szCs w:val="24"/>
        </w:rPr>
        <w:t>(i.e.</w:t>
      </w:r>
      <w:r w:rsidR="00CE3766">
        <w:rPr>
          <w:rFonts w:ascii="Times New Roman" w:hAnsi="Times New Roman" w:cs="Times New Roman"/>
          <w:sz w:val="24"/>
          <w:szCs w:val="24"/>
        </w:rPr>
        <w:t xml:space="preserve"> Nutrient Scenario, Salinity Scenario, Habitat Scenario and Climate Scenario</w:t>
      </w:r>
      <w:r w:rsidR="00117A77">
        <w:rPr>
          <w:rFonts w:ascii="Times New Roman" w:hAnsi="Times New Roman" w:cs="Times New Roman"/>
          <w:sz w:val="24"/>
          <w:szCs w:val="24"/>
        </w:rPr>
        <w:t xml:space="preserve">) </w:t>
      </w:r>
      <w:r w:rsidR="00E26641">
        <w:rPr>
          <w:rFonts w:ascii="Times New Roman" w:hAnsi="Times New Roman" w:cs="Times New Roman"/>
          <w:sz w:val="24"/>
          <w:szCs w:val="24"/>
        </w:rPr>
        <w:t xml:space="preserve">and </w:t>
      </w:r>
      <w:r w:rsidR="00117A77">
        <w:rPr>
          <w:rFonts w:ascii="Times New Roman" w:hAnsi="Times New Roman" w:cs="Times New Roman"/>
          <w:sz w:val="24"/>
          <w:szCs w:val="24"/>
        </w:rPr>
        <w:t>the effects of removing anthropogenic disturbance from all environmental variables simultaneously</w:t>
      </w:r>
      <w:r w:rsidR="00CE3766">
        <w:rPr>
          <w:rFonts w:ascii="Times New Roman" w:hAnsi="Times New Roman" w:cs="Times New Roman"/>
          <w:sz w:val="24"/>
          <w:szCs w:val="24"/>
        </w:rPr>
        <w:t xml:space="preserve"> (Pristine Scenario)</w:t>
      </w:r>
      <w:r w:rsidR="005A7C2D">
        <w:rPr>
          <w:rFonts w:ascii="Times New Roman" w:hAnsi="Times New Roman" w:cs="Times New Roman"/>
          <w:sz w:val="24"/>
          <w:szCs w:val="24"/>
        </w:rPr>
        <w:t xml:space="preserve"> </w:t>
      </w:r>
      <w:r w:rsidR="00117A77">
        <w:rPr>
          <w:rFonts w:ascii="Times New Roman" w:hAnsi="Times New Roman" w:cs="Times New Roman"/>
          <w:sz w:val="24"/>
          <w:szCs w:val="24"/>
        </w:rPr>
        <w:t>with &gt;0.75 and &gt;0.90 support</w:t>
      </w:r>
      <w:r w:rsidR="00BB177E">
        <w:rPr>
          <w:rFonts w:ascii="Times New Roman" w:hAnsi="Times New Roman" w:cs="Times New Roman"/>
          <w:sz w:val="24"/>
          <w:szCs w:val="24"/>
        </w:rPr>
        <w:t xml:space="preserve"> </w:t>
      </w:r>
      <w:del w:id="704" w:author="Kopp, Darin" w:date="2025-02-20T15:34:00Z">
        <w:r w:rsidR="00DC2097">
          <w:rPr>
            <w:rFonts w:ascii="Times New Roman" w:hAnsi="Times New Roman" w:cs="Times New Roman"/>
            <w:sz w:val="24"/>
            <w:szCs w:val="24"/>
          </w:rPr>
          <w:delText>for differences in genus richness</w:delText>
        </w:r>
      </w:del>
      <w:ins w:id="705" w:author="Kopp, Darin" w:date="2025-02-20T15:34:00Z">
        <w:r w:rsidR="00BB177E">
          <w:rPr>
            <w:rFonts w:ascii="Times New Roman" w:hAnsi="Times New Roman" w:cs="Times New Roman"/>
            <w:sz w:val="24"/>
            <w:szCs w:val="24"/>
          </w:rPr>
          <w:t>as evidence for an effect of disturbance on physiochemical variables</w:t>
        </w:r>
      </w:ins>
      <w:r w:rsidR="00BB177E">
        <w:rPr>
          <w:rFonts w:ascii="Times New Roman" w:hAnsi="Times New Roman" w:cs="Times New Roman"/>
          <w:sz w:val="24"/>
          <w:szCs w:val="24"/>
        </w:rPr>
        <w:t>.</w:t>
      </w:r>
      <w:r w:rsidR="00117A77">
        <w:rPr>
          <w:rFonts w:ascii="Times New Roman" w:hAnsi="Times New Roman" w:cs="Times New Roman"/>
          <w:sz w:val="24"/>
          <w:szCs w:val="24"/>
        </w:rPr>
        <w:t xml:space="preserve"> </w:t>
      </w:r>
    </w:p>
    <w:p w14:paraId="0F913F06" w14:textId="77777777" w:rsidR="009D41A5" w:rsidRDefault="009E296A" w:rsidP="00041BFA">
      <w:pPr>
        <w:spacing w:line="480" w:lineRule="auto"/>
        <w:ind w:firstLine="720"/>
        <w:contextualSpacing/>
        <w:rPr>
          <w:del w:id="706" w:author="Kopp, Darin" w:date="2025-02-20T15:34:00Z"/>
          <w:rFonts w:ascii="Times New Roman" w:hAnsi="Times New Roman" w:cs="Times New Roman"/>
          <w:sz w:val="24"/>
          <w:szCs w:val="24"/>
        </w:rPr>
      </w:pPr>
      <w:del w:id="707" w:author="Kopp, Darin" w:date="2025-02-20T15:34:00Z">
        <w:r>
          <w:rPr>
            <w:rFonts w:ascii="Times New Roman" w:hAnsi="Times New Roman" w:cs="Times New Roman"/>
            <w:sz w:val="24"/>
            <w:szCs w:val="24"/>
          </w:rPr>
          <w:delText xml:space="preserve">Because </w:delText>
        </w:r>
        <w:r w:rsidR="00CE3766">
          <w:rPr>
            <w:rFonts w:ascii="Times New Roman" w:hAnsi="Times New Roman" w:cs="Times New Roman"/>
            <w:sz w:val="24"/>
            <w:szCs w:val="24"/>
          </w:rPr>
          <w:delText xml:space="preserve">assemblage composition could </w:delText>
        </w:r>
        <w:r w:rsidR="00664127">
          <w:rPr>
            <w:rFonts w:ascii="Times New Roman" w:hAnsi="Times New Roman" w:cs="Times New Roman"/>
            <w:sz w:val="24"/>
            <w:szCs w:val="24"/>
          </w:rPr>
          <w:delText>be affected by anthropogenic disturbance without an subsequent change in richness</w:delText>
        </w:r>
        <w:r w:rsidR="00CE3766">
          <w:rPr>
            <w:rFonts w:ascii="Times New Roman" w:hAnsi="Times New Roman" w:cs="Times New Roman"/>
            <w:sz w:val="24"/>
            <w:szCs w:val="24"/>
          </w:rPr>
          <w:delText xml:space="preserve"> </w:delText>
        </w:r>
        <w:r w:rsidR="00DC2097">
          <w:rPr>
            <w:rFonts w:ascii="Times New Roman" w:hAnsi="Times New Roman" w:cs="Times New Roman"/>
            <w:sz w:val="24"/>
            <w:szCs w:val="24"/>
          </w:rPr>
          <w:fldChar w:fldCharType="begin"/>
        </w:r>
        <w:r w:rsidR="00317E8C">
          <w:rPr>
            <w:rFonts w:ascii="Times New Roman" w:hAnsi="Times New Roman" w:cs="Times New Roman"/>
            <w:sz w:val="24"/>
            <w:szCs w:val="24"/>
          </w:rPr>
          <w:delInstrText xml:space="preserve"> ADDIN EN.CITE &lt;EndNote&gt;&lt;Cite&gt;&lt;Author&gt;Van Sickle&lt;/Author&gt;&lt;Year&gt;2008&lt;/Year&gt;&lt;RecNum&gt;81&lt;/RecNum&gt;&lt;DisplayText&gt;(Van Sickle 2008)&lt;/DisplayText&gt;&lt;record&gt;&lt;rec-number&gt;81&lt;/rec-number&gt;&lt;foreign-keys&gt;&lt;key app="EN" db-id="rtxzfetfi9xw07eeartpf9t7wwtdt2arspvw" timestamp="1708644188" guid="2fde9882-c41f-49d9-b7d0-4cbc926f18a4"&gt;81&lt;/key&gt;&lt;/foreign-keys&gt;&lt;ref-type name="Journal Article"&gt;17&lt;/ref-type&gt;&lt;contributors&gt;&lt;authors&gt;&lt;author&gt;Van Sickle, John&lt;/author&gt;&lt;/authors&gt;&lt;/contributors&gt;&lt;titles&gt;&lt;title&gt;An index of compositional dissimilarity between observed and expected assemblages&lt;/title&gt;&lt;secondary-title&gt;Journal of the North American Benthological Society&lt;/secondary-title&gt;&lt;/titles&gt;&lt;periodical&gt;&lt;full-title&gt;Journal of the North American Benthological Society&lt;/full-title&gt;&lt;/periodical&gt;&lt;pages&gt;227-235&lt;/pages&gt;&lt;volume&gt;27&lt;/volume&gt;&lt;number&gt;2&lt;/number&gt;&lt;dates&gt;&lt;year&gt;2008&lt;/year&gt;&lt;pub-dates&gt;&lt;date&gt;2008/06/01&lt;/date&gt;&lt;/pub-dates&gt;&lt;/dates&gt;&lt;publisher&gt;The University of Chicago Press&lt;/publisher&gt;&lt;isbn&gt;0887-3593&lt;/isbn&gt;&lt;urls&gt;&lt;related-urls&gt;&lt;url&gt;https://doi.org/10.1899/07-111.1&lt;/url&gt;&lt;/related-urls&gt;&lt;/urls&gt;&lt;electronic-resource-num&gt;10.1899/07-111.1&lt;/electronic-resource-num&gt;&lt;access-date&gt;2024/02/22&lt;/access-date&gt;&lt;/record&gt;&lt;/Cite&gt;&lt;/EndNote&gt;</w:delInstrText>
        </w:r>
        <w:r w:rsidR="00DC2097">
          <w:rPr>
            <w:rFonts w:ascii="Times New Roman" w:hAnsi="Times New Roman" w:cs="Times New Roman"/>
            <w:sz w:val="24"/>
            <w:szCs w:val="24"/>
          </w:rPr>
          <w:fldChar w:fldCharType="separate"/>
        </w:r>
        <w:r w:rsidR="00D07A92">
          <w:rPr>
            <w:rFonts w:ascii="Times New Roman" w:hAnsi="Times New Roman" w:cs="Times New Roman"/>
            <w:noProof/>
            <w:sz w:val="24"/>
            <w:szCs w:val="24"/>
          </w:rPr>
          <w:delText>(</w:delText>
        </w:r>
        <w:r w:rsidR="00000000">
          <w:fldChar w:fldCharType="begin"/>
        </w:r>
        <w:r w:rsidR="00000000">
          <w:delInstrText>HYPERLINK \l "_ENREF_69" \o "Van Sickle, 2008 #81"</w:delInstrText>
        </w:r>
        <w:r w:rsidR="00000000">
          <w:fldChar w:fldCharType="separate"/>
        </w:r>
        <w:r w:rsidR="00FE06C8">
          <w:rPr>
            <w:rFonts w:ascii="Times New Roman" w:hAnsi="Times New Roman" w:cs="Times New Roman"/>
            <w:noProof/>
            <w:sz w:val="24"/>
            <w:szCs w:val="24"/>
          </w:rPr>
          <w:delText>Van Sickle 2008</w:delText>
        </w:r>
        <w:r w:rsidR="00000000">
          <w:rPr>
            <w:rFonts w:ascii="Times New Roman" w:hAnsi="Times New Roman" w:cs="Times New Roman"/>
            <w:noProof/>
            <w:sz w:val="24"/>
            <w:szCs w:val="24"/>
          </w:rPr>
          <w:fldChar w:fldCharType="end"/>
        </w:r>
        <w:r w:rsidR="00D07A92">
          <w:rPr>
            <w:rFonts w:ascii="Times New Roman" w:hAnsi="Times New Roman" w:cs="Times New Roman"/>
            <w:noProof/>
            <w:sz w:val="24"/>
            <w:szCs w:val="24"/>
          </w:rPr>
          <w:delText>)</w:delText>
        </w:r>
        <w:r w:rsidR="00DC2097">
          <w:rPr>
            <w:rFonts w:ascii="Times New Roman" w:hAnsi="Times New Roman" w:cs="Times New Roman"/>
            <w:sz w:val="24"/>
            <w:szCs w:val="24"/>
          </w:rPr>
          <w:fldChar w:fldCharType="end"/>
        </w:r>
        <w:r>
          <w:rPr>
            <w:rFonts w:ascii="Times New Roman" w:hAnsi="Times New Roman" w:cs="Times New Roman"/>
            <w:sz w:val="24"/>
            <w:szCs w:val="24"/>
          </w:rPr>
          <w:delText xml:space="preserve">, </w:delText>
        </w:r>
        <w:r w:rsidR="00DC2097">
          <w:rPr>
            <w:rFonts w:ascii="Times New Roman" w:hAnsi="Times New Roman" w:cs="Times New Roman"/>
            <w:sz w:val="24"/>
            <w:szCs w:val="24"/>
          </w:rPr>
          <w:delText xml:space="preserve">we </w:delText>
        </w:r>
        <w:r w:rsidR="00D101DA">
          <w:rPr>
            <w:rFonts w:ascii="Times New Roman" w:hAnsi="Times New Roman" w:cs="Times New Roman"/>
            <w:sz w:val="24"/>
            <w:szCs w:val="24"/>
          </w:rPr>
          <w:delText xml:space="preserve">also </w:delText>
        </w:r>
        <w:r w:rsidR="00DC2097">
          <w:rPr>
            <w:rFonts w:ascii="Times New Roman" w:hAnsi="Times New Roman" w:cs="Times New Roman"/>
            <w:sz w:val="24"/>
            <w:szCs w:val="24"/>
          </w:rPr>
          <w:delText xml:space="preserve">assessed </w:delText>
        </w:r>
        <w:r>
          <w:rPr>
            <w:rFonts w:ascii="Times New Roman" w:hAnsi="Times New Roman" w:cs="Times New Roman"/>
            <w:sz w:val="24"/>
            <w:szCs w:val="24"/>
          </w:rPr>
          <w:delText>c</w:delText>
        </w:r>
        <w:r w:rsidR="00773E31">
          <w:rPr>
            <w:rFonts w:ascii="Times New Roman" w:hAnsi="Times New Roman" w:cs="Times New Roman"/>
            <w:sz w:val="24"/>
            <w:szCs w:val="24"/>
          </w:rPr>
          <w:delText>ompositional differences</w:delText>
        </w:r>
        <w:r w:rsidR="00664127">
          <w:rPr>
            <w:rFonts w:ascii="Times New Roman" w:hAnsi="Times New Roman" w:cs="Times New Roman"/>
            <w:sz w:val="24"/>
            <w:szCs w:val="24"/>
          </w:rPr>
          <w:delText xml:space="preserve"> between present-day and hindcast assemblages</w:delText>
        </w:r>
        <w:r>
          <w:rPr>
            <w:rFonts w:ascii="Times New Roman" w:hAnsi="Times New Roman" w:cs="Times New Roman"/>
            <w:sz w:val="24"/>
            <w:szCs w:val="24"/>
          </w:rPr>
          <w:delText>. F</w:delText>
        </w:r>
        <w:r w:rsidR="009B5264">
          <w:rPr>
            <w:rFonts w:ascii="Times New Roman" w:hAnsi="Times New Roman" w:cs="Times New Roman"/>
            <w:sz w:val="24"/>
            <w:szCs w:val="24"/>
          </w:rPr>
          <w:delText>irst</w:delText>
        </w:r>
        <w:r>
          <w:rPr>
            <w:rFonts w:ascii="Times New Roman" w:hAnsi="Times New Roman" w:cs="Times New Roman"/>
            <w:sz w:val="24"/>
            <w:szCs w:val="24"/>
          </w:rPr>
          <w:delText>, we</w:delText>
        </w:r>
        <w:r w:rsidR="009B5264">
          <w:rPr>
            <w:rFonts w:ascii="Times New Roman" w:hAnsi="Times New Roman" w:cs="Times New Roman"/>
            <w:sz w:val="24"/>
            <w:szCs w:val="24"/>
          </w:rPr>
          <w:delText xml:space="preserve"> </w:delText>
        </w:r>
        <w:r w:rsidR="00EF52B7">
          <w:rPr>
            <w:rFonts w:ascii="Times New Roman" w:hAnsi="Times New Roman" w:cs="Times New Roman"/>
            <w:sz w:val="24"/>
            <w:szCs w:val="24"/>
          </w:rPr>
          <w:delText>determin</w:delText>
        </w:r>
        <w:r>
          <w:rPr>
            <w:rFonts w:ascii="Times New Roman" w:hAnsi="Times New Roman" w:cs="Times New Roman"/>
            <w:sz w:val="24"/>
            <w:szCs w:val="24"/>
          </w:rPr>
          <w:delText>ed</w:delText>
        </w:r>
        <w:r w:rsidR="00EF52B7">
          <w:rPr>
            <w:rFonts w:ascii="Times New Roman" w:hAnsi="Times New Roman" w:cs="Times New Roman"/>
            <w:sz w:val="24"/>
            <w:szCs w:val="24"/>
          </w:rPr>
          <w:delText xml:space="preserve"> whether the </w:delText>
        </w:r>
        <w:r w:rsidR="008D5733">
          <w:rPr>
            <w:rFonts w:ascii="Times New Roman" w:hAnsi="Times New Roman" w:cs="Times New Roman"/>
            <w:sz w:val="24"/>
            <w:szCs w:val="24"/>
          </w:rPr>
          <w:delText xml:space="preserve">present-day </w:delText>
        </w:r>
        <w:r>
          <w:rPr>
            <w:rFonts w:ascii="Times New Roman" w:hAnsi="Times New Roman" w:cs="Times New Roman"/>
            <w:sz w:val="24"/>
            <w:szCs w:val="24"/>
          </w:rPr>
          <w:delText>mean occurrence</w:delText>
        </w:r>
        <w:r w:rsidR="00554403">
          <w:rPr>
            <w:rFonts w:ascii="Times New Roman" w:hAnsi="Times New Roman" w:cs="Times New Roman"/>
            <w:sz w:val="24"/>
            <w:szCs w:val="24"/>
          </w:rPr>
          <w:delText xml:space="preserve"> probability of a taxon </w:delText>
        </w:r>
        <w:r w:rsidR="008D5733">
          <w:rPr>
            <w:rFonts w:ascii="Times New Roman" w:hAnsi="Times New Roman" w:cs="Times New Roman"/>
            <w:sz w:val="24"/>
            <w:szCs w:val="24"/>
          </w:rPr>
          <w:delText xml:space="preserve">was higher or lower </w:delText>
        </w:r>
        <w:r w:rsidR="00ED7359">
          <w:rPr>
            <w:rFonts w:ascii="Times New Roman" w:hAnsi="Times New Roman" w:cs="Times New Roman"/>
            <w:sz w:val="24"/>
            <w:szCs w:val="24"/>
          </w:rPr>
          <w:delText xml:space="preserve">(&gt;90% support) </w:delText>
        </w:r>
        <w:r>
          <w:rPr>
            <w:rFonts w:ascii="Times New Roman" w:hAnsi="Times New Roman" w:cs="Times New Roman"/>
            <w:sz w:val="24"/>
            <w:szCs w:val="24"/>
          </w:rPr>
          <w:delText xml:space="preserve">than the hindcast occurrence probability for each site. Taxa that had higher occurrence probability were </w:delText>
        </w:r>
        <w:r w:rsidRPr="00F33504">
          <w:rPr>
            <w:rFonts w:ascii="Times New Roman" w:hAnsi="Times New Roman" w:cs="Times New Roman"/>
            <w:sz w:val="24"/>
            <w:szCs w:val="24"/>
          </w:rPr>
          <w:delText xml:space="preserve">increasers </w:delText>
        </w:r>
        <w:r>
          <w:rPr>
            <w:rFonts w:ascii="Times New Roman" w:hAnsi="Times New Roman" w:cs="Times New Roman"/>
            <w:sz w:val="24"/>
            <w:szCs w:val="24"/>
          </w:rPr>
          <w:delText xml:space="preserve">while taxa with lower occurrence probability were </w:delText>
        </w:r>
        <w:r w:rsidRPr="00F33504">
          <w:rPr>
            <w:rFonts w:ascii="Times New Roman" w:hAnsi="Times New Roman" w:cs="Times New Roman"/>
            <w:sz w:val="24"/>
            <w:szCs w:val="24"/>
          </w:rPr>
          <w:delText>decreasers</w:delText>
        </w:r>
        <w:r>
          <w:rPr>
            <w:rFonts w:ascii="Times New Roman" w:hAnsi="Times New Roman" w:cs="Times New Roman"/>
            <w:sz w:val="24"/>
            <w:szCs w:val="24"/>
          </w:rPr>
          <w:delText xml:space="preserve">. </w:delText>
        </w:r>
        <w:r w:rsidR="00E26641">
          <w:rPr>
            <w:rFonts w:ascii="Times New Roman" w:hAnsi="Times New Roman" w:cs="Times New Roman"/>
            <w:sz w:val="24"/>
            <w:szCs w:val="24"/>
          </w:rPr>
          <w:delText xml:space="preserve">Assessing compositional dissimilarity between two assemblages requires binary values to indicate whether a taxon is present or absent in each assemblage. </w:delText>
        </w:r>
        <w:r w:rsidR="00A97996">
          <w:rPr>
            <w:rFonts w:ascii="Times New Roman" w:hAnsi="Times New Roman" w:cs="Times New Roman"/>
            <w:sz w:val="24"/>
            <w:szCs w:val="24"/>
          </w:rPr>
          <w:delText xml:space="preserve">We </w:delText>
        </w:r>
        <w:r w:rsidR="008D0614">
          <w:rPr>
            <w:rFonts w:ascii="Times New Roman" w:hAnsi="Times New Roman" w:cs="Times New Roman"/>
            <w:sz w:val="24"/>
            <w:szCs w:val="24"/>
          </w:rPr>
          <w:delText>used the increaser/decreaser assignments to</w:delText>
        </w:r>
        <w:r w:rsidR="00DC2097">
          <w:rPr>
            <w:rFonts w:ascii="Times New Roman" w:hAnsi="Times New Roman" w:cs="Times New Roman"/>
            <w:sz w:val="24"/>
            <w:szCs w:val="24"/>
          </w:rPr>
          <w:delText xml:space="preserve"> create two community matrices,</w:delText>
        </w:r>
        <w:r w:rsidR="00A97996">
          <w:rPr>
            <w:rFonts w:ascii="Times New Roman" w:hAnsi="Times New Roman" w:cs="Times New Roman"/>
            <w:sz w:val="24"/>
            <w:szCs w:val="24"/>
          </w:rPr>
          <w:delText xml:space="preserve"> </w:delText>
        </w:r>
        <w:r w:rsidR="00DC2097">
          <w:rPr>
            <w:rFonts w:ascii="Times New Roman" w:hAnsi="Times New Roman" w:cs="Times New Roman"/>
            <w:sz w:val="24"/>
            <w:szCs w:val="24"/>
          </w:rPr>
          <w:delText xml:space="preserve">one representing present-day assemblage and the other representing the hindcast assemblage. </w:delText>
        </w:r>
        <w:r w:rsidR="004E1BD9">
          <w:rPr>
            <w:rFonts w:ascii="Times New Roman" w:hAnsi="Times New Roman" w:cs="Times New Roman"/>
            <w:sz w:val="24"/>
            <w:szCs w:val="24"/>
          </w:rPr>
          <w:delText>I</w:delText>
        </w:r>
        <w:r w:rsidR="00F33504" w:rsidRPr="00F33504">
          <w:rPr>
            <w:rFonts w:ascii="Times New Roman" w:hAnsi="Times New Roman" w:cs="Times New Roman"/>
            <w:sz w:val="24"/>
            <w:szCs w:val="24"/>
          </w:rPr>
          <w:delText xml:space="preserve">ncreasers </w:delText>
        </w:r>
        <w:r w:rsidR="00EB397E">
          <w:rPr>
            <w:rFonts w:ascii="Times New Roman" w:hAnsi="Times New Roman" w:cs="Times New Roman"/>
            <w:sz w:val="24"/>
            <w:szCs w:val="24"/>
          </w:rPr>
          <w:delText>were</w:delText>
        </w:r>
        <w:r w:rsidR="004A42B2">
          <w:rPr>
            <w:rFonts w:ascii="Times New Roman" w:hAnsi="Times New Roman" w:cs="Times New Roman"/>
            <w:sz w:val="24"/>
            <w:szCs w:val="24"/>
          </w:rPr>
          <w:delText xml:space="preserve"> </w:delText>
        </w:r>
        <w:r w:rsidR="008D0614">
          <w:rPr>
            <w:rFonts w:ascii="Times New Roman" w:hAnsi="Times New Roman" w:cs="Times New Roman"/>
            <w:sz w:val="24"/>
            <w:szCs w:val="24"/>
          </w:rPr>
          <w:delText xml:space="preserve">assigned a value of 1 </w:delText>
        </w:r>
        <w:r w:rsidR="00DC2097">
          <w:rPr>
            <w:rFonts w:ascii="Times New Roman" w:hAnsi="Times New Roman" w:cs="Times New Roman"/>
            <w:sz w:val="24"/>
            <w:szCs w:val="24"/>
          </w:rPr>
          <w:delText xml:space="preserve">in the </w:delText>
        </w:r>
        <w:r w:rsidR="004E1BD9">
          <w:rPr>
            <w:rFonts w:ascii="Times New Roman" w:hAnsi="Times New Roman" w:cs="Times New Roman"/>
            <w:sz w:val="24"/>
            <w:szCs w:val="24"/>
          </w:rPr>
          <w:delText>present-day</w:delText>
        </w:r>
        <w:r w:rsidR="00DC2097">
          <w:rPr>
            <w:rFonts w:ascii="Times New Roman" w:hAnsi="Times New Roman" w:cs="Times New Roman"/>
            <w:sz w:val="24"/>
            <w:szCs w:val="24"/>
          </w:rPr>
          <w:delText xml:space="preserve"> matrix </w:delText>
        </w:r>
        <w:r w:rsidR="00F33504" w:rsidRPr="00F33504">
          <w:rPr>
            <w:rFonts w:ascii="Times New Roman" w:hAnsi="Times New Roman" w:cs="Times New Roman"/>
            <w:sz w:val="24"/>
            <w:szCs w:val="24"/>
          </w:rPr>
          <w:delText xml:space="preserve">and </w:delText>
        </w:r>
        <w:r w:rsidR="008D0614">
          <w:rPr>
            <w:rFonts w:ascii="Times New Roman" w:hAnsi="Times New Roman" w:cs="Times New Roman"/>
            <w:sz w:val="24"/>
            <w:szCs w:val="24"/>
          </w:rPr>
          <w:delText>0</w:delText>
        </w:r>
        <w:r w:rsidR="00F33504" w:rsidRPr="00F33504">
          <w:rPr>
            <w:rFonts w:ascii="Times New Roman" w:hAnsi="Times New Roman" w:cs="Times New Roman"/>
            <w:sz w:val="24"/>
            <w:szCs w:val="24"/>
          </w:rPr>
          <w:delText xml:space="preserve"> </w:delText>
        </w:r>
        <w:r w:rsidR="00DC2097">
          <w:rPr>
            <w:rFonts w:ascii="Times New Roman" w:hAnsi="Times New Roman" w:cs="Times New Roman"/>
            <w:sz w:val="24"/>
            <w:szCs w:val="24"/>
          </w:rPr>
          <w:delText xml:space="preserve">in the </w:delText>
        </w:r>
        <w:r>
          <w:rPr>
            <w:rFonts w:ascii="Times New Roman" w:hAnsi="Times New Roman" w:cs="Times New Roman"/>
            <w:sz w:val="24"/>
            <w:szCs w:val="24"/>
          </w:rPr>
          <w:delText>hindcast</w:delText>
        </w:r>
        <w:r w:rsidR="00DC2097">
          <w:rPr>
            <w:rFonts w:ascii="Times New Roman" w:hAnsi="Times New Roman" w:cs="Times New Roman"/>
            <w:sz w:val="24"/>
            <w:szCs w:val="24"/>
          </w:rPr>
          <w:delText xml:space="preserve"> matrix</w:delText>
        </w:r>
        <w:r w:rsidR="00945A1A">
          <w:rPr>
            <w:rFonts w:ascii="Times New Roman" w:hAnsi="Times New Roman" w:cs="Times New Roman"/>
            <w:sz w:val="24"/>
            <w:szCs w:val="24"/>
          </w:rPr>
          <w:delText>.</w:delText>
        </w:r>
        <w:r w:rsidR="00DC2097">
          <w:rPr>
            <w:rFonts w:ascii="Times New Roman" w:hAnsi="Times New Roman" w:cs="Times New Roman"/>
            <w:sz w:val="24"/>
            <w:szCs w:val="24"/>
          </w:rPr>
          <w:delText xml:space="preserve"> Conversely,</w:delText>
        </w:r>
        <w:r w:rsidR="00945A1A">
          <w:rPr>
            <w:rFonts w:ascii="Times New Roman" w:hAnsi="Times New Roman" w:cs="Times New Roman"/>
            <w:sz w:val="24"/>
            <w:szCs w:val="24"/>
          </w:rPr>
          <w:delText xml:space="preserve"> </w:delText>
        </w:r>
        <w:r w:rsidR="00DC2097">
          <w:rPr>
            <w:rFonts w:ascii="Times New Roman" w:hAnsi="Times New Roman" w:cs="Times New Roman"/>
            <w:sz w:val="24"/>
            <w:szCs w:val="24"/>
          </w:rPr>
          <w:delText>d</w:delText>
        </w:r>
        <w:r w:rsidR="00F33504" w:rsidRPr="00F33504">
          <w:rPr>
            <w:rFonts w:ascii="Times New Roman" w:hAnsi="Times New Roman" w:cs="Times New Roman"/>
            <w:sz w:val="24"/>
            <w:szCs w:val="24"/>
          </w:rPr>
          <w:delText xml:space="preserve">ecreasers </w:delText>
        </w:r>
        <w:r w:rsidR="00945A1A">
          <w:rPr>
            <w:rFonts w:ascii="Times New Roman" w:hAnsi="Times New Roman" w:cs="Times New Roman"/>
            <w:sz w:val="24"/>
            <w:szCs w:val="24"/>
          </w:rPr>
          <w:delText xml:space="preserve">were </w:delText>
        </w:r>
        <w:r w:rsidR="008D0614">
          <w:rPr>
            <w:rFonts w:ascii="Times New Roman" w:hAnsi="Times New Roman" w:cs="Times New Roman"/>
            <w:sz w:val="24"/>
            <w:szCs w:val="24"/>
          </w:rPr>
          <w:delText>assigned 0</w:delText>
        </w:r>
        <w:r w:rsidR="00945A1A">
          <w:rPr>
            <w:rFonts w:ascii="Times New Roman" w:hAnsi="Times New Roman" w:cs="Times New Roman"/>
            <w:sz w:val="24"/>
            <w:szCs w:val="24"/>
          </w:rPr>
          <w:delText xml:space="preserve"> </w:delText>
        </w:r>
        <w:r w:rsidR="00DC2097">
          <w:rPr>
            <w:rFonts w:ascii="Times New Roman" w:hAnsi="Times New Roman" w:cs="Times New Roman"/>
            <w:sz w:val="24"/>
            <w:szCs w:val="24"/>
          </w:rPr>
          <w:delText>in the</w:delText>
        </w:r>
        <w:r w:rsidR="00945A1A">
          <w:rPr>
            <w:rFonts w:ascii="Times New Roman" w:hAnsi="Times New Roman" w:cs="Times New Roman"/>
            <w:sz w:val="24"/>
            <w:szCs w:val="24"/>
          </w:rPr>
          <w:delText xml:space="preserve"> present</w:delText>
        </w:r>
        <w:r w:rsidR="00DC2097">
          <w:rPr>
            <w:rFonts w:ascii="Times New Roman" w:hAnsi="Times New Roman" w:cs="Times New Roman"/>
            <w:sz w:val="24"/>
            <w:szCs w:val="24"/>
          </w:rPr>
          <w:delText>-</w:delText>
        </w:r>
        <w:r w:rsidR="00945A1A">
          <w:rPr>
            <w:rFonts w:ascii="Times New Roman" w:hAnsi="Times New Roman" w:cs="Times New Roman"/>
            <w:sz w:val="24"/>
            <w:szCs w:val="24"/>
          </w:rPr>
          <w:delText xml:space="preserve">day </w:delText>
        </w:r>
        <w:r w:rsidR="00DC2097">
          <w:rPr>
            <w:rFonts w:ascii="Times New Roman" w:hAnsi="Times New Roman" w:cs="Times New Roman"/>
            <w:sz w:val="24"/>
            <w:szCs w:val="24"/>
          </w:rPr>
          <w:delText xml:space="preserve">matrix </w:delText>
        </w:r>
        <w:r w:rsidR="00F33504" w:rsidRPr="00F33504">
          <w:rPr>
            <w:rFonts w:ascii="Times New Roman" w:hAnsi="Times New Roman" w:cs="Times New Roman"/>
            <w:sz w:val="24"/>
            <w:szCs w:val="24"/>
          </w:rPr>
          <w:delText xml:space="preserve">and </w:delText>
        </w:r>
        <w:r w:rsidR="008D0614">
          <w:rPr>
            <w:rFonts w:ascii="Times New Roman" w:hAnsi="Times New Roman" w:cs="Times New Roman"/>
            <w:sz w:val="24"/>
            <w:szCs w:val="24"/>
          </w:rPr>
          <w:delText>1</w:delText>
        </w:r>
        <w:r w:rsidR="00F33504" w:rsidRPr="00F33504">
          <w:rPr>
            <w:rFonts w:ascii="Times New Roman" w:hAnsi="Times New Roman" w:cs="Times New Roman"/>
            <w:sz w:val="24"/>
            <w:szCs w:val="24"/>
          </w:rPr>
          <w:delText xml:space="preserve"> </w:delText>
        </w:r>
        <w:r w:rsidR="00DC2097">
          <w:rPr>
            <w:rFonts w:ascii="Times New Roman" w:hAnsi="Times New Roman" w:cs="Times New Roman"/>
            <w:sz w:val="24"/>
            <w:szCs w:val="24"/>
          </w:rPr>
          <w:delText xml:space="preserve">in the </w:delText>
        </w:r>
        <w:r>
          <w:rPr>
            <w:rFonts w:ascii="Times New Roman" w:hAnsi="Times New Roman" w:cs="Times New Roman"/>
            <w:sz w:val="24"/>
            <w:szCs w:val="24"/>
          </w:rPr>
          <w:delText>hindcast</w:delText>
        </w:r>
        <w:r w:rsidR="00DC2097">
          <w:rPr>
            <w:rFonts w:ascii="Times New Roman" w:hAnsi="Times New Roman" w:cs="Times New Roman"/>
            <w:sz w:val="24"/>
            <w:szCs w:val="24"/>
          </w:rPr>
          <w:delText xml:space="preserve"> matrix</w:delText>
        </w:r>
        <w:r w:rsidR="00F33504" w:rsidRPr="00F33504">
          <w:rPr>
            <w:rFonts w:ascii="Times New Roman" w:hAnsi="Times New Roman" w:cs="Times New Roman"/>
            <w:sz w:val="24"/>
            <w:szCs w:val="24"/>
          </w:rPr>
          <w:delText xml:space="preserve">. </w:delText>
        </w:r>
        <w:r w:rsidR="00F96CFA">
          <w:rPr>
            <w:rFonts w:ascii="Times New Roman" w:hAnsi="Times New Roman" w:cs="Times New Roman"/>
            <w:sz w:val="24"/>
            <w:szCs w:val="24"/>
          </w:rPr>
          <w:delText xml:space="preserve">Taxa </w:delText>
        </w:r>
        <w:r>
          <w:rPr>
            <w:rFonts w:ascii="Times New Roman" w:hAnsi="Times New Roman" w:cs="Times New Roman"/>
            <w:sz w:val="24"/>
            <w:szCs w:val="24"/>
          </w:rPr>
          <w:delText>with &lt; 0.90 support (i.e. mean present-day occurrence probability was within the 10</w:delText>
        </w:r>
        <w:r w:rsidRPr="009E296A">
          <w:rPr>
            <w:rFonts w:ascii="Times New Roman" w:hAnsi="Times New Roman" w:cs="Times New Roman"/>
            <w:sz w:val="24"/>
            <w:szCs w:val="24"/>
            <w:vertAlign w:val="superscript"/>
          </w:rPr>
          <w:delText>th</w:delText>
        </w:r>
        <w:r>
          <w:rPr>
            <w:rFonts w:ascii="Times New Roman" w:hAnsi="Times New Roman" w:cs="Times New Roman"/>
            <w:sz w:val="24"/>
            <w:szCs w:val="24"/>
          </w:rPr>
          <w:delText xml:space="preserve"> and 90</w:delText>
        </w:r>
        <w:r w:rsidRPr="009E296A">
          <w:rPr>
            <w:rFonts w:ascii="Times New Roman" w:hAnsi="Times New Roman" w:cs="Times New Roman"/>
            <w:sz w:val="24"/>
            <w:szCs w:val="24"/>
            <w:vertAlign w:val="superscript"/>
          </w:rPr>
          <w:delText>th</w:delText>
        </w:r>
        <w:r>
          <w:rPr>
            <w:rFonts w:ascii="Times New Roman" w:hAnsi="Times New Roman" w:cs="Times New Roman"/>
            <w:sz w:val="24"/>
            <w:szCs w:val="24"/>
          </w:rPr>
          <w:delText xml:space="preserve"> quantile of the hindcast distribution) were considered not to be affected by anthropogenic disturbance and</w:delText>
        </w:r>
        <w:r w:rsidR="00F96CFA">
          <w:rPr>
            <w:rFonts w:ascii="Times New Roman" w:hAnsi="Times New Roman" w:cs="Times New Roman"/>
            <w:sz w:val="24"/>
            <w:szCs w:val="24"/>
          </w:rPr>
          <w:delText xml:space="preserve"> </w:delText>
        </w:r>
        <w:r w:rsidR="00954497">
          <w:rPr>
            <w:rFonts w:ascii="Times New Roman" w:hAnsi="Times New Roman" w:cs="Times New Roman"/>
            <w:sz w:val="24"/>
            <w:szCs w:val="24"/>
          </w:rPr>
          <w:delText>were</w:delText>
        </w:r>
        <w:r w:rsidR="00F96CFA">
          <w:rPr>
            <w:rFonts w:ascii="Times New Roman" w:hAnsi="Times New Roman" w:cs="Times New Roman"/>
            <w:sz w:val="24"/>
            <w:szCs w:val="24"/>
          </w:rPr>
          <w:delText xml:space="preserve"> </w:delText>
        </w:r>
        <w:r w:rsidR="008D0614">
          <w:rPr>
            <w:rFonts w:ascii="Times New Roman" w:hAnsi="Times New Roman" w:cs="Times New Roman"/>
            <w:sz w:val="24"/>
            <w:szCs w:val="24"/>
          </w:rPr>
          <w:delText>assigned 1</w:delText>
        </w:r>
        <w:r w:rsidR="00F96CFA">
          <w:rPr>
            <w:rFonts w:ascii="Times New Roman" w:hAnsi="Times New Roman" w:cs="Times New Roman"/>
            <w:sz w:val="24"/>
            <w:szCs w:val="24"/>
          </w:rPr>
          <w:delText xml:space="preserve"> </w:delText>
        </w:r>
        <w:r w:rsidR="00D101DA">
          <w:rPr>
            <w:rFonts w:ascii="Times New Roman" w:hAnsi="Times New Roman" w:cs="Times New Roman"/>
            <w:sz w:val="24"/>
            <w:szCs w:val="24"/>
          </w:rPr>
          <w:delText xml:space="preserve">in </w:delText>
        </w:r>
        <w:r w:rsidR="00F96CFA">
          <w:rPr>
            <w:rFonts w:ascii="Times New Roman" w:hAnsi="Times New Roman" w:cs="Times New Roman"/>
            <w:sz w:val="24"/>
            <w:szCs w:val="24"/>
          </w:rPr>
          <w:delText>both matrices</w:delText>
        </w:r>
        <w:r w:rsidR="00364735">
          <w:rPr>
            <w:rFonts w:ascii="Times New Roman" w:hAnsi="Times New Roman" w:cs="Times New Roman"/>
            <w:sz w:val="24"/>
            <w:szCs w:val="24"/>
          </w:rPr>
          <w:delText xml:space="preserve">. </w:delText>
        </w:r>
        <w:r w:rsidR="00DC2097">
          <w:rPr>
            <w:rFonts w:ascii="Times New Roman" w:hAnsi="Times New Roman" w:cs="Times New Roman"/>
            <w:sz w:val="24"/>
            <w:szCs w:val="24"/>
          </w:rPr>
          <w:delText>We used Jaccard similarity index to compare the two matrices (i.e. site x taxa) and identified c</w:delText>
        </w:r>
        <w:r w:rsidR="00F33504" w:rsidRPr="00F33504">
          <w:rPr>
            <w:rFonts w:ascii="Times New Roman" w:hAnsi="Times New Roman" w:cs="Times New Roman"/>
            <w:sz w:val="24"/>
            <w:szCs w:val="24"/>
          </w:rPr>
          <w:delText xml:space="preserve">ompositional differences </w:delText>
        </w:r>
        <w:r w:rsidR="003913CE">
          <w:rPr>
            <w:rFonts w:ascii="Times New Roman" w:hAnsi="Times New Roman" w:cs="Times New Roman"/>
            <w:sz w:val="24"/>
            <w:szCs w:val="24"/>
          </w:rPr>
          <w:delText>by</w:delText>
        </w:r>
        <w:r w:rsidR="0080394E">
          <w:rPr>
            <w:rFonts w:ascii="Times New Roman" w:hAnsi="Times New Roman" w:cs="Times New Roman"/>
            <w:sz w:val="24"/>
            <w:szCs w:val="24"/>
          </w:rPr>
          <w:delText xml:space="preserve"> </w:delText>
        </w:r>
        <w:r>
          <w:rPr>
            <w:rFonts w:ascii="Times New Roman" w:hAnsi="Times New Roman" w:cs="Times New Roman"/>
            <w:sz w:val="24"/>
            <w:szCs w:val="24"/>
          </w:rPr>
          <w:delText xml:space="preserve">Jaccard similarity </w:delText>
        </w:r>
        <w:r w:rsidR="00FB366D">
          <w:rPr>
            <w:rFonts w:ascii="Times New Roman" w:hAnsi="Times New Roman" w:cs="Times New Roman"/>
            <w:sz w:val="24"/>
            <w:szCs w:val="24"/>
          </w:rPr>
          <w:delText>&lt;</w:delText>
        </w:r>
        <w:r w:rsidR="00DC2097">
          <w:rPr>
            <w:rFonts w:ascii="Times New Roman" w:hAnsi="Times New Roman" w:cs="Times New Roman"/>
            <w:sz w:val="24"/>
            <w:szCs w:val="24"/>
          </w:rPr>
          <w:delText xml:space="preserve"> </w:delText>
        </w:r>
        <w:r w:rsidR="00FB366D">
          <w:rPr>
            <w:rFonts w:ascii="Times New Roman" w:hAnsi="Times New Roman" w:cs="Times New Roman"/>
            <w:sz w:val="24"/>
            <w:szCs w:val="24"/>
          </w:rPr>
          <w:delText xml:space="preserve">0.9. </w:delText>
        </w:r>
        <w:r w:rsidR="00D31BAA">
          <w:rPr>
            <w:rFonts w:ascii="Times New Roman" w:hAnsi="Times New Roman" w:cs="Times New Roman"/>
            <w:sz w:val="24"/>
            <w:szCs w:val="24"/>
          </w:rPr>
          <w:delText xml:space="preserve"> </w:delText>
        </w:r>
      </w:del>
    </w:p>
    <w:p w14:paraId="4412DB9E" w14:textId="2DB0529E" w:rsidR="00757D11" w:rsidRPr="00757D11" w:rsidRDefault="009854B3" w:rsidP="00757D11">
      <w:pPr>
        <w:spacing w:line="480" w:lineRule="auto"/>
        <w:ind w:firstLine="720"/>
        <w:contextualSpacing/>
        <w:rPr>
          <w:rFonts w:ascii="Times New Roman" w:hAnsi="Times New Roman" w:cs="Times New Roman"/>
          <w:sz w:val="24"/>
          <w:szCs w:val="24"/>
        </w:rPr>
      </w:pPr>
      <w:del w:id="708" w:author="Kopp, Darin" w:date="2025-02-20T15:34:00Z">
        <w:r>
          <w:rPr>
            <w:rFonts w:ascii="Times New Roman" w:hAnsi="Times New Roman" w:cs="Times New Roman"/>
            <w:sz w:val="24"/>
            <w:szCs w:val="24"/>
          </w:rPr>
          <w:delText>I</w:delText>
        </w:r>
        <w:r w:rsidR="009E296A">
          <w:rPr>
            <w:rFonts w:ascii="Times New Roman" w:hAnsi="Times New Roman" w:cs="Times New Roman"/>
            <w:sz w:val="24"/>
            <w:szCs w:val="24"/>
          </w:rPr>
          <w:delText>dentifying increaser and decreaser taxa can also elucidate</w:delText>
        </w:r>
        <w:r w:rsidR="00DC2097">
          <w:rPr>
            <w:rFonts w:ascii="Times New Roman" w:hAnsi="Times New Roman" w:cs="Times New Roman"/>
            <w:sz w:val="24"/>
            <w:szCs w:val="24"/>
          </w:rPr>
          <w:delText xml:space="preserve"> differences among major taxonomic groups in their response to anthropogenic disturbance and help identify</w:delText>
        </w:r>
        <w:r w:rsidR="009E296A">
          <w:rPr>
            <w:rFonts w:ascii="Times New Roman" w:hAnsi="Times New Roman" w:cs="Times New Roman"/>
            <w:sz w:val="24"/>
            <w:szCs w:val="24"/>
          </w:rPr>
          <w:delText xml:space="preserve"> which major taxonomic groups are contributing most to assemblage level </w:delText>
        </w:r>
        <w:r w:rsidR="00DC2097">
          <w:rPr>
            <w:rFonts w:ascii="Times New Roman" w:hAnsi="Times New Roman" w:cs="Times New Roman"/>
            <w:sz w:val="24"/>
            <w:szCs w:val="24"/>
          </w:rPr>
          <w:delText>patterns</w:delText>
        </w:r>
        <w:r w:rsidR="009E296A">
          <w:rPr>
            <w:rFonts w:ascii="Times New Roman" w:hAnsi="Times New Roman" w:cs="Times New Roman"/>
            <w:sz w:val="24"/>
            <w:szCs w:val="24"/>
          </w:rPr>
          <w:delText xml:space="preserve">. </w:delText>
        </w:r>
        <w:r w:rsidR="00DC2097">
          <w:rPr>
            <w:rFonts w:ascii="Times New Roman" w:hAnsi="Times New Roman" w:cs="Times New Roman"/>
            <w:sz w:val="24"/>
            <w:szCs w:val="24"/>
          </w:rPr>
          <w:delText>Accordingly, f</w:delText>
        </w:r>
        <w:r w:rsidR="00865CAD">
          <w:rPr>
            <w:rFonts w:ascii="Times New Roman" w:hAnsi="Times New Roman" w:cs="Times New Roman"/>
            <w:sz w:val="24"/>
            <w:szCs w:val="24"/>
          </w:rPr>
          <w:delText xml:space="preserve">or each </w:delText>
        </w:r>
        <w:r w:rsidR="00DC2097">
          <w:rPr>
            <w:rFonts w:ascii="Times New Roman" w:hAnsi="Times New Roman" w:cs="Times New Roman"/>
            <w:sz w:val="24"/>
            <w:szCs w:val="24"/>
          </w:rPr>
          <w:delText>genus</w:delText>
        </w:r>
        <w:r w:rsidR="00865CAD">
          <w:rPr>
            <w:rFonts w:ascii="Times New Roman" w:hAnsi="Times New Roman" w:cs="Times New Roman"/>
            <w:sz w:val="24"/>
            <w:szCs w:val="24"/>
          </w:rPr>
          <w:delText xml:space="preserve"> we calculated the proportion of sites </w:delText>
        </w:r>
        <w:r w:rsidR="00664127">
          <w:rPr>
            <w:rFonts w:ascii="Times New Roman" w:hAnsi="Times New Roman" w:cs="Times New Roman"/>
            <w:sz w:val="24"/>
            <w:szCs w:val="24"/>
          </w:rPr>
          <w:delText>in which</w:delText>
        </w:r>
        <w:r w:rsidR="00865CAD">
          <w:rPr>
            <w:rFonts w:ascii="Times New Roman" w:hAnsi="Times New Roman" w:cs="Times New Roman"/>
            <w:sz w:val="24"/>
            <w:szCs w:val="24"/>
          </w:rPr>
          <w:delText xml:space="preserve"> they</w:delText>
        </w:r>
        <w:r w:rsidR="009E296A">
          <w:rPr>
            <w:rFonts w:ascii="Times New Roman" w:hAnsi="Times New Roman" w:cs="Times New Roman"/>
            <w:sz w:val="24"/>
            <w:szCs w:val="24"/>
          </w:rPr>
          <w:delText xml:space="preserve"> either</w:delText>
        </w:r>
      </w:del>
      <w:ins w:id="709" w:author="Kopp, Darin" w:date="2025-02-20T15:34:00Z">
        <w:r w:rsidR="00757D11">
          <w:rPr>
            <w:rFonts w:ascii="Times New Roman" w:hAnsi="Times New Roman" w:cs="Times New Roman"/>
            <w:sz w:val="24"/>
            <w:szCs w:val="24"/>
          </w:rPr>
          <w:t xml:space="preserve">Identifying </w:t>
        </w:r>
        <w:r w:rsidR="00947032">
          <w:rPr>
            <w:rFonts w:ascii="Times New Roman" w:hAnsi="Times New Roman" w:cs="Times New Roman"/>
            <w:sz w:val="24"/>
            <w:szCs w:val="24"/>
          </w:rPr>
          <w:t>genera</w:t>
        </w:r>
        <w:r w:rsidR="00757D11">
          <w:rPr>
            <w:rFonts w:ascii="Times New Roman" w:hAnsi="Times New Roman" w:cs="Times New Roman"/>
            <w:sz w:val="24"/>
            <w:szCs w:val="24"/>
          </w:rPr>
          <w:t xml:space="preserve"> </w:t>
        </w:r>
        <w:r w:rsidR="00D40119">
          <w:rPr>
            <w:rFonts w:ascii="Times New Roman" w:hAnsi="Times New Roman" w:cs="Times New Roman"/>
            <w:sz w:val="24"/>
            <w:szCs w:val="24"/>
          </w:rPr>
          <w:t>having</w:t>
        </w:r>
        <w:r w:rsidR="00757D11">
          <w:rPr>
            <w:rFonts w:ascii="Times New Roman" w:hAnsi="Times New Roman" w:cs="Times New Roman"/>
            <w:sz w:val="24"/>
            <w:szCs w:val="24"/>
          </w:rPr>
          <w:t xml:space="preserve"> site-specific occurrence probabilities </w:t>
        </w:r>
        <w:r w:rsidR="00D40119">
          <w:rPr>
            <w:rFonts w:ascii="Times New Roman" w:hAnsi="Times New Roman" w:cs="Times New Roman"/>
            <w:sz w:val="24"/>
            <w:szCs w:val="24"/>
          </w:rPr>
          <w:t xml:space="preserve">that </w:t>
        </w:r>
        <w:r w:rsidR="00757D11">
          <w:rPr>
            <w:rFonts w:ascii="Times New Roman" w:hAnsi="Times New Roman" w:cs="Times New Roman"/>
            <w:sz w:val="24"/>
            <w:szCs w:val="24"/>
          </w:rPr>
          <w:t>differ between present-day and hindcast conditions helps interpret assemblage-level changes in response to anthropogenic</w:t>
        </w:r>
        <w:r w:rsidR="00D47678">
          <w:rPr>
            <w:rFonts w:ascii="Times New Roman" w:hAnsi="Times New Roman" w:cs="Times New Roman"/>
            <w:sz w:val="24"/>
            <w:szCs w:val="24"/>
          </w:rPr>
          <w:t xml:space="preserve"> disturbance</w:t>
        </w:r>
        <w:r w:rsidR="00757D11">
          <w:rPr>
            <w:rFonts w:ascii="Times New Roman" w:hAnsi="Times New Roman" w:cs="Times New Roman"/>
            <w:sz w:val="24"/>
            <w:szCs w:val="24"/>
          </w:rPr>
          <w:t xml:space="preserve">. We identified </w:t>
        </w:r>
        <w:r w:rsidR="00947032">
          <w:rPr>
            <w:rFonts w:ascii="Times New Roman" w:hAnsi="Times New Roman" w:cs="Times New Roman"/>
            <w:sz w:val="24"/>
            <w:szCs w:val="24"/>
          </w:rPr>
          <w:t>genera</w:t>
        </w:r>
        <w:r w:rsidR="00757D11">
          <w:rPr>
            <w:rFonts w:ascii="Times New Roman" w:hAnsi="Times New Roman" w:cs="Times New Roman"/>
            <w:sz w:val="24"/>
            <w:szCs w:val="24"/>
          </w:rPr>
          <w:t xml:space="preserve"> that had higher occurrence probability under present day conditions as “</w:t>
        </w:r>
        <w:r w:rsidR="00757D11" w:rsidRPr="00F33504">
          <w:rPr>
            <w:rFonts w:ascii="Times New Roman" w:hAnsi="Times New Roman" w:cs="Times New Roman"/>
            <w:sz w:val="24"/>
            <w:szCs w:val="24"/>
          </w:rPr>
          <w:t>increasers</w:t>
        </w:r>
        <w:r w:rsidR="00757D11">
          <w:rPr>
            <w:rFonts w:ascii="Times New Roman" w:hAnsi="Times New Roman" w:cs="Times New Roman"/>
            <w:sz w:val="24"/>
            <w:szCs w:val="24"/>
          </w:rPr>
          <w:t>”</w:t>
        </w:r>
        <w:r w:rsidR="00757D11" w:rsidRPr="00F33504">
          <w:rPr>
            <w:rFonts w:ascii="Times New Roman" w:hAnsi="Times New Roman" w:cs="Times New Roman"/>
            <w:sz w:val="24"/>
            <w:szCs w:val="24"/>
          </w:rPr>
          <w:t xml:space="preserve"> </w:t>
        </w:r>
        <w:r w:rsidR="00757D11">
          <w:rPr>
            <w:rFonts w:ascii="Times New Roman" w:hAnsi="Times New Roman" w:cs="Times New Roman"/>
            <w:sz w:val="24"/>
            <w:szCs w:val="24"/>
          </w:rPr>
          <w:t xml:space="preserve">and </w:t>
        </w:r>
        <w:r w:rsidR="00947032">
          <w:rPr>
            <w:rFonts w:ascii="Times New Roman" w:hAnsi="Times New Roman" w:cs="Times New Roman"/>
            <w:sz w:val="24"/>
            <w:szCs w:val="24"/>
          </w:rPr>
          <w:t>genera</w:t>
        </w:r>
        <w:r w:rsidR="00757D11">
          <w:rPr>
            <w:rFonts w:ascii="Times New Roman" w:hAnsi="Times New Roman" w:cs="Times New Roman"/>
            <w:sz w:val="24"/>
            <w:szCs w:val="24"/>
          </w:rPr>
          <w:t xml:space="preserve"> with lower occurrence probability as “</w:t>
        </w:r>
        <w:proofErr w:type="spellStart"/>
        <w:r w:rsidR="00757D11" w:rsidRPr="00F33504">
          <w:rPr>
            <w:rFonts w:ascii="Times New Roman" w:hAnsi="Times New Roman" w:cs="Times New Roman"/>
            <w:sz w:val="24"/>
            <w:szCs w:val="24"/>
          </w:rPr>
          <w:t>decreasers</w:t>
        </w:r>
        <w:proofErr w:type="spellEnd"/>
        <w:r w:rsidR="00757D11">
          <w:rPr>
            <w:rFonts w:ascii="Times New Roman" w:hAnsi="Times New Roman" w:cs="Times New Roman"/>
            <w:sz w:val="24"/>
            <w:szCs w:val="24"/>
          </w:rPr>
          <w:t>”. Differences were determined with &gt;90% support. For each genus we calculated the proportion of sites where they</w:t>
        </w:r>
      </w:ins>
      <w:r w:rsidR="00757D11">
        <w:rPr>
          <w:rFonts w:ascii="Times New Roman" w:hAnsi="Times New Roman" w:cs="Times New Roman"/>
          <w:sz w:val="24"/>
          <w:szCs w:val="24"/>
        </w:rPr>
        <w:t xml:space="preserve"> increased or decreased. If a genus was identified as an </w:t>
      </w:r>
      <w:proofErr w:type="spellStart"/>
      <w:r w:rsidR="00757D11">
        <w:rPr>
          <w:rFonts w:ascii="Times New Roman" w:hAnsi="Times New Roman" w:cs="Times New Roman"/>
          <w:sz w:val="24"/>
          <w:szCs w:val="24"/>
        </w:rPr>
        <w:t>increaser</w:t>
      </w:r>
      <w:proofErr w:type="spellEnd"/>
      <w:r w:rsidR="00757D11">
        <w:rPr>
          <w:rFonts w:ascii="Times New Roman" w:hAnsi="Times New Roman" w:cs="Times New Roman"/>
          <w:sz w:val="24"/>
          <w:szCs w:val="24"/>
        </w:rPr>
        <w:t xml:space="preserve"> at a large proportion of sites it could </w:t>
      </w:r>
      <w:del w:id="710" w:author="Kopp, Darin" w:date="2025-02-20T15:34:00Z">
        <w:r w:rsidR="00DC2097">
          <w:rPr>
            <w:rFonts w:ascii="Times New Roman" w:hAnsi="Times New Roman" w:cs="Times New Roman"/>
            <w:sz w:val="24"/>
            <w:szCs w:val="24"/>
          </w:rPr>
          <w:delText>be considered tolerant</w:delText>
        </w:r>
      </w:del>
      <w:ins w:id="711" w:author="Kopp, Darin" w:date="2025-02-20T15:34:00Z">
        <w:r w:rsidR="00757D11">
          <w:rPr>
            <w:rFonts w:ascii="Times New Roman" w:hAnsi="Times New Roman" w:cs="Times New Roman"/>
            <w:sz w:val="24"/>
            <w:szCs w:val="24"/>
          </w:rPr>
          <w:t>become more prevalent in response</w:t>
        </w:r>
      </w:ins>
      <w:r w:rsidR="00757D11">
        <w:rPr>
          <w:rFonts w:ascii="Times New Roman" w:hAnsi="Times New Roman" w:cs="Times New Roman"/>
          <w:sz w:val="24"/>
          <w:szCs w:val="24"/>
        </w:rPr>
        <w:t xml:space="preserve"> to anthropogenic disturbance. Alternatively, if a genus was identified as a </w:t>
      </w:r>
      <w:proofErr w:type="spellStart"/>
      <w:r w:rsidR="00757D11">
        <w:rPr>
          <w:rFonts w:ascii="Times New Roman" w:hAnsi="Times New Roman" w:cs="Times New Roman"/>
          <w:sz w:val="24"/>
          <w:szCs w:val="24"/>
        </w:rPr>
        <w:t>decreaser</w:t>
      </w:r>
      <w:proofErr w:type="spellEnd"/>
      <w:r w:rsidR="00757D11">
        <w:rPr>
          <w:rFonts w:ascii="Times New Roman" w:hAnsi="Times New Roman" w:cs="Times New Roman"/>
          <w:sz w:val="24"/>
          <w:szCs w:val="24"/>
        </w:rPr>
        <w:t xml:space="preserve"> at a large proportion of sites, it could </w:t>
      </w:r>
      <w:del w:id="712" w:author="Kopp, Darin" w:date="2025-02-20T15:34:00Z">
        <w:r w:rsidR="00DC2097">
          <w:rPr>
            <w:rFonts w:ascii="Times New Roman" w:hAnsi="Times New Roman" w:cs="Times New Roman"/>
            <w:sz w:val="24"/>
            <w:szCs w:val="24"/>
          </w:rPr>
          <w:delText>be considered sensitive</w:delText>
        </w:r>
      </w:del>
      <w:ins w:id="713" w:author="Kopp, Darin" w:date="2025-02-20T15:34:00Z">
        <w:r w:rsidR="00757D11">
          <w:rPr>
            <w:rFonts w:ascii="Times New Roman" w:hAnsi="Times New Roman" w:cs="Times New Roman"/>
            <w:sz w:val="24"/>
            <w:szCs w:val="24"/>
          </w:rPr>
          <w:t>become less prevalent in response</w:t>
        </w:r>
      </w:ins>
      <w:r w:rsidR="00757D11">
        <w:rPr>
          <w:rFonts w:ascii="Times New Roman" w:hAnsi="Times New Roman" w:cs="Times New Roman"/>
          <w:sz w:val="24"/>
          <w:szCs w:val="24"/>
        </w:rPr>
        <w:t xml:space="preserve"> to </w:t>
      </w:r>
      <w:del w:id="714" w:author="Kopp, Darin" w:date="2025-02-20T15:34:00Z">
        <w:r w:rsidR="00DC2097">
          <w:rPr>
            <w:rFonts w:ascii="Times New Roman" w:hAnsi="Times New Roman" w:cs="Times New Roman"/>
            <w:sz w:val="24"/>
            <w:szCs w:val="24"/>
          </w:rPr>
          <w:delText>disturbance.</w:delText>
        </w:r>
      </w:del>
      <w:ins w:id="715" w:author="Kopp, Darin" w:date="2025-02-20T15:34:00Z">
        <w:r w:rsidR="00757D11">
          <w:rPr>
            <w:rFonts w:ascii="Times New Roman" w:hAnsi="Times New Roman" w:cs="Times New Roman"/>
            <w:sz w:val="24"/>
            <w:szCs w:val="24"/>
          </w:rPr>
          <w:t>human disturbances.</w:t>
        </w:r>
      </w:ins>
      <w:r w:rsidR="00757D11" w:rsidRPr="00D101DA">
        <w:t xml:space="preserve"> </w:t>
      </w:r>
      <w:r w:rsidR="00757D11" w:rsidRPr="00D101DA">
        <w:rPr>
          <w:rFonts w:ascii="Times New Roman" w:hAnsi="Times New Roman" w:cs="Times New Roman"/>
          <w:sz w:val="24"/>
          <w:szCs w:val="24"/>
        </w:rPr>
        <w:t xml:space="preserve">For each ecoregion, we </w:t>
      </w:r>
      <w:del w:id="716" w:author="Kopp, Darin" w:date="2025-02-20T15:34:00Z">
        <w:r w:rsidR="00D101DA" w:rsidRPr="00D101DA">
          <w:rPr>
            <w:rFonts w:ascii="Times New Roman" w:hAnsi="Times New Roman" w:cs="Times New Roman"/>
            <w:sz w:val="24"/>
            <w:szCs w:val="24"/>
          </w:rPr>
          <w:delText xml:space="preserve">calculated the proportion of sites </w:delText>
        </w:r>
        <w:r w:rsidR="00664127">
          <w:rPr>
            <w:rFonts w:ascii="Times New Roman" w:hAnsi="Times New Roman" w:cs="Times New Roman"/>
            <w:sz w:val="24"/>
            <w:szCs w:val="24"/>
          </w:rPr>
          <w:delText xml:space="preserve">wherein </w:delText>
        </w:r>
        <w:r w:rsidR="00D101DA" w:rsidRPr="00D101DA">
          <w:rPr>
            <w:rFonts w:ascii="Times New Roman" w:hAnsi="Times New Roman" w:cs="Times New Roman"/>
            <w:sz w:val="24"/>
            <w:szCs w:val="24"/>
          </w:rPr>
          <w:delText>each genus increased or decreased and then calculated</w:delText>
        </w:r>
      </w:del>
      <w:ins w:id="717" w:author="Kopp, Darin" w:date="2025-02-20T15:34:00Z">
        <w:r w:rsidR="00757D11">
          <w:rPr>
            <w:rFonts w:ascii="Times New Roman" w:hAnsi="Times New Roman" w:cs="Times New Roman"/>
            <w:sz w:val="24"/>
            <w:szCs w:val="24"/>
          </w:rPr>
          <w:t>report</w:t>
        </w:r>
      </w:ins>
      <w:r w:rsidR="00757D11">
        <w:rPr>
          <w:rFonts w:ascii="Times New Roman" w:hAnsi="Times New Roman" w:cs="Times New Roman"/>
          <w:sz w:val="24"/>
          <w:szCs w:val="24"/>
        </w:rPr>
        <w:t xml:space="preserve"> the </w:t>
      </w:r>
      <w:r w:rsidR="00757D11" w:rsidRPr="00D101DA">
        <w:rPr>
          <w:rFonts w:ascii="Times New Roman" w:hAnsi="Times New Roman" w:cs="Times New Roman"/>
          <w:sz w:val="24"/>
          <w:szCs w:val="24"/>
        </w:rPr>
        <w:t xml:space="preserve">mean </w:t>
      </w:r>
      <w:del w:id="718" w:author="Kopp, Darin" w:date="2025-02-20T15:34:00Z">
        <w:r w:rsidR="00D101DA" w:rsidRPr="00D101DA">
          <w:rPr>
            <w:rFonts w:ascii="Times New Roman" w:hAnsi="Times New Roman" w:cs="Times New Roman"/>
            <w:sz w:val="24"/>
            <w:szCs w:val="24"/>
          </w:rPr>
          <w:delText>proportion increasing and decreasing by</w:delText>
        </w:r>
      </w:del>
      <w:ins w:id="719" w:author="Kopp, Darin" w:date="2025-02-20T15:34:00Z">
        <w:r w:rsidR="00757D11">
          <w:rPr>
            <w:rFonts w:ascii="Times New Roman" w:hAnsi="Times New Roman" w:cs="Times New Roman"/>
            <w:sz w:val="24"/>
            <w:szCs w:val="24"/>
          </w:rPr>
          <w:t>for</w:t>
        </w:r>
      </w:ins>
      <w:r w:rsidR="00757D11">
        <w:rPr>
          <w:rFonts w:ascii="Times New Roman" w:hAnsi="Times New Roman" w:cs="Times New Roman"/>
          <w:sz w:val="24"/>
          <w:szCs w:val="24"/>
        </w:rPr>
        <w:t xml:space="preserve"> </w:t>
      </w:r>
      <w:r w:rsidR="00961A7E">
        <w:rPr>
          <w:rFonts w:ascii="Times New Roman" w:hAnsi="Times New Roman" w:cs="Times New Roman"/>
          <w:sz w:val="24"/>
          <w:szCs w:val="24"/>
        </w:rPr>
        <w:t xml:space="preserve">major </w:t>
      </w:r>
      <w:ins w:id="720" w:author="Kopp, Darin" w:date="2025-02-20T15:34:00Z">
        <w:r w:rsidR="00961A7E">
          <w:rPr>
            <w:rFonts w:ascii="Times New Roman" w:hAnsi="Times New Roman" w:cs="Times New Roman"/>
            <w:sz w:val="24"/>
            <w:szCs w:val="24"/>
          </w:rPr>
          <w:t xml:space="preserve">taxonomic </w:t>
        </w:r>
      </w:ins>
      <w:r w:rsidR="00961A7E">
        <w:rPr>
          <w:rFonts w:ascii="Times New Roman" w:hAnsi="Times New Roman" w:cs="Times New Roman"/>
          <w:sz w:val="24"/>
          <w:szCs w:val="24"/>
        </w:rPr>
        <w:t>groups (</w:t>
      </w:r>
      <w:del w:id="721" w:author="Kopp, Darin" w:date="2025-02-20T15:34:00Z">
        <w:r w:rsidR="00D101DA" w:rsidRPr="00D101DA">
          <w:rPr>
            <w:rFonts w:ascii="Times New Roman" w:hAnsi="Times New Roman" w:cs="Times New Roman"/>
            <w:sz w:val="24"/>
            <w:szCs w:val="24"/>
          </w:rPr>
          <w:delText>i.</w:delText>
        </w:r>
      </w:del>
      <w:r w:rsidR="00961A7E">
        <w:rPr>
          <w:rFonts w:ascii="Times New Roman" w:hAnsi="Times New Roman" w:cs="Times New Roman"/>
          <w:sz w:val="24"/>
          <w:szCs w:val="24"/>
        </w:rPr>
        <w:t>e.</w:t>
      </w:r>
      <w:ins w:id="722" w:author="Kopp, Darin" w:date="2025-02-20T15:34:00Z">
        <w:r w:rsidR="00961A7E">
          <w:rPr>
            <w:rFonts w:ascii="Times New Roman" w:hAnsi="Times New Roman" w:cs="Times New Roman"/>
            <w:sz w:val="24"/>
            <w:szCs w:val="24"/>
          </w:rPr>
          <w:t>g.</w:t>
        </w:r>
      </w:ins>
      <w:r w:rsidR="00961A7E">
        <w:rPr>
          <w:rFonts w:ascii="Times New Roman" w:hAnsi="Times New Roman" w:cs="Times New Roman"/>
          <w:sz w:val="24"/>
          <w:szCs w:val="24"/>
        </w:rPr>
        <w:t xml:space="preserve"> </w:t>
      </w:r>
      <w:r w:rsidR="00757D11" w:rsidRPr="00D101DA">
        <w:rPr>
          <w:rFonts w:ascii="Times New Roman" w:hAnsi="Times New Roman" w:cs="Times New Roman"/>
          <w:sz w:val="24"/>
          <w:szCs w:val="24"/>
        </w:rPr>
        <w:t>insects and non-</w:t>
      </w:r>
      <w:del w:id="723" w:author="Kopp, Darin" w:date="2025-02-20T15:34:00Z">
        <w:r w:rsidR="00D101DA" w:rsidRPr="00D101DA">
          <w:rPr>
            <w:rFonts w:ascii="Times New Roman" w:hAnsi="Times New Roman" w:cs="Times New Roman"/>
            <w:sz w:val="24"/>
            <w:szCs w:val="24"/>
          </w:rPr>
          <w:delText>insects)</w:delText>
        </w:r>
        <w:r w:rsidR="00D101DA">
          <w:rPr>
            <w:rFonts w:ascii="Times New Roman" w:hAnsi="Times New Roman" w:cs="Times New Roman"/>
            <w:sz w:val="24"/>
            <w:szCs w:val="24"/>
          </w:rPr>
          <w:delText>.</w:delText>
        </w:r>
      </w:del>
      <w:ins w:id="724" w:author="Kopp, Darin" w:date="2025-02-20T15:34:00Z">
        <w:r w:rsidR="00757D11" w:rsidRPr="00D101DA">
          <w:rPr>
            <w:rFonts w:ascii="Times New Roman" w:hAnsi="Times New Roman" w:cs="Times New Roman"/>
            <w:sz w:val="24"/>
            <w:szCs w:val="24"/>
          </w:rPr>
          <w:t>insect</w:t>
        </w:r>
        <w:r w:rsidR="00757D11">
          <w:rPr>
            <w:rFonts w:ascii="Times New Roman" w:hAnsi="Times New Roman" w:cs="Times New Roman"/>
            <w:sz w:val="24"/>
            <w:szCs w:val="24"/>
          </w:rPr>
          <w:t xml:space="preserve"> genera</w:t>
        </w:r>
        <w:r w:rsidR="00961A7E">
          <w:rPr>
            <w:rFonts w:ascii="Times New Roman" w:hAnsi="Times New Roman" w:cs="Times New Roman"/>
            <w:sz w:val="24"/>
            <w:szCs w:val="24"/>
          </w:rPr>
          <w:t>)</w:t>
        </w:r>
        <w:r w:rsidR="00757D11">
          <w:rPr>
            <w:rFonts w:ascii="Times New Roman" w:hAnsi="Times New Roman" w:cs="Times New Roman"/>
            <w:sz w:val="24"/>
            <w:szCs w:val="24"/>
          </w:rPr>
          <w:t xml:space="preserve"> </w:t>
        </w:r>
        <w:r w:rsidR="00961A7E">
          <w:rPr>
            <w:rFonts w:ascii="Times New Roman" w:hAnsi="Times New Roman" w:cs="Times New Roman"/>
            <w:sz w:val="24"/>
            <w:szCs w:val="24"/>
          </w:rPr>
          <w:t>to further understand taxon-specific</w:t>
        </w:r>
        <w:r w:rsidR="00757D11">
          <w:rPr>
            <w:rFonts w:ascii="Times New Roman" w:hAnsi="Times New Roman" w:cs="Times New Roman"/>
            <w:sz w:val="24"/>
            <w:szCs w:val="24"/>
          </w:rPr>
          <w:t xml:space="preserve"> trends </w:t>
        </w:r>
        <w:r w:rsidR="00961A7E">
          <w:rPr>
            <w:rFonts w:ascii="Times New Roman" w:hAnsi="Times New Roman" w:cs="Times New Roman"/>
            <w:sz w:val="24"/>
            <w:szCs w:val="24"/>
          </w:rPr>
          <w:t xml:space="preserve">in the context of </w:t>
        </w:r>
        <w:r w:rsidR="00757D11">
          <w:rPr>
            <w:rFonts w:ascii="Times New Roman" w:hAnsi="Times New Roman" w:cs="Times New Roman"/>
            <w:sz w:val="24"/>
            <w:szCs w:val="24"/>
          </w:rPr>
          <w:t>biodiversity</w:t>
        </w:r>
        <w:r w:rsidR="00D47678">
          <w:rPr>
            <w:rFonts w:ascii="Times New Roman" w:hAnsi="Times New Roman" w:cs="Times New Roman"/>
            <w:sz w:val="24"/>
            <w:szCs w:val="24"/>
          </w:rPr>
          <w:t xml:space="preserve"> loss</w:t>
        </w:r>
        <w:r w:rsidR="00757D11">
          <w:rPr>
            <w:rFonts w:ascii="Times New Roman" w:hAnsi="Times New Roman" w:cs="Times New Roman"/>
            <w:sz w:val="24"/>
            <w:szCs w:val="24"/>
          </w:rPr>
          <w:t xml:space="preserve"> </w:t>
        </w:r>
        <w:r w:rsidR="00757D11">
          <w:rPr>
            <w:rFonts w:ascii="Times New Roman" w:hAnsi="Times New Roman" w:cs="Times New Roman"/>
            <w:sz w:val="24"/>
            <w:szCs w:val="24"/>
          </w:rPr>
          <w:fldChar w:fldCharType="begin">
            <w:fldData xml:space="preserve">PEVuZE5vdGU+PENpdGU+PEF1dGhvcj5SdW1zY2hsYWc8L0F1dGhvcj48WWVhcj4yMDIzPC9ZZWFy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</w:fldData>
          </w:fldChar>
        </w:r>
        <w:r w:rsidR="00757D11">
          <w:rPr>
            <w:rFonts w:ascii="Times New Roman" w:hAnsi="Times New Roman" w:cs="Times New Roman"/>
            <w:sz w:val="24"/>
            <w:szCs w:val="24"/>
          </w:rPr>
          <w:instrText xml:space="preserve"> ADDIN EN.CITE </w:instrText>
        </w:r>
        <w:r w:rsidR="00757D11">
          <w:rPr>
            <w:rFonts w:ascii="Times New Roman" w:hAnsi="Times New Roman" w:cs="Times New Roman"/>
            <w:sz w:val="24"/>
            <w:szCs w:val="24"/>
          </w:rPr>
          <w:fldChar w:fldCharType="begin">
            <w:fldData xml:space="preserve">PEVuZE5vdGU+PENpdGU+PEF1dGhvcj5SdW1zY2hsYWc8L0F1dGhvcj48WWVhcj4yMDIzPC9ZZWFy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</w:fldData>
          </w:fldChar>
        </w:r>
        <w:r w:rsidR="00757D11">
          <w:rPr>
            <w:rFonts w:ascii="Times New Roman" w:hAnsi="Times New Roman" w:cs="Times New Roman"/>
            <w:sz w:val="24"/>
            <w:szCs w:val="24"/>
          </w:rPr>
          <w:instrText xml:space="preserve"> ADDIN EN.CITE.DATA </w:instrText>
        </w:r>
        <w:r w:rsidR="00757D11">
          <w:rPr>
            <w:rFonts w:ascii="Times New Roman" w:hAnsi="Times New Roman" w:cs="Times New Roman"/>
            <w:sz w:val="24"/>
            <w:szCs w:val="24"/>
          </w:rPr>
        </w:r>
        <w:r w:rsidR="00757D11">
          <w:rPr>
            <w:rFonts w:ascii="Times New Roman" w:hAnsi="Times New Roman" w:cs="Times New Roman"/>
            <w:sz w:val="24"/>
            <w:szCs w:val="24"/>
          </w:rPr>
          <w:fldChar w:fldCharType="end"/>
        </w:r>
        <w:r w:rsidR="00757D11">
          <w:rPr>
            <w:rFonts w:ascii="Times New Roman" w:hAnsi="Times New Roman" w:cs="Times New Roman"/>
            <w:sz w:val="24"/>
            <w:szCs w:val="24"/>
          </w:rPr>
        </w:r>
        <w:r w:rsidR="00757D11">
          <w:rPr>
            <w:rFonts w:ascii="Times New Roman" w:hAnsi="Times New Roman" w:cs="Times New Roman"/>
            <w:sz w:val="24"/>
            <w:szCs w:val="24"/>
          </w:rPr>
          <w:fldChar w:fldCharType="separate"/>
        </w:r>
        <w:r w:rsidR="00757D11">
          <w:rPr>
            <w:rFonts w:ascii="Times New Roman" w:hAnsi="Times New Roman" w:cs="Times New Roman"/>
            <w:noProof/>
            <w:sz w:val="24"/>
            <w:szCs w:val="24"/>
          </w:rPr>
          <w:t>(</w:t>
        </w:r>
        <w:r w:rsidR="00000000">
          <w:fldChar w:fldCharType="begin"/>
        </w:r>
        <w:r w:rsidR="00000000">
          <w:instrText>HYPERLINK \l "_ENREF_36" \o "Jähnig, 2021 #219"</w:instrText>
        </w:r>
        <w:r w:rsidR="00000000">
          <w:fldChar w:fldCharType="separate"/>
        </w:r>
        <w:r w:rsidR="00707795">
          <w:rPr>
            <w:rFonts w:ascii="Times New Roman" w:hAnsi="Times New Roman" w:cs="Times New Roman"/>
            <w:noProof/>
            <w:sz w:val="24"/>
            <w:szCs w:val="24"/>
          </w:rPr>
          <w:t>Jähnig et al. 2021</w:t>
        </w:r>
        <w:r w:rsidR="00000000">
          <w:rPr>
            <w:rFonts w:ascii="Times New Roman" w:hAnsi="Times New Roman" w:cs="Times New Roman"/>
            <w:noProof/>
            <w:sz w:val="24"/>
            <w:szCs w:val="24"/>
          </w:rPr>
          <w:fldChar w:fldCharType="end"/>
        </w:r>
        <w:r w:rsidR="00757D11">
          <w:rPr>
            <w:rFonts w:ascii="Times New Roman" w:hAnsi="Times New Roman" w:cs="Times New Roman"/>
            <w:noProof/>
            <w:sz w:val="24"/>
            <w:szCs w:val="24"/>
          </w:rPr>
          <w:t xml:space="preserve">, </w:t>
        </w:r>
        <w:r w:rsidR="00000000">
          <w:fldChar w:fldCharType="begin"/>
        </w:r>
        <w:r w:rsidR="00000000">
          <w:instrText>HYPERLINK \l "_ENREF_68" \o "Rumschlag, 2023 #109"</w:instrText>
        </w:r>
        <w:r w:rsidR="00000000">
          <w:fldChar w:fldCharType="separate"/>
        </w:r>
        <w:r w:rsidR="00707795">
          <w:rPr>
            <w:rFonts w:ascii="Times New Roman" w:hAnsi="Times New Roman" w:cs="Times New Roman"/>
            <w:noProof/>
            <w:sz w:val="24"/>
            <w:szCs w:val="24"/>
          </w:rPr>
          <w:t>Rumschlag et al. 2023</w:t>
        </w:r>
        <w:r w:rsidR="00000000">
          <w:rPr>
            <w:rFonts w:ascii="Times New Roman" w:hAnsi="Times New Roman" w:cs="Times New Roman"/>
            <w:noProof/>
            <w:sz w:val="24"/>
            <w:szCs w:val="24"/>
          </w:rPr>
          <w:fldChar w:fldCharType="end"/>
        </w:r>
        <w:r w:rsidR="00757D11">
          <w:rPr>
            <w:rFonts w:ascii="Times New Roman" w:hAnsi="Times New Roman" w:cs="Times New Roman"/>
            <w:noProof/>
            <w:sz w:val="24"/>
            <w:szCs w:val="24"/>
          </w:rPr>
          <w:t>)</w:t>
        </w:r>
        <w:r w:rsidR="00757D11">
          <w:rPr>
            <w:rFonts w:ascii="Times New Roman" w:hAnsi="Times New Roman" w:cs="Times New Roman"/>
            <w:sz w:val="24"/>
            <w:szCs w:val="24"/>
          </w:rPr>
          <w:fldChar w:fldCharType="end"/>
        </w:r>
        <w:r w:rsidR="00757D11">
          <w:rPr>
            <w:rFonts w:ascii="Times New Roman" w:hAnsi="Times New Roman" w:cs="Times New Roman"/>
            <w:sz w:val="24"/>
            <w:szCs w:val="24"/>
          </w:rPr>
          <w:t>.</w:t>
        </w:r>
      </w:ins>
      <w:r w:rsidR="00757D11">
        <w:rPr>
          <w:rFonts w:ascii="Times New Roman" w:hAnsi="Times New Roman" w:cs="Times New Roman"/>
          <w:sz w:val="24"/>
          <w:szCs w:val="24"/>
        </w:rPr>
        <w:t xml:space="preserve"> </w:t>
      </w:r>
    </w:p>
    <w:p w14:paraId="0FE6B20C" w14:textId="108689D1" w:rsidR="009D41A5" w:rsidRDefault="00961A7E" w:rsidP="00041BFA">
      <w:pPr>
        <w:spacing w:line="480" w:lineRule="auto"/>
        <w:ind w:firstLine="720"/>
        <w:contextualSpacing/>
        <w:rPr>
          <w:ins w:id="725" w:author="Kopp, Darin" w:date="2025-02-20T15:34:00Z"/>
          <w:rFonts w:ascii="Times New Roman" w:hAnsi="Times New Roman" w:cs="Times New Roman"/>
          <w:sz w:val="24"/>
          <w:szCs w:val="24"/>
        </w:rPr>
      </w:pPr>
      <w:ins w:id="726" w:author="Kopp, Darin" w:date="2025-02-20T15:34:00Z">
        <w:r>
          <w:rPr>
            <w:rFonts w:ascii="Times New Roman" w:hAnsi="Times New Roman" w:cs="Times New Roman"/>
            <w:sz w:val="24"/>
            <w:szCs w:val="24"/>
          </w:rPr>
          <w:t xml:space="preserve">Identifying increaser and </w:t>
        </w:r>
        <w:proofErr w:type="spellStart"/>
        <w:r>
          <w:rPr>
            <w:rFonts w:ascii="Times New Roman" w:hAnsi="Times New Roman" w:cs="Times New Roman"/>
            <w:sz w:val="24"/>
            <w:szCs w:val="24"/>
          </w:rPr>
          <w:t>decreaser</w:t>
        </w:r>
        <w:proofErr w:type="spellEnd"/>
        <w:r>
          <w:rPr>
            <w:rFonts w:ascii="Times New Roman" w:hAnsi="Times New Roman" w:cs="Times New Roman"/>
            <w:sz w:val="24"/>
            <w:szCs w:val="24"/>
          </w:rPr>
          <w:t xml:space="preserve"> </w:t>
        </w:r>
        <w:r w:rsidR="00947032">
          <w:rPr>
            <w:rFonts w:ascii="Times New Roman" w:hAnsi="Times New Roman" w:cs="Times New Roman"/>
            <w:sz w:val="24"/>
            <w:szCs w:val="24"/>
          </w:rPr>
          <w:t>genera</w:t>
        </w:r>
        <w:r>
          <w:rPr>
            <w:rFonts w:ascii="Times New Roman" w:hAnsi="Times New Roman" w:cs="Times New Roman"/>
            <w:sz w:val="24"/>
            <w:szCs w:val="24"/>
          </w:rPr>
          <w:t xml:space="preserve"> could also enhance our ability to measure the effects of removing anthropogenic disturbance b</w:t>
        </w:r>
        <w:r w:rsidR="009E296A">
          <w:rPr>
            <w:rFonts w:ascii="Times New Roman" w:hAnsi="Times New Roman" w:cs="Times New Roman"/>
            <w:sz w:val="24"/>
            <w:szCs w:val="24"/>
          </w:rPr>
          <w:t xml:space="preserve">ecause </w:t>
        </w:r>
        <w:r w:rsidR="00CE3766">
          <w:rPr>
            <w:rFonts w:ascii="Times New Roman" w:hAnsi="Times New Roman" w:cs="Times New Roman"/>
            <w:sz w:val="24"/>
            <w:szCs w:val="24"/>
          </w:rPr>
          <w:t xml:space="preserve">assemblage composition could </w:t>
        </w:r>
        <w:r w:rsidR="00664127">
          <w:rPr>
            <w:rFonts w:ascii="Times New Roman" w:hAnsi="Times New Roman" w:cs="Times New Roman"/>
            <w:sz w:val="24"/>
            <w:szCs w:val="24"/>
          </w:rPr>
          <w:t>be affected by anthropogenic disturbance without a subsequent change in richness</w:t>
        </w:r>
        <w:r w:rsidR="00CE3766">
          <w:rPr>
            <w:rFonts w:ascii="Times New Roman" w:hAnsi="Times New Roman" w:cs="Times New Roman"/>
            <w:sz w:val="24"/>
            <w:szCs w:val="24"/>
          </w:rPr>
          <w:t xml:space="preserve"> </w:t>
        </w:r>
        <w:r w:rsidR="00DC2097">
          <w:rPr>
            <w:rFonts w:ascii="Times New Roman" w:hAnsi="Times New Roman" w:cs="Times New Roman"/>
            <w:sz w:val="24"/>
            <w:szCs w:val="24"/>
          </w:rPr>
          <w:fldChar w:fldCharType="begin"/>
        </w:r>
        <w:r w:rsidR="008918F2">
          <w:rPr>
            <w:rFonts w:ascii="Times New Roman" w:hAnsi="Times New Roman" w:cs="Times New Roman"/>
            <w:sz w:val="24"/>
            <w:szCs w:val="24"/>
          </w:rPr>
          <w:instrText xml:space="preserve"> ADDIN EN.CITE &lt;EndNote&gt;&lt;Cite&gt;&lt;Author&gt;Van Sickle&lt;/Author&gt;&lt;Year&gt;2008&lt;/Year&gt;&lt;RecNum&gt;81&lt;/RecNum&gt;&lt;DisplayText&gt;(Van Sickle 2008)&lt;/DisplayText&gt;&lt;record&gt;&lt;rec-number&gt;81&lt;/rec-number&gt;&lt;foreign-keys&gt;&lt;key app="EN" db-id="rtxzfetfi9xw07eeartpf9t7wwtdt2arspvw" timestamp="1708644188" guid="2fde9882-c41f-49d9-b7d0-4cbc926f18a4"&gt;81&lt;/key&gt;&lt;/foreign-keys&gt;&lt;ref-type name="Journal Article"&gt;17&lt;/ref-type&gt;&lt;contributors&gt;&lt;authors&gt;&lt;author&gt;Van Sickle, John&lt;/author&gt;&lt;/authors&gt;&lt;/contributors&gt;&lt;titles&gt;&lt;title&gt;An index of compositional dissimilarity between observed and expected assemblages&lt;/title&gt;&lt;secondary-title&gt;Journal of the North American Benthological Society&lt;/secondary-title&gt;&lt;/titles&gt;&lt;periodical&gt;&lt;full-title&gt;Journal of the North American Benthological Society&lt;/full-title&gt;&lt;/periodical&gt;&lt;pages&gt;227-235&lt;/pages&gt;&lt;volume&gt;27&lt;/volume&gt;&lt;number&gt;2&lt;/number&gt;&lt;dates&gt;&lt;year&gt;2008&lt;/year&gt;&lt;pub-dates&gt;&lt;date&gt;2008/06/01&lt;/date&gt;&lt;/pub-dates&gt;&lt;/dates&gt;&lt;publisher&gt;The University of Chicago Press&lt;/publisher&gt;&lt;isbn&gt;0887-3593&lt;/isbn&gt;&lt;urls&gt;&lt;related-urls&gt;&lt;url&gt;https://doi.org/10.1899/07-111.1&lt;/url&gt;&lt;/related-urls&gt;&lt;/urls&gt;&lt;electronic-resource-num&gt;10.1899/07-111.1&lt;/electronic-resource-num&gt;&lt;access-date&gt;2024/02/22&lt;/access-date&gt;&lt;/record&gt;&lt;/Cite&gt;&lt;/EndNote&gt;</w:instrText>
        </w:r>
        <w:r w:rsidR="00DC2097">
          <w:rPr>
            <w:rFonts w:ascii="Times New Roman" w:hAnsi="Times New Roman" w:cs="Times New Roman"/>
            <w:sz w:val="24"/>
            <w:szCs w:val="24"/>
          </w:rPr>
          <w:fldChar w:fldCharType="separate"/>
        </w:r>
        <w:r w:rsidR="008918F2">
          <w:rPr>
            <w:rFonts w:ascii="Times New Roman" w:hAnsi="Times New Roman" w:cs="Times New Roman"/>
            <w:noProof/>
            <w:sz w:val="24"/>
            <w:szCs w:val="24"/>
          </w:rPr>
          <w:t>(</w:t>
        </w:r>
        <w:r w:rsidR="00000000">
          <w:fldChar w:fldCharType="begin"/>
        </w:r>
        <w:r w:rsidR="00000000">
          <w:instrText>HYPERLINK \l "_ENREF_88" \o "Van Sickle, 2008 #81"</w:instrText>
        </w:r>
        <w:r w:rsidR="00000000">
          <w:fldChar w:fldCharType="separate"/>
        </w:r>
        <w:r w:rsidR="00707795">
          <w:rPr>
            <w:rFonts w:ascii="Times New Roman" w:hAnsi="Times New Roman" w:cs="Times New Roman"/>
            <w:noProof/>
            <w:sz w:val="24"/>
            <w:szCs w:val="24"/>
          </w:rPr>
          <w:t>Van Sickle 2008</w:t>
        </w:r>
        <w:r w:rsidR="00000000">
          <w:rPr>
            <w:rFonts w:ascii="Times New Roman" w:hAnsi="Times New Roman" w:cs="Times New Roman"/>
            <w:noProof/>
            <w:sz w:val="24"/>
            <w:szCs w:val="24"/>
          </w:rPr>
          <w:fldChar w:fldCharType="end"/>
        </w:r>
        <w:r w:rsidR="008918F2">
          <w:rPr>
            <w:rFonts w:ascii="Times New Roman" w:hAnsi="Times New Roman" w:cs="Times New Roman"/>
            <w:noProof/>
            <w:sz w:val="24"/>
            <w:szCs w:val="24"/>
          </w:rPr>
          <w:t>)</w:t>
        </w:r>
        <w:r w:rsidR="00DC2097">
          <w:rPr>
            <w:rFonts w:ascii="Times New Roman" w:hAnsi="Times New Roman" w:cs="Times New Roman"/>
            <w:sz w:val="24"/>
            <w:szCs w:val="24"/>
          </w:rPr>
          <w:fldChar w:fldCharType="end"/>
        </w:r>
        <w:r>
          <w:rPr>
            <w:rFonts w:ascii="Times New Roman" w:hAnsi="Times New Roman" w:cs="Times New Roman"/>
            <w:sz w:val="24"/>
            <w:szCs w:val="24"/>
          </w:rPr>
          <w:t>. To assess compositional</w:t>
        </w:r>
        <w:r w:rsidR="00773E31">
          <w:rPr>
            <w:rFonts w:ascii="Times New Roman" w:hAnsi="Times New Roman" w:cs="Times New Roman"/>
            <w:sz w:val="24"/>
            <w:szCs w:val="24"/>
          </w:rPr>
          <w:t xml:space="preserve"> differences</w:t>
        </w:r>
        <w:r w:rsidR="00664127">
          <w:rPr>
            <w:rFonts w:ascii="Times New Roman" w:hAnsi="Times New Roman" w:cs="Times New Roman"/>
            <w:sz w:val="24"/>
            <w:szCs w:val="24"/>
          </w:rPr>
          <w:t xml:space="preserve"> between present-day and hindcast assemblages</w:t>
        </w:r>
        <w:r>
          <w:rPr>
            <w:rFonts w:ascii="Times New Roman" w:hAnsi="Times New Roman" w:cs="Times New Roman"/>
            <w:sz w:val="24"/>
            <w:szCs w:val="24"/>
          </w:rPr>
          <w:t xml:space="preserve"> we</w:t>
        </w:r>
        <w:r w:rsidR="00A97996">
          <w:rPr>
            <w:rFonts w:ascii="Times New Roman" w:hAnsi="Times New Roman" w:cs="Times New Roman"/>
            <w:sz w:val="24"/>
            <w:szCs w:val="24"/>
          </w:rPr>
          <w:t xml:space="preserve"> </w:t>
        </w:r>
        <w:r w:rsidR="008D0614">
          <w:rPr>
            <w:rFonts w:ascii="Times New Roman" w:hAnsi="Times New Roman" w:cs="Times New Roman"/>
            <w:sz w:val="24"/>
            <w:szCs w:val="24"/>
          </w:rPr>
          <w:t>used increaser/</w:t>
        </w:r>
        <w:proofErr w:type="spellStart"/>
        <w:r w:rsidR="008D0614">
          <w:rPr>
            <w:rFonts w:ascii="Times New Roman" w:hAnsi="Times New Roman" w:cs="Times New Roman"/>
            <w:sz w:val="24"/>
            <w:szCs w:val="24"/>
          </w:rPr>
          <w:t>decreaser</w:t>
        </w:r>
        <w:proofErr w:type="spellEnd"/>
        <w:r w:rsidR="008D0614">
          <w:rPr>
            <w:rFonts w:ascii="Times New Roman" w:hAnsi="Times New Roman" w:cs="Times New Roman"/>
            <w:sz w:val="24"/>
            <w:szCs w:val="24"/>
          </w:rPr>
          <w:t xml:space="preserve"> assignments to</w:t>
        </w:r>
        <w:r w:rsidR="00DC2097">
          <w:rPr>
            <w:rFonts w:ascii="Times New Roman" w:hAnsi="Times New Roman" w:cs="Times New Roman"/>
            <w:sz w:val="24"/>
            <w:szCs w:val="24"/>
          </w:rPr>
          <w:t xml:space="preserve"> create two community matrices,</w:t>
        </w:r>
        <w:r w:rsidR="00A97996">
          <w:rPr>
            <w:rFonts w:ascii="Times New Roman" w:hAnsi="Times New Roman" w:cs="Times New Roman"/>
            <w:sz w:val="24"/>
            <w:szCs w:val="24"/>
          </w:rPr>
          <w:t xml:space="preserve"> </w:t>
        </w:r>
        <w:r w:rsidR="00DC2097">
          <w:rPr>
            <w:rFonts w:ascii="Times New Roman" w:hAnsi="Times New Roman" w:cs="Times New Roman"/>
            <w:sz w:val="24"/>
            <w:szCs w:val="24"/>
          </w:rPr>
          <w:t xml:space="preserve">one representing present-day assemblage and the other representing hindcast assemblage. </w:t>
        </w:r>
        <w:r w:rsidR="004E1BD9">
          <w:rPr>
            <w:rFonts w:ascii="Times New Roman" w:hAnsi="Times New Roman" w:cs="Times New Roman"/>
            <w:sz w:val="24"/>
            <w:szCs w:val="24"/>
          </w:rPr>
          <w:t>I</w:t>
        </w:r>
        <w:r w:rsidR="00F33504" w:rsidRPr="00F33504">
          <w:rPr>
            <w:rFonts w:ascii="Times New Roman" w:hAnsi="Times New Roman" w:cs="Times New Roman"/>
            <w:sz w:val="24"/>
            <w:szCs w:val="24"/>
          </w:rPr>
          <w:t xml:space="preserve">ncreasers </w:t>
        </w:r>
        <w:r w:rsidR="00EB397E">
          <w:rPr>
            <w:rFonts w:ascii="Times New Roman" w:hAnsi="Times New Roman" w:cs="Times New Roman"/>
            <w:sz w:val="24"/>
            <w:szCs w:val="24"/>
          </w:rPr>
          <w:t>were</w:t>
        </w:r>
        <w:r w:rsidR="004A42B2">
          <w:rPr>
            <w:rFonts w:ascii="Times New Roman" w:hAnsi="Times New Roman" w:cs="Times New Roman"/>
            <w:sz w:val="24"/>
            <w:szCs w:val="24"/>
          </w:rPr>
          <w:t xml:space="preserve"> </w:t>
        </w:r>
        <w:r w:rsidR="008D0614">
          <w:rPr>
            <w:rFonts w:ascii="Times New Roman" w:hAnsi="Times New Roman" w:cs="Times New Roman"/>
            <w:sz w:val="24"/>
            <w:szCs w:val="24"/>
          </w:rPr>
          <w:t xml:space="preserve">assigned a value of 1 </w:t>
        </w:r>
        <w:r w:rsidR="00DC2097">
          <w:rPr>
            <w:rFonts w:ascii="Times New Roman" w:hAnsi="Times New Roman" w:cs="Times New Roman"/>
            <w:sz w:val="24"/>
            <w:szCs w:val="24"/>
          </w:rPr>
          <w:t xml:space="preserve">in the </w:t>
        </w:r>
        <w:r w:rsidR="004E1BD9">
          <w:rPr>
            <w:rFonts w:ascii="Times New Roman" w:hAnsi="Times New Roman" w:cs="Times New Roman"/>
            <w:sz w:val="24"/>
            <w:szCs w:val="24"/>
          </w:rPr>
          <w:t>present-day</w:t>
        </w:r>
        <w:r w:rsidR="00DC2097">
          <w:rPr>
            <w:rFonts w:ascii="Times New Roman" w:hAnsi="Times New Roman" w:cs="Times New Roman"/>
            <w:sz w:val="24"/>
            <w:szCs w:val="24"/>
          </w:rPr>
          <w:t xml:space="preserve"> matrix </w:t>
        </w:r>
        <w:r w:rsidR="00F33504" w:rsidRPr="00F33504">
          <w:rPr>
            <w:rFonts w:ascii="Times New Roman" w:hAnsi="Times New Roman" w:cs="Times New Roman"/>
            <w:sz w:val="24"/>
            <w:szCs w:val="24"/>
          </w:rPr>
          <w:t xml:space="preserve">and </w:t>
        </w:r>
        <w:r w:rsidR="008D0614">
          <w:rPr>
            <w:rFonts w:ascii="Times New Roman" w:hAnsi="Times New Roman" w:cs="Times New Roman"/>
            <w:sz w:val="24"/>
            <w:szCs w:val="24"/>
          </w:rPr>
          <w:t>0</w:t>
        </w:r>
        <w:r w:rsidR="00F33504" w:rsidRPr="00F33504">
          <w:rPr>
            <w:rFonts w:ascii="Times New Roman" w:hAnsi="Times New Roman" w:cs="Times New Roman"/>
            <w:sz w:val="24"/>
            <w:szCs w:val="24"/>
          </w:rPr>
          <w:t xml:space="preserve"> </w:t>
        </w:r>
        <w:r w:rsidR="00DC2097">
          <w:rPr>
            <w:rFonts w:ascii="Times New Roman" w:hAnsi="Times New Roman" w:cs="Times New Roman"/>
            <w:sz w:val="24"/>
            <w:szCs w:val="24"/>
          </w:rPr>
          <w:t xml:space="preserve">in the </w:t>
        </w:r>
        <w:r w:rsidR="009E296A">
          <w:rPr>
            <w:rFonts w:ascii="Times New Roman" w:hAnsi="Times New Roman" w:cs="Times New Roman"/>
            <w:sz w:val="24"/>
            <w:szCs w:val="24"/>
          </w:rPr>
          <w:t>hindcast</w:t>
        </w:r>
        <w:r w:rsidR="00DC2097">
          <w:rPr>
            <w:rFonts w:ascii="Times New Roman" w:hAnsi="Times New Roman" w:cs="Times New Roman"/>
            <w:sz w:val="24"/>
            <w:szCs w:val="24"/>
          </w:rPr>
          <w:t xml:space="preserve"> matrix</w:t>
        </w:r>
        <w:r w:rsidR="00C02AEF">
          <w:rPr>
            <w:rFonts w:ascii="Times New Roman" w:hAnsi="Times New Roman" w:cs="Times New Roman"/>
            <w:sz w:val="24"/>
            <w:szCs w:val="24"/>
          </w:rPr>
          <w:t xml:space="preserve"> because they had a higher occurrence probability under present-day conditions</w:t>
        </w:r>
        <w:r w:rsidR="00945A1A">
          <w:rPr>
            <w:rFonts w:ascii="Times New Roman" w:hAnsi="Times New Roman" w:cs="Times New Roman"/>
            <w:sz w:val="24"/>
            <w:szCs w:val="24"/>
          </w:rPr>
          <w:t>.</w:t>
        </w:r>
        <w:r w:rsidR="00DC2097">
          <w:rPr>
            <w:rFonts w:ascii="Times New Roman" w:hAnsi="Times New Roman" w:cs="Times New Roman"/>
            <w:sz w:val="24"/>
            <w:szCs w:val="24"/>
          </w:rPr>
          <w:t xml:space="preserve"> Conversely,</w:t>
        </w:r>
        <w:r w:rsidR="00945A1A">
          <w:rPr>
            <w:rFonts w:ascii="Times New Roman" w:hAnsi="Times New Roman" w:cs="Times New Roman"/>
            <w:sz w:val="24"/>
            <w:szCs w:val="24"/>
          </w:rPr>
          <w:t xml:space="preserve"> </w:t>
        </w:r>
        <w:proofErr w:type="spellStart"/>
        <w:r w:rsidR="00DC2097">
          <w:rPr>
            <w:rFonts w:ascii="Times New Roman" w:hAnsi="Times New Roman" w:cs="Times New Roman"/>
            <w:sz w:val="24"/>
            <w:szCs w:val="24"/>
          </w:rPr>
          <w:t>d</w:t>
        </w:r>
        <w:r w:rsidR="00F33504" w:rsidRPr="00F33504">
          <w:rPr>
            <w:rFonts w:ascii="Times New Roman" w:hAnsi="Times New Roman" w:cs="Times New Roman"/>
            <w:sz w:val="24"/>
            <w:szCs w:val="24"/>
          </w:rPr>
          <w:t>ecreasers</w:t>
        </w:r>
        <w:proofErr w:type="spellEnd"/>
        <w:r w:rsidR="00F33504" w:rsidRPr="00F33504">
          <w:rPr>
            <w:rFonts w:ascii="Times New Roman" w:hAnsi="Times New Roman" w:cs="Times New Roman"/>
            <w:sz w:val="24"/>
            <w:szCs w:val="24"/>
          </w:rPr>
          <w:t xml:space="preserve"> </w:t>
        </w:r>
        <w:r w:rsidR="00945A1A">
          <w:rPr>
            <w:rFonts w:ascii="Times New Roman" w:hAnsi="Times New Roman" w:cs="Times New Roman"/>
            <w:sz w:val="24"/>
            <w:szCs w:val="24"/>
          </w:rPr>
          <w:t xml:space="preserve">were </w:t>
        </w:r>
        <w:r w:rsidR="008D0614">
          <w:rPr>
            <w:rFonts w:ascii="Times New Roman" w:hAnsi="Times New Roman" w:cs="Times New Roman"/>
            <w:sz w:val="24"/>
            <w:szCs w:val="24"/>
          </w:rPr>
          <w:t>assigned 0</w:t>
        </w:r>
        <w:r w:rsidR="00945A1A">
          <w:rPr>
            <w:rFonts w:ascii="Times New Roman" w:hAnsi="Times New Roman" w:cs="Times New Roman"/>
            <w:sz w:val="24"/>
            <w:szCs w:val="24"/>
          </w:rPr>
          <w:t xml:space="preserve"> </w:t>
        </w:r>
        <w:r w:rsidR="00DC2097">
          <w:rPr>
            <w:rFonts w:ascii="Times New Roman" w:hAnsi="Times New Roman" w:cs="Times New Roman"/>
            <w:sz w:val="24"/>
            <w:szCs w:val="24"/>
          </w:rPr>
          <w:t>in the</w:t>
        </w:r>
        <w:r w:rsidR="00945A1A">
          <w:rPr>
            <w:rFonts w:ascii="Times New Roman" w:hAnsi="Times New Roman" w:cs="Times New Roman"/>
            <w:sz w:val="24"/>
            <w:szCs w:val="24"/>
          </w:rPr>
          <w:t xml:space="preserve"> present</w:t>
        </w:r>
        <w:r w:rsidR="00DC2097">
          <w:rPr>
            <w:rFonts w:ascii="Times New Roman" w:hAnsi="Times New Roman" w:cs="Times New Roman"/>
            <w:sz w:val="24"/>
            <w:szCs w:val="24"/>
          </w:rPr>
          <w:t>-</w:t>
        </w:r>
        <w:r w:rsidR="00945A1A">
          <w:rPr>
            <w:rFonts w:ascii="Times New Roman" w:hAnsi="Times New Roman" w:cs="Times New Roman"/>
            <w:sz w:val="24"/>
            <w:szCs w:val="24"/>
          </w:rPr>
          <w:t xml:space="preserve">day </w:t>
        </w:r>
        <w:r w:rsidR="00DC2097">
          <w:rPr>
            <w:rFonts w:ascii="Times New Roman" w:hAnsi="Times New Roman" w:cs="Times New Roman"/>
            <w:sz w:val="24"/>
            <w:szCs w:val="24"/>
          </w:rPr>
          <w:t xml:space="preserve">matrix </w:t>
        </w:r>
        <w:r w:rsidR="00F33504" w:rsidRPr="00F33504">
          <w:rPr>
            <w:rFonts w:ascii="Times New Roman" w:hAnsi="Times New Roman" w:cs="Times New Roman"/>
            <w:sz w:val="24"/>
            <w:szCs w:val="24"/>
          </w:rPr>
          <w:t xml:space="preserve">and </w:t>
        </w:r>
        <w:r w:rsidR="008D0614">
          <w:rPr>
            <w:rFonts w:ascii="Times New Roman" w:hAnsi="Times New Roman" w:cs="Times New Roman"/>
            <w:sz w:val="24"/>
            <w:szCs w:val="24"/>
          </w:rPr>
          <w:t>1</w:t>
        </w:r>
        <w:r w:rsidR="00F33504" w:rsidRPr="00F33504">
          <w:rPr>
            <w:rFonts w:ascii="Times New Roman" w:hAnsi="Times New Roman" w:cs="Times New Roman"/>
            <w:sz w:val="24"/>
            <w:szCs w:val="24"/>
          </w:rPr>
          <w:t xml:space="preserve"> </w:t>
        </w:r>
        <w:r w:rsidR="00DC2097">
          <w:rPr>
            <w:rFonts w:ascii="Times New Roman" w:hAnsi="Times New Roman" w:cs="Times New Roman"/>
            <w:sz w:val="24"/>
            <w:szCs w:val="24"/>
          </w:rPr>
          <w:t xml:space="preserve">in the </w:t>
        </w:r>
        <w:r w:rsidR="009E296A">
          <w:rPr>
            <w:rFonts w:ascii="Times New Roman" w:hAnsi="Times New Roman" w:cs="Times New Roman"/>
            <w:sz w:val="24"/>
            <w:szCs w:val="24"/>
          </w:rPr>
          <w:t>hindcast</w:t>
        </w:r>
        <w:r w:rsidR="00DC2097">
          <w:rPr>
            <w:rFonts w:ascii="Times New Roman" w:hAnsi="Times New Roman" w:cs="Times New Roman"/>
            <w:sz w:val="24"/>
            <w:szCs w:val="24"/>
          </w:rPr>
          <w:t xml:space="preserve"> matrix</w:t>
        </w:r>
        <w:r w:rsidR="00C02AEF">
          <w:rPr>
            <w:rFonts w:ascii="Times New Roman" w:hAnsi="Times New Roman" w:cs="Times New Roman"/>
            <w:sz w:val="24"/>
            <w:szCs w:val="24"/>
          </w:rPr>
          <w:t xml:space="preserve"> because they had a significantly higher occurrence probability under hindcasted conditions</w:t>
        </w:r>
        <w:r w:rsidR="00F33504" w:rsidRPr="00F33504">
          <w:rPr>
            <w:rFonts w:ascii="Times New Roman" w:hAnsi="Times New Roman" w:cs="Times New Roman"/>
            <w:sz w:val="24"/>
            <w:szCs w:val="24"/>
          </w:rPr>
          <w:t xml:space="preserve">. </w:t>
        </w:r>
        <w:r w:rsidR="00C02AEF">
          <w:rPr>
            <w:rFonts w:ascii="Times New Roman" w:hAnsi="Times New Roman" w:cs="Times New Roman"/>
            <w:sz w:val="24"/>
            <w:szCs w:val="24"/>
          </w:rPr>
          <w:t xml:space="preserve">For </w:t>
        </w:r>
        <w:r w:rsidR="00947032">
          <w:rPr>
            <w:rFonts w:ascii="Times New Roman" w:hAnsi="Times New Roman" w:cs="Times New Roman"/>
            <w:sz w:val="24"/>
            <w:szCs w:val="24"/>
          </w:rPr>
          <w:t>genera</w:t>
        </w:r>
        <w:r w:rsidR="00C02AEF">
          <w:rPr>
            <w:rFonts w:ascii="Times New Roman" w:hAnsi="Times New Roman" w:cs="Times New Roman"/>
            <w:sz w:val="24"/>
            <w:szCs w:val="24"/>
          </w:rPr>
          <w:t xml:space="preserve"> that did not have sufficient support (&lt; 0.90) </w:t>
        </w:r>
        <w:r w:rsidR="007F096F">
          <w:rPr>
            <w:rFonts w:ascii="Times New Roman" w:hAnsi="Times New Roman" w:cs="Times New Roman"/>
            <w:sz w:val="24"/>
            <w:szCs w:val="24"/>
          </w:rPr>
          <w:t xml:space="preserve">for </w:t>
        </w:r>
        <w:r w:rsidR="00C02AEF">
          <w:rPr>
            <w:rFonts w:ascii="Times New Roman" w:hAnsi="Times New Roman" w:cs="Times New Roman"/>
            <w:sz w:val="24"/>
            <w:szCs w:val="24"/>
          </w:rPr>
          <w:t xml:space="preserve">changing occurrence probabilities </w:t>
        </w:r>
        <w:r w:rsidR="009E296A">
          <w:rPr>
            <w:rFonts w:ascii="Times New Roman" w:hAnsi="Times New Roman" w:cs="Times New Roman"/>
            <w:sz w:val="24"/>
            <w:szCs w:val="24"/>
          </w:rPr>
          <w:t>were considered not to be affected by anthropogenic disturbance and</w:t>
        </w:r>
        <w:r w:rsidR="00F96CFA">
          <w:rPr>
            <w:rFonts w:ascii="Times New Roman" w:hAnsi="Times New Roman" w:cs="Times New Roman"/>
            <w:sz w:val="24"/>
            <w:szCs w:val="24"/>
          </w:rPr>
          <w:t xml:space="preserve"> </w:t>
        </w:r>
        <w:r w:rsidR="00954497">
          <w:rPr>
            <w:rFonts w:ascii="Times New Roman" w:hAnsi="Times New Roman" w:cs="Times New Roman"/>
            <w:sz w:val="24"/>
            <w:szCs w:val="24"/>
          </w:rPr>
          <w:t>were</w:t>
        </w:r>
        <w:r w:rsidR="00F96CFA">
          <w:rPr>
            <w:rFonts w:ascii="Times New Roman" w:hAnsi="Times New Roman" w:cs="Times New Roman"/>
            <w:sz w:val="24"/>
            <w:szCs w:val="24"/>
          </w:rPr>
          <w:t xml:space="preserve"> </w:t>
        </w:r>
        <w:r w:rsidR="008D0614">
          <w:rPr>
            <w:rFonts w:ascii="Times New Roman" w:hAnsi="Times New Roman" w:cs="Times New Roman"/>
            <w:sz w:val="24"/>
            <w:szCs w:val="24"/>
          </w:rPr>
          <w:t>assigned 1</w:t>
        </w:r>
        <w:r w:rsidR="00F96CFA">
          <w:rPr>
            <w:rFonts w:ascii="Times New Roman" w:hAnsi="Times New Roman" w:cs="Times New Roman"/>
            <w:sz w:val="24"/>
            <w:szCs w:val="24"/>
          </w:rPr>
          <w:t xml:space="preserve"> </w:t>
        </w:r>
        <w:r w:rsidR="00D101DA">
          <w:rPr>
            <w:rFonts w:ascii="Times New Roman" w:hAnsi="Times New Roman" w:cs="Times New Roman"/>
            <w:sz w:val="24"/>
            <w:szCs w:val="24"/>
          </w:rPr>
          <w:t xml:space="preserve">in </w:t>
        </w:r>
        <w:r w:rsidR="00F96CFA">
          <w:rPr>
            <w:rFonts w:ascii="Times New Roman" w:hAnsi="Times New Roman" w:cs="Times New Roman"/>
            <w:sz w:val="24"/>
            <w:szCs w:val="24"/>
          </w:rPr>
          <w:t>both matrices</w:t>
        </w:r>
        <w:r w:rsidR="00364735">
          <w:rPr>
            <w:rFonts w:ascii="Times New Roman" w:hAnsi="Times New Roman" w:cs="Times New Roman"/>
            <w:sz w:val="24"/>
            <w:szCs w:val="24"/>
          </w:rPr>
          <w:t xml:space="preserve">. </w:t>
        </w:r>
        <w:r w:rsidR="00DC2097">
          <w:rPr>
            <w:rFonts w:ascii="Times New Roman" w:hAnsi="Times New Roman" w:cs="Times New Roman"/>
            <w:sz w:val="24"/>
            <w:szCs w:val="24"/>
          </w:rPr>
          <w:t xml:space="preserve">We </w:t>
        </w:r>
        <w:r w:rsidR="00C02AEF">
          <w:rPr>
            <w:rFonts w:ascii="Times New Roman" w:hAnsi="Times New Roman" w:cs="Times New Roman"/>
            <w:sz w:val="24"/>
            <w:szCs w:val="24"/>
          </w:rPr>
          <w:t xml:space="preserve">compared the two matrices (i.e. site x </w:t>
        </w:r>
        <w:r w:rsidR="00947032">
          <w:rPr>
            <w:rFonts w:ascii="Times New Roman" w:hAnsi="Times New Roman" w:cs="Times New Roman"/>
            <w:sz w:val="24"/>
            <w:szCs w:val="24"/>
          </w:rPr>
          <w:t>genera</w:t>
        </w:r>
        <w:r w:rsidR="00C02AEF">
          <w:rPr>
            <w:rFonts w:ascii="Times New Roman" w:hAnsi="Times New Roman" w:cs="Times New Roman"/>
            <w:sz w:val="24"/>
            <w:szCs w:val="24"/>
          </w:rPr>
          <w:t xml:space="preserve">) </w:t>
        </w:r>
        <w:r w:rsidR="00DC2097">
          <w:rPr>
            <w:rFonts w:ascii="Times New Roman" w:hAnsi="Times New Roman" w:cs="Times New Roman"/>
            <w:sz w:val="24"/>
            <w:szCs w:val="24"/>
          </w:rPr>
          <w:t>us</w:t>
        </w:r>
        <w:r w:rsidR="00C02AEF">
          <w:rPr>
            <w:rFonts w:ascii="Times New Roman" w:hAnsi="Times New Roman" w:cs="Times New Roman"/>
            <w:sz w:val="24"/>
            <w:szCs w:val="24"/>
          </w:rPr>
          <w:t>ing</w:t>
        </w:r>
        <w:r w:rsidR="00DC2097">
          <w:rPr>
            <w:rFonts w:ascii="Times New Roman" w:hAnsi="Times New Roman" w:cs="Times New Roman"/>
            <w:sz w:val="24"/>
            <w:szCs w:val="24"/>
          </w:rPr>
          <w:t xml:space="preserve"> Jaccard similarity index and identified</w:t>
        </w:r>
        <w:r w:rsidR="00C02AEF">
          <w:rPr>
            <w:rFonts w:ascii="Times New Roman" w:hAnsi="Times New Roman" w:cs="Times New Roman"/>
            <w:sz w:val="24"/>
            <w:szCs w:val="24"/>
          </w:rPr>
          <w:t xml:space="preserve"> sites with a similarity score </w:t>
        </w:r>
        <w:r w:rsidR="00C02AEF" w:rsidRPr="00C02AEF">
          <w:rPr>
            <w:rFonts w:ascii="Times New Roman" w:hAnsi="Times New Roman" w:cs="Times New Roman"/>
            <w:sz w:val="24"/>
            <w:szCs w:val="24"/>
          </w:rPr>
          <w:t xml:space="preserve">of </w:t>
        </w:r>
        <w:r w:rsidR="00FB366D" w:rsidRPr="00C02AEF">
          <w:rPr>
            <w:rFonts w:ascii="Times New Roman" w:hAnsi="Times New Roman" w:cs="Times New Roman"/>
            <w:sz w:val="24"/>
            <w:szCs w:val="24"/>
          </w:rPr>
          <w:t>&lt;</w:t>
        </w:r>
        <w:r w:rsidR="00DC2097" w:rsidRPr="00C02AEF">
          <w:rPr>
            <w:rFonts w:ascii="Times New Roman" w:hAnsi="Times New Roman" w:cs="Times New Roman"/>
            <w:sz w:val="24"/>
            <w:szCs w:val="24"/>
          </w:rPr>
          <w:t xml:space="preserve"> </w:t>
        </w:r>
        <w:r w:rsidR="00FB366D" w:rsidRPr="00C02AEF">
          <w:rPr>
            <w:rFonts w:ascii="Times New Roman" w:hAnsi="Times New Roman" w:cs="Times New Roman"/>
            <w:sz w:val="24"/>
            <w:szCs w:val="24"/>
          </w:rPr>
          <w:t>0.9</w:t>
        </w:r>
        <w:r w:rsidR="00C02AEF">
          <w:rPr>
            <w:rFonts w:ascii="Times New Roman" w:hAnsi="Times New Roman" w:cs="Times New Roman"/>
            <w:sz w:val="24"/>
            <w:szCs w:val="24"/>
          </w:rPr>
          <w:t xml:space="preserve"> as changing compositionally.</w:t>
        </w:r>
        <w:r w:rsidR="00D31BAA">
          <w:rPr>
            <w:rFonts w:ascii="Times New Roman" w:hAnsi="Times New Roman" w:cs="Times New Roman"/>
            <w:sz w:val="24"/>
            <w:szCs w:val="24"/>
          </w:rPr>
          <w:t xml:space="preserve"> </w:t>
        </w:r>
      </w:ins>
    </w:p>
    <w:p w14:paraId="7CFCA262" w14:textId="1571D7ED" w:rsidR="00DE585A" w:rsidRPr="00FE7EAC" w:rsidRDefault="00AD16DA" w:rsidP="00813871">
      <w:pPr>
        <w:spacing w:line="480" w:lineRule="auto"/>
        <w:contextualSpacing/>
        <w:rPr>
          <w:ins w:id="727" w:author="Kopp, Darin" w:date="2025-02-20T15:34:00Z"/>
          <w:rFonts w:ascii="Times New Roman" w:eastAsiaTheme="minorEastAsia" w:hAnsi="Times New Roman" w:cs="Times New Roman"/>
          <w:sz w:val="24"/>
          <w:szCs w:val="24"/>
        </w:rPr>
      </w:pPr>
      <w:ins w:id="728" w:author="Kopp, Darin" w:date="2025-02-20T15:34:00Z">
        <w:r>
          <w:rPr>
            <w:rFonts w:ascii="Times New Roman" w:eastAsiaTheme="minorEastAsia" w:hAnsi="Times New Roman" w:cs="Times New Roman"/>
            <w:sz w:val="24"/>
            <w:szCs w:val="24"/>
          </w:rPr>
          <w:tab/>
        </w:r>
        <w:r w:rsidR="00712871">
          <w:rPr>
            <w:rFonts w:ascii="Times New Roman" w:eastAsiaTheme="minorEastAsia" w:hAnsi="Times New Roman" w:cs="Times New Roman"/>
            <w:sz w:val="24"/>
            <w:szCs w:val="24"/>
          </w:rPr>
          <w:t xml:space="preserve">We assessed the consequences </w:t>
        </w:r>
        <w:r w:rsidR="00656C10">
          <w:rPr>
            <w:rFonts w:ascii="Times New Roman" w:eastAsiaTheme="minorEastAsia" w:hAnsi="Times New Roman" w:cs="Times New Roman"/>
            <w:sz w:val="24"/>
            <w:szCs w:val="24"/>
          </w:rPr>
          <w:t xml:space="preserve">of </w:t>
        </w:r>
        <w:r w:rsidR="00712871">
          <w:rPr>
            <w:rFonts w:ascii="Times New Roman" w:eastAsiaTheme="minorEastAsia" w:hAnsi="Times New Roman" w:cs="Times New Roman"/>
            <w:sz w:val="24"/>
            <w:szCs w:val="24"/>
          </w:rPr>
          <w:t xml:space="preserve">removing anthropogenic disturbance from </w:t>
        </w:r>
        <w:r w:rsidR="00E4426F">
          <w:rPr>
            <w:rFonts w:ascii="Times New Roman" w:eastAsiaTheme="minorEastAsia" w:hAnsi="Times New Roman" w:cs="Times New Roman"/>
            <w:sz w:val="24"/>
            <w:szCs w:val="24"/>
          </w:rPr>
          <w:t>in</w:t>
        </w:r>
        <w:r w:rsidR="00490EFC">
          <w:rPr>
            <w:rFonts w:ascii="Times New Roman" w:eastAsiaTheme="minorEastAsia" w:hAnsi="Times New Roman" w:cs="Times New Roman"/>
            <w:sz w:val="24"/>
            <w:szCs w:val="24"/>
          </w:rPr>
          <w:t>-</w:t>
        </w:r>
        <w:r w:rsidR="00E4426F">
          <w:rPr>
            <w:rFonts w:ascii="Times New Roman" w:eastAsiaTheme="minorEastAsia" w:hAnsi="Times New Roman" w:cs="Times New Roman"/>
            <w:sz w:val="24"/>
            <w:szCs w:val="24"/>
          </w:rPr>
          <w:t xml:space="preserve">stream </w:t>
        </w:r>
        <w:r w:rsidR="00712871">
          <w:rPr>
            <w:rFonts w:ascii="Times New Roman" w:eastAsiaTheme="minorEastAsia" w:hAnsi="Times New Roman" w:cs="Times New Roman"/>
            <w:sz w:val="24"/>
            <w:szCs w:val="24"/>
          </w:rPr>
          <w:t xml:space="preserve">physiochemical </w:t>
        </w:r>
        <w:r w:rsidR="00656C10">
          <w:rPr>
            <w:rFonts w:ascii="Times New Roman" w:eastAsiaTheme="minorEastAsia" w:hAnsi="Times New Roman" w:cs="Times New Roman"/>
            <w:sz w:val="24"/>
            <w:szCs w:val="24"/>
          </w:rPr>
          <w:t>environment</w:t>
        </w:r>
        <w:r w:rsidR="00712871">
          <w:rPr>
            <w:rFonts w:ascii="Times New Roman" w:eastAsiaTheme="minorEastAsia" w:hAnsi="Times New Roman" w:cs="Times New Roman"/>
            <w:sz w:val="24"/>
            <w:szCs w:val="24"/>
          </w:rPr>
          <w:t xml:space="preserve"> for macroinvertebrate assemblages</w:t>
        </w:r>
        <w:r w:rsidR="00D47678">
          <w:rPr>
            <w:rFonts w:ascii="Times New Roman" w:eastAsiaTheme="minorEastAsia" w:hAnsi="Times New Roman" w:cs="Times New Roman"/>
            <w:sz w:val="24"/>
            <w:szCs w:val="24"/>
          </w:rPr>
          <w:t xml:space="preserve"> by identifying</w:t>
        </w:r>
        <w:r w:rsidR="00656C10">
          <w:rPr>
            <w:rFonts w:ascii="Times New Roman" w:eastAsiaTheme="minorEastAsia" w:hAnsi="Times New Roman" w:cs="Times New Roman"/>
            <w:sz w:val="24"/>
            <w:szCs w:val="24"/>
          </w:rPr>
          <w:t xml:space="preserve"> sites within each region that had evidence for either a change in richness (&gt;0.75 support) or composition </w:t>
        </w:r>
        <w:r w:rsidR="00E4426F">
          <w:rPr>
            <w:rFonts w:ascii="Times New Roman" w:eastAsiaTheme="minorEastAsia" w:hAnsi="Times New Roman" w:cs="Times New Roman"/>
            <w:sz w:val="24"/>
            <w:szCs w:val="24"/>
          </w:rPr>
          <w:t xml:space="preserve">(Jaccard Similarity &lt; 0.9) </w:t>
        </w:r>
        <w:r w:rsidR="00656C10">
          <w:rPr>
            <w:rFonts w:ascii="Times New Roman" w:eastAsiaTheme="minorEastAsia" w:hAnsi="Times New Roman" w:cs="Times New Roman"/>
            <w:sz w:val="24"/>
            <w:szCs w:val="24"/>
          </w:rPr>
          <w:t>from present-day conditions.</w:t>
        </w:r>
        <w:r w:rsidR="00490EFC">
          <w:rPr>
            <w:rFonts w:ascii="Times New Roman" w:eastAsiaTheme="minorEastAsia" w:hAnsi="Times New Roman" w:cs="Times New Roman"/>
            <w:sz w:val="24"/>
            <w:szCs w:val="24"/>
          </w:rPr>
          <w:t xml:space="preserve"> Then, using</w:t>
        </w:r>
        <w:r w:rsidR="00490EFC">
          <w:rPr>
            <w:rFonts w:ascii="Times New Roman" w:hAnsi="Times New Roman" w:cs="Times New Roman"/>
            <w:color w:val="000000"/>
            <w:sz w:val="24"/>
            <w:szCs w:val="24"/>
            <w:bdr w:val="none" w:sz="0" w:space="0" w:color="auto" w:frame="1"/>
          </w:rPr>
          <w:t xml:space="preserve"> only the probabilistic samples</w:t>
        </w:r>
        <w:r w:rsidR="00AB7815">
          <w:rPr>
            <w:rFonts w:ascii="Times New Roman" w:hAnsi="Times New Roman" w:cs="Times New Roman"/>
            <w:color w:val="000000"/>
            <w:sz w:val="24"/>
            <w:szCs w:val="24"/>
            <w:bdr w:val="none" w:sz="0" w:space="0" w:color="auto" w:frame="1"/>
          </w:rPr>
          <w:t xml:space="preserve"> that were not flagged for extrapolation and had complete data (n = 1748) and their</w:t>
        </w:r>
        <w:r w:rsidR="00490EFC">
          <w:rPr>
            <w:rFonts w:ascii="Times New Roman" w:hAnsi="Times New Roman" w:cs="Times New Roman"/>
            <w:color w:val="000000"/>
            <w:sz w:val="24"/>
            <w:szCs w:val="24"/>
            <w:bdr w:val="none" w:sz="0" w:space="0" w:color="auto" w:frame="1"/>
          </w:rPr>
          <w:t xml:space="preserve"> </w:t>
        </w:r>
        <w:r w:rsidR="00AB7815">
          <w:rPr>
            <w:rFonts w:ascii="Times New Roman" w:hAnsi="Times New Roman" w:cs="Times New Roman"/>
            <w:color w:val="000000"/>
            <w:sz w:val="24"/>
            <w:szCs w:val="24"/>
            <w:bdr w:val="none" w:sz="0" w:space="0" w:color="auto" w:frame="1"/>
          </w:rPr>
          <w:t xml:space="preserve">weights, </w:t>
        </w:r>
        <w:r w:rsidR="00490EFC">
          <w:rPr>
            <w:rFonts w:ascii="Times New Roman" w:hAnsi="Times New Roman" w:cs="Times New Roman"/>
            <w:color w:val="000000"/>
            <w:sz w:val="24"/>
            <w:szCs w:val="24"/>
            <w:bdr w:val="none" w:sz="0" w:space="0" w:color="auto" w:frame="1"/>
          </w:rPr>
          <w:t xml:space="preserve">estimated the total percent of streams </w:t>
        </w:r>
        <w:r w:rsidR="00AB7815">
          <w:rPr>
            <w:rFonts w:ascii="Times New Roman" w:hAnsi="Times New Roman" w:cs="Times New Roman"/>
            <w:color w:val="000000"/>
            <w:sz w:val="24"/>
            <w:szCs w:val="24"/>
            <w:bdr w:val="none" w:sz="0" w:space="0" w:color="auto" w:frame="1"/>
          </w:rPr>
          <w:t xml:space="preserve">within each ecoregion </w:t>
        </w:r>
        <w:r w:rsidR="00490EFC">
          <w:rPr>
            <w:rFonts w:ascii="Times New Roman" w:hAnsi="Times New Roman" w:cs="Times New Roman"/>
            <w:color w:val="000000"/>
            <w:sz w:val="24"/>
            <w:szCs w:val="24"/>
            <w:bdr w:val="none" w:sz="0" w:space="0" w:color="auto" w:frame="1"/>
          </w:rPr>
          <w:t xml:space="preserve">that were potentially affected by anthropogenic disturbance. Estimates for each ecoregion were generated using the </w:t>
        </w:r>
        <w:proofErr w:type="spellStart"/>
        <w:r w:rsidR="00490EFC">
          <w:rPr>
            <w:rFonts w:ascii="Times New Roman" w:hAnsi="Times New Roman" w:cs="Times New Roman"/>
            <w:color w:val="000000"/>
            <w:sz w:val="24"/>
            <w:szCs w:val="24"/>
            <w:bdr w:val="none" w:sz="0" w:space="0" w:color="auto" w:frame="1"/>
          </w:rPr>
          <w:t>cat_analysis</w:t>
        </w:r>
        <w:proofErr w:type="spellEnd"/>
        <w:r w:rsidR="00490EFC">
          <w:rPr>
            <w:rFonts w:ascii="Times New Roman" w:hAnsi="Times New Roman" w:cs="Times New Roman"/>
            <w:color w:val="000000"/>
            <w:sz w:val="24"/>
            <w:szCs w:val="24"/>
            <w:bdr w:val="none" w:sz="0" w:space="0" w:color="auto" w:frame="1"/>
          </w:rPr>
          <w:t xml:space="preserve">() function from the </w:t>
        </w:r>
        <w:proofErr w:type="spellStart"/>
        <w:r w:rsidR="00490EFC">
          <w:rPr>
            <w:rFonts w:ascii="Times New Roman" w:hAnsi="Times New Roman" w:cs="Times New Roman"/>
            <w:color w:val="000000"/>
            <w:sz w:val="24"/>
            <w:szCs w:val="24"/>
            <w:bdr w:val="none" w:sz="0" w:space="0" w:color="auto" w:frame="1"/>
          </w:rPr>
          <w:t>spsurvey</w:t>
        </w:r>
        <w:proofErr w:type="spellEnd"/>
        <w:r w:rsidR="00490EFC">
          <w:rPr>
            <w:rFonts w:ascii="Times New Roman" w:hAnsi="Times New Roman" w:cs="Times New Roman"/>
            <w:color w:val="000000"/>
            <w:sz w:val="24"/>
            <w:szCs w:val="24"/>
            <w:bdr w:val="none" w:sz="0" w:space="0" w:color="auto" w:frame="1"/>
          </w:rPr>
          <w:t xml:space="preserve"> R package </w:t>
        </w:r>
        <w:r w:rsidR="00490EFC">
          <w:rPr>
            <w:rFonts w:ascii="Times New Roman" w:hAnsi="Times New Roman" w:cs="Times New Roman"/>
            <w:color w:val="000000"/>
            <w:sz w:val="24"/>
            <w:szCs w:val="24"/>
            <w:bdr w:val="none" w:sz="0" w:space="0" w:color="auto" w:frame="1"/>
          </w:rPr>
          <w:fldChar w:fldCharType="begin"/>
        </w:r>
        <w:r w:rsidR="00490EFC">
          <w:rPr>
            <w:rFonts w:ascii="Times New Roman" w:hAnsi="Times New Roman" w:cs="Times New Roman"/>
            <w:color w:val="000000"/>
            <w:sz w:val="24"/>
            <w:szCs w:val="24"/>
            <w:bdr w:val="none" w:sz="0" w:space="0" w:color="auto" w:frame="1"/>
          </w:rPr>
          <w:instrText xml:space="preserve"> ADDIN EN.CITE &lt;EndNote&gt;&lt;Cite&gt;&lt;Author&gt;Dumelle&lt;/Author&gt;&lt;Year&gt;2023&lt;/Year&gt;&lt;RecNum&gt;14&lt;/RecNum&gt;&lt;DisplayText&gt;(Dumelle et al. 2023)&lt;/DisplayText&gt;&lt;record&gt;&lt;rec-number&gt;14&lt;/rec-number&gt;&lt;foreign-keys&gt;&lt;key app="EN" db-id="rtxzfetfi9xw07eeartpf9t7wwtdt2arspvw" timestamp="1701145382" guid="86692a4d-bb3a-486a-9f77-cfedc6f53f5e"&gt;14&lt;/key&gt;&lt;/foreign-keys&gt;&lt;ref-type name="Journal Article"&gt;17&lt;/ref-type&gt;&lt;contributors&gt;&lt;authors&gt;&lt;author&gt;Dumelle, Michael&lt;/author&gt;&lt;author&gt;Kincaid, Tom&lt;/author&gt;&lt;author&gt;Olsen, Anthony R.&lt;/author&gt;&lt;author&gt;Weber, Marc&lt;/author&gt;&lt;/authors&gt;&lt;/contributors&gt;&lt;titles&gt;&lt;title&gt;spsurvey: Spatial Sampling Design and Analysis in R&lt;/title&gt;&lt;secondary-title&gt;Journal of Statistical Software&lt;/secondary-title&gt;&lt;/titles&gt;&lt;periodical&gt;&lt;full-title&gt;Journal of Statistical Software&lt;/full-title&gt;&lt;/periodical&gt;&lt;pages&gt;1 - 29&lt;/pages&gt;&lt;volume&gt;105&lt;/volume&gt;&lt;number&gt;3&lt;/number&gt;&lt;section&gt;Articles&lt;/section&gt;&lt;dates&gt;&lt;year&gt;2023&lt;/year&gt;&lt;pub-dates&gt;&lt;date&gt;01/18&lt;/date&gt;&lt;/pub-dates&gt;&lt;/dates&gt;&lt;urls&gt;&lt;related-urls&gt;&lt;url&gt;https://www.jstatsoft.org/index.php/jss/article/view/v105i03&lt;/url&gt;&lt;/related-urls&gt;&lt;/urls&gt;&lt;electronic-resource-num&gt;10.18637/jss.v105.i03&lt;/electronic-resource-num&gt;&lt;access-date&gt;2023/11/28&lt;/access-date&gt;&lt;/record&gt;&lt;/Cite&gt;&lt;/EndNote&gt;</w:instrText>
        </w:r>
        <w:r w:rsidR="00490EFC">
          <w:rPr>
            <w:rFonts w:ascii="Times New Roman" w:hAnsi="Times New Roman" w:cs="Times New Roman"/>
            <w:color w:val="000000"/>
            <w:sz w:val="24"/>
            <w:szCs w:val="24"/>
            <w:bdr w:val="none" w:sz="0" w:space="0" w:color="auto" w:frame="1"/>
          </w:rPr>
          <w:fldChar w:fldCharType="separate"/>
        </w:r>
        <w:r w:rsidR="00490EFC">
          <w:rPr>
            <w:rFonts w:ascii="Times New Roman" w:hAnsi="Times New Roman" w:cs="Times New Roman"/>
            <w:noProof/>
            <w:color w:val="000000"/>
            <w:sz w:val="24"/>
            <w:szCs w:val="24"/>
            <w:bdr w:val="none" w:sz="0" w:space="0" w:color="auto" w:frame="1"/>
          </w:rPr>
          <w:t>(</w:t>
        </w:r>
        <w:r w:rsidR="00000000">
          <w:fldChar w:fldCharType="begin"/>
        </w:r>
        <w:r w:rsidR="00000000">
          <w:instrText>HYPERLINK \l "_ENREF_18" \o "Dumelle, 2023 #14"</w:instrText>
        </w:r>
        <w:r w:rsidR="00000000">
          <w:fldChar w:fldCharType="separate"/>
        </w:r>
        <w:r w:rsidR="00707795">
          <w:rPr>
            <w:rFonts w:ascii="Times New Roman" w:hAnsi="Times New Roman" w:cs="Times New Roman"/>
            <w:noProof/>
            <w:color w:val="000000"/>
            <w:sz w:val="24"/>
            <w:szCs w:val="24"/>
            <w:bdr w:val="none" w:sz="0" w:space="0" w:color="auto" w:frame="1"/>
          </w:rPr>
          <w:t>Dumelle et al. 2023</w:t>
        </w:r>
        <w:r w:rsidR="00000000">
          <w:rPr>
            <w:rFonts w:ascii="Times New Roman" w:hAnsi="Times New Roman" w:cs="Times New Roman"/>
            <w:noProof/>
            <w:color w:val="000000"/>
            <w:sz w:val="24"/>
            <w:szCs w:val="24"/>
            <w:bdr w:val="none" w:sz="0" w:space="0" w:color="auto" w:frame="1"/>
          </w:rPr>
          <w:fldChar w:fldCharType="end"/>
        </w:r>
        <w:r w:rsidR="00490EFC">
          <w:rPr>
            <w:rFonts w:ascii="Times New Roman" w:hAnsi="Times New Roman" w:cs="Times New Roman"/>
            <w:noProof/>
            <w:color w:val="000000"/>
            <w:sz w:val="24"/>
            <w:szCs w:val="24"/>
            <w:bdr w:val="none" w:sz="0" w:space="0" w:color="auto" w:frame="1"/>
          </w:rPr>
          <w:t>)</w:t>
        </w:r>
        <w:r w:rsidR="00490EFC">
          <w:rPr>
            <w:rFonts w:ascii="Times New Roman" w:hAnsi="Times New Roman" w:cs="Times New Roman"/>
            <w:color w:val="000000"/>
            <w:sz w:val="24"/>
            <w:szCs w:val="24"/>
            <w:bdr w:val="none" w:sz="0" w:space="0" w:color="auto" w:frame="1"/>
          </w:rPr>
          <w:fldChar w:fldCharType="end"/>
        </w:r>
        <w:r w:rsidR="00E4426F">
          <w:rPr>
            <w:rFonts w:ascii="Times New Roman" w:eastAsiaTheme="minorEastAsia" w:hAnsi="Times New Roman" w:cs="Times New Roman"/>
            <w:sz w:val="24"/>
            <w:szCs w:val="24"/>
          </w:rPr>
          <w:t>. In addition, we report results with different levels of support (&gt;</w:t>
        </w:r>
        <w:r w:rsidR="00AB7815">
          <w:rPr>
            <w:rFonts w:ascii="Times New Roman" w:eastAsiaTheme="minorEastAsia" w:hAnsi="Times New Roman" w:cs="Times New Roman"/>
            <w:sz w:val="24"/>
            <w:szCs w:val="24"/>
          </w:rPr>
          <w:t xml:space="preserve"> </w:t>
        </w:r>
        <w:r w:rsidR="00E4426F">
          <w:rPr>
            <w:rFonts w:ascii="Times New Roman" w:eastAsiaTheme="minorEastAsia" w:hAnsi="Times New Roman" w:cs="Times New Roman"/>
            <w:sz w:val="24"/>
            <w:szCs w:val="24"/>
          </w:rPr>
          <w:t>0.75 and &gt;</w:t>
        </w:r>
        <w:r w:rsidR="00AB7815">
          <w:rPr>
            <w:rFonts w:ascii="Times New Roman" w:eastAsiaTheme="minorEastAsia" w:hAnsi="Times New Roman" w:cs="Times New Roman"/>
            <w:sz w:val="24"/>
            <w:szCs w:val="24"/>
          </w:rPr>
          <w:t xml:space="preserve"> </w:t>
        </w:r>
        <w:r w:rsidR="00E4426F">
          <w:rPr>
            <w:rFonts w:ascii="Times New Roman" w:eastAsiaTheme="minorEastAsia" w:hAnsi="Times New Roman" w:cs="Times New Roman"/>
            <w:sz w:val="24"/>
            <w:szCs w:val="24"/>
          </w:rPr>
          <w:t xml:space="preserve">0.90) </w:t>
        </w:r>
        <w:r w:rsidR="00490EFC">
          <w:rPr>
            <w:rFonts w:ascii="Times New Roman" w:eastAsiaTheme="minorEastAsia" w:hAnsi="Times New Roman" w:cs="Times New Roman"/>
            <w:sz w:val="24"/>
            <w:szCs w:val="24"/>
          </w:rPr>
          <w:t xml:space="preserve">for richness change </w:t>
        </w:r>
        <w:r w:rsidR="00E4426F">
          <w:rPr>
            <w:rFonts w:ascii="Times New Roman" w:eastAsiaTheme="minorEastAsia" w:hAnsi="Times New Roman" w:cs="Times New Roman"/>
            <w:sz w:val="24"/>
            <w:szCs w:val="24"/>
          </w:rPr>
          <w:t>and separate compositional change to convey uncertainty</w:t>
        </w:r>
        <w:r w:rsidR="00AB7815">
          <w:rPr>
            <w:rFonts w:ascii="Times New Roman" w:eastAsiaTheme="minorEastAsia" w:hAnsi="Times New Roman" w:cs="Times New Roman"/>
            <w:sz w:val="24"/>
            <w:szCs w:val="24"/>
          </w:rPr>
          <w:t xml:space="preserve"> and methodological differences</w:t>
        </w:r>
        <w:r w:rsidR="00E4426F">
          <w:rPr>
            <w:rFonts w:ascii="Times New Roman" w:eastAsiaTheme="minorEastAsia" w:hAnsi="Times New Roman" w:cs="Times New Roman"/>
            <w:sz w:val="24"/>
            <w:szCs w:val="24"/>
          </w:rPr>
          <w:t>.</w:t>
        </w:r>
        <w:r w:rsidR="001400D1">
          <w:rPr>
            <w:rFonts w:ascii="Times New Roman" w:eastAsiaTheme="minorEastAsia" w:hAnsi="Times New Roman" w:cs="Times New Roman"/>
            <w:sz w:val="24"/>
            <w:szCs w:val="24"/>
          </w:rPr>
          <w:t xml:space="preserve"> </w:t>
        </w:r>
      </w:ins>
    </w:p>
    <w:p w14:paraId="6210C883" w14:textId="211D1057" w:rsidR="00E4426F" w:rsidRDefault="00E4426F" w:rsidP="00813871">
      <w:pPr>
        <w:spacing w:line="480" w:lineRule="auto"/>
        <w:contextualSpacing/>
        <w:rPr>
          <w:ins w:id="729" w:author="Kopp, Darin" w:date="2025-02-20T15:34:00Z"/>
          <w:rFonts w:ascii="Times New Roman" w:hAnsi="Times New Roman" w:cs="Times New Roman"/>
          <w:sz w:val="24"/>
          <w:szCs w:val="24"/>
        </w:rPr>
      </w:pPr>
    </w:p>
    <w:p w14:paraId="3F362463" w14:textId="15C92EB0" w:rsidR="00072930" w:rsidRPr="00723160" w:rsidRDefault="00813871" w:rsidP="00813871">
      <w:pPr>
        <w:spacing w:line="480" w:lineRule="auto"/>
        <w:contextualSpacing/>
        <w:rPr>
          <w:moveTo w:id="730" w:author="Kopp, Darin" w:date="2025-02-20T15:34:00Z"/>
          <w:rFonts w:ascii="Times New Roman" w:hAnsi="Times New Roman" w:cs="Times New Roman"/>
          <w:sz w:val="24"/>
          <w:szCs w:val="24"/>
        </w:rPr>
      </w:pPr>
      <w:moveToRangeStart w:id="731" w:author="Kopp, Darin" w:date="2025-02-20T15:34:00Z" w:name="move190958069"/>
      <w:moveTo w:id="732" w:author="Kopp, Darin" w:date="2025-02-20T15:34:00Z">
        <w:r>
          <w:rPr>
            <w:rFonts w:ascii="Times New Roman" w:hAnsi="Times New Roman" w:cs="Times New Roman"/>
            <w:sz w:val="24"/>
            <w:szCs w:val="24"/>
          </w:rPr>
          <w:t>Results:</w:t>
        </w:r>
      </w:moveTo>
    </w:p>
    <w:p w14:paraId="43019186" w14:textId="1B1FDA06" w:rsidR="00500ECA" w:rsidRPr="00500ECA" w:rsidRDefault="00500ECA" w:rsidP="00813871">
      <w:pPr>
        <w:spacing w:line="480" w:lineRule="auto"/>
        <w:contextualSpacing/>
        <w:rPr>
          <w:moveTo w:id="733" w:author="Kopp, Darin" w:date="2025-02-20T15:34:00Z"/>
          <w:rFonts w:ascii="Times New Roman" w:hAnsi="Times New Roman" w:cs="Times New Roman"/>
          <w:i/>
          <w:iCs/>
          <w:sz w:val="24"/>
          <w:szCs w:val="24"/>
        </w:rPr>
      </w:pPr>
      <w:moveTo w:id="734" w:author="Kopp, Darin" w:date="2025-02-20T15:34:00Z">
        <w:r w:rsidRPr="00500ECA">
          <w:rPr>
            <w:rFonts w:ascii="Times New Roman" w:hAnsi="Times New Roman" w:cs="Times New Roman"/>
            <w:i/>
            <w:iCs/>
            <w:sz w:val="24"/>
            <w:szCs w:val="24"/>
          </w:rPr>
          <w:t>Random Forest Model</w:t>
        </w:r>
        <w:r w:rsidR="00C405B6">
          <w:rPr>
            <w:rFonts w:ascii="Times New Roman" w:hAnsi="Times New Roman" w:cs="Times New Roman"/>
            <w:i/>
            <w:iCs/>
            <w:sz w:val="24"/>
            <w:szCs w:val="24"/>
          </w:rPr>
          <w:t>ing</w:t>
        </w:r>
      </w:moveTo>
    </w:p>
    <w:moveToRangeEnd w:id="731"/>
    <w:p w14:paraId="605E4C97" w14:textId="77777777" w:rsidR="00DE585A" w:rsidRPr="00FE7EAC" w:rsidRDefault="00AD16DA" w:rsidP="00813871">
      <w:pPr>
        <w:spacing w:line="480" w:lineRule="auto"/>
        <w:contextualSpacing/>
        <w:rPr>
          <w:del w:id="735" w:author="Kopp, Darin" w:date="2025-02-20T15:34:00Z"/>
          <w:rFonts w:ascii="Times New Roman" w:eastAsiaTheme="minorEastAsia" w:hAnsi="Times New Roman" w:cs="Times New Roman"/>
          <w:sz w:val="24"/>
          <w:szCs w:val="24"/>
        </w:rPr>
      </w:pPr>
      <w:del w:id="736" w:author="Kopp, Darin" w:date="2025-02-20T15:34:00Z">
        <w:r>
          <w:rPr>
            <w:rFonts w:ascii="Times New Roman" w:eastAsiaTheme="minorEastAsia" w:hAnsi="Times New Roman" w:cs="Times New Roman"/>
            <w:sz w:val="24"/>
            <w:szCs w:val="24"/>
          </w:rPr>
          <w:tab/>
        </w:r>
        <w:r w:rsidRPr="00AD16DA">
          <w:rPr>
            <w:rFonts w:ascii="Times New Roman" w:eastAsiaTheme="minorEastAsia" w:hAnsi="Times New Roman" w:cs="Times New Roman"/>
            <w:sz w:val="24"/>
            <w:szCs w:val="24"/>
          </w:rPr>
          <w:tab/>
        </w:r>
      </w:del>
    </w:p>
    <w:p w14:paraId="1CAD2ADA" w14:textId="77777777" w:rsidR="00072930" w:rsidRPr="00723160" w:rsidRDefault="00813871" w:rsidP="00813871">
      <w:pPr>
        <w:spacing w:line="480" w:lineRule="auto"/>
        <w:contextualSpacing/>
        <w:rPr>
          <w:moveFrom w:id="737" w:author="Kopp, Darin" w:date="2025-02-20T15:34:00Z"/>
          <w:rFonts w:ascii="Times New Roman" w:hAnsi="Times New Roman" w:cs="Times New Roman"/>
          <w:sz w:val="24"/>
          <w:szCs w:val="24"/>
        </w:rPr>
      </w:pPr>
      <w:moveFromRangeStart w:id="738" w:author="Kopp, Darin" w:date="2025-02-20T15:34:00Z" w:name="move190958069"/>
      <w:moveFrom w:id="739" w:author="Kopp, Darin" w:date="2025-02-20T15:34:00Z">
        <w:r>
          <w:rPr>
            <w:rFonts w:ascii="Times New Roman" w:hAnsi="Times New Roman" w:cs="Times New Roman"/>
            <w:sz w:val="24"/>
            <w:szCs w:val="24"/>
          </w:rPr>
          <w:t>Results:</w:t>
        </w:r>
      </w:moveFrom>
    </w:p>
    <w:p w14:paraId="3A51B98C" w14:textId="77777777" w:rsidR="00500ECA" w:rsidRPr="00500ECA" w:rsidRDefault="00500ECA" w:rsidP="00813871">
      <w:pPr>
        <w:spacing w:line="480" w:lineRule="auto"/>
        <w:contextualSpacing/>
        <w:rPr>
          <w:moveFrom w:id="740" w:author="Kopp, Darin" w:date="2025-02-20T15:34:00Z"/>
          <w:rFonts w:ascii="Times New Roman" w:hAnsi="Times New Roman" w:cs="Times New Roman"/>
          <w:i/>
          <w:iCs/>
          <w:sz w:val="24"/>
          <w:szCs w:val="24"/>
        </w:rPr>
      </w:pPr>
      <w:moveFrom w:id="741" w:author="Kopp, Darin" w:date="2025-02-20T15:34:00Z">
        <w:r w:rsidRPr="00500ECA">
          <w:rPr>
            <w:rFonts w:ascii="Times New Roman" w:hAnsi="Times New Roman" w:cs="Times New Roman"/>
            <w:i/>
            <w:iCs/>
            <w:sz w:val="24"/>
            <w:szCs w:val="24"/>
          </w:rPr>
          <w:t>Random Forest Model</w:t>
        </w:r>
        <w:r w:rsidR="00C405B6">
          <w:rPr>
            <w:rFonts w:ascii="Times New Roman" w:hAnsi="Times New Roman" w:cs="Times New Roman"/>
            <w:i/>
            <w:iCs/>
            <w:sz w:val="24"/>
            <w:szCs w:val="24"/>
          </w:rPr>
          <w:t>ing</w:t>
        </w:r>
      </w:moveFrom>
    </w:p>
    <w:moveFromRangeEnd w:id="738"/>
    <w:p w14:paraId="2761552A" w14:textId="22125A5E" w:rsidR="00027452" w:rsidRDefault="002A649A" w:rsidP="007E19F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57E3A">
        <w:rPr>
          <w:rFonts w:ascii="Times New Roman" w:hAnsi="Times New Roman" w:cs="Times New Roman"/>
          <w:sz w:val="24"/>
          <w:szCs w:val="24"/>
        </w:rPr>
        <w:t xml:space="preserve">The </w:t>
      </w:r>
      <w:r w:rsidR="008D0614">
        <w:rPr>
          <w:rFonts w:ascii="Times New Roman" w:hAnsi="Times New Roman" w:cs="Times New Roman"/>
          <w:sz w:val="24"/>
          <w:szCs w:val="24"/>
        </w:rPr>
        <w:t xml:space="preserve">random forest models </w:t>
      </w:r>
      <w:r w:rsidR="00157E3A">
        <w:rPr>
          <w:rFonts w:ascii="Times New Roman" w:hAnsi="Times New Roman" w:cs="Times New Roman"/>
          <w:sz w:val="24"/>
          <w:szCs w:val="24"/>
        </w:rPr>
        <w:t xml:space="preserve">explained </w:t>
      </w:r>
      <w:del w:id="742" w:author="Kopp, Darin" w:date="2025-02-20T15:34:00Z">
        <w:r w:rsidR="00157E3A">
          <w:rPr>
            <w:rFonts w:ascii="Times New Roman" w:hAnsi="Times New Roman" w:cs="Times New Roman"/>
            <w:sz w:val="24"/>
            <w:szCs w:val="24"/>
          </w:rPr>
          <w:delText xml:space="preserve">approximately </w:delText>
        </w:r>
        <w:r w:rsidR="0008256C">
          <w:rPr>
            <w:rFonts w:ascii="Times New Roman" w:hAnsi="Times New Roman" w:cs="Times New Roman"/>
            <w:sz w:val="24"/>
            <w:szCs w:val="24"/>
          </w:rPr>
          <w:delText>4</w:delText>
        </w:r>
        <w:r w:rsidR="00D3160B">
          <w:rPr>
            <w:rFonts w:ascii="Times New Roman" w:hAnsi="Times New Roman" w:cs="Times New Roman"/>
            <w:sz w:val="24"/>
            <w:szCs w:val="24"/>
          </w:rPr>
          <w:delText>8</w:delText>
        </w:r>
      </w:del>
      <w:ins w:id="743" w:author="Kopp, Darin" w:date="2025-02-20T15:34:00Z">
        <w:r w:rsidR="0008256C">
          <w:rPr>
            <w:rFonts w:ascii="Times New Roman" w:hAnsi="Times New Roman" w:cs="Times New Roman"/>
            <w:sz w:val="24"/>
            <w:szCs w:val="24"/>
          </w:rPr>
          <w:t>4</w:t>
        </w:r>
        <w:r w:rsidR="001B0404">
          <w:rPr>
            <w:rFonts w:ascii="Times New Roman" w:hAnsi="Times New Roman" w:cs="Times New Roman"/>
            <w:sz w:val="24"/>
            <w:szCs w:val="24"/>
          </w:rPr>
          <w:t>6 to 77</w:t>
        </w:r>
      </w:ins>
      <w:r w:rsidR="00157E3A">
        <w:rPr>
          <w:rFonts w:ascii="Times New Roman" w:hAnsi="Times New Roman" w:cs="Times New Roman"/>
          <w:sz w:val="24"/>
          <w:szCs w:val="24"/>
        </w:rPr>
        <w:t>%</w:t>
      </w:r>
      <w:r w:rsidR="001B0404">
        <w:rPr>
          <w:rFonts w:ascii="Times New Roman" w:hAnsi="Times New Roman" w:cs="Times New Roman"/>
          <w:sz w:val="24"/>
          <w:szCs w:val="24"/>
        </w:rPr>
        <w:t xml:space="preserve"> </w:t>
      </w:r>
      <w:r w:rsidR="00157E3A">
        <w:rPr>
          <w:rFonts w:ascii="Times New Roman" w:hAnsi="Times New Roman" w:cs="Times New Roman"/>
          <w:sz w:val="24"/>
          <w:szCs w:val="24"/>
        </w:rPr>
        <w:t xml:space="preserve">of the variation </w:t>
      </w:r>
      <w:r w:rsidR="004B4165">
        <w:rPr>
          <w:rFonts w:ascii="Times New Roman" w:hAnsi="Times New Roman" w:cs="Times New Roman"/>
          <w:sz w:val="24"/>
          <w:szCs w:val="24"/>
        </w:rPr>
        <w:t xml:space="preserve">in </w:t>
      </w:r>
      <w:ins w:id="744" w:author="Kopp, Darin" w:date="2025-02-20T15:34:00Z">
        <w:r w:rsidR="001B0404">
          <w:rPr>
            <w:rFonts w:ascii="Times New Roman" w:hAnsi="Times New Roman" w:cs="Times New Roman"/>
            <w:sz w:val="24"/>
            <w:szCs w:val="24"/>
          </w:rPr>
          <w:t xml:space="preserve">the training data </w:t>
        </w:r>
        <w:r w:rsidR="003C4D0D">
          <w:rPr>
            <w:rFonts w:ascii="Times New Roman" w:hAnsi="Times New Roman" w:cs="Times New Roman"/>
            <w:sz w:val="24"/>
            <w:szCs w:val="24"/>
          </w:rPr>
          <w:t xml:space="preserve">(n=1502) </w:t>
        </w:r>
        <w:r w:rsidR="001B0404">
          <w:rPr>
            <w:rFonts w:ascii="Times New Roman" w:hAnsi="Times New Roman" w:cs="Times New Roman"/>
            <w:sz w:val="24"/>
            <w:szCs w:val="24"/>
          </w:rPr>
          <w:t xml:space="preserve">and 51 to 78% of the variation in the </w:t>
        </w:r>
      </w:ins>
      <w:r w:rsidR="0008256C">
        <w:rPr>
          <w:rFonts w:ascii="Times New Roman" w:hAnsi="Times New Roman" w:cs="Times New Roman"/>
          <w:sz w:val="24"/>
          <w:szCs w:val="24"/>
        </w:rPr>
        <w:t>test</w:t>
      </w:r>
      <w:ins w:id="745" w:author="Kopp, Darin" w:date="2025-02-20T15:34:00Z">
        <w:r w:rsidR="003C4D0D">
          <w:rPr>
            <w:rFonts w:ascii="Times New Roman" w:hAnsi="Times New Roman" w:cs="Times New Roman"/>
            <w:sz w:val="24"/>
            <w:szCs w:val="24"/>
          </w:rPr>
          <w:t>/validation</w:t>
        </w:r>
      </w:ins>
      <w:r w:rsidR="0008256C">
        <w:rPr>
          <w:rFonts w:ascii="Times New Roman" w:hAnsi="Times New Roman" w:cs="Times New Roman"/>
          <w:sz w:val="24"/>
          <w:szCs w:val="24"/>
        </w:rPr>
        <w:t xml:space="preserve"> data</w:t>
      </w:r>
      <w:r w:rsidR="003C4D0D">
        <w:rPr>
          <w:rFonts w:ascii="Times New Roman" w:hAnsi="Times New Roman" w:cs="Times New Roman"/>
          <w:sz w:val="24"/>
          <w:szCs w:val="24"/>
        </w:rPr>
        <w:t xml:space="preserve"> </w:t>
      </w:r>
      <w:del w:id="746" w:author="Kopp, Darin" w:date="2025-02-20T15:34:00Z">
        <w:r w:rsidR="008110F9">
          <w:rPr>
            <w:rFonts w:ascii="Times New Roman" w:hAnsi="Times New Roman" w:cs="Times New Roman"/>
            <w:sz w:val="24"/>
            <w:szCs w:val="24"/>
          </w:rPr>
          <w:delText>for</w:delText>
        </w:r>
      </w:del>
      <w:ins w:id="747" w:author="Kopp, Darin" w:date="2025-02-20T15:34:00Z">
        <w:r w:rsidR="003C4D0D">
          <w:rPr>
            <w:rFonts w:ascii="Times New Roman" w:hAnsi="Times New Roman" w:cs="Times New Roman"/>
            <w:sz w:val="24"/>
            <w:szCs w:val="24"/>
          </w:rPr>
          <w:t>(n=375)</w:t>
        </w:r>
        <w:r w:rsidR="001B0404">
          <w:rPr>
            <w:rFonts w:ascii="Times New Roman" w:hAnsi="Times New Roman" w:cs="Times New Roman"/>
            <w:sz w:val="24"/>
            <w:szCs w:val="24"/>
          </w:rPr>
          <w:t xml:space="preserve">. </w:t>
        </w:r>
        <w:r w:rsidR="008110F9">
          <w:rPr>
            <w:rFonts w:ascii="Times New Roman" w:hAnsi="Times New Roman" w:cs="Times New Roman"/>
            <w:sz w:val="24"/>
            <w:szCs w:val="24"/>
          </w:rPr>
          <w:t xml:space="preserve"> </w:t>
        </w:r>
        <w:r w:rsidR="001B0404">
          <w:rPr>
            <w:rFonts w:ascii="Times New Roman" w:hAnsi="Times New Roman" w:cs="Times New Roman"/>
            <w:sz w:val="24"/>
            <w:szCs w:val="24"/>
          </w:rPr>
          <w:t>The model of</w:t>
        </w:r>
      </w:ins>
      <w:r w:rsidR="001B0404">
        <w:rPr>
          <w:rFonts w:ascii="Times New Roman" w:hAnsi="Times New Roman" w:cs="Times New Roman"/>
          <w:sz w:val="24"/>
          <w:szCs w:val="24"/>
        </w:rPr>
        <w:t xml:space="preserve"> </w:t>
      </w:r>
      <w:r w:rsidR="000F3E81">
        <w:rPr>
          <w:rFonts w:ascii="Times New Roman" w:hAnsi="Times New Roman" w:cs="Times New Roman"/>
          <w:sz w:val="24"/>
          <w:szCs w:val="24"/>
        </w:rPr>
        <w:t>substrate diameter</w:t>
      </w:r>
      <w:r w:rsidR="001B0404">
        <w:rPr>
          <w:rFonts w:ascii="Times New Roman" w:hAnsi="Times New Roman" w:cs="Times New Roman"/>
          <w:sz w:val="24"/>
          <w:szCs w:val="24"/>
        </w:rPr>
        <w:t xml:space="preserve"> </w:t>
      </w:r>
      <w:del w:id="748" w:author="Kopp, Darin" w:date="2025-02-20T15:34:00Z">
        <w:r w:rsidR="008110F9">
          <w:rPr>
            <w:rFonts w:ascii="Times New Roman" w:hAnsi="Times New Roman" w:cs="Times New Roman"/>
            <w:sz w:val="24"/>
            <w:szCs w:val="24"/>
          </w:rPr>
          <w:delText xml:space="preserve">and </w:delText>
        </w:r>
        <w:r w:rsidR="00664127">
          <w:rPr>
            <w:rFonts w:ascii="Times New Roman" w:hAnsi="Times New Roman" w:cs="Times New Roman"/>
            <w:sz w:val="24"/>
            <w:szCs w:val="24"/>
          </w:rPr>
          <w:delText>≥</w:delText>
        </w:r>
        <w:r w:rsidR="00D559B4">
          <w:rPr>
            <w:rFonts w:ascii="Times New Roman" w:hAnsi="Times New Roman" w:cs="Times New Roman"/>
            <w:sz w:val="24"/>
            <w:szCs w:val="24"/>
          </w:rPr>
          <w:delText>5</w:delText>
        </w:r>
        <w:r w:rsidR="00664127">
          <w:rPr>
            <w:rFonts w:ascii="Times New Roman" w:hAnsi="Times New Roman" w:cs="Times New Roman"/>
            <w:sz w:val="24"/>
            <w:szCs w:val="24"/>
          </w:rPr>
          <w:delText>9</w:delText>
        </w:r>
        <w:r w:rsidR="00D559B4">
          <w:rPr>
            <w:rFonts w:ascii="Times New Roman" w:hAnsi="Times New Roman" w:cs="Times New Roman"/>
            <w:sz w:val="24"/>
            <w:szCs w:val="24"/>
          </w:rPr>
          <w:delText xml:space="preserve">% of the variation in </w:delText>
        </w:r>
      </w:del>
      <w:ins w:id="749" w:author="Kopp, Darin" w:date="2025-02-20T15:34:00Z">
        <w:r w:rsidR="00B81C2C">
          <w:rPr>
            <w:rFonts w:ascii="Times New Roman" w:hAnsi="Times New Roman" w:cs="Times New Roman"/>
            <w:sz w:val="24"/>
            <w:szCs w:val="24"/>
          </w:rPr>
          <w:t xml:space="preserve">(SUBD) </w:t>
        </w:r>
        <w:r w:rsidR="001B0404">
          <w:rPr>
            <w:rFonts w:ascii="Times New Roman" w:hAnsi="Times New Roman" w:cs="Times New Roman"/>
            <w:sz w:val="24"/>
            <w:szCs w:val="24"/>
          </w:rPr>
          <w:t xml:space="preserve">had the highest RMSE in both training and testing datasets </w:t>
        </w:r>
        <w:r w:rsidR="00DE58E6">
          <w:rPr>
            <w:rFonts w:ascii="Times New Roman" w:hAnsi="Times New Roman" w:cs="Times New Roman"/>
            <w:sz w:val="24"/>
            <w:szCs w:val="24"/>
          </w:rPr>
          <w:t>compared</w:t>
        </w:r>
        <w:r w:rsidR="001B0404">
          <w:rPr>
            <w:rFonts w:ascii="Times New Roman" w:hAnsi="Times New Roman" w:cs="Times New Roman"/>
            <w:sz w:val="24"/>
            <w:szCs w:val="24"/>
          </w:rPr>
          <w:t xml:space="preserve"> to models of </w:t>
        </w:r>
      </w:ins>
      <w:r w:rsidR="000F3E81">
        <w:rPr>
          <w:rFonts w:ascii="Times New Roman" w:hAnsi="Times New Roman" w:cs="Times New Roman"/>
          <w:sz w:val="24"/>
          <w:szCs w:val="24"/>
        </w:rPr>
        <w:t>total nitrogen</w:t>
      </w:r>
      <w:del w:id="750" w:author="Kopp, Darin" w:date="2025-02-20T15:34:00Z">
        <w:r w:rsidR="00D559B4">
          <w:rPr>
            <w:rFonts w:ascii="Times New Roman" w:hAnsi="Times New Roman" w:cs="Times New Roman"/>
            <w:sz w:val="24"/>
            <w:szCs w:val="24"/>
          </w:rPr>
          <w:delText>,</w:delText>
        </w:r>
      </w:del>
      <w:ins w:id="751" w:author="Kopp, Darin" w:date="2025-02-20T15:34:00Z">
        <w:r w:rsidR="00B81C2C">
          <w:rPr>
            <w:rFonts w:ascii="Times New Roman" w:hAnsi="Times New Roman" w:cs="Times New Roman"/>
            <w:sz w:val="24"/>
            <w:szCs w:val="24"/>
          </w:rPr>
          <w:t xml:space="preserve"> (NTL)</w:t>
        </w:r>
        <w:r w:rsidR="00D559B4">
          <w:rPr>
            <w:rFonts w:ascii="Times New Roman" w:hAnsi="Times New Roman" w:cs="Times New Roman"/>
            <w:sz w:val="24"/>
            <w:szCs w:val="24"/>
          </w:rPr>
          <w:t>,</w:t>
        </w:r>
      </w:ins>
      <w:r w:rsidR="00D559B4">
        <w:rPr>
          <w:rFonts w:ascii="Times New Roman" w:hAnsi="Times New Roman" w:cs="Times New Roman"/>
          <w:sz w:val="24"/>
          <w:szCs w:val="24"/>
        </w:rPr>
        <w:t xml:space="preserve"> </w:t>
      </w:r>
      <w:r w:rsidR="000F3E81">
        <w:rPr>
          <w:rFonts w:ascii="Times New Roman" w:hAnsi="Times New Roman" w:cs="Times New Roman"/>
          <w:sz w:val="24"/>
          <w:szCs w:val="24"/>
        </w:rPr>
        <w:t>total phosphorous</w:t>
      </w:r>
      <w:del w:id="752" w:author="Kopp, Darin" w:date="2025-02-20T15:34:00Z">
        <w:r w:rsidR="00D559B4">
          <w:rPr>
            <w:rFonts w:ascii="Times New Roman" w:hAnsi="Times New Roman" w:cs="Times New Roman"/>
            <w:sz w:val="24"/>
            <w:szCs w:val="24"/>
          </w:rPr>
          <w:delText>,</w:delText>
        </w:r>
      </w:del>
      <w:ins w:id="753" w:author="Kopp, Darin" w:date="2025-02-20T15:34:00Z">
        <w:r w:rsidR="00B81C2C">
          <w:rPr>
            <w:rFonts w:ascii="Times New Roman" w:hAnsi="Times New Roman" w:cs="Times New Roman"/>
            <w:sz w:val="24"/>
            <w:szCs w:val="24"/>
          </w:rPr>
          <w:t xml:space="preserve"> (PTL)</w:t>
        </w:r>
        <w:r w:rsidR="00D559B4">
          <w:rPr>
            <w:rFonts w:ascii="Times New Roman" w:hAnsi="Times New Roman" w:cs="Times New Roman"/>
            <w:sz w:val="24"/>
            <w:szCs w:val="24"/>
          </w:rPr>
          <w:t>,</w:t>
        </w:r>
      </w:ins>
      <w:r w:rsidR="00D559B4">
        <w:rPr>
          <w:rFonts w:ascii="Times New Roman" w:hAnsi="Times New Roman" w:cs="Times New Roman"/>
          <w:sz w:val="24"/>
          <w:szCs w:val="24"/>
        </w:rPr>
        <w:t xml:space="preserve"> </w:t>
      </w:r>
      <w:r w:rsidR="000F3E81">
        <w:rPr>
          <w:rFonts w:ascii="Times New Roman" w:hAnsi="Times New Roman" w:cs="Times New Roman"/>
          <w:sz w:val="24"/>
          <w:szCs w:val="24"/>
        </w:rPr>
        <w:t>chloride</w:t>
      </w:r>
      <w:del w:id="754" w:author="Kopp, Darin" w:date="2025-02-20T15:34:00Z">
        <w:r w:rsidR="00D559B4">
          <w:rPr>
            <w:rFonts w:ascii="Times New Roman" w:hAnsi="Times New Roman" w:cs="Times New Roman"/>
            <w:sz w:val="24"/>
            <w:szCs w:val="24"/>
          </w:rPr>
          <w:delText>,</w:delText>
        </w:r>
      </w:del>
      <w:ins w:id="755" w:author="Kopp, Darin" w:date="2025-02-20T15:34:00Z">
        <w:r w:rsidR="00B81C2C">
          <w:rPr>
            <w:rFonts w:ascii="Times New Roman" w:hAnsi="Times New Roman" w:cs="Times New Roman"/>
            <w:sz w:val="24"/>
            <w:szCs w:val="24"/>
          </w:rPr>
          <w:t xml:space="preserve"> (CL)</w:t>
        </w:r>
        <w:r w:rsidR="00D559B4">
          <w:rPr>
            <w:rFonts w:ascii="Times New Roman" w:hAnsi="Times New Roman" w:cs="Times New Roman"/>
            <w:sz w:val="24"/>
            <w:szCs w:val="24"/>
          </w:rPr>
          <w:t>,</w:t>
        </w:r>
      </w:ins>
      <w:r w:rsidR="00D559B4">
        <w:rPr>
          <w:rFonts w:ascii="Times New Roman" w:hAnsi="Times New Roman" w:cs="Times New Roman"/>
          <w:sz w:val="24"/>
          <w:szCs w:val="24"/>
        </w:rPr>
        <w:t xml:space="preserve"> and</w:t>
      </w:r>
      <w:r w:rsidR="00107AD1">
        <w:rPr>
          <w:rFonts w:ascii="Times New Roman" w:hAnsi="Times New Roman" w:cs="Times New Roman"/>
          <w:sz w:val="24"/>
          <w:szCs w:val="24"/>
        </w:rPr>
        <w:t xml:space="preserve"> </w:t>
      </w:r>
      <w:r w:rsidR="000F3E81">
        <w:rPr>
          <w:rFonts w:ascii="Times New Roman" w:hAnsi="Times New Roman" w:cs="Times New Roman"/>
          <w:sz w:val="24"/>
          <w:szCs w:val="24"/>
        </w:rPr>
        <w:t>sulfate</w:t>
      </w:r>
      <w:r w:rsidR="00B81C2C">
        <w:rPr>
          <w:rFonts w:ascii="Times New Roman" w:hAnsi="Times New Roman" w:cs="Times New Roman"/>
          <w:sz w:val="24"/>
          <w:szCs w:val="24"/>
        </w:rPr>
        <w:t xml:space="preserve"> (</w:t>
      </w:r>
      <w:ins w:id="756" w:author="Kopp, Darin" w:date="2025-02-20T15:34:00Z">
        <w:r w:rsidR="00B81C2C">
          <w:rPr>
            <w:rFonts w:ascii="Times New Roman" w:hAnsi="Times New Roman" w:cs="Times New Roman"/>
            <w:sz w:val="24"/>
            <w:szCs w:val="24"/>
          </w:rPr>
          <w:t>SO4)</w:t>
        </w:r>
        <w:r w:rsidR="008D0614">
          <w:rPr>
            <w:rFonts w:ascii="Times New Roman" w:hAnsi="Times New Roman" w:cs="Times New Roman"/>
            <w:sz w:val="24"/>
            <w:szCs w:val="24"/>
          </w:rPr>
          <w:t xml:space="preserve"> (</w:t>
        </w:r>
      </w:ins>
      <w:r w:rsidR="008D0614">
        <w:rPr>
          <w:rFonts w:ascii="Times New Roman" w:hAnsi="Times New Roman" w:cs="Times New Roman"/>
          <w:sz w:val="24"/>
          <w:szCs w:val="24"/>
        </w:rPr>
        <w:t>Table 2)</w:t>
      </w:r>
      <w:r w:rsidR="00D559B4">
        <w:rPr>
          <w:rFonts w:ascii="Times New Roman" w:hAnsi="Times New Roman" w:cs="Times New Roman"/>
          <w:sz w:val="24"/>
          <w:szCs w:val="24"/>
        </w:rPr>
        <w:t xml:space="preserve">. </w:t>
      </w:r>
      <w:del w:id="757" w:author="Kopp, Darin" w:date="2025-02-20T15:34:00Z">
        <w:r w:rsidR="00D3160B">
          <w:rPr>
            <w:rFonts w:ascii="Times New Roman" w:hAnsi="Times New Roman" w:cs="Times New Roman"/>
            <w:sz w:val="24"/>
            <w:szCs w:val="24"/>
          </w:rPr>
          <w:delText>The</w:delText>
        </w:r>
      </w:del>
      <w:ins w:id="758" w:author="Kopp, Darin" w:date="2025-02-20T15:34:00Z">
        <w:r w:rsidR="003C4D0D">
          <w:rPr>
            <w:rFonts w:ascii="Times New Roman" w:hAnsi="Times New Roman" w:cs="Times New Roman"/>
            <w:sz w:val="24"/>
            <w:szCs w:val="24"/>
          </w:rPr>
          <w:t xml:space="preserve">Variable importance for each </w:t>
        </w:r>
        <w:r w:rsidR="00B81C2C">
          <w:rPr>
            <w:rFonts w:ascii="Times New Roman" w:hAnsi="Times New Roman" w:cs="Times New Roman"/>
            <w:sz w:val="24"/>
            <w:szCs w:val="24"/>
          </w:rPr>
          <w:t xml:space="preserve">physiochemical </w:t>
        </w:r>
        <w:r w:rsidR="003C4D0D">
          <w:rPr>
            <w:rFonts w:ascii="Times New Roman" w:hAnsi="Times New Roman" w:cs="Times New Roman"/>
            <w:sz w:val="24"/>
            <w:szCs w:val="24"/>
          </w:rPr>
          <w:t>model</w:t>
        </w:r>
        <w:r w:rsidR="00D40119">
          <w:rPr>
            <w:rFonts w:ascii="Times New Roman" w:hAnsi="Times New Roman" w:cs="Times New Roman"/>
            <w:sz w:val="24"/>
            <w:szCs w:val="24"/>
          </w:rPr>
          <w:t>,</w:t>
        </w:r>
        <w:r w:rsidR="00B81C2C">
          <w:rPr>
            <w:rFonts w:ascii="Times New Roman" w:hAnsi="Times New Roman" w:cs="Times New Roman"/>
            <w:sz w:val="24"/>
            <w:szCs w:val="24"/>
          </w:rPr>
          <w:t xml:space="preserve"> </w:t>
        </w:r>
        <w:r w:rsidR="003C4D0D">
          <w:rPr>
            <w:rFonts w:ascii="Times New Roman" w:hAnsi="Times New Roman" w:cs="Times New Roman"/>
            <w:sz w:val="24"/>
            <w:szCs w:val="24"/>
          </w:rPr>
          <w:t>measured by the</w:t>
        </w:r>
      </w:ins>
      <w:r w:rsidR="00D3160B">
        <w:rPr>
          <w:rFonts w:ascii="Times New Roman" w:hAnsi="Times New Roman" w:cs="Times New Roman"/>
          <w:sz w:val="24"/>
          <w:szCs w:val="24"/>
        </w:rPr>
        <w:t xml:space="preserve"> percent change in MSE after permutation</w:t>
      </w:r>
      <w:ins w:id="759" w:author="Kopp, Darin" w:date="2025-02-20T15:34:00Z">
        <w:r w:rsidR="00D40119">
          <w:rPr>
            <w:rFonts w:ascii="Times New Roman" w:hAnsi="Times New Roman" w:cs="Times New Roman"/>
            <w:sz w:val="24"/>
            <w:szCs w:val="24"/>
          </w:rPr>
          <w:t>,</w:t>
        </w:r>
      </w:ins>
      <w:r w:rsidR="00D3160B">
        <w:rPr>
          <w:rFonts w:ascii="Times New Roman" w:hAnsi="Times New Roman" w:cs="Times New Roman"/>
          <w:sz w:val="24"/>
          <w:szCs w:val="24"/>
        </w:rPr>
        <w:t xml:space="preserve"> revealed that runoff was amon</w:t>
      </w:r>
      <w:r w:rsidR="006338A2">
        <w:rPr>
          <w:rFonts w:ascii="Times New Roman" w:hAnsi="Times New Roman" w:cs="Times New Roman"/>
          <w:sz w:val="24"/>
          <w:szCs w:val="24"/>
        </w:rPr>
        <w:t>g</w:t>
      </w:r>
      <w:r w:rsidR="00D3160B">
        <w:rPr>
          <w:rFonts w:ascii="Times New Roman" w:hAnsi="Times New Roman" w:cs="Times New Roman"/>
          <w:sz w:val="24"/>
          <w:szCs w:val="24"/>
        </w:rPr>
        <w:t xml:space="preserve"> the most important </w:t>
      </w:r>
      <w:r w:rsidR="00E4682F">
        <w:rPr>
          <w:rFonts w:ascii="Times New Roman" w:hAnsi="Times New Roman" w:cs="Times New Roman"/>
          <w:sz w:val="24"/>
          <w:szCs w:val="24"/>
        </w:rPr>
        <w:t xml:space="preserve">geoclimatic </w:t>
      </w:r>
      <w:r w:rsidR="00D3160B">
        <w:rPr>
          <w:rFonts w:ascii="Times New Roman" w:hAnsi="Times New Roman" w:cs="Times New Roman"/>
          <w:sz w:val="24"/>
          <w:szCs w:val="24"/>
        </w:rPr>
        <w:t xml:space="preserve">variables for each model and that </w:t>
      </w:r>
      <w:del w:id="760" w:author="Kopp, Darin" w:date="2025-02-20T15:34:00Z">
        <w:r w:rsidR="00550B75">
          <w:rPr>
            <w:rFonts w:ascii="Times New Roman" w:hAnsi="Times New Roman" w:cs="Times New Roman"/>
            <w:sz w:val="24"/>
            <w:szCs w:val="24"/>
          </w:rPr>
          <w:delText>a</w:delText>
        </w:r>
        <w:r w:rsidR="0004178F">
          <w:rPr>
            <w:rFonts w:ascii="Times New Roman" w:hAnsi="Times New Roman" w:cs="Times New Roman"/>
            <w:sz w:val="24"/>
            <w:szCs w:val="24"/>
          </w:rPr>
          <w:delText>t least one anthropogenic factor</w:delText>
        </w:r>
        <w:r w:rsidR="00550B75">
          <w:rPr>
            <w:rFonts w:ascii="Times New Roman" w:hAnsi="Times New Roman" w:cs="Times New Roman"/>
            <w:sz w:val="24"/>
            <w:szCs w:val="24"/>
          </w:rPr>
          <w:delText xml:space="preserve"> </w:delText>
        </w:r>
      </w:del>
      <w:ins w:id="761" w:author="Kopp, Darin" w:date="2025-02-20T15:34:00Z">
        <w:r w:rsidR="00DE58E6">
          <w:rPr>
            <w:rFonts w:ascii="Times New Roman" w:hAnsi="Times New Roman" w:cs="Times New Roman"/>
            <w:sz w:val="24"/>
            <w:szCs w:val="24"/>
          </w:rPr>
          <w:t xml:space="preserve">agricultural landcover in the watershed or riparian area </w:t>
        </w:r>
      </w:ins>
      <w:r w:rsidR="00550B75">
        <w:rPr>
          <w:rFonts w:ascii="Times New Roman" w:hAnsi="Times New Roman" w:cs="Times New Roman"/>
          <w:sz w:val="24"/>
          <w:szCs w:val="24"/>
        </w:rPr>
        <w:t xml:space="preserve">ranked among the </w:t>
      </w:r>
      <w:r w:rsidR="00745D2C">
        <w:rPr>
          <w:rFonts w:ascii="Times New Roman" w:hAnsi="Times New Roman" w:cs="Times New Roman"/>
          <w:sz w:val="24"/>
          <w:szCs w:val="24"/>
        </w:rPr>
        <w:t xml:space="preserve">most important </w:t>
      </w:r>
      <w:ins w:id="762" w:author="Kopp, Darin" w:date="2025-02-20T15:34:00Z">
        <w:r w:rsidR="00DE58E6">
          <w:rPr>
            <w:rFonts w:ascii="Times New Roman" w:hAnsi="Times New Roman" w:cs="Times New Roman"/>
            <w:sz w:val="24"/>
            <w:szCs w:val="24"/>
          </w:rPr>
          <w:t xml:space="preserve">anthropogenic </w:t>
        </w:r>
      </w:ins>
      <w:r w:rsidR="00745D2C">
        <w:rPr>
          <w:rFonts w:ascii="Times New Roman" w:hAnsi="Times New Roman" w:cs="Times New Roman"/>
          <w:sz w:val="24"/>
          <w:szCs w:val="24"/>
        </w:rPr>
        <w:t>variables</w:t>
      </w:r>
      <w:r w:rsidR="001E5124">
        <w:rPr>
          <w:rFonts w:ascii="Times New Roman" w:hAnsi="Times New Roman" w:cs="Times New Roman"/>
          <w:sz w:val="24"/>
          <w:szCs w:val="24"/>
        </w:rPr>
        <w:t xml:space="preserve"> </w:t>
      </w:r>
      <w:r w:rsidR="001E5124" w:rsidRPr="00D3160B">
        <w:rPr>
          <w:rFonts w:ascii="Times New Roman" w:hAnsi="Times New Roman" w:cs="Times New Roman"/>
          <w:sz w:val="24"/>
          <w:szCs w:val="24"/>
        </w:rPr>
        <w:t>(</w:t>
      </w:r>
      <w:ins w:id="763" w:author="Kopp, Darin" w:date="2025-02-20T15:34:00Z">
        <w:r w:rsidR="009F14B9" w:rsidRPr="009F14B9">
          <w:rPr>
            <w:rFonts w:ascii="Times New Roman" w:hAnsi="Times New Roman" w:cs="Times New Roman"/>
            <w:sz w:val="24"/>
            <w:szCs w:val="24"/>
          </w:rPr>
          <w:t xml:space="preserve">Appendix S1: </w:t>
        </w:r>
      </w:ins>
      <w:r w:rsidR="009F14B9" w:rsidRPr="009F14B9">
        <w:rPr>
          <w:rFonts w:ascii="Times New Roman" w:hAnsi="Times New Roman" w:cs="Times New Roman"/>
          <w:sz w:val="24"/>
          <w:szCs w:val="24"/>
        </w:rPr>
        <w:t>Table S</w:t>
      </w:r>
      <w:r w:rsidR="009F14B9">
        <w:rPr>
          <w:rFonts w:ascii="Times New Roman" w:hAnsi="Times New Roman" w:cs="Times New Roman"/>
          <w:sz w:val="24"/>
          <w:szCs w:val="24"/>
        </w:rPr>
        <w:t>2</w:t>
      </w:r>
      <w:r w:rsidR="001E5124" w:rsidRPr="00D3160B">
        <w:rPr>
          <w:rFonts w:ascii="Times New Roman" w:hAnsi="Times New Roman" w:cs="Times New Roman"/>
          <w:sz w:val="24"/>
          <w:szCs w:val="24"/>
        </w:rPr>
        <w:t>)</w:t>
      </w:r>
      <w:r w:rsidR="00745D2C">
        <w:rPr>
          <w:rFonts w:ascii="Times New Roman" w:hAnsi="Times New Roman" w:cs="Times New Roman"/>
          <w:sz w:val="24"/>
          <w:szCs w:val="24"/>
        </w:rPr>
        <w:t xml:space="preserve">. </w:t>
      </w:r>
      <w:del w:id="764" w:author="Kopp, Darin" w:date="2025-02-20T15:34:00Z">
        <w:r w:rsidR="008D0614">
          <w:rPr>
            <w:rFonts w:ascii="Times New Roman" w:hAnsi="Times New Roman" w:cs="Times New Roman"/>
            <w:sz w:val="24"/>
            <w:szCs w:val="24"/>
          </w:rPr>
          <w:delText>For example, percent</w:delText>
        </w:r>
      </w:del>
      <w:ins w:id="765" w:author="Kopp, Darin" w:date="2025-02-20T15:34:00Z">
        <w:r w:rsidR="00DE58E6">
          <w:rPr>
            <w:rFonts w:ascii="Times New Roman" w:hAnsi="Times New Roman" w:cs="Times New Roman"/>
            <w:sz w:val="24"/>
            <w:szCs w:val="24"/>
          </w:rPr>
          <w:t>P</w:t>
        </w:r>
        <w:r w:rsidR="008D0614">
          <w:rPr>
            <w:rFonts w:ascii="Times New Roman" w:hAnsi="Times New Roman" w:cs="Times New Roman"/>
            <w:sz w:val="24"/>
            <w:szCs w:val="24"/>
          </w:rPr>
          <w:t>ercent</w:t>
        </w:r>
      </w:ins>
      <w:r w:rsidR="008D0614">
        <w:rPr>
          <w:rFonts w:ascii="Times New Roman" w:hAnsi="Times New Roman" w:cs="Times New Roman"/>
          <w:sz w:val="24"/>
          <w:szCs w:val="24"/>
        </w:rPr>
        <w:t xml:space="preserve"> agricultural landcover in the watershed was the most important variable predicting NTL and PTL</w:t>
      </w:r>
      <w:del w:id="766" w:author="Kopp, Darin" w:date="2025-02-20T15:34:00Z">
        <w:r w:rsidR="008D0614">
          <w:rPr>
            <w:rFonts w:ascii="Times New Roman" w:hAnsi="Times New Roman" w:cs="Times New Roman"/>
            <w:sz w:val="24"/>
            <w:szCs w:val="24"/>
          </w:rPr>
          <w:delText xml:space="preserve"> and the</w:delText>
        </w:r>
      </w:del>
      <w:ins w:id="767" w:author="Kopp, Darin" w:date="2025-02-20T15:34:00Z">
        <w:r w:rsidR="00DE58E6">
          <w:rPr>
            <w:rFonts w:ascii="Times New Roman" w:hAnsi="Times New Roman" w:cs="Times New Roman"/>
            <w:sz w:val="24"/>
            <w:szCs w:val="24"/>
          </w:rPr>
          <w:t xml:space="preserve">, </w:t>
        </w:r>
        <w:r w:rsidR="008D0614">
          <w:rPr>
            <w:rFonts w:ascii="Times New Roman" w:hAnsi="Times New Roman" w:cs="Times New Roman"/>
            <w:sz w:val="24"/>
            <w:szCs w:val="24"/>
          </w:rPr>
          <w:t xml:space="preserve">the </w:t>
        </w:r>
        <w:r w:rsidR="00DE58E6">
          <w:rPr>
            <w:rFonts w:ascii="Times New Roman" w:hAnsi="Times New Roman" w:cs="Times New Roman"/>
            <w:sz w:val="24"/>
            <w:szCs w:val="24"/>
          </w:rPr>
          <w:t>second</w:t>
        </w:r>
        <w:r w:rsidR="008D0614">
          <w:rPr>
            <w:rFonts w:ascii="Times New Roman" w:hAnsi="Times New Roman" w:cs="Times New Roman"/>
            <w:sz w:val="24"/>
            <w:szCs w:val="24"/>
          </w:rPr>
          <w:t xml:space="preserve"> most important for predicting SO4</w:t>
        </w:r>
        <w:r w:rsidR="00DE58E6">
          <w:rPr>
            <w:rFonts w:ascii="Times New Roman" w:hAnsi="Times New Roman" w:cs="Times New Roman"/>
            <w:sz w:val="24"/>
            <w:szCs w:val="24"/>
          </w:rPr>
          <w:t xml:space="preserve"> and</w:t>
        </w:r>
      </w:ins>
      <w:r w:rsidR="00DE58E6">
        <w:rPr>
          <w:rFonts w:ascii="Times New Roman" w:hAnsi="Times New Roman" w:cs="Times New Roman"/>
          <w:sz w:val="24"/>
          <w:szCs w:val="24"/>
        </w:rPr>
        <w:t xml:space="preserve"> third most important for predicting </w:t>
      </w:r>
      <w:del w:id="768" w:author="Kopp, Darin" w:date="2025-02-20T15:34:00Z">
        <w:r w:rsidR="008D0614">
          <w:rPr>
            <w:rFonts w:ascii="Times New Roman" w:hAnsi="Times New Roman" w:cs="Times New Roman"/>
            <w:sz w:val="24"/>
            <w:szCs w:val="24"/>
          </w:rPr>
          <w:delText>SO4. Road</w:delText>
        </w:r>
      </w:del>
      <w:ins w:id="769" w:author="Kopp, Darin" w:date="2025-02-20T15:34:00Z">
        <w:r w:rsidR="00DE58E6">
          <w:rPr>
            <w:rFonts w:ascii="Times New Roman" w:hAnsi="Times New Roman" w:cs="Times New Roman"/>
            <w:sz w:val="24"/>
            <w:szCs w:val="24"/>
          </w:rPr>
          <w:t>CL. Other anthropogenic variables were also ranked relatively high in importance. For example</w:t>
        </w:r>
        <w:r w:rsidR="00DB1A5F">
          <w:rPr>
            <w:rFonts w:ascii="Times New Roman" w:hAnsi="Times New Roman" w:cs="Times New Roman"/>
            <w:sz w:val="24"/>
            <w:szCs w:val="24"/>
          </w:rPr>
          <w:t>,</w:t>
        </w:r>
        <w:r w:rsidR="00DE58E6">
          <w:rPr>
            <w:rFonts w:ascii="Times New Roman" w:hAnsi="Times New Roman" w:cs="Times New Roman"/>
            <w:sz w:val="24"/>
            <w:szCs w:val="24"/>
          </w:rPr>
          <w:t xml:space="preserve"> r</w:t>
        </w:r>
        <w:r w:rsidR="008D0614">
          <w:rPr>
            <w:rFonts w:ascii="Times New Roman" w:hAnsi="Times New Roman" w:cs="Times New Roman"/>
            <w:sz w:val="24"/>
            <w:szCs w:val="24"/>
          </w:rPr>
          <w:t>oad</w:t>
        </w:r>
      </w:ins>
      <w:r w:rsidR="008D0614">
        <w:rPr>
          <w:rFonts w:ascii="Times New Roman" w:hAnsi="Times New Roman" w:cs="Times New Roman"/>
          <w:sz w:val="24"/>
          <w:szCs w:val="24"/>
        </w:rPr>
        <w:t xml:space="preserve"> density in the watershed was the</w:t>
      </w:r>
      <w:r w:rsidR="00DE58E6">
        <w:rPr>
          <w:rFonts w:ascii="Times New Roman" w:hAnsi="Times New Roman" w:cs="Times New Roman"/>
          <w:sz w:val="24"/>
          <w:szCs w:val="24"/>
        </w:rPr>
        <w:t xml:space="preserve"> </w:t>
      </w:r>
      <w:ins w:id="770" w:author="Kopp, Darin" w:date="2025-02-20T15:34:00Z">
        <w:r w:rsidR="00DE58E6">
          <w:rPr>
            <w:rFonts w:ascii="Times New Roman" w:hAnsi="Times New Roman" w:cs="Times New Roman"/>
            <w:sz w:val="24"/>
            <w:szCs w:val="24"/>
          </w:rPr>
          <w:t xml:space="preserve">second </w:t>
        </w:r>
      </w:ins>
      <w:r w:rsidR="00DE58E6">
        <w:rPr>
          <w:rFonts w:ascii="Times New Roman" w:hAnsi="Times New Roman" w:cs="Times New Roman"/>
          <w:sz w:val="24"/>
          <w:szCs w:val="24"/>
        </w:rPr>
        <w:t>most</w:t>
      </w:r>
      <w:r w:rsidR="008D0614">
        <w:rPr>
          <w:rFonts w:ascii="Times New Roman" w:hAnsi="Times New Roman" w:cs="Times New Roman"/>
          <w:sz w:val="24"/>
          <w:szCs w:val="24"/>
        </w:rPr>
        <w:t xml:space="preserve"> important variable predicting CL and </w:t>
      </w:r>
      <w:ins w:id="771" w:author="Kopp, Darin" w:date="2025-02-20T15:34:00Z">
        <w:r w:rsidR="00DE58E6">
          <w:rPr>
            <w:rFonts w:ascii="Times New Roman" w:hAnsi="Times New Roman" w:cs="Times New Roman"/>
            <w:sz w:val="24"/>
            <w:szCs w:val="24"/>
          </w:rPr>
          <w:t>fifth most important variable for SO4</w:t>
        </w:r>
        <w:r w:rsidR="00DB1A5F">
          <w:rPr>
            <w:rFonts w:ascii="Times New Roman" w:hAnsi="Times New Roman" w:cs="Times New Roman"/>
            <w:sz w:val="24"/>
            <w:szCs w:val="24"/>
          </w:rPr>
          <w:t xml:space="preserve">, while </w:t>
        </w:r>
      </w:ins>
      <w:r w:rsidR="008D0614">
        <w:rPr>
          <w:rFonts w:ascii="Times New Roman" w:hAnsi="Times New Roman" w:cs="Times New Roman"/>
          <w:sz w:val="24"/>
          <w:szCs w:val="24"/>
        </w:rPr>
        <w:t xml:space="preserve">percent natural vegetation cover in the riparian area was the third most important variable predicting SUBD.  </w:t>
      </w:r>
    </w:p>
    <w:p w14:paraId="35218511" w14:textId="77777777" w:rsidR="002D338E" w:rsidRDefault="002D338E" w:rsidP="007E19F3">
      <w:pPr>
        <w:spacing w:line="480" w:lineRule="auto"/>
        <w:contextualSpacing/>
        <w:rPr>
          <w:del w:id="772" w:author="Kopp, Darin" w:date="2025-02-20T15:34:00Z"/>
          <w:rFonts w:ascii="Times New Roman" w:hAnsi="Times New Roman" w:cs="Times New Roman"/>
          <w:sz w:val="24"/>
          <w:szCs w:val="24"/>
        </w:rPr>
      </w:pPr>
    </w:p>
    <w:p w14:paraId="61FAAA80" w14:textId="77777777" w:rsidR="0029207B" w:rsidRDefault="0029207B" w:rsidP="0029207B">
      <w:pPr>
        <w:spacing w:line="240" w:lineRule="auto"/>
        <w:contextualSpacing/>
        <w:rPr>
          <w:moveFrom w:id="773" w:author="Kopp, Darin" w:date="2025-02-20T15:34:00Z"/>
          <w:rFonts w:ascii="Times New Roman" w:hAnsi="Times New Roman" w:cs="Times New Roman"/>
          <w:sz w:val="24"/>
          <w:szCs w:val="24"/>
        </w:rPr>
      </w:pPr>
      <w:moveFromRangeStart w:id="774" w:author="Kopp, Darin" w:date="2025-02-20T15:34:00Z" w:name="move190958070"/>
      <w:moveFrom w:id="775" w:author="Kopp, Darin" w:date="2025-02-20T15:34:00Z">
        <w:r>
          <w:rPr>
            <w:rFonts w:ascii="Times New Roman" w:hAnsi="Times New Roman" w:cs="Times New Roman"/>
            <w:sz w:val="24"/>
            <w:szCs w:val="24"/>
          </w:rPr>
          <w:t xml:space="preserve">Table 2: Random Forest model performance metrics for testing and out-of-bag training datasets. NTL = Total Nitrogen, PTL = Total Phosphorus, CL = Chloride, SO4 = Sulfate, SUBD = Substrate Diameter. RMSE = Root mean squared error of random forest models fitted with ln(x + 1) (NTL, PTL, and CL) or ln(x) (SO4) or Log10(SUBD) transformations. </w:t>
        </w:r>
      </w:moveFrom>
    </w:p>
    <w:p w14:paraId="686BDBB8" w14:textId="77777777" w:rsidR="0029207B" w:rsidRDefault="0029207B" w:rsidP="0029207B">
      <w:pPr>
        <w:spacing w:line="240" w:lineRule="auto"/>
        <w:contextualSpacing/>
        <w:rPr>
          <w:moveFrom w:id="776" w:author="Kopp, Darin" w:date="2025-02-20T15:34:00Z"/>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979"/>
        <w:gridCol w:w="984"/>
        <w:gridCol w:w="984"/>
        <w:gridCol w:w="984"/>
        <w:gridCol w:w="984"/>
      </w:tblGrid>
      <w:tr w:rsidR="0029207B" w14:paraId="727F2A87" w14:textId="77777777" w:rsidTr="00B32FBA">
        <w:trPr>
          <w:trHeight w:val="290"/>
          <w:jc w:val="center"/>
        </w:trPr>
        <w:tc>
          <w:tcPr>
            <w:tcW w:w="1979" w:type="dxa"/>
          </w:tcPr>
          <w:p w14:paraId="0CD91F47" w14:textId="77777777" w:rsidR="0029207B" w:rsidRDefault="0029207B" w:rsidP="00B32FBA">
            <w:pPr>
              <w:autoSpaceDE w:val="0"/>
              <w:autoSpaceDN w:val="0"/>
              <w:adjustRightInd w:val="0"/>
              <w:spacing w:after="0" w:line="240" w:lineRule="auto"/>
              <w:jc w:val="center"/>
              <w:rPr>
                <w:moveFrom w:id="777" w:author="Kopp, Darin" w:date="2025-02-20T15:34:00Z"/>
                <w:rFonts w:ascii="Calibri" w:hAnsi="Calibri" w:cs="Calibri"/>
                <w:color w:val="000000"/>
              </w:rPr>
            </w:pPr>
            <w:moveFrom w:id="778" w:author="Kopp, Darin" w:date="2025-02-20T15:34:00Z">
              <w:r>
                <w:rPr>
                  <w:rFonts w:ascii="Calibri" w:hAnsi="Calibri" w:cs="Calibri"/>
                  <w:color w:val="000000"/>
                </w:rPr>
                <w:t>Variable</w:t>
              </w:r>
            </w:moveFrom>
          </w:p>
        </w:tc>
        <w:tc>
          <w:tcPr>
            <w:tcW w:w="984" w:type="dxa"/>
          </w:tcPr>
          <w:p w14:paraId="00919CD2" w14:textId="77777777" w:rsidR="0029207B" w:rsidRDefault="0029207B" w:rsidP="00B32FBA">
            <w:pPr>
              <w:autoSpaceDE w:val="0"/>
              <w:autoSpaceDN w:val="0"/>
              <w:adjustRightInd w:val="0"/>
              <w:spacing w:after="0" w:line="240" w:lineRule="auto"/>
              <w:jc w:val="center"/>
              <w:rPr>
                <w:moveFrom w:id="779" w:author="Kopp, Darin" w:date="2025-02-20T15:34:00Z"/>
                <w:rFonts w:ascii="Calibri" w:hAnsi="Calibri" w:cs="Calibri"/>
                <w:color w:val="000000"/>
              </w:rPr>
            </w:pPr>
            <w:moveFrom w:id="780" w:author="Kopp, Darin" w:date="2025-02-20T15:34:00Z">
              <w:r>
                <w:rPr>
                  <w:rFonts w:ascii="Calibri" w:hAnsi="Calibri" w:cs="Calibri"/>
                  <w:color w:val="000000"/>
                </w:rPr>
                <w:t>R</w:t>
              </w:r>
              <w:r w:rsidRPr="00D3160B">
                <w:rPr>
                  <w:rFonts w:ascii="Calibri" w:hAnsi="Calibri" w:cs="Calibri"/>
                  <w:color w:val="000000"/>
                  <w:vertAlign w:val="superscript"/>
                </w:rPr>
                <w:t>2</w:t>
              </w:r>
              <w:r w:rsidRPr="00D3160B">
                <w:rPr>
                  <w:rFonts w:ascii="Calibri" w:hAnsi="Calibri" w:cs="Calibri"/>
                  <w:color w:val="000000"/>
                  <w:vertAlign w:val="subscript"/>
                </w:rPr>
                <w:t>train</w:t>
              </w:r>
            </w:moveFrom>
          </w:p>
        </w:tc>
        <w:tc>
          <w:tcPr>
            <w:tcW w:w="984" w:type="dxa"/>
          </w:tcPr>
          <w:p w14:paraId="6D39D657" w14:textId="77777777" w:rsidR="0029207B" w:rsidRDefault="0029207B" w:rsidP="00B32FBA">
            <w:pPr>
              <w:autoSpaceDE w:val="0"/>
              <w:autoSpaceDN w:val="0"/>
              <w:adjustRightInd w:val="0"/>
              <w:spacing w:after="0" w:line="240" w:lineRule="auto"/>
              <w:jc w:val="center"/>
              <w:rPr>
                <w:moveFrom w:id="781" w:author="Kopp, Darin" w:date="2025-02-20T15:34:00Z"/>
                <w:rFonts w:ascii="Calibri" w:hAnsi="Calibri" w:cs="Calibri"/>
                <w:color w:val="000000"/>
              </w:rPr>
            </w:pPr>
            <w:moveFrom w:id="782" w:author="Kopp, Darin" w:date="2025-02-20T15:34:00Z">
              <w:r>
                <w:rPr>
                  <w:rFonts w:ascii="Calibri" w:hAnsi="Calibri" w:cs="Calibri"/>
                  <w:color w:val="000000"/>
                </w:rPr>
                <w:t>RMSE</w:t>
              </w:r>
              <w:r w:rsidRPr="00D3160B">
                <w:rPr>
                  <w:rFonts w:ascii="Calibri" w:hAnsi="Calibri" w:cs="Calibri"/>
                  <w:color w:val="000000"/>
                  <w:vertAlign w:val="subscript"/>
                </w:rPr>
                <w:t xml:space="preserve"> train</w:t>
              </w:r>
            </w:moveFrom>
          </w:p>
        </w:tc>
        <w:tc>
          <w:tcPr>
            <w:tcW w:w="984" w:type="dxa"/>
          </w:tcPr>
          <w:p w14:paraId="5EE0AE55" w14:textId="77777777" w:rsidR="0029207B" w:rsidRDefault="0029207B" w:rsidP="00B32FBA">
            <w:pPr>
              <w:autoSpaceDE w:val="0"/>
              <w:autoSpaceDN w:val="0"/>
              <w:adjustRightInd w:val="0"/>
              <w:spacing w:after="0" w:line="240" w:lineRule="auto"/>
              <w:jc w:val="center"/>
              <w:rPr>
                <w:moveFrom w:id="783" w:author="Kopp, Darin" w:date="2025-02-20T15:34:00Z"/>
                <w:rFonts w:ascii="Calibri" w:hAnsi="Calibri" w:cs="Calibri"/>
                <w:color w:val="000000"/>
              </w:rPr>
            </w:pPr>
            <w:moveFrom w:id="784" w:author="Kopp, Darin" w:date="2025-02-20T15:34:00Z">
              <w:r>
                <w:rPr>
                  <w:rFonts w:ascii="Calibri" w:hAnsi="Calibri" w:cs="Calibri"/>
                  <w:color w:val="000000"/>
                </w:rPr>
                <w:t>R</w:t>
              </w:r>
              <w:r w:rsidRPr="00D3160B">
                <w:rPr>
                  <w:rFonts w:ascii="Calibri" w:hAnsi="Calibri" w:cs="Calibri"/>
                  <w:color w:val="000000"/>
                  <w:vertAlign w:val="superscript"/>
                </w:rPr>
                <w:t>2</w:t>
              </w:r>
              <w:r w:rsidRPr="00D3160B">
                <w:rPr>
                  <w:rFonts w:ascii="Calibri" w:hAnsi="Calibri" w:cs="Calibri"/>
                  <w:color w:val="000000"/>
                  <w:vertAlign w:val="subscript"/>
                </w:rPr>
                <w:t>t</w:t>
              </w:r>
              <w:r>
                <w:rPr>
                  <w:rFonts w:ascii="Calibri" w:hAnsi="Calibri" w:cs="Calibri"/>
                  <w:color w:val="000000"/>
                  <w:vertAlign w:val="subscript"/>
                </w:rPr>
                <w:t>est</w:t>
              </w:r>
            </w:moveFrom>
          </w:p>
        </w:tc>
        <w:tc>
          <w:tcPr>
            <w:tcW w:w="984" w:type="dxa"/>
          </w:tcPr>
          <w:p w14:paraId="6C8CD974" w14:textId="77777777" w:rsidR="0029207B" w:rsidRDefault="0029207B" w:rsidP="00B32FBA">
            <w:pPr>
              <w:autoSpaceDE w:val="0"/>
              <w:autoSpaceDN w:val="0"/>
              <w:adjustRightInd w:val="0"/>
              <w:spacing w:after="0" w:line="240" w:lineRule="auto"/>
              <w:jc w:val="center"/>
              <w:rPr>
                <w:moveFrom w:id="785" w:author="Kopp, Darin" w:date="2025-02-20T15:34:00Z"/>
                <w:rFonts w:ascii="Calibri" w:hAnsi="Calibri" w:cs="Calibri"/>
                <w:color w:val="000000"/>
              </w:rPr>
            </w:pPr>
            <w:moveFrom w:id="786" w:author="Kopp, Darin" w:date="2025-02-20T15:34:00Z">
              <w:r>
                <w:rPr>
                  <w:rFonts w:ascii="Calibri" w:hAnsi="Calibri" w:cs="Calibri"/>
                  <w:color w:val="000000"/>
                </w:rPr>
                <w:t>RMSE</w:t>
              </w:r>
              <w:r w:rsidRPr="00D3160B">
                <w:rPr>
                  <w:rFonts w:ascii="Calibri" w:hAnsi="Calibri" w:cs="Calibri"/>
                  <w:color w:val="000000"/>
                  <w:vertAlign w:val="subscript"/>
                </w:rPr>
                <w:t xml:space="preserve"> t</w:t>
              </w:r>
              <w:r>
                <w:rPr>
                  <w:rFonts w:ascii="Calibri" w:hAnsi="Calibri" w:cs="Calibri"/>
                  <w:color w:val="000000"/>
                  <w:vertAlign w:val="subscript"/>
                </w:rPr>
                <w:t>est</w:t>
              </w:r>
            </w:moveFrom>
          </w:p>
        </w:tc>
      </w:tr>
      <w:moveFromRangeEnd w:id="774"/>
      <w:tr w:rsidR="00D3160B" w14:paraId="6970F8C0" w14:textId="77777777" w:rsidTr="00ED5B6F">
        <w:trPr>
          <w:trHeight w:val="290"/>
          <w:jc w:val="center"/>
          <w:del w:id="787" w:author="Kopp, Darin" w:date="2025-02-20T15:34:00Z"/>
        </w:trPr>
        <w:tc>
          <w:tcPr>
            <w:tcW w:w="1979" w:type="dxa"/>
          </w:tcPr>
          <w:p w14:paraId="138F72C2" w14:textId="77777777" w:rsidR="00D3160B" w:rsidRDefault="00D3160B" w:rsidP="00D3160B">
            <w:pPr>
              <w:autoSpaceDE w:val="0"/>
              <w:autoSpaceDN w:val="0"/>
              <w:adjustRightInd w:val="0"/>
              <w:spacing w:after="0" w:line="240" w:lineRule="auto"/>
              <w:jc w:val="center"/>
              <w:rPr>
                <w:del w:id="788" w:author="Kopp, Darin" w:date="2025-02-20T15:34:00Z"/>
                <w:rFonts w:ascii="Calibri" w:hAnsi="Calibri" w:cs="Calibri"/>
                <w:color w:val="000000"/>
              </w:rPr>
            </w:pPr>
            <w:del w:id="789" w:author="Kopp, Darin" w:date="2025-02-20T15:34:00Z">
              <w:r>
                <w:rPr>
                  <w:rFonts w:ascii="Calibri" w:hAnsi="Calibri" w:cs="Calibri"/>
                  <w:color w:val="000000"/>
                </w:rPr>
                <w:delText>NTL</w:delText>
              </w:r>
              <w:r w:rsidR="00ED5B6F">
                <w:rPr>
                  <w:rFonts w:ascii="Calibri" w:hAnsi="Calibri" w:cs="Calibri"/>
                  <w:color w:val="000000"/>
                </w:rPr>
                <w:delText xml:space="preserve"> (</w:delText>
              </w:r>
              <w:r w:rsidR="00ED5B6F" w:rsidRPr="00ED5B6F">
                <w:rPr>
                  <w:rFonts w:ascii="Calibri" w:hAnsi="Calibri" w:cs="Calibri"/>
                  <w:color w:val="000000"/>
                </w:rPr>
                <w:delText>ug/L</w:delText>
              </w:r>
              <w:r w:rsidR="00ED5B6F">
                <w:rPr>
                  <w:rFonts w:ascii="Calibri" w:hAnsi="Calibri" w:cs="Calibri"/>
                  <w:color w:val="000000"/>
                </w:rPr>
                <w:delText>)</w:delText>
              </w:r>
            </w:del>
          </w:p>
        </w:tc>
        <w:tc>
          <w:tcPr>
            <w:tcW w:w="984" w:type="dxa"/>
          </w:tcPr>
          <w:p w14:paraId="01323DBE" w14:textId="77777777" w:rsidR="00D3160B" w:rsidRDefault="00D3160B" w:rsidP="00D3160B">
            <w:pPr>
              <w:autoSpaceDE w:val="0"/>
              <w:autoSpaceDN w:val="0"/>
              <w:adjustRightInd w:val="0"/>
              <w:spacing w:after="0" w:line="240" w:lineRule="auto"/>
              <w:jc w:val="center"/>
              <w:rPr>
                <w:del w:id="790" w:author="Kopp, Darin" w:date="2025-02-20T15:34:00Z"/>
                <w:rFonts w:ascii="Calibri" w:hAnsi="Calibri" w:cs="Calibri"/>
                <w:color w:val="000000"/>
              </w:rPr>
            </w:pPr>
            <w:del w:id="791" w:author="Kopp, Darin" w:date="2025-02-20T15:34:00Z">
              <w:r>
                <w:rPr>
                  <w:rFonts w:ascii="Calibri" w:hAnsi="Calibri" w:cs="Calibri"/>
                  <w:color w:val="000000"/>
                </w:rPr>
                <w:delText>0.72</w:delText>
              </w:r>
            </w:del>
          </w:p>
        </w:tc>
        <w:tc>
          <w:tcPr>
            <w:tcW w:w="984" w:type="dxa"/>
          </w:tcPr>
          <w:p w14:paraId="7F775D83" w14:textId="77777777" w:rsidR="00D3160B" w:rsidRDefault="00D3160B" w:rsidP="00D3160B">
            <w:pPr>
              <w:autoSpaceDE w:val="0"/>
              <w:autoSpaceDN w:val="0"/>
              <w:adjustRightInd w:val="0"/>
              <w:spacing w:after="0" w:line="240" w:lineRule="auto"/>
              <w:jc w:val="center"/>
              <w:rPr>
                <w:del w:id="792" w:author="Kopp, Darin" w:date="2025-02-20T15:34:00Z"/>
                <w:rFonts w:ascii="Calibri" w:hAnsi="Calibri" w:cs="Calibri"/>
                <w:color w:val="000000"/>
              </w:rPr>
            </w:pPr>
            <w:del w:id="793" w:author="Kopp, Darin" w:date="2025-02-20T15:34:00Z">
              <w:r>
                <w:rPr>
                  <w:rFonts w:ascii="Calibri" w:hAnsi="Calibri" w:cs="Calibri"/>
                  <w:color w:val="000000"/>
                </w:rPr>
                <w:delText>0.62</w:delText>
              </w:r>
            </w:del>
          </w:p>
        </w:tc>
        <w:tc>
          <w:tcPr>
            <w:tcW w:w="984" w:type="dxa"/>
          </w:tcPr>
          <w:p w14:paraId="214B7356" w14:textId="77777777" w:rsidR="00D3160B" w:rsidRDefault="00D3160B" w:rsidP="00D3160B">
            <w:pPr>
              <w:autoSpaceDE w:val="0"/>
              <w:autoSpaceDN w:val="0"/>
              <w:adjustRightInd w:val="0"/>
              <w:spacing w:after="0" w:line="240" w:lineRule="auto"/>
              <w:jc w:val="center"/>
              <w:rPr>
                <w:del w:id="794" w:author="Kopp, Darin" w:date="2025-02-20T15:34:00Z"/>
                <w:rFonts w:ascii="Calibri" w:hAnsi="Calibri" w:cs="Calibri"/>
                <w:color w:val="000000"/>
              </w:rPr>
            </w:pPr>
            <w:del w:id="795" w:author="Kopp, Darin" w:date="2025-02-20T15:34:00Z">
              <w:r>
                <w:rPr>
                  <w:rFonts w:ascii="Calibri" w:hAnsi="Calibri" w:cs="Calibri"/>
                  <w:color w:val="000000"/>
                </w:rPr>
                <w:delText>0.72</w:delText>
              </w:r>
            </w:del>
          </w:p>
        </w:tc>
        <w:tc>
          <w:tcPr>
            <w:tcW w:w="984" w:type="dxa"/>
          </w:tcPr>
          <w:p w14:paraId="66947C49" w14:textId="77777777" w:rsidR="00D3160B" w:rsidRDefault="00D3160B" w:rsidP="00D3160B">
            <w:pPr>
              <w:autoSpaceDE w:val="0"/>
              <w:autoSpaceDN w:val="0"/>
              <w:adjustRightInd w:val="0"/>
              <w:spacing w:after="0" w:line="240" w:lineRule="auto"/>
              <w:jc w:val="center"/>
              <w:rPr>
                <w:del w:id="796" w:author="Kopp, Darin" w:date="2025-02-20T15:34:00Z"/>
                <w:rFonts w:ascii="Calibri" w:hAnsi="Calibri" w:cs="Calibri"/>
                <w:color w:val="000000"/>
              </w:rPr>
            </w:pPr>
            <w:del w:id="797" w:author="Kopp, Darin" w:date="2025-02-20T15:34:00Z">
              <w:r>
                <w:rPr>
                  <w:rFonts w:ascii="Calibri" w:hAnsi="Calibri" w:cs="Calibri"/>
                  <w:color w:val="000000"/>
                </w:rPr>
                <w:delText>0.61</w:delText>
              </w:r>
            </w:del>
          </w:p>
        </w:tc>
      </w:tr>
      <w:tr w:rsidR="00D3160B" w14:paraId="0208FDDF" w14:textId="77777777" w:rsidTr="00ED5B6F">
        <w:trPr>
          <w:trHeight w:val="290"/>
          <w:jc w:val="center"/>
          <w:del w:id="798" w:author="Kopp, Darin" w:date="2025-02-20T15:34:00Z"/>
        </w:trPr>
        <w:tc>
          <w:tcPr>
            <w:tcW w:w="1979" w:type="dxa"/>
          </w:tcPr>
          <w:p w14:paraId="2E03BDBC" w14:textId="77777777" w:rsidR="00D3160B" w:rsidRDefault="00D3160B" w:rsidP="00D3160B">
            <w:pPr>
              <w:autoSpaceDE w:val="0"/>
              <w:autoSpaceDN w:val="0"/>
              <w:adjustRightInd w:val="0"/>
              <w:spacing w:after="0" w:line="240" w:lineRule="auto"/>
              <w:jc w:val="center"/>
              <w:rPr>
                <w:del w:id="799" w:author="Kopp, Darin" w:date="2025-02-20T15:34:00Z"/>
                <w:rFonts w:ascii="Calibri" w:hAnsi="Calibri" w:cs="Calibri"/>
                <w:color w:val="000000"/>
              </w:rPr>
            </w:pPr>
            <w:del w:id="800" w:author="Kopp, Darin" w:date="2025-02-20T15:34:00Z">
              <w:r>
                <w:rPr>
                  <w:rFonts w:ascii="Calibri" w:hAnsi="Calibri" w:cs="Calibri"/>
                  <w:color w:val="000000"/>
                </w:rPr>
                <w:delText>PTL</w:delText>
              </w:r>
              <w:r w:rsidR="00ED5B6F">
                <w:rPr>
                  <w:rFonts w:ascii="Calibri" w:hAnsi="Calibri" w:cs="Calibri"/>
                  <w:color w:val="000000"/>
                </w:rPr>
                <w:delText xml:space="preserve"> (</w:delText>
              </w:r>
              <w:r w:rsidR="00ED5B6F" w:rsidRPr="00ED5B6F">
                <w:rPr>
                  <w:rFonts w:ascii="Calibri" w:hAnsi="Calibri" w:cs="Calibri"/>
                  <w:color w:val="000000"/>
                </w:rPr>
                <w:delText>ug/L</w:delText>
              </w:r>
              <w:r w:rsidR="00ED5B6F">
                <w:rPr>
                  <w:rFonts w:ascii="Calibri" w:hAnsi="Calibri" w:cs="Calibri"/>
                  <w:color w:val="000000"/>
                </w:rPr>
                <w:delText>)</w:delText>
              </w:r>
            </w:del>
          </w:p>
        </w:tc>
        <w:tc>
          <w:tcPr>
            <w:tcW w:w="984" w:type="dxa"/>
          </w:tcPr>
          <w:p w14:paraId="6092A2EC" w14:textId="77777777" w:rsidR="00D3160B" w:rsidRDefault="00D3160B" w:rsidP="00D3160B">
            <w:pPr>
              <w:autoSpaceDE w:val="0"/>
              <w:autoSpaceDN w:val="0"/>
              <w:adjustRightInd w:val="0"/>
              <w:spacing w:after="0" w:line="240" w:lineRule="auto"/>
              <w:jc w:val="center"/>
              <w:rPr>
                <w:del w:id="801" w:author="Kopp, Darin" w:date="2025-02-20T15:34:00Z"/>
                <w:rFonts w:ascii="Calibri" w:hAnsi="Calibri" w:cs="Calibri"/>
                <w:color w:val="000000"/>
              </w:rPr>
            </w:pPr>
            <w:del w:id="802" w:author="Kopp, Darin" w:date="2025-02-20T15:34:00Z">
              <w:r>
                <w:rPr>
                  <w:rFonts w:ascii="Calibri" w:hAnsi="Calibri" w:cs="Calibri"/>
                  <w:color w:val="000000"/>
                </w:rPr>
                <w:delText>0.61</w:delText>
              </w:r>
            </w:del>
          </w:p>
        </w:tc>
        <w:tc>
          <w:tcPr>
            <w:tcW w:w="984" w:type="dxa"/>
          </w:tcPr>
          <w:p w14:paraId="74811877" w14:textId="77777777" w:rsidR="00D3160B" w:rsidRDefault="00D3160B" w:rsidP="00D3160B">
            <w:pPr>
              <w:autoSpaceDE w:val="0"/>
              <w:autoSpaceDN w:val="0"/>
              <w:adjustRightInd w:val="0"/>
              <w:spacing w:after="0" w:line="240" w:lineRule="auto"/>
              <w:jc w:val="center"/>
              <w:rPr>
                <w:del w:id="803" w:author="Kopp, Darin" w:date="2025-02-20T15:34:00Z"/>
                <w:rFonts w:ascii="Calibri" w:hAnsi="Calibri" w:cs="Calibri"/>
                <w:color w:val="000000"/>
              </w:rPr>
            </w:pPr>
            <w:del w:id="804" w:author="Kopp, Darin" w:date="2025-02-20T15:34:00Z">
              <w:r>
                <w:rPr>
                  <w:rFonts w:ascii="Calibri" w:hAnsi="Calibri" w:cs="Calibri"/>
                  <w:color w:val="000000"/>
                </w:rPr>
                <w:delText>0.77</w:delText>
              </w:r>
            </w:del>
          </w:p>
        </w:tc>
        <w:tc>
          <w:tcPr>
            <w:tcW w:w="984" w:type="dxa"/>
          </w:tcPr>
          <w:p w14:paraId="17947A2E" w14:textId="77777777" w:rsidR="00D3160B" w:rsidRDefault="00D3160B" w:rsidP="00D3160B">
            <w:pPr>
              <w:autoSpaceDE w:val="0"/>
              <w:autoSpaceDN w:val="0"/>
              <w:adjustRightInd w:val="0"/>
              <w:spacing w:after="0" w:line="240" w:lineRule="auto"/>
              <w:jc w:val="center"/>
              <w:rPr>
                <w:del w:id="805" w:author="Kopp, Darin" w:date="2025-02-20T15:34:00Z"/>
                <w:rFonts w:ascii="Calibri" w:hAnsi="Calibri" w:cs="Calibri"/>
                <w:color w:val="000000"/>
              </w:rPr>
            </w:pPr>
            <w:del w:id="806" w:author="Kopp, Darin" w:date="2025-02-20T15:34:00Z">
              <w:r>
                <w:rPr>
                  <w:rFonts w:ascii="Calibri" w:hAnsi="Calibri" w:cs="Calibri"/>
                  <w:color w:val="000000"/>
                </w:rPr>
                <w:delText>0.59</w:delText>
              </w:r>
            </w:del>
          </w:p>
        </w:tc>
        <w:tc>
          <w:tcPr>
            <w:tcW w:w="984" w:type="dxa"/>
          </w:tcPr>
          <w:p w14:paraId="361FEE62" w14:textId="77777777" w:rsidR="00D3160B" w:rsidRDefault="00D3160B" w:rsidP="00D3160B">
            <w:pPr>
              <w:autoSpaceDE w:val="0"/>
              <w:autoSpaceDN w:val="0"/>
              <w:adjustRightInd w:val="0"/>
              <w:spacing w:after="0" w:line="240" w:lineRule="auto"/>
              <w:jc w:val="center"/>
              <w:rPr>
                <w:del w:id="807" w:author="Kopp, Darin" w:date="2025-02-20T15:34:00Z"/>
                <w:rFonts w:ascii="Calibri" w:hAnsi="Calibri" w:cs="Calibri"/>
                <w:color w:val="000000"/>
              </w:rPr>
            </w:pPr>
            <w:del w:id="808" w:author="Kopp, Darin" w:date="2025-02-20T15:34:00Z">
              <w:r>
                <w:rPr>
                  <w:rFonts w:ascii="Calibri" w:hAnsi="Calibri" w:cs="Calibri"/>
                  <w:color w:val="000000"/>
                </w:rPr>
                <w:delText>0.76</w:delText>
              </w:r>
            </w:del>
          </w:p>
        </w:tc>
      </w:tr>
      <w:tr w:rsidR="00D3160B" w14:paraId="4BC81528" w14:textId="77777777" w:rsidTr="00ED5B6F">
        <w:trPr>
          <w:trHeight w:val="290"/>
          <w:jc w:val="center"/>
          <w:del w:id="809" w:author="Kopp, Darin" w:date="2025-02-20T15:34:00Z"/>
        </w:trPr>
        <w:tc>
          <w:tcPr>
            <w:tcW w:w="1979" w:type="dxa"/>
          </w:tcPr>
          <w:p w14:paraId="2E000671" w14:textId="77777777" w:rsidR="00D3160B" w:rsidRDefault="00D3160B" w:rsidP="00D3160B">
            <w:pPr>
              <w:autoSpaceDE w:val="0"/>
              <w:autoSpaceDN w:val="0"/>
              <w:adjustRightInd w:val="0"/>
              <w:spacing w:after="0" w:line="240" w:lineRule="auto"/>
              <w:jc w:val="center"/>
              <w:rPr>
                <w:del w:id="810" w:author="Kopp, Darin" w:date="2025-02-20T15:34:00Z"/>
                <w:rFonts w:ascii="Calibri" w:hAnsi="Calibri" w:cs="Calibri"/>
                <w:color w:val="000000"/>
              </w:rPr>
            </w:pPr>
            <w:del w:id="811" w:author="Kopp, Darin" w:date="2025-02-20T15:34:00Z">
              <w:r>
                <w:rPr>
                  <w:rFonts w:ascii="Calibri" w:hAnsi="Calibri" w:cs="Calibri"/>
                  <w:color w:val="000000"/>
                </w:rPr>
                <w:delText>CL</w:delText>
              </w:r>
              <w:r w:rsidR="00ED5B6F">
                <w:rPr>
                  <w:rFonts w:ascii="Calibri" w:hAnsi="Calibri" w:cs="Calibri"/>
                  <w:color w:val="000000"/>
                </w:rPr>
                <w:delText xml:space="preserve"> (</w:delText>
              </w:r>
              <w:r w:rsidR="00ED5B6F" w:rsidRPr="00ED5B6F">
                <w:rPr>
                  <w:rFonts w:ascii="Calibri" w:hAnsi="Calibri" w:cs="Calibri"/>
                  <w:color w:val="000000"/>
                </w:rPr>
                <w:delText>mg/L</w:delText>
              </w:r>
              <w:r w:rsidR="00ED5B6F">
                <w:rPr>
                  <w:rFonts w:ascii="Calibri" w:hAnsi="Calibri" w:cs="Calibri"/>
                  <w:color w:val="000000"/>
                </w:rPr>
                <w:delText>)</w:delText>
              </w:r>
            </w:del>
          </w:p>
        </w:tc>
        <w:tc>
          <w:tcPr>
            <w:tcW w:w="984" w:type="dxa"/>
          </w:tcPr>
          <w:p w14:paraId="5203D9E5" w14:textId="77777777" w:rsidR="00D3160B" w:rsidRDefault="00D3160B" w:rsidP="00D3160B">
            <w:pPr>
              <w:autoSpaceDE w:val="0"/>
              <w:autoSpaceDN w:val="0"/>
              <w:adjustRightInd w:val="0"/>
              <w:spacing w:after="0" w:line="240" w:lineRule="auto"/>
              <w:jc w:val="center"/>
              <w:rPr>
                <w:del w:id="812" w:author="Kopp, Darin" w:date="2025-02-20T15:34:00Z"/>
                <w:rFonts w:ascii="Calibri" w:hAnsi="Calibri" w:cs="Calibri"/>
                <w:color w:val="000000"/>
              </w:rPr>
            </w:pPr>
            <w:del w:id="813" w:author="Kopp, Darin" w:date="2025-02-20T15:34:00Z">
              <w:r>
                <w:rPr>
                  <w:rFonts w:ascii="Calibri" w:hAnsi="Calibri" w:cs="Calibri"/>
                  <w:color w:val="000000"/>
                </w:rPr>
                <w:delText>0.70</w:delText>
              </w:r>
            </w:del>
          </w:p>
        </w:tc>
        <w:tc>
          <w:tcPr>
            <w:tcW w:w="984" w:type="dxa"/>
          </w:tcPr>
          <w:p w14:paraId="78CB038D" w14:textId="77777777" w:rsidR="00D3160B" w:rsidRDefault="00D3160B" w:rsidP="00D3160B">
            <w:pPr>
              <w:autoSpaceDE w:val="0"/>
              <w:autoSpaceDN w:val="0"/>
              <w:adjustRightInd w:val="0"/>
              <w:spacing w:after="0" w:line="240" w:lineRule="auto"/>
              <w:jc w:val="center"/>
              <w:rPr>
                <w:del w:id="814" w:author="Kopp, Darin" w:date="2025-02-20T15:34:00Z"/>
                <w:rFonts w:ascii="Calibri" w:hAnsi="Calibri" w:cs="Calibri"/>
                <w:color w:val="000000"/>
              </w:rPr>
            </w:pPr>
            <w:del w:id="815" w:author="Kopp, Darin" w:date="2025-02-20T15:34:00Z">
              <w:r>
                <w:rPr>
                  <w:rFonts w:ascii="Calibri" w:hAnsi="Calibri" w:cs="Calibri"/>
                  <w:color w:val="000000"/>
                </w:rPr>
                <w:delText>0.77</w:delText>
              </w:r>
            </w:del>
          </w:p>
        </w:tc>
        <w:tc>
          <w:tcPr>
            <w:tcW w:w="984" w:type="dxa"/>
          </w:tcPr>
          <w:p w14:paraId="1F541E81" w14:textId="77777777" w:rsidR="00D3160B" w:rsidRDefault="00D3160B" w:rsidP="00D3160B">
            <w:pPr>
              <w:autoSpaceDE w:val="0"/>
              <w:autoSpaceDN w:val="0"/>
              <w:adjustRightInd w:val="0"/>
              <w:spacing w:after="0" w:line="240" w:lineRule="auto"/>
              <w:jc w:val="center"/>
              <w:rPr>
                <w:del w:id="816" w:author="Kopp, Darin" w:date="2025-02-20T15:34:00Z"/>
                <w:rFonts w:ascii="Calibri" w:hAnsi="Calibri" w:cs="Calibri"/>
                <w:color w:val="000000"/>
              </w:rPr>
            </w:pPr>
            <w:del w:id="817" w:author="Kopp, Darin" w:date="2025-02-20T15:34:00Z">
              <w:r>
                <w:rPr>
                  <w:rFonts w:ascii="Calibri" w:hAnsi="Calibri" w:cs="Calibri"/>
                  <w:color w:val="000000"/>
                </w:rPr>
                <w:delText>0.71</w:delText>
              </w:r>
            </w:del>
          </w:p>
        </w:tc>
        <w:tc>
          <w:tcPr>
            <w:tcW w:w="984" w:type="dxa"/>
          </w:tcPr>
          <w:p w14:paraId="7922EC17" w14:textId="77777777" w:rsidR="00D3160B" w:rsidRDefault="00D3160B" w:rsidP="00D3160B">
            <w:pPr>
              <w:autoSpaceDE w:val="0"/>
              <w:autoSpaceDN w:val="0"/>
              <w:adjustRightInd w:val="0"/>
              <w:spacing w:after="0" w:line="240" w:lineRule="auto"/>
              <w:jc w:val="center"/>
              <w:rPr>
                <w:del w:id="818" w:author="Kopp, Darin" w:date="2025-02-20T15:34:00Z"/>
                <w:rFonts w:ascii="Calibri" w:hAnsi="Calibri" w:cs="Calibri"/>
                <w:color w:val="000000"/>
              </w:rPr>
            </w:pPr>
            <w:del w:id="819" w:author="Kopp, Darin" w:date="2025-02-20T15:34:00Z">
              <w:r>
                <w:rPr>
                  <w:rFonts w:ascii="Calibri" w:hAnsi="Calibri" w:cs="Calibri"/>
                  <w:color w:val="000000"/>
                </w:rPr>
                <w:delText>0.82</w:delText>
              </w:r>
            </w:del>
          </w:p>
        </w:tc>
      </w:tr>
      <w:tr w:rsidR="00D3160B" w14:paraId="60044FD9" w14:textId="77777777" w:rsidTr="00ED5B6F">
        <w:trPr>
          <w:trHeight w:val="290"/>
          <w:jc w:val="center"/>
          <w:del w:id="820" w:author="Kopp, Darin" w:date="2025-02-20T15:34:00Z"/>
        </w:trPr>
        <w:tc>
          <w:tcPr>
            <w:tcW w:w="1979" w:type="dxa"/>
          </w:tcPr>
          <w:p w14:paraId="55E08176" w14:textId="77777777" w:rsidR="00D3160B" w:rsidRDefault="00D3160B" w:rsidP="00D3160B">
            <w:pPr>
              <w:autoSpaceDE w:val="0"/>
              <w:autoSpaceDN w:val="0"/>
              <w:adjustRightInd w:val="0"/>
              <w:spacing w:after="0" w:line="240" w:lineRule="auto"/>
              <w:jc w:val="center"/>
              <w:rPr>
                <w:del w:id="821" w:author="Kopp, Darin" w:date="2025-02-20T15:34:00Z"/>
                <w:rFonts w:ascii="Calibri" w:hAnsi="Calibri" w:cs="Calibri"/>
                <w:color w:val="000000"/>
              </w:rPr>
            </w:pPr>
            <w:del w:id="822" w:author="Kopp, Darin" w:date="2025-02-20T15:34:00Z">
              <w:r>
                <w:rPr>
                  <w:rFonts w:ascii="Calibri" w:hAnsi="Calibri" w:cs="Calibri"/>
                  <w:color w:val="000000"/>
                </w:rPr>
                <w:delText>SO4</w:delText>
              </w:r>
              <w:r w:rsidR="00D101DA">
                <w:rPr>
                  <w:rFonts w:ascii="Calibri" w:hAnsi="Calibri" w:cs="Calibri"/>
                  <w:color w:val="000000"/>
                </w:rPr>
                <w:delText xml:space="preserve"> </w:delText>
              </w:r>
              <w:r w:rsidR="00ED5B6F">
                <w:rPr>
                  <w:rFonts w:ascii="Calibri" w:hAnsi="Calibri" w:cs="Calibri"/>
                  <w:color w:val="000000"/>
                </w:rPr>
                <w:delText>(</w:delText>
              </w:r>
              <w:r w:rsidR="00ED5B6F" w:rsidRPr="00ED5B6F">
                <w:rPr>
                  <w:rFonts w:ascii="Calibri" w:hAnsi="Calibri" w:cs="Calibri"/>
                  <w:color w:val="000000"/>
                </w:rPr>
                <w:delText>mg/L</w:delText>
              </w:r>
              <w:r w:rsidR="00ED5B6F">
                <w:rPr>
                  <w:rFonts w:ascii="Calibri" w:hAnsi="Calibri" w:cs="Calibri"/>
                  <w:color w:val="000000"/>
                </w:rPr>
                <w:delText>)</w:delText>
              </w:r>
            </w:del>
          </w:p>
        </w:tc>
        <w:tc>
          <w:tcPr>
            <w:tcW w:w="984" w:type="dxa"/>
          </w:tcPr>
          <w:p w14:paraId="20D37538" w14:textId="77777777" w:rsidR="00D3160B" w:rsidRDefault="00D3160B" w:rsidP="00D3160B">
            <w:pPr>
              <w:autoSpaceDE w:val="0"/>
              <w:autoSpaceDN w:val="0"/>
              <w:adjustRightInd w:val="0"/>
              <w:spacing w:after="0" w:line="240" w:lineRule="auto"/>
              <w:jc w:val="center"/>
              <w:rPr>
                <w:del w:id="823" w:author="Kopp, Darin" w:date="2025-02-20T15:34:00Z"/>
                <w:rFonts w:ascii="Calibri" w:hAnsi="Calibri" w:cs="Calibri"/>
                <w:color w:val="000000"/>
              </w:rPr>
            </w:pPr>
            <w:del w:id="824" w:author="Kopp, Darin" w:date="2025-02-20T15:34:00Z">
              <w:r>
                <w:rPr>
                  <w:rFonts w:ascii="Calibri" w:hAnsi="Calibri" w:cs="Calibri"/>
                  <w:color w:val="000000"/>
                </w:rPr>
                <w:delText>0.77</w:delText>
              </w:r>
            </w:del>
          </w:p>
        </w:tc>
        <w:tc>
          <w:tcPr>
            <w:tcW w:w="984" w:type="dxa"/>
          </w:tcPr>
          <w:p w14:paraId="6B44A7A7" w14:textId="77777777" w:rsidR="00D3160B" w:rsidRDefault="00D3160B" w:rsidP="00D3160B">
            <w:pPr>
              <w:autoSpaceDE w:val="0"/>
              <w:autoSpaceDN w:val="0"/>
              <w:adjustRightInd w:val="0"/>
              <w:spacing w:after="0" w:line="240" w:lineRule="auto"/>
              <w:jc w:val="center"/>
              <w:rPr>
                <w:del w:id="825" w:author="Kopp, Darin" w:date="2025-02-20T15:34:00Z"/>
                <w:rFonts w:ascii="Calibri" w:hAnsi="Calibri" w:cs="Calibri"/>
                <w:color w:val="000000"/>
              </w:rPr>
            </w:pPr>
            <w:del w:id="826" w:author="Kopp, Darin" w:date="2025-02-20T15:34:00Z">
              <w:r>
                <w:rPr>
                  <w:rFonts w:ascii="Calibri" w:hAnsi="Calibri" w:cs="Calibri"/>
                  <w:color w:val="000000"/>
                </w:rPr>
                <w:delText>0.96</w:delText>
              </w:r>
            </w:del>
          </w:p>
        </w:tc>
        <w:tc>
          <w:tcPr>
            <w:tcW w:w="984" w:type="dxa"/>
          </w:tcPr>
          <w:p w14:paraId="43E0A85B" w14:textId="77777777" w:rsidR="00D3160B" w:rsidRDefault="00D3160B" w:rsidP="00D3160B">
            <w:pPr>
              <w:autoSpaceDE w:val="0"/>
              <w:autoSpaceDN w:val="0"/>
              <w:adjustRightInd w:val="0"/>
              <w:spacing w:after="0" w:line="240" w:lineRule="auto"/>
              <w:jc w:val="center"/>
              <w:rPr>
                <w:del w:id="827" w:author="Kopp, Darin" w:date="2025-02-20T15:34:00Z"/>
                <w:rFonts w:ascii="Calibri" w:hAnsi="Calibri" w:cs="Calibri"/>
                <w:color w:val="000000"/>
              </w:rPr>
            </w:pPr>
            <w:del w:id="828" w:author="Kopp, Darin" w:date="2025-02-20T15:34:00Z">
              <w:r>
                <w:rPr>
                  <w:rFonts w:ascii="Calibri" w:hAnsi="Calibri" w:cs="Calibri"/>
                  <w:color w:val="000000"/>
                </w:rPr>
                <w:delText>0.75</w:delText>
              </w:r>
            </w:del>
          </w:p>
        </w:tc>
        <w:tc>
          <w:tcPr>
            <w:tcW w:w="984" w:type="dxa"/>
          </w:tcPr>
          <w:p w14:paraId="1CA77A1C" w14:textId="77777777" w:rsidR="00D3160B" w:rsidRDefault="00D3160B" w:rsidP="00D3160B">
            <w:pPr>
              <w:autoSpaceDE w:val="0"/>
              <w:autoSpaceDN w:val="0"/>
              <w:adjustRightInd w:val="0"/>
              <w:spacing w:after="0" w:line="240" w:lineRule="auto"/>
              <w:jc w:val="center"/>
              <w:rPr>
                <w:del w:id="829" w:author="Kopp, Darin" w:date="2025-02-20T15:34:00Z"/>
                <w:rFonts w:ascii="Calibri" w:hAnsi="Calibri" w:cs="Calibri"/>
                <w:color w:val="000000"/>
              </w:rPr>
            </w:pPr>
            <w:del w:id="830" w:author="Kopp, Darin" w:date="2025-02-20T15:34:00Z">
              <w:r>
                <w:rPr>
                  <w:rFonts w:ascii="Calibri" w:hAnsi="Calibri" w:cs="Calibri"/>
                  <w:color w:val="000000"/>
                </w:rPr>
                <w:delText>1.02</w:delText>
              </w:r>
            </w:del>
          </w:p>
        </w:tc>
      </w:tr>
      <w:tr w:rsidR="00D3160B" w14:paraId="75DFC96B" w14:textId="77777777" w:rsidTr="00ED5B6F">
        <w:trPr>
          <w:trHeight w:val="290"/>
          <w:jc w:val="center"/>
          <w:del w:id="831" w:author="Kopp, Darin" w:date="2025-02-20T15:34:00Z"/>
        </w:trPr>
        <w:tc>
          <w:tcPr>
            <w:tcW w:w="1979" w:type="dxa"/>
          </w:tcPr>
          <w:p w14:paraId="20782335" w14:textId="77777777" w:rsidR="00D3160B" w:rsidRDefault="00D3160B" w:rsidP="00D3160B">
            <w:pPr>
              <w:autoSpaceDE w:val="0"/>
              <w:autoSpaceDN w:val="0"/>
              <w:adjustRightInd w:val="0"/>
              <w:spacing w:after="0" w:line="240" w:lineRule="auto"/>
              <w:jc w:val="center"/>
              <w:rPr>
                <w:del w:id="832" w:author="Kopp, Darin" w:date="2025-02-20T15:34:00Z"/>
                <w:rFonts w:ascii="Calibri" w:hAnsi="Calibri" w:cs="Calibri"/>
                <w:color w:val="000000"/>
              </w:rPr>
            </w:pPr>
            <w:del w:id="833" w:author="Kopp, Darin" w:date="2025-02-20T15:34:00Z">
              <w:r>
                <w:rPr>
                  <w:rFonts w:ascii="Calibri" w:hAnsi="Calibri" w:cs="Calibri"/>
                  <w:color w:val="000000"/>
                </w:rPr>
                <w:delText>SUBD</w:delText>
              </w:r>
              <w:r w:rsidR="00ED5B6F">
                <w:rPr>
                  <w:rFonts w:ascii="Calibri" w:hAnsi="Calibri" w:cs="Calibri"/>
                  <w:color w:val="000000"/>
                </w:rPr>
                <w:delText xml:space="preserve"> (mm)</w:delText>
              </w:r>
            </w:del>
          </w:p>
        </w:tc>
        <w:tc>
          <w:tcPr>
            <w:tcW w:w="984" w:type="dxa"/>
          </w:tcPr>
          <w:p w14:paraId="3BEB66E5" w14:textId="77777777" w:rsidR="00D3160B" w:rsidRDefault="00D3160B" w:rsidP="00D3160B">
            <w:pPr>
              <w:autoSpaceDE w:val="0"/>
              <w:autoSpaceDN w:val="0"/>
              <w:adjustRightInd w:val="0"/>
              <w:spacing w:after="0" w:line="240" w:lineRule="auto"/>
              <w:jc w:val="center"/>
              <w:rPr>
                <w:del w:id="834" w:author="Kopp, Darin" w:date="2025-02-20T15:34:00Z"/>
                <w:rFonts w:ascii="Calibri" w:hAnsi="Calibri" w:cs="Calibri"/>
                <w:color w:val="000000"/>
              </w:rPr>
            </w:pPr>
            <w:del w:id="835" w:author="Kopp, Darin" w:date="2025-02-20T15:34:00Z">
              <w:r>
                <w:rPr>
                  <w:rFonts w:ascii="Calibri" w:hAnsi="Calibri" w:cs="Calibri"/>
                  <w:color w:val="000000"/>
                </w:rPr>
                <w:delText>0.47</w:delText>
              </w:r>
            </w:del>
          </w:p>
        </w:tc>
        <w:tc>
          <w:tcPr>
            <w:tcW w:w="984" w:type="dxa"/>
          </w:tcPr>
          <w:p w14:paraId="50D73356" w14:textId="77777777" w:rsidR="00D3160B" w:rsidRDefault="00D3160B" w:rsidP="00D3160B">
            <w:pPr>
              <w:autoSpaceDE w:val="0"/>
              <w:autoSpaceDN w:val="0"/>
              <w:adjustRightInd w:val="0"/>
              <w:spacing w:after="0" w:line="240" w:lineRule="auto"/>
              <w:jc w:val="center"/>
              <w:rPr>
                <w:del w:id="836" w:author="Kopp, Darin" w:date="2025-02-20T15:34:00Z"/>
                <w:rFonts w:ascii="Calibri" w:hAnsi="Calibri" w:cs="Calibri"/>
                <w:color w:val="000000"/>
              </w:rPr>
            </w:pPr>
            <w:del w:id="837" w:author="Kopp, Darin" w:date="2025-02-20T15:34:00Z">
              <w:r>
                <w:rPr>
                  <w:rFonts w:ascii="Calibri" w:hAnsi="Calibri" w:cs="Calibri"/>
                  <w:color w:val="000000"/>
                </w:rPr>
                <w:delText>0.98</w:delText>
              </w:r>
            </w:del>
          </w:p>
        </w:tc>
        <w:tc>
          <w:tcPr>
            <w:tcW w:w="984" w:type="dxa"/>
          </w:tcPr>
          <w:p w14:paraId="6AD94368" w14:textId="77777777" w:rsidR="00D3160B" w:rsidRDefault="00D3160B" w:rsidP="00D3160B">
            <w:pPr>
              <w:autoSpaceDE w:val="0"/>
              <w:autoSpaceDN w:val="0"/>
              <w:adjustRightInd w:val="0"/>
              <w:spacing w:after="0" w:line="240" w:lineRule="auto"/>
              <w:jc w:val="center"/>
              <w:rPr>
                <w:del w:id="838" w:author="Kopp, Darin" w:date="2025-02-20T15:34:00Z"/>
                <w:rFonts w:ascii="Calibri" w:hAnsi="Calibri" w:cs="Calibri"/>
                <w:color w:val="000000"/>
              </w:rPr>
            </w:pPr>
            <w:del w:id="839" w:author="Kopp, Darin" w:date="2025-02-20T15:34:00Z">
              <w:r>
                <w:rPr>
                  <w:rFonts w:ascii="Calibri" w:hAnsi="Calibri" w:cs="Calibri"/>
                  <w:color w:val="000000"/>
                </w:rPr>
                <w:delText>0.48</w:delText>
              </w:r>
            </w:del>
          </w:p>
        </w:tc>
        <w:tc>
          <w:tcPr>
            <w:tcW w:w="984" w:type="dxa"/>
          </w:tcPr>
          <w:p w14:paraId="2BFBCC77" w14:textId="77777777" w:rsidR="00D3160B" w:rsidRDefault="00D3160B" w:rsidP="00D3160B">
            <w:pPr>
              <w:autoSpaceDE w:val="0"/>
              <w:autoSpaceDN w:val="0"/>
              <w:adjustRightInd w:val="0"/>
              <w:spacing w:after="0" w:line="240" w:lineRule="auto"/>
              <w:jc w:val="center"/>
              <w:rPr>
                <w:del w:id="840" w:author="Kopp, Darin" w:date="2025-02-20T15:34:00Z"/>
                <w:rFonts w:ascii="Calibri" w:hAnsi="Calibri" w:cs="Calibri"/>
                <w:color w:val="000000"/>
              </w:rPr>
            </w:pPr>
            <w:del w:id="841" w:author="Kopp, Darin" w:date="2025-02-20T15:34:00Z">
              <w:r>
                <w:rPr>
                  <w:rFonts w:ascii="Calibri" w:hAnsi="Calibri" w:cs="Calibri"/>
                  <w:color w:val="000000"/>
                </w:rPr>
                <w:delText>1.00</w:delText>
              </w:r>
            </w:del>
          </w:p>
        </w:tc>
      </w:tr>
    </w:tbl>
    <w:p w14:paraId="253F060F" w14:textId="77777777" w:rsidR="00027452" w:rsidRDefault="00027452" w:rsidP="007E19F3">
      <w:pPr>
        <w:spacing w:line="480" w:lineRule="auto"/>
        <w:contextualSpacing/>
        <w:rPr>
          <w:del w:id="842" w:author="Kopp, Darin" w:date="2025-02-20T15:34:00Z"/>
          <w:rFonts w:ascii="Times New Roman" w:hAnsi="Times New Roman" w:cs="Times New Roman"/>
          <w:sz w:val="24"/>
          <w:szCs w:val="24"/>
        </w:rPr>
      </w:pPr>
    </w:p>
    <w:p w14:paraId="5E4554D7" w14:textId="3299C5A2" w:rsidR="00DA069E" w:rsidRDefault="002D338E" w:rsidP="0029207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We visualized the effects of the anthropogenic factors using partial dependance plots (Figure </w:t>
      </w:r>
      <w:del w:id="843" w:author="Kopp, Darin" w:date="2025-02-20T15:34:00Z">
        <w:r w:rsidR="00E4682F">
          <w:rPr>
            <w:rFonts w:ascii="Times New Roman" w:hAnsi="Times New Roman" w:cs="Times New Roman"/>
            <w:sz w:val="24"/>
            <w:szCs w:val="24"/>
          </w:rPr>
          <w:delText>2</w:delText>
        </w:r>
      </w:del>
      <w:ins w:id="844" w:author="Kopp, Darin" w:date="2025-02-20T15:34:00Z">
        <w:r w:rsidR="00D84317">
          <w:rPr>
            <w:rFonts w:ascii="Times New Roman" w:hAnsi="Times New Roman" w:cs="Times New Roman"/>
            <w:sz w:val="24"/>
            <w:szCs w:val="24"/>
          </w:rPr>
          <w:t>3</w:t>
        </w:r>
      </w:ins>
      <w:r>
        <w:rPr>
          <w:rFonts w:ascii="Times New Roman" w:hAnsi="Times New Roman" w:cs="Times New Roman"/>
          <w:sz w:val="24"/>
          <w:szCs w:val="24"/>
        </w:rPr>
        <w:t xml:space="preserve">). </w:t>
      </w:r>
      <w:r w:rsidR="00E36D86">
        <w:rPr>
          <w:rFonts w:ascii="Times New Roman" w:hAnsi="Times New Roman" w:cs="Times New Roman"/>
          <w:sz w:val="24"/>
          <w:szCs w:val="24"/>
        </w:rPr>
        <w:t>I</w:t>
      </w:r>
      <w:r w:rsidR="00EC18E7">
        <w:rPr>
          <w:rFonts w:ascii="Times New Roman" w:hAnsi="Times New Roman" w:cs="Times New Roman"/>
          <w:sz w:val="24"/>
          <w:szCs w:val="24"/>
        </w:rPr>
        <w:t>n general</w:t>
      </w:r>
      <w:r w:rsidR="009854B3">
        <w:rPr>
          <w:rFonts w:ascii="Times New Roman" w:hAnsi="Times New Roman" w:cs="Times New Roman"/>
          <w:sz w:val="24"/>
          <w:szCs w:val="24"/>
        </w:rPr>
        <w:t>,</w:t>
      </w:r>
      <w:r w:rsidR="009443D1">
        <w:rPr>
          <w:rFonts w:ascii="Times New Roman" w:hAnsi="Times New Roman" w:cs="Times New Roman"/>
          <w:sz w:val="24"/>
          <w:szCs w:val="24"/>
        </w:rPr>
        <w:t xml:space="preserve"> the anthropogenic factors were associated with</w:t>
      </w:r>
      <w:r w:rsidR="00EC18E7">
        <w:rPr>
          <w:rFonts w:ascii="Times New Roman" w:hAnsi="Times New Roman" w:cs="Times New Roman"/>
          <w:sz w:val="24"/>
          <w:szCs w:val="24"/>
        </w:rPr>
        <w:t xml:space="preserve"> </w:t>
      </w:r>
      <w:r w:rsidR="00C557A7">
        <w:rPr>
          <w:rFonts w:ascii="Times New Roman" w:hAnsi="Times New Roman" w:cs="Times New Roman"/>
          <w:sz w:val="24"/>
          <w:szCs w:val="24"/>
        </w:rPr>
        <w:t xml:space="preserve">increased nutrients </w:t>
      </w:r>
      <w:r w:rsidR="000229F7">
        <w:rPr>
          <w:rFonts w:ascii="Times New Roman" w:hAnsi="Times New Roman" w:cs="Times New Roman"/>
          <w:sz w:val="24"/>
          <w:szCs w:val="24"/>
        </w:rPr>
        <w:t xml:space="preserve">and salinity and decreased </w:t>
      </w:r>
      <w:r w:rsidR="00925361">
        <w:rPr>
          <w:rFonts w:ascii="Times New Roman" w:hAnsi="Times New Roman" w:cs="Times New Roman"/>
          <w:sz w:val="24"/>
          <w:szCs w:val="24"/>
        </w:rPr>
        <w:t xml:space="preserve">substrate </w:t>
      </w:r>
      <w:r w:rsidR="000229F7">
        <w:rPr>
          <w:rFonts w:ascii="Times New Roman" w:hAnsi="Times New Roman" w:cs="Times New Roman"/>
          <w:sz w:val="24"/>
          <w:szCs w:val="24"/>
        </w:rPr>
        <w:t>diameter</w:t>
      </w:r>
      <w:r w:rsidR="0045565F">
        <w:rPr>
          <w:rFonts w:ascii="Times New Roman" w:hAnsi="Times New Roman" w:cs="Times New Roman"/>
          <w:sz w:val="24"/>
          <w:szCs w:val="24"/>
        </w:rPr>
        <w:t>. For example, p</w:t>
      </w:r>
      <w:r>
        <w:rPr>
          <w:rFonts w:ascii="Times New Roman" w:hAnsi="Times New Roman" w:cs="Times New Roman"/>
          <w:sz w:val="24"/>
          <w:szCs w:val="24"/>
        </w:rPr>
        <w:t>ercent crops</w:t>
      </w:r>
      <w:r w:rsidR="001B0F3E">
        <w:rPr>
          <w:rFonts w:ascii="Times New Roman" w:hAnsi="Times New Roman" w:cs="Times New Roman"/>
          <w:sz w:val="24"/>
          <w:szCs w:val="24"/>
        </w:rPr>
        <w:t xml:space="preserve"> and</w:t>
      </w:r>
      <w:r>
        <w:rPr>
          <w:rFonts w:ascii="Times New Roman" w:hAnsi="Times New Roman" w:cs="Times New Roman"/>
          <w:sz w:val="24"/>
          <w:szCs w:val="24"/>
        </w:rPr>
        <w:t xml:space="preserve"> anthropogenic</w:t>
      </w:r>
      <w:r w:rsidR="00DA706B">
        <w:rPr>
          <w:rFonts w:ascii="Times New Roman" w:hAnsi="Times New Roman" w:cs="Times New Roman"/>
          <w:sz w:val="24"/>
          <w:szCs w:val="24"/>
        </w:rPr>
        <w:t xml:space="preserve"> nutrient</w:t>
      </w:r>
      <w:r>
        <w:rPr>
          <w:rFonts w:ascii="Times New Roman" w:hAnsi="Times New Roman" w:cs="Times New Roman"/>
          <w:sz w:val="24"/>
          <w:szCs w:val="24"/>
        </w:rPr>
        <w:t xml:space="preserve"> inputs</w:t>
      </w:r>
      <w:r w:rsidR="00FB17EC">
        <w:rPr>
          <w:rFonts w:ascii="Times New Roman" w:hAnsi="Times New Roman" w:cs="Times New Roman"/>
          <w:sz w:val="24"/>
          <w:szCs w:val="24"/>
        </w:rPr>
        <w:t xml:space="preserve"> </w:t>
      </w:r>
      <w:del w:id="845" w:author="Kopp, Darin" w:date="2025-02-20T15:34:00Z">
        <w:r w:rsidR="00DA706B">
          <w:rPr>
            <w:rFonts w:ascii="Times New Roman" w:hAnsi="Times New Roman" w:cs="Times New Roman"/>
            <w:sz w:val="24"/>
            <w:szCs w:val="24"/>
          </w:rPr>
          <w:delText>(i.e.</w:delText>
        </w:r>
        <w:r w:rsidR="0045565F">
          <w:rPr>
            <w:rFonts w:ascii="Times New Roman" w:hAnsi="Times New Roman" w:cs="Times New Roman"/>
            <w:sz w:val="24"/>
            <w:szCs w:val="24"/>
          </w:rPr>
          <w:delText>,</w:delText>
        </w:r>
      </w:del>
      <w:ins w:id="846" w:author="Kopp, Darin" w:date="2025-02-20T15:34:00Z">
        <w:r w:rsidR="003C453A">
          <w:rPr>
            <w:rFonts w:ascii="Times New Roman" w:hAnsi="Times New Roman" w:cs="Times New Roman"/>
            <w:sz w:val="24"/>
            <w:szCs w:val="24"/>
          </w:rPr>
          <w:t>of</w:t>
        </w:r>
      </w:ins>
      <w:r w:rsidR="003C453A">
        <w:rPr>
          <w:rFonts w:ascii="Times New Roman" w:hAnsi="Times New Roman" w:cs="Times New Roman"/>
          <w:sz w:val="24"/>
          <w:szCs w:val="24"/>
        </w:rPr>
        <w:t xml:space="preserve"> nitrogen and </w:t>
      </w:r>
      <w:del w:id="847" w:author="Kopp, Darin" w:date="2025-02-20T15:34:00Z">
        <w:r w:rsidR="00DA706B">
          <w:rPr>
            <w:rFonts w:ascii="Times New Roman" w:hAnsi="Times New Roman" w:cs="Times New Roman"/>
            <w:sz w:val="24"/>
            <w:szCs w:val="24"/>
          </w:rPr>
          <w:delText>phosphorus)</w:delText>
        </w:r>
      </w:del>
      <w:ins w:id="848" w:author="Kopp, Darin" w:date="2025-02-20T15:34:00Z">
        <w:r w:rsidR="003C453A">
          <w:rPr>
            <w:rFonts w:ascii="Times New Roman" w:hAnsi="Times New Roman" w:cs="Times New Roman"/>
            <w:sz w:val="24"/>
            <w:szCs w:val="24"/>
          </w:rPr>
          <w:t>phosphorous</w:t>
        </w:r>
      </w:ins>
      <w:r w:rsidR="00DA706B">
        <w:rPr>
          <w:rFonts w:ascii="Times New Roman" w:hAnsi="Times New Roman" w:cs="Times New Roman"/>
          <w:sz w:val="24"/>
          <w:szCs w:val="24"/>
        </w:rPr>
        <w:t xml:space="preserve"> </w:t>
      </w:r>
      <w:r>
        <w:rPr>
          <w:rFonts w:ascii="Times New Roman" w:hAnsi="Times New Roman" w:cs="Times New Roman"/>
          <w:sz w:val="24"/>
          <w:szCs w:val="24"/>
        </w:rPr>
        <w:t>were positively associated with</w:t>
      </w:r>
      <w:r w:rsidR="003C453A">
        <w:rPr>
          <w:rFonts w:ascii="Times New Roman" w:hAnsi="Times New Roman" w:cs="Times New Roman"/>
          <w:sz w:val="24"/>
          <w:szCs w:val="24"/>
        </w:rPr>
        <w:t xml:space="preserve"> </w:t>
      </w:r>
      <w:del w:id="849" w:author="Kopp, Darin" w:date="2025-02-20T15:34:00Z">
        <w:r w:rsidR="00011D86">
          <w:rPr>
            <w:rFonts w:ascii="Times New Roman" w:hAnsi="Times New Roman" w:cs="Times New Roman"/>
            <w:sz w:val="24"/>
            <w:szCs w:val="24"/>
          </w:rPr>
          <w:delText>total nitrogen</w:delText>
        </w:r>
      </w:del>
      <w:ins w:id="850" w:author="Kopp, Darin" w:date="2025-02-20T15:34:00Z">
        <w:r w:rsidR="003C453A">
          <w:rPr>
            <w:rFonts w:ascii="Times New Roman" w:hAnsi="Times New Roman" w:cs="Times New Roman"/>
            <w:sz w:val="24"/>
            <w:szCs w:val="24"/>
          </w:rPr>
          <w:t>NTL</w:t>
        </w:r>
      </w:ins>
      <w:r w:rsidR="003C453A">
        <w:rPr>
          <w:rFonts w:ascii="Times New Roman" w:hAnsi="Times New Roman" w:cs="Times New Roman"/>
          <w:sz w:val="24"/>
          <w:szCs w:val="24"/>
        </w:rPr>
        <w:t xml:space="preserve"> and </w:t>
      </w:r>
      <w:del w:id="851" w:author="Kopp, Darin" w:date="2025-02-20T15:34:00Z">
        <w:r w:rsidR="00011D86">
          <w:rPr>
            <w:rFonts w:ascii="Times New Roman" w:hAnsi="Times New Roman" w:cs="Times New Roman"/>
            <w:sz w:val="24"/>
            <w:szCs w:val="24"/>
          </w:rPr>
          <w:delText xml:space="preserve">total </w:delText>
        </w:r>
        <w:r w:rsidR="00940570">
          <w:rPr>
            <w:rFonts w:ascii="Times New Roman" w:hAnsi="Times New Roman" w:cs="Times New Roman"/>
            <w:sz w:val="24"/>
            <w:szCs w:val="24"/>
          </w:rPr>
          <w:delText>phosph</w:delText>
        </w:r>
        <w:r w:rsidR="00E36D86">
          <w:rPr>
            <w:rFonts w:ascii="Times New Roman" w:hAnsi="Times New Roman" w:cs="Times New Roman"/>
            <w:sz w:val="24"/>
            <w:szCs w:val="24"/>
          </w:rPr>
          <w:delText>o</w:delText>
        </w:r>
        <w:r w:rsidR="00940570">
          <w:rPr>
            <w:rFonts w:ascii="Times New Roman" w:hAnsi="Times New Roman" w:cs="Times New Roman"/>
            <w:sz w:val="24"/>
            <w:szCs w:val="24"/>
          </w:rPr>
          <w:delText>rous</w:delText>
        </w:r>
        <w:r>
          <w:rPr>
            <w:rFonts w:ascii="Times New Roman" w:hAnsi="Times New Roman" w:cs="Times New Roman"/>
            <w:sz w:val="24"/>
            <w:szCs w:val="24"/>
          </w:rPr>
          <w:delText xml:space="preserve"> concentrations.</w:delText>
        </w:r>
      </w:del>
      <w:ins w:id="852" w:author="Kopp, Darin" w:date="2025-02-20T15:34:00Z">
        <w:r w:rsidR="003C453A">
          <w:rPr>
            <w:rFonts w:ascii="Times New Roman" w:hAnsi="Times New Roman" w:cs="Times New Roman"/>
            <w:sz w:val="24"/>
            <w:szCs w:val="24"/>
          </w:rPr>
          <w:t>PTL</w:t>
        </w:r>
        <w:r>
          <w:rPr>
            <w:rFonts w:ascii="Times New Roman" w:hAnsi="Times New Roman" w:cs="Times New Roman"/>
            <w:sz w:val="24"/>
            <w:szCs w:val="24"/>
          </w:rPr>
          <w:t>.</w:t>
        </w:r>
      </w:ins>
      <w:r>
        <w:rPr>
          <w:rFonts w:ascii="Times New Roman" w:hAnsi="Times New Roman" w:cs="Times New Roman"/>
          <w:sz w:val="24"/>
          <w:szCs w:val="24"/>
        </w:rPr>
        <w:t xml:space="preserve"> </w:t>
      </w:r>
      <w:r w:rsidR="00B6030C">
        <w:rPr>
          <w:rFonts w:ascii="Times New Roman" w:hAnsi="Times New Roman" w:cs="Times New Roman"/>
          <w:sz w:val="24"/>
          <w:szCs w:val="24"/>
        </w:rPr>
        <w:t>R</w:t>
      </w:r>
      <w:r w:rsidR="001B0F3E">
        <w:rPr>
          <w:rFonts w:ascii="Times New Roman" w:hAnsi="Times New Roman" w:cs="Times New Roman"/>
          <w:sz w:val="24"/>
          <w:szCs w:val="24"/>
        </w:rPr>
        <w:t>oad density and mean summer air temperature had</w:t>
      </w:r>
      <w:r w:rsidR="003842F0">
        <w:rPr>
          <w:rFonts w:ascii="Times New Roman" w:hAnsi="Times New Roman" w:cs="Times New Roman"/>
          <w:sz w:val="24"/>
          <w:szCs w:val="24"/>
        </w:rPr>
        <w:t xml:space="preserve"> a</w:t>
      </w:r>
      <w:r w:rsidR="001B0F3E">
        <w:rPr>
          <w:rFonts w:ascii="Times New Roman" w:hAnsi="Times New Roman" w:cs="Times New Roman"/>
          <w:sz w:val="24"/>
          <w:szCs w:val="24"/>
        </w:rPr>
        <w:t xml:space="preserve"> positive </w:t>
      </w:r>
      <w:r w:rsidR="003842F0">
        <w:rPr>
          <w:rFonts w:ascii="Times New Roman" w:hAnsi="Times New Roman" w:cs="Times New Roman"/>
          <w:sz w:val="24"/>
          <w:szCs w:val="24"/>
        </w:rPr>
        <w:t xml:space="preserve">association </w:t>
      </w:r>
      <w:r w:rsidR="001B0F3E">
        <w:rPr>
          <w:rFonts w:ascii="Times New Roman" w:hAnsi="Times New Roman" w:cs="Times New Roman"/>
          <w:sz w:val="24"/>
          <w:szCs w:val="24"/>
        </w:rPr>
        <w:t xml:space="preserve">with </w:t>
      </w:r>
      <w:del w:id="853" w:author="Kopp, Darin" w:date="2025-02-20T15:34:00Z">
        <w:r w:rsidR="00011D86">
          <w:rPr>
            <w:rFonts w:ascii="Times New Roman" w:hAnsi="Times New Roman" w:cs="Times New Roman"/>
            <w:sz w:val="24"/>
            <w:szCs w:val="24"/>
          </w:rPr>
          <w:delText>chloride</w:delText>
        </w:r>
      </w:del>
      <w:ins w:id="854" w:author="Kopp, Darin" w:date="2025-02-20T15:34:00Z">
        <w:r w:rsidR="003C453A">
          <w:rPr>
            <w:rFonts w:ascii="Times New Roman" w:hAnsi="Times New Roman" w:cs="Times New Roman"/>
            <w:sz w:val="24"/>
            <w:szCs w:val="24"/>
          </w:rPr>
          <w:t>CL</w:t>
        </w:r>
      </w:ins>
      <w:r w:rsidR="003C453A">
        <w:rPr>
          <w:rFonts w:ascii="Times New Roman" w:hAnsi="Times New Roman" w:cs="Times New Roman"/>
          <w:sz w:val="24"/>
          <w:szCs w:val="24"/>
        </w:rPr>
        <w:t xml:space="preserve"> </w:t>
      </w:r>
      <w:r w:rsidR="009443D1">
        <w:rPr>
          <w:rFonts w:ascii="Times New Roman" w:hAnsi="Times New Roman" w:cs="Times New Roman"/>
          <w:sz w:val="24"/>
          <w:szCs w:val="24"/>
        </w:rPr>
        <w:t xml:space="preserve">while </w:t>
      </w:r>
      <w:del w:id="855" w:author="Kopp, Darin" w:date="2025-02-20T15:34:00Z">
        <w:r w:rsidR="001B0F3E">
          <w:rPr>
            <w:rFonts w:ascii="Times New Roman" w:hAnsi="Times New Roman" w:cs="Times New Roman"/>
            <w:sz w:val="24"/>
            <w:szCs w:val="24"/>
          </w:rPr>
          <w:delText>density</w:delText>
        </w:r>
      </w:del>
      <w:ins w:id="856" w:author="Kopp, Darin" w:date="2025-02-20T15:34:00Z">
        <w:r w:rsidR="003C453A">
          <w:rPr>
            <w:rFonts w:ascii="Times New Roman" w:hAnsi="Times New Roman" w:cs="Times New Roman"/>
            <w:sz w:val="24"/>
            <w:szCs w:val="24"/>
          </w:rPr>
          <w:t xml:space="preserve">total annual </w:t>
        </w:r>
        <w:r w:rsidR="00C06F91">
          <w:rPr>
            <w:rFonts w:ascii="Times New Roman" w:hAnsi="Times New Roman" w:cs="Times New Roman"/>
            <w:sz w:val="24"/>
            <w:szCs w:val="24"/>
          </w:rPr>
          <w:t>precipitation</w:t>
        </w:r>
        <w:r w:rsidR="003C453A">
          <w:rPr>
            <w:rFonts w:ascii="Times New Roman" w:hAnsi="Times New Roman" w:cs="Times New Roman"/>
            <w:sz w:val="24"/>
            <w:szCs w:val="24"/>
          </w:rPr>
          <w:t xml:space="preserve"> </w:t>
        </w:r>
        <w:r w:rsidR="00C06F91">
          <w:rPr>
            <w:rFonts w:ascii="Times New Roman" w:hAnsi="Times New Roman" w:cs="Times New Roman"/>
            <w:sz w:val="24"/>
            <w:szCs w:val="24"/>
          </w:rPr>
          <w:t>had a weakly negative relationship. D</w:t>
        </w:r>
        <w:r w:rsidR="001B0F3E">
          <w:rPr>
            <w:rFonts w:ascii="Times New Roman" w:hAnsi="Times New Roman" w:cs="Times New Roman"/>
            <w:sz w:val="24"/>
            <w:szCs w:val="24"/>
          </w:rPr>
          <w:t>ensity</w:t>
        </w:r>
      </w:ins>
      <w:r w:rsidR="001B0F3E">
        <w:rPr>
          <w:rFonts w:ascii="Times New Roman" w:hAnsi="Times New Roman" w:cs="Times New Roman"/>
          <w:sz w:val="24"/>
          <w:szCs w:val="24"/>
        </w:rPr>
        <w:t xml:space="preserve"> of coal mines in the watershed </w:t>
      </w:r>
      <w:del w:id="857" w:author="Kopp, Darin" w:date="2025-02-20T15:34:00Z">
        <w:r w:rsidR="001B0F3E">
          <w:rPr>
            <w:rFonts w:ascii="Times New Roman" w:hAnsi="Times New Roman" w:cs="Times New Roman"/>
            <w:sz w:val="24"/>
            <w:szCs w:val="24"/>
          </w:rPr>
          <w:delText>was positively associated</w:delText>
        </w:r>
      </w:del>
      <w:ins w:id="858" w:author="Kopp, Darin" w:date="2025-02-20T15:34:00Z">
        <w:r w:rsidR="003C453A">
          <w:rPr>
            <w:rFonts w:ascii="Times New Roman" w:hAnsi="Times New Roman" w:cs="Times New Roman"/>
            <w:sz w:val="24"/>
            <w:szCs w:val="24"/>
          </w:rPr>
          <w:t>had a relatively strong positive effect on SO4</w:t>
        </w:r>
        <w:r w:rsidR="00C06F91">
          <w:rPr>
            <w:rFonts w:ascii="Times New Roman" w:hAnsi="Times New Roman" w:cs="Times New Roman"/>
            <w:sz w:val="24"/>
            <w:szCs w:val="24"/>
          </w:rPr>
          <w:t xml:space="preserve"> and SUBD had a strong positive relationship</w:t>
        </w:r>
      </w:ins>
      <w:r w:rsidR="00C06F91">
        <w:rPr>
          <w:rFonts w:ascii="Times New Roman" w:hAnsi="Times New Roman" w:cs="Times New Roman"/>
          <w:sz w:val="24"/>
          <w:szCs w:val="24"/>
        </w:rPr>
        <w:t xml:space="preserve"> with </w:t>
      </w:r>
      <w:del w:id="859" w:author="Kopp, Darin" w:date="2025-02-20T15:34:00Z">
        <w:r w:rsidR="00011D86">
          <w:rPr>
            <w:rFonts w:ascii="Times New Roman" w:hAnsi="Times New Roman" w:cs="Times New Roman"/>
            <w:sz w:val="24"/>
            <w:szCs w:val="24"/>
          </w:rPr>
          <w:delText>sulfate</w:delText>
        </w:r>
        <w:r>
          <w:rPr>
            <w:rFonts w:ascii="Times New Roman" w:hAnsi="Times New Roman" w:cs="Times New Roman"/>
            <w:sz w:val="24"/>
            <w:szCs w:val="24"/>
          </w:rPr>
          <w:delText xml:space="preserve">. </w:delText>
        </w:r>
        <w:r w:rsidR="00011D86">
          <w:rPr>
            <w:rFonts w:ascii="Times New Roman" w:hAnsi="Times New Roman" w:cs="Times New Roman"/>
            <w:sz w:val="24"/>
            <w:szCs w:val="24"/>
          </w:rPr>
          <w:delText>Substrate diameter</w:delText>
        </w:r>
        <w:r>
          <w:rPr>
            <w:rFonts w:ascii="Times New Roman" w:hAnsi="Times New Roman" w:cs="Times New Roman"/>
            <w:sz w:val="24"/>
            <w:szCs w:val="24"/>
          </w:rPr>
          <w:delText xml:space="preserve"> increased with percent </w:delText>
        </w:r>
      </w:del>
      <w:r w:rsidR="00C06F91">
        <w:rPr>
          <w:rFonts w:ascii="Times New Roman" w:hAnsi="Times New Roman" w:cs="Times New Roman"/>
          <w:sz w:val="24"/>
          <w:szCs w:val="24"/>
        </w:rPr>
        <w:t xml:space="preserve">natural vegetation cover </w:t>
      </w:r>
      <w:ins w:id="860" w:author="Kopp, Darin" w:date="2025-02-20T15:34:00Z">
        <w:r w:rsidR="00C06F91">
          <w:rPr>
            <w:rFonts w:ascii="Times New Roman" w:hAnsi="Times New Roman" w:cs="Times New Roman"/>
            <w:sz w:val="24"/>
            <w:szCs w:val="24"/>
          </w:rPr>
          <w:t xml:space="preserve">and strong negative relationship with agricultural activities </w:t>
        </w:r>
      </w:ins>
      <w:r w:rsidR="00C06F91">
        <w:rPr>
          <w:rFonts w:ascii="Times New Roman" w:hAnsi="Times New Roman" w:cs="Times New Roman"/>
          <w:sz w:val="24"/>
          <w:szCs w:val="24"/>
        </w:rPr>
        <w:t xml:space="preserve">in the </w:t>
      </w:r>
      <w:r w:rsidR="0037672A">
        <w:rPr>
          <w:rFonts w:ascii="Times New Roman" w:hAnsi="Times New Roman" w:cs="Times New Roman"/>
          <w:sz w:val="24"/>
          <w:szCs w:val="24"/>
        </w:rPr>
        <w:t>riparian</w:t>
      </w:r>
      <w:r w:rsidR="00C06F91">
        <w:rPr>
          <w:rFonts w:ascii="Times New Roman" w:hAnsi="Times New Roman" w:cs="Times New Roman"/>
          <w:sz w:val="24"/>
          <w:szCs w:val="24"/>
        </w:rPr>
        <w:t xml:space="preserve"> area</w:t>
      </w:r>
      <w:del w:id="861" w:author="Kopp, Darin" w:date="2025-02-20T15:34:00Z">
        <w:r>
          <w:rPr>
            <w:rFonts w:ascii="Times New Roman" w:hAnsi="Times New Roman" w:cs="Times New Roman"/>
            <w:sz w:val="24"/>
            <w:szCs w:val="24"/>
          </w:rPr>
          <w:delText xml:space="preserve"> and decreased with percent agriculture and anthropogenic disturbance.</w:delText>
        </w:r>
      </w:del>
      <w:ins w:id="862" w:author="Kopp, Darin" w:date="2025-02-20T15:34:00Z">
        <w:r w:rsidR="00C06F91">
          <w:rPr>
            <w:rFonts w:ascii="Times New Roman" w:hAnsi="Times New Roman" w:cs="Times New Roman"/>
            <w:sz w:val="24"/>
            <w:szCs w:val="24"/>
          </w:rPr>
          <w:t xml:space="preserve">. </w:t>
        </w:r>
      </w:ins>
    </w:p>
    <w:p w14:paraId="6B1AD558" w14:textId="77777777" w:rsidR="007C4C18" w:rsidRDefault="007C4C18" w:rsidP="007C4C18">
      <w:pPr>
        <w:spacing w:line="480" w:lineRule="auto"/>
        <w:contextualSpacing/>
        <w:rPr>
          <w:rFonts w:ascii="Times New Roman" w:hAnsi="Times New Roman"/>
          <w:i/>
          <w:sz w:val="24"/>
          <w:rPrChange w:id="863" w:author="Kopp, Darin" w:date="2025-02-20T15:34:00Z">
            <w:rPr>
              <w:rFonts w:ascii="Times New Roman" w:hAnsi="Times New Roman"/>
              <w:sz w:val="24"/>
            </w:rPr>
          </w:rPrChange>
        </w:rPr>
        <w:pPrChange w:id="864" w:author="Kopp, Darin" w:date="2025-02-20T15:34:00Z">
          <w:pPr>
            <w:spacing w:line="480" w:lineRule="auto"/>
            <w:ind w:firstLine="720"/>
            <w:contextualSpacing/>
          </w:pPr>
        </w:pPrChange>
      </w:pPr>
    </w:p>
    <w:p w14:paraId="503FA40E" w14:textId="77777777" w:rsidR="00EA09FF" w:rsidRDefault="00D30CD2" w:rsidP="007E19F3">
      <w:pPr>
        <w:spacing w:line="480" w:lineRule="auto"/>
        <w:contextualSpacing/>
        <w:rPr>
          <w:del w:id="865" w:author="Kopp, Darin" w:date="2025-02-20T15:34:00Z"/>
          <w:rFonts w:ascii="Times New Roman" w:hAnsi="Times New Roman" w:cs="Times New Roman"/>
          <w:sz w:val="24"/>
          <w:szCs w:val="24"/>
        </w:rPr>
      </w:pPr>
      <w:del w:id="866" w:author="Kopp, Darin" w:date="2025-02-20T15:34:00Z">
        <w:r>
          <w:rPr>
            <w:rFonts w:ascii="Times New Roman" w:hAnsi="Times New Roman" w:cs="Times New Roman"/>
            <w:noProof/>
            <w:sz w:val="24"/>
            <w:szCs w:val="24"/>
          </w:rPr>
          <w:drawing>
            <wp:inline distT="0" distB="0" distL="0" distR="0" wp14:anchorId="000675C0" wp14:editId="12DFF728">
              <wp:extent cx="5943600" cy="2971800"/>
              <wp:effectExtent l="0" t="0" r="0" b="0"/>
              <wp:docPr id="14171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8649" name="Picture 14171186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p>
    <w:p w14:paraId="20AB76D5" w14:textId="77777777" w:rsidR="000E6EB5" w:rsidRDefault="00BB1E0B" w:rsidP="000E6EB5">
      <w:pPr>
        <w:spacing w:line="240" w:lineRule="auto"/>
        <w:contextualSpacing/>
        <w:rPr>
          <w:moveFrom w:id="867" w:author="Kopp, Darin" w:date="2025-02-20T15:34:00Z"/>
          <w:rFonts w:ascii="Times New Roman" w:hAnsi="Times New Roman" w:cs="Times New Roman"/>
          <w:sz w:val="24"/>
          <w:szCs w:val="24"/>
        </w:rPr>
      </w:pPr>
      <w:del w:id="868" w:author="Kopp, Darin" w:date="2025-02-20T15:34:00Z">
        <w:r>
          <w:rPr>
            <w:rFonts w:ascii="Times New Roman" w:hAnsi="Times New Roman" w:cs="Times New Roman"/>
            <w:sz w:val="24"/>
            <w:szCs w:val="24"/>
          </w:rPr>
          <w:delText xml:space="preserve">Figure </w:delText>
        </w:r>
        <w:r w:rsidR="009443D1">
          <w:rPr>
            <w:rFonts w:ascii="Times New Roman" w:hAnsi="Times New Roman" w:cs="Times New Roman"/>
            <w:sz w:val="24"/>
            <w:szCs w:val="24"/>
          </w:rPr>
          <w:delText>2</w:delText>
        </w:r>
        <w:r>
          <w:rPr>
            <w:rFonts w:ascii="Times New Roman" w:hAnsi="Times New Roman" w:cs="Times New Roman"/>
            <w:sz w:val="24"/>
            <w:szCs w:val="24"/>
          </w:rPr>
          <w:delText>: Partial depen</w:delText>
        </w:r>
        <w:r w:rsidR="00A46AE9">
          <w:rPr>
            <w:rFonts w:ascii="Times New Roman" w:hAnsi="Times New Roman" w:cs="Times New Roman"/>
            <w:sz w:val="24"/>
            <w:szCs w:val="24"/>
          </w:rPr>
          <w:delText>de</w:delText>
        </w:r>
        <w:r>
          <w:rPr>
            <w:rFonts w:ascii="Times New Roman" w:hAnsi="Times New Roman" w:cs="Times New Roman"/>
            <w:sz w:val="24"/>
            <w:szCs w:val="24"/>
          </w:rPr>
          <w:delText xml:space="preserve">nce plots showing the effects of the anthropogenic </w:delText>
        </w:r>
        <w:r w:rsidR="004F0FB5">
          <w:rPr>
            <w:rFonts w:ascii="Times New Roman" w:hAnsi="Times New Roman" w:cs="Times New Roman"/>
            <w:sz w:val="24"/>
            <w:szCs w:val="24"/>
          </w:rPr>
          <w:delText>variables on each environmental gradient.</w:delText>
        </w:r>
      </w:del>
      <w:moveFromRangeStart w:id="869" w:author="Kopp, Darin" w:date="2025-02-20T15:34:00Z" w:name="move190958071"/>
      <w:moveFrom w:id="870" w:author="Kopp, Darin" w:date="2025-02-20T15:34:00Z">
        <w:r w:rsidR="000E6EB5">
          <w:rPr>
            <w:rFonts w:ascii="Times New Roman" w:hAnsi="Times New Roman" w:cs="Times New Roman"/>
            <w:sz w:val="24"/>
            <w:szCs w:val="24"/>
          </w:rPr>
          <w:t xml:space="preserve"> For visualization, each anthropogenic factor was rescaled between 0-1 and labeled low, medium, and high. </w:t>
        </w:r>
      </w:moveFrom>
      <w:moveFromRangeEnd w:id="869"/>
      <w:del w:id="871" w:author="Kopp, Darin" w:date="2025-02-20T15:34:00Z">
        <w:r w:rsidR="007A3B3D">
          <w:rPr>
            <w:rFonts w:ascii="Times New Roman" w:hAnsi="Times New Roman" w:cs="Times New Roman"/>
            <w:sz w:val="24"/>
            <w:szCs w:val="24"/>
          </w:rPr>
          <w:delText xml:space="preserve">CoalMineDen = coal mine density, </w:delText>
        </w:r>
        <w:r w:rsidR="000C65C5">
          <w:rPr>
            <w:rFonts w:ascii="Times New Roman" w:hAnsi="Times New Roman" w:cs="Times New Roman"/>
            <w:sz w:val="24"/>
            <w:szCs w:val="24"/>
          </w:rPr>
          <w:delText>MineDen = gravel mine density, MS</w:delText>
        </w:r>
        <w:r w:rsidR="004401B6">
          <w:rPr>
            <w:rFonts w:ascii="Times New Roman" w:hAnsi="Times New Roman" w:cs="Times New Roman"/>
            <w:sz w:val="24"/>
            <w:szCs w:val="24"/>
          </w:rPr>
          <w:delText>A</w:delText>
        </w:r>
        <w:r w:rsidR="000C65C5">
          <w:rPr>
            <w:rFonts w:ascii="Times New Roman" w:hAnsi="Times New Roman" w:cs="Times New Roman"/>
            <w:sz w:val="24"/>
            <w:szCs w:val="24"/>
          </w:rPr>
          <w:delText>T = Mean summer air temperature,</w:delText>
        </w:r>
        <w:r w:rsidR="00280F3D">
          <w:rPr>
            <w:rFonts w:ascii="Times New Roman" w:hAnsi="Times New Roman" w:cs="Times New Roman"/>
            <w:sz w:val="24"/>
            <w:szCs w:val="24"/>
          </w:rPr>
          <w:delText xml:space="preserve"> N_dep = </w:delText>
        </w:r>
        <w:r w:rsidR="0071304C">
          <w:rPr>
            <w:rFonts w:ascii="Times New Roman" w:hAnsi="Times New Roman" w:cs="Times New Roman"/>
            <w:sz w:val="24"/>
            <w:szCs w:val="24"/>
          </w:rPr>
          <w:delText>a</w:delText>
        </w:r>
        <w:r w:rsidR="00280F3D">
          <w:rPr>
            <w:rFonts w:ascii="Times New Roman" w:hAnsi="Times New Roman" w:cs="Times New Roman"/>
            <w:sz w:val="24"/>
            <w:szCs w:val="24"/>
          </w:rPr>
          <w:delText xml:space="preserve">tmospheric </w:delText>
        </w:r>
        <w:r w:rsidR="0071304C">
          <w:rPr>
            <w:rFonts w:ascii="Times New Roman" w:hAnsi="Times New Roman" w:cs="Times New Roman"/>
            <w:sz w:val="24"/>
            <w:szCs w:val="24"/>
          </w:rPr>
          <w:delText>n</w:delText>
        </w:r>
        <w:r w:rsidR="00280F3D">
          <w:rPr>
            <w:rFonts w:ascii="Times New Roman" w:hAnsi="Times New Roman" w:cs="Times New Roman"/>
            <w:sz w:val="24"/>
            <w:szCs w:val="24"/>
          </w:rPr>
          <w:delText xml:space="preserve">itrogen </w:delText>
        </w:r>
        <w:r w:rsidR="0071304C">
          <w:rPr>
            <w:rFonts w:ascii="Times New Roman" w:hAnsi="Times New Roman" w:cs="Times New Roman"/>
            <w:sz w:val="24"/>
            <w:szCs w:val="24"/>
          </w:rPr>
          <w:delText>d</w:delText>
        </w:r>
        <w:r w:rsidR="00280F3D">
          <w:rPr>
            <w:rFonts w:ascii="Times New Roman" w:hAnsi="Times New Roman" w:cs="Times New Roman"/>
            <w:sz w:val="24"/>
            <w:szCs w:val="24"/>
          </w:rPr>
          <w:delText>eposition</w:delText>
        </w:r>
        <w:r w:rsidR="0071304C">
          <w:rPr>
            <w:rFonts w:ascii="Times New Roman" w:hAnsi="Times New Roman" w:cs="Times New Roman"/>
            <w:sz w:val="24"/>
            <w:szCs w:val="24"/>
          </w:rPr>
          <w:delText>, N_input = Anthropogenic ni</w:delText>
        </w:r>
        <w:r w:rsidR="00D47F14">
          <w:rPr>
            <w:rFonts w:ascii="Times New Roman" w:hAnsi="Times New Roman" w:cs="Times New Roman"/>
            <w:sz w:val="24"/>
            <w:szCs w:val="24"/>
          </w:rPr>
          <w:delText>trogen inputs, P_input = Anthropogenic phosphorous inputs</w:delText>
        </w:r>
        <w:r w:rsidR="00D0145C">
          <w:rPr>
            <w:rFonts w:ascii="Times New Roman" w:hAnsi="Times New Roman" w:cs="Times New Roman"/>
            <w:sz w:val="24"/>
            <w:szCs w:val="24"/>
          </w:rPr>
          <w:delText>, PctCrop = Percent crop in the watershed, PctCrop</w:delText>
        </w:r>
        <w:r w:rsidR="00EE3448">
          <w:rPr>
            <w:rFonts w:ascii="Times New Roman" w:hAnsi="Times New Roman" w:cs="Times New Roman"/>
            <w:sz w:val="24"/>
            <w:szCs w:val="24"/>
          </w:rPr>
          <w:delText>RP = percent crop in the riparian area, PctNatRP = percent natural vegetation in riparian area,</w:delText>
        </w:r>
        <w:r w:rsidR="003B6F43">
          <w:rPr>
            <w:rFonts w:ascii="Times New Roman" w:hAnsi="Times New Roman" w:cs="Times New Roman"/>
            <w:sz w:val="24"/>
            <w:szCs w:val="24"/>
          </w:rPr>
          <w:delText xml:space="preserve"> RdDen = Road density, S_dep = atmospheric sulfur deposition, T</w:delText>
        </w:r>
        <w:r w:rsidR="00AF1533">
          <w:rPr>
            <w:rFonts w:ascii="Times New Roman" w:hAnsi="Times New Roman" w:cs="Times New Roman"/>
            <w:sz w:val="24"/>
            <w:szCs w:val="24"/>
          </w:rPr>
          <w:delText>P</w:delText>
        </w:r>
        <w:r w:rsidR="003B6F43">
          <w:rPr>
            <w:rFonts w:ascii="Times New Roman" w:hAnsi="Times New Roman" w:cs="Times New Roman"/>
            <w:sz w:val="24"/>
            <w:szCs w:val="24"/>
          </w:rPr>
          <w:delText>RCP =</w:delText>
        </w:r>
        <w:r w:rsidR="00AF1533">
          <w:rPr>
            <w:rFonts w:ascii="Times New Roman" w:hAnsi="Times New Roman" w:cs="Times New Roman"/>
            <w:sz w:val="24"/>
            <w:szCs w:val="24"/>
          </w:rPr>
          <w:delText xml:space="preserve"> total precipitation, and W1_HAG = agricultural disturbance adjacent to stream reach. </w:delText>
        </w:r>
      </w:del>
      <w:moveFromRangeStart w:id="872" w:author="Kopp, Darin" w:date="2025-02-20T15:34:00Z" w:name="move190958072"/>
      <w:moveFrom w:id="873" w:author="Kopp, Darin" w:date="2025-02-20T15:34:00Z">
        <w:r w:rsidR="000E6EB5">
          <w:rPr>
            <w:rFonts w:ascii="Times New Roman" w:hAnsi="Times New Roman" w:cs="Times New Roman"/>
            <w:sz w:val="24"/>
            <w:szCs w:val="24"/>
          </w:rPr>
          <w:t xml:space="preserve">NTL = Total Nitrogen </w:t>
        </w:r>
        <w:r w:rsidR="000E6EB5">
          <w:rPr>
            <w:rFonts w:ascii="Calibri" w:hAnsi="Calibri" w:cs="Calibri"/>
            <w:color w:val="000000"/>
          </w:rPr>
          <w:t>(</w:t>
        </w:r>
        <w:r w:rsidR="000E6EB5" w:rsidRPr="00ED5B6F">
          <w:rPr>
            <w:rFonts w:ascii="Calibri" w:hAnsi="Calibri" w:cs="Calibri"/>
            <w:color w:val="000000"/>
          </w:rPr>
          <w:t>ug/L</w:t>
        </w:r>
        <w:r w:rsidR="000E6EB5">
          <w:rPr>
            <w:rFonts w:ascii="Calibri" w:hAnsi="Calibri" w:cs="Calibri"/>
            <w:color w:val="000000"/>
          </w:rPr>
          <w:t>)</w:t>
        </w:r>
        <w:r w:rsidR="000E6EB5">
          <w:rPr>
            <w:rFonts w:ascii="Times New Roman" w:hAnsi="Times New Roman" w:cs="Times New Roman"/>
            <w:sz w:val="24"/>
            <w:szCs w:val="24"/>
          </w:rPr>
          <w:t xml:space="preserve">, PTL = Total Phosphorus </w:t>
        </w:r>
        <w:r w:rsidR="000E6EB5">
          <w:rPr>
            <w:rFonts w:ascii="Calibri" w:hAnsi="Calibri" w:cs="Calibri"/>
            <w:color w:val="000000"/>
          </w:rPr>
          <w:t>(</w:t>
        </w:r>
        <w:r w:rsidR="000E6EB5" w:rsidRPr="00ED5B6F">
          <w:rPr>
            <w:rFonts w:ascii="Calibri" w:hAnsi="Calibri" w:cs="Calibri"/>
            <w:color w:val="000000"/>
          </w:rPr>
          <w:t>ug/L</w:t>
        </w:r>
        <w:r w:rsidR="000E6EB5">
          <w:rPr>
            <w:rFonts w:ascii="Calibri" w:hAnsi="Calibri" w:cs="Calibri"/>
            <w:color w:val="000000"/>
          </w:rPr>
          <w:t>)</w:t>
        </w:r>
        <w:r w:rsidR="000E6EB5">
          <w:rPr>
            <w:rFonts w:ascii="Times New Roman" w:hAnsi="Times New Roman" w:cs="Times New Roman"/>
            <w:sz w:val="24"/>
            <w:szCs w:val="24"/>
          </w:rPr>
          <w:t xml:space="preserve">, CL = Chloride </w:t>
        </w:r>
        <w:r w:rsidR="000E6EB5">
          <w:rPr>
            <w:rFonts w:ascii="Calibri" w:hAnsi="Calibri" w:cs="Calibri"/>
            <w:color w:val="000000"/>
          </w:rPr>
          <w:t>(</w:t>
        </w:r>
        <w:r w:rsidR="000E6EB5" w:rsidRPr="00ED5B6F">
          <w:rPr>
            <w:rFonts w:ascii="Calibri" w:hAnsi="Calibri" w:cs="Calibri"/>
            <w:color w:val="000000"/>
          </w:rPr>
          <w:t>mg/L</w:t>
        </w:r>
        <w:r w:rsidR="000E6EB5">
          <w:rPr>
            <w:rFonts w:ascii="Calibri" w:hAnsi="Calibri" w:cs="Calibri"/>
            <w:color w:val="000000"/>
          </w:rPr>
          <w:t>)</w:t>
        </w:r>
        <w:r w:rsidR="000E6EB5">
          <w:rPr>
            <w:rFonts w:ascii="Times New Roman" w:hAnsi="Times New Roman" w:cs="Times New Roman"/>
            <w:sz w:val="24"/>
            <w:szCs w:val="24"/>
          </w:rPr>
          <w:t xml:space="preserve">, SO4 = Sulfate </w:t>
        </w:r>
        <w:r w:rsidR="000E6EB5">
          <w:rPr>
            <w:rFonts w:ascii="Calibri" w:hAnsi="Calibri" w:cs="Calibri"/>
            <w:color w:val="000000"/>
          </w:rPr>
          <w:t>(</w:t>
        </w:r>
        <w:r w:rsidR="000E6EB5" w:rsidRPr="00ED5B6F">
          <w:rPr>
            <w:rFonts w:ascii="Calibri" w:hAnsi="Calibri" w:cs="Calibri"/>
            <w:color w:val="000000"/>
          </w:rPr>
          <w:t>mg/L</w:t>
        </w:r>
        <w:r w:rsidR="000E6EB5">
          <w:rPr>
            <w:rFonts w:ascii="Calibri" w:hAnsi="Calibri" w:cs="Calibri"/>
            <w:color w:val="000000"/>
          </w:rPr>
          <w:t>)</w:t>
        </w:r>
        <w:r w:rsidR="000E6EB5">
          <w:rPr>
            <w:rFonts w:ascii="Times New Roman" w:hAnsi="Times New Roman" w:cs="Times New Roman"/>
            <w:sz w:val="24"/>
            <w:szCs w:val="24"/>
          </w:rPr>
          <w:t xml:space="preserve">, SUBD = Substrate Diameter Log10(mm). </w:t>
        </w:r>
      </w:moveFrom>
    </w:p>
    <w:p w14:paraId="6CFA9A86" w14:textId="77777777" w:rsidR="000E6EB5" w:rsidRDefault="000E6EB5" w:rsidP="000E6EB5">
      <w:pPr>
        <w:rPr>
          <w:moveFrom w:id="874" w:author="Kopp, Darin" w:date="2025-02-20T15:34:00Z"/>
          <w:rFonts w:ascii="Times New Roman" w:hAnsi="Times New Roman" w:cs="Times New Roman"/>
          <w:sz w:val="24"/>
          <w:szCs w:val="24"/>
        </w:rPr>
        <w:pPrChange w:id="875" w:author="Kopp, Darin" w:date="2025-02-20T15:34:00Z">
          <w:pPr>
            <w:spacing w:line="240" w:lineRule="auto"/>
            <w:contextualSpacing/>
          </w:pPr>
        </w:pPrChange>
      </w:pPr>
    </w:p>
    <w:moveFromRangeEnd w:id="872"/>
    <w:p w14:paraId="57FF10AD" w14:textId="77777777" w:rsidR="00DA069E" w:rsidRDefault="00DA069E" w:rsidP="00DA069E">
      <w:pPr>
        <w:spacing w:line="480" w:lineRule="auto"/>
        <w:ind w:firstLine="720"/>
        <w:contextualSpacing/>
        <w:rPr>
          <w:del w:id="876" w:author="Kopp, Darin" w:date="2025-02-20T15:34:00Z"/>
          <w:rFonts w:ascii="Times New Roman" w:hAnsi="Times New Roman" w:cs="Times New Roman"/>
          <w:sz w:val="24"/>
          <w:szCs w:val="24"/>
        </w:rPr>
      </w:pPr>
    </w:p>
    <w:p w14:paraId="6F2F93E9" w14:textId="77777777" w:rsidR="00C405B6" w:rsidRPr="009753A1" w:rsidRDefault="00C405B6" w:rsidP="00C405B6">
      <w:pPr>
        <w:spacing w:line="480" w:lineRule="auto"/>
        <w:rPr>
          <w:moveFrom w:id="877" w:author="Kopp, Darin" w:date="2025-02-20T15:34:00Z"/>
          <w:rFonts w:ascii="Times New Roman" w:hAnsi="Times New Roman" w:cs="Times New Roman"/>
          <w:i/>
          <w:iCs/>
          <w:sz w:val="24"/>
          <w:szCs w:val="24"/>
        </w:rPr>
      </w:pPr>
      <w:moveFromRangeStart w:id="878" w:author="Kopp, Darin" w:date="2025-02-20T15:34:00Z" w:name="move190958073"/>
      <w:moveFrom w:id="879" w:author="Kopp, Darin" w:date="2025-02-20T15:34:00Z">
        <w:r w:rsidRPr="009753A1">
          <w:rPr>
            <w:rFonts w:ascii="Times New Roman" w:hAnsi="Times New Roman" w:cs="Times New Roman"/>
            <w:i/>
            <w:iCs/>
            <w:sz w:val="24"/>
            <w:szCs w:val="24"/>
          </w:rPr>
          <w:t>Disturbance effects on physiochemical conditions</w:t>
        </w:r>
      </w:moveFrom>
    </w:p>
    <w:moveFromRangeEnd w:id="878"/>
    <w:p w14:paraId="28DFF568" w14:textId="77777777" w:rsidR="00D3160B" w:rsidRDefault="007F02FB" w:rsidP="007E19F3">
      <w:pPr>
        <w:spacing w:line="480" w:lineRule="auto"/>
        <w:ind w:firstLine="720"/>
        <w:rPr>
          <w:del w:id="880" w:author="Kopp, Darin" w:date="2025-02-20T15:34:00Z"/>
          <w:rFonts w:ascii="Times New Roman" w:hAnsi="Times New Roman" w:cs="Times New Roman"/>
          <w:sz w:val="24"/>
          <w:szCs w:val="24"/>
        </w:rPr>
      </w:pPr>
      <w:del w:id="881" w:author="Kopp, Darin" w:date="2025-02-20T15:34:00Z">
        <w:r>
          <w:rPr>
            <w:rFonts w:ascii="Times New Roman" w:hAnsi="Times New Roman" w:cs="Times New Roman"/>
            <w:sz w:val="24"/>
            <w:szCs w:val="24"/>
          </w:rPr>
          <w:delText xml:space="preserve">Removing anthropogenic </w:delText>
        </w:r>
        <w:r w:rsidR="00D3160B">
          <w:rPr>
            <w:rFonts w:ascii="Times New Roman" w:hAnsi="Times New Roman" w:cs="Times New Roman"/>
            <w:sz w:val="24"/>
            <w:szCs w:val="24"/>
          </w:rPr>
          <w:delText>disturbance</w:delText>
        </w:r>
        <w:r>
          <w:rPr>
            <w:rFonts w:ascii="Times New Roman" w:hAnsi="Times New Roman" w:cs="Times New Roman"/>
            <w:sz w:val="24"/>
            <w:szCs w:val="24"/>
          </w:rPr>
          <w:delText xml:space="preserve"> </w:delText>
        </w:r>
        <w:r w:rsidR="006E45C5">
          <w:rPr>
            <w:rFonts w:ascii="Times New Roman" w:hAnsi="Times New Roman" w:cs="Times New Roman"/>
            <w:sz w:val="24"/>
            <w:szCs w:val="24"/>
          </w:rPr>
          <w:delText>from</w:delText>
        </w:r>
        <w:r>
          <w:rPr>
            <w:rFonts w:ascii="Times New Roman" w:hAnsi="Times New Roman" w:cs="Times New Roman"/>
            <w:sz w:val="24"/>
            <w:szCs w:val="24"/>
          </w:rPr>
          <w:delText xml:space="preserve"> the </w:delText>
        </w:r>
        <w:r w:rsidR="00D3160B">
          <w:rPr>
            <w:rFonts w:ascii="Times New Roman" w:hAnsi="Times New Roman" w:cs="Times New Roman"/>
            <w:sz w:val="24"/>
            <w:szCs w:val="24"/>
          </w:rPr>
          <w:delText xml:space="preserve">physiochemical environment </w:delText>
        </w:r>
        <w:r w:rsidR="00776ACC">
          <w:rPr>
            <w:rFonts w:ascii="Times New Roman" w:hAnsi="Times New Roman" w:cs="Times New Roman"/>
            <w:sz w:val="24"/>
            <w:szCs w:val="24"/>
          </w:rPr>
          <w:delText>generally decreased nutrient concentrations</w:delText>
        </w:r>
        <w:r w:rsidR="007E47C3">
          <w:rPr>
            <w:rFonts w:ascii="Times New Roman" w:hAnsi="Times New Roman" w:cs="Times New Roman"/>
            <w:sz w:val="24"/>
            <w:szCs w:val="24"/>
          </w:rPr>
          <w:delText>,</w:delText>
        </w:r>
        <w:r w:rsidR="00776ACC">
          <w:rPr>
            <w:rFonts w:ascii="Times New Roman" w:hAnsi="Times New Roman" w:cs="Times New Roman"/>
            <w:sz w:val="24"/>
            <w:szCs w:val="24"/>
          </w:rPr>
          <w:delText xml:space="preserve"> salinity</w:delText>
        </w:r>
        <w:r w:rsidR="007E47C3">
          <w:rPr>
            <w:rFonts w:ascii="Times New Roman" w:hAnsi="Times New Roman" w:cs="Times New Roman"/>
            <w:sz w:val="24"/>
            <w:szCs w:val="24"/>
          </w:rPr>
          <w:delText>,</w:delText>
        </w:r>
        <w:r w:rsidR="00900AFC">
          <w:rPr>
            <w:rFonts w:ascii="Times New Roman" w:hAnsi="Times New Roman" w:cs="Times New Roman"/>
            <w:sz w:val="24"/>
            <w:szCs w:val="24"/>
          </w:rPr>
          <w:delText xml:space="preserve"> and riparian</w:delText>
        </w:r>
        <w:r w:rsidR="007968B5">
          <w:rPr>
            <w:rFonts w:ascii="Times New Roman" w:hAnsi="Times New Roman" w:cs="Times New Roman"/>
            <w:sz w:val="24"/>
            <w:szCs w:val="24"/>
          </w:rPr>
          <w:delText xml:space="preserve"> disturbance</w:delText>
        </w:r>
        <w:r w:rsidR="00776ACC">
          <w:rPr>
            <w:rFonts w:ascii="Times New Roman" w:hAnsi="Times New Roman" w:cs="Times New Roman"/>
            <w:sz w:val="24"/>
            <w:szCs w:val="24"/>
          </w:rPr>
          <w:delText xml:space="preserve"> and increased substrate </w:delText>
        </w:r>
        <w:r w:rsidR="00D4132C">
          <w:rPr>
            <w:rFonts w:ascii="Times New Roman" w:hAnsi="Times New Roman" w:cs="Times New Roman"/>
            <w:sz w:val="24"/>
            <w:szCs w:val="24"/>
          </w:rPr>
          <w:delText xml:space="preserve">diameter (Figure </w:delText>
        </w:r>
        <w:r w:rsidR="002F2584">
          <w:rPr>
            <w:rFonts w:ascii="Times New Roman" w:hAnsi="Times New Roman" w:cs="Times New Roman"/>
            <w:sz w:val="24"/>
            <w:szCs w:val="24"/>
          </w:rPr>
          <w:delText>3</w:delText>
        </w:r>
        <w:r w:rsidR="00857F5C">
          <w:rPr>
            <w:rFonts w:ascii="Times New Roman" w:hAnsi="Times New Roman" w:cs="Times New Roman"/>
            <w:sz w:val="24"/>
            <w:szCs w:val="24"/>
          </w:rPr>
          <w:delText>)</w:delText>
        </w:r>
        <w:r w:rsidR="0039769C">
          <w:rPr>
            <w:rFonts w:ascii="Times New Roman" w:hAnsi="Times New Roman" w:cs="Times New Roman"/>
            <w:sz w:val="24"/>
            <w:szCs w:val="24"/>
          </w:rPr>
          <w:delText xml:space="preserve">. </w:delText>
        </w:r>
        <w:r w:rsidR="00D3160B">
          <w:rPr>
            <w:rFonts w:ascii="Times New Roman" w:hAnsi="Times New Roman" w:cs="Times New Roman"/>
            <w:sz w:val="24"/>
            <w:szCs w:val="24"/>
          </w:rPr>
          <w:delText>Change</w:delText>
        </w:r>
        <w:r w:rsidR="00FD65DF">
          <w:rPr>
            <w:rFonts w:ascii="Times New Roman" w:hAnsi="Times New Roman" w:cs="Times New Roman"/>
            <w:sz w:val="24"/>
            <w:szCs w:val="24"/>
          </w:rPr>
          <w:delText xml:space="preserve"> in</w:delText>
        </w:r>
        <w:r w:rsidR="00CB1CD3">
          <w:rPr>
            <w:rFonts w:ascii="Times New Roman" w:hAnsi="Times New Roman" w:cs="Times New Roman"/>
            <w:sz w:val="24"/>
            <w:szCs w:val="24"/>
          </w:rPr>
          <w:delText xml:space="preserve"> </w:delText>
        </w:r>
        <w:r w:rsidR="009E390A">
          <w:rPr>
            <w:rFonts w:ascii="Times New Roman" w:hAnsi="Times New Roman" w:cs="Times New Roman"/>
            <w:sz w:val="24"/>
            <w:szCs w:val="24"/>
          </w:rPr>
          <w:delText>total nitrogen and phosphorus</w:delText>
        </w:r>
        <w:r w:rsidR="00FD65DF">
          <w:rPr>
            <w:rFonts w:ascii="Times New Roman" w:hAnsi="Times New Roman" w:cs="Times New Roman"/>
            <w:sz w:val="24"/>
            <w:szCs w:val="24"/>
          </w:rPr>
          <w:delText xml:space="preserve"> concentrations</w:delText>
        </w:r>
        <w:r w:rsidR="00CB1CD3">
          <w:rPr>
            <w:rFonts w:ascii="Times New Roman" w:hAnsi="Times New Roman" w:cs="Times New Roman"/>
            <w:sz w:val="24"/>
            <w:szCs w:val="24"/>
          </w:rPr>
          <w:delText xml:space="preserve"> were most evident in</w:delText>
        </w:r>
        <w:r w:rsidR="009E390A">
          <w:rPr>
            <w:rFonts w:ascii="Times New Roman" w:hAnsi="Times New Roman" w:cs="Times New Roman"/>
            <w:sz w:val="24"/>
            <w:szCs w:val="24"/>
          </w:rPr>
          <w:delText xml:space="preserve"> </w:delText>
        </w:r>
        <w:r w:rsidR="00A46AE9">
          <w:rPr>
            <w:rFonts w:ascii="Times New Roman" w:hAnsi="Times New Roman" w:cs="Times New Roman"/>
            <w:sz w:val="24"/>
            <w:szCs w:val="24"/>
          </w:rPr>
          <w:delText>Temperate Plains</w:delText>
        </w:r>
        <w:r w:rsidR="002F2584">
          <w:rPr>
            <w:rFonts w:ascii="Times New Roman" w:hAnsi="Times New Roman" w:cs="Times New Roman"/>
            <w:sz w:val="24"/>
            <w:szCs w:val="24"/>
          </w:rPr>
          <w:delText xml:space="preserve"> and Southern Plains</w:delText>
        </w:r>
        <w:r w:rsidR="00A46AE9">
          <w:rPr>
            <w:rFonts w:ascii="Times New Roman" w:hAnsi="Times New Roman" w:cs="Times New Roman"/>
            <w:sz w:val="24"/>
            <w:szCs w:val="24"/>
          </w:rPr>
          <w:delText xml:space="preserve"> </w:delText>
        </w:r>
        <w:r w:rsidR="009E390A">
          <w:rPr>
            <w:rFonts w:ascii="Times New Roman" w:hAnsi="Times New Roman" w:cs="Times New Roman"/>
            <w:sz w:val="24"/>
            <w:szCs w:val="24"/>
          </w:rPr>
          <w:delText>and change</w:delText>
        </w:r>
        <w:r w:rsidR="00FD65DF">
          <w:rPr>
            <w:rFonts w:ascii="Times New Roman" w:hAnsi="Times New Roman" w:cs="Times New Roman"/>
            <w:sz w:val="24"/>
            <w:szCs w:val="24"/>
          </w:rPr>
          <w:delText xml:space="preserve"> in</w:delText>
        </w:r>
        <w:r w:rsidR="009E390A">
          <w:rPr>
            <w:rFonts w:ascii="Times New Roman" w:hAnsi="Times New Roman" w:cs="Times New Roman"/>
            <w:sz w:val="24"/>
            <w:szCs w:val="24"/>
          </w:rPr>
          <w:delText xml:space="preserve"> chloride w</w:delText>
        </w:r>
        <w:r w:rsidR="002F2584">
          <w:rPr>
            <w:rFonts w:ascii="Times New Roman" w:hAnsi="Times New Roman" w:cs="Times New Roman"/>
            <w:sz w:val="24"/>
            <w:szCs w:val="24"/>
          </w:rPr>
          <w:delText xml:space="preserve">as </w:delText>
        </w:r>
        <w:r w:rsidR="00D3160B">
          <w:rPr>
            <w:rFonts w:ascii="Times New Roman" w:hAnsi="Times New Roman" w:cs="Times New Roman"/>
            <w:sz w:val="24"/>
            <w:szCs w:val="24"/>
          </w:rPr>
          <w:delText>most evident in the</w:delText>
        </w:r>
        <w:r w:rsidR="00A46AE9">
          <w:rPr>
            <w:rFonts w:ascii="Times New Roman" w:hAnsi="Times New Roman" w:cs="Times New Roman"/>
            <w:sz w:val="24"/>
            <w:szCs w:val="24"/>
          </w:rPr>
          <w:delText xml:space="preserve"> Northern Appalachians</w:delText>
        </w:r>
        <w:r w:rsidR="004825E2">
          <w:rPr>
            <w:rFonts w:ascii="Times New Roman" w:hAnsi="Times New Roman" w:cs="Times New Roman"/>
            <w:sz w:val="24"/>
            <w:szCs w:val="24"/>
          </w:rPr>
          <w:delText xml:space="preserve">. </w:delText>
        </w:r>
      </w:del>
      <w:moveFromRangeStart w:id="882" w:author="Kopp, Darin" w:date="2025-02-20T15:34:00Z" w:name="move190958074"/>
      <w:moveFrom w:id="883" w:author="Kopp, Darin" w:date="2025-02-20T15:34:00Z">
        <w:r w:rsidR="00593F27">
          <w:rPr>
            <w:rFonts w:ascii="Times New Roman" w:hAnsi="Times New Roman" w:cs="Times New Roman"/>
            <w:sz w:val="24"/>
            <w:szCs w:val="24"/>
          </w:rPr>
          <w:t xml:space="preserve">Substrate diameter was noticeably </w:t>
        </w:r>
        <w:r w:rsidR="00C91EAD">
          <w:rPr>
            <w:rFonts w:ascii="Times New Roman" w:hAnsi="Times New Roman" w:cs="Times New Roman"/>
            <w:sz w:val="24"/>
            <w:szCs w:val="24"/>
          </w:rPr>
          <w:t>coarser after hindcasting for all regions except</w:t>
        </w:r>
        <w:r w:rsidR="00A46AE9">
          <w:rPr>
            <w:rFonts w:ascii="Times New Roman" w:hAnsi="Times New Roman" w:cs="Times New Roman"/>
            <w:sz w:val="24"/>
            <w:szCs w:val="24"/>
          </w:rPr>
          <w:t xml:space="preserve"> Xeric</w:t>
        </w:r>
        <w:r w:rsidR="00DD770D">
          <w:rPr>
            <w:rFonts w:ascii="Times New Roman" w:hAnsi="Times New Roman" w:cs="Times New Roman"/>
            <w:sz w:val="24"/>
            <w:szCs w:val="24"/>
          </w:rPr>
          <w:t>,</w:t>
        </w:r>
        <w:r w:rsidR="00A46AE9">
          <w:rPr>
            <w:rFonts w:ascii="Times New Roman" w:hAnsi="Times New Roman" w:cs="Times New Roman"/>
            <w:sz w:val="24"/>
            <w:szCs w:val="24"/>
          </w:rPr>
          <w:t xml:space="preserve"> Southern Appalachians</w:t>
        </w:r>
        <w:r w:rsidR="00DD770D">
          <w:rPr>
            <w:rFonts w:ascii="Times New Roman" w:hAnsi="Times New Roman" w:cs="Times New Roman"/>
            <w:sz w:val="24"/>
            <w:szCs w:val="24"/>
          </w:rPr>
          <w:t xml:space="preserve">, and </w:t>
        </w:r>
        <w:r w:rsidR="00A46AE9">
          <w:rPr>
            <w:rFonts w:ascii="Times New Roman" w:hAnsi="Times New Roman" w:cs="Times New Roman"/>
            <w:sz w:val="24"/>
            <w:szCs w:val="24"/>
          </w:rPr>
          <w:t>Northern Appalachians</w:t>
        </w:r>
        <w:r w:rsidR="00DD770D">
          <w:rPr>
            <w:rFonts w:ascii="Times New Roman" w:hAnsi="Times New Roman" w:cs="Times New Roman"/>
            <w:sz w:val="24"/>
            <w:szCs w:val="24"/>
          </w:rPr>
          <w:t>.</w:t>
        </w:r>
        <w:r w:rsidR="00593F27">
          <w:rPr>
            <w:rFonts w:ascii="Times New Roman" w:hAnsi="Times New Roman" w:cs="Times New Roman"/>
            <w:sz w:val="24"/>
            <w:szCs w:val="24"/>
          </w:rPr>
          <w:t xml:space="preserve"> </w:t>
        </w:r>
      </w:moveFrom>
      <w:moveFromRangeEnd w:id="882"/>
      <w:del w:id="884" w:author="Kopp, Darin" w:date="2025-02-20T15:34:00Z">
        <w:r w:rsidR="00DD770D">
          <w:rPr>
            <w:rFonts w:ascii="Times New Roman" w:hAnsi="Times New Roman" w:cs="Times New Roman"/>
            <w:sz w:val="24"/>
            <w:szCs w:val="24"/>
          </w:rPr>
          <w:delText xml:space="preserve">Observed and hindcasted values for sulfate, </w:delText>
        </w:r>
        <w:r w:rsidR="00B944D3">
          <w:rPr>
            <w:rFonts w:ascii="Times New Roman" w:hAnsi="Times New Roman" w:cs="Times New Roman"/>
            <w:sz w:val="24"/>
            <w:szCs w:val="24"/>
          </w:rPr>
          <w:delText xml:space="preserve">mean summer air temperature and total </w:delText>
        </w:r>
        <w:r w:rsidR="005F7283">
          <w:rPr>
            <w:rFonts w:ascii="Times New Roman" w:hAnsi="Times New Roman" w:cs="Times New Roman"/>
            <w:sz w:val="24"/>
            <w:szCs w:val="24"/>
          </w:rPr>
          <w:delText>precipitation</w:delText>
        </w:r>
        <w:r w:rsidR="00E4682F">
          <w:rPr>
            <w:rFonts w:ascii="Times New Roman" w:hAnsi="Times New Roman" w:cs="Times New Roman"/>
            <w:sz w:val="24"/>
            <w:szCs w:val="24"/>
          </w:rPr>
          <w:delText xml:space="preserve"> were generally similar for all ecoregions</w:delText>
        </w:r>
        <w:r w:rsidR="005F7283">
          <w:rPr>
            <w:rFonts w:ascii="Times New Roman" w:hAnsi="Times New Roman" w:cs="Times New Roman"/>
            <w:sz w:val="24"/>
            <w:szCs w:val="24"/>
          </w:rPr>
          <w:delText xml:space="preserve">. </w:delText>
        </w:r>
        <w:r w:rsidR="00DD770D">
          <w:rPr>
            <w:rFonts w:ascii="Times New Roman" w:hAnsi="Times New Roman" w:cs="Times New Roman"/>
            <w:sz w:val="24"/>
            <w:szCs w:val="24"/>
          </w:rPr>
          <w:delText xml:space="preserve"> </w:delText>
        </w:r>
      </w:del>
    </w:p>
    <w:p w14:paraId="59A23198" w14:textId="77777777" w:rsidR="00D3160B" w:rsidRDefault="00BB757B" w:rsidP="004D4A33">
      <w:pPr>
        <w:spacing w:line="240" w:lineRule="auto"/>
        <w:contextualSpacing/>
        <w:rPr>
          <w:del w:id="885" w:author="Kopp, Darin" w:date="2025-02-20T15:34:00Z"/>
          <w:rFonts w:ascii="Times New Roman" w:hAnsi="Times New Roman" w:cs="Times New Roman"/>
          <w:sz w:val="24"/>
          <w:szCs w:val="24"/>
        </w:rPr>
      </w:pPr>
      <w:del w:id="886" w:author="Kopp, Darin" w:date="2025-02-20T15:34:00Z">
        <w:r>
          <w:rPr>
            <w:rFonts w:ascii="Times New Roman" w:hAnsi="Times New Roman" w:cs="Times New Roman"/>
            <w:noProof/>
            <w:sz w:val="24"/>
            <w:szCs w:val="24"/>
          </w:rPr>
          <w:drawing>
            <wp:inline distT="0" distB="0" distL="0" distR="0" wp14:anchorId="67385A9B" wp14:editId="77F8D116">
              <wp:extent cx="5943600" cy="2701925"/>
              <wp:effectExtent l="0" t="0" r="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r w:rsidR="00D3160B" w:rsidRPr="0039769C">
          <w:rPr>
            <w:rFonts w:ascii="Times New Roman" w:hAnsi="Times New Roman" w:cs="Times New Roman"/>
            <w:sz w:val="24"/>
            <w:szCs w:val="24"/>
          </w:rPr>
          <w:delText xml:space="preserve">Figure </w:delText>
        </w:r>
        <w:r w:rsidR="002F2584">
          <w:rPr>
            <w:rFonts w:ascii="Times New Roman" w:hAnsi="Times New Roman" w:cs="Times New Roman"/>
            <w:sz w:val="24"/>
            <w:szCs w:val="24"/>
          </w:rPr>
          <w:delText>3</w:delText>
        </w:r>
        <w:r w:rsidR="00D3160B" w:rsidRPr="0039769C">
          <w:rPr>
            <w:rFonts w:ascii="Times New Roman" w:hAnsi="Times New Roman" w:cs="Times New Roman"/>
            <w:sz w:val="24"/>
            <w:szCs w:val="24"/>
          </w:rPr>
          <w:delText xml:space="preserve">: </w:delText>
        </w:r>
        <w:r w:rsidR="009443D1">
          <w:rPr>
            <w:rFonts w:ascii="Times New Roman" w:hAnsi="Times New Roman" w:cs="Times New Roman"/>
            <w:sz w:val="24"/>
            <w:szCs w:val="24"/>
          </w:rPr>
          <w:delText>Ecoregional values of o</w:delText>
        </w:r>
        <w:r w:rsidR="009131EE">
          <w:rPr>
            <w:rFonts w:ascii="Times New Roman" w:hAnsi="Times New Roman" w:cs="Times New Roman"/>
            <w:sz w:val="24"/>
            <w:szCs w:val="24"/>
          </w:rPr>
          <w:delText>bserved</w:delText>
        </w:r>
      </w:del>
      <w:moveFromRangeStart w:id="887" w:author="Kopp, Darin" w:date="2025-02-20T15:34:00Z" w:name="move190958075"/>
      <w:moveFrom w:id="888" w:author="Kopp, Darin" w:date="2025-02-20T15:34:00Z">
        <w:r w:rsidR="000E6EB5" w:rsidRPr="009753A1">
          <w:rPr>
            <w:rFonts w:ascii="Times New Roman" w:hAnsi="Times New Roman" w:cs="Times New Roman"/>
            <w:sz w:val="24"/>
            <w:szCs w:val="24"/>
          </w:rPr>
          <w:t xml:space="preserve"> versus hindcasted values for each environmental gradient. Points are regional means and vertical and horizontal bars represent the 10</w:t>
        </w:r>
        <w:r w:rsidR="000E6EB5" w:rsidRPr="009753A1">
          <w:rPr>
            <w:rFonts w:ascii="Times New Roman" w:hAnsi="Times New Roman" w:cs="Times New Roman"/>
            <w:sz w:val="24"/>
            <w:szCs w:val="24"/>
            <w:vertAlign w:val="superscript"/>
          </w:rPr>
          <w:t>th</w:t>
        </w:r>
        <w:r w:rsidR="000E6EB5" w:rsidRPr="009753A1">
          <w:rPr>
            <w:rFonts w:ascii="Times New Roman" w:hAnsi="Times New Roman" w:cs="Times New Roman"/>
            <w:sz w:val="24"/>
            <w:szCs w:val="24"/>
          </w:rPr>
          <w:t xml:space="preserve"> and 90</w:t>
        </w:r>
        <w:r w:rsidR="000E6EB5" w:rsidRPr="009753A1">
          <w:rPr>
            <w:rFonts w:ascii="Times New Roman" w:hAnsi="Times New Roman" w:cs="Times New Roman"/>
            <w:sz w:val="24"/>
            <w:szCs w:val="24"/>
            <w:vertAlign w:val="superscript"/>
          </w:rPr>
          <w:t>th</w:t>
        </w:r>
        <w:r w:rsidR="000E6EB5" w:rsidRPr="009753A1">
          <w:rPr>
            <w:rFonts w:ascii="Times New Roman" w:hAnsi="Times New Roman" w:cs="Times New Roman"/>
            <w:sz w:val="24"/>
            <w:szCs w:val="24"/>
          </w:rPr>
          <w:t xml:space="preserve"> quantiles of observed values or hindcasted values within each region, respectively.</w:t>
        </w:r>
        <w:r w:rsidR="000E6EB5">
          <w:rPr>
            <w:rFonts w:ascii="Times New Roman" w:hAnsi="Times New Roman" w:cs="Times New Roman"/>
            <w:sz w:val="24"/>
            <w:szCs w:val="24"/>
          </w:rPr>
          <w:t xml:space="preserve"> </w:t>
        </w:r>
      </w:moveFrom>
      <w:moveFromRangeEnd w:id="887"/>
      <w:del w:id="889" w:author="Kopp, Darin" w:date="2025-02-20T15:34:00Z">
        <w:r w:rsidR="00D55EFA">
          <w:rPr>
            <w:rFonts w:ascii="Times New Roman" w:hAnsi="Times New Roman" w:cs="Times New Roman"/>
            <w:sz w:val="24"/>
            <w:szCs w:val="24"/>
          </w:rPr>
          <w:delText>The bars</w:delText>
        </w:r>
        <w:r w:rsidR="009443D1">
          <w:rPr>
            <w:rFonts w:ascii="Times New Roman" w:hAnsi="Times New Roman" w:cs="Times New Roman"/>
            <w:sz w:val="24"/>
            <w:szCs w:val="24"/>
          </w:rPr>
          <w:delText xml:space="preserve"> demarcate the </w:delText>
        </w:r>
        <w:r w:rsidR="00D55EFA">
          <w:rPr>
            <w:rFonts w:ascii="Times New Roman" w:hAnsi="Times New Roman" w:cs="Times New Roman"/>
            <w:sz w:val="24"/>
            <w:szCs w:val="24"/>
          </w:rPr>
          <w:delText xml:space="preserve">typical </w:delText>
        </w:r>
        <w:r w:rsidR="009443D1">
          <w:rPr>
            <w:rFonts w:ascii="Times New Roman" w:hAnsi="Times New Roman" w:cs="Times New Roman"/>
            <w:sz w:val="24"/>
            <w:szCs w:val="24"/>
          </w:rPr>
          <w:delText>range of val</w:delText>
        </w:r>
        <w:r w:rsidR="00D55EFA">
          <w:rPr>
            <w:rFonts w:ascii="Times New Roman" w:hAnsi="Times New Roman" w:cs="Times New Roman"/>
            <w:sz w:val="24"/>
            <w:szCs w:val="24"/>
          </w:rPr>
          <w:delText>u</w:delText>
        </w:r>
        <w:r w:rsidR="009443D1">
          <w:rPr>
            <w:rFonts w:ascii="Times New Roman" w:hAnsi="Times New Roman" w:cs="Times New Roman"/>
            <w:sz w:val="24"/>
            <w:szCs w:val="24"/>
          </w:rPr>
          <w:delText xml:space="preserve">es </w:delText>
        </w:r>
        <w:r w:rsidR="00D55EFA">
          <w:rPr>
            <w:rFonts w:ascii="Times New Roman" w:hAnsi="Times New Roman" w:cs="Times New Roman"/>
            <w:sz w:val="24"/>
            <w:szCs w:val="24"/>
          </w:rPr>
          <w:delText xml:space="preserve">for each environmental variable </w:delText>
        </w:r>
        <w:r w:rsidR="009443D1">
          <w:rPr>
            <w:rFonts w:ascii="Times New Roman" w:hAnsi="Times New Roman" w:cs="Times New Roman"/>
            <w:sz w:val="24"/>
            <w:szCs w:val="24"/>
          </w:rPr>
          <w:delText>within a region</w:delText>
        </w:r>
        <w:r w:rsidR="00D55EFA">
          <w:rPr>
            <w:rFonts w:ascii="Times New Roman" w:hAnsi="Times New Roman" w:cs="Times New Roman"/>
            <w:sz w:val="24"/>
            <w:szCs w:val="24"/>
          </w:rPr>
          <w:delText xml:space="preserve"> under each scenario.</w:delText>
        </w:r>
        <w:r w:rsidR="00E123BC">
          <w:rPr>
            <w:rFonts w:ascii="Times New Roman" w:hAnsi="Times New Roman" w:cs="Times New Roman"/>
            <w:sz w:val="24"/>
            <w:szCs w:val="24"/>
          </w:rPr>
          <w:delText xml:space="preserve"> </w:delText>
        </w:r>
        <w:r w:rsidR="009443D1">
          <w:rPr>
            <w:rFonts w:ascii="Times New Roman" w:hAnsi="Times New Roman" w:cs="Times New Roman"/>
            <w:sz w:val="24"/>
            <w:szCs w:val="24"/>
          </w:rPr>
          <w:delText>The d</w:delText>
        </w:r>
        <w:r w:rsidR="00D3160B">
          <w:rPr>
            <w:rFonts w:ascii="Times New Roman" w:hAnsi="Times New Roman" w:cs="Times New Roman"/>
            <w:sz w:val="24"/>
            <w:szCs w:val="24"/>
          </w:rPr>
          <w:delText>ashed line is the 1:1 relationship</w:delText>
        </w:r>
        <w:r w:rsidR="009443D1">
          <w:rPr>
            <w:rFonts w:ascii="Times New Roman" w:hAnsi="Times New Roman" w:cs="Times New Roman"/>
            <w:sz w:val="24"/>
            <w:szCs w:val="24"/>
          </w:rPr>
          <w:delText xml:space="preserve">, such that points above the line indicate that, on average, present-day values for the environmental variables within an ecoregion </w:delText>
        </w:r>
        <w:r w:rsidR="002F2584">
          <w:rPr>
            <w:rFonts w:ascii="Times New Roman" w:hAnsi="Times New Roman" w:cs="Times New Roman"/>
            <w:sz w:val="24"/>
            <w:szCs w:val="24"/>
          </w:rPr>
          <w:delText>are</w:delText>
        </w:r>
        <w:r w:rsidR="009443D1">
          <w:rPr>
            <w:rFonts w:ascii="Times New Roman" w:hAnsi="Times New Roman" w:cs="Times New Roman"/>
            <w:sz w:val="24"/>
            <w:szCs w:val="24"/>
          </w:rPr>
          <w:delText xml:space="preserve"> greater than the average hindcasted value.</w:delText>
        </w:r>
      </w:del>
      <w:moveFromRangeStart w:id="890" w:author="Kopp, Darin" w:date="2025-02-20T15:34:00Z" w:name="move190958076"/>
      <w:moveFrom w:id="891" w:author="Kopp, Darin" w:date="2025-02-20T15:34:00Z">
        <w:r w:rsidR="000E6EB5">
          <w:rPr>
            <w:rFonts w:ascii="Times New Roman" w:hAnsi="Times New Roman" w:cs="Times New Roman"/>
            <w:sz w:val="24"/>
            <w:szCs w:val="24"/>
          </w:rPr>
          <w:t xml:space="preserve"> </w:t>
        </w:r>
        <w:r w:rsidR="000E6EB5" w:rsidRPr="009753A1">
          <w:rPr>
            <w:rFonts w:ascii="Times New Roman" w:hAnsi="Times New Roman" w:cs="Times New Roman"/>
            <w:sz w:val="24"/>
            <w:szCs w:val="24"/>
          </w:rPr>
          <w:t xml:space="preserve"> NTL = Total Nitrogen </w:t>
        </w:r>
        <w:r w:rsidR="000E6EB5" w:rsidRPr="009753A1">
          <w:rPr>
            <w:rFonts w:ascii="Calibri" w:hAnsi="Calibri" w:cs="Calibri"/>
            <w:color w:val="000000"/>
          </w:rPr>
          <w:t>(ug/L)</w:t>
        </w:r>
        <w:r w:rsidR="000E6EB5" w:rsidRPr="009753A1">
          <w:rPr>
            <w:rFonts w:ascii="Times New Roman" w:hAnsi="Times New Roman" w:cs="Times New Roman"/>
            <w:sz w:val="24"/>
            <w:szCs w:val="24"/>
          </w:rPr>
          <w:t xml:space="preserve">, PTL = Total Phosphorus </w:t>
        </w:r>
        <w:r w:rsidR="000E6EB5" w:rsidRPr="009753A1">
          <w:rPr>
            <w:rFonts w:ascii="Calibri" w:hAnsi="Calibri" w:cs="Calibri"/>
            <w:color w:val="000000"/>
          </w:rPr>
          <w:t>(ug/L)</w:t>
        </w:r>
        <w:r w:rsidR="000E6EB5" w:rsidRPr="009753A1">
          <w:rPr>
            <w:rFonts w:ascii="Times New Roman" w:hAnsi="Times New Roman" w:cs="Times New Roman"/>
            <w:sz w:val="24"/>
            <w:szCs w:val="24"/>
          </w:rPr>
          <w:t xml:space="preserve">, CL = Chloride </w:t>
        </w:r>
        <w:r w:rsidR="000E6EB5" w:rsidRPr="009753A1">
          <w:rPr>
            <w:rFonts w:ascii="Calibri" w:hAnsi="Calibri" w:cs="Calibri"/>
            <w:color w:val="000000"/>
          </w:rPr>
          <w:t>(mg/L)</w:t>
        </w:r>
        <w:r w:rsidR="000E6EB5" w:rsidRPr="009753A1">
          <w:rPr>
            <w:rFonts w:ascii="Times New Roman" w:hAnsi="Times New Roman" w:cs="Times New Roman"/>
            <w:sz w:val="24"/>
            <w:szCs w:val="24"/>
          </w:rPr>
          <w:t xml:space="preserve">, SO4 = Sulfate </w:t>
        </w:r>
        <w:r w:rsidR="000E6EB5" w:rsidRPr="009753A1">
          <w:rPr>
            <w:rFonts w:ascii="Calibri" w:hAnsi="Calibri" w:cs="Calibri"/>
            <w:color w:val="000000"/>
          </w:rPr>
          <w:t>(mg/L)</w:t>
        </w:r>
        <w:r w:rsidR="000E6EB5" w:rsidRPr="009753A1">
          <w:rPr>
            <w:rFonts w:ascii="Times New Roman" w:hAnsi="Times New Roman" w:cs="Times New Roman"/>
            <w:sz w:val="24"/>
            <w:szCs w:val="24"/>
          </w:rPr>
          <w:t xml:space="preserve">, SUBD = Substrate Diameter (mm), RPDI = Riparian Disturbance Index, MSAT = mean summer air temperature (ºC) and TPRCP = total precipitation (mm). CPL = Coastal Plains, NAP = Northern Appalachians, NPL = Northern Plains, SAP = Southern Appalachians, SPL = Southern Plains, TPL = Temperate Plains, UMW = Upper Midwest; WMT = Western Mountains; XER = Xeric. </w:t>
        </w:r>
      </w:moveFrom>
      <w:moveFromRangeEnd w:id="890"/>
      <w:del w:id="892" w:author="Kopp, Darin" w:date="2025-02-20T15:34:00Z">
        <w:r w:rsidR="005F7283">
          <w:rPr>
            <w:rFonts w:ascii="Times New Roman" w:hAnsi="Times New Roman" w:cs="Times New Roman"/>
            <w:sz w:val="24"/>
            <w:szCs w:val="24"/>
          </w:rPr>
          <w:delText xml:space="preserve">See Table S3 for </w:delText>
        </w:r>
        <w:r w:rsidR="00477C38">
          <w:rPr>
            <w:rFonts w:ascii="Times New Roman" w:hAnsi="Times New Roman" w:cs="Times New Roman"/>
            <w:sz w:val="24"/>
            <w:szCs w:val="24"/>
          </w:rPr>
          <w:delText xml:space="preserve">observed and hindcasted </w:delText>
        </w:r>
        <w:r w:rsidR="005F7283">
          <w:rPr>
            <w:rFonts w:ascii="Times New Roman" w:hAnsi="Times New Roman" w:cs="Times New Roman"/>
            <w:sz w:val="24"/>
            <w:szCs w:val="24"/>
          </w:rPr>
          <w:delText>mean values and quantiles</w:delText>
        </w:r>
        <w:r w:rsidR="00461770">
          <w:rPr>
            <w:rFonts w:ascii="Times New Roman" w:hAnsi="Times New Roman" w:cs="Times New Roman"/>
            <w:sz w:val="24"/>
            <w:szCs w:val="24"/>
          </w:rPr>
          <w:delText xml:space="preserve"> for each region</w:delText>
        </w:r>
        <w:r w:rsidR="005F7283">
          <w:rPr>
            <w:rFonts w:ascii="Times New Roman" w:hAnsi="Times New Roman" w:cs="Times New Roman"/>
            <w:sz w:val="24"/>
            <w:szCs w:val="24"/>
          </w:rPr>
          <w:delText xml:space="preserve">. </w:delText>
        </w:r>
      </w:del>
    </w:p>
    <w:p w14:paraId="3E557686" w14:textId="77777777" w:rsidR="00D3160B" w:rsidRDefault="00D3160B" w:rsidP="00D3160B">
      <w:pPr>
        <w:spacing w:line="480" w:lineRule="auto"/>
        <w:rPr>
          <w:del w:id="893" w:author="Kopp, Darin" w:date="2025-02-20T15:34:00Z"/>
          <w:rFonts w:ascii="Times New Roman" w:hAnsi="Times New Roman" w:cs="Times New Roman"/>
          <w:sz w:val="24"/>
          <w:szCs w:val="24"/>
        </w:rPr>
      </w:pPr>
    </w:p>
    <w:p w14:paraId="6FB0D881" w14:textId="77777777" w:rsidR="002E0819" w:rsidRDefault="00810C89" w:rsidP="00204581">
      <w:pPr>
        <w:spacing w:line="480" w:lineRule="auto"/>
        <w:ind w:firstLine="720"/>
        <w:rPr>
          <w:del w:id="894" w:author="Kopp, Darin" w:date="2025-02-20T15:34:00Z"/>
          <w:rFonts w:ascii="Times New Roman" w:hAnsi="Times New Roman" w:cs="Times New Roman"/>
          <w:sz w:val="24"/>
          <w:szCs w:val="24"/>
        </w:rPr>
      </w:pPr>
      <w:del w:id="895" w:author="Kopp, Darin" w:date="2025-02-20T15:34:00Z">
        <w:r>
          <w:rPr>
            <w:rFonts w:ascii="Times New Roman" w:hAnsi="Times New Roman" w:cs="Times New Roman"/>
            <w:sz w:val="24"/>
            <w:szCs w:val="24"/>
          </w:rPr>
          <w:delText xml:space="preserve">Anthropogenic disturbance </w:delText>
        </w:r>
        <w:r w:rsidR="004E3356">
          <w:rPr>
            <w:rFonts w:ascii="Times New Roman" w:hAnsi="Times New Roman" w:cs="Times New Roman"/>
            <w:sz w:val="24"/>
            <w:szCs w:val="24"/>
          </w:rPr>
          <w:delText>a</w:delText>
        </w:r>
        <w:r>
          <w:rPr>
            <w:rFonts w:ascii="Times New Roman" w:hAnsi="Times New Roman" w:cs="Times New Roman"/>
            <w:sz w:val="24"/>
            <w:szCs w:val="24"/>
          </w:rPr>
          <w:delText xml:space="preserve">ffected </w:delText>
        </w:r>
        <w:r w:rsidR="00774EF5">
          <w:rPr>
            <w:rFonts w:ascii="Times New Roman" w:hAnsi="Times New Roman" w:cs="Times New Roman"/>
            <w:sz w:val="24"/>
            <w:szCs w:val="24"/>
          </w:rPr>
          <w:delText>physiochemical</w:delText>
        </w:r>
        <w:r>
          <w:rPr>
            <w:rFonts w:ascii="Times New Roman" w:hAnsi="Times New Roman" w:cs="Times New Roman"/>
            <w:sz w:val="24"/>
            <w:szCs w:val="24"/>
          </w:rPr>
          <w:delText xml:space="preserve"> gradients differently </w:delText>
        </w:r>
        <w:r w:rsidR="00A752AB">
          <w:rPr>
            <w:rFonts w:ascii="Times New Roman" w:hAnsi="Times New Roman" w:cs="Times New Roman"/>
            <w:sz w:val="24"/>
            <w:szCs w:val="24"/>
          </w:rPr>
          <w:delText xml:space="preserve">depending on the ecoregion (Figure </w:delText>
        </w:r>
        <w:r w:rsidR="002F2584">
          <w:rPr>
            <w:rFonts w:ascii="Times New Roman" w:hAnsi="Times New Roman" w:cs="Times New Roman"/>
            <w:sz w:val="24"/>
            <w:szCs w:val="24"/>
          </w:rPr>
          <w:delText>4a</w:delText>
        </w:r>
        <w:r w:rsidR="00A752AB">
          <w:rPr>
            <w:rFonts w:ascii="Times New Roman" w:hAnsi="Times New Roman" w:cs="Times New Roman"/>
            <w:sz w:val="24"/>
            <w:szCs w:val="24"/>
          </w:rPr>
          <w:delText xml:space="preserve">). </w:delText>
        </w:r>
        <w:r w:rsidR="0039762F">
          <w:rPr>
            <w:rFonts w:ascii="Times New Roman" w:hAnsi="Times New Roman" w:cs="Times New Roman"/>
            <w:sz w:val="24"/>
            <w:szCs w:val="24"/>
          </w:rPr>
          <w:delText>For example,</w:delText>
        </w:r>
        <w:r w:rsidR="009854B3">
          <w:rPr>
            <w:rFonts w:ascii="Times New Roman" w:hAnsi="Times New Roman" w:cs="Times New Roman"/>
            <w:sz w:val="24"/>
            <w:szCs w:val="24"/>
          </w:rPr>
          <w:delText xml:space="preserve"> the</w:delText>
        </w:r>
        <w:r w:rsidR="0011793D">
          <w:rPr>
            <w:rFonts w:ascii="Times New Roman" w:hAnsi="Times New Roman" w:cs="Times New Roman"/>
            <w:sz w:val="24"/>
            <w:szCs w:val="24"/>
          </w:rPr>
          <w:delText xml:space="preserve"> </w:delText>
        </w:r>
        <w:r w:rsidR="009854B3">
          <w:rPr>
            <w:rFonts w:ascii="Times New Roman" w:hAnsi="Times New Roman" w:cs="Times New Roman"/>
            <w:sz w:val="24"/>
            <w:szCs w:val="24"/>
          </w:rPr>
          <w:delText>difference between present-day and hindcasted total nitrogen concentrations exceed</w:delText>
        </w:r>
        <w:r w:rsidR="000D5D73">
          <w:rPr>
            <w:rFonts w:ascii="Times New Roman" w:hAnsi="Times New Roman" w:cs="Times New Roman"/>
            <w:sz w:val="24"/>
            <w:szCs w:val="24"/>
          </w:rPr>
          <w:delText>ed</w:delText>
        </w:r>
        <w:r w:rsidR="009854B3">
          <w:rPr>
            <w:rFonts w:ascii="Times New Roman" w:hAnsi="Times New Roman" w:cs="Times New Roman"/>
            <w:sz w:val="24"/>
            <w:szCs w:val="24"/>
          </w:rPr>
          <w:delText xml:space="preserve"> 2 standard deviations in </w:delText>
        </w:r>
        <w:r w:rsidR="00513F1A">
          <w:rPr>
            <w:rFonts w:ascii="Times New Roman" w:hAnsi="Times New Roman" w:cs="Times New Roman"/>
            <w:sz w:val="24"/>
            <w:szCs w:val="24"/>
          </w:rPr>
          <w:delText>60</w:delText>
        </w:r>
        <w:r w:rsidR="0011793D">
          <w:rPr>
            <w:rFonts w:ascii="Times New Roman" w:hAnsi="Times New Roman" w:cs="Times New Roman"/>
            <w:sz w:val="24"/>
            <w:szCs w:val="24"/>
          </w:rPr>
          <w:delText xml:space="preserve">% </w:delText>
        </w:r>
        <w:r w:rsidR="00513F1A">
          <w:rPr>
            <w:rFonts w:ascii="Times New Roman" w:hAnsi="Times New Roman" w:cs="Times New Roman"/>
            <w:sz w:val="24"/>
            <w:szCs w:val="24"/>
          </w:rPr>
          <w:delText xml:space="preserve">of the sites in </w:delText>
        </w:r>
        <w:r w:rsidR="000D5D73">
          <w:rPr>
            <w:rFonts w:ascii="Times New Roman" w:hAnsi="Times New Roman" w:cs="Times New Roman"/>
            <w:sz w:val="24"/>
            <w:szCs w:val="24"/>
          </w:rPr>
          <w:delText>Temperate Plains</w:delText>
        </w:r>
        <w:r w:rsidR="00513F1A">
          <w:rPr>
            <w:rFonts w:ascii="Times New Roman" w:hAnsi="Times New Roman" w:cs="Times New Roman"/>
            <w:sz w:val="24"/>
            <w:szCs w:val="24"/>
          </w:rPr>
          <w:delText xml:space="preserve"> </w:delText>
        </w:r>
        <w:r w:rsidR="00D024FA">
          <w:rPr>
            <w:rFonts w:ascii="Times New Roman" w:hAnsi="Times New Roman" w:cs="Times New Roman"/>
            <w:sz w:val="24"/>
            <w:szCs w:val="24"/>
          </w:rPr>
          <w:delText>and 4</w:delText>
        </w:r>
        <w:r w:rsidR="004A2EF8">
          <w:rPr>
            <w:rFonts w:ascii="Times New Roman" w:hAnsi="Times New Roman" w:cs="Times New Roman"/>
            <w:sz w:val="24"/>
            <w:szCs w:val="24"/>
          </w:rPr>
          <w:delText>7</w:delText>
        </w:r>
        <w:r w:rsidR="00D024FA">
          <w:rPr>
            <w:rFonts w:ascii="Times New Roman" w:hAnsi="Times New Roman" w:cs="Times New Roman"/>
            <w:sz w:val="24"/>
            <w:szCs w:val="24"/>
          </w:rPr>
          <w:delText xml:space="preserve">% of sites in </w:delText>
        </w:r>
        <w:r w:rsidR="000D5D73">
          <w:rPr>
            <w:rFonts w:ascii="Times New Roman" w:hAnsi="Times New Roman" w:cs="Times New Roman"/>
            <w:sz w:val="24"/>
            <w:szCs w:val="24"/>
          </w:rPr>
          <w:delText>Upper Midwest</w:delText>
        </w:r>
        <w:r w:rsidR="00B05273">
          <w:rPr>
            <w:rFonts w:ascii="Times New Roman" w:hAnsi="Times New Roman" w:cs="Times New Roman"/>
            <w:sz w:val="24"/>
            <w:szCs w:val="24"/>
          </w:rPr>
          <w:delText xml:space="preserve">. </w:delText>
        </w:r>
        <w:r w:rsidR="00B4734B">
          <w:rPr>
            <w:rFonts w:ascii="Times New Roman" w:hAnsi="Times New Roman" w:cs="Times New Roman"/>
            <w:sz w:val="24"/>
            <w:szCs w:val="24"/>
          </w:rPr>
          <w:delText>Similarly, 5</w:delText>
        </w:r>
        <w:r w:rsidR="008457E6">
          <w:rPr>
            <w:rFonts w:ascii="Times New Roman" w:hAnsi="Times New Roman" w:cs="Times New Roman"/>
            <w:sz w:val="24"/>
            <w:szCs w:val="24"/>
          </w:rPr>
          <w:delText>3</w:delText>
        </w:r>
        <w:r w:rsidR="00B4734B">
          <w:rPr>
            <w:rFonts w:ascii="Times New Roman" w:hAnsi="Times New Roman" w:cs="Times New Roman"/>
            <w:sz w:val="24"/>
            <w:szCs w:val="24"/>
          </w:rPr>
          <w:delText xml:space="preserve">% of the sites in the </w:delText>
        </w:r>
        <w:r w:rsidR="000D5D73">
          <w:rPr>
            <w:rFonts w:ascii="Times New Roman" w:hAnsi="Times New Roman" w:cs="Times New Roman"/>
            <w:sz w:val="24"/>
            <w:szCs w:val="24"/>
          </w:rPr>
          <w:delText>Northern Appalachians</w:delText>
        </w:r>
        <w:r w:rsidR="00B4734B">
          <w:rPr>
            <w:rFonts w:ascii="Times New Roman" w:hAnsi="Times New Roman" w:cs="Times New Roman"/>
            <w:sz w:val="24"/>
            <w:szCs w:val="24"/>
          </w:rPr>
          <w:delText xml:space="preserve"> were found to have potentially elevated C</w:delText>
        </w:r>
        <w:r w:rsidR="001E650E">
          <w:rPr>
            <w:rFonts w:ascii="Times New Roman" w:hAnsi="Times New Roman" w:cs="Times New Roman"/>
            <w:sz w:val="24"/>
            <w:szCs w:val="24"/>
          </w:rPr>
          <w:delText>L</w:delText>
        </w:r>
        <w:r w:rsidR="00B4734B">
          <w:rPr>
            <w:rFonts w:ascii="Times New Roman" w:hAnsi="Times New Roman" w:cs="Times New Roman"/>
            <w:sz w:val="24"/>
            <w:szCs w:val="24"/>
          </w:rPr>
          <w:delText xml:space="preserve"> concentrations</w:delText>
        </w:r>
        <w:r w:rsidR="00B22832">
          <w:rPr>
            <w:rFonts w:ascii="Times New Roman" w:hAnsi="Times New Roman" w:cs="Times New Roman"/>
            <w:sz w:val="24"/>
            <w:szCs w:val="24"/>
          </w:rPr>
          <w:delText xml:space="preserve"> and</w:delText>
        </w:r>
        <w:r w:rsidR="001E650E">
          <w:rPr>
            <w:rFonts w:ascii="Times New Roman" w:hAnsi="Times New Roman" w:cs="Times New Roman"/>
            <w:sz w:val="24"/>
            <w:szCs w:val="24"/>
          </w:rPr>
          <w:delText xml:space="preserve"> </w:delText>
        </w:r>
        <w:r w:rsidR="00B22832">
          <w:rPr>
            <w:rFonts w:ascii="Times New Roman" w:hAnsi="Times New Roman" w:cs="Times New Roman"/>
            <w:sz w:val="24"/>
            <w:szCs w:val="24"/>
          </w:rPr>
          <w:delText>&gt;</w:delText>
        </w:r>
        <w:r w:rsidR="009329E6">
          <w:rPr>
            <w:rFonts w:ascii="Times New Roman" w:hAnsi="Times New Roman" w:cs="Times New Roman"/>
            <w:sz w:val="24"/>
            <w:szCs w:val="24"/>
          </w:rPr>
          <w:delText>30</w:delText>
        </w:r>
        <w:r w:rsidR="00B22832">
          <w:rPr>
            <w:rFonts w:ascii="Times New Roman" w:hAnsi="Times New Roman" w:cs="Times New Roman"/>
            <w:sz w:val="24"/>
            <w:szCs w:val="24"/>
          </w:rPr>
          <w:delText xml:space="preserve">% of sites in </w:delText>
        </w:r>
        <w:r w:rsidR="00A46AE9">
          <w:rPr>
            <w:rFonts w:ascii="Times New Roman" w:hAnsi="Times New Roman" w:cs="Times New Roman"/>
            <w:sz w:val="24"/>
            <w:szCs w:val="24"/>
          </w:rPr>
          <w:delText>Coastal Plains</w:delText>
        </w:r>
        <w:r w:rsidR="000D5D73">
          <w:rPr>
            <w:rFonts w:ascii="Times New Roman" w:hAnsi="Times New Roman" w:cs="Times New Roman"/>
            <w:sz w:val="24"/>
            <w:szCs w:val="24"/>
          </w:rPr>
          <w:delText xml:space="preserve"> </w:delText>
        </w:r>
        <w:r w:rsidR="002162E6">
          <w:rPr>
            <w:rFonts w:ascii="Times New Roman" w:hAnsi="Times New Roman" w:cs="Times New Roman"/>
            <w:sz w:val="24"/>
            <w:szCs w:val="24"/>
          </w:rPr>
          <w:delText xml:space="preserve">and </w:delText>
        </w:r>
        <w:r w:rsidR="000D5D73">
          <w:rPr>
            <w:rFonts w:ascii="Times New Roman" w:hAnsi="Times New Roman" w:cs="Times New Roman"/>
            <w:sz w:val="24"/>
            <w:szCs w:val="24"/>
          </w:rPr>
          <w:delText>Temperate Plains</w:delText>
        </w:r>
        <w:r w:rsidR="002162E6">
          <w:rPr>
            <w:rFonts w:ascii="Times New Roman" w:hAnsi="Times New Roman" w:cs="Times New Roman"/>
            <w:sz w:val="24"/>
            <w:szCs w:val="24"/>
          </w:rPr>
          <w:delText xml:space="preserve"> had </w:delText>
        </w:r>
        <w:r w:rsidR="00C918F9">
          <w:rPr>
            <w:rFonts w:ascii="Times New Roman" w:hAnsi="Times New Roman" w:cs="Times New Roman"/>
            <w:sz w:val="24"/>
            <w:szCs w:val="24"/>
          </w:rPr>
          <w:delText>finer</w:delText>
        </w:r>
        <w:r w:rsidR="00D8260B">
          <w:rPr>
            <w:rFonts w:ascii="Times New Roman" w:hAnsi="Times New Roman" w:cs="Times New Roman"/>
            <w:sz w:val="24"/>
            <w:szCs w:val="24"/>
          </w:rPr>
          <w:delText xml:space="preserve"> substrate</w:delText>
        </w:r>
        <w:r w:rsidR="00C918F9">
          <w:rPr>
            <w:rFonts w:ascii="Times New Roman" w:hAnsi="Times New Roman" w:cs="Times New Roman"/>
            <w:sz w:val="24"/>
            <w:szCs w:val="24"/>
          </w:rPr>
          <w:delText>s</w:delText>
        </w:r>
        <w:r w:rsidR="0079691E">
          <w:rPr>
            <w:rFonts w:ascii="Times New Roman" w:hAnsi="Times New Roman" w:cs="Times New Roman"/>
            <w:sz w:val="24"/>
            <w:szCs w:val="24"/>
          </w:rPr>
          <w:delText xml:space="preserve">. </w:delText>
        </w:r>
        <w:r w:rsidR="00D656ED">
          <w:rPr>
            <w:rFonts w:ascii="Times New Roman" w:hAnsi="Times New Roman" w:cs="Times New Roman"/>
            <w:sz w:val="24"/>
            <w:szCs w:val="24"/>
          </w:rPr>
          <w:delText>M</w:delText>
        </w:r>
        <w:r w:rsidR="0024348A">
          <w:rPr>
            <w:rFonts w:ascii="Times New Roman" w:hAnsi="Times New Roman" w:cs="Times New Roman"/>
            <w:sz w:val="24"/>
            <w:szCs w:val="24"/>
          </w:rPr>
          <w:delText xml:space="preserve">ost </w:delText>
        </w:r>
        <w:r w:rsidR="004C7DCA">
          <w:rPr>
            <w:rFonts w:ascii="Times New Roman" w:hAnsi="Times New Roman" w:cs="Times New Roman"/>
            <w:sz w:val="24"/>
            <w:szCs w:val="24"/>
          </w:rPr>
          <w:delText xml:space="preserve">sites exceeded the 0.33 threshold for </w:delText>
        </w:r>
        <w:r w:rsidR="008C32EA">
          <w:rPr>
            <w:rFonts w:ascii="Times New Roman" w:hAnsi="Times New Roman" w:cs="Times New Roman"/>
            <w:sz w:val="24"/>
            <w:szCs w:val="24"/>
          </w:rPr>
          <w:delText>RPDI</w:delText>
        </w:r>
        <w:r w:rsidR="00A804A6">
          <w:rPr>
            <w:rFonts w:ascii="Times New Roman" w:hAnsi="Times New Roman" w:cs="Times New Roman"/>
            <w:sz w:val="24"/>
            <w:szCs w:val="24"/>
          </w:rPr>
          <w:delText xml:space="preserve"> based on the observed and hindcasted values while</w:delText>
        </w:r>
        <w:r w:rsidR="004C7DCA">
          <w:rPr>
            <w:rFonts w:ascii="Times New Roman" w:hAnsi="Times New Roman" w:cs="Times New Roman"/>
            <w:sz w:val="24"/>
            <w:szCs w:val="24"/>
          </w:rPr>
          <w:delText xml:space="preserve"> </w:delText>
        </w:r>
        <w:r w:rsidR="00A804A6">
          <w:rPr>
            <w:rFonts w:ascii="Times New Roman" w:hAnsi="Times New Roman" w:cs="Times New Roman"/>
            <w:sz w:val="24"/>
            <w:szCs w:val="24"/>
          </w:rPr>
          <w:delText>relatively fewer sites exceeded thresholds for s</w:delText>
        </w:r>
        <w:r w:rsidR="000C7E6D">
          <w:rPr>
            <w:rFonts w:ascii="Times New Roman" w:hAnsi="Times New Roman" w:cs="Times New Roman"/>
            <w:sz w:val="24"/>
            <w:szCs w:val="24"/>
          </w:rPr>
          <w:delText>ulfate</w:delText>
        </w:r>
        <w:r w:rsidR="00A804A6">
          <w:rPr>
            <w:rFonts w:ascii="Times New Roman" w:hAnsi="Times New Roman" w:cs="Times New Roman"/>
            <w:sz w:val="24"/>
            <w:szCs w:val="24"/>
          </w:rPr>
          <w:delText xml:space="preserve"> concentrations</w:delText>
        </w:r>
        <w:r w:rsidR="000C7E6D">
          <w:rPr>
            <w:rFonts w:ascii="Times New Roman" w:hAnsi="Times New Roman" w:cs="Times New Roman"/>
            <w:sz w:val="24"/>
            <w:szCs w:val="24"/>
          </w:rPr>
          <w:delText xml:space="preserve">, </w:delText>
        </w:r>
        <w:r w:rsidR="001903D2">
          <w:rPr>
            <w:rFonts w:ascii="Times New Roman" w:hAnsi="Times New Roman" w:cs="Times New Roman"/>
            <w:sz w:val="24"/>
            <w:szCs w:val="24"/>
          </w:rPr>
          <w:delText>m</w:delText>
        </w:r>
        <w:r w:rsidR="000C7E6D">
          <w:rPr>
            <w:rFonts w:ascii="Times New Roman" w:hAnsi="Times New Roman" w:cs="Times New Roman"/>
            <w:sz w:val="24"/>
            <w:szCs w:val="24"/>
          </w:rPr>
          <w:delText xml:space="preserve">ean summer air temperature, </w:delText>
        </w:r>
        <w:r w:rsidR="00A804A6">
          <w:rPr>
            <w:rFonts w:ascii="Times New Roman" w:hAnsi="Times New Roman" w:cs="Times New Roman"/>
            <w:sz w:val="24"/>
            <w:szCs w:val="24"/>
          </w:rPr>
          <w:delText>or</w:delText>
        </w:r>
        <w:r w:rsidR="000C7E6D">
          <w:rPr>
            <w:rFonts w:ascii="Times New Roman" w:hAnsi="Times New Roman" w:cs="Times New Roman"/>
            <w:sz w:val="24"/>
            <w:szCs w:val="24"/>
          </w:rPr>
          <w:delText xml:space="preserve"> total precipitation</w:delText>
        </w:r>
        <w:r w:rsidR="001903D2">
          <w:rPr>
            <w:rFonts w:ascii="Times New Roman" w:hAnsi="Times New Roman" w:cs="Times New Roman"/>
            <w:sz w:val="24"/>
            <w:szCs w:val="24"/>
          </w:rPr>
          <w:delText xml:space="preserve">. </w:delText>
        </w:r>
        <w:r w:rsidR="00BF6953">
          <w:rPr>
            <w:rFonts w:ascii="Times New Roman" w:hAnsi="Times New Roman" w:cs="Times New Roman"/>
            <w:sz w:val="24"/>
            <w:szCs w:val="24"/>
          </w:rPr>
          <w:delText>Among the ecoregions,</w:delText>
        </w:r>
        <w:r w:rsidR="00EE691F">
          <w:rPr>
            <w:rFonts w:ascii="Times New Roman" w:hAnsi="Times New Roman" w:cs="Times New Roman"/>
            <w:sz w:val="24"/>
            <w:szCs w:val="24"/>
          </w:rPr>
          <w:delText xml:space="preserve"> </w:delText>
        </w:r>
        <w:r w:rsidR="000D5D73">
          <w:rPr>
            <w:rFonts w:ascii="Times New Roman" w:hAnsi="Times New Roman" w:cs="Times New Roman"/>
            <w:sz w:val="24"/>
            <w:szCs w:val="24"/>
          </w:rPr>
          <w:delText>Souther</w:delText>
        </w:r>
        <w:r w:rsidR="00A804A6">
          <w:rPr>
            <w:rFonts w:ascii="Times New Roman" w:hAnsi="Times New Roman" w:cs="Times New Roman"/>
            <w:sz w:val="24"/>
            <w:szCs w:val="24"/>
          </w:rPr>
          <w:delText>n</w:delText>
        </w:r>
        <w:r w:rsidR="000D5D73">
          <w:rPr>
            <w:rFonts w:ascii="Times New Roman" w:hAnsi="Times New Roman" w:cs="Times New Roman"/>
            <w:sz w:val="24"/>
            <w:szCs w:val="24"/>
          </w:rPr>
          <w:delText xml:space="preserve"> Appalachians</w:delText>
        </w:r>
        <w:r w:rsidR="00EE691F">
          <w:rPr>
            <w:rFonts w:ascii="Times New Roman" w:hAnsi="Times New Roman" w:cs="Times New Roman"/>
            <w:sz w:val="24"/>
            <w:szCs w:val="24"/>
          </w:rPr>
          <w:delText xml:space="preserve"> had </w:delText>
        </w:r>
        <w:r w:rsidR="001670AE">
          <w:rPr>
            <w:rFonts w:ascii="Times New Roman" w:hAnsi="Times New Roman" w:cs="Times New Roman"/>
            <w:sz w:val="24"/>
            <w:szCs w:val="24"/>
          </w:rPr>
          <w:delText xml:space="preserve">the largest proportion of sites </w:delText>
        </w:r>
        <w:r w:rsidR="00E90E24">
          <w:rPr>
            <w:rFonts w:ascii="Times New Roman" w:hAnsi="Times New Roman" w:cs="Times New Roman"/>
            <w:sz w:val="24"/>
            <w:szCs w:val="24"/>
          </w:rPr>
          <w:delText xml:space="preserve">with elevated </w:delText>
        </w:r>
        <w:r w:rsidR="001670AE">
          <w:rPr>
            <w:rFonts w:ascii="Times New Roman" w:hAnsi="Times New Roman" w:cs="Times New Roman"/>
            <w:sz w:val="24"/>
            <w:szCs w:val="24"/>
          </w:rPr>
          <w:delText>sulfate concentrations</w:delText>
        </w:r>
        <w:r w:rsidR="00E90E24">
          <w:rPr>
            <w:rFonts w:ascii="Times New Roman" w:hAnsi="Times New Roman" w:cs="Times New Roman"/>
            <w:sz w:val="24"/>
            <w:szCs w:val="24"/>
          </w:rPr>
          <w:delText xml:space="preserve"> relative to hindcasted values</w:delText>
        </w:r>
        <w:r w:rsidR="00D656ED">
          <w:rPr>
            <w:rFonts w:ascii="Times New Roman" w:hAnsi="Times New Roman" w:cs="Times New Roman"/>
            <w:sz w:val="24"/>
            <w:szCs w:val="24"/>
          </w:rPr>
          <w:delText xml:space="preserve"> and several sites in </w:delText>
        </w:r>
        <w:r w:rsidR="000D5D73">
          <w:rPr>
            <w:rFonts w:ascii="Times New Roman" w:hAnsi="Times New Roman" w:cs="Times New Roman"/>
            <w:sz w:val="24"/>
            <w:szCs w:val="24"/>
          </w:rPr>
          <w:delText>Xeric</w:delText>
        </w:r>
        <w:r w:rsidR="00D656ED">
          <w:rPr>
            <w:rFonts w:ascii="Times New Roman" w:hAnsi="Times New Roman" w:cs="Times New Roman"/>
            <w:sz w:val="24"/>
            <w:szCs w:val="24"/>
          </w:rPr>
          <w:delText xml:space="preserve"> and </w:delText>
        </w:r>
        <w:r w:rsidR="00A46AE9">
          <w:rPr>
            <w:rFonts w:ascii="Times New Roman" w:hAnsi="Times New Roman" w:cs="Times New Roman"/>
            <w:sz w:val="24"/>
            <w:szCs w:val="24"/>
          </w:rPr>
          <w:delText xml:space="preserve">Western Mountains </w:delText>
        </w:r>
        <w:r w:rsidR="00D656ED">
          <w:rPr>
            <w:rFonts w:ascii="Times New Roman" w:hAnsi="Times New Roman" w:cs="Times New Roman"/>
            <w:sz w:val="24"/>
            <w:szCs w:val="24"/>
          </w:rPr>
          <w:delText xml:space="preserve">had historic MSAT </w:delText>
        </w:r>
        <w:r w:rsidR="00AC1B7E">
          <w:rPr>
            <w:rFonts w:ascii="Times New Roman" w:hAnsi="Times New Roman" w:cs="Times New Roman"/>
            <w:sz w:val="24"/>
            <w:szCs w:val="24"/>
          </w:rPr>
          <w:delText xml:space="preserve">higher than </w:delText>
        </w:r>
        <w:r w:rsidR="00D656ED">
          <w:rPr>
            <w:rFonts w:ascii="Times New Roman" w:hAnsi="Times New Roman" w:cs="Times New Roman"/>
            <w:sz w:val="24"/>
            <w:szCs w:val="24"/>
          </w:rPr>
          <w:delText>present</w:delText>
        </w:r>
        <w:r w:rsidR="00AC1B7E">
          <w:rPr>
            <w:rFonts w:ascii="Times New Roman" w:hAnsi="Times New Roman" w:cs="Times New Roman"/>
            <w:sz w:val="24"/>
            <w:szCs w:val="24"/>
          </w:rPr>
          <w:delText>-</w:delText>
        </w:r>
        <w:r w:rsidR="00D656ED">
          <w:rPr>
            <w:rFonts w:ascii="Times New Roman" w:hAnsi="Times New Roman" w:cs="Times New Roman"/>
            <w:sz w:val="24"/>
            <w:szCs w:val="24"/>
          </w:rPr>
          <w:delText>day</w:delText>
        </w:r>
        <w:r w:rsidR="00EE691F">
          <w:rPr>
            <w:rFonts w:ascii="Times New Roman" w:hAnsi="Times New Roman" w:cs="Times New Roman"/>
            <w:sz w:val="24"/>
            <w:szCs w:val="24"/>
          </w:rPr>
          <w:delText xml:space="preserve">. </w:delText>
        </w:r>
        <w:r w:rsidR="00321363">
          <w:rPr>
            <w:rFonts w:ascii="Times New Roman" w:hAnsi="Times New Roman" w:cs="Times New Roman"/>
            <w:sz w:val="24"/>
            <w:szCs w:val="24"/>
          </w:rPr>
          <w:delText>A</w:delText>
        </w:r>
        <w:r w:rsidR="00BC2537">
          <w:rPr>
            <w:rFonts w:ascii="Times New Roman" w:hAnsi="Times New Roman" w:cs="Times New Roman"/>
            <w:sz w:val="24"/>
            <w:szCs w:val="24"/>
          </w:rPr>
          <w:delText xml:space="preserve">nthropogenic disturbance could </w:delText>
        </w:r>
        <w:r w:rsidR="00D30CD2">
          <w:rPr>
            <w:rFonts w:ascii="Times New Roman" w:hAnsi="Times New Roman" w:cs="Times New Roman"/>
            <w:sz w:val="24"/>
            <w:szCs w:val="24"/>
          </w:rPr>
          <w:delText>alter</w:delText>
        </w:r>
        <w:r w:rsidR="00976FD4">
          <w:rPr>
            <w:rFonts w:ascii="Times New Roman" w:hAnsi="Times New Roman" w:cs="Times New Roman"/>
            <w:sz w:val="24"/>
            <w:szCs w:val="24"/>
          </w:rPr>
          <w:delText xml:space="preserve"> </w:delText>
        </w:r>
        <w:r w:rsidR="0001670A">
          <w:rPr>
            <w:rFonts w:ascii="Times New Roman" w:hAnsi="Times New Roman" w:cs="Times New Roman"/>
            <w:sz w:val="24"/>
            <w:szCs w:val="24"/>
          </w:rPr>
          <w:delText>multiple</w:delText>
        </w:r>
        <w:r w:rsidR="00BC2537">
          <w:rPr>
            <w:rFonts w:ascii="Times New Roman" w:hAnsi="Times New Roman" w:cs="Times New Roman"/>
            <w:sz w:val="24"/>
            <w:szCs w:val="24"/>
          </w:rPr>
          <w:delText xml:space="preserve"> </w:delText>
        </w:r>
        <w:r w:rsidR="00321363">
          <w:rPr>
            <w:rFonts w:ascii="Times New Roman" w:hAnsi="Times New Roman" w:cs="Times New Roman"/>
            <w:sz w:val="24"/>
            <w:szCs w:val="24"/>
          </w:rPr>
          <w:delText>physiochemical</w:delText>
        </w:r>
        <w:r w:rsidR="000832B2">
          <w:rPr>
            <w:rFonts w:ascii="Times New Roman" w:hAnsi="Times New Roman" w:cs="Times New Roman"/>
            <w:sz w:val="24"/>
            <w:szCs w:val="24"/>
          </w:rPr>
          <w:delText xml:space="preserve"> variables </w:delText>
        </w:r>
        <w:r w:rsidR="00986D75">
          <w:rPr>
            <w:rFonts w:ascii="Times New Roman" w:hAnsi="Times New Roman" w:cs="Times New Roman"/>
            <w:sz w:val="24"/>
            <w:szCs w:val="24"/>
          </w:rPr>
          <w:delText xml:space="preserve">simultaneously </w:delText>
        </w:r>
        <w:r w:rsidR="000832B2">
          <w:rPr>
            <w:rFonts w:ascii="Times New Roman" w:hAnsi="Times New Roman" w:cs="Times New Roman"/>
            <w:sz w:val="24"/>
            <w:szCs w:val="24"/>
          </w:rPr>
          <w:delText xml:space="preserve">(Figure </w:delText>
        </w:r>
        <w:r w:rsidR="002F2584">
          <w:rPr>
            <w:rFonts w:ascii="Times New Roman" w:hAnsi="Times New Roman" w:cs="Times New Roman"/>
            <w:sz w:val="24"/>
            <w:szCs w:val="24"/>
          </w:rPr>
          <w:delText>4b</w:delText>
        </w:r>
        <w:r w:rsidR="000832B2">
          <w:rPr>
            <w:rFonts w:ascii="Times New Roman" w:hAnsi="Times New Roman" w:cs="Times New Roman"/>
            <w:sz w:val="24"/>
            <w:szCs w:val="24"/>
          </w:rPr>
          <w:delText>).</w:delText>
        </w:r>
        <w:r w:rsidR="004E2080">
          <w:rPr>
            <w:rFonts w:ascii="Times New Roman" w:hAnsi="Times New Roman" w:cs="Times New Roman"/>
            <w:sz w:val="24"/>
            <w:szCs w:val="24"/>
          </w:rPr>
          <w:delText xml:space="preserve"> </w:delText>
        </w:r>
        <w:r w:rsidR="00986D75">
          <w:rPr>
            <w:rFonts w:ascii="Times New Roman" w:hAnsi="Times New Roman" w:cs="Times New Roman"/>
            <w:sz w:val="24"/>
            <w:szCs w:val="24"/>
          </w:rPr>
          <w:delText>For example</w:delText>
        </w:r>
        <w:r w:rsidR="001911ED">
          <w:rPr>
            <w:rFonts w:ascii="Times New Roman" w:hAnsi="Times New Roman" w:cs="Times New Roman"/>
            <w:sz w:val="24"/>
            <w:szCs w:val="24"/>
          </w:rPr>
          <w:delText>,</w:delText>
        </w:r>
        <w:r w:rsidR="00986D75">
          <w:rPr>
            <w:rFonts w:ascii="Times New Roman" w:hAnsi="Times New Roman" w:cs="Times New Roman"/>
            <w:sz w:val="24"/>
            <w:szCs w:val="24"/>
          </w:rPr>
          <w:delText xml:space="preserve"> </w:delText>
        </w:r>
        <w:r w:rsidR="00F76B9F">
          <w:rPr>
            <w:rFonts w:ascii="Times New Roman" w:hAnsi="Times New Roman" w:cs="Times New Roman"/>
            <w:sz w:val="24"/>
            <w:szCs w:val="24"/>
          </w:rPr>
          <w:delText xml:space="preserve">&gt;50% of sites </w:delText>
        </w:r>
        <w:r w:rsidR="00965A0A">
          <w:rPr>
            <w:rFonts w:ascii="Times New Roman" w:hAnsi="Times New Roman" w:cs="Times New Roman"/>
            <w:sz w:val="24"/>
            <w:szCs w:val="24"/>
          </w:rPr>
          <w:delText xml:space="preserve">in </w:delText>
        </w:r>
        <w:r w:rsidR="000D5D73">
          <w:rPr>
            <w:rFonts w:ascii="Times New Roman" w:hAnsi="Times New Roman" w:cs="Times New Roman"/>
            <w:sz w:val="24"/>
            <w:szCs w:val="24"/>
          </w:rPr>
          <w:delText>Northern Appalachians</w:delText>
        </w:r>
        <w:r w:rsidR="00F76B9F">
          <w:rPr>
            <w:rFonts w:ascii="Times New Roman" w:hAnsi="Times New Roman" w:cs="Times New Roman"/>
            <w:sz w:val="24"/>
            <w:szCs w:val="24"/>
          </w:rPr>
          <w:delText xml:space="preserve">, </w:delText>
        </w:r>
        <w:r w:rsidR="00A46AE9">
          <w:rPr>
            <w:rFonts w:ascii="Times New Roman" w:hAnsi="Times New Roman" w:cs="Times New Roman"/>
            <w:sz w:val="24"/>
            <w:szCs w:val="24"/>
          </w:rPr>
          <w:delText>Southern Plains</w:delText>
        </w:r>
        <w:r w:rsidR="00F76B9F">
          <w:rPr>
            <w:rFonts w:ascii="Times New Roman" w:hAnsi="Times New Roman" w:cs="Times New Roman"/>
            <w:sz w:val="24"/>
            <w:szCs w:val="24"/>
          </w:rPr>
          <w:delText xml:space="preserve">, </w:delText>
        </w:r>
        <w:r w:rsidR="000D5D73">
          <w:rPr>
            <w:rFonts w:ascii="Times New Roman" w:hAnsi="Times New Roman" w:cs="Times New Roman"/>
            <w:sz w:val="24"/>
            <w:szCs w:val="24"/>
          </w:rPr>
          <w:delText>Temperate Plains</w:delText>
        </w:r>
        <w:r w:rsidR="00F76B9F">
          <w:rPr>
            <w:rFonts w:ascii="Times New Roman" w:hAnsi="Times New Roman" w:cs="Times New Roman"/>
            <w:sz w:val="24"/>
            <w:szCs w:val="24"/>
          </w:rPr>
          <w:delText xml:space="preserve">, and </w:delText>
        </w:r>
        <w:r w:rsidR="000D5D73">
          <w:rPr>
            <w:rFonts w:ascii="Times New Roman" w:hAnsi="Times New Roman" w:cs="Times New Roman"/>
            <w:sz w:val="24"/>
            <w:szCs w:val="24"/>
          </w:rPr>
          <w:delText xml:space="preserve">Upper Midwest </w:delText>
        </w:r>
        <w:r w:rsidR="001911ED">
          <w:rPr>
            <w:rFonts w:ascii="Times New Roman" w:hAnsi="Times New Roman" w:cs="Times New Roman"/>
            <w:sz w:val="24"/>
            <w:szCs w:val="24"/>
          </w:rPr>
          <w:delText xml:space="preserve">had </w:delText>
        </w:r>
        <w:r w:rsidR="00D30CD2">
          <w:rPr>
            <w:rFonts w:ascii="Times New Roman" w:hAnsi="Times New Roman" w:cs="Times New Roman"/>
            <w:sz w:val="24"/>
            <w:szCs w:val="24"/>
          </w:rPr>
          <w:delText>&gt;</w:delText>
        </w:r>
        <w:r w:rsidR="001911ED">
          <w:rPr>
            <w:rFonts w:ascii="Times New Roman" w:hAnsi="Times New Roman" w:cs="Times New Roman"/>
            <w:sz w:val="24"/>
            <w:szCs w:val="24"/>
          </w:rPr>
          <w:delText>2 physiochemical gradients</w:delText>
        </w:r>
        <w:r w:rsidR="00D30CD2">
          <w:rPr>
            <w:rFonts w:ascii="Times New Roman" w:hAnsi="Times New Roman" w:cs="Times New Roman"/>
            <w:sz w:val="24"/>
            <w:szCs w:val="24"/>
          </w:rPr>
          <w:delText xml:space="preserve"> change as a result of removing anthropogenic disturbance</w:delText>
        </w:r>
        <w:r w:rsidR="00BC2537">
          <w:rPr>
            <w:rFonts w:ascii="Times New Roman" w:hAnsi="Times New Roman" w:cs="Times New Roman"/>
            <w:sz w:val="24"/>
            <w:szCs w:val="24"/>
          </w:rPr>
          <w:delText>.</w:delText>
        </w:r>
        <w:r w:rsidR="00D86E69">
          <w:rPr>
            <w:rFonts w:ascii="Times New Roman" w:hAnsi="Times New Roman" w:cs="Times New Roman"/>
            <w:sz w:val="24"/>
            <w:szCs w:val="24"/>
          </w:rPr>
          <w:delText xml:space="preserve"> Conversely</w:delText>
        </w:r>
        <w:r w:rsidR="00044FA7">
          <w:rPr>
            <w:rFonts w:ascii="Times New Roman" w:hAnsi="Times New Roman" w:cs="Times New Roman"/>
            <w:sz w:val="24"/>
            <w:szCs w:val="24"/>
          </w:rPr>
          <w:delText xml:space="preserve">, </w:delText>
        </w:r>
        <w:r w:rsidR="000D5D73">
          <w:rPr>
            <w:rFonts w:ascii="Times New Roman" w:hAnsi="Times New Roman" w:cs="Times New Roman"/>
            <w:sz w:val="24"/>
            <w:szCs w:val="24"/>
          </w:rPr>
          <w:delText>Western Mountains</w:delText>
        </w:r>
        <w:r w:rsidR="00AF0829">
          <w:rPr>
            <w:rFonts w:ascii="Times New Roman" w:hAnsi="Times New Roman" w:cs="Times New Roman"/>
            <w:sz w:val="24"/>
            <w:szCs w:val="24"/>
          </w:rPr>
          <w:delText xml:space="preserve"> and </w:delText>
        </w:r>
        <w:r w:rsidR="000D5D73">
          <w:rPr>
            <w:rFonts w:ascii="Times New Roman" w:hAnsi="Times New Roman" w:cs="Times New Roman"/>
            <w:sz w:val="24"/>
            <w:szCs w:val="24"/>
          </w:rPr>
          <w:delText xml:space="preserve">Southern Appalachians </w:delText>
        </w:r>
        <w:r w:rsidR="00AF0829">
          <w:rPr>
            <w:rFonts w:ascii="Times New Roman" w:hAnsi="Times New Roman" w:cs="Times New Roman"/>
            <w:sz w:val="24"/>
            <w:szCs w:val="24"/>
          </w:rPr>
          <w:delText>had</w:delText>
        </w:r>
        <w:r w:rsidR="002975E4">
          <w:rPr>
            <w:rFonts w:ascii="Times New Roman" w:hAnsi="Times New Roman" w:cs="Times New Roman"/>
            <w:sz w:val="24"/>
            <w:szCs w:val="24"/>
          </w:rPr>
          <w:delText xml:space="preserve"> the greatest proportion of sites (&gt;20%) </w:delText>
        </w:r>
        <w:r w:rsidR="00AF0829">
          <w:rPr>
            <w:rFonts w:ascii="Times New Roman" w:hAnsi="Times New Roman" w:cs="Times New Roman"/>
            <w:sz w:val="24"/>
            <w:szCs w:val="24"/>
          </w:rPr>
          <w:delText xml:space="preserve">without </w:delText>
        </w:r>
        <w:r w:rsidR="002975E4">
          <w:rPr>
            <w:rFonts w:ascii="Times New Roman" w:hAnsi="Times New Roman" w:cs="Times New Roman"/>
            <w:sz w:val="24"/>
            <w:szCs w:val="24"/>
          </w:rPr>
          <w:delText xml:space="preserve">disturbance.  </w:delText>
        </w:r>
      </w:del>
    </w:p>
    <w:p w14:paraId="6E6EC74B" w14:textId="77777777" w:rsidR="00CF3B9F" w:rsidRDefault="00421A31" w:rsidP="00965429">
      <w:pPr>
        <w:spacing w:line="480" w:lineRule="auto"/>
        <w:contextualSpacing/>
        <w:jc w:val="center"/>
        <w:rPr>
          <w:del w:id="896" w:author="Kopp, Darin" w:date="2025-02-20T15:34:00Z"/>
          <w:rFonts w:ascii="Times New Roman" w:hAnsi="Times New Roman" w:cs="Times New Roman"/>
          <w:sz w:val="24"/>
          <w:szCs w:val="24"/>
        </w:rPr>
      </w:pPr>
      <w:del w:id="897" w:author="Kopp, Darin" w:date="2025-02-20T15:34:00Z">
        <w:r>
          <w:rPr>
            <w:rFonts w:ascii="Times New Roman" w:hAnsi="Times New Roman" w:cs="Times New Roman"/>
            <w:noProof/>
            <w:sz w:val="24"/>
            <w:szCs w:val="24"/>
          </w:rPr>
          <w:drawing>
            <wp:inline distT="0" distB="0" distL="0" distR="0" wp14:anchorId="01C00276" wp14:editId="3E2B18F9">
              <wp:extent cx="5943600" cy="4434205"/>
              <wp:effectExtent l="0" t="0" r="0" b="4445"/>
              <wp:docPr id="363707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07573" name="Picture 3637075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del>
    </w:p>
    <w:p w14:paraId="1669D377" w14:textId="77777777" w:rsidR="000E6EB5" w:rsidRPr="0039769C" w:rsidRDefault="00AF26BC" w:rsidP="000E6EB5">
      <w:pPr>
        <w:spacing w:line="240" w:lineRule="auto"/>
        <w:contextualSpacing/>
        <w:rPr>
          <w:moveFrom w:id="898" w:author="Kopp, Darin" w:date="2025-02-20T15:34:00Z"/>
          <w:rFonts w:ascii="Times New Roman" w:hAnsi="Times New Roman" w:cs="Times New Roman"/>
          <w:sz w:val="24"/>
          <w:szCs w:val="24"/>
        </w:rPr>
      </w:pPr>
      <w:del w:id="899" w:author="Kopp, Darin" w:date="2025-02-20T15:34:00Z">
        <w:r>
          <w:rPr>
            <w:rFonts w:ascii="Times New Roman" w:hAnsi="Times New Roman" w:cs="Times New Roman"/>
            <w:sz w:val="24"/>
            <w:szCs w:val="24"/>
          </w:rPr>
          <w:delText xml:space="preserve">Figure </w:delText>
        </w:r>
        <w:r w:rsidR="002F2584">
          <w:rPr>
            <w:rFonts w:ascii="Times New Roman" w:hAnsi="Times New Roman" w:cs="Times New Roman"/>
            <w:sz w:val="24"/>
            <w:szCs w:val="24"/>
          </w:rPr>
          <w:delText>4</w:delText>
        </w:r>
        <w:r>
          <w:rPr>
            <w:rFonts w:ascii="Times New Roman" w:hAnsi="Times New Roman" w:cs="Times New Roman"/>
            <w:sz w:val="24"/>
            <w:szCs w:val="24"/>
          </w:rPr>
          <w:delText xml:space="preserve">: </w:delText>
        </w:r>
        <w:r w:rsidR="00421A31">
          <w:rPr>
            <w:rFonts w:ascii="Times New Roman" w:hAnsi="Times New Roman" w:cs="Times New Roman"/>
            <w:sz w:val="24"/>
            <w:szCs w:val="24"/>
          </w:rPr>
          <w:delText>A</w:delText>
        </w:r>
        <w:r w:rsidR="00D55EFA">
          <w:rPr>
            <w:rFonts w:ascii="Times New Roman" w:hAnsi="Times New Roman" w:cs="Times New Roman"/>
            <w:sz w:val="24"/>
            <w:szCs w:val="24"/>
          </w:rPr>
          <w:delText xml:space="preserve">) </w:delText>
        </w:r>
        <w:r>
          <w:rPr>
            <w:rFonts w:ascii="Times New Roman" w:hAnsi="Times New Roman" w:cs="Times New Roman"/>
            <w:sz w:val="24"/>
            <w:szCs w:val="24"/>
          </w:rPr>
          <w:delText xml:space="preserve">Proportion of sites </w:delText>
        </w:r>
        <w:r w:rsidR="00421A31">
          <w:rPr>
            <w:rFonts w:ascii="Times New Roman" w:hAnsi="Times New Roman" w:cs="Times New Roman"/>
            <w:sz w:val="24"/>
            <w:szCs w:val="24"/>
          </w:rPr>
          <w:delText>where hindcasted abiotic conditions were &gt;</w:delText>
        </w:r>
        <w:r w:rsidR="000D5D73">
          <w:rPr>
            <w:rFonts w:ascii="Times New Roman" w:hAnsi="Times New Roman" w:cs="Times New Roman"/>
            <w:sz w:val="24"/>
            <w:szCs w:val="24"/>
          </w:rPr>
          <w:delText>2 standard deviation</w:delText>
        </w:r>
        <w:r w:rsidR="00421A31">
          <w:rPr>
            <w:rFonts w:ascii="Times New Roman" w:hAnsi="Times New Roman" w:cs="Times New Roman"/>
            <w:sz w:val="24"/>
            <w:szCs w:val="24"/>
          </w:rPr>
          <w:delText>s</w:delText>
        </w:r>
        <w:r w:rsidR="000D5D73">
          <w:rPr>
            <w:rFonts w:ascii="Times New Roman" w:hAnsi="Times New Roman" w:cs="Times New Roman"/>
            <w:sz w:val="24"/>
            <w:szCs w:val="24"/>
          </w:rPr>
          <w:delText xml:space="preserve"> </w:delText>
        </w:r>
        <w:r w:rsidR="00421A31">
          <w:rPr>
            <w:rFonts w:ascii="Times New Roman" w:hAnsi="Times New Roman" w:cs="Times New Roman"/>
            <w:sz w:val="24"/>
            <w:szCs w:val="24"/>
          </w:rPr>
          <w:delText xml:space="preserve">from the </w:delText>
        </w:r>
        <w:r>
          <w:rPr>
            <w:rFonts w:ascii="Times New Roman" w:hAnsi="Times New Roman" w:cs="Times New Roman"/>
            <w:sz w:val="24"/>
            <w:szCs w:val="24"/>
          </w:rPr>
          <w:delText>observed value</w:delText>
        </w:r>
        <w:r w:rsidR="00421A31">
          <w:rPr>
            <w:rFonts w:ascii="Times New Roman" w:hAnsi="Times New Roman" w:cs="Times New Roman"/>
            <w:sz w:val="24"/>
            <w:szCs w:val="24"/>
          </w:rPr>
          <w:delText xml:space="preserve"> for Total Nitrogen (NTL), Total Phosphorus (PTL), Chloride (CL), Sulfate (SO4), Substrate Diameter (SUBD), mean summer air temperature (MSAT), and Total Precipitation (TPRCP) and &gt; 0.33 for </w:delText>
        </w:r>
        <w:r w:rsidR="00585DF3">
          <w:rPr>
            <w:rFonts w:ascii="Times New Roman" w:hAnsi="Times New Roman" w:cs="Times New Roman"/>
            <w:sz w:val="24"/>
            <w:szCs w:val="24"/>
          </w:rPr>
          <w:delText xml:space="preserve">Riparian Disturbance Index (RPDI). </w:delText>
        </w:r>
        <w:r w:rsidR="00421A31">
          <w:rPr>
            <w:rFonts w:ascii="Times New Roman" w:hAnsi="Times New Roman" w:cs="Times New Roman"/>
            <w:sz w:val="24"/>
            <w:szCs w:val="24"/>
          </w:rPr>
          <w:delText>B</w:delText>
        </w:r>
        <w:r w:rsidR="004A68CE">
          <w:rPr>
            <w:rFonts w:ascii="Times New Roman" w:hAnsi="Times New Roman" w:cs="Times New Roman"/>
            <w:sz w:val="24"/>
            <w:szCs w:val="24"/>
          </w:rPr>
          <w:delText xml:space="preserve">) </w:delText>
        </w:r>
        <w:r w:rsidR="00421A31">
          <w:rPr>
            <w:rFonts w:ascii="Times New Roman" w:hAnsi="Times New Roman" w:cs="Times New Roman"/>
            <w:sz w:val="24"/>
            <w:szCs w:val="24"/>
          </w:rPr>
          <w:delText xml:space="preserve">The number of environmental variables where differences between hindcasted and observed abiotic conditions exceeded the threshold. C) Locations </w:delText>
        </w:r>
        <w:r w:rsidR="0039784C">
          <w:rPr>
            <w:rFonts w:ascii="Times New Roman" w:hAnsi="Times New Roman" w:cs="Times New Roman"/>
            <w:sz w:val="24"/>
            <w:szCs w:val="24"/>
          </w:rPr>
          <w:delText>where differences between hindcasted and observed abiotic conditions did not exceeded the threshold for any variable.</w:delText>
        </w:r>
      </w:del>
      <w:moveFromRangeStart w:id="900" w:author="Kopp, Darin" w:date="2025-02-20T15:34:00Z" w:name="move190958077"/>
      <w:moveFrom w:id="901" w:author="Kopp, Darin" w:date="2025-02-20T15:34:00Z">
        <w:r w:rsidR="000E6EB5">
          <w:rPr>
            <w:rFonts w:ascii="Times New Roman" w:hAnsi="Times New Roman" w:cs="Times New Roman"/>
            <w:sz w:val="24"/>
            <w:szCs w:val="24"/>
          </w:rPr>
          <w:t xml:space="preserve"> CPL = Coastal Plains, NAP = Northern Appalachians, NPL = Northern Plains, SAP = Southern Appalachians, SPL = Southern Plains, TPL = Temperate Plains, UMW = Upper Midwest; WMT = Western Mountains; XER = Xeric.</w:t>
        </w:r>
      </w:moveFrom>
    </w:p>
    <w:p w14:paraId="74E23FE3" w14:textId="77777777" w:rsidR="000E6EB5" w:rsidRPr="00F07BCC" w:rsidRDefault="000E6EB5" w:rsidP="000E6EB5">
      <w:pPr>
        <w:rPr>
          <w:moveFrom w:id="902" w:author="Kopp, Darin" w:date="2025-02-20T15:34:00Z"/>
          <w:rFonts w:ascii="Times New Roman" w:hAnsi="Times New Roman"/>
          <w:b/>
          <w:sz w:val="24"/>
          <w:rPrChange w:id="903" w:author="Kopp, Darin" w:date="2025-02-20T15:34:00Z">
            <w:rPr>
              <w:moveFrom w:id="904" w:author="Kopp, Darin" w:date="2025-02-20T15:34:00Z"/>
              <w:rFonts w:ascii="Times New Roman" w:hAnsi="Times New Roman"/>
              <w:sz w:val="24"/>
            </w:rPr>
          </w:rPrChange>
        </w:rPr>
        <w:pPrChange w:id="905" w:author="Kopp, Darin" w:date="2025-02-20T15:34:00Z">
          <w:pPr>
            <w:spacing w:line="480" w:lineRule="auto"/>
            <w:contextualSpacing/>
          </w:pPr>
        </w:pPrChange>
      </w:pPr>
    </w:p>
    <w:moveFromRangeEnd w:id="900"/>
    <w:p w14:paraId="293E09E1" w14:textId="4518FB85" w:rsidR="001400D1" w:rsidRDefault="007C4C18" w:rsidP="001400D1">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JSDM assemblage level performance </w:t>
      </w:r>
      <w:del w:id="906" w:author="Kopp, Darin" w:date="2025-02-20T15:34:00Z">
        <w:r w:rsidR="00B459C0" w:rsidRPr="000A356F">
          <w:rPr>
            <w:rFonts w:ascii="Times New Roman" w:hAnsi="Times New Roman" w:cs="Times New Roman"/>
            <w:i/>
            <w:iCs/>
            <w:sz w:val="24"/>
            <w:szCs w:val="24"/>
          </w:rPr>
          <w:tab/>
        </w:r>
      </w:del>
    </w:p>
    <w:p w14:paraId="7BBD4FFC" w14:textId="54361388" w:rsidR="007C4C18" w:rsidRDefault="00B22F11" w:rsidP="001400D1">
      <w:pPr>
        <w:spacing w:line="480" w:lineRule="auto"/>
        <w:ind w:firstLine="720"/>
        <w:contextualSpacing/>
        <w:rPr>
          <w:ins w:id="907" w:author="Kopp, Darin" w:date="2025-02-20T15:34:00Z"/>
          <w:rFonts w:ascii="Times New Roman" w:hAnsi="Times New Roman" w:cs="Times New Roman"/>
          <w:sz w:val="24"/>
          <w:szCs w:val="24"/>
        </w:rPr>
      </w:pPr>
      <w:del w:id="908" w:author="Kopp, Darin" w:date="2025-02-20T15:34:00Z">
        <w:r>
          <w:rPr>
            <w:rFonts w:ascii="Times New Roman" w:hAnsi="Times New Roman" w:cs="Times New Roman"/>
            <w:sz w:val="24"/>
            <w:szCs w:val="24"/>
          </w:rPr>
          <w:delText>Depending on the ecoregion,</w:delText>
        </w:r>
        <w:r w:rsidRPr="00B22F11">
          <w:rPr>
            <w:rFonts w:ascii="Times New Roman" w:hAnsi="Times New Roman" w:cs="Times New Roman"/>
            <w:sz w:val="24"/>
            <w:szCs w:val="24"/>
          </w:rPr>
          <w:delText xml:space="preserve"> </w:delText>
        </w:r>
        <w:r>
          <w:rPr>
            <w:rFonts w:ascii="Times New Roman" w:hAnsi="Times New Roman" w:cs="Times New Roman"/>
            <w:sz w:val="24"/>
            <w:szCs w:val="24"/>
          </w:rPr>
          <w:delText>w</w:delText>
        </w:r>
        <w:r w:rsidRPr="00B22F11">
          <w:rPr>
            <w:rFonts w:ascii="Times New Roman" w:hAnsi="Times New Roman" w:cs="Times New Roman"/>
            <w:sz w:val="24"/>
            <w:szCs w:val="24"/>
          </w:rPr>
          <w:delText>e</w:delText>
        </w:r>
      </w:del>
      <w:ins w:id="909" w:author="Kopp, Darin" w:date="2025-02-20T15:34:00Z">
        <w:r w:rsidR="00F006AB">
          <w:rPr>
            <w:rFonts w:ascii="Times New Roman" w:hAnsi="Times New Roman" w:cs="Times New Roman"/>
            <w:sz w:val="24"/>
            <w:szCs w:val="24"/>
          </w:rPr>
          <w:t>W</w:t>
        </w:r>
        <w:r w:rsidR="007C4C18" w:rsidRPr="00B22F11">
          <w:rPr>
            <w:rFonts w:ascii="Times New Roman" w:hAnsi="Times New Roman" w:cs="Times New Roman"/>
            <w:sz w:val="24"/>
            <w:szCs w:val="24"/>
          </w:rPr>
          <w:t>e</w:t>
        </w:r>
      </w:ins>
      <w:r w:rsidR="007C4C18" w:rsidRPr="00B22F11">
        <w:rPr>
          <w:rFonts w:ascii="Times New Roman" w:hAnsi="Times New Roman" w:cs="Times New Roman"/>
          <w:sz w:val="24"/>
          <w:szCs w:val="24"/>
        </w:rPr>
        <w:t xml:space="preserve"> fitted</w:t>
      </w:r>
      <w:r w:rsidR="007C4C18">
        <w:rPr>
          <w:rFonts w:ascii="Times New Roman" w:hAnsi="Times New Roman" w:cs="Times New Roman"/>
          <w:sz w:val="24"/>
          <w:szCs w:val="24"/>
        </w:rPr>
        <w:t xml:space="preserve"> JSDMs </w:t>
      </w:r>
      <w:r w:rsidR="00F006AB">
        <w:rPr>
          <w:rFonts w:ascii="Times New Roman" w:hAnsi="Times New Roman" w:cs="Times New Roman"/>
          <w:sz w:val="24"/>
          <w:szCs w:val="24"/>
        </w:rPr>
        <w:t xml:space="preserve">for </w:t>
      </w:r>
      <w:del w:id="910" w:author="Kopp, Darin" w:date="2025-02-20T15:34:00Z">
        <w:r w:rsidR="002D1225">
          <w:rPr>
            <w:rFonts w:ascii="Times New Roman" w:hAnsi="Times New Roman" w:cs="Times New Roman"/>
            <w:sz w:val="24"/>
            <w:szCs w:val="24"/>
          </w:rPr>
          <w:delText>63</w:delText>
        </w:r>
      </w:del>
      <w:ins w:id="911" w:author="Kopp, Darin" w:date="2025-02-20T15:34:00Z">
        <w:r w:rsidR="00F006AB">
          <w:rPr>
            <w:rFonts w:ascii="Times New Roman" w:hAnsi="Times New Roman" w:cs="Times New Roman"/>
            <w:sz w:val="24"/>
            <w:szCs w:val="24"/>
          </w:rPr>
          <w:t>each region using presence</w:t>
        </w:r>
        <w:r w:rsidR="00356840">
          <w:rPr>
            <w:rFonts w:ascii="Times New Roman" w:hAnsi="Times New Roman" w:cs="Times New Roman"/>
            <w:sz w:val="24"/>
            <w:szCs w:val="24"/>
          </w:rPr>
          <w:t>/</w:t>
        </w:r>
        <w:r w:rsidR="00F006AB">
          <w:rPr>
            <w:rFonts w:ascii="Times New Roman" w:hAnsi="Times New Roman" w:cs="Times New Roman"/>
            <w:sz w:val="24"/>
            <w:szCs w:val="24"/>
          </w:rPr>
          <w:t xml:space="preserve">absence data for </w:t>
        </w:r>
        <w:r w:rsidR="006B3A9B">
          <w:rPr>
            <w:rFonts w:ascii="Times New Roman" w:hAnsi="Times New Roman" w:cs="Times New Roman"/>
            <w:sz w:val="24"/>
            <w:szCs w:val="24"/>
          </w:rPr>
          <w:t>59</w:t>
        </w:r>
      </w:ins>
      <w:r w:rsidR="007C4C18">
        <w:rPr>
          <w:rFonts w:ascii="Times New Roman" w:hAnsi="Times New Roman" w:cs="Times New Roman"/>
          <w:sz w:val="24"/>
          <w:szCs w:val="24"/>
        </w:rPr>
        <w:t xml:space="preserve"> – 127 genera </w:t>
      </w:r>
      <w:del w:id="912" w:author="Kopp, Darin" w:date="2025-02-20T15:34:00Z">
        <w:r w:rsidR="00C9101C">
          <w:rPr>
            <w:rFonts w:ascii="Times New Roman" w:hAnsi="Times New Roman" w:cs="Times New Roman"/>
            <w:sz w:val="24"/>
            <w:szCs w:val="24"/>
          </w:rPr>
          <w:delText>using 1</w:delText>
        </w:r>
        <w:r w:rsidR="007D6DA6">
          <w:rPr>
            <w:rFonts w:ascii="Times New Roman" w:hAnsi="Times New Roman" w:cs="Times New Roman"/>
            <w:sz w:val="24"/>
            <w:szCs w:val="24"/>
          </w:rPr>
          <w:delText>2</w:delText>
        </w:r>
        <w:r w:rsidR="00C9101C">
          <w:rPr>
            <w:rFonts w:ascii="Times New Roman" w:hAnsi="Times New Roman" w:cs="Times New Roman"/>
            <w:sz w:val="24"/>
            <w:szCs w:val="24"/>
          </w:rPr>
          <w:delText>7 – 2</w:delText>
        </w:r>
        <w:r w:rsidR="007D6DA6">
          <w:rPr>
            <w:rFonts w:ascii="Times New Roman" w:hAnsi="Times New Roman" w:cs="Times New Roman"/>
            <w:sz w:val="24"/>
            <w:szCs w:val="24"/>
          </w:rPr>
          <w:delText>55</w:delText>
        </w:r>
      </w:del>
      <w:ins w:id="913" w:author="Kopp, Darin" w:date="2025-02-20T15:34:00Z">
        <w:r w:rsidR="00F006AB">
          <w:rPr>
            <w:rFonts w:ascii="Times New Roman" w:hAnsi="Times New Roman" w:cs="Times New Roman"/>
            <w:sz w:val="24"/>
            <w:szCs w:val="24"/>
          </w:rPr>
          <w:t xml:space="preserve">from </w:t>
        </w:r>
        <w:r w:rsidR="007C4C18">
          <w:rPr>
            <w:rFonts w:ascii="Times New Roman" w:hAnsi="Times New Roman" w:cs="Times New Roman"/>
            <w:sz w:val="24"/>
            <w:szCs w:val="24"/>
          </w:rPr>
          <w:t>1</w:t>
        </w:r>
        <w:r w:rsidR="006B3A9B">
          <w:rPr>
            <w:rFonts w:ascii="Times New Roman" w:hAnsi="Times New Roman" w:cs="Times New Roman"/>
            <w:sz w:val="24"/>
            <w:szCs w:val="24"/>
          </w:rPr>
          <w:t>52</w:t>
        </w:r>
        <w:r w:rsidR="007C4C18">
          <w:rPr>
            <w:rFonts w:ascii="Times New Roman" w:hAnsi="Times New Roman" w:cs="Times New Roman"/>
            <w:sz w:val="24"/>
            <w:szCs w:val="24"/>
          </w:rPr>
          <w:t xml:space="preserve"> – 2</w:t>
        </w:r>
        <w:r w:rsidR="006B3A9B">
          <w:rPr>
            <w:rFonts w:ascii="Times New Roman" w:hAnsi="Times New Roman" w:cs="Times New Roman"/>
            <w:sz w:val="24"/>
            <w:szCs w:val="24"/>
          </w:rPr>
          <w:t>66</w:t>
        </w:r>
      </w:ins>
      <w:r w:rsidR="007C4C18">
        <w:rPr>
          <w:rFonts w:ascii="Times New Roman" w:hAnsi="Times New Roman" w:cs="Times New Roman"/>
          <w:sz w:val="24"/>
          <w:szCs w:val="24"/>
        </w:rPr>
        <w:t xml:space="preserve"> sites surveyed during the 2018 – 2019 NRSA cycle (Table 1). The total number of sites used to fit JSDMs were higher (1,891) than the sites we ultimately assessed </w:t>
      </w:r>
      <w:del w:id="914" w:author="Kopp, Darin" w:date="2025-02-20T15:34:00Z">
        <w:r w:rsidR="00AC1B7E">
          <w:rPr>
            <w:rFonts w:ascii="Times New Roman" w:hAnsi="Times New Roman" w:cs="Times New Roman"/>
            <w:sz w:val="24"/>
            <w:szCs w:val="24"/>
          </w:rPr>
          <w:delText>(1</w:delText>
        </w:r>
        <w:r w:rsidR="0039784C">
          <w:rPr>
            <w:rFonts w:ascii="Times New Roman" w:hAnsi="Times New Roman" w:cs="Times New Roman"/>
            <w:sz w:val="24"/>
            <w:szCs w:val="24"/>
          </w:rPr>
          <w:delText>,</w:delText>
        </w:r>
        <w:r w:rsidR="00AC1B7E">
          <w:rPr>
            <w:rFonts w:ascii="Times New Roman" w:hAnsi="Times New Roman" w:cs="Times New Roman"/>
            <w:sz w:val="24"/>
            <w:szCs w:val="24"/>
          </w:rPr>
          <w:delText xml:space="preserve">824) </w:delText>
        </w:r>
      </w:del>
      <w:r w:rsidR="007C4C18">
        <w:rPr>
          <w:rFonts w:ascii="Times New Roman" w:hAnsi="Times New Roman" w:cs="Times New Roman"/>
          <w:sz w:val="24"/>
          <w:szCs w:val="24"/>
        </w:rPr>
        <w:t xml:space="preserve">because we included </w:t>
      </w:r>
      <w:del w:id="915" w:author="Kopp, Darin" w:date="2025-02-20T15:34:00Z">
        <w:r w:rsidR="0039784C">
          <w:rPr>
            <w:rFonts w:ascii="Times New Roman" w:hAnsi="Times New Roman" w:cs="Times New Roman"/>
            <w:sz w:val="24"/>
            <w:szCs w:val="24"/>
          </w:rPr>
          <w:delText>all</w:delText>
        </w:r>
        <w:r w:rsidR="00AC1B7E">
          <w:rPr>
            <w:rFonts w:ascii="Times New Roman" w:hAnsi="Times New Roman" w:cs="Times New Roman"/>
            <w:sz w:val="24"/>
            <w:szCs w:val="24"/>
          </w:rPr>
          <w:delText xml:space="preserve"> </w:delText>
        </w:r>
        <w:r w:rsidR="0039784C">
          <w:rPr>
            <w:rFonts w:ascii="Times New Roman" w:hAnsi="Times New Roman" w:cs="Times New Roman"/>
            <w:sz w:val="24"/>
            <w:szCs w:val="24"/>
          </w:rPr>
          <w:delText xml:space="preserve">available information </w:delText>
        </w:r>
        <w:r w:rsidR="00AC1B7E">
          <w:rPr>
            <w:rFonts w:ascii="Times New Roman" w:hAnsi="Times New Roman" w:cs="Times New Roman"/>
            <w:sz w:val="24"/>
            <w:szCs w:val="24"/>
          </w:rPr>
          <w:delText>to maximize the number of occurrences for each genus</w:delText>
        </w:r>
      </w:del>
      <w:ins w:id="916" w:author="Kopp, Darin" w:date="2025-02-20T15:34:00Z">
        <w:r w:rsidR="006B3A9B">
          <w:rPr>
            <w:rFonts w:ascii="Times New Roman" w:hAnsi="Times New Roman" w:cs="Times New Roman"/>
            <w:sz w:val="24"/>
            <w:szCs w:val="24"/>
          </w:rPr>
          <w:t>probabilistic</w:t>
        </w:r>
        <w:r w:rsidR="00356840">
          <w:rPr>
            <w:rFonts w:ascii="Times New Roman" w:hAnsi="Times New Roman" w:cs="Times New Roman"/>
            <w:sz w:val="24"/>
            <w:szCs w:val="24"/>
          </w:rPr>
          <w:t xml:space="preserve"> and </w:t>
        </w:r>
        <w:r w:rsidR="006B3A9B">
          <w:rPr>
            <w:rFonts w:ascii="Times New Roman" w:hAnsi="Times New Roman" w:cs="Times New Roman"/>
            <w:sz w:val="24"/>
            <w:szCs w:val="24"/>
          </w:rPr>
          <w:t xml:space="preserve">handpicked </w:t>
        </w:r>
        <w:r w:rsidR="00356840">
          <w:rPr>
            <w:rFonts w:ascii="Times New Roman" w:hAnsi="Times New Roman" w:cs="Times New Roman"/>
            <w:sz w:val="24"/>
            <w:szCs w:val="24"/>
          </w:rPr>
          <w:t>sites</w:t>
        </w:r>
      </w:ins>
      <w:r w:rsidR="00356840">
        <w:rPr>
          <w:rFonts w:ascii="Times New Roman" w:hAnsi="Times New Roman" w:cs="Times New Roman"/>
          <w:sz w:val="24"/>
          <w:szCs w:val="24"/>
        </w:rPr>
        <w:t xml:space="preserve"> </w:t>
      </w:r>
      <w:r w:rsidR="007C4C18">
        <w:rPr>
          <w:rFonts w:ascii="Times New Roman" w:hAnsi="Times New Roman" w:cs="Times New Roman"/>
          <w:sz w:val="24"/>
          <w:szCs w:val="24"/>
        </w:rPr>
        <w:fldChar w:fldCharType="begin"/>
      </w:r>
      <w:r w:rsidR="007C4C18">
        <w:rPr>
          <w:rFonts w:ascii="Times New Roman" w:hAnsi="Times New Roman" w:cs="Times New Roman"/>
          <w:sz w:val="24"/>
          <w:szCs w:val="24"/>
        </w:rPr>
        <w:instrText xml:space="preserve"> ADDIN EN.CITE &lt;EndNote&gt;&lt;Cite&gt;&lt;Author&gt;USEPA&lt;/Author&gt;&lt;Year&gt;2023&lt;/Year&gt;&lt;RecNum&gt;75&lt;/RecNum&gt;&lt;DisplayText&gt;(USEPA 2023)&lt;/DisplayText&gt;&lt;record&gt;&lt;rec-number&gt;75&lt;/rec-number&gt;&lt;foreign-keys&gt;&lt;key app="EN" db-id="rtxzfetfi9xw07eeartpf9t7wwtdt2arspvw" timestamp="1708629831" guid="c8c14dbe-54ee-42cd-9a3b-187cfdb07f9e"&gt;75&lt;/key&gt;&lt;/foreign-keys&gt;&lt;ref-type name="Report"&gt;27&lt;/ref-type&gt;&lt;contributors&gt;&lt;authors&gt;&lt;author&gt;USEPA&lt;/author&gt;&lt;/authors&gt;&lt;/contributors&gt;&lt;titles&gt;&lt;title&gt;National Rivers and Streams Assessment 2018-2019 Technical Support Document. EPA 841-R-22-005&lt;/title&gt;&lt;/titles&gt;&lt;dates&gt;&lt;year&gt;2023&lt;/year&gt;&lt;/dates&gt;&lt;pub-location&gt;Washington, D.C. &lt;/pub-location&gt;&lt;publisher&gt;&lt;style face="normal" font="default" size="100%"&gt;U.S. Environmental Protection Agency&lt;/style&gt;&lt;style face="bold" font="default" size="100%"&gt;, &lt;/style&gt;&lt;style face="normal" font="default" size="100%"&gt;Office of Water and Office of Research and Development&lt;/style&gt;&lt;/publisher&gt;&lt;urls&gt;&lt;/urls&gt;&lt;/record&gt;&lt;/Cite&gt;&lt;/EndNote&gt;</w:instrText>
      </w:r>
      <w:r w:rsidR="007C4C18">
        <w:rPr>
          <w:rFonts w:ascii="Times New Roman" w:hAnsi="Times New Roman" w:cs="Times New Roman"/>
          <w:sz w:val="24"/>
          <w:szCs w:val="24"/>
        </w:rPr>
        <w:fldChar w:fldCharType="separate"/>
      </w:r>
      <w:del w:id="917" w:author="Kopp, Darin" w:date="2025-02-20T15:34:00Z">
        <w:r w:rsidR="00D07A92">
          <w:rPr>
            <w:rFonts w:ascii="Times New Roman" w:hAnsi="Times New Roman" w:cs="Times New Roman"/>
            <w:noProof/>
            <w:sz w:val="24"/>
            <w:szCs w:val="24"/>
          </w:rPr>
          <w:delText>(</w:delText>
        </w:r>
        <w:r w:rsidR="00000000">
          <w:fldChar w:fldCharType="begin"/>
        </w:r>
        <w:r w:rsidR="00000000">
          <w:delInstrText>HYPERLINK \l "_ENREF_67" \o "USEPA, 2023 #75"</w:delInstrText>
        </w:r>
        <w:r w:rsidR="00000000">
          <w:fldChar w:fldCharType="separate"/>
        </w:r>
        <w:r w:rsidR="00FE06C8">
          <w:rPr>
            <w:rFonts w:ascii="Times New Roman" w:hAnsi="Times New Roman" w:cs="Times New Roman"/>
            <w:noProof/>
            <w:sz w:val="24"/>
            <w:szCs w:val="24"/>
          </w:rPr>
          <w:delText>USEPA 2023</w:delText>
        </w:r>
        <w:r w:rsidR="00000000">
          <w:rPr>
            <w:rFonts w:ascii="Times New Roman" w:hAnsi="Times New Roman" w:cs="Times New Roman"/>
            <w:noProof/>
            <w:sz w:val="24"/>
            <w:szCs w:val="24"/>
          </w:rPr>
          <w:fldChar w:fldCharType="end"/>
        </w:r>
        <w:r w:rsidR="00D07A92">
          <w:rPr>
            <w:rFonts w:ascii="Times New Roman" w:hAnsi="Times New Roman" w:cs="Times New Roman"/>
            <w:noProof/>
            <w:sz w:val="24"/>
            <w:szCs w:val="24"/>
          </w:rPr>
          <w:delText>)</w:delText>
        </w:r>
      </w:del>
      <w:ins w:id="918" w:author="Kopp, Darin" w:date="2025-02-20T15:34:00Z">
        <w:r w:rsidR="007C4C18">
          <w:rPr>
            <w:rFonts w:ascii="Times New Roman" w:hAnsi="Times New Roman" w:cs="Times New Roman"/>
            <w:noProof/>
            <w:sz w:val="24"/>
            <w:szCs w:val="24"/>
          </w:rPr>
          <w:t>(</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sz w:val="24"/>
            <w:szCs w:val="24"/>
          </w:rPr>
          <w:t>USEPA 2023</w:t>
        </w:r>
        <w:r w:rsidR="00000000">
          <w:rPr>
            <w:rFonts w:ascii="Times New Roman" w:hAnsi="Times New Roman" w:cs="Times New Roman"/>
            <w:noProof/>
            <w:sz w:val="24"/>
            <w:szCs w:val="24"/>
          </w:rPr>
          <w:fldChar w:fldCharType="end"/>
        </w:r>
        <w:r w:rsidR="007C4C18">
          <w:rPr>
            <w:rFonts w:ascii="Times New Roman" w:hAnsi="Times New Roman" w:cs="Times New Roman"/>
            <w:noProof/>
            <w:sz w:val="24"/>
            <w:szCs w:val="24"/>
          </w:rPr>
          <w:t>)</w:t>
        </w:r>
      </w:ins>
      <w:r w:rsidR="007C4C18">
        <w:rPr>
          <w:rFonts w:ascii="Times New Roman" w:hAnsi="Times New Roman" w:cs="Times New Roman"/>
          <w:sz w:val="24"/>
          <w:szCs w:val="24"/>
        </w:rPr>
        <w:fldChar w:fldCharType="end"/>
      </w:r>
      <w:r w:rsidR="007C4C18">
        <w:rPr>
          <w:rFonts w:ascii="Times New Roman" w:hAnsi="Times New Roman" w:cs="Times New Roman"/>
          <w:sz w:val="24"/>
          <w:szCs w:val="24"/>
        </w:rPr>
        <w:t xml:space="preserve">. We found that summing predicted occurrence probabilities for all </w:t>
      </w:r>
      <w:del w:id="919" w:author="Kopp, Darin" w:date="2025-02-20T15:34:00Z">
        <w:r w:rsidR="007D6DA6">
          <w:rPr>
            <w:rFonts w:ascii="Times New Roman" w:hAnsi="Times New Roman" w:cs="Times New Roman"/>
            <w:sz w:val="24"/>
            <w:szCs w:val="24"/>
          </w:rPr>
          <w:delText>taxa</w:delText>
        </w:r>
      </w:del>
      <w:ins w:id="920" w:author="Kopp, Darin" w:date="2025-02-20T15:34:00Z">
        <w:r w:rsidR="00947032">
          <w:rPr>
            <w:rFonts w:ascii="Times New Roman" w:hAnsi="Times New Roman" w:cs="Times New Roman"/>
            <w:sz w:val="24"/>
            <w:szCs w:val="24"/>
          </w:rPr>
          <w:t>genera</w:t>
        </w:r>
      </w:ins>
      <w:r w:rsidR="007C4C18">
        <w:rPr>
          <w:rFonts w:ascii="Times New Roman" w:hAnsi="Times New Roman" w:cs="Times New Roman"/>
          <w:sz w:val="24"/>
          <w:szCs w:val="24"/>
        </w:rPr>
        <w:t xml:space="preserve"> modeled</w:t>
      </w:r>
      <w:r w:rsidR="00B81C2C">
        <w:rPr>
          <w:rFonts w:ascii="Times New Roman" w:hAnsi="Times New Roman" w:cs="Times New Roman"/>
          <w:sz w:val="24"/>
          <w:szCs w:val="24"/>
        </w:rPr>
        <w:t xml:space="preserve"> </w:t>
      </w:r>
      <w:del w:id="921" w:author="Kopp, Darin" w:date="2025-02-20T15:34:00Z">
        <w:r w:rsidR="00803D65">
          <w:rPr>
            <w:rFonts w:ascii="Times New Roman" w:hAnsi="Times New Roman" w:cs="Times New Roman"/>
            <w:sz w:val="24"/>
            <w:szCs w:val="24"/>
          </w:rPr>
          <w:delText>overestimated</w:delText>
        </w:r>
      </w:del>
      <w:ins w:id="922" w:author="Kopp, Darin" w:date="2025-02-20T15:34:00Z">
        <w:r w:rsidR="00B81C2C">
          <w:rPr>
            <w:rFonts w:ascii="Times New Roman" w:hAnsi="Times New Roman" w:cs="Times New Roman"/>
            <w:sz w:val="24"/>
            <w:szCs w:val="24"/>
          </w:rPr>
          <w:t>could potentially</w:t>
        </w:r>
        <w:r w:rsidR="007C4C18">
          <w:rPr>
            <w:rFonts w:ascii="Times New Roman" w:hAnsi="Times New Roman" w:cs="Times New Roman"/>
            <w:sz w:val="24"/>
            <w:szCs w:val="24"/>
          </w:rPr>
          <w:t xml:space="preserve"> overestimate</w:t>
        </w:r>
      </w:ins>
      <w:r w:rsidR="007C4C18">
        <w:rPr>
          <w:rFonts w:ascii="Times New Roman" w:hAnsi="Times New Roman" w:cs="Times New Roman"/>
          <w:sz w:val="24"/>
          <w:szCs w:val="24"/>
        </w:rPr>
        <w:t xml:space="preserve"> observed genus richness (i.e. observed vs predicted richness intercepts &lt; -1.5). Upon further inspection we found that this overprediction was due to many </w:t>
      </w:r>
      <w:del w:id="923" w:author="Kopp, Darin" w:date="2025-02-20T15:34:00Z">
        <w:r w:rsidR="007E14E9">
          <w:rPr>
            <w:rFonts w:ascii="Times New Roman" w:hAnsi="Times New Roman" w:cs="Times New Roman"/>
            <w:sz w:val="24"/>
            <w:szCs w:val="24"/>
          </w:rPr>
          <w:delText>taxa</w:delText>
        </w:r>
      </w:del>
      <w:ins w:id="924" w:author="Kopp, Darin" w:date="2025-02-20T15:34:00Z">
        <w:r w:rsidR="00947032">
          <w:rPr>
            <w:rFonts w:ascii="Times New Roman" w:hAnsi="Times New Roman" w:cs="Times New Roman"/>
            <w:sz w:val="24"/>
            <w:szCs w:val="24"/>
          </w:rPr>
          <w:t>genera</w:t>
        </w:r>
      </w:ins>
      <w:r w:rsidR="007C4C18">
        <w:rPr>
          <w:rFonts w:ascii="Times New Roman" w:hAnsi="Times New Roman" w:cs="Times New Roman"/>
          <w:sz w:val="24"/>
          <w:szCs w:val="24"/>
        </w:rPr>
        <w:t xml:space="preserve"> having exceptionally low predicted occurrence probabilities</w:t>
      </w:r>
      <w:r w:rsidR="00B81C2C">
        <w:rPr>
          <w:rFonts w:ascii="Times New Roman" w:hAnsi="Times New Roman" w:cs="Times New Roman"/>
          <w:sz w:val="24"/>
          <w:szCs w:val="24"/>
        </w:rPr>
        <w:t xml:space="preserve"> </w:t>
      </w:r>
      <w:del w:id="925" w:author="Kopp, Darin" w:date="2025-02-20T15:34:00Z">
        <w:r w:rsidR="007E14E9">
          <w:rPr>
            <w:rFonts w:ascii="Times New Roman" w:hAnsi="Times New Roman" w:cs="Times New Roman"/>
            <w:sz w:val="24"/>
            <w:szCs w:val="24"/>
          </w:rPr>
          <w:delText>potentially owing to the large spatial extent of our ecoregions and</w:delText>
        </w:r>
      </w:del>
      <w:ins w:id="926" w:author="Kopp, Darin" w:date="2025-02-20T15:34:00Z">
        <w:r w:rsidR="00B81C2C">
          <w:rPr>
            <w:rFonts w:ascii="Times New Roman" w:hAnsi="Times New Roman" w:cs="Times New Roman"/>
            <w:sz w:val="24"/>
            <w:szCs w:val="24"/>
          </w:rPr>
          <w:t>but nonetheless present in</w:t>
        </w:r>
      </w:ins>
      <w:r w:rsidR="00B81C2C">
        <w:rPr>
          <w:rFonts w:ascii="Times New Roman" w:hAnsi="Times New Roman" w:cs="Times New Roman"/>
          <w:sz w:val="24"/>
          <w:szCs w:val="24"/>
        </w:rPr>
        <w:t xml:space="preserve"> the regional </w:t>
      </w:r>
      <w:del w:id="927" w:author="Kopp, Darin" w:date="2025-02-20T15:34:00Z">
        <w:r w:rsidR="007E14E9">
          <w:rPr>
            <w:rFonts w:ascii="Times New Roman" w:hAnsi="Times New Roman" w:cs="Times New Roman"/>
            <w:sz w:val="24"/>
            <w:szCs w:val="24"/>
          </w:rPr>
          <w:delText>taxa</w:delText>
        </w:r>
      </w:del>
      <w:ins w:id="928" w:author="Kopp, Darin" w:date="2025-02-20T15:34:00Z">
        <w:r w:rsidR="00B81C2C">
          <w:rPr>
            <w:rFonts w:ascii="Times New Roman" w:hAnsi="Times New Roman" w:cs="Times New Roman"/>
            <w:sz w:val="24"/>
            <w:szCs w:val="24"/>
          </w:rPr>
          <w:t>species</w:t>
        </w:r>
      </w:ins>
      <w:r w:rsidR="00B81C2C">
        <w:rPr>
          <w:rFonts w:ascii="Times New Roman" w:hAnsi="Times New Roman" w:cs="Times New Roman"/>
          <w:sz w:val="24"/>
          <w:szCs w:val="24"/>
        </w:rPr>
        <w:t xml:space="preserve"> pool</w:t>
      </w:r>
      <w:r w:rsidR="007C4C18">
        <w:rPr>
          <w:rFonts w:ascii="Times New Roman" w:hAnsi="Times New Roman" w:cs="Times New Roman"/>
          <w:sz w:val="24"/>
          <w:szCs w:val="24"/>
        </w:rPr>
        <w:t xml:space="preserve">. Thus, we </w:t>
      </w:r>
      <w:ins w:id="929" w:author="Kopp, Darin" w:date="2025-02-20T15:34:00Z">
        <w:r w:rsidR="00B81C2C">
          <w:rPr>
            <w:rFonts w:ascii="Times New Roman" w:hAnsi="Times New Roman" w:cs="Times New Roman"/>
            <w:sz w:val="24"/>
            <w:szCs w:val="24"/>
          </w:rPr>
          <w:t xml:space="preserve">used a threshold to </w:t>
        </w:r>
      </w:ins>
      <w:proofErr w:type="gramStart"/>
      <w:r w:rsidR="007C4C18">
        <w:rPr>
          <w:rFonts w:ascii="Times New Roman" w:hAnsi="Times New Roman" w:cs="Times New Roman"/>
          <w:sz w:val="24"/>
          <w:szCs w:val="24"/>
        </w:rPr>
        <w:t>excluded</w:t>
      </w:r>
      <w:proofErr w:type="gramEnd"/>
      <w:r w:rsidR="007C4C18">
        <w:rPr>
          <w:rFonts w:ascii="Times New Roman" w:hAnsi="Times New Roman" w:cs="Times New Roman"/>
          <w:sz w:val="24"/>
          <w:szCs w:val="24"/>
        </w:rPr>
        <w:t xml:space="preserve"> </w:t>
      </w:r>
      <w:del w:id="930" w:author="Kopp, Darin" w:date="2025-02-20T15:34:00Z">
        <w:r w:rsidR="000960D2">
          <w:rPr>
            <w:rFonts w:ascii="Times New Roman" w:hAnsi="Times New Roman" w:cs="Times New Roman"/>
            <w:sz w:val="24"/>
            <w:szCs w:val="24"/>
          </w:rPr>
          <w:delText>taxa</w:delText>
        </w:r>
      </w:del>
      <w:ins w:id="931" w:author="Kopp, Darin" w:date="2025-02-20T15:34:00Z">
        <w:r w:rsidR="00947032">
          <w:rPr>
            <w:rFonts w:ascii="Times New Roman" w:hAnsi="Times New Roman" w:cs="Times New Roman"/>
            <w:sz w:val="24"/>
            <w:szCs w:val="24"/>
          </w:rPr>
          <w:t>genera</w:t>
        </w:r>
        <w:r w:rsidR="007C4C18">
          <w:rPr>
            <w:rFonts w:ascii="Times New Roman" w:hAnsi="Times New Roman" w:cs="Times New Roman"/>
            <w:sz w:val="24"/>
            <w:szCs w:val="24"/>
          </w:rPr>
          <w:t xml:space="preserve"> </w:t>
        </w:r>
        <w:r w:rsidR="00B81C2C">
          <w:rPr>
            <w:rFonts w:ascii="Times New Roman" w:hAnsi="Times New Roman" w:cs="Times New Roman"/>
            <w:sz w:val="24"/>
            <w:szCs w:val="24"/>
          </w:rPr>
          <w:t>with</w:t>
        </w:r>
      </w:ins>
      <w:r w:rsidR="00B81C2C">
        <w:rPr>
          <w:rFonts w:ascii="Times New Roman" w:hAnsi="Times New Roman" w:cs="Times New Roman"/>
          <w:sz w:val="24"/>
          <w:szCs w:val="24"/>
        </w:rPr>
        <w:t xml:space="preserve"> </w:t>
      </w:r>
      <w:r w:rsidR="007C4C18">
        <w:rPr>
          <w:rFonts w:ascii="Times New Roman" w:hAnsi="Times New Roman" w:cs="Times New Roman"/>
          <w:sz w:val="24"/>
          <w:szCs w:val="24"/>
        </w:rPr>
        <w:t xml:space="preserve">predicted occurrence probabilities &lt; 0.05 or &lt; 0.10 prior to summation to correct this bias (Table 3). </w:t>
      </w:r>
    </w:p>
    <w:p w14:paraId="06BBBC20" w14:textId="249C5546" w:rsidR="00B81C2C" w:rsidRDefault="006B3A9B" w:rsidP="007C4C18">
      <w:pPr>
        <w:spacing w:line="480" w:lineRule="auto"/>
        <w:ind w:firstLine="720"/>
        <w:contextualSpacing/>
        <w:rPr>
          <w:ins w:id="932" w:author="Kopp, Darin" w:date="2025-02-20T15:34:00Z"/>
          <w:rFonts w:ascii="Times New Roman" w:hAnsi="Times New Roman" w:cs="Times New Roman"/>
          <w:sz w:val="24"/>
          <w:szCs w:val="24"/>
        </w:rPr>
      </w:pPr>
      <w:ins w:id="933" w:author="Kopp, Darin" w:date="2025-02-20T15:34:00Z">
        <w:r>
          <w:rPr>
            <w:rFonts w:ascii="Times New Roman" w:hAnsi="Times New Roman" w:cs="Times New Roman"/>
            <w:sz w:val="24"/>
            <w:szCs w:val="24"/>
          </w:rPr>
          <w:t>Because site level random effects account</w:t>
        </w:r>
        <w:r w:rsidR="00DC7727">
          <w:rPr>
            <w:rFonts w:ascii="Times New Roman" w:hAnsi="Times New Roman" w:cs="Times New Roman"/>
            <w:sz w:val="24"/>
            <w:szCs w:val="24"/>
          </w:rPr>
          <w:t>ed for</w:t>
        </w:r>
        <w:r>
          <w:rPr>
            <w:rFonts w:ascii="Times New Roman" w:hAnsi="Times New Roman" w:cs="Times New Roman"/>
            <w:sz w:val="24"/>
            <w:szCs w:val="24"/>
          </w:rPr>
          <w:t xml:space="preserve"> unmeasured factors in the models, we did not expect our models to have strong predictive power when projected to new locations </w:t>
        </w:r>
        <w:r>
          <w:rPr>
            <w:rFonts w:ascii="Times New Roman" w:hAnsi="Times New Roman" w:cs="Times New Roman"/>
            <w:sz w:val="24"/>
            <w:szCs w:val="24"/>
          </w:rPr>
          <w:fldChar w:fldCharType="begin">
            <w:fldData xml:space="preserve">PEVuZE5vdGU+PENpdGU+PEF1dGhvcj5Lb3BwPC9BdXRob3I+PFllYXI+MjAyMzwvWWVhcj48UmVj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PEVuZE5vdGU+PENpdGU+PEF1dGhvcj5Lb3BwPC9BdXRob3I+PFllYXI+MjAyMzwvWWVhcj48UmVj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"_ENREF_1" \o "Abrego, 2023 #288"</w:instrText>
        </w:r>
        <w:r w:rsidR="00000000">
          <w:fldChar w:fldCharType="separate"/>
        </w:r>
        <w:r w:rsidR="00707795">
          <w:rPr>
            <w:rFonts w:ascii="Times New Roman" w:hAnsi="Times New Roman" w:cs="Times New Roman"/>
            <w:noProof/>
            <w:sz w:val="24"/>
            <w:szCs w:val="24"/>
          </w:rPr>
          <w:t>Abrego and Ovaskainen 2023</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00000000">
          <w:fldChar w:fldCharType="begin"/>
        </w:r>
        <w:r w:rsidR="00000000">
          <w:instrText>HYPERLINK \l "_ENREF_44" \o "Kopp, 2023 #39"</w:instrText>
        </w:r>
        <w:r w:rsidR="00000000">
          <w:fldChar w:fldCharType="separate"/>
        </w:r>
        <w:r w:rsidR="00707795">
          <w:rPr>
            <w:rFonts w:ascii="Times New Roman" w:hAnsi="Times New Roman" w:cs="Times New Roman"/>
            <w:noProof/>
            <w:sz w:val="24"/>
            <w:szCs w:val="24"/>
          </w:rPr>
          <w:t>Kopp et al. 2023</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sidR="00DC7727">
          <w:rPr>
            <w:rFonts w:ascii="Times New Roman" w:hAnsi="Times New Roman" w:cs="Times New Roman"/>
            <w:sz w:val="24"/>
            <w:szCs w:val="24"/>
          </w:rPr>
          <w:t>.</w:t>
        </w:r>
        <w:r>
          <w:rPr>
            <w:rFonts w:ascii="Times New Roman" w:hAnsi="Times New Roman" w:cs="Times New Roman"/>
            <w:sz w:val="24"/>
            <w:szCs w:val="24"/>
          </w:rPr>
          <w:t xml:space="preserve"> </w:t>
        </w:r>
        <w:r w:rsidR="00DC7727">
          <w:rPr>
            <w:rFonts w:ascii="Times New Roman" w:hAnsi="Times New Roman" w:cs="Times New Roman"/>
            <w:sz w:val="24"/>
            <w:szCs w:val="24"/>
          </w:rPr>
          <w:t>H</w:t>
        </w:r>
        <w:r>
          <w:rPr>
            <w:rFonts w:ascii="Times New Roman" w:hAnsi="Times New Roman" w:cs="Times New Roman"/>
            <w:sz w:val="24"/>
            <w:szCs w:val="24"/>
          </w:rPr>
          <w:t>owever</w:t>
        </w:r>
        <w:r w:rsidR="00DC7727">
          <w:rPr>
            <w:rFonts w:ascii="Times New Roman" w:hAnsi="Times New Roman" w:cs="Times New Roman"/>
            <w:sz w:val="24"/>
            <w:szCs w:val="24"/>
          </w:rPr>
          <w:t>,</w:t>
        </w:r>
        <w:r>
          <w:rPr>
            <w:rFonts w:ascii="Times New Roman" w:hAnsi="Times New Roman" w:cs="Times New Roman"/>
            <w:sz w:val="24"/>
            <w:szCs w:val="24"/>
          </w:rPr>
          <w:t xml:space="preserve"> we could assess whether </w:t>
        </w:r>
        <w:r w:rsidR="00DC7727">
          <w:rPr>
            <w:rFonts w:ascii="Times New Roman" w:hAnsi="Times New Roman" w:cs="Times New Roman"/>
            <w:sz w:val="24"/>
            <w:szCs w:val="24"/>
          </w:rPr>
          <w:t>values obtained at revisited sites were within the predicted posterior distribution of the fitted models</w:t>
        </w:r>
        <w:r w:rsidR="008B0B28">
          <w:rPr>
            <w:rFonts w:ascii="Times New Roman" w:hAnsi="Times New Roman" w:cs="Times New Roman"/>
            <w:sz w:val="24"/>
            <w:szCs w:val="24"/>
          </w:rPr>
          <w:t xml:space="preserve"> as a secondary form of validation</w:t>
        </w:r>
        <w:r w:rsidR="00DC7727">
          <w:rPr>
            <w:rFonts w:ascii="Times New Roman" w:hAnsi="Times New Roman" w:cs="Times New Roman"/>
            <w:sz w:val="24"/>
            <w:szCs w:val="24"/>
          </w:rPr>
          <w:t>.  Although the number of revisited sites available for model testing was low (Table 1), we found that &gt;9</w:t>
        </w:r>
        <w:r w:rsidR="0098764B">
          <w:rPr>
            <w:rFonts w:ascii="Times New Roman" w:hAnsi="Times New Roman" w:cs="Times New Roman"/>
            <w:sz w:val="24"/>
            <w:szCs w:val="24"/>
          </w:rPr>
          <w:t>0</w:t>
        </w:r>
        <w:r w:rsidR="00DC7727">
          <w:rPr>
            <w:rFonts w:ascii="Times New Roman" w:hAnsi="Times New Roman" w:cs="Times New Roman"/>
            <w:sz w:val="24"/>
            <w:szCs w:val="24"/>
          </w:rPr>
          <w:t xml:space="preserve">% of the </w:t>
        </w:r>
        <w:r w:rsidR="0098764B">
          <w:rPr>
            <w:rFonts w:ascii="Times New Roman" w:hAnsi="Times New Roman" w:cs="Times New Roman"/>
            <w:sz w:val="24"/>
            <w:szCs w:val="24"/>
          </w:rPr>
          <w:t>genus richness values</w:t>
        </w:r>
        <w:r w:rsidR="00DC7727">
          <w:rPr>
            <w:rFonts w:ascii="Times New Roman" w:hAnsi="Times New Roman" w:cs="Times New Roman"/>
            <w:sz w:val="24"/>
            <w:szCs w:val="24"/>
          </w:rPr>
          <w:t xml:space="preserve"> observed during revisit sampling were within the posterior distribution of the models. </w:t>
        </w:r>
        <w:r w:rsidR="0098764B">
          <w:rPr>
            <w:rFonts w:ascii="Times New Roman" w:hAnsi="Times New Roman" w:cs="Times New Roman"/>
            <w:sz w:val="24"/>
            <w:szCs w:val="24"/>
          </w:rPr>
          <w:t>Importantly, t</w:t>
        </w:r>
        <w:r w:rsidR="00DC7727">
          <w:rPr>
            <w:rFonts w:ascii="Times New Roman" w:hAnsi="Times New Roman" w:cs="Times New Roman"/>
            <w:sz w:val="24"/>
            <w:szCs w:val="24"/>
          </w:rPr>
          <w:t xml:space="preserve">his </w:t>
        </w:r>
        <w:r w:rsidR="0098764B">
          <w:rPr>
            <w:rFonts w:ascii="Times New Roman" w:hAnsi="Times New Roman" w:cs="Times New Roman"/>
            <w:sz w:val="24"/>
            <w:szCs w:val="24"/>
          </w:rPr>
          <w:t xml:space="preserve">lends plausibility </w:t>
        </w:r>
        <w:r w:rsidR="008B0B28">
          <w:rPr>
            <w:rFonts w:ascii="Times New Roman" w:hAnsi="Times New Roman" w:cs="Times New Roman"/>
            <w:sz w:val="24"/>
            <w:szCs w:val="24"/>
          </w:rPr>
          <w:t>that the posterior distribution reflects processes characterizing macroinvertebrate assemblages</w:t>
        </w:r>
        <w:r w:rsidR="00DC7727">
          <w:rPr>
            <w:rFonts w:ascii="Times New Roman" w:hAnsi="Times New Roman" w:cs="Times New Roman"/>
            <w:sz w:val="24"/>
            <w:szCs w:val="24"/>
          </w:rPr>
          <w:t xml:space="preserve"> </w:t>
        </w:r>
        <w:r w:rsidR="00AB269C">
          <w:rPr>
            <w:rFonts w:ascii="Times New Roman" w:hAnsi="Times New Roman" w:cs="Times New Roman"/>
            <w:sz w:val="24"/>
            <w:szCs w:val="24"/>
          </w:rPr>
          <w:t xml:space="preserve">(Table 3 and </w:t>
        </w:r>
        <w:r w:rsidR="009F14B9">
          <w:rPr>
            <w:rFonts w:ascii="Times New Roman" w:hAnsi="Times New Roman" w:cs="Times New Roman"/>
            <w:sz w:val="24"/>
            <w:szCs w:val="24"/>
          </w:rPr>
          <w:t>Appendix S1: Figure S2</w:t>
        </w:r>
        <w:r w:rsidR="00AB269C">
          <w:rPr>
            <w:rFonts w:ascii="Times New Roman" w:hAnsi="Times New Roman" w:cs="Times New Roman"/>
            <w:sz w:val="24"/>
            <w:szCs w:val="24"/>
          </w:rPr>
          <w:t>).</w:t>
        </w:r>
        <w:r w:rsidR="0098764B">
          <w:rPr>
            <w:rFonts w:ascii="Times New Roman" w:hAnsi="Times New Roman" w:cs="Times New Roman"/>
            <w:sz w:val="24"/>
            <w:szCs w:val="24"/>
          </w:rPr>
          <w:t xml:space="preserve"> </w:t>
        </w:r>
      </w:ins>
    </w:p>
    <w:p w14:paraId="4610078F" w14:textId="39982385" w:rsidR="006B3A9B" w:rsidRDefault="00B81C2C" w:rsidP="007C4C1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probabilistic adaptation of Jaccard similarity revealed that the predicted and observed assemblages were on average </w:t>
      </w:r>
      <w:del w:id="934" w:author="Kopp, Darin" w:date="2025-02-20T15:34:00Z">
        <w:r w:rsidR="00CA7500">
          <w:rPr>
            <w:rFonts w:ascii="Times New Roman" w:hAnsi="Times New Roman" w:cs="Times New Roman"/>
            <w:sz w:val="24"/>
            <w:szCs w:val="24"/>
          </w:rPr>
          <w:delText>48</w:delText>
        </w:r>
        <w:r w:rsidR="002567F8">
          <w:rPr>
            <w:rFonts w:ascii="Times New Roman" w:hAnsi="Times New Roman" w:cs="Times New Roman"/>
            <w:sz w:val="24"/>
            <w:szCs w:val="24"/>
          </w:rPr>
          <w:delText>-</w:delText>
        </w:r>
        <w:r w:rsidR="00E70AD3">
          <w:rPr>
            <w:rFonts w:ascii="Times New Roman" w:hAnsi="Times New Roman" w:cs="Times New Roman"/>
            <w:sz w:val="24"/>
            <w:szCs w:val="24"/>
          </w:rPr>
          <w:delText>5</w:delText>
        </w:r>
        <w:r w:rsidR="002F2584">
          <w:rPr>
            <w:rFonts w:ascii="Times New Roman" w:hAnsi="Times New Roman" w:cs="Times New Roman"/>
            <w:sz w:val="24"/>
            <w:szCs w:val="24"/>
          </w:rPr>
          <w:delText>6</w:delText>
        </w:r>
        <w:r w:rsidR="002567F8">
          <w:rPr>
            <w:rFonts w:ascii="Times New Roman" w:hAnsi="Times New Roman" w:cs="Times New Roman"/>
            <w:sz w:val="24"/>
            <w:szCs w:val="24"/>
          </w:rPr>
          <w:delText>% similar (</w:delText>
        </w:r>
        <w:r w:rsidR="00ED1058">
          <w:rPr>
            <w:rFonts w:ascii="Times New Roman" w:hAnsi="Times New Roman" w:cs="Times New Roman"/>
            <w:sz w:val="24"/>
            <w:szCs w:val="24"/>
          </w:rPr>
          <w:delText>Table 3</w:delText>
        </w:r>
        <w:r w:rsidR="002567F8">
          <w:rPr>
            <w:rFonts w:ascii="Times New Roman" w:hAnsi="Times New Roman" w:cs="Times New Roman"/>
            <w:sz w:val="24"/>
            <w:szCs w:val="24"/>
          </w:rPr>
          <w:delText>).</w:delText>
        </w:r>
      </w:del>
      <w:ins w:id="935" w:author="Kopp, Darin" w:date="2025-02-20T15:34:00Z">
        <w:r w:rsidR="008B0B28">
          <w:rPr>
            <w:rFonts w:ascii="Times New Roman" w:hAnsi="Times New Roman" w:cs="Times New Roman"/>
            <w:sz w:val="24"/>
            <w:szCs w:val="24"/>
          </w:rPr>
          <w:t xml:space="preserve">&gt;50 </w:t>
        </w:r>
        <w:r>
          <w:rPr>
            <w:rFonts w:ascii="Times New Roman" w:hAnsi="Times New Roman" w:cs="Times New Roman"/>
            <w:sz w:val="24"/>
            <w:szCs w:val="24"/>
          </w:rPr>
          <w:t>similar (Table 3).</w:t>
        </w:r>
        <w:r w:rsidR="00EA3FBC">
          <w:rPr>
            <w:rFonts w:ascii="Times New Roman" w:hAnsi="Times New Roman" w:cs="Times New Roman"/>
            <w:sz w:val="24"/>
            <w:szCs w:val="24"/>
          </w:rPr>
          <w:t xml:space="preserve"> Sites located the WMT tended to have the most similar assemblages (mean = 0.6, 5</w:t>
        </w:r>
        <w:r w:rsidR="00EA3FBC" w:rsidRPr="00EA3FBC">
          <w:rPr>
            <w:rFonts w:ascii="Times New Roman" w:hAnsi="Times New Roman" w:cs="Times New Roman"/>
            <w:sz w:val="24"/>
            <w:szCs w:val="24"/>
            <w:vertAlign w:val="superscript"/>
          </w:rPr>
          <w:t>th</w:t>
        </w:r>
        <w:r w:rsidR="00EA3FBC">
          <w:rPr>
            <w:rFonts w:ascii="Times New Roman" w:hAnsi="Times New Roman" w:cs="Times New Roman"/>
            <w:sz w:val="24"/>
            <w:szCs w:val="24"/>
          </w:rPr>
          <w:t xml:space="preserve"> quantile = 0.36, 95</w:t>
        </w:r>
        <w:r w:rsidR="00EA3FBC" w:rsidRPr="00EA3FBC">
          <w:rPr>
            <w:rFonts w:ascii="Times New Roman" w:hAnsi="Times New Roman" w:cs="Times New Roman"/>
            <w:sz w:val="24"/>
            <w:szCs w:val="24"/>
            <w:vertAlign w:val="superscript"/>
          </w:rPr>
          <w:t>th</w:t>
        </w:r>
        <w:r w:rsidR="00EA3FBC">
          <w:rPr>
            <w:rFonts w:ascii="Times New Roman" w:hAnsi="Times New Roman" w:cs="Times New Roman"/>
            <w:sz w:val="24"/>
            <w:szCs w:val="24"/>
          </w:rPr>
          <w:t xml:space="preserve"> quantile= 0.75) while sites in the XER tended to have the least similarity (mean = 0.23, 5</w:t>
        </w:r>
        <w:r w:rsidR="00EA3FBC" w:rsidRPr="00EA3FBC">
          <w:rPr>
            <w:rFonts w:ascii="Times New Roman" w:hAnsi="Times New Roman" w:cs="Times New Roman"/>
            <w:sz w:val="24"/>
            <w:szCs w:val="24"/>
            <w:vertAlign w:val="superscript"/>
          </w:rPr>
          <w:t>th</w:t>
        </w:r>
        <w:r w:rsidR="00EA3FBC">
          <w:rPr>
            <w:rFonts w:ascii="Times New Roman" w:hAnsi="Times New Roman" w:cs="Times New Roman"/>
            <w:sz w:val="24"/>
            <w:szCs w:val="24"/>
          </w:rPr>
          <w:t xml:space="preserve"> quantile = 0.23, 95</w:t>
        </w:r>
        <w:r w:rsidR="00EA3FBC" w:rsidRPr="00EA3FBC">
          <w:rPr>
            <w:rFonts w:ascii="Times New Roman" w:hAnsi="Times New Roman" w:cs="Times New Roman"/>
            <w:sz w:val="24"/>
            <w:szCs w:val="24"/>
            <w:vertAlign w:val="superscript"/>
          </w:rPr>
          <w:t>th</w:t>
        </w:r>
        <w:r w:rsidR="00EA3FBC">
          <w:rPr>
            <w:rFonts w:ascii="Times New Roman" w:hAnsi="Times New Roman" w:cs="Times New Roman"/>
            <w:sz w:val="24"/>
            <w:szCs w:val="24"/>
          </w:rPr>
          <w:t xml:space="preserve"> quantile= 0.71). Although potentially vulnerable to sample size constraints, mean similarity between model predictions and assemblages observed at revisited sites were also relatively high, with mean values ranging between 0.35 and 0.68 (Table 3). </w:t>
        </w:r>
      </w:ins>
    </w:p>
    <w:p w14:paraId="3D6F7A32" w14:textId="77777777" w:rsidR="00DA069E" w:rsidRDefault="00DA069E" w:rsidP="00CC49B5">
      <w:pPr>
        <w:spacing w:line="480" w:lineRule="auto"/>
        <w:contextualSpacing/>
        <w:rPr>
          <w:rFonts w:ascii="Times New Roman" w:hAnsi="Times New Roman" w:cs="Times New Roman"/>
          <w:sz w:val="24"/>
          <w:szCs w:val="24"/>
        </w:rPr>
        <w:pPrChange w:id="936" w:author="Kopp, Darin" w:date="2025-02-20T15:34:00Z">
          <w:pPr>
            <w:spacing w:line="240" w:lineRule="auto"/>
          </w:pPr>
        </w:pPrChange>
      </w:pPr>
    </w:p>
    <w:p w14:paraId="41086F99" w14:textId="1B6BDAE5" w:rsidR="00C405B6" w:rsidRPr="009753A1" w:rsidRDefault="00C405B6" w:rsidP="00C405B6">
      <w:pPr>
        <w:spacing w:line="480" w:lineRule="auto"/>
        <w:rPr>
          <w:moveTo w:id="937" w:author="Kopp, Darin" w:date="2025-02-20T15:34:00Z"/>
          <w:rFonts w:ascii="Times New Roman" w:hAnsi="Times New Roman" w:cs="Times New Roman"/>
          <w:i/>
          <w:iCs/>
          <w:sz w:val="24"/>
          <w:szCs w:val="24"/>
        </w:rPr>
      </w:pPr>
      <w:moveToRangeStart w:id="938" w:author="Kopp, Darin" w:date="2025-02-20T15:34:00Z" w:name="move190958073"/>
      <w:moveTo w:id="939" w:author="Kopp, Darin" w:date="2025-02-20T15:34:00Z">
        <w:r w:rsidRPr="009753A1">
          <w:rPr>
            <w:rFonts w:ascii="Times New Roman" w:hAnsi="Times New Roman" w:cs="Times New Roman"/>
            <w:i/>
            <w:iCs/>
            <w:sz w:val="24"/>
            <w:szCs w:val="24"/>
          </w:rPr>
          <w:t>Disturbance effects on physiochemical conditions</w:t>
        </w:r>
      </w:moveTo>
    </w:p>
    <w:moveToRangeEnd w:id="938"/>
    <w:p w14:paraId="1FB1FA35" w14:textId="259FE195" w:rsidR="00F37A32" w:rsidRPr="00F37A32" w:rsidRDefault="0037672A" w:rsidP="007E19F3">
      <w:pPr>
        <w:spacing w:line="480" w:lineRule="auto"/>
        <w:ind w:firstLine="720"/>
        <w:rPr>
          <w:ins w:id="940" w:author="Kopp, Darin" w:date="2025-02-20T15:34:00Z"/>
          <w:rFonts w:ascii="Times New Roman" w:hAnsi="Times New Roman" w:cs="Times New Roman"/>
          <w:sz w:val="24"/>
          <w:szCs w:val="24"/>
        </w:rPr>
      </w:pPr>
      <w:ins w:id="941" w:author="Kopp, Darin" w:date="2025-02-20T15:34:00Z">
        <w:r w:rsidRPr="009753A1">
          <w:rPr>
            <w:rFonts w:ascii="Times New Roman" w:hAnsi="Times New Roman" w:cs="Times New Roman"/>
            <w:sz w:val="24"/>
            <w:szCs w:val="24"/>
          </w:rPr>
          <w:t xml:space="preserve">We tested whether </w:t>
        </w:r>
        <w:r w:rsidR="002D134E" w:rsidRPr="009753A1">
          <w:rPr>
            <w:rFonts w:ascii="Times New Roman" w:hAnsi="Times New Roman" w:cs="Times New Roman"/>
            <w:sz w:val="24"/>
            <w:szCs w:val="24"/>
          </w:rPr>
          <w:t xml:space="preserve">using the random forest models to predict physiochemical conditions after </w:t>
        </w:r>
        <w:r w:rsidRPr="009753A1">
          <w:rPr>
            <w:rFonts w:ascii="Times New Roman" w:hAnsi="Times New Roman" w:cs="Times New Roman"/>
            <w:sz w:val="24"/>
            <w:szCs w:val="24"/>
          </w:rPr>
          <w:t>removing the effects of anthropogenic activities</w:t>
        </w:r>
        <w:r w:rsidR="002D134E" w:rsidRPr="009753A1">
          <w:rPr>
            <w:rFonts w:ascii="Times New Roman" w:hAnsi="Times New Roman" w:cs="Times New Roman"/>
            <w:sz w:val="24"/>
            <w:szCs w:val="24"/>
          </w:rPr>
          <w:t xml:space="preserve"> were susceptible to extrapolation</w:t>
        </w:r>
        <w:r w:rsidRPr="009753A1">
          <w:rPr>
            <w:rFonts w:ascii="Times New Roman" w:hAnsi="Times New Roman" w:cs="Times New Roman"/>
            <w:sz w:val="24"/>
            <w:szCs w:val="24"/>
          </w:rPr>
          <w:t xml:space="preserve">. We </w:t>
        </w:r>
        <w:r w:rsidR="00F16D32" w:rsidRPr="009753A1">
          <w:rPr>
            <w:rFonts w:ascii="Times New Roman" w:hAnsi="Times New Roman" w:cs="Times New Roman"/>
            <w:sz w:val="24"/>
            <w:szCs w:val="24"/>
          </w:rPr>
          <w:t xml:space="preserve">found </w:t>
        </w:r>
        <w:r w:rsidR="002D134E" w:rsidRPr="009753A1">
          <w:rPr>
            <w:rFonts w:ascii="Times New Roman" w:hAnsi="Times New Roman" w:cs="Times New Roman"/>
            <w:sz w:val="24"/>
            <w:szCs w:val="24"/>
          </w:rPr>
          <w:t xml:space="preserve">predictions at </w:t>
        </w:r>
        <w:r w:rsidR="00F16D32" w:rsidRPr="009753A1">
          <w:rPr>
            <w:rFonts w:ascii="Times New Roman" w:hAnsi="Times New Roman" w:cs="Times New Roman"/>
            <w:sz w:val="24"/>
            <w:szCs w:val="24"/>
          </w:rPr>
          <w:t>7</w:t>
        </w:r>
        <w:r w:rsidR="00C53661" w:rsidRPr="009753A1">
          <w:rPr>
            <w:rFonts w:ascii="Times New Roman" w:hAnsi="Times New Roman" w:cs="Times New Roman"/>
            <w:sz w:val="24"/>
            <w:szCs w:val="24"/>
          </w:rPr>
          <w:t>7</w:t>
        </w:r>
        <w:r w:rsidR="00F16D32" w:rsidRPr="009753A1">
          <w:rPr>
            <w:rFonts w:ascii="Times New Roman" w:hAnsi="Times New Roman" w:cs="Times New Roman"/>
            <w:sz w:val="24"/>
            <w:szCs w:val="24"/>
          </w:rPr>
          <w:t xml:space="preserve"> of the sites</w:t>
        </w:r>
        <w:r w:rsidR="007C4C18" w:rsidRPr="009753A1">
          <w:rPr>
            <w:rFonts w:ascii="Times New Roman" w:hAnsi="Times New Roman" w:cs="Times New Roman"/>
            <w:sz w:val="24"/>
            <w:szCs w:val="24"/>
          </w:rPr>
          <w:t xml:space="preserve"> </w:t>
        </w:r>
        <w:r w:rsidR="00F16D32" w:rsidRPr="009753A1">
          <w:rPr>
            <w:rFonts w:ascii="Times New Roman" w:hAnsi="Times New Roman" w:cs="Times New Roman"/>
            <w:sz w:val="24"/>
            <w:szCs w:val="24"/>
          </w:rPr>
          <w:t>(~</w:t>
        </w:r>
        <w:r w:rsidR="00C53661" w:rsidRPr="009753A1">
          <w:rPr>
            <w:rFonts w:ascii="Times New Roman" w:hAnsi="Times New Roman" w:cs="Times New Roman"/>
            <w:sz w:val="24"/>
            <w:szCs w:val="24"/>
          </w:rPr>
          <w:t>4</w:t>
        </w:r>
        <w:r w:rsidR="00F16D32" w:rsidRPr="009753A1">
          <w:rPr>
            <w:rFonts w:ascii="Times New Roman" w:hAnsi="Times New Roman" w:cs="Times New Roman"/>
            <w:sz w:val="24"/>
            <w:szCs w:val="24"/>
          </w:rPr>
          <w:t>%)</w:t>
        </w:r>
        <w:r w:rsidR="002D134E" w:rsidRPr="009753A1">
          <w:rPr>
            <w:rFonts w:ascii="Times New Roman" w:hAnsi="Times New Roman" w:cs="Times New Roman"/>
            <w:sz w:val="24"/>
            <w:szCs w:val="24"/>
          </w:rPr>
          <w:t xml:space="preserve"> were potentially susceptible to extrapolation. This </w:t>
        </w:r>
        <w:r w:rsidR="00F37A32" w:rsidRPr="009753A1">
          <w:rPr>
            <w:rFonts w:ascii="Times New Roman" w:hAnsi="Times New Roman" w:cs="Times New Roman"/>
            <w:sz w:val="24"/>
            <w:szCs w:val="24"/>
          </w:rPr>
          <w:t>indicat</w:t>
        </w:r>
        <w:r w:rsidR="002D134E" w:rsidRPr="009753A1">
          <w:rPr>
            <w:rFonts w:ascii="Times New Roman" w:hAnsi="Times New Roman" w:cs="Times New Roman"/>
            <w:sz w:val="24"/>
            <w:szCs w:val="24"/>
          </w:rPr>
          <w:t>es</w:t>
        </w:r>
        <w:r w:rsidR="00F37A32" w:rsidRPr="009753A1">
          <w:rPr>
            <w:rFonts w:ascii="Times New Roman" w:hAnsi="Times New Roman" w:cs="Times New Roman"/>
            <w:sz w:val="24"/>
            <w:szCs w:val="24"/>
          </w:rPr>
          <w:t xml:space="preserve"> </w:t>
        </w:r>
        <w:r w:rsidR="002D134E" w:rsidRPr="009753A1">
          <w:rPr>
            <w:rFonts w:ascii="Times New Roman" w:hAnsi="Times New Roman" w:cs="Times New Roman"/>
            <w:sz w:val="24"/>
            <w:szCs w:val="24"/>
          </w:rPr>
          <w:t xml:space="preserve">that removing disturbance would cause </w:t>
        </w:r>
        <w:r w:rsidR="00356840">
          <w:rPr>
            <w:rFonts w:ascii="Times New Roman" w:hAnsi="Times New Roman" w:cs="Times New Roman"/>
            <w:sz w:val="24"/>
            <w:szCs w:val="24"/>
          </w:rPr>
          <w:t xml:space="preserve">some sites </w:t>
        </w:r>
        <w:r w:rsidR="00F37A32" w:rsidRPr="009753A1">
          <w:rPr>
            <w:rFonts w:ascii="Times New Roman" w:hAnsi="Times New Roman" w:cs="Times New Roman"/>
            <w:sz w:val="24"/>
            <w:szCs w:val="24"/>
          </w:rPr>
          <w:t>to be sufficiently different from the data used to train the models</w:t>
        </w:r>
        <w:r w:rsidR="00356840">
          <w:rPr>
            <w:rFonts w:ascii="Times New Roman" w:hAnsi="Times New Roman" w:cs="Times New Roman"/>
            <w:sz w:val="24"/>
            <w:szCs w:val="24"/>
          </w:rPr>
          <w:t xml:space="preserve"> and suggest that these </w:t>
        </w:r>
        <w:r w:rsidR="00356840" w:rsidRPr="009753A1">
          <w:rPr>
            <w:rFonts w:ascii="Times New Roman" w:hAnsi="Times New Roman" w:cs="Times New Roman"/>
            <w:sz w:val="24"/>
            <w:szCs w:val="24"/>
          </w:rPr>
          <w:t>sites do not have a</w:t>
        </w:r>
        <w:r w:rsidR="00356840">
          <w:rPr>
            <w:rFonts w:ascii="Times New Roman" w:hAnsi="Times New Roman" w:cs="Times New Roman"/>
            <w:sz w:val="24"/>
            <w:szCs w:val="24"/>
          </w:rPr>
          <w:t xml:space="preserve"> natural</w:t>
        </w:r>
        <w:r w:rsidR="00356840" w:rsidRPr="009753A1">
          <w:rPr>
            <w:rFonts w:ascii="Times New Roman" w:hAnsi="Times New Roman" w:cs="Times New Roman"/>
            <w:sz w:val="24"/>
            <w:szCs w:val="24"/>
          </w:rPr>
          <w:t xml:space="preserve"> analog</w:t>
        </w:r>
        <w:r w:rsidR="00356840">
          <w:rPr>
            <w:rFonts w:ascii="Times New Roman" w:hAnsi="Times New Roman" w:cs="Times New Roman"/>
            <w:sz w:val="24"/>
            <w:szCs w:val="24"/>
          </w:rPr>
          <w:t>. Indeed, m</w:t>
        </w:r>
        <w:r w:rsidR="00F16D32" w:rsidRPr="009753A1">
          <w:rPr>
            <w:rFonts w:ascii="Times New Roman" w:hAnsi="Times New Roman" w:cs="Times New Roman"/>
            <w:sz w:val="24"/>
            <w:szCs w:val="24"/>
          </w:rPr>
          <w:t>ost of the sites flagged for potential extrapolation were located in the Coastal Plains Ecoregions (18%) and were associated with</w:t>
        </w:r>
        <w:r w:rsidR="007C4C18" w:rsidRPr="009753A1">
          <w:rPr>
            <w:rFonts w:ascii="Times New Roman" w:hAnsi="Times New Roman" w:cs="Times New Roman"/>
            <w:sz w:val="24"/>
            <w:szCs w:val="24"/>
          </w:rPr>
          <w:t xml:space="preserve"> models used to predict</w:t>
        </w:r>
        <w:r w:rsidR="00F16D32" w:rsidRPr="009753A1">
          <w:rPr>
            <w:rFonts w:ascii="Times New Roman" w:hAnsi="Times New Roman" w:cs="Times New Roman"/>
            <w:sz w:val="24"/>
            <w:szCs w:val="24"/>
          </w:rPr>
          <w:t xml:space="preserve"> NTL concentration</w:t>
        </w:r>
        <w:r w:rsidR="007C4C18" w:rsidRPr="009753A1">
          <w:rPr>
            <w:rFonts w:ascii="Times New Roman" w:hAnsi="Times New Roman" w:cs="Times New Roman"/>
            <w:sz w:val="24"/>
            <w:szCs w:val="24"/>
          </w:rPr>
          <w:t>s</w:t>
        </w:r>
        <w:r w:rsidR="00F16D32" w:rsidRPr="009753A1">
          <w:rPr>
            <w:rFonts w:ascii="Times New Roman" w:hAnsi="Times New Roman" w:cs="Times New Roman"/>
            <w:sz w:val="24"/>
            <w:szCs w:val="24"/>
          </w:rPr>
          <w:t xml:space="preserve"> </w:t>
        </w:r>
        <w:r w:rsidR="002D134E" w:rsidRPr="009753A1">
          <w:rPr>
            <w:rFonts w:ascii="Times New Roman" w:hAnsi="Times New Roman" w:cs="Times New Roman"/>
            <w:sz w:val="24"/>
            <w:szCs w:val="24"/>
          </w:rPr>
          <w:t xml:space="preserve">in the lower Mississippi </w:t>
        </w:r>
        <w:r w:rsidR="007C4C18" w:rsidRPr="009753A1">
          <w:rPr>
            <w:rFonts w:ascii="Times New Roman" w:hAnsi="Times New Roman" w:cs="Times New Roman"/>
            <w:sz w:val="24"/>
            <w:szCs w:val="24"/>
          </w:rPr>
          <w:t xml:space="preserve">and </w:t>
        </w:r>
        <w:r w:rsidR="00F16D32" w:rsidRPr="009753A1">
          <w:rPr>
            <w:rFonts w:ascii="Times New Roman" w:hAnsi="Times New Roman" w:cs="Times New Roman"/>
            <w:sz w:val="24"/>
            <w:szCs w:val="24"/>
          </w:rPr>
          <w:t xml:space="preserve">SUBD </w:t>
        </w:r>
        <w:r w:rsidR="002D134E" w:rsidRPr="009753A1">
          <w:rPr>
            <w:rFonts w:ascii="Times New Roman" w:hAnsi="Times New Roman" w:cs="Times New Roman"/>
            <w:sz w:val="24"/>
            <w:szCs w:val="24"/>
          </w:rPr>
          <w:t xml:space="preserve">along the southern coast </w:t>
        </w:r>
        <w:r w:rsidR="00F16D32" w:rsidRPr="009753A1">
          <w:rPr>
            <w:rFonts w:ascii="Times New Roman" w:hAnsi="Times New Roman" w:cs="Times New Roman"/>
            <w:sz w:val="24"/>
            <w:szCs w:val="24"/>
          </w:rPr>
          <w:t>(</w:t>
        </w:r>
        <w:r w:rsidR="00807379">
          <w:rPr>
            <w:rFonts w:ascii="Times New Roman" w:hAnsi="Times New Roman" w:cs="Times New Roman"/>
            <w:sz w:val="24"/>
            <w:szCs w:val="24"/>
          </w:rPr>
          <w:t>Appendix S1: Figure S</w:t>
        </w:r>
        <w:r w:rsidR="009F14B9">
          <w:rPr>
            <w:rFonts w:ascii="Times New Roman" w:hAnsi="Times New Roman" w:cs="Times New Roman"/>
            <w:sz w:val="24"/>
            <w:szCs w:val="24"/>
          </w:rPr>
          <w:t>1</w:t>
        </w:r>
        <w:r w:rsidR="00F16D32" w:rsidRPr="009753A1">
          <w:rPr>
            <w:rFonts w:ascii="Times New Roman" w:hAnsi="Times New Roman" w:cs="Times New Roman"/>
            <w:sz w:val="24"/>
            <w:szCs w:val="24"/>
          </w:rPr>
          <w:t>)</w:t>
        </w:r>
        <w:r w:rsidR="00F37A32" w:rsidRPr="009753A1">
          <w:rPr>
            <w:rFonts w:ascii="Times New Roman" w:hAnsi="Times New Roman" w:cs="Times New Roman"/>
            <w:sz w:val="24"/>
            <w:szCs w:val="24"/>
          </w:rPr>
          <w:t xml:space="preserve">.  To avoid </w:t>
        </w:r>
        <w:r w:rsidR="007C4C18" w:rsidRPr="009753A1">
          <w:rPr>
            <w:rFonts w:ascii="Times New Roman" w:hAnsi="Times New Roman" w:cs="Times New Roman"/>
            <w:sz w:val="24"/>
            <w:szCs w:val="24"/>
          </w:rPr>
          <w:t xml:space="preserve">the </w:t>
        </w:r>
        <w:r w:rsidR="00F37A32" w:rsidRPr="009753A1">
          <w:rPr>
            <w:rFonts w:ascii="Times New Roman" w:hAnsi="Times New Roman" w:cs="Times New Roman"/>
            <w:sz w:val="24"/>
            <w:szCs w:val="24"/>
          </w:rPr>
          <w:t xml:space="preserve">potential for </w:t>
        </w:r>
        <w:r w:rsidR="00F244DE" w:rsidRPr="009753A1">
          <w:rPr>
            <w:rFonts w:ascii="Times New Roman" w:hAnsi="Times New Roman" w:cs="Times New Roman"/>
            <w:sz w:val="24"/>
            <w:szCs w:val="24"/>
          </w:rPr>
          <w:t xml:space="preserve">bias associated with </w:t>
        </w:r>
        <w:r w:rsidR="00F37A32" w:rsidRPr="009753A1">
          <w:rPr>
            <w:rFonts w:ascii="Times New Roman" w:hAnsi="Times New Roman" w:cs="Times New Roman"/>
            <w:sz w:val="24"/>
            <w:szCs w:val="24"/>
          </w:rPr>
          <w:t xml:space="preserve">extrapolation, we </w:t>
        </w:r>
        <w:r w:rsidR="002D134E" w:rsidRPr="009753A1">
          <w:rPr>
            <w:rFonts w:ascii="Times New Roman" w:hAnsi="Times New Roman" w:cs="Times New Roman"/>
            <w:sz w:val="24"/>
            <w:szCs w:val="24"/>
          </w:rPr>
          <w:t>designat</w:t>
        </w:r>
        <w:r w:rsidR="008C646F" w:rsidRPr="009753A1">
          <w:rPr>
            <w:rFonts w:ascii="Times New Roman" w:hAnsi="Times New Roman" w:cs="Times New Roman"/>
            <w:sz w:val="24"/>
            <w:szCs w:val="24"/>
          </w:rPr>
          <w:t>ed</w:t>
        </w:r>
        <w:r w:rsidR="002D134E" w:rsidRPr="009753A1">
          <w:rPr>
            <w:rFonts w:ascii="Times New Roman" w:hAnsi="Times New Roman" w:cs="Times New Roman"/>
            <w:sz w:val="24"/>
            <w:szCs w:val="24"/>
          </w:rPr>
          <w:t xml:space="preserve"> them as “Not Assessed”</w:t>
        </w:r>
        <w:r w:rsidR="008C646F" w:rsidRPr="009753A1">
          <w:rPr>
            <w:rFonts w:ascii="Times New Roman" w:hAnsi="Times New Roman" w:cs="Times New Roman"/>
            <w:sz w:val="24"/>
            <w:szCs w:val="24"/>
          </w:rPr>
          <w:t xml:space="preserve"> in our analysis</w:t>
        </w:r>
        <w:r w:rsidR="002D134E" w:rsidRPr="009753A1">
          <w:rPr>
            <w:rFonts w:ascii="Times New Roman" w:hAnsi="Times New Roman" w:cs="Times New Roman"/>
            <w:sz w:val="24"/>
            <w:szCs w:val="24"/>
          </w:rPr>
          <w:t>.</w:t>
        </w:r>
        <w:r w:rsidR="00F16D32" w:rsidRPr="00F37A32">
          <w:rPr>
            <w:rFonts w:ascii="Times New Roman" w:hAnsi="Times New Roman" w:cs="Times New Roman"/>
            <w:sz w:val="24"/>
            <w:szCs w:val="24"/>
          </w:rPr>
          <w:t xml:space="preserve"> </w:t>
        </w:r>
      </w:ins>
    </w:p>
    <w:p w14:paraId="1C977A5D" w14:textId="77777777" w:rsidR="00235447" w:rsidRDefault="00F37A32" w:rsidP="00FC2D77">
      <w:pPr>
        <w:spacing w:line="240" w:lineRule="auto"/>
        <w:rPr>
          <w:del w:id="942" w:author="Kopp, Darin" w:date="2025-02-20T15:34:00Z"/>
          <w:rFonts w:ascii="Times New Roman" w:hAnsi="Times New Roman" w:cs="Times New Roman"/>
          <w:sz w:val="24"/>
          <w:szCs w:val="24"/>
        </w:rPr>
      </w:pPr>
      <w:ins w:id="943" w:author="Kopp, Darin" w:date="2025-02-20T15:34:00Z">
        <w:r>
          <w:rPr>
            <w:rFonts w:ascii="Times New Roman" w:hAnsi="Times New Roman" w:cs="Times New Roman"/>
            <w:sz w:val="24"/>
            <w:szCs w:val="24"/>
          </w:rPr>
          <w:t>For sites that were not potentially susceptible to extrapolation, r</w:t>
        </w:r>
        <w:r w:rsidR="007F02FB" w:rsidRPr="00F37A32">
          <w:rPr>
            <w:rFonts w:ascii="Times New Roman" w:hAnsi="Times New Roman" w:cs="Times New Roman"/>
            <w:sz w:val="24"/>
            <w:szCs w:val="24"/>
          </w:rPr>
          <w:t xml:space="preserve">emoving anthropogenic </w:t>
        </w:r>
        <w:r w:rsidR="00D3160B" w:rsidRPr="00F37A32">
          <w:rPr>
            <w:rFonts w:ascii="Times New Roman" w:hAnsi="Times New Roman" w:cs="Times New Roman"/>
            <w:sz w:val="24"/>
            <w:szCs w:val="24"/>
          </w:rPr>
          <w:t>d</w:t>
        </w:r>
        <w:r w:rsidR="00D3160B">
          <w:rPr>
            <w:rFonts w:ascii="Times New Roman" w:hAnsi="Times New Roman" w:cs="Times New Roman"/>
            <w:sz w:val="24"/>
            <w:szCs w:val="24"/>
          </w:rPr>
          <w:t>isturbance</w:t>
        </w:r>
        <w:r w:rsidR="007F02FB">
          <w:rPr>
            <w:rFonts w:ascii="Times New Roman" w:hAnsi="Times New Roman" w:cs="Times New Roman"/>
            <w:sz w:val="24"/>
            <w:szCs w:val="24"/>
          </w:rPr>
          <w:t xml:space="preserve"> </w:t>
        </w:r>
        <w:r w:rsidR="006E45C5">
          <w:rPr>
            <w:rFonts w:ascii="Times New Roman" w:hAnsi="Times New Roman" w:cs="Times New Roman"/>
            <w:sz w:val="24"/>
            <w:szCs w:val="24"/>
          </w:rPr>
          <w:t>from</w:t>
        </w:r>
        <w:r w:rsidR="007F02FB">
          <w:rPr>
            <w:rFonts w:ascii="Times New Roman" w:hAnsi="Times New Roman" w:cs="Times New Roman"/>
            <w:sz w:val="24"/>
            <w:szCs w:val="24"/>
          </w:rPr>
          <w:t xml:space="preserve"> the </w:t>
        </w:r>
        <w:r w:rsidR="00D3160B">
          <w:rPr>
            <w:rFonts w:ascii="Times New Roman" w:hAnsi="Times New Roman" w:cs="Times New Roman"/>
            <w:sz w:val="24"/>
            <w:szCs w:val="24"/>
          </w:rPr>
          <w:t xml:space="preserve">physiochemical environment </w:t>
        </w:r>
        <w:r w:rsidR="00776ACC">
          <w:rPr>
            <w:rFonts w:ascii="Times New Roman" w:hAnsi="Times New Roman" w:cs="Times New Roman"/>
            <w:sz w:val="24"/>
            <w:szCs w:val="24"/>
          </w:rPr>
          <w:t>generally decreased nutrient concentrations</w:t>
        </w:r>
        <w:r w:rsidR="007E47C3">
          <w:rPr>
            <w:rFonts w:ascii="Times New Roman" w:hAnsi="Times New Roman" w:cs="Times New Roman"/>
            <w:sz w:val="24"/>
            <w:szCs w:val="24"/>
          </w:rPr>
          <w:t>,</w:t>
        </w:r>
        <w:r w:rsidR="00776ACC">
          <w:rPr>
            <w:rFonts w:ascii="Times New Roman" w:hAnsi="Times New Roman" w:cs="Times New Roman"/>
            <w:sz w:val="24"/>
            <w:szCs w:val="24"/>
          </w:rPr>
          <w:t xml:space="preserve"> salinity</w:t>
        </w:r>
        <w:r w:rsidR="007E47C3">
          <w:rPr>
            <w:rFonts w:ascii="Times New Roman" w:hAnsi="Times New Roman" w:cs="Times New Roman"/>
            <w:sz w:val="24"/>
            <w:szCs w:val="24"/>
          </w:rPr>
          <w:t>,</w:t>
        </w:r>
        <w:r w:rsidR="00900AFC">
          <w:rPr>
            <w:rFonts w:ascii="Times New Roman" w:hAnsi="Times New Roman" w:cs="Times New Roman"/>
            <w:sz w:val="24"/>
            <w:szCs w:val="24"/>
          </w:rPr>
          <w:t xml:space="preserve"> and riparian</w:t>
        </w:r>
        <w:r w:rsidR="007968B5">
          <w:rPr>
            <w:rFonts w:ascii="Times New Roman" w:hAnsi="Times New Roman" w:cs="Times New Roman"/>
            <w:sz w:val="24"/>
            <w:szCs w:val="24"/>
          </w:rPr>
          <w:t xml:space="preserve"> disturbance</w:t>
        </w:r>
        <w:r w:rsidR="00776ACC">
          <w:rPr>
            <w:rFonts w:ascii="Times New Roman" w:hAnsi="Times New Roman" w:cs="Times New Roman"/>
            <w:sz w:val="24"/>
            <w:szCs w:val="24"/>
          </w:rPr>
          <w:t xml:space="preserve"> and increased substrate </w:t>
        </w:r>
        <w:r w:rsidR="00D4132C">
          <w:rPr>
            <w:rFonts w:ascii="Times New Roman" w:hAnsi="Times New Roman" w:cs="Times New Roman"/>
            <w:sz w:val="24"/>
            <w:szCs w:val="24"/>
          </w:rPr>
          <w:t xml:space="preserve">diameter (Figure </w:t>
        </w:r>
        <w:r w:rsidR="009D6053">
          <w:rPr>
            <w:rFonts w:ascii="Times New Roman" w:hAnsi="Times New Roman" w:cs="Times New Roman"/>
            <w:sz w:val="24"/>
            <w:szCs w:val="24"/>
          </w:rPr>
          <w:t>4</w:t>
        </w:r>
        <w:r w:rsidR="00857F5C">
          <w:rPr>
            <w:rFonts w:ascii="Times New Roman" w:hAnsi="Times New Roman" w:cs="Times New Roman"/>
            <w:sz w:val="24"/>
            <w:szCs w:val="24"/>
          </w:rPr>
          <w:t>)</w:t>
        </w:r>
        <w:r w:rsidR="0039769C">
          <w:rPr>
            <w:rFonts w:ascii="Times New Roman" w:hAnsi="Times New Roman" w:cs="Times New Roman"/>
            <w:sz w:val="24"/>
            <w:szCs w:val="24"/>
          </w:rPr>
          <w:t xml:space="preserve">. </w:t>
        </w:r>
        <w:r w:rsidR="00D3160B">
          <w:rPr>
            <w:rFonts w:ascii="Times New Roman" w:hAnsi="Times New Roman" w:cs="Times New Roman"/>
            <w:sz w:val="24"/>
            <w:szCs w:val="24"/>
          </w:rPr>
          <w:t>Change</w:t>
        </w:r>
        <w:r w:rsidR="00FD65DF">
          <w:rPr>
            <w:rFonts w:ascii="Times New Roman" w:hAnsi="Times New Roman" w:cs="Times New Roman"/>
            <w:sz w:val="24"/>
            <w:szCs w:val="24"/>
          </w:rPr>
          <w:t xml:space="preserve"> in</w:t>
        </w:r>
        <w:r w:rsidR="00CB1CD3">
          <w:rPr>
            <w:rFonts w:ascii="Times New Roman" w:hAnsi="Times New Roman" w:cs="Times New Roman"/>
            <w:sz w:val="24"/>
            <w:szCs w:val="24"/>
          </w:rPr>
          <w:t xml:space="preserve"> </w:t>
        </w:r>
        <w:r w:rsidR="00D978B4">
          <w:rPr>
            <w:rFonts w:ascii="Times New Roman" w:hAnsi="Times New Roman" w:cs="Times New Roman"/>
            <w:sz w:val="24"/>
            <w:szCs w:val="24"/>
          </w:rPr>
          <w:t xml:space="preserve">NTL and PTL </w:t>
        </w:r>
        <w:r w:rsidR="00FD65DF">
          <w:rPr>
            <w:rFonts w:ascii="Times New Roman" w:hAnsi="Times New Roman" w:cs="Times New Roman"/>
            <w:sz w:val="24"/>
            <w:szCs w:val="24"/>
          </w:rPr>
          <w:t>concentrations</w:t>
        </w:r>
        <w:r w:rsidR="00CB1CD3">
          <w:rPr>
            <w:rFonts w:ascii="Times New Roman" w:hAnsi="Times New Roman" w:cs="Times New Roman"/>
            <w:sz w:val="24"/>
            <w:szCs w:val="24"/>
          </w:rPr>
          <w:t xml:space="preserve"> were most evident in</w:t>
        </w:r>
        <w:r w:rsidR="009E390A">
          <w:rPr>
            <w:rFonts w:ascii="Times New Roman" w:hAnsi="Times New Roman" w:cs="Times New Roman"/>
            <w:sz w:val="24"/>
            <w:szCs w:val="24"/>
          </w:rPr>
          <w:t xml:space="preserve"> </w:t>
        </w:r>
        <w:r w:rsidR="00A46AE9">
          <w:rPr>
            <w:rFonts w:ascii="Times New Roman" w:hAnsi="Times New Roman" w:cs="Times New Roman"/>
            <w:sz w:val="24"/>
            <w:szCs w:val="24"/>
          </w:rPr>
          <w:t>Temperate Plains</w:t>
        </w:r>
        <w:r w:rsidR="002F2584">
          <w:rPr>
            <w:rFonts w:ascii="Times New Roman" w:hAnsi="Times New Roman" w:cs="Times New Roman"/>
            <w:sz w:val="24"/>
            <w:szCs w:val="24"/>
          </w:rPr>
          <w:t xml:space="preserve"> and Southern Plains</w:t>
        </w:r>
        <w:r w:rsidR="00A46AE9">
          <w:rPr>
            <w:rFonts w:ascii="Times New Roman" w:hAnsi="Times New Roman" w:cs="Times New Roman"/>
            <w:sz w:val="24"/>
            <w:szCs w:val="24"/>
          </w:rPr>
          <w:t xml:space="preserve"> </w:t>
        </w:r>
        <w:r w:rsidR="009E390A">
          <w:rPr>
            <w:rFonts w:ascii="Times New Roman" w:hAnsi="Times New Roman" w:cs="Times New Roman"/>
            <w:sz w:val="24"/>
            <w:szCs w:val="24"/>
          </w:rPr>
          <w:t>and change</w:t>
        </w:r>
        <w:r w:rsidR="00FD65DF">
          <w:rPr>
            <w:rFonts w:ascii="Times New Roman" w:hAnsi="Times New Roman" w:cs="Times New Roman"/>
            <w:sz w:val="24"/>
            <w:szCs w:val="24"/>
          </w:rPr>
          <w:t xml:space="preserve"> in</w:t>
        </w:r>
        <w:r w:rsidR="009E390A">
          <w:rPr>
            <w:rFonts w:ascii="Times New Roman" w:hAnsi="Times New Roman" w:cs="Times New Roman"/>
            <w:sz w:val="24"/>
            <w:szCs w:val="24"/>
          </w:rPr>
          <w:t xml:space="preserve"> </w:t>
        </w:r>
        <w:r w:rsidR="00D978B4">
          <w:rPr>
            <w:rFonts w:ascii="Times New Roman" w:hAnsi="Times New Roman" w:cs="Times New Roman"/>
            <w:sz w:val="24"/>
            <w:szCs w:val="24"/>
          </w:rPr>
          <w:t>CL</w:t>
        </w:r>
        <w:r w:rsidR="009E390A">
          <w:rPr>
            <w:rFonts w:ascii="Times New Roman" w:hAnsi="Times New Roman" w:cs="Times New Roman"/>
            <w:sz w:val="24"/>
            <w:szCs w:val="24"/>
          </w:rPr>
          <w:t xml:space="preserve"> w</w:t>
        </w:r>
        <w:r w:rsidR="002F2584">
          <w:rPr>
            <w:rFonts w:ascii="Times New Roman" w:hAnsi="Times New Roman" w:cs="Times New Roman"/>
            <w:sz w:val="24"/>
            <w:szCs w:val="24"/>
          </w:rPr>
          <w:t xml:space="preserve">as </w:t>
        </w:r>
        <w:r w:rsidR="00D3160B">
          <w:rPr>
            <w:rFonts w:ascii="Times New Roman" w:hAnsi="Times New Roman" w:cs="Times New Roman"/>
            <w:sz w:val="24"/>
            <w:szCs w:val="24"/>
          </w:rPr>
          <w:t>most evident in the</w:t>
        </w:r>
        <w:r w:rsidR="00A46AE9">
          <w:rPr>
            <w:rFonts w:ascii="Times New Roman" w:hAnsi="Times New Roman" w:cs="Times New Roman"/>
            <w:sz w:val="24"/>
            <w:szCs w:val="24"/>
          </w:rPr>
          <w:t xml:space="preserve"> Northern Appalachians</w:t>
        </w:r>
        <w:r w:rsidR="004825E2">
          <w:rPr>
            <w:rFonts w:ascii="Times New Roman" w:hAnsi="Times New Roman" w:cs="Times New Roman"/>
            <w:sz w:val="24"/>
            <w:szCs w:val="24"/>
          </w:rPr>
          <w:t xml:space="preserve">. </w:t>
        </w:r>
      </w:ins>
      <w:moveToRangeStart w:id="944" w:author="Kopp, Darin" w:date="2025-02-20T15:34:00Z" w:name="move190958074"/>
      <w:moveTo w:id="945" w:author="Kopp, Darin" w:date="2025-02-20T15:34:00Z">
        <w:r w:rsidR="00593F27">
          <w:rPr>
            <w:rFonts w:ascii="Times New Roman" w:hAnsi="Times New Roman" w:cs="Times New Roman"/>
            <w:sz w:val="24"/>
            <w:szCs w:val="24"/>
          </w:rPr>
          <w:t xml:space="preserve">Substrate diameter was noticeably </w:t>
        </w:r>
        <w:r w:rsidR="00C91EAD">
          <w:rPr>
            <w:rFonts w:ascii="Times New Roman" w:hAnsi="Times New Roman" w:cs="Times New Roman"/>
            <w:sz w:val="24"/>
            <w:szCs w:val="24"/>
          </w:rPr>
          <w:t>coarser after hindcasting for all regions except</w:t>
        </w:r>
        <w:r w:rsidR="00A46AE9">
          <w:rPr>
            <w:rFonts w:ascii="Times New Roman" w:hAnsi="Times New Roman" w:cs="Times New Roman"/>
            <w:sz w:val="24"/>
            <w:szCs w:val="24"/>
          </w:rPr>
          <w:t xml:space="preserve"> Xeric</w:t>
        </w:r>
        <w:r w:rsidR="00DD770D">
          <w:rPr>
            <w:rFonts w:ascii="Times New Roman" w:hAnsi="Times New Roman" w:cs="Times New Roman"/>
            <w:sz w:val="24"/>
            <w:szCs w:val="24"/>
          </w:rPr>
          <w:t>,</w:t>
        </w:r>
        <w:r w:rsidR="00A46AE9">
          <w:rPr>
            <w:rFonts w:ascii="Times New Roman" w:hAnsi="Times New Roman" w:cs="Times New Roman"/>
            <w:sz w:val="24"/>
            <w:szCs w:val="24"/>
          </w:rPr>
          <w:t xml:space="preserve"> Southern Appalachians</w:t>
        </w:r>
        <w:r w:rsidR="00DD770D">
          <w:rPr>
            <w:rFonts w:ascii="Times New Roman" w:hAnsi="Times New Roman" w:cs="Times New Roman"/>
            <w:sz w:val="24"/>
            <w:szCs w:val="24"/>
          </w:rPr>
          <w:t xml:space="preserve">, and </w:t>
        </w:r>
        <w:r w:rsidR="00A46AE9">
          <w:rPr>
            <w:rFonts w:ascii="Times New Roman" w:hAnsi="Times New Roman" w:cs="Times New Roman"/>
            <w:sz w:val="24"/>
            <w:szCs w:val="24"/>
          </w:rPr>
          <w:t>Northern Appalachians</w:t>
        </w:r>
        <w:r w:rsidR="00DD770D">
          <w:rPr>
            <w:rFonts w:ascii="Times New Roman" w:hAnsi="Times New Roman" w:cs="Times New Roman"/>
            <w:sz w:val="24"/>
            <w:szCs w:val="24"/>
          </w:rPr>
          <w:t>.</w:t>
        </w:r>
        <w:r w:rsidR="00593F27">
          <w:rPr>
            <w:rFonts w:ascii="Times New Roman" w:hAnsi="Times New Roman" w:cs="Times New Roman"/>
            <w:sz w:val="24"/>
            <w:szCs w:val="24"/>
          </w:rPr>
          <w:t xml:space="preserve"> </w:t>
        </w:r>
      </w:moveTo>
      <w:moveToRangeEnd w:id="944"/>
      <w:del w:id="946" w:author="Kopp, Darin" w:date="2025-02-20T15:34:00Z">
        <w:r w:rsidR="00235447">
          <w:rPr>
            <w:rFonts w:ascii="Times New Roman" w:hAnsi="Times New Roman" w:cs="Times New Roman"/>
            <w:sz w:val="24"/>
            <w:szCs w:val="24"/>
          </w:rPr>
          <w:delText xml:space="preserve">Table 3. Regression </w:delText>
        </w:r>
        <w:r w:rsidR="00D836A5">
          <w:rPr>
            <w:rFonts w:ascii="Times New Roman" w:hAnsi="Times New Roman" w:cs="Times New Roman"/>
            <w:sz w:val="24"/>
            <w:szCs w:val="24"/>
          </w:rPr>
          <w:delText xml:space="preserve">coefficients </w:delText>
        </w:r>
        <w:r w:rsidR="00B667DC">
          <w:rPr>
            <w:rFonts w:ascii="Times New Roman" w:hAnsi="Times New Roman" w:cs="Times New Roman"/>
            <w:sz w:val="24"/>
            <w:szCs w:val="24"/>
          </w:rPr>
          <w:delText xml:space="preserve">between </w:delText>
        </w:r>
        <w:r w:rsidR="00D836A5">
          <w:rPr>
            <w:rFonts w:ascii="Times New Roman" w:hAnsi="Times New Roman" w:cs="Times New Roman"/>
            <w:sz w:val="24"/>
            <w:szCs w:val="24"/>
          </w:rPr>
          <w:delText>predicted and observed richness</w:delText>
        </w:r>
        <w:r w:rsidR="00ED1058">
          <w:rPr>
            <w:rFonts w:ascii="Times New Roman" w:hAnsi="Times New Roman" w:cs="Times New Roman"/>
            <w:sz w:val="24"/>
            <w:szCs w:val="24"/>
          </w:rPr>
          <w:delText xml:space="preserve"> and compositional similarity</w:delText>
        </w:r>
        <w:r w:rsidR="00D836A5">
          <w:rPr>
            <w:rFonts w:ascii="Times New Roman" w:hAnsi="Times New Roman" w:cs="Times New Roman"/>
            <w:sz w:val="24"/>
            <w:szCs w:val="24"/>
          </w:rPr>
          <w:delText>.</w:delText>
        </w:r>
        <w:r w:rsidR="008401C4">
          <w:rPr>
            <w:rFonts w:ascii="Times New Roman" w:hAnsi="Times New Roman" w:cs="Times New Roman"/>
            <w:sz w:val="24"/>
            <w:szCs w:val="24"/>
          </w:rPr>
          <w:delText xml:space="preserve"> Occurrence probabilities thresholds </w:delText>
        </w:r>
        <w:r w:rsidR="00ED1058">
          <w:rPr>
            <w:rFonts w:ascii="Times New Roman" w:hAnsi="Times New Roman" w:cs="Times New Roman"/>
            <w:sz w:val="24"/>
            <w:szCs w:val="24"/>
          </w:rPr>
          <w:delText xml:space="preserve">(Pr) </w:delText>
        </w:r>
        <w:r w:rsidR="008401C4">
          <w:rPr>
            <w:rFonts w:ascii="Times New Roman" w:hAnsi="Times New Roman" w:cs="Times New Roman"/>
            <w:sz w:val="24"/>
            <w:szCs w:val="24"/>
          </w:rPr>
          <w:delText xml:space="preserve">were used to exclude </w:delText>
        </w:r>
        <w:r w:rsidR="00C6202C">
          <w:rPr>
            <w:rFonts w:ascii="Times New Roman" w:hAnsi="Times New Roman" w:cs="Times New Roman"/>
            <w:sz w:val="24"/>
            <w:szCs w:val="24"/>
          </w:rPr>
          <w:delText>taxa that</w:delText>
        </w:r>
        <w:r w:rsidR="002F2584">
          <w:rPr>
            <w:rFonts w:ascii="Times New Roman" w:hAnsi="Times New Roman" w:cs="Times New Roman"/>
            <w:sz w:val="24"/>
            <w:szCs w:val="24"/>
          </w:rPr>
          <w:delText xml:space="preserve"> with low predicted occurrence probabilities</w:delText>
        </w:r>
        <w:r w:rsidR="00FC2D77">
          <w:rPr>
            <w:rFonts w:ascii="Times New Roman" w:hAnsi="Times New Roman" w:cs="Times New Roman"/>
            <w:sz w:val="24"/>
            <w:szCs w:val="24"/>
          </w:rPr>
          <w:delText xml:space="preserve">. </w:delText>
        </w:r>
        <w:r w:rsidR="007A56C2">
          <w:rPr>
            <w:rFonts w:ascii="Times New Roman" w:hAnsi="Times New Roman" w:cs="Times New Roman"/>
            <w:sz w:val="24"/>
            <w:szCs w:val="24"/>
          </w:rPr>
          <w:delText>We considered</w:delText>
        </w:r>
        <w:r w:rsidR="008401C4">
          <w:rPr>
            <w:rFonts w:ascii="Times New Roman" w:hAnsi="Times New Roman" w:cs="Times New Roman"/>
            <w:sz w:val="24"/>
            <w:szCs w:val="24"/>
          </w:rPr>
          <w:delText xml:space="preserve"> </w:delText>
        </w:r>
        <w:r w:rsidR="00FC2D77">
          <w:rPr>
            <w:rFonts w:ascii="Times New Roman" w:hAnsi="Times New Roman" w:cs="Times New Roman"/>
            <w:sz w:val="24"/>
            <w:szCs w:val="24"/>
          </w:rPr>
          <w:delText>R</w:delText>
        </w:r>
        <w:r w:rsidR="00FC2D77" w:rsidRPr="00EC0A2D">
          <w:rPr>
            <w:rFonts w:ascii="Times New Roman" w:hAnsi="Times New Roman" w:cs="Times New Roman"/>
            <w:sz w:val="24"/>
            <w:szCs w:val="24"/>
            <w:vertAlign w:val="superscript"/>
          </w:rPr>
          <w:delText>2</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0.2,</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 xml:space="preserve"> −1.5</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intercept</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1.5</w:delText>
        </w:r>
        <w:r w:rsidR="00FC2D77">
          <w:rPr>
            <w:rFonts w:ascii="Times New Roman" w:hAnsi="Times New Roman" w:cs="Times New Roman"/>
            <w:sz w:val="24"/>
            <w:szCs w:val="24"/>
          </w:rPr>
          <w:delText>, and</w:delText>
        </w:r>
        <w:r w:rsidR="00FC2D77" w:rsidRPr="00EB4CAE">
          <w:rPr>
            <w:rFonts w:ascii="Times New Roman" w:hAnsi="Times New Roman" w:cs="Times New Roman"/>
            <w:sz w:val="24"/>
            <w:szCs w:val="24"/>
          </w:rPr>
          <w:delText xml:space="preserve"> 0.85</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slope</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w:delText>
        </w:r>
        <w:r w:rsidR="00FC2D77">
          <w:rPr>
            <w:rFonts w:ascii="Times New Roman" w:hAnsi="Times New Roman" w:cs="Times New Roman"/>
            <w:sz w:val="24"/>
            <w:szCs w:val="24"/>
          </w:rPr>
          <w:delText xml:space="preserve"> </w:delText>
        </w:r>
        <w:r w:rsidR="00FC2D77" w:rsidRPr="00EB4CAE">
          <w:rPr>
            <w:rFonts w:ascii="Times New Roman" w:hAnsi="Times New Roman" w:cs="Times New Roman"/>
            <w:sz w:val="24"/>
            <w:szCs w:val="24"/>
          </w:rPr>
          <w:delText>1.15</w:delText>
        </w:r>
        <w:r w:rsidR="00FC2D77">
          <w:rPr>
            <w:rFonts w:ascii="Times New Roman" w:hAnsi="Times New Roman" w:cs="Times New Roman"/>
            <w:sz w:val="24"/>
            <w:szCs w:val="24"/>
          </w:rPr>
          <w:delText xml:space="preserve"> are indicative of adequate model performance </w:delText>
        </w:r>
        <w:r w:rsidR="00FC2D77">
          <w:rPr>
            <w:rFonts w:ascii="Times New Roman" w:hAnsi="Times New Roman" w:cs="Times New Roman"/>
            <w:sz w:val="24"/>
            <w:szCs w:val="24"/>
          </w:rPr>
          <w:fldChar w:fldCharType="begin"/>
        </w:r>
        <w:r w:rsidR="00317E8C">
          <w:rPr>
            <w:rFonts w:ascii="Times New Roman" w:hAnsi="Times New Roman" w:cs="Times New Roman"/>
            <w:sz w:val="24"/>
            <w:szCs w:val="24"/>
          </w:rPr>
          <w:delInstrText xml:space="preserve"> ADDIN EN.CITE &lt;EndNote&gt;&lt;Cite&gt;&lt;Author&gt;Linke&lt;/Author&gt;&lt;Year&gt;2005&lt;/Year&gt;&lt;RecNum&gt;45&lt;/RecNum&gt;&lt;DisplayText&gt;(Linke et al. 2005)&lt;/DisplayText&gt;&lt;record&gt;&lt;rec-number&gt;45&lt;/rec-number&gt;&lt;foreign-keys&gt;&lt;key app="EN" db-id="rtxzfetfi9xw07eeartpf9t7wwtdt2arspvw" timestamp="1701148325" guid="bcc03ec9-7b5f-42c5-8621-149188a1f737"&gt;45&lt;/key&gt;&lt;/foreign-keys&gt;&lt;ref-type name="Journal Article"&gt;17&lt;/ref-type&gt;&lt;contributors&gt;&lt;authors&gt;&lt;author&gt;Linke, Simon&lt;/author&gt;&lt;author&gt;Norris, Richard H.&lt;/author&gt;&lt;author&gt;Faith, Daniel P.&lt;/author&gt;&lt;author&gt;Stockwell, David&lt;/author&gt;&lt;/authors&gt;&lt;/contributors&gt;&lt;titles&gt;&lt;title&gt;ANNA: A new prediction method for bioassessment programs&lt;/title&gt;&lt;secondary-title&gt;Freshwater Biology&lt;/secondary-title&gt;&lt;/titles&gt;&lt;periodical&gt;&lt;full-title&gt;Freshwater Biology&lt;/full-title&gt;&lt;/periodical&gt;&lt;pages&gt;147-158&lt;/pages&gt;&lt;volume&gt;50&lt;/volume&gt;&lt;number&gt;1&lt;/number&gt;&lt;keywords&gt;&lt;keyword&gt;AUSRIVAS&lt;/keyword&gt;&lt;keyword&gt;bioassessment&lt;/keyword&gt;&lt;keyword&gt;multivariate statistics&lt;/keyword&gt;&lt;keyword&gt;nearest neighbour&lt;/keyword&gt;&lt;keyword&gt;predictive modelling&lt;/keyword&gt;&lt;/keywords&gt;&lt;dates&gt;&lt;year&gt;2005&lt;/year&gt;&lt;pub-dates&gt;&lt;date&gt;2005/01/01&lt;/date&gt;&lt;/pub-dates&gt;&lt;/dates&gt;&lt;publisher&gt;John Wiley &amp;amp; Sons, Ltd&lt;/publisher&gt;&lt;isbn&gt;0046-5070&lt;/isbn&gt;&lt;urls&gt;&lt;related-urls&gt;&lt;url&gt;https://doi.org/10.1111/j.1365-2427.2004.01286.x&lt;/url&gt;&lt;/related-urls&gt;&lt;/urls&gt;&lt;electronic-resource-num&gt;https://doi.org/10.1111/j.1365-2427.2004.01286.x&lt;/electronic-resource-num&gt;&lt;access-date&gt;2023/11/27&lt;/access-date&gt;&lt;/record&gt;&lt;/Cite&gt;&lt;/EndNote&gt;</w:delInstrText>
        </w:r>
        <w:r w:rsidR="00FC2D77">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"_ENREF_40" \o "Linke, 2005 #45"</w:delInstrText>
        </w:r>
        <w:r w:rsidR="00000000">
          <w:fldChar w:fldCharType="separate"/>
        </w:r>
        <w:r w:rsidR="00FE06C8">
          <w:rPr>
            <w:rFonts w:ascii="Times New Roman" w:hAnsi="Times New Roman" w:cs="Times New Roman"/>
            <w:noProof/>
            <w:sz w:val="24"/>
            <w:szCs w:val="24"/>
          </w:rPr>
          <w:delText>Linke et al. 2005</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FC2D77">
          <w:rPr>
            <w:rFonts w:ascii="Times New Roman" w:hAnsi="Times New Roman" w:cs="Times New Roman"/>
            <w:sz w:val="24"/>
            <w:szCs w:val="24"/>
          </w:rPr>
          <w:fldChar w:fldCharType="end"/>
        </w:r>
        <w:r w:rsidR="00551819">
          <w:rPr>
            <w:rFonts w:ascii="Times New Roman" w:hAnsi="Times New Roman" w:cs="Times New Roman"/>
            <w:sz w:val="24"/>
            <w:szCs w:val="24"/>
          </w:rPr>
          <w:delText>.</w:delText>
        </w:r>
        <w:r w:rsidR="002F2584">
          <w:rPr>
            <w:rFonts w:ascii="Times New Roman" w:hAnsi="Times New Roman" w:cs="Times New Roman"/>
            <w:sz w:val="24"/>
            <w:szCs w:val="24"/>
          </w:rPr>
          <w:delText xml:space="preserve"> Values in parentheses are the </w:delText>
        </w:r>
        <w:r w:rsidR="00BB799A">
          <w:rPr>
            <w:rFonts w:ascii="Times New Roman" w:hAnsi="Times New Roman" w:cs="Times New Roman"/>
            <w:sz w:val="24"/>
            <w:szCs w:val="24"/>
          </w:rPr>
          <w:delText>5</w:delText>
        </w:r>
        <w:r w:rsidR="00BB799A" w:rsidRPr="00BB799A">
          <w:rPr>
            <w:rFonts w:ascii="Times New Roman" w:hAnsi="Times New Roman" w:cs="Times New Roman"/>
            <w:sz w:val="24"/>
            <w:szCs w:val="24"/>
            <w:vertAlign w:val="superscript"/>
          </w:rPr>
          <w:delText>th</w:delText>
        </w:r>
        <w:r w:rsidR="00BB799A">
          <w:rPr>
            <w:rFonts w:ascii="Times New Roman" w:hAnsi="Times New Roman" w:cs="Times New Roman"/>
            <w:sz w:val="24"/>
            <w:szCs w:val="24"/>
          </w:rPr>
          <w:delText xml:space="preserve"> and 95</w:delText>
        </w:r>
        <w:r w:rsidR="00BB799A" w:rsidRPr="00BB799A">
          <w:rPr>
            <w:rFonts w:ascii="Times New Roman" w:hAnsi="Times New Roman" w:cs="Times New Roman"/>
            <w:sz w:val="24"/>
            <w:szCs w:val="24"/>
            <w:vertAlign w:val="superscript"/>
          </w:rPr>
          <w:delText>th</w:delText>
        </w:r>
        <w:r w:rsidR="00BB799A">
          <w:rPr>
            <w:rFonts w:ascii="Times New Roman" w:hAnsi="Times New Roman" w:cs="Times New Roman"/>
            <w:sz w:val="24"/>
            <w:szCs w:val="24"/>
          </w:rPr>
          <w:delText xml:space="preserve"> percentile of estimates from the 3000 posterior samples</w:delText>
        </w:r>
        <w:r w:rsidR="00C67BC4">
          <w:rPr>
            <w:rFonts w:ascii="Times New Roman" w:hAnsi="Times New Roman" w:cs="Times New Roman"/>
            <w:sz w:val="24"/>
            <w:szCs w:val="24"/>
          </w:rPr>
          <w:delText>.</w:delText>
        </w:r>
      </w:del>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810"/>
        <w:gridCol w:w="1530"/>
        <w:gridCol w:w="1530"/>
        <w:gridCol w:w="1620"/>
        <w:gridCol w:w="1980"/>
      </w:tblGrid>
      <w:tr w:rsidR="002436BD" w:rsidRPr="002215B3" w14:paraId="31536FDA" w14:textId="77777777" w:rsidTr="00A12167">
        <w:trPr>
          <w:trHeight w:val="300"/>
          <w:jc w:val="center"/>
          <w:del w:id="947" w:author="Kopp, Darin" w:date="2025-02-20T15:34:00Z"/>
        </w:trPr>
        <w:tc>
          <w:tcPr>
            <w:tcW w:w="715" w:type="dxa"/>
            <w:shd w:val="clear" w:color="auto" w:fill="auto"/>
            <w:noWrap/>
            <w:vAlign w:val="center"/>
            <w:hideMark/>
          </w:tcPr>
          <w:p w14:paraId="7A3DFB7A" w14:textId="77777777" w:rsidR="002436BD" w:rsidRPr="002215B3" w:rsidRDefault="002436BD" w:rsidP="00A12167">
            <w:pPr>
              <w:spacing w:after="0" w:line="240" w:lineRule="auto"/>
              <w:jc w:val="center"/>
              <w:rPr>
                <w:del w:id="948" w:author="Kopp, Darin" w:date="2025-02-20T15:34:00Z"/>
                <w:rFonts w:ascii="Calibri" w:eastAsia="Times New Roman" w:hAnsi="Calibri" w:cs="Calibri"/>
                <w:color w:val="000000"/>
                <w:sz w:val="20"/>
                <w:szCs w:val="20"/>
              </w:rPr>
            </w:pPr>
          </w:p>
        </w:tc>
        <w:tc>
          <w:tcPr>
            <w:tcW w:w="810" w:type="dxa"/>
            <w:shd w:val="clear" w:color="auto" w:fill="auto"/>
            <w:noWrap/>
            <w:vAlign w:val="center"/>
            <w:hideMark/>
          </w:tcPr>
          <w:p w14:paraId="36E57247" w14:textId="77777777" w:rsidR="002436BD" w:rsidRPr="002215B3" w:rsidRDefault="002436BD" w:rsidP="00A12167">
            <w:pPr>
              <w:spacing w:after="0" w:line="240" w:lineRule="auto"/>
              <w:jc w:val="center"/>
              <w:rPr>
                <w:del w:id="949" w:author="Kopp, Darin" w:date="2025-02-20T15:34:00Z"/>
                <w:rFonts w:ascii="Calibri" w:eastAsia="Times New Roman" w:hAnsi="Calibri" w:cs="Calibri"/>
                <w:color w:val="000000"/>
                <w:sz w:val="20"/>
                <w:szCs w:val="20"/>
              </w:rPr>
            </w:pPr>
            <w:del w:id="950" w:author="Kopp, Darin" w:date="2025-02-20T15:34:00Z">
              <w:r w:rsidRPr="002215B3">
                <w:rPr>
                  <w:rFonts w:ascii="Calibri" w:eastAsia="Times New Roman" w:hAnsi="Calibri" w:cs="Calibri"/>
                  <w:color w:val="000000"/>
                  <w:sz w:val="20"/>
                  <w:szCs w:val="20"/>
                </w:rPr>
                <w:delText>Pr</w:delText>
              </w:r>
            </w:del>
          </w:p>
        </w:tc>
        <w:tc>
          <w:tcPr>
            <w:tcW w:w="1530" w:type="dxa"/>
            <w:shd w:val="clear" w:color="auto" w:fill="auto"/>
            <w:noWrap/>
            <w:vAlign w:val="center"/>
            <w:hideMark/>
          </w:tcPr>
          <w:p w14:paraId="1B5DEA7B" w14:textId="77777777" w:rsidR="002436BD" w:rsidRPr="002215B3" w:rsidRDefault="002436BD" w:rsidP="00A12167">
            <w:pPr>
              <w:spacing w:after="0" w:line="240" w:lineRule="auto"/>
              <w:jc w:val="center"/>
              <w:rPr>
                <w:del w:id="951" w:author="Kopp, Darin" w:date="2025-02-20T15:34:00Z"/>
                <w:rFonts w:ascii="Calibri" w:eastAsia="Times New Roman" w:hAnsi="Calibri" w:cs="Calibri"/>
                <w:color w:val="000000"/>
                <w:sz w:val="20"/>
                <w:szCs w:val="20"/>
              </w:rPr>
            </w:pPr>
            <w:del w:id="952" w:author="Kopp, Darin" w:date="2025-02-20T15:34:00Z">
              <w:r w:rsidRPr="002215B3">
                <w:rPr>
                  <w:rFonts w:ascii="Calibri" w:eastAsia="Times New Roman" w:hAnsi="Calibri" w:cs="Calibri"/>
                  <w:color w:val="000000"/>
                  <w:sz w:val="20"/>
                  <w:szCs w:val="20"/>
                </w:rPr>
                <w:delText>Intercept</w:delText>
              </w:r>
            </w:del>
          </w:p>
        </w:tc>
        <w:tc>
          <w:tcPr>
            <w:tcW w:w="1530" w:type="dxa"/>
            <w:shd w:val="clear" w:color="auto" w:fill="auto"/>
            <w:noWrap/>
            <w:vAlign w:val="center"/>
            <w:hideMark/>
          </w:tcPr>
          <w:p w14:paraId="7CF93E9B" w14:textId="77777777" w:rsidR="002436BD" w:rsidRPr="002215B3" w:rsidRDefault="002436BD" w:rsidP="00A12167">
            <w:pPr>
              <w:spacing w:after="0" w:line="240" w:lineRule="auto"/>
              <w:jc w:val="center"/>
              <w:rPr>
                <w:del w:id="953" w:author="Kopp, Darin" w:date="2025-02-20T15:34:00Z"/>
                <w:rFonts w:ascii="Calibri" w:eastAsia="Times New Roman" w:hAnsi="Calibri" w:cs="Calibri"/>
                <w:color w:val="000000"/>
                <w:sz w:val="20"/>
                <w:szCs w:val="20"/>
              </w:rPr>
            </w:pPr>
            <w:del w:id="954" w:author="Kopp, Darin" w:date="2025-02-20T15:34:00Z">
              <w:r w:rsidRPr="002215B3">
                <w:rPr>
                  <w:rFonts w:ascii="Calibri" w:eastAsia="Times New Roman" w:hAnsi="Calibri" w:cs="Calibri"/>
                  <w:color w:val="000000"/>
                  <w:sz w:val="20"/>
                  <w:szCs w:val="20"/>
                </w:rPr>
                <w:delText>Slope</w:delText>
              </w:r>
            </w:del>
          </w:p>
        </w:tc>
        <w:tc>
          <w:tcPr>
            <w:tcW w:w="1620" w:type="dxa"/>
            <w:shd w:val="clear" w:color="auto" w:fill="auto"/>
            <w:noWrap/>
            <w:vAlign w:val="center"/>
            <w:hideMark/>
          </w:tcPr>
          <w:p w14:paraId="00E3BCEB" w14:textId="77777777" w:rsidR="002436BD" w:rsidRPr="002215B3" w:rsidRDefault="002436BD" w:rsidP="00A12167">
            <w:pPr>
              <w:spacing w:after="0" w:line="240" w:lineRule="auto"/>
              <w:jc w:val="center"/>
              <w:rPr>
                <w:del w:id="955" w:author="Kopp, Darin" w:date="2025-02-20T15:34:00Z"/>
                <w:rFonts w:ascii="Calibri" w:eastAsia="Times New Roman" w:hAnsi="Calibri" w:cs="Calibri"/>
                <w:color w:val="000000"/>
                <w:sz w:val="20"/>
                <w:szCs w:val="20"/>
              </w:rPr>
            </w:pPr>
            <w:del w:id="956" w:author="Kopp, Darin" w:date="2025-02-20T15:34:00Z">
              <w:r w:rsidRPr="002215B3">
                <w:rPr>
                  <w:rFonts w:ascii="Calibri" w:eastAsia="Times New Roman" w:hAnsi="Calibri" w:cs="Calibri"/>
                  <w:color w:val="000000"/>
                  <w:sz w:val="20"/>
                  <w:szCs w:val="20"/>
                </w:rPr>
                <w:delText>R</w:delText>
              </w:r>
              <w:r w:rsidRPr="002215B3">
                <w:rPr>
                  <w:rFonts w:ascii="Calibri" w:eastAsia="Times New Roman" w:hAnsi="Calibri" w:cs="Calibri"/>
                  <w:color w:val="000000"/>
                  <w:sz w:val="20"/>
                  <w:szCs w:val="20"/>
                  <w:vertAlign w:val="superscript"/>
                </w:rPr>
                <w:delText>2</w:delText>
              </w:r>
            </w:del>
          </w:p>
        </w:tc>
        <w:tc>
          <w:tcPr>
            <w:tcW w:w="1980" w:type="dxa"/>
            <w:vAlign w:val="center"/>
          </w:tcPr>
          <w:p w14:paraId="3BD3398B" w14:textId="77777777" w:rsidR="002436BD" w:rsidRPr="002215B3" w:rsidRDefault="00D3463F" w:rsidP="00A12167">
            <w:pPr>
              <w:spacing w:after="0" w:line="240" w:lineRule="auto"/>
              <w:jc w:val="center"/>
              <w:rPr>
                <w:del w:id="957" w:author="Kopp, Darin" w:date="2025-02-20T15:34:00Z"/>
                <w:rFonts w:ascii="Calibri" w:eastAsia="Times New Roman" w:hAnsi="Calibri" w:cs="Calibri"/>
                <w:color w:val="000000"/>
                <w:sz w:val="20"/>
                <w:szCs w:val="20"/>
              </w:rPr>
            </w:pPr>
            <w:del w:id="958" w:author="Kopp, Darin" w:date="2025-02-20T15:34:00Z">
              <w:r w:rsidRPr="002215B3">
                <w:rPr>
                  <w:rFonts w:ascii="Calibri" w:eastAsia="Times New Roman" w:hAnsi="Calibri" w:cs="Calibri"/>
                  <w:color w:val="000000"/>
                  <w:sz w:val="20"/>
                  <w:szCs w:val="20"/>
                </w:rPr>
                <w:delText xml:space="preserve">Mean Jaccard </w:delText>
              </w:r>
              <w:r w:rsidR="008B0EC1" w:rsidRPr="002215B3">
                <w:rPr>
                  <w:rFonts w:ascii="Calibri" w:eastAsia="Times New Roman" w:hAnsi="Calibri" w:cs="Calibri"/>
                  <w:color w:val="000000"/>
                  <w:sz w:val="20"/>
                  <w:szCs w:val="20"/>
                </w:rPr>
                <w:delText>Similarity</w:delText>
              </w:r>
            </w:del>
          </w:p>
        </w:tc>
      </w:tr>
      <w:tr w:rsidR="002215B3" w:rsidRPr="002215B3" w14:paraId="72B845B4" w14:textId="77777777" w:rsidTr="00A12167">
        <w:trPr>
          <w:trHeight w:val="300"/>
          <w:jc w:val="center"/>
          <w:del w:id="959" w:author="Kopp, Darin" w:date="2025-02-20T15:34:00Z"/>
        </w:trPr>
        <w:tc>
          <w:tcPr>
            <w:tcW w:w="715" w:type="dxa"/>
            <w:shd w:val="clear" w:color="auto" w:fill="auto"/>
            <w:noWrap/>
            <w:vAlign w:val="bottom"/>
            <w:hideMark/>
          </w:tcPr>
          <w:p w14:paraId="68F6C1C7" w14:textId="77777777" w:rsidR="002215B3" w:rsidRPr="002215B3" w:rsidRDefault="002215B3" w:rsidP="00A12167">
            <w:pPr>
              <w:spacing w:after="0" w:line="240" w:lineRule="auto"/>
              <w:jc w:val="center"/>
              <w:rPr>
                <w:del w:id="960" w:author="Kopp, Darin" w:date="2025-02-20T15:34:00Z"/>
                <w:rFonts w:ascii="Calibri" w:eastAsia="Times New Roman" w:hAnsi="Calibri" w:cs="Calibri"/>
                <w:color w:val="000000"/>
                <w:sz w:val="20"/>
                <w:szCs w:val="20"/>
              </w:rPr>
            </w:pPr>
            <w:del w:id="961" w:author="Kopp, Darin" w:date="2025-02-20T15:34:00Z">
              <w:r w:rsidRPr="002215B3">
                <w:rPr>
                  <w:rFonts w:ascii="Calibri" w:eastAsia="Times New Roman" w:hAnsi="Calibri" w:cs="Calibri"/>
                  <w:color w:val="000000"/>
                  <w:sz w:val="20"/>
                  <w:szCs w:val="20"/>
                </w:rPr>
                <w:delText>CPL</w:delText>
              </w:r>
            </w:del>
          </w:p>
        </w:tc>
        <w:tc>
          <w:tcPr>
            <w:tcW w:w="810" w:type="dxa"/>
            <w:shd w:val="clear" w:color="auto" w:fill="auto"/>
            <w:noWrap/>
            <w:vAlign w:val="bottom"/>
            <w:hideMark/>
          </w:tcPr>
          <w:p w14:paraId="5D74E95A" w14:textId="77777777" w:rsidR="002215B3" w:rsidRPr="002215B3" w:rsidRDefault="002215B3" w:rsidP="00A12167">
            <w:pPr>
              <w:spacing w:after="0" w:line="240" w:lineRule="auto"/>
              <w:jc w:val="center"/>
              <w:rPr>
                <w:del w:id="962" w:author="Kopp, Darin" w:date="2025-02-20T15:34:00Z"/>
                <w:rFonts w:ascii="Calibri" w:eastAsia="Times New Roman" w:hAnsi="Calibri" w:cs="Calibri"/>
                <w:color w:val="000000"/>
                <w:sz w:val="20"/>
                <w:szCs w:val="20"/>
              </w:rPr>
            </w:pPr>
            <w:del w:id="963" w:author="Kopp, Darin" w:date="2025-02-20T15:34:00Z">
              <w:r w:rsidRPr="002215B3">
                <w:rPr>
                  <w:rFonts w:ascii="Calibri" w:hAnsi="Calibri" w:cs="Calibri"/>
                  <w:color w:val="000000"/>
                  <w:sz w:val="20"/>
                  <w:szCs w:val="20"/>
                </w:rPr>
                <w:delText>0.05</w:delText>
              </w:r>
            </w:del>
          </w:p>
        </w:tc>
        <w:tc>
          <w:tcPr>
            <w:tcW w:w="1530" w:type="dxa"/>
            <w:shd w:val="clear" w:color="auto" w:fill="auto"/>
            <w:noWrap/>
            <w:vAlign w:val="bottom"/>
            <w:hideMark/>
          </w:tcPr>
          <w:p w14:paraId="6928F769" w14:textId="77777777" w:rsidR="00A12167" w:rsidRDefault="002215B3" w:rsidP="00A12167">
            <w:pPr>
              <w:spacing w:after="0" w:line="240" w:lineRule="auto"/>
              <w:jc w:val="center"/>
              <w:rPr>
                <w:del w:id="964" w:author="Kopp, Darin" w:date="2025-02-20T15:34:00Z"/>
                <w:rFonts w:ascii="Calibri" w:hAnsi="Calibri" w:cs="Calibri"/>
                <w:color w:val="000000"/>
                <w:sz w:val="20"/>
                <w:szCs w:val="20"/>
              </w:rPr>
            </w:pPr>
            <w:del w:id="965" w:author="Kopp, Darin" w:date="2025-02-20T15:34:00Z">
              <w:r w:rsidRPr="002215B3">
                <w:rPr>
                  <w:rFonts w:ascii="Calibri" w:hAnsi="Calibri" w:cs="Calibri"/>
                  <w:color w:val="000000"/>
                  <w:sz w:val="20"/>
                  <w:szCs w:val="20"/>
                </w:rPr>
                <w:delText>0.37</w:delText>
              </w:r>
            </w:del>
          </w:p>
          <w:p w14:paraId="63A86F8D" w14:textId="77777777" w:rsidR="002215B3" w:rsidRPr="00A12167" w:rsidRDefault="002215B3" w:rsidP="00A12167">
            <w:pPr>
              <w:spacing w:after="0" w:line="240" w:lineRule="auto"/>
              <w:jc w:val="center"/>
              <w:rPr>
                <w:del w:id="966" w:author="Kopp, Darin" w:date="2025-02-20T15:34:00Z"/>
                <w:rFonts w:ascii="Calibri" w:hAnsi="Calibri" w:cs="Calibri"/>
                <w:color w:val="000000"/>
                <w:sz w:val="20"/>
                <w:szCs w:val="20"/>
              </w:rPr>
            </w:pPr>
            <w:del w:id="967" w:author="Kopp, Darin" w:date="2025-02-20T15:34:00Z">
              <w:r w:rsidRPr="002215B3">
                <w:rPr>
                  <w:rFonts w:ascii="Calibri" w:hAnsi="Calibri" w:cs="Calibri"/>
                  <w:color w:val="000000"/>
                  <w:sz w:val="20"/>
                  <w:szCs w:val="20"/>
                </w:rPr>
                <w:delText>(-0.37 - 1.02)</w:delText>
              </w:r>
            </w:del>
          </w:p>
        </w:tc>
        <w:tc>
          <w:tcPr>
            <w:tcW w:w="1530" w:type="dxa"/>
            <w:shd w:val="clear" w:color="auto" w:fill="auto"/>
            <w:noWrap/>
            <w:vAlign w:val="bottom"/>
            <w:hideMark/>
          </w:tcPr>
          <w:p w14:paraId="4FCC7074" w14:textId="77777777" w:rsidR="002215B3" w:rsidRDefault="002215B3" w:rsidP="00A12167">
            <w:pPr>
              <w:spacing w:after="0" w:line="240" w:lineRule="auto"/>
              <w:jc w:val="center"/>
              <w:rPr>
                <w:del w:id="968" w:author="Kopp, Darin" w:date="2025-02-20T15:34:00Z"/>
                <w:rFonts w:ascii="Calibri" w:hAnsi="Calibri" w:cs="Calibri"/>
                <w:color w:val="000000"/>
                <w:sz w:val="20"/>
                <w:szCs w:val="20"/>
              </w:rPr>
            </w:pPr>
            <w:del w:id="969" w:author="Kopp, Darin" w:date="2025-02-20T15:34:00Z">
              <w:r w:rsidRPr="002215B3">
                <w:rPr>
                  <w:rFonts w:ascii="Calibri" w:hAnsi="Calibri" w:cs="Calibri"/>
                  <w:color w:val="000000"/>
                  <w:sz w:val="20"/>
                  <w:szCs w:val="20"/>
                </w:rPr>
                <w:delText>1</w:delText>
              </w:r>
              <w:r w:rsidR="00D777F0">
                <w:rPr>
                  <w:rFonts w:ascii="Calibri" w:hAnsi="Calibri" w:cs="Calibri"/>
                  <w:color w:val="000000"/>
                  <w:sz w:val="20"/>
                  <w:szCs w:val="20"/>
                </w:rPr>
                <w:delText>.00</w:delText>
              </w:r>
            </w:del>
          </w:p>
          <w:p w14:paraId="7102F21F" w14:textId="77777777" w:rsidR="002215B3" w:rsidRPr="002215B3" w:rsidRDefault="002215B3" w:rsidP="00A12167">
            <w:pPr>
              <w:spacing w:after="0" w:line="240" w:lineRule="auto"/>
              <w:jc w:val="center"/>
              <w:rPr>
                <w:del w:id="970" w:author="Kopp, Darin" w:date="2025-02-20T15:34:00Z"/>
                <w:rFonts w:ascii="Calibri" w:eastAsia="Times New Roman" w:hAnsi="Calibri" w:cs="Calibri"/>
                <w:color w:val="000000"/>
                <w:sz w:val="20"/>
                <w:szCs w:val="20"/>
              </w:rPr>
            </w:pPr>
            <w:del w:id="971" w:author="Kopp, Darin" w:date="2025-02-20T15:34:00Z">
              <w:r w:rsidRPr="002215B3">
                <w:rPr>
                  <w:rFonts w:ascii="Calibri" w:hAnsi="Calibri" w:cs="Calibri"/>
                  <w:color w:val="000000"/>
                  <w:sz w:val="20"/>
                  <w:szCs w:val="20"/>
                </w:rPr>
                <w:delText>(0.96 - 1.05)</w:delText>
              </w:r>
            </w:del>
          </w:p>
        </w:tc>
        <w:tc>
          <w:tcPr>
            <w:tcW w:w="1620" w:type="dxa"/>
            <w:shd w:val="clear" w:color="auto" w:fill="auto"/>
            <w:noWrap/>
            <w:vAlign w:val="bottom"/>
            <w:hideMark/>
          </w:tcPr>
          <w:p w14:paraId="190F8341" w14:textId="77777777" w:rsidR="002215B3" w:rsidRDefault="002215B3" w:rsidP="00A12167">
            <w:pPr>
              <w:spacing w:after="0" w:line="240" w:lineRule="auto"/>
              <w:jc w:val="center"/>
              <w:rPr>
                <w:del w:id="972" w:author="Kopp, Darin" w:date="2025-02-20T15:34:00Z"/>
                <w:rFonts w:ascii="Calibri" w:hAnsi="Calibri" w:cs="Calibri"/>
                <w:color w:val="000000"/>
                <w:sz w:val="20"/>
                <w:szCs w:val="20"/>
              </w:rPr>
            </w:pPr>
            <w:del w:id="973" w:author="Kopp, Darin" w:date="2025-02-20T15:34:00Z">
              <w:r w:rsidRPr="002215B3">
                <w:rPr>
                  <w:rFonts w:ascii="Calibri" w:hAnsi="Calibri" w:cs="Calibri"/>
                  <w:color w:val="000000"/>
                  <w:sz w:val="20"/>
                  <w:szCs w:val="20"/>
                </w:rPr>
                <w:delText>0.85</w:delText>
              </w:r>
            </w:del>
          </w:p>
          <w:p w14:paraId="032B0EFD" w14:textId="77777777" w:rsidR="002215B3" w:rsidRPr="002215B3" w:rsidRDefault="002215B3" w:rsidP="00A12167">
            <w:pPr>
              <w:spacing w:after="0" w:line="240" w:lineRule="auto"/>
              <w:jc w:val="center"/>
              <w:rPr>
                <w:del w:id="974" w:author="Kopp, Darin" w:date="2025-02-20T15:34:00Z"/>
                <w:rFonts w:ascii="Calibri" w:eastAsia="Times New Roman" w:hAnsi="Calibri" w:cs="Calibri"/>
                <w:color w:val="000000"/>
                <w:sz w:val="20"/>
                <w:szCs w:val="20"/>
              </w:rPr>
            </w:pPr>
            <w:del w:id="975" w:author="Kopp, Darin" w:date="2025-02-20T15:34:00Z">
              <w:r w:rsidRPr="002215B3">
                <w:rPr>
                  <w:rFonts w:ascii="Calibri" w:hAnsi="Calibri" w:cs="Calibri"/>
                  <w:color w:val="000000"/>
                  <w:sz w:val="20"/>
                  <w:szCs w:val="20"/>
                </w:rPr>
                <w:delText>(0.82 - 0.87)</w:delText>
              </w:r>
            </w:del>
          </w:p>
        </w:tc>
        <w:tc>
          <w:tcPr>
            <w:tcW w:w="1980" w:type="dxa"/>
            <w:vAlign w:val="bottom"/>
          </w:tcPr>
          <w:p w14:paraId="25EAA022" w14:textId="77777777" w:rsidR="002215B3" w:rsidRDefault="002215B3" w:rsidP="00A12167">
            <w:pPr>
              <w:spacing w:after="0" w:line="240" w:lineRule="auto"/>
              <w:jc w:val="center"/>
              <w:rPr>
                <w:del w:id="976" w:author="Kopp, Darin" w:date="2025-02-20T15:34:00Z"/>
                <w:rFonts w:ascii="Calibri" w:hAnsi="Calibri" w:cs="Calibri"/>
                <w:color w:val="000000"/>
                <w:sz w:val="20"/>
                <w:szCs w:val="20"/>
              </w:rPr>
            </w:pPr>
            <w:del w:id="977" w:author="Kopp, Darin" w:date="2025-02-20T15:34:00Z">
              <w:r w:rsidRPr="002215B3">
                <w:rPr>
                  <w:rFonts w:ascii="Calibri" w:hAnsi="Calibri" w:cs="Calibri"/>
                  <w:color w:val="000000"/>
                  <w:sz w:val="20"/>
                  <w:szCs w:val="20"/>
                </w:rPr>
                <w:delText>0.49</w:delText>
              </w:r>
            </w:del>
          </w:p>
          <w:p w14:paraId="350DEFE0" w14:textId="77777777" w:rsidR="002215B3" w:rsidRPr="002215B3" w:rsidRDefault="002215B3" w:rsidP="00A12167">
            <w:pPr>
              <w:spacing w:after="0" w:line="240" w:lineRule="auto"/>
              <w:jc w:val="center"/>
              <w:rPr>
                <w:del w:id="978" w:author="Kopp, Darin" w:date="2025-02-20T15:34:00Z"/>
                <w:rFonts w:ascii="Calibri" w:eastAsia="Times New Roman" w:hAnsi="Calibri" w:cs="Calibri"/>
                <w:color w:val="000000"/>
                <w:sz w:val="20"/>
                <w:szCs w:val="20"/>
              </w:rPr>
            </w:pPr>
            <w:del w:id="979" w:author="Kopp, Darin" w:date="2025-02-20T15:34:00Z">
              <w:r w:rsidRPr="002215B3">
                <w:rPr>
                  <w:rFonts w:ascii="Calibri" w:hAnsi="Calibri" w:cs="Calibri"/>
                  <w:color w:val="000000"/>
                  <w:sz w:val="20"/>
                  <w:szCs w:val="20"/>
                </w:rPr>
                <w:delText>(0.24 - 0.65)</w:delText>
              </w:r>
            </w:del>
          </w:p>
        </w:tc>
      </w:tr>
      <w:tr w:rsidR="002215B3" w:rsidRPr="002215B3" w14:paraId="14190432" w14:textId="77777777" w:rsidTr="00A12167">
        <w:trPr>
          <w:trHeight w:val="300"/>
          <w:jc w:val="center"/>
          <w:del w:id="980" w:author="Kopp, Darin" w:date="2025-02-20T15:34:00Z"/>
        </w:trPr>
        <w:tc>
          <w:tcPr>
            <w:tcW w:w="715" w:type="dxa"/>
            <w:shd w:val="clear" w:color="auto" w:fill="auto"/>
            <w:noWrap/>
            <w:vAlign w:val="bottom"/>
            <w:hideMark/>
          </w:tcPr>
          <w:p w14:paraId="225708B9" w14:textId="77777777" w:rsidR="002215B3" w:rsidRPr="002215B3" w:rsidRDefault="002215B3" w:rsidP="00A12167">
            <w:pPr>
              <w:spacing w:after="0" w:line="240" w:lineRule="auto"/>
              <w:jc w:val="center"/>
              <w:rPr>
                <w:del w:id="981" w:author="Kopp, Darin" w:date="2025-02-20T15:34:00Z"/>
                <w:rFonts w:ascii="Calibri" w:eastAsia="Times New Roman" w:hAnsi="Calibri" w:cs="Calibri"/>
                <w:color w:val="000000"/>
                <w:sz w:val="20"/>
                <w:szCs w:val="20"/>
              </w:rPr>
            </w:pPr>
            <w:del w:id="982" w:author="Kopp, Darin" w:date="2025-02-20T15:34:00Z">
              <w:r w:rsidRPr="002215B3">
                <w:rPr>
                  <w:rFonts w:ascii="Calibri" w:eastAsia="Times New Roman" w:hAnsi="Calibri" w:cs="Calibri"/>
                  <w:color w:val="000000"/>
                  <w:sz w:val="20"/>
                  <w:szCs w:val="20"/>
                </w:rPr>
                <w:delText>NAP</w:delText>
              </w:r>
            </w:del>
          </w:p>
        </w:tc>
        <w:tc>
          <w:tcPr>
            <w:tcW w:w="810" w:type="dxa"/>
            <w:shd w:val="clear" w:color="auto" w:fill="auto"/>
            <w:noWrap/>
            <w:vAlign w:val="bottom"/>
            <w:hideMark/>
          </w:tcPr>
          <w:p w14:paraId="7FF65E45" w14:textId="77777777" w:rsidR="002215B3" w:rsidRPr="002215B3" w:rsidRDefault="002215B3" w:rsidP="00A12167">
            <w:pPr>
              <w:spacing w:after="0" w:line="240" w:lineRule="auto"/>
              <w:jc w:val="center"/>
              <w:rPr>
                <w:del w:id="983" w:author="Kopp, Darin" w:date="2025-02-20T15:34:00Z"/>
                <w:rFonts w:ascii="Calibri" w:eastAsia="Times New Roman" w:hAnsi="Calibri" w:cs="Calibri"/>
                <w:color w:val="000000"/>
                <w:sz w:val="20"/>
                <w:szCs w:val="20"/>
              </w:rPr>
            </w:pPr>
            <w:del w:id="984" w:author="Kopp, Darin" w:date="2025-02-20T15:34:00Z">
              <w:r w:rsidRPr="002215B3">
                <w:rPr>
                  <w:rFonts w:ascii="Calibri" w:hAnsi="Calibri" w:cs="Calibri"/>
                  <w:color w:val="000000"/>
                  <w:sz w:val="20"/>
                  <w:szCs w:val="20"/>
                </w:rPr>
                <w:delText>0.05</w:delText>
              </w:r>
            </w:del>
          </w:p>
        </w:tc>
        <w:tc>
          <w:tcPr>
            <w:tcW w:w="1530" w:type="dxa"/>
            <w:shd w:val="clear" w:color="auto" w:fill="auto"/>
            <w:noWrap/>
            <w:vAlign w:val="bottom"/>
            <w:hideMark/>
          </w:tcPr>
          <w:p w14:paraId="298B7EB2" w14:textId="77777777" w:rsidR="00A12167" w:rsidRDefault="002215B3" w:rsidP="00A12167">
            <w:pPr>
              <w:spacing w:after="0" w:line="240" w:lineRule="auto"/>
              <w:jc w:val="center"/>
              <w:rPr>
                <w:del w:id="985" w:author="Kopp, Darin" w:date="2025-02-20T15:34:00Z"/>
                <w:rFonts w:ascii="Calibri" w:hAnsi="Calibri" w:cs="Calibri"/>
                <w:color w:val="000000"/>
                <w:sz w:val="20"/>
                <w:szCs w:val="20"/>
              </w:rPr>
            </w:pPr>
            <w:del w:id="986" w:author="Kopp, Darin" w:date="2025-02-20T15:34:00Z">
              <w:r w:rsidRPr="002215B3">
                <w:rPr>
                  <w:rFonts w:ascii="Calibri" w:hAnsi="Calibri" w:cs="Calibri"/>
                  <w:color w:val="000000"/>
                  <w:sz w:val="20"/>
                  <w:szCs w:val="20"/>
                </w:rPr>
                <w:delText>-0.45</w:delText>
              </w:r>
            </w:del>
          </w:p>
          <w:p w14:paraId="67882F6E" w14:textId="77777777" w:rsidR="002215B3" w:rsidRPr="00A12167" w:rsidRDefault="002215B3" w:rsidP="00A12167">
            <w:pPr>
              <w:spacing w:after="0" w:line="240" w:lineRule="auto"/>
              <w:jc w:val="center"/>
              <w:rPr>
                <w:del w:id="987" w:author="Kopp, Darin" w:date="2025-02-20T15:34:00Z"/>
                <w:rFonts w:ascii="Calibri" w:hAnsi="Calibri" w:cs="Calibri"/>
                <w:color w:val="000000"/>
                <w:sz w:val="20"/>
                <w:szCs w:val="20"/>
              </w:rPr>
            </w:pPr>
            <w:del w:id="988" w:author="Kopp, Darin" w:date="2025-02-20T15:34:00Z">
              <w:r w:rsidRPr="002215B3">
                <w:rPr>
                  <w:rFonts w:ascii="Calibri" w:hAnsi="Calibri" w:cs="Calibri"/>
                  <w:color w:val="000000"/>
                  <w:sz w:val="20"/>
                  <w:szCs w:val="20"/>
                </w:rPr>
                <w:delText>(-2.02 - 1.02)</w:delText>
              </w:r>
            </w:del>
          </w:p>
        </w:tc>
        <w:tc>
          <w:tcPr>
            <w:tcW w:w="1530" w:type="dxa"/>
            <w:shd w:val="clear" w:color="auto" w:fill="auto"/>
            <w:noWrap/>
            <w:vAlign w:val="bottom"/>
            <w:hideMark/>
          </w:tcPr>
          <w:p w14:paraId="6E9074B6" w14:textId="77777777" w:rsidR="002215B3" w:rsidRDefault="002215B3" w:rsidP="00A12167">
            <w:pPr>
              <w:spacing w:after="0" w:line="240" w:lineRule="auto"/>
              <w:jc w:val="center"/>
              <w:rPr>
                <w:del w:id="989" w:author="Kopp, Darin" w:date="2025-02-20T15:34:00Z"/>
                <w:rFonts w:ascii="Calibri" w:hAnsi="Calibri" w:cs="Calibri"/>
                <w:color w:val="000000"/>
                <w:sz w:val="20"/>
                <w:szCs w:val="20"/>
              </w:rPr>
            </w:pPr>
            <w:del w:id="990" w:author="Kopp, Darin" w:date="2025-02-20T15:34:00Z">
              <w:r w:rsidRPr="002215B3">
                <w:rPr>
                  <w:rFonts w:ascii="Calibri" w:hAnsi="Calibri" w:cs="Calibri"/>
                  <w:color w:val="000000"/>
                  <w:sz w:val="20"/>
                  <w:szCs w:val="20"/>
                </w:rPr>
                <w:delText>1.03</w:delText>
              </w:r>
            </w:del>
          </w:p>
          <w:p w14:paraId="36DA5D95" w14:textId="77777777" w:rsidR="002215B3" w:rsidRPr="002215B3" w:rsidRDefault="002215B3" w:rsidP="00A12167">
            <w:pPr>
              <w:spacing w:after="0" w:line="240" w:lineRule="auto"/>
              <w:jc w:val="center"/>
              <w:rPr>
                <w:del w:id="991" w:author="Kopp, Darin" w:date="2025-02-20T15:34:00Z"/>
                <w:rFonts w:ascii="Calibri" w:eastAsia="Times New Roman" w:hAnsi="Calibri" w:cs="Calibri"/>
                <w:color w:val="000000"/>
                <w:sz w:val="20"/>
                <w:szCs w:val="20"/>
              </w:rPr>
            </w:pPr>
            <w:del w:id="992" w:author="Kopp, Darin" w:date="2025-02-20T15:34:00Z">
              <w:r w:rsidRPr="002215B3">
                <w:rPr>
                  <w:rFonts w:ascii="Calibri" w:hAnsi="Calibri" w:cs="Calibri"/>
                  <w:color w:val="000000"/>
                  <w:sz w:val="20"/>
                  <w:szCs w:val="20"/>
                </w:rPr>
                <w:delText>(0.99 - 1.08)</w:delText>
              </w:r>
            </w:del>
          </w:p>
        </w:tc>
        <w:tc>
          <w:tcPr>
            <w:tcW w:w="1620" w:type="dxa"/>
            <w:shd w:val="clear" w:color="auto" w:fill="auto"/>
            <w:noWrap/>
            <w:vAlign w:val="bottom"/>
            <w:hideMark/>
          </w:tcPr>
          <w:p w14:paraId="7244F385" w14:textId="77777777" w:rsidR="002215B3" w:rsidRDefault="002215B3" w:rsidP="00A12167">
            <w:pPr>
              <w:spacing w:after="0" w:line="240" w:lineRule="auto"/>
              <w:jc w:val="center"/>
              <w:rPr>
                <w:del w:id="993" w:author="Kopp, Darin" w:date="2025-02-20T15:34:00Z"/>
                <w:rFonts w:ascii="Calibri" w:hAnsi="Calibri" w:cs="Calibri"/>
                <w:color w:val="000000"/>
                <w:sz w:val="20"/>
                <w:szCs w:val="20"/>
              </w:rPr>
            </w:pPr>
            <w:del w:id="994" w:author="Kopp, Darin" w:date="2025-02-20T15:34:00Z">
              <w:r w:rsidRPr="002215B3">
                <w:rPr>
                  <w:rFonts w:ascii="Calibri" w:hAnsi="Calibri" w:cs="Calibri"/>
                  <w:color w:val="000000"/>
                  <w:sz w:val="20"/>
                  <w:szCs w:val="20"/>
                </w:rPr>
                <w:delText>0.74</w:delText>
              </w:r>
            </w:del>
          </w:p>
          <w:p w14:paraId="5A3F1FB7" w14:textId="77777777" w:rsidR="002215B3" w:rsidRPr="002215B3" w:rsidRDefault="002215B3" w:rsidP="00A12167">
            <w:pPr>
              <w:spacing w:after="0" w:line="240" w:lineRule="auto"/>
              <w:jc w:val="center"/>
              <w:rPr>
                <w:del w:id="995" w:author="Kopp, Darin" w:date="2025-02-20T15:34:00Z"/>
                <w:rFonts w:ascii="Calibri" w:eastAsia="Times New Roman" w:hAnsi="Calibri" w:cs="Calibri"/>
                <w:color w:val="000000"/>
                <w:sz w:val="20"/>
                <w:szCs w:val="20"/>
              </w:rPr>
            </w:pPr>
            <w:del w:id="996" w:author="Kopp, Darin" w:date="2025-02-20T15:34:00Z">
              <w:r w:rsidRPr="002215B3">
                <w:rPr>
                  <w:rFonts w:ascii="Calibri" w:hAnsi="Calibri" w:cs="Calibri"/>
                  <w:color w:val="000000"/>
                  <w:sz w:val="20"/>
                  <w:szCs w:val="20"/>
                </w:rPr>
                <w:delText>(0.71 - 0.78)</w:delText>
              </w:r>
            </w:del>
          </w:p>
        </w:tc>
        <w:tc>
          <w:tcPr>
            <w:tcW w:w="1980" w:type="dxa"/>
            <w:vAlign w:val="bottom"/>
          </w:tcPr>
          <w:p w14:paraId="42B0869F" w14:textId="77777777" w:rsidR="002215B3" w:rsidRDefault="002215B3" w:rsidP="00A12167">
            <w:pPr>
              <w:spacing w:after="0" w:line="240" w:lineRule="auto"/>
              <w:jc w:val="center"/>
              <w:rPr>
                <w:del w:id="997" w:author="Kopp, Darin" w:date="2025-02-20T15:34:00Z"/>
                <w:rFonts w:ascii="Calibri" w:hAnsi="Calibri" w:cs="Calibri"/>
                <w:color w:val="000000"/>
                <w:sz w:val="20"/>
                <w:szCs w:val="20"/>
              </w:rPr>
            </w:pPr>
            <w:del w:id="998" w:author="Kopp, Darin" w:date="2025-02-20T15:34:00Z">
              <w:r w:rsidRPr="002215B3">
                <w:rPr>
                  <w:rFonts w:ascii="Calibri" w:hAnsi="Calibri" w:cs="Calibri"/>
                  <w:color w:val="000000"/>
                  <w:sz w:val="20"/>
                  <w:szCs w:val="20"/>
                </w:rPr>
                <w:delText>0.51</w:delText>
              </w:r>
            </w:del>
          </w:p>
          <w:p w14:paraId="0929651F" w14:textId="77777777" w:rsidR="002215B3" w:rsidRPr="002215B3" w:rsidRDefault="002215B3" w:rsidP="00A12167">
            <w:pPr>
              <w:spacing w:after="0" w:line="240" w:lineRule="auto"/>
              <w:jc w:val="center"/>
              <w:rPr>
                <w:del w:id="999" w:author="Kopp, Darin" w:date="2025-02-20T15:34:00Z"/>
                <w:rFonts w:ascii="Calibri" w:eastAsia="Times New Roman" w:hAnsi="Calibri" w:cs="Calibri"/>
                <w:color w:val="000000"/>
                <w:sz w:val="20"/>
                <w:szCs w:val="20"/>
              </w:rPr>
            </w:pPr>
            <w:del w:id="1000" w:author="Kopp, Darin" w:date="2025-02-20T15:34:00Z">
              <w:r w:rsidRPr="002215B3">
                <w:rPr>
                  <w:rFonts w:ascii="Calibri" w:hAnsi="Calibri" w:cs="Calibri"/>
                  <w:color w:val="000000"/>
                  <w:sz w:val="20"/>
                  <w:szCs w:val="20"/>
                </w:rPr>
                <w:delText>(0.29 - 0.63)</w:delText>
              </w:r>
            </w:del>
          </w:p>
        </w:tc>
      </w:tr>
      <w:tr w:rsidR="002215B3" w:rsidRPr="002215B3" w14:paraId="6D947130" w14:textId="77777777" w:rsidTr="00A12167">
        <w:trPr>
          <w:trHeight w:val="300"/>
          <w:jc w:val="center"/>
          <w:del w:id="1001" w:author="Kopp, Darin" w:date="2025-02-20T15:34:00Z"/>
        </w:trPr>
        <w:tc>
          <w:tcPr>
            <w:tcW w:w="715" w:type="dxa"/>
            <w:shd w:val="clear" w:color="auto" w:fill="auto"/>
            <w:noWrap/>
            <w:vAlign w:val="bottom"/>
            <w:hideMark/>
          </w:tcPr>
          <w:p w14:paraId="1EC2B2E8" w14:textId="77777777" w:rsidR="002215B3" w:rsidRPr="002215B3" w:rsidRDefault="002215B3" w:rsidP="00A12167">
            <w:pPr>
              <w:spacing w:after="0" w:line="240" w:lineRule="auto"/>
              <w:jc w:val="center"/>
              <w:rPr>
                <w:del w:id="1002" w:author="Kopp, Darin" w:date="2025-02-20T15:34:00Z"/>
                <w:rFonts w:ascii="Calibri" w:eastAsia="Times New Roman" w:hAnsi="Calibri" w:cs="Calibri"/>
                <w:color w:val="000000"/>
                <w:sz w:val="20"/>
                <w:szCs w:val="20"/>
              </w:rPr>
            </w:pPr>
            <w:del w:id="1003" w:author="Kopp, Darin" w:date="2025-02-20T15:34:00Z">
              <w:r w:rsidRPr="002215B3">
                <w:rPr>
                  <w:rFonts w:ascii="Calibri" w:eastAsia="Times New Roman" w:hAnsi="Calibri" w:cs="Calibri"/>
                  <w:color w:val="000000"/>
                  <w:sz w:val="20"/>
                  <w:szCs w:val="20"/>
                </w:rPr>
                <w:delText>NPL</w:delText>
              </w:r>
            </w:del>
          </w:p>
        </w:tc>
        <w:tc>
          <w:tcPr>
            <w:tcW w:w="810" w:type="dxa"/>
            <w:shd w:val="clear" w:color="auto" w:fill="auto"/>
            <w:noWrap/>
            <w:vAlign w:val="bottom"/>
            <w:hideMark/>
          </w:tcPr>
          <w:p w14:paraId="2E561F5C" w14:textId="77777777" w:rsidR="002215B3" w:rsidRPr="002215B3" w:rsidRDefault="002215B3" w:rsidP="00A12167">
            <w:pPr>
              <w:spacing w:after="0" w:line="240" w:lineRule="auto"/>
              <w:jc w:val="center"/>
              <w:rPr>
                <w:del w:id="1004" w:author="Kopp, Darin" w:date="2025-02-20T15:34:00Z"/>
                <w:rFonts w:ascii="Calibri" w:eastAsia="Times New Roman" w:hAnsi="Calibri" w:cs="Calibri"/>
                <w:color w:val="000000"/>
                <w:sz w:val="20"/>
                <w:szCs w:val="20"/>
              </w:rPr>
            </w:pPr>
            <w:del w:id="1005" w:author="Kopp, Darin" w:date="2025-02-20T15:34:00Z">
              <w:r w:rsidRPr="002215B3">
                <w:rPr>
                  <w:rFonts w:ascii="Calibri" w:hAnsi="Calibri" w:cs="Calibri"/>
                  <w:color w:val="000000"/>
                  <w:sz w:val="20"/>
                  <w:szCs w:val="20"/>
                </w:rPr>
                <w:delText>0.05</w:delText>
              </w:r>
            </w:del>
          </w:p>
        </w:tc>
        <w:tc>
          <w:tcPr>
            <w:tcW w:w="1530" w:type="dxa"/>
            <w:shd w:val="clear" w:color="auto" w:fill="auto"/>
            <w:noWrap/>
            <w:vAlign w:val="bottom"/>
            <w:hideMark/>
          </w:tcPr>
          <w:p w14:paraId="38FDE54A" w14:textId="77777777" w:rsidR="00A12167" w:rsidRDefault="002215B3" w:rsidP="00A12167">
            <w:pPr>
              <w:spacing w:after="0" w:line="240" w:lineRule="auto"/>
              <w:jc w:val="center"/>
              <w:rPr>
                <w:del w:id="1006" w:author="Kopp, Darin" w:date="2025-02-20T15:34:00Z"/>
                <w:rFonts w:ascii="Calibri" w:hAnsi="Calibri" w:cs="Calibri"/>
                <w:color w:val="000000"/>
                <w:sz w:val="20"/>
                <w:szCs w:val="20"/>
              </w:rPr>
            </w:pPr>
            <w:del w:id="1007" w:author="Kopp, Darin" w:date="2025-02-20T15:34:00Z">
              <w:r w:rsidRPr="002215B3">
                <w:rPr>
                  <w:rFonts w:ascii="Calibri" w:hAnsi="Calibri" w:cs="Calibri"/>
                  <w:color w:val="000000"/>
                  <w:sz w:val="20"/>
                  <w:szCs w:val="20"/>
                </w:rPr>
                <w:delText>-0.07</w:delText>
              </w:r>
            </w:del>
          </w:p>
          <w:p w14:paraId="7F520BB0" w14:textId="77777777" w:rsidR="002215B3" w:rsidRPr="00A12167" w:rsidRDefault="002215B3" w:rsidP="00A12167">
            <w:pPr>
              <w:spacing w:after="0" w:line="240" w:lineRule="auto"/>
              <w:jc w:val="center"/>
              <w:rPr>
                <w:del w:id="1008" w:author="Kopp, Darin" w:date="2025-02-20T15:34:00Z"/>
                <w:rFonts w:ascii="Calibri" w:hAnsi="Calibri" w:cs="Calibri"/>
                <w:color w:val="000000"/>
                <w:sz w:val="20"/>
                <w:szCs w:val="20"/>
              </w:rPr>
            </w:pPr>
            <w:del w:id="1009" w:author="Kopp, Darin" w:date="2025-02-20T15:34:00Z">
              <w:r w:rsidRPr="002215B3">
                <w:rPr>
                  <w:rFonts w:ascii="Calibri" w:hAnsi="Calibri" w:cs="Calibri"/>
                  <w:color w:val="000000"/>
                  <w:sz w:val="20"/>
                  <w:szCs w:val="20"/>
                </w:rPr>
                <w:delText>(-1.21 - 1.04)</w:delText>
              </w:r>
            </w:del>
          </w:p>
        </w:tc>
        <w:tc>
          <w:tcPr>
            <w:tcW w:w="1530" w:type="dxa"/>
            <w:shd w:val="clear" w:color="auto" w:fill="auto"/>
            <w:noWrap/>
            <w:vAlign w:val="bottom"/>
            <w:hideMark/>
          </w:tcPr>
          <w:p w14:paraId="09976DE8" w14:textId="77777777" w:rsidR="002215B3" w:rsidRDefault="002215B3" w:rsidP="00A12167">
            <w:pPr>
              <w:spacing w:after="0" w:line="240" w:lineRule="auto"/>
              <w:jc w:val="center"/>
              <w:rPr>
                <w:del w:id="1010" w:author="Kopp, Darin" w:date="2025-02-20T15:34:00Z"/>
                <w:rFonts w:ascii="Calibri" w:hAnsi="Calibri" w:cs="Calibri"/>
                <w:color w:val="000000"/>
                <w:sz w:val="20"/>
                <w:szCs w:val="20"/>
              </w:rPr>
            </w:pPr>
            <w:del w:id="1011" w:author="Kopp, Darin" w:date="2025-02-20T15:34:00Z">
              <w:r w:rsidRPr="002215B3">
                <w:rPr>
                  <w:rFonts w:ascii="Calibri" w:hAnsi="Calibri" w:cs="Calibri"/>
                  <w:color w:val="000000"/>
                  <w:sz w:val="20"/>
                  <w:szCs w:val="20"/>
                </w:rPr>
                <w:delText>1.02</w:delText>
              </w:r>
            </w:del>
          </w:p>
          <w:p w14:paraId="11600047" w14:textId="77777777" w:rsidR="002215B3" w:rsidRPr="002215B3" w:rsidRDefault="002215B3" w:rsidP="00A12167">
            <w:pPr>
              <w:spacing w:after="0" w:line="240" w:lineRule="auto"/>
              <w:jc w:val="center"/>
              <w:rPr>
                <w:del w:id="1012" w:author="Kopp, Darin" w:date="2025-02-20T15:34:00Z"/>
                <w:rFonts w:ascii="Calibri" w:eastAsia="Times New Roman" w:hAnsi="Calibri" w:cs="Calibri"/>
                <w:color w:val="000000"/>
                <w:sz w:val="20"/>
                <w:szCs w:val="20"/>
              </w:rPr>
            </w:pPr>
            <w:del w:id="1013" w:author="Kopp, Darin" w:date="2025-02-20T15:34:00Z">
              <w:r w:rsidRPr="002215B3">
                <w:rPr>
                  <w:rFonts w:ascii="Calibri" w:hAnsi="Calibri" w:cs="Calibri"/>
                  <w:color w:val="000000"/>
                  <w:sz w:val="20"/>
                  <w:szCs w:val="20"/>
                </w:rPr>
                <w:delText>(0.96 - 1.09)</w:delText>
              </w:r>
            </w:del>
          </w:p>
        </w:tc>
        <w:tc>
          <w:tcPr>
            <w:tcW w:w="1620" w:type="dxa"/>
            <w:shd w:val="clear" w:color="auto" w:fill="auto"/>
            <w:noWrap/>
            <w:vAlign w:val="bottom"/>
            <w:hideMark/>
          </w:tcPr>
          <w:p w14:paraId="2AF7509A" w14:textId="77777777" w:rsidR="002215B3" w:rsidRDefault="002215B3" w:rsidP="00A12167">
            <w:pPr>
              <w:spacing w:after="0" w:line="240" w:lineRule="auto"/>
              <w:jc w:val="center"/>
              <w:rPr>
                <w:del w:id="1014" w:author="Kopp, Darin" w:date="2025-02-20T15:34:00Z"/>
                <w:rFonts w:ascii="Calibri" w:hAnsi="Calibri" w:cs="Calibri"/>
                <w:color w:val="000000"/>
                <w:sz w:val="20"/>
                <w:szCs w:val="20"/>
              </w:rPr>
            </w:pPr>
            <w:del w:id="1015" w:author="Kopp, Darin" w:date="2025-02-20T15:34:00Z">
              <w:r w:rsidRPr="002215B3">
                <w:rPr>
                  <w:rFonts w:ascii="Calibri" w:hAnsi="Calibri" w:cs="Calibri"/>
                  <w:color w:val="000000"/>
                  <w:sz w:val="20"/>
                  <w:szCs w:val="20"/>
                </w:rPr>
                <w:delText>0.76</w:delText>
              </w:r>
            </w:del>
          </w:p>
          <w:p w14:paraId="6CDBEF3F" w14:textId="77777777" w:rsidR="002215B3" w:rsidRPr="002215B3" w:rsidRDefault="002215B3" w:rsidP="00A12167">
            <w:pPr>
              <w:spacing w:after="0" w:line="240" w:lineRule="auto"/>
              <w:jc w:val="center"/>
              <w:rPr>
                <w:del w:id="1016" w:author="Kopp, Darin" w:date="2025-02-20T15:34:00Z"/>
                <w:rFonts w:ascii="Calibri" w:eastAsia="Times New Roman" w:hAnsi="Calibri" w:cs="Calibri"/>
                <w:color w:val="000000"/>
                <w:sz w:val="20"/>
                <w:szCs w:val="20"/>
              </w:rPr>
            </w:pPr>
            <w:del w:id="1017" w:author="Kopp, Darin" w:date="2025-02-20T15:34:00Z">
              <w:r w:rsidRPr="002215B3">
                <w:rPr>
                  <w:rFonts w:ascii="Calibri" w:hAnsi="Calibri" w:cs="Calibri"/>
                  <w:color w:val="000000"/>
                  <w:sz w:val="20"/>
                  <w:szCs w:val="20"/>
                </w:rPr>
                <w:delText>(0.71 - 0.81)</w:delText>
              </w:r>
            </w:del>
          </w:p>
        </w:tc>
        <w:tc>
          <w:tcPr>
            <w:tcW w:w="1980" w:type="dxa"/>
            <w:vAlign w:val="bottom"/>
          </w:tcPr>
          <w:p w14:paraId="4C7632C8" w14:textId="77777777" w:rsidR="002215B3" w:rsidRDefault="002215B3" w:rsidP="00A12167">
            <w:pPr>
              <w:spacing w:after="0" w:line="240" w:lineRule="auto"/>
              <w:jc w:val="center"/>
              <w:rPr>
                <w:del w:id="1018" w:author="Kopp, Darin" w:date="2025-02-20T15:34:00Z"/>
                <w:rFonts w:ascii="Calibri" w:hAnsi="Calibri" w:cs="Calibri"/>
                <w:color w:val="000000"/>
                <w:sz w:val="20"/>
                <w:szCs w:val="20"/>
              </w:rPr>
            </w:pPr>
            <w:del w:id="1019" w:author="Kopp, Darin" w:date="2025-02-20T15:34:00Z">
              <w:r w:rsidRPr="002215B3">
                <w:rPr>
                  <w:rFonts w:ascii="Calibri" w:hAnsi="Calibri" w:cs="Calibri"/>
                  <w:color w:val="000000"/>
                  <w:sz w:val="20"/>
                  <w:szCs w:val="20"/>
                </w:rPr>
                <w:delText>0.56</w:delText>
              </w:r>
            </w:del>
          </w:p>
          <w:p w14:paraId="6D86F5E6" w14:textId="77777777" w:rsidR="002215B3" w:rsidRPr="002215B3" w:rsidRDefault="002215B3" w:rsidP="00A12167">
            <w:pPr>
              <w:spacing w:after="0" w:line="240" w:lineRule="auto"/>
              <w:jc w:val="center"/>
              <w:rPr>
                <w:del w:id="1020" w:author="Kopp, Darin" w:date="2025-02-20T15:34:00Z"/>
                <w:rFonts w:ascii="Calibri" w:eastAsia="Times New Roman" w:hAnsi="Calibri" w:cs="Calibri"/>
                <w:color w:val="000000"/>
                <w:sz w:val="20"/>
                <w:szCs w:val="20"/>
              </w:rPr>
            </w:pPr>
            <w:del w:id="1021" w:author="Kopp, Darin" w:date="2025-02-20T15:34:00Z">
              <w:r w:rsidRPr="002215B3">
                <w:rPr>
                  <w:rFonts w:ascii="Calibri" w:hAnsi="Calibri" w:cs="Calibri"/>
                  <w:color w:val="000000"/>
                  <w:sz w:val="20"/>
                  <w:szCs w:val="20"/>
                </w:rPr>
                <w:delText>(0.33 - 0.73)</w:delText>
              </w:r>
            </w:del>
          </w:p>
        </w:tc>
      </w:tr>
      <w:tr w:rsidR="002215B3" w:rsidRPr="002215B3" w14:paraId="3D739CA2" w14:textId="77777777" w:rsidTr="00A12167">
        <w:trPr>
          <w:trHeight w:val="300"/>
          <w:jc w:val="center"/>
          <w:del w:id="1022" w:author="Kopp, Darin" w:date="2025-02-20T15:34:00Z"/>
        </w:trPr>
        <w:tc>
          <w:tcPr>
            <w:tcW w:w="715" w:type="dxa"/>
            <w:shd w:val="clear" w:color="auto" w:fill="auto"/>
            <w:noWrap/>
            <w:vAlign w:val="bottom"/>
            <w:hideMark/>
          </w:tcPr>
          <w:p w14:paraId="72C7295B" w14:textId="77777777" w:rsidR="002215B3" w:rsidRPr="002215B3" w:rsidRDefault="002215B3" w:rsidP="00A12167">
            <w:pPr>
              <w:spacing w:after="0" w:line="240" w:lineRule="auto"/>
              <w:jc w:val="center"/>
              <w:rPr>
                <w:del w:id="1023" w:author="Kopp, Darin" w:date="2025-02-20T15:34:00Z"/>
                <w:rFonts w:ascii="Calibri" w:eastAsia="Times New Roman" w:hAnsi="Calibri" w:cs="Calibri"/>
                <w:color w:val="000000"/>
                <w:sz w:val="20"/>
                <w:szCs w:val="20"/>
              </w:rPr>
            </w:pPr>
            <w:del w:id="1024" w:author="Kopp, Darin" w:date="2025-02-20T15:34:00Z">
              <w:r w:rsidRPr="002215B3">
                <w:rPr>
                  <w:rFonts w:ascii="Calibri" w:eastAsia="Times New Roman" w:hAnsi="Calibri" w:cs="Calibri"/>
                  <w:color w:val="000000"/>
                  <w:sz w:val="20"/>
                  <w:szCs w:val="20"/>
                </w:rPr>
                <w:delText>SAP</w:delText>
              </w:r>
            </w:del>
          </w:p>
        </w:tc>
        <w:tc>
          <w:tcPr>
            <w:tcW w:w="810" w:type="dxa"/>
            <w:shd w:val="clear" w:color="auto" w:fill="auto"/>
            <w:noWrap/>
            <w:vAlign w:val="bottom"/>
            <w:hideMark/>
          </w:tcPr>
          <w:p w14:paraId="5D8A900D" w14:textId="77777777" w:rsidR="002215B3" w:rsidRPr="002215B3" w:rsidRDefault="002215B3" w:rsidP="00A12167">
            <w:pPr>
              <w:spacing w:after="0" w:line="240" w:lineRule="auto"/>
              <w:jc w:val="center"/>
              <w:rPr>
                <w:del w:id="1025" w:author="Kopp, Darin" w:date="2025-02-20T15:34:00Z"/>
                <w:rFonts w:ascii="Calibri" w:eastAsia="Times New Roman" w:hAnsi="Calibri" w:cs="Calibri"/>
                <w:color w:val="000000"/>
                <w:sz w:val="20"/>
                <w:szCs w:val="20"/>
              </w:rPr>
            </w:pPr>
            <w:del w:id="1026" w:author="Kopp, Darin" w:date="2025-02-20T15:34:00Z">
              <w:r w:rsidRPr="002215B3">
                <w:rPr>
                  <w:rFonts w:ascii="Calibri" w:hAnsi="Calibri" w:cs="Calibri"/>
                  <w:color w:val="000000"/>
                  <w:sz w:val="20"/>
                  <w:szCs w:val="20"/>
                </w:rPr>
                <w:delText>0.05</w:delText>
              </w:r>
            </w:del>
          </w:p>
        </w:tc>
        <w:tc>
          <w:tcPr>
            <w:tcW w:w="1530" w:type="dxa"/>
            <w:shd w:val="clear" w:color="auto" w:fill="auto"/>
            <w:noWrap/>
            <w:vAlign w:val="bottom"/>
            <w:hideMark/>
          </w:tcPr>
          <w:p w14:paraId="27C536A3" w14:textId="77777777" w:rsidR="002215B3" w:rsidRDefault="002215B3" w:rsidP="00A12167">
            <w:pPr>
              <w:spacing w:after="0" w:line="240" w:lineRule="auto"/>
              <w:jc w:val="center"/>
              <w:rPr>
                <w:del w:id="1027" w:author="Kopp, Darin" w:date="2025-02-20T15:34:00Z"/>
                <w:rFonts w:ascii="Calibri" w:hAnsi="Calibri" w:cs="Calibri"/>
                <w:color w:val="000000"/>
                <w:sz w:val="20"/>
                <w:szCs w:val="20"/>
              </w:rPr>
            </w:pPr>
            <w:del w:id="1028" w:author="Kopp, Darin" w:date="2025-02-20T15:34:00Z">
              <w:r w:rsidRPr="002215B3">
                <w:rPr>
                  <w:rFonts w:ascii="Calibri" w:hAnsi="Calibri" w:cs="Calibri"/>
                  <w:color w:val="000000"/>
                  <w:sz w:val="20"/>
                  <w:szCs w:val="20"/>
                </w:rPr>
                <w:delText>0.4</w:delText>
              </w:r>
              <w:r>
                <w:rPr>
                  <w:rFonts w:ascii="Calibri" w:hAnsi="Calibri" w:cs="Calibri"/>
                  <w:color w:val="000000"/>
                  <w:sz w:val="20"/>
                  <w:szCs w:val="20"/>
                </w:rPr>
                <w:delText>0</w:delText>
              </w:r>
            </w:del>
          </w:p>
          <w:p w14:paraId="53CDE4FA" w14:textId="77777777" w:rsidR="002215B3" w:rsidRPr="002215B3" w:rsidRDefault="002215B3" w:rsidP="00A12167">
            <w:pPr>
              <w:spacing w:after="0" w:line="240" w:lineRule="auto"/>
              <w:jc w:val="center"/>
              <w:rPr>
                <w:del w:id="1029" w:author="Kopp, Darin" w:date="2025-02-20T15:34:00Z"/>
                <w:rFonts w:ascii="Calibri" w:eastAsia="Times New Roman" w:hAnsi="Calibri" w:cs="Calibri"/>
                <w:color w:val="000000"/>
                <w:sz w:val="20"/>
                <w:szCs w:val="20"/>
              </w:rPr>
            </w:pPr>
            <w:del w:id="1030" w:author="Kopp, Darin" w:date="2025-02-20T15:34:00Z">
              <w:r w:rsidRPr="002215B3">
                <w:rPr>
                  <w:rFonts w:ascii="Calibri" w:hAnsi="Calibri" w:cs="Calibri"/>
                  <w:color w:val="000000"/>
                  <w:sz w:val="20"/>
                  <w:szCs w:val="20"/>
                </w:rPr>
                <w:delText>(-0.66 - 1.41)</w:delText>
              </w:r>
            </w:del>
          </w:p>
        </w:tc>
        <w:tc>
          <w:tcPr>
            <w:tcW w:w="1530" w:type="dxa"/>
            <w:shd w:val="clear" w:color="auto" w:fill="auto"/>
            <w:noWrap/>
            <w:vAlign w:val="bottom"/>
            <w:hideMark/>
          </w:tcPr>
          <w:p w14:paraId="1CD63BE4" w14:textId="77777777" w:rsidR="002215B3" w:rsidRDefault="002215B3" w:rsidP="00A12167">
            <w:pPr>
              <w:spacing w:after="0" w:line="240" w:lineRule="auto"/>
              <w:jc w:val="center"/>
              <w:rPr>
                <w:del w:id="1031" w:author="Kopp, Darin" w:date="2025-02-20T15:34:00Z"/>
                <w:rFonts w:ascii="Calibri" w:hAnsi="Calibri" w:cs="Calibri"/>
                <w:color w:val="000000"/>
                <w:sz w:val="20"/>
                <w:szCs w:val="20"/>
              </w:rPr>
            </w:pPr>
            <w:del w:id="1032" w:author="Kopp, Darin" w:date="2025-02-20T15:34:00Z">
              <w:r w:rsidRPr="002215B3">
                <w:rPr>
                  <w:rFonts w:ascii="Calibri" w:hAnsi="Calibri" w:cs="Calibri"/>
                  <w:color w:val="000000"/>
                  <w:sz w:val="20"/>
                  <w:szCs w:val="20"/>
                </w:rPr>
                <w:delText>1</w:delText>
              </w:r>
              <w:r w:rsidR="00D777F0">
                <w:rPr>
                  <w:rFonts w:ascii="Calibri" w:hAnsi="Calibri" w:cs="Calibri"/>
                  <w:color w:val="000000"/>
                  <w:sz w:val="20"/>
                  <w:szCs w:val="20"/>
                </w:rPr>
                <w:delText>.00</w:delText>
              </w:r>
            </w:del>
          </w:p>
          <w:p w14:paraId="61C450F9" w14:textId="77777777" w:rsidR="002215B3" w:rsidRPr="002215B3" w:rsidRDefault="002215B3" w:rsidP="00A12167">
            <w:pPr>
              <w:spacing w:after="0" w:line="240" w:lineRule="auto"/>
              <w:jc w:val="center"/>
              <w:rPr>
                <w:del w:id="1033" w:author="Kopp, Darin" w:date="2025-02-20T15:34:00Z"/>
                <w:rFonts w:ascii="Calibri" w:eastAsia="Times New Roman" w:hAnsi="Calibri" w:cs="Calibri"/>
                <w:color w:val="000000"/>
                <w:sz w:val="20"/>
                <w:szCs w:val="20"/>
              </w:rPr>
            </w:pPr>
            <w:del w:id="1034" w:author="Kopp, Darin" w:date="2025-02-20T15:34:00Z">
              <w:r w:rsidRPr="002215B3">
                <w:rPr>
                  <w:rFonts w:ascii="Calibri" w:hAnsi="Calibri" w:cs="Calibri"/>
                  <w:color w:val="000000"/>
                  <w:sz w:val="20"/>
                  <w:szCs w:val="20"/>
                </w:rPr>
                <w:delText>(0.97 - 1.04)</w:delText>
              </w:r>
            </w:del>
          </w:p>
        </w:tc>
        <w:tc>
          <w:tcPr>
            <w:tcW w:w="1620" w:type="dxa"/>
            <w:shd w:val="clear" w:color="auto" w:fill="auto"/>
            <w:noWrap/>
            <w:vAlign w:val="bottom"/>
            <w:hideMark/>
          </w:tcPr>
          <w:p w14:paraId="436354AC" w14:textId="77777777" w:rsidR="002215B3" w:rsidRDefault="002215B3" w:rsidP="00A12167">
            <w:pPr>
              <w:spacing w:after="0" w:line="240" w:lineRule="auto"/>
              <w:jc w:val="center"/>
              <w:rPr>
                <w:del w:id="1035" w:author="Kopp, Darin" w:date="2025-02-20T15:34:00Z"/>
                <w:rFonts w:ascii="Calibri" w:hAnsi="Calibri" w:cs="Calibri"/>
                <w:color w:val="000000"/>
                <w:sz w:val="20"/>
                <w:szCs w:val="20"/>
              </w:rPr>
            </w:pPr>
            <w:del w:id="1036" w:author="Kopp, Darin" w:date="2025-02-20T15:34:00Z">
              <w:r w:rsidRPr="002215B3">
                <w:rPr>
                  <w:rFonts w:ascii="Calibri" w:hAnsi="Calibri" w:cs="Calibri"/>
                  <w:color w:val="000000"/>
                  <w:sz w:val="20"/>
                  <w:szCs w:val="20"/>
                </w:rPr>
                <w:delText>0.85</w:delText>
              </w:r>
            </w:del>
          </w:p>
          <w:p w14:paraId="54B419C2" w14:textId="77777777" w:rsidR="002215B3" w:rsidRPr="002215B3" w:rsidRDefault="002215B3" w:rsidP="00A12167">
            <w:pPr>
              <w:spacing w:after="0" w:line="240" w:lineRule="auto"/>
              <w:jc w:val="center"/>
              <w:rPr>
                <w:del w:id="1037" w:author="Kopp, Darin" w:date="2025-02-20T15:34:00Z"/>
                <w:rFonts w:ascii="Calibri" w:eastAsia="Times New Roman" w:hAnsi="Calibri" w:cs="Calibri"/>
                <w:color w:val="000000"/>
                <w:sz w:val="20"/>
                <w:szCs w:val="20"/>
              </w:rPr>
            </w:pPr>
            <w:del w:id="1038" w:author="Kopp, Darin" w:date="2025-02-20T15:34:00Z">
              <w:r w:rsidRPr="002215B3">
                <w:rPr>
                  <w:rFonts w:ascii="Calibri" w:hAnsi="Calibri" w:cs="Calibri"/>
                  <w:color w:val="000000"/>
                  <w:sz w:val="20"/>
                  <w:szCs w:val="20"/>
                </w:rPr>
                <w:delText>(0.82 - 0.87)</w:delText>
              </w:r>
            </w:del>
          </w:p>
        </w:tc>
        <w:tc>
          <w:tcPr>
            <w:tcW w:w="1980" w:type="dxa"/>
            <w:vAlign w:val="bottom"/>
          </w:tcPr>
          <w:p w14:paraId="1C4D0810" w14:textId="77777777" w:rsidR="002215B3" w:rsidRDefault="002215B3" w:rsidP="00A12167">
            <w:pPr>
              <w:spacing w:after="0" w:line="240" w:lineRule="auto"/>
              <w:jc w:val="center"/>
              <w:rPr>
                <w:del w:id="1039" w:author="Kopp, Darin" w:date="2025-02-20T15:34:00Z"/>
                <w:rFonts w:ascii="Calibri" w:hAnsi="Calibri" w:cs="Calibri"/>
                <w:color w:val="000000"/>
                <w:sz w:val="20"/>
                <w:szCs w:val="20"/>
              </w:rPr>
            </w:pPr>
            <w:del w:id="1040" w:author="Kopp, Darin" w:date="2025-02-20T15:34:00Z">
              <w:r w:rsidRPr="002215B3">
                <w:rPr>
                  <w:rFonts w:ascii="Calibri" w:hAnsi="Calibri" w:cs="Calibri"/>
                  <w:color w:val="000000"/>
                  <w:sz w:val="20"/>
                  <w:szCs w:val="20"/>
                </w:rPr>
                <w:delText>0.5</w:delText>
              </w:r>
            </w:del>
          </w:p>
          <w:p w14:paraId="523B0675" w14:textId="77777777" w:rsidR="002215B3" w:rsidRPr="002215B3" w:rsidRDefault="002215B3" w:rsidP="00A12167">
            <w:pPr>
              <w:spacing w:after="0" w:line="240" w:lineRule="auto"/>
              <w:jc w:val="center"/>
              <w:rPr>
                <w:del w:id="1041" w:author="Kopp, Darin" w:date="2025-02-20T15:34:00Z"/>
                <w:rFonts w:ascii="Calibri" w:eastAsia="Times New Roman" w:hAnsi="Calibri" w:cs="Calibri"/>
                <w:color w:val="000000"/>
                <w:sz w:val="20"/>
                <w:szCs w:val="20"/>
              </w:rPr>
            </w:pPr>
            <w:del w:id="1042" w:author="Kopp, Darin" w:date="2025-02-20T15:34:00Z">
              <w:r w:rsidRPr="002215B3">
                <w:rPr>
                  <w:rFonts w:ascii="Calibri" w:hAnsi="Calibri" w:cs="Calibri"/>
                  <w:color w:val="000000"/>
                  <w:sz w:val="20"/>
                  <w:szCs w:val="20"/>
                </w:rPr>
                <w:delText>(0.25 - 0.65)</w:delText>
              </w:r>
            </w:del>
          </w:p>
        </w:tc>
      </w:tr>
      <w:tr w:rsidR="002215B3" w:rsidRPr="002215B3" w14:paraId="2A63364C" w14:textId="77777777" w:rsidTr="00A12167">
        <w:trPr>
          <w:trHeight w:val="300"/>
          <w:jc w:val="center"/>
          <w:del w:id="1043" w:author="Kopp, Darin" w:date="2025-02-20T15:34:00Z"/>
        </w:trPr>
        <w:tc>
          <w:tcPr>
            <w:tcW w:w="715" w:type="dxa"/>
            <w:shd w:val="clear" w:color="auto" w:fill="auto"/>
            <w:noWrap/>
            <w:vAlign w:val="bottom"/>
            <w:hideMark/>
          </w:tcPr>
          <w:p w14:paraId="174CBC6F" w14:textId="77777777" w:rsidR="002215B3" w:rsidRPr="002215B3" w:rsidRDefault="002215B3" w:rsidP="00A12167">
            <w:pPr>
              <w:spacing w:after="0" w:line="240" w:lineRule="auto"/>
              <w:jc w:val="center"/>
              <w:rPr>
                <w:del w:id="1044" w:author="Kopp, Darin" w:date="2025-02-20T15:34:00Z"/>
                <w:rFonts w:ascii="Calibri" w:eastAsia="Times New Roman" w:hAnsi="Calibri" w:cs="Calibri"/>
                <w:color w:val="000000"/>
                <w:sz w:val="20"/>
                <w:szCs w:val="20"/>
              </w:rPr>
            </w:pPr>
            <w:del w:id="1045" w:author="Kopp, Darin" w:date="2025-02-20T15:34:00Z">
              <w:r w:rsidRPr="002215B3">
                <w:rPr>
                  <w:rFonts w:ascii="Calibri" w:eastAsia="Times New Roman" w:hAnsi="Calibri" w:cs="Calibri"/>
                  <w:color w:val="000000"/>
                  <w:sz w:val="20"/>
                  <w:szCs w:val="20"/>
                </w:rPr>
                <w:delText>SPL</w:delText>
              </w:r>
            </w:del>
          </w:p>
        </w:tc>
        <w:tc>
          <w:tcPr>
            <w:tcW w:w="810" w:type="dxa"/>
            <w:shd w:val="clear" w:color="auto" w:fill="auto"/>
            <w:noWrap/>
            <w:vAlign w:val="bottom"/>
            <w:hideMark/>
          </w:tcPr>
          <w:p w14:paraId="75E5B009" w14:textId="77777777" w:rsidR="002215B3" w:rsidRPr="002215B3" w:rsidRDefault="002215B3" w:rsidP="00A12167">
            <w:pPr>
              <w:spacing w:after="0" w:line="240" w:lineRule="auto"/>
              <w:jc w:val="center"/>
              <w:rPr>
                <w:del w:id="1046" w:author="Kopp, Darin" w:date="2025-02-20T15:34:00Z"/>
                <w:rFonts w:ascii="Calibri" w:eastAsia="Times New Roman" w:hAnsi="Calibri" w:cs="Calibri"/>
                <w:color w:val="000000"/>
                <w:sz w:val="20"/>
                <w:szCs w:val="20"/>
              </w:rPr>
            </w:pPr>
            <w:del w:id="1047" w:author="Kopp, Darin" w:date="2025-02-20T15:34:00Z">
              <w:r w:rsidRPr="002215B3">
                <w:rPr>
                  <w:rFonts w:ascii="Calibri" w:hAnsi="Calibri" w:cs="Calibri"/>
                  <w:color w:val="000000"/>
                  <w:sz w:val="20"/>
                  <w:szCs w:val="20"/>
                </w:rPr>
                <w:delText>0.10</w:delText>
              </w:r>
            </w:del>
          </w:p>
        </w:tc>
        <w:tc>
          <w:tcPr>
            <w:tcW w:w="1530" w:type="dxa"/>
            <w:shd w:val="clear" w:color="auto" w:fill="auto"/>
            <w:noWrap/>
            <w:vAlign w:val="bottom"/>
            <w:hideMark/>
          </w:tcPr>
          <w:p w14:paraId="079F2E94" w14:textId="77777777" w:rsidR="002215B3" w:rsidRDefault="002215B3" w:rsidP="00A12167">
            <w:pPr>
              <w:spacing w:after="0" w:line="240" w:lineRule="auto"/>
              <w:jc w:val="center"/>
              <w:rPr>
                <w:del w:id="1048" w:author="Kopp, Darin" w:date="2025-02-20T15:34:00Z"/>
                <w:rFonts w:ascii="Calibri" w:hAnsi="Calibri" w:cs="Calibri"/>
                <w:color w:val="000000"/>
                <w:sz w:val="20"/>
                <w:szCs w:val="20"/>
              </w:rPr>
            </w:pPr>
            <w:del w:id="1049" w:author="Kopp, Darin" w:date="2025-02-20T15:34:00Z">
              <w:r w:rsidRPr="002215B3">
                <w:rPr>
                  <w:rFonts w:ascii="Calibri" w:hAnsi="Calibri" w:cs="Calibri"/>
                  <w:color w:val="000000"/>
                  <w:sz w:val="20"/>
                  <w:szCs w:val="20"/>
                </w:rPr>
                <w:delText>0.48</w:delText>
              </w:r>
            </w:del>
          </w:p>
          <w:p w14:paraId="00CA8710" w14:textId="77777777" w:rsidR="002215B3" w:rsidRPr="002215B3" w:rsidRDefault="002215B3" w:rsidP="00A12167">
            <w:pPr>
              <w:spacing w:after="0" w:line="240" w:lineRule="auto"/>
              <w:jc w:val="center"/>
              <w:rPr>
                <w:del w:id="1050" w:author="Kopp, Darin" w:date="2025-02-20T15:34:00Z"/>
                <w:rFonts w:ascii="Calibri" w:eastAsia="Times New Roman" w:hAnsi="Calibri" w:cs="Calibri"/>
                <w:color w:val="000000"/>
                <w:sz w:val="20"/>
                <w:szCs w:val="20"/>
              </w:rPr>
            </w:pPr>
            <w:del w:id="1051" w:author="Kopp, Darin" w:date="2025-02-20T15:34:00Z">
              <w:r w:rsidRPr="002215B3">
                <w:rPr>
                  <w:rFonts w:ascii="Calibri" w:hAnsi="Calibri" w:cs="Calibri"/>
                  <w:color w:val="000000"/>
                  <w:sz w:val="20"/>
                  <w:szCs w:val="20"/>
                </w:rPr>
                <w:delText>(-0.45 - 1.29)</w:delText>
              </w:r>
            </w:del>
          </w:p>
        </w:tc>
        <w:tc>
          <w:tcPr>
            <w:tcW w:w="1530" w:type="dxa"/>
            <w:shd w:val="clear" w:color="auto" w:fill="auto"/>
            <w:noWrap/>
            <w:vAlign w:val="bottom"/>
            <w:hideMark/>
          </w:tcPr>
          <w:p w14:paraId="74AC1320" w14:textId="77777777" w:rsidR="002215B3" w:rsidRDefault="002215B3" w:rsidP="00A12167">
            <w:pPr>
              <w:spacing w:after="0" w:line="240" w:lineRule="auto"/>
              <w:jc w:val="center"/>
              <w:rPr>
                <w:del w:id="1052" w:author="Kopp, Darin" w:date="2025-02-20T15:34:00Z"/>
                <w:rFonts w:ascii="Calibri" w:hAnsi="Calibri" w:cs="Calibri"/>
                <w:color w:val="000000"/>
                <w:sz w:val="20"/>
                <w:szCs w:val="20"/>
              </w:rPr>
            </w:pPr>
            <w:del w:id="1053" w:author="Kopp, Darin" w:date="2025-02-20T15:34:00Z">
              <w:r w:rsidRPr="002215B3">
                <w:rPr>
                  <w:rFonts w:ascii="Calibri" w:hAnsi="Calibri" w:cs="Calibri"/>
                  <w:color w:val="000000"/>
                  <w:sz w:val="20"/>
                  <w:szCs w:val="20"/>
                </w:rPr>
                <w:delText>1.02</w:delText>
              </w:r>
            </w:del>
          </w:p>
          <w:p w14:paraId="0866BA2D" w14:textId="77777777" w:rsidR="002215B3" w:rsidRPr="002215B3" w:rsidRDefault="002215B3" w:rsidP="00A12167">
            <w:pPr>
              <w:spacing w:after="0" w:line="240" w:lineRule="auto"/>
              <w:jc w:val="center"/>
              <w:rPr>
                <w:del w:id="1054" w:author="Kopp, Darin" w:date="2025-02-20T15:34:00Z"/>
                <w:rFonts w:ascii="Calibri" w:eastAsia="Times New Roman" w:hAnsi="Calibri" w:cs="Calibri"/>
                <w:color w:val="000000"/>
                <w:sz w:val="20"/>
                <w:szCs w:val="20"/>
              </w:rPr>
            </w:pPr>
            <w:del w:id="1055" w:author="Kopp, Darin" w:date="2025-02-20T15:34:00Z">
              <w:r w:rsidRPr="002215B3">
                <w:rPr>
                  <w:rFonts w:ascii="Calibri" w:hAnsi="Calibri" w:cs="Calibri"/>
                  <w:color w:val="000000"/>
                  <w:sz w:val="20"/>
                  <w:szCs w:val="20"/>
                </w:rPr>
                <w:delText>(0.97 - 1.09)</w:delText>
              </w:r>
            </w:del>
          </w:p>
        </w:tc>
        <w:tc>
          <w:tcPr>
            <w:tcW w:w="1620" w:type="dxa"/>
            <w:shd w:val="clear" w:color="auto" w:fill="auto"/>
            <w:noWrap/>
            <w:vAlign w:val="bottom"/>
            <w:hideMark/>
          </w:tcPr>
          <w:p w14:paraId="6800FFA0" w14:textId="77777777" w:rsidR="002215B3" w:rsidRDefault="002215B3" w:rsidP="00A12167">
            <w:pPr>
              <w:spacing w:after="0" w:line="240" w:lineRule="auto"/>
              <w:jc w:val="center"/>
              <w:rPr>
                <w:del w:id="1056" w:author="Kopp, Darin" w:date="2025-02-20T15:34:00Z"/>
                <w:rFonts w:ascii="Calibri" w:hAnsi="Calibri" w:cs="Calibri"/>
                <w:color w:val="000000"/>
                <w:sz w:val="20"/>
                <w:szCs w:val="20"/>
              </w:rPr>
            </w:pPr>
            <w:del w:id="1057" w:author="Kopp, Darin" w:date="2025-02-20T15:34:00Z">
              <w:r w:rsidRPr="002215B3">
                <w:rPr>
                  <w:rFonts w:ascii="Calibri" w:hAnsi="Calibri" w:cs="Calibri"/>
                  <w:color w:val="000000"/>
                  <w:sz w:val="20"/>
                  <w:szCs w:val="20"/>
                </w:rPr>
                <w:delText>0.79</w:delText>
              </w:r>
            </w:del>
          </w:p>
          <w:p w14:paraId="095B8E92" w14:textId="77777777" w:rsidR="002215B3" w:rsidRPr="002215B3" w:rsidRDefault="002215B3" w:rsidP="00A12167">
            <w:pPr>
              <w:spacing w:after="0" w:line="240" w:lineRule="auto"/>
              <w:jc w:val="center"/>
              <w:rPr>
                <w:del w:id="1058" w:author="Kopp, Darin" w:date="2025-02-20T15:34:00Z"/>
                <w:rFonts w:ascii="Calibri" w:eastAsia="Times New Roman" w:hAnsi="Calibri" w:cs="Calibri"/>
                <w:color w:val="000000"/>
                <w:sz w:val="20"/>
                <w:szCs w:val="20"/>
              </w:rPr>
            </w:pPr>
            <w:del w:id="1059" w:author="Kopp, Darin" w:date="2025-02-20T15:34:00Z">
              <w:r w:rsidRPr="002215B3">
                <w:rPr>
                  <w:rFonts w:ascii="Calibri" w:hAnsi="Calibri" w:cs="Calibri"/>
                  <w:color w:val="000000"/>
                  <w:sz w:val="20"/>
                  <w:szCs w:val="20"/>
                </w:rPr>
                <w:delText>(0.75 - 0.83)</w:delText>
              </w:r>
            </w:del>
          </w:p>
        </w:tc>
        <w:tc>
          <w:tcPr>
            <w:tcW w:w="1980" w:type="dxa"/>
            <w:vAlign w:val="bottom"/>
          </w:tcPr>
          <w:p w14:paraId="18792AAB" w14:textId="77777777" w:rsidR="002215B3" w:rsidRDefault="002215B3" w:rsidP="00A12167">
            <w:pPr>
              <w:spacing w:after="0" w:line="240" w:lineRule="auto"/>
              <w:jc w:val="center"/>
              <w:rPr>
                <w:del w:id="1060" w:author="Kopp, Darin" w:date="2025-02-20T15:34:00Z"/>
                <w:rFonts w:ascii="Calibri" w:hAnsi="Calibri" w:cs="Calibri"/>
                <w:color w:val="000000"/>
                <w:sz w:val="20"/>
                <w:szCs w:val="20"/>
              </w:rPr>
            </w:pPr>
            <w:del w:id="1061" w:author="Kopp, Darin" w:date="2025-02-20T15:34:00Z">
              <w:r w:rsidRPr="002215B3">
                <w:rPr>
                  <w:rFonts w:ascii="Calibri" w:hAnsi="Calibri" w:cs="Calibri"/>
                  <w:color w:val="000000"/>
                  <w:sz w:val="20"/>
                  <w:szCs w:val="20"/>
                </w:rPr>
                <w:delText>0.48</w:delText>
              </w:r>
            </w:del>
          </w:p>
          <w:p w14:paraId="7B669B5D" w14:textId="77777777" w:rsidR="002215B3" w:rsidRPr="002215B3" w:rsidRDefault="002215B3" w:rsidP="00A12167">
            <w:pPr>
              <w:spacing w:after="0" w:line="240" w:lineRule="auto"/>
              <w:jc w:val="center"/>
              <w:rPr>
                <w:del w:id="1062" w:author="Kopp, Darin" w:date="2025-02-20T15:34:00Z"/>
                <w:rFonts w:ascii="Calibri" w:eastAsia="Times New Roman" w:hAnsi="Calibri" w:cs="Calibri"/>
                <w:color w:val="000000"/>
                <w:sz w:val="20"/>
                <w:szCs w:val="20"/>
              </w:rPr>
            </w:pPr>
            <w:del w:id="1063" w:author="Kopp, Darin" w:date="2025-02-20T15:34:00Z">
              <w:r w:rsidRPr="002215B3">
                <w:rPr>
                  <w:rFonts w:ascii="Calibri" w:hAnsi="Calibri" w:cs="Calibri"/>
                  <w:color w:val="000000"/>
                  <w:sz w:val="20"/>
                  <w:szCs w:val="20"/>
                </w:rPr>
                <w:delText>(0.2 - 0.68)</w:delText>
              </w:r>
            </w:del>
          </w:p>
        </w:tc>
      </w:tr>
      <w:tr w:rsidR="002215B3" w:rsidRPr="002215B3" w14:paraId="76476544" w14:textId="77777777" w:rsidTr="00A12167">
        <w:trPr>
          <w:trHeight w:val="300"/>
          <w:jc w:val="center"/>
          <w:del w:id="1064" w:author="Kopp, Darin" w:date="2025-02-20T15:34:00Z"/>
        </w:trPr>
        <w:tc>
          <w:tcPr>
            <w:tcW w:w="715" w:type="dxa"/>
            <w:shd w:val="clear" w:color="auto" w:fill="auto"/>
            <w:noWrap/>
            <w:vAlign w:val="bottom"/>
            <w:hideMark/>
          </w:tcPr>
          <w:p w14:paraId="3B26D0A9" w14:textId="77777777" w:rsidR="002215B3" w:rsidRPr="002215B3" w:rsidRDefault="002215B3" w:rsidP="00A12167">
            <w:pPr>
              <w:spacing w:after="0" w:line="240" w:lineRule="auto"/>
              <w:jc w:val="center"/>
              <w:rPr>
                <w:del w:id="1065" w:author="Kopp, Darin" w:date="2025-02-20T15:34:00Z"/>
                <w:rFonts w:ascii="Calibri" w:eastAsia="Times New Roman" w:hAnsi="Calibri" w:cs="Calibri"/>
                <w:color w:val="000000"/>
                <w:sz w:val="20"/>
                <w:szCs w:val="20"/>
              </w:rPr>
            </w:pPr>
            <w:del w:id="1066" w:author="Kopp, Darin" w:date="2025-02-20T15:34:00Z">
              <w:r w:rsidRPr="002215B3">
                <w:rPr>
                  <w:rFonts w:ascii="Calibri" w:eastAsia="Times New Roman" w:hAnsi="Calibri" w:cs="Calibri"/>
                  <w:color w:val="000000"/>
                  <w:sz w:val="20"/>
                  <w:szCs w:val="20"/>
                </w:rPr>
                <w:delText>TPL</w:delText>
              </w:r>
            </w:del>
          </w:p>
        </w:tc>
        <w:tc>
          <w:tcPr>
            <w:tcW w:w="810" w:type="dxa"/>
            <w:shd w:val="clear" w:color="auto" w:fill="auto"/>
            <w:noWrap/>
            <w:vAlign w:val="bottom"/>
            <w:hideMark/>
          </w:tcPr>
          <w:p w14:paraId="5B1FAF12" w14:textId="77777777" w:rsidR="002215B3" w:rsidRPr="002215B3" w:rsidRDefault="002215B3" w:rsidP="00A12167">
            <w:pPr>
              <w:spacing w:after="0" w:line="240" w:lineRule="auto"/>
              <w:jc w:val="center"/>
              <w:rPr>
                <w:del w:id="1067" w:author="Kopp, Darin" w:date="2025-02-20T15:34:00Z"/>
                <w:rFonts w:ascii="Calibri" w:eastAsia="Times New Roman" w:hAnsi="Calibri" w:cs="Calibri"/>
                <w:color w:val="000000"/>
                <w:sz w:val="20"/>
                <w:szCs w:val="20"/>
              </w:rPr>
            </w:pPr>
            <w:del w:id="1068" w:author="Kopp, Darin" w:date="2025-02-20T15:34:00Z">
              <w:r w:rsidRPr="002215B3">
                <w:rPr>
                  <w:rFonts w:ascii="Calibri" w:hAnsi="Calibri" w:cs="Calibri"/>
                  <w:color w:val="000000"/>
                  <w:sz w:val="20"/>
                  <w:szCs w:val="20"/>
                </w:rPr>
                <w:delText>0.05</w:delText>
              </w:r>
            </w:del>
          </w:p>
        </w:tc>
        <w:tc>
          <w:tcPr>
            <w:tcW w:w="1530" w:type="dxa"/>
            <w:shd w:val="clear" w:color="auto" w:fill="auto"/>
            <w:noWrap/>
            <w:vAlign w:val="bottom"/>
            <w:hideMark/>
          </w:tcPr>
          <w:p w14:paraId="698C30E9" w14:textId="77777777" w:rsidR="002215B3" w:rsidRDefault="002215B3" w:rsidP="00A12167">
            <w:pPr>
              <w:spacing w:after="0" w:line="240" w:lineRule="auto"/>
              <w:jc w:val="center"/>
              <w:rPr>
                <w:del w:id="1069" w:author="Kopp, Darin" w:date="2025-02-20T15:34:00Z"/>
                <w:rFonts w:ascii="Calibri" w:hAnsi="Calibri" w:cs="Calibri"/>
                <w:color w:val="000000"/>
                <w:sz w:val="20"/>
                <w:szCs w:val="20"/>
              </w:rPr>
            </w:pPr>
            <w:del w:id="1070" w:author="Kopp, Darin" w:date="2025-02-20T15:34:00Z">
              <w:r w:rsidRPr="002215B3">
                <w:rPr>
                  <w:rFonts w:ascii="Calibri" w:hAnsi="Calibri" w:cs="Calibri"/>
                  <w:color w:val="000000"/>
                  <w:sz w:val="20"/>
                  <w:szCs w:val="20"/>
                </w:rPr>
                <w:delText>0.06</w:delText>
              </w:r>
            </w:del>
          </w:p>
          <w:p w14:paraId="423D3FA6" w14:textId="77777777" w:rsidR="002215B3" w:rsidRPr="002215B3" w:rsidRDefault="002215B3" w:rsidP="00A12167">
            <w:pPr>
              <w:spacing w:after="0" w:line="240" w:lineRule="auto"/>
              <w:jc w:val="center"/>
              <w:rPr>
                <w:del w:id="1071" w:author="Kopp, Darin" w:date="2025-02-20T15:34:00Z"/>
                <w:rFonts w:ascii="Calibri" w:eastAsia="Times New Roman" w:hAnsi="Calibri" w:cs="Calibri"/>
                <w:color w:val="000000"/>
                <w:sz w:val="20"/>
                <w:szCs w:val="20"/>
              </w:rPr>
            </w:pPr>
            <w:del w:id="1072" w:author="Kopp, Darin" w:date="2025-02-20T15:34:00Z">
              <w:r w:rsidRPr="002215B3">
                <w:rPr>
                  <w:rFonts w:ascii="Calibri" w:hAnsi="Calibri" w:cs="Calibri"/>
                  <w:color w:val="000000"/>
                  <w:sz w:val="20"/>
                  <w:szCs w:val="20"/>
                </w:rPr>
                <w:delText>(-0.91 - 0.94)</w:delText>
              </w:r>
            </w:del>
          </w:p>
        </w:tc>
        <w:tc>
          <w:tcPr>
            <w:tcW w:w="1530" w:type="dxa"/>
            <w:shd w:val="clear" w:color="auto" w:fill="auto"/>
            <w:noWrap/>
            <w:vAlign w:val="bottom"/>
            <w:hideMark/>
          </w:tcPr>
          <w:p w14:paraId="42BF9773" w14:textId="77777777" w:rsidR="002215B3" w:rsidRDefault="002215B3" w:rsidP="00A12167">
            <w:pPr>
              <w:spacing w:after="0" w:line="240" w:lineRule="auto"/>
              <w:jc w:val="center"/>
              <w:rPr>
                <w:del w:id="1073" w:author="Kopp, Darin" w:date="2025-02-20T15:34:00Z"/>
                <w:rFonts w:ascii="Calibri" w:hAnsi="Calibri" w:cs="Calibri"/>
                <w:color w:val="000000"/>
                <w:sz w:val="20"/>
                <w:szCs w:val="20"/>
              </w:rPr>
            </w:pPr>
            <w:del w:id="1074" w:author="Kopp, Darin" w:date="2025-02-20T15:34:00Z">
              <w:r w:rsidRPr="002215B3">
                <w:rPr>
                  <w:rFonts w:ascii="Calibri" w:hAnsi="Calibri" w:cs="Calibri"/>
                  <w:color w:val="000000"/>
                  <w:sz w:val="20"/>
                  <w:szCs w:val="20"/>
                </w:rPr>
                <w:delText>1.01</w:delText>
              </w:r>
            </w:del>
          </w:p>
          <w:p w14:paraId="4B21EFF1" w14:textId="77777777" w:rsidR="002215B3" w:rsidRPr="002215B3" w:rsidRDefault="002215B3" w:rsidP="00A12167">
            <w:pPr>
              <w:spacing w:after="0" w:line="240" w:lineRule="auto"/>
              <w:jc w:val="center"/>
              <w:rPr>
                <w:del w:id="1075" w:author="Kopp, Darin" w:date="2025-02-20T15:34:00Z"/>
                <w:rFonts w:ascii="Calibri" w:eastAsia="Times New Roman" w:hAnsi="Calibri" w:cs="Calibri"/>
                <w:color w:val="000000"/>
                <w:sz w:val="20"/>
                <w:szCs w:val="20"/>
              </w:rPr>
            </w:pPr>
            <w:del w:id="1076" w:author="Kopp, Darin" w:date="2025-02-20T15:34:00Z">
              <w:r w:rsidRPr="002215B3">
                <w:rPr>
                  <w:rFonts w:ascii="Calibri" w:hAnsi="Calibri" w:cs="Calibri"/>
                  <w:color w:val="000000"/>
                  <w:sz w:val="20"/>
                  <w:szCs w:val="20"/>
                </w:rPr>
                <w:delText>(0.97 - 1.06)</w:delText>
              </w:r>
            </w:del>
          </w:p>
        </w:tc>
        <w:tc>
          <w:tcPr>
            <w:tcW w:w="1620" w:type="dxa"/>
            <w:shd w:val="clear" w:color="auto" w:fill="auto"/>
            <w:noWrap/>
            <w:vAlign w:val="bottom"/>
            <w:hideMark/>
          </w:tcPr>
          <w:p w14:paraId="6FFED03B" w14:textId="77777777" w:rsidR="002215B3" w:rsidRDefault="002215B3" w:rsidP="00A12167">
            <w:pPr>
              <w:spacing w:after="0" w:line="240" w:lineRule="auto"/>
              <w:jc w:val="center"/>
              <w:rPr>
                <w:del w:id="1077" w:author="Kopp, Darin" w:date="2025-02-20T15:34:00Z"/>
                <w:rFonts w:ascii="Calibri" w:hAnsi="Calibri" w:cs="Calibri"/>
                <w:color w:val="000000"/>
                <w:sz w:val="20"/>
                <w:szCs w:val="20"/>
              </w:rPr>
            </w:pPr>
            <w:del w:id="1078" w:author="Kopp, Darin" w:date="2025-02-20T15:34:00Z">
              <w:r w:rsidRPr="002215B3">
                <w:rPr>
                  <w:rFonts w:ascii="Calibri" w:hAnsi="Calibri" w:cs="Calibri"/>
                  <w:color w:val="000000"/>
                  <w:sz w:val="20"/>
                  <w:szCs w:val="20"/>
                </w:rPr>
                <w:delText>0.82</w:delText>
              </w:r>
            </w:del>
          </w:p>
          <w:p w14:paraId="1D8765EA" w14:textId="77777777" w:rsidR="002215B3" w:rsidRPr="002215B3" w:rsidRDefault="002215B3" w:rsidP="00A12167">
            <w:pPr>
              <w:spacing w:after="0" w:line="240" w:lineRule="auto"/>
              <w:jc w:val="center"/>
              <w:rPr>
                <w:del w:id="1079" w:author="Kopp, Darin" w:date="2025-02-20T15:34:00Z"/>
                <w:rFonts w:ascii="Calibri" w:eastAsia="Times New Roman" w:hAnsi="Calibri" w:cs="Calibri"/>
                <w:color w:val="000000"/>
                <w:sz w:val="20"/>
                <w:szCs w:val="20"/>
              </w:rPr>
            </w:pPr>
            <w:del w:id="1080" w:author="Kopp, Darin" w:date="2025-02-20T15:34:00Z">
              <w:r w:rsidRPr="002215B3">
                <w:rPr>
                  <w:rFonts w:ascii="Calibri" w:hAnsi="Calibri" w:cs="Calibri"/>
                  <w:color w:val="000000"/>
                  <w:sz w:val="20"/>
                  <w:szCs w:val="20"/>
                </w:rPr>
                <w:delText>(0.79 - 0.84)</w:delText>
              </w:r>
            </w:del>
          </w:p>
        </w:tc>
        <w:tc>
          <w:tcPr>
            <w:tcW w:w="1980" w:type="dxa"/>
            <w:vAlign w:val="bottom"/>
          </w:tcPr>
          <w:p w14:paraId="6E5D8CDC" w14:textId="77777777" w:rsidR="002215B3" w:rsidRDefault="002215B3" w:rsidP="00A12167">
            <w:pPr>
              <w:spacing w:after="0" w:line="240" w:lineRule="auto"/>
              <w:jc w:val="center"/>
              <w:rPr>
                <w:del w:id="1081" w:author="Kopp, Darin" w:date="2025-02-20T15:34:00Z"/>
                <w:rFonts w:ascii="Calibri" w:hAnsi="Calibri" w:cs="Calibri"/>
                <w:color w:val="000000"/>
                <w:sz w:val="20"/>
                <w:szCs w:val="20"/>
              </w:rPr>
            </w:pPr>
            <w:del w:id="1082" w:author="Kopp, Darin" w:date="2025-02-20T15:34:00Z">
              <w:r w:rsidRPr="002215B3">
                <w:rPr>
                  <w:rFonts w:ascii="Calibri" w:hAnsi="Calibri" w:cs="Calibri"/>
                  <w:color w:val="000000"/>
                  <w:sz w:val="20"/>
                  <w:szCs w:val="20"/>
                </w:rPr>
                <w:delText>0.52</w:delText>
              </w:r>
            </w:del>
          </w:p>
          <w:p w14:paraId="15F1BF5F" w14:textId="77777777" w:rsidR="002215B3" w:rsidRPr="002215B3" w:rsidRDefault="002215B3" w:rsidP="00A12167">
            <w:pPr>
              <w:spacing w:after="0" w:line="240" w:lineRule="auto"/>
              <w:jc w:val="center"/>
              <w:rPr>
                <w:del w:id="1083" w:author="Kopp, Darin" w:date="2025-02-20T15:34:00Z"/>
                <w:rFonts w:ascii="Calibri" w:eastAsia="Times New Roman" w:hAnsi="Calibri" w:cs="Calibri"/>
                <w:color w:val="000000"/>
                <w:sz w:val="20"/>
                <w:szCs w:val="20"/>
              </w:rPr>
            </w:pPr>
            <w:del w:id="1084" w:author="Kopp, Darin" w:date="2025-02-20T15:34:00Z">
              <w:r w:rsidRPr="002215B3">
                <w:rPr>
                  <w:rFonts w:ascii="Calibri" w:hAnsi="Calibri" w:cs="Calibri"/>
                  <w:color w:val="000000"/>
                  <w:sz w:val="20"/>
                  <w:szCs w:val="20"/>
                </w:rPr>
                <w:delText>(0.28 - 0.72)</w:delText>
              </w:r>
            </w:del>
          </w:p>
        </w:tc>
      </w:tr>
      <w:tr w:rsidR="002215B3" w:rsidRPr="002215B3" w14:paraId="4133BAA7" w14:textId="77777777" w:rsidTr="00A12167">
        <w:trPr>
          <w:trHeight w:val="300"/>
          <w:jc w:val="center"/>
          <w:del w:id="1085" w:author="Kopp, Darin" w:date="2025-02-20T15:34:00Z"/>
        </w:trPr>
        <w:tc>
          <w:tcPr>
            <w:tcW w:w="715" w:type="dxa"/>
            <w:shd w:val="clear" w:color="auto" w:fill="auto"/>
            <w:noWrap/>
            <w:vAlign w:val="bottom"/>
            <w:hideMark/>
          </w:tcPr>
          <w:p w14:paraId="2C04E607" w14:textId="77777777" w:rsidR="002215B3" w:rsidRPr="002215B3" w:rsidRDefault="002215B3" w:rsidP="00A12167">
            <w:pPr>
              <w:spacing w:after="0" w:line="240" w:lineRule="auto"/>
              <w:jc w:val="center"/>
              <w:rPr>
                <w:del w:id="1086" w:author="Kopp, Darin" w:date="2025-02-20T15:34:00Z"/>
                <w:rFonts w:ascii="Calibri" w:eastAsia="Times New Roman" w:hAnsi="Calibri" w:cs="Calibri"/>
                <w:color w:val="000000"/>
                <w:sz w:val="20"/>
                <w:szCs w:val="20"/>
              </w:rPr>
            </w:pPr>
            <w:del w:id="1087" w:author="Kopp, Darin" w:date="2025-02-20T15:34:00Z">
              <w:r w:rsidRPr="002215B3">
                <w:rPr>
                  <w:rFonts w:ascii="Calibri" w:eastAsia="Times New Roman" w:hAnsi="Calibri" w:cs="Calibri"/>
                  <w:color w:val="000000"/>
                  <w:sz w:val="20"/>
                  <w:szCs w:val="20"/>
                </w:rPr>
                <w:delText>UMW</w:delText>
              </w:r>
            </w:del>
          </w:p>
        </w:tc>
        <w:tc>
          <w:tcPr>
            <w:tcW w:w="810" w:type="dxa"/>
            <w:shd w:val="clear" w:color="auto" w:fill="auto"/>
            <w:noWrap/>
            <w:vAlign w:val="bottom"/>
            <w:hideMark/>
          </w:tcPr>
          <w:p w14:paraId="52F96BFD" w14:textId="77777777" w:rsidR="002215B3" w:rsidRPr="002215B3" w:rsidRDefault="002215B3" w:rsidP="00A12167">
            <w:pPr>
              <w:spacing w:after="0" w:line="240" w:lineRule="auto"/>
              <w:jc w:val="center"/>
              <w:rPr>
                <w:del w:id="1088" w:author="Kopp, Darin" w:date="2025-02-20T15:34:00Z"/>
                <w:rFonts w:ascii="Calibri" w:eastAsia="Times New Roman" w:hAnsi="Calibri" w:cs="Calibri"/>
                <w:color w:val="000000"/>
                <w:sz w:val="20"/>
                <w:szCs w:val="20"/>
              </w:rPr>
            </w:pPr>
            <w:del w:id="1089" w:author="Kopp, Darin" w:date="2025-02-20T15:34:00Z">
              <w:r w:rsidRPr="002215B3">
                <w:rPr>
                  <w:rFonts w:ascii="Calibri" w:hAnsi="Calibri" w:cs="Calibri"/>
                  <w:color w:val="000000"/>
                  <w:sz w:val="20"/>
                  <w:szCs w:val="20"/>
                </w:rPr>
                <w:delText>0.05</w:delText>
              </w:r>
            </w:del>
          </w:p>
        </w:tc>
        <w:tc>
          <w:tcPr>
            <w:tcW w:w="1530" w:type="dxa"/>
            <w:shd w:val="clear" w:color="auto" w:fill="auto"/>
            <w:noWrap/>
            <w:vAlign w:val="bottom"/>
            <w:hideMark/>
          </w:tcPr>
          <w:p w14:paraId="45B0B3C2" w14:textId="77777777" w:rsidR="002215B3" w:rsidRDefault="002215B3" w:rsidP="00A12167">
            <w:pPr>
              <w:spacing w:after="0" w:line="240" w:lineRule="auto"/>
              <w:jc w:val="center"/>
              <w:rPr>
                <w:del w:id="1090" w:author="Kopp, Darin" w:date="2025-02-20T15:34:00Z"/>
                <w:rFonts w:ascii="Calibri" w:hAnsi="Calibri" w:cs="Calibri"/>
                <w:color w:val="000000"/>
                <w:sz w:val="20"/>
                <w:szCs w:val="20"/>
              </w:rPr>
            </w:pPr>
            <w:del w:id="1091" w:author="Kopp, Darin" w:date="2025-02-20T15:34:00Z">
              <w:r w:rsidRPr="002215B3">
                <w:rPr>
                  <w:rFonts w:ascii="Calibri" w:hAnsi="Calibri" w:cs="Calibri"/>
                  <w:color w:val="000000"/>
                  <w:sz w:val="20"/>
                  <w:szCs w:val="20"/>
                </w:rPr>
                <w:delText>-0.74</w:delText>
              </w:r>
            </w:del>
          </w:p>
          <w:p w14:paraId="26ECF411" w14:textId="77777777" w:rsidR="002215B3" w:rsidRPr="002215B3" w:rsidRDefault="002215B3" w:rsidP="00A12167">
            <w:pPr>
              <w:spacing w:after="0" w:line="240" w:lineRule="auto"/>
              <w:jc w:val="center"/>
              <w:rPr>
                <w:del w:id="1092" w:author="Kopp, Darin" w:date="2025-02-20T15:34:00Z"/>
                <w:rFonts w:ascii="Calibri" w:eastAsia="Times New Roman" w:hAnsi="Calibri" w:cs="Calibri"/>
                <w:color w:val="000000"/>
                <w:sz w:val="20"/>
                <w:szCs w:val="20"/>
              </w:rPr>
            </w:pPr>
            <w:del w:id="1093" w:author="Kopp, Darin" w:date="2025-02-20T15:34:00Z">
              <w:r w:rsidRPr="002215B3">
                <w:rPr>
                  <w:rFonts w:ascii="Calibri" w:hAnsi="Calibri" w:cs="Calibri"/>
                  <w:color w:val="000000"/>
                  <w:sz w:val="20"/>
                  <w:szCs w:val="20"/>
                </w:rPr>
                <w:delText>(-2.52 - 0.99)</w:delText>
              </w:r>
            </w:del>
          </w:p>
        </w:tc>
        <w:tc>
          <w:tcPr>
            <w:tcW w:w="1530" w:type="dxa"/>
            <w:shd w:val="clear" w:color="auto" w:fill="auto"/>
            <w:noWrap/>
            <w:vAlign w:val="bottom"/>
            <w:hideMark/>
          </w:tcPr>
          <w:p w14:paraId="6B5BFACD" w14:textId="77777777" w:rsidR="002215B3" w:rsidRDefault="002215B3" w:rsidP="00A12167">
            <w:pPr>
              <w:spacing w:after="0" w:line="240" w:lineRule="auto"/>
              <w:jc w:val="center"/>
              <w:rPr>
                <w:del w:id="1094" w:author="Kopp, Darin" w:date="2025-02-20T15:34:00Z"/>
                <w:rFonts w:ascii="Calibri" w:hAnsi="Calibri" w:cs="Calibri"/>
                <w:color w:val="000000"/>
                <w:sz w:val="20"/>
                <w:szCs w:val="20"/>
              </w:rPr>
            </w:pPr>
            <w:del w:id="1095" w:author="Kopp, Darin" w:date="2025-02-20T15:34:00Z">
              <w:r w:rsidRPr="002215B3">
                <w:rPr>
                  <w:rFonts w:ascii="Calibri" w:hAnsi="Calibri" w:cs="Calibri"/>
                  <w:color w:val="000000"/>
                  <w:sz w:val="20"/>
                  <w:szCs w:val="20"/>
                </w:rPr>
                <w:delText>1.04</w:delText>
              </w:r>
            </w:del>
          </w:p>
          <w:p w14:paraId="42B18761" w14:textId="77777777" w:rsidR="002215B3" w:rsidRPr="002215B3" w:rsidRDefault="002215B3" w:rsidP="00A12167">
            <w:pPr>
              <w:spacing w:after="0" w:line="240" w:lineRule="auto"/>
              <w:jc w:val="center"/>
              <w:rPr>
                <w:del w:id="1096" w:author="Kopp, Darin" w:date="2025-02-20T15:34:00Z"/>
                <w:rFonts w:ascii="Calibri" w:eastAsia="Times New Roman" w:hAnsi="Calibri" w:cs="Calibri"/>
                <w:color w:val="000000"/>
                <w:sz w:val="20"/>
                <w:szCs w:val="20"/>
              </w:rPr>
            </w:pPr>
            <w:del w:id="1097" w:author="Kopp, Darin" w:date="2025-02-20T15:34:00Z">
              <w:r w:rsidRPr="002215B3">
                <w:rPr>
                  <w:rFonts w:ascii="Calibri" w:hAnsi="Calibri" w:cs="Calibri"/>
                  <w:color w:val="000000"/>
                  <w:sz w:val="20"/>
                  <w:szCs w:val="20"/>
                </w:rPr>
                <w:delText>(0.98 - 1.1</w:delText>
              </w:r>
              <w:r w:rsidR="00D777F0">
                <w:rPr>
                  <w:rFonts w:ascii="Calibri" w:hAnsi="Calibri" w:cs="Calibri"/>
                  <w:color w:val="000000"/>
                  <w:sz w:val="20"/>
                  <w:szCs w:val="20"/>
                </w:rPr>
                <w:delText>0</w:delText>
              </w:r>
              <w:r w:rsidRPr="002215B3">
                <w:rPr>
                  <w:rFonts w:ascii="Calibri" w:hAnsi="Calibri" w:cs="Calibri"/>
                  <w:color w:val="000000"/>
                  <w:sz w:val="20"/>
                  <w:szCs w:val="20"/>
                </w:rPr>
                <w:delText>)</w:delText>
              </w:r>
            </w:del>
          </w:p>
        </w:tc>
        <w:tc>
          <w:tcPr>
            <w:tcW w:w="1620" w:type="dxa"/>
            <w:shd w:val="clear" w:color="auto" w:fill="auto"/>
            <w:noWrap/>
            <w:vAlign w:val="bottom"/>
            <w:hideMark/>
          </w:tcPr>
          <w:p w14:paraId="2FA36649" w14:textId="77777777" w:rsidR="002215B3" w:rsidRDefault="002215B3" w:rsidP="00A12167">
            <w:pPr>
              <w:spacing w:after="0" w:line="240" w:lineRule="auto"/>
              <w:jc w:val="center"/>
              <w:rPr>
                <w:del w:id="1098" w:author="Kopp, Darin" w:date="2025-02-20T15:34:00Z"/>
                <w:rFonts w:ascii="Calibri" w:hAnsi="Calibri" w:cs="Calibri"/>
                <w:color w:val="000000"/>
                <w:sz w:val="20"/>
                <w:szCs w:val="20"/>
              </w:rPr>
            </w:pPr>
            <w:del w:id="1099" w:author="Kopp, Darin" w:date="2025-02-20T15:34:00Z">
              <w:r w:rsidRPr="002215B3">
                <w:rPr>
                  <w:rFonts w:ascii="Calibri" w:hAnsi="Calibri" w:cs="Calibri"/>
                  <w:color w:val="000000"/>
                  <w:sz w:val="20"/>
                  <w:szCs w:val="20"/>
                </w:rPr>
                <w:delText>0.73</w:delText>
              </w:r>
            </w:del>
          </w:p>
          <w:p w14:paraId="2A97D464" w14:textId="77777777" w:rsidR="002215B3" w:rsidRPr="002215B3" w:rsidRDefault="002215B3" w:rsidP="00A12167">
            <w:pPr>
              <w:spacing w:after="0" w:line="240" w:lineRule="auto"/>
              <w:jc w:val="center"/>
              <w:rPr>
                <w:del w:id="1100" w:author="Kopp, Darin" w:date="2025-02-20T15:34:00Z"/>
                <w:rFonts w:ascii="Calibri" w:eastAsia="Times New Roman" w:hAnsi="Calibri" w:cs="Calibri"/>
                <w:color w:val="000000"/>
                <w:sz w:val="20"/>
                <w:szCs w:val="20"/>
              </w:rPr>
            </w:pPr>
            <w:del w:id="1101" w:author="Kopp, Darin" w:date="2025-02-20T15:34:00Z">
              <w:r w:rsidRPr="002215B3">
                <w:rPr>
                  <w:rFonts w:ascii="Calibri" w:hAnsi="Calibri" w:cs="Calibri"/>
                  <w:color w:val="000000"/>
                  <w:sz w:val="20"/>
                  <w:szCs w:val="20"/>
                </w:rPr>
                <w:delText>(0.66 - 0.78)</w:delText>
              </w:r>
            </w:del>
          </w:p>
        </w:tc>
        <w:tc>
          <w:tcPr>
            <w:tcW w:w="1980" w:type="dxa"/>
            <w:vAlign w:val="bottom"/>
          </w:tcPr>
          <w:p w14:paraId="1DBBB9F3" w14:textId="77777777" w:rsidR="002215B3" w:rsidRDefault="002215B3" w:rsidP="00A12167">
            <w:pPr>
              <w:spacing w:after="0" w:line="240" w:lineRule="auto"/>
              <w:jc w:val="center"/>
              <w:rPr>
                <w:del w:id="1102" w:author="Kopp, Darin" w:date="2025-02-20T15:34:00Z"/>
                <w:rFonts w:ascii="Calibri" w:hAnsi="Calibri" w:cs="Calibri"/>
                <w:color w:val="000000"/>
                <w:sz w:val="20"/>
                <w:szCs w:val="20"/>
              </w:rPr>
            </w:pPr>
            <w:del w:id="1103" w:author="Kopp, Darin" w:date="2025-02-20T15:34:00Z">
              <w:r w:rsidRPr="002215B3">
                <w:rPr>
                  <w:rFonts w:ascii="Calibri" w:hAnsi="Calibri" w:cs="Calibri"/>
                  <w:color w:val="000000"/>
                  <w:sz w:val="20"/>
                  <w:szCs w:val="20"/>
                </w:rPr>
                <w:delText>0.52</w:delText>
              </w:r>
            </w:del>
          </w:p>
          <w:p w14:paraId="45D96CE7" w14:textId="77777777" w:rsidR="002215B3" w:rsidRPr="002215B3" w:rsidRDefault="002215B3" w:rsidP="00A12167">
            <w:pPr>
              <w:spacing w:after="0" w:line="240" w:lineRule="auto"/>
              <w:jc w:val="center"/>
              <w:rPr>
                <w:del w:id="1104" w:author="Kopp, Darin" w:date="2025-02-20T15:34:00Z"/>
                <w:rFonts w:ascii="Calibri" w:eastAsia="Times New Roman" w:hAnsi="Calibri" w:cs="Calibri"/>
                <w:color w:val="000000"/>
                <w:sz w:val="20"/>
                <w:szCs w:val="20"/>
              </w:rPr>
            </w:pPr>
            <w:del w:id="1105" w:author="Kopp, Darin" w:date="2025-02-20T15:34:00Z">
              <w:r w:rsidRPr="002215B3">
                <w:rPr>
                  <w:rFonts w:ascii="Calibri" w:hAnsi="Calibri" w:cs="Calibri"/>
                  <w:color w:val="000000"/>
                  <w:sz w:val="20"/>
                  <w:szCs w:val="20"/>
                </w:rPr>
                <w:delText>(0.33 - 0.66)</w:delText>
              </w:r>
            </w:del>
          </w:p>
        </w:tc>
      </w:tr>
      <w:tr w:rsidR="002215B3" w:rsidRPr="002215B3" w14:paraId="47F03360" w14:textId="77777777" w:rsidTr="00A12167">
        <w:trPr>
          <w:trHeight w:val="300"/>
          <w:jc w:val="center"/>
          <w:del w:id="1106" w:author="Kopp, Darin" w:date="2025-02-20T15:34:00Z"/>
        </w:trPr>
        <w:tc>
          <w:tcPr>
            <w:tcW w:w="715" w:type="dxa"/>
            <w:shd w:val="clear" w:color="auto" w:fill="auto"/>
            <w:noWrap/>
            <w:vAlign w:val="bottom"/>
            <w:hideMark/>
          </w:tcPr>
          <w:p w14:paraId="788C5F3F" w14:textId="77777777" w:rsidR="002215B3" w:rsidRPr="002215B3" w:rsidRDefault="002215B3" w:rsidP="00A12167">
            <w:pPr>
              <w:spacing w:after="0" w:line="240" w:lineRule="auto"/>
              <w:jc w:val="center"/>
              <w:rPr>
                <w:del w:id="1107" w:author="Kopp, Darin" w:date="2025-02-20T15:34:00Z"/>
                <w:rFonts w:ascii="Calibri" w:eastAsia="Times New Roman" w:hAnsi="Calibri" w:cs="Calibri"/>
                <w:color w:val="000000"/>
                <w:sz w:val="20"/>
                <w:szCs w:val="20"/>
              </w:rPr>
            </w:pPr>
            <w:del w:id="1108" w:author="Kopp, Darin" w:date="2025-02-20T15:34:00Z">
              <w:r w:rsidRPr="002215B3">
                <w:rPr>
                  <w:rFonts w:ascii="Calibri" w:eastAsia="Times New Roman" w:hAnsi="Calibri" w:cs="Calibri"/>
                  <w:color w:val="000000"/>
                  <w:sz w:val="20"/>
                  <w:szCs w:val="20"/>
                </w:rPr>
                <w:delText>WMT</w:delText>
              </w:r>
            </w:del>
          </w:p>
        </w:tc>
        <w:tc>
          <w:tcPr>
            <w:tcW w:w="810" w:type="dxa"/>
            <w:shd w:val="clear" w:color="auto" w:fill="auto"/>
            <w:noWrap/>
            <w:vAlign w:val="bottom"/>
            <w:hideMark/>
          </w:tcPr>
          <w:p w14:paraId="3C2EF823" w14:textId="77777777" w:rsidR="002215B3" w:rsidRPr="002215B3" w:rsidRDefault="002215B3" w:rsidP="00A12167">
            <w:pPr>
              <w:spacing w:after="0" w:line="240" w:lineRule="auto"/>
              <w:jc w:val="center"/>
              <w:rPr>
                <w:del w:id="1109" w:author="Kopp, Darin" w:date="2025-02-20T15:34:00Z"/>
                <w:rFonts w:ascii="Calibri" w:eastAsia="Times New Roman" w:hAnsi="Calibri" w:cs="Calibri"/>
                <w:color w:val="000000"/>
                <w:sz w:val="20"/>
                <w:szCs w:val="20"/>
              </w:rPr>
            </w:pPr>
            <w:del w:id="1110" w:author="Kopp, Darin" w:date="2025-02-20T15:34:00Z">
              <w:r w:rsidRPr="002215B3">
                <w:rPr>
                  <w:rFonts w:ascii="Calibri" w:hAnsi="Calibri" w:cs="Calibri"/>
                  <w:color w:val="000000"/>
                  <w:sz w:val="20"/>
                  <w:szCs w:val="20"/>
                </w:rPr>
                <w:delText>0.10</w:delText>
              </w:r>
            </w:del>
          </w:p>
        </w:tc>
        <w:tc>
          <w:tcPr>
            <w:tcW w:w="1530" w:type="dxa"/>
            <w:shd w:val="clear" w:color="auto" w:fill="auto"/>
            <w:noWrap/>
            <w:vAlign w:val="bottom"/>
            <w:hideMark/>
          </w:tcPr>
          <w:p w14:paraId="70F2211E" w14:textId="77777777" w:rsidR="002215B3" w:rsidRDefault="002215B3" w:rsidP="00A12167">
            <w:pPr>
              <w:spacing w:after="0" w:line="240" w:lineRule="auto"/>
              <w:jc w:val="center"/>
              <w:rPr>
                <w:del w:id="1111" w:author="Kopp, Darin" w:date="2025-02-20T15:34:00Z"/>
                <w:rFonts w:ascii="Calibri" w:hAnsi="Calibri" w:cs="Calibri"/>
                <w:color w:val="000000"/>
                <w:sz w:val="20"/>
                <w:szCs w:val="20"/>
              </w:rPr>
            </w:pPr>
            <w:del w:id="1112" w:author="Kopp, Darin" w:date="2025-02-20T15:34:00Z">
              <w:r w:rsidRPr="002215B3">
                <w:rPr>
                  <w:rFonts w:ascii="Calibri" w:hAnsi="Calibri" w:cs="Calibri"/>
                  <w:color w:val="000000"/>
                  <w:sz w:val="20"/>
                  <w:szCs w:val="20"/>
                </w:rPr>
                <w:delText>0.24</w:delText>
              </w:r>
            </w:del>
          </w:p>
          <w:p w14:paraId="13ED63E7" w14:textId="77777777" w:rsidR="002215B3" w:rsidRPr="002215B3" w:rsidRDefault="002215B3" w:rsidP="00A12167">
            <w:pPr>
              <w:spacing w:after="0" w:line="240" w:lineRule="auto"/>
              <w:jc w:val="center"/>
              <w:rPr>
                <w:del w:id="1113" w:author="Kopp, Darin" w:date="2025-02-20T15:34:00Z"/>
                <w:rFonts w:ascii="Calibri" w:eastAsia="Times New Roman" w:hAnsi="Calibri" w:cs="Calibri"/>
                <w:color w:val="000000"/>
                <w:sz w:val="20"/>
                <w:szCs w:val="20"/>
              </w:rPr>
            </w:pPr>
            <w:del w:id="1114" w:author="Kopp, Darin" w:date="2025-02-20T15:34:00Z">
              <w:r w:rsidRPr="002215B3">
                <w:rPr>
                  <w:rFonts w:ascii="Calibri" w:hAnsi="Calibri" w:cs="Calibri"/>
                  <w:color w:val="000000"/>
                  <w:sz w:val="20"/>
                  <w:szCs w:val="20"/>
                </w:rPr>
                <w:delText>(-1.24 - 1.59)</w:delText>
              </w:r>
            </w:del>
          </w:p>
        </w:tc>
        <w:tc>
          <w:tcPr>
            <w:tcW w:w="1530" w:type="dxa"/>
            <w:shd w:val="clear" w:color="auto" w:fill="auto"/>
            <w:noWrap/>
            <w:vAlign w:val="bottom"/>
            <w:hideMark/>
          </w:tcPr>
          <w:p w14:paraId="151E4CE4" w14:textId="77777777" w:rsidR="002215B3" w:rsidRDefault="002215B3" w:rsidP="00A12167">
            <w:pPr>
              <w:spacing w:after="0" w:line="240" w:lineRule="auto"/>
              <w:jc w:val="center"/>
              <w:rPr>
                <w:del w:id="1115" w:author="Kopp, Darin" w:date="2025-02-20T15:34:00Z"/>
                <w:rFonts w:ascii="Calibri" w:hAnsi="Calibri" w:cs="Calibri"/>
                <w:color w:val="000000"/>
                <w:sz w:val="20"/>
                <w:szCs w:val="20"/>
              </w:rPr>
            </w:pPr>
            <w:del w:id="1116" w:author="Kopp, Darin" w:date="2025-02-20T15:34:00Z">
              <w:r w:rsidRPr="002215B3">
                <w:rPr>
                  <w:rFonts w:ascii="Calibri" w:hAnsi="Calibri" w:cs="Calibri"/>
                  <w:color w:val="000000"/>
                  <w:sz w:val="20"/>
                  <w:szCs w:val="20"/>
                </w:rPr>
                <w:delText>1.04</w:delText>
              </w:r>
            </w:del>
          </w:p>
          <w:p w14:paraId="4678949B" w14:textId="77777777" w:rsidR="002215B3" w:rsidRPr="002215B3" w:rsidRDefault="002215B3" w:rsidP="00A12167">
            <w:pPr>
              <w:spacing w:after="0" w:line="240" w:lineRule="auto"/>
              <w:jc w:val="center"/>
              <w:rPr>
                <w:del w:id="1117" w:author="Kopp, Darin" w:date="2025-02-20T15:34:00Z"/>
                <w:rFonts w:ascii="Calibri" w:eastAsia="Times New Roman" w:hAnsi="Calibri" w:cs="Calibri"/>
                <w:color w:val="000000"/>
                <w:sz w:val="20"/>
                <w:szCs w:val="20"/>
              </w:rPr>
            </w:pPr>
            <w:del w:id="1118" w:author="Kopp, Darin" w:date="2025-02-20T15:34:00Z">
              <w:r w:rsidRPr="002215B3">
                <w:rPr>
                  <w:rFonts w:ascii="Calibri" w:hAnsi="Calibri" w:cs="Calibri"/>
                  <w:color w:val="000000"/>
                  <w:sz w:val="20"/>
                  <w:szCs w:val="20"/>
                </w:rPr>
                <w:delText>(0.99 - 1.1</w:delText>
              </w:r>
              <w:r w:rsidR="00D777F0">
                <w:rPr>
                  <w:rFonts w:ascii="Calibri" w:hAnsi="Calibri" w:cs="Calibri"/>
                  <w:color w:val="000000"/>
                  <w:sz w:val="20"/>
                  <w:szCs w:val="20"/>
                </w:rPr>
                <w:delText>0</w:delText>
              </w:r>
              <w:r w:rsidRPr="002215B3">
                <w:rPr>
                  <w:rFonts w:ascii="Calibri" w:hAnsi="Calibri" w:cs="Calibri"/>
                  <w:color w:val="000000"/>
                  <w:sz w:val="20"/>
                  <w:szCs w:val="20"/>
                </w:rPr>
                <w:delText>)</w:delText>
              </w:r>
            </w:del>
          </w:p>
        </w:tc>
        <w:tc>
          <w:tcPr>
            <w:tcW w:w="1620" w:type="dxa"/>
            <w:shd w:val="clear" w:color="auto" w:fill="auto"/>
            <w:noWrap/>
            <w:vAlign w:val="bottom"/>
            <w:hideMark/>
          </w:tcPr>
          <w:p w14:paraId="1AE9C69E" w14:textId="77777777" w:rsidR="00A12167" w:rsidRDefault="002215B3" w:rsidP="00A12167">
            <w:pPr>
              <w:spacing w:after="0" w:line="240" w:lineRule="auto"/>
              <w:jc w:val="center"/>
              <w:rPr>
                <w:del w:id="1119" w:author="Kopp, Darin" w:date="2025-02-20T15:34:00Z"/>
                <w:rFonts w:ascii="Calibri" w:hAnsi="Calibri" w:cs="Calibri"/>
                <w:color w:val="000000"/>
                <w:sz w:val="20"/>
                <w:szCs w:val="20"/>
              </w:rPr>
            </w:pPr>
            <w:del w:id="1120" w:author="Kopp, Darin" w:date="2025-02-20T15:34:00Z">
              <w:r w:rsidRPr="002215B3">
                <w:rPr>
                  <w:rFonts w:ascii="Calibri" w:hAnsi="Calibri" w:cs="Calibri"/>
                  <w:color w:val="000000"/>
                  <w:sz w:val="20"/>
                  <w:szCs w:val="20"/>
                </w:rPr>
                <w:delText>0.74</w:delText>
              </w:r>
            </w:del>
          </w:p>
          <w:p w14:paraId="157559BE" w14:textId="77777777" w:rsidR="002215B3" w:rsidRPr="002215B3" w:rsidRDefault="002215B3" w:rsidP="00A12167">
            <w:pPr>
              <w:spacing w:after="0" w:line="240" w:lineRule="auto"/>
              <w:jc w:val="center"/>
              <w:rPr>
                <w:del w:id="1121" w:author="Kopp, Darin" w:date="2025-02-20T15:34:00Z"/>
                <w:rFonts w:ascii="Calibri" w:eastAsia="Times New Roman" w:hAnsi="Calibri" w:cs="Calibri"/>
                <w:color w:val="000000"/>
                <w:sz w:val="20"/>
                <w:szCs w:val="20"/>
              </w:rPr>
            </w:pPr>
            <w:del w:id="1122" w:author="Kopp, Darin" w:date="2025-02-20T15:34:00Z">
              <w:r w:rsidRPr="002215B3">
                <w:rPr>
                  <w:rFonts w:ascii="Calibri" w:hAnsi="Calibri" w:cs="Calibri"/>
                  <w:color w:val="000000"/>
                  <w:sz w:val="20"/>
                  <w:szCs w:val="20"/>
                </w:rPr>
                <w:delText>(0.7</w:delText>
              </w:r>
              <w:r w:rsidR="00D777F0">
                <w:rPr>
                  <w:rFonts w:ascii="Calibri" w:hAnsi="Calibri" w:cs="Calibri"/>
                  <w:color w:val="000000"/>
                  <w:sz w:val="20"/>
                  <w:szCs w:val="20"/>
                </w:rPr>
                <w:delText>0</w:delText>
              </w:r>
              <w:r w:rsidRPr="002215B3">
                <w:rPr>
                  <w:rFonts w:ascii="Calibri" w:hAnsi="Calibri" w:cs="Calibri"/>
                  <w:color w:val="000000"/>
                  <w:sz w:val="20"/>
                  <w:szCs w:val="20"/>
                </w:rPr>
                <w:delText xml:space="preserve"> - 0.78)</w:delText>
              </w:r>
            </w:del>
          </w:p>
        </w:tc>
        <w:tc>
          <w:tcPr>
            <w:tcW w:w="1980" w:type="dxa"/>
            <w:vAlign w:val="bottom"/>
          </w:tcPr>
          <w:p w14:paraId="5200864B" w14:textId="77777777" w:rsidR="00A12167" w:rsidRDefault="002215B3" w:rsidP="00A12167">
            <w:pPr>
              <w:spacing w:after="0" w:line="240" w:lineRule="auto"/>
              <w:jc w:val="center"/>
              <w:rPr>
                <w:del w:id="1123" w:author="Kopp, Darin" w:date="2025-02-20T15:34:00Z"/>
                <w:rFonts w:ascii="Calibri" w:hAnsi="Calibri" w:cs="Calibri"/>
                <w:color w:val="000000"/>
                <w:sz w:val="20"/>
                <w:szCs w:val="20"/>
              </w:rPr>
            </w:pPr>
            <w:del w:id="1124" w:author="Kopp, Darin" w:date="2025-02-20T15:34:00Z">
              <w:r w:rsidRPr="002215B3">
                <w:rPr>
                  <w:rFonts w:ascii="Calibri" w:hAnsi="Calibri" w:cs="Calibri"/>
                  <w:color w:val="000000"/>
                  <w:sz w:val="20"/>
                  <w:szCs w:val="20"/>
                </w:rPr>
                <w:delText>0.55</w:delText>
              </w:r>
            </w:del>
          </w:p>
          <w:p w14:paraId="792CD4E4" w14:textId="77777777" w:rsidR="002215B3" w:rsidRPr="002215B3" w:rsidRDefault="002215B3" w:rsidP="00A12167">
            <w:pPr>
              <w:spacing w:after="0" w:line="240" w:lineRule="auto"/>
              <w:jc w:val="center"/>
              <w:rPr>
                <w:del w:id="1125" w:author="Kopp, Darin" w:date="2025-02-20T15:34:00Z"/>
                <w:rFonts w:ascii="Calibri" w:eastAsia="Times New Roman" w:hAnsi="Calibri" w:cs="Calibri"/>
                <w:color w:val="000000"/>
                <w:sz w:val="20"/>
                <w:szCs w:val="20"/>
              </w:rPr>
            </w:pPr>
            <w:del w:id="1126" w:author="Kopp, Darin" w:date="2025-02-20T15:34:00Z">
              <w:r w:rsidRPr="002215B3">
                <w:rPr>
                  <w:rFonts w:ascii="Calibri" w:hAnsi="Calibri" w:cs="Calibri"/>
                  <w:color w:val="000000"/>
                  <w:sz w:val="20"/>
                  <w:szCs w:val="20"/>
                </w:rPr>
                <w:delText>(0.32 - 0.72)</w:delText>
              </w:r>
            </w:del>
          </w:p>
        </w:tc>
      </w:tr>
      <w:tr w:rsidR="002215B3" w:rsidRPr="002215B3" w14:paraId="4AB7DCC9" w14:textId="77777777" w:rsidTr="00A12167">
        <w:trPr>
          <w:trHeight w:val="300"/>
          <w:jc w:val="center"/>
          <w:del w:id="1127" w:author="Kopp, Darin" w:date="2025-02-20T15:34:00Z"/>
        </w:trPr>
        <w:tc>
          <w:tcPr>
            <w:tcW w:w="715" w:type="dxa"/>
            <w:shd w:val="clear" w:color="auto" w:fill="auto"/>
            <w:noWrap/>
            <w:vAlign w:val="bottom"/>
            <w:hideMark/>
          </w:tcPr>
          <w:p w14:paraId="64EFD026" w14:textId="77777777" w:rsidR="002215B3" w:rsidRPr="002215B3" w:rsidRDefault="002215B3" w:rsidP="00A12167">
            <w:pPr>
              <w:spacing w:after="0" w:line="240" w:lineRule="auto"/>
              <w:jc w:val="center"/>
              <w:rPr>
                <w:del w:id="1128" w:author="Kopp, Darin" w:date="2025-02-20T15:34:00Z"/>
                <w:rFonts w:ascii="Calibri" w:eastAsia="Times New Roman" w:hAnsi="Calibri" w:cs="Calibri"/>
                <w:color w:val="000000"/>
                <w:sz w:val="20"/>
                <w:szCs w:val="20"/>
              </w:rPr>
            </w:pPr>
            <w:del w:id="1129" w:author="Kopp, Darin" w:date="2025-02-20T15:34:00Z">
              <w:r w:rsidRPr="002215B3">
                <w:rPr>
                  <w:rFonts w:ascii="Calibri" w:eastAsia="Times New Roman" w:hAnsi="Calibri" w:cs="Calibri"/>
                  <w:color w:val="000000"/>
                  <w:sz w:val="20"/>
                  <w:szCs w:val="20"/>
                </w:rPr>
                <w:delText>XER</w:delText>
              </w:r>
            </w:del>
          </w:p>
        </w:tc>
        <w:tc>
          <w:tcPr>
            <w:tcW w:w="810" w:type="dxa"/>
            <w:shd w:val="clear" w:color="auto" w:fill="auto"/>
            <w:noWrap/>
            <w:vAlign w:val="bottom"/>
            <w:hideMark/>
          </w:tcPr>
          <w:p w14:paraId="5F113FAF" w14:textId="77777777" w:rsidR="002215B3" w:rsidRPr="002215B3" w:rsidRDefault="002215B3" w:rsidP="00A12167">
            <w:pPr>
              <w:spacing w:after="0" w:line="240" w:lineRule="auto"/>
              <w:jc w:val="center"/>
              <w:rPr>
                <w:del w:id="1130" w:author="Kopp, Darin" w:date="2025-02-20T15:34:00Z"/>
                <w:rFonts w:ascii="Calibri" w:eastAsia="Times New Roman" w:hAnsi="Calibri" w:cs="Calibri"/>
                <w:color w:val="000000"/>
                <w:sz w:val="20"/>
                <w:szCs w:val="20"/>
              </w:rPr>
            </w:pPr>
            <w:del w:id="1131" w:author="Kopp, Darin" w:date="2025-02-20T15:34:00Z">
              <w:r w:rsidRPr="002215B3">
                <w:rPr>
                  <w:rFonts w:ascii="Calibri" w:hAnsi="Calibri" w:cs="Calibri"/>
                  <w:color w:val="000000"/>
                  <w:sz w:val="20"/>
                  <w:szCs w:val="20"/>
                </w:rPr>
                <w:delText>0.05</w:delText>
              </w:r>
            </w:del>
          </w:p>
        </w:tc>
        <w:tc>
          <w:tcPr>
            <w:tcW w:w="1530" w:type="dxa"/>
            <w:shd w:val="clear" w:color="auto" w:fill="auto"/>
            <w:noWrap/>
            <w:vAlign w:val="bottom"/>
            <w:hideMark/>
          </w:tcPr>
          <w:p w14:paraId="33C4FC69" w14:textId="77777777" w:rsidR="002215B3" w:rsidRDefault="002215B3" w:rsidP="00A12167">
            <w:pPr>
              <w:spacing w:after="0" w:line="240" w:lineRule="auto"/>
              <w:jc w:val="center"/>
              <w:rPr>
                <w:del w:id="1132" w:author="Kopp, Darin" w:date="2025-02-20T15:34:00Z"/>
                <w:rFonts w:ascii="Calibri" w:hAnsi="Calibri" w:cs="Calibri"/>
                <w:color w:val="000000"/>
                <w:sz w:val="20"/>
                <w:szCs w:val="20"/>
              </w:rPr>
            </w:pPr>
            <w:del w:id="1133" w:author="Kopp, Darin" w:date="2025-02-20T15:34:00Z">
              <w:r w:rsidRPr="002215B3">
                <w:rPr>
                  <w:rFonts w:ascii="Calibri" w:hAnsi="Calibri" w:cs="Calibri"/>
                  <w:color w:val="000000"/>
                  <w:sz w:val="20"/>
                  <w:szCs w:val="20"/>
                </w:rPr>
                <w:delText>-0.12</w:delText>
              </w:r>
            </w:del>
          </w:p>
          <w:p w14:paraId="271407D6" w14:textId="77777777" w:rsidR="002215B3" w:rsidRPr="002215B3" w:rsidRDefault="002215B3" w:rsidP="00A12167">
            <w:pPr>
              <w:spacing w:after="0" w:line="240" w:lineRule="auto"/>
              <w:jc w:val="center"/>
              <w:rPr>
                <w:del w:id="1134" w:author="Kopp, Darin" w:date="2025-02-20T15:34:00Z"/>
                <w:rFonts w:ascii="Calibri" w:eastAsia="Times New Roman" w:hAnsi="Calibri" w:cs="Calibri"/>
                <w:color w:val="000000"/>
                <w:sz w:val="20"/>
                <w:szCs w:val="20"/>
              </w:rPr>
            </w:pPr>
            <w:del w:id="1135" w:author="Kopp, Darin" w:date="2025-02-20T15:34:00Z">
              <w:r w:rsidRPr="002215B3">
                <w:rPr>
                  <w:rFonts w:ascii="Calibri" w:hAnsi="Calibri" w:cs="Calibri"/>
                  <w:color w:val="000000"/>
                  <w:sz w:val="20"/>
                  <w:szCs w:val="20"/>
                </w:rPr>
                <w:delText>(-1.11 - 0.74)</w:delText>
              </w:r>
            </w:del>
          </w:p>
        </w:tc>
        <w:tc>
          <w:tcPr>
            <w:tcW w:w="1530" w:type="dxa"/>
            <w:shd w:val="clear" w:color="auto" w:fill="auto"/>
            <w:noWrap/>
            <w:vAlign w:val="bottom"/>
            <w:hideMark/>
          </w:tcPr>
          <w:p w14:paraId="467D5F5A" w14:textId="77777777" w:rsidR="002215B3" w:rsidRDefault="002215B3" w:rsidP="00A12167">
            <w:pPr>
              <w:spacing w:after="0" w:line="240" w:lineRule="auto"/>
              <w:jc w:val="center"/>
              <w:rPr>
                <w:del w:id="1136" w:author="Kopp, Darin" w:date="2025-02-20T15:34:00Z"/>
                <w:rFonts w:ascii="Calibri" w:hAnsi="Calibri" w:cs="Calibri"/>
                <w:color w:val="000000"/>
                <w:sz w:val="20"/>
                <w:szCs w:val="20"/>
              </w:rPr>
            </w:pPr>
            <w:del w:id="1137" w:author="Kopp, Darin" w:date="2025-02-20T15:34:00Z">
              <w:r w:rsidRPr="002215B3">
                <w:rPr>
                  <w:rFonts w:ascii="Calibri" w:hAnsi="Calibri" w:cs="Calibri"/>
                  <w:color w:val="000000"/>
                  <w:sz w:val="20"/>
                  <w:szCs w:val="20"/>
                </w:rPr>
                <w:delText>1.03</w:delText>
              </w:r>
            </w:del>
          </w:p>
          <w:p w14:paraId="52BFEBE4" w14:textId="77777777" w:rsidR="002215B3" w:rsidRPr="002215B3" w:rsidRDefault="002215B3" w:rsidP="00A12167">
            <w:pPr>
              <w:spacing w:after="0" w:line="240" w:lineRule="auto"/>
              <w:jc w:val="center"/>
              <w:rPr>
                <w:del w:id="1138" w:author="Kopp, Darin" w:date="2025-02-20T15:34:00Z"/>
                <w:rFonts w:ascii="Calibri" w:eastAsia="Times New Roman" w:hAnsi="Calibri" w:cs="Calibri"/>
                <w:color w:val="000000"/>
                <w:sz w:val="20"/>
                <w:szCs w:val="20"/>
              </w:rPr>
            </w:pPr>
            <w:del w:id="1139" w:author="Kopp, Darin" w:date="2025-02-20T15:34:00Z">
              <w:r w:rsidRPr="002215B3">
                <w:rPr>
                  <w:rFonts w:ascii="Calibri" w:hAnsi="Calibri" w:cs="Calibri"/>
                  <w:color w:val="000000"/>
                  <w:sz w:val="20"/>
                  <w:szCs w:val="20"/>
                </w:rPr>
                <w:delText>(0.98 - 1.08)</w:delText>
              </w:r>
            </w:del>
          </w:p>
        </w:tc>
        <w:tc>
          <w:tcPr>
            <w:tcW w:w="1620" w:type="dxa"/>
            <w:shd w:val="clear" w:color="auto" w:fill="auto"/>
            <w:noWrap/>
            <w:vAlign w:val="bottom"/>
            <w:hideMark/>
          </w:tcPr>
          <w:p w14:paraId="27C96EC2" w14:textId="77777777" w:rsidR="00A12167" w:rsidRDefault="002215B3" w:rsidP="00A12167">
            <w:pPr>
              <w:spacing w:after="0" w:line="240" w:lineRule="auto"/>
              <w:jc w:val="center"/>
              <w:rPr>
                <w:del w:id="1140" w:author="Kopp, Darin" w:date="2025-02-20T15:34:00Z"/>
                <w:rFonts w:ascii="Calibri" w:hAnsi="Calibri" w:cs="Calibri"/>
                <w:color w:val="000000"/>
                <w:sz w:val="20"/>
                <w:szCs w:val="20"/>
              </w:rPr>
            </w:pPr>
            <w:del w:id="1141" w:author="Kopp, Darin" w:date="2025-02-20T15:34:00Z">
              <w:r w:rsidRPr="002215B3">
                <w:rPr>
                  <w:rFonts w:ascii="Calibri" w:hAnsi="Calibri" w:cs="Calibri"/>
                  <w:color w:val="000000"/>
                  <w:sz w:val="20"/>
                  <w:szCs w:val="20"/>
                </w:rPr>
                <w:delText>0.83</w:delText>
              </w:r>
            </w:del>
          </w:p>
          <w:p w14:paraId="75AAD5A6" w14:textId="77777777" w:rsidR="002215B3" w:rsidRPr="002215B3" w:rsidRDefault="002215B3" w:rsidP="00A12167">
            <w:pPr>
              <w:spacing w:after="0" w:line="240" w:lineRule="auto"/>
              <w:jc w:val="center"/>
              <w:rPr>
                <w:del w:id="1142" w:author="Kopp, Darin" w:date="2025-02-20T15:34:00Z"/>
                <w:rFonts w:ascii="Calibri" w:eastAsia="Times New Roman" w:hAnsi="Calibri" w:cs="Calibri"/>
                <w:color w:val="000000"/>
                <w:sz w:val="20"/>
                <w:szCs w:val="20"/>
              </w:rPr>
            </w:pPr>
            <w:del w:id="1143" w:author="Kopp, Darin" w:date="2025-02-20T15:34:00Z">
              <w:r w:rsidRPr="002215B3">
                <w:rPr>
                  <w:rFonts w:ascii="Calibri" w:hAnsi="Calibri" w:cs="Calibri"/>
                  <w:color w:val="000000"/>
                  <w:sz w:val="20"/>
                  <w:szCs w:val="20"/>
                </w:rPr>
                <w:delText>(0.8</w:delText>
              </w:r>
              <w:r w:rsidR="00D777F0">
                <w:rPr>
                  <w:rFonts w:ascii="Calibri" w:hAnsi="Calibri" w:cs="Calibri"/>
                  <w:color w:val="000000"/>
                  <w:sz w:val="20"/>
                  <w:szCs w:val="20"/>
                </w:rPr>
                <w:delText>0</w:delText>
              </w:r>
              <w:r w:rsidRPr="002215B3">
                <w:rPr>
                  <w:rFonts w:ascii="Calibri" w:hAnsi="Calibri" w:cs="Calibri"/>
                  <w:color w:val="000000"/>
                  <w:sz w:val="20"/>
                  <w:szCs w:val="20"/>
                </w:rPr>
                <w:delText xml:space="preserve"> - 0.86)</w:delText>
              </w:r>
            </w:del>
          </w:p>
        </w:tc>
        <w:tc>
          <w:tcPr>
            <w:tcW w:w="1980" w:type="dxa"/>
            <w:vAlign w:val="bottom"/>
          </w:tcPr>
          <w:p w14:paraId="35D344F4" w14:textId="77777777" w:rsidR="00A12167" w:rsidRDefault="002215B3" w:rsidP="00A12167">
            <w:pPr>
              <w:spacing w:after="0" w:line="240" w:lineRule="auto"/>
              <w:jc w:val="center"/>
              <w:rPr>
                <w:del w:id="1144" w:author="Kopp, Darin" w:date="2025-02-20T15:34:00Z"/>
                <w:rFonts w:ascii="Calibri" w:hAnsi="Calibri" w:cs="Calibri"/>
                <w:color w:val="000000"/>
                <w:sz w:val="20"/>
                <w:szCs w:val="20"/>
              </w:rPr>
            </w:pPr>
            <w:del w:id="1145" w:author="Kopp, Darin" w:date="2025-02-20T15:34:00Z">
              <w:r w:rsidRPr="002215B3">
                <w:rPr>
                  <w:rFonts w:ascii="Calibri" w:hAnsi="Calibri" w:cs="Calibri"/>
                  <w:color w:val="000000"/>
                  <w:sz w:val="20"/>
                  <w:szCs w:val="20"/>
                </w:rPr>
                <w:delText>0.48</w:delText>
              </w:r>
            </w:del>
          </w:p>
          <w:p w14:paraId="05092407" w14:textId="77777777" w:rsidR="002215B3" w:rsidRPr="002215B3" w:rsidRDefault="002215B3" w:rsidP="00A12167">
            <w:pPr>
              <w:spacing w:after="0" w:line="240" w:lineRule="auto"/>
              <w:jc w:val="center"/>
              <w:rPr>
                <w:del w:id="1146" w:author="Kopp, Darin" w:date="2025-02-20T15:34:00Z"/>
                <w:rFonts w:ascii="Calibri" w:eastAsia="Times New Roman" w:hAnsi="Calibri" w:cs="Calibri"/>
                <w:color w:val="000000"/>
                <w:sz w:val="20"/>
                <w:szCs w:val="20"/>
              </w:rPr>
            </w:pPr>
            <w:del w:id="1147" w:author="Kopp, Darin" w:date="2025-02-20T15:34:00Z">
              <w:r w:rsidRPr="002215B3">
                <w:rPr>
                  <w:rFonts w:ascii="Calibri" w:hAnsi="Calibri" w:cs="Calibri"/>
                  <w:color w:val="000000"/>
                  <w:sz w:val="20"/>
                  <w:szCs w:val="20"/>
                </w:rPr>
                <w:delText>(0.18 - 0.66)</w:delText>
              </w:r>
            </w:del>
          </w:p>
        </w:tc>
      </w:tr>
    </w:tbl>
    <w:p w14:paraId="0A9DE65C" w14:textId="77777777" w:rsidR="007E19F3" w:rsidRDefault="007E19F3" w:rsidP="004655B5">
      <w:pPr>
        <w:spacing w:line="480" w:lineRule="auto"/>
        <w:contextualSpacing/>
        <w:rPr>
          <w:del w:id="1148" w:author="Kopp, Darin" w:date="2025-02-20T15:34:00Z"/>
          <w:rFonts w:ascii="Times New Roman" w:hAnsi="Times New Roman" w:cs="Times New Roman"/>
          <w:i/>
          <w:iCs/>
          <w:sz w:val="24"/>
          <w:szCs w:val="24"/>
        </w:rPr>
      </w:pPr>
    </w:p>
    <w:p w14:paraId="669B1B01" w14:textId="77777777" w:rsidR="001F5867" w:rsidRDefault="001F5867" w:rsidP="004655B5">
      <w:pPr>
        <w:spacing w:line="480" w:lineRule="auto"/>
        <w:contextualSpacing/>
        <w:rPr>
          <w:del w:id="1149" w:author="Kopp, Darin" w:date="2025-02-20T15:34:00Z"/>
          <w:rFonts w:ascii="Times New Roman" w:hAnsi="Times New Roman" w:cs="Times New Roman"/>
          <w:i/>
          <w:iCs/>
          <w:sz w:val="24"/>
          <w:szCs w:val="24"/>
        </w:rPr>
      </w:pPr>
    </w:p>
    <w:p w14:paraId="10B3EC3B" w14:textId="6767EF6B" w:rsidR="00D3160B" w:rsidRDefault="00DD770D" w:rsidP="00F07BCC">
      <w:pPr>
        <w:spacing w:line="480" w:lineRule="auto"/>
        <w:ind w:firstLine="720"/>
        <w:rPr>
          <w:ins w:id="1150" w:author="Kopp, Darin" w:date="2025-02-20T15:34:00Z"/>
          <w:rFonts w:ascii="Times New Roman" w:hAnsi="Times New Roman" w:cs="Times New Roman"/>
          <w:sz w:val="24"/>
          <w:szCs w:val="24"/>
        </w:rPr>
      </w:pPr>
      <w:ins w:id="1151" w:author="Kopp, Darin" w:date="2025-02-20T15:34:00Z">
        <w:r>
          <w:rPr>
            <w:rFonts w:ascii="Times New Roman" w:hAnsi="Times New Roman" w:cs="Times New Roman"/>
            <w:sz w:val="24"/>
            <w:szCs w:val="24"/>
          </w:rPr>
          <w:t xml:space="preserve">Observed and hindcasted values for sulfate, </w:t>
        </w:r>
        <w:r w:rsidR="00356840">
          <w:rPr>
            <w:rFonts w:ascii="Times New Roman" w:hAnsi="Times New Roman" w:cs="Times New Roman"/>
            <w:sz w:val="24"/>
            <w:szCs w:val="24"/>
          </w:rPr>
          <w:t xml:space="preserve">and </w:t>
        </w:r>
        <w:r w:rsidR="00B944D3">
          <w:rPr>
            <w:rFonts w:ascii="Times New Roman" w:hAnsi="Times New Roman" w:cs="Times New Roman"/>
            <w:sz w:val="24"/>
            <w:szCs w:val="24"/>
          </w:rPr>
          <w:t xml:space="preserve">mean summer air temperature </w:t>
        </w:r>
        <w:r w:rsidR="00E4682F">
          <w:rPr>
            <w:rFonts w:ascii="Times New Roman" w:hAnsi="Times New Roman" w:cs="Times New Roman"/>
            <w:sz w:val="24"/>
            <w:szCs w:val="24"/>
          </w:rPr>
          <w:t>were generally similar for all ecoregions</w:t>
        </w:r>
        <w:r w:rsidR="005F7283">
          <w:rPr>
            <w:rFonts w:ascii="Times New Roman" w:hAnsi="Times New Roman" w:cs="Times New Roman"/>
            <w:sz w:val="24"/>
            <w:szCs w:val="24"/>
          </w:rPr>
          <w:t xml:space="preserve">. </w:t>
        </w:r>
        <w:r>
          <w:rPr>
            <w:rFonts w:ascii="Times New Roman" w:hAnsi="Times New Roman" w:cs="Times New Roman"/>
            <w:sz w:val="24"/>
            <w:szCs w:val="24"/>
          </w:rPr>
          <w:t xml:space="preserve"> </w:t>
        </w:r>
        <w:r w:rsidR="005F7283">
          <w:rPr>
            <w:rFonts w:ascii="Times New Roman" w:hAnsi="Times New Roman" w:cs="Times New Roman"/>
            <w:sz w:val="24"/>
            <w:szCs w:val="24"/>
          </w:rPr>
          <w:t xml:space="preserve"> </w:t>
        </w:r>
      </w:ins>
    </w:p>
    <w:p w14:paraId="001C0C50" w14:textId="71DA0245" w:rsidR="001F5867" w:rsidRDefault="00810C89" w:rsidP="00F07BCC">
      <w:pPr>
        <w:spacing w:line="480" w:lineRule="auto"/>
        <w:ind w:firstLine="720"/>
        <w:rPr>
          <w:ins w:id="1152" w:author="Kopp, Darin" w:date="2025-02-20T15:34:00Z"/>
          <w:rFonts w:ascii="Times New Roman" w:hAnsi="Times New Roman" w:cs="Times New Roman"/>
          <w:sz w:val="24"/>
          <w:szCs w:val="24"/>
        </w:rPr>
      </w:pPr>
      <w:ins w:id="1153" w:author="Kopp, Darin" w:date="2025-02-20T15:34:00Z">
        <w:r>
          <w:rPr>
            <w:rFonts w:ascii="Times New Roman" w:hAnsi="Times New Roman" w:cs="Times New Roman"/>
            <w:sz w:val="24"/>
            <w:szCs w:val="24"/>
          </w:rPr>
          <w:t xml:space="preserve">Anthropogenic disturbance </w:t>
        </w:r>
        <w:r w:rsidR="004E3356">
          <w:rPr>
            <w:rFonts w:ascii="Times New Roman" w:hAnsi="Times New Roman" w:cs="Times New Roman"/>
            <w:sz w:val="24"/>
            <w:szCs w:val="24"/>
          </w:rPr>
          <w:t>a</w:t>
        </w:r>
        <w:r>
          <w:rPr>
            <w:rFonts w:ascii="Times New Roman" w:hAnsi="Times New Roman" w:cs="Times New Roman"/>
            <w:sz w:val="24"/>
            <w:szCs w:val="24"/>
          </w:rPr>
          <w:t xml:space="preserve">ffected </w:t>
        </w:r>
        <w:r w:rsidR="00774EF5">
          <w:rPr>
            <w:rFonts w:ascii="Times New Roman" w:hAnsi="Times New Roman" w:cs="Times New Roman"/>
            <w:sz w:val="24"/>
            <w:szCs w:val="24"/>
          </w:rPr>
          <w:t>physiochemical</w:t>
        </w:r>
        <w:r>
          <w:rPr>
            <w:rFonts w:ascii="Times New Roman" w:hAnsi="Times New Roman" w:cs="Times New Roman"/>
            <w:sz w:val="24"/>
            <w:szCs w:val="24"/>
          </w:rPr>
          <w:t xml:space="preserve"> gradients differently </w:t>
        </w:r>
        <w:r w:rsidR="00A752AB">
          <w:rPr>
            <w:rFonts w:ascii="Times New Roman" w:hAnsi="Times New Roman" w:cs="Times New Roman"/>
            <w:sz w:val="24"/>
            <w:szCs w:val="24"/>
          </w:rPr>
          <w:t xml:space="preserve">depending on the ecoregion (Figure </w:t>
        </w:r>
        <w:r w:rsidR="009D6053">
          <w:rPr>
            <w:rFonts w:ascii="Times New Roman" w:hAnsi="Times New Roman" w:cs="Times New Roman"/>
            <w:sz w:val="24"/>
            <w:szCs w:val="24"/>
          </w:rPr>
          <w:t>5</w:t>
        </w:r>
        <w:r w:rsidR="002F2584">
          <w:rPr>
            <w:rFonts w:ascii="Times New Roman" w:hAnsi="Times New Roman" w:cs="Times New Roman"/>
            <w:sz w:val="24"/>
            <w:szCs w:val="24"/>
          </w:rPr>
          <w:t>a</w:t>
        </w:r>
        <w:r w:rsidR="00A752AB">
          <w:rPr>
            <w:rFonts w:ascii="Times New Roman" w:hAnsi="Times New Roman" w:cs="Times New Roman"/>
            <w:sz w:val="24"/>
            <w:szCs w:val="24"/>
          </w:rPr>
          <w:t>).</w:t>
        </w:r>
        <w:r w:rsidR="00AF2A5C">
          <w:rPr>
            <w:rFonts w:ascii="Times New Roman" w:hAnsi="Times New Roman" w:cs="Times New Roman"/>
            <w:sz w:val="24"/>
            <w:szCs w:val="24"/>
          </w:rPr>
          <w:t xml:space="preserve"> We found</w:t>
        </w:r>
        <w:r w:rsidR="009854B3">
          <w:rPr>
            <w:rFonts w:ascii="Times New Roman" w:hAnsi="Times New Roman" w:cs="Times New Roman"/>
            <w:sz w:val="24"/>
            <w:szCs w:val="24"/>
          </w:rPr>
          <w:t xml:space="preserve"> </w:t>
        </w:r>
        <w:r w:rsidR="00513F1A">
          <w:rPr>
            <w:rFonts w:ascii="Times New Roman" w:hAnsi="Times New Roman" w:cs="Times New Roman"/>
            <w:sz w:val="24"/>
            <w:szCs w:val="24"/>
          </w:rPr>
          <w:t>60</w:t>
        </w:r>
        <w:r w:rsidR="00AB0B83">
          <w:rPr>
            <w:rFonts w:ascii="Times New Roman" w:hAnsi="Times New Roman" w:cs="Times New Roman"/>
            <w:sz w:val="24"/>
            <w:szCs w:val="24"/>
          </w:rPr>
          <w:t>.8</w:t>
        </w:r>
        <w:r w:rsidR="0011793D">
          <w:rPr>
            <w:rFonts w:ascii="Times New Roman" w:hAnsi="Times New Roman" w:cs="Times New Roman"/>
            <w:sz w:val="24"/>
            <w:szCs w:val="24"/>
          </w:rPr>
          <w:t xml:space="preserve">% </w:t>
        </w:r>
        <w:r w:rsidR="00AB0B83">
          <w:rPr>
            <w:rFonts w:ascii="Times New Roman" w:hAnsi="Times New Roman" w:cs="Times New Roman"/>
            <w:sz w:val="24"/>
            <w:szCs w:val="24"/>
          </w:rPr>
          <w:t>(95%</w:t>
        </w:r>
        <w:r w:rsidR="0070690F">
          <w:rPr>
            <w:rFonts w:ascii="Times New Roman" w:hAnsi="Times New Roman" w:cs="Times New Roman"/>
            <w:sz w:val="24"/>
            <w:szCs w:val="24"/>
          </w:rPr>
          <w:t xml:space="preserve"> </w:t>
        </w:r>
        <w:r w:rsidR="00AB0B83">
          <w:rPr>
            <w:rFonts w:ascii="Times New Roman" w:hAnsi="Times New Roman" w:cs="Times New Roman"/>
            <w:sz w:val="24"/>
            <w:szCs w:val="24"/>
          </w:rPr>
          <w:t>C</w:t>
        </w:r>
        <w:r w:rsidR="0070690F">
          <w:rPr>
            <w:rFonts w:ascii="Times New Roman" w:hAnsi="Times New Roman" w:cs="Times New Roman"/>
            <w:sz w:val="24"/>
            <w:szCs w:val="24"/>
          </w:rPr>
          <w:t>onfidence Interval, hereafter CI</w:t>
        </w:r>
        <w:r w:rsidR="00AB0B83">
          <w:rPr>
            <w:rFonts w:ascii="Times New Roman" w:hAnsi="Times New Roman" w:cs="Times New Roman"/>
            <w:sz w:val="24"/>
            <w:szCs w:val="24"/>
          </w:rPr>
          <w:t xml:space="preserve"> = 52.8-68.8%) </w:t>
        </w:r>
        <w:r w:rsidR="00513F1A">
          <w:rPr>
            <w:rFonts w:ascii="Times New Roman" w:hAnsi="Times New Roman" w:cs="Times New Roman"/>
            <w:sz w:val="24"/>
            <w:szCs w:val="24"/>
          </w:rPr>
          <w:t xml:space="preserve">of </w:t>
        </w:r>
        <w:r w:rsidR="0070690F">
          <w:rPr>
            <w:rFonts w:ascii="Times New Roman" w:hAnsi="Times New Roman" w:cs="Times New Roman"/>
            <w:sz w:val="24"/>
            <w:szCs w:val="24"/>
          </w:rPr>
          <w:t>streams</w:t>
        </w:r>
        <w:r w:rsidR="00513F1A">
          <w:rPr>
            <w:rFonts w:ascii="Times New Roman" w:hAnsi="Times New Roman" w:cs="Times New Roman"/>
            <w:sz w:val="24"/>
            <w:szCs w:val="24"/>
          </w:rPr>
          <w:t xml:space="preserve"> in </w:t>
        </w:r>
        <w:r w:rsidR="000D5D73">
          <w:rPr>
            <w:rFonts w:ascii="Times New Roman" w:hAnsi="Times New Roman" w:cs="Times New Roman"/>
            <w:sz w:val="24"/>
            <w:szCs w:val="24"/>
          </w:rPr>
          <w:t>Temperate Plains</w:t>
        </w:r>
        <w:r w:rsidR="00513F1A">
          <w:rPr>
            <w:rFonts w:ascii="Times New Roman" w:hAnsi="Times New Roman" w:cs="Times New Roman"/>
            <w:sz w:val="24"/>
            <w:szCs w:val="24"/>
          </w:rPr>
          <w:t xml:space="preserve"> </w:t>
        </w:r>
        <w:r w:rsidR="0070690F">
          <w:rPr>
            <w:rFonts w:ascii="Times New Roman" w:hAnsi="Times New Roman" w:cs="Times New Roman"/>
            <w:sz w:val="24"/>
            <w:szCs w:val="24"/>
          </w:rPr>
          <w:t xml:space="preserve">and 38.4% (CI = 32.0-44.9%) </w:t>
        </w:r>
        <w:r w:rsidR="00D024FA">
          <w:rPr>
            <w:rFonts w:ascii="Times New Roman" w:hAnsi="Times New Roman" w:cs="Times New Roman"/>
            <w:sz w:val="24"/>
            <w:szCs w:val="24"/>
          </w:rPr>
          <w:t xml:space="preserve">of </w:t>
        </w:r>
        <w:r w:rsidR="0070690F">
          <w:rPr>
            <w:rFonts w:ascii="Times New Roman" w:hAnsi="Times New Roman" w:cs="Times New Roman"/>
            <w:sz w:val="24"/>
            <w:szCs w:val="24"/>
          </w:rPr>
          <w:t>streams</w:t>
        </w:r>
        <w:r w:rsidR="00D024FA">
          <w:rPr>
            <w:rFonts w:ascii="Times New Roman" w:hAnsi="Times New Roman" w:cs="Times New Roman"/>
            <w:sz w:val="24"/>
            <w:szCs w:val="24"/>
          </w:rPr>
          <w:t xml:space="preserve"> </w:t>
        </w:r>
        <w:r w:rsidR="000D5D73">
          <w:rPr>
            <w:rFonts w:ascii="Times New Roman" w:hAnsi="Times New Roman" w:cs="Times New Roman"/>
            <w:sz w:val="24"/>
            <w:szCs w:val="24"/>
          </w:rPr>
          <w:t>Upper Midwest</w:t>
        </w:r>
        <w:r w:rsidR="00D978B4">
          <w:rPr>
            <w:rFonts w:ascii="Times New Roman" w:hAnsi="Times New Roman" w:cs="Times New Roman"/>
            <w:sz w:val="24"/>
            <w:szCs w:val="24"/>
          </w:rPr>
          <w:t xml:space="preserve"> had elevated NTL relative to hindcasted estimates</w:t>
        </w:r>
        <w:r w:rsidR="00AF2A5C">
          <w:rPr>
            <w:rFonts w:ascii="Times New Roman" w:hAnsi="Times New Roman" w:cs="Times New Roman"/>
            <w:sz w:val="24"/>
            <w:szCs w:val="24"/>
          </w:rPr>
          <w:t xml:space="preserve">. </w:t>
        </w:r>
        <w:r w:rsidR="00FD2BE0">
          <w:rPr>
            <w:rFonts w:ascii="Times New Roman" w:hAnsi="Times New Roman" w:cs="Times New Roman"/>
            <w:sz w:val="24"/>
            <w:szCs w:val="24"/>
          </w:rPr>
          <w:t>In the Northern Appalachians,</w:t>
        </w:r>
        <w:r w:rsidR="00AF2A5C">
          <w:rPr>
            <w:rFonts w:ascii="Times New Roman" w:hAnsi="Times New Roman" w:cs="Times New Roman"/>
            <w:sz w:val="24"/>
            <w:szCs w:val="24"/>
          </w:rPr>
          <w:t xml:space="preserve"> </w:t>
        </w:r>
        <w:r w:rsidR="00AB0B83">
          <w:rPr>
            <w:rFonts w:ascii="Times New Roman" w:hAnsi="Times New Roman" w:cs="Times New Roman"/>
            <w:sz w:val="24"/>
            <w:szCs w:val="24"/>
          </w:rPr>
          <w:t>41.4</w:t>
        </w:r>
        <w:r w:rsidR="00B4734B">
          <w:rPr>
            <w:rFonts w:ascii="Times New Roman" w:hAnsi="Times New Roman" w:cs="Times New Roman"/>
            <w:sz w:val="24"/>
            <w:szCs w:val="24"/>
          </w:rPr>
          <w:t>%</w:t>
        </w:r>
        <w:r w:rsidR="00AB0B83">
          <w:rPr>
            <w:rFonts w:ascii="Times New Roman" w:hAnsi="Times New Roman" w:cs="Times New Roman"/>
            <w:sz w:val="24"/>
            <w:szCs w:val="24"/>
          </w:rPr>
          <w:t xml:space="preserve"> (CI = 34.5-48.2%)</w:t>
        </w:r>
        <w:r w:rsidR="00B4734B">
          <w:rPr>
            <w:rFonts w:ascii="Times New Roman" w:hAnsi="Times New Roman" w:cs="Times New Roman"/>
            <w:sz w:val="24"/>
            <w:szCs w:val="24"/>
          </w:rPr>
          <w:t xml:space="preserve"> of </w:t>
        </w:r>
        <w:r w:rsidR="0070690F">
          <w:rPr>
            <w:rFonts w:ascii="Times New Roman" w:hAnsi="Times New Roman" w:cs="Times New Roman"/>
            <w:sz w:val="24"/>
            <w:szCs w:val="24"/>
          </w:rPr>
          <w:t>streams</w:t>
        </w:r>
        <w:r w:rsidR="00B4734B">
          <w:rPr>
            <w:rFonts w:ascii="Times New Roman" w:hAnsi="Times New Roman" w:cs="Times New Roman"/>
            <w:sz w:val="24"/>
            <w:szCs w:val="24"/>
          </w:rPr>
          <w:t xml:space="preserve"> were found to have potentially elevated C</w:t>
        </w:r>
        <w:r w:rsidR="001E650E">
          <w:rPr>
            <w:rFonts w:ascii="Times New Roman" w:hAnsi="Times New Roman" w:cs="Times New Roman"/>
            <w:sz w:val="24"/>
            <w:szCs w:val="24"/>
          </w:rPr>
          <w:t>L</w:t>
        </w:r>
        <w:r w:rsidR="00B4734B">
          <w:rPr>
            <w:rFonts w:ascii="Times New Roman" w:hAnsi="Times New Roman" w:cs="Times New Roman"/>
            <w:sz w:val="24"/>
            <w:szCs w:val="24"/>
          </w:rPr>
          <w:t xml:space="preserve"> concentrations</w:t>
        </w:r>
        <w:r w:rsidR="00D978B4">
          <w:rPr>
            <w:rFonts w:ascii="Times New Roman" w:hAnsi="Times New Roman" w:cs="Times New Roman"/>
            <w:sz w:val="24"/>
            <w:szCs w:val="24"/>
          </w:rPr>
          <w:t xml:space="preserve">. </w:t>
        </w:r>
        <w:r w:rsidR="0070690F">
          <w:rPr>
            <w:rFonts w:ascii="Times New Roman" w:hAnsi="Times New Roman" w:cs="Times New Roman"/>
            <w:sz w:val="24"/>
            <w:szCs w:val="24"/>
          </w:rPr>
          <w:t xml:space="preserve">Streams with excess fine substrates were most prevalent in the </w:t>
        </w:r>
        <w:r w:rsidR="00D978B4">
          <w:rPr>
            <w:rFonts w:ascii="Times New Roman" w:hAnsi="Times New Roman" w:cs="Times New Roman"/>
            <w:sz w:val="24"/>
            <w:szCs w:val="24"/>
          </w:rPr>
          <w:t>Temperate Plains</w:t>
        </w:r>
        <w:r w:rsidR="0070690F">
          <w:rPr>
            <w:rFonts w:ascii="Times New Roman" w:hAnsi="Times New Roman" w:cs="Times New Roman"/>
            <w:sz w:val="24"/>
            <w:szCs w:val="24"/>
          </w:rPr>
          <w:t xml:space="preserve"> (29.2%, CI = 21.2-37.1%)</w:t>
        </w:r>
        <w:r w:rsidR="00D978B4">
          <w:rPr>
            <w:rFonts w:ascii="Times New Roman" w:hAnsi="Times New Roman" w:cs="Times New Roman"/>
            <w:sz w:val="24"/>
            <w:szCs w:val="24"/>
          </w:rPr>
          <w:t xml:space="preserve"> </w:t>
        </w:r>
        <w:r w:rsidR="0070690F">
          <w:rPr>
            <w:rFonts w:ascii="Times New Roman" w:hAnsi="Times New Roman" w:cs="Times New Roman"/>
            <w:sz w:val="24"/>
            <w:szCs w:val="24"/>
          </w:rPr>
          <w:t>and Northern Plains (21.4%. CI = 14.1-28.9%)</w:t>
        </w:r>
        <w:r w:rsidR="00D978B4">
          <w:rPr>
            <w:rFonts w:ascii="Times New Roman" w:hAnsi="Times New Roman" w:cs="Times New Roman"/>
            <w:sz w:val="24"/>
            <w:szCs w:val="24"/>
          </w:rPr>
          <w:t xml:space="preserve">. </w:t>
        </w:r>
        <w:r w:rsidR="00AF2A5C">
          <w:rPr>
            <w:rFonts w:ascii="Times New Roman" w:hAnsi="Times New Roman" w:cs="Times New Roman"/>
            <w:sz w:val="24"/>
            <w:szCs w:val="24"/>
          </w:rPr>
          <w:t>We also found similarities among regions. RPDI a</w:t>
        </w:r>
        <w:r w:rsidR="00FD2BE0">
          <w:rPr>
            <w:rFonts w:ascii="Times New Roman" w:hAnsi="Times New Roman" w:cs="Times New Roman"/>
            <w:sz w:val="24"/>
            <w:szCs w:val="24"/>
          </w:rPr>
          <w:t>n</w:t>
        </w:r>
        <w:r w:rsidR="00AF2A5C">
          <w:rPr>
            <w:rFonts w:ascii="Times New Roman" w:hAnsi="Times New Roman" w:cs="Times New Roman"/>
            <w:sz w:val="24"/>
            <w:szCs w:val="24"/>
          </w:rPr>
          <w:t>d TPRCP w</w:t>
        </w:r>
        <w:r w:rsidR="008C4B8F">
          <w:rPr>
            <w:rFonts w:ascii="Times New Roman" w:hAnsi="Times New Roman" w:cs="Times New Roman"/>
            <w:sz w:val="24"/>
            <w:szCs w:val="24"/>
          </w:rPr>
          <w:t>ere</w:t>
        </w:r>
        <w:r w:rsidR="00AF2A5C">
          <w:rPr>
            <w:rFonts w:ascii="Times New Roman" w:hAnsi="Times New Roman" w:cs="Times New Roman"/>
            <w:sz w:val="24"/>
            <w:szCs w:val="24"/>
          </w:rPr>
          <w:t xml:space="preserve"> the most prevalent disturbance among all ecoregions while disturbed SO4 and MSAT values were the least prevalent. </w:t>
        </w:r>
        <w:r w:rsidR="00FD2BE0">
          <w:rPr>
            <w:rFonts w:ascii="Times New Roman" w:hAnsi="Times New Roman" w:cs="Times New Roman"/>
            <w:sz w:val="24"/>
            <w:szCs w:val="24"/>
          </w:rPr>
          <w:t>Finally, a</w:t>
        </w:r>
        <w:r w:rsidR="00BC2537">
          <w:rPr>
            <w:rFonts w:ascii="Times New Roman" w:hAnsi="Times New Roman" w:cs="Times New Roman"/>
            <w:sz w:val="24"/>
            <w:szCs w:val="24"/>
          </w:rPr>
          <w:t xml:space="preserve">nthropogenic disturbance could </w:t>
        </w:r>
        <w:r w:rsidR="00D30CD2">
          <w:rPr>
            <w:rFonts w:ascii="Times New Roman" w:hAnsi="Times New Roman" w:cs="Times New Roman"/>
            <w:sz w:val="24"/>
            <w:szCs w:val="24"/>
          </w:rPr>
          <w:t>alter</w:t>
        </w:r>
        <w:r w:rsidR="00976FD4">
          <w:rPr>
            <w:rFonts w:ascii="Times New Roman" w:hAnsi="Times New Roman" w:cs="Times New Roman"/>
            <w:sz w:val="24"/>
            <w:szCs w:val="24"/>
          </w:rPr>
          <w:t xml:space="preserve"> </w:t>
        </w:r>
        <w:r w:rsidR="0001670A">
          <w:rPr>
            <w:rFonts w:ascii="Times New Roman" w:hAnsi="Times New Roman" w:cs="Times New Roman"/>
            <w:sz w:val="24"/>
            <w:szCs w:val="24"/>
          </w:rPr>
          <w:t>multiple</w:t>
        </w:r>
        <w:r w:rsidR="00BC2537">
          <w:rPr>
            <w:rFonts w:ascii="Times New Roman" w:hAnsi="Times New Roman" w:cs="Times New Roman"/>
            <w:sz w:val="24"/>
            <w:szCs w:val="24"/>
          </w:rPr>
          <w:t xml:space="preserve"> </w:t>
        </w:r>
        <w:r w:rsidR="00321363">
          <w:rPr>
            <w:rFonts w:ascii="Times New Roman" w:hAnsi="Times New Roman" w:cs="Times New Roman"/>
            <w:sz w:val="24"/>
            <w:szCs w:val="24"/>
          </w:rPr>
          <w:t>physiochemical</w:t>
        </w:r>
        <w:r w:rsidR="000832B2">
          <w:rPr>
            <w:rFonts w:ascii="Times New Roman" w:hAnsi="Times New Roman" w:cs="Times New Roman"/>
            <w:sz w:val="24"/>
            <w:szCs w:val="24"/>
          </w:rPr>
          <w:t xml:space="preserve"> variables </w:t>
        </w:r>
        <w:r w:rsidR="00986D75">
          <w:rPr>
            <w:rFonts w:ascii="Times New Roman" w:hAnsi="Times New Roman" w:cs="Times New Roman"/>
            <w:sz w:val="24"/>
            <w:szCs w:val="24"/>
          </w:rPr>
          <w:t xml:space="preserve">simultaneously </w:t>
        </w:r>
        <w:r w:rsidR="000832B2">
          <w:rPr>
            <w:rFonts w:ascii="Times New Roman" w:hAnsi="Times New Roman" w:cs="Times New Roman"/>
            <w:sz w:val="24"/>
            <w:szCs w:val="24"/>
          </w:rPr>
          <w:t xml:space="preserve">(Figure </w:t>
        </w:r>
        <w:r w:rsidR="009D6053">
          <w:rPr>
            <w:rFonts w:ascii="Times New Roman" w:hAnsi="Times New Roman" w:cs="Times New Roman"/>
            <w:sz w:val="24"/>
            <w:szCs w:val="24"/>
          </w:rPr>
          <w:t>5</w:t>
        </w:r>
        <w:r w:rsidR="002F2584">
          <w:rPr>
            <w:rFonts w:ascii="Times New Roman" w:hAnsi="Times New Roman" w:cs="Times New Roman"/>
            <w:sz w:val="24"/>
            <w:szCs w:val="24"/>
          </w:rPr>
          <w:t>b</w:t>
        </w:r>
        <w:r w:rsidR="000832B2">
          <w:rPr>
            <w:rFonts w:ascii="Times New Roman" w:hAnsi="Times New Roman" w:cs="Times New Roman"/>
            <w:sz w:val="24"/>
            <w:szCs w:val="24"/>
          </w:rPr>
          <w:t>).</w:t>
        </w:r>
        <w:r w:rsidR="004E2080">
          <w:rPr>
            <w:rFonts w:ascii="Times New Roman" w:hAnsi="Times New Roman" w:cs="Times New Roman"/>
            <w:sz w:val="24"/>
            <w:szCs w:val="24"/>
          </w:rPr>
          <w:t xml:space="preserve"> </w:t>
        </w:r>
        <w:r w:rsidR="00AF2A5C">
          <w:rPr>
            <w:rFonts w:ascii="Times New Roman" w:hAnsi="Times New Roman" w:cs="Times New Roman"/>
            <w:sz w:val="24"/>
            <w:szCs w:val="24"/>
          </w:rPr>
          <w:t xml:space="preserve">In general sites with &gt;2 physiochemical variables disturbed by anthropogenic activities were located in </w:t>
        </w:r>
        <w:r w:rsidR="000D5D73">
          <w:rPr>
            <w:rFonts w:ascii="Times New Roman" w:hAnsi="Times New Roman" w:cs="Times New Roman"/>
            <w:sz w:val="24"/>
            <w:szCs w:val="24"/>
          </w:rPr>
          <w:t>Northern Appalachians</w:t>
        </w:r>
        <w:r w:rsidR="00F76B9F">
          <w:rPr>
            <w:rFonts w:ascii="Times New Roman" w:hAnsi="Times New Roman" w:cs="Times New Roman"/>
            <w:sz w:val="24"/>
            <w:szCs w:val="24"/>
          </w:rPr>
          <w:t xml:space="preserve">, </w:t>
        </w:r>
        <w:r w:rsidR="00A46AE9">
          <w:rPr>
            <w:rFonts w:ascii="Times New Roman" w:hAnsi="Times New Roman" w:cs="Times New Roman"/>
            <w:sz w:val="24"/>
            <w:szCs w:val="24"/>
          </w:rPr>
          <w:t>Southern Plains</w:t>
        </w:r>
        <w:r w:rsidR="00F76B9F">
          <w:rPr>
            <w:rFonts w:ascii="Times New Roman" w:hAnsi="Times New Roman" w:cs="Times New Roman"/>
            <w:sz w:val="24"/>
            <w:szCs w:val="24"/>
          </w:rPr>
          <w:t xml:space="preserve">, </w:t>
        </w:r>
        <w:r w:rsidR="000D5D73">
          <w:rPr>
            <w:rFonts w:ascii="Times New Roman" w:hAnsi="Times New Roman" w:cs="Times New Roman"/>
            <w:sz w:val="24"/>
            <w:szCs w:val="24"/>
          </w:rPr>
          <w:t>Temperate Plains</w:t>
        </w:r>
        <w:r w:rsidR="00F76B9F">
          <w:rPr>
            <w:rFonts w:ascii="Times New Roman" w:hAnsi="Times New Roman" w:cs="Times New Roman"/>
            <w:sz w:val="24"/>
            <w:szCs w:val="24"/>
          </w:rPr>
          <w:t xml:space="preserve">, and </w:t>
        </w:r>
        <w:r w:rsidR="000D5D73">
          <w:rPr>
            <w:rFonts w:ascii="Times New Roman" w:hAnsi="Times New Roman" w:cs="Times New Roman"/>
            <w:sz w:val="24"/>
            <w:szCs w:val="24"/>
          </w:rPr>
          <w:t>Upper Midwest</w:t>
        </w:r>
        <w:r w:rsidR="002975E4">
          <w:rPr>
            <w:rFonts w:ascii="Times New Roman" w:hAnsi="Times New Roman" w:cs="Times New Roman"/>
            <w:sz w:val="24"/>
            <w:szCs w:val="24"/>
          </w:rPr>
          <w:t>.</w:t>
        </w:r>
      </w:ins>
    </w:p>
    <w:p w14:paraId="2A0334CC" w14:textId="77777777" w:rsidR="00F07BCC" w:rsidRPr="00F07BCC" w:rsidRDefault="00F07BCC" w:rsidP="00F07BCC">
      <w:pPr>
        <w:spacing w:line="480" w:lineRule="auto"/>
        <w:ind w:firstLine="720"/>
        <w:rPr>
          <w:ins w:id="1154" w:author="Kopp, Darin" w:date="2025-02-20T15:34:00Z"/>
          <w:rFonts w:ascii="Times New Roman" w:hAnsi="Times New Roman" w:cs="Times New Roman"/>
          <w:sz w:val="24"/>
          <w:szCs w:val="24"/>
        </w:rPr>
      </w:pPr>
    </w:p>
    <w:p w14:paraId="2F11117F" w14:textId="21595513" w:rsidR="00B66946" w:rsidRDefault="004F4379" w:rsidP="004655B5">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Macroinvertebrate </w:t>
      </w:r>
      <w:r w:rsidR="00577200">
        <w:rPr>
          <w:rFonts w:ascii="Times New Roman" w:hAnsi="Times New Roman" w:cs="Times New Roman"/>
          <w:i/>
          <w:iCs/>
          <w:sz w:val="24"/>
          <w:szCs w:val="24"/>
        </w:rPr>
        <w:t>assemblage r</w:t>
      </w:r>
      <w:r>
        <w:rPr>
          <w:rFonts w:ascii="Times New Roman" w:hAnsi="Times New Roman" w:cs="Times New Roman"/>
          <w:i/>
          <w:iCs/>
          <w:sz w:val="24"/>
          <w:szCs w:val="24"/>
        </w:rPr>
        <w:t xml:space="preserve">esponse to </w:t>
      </w:r>
      <w:ins w:id="1155" w:author="Kopp, Darin" w:date="2025-02-20T15:34:00Z">
        <w:r w:rsidR="00984885">
          <w:rPr>
            <w:rFonts w:ascii="Times New Roman" w:hAnsi="Times New Roman" w:cs="Times New Roman"/>
            <w:i/>
            <w:iCs/>
            <w:sz w:val="24"/>
            <w:szCs w:val="24"/>
          </w:rPr>
          <w:t xml:space="preserve">undisturbed </w:t>
        </w:r>
      </w:ins>
      <w:r w:rsidR="00577200">
        <w:rPr>
          <w:rFonts w:ascii="Times New Roman" w:hAnsi="Times New Roman" w:cs="Times New Roman"/>
          <w:i/>
          <w:iCs/>
          <w:sz w:val="24"/>
          <w:szCs w:val="24"/>
        </w:rPr>
        <w:t>p</w:t>
      </w:r>
      <w:r w:rsidR="00B46553">
        <w:rPr>
          <w:rFonts w:ascii="Times New Roman" w:hAnsi="Times New Roman" w:cs="Times New Roman"/>
          <w:i/>
          <w:iCs/>
          <w:sz w:val="24"/>
          <w:szCs w:val="24"/>
        </w:rPr>
        <w:t xml:space="preserve">hysiochemical </w:t>
      </w:r>
      <w:r w:rsidR="003F78B1">
        <w:rPr>
          <w:rFonts w:ascii="Times New Roman" w:hAnsi="Times New Roman" w:cs="Times New Roman"/>
          <w:i/>
          <w:iCs/>
          <w:sz w:val="24"/>
          <w:szCs w:val="24"/>
        </w:rPr>
        <w:t>e</w:t>
      </w:r>
      <w:r w:rsidR="00915853">
        <w:rPr>
          <w:rFonts w:ascii="Times New Roman" w:hAnsi="Times New Roman" w:cs="Times New Roman"/>
          <w:i/>
          <w:iCs/>
          <w:sz w:val="24"/>
          <w:szCs w:val="24"/>
        </w:rPr>
        <w:t>nvironment</w:t>
      </w:r>
    </w:p>
    <w:p w14:paraId="552385B0" w14:textId="1958D7F4" w:rsidR="00F86E0D" w:rsidRDefault="00182160" w:rsidP="004655B5">
      <w:pPr>
        <w:spacing w:line="480" w:lineRule="auto"/>
        <w:contextualSpacing/>
        <w:rPr>
          <w:ins w:id="1156" w:author="Kopp, Darin" w:date="2025-02-20T15:34:00Z"/>
          <w:rFonts w:ascii="Times New Roman" w:hAnsi="Times New Roman" w:cs="Times New Roman"/>
          <w:sz w:val="24"/>
          <w:szCs w:val="24"/>
        </w:rPr>
      </w:pPr>
      <w:del w:id="1157" w:author="Kopp, Darin" w:date="2025-02-20T15:34:00Z">
        <w:r>
          <w:rPr>
            <w:rFonts w:ascii="Times New Roman" w:hAnsi="Times New Roman" w:cs="Times New Roman"/>
            <w:i/>
            <w:iCs/>
            <w:sz w:val="24"/>
            <w:szCs w:val="24"/>
          </w:rPr>
          <w:tab/>
        </w:r>
        <w:r w:rsidR="00335F73">
          <w:rPr>
            <w:rFonts w:ascii="Times New Roman" w:hAnsi="Times New Roman" w:cs="Times New Roman"/>
            <w:sz w:val="24"/>
            <w:szCs w:val="24"/>
          </w:rPr>
          <w:delText>We evaluate</w:delText>
        </w:r>
        <w:r w:rsidR="00217C3F">
          <w:rPr>
            <w:rFonts w:ascii="Times New Roman" w:hAnsi="Times New Roman" w:cs="Times New Roman"/>
            <w:sz w:val="24"/>
            <w:szCs w:val="24"/>
          </w:rPr>
          <w:delText>d how</w:delText>
        </w:r>
      </w:del>
      <w:ins w:id="1158" w:author="Kopp, Darin" w:date="2025-02-20T15:34:00Z">
        <w:r>
          <w:rPr>
            <w:rFonts w:ascii="Times New Roman" w:hAnsi="Times New Roman" w:cs="Times New Roman"/>
            <w:i/>
            <w:iCs/>
            <w:sz w:val="24"/>
            <w:szCs w:val="24"/>
          </w:rPr>
          <w:tab/>
        </w:r>
        <w:r w:rsidR="008C4B8F">
          <w:rPr>
            <w:rFonts w:ascii="Times New Roman" w:hAnsi="Times New Roman" w:cs="Times New Roman"/>
            <w:sz w:val="24"/>
            <w:szCs w:val="24"/>
          </w:rPr>
          <w:t>M</w:t>
        </w:r>
        <w:r w:rsidR="00984885">
          <w:rPr>
            <w:rFonts w:ascii="Times New Roman" w:hAnsi="Times New Roman" w:cs="Times New Roman"/>
            <w:sz w:val="24"/>
            <w:szCs w:val="24"/>
          </w:rPr>
          <w:t>acroinvertebrate models</w:t>
        </w:r>
        <w:r w:rsidR="00FD2BE0">
          <w:rPr>
            <w:rFonts w:ascii="Times New Roman" w:hAnsi="Times New Roman" w:cs="Times New Roman"/>
            <w:sz w:val="24"/>
            <w:szCs w:val="24"/>
          </w:rPr>
          <w:t xml:space="preserve"> were fit</w:t>
        </w:r>
        <w:r w:rsidR="00984885">
          <w:rPr>
            <w:rFonts w:ascii="Times New Roman" w:hAnsi="Times New Roman" w:cs="Times New Roman"/>
            <w:sz w:val="24"/>
            <w:szCs w:val="24"/>
          </w:rPr>
          <w:t xml:space="preserve"> for each region</w:t>
        </w:r>
        <w:r w:rsidR="008C4B8F">
          <w:rPr>
            <w:rFonts w:ascii="Times New Roman" w:hAnsi="Times New Roman" w:cs="Times New Roman"/>
            <w:sz w:val="24"/>
            <w:szCs w:val="24"/>
          </w:rPr>
          <w:t xml:space="preserve"> separately and</w:t>
        </w:r>
        <w:r w:rsidR="00984885">
          <w:rPr>
            <w:rFonts w:ascii="Times New Roman" w:hAnsi="Times New Roman" w:cs="Times New Roman"/>
            <w:sz w:val="24"/>
            <w:szCs w:val="24"/>
          </w:rPr>
          <w:t xml:space="preserve"> we assessed whether removing anthropogenic disturbance would produce estimates that exceed the range of values used to fit each model. Hindcast predictions exceeded the range of present-day conditions </w:t>
        </w:r>
        <w:r w:rsidR="00F86E0D">
          <w:rPr>
            <w:rFonts w:ascii="Times New Roman" w:hAnsi="Times New Roman" w:cs="Times New Roman"/>
            <w:sz w:val="24"/>
            <w:szCs w:val="24"/>
          </w:rPr>
          <w:t>at 1 location in CPL, SAP and XER, 6 locations in TPL</w:t>
        </w:r>
        <w:r w:rsidR="00920E7A">
          <w:rPr>
            <w:rFonts w:ascii="Times New Roman" w:hAnsi="Times New Roman" w:cs="Times New Roman"/>
            <w:sz w:val="24"/>
            <w:szCs w:val="24"/>
          </w:rPr>
          <w:t>,</w:t>
        </w:r>
        <w:r w:rsidR="00F86E0D">
          <w:rPr>
            <w:rFonts w:ascii="Times New Roman" w:hAnsi="Times New Roman" w:cs="Times New Roman"/>
            <w:sz w:val="24"/>
            <w:szCs w:val="24"/>
          </w:rPr>
          <w:t xml:space="preserve"> and 12 locations in WMT.  In these instances, we reset the hindcasted values to be within the range</w:t>
        </w:r>
        <w:r w:rsidR="00920E7A">
          <w:rPr>
            <w:rFonts w:ascii="Times New Roman" w:hAnsi="Times New Roman" w:cs="Times New Roman"/>
            <w:sz w:val="24"/>
            <w:szCs w:val="24"/>
          </w:rPr>
          <w:t xml:space="preserve"> (minimum)</w:t>
        </w:r>
        <w:r w:rsidR="00F86E0D">
          <w:rPr>
            <w:rFonts w:ascii="Times New Roman" w:hAnsi="Times New Roman" w:cs="Times New Roman"/>
            <w:sz w:val="24"/>
            <w:szCs w:val="24"/>
          </w:rPr>
          <w:t xml:space="preserve"> of data used to fit the mode to avoid </w:t>
        </w:r>
        <w:r w:rsidR="00920E7A">
          <w:rPr>
            <w:rFonts w:ascii="Times New Roman" w:hAnsi="Times New Roman" w:cs="Times New Roman"/>
            <w:sz w:val="24"/>
            <w:szCs w:val="24"/>
          </w:rPr>
          <w:t xml:space="preserve">potential </w:t>
        </w:r>
        <w:r w:rsidR="00F86E0D">
          <w:rPr>
            <w:rFonts w:ascii="Times New Roman" w:hAnsi="Times New Roman" w:cs="Times New Roman"/>
            <w:sz w:val="24"/>
            <w:szCs w:val="24"/>
          </w:rPr>
          <w:t xml:space="preserve">extrapolation.  </w:t>
        </w:r>
      </w:ins>
    </w:p>
    <w:p w14:paraId="340B78DB" w14:textId="3F7261CE" w:rsidR="00166205" w:rsidRDefault="00F86E0D" w:rsidP="00F07BCC">
      <w:pPr>
        <w:spacing w:line="480" w:lineRule="auto"/>
        <w:ind w:firstLine="720"/>
        <w:contextualSpacing/>
        <w:rPr>
          <w:rFonts w:ascii="Times New Roman" w:hAnsi="Times New Roman" w:cs="Times New Roman"/>
          <w:sz w:val="24"/>
          <w:szCs w:val="24"/>
        </w:rPr>
        <w:pPrChange w:id="1159" w:author="Kopp, Darin" w:date="2025-02-20T15:34:00Z">
          <w:pPr>
            <w:spacing w:line="480" w:lineRule="auto"/>
            <w:contextualSpacing/>
          </w:pPr>
        </w:pPrChange>
      </w:pPr>
      <w:ins w:id="1160" w:author="Kopp, Darin" w:date="2025-02-20T15:34:00Z">
        <w:r>
          <w:rPr>
            <w:rFonts w:ascii="Times New Roman" w:hAnsi="Times New Roman" w:cs="Times New Roman"/>
            <w:sz w:val="24"/>
            <w:szCs w:val="24"/>
          </w:rPr>
          <w:t xml:space="preserve">Hindcast predictions for </w:t>
        </w:r>
        <w:r w:rsidR="002B6988">
          <w:rPr>
            <w:rFonts w:ascii="Times New Roman" w:hAnsi="Times New Roman" w:cs="Times New Roman"/>
            <w:sz w:val="24"/>
            <w:szCs w:val="24"/>
          </w:rPr>
          <w:t xml:space="preserve">each </w:t>
        </w:r>
        <w:r w:rsidR="00F66F7A">
          <w:rPr>
            <w:rFonts w:ascii="Times New Roman" w:hAnsi="Times New Roman" w:cs="Times New Roman"/>
            <w:sz w:val="24"/>
            <w:szCs w:val="24"/>
          </w:rPr>
          <w:t xml:space="preserve">category of </w:t>
        </w:r>
        <w:r w:rsidR="002B6988">
          <w:rPr>
            <w:rFonts w:ascii="Times New Roman" w:hAnsi="Times New Roman" w:cs="Times New Roman"/>
            <w:sz w:val="24"/>
            <w:szCs w:val="24"/>
          </w:rPr>
          <w:t>physiochemical variable</w:t>
        </w:r>
        <w:r w:rsidR="00F66F7A">
          <w:rPr>
            <w:rFonts w:ascii="Times New Roman" w:hAnsi="Times New Roman" w:cs="Times New Roman"/>
            <w:sz w:val="24"/>
            <w:szCs w:val="24"/>
          </w:rPr>
          <w:t>s</w:t>
        </w:r>
        <w:r w:rsidR="002B6988">
          <w:rPr>
            <w:rFonts w:ascii="Times New Roman" w:hAnsi="Times New Roman" w:cs="Times New Roman"/>
            <w:sz w:val="24"/>
            <w:szCs w:val="24"/>
          </w:rPr>
          <w:t xml:space="preserve"> </w:t>
        </w:r>
        <w:r w:rsidR="006A6B6C">
          <w:rPr>
            <w:rFonts w:ascii="Times New Roman" w:hAnsi="Times New Roman" w:cs="Times New Roman"/>
            <w:sz w:val="24"/>
            <w:szCs w:val="24"/>
          </w:rPr>
          <w:t>generated different outcomes for</w:t>
        </w:r>
      </w:ins>
      <w:r w:rsidR="006A6B6C">
        <w:rPr>
          <w:rFonts w:ascii="Times New Roman" w:hAnsi="Times New Roman" w:cs="Times New Roman"/>
          <w:sz w:val="24"/>
          <w:szCs w:val="24"/>
        </w:rPr>
        <w:t xml:space="preserve"> </w:t>
      </w:r>
      <w:r w:rsidR="00217C3F">
        <w:rPr>
          <w:rFonts w:ascii="Times New Roman" w:hAnsi="Times New Roman" w:cs="Times New Roman"/>
          <w:sz w:val="24"/>
          <w:szCs w:val="24"/>
        </w:rPr>
        <w:t>macroinvertebrate assemblages</w:t>
      </w:r>
      <w:r w:rsidR="002C1DB9">
        <w:rPr>
          <w:rFonts w:ascii="Times New Roman" w:hAnsi="Times New Roman" w:cs="Times New Roman"/>
          <w:sz w:val="24"/>
          <w:szCs w:val="24"/>
        </w:rPr>
        <w:t xml:space="preserve"> </w:t>
      </w:r>
      <w:del w:id="1161" w:author="Kopp, Darin" w:date="2025-02-20T15:34:00Z">
        <w:r w:rsidR="00217C3F">
          <w:rPr>
            <w:rFonts w:ascii="Times New Roman" w:hAnsi="Times New Roman" w:cs="Times New Roman"/>
            <w:sz w:val="24"/>
            <w:szCs w:val="24"/>
          </w:rPr>
          <w:delText xml:space="preserve">would respond to removing </w:delText>
        </w:r>
        <w:r w:rsidR="00335F73">
          <w:rPr>
            <w:rFonts w:ascii="Times New Roman" w:hAnsi="Times New Roman" w:cs="Times New Roman"/>
            <w:sz w:val="24"/>
            <w:szCs w:val="24"/>
          </w:rPr>
          <w:delText>anthropogenic disturbance</w:delText>
        </w:r>
        <w:r w:rsidR="00217C3F">
          <w:rPr>
            <w:rFonts w:ascii="Times New Roman" w:hAnsi="Times New Roman" w:cs="Times New Roman"/>
            <w:sz w:val="24"/>
            <w:szCs w:val="24"/>
          </w:rPr>
          <w:delText xml:space="preserve"> from the abiotic variables</w:delText>
        </w:r>
        <w:r w:rsidR="00335F73">
          <w:rPr>
            <w:rFonts w:ascii="Times New Roman" w:hAnsi="Times New Roman" w:cs="Times New Roman"/>
            <w:sz w:val="24"/>
            <w:szCs w:val="24"/>
          </w:rPr>
          <w:delText xml:space="preserve"> </w:delText>
        </w:r>
        <w:r w:rsidR="00217C3F">
          <w:rPr>
            <w:rFonts w:ascii="Times New Roman" w:hAnsi="Times New Roman" w:cs="Times New Roman"/>
            <w:sz w:val="24"/>
            <w:szCs w:val="24"/>
          </w:rPr>
          <w:delText xml:space="preserve">using 5 scenarios. </w:delText>
        </w:r>
        <w:r w:rsidR="00A7168A">
          <w:rPr>
            <w:rFonts w:ascii="Times New Roman" w:hAnsi="Times New Roman" w:cs="Times New Roman"/>
            <w:sz w:val="24"/>
            <w:szCs w:val="24"/>
          </w:rPr>
          <w:delText xml:space="preserve">The effects of </w:delText>
        </w:r>
        <w:r w:rsidR="000D07E4">
          <w:rPr>
            <w:rFonts w:ascii="Times New Roman" w:hAnsi="Times New Roman" w:cs="Times New Roman"/>
            <w:sz w:val="24"/>
            <w:szCs w:val="24"/>
          </w:rPr>
          <w:delText xml:space="preserve">each </w:delText>
        </w:r>
        <w:r w:rsidR="00217C3F">
          <w:rPr>
            <w:rFonts w:ascii="Times New Roman" w:hAnsi="Times New Roman" w:cs="Times New Roman"/>
            <w:sz w:val="24"/>
            <w:szCs w:val="24"/>
          </w:rPr>
          <w:delText xml:space="preserve">scenario </w:delText>
        </w:r>
        <w:r w:rsidR="00A7168A">
          <w:rPr>
            <w:rFonts w:ascii="Times New Roman" w:hAnsi="Times New Roman" w:cs="Times New Roman"/>
            <w:sz w:val="24"/>
            <w:szCs w:val="24"/>
          </w:rPr>
          <w:delText>varied among regions and</w:delText>
        </w:r>
        <w:r w:rsidR="00CE0BCE">
          <w:rPr>
            <w:rFonts w:ascii="Times New Roman" w:hAnsi="Times New Roman" w:cs="Times New Roman"/>
            <w:sz w:val="24"/>
            <w:szCs w:val="24"/>
          </w:rPr>
          <w:delText xml:space="preserve"> could </w:delText>
        </w:r>
        <w:r w:rsidR="005929F4">
          <w:rPr>
            <w:rFonts w:ascii="Times New Roman" w:hAnsi="Times New Roman" w:cs="Times New Roman"/>
            <w:sz w:val="24"/>
            <w:szCs w:val="24"/>
          </w:rPr>
          <w:delText xml:space="preserve">increase or decrease </w:delText>
        </w:r>
        <w:r w:rsidR="002C1DB9">
          <w:rPr>
            <w:rFonts w:ascii="Times New Roman" w:hAnsi="Times New Roman" w:cs="Times New Roman"/>
            <w:sz w:val="24"/>
            <w:szCs w:val="24"/>
          </w:rPr>
          <w:delText xml:space="preserve">genus richness </w:delText>
        </w:r>
        <w:r w:rsidR="003F5B43">
          <w:rPr>
            <w:rFonts w:ascii="Times New Roman" w:hAnsi="Times New Roman" w:cs="Times New Roman"/>
            <w:sz w:val="24"/>
            <w:szCs w:val="24"/>
          </w:rPr>
          <w:delText xml:space="preserve">(Figure </w:delText>
        </w:r>
        <w:r w:rsidR="00BB799A">
          <w:rPr>
            <w:rFonts w:ascii="Times New Roman" w:hAnsi="Times New Roman" w:cs="Times New Roman"/>
            <w:sz w:val="24"/>
            <w:szCs w:val="24"/>
          </w:rPr>
          <w:delText>5</w:delText>
        </w:r>
        <w:r w:rsidR="00B348C3">
          <w:rPr>
            <w:rFonts w:ascii="Times New Roman" w:hAnsi="Times New Roman" w:cs="Times New Roman"/>
            <w:sz w:val="24"/>
            <w:szCs w:val="24"/>
          </w:rPr>
          <w:delText>a</w:delText>
        </w:r>
        <w:r w:rsidR="003F5B43">
          <w:rPr>
            <w:rFonts w:ascii="Times New Roman" w:hAnsi="Times New Roman" w:cs="Times New Roman"/>
            <w:sz w:val="24"/>
            <w:szCs w:val="24"/>
          </w:rPr>
          <w:delText>).</w:delText>
        </w:r>
        <w:r w:rsidR="00217C3F">
          <w:rPr>
            <w:rFonts w:ascii="Times New Roman" w:hAnsi="Times New Roman" w:cs="Times New Roman"/>
            <w:sz w:val="24"/>
            <w:szCs w:val="24"/>
          </w:rPr>
          <w:delText xml:space="preserve"> </w:delText>
        </w:r>
      </w:del>
      <w:ins w:id="1162" w:author="Kopp, Darin" w:date="2025-02-20T15:34:00Z">
        <w:r w:rsidR="003F5B43">
          <w:rPr>
            <w:rFonts w:ascii="Times New Roman" w:hAnsi="Times New Roman" w:cs="Times New Roman"/>
            <w:sz w:val="24"/>
            <w:szCs w:val="24"/>
          </w:rPr>
          <w:t xml:space="preserve">(Figure </w:t>
        </w:r>
        <w:r w:rsidR="009D6053">
          <w:rPr>
            <w:rFonts w:ascii="Times New Roman" w:hAnsi="Times New Roman" w:cs="Times New Roman"/>
            <w:sz w:val="24"/>
            <w:szCs w:val="24"/>
          </w:rPr>
          <w:t>6</w:t>
        </w:r>
        <w:r w:rsidR="00526FA3">
          <w:rPr>
            <w:rFonts w:ascii="Times New Roman" w:hAnsi="Times New Roman" w:cs="Times New Roman"/>
            <w:sz w:val="24"/>
            <w:szCs w:val="24"/>
          </w:rPr>
          <w:t>a</w:t>
        </w:r>
        <w:r w:rsidR="003F5B43">
          <w:rPr>
            <w:rFonts w:ascii="Times New Roman" w:hAnsi="Times New Roman" w:cs="Times New Roman"/>
            <w:sz w:val="24"/>
            <w:szCs w:val="24"/>
          </w:rPr>
          <w:t>).</w:t>
        </w:r>
        <w:r w:rsidR="00217C3F">
          <w:rPr>
            <w:rFonts w:ascii="Times New Roman" w:hAnsi="Times New Roman" w:cs="Times New Roman"/>
            <w:sz w:val="24"/>
            <w:szCs w:val="24"/>
          </w:rPr>
          <w:t xml:space="preserve"> </w:t>
        </w:r>
      </w:ins>
      <w:r w:rsidR="00217C3F">
        <w:rPr>
          <w:rFonts w:ascii="Times New Roman" w:hAnsi="Times New Roman" w:cs="Times New Roman"/>
          <w:sz w:val="24"/>
          <w:szCs w:val="24"/>
        </w:rPr>
        <w:t>For example,</w:t>
      </w:r>
      <w:r w:rsidR="003F5B43">
        <w:rPr>
          <w:rFonts w:ascii="Times New Roman" w:hAnsi="Times New Roman" w:cs="Times New Roman"/>
          <w:sz w:val="24"/>
          <w:szCs w:val="24"/>
        </w:rPr>
        <w:t xml:space="preserve"> </w:t>
      </w:r>
      <w:del w:id="1163" w:author="Kopp, Darin" w:date="2025-02-20T15:34:00Z">
        <w:r w:rsidR="00217C3F">
          <w:rPr>
            <w:rFonts w:ascii="Times New Roman" w:hAnsi="Times New Roman" w:cs="Times New Roman"/>
            <w:sz w:val="24"/>
            <w:szCs w:val="24"/>
          </w:rPr>
          <w:delText>the nutrient scenario (</w:delText>
        </w:r>
      </w:del>
      <w:r w:rsidR="00217C3F">
        <w:rPr>
          <w:rFonts w:ascii="Times New Roman" w:hAnsi="Times New Roman" w:cs="Times New Roman"/>
          <w:sz w:val="24"/>
          <w:szCs w:val="24"/>
        </w:rPr>
        <w:t xml:space="preserve">removing </w:t>
      </w:r>
      <w:ins w:id="1164" w:author="Kopp, Darin" w:date="2025-02-20T15:34:00Z">
        <w:r w:rsidR="00EA0331">
          <w:rPr>
            <w:rFonts w:ascii="Times New Roman" w:hAnsi="Times New Roman" w:cs="Times New Roman"/>
            <w:sz w:val="24"/>
            <w:szCs w:val="24"/>
          </w:rPr>
          <w:t xml:space="preserve">anthropogenic </w:t>
        </w:r>
      </w:ins>
      <w:r w:rsidR="00217C3F">
        <w:rPr>
          <w:rFonts w:ascii="Times New Roman" w:hAnsi="Times New Roman" w:cs="Times New Roman"/>
          <w:sz w:val="24"/>
          <w:szCs w:val="24"/>
        </w:rPr>
        <w:t>disturbance from NTL and PTL</w:t>
      </w:r>
      <w:del w:id="1165" w:author="Kopp, Darin" w:date="2025-02-20T15:34:00Z">
        <w:r w:rsidR="00217C3F">
          <w:rPr>
            <w:rFonts w:ascii="Times New Roman" w:hAnsi="Times New Roman" w:cs="Times New Roman"/>
            <w:sz w:val="24"/>
            <w:szCs w:val="24"/>
          </w:rPr>
          <w:delText xml:space="preserve">), tended to </w:delText>
        </w:r>
        <w:r w:rsidR="009854B3">
          <w:rPr>
            <w:rFonts w:ascii="Times New Roman" w:hAnsi="Times New Roman" w:cs="Times New Roman"/>
            <w:sz w:val="24"/>
            <w:szCs w:val="24"/>
          </w:rPr>
          <w:delText>increase</w:delText>
        </w:r>
      </w:del>
      <w:ins w:id="1166" w:author="Kopp, Darin" w:date="2025-02-20T15:34:00Z">
        <w:r w:rsidR="00EA0331">
          <w:rPr>
            <w:rFonts w:ascii="Times New Roman" w:hAnsi="Times New Roman" w:cs="Times New Roman"/>
            <w:sz w:val="24"/>
            <w:szCs w:val="24"/>
          </w:rPr>
          <w:t xml:space="preserve"> concentrations</w:t>
        </w:r>
        <w:r w:rsidR="00217C3F">
          <w:rPr>
            <w:rFonts w:ascii="Times New Roman" w:hAnsi="Times New Roman" w:cs="Times New Roman"/>
            <w:sz w:val="24"/>
            <w:szCs w:val="24"/>
          </w:rPr>
          <w:t>,</w:t>
        </w:r>
        <w:r w:rsidR="006A6B6C">
          <w:rPr>
            <w:rFonts w:ascii="Times New Roman" w:hAnsi="Times New Roman" w:cs="Times New Roman"/>
            <w:sz w:val="24"/>
            <w:szCs w:val="24"/>
          </w:rPr>
          <w:t xml:space="preserve"> produced macroinvertebrate assemblages with higher genus</w:t>
        </w:r>
      </w:ins>
      <w:r w:rsidR="006A6B6C">
        <w:rPr>
          <w:rFonts w:ascii="Times New Roman" w:hAnsi="Times New Roman" w:cs="Times New Roman"/>
          <w:sz w:val="24"/>
          <w:szCs w:val="24"/>
        </w:rPr>
        <w:t xml:space="preserve"> richness in </w:t>
      </w:r>
      <w:ins w:id="1167" w:author="Kopp, Darin" w:date="2025-02-20T15:34:00Z">
        <w:r w:rsidR="006A6B6C">
          <w:rPr>
            <w:rFonts w:ascii="Times New Roman" w:hAnsi="Times New Roman" w:cs="Times New Roman"/>
            <w:sz w:val="24"/>
            <w:szCs w:val="24"/>
          </w:rPr>
          <w:t>the</w:t>
        </w:r>
        <w:r w:rsidR="00217C3F">
          <w:rPr>
            <w:rFonts w:ascii="Times New Roman" w:hAnsi="Times New Roman" w:cs="Times New Roman"/>
            <w:sz w:val="24"/>
            <w:szCs w:val="24"/>
          </w:rPr>
          <w:t xml:space="preserve"> </w:t>
        </w:r>
      </w:ins>
      <w:r w:rsidR="00920E7A">
        <w:rPr>
          <w:rFonts w:ascii="Times New Roman" w:hAnsi="Times New Roman" w:cs="Times New Roman"/>
          <w:sz w:val="24"/>
          <w:szCs w:val="24"/>
        </w:rPr>
        <w:t>T</w:t>
      </w:r>
      <w:r w:rsidR="006A6B6C">
        <w:rPr>
          <w:rFonts w:ascii="Times New Roman" w:hAnsi="Times New Roman" w:cs="Times New Roman"/>
          <w:sz w:val="24"/>
          <w:szCs w:val="24"/>
        </w:rPr>
        <w:t xml:space="preserve">emperate </w:t>
      </w:r>
      <w:r w:rsidR="00920E7A">
        <w:rPr>
          <w:rFonts w:ascii="Times New Roman" w:hAnsi="Times New Roman" w:cs="Times New Roman"/>
          <w:sz w:val="24"/>
          <w:szCs w:val="24"/>
        </w:rPr>
        <w:t>P</w:t>
      </w:r>
      <w:r w:rsidR="006A6B6C">
        <w:rPr>
          <w:rFonts w:ascii="Times New Roman" w:hAnsi="Times New Roman" w:cs="Times New Roman"/>
          <w:sz w:val="24"/>
          <w:szCs w:val="24"/>
        </w:rPr>
        <w:t xml:space="preserve">lains </w:t>
      </w:r>
      <w:del w:id="1168" w:author="Kopp, Darin" w:date="2025-02-20T15:34:00Z">
        <w:r w:rsidR="00217C3F">
          <w:rPr>
            <w:rFonts w:ascii="Times New Roman" w:hAnsi="Times New Roman" w:cs="Times New Roman"/>
            <w:sz w:val="24"/>
            <w:szCs w:val="24"/>
          </w:rPr>
          <w:delText>but decrease</w:delText>
        </w:r>
      </w:del>
      <w:ins w:id="1169" w:author="Kopp, Darin" w:date="2025-02-20T15:34:00Z">
        <w:r w:rsidR="006A6B6C">
          <w:rPr>
            <w:rFonts w:ascii="Times New Roman" w:hAnsi="Times New Roman" w:cs="Times New Roman"/>
            <w:sz w:val="24"/>
            <w:szCs w:val="24"/>
          </w:rPr>
          <w:t>and lower</w:t>
        </w:r>
      </w:ins>
      <w:r w:rsidR="006A6B6C">
        <w:rPr>
          <w:rFonts w:ascii="Times New Roman" w:hAnsi="Times New Roman" w:cs="Times New Roman"/>
          <w:sz w:val="24"/>
          <w:szCs w:val="24"/>
        </w:rPr>
        <w:t xml:space="preserve"> </w:t>
      </w:r>
      <w:r w:rsidR="00217C3F">
        <w:rPr>
          <w:rFonts w:ascii="Times New Roman" w:hAnsi="Times New Roman" w:cs="Times New Roman"/>
          <w:sz w:val="24"/>
          <w:szCs w:val="24"/>
        </w:rPr>
        <w:t>richness at some sites in the Southern Plains and Southern Appalachians ecoregions</w:t>
      </w:r>
      <w:del w:id="1170" w:author="Kopp, Darin" w:date="2025-02-20T15:34:00Z">
        <w:r w:rsidR="00217C3F">
          <w:rPr>
            <w:rFonts w:ascii="Times New Roman" w:hAnsi="Times New Roman" w:cs="Times New Roman"/>
            <w:sz w:val="24"/>
            <w:szCs w:val="24"/>
          </w:rPr>
          <w:delText xml:space="preserve">. </w:delText>
        </w:r>
        <w:r w:rsidR="003F105A">
          <w:rPr>
            <w:rFonts w:ascii="Times New Roman" w:hAnsi="Times New Roman" w:cs="Times New Roman"/>
            <w:sz w:val="24"/>
            <w:szCs w:val="24"/>
          </w:rPr>
          <w:delText>T</w:delText>
        </w:r>
        <w:r w:rsidR="00217C3F">
          <w:rPr>
            <w:rFonts w:ascii="Times New Roman" w:hAnsi="Times New Roman" w:cs="Times New Roman"/>
            <w:sz w:val="24"/>
            <w:szCs w:val="24"/>
          </w:rPr>
          <w:delText>he salinity scenario</w:delText>
        </w:r>
      </w:del>
      <w:ins w:id="1171" w:author="Kopp, Darin" w:date="2025-02-20T15:34:00Z">
        <w:r w:rsidR="006A6B6C">
          <w:rPr>
            <w:rFonts w:ascii="Times New Roman" w:hAnsi="Times New Roman" w:cs="Times New Roman"/>
            <w:sz w:val="24"/>
            <w:szCs w:val="24"/>
          </w:rPr>
          <w:t xml:space="preserve"> (Figure </w:t>
        </w:r>
        <w:r w:rsidR="009D6053">
          <w:rPr>
            <w:rFonts w:ascii="Times New Roman" w:hAnsi="Times New Roman" w:cs="Times New Roman"/>
            <w:sz w:val="24"/>
            <w:szCs w:val="24"/>
          </w:rPr>
          <w:t>6</w:t>
        </w:r>
        <w:r w:rsidR="00526FA3">
          <w:rPr>
            <w:rFonts w:ascii="Times New Roman" w:hAnsi="Times New Roman" w:cs="Times New Roman"/>
            <w:sz w:val="24"/>
            <w:szCs w:val="24"/>
          </w:rPr>
          <w:t>a</w:t>
        </w:r>
        <w:r w:rsidR="006A6B6C">
          <w:rPr>
            <w:rFonts w:ascii="Times New Roman" w:hAnsi="Times New Roman" w:cs="Times New Roman"/>
            <w:sz w:val="24"/>
            <w:szCs w:val="24"/>
          </w:rPr>
          <w:t>)</w:t>
        </w:r>
        <w:r w:rsidR="00217C3F">
          <w:rPr>
            <w:rFonts w:ascii="Times New Roman" w:hAnsi="Times New Roman" w:cs="Times New Roman"/>
            <w:sz w:val="24"/>
            <w:szCs w:val="24"/>
          </w:rPr>
          <w:t>.</w:t>
        </w:r>
        <w:r w:rsidR="00EA0331">
          <w:rPr>
            <w:rFonts w:ascii="Times New Roman" w:hAnsi="Times New Roman" w:cs="Times New Roman"/>
            <w:sz w:val="24"/>
            <w:szCs w:val="24"/>
          </w:rPr>
          <w:t xml:space="preserve"> </w:t>
        </w:r>
        <w:r w:rsidR="00F66F7A">
          <w:rPr>
            <w:rFonts w:ascii="Times New Roman" w:hAnsi="Times New Roman" w:cs="Times New Roman"/>
            <w:sz w:val="24"/>
            <w:szCs w:val="24"/>
          </w:rPr>
          <w:t>On the other hand</w:t>
        </w:r>
        <w:r w:rsidR="0045092B">
          <w:rPr>
            <w:rFonts w:ascii="Times New Roman" w:hAnsi="Times New Roman" w:cs="Times New Roman"/>
            <w:sz w:val="24"/>
            <w:szCs w:val="24"/>
          </w:rPr>
          <w:t>,</w:t>
        </w:r>
        <w:r w:rsidR="00F66F7A">
          <w:rPr>
            <w:rFonts w:ascii="Times New Roman" w:hAnsi="Times New Roman" w:cs="Times New Roman"/>
            <w:sz w:val="24"/>
            <w:szCs w:val="24"/>
          </w:rPr>
          <w:t xml:space="preserve"> </w:t>
        </w:r>
        <w:r w:rsidR="006A6B6C">
          <w:rPr>
            <w:rFonts w:ascii="Times New Roman" w:hAnsi="Times New Roman" w:cs="Times New Roman"/>
            <w:sz w:val="24"/>
            <w:szCs w:val="24"/>
          </w:rPr>
          <w:t>removing disturbance from CL and SO4</w:t>
        </w:r>
      </w:ins>
      <w:r w:rsidR="00217C3F">
        <w:rPr>
          <w:rFonts w:ascii="Times New Roman" w:hAnsi="Times New Roman" w:cs="Times New Roman"/>
          <w:sz w:val="24"/>
          <w:szCs w:val="24"/>
        </w:rPr>
        <w:t xml:space="preserve"> </w:t>
      </w:r>
      <w:r w:rsidR="003F105A">
        <w:rPr>
          <w:rFonts w:ascii="Times New Roman" w:hAnsi="Times New Roman" w:cs="Times New Roman"/>
          <w:sz w:val="24"/>
          <w:szCs w:val="24"/>
        </w:rPr>
        <w:t xml:space="preserve">tended to increase genus richness in the Southern Plains but </w:t>
      </w:r>
      <w:del w:id="1172" w:author="Kopp, Darin" w:date="2025-02-20T15:34:00Z">
        <w:r w:rsidR="003F105A">
          <w:rPr>
            <w:rFonts w:ascii="Times New Roman" w:hAnsi="Times New Roman" w:cs="Times New Roman"/>
            <w:sz w:val="24"/>
            <w:szCs w:val="24"/>
          </w:rPr>
          <w:delText>decrease</w:delText>
        </w:r>
      </w:del>
      <w:ins w:id="1173" w:author="Kopp, Darin" w:date="2025-02-20T15:34:00Z">
        <w:r w:rsidR="003F105A">
          <w:rPr>
            <w:rFonts w:ascii="Times New Roman" w:hAnsi="Times New Roman" w:cs="Times New Roman"/>
            <w:sz w:val="24"/>
            <w:szCs w:val="24"/>
          </w:rPr>
          <w:t>decrease</w:t>
        </w:r>
        <w:r w:rsidR="00F66F7A">
          <w:rPr>
            <w:rFonts w:ascii="Times New Roman" w:hAnsi="Times New Roman" w:cs="Times New Roman"/>
            <w:sz w:val="24"/>
            <w:szCs w:val="24"/>
          </w:rPr>
          <w:t>d</w:t>
        </w:r>
      </w:ins>
      <w:r w:rsidR="003F105A">
        <w:rPr>
          <w:rFonts w:ascii="Times New Roman" w:hAnsi="Times New Roman" w:cs="Times New Roman"/>
          <w:sz w:val="24"/>
          <w:szCs w:val="24"/>
        </w:rPr>
        <w:t xml:space="preserve"> richness at sites in the Northern Appalachians.</w:t>
      </w:r>
      <w:r w:rsidR="00920E7A">
        <w:rPr>
          <w:rFonts w:ascii="Times New Roman" w:hAnsi="Times New Roman" w:cs="Times New Roman"/>
          <w:sz w:val="24"/>
          <w:szCs w:val="24"/>
        </w:rPr>
        <w:t xml:space="preserve"> </w:t>
      </w:r>
      <w:del w:id="1174" w:author="Kopp, Darin" w:date="2025-02-20T15:34:00Z">
        <w:r w:rsidR="003F105A">
          <w:rPr>
            <w:rFonts w:ascii="Times New Roman" w:hAnsi="Times New Roman" w:cs="Times New Roman"/>
            <w:sz w:val="24"/>
            <w:szCs w:val="24"/>
          </w:rPr>
          <w:delText>The</w:delText>
        </w:r>
      </w:del>
      <w:ins w:id="1175" w:author="Kopp, Darin" w:date="2025-02-20T15:34:00Z">
        <w:r w:rsidR="00920E7A">
          <w:rPr>
            <w:rFonts w:ascii="Times New Roman" w:hAnsi="Times New Roman" w:cs="Times New Roman"/>
            <w:sz w:val="24"/>
            <w:szCs w:val="24"/>
          </w:rPr>
          <w:t>Hindcasted physical</w:t>
        </w:r>
      </w:ins>
      <w:r w:rsidR="00920E7A">
        <w:rPr>
          <w:rFonts w:ascii="Times New Roman" w:hAnsi="Times New Roman" w:cs="Times New Roman"/>
          <w:sz w:val="24"/>
          <w:szCs w:val="24"/>
        </w:rPr>
        <w:t xml:space="preserve"> habitat </w:t>
      </w:r>
      <w:del w:id="1176" w:author="Kopp, Darin" w:date="2025-02-20T15:34:00Z">
        <w:r w:rsidR="003F105A">
          <w:rPr>
            <w:rFonts w:ascii="Times New Roman" w:hAnsi="Times New Roman" w:cs="Times New Roman"/>
            <w:sz w:val="24"/>
            <w:szCs w:val="24"/>
          </w:rPr>
          <w:delText>scenario, tended to increase richness in the Coastal Plains, Upper Midwest and Northern Appalachians and decrease richness in the Northern Plains and Western Mountains. Finally, the climate scenario</w:delText>
        </w:r>
        <w:r w:rsidR="000F00F2">
          <w:rPr>
            <w:rFonts w:ascii="Times New Roman" w:hAnsi="Times New Roman" w:cs="Times New Roman"/>
            <w:sz w:val="24"/>
            <w:szCs w:val="24"/>
          </w:rPr>
          <w:delText xml:space="preserve"> </w:delText>
        </w:r>
        <w:r w:rsidR="00315C44">
          <w:rPr>
            <w:rFonts w:ascii="Times New Roman" w:hAnsi="Times New Roman" w:cs="Times New Roman"/>
            <w:sz w:val="24"/>
            <w:szCs w:val="24"/>
          </w:rPr>
          <w:delText xml:space="preserve">had a relatively small effect on </w:delText>
        </w:r>
      </w:del>
      <w:ins w:id="1177" w:author="Kopp, Darin" w:date="2025-02-20T15:34:00Z">
        <w:r w:rsidR="00920E7A">
          <w:rPr>
            <w:rFonts w:ascii="Times New Roman" w:hAnsi="Times New Roman" w:cs="Times New Roman"/>
            <w:sz w:val="24"/>
            <w:szCs w:val="24"/>
          </w:rPr>
          <w:t>variables</w:t>
        </w:r>
        <w:r w:rsidR="003F105A">
          <w:rPr>
            <w:rFonts w:ascii="Times New Roman" w:hAnsi="Times New Roman" w:cs="Times New Roman"/>
            <w:sz w:val="24"/>
            <w:szCs w:val="24"/>
          </w:rPr>
          <w:t xml:space="preserve">, </w:t>
        </w:r>
        <w:r w:rsidR="0045092B">
          <w:rPr>
            <w:rFonts w:ascii="Times New Roman" w:hAnsi="Times New Roman" w:cs="Times New Roman"/>
            <w:sz w:val="24"/>
            <w:szCs w:val="24"/>
          </w:rPr>
          <w:t xml:space="preserve">mostly affected macroinvertebrate assemblages in the Northern Plains by decreasing richness but also increased </w:t>
        </w:r>
      </w:ins>
      <w:r w:rsidR="0045092B">
        <w:rPr>
          <w:rFonts w:ascii="Times New Roman" w:hAnsi="Times New Roman" w:cs="Times New Roman"/>
          <w:sz w:val="24"/>
          <w:szCs w:val="24"/>
        </w:rPr>
        <w:t xml:space="preserve">genus richness </w:t>
      </w:r>
      <w:ins w:id="1178" w:author="Kopp, Darin" w:date="2025-02-20T15:34:00Z">
        <w:r w:rsidR="0045092B">
          <w:rPr>
            <w:rFonts w:ascii="Times New Roman" w:hAnsi="Times New Roman" w:cs="Times New Roman"/>
            <w:sz w:val="24"/>
            <w:szCs w:val="24"/>
          </w:rPr>
          <w:t xml:space="preserve">in </w:t>
        </w:r>
        <w:r w:rsidR="003F105A">
          <w:rPr>
            <w:rFonts w:ascii="Times New Roman" w:hAnsi="Times New Roman" w:cs="Times New Roman"/>
            <w:sz w:val="24"/>
            <w:szCs w:val="24"/>
          </w:rPr>
          <w:t>Coastal Plains, and Northern Appalachians</w:t>
        </w:r>
        <w:r w:rsidR="0045092B">
          <w:rPr>
            <w:rFonts w:ascii="Times New Roman" w:hAnsi="Times New Roman" w:cs="Times New Roman"/>
            <w:sz w:val="24"/>
            <w:szCs w:val="24"/>
          </w:rPr>
          <w:t xml:space="preserve"> and Upper Midwest (Figure </w:t>
        </w:r>
        <w:r w:rsidR="009D6053">
          <w:rPr>
            <w:rFonts w:ascii="Times New Roman" w:hAnsi="Times New Roman" w:cs="Times New Roman"/>
            <w:sz w:val="24"/>
            <w:szCs w:val="24"/>
          </w:rPr>
          <w:t>6a</w:t>
        </w:r>
        <w:r w:rsidR="0045092B">
          <w:rPr>
            <w:rFonts w:ascii="Times New Roman" w:hAnsi="Times New Roman" w:cs="Times New Roman"/>
            <w:sz w:val="24"/>
            <w:szCs w:val="24"/>
          </w:rPr>
          <w:t>)</w:t>
        </w:r>
        <w:r w:rsidR="003F105A">
          <w:rPr>
            <w:rFonts w:ascii="Times New Roman" w:hAnsi="Times New Roman" w:cs="Times New Roman"/>
            <w:sz w:val="24"/>
            <w:szCs w:val="24"/>
          </w:rPr>
          <w:t xml:space="preserve">. </w:t>
        </w:r>
        <w:r w:rsidR="008C4B8F">
          <w:rPr>
            <w:rFonts w:ascii="Times New Roman" w:hAnsi="Times New Roman" w:cs="Times New Roman"/>
            <w:sz w:val="24"/>
            <w:szCs w:val="24"/>
          </w:rPr>
          <w:t xml:space="preserve">TPRCP generally contributed to changes in macroinvertebrate assemblages </w:t>
        </w:r>
      </w:ins>
      <w:r w:rsidR="008C4B8F">
        <w:rPr>
          <w:rFonts w:ascii="Times New Roman" w:hAnsi="Times New Roman" w:cs="Times New Roman"/>
          <w:sz w:val="24"/>
          <w:szCs w:val="24"/>
        </w:rPr>
        <w:t>b</w:t>
      </w:r>
      <w:r w:rsidR="00F66F7A">
        <w:rPr>
          <w:rFonts w:ascii="Times New Roman" w:hAnsi="Times New Roman" w:cs="Times New Roman"/>
          <w:sz w:val="24"/>
          <w:szCs w:val="24"/>
        </w:rPr>
        <w:t xml:space="preserve">ecause relatively few sites had </w:t>
      </w:r>
      <w:del w:id="1179" w:author="Kopp, Darin" w:date="2025-02-20T15:34:00Z">
        <w:r w:rsidR="003F105A">
          <w:rPr>
            <w:rFonts w:ascii="Times New Roman" w:hAnsi="Times New Roman" w:cs="Times New Roman"/>
            <w:sz w:val="24"/>
            <w:szCs w:val="24"/>
          </w:rPr>
          <w:delText xml:space="preserve">differences between observed and 1940-1950 averages for </w:delText>
        </w:r>
      </w:del>
      <w:r w:rsidR="00920E7A">
        <w:rPr>
          <w:rFonts w:ascii="Times New Roman" w:hAnsi="Times New Roman" w:cs="Times New Roman"/>
          <w:sz w:val="24"/>
          <w:szCs w:val="24"/>
        </w:rPr>
        <w:t xml:space="preserve">MSAT </w:t>
      </w:r>
      <w:del w:id="1180" w:author="Kopp, Darin" w:date="2025-02-20T15:34:00Z">
        <w:r w:rsidR="003F105A">
          <w:rPr>
            <w:rFonts w:ascii="Times New Roman" w:hAnsi="Times New Roman" w:cs="Times New Roman"/>
            <w:sz w:val="24"/>
            <w:szCs w:val="24"/>
          </w:rPr>
          <w:delText>and TPRCP</w:delText>
        </w:r>
      </w:del>
      <w:ins w:id="1181" w:author="Kopp, Darin" w:date="2025-02-20T15:34:00Z">
        <w:r w:rsidR="00F66F7A">
          <w:rPr>
            <w:rFonts w:ascii="Times New Roman" w:hAnsi="Times New Roman" w:cs="Times New Roman"/>
            <w:sz w:val="24"/>
            <w:szCs w:val="24"/>
          </w:rPr>
          <w:t>temperature</w:t>
        </w:r>
        <w:r w:rsidR="00920E7A">
          <w:rPr>
            <w:rFonts w:ascii="Times New Roman" w:hAnsi="Times New Roman" w:cs="Times New Roman"/>
            <w:sz w:val="24"/>
            <w:szCs w:val="24"/>
          </w:rPr>
          <w:t xml:space="preserve"> anomalies</w:t>
        </w:r>
      </w:ins>
      <w:r w:rsidR="00920E7A">
        <w:rPr>
          <w:rFonts w:ascii="Times New Roman" w:hAnsi="Times New Roman" w:cs="Times New Roman"/>
          <w:sz w:val="24"/>
          <w:szCs w:val="24"/>
        </w:rPr>
        <w:t xml:space="preserve"> exceed</w:t>
      </w:r>
      <w:del w:id="1182" w:author="Kopp, Darin" w:date="2025-02-20T15:34:00Z">
        <w:r w:rsidR="003F105A">
          <w:rPr>
            <w:rFonts w:ascii="Times New Roman" w:hAnsi="Times New Roman" w:cs="Times New Roman"/>
            <w:sz w:val="24"/>
            <w:szCs w:val="24"/>
          </w:rPr>
          <w:delText xml:space="preserve"> &gt;</w:delText>
        </w:r>
      </w:del>
      <w:r w:rsidR="00F66F7A">
        <w:rPr>
          <w:rFonts w:ascii="Times New Roman" w:hAnsi="Times New Roman" w:cs="Times New Roman"/>
          <w:sz w:val="24"/>
          <w:szCs w:val="24"/>
        </w:rPr>
        <w:t xml:space="preserve"> </w:t>
      </w:r>
      <w:r w:rsidR="00920E7A">
        <w:rPr>
          <w:rFonts w:ascii="Times New Roman" w:hAnsi="Times New Roman" w:cs="Times New Roman"/>
          <w:sz w:val="24"/>
          <w:szCs w:val="24"/>
        </w:rPr>
        <w:t>2 standard deviations</w:t>
      </w:r>
      <w:del w:id="1183" w:author="Kopp, Darin" w:date="2025-02-20T15:34:00Z">
        <w:r w:rsidR="00E76840">
          <w:rPr>
            <w:rFonts w:ascii="Times New Roman" w:hAnsi="Times New Roman" w:cs="Times New Roman"/>
            <w:sz w:val="24"/>
            <w:szCs w:val="24"/>
          </w:rPr>
          <w:delText>.</w:delText>
        </w:r>
        <w:r w:rsidR="00E85B53">
          <w:rPr>
            <w:rFonts w:ascii="Times New Roman" w:hAnsi="Times New Roman" w:cs="Times New Roman"/>
            <w:sz w:val="24"/>
            <w:szCs w:val="24"/>
          </w:rPr>
          <w:delText xml:space="preserve"> </w:delText>
        </w:r>
        <w:r w:rsidR="003F105A">
          <w:rPr>
            <w:rFonts w:ascii="Times New Roman" w:hAnsi="Times New Roman" w:cs="Times New Roman"/>
            <w:sz w:val="24"/>
            <w:szCs w:val="24"/>
          </w:rPr>
          <w:delText xml:space="preserve">The pristine scenario changed all abiotic gradients to reflect the removal of disturbance and </w:delText>
        </w:r>
      </w:del>
      <w:ins w:id="1184" w:author="Kopp, Darin" w:date="2025-02-20T15:34:00Z">
        <w:r w:rsidR="00920E7A">
          <w:rPr>
            <w:rFonts w:ascii="Times New Roman" w:hAnsi="Times New Roman" w:cs="Times New Roman"/>
            <w:sz w:val="24"/>
            <w:szCs w:val="24"/>
          </w:rPr>
          <w:t xml:space="preserve"> </w:t>
        </w:r>
        <w:r w:rsidR="00526FA3">
          <w:rPr>
            <w:rFonts w:ascii="Times New Roman" w:hAnsi="Times New Roman" w:cs="Times New Roman"/>
            <w:sz w:val="24"/>
            <w:szCs w:val="24"/>
          </w:rPr>
          <w:t xml:space="preserve">from </w:t>
        </w:r>
        <w:r w:rsidR="00920E7A">
          <w:rPr>
            <w:rFonts w:ascii="Times New Roman" w:hAnsi="Times New Roman" w:cs="Times New Roman"/>
            <w:sz w:val="24"/>
            <w:szCs w:val="24"/>
          </w:rPr>
          <w:t>1900-1950 mean</w:t>
        </w:r>
        <w:r w:rsidR="00526FA3">
          <w:rPr>
            <w:rFonts w:ascii="Times New Roman" w:hAnsi="Times New Roman" w:cs="Times New Roman"/>
            <w:sz w:val="24"/>
            <w:szCs w:val="24"/>
          </w:rPr>
          <w:t>. In the Southern Appalachians genus richness</w:t>
        </w:r>
        <w:r w:rsidR="00FD2BE0">
          <w:rPr>
            <w:rFonts w:ascii="Times New Roman" w:hAnsi="Times New Roman" w:cs="Times New Roman"/>
            <w:sz w:val="24"/>
            <w:szCs w:val="24"/>
          </w:rPr>
          <w:t xml:space="preserve"> decreased</w:t>
        </w:r>
        <w:r w:rsidR="00526FA3">
          <w:rPr>
            <w:rFonts w:ascii="Times New Roman" w:hAnsi="Times New Roman" w:cs="Times New Roman"/>
            <w:sz w:val="24"/>
            <w:szCs w:val="24"/>
          </w:rPr>
          <w:t xml:space="preserve"> from present day conditions while in the Northern Plains genus richness generally increased from present day conditions. </w:t>
        </w:r>
        <w:r w:rsidR="0045092B">
          <w:rPr>
            <w:rFonts w:ascii="Times New Roman" w:hAnsi="Times New Roman" w:cs="Times New Roman"/>
            <w:sz w:val="24"/>
            <w:szCs w:val="24"/>
          </w:rPr>
          <w:t xml:space="preserve">Removing </w:t>
        </w:r>
        <w:r w:rsidR="00526FA3">
          <w:rPr>
            <w:rFonts w:ascii="Times New Roman" w:hAnsi="Times New Roman" w:cs="Times New Roman"/>
            <w:sz w:val="24"/>
            <w:szCs w:val="24"/>
          </w:rPr>
          <w:t>hindcasting</w:t>
        </w:r>
        <w:r w:rsidR="0045092B">
          <w:rPr>
            <w:rFonts w:ascii="Times New Roman" w:hAnsi="Times New Roman" w:cs="Times New Roman"/>
            <w:sz w:val="24"/>
            <w:szCs w:val="24"/>
          </w:rPr>
          <w:t xml:space="preserve"> all physiochemical </w:t>
        </w:r>
        <w:r w:rsidR="00526FA3">
          <w:rPr>
            <w:rFonts w:ascii="Times New Roman" w:hAnsi="Times New Roman" w:cs="Times New Roman"/>
            <w:sz w:val="24"/>
            <w:szCs w:val="24"/>
          </w:rPr>
          <w:t xml:space="preserve">variables </w:t>
        </w:r>
      </w:ins>
      <w:r w:rsidR="003F105A">
        <w:rPr>
          <w:rFonts w:ascii="Times New Roman" w:hAnsi="Times New Roman" w:cs="Times New Roman"/>
          <w:sz w:val="24"/>
          <w:szCs w:val="24"/>
        </w:rPr>
        <w:t>typically increased genus richness</w:t>
      </w:r>
      <w:r w:rsidR="0045092B">
        <w:rPr>
          <w:rFonts w:ascii="Times New Roman" w:hAnsi="Times New Roman" w:cs="Times New Roman"/>
          <w:sz w:val="24"/>
          <w:szCs w:val="24"/>
        </w:rPr>
        <w:t xml:space="preserve"> </w:t>
      </w:r>
      <w:del w:id="1185" w:author="Kopp, Darin" w:date="2025-02-20T15:34:00Z">
        <w:r w:rsidR="000D07E4">
          <w:rPr>
            <w:rFonts w:ascii="Times New Roman" w:hAnsi="Times New Roman" w:cs="Times New Roman"/>
            <w:sz w:val="24"/>
            <w:szCs w:val="24"/>
          </w:rPr>
          <w:delText xml:space="preserve">(Figure </w:delText>
        </w:r>
        <w:r w:rsidR="00BB799A">
          <w:rPr>
            <w:rFonts w:ascii="Times New Roman" w:hAnsi="Times New Roman" w:cs="Times New Roman"/>
            <w:sz w:val="24"/>
            <w:szCs w:val="24"/>
          </w:rPr>
          <w:delText>5</w:delText>
        </w:r>
        <w:r w:rsidR="000D07E4">
          <w:rPr>
            <w:rFonts w:ascii="Times New Roman" w:hAnsi="Times New Roman" w:cs="Times New Roman"/>
            <w:sz w:val="24"/>
            <w:szCs w:val="24"/>
          </w:rPr>
          <w:delText>b). Collectively these results suggest that human alteration of nutrient and salinity concentrations and habitat typically reduces macroinvertebrate assemblage richness</w:delText>
        </w:r>
        <w:r w:rsidR="00F46F29">
          <w:rPr>
            <w:rFonts w:ascii="Times New Roman" w:hAnsi="Times New Roman" w:cs="Times New Roman"/>
            <w:sz w:val="24"/>
            <w:szCs w:val="24"/>
          </w:rPr>
          <w:delText>.</w:delText>
        </w:r>
      </w:del>
      <w:ins w:id="1186" w:author="Kopp, Darin" w:date="2025-02-20T15:34:00Z">
        <w:r w:rsidR="0045092B">
          <w:rPr>
            <w:rFonts w:ascii="Times New Roman" w:hAnsi="Times New Roman" w:cs="Times New Roman"/>
            <w:sz w:val="24"/>
            <w:szCs w:val="24"/>
          </w:rPr>
          <w:t>in all regions except for the Northern Plains</w:t>
        </w:r>
        <w:r w:rsidR="00526FA3">
          <w:rPr>
            <w:rFonts w:ascii="Times New Roman" w:hAnsi="Times New Roman" w:cs="Times New Roman"/>
            <w:sz w:val="24"/>
            <w:szCs w:val="24"/>
          </w:rPr>
          <w:t xml:space="preserve"> and Southern Appalachians</w:t>
        </w:r>
        <w:r w:rsidR="000D07E4">
          <w:rPr>
            <w:rFonts w:ascii="Times New Roman" w:hAnsi="Times New Roman" w:cs="Times New Roman"/>
            <w:sz w:val="24"/>
            <w:szCs w:val="24"/>
          </w:rPr>
          <w:t xml:space="preserve"> (Figure </w:t>
        </w:r>
        <w:r w:rsidR="009D6053">
          <w:rPr>
            <w:rFonts w:ascii="Times New Roman" w:hAnsi="Times New Roman" w:cs="Times New Roman"/>
            <w:sz w:val="24"/>
            <w:szCs w:val="24"/>
          </w:rPr>
          <w:t>6</w:t>
        </w:r>
        <w:r w:rsidR="00526FA3">
          <w:rPr>
            <w:rFonts w:ascii="Times New Roman" w:hAnsi="Times New Roman" w:cs="Times New Roman"/>
            <w:sz w:val="24"/>
            <w:szCs w:val="24"/>
          </w:rPr>
          <w:t>b</w:t>
        </w:r>
        <w:r w:rsidR="000D07E4">
          <w:rPr>
            <w:rFonts w:ascii="Times New Roman" w:hAnsi="Times New Roman" w:cs="Times New Roman"/>
            <w:sz w:val="24"/>
            <w:szCs w:val="24"/>
          </w:rPr>
          <w:t>).</w:t>
        </w:r>
      </w:ins>
      <w:r w:rsidR="000D07E4">
        <w:rPr>
          <w:rFonts w:ascii="Times New Roman" w:hAnsi="Times New Roman" w:cs="Times New Roman"/>
          <w:sz w:val="24"/>
          <w:szCs w:val="24"/>
        </w:rPr>
        <w:t xml:space="preserve"> </w:t>
      </w:r>
    </w:p>
    <w:p w14:paraId="221EE904" w14:textId="77777777" w:rsidR="00F45B34" w:rsidRDefault="00F45B34" w:rsidP="004655B5">
      <w:pPr>
        <w:spacing w:line="480" w:lineRule="auto"/>
        <w:contextualSpacing/>
        <w:rPr>
          <w:del w:id="1187" w:author="Kopp, Darin" w:date="2025-02-20T15:34:00Z"/>
          <w:rFonts w:ascii="Times New Roman" w:hAnsi="Times New Roman" w:cs="Times New Roman"/>
          <w:sz w:val="24"/>
          <w:szCs w:val="24"/>
        </w:rPr>
      </w:pPr>
    </w:p>
    <w:p w14:paraId="16DDF561" w14:textId="77777777" w:rsidR="003F5B43" w:rsidRDefault="000D07E4" w:rsidP="00E01757">
      <w:pPr>
        <w:spacing w:line="480" w:lineRule="auto"/>
        <w:contextualSpacing/>
        <w:jc w:val="center"/>
        <w:rPr>
          <w:del w:id="1188" w:author="Kopp, Darin" w:date="2025-02-20T15:34:00Z"/>
          <w:rFonts w:ascii="Times New Roman" w:hAnsi="Times New Roman" w:cs="Times New Roman"/>
          <w:sz w:val="24"/>
          <w:szCs w:val="24"/>
        </w:rPr>
      </w:pPr>
      <w:del w:id="1189" w:author="Kopp, Darin" w:date="2025-02-20T15:34:00Z">
        <w:r>
          <w:rPr>
            <w:rFonts w:ascii="Times New Roman" w:hAnsi="Times New Roman" w:cs="Times New Roman"/>
            <w:noProof/>
            <w:sz w:val="24"/>
            <w:szCs w:val="24"/>
          </w:rPr>
          <w:drawing>
            <wp:inline distT="0" distB="0" distL="0" distR="0" wp14:anchorId="1CED3DB7" wp14:editId="54654E93">
              <wp:extent cx="5926975" cy="6882938"/>
              <wp:effectExtent l="0" t="0" r="0" b="0"/>
              <wp:docPr id="107533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3083" name="Picture 1075330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6975" cy="6882938"/>
                      </a:xfrm>
                      <a:prstGeom prst="rect">
                        <a:avLst/>
                      </a:prstGeom>
                    </pic:spPr>
                  </pic:pic>
                </a:graphicData>
              </a:graphic>
            </wp:inline>
          </w:drawing>
        </w:r>
      </w:del>
    </w:p>
    <w:p w14:paraId="4D8446FA" w14:textId="77777777" w:rsidR="000E6EB5" w:rsidRDefault="004D6429" w:rsidP="000E6EB5">
      <w:pPr>
        <w:spacing w:line="240" w:lineRule="auto"/>
        <w:rPr>
          <w:moveFrom w:id="1190" w:author="Kopp, Darin" w:date="2025-02-20T15:34:00Z"/>
          <w:rFonts w:ascii="Times New Roman" w:hAnsi="Times New Roman" w:cs="Times New Roman"/>
          <w:sz w:val="24"/>
          <w:szCs w:val="24"/>
        </w:rPr>
      </w:pPr>
      <w:del w:id="1191" w:author="Kopp, Darin" w:date="2025-02-20T15:34:00Z">
        <w:r>
          <w:rPr>
            <w:rFonts w:ascii="Times New Roman" w:hAnsi="Times New Roman" w:cs="Times New Roman"/>
            <w:sz w:val="24"/>
            <w:szCs w:val="24"/>
          </w:rPr>
          <w:delText xml:space="preserve">Figure </w:delText>
        </w:r>
        <w:r w:rsidR="00BB799A">
          <w:rPr>
            <w:rFonts w:ascii="Times New Roman" w:hAnsi="Times New Roman" w:cs="Times New Roman"/>
            <w:sz w:val="24"/>
            <w:szCs w:val="24"/>
          </w:rPr>
          <w:delText>5</w:delText>
        </w:r>
        <w:r w:rsidR="00A47430">
          <w:rPr>
            <w:rFonts w:ascii="Times New Roman" w:hAnsi="Times New Roman" w:cs="Times New Roman"/>
            <w:sz w:val="24"/>
            <w:szCs w:val="24"/>
          </w:rPr>
          <w:delText xml:space="preserve">: </w:delText>
        </w:r>
        <w:r w:rsidR="00BB799A">
          <w:rPr>
            <w:rFonts w:ascii="Times New Roman" w:hAnsi="Times New Roman" w:cs="Times New Roman"/>
            <w:sz w:val="24"/>
            <w:szCs w:val="24"/>
          </w:rPr>
          <w:delText xml:space="preserve">Difference </w:delText>
        </w:r>
        <w:r w:rsidR="00A47430">
          <w:rPr>
            <w:rFonts w:ascii="Times New Roman" w:hAnsi="Times New Roman" w:cs="Times New Roman"/>
            <w:sz w:val="24"/>
            <w:szCs w:val="24"/>
          </w:rPr>
          <w:delText xml:space="preserve">in </w:delText>
        </w:r>
        <w:r w:rsidR="00E1166A">
          <w:rPr>
            <w:rFonts w:ascii="Times New Roman" w:hAnsi="Times New Roman" w:cs="Times New Roman"/>
            <w:sz w:val="24"/>
            <w:szCs w:val="24"/>
          </w:rPr>
          <w:delText xml:space="preserve">macroinvertebrate genus </w:delText>
        </w:r>
        <w:r w:rsidR="00A47430">
          <w:rPr>
            <w:rFonts w:ascii="Times New Roman" w:hAnsi="Times New Roman" w:cs="Times New Roman"/>
            <w:sz w:val="24"/>
            <w:szCs w:val="24"/>
          </w:rPr>
          <w:delText xml:space="preserve">richness </w:delText>
        </w:r>
        <w:r w:rsidR="00BB799A">
          <w:rPr>
            <w:rFonts w:ascii="Times New Roman" w:hAnsi="Times New Roman" w:cs="Times New Roman"/>
            <w:sz w:val="24"/>
            <w:szCs w:val="24"/>
          </w:rPr>
          <w:delText xml:space="preserve">predicted from present-day and </w:delText>
        </w:r>
        <w:r w:rsidR="00A47430">
          <w:rPr>
            <w:rFonts w:ascii="Times New Roman" w:hAnsi="Times New Roman" w:cs="Times New Roman"/>
            <w:sz w:val="24"/>
            <w:szCs w:val="24"/>
          </w:rPr>
          <w:delText xml:space="preserve">after removing </w:delText>
        </w:r>
        <w:r w:rsidR="00E104EF">
          <w:rPr>
            <w:rFonts w:ascii="Times New Roman" w:hAnsi="Times New Roman" w:cs="Times New Roman"/>
            <w:sz w:val="24"/>
            <w:szCs w:val="24"/>
          </w:rPr>
          <w:delText>anthropogenic disturbance from each category of environmental variable</w:delText>
        </w:r>
        <w:r w:rsidR="00BB799A">
          <w:rPr>
            <w:rFonts w:ascii="Times New Roman" w:hAnsi="Times New Roman" w:cs="Times New Roman"/>
            <w:sz w:val="24"/>
            <w:szCs w:val="24"/>
          </w:rPr>
          <w:delText xml:space="preserve"> (A) and all variables simultaneously (B)</w:delText>
        </w:r>
        <w:r w:rsidR="00E1166A">
          <w:rPr>
            <w:rFonts w:ascii="Times New Roman" w:hAnsi="Times New Roman" w:cs="Times New Roman"/>
            <w:sz w:val="24"/>
            <w:szCs w:val="24"/>
          </w:rPr>
          <w:delText>.</w:delText>
        </w:r>
      </w:del>
      <w:moveFromRangeStart w:id="1192" w:author="Kopp, Darin" w:date="2025-02-20T15:34:00Z" w:name="move190958078"/>
      <w:moveFrom w:id="1193" w:author="Kopp, Darin" w:date="2025-02-20T15:34:00Z">
        <w:r w:rsidR="000E6EB5">
          <w:rPr>
            <w:rFonts w:ascii="Times New Roman" w:hAnsi="Times New Roman" w:cs="Times New Roman"/>
            <w:sz w:val="24"/>
            <w:szCs w:val="24"/>
          </w:rPr>
          <w:t xml:space="preserve"> The points in each panel are sites that had a change in genus richness with &gt;75% support after removing disturbance. </w:t>
        </w:r>
      </w:moveFrom>
    </w:p>
    <w:moveFromRangeEnd w:id="1192"/>
    <w:p w14:paraId="32718F98" w14:textId="77777777" w:rsidR="00166205" w:rsidRDefault="004F4379" w:rsidP="002918D7">
      <w:pPr>
        <w:spacing w:line="240" w:lineRule="auto"/>
        <w:rPr>
          <w:del w:id="1194" w:author="Kopp, Darin" w:date="2025-02-20T15:34:00Z"/>
          <w:rFonts w:ascii="Times New Roman" w:hAnsi="Times New Roman" w:cs="Times New Roman"/>
          <w:sz w:val="24"/>
          <w:szCs w:val="24"/>
        </w:rPr>
      </w:pPr>
      <w:del w:id="1195" w:author="Kopp, Darin" w:date="2025-02-20T15:34:00Z">
        <w:r>
          <w:rPr>
            <w:rFonts w:ascii="Times New Roman" w:hAnsi="Times New Roman" w:cs="Times New Roman"/>
            <w:sz w:val="24"/>
            <w:szCs w:val="24"/>
          </w:rPr>
          <w:tab/>
        </w:r>
      </w:del>
    </w:p>
    <w:p w14:paraId="623005CD" w14:textId="77777777" w:rsidR="00BD5612" w:rsidRDefault="00EC62D5" w:rsidP="00701361">
      <w:pPr>
        <w:spacing w:line="480" w:lineRule="auto"/>
        <w:contextualSpacing/>
        <w:rPr>
          <w:del w:id="1196" w:author="Kopp, Darin" w:date="2025-02-20T15:34:00Z"/>
          <w:rFonts w:ascii="Times New Roman" w:hAnsi="Times New Roman" w:cs="Times New Roman"/>
          <w:sz w:val="24"/>
          <w:szCs w:val="24"/>
        </w:rPr>
        <w:sectPr w:rsidR="00BD5612" w:rsidSect="00C32558">
          <w:pgSz w:w="12240" w:h="15840"/>
          <w:pgMar w:top="1440" w:right="1440" w:bottom="1440" w:left="1440" w:header="720" w:footer="720" w:gutter="0"/>
          <w:lnNumType w:countBy="1" w:restart="continuous"/>
          <w:cols w:space="720"/>
          <w:docGrid w:linePitch="360"/>
        </w:sectPr>
      </w:pPr>
      <w:del w:id="1197" w:author="Kopp, Darin" w:date="2025-02-20T15:34:00Z">
        <w:r>
          <w:rPr>
            <w:rFonts w:ascii="Times New Roman" w:hAnsi="Times New Roman" w:cs="Times New Roman"/>
            <w:sz w:val="24"/>
            <w:szCs w:val="24"/>
          </w:rPr>
          <w:tab/>
        </w:r>
      </w:del>
      <w:r w:rsidR="00701361">
        <w:rPr>
          <w:rFonts w:ascii="Times New Roman" w:hAnsi="Times New Roman" w:cs="Times New Roman"/>
          <w:sz w:val="24"/>
          <w:szCs w:val="24"/>
        </w:rPr>
        <w:t>Identify</w:t>
      </w:r>
      <w:r w:rsidR="000D07E4">
        <w:rPr>
          <w:rFonts w:ascii="Times New Roman" w:hAnsi="Times New Roman" w:cs="Times New Roman"/>
          <w:sz w:val="24"/>
          <w:szCs w:val="24"/>
        </w:rPr>
        <w:t>ing</w:t>
      </w:r>
      <w:r w:rsidR="00701361">
        <w:rPr>
          <w:rFonts w:ascii="Times New Roman" w:hAnsi="Times New Roman" w:cs="Times New Roman"/>
          <w:sz w:val="24"/>
          <w:szCs w:val="24"/>
        </w:rPr>
        <w:t xml:space="preserve"> </w:t>
      </w:r>
      <w:r w:rsidR="00337EEB">
        <w:rPr>
          <w:rFonts w:ascii="Times New Roman" w:hAnsi="Times New Roman" w:cs="Times New Roman"/>
          <w:sz w:val="24"/>
          <w:szCs w:val="24"/>
        </w:rPr>
        <w:t>genera</w:t>
      </w:r>
      <w:r w:rsidR="00701361">
        <w:rPr>
          <w:rFonts w:ascii="Times New Roman" w:hAnsi="Times New Roman" w:cs="Times New Roman"/>
          <w:sz w:val="24"/>
          <w:szCs w:val="24"/>
        </w:rPr>
        <w:t xml:space="preserve"> that</w:t>
      </w:r>
      <w:r w:rsidR="007D1870">
        <w:rPr>
          <w:rFonts w:ascii="Times New Roman" w:hAnsi="Times New Roman" w:cs="Times New Roman"/>
          <w:sz w:val="24"/>
          <w:szCs w:val="24"/>
        </w:rPr>
        <w:t xml:space="preserve"> had higher </w:t>
      </w:r>
      <w:r w:rsidR="00A6510F">
        <w:rPr>
          <w:rFonts w:ascii="Times New Roman" w:hAnsi="Times New Roman" w:cs="Times New Roman"/>
          <w:sz w:val="24"/>
          <w:szCs w:val="24"/>
        </w:rPr>
        <w:t>present</w:t>
      </w:r>
      <w:r w:rsidR="003C29FD">
        <w:rPr>
          <w:rFonts w:ascii="Times New Roman" w:hAnsi="Times New Roman" w:cs="Times New Roman"/>
          <w:sz w:val="24"/>
          <w:szCs w:val="24"/>
        </w:rPr>
        <w:t>-</w:t>
      </w:r>
      <w:r w:rsidR="00A6510F">
        <w:rPr>
          <w:rFonts w:ascii="Times New Roman" w:hAnsi="Times New Roman" w:cs="Times New Roman"/>
          <w:sz w:val="24"/>
          <w:szCs w:val="24"/>
        </w:rPr>
        <w:t xml:space="preserve">day </w:t>
      </w:r>
      <w:r w:rsidR="007D1870">
        <w:rPr>
          <w:rFonts w:ascii="Times New Roman" w:hAnsi="Times New Roman" w:cs="Times New Roman"/>
          <w:sz w:val="24"/>
          <w:szCs w:val="24"/>
        </w:rPr>
        <w:t>occurrence</w:t>
      </w:r>
      <w:r w:rsidR="00A6510F">
        <w:rPr>
          <w:rFonts w:ascii="Times New Roman" w:hAnsi="Times New Roman" w:cs="Times New Roman"/>
          <w:sz w:val="24"/>
          <w:szCs w:val="24"/>
        </w:rPr>
        <w:t xml:space="preserve"> probabilities</w:t>
      </w:r>
      <w:r w:rsidR="007D1870">
        <w:rPr>
          <w:rFonts w:ascii="Times New Roman" w:hAnsi="Times New Roman" w:cs="Times New Roman"/>
          <w:sz w:val="24"/>
          <w:szCs w:val="24"/>
        </w:rPr>
        <w:t xml:space="preserve"> (increasers</w:t>
      </w:r>
      <w:r w:rsidR="00701361">
        <w:rPr>
          <w:rFonts w:ascii="Times New Roman" w:hAnsi="Times New Roman" w:cs="Times New Roman"/>
          <w:sz w:val="24"/>
          <w:szCs w:val="24"/>
        </w:rPr>
        <w:t>),</w:t>
      </w:r>
      <w:r w:rsidR="007D1870">
        <w:rPr>
          <w:rFonts w:ascii="Times New Roman" w:hAnsi="Times New Roman" w:cs="Times New Roman"/>
          <w:sz w:val="24"/>
          <w:szCs w:val="24"/>
        </w:rPr>
        <w:t xml:space="preserve"> </w:t>
      </w:r>
      <w:r w:rsidR="00701361">
        <w:rPr>
          <w:rFonts w:ascii="Times New Roman" w:hAnsi="Times New Roman" w:cs="Times New Roman"/>
          <w:sz w:val="24"/>
          <w:szCs w:val="24"/>
        </w:rPr>
        <w:t>or</w:t>
      </w:r>
      <w:r w:rsidR="00A6510F">
        <w:rPr>
          <w:rFonts w:ascii="Times New Roman" w:hAnsi="Times New Roman" w:cs="Times New Roman"/>
          <w:sz w:val="24"/>
          <w:szCs w:val="24"/>
        </w:rPr>
        <w:t xml:space="preserve"> higher hindcast occurrence probabilities (</w:t>
      </w:r>
      <w:proofErr w:type="spellStart"/>
      <w:r w:rsidR="00A6510F">
        <w:rPr>
          <w:rFonts w:ascii="Times New Roman" w:hAnsi="Times New Roman" w:cs="Times New Roman"/>
          <w:sz w:val="24"/>
          <w:szCs w:val="24"/>
        </w:rPr>
        <w:t>decreasers</w:t>
      </w:r>
      <w:proofErr w:type="spellEnd"/>
      <w:r w:rsidR="00A6510F">
        <w:rPr>
          <w:rFonts w:ascii="Times New Roman" w:hAnsi="Times New Roman" w:cs="Times New Roman"/>
          <w:sz w:val="24"/>
          <w:szCs w:val="24"/>
        </w:rPr>
        <w:t>)</w:t>
      </w:r>
      <w:r w:rsidR="009854B3">
        <w:rPr>
          <w:rFonts w:ascii="Times New Roman" w:hAnsi="Times New Roman" w:cs="Times New Roman"/>
          <w:sz w:val="24"/>
          <w:szCs w:val="24"/>
        </w:rPr>
        <w:t xml:space="preserve"> </w:t>
      </w:r>
      <w:del w:id="1198" w:author="Kopp, Darin" w:date="2025-02-20T15:34:00Z">
        <w:r w:rsidR="00701361">
          <w:rPr>
            <w:rFonts w:ascii="Times New Roman" w:hAnsi="Times New Roman" w:cs="Times New Roman"/>
            <w:sz w:val="24"/>
            <w:szCs w:val="24"/>
          </w:rPr>
          <w:delText>elucidate</w:delText>
        </w:r>
        <w:r w:rsidR="009854B3">
          <w:rPr>
            <w:rFonts w:ascii="Times New Roman" w:hAnsi="Times New Roman" w:cs="Times New Roman"/>
            <w:sz w:val="24"/>
            <w:szCs w:val="24"/>
          </w:rPr>
          <w:delText>s</w:delText>
        </w:r>
        <w:r w:rsidR="00701361">
          <w:rPr>
            <w:rFonts w:ascii="Times New Roman" w:hAnsi="Times New Roman" w:cs="Times New Roman"/>
            <w:sz w:val="24"/>
            <w:szCs w:val="24"/>
          </w:rPr>
          <w:delText xml:space="preserve"> how major taxonomic groups may respond to disturbance</w:delText>
        </w:r>
        <w:r w:rsidR="00A6510F">
          <w:rPr>
            <w:rFonts w:ascii="Times New Roman" w:hAnsi="Times New Roman" w:cs="Times New Roman"/>
            <w:sz w:val="24"/>
            <w:szCs w:val="24"/>
          </w:rPr>
          <w:delText xml:space="preserve"> (Table 4).</w:delText>
        </w:r>
        <w:r w:rsidR="0016237D">
          <w:rPr>
            <w:rFonts w:ascii="Times New Roman" w:hAnsi="Times New Roman" w:cs="Times New Roman"/>
            <w:sz w:val="24"/>
            <w:szCs w:val="24"/>
          </w:rPr>
          <w:delText xml:space="preserve"> </w:delText>
        </w:r>
        <w:r w:rsidR="00701361">
          <w:rPr>
            <w:rFonts w:ascii="Times New Roman" w:hAnsi="Times New Roman" w:cs="Times New Roman"/>
            <w:sz w:val="24"/>
            <w:szCs w:val="24"/>
          </w:rPr>
          <w:delText xml:space="preserve">For example, if disturbance was removed from the physiochemical variables, our results indicate that occurrence probabilities of </w:delText>
        </w:r>
        <w:r w:rsidR="00701361" w:rsidRPr="00701361">
          <w:rPr>
            <w:rFonts w:ascii="Times New Roman" w:hAnsi="Times New Roman" w:cs="Times New Roman"/>
            <w:sz w:val="24"/>
            <w:szCs w:val="24"/>
          </w:rPr>
          <w:delText xml:space="preserve">Ephemeroptera, Plecoptera and Trichoptera (EPT) </w:delText>
        </w:r>
        <w:r w:rsidR="00701361">
          <w:rPr>
            <w:rFonts w:ascii="Times New Roman" w:hAnsi="Times New Roman" w:cs="Times New Roman"/>
            <w:sz w:val="24"/>
            <w:szCs w:val="24"/>
          </w:rPr>
          <w:delText xml:space="preserve">would on average increase at 26% of the sites in CPL. Alternatively, members of Mollusca in NPL tend to increase at 33% of the sites. </w:delText>
        </w:r>
        <w:r w:rsidR="00AC1B7E">
          <w:rPr>
            <w:rFonts w:ascii="Times New Roman" w:hAnsi="Times New Roman" w:cs="Times New Roman"/>
            <w:sz w:val="24"/>
            <w:szCs w:val="24"/>
          </w:rPr>
          <w:delText>More</w:delText>
        </w:r>
        <w:r w:rsidR="00701361">
          <w:rPr>
            <w:rFonts w:ascii="Times New Roman" w:hAnsi="Times New Roman" w:cs="Times New Roman"/>
            <w:sz w:val="24"/>
            <w:szCs w:val="24"/>
          </w:rPr>
          <w:delText xml:space="preserve"> general</w:delText>
        </w:r>
        <w:r w:rsidR="00AC1B7E">
          <w:rPr>
            <w:rFonts w:ascii="Times New Roman" w:hAnsi="Times New Roman" w:cs="Times New Roman"/>
            <w:sz w:val="24"/>
            <w:szCs w:val="24"/>
          </w:rPr>
          <w:delText>ly</w:delText>
        </w:r>
        <w:r w:rsidR="00701361">
          <w:rPr>
            <w:rFonts w:ascii="Times New Roman" w:hAnsi="Times New Roman" w:cs="Times New Roman"/>
            <w:sz w:val="24"/>
            <w:szCs w:val="24"/>
          </w:rPr>
          <w:delText xml:space="preserve">, insects in CPL, NAP, SAP, TPL, UMW and XER tended to be decreasers while non-insects tended to be increasers at more sites in all regions except CPL. </w:delText>
        </w:r>
      </w:del>
    </w:p>
    <w:p w14:paraId="66F6E014" w14:textId="675B83C1" w:rsidR="00CC49B5" w:rsidRDefault="00E559A2" w:rsidP="00CC49B5">
      <w:pPr>
        <w:spacing w:line="480" w:lineRule="auto"/>
        <w:ind w:firstLine="720"/>
        <w:contextualSpacing/>
        <w:rPr>
          <w:ins w:id="1199" w:author="Kopp, Darin" w:date="2025-02-20T15:34:00Z"/>
          <w:rFonts w:ascii="Times New Roman" w:hAnsi="Times New Roman" w:cs="Times New Roman"/>
          <w:b/>
          <w:bCs/>
          <w:sz w:val="24"/>
          <w:szCs w:val="24"/>
        </w:rPr>
      </w:pPr>
      <w:ins w:id="1200" w:author="Kopp, Darin" w:date="2025-02-20T15:34:00Z">
        <w:r>
          <w:rPr>
            <w:rFonts w:ascii="Times New Roman" w:hAnsi="Times New Roman" w:cs="Times New Roman"/>
            <w:sz w:val="24"/>
            <w:szCs w:val="24"/>
          </w:rPr>
          <w:t xml:space="preserve">indicated that insects tended to be </w:t>
        </w:r>
        <w:proofErr w:type="spellStart"/>
        <w:r>
          <w:rPr>
            <w:rFonts w:ascii="Times New Roman" w:hAnsi="Times New Roman" w:cs="Times New Roman"/>
            <w:sz w:val="24"/>
            <w:szCs w:val="24"/>
          </w:rPr>
          <w:t>decreasers</w:t>
        </w:r>
        <w:proofErr w:type="spellEnd"/>
        <w:r>
          <w:rPr>
            <w:rFonts w:ascii="Times New Roman" w:hAnsi="Times New Roman" w:cs="Times New Roman"/>
            <w:sz w:val="24"/>
            <w:szCs w:val="24"/>
          </w:rPr>
          <w:t xml:space="preserve"> while non-insects tended to be </w:t>
        </w:r>
        <w:r w:rsidR="002D224B">
          <w:rPr>
            <w:rFonts w:ascii="Times New Roman" w:hAnsi="Times New Roman" w:cs="Times New Roman"/>
            <w:sz w:val="24"/>
            <w:szCs w:val="24"/>
          </w:rPr>
          <w:t>increasers, but</w:t>
        </w:r>
        <w:r>
          <w:rPr>
            <w:rFonts w:ascii="Times New Roman" w:hAnsi="Times New Roman" w:cs="Times New Roman"/>
            <w:sz w:val="24"/>
            <w:szCs w:val="24"/>
          </w:rPr>
          <w:t xml:space="preserve"> </w:t>
        </w:r>
        <w:r w:rsidR="002D224B">
          <w:rPr>
            <w:rFonts w:ascii="Times New Roman" w:hAnsi="Times New Roman" w:cs="Times New Roman"/>
            <w:sz w:val="24"/>
            <w:szCs w:val="24"/>
          </w:rPr>
          <w:t>this was not consistent across all regions (</w:t>
        </w:r>
        <w:r>
          <w:rPr>
            <w:rFonts w:ascii="Times New Roman" w:hAnsi="Times New Roman" w:cs="Times New Roman"/>
            <w:sz w:val="24"/>
            <w:szCs w:val="24"/>
          </w:rPr>
          <w:t xml:space="preserve">Table 4). </w:t>
        </w:r>
        <w:r w:rsidR="002D224B">
          <w:rPr>
            <w:rFonts w:ascii="Times New Roman" w:hAnsi="Times New Roman" w:cs="Times New Roman"/>
            <w:sz w:val="24"/>
            <w:szCs w:val="24"/>
          </w:rPr>
          <w:t>For example, in the Southern Plains</w:t>
        </w:r>
        <w:r w:rsidR="00C77752">
          <w:rPr>
            <w:rFonts w:ascii="Times New Roman" w:hAnsi="Times New Roman" w:cs="Times New Roman"/>
            <w:sz w:val="24"/>
            <w:szCs w:val="24"/>
          </w:rPr>
          <w:t xml:space="preserve"> and Western Mountains</w:t>
        </w:r>
        <w:r w:rsidR="002D224B">
          <w:rPr>
            <w:rFonts w:ascii="Times New Roman" w:hAnsi="Times New Roman" w:cs="Times New Roman"/>
            <w:sz w:val="24"/>
            <w:szCs w:val="24"/>
          </w:rPr>
          <w:t>, insects were almost equally likely to be increasers (0.1</w:t>
        </w:r>
        <w:r w:rsidR="00526FA3">
          <w:rPr>
            <w:rFonts w:ascii="Times New Roman" w:hAnsi="Times New Roman" w:cs="Times New Roman"/>
            <w:sz w:val="24"/>
            <w:szCs w:val="24"/>
          </w:rPr>
          <w:t xml:space="preserve"> and</w:t>
        </w:r>
        <w:r w:rsidR="00C77752">
          <w:rPr>
            <w:rFonts w:ascii="Times New Roman" w:hAnsi="Times New Roman" w:cs="Times New Roman"/>
            <w:sz w:val="24"/>
            <w:szCs w:val="24"/>
          </w:rPr>
          <w:t xml:space="preserve"> 0.6, respectively</w:t>
        </w:r>
        <w:r w:rsidR="002D224B">
          <w:rPr>
            <w:rFonts w:ascii="Times New Roman" w:hAnsi="Times New Roman" w:cs="Times New Roman"/>
            <w:sz w:val="24"/>
            <w:szCs w:val="24"/>
          </w:rPr>
          <w:t xml:space="preserve">) or </w:t>
        </w:r>
        <w:proofErr w:type="spellStart"/>
        <w:r w:rsidR="002D224B">
          <w:rPr>
            <w:rFonts w:ascii="Times New Roman" w:hAnsi="Times New Roman" w:cs="Times New Roman"/>
            <w:sz w:val="24"/>
            <w:szCs w:val="24"/>
          </w:rPr>
          <w:t>decreasers</w:t>
        </w:r>
        <w:proofErr w:type="spellEnd"/>
        <w:r w:rsidR="002D224B">
          <w:rPr>
            <w:rFonts w:ascii="Times New Roman" w:hAnsi="Times New Roman" w:cs="Times New Roman"/>
            <w:sz w:val="24"/>
            <w:szCs w:val="24"/>
          </w:rPr>
          <w:t xml:space="preserve"> (0.09</w:t>
        </w:r>
        <w:r w:rsidR="00526FA3">
          <w:rPr>
            <w:rFonts w:ascii="Times New Roman" w:hAnsi="Times New Roman" w:cs="Times New Roman"/>
            <w:sz w:val="24"/>
            <w:szCs w:val="24"/>
          </w:rPr>
          <w:t xml:space="preserve"> and</w:t>
        </w:r>
        <w:r w:rsidR="00C77752">
          <w:rPr>
            <w:rFonts w:ascii="Times New Roman" w:hAnsi="Times New Roman" w:cs="Times New Roman"/>
            <w:sz w:val="24"/>
            <w:szCs w:val="24"/>
          </w:rPr>
          <w:t xml:space="preserve"> 0.03, respectively</w:t>
        </w:r>
        <w:r w:rsidR="002D224B">
          <w:rPr>
            <w:rFonts w:ascii="Times New Roman" w:hAnsi="Times New Roman" w:cs="Times New Roman"/>
            <w:sz w:val="24"/>
            <w:szCs w:val="24"/>
          </w:rPr>
          <w:t>)</w:t>
        </w:r>
        <w:r w:rsidR="00FD2BE0">
          <w:rPr>
            <w:rFonts w:ascii="Times New Roman" w:hAnsi="Times New Roman" w:cs="Times New Roman"/>
            <w:sz w:val="24"/>
            <w:szCs w:val="24"/>
          </w:rPr>
          <w:t xml:space="preserve"> and i</w:t>
        </w:r>
        <w:r w:rsidR="00C77752">
          <w:rPr>
            <w:rFonts w:ascii="Times New Roman" w:hAnsi="Times New Roman" w:cs="Times New Roman"/>
            <w:sz w:val="24"/>
            <w:szCs w:val="24"/>
          </w:rPr>
          <w:t xml:space="preserve">n the </w:t>
        </w:r>
        <w:r w:rsidR="002D224B">
          <w:rPr>
            <w:rFonts w:ascii="Times New Roman" w:hAnsi="Times New Roman" w:cs="Times New Roman"/>
            <w:sz w:val="24"/>
            <w:szCs w:val="24"/>
          </w:rPr>
          <w:t xml:space="preserve">Northern Plains </w:t>
        </w:r>
        <w:r w:rsidR="00C77752">
          <w:rPr>
            <w:rFonts w:ascii="Times New Roman" w:hAnsi="Times New Roman" w:cs="Times New Roman"/>
            <w:sz w:val="24"/>
            <w:szCs w:val="24"/>
          </w:rPr>
          <w:t>both insects and non-insects tended to</w:t>
        </w:r>
        <w:r w:rsidR="002D224B">
          <w:rPr>
            <w:rFonts w:ascii="Times New Roman" w:hAnsi="Times New Roman" w:cs="Times New Roman"/>
            <w:sz w:val="24"/>
            <w:szCs w:val="24"/>
          </w:rPr>
          <w:t xml:space="preserve"> be increasers at a larger proportion of sites (0.19</w:t>
        </w:r>
        <w:r w:rsidR="00526FA3">
          <w:rPr>
            <w:rFonts w:ascii="Times New Roman" w:hAnsi="Times New Roman" w:cs="Times New Roman"/>
            <w:sz w:val="24"/>
            <w:szCs w:val="24"/>
          </w:rPr>
          <w:t xml:space="preserve"> and</w:t>
        </w:r>
        <w:r w:rsidR="00C77752">
          <w:rPr>
            <w:rFonts w:ascii="Times New Roman" w:hAnsi="Times New Roman" w:cs="Times New Roman"/>
            <w:sz w:val="24"/>
            <w:szCs w:val="24"/>
          </w:rPr>
          <w:t xml:space="preserve"> 0.22</w:t>
        </w:r>
        <w:r w:rsidR="002D224B">
          <w:rPr>
            <w:rFonts w:ascii="Times New Roman" w:hAnsi="Times New Roman" w:cs="Times New Roman"/>
            <w:sz w:val="24"/>
            <w:szCs w:val="24"/>
          </w:rPr>
          <w:t>).</w:t>
        </w:r>
        <w:r w:rsidR="00C77752">
          <w:rPr>
            <w:rFonts w:ascii="Times New Roman" w:hAnsi="Times New Roman" w:cs="Times New Roman"/>
            <w:sz w:val="24"/>
            <w:szCs w:val="24"/>
          </w:rPr>
          <w:t xml:space="preserve">  Among insect</w:t>
        </w:r>
        <w:r w:rsidR="00FD2BE0">
          <w:rPr>
            <w:rFonts w:ascii="Times New Roman" w:hAnsi="Times New Roman" w:cs="Times New Roman"/>
            <w:sz w:val="24"/>
            <w:szCs w:val="24"/>
          </w:rPr>
          <w:t>s</w:t>
        </w:r>
        <w:r w:rsidR="00C77752">
          <w:rPr>
            <w:rFonts w:ascii="Times New Roman" w:hAnsi="Times New Roman" w:cs="Times New Roman"/>
            <w:sz w:val="24"/>
            <w:szCs w:val="24"/>
          </w:rPr>
          <w:t>, members of chironomidae were</w:t>
        </w:r>
        <w:r w:rsidR="002F501C">
          <w:rPr>
            <w:rFonts w:ascii="Times New Roman" w:hAnsi="Times New Roman" w:cs="Times New Roman"/>
            <w:sz w:val="24"/>
            <w:szCs w:val="24"/>
          </w:rPr>
          <w:t xml:space="preserve"> generally</w:t>
        </w:r>
        <w:r w:rsidR="00C77752">
          <w:rPr>
            <w:rFonts w:ascii="Times New Roman" w:hAnsi="Times New Roman" w:cs="Times New Roman"/>
            <w:sz w:val="24"/>
            <w:szCs w:val="24"/>
          </w:rPr>
          <w:t xml:space="preserve"> most likely to be increasers</w:t>
        </w:r>
        <w:r w:rsidR="002F501C">
          <w:rPr>
            <w:rFonts w:ascii="Times New Roman" w:hAnsi="Times New Roman" w:cs="Times New Roman"/>
            <w:sz w:val="24"/>
            <w:szCs w:val="24"/>
          </w:rPr>
          <w:t>.</w:t>
        </w:r>
        <w:r w:rsidR="00C77752">
          <w:rPr>
            <w:rFonts w:ascii="Times New Roman" w:hAnsi="Times New Roman" w:cs="Times New Roman"/>
            <w:sz w:val="24"/>
            <w:szCs w:val="24"/>
          </w:rPr>
          <w:t xml:space="preserve"> </w:t>
        </w:r>
        <w:r w:rsidR="002F501C">
          <w:rPr>
            <w:rFonts w:ascii="Times New Roman" w:hAnsi="Times New Roman" w:cs="Times New Roman"/>
            <w:sz w:val="24"/>
            <w:szCs w:val="24"/>
          </w:rPr>
          <w:t>A</w:t>
        </w:r>
        <w:r w:rsidR="00C77752">
          <w:rPr>
            <w:rFonts w:ascii="Times New Roman" w:hAnsi="Times New Roman" w:cs="Times New Roman"/>
            <w:sz w:val="24"/>
            <w:szCs w:val="24"/>
          </w:rPr>
          <w:t>mong non-insects,</w:t>
        </w:r>
        <w:r w:rsidR="002F501C">
          <w:rPr>
            <w:rFonts w:ascii="Times New Roman" w:hAnsi="Times New Roman" w:cs="Times New Roman"/>
            <w:sz w:val="24"/>
            <w:szCs w:val="24"/>
          </w:rPr>
          <w:t xml:space="preserve"> in contrast,</w:t>
        </w:r>
        <w:r w:rsidR="00C77752">
          <w:rPr>
            <w:rFonts w:ascii="Times New Roman" w:hAnsi="Times New Roman" w:cs="Times New Roman"/>
            <w:sz w:val="24"/>
            <w:szCs w:val="24"/>
          </w:rPr>
          <w:t xml:space="preserve"> members of mollusca were most likely increasers</w:t>
        </w:r>
        <w:r w:rsidR="00A158E6">
          <w:rPr>
            <w:rFonts w:ascii="Times New Roman" w:hAnsi="Times New Roman" w:cs="Times New Roman"/>
            <w:sz w:val="24"/>
            <w:szCs w:val="24"/>
          </w:rPr>
          <w:t xml:space="preserve"> (Table 4)</w:t>
        </w:r>
        <w:r w:rsidR="00C77752">
          <w:rPr>
            <w:rFonts w:ascii="Times New Roman" w:hAnsi="Times New Roman" w:cs="Times New Roman"/>
            <w:sz w:val="24"/>
            <w:szCs w:val="24"/>
          </w:rPr>
          <w:t>. Thus</w:t>
        </w:r>
        <w:r w:rsidR="00A158E6">
          <w:rPr>
            <w:rFonts w:ascii="Times New Roman" w:hAnsi="Times New Roman" w:cs="Times New Roman"/>
            <w:sz w:val="24"/>
            <w:szCs w:val="24"/>
          </w:rPr>
          <w:t>,</w:t>
        </w:r>
        <w:r w:rsidR="00C77752">
          <w:rPr>
            <w:rFonts w:ascii="Times New Roman" w:hAnsi="Times New Roman" w:cs="Times New Roman"/>
            <w:sz w:val="24"/>
            <w:szCs w:val="24"/>
          </w:rPr>
          <w:t xml:space="preserve"> </w:t>
        </w:r>
        <w:r w:rsidR="002F501C">
          <w:rPr>
            <w:rFonts w:ascii="Times New Roman" w:hAnsi="Times New Roman" w:cs="Times New Roman"/>
            <w:sz w:val="24"/>
            <w:szCs w:val="24"/>
          </w:rPr>
          <w:t xml:space="preserve">higher present-day genus </w:t>
        </w:r>
        <w:r w:rsidR="00C77752">
          <w:rPr>
            <w:rFonts w:ascii="Times New Roman" w:hAnsi="Times New Roman" w:cs="Times New Roman"/>
            <w:sz w:val="24"/>
            <w:szCs w:val="24"/>
          </w:rPr>
          <w:t>richness</w:t>
        </w:r>
        <w:r w:rsidR="002F501C">
          <w:rPr>
            <w:rFonts w:ascii="Times New Roman" w:hAnsi="Times New Roman" w:cs="Times New Roman"/>
            <w:sz w:val="24"/>
            <w:szCs w:val="24"/>
          </w:rPr>
          <w:t xml:space="preserve"> compared to hindcast</w:t>
        </w:r>
        <w:r w:rsidR="00C66A66">
          <w:rPr>
            <w:rFonts w:ascii="Times New Roman" w:hAnsi="Times New Roman" w:cs="Times New Roman"/>
            <w:sz w:val="24"/>
            <w:szCs w:val="24"/>
          </w:rPr>
          <w:t xml:space="preserve"> estimates</w:t>
        </w:r>
        <w:r w:rsidR="00C77752">
          <w:rPr>
            <w:rFonts w:ascii="Times New Roman" w:hAnsi="Times New Roman" w:cs="Times New Roman"/>
            <w:sz w:val="24"/>
            <w:szCs w:val="24"/>
          </w:rPr>
          <w:t xml:space="preserve"> could be due to </w:t>
        </w:r>
        <w:r w:rsidR="00947032">
          <w:rPr>
            <w:rFonts w:ascii="Times New Roman" w:hAnsi="Times New Roman" w:cs="Times New Roman"/>
            <w:sz w:val="24"/>
            <w:szCs w:val="24"/>
          </w:rPr>
          <w:t>genera</w:t>
        </w:r>
        <w:r w:rsidR="00C77752">
          <w:rPr>
            <w:rFonts w:ascii="Times New Roman" w:hAnsi="Times New Roman" w:cs="Times New Roman"/>
            <w:sz w:val="24"/>
            <w:szCs w:val="24"/>
          </w:rPr>
          <w:t xml:space="preserve"> that are </w:t>
        </w:r>
        <w:r w:rsidR="006E0237">
          <w:rPr>
            <w:rFonts w:ascii="Times New Roman" w:hAnsi="Times New Roman" w:cs="Times New Roman"/>
            <w:sz w:val="24"/>
            <w:szCs w:val="24"/>
          </w:rPr>
          <w:t xml:space="preserve">typically </w:t>
        </w:r>
        <w:r w:rsidR="00C77752">
          <w:rPr>
            <w:rFonts w:ascii="Times New Roman" w:hAnsi="Times New Roman" w:cs="Times New Roman"/>
            <w:sz w:val="24"/>
            <w:szCs w:val="24"/>
          </w:rPr>
          <w:t>considered to be tolerant of human activitie</w:t>
        </w:r>
        <w:r w:rsidR="00CC49B5">
          <w:rPr>
            <w:rFonts w:ascii="Times New Roman" w:hAnsi="Times New Roman" w:cs="Times New Roman"/>
            <w:sz w:val="24"/>
            <w:szCs w:val="24"/>
          </w:rPr>
          <w:t xml:space="preserve">s. </w:t>
        </w:r>
      </w:ins>
    </w:p>
    <w:p w14:paraId="04380A7A" w14:textId="092C352D" w:rsidR="007C6960" w:rsidRDefault="00BD4800" w:rsidP="00CC49B5">
      <w:pPr>
        <w:spacing w:line="480" w:lineRule="auto"/>
        <w:ind w:firstLine="720"/>
        <w:contextualSpacing/>
        <w:rPr>
          <w:ins w:id="1201" w:author="Kopp, Darin" w:date="2025-02-20T15:34:00Z"/>
          <w:rFonts w:ascii="Times New Roman" w:hAnsi="Times New Roman" w:cs="Times New Roman"/>
          <w:sz w:val="24"/>
          <w:szCs w:val="24"/>
        </w:rPr>
      </w:pPr>
      <w:ins w:id="1202" w:author="Kopp, Darin" w:date="2025-02-20T15:34:00Z">
        <w:r>
          <w:rPr>
            <w:rFonts w:ascii="Times New Roman" w:hAnsi="Times New Roman" w:cs="Times New Roman"/>
            <w:sz w:val="24"/>
            <w:szCs w:val="24"/>
          </w:rPr>
          <w:t>Using the probabilistic sites, w</w:t>
        </w:r>
        <w:r w:rsidR="00AD43C1">
          <w:rPr>
            <w:rFonts w:ascii="Times New Roman" w:hAnsi="Times New Roman" w:cs="Times New Roman"/>
            <w:sz w:val="24"/>
            <w:szCs w:val="24"/>
          </w:rPr>
          <w:t>e</w:t>
        </w:r>
        <w:r w:rsidR="00A8178C">
          <w:rPr>
            <w:rFonts w:ascii="Times New Roman" w:hAnsi="Times New Roman" w:cs="Times New Roman"/>
            <w:sz w:val="24"/>
            <w:szCs w:val="24"/>
          </w:rPr>
          <w:t xml:space="preserve"> aggregated our results to reflect the total population of streams and rivers in each ecoregion and</w:t>
        </w:r>
        <w:r w:rsidR="00AD43C1">
          <w:rPr>
            <w:rFonts w:ascii="Times New Roman" w:hAnsi="Times New Roman" w:cs="Times New Roman"/>
            <w:sz w:val="24"/>
            <w:szCs w:val="24"/>
          </w:rPr>
          <w:t xml:space="preserve"> </w:t>
        </w:r>
        <w:r w:rsidR="004B4A10">
          <w:rPr>
            <w:rFonts w:ascii="Times New Roman" w:hAnsi="Times New Roman" w:cs="Times New Roman"/>
            <w:sz w:val="24"/>
            <w:szCs w:val="24"/>
          </w:rPr>
          <w:t xml:space="preserve">detected that </w:t>
        </w:r>
        <w:r>
          <w:rPr>
            <w:rFonts w:ascii="Times New Roman" w:hAnsi="Times New Roman" w:cs="Times New Roman"/>
            <w:sz w:val="24"/>
            <w:szCs w:val="24"/>
          </w:rPr>
          <w:t xml:space="preserve">14.3 – </w:t>
        </w:r>
        <w:r w:rsidR="004B4A10">
          <w:rPr>
            <w:rFonts w:ascii="Times New Roman" w:hAnsi="Times New Roman" w:cs="Times New Roman"/>
            <w:sz w:val="24"/>
            <w:szCs w:val="24"/>
          </w:rPr>
          <w:t>7</w:t>
        </w:r>
        <w:r>
          <w:rPr>
            <w:rFonts w:ascii="Times New Roman" w:hAnsi="Times New Roman" w:cs="Times New Roman"/>
            <w:sz w:val="24"/>
            <w:szCs w:val="24"/>
          </w:rPr>
          <w:t>5.5</w:t>
        </w:r>
        <w:r w:rsidR="004B4A10">
          <w:rPr>
            <w:rFonts w:ascii="Times New Roman" w:hAnsi="Times New Roman" w:cs="Times New Roman"/>
            <w:sz w:val="24"/>
            <w:szCs w:val="24"/>
          </w:rPr>
          <w:t xml:space="preserve">% of </w:t>
        </w:r>
        <w:r>
          <w:rPr>
            <w:rFonts w:ascii="Times New Roman" w:hAnsi="Times New Roman" w:cs="Times New Roman"/>
            <w:sz w:val="24"/>
            <w:szCs w:val="24"/>
          </w:rPr>
          <w:t xml:space="preserve">streams </w:t>
        </w:r>
        <w:r w:rsidR="0057315F">
          <w:rPr>
            <w:rFonts w:ascii="Times New Roman" w:hAnsi="Times New Roman" w:cs="Times New Roman"/>
            <w:sz w:val="24"/>
            <w:szCs w:val="24"/>
          </w:rPr>
          <w:t>have present-day assemblages that differ from assemblages expected from the</w:t>
        </w:r>
        <w:r>
          <w:rPr>
            <w:rFonts w:ascii="Times New Roman" w:hAnsi="Times New Roman" w:cs="Times New Roman"/>
            <w:sz w:val="24"/>
            <w:szCs w:val="24"/>
          </w:rPr>
          <w:t xml:space="preserve"> hindcasted</w:t>
        </w:r>
        <w:r w:rsidR="0057315F">
          <w:rPr>
            <w:rFonts w:ascii="Times New Roman" w:hAnsi="Times New Roman" w:cs="Times New Roman"/>
            <w:sz w:val="24"/>
            <w:szCs w:val="24"/>
          </w:rPr>
          <w:t xml:space="preserve"> physiochemical environment</w:t>
        </w:r>
        <w:r w:rsidR="004B2477">
          <w:rPr>
            <w:rFonts w:ascii="Times New Roman" w:hAnsi="Times New Roman" w:cs="Times New Roman"/>
            <w:sz w:val="24"/>
            <w:szCs w:val="24"/>
          </w:rPr>
          <w:t xml:space="preserve"> (Figure </w:t>
        </w:r>
        <w:r w:rsidR="009D6053">
          <w:rPr>
            <w:rFonts w:ascii="Times New Roman" w:hAnsi="Times New Roman" w:cs="Times New Roman"/>
            <w:sz w:val="24"/>
            <w:szCs w:val="24"/>
          </w:rPr>
          <w:t>7</w:t>
        </w:r>
        <w:r w:rsidR="004B2477">
          <w:rPr>
            <w:rFonts w:ascii="Times New Roman" w:hAnsi="Times New Roman" w:cs="Times New Roman"/>
            <w:sz w:val="24"/>
            <w:szCs w:val="24"/>
          </w:rPr>
          <w:t>)</w:t>
        </w:r>
        <w:r w:rsidR="0057315F">
          <w:rPr>
            <w:rFonts w:ascii="Times New Roman" w:hAnsi="Times New Roman" w:cs="Times New Roman"/>
            <w:sz w:val="24"/>
            <w:szCs w:val="24"/>
          </w:rPr>
          <w:t>. With respect to changes in richness with support &gt;0.75, the Northern Plains (</w:t>
        </w:r>
        <w:r>
          <w:rPr>
            <w:rFonts w:ascii="Times New Roman" w:hAnsi="Times New Roman" w:cs="Times New Roman"/>
            <w:sz w:val="24"/>
            <w:szCs w:val="24"/>
          </w:rPr>
          <w:t>58.3</w:t>
        </w:r>
        <w:r w:rsidR="0057315F">
          <w:rPr>
            <w:rFonts w:ascii="Times New Roman" w:hAnsi="Times New Roman" w:cs="Times New Roman"/>
            <w:sz w:val="24"/>
            <w:szCs w:val="24"/>
          </w:rPr>
          <w:t xml:space="preserve">%), </w:t>
        </w:r>
        <w:r>
          <w:rPr>
            <w:rFonts w:ascii="Times New Roman" w:hAnsi="Times New Roman" w:cs="Times New Roman"/>
            <w:sz w:val="24"/>
            <w:szCs w:val="24"/>
          </w:rPr>
          <w:t xml:space="preserve">Temperate Plains (54.8%), </w:t>
        </w:r>
        <w:r w:rsidR="0057315F">
          <w:rPr>
            <w:rFonts w:ascii="Times New Roman" w:hAnsi="Times New Roman" w:cs="Times New Roman"/>
            <w:sz w:val="24"/>
            <w:szCs w:val="24"/>
          </w:rPr>
          <w:t>and</w:t>
        </w:r>
        <w:r w:rsidRPr="00BD4800">
          <w:rPr>
            <w:rFonts w:ascii="Times New Roman" w:hAnsi="Times New Roman" w:cs="Times New Roman"/>
            <w:sz w:val="24"/>
            <w:szCs w:val="24"/>
          </w:rPr>
          <w:t xml:space="preserve"> </w:t>
        </w:r>
        <w:r>
          <w:rPr>
            <w:rFonts w:ascii="Times New Roman" w:hAnsi="Times New Roman" w:cs="Times New Roman"/>
            <w:sz w:val="24"/>
            <w:szCs w:val="24"/>
          </w:rPr>
          <w:t xml:space="preserve">Southern Plains (54.2%) </w:t>
        </w:r>
        <w:r w:rsidR="0057315F">
          <w:rPr>
            <w:rFonts w:ascii="Times New Roman" w:hAnsi="Times New Roman" w:cs="Times New Roman"/>
            <w:sz w:val="24"/>
            <w:szCs w:val="24"/>
          </w:rPr>
          <w:t xml:space="preserve">the </w:t>
        </w:r>
        <w:r>
          <w:rPr>
            <w:rFonts w:ascii="Times New Roman" w:hAnsi="Times New Roman" w:cs="Times New Roman"/>
            <w:sz w:val="24"/>
            <w:szCs w:val="24"/>
          </w:rPr>
          <w:t xml:space="preserve">most streams </w:t>
        </w:r>
        <w:r w:rsidR="0057315F">
          <w:rPr>
            <w:rFonts w:ascii="Times New Roman" w:hAnsi="Times New Roman" w:cs="Times New Roman"/>
            <w:sz w:val="24"/>
            <w:szCs w:val="24"/>
          </w:rPr>
          <w:t>with potentially altered macroinvertebrate assemblages while the Western Mountains (</w:t>
        </w:r>
        <w:r>
          <w:rPr>
            <w:rFonts w:ascii="Times New Roman" w:hAnsi="Times New Roman" w:cs="Times New Roman"/>
            <w:sz w:val="24"/>
            <w:szCs w:val="24"/>
          </w:rPr>
          <w:t>9.2</w:t>
        </w:r>
        <w:r w:rsidR="0057315F">
          <w:rPr>
            <w:rFonts w:ascii="Times New Roman" w:hAnsi="Times New Roman" w:cs="Times New Roman"/>
            <w:sz w:val="24"/>
            <w:szCs w:val="24"/>
          </w:rPr>
          <w:t xml:space="preserve">%), </w:t>
        </w:r>
        <w:r>
          <w:rPr>
            <w:rFonts w:ascii="Times New Roman" w:hAnsi="Times New Roman" w:cs="Times New Roman"/>
            <w:sz w:val="24"/>
            <w:szCs w:val="24"/>
          </w:rPr>
          <w:t>Upper Midwest</w:t>
        </w:r>
        <w:r w:rsidR="0057315F">
          <w:rPr>
            <w:rFonts w:ascii="Times New Roman" w:hAnsi="Times New Roman" w:cs="Times New Roman"/>
            <w:sz w:val="24"/>
            <w:szCs w:val="24"/>
          </w:rPr>
          <w:t xml:space="preserve"> (</w:t>
        </w:r>
        <w:r>
          <w:rPr>
            <w:rFonts w:ascii="Times New Roman" w:hAnsi="Times New Roman" w:cs="Times New Roman"/>
            <w:sz w:val="24"/>
            <w:szCs w:val="24"/>
          </w:rPr>
          <w:t>19.6</w:t>
        </w:r>
        <w:r w:rsidR="0057315F">
          <w:rPr>
            <w:rFonts w:ascii="Times New Roman" w:hAnsi="Times New Roman" w:cs="Times New Roman"/>
            <w:sz w:val="24"/>
            <w:szCs w:val="24"/>
          </w:rPr>
          <w:t>%)</w:t>
        </w:r>
        <w:r>
          <w:rPr>
            <w:rFonts w:ascii="Times New Roman" w:hAnsi="Times New Roman" w:cs="Times New Roman"/>
            <w:sz w:val="24"/>
            <w:szCs w:val="24"/>
          </w:rPr>
          <w:t>,</w:t>
        </w:r>
        <w:r w:rsidR="0057315F">
          <w:rPr>
            <w:rFonts w:ascii="Times New Roman" w:hAnsi="Times New Roman" w:cs="Times New Roman"/>
            <w:sz w:val="24"/>
            <w:szCs w:val="24"/>
          </w:rPr>
          <w:t xml:space="preserve"> and </w:t>
        </w:r>
        <w:r>
          <w:rPr>
            <w:rFonts w:ascii="Times New Roman" w:hAnsi="Times New Roman" w:cs="Times New Roman"/>
            <w:sz w:val="24"/>
            <w:szCs w:val="24"/>
          </w:rPr>
          <w:t xml:space="preserve">Northern Appalachians </w:t>
        </w:r>
        <w:r w:rsidR="0057315F">
          <w:rPr>
            <w:rFonts w:ascii="Times New Roman" w:hAnsi="Times New Roman" w:cs="Times New Roman"/>
            <w:sz w:val="24"/>
            <w:szCs w:val="24"/>
          </w:rPr>
          <w:t>(29</w:t>
        </w:r>
        <w:r>
          <w:rPr>
            <w:rFonts w:ascii="Times New Roman" w:hAnsi="Times New Roman" w:cs="Times New Roman"/>
            <w:sz w:val="24"/>
            <w:szCs w:val="24"/>
          </w:rPr>
          <w:t>.7</w:t>
        </w:r>
        <w:r w:rsidR="0057315F">
          <w:rPr>
            <w:rFonts w:ascii="Times New Roman" w:hAnsi="Times New Roman" w:cs="Times New Roman"/>
            <w:sz w:val="24"/>
            <w:szCs w:val="24"/>
          </w:rPr>
          <w:t>%) have the</w:t>
        </w:r>
        <w:r>
          <w:rPr>
            <w:rFonts w:ascii="Times New Roman" w:hAnsi="Times New Roman" w:cs="Times New Roman"/>
            <w:sz w:val="24"/>
            <w:szCs w:val="24"/>
          </w:rPr>
          <w:t xml:space="preserve"> fewest</w:t>
        </w:r>
        <w:r w:rsidR="0057315F">
          <w:rPr>
            <w:rFonts w:ascii="Times New Roman" w:hAnsi="Times New Roman" w:cs="Times New Roman"/>
            <w:sz w:val="24"/>
            <w:szCs w:val="24"/>
          </w:rPr>
          <w:t xml:space="preserve">. </w:t>
        </w:r>
        <w:r w:rsidR="00A8178C">
          <w:rPr>
            <w:rFonts w:ascii="Times New Roman" w:hAnsi="Times New Roman" w:cs="Times New Roman"/>
            <w:sz w:val="24"/>
            <w:szCs w:val="24"/>
          </w:rPr>
          <w:t xml:space="preserve">Compositional change without a corresponding change in genus richness could increase the percentage of streams with altered assemblages. </w:t>
        </w:r>
        <w:r w:rsidR="0057315F">
          <w:rPr>
            <w:rFonts w:ascii="Times New Roman" w:hAnsi="Times New Roman" w:cs="Times New Roman"/>
            <w:sz w:val="24"/>
            <w:szCs w:val="24"/>
          </w:rPr>
          <w:t>Evidence for compositional change was most pronounced in Temperate Plains (2</w:t>
        </w:r>
        <w:r>
          <w:rPr>
            <w:rFonts w:ascii="Times New Roman" w:hAnsi="Times New Roman" w:cs="Times New Roman"/>
            <w:sz w:val="24"/>
            <w:szCs w:val="24"/>
          </w:rPr>
          <w:t>0.7</w:t>
        </w:r>
        <w:r w:rsidR="0057315F">
          <w:rPr>
            <w:rFonts w:ascii="Times New Roman" w:hAnsi="Times New Roman" w:cs="Times New Roman"/>
            <w:sz w:val="24"/>
            <w:szCs w:val="24"/>
          </w:rPr>
          <w:t>%), Southern Appalachians (</w:t>
        </w:r>
        <w:r>
          <w:rPr>
            <w:rFonts w:ascii="Times New Roman" w:hAnsi="Times New Roman" w:cs="Times New Roman"/>
            <w:sz w:val="24"/>
            <w:szCs w:val="24"/>
          </w:rPr>
          <w:t xml:space="preserve">20.7 </w:t>
        </w:r>
        <w:r w:rsidR="0057315F">
          <w:rPr>
            <w:rFonts w:ascii="Times New Roman" w:hAnsi="Times New Roman" w:cs="Times New Roman"/>
            <w:sz w:val="24"/>
            <w:szCs w:val="24"/>
          </w:rPr>
          <w:t xml:space="preserve">%) and </w:t>
        </w:r>
        <w:r w:rsidR="00A8178C">
          <w:rPr>
            <w:rFonts w:ascii="Times New Roman" w:hAnsi="Times New Roman" w:cs="Times New Roman"/>
            <w:sz w:val="24"/>
            <w:szCs w:val="24"/>
          </w:rPr>
          <w:t xml:space="preserve">Upper Midwest </w:t>
        </w:r>
        <w:r w:rsidR="0057315F">
          <w:rPr>
            <w:rFonts w:ascii="Times New Roman" w:hAnsi="Times New Roman" w:cs="Times New Roman"/>
            <w:sz w:val="24"/>
            <w:szCs w:val="24"/>
          </w:rPr>
          <w:t>(1</w:t>
        </w:r>
        <w:r w:rsidR="00A8178C">
          <w:rPr>
            <w:rFonts w:ascii="Times New Roman" w:hAnsi="Times New Roman" w:cs="Times New Roman"/>
            <w:sz w:val="24"/>
            <w:szCs w:val="24"/>
          </w:rPr>
          <w:t>8.8</w:t>
        </w:r>
        <w:r w:rsidR="0057315F">
          <w:rPr>
            <w:rFonts w:ascii="Times New Roman" w:hAnsi="Times New Roman" w:cs="Times New Roman"/>
            <w:sz w:val="24"/>
            <w:szCs w:val="24"/>
          </w:rPr>
          <w:t xml:space="preserve">%). </w:t>
        </w:r>
        <w:r w:rsidR="00A8178C">
          <w:rPr>
            <w:rFonts w:ascii="Times New Roman" w:hAnsi="Times New Roman" w:cs="Times New Roman"/>
            <w:sz w:val="24"/>
            <w:szCs w:val="24"/>
          </w:rPr>
          <w:t>All regions had a percentage of streams that could not be assessed because of potential extrapolation of hindcasted physiochemical variables,</w:t>
        </w:r>
        <w:r w:rsidR="00A8178C" w:rsidRPr="00A8178C">
          <w:rPr>
            <w:rFonts w:ascii="Times New Roman" w:hAnsi="Times New Roman" w:cs="Times New Roman"/>
            <w:sz w:val="24"/>
            <w:szCs w:val="24"/>
          </w:rPr>
          <w:t xml:space="preserve"> </w:t>
        </w:r>
        <w:r w:rsidR="00A8178C">
          <w:rPr>
            <w:rFonts w:ascii="Times New Roman" w:hAnsi="Times New Roman" w:cs="Times New Roman"/>
            <w:sz w:val="24"/>
            <w:szCs w:val="24"/>
          </w:rPr>
          <w:t xml:space="preserve">incomplete data or macroinvertebrate assemblages consisting of only rare </w:t>
        </w:r>
        <w:r w:rsidR="00947032">
          <w:rPr>
            <w:rFonts w:ascii="Times New Roman" w:hAnsi="Times New Roman" w:cs="Times New Roman"/>
            <w:sz w:val="24"/>
            <w:szCs w:val="24"/>
          </w:rPr>
          <w:t>genera</w:t>
        </w:r>
        <w:r w:rsidR="00A8178C">
          <w:rPr>
            <w:rFonts w:ascii="Times New Roman" w:hAnsi="Times New Roman" w:cs="Times New Roman"/>
            <w:sz w:val="24"/>
            <w:szCs w:val="24"/>
          </w:rPr>
          <w:t xml:space="preserve"> (i.e. prevalence &lt; </w:t>
        </w:r>
        <w:r w:rsidR="00A8178C" w:rsidRPr="00E4453F">
          <w:rPr>
            <w:rFonts w:ascii="Times New Roman" w:hAnsi="Times New Roman" w:cs="Times New Roman"/>
            <w:sz w:val="24"/>
            <w:szCs w:val="24"/>
          </w:rPr>
          <w:t>10%</w:t>
        </w:r>
        <w:r w:rsidR="00A8178C">
          <w:rPr>
            <w:rFonts w:ascii="Times New Roman" w:hAnsi="Times New Roman" w:cs="Times New Roman"/>
            <w:sz w:val="24"/>
            <w:szCs w:val="24"/>
          </w:rPr>
          <w:t xml:space="preserve">).  Among them, the </w:t>
        </w:r>
        <w:r w:rsidR="004B2477">
          <w:rPr>
            <w:rFonts w:ascii="Times New Roman" w:hAnsi="Times New Roman" w:cs="Times New Roman"/>
            <w:sz w:val="24"/>
            <w:szCs w:val="24"/>
          </w:rPr>
          <w:t xml:space="preserve">Coastal Plains </w:t>
        </w:r>
        <w:r w:rsidR="00A8178C">
          <w:rPr>
            <w:rFonts w:ascii="Times New Roman" w:hAnsi="Times New Roman" w:cs="Times New Roman"/>
            <w:sz w:val="24"/>
            <w:szCs w:val="24"/>
          </w:rPr>
          <w:t xml:space="preserve">(12.9%) and Xeric (11.1%) </w:t>
        </w:r>
        <w:r w:rsidR="004B2477">
          <w:rPr>
            <w:rFonts w:ascii="Times New Roman" w:hAnsi="Times New Roman" w:cs="Times New Roman"/>
            <w:sz w:val="24"/>
            <w:szCs w:val="24"/>
          </w:rPr>
          <w:t xml:space="preserve">had the largest </w:t>
        </w:r>
        <w:r w:rsidR="00C66A66">
          <w:rPr>
            <w:rFonts w:ascii="Times New Roman" w:hAnsi="Times New Roman" w:cs="Times New Roman"/>
            <w:sz w:val="24"/>
            <w:szCs w:val="24"/>
          </w:rPr>
          <w:t xml:space="preserve">percentage of </w:t>
        </w:r>
        <w:r w:rsidR="00A8178C">
          <w:rPr>
            <w:rFonts w:ascii="Times New Roman" w:hAnsi="Times New Roman" w:cs="Times New Roman"/>
            <w:sz w:val="24"/>
            <w:szCs w:val="24"/>
          </w:rPr>
          <w:t xml:space="preserve">streams </w:t>
        </w:r>
        <w:r w:rsidR="004B2477">
          <w:rPr>
            <w:rFonts w:ascii="Times New Roman" w:hAnsi="Times New Roman" w:cs="Times New Roman"/>
            <w:sz w:val="24"/>
            <w:szCs w:val="24"/>
          </w:rPr>
          <w:t>that were not assessed</w:t>
        </w:r>
        <w:r w:rsidR="00781FE9">
          <w:rPr>
            <w:rFonts w:ascii="Times New Roman" w:hAnsi="Times New Roman" w:cs="Times New Roman"/>
            <w:sz w:val="24"/>
            <w:szCs w:val="24"/>
          </w:rPr>
          <w:t xml:space="preserve">, thus the total number of sites assessed was less than the total number of probabilistic sites surveyed (n = 1748). </w:t>
        </w:r>
        <w:r w:rsidR="004B2477" w:rsidRPr="00E4453F">
          <w:rPr>
            <w:rFonts w:ascii="Times New Roman" w:hAnsi="Times New Roman" w:cs="Times New Roman"/>
            <w:sz w:val="24"/>
            <w:szCs w:val="24"/>
          </w:rPr>
          <w:t xml:space="preserve"> </w:t>
        </w:r>
        <w:r w:rsidR="004B2477">
          <w:rPr>
            <w:rFonts w:ascii="Times New Roman" w:hAnsi="Times New Roman" w:cs="Times New Roman"/>
            <w:sz w:val="24"/>
            <w:szCs w:val="24"/>
          </w:rPr>
          <w:t xml:space="preserve"> </w:t>
        </w:r>
      </w:ins>
    </w:p>
    <w:p w14:paraId="3CDA6DBD" w14:textId="77777777" w:rsidR="00F07BCC" w:rsidRDefault="00F07BCC" w:rsidP="00F07BCC">
      <w:pPr>
        <w:spacing w:line="240" w:lineRule="auto"/>
        <w:rPr>
          <w:moveFrom w:id="1203" w:author="Kopp, Darin" w:date="2025-02-20T15:34:00Z"/>
          <w:rFonts w:ascii="Times New Roman" w:hAnsi="Times New Roman" w:cs="Times New Roman"/>
          <w:sz w:val="24"/>
          <w:szCs w:val="24"/>
        </w:rPr>
      </w:pPr>
      <w:moveFromRangeStart w:id="1204" w:author="Kopp, Darin" w:date="2025-02-20T15:34:00Z" w:name="move190958079"/>
      <w:moveFrom w:id="1205" w:author="Kopp, Darin" w:date="2025-02-20T15:34:00Z">
        <w:r>
          <w:rPr>
            <w:rFonts w:ascii="Times New Roman" w:hAnsi="Times New Roman" w:cs="Times New Roman"/>
            <w:sz w:val="24"/>
            <w:szCs w:val="24"/>
          </w:rPr>
          <w:t xml:space="preserve">Table 4: Mean proportion of sites in each taxonomic group that was identified as an increaser or decreaser. </w:t>
        </w:r>
        <w:r w:rsidRPr="002F2A7A">
          <w:rPr>
            <w:rFonts w:ascii="Times New Roman" w:hAnsi="Times New Roman" w:cs="Times New Roman"/>
            <w:sz w:val="24"/>
            <w:szCs w:val="24"/>
          </w:rPr>
          <w:t>Increasers</w:t>
        </w:r>
        <w:r>
          <w:rPr>
            <w:rFonts w:ascii="Times New Roman" w:hAnsi="Times New Roman" w:cs="Times New Roman"/>
            <w:sz w:val="24"/>
            <w:szCs w:val="24"/>
          </w:rPr>
          <w:t xml:space="preserve"> (I) are genera that have a significantly higher probability of occurrence under present day conditions compared to hindcasted conditions; d</w:t>
        </w:r>
        <w:r w:rsidRPr="002F2A7A">
          <w:rPr>
            <w:rFonts w:ascii="Times New Roman" w:hAnsi="Times New Roman" w:cs="Times New Roman"/>
            <w:sz w:val="24"/>
            <w:szCs w:val="24"/>
          </w:rPr>
          <w:t>ecreasers</w:t>
        </w:r>
        <w:r>
          <w:rPr>
            <w:rFonts w:ascii="Times New Roman" w:hAnsi="Times New Roman" w:cs="Times New Roman"/>
            <w:sz w:val="24"/>
            <w:szCs w:val="24"/>
          </w:rPr>
          <w:t xml:space="preserve"> (D) are genera that have a significantly lower probability of occurrence under present-day conditions compared to hindcasted conditions. The values in the table are the mean proportion of sites for genera within the major taxonomic group. CPL = Coastal Plains, NAP = Northern Appalachians, NPL = Northern Plains, SAP = Southern Appalachians, SPL = Southern Plains, TPL = Temperate Plains, UMW = Upper Midwest; WMT = Western Mountains; XER = xeric. EPT = Ephemeroptera, Plecoptera and Trichoptera.</w:t>
        </w:r>
      </w:moveFrom>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27"/>
        <w:gridCol w:w="629"/>
        <w:gridCol w:w="627"/>
        <w:gridCol w:w="629"/>
        <w:gridCol w:w="627"/>
        <w:gridCol w:w="629"/>
        <w:gridCol w:w="627"/>
        <w:gridCol w:w="629"/>
        <w:gridCol w:w="627"/>
        <w:gridCol w:w="629"/>
        <w:gridCol w:w="627"/>
        <w:gridCol w:w="629"/>
        <w:gridCol w:w="627"/>
        <w:gridCol w:w="629"/>
        <w:gridCol w:w="627"/>
        <w:gridCol w:w="629"/>
        <w:gridCol w:w="627"/>
        <w:gridCol w:w="619"/>
        <w:tblGridChange w:id="1206">
          <w:tblGrid>
            <w:gridCol w:w="1656"/>
            <w:gridCol w:w="627"/>
            <w:gridCol w:w="629"/>
            <w:gridCol w:w="627"/>
            <w:gridCol w:w="629"/>
            <w:gridCol w:w="627"/>
            <w:gridCol w:w="629"/>
            <w:gridCol w:w="627"/>
            <w:gridCol w:w="629"/>
            <w:gridCol w:w="627"/>
            <w:gridCol w:w="629"/>
            <w:gridCol w:w="627"/>
            <w:gridCol w:w="629"/>
            <w:gridCol w:w="627"/>
            <w:gridCol w:w="629"/>
            <w:gridCol w:w="627"/>
            <w:gridCol w:w="629"/>
            <w:gridCol w:w="627"/>
            <w:gridCol w:w="619"/>
          </w:tblGrid>
        </w:tblGridChange>
      </w:tblGrid>
      <w:tr w:rsidR="00DD4866" w:rsidRPr="00B628B2" w14:paraId="7B56B5BC" w14:textId="77777777" w:rsidTr="00B32FBA">
        <w:trPr>
          <w:trHeight w:val="300"/>
        </w:trPr>
        <w:tc>
          <w:tcPr>
            <w:tcW w:w="639" w:type="pct"/>
            <w:shd w:val="clear" w:color="auto" w:fill="auto"/>
            <w:noWrap/>
            <w:vAlign w:val="bottom"/>
          </w:tcPr>
          <w:p w14:paraId="22B0B158" w14:textId="77777777" w:rsidR="00F07BCC" w:rsidRPr="00B628B2" w:rsidRDefault="00F07BCC" w:rsidP="00B32FBA">
            <w:pPr>
              <w:spacing w:after="0" w:line="240" w:lineRule="auto"/>
              <w:jc w:val="center"/>
              <w:rPr>
                <w:moveFrom w:id="1207" w:author="Kopp, Darin" w:date="2025-02-20T15:34:00Z"/>
                <w:rFonts w:ascii="Times New Roman" w:eastAsia="Times New Roman" w:hAnsi="Times New Roman" w:cs="Times New Roman"/>
                <w:sz w:val="16"/>
                <w:szCs w:val="16"/>
              </w:rPr>
            </w:pPr>
          </w:p>
        </w:tc>
        <w:tc>
          <w:tcPr>
            <w:tcW w:w="485" w:type="pct"/>
            <w:gridSpan w:val="2"/>
            <w:shd w:val="clear" w:color="auto" w:fill="auto"/>
            <w:noWrap/>
            <w:vAlign w:val="bottom"/>
          </w:tcPr>
          <w:p w14:paraId="6F9053F5" w14:textId="77777777" w:rsidR="00F07BCC" w:rsidRPr="00B628B2" w:rsidRDefault="00F07BCC" w:rsidP="00B32FBA">
            <w:pPr>
              <w:spacing w:after="0" w:line="240" w:lineRule="auto"/>
              <w:jc w:val="center"/>
              <w:rPr>
                <w:moveFrom w:id="1208" w:author="Kopp, Darin" w:date="2025-02-20T15:34:00Z"/>
                <w:rFonts w:ascii="Calibri" w:eastAsia="Times New Roman" w:hAnsi="Calibri" w:cs="Calibri"/>
                <w:color w:val="000000"/>
                <w:sz w:val="16"/>
                <w:szCs w:val="16"/>
              </w:rPr>
            </w:pPr>
            <w:moveFrom w:id="1209" w:author="Kopp, Darin" w:date="2025-02-20T15:34:00Z">
              <w:r>
                <w:rPr>
                  <w:rFonts w:ascii="Calibri" w:eastAsia="Times New Roman" w:hAnsi="Calibri" w:cs="Calibri"/>
                  <w:color w:val="000000"/>
                  <w:sz w:val="16"/>
                  <w:szCs w:val="16"/>
                </w:rPr>
                <w:t>CPL</w:t>
              </w:r>
            </w:moveFrom>
          </w:p>
        </w:tc>
        <w:tc>
          <w:tcPr>
            <w:tcW w:w="485" w:type="pct"/>
            <w:gridSpan w:val="2"/>
            <w:shd w:val="clear" w:color="auto" w:fill="auto"/>
            <w:noWrap/>
            <w:vAlign w:val="bottom"/>
          </w:tcPr>
          <w:p w14:paraId="0EF1D9CA" w14:textId="77777777" w:rsidR="00F07BCC" w:rsidRPr="00B628B2" w:rsidRDefault="00F07BCC" w:rsidP="00B32FBA">
            <w:pPr>
              <w:spacing w:after="0" w:line="240" w:lineRule="auto"/>
              <w:jc w:val="center"/>
              <w:rPr>
                <w:moveFrom w:id="1210" w:author="Kopp, Darin" w:date="2025-02-20T15:34:00Z"/>
                <w:rFonts w:ascii="Calibri" w:eastAsia="Times New Roman" w:hAnsi="Calibri" w:cs="Calibri"/>
                <w:color w:val="000000"/>
                <w:sz w:val="16"/>
                <w:szCs w:val="16"/>
              </w:rPr>
            </w:pPr>
            <w:moveFrom w:id="1211" w:author="Kopp, Darin" w:date="2025-02-20T15:34:00Z">
              <w:r>
                <w:rPr>
                  <w:rFonts w:ascii="Calibri" w:eastAsia="Times New Roman" w:hAnsi="Calibri" w:cs="Calibri"/>
                  <w:color w:val="000000"/>
                  <w:sz w:val="16"/>
                  <w:szCs w:val="16"/>
                </w:rPr>
                <w:t>NAP</w:t>
              </w:r>
            </w:moveFrom>
          </w:p>
        </w:tc>
        <w:tc>
          <w:tcPr>
            <w:tcW w:w="485" w:type="pct"/>
            <w:gridSpan w:val="2"/>
            <w:shd w:val="clear" w:color="auto" w:fill="auto"/>
            <w:noWrap/>
            <w:vAlign w:val="bottom"/>
          </w:tcPr>
          <w:p w14:paraId="6F3CD08E" w14:textId="77777777" w:rsidR="00F07BCC" w:rsidRPr="00B628B2" w:rsidRDefault="00F07BCC" w:rsidP="00B32FBA">
            <w:pPr>
              <w:spacing w:after="0" w:line="240" w:lineRule="auto"/>
              <w:jc w:val="center"/>
              <w:rPr>
                <w:moveFrom w:id="1212" w:author="Kopp, Darin" w:date="2025-02-20T15:34:00Z"/>
                <w:rFonts w:ascii="Calibri" w:eastAsia="Times New Roman" w:hAnsi="Calibri" w:cs="Calibri"/>
                <w:color w:val="000000"/>
                <w:sz w:val="16"/>
                <w:szCs w:val="16"/>
              </w:rPr>
            </w:pPr>
            <w:moveFrom w:id="1213" w:author="Kopp, Darin" w:date="2025-02-20T15:34:00Z">
              <w:r>
                <w:rPr>
                  <w:rFonts w:ascii="Calibri" w:eastAsia="Times New Roman" w:hAnsi="Calibri" w:cs="Calibri"/>
                  <w:color w:val="000000"/>
                  <w:sz w:val="16"/>
                  <w:szCs w:val="16"/>
                </w:rPr>
                <w:t>NPL</w:t>
              </w:r>
            </w:moveFrom>
          </w:p>
        </w:tc>
        <w:tc>
          <w:tcPr>
            <w:tcW w:w="485" w:type="pct"/>
            <w:gridSpan w:val="2"/>
            <w:shd w:val="clear" w:color="auto" w:fill="auto"/>
            <w:noWrap/>
            <w:vAlign w:val="bottom"/>
          </w:tcPr>
          <w:p w14:paraId="0B19BDF1" w14:textId="77777777" w:rsidR="00F07BCC" w:rsidRPr="00B628B2" w:rsidRDefault="00F07BCC" w:rsidP="00B32FBA">
            <w:pPr>
              <w:spacing w:after="0" w:line="240" w:lineRule="auto"/>
              <w:jc w:val="center"/>
              <w:rPr>
                <w:moveFrom w:id="1214" w:author="Kopp, Darin" w:date="2025-02-20T15:34:00Z"/>
                <w:rFonts w:ascii="Calibri" w:eastAsia="Times New Roman" w:hAnsi="Calibri" w:cs="Calibri"/>
                <w:color w:val="000000"/>
                <w:sz w:val="16"/>
                <w:szCs w:val="16"/>
              </w:rPr>
            </w:pPr>
            <w:moveFrom w:id="1215" w:author="Kopp, Darin" w:date="2025-02-20T15:34:00Z">
              <w:r>
                <w:rPr>
                  <w:rFonts w:ascii="Calibri" w:eastAsia="Times New Roman" w:hAnsi="Calibri" w:cs="Calibri"/>
                  <w:color w:val="000000"/>
                  <w:sz w:val="16"/>
                  <w:szCs w:val="16"/>
                </w:rPr>
                <w:t>SAP</w:t>
              </w:r>
            </w:moveFrom>
          </w:p>
        </w:tc>
        <w:tc>
          <w:tcPr>
            <w:tcW w:w="485" w:type="pct"/>
            <w:gridSpan w:val="2"/>
            <w:shd w:val="clear" w:color="auto" w:fill="auto"/>
            <w:noWrap/>
            <w:vAlign w:val="bottom"/>
          </w:tcPr>
          <w:p w14:paraId="75987ED2" w14:textId="77777777" w:rsidR="00F07BCC" w:rsidRPr="00B628B2" w:rsidRDefault="00F07BCC" w:rsidP="00B32FBA">
            <w:pPr>
              <w:spacing w:after="0" w:line="240" w:lineRule="auto"/>
              <w:jc w:val="center"/>
              <w:rPr>
                <w:moveFrom w:id="1216" w:author="Kopp, Darin" w:date="2025-02-20T15:34:00Z"/>
                <w:rFonts w:ascii="Calibri" w:eastAsia="Times New Roman" w:hAnsi="Calibri" w:cs="Calibri"/>
                <w:color w:val="000000"/>
                <w:sz w:val="16"/>
                <w:szCs w:val="16"/>
              </w:rPr>
            </w:pPr>
            <w:moveFrom w:id="1217" w:author="Kopp, Darin" w:date="2025-02-20T15:34:00Z">
              <w:r>
                <w:rPr>
                  <w:rFonts w:ascii="Calibri" w:eastAsia="Times New Roman" w:hAnsi="Calibri" w:cs="Calibri"/>
                  <w:color w:val="000000"/>
                  <w:sz w:val="16"/>
                  <w:szCs w:val="16"/>
                </w:rPr>
                <w:t>SPL</w:t>
              </w:r>
            </w:moveFrom>
          </w:p>
        </w:tc>
        <w:tc>
          <w:tcPr>
            <w:tcW w:w="485" w:type="pct"/>
            <w:gridSpan w:val="2"/>
            <w:shd w:val="clear" w:color="auto" w:fill="auto"/>
            <w:noWrap/>
            <w:vAlign w:val="bottom"/>
          </w:tcPr>
          <w:p w14:paraId="764627EF" w14:textId="77777777" w:rsidR="00F07BCC" w:rsidRPr="00B628B2" w:rsidRDefault="00F07BCC" w:rsidP="00B32FBA">
            <w:pPr>
              <w:spacing w:after="0" w:line="240" w:lineRule="auto"/>
              <w:jc w:val="center"/>
              <w:rPr>
                <w:moveFrom w:id="1218" w:author="Kopp, Darin" w:date="2025-02-20T15:34:00Z"/>
                <w:rFonts w:ascii="Calibri" w:eastAsia="Times New Roman" w:hAnsi="Calibri" w:cs="Calibri"/>
                <w:color w:val="000000"/>
                <w:sz w:val="16"/>
                <w:szCs w:val="16"/>
              </w:rPr>
            </w:pPr>
            <w:moveFrom w:id="1219" w:author="Kopp, Darin" w:date="2025-02-20T15:34:00Z">
              <w:r>
                <w:rPr>
                  <w:rFonts w:ascii="Calibri" w:eastAsia="Times New Roman" w:hAnsi="Calibri" w:cs="Calibri"/>
                  <w:color w:val="000000"/>
                  <w:sz w:val="16"/>
                  <w:szCs w:val="16"/>
                </w:rPr>
                <w:t>TPL</w:t>
              </w:r>
            </w:moveFrom>
          </w:p>
        </w:tc>
        <w:tc>
          <w:tcPr>
            <w:tcW w:w="485" w:type="pct"/>
            <w:gridSpan w:val="2"/>
            <w:shd w:val="clear" w:color="auto" w:fill="auto"/>
            <w:noWrap/>
            <w:vAlign w:val="bottom"/>
          </w:tcPr>
          <w:p w14:paraId="7C770085" w14:textId="77777777" w:rsidR="00F07BCC" w:rsidRPr="00B628B2" w:rsidRDefault="00F07BCC" w:rsidP="00B32FBA">
            <w:pPr>
              <w:spacing w:after="0" w:line="240" w:lineRule="auto"/>
              <w:jc w:val="center"/>
              <w:rPr>
                <w:moveFrom w:id="1220" w:author="Kopp, Darin" w:date="2025-02-20T15:34:00Z"/>
                <w:rFonts w:ascii="Calibri" w:eastAsia="Times New Roman" w:hAnsi="Calibri" w:cs="Calibri"/>
                <w:color w:val="000000"/>
                <w:sz w:val="16"/>
                <w:szCs w:val="16"/>
              </w:rPr>
            </w:pPr>
            <w:moveFrom w:id="1221" w:author="Kopp, Darin" w:date="2025-02-20T15:34:00Z">
              <w:r>
                <w:rPr>
                  <w:rFonts w:ascii="Calibri" w:eastAsia="Times New Roman" w:hAnsi="Calibri" w:cs="Calibri"/>
                  <w:color w:val="000000"/>
                  <w:sz w:val="16"/>
                  <w:szCs w:val="16"/>
                </w:rPr>
                <w:t>UMW</w:t>
              </w:r>
            </w:moveFrom>
          </w:p>
        </w:tc>
        <w:tc>
          <w:tcPr>
            <w:tcW w:w="485" w:type="pct"/>
            <w:gridSpan w:val="2"/>
            <w:shd w:val="clear" w:color="auto" w:fill="auto"/>
            <w:noWrap/>
            <w:vAlign w:val="bottom"/>
          </w:tcPr>
          <w:p w14:paraId="7C5BE287" w14:textId="77777777" w:rsidR="00F07BCC" w:rsidRPr="00B628B2" w:rsidRDefault="00F07BCC" w:rsidP="00B32FBA">
            <w:pPr>
              <w:spacing w:after="0" w:line="240" w:lineRule="auto"/>
              <w:jc w:val="center"/>
              <w:rPr>
                <w:moveFrom w:id="1222" w:author="Kopp, Darin" w:date="2025-02-20T15:34:00Z"/>
                <w:rFonts w:ascii="Calibri" w:eastAsia="Times New Roman" w:hAnsi="Calibri" w:cs="Calibri"/>
                <w:color w:val="000000"/>
                <w:sz w:val="16"/>
                <w:szCs w:val="16"/>
              </w:rPr>
            </w:pPr>
            <w:moveFrom w:id="1223" w:author="Kopp, Darin" w:date="2025-02-20T15:34:00Z">
              <w:r>
                <w:rPr>
                  <w:rFonts w:ascii="Calibri" w:eastAsia="Times New Roman" w:hAnsi="Calibri" w:cs="Calibri"/>
                  <w:color w:val="000000"/>
                  <w:sz w:val="16"/>
                  <w:szCs w:val="16"/>
                </w:rPr>
                <w:t>WMT</w:t>
              </w:r>
            </w:moveFrom>
          </w:p>
        </w:tc>
        <w:tc>
          <w:tcPr>
            <w:tcW w:w="481" w:type="pct"/>
            <w:gridSpan w:val="2"/>
            <w:shd w:val="clear" w:color="auto" w:fill="auto"/>
            <w:noWrap/>
            <w:vAlign w:val="bottom"/>
          </w:tcPr>
          <w:p w14:paraId="6C0E4AC1" w14:textId="77777777" w:rsidR="00F07BCC" w:rsidRPr="00B628B2" w:rsidRDefault="00F07BCC" w:rsidP="00B32FBA">
            <w:pPr>
              <w:spacing w:after="0" w:line="240" w:lineRule="auto"/>
              <w:jc w:val="center"/>
              <w:rPr>
                <w:moveFrom w:id="1224" w:author="Kopp, Darin" w:date="2025-02-20T15:34:00Z"/>
                <w:rFonts w:ascii="Calibri" w:eastAsia="Times New Roman" w:hAnsi="Calibri" w:cs="Calibri"/>
                <w:color w:val="000000"/>
                <w:sz w:val="16"/>
                <w:szCs w:val="16"/>
              </w:rPr>
            </w:pPr>
            <w:moveFrom w:id="1225" w:author="Kopp, Darin" w:date="2025-02-20T15:34:00Z">
              <w:r>
                <w:rPr>
                  <w:rFonts w:ascii="Calibri" w:eastAsia="Times New Roman" w:hAnsi="Calibri" w:cs="Calibri"/>
                  <w:color w:val="000000"/>
                  <w:sz w:val="16"/>
                  <w:szCs w:val="16"/>
                </w:rPr>
                <w:t>XER</w:t>
              </w:r>
            </w:moveFrom>
          </w:p>
        </w:tc>
      </w:tr>
      <w:tr w:rsidR="00DD4866" w:rsidRPr="00B628B2" w14:paraId="5533DBC5" w14:textId="77777777" w:rsidTr="00B32FBA">
        <w:trPr>
          <w:trHeight w:val="300"/>
        </w:trPr>
        <w:tc>
          <w:tcPr>
            <w:tcW w:w="639" w:type="pct"/>
            <w:shd w:val="clear" w:color="auto" w:fill="auto"/>
            <w:noWrap/>
            <w:vAlign w:val="bottom"/>
            <w:hideMark/>
          </w:tcPr>
          <w:p w14:paraId="4886F597" w14:textId="77777777" w:rsidR="00F07BCC" w:rsidRPr="00B628B2" w:rsidRDefault="00F07BCC" w:rsidP="00B32FBA">
            <w:pPr>
              <w:spacing w:after="0" w:line="240" w:lineRule="auto"/>
              <w:jc w:val="center"/>
              <w:rPr>
                <w:moveFrom w:id="1226" w:author="Kopp, Darin" w:date="2025-02-20T15:34:00Z"/>
                <w:rFonts w:ascii="Times New Roman" w:eastAsia="Times New Roman" w:hAnsi="Times New Roman" w:cs="Times New Roman"/>
                <w:sz w:val="16"/>
                <w:szCs w:val="16"/>
              </w:rPr>
            </w:pPr>
          </w:p>
        </w:tc>
        <w:tc>
          <w:tcPr>
            <w:tcW w:w="242" w:type="pct"/>
            <w:shd w:val="clear" w:color="auto" w:fill="auto"/>
            <w:noWrap/>
            <w:vAlign w:val="bottom"/>
            <w:hideMark/>
          </w:tcPr>
          <w:p w14:paraId="7C888B47" w14:textId="77777777" w:rsidR="00F07BCC" w:rsidRPr="00B628B2" w:rsidRDefault="00F07BCC" w:rsidP="00B32FBA">
            <w:pPr>
              <w:spacing w:after="0" w:line="240" w:lineRule="auto"/>
              <w:jc w:val="center"/>
              <w:rPr>
                <w:moveFrom w:id="1227" w:author="Kopp, Darin" w:date="2025-02-20T15:34:00Z"/>
                <w:rFonts w:ascii="Calibri" w:eastAsia="Times New Roman" w:hAnsi="Calibri" w:cs="Calibri"/>
                <w:color w:val="000000"/>
                <w:sz w:val="16"/>
                <w:szCs w:val="16"/>
              </w:rPr>
            </w:pPr>
            <w:moveFrom w:id="1228" w:author="Kopp, Darin" w:date="2025-02-20T15:34:00Z">
              <w:r w:rsidRPr="00B628B2">
                <w:rPr>
                  <w:rFonts w:ascii="Calibri" w:eastAsia="Times New Roman" w:hAnsi="Calibri" w:cs="Calibri"/>
                  <w:color w:val="000000"/>
                  <w:sz w:val="16"/>
                  <w:szCs w:val="16"/>
                </w:rPr>
                <w:t>D</w:t>
              </w:r>
            </w:moveFrom>
          </w:p>
        </w:tc>
        <w:tc>
          <w:tcPr>
            <w:tcW w:w="243" w:type="pct"/>
            <w:shd w:val="clear" w:color="auto" w:fill="auto"/>
            <w:noWrap/>
            <w:vAlign w:val="bottom"/>
            <w:hideMark/>
          </w:tcPr>
          <w:p w14:paraId="1D541270" w14:textId="77777777" w:rsidR="00F07BCC" w:rsidRPr="00B628B2" w:rsidRDefault="00F07BCC" w:rsidP="00B32FBA">
            <w:pPr>
              <w:spacing w:after="0" w:line="240" w:lineRule="auto"/>
              <w:jc w:val="center"/>
              <w:rPr>
                <w:moveFrom w:id="1229" w:author="Kopp, Darin" w:date="2025-02-20T15:34:00Z"/>
                <w:rFonts w:ascii="Calibri" w:eastAsia="Times New Roman" w:hAnsi="Calibri" w:cs="Calibri"/>
                <w:color w:val="000000"/>
                <w:sz w:val="16"/>
                <w:szCs w:val="16"/>
              </w:rPr>
            </w:pPr>
            <w:moveFrom w:id="1230" w:author="Kopp, Darin" w:date="2025-02-20T15:34:00Z">
              <w:r w:rsidRPr="00B628B2">
                <w:rPr>
                  <w:rFonts w:ascii="Calibri" w:eastAsia="Times New Roman" w:hAnsi="Calibri" w:cs="Calibri"/>
                  <w:color w:val="000000"/>
                  <w:sz w:val="16"/>
                  <w:szCs w:val="16"/>
                </w:rPr>
                <w:t>I</w:t>
              </w:r>
            </w:moveFrom>
          </w:p>
        </w:tc>
        <w:tc>
          <w:tcPr>
            <w:tcW w:w="242" w:type="pct"/>
            <w:shd w:val="clear" w:color="auto" w:fill="auto"/>
            <w:noWrap/>
            <w:vAlign w:val="bottom"/>
            <w:hideMark/>
          </w:tcPr>
          <w:p w14:paraId="3D541F0A" w14:textId="77777777" w:rsidR="00F07BCC" w:rsidRPr="00B628B2" w:rsidRDefault="00F07BCC" w:rsidP="00B32FBA">
            <w:pPr>
              <w:spacing w:after="0" w:line="240" w:lineRule="auto"/>
              <w:jc w:val="center"/>
              <w:rPr>
                <w:moveFrom w:id="1231" w:author="Kopp, Darin" w:date="2025-02-20T15:34:00Z"/>
                <w:rFonts w:ascii="Calibri" w:eastAsia="Times New Roman" w:hAnsi="Calibri" w:cs="Calibri"/>
                <w:color w:val="000000"/>
                <w:sz w:val="16"/>
                <w:szCs w:val="16"/>
              </w:rPr>
            </w:pPr>
            <w:moveFrom w:id="1232" w:author="Kopp, Darin" w:date="2025-02-20T15:34:00Z">
              <w:r w:rsidRPr="00B628B2">
                <w:rPr>
                  <w:rFonts w:ascii="Calibri" w:eastAsia="Times New Roman" w:hAnsi="Calibri" w:cs="Calibri"/>
                  <w:color w:val="000000"/>
                  <w:sz w:val="16"/>
                  <w:szCs w:val="16"/>
                </w:rPr>
                <w:t>D</w:t>
              </w:r>
            </w:moveFrom>
          </w:p>
        </w:tc>
        <w:tc>
          <w:tcPr>
            <w:tcW w:w="243" w:type="pct"/>
            <w:shd w:val="clear" w:color="auto" w:fill="auto"/>
            <w:noWrap/>
            <w:vAlign w:val="bottom"/>
            <w:hideMark/>
          </w:tcPr>
          <w:p w14:paraId="5F379FFE" w14:textId="77777777" w:rsidR="00F07BCC" w:rsidRPr="00B628B2" w:rsidRDefault="00F07BCC" w:rsidP="00B32FBA">
            <w:pPr>
              <w:spacing w:after="0" w:line="240" w:lineRule="auto"/>
              <w:jc w:val="center"/>
              <w:rPr>
                <w:moveFrom w:id="1233" w:author="Kopp, Darin" w:date="2025-02-20T15:34:00Z"/>
                <w:rFonts w:ascii="Calibri" w:eastAsia="Times New Roman" w:hAnsi="Calibri" w:cs="Calibri"/>
                <w:color w:val="000000"/>
                <w:sz w:val="16"/>
                <w:szCs w:val="16"/>
              </w:rPr>
            </w:pPr>
            <w:moveFrom w:id="1234" w:author="Kopp, Darin" w:date="2025-02-20T15:34:00Z">
              <w:r w:rsidRPr="00B628B2">
                <w:rPr>
                  <w:rFonts w:ascii="Calibri" w:eastAsia="Times New Roman" w:hAnsi="Calibri" w:cs="Calibri"/>
                  <w:color w:val="000000"/>
                  <w:sz w:val="16"/>
                  <w:szCs w:val="16"/>
                </w:rPr>
                <w:t>I</w:t>
              </w:r>
            </w:moveFrom>
          </w:p>
        </w:tc>
        <w:tc>
          <w:tcPr>
            <w:tcW w:w="242" w:type="pct"/>
            <w:shd w:val="clear" w:color="auto" w:fill="auto"/>
            <w:noWrap/>
            <w:vAlign w:val="bottom"/>
            <w:hideMark/>
          </w:tcPr>
          <w:p w14:paraId="7401B98C" w14:textId="77777777" w:rsidR="00F07BCC" w:rsidRPr="00B628B2" w:rsidRDefault="00F07BCC" w:rsidP="00B32FBA">
            <w:pPr>
              <w:spacing w:after="0" w:line="240" w:lineRule="auto"/>
              <w:jc w:val="center"/>
              <w:rPr>
                <w:moveFrom w:id="1235" w:author="Kopp, Darin" w:date="2025-02-20T15:34:00Z"/>
                <w:rFonts w:ascii="Calibri" w:eastAsia="Times New Roman" w:hAnsi="Calibri" w:cs="Calibri"/>
                <w:color w:val="000000"/>
                <w:sz w:val="16"/>
                <w:szCs w:val="16"/>
              </w:rPr>
            </w:pPr>
            <w:moveFrom w:id="1236" w:author="Kopp, Darin" w:date="2025-02-20T15:34:00Z">
              <w:r w:rsidRPr="00B628B2">
                <w:rPr>
                  <w:rFonts w:ascii="Calibri" w:eastAsia="Times New Roman" w:hAnsi="Calibri" w:cs="Calibri"/>
                  <w:color w:val="000000"/>
                  <w:sz w:val="16"/>
                  <w:szCs w:val="16"/>
                </w:rPr>
                <w:t>D</w:t>
              </w:r>
            </w:moveFrom>
          </w:p>
        </w:tc>
        <w:tc>
          <w:tcPr>
            <w:tcW w:w="243" w:type="pct"/>
            <w:shd w:val="clear" w:color="auto" w:fill="auto"/>
            <w:noWrap/>
            <w:vAlign w:val="bottom"/>
            <w:hideMark/>
          </w:tcPr>
          <w:p w14:paraId="01382DBE" w14:textId="77777777" w:rsidR="00F07BCC" w:rsidRPr="00B628B2" w:rsidRDefault="00F07BCC" w:rsidP="00B32FBA">
            <w:pPr>
              <w:spacing w:after="0" w:line="240" w:lineRule="auto"/>
              <w:jc w:val="center"/>
              <w:rPr>
                <w:moveFrom w:id="1237" w:author="Kopp, Darin" w:date="2025-02-20T15:34:00Z"/>
                <w:rFonts w:ascii="Calibri" w:eastAsia="Times New Roman" w:hAnsi="Calibri" w:cs="Calibri"/>
                <w:color w:val="000000"/>
                <w:sz w:val="16"/>
                <w:szCs w:val="16"/>
              </w:rPr>
            </w:pPr>
            <w:moveFrom w:id="1238" w:author="Kopp, Darin" w:date="2025-02-20T15:34:00Z">
              <w:r w:rsidRPr="00B628B2">
                <w:rPr>
                  <w:rFonts w:ascii="Calibri" w:eastAsia="Times New Roman" w:hAnsi="Calibri" w:cs="Calibri"/>
                  <w:color w:val="000000"/>
                  <w:sz w:val="16"/>
                  <w:szCs w:val="16"/>
                </w:rPr>
                <w:t>I</w:t>
              </w:r>
            </w:moveFrom>
          </w:p>
        </w:tc>
        <w:tc>
          <w:tcPr>
            <w:tcW w:w="242" w:type="pct"/>
            <w:shd w:val="clear" w:color="auto" w:fill="auto"/>
            <w:noWrap/>
            <w:vAlign w:val="bottom"/>
            <w:hideMark/>
          </w:tcPr>
          <w:p w14:paraId="633F8B7E" w14:textId="77777777" w:rsidR="00F07BCC" w:rsidRPr="00B628B2" w:rsidRDefault="00F07BCC" w:rsidP="00B32FBA">
            <w:pPr>
              <w:spacing w:after="0" w:line="240" w:lineRule="auto"/>
              <w:jc w:val="center"/>
              <w:rPr>
                <w:moveFrom w:id="1239" w:author="Kopp, Darin" w:date="2025-02-20T15:34:00Z"/>
                <w:rFonts w:ascii="Calibri" w:eastAsia="Times New Roman" w:hAnsi="Calibri" w:cs="Calibri"/>
                <w:color w:val="000000"/>
                <w:sz w:val="16"/>
                <w:szCs w:val="16"/>
              </w:rPr>
            </w:pPr>
            <w:moveFrom w:id="1240" w:author="Kopp, Darin" w:date="2025-02-20T15:34:00Z">
              <w:r w:rsidRPr="00B628B2">
                <w:rPr>
                  <w:rFonts w:ascii="Calibri" w:eastAsia="Times New Roman" w:hAnsi="Calibri" w:cs="Calibri"/>
                  <w:color w:val="000000"/>
                  <w:sz w:val="16"/>
                  <w:szCs w:val="16"/>
                </w:rPr>
                <w:t>D</w:t>
              </w:r>
            </w:moveFrom>
          </w:p>
        </w:tc>
        <w:tc>
          <w:tcPr>
            <w:tcW w:w="243" w:type="pct"/>
            <w:shd w:val="clear" w:color="auto" w:fill="auto"/>
            <w:noWrap/>
            <w:vAlign w:val="bottom"/>
            <w:hideMark/>
          </w:tcPr>
          <w:p w14:paraId="17D746D4" w14:textId="77777777" w:rsidR="00F07BCC" w:rsidRPr="00B628B2" w:rsidRDefault="00F07BCC" w:rsidP="00B32FBA">
            <w:pPr>
              <w:spacing w:after="0" w:line="240" w:lineRule="auto"/>
              <w:jc w:val="center"/>
              <w:rPr>
                <w:moveFrom w:id="1241" w:author="Kopp, Darin" w:date="2025-02-20T15:34:00Z"/>
                <w:rFonts w:ascii="Calibri" w:eastAsia="Times New Roman" w:hAnsi="Calibri" w:cs="Calibri"/>
                <w:color w:val="000000"/>
                <w:sz w:val="16"/>
                <w:szCs w:val="16"/>
              </w:rPr>
            </w:pPr>
            <w:moveFrom w:id="1242" w:author="Kopp, Darin" w:date="2025-02-20T15:34:00Z">
              <w:r w:rsidRPr="00B628B2">
                <w:rPr>
                  <w:rFonts w:ascii="Calibri" w:eastAsia="Times New Roman" w:hAnsi="Calibri" w:cs="Calibri"/>
                  <w:color w:val="000000"/>
                  <w:sz w:val="16"/>
                  <w:szCs w:val="16"/>
                </w:rPr>
                <w:t>I</w:t>
              </w:r>
            </w:moveFrom>
          </w:p>
        </w:tc>
        <w:tc>
          <w:tcPr>
            <w:tcW w:w="242" w:type="pct"/>
            <w:shd w:val="clear" w:color="auto" w:fill="auto"/>
            <w:noWrap/>
            <w:vAlign w:val="bottom"/>
            <w:hideMark/>
          </w:tcPr>
          <w:p w14:paraId="38C50117" w14:textId="77777777" w:rsidR="00F07BCC" w:rsidRPr="00B628B2" w:rsidRDefault="00F07BCC" w:rsidP="00B32FBA">
            <w:pPr>
              <w:spacing w:after="0" w:line="240" w:lineRule="auto"/>
              <w:jc w:val="center"/>
              <w:rPr>
                <w:moveFrom w:id="1243" w:author="Kopp, Darin" w:date="2025-02-20T15:34:00Z"/>
                <w:rFonts w:ascii="Calibri" w:eastAsia="Times New Roman" w:hAnsi="Calibri" w:cs="Calibri"/>
                <w:color w:val="000000"/>
                <w:sz w:val="16"/>
                <w:szCs w:val="16"/>
              </w:rPr>
            </w:pPr>
            <w:moveFrom w:id="1244" w:author="Kopp, Darin" w:date="2025-02-20T15:34:00Z">
              <w:r w:rsidRPr="00B628B2">
                <w:rPr>
                  <w:rFonts w:ascii="Calibri" w:eastAsia="Times New Roman" w:hAnsi="Calibri" w:cs="Calibri"/>
                  <w:color w:val="000000"/>
                  <w:sz w:val="16"/>
                  <w:szCs w:val="16"/>
                </w:rPr>
                <w:t>D</w:t>
              </w:r>
            </w:moveFrom>
          </w:p>
        </w:tc>
        <w:tc>
          <w:tcPr>
            <w:tcW w:w="243" w:type="pct"/>
            <w:shd w:val="clear" w:color="auto" w:fill="auto"/>
            <w:noWrap/>
            <w:vAlign w:val="bottom"/>
            <w:hideMark/>
          </w:tcPr>
          <w:p w14:paraId="78C7B388" w14:textId="77777777" w:rsidR="00F07BCC" w:rsidRPr="00B628B2" w:rsidRDefault="00F07BCC" w:rsidP="00B32FBA">
            <w:pPr>
              <w:spacing w:after="0" w:line="240" w:lineRule="auto"/>
              <w:jc w:val="center"/>
              <w:rPr>
                <w:moveFrom w:id="1245" w:author="Kopp, Darin" w:date="2025-02-20T15:34:00Z"/>
                <w:rFonts w:ascii="Calibri" w:eastAsia="Times New Roman" w:hAnsi="Calibri" w:cs="Calibri"/>
                <w:color w:val="000000"/>
                <w:sz w:val="16"/>
                <w:szCs w:val="16"/>
              </w:rPr>
            </w:pPr>
            <w:moveFrom w:id="1246" w:author="Kopp, Darin" w:date="2025-02-20T15:34:00Z">
              <w:r w:rsidRPr="00B628B2">
                <w:rPr>
                  <w:rFonts w:ascii="Calibri" w:eastAsia="Times New Roman" w:hAnsi="Calibri" w:cs="Calibri"/>
                  <w:color w:val="000000"/>
                  <w:sz w:val="16"/>
                  <w:szCs w:val="16"/>
                </w:rPr>
                <w:t>I</w:t>
              </w:r>
            </w:moveFrom>
          </w:p>
        </w:tc>
        <w:tc>
          <w:tcPr>
            <w:tcW w:w="242" w:type="pct"/>
            <w:shd w:val="clear" w:color="auto" w:fill="auto"/>
            <w:noWrap/>
            <w:vAlign w:val="bottom"/>
            <w:hideMark/>
          </w:tcPr>
          <w:p w14:paraId="203F62FE" w14:textId="77777777" w:rsidR="00F07BCC" w:rsidRPr="00B628B2" w:rsidRDefault="00F07BCC" w:rsidP="00B32FBA">
            <w:pPr>
              <w:spacing w:after="0" w:line="240" w:lineRule="auto"/>
              <w:jc w:val="center"/>
              <w:rPr>
                <w:moveFrom w:id="1247" w:author="Kopp, Darin" w:date="2025-02-20T15:34:00Z"/>
                <w:rFonts w:ascii="Calibri" w:eastAsia="Times New Roman" w:hAnsi="Calibri" w:cs="Calibri"/>
                <w:color w:val="000000"/>
                <w:sz w:val="16"/>
                <w:szCs w:val="16"/>
              </w:rPr>
            </w:pPr>
            <w:moveFrom w:id="1248" w:author="Kopp, Darin" w:date="2025-02-20T15:34:00Z">
              <w:r w:rsidRPr="00B628B2">
                <w:rPr>
                  <w:rFonts w:ascii="Calibri" w:eastAsia="Times New Roman" w:hAnsi="Calibri" w:cs="Calibri"/>
                  <w:color w:val="000000"/>
                  <w:sz w:val="16"/>
                  <w:szCs w:val="16"/>
                </w:rPr>
                <w:t>D</w:t>
              </w:r>
            </w:moveFrom>
          </w:p>
        </w:tc>
        <w:tc>
          <w:tcPr>
            <w:tcW w:w="243" w:type="pct"/>
            <w:shd w:val="clear" w:color="auto" w:fill="auto"/>
            <w:noWrap/>
            <w:vAlign w:val="bottom"/>
            <w:hideMark/>
          </w:tcPr>
          <w:p w14:paraId="3AC5640B" w14:textId="77777777" w:rsidR="00F07BCC" w:rsidRPr="00B628B2" w:rsidRDefault="00F07BCC" w:rsidP="00B32FBA">
            <w:pPr>
              <w:spacing w:after="0" w:line="240" w:lineRule="auto"/>
              <w:jc w:val="center"/>
              <w:rPr>
                <w:moveFrom w:id="1249" w:author="Kopp, Darin" w:date="2025-02-20T15:34:00Z"/>
                <w:rFonts w:ascii="Calibri" w:eastAsia="Times New Roman" w:hAnsi="Calibri" w:cs="Calibri"/>
                <w:color w:val="000000"/>
                <w:sz w:val="16"/>
                <w:szCs w:val="16"/>
              </w:rPr>
            </w:pPr>
            <w:moveFrom w:id="1250" w:author="Kopp, Darin" w:date="2025-02-20T15:34:00Z">
              <w:r w:rsidRPr="00B628B2">
                <w:rPr>
                  <w:rFonts w:ascii="Calibri" w:eastAsia="Times New Roman" w:hAnsi="Calibri" w:cs="Calibri"/>
                  <w:color w:val="000000"/>
                  <w:sz w:val="16"/>
                  <w:szCs w:val="16"/>
                </w:rPr>
                <w:t>I</w:t>
              </w:r>
            </w:moveFrom>
          </w:p>
        </w:tc>
        <w:tc>
          <w:tcPr>
            <w:tcW w:w="242" w:type="pct"/>
            <w:shd w:val="clear" w:color="auto" w:fill="auto"/>
            <w:noWrap/>
            <w:vAlign w:val="bottom"/>
            <w:hideMark/>
          </w:tcPr>
          <w:p w14:paraId="419BD58F" w14:textId="77777777" w:rsidR="00F07BCC" w:rsidRPr="00B628B2" w:rsidRDefault="00F07BCC" w:rsidP="00B32FBA">
            <w:pPr>
              <w:spacing w:after="0" w:line="240" w:lineRule="auto"/>
              <w:jc w:val="center"/>
              <w:rPr>
                <w:moveFrom w:id="1251" w:author="Kopp, Darin" w:date="2025-02-20T15:34:00Z"/>
                <w:rFonts w:ascii="Calibri" w:eastAsia="Times New Roman" w:hAnsi="Calibri" w:cs="Calibri"/>
                <w:color w:val="000000"/>
                <w:sz w:val="16"/>
                <w:szCs w:val="16"/>
              </w:rPr>
            </w:pPr>
            <w:moveFrom w:id="1252" w:author="Kopp, Darin" w:date="2025-02-20T15:34:00Z">
              <w:r w:rsidRPr="00B628B2">
                <w:rPr>
                  <w:rFonts w:ascii="Calibri" w:eastAsia="Times New Roman" w:hAnsi="Calibri" w:cs="Calibri"/>
                  <w:color w:val="000000"/>
                  <w:sz w:val="16"/>
                  <w:szCs w:val="16"/>
                </w:rPr>
                <w:t>D</w:t>
              </w:r>
            </w:moveFrom>
          </w:p>
        </w:tc>
        <w:tc>
          <w:tcPr>
            <w:tcW w:w="243" w:type="pct"/>
            <w:shd w:val="clear" w:color="auto" w:fill="auto"/>
            <w:noWrap/>
            <w:vAlign w:val="bottom"/>
            <w:hideMark/>
          </w:tcPr>
          <w:p w14:paraId="125CA771" w14:textId="77777777" w:rsidR="00F07BCC" w:rsidRPr="00B628B2" w:rsidRDefault="00F07BCC" w:rsidP="00B32FBA">
            <w:pPr>
              <w:spacing w:after="0" w:line="240" w:lineRule="auto"/>
              <w:jc w:val="center"/>
              <w:rPr>
                <w:moveFrom w:id="1253" w:author="Kopp, Darin" w:date="2025-02-20T15:34:00Z"/>
                <w:rFonts w:ascii="Calibri" w:eastAsia="Times New Roman" w:hAnsi="Calibri" w:cs="Calibri"/>
                <w:color w:val="000000"/>
                <w:sz w:val="16"/>
                <w:szCs w:val="16"/>
              </w:rPr>
            </w:pPr>
            <w:moveFrom w:id="1254" w:author="Kopp, Darin" w:date="2025-02-20T15:34:00Z">
              <w:r w:rsidRPr="00B628B2">
                <w:rPr>
                  <w:rFonts w:ascii="Calibri" w:eastAsia="Times New Roman" w:hAnsi="Calibri" w:cs="Calibri"/>
                  <w:color w:val="000000"/>
                  <w:sz w:val="16"/>
                  <w:szCs w:val="16"/>
                </w:rPr>
                <w:t>I</w:t>
              </w:r>
            </w:moveFrom>
          </w:p>
        </w:tc>
        <w:tc>
          <w:tcPr>
            <w:tcW w:w="242" w:type="pct"/>
            <w:shd w:val="clear" w:color="auto" w:fill="auto"/>
            <w:noWrap/>
            <w:vAlign w:val="bottom"/>
            <w:hideMark/>
          </w:tcPr>
          <w:p w14:paraId="07906163" w14:textId="77777777" w:rsidR="00F07BCC" w:rsidRPr="00B628B2" w:rsidRDefault="00F07BCC" w:rsidP="00B32FBA">
            <w:pPr>
              <w:spacing w:after="0" w:line="240" w:lineRule="auto"/>
              <w:jc w:val="center"/>
              <w:rPr>
                <w:moveFrom w:id="1255" w:author="Kopp, Darin" w:date="2025-02-20T15:34:00Z"/>
                <w:rFonts w:ascii="Calibri" w:eastAsia="Times New Roman" w:hAnsi="Calibri" w:cs="Calibri"/>
                <w:color w:val="000000"/>
                <w:sz w:val="16"/>
                <w:szCs w:val="16"/>
              </w:rPr>
            </w:pPr>
            <w:moveFrom w:id="1256" w:author="Kopp, Darin" w:date="2025-02-20T15:34:00Z">
              <w:r w:rsidRPr="00B628B2">
                <w:rPr>
                  <w:rFonts w:ascii="Calibri" w:eastAsia="Times New Roman" w:hAnsi="Calibri" w:cs="Calibri"/>
                  <w:color w:val="000000"/>
                  <w:sz w:val="16"/>
                  <w:szCs w:val="16"/>
                </w:rPr>
                <w:t>D</w:t>
              </w:r>
            </w:moveFrom>
          </w:p>
        </w:tc>
        <w:tc>
          <w:tcPr>
            <w:tcW w:w="243" w:type="pct"/>
            <w:shd w:val="clear" w:color="auto" w:fill="auto"/>
            <w:noWrap/>
            <w:vAlign w:val="bottom"/>
            <w:hideMark/>
          </w:tcPr>
          <w:p w14:paraId="48F4C371" w14:textId="77777777" w:rsidR="00F07BCC" w:rsidRPr="00B628B2" w:rsidRDefault="00F07BCC" w:rsidP="00B32FBA">
            <w:pPr>
              <w:spacing w:after="0" w:line="240" w:lineRule="auto"/>
              <w:jc w:val="center"/>
              <w:rPr>
                <w:moveFrom w:id="1257" w:author="Kopp, Darin" w:date="2025-02-20T15:34:00Z"/>
                <w:rFonts w:ascii="Calibri" w:eastAsia="Times New Roman" w:hAnsi="Calibri" w:cs="Calibri"/>
                <w:color w:val="000000"/>
                <w:sz w:val="16"/>
                <w:szCs w:val="16"/>
              </w:rPr>
            </w:pPr>
            <w:moveFrom w:id="1258" w:author="Kopp, Darin" w:date="2025-02-20T15:34:00Z">
              <w:r w:rsidRPr="00B628B2">
                <w:rPr>
                  <w:rFonts w:ascii="Calibri" w:eastAsia="Times New Roman" w:hAnsi="Calibri" w:cs="Calibri"/>
                  <w:color w:val="000000"/>
                  <w:sz w:val="16"/>
                  <w:szCs w:val="16"/>
                </w:rPr>
                <w:t>I</w:t>
              </w:r>
            </w:moveFrom>
          </w:p>
        </w:tc>
        <w:tc>
          <w:tcPr>
            <w:tcW w:w="242" w:type="pct"/>
            <w:shd w:val="clear" w:color="auto" w:fill="auto"/>
            <w:noWrap/>
            <w:vAlign w:val="bottom"/>
            <w:hideMark/>
          </w:tcPr>
          <w:p w14:paraId="70FAB3E5" w14:textId="77777777" w:rsidR="00F07BCC" w:rsidRPr="00B628B2" w:rsidRDefault="00F07BCC" w:rsidP="00B32FBA">
            <w:pPr>
              <w:spacing w:after="0" w:line="240" w:lineRule="auto"/>
              <w:jc w:val="center"/>
              <w:rPr>
                <w:moveFrom w:id="1259" w:author="Kopp, Darin" w:date="2025-02-20T15:34:00Z"/>
                <w:rFonts w:ascii="Calibri" w:eastAsia="Times New Roman" w:hAnsi="Calibri" w:cs="Calibri"/>
                <w:color w:val="000000"/>
                <w:sz w:val="16"/>
                <w:szCs w:val="16"/>
              </w:rPr>
            </w:pPr>
            <w:moveFrom w:id="1260" w:author="Kopp, Darin" w:date="2025-02-20T15:34:00Z">
              <w:r w:rsidRPr="00B628B2">
                <w:rPr>
                  <w:rFonts w:ascii="Calibri" w:eastAsia="Times New Roman" w:hAnsi="Calibri" w:cs="Calibri"/>
                  <w:color w:val="000000"/>
                  <w:sz w:val="16"/>
                  <w:szCs w:val="16"/>
                </w:rPr>
                <w:t>D</w:t>
              </w:r>
            </w:moveFrom>
          </w:p>
        </w:tc>
        <w:tc>
          <w:tcPr>
            <w:tcW w:w="239" w:type="pct"/>
            <w:shd w:val="clear" w:color="auto" w:fill="auto"/>
            <w:noWrap/>
            <w:vAlign w:val="bottom"/>
            <w:hideMark/>
          </w:tcPr>
          <w:p w14:paraId="5CD43CF8" w14:textId="77777777" w:rsidR="00F07BCC" w:rsidRPr="00B628B2" w:rsidRDefault="00F07BCC" w:rsidP="00B32FBA">
            <w:pPr>
              <w:spacing w:after="0" w:line="240" w:lineRule="auto"/>
              <w:jc w:val="center"/>
              <w:rPr>
                <w:moveFrom w:id="1261" w:author="Kopp, Darin" w:date="2025-02-20T15:34:00Z"/>
                <w:rFonts w:ascii="Calibri" w:eastAsia="Times New Roman" w:hAnsi="Calibri" w:cs="Calibri"/>
                <w:color w:val="000000"/>
                <w:sz w:val="16"/>
                <w:szCs w:val="16"/>
              </w:rPr>
            </w:pPr>
            <w:moveFrom w:id="1262" w:author="Kopp, Darin" w:date="2025-02-20T15:34:00Z">
              <w:r w:rsidRPr="00B628B2">
                <w:rPr>
                  <w:rFonts w:ascii="Calibri" w:eastAsia="Times New Roman" w:hAnsi="Calibri" w:cs="Calibri"/>
                  <w:color w:val="000000"/>
                  <w:sz w:val="16"/>
                  <w:szCs w:val="16"/>
                </w:rPr>
                <w:t>I</w:t>
              </w:r>
            </w:moveFrom>
          </w:p>
        </w:tc>
      </w:tr>
      <w:moveFromRangeEnd w:id="1204"/>
      <w:tr w:rsidR="002946DA" w:rsidRPr="00B628B2" w14:paraId="076825FA" w14:textId="77777777" w:rsidTr="00D12780">
        <w:trPr>
          <w:trHeight w:val="300"/>
          <w:del w:id="1263" w:author="Kopp, Darin" w:date="2025-02-20T15:34:00Z"/>
        </w:trPr>
        <w:tc>
          <w:tcPr>
            <w:tcW w:w="639" w:type="pct"/>
            <w:shd w:val="clear" w:color="auto" w:fill="auto"/>
            <w:noWrap/>
            <w:vAlign w:val="center"/>
            <w:hideMark/>
          </w:tcPr>
          <w:p w14:paraId="41830110" w14:textId="77777777" w:rsidR="00B628B2" w:rsidRPr="00B628B2" w:rsidRDefault="00B628B2" w:rsidP="00D12780">
            <w:pPr>
              <w:spacing w:after="0" w:line="240" w:lineRule="auto"/>
              <w:rPr>
                <w:del w:id="1264" w:author="Kopp, Darin" w:date="2025-02-20T15:34:00Z"/>
                <w:rFonts w:ascii="Calibri" w:eastAsia="Times New Roman" w:hAnsi="Calibri" w:cs="Calibri"/>
                <w:color w:val="000000"/>
                <w:sz w:val="16"/>
                <w:szCs w:val="16"/>
              </w:rPr>
            </w:pPr>
            <w:del w:id="1265" w:author="Kopp, Darin" w:date="2025-02-20T15:34:00Z">
              <w:r w:rsidRPr="00B628B2">
                <w:rPr>
                  <w:rFonts w:ascii="Calibri" w:eastAsia="Times New Roman" w:hAnsi="Calibri" w:cs="Calibri"/>
                  <w:color w:val="000000"/>
                  <w:sz w:val="16"/>
                  <w:szCs w:val="16"/>
                </w:rPr>
                <w:delText>Insects</w:delText>
              </w:r>
            </w:del>
          </w:p>
        </w:tc>
        <w:tc>
          <w:tcPr>
            <w:tcW w:w="242" w:type="pct"/>
            <w:shd w:val="clear" w:color="auto" w:fill="auto"/>
            <w:noWrap/>
            <w:vAlign w:val="bottom"/>
            <w:hideMark/>
          </w:tcPr>
          <w:p w14:paraId="59CC9D40" w14:textId="77777777" w:rsidR="00B628B2" w:rsidRPr="00B628B2" w:rsidRDefault="00B628B2" w:rsidP="00341715">
            <w:pPr>
              <w:spacing w:after="0" w:line="240" w:lineRule="auto"/>
              <w:jc w:val="center"/>
              <w:rPr>
                <w:del w:id="1266" w:author="Kopp, Darin" w:date="2025-02-20T15:34:00Z"/>
                <w:rFonts w:ascii="Calibri" w:eastAsia="Times New Roman" w:hAnsi="Calibri" w:cs="Calibri"/>
                <w:color w:val="000000"/>
                <w:sz w:val="16"/>
                <w:szCs w:val="16"/>
              </w:rPr>
            </w:pPr>
            <w:del w:id="1267" w:author="Kopp, Darin" w:date="2025-02-20T15:34:00Z">
              <w:r w:rsidRPr="00B628B2">
                <w:rPr>
                  <w:rFonts w:ascii="Calibri" w:eastAsia="Times New Roman" w:hAnsi="Calibri" w:cs="Calibri"/>
                  <w:color w:val="000000"/>
                  <w:sz w:val="16"/>
                  <w:szCs w:val="16"/>
                </w:rPr>
                <w:delText>0.17</w:delText>
              </w:r>
            </w:del>
          </w:p>
        </w:tc>
        <w:tc>
          <w:tcPr>
            <w:tcW w:w="242" w:type="pct"/>
            <w:shd w:val="clear" w:color="auto" w:fill="auto"/>
            <w:noWrap/>
            <w:vAlign w:val="bottom"/>
            <w:hideMark/>
          </w:tcPr>
          <w:p w14:paraId="19B9834F" w14:textId="77777777" w:rsidR="00B628B2" w:rsidRPr="00B628B2" w:rsidRDefault="00B628B2" w:rsidP="00341715">
            <w:pPr>
              <w:spacing w:after="0" w:line="240" w:lineRule="auto"/>
              <w:jc w:val="center"/>
              <w:rPr>
                <w:del w:id="1268" w:author="Kopp, Darin" w:date="2025-02-20T15:34:00Z"/>
                <w:rFonts w:ascii="Calibri" w:eastAsia="Times New Roman" w:hAnsi="Calibri" w:cs="Calibri"/>
                <w:color w:val="000000"/>
                <w:sz w:val="16"/>
                <w:szCs w:val="16"/>
              </w:rPr>
            </w:pPr>
            <w:del w:id="1269" w:author="Kopp, Darin" w:date="2025-02-20T15:34:00Z">
              <w:r w:rsidRPr="00B628B2">
                <w:rPr>
                  <w:rFonts w:ascii="Calibri" w:eastAsia="Times New Roman" w:hAnsi="Calibri" w:cs="Calibri"/>
                  <w:color w:val="000000"/>
                  <w:sz w:val="16"/>
                  <w:szCs w:val="16"/>
                </w:rPr>
                <w:delText>0.08</w:delText>
              </w:r>
            </w:del>
          </w:p>
        </w:tc>
        <w:tc>
          <w:tcPr>
            <w:tcW w:w="242" w:type="pct"/>
            <w:shd w:val="clear" w:color="auto" w:fill="auto"/>
            <w:noWrap/>
            <w:vAlign w:val="bottom"/>
            <w:hideMark/>
          </w:tcPr>
          <w:p w14:paraId="7CEF261E" w14:textId="77777777" w:rsidR="00B628B2" w:rsidRPr="00B628B2" w:rsidRDefault="00B628B2" w:rsidP="00341715">
            <w:pPr>
              <w:spacing w:after="0" w:line="240" w:lineRule="auto"/>
              <w:jc w:val="center"/>
              <w:rPr>
                <w:del w:id="1270" w:author="Kopp, Darin" w:date="2025-02-20T15:34:00Z"/>
                <w:rFonts w:ascii="Calibri" w:eastAsia="Times New Roman" w:hAnsi="Calibri" w:cs="Calibri"/>
                <w:color w:val="000000"/>
                <w:sz w:val="16"/>
                <w:szCs w:val="16"/>
              </w:rPr>
            </w:pPr>
            <w:del w:id="1271"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7D96447B" w14:textId="77777777" w:rsidR="00B628B2" w:rsidRPr="00B628B2" w:rsidRDefault="00B628B2" w:rsidP="00341715">
            <w:pPr>
              <w:spacing w:after="0" w:line="240" w:lineRule="auto"/>
              <w:jc w:val="center"/>
              <w:rPr>
                <w:del w:id="1272" w:author="Kopp, Darin" w:date="2025-02-20T15:34:00Z"/>
                <w:rFonts w:ascii="Calibri" w:eastAsia="Times New Roman" w:hAnsi="Calibri" w:cs="Calibri"/>
                <w:color w:val="000000"/>
                <w:sz w:val="16"/>
                <w:szCs w:val="16"/>
              </w:rPr>
            </w:pPr>
            <w:del w:id="1273"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08CE1EFE" w14:textId="77777777" w:rsidR="00B628B2" w:rsidRPr="00B628B2" w:rsidRDefault="00B628B2" w:rsidP="00341715">
            <w:pPr>
              <w:spacing w:after="0" w:line="240" w:lineRule="auto"/>
              <w:jc w:val="center"/>
              <w:rPr>
                <w:del w:id="1274" w:author="Kopp, Darin" w:date="2025-02-20T15:34:00Z"/>
                <w:rFonts w:ascii="Calibri" w:eastAsia="Times New Roman" w:hAnsi="Calibri" w:cs="Calibri"/>
                <w:color w:val="000000"/>
                <w:sz w:val="16"/>
                <w:szCs w:val="16"/>
              </w:rPr>
            </w:pPr>
            <w:del w:id="1275" w:author="Kopp, Darin" w:date="2025-02-20T15:34:00Z">
              <w:r w:rsidRPr="00B628B2">
                <w:rPr>
                  <w:rFonts w:ascii="Calibri" w:eastAsia="Times New Roman" w:hAnsi="Calibri" w:cs="Calibri"/>
                  <w:color w:val="000000"/>
                  <w:sz w:val="16"/>
                  <w:szCs w:val="16"/>
                </w:rPr>
                <w:delText>0.08</w:delText>
              </w:r>
            </w:del>
          </w:p>
        </w:tc>
        <w:tc>
          <w:tcPr>
            <w:tcW w:w="242" w:type="pct"/>
            <w:shd w:val="clear" w:color="auto" w:fill="auto"/>
            <w:noWrap/>
            <w:vAlign w:val="bottom"/>
            <w:hideMark/>
          </w:tcPr>
          <w:p w14:paraId="6687B6EF" w14:textId="77777777" w:rsidR="00B628B2" w:rsidRPr="00B628B2" w:rsidRDefault="00B628B2" w:rsidP="00341715">
            <w:pPr>
              <w:spacing w:after="0" w:line="240" w:lineRule="auto"/>
              <w:jc w:val="center"/>
              <w:rPr>
                <w:del w:id="1276" w:author="Kopp, Darin" w:date="2025-02-20T15:34:00Z"/>
                <w:rFonts w:ascii="Calibri" w:eastAsia="Times New Roman" w:hAnsi="Calibri" w:cs="Calibri"/>
                <w:color w:val="000000"/>
                <w:sz w:val="16"/>
                <w:szCs w:val="16"/>
              </w:rPr>
            </w:pPr>
            <w:del w:id="1277" w:author="Kopp, Darin" w:date="2025-02-20T15:34:00Z">
              <w:r w:rsidRPr="00B628B2">
                <w:rPr>
                  <w:rFonts w:ascii="Calibri" w:eastAsia="Times New Roman" w:hAnsi="Calibri" w:cs="Calibri"/>
                  <w:color w:val="000000"/>
                  <w:sz w:val="16"/>
                  <w:szCs w:val="16"/>
                </w:rPr>
                <w:delText>0.19</w:delText>
              </w:r>
            </w:del>
          </w:p>
        </w:tc>
        <w:tc>
          <w:tcPr>
            <w:tcW w:w="242" w:type="pct"/>
            <w:shd w:val="clear" w:color="auto" w:fill="auto"/>
            <w:noWrap/>
            <w:vAlign w:val="bottom"/>
            <w:hideMark/>
          </w:tcPr>
          <w:p w14:paraId="7F81E5A8" w14:textId="77777777" w:rsidR="00B628B2" w:rsidRPr="00B628B2" w:rsidRDefault="00B628B2" w:rsidP="00341715">
            <w:pPr>
              <w:spacing w:after="0" w:line="240" w:lineRule="auto"/>
              <w:jc w:val="center"/>
              <w:rPr>
                <w:del w:id="1278" w:author="Kopp, Darin" w:date="2025-02-20T15:34:00Z"/>
                <w:rFonts w:ascii="Calibri" w:eastAsia="Times New Roman" w:hAnsi="Calibri" w:cs="Calibri"/>
                <w:color w:val="000000"/>
                <w:sz w:val="16"/>
                <w:szCs w:val="16"/>
              </w:rPr>
            </w:pPr>
            <w:del w:id="1279" w:author="Kopp, Darin" w:date="2025-02-20T15:34:00Z">
              <w:r w:rsidRPr="00B628B2">
                <w:rPr>
                  <w:rFonts w:ascii="Calibri" w:eastAsia="Times New Roman" w:hAnsi="Calibri" w:cs="Calibri"/>
                  <w:color w:val="000000"/>
                  <w:sz w:val="16"/>
                  <w:szCs w:val="16"/>
                </w:rPr>
                <w:delText>0.1</w:delText>
              </w:r>
              <w:r w:rsidR="00C40F3A">
                <w:rPr>
                  <w:rFonts w:ascii="Calibri" w:eastAsia="Times New Roman" w:hAnsi="Calibri" w:cs="Calibri"/>
                  <w:color w:val="000000"/>
                  <w:sz w:val="16"/>
                  <w:szCs w:val="16"/>
                </w:rPr>
                <w:delText>0</w:delText>
              </w:r>
            </w:del>
          </w:p>
        </w:tc>
        <w:tc>
          <w:tcPr>
            <w:tcW w:w="242" w:type="pct"/>
            <w:shd w:val="clear" w:color="auto" w:fill="auto"/>
            <w:noWrap/>
            <w:vAlign w:val="bottom"/>
            <w:hideMark/>
          </w:tcPr>
          <w:p w14:paraId="35546162" w14:textId="77777777" w:rsidR="00B628B2" w:rsidRPr="00B628B2" w:rsidRDefault="00B628B2" w:rsidP="00341715">
            <w:pPr>
              <w:spacing w:after="0" w:line="240" w:lineRule="auto"/>
              <w:jc w:val="center"/>
              <w:rPr>
                <w:del w:id="1280" w:author="Kopp, Darin" w:date="2025-02-20T15:34:00Z"/>
                <w:rFonts w:ascii="Calibri" w:eastAsia="Times New Roman" w:hAnsi="Calibri" w:cs="Calibri"/>
                <w:color w:val="000000"/>
                <w:sz w:val="16"/>
                <w:szCs w:val="16"/>
              </w:rPr>
            </w:pPr>
            <w:del w:id="1281"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0128B01E" w14:textId="77777777" w:rsidR="00B628B2" w:rsidRPr="00B628B2" w:rsidRDefault="00B628B2" w:rsidP="00341715">
            <w:pPr>
              <w:spacing w:after="0" w:line="240" w:lineRule="auto"/>
              <w:jc w:val="center"/>
              <w:rPr>
                <w:del w:id="1282" w:author="Kopp, Darin" w:date="2025-02-20T15:34:00Z"/>
                <w:rFonts w:ascii="Calibri" w:eastAsia="Times New Roman" w:hAnsi="Calibri" w:cs="Calibri"/>
                <w:color w:val="000000"/>
                <w:sz w:val="16"/>
                <w:szCs w:val="16"/>
              </w:rPr>
            </w:pPr>
            <w:del w:id="1283" w:author="Kopp, Darin" w:date="2025-02-20T15:34:00Z">
              <w:r w:rsidRPr="00B628B2">
                <w:rPr>
                  <w:rFonts w:ascii="Calibri" w:eastAsia="Times New Roman" w:hAnsi="Calibri" w:cs="Calibri"/>
                  <w:color w:val="000000"/>
                  <w:sz w:val="16"/>
                  <w:szCs w:val="16"/>
                </w:rPr>
                <w:delText>0.09</w:delText>
              </w:r>
            </w:del>
          </w:p>
        </w:tc>
        <w:tc>
          <w:tcPr>
            <w:tcW w:w="242" w:type="pct"/>
            <w:shd w:val="clear" w:color="auto" w:fill="auto"/>
            <w:noWrap/>
            <w:vAlign w:val="bottom"/>
            <w:hideMark/>
          </w:tcPr>
          <w:p w14:paraId="10F91544" w14:textId="77777777" w:rsidR="00B628B2" w:rsidRPr="00B628B2" w:rsidRDefault="00B628B2" w:rsidP="00341715">
            <w:pPr>
              <w:spacing w:after="0" w:line="240" w:lineRule="auto"/>
              <w:jc w:val="center"/>
              <w:rPr>
                <w:del w:id="1284" w:author="Kopp, Darin" w:date="2025-02-20T15:34:00Z"/>
                <w:rFonts w:ascii="Calibri" w:eastAsia="Times New Roman" w:hAnsi="Calibri" w:cs="Calibri"/>
                <w:color w:val="000000"/>
                <w:sz w:val="16"/>
                <w:szCs w:val="16"/>
              </w:rPr>
            </w:pPr>
            <w:del w:id="1285" w:author="Kopp, Darin" w:date="2025-02-20T15:34:00Z">
              <w:r w:rsidRPr="00B628B2">
                <w:rPr>
                  <w:rFonts w:ascii="Calibri" w:eastAsia="Times New Roman" w:hAnsi="Calibri" w:cs="Calibri"/>
                  <w:color w:val="000000"/>
                  <w:sz w:val="16"/>
                  <w:szCs w:val="16"/>
                </w:rPr>
                <w:delText>0.1</w:delText>
              </w:r>
              <w:r w:rsidR="00C40F3A">
                <w:rPr>
                  <w:rFonts w:ascii="Calibri" w:eastAsia="Times New Roman" w:hAnsi="Calibri" w:cs="Calibri"/>
                  <w:color w:val="000000"/>
                  <w:sz w:val="16"/>
                  <w:szCs w:val="16"/>
                </w:rPr>
                <w:delText>0</w:delText>
              </w:r>
            </w:del>
          </w:p>
        </w:tc>
        <w:tc>
          <w:tcPr>
            <w:tcW w:w="242" w:type="pct"/>
            <w:shd w:val="clear" w:color="auto" w:fill="auto"/>
            <w:noWrap/>
            <w:vAlign w:val="bottom"/>
            <w:hideMark/>
          </w:tcPr>
          <w:p w14:paraId="3EB1852E" w14:textId="77777777" w:rsidR="00B628B2" w:rsidRPr="00B628B2" w:rsidRDefault="00B628B2" w:rsidP="00341715">
            <w:pPr>
              <w:spacing w:after="0" w:line="240" w:lineRule="auto"/>
              <w:jc w:val="center"/>
              <w:rPr>
                <w:del w:id="1286" w:author="Kopp, Darin" w:date="2025-02-20T15:34:00Z"/>
                <w:rFonts w:ascii="Calibri" w:eastAsia="Times New Roman" w:hAnsi="Calibri" w:cs="Calibri"/>
                <w:color w:val="000000"/>
                <w:sz w:val="16"/>
                <w:szCs w:val="16"/>
              </w:rPr>
            </w:pPr>
            <w:del w:id="1287" w:author="Kopp, Darin" w:date="2025-02-20T15:34:00Z">
              <w:r w:rsidRPr="00B628B2">
                <w:rPr>
                  <w:rFonts w:ascii="Calibri" w:eastAsia="Times New Roman" w:hAnsi="Calibri" w:cs="Calibri"/>
                  <w:color w:val="000000"/>
                  <w:sz w:val="16"/>
                  <w:szCs w:val="16"/>
                </w:rPr>
                <w:delText>0.17</w:delText>
              </w:r>
            </w:del>
          </w:p>
        </w:tc>
        <w:tc>
          <w:tcPr>
            <w:tcW w:w="242" w:type="pct"/>
            <w:shd w:val="clear" w:color="auto" w:fill="auto"/>
            <w:noWrap/>
            <w:vAlign w:val="bottom"/>
            <w:hideMark/>
          </w:tcPr>
          <w:p w14:paraId="3B4F12E3" w14:textId="77777777" w:rsidR="00B628B2" w:rsidRPr="00B628B2" w:rsidRDefault="00B628B2" w:rsidP="00341715">
            <w:pPr>
              <w:spacing w:after="0" w:line="240" w:lineRule="auto"/>
              <w:jc w:val="center"/>
              <w:rPr>
                <w:del w:id="1288" w:author="Kopp, Darin" w:date="2025-02-20T15:34:00Z"/>
                <w:rFonts w:ascii="Calibri" w:eastAsia="Times New Roman" w:hAnsi="Calibri" w:cs="Calibri"/>
                <w:color w:val="000000"/>
                <w:sz w:val="16"/>
                <w:szCs w:val="16"/>
              </w:rPr>
            </w:pPr>
            <w:del w:id="1289" w:author="Kopp, Darin" w:date="2025-02-20T15:34:00Z">
              <w:r w:rsidRPr="00B628B2">
                <w:rPr>
                  <w:rFonts w:ascii="Calibri" w:eastAsia="Times New Roman" w:hAnsi="Calibri" w:cs="Calibri"/>
                  <w:color w:val="000000"/>
                  <w:sz w:val="16"/>
                  <w:szCs w:val="16"/>
                </w:rPr>
                <w:delText>0.11</w:delText>
              </w:r>
            </w:del>
          </w:p>
        </w:tc>
        <w:tc>
          <w:tcPr>
            <w:tcW w:w="242" w:type="pct"/>
            <w:shd w:val="clear" w:color="auto" w:fill="auto"/>
            <w:noWrap/>
            <w:vAlign w:val="bottom"/>
            <w:hideMark/>
          </w:tcPr>
          <w:p w14:paraId="6394501A" w14:textId="77777777" w:rsidR="00B628B2" w:rsidRPr="00B628B2" w:rsidRDefault="00B628B2" w:rsidP="00341715">
            <w:pPr>
              <w:spacing w:after="0" w:line="240" w:lineRule="auto"/>
              <w:jc w:val="center"/>
              <w:rPr>
                <w:del w:id="1290" w:author="Kopp, Darin" w:date="2025-02-20T15:34:00Z"/>
                <w:rFonts w:ascii="Calibri" w:eastAsia="Times New Roman" w:hAnsi="Calibri" w:cs="Calibri"/>
                <w:color w:val="000000"/>
                <w:sz w:val="16"/>
                <w:szCs w:val="16"/>
              </w:rPr>
            </w:pPr>
            <w:del w:id="1291" w:author="Kopp, Darin" w:date="2025-02-20T15:34:00Z">
              <w:r w:rsidRPr="00B628B2">
                <w:rPr>
                  <w:rFonts w:ascii="Calibri" w:eastAsia="Times New Roman" w:hAnsi="Calibri" w:cs="Calibri"/>
                  <w:color w:val="000000"/>
                  <w:sz w:val="16"/>
                  <w:szCs w:val="16"/>
                </w:rPr>
                <w:delText>0.12</w:delText>
              </w:r>
            </w:del>
          </w:p>
        </w:tc>
        <w:tc>
          <w:tcPr>
            <w:tcW w:w="242" w:type="pct"/>
            <w:shd w:val="clear" w:color="auto" w:fill="auto"/>
            <w:noWrap/>
            <w:vAlign w:val="bottom"/>
            <w:hideMark/>
          </w:tcPr>
          <w:p w14:paraId="4BD1D3C8" w14:textId="77777777" w:rsidR="00B628B2" w:rsidRPr="00B628B2" w:rsidRDefault="00B628B2" w:rsidP="00341715">
            <w:pPr>
              <w:spacing w:after="0" w:line="240" w:lineRule="auto"/>
              <w:jc w:val="center"/>
              <w:rPr>
                <w:del w:id="1292" w:author="Kopp, Darin" w:date="2025-02-20T15:34:00Z"/>
                <w:rFonts w:ascii="Calibri" w:eastAsia="Times New Roman" w:hAnsi="Calibri" w:cs="Calibri"/>
                <w:color w:val="000000"/>
                <w:sz w:val="16"/>
                <w:szCs w:val="16"/>
              </w:rPr>
            </w:pPr>
            <w:del w:id="1293"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4BB66D6E" w14:textId="77777777" w:rsidR="00B628B2" w:rsidRPr="00B628B2" w:rsidRDefault="00B628B2" w:rsidP="00341715">
            <w:pPr>
              <w:spacing w:after="0" w:line="240" w:lineRule="auto"/>
              <w:jc w:val="center"/>
              <w:rPr>
                <w:del w:id="1294" w:author="Kopp, Darin" w:date="2025-02-20T15:34:00Z"/>
                <w:rFonts w:ascii="Calibri" w:eastAsia="Times New Roman" w:hAnsi="Calibri" w:cs="Calibri"/>
                <w:color w:val="000000"/>
                <w:sz w:val="16"/>
                <w:szCs w:val="16"/>
              </w:rPr>
            </w:pPr>
            <w:del w:id="1295" w:author="Kopp, Darin" w:date="2025-02-20T15:34:00Z">
              <w:r w:rsidRPr="00B628B2">
                <w:rPr>
                  <w:rFonts w:ascii="Calibri" w:eastAsia="Times New Roman" w:hAnsi="Calibri" w:cs="Calibri"/>
                  <w:color w:val="000000"/>
                  <w:sz w:val="16"/>
                  <w:szCs w:val="16"/>
                </w:rPr>
                <w:delText>0.03</w:delText>
              </w:r>
            </w:del>
          </w:p>
        </w:tc>
        <w:tc>
          <w:tcPr>
            <w:tcW w:w="242" w:type="pct"/>
            <w:shd w:val="clear" w:color="auto" w:fill="auto"/>
            <w:noWrap/>
            <w:vAlign w:val="bottom"/>
            <w:hideMark/>
          </w:tcPr>
          <w:p w14:paraId="309103A2" w14:textId="77777777" w:rsidR="00B628B2" w:rsidRPr="00B628B2" w:rsidRDefault="00B628B2" w:rsidP="00341715">
            <w:pPr>
              <w:spacing w:after="0" w:line="240" w:lineRule="auto"/>
              <w:jc w:val="center"/>
              <w:rPr>
                <w:del w:id="1296" w:author="Kopp, Darin" w:date="2025-02-20T15:34:00Z"/>
                <w:rFonts w:ascii="Calibri" w:eastAsia="Times New Roman" w:hAnsi="Calibri" w:cs="Calibri"/>
                <w:color w:val="000000"/>
                <w:sz w:val="16"/>
                <w:szCs w:val="16"/>
              </w:rPr>
            </w:pPr>
            <w:del w:id="1297" w:author="Kopp, Darin" w:date="2025-02-20T15:34:00Z">
              <w:r w:rsidRPr="00B628B2">
                <w:rPr>
                  <w:rFonts w:ascii="Calibri" w:eastAsia="Times New Roman" w:hAnsi="Calibri" w:cs="Calibri"/>
                  <w:color w:val="000000"/>
                  <w:sz w:val="16"/>
                  <w:szCs w:val="16"/>
                </w:rPr>
                <w:delText>0.06</w:delText>
              </w:r>
            </w:del>
          </w:p>
        </w:tc>
        <w:tc>
          <w:tcPr>
            <w:tcW w:w="242" w:type="pct"/>
            <w:shd w:val="clear" w:color="auto" w:fill="auto"/>
            <w:noWrap/>
            <w:vAlign w:val="bottom"/>
            <w:hideMark/>
          </w:tcPr>
          <w:p w14:paraId="46451C31" w14:textId="77777777" w:rsidR="00B628B2" w:rsidRPr="00B628B2" w:rsidRDefault="00B628B2" w:rsidP="00341715">
            <w:pPr>
              <w:spacing w:after="0" w:line="240" w:lineRule="auto"/>
              <w:jc w:val="center"/>
              <w:rPr>
                <w:del w:id="1298" w:author="Kopp, Darin" w:date="2025-02-20T15:34:00Z"/>
                <w:rFonts w:ascii="Calibri" w:eastAsia="Times New Roman" w:hAnsi="Calibri" w:cs="Calibri"/>
                <w:color w:val="000000"/>
                <w:sz w:val="16"/>
                <w:szCs w:val="16"/>
              </w:rPr>
            </w:pPr>
            <w:del w:id="1299" w:author="Kopp, Darin" w:date="2025-02-20T15:34:00Z">
              <w:r w:rsidRPr="00B628B2">
                <w:rPr>
                  <w:rFonts w:ascii="Calibri" w:eastAsia="Times New Roman" w:hAnsi="Calibri" w:cs="Calibri"/>
                  <w:color w:val="000000"/>
                  <w:sz w:val="16"/>
                  <w:szCs w:val="16"/>
                </w:rPr>
                <w:delText>0.11</w:delText>
              </w:r>
            </w:del>
          </w:p>
        </w:tc>
        <w:tc>
          <w:tcPr>
            <w:tcW w:w="242" w:type="pct"/>
            <w:shd w:val="clear" w:color="auto" w:fill="auto"/>
            <w:noWrap/>
            <w:vAlign w:val="bottom"/>
            <w:hideMark/>
          </w:tcPr>
          <w:p w14:paraId="6457626F" w14:textId="77777777" w:rsidR="00B628B2" w:rsidRPr="00B628B2" w:rsidRDefault="00B628B2" w:rsidP="00341715">
            <w:pPr>
              <w:spacing w:after="0" w:line="240" w:lineRule="auto"/>
              <w:jc w:val="center"/>
              <w:rPr>
                <w:del w:id="1300" w:author="Kopp, Darin" w:date="2025-02-20T15:34:00Z"/>
                <w:rFonts w:ascii="Calibri" w:eastAsia="Times New Roman" w:hAnsi="Calibri" w:cs="Calibri"/>
                <w:color w:val="000000"/>
                <w:sz w:val="16"/>
                <w:szCs w:val="16"/>
              </w:rPr>
            </w:pPr>
            <w:del w:id="1301" w:author="Kopp, Darin" w:date="2025-02-20T15:34:00Z">
              <w:r w:rsidRPr="00B628B2">
                <w:rPr>
                  <w:rFonts w:ascii="Calibri" w:eastAsia="Times New Roman" w:hAnsi="Calibri" w:cs="Calibri"/>
                  <w:color w:val="000000"/>
                  <w:sz w:val="16"/>
                  <w:szCs w:val="16"/>
                </w:rPr>
                <w:delText>0.06</w:delText>
              </w:r>
            </w:del>
          </w:p>
        </w:tc>
      </w:tr>
      <w:tr w:rsidR="002946DA" w:rsidRPr="00B628B2" w14:paraId="589EA197" w14:textId="77777777" w:rsidTr="00D12780">
        <w:trPr>
          <w:trHeight w:val="300"/>
          <w:del w:id="1302" w:author="Kopp, Darin" w:date="2025-02-20T15:34:00Z"/>
        </w:trPr>
        <w:tc>
          <w:tcPr>
            <w:tcW w:w="639" w:type="pct"/>
            <w:shd w:val="clear" w:color="auto" w:fill="auto"/>
            <w:noWrap/>
            <w:vAlign w:val="center"/>
            <w:hideMark/>
          </w:tcPr>
          <w:p w14:paraId="41859FA4" w14:textId="77777777" w:rsidR="00B628B2" w:rsidRPr="00B628B2" w:rsidRDefault="00D12780" w:rsidP="00D12780">
            <w:pPr>
              <w:spacing w:after="0" w:line="240" w:lineRule="auto"/>
              <w:rPr>
                <w:del w:id="1303" w:author="Kopp, Darin" w:date="2025-02-20T15:34:00Z"/>
                <w:rFonts w:ascii="Calibri" w:eastAsia="Times New Roman" w:hAnsi="Calibri" w:cs="Calibri"/>
                <w:color w:val="000000"/>
                <w:sz w:val="16"/>
                <w:szCs w:val="16"/>
              </w:rPr>
            </w:pPr>
            <w:del w:id="1304" w:author="Kopp, Darin" w:date="2025-02-20T15:34:00Z">
              <w:r>
                <w:rPr>
                  <w:rFonts w:ascii="Calibri" w:eastAsia="Times New Roman" w:hAnsi="Calibri" w:cs="Calibri"/>
                  <w:color w:val="000000"/>
                  <w:sz w:val="16"/>
                  <w:szCs w:val="16"/>
                </w:rPr>
                <w:delText xml:space="preserve">     </w:delText>
              </w:r>
              <w:r w:rsidR="00B628B2" w:rsidRPr="00B628B2">
                <w:rPr>
                  <w:rFonts w:ascii="Calibri" w:eastAsia="Times New Roman" w:hAnsi="Calibri" w:cs="Calibri"/>
                  <w:color w:val="000000"/>
                  <w:sz w:val="16"/>
                  <w:szCs w:val="16"/>
                </w:rPr>
                <w:delText>EPT</w:delText>
              </w:r>
            </w:del>
          </w:p>
        </w:tc>
        <w:tc>
          <w:tcPr>
            <w:tcW w:w="242" w:type="pct"/>
            <w:shd w:val="clear" w:color="auto" w:fill="auto"/>
            <w:noWrap/>
            <w:vAlign w:val="bottom"/>
            <w:hideMark/>
          </w:tcPr>
          <w:p w14:paraId="3E4A3CC8" w14:textId="77777777" w:rsidR="00B628B2" w:rsidRPr="00B628B2" w:rsidRDefault="00B628B2" w:rsidP="00341715">
            <w:pPr>
              <w:spacing w:after="0" w:line="240" w:lineRule="auto"/>
              <w:jc w:val="center"/>
              <w:rPr>
                <w:del w:id="1305" w:author="Kopp, Darin" w:date="2025-02-20T15:34:00Z"/>
                <w:rFonts w:ascii="Calibri" w:eastAsia="Times New Roman" w:hAnsi="Calibri" w:cs="Calibri"/>
                <w:color w:val="000000"/>
                <w:sz w:val="16"/>
                <w:szCs w:val="16"/>
              </w:rPr>
            </w:pPr>
            <w:del w:id="1306" w:author="Kopp, Darin" w:date="2025-02-20T15:34:00Z">
              <w:r w:rsidRPr="00B628B2">
                <w:rPr>
                  <w:rFonts w:ascii="Calibri" w:eastAsia="Times New Roman" w:hAnsi="Calibri" w:cs="Calibri"/>
                  <w:color w:val="000000"/>
                  <w:sz w:val="16"/>
                  <w:szCs w:val="16"/>
                </w:rPr>
                <w:delText>0.26</w:delText>
              </w:r>
            </w:del>
          </w:p>
        </w:tc>
        <w:tc>
          <w:tcPr>
            <w:tcW w:w="242" w:type="pct"/>
            <w:shd w:val="clear" w:color="auto" w:fill="auto"/>
            <w:noWrap/>
            <w:vAlign w:val="bottom"/>
            <w:hideMark/>
          </w:tcPr>
          <w:p w14:paraId="410A9534" w14:textId="77777777" w:rsidR="00B628B2" w:rsidRPr="00B628B2" w:rsidRDefault="00731ED6" w:rsidP="00341715">
            <w:pPr>
              <w:spacing w:after="0" w:line="240" w:lineRule="auto"/>
              <w:jc w:val="center"/>
              <w:rPr>
                <w:del w:id="1307" w:author="Kopp, Darin" w:date="2025-02-20T15:34:00Z"/>
                <w:rFonts w:ascii="Calibri" w:eastAsia="Times New Roman" w:hAnsi="Calibri" w:cs="Calibri"/>
                <w:color w:val="000000"/>
                <w:sz w:val="16"/>
                <w:szCs w:val="16"/>
              </w:rPr>
            </w:pPr>
            <w:del w:id="1308" w:author="Kopp, Darin" w:date="2025-02-20T15:34:00Z">
              <w:r>
                <w:rPr>
                  <w:rFonts w:ascii="Calibri" w:eastAsia="Times New Roman" w:hAnsi="Calibri" w:cs="Calibri"/>
                  <w:color w:val="000000"/>
                  <w:sz w:val="16"/>
                  <w:szCs w:val="16"/>
                </w:rPr>
                <w:delText>0.00</w:delText>
              </w:r>
            </w:del>
          </w:p>
        </w:tc>
        <w:tc>
          <w:tcPr>
            <w:tcW w:w="242" w:type="pct"/>
            <w:shd w:val="clear" w:color="auto" w:fill="auto"/>
            <w:noWrap/>
            <w:vAlign w:val="bottom"/>
            <w:hideMark/>
          </w:tcPr>
          <w:p w14:paraId="4E0ACFD8" w14:textId="77777777" w:rsidR="00B628B2" w:rsidRPr="00B628B2" w:rsidRDefault="00B628B2" w:rsidP="00341715">
            <w:pPr>
              <w:spacing w:after="0" w:line="240" w:lineRule="auto"/>
              <w:jc w:val="center"/>
              <w:rPr>
                <w:del w:id="1309" w:author="Kopp, Darin" w:date="2025-02-20T15:34:00Z"/>
                <w:rFonts w:ascii="Calibri" w:eastAsia="Times New Roman" w:hAnsi="Calibri" w:cs="Calibri"/>
                <w:color w:val="000000"/>
                <w:sz w:val="16"/>
                <w:szCs w:val="16"/>
              </w:rPr>
            </w:pPr>
            <w:del w:id="1310" w:author="Kopp, Darin" w:date="2025-02-20T15:34:00Z">
              <w:r w:rsidRPr="00B628B2">
                <w:rPr>
                  <w:rFonts w:ascii="Calibri" w:eastAsia="Times New Roman" w:hAnsi="Calibri" w:cs="Calibri"/>
                  <w:color w:val="000000"/>
                  <w:sz w:val="16"/>
                  <w:szCs w:val="16"/>
                </w:rPr>
                <w:delText>0.08</w:delText>
              </w:r>
            </w:del>
          </w:p>
        </w:tc>
        <w:tc>
          <w:tcPr>
            <w:tcW w:w="242" w:type="pct"/>
            <w:shd w:val="clear" w:color="auto" w:fill="auto"/>
            <w:noWrap/>
            <w:vAlign w:val="bottom"/>
            <w:hideMark/>
          </w:tcPr>
          <w:p w14:paraId="0FD47726" w14:textId="77777777" w:rsidR="00B628B2" w:rsidRPr="00B628B2" w:rsidRDefault="00B628B2" w:rsidP="00341715">
            <w:pPr>
              <w:spacing w:after="0" w:line="240" w:lineRule="auto"/>
              <w:jc w:val="center"/>
              <w:rPr>
                <w:del w:id="1311" w:author="Kopp, Darin" w:date="2025-02-20T15:34:00Z"/>
                <w:rFonts w:ascii="Calibri" w:eastAsia="Times New Roman" w:hAnsi="Calibri" w:cs="Calibri"/>
                <w:color w:val="000000"/>
                <w:sz w:val="16"/>
                <w:szCs w:val="16"/>
              </w:rPr>
            </w:pPr>
            <w:del w:id="1312"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64EBB2F0" w14:textId="77777777" w:rsidR="00B628B2" w:rsidRPr="00B628B2" w:rsidRDefault="00B628B2" w:rsidP="00341715">
            <w:pPr>
              <w:spacing w:after="0" w:line="240" w:lineRule="auto"/>
              <w:jc w:val="center"/>
              <w:rPr>
                <w:del w:id="1313" w:author="Kopp, Darin" w:date="2025-02-20T15:34:00Z"/>
                <w:rFonts w:ascii="Calibri" w:eastAsia="Times New Roman" w:hAnsi="Calibri" w:cs="Calibri"/>
                <w:color w:val="000000"/>
                <w:sz w:val="16"/>
                <w:szCs w:val="16"/>
              </w:rPr>
            </w:pPr>
            <w:del w:id="1314" w:author="Kopp, Darin" w:date="2025-02-20T15:34:00Z">
              <w:r w:rsidRPr="00B628B2">
                <w:rPr>
                  <w:rFonts w:ascii="Calibri" w:eastAsia="Times New Roman" w:hAnsi="Calibri" w:cs="Calibri"/>
                  <w:color w:val="000000"/>
                  <w:sz w:val="16"/>
                  <w:szCs w:val="16"/>
                </w:rPr>
                <w:delText>0.12</w:delText>
              </w:r>
            </w:del>
          </w:p>
        </w:tc>
        <w:tc>
          <w:tcPr>
            <w:tcW w:w="242" w:type="pct"/>
            <w:shd w:val="clear" w:color="auto" w:fill="auto"/>
            <w:noWrap/>
            <w:vAlign w:val="bottom"/>
            <w:hideMark/>
          </w:tcPr>
          <w:p w14:paraId="413C7BA0" w14:textId="77777777" w:rsidR="00B628B2" w:rsidRPr="00B628B2" w:rsidRDefault="00B628B2" w:rsidP="00341715">
            <w:pPr>
              <w:spacing w:after="0" w:line="240" w:lineRule="auto"/>
              <w:jc w:val="center"/>
              <w:rPr>
                <w:del w:id="1315" w:author="Kopp, Darin" w:date="2025-02-20T15:34:00Z"/>
                <w:rFonts w:ascii="Calibri" w:eastAsia="Times New Roman" w:hAnsi="Calibri" w:cs="Calibri"/>
                <w:color w:val="000000"/>
                <w:sz w:val="16"/>
                <w:szCs w:val="16"/>
              </w:rPr>
            </w:pPr>
            <w:del w:id="1316" w:author="Kopp, Darin" w:date="2025-02-20T15:34:00Z">
              <w:r w:rsidRPr="00B628B2">
                <w:rPr>
                  <w:rFonts w:ascii="Calibri" w:eastAsia="Times New Roman" w:hAnsi="Calibri" w:cs="Calibri"/>
                  <w:color w:val="000000"/>
                  <w:sz w:val="16"/>
                  <w:szCs w:val="16"/>
                </w:rPr>
                <w:delText>0.14</w:delText>
              </w:r>
            </w:del>
          </w:p>
        </w:tc>
        <w:tc>
          <w:tcPr>
            <w:tcW w:w="242" w:type="pct"/>
            <w:shd w:val="clear" w:color="auto" w:fill="auto"/>
            <w:noWrap/>
            <w:vAlign w:val="bottom"/>
            <w:hideMark/>
          </w:tcPr>
          <w:p w14:paraId="485F8C2E" w14:textId="77777777" w:rsidR="00B628B2" w:rsidRPr="00B628B2" w:rsidRDefault="00B628B2" w:rsidP="00341715">
            <w:pPr>
              <w:spacing w:after="0" w:line="240" w:lineRule="auto"/>
              <w:jc w:val="center"/>
              <w:rPr>
                <w:del w:id="1317" w:author="Kopp, Darin" w:date="2025-02-20T15:34:00Z"/>
                <w:rFonts w:ascii="Calibri" w:eastAsia="Times New Roman" w:hAnsi="Calibri" w:cs="Calibri"/>
                <w:color w:val="000000"/>
                <w:sz w:val="16"/>
                <w:szCs w:val="16"/>
              </w:rPr>
            </w:pPr>
            <w:del w:id="1318" w:author="Kopp, Darin" w:date="2025-02-20T15:34:00Z">
              <w:r w:rsidRPr="00B628B2">
                <w:rPr>
                  <w:rFonts w:ascii="Calibri" w:eastAsia="Times New Roman" w:hAnsi="Calibri" w:cs="Calibri"/>
                  <w:color w:val="000000"/>
                  <w:sz w:val="16"/>
                  <w:szCs w:val="16"/>
                </w:rPr>
                <w:delText>0.12</w:delText>
              </w:r>
            </w:del>
          </w:p>
        </w:tc>
        <w:tc>
          <w:tcPr>
            <w:tcW w:w="242" w:type="pct"/>
            <w:shd w:val="clear" w:color="auto" w:fill="auto"/>
            <w:noWrap/>
            <w:vAlign w:val="bottom"/>
            <w:hideMark/>
          </w:tcPr>
          <w:p w14:paraId="14919F80" w14:textId="77777777" w:rsidR="00B628B2" w:rsidRPr="00B628B2" w:rsidRDefault="00B628B2" w:rsidP="00341715">
            <w:pPr>
              <w:spacing w:after="0" w:line="240" w:lineRule="auto"/>
              <w:jc w:val="center"/>
              <w:rPr>
                <w:del w:id="1319" w:author="Kopp, Darin" w:date="2025-02-20T15:34:00Z"/>
                <w:rFonts w:ascii="Calibri" w:eastAsia="Times New Roman" w:hAnsi="Calibri" w:cs="Calibri"/>
                <w:color w:val="000000"/>
                <w:sz w:val="16"/>
                <w:szCs w:val="16"/>
              </w:rPr>
            </w:pPr>
            <w:del w:id="1320"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31A09C5C" w14:textId="77777777" w:rsidR="00B628B2" w:rsidRPr="00B628B2" w:rsidRDefault="00B628B2" w:rsidP="00341715">
            <w:pPr>
              <w:spacing w:after="0" w:line="240" w:lineRule="auto"/>
              <w:jc w:val="center"/>
              <w:rPr>
                <w:del w:id="1321" w:author="Kopp, Darin" w:date="2025-02-20T15:34:00Z"/>
                <w:rFonts w:ascii="Calibri" w:eastAsia="Times New Roman" w:hAnsi="Calibri" w:cs="Calibri"/>
                <w:color w:val="000000"/>
                <w:sz w:val="16"/>
                <w:szCs w:val="16"/>
              </w:rPr>
            </w:pPr>
            <w:del w:id="1322" w:author="Kopp, Darin" w:date="2025-02-20T15:34:00Z">
              <w:r w:rsidRPr="00B628B2">
                <w:rPr>
                  <w:rFonts w:ascii="Calibri" w:eastAsia="Times New Roman" w:hAnsi="Calibri" w:cs="Calibri"/>
                  <w:color w:val="000000"/>
                  <w:sz w:val="16"/>
                  <w:szCs w:val="16"/>
                </w:rPr>
                <w:delText>0.09</w:delText>
              </w:r>
            </w:del>
          </w:p>
        </w:tc>
        <w:tc>
          <w:tcPr>
            <w:tcW w:w="242" w:type="pct"/>
            <w:shd w:val="clear" w:color="auto" w:fill="auto"/>
            <w:noWrap/>
            <w:vAlign w:val="bottom"/>
            <w:hideMark/>
          </w:tcPr>
          <w:p w14:paraId="799B4B5D" w14:textId="77777777" w:rsidR="00B628B2" w:rsidRPr="00B628B2" w:rsidRDefault="00B628B2" w:rsidP="00341715">
            <w:pPr>
              <w:spacing w:after="0" w:line="240" w:lineRule="auto"/>
              <w:jc w:val="center"/>
              <w:rPr>
                <w:del w:id="1323" w:author="Kopp, Darin" w:date="2025-02-20T15:34:00Z"/>
                <w:rFonts w:ascii="Calibri" w:eastAsia="Times New Roman" w:hAnsi="Calibri" w:cs="Calibri"/>
                <w:color w:val="000000"/>
                <w:sz w:val="16"/>
                <w:szCs w:val="16"/>
              </w:rPr>
            </w:pPr>
            <w:del w:id="1324" w:author="Kopp, Darin" w:date="2025-02-20T15:34:00Z">
              <w:r w:rsidRPr="00B628B2">
                <w:rPr>
                  <w:rFonts w:ascii="Calibri" w:eastAsia="Times New Roman" w:hAnsi="Calibri" w:cs="Calibri"/>
                  <w:color w:val="000000"/>
                  <w:sz w:val="16"/>
                  <w:szCs w:val="16"/>
                </w:rPr>
                <w:delText>0.03</w:delText>
              </w:r>
            </w:del>
          </w:p>
        </w:tc>
        <w:tc>
          <w:tcPr>
            <w:tcW w:w="242" w:type="pct"/>
            <w:shd w:val="clear" w:color="auto" w:fill="auto"/>
            <w:noWrap/>
            <w:vAlign w:val="bottom"/>
            <w:hideMark/>
          </w:tcPr>
          <w:p w14:paraId="55A715BC" w14:textId="77777777" w:rsidR="00B628B2" w:rsidRPr="00B628B2" w:rsidRDefault="00B628B2" w:rsidP="00341715">
            <w:pPr>
              <w:spacing w:after="0" w:line="240" w:lineRule="auto"/>
              <w:jc w:val="center"/>
              <w:rPr>
                <w:del w:id="1325" w:author="Kopp, Darin" w:date="2025-02-20T15:34:00Z"/>
                <w:rFonts w:ascii="Calibri" w:eastAsia="Times New Roman" w:hAnsi="Calibri" w:cs="Calibri"/>
                <w:color w:val="000000"/>
                <w:sz w:val="16"/>
                <w:szCs w:val="16"/>
              </w:rPr>
            </w:pPr>
            <w:del w:id="1326" w:author="Kopp, Darin" w:date="2025-02-20T15:34:00Z">
              <w:r w:rsidRPr="00B628B2">
                <w:rPr>
                  <w:rFonts w:ascii="Calibri" w:eastAsia="Times New Roman" w:hAnsi="Calibri" w:cs="Calibri"/>
                  <w:color w:val="000000"/>
                  <w:sz w:val="16"/>
                  <w:szCs w:val="16"/>
                </w:rPr>
                <w:delText>0.24</w:delText>
              </w:r>
            </w:del>
          </w:p>
        </w:tc>
        <w:tc>
          <w:tcPr>
            <w:tcW w:w="242" w:type="pct"/>
            <w:shd w:val="clear" w:color="auto" w:fill="auto"/>
            <w:noWrap/>
            <w:vAlign w:val="bottom"/>
            <w:hideMark/>
          </w:tcPr>
          <w:p w14:paraId="05F9BD52" w14:textId="77777777" w:rsidR="00B628B2" w:rsidRPr="00B628B2" w:rsidRDefault="00B628B2" w:rsidP="00341715">
            <w:pPr>
              <w:spacing w:after="0" w:line="240" w:lineRule="auto"/>
              <w:jc w:val="center"/>
              <w:rPr>
                <w:del w:id="1327" w:author="Kopp, Darin" w:date="2025-02-20T15:34:00Z"/>
                <w:rFonts w:ascii="Calibri" w:eastAsia="Times New Roman" w:hAnsi="Calibri" w:cs="Calibri"/>
                <w:color w:val="000000"/>
                <w:sz w:val="16"/>
                <w:szCs w:val="16"/>
              </w:rPr>
            </w:pPr>
            <w:del w:id="1328"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58E0951B" w14:textId="77777777" w:rsidR="00B628B2" w:rsidRPr="00B628B2" w:rsidRDefault="00B628B2" w:rsidP="00341715">
            <w:pPr>
              <w:spacing w:after="0" w:line="240" w:lineRule="auto"/>
              <w:jc w:val="center"/>
              <w:rPr>
                <w:del w:id="1329" w:author="Kopp, Darin" w:date="2025-02-20T15:34:00Z"/>
                <w:rFonts w:ascii="Calibri" w:eastAsia="Times New Roman" w:hAnsi="Calibri" w:cs="Calibri"/>
                <w:color w:val="000000"/>
                <w:sz w:val="16"/>
                <w:szCs w:val="16"/>
              </w:rPr>
            </w:pPr>
            <w:del w:id="1330" w:author="Kopp, Darin" w:date="2025-02-20T15:34:00Z">
              <w:r w:rsidRPr="00B628B2">
                <w:rPr>
                  <w:rFonts w:ascii="Calibri" w:eastAsia="Times New Roman" w:hAnsi="Calibri" w:cs="Calibri"/>
                  <w:color w:val="000000"/>
                  <w:sz w:val="16"/>
                  <w:szCs w:val="16"/>
                </w:rPr>
                <w:delText>0.16</w:delText>
              </w:r>
            </w:del>
          </w:p>
        </w:tc>
        <w:tc>
          <w:tcPr>
            <w:tcW w:w="242" w:type="pct"/>
            <w:shd w:val="clear" w:color="auto" w:fill="auto"/>
            <w:noWrap/>
            <w:vAlign w:val="bottom"/>
            <w:hideMark/>
          </w:tcPr>
          <w:p w14:paraId="3AC50DFE" w14:textId="77777777" w:rsidR="00B628B2" w:rsidRPr="00B628B2" w:rsidRDefault="00B628B2" w:rsidP="00341715">
            <w:pPr>
              <w:spacing w:after="0" w:line="240" w:lineRule="auto"/>
              <w:jc w:val="center"/>
              <w:rPr>
                <w:del w:id="1331" w:author="Kopp, Darin" w:date="2025-02-20T15:34:00Z"/>
                <w:rFonts w:ascii="Calibri" w:eastAsia="Times New Roman" w:hAnsi="Calibri" w:cs="Calibri"/>
                <w:color w:val="000000"/>
                <w:sz w:val="16"/>
                <w:szCs w:val="16"/>
              </w:rPr>
            </w:pPr>
            <w:del w:id="1332" w:author="Kopp, Darin" w:date="2025-02-20T15:34:00Z">
              <w:r w:rsidRPr="00B628B2">
                <w:rPr>
                  <w:rFonts w:ascii="Calibri" w:eastAsia="Times New Roman" w:hAnsi="Calibri" w:cs="Calibri"/>
                  <w:color w:val="000000"/>
                  <w:sz w:val="16"/>
                  <w:szCs w:val="16"/>
                </w:rPr>
                <w:delText>0.01</w:delText>
              </w:r>
            </w:del>
          </w:p>
        </w:tc>
        <w:tc>
          <w:tcPr>
            <w:tcW w:w="242" w:type="pct"/>
            <w:shd w:val="clear" w:color="auto" w:fill="auto"/>
            <w:noWrap/>
            <w:vAlign w:val="bottom"/>
            <w:hideMark/>
          </w:tcPr>
          <w:p w14:paraId="34B6934E" w14:textId="77777777" w:rsidR="00B628B2" w:rsidRPr="00B628B2" w:rsidRDefault="00B628B2" w:rsidP="00341715">
            <w:pPr>
              <w:spacing w:after="0" w:line="240" w:lineRule="auto"/>
              <w:jc w:val="center"/>
              <w:rPr>
                <w:del w:id="1333" w:author="Kopp, Darin" w:date="2025-02-20T15:34:00Z"/>
                <w:rFonts w:ascii="Calibri" w:eastAsia="Times New Roman" w:hAnsi="Calibri" w:cs="Calibri"/>
                <w:color w:val="000000"/>
                <w:sz w:val="16"/>
                <w:szCs w:val="16"/>
              </w:rPr>
            </w:pPr>
            <w:del w:id="1334"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5B3DDC7E" w14:textId="77777777" w:rsidR="00B628B2" w:rsidRPr="00B628B2" w:rsidRDefault="00B628B2" w:rsidP="00341715">
            <w:pPr>
              <w:spacing w:after="0" w:line="240" w:lineRule="auto"/>
              <w:jc w:val="center"/>
              <w:rPr>
                <w:del w:id="1335" w:author="Kopp, Darin" w:date="2025-02-20T15:34:00Z"/>
                <w:rFonts w:ascii="Calibri" w:eastAsia="Times New Roman" w:hAnsi="Calibri" w:cs="Calibri"/>
                <w:color w:val="000000"/>
                <w:sz w:val="16"/>
                <w:szCs w:val="16"/>
              </w:rPr>
            </w:pPr>
            <w:del w:id="1336"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6F40C0B6" w14:textId="77777777" w:rsidR="00B628B2" w:rsidRPr="00B628B2" w:rsidRDefault="00B628B2" w:rsidP="00341715">
            <w:pPr>
              <w:spacing w:after="0" w:line="240" w:lineRule="auto"/>
              <w:jc w:val="center"/>
              <w:rPr>
                <w:del w:id="1337" w:author="Kopp, Darin" w:date="2025-02-20T15:34:00Z"/>
                <w:rFonts w:ascii="Calibri" w:eastAsia="Times New Roman" w:hAnsi="Calibri" w:cs="Calibri"/>
                <w:color w:val="000000"/>
                <w:sz w:val="16"/>
                <w:szCs w:val="16"/>
              </w:rPr>
            </w:pPr>
            <w:del w:id="1338"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222DF863" w14:textId="77777777" w:rsidR="00B628B2" w:rsidRPr="00B628B2" w:rsidRDefault="00B628B2" w:rsidP="00341715">
            <w:pPr>
              <w:spacing w:after="0" w:line="240" w:lineRule="auto"/>
              <w:jc w:val="center"/>
              <w:rPr>
                <w:del w:id="1339" w:author="Kopp, Darin" w:date="2025-02-20T15:34:00Z"/>
                <w:rFonts w:ascii="Calibri" w:eastAsia="Times New Roman" w:hAnsi="Calibri" w:cs="Calibri"/>
                <w:color w:val="000000"/>
                <w:sz w:val="16"/>
                <w:szCs w:val="16"/>
              </w:rPr>
            </w:pPr>
            <w:del w:id="1340" w:author="Kopp, Darin" w:date="2025-02-20T15:34:00Z">
              <w:r w:rsidRPr="00B628B2">
                <w:rPr>
                  <w:rFonts w:ascii="Calibri" w:eastAsia="Times New Roman" w:hAnsi="Calibri" w:cs="Calibri"/>
                  <w:color w:val="000000"/>
                  <w:sz w:val="16"/>
                  <w:szCs w:val="16"/>
                </w:rPr>
                <w:delText>0.01</w:delText>
              </w:r>
            </w:del>
          </w:p>
        </w:tc>
      </w:tr>
      <w:tr w:rsidR="002946DA" w:rsidRPr="00B628B2" w14:paraId="18809567" w14:textId="77777777" w:rsidTr="00D12780">
        <w:trPr>
          <w:trHeight w:val="300"/>
          <w:del w:id="1341" w:author="Kopp, Darin" w:date="2025-02-20T15:34:00Z"/>
        </w:trPr>
        <w:tc>
          <w:tcPr>
            <w:tcW w:w="639" w:type="pct"/>
            <w:shd w:val="clear" w:color="auto" w:fill="auto"/>
            <w:noWrap/>
            <w:vAlign w:val="center"/>
            <w:hideMark/>
          </w:tcPr>
          <w:p w14:paraId="58A9FD76" w14:textId="77777777" w:rsidR="00B628B2" w:rsidRPr="00B628B2" w:rsidRDefault="00D12780" w:rsidP="00D12780">
            <w:pPr>
              <w:spacing w:after="0" w:line="240" w:lineRule="auto"/>
              <w:rPr>
                <w:del w:id="1342" w:author="Kopp, Darin" w:date="2025-02-20T15:34:00Z"/>
                <w:rFonts w:ascii="Calibri" w:eastAsia="Times New Roman" w:hAnsi="Calibri" w:cs="Calibri"/>
                <w:color w:val="000000"/>
                <w:sz w:val="16"/>
                <w:szCs w:val="16"/>
              </w:rPr>
            </w:pPr>
            <w:del w:id="1343" w:author="Kopp, Darin" w:date="2025-02-20T15:34:00Z">
              <w:r>
                <w:rPr>
                  <w:rFonts w:ascii="Calibri" w:eastAsia="Times New Roman" w:hAnsi="Calibri" w:cs="Calibri"/>
                  <w:color w:val="000000"/>
                  <w:sz w:val="16"/>
                  <w:szCs w:val="16"/>
                </w:rPr>
                <w:delText xml:space="preserve">     </w:delText>
              </w:r>
              <w:r w:rsidR="00B628B2" w:rsidRPr="00B628B2">
                <w:rPr>
                  <w:rFonts w:ascii="Calibri" w:eastAsia="Times New Roman" w:hAnsi="Calibri" w:cs="Calibri"/>
                  <w:color w:val="000000"/>
                  <w:sz w:val="16"/>
                  <w:szCs w:val="16"/>
                </w:rPr>
                <w:delText>CHIRONOMIDAE</w:delText>
              </w:r>
            </w:del>
          </w:p>
        </w:tc>
        <w:tc>
          <w:tcPr>
            <w:tcW w:w="242" w:type="pct"/>
            <w:shd w:val="clear" w:color="auto" w:fill="auto"/>
            <w:noWrap/>
            <w:vAlign w:val="bottom"/>
            <w:hideMark/>
          </w:tcPr>
          <w:p w14:paraId="0C6D8F62" w14:textId="77777777" w:rsidR="00B628B2" w:rsidRPr="00B628B2" w:rsidRDefault="00B628B2" w:rsidP="00341715">
            <w:pPr>
              <w:spacing w:after="0" w:line="240" w:lineRule="auto"/>
              <w:jc w:val="center"/>
              <w:rPr>
                <w:del w:id="1344" w:author="Kopp, Darin" w:date="2025-02-20T15:34:00Z"/>
                <w:rFonts w:ascii="Calibri" w:eastAsia="Times New Roman" w:hAnsi="Calibri" w:cs="Calibri"/>
                <w:color w:val="000000"/>
                <w:sz w:val="16"/>
                <w:szCs w:val="16"/>
              </w:rPr>
            </w:pPr>
            <w:del w:id="1345"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62224B36" w14:textId="77777777" w:rsidR="00B628B2" w:rsidRPr="00B628B2" w:rsidRDefault="00B628B2" w:rsidP="00341715">
            <w:pPr>
              <w:spacing w:after="0" w:line="240" w:lineRule="auto"/>
              <w:jc w:val="center"/>
              <w:rPr>
                <w:del w:id="1346" w:author="Kopp, Darin" w:date="2025-02-20T15:34:00Z"/>
                <w:rFonts w:ascii="Calibri" w:eastAsia="Times New Roman" w:hAnsi="Calibri" w:cs="Calibri"/>
                <w:color w:val="000000"/>
                <w:sz w:val="16"/>
                <w:szCs w:val="16"/>
              </w:rPr>
            </w:pPr>
            <w:del w:id="1347" w:author="Kopp, Darin" w:date="2025-02-20T15:34:00Z">
              <w:r w:rsidRPr="00B628B2">
                <w:rPr>
                  <w:rFonts w:ascii="Calibri" w:eastAsia="Times New Roman" w:hAnsi="Calibri" w:cs="Calibri"/>
                  <w:color w:val="000000"/>
                  <w:sz w:val="16"/>
                  <w:szCs w:val="16"/>
                </w:rPr>
                <w:delText>0.1</w:delText>
              </w:r>
              <w:r w:rsidR="00C40F3A">
                <w:rPr>
                  <w:rFonts w:ascii="Calibri" w:eastAsia="Times New Roman" w:hAnsi="Calibri" w:cs="Calibri"/>
                  <w:color w:val="000000"/>
                  <w:sz w:val="16"/>
                  <w:szCs w:val="16"/>
                </w:rPr>
                <w:delText>0</w:delText>
              </w:r>
            </w:del>
          </w:p>
        </w:tc>
        <w:tc>
          <w:tcPr>
            <w:tcW w:w="242" w:type="pct"/>
            <w:shd w:val="clear" w:color="auto" w:fill="auto"/>
            <w:noWrap/>
            <w:vAlign w:val="bottom"/>
            <w:hideMark/>
          </w:tcPr>
          <w:p w14:paraId="58AC41B0" w14:textId="77777777" w:rsidR="00B628B2" w:rsidRPr="00B628B2" w:rsidRDefault="00B628B2" w:rsidP="00341715">
            <w:pPr>
              <w:spacing w:after="0" w:line="240" w:lineRule="auto"/>
              <w:jc w:val="center"/>
              <w:rPr>
                <w:del w:id="1348" w:author="Kopp, Darin" w:date="2025-02-20T15:34:00Z"/>
                <w:rFonts w:ascii="Calibri" w:eastAsia="Times New Roman" w:hAnsi="Calibri" w:cs="Calibri"/>
                <w:color w:val="000000"/>
                <w:sz w:val="16"/>
                <w:szCs w:val="16"/>
              </w:rPr>
            </w:pPr>
            <w:del w:id="1349"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6360EC6E" w14:textId="77777777" w:rsidR="00B628B2" w:rsidRPr="00B628B2" w:rsidRDefault="00B628B2" w:rsidP="00341715">
            <w:pPr>
              <w:spacing w:after="0" w:line="240" w:lineRule="auto"/>
              <w:jc w:val="center"/>
              <w:rPr>
                <w:del w:id="1350" w:author="Kopp, Darin" w:date="2025-02-20T15:34:00Z"/>
                <w:rFonts w:ascii="Calibri" w:eastAsia="Times New Roman" w:hAnsi="Calibri" w:cs="Calibri"/>
                <w:color w:val="000000"/>
                <w:sz w:val="16"/>
                <w:szCs w:val="16"/>
              </w:rPr>
            </w:pPr>
            <w:del w:id="1351"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185B1C98" w14:textId="77777777" w:rsidR="00B628B2" w:rsidRPr="00B628B2" w:rsidRDefault="00B628B2" w:rsidP="00341715">
            <w:pPr>
              <w:spacing w:after="0" w:line="240" w:lineRule="auto"/>
              <w:jc w:val="center"/>
              <w:rPr>
                <w:del w:id="1352" w:author="Kopp, Darin" w:date="2025-02-20T15:34:00Z"/>
                <w:rFonts w:ascii="Calibri" w:eastAsia="Times New Roman" w:hAnsi="Calibri" w:cs="Calibri"/>
                <w:color w:val="000000"/>
                <w:sz w:val="16"/>
                <w:szCs w:val="16"/>
              </w:rPr>
            </w:pPr>
            <w:del w:id="1353" w:author="Kopp, Darin" w:date="2025-02-20T15:34:00Z">
              <w:r w:rsidRPr="00B628B2">
                <w:rPr>
                  <w:rFonts w:ascii="Calibri" w:eastAsia="Times New Roman" w:hAnsi="Calibri" w:cs="Calibri"/>
                  <w:color w:val="000000"/>
                  <w:sz w:val="16"/>
                  <w:szCs w:val="16"/>
                </w:rPr>
                <w:delText>0.02</w:delText>
              </w:r>
            </w:del>
          </w:p>
        </w:tc>
        <w:tc>
          <w:tcPr>
            <w:tcW w:w="242" w:type="pct"/>
            <w:shd w:val="clear" w:color="auto" w:fill="auto"/>
            <w:noWrap/>
            <w:vAlign w:val="bottom"/>
            <w:hideMark/>
          </w:tcPr>
          <w:p w14:paraId="7A64A485" w14:textId="77777777" w:rsidR="00B628B2" w:rsidRPr="00B628B2" w:rsidRDefault="00B628B2" w:rsidP="00341715">
            <w:pPr>
              <w:spacing w:after="0" w:line="240" w:lineRule="auto"/>
              <w:jc w:val="center"/>
              <w:rPr>
                <w:del w:id="1354" w:author="Kopp, Darin" w:date="2025-02-20T15:34:00Z"/>
                <w:rFonts w:ascii="Calibri" w:eastAsia="Times New Roman" w:hAnsi="Calibri" w:cs="Calibri"/>
                <w:color w:val="000000"/>
                <w:sz w:val="16"/>
                <w:szCs w:val="16"/>
              </w:rPr>
            </w:pPr>
            <w:del w:id="1355" w:author="Kopp, Darin" w:date="2025-02-20T15:34:00Z">
              <w:r w:rsidRPr="00B628B2">
                <w:rPr>
                  <w:rFonts w:ascii="Calibri" w:eastAsia="Times New Roman" w:hAnsi="Calibri" w:cs="Calibri"/>
                  <w:color w:val="000000"/>
                  <w:sz w:val="16"/>
                  <w:szCs w:val="16"/>
                </w:rPr>
                <w:delText>0.19</w:delText>
              </w:r>
            </w:del>
          </w:p>
        </w:tc>
        <w:tc>
          <w:tcPr>
            <w:tcW w:w="242" w:type="pct"/>
            <w:shd w:val="clear" w:color="auto" w:fill="auto"/>
            <w:noWrap/>
            <w:vAlign w:val="bottom"/>
            <w:hideMark/>
          </w:tcPr>
          <w:p w14:paraId="02087017" w14:textId="77777777" w:rsidR="00B628B2" w:rsidRPr="00B628B2" w:rsidRDefault="00B628B2" w:rsidP="00341715">
            <w:pPr>
              <w:spacing w:after="0" w:line="240" w:lineRule="auto"/>
              <w:jc w:val="center"/>
              <w:rPr>
                <w:del w:id="1356" w:author="Kopp, Darin" w:date="2025-02-20T15:34:00Z"/>
                <w:rFonts w:ascii="Calibri" w:eastAsia="Times New Roman" w:hAnsi="Calibri" w:cs="Calibri"/>
                <w:color w:val="000000"/>
                <w:sz w:val="16"/>
                <w:szCs w:val="16"/>
              </w:rPr>
            </w:pPr>
            <w:del w:id="1357"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18C0D9E1" w14:textId="77777777" w:rsidR="00B628B2" w:rsidRPr="00B628B2" w:rsidRDefault="00B628B2" w:rsidP="00341715">
            <w:pPr>
              <w:spacing w:after="0" w:line="240" w:lineRule="auto"/>
              <w:jc w:val="center"/>
              <w:rPr>
                <w:del w:id="1358" w:author="Kopp, Darin" w:date="2025-02-20T15:34:00Z"/>
                <w:rFonts w:ascii="Calibri" w:eastAsia="Times New Roman" w:hAnsi="Calibri" w:cs="Calibri"/>
                <w:color w:val="000000"/>
                <w:sz w:val="16"/>
                <w:szCs w:val="16"/>
              </w:rPr>
            </w:pPr>
            <w:del w:id="1359" w:author="Kopp, Darin" w:date="2025-02-20T15:34:00Z">
              <w:r w:rsidRPr="00B628B2">
                <w:rPr>
                  <w:rFonts w:ascii="Calibri" w:eastAsia="Times New Roman" w:hAnsi="Calibri" w:cs="Calibri"/>
                  <w:color w:val="000000"/>
                  <w:sz w:val="16"/>
                  <w:szCs w:val="16"/>
                </w:rPr>
                <w:delText>0.06</w:delText>
              </w:r>
            </w:del>
          </w:p>
        </w:tc>
        <w:tc>
          <w:tcPr>
            <w:tcW w:w="242" w:type="pct"/>
            <w:shd w:val="clear" w:color="auto" w:fill="auto"/>
            <w:noWrap/>
            <w:vAlign w:val="bottom"/>
            <w:hideMark/>
          </w:tcPr>
          <w:p w14:paraId="39735712" w14:textId="77777777" w:rsidR="00B628B2" w:rsidRPr="00B628B2" w:rsidRDefault="00B628B2" w:rsidP="00341715">
            <w:pPr>
              <w:spacing w:after="0" w:line="240" w:lineRule="auto"/>
              <w:jc w:val="center"/>
              <w:rPr>
                <w:del w:id="1360" w:author="Kopp, Darin" w:date="2025-02-20T15:34:00Z"/>
                <w:rFonts w:ascii="Calibri" w:eastAsia="Times New Roman" w:hAnsi="Calibri" w:cs="Calibri"/>
                <w:color w:val="000000"/>
                <w:sz w:val="16"/>
                <w:szCs w:val="16"/>
              </w:rPr>
            </w:pPr>
            <w:del w:id="1361" w:author="Kopp, Darin" w:date="2025-02-20T15:34:00Z">
              <w:r w:rsidRPr="00B628B2">
                <w:rPr>
                  <w:rFonts w:ascii="Calibri" w:eastAsia="Times New Roman" w:hAnsi="Calibri" w:cs="Calibri"/>
                  <w:color w:val="000000"/>
                  <w:sz w:val="16"/>
                  <w:szCs w:val="16"/>
                </w:rPr>
                <w:delText>0.03</w:delText>
              </w:r>
            </w:del>
          </w:p>
        </w:tc>
        <w:tc>
          <w:tcPr>
            <w:tcW w:w="242" w:type="pct"/>
            <w:shd w:val="clear" w:color="auto" w:fill="auto"/>
            <w:noWrap/>
            <w:vAlign w:val="bottom"/>
            <w:hideMark/>
          </w:tcPr>
          <w:p w14:paraId="18E01F37" w14:textId="77777777" w:rsidR="00B628B2" w:rsidRPr="00B628B2" w:rsidRDefault="00B628B2" w:rsidP="00341715">
            <w:pPr>
              <w:spacing w:after="0" w:line="240" w:lineRule="auto"/>
              <w:jc w:val="center"/>
              <w:rPr>
                <w:del w:id="1362" w:author="Kopp, Darin" w:date="2025-02-20T15:34:00Z"/>
                <w:rFonts w:ascii="Calibri" w:eastAsia="Times New Roman" w:hAnsi="Calibri" w:cs="Calibri"/>
                <w:color w:val="000000"/>
                <w:sz w:val="16"/>
                <w:szCs w:val="16"/>
              </w:rPr>
            </w:pPr>
            <w:del w:id="1363"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691A3401" w14:textId="77777777" w:rsidR="00B628B2" w:rsidRPr="00B628B2" w:rsidRDefault="00B628B2" w:rsidP="00341715">
            <w:pPr>
              <w:spacing w:after="0" w:line="240" w:lineRule="auto"/>
              <w:jc w:val="center"/>
              <w:rPr>
                <w:del w:id="1364" w:author="Kopp, Darin" w:date="2025-02-20T15:34:00Z"/>
                <w:rFonts w:ascii="Calibri" w:eastAsia="Times New Roman" w:hAnsi="Calibri" w:cs="Calibri"/>
                <w:color w:val="000000"/>
                <w:sz w:val="16"/>
                <w:szCs w:val="16"/>
              </w:rPr>
            </w:pPr>
            <w:del w:id="1365" w:author="Kopp, Darin" w:date="2025-02-20T15:34:00Z">
              <w:r w:rsidRPr="00B628B2">
                <w:rPr>
                  <w:rFonts w:ascii="Calibri" w:eastAsia="Times New Roman" w:hAnsi="Calibri" w:cs="Calibri"/>
                  <w:color w:val="000000"/>
                  <w:sz w:val="16"/>
                  <w:szCs w:val="16"/>
                </w:rPr>
                <w:delText>0.11</w:delText>
              </w:r>
            </w:del>
          </w:p>
        </w:tc>
        <w:tc>
          <w:tcPr>
            <w:tcW w:w="242" w:type="pct"/>
            <w:shd w:val="clear" w:color="auto" w:fill="auto"/>
            <w:noWrap/>
            <w:vAlign w:val="bottom"/>
            <w:hideMark/>
          </w:tcPr>
          <w:p w14:paraId="2D49FEF4" w14:textId="77777777" w:rsidR="00B628B2" w:rsidRPr="00B628B2" w:rsidRDefault="00B628B2" w:rsidP="00341715">
            <w:pPr>
              <w:spacing w:after="0" w:line="240" w:lineRule="auto"/>
              <w:jc w:val="center"/>
              <w:rPr>
                <w:del w:id="1366" w:author="Kopp, Darin" w:date="2025-02-20T15:34:00Z"/>
                <w:rFonts w:ascii="Calibri" w:eastAsia="Times New Roman" w:hAnsi="Calibri" w:cs="Calibri"/>
                <w:color w:val="000000"/>
                <w:sz w:val="16"/>
                <w:szCs w:val="16"/>
              </w:rPr>
            </w:pPr>
            <w:del w:id="1367" w:author="Kopp, Darin" w:date="2025-02-20T15:34:00Z">
              <w:r w:rsidRPr="00B628B2">
                <w:rPr>
                  <w:rFonts w:ascii="Calibri" w:eastAsia="Times New Roman" w:hAnsi="Calibri" w:cs="Calibri"/>
                  <w:color w:val="000000"/>
                  <w:sz w:val="16"/>
                  <w:szCs w:val="16"/>
                </w:rPr>
                <w:delText>0.14</w:delText>
              </w:r>
            </w:del>
          </w:p>
        </w:tc>
        <w:tc>
          <w:tcPr>
            <w:tcW w:w="242" w:type="pct"/>
            <w:shd w:val="clear" w:color="auto" w:fill="auto"/>
            <w:noWrap/>
            <w:vAlign w:val="bottom"/>
            <w:hideMark/>
          </w:tcPr>
          <w:p w14:paraId="0AC6A266" w14:textId="77777777" w:rsidR="00B628B2" w:rsidRPr="00B628B2" w:rsidRDefault="00B628B2" w:rsidP="00341715">
            <w:pPr>
              <w:spacing w:after="0" w:line="240" w:lineRule="auto"/>
              <w:jc w:val="center"/>
              <w:rPr>
                <w:del w:id="1368" w:author="Kopp, Darin" w:date="2025-02-20T15:34:00Z"/>
                <w:rFonts w:ascii="Calibri" w:eastAsia="Times New Roman" w:hAnsi="Calibri" w:cs="Calibri"/>
                <w:color w:val="000000"/>
                <w:sz w:val="16"/>
                <w:szCs w:val="16"/>
              </w:rPr>
            </w:pPr>
            <w:del w:id="1369" w:author="Kopp, Darin" w:date="2025-02-20T15:34:00Z">
              <w:r w:rsidRPr="00B628B2">
                <w:rPr>
                  <w:rFonts w:ascii="Calibri" w:eastAsia="Times New Roman" w:hAnsi="Calibri" w:cs="Calibri"/>
                  <w:color w:val="000000"/>
                  <w:sz w:val="16"/>
                  <w:szCs w:val="16"/>
                </w:rPr>
                <w:delText>0.06</w:delText>
              </w:r>
            </w:del>
          </w:p>
        </w:tc>
        <w:tc>
          <w:tcPr>
            <w:tcW w:w="242" w:type="pct"/>
            <w:shd w:val="clear" w:color="auto" w:fill="auto"/>
            <w:noWrap/>
            <w:vAlign w:val="bottom"/>
            <w:hideMark/>
          </w:tcPr>
          <w:p w14:paraId="0150C8AC" w14:textId="77777777" w:rsidR="00B628B2" w:rsidRPr="00B628B2" w:rsidRDefault="00B628B2" w:rsidP="00341715">
            <w:pPr>
              <w:spacing w:after="0" w:line="240" w:lineRule="auto"/>
              <w:jc w:val="center"/>
              <w:rPr>
                <w:del w:id="1370" w:author="Kopp, Darin" w:date="2025-02-20T15:34:00Z"/>
                <w:rFonts w:ascii="Calibri" w:eastAsia="Times New Roman" w:hAnsi="Calibri" w:cs="Calibri"/>
                <w:color w:val="000000"/>
                <w:sz w:val="16"/>
                <w:szCs w:val="16"/>
              </w:rPr>
            </w:pPr>
            <w:del w:id="1371"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132F2902" w14:textId="77777777" w:rsidR="00B628B2" w:rsidRPr="00B628B2" w:rsidRDefault="00B628B2" w:rsidP="00341715">
            <w:pPr>
              <w:spacing w:after="0" w:line="240" w:lineRule="auto"/>
              <w:jc w:val="center"/>
              <w:rPr>
                <w:del w:id="1372" w:author="Kopp, Darin" w:date="2025-02-20T15:34:00Z"/>
                <w:rFonts w:ascii="Calibri" w:eastAsia="Times New Roman" w:hAnsi="Calibri" w:cs="Calibri"/>
                <w:color w:val="000000"/>
                <w:sz w:val="16"/>
                <w:szCs w:val="16"/>
              </w:rPr>
            </w:pPr>
            <w:del w:id="1373" w:author="Kopp, Darin" w:date="2025-02-20T15:34:00Z">
              <w:r w:rsidRPr="00B628B2">
                <w:rPr>
                  <w:rFonts w:ascii="Calibri" w:eastAsia="Times New Roman" w:hAnsi="Calibri" w:cs="Calibri"/>
                  <w:color w:val="000000"/>
                  <w:sz w:val="16"/>
                  <w:szCs w:val="16"/>
                </w:rPr>
                <w:delText>0.02</w:delText>
              </w:r>
            </w:del>
          </w:p>
        </w:tc>
        <w:tc>
          <w:tcPr>
            <w:tcW w:w="242" w:type="pct"/>
            <w:shd w:val="clear" w:color="auto" w:fill="auto"/>
            <w:noWrap/>
            <w:vAlign w:val="bottom"/>
            <w:hideMark/>
          </w:tcPr>
          <w:p w14:paraId="1344DFE3" w14:textId="77777777" w:rsidR="00B628B2" w:rsidRPr="00B628B2" w:rsidRDefault="00B628B2" w:rsidP="00341715">
            <w:pPr>
              <w:spacing w:after="0" w:line="240" w:lineRule="auto"/>
              <w:jc w:val="center"/>
              <w:rPr>
                <w:del w:id="1374" w:author="Kopp, Darin" w:date="2025-02-20T15:34:00Z"/>
                <w:rFonts w:ascii="Calibri" w:eastAsia="Times New Roman" w:hAnsi="Calibri" w:cs="Calibri"/>
                <w:color w:val="000000"/>
                <w:sz w:val="16"/>
                <w:szCs w:val="16"/>
              </w:rPr>
            </w:pPr>
            <w:del w:id="1375"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544DC23F" w14:textId="77777777" w:rsidR="00B628B2" w:rsidRPr="00B628B2" w:rsidRDefault="00B628B2" w:rsidP="00341715">
            <w:pPr>
              <w:spacing w:after="0" w:line="240" w:lineRule="auto"/>
              <w:jc w:val="center"/>
              <w:rPr>
                <w:del w:id="1376" w:author="Kopp, Darin" w:date="2025-02-20T15:34:00Z"/>
                <w:rFonts w:ascii="Calibri" w:eastAsia="Times New Roman" w:hAnsi="Calibri" w:cs="Calibri"/>
                <w:color w:val="000000"/>
                <w:sz w:val="16"/>
                <w:szCs w:val="16"/>
              </w:rPr>
            </w:pPr>
            <w:del w:id="1377"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4621C49D" w14:textId="77777777" w:rsidR="00B628B2" w:rsidRPr="00B628B2" w:rsidRDefault="00B628B2" w:rsidP="00341715">
            <w:pPr>
              <w:spacing w:after="0" w:line="240" w:lineRule="auto"/>
              <w:jc w:val="center"/>
              <w:rPr>
                <w:del w:id="1378" w:author="Kopp, Darin" w:date="2025-02-20T15:34:00Z"/>
                <w:rFonts w:ascii="Calibri" w:eastAsia="Times New Roman" w:hAnsi="Calibri" w:cs="Calibri"/>
                <w:color w:val="000000"/>
                <w:sz w:val="16"/>
                <w:szCs w:val="16"/>
              </w:rPr>
            </w:pPr>
            <w:del w:id="1379" w:author="Kopp, Darin" w:date="2025-02-20T15:34:00Z">
              <w:r w:rsidRPr="00B628B2">
                <w:rPr>
                  <w:rFonts w:ascii="Calibri" w:eastAsia="Times New Roman" w:hAnsi="Calibri" w:cs="Calibri"/>
                  <w:color w:val="000000"/>
                  <w:sz w:val="16"/>
                  <w:szCs w:val="16"/>
                </w:rPr>
                <w:delText>0.1</w:delText>
              </w:r>
              <w:r w:rsidR="004A13D2">
                <w:rPr>
                  <w:rFonts w:ascii="Calibri" w:eastAsia="Times New Roman" w:hAnsi="Calibri" w:cs="Calibri"/>
                  <w:color w:val="000000"/>
                  <w:sz w:val="16"/>
                  <w:szCs w:val="16"/>
                </w:rPr>
                <w:delText>0</w:delText>
              </w:r>
            </w:del>
          </w:p>
        </w:tc>
      </w:tr>
      <w:tr w:rsidR="002946DA" w:rsidRPr="00B628B2" w14:paraId="615409F5" w14:textId="77777777" w:rsidTr="00D12780">
        <w:trPr>
          <w:trHeight w:val="300"/>
          <w:del w:id="1380" w:author="Kopp, Darin" w:date="2025-02-20T15:34:00Z"/>
        </w:trPr>
        <w:tc>
          <w:tcPr>
            <w:tcW w:w="639" w:type="pct"/>
            <w:shd w:val="clear" w:color="auto" w:fill="auto"/>
            <w:noWrap/>
            <w:vAlign w:val="center"/>
            <w:hideMark/>
          </w:tcPr>
          <w:p w14:paraId="17F04625" w14:textId="77777777" w:rsidR="00B628B2" w:rsidRPr="00B628B2" w:rsidRDefault="00D12780" w:rsidP="00D12780">
            <w:pPr>
              <w:spacing w:after="0" w:line="240" w:lineRule="auto"/>
              <w:rPr>
                <w:del w:id="1381" w:author="Kopp, Darin" w:date="2025-02-20T15:34:00Z"/>
                <w:rFonts w:ascii="Calibri" w:eastAsia="Times New Roman" w:hAnsi="Calibri" w:cs="Calibri"/>
                <w:color w:val="000000"/>
                <w:sz w:val="16"/>
                <w:szCs w:val="16"/>
              </w:rPr>
            </w:pPr>
            <w:del w:id="1382" w:author="Kopp, Darin" w:date="2025-02-20T15:34:00Z">
              <w:r>
                <w:rPr>
                  <w:rFonts w:ascii="Calibri" w:eastAsia="Times New Roman" w:hAnsi="Calibri" w:cs="Calibri"/>
                  <w:color w:val="000000"/>
                  <w:sz w:val="16"/>
                  <w:szCs w:val="16"/>
                </w:rPr>
                <w:delText xml:space="preserve">     </w:delText>
              </w:r>
              <w:r w:rsidR="00B628B2" w:rsidRPr="00B628B2">
                <w:rPr>
                  <w:rFonts w:ascii="Calibri" w:eastAsia="Times New Roman" w:hAnsi="Calibri" w:cs="Calibri"/>
                  <w:color w:val="000000"/>
                  <w:sz w:val="16"/>
                  <w:szCs w:val="16"/>
                </w:rPr>
                <w:delText>Other Insects</w:delText>
              </w:r>
            </w:del>
          </w:p>
        </w:tc>
        <w:tc>
          <w:tcPr>
            <w:tcW w:w="242" w:type="pct"/>
            <w:shd w:val="clear" w:color="auto" w:fill="auto"/>
            <w:noWrap/>
            <w:vAlign w:val="bottom"/>
            <w:hideMark/>
          </w:tcPr>
          <w:p w14:paraId="77BFB5FB" w14:textId="77777777" w:rsidR="00B628B2" w:rsidRPr="00B628B2" w:rsidRDefault="00B628B2" w:rsidP="00341715">
            <w:pPr>
              <w:spacing w:after="0" w:line="240" w:lineRule="auto"/>
              <w:jc w:val="center"/>
              <w:rPr>
                <w:del w:id="1383" w:author="Kopp, Darin" w:date="2025-02-20T15:34:00Z"/>
                <w:rFonts w:ascii="Calibri" w:eastAsia="Times New Roman" w:hAnsi="Calibri" w:cs="Calibri"/>
                <w:color w:val="000000"/>
                <w:sz w:val="16"/>
                <w:szCs w:val="16"/>
              </w:rPr>
            </w:pPr>
            <w:del w:id="1384" w:author="Kopp, Darin" w:date="2025-02-20T15:34:00Z">
              <w:r w:rsidRPr="00B628B2">
                <w:rPr>
                  <w:rFonts w:ascii="Calibri" w:eastAsia="Times New Roman" w:hAnsi="Calibri" w:cs="Calibri"/>
                  <w:color w:val="000000"/>
                  <w:sz w:val="16"/>
                  <w:szCs w:val="16"/>
                </w:rPr>
                <w:delText>0.17</w:delText>
              </w:r>
            </w:del>
          </w:p>
        </w:tc>
        <w:tc>
          <w:tcPr>
            <w:tcW w:w="242" w:type="pct"/>
            <w:shd w:val="clear" w:color="auto" w:fill="auto"/>
            <w:noWrap/>
            <w:vAlign w:val="bottom"/>
            <w:hideMark/>
          </w:tcPr>
          <w:p w14:paraId="10B55566" w14:textId="77777777" w:rsidR="00B628B2" w:rsidRPr="00B628B2" w:rsidRDefault="00B628B2" w:rsidP="00341715">
            <w:pPr>
              <w:spacing w:after="0" w:line="240" w:lineRule="auto"/>
              <w:jc w:val="center"/>
              <w:rPr>
                <w:del w:id="1385" w:author="Kopp, Darin" w:date="2025-02-20T15:34:00Z"/>
                <w:rFonts w:ascii="Calibri" w:eastAsia="Times New Roman" w:hAnsi="Calibri" w:cs="Calibri"/>
                <w:color w:val="000000"/>
                <w:sz w:val="16"/>
                <w:szCs w:val="16"/>
              </w:rPr>
            </w:pPr>
            <w:del w:id="1386" w:author="Kopp, Darin" w:date="2025-02-20T15:34:00Z">
              <w:r w:rsidRPr="00B628B2">
                <w:rPr>
                  <w:rFonts w:ascii="Calibri" w:eastAsia="Times New Roman" w:hAnsi="Calibri" w:cs="Calibri"/>
                  <w:color w:val="000000"/>
                  <w:sz w:val="16"/>
                  <w:szCs w:val="16"/>
                </w:rPr>
                <w:delText>0.06</w:delText>
              </w:r>
            </w:del>
          </w:p>
        </w:tc>
        <w:tc>
          <w:tcPr>
            <w:tcW w:w="242" w:type="pct"/>
            <w:shd w:val="clear" w:color="auto" w:fill="auto"/>
            <w:noWrap/>
            <w:vAlign w:val="bottom"/>
            <w:hideMark/>
          </w:tcPr>
          <w:p w14:paraId="1799DD3C" w14:textId="77777777" w:rsidR="00B628B2" w:rsidRPr="00B628B2" w:rsidRDefault="00B628B2" w:rsidP="00341715">
            <w:pPr>
              <w:spacing w:after="0" w:line="240" w:lineRule="auto"/>
              <w:jc w:val="center"/>
              <w:rPr>
                <w:del w:id="1387" w:author="Kopp, Darin" w:date="2025-02-20T15:34:00Z"/>
                <w:rFonts w:ascii="Calibri" w:eastAsia="Times New Roman" w:hAnsi="Calibri" w:cs="Calibri"/>
                <w:color w:val="000000"/>
                <w:sz w:val="16"/>
                <w:szCs w:val="16"/>
              </w:rPr>
            </w:pPr>
            <w:del w:id="1388"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04C8FC99" w14:textId="77777777" w:rsidR="00B628B2" w:rsidRPr="00B628B2" w:rsidRDefault="00B628B2" w:rsidP="00341715">
            <w:pPr>
              <w:spacing w:after="0" w:line="240" w:lineRule="auto"/>
              <w:jc w:val="center"/>
              <w:rPr>
                <w:del w:id="1389" w:author="Kopp, Darin" w:date="2025-02-20T15:34:00Z"/>
                <w:rFonts w:ascii="Calibri" w:eastAsia="Times New Roman" w:hAnsi="Calibri" w:cs="Calibri"/>
                <w:color w:val="000000"/>
                <w:sz w:val="16"/>
                <w:szCs w:val="16"/>
              </w:rPr>
            </w:pPr>
            <w:del w:id="1390"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2D8F3D18" w14:textId="77777777" w:rsidR="00B628B2" w:rsidRPr="00B628B2" w:rsidRDefault="00B628B2" w:rsidP="00341715">
            <w:pPr>
              <w:spacing w:after="0" w:line="240" w:lineRule="auto"/>
              <w:jc w:val="center"/>
              <w:rPr>
                <w:del w:id="1391" w:author="Kopp, Darin" w:date="2025-02-20T15:34:00Z"/>
                <w:rFonts w:ascii="Calibri" w:eastAsia="Times New Roman" w:hAnsi="Calibri" w:cs="Calibri"/>
                <w:color w:val="000000"/>
                <w:sz w:val="16"/>
                <w:szCs w:val="16"/>
              </w:rPr>
            </w:pPr>
            <w:del w:id="1392" w:author="Kopp, Darin" w:date="2025-02-20T15:34:00Z">
              <w:r w:rsidRPr="00B628B2">
                <w:rPr>
                  <w:rFonts w:ascii="Calibri" w:eastAsia="Times New Roman" w:hAnsi="Calibri" w:cs="Calibri"/>
                  <w:color w:val="000000"/>
                  <w:sz w:val="16"/>
                  <w:szCs w:val="16"/>
                </w:rPr>
                <w:delText>0.06</w:delText>
              </w:r>
            </w:del>
          </w:p>
        </w:tc>
        <w:tc>
          <w:tcPr>
            <w:tcW w:w="242" w:type="pct"/>
            <w:shd w:val="clear" w:color="auto" w:fill="auto"/>
            <w:noWrap/>
            <w:vAlign w:val="bottom"/>
            <w:hideMark/>
          </w:tcPr>
          <w:p w14:paraId="6B278E71" w14:textId="77777777" w:rsidR="00B628B2" w:rsidRPr="00B628B2" w:rsidRDefault="00B628B2" w:rsidP="00341715">
            <w:pPr>
              <w:spacing w:after="0" w:line="240" w:lineRule="auto"/>
              <w:jc w:val="center"/>
              <w:rPr>
                <w:del w:id="1393" w:author="Kopp, Darin" w:date="2025-02-20T15:34:00Z"/>
                <w:rFonts w:ascii="Calibri" w:eastAsia="Times New Roman" w:hAnsi="Calibri" w:cs="Calibri"/>
                <w:color w:val="000000"/>
                <w:sz w:val="16"/>
                <w:szCs w:val="16"/>
              </w:rPr>
            </w:pPr>
            <w:del w:id="1394" w:author="Kopp, Darin" w:date="2025-02-20T15:34:00Z">
              <w:r w:rsidRPr="00B628B2">
                <w:rPr>
                  <w:rFonts w:ascii="Calibri" w:eastAsia="Times New Roman" w:hAnsi="Calibri" w:cs="Calibri"/>
                  <w:color w:val="000000"/>
                  <w:sz w:val="16"/>
                  <w:szCs w:val="16"/>
                </w:rPr>
                <w:delText>0.24</w:delText>
              </w:r>
            </w:del>
          </w:p>
        </w:tc>
        <w:tc>
          <w:tcPr>
            <w:tcW w:w="242" w:type="pct"/>
            <w:shd w:val="clear" w:color="auto" w:fill="auto"/>
            <w:noWrap/>
            <w:vAlign w:val="bottom"/>
            <w:hideMark/>
          </w:tcPr>
          <w:p w14:paraId="67908540" w14:textId="77777777" w:rsidR="00B628B2" w:rsidRPr="00B628B2" w:rsidRDefault="00B628B2" w:rsidP="00341715">
            <w:pPr>
              <w:spacing w:after="0" w:line="240" w:lineRule="auto"/>
              <w:jc w:val="center"/>
              <w:rPr>
                <w:del w:id="1395" w:author="Kopp, Darin" w:date="2025-02-20T15:34:00Z"/>
                <w:rFonts w:ascii="Calibri" w:eastAsia="Times New Roman" w:hAnsi="Calibri" w:cs="Calibri"/>
                <w:color w:val="000000"/>
                <w:sz w:val="16"/>
                <w:szCs w:val="16"/>
              </w:rPr>
            </w:pPr>
            <w:del w:id="1396" w:author="Kopp, Darin" w:date="2025-02-20T15:34:00Z">
              <w:r w:rsidRPr="00B628B2">
                <w:rPr>
                  <w:rFonts w:ascii="Calibri" w:eastAsia="Times New Roman" w:hAnsi="Calibri" w:cs="Calibri"/>
                  <w:color w:val="000000"/>
                  <w:sz w:val="16"/>
                  <w:szCs w:val="16"/>
                </w:rPr>
                <w:delText>0.11</w:delText>
              </w:r>
            </w:del>
          </w:p>
        </w:tc>
        <w:tc>
          <w:tcPr>
            <w:tcW w:w="242" w:type="pct"/>
            <w:shd w:val="clear" w:color="auto" w:fill="auto"/>
            <w:noWrap/>
            <w:vAlign w:val="bottom"/>
            <w:hideMark/>
          </w:tcPr>
          <w:p w14:paraId="2E54E05D" w14:textId="77777777" w:rsidR="00B628B2" w:rsidRPr="00B628B2" w:rsidRDefault="00B628B2" w:rsidP="00341715">
            <w:pPr>
              <w:spacing w:after="0" w:line="240" w:lineRule="auto"/>
              <w:jc w:val="center"/>
              <w:rPr>
                <w:del w:id="1397" w:author="Kopp, Darin" w:date="2025-02-20T15:34:00Z"/>
                <w:rFonts w:ascii="Calibri" w:eastAsia="Times New Roman" w:hAnsi="Calibri" w:cs="Calibri"/>
                <w:color w:val="000000"/>
                <w:sz w:val="16"/>
                <w:szCs w:val="16"/>
              </w:rPr>
            </w:pPr>
            <w:del w:id="1398"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093009C9" w14:textId="77777777" w:rsidR="00B628B2" w:rsidRPr="00B628B2" w:rsidRDefault="00B628B2" w:rsidP="00341715">
            <w:pPr>
              <w:spacing w:after="0" w:line="240" w:lineRule="auto"/>
              <w:jc w:val="center"/>
              <w:rPr>
                <w:del w:id="1399" w:author="Kopp, Darin" w:date="2025-02-20T15:34:00Z"/>
                <w:rFonts w:ascii="Calibri" w:eastAsia="Times New Roman" w:hAnsi="Calibri" w:cs="Calibri"/>
                <w:color w:val="000000"/>
                <w:sz w:val="16"/>
                <w:szCs w:val="16"/>
              </w:rPr>
            </w:pPr>
            <w:del w:id="1400" w:author="Kopp, Darin" w:date="2025-02-20T15:34:00Z">
              <w:r w:rsidRPr="00B628B2">
                <w:rPr>
                  <w:rFonts w:ascii="Calibri" w:eastAsia="Times New Roman" w:hAnsi="Calibri" w:cs="Calibri"/>
                  <w:color w:val="000000"/>
                  <w:sz w:val="16"/>
                  <w:szCs w:val="16"/>
                </w:rPr>
                <w:delText>0.21</w:delText>
              </w:r>
            </w:del>
          </w:p>
        </w:tc>
        <w:tc>
          <w:tcPr>
            <w:tcW w:w="242" w:type="pct"/>
            <w:shd w:val="clear" w:color="auto" w:fill="auto"/>
            <w:noWrap/>
            <w:vAlign w:val="bottom"/>
            <w:hideMark/>
          </w:tcPr>
          <w:p w14:paraId="12F407C3" w14:textId="77777777" w:rsidR="00B628B2" w:rsidRPr="00B628B2" w:rsidRDefault="00B628B2" w:rsidP="00341715">
            <w:pPr>
              <w:spacing w:after="0" w:line="240" w:lineRule="auto"/>
              <w:jc w:val="center"/>
              <w:rPr>
                <w:del w:id="1401" w:author="Kopp, Darin" w:date="2025-02-20T15:34:00Z"/>
                <w:rFonts w:ascii="Calibri" w:eastAsia="Times New Roman" w:hAnsi="Calibri" w:cs="Calibri"/>
                <w:color w:val="000000"/>
                <w:sz w:val="16"/>
                <w:szCs w:val="16"/>
              </w:rPr>
            </w:pPr>
            <w:del w:id="1402" w:author="Kopp, Darin" w:date="2025-02-20T15:34:00Z">
              <w:r w:rsidRPr="00B628B2">
                <w:rPr>
                  <w:rFonts w:ascii="Calibri" w:eastAsia="Times New Roman" w:hAnsi="Calibri" w:cs="Calibri"/>
                  <w:color w:val="000000"/>
                  <w:sz w:val="16"/>
                  <w:szCs w:val="16"/>
                </w:rPr>
                <w:delText>0.03</w:delText>
              </w:r>
            </w:del>
          </w:p>
        </w:tc>
        <w:tc>
          <w:tcPr>
            <w:tcW w:w="242" w:type="pct"/>
            <w:shd w:val="clear" w:color="auto" w:fill="auto"/>
            <w:noWrap/>
            <w:vAlign w:val="bottom"/>
            <w:hideMark/>
          </w:tcPr>
          <w:p w14:paraId="36DA8FF8" w14:textId="77777777" w:rsidR="00B628B2" w:rsidRPr="00B628B2" w:rsidRDefault="00B628B2" w:rsidP="00341715">
            <w:pPr>
              <w:spacing w:after="0" w:line="240" w:lineRule="auto"/>
              <w:jc w:val="center"/>
              <w:rPr>
                <w:del w:id="1403" w:author="Kopp, Darin" w:date="2025-02-20T15:34:00Z"/>
                <w:rFonts w:ascii="Calibri" w:eastAsia="Times New Roman" w:hAnsi="Calibri" w:cs="Calibri"/>
                <w:color w:val="000000"/>
                <w:sz w:val="16"/>
                <w:szCs w:val="16"/>
              </w:rPr>
            </w:pPr>
            <w:del w:id="1404" w:author="Kopp, Darin" w:date="2025-02-20T15:34:00Z">
              <w:r w:rsidRPr="00B628B2">
                <w:rPr>
                  <w:rFonts w:ascii="Calibri" w:eastAsia="Times New Roman" w:hAnsi="Calibri" w:cs="Calibri"/>
                  <w:color w:val="000000"/>
                  <w:sz w:val="16"/>
                  <w:szCs w:val="16"/>
                </w:rPr>
                <w:delText>0.2</w:delText>
              </w:r>
              <w:r w:rsidR="00C40F3A">
                <w:rPr>
                  <w:rFonts w:ascii="Calibri" w:eastAsia="Times New Roman" w:hAnsi="Calibri" w:cs="Calibri"/>
                  <w:color w:val="000000"/>
                  <w:sz w:val="16"/>
                  <w:szCs w:val="16"/>
                </w:rPr>
                <w:delText>0</w:delText>
              </w:r>
            </w:del>
          </w:p>
        </w:tc>
        <w:tc>
          <w:tcPr>
            <w:tcW w:w="242" w:type="pct"/>
            <w:shd w:val="clear" w:color="auto" w:fill="auto"/>
            <w:noWrap/>
            <w:vAlign w:val="bottom"/>
            <w:hideMark/>
          </w:tcPr>
          <w:p w14:paraId="79D1E58C" w14:textId="77777777" w:rsidR="00B628B2" w:rsidRPr="00B628B2" w:rsidRDefault="00B628B2" w:rsidP="00341715">
            <w:pPr>
              <w:spacing w:after="0" w:line="240" w:lineRule="auto"/>
              <w:jc w:val="center"/>
              <w:rPr>
                <w:del w:id="1405" w:author="Kopp, Darin" w:date="2025-02-20T15:34:00Z"/>
                <w:rFonts w:ascii="Calibri" w:eastAsia="Times New Roman" w:hAnsi="Calibri" w:cs="Calibri"/>
                <w:color w:val="000000"/>
                <w:sz w:val="16"/>
                <w:szCs w:val="16"/>
              </w:rPr>
            </w:pPr>
            <w:del w:id="1406" w:author="Kopp, Darin" w:date="2025-02-20T15:34:00Z">
              <w:r w:rsidRPr="00B628B2">
                <w:rPr>
                  <w:rFonts w:ascii="Calibri" w:eastAsia="Times New Roman" w:hAnsi="Calibri" w:cs="Calibri"/>
                  <w:color w:val="000000"/>
                  <w:sz w:val="16"/>
                  <w:szCs w:val="16"/>
                </w:rPr>
                <w:delText>0.11</w:delText>
              </w:r>
            </w:del>
          </w:p>
        </w:tc>
        <w:tc>
          <w:tcPr>
            <w:tcW w:w="242" w:type="pct"/>
            <w:shd w:val="clear" w:color="auto" w:fill="auto"/>
            <w:noWrap/>
            <w:vAlign w:val="bottom"/>
            <w:hideMark/>
          </w:tcPr>
          <w:p w14:paraId="04601E81" w14:textId="77777777" w:rsidR="00B628B2" w:rsidRPr="00B628B2" w:rsidRDefault="00B628B2" w:rsidP="00341715">
            <w:pPr>
              <w:spacing w:after="0" w:line="240" w:lineRule="auto"/>
              <w:jc w:val="center"/>
              <w:rPr>
                <w:del w:id="1407" w:author="Kopp, Darin" w:date="2025-02-20T15:34:00Z"/>
                <w:rFonts w:ascii="Calibri" w:eastAsia="Times New Roman" w:hAnsi="Calibri" w:cs="Calibri"/>
                <w:color w:val="000000"/>
                <w:sz w:val="16"/>
                <w:szCs w:val="16"/>
              </w:rPr>
            </w:pPr>
            <w:del w:id="1408" w:author="Kopp, Darin" w:date="2025-02-20T15:34:00Z">
              <w:r w:rsidRPr="00B628B2">
                <w:rPr>
                  <w:rFonts w:ascii="Calibri" w:eastAsia="Times New Roman" w:hAnsi="Calibri" w:cs="Calibri"/>
                  <w:color w:val="000000"/>
                  <w:sz w:val="16"/>
                  <w:szCs w:val="16"/>
                </w:rPr>
                <w:delText>0.1</w:delText>
              </w:r>
              <w:r w:rsidR="00C40F3A">
                <w:rPr>
                  <w:rFonts w:ascii="Calibri" w:eastAsia="Times New Roman" w:hAnsi="Calibri" w:cs="Calibri"/>
                  <w:color w:val="000000"/>
                  <w:sz w:val="16"/>
                  <w:szCs w:val="16"/>
                </w:rPr>
                <w:delText>0</w:delText>
              </w:r>
            </w:del>
          </w:p>
        </w:tc>
        <w:tc>
          <w:tcPr>
            <w:tcW w:w="242" w:type="pct"/>
            <w:shd w:val="clear" w:color="auto" w:fill="auto"/>
            <w:noWrap/>
            <w:vAlign w:val="bottom"/>
            <w:hideMark/>
          </w:tcPr>
          <w:p w14:paraId="767EEB0A" w14:textId="77777777" w:rsidR="00B628B2" w:rsidRPr="00B628B2" w:rsidRDefault="00B628B2" w:rsidP="00341715">
            <w:pPr>
              <w:spacing w:after="0" w:line="240" w:lineRule="auto"/>
              <w:jc w:val="center"/>
              <w:rPr>
                <w:del w:id="1409" w:author="Kopp, Darin" w:date="2025-02-20T15:34:00Z"/>
                <w:rFonts w:ascii="Calibri" w:eastAsia="Times New Roman" w:hAnsi="Calibri" w:cs="Calibri"/>
                <w:color w:val="000000"/>
                <w:sz w:val="16"/>
                <w:szCs w:val="16"/>
              </w:rPr>
            </w:pPr>
            <w:del w:id="1410" w:author="Kopp, Darin" w:date="2025-02-20T15:34:00Z">
              <w:r w:rsidRPr="00B628B2">
                <w:rPr>
                  <w:rFonts w:ascii="Calibri" w:eastAsia="Times New Roman" w:hAnsi="Calibri" w:cs="Calibri"/>
                  <w:color w:val="000000"/>
                  <w:sz w:val="16"/>
                  <w:szCs w:val="16"/>
                </w:rPr>
                <w:delText>0.02</w:delText>
              </w:r>
            </w:del>
          </w:p>
        </w:tc>
        <w:tc>
          <w:tcPr>
            <w:tcW w:w="242" w:type="pct"/>
            <w:shd w:val="clear" w:color="auto" w:fill="auto"/>
            <w:noWrap/>
            <w:vAlign w:val="bottom"/>
            <w:hideMark/>
          </w:tcPr>
          <w:p w14:paraId="7E0BD6F7" w14:textId="77777777" w:rsidR="00B628B2" w:rsidRPr="00B628B2" w:rsidRDefault="00B628B2" w:rsidP="00341715">
            <w:pPr>
              <w:spacing w:after="0" w:line="240" w:lineRule="auto"/>
              <w:jc w:val="center"/>
              <w:rPr>
                <w:del w:id="1411" w:author="Kopp, Darin" w:date="2025-02-20T15:34:00Z"/>
                <w:rFonts w:ascii="Calibri" w:eastAsia="Times New Roman" w:hAnsi="Calibri" w:cs="Calibri"/>
                <w:color w:val="000000"/>
                <w:sz w:val="16"/>
                <w:szCs w:val="16"/>
              </w:rPr>
            </w:pPr>
            <w:del w:id="1412" w:author="Kopp, Darin" w:date="2025-02-20T15:34:00Z">
              <w:r w:rsidRPr="00B628B2">
                <w:rPr>
                  <w:rFonts w:ascii="Calibri" w:eastAsia="Times New Roman" w:hAnsi="Calibri" w:cs="Calibri"/>
                  <w:color w:val="000000"/>
                  <w:sz w:val="16"/>
                  <w:szCs w:val="16"/>
                </w:rPr>
                <w:delText>0.03</w:delText>
              </w:r>
            </w:del>
          </w:p>
        </w:tc>
        <w:tc>
          <w:tcPr>
            <w:tcW w:w="242" w:type="pct"/>
            <w:shd w:val="clear" w:color="auto" w:fill="auto"/>
            <w:noWrap/>
            <w:vAlign w:val="bottom"/>
            <w:hideMark/>
          </w:tcPr>
          <w:p w14:paraId="2742B725" w14:textId="77777777" w:rsidR="00B628B2" w:rsidRPr="00B628B2" w:rsidRDefault="00B628B2" w:rsidP="00341715">
            <w:pPr>
              <w:spacing w:after="0" w:line="240" w:lineRule="auto"/>
              <w:jc w:val="center"/>
              <w:rPr>
                <w:del w:id="1413" w:author="Kopp, Darin" w:date="2025-02-20T15:34:00Z"/>
                <w:rFonts w:ascii="Calibri" w:eastAsia="Times New Roman" w:hAnsi="Calibri" w:cs="Calibri"/>
                <w:color w:val="000000"/>
                <w:sz w:val="16"/>
                <w:szCs w:val="16"/>
              </w:rPr>
            </w:pPr>
            <w:del w:id="1414" w:author="Kopp, Darin" w:date="2025-02-20T15:34:00Z">
              <w:r w:rsidRPr="00B628B2">
                <w:rPr>
                  <w:rFonts w:ascii="Calibri" w:eastAsia="Times New Roman" w:hAnsi="Calibri" w:cs="Calibri"/>
                  <w:color w:val="000000"/>
                  <w:sz w:val="16"/>
                  <w:szCs w:val="16"/>
                </w:rPr>
                <w:delText>0.02</w:delText>
              </w:r>
            </w:del>
          </w:p>
        </w:tc>
        <w:tc>
          <w:tcPr>
            <w:tcW w:w="242" w:type="pct"/>
            <w:shd w:val="clear" w:color="auto" w:fill="auto"/>
            <w:noWrap/>
            <w:vAlign w:val="bottom"/>
            <w:hideMark/>
          </w:tcPr>
          <w:p w14:paraId="4578D232" w14:textId="77777777" w:rsidR="00B628B2" w:rsidRPr="00B628B2" w:rsidRDefault="00B628B2" w:rsidP="00341715">
            <w:pPr>
              <w:spacing w:after="0" w:line="240" w:lineRule="auto"/>
              <w:jc w:val="center"/>
              <w:rPr>
                <w:del w:id="1415" w:author="Kopp, Darin" w:date="2025-02-20T15:34:00Z"/>
                <w:rFonts w:ascii="Calibri" w:eastAsia="Times New Roman" w:hAnsi="Calibri" w:cs="Calibri"/>
                <w:color w:val="000000"/>
                <w:sz w:val="16"/>
                <w:szCs w:val="16"/>
              </w:rPr>
            </w:pPr>
            <w:del w:id="1416"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47249424" w14:textId="77777777" w:rsidR="00B628B2" w:rsidRPr="00B628B2" w:rsidRDefault="00B628B2" w:rsidP="00341715">
            <w:pPr>
              <w:spacing w:after="0" w:line="240" w:lineRule="auto"/>
              <w:jc w:val="center"/>
              <w:rPr>
                <w:del w:id="1417" w:author="Kopp, Darin" w:date="2025-02-20T15:34:00Z"/>
                <w:rFonts w:ascii="Calibri" w:eastAsia="Times New Roman" w:hAnsi="Calibri" w:cs="Calibri"/>
                <w:color w:val="000000"/>
                <w:sz w:val="16"/>
                <w:szCs w:val="16"/>
              </w:rPr>
            </w:pPr>
            <w:del w:id="1418" w:author="Kopp, Darin" w:date="2025-02-20T15:34:00Z">
              <w:r w:rsidRPr="00B628B2">
                <w:rPr>
                  <w:rFonts w:ascii="Calibri" w:eastAsia="Times New Roman" w:hAnsi="Calibri" w:cs="Calibri"/>
                  <w:color w:val="000000"/>
                  <w:sz w:val="16"/>
                  <w:szCs w:val="16"/>
                </w:rPr>
                <w:delText>0.01</w:delText>
              </w:r>
            </w:del>
          </w:p>
        </w:tc>
      </w:tr>
      <w:tr w:rsidR="002946DA" w:rsidRPr="00B628B2" w14:paraId="28ABC62C" w14:textId="77777777" w:rsidTr="00D12780">
        <w:trPr>
          <w:trHeight w:val="300"/>
          <w:del w:id="1419" w:author="Kopp, Darin" w:date="2025-02-20T15:34:00Z"/>
        </w:trPr>
        <w:tc>
          <w:tcPr>
            <w:tcW w:w="639" w:type="pct"/>
            <w:shd w:val="clear" w:color="auto" w:fill="auto"/>
            <w:noWrap/>
            <w:vAlign w:val="center"/>
            <w:hideMark/>
          </w:tcPr>
          <w:p w14:paraId="700EF6E2" w14:textId="77777777" w:rsidR="00B628B2" w:rsidRPr="00B628B2" w:rsidRDefault="00B628B2" w:rsidP="00D12780">
            <w:pPr>
              <w:spacing w:after="0" w:line="240" w:lineRule="auto"/>
              <w:rPr>
                <w:del w:id="1420" w:author="Kopp, Darin" w:date="2025-02-20T15:34:00Z"/>
                <w:rFonts w:ascii="Calibri" w:eastAsia="Times New Roman" w:hAnsi="Calibri" w:cs="Calibri"/>
                <w:color w:val="000000"/>
                <w:sz w:val="16"/>
                <w:szCs w:val="16"/>
              </w:rPr>
            </w:pPr>
            <w:del w:id="1421" w:author="Kopp, Darin" w:date="2025-02-20T15:34:00Z">
              <w:r w:rsidRPr="00B628B2">
                <w:rPr>
                  <w:rFonts w:ascii="Calibri" w:eastAsia="Times New Roman" w:hAnsi="Calibri" w:cs="Calibri"/>
                  <w:color w:val="000000"/>
                  <w:sz w:val="16"/>
                  <w:szCs w:val="16"/>
                </w:rPr>
                <w:delText>Non-Insects</w:delText>
              </w:r>
            </w:del>
          </w:p>
        </w:tc>
        <w:tc>
          <w:tcPr>
            <w:tcW w:w="242" w:type="pct"/>
            <w:shd w:val="clear" w:color="auto" w:fill="auto"/>
            <w:noWrap/>
            <w:vAlign w:val="bottom"/>
            <w:hideMark/>
          </w:tcPr>
          <w:p w14:paraId="0922381D" w14:textId="77777777" w:rsidR="00B628B2" w:rsidRPr="00B628B2" w:rsidRDefault="00B628B2" w:rsidP="00341715">
            <w:pPr>
              <w:spacing w:after="0" w:line="240" w:lineRule="auto"/>
              <w:jc w:val="center"/>
              <w:rPr>
                <w:del w:id="1422" w:author="Kopp, Darin" w:date="2025-02-20T15:34:00Z"/>
                <w:rFonts w:ascii="Calibri" w:eastAsia="Times New Roman" w:hAnsi="Calibri" w:cs="Calibri"/>
                <w:color w:val="000000"/>
                <w:sz w:val="16"/>
                <w:szCs w:val="16"/>
              </w:rPr>
            </w:pPr>
            <w:del w:id="1423" w:author="Kopp, Darin" w:date="2025-02-20T15:34:00Z">
              <w:r w:rsidRPr="00B628B2">
                <w:rPr>
                  <w:rFonts w:ascii="Calibri" w:eastAsia="Times New Roman" w:hAnsi="Calibri" w:cs="Calibri"/>
                  <w:color w:val="000000"/>
                  <w:sz w:val="16"/>
                  <w:szCs w:val="16"/>
                </w:rPr>
                <w:delText>0.14</w:delText>
              </w:r>
            </w:del>
          </w:p>
        </w:tc>
        <w:tc>
          <w:tcPr>
            <w:tcW w:w="242" w:type="pct"/>
            <w:shd w:val="clear" w:color="auto" w:fill="auto"/>
            <w:noWrap/>
            <w:vAlign w:val="bottom"/>
            <w:hideMark/>
          </w:tcPr>
          <w:p w14:paraId="00CF5554" w14:textId="77777777" w:rsidR="00B628B2" w:rsidRPr="00B628B2" w:rsidRDefault="00B628B2" w:rsidP="00341715">
            <w:pPr>
              <w:spacing w:after="0" w:line="240" w:lineRule="auto"/>
              <w:jc w:val="center"/>
              <w:rPr>
                <w:del w:id="1424" w:author="Kopp, Darin" w:date="2025-02-20T15:34:00Z"/>
                <w:rFonts w:ascii="Calibri" w:eastAsia="Times New Roman" w:hAnsi="Calibri" w:cs="Calibri"/>
                <w:color w:val="000000"/>
                <w:sz w:val="16"/>
                <w:szCs w:val="16"/>
              </w:rPr>
            </w:pPr>
            <w:del w:id="1425"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2D09321C" w14:textId="77777777" w:rsidR="00B628B2" w:rsidRPr="00B628B2" w:rsidRDefault="00B628B2" w:rsidP="00341715">
            <w:pPr>
              <w:spacing w:after="0" w:line="240" w:lineRule="auto"/>
              <w:jc w:val="center"/>
              <w:rPr>
                <w:del w:id="1426" w:author="Kopp, Darin" w:date="2025-02-20T15:34:00Z"/>
                <w:rFonts w:ascii="Calibri" w:eastAsia="Times New Roman" w:hAnsi="Calibri" w:cs="Calibri"/>
                <w:color w:val="000000"/>
                <w:sz w:val="16"/>
                <w:szCs w:val="16"/>
              </w:rPr>
            </w:pPr>
            <w:del w:id="1427"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54D437A9" w14:textId="77777777" w:rsidR="00B628B2" w:rsidRPr="00B628B2" w:rsidRDefault="00B628B2" w:rsidP="00341715">
            <w:pPr>
              <w:spacing w:after="0" w:line="240" w:lineRule="auto"/>
              <w:jc w:val="center"/>
              <w:rPr>
                <w:del w:id="1428" w:author="Kopp, Darin" w:date="2025-02-20T15:34:00Z"/>
                <w:rFonts w:ascii="Calibri" w:eastAsia="Times New Roman" w:hAnsi="Calibri" w:cs="Calibri"/>
                <w:color w:val="000000"/>
                <w:sz w:val="16"/>
                <w:szCs w:val="16"/>
              </w:rPr>
            </w:pPr>
            <w:del w:id="1429" w:author="Kopp, Darin" w:date="2025-02-20T15:34:00Z">
              <w:r w:rsidRPr="00B628B2">
                <w:rPr>
                  <w:rFonts w:ascii="Calibri" w:eastAsia="Times New Roman" w:hAnsi="Calibri" w:cs="Calibri"/>
                  <w:color w:val="000000"/>
                  <w:sz w:val="16"/>
                  <w:szCs w:val="16"/>
                </w:rPr>
                <w:delText>0.17</w:delText>
              </w:r>
            </w:del>
          </w:p>
        </w:tc>
        <w:tc>
          <w:tcPr>
            <w:tcW w:w="242" w:type="pct"/>
            <w:shd w:val="clear" w:color="auto" w:fill="auto"/>
            <w:noWrap/>
            <w:vAlign w:val="bottom"/>
            <w:hideMark/>
          </w:tcPr>
          <w:p w14:paraId="6C682B6A" w14:textId="77777777" w:rsidR="00B628B2" w:rsidRPr="00B628B2" w:rsidRDefault="00B628B2" w:rsidP="00341715">
            <w:pPr>
              <w:spacing w:after="0" w:line="240" w:lineRule="auto"/>
              <w:jc w:val="center"/>
              <w:rPr>
                <w:del w:id="1430" w:author="Kopp, Darin" w:date="2025-02-20T15:34:00Z"/>
                <w:rFonts w:ascii="Calibri" w:eastAsia="Times New Roman" w:hAnsi="Calibri" w:cs="Calibri"/>
                <w:color w:val="000000"/>
                <w:sz w:val="16"/>
                <w:szCs w:val="16"/>
              </w:rPr>
            </w:pPr>
            <w:del w:id="1431"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735681EF" w14:textId="77777777" w:rsidR="00B628B2" w:rsidRPr="00B628B2" w:rsidRDefault="00B628B2" w:rsidP="00341715">
            <w:pPr>
              <w:spacing w:after="0" w:line="240" w:lineRule="auto"/>
              <w:jc w:val="center"/>
              <w:rPr>
                <w:del w:id="1432" w:author="Kopp, Darin" w:date="2025-02-20T15:34:00Z"/>
                <w:rFonts w:ascii="Calibri" w:eastAsia="Times New Roman" w:hAnsi="Calibri" w:cs="Calibri"/>
                <w:color w:val="000000"/>
                <w:sz w:val="16"/>
                <w:szCs w:val="16"/>
              </w:rPr>
            </w:pPr>
            <w:del w:id="1433" w:author="Kopp, Darin" w:date="2025-02-20T15:34:00Z">
              <w:r w:rsidRPr="00B628B2">
                <w:rPr>
                  <w:rFonts w:ascii="Calibri" w:eastAsia="Times New Roman" w:hAnsi="Calibri" w:cs="Calibri"/>
                  <w:color w:val="000000"/>
                  <w:sz w:val="16"/>
                  <w:szCs w:val="16"/>
                </w:rPr>
                <w:delText>0.22</w:delText>
              </w:r>
            </w:del>
          </w:p>
        </w:tc>
        <w:tc>
          <w:tcPr>
            <w:tcW w:w="242" w:type="pct"/>
            <w:shd w:val="clear" w:color="auto" w:fill="auto"/>
            <w:noWrap/>
            <w:vAlign w:val="bottom"/>
            <w:hideMark/>
          </w:tcPr>
          <w:p w14:paraId="58C3948D" w14:textId="77777777" w:rsidR="00B628B2" w:rsidRPr="00B628B2" w:rsidRDefault="00B628B2" w:rsidP="00341715">
            <w:pPr>
              <w:spacing w:after="0" w:line="240" w:lineRule="auto"/>
              <w:jc w:val="center"/>
              <w:rPr>
                <w:del w:id="1434" w:author="Kopp, Darin" w:date="2025-02-20T15:34:00Z"/>
                <w:rFonts w:ascii="Calibri" w:eastAsia="Times New Roman" w:hAnsi="Calibri" w:cs="Calibri"/>
                <w:color w:val="000000"/>
                <w:sz w:val="16"/>
                <w:szCs w:val="16"/>
              </w:rPr>
            </w:pPr>
            <w:del w:id="1435"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6226C042" w14:textId="77777777" w:rsidR="00B628B2" w:rsidRPr="00B628B2" w:rsidRDefault="00B628B2" w:rsidP="00341715">
            <w:pPr>
              <w:spacing w:after="0" w:line="240" w:lineRule="auto"/>
              <w:jc w:val="center"/>
              <w:rPr>
                <w:del w:id="1436" w:author="Kopp, Darin" w:date="2025-02-20T15:34:00Z"/>
                <w:rFonts w:ascii="Calibri" w:eastAsia="Times New Roman" w:hAnsi="Calibri" w:cs="Calibri"/>
                <w:color w:val="000000"/>
                <w:sz w:val="16"/>
                <w:szCs w:val="16"/>
              </w:rPr>
            </w:pPr>
            <w:del w:id="1437" w:author="Kopp, Darin" w:date="2025-02-20T15:34:00Z">
              <w:r w:rsidRPr="00B628B2">
                <w:rPr>
                  <w:rFonts w:ascii="Calibri" w:eastAsia="Times New Roman" w:hAnsi="Calibri" w:cs="Calibri"/>
                  <w:color w:val="000000"/>
                  <w:sz w:val="16"/>
                  <w:szCs w:val="16"/>
                </w:rPr>
                <w:delText>0.11</w:delText>
              </w:r>
            </w:del>
          </w:p>
        </w:tc>
        <w:tc>
          <w:tcPr>
            <w:tcW w:w="242" w:type="pct"/>
            <w:shd w:val="clear" w:color="auto" w:fill="auto"/>
            <w:noWrap/>
            <w:vAlign w:val="bottom"/>
            <w:hideMark/>
          </w:tcPr>
          <w:p w14:paraId="03AA986B" w14:textId="77777777" w:rsidR="00B628B2" w:rsidRPr="00B628B2" w:rsidRDefault="00B628B2" w:rsidP="00341715">
            <w:pPr>
              <w:spacing w:after="0" w:line="240" w:lineRule="auto"/>
              <w:jc w:val="center"/>
              <w:rPr>
                <w:del w:id="1438" w:author="Kopp, Darin" w:date="2025-02-20T15:34:00Z"/>
                <w:rFonts w:ascii="Calibri" w:eastAsia="Times New Roman" w:hAnsi="Calibri" w:cs="Calibri"/>
                <w:color w:val="000000"/>
                <w:sz w:val="16"/>
                <w:szCs w:val="16"/>
              </w:rPr>
            </w:pPr>
            <w:del w:id="1439"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42A5FEB0" w14:textId="77777777" w:rsidR="00B628B2" w:rsidRPr="00B628B2" w:rsidRDefault="00B628B2" w:rsidP="00341715">
            <w:pPr>
              <w:spacing w:after="0" w:line="240" w:lineRule="auto"/>
              <w:jc w:val="center"/>
              <w:rPr>
                <w:del w:id="1440" w:author="Kopp, Darin" w:date="2025-02-20T15:34:00Z"/>
                <w:rFonts w:ascii="Calibri" w:eastAsia="Times New Roman" w:hAnsi="Calibri" w:cs="Calibri"/>
                <w:color w:val="000000"/>
                <w:sz w:val="16"/>
                <w:szCs w:val="16"/>
              </w:rPr>
            </w:pPr>
            <w:del w:id="1441" w:author="Kopp, Darin" w:date="2025-02-20T15:34:00Z">
              <w:r w:rsidRPr="00B628B2">
                <w:rPr>
                  <w:rFonts w:ascii="Calibri" w:eastAsia="Times New Roman" w:hAnsi="Calibri" w:cs="Calibri"/>
                  <w:color w:val="000000"/>
                  <w:sz w:val="16"/>
                  <w:szCs w:val="16"/>
                </w:rPr>
                <w:delText>0.17</w:delText>
              </w:r>
            </w:del>
          </w:p>
        </w:tc>
        <w:tc>
          <w:tcPr>
            <w:tcW w:w="242" w:type="pct"/>
            <w:shd w:val="clear" w:color="auto" w:fill="auto"/>
            <w:noWrap/>
            <w:vAlign w:val="bottom"/>
            <w:hideMark/>
          </w:tcPr>
          <w:p w14:paraId="75287A27" w14:textId="77777777" w:rsidR="00B628B2" w:rsidRPr="00B628B2" w:rsidRDefault="00B628B2" w:rsidP="00341715">
            <w:pPr>
              <w:spacing w:after="0" w:line="240" w:lineRule="auto"/>
              <w:jc w:val="center"/>
              <w:rPr>
                <w:del w:id="1442" w:author="Kopp, Darin" w:date="2025-02-20T15:34:00Z"/>
                <w:rFonts w:ascii="Calibri" w:eastAsia="Times New Roman" w:hAnsi="Calibri" w:cs="Calibri"/>
                <w:color w:val="000000"/>
                <w:sz w:val="16"/>
                <w:szCs w:val="16"/>
              </w:rPr>
            </w:pPr>
            <w:del w:id="1443" w:author="Kopp, Darin" w:date="2025-02-20T15:34:00Z">
              <w:r w:rsidRPr="00B628B2">
                <w:rPr>
                  <w:rFonts w:ascii="Calibri" w:eastAsia="Times New Roman" w:hAnsi="Calibri" w:cs="Calibri"/>
                  <w:color w:val="000000"/>
                  <w:sz w:val="16"/>
                  <w:szCs w:val="16"/>
                </w:rPr>
                <w:delText>0.12</w:delText>
              </w:r>
            </w:del>
          </w:p>
        </w:tc>
        <w:tc>
          <w:tcPr>
            <w:tcW w:w="242" w:type="pct"/>
            <w:shd w:val="clear" w:color="auto" w:fill="auto"/>
            <w:noWrap/>
            <w:vAlign w:val="bottom"/>
            <w:hideMark/>
          </w:tcPr>
          <w:p w14:paraId="2CE330AA" w14:textId="77777777" w:rsidR="00B628B2" w:rsidRPr="00B628B2" w:rsidRDefault="00B628B2" w:rsidP="00341715">
            <w:pPr>
              <w:spacing w:after="0" w:line="240" w:lineRule="auto"/>
              <w:jc w:val="center"/>
              <w:rPr>
                <w:del w:id="1444" w:author="Kopp, Darin" w:date="2025-02-20T15:34:00Z"/>
                <w:rFonts w:ascii="Calibri" w:eastAsia="Times New Roman" w:hAnsi="Calibri" w:cs="Calibri"/>
                <w:color w:val="000000"/>
                <w:sz w:val="16"/>
                <w:szCs w:val="16"/>
              </w:rPr>
            </w:pPr>
            <w:del w:id="1445"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22CEC566" w14:textId="77777777" w:rsidR="00B628B2" w:rsidRPr="00B628B2" w:rsidRDefault="00B628B2" w:rsidP="00341715">
            <w:pPr>
              <w:spacing w:after="0" w:line="240" w:lineRule="auto"/>
              <w:jc w:val="center"/>
              <w:rPr>
                <w:del w:id="1446" w:author="Kopp, Darin" w:date="2025-02-20T15:34:00Z"/>
                <w:rFonts w:ascii="Calibri" w:eastAsia="Times New Roman" w:hAnsi="Calibri" w:cs="Calibri"/>
                <w:color w:val="000000"/>
                <w:sz w:val="16"/>
                <w:szCs w:val="16"/>
              </w:rPr>
            </w:pPr>
            <w:del w:id="1447"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71779326" w14:textId="77777777" w:rsidR="00B628B2" w:rsidRPr="00B628B2" w:rsidRDefault="00B628B2" w:rsidP="00341715">
            <w:pPr>
              <w:spacing w:after="0" w:line="240" w:lineRule="auto"/>
              <w:jc w:val="center"/>
              <w:rPr>
                <w:del w:id="1448" w:author="Kopp, Darin" w:date="2025-02-20T15:34:00Z"/>
                <w:rFonts w:ascii="Calibri" w:eastAsia="Times New Roman" w:hAnsi="Calibri" w:cs="Calibri"/>
                <w:color w:val="000000"/>
                <w:sz w:val="16"/>
                <w:szCs w:val="16"/>
              </w:rPr>
            </w:pPr>
            <w:del w:id="1449"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13550262" w14:textId="77777777" w:rsidR="00B628B2" w:rsidRPr="00B628B2" w:rsidRDefault="00B628B2" w:rsidP="00341715">
            <w:pPr>
              <w:spacing w:after="0" w:line="240" w:lineRule="auto"/>
              <w:jc w:val="center"/>
              <w:rPr>
                <w:del w:id="1450" w:author="Kopp, Darin" w:date="2025-02-20T15:34:00Z"/>
                <w:rFonts w:ascii="Calibri" w:eastAsia="Times New Roman" w:hAnsi="Calibri" w:cs="Calibri"/>
                <w:color w:val="000000"/>
                <w:sz w:val="16"/>
                <w:szCs w:val="16"/>
              </w:rPr>
            </w:pPr>
            <w:del w:id="1451"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3F491A88" w14:textId="77777777" w:rsidR="00B628B2" w:rsidRPr="00B628B2" w:rsidRDefault="00B628B2" w:rsidP="00341715">
            <w:pPr>
              <w:spacing w:after="0" w:line="240" w:lineRule="auto"/>
              <w:jc w:val="center"/>
              <w:rPr>
                <w:del w:id="1452" w:author="Kopp, Darin" w:date="2025-02-20T15:34:00Z"/>
                <w:rFonts w:ascii="Calibri" w:eastAsia="Times New Roman" w:hAnsi="Calibri" w:cs="Calibri"/>
                <w:color w:val="000000"/>
                <w:sz w:val="16"/>
                <w:szCs w:val="16"/>
              </w:rPr>
            </w:pPr>
            <w:del w:id="1453" w:author="Kopp, Darin" w:date="2025-02-20T15:34:00Z">
              <w:r w:rsidRPr="00B628B2">
                <w:rPr>
                  <w:rFonts w:ascii="Calibri" w:eastAsia="Times New Roman" w:hAnsi="Calibri" w:cs="Calibri"/>
                  <w:color w:val="000000"/>
                  <w:sz w:val="16"/>
                  <w:szCs w:val="16"/>
                </w:rPr>
                <w:delText>0.08</w:delText>
              </w:r>
            </w:del>
          </w:p>
        </w:tc>
        <w:tc>
          <w:tcPr>
            <w:tcW w:w="242" w:type="pct"/>
            <w:shd w:val="clear" w:color="auto" w:fill="auto"/>
            <w:noWrap/>
            <w:vAlign w:val="bottom"/>
            <w:hideMark/>
          </w:tcPr>
          <w:p w14:paraId="728B9E55" w14:textId="77777777" w:rsidR="00B628B2" w:rsidRPr="00B628B2" w:rsidRDefault="00B628B2" w:rsidP="00341715">
            <w:pPr>
              <w:spacing w:after="0" w:line="240" w:lineRule="auto"/>
              <w:jc w:val="center"/>
              <w:rPr>
                <w:del w:id="1454" w:author="Kopp, Darin" w:date="2025-02-20T15:34:00Z"/>
                <w:rFonts w:ascii="Calibri" w:eastAsia="Times New Roman" w:hAnsi="Calibri" w:cs="Calibri"/>
                <w:color w:val="000000"/>
                <w:sz w:val="16"/>
                <w:szCs w:val="16"/>
              </w:rPr>
            </w:pPr>
            <w:del w:id="1455"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7146154B" w14:textId="77777777" w:rsidR="00B628B2" w:rsidRPr="00B628B2" w:rsidRDefault="00B628B2" w:rsidP="00341715">
            <w:pPr>
              <w:spacing w:after="0" w:line="240" w:lineRule="auto"/>
              <w:jc w:val="center"/>
              <w:rPr>
                <w:del w:id="1456" w:author="Kopp, Darin" w:date="2025-02-20T15:34:00Z"/>
                <w:rFonts w:ascii="Calibri" w:eastAsia="Times New Roman" w:hAnsi="Calibri" w:cs="Calibri"/>
                <w:color w:val="000000"/>
                <w:sz w:val="16"/>
                <w:szCs w:val="16"/>
              </w:rPr>
            </w:pPr>
            <w:del w:id="1457" w:author="Kopp, Darin" w:date="2025-02-20T15:34:00Z">
              <w:r w:rsidRPr="00B628B2">
                <w:rPr>
                  <w:rFonts w:ascii="Calibri" w:eastAsia="Times New Roman" w:hAnsi="Calibri" w:cs="Calibri"/>
                  <w:color w:val="000000"/>
                  <w:sz w:val="16"/>
                  <w:szCs w:val="16"/>
                </w:rPr>
                <w:delText>0.12</w:delText>
              </w:r>
            </w:del>
          </w:p>
        </w:tc>
      </w:tr>
      <w:tr w:rsidR="002946DA" w:rsidRPr="00B628B2" w14:paraId="61B11A38" w14:textId="77777777" w:rsidTr="00D12780">
        <w:trPr>
          <w:trHeight w:val="300"/>
          <w:del w:id="1458" w:author="Kopp, Darin" w:date="2025-02-20T15:34:00Z"/>
        </w:trPr>
        <w:tc>
          <w:tcPr>
            <w:tcW w:w="639" w:type="pct"/>
            <w:shd w:val="clear" w:color="auto" w:fill="auto"/>
            <w:noWrap/>
            <w:vAlign w:val="center"/>
            <w:hideMark/>
          </w:tcPr>
          <w:p w14:paraId="60DE5D6D" w14:textId="77777777" w:rsidR="00B628B2" w:rsidRPr="00B628B2" w:rsidRDefault="00D12780" w:rsidP="00D12780">
            <w:pPr>
              <w:spacing w:after="0" w:line="240" w:lineRule="auto"/>
              <w:rPr>
                <w:del w:id="1459" w:author="Kopp, Darin" w:date="2025-02-20T15:34:00Z"/>
                <w:rFonts w:ascii="Calibri" w:eastAsia="Times New Roman" w:hAnsi="Calibri" w:cs="Calibri"/>
                <w:color w:val="000000"/>
                <w:sz w:val="16"/>
                <w:szCs w:val="16"/>
              </w:rPr>
            </w:pPr>
            <w:del w:id="1460" w:author="Kopp, Darin" w:date="2025-02-20T15:34:00Z">
              <w:r>
                <w:rPr>
                  <w:rFonts w:ascii="Calibri" w:eastAsia="Times New Roman" w:hAnsi="Calibri" w:cs="Calibri"/>
                  <w:color w:val="000000"/>
                  <w:sz w:val="16"/>
                  <w:szCs w:val="16"/>
                </w:rPr>
                <w:delText xml:space="preserve">     </w:delText>
              </w:r>
              <w:r w:rsidR="00B628B2" w:rsidRPr="00B628B2">
                <w:rPr>
                  <w:rFonts w:ascii="Calibri" w:eastAsia="Times New Roman" w:hAnsi="Calibri" w:cs="Calibri"/>
                  <w:color w:val="000000"/>
                  <w:sz w:val="16"/>
                  <w:szCs w:val="16"/>
                </w:rPr>
                <w:delText>ARTHROPODA</w:delText>
              </w:r>
            </w:del>
          </w:p>
        </w:tc>
        <w:tc>
          <w:tcPr>
            <w:tcW w:w="242" w:type="pct"/>
            <w:shd w:val="clear" w:color="auto" w:fill="auto"/>
            <w:noWrap/>
            <w:vAlign w:val="bottom"/>
            <w:hideMark/>
          </w:tcPr>
          <w:p w14:paraId="4DB2F776" w14:textId="77777777" w:rsidR="00B628B2" w:rsidRPr="00B628B2" w:rsidRDefault="00B628B2" w:rsidP="00341715">
            <w:pPr>
              <w:spacing w:after="0" w:line="240" w:lineRule="auto"/>
              <w:jc w:val="center"/>
              <w:rPr>
                <w:del w:id="1461" w:author="Kopp, Darin" w:date="2025-02-20T15:34:00Z"/>
                <w:rFonts w:ascii="Calibri" w:eastAsia="Times New Roman" w:hAnsi="Calibri" w:cs="Calibri"/>
                <w:color w:val="000000"/>
                <w:sz w:val="16"/>
                <w:szCs w:val="16"/>
              </w:rPr>
            </w:pPr>
            <w:del w:id="1462" w:author="Kopp, Darin" w:date="2025-02-20T15:34:00Z">
              <w:r w:rsidRPr="00B628B2">
                <w:rPr>
                  <w:rFonts w:ascii="Calibri" w:eastAsia="Times New Roman" w:hAnsi="Calibri" w:cs="Calibri"/>
                  <w:color w:val="000000"/>
                  <w:sz w:val="16"/>
                  <w:szCs w:val="16"/>
                </w:rPr>
                <w:delText>0.23</w:delText>
              </w:r>
            </w:del>
          </w:p>
        </w:tc>
        <w:tc>
          <w:tcPr>
            <w:tcW w:w="242" w:type="pct"/>
            <w:shd w:val="clear" w:color="auto" w:fill="auto"/>
            <w:noWrap/>
            <w:vAlign w:val="bottom"/>
            <w:hideMark/>
          </w:tcPr>
          <w:p w14:paraId="65CC540A" w14:textId="77777777" w:rsidR="00B628B2" w:rsidRPr="00B628B2" w:rsidRDefault="00B628B2" w:rsidP="00341715">
            <w:pPr>
              <w:spacing w:after="0" w:line="240" w:lineRule="auto"/>
              <w:jc w:val="center"/>
              <w:rPr>
                <w:del w:id="1463" w:author="Kopp, Darin" w:date="2025-02-20T15:34:00Z"/>
                <w:rFonts w:ascii="Calibri" w:eastAsia="Times New Roman" w:hAnsi="Calibri" w:cs="Calibri"/>
                <w:color w:val="000000"/>
                <w:sz w:val="16"/>
                <w:szCs w:val="16"/>
              </w:rPr>
            </w:pPr>
            <w:del w:id="1464" w:author="Kopp, Darin" w:date="2025-02-20T15:34:00Z">
              <w:r w:rsidRPr="00B628B2">
                <w:rPr>
                  <w:rFonts w:ascii="Calibri" w:eastAsia="Times New Roman" w:hAnsi="Calibri" w:cs="Calibri"/>
                  <w:color w:val="000000"/>
                  <w:sz w:val="16"/>
                  <w:szCs w:val="16"/>
                </w:rPr>
                <w:delText>0.12</w:delText>
              </w:r>
            </w:del>
          </w:p>
        </w:tc>
        <w:tc>
          <w:tcPr>
            <w:tcW w:w="242" w:type="pct"/>
            <w:shd w:val="clear" w:color="auto" w:fill="auto"/>
            <w:noWrap/>
            <w:vAlign w:val="bottom"/>
            <w:hideMark/>
          </w:tcPr>
          <w:p w14:paraId="6AC0EC3B" w14:textId="77777777" w:rsidR="00B628B2" w:rsidRPr="00B628B2" w:rsidRDefault="00B628B2" w:rsidP="00341715">
            <w:pPr>
              <w:spacing w:after="0" w:line="240" w:lineRule="auto"/>
              <w:jc w:val="center"/>
              <w:rPr>
                <w:del w:id="1465" w:author="Kopp, Darin" w:date="2025-02-20T15:34:00Z"/>
                <w:rFonts w:ascii="Calibri" w:eastAsia="Times New Roman" w:hAnsi="Calibri" w:cs="Calibri"/>
                <w:color w:val="000000"/>
                <w:sz w:val="16"/>
                <w:szCs w:val="16"/>
              </w:rPr>
            </w:pPr>
            <w:del w:id="1466"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06338328" w14:textId="77777777" w:rsidR="00B628B2" w:rsidRPr="00B628B2" w:rsidRDefault="00B628B2" w:rsidP="00341715">
            <w:pPr>
              <w:spacing w:after="0" w:line="240" w:lineRule="auto"/>
              <w:jc w:val="center"/>
              <w:rPr>
                <w:del w:id="1467" w:author="Kopp, Darin" w:date="2025-02-20T15:34:00Z"/>
                <w:rFonts w:ascii="Calibri" w:eastAsia="Times New Roman" w:hAnsi="Calibri" w:cs="Calibri"/>
                <w:color w:val="000000"/>
                <w:sz w:val="16"/>
                <w:szCs w:val="16"/>
              </w:rPr>
            </w:pPr>
            <w:del w:id="1468" w:author="Kopp, Darin" w:date="2025-02-20T15:34:00Z">
              <w:r w:rsidRPr="00B628B2">
                <w:rPr>
                  <w:rFonts w:ascii="Calibri" w:eastAsia="Times New Roman" w:hAnsi="Calibri" w:cs="Calibri"/>
                  <w:color w:val="000000"/>
                  <w:sz w:val="16"/>
                  <w:szCs w:val="16"/>
                </w:rPr>
                <w:delText>0.18</w:delText>
              </w:r>
            </w:del>
          </w:p>
        </w:tc>
        <w:tc>
          <w:tcPr>
            <w:tcW w:w="242" w:type="pct"/>
            <w:shd w:val="clear" w:color="auto" w:fill="auto"/>
            <w:noWrap/>
            <w:vAlign w:val="bottom"/>
            <w:hideMark/>
          </w:tcPr>
          <w:p w14:paraId="013B4258" w14:textId="77777777" w:rsidR="00B628B2" w:rsidRPr="00B628B2" w:rsidRDefault="00B628B2" w:rsidP="00341715">
            <w:pPr>
              <w:spacing w:after="0" w:line="240" w:lineRule="auto"/>
              <w:jc w:val="center"/>
              <w:rPr>
                <w:del w:id="1469" w:author="Kopp, Darin" w:date="2025-02-20T15:34:00Z"/>
                <w:rFonts w:ascii="Calibri" w:eastAsia="Times New Roman" w:hAnsi="Calibri" w:cs="Calibri"/>
                <w:color w:val="000000"/>
                <w:sz w:val="16"/>
                <w:szCs w:val="16"/>
              </w:rPr>
            </w:pPr>
            <w:del w:id="1470" w:author="Kopp, Darin" w:date="2025-02-20T15:34:00Z">
              <w:r w:rsidRPr="00B628B2">
                <w:rPr>
                  <w:rFonts w:ascii="Calibri" w:eastAsia="Times New Roman" w:hAnsi="Calibri" w:cs="Calibri"/>
                  <w:color w:val="000000"/>
                  <w:sz w:val="16"/>
                  <w:szCs w:val="16"/>
                </w:rPr>
                <w:delText>0.09</w:delText>
              </w:r>
            </w:del>
          </w:p>
        </w:tc>
        <w:tc>
          <w:tcPr>
            <w:tcW w:w="242" w:type="pct"/>
            <w:shd w:val="clear" w:color="auto" w:fill="auto"/>
            <w:noWrap/>
            <w:vAlign w:val="bottom"/>
            <w:hideMark/>
          </w:tcPr>
          <w:p w14:paraId="596CCEE8" w14:textId="77777777" w:rsidR="00B628B2" w:rsidRPr="00B628B2" w:rsidRDefault="00B628B2" w:rsidP="00341715">
            <w:pPr>
              <w:spacing w:after="0" w:line="240" w:lineRule="auto"/>
              <w:jc w:val="center"/>
              <w:rPr>
                <w:del w:id="1471" w:author="Kopp, Darin" w:date="2025-02-20T15:34:00Z"/>
                <w:rFonts w:ascii="Calibri" w:eastAsia="Times New Roman" w:hAnsi="Calibri" w:cs="Calibri"/>
                <w:color w:val="000000"/>
                <w:sz w:val="16"/>
                <w:szCs w:val="16"/>
              </w:rPr>
            </w:pPr>
            <w:del w:id="1472" w:author="Kopp, Darin" w:date="2025-02-20T15:34:00Z">
              <w:r w:rsidRPr="00B628B2">
                <w:rPr>
                  <w:rFonts w:ascii="Calibri" w:eastAsia="Times New Roman" w:hAnsi="Calibri" w:cs="Calibri"/>
                  <w:color w:val="000000"/>
                  <w:sz w:val="16"/>
                  <w:szCs w:val="16"/>
                </w:rPr>
                <w:delText>0.01</w:delText>
              </w:r>
            </w:del>
          </w:p>
        </w:tc>
        <w:tc>
          <w:tcPr>
            <w:tcW w:w="242" w:type="pct"/>
            <w:shd w:val="clear" w:color="auto" w:fill="auto"/>
            <w:noWrap/>
            <w:vAlign w:val="bottom"/>
            <w:hideMark/>
          </w:tcPr>
          <w:p w14:paraId="3E4A892D" w14:textId="77777777" w:rsidR="00B628B2" w:rsidRPr="00B628B2" w:rsidRDefault="00B628B2" w:rsidP="00341715">
            <w:pPr>
              <w:spacing w:after="0" w:line="240" w:lineRule="auto"/>
              <w:jc w:val="center"/>
              <w:rPr>
                <w:del w:id="1473" w:author="Kopp, Darin" w:date="2025-02-20T15:34:00Z"/>
                <w:rFonts w:ascii="Calibri" w:eastAsia="Times New Roman" w:hAnsi="Calibri" w:cs="Calibri"/>
                <w:color w:val="000000"/>
                <w:sz w:val="16"/>
                <w:szCs w:val="16"/>
              </w:rPr>
            </w:pPr>
            <w:del w:id="1474" w:author="Kopp, Darin" w:date="2025-02-20T15:34:00Z">
              <w:r w:rsidRPr="00B628B2">
                <w:rPr>
                  <w:rFonts w:ascii="Calibri" w:eastAsia="Times New Roman" w:hAnsi="Calibri" w:cs="Calibri"/>
                  <w:color w:val="000000"/>
                  <w:sz w:val="16"/>
                  <w:szCs w:val="16"/>
                </w:rPr>
                <w:delText>0.08</w:delText>
              </w:r>
            </w:del>
          </w:p>
        </w:tc>
        <w:tc>
          <w:tcPr>
            <w:tcW w:w="242" w:type="pct"/>
            <w:shd w:val="clear" w:color="auto" w:fill="auto"/>
            <w:noWrap/>
            <w:vAlign w:val="bottom"/>
            <w:hideMark/>
          </w:tcPr>
          <w:p w14:paraId="4C7D620E" w14:textId="77777777" w:rsidR="00B628B2" w:rsidRPr="00B628B2" w:rsidRDefault="00B628B2" w:rsidP="00341715">
            <w:pPr>
              <w:spacing w:after="0" w:line="240" w:lineRule="auto"/>
              <w:jc w:val="center"/>
              <w:rPr>
                <w:del w:id="1475" w:author="Kopp, Darin" w:date="2025-02-20T15:34:00Z"/>
                <w:rFonts w:ascii="Calibri" w:eastAsia="Times New Roman" w:hAnsi="Calibri" w:cs="Calibri"/>
                <w:color w:val="000000"/>
                <w:sz w:val="16"/>
                <w:szCs w:val="16"/>
              </w:rPr>
            </w:pPr>
            <w:del w:id="1476" w:author="Kopp, Darin" w:date="2025-02-20T15:34:00Z">
              <w:r w:rsidRPr="00B628B2">
                <w:rPr>
                  <w:rFonts w:ascii="Calibri" w:eastAsia="Times New Roman" w:hAnsi="Calibri" w:cs="Calibri"/>
                  <w:color w:val="000000"/>
                  <w:sz w:val="16"/>
                  <w:szCs w:val="16"/>
                </w:rPr>
                <w:delText>0.09</w:delText>
              </w:r>
            </w:del>
          </w:p>
        </w:tc>
        <w:tc>
          <w:tcPr>
            <w:tcW w:w="242" w:type="pct"/>
            <w:shd w:val="clear" w:color="auto" w:fill="auto"/>
            <w:noWrap/>
            <w:vAlign w:val="bottom"/>
            <w:hideMark/>
          </w:tcPr>
          <w:p w14:paraId="0127A3B5" w14:textId="77777777" w:rsidR="00B628B2" w:rsidRPr="00B628B2" w:rsidRDefault="00B628B2" w:rsidP="00341715">
            <w:pPr>
              <w:spacing w:after="0" w:line="240" w:lineRule="auto"/>
              <w:jc w:val="center"/>
              <w:rPr>
                <w:del w:id="1477" w:author="Kopp, Darin" w:date="2025-02-20T15:34:00Z"/>
                <w:rFonts w:ascii="Calibri" w:eastAsia="Times New Roman" w:hAnsi="Calibri" w:cs="Calibri"/>
                <w:color w:val="000000"/>
                <w:sz w:val="16"/>
                <w:szCs w:val="16"/>
              </w:rPr>
            </w:pPr>
            <w:del w:id="1478"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68C00A74" w14:textId="77777777" w:rsidR="00B628B2" w:rsidRPr="00B628B2" w:rsidRDefault="00B628B2" w:rsidP="00341715">
            <w:pPr>
              <w:spacing w:after="0" w:line="240" w:lineRule="auto"/>
              <w:jc w:val="center"/>
              <w:rPr>
                <w:del w:id="1479" w:author="Kopp, Darin" w:date="2025-02-20T15:34:00Z"/>
                <w:rFonts w:ascii="Calibri" w:eastAsia="Times New Roman" w:hAnsi="Calibri" w:cs="Calibri"/>
                <w:color w:val="000000"/>
                <w:sz w:val="16"/>
                <w:szCs w:val="16"/>
              </w:rPr>
            </w:pPr>
            <w:del w:id="1480"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2A5DEAB8" w14:textId="77777777" w:rsidR="00B628B2" w:rsidRPr="00B628B2" w:rsidRDefault="00B628B2" w:rsidP="00341715">
            <w:pPr>
              <w:spacing w:after="0" w:line="240" w:lineRule="auto"/>
              <w:jc w:val="center"/>
              <w:rPr>
                <w:del w:id="1481" w:author="Kopp, Darin" w:date="2025-02-20T15:34:00Z"/>
                <w:rFonts w:ascii="Calibri" w:eastAsia="Times New Roman" w:hAnsi="Calibri" w:cs="Calibri"/>
                <w:color w:val="000000"/>
                <w:sz w:val="16"/>
                <w:szCs w:val="16"/>
              </w:rPr>
            </w:pPr>
            <w:del w:id="1482" w:author="Kopp, Darin" w:date="2025-02-20T15:34:00Z">
              <w:r w:rsidRPr="00B628B2">
                <w:rPr>
                  <w:rFonts w:ascii="Calibri" w:eastAsia="Times New Roman" w:hAnsi="Calibri" w:cs="Calibri"/>
                  <w:color w:val="000000"/>
                  <w:sz w:val="16"/>
                  <w:szCs w:val="16"/>
                </w:rPr>
                <w:delText>0.2</w:delText>
              </w:r>
              <w:r w:rsidR="00C40F3A">
                <w:rPr>
                  <w:rFonts w:ascii="Calibri" w:eastAsia="Times New Roman" w:hAnsi="Calibri" w:cs="Calibri"/>
                  <w:color w:val="000000"/>
                  <w:sz w:val="16"/>
                  <w:szCs w:val="16"/>
                </w:rPr>
                <w:delText>0</w:delText>
              </w:r>
            </w:del>
          </w:p>
        </w:tc>
        <w:tc>
          <w:tcPr>
            <w:tcW w:w="242" w:type="pct"/>
            <w:shd w:val="clear" w:color="auto" w:fill="auto"/>
            <w:noWrap/>
            <w:vAlign w:val="bottom"/>
            <w:hideMark/>
          </w:tcPr>
          <w:p w14:paraId="70026D55" w14:textId="77777777" w:rsidR="00B628B2" w:rsidRPr="00B628B2" w:rsidRDefault="00B628B2" w:rsidP="00341715">
            <w:pPr>
              <w:spacing w:after="0" w:line="240" w:lineRule="auto"/>
              <w:jc w:val="center"/>
              <w:rPr>
                <w:del w:id="1483" w:author="Kopp, Darin" w:date="2025-02-20T15:34:00Z"/>
                <w:rFonts w:ascii="Calibri" w:eastAsia="Times New Roman" w:hAnsi="Calibri" w:cs="Calibri"/>
                <w:color w:val="000000"/>
                <w:sz w:val="16"/>
                <w:szCs w:val="16"/>
              </w:rPr>
            </w:pPr>
            <w:del w:id="1484" w:author="Kopp, Darin" w:date="2025-02-20T15:34:00Z">
              <w:r w:rsidRPr="00B628B2">
                <w:rPr>
                  <w:rFonts w:ascii="Calibri" w:eastAsia="Times New Roman" w:hAnsi="Calibri" w:cs="Calibri"/>
                  <w:color w:val="000000"/>
                  <w:sz w:val="16"/>
                  <w:szCs w:val="16"/>
                </w:rPr>
                <w:delText>0.24</w:delText>
              </w:r>
            </w:del>
          </w:p>
        </w:tc>
        <w:tc>
          <w:tcPr>
            <w:tcW w:w="242" w:type="pct"/>
            <w:shd w:val="clear" w:color="auto" w:fill="auto"/>
            <w:noWrap/>
            <w:vAlign w:val="bottom"/>
            <w:hideMark/>
          </w:tcPr>
          <w:p w14:paraId="28294393" w14:textId="77777777" w:rsidR="00B628B2" w:rsidRPr="00B628B2" w:rsidRDefault="00B628B2" w:rsidP="00341715">
            <w:pPr>
              <w:spacing w:after="0" w:line="240" w:lineRule="auto"/>
              <w:jc w:val="center"/>
              <w:rPr>
                <w:del w:id="1485" w:author="Kopp, Darin" w:date="2025-02-20T15:34:00Z"/>
                <w:rFonts w:ascii="Calibri" w:eastAsia="Times New Roman" w:hAnsi="Calibri" w:cs="Calibri"/>
                <w:color w:val="000000"/>
                <w:sz w:val="16"/>
                <w:szCs w:val="16"/>
              </w:rPr>
            </w:pPr>
            <w:del w:id="1486" w:author="Kopp, Darin" w:date="2025-02-20T15:34:00Z">
              <w:r w:rsidRPr="00B628B2">
                <w:rPr>
                  <w:rFonts w:ascii="Calibri" w:eastAsia="Times New Roman" w:hAnsi="Calibri" w:cs="Calibri"/>
                  <w:color w:val="000000"/>
                  <w:sz w:val="16"/>
                  <w:szCs w:val="16"/>
                </w:rPr>
                <w:delText>0.12</w:delText>
              </w:r>
            </w:del>
          </w:p>
        </w:tc>
        <w:tc>
          <w:tcPr>
            <w:tcW w:w="242" w:type="pct"/>
            <w:shd w:val="clear" w:color="auto" w:fill="auto"/>
            <w:noWrap/>
            <w:vAlign w:val="bottom"/>
            <w:hideMark/>
          </w:tcPr>
          <w:p w14:paraId="5212353E" w14:textId="77777777" w:rsidR="00B628B2" w:rsidRPr="00B628B2" w:rsidRDefault="00731ED6" w:rsidP="00341715">
            <w:pPr>
              <w:spacing w:after="0" w:line="240" w:lineRule="auto"/>
              <w:jc w:val="center"/>
              <w:rPr>
                <w:del w:id="1487" w:author="Kopp, Darin" w:date="2025-02-20T15:34:00Z"/>
                <w:rFonts w:ascii="Calibri" w:eastAsia="Times New Roman" w:hAnsi="Calibri" w:cs="Calibri"/>
                <w:color w:val="000000"/>
                <w:sz w:val="16"/>
                <w:szCs w:val="16"/>
              </w:rPr>
            </w:pPr>
            <w:del w:id="1488" w:author="Kopp, Darin" w:date="2025-02-20T15:34:00Z">
              <w:r>
                <w:rPr>
                  <w:rFonts w:ascii="Calibri" w:eastAsia="Times New Roman" w:hAnsi="Calibri" w:cs="Calibri"/>
                  <w:color w:val="000000"/>
                  <w:sz w:val="16"/>
                  <w:szCs w:val="16"/>
                </w:rPr>
                <w:delText>0.00</w:delText>
              </w:r>
            </w:del>
          </w:p>
        </w:tc>
        <w:tc>
          <w:tcPr>
            <w:tcW w:w="242" w:type="pct"/>
            <w:shd w:val="clear" w:color="auto" w:fill="auto"/>
            <w:noWrap/>
            <w:vAlign w:val="bottom"/>
            <w:hideMark/>
          </w:tcPr>
          <w:p w14:paraId="1F91795F" w14:textId="77777777" w:rsidR="00B628B2" w:rsidRPr="00B628B2" w:rsidRDefault="00B628B2" w:rsidP="00341715">
            <w:pPr>
              <w:spacing w:after="0" w:line="240" w:lineRule="auto"/>
              <w:jc w:val="center"/>
              <w:rPr>
                <w:del w:id="1489" w:author="Kopp, Darin" w:date="2025-02-20T15:34:00Z"/>
                <w:rFonts w:ascii="Calibri" w:eastAsia="Times New Roman" w:hAnsi="Calibri" w:cs="Calibri"/>
                <w:color w:val="000000"/>
                <w:sz w:val="16"/>
                <w:szCs w:val="16"/>
              </w:rPr>
            </w:pPr>
            <w:del w:id="1490"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2AE9EFEE" w14:textId="77777777" w:rsidR="00B628B2" w:rsidRPr="00B628B2" w:rsidRDefault="00B628B2" w:rsidP="00341715">
            <w:pPr>
              <w:spacing w:after="0" w:line="240" w:lineRule="auto"/>
              <w:jc w:val="center"/>
              <w:rPr>
                <w:del w:id="1491" w:author="Kopp, Darin" w:date="2025-02-20T15:34:00Z"/>
                <w:rFonts w:ascii="Calibri" w:eastAsia="Times New Roman" w:hAnsi="Calibri" w:cs="Calibri"/>
                <w:color w:val="000000"/>
                <w:sz w:val="16"/>
                <w:szCs w:val="16"/>
              </w:rPr>
            </w:pPr>
            <w:del w:id="1492"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6BA63CB3" w14:textId="77777777" w:rsidR="00B628B2" w:rsidRPr="00B628B2" w:rsidRDefault="00B628B2" w:rsidP="00341715">
            <w:pPr>
              <w:spacing w:after="0" w:line="240" w:lineRule="auto"/>
              <w:jc w:val="center"/>
              <w:rPr>
                <w:del w:id="1493" w:author="Kopp, Darin" w:date="2025-02-20T15:34:00Z"/>
                <w:rFonts w:ascii="Calibri" w:eastAsia="Times New Roman" w:hAnsi="Calibri" w:cs="Calibri"/>
                <w:color w:val="000000"/>
                <w:sz w:val="16"/>
                <w:szCs w:val="16"/>
              </w:rPr>
            </w:pPr>
            <w:del w:id="1494"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6373848E" w14:textId="77777777" w:rsidR="00B628B2" w:rsidRPr="00B628B2" w:rsidRDefault="00B628B2" w:rsidP="00341715">
            <w:pPr>
              <w:spacing w:after="0" w:line="240" w:lineRule="auto"/>
              <w:jc w:val="center"/>
              <w:rPr>
                <w:del w:id="1495" w:author="Kopp, Darin" w:date="2025-02-20T15:34:00Z"/>
                <w:rFonts w:ascii="Calibri" w:eastAsia="Times New Roman" w:hAnsi="Calibri" w:cs="Calibri"/>
                <w:color w:val="000000"/>
                <w:sz w:val="16"/>
                <w:szCs w:val="16"/>
              </w:rPr>
            </w:pPr>
            <w:del w:id="1496" w:author="Kopp, Darin" w:date="2025-02-20T15:34:00Z">
              <w:r w:rsidRPr="00B628B2">
                <w:rPr>
                  <w:rFonts w:ascii="Calibri" w:eastAsia="Times New Roman" w:hAnsi="Calibri" w:cs="Calibri"/>
                  <w:color w:val="000000"/>
                  <w:sz w:val="16"/>
                  <w:szCs w:val="16"/>
                </w:rPr>
                <w:delText>0.04</w:delText>
              </w:r>
            </w:del>
          </w:p>
        </w:tc>
      </w:tr>
      <w:tr w:rsidR="002946DA" w:rsidRPr="00B628B2" w14:paraId="27BB04AE" w14:textId="77777777" w:rsidTr="00D12780">
        <w:trPr>
          <w:trHeight w:val="300"/>
          <w:del w:id="1497" w:author="Kopp, Darin" w:date="2025-02-20T15:34:00Z"/>
        </w:trPr>
        <w:tc>
          <w:tcPr>
            <w:tcW w:w="639" w:type="pct"/>
            <w:shd w:val="clear" w:color="auto" w:fill="auto"/>
            <w:noWrap/>
            <w:vAlign w:val="center"/>
            <w:hideMark/>
          </w:tcPr>
          <w:p w14:paraId="6247BFFE" w14:textId="77777777" w:rsidR="00B628B2" w:rsidRPr="00B628B2" w:rsidRDefault="00D12780" w:rsidP="00D12780">
            <w:pPr>
              <w:spacing w:after="0" w:line="240" w:lineRule="auto"/>
              <w:rPr>
                <w:del w:id="1498" w:author="Kopp, Darin" w:date="2025-02-20T15:34:00Z"/>
                <w:rFonts w:ascii="Calibri" w:eastAsia="Times New Roman" w:hAnsi="Calibri" w:cs="Calibri"/>
                <w:color w:val="000000"/>
                <w:sz w:val="16"/>
                <w:szCs w:val="16"/>
              </w:rPr>
            </w:pPr>
            <w:del w:id="1499" w:author="Kopp, Darin" w:date="2025-02-20T15:34:00Z">
              <w:r>
                <w:rPr>
                  <w:rFonts w:ascii="Calibri" w:eastAsia="Times New Roman" w:hAnsi="Calibri" w:cs="Calibri"/>
                  <w:color w:val="000000"/>
                  <w:sz w:val="16"/>
                  <w:szCs w:val="16"/>
                </w:rPr>
                <w:delText xml:space="preserve">     </w:delText>
              </w:r>
              <w:r w:rsidR="00B628B2" w:rsidRPr="00B628B2">
                <w:rPr>
                  <w:rFonts w:ascii="Calibri" w:eastAsia="Times New Roman" w:hAnsi="Calibri" w:cs="Calibri"/>
                  <w:color w:val="000000"/>
                  <w:sz w:val="16"/>
                  <w:szCs w:val="16"/>
                </w:rPr>
                <w:delText>MOLLUSCA</w:delText>
              </w:r>
            </w:del>
          </w:p>
        </w:tc>
        <w:tc>
          <w:tcPr>
            <w:tcW w:w="242" w:type="pct"/>
            <w:shd w:val="clear" w:color="auto" w:fill="auto"/>
            <w:noWrap/>
            <w:vAlign w:val="bottom"/>
            <w:hideMark/>
          </w:tcPr>
          <w:p w14:paraId="759D5175" w14:textId="77777777" w:rsidR="00B628B2" w:rsidRPr="00B628B2" w:rsidRDefault="00B628B2" w:rsidP="00341715">
            <w:pPr>
              <w:spacing w:after="0" w:line="240" w:lineRule="auto"/>
              <w:jc w:val="center"/>
              <w:rPr>
                <w:del w:id="1500" w:author="Kopp, Darin" w:date="2025-02-20T15:34:00Z"/>
                <w:rFonts w:ascii="Calibri" w:eastAsia="Times New Roman" w:hAnsi="Calibri" w:cs="Calibri"/>
                <w:color w:val="000000"/>
                <w:sz w:val="16"/>
                <w:szCs w:val="16"/>
              </w:rPr>
            </w:pPr>
            <w:del w:id="1501" w:author="Kopp, Darin" w:date="2025-02-20T15:34:00Z">
              <w:r w:rsidRPr="00B628B2">
                <w:rPr>
                  <w:rFonts w:ascii="Calibri" w:eastAsia="Times New Roman" w:hAnsi="Calibri" w:cs="Calibri"/>
                  <w:color w:val="000000"/>
                  <w:sz w:val="16"/>
                  <w:szCs w:val="16"/>
                </w:rPr>
                <w:delText>0.08</w:delText>
              </w:r>
            </w:del>
          </w:p>
        </w:tc>
        <w:tc>
          <w:tcPr>
            <w:tcW w:w="242" w:type="pct"/>
            <w:shd w:val="clear" w:color="auto" w:fill="auto"/>
            <w:noWrap/>
            <w:vAlign w:val="bottom"/>
            <w:hideMark/>
          </w:tcPr>
          <w:p w14:paraId="2F4ADBB5" w14:textId="77777777" w:rsidR="00B628B2" w:rsidRPr="00B628B2" w:rsidRDefault="00B628B2" w:rsidP="00341715">
            <w:pPr>
              <w:spacing w:after="0" w:line="240" w:lineRule="auto"/>
              <w:jc w:val="center"/>
              <w:rPr>
                <w:del w:id="1502" w:author="Kopp, Darin" w:date="2025-02-20T15:34:00Z"/>
                <w:rFonts w:ascii="Calibri" w:eastAsia="Times New Roman" w:hAnsi="Calibri" w:cs="Calibri"/>
                <w:color w:val="000000"/>
                <w:sz w:val="16"/>
                <w:szCs w:val="16"/>
              </w:rPr>
            </w:pPr>
            <w:del w:id="1503" w:author="Kopp, Darin" w:date="2025-02-20T15:34:00Z">
              <w:r w:rsidRPr="00B628B2">
                <w:rPr>
                  <w:rFonts w:ascii="Calibri" w:eastAsia="Times New Roman" w:hAnsi="Calibri" w:cs="Calibri"/>
                  <w:color w:val="000000"/>
                  <w:sz w:val="16"/>
                  <w:szCs w:val="16"/>
                </w:rPr>
                <w:delText>0.1</w:delText>
              </w:r>
              <w:r w:rsidR="00C40F3A">
                <w:rPr>
                  <w:rFonts w:ascii="Calibri" w:eastAsia="Times New Roman" w:hAnsi="Calibri" w:cs="Calibri"/>
                  <w:color w:val="000000"/>
                  <w:sz w:val="16"/>
                  <w:szCs w:val="16"/>
                </w:rPr>
                <w:delText>0</w:delText>
              </w:r>
            </w:del>
          </w:p>
        </w:tc>
        <w:tc>
          <w:tcPr>
            <w:tcW w:w="242" w:type="pct"/>
            <w:shd w:val="clear" w:color="auto" w:fill="auto"/>
            <w:noWrap/>
            <w:vAlign w:val="bottom"/>
            <w:hideMark/>
          </w:tcPr>
          <w:p w14:paraId="65DB7F4D" w14:textId="77777777" w:rsidR="00B628B2" w:rsidRPr="00B628B2" w:rsidRDefault="00B628B2" w:rsidP="00341715">
            <w:pPr>
              <w:spacing w:after="0" w:line="240" w:lineRule="auto"/>
              <w:jc w:val="center"/>
              <w:rPr>
                <w:del w:id="1504" w:author="Kopp, Darin" w:date="2025-02-20T15:34:00Z"/>
                <w:rFonts w:ascii="Calibri" w:eastAsia="Times New Roman" w:hAnsi="Calibri" w:cs="Calibri"/>
                <w:color w:val="000000"/>
                <w:sz w:val="16"/>
                <w:szCs w:val="16"/>
              </w:rPr>
            </w:pPr>
            <w:del w:id="1505"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30AF90EE" w14:textId="77777777" w:rsidR="00B628B2" w:rsidRPr="00B628B2" w:rsidRDefault="00B628B2" w:rsidP="00341715">
            <w:pPr>
              <w:spacing w:after="0" w:line="240" w:lineRule="auto"/>
              <w:jc w:val="center"/>
              <w:rPr>
                <w:del w:id="1506" w:author="Kopp, Darin" w:date="2025-02-20T15:34:00Z"/>
                <w:rFonts w:ascii="Calibri" w:eastAsia="Times New Roman" w:hAnsi="Calibri" w:cs="Calibri"/>
                <w:color w:val="000000"/>
                <w:sz w:val="16"/>
                <w:szCs w:val="16"/>
              </w:rPr>
            </w:pPr>
            <w:del w:id="1507" w:author="Kopp, Darin" w:date="2025-02-20T15:34:00Z">
              <w:r w:rsidRPr="00B628B2">
                <w:rPr>
                  <w:rFonts w:ascii="Calibri" w:eastAsia="Times New Roman" w:hAnsi="Calibri" w:cs="Calibri"/>
                  <w:color w:val="000000"/>
                  <w:sz w:val="16"/>
                  <w:szCs w:val="16"/>
                </w:rPr>
                <w:delText>0.21</w:delText>
              </w:r>
            </w:del>
          </w:p>
        </w:tc>
        <w:tc>
          <w:tcPr>
            <w:tcW w:w="242" w:type="pct"/>
            <w:shd w:val="clear" w:color="auto" w:fill="auto"/>
            <w:noWrap/>
            <w:vAlign w:val="bottom"/>
            <w:hideMark/>
          </w:tcPr>
          <w:p w14:paraId="5A57B9C6" w14:textId="77777777" w:rsidR="00B628B2" w:rsidRPr="00B628B2" w:rsidRDefault="00B628B2" w:rsidP="00341715">
            <w:pPr>
              <w:spacing w:after="0" w:line="240" w:lineRule="auto"/>
              <w:jc w:val="center"/>
              <w:rPr>
                <w:del w:id="1508" w:author="Kopp, Darin" w:date="2025-02-20T15:34:00Z"/>
                <w:rFonts w:ascii="Calibri" w:eastAsia="Times New Roman" w:hAnsi="Calibri" w:cs="Calibri"/>
                <w:color w:val="000000"/>
                <w:sz w:val="16"/>
                <w:szCs w:val="16"/>
              </w:rPr>
            </w:pPr>
            <w:del w:id="1509" w:author="Kopp, Darin" w:date="2025-02-20T15:34:00Z">
              <w:r w:rsidRPr="00B628B2">
                <w:rPr>
                  <w:rFonts w:ascii="Calibri" w:eastAsia="Times New Roman" w:hAnsi="Calibri" w:cs="Calibri"/>
                  <w:color w:val="000000"/>
                  <w:sz w:val="16"/>
                  <w:szCs w:val="16"/>
                </w:rPr>
                <w:delText>0.01</w:delText>
              </w:r>
            </w:del>
          </w:p>
        </w:tc>
        <w:tc>
          <w:tcPr>
            <w:tcW w:w="242" w:type="pct"/>
            <w:shd w:val="clear" w:color="auto" w:fill="auto"/>
            <w:noWrap/>
            <w:vAlign w:val="bottom"/>
            <w:hideMark/>
          </w:tcPr>
          <w:p w14:paraId="727ECD6C" w14:textId="77777777" w:rsidR="00B628B2" w:rsidRPr="00B628B2" w:rsidRDefault="00B628B2" w:rsidP="00341715">
            <w:pPr>
              <w:spacing w:after="0" w:line="240" w:lineRule="auto"/>
              <w:jc w:val="center"/>
              <w:rPr>
                <w:del w:id="1510" w:author="Kopp, Darin" w:date="2025-02-20T15:34:00Z"/>
                <w:rFonts w:ascii="Calibri" w:eastAsia="Times New Roman" w:hAnsi="Calibri" w:cs="Calibri"/>
                <w:color w:val="000000"/>
                <w:sz w:val="16"/>
                <w:szCs w:val="16"/>
              </w:rPr>
            </w:pPr>
            <w:del w:id="1511" w:author="Kopp, Darin" w:date="2025-02-20T15:34:00Z">
              <w:r w:rsidRPr="00B628B2">
                <w:rPr>
                  <w:rFonts w:ascii="Calibri" w:eastAsia="Times New Roman" w:hAnsi="Calibri" w:cs="Calibri"/>
                  <w:color w:val="000000"/>
                  <w:sz w:val="16"/>
                  <w:szCs w:val="16"/>
                </w:rPr>
                <w:delText>0.33</w:delText>
              </w:r>
            </w:del>
          </w:p>
        </w:tc>
        <w:tc>
          <w:tcPr>
            <w:tcW w:w="242" w:type="pct"/>
            <w:shd w:val="clear" w:color="auto" w:fill="auto"/>
            <w:noWrap/>
            <w:vAlign w:val="bottom"/>
            <w:hideMark/>
          </w:tcPr>
          <w:p w14:paraId="059BA90A" w14:textId="77777777" w:rsidR="00B628B2" w:rsidRPr="00B628B2" w:rsidRDefault="00B628B2" w:rsidP="00341715">
            <w:pPr>
              <w:spacing w:after="0" w:line="240" w:lineRule="auto"/>
              <w:jc w:val="center"/>
              <w:rPr>
                <w:del w:id="1512" w:author="Kopp, Darin" w:date="2025-02-20T15:34:00Z"/>
                <w:rFonts w:ascii="Calibri" w:eastAsia="Times New Roman" w:hAnsi="Calibri" w:cs="Calibri"/>
                <w:color w:val="000000"/>
                <w:sz w:val="16"/>
                <w:szCs w:val="16"/>
              </w:rPr>
            </w:pPr>
            <w:del w:id="1513" w:author="Kopp, Darin" w:date="2025-02-20T15:34:00Z">
              <w:r w:rsidRPr="00B628B2">
                <w:rPr>
                  <w:rFonts w:ascii="Calibri" w:eastAsia="Times New Roman" w:hAnsi="Calibri" w:cs="Calibri"/>
                  <w:color w:val="000000"/>
                  <w:sz w:val="16"/>
                  <w:szCs w:val="16"/>
                </w:rPr>
                <w:delText>0.09</w:delText>
              </w:r>
            </w:del>
          </w:p>
        </w:tc>
        <w:tc>
          <w:tcPr>
            <w:tcW w:w="242" w:type="pct"/>
            <w:shd w:val="clear" w:color="auto" w:fill="auto"/>
            <w:noWrap/>
            <w:vAlign w:val="bottom"/>
            <w:hideMark/>
          </w:tcPr>
          <w:p w14:paraId="3FB0A166" w14:textId="77777777" w:rsidR="00B628B2" w:rsidRPr="00B628B2" w:rsidRDefault="00B628B2" w:rsidP="00341715">
            <w:pPr>
              <w:spacing w:after="0" w:line="240" w:lineRule="auto"/>
              <w:jc w:val="center"/>
              <w:rPr>
                <w:del w:id="1514" w:author="Kopp, Darin" w:date="2025-02-20T15:34:00Z"/>
                <w:rFonts w:ascii="Calibri" w:eastAsia="Times New Roman" w:hAnsi="Calibri" w:cs="Calibri"/>
                <w:color w:val="000000"/>
                <w:sz w:val="16"/>
                <w:szCs w:val="16"/>
              </w:rPr>
            </w:pPr>
            <w:del w:id="1515" w:author="Kopp, Darin" w:date="2025-02-20T15:34:00Z">
              <w:r w:rsidRPr="00B628B2">
                <w:rPr>
                  <w:rFonts w:ascii="Calibri" w:eastAsia="Times New Roman" w:hAnsi="Calibri" w:cs="Calibri"/>
                  <w:color w:val="000000"/>
                  <w:sz w:val="16"/>
                  <w:szCs w:val="16"/>
                </w:rPr>
                <w:delText>0.14</w:delText>
              </w:r>
            </w:del>
          </w:p>
        </w:tc>
        <w:tc>
          <w:tcPr>
            <w:tcW w:w="242" w:type="pct"/>
            <w:shd w:val="clear" w:color="auto" w:fill="auto"/>
            <w:noWrap/>
            <w:vAlign w:val="bottom"/>
            <w:hideMark/>
          </w:tcPr>
          <w:p w14:paraId="762CABCE" w14:textId="77777777" w:rsidR="00B628B2" w:rsidRPr="00B628B2" w:rsidRDefault="00B628B2" w:rsidP="00341715">
            <w:pPr>
              <w:spacing w:after="0" w:line="240" w:lineRule="auto"/>
              <w:jc w:val="center"/>
              <w:rPr>
                <w:del w:id="1516" w:author="Kopp, Darin" w:date="2025-02-20T15:34:00Z"/>
                <w:rFonts w:ascii="Calibri" w:eastAsia="Times New Roman" w:hAnsi="Calibri" w:cs="Calibri"/>
                <w:color w:val="000000"/>
                <w:sz w:val="16"/>
                <w:szCs w:val="16"/>
              </w:rPr>
            </w:pPr>
            <w:del w:id="1517" w:author="Kopp, Darin" w:date="2025-02-20T15:34:00Z">
              <w:r w:rsidRPr="00B628B2">
                <w:rPr>
                  <w:rFonts w:ascii="Calibri" w:eastAsia="Times New Roman" w:hAnsi="Calibri" w:cs="Calibri"/>
                  <w:color w:val="000000"/>
                  <w:sz w:val="16"/>
                  <w:szCs w:val="16"/>
                </w:rPr>
                <w:delText>0.09</w:delText>
              </w:r>
            </w:del>
          </w:p>
        </w:tc>
        <w:tc>
          <w:tcPr>
            <w:tcW w:w="242" w:type="pct"/>
            <w:shd w:val="clear" w:color="auto" w:fill="auto"/>
            <w:noWrap/>
            <w:vAlign w:val="bottom"/>
            <w:hideMark/>
          </w:tcPr>
          <w:p w14:paraId="2AC7F14D" w14:textId="77777777" w:rsidR="00B628B2" w:rsidRPr="00B628B2" w:rsidRDefault="00B628B2" w:rsidP="00341715">
            <w:pPr>
              <w:spacing w:after="0" w:line="240" w:lineRule="auto"/>
              <w:jc w:val="center"/>
              <w:rPr>
                <w:del w:id="1518" w:author="Kopp, Darin" w:date="2025-02-20T15:34:00Z"/>
                <w:rFonts w:ascii="Calibri" w:eastAsia="Times New Roman" w:hAnsi="Calibri" w:cs="Calibri"/>
                <w:color w:val="000000"/>
                <w:sz w:val="16"/>
                <w:szCs w:val="16"/>
              </w:rPr>
            </w:pPr>
            <w:del w:id="1519" w:author="Kopp, Darin" w:date="2025-02-20T15:34:00Z">
              <w:r w:rsidRPr="00B628B2">
                <w:rPr>
                  <w:rFonts w:ascii="Calibri" w:eastAsia="Times New Roman" w:hAnsi="Calibri" w:cs="Calibri"/>
                  <w:color w:val="000000"/>
                  <w:sz w:val="16"/>
                  <w:szCs w:val="16"/>
                </w:rPr>
                <w:delText>0.09</w:delText>
              </w:r>
            </w:del>
          </w:p>
        </w:tc>
        <w:tc>
          <w:tcPr>
            <w:tcW w:w="242" w:type="pct"/>
            <w:shd w:val="clear" w:color="auto" w:fill="auto"/>
            <w:noWrap/>
            <w:vAlign w:val="bottom"/>
            <w:hideMark/>
          </w:tcPr>
          <w:p w14:paraId="5380ED5D" w14:textId="77777777" w:rsidR="00B628B2" w:rsidRPr="00B628B2" w:rsidRDefault="00B628B2" w:rsidP="00341715">
            <w:pPr>
              <w:spacing w:after="0" w:line="240" w:lineRule="auto"/>
              <w:jc w:val="center"/>
              <w:rPr>
                <w:del w:id="1520" w:author="Kopp, Darin" w:date="2025-02-20T15:34:00Z"/>
                <w:rFonts w:ascii="Calibri" w:eastAsia="Times New Roman" w:hAnsi="Calibri" w:cs="Calibri"/>
                <w:color w:val="000000"/>
                <w:sz w:val="16"/>
                <w:szCs w:val="16"/>
              </w:rPr>
            </w:pPr>
            <w:del w:id="1521" w:author="Kopp, Darin" w:date="2025-02-20T15:34:00Z">
              <w:r w:rsidRPr="00B628B2">
                <w:rPr>
                  <w:rFonts w:ascii="Calibri" w:eastAsia="Times New Roman" w:hAnsi="Calibri" w:cs="Calibri"/>
                  <w:color w:val="000000"/>
                  <w:sz w:val="16"/>
                  <w:szCs w:val="16"/>
                </w:rPr>
                <w:delText>0.11</w:delText>
              </w:r>
            </w:del>
          </w:p>
        </w:tc>
        <w:tc>
          <w:tcPr>
            <w:tcW w:w="242" w:type="pct"/>
            <w:shd w:val="clear" w:color="auto" w:fill="auto"/>
            <w:noWrap/>
            <w:vAlign w:val="bottom"/>
            <w:hideMark/>
          </w:tcPr>
          <w:p w14:paraId="141EF330" w14:textId="77777777" w:rsidR="00B628B2" w:rsidRPr="00B628B2" w:rsidRDefault="00B628B2" w:rsidP="00341715">
            <w:pPr>
              <w:spacing w:after="0" w:line="240" w:lineRule="auto"/>
              <w:jc w:val="center"/>
              <w:rPr>
                <w:del w:id="1522" w:author="Kopp, Darin" w:date="2025-02-20T15:34:00Z"/>
                <w:rFonts w:ascii="Calibri" w:eastAsia="Times New Roman" w:hAnsi="Calibri" w:cs="Calibri"/>
                <w:color w:val="000000"/>
                <w:sz w:val="16"/>
                <w:szCs w:val="16"/>
              </w:rPr>
            </w:pPr>
            <w:del w:id="1523" w:author="Kopp, Darin" w:date="2025-02-20T15:34:00Z">
              <w:r w:rsidRPr="00B628B2">
                <w:rPr>
                  <w:rFonts w:ascii="Calibri" w:eastAsia="Times New Roman" w:hAnsi="Calibri" w:cs="Calibri"/>
                  <w:color w:val="000000"/>
                  <w:sz w:val="16"/>
                  <w:szCs w:val="16"/>
                </w:rPr>
                <w:delText>0.08</w:delText>
              </w:r>
            </w:del>
          </w:p>
        </w:tc>
        <w:tc>
          <w:tcPr>
            <w:tcW w:w="242" w:type="pct"/>
            <w:shd w:val="clear" w:color="auto" w:fill="auto"/>
            <w:noWrap/>
            <w:vAlign w:val="bottom"/>
            <w:hideMark/>
          </w:tcPr>
          <w:p w14:paraId="02642938" w14:textId="77777777" w:rsidR="00B628B2" w:rsidRPr="00B628B2" w:rsidRDefault="00B628B2" w:rsidP="00341715">
            <w:pPr>
              <w:spacing w:after="0" w:line="240" w:lineRule="auto"/>
              <w:jc w:val="center"/>
              <w:rPr>
                <w:del w:id="1524" w:author="Kopp, Darin" w:date="2025-02-20T15:34:00Z"/>
                <w:rFonts w:ascii="Calibri" w:eastAsia="Times New Roman" w:hAnsi="Calibri" w:cs="Calibri"/>
                <w:color w:val="000000"/>
                <w:sz w:val="16"/>
                <w:szCs w:val="16"/>
              </w:rPr>
            </w:pPr>
            <w:del w:id="1525" w:author="Kopp, Darin" w:date="2025-02-20T15:34:00Z">
              <w:r w:rsidRPr="00B628B2">
                <w:rPr>
                  <w:rFonts w:ascii="Calibri" w:eastAsia="Times New Roman" w:hAnsi="Calibri" w:cs="Calibri"/>
                  <w:color w:val="000000"/>
                  <w:sz w:val="16"/>
                  <w:szCs w:val="16"/>
                </w:rPr>
                <w:delText>0.08</w:delText>
              </w:r>
            </w:del>
          </w:p>
        </w:tc>
        <w:tc>
          <w:tcPr>
            <w:tcW w:w="242" w:type="pct"/>
            <w:shd w:val="clear" w:color="auto" w:fill="auto"/>
            <w:noWrap/>
            <w:vAlign w:val="bottom"/>
            <w:hideMark/>
          </w:tcPr>
          <w:p w14:paraId="578E0656" w14:textId="77777777" w:rsidR="00B628B2" w:rsidRPr="00B628B2" w:rsidRDefault="00B628B2" w:rsidP="00341715">
            <w:pPr>
              <w:spacing w:after="0" w:line="240" w:lineRule="auto"/>
              <w:jc w:val="center"/>
              <w:rPr>
                <w:del w:id="1526" w:author="Kopp, Darin" w:date="2025-02-20T15:34:00Z"/>
                <w:rFonts w:ascii="Calibri" w:eastAsia="Times New Roman" w:hAnsi="Calibri" w:cs="Calibri"/>
                <w:color w:val="000000"/>
                <w:sz w:val="16"/>
                <w:szCs w:val="16"/>
              </w:rPr>
            </w:pPr>
            <w:del w:id="1527" w:author="Kopp, Darin" w:date="2025-02-20T15:34:00Z">
              <w:r w:rsidRPr="00B628B2">
                <w:rPr>
                  <w:rFonts w:ascii="Calibri" w:eastAsia="Times New Roman" w:hAnsi="Calibri" w:cs="Calibri"/>
                  <w:color w:val="000000"/>
                  <w:sz w:val="16"/>
                  <w:szCs w:val="16"/>
                </w:rPr>
                <w:delText>0.05</w:delText>
              </w:r>
            </w:del>
          </w:p>
        </w:tc>
        <w:tc>
          <w:tcPr>
            <w:tcW w:w="242" w:type="pct"/>
            <w:shd w:val="clear" w:color="auto" w:fill="auto"/>
            <w:noWrap/>
            <w:vAlign w:val="bottom"/>
            <w:hideMark/>
          </w:tcPr>
          <w:p w14:paraId="7E95E589" w14:textId="77777777" w:rsidR="00B628B2" w:rsidRPr="00B628B2" w:rsidRDefault="00B628B2" w:rsidP="00341715">
            <w:pPr>
              <w:spacing w:after="0" w:line="240" w:lineRule="auto"/>
              <w:jc w:val="center"/>
              <w:rPr>
                <w:del w:id="1528" w:author="Kopp, Darin" w:date="2025-02-20T15:34:00Z"/>
                <w:rFonts w:ascii="Calibri" w:eastAsia="Times New Roman" w:hAnsi="Calibri" w:cs="Calibri"/>
                <w:color w:val="000000"/>
                <w:sz w:val="16"/>
                <w:szCs w:val="16"/>
              </w:rPr>
            </w:pPr>
            <w:del w:id="1529" w:author="Kopp, Darin" w:date="2025-02-20T15:34:00Z">
              <w:r w:rsidRPr="00B628B2">
                <w:rPr>
                  <w:rFonts w:ascii="Calibri" w:eastAsia="Times New Roman" w:hAnsi="Calibri" w:cs="Calibri"/>
                  <w:color w:val="000000"/>
                  <w:sz w:val="16"/>
                  <w:szCs w:val="16"/>
                </w:rPr>
                <w:delText>0.01</w:delText>
              </w:r>
            </w:del>
          </w:p>
        </w:tc>
        <w:tc>
          <w:tcPr>
            <w:tcW w:w="242" w:type="pct"/>
            <w:shd w:val="clear" w:color="auto" w:fill="auto"/>
            <w:noWrap/>
            <w:vAlign w:val="bottom"/>
            <w:hideMark/>
          </w:tcPr>
          <w:p w14:paraId="5793B6DF" w14:textId="77777777" w:rsidR="00B628B2" w:rsidRPr="00B628B2" w:rsidRDefault="00B628B2" w:rsidP="00341715">
            <w:pPr>
              <w:spacing w:after="0" w:line="240" w:lineRule="auto"/>
              <w:jc w:val="center"/>
              <w:rPr>
                <w:del w:id="1530" w:author="Kopp, Darin" w:date="2025-02-20T15:34:00Z"/>
                <w:rFonts w:ascii="Calibri" w:eastAsia="Times New Roman" w:hAnsi="Calibri" w:cs="Calibri"/>
                <w:color w:val="000000"/>
                <w:sz w:val="16"/>
                <w:szCs w:val="16"/>
              </w:rPr>
            </w:pPr>
            <w:del w:id="1531" w:author="Kopp, Darin" w:date="2025-02-20T15:34:00Z">
              <w:r w:rsidRPr="00B628B2">
                <w:rPr>
                  <w:rFonts w:ascii="Calibri" w:eastAsia="Times New Roman" w:hAnsi="Calibri" w:cs="Calibri"/>
                  <w:color w:val="000000"/>
                  <w:sz w:val="16"/>
                  <w:szCs w:val="16"/>
                </w:rPr>
                <w:delText>0.07</w:delText>
              </w:r>
            </w:del>
          </w:p>
        </w:tc>
        <w:tc>
          <w:tcPr>
            <w:tcW w:w="242" w:type="pct"/>
            <w:shd w:val="clear" w:color="auto" w:fill="auto"/>
            <w:noWrap/>
            <w:vAlign w:val="bottom"/>
            <w:hideMark/>
          </w:tcPr>
          <w:p w14:paraId="58DB7DD3" w14:textId="77777777" w:rsidR="00B628B2" w:rsidRPr="00B628B2" w:rsidRDefault="00B628B2" w:rsidP="00341715">
            <w:pPr>
              <w:spacing w:after="0" w:line="240" w:lineRule="auto"/>
              <w:jc w:val="center"/>
              <w:rPr>
                <w:del w:id="1532" w:author="Kopp, Darin" w:date="2025-02-20T15:34:00Z"/>
                <w:rFonts w:ascii="Calibri" w:eastAsia="Times New Roman" w:hAnsi="Calibri" w:cs="Calibri"/>
                <w:color w:val="000000"/>
                <w:sz w:val="16"/>
                <w:szCs w:val="16"/>
              </w:rPr>
            </w:pPr>
            <w:del w:id="1533" w:author="Kopp, Darin" w:date="2025-02-20T15:34:00Z">
              <w:r w:rsidRPr="00B628B2">
                <w:rPr>
                  <w:rFonts w:ascii="Calibri" w:eastAsia="Times New Roman" w:hAnsi="Calibri" w:cs="Calibri"/>
                  <w:color w:val="000000"/>
                  <w:sz w:val="16"/>
                  <w:szCs w:val="16"/>
                </w:rPr>
                <w:delText>0.01</w:delText>
              </w:r>
            </w:del>
          </w:p>
        </w:tc>
        <w:tc>
          <w:tcPr>
            <w:tcW w:w="242" w:type="pct"/>
            <w:shd w:val="clear" w:color="auto" w:fill="auto"/>
            <w:noWrap/>
            <w:vAlign w:val="bottom"/>
            <w:hideMark/>
          </w:tcPr>
          <w:p w14:paraId="7776E84F" w14:textId="77777777" w:rsidR="00B628B2" w:rsidRPr="00B628B2" w:rsidRDefault="00B628B2" w:rsidP="00341715">
            <w:pPr>
              <w:spacing w:after="0" w:line="240" w:lineRule="auto"/>
              <w:jc w:val="center"/>
              <w:rPr>
                <w:del w:id="1534" w:author="Kopp, Darin" w:date="2025-02-20T15:34:00Z"/>
                <w:rFonts w:ascii="Calibri" w:eastAsia="Times New Roman" w:hAnsi="Calibri" w:cs="Calibri"/>
                <w:color w:val="000000"/>
                <w:sz w:val="16"/>
                <w:szCs w:val="16"/>
              </w:rPr>
            </w:pPr>
            <w:del w:id="1535" w:author="Kopp, Darin" w:date="2025-02-20T15:34:00Z">
              <w:r w:rsidRPr="00B628B2">
                <w:rPr>
                  <w:rFonts w:ascii="Calibri" w:eastAsia="Times New Roman" w:hAnsi="Calibri" w:cs="Calibri"/>
                  <w:color w:val="000000"/>
                  <w:sz w:val="16"/>
                  <w:szCs w:val="16"/>
                </w:rPr>
                <w:delText>0.2</w:delText>
              </w:r>
              <w:r w:rsidR="002946DA">
                <w:rPr>
                  <w:rFonts w:ascii="Calibri" w:eastAsia="Times New Roman" w:hAnsi="Calibri" w:cs="Calibri"/>
                  <w:color w:val="000000"/>
                  <w:sz w:val="16"/>
                  <w:szCs w:val="16"/>
                </w:rPr>
                <w:delText>0</w:delText>
              </w:r>
            </w:del>
          </w:p>
        </w:tc>
      </w:tr>
      <w:tr w:rsidR="002946DA" w:rsidRPr="00B628B2" w14:paraId="014FF3F8" w14:textId="77777777" w:rsidTr="00D12780">
        <w:trPr>
          <w:trHeight w:val="300"/>
          <w:del w:id="1536" w:author="Kopp, Darin" w:date="2025-02-20T15:34:00Z"/>
        </w:trPr>
        <w:tc>
          <w:tcPr>
            <w:tcW w:w="639" w:type="pct"/>
            <w:shd w:val="clear" w:color="auto" w:fill="auto"/>
            <w:noWrap/>
            <w:vAlign w:val="center"/>
            <w:hideMark/>
          </w:tcPr>
          <w:p w14:paraId="4CAF42EE" w14:textId="77777777" w:rsidR="00B628B2" w:rsidRPr="00B628B2" w:rsidRDefault="00D12780" w:rsidP="00D12780">
            <w:pPr>
              <w:spacing w:after="0" w:line="240" w:lineRule="auto"/>
              <w:rPr>
                <w:del w:id="1537" w:author="Kopp, Darin" w:date="2025-02-20T15:34:00Z"/>
                <w:rFonts w:ascii="Calibri" w:eastAsia="Times New Roman" w:hAnsi="Calibri" w:cs="Calibri"/>
                <w:color w:val="000000"/>
                <w:sz w:val="16"/>
                <w:szCs w:val="16"/>
              </w:rPr>
            </w:pPr>
            <w:del w:id="1538" w:author="Kopp, Darin" w:date="2025-02-20T15:34:00Z">
              <w:r>
                <w:rPr>
                  <w:rFonts w:ascii="Calibri" w:eastAsia="Times New Roman" w:hAnsi="Calibri" w:cs="Calibri"/>
                  <w:color w:val="000000"/>
                  <w:sz w:val="16"/>
                  <w:szCs w:val="16"/>
                </w:rPr>
                <w:delText xml:space="preserve">     </w:delText>
              </w:r>
              <w:r w:rsidR="00B628B2" w:rsidRPr="00B628B2">
                <w:rPr>
                  <w:rFonts w:ascii="Calibri" w:eastAsia="Times New Roman" w:hAnsi="Calibri" w:cs="Calibri"/>
                  <w:color w:val="000000"/>
                  <w:sz w:val="16"/>
                  <w:szCs w:val="16"/>
                </w:rPr>
                <w:delText>Other Non-Insects</w:delText>
              </w:r>
            </w:del>
          </w:p>
        </w:tc>
        <w:tc>
          <w:tcPr>
            <w:tcW w:w="242" w:type="pct"/>
            <w:shd w:val="clear" w:color="auto" w:fill="auto"/>
            <w:noWrap/>
            <w:vAlign w:val="bottom"/>
            <w:hideMark/>
          </w:tcPr>
          <w:p w14:paraId="7AA77561" w14:textId="77777777" w:rsidR="00B628B2" w:rsidRPr="00B628B2" w:rsidRDefault="00B628B2" w:rsidP="00341715">
            <w:pPr>
              <w:spacing w:after="0" w:line="240" w:lineRule="auto"/>
              <w:jc w:val="center"/>
              <w:rPr>
                <w:del w:id="1539" w:author="Kopp, Darin" w:date="2025-02-20T15:34:00Z"/>
                <w:rFonts w:ascii="Calibri" w:eastAsia="Times New Roman" w:hAnsi="Calibri" w:cs="Calibri"/>
                <w:color w:val="000000"/>
                <w:sz w:val="16"/>
                <w:szCs w:val="16"/>
              </w:rPr>
            </w:pPr>
            <w:del w:id="1540" w:author="Kopp, Darin" w:date="2025-02-20T15:34:00Z">
              <w:r w:rsidRPr="00B628B2">
                <w:rPr>
                  <w:rFonts w:ascii="Calibri" w:eastAsia="Times New Roman" w:hAnsi="Calibri" w:cs="Calibri"/>
                  <w:color w:val="000000"/>
                  <w:sz w:val="16"/>
                  <w:szCs w:val="16"/>
                </w:rPr>
                <w:delText>0.19</w:delText>
              </w:r>
            </w:del>
          </w:p>
        </w:tc>
        <w:tc>
          <w:tcPr>
            <w:tcW w:w="242" w:type="pct"/>
            <w:shd w:val="clear" w:color="auto" w:fill="auto"/>
            <w:noWrap/>
            <w:vAlign w:val="bottom"/>
            <w:hideMark/>
          </w:tcPr>
          <w:p w14:paraId="054F110A" w14:textId="77777777" w:rsidR="00B628B2" w:rsidRPr="00B628B2" w:rsidRDefault="00B628B2" w:rsidP="00341715">
            <w:pPr>
              <w:spacing w:after="0" w:line="240" w:lineRule="auto"/>
              <w:jc w:val="center"/>
              <w:rPr>
                <w:del w:id="1541" w:author="Kopp, Darin" w:date="2025-02-20T15:34:00Z"/>
                <w:rFonts w:ascii="Calibri" w:eastAsia="Times New Roman" w:hAnsi="Calibri" w:cs="Calibri"/>
                <w:color w:val="000000"/>
                <w:sz w:val="16"/>
                <w:szCs w:val="16"/>
              </w:rPr>
            </w:pPr>
            <w:del w:id="1542" w:author="Kopp, Darin" w:date="2025-02-20T15:34:00Z">
              <w:r w:rsidRPr="00B628B2">
                <w:rPr>
                  <w:rFonts w:ascii="Calibri" w:eastAsia="Times New Roman" w:hAnsi="Calibri" w:cs="Calibri"/>
                  <w:color w:val="000000"/>
                  <w:sz w:val="16"/>
                  <w:szCs w:val="16"/>
                </w:rPr>
                <w:delText>0.16</w:delText>
              </w:r>
            </w:del>
          </w:p>
        </w:tc>
        <w:tc>
          <w:tcPr>
            <w:tcW w:w="242" w:type="pct"/>
            <w:shd w:val="clear" w:color="auto" w:fill="auto"/>
            <w:noWrap/>
            <w:vAlign w:val="bottom"/>
            <w:hideMark/>
          </w:tcPr>
          <w:p w14:paraId="454D576B" w14:textId="77777777" w:rsidR="00B628B2" w:rsidRPr="00B628B2" w:rsidRDefault="003E5BDE" w:rsidP="00341715">
            <w:pPr>
              <w:spacing w:after="0" w:line="240" w:lineRule="auto"/>
              <w:jc w:val="center"/>
              <w:rPr>
                <w:del w:id="1543" w:author="Kopp, Darin" w:date="2025-02-20T15:34:00Z"/>
                <w:rFonts w:ascii="Calibri" w:eastAsia="Times New Roman" w:hAnsi="Calibri" w:cs="Calibri"/>
                <w:color w:val="000000"/>
                <w:sz w:val="16"/>
                <w:szCs w:val="16"/>
              </w:rPr>
            </w:pPr>
            <w:del w:id="1544" w:author="Kopp, Darin" w:date="2025-02-20T15:34:00Z">
              <w:r>
                <w:rPr>
                  <w:rFonts w:ascii="Calibri" w:eastAsia="Times New Roman" w:hAnsi="Calibri" w:cs="Calibri"/>
                  <w:color w:val="000000"/>
                  <w:sz w:val="16"/>
                  <w:szCs w:val="16"/>
                </w:rPr>
                <w:delText>--</w:delText>
              </w:r>
            </w:del>
          </w:p>
        </w:tc>
        <w:tc>
          <w:tcPr>
            <w:tcW w:w="242" w:type="pct"/>
            <w:shd w:val="clear" w:color="auto" w:fill="auto"/>
            <w:noWrap/>
            <w:vAlign w:val="bottom"/>
            <w:hideMark/>
          </w:tcPr>
          <w:p w14:paraId="431F72D8" w14:textId="77777777" w:rsidR="00B628B2" w:rsidRPr="00B628B2" w:rsidRDefault="00B628B2" w:rsidP="00341715">
            <w:pPr>
              <w:spacing w:after="0" w:line="240" w:lineRule="auto"/>
              <w:jc w:val="center"/>
              <w:rPr>
                <w:del w:id="1545" w:author="Kopp, Darin" w:date="2025-02-20T15:34:00Z"/>
                <w:rFonts w:ascii="Calibri" w:eastAsia="Times New Roman" w:hAnsi="Calibri" w:cs="Calibri"/>
                <w:color w:val="000000"/>
                <w:sz w:val="16"/>
                <w:szCs w:val="16"/>
              </w:rPr>
            </w:pPr>
            <w:del w:id="1546"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2885B38B" w14:textId="77777777" w:rsidR="00B628B2" w:rsidRPr="00B628B2" w:rsidRDefault="00B628B2" w:rsidP="00341715">
            <w:pPr>
              <w:spacing w:after="0" w:line="240" w:lineRule="auto"/>
              <w:jc w:val="center"/>
              <w:rPr>
                <w:del w:id="1547" w:author="Kopp, Darin" w:date="2025-02-20T15:34:00Z"/>
                <w:rFonts w:ascii="Calibri" w:eastAsia="Times New Roman" w:hAnsi="Calibri" w:cs="Calibri"/>
                <w:color w:val="000000"/>
                <w:sz w:val="16"/>
                <w:szCs w:val="16"/>
              </w:rPr>
            </w:pPr>
            <w:del w:id="1548" w:author="Kopp, Darin" w:date="2025-02-20T15:34:00Z">
              <w:r w:rsidRPr="00B628B2">
                <w:rPr>
                  <w:rFonts w:ascii="Calibri" w:eastAsia="Times New Roman" w:hAnsi="Calibri" w:cs="Calibri"/>
                  <w:color w:val="000000"/>
                  <w:sz w:val="16"/>
                  <w:szCs w:val="16"/>
                </w:rPr>
                <w:delText>0.01</w:delText>
              </w:r>
            </w:del>
          </w:p>
        </w:tc>
        <w:tc>
          <w:tcPr>
            <w:tcW w:w="242" w:type="pct"/>
            <w:shd w:val="clear" w:color="auto" w:fill="auto"/>
            <w:noWrap/>
            <w:vAlign w:val="bottom"/>
            <w:hideMark/>
          </w:tcPr>
          <w:p w14:paraId="2C45A4A1" w14:textId="77777777" w:rsidR="00B628B2" w:rsidRPr="00B628B2" w:rsidRDefault="00B628B2" w:rsidP="00341715">
            <w:pPr>
              <w:spacing w:after="0" w:line="240" w:lineRule="auto"/>
              <w:jc w:val="center"/>
              <w:rPr>
                <w:del w:id="1549" w:author="Kopp, Darin" w:date="2025-02-20T15:34:00Z"/>
                <w:rFonts w:ascii="Calibri" w:eastAsia="Times New Roman" w:hAnsi="Calibri" w:cs="Calibri"/>
                <w:color w:val="000000"/>
                <w:sz w:val="16"/>
                <w:szCs w:val="16"/>
              </w:rPr>
            </w:pPr>
            <w:del w:id="1550" w:author="Kopp, Darin" w:date="2025-02-20T15:34:00Z">
              <w:r w:rsidRPr="00B628B2">
                <w:rPr>
                  <w:rFonts w:ascii="Calibri" w:eastAsia="Times New Roman" w:hAnsi="Calibri" w:cs="Calibri"/>
                  <w:color w:val="000000"/>
                  <w:sz w:val="16"/>
                  <w:szCs w:val="16"/>
                </w:rPr>
                <w:delText>0.15</w:delText>
              </w:r>
            </w:del>
          </w:p>
        </w:tc>
        <w:tc>
          <w:tcPr>
            <w:tcW w:w="242" w:type="pct"/>
            <w:shd w:val="clear" w:color="auto" w:fill="auto"/>
            <w:noWrap/>
            <w:vAlign w:val="bottom"/>
            <w:hideMark/>
          </w:tcPr>
          <w:p w14:paraId="06C972C2" w14:textId="77777777" w:rsidR="00B628B2" w:rsidRPr="00B628B2" w:rsidRDefault="00B628B2" w:rsidP="00341715">
            <w:pPr>
              <w:spacing w:after="0" w:line="240" w:lineRule="auto"/>
              <w:jc w:val="center"/>
              <w:rPr>
                <w:del w:id="1551" w:author="Kopp, Darin" w:date="2025-02-20T15:34:00Z"/>
                <w:rFonts w:ascii="Calibri" w:eastAsia="Times New Roman" w:hAnsi="Calibri" w:cs="Calibri"/>
                <w:color w:val="000000"/>
                <w:sz w:val="16"/>
                <w:szCs w:val="16"/>
              </w:rPr>
            </w:pPr>
            <w:del w:id="1552" w:author="Kopp, Darin" w:date="2025-02-20T15:34:00Z">
              <w:r w:rsidRPr="00B628B2">
                <w:rPr>
                  <w:rFonts w:ascii="Calibri" w:eastAsia="Times New Roman" w:hAnsi="Calibri" w:cs="Calibri"/>
                  <w:color w:val="000000"/>
                  <w:sz w:val="16"/>
                  <w:szCs w:val="16"/>
                </w:rPr>
                <w:delText>0.01</w:delText>
              </w:r>
            </w:del>
          </w:p>
        </w:tc>
        <w:tc>
          <w:tcPr>
            <w:tcW w:w="242" w:type="pct"/>
            <w:shd w:val="clear" w:color="auto" w:fill="auto"/>
            <w:noWrap/>
            <w:vAlign w:val="bottom"/>
            <w:hideMark/>
          </w:tcPr>
          <w:p w14:paraId="79442DC7" w14:textId="77777777" w:rsidR="00B628B2" w:rsidRPr="00B628B2" w:rsidRDefault="00B628B2" w:rsidP="00341715">
            <w:pPr>
              <w:spacing w:after="0" w:line="240" w:lineRule="auto"/>
              <w:jc w:val="center"/>
              <w:rPr>
                <w:del w:id="1553" w:author="Kopp, Darin" w:date="2025-02-20T15:34:00Z"/>
                <w:rFonts w:ascii="Calibri" w:eastAsia="Times New Roman" w:hAnsi="Calibri" w:cs="Calibri"/>
                <w:color w:val="000000"/>
                <w:sz w:val="16"/>
                <w:szCs w:val="16"/>
              </w:rPr>
            </w:pPr>
            <w:del w:id="1554" w:author="Kopp, Darin" w:date="2025-02-20T15:34:00Z">
              <w:r w:rsidRPr="00B628B2">
                <w:rPr>
                  <w:rFonts w:ascii="Calibri" w:eastAsia="Times New Roman" w:hAnsi="Calibri" w:cs="Calibri"/>
                  <w:color w:val="000000"/>
                  <w:sz w:val="16"/>
                  <w:szCs w:val="16"/>
                </w:rPr>
                <w:delText>0.11</w:delText>
              </w:r>
            </w:del>
          </w:p>
        </w:tc>
        <w:tc>
          <w:tcPr>
            <w:tcW w:w="242" w:type="pct"/>
            <w:shd w:val="clear" w:color="auto" w:fill="auto"/>
            <w:noWrap/>
            <w:vAlign w:val="bottom"/>
            <w:hideMark/>
          </w:tcPr>
          <w:p w14:paraId="479D1910" w14:textId="77777777" w:rsidR="00B628B2" w:rsidRPr="00B628B2" w:rsidRDefault="00B628B2" w:rsidP="00341715">
            <w:pPr>
              <w:spacing w:after="0" w:line="240" w:lineRule="auto"/>
              <w:jc w:val="center"/>
              <w:rPr>
                <w:del w:id="1555" w:author="Kopp, Darin" w:date="2025-02-20T15:34:00Z"/>
                <w:rFonts w:ascii="Calibri" w:eastAsia="Times New Roman" w:hAnsi="Calibri" w:cs="Calibri"/>
                <w:color w:val="000000"/>
                <w:sz w:val="16"/>
                <w:szCs w:val="16"/>
              </w:rPr>
            </w:pPr>
            <w:del w:id="1556" w:author="Kopp, Darin" w:date="2025-02-20T15:34:00Z">
              <w:r w:rsidRPr="00B628B2">
                <w:rPr>
                  <w:rFonts w:ascii="Calibri" w:eastAsia="Times New Roman" w:hAnsi="Calibri" w:cs="Calibri"/>
                  <w:color w:val="000000"/>
                  <w:sz w:val="16"/>
                  <w:szCs w:val="16"/>
                </w:rPr>
                <w:delText>0.01</w:delText>
              </w:r>
            </w:del>
          </w:p>
        </w:tc>
        <w:tc>
          <w:tcPr>
            <w:tcW w:w="242" w:type="pct"/>
            <w:shd w:val="clear" w:color="auto" w:fill="auto"/>
            <w:noWrap/>
            <w:vAlign w:val="bottom"/>
            <w:hideMark/>
          </w:tcPr>
          <w:p w14:paraId="70D758B2" w14:textId="77777777" w:rsidR="00B628B2" w:rsidRPr="00B628B2" w:rsidRDefault="00B628B2" w:rsidP="00341715">
            <w:pPr>
              <w:spacing w:after="0" w:line="240" w:lineRule="auto"/>
              <w:jc w:val="center"/>
              <w:rPr>
                <w:del w:id="1557" w:author="Kopp, Darin" w:date="2025-02-20T15:34:00Z"/>
                <w:rFonts w:ascii="Calibri" w:eastAsia="Times New Roman" w:hAnsi="Calibri" w:cs="Calibri"/>
                <w:color w:val="000000"/>
                <w:sz w:val="16"/>
                <w:szCs w:val="16"/>
              </w:rPr>
            </w:pPr>
            <w:del w:id="1558" w:author="Kopp, Darin" w:date="2025-02-20T15:34:00Z">
              <w:r w:rsidRPr="00B628B2">
                <w:rPr>
                  <w:rFonts w:ascii="Calibri" w:eastAsia="Times New Roman" w:hAnsi="Calibri" w:cs="Calibri"/>
                  <w:color w:val="000000"/>
                  <w:sz w:val="16"/>
                  <w:szCs w:val="16"/>
                </w:rPr>
                <w:delText>0.24</w:delText>
              </w:r>
            </w:del>
          </w:p>
        </w:tc>
        <w:tc>
          <w:tcPr>
            <w:tcW w:w="242" w:type="pct"/>
            <w:shd w:val="clear" w:color="auto" w:fill="auto"/>
            <w:noWrap/>
            <w:vAlign w:val="bottom"/>
            <w:hideMark/>
          </w:tcPr>
          <w:p w14:paraId="1072955C" w14:textId="77777777" w:rsidR="00B628B2" w:rsidRPr="00B628B2" w:rsidRDefault="00B628B2" w:rsidP="00341715">
            <w:pPr>
              <w:spacing w:after="0" w:line="240" w:lineRule="auto"/>
              <w:jc w:val="center"/>
              <w:rPr>
                <w:del w:id="1559" w:author="Kopp, Darin" w:date="2025-02-20T15:34:00Z"/>
                <w:rFonts w:ascii="Calibri" w:eastAsia="Times New Roman" w:hAnsi="Calibri" w:cs="Calibri"/>
                <w:color w:val="000000"/>
                <w:sz w:val="16"/>
                <w:szCs w:val="16"/>
              </w:rPr>
            </w:pPr>
            <w:del w:id="1560" w:author="Kopp, Darin" w:date="2025-02-20T15:34:00Z">
              <w:r w:rsidRPr="00B628B2">
                <w:rPr>
                  <w:rFonts w:ascii="Calibri" w:eastAsia="Times New Roman" w:hAnsi="Calibri" w:cs="Calibri"/>
                  <w:color w:val="000000"/>
                  <w:sz w:val="16"/>
                  <w:szCs w:val="16"/>
                </w:rPr>
                <w:delText>0.06</w:delText>
              </w:r>
            </w:del>
          </w:p>
        </w:tc>
        <w:tc>
          <w:tcPr>
            <w:tcW w:w="242" w:type="pct"/>
            <w:shd w:val="clear" w:color="auto" w:fill="auto"/>
            <w:noWrap/>
            <w:vAlign w:val="bottom"/>
            <w:hideMark/>
          </w:tcPr>
          <w:p w14:paraId="16D8A518" w14:textId="77777777" w:rsidR="00B628B2" w:rsidRPr="00B628B2" w:rsidRDefault="00B628B2" w:rsidP="00341715">
            <w:pPr>
              <w:spacing w:after="0" w:line="240" w:lineRule="auto"/>
              <w:jc w:val="center"/>
              <w:rPr>
                <w:del w:id="1561" w:author="Kopp, Darin" w:date="2025-02-20T15:34:00Z"/>
                <w:rFonts w:ascii="Calibri" w:eastAsia="Times New Roman" w:hAnsi="Calibri" w:cs="Calibri"/>
                <w:color w:val="000000"/>
                <w:sz w:val="16"/>
                <w:szCs w:val="16"/>
              </w:rPr>
            </w:pPr>
            <w:del w:id="1562" w:author="Kopp, Darin" w:date="2025-02-20T15:34:00Z">
              <w:r w:rsidRPr="00B628B2">
                <w:rPr>
                  <w:rFonts w:ascii="Calibri" w:eastAsia="Times New Roman" w:hAnsi="Calibri" w:cs="Calibri"/>
                  <w:color w:val="000000"/>
                  <w:sz w:val="16"/>
                  <w:szCs w:val="16"/>
                </w:rPr>
                <w:delText>0.13</w:delText>
              </w:r>
            </w:del>
          </w:p>
        </w:tc>
        <w:tc>
          <w:tcPr>
            <w:tcW w:w="242" w:type="pct"/>
            <w:shd w:val="clear" w:color="auto" w:fill="auto"/>
            <w:noWrap/>
            <w:vAlign w:val="bottom"/>
            <w:hideMark/>
          </w:tcPr>
          <w:p w14:paraId="104245D1" w14:textId="77777777" w:rsidR="00B628B2" w:rsidRPr="00B628B2" w:rsidRDefault="00B628B2" w:rsidP="00341715">
            <w:pPr>
              <w:spacing w:after="0" w:line="240" w:lineRule="auto"/>
              <w:jc w:val="center"/>
              <w:rPr>
                <w:del w:id="1563" w:author="Kopp, Darin" w:date="2025-02-20T15:34:00Z"/>
                <w:rFonts w:ascii="Calibri" w:eastAsia="Times New Roman" w:hAnsi="Calibri" w:cs="Calibri"/>
                <w:color w:val="000000"/>
                <w:sz w:val="16"/>
                <w:szCs w:val="16"/>
              </w:rPr>
            </w:pPr>
            <w:del w:id="1564" w:author="Kopp, Darin" w:date="2025-02-20T15:34:00Z">
              <w:r w:rsidRPr="00B628B2">
                <w:rPr>
                  <w:rFonts w:ascii="Calibri" w:eastAsia="Times New Roman" w:hAnsi="Calibri" w:cs="Calibri"/>
                  <w:color w:val="000000"/>
                  <w:sz w:val="16"/>
                  <w:szCs w:val="16"/>
                </w:rPr>
                <w:delText>0.01</w:delText>
              </w:r>
            </w:del>
          </w:p>
        </w:tc>
        <w:tc>
          <w:tcPr>
            <w:tcW w:w="242" w:type="pct"/>
            <w:shd w:val="clear" w:color="auto" w:fill="auto"/>
            <w:noWrap/>
            <w:vAlign w:val="bottom"/>
            <w:hideMark/>
          </w:tcPr>
          <w:p w14:paraId="597D09F6" w14:textId="77777777" w:rsidR="00B628B2" w:rsidRPr="00B628B2" w:rsidRDefault="00B628B2" w:rsidP="00341715">
            <w:pPr>
              <w:spacing w:after="0" w:line="240" w:lineRule="auto"/>
              <w:jc w:val="center"/>
              <w:rPr>
                <w:del w:id="1565" w:author="Kopp, Darin" w:date="2025-02-20T15:34:00Z"/>
                <w:rFonts w:ascii="Calibri" w:eastAsia="Times New Roman" w:hAnsi="Calibri" w:cs="Calibri"/>
                <w:color w:val="000000"/>
                <w:sz w:val="16"/>
                <w:szCs w:val="16"/>
              </w:rPr>
            </w:pPr>
            <w:del w:id="1566" w:author="Kopp, Darin" w:date="2025-02-20T15:34:00Z">
              <w:r w:rsidRPr="00B628B2">
                <w:rPr>
                  <w:rFonts w:ascii="Calibri" w:eastAsia="Times New Roman" w:hAnsi="Calibri" w:cs="Calibri"/>
                  <w:color w:val="000000"/>
                  <w:sz w:val="16"/>
                  <w:szCs w:val="16"/>
                </w:rPr>
                <w:delText>0.24</w:delText>
              </w:r>
            </w:del>
          </w:p>
        </w:tc>
        <w:tc>
          <w:tcPr>
            <w:tcW w:w="242" w:type="pct"/>
            <w:shd w:val="clear" w:color="auto" w:fill="auto"/>
            <w:noWrap/>
            <w:vAlign w:val="bottom"/>
            <w:hideMark/>
          </w:tcPr>
          <w:p w14:paraId="2CF4148F" w14:textId="77777777" w:rsidR="00B628B2" w:rsidRPr="00B628B2" w:rsidRDefault="00B628B2" w:rsidP="00341715">
            <w:pPr>
              <w:spacing w:after="0" w:line="240" w:lineRule="auto"/>
              <w:jc w:val="center"/>
              <w:rPr>
                <w:del w:id="1567" w:author="Kopp, Darin" w:date="2025-02-20T15:34:00Z"/>
                <w:rFonts w:ascii="Calibri" w:eastAsia="Times New Roman" w:hAnsi="Calibri" w:cs="Calibri"/>
                <w:color w:val="000000"/>
                <w:sz w:val="16"/>
                <w:szCs w:val="16"/>
              </w:rPr>
            </w:pPr>
            <w:del w:id="1568" w:author="Kopp, Darin" w:date="2025-02-20T15:34:00Z">
              <w:r w:rsidRPr="00B628B2">
                <w:rPr>
                  <w:rFonts w:ascii="Calibri" w:eastAsia="Times New Roman" w:hAnsi="Calibri" w:cs="Calibri"/>
                  <w:color w:val="000000"/>
                  <w:sz w:val="16"/>
                  <w:szCs w:val="16"/>
                </w:rPr>
                <w:delText>0.04</w:delText>
              </w:r>
            </w:del>
          </w:p>
        </w:tc>
        <w:tc>
          <w:tcPr>
            <w:tcW w:w="242" w:type="pct"/>
            <w:shd w:val="clear" w:color="auto" w:fill="auto"/>
            <w:noWrap/>
            <w:vAlign w:val="bottom"/>
            <w:hideMark/>
          </w:tcPr>
          <w:p w14:paraId="2AC584E5" w14:textId="77777777" w:rsidR="00B628B2" w:rsidRPr="00B628B2" w:rsidRDefault="00B628B2" w:rsidP="00341715">
            <w:pPr>
              <w:spacing w:after="0" w:line="240" w:lineRule="auto"/>
              <w:jc w:val="center"/>
              <w:rPr>
                <w:del w:id="1569" w:author="Kopp, Darin" w:date="2025-02-20T15:34:00Z"/>
                <w:rFonts w:ascii="Calibri" w:eastAsia="Times New Roman" w:hAnsi="Calibri" w:cs="Calibri"/>
                <w:color w:val="000000"/>
                <w:sz w:val="16"/>
                <w:szCs w:val="16"/>
              </w:rPr>
            </w:pPr>
            <w:del w:id="1570" w:author="Kopp, Darin" w:date="2025-02-20T15:34:00Z">
              <w:r w:rsidRPr="00B628B2">
                <w:rPr>
                  <w:rFonts w:ascii="Calibri" w:eastAsia="Times New Roman" w:hAnsi="Calibri" w:cs="Calibri"/>
                  <w:color w:val="000000"/>
                  <w:sz w:val="16"/>
                  <w:szCs w:val="16"/>
                </w:rPr>
                <w:delText>0.12</w:delText>
              </w:r>
            </w:del>
          </w:p>
        </w:tc>
        <w:tc>
          <w:tcPr>
            <w:tcW w:w="242" w:type="pct"/>
            <w:shd w:val="clear" w:color="auto" w:fill="auto"/>
            <w:noWrap/>
            <w:vAlign w:val="bottom"/>
            <w:hideMark/>
          </w:tcPr>
          <w:p w14:paraId="768821F3" w14:textId="77777777" w:rsidR="00B628B2" w:rsidRPr="00B628B2" w:rsidRDefault="00B628B2" w:rsidP="00341715">
            <w:pPr>
              <w:spacing w:after="0" w:line="240" w:lineRule="auto"/>
              <w:jc w:val="center"/>
              <w:rPr>
                <w:del w:id="1571" w:author="Kopp, Darin" w:date="2025-02-20T15:34:00Z"/>
                <w:rFonts w:ascii="Calibri" w:eastAsia="Times New Roman" w:hAnsi="Calibri" w:cs="Calibri"/>
                <w:color w:val="000000"/>
                <w:sz w:val="16"/>
                <w:szCs w:val="16"/>
              </w:rPr>
            </w:pPr>
            <w:del w:id="1572" w:author="Kopp, Darin" w:date="2025-02-20T15:34:00Z">
              <w:r w:rsidRPr="00B628B2">
                <w:rPr>
                  <w:rFonts w:ascii="Calibri" w:eastAsia="Times New Roman" w:hAnsi="Calibri" w:cs="Calibri"/>
                  <w:color w:val="000000"/>
                  <w:sz w:val="16"/>
                  <w:szCs w:val="16"/>
                </w:rPr>
                <w:delText>0.06</w:delText>
              </w:r>
            </w:del>
          </w:p>
        </w:tc>
        <w:tc>
          <w:tcPr>
            <w:tcW w:w="242" w:type="pct"/>
            <w:shd w:val="clear" w:color="auto" w:fill="auto"/>
            <w:noWrap/>
            <w:vAlign w:val="bottom"/>
            <w:hideMark/>
          </w:tcPr>
          <w:p w14:paraId="5F8B6288" w14:textId="77777777" w:rsidR="00B628B2" w:rsidRPr="00B628B2" w:rsidRDefault="00B628B2" w:rsidP="00341715">
            <w:pPr>
              <w:spacing w:after="0" w:line="240" w:lineRule="auto"/>
              <w:jc w:val="center"/>
              <w:rPr>
                <w:del w:id="1573" w:author="Kopp, Darin" w:date="2025-02-20T15:34:00Z"/>
                <w:rFonts w:ascii="Calibri" w:eastAsia="Times New Roman" w:hAnsi="Calibri" w:cs="Calibri"/>
                <w:color w:val="000000"/>
                <w:sz w:val="16"/>
                <w:szCs w:val="16"/>
              </w:rPr>
            </w:pPr>
            <w:del w:id="1574" w:author="Kopp, Darin" w:date="2025-02-20T15:34:00Z">
              <w:r w:rsidRPr="00B628B2">
                <w:rPr>
                  <w:rFonts w:ascii="Calibri" w:eastAsia="Times New Roman" w:hAnsi="Calibri" w:cs="Calibri"/>
                  <w:color w:val="000000"/>
                  <w:sz w:val="16"/>
                  <w:szCs w:val="16"/>
                </w:rPr>
                <w:delText>0.11</w:delText>
              </w:r>
            </w:del>
          </w:p>
        </w:tc>
      </w:tr>
    </w:tbl>
    <w:p w14:paraId="734F2E88" w14:textId="77777777" w:rsidR="00B628B2" w:rsidRDefault="00B628B2" w:rsidP="00EA2F33">
      <w:pPr>
        <w:spacing w:line="240" w:lineRule="auto"/>
        <w:rPr>
          <w:del w:id="1575" w:author="Kopp, Darin" w:date="2025-02-20T15:34:00Z"/>
          <w:rFonts w:ascii="Times New Roman" w:hAnsi="Times New Roman" w:cs="Times New Roman"/>
          <w:sz w:val="24"/>
          <w:szCs w:val="24"/>
        </w:rPr>
        <w:sectPr w:rsidR="00B628B2" w:rsidSect="00BD5612">
          <w:pgSz w:w="15840" w:h="12240" w:orient="landscape"/>
          <w:pgMar w:top="1440" w:right="1440" w:bottom="1440" w:left="1440" w:header="720" w:footer="720" w:gutter="0"/>
          <w:lnNumType w:countBy="1" w:restart="continuous"/>
          <w:cols w:space="720"/>
          <w:docGrid w:linePitch="360"/>
        </w:sectPr>
      </w:pPr>
    </w:p>
    <w:p w14:paraId="3FB91583" w14:textId="77777777" w:rsidR="00C3669B" w:rsidRDefault="00AD43C1" w:rsidP="00AE0730">
      <w:pPr>
        <w:spacing w:line="480" w:lineRule="auto"/>
        <w:ind w:firstLine="720"/>
        <w:contextualSpacing/>
        <w:rPr>
          <w:del w:id="1576" w:author="Kopp, Darin" w:date="2025-02-20T15:34:00Z"/>
          <w:rFonts w:ascii="Times New Roman" w:hAnsi="Times New Roman" w:cs="Times New Roman"/>
          <w:sz w:val="24"/>
          <w:szCs w:val="24"/>
        </w:rPr>
      </w:pPr>
      <w:del w:id="1577" w:author="Kopp, Darin" w:date="2025-02-20T15:34:00Z">
        <w:r>
          <w:rPr>
            <w:rFonts w:ascii="Times New Roman" w:hAnsi="Times New Roman" w:cs="Times New Roman"/>
            <w:sz w:val="24"/>
            <w:szCs w:val="24"/>
          </w:rPr>
          <w:delText xml:space="preserve">We identified sites that had a Jaccard similarity &lt; 0.9 to assess compositional </w:delText>
        </w:r>
        <w:r w:rsidR="00FC2793">
          <w:rPr>
            <w:rFonts w:ascii="Times New Roman" w:hAnsi="Times New Roman" w:cs="Times New Roman"/>
            <w:sz w:val="24"/>
            <w:szCs w:val="24"/>
          </w:rPr>
          <w:delText>changes at sites that did not</w:delText>
        </w:r>
        <w:r w:rsidR="00AD1C7A">
          <w:rPr>
            <w:rFonts w:ascii="Times New Roman" w:hAnsi="Times New Roman" w:cs="Times New Roman"/>
            <w:sz w:val="24"/>
            <w:szCs w:val="24"/>
          </w:rPr>
          <w:delText xml:space="preserve"> change in</w:delText>
        </w:r>
        <w:r w:rsidR="00FC2793">
          <w:rPr>
            <w:rFonts w:ascii="Times New Roman" w:hAnsi="Times New Roman" w:cs="Times New Roman"/>
            <w:sz w:val="24"/>
            <w:szCs w:val="24"/>
          </w:rPr>
          <w:delText xml:space="preserve"> richness. Changes in composition were most pronounced in TPL, SPL, SAP, and NAP (&gt; 15% of sites). </w:delText>
        </w:r>
        <w:r w:rsidR="00AD1C7A">
          <w:rPr>
            <w:rFonts w:ascii="Times New Roman" w:hAnsi="Times New Roman" w:cs="Times New Roman"/>
            <w:sz w:val="24"/>
            <w:szCs w:val="24"/>
          </w:rPr>
          <w:delText>Adding</w:delText>
        </w:r>
        <w:r w:rsidR="00FC2793">
          <w:rPr>
            <w:rFonts w:ascii="Times New Roman" w:hAnsi="Times New Roman" w:cs="Times New Roman"/>
            <w:sz w:val="24"/>
            <w:szCs w:val="24"/>
          </w:rPr>
          <w:delText xml:space="preserve"> sites with evidence of compositional change </w:delText>
        </w:r>
        <w:r w:rsidR="00AD1C7A">
          <w:rPr>
            <w:rFonts w:ascii="Times New Roman" w:hAnsi="Times New Roman" w:cs="Times New Roman"/>
            <w:sz w:val="24"/>
            <w:szCs w:val="24"/>
          </w:rPr>
          <w:delText xml:space="preserve">to </w:delText>
        </w:r>
        <w:r w:rsidR="00FC2793">
          <w:rPr>
            <w:rFonts w:ascii="Times New Roman" w:hAnsi="Times New Roman" w:cs="Times New Roman"/>
            <w:sz w:val="24"/>
            <w:szCs w:val="24"/>
          </w:rPr>
          <w:delText xml:space="preserve">sites that had evidence </w:delText>
        </w:r>
        <w:r w:rsidR="00AD1C7A">
          <w:rPr>
            <w:rFonts w:ascii="Times New Roman" w:hAnsi="Times New Roman" w:cs="Times New Roman"/>
            <w:sz w:val="24"/>
            <w:szCs w:val="24"/>
          </w:rPr>
          <w:delText xml:space="preserve">of a </w:delText>
        </w:r>
        <w:r w:rsidR="00FC2793">
          <w:rPr>
            <w:rFonts w:ascii="Times New Roman" w:hAnsi="Times New Roman" w:cs="Times New Roman"/>
            <w:sz w:val="24"/>
            <w:szCs w:val="24"/>
          </w:rPr>
          <w:delText xml:space="preserve">change </w:delText>
        </w:r>
        <w:r w:rsidR="00AD1C7A">
          <w:rPr>
            <w:rFonts w:ascii="Times New Roman" w:hAnsi="Times New Roman" w:cs="Times New Roman"/>
            <w:sz w:val="24"/>
            <w:szCs w:val="24"/>
          </w:rPr>
          <w:delText xml:space="preserve">in </w:delText>
        </w:r>
        <w:r w:rsidR="00FC2793">
          <w:rPr>
            <w:rFonts w:ascii="Times New Roman" w:hAnsi="Times New Roman" w:cs="Times New Roman"/>
            <w:sz w:val="24"/>
            <w:szCs w:val="24"/>
          </w:rPr>
          <w:delText>genus richness revealed that r</w:delText>
        </w:r>
        <w:r w:rsidR="00750399">
          <w:rPr>
            <w:rFonts w:ascii="Times New Roman" w:hAnsi="Times New Roman" w:cs="Times New Roman"/>
            <w:sz w:val="24"/>
            <w:szCs w:val="24"/>
          </w:rPr>
          <w:delText xml:space="preserve">emoving </w:delText>
        </w:r>
        <w:r w:rsidR="00816606">
          <w:rPr>
            <w:rFonts w:ascii="Times New Roman" w:hAnsi="Times New Roman" w:cs="Times New Roman"/>
            <w:sz w:val="24"/>
            <w:szCs w:val="24"/>
          </w:rPr>
          <w:delText xml:space="preserve">anthropogenic </w:delText>
        </w:r>
        <w:r w:rsidR="00EE4149">
          <w:rPr>
            <w:rFonts w:ascii="Times New Roman" w:hAnsi="Times New Roman" w:cs="Times New Roman"/>
            <w:sz w:val="24"/>
            <w:szCs w:val="24"/>
          </w:rPr>
          <w:delText>genus richness or composition at 32</w:delText>
        </w:r>
        <w:r w:rsidR="00F45B34">
          <w:rPr>
            <w:rFonts w:ascii="Times New Roman" w:hAnsi="Times New Roman" w:cs="Times New Roman"/>
            <w:sz w:val="24"/>
            <w:szCs w:val="24"/>
          </w:rPr>
          <w:delText>-</w:delText>
        </w:r>
        <w:r w:rsidR="00EE4149">
          <w:rPr>
            <w:rFonts w:ascii="Times New Roman" w:hAnsi="Times New Roman" w:cs="Times New Roman"/>
            <w:sz w:val="24"/>
            <w:szCs w:val="24"/>
          </w:rPr>
          <w:delText>78</w:delText>
        </w:r>
        <w:r w:rsidR="00F45B34">
          <w:rPr>
            <w:rFonts w:ascii="Times New Roman" w:hAnsi="Times New Roman" w:cs="Times New Roman"/>
            <w:sz w:val="24"/>
            <w:szCs w:val="24"/>
          </w:rPr>
          <w:delText>% of the sites</w:delText>
        </w:r>
        <w:r w:rsidR="00D76461">
          <w:rPr>
            <w:rFonts w:ascii="Times New Roman" w:hAnsi="Times New Roman" w:cs="Times New Roman"/>
            <w:sz w:val="24"/>
            <w:szCs w:val="24"/>
          </w:rPr>
          <w:delText xml:space="preserve"> within an ecoregion</w:delText>
        </w:r>
        <w:r w:rsidR="00EE4149">
          <w:rPr>
            <w:rFonts w:ascii="Times New Roman" w:hAnsi="Times New Roman" w:cs="Times New Roman"/>
            <w:sz w:val="24"/>
            <w:szCs w:val="24"/>
          </w:rPr>
          <w:delText xml:space="preserve"> </w:delText>
        </w:r>
        <w:r w:rsidR="00715D27">
          <w:rPr>
            <w:rFonts w:ascii="Times New Roman" w:hAnsi="Times New Roman" w:cs="Times New Roman"/>
            <w:sz w:val="24"/>
            <w:szCs w:val="24"/>
          </w:rPr>
          <w:delText xml:space="preserve">(Figure </w:delText>
        </w:r>
        <w:r w:rsidR="00BB799A">
          <w:rPr>
            <w:rFonts w:ascii="Times New Roman" w:hAnsi="Times New Roman" w:cs="Times New Roman"/>
            <w:sz w:val="24"/>
            <w:szCs w:val="24"/>
          </w:rPr>
          <w:delText>6</w:delText>
        </w:r>
        <w:r w:rsidR="00715D27">
          <w:rPr>
            <w:rFonts w:ascii="Times New Roman" w:hAnsi="Times New Roman" w:cs="Times New Roman"/>
            <w:sz w:val="24"/>
            <w:szCs w:val="24"/>
          </w:rPr>
          <w:delText>)</w:delText>
        </w:r>
        <w:r w:rsidR="00EE4149">
          <w:rPr>
            <w:rFonts w:ascii="Times New Roman" w:hAnsi="Times New Roman" w:cs="Times New Roman"/>
            <w:sz w:val="24"/>
            <w:szCs w:val="24"/>
          </w:rPr>
          <w:delText>.</w:delText>
        </w:r>
        <w:r w:rsidR="00EC77C9">
          <w:rPr>
            <w:rFonts w:ascii="Times New Roman" w:hAnsi="Times New Roman" w:cs="Times New Roman"/>
            <w:sz w:val="24"/>
            <w:szCs w:val="24"/>
          </w:rPr>
          <w:delText xml:space="preserve"> </w:delText>
        </w:r>
        <w:r w:rsidR="00AD1C7A">
          <w:rPr>
            <w:rFonts w:ascii="Times New Roman" w:hAnsi="Times New Roman" w:cs="Times New Roman"/>
            <w:sz w:val="24"/>
            <w:szCs w:val="24"/>
          </w:rPr>
          <w:delText xml:space="preserve">Macroinvertebrate assemblages would change the least in the </w:delText>
        </w:r>
        <w:r w:rsidR="00EC77C9">
          <w:rPr>
            <w:rFonts w:ascii="Times New Roman" w:hAnsi="Times New Roman" w:cs="Times New Roman"/>
            <w:sz w:val="24"/>
            <w:szCs w:val="24"/>
          </w:rPr>
          <w:delText xml:space="preserve">WMT </w:delText>
        </w:r>
        <w:r w:rsidR="00AD1C7A">
          <w:rPr>
            <w:rFonts w:ascii="Times New Roman" w:hAnsi="Times New Roman" w:cs="Times New Roman"/>
            <w:sz w:val="24"/>
            <w:szCs w:val="24"/>
          </w:rPr>
          <w:delText xml:space="preserve">ecoregion and the most in the </w:delText>
        </w:r>
        <w:r w:rsidR="003B2AEA">
          <w:rPr>
            <w:rFonts w:ascii="Times New Roman" w:hAnsi="Times New Roman" w:cs="Times New Roman"/>
            <w:sz w:val="24"/>
            <w:szCs w:val="24"/>
          </w:rPr>
          <w:delText xml:space="preserve">NPL, TPL and </w:delText>
        </w:r>
        <w:r w:rsidR="00EB0560">
          <w:rPr>
            <w:rFonts w:ascii="Times New Roman" w:hAnsi="Times New Roman" w:cs="Times New Roman"/>
            <w:sz w:val="24"/>
            <w:szCs w:val="24"/>
          </w:rPr>
          <w:delText>SPL</w:delText>
        </w:r>
        <w:r w:rsidR="00AD1C7A">
          <w:rPr>
            <w:rFonts w:ascii="Times New Roman" w:hAnsi="Times New Roman" w:cs="Times New Roman"/>
            <w:sz w:val="24"/>
            <w:szCs w:val="24"/>
          </w:rPr>
          <w:delText xml:space="preserve">. </w:delText>
        </w:r>
        <w:r w:rsidR="000E2E7A">
          <w:rPr>
            <w:rFonts w:ascii="Times New Roman" w:hAnsi="Times New Roman" w:cs="Times New Roman"/>
            <w:sz w:val="24"/>
            <w:szCs w:val="24"/>
          </w:rPr>
          <w:delText xml:space="preserve">Considering only </w:delText>
        </w:r>
        <w:r w:rsidR="00EB30EA">
          <w:rPr>
            <w:rFonts w:ascii="Times New Roman" w:hAnsi="Times New Roman" w:cs="Times New Roman"/>
            <w:sz w:val="24"/>
            <w:szCs w:val="24"/>
          </w:rPr>
          <w:delText xml:space="preserve">changes in </w:delText>
        </w:r>
        <w:r w:rsidR="000E2E7A">
          <w:rPr>
            <w:rFonts w:ascii="Times New Roman" w:hAnsi="Times New Roman" w:cs="Times New Roman"/>
            <w:sz w:val="24"/>
            <w:szCs w:val="24"/>
          </w:rPr>
          <w:delText>richness</w:delText>
        </w:r>
        <w:r w:rsidR="00AD1C7A">
          <w:rPr>
            <w:rFonts w:ascii="Times New Roman" w:hAnsi="Times New Roman" w:cs="Times New Roman"/>
            <w:sz w:val="24"/>
            <w:szCs w:val="24"/>
          </w:rPr>
          <w:delText xml:space="preserve"> revealed similar patterns but the proportion of sites</w:delText>
        </w:r>
        <w:r w:rsidR="00EE5EBC">
          <w:rPr>
            <w:rFonts w:ascii="Times New Roman" w:hAnsi="Times New Roman" w:cs="Times New Roman"/>
            <w:sz w:val="24"/>
            <w:szCs w:val="24"/>
          </w:rPr>
          <w:delText xml:space="preserve"> identified to potentially change depended on the level of support</w:delText>
        </w:r>
        <w:r w:rsidR="00AD1C7A">
          <w:rPr>
            <w:rFonts w:ascii="Times New Roman" w:hAnsi="Times New Roman" w:cs="Times New Roman"/>
            <w:sz w:val="24"/>
            <w:szCs w:val="24"/>
          </w:rPr>
          <w:delText>. Considering sites with &gt;</w:delText>
        </w:r>
        <w:r w:rsidR="00EE5EBC">
          <w:rPr>
            <w:rFonts w:ascii="Times New Roman" w:hAnsi="Times New Roman" w:cs="Times New Roman"/>
            <w:sz w:val="24"/>
            <w:szCs w:val="24"/>
          </w:rPr>
          <w:delText xml:space="preserve"> </w:delText>
        </w:r>
        <w:r w:rsidR="00594DB8">
          <w:rPr>
            <w:rFonts w:ascii="Times New Roman" w:hAnsi="Times New Roman" w:cs="Times New Roman"/>
            <w:sz w:val="24"/>
            <w:szCs w:val="24"/>
          </w:rPr>
          <w:delText>0.</w:delText>
        </w:r>
        <w:r w:rsidR="000E2E7A">
          <w:rPr>
            <w:rFonts w:ascii="Times New Roman" w:hAnsi="Times New Roman" w:cs="Times New Roman"/>
            <w:sz w:val="24"/>
            <w:szCs w:val="24"/>
          </w:rPr>
          <w:delText>75</w:delText>
        </w:r>
        <w:r w:rsidR="00594DB8">
          <w:rPr>
            <w:rFonts w:ascii="Times New Roman" w:hAnsi="Times New Roman" w:cs="Times New Roman"/>
            <w:sz w:val="24"/>
            <w:szCs w:val="24"/>
          </w:rPr>
          <w:delText xml:space="preserve"> support</w:delText>
        </w:r>
        <w:r w:rsidR="00AD1C7A">
          <w:rPr>
            <w:rFonts w:ascii="Times New Roman" w:hAnsi="Times New Roman" w:cs="Times New Roman"/>
            <w:sz w:val="24"/>
            <w:szCs w:val="24"/>
          </w:rPr>
          <w:delText xml:space="preserve"> for differences in richness revealed that disturbance could change the number of genera at </w:delText>
        </w:r>
        <w:r w:rsidR="00590F26">
          <w:rPr>
            <w:rFonts w:ascii="Times New Roman" w:hAnsi="Times New Roman" w:cs="Times New Roman"/>
            <w:sz w:val="24"/>
            <w:szCs w:val="24"/>
          </w:rPr>
          <w:delText>26-61</w:delText>
        </w:r>
        <w:r w:rsidR="00EE5EBC">
          <w:rPr>
            <w:rFonts w:ascii="Times New Roman" w:hAnsi="Times New Roman" w:cs="Times New Roman"/>
            <w:sz w:val="24"/>
            <w:szCs w:val="24"/>
          </w:rPr>
          <w:delText>% while t</w:delText>
        </w:r>
        <w:r w:rsidR="00AD1C7A">
          <w:rPr>
            <w:rFonts w:ascii="Times New Roman" w:hAnsi="Times New Roman" w:cs="Times New Roman"/>
            <w:sz w:val="24"/>
            <w:szCs w:val="24"/>
          </w:rPr>
          <w:delText>he more conservative threshold (i.e. &gt;</w:delText>
        </w:r>
        <w:r w:rsidR="00EE5EBC">
          <w:rPr>
            <w:rFonts w:ascii="Times New Roman" w:hAnsi="Times New Roman" w:cs="Times New Roman"/>
            <w:sz w:val="24"/>
            <w:szCs w:val="24"/>
          </w:rPr>
          <w:delText xml:space="preserve"> </w:delText>
        </w:r>
        <w:r w:rsidR="00AD1C7A">
          <w:rPr>
            <w:rFonts w:ascii="Times New Roman" w:hAnsi="Times New Roman" w:cs="Times New Roman"/>
            <w:sz w:val="24"/>
            <w:szCs w:val="24"/>
          </w:rPr>
          <w:delText xml:space="preserve">0.9 support) </w:delText>
        </w:r>
        <w:r w:rsidR="00EE5EBC">
          <w:rPr>
            <w:rFonts w:ascii="Times New Roman" w:hAnsi="Times New Roman" w:cs="Times New Roman"/>
            <w:sz w:val="24"/>
            <w:szCs w:val="24"/>
          </w:rPr>
          <w:delText xml:space="preserve">revealed that </w:delText>
        </w:r>
        <w:r w:rsidR="00AD1C7A">
          <w:rPr>
            <w:rFonts w:ascii="Times New Roman" w:hAnsi="Times New Roman" w:cs="Times New Roman"/>
            <w:sz w:val="24"/>
            <w:szCs w:val="24"/>
          </w:rPr>
          <w:delText>6-30% sites</w:delText>
        </w:r>
        <w:r w:rsidR="00EE5EBC">
          <w:rPr>
            <w:rFonts w:ascii="Times New Roman" w:hAnsi="Times New Roman" w:cs="Times New Roman"/>
            <w:sz w:val="24"/>
            <w:szCs w:val="24"/>
          </w:rPr>
          <w:delText xml:space="preserve"> might change</w:delText>
        </w:r>
        <w:r w:rsidR="007C04C2">
          <w:rPr>
            <w:rFonts w:ascii="Times New Roman" w:hAnsi="Times New Roman" w:cs="Times New Roman"/>
            <w:sz w:val="24"/>
            <w:szCs w:val="24"/>
          </w:rPr>
          <w:delText xml:space="preserve"> in richness</w:delText>
        </w:r>
        <w:r w:rsidR="007F3164">
          <w:rPr>
            <w:rFonts w:ascii="Times New Roman" w:hAnsi="Times New Roman" w:cs="Times New Roman"/>
            <w:sz w:val="24"/>
            <w:szCs w:val="24"/>
          </w:rPr>
          <w:delText xml:space="preserve">. </w:delText>
        </w:r>
      </w:del>
    </w:p>
    <w:p w14:paraId="3A7B1C94" w14:textId="77777777" w:rsidR="005450FF" w:rsidRDefault="005450FF" w:rsidP="00AE0730">
      <w:pPr>
        <w:spacing w:line="480" w:lineRule="auto"/>
        <w:ind w:firstLine="720"/>
        <w:contextualSpacing/>
        <w:rPr>
          <w:del w:id="1578" w:author="Kopp, Darin" w:date="2025-02-20T15:34:00Z"/>
          <w:rFonts w:ascii="Times New Roman" w:hAnsi="Times New Roman" w:cs="Times New Roman"/>
          <w:sz w:val="24"/>
          <w:szCs w:val="24"/>
        </w:rPr>
      </w:pPr>
    </w:p>
    <w:p w14:paraId="20043960" w14:textId="77777777" w:rsidR="00F45B34" w:rsidRDefault="001F5867" w:rsidP="001F5867">
      <w:pPr>
        <w:spacing w:line="480" w:lineRule="auto"/>
        <w:contextualSpacing/>
        <w:jc w:val="center"/>
        <w:rPr>
          <w:del w:id="1579" w:author="Kopp, Darin" w:date="2025-02-20T15:34:00Z"/>
          <w:rFonts w:ascii="Times New Roman" w:hAnsi="Times New Roman" w:cs="Times New Roman"/>
          <w:sz w:val="24"/>
          <w:szCs w:val="24"/>
        </w:rPr>
      </w:pPr>
      <w:del w:id="1580" w:author="Kopp, Darin" w:date="2025-02-20T15:34:00Z">
        <w:r>
          <w:rPr>
            <w:rFonts w:ascii="Times New Roman" w:hAnsi="Times New Roman" w:cs="Times New Roman"/>
            <w:noProof/>
            <w:sz w:val="24"/>
            <w:szCs w:val="24"/>
          </w:rPr>
          <w:drawing>
            <wp:inline distT="0" distB="0" distL="0" distR="0" wp14:anchorId="460D5A27" wp14:editId="0948753F">
              <wp:extent cx="3966210" cy="3305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9941" cy="3308284"/>
                      </a:xfrm>
                      <a:prstGeom prst="rect">
                        <a:avLst/>
                      </a:prstGeom>
                    </pic:spPr>
                  </pic:pic>
                </a:graphicData>
              </a:graphic>
            </wp:inline>
          </w:drawing>
        </w:r>
      </w:del>
    </w:p>
    <w:p w14:paraId="7A6C4132" w14:textId="77777777" w:rsidR="00F45B34" w:rsidRDefault="00F45B34" w:rsidP="00F45B34">
      <w:pPr>
        <w:spacing w:line="240" w:lineRule="auto"/>
        <w:contextualSpacing/>
        <w:rPr>
          <w:del w:id="1581" w:author="Kopp, Darin" w:date="2025-02-20T15:34:00Z"/>
          <w:rFonts w:ascii="Times New Roman" w:hAnsi="Times New Roman" w:cs="Times New Roman"/>
          <w:sz w:val="24"/>
          <w:szCs w:val="24"/>
        </w:rPr>
      </w:pPr>
      <w:del w:id="1582" w:author="Kopp, Darin" w:date="2025-02-20T15:34:00Z">
        <w:r>
          <w:rPr>
            <w:rFonts w:ascii="Times New Roman" w:hAnsi="Times New Roman" w:cs="Times New Roman"/>
            <w:sz w:val="24"/>
            <w:szCs w:val="24"/>
          </w:rPr>
          <w:delText xml:space="preserve">Figure </w:delText>
        </w:r>
        <w:r w:rsidR="00BB799A">
          <w:rPr>
            <w:rFonts w:ascii="Times New Roman" w:hAnsi="Times New Roman" w:cs="Times New Roman"/>
            <w:sz w:val="24"/>
            <w:szCs w:val="24"/>
          </w:rPr>
          <w:delText>6</w:delText>
        </w:r>
        <w:r>
          <w:rPr>
            <w:rFonts w:ascii="Times New Roman" w:hAnsi="Times New Roman" w:cs="Times New Roman"/>
            <w:sz w:val="24"/>
            <w:szCs w:val="24"/>
          </w:rPr>
          <w:delText xml:space="preserve">: Proportion of sites where genus richness </w:delText>
        </w:r>
        <w:r w:rsidR="007C04C2">
          <w:rPr>
            <w:rFonts w:ascii="Times New Roman" w:hAnsi="Times New Roman" w:cs="Times New Roman"/>
            <w:sz w:val="24"/>
            <w:szCs w:val="24"/>
          </w:rPr>
          <w:delText xml:space="preserve">or composition </w:delText>
        </w:r>
        <w:r>
          <w:rPr>
            <w:rFonts w:ascii="Times New Roman" w:hAnsi="Times New Roman" w:cs="Times New Roman"/>
            <w:sz w:val="24"/>
            <w:szCs w:val="24"/>
          </w:rPr>
          <w:delText>could change if anthropogenic disturbance was removed</w:delText>
        </w:r>
        <w:r w:rsidR="001F442C">
          <w:rPr>
            <w:rFonts w:ascii="Times New Roman" w:hAnsi="Times New Roman" w:cs="Times New Roman"/>
            <w:sz w:val="24"/>
            <w:szCs w:val="24"/>
          </w:rPr>
          <w:delText xml:space="preserve"> from the physiochemical environment</w:delText>
        </w:r>
        <w:r>
          <w:rPr>
            <w:rFonts w:ascii="Times New Roman" w:hAnsi="Times New Roman" w:cs="Times New Roman"/>
            <w:sz w:val="24"/>
            <w:szCs w:val="24"/>
          </w:rPr>
          <w:delText>.</w:delText>
        </w:r>
      </w:del>
      <w:moveFromRangeStart w:id="1583" w:author="Kopp, Darin" w:date="2025-02-20T15:34:00Z" w:name="move190958080"/>
      <w:moveFrom w:id="1584" w:author="Kopp, Darin" w:date="2025-02-20T15:34:00Z">
        <w:r w:rsidR="000E6EB5">
          <w:rPr>
            <w:rFonts w:ascii="Times New Roman" w:hAnsi="Times New Roman" w:cs="Times New Roman"/>
            <w:sz w:val="24"/>
            <w:szCs w:val="24"/>
          </w:rPr>
          <w:t xml:space="preserve"> Shaded bars indicate that the probability of mean present-day richness differs from hindcast with &gt; 0.90 (Black) or 0.75-0.90 (Gray) support. </w:t>
        </w:r>
      </w:moveFrom>
      <w:moveFromRangeEnd w:id="1583"/>
      <w:del w:id="1585" w:author="Kopp, Darin" w:date="2025-02-20T15:34:00Z">
        <w:r w:rsidR="00BB799A">
          <w:rPr>
            <w:rFonts w:ascii="Times New Roman" w:hAnsi="Times New Roman" w:cs="Times New Roman"/>
            <w:sz w:val="24"/>
            <w:szCs w:val="24"/>
          </w:rPr>
          <w:delText>H</w:delText>
        </w:r>
        <w:r w:rsidR="000D5D73">
          <w:rPr>
            <w:rFonts w:ascii="Times New Roman" w:hAnsi="Times New Roman" w:cs="Times New Roman"/>
            <w:sz w:val="24"/>
            <w:szCs w:val="24"/>
          </w:rPr>
          <w:delText xml:space="preserve">atched </w:delText>
        </w:r>
        <w:r>
          <w:rPr>
            <w:rFonts w:ascii="Times New Roman" w:hAnsi="Times New Roman" w:cs="Times New Roman"/>
            <w:sz w:val="24"/>
            <w:szCs w:val="24"/>
          </w:rPr>
          <w:delText>bars indicate that compositional</w:delText>
        </w:r>
      </w:del>
      <w:moveFromRangeStart w:id="1586" w:author="Kopp, Darin" w:date="2025-02-20T15:34:00Z" w:name="move190958081"/>
      <w:moveFrom w:id="1587" w:author="Kopp, Darin" w:date="2025-02-20T15:34:00Z">
        <w:r w:rsidR="000E6EB5">
          <w:rPr>
            <w:rFonts w:ascii="Times New Roman" w:hAnsi="Times New Roman" w:cs="Times New Roman"/>
            <w:sz w:val="24"/>
            <w:szCs w:val="24"/>
          </w:rPr>
          <w:t xml:space="preserve"> similarity was &lt; 0.9 but support for a difference in richness were &lt; 0.75.  White bars indicate the proportion of sites that had &lt; 0.75 support for change in richness and &gt;0.9 compositional similarity. Yellow bars indicate the proportion of sites that could not be assessed because of insufficient data</w:t>
        </w:r>
      </w:moveFrom>
      <w:moveFromRangeEnd w:id="1586"/>
      <w:del w:id="1588" w:author="Kopp, Darin" w:date="2025-02-20T15:34:00Z">
        <w:r w:rsidR="00E35460">
          <w:rPr>
            <w:rFonts w:ascii="Times New Roman" w:hAnsi="Times New Roman" w:cs="Times New Roman"/>
            <w:sz w:val="24"/>
            <w:szCs w:val="24"/>
          </w:rPr>
          <w:delText xml:space="preserve">. </w:delText>
        </w:r>
        <w:r>
          <w:rPr>
            <w:rFonts w:ascii="Times New Roman" w:hAnsi="Times New Roman" w:cs="Times New Roman"/>
            <w:sz w:val="24"/>
            <w:szCs w:val="24"/>
          </w:rPr>
          <w:delText xml:space="preserve">    </w:delText>
        </w:r>
      </w:del>
    </w:p>
    <w:p w14:paraId="013D0101" w14:textId="260E1F57" w:rsidR="00CE0D67" w:rsidRDefault="00CE0D67" w:rsidP="00300A75">
      <w:pPr>
        <w:spacing w:line="480" w:lineRule="auto"/>
        <w:contextualSpacing/>
        <w:rPr>
          <w:rFonts w:ascii="Times New Roman" w:hAnsi="Times New Roman" w:cs="Times New Roman"/>
          <w:sz w:val="24"/>
          <w:szCs w:val="24"/>
        </w:rPr>
        <w:pPrChange w:id="1589" w:author="Kopp, Darin" w:date="2025-02-20T15:34:00Z">
          <w:pPr>
            <w:spacing w:line="240" w:lineRule="auto"/>
          </w:pPr>
        </w:pPrChange>
      </w:pPr>
    </w:p>
    <w:p w14:paraId="6810BBEF" w14:textId="762EECBD" w:rsidR="00136CDB" w:rsidRDefault="00813871" w:rsidP="00300A75">
      <w:pPr>
        <w:spacing w:line="480" w:lineRule="auto"/>
        <w:contextualSpacing/>
        <w:rPr>
          <w:rFonts w:ascii="Times New Roman" w:hAnsi="Times New Roman" w:cs="Times New Roman"/>
          <w:sz w:val="24"/>
          <w:szCs w:val="24"/>
        </w:rPr>
      </w:pPr>
      <w:r w:rsidRPr="00381693">
        <w:rPr>
          <w:rFonts w:ascii="Times New Roman" w:hAnsi="Times New Roman" w:cs="Times New Roman"/>
          <w:sz w:val="24"/>
          <w:szCs w:val="24"/>
        </w:rPr>
        <w:t>Discussion</w:t>
      </w:r>
    </w:p>
    <w:p w14:paraId="2D119DB0" w14:textId="389C2A45" w:rsidR="00DE0917" w:rsidRPr="0025319B" w:rsidRDefault="0005147A" w:rsidP="0025319B">
      <w:pPr>
        <w:spacing w:after="0" w:line="480" w:lineRule="auto"/>
        <w:ind w:firstLine="720"/>
        <w:contextualSpacing/>
        <w:rPr>
          <w:ins w:id="1590" w:author="Kopp, Darin" w:date="2025-02-20T15:34:00Z"/>
          <w:rFonts w:ascii="Times New Roman" w:hAnsi="Times New Roman" w:cs="Times New Roman"/>
          <w:sz w:val="24"/>
          <w:szCs w:val="24"/>
        </w:rPr>
      </w:pPr>
      <w:ins w:id="1591" w:author="Kopp, Darin" w:date="2025-02-20T15:34:00Z">
        <w:r w:rsidRPr="0005147A">
          <w:rPr>
            <w:rFonts w:ascii="Times New Roman" w:hAnsi="Times New Roman" w:cs="Times New Roman"/>
            <w:sz w:val="24"/>
            <w:szCs w:val="24"/>
          </w:rPr>
          <w:t>A</w:t>
        </w:r>
        <w:r w:rsidR="0025319B" w:rsidRPr="0005147A">
          <w:rPr>
            <w:rFonts w:ascii="Times New Roman" w:hAnsi="Times New Roman" w:cs="Times New Roman"/>
            <w:sz w:val="24"/>
            <w:szCs w:val="24"/>
          </w:rPr>
          <w:t xml:space="preserve">ssess the effects of anthropogenic disturbance on biological assemblages is challenging because few </w:t>
        </w:r>
        <w:r w:rsidRPr="0005147A">
          <w:rPr>
            <w:rFonts w:ascii="Times New Roman" w:hAnsi="Times New Roman" w:cs="Times New Roman"/>
            <w:sz w:val="24"/>
            <w:szCs w:val="24"/>
          </w:rPr>
          <w:t>minimally disturbed sites remain</w:t>
        </w:r>
        <w:r w:rsidR="0025319B" w:rsidRPr="0005147A">
          <w:rPr>
            <w:rFonts w:ascii="Times New Roman" w:hAnsi="Times New Roman" w:cs="Times New Roman"/>
            <w:sz w:val="24"/>
            <w:szCs w:val="24"/>
          </w:rPr>
          <w:t xml:space="preserve"> </w:t>
        </w:r>
        <w:r w:rsidR="0025319B" w:rsidRPr="0005147A">
          <w:rPr>
            <w:rFonts w:ascii="Times New Roman" w:hAnsi="Times New Roman" w:cs="Times New Roman"/>
            <w:sz w:val="24"/>
            <w:szCs w:val="24"/>
          </w:rPr>
          <w:fldChar w:fldCharType="begin"/>
        </w:r>
        <w:r w:rsidR="0025319B" w:rsidRPr="0005147A">
          <w:rPr>
            <w:rFonts w:ascii="Times New Roman" w:hAnsi="Times New Roman" w:cs="Times New Roman"/>
            <w:sz w:val="24"/>
            <w:szCs w:val="24"/>
          </w:rPr>
          <w:instrText xml:space="preserve"> ADDIN EN.CITE &lt;EndNote&gt;&lt;Cite&gt;&lt;Author&gt;Stoddard&lt;/Author&gt;&lt;Year&gt;2006&lt;/Year&gt;&lt;RecNum&gt;58&lt;/RecNum&gt;&lt;DisplayText&gt;(Stoddard et al. 2006)&lt;/DisplayText&gt;&lt;record&gt;&lt;rec-number&gt;58&lt;/rec-number&gt;&lt;foreign-keys&gt;&lt;key app="EN" db-id="rtxzfetfi9xw07eeartpf9t7wwtdt2arspvw" timestamp="1708542661" guid="98e6235a-712c-45a5-94e5-bf07f2c69808"&gt;58&lt;/key&gt;&lt;/foreign-keys&gt;&lt;ref-type name="Journal Article"&gt;17&lt;/ref-type&gt;&lt;contributors&gt;&lt;authors&gt;&lt;author&gt;Stoddard, John L.&lt;/author&gt;&lt;author&gt;Larsen, David P.&lt;/author&gt;&lt;author&gt;Hawkins, Charles P.&lt;/author&gt;&lt;author&gt;Johnson, Richard K.&lt;/author&gt;&lt;author&gt;Norris, Richard H.&lt;/author&gt;&lt;/authors&gt;&lt;/contributors&gt;&lt;titles&gt;&lt;title&gt;SETTING EXPECTATIONS FOR THE ECOLOGICAL CONDITION OF STREAMS: THE CONCEPT OF REFERENCE CONDITION&lt;/title&gt;&lt;secondary-title&gt;Ecological Applications&lt;/secondary-title&gt;&lt;/titles&gt;&lt;periodical&gt;&lt;full-title&gt;Ecological Applications&lt;/full-title&gt;&lt;/periodical&gt;&lt;pages&gt;1267-1276&lt;/pages&gt;&lt;volume&gt;16&lt;/volume&gt;&lt;number&gt;4&lt;/number&gt;&lt;keywords&gt;&lt;keyword&gt;best attainable condition&lt;/keyword&gt;&lt;keyword&gt;bioassessment&lt;/keyword&gt;&lt;keyword&gt;Clean Water Act&lt;/keyword&gt;&lt;keyword&gt;consistency of terminology needed&lt;/keyword&gt;&lt;keyword&gt;historical condition&lt;/keyword&gt;&lt;keyword&gt;least disturbed condition&lt;/keyword&gt;&lt;keyword&gt;minimally disturbed condition&lt;/keyword&gt;&lt;keyword&gt;monitoring&lt;/keyword&gt;&lt;keyword&gt;reference condition defined&lt;/keyword&gt;&lt;/keywords&gt;&lt;dates&gt;&lt;year&gt;2006&lt;/year&gt;&lt;pub-dates&gt;&lt;date&gt;2006/08/01&lt;/date&gt;&lt;/pub-dates&gt;&lt;/dates&gt;&lt;publisher&gt;John Wiley &amp;amp; Sons, Ltd&lt;/publisher&gt;&lt;isbn&gt;1051-0761&lt;/isbn&gt;&lt;urls&gt;&lt;related-urls&gt;&lt;url&gt;https://doi.org/10.1890/1051-0761(2006)016[1267:SEFTEC]2.0.CO;2&lt;/url&gt;&lt;/related-urls&gt;&lt;/urls&gt;&lt;electronic-resource-num&gt;https://doi.org/10.1890/1051-0761(2006)016[1267:SEFTEC]2.0.CO;2&lt;/electronic-resource-num&gt;&lt;access-date&gt;2024/02/21&lt;/access-date&gt;&lt;/record&gt;&lt;/Cite&gt;&lt;/EndNote&gt;</w:instrText>
        </w:r>
        <w:r w:rsidR="0025319B" w:rsidRPr="0005147A">
          <w:rPr>
            <w:rFonts w:ascii="Times New Roman" w:hAnsi="Times New Roman" w:cs="Times New Roman"/>
            <w:sz w:val="24"/>
            <w:szCs w:val="24"/>
          </w:rPr>
          <w:fldChar w:fldCharType="separate"/>
        </w:r>
        <w:r w:rsidR="0025319B" w:rsidRPr="0005147A">
          <w:rPr>
            <w:rFonts w:ascii="Times New Roman" w:hAnsi="Times New Roman" w:cs="Times New Roman"/>
            <w:noProof/>
            <w:sz w:val="24"/>
            <w:szCs w:val="24"/>
          </w:rPr>
          <w:t>(</w:t>
        </w:r>
        <w:r w:rsidR="00000000">
          <w:fldChar w:fldCharType="begin"/>
        </w:r>
        <w:r w:rsidR="00000000">
          <w:instrText>HYPERLINK \l "_ENREF_79" \o "Stoddard, 2006 #58"</w:instrText>
        </w:r>
        <w:r w:rsidR="00000000">
          <w:fldChar w:fldCharType="separate"/>
        </w:r>
        <w:r w:rsidR="00707795" w:rsidRPr="0005147A">
          <w:rPr>
            <w:rFonts w:ascii="Times New Roman" w:hAnsi="Times New Roman" w:cs="Times New Roman"/>
            <w:noProof/>
            <w:sz w:val="24"/>
            <w:szCs w:val="24"/>
          </w:rPr>
          <w:t>Stoddard et al. 2006</w:t>
        </w:r>
        <w:r w:rsidR="00000000">
          <w:rPr>
            <w:rFonts w:ascii="Times New Roman" w:hAnsi="Times New Roman" w:cs="Times New Roman"/>
            <w:noProof/>
            <w:sz w:val="24"/>
            <w:szCs w:val="24"/>
          </w:rPr>
          <w:fldChar w:fldCharType="end"/>
        </w:r>
        <w:r w:rsidR="0025319B" w:rsidRPr="0005147A">
          <w:rPr>
            <w:rFonts w:ascii="Times New Roman" w:hAnsi="Times New Roman" w:cs="Times New Roman"/>
            <w:noProof/>
            <w:sz w:val="24"/>
            <w:szCs w:val="24"/>
          </w:rPr>
          <w:t>)</w:t>
        </w:r>
        <w:r w:rsidR="0025319B" w:rsidRPr="0005147A">
          <w:rPr>
            <w:rFonts w:ascii="Times New Roman" w:hAnsi="Times New Roman" w:cs="Times New Roman"/>
            <w:sz w:val="24"/>
            <w:szCs w:val="24"/>
          </w:rPr>
          <w:fldChar w:fldCharType="end"/>
        </w:r>
        <w:r w:rsidR="0025319B" w:rsidRPr="0005147A">
          <w:rPr>
            <w:rFonts w:ascii="Times New Roman" w:hAnsi="Times New Roman" w:cs="Times New Roman"/>
            <w:sz w:val="24"/>
            <w:szCs w:val="24"/>
          </w:rPr>
          <w:t xml:space="preserve">. Sites in least-disturbed </w:t>
        </w:r>
        <w:r w:rsidRPr="0005147A">
          <w:rPr>
            <w:rFonts w:ascii="Times New Roman" w:hAnsi="Times New Roman" w:cs="Times New Roman"/>
            <w:sz w:val="24"/>
            <w:szCs w:val="24"/>
          </w:rPr>
          <w:t xml:space="preserve">are </w:t>
        </w:r>
        <w:r w:rsidR="0025319B" w:rsidRPr="0005147A">
          <w:rPr>
            <w:rFonts w:ascii="Times New Roman" w:hAnsi="Times New Roman" w:cs="Times New Roman"/>
            <w:sz w:val="24"/>
            <w:szCs w:val="24"/>
          </w:rPr>
          <w:t xml:space="preserve">often adopted as </w:t>
        </w:r>
        <w:r w:rsidRPr="0005147A">
          <w:rPr>
            <w:rFonts w:ascii="Times New Roman" w:hAnsi="Times New Roman" w:cs="Times New Roman"/>
            <w:sz w:val="24"/>
            <w:szCs w:val="24"/>
          </w:rPr>
          <w:t xml:space="preserve">an </w:t>
        </w:r>
        <w:r w:rsidR="0025319B" w:rsidRPr="0005147A">
          <w:rPr>
            <w:rFonts w:ascii="Times New Roman" w:hAnsi="Times New Roman" w:cs="Times New Roman"/>
            <w:sz w:val="24"/>
            <w:szCs w:val="24"/>
          </w:rPr>
          <w:t xml:space="preserve">alternative but </w:t>
        </w:r>
        <w:r w:rsidRPr="0005147A">
          <w:rPr>
            <w:rFonts w:ascii="Times New Roman" w:hAnsi="Times New Roman" w:cs="Times New Roman"/>
            <w:sz w:val="24"/>
            <w:szCs w:val="24"/>
          </w:rPr>
          <w:t xml:space="preserve">are </w:t>
        </w:r>
        <w:r w:rsidR="0025319B" w:rsidRPr="0005147A">
          <w:rPr>
            <w:rFonts w:ascii="Times New Roman" w:hAnsi="Times New Roman" w:cs="Times New Roman"/>
            <w:sz w:val="24"/>
            <w:szCs w:val="24"/>
          </w:rPr>
          <w:t xml:space="preserve">difficult to consistently define, vary in quality, and can be spatially aggregated </w:t>
        </w:r>
        <w:r w:rsidR="0025319B" w:rsidRPr="0005147A">
          <w:rPr>
            <w:rFonts w:ascii="Times New Roman" w:hAnsi="Times New Roman" w:cs="Times New Roman"/>
            <w:sz w:val="24"/>
            <w:szCs w:val="24"/>
          </w:rPr>
          <w:fldChar w:fldCharType="begin">
            <w:fldData xml:space="preserve">PEVuZE5vdGU+PENpdGU+PEF1dGhvcj5NY05lbGxpZTwvQXV0aG9yPjxZZWFyPjIwMjA8L1llYXI+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</w:fldData>
          </w:fldChar>
        </w:r>
        <w:r w:rsidR="0025319B" w:rsidRPr="0005147A">
          <w:rPr>
            <w:rFonts w:ascii="Times New Roman" w:hAnsi="Times New Roman" w:cs="Times New Roman"/>
            <w:sz w:val="24"/>
            <w:szCs w:val="24"/>
          </w:rPr>
          <w:instrText xml:space="preserve"> ADDIN EN.CITE </w:instrText>
        </w:r>
        <w:r w:rsidR="0025319B" w:rsidRPr="0005147A">
          <w:rPr>
            <w:rFonts w:ascii="Times New Roman" w:hAnsi="Times New Roman" w:cs="Times New Roman"/>
            <w:sz w:val="24"/>
            <w:szCs w:val="24"/>
          </w:rPr>
          <w:fldChar w:fldCharType="begin">
            <w:fldData xml:space="preserve">PEVuZE5vdGU+PENpdGU+PEF1dGhvcj5NY05lbGxpZTwvQXV0aG9yPjxZZWFyPjIwMjA8L1llYXI+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</w:fldData>
          </w:fldChar>
        </w:r>
        <w:r w:rsidR="0025319B" w:rsidRPr="0005147A">
          <w:rPr>
            <w:rFonts w:ascii="Times New Roman" w:hAnsi="Times New Roman" w:cs="Times New Roman"/>
            <w:sz w:val="24"/>
            <w:szCs w:val="24"/>
          </w:rPr>
          <w:instrText xml:space="preserve"> ADDIN EN.CITE.DATA </w:instrText>
        </w:r>
        <w:r w:rsidR="0025319B" w:rsidRPr="0005147A">
          <w:rPr>
            <w:rFonts w:ascii="Times New Roman" w:hAnsi="Times New Roman" w:cs="Times New Roman"/>
            <w:sz w:val="24"/>
            <w:szCs w:val="24"/>
          </w:rPr>
        </w:r>
        <w:r w:rsidR="0025319B" w:rsidRPr="0005147A">
          <w:rPr>
            <w:rFonts w:ascii="Times New Roman" w:hAnsi="Times New Roman" w:cs="Times New Roman"/>
            <w:sz w:val="24"/>
            <w:szCs w:val="24"/>
          </w:rPr>
          <w:fldChar w:fldCharType="end"/>
        </w:r>
        <w:r w:rsidR="0025319B" w:rsidRPr="0005147A">
          <w:rPr>
            <w:rFonts w:ascii="Times New Roman" w:hAnsi="Times New Roman" w:cs="Times New Roman"/>
            <w:sz w:val="24"/>
            <w:szCs w:val="24"/>
          </w:rPr>
        </w:r>
        <w:r w:rsidR="0025319B" w:rsidRPr="0005147A">
          <w:rPr>
            <w:rFonts w:ascii="Times New Roman" w:hAnsi="Times New Roman" w:cs="Times New Roman"/>
            <w:sz w:val="24"/>
            <w:szCs w:val="24"/>
          </w:rPr>
          <w:fldChar w:fldCharType="separate"/>
        </w:r>
        <w:r w:rsidR="0025319B" w:rsidRPr="0005147A">
          <w:rPr>
            <w:rFonts w:ascii="Times New Roman" w:hAnsi="Times New Roman" w:cs="Times New Roman"/>
            <w:noProof/>
            <w:sz w:val="24"/>
            <w:szCs w:val="24"/>
          </w:rPr>
          <w:t>(</w:t>
        </w:r>
        <w:r w:rsidR="00000000">
          <w:fldChar w:fldCharType="begin"/>
        </w:r>
        <w:r w:rsidR="00000000">
          <w:instrText>HYPERLINK \l "_ENREF_28" \o "Hawkins, 2010 #25"</w:instrText>
        </w:r>
        <w:r w:rsidR="00000000">
          <w:fldChar w:fldCharType="separate"/>
        </w:r>
        <w:r w:rsidR="00707795" w:rsidRPr="0005147A">
          <w:rPr>
            <w:rFonts w:ascii="Times New Roman" w:hAnsi="Times New Roman" w:cs="Times New Roman"/>
            <w:noProof/>
            <w:sz w:val="24"/>
            <w:szCs w:val="24"/>
          </w:rPr>
          <w:t>Hawkins et al. 2010</w:t>
        </w:r>
        <w:r w:rsidR="00000000">
          <w:rPr>
            <w:rFonts w:ascii="Times New Roman" w:hAnsi="Times New Roman" w:cs="Times New Roman"/>
            <w:noProof/>
            <w:sz w:val="24"/>
            <w:szCs w:val="24"/>
          </w:rPr>
          <w:fldChar w:fldCharType="end"/>
        </w:r>
        <w:r w:rsidR="0025319B" w:rsidRPr="0005147A">
          <w:rPr>
            <w:rFonts w:ascii="Times New Roman" w:hAnsi="Times New Roman" w:cs="Times New Roman"/>
            <w:noProof/>
            <w:sz w:val="24"/>
            <w:szCs w:val="24"/>
          </w:rPr>
          <w:t xml:space="preserve">, </w:t>
        </w:r>
        <w:r w:rsidR="00000000">
          <w:fldChar w:fldCharType="begin"/>
        </w:r>
        <w:r w:rsidR="00000000">
          <w:instrText>HYPERLINK \l "_ENREF_47" \o "McNellie, 2020 #53"</w:instrText>
        </w:r>
        <w:r w:rsidR="00000000">
          <w:fldChar w:fldCharType="separate"/>
        </w:r>
        <w:r w:rsidR="00707795" w:rsidRPr="0005147A">
          <w:rPr>
            <w:rFonts w:ascii="Times New Roman" w:hAnsi="Times New Roman" w:cs="Times New Roman"/>
            <w:noProof/>
            <w:sz w:val="24"/>
            <w:szCs w:val="24"/>
          </w:rPr>
          <w:t>McNellie et al. 2020</w:t>
        </w:r>
        <w:r w:rsidR="00000000">
          <w:rPr>
            <w:rFonts w:ascii="Times New Roman" w:hAnsi="Times New Roman" w:cs="Times New Roman"/>
            <w:noProof/>
            <w:sz w:val="24"/>
            <w:szCs w:val="24"/>
          </w:rPr>
          <w:fldChar w:fldCharType="end"/>
        </w:r>
        <w:r w:rsidR="0025319B" w:rsidRPr="0005147A">
          <w:rPr>
            <w:rFonts w:ascii="Times New Roman" w:hAnsi="Times New Roman" w:cs="Times New Roman"/>
            <w:noProof/>
            <w:sz w:val="24"/>
            <w:szCs w:val="24"/>
          </w:rPr>
          <w:t>)</w:t>
        </w:r>
        <w:r w:rsidR="0025319B" w:rsidRPr="0005147A">
          <w:rPr>
            <w:rFonts w:ascii="Times New Roman" w:hAnsi="Times New Roman" w:cs="Times New Roman"/>
            <w:sz w:val="24"/>
            <w:szCs w:val="24"/>
          </w:rPr>
          <w:fldChar w:fldCharType="end"/>
        </w:r>
        <w:r w:rsidR="0025319B" w:rsidRPr="0005147A">
          <w:rPr>
            <w:rFonts w:ascii="Times New Roman" w:hAnsi="Times New Roman" w:cs="Times New Roman"/>
            <w:sz w:val="24"/>
            <w:szCs w:val="24"/>
          </w:rPr>
          <w:t xml:space="preserve">. </w:t>
        </w:r>
        <w:r w:rsidR="00DF3D0F">
          <w:rPr>
            <w:rFonts w:ascii="Times New Roman" w:hAnsi="Times New Roman" w:cs="Times New Roman"/>
            <w:sz w:val="24"/>
            <w:szCs w:val="24"/>
          </w:rPr>
          <w:t>The</w:t>
        </w:r>
        <w:r w:rsidR="0025319B">
          <w:rPr>
            <w:rFonts w:ascii="Times New Roman" w:hAnsi="Times New Roman" w:cs="Times New Roman"/>
            <w:sz w:val="24"/>
            <w:szCs w:val="24"/>
          </w:rPr>
          <w:t xml:space="preserve"> model-based</w:t>
        </w:r>
        <w:r w:rsidR="00BF7694">
          <w:rPr>
            <w:rFonts w:ascii="Times New Roman" w:hAnsi="Times New Roman" w:cs="Times New Roman"/>
            <w:sz w:val="24"/>
            <w:szCs w:val="24"/>
          </w:rPr>
          <w:t xml:space="preserve"> </w:t>
        </w:r>
        <w:r w:rsidR="00634EE2">
          <w:rPr>
            <w:rFonts w:ascii="Times New Roman" w:hAnsi="Times New Roman" w:cs="Times New Roman"/>
            <w:sz w:val="24"/>
            <w:szCs w:val="24"/>
          </w:rPr>
          <w:t>framework</w:t>
        </w:r>
        <w:r w:rsidR="00DF3D0F">
          <w:rPr>
            <w:rFonts w:ascii="Times New Roman" w:hAnsi="Times New Roman" w:cs="Times New Roman"/>
            <w:sz w:val="24"/>
            <w:szCs w:val="24"/>
          </w:rPr>
          <w:t xml:space="preserve"> we developed</w:t>
        </w:r>
        <w:r w:rsidR="00BF7694">
          <w:rPr>
            <w:rFonts w:ascii="Times New Roman" w:hAnsi="Times New Roman" w:cs="Times New Roman"/>
            <w:sz w:val="24"/>
            <w:szCs w:val="24"/>
          </w:rPr>
          <w:t xml:space="preserve"> </w:t>
        </w:r>
        <w:r w:rsidR="00A85732">
          <w:rPr>
            <w:rFonts w:ascii="Times New Roman" w:hAnsi="Times New Roman" w:cs="Times New Roman"/>
            <w:sz w:val="24"/>
            <w:szCs w:val="24"/>
          </w:rPr>
          <w:t xml:space="preserve">contributes to </w:t>
        </w:r>
        <w:r w:rsidR="00BF7694">
          <w:rPr>
            <w:rFonts w:ascii="Times New Roman" w:hAnsi="Times New Roman" w:cs="Times New Roman"/>
            <w:sz w:val="24"/>
            <w:szCs w:val="24"/>
          </w:rPr>
          <w:t xml:space="preserve">a suite of </w:t>
        </w:r>
        <w:r w:rsidR="00B4092F">
          <w:rPr>
            <w:rFonts w:ascii="Times New Roman" w:hAnsi="Times New Roman" w:cs="Times New Roman"/>
            <w:sz w:val="24"/>
            <w:szCs w:val="24"/>
          </w:rPr>
          <w:t xml:space="preserve">other </w:t>
        </w:r>
        <w:r w:rsidR="00AF5F34">
          <w:rPr>
            <w:rFonts w:ascii="Times New Roman" w:hAnsi="Times New Roman" w:cs="Times New Roman"/>
            <w:color w:val="000000"/>
            <w:sz w:val="24"/>
            <w:szCs w:val="24"/>
          </w:rPr>
          <w:t>approach</w:t>
        </w:r>
        <w:r w:rsidR="00E635E9">
          <w:rPr>
            <w:rFonts w:ascii="Times New Roman" w:hAnsi="Times New Roman" w:cs="Times New Roman"/>
            <w:color w:val="000000"/>
            <w:sz w:val="24"/>
            <w:szCs w:val="24"/>
          </w:rPr>
          <w:t>es</w:t>
        </w:r>
        <w:r w:rsidR="00AF5F34">
          <w:rPr>
            <w:rFonts w:ascii="Times New Roman" w:hAnsi="Times New Roman" w:cs="Times New Roman"/>
            <w:color w:val="000000"/>
            <w:sz w:val="24"/>
            <w:szCs w:val="24"/>
          </w:rPr>
          <w:t xml:space="preserve"> </w:t>
        </w:r>
        <w:r w:rsidR="006273E7">
          <w:rPr>
            <w:rFonts w:ascii="Times New Roman" w:hAnsi="Times New Roman" w:cs="Times New Roman"/>
            <w:color w:val="000000"/>
            <w:sz w:val="24"/>
            <w:szCs w:val="24"/>
          </w:rPr>
          <w:t>intended</w:t>
        </w:r>
        <w:r w:rsidR="00BF7694">
          <w:rPr>
            <w:rFonts w:ascii="Times New Roman" w:hAnsi="Times New Roman" w:cs="Times New Roman"/>
            <w:color w:val="000000"/>
            <w:sz w:val="24"/>
            <w:szCs w:val="24"/>
          </w:rPr>
          <w:t xml:space="preserve"> to circumvent the need for reference sites </w:t>
        </w:r>
        <w:r w:rsidR="00BF7694">
          <w:rPr>
            <w:rFonts w:ascii="Times New Roman" w:hAnsi="Times New Roman" w:cs="Times New Roman"/>
            <w:color w:val="000000"/>
            <w:sz w:val="24"/>
            <w:szCs w:val="24"/>
          </w:rPr>
          <w:fldChar w:fldCharType="begin">
            <w:fldData xml:space="preserve">PEVuZE5vdGU+PENpdGU+PEF1dGhvcj5DaGVzc21hbjwvQXV0aG9yPjxZZWFyPjIwMDQ8L1llYXI+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</w:fldData>
          </w:fldChar>
        </w:r>
        <w:r w:rsidR="00BF7694">
          <w:rPr>
            <w:rFonts w:ascii="Times New Roman" w:hAnsi="Times New Roman" w:cs="Times New Roman"/>
            <w:color w:val="000000"/>
            <w:sz w:val="24"/>
            <w:szCs w:val="24"/>
          </w:rPr>
          <w:instrText xml:space="preserve"> ADDIN EN.CITE </w:instrText>
        </w:r>
        <w:r w:rsidR="00BF7694">
          <w:rPr>
            <w:rFonts w:ascii="Times New Roman" w:hAnsi="Times New Roman" w:cs="Times New Roman"/>
            <w:color w:val="000000"/>
            <w:sz w:val="24"/>
            <w:szCs w:val="24"/>
          </w:rPr>
          <w:fldChar w:fldCharType="begin">
            <w:fldData xml:space="preserve">PEVuZE5vdGU+PENpdGU+PEF1dGhvcj5DaGVzc21hbjwvQXV0aG9yPjxZZWFyPjIwMDQ8L1llYXI+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</w:fldData>
          </w:fldChar>
        </w:r>
        <w:r w:rsidR="00BF7694">
          <w:rPr>
            <w:rFonts w:ascii="Times New Roman" w:hAnsi="Times New Roman" w:cs="Times New Roman"/>
            <w:color w:val="000000"/>
            <w:sz w:val="24"/>
            <w:szCs w:val="24"/>
          </w:rPr>
          <w:instrText xml:space="preserve"> ADDIN EN.CITE.DATA </w:instrText>
        </w:r>
        <w:r w:rsidR="00BF7694">
          <w:rPr>
            <w:rFonts w:ascii="Times New Roman" w:hAnsi="Times New Roman" w:cs="Times New Roman"/>
            <w:color w:val="000000"/>
            <w:sz w:val="24"/>
            <w:szCs w:val="24"/>
          </w:rPr>
        </w:r>
        <w:r w:rsidR="00BF7694">
          <w:rPr>
            <w:rFonts w:ascii="Times New Roman" w:hAnsi="Times New Roman" w:cs="Times New Roman"/>
            <w:color w:val="000000"/>
            <w:sz w:val="24"/>
            <w:szCs w:val="24"/>
          </w:rPr>
          <w:fldChar w:fldCharType="end"/>
        </w:r>
        <w:r w:rsidR="00BF7694">
          <w:rPr>
            <w:rFonts w:ascii="Times New Roman" w:hAnsi="Times New Roman" w:cs="Times New Roman"/>
            <w:color w:val="000000"/>
            <w:sz w:val="24"/>
            <w:szCs w:val="24"/>
          </w:rPr>
        </w:r>
        <w:r w:rsidR="00BF7694">
          <w:rPr>
            <w:rFonts w:ascii="Times New Roman" w:hAnsi="Times New Roman" w:cs="Times New Roman"/>
            <w:color w:val="000000"/>
            <w:sz w:val="24"/>
            <w:szCs w:val="24"/>
          </w:rPr>
          <w:fldChar w:fldCharType="separate"/>
        </w:r>
        <w:r w:rsidR="00BF7694">
          <w:rPr>
            <w:rFonts w:ascii="Times New Roman" w:hAnsi="Times New Roman" w:cs="Times New Roman"/>
            <w:noProof/>
            <w:color w:val="000000"/>
            <w:sz w:val="24"/>
            <w:szCs w:val="24"/>
          </w:rPr>
          <w:t>(</w:t>
        </w:r>
        <w:r w:rsidR="00000000">
          <w:fldChar w:fldCharType="begin"/>
        </w:r>
        <w:r w:rsidR="00000000">
          <w:instrText>HYPERLINK \l "_ENREF_10" \o "Chessman, 2004 #9"</w:instrText>
        </w:r>
        <w:r w:rsidR="00000000">
          <w:fldChar w:fldCharType="separate"/>
        </w:r>
        <w:r w:rsidR="00707795">
          <w:rPr>
            <w:rFonts w:ascii="Times New Roman" w:hAnsi="Times New Roman" w:cs="Times New Roman"/>
            <w:noProof/>
            <w:color w:val="000000"/>
            <w:sz w:val="24"/>
            <w:szCs w:val="24"/>
          </w:rPr>
          <w:t>Chessman and Royal 2004</w:t>
        </w:r>
        <w:r w:rsidR="00000000">
          <w:rPr>
            <w:rFonts w:ascii="Times New Roman" w:hAnsi="Times New Roman" w:cs="Times New Roman"/>
            <w:noProof/>
            <w:color w:val="000000"/>
            <w:sz w:val="24"/>
            <w:szCs w:val="24"/>
          </w:rPr>
          <w:fldChar w:fldCharType="end"/>
        </w:r>
        <w:r w:rsidR="00BF7694">
          <w:rPr>
            <w:rFonts w:ascii="Times New Roman" w:hAnsi="Times New Roman" w:cs="Times New Roman"/>
            <w:noProof/>
            <w:color w:val="000000"/>
            <w:sz w:val="24"/>
            <w:szCs w:val="24"/>
          </w:rPr>
          <w:t xml:space="preserve">, </w:t>
        </w:r>
        <w:r w:rsidR="00000000">
          <w:fldChar w:fldCharType="begin"/>
        </w:r>
        <w:r w:rsidR="00000000">
          <w:instrText>HYPERLINK \l "_ENREF_19" \o "Elias, 2016 #15"</w:instrText>
        </w:r>
        <w:r w:rsidR="00000000">
          <w:fldChar w:fldCharType="separate"/>
        </w:r>
        <w:r w:rsidR="00707795">
          <w:rPr>
            <w:rFonts w:ascii="Times New Roman" w:hAnsi="Times New Roman" w:cs="Times New Roman"/>
            <w:noProof/>
            <w:color w:val="000000"/>
            <w:sz w:val="24"/>
            <w:szCs w:val="24"/>
          </w:rPr>
          <w:t>Elias et al. 2016</w:t>
        </w:r>
        <w:r w:rsidR="00000000">
          <w:rPr>
            <w:rFonts w:ascii="Times New Roman" w:hAnsi="Times New Roman" w:cs="Times New Roman"/>
            <w:noProof/>
            <w:color w:val="000000"/>
            <w:sz w:val="24"/>
            <w:szCs w:val="24"/>
          </w:rPr>
          <w:fldChar w:fldCharType="end"/>
        </w:r>
        <w:r w:rsidR="00BF7694">
          <w:rPr>
            <w:rFonts w:ascii="Times New Roman" w:hAnsi="Times New Roman" w:cs="Times New Roman"/>
            <w:noProof/>
            <w:color w:val="000000"/>
            <w:sz w:val="24"/>
            <w:szCs w:val="24"/>
          </w:rPr>
          <w:t xml:space="preserve">, </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color w:val="000000"/>
            <w:sz w:val="24"/>
            <w:szCs w:val="24"/>
          </w:rPr>
          <w:t>Yuan et al. 2024</w:t>
        </w:r>
        <w:r w:rsidR="00000000">
          <w:rPr>
            <w:rFonts w:ascii="Times New Roman" w:hAnsi="Times New Roman" w:cs="Times New Roman"/>
            <w:noProof/>
            <w:color w:val="000000"/>
            <w:sz w:val="24"/>
            <w:szCs w:val="24"/>
          </w:rPr>
          <w:fldChar w:fldCharType="end"/>
        </w:r>
        <w:r w:rsidR="00BF7694">
          <w:rPr>
            <w:rFonts w:ascii="Times New Roman" w:hAnsi="Times New Roman" w:cs="Times New Roman"/>
            <w:noProof/>
            <w:color w:val="000000"/>
            <w:sz w:val="24"/>
            <w:szCs w:val="24"/>
          </w:rPr>
          <w:t>)</w:t>
        </w:r>
        <w:r w:rsidR="00BF7694">
          <w:rPr>
            <w:rFonts w:ascii="Times New Roman" w:hAnsi="Times New Roman" w:cs="Times New Roman"/>
            <w:color w:val="000000"/>
            <w:sz w:val="24"/>
            <w:szCs w:val="24"/>
          </w:rPr>
          <w:fldChar w:fldCharType="end"/>
        </w:r>
        <w:r w:rsidR="00BF7694">
          <w:rPr>
            <w:rFonts w:ascii="Times New Roman" w:hAnsi="Times New Roman" w:cs="Times New Roman"/>
            <w:color w:val="000000"/>
            <w:sz w:val="24"/>
            <w:szCs w:val="24"/>
          </w:rPr>
          <w:t xml:space="preserve">. </w:t>
        </w:r>
        <w:r w:rsidR="00634EE2">
          <w:rPr>
            <w:rFonts w:ascii="Times New Roman" w:hAnsi="Times New Roman" w:cs="Times New Roman"/>
            <w:color w:val="000000"/>
            <w:sz w:val="24"/>
            <w:szCs w:val="24"/>
          </w:rPr>
          <w:t xml:space="preserve">Specifically, </w:t>
        </w:r>
        <w:r w:rsidR="00A85732">
          <w:rPr>
            <w:rFonts w:ascii="Times New Roman" w:hAnsi="Times New Roman" w:cs="Times New Roman"/>
            <w:color w:val="000000"/>
            <w:sz w:val="24"/>
            <w:szCs w:val="24"/>
          </w:rPr>
          <w:t xml:space="preserve">we evaluated the effects of human disturbance on several physiochemical variables and, in turn, addressed whether altered physiochemical conditions </w:t>
        </w:r>
        <w:r>
          <w:rPr>
            <w:rFonts w:ascii="Times New Roman" w:hAnsi="Times New Roman" w:cs="Times New Roman"/>
            <w:color w:val="000000"/>
            <w:sz w:val="24"/>
            <w:szCs w:val="24"/>
          </w:rPr>
          <w:t>a</w:t>
        </w:r>
        <w:r w:rsidR="006C5765">
          <w:rPr>
            <w:rFonts w:ascii="Times New Roman" w:hAnsi="Times New Roman" w:cs="Times New Roman"/>
            <w:color w:val="000000"/>
            <w:sz w:val="24"/>
            <w:szCs w:val="24"/>
          </w:rPr>
          <w:t>ffect</w:t>
        </w:r>
        <w:r w:rsidR="00A85732">
          <w:rPr>
            <w:rFonts w:ascii="Times New Roman" w:hAnsi="Times New Roman" w:cs="Times New Roman"/>
            <w:color w:val="000000"/>
            <w:sz w:val="24"/>
            <w:szCs w:val="24"/>
          </w:rPr>
          <w:t xml:space="preserve"> macroinvertebrate assemblages. </w:t>
        </w:r>
        <w:r w:rsidR="00CE0D67">
          <w:rPr>
            <w:rFonts w:ascii="Times New Roman" w:hAnsi="Times New Roman" w:cs="Times New Roman"/>
            <w:color w:val="000000"/>
            <w:sz w:val="24"/>
            <w:szCs w:val="24"/>
          </w:rPr>
          <w:t>Using this approach, w</w:t>
        </w:r>
        <w:r w:rsidR="002E03DF">
          <w:rPr>
            <w:rFonts w:ascii="Times New Roman" w:hAnsi="Times New Roman" w:cs="Times New Roman"/>
            <w:color w:val="000000"/>
            <w:sz w:val="24"/>
            <w:szCs w:val="24"/>
          </w:rPr>
          <w:t xml:space="preserve">e found that anthropogenic disturbance </w:t>
        </w:r>
        <w:r w:rsidR="006C5765">
          <w:rPr>
            <w:rFonts w:ascii="Times New Roman" w:hAnsi="Times New Roman" w:cs="Times New Roman"/>
            <w:color w:val="000000"/>
            <w:sz w:val="24"/>
            <w:szCs w:val="24"/>
          </w:rPr>
          <w:t>can affect multiple physiochemical variables simultaneously and</w:t>
        </w:r>
        <w:r w:rsidR="003D024A">
          <w:rPr>
            <w:rFonts w:ascii="Times New Roman" w:hAnsi="Times New Roman" w:cs="Times New Roman"/>
            <w:color w:val="000000"/>
            <w:sz w:val="24"/>
            <w:szCs w:val="24"/>
          </w:rPr>
          <w:t xml:space="preserve"> that the effects on any single factor can</w:t>
        </w:r>
        <w:r w:rsidR="006C5765">
          <w:rPr>
            <w:rFonts w:ascii="Times New Roman" w:hAnsi="Times New Roman" w:cs="Times New Roman"/>
            <w:color w:val="000000"/>
            <w:sz w:val="24"/>
            <w:szCs w:val="24"/>
          </w:rPr>
          <w:t xml:space="preserve"> vary among ecoregions</w:t>
        </w:r>
        <w:r w:rsidR="003D024A">
          <w:rPr>
            <w:rFonts w:ascii="Times New Roman" w:hAnsi="Times New Roman" w:cs="Times New Roman"/>
            <w:color w:val="000000"/>
            <w:sz w:val="24"/>
            <w:szCs w:val="24"/>
          </w:rPr>
          <w:t xml:space="preserve">. We also found </w:t>
        </w:r>
        <w:r w:rsidR="00291E5C">
          <w:rPr>
            <w:rFonts w:ascii="Times New Roman" w:hAnsi="Times New Roman" w:cs="Times New Roman"/>
            <w:color w:val="000000"/>
            <w:sz w:val="24"/>
            <w:szCs w:val="24"/>
          </w:rPr>
          <w:t>that r</w:t>
        </w:r>
        <w:r w:rsidR="002E03DF">
          <w:rPr>
            <w:rFonts w:ascii="Times New Roman" w:hAnsi="Times New Roman" w:cs="Times New Roman"/>
            <w:color w:val="000000"/>
            <w:sz w:val="24"/>
            <w:szCs w:val="24"/>
          </w:rPr>
          <w:t xml:space="preserve">emoving </w:t>
        </w:r>
        <w:r w:rsidR="003D024A">
          <w:rPr>
            <w:rFonts w:ascii="Times New Roman" w:hAnsi="Times New Roman" w:cs="Times New Roman"/>
            <w:color w:val="000000"/>
            <w:sz w:val="24"/>
            <w:szCs w:val="24"/>
          </w:rPr>
          <w:t xml:space="preserve">or reducing </w:t>
        </w:r>
        <w:r w:rsidR="002E03DF">
          <w:rPr>
            <w:rFonts w:ascii="Times New Roman" w:hAnsi="Times New Roman" w:cs="Times New Roman"/>
            <w:color w:val="000000"/>
            <w:sz w:val="24"/>
            <w:szCs w:val="24"/>
          </w:rPr>
          <w:t xml:space="preserve">disturbance </w:t>
        </w:r>
        <w:r w:rsidR="001A394D">
          <w:rPr>
            <w:rFonts w:ascii="Times New Roman" w:hAnsi="Times New Roman" w:cs="Times New Roman"/>
            <w:color w:val="000000"/>
            <w:sz w:val="24"/>
            <w:szCs w:val="24"/>
          </w:rPr>
          <w:t xml:space="preserve">could change </w:t>
        </w:r>
        <w:r w:rsidR="002E03DF">
          <w:rPr>
            <w:rFonts w:ascii="Times New Roman" w:hAnsi="Times New Roman" w:cs="Times New Roman"/>
            <w:color w:val="000000"/>
            <w:sz w:val="24"/>
            <w:szCs w:val="24"/>
          </w:rPr>
          <w:t xml:space="preserve">genus richness </w:t>
        </w:r>
        <w:r w:rsidR="00E66301">
          <w:rPr>
            <w:rFonts w:ascii="Times New Roman" w:hAnsi="Times New Roman" w:cs="Times New Roman"/>
            <w:color w:val="000000"/>
            <w:sz w:val="24"/>
            <w:szCs w:val="24"/>
          </w:rPr>
          <w:t xml:space="preserve">at &gt;50% of the </w:t>
        </w:r>
        <w:r w:rsidR="000356A4">
          <w:rPr>
            <w:rFonts w:ascii="Times New Roman" w:hAnsi="Times New Roman" w:cs="Times New Roman"/>
            <w:color w:val="000000"/>
            <w:sz w:val="24"/>
            <w:szCs w:val="24"/>
          </w:rPr>
          <w:t xml:space="preserve">streams </w:t>
        </w:r>
        <w:r w:rsidR="00A85732">
          <w:rPr>
            <w:rFonts w:ascii="Times New Roman" w:hAnsi="Times New Roman" w:cs="Times New Roman"/>
            <w:color w:val="000000"/>
            <w:sz w:val="24"/>
            <w:szCs w:val="24"/>
          </w:rPr>
          <w:t>in some ecoregions</w:t>
        </w:r>
        <w:r w:rsidR="00E66301">
          <w:rPr>
            <w:rFonts w:ascii="Times New Roman" w:hAnsi="Times New Roman" w:cs="Times New Roman"/>
            <w:color w:val="000000"/>
            <w:sz w:val="24"/>
            <w:szCs w:val="24"/>
          </w:rPr>
          <w:t xml:space="preserve"> </w:t>
        </w:r>
        <w:r w:rsidR="002E03DF">
          <w:rPr>
            <w:rFonts w:ascii="Times New Roman" w:hAnsi="Times New Roman" w:cs="Times New Roman"/>
            <w:color w:val="000000"/>
            <w:sz w:val="24"/>
            <w:szCs w:val="24"/>
          </w:rPr>
          <w:t xml:space="preserve">and </w:t>
        </w:r>
        <w:r w:rsidR="00FD1AF8">
          <w:rPr>
            <w:rFonts w:ascii="Times New Roman" w:hAnsi="Times New Roman" w:cs="Times New Roman"/>
            <w:color w:val="000000"/>
            <w:sz w:val="24"/>
            <w:szCs w:val="24"/>
          </w:rPr>
          <w:t xml:space="preserve">up to </w:t>
        </w:r>
        <w:r w:rsidR="001B3F3B">
          <w:rPr>
            <w:rFonts w:ascii="Times New Roman" w:hAnsi="Times New Roman" w:cs="Times New Roman"/>
            <w:color w:val="000000"/>
            <w:sz w:val="24"/>
            <w:szCs w:val="24"/>
          </w:rPr>
          <w:t>75% if compositional change is considered</w:t>
        </w:r>
        <w:r w:rsidR="002E03DF">
          <w:rPr>
            <w:rFonts w:ascii="Times New Roman" w:hAnsi="Times New Roman" w:cs="Times New Roman"/>
            <w:color w:val="000000"/>
            <w:sz w:val="24"/>
            <w:szCs w:val="24"/>
          </w:rPr>
          <w:t>.</w:t>
        </w:r>
        <w:r w:rsidR="00B4092F">
          <w:rPr>
            <w:rFonts w:ascii="Times New Roman" w:hAnsi="Times New Roman" w:cs="Times New Roman"/>
            <w:color w:val="000000"/>
            <w:sz w:val="24"/>
            <w:szCs w:val="24"/>
          </w:rPr>
          <w:t xml:space="preserve"> </w:t>
        </w:r>
        <w:r w:rsidR="00B12FAB">
          <w:rPr>
            <w:rFonts w:ascii="Times New Roman" w:hAnsi="Times New Roman" w:cs="Times New Roman"/>
            <w:color w:val="000000"/>
            <w:sz w:val="24"/>
            <w:szCs w:val="24"/>
          </w:rPr>
          <w:t>Collectively</w:t>
        </w:r>
        <w:r w:rsidR="00360077">
          <w:rPr>
            <w:rFonts w:ascii="Times New Roman" w:hAnsi="Times New Roman" w:cs="Times New Roman"/>
            <w:color w:val="000000"/>
            <w:sz w:val="24"/>
            <w:szCs w:val="24"/>
          </w:rPr>
          <w:t xml:space="preserve">, our framework </w:t>
        </w:r>
        <w:r w:rsidR="00DF3D0F">
          <w:rPr>
            <w:rFonts w:ascii="Times New Roman" w:hAnsi="Times New Roman" w:cs="Times New Roman"/>
            <w:color w:val="000000"/>
            <w:sz w:val="24"/>
            <w:szCs w:val="24"/>
          </w:rPr>
          <w:t>offers a</w:t>
        </w:r>
        <w:r w:rsidR="006273E7">
          <w:rPr>
            <w:rFonts w:ascii="Times New Roman" w:hAnsi="Times New Roman" w:cs="Times New Roman"/>
            <w:color w:val="000000"/>
            <w:sz w:val="24"/>
            <w:szCs w:val="24"/>
          </w:rPr>
          <w:t xml:space="preserve"> promising</w:t>
        </w:r>
        <w:r w:rsidR="00DF3D0F">
          <w:rPr>
            <w:rFonts w:ascii="Times New Roman" w:hAnsi="Times New Roman" w:cs="Times New Roman"/>
            <w:color w:val="000000"/>
            <w:sz w:val="24"/>
            <w:szCs w:val="24"/>
          </w:rPr>
          <w:t xml:space="preserve"> alternative to evaluating the effects of specific disturbances on macroinvertebrate assemblages that does not rely on reference sites. </w:t>
        </w:r>
        <w:r w:rsidR="003D024A">
          <w:rPr>
            <w:rFonts w:ascii="Times New Roman" w:hAnsi="Times New Roman" w:cs="Times New Roman"/>
            <w:color w:val="000000"/>
            <w:sz w:val="24"/>
            <w:szCs w:val="24"/>
          </w:rPr>
          <w:br/>
        </w:r>
      </w:ins>
    </w:p>
    <w:p w14:paraId="1B5B3658" w14:textId="5B10C2E4" w:rsidR="00A364AD" w:rsidRDefault="00A364AD" w:rsidP="00A364AD">
      <w:pPr>
        <w:spacing w:after="0" w:line="480" w:lineRule="auto"/>
        <w:contextualSpacing/>
        <w:rPr>
          <w:moveTo w:id="1592" w:author="Kopp, Darin" w:date="2025-02-20T15:34:00Z"/>
          <w:rFonts w:ascii="Times New Roman" w:hAnsi="Times New Roman" w:cs="Times New Roman"/>
          <w:i/>
          <w:iCs/>
          <w:sz w:val="24"/>
          <w:szCs w:val="24"/>
        </w:rPr>
      </w:pPr>
      <w:moveToRangeStart w:id="1593" w:author="Kopp, Darin" w:date="2025-02-20T15:34:00Z" w:name="move190958082"/>
      <w:moveTo w:id="1594" w:author="Kopp, Darin" w:date="2025-02-20T15:34:00Z">
        <w:r>
          <w:rPr>
            <w:rFonts w:ascii="Times New Roman" w:hAnsi="Times New Roman" w:cs="Times New Roman"/>
            <w:i/>
            <w:iCs/>
            <w:sz w:val="24"/>
            <w:szCs w:val="24"/>
          </w:rPr>
          <w:t xml:space="preserve">Hindcasting </w:t>
        </w:r>
        <w:r w:rsidR="00434766">
          <w:rPr>
            <w:rFonts w:ascii="Times New Roman" w:hAnsi="Times New Roman" w:cs="Times New Roman"/>
            <w:i/>
            <w:iCs/>
            <w:sz w:val="24"/>
            <w:szCs w:val="24"/>
          </w:rPr>
          <w:t xml:space="preserve">physiochemical conditions </w:t>
        </w:r>
      </w:moveTo>
    </w:p>
    <w:moveToRangeEnd w:id="1593"/>
    <w:p w14:paraId="67417EF1" w14:textId="2F5201C5" w:rsidR="000356A4" w:rsidRDefault="00AB69E7" w:rsidP="007E47F3">
      <w:pPr>
        <w:spacing w:line="480" w:lineRule="auto"/>
        <w:ind w:firstLine="720"/>
        <w:contextualSpacing/>
        <w:rPr>
          <w:ins w:id="1595" w:author="Kopp, Darin" w:date="2025-02-20T15:34:00Z"/>
          <w:rFonts w:ascii="Times New Roman" w:hAnsi="Times New Roman" w:cs="Times New Roman"/>
          <w:color w:val="000000"/>
          <w:sz w:val="24"/>
          <w:szCs w:val="24"/>
        </w:rPr>
      </w:pPr>
      <w:ins w:id="1596" w:author="Kopp, Darin" w:date="2025-02-20T15:34:00Z">
        <w:r>
          <w:rPr>
            <w:rFonts w:ascii="Times New Roman" w:hAnsi="Times New Roman" w:cs="Times New Roman"/>
            <w:color w:val="000000"/>
            <w:sz w:val="24"/>
            <w:szCs w:val="24"/>
          </w:rPr>
          <w:t xml:space="preserve">Random forest models have been used by others to predict physiochemical variables if human disturbance was reduced or removed </w:t>
        </w: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ADDIN EN.CITE &lt;EndNote&gt;&lt;Cite&gt;&lt;Author&gt;Yuan&lt;/Author&gt;&lt;Year&gt;2024&lt;/Year&gt;&lt;RecNum&gt;215&lt;/RecNum&gt;&lt;DisplayText&gt;(Yuan et al. 2024)&lt;/DisplayText&gt;&lt;record&gt;&lt;rec-number&gt;215&lt;/rec-number&gt;&lt;foreign-keys&gt;&lt;key app="EN" db-id="rtxzfetfi9xw07eeartpf9t7wwtdt2arspvw" timestamp="1724350667" guid="56e2cec9-8c2a-4185-8b59-0566a11a2e74"&gt;215&lt;/key&gt;&lt;/foreign-keys&gt;&lt;ref-type name="Journal Article"&gt;17&lt;/ref-type&gt;&lt;contributors&gt;&lt;authors&gt;&lt;author&gt;Yuan, Lester L.&lt;/author&gt;&lt;author&gt;Carlisle, Daren M.&lt;/author&gt;&lt;author&gt;Mitchell, Richard M.&lt;/author&gt;&lt;author&gt;Pollard, Amina I.&lt;/author&gt;&lt;/authors&gt;&lt;/contributors&gt;&lt;titles&gt;&lt;title&gt;Using models of local environmental conditions for biological assessment&lt;/title&gt;&lt;secondary-title&gt;Freshwater Science&lt;/secondary-title&gt;&lt;/titles&gt;&lt;periodical&gt;&lt;full-title&gt;Freshwater Science&lt;/full-title&gt;&lt;/periodical&gt;&lt;pages&gt;000-000&lt;/pages&gt;&lt;dates&gt;&lt;year&gt;2024&lt;/year&gt;&lt;/dates&gt;&lt;publisher&gt;The University of Chicago Press&lt;/publisher&gt;&lt;isbn&gt;2161-9549&lt;/isbn&gt;&lt;urls&gt;&lt;related-urls&gt;&lt;url&gt;https://doi.org/10.1086/731770&lt;/url&gt;&lt;/related-urls&gt;&lt;/urls&gt;&lt;electronic-resource-num&gt;10.1086/731770&lt;/electronic-resource-num&gt;&lt;access-date&gt;2024/08/22&lt;/access-date&gt;&lt;/record&gt;&lt;/Cite&gt;&lt;/EndNote&gt;</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color w:val="000000"/>
            <w:sz w:val="24"/>
            <w:szCs w:val="24"/>
          </w:rPr>
          <w:t>Yuan et al. 2024</w:t>
        </w:r>
        <w:r w:rsidR="00000000">
          <w:rPr>
            <w:rFonts w:ascii="Times New Roman" w:hAnsi="Times New Roman" w:cs="Times New Roman"/>
            <w:noProof/>
            <w:color w:val="000000"/>
            <w:sz w:val="24"/>
            <w:szCs w:val="24"/>
          </w:rPr>
          <w:fldChar w:fldCharType="end"/>
        </w:r>
        <w:r>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xml:space="preserve">. </w:t>
        </w:r>
        <w:r w:rsidR="009568A2">
          <w:rPr>
            <w:rFonts w:ascii="Times New Roman" w:hAnsi="Times New Roman" w:cs="Times New Roman"/>
            <w:color w:val="000000"/>
            <w:sz w:val="24"/>
            <w:szCs w:val="24"/>
          </w:rPr>
          <w:t xml:space="preserve">In general, using models to infer physiochemical conditions </w:t>
        </w:r>
        <w:r w:rsidR="0040364F">
          <w:rPr>
            <w:rFonts w:ascii="Times New Roman" w:hAnsi="Times New Roman" w:cs="Times New Roman"/>
            <w:color w:val="000000"/>
            <w:sz w:val="24"/>
            <w:szCs w:val="24"/>
          </w:rPr>
          <w:t>eliminates the need</w:t>
        </w:r>
        <w:r w:rsidR="00EE1C29">
          <w:rPr>
            <w:rFonts w:ascii="Times New Roman" w:hAnsi="Times New Roman" w:cs="Times New Roman"/>
            <w:color w:val="000000"/>
            <w:sz w:val="24"/>
            <w:szCs w:val="24"/>
          </w:rPr>
          <w:t xml:space="preserve"> to</w:t>
        </w:r>
        <w:r w:rsidR="0040364F">
          <w:rPr>
            <w:rFonts w:ascii="Times New Roman" w:hAnsi="Times New Roman" w:cs="Times New Roman"/>
            <w:color w:val="000000"/>
            <w:sz w:val="24"/>
            <w:szCs w:val="24"/>
          </w:rPr>
          <w:t xml:space="preserve"> identify reference sites or collect </w:t>
        </w:r>
        <w:r w:rsidR="000356A4">
          <w:rPr>
            <w:rFonts w:ascii="Times New Roman" w:hAnsi="Times New Roman" w:cs="Times New Roman"/>
            <w:color w:val="000000"/>
            <w:sz w:val="24"/>
            <w:szCs w:val="24"/>
          </w:rPr>
          <w:t xml:space="preserve">excessive </w:t>
        </w:r>
        <w:r w:rsidR="0040364F">
          <w:rPr>
            <w:rFonts w:ascii="Times New Roman" w:hAnsi="Times New Roman" w:cs="Times New Roman"/>
            <w:color w:val="000000"/>
            <w:sz w:val="24"/>
            <w:szCs w:val="24"/>
          </w:rPr>
          <w:t xml:space="preserve">data from undisturbed locations </w:t>
        </w:r>
        <w:r w:rsidR="0040364F">
          <w:rPr>
            <w:rFonts w:ascii="Times New Roman" w:hAnsi="Times New Roman" w:cs="Times New Roman"/>
            <w:color w:val="000000"/>
            <w:sz w:val="24"/>
            <w:szCs w:val="24"/>
          </w:rPr>
          <w:fldChar w:fldCharType="begin">
            <w:fldData xml:space="preserve">PEVuZE5vdGU+PENpdGU+PEF1dGhvcj5IZXJsaWh5PC9BdXRob3I+PFllYXI+MjAwODwvWWVhcj48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</w:fldData>
          </w:fldChar>
        </w:r>
        <w:r w:rsidR="0040364F">
          <w:rPr>
            <w:rFonts w:ascii="Times New Roman" w:hAnsi="Times New Roman" w:cs="Times New Roman"/>
            <w:color w:val="000000"/>
            <w:sz w:val="24"/>
            <w:szCs w:val="24"/>
          </w:rPr>
          <w:instrText xml:space="preserve"> ADDIN EN.CITE </w:instrText>
        </w:r>
        <w:r w:rsidR="0040364F">
          <w:rPr>
            <w:rFonts w:ascii="Times New Roman" w:hAnsi="Times New Roman" w:cs="Times New Roman"/>
            <w:color w:val="000000"/>
            <w:sz w:val="24"/>
            <w:szCs w:val="24"/>
          </w:rPr>
          <w:fldChar w:fldCharType="begin">
            <w:fldData xml:space="preserve">PEVuZE5vdGU+PENpdGU+PEF1dGhvcj5IZXJsaWh5PC9BdXRob3I+PFllYXI+MjAwODwvWWVhcj48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</w:fldData>
          </w:fldChar>
        </w:r>
        <w:r w:rsidR="0040364F">
          <w:rPr>
            <w:rFonts w:ascii="Times New Roman" w:hAnsi="Times New Roman" w:cs="Times New Roman"/>
            <w:color w:val="000000"/>
            <w:sz w:val="24"/>
            <w:szCs w:val="24"/>
          </w:rPr>
          <w:instrText xml:space="preserve"> ADDIN EN.CITE.DATA </w:instrText>
        </w:r>
        <w:r w:rsidR="0040364F">
          <w:rPr>
            <w:rFonts w:ascii="Times New Roman" w:hAnsi="Times New Roman" w:cs="Times New Roman"/>
            <w:color w:val="000000"/>
            <w:sz w:val="24"/>
            <w:szCs w:val="24"/>
          </w:rPr>
        </w:r>
        <w:r w:rsidR="0040364F">
          <w:rPr>
            <w:rFonts w:ascii="Times New Roman" w:hAnsi="Times New Roman" w:cs="Times New Roman"/>
            <w:color w:val="000000"/>
            <w:sz w:val="24"/>
            <w:szCs w:val="24"/>
          </w:rPr>
          <w:fldChar w:fldCharType="end"/>
        </w:r>
        <w:r w:rsidR="0040364F">
          <w:rPr>
            <w:rFonts w:ascii="Times New Roman" w:hAnsi="Times New Roman" w:cs="Times New Roman"/>
            <w:color w:val="000000"/>
            <w:sz w:val="24"/>
            <w:szCs w:val="24"/>
          </w:rPr>
        </w:r>
        <w:r w:rsidR="0040364F">
          <w:rPr>
            <w:rFonts w:ascii="Times New Roman" w:hAnsi="Times New Roman" w:cs="Times New Roman"/>
            <w:color w:val="000000"/>
            <w:sz w:val="24"/>
            <w:szCs w:val="24"/>
          </w:rPr>
          <w:fldChar w:fldCharType="separate"/>
        </w:r>
        <w:r w:rsidR="0040364F">
          <w:rPr>
            <w:rFonts w:ascii="Times New Roman" w:hAnsi="Times New Roman" w:cs="Times New Roman"/>
            <w:noProof/>
            <w:color w:val="000000"/>
            <w:sz w:val="24"/>
            <w:szCs w:val="24"/>
          </w:rPr>
          <w:t>(</w:t>
        </w:r>
        <w:r w:rsidR="00000000">
          <w:fldChar w:fldCharType="begin"/>
        </w:r>
        <w:r w:rsidR="00000000">
          <w:instrText>HYPERLINK \l "_ENREF_32" \o "Herlihy, 2008 #28"</w:instrText>
        </w:r>
        <w:r w:rsidR="00000000">
          <w:fldChar w:fldCharType="separate"/>
        </w:r>
        <w:r w:rsidR="00707795">
          <w:rPr>
            <w:rFonts w:ascii="Times New Roman" w:hAnsi="Times New Roman" w:cs="Times New Roman"/>
            <w:noProof/>
            <w:color w:val="000000"/>
            <w:sz w:val="24"/>
            <w:szCs w:val="24"/>
          </w:rPr>
          <w:t>Herlihy and Sifneos 2008</w:t>
        </w:r>
        <w:r w:rsidR="00000000">
          <w:rPr>
            <w:rFonts w:ascii="Times New Roman" w:hAnsi="Times New Roman" w:cs="Times New Roman"/>
            <w:noProof/>
            <w:color w:val="000000"/>
            <w:sz w:val="24"/>
            <w:szCs w:val="24"/>
          </w:rPr>
          <w:fldChar w:fldCharType="end"/>
        </w:r>
        <w:r w:rsidR="0040364F">
          <w:rPr>
            <w:rFonts w:ascii="Times New Roman" w:hAnsi="Times New Roman" w:cs="Times New Roman"/>
            <w:noProof/>
            <w:color w:val="000000"/>
            <w:sz w:val="24"/>
            <w:szCs w:val="24"/>
          </w:rPr>
          <w:t xml:space="preserve">, </w:t>
        </w:r>
        <w:r w:rsidR="00000000">
          <w:fldChar w:fldCharType="begin"/>
        </w:r>
        <w:r w:rsidR="00000000">
          <w:instrText>HYPERLINK \l "_ENREF_76" \o "Soranno, 2011 #73"</w:instrText>
        </w:r>
        <w:r w:rsidR="00000000">
          <w:fldChar w:fldCharType="separate"/>
        </w:r>
        <w:r w:rsidR="00707795">
          <w:rPr>
            <w:rFonts w:ascii="Times New Roman" w:hAnsi="Times New Roman" w:cs="Times New Roman"/>
            <w:noProof/>
            <w:color w:val="000000"/>
            <w:sz w:val="24"/>
            <w:szCs w:val="24"/>
          </w:rPr>
          <w:t>Soranno et al. 2011</w:t>
        </w:r>
        <w:r w:rsidR="00000000">
          <w:rPr>
            <w:rFonts w:ascii="Times New Roman" w:hAnsi="Times New Roman" w:cs="Times New Roman"/>
            <w:noProof/>
            <w:color w:val="000000"/>
            <w:sz w:val="24"/>
            <w:szCs w:val="24"/>
          </w:rPr>
          <w:fldChar w:fldCharType="end"/>
        </w:r>
        <w:r w:rsidR="0040364F">
          <w:rPr>
            <w:rFonts w:ascii="Times New Roman" w:hAnsi="Times New Roman" w:cs="Times New Roman"/>
            <w:noProof/>
            <w:color w:val="000000"/>
            <w:sz w:val="24"/>
            <w:szCs w:val="24"/>
          </w:rPr>
          <w:t>)</w:t>
        </w:r>
        <w:r w:rsidR="0040364F">
          <w:rPr>
            <w:rFonts w:ascii="Times New Roman" w:hAnsi="Times New Roman" w:cs="Times New Roman"/>
            <w:color w:val="000000"/>
            <w:sz w:val="24"/>
            <w:szCs w:val="24"/>
          </w:rPr>
          <w:fldChar w:fldCharType="end"/>
        </w:r>
        <w:r w:rsidR="0040364F">
          <w:rPr>
            <w:rFonts w:ascii="Times New Roman" w:hAnsi="Times New Roman" w:cs="Times New Roman"/>
            <w:color w:val="000000"/>
            <w:sz w:val="24"/>
            <w:szCs w:val="24"/>
          </w:rPr>
          <w:t>. In this study</w:t>
        </w:r>
        <w:r w:rsidR="007E47F3">
          <w:rPr>
            <w:rFonts w:ascii="Times New Roman" w:hAnsi="Times New Roman" w:cs="Times New Roman"/>
            <w:color w:val="000000"/>
            <w:sz w:val="24"/>
            <w:szCs w:val="24"/>
          </w:rPr>
          <w:t>,</w:t>
        </w:r>
        <w:r w:rsidR="0040364F">
          <w:rPr>
            <w:rFonts w:ascii="Times New Roman" w:hAnsi="Times New Roman" w:cs="Times New Roman"/>
            <w:color w:val="000000"/>
            <w:sz w:val="24"/>
            <w:szCs w:val="24"/>
          </w:rPr>
          <w:t xml:space="preserve"> random forest models </w:t>
        </w:r>
        <w:r w:rsidR="007E47F3">
          <w:rPr>
            <w:rFonts w:ascii="Times New Roman" w:hAnsi="Times New Roman" w:cs="Times New Roman"/>
            <w:color w:val="000000"/>
            <w:sz w:val="24"/>
            <w:szCs w:val="24"/>
          </w:rPr>
          <w:t xml:space="preserve">improve on earlier </w:t>
        </w:r>
        <w:r w:rsidR="007435EF">
          <w:rPr>
            <w:rFonts w:ascii="Times New Roman" w:hAnsi="Times New Roman" w:cs="Times New Roman"/>
            <w:color w:val="000000"/>
            <w:sz w:val="24"/>
            <w:szCs w:val="24"/>
          </w:rPr>
          <w:t>regression-based</w:t>
        </w:r>
        <w:r w:rsidR="007E47F3">
          <w:rPr>
            <w:rFonts w:ascii="Times New Roman" w:hAnsi="Times New Roman" w:cs="Times New Roman"/>
            <w:color w:val="000000"/>
            <w:sz w:val="24"/>
            <w:szCs w:val="24"/>
          </w:rPr>
          <w:t xml:space="preserve"> hindcasting</w:t>
        </w:r>
        <w:r w:rsidR="007435EF">
          <w:rPr>
            <w:rFonts w:ascii="Times New Roman" w:hAnsi="Times New Roman" w:cs="Times New Roman"/>
            <w:color w:val="000000"/>
            <w:sz w:val="24"/>
            <w:szCs w:val="24"/>
          </w:rPr>
          <w:t xml:space="preserve"> approaches</w:t>
        </w:r>
        <w:r w:rsidR="007E64F4">
          <w:rPr>
            <w:rFonts w:ascii="Times New Roman" w:hAnsi="Times New Roman" w:cs="Times New Roman"/>
            <w:color w:val="000000"/>
            <w:sz w:val="24"/>
            <w:szCs w:val="24"/>
          </w:rPr>
          <w:t xml:space="preserve"> </w:t>
        </w:r>
        <w:r w:rsidR="007E47F3">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aHkgYW5kIFNpZm5lb3MgMjAwOCk8L0Rpc3BsYXlUZXh0PjxyZWNvcmQ+PHJlYy1udW1iZXI+MTI8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</w:fldData>
          </w:fldChar>
        </w:r>
        <w:r w:rsidR="007E64F4">
          <w:rPr>
            <w:rFonts w:ascii="Times New Roman" w:hAnsi="Times New Roman" w:cs="Times New Roman"/>
            <w:color w:val="000000"/>
            <w:sz w:val="24"/>
            <w:szCs w:val="24"/>
          </w:rPr>
          <w:instrText xml:space="preserve"> ADDIN EN.CITE </w:instrText>
        </w:r>
        <w:r w:rsidR="007E64F4">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aHkgYW5kIFNpZm5lb3MgMjAwOCk8L0Rpc3BsYXlUZXh0PjxyZWNvcmQ+PHJlYy1udW1iZXI+MTI8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</w:fldData>
          </w:fldChar>
        </w:r>
        <w:r w:rsidR="007E64F4">
          <w:rPr>
            <w:rFonts w:ascii="Times New Roman" w:hAnsi="Times New Roman" w:cs="Times New Roman"/>
            <w:color w:val="000000"/>
            <w:sz w:val="24"/>
            <w:szCs w:val="24"/>
          </w:rPr>
          <w:instrText xml:space="preserve"> ADDIN EN.CITE.DATA </w:instrText>
        </w:r>
        <w:r w:rsidR="007E64F4">
          <w:rPr>
            <w:rFonts w:ascii="Times New Roman" w:hAnsi="Times New Roman" w:cs="Times New Roman"/>
            <w:color w:val="000000"/>
            <w:sz w:val="24"/>
            <w:szCs w:val="24"/>
          </w:rPr>
        </w:r>
        <w:r w:rsidR="007E64F4">
          <w:rPr>
            <w:rFonts w:ascii="Times New Roman" w:hAnsi="Times New Roman" w:cs="Times New Roman"/>
            <w:color w:val="000000"/>
            <w:sz w:val="24"/>
            <w:szCs w:val="24"/>
          </w:rPr>
          <w:fldChar w:fldCharType="end"/>
        </w:r>
        <w:r w:rsidR="007E47F3">
          <w:rPr>
            <w:rFonts w:ascii="Times New Roman" w:hAnsi="Times New Roman" w:cs="Times New Roman"/>
            <w:color w:val="000000"/>
            <w:sz w:val="24"/>
            <w:szCs w:val="24"/>
          </w:rPr>
        </w:r>
        <w:r w:rsidR="007E47F3">
          <w:rPr>
            <w:rFonts w:ascii="Times New Roman" w:hAnsi="Times New Roman" w:cs="Times New Roman"/>
            <w:color w:val="000000"/>
            <w:sz w:val="24"/>
            <w:szCs w:val="24"/>
          </w:rPr>
          <w:fldChar w:fldCharType="separate"/>
        </w:r>
        <w:r w:rsidR="007E64F4">
          <w:rPr>
            <w:rFonts w:ascii="Times New Roman" w:hAnsi="Times New Roman" w:cs="Times New Roman"/>
            <w:noProof/>
            <w:color w:val="000000"/>
            <w:sz w:val="24"/>
            <w:szCs w:val="24"/>
          </w:rPr>
          <w:t>(</w:t>
        </w:r>
        <w:r w:rsidR="00000000">
          <w:fldChar w:fldCharType="begin"/>
        </w:r>
        <w:r w:rsidR="00000000">
          <w:instrText>HYPERLINK \l "_ENREF_14" \o "Dodds, 2004 #12"</w:instrText>
        </w:r>
        <w:r w:rsidR="00000000">
          <w:fldChar w:fldCharType="separate"/>
        </w:r>
        <w:r w:rsidR="00707795">
          <w:rPr>
            <w:rFonts w:ascii="Times New Roman" w:hAnsi="Times New Roman" w:cs="Times New Roman"/>
            <w:noProof/>
            <w:color w:val="000000"/>
            <w:sz w:val="24"/>
            <w:szCs w:val="24"/>
          </w:rPr>
          <w:t>Dodds and Oakes 2004</w:t>
        </w:r>
        <w:r w:rsidR="00000000">
          <w:rPr>
            <w:rFonts w:ascii="Times New Roman" w:hAnsi="Times New Roman" w:cs="Times New Roman"/>
            <w:noProof/>
            <w:color w:val="000000"/>
            <w:sz w:val="24"/>
            <w:szCs w:val="24"/>
          </w:rPr>
          <w:fldChar w:fldCharType="end"/>
        </w:r>
        <w:r w:rsidR="007E64F4">
          <w:rPr>
            <w:rFonts w:ascii="Times New Roman" w:hAnsi="Times New Roman" w:cs="Times New Roman"/>
            <w:noProof/>
            <w:color w:val="000000"/>
            <w:sz w:val="24"/>
            <w:szCs w:val="24"/>
          </w:rPr>
          <w:t xml:space="preserve">, </w:t>
        </w:r>
        <w:r w:rsidR="00000000">
          <w:fldChar w:fldCharType="begin"/>
        </w:r>
        <w:r w:rsidR="00000000">
          <w:instrText>HYPERLINK \l "_ENREF_32" \o "Herlihy, 2008 #28"</w:instrText>
        </w:r>
        <w:r w:rsidR="00000000">
          <w:fldChar w:fldCharType="separate"/>
        </w:r>
        <w:r w:rsidR="00707795">
          <w:rPr>
            <w:rFonts w:ascii="Times New Roman" w:hAnsi="Times New Roman" w:cs="Times New Roman"/>
            <w:noProof/>
            <w:color w:val="000000"/>
            <w:sz w:val="24"/>
            <w:szCs w:val="24"/>
          </w:rPr>
          <w:t>Herlihy and Sifneos 2008</w:t>
        </w:r>
        <w:r w:rsidR="00000000">
          <w:rPr>
            <w:rFonts w:ascii="Times New Roman" w:hAnsi="Times New Roman" w:cs="Times New Roman"/>
            <w:noProof/>
            <w:color w:val="000000"/>
            <w:sz w:val="24"/>
            <w:szCs w:val="24"/>
          </w:rPr>
          <w:fldChar w:fldCharType="end"/>
        </w:r>
        <w:r w:rsidR="007E64F4">
          <w:rPr>
            <w:rFonts w:ascii="Times New Roman" w:hAnsi="Times New Roman" w:cs="Times New Roman"/>
            <w:noProof/>
            <w:color w:val="000000"/>
            <w:sz w:val="24"/>
            <w:szCs w:val="24"/>
          </w:rPr>
          <w:t>)</w:t>
        </w:r>
        <w:r w:rsidR="007E47F3">
          <w:rPr>
            <w:rFonts w:ascii="Times New Roman" w:hAnsi="Times New Roman" w:cs="Times New Roman"/>
            <w:color w:val="000000"/>
            <w:sz w:val="24"/>
            <w:szCs w:val="24"/>
          </w:rPr>
          <w:fldChar w:fldCharType="end"/>
        </w:r>
        <w:r w:rsidR="007435EF">
          <w:rPr>
            <w:rFonts w:ascii="Times New Roman" w:hAnsi="Times New Roman" w:cs="Times New Roman"/>
            <w:color w:val="000000"/>
            <w:sz w:val="24"/>
            <w:szCs w:val="24"/>
          </w:rPr>
          <w:t xml:space="preserve"> because they </w:t>
        </w:r>
        <w:r w:rsidR="00B76F3E">
          <w:rPr>
            <w:rFonts w:ascii="Times New Roman" w:hAnsi="Times New Roman" w:cs="Times New Roman"/>
            <w:color w:val="000000"/>
            <w:sz w:val="24"/>
            <w:szCs w:val="24"/>
          </w:rPr>
          <w:t>incorporate a relatively large number of natural and anthropogenic</w:t>
        </w:r>
        <w:r w:rsidR="009E4408">
          <w:rPr>
            <w:rFonts w:ascii="Times New Roman" w:hAnsi="Times New Roman" w:cs="Times New Roman"/>
            <w:color w:val="000000"/>
            <w:sz w:val="24"/>
            <w:szCs w:val="24"/>
          </w:rPr>
          <w:t xml:space="preserve"> predictor </w:t>
        </w:r>
        <w:r w:rsidR="00B76F3E">
          <w:rPr>
            <w:rFonts w:ascii="Times New Roman" w:hAnsi="Times New Roman" w:cs="Times New Roman"/>
            <w:color w:val="000000"/>
            <w:sz w:val="24"/>
            <w:szCs w:val="24"/>
          </w:rPr>
          <w:t xml:space="preserve">variables and accommodate </w:t>
        </w:r>
        <w:r w:rsidR="009E4408">
          <w:rPr>
            <w:rFonts w:ascii="Times New Roman" w:hAnsi="Times New Roman" w:cs="Times New Roman"/>
            <w:color w:val="000000"/>
            <w:sz w:val="24"/>
            <w:szCs w:val="24"/>
          </w:rPr>
          <w:t xml:space="preserve">their </w:t>
        </w:r>
        <w:r w:rsidR="00B76F3E">
          <w:rPr>
            <w:rFonts w:ascii="Times New Roman" w:hAnsi="Times New Roman" w:cs="Times New Roman"/>
            <w:color w:val="000000"/>
            <w:sz w:val="24"/>
            <w:szCs w:val="24"/>
          </w:rPr>
          <w:t>complex relationships</w:t>
        </w:r>
        <w:r w:rsidR="009E4408">
          <w:rPr>
            <w:rFonts w:ascii="Times New Roman" w:hAnsi="Times New Roman" w:cs="Times New Roman"/>
            <w:color w:val="000000"/>
            <w:sz w:val="24"/>
            <w:szCs w:val="24"/>
          </w:rPr>
          <w:t xml:space="preserve"> with </w:t>
        </w:r>
        <w:r w:rsidR="0040364F">
          <w:rPr>
            <w:rFonts w:ascii="Times New Roman" w:hAnsi="Times New Roman" w:cs="Times New Roman"/>
            <w:color w:val="000000"/>
            <w:sz w:val="24"/>
            <w:szCs w:val="24"/>
          </w:rPr>
          <w:t>the</w:t>
        </w:r>
        <w:r w:rsidR="009E4408">
          <w:rPr>
            <w:rFonts w:ascii="Times New Roman" w:hAnsi="Times New Roman" w:cs="Times New Roman"/>
            <w:color w:val="000000"/>
            <w:sz w:val="24"/>
            <w:szCs w:val="24"/>
          </w:rPr>
          <w:t xml:space="preserve"> response variable</w:t>
        </w:r>
        <w:r w:rsidR="0040364F">
          <w:rPr>
            <w:rFonts w:ascii="Times New Roman" w:hAnsi="Times New Roman" w:cs="Times New Roman"/>
            <w:color w:val="000000"/>
            <w:sz w:val="24"/>
            <w:szCs w:val="24"/>
          </w:rPr>
          <w:t>s</w:t>
        </w:r>
        <w:r w:rsidR="007E47F3">
          <w:rPr>
            <w:rFonts w:ascii="Times New Roman" w:hAnsi="Times New Roman" w:cs="Times New Roman"/>
            <w:color w:val="000000"/>
            <w:sz w:val="24"/>
            <w:szCs w:val="24"/>
          </w:rPr>
          <w:t xml:space="preserve"> </w:t>
        </w:r>
        <w:r w:rsidR="007E47F3">
          <w:rPr>
            <w:rFonts w:ascii="Times New Roman" w:hAnsi="Times New Roman" w:cs="Times New Roman"/>
            <w:color w:val="000000"/>
            <w:sz w:val="24"/>
            <w:szCs w:val="24"/>
          </w:rPr>
          <w:fldChar w:fldCharType="begin"/>
        </w:r>
        <w:r w:rsidR="007E47F3">
          <w:rPr>
            <w:rFonts w:ascii="Times New Roman" w:hAnsi="Times New Roman" w:cs="Times New Roman"/>
            <w:color w:val="000000"/>
            <w:sz w:val="24"/>
            <w:szCs w:val="24"/>
          </w:rPr>
          <w:instrText xml:space="preserve"> ADDIN EN.CITE &lt;EndNote&gt;&lt;Cite&gt;&lt;Author&gt;Yuan&lt;/Author&gt;&lt;Year&gt;2024&lt;/Year&gt;&lt;RecNum&gt;215&lt;/RecNum&gt;&lt;DisplayText&gt;(Yuan et al. 2024)&lt;/DisplayText&gt;&lt;record&gt;&lt;rec-number&gt;215&lt;/rec-number&gt;&lt;foreign-keys&gt;&lt;key app="EN" db-id="rtxzfetfi9xw07eeartpf9t7wwtdt2arspvw" timestamp="1724350667" guid="56e2cec9-8c2a-4185-8b59-0566a11a2e74"&gt;215&lt;/key&gt;&lt;/foreign-keys&gt;&lt;ref-type name="Journal Article"&gt;17&lt;/ref-type&gt;&lt;contributors&gt;&lt;authors&gt;&lt;author&gt;Yuan, Lester L.&lt;/author&gt;&lt;author&gt;Carlisle, Daren M.&lt;/author&gt;&lt;author&gt;Mitchell, Richard M.&lt;/author&gt;&lt;author&gt;Pollard, Amina I.&lt;/author&gt;&lt;/authors&gt;&lt;/contributors&gt;&lt;titles&gt;&lt;title&gt;Using models of local environmental conditions for biological assessment&lt;/title&gt;&lt;secondary-title&gt;Freshwater Science&lt;/secondary-title&gt;&lt;/titles&gt;&lt;periodical&gt;&lt;full-title&gt;Freshwater Science&lt;/full-title&gt;&lt;/periodical&gt;&lt;pages&gt;000-000&lt;/pages&gt;&lt;dates&gt;&lt;year&gt;2024&lt;/year&gt;&lt;/dates&gt;&lt;publisher&gt;The University of Chicago Press&lt;/publisher&gt;&lt;isbn&gt;2161-9549&lt;/isbn&gt;&lt;urls&gt;&lt;related-urls&gt;&lt;url&gt;https://doi.org/10.1086/731770&lt;/url&gt;&lt;/related-urls&gt;&lt;/urls&gt;&lt;electronic-resource-num&gt;10.1086/731770&lt;/electronic-resource-num&gt;&lt;access-date&gt;2024/08/22&lt;/access-date&gt;&lt;/record&gt;&lt;/Cite&gt;&lt;/EndNote&gt;</w:instrText>
        </w:r>
        <w:r w:rsidR="007E47F3">
          <w:rPr>
            <w:rFonts w:ascii="Times New Roman" w:hAnsi="Times New Roman" w:cs="Times New Roman"/>
            <w:color w:val="000000"/>
            <w:sz w:val="24"/>
            <w:szCs w:val="24"/>
          </w:rPr>
          <w:fldChar w:fldCharType="separate"/>
        </w:r>
        <w:r w:rsidR="007E47F3">
          <w:rPr>
            <w:rFonts w:ascii="Times New Roman" w:hAnsi="Times New Roman" w:cs="Times New Roman"/>
            <w:noProof/>
            <w:color w:val="000000"/>
            <w:sz w:val="24"/>
            <w:szCs w:val="24"/>
          </w:rPr>
          <w:t>(</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color w:val="000000"/>
            <w:sz w:val="24"/>
            <w:szCs w:val="24"/>
          </w:rPr>
          <w:t>Yuan et al. 2024</w:t>
        </w:r>
        <w:r w:rsidR="00000000">
          <w:rPr>
            <w:rFonts w:ascii="Times New Roman" w:hAnsi="Times New Roman" w:cs="Times New Roman"/>
            <w:noProof/>
            <w:color w:val="000000"/>
            <w:sz w:val="24"/>
            <w:szCs w:val="24"/>
          </w:rPr>
          <w:fldChar w:fldCharType="end"/>
        </w:r>
        <w:r w:rsidR="007E47F3">
          <w:rPr>
            <w:rFonts w:ascii="Times New Roman" w:hAnsi="Times New Roman" w:cs="Times New Roman"/>
            <w:noProof/>
            <w:color w:val="000000"/>
            <w:sz w:val="24"/>
            <w:szCs w:val="24"/>
          </w:rPr>
          <w:t>)</w:t>
        </w:r>
        <w:r w:rsidR="007E47F3">
          <w:rPr>
            <w:rFonts w:ascii="Times New Roman" w:hAnsi="Times New Roman" w:cs="Times New Roman"/>
            <w:color w:val="000000"/>
            <w:sz w:val="24"/>
            <w:szCs w:val="24"/>
          </w:rPr>
          <w:fldChar w:fldCharType="end"/>
        </w:r>
        <w:r w:rsidR="00B76F3E">
          <w:rPr>
            <w:rFonts w:ascii="Times New Roman" w:hAnsi="Times New Roman" w:cs="Times New Roman"/>
            <w:color w:val="000000"/>
            <w:sz w:val="24"/>
            <w:szCs w:val="24"/>
          </w:rPr>
          <w:t xml:space="preserve">. </w:t>
        </w:r>
        <w:r w:rsidR="000356A4">
          <w:rPr>
            <w:rFonts w:ascii="Times New Roman" w:hAnsi="Times New Roman" w:cs="Times New Roman"/>
            <w:color w:val="000000"/>
            <w:sz w:val="24"/>
            <w:szCs w:val="24"/>
          </w:rPr>
          <w:t xml:space="preserve">Importantly, </w:t>
        </w:r>
        <w:r w:rsidR="00B12CE2">
          <w:rPr>
            <w:rFonts w:ascii="Times New Roman" w:hAnsi="Times New Roman" w:cs="Times New Roman"/>
            <w:color w:val="000000"/>
            <w:sz w:val="24"/>
            <w:szCs w:val="24"/>
          </w:rPr>
          <w:t xml:space="preserve">because reference sites may not be representative of all sites that need to be assessed </w:t>
        </w:r>
        <w:r w:rsidR="000356A4">
          <w:rPr>
            <w:rFonts w:ascii="Times New Roman" w:hAnsi="Times New Roman" w:cs="Times New Roman"/>
            <w:color w:val="000000"/>
            <w:sz w:val="24"/>
            <w:szCs w:val="24"/>
          </w:rPr>
          <w:t>i</w:t>
        </w:r>
        <w:r w:rsidR="007E47F3">
          <w:rPr>
            <w:rFonts w:ascii="Times New Roman" w:hAnsi="Times New Roman" w:cs="Times New Roman"/>
            <w:color w:val="000000"/>
            <w:sz w:val="24"/>
            <w:szCs w:val="24"/>
          </w:rPr>
          <w:t xml:space="preserve">ncluding natural </w:t>
        </w:r>
        <w:r w:rsidR="007E64F4">
          <w:rPr>
            <w:rFonts w:ascii="Times New Roman" w:hAnsi="Times New Roman" w:cs="Times New Roman"/>
            <w:color w:val="000000"/>
            <w:sz w:val="24"/>
            <w:szCs w:val="24"/>
          </w:rPr>
          <w:t xml:space="preserve">and </w:t>
        </w:r>
        <w:r w:rsidR="007E47F3">
          <w:rPr>
            <w:rFonts w:ascii="Times New Roman" w:hAnsi="Times New Roman" w:cs="Times New Roman"/>
            <w:color w:val="000000"/>
            <w:sz w:val="24"/>
            <w:szCs w:val="24"/>
          </w:rPr>
          <w:t>anthropogenic</w:t>
        </w:r>
        <w:r w:rsidR="007E64F4">
          <w:rPr>
            <w:rFonts w:ascii="Times New Roman" w:hAnsi="Times New Roman" w:cs="Times New Roman"/>
            <w:color w:val="000000"/>
            <w:sz w:val="24"/>
            <w:szCs w:val="24"/>
          </w:rPr>
          <w:t xml:space="preserve"> variables enabled us to make</w:t>
        </w:r>
        <w:r w:rsidR="007E47F3">
          <w:rPr>
            <w:rFonts w:ascii="Times New Roman" w:hAnsi="Times New Roman" w:cs="Times New Roman"/>
            <w:color w:val="000000"/>
            <w:sz w:val="24"/>
            <w:szCs w:val="24"/>
          </w:rPr>
          <w:t xml:space="preserve"> site-specific predictions </w:t>
        </w:r>
        <w:r w:rsidR="007E64F4">
          <w:rPr>
            <w:rFonts w:ascii="Times New Roman" w:hAnsi="Times New Roman" w:cs="Times New Roman"/>
            <w:color w:val="000000"/>
            <w:sz w:val="24"/>
            <w:szCs w:val="24"/>
          </w:rPr>
          <w:t xml:space="preserve">rather than relying on an estimated mean value (i.e. the intercept from a </w:t>
        </w:r>
        <w:r w:rsidR="007E47F3">
          <w:rPr>
            <w:rFonts w:ascii="Times New Roman" w:hAnsi="Times New Roman" w:cs="Times New Roman"/>
            <w:color w:val="000000"/>
            <w:sz w:val="24"/>
            <w:szCs w:val="24"/>
          </w:rPr>
          <w:t xml:space="preserve">multiple regression </w:t>
        </w:r>
        <w:r w:rsidR="007E64F4">
          <w:rPr>
            <w:rFonts w:ascii="Times New Roman" w:hAnsi="Times New Roman" w:cs="Times New Roman"/>
            <w:color w:val="000000"/>
            <w:sz w:val="24"/>
            <w:szCs w:val="24"/>
          </w:rPr>
          <w:t xml:space="preserve">as a function of only disturbance) </w:t>
        </w:r>
        <w:r w:rsidR="002F5CB9">
          <w:rPr>
            <w:rFonts w:ascii="Times New Roman" w:hAnsi="Times New Roman" w:cs="Times New Roman"/>
            <w:color w:val="000000"/>
            <w:sz w:val="24"/>
            <w:szCs w:val="24"/>
          </w:rPr>
          <w:t xml:space="preserve">for an entire region </w:t>
        </w:r>
        <w:r w:rsidR="007E47F3">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aHkgYW5kIFNpZm5lb3MgMjAwOCk8L0Rpc3BsYXlUZXh0PjxyZWNvcmQ+PHJlYy1udW1iZXI+MTI8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</w:fldData>
          </w:fldChar>
        </w:r>
        <w:r w:rsidR="007E47F3">
          <w:rPr>
            <w:rFonts w:ascii="Times New Roman" w:hAnsi="Times New Roman" w:cs="Times New Roman"/>
            <w:color w:val="000000"/>
            <w:sz w:val="24"/>
            <w:szCs w:val="24"/>
          </w:rPr>
          <w:instrText xml:space="preserve"> ADDIN EN.CITE </w:instrText>
        </w:r>
        <w:r w:rsidR="007E47F3">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aHkgYW5kIFNpZm5lb3MgMjAwOCk8L0Rpc3BsYXlUZXh0PjxyZWNvcmQ+PHJlYy1udW1iZXI+MTI8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</w:fldData>
          </w:fldChar>
        </w:r>
        <w:r w:rsidR="007E47F3">
          <w:rPr>
            <w:rFonts w:ascii="Times New Roman" w:hAnsi="Times New Roman" w:cs="Times New Roman"/>
            <w:color w:val="000000"/>
            <w:sz w:val="24"/>
            <w:szCs w:val="24"/>
          </w:rPr>
          <w:instrText xml:space="preserve"> ADDIN EN.CITE.DATA </w:instrText>
        </w:r>
        <w:r w:rsidR="007E47F3">
          <w:rPr>
            <w:rFonts w:ascii="Times New Roman" w:hAnsi="Times New Roman" w:cs="Times New Roman"/>
            <w:color w:val="000000"/>
            <w:sz w:val="24"/>
            <w:szCs w:val="24"/>
          </w:rPr>
        </w:r>
        <w:r w:rsidR="007E47F3">
          <w:rPr>
            <w:rFonts w:ascii="Times New Roman" w:hAnsi="Times New Roman" w:cs="Times New Roman"/>
            <w:color w:val="000000"/>
            <w:sz w:val="24"/>
            <w:szCs w:val="24"/>
          </w:rPr>
          <w:fldChar w:fldCharType="end"/>
        </w:r>
        <w:r w:rsidR="007E47F3">
          <w:rPr>
            <w:rFonts w:ascii="Times New Roman" w:hAnsi="Times New Roman" w:cs="Times New Roman"/>
            <w:color w:val="000000"/>
            <w:sz w:val="24"/>
            <w:szCs w:val="24"/>
          </w:rPr>
        </w:r>
        <w:r w:rsidR="007E47F3">
          <w:rPr>
            <w:rFonts w:ascii="Times New Roman" w:hAnsi="Times New Roman" w:cs="Times New Roman"/>
            <w:color w:val="000000"/>
            <w:sz w:val="24"/>
            <w:szCs w:val="24"/>
          </w:rPr>
          <w:fldChar w:fldCharType="separate"/>
        </w:r>
        <w:r w:rsidR="007E47F3">
          <w:rPr>
            <w:rFonts w:ascii="Times New Roman" w:hAnsi="Times New Roman" w:cs="Times New Roman"/>
            <w:noProof/>
            <w:color w:val="000000"/>
            <w:sz w:val="24"/>
            <w:szCs w:val="24"/>
          </w:rPr>
          <w:t>(</w:t>
        </w:r>
        <w:r w:rsidR="00000000">
          <w:fldChar w:fldCharType="begin"/>
        </w:r>
        <w:r w:rsidR="00000000">
          <w:instrText>HYPERLINK \l "_ENREF_14" \o "Dodds, 2004 #12"</w:instrText>
        </w:r>
        <w:r w:rsidR="00000000">
          <w:fldChar w:fldCharType="separate"/>
        </w:r>
        <w:r w:rsidR="00707795">
          <w:rPr>
            <w:rFonts w:ascii="Times New Roman" w:hAnsi="Times New Roman" w:cs="Times New Roman"/>
            <w:noProof/>
            <w:color w:val="000000"/>
            <w:sz w:val="24"/>
            <w:szCs w:val="24"/>
          </w:rPr>
          <w:t>Dodds and Oakes 2004</w:t>
        </w:r>
        <w:r w:rsidR="00000000">
          <w:rPr>
            <w:rFonts w:ascii="Times New Roman" w:hAnsi="Times New Roman" w:cs="Times New Roman"/>
            <w:noProof/>
            <w:color w:val="000000"/>
            <w:sz w:val="24"/>
            <w:szCs w:val="24"/>
          </w:rPr>
          <w:fldChar w:fldCharType="end"/>
        </w:r>
        <w:r w:rsidR="007E47F3">
          <w:rPr>
            <w:rFonts w:ascii="Times New Roman" w:hAnsi="Times New Roman" w:cs="Times New Roman"/>
            <w:noProof/>
            <w:color w:val="000000"/>
            <w:sz w:val="24"/>
            <w:szCs w:val="24"/>
          </w:rPr>
          <w:t xml:space="preserve">, </w:t>
        </w:r>
        <w:r w:rsidR="00000000">
          <w:fldChar w:fldCharType="begin"/>
        </w:r>
        <w:r w:rsidR="00000000">
          <w:instrText>HYPERLINK \l "_ENREF_32" \o "Herlihy, 2008 #28"</w:instrText>
        </w:r>
        <w:r w:rsidR="00000000">
          <w:fldChar w:fldCharType="separate"/>
        </w:r>
        <w:r w:rsidR="00707795">
          <w:rPr>
            <w:rFonts w:ascii="Times New Roman" w:hAnsi="Times New Roman" w:cs="Times New Roman"/>
            <w:noProof/>
            <w:color w:val="000000"/>
            <w:sz w:val="24"/>
            <w:szCs w:val="24"/>
          </w:rPr>
          <w:t>Herlihy and Sifneos 2008</w:t>
        </w:r>
        <w:r w:rsidR="00000000">
          <w:rPr>
            <w:rFonts w:ascii="Times New Roman" w:hAnsi="Times New Roman" w:cs="Times New Roman"/>
            <w:noProof/>
            <w:color w:val="000000"/>
            <w:sz w:val="24"/>
            <w:szCs w:val="24"/>
          </w:rPr>
          <w:fldChar w:fldCharType="end"/>
        </w:r>
        <w:r w:rsidR="007E47F3">
          <w:rPr>
            <w:rFonts w:ascii="Times New Roman" w:hAnsi="Times New Roman" w:cs="Times New Roman"/>
            <w:noProof/>
            <w:color w:val="000000"/>
            <w:sz w:val="24"/>
            <w:szCs w:val="24"/>
          </w:rPr>
          <w:t>)</w:t>
        </w:r>
        <w:r w:rsidR="007E47F3">
          <w:rPr>
            <w:rFonts w:ascii="Times New Roman" w:hAnsi="Times New Roman" w:cs="Times New Roman"/>
            <w:color w:val="000000"/>
            <w:sz w:val="24"/>
            <w:szCs w:val="24"/>
          </w:rPr>
          <w:fldChar w:fldCharType="end"/>
        </w:r>
        <w:r w:rsidR="007E47F3">
          <w:rPr>
            <w:rFonts w:ascii="Times New Roman" w:hAnsi="Times New Roman" w:cs="Times New Roman"/>
            <w:color w:val="000000"/>
            <w:sz w:val="24"/>
            <w:szCs w:val="24"/>
          </w:rPr>
          <w:t>.</w:t>
        </w:r>
        <w:r w:rsidR="002F5CB9">
          <w:rPr>
            <w:rFonts w:ascii="Times New Roman" w:hAnsi="Times New Roman" w:cs="Times New Roman"/>
            <w:color w:val="000000"/>
            <w:sz w:val="24"/>
            <w:szCs w:val="24"/>
          </w:rPr>
          <w:t xml:space="preserve"> Thus, </w:t>
        </w:r>
        <w:r w:rsidR="000356A4">
          <w:rPr>
            <w:rFonts w:ascii="Times New Roman" w:hAnsi="Times New Roman" w:cs="Times New Roman"/>
            <w:color w:val="000000"/>
            <w:sz w:val="24"/>
            <w:szCs w:val="24"/>
          </w:rPr>
          <w:t xml:space="preserve">our hindcasting approach provides a first-order approximation for what conditions at a site could be if they are presently unknown.  </w:t>
        </w:r>
      </w:ins>
    </w:p>
    <w:p w14:paraId="59FA55D9" w14:textId="71484664" w:rsidR="007E47F3" w:rsidRDefault="00B76F3E" w:rsidP="007E47F3">
      <w:pPr>
        <w:spacing w:line="480" w:lineRule="auto"/>
        <w:ind w:firstLine="720"/>
        <w:contextualSpacing/>
        <w:rPr>
          <w:ins w:id="1597" w:author="Kopp, Darin" w:date="2025-02-20T15:34:00Z"/>
          <w:rFonts w:ascii="Times New Roman" w:hAnsi="Times New Roman" w:cs="Times New Roman"/>
          <w:color w:val="000000"/>
          <w:sz w:val="24"/>
          <w:szCs w:val="24"/>
        </w:rPr>
      </w:pPr>
      <w:ins w:id="1598" w:author="Kopp, Darin" w:date="2025-02-20T15:34:00Z">
        <w:r>
          <w:rPr>
            <w:rFonts w:ascii="Times New Roman" w:hAnsi="Times New Roman" w:cs="Times New Roman"/>
            <w:color w:val="000000"/>
            <w:sz w:val="24"/>
            <w:szCs w:val="24"/>
          </w:rPr>
          <w:t xml:space="preserve">Furthermore, </w:t>
        </w:r>
        <w:r w:rsidR="000356A4">
          <w:rPr>
            <w:rFonts w:ascii="Times New Roman" w:hAnsi="Times New Roman" w:cs="Times New Roman"/>
            <w:color w:val="000000"/>
            <w:sz w:val="24"/>
            <w:szCs w:val="24"/>
          </w:rPr>
          <w:t>random forest</w:t>
        </w:r>
        <w:r w:rsidR="009E4408">
          <w:rPr>
            <w:rFonts w:ascii="Times New Roman" w:hAnsi="Times New Roman" w:cs="Times New Roman"/>
            <w:color w:val="000000"/>
            <w:sz w:val="24"/>
            <w:szCs w:val="24"/>
          </w:rPr>
          <w:t xml:space="preserve"> models permitted us to evaluate the </w:t>
        </w:r>
        <w:r w:rsidR="00AB69E7">
          <w:rPr>
            <w:rFonts w:ascii="Times New Roman" w:hAnsi="Times New Roman" w:cs="Times New Roman"/>
            <w:color w:val="000000"/>
            <w:sz w:val="24"/>
            <w:szCs w:val="24"/>
          </w:rPr>
          <w:t xml:space="preserve">relative importance </w:t>
        </w:r>
        <w:r w:rsidR="009E4408">
          <w:rPr>
            <w:rFonts w:ascii="Times New Roman" w:hAnsi="Times New Roman" w:cs="Times New Roman"/>
            <w:color w:val="000000"/>
            <w:sz w:val="24"/>
            <w:szCs w:val="24"/>
          </w:rPr>
          <w:t>of specific anthropogenic activities and characterize potential</w:t>
        </w:r>
        <w:r w:rsidR="007435EF">
          <w:rPr>
            <w:rFonts w:ascii="Times New Roman" w:hAnsi="Times New Roman" w:cs="Times New Roman"/>
            <w:color w:val="000000"/>
            <w:sz w:val="24"/>
            <w:szCs w:val="24"/>
          </w:rPr>
          <w:t xml:space="preserve"> site and</w:t>
        </w:r>
        <w:r w:rsidR="009E4408">
          <w:rPr>
            <w:rFonts w:ascii="Times New Roman" w:hAnsi="Times New Roman" w:cs="Times New Roman"/>
            <w:color w:val="000000"/>
            <w:sz w:val="24"/>
            <w:szCs w:val="24"/>
          </w:rPr>
          <w:t xml:space="preserve"> regional </w:t>
        </w:r>
        <w:r w:rsidR="007435EF">
          <w:rPr>
            <w:rFonts w:ascii="Times New Roman" w:hAnsi="Times New Roman" w:cs="Times New Roman"/>
            <w:color w:val="000000"/>
            <w:sz w:val="24"/>
            <w:szCs w:val="24"/>
          </w:rPr>
          <w:t xml:space="preserve">scale </w:t>
        </w:r>
        <w:r w:rsidR="009E4408">
          <w:rPr>
            <w:rFonts w:ascii="Times New Roman" w:hAnsi="Times New Roman" w:cs="Times New Roman"/>
            <w:color w:val="000000"/>
            <w:sz w:val="24"/>
            <w:szCs w:val="24"/>
          </w:rPr>
          <w:t xml:space="preserve">differences </w:t>
        </w:r>
        <w:r w:rsidR="002F5CB9">
          <w:rPr>
            <w:rFonts w:ascii="Times New Roman" w:hAnsi="Times New Roman" w:cs="Times New Roman"/>
            <w:color w:val="000000"/>
            <w:sz w:val="24"/>
            <w:szCs w:val="24"/>
          </w:rPr>
          <w:t xml:space="preserve">after </w:t>
        </w:r>
        <w:r w:rsidR="00B60C84">
          <w:rPr>
            <w:rFonts w:ascii="Times New Roman" w:hAnsi="Times New Roman" w:cs="Times New Roman"/>
            <w:color w:val="000000"/>
            <w:sz w:val="24"/>
            <w:szCs w:val="24"/>
          </w:rPr>
          <w:t>reducing or removing them</w:t>
        </w:r>
        <w:r w:rsidR="00D67FF4">
          <w:rPr>
            <w:rFonts w:ascii="Times New Roman" w:hAnsi="Times New Roman" w:cs="Times New Roman"/>
            <w:color w:val="000000"/>
            <w:sz w:val="24"/>
            <w:szCs w:val="24"/>
          </w:rPr>
          <w:t xml:space="preserve">. </w:t>
        </w:r>
        <w:r w:rsidR="00D3408E">
          <w:rPr>
            <w:rFonts w:ascii="Times New Roman" w:hAnsi="Times New Roman" w:cs="Times New Roman"/>
            <w:color w:val="000000"/>
            <w:sz w:val="24"/>
            <w:szCs w:val="24"/>
          </w:rPr>
          <w:t>For example</w:t>
        </w:r>
        <w:r w:rsidR="006C0FC2">
          <w:rPr>
            <w:rFonts w:ascii="Times New Roman" w:hAnsi="Times New Roman" w:cs="Times New Roman"/>
            <w:color w:val="000000"/>
            <w:sz w:val="24"/>
            <w:szCs w:val="24"/>
          </w:rPr>
          <w:t>,</w:t>
        </w:r>
        <w:r w:rsidR="00D3408E">
          <w:rPr>
            <w:rFonts w:ascii="Times New Roman" w:hAnsi="Times New Roman" w:cs="Times New Roman"/>
            <w:color w:val="000000"/>
            <w:sz w:val="24"/>
            <w:szCs w:val="24"/>
          </w:rPr>
          <w:t xml:space="preserve"> </w:t>
        </w:r>
        <w:r w:rsidR="006C0FC2">
          <w:rPr>
            <w:rFonts w:ascii="Times New Roman" w:hAnsi="Times New Roman" w:cs="Times New Roman"/>
            <w:color w:val="000000"/>
            <w:sz w:val="24"/>
            <w:szCs w:val="24"/>
          </w:rPr>
          <w:t xml:space="preserve">higher than expected total nitrogen </w:t>
        </w:r>
        <w:r w:rsidR="00604182">
          <w:rPr>
            <w:rFonts w:ascii="Times New Roman" w:hAnsi="Times New Roman" w:cs="Times New Roman"/>
            <w:color w:val="000000"/>
            <w:sz w:val="24"/>
            <w:szCs w:val="24"/>
          </w:rPr>
          <w:t>in Temperate Plains and Upper Midwest</w:t>
        </w:r>
        <w:r w:rsidR="005C46BC">
          <w:rPr>
            <w:rFonts w:ascii="Times New Roman" w:hAnsi="Times New Roman" w:cs="Times New Roman"/>
            <w:color w:val="000000"/>
            <w:sz w:val="24"/>
            <w:szCs w:val="24"/>
          </w:rPr>
          <w:t xml:space="preserve"> and the relatively high importance of percent agriculture landcover </w:t>
        </w:r>
        <w:r w:rsidR="000356A4">
          <w:rPr>
            <w:rFonts w:ascii="Times New Roman" w:hAnsi="Times New Roman" w:cs="Times New Roman"/>
            <w:color w:val="000000"/>
            <w:sz w:val="24"/>
            <w:szCs w:val="24"/>
          </w:rPr>
          <w:t>our</w:t>
        </w:r>
        <w:r w:rsidR="005C46BC">
          <w:rPr>
            <w:rFonts w:ascii="Times New Roman" w:hAnsi="Times New Roman" w:cs="Times New Roman"/>
            <w:color w:val="000000"/>
            <w:sz w:val="24"/>
            <w:szCs w:val="24"/>
          </w:rPr>
          <w:t xml:space="preserve"> model</w:t>
        </w:r>
        <w:r w:rsidR="00D70C46">
          <w:rPr>
            <w:rFonts w:ascii="Times New Roman" w:hAnsi="Times New Roman" w:cs="Times New Roman"/>
            <w:color w:val="000000"/>
            <w:sz w:val="24"/>
            <w:szCs w:val="24"/>
          </w:rPr>
          <w:t xml:space="preserve"> suggests that</w:t>
        </w:r>
        <w:r w:rsidR="00604182">
          <w:rPr>
            <w:rFonts w:ascii="Times New Roman" w:hAnsi="Times New Roman" w:cs="Times New Roman"/>
            <w:color w:val="000000"/>
            <w:sz w:val="24"/>
            <w:szCs w:val="24"/>
          </w:rPr>
          <w:t xml:space="preserve"> </w:t>
        </w:r>
        <w:r w:rsidR="00D70C46">
          <w:rPr>
            <w:rFonts w:ascii="Times New Roman" w:hAnsi="Times New Roman" w:cs="Times New Roman"/>
            <w:color w:val="000000"/>
            <w:sz w:val="24"/>
            <w:szCs w:val="24"/>
          </w:rPr>
          <w:t>nutrient inputs associated with agricultural activities may be elevating in</w:t>
        </w:r>
        <w:r w:rsidR="002F5CB9">
          <w:rPr>
            <w:rFonts w:ascii="Times New Roman" w:hAnsi="Times New Roman" w:cs="Times New Roman"/>
            <w:color w:val="000000"/>
            <w:sz w:val="24"/>
            <w:szCs w:val="24"/>
          </w:rPr>
          <w:t>-</w:t>
        </w:r>
        <w:r w:rsidR="00D70C46">
          <w:rPr>
            <w:rFonts w:ascii="Times New Roman" w:hAnsi="Times New Roman" w:cs="Times New Roman"/>
            <w:color w:val="000000"/>
            <w:sz w:val="24"/>
            <w:szCs w:val="24"/>
          </w:rPr>
          <w:t>stream nutrient concentrations</w:t>
        </w:r>
        <w:r w:rsidR="00604182">
          <w:rPr>
            <w:rFonts w:ascii="Times New Roman" w:hAnsi="Times New Roman" w:cs="Times New Roman"/>
            <w:color w:val="000000"/>
            <w:sz w:val="24"/>
            <w:szCs w:val="24"/>
          </w:rPr>
          <w:t xml:space="preserve"> </w:t>
        </w:r>
        <w:r w:rsidR="00D3408E">
          <w:rPr>
            <w:rFonts w:ascii="Times New Roman" w:hAnsi="Times New Roman" w:cs="Times New Roman"/>
            <w:color w:val="000000"/>
            <w:sz w:val="24"/>
            <w:szCs w:val="24"/>
          </w:rPr>
          <w:fldChar w:fldCharType="begin">
            <w:fldData xml:space="preserve">PEVuZE5vdGU+PENpdGU+PEF1dGhvcj5MaW48L0F1dGhvcj48WWVhcj4yMDIxPC9ZZWFyPjxSZWNO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</w:fldData>
          </w:fldChar>
        </w:r>
        <w:r w:rsidR="008918F2">
          <w:rPr>
            <w:rFonts w:ascii="Times New Roman" w:hAnsi="Times New Roman" w:cs="Times New Roman"/>
            <w:color w:val="000000"/>
            <w:sz w:val="24"/>
            <w:szCs w:val="24"/>
          </w:rPr>
          <w:instrText xml:space="preserve"> ADDIN EN.CITE </w:instrText>
        </w:r>
        <w:r w:rsidR="008918F2">
          <w:rPr>
            <w:rFonts w:ascii="Times New Roman" w:hAnsi="Times New Roman" w:cs="Times New Roman"/>
            <w:color w:val="000000"/>
            <w:sz w:val="24"/>
            <w:szCs w:val="24"/>
          </w:rPr>
          <w:fldChar w:fldCharType="begin">
            <w:fldData xml:space="preserve">PEVuZE5vdGU+PENpdGU+PEF1dGhvcj5MaW48L0F1dGhvcj48WWVhcj4yMDIxPC9ZZWFyPjxSZWNO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</w:fldData>
          </w:fldChar>
        </w:r>
        <w:r w:rsidR="008918F2">
          <w:rPr>
            <w:rFonts w:ascii="Times New Roman" w:hAnsi="Times New Roman" w:cs="Times New Roman"/>
            <w:color w:val="000000"/>
            <w:sz w:val="24"/>
            <w:szCs w:val="24"/>
          </w:rPr>
          <w:instrText xml:space="preserve"> ADDIN EN.CITE.DATA </w:instrText>
        </w:r>
        <w:r w:rsidR="008918F2">
          <w:rPr>
            <w:rFonts w:ascii="Times New Roman" w:hAnsi="Times New Roman" w:cs="Times New Roman"/>
            <w:color w:val="000000"/>
            <w:sz w:val="24"/>
            <w:szCs w:val="24"/>
          </w:rPr>
        </w:r>
        <w:r w:rsidR="008918F2">
          <w:rPr>
            <w:rFonts w:ascii="Times New Roman" w:hAnsi="Times New Roman" w:cs="Times New Roman"/>
            <w:color w:val="000000"/>
            <w:sz w:val="24"/>
            <w:szCs w:val="24"/>
          </w:rPr>
          <w:fldChar w:fldCharType="end"/>
        </w:r>
        <w:r w:rsidR="00D3408E">
          <w:rPr>
            <w:rFonts w:ascii="Times New Roman" w:hAnsi="Times New Roman" w:cs="Times New Roman"/>
            <w:color w:val="000000"/>
            <w:sz w:val="24"/>
            <w:szCs w:val="24"/>
          </w:rPr>
        </w:r>
        <w:r w:rsidR="00D3408E">
          <w:rPr>
            <w:rFonts w:ascii="Times New Roman" w:hAnsi="Times New Roman" w:cs="Times New Roman"/>
            <w:color w:val="000000"/>
            <w:sz w:val="24"/>
            <w:szCs w:val="24"/>
          </w:rPr>
          <w:fldChar w:fldCharType="separate"/>
        </w:r>
        <w:r w:rsidR="008918F2">
          <w:rPr>
            <w:rFonts w:ascii="Times New Roman" w:hAnsi="Times New Roman" w:cs="Times New Roman"/>
            <w:noProof/>
            <w:color w:val="000000"/>
            <w:sz w:val="24"/>
            <w:szCs w:val="24"/>
          </w:rPr>
          <w:t>(</w:t>
        </w:r>
        <w:r w:rsidR="00000000">
          <w:fldChar w:fldCharType="begin"/>
        </w:r>
        <w:r w:rsidR="00000000">
          <w:instrText>HYPERLINK \l "_ENREF_45" \o "Lin, 2021 #70"</w:instrText>
        </w:r>
        <w:r w:rsidR="00000000">
          <w:fldChar w:fldCharType="separate"/>
        </w:r>
        <w:r w:rsidR="00707795">
          <w:rPr>
            <w:rFonts w:ascii="Times New Roman" w:hAnsi="Times New Roman" w:cs="Times New Roman"/>
            <w:noProof/>
            <w:color w:val="000000"/>
            <w:sz w:val="24"/>
            <w:szCs w:val="24"/>
          </w:rPr>
          <w:t>Lin et al. 2021</w:t>
        </w:r>
        <w:r w:rsidR="00000000">
          <w:rPr>
            <w:rFonts w:ascii="Times New Roman" w:hAnsi="Times New Roman" w:cs="Times New Roman"/>
            <w:noProof/>
            <w:color w:val="000000"/>
            <w:sz w:val="24"/>
            <w:szCs w:val="24"/>
          </w:rPr>
          <w:fldChar w:fldCharType="end"/>
        </w:r>
        <w:r w:rsidR="008918F2">
          <w:rPr>
            <w:rFonts w:ascii="Times New Roman" w:hAnsi="Times New Roman" w:cs="Times New Roman"/>
            <w:noProof/>
            <w:color w:val="000000"/>
            <w:sz w:val="24"/>
            <w:szCs w:val="24"/>
          </w:rPr>
          <w:t xml:space="preserve">, </w:t>
        </w:r>
        <w:r w:rsidR="00000000">
          <w:fldChar w:fldCharType="begin"/>
        </w:r>
        <w:r w:rsidR="00000000">
          <w:instrText>HYPERLINK \l "_ENREF_71" \o "Sabo, 2023 #69"</w:instrText>
        </w:r>
        <w:r w:rsidR="00000000">
          <w:fldChar w:fldCharType="separate"/>
        </w:r>
        <w:r w:rsidR="00707795">
          <w:rPr>
            <w:rFonts w:ascii="Times New Roman" w:hAnsi="Times New Roman" w:cs="Times New Roman"/>
            <w:noProof/>
            <w:color w:val="000000"/>
            <w:sz w:val="24"/>
            <w:szCs w:val="24"/>
          </w:rPr>
          <w:t>Sabo et al. 2023</w:t>
        </w:r>
        <w:r w:rsidR="00000000">
          <w:rPr>
            <w:rFonts w:ascii="Times New Roman" w:hAnsi="Times New Roman" w:cs="Times New Roman"/>
            <w:noProof/>
            <w:color w:val="000000"/>
            <w:sz w:val="24"/>
            <w:szCs w:val="24"/>
          </w:rPr>
          <w:fldChar w:fldCharType="end"/>
        </w:r>
        <w:r w:rsidR="008918F2">
          <w:rPr>
            <w:rFonts w:ascii="Times New Roman" w:hAnsi="Times New Roman" w:cs="Times New Roman"/>
            <w:noProof/>
            <w:color w:val="000000"/>
            <w:sz w:val="24"/>
            <w:szCs w:val="24"/>
          </w:rPr>
          <w:t>)</w:t>
        </w:r>
        <w:r w:rsidR="00D3408E">
          <w:rPr>
            <w:rFonts w:ascii="Times New Roman" w:hAnsi="Times New Roman" w:cs="Times New Roman"/>
            <w:color w:val="000000"/>
            <w:sz w:val="24"/>
            <w:szCs w:val="24"/>
          </w:rPr>
          <w:fldChar w:fldCharType="end"/>
        </w:r>
        <w:r w:rsidR="00D3408E">
          <w:rPr>
            <w:rFonts w:ascii="Times New Roman" w:hAnsi="Times New Roman" w:cs="Times New Roman"/>
            <w:color w:val="000000"/>
            <w:sz w:val="24"/>
            <w:szCs w:val="24"/>
          </w:rPr>
          <w:t xml:space="preserve">. Similarly, </w:t>
        </w:r>
        <w:r w:rsidR="005C46BC">
          <w:rPr>
            <w:rFonts w:ascii="Times New Roman" w:hAnsi="Times New Roman" w:cs="Times New Roman"/>
            <w:color w:val="000000"/>
            <w:sz w:val="24"/>
            <w:szCs w:val="24"/>
          </w:rPr>
          <w:t xml:space="preserve">elevated </w:t>
        </w:r>
        <w:r w:rsidR="00C5443C">
          <w:rPr>
            <w:rFonts w:ascii="Times New Roman" w:hAnsi="Times New Roman" w:cs="Times New Roman"/>
            <w:color w:val="000000"/>
            <w:sz w:val="24"/>
            <w:szCs w:val="24"/>
          </w:rPr>
          <w:t xml:space="preserve">chloride concentrations </w:t>
        </w:r>
        <w:r w:rsidR="00D3408E">
          <w:rPr>
            <w:rFonts w:ascii="Times New Roman" w:hAnsi="Times New Roman" w:cs="Times New Roman"/>
            <w:color w:val="000000"/>
            <w:sz w:val="24"/>
            <w:szCs w:val="24"/>
          </w:rPr>
          <w:t>in</w:t>
        </w:r>
        <w:r w:rsidR="005C46BC">
          <w:rPr>
            <w:rFonts w:ascii="Times New Roman" w:hAnsi="Times New Roman" w:cs="Times New Roman"/>
            <w:color w:val="000000"/>
            <w:sz w:val="24"/>
            <w:szCs w:val="24"/>
          </w:rPr>
          <w:t xml:space="preserve"> the</w:t>
        </w:r>
        <w:r w:rsidR="00D3408E">
          <w:rPr>
            <w:rFonts w:ascii="Times New Roman" w:hAnsi="Times New Roman" w:cs="Times New Roman"/>
            <w:color w:val="000000"/>
            <w:sz w:val="24"/>
            <w:szCs w:val="24"/>
          </w:rPr>
          <w:t xml:space="preserve"> </w:t>
        </w:r>
        <w:r w:rsidR="006F1B08">
          <w:rPr>
            <w:rFonts w:ascii="Times New Roman" w:hAnsi="Times New Roman" w:cs="Times New Roman"/>
            <w:color w:val="000000"/>
            <w:sz w:val="24"/>
            <w:szCs w:val="24"/>
          </w:rPr>
          <w:t>Northern Appalachians</w:t>
        </w:r>
        <w:r w:rsidR="005C46BC">
          <w:rPr>
            <w:rFonts w:ascii="Times New Roman" w:hAnsi="Times New Roman" w:cs="Times New Roman"/>
            <w:color w:val="000000"/>
            <w:sz w:val="24"/>
            <w:szCs w:val="24"/>
          </w:rPr>
          <w:t xml:space="preserve"> and the relative high importance of road density in the model</w:t>
        </w:r>
        <w:r w:rsidR="00604182">
          <w:rPr>
            <w:rFonts w:ascii="Times New Roman" w:hAnsi="Times New Roman" w:cs="Times New Roman"/>
            <w:color w:val="000000"/>
            <w:sz w:val="24"/>
            <w:szCs w:val="24"/>
          </w:rPr>
          <w:t>,</w:t>
        </w:r>
        <w:r w:rsidR="00D3408E">
          <w:rPr>
            <w:rFonts w:ascii="Times New Roman" w:hAnsi="Times New Roman" w:cs="Times New Roman"/>
            <w:color w:val="000000"/>
            <w:sz w:val="24"/>
            <w:szCs w:val="24"/>
          </w:rPr>
          <w:t xml:space="preserve"> </w:t>
        </w:r>
        <w:r w:rsidR="005C46BC">
          <w:rPr>
            <w:rFonts w:ascii="Times New Roman" w:hAnsi="Times New Roman" w:cs="Times New Roman"/>
            <w:color w:val="000000"/>
            <w:sz w:val="24"/>
            <w:szCs w:val="24"/>
          </w:rPr>
          <w:t xml:space="preserve">could reflect the </w:t>
        </w:r>
        <w:r w:rsidR="00604182">
          <w:rPr>
            <w:rFonts w:ascii="Times New Roman" w:hAnsi="Times New Roman" w:cs="Times New Roman"/>
            <w:color w:val="000000"/>
            <w:sz w:val="24"/>
            <w:szCs w:val="24"/>
          </w:rPr>
          <w:t xml:space="preserve">contribution </w:t>
        </w:r>
        <w:r w:rsidR="00D3408E">
          <w:rPr>
            <w:rFonts w:ascii="Times New Roman" w:hAnsi="Times New Roman" w:cs="Times New Roman"/>
            <w:color w:val="000000"/>
            <w:sz w:val="24"/>
            <w:szCs w:val="24"/>
          </w:rPr>
          <w:t>of road salts</w:t>
        </w:r>
        <w:r w:rsidR="006C0FC2">
          <w:rPr>
            <w:rFonts w:ascii="Times New Roman" w:hAnsi="Times New Roman" w:cs="Times New Roman"/>
            <w:color w:val="000000"/>
            <w:sz w:val="24"/>
            <w:szCs w:val="24"/>
          </w:rPr>
          <w:t xml:space="preserve"> </w:t>
        </w:r>
        <w:r w:rsidR="005C46BC">
          <w:rPr>
            <w:rFonts w:ascii="Times New Roman" w:hAnsi="Times New Roman" w:cs="Times New Roman"/>
            <w:color w:val="000000"/>
            <w:sz w:val="24"/>
            <w:szCs w:val="24"/>
          </w:rPr>
          <w:t xml:space="preserve">to </w:t>
        </w:r>
        <w:r w:rsidR="006C0FC2">
          <w:rPr>
            <w:rFonts w:ascii="Times New Roman" w:hAnsi="Times New Roman" w:cs="Times New Roman"/>
            <w:color w:val="000000"/>
            <w:sz w:val="24"/>
            <w:szCs w:val="24"/>
          </w:rPr>
          <w:t>freshwater salinization</w:t>
        </w:r>
        <w:r w:rsidR="00D3408E">
          <w:rPr>
            <w:rFonts w:ascii="Times New Roman" w:hAnsi="Times New Roman" w:cs="Times New Roman"/>
            <w:color w:val="000000"/>
            <w:sz w:val="24"/>
            <w:szCs w:val="24"/>
          </w:rPr>
          <w:t xml:space="preserve"> </w:t>
        </w:r>
        <w:r w:rsidR="00D3408E">
          <w:rPr>
            <w:rFonts w:ascii="Times New Roman" w:hAnsi="Times New Roman" w:cs="Times New Roman"/>
            <w:color w:val="000000"/>
            <w:sz w:val="24"/>
            <w:szCs w:val="24"/>
          </w:rPr>
          <w:fldChar w:fldCharType="begin"/>
        </w:r>
        <w:r w:rsidR="008918F2">
          <w:rPr>
            <w:rFonts w:ascii="Times New Roman" w:hAnsi="Times New Roman" w:cs="Times New Roman"/>
            <w:color w:val="000000"/>
            <w:sz w:val="24"/>
            <w:szCs w:val="24"/>
          </w:rPr>
          <w:instrText xml:space="preserve"> ADDIN EN.CITE &lt;EndNote&gt;&lt;Cite&gt;&lt;Author&gt;Kaushal&lt;/Author&gt;&lt;Year&gt;2023&lt;/Year&gt;&lt;RecNum&gt;71&lt;/RecNum&gt;&lt;DisplayText&gt;(Kaushal et al. 2023)&lt;/DisplayText&gt;&lt;record&gt;&lt;rec-number&gt;71&lt;/rec-number&gt;&lt;foreign-keys&gt;&lt;key app="EN" db-id="rtxzfetfi9xw07eeartpf9t7wwtdt2arspvw" timestamp="1708624664" guid="b7016f2b-c073-40b3-8319-580404239b54"&gt;71&lt;/key&gt;&lt;/foreign-keys&gt;&lt;ref-type name="Journal Article"&gt;17&lt;/ref-type&gt;&lt;contributors&gt;&lt;authors&gt;&lt;author&gt;Kaushal, Sujay S.&lt;/author&gt;&lt;author&gt;Likens, Gene E.&lt;/author&gt;&lt;author&gt;Mayer, Paul M.&lt;/author&gt;&lt;author&gt;Shatkay, Ruth R.&lt;/author&gt;&lt;author&gt;Shelton, Sydney A.&lt;/author&gt;&lt;author&gt;Grant, Stanley B.&lt;/author&gt;&lt;author&gt;Utz, Ryan M.&lt;/author&gt;&lt;author&gt;Yaculak, Alexis M.&lt;/author&gt;&lt;author&gt;Maas, Carly M.&lt;/author&gt;&lt;author&gt;Reimer, Jenna E.&lt;/author&gt;&lt;author&gt;Bhide, Shantanu V.&lt;/author&gt;&lt;author&gt;Malin, Joseph T.&lt;/author&gt;&lt;author&gt;Rippy, Megan A.&lt;/author&gt;&lt;/authors&gt;&lt;/contributors&gt;&lt;titles&gt;&lt;title&gt;The anthropogenic salt cycle&lt;/title&gt;&lt;secondary-title&gt;Nature Reviews Earth &amp;amp; Environment&lt;/secondary-title&gt;&lt;/titles&gt;&lt;periodical&gt;&lt;full-title&gt;Nature Reviews Earth &amp;amp; Environment&lt;/full-title&gt;&lt;/periodical&gt;&lt;pages&gt;770-784&lt;/pages&gt;&lt;volume&gt;4&lt;/volume&gt;&lt;number&gt;11&lt;/number&gt;&lt;dates&gt;&lt;year&gt;2023&lt;/year&gt;&lt;pub-dates&gt;&lt;date&gt;2023/11/01&lt;/date&gt;&lt;/pub-dates&gt;&lt;/dates&gt;&lt;isbn&gt;2662-138X&lt;/isbn&gt;&lt;urls&gt;&lt;related-urls&gt;&lt;url&gt;https://doi.org/10.1038/s43017-023-00485-y&lt;/url&gt;&lt;/related-urls&gt;&lt;/urls&gt;&lt;electronic-resource-num&gt;10.1038/s43017-023-00485-y&lt;/electronic-resource-num&gt;&lt;/record&gt;&lt;/Cite&gt;&lt;/EndNote&gt;</w:instrText>
        </w:r>
        <w:r w:rsidR="00D3408E">
          <w:rPr>
            <w:rFonts w:ascii="Times New Roman" w:hAnsi="Times New Roman" w:cs="Times New Roman"/>
            <w:color w:val="000000"/>
            <w:sz w:val="24"/>
            <w:szCs w:val="24"/>
          </w:rPr>
          <w:fldChar w:fldCharType="separate"/>
        </w:r>
        <w:r w:rsidR="008918F2">
          <w:rPr>
            <w:rFonts w:ascii="Times New Roman" w:hAnsi="Times New Roman" w:cs="Times New Roman"/>
            <w:noProof/>
            <w:color w:val="000000"/>
            <w:sz w:val="24"/>
            <w:szCs w:val="24"/>
          </w:rPr>
          <w:t>(</w:t>
        </w:r>
        <w:r w:rsidR="00000000">
          <w:fldChar w:fldCharType="begin"/>
        </w:r>
        <w:r w:rsidR="00000000">
          <w:instrText>HYPERLINK \l "_ENREF_42" \o "Kaushal, 2023 #71"</w:instrText>
        </w:r>
        <w:r w:rsidR="00000000">
          <w:fldChar w:fldCharType="separate"/>
        </w:r>
        <w:r w:rsidR="00707795">
          <w:rPr>
            <w:rFonts w:ascii="Times New Roman" w:hAnsi="Times New Roman" w:cs="Times New Roman"/>
            <w:noProof/>
            <w:color w:val="000000"/>
            <w:sz w:val="24"/>
            <w:szCs w:val="24"/>
          </w:rPr>
          <w:t>Kaushal et al. 2023</w:t>
        </w:r>
        <w:r w:rsidR="00000000">
          <w:rPr>
            <w:rFonts w:ascii="Times New Roman" w:hAnsi="Times New Roman" w:cs="Times New Roman"/>
            <w:noProof/>
            <w:color w:val="000000"/>
            <w:sz w:val="24"/>
            <w:szCs w:val="24"/>
          </w:rPr>
          <w:fldChar w:fldCharType="end"/>
        </w:r>
        <w:r w:rsidR="008918F2">
          <w:rPr>
            <w:rFonts w:ascii="Times New Roman" w:hAnsi="Times New Roman" w:cs="Times New Roman"/>
            <w:noProof/>
            <w:color w:val="000000"/>
            <w:sz w:val="24"/>
            <w:szCs w:val="24"/>
          </w:rPr>
          <w:t>)</w:t>
        </w:r>
        <w:r w:rsidR="00D3408E">
          <w:rPr>
            <w:rFonts w:ascii="Times New Roman" w:hAnsi="Times New Roman" w:cs="Times New Roman"/>
            <w:color w:val="000000"/>
            <w:sz w:val="24"/>
            <w:szCs w:val="24"/>
          </w:rPr>
          <w:fldChar w:fldCharType="end"/>
        </w:r>
        <w:r w:rsidR="00D3408E">
          <w:rPr>
            <w:rFonts w:ascii="Times New Roman" w:hAnsi="Times New Roman" w:cs="Times New Roman"/>
            <w:color w:val="000000"/>
            <w:sz w:val="24"/>
            <w:szCs w:val="24"/>
          </w:rPr>
          <w:t xml:space="preserve">. </w:t>
        </w:r>
      </w:ins>
    </w:p>
    <w:p w14:paraId="312BE923" w14:textId="6A15AEE7" w:rsidR="006F79D6" w:rsidRDefault="00575DC2" w:rsidP="009E4408">
      <w:pPr>
        <w:spacing w:line="480" w:lineRule="auto"/>
        <w:ind w:firstLine="720"/>
        <w:contextualSpacing/>
        <w:rPr>
          <w:ins w:id="1599" w:author="Kopp, Darin" w:date="2025-02-20T15:34:00Z"/>
          <w:rFonts w:ascii="Times New Roman" w:hAnsi="Times New Roman" w:cs="Times New Roman"/>
          <w:color w:val="000000"/>
          <w:sz w:val="24"/>
          <w:szCs w:val="24"/>
        </w:rPr>
      </w:pPr>
      <w:ins w:id="1600" w:author="Kopp, Darin" w:date="2025-02-20T15:34:00Z">
        <w:r>
          <w:rPr>
            <w:rFonts w:ascii="Times New Roman" w:hAnsi="Times New Roman" w:cs="Times New Roman"/>
            <w:color w:val="000000"/>
            <w:sz w:val="24"/>
            <w:szCs w:val="24"/>
          </w:rPr>
          <w:t>Certainly, i</w:t>
        </w:r>
        <w:r w:rsidR="00B12FAB">
          <w:rPr>
            <w:rFonts w:ascii="Times New Roman" w:hAnsi="Times New Roman" w:cs="Times New Roman"/>
            <w:color w:val="000000"/>
            <w:sz w:val="24"/>
            <w:szCs w:val="24"/>
          </w:rPr>
          <w:t xml:space="preserve">nferring physiochemical conditions for different levels of human disturbance depends on the quality and structure of the model. </w:t>
        </w:r>
        <w:r w:rsidR="00A655D1">
          <w:rPr>
            <w:rFonts w:ascii="Times New Roman" w:hAnsi="Times New Roman" w:cs="Times New Roman"/>
            <w:color w:val="000000"/>
            <w:sz w:val="24"/>
            <w:szCs w:val="24"/>
          </w:rPr>
          <w:t xml:space="preserve">Although our models </w:t>
        </w:r>
        <w:r w:rsidR="00DA0D53">
          <w:rPr>
            <w:rFonts w:ascii="Times New Roman" w:hAnsi="Times New Roman" w:cs="Times New Roman"/>
            <w:color w:val="000000"/>
            <w:sz w:val="24"/>
            <w:szCs w:val="24"/>
          </w:rPr>
          <w:t xml:space="preserve">were evaluated using an </w:t>
        </w:r>
        <w:r w:rsidR="00A655D1">
          <w:rPr>
            <w:rFonts w:ascii="Times New Roman" w:hAnsi="Times New Roman" w:cs="Times New Roman"/>
            <w:color w:val="000000"/>
            <w:sz w:val="24"/>
            <w:szCs w:val="24"/>
          </w:rPr>
          <w:t>independent validation</w:t>
        </w:r>
        <w:r w:rsidR="00DA0D53">
          <w:rPr>
            <w:rFonts w:ascii="Times New Roman" w:hAnsi="Times New Roman" w:cs="Times New Roman"/>
            <w:color w:val="000000"/>
            <w:sz w:val="24"/>
            <w:szCs w:val="24"/>
          </w:rPr>
          <w:t xml:space="preserve"> dataset</w:t>
        </w:r>
        <w:r w:rsidR="00A655D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hindcasting </w:t>
        </w:r>
        <w:r w:rsidR="00A655D1">
          <w:rPr>
            <w:rFonts w:ascii="Times New Roman" w:hAnsi="Times New Roman" w:cs="Times New Roman"/>
            <w:color w:val="000000"/>
            <w:sz w:val="24"/>
            <w:szCs w:val="24"/>
          </w:rPr>
          <w:t>require</w:t>
        </w:r>
        <w:r w:rsidR="00DA0D53">
          <w:rPr>
            <w:rFonts w:ascii="Times New Roman" w:hAnsi="Times New Roman" w:cs="Times New Roman"/>
            <w:color w:val="000000"/>
            <w:sz w:val="24"/>
            <w:szCs w:val="24"/>
          </w:rPr>
          <w:t>d</w:t>
        </w:r>
        <w:r w:rsidR="00A655D1">
          <w:rPr>
            <w:rFonts w:ascii="Times New Roman" w:hAnsi="Times New Roman" w:cs="Times New Roman"/>
            <w:color w:val="000000"/>
            <w:sz w:val="24"/>
            <w:szCs w:val="24"/>
          </w:rPr>
          <w:t xml:space="preserve"> a </w:t>
        </w:r>
        <w:r>
          <w:rPr>
            <w:rFonts w:ascii="Times New Roman" w:hAnsi="Times New Roman" w:cs="Times New Roman"/>
            <w:color w:val="000000"/>
            <w:sz w:val="24"/>
            <w:szCs w:val="24"/>
          </w:rPr>
          <w:t xml:space="preserve">dataset that reduced or eliminated </w:t>
        </w:r>
        <w:r w:rsidR="00B12CE2">
          <w:rPr>
            <w:rFonts w:ascii="Times New Roman" w:hAnsi="Times New Roman" w:cs="Times New Roman"/>
            <w:color w:val="000000"/>
            <w:sz w:val="24"/>
            <w:szCs w:val="24"/>
          </w:rPr>
          <w:t xml:space="preserve">the effect of </w:t>
        </w:r>
        <w:r w:rsidR="00A655D1">
          <w:rPr>
            <w:rFonts w:ascii="Times New Roman" w:hAnsi="Times New Roman" w:cs="Times New Roman"/>
            <w:color w:val="000000"/>
            <w:sz w:val="24"/>
            <w:szCs w:val="24"/>
          </w:rPr>
          <w:t>predictor variables</w:t>
        </w:r>
        <w:r w:rsidR="00936384">
          <w:rPr>
            <w:rFonts w:ascii="Times New Roman" w:hAnsi="Times New Roman" w:cs="Times New Roman"/>
            <w:color w:val="000000"/>
            <w:sz w:val="24"/>
            <w:szCs w:val="24"/>
          </w:rPr>
          <w:t xml:space="preserve"> associated with human disturbance</w:t>
        </w:r>
        <w:r w:rsidR="006F79D6">
          <w:rPr>
            <w:rFonts w:ascii="Times New Roman" w:hAnsi="Times New Roman" w:cs="Times New Roman"/>
            <w:color w:val="000000"/>
            <w:sz w:val="24"/>
            <w:szCs w:val="24"/>
          </w:rPr>
          <w:t>.</w:t>
        </w:r>
        <w:r w:rsidR="00936384">
          <w:rPr>
            <w:rFonts w:ascii="Times New Roman" w:hAnsi="Times New Roman" w:cs="Times New Roman"/>
            <w:color w:val="000000"/>
            <w:sz w:val="24"/>
            <w:szCs w:val="24"/>
          </w:rPr>
          <w:t xml:space="preserve"> As consequence, the dataset</w:t>
        </w:r>
        <w:r w:rsidR="00BD3E1D">
          <w:rPr>
            <w:rFonts w:ascii="Times New Roman" w:hAnsi="Times New Roman" w:cs="Times New Roman"/>
            <w:color w:val="000000"/>
            <w:sz w:val="24"/>
            <w:szCs w:val="24"/>
          </w:rPr>
          <w:t xml:space="preserve"> used for hindcasting</w:t>
        </w:r>
        <w:r w:rsidR="00936384">
          <w:rPr>
            <w:rFonts w:ascii="Times New Roman" w:hAnsi="Times New Roman" w:cs="Times New Roman"/>
            <w:color w:val="000000"/>
            <w:sz w:val="24"/>
            <w:szCs w:val="24"/>
          </w:rPr>
          <w:t xml:space="preserve"> could be </w:t>
        </w:r>
        <w:r w:rsidR="00A655D1">
          <w:rPr>
            <w:rFonts w:ascii="Times New Roman" w:hAnsi="Times New Roman" w:cs="Times New Roman"/>
            <w:color w:val="000000"/>
            <w:sz w:val="24"/>
            <w:szCs w:val="24"/>
          </w:rPr>
          <w:t xml:space="preserve">dissimilar from </w:t>
        </w:r>
        <w:r w:rsidR="00936384">
          <w:rPr>
            <w:rFonts w:ascii="Times New Roman" w:hAnsi="Times New Roman" w:cs="Times New Roman"/>
            <w:color w:val="000000"/>
            <w:sz w:val="24"/>
            <w:szCs w:val="24"/>
          </w:rPr>
          <w:t xml:space="preserve">the data </w:t>
        </w:r>
        <w:r w:rsidR="00A655D1">
          <w:rPr>
            <w:rFonts w:ascii="Times New Roman" w:hAnsi="Times New Roman" w:cs="Times New Roman"/>
            <w:color w:val="000000"/>
            <w:sz w:val="24"/>
            <w:szCs w:val="24"/>
          </w:rPr>
          <w:t>used to calibrate the model</w:t>
        </w:r>
        <w:r w:rsidR="00936384">
          <w:rPr>
            <w:rFonts w:ascii="Times New Roman" w:hAnsi="Times New Roman" w:cs="Times New Roman"/>
            <w:color w:val="000000"/>
            <w:sz w:val="24"/>
            <w:szCs w:val="24"/>
          </w:rPr>
          <w:t xml:space="preserve"> and</w:t>
        </w:r>
        <w:r w:rsidR="006F79D6">
          <w:rPr>
            <w:rFonts w:ascii="Times New Roman" w:hAnsi="Times New Roman" w:cs="Times New Roman"/>
            <w:color w:val="000000"/>
            <w:sz w:val="24"/>
            <w:szCs w:val="24"/>
          </w:rPr>
          <w:t xml:space="preserve"> potentially generate errors associated with extrapolation</w:t>
        </w:r>
        <w:r w:rsidR="00DA0D53">
          <w:rPr>
            <w:rFonts w:ascii="Times New Roman" w:hAnsi="Times New Roman" w:cs="Times New Roman"/>
            <w:color w:val="000000"/>
            <w:sz w:val="24"/>
            <w:szCs w:val="24"/>
          </w:rPr>
          <w:t xml:space="preserve"> </w:t>
        </w:r>
        <w:r w:rsidR="00DA0D53">
          <w:rPr>
            <w:rFonts w:ascii="Times New Roman" w:hAnsi="Times New Roman" w:cs="Times New Roman"/>
            <w:color w:val="000000"/>
            <w:sz w:val="24"/>
            <w:szCs w:val="24"/>
          </w:rPr>
          <w:fldChar w:fldCharType="begin"/>
        </w:r>
        <w:r w:rsidR="00DA0D53">
          <w:rPr>
            <w:rFonts w:ascii="Times New Roman" w:hAnsi="Times New Roman" w:cs="Times New Roman"/>
            <w:color w:val="000000"/>
            <w:sz w:val="24"/>
            <w:szCs w:val="24"/>
          </w:rPr>
          <w:instrText xml:space="preserve"> ADDIN EN.CITE &lt;EndNote&gt;&lt;Cite&gt;&lt;Author&gt;Meyer&lt;/Author&gt;&lt;Year&gt;2021&lt;/Year&gt;&lt;RecNum&gt;296&lt;/RecNum&gt;&lt;DisplayText&gt;(Meyer and Pebesma 2021)&lt;/DisplayText&gt;&lt;record&gt;&lt;rec-number&gt;296&lt;/rec-number&gt;&lt;foreign-keys&gt;&lt;key app="EN" db-id="rtxzfetfi9xw07eeartpf9t7wwtdt2arspvw" timestamp="1737768464"&gt;296&lt;/key&gt;&lt;/foreign-keys&gt;&lt;ref-type name="Journal Article"&gt;17&lt;/ref-type&gt;&lt;contributors&gt;&lt;authors&gt;&lt;author&gt;Meyer, Hanna&lt;/author&gt;&lt;author&gt;Pebesma, Edzer&lt;/author&gt;&lt;/authors&gt;&lt;/contributors&gt;&lt;titles&gt;&lt;title&gt;Predicting into unknown space? Estimating the area of applicability of spatial prediction models&lt;/title&gt;&lt;secondary-title&gt;Methods in Ecology and Evolution&lt;/secondary-title&gt;&lt;/titles&gt;&lt;periodical&gt;&lt;full-title&gt;Methods in Ecology and Evolution&lt;/full-title&gt;&lt;/periodical&gt;&lt;pages&gt;1620-1633&lt;/pages&gt;&lt;volume&gt;12&lt;/volume&gt;&lt;number&gt;9&lt;/number&gt;&lt;keywords&gt;&lt;keyword&gt;machine learning&lt;/keyword&gt;&lt;keyword&gt;model transferability&lt;/keyword&gt;&lt;keyword&gt;predictive modelling&lt;/keyword&gt;&lt;keyword&gt;Random Forest&lt;/keyword&gt;&lt;keyword&gt;remote sensing&lt;/keyword&gt;&lt;keyword&gt;spatial mapping&lt;/keyword&gt;&lt;keyword&gt;uncertainty&lt;/keyword&gt;&lt;/keywords&gt;&lt;dates&gt;&lt;year&gt;2021&lt;/year&gt;&lt;pub-dates&gt;&lt;date&gt;2021/09/01&lt;/date&gt;&lt;/pub-dates&gt;&lt;/dates&gt;&lt;publisher&gt;John Wiley &amp;amp; Sons, Ltd&lt;/publisher&gt;&lt;urls&gt;&lt;related-urls&gt;&lt;url&gt;https://doi.org/10.1111/2041-210X.13650&lt;/url&gt;&lt;/related-urls&gt;&lt;/urls&gt;&lt;electronic-resource-num&gt;https://doi.org/10.1111/2041-210X.13650&lt;/electronic-resource-num&gt;&lt;access-date&gt;2025/01/24&lt;/access-date&gt;&lt;/record&gt;&lt;/Cite&gt;&lt;/EndNote&gt;</w:instrText>
        </w:r>
        <w:r w:rsidR="00DA0D53">
          <w:rPr>
            <w:rFonts w:ascii="Times New Roman" w:hAnsi="Times New Roman" w:cs="Times New Roman"/>
            <w:color w:val="000000"/>
            <w:sz w:val="24"/>
            <w:szCs w:val="24"/>
          </w:rPr>
          <w:fldChar w:fldCharType="separate"/>
        </w:r>
        <w:r w:rsidR="00DA0D53">
          <w:rPr>
            <w:rFonts w:ascii="Times New Roman" w:hAnsi="Times New Roman" w:cs="Times New Roman"/>
            <w:noProof/>
            <w:color w:val="000000"/>
            <w:sz w:val="24"/>
            <w:szCs w:val="24"/>
          </w:rPr>
          <w:t>(</w:t>
        </w:r>
        <w:r w:rsidR="00000000">
          <w:fldChar w:fldCharType="begin"/>
        </w:r>
        <w:r w:rsidR="00000000">
          <w:instrText>HYPERLINK \l "_ENREF_49" \o "Meyer, 2021 #296"</w:instrText>
        </w:r>
        <w:r w:rsidR="00000000">
          <w:fldChar w:fldCharType="separate"/>
        </w:r>
        <w:r w:rsidR="00707795">
          <w:rPr>
            <w:rFonts w:ascii="Times New Roman" w:hAnsi="Times New Roman" w:cs="Times New Roman"/>
            <w:noProof/>
            <w:color w:val="000000"/>
            <w:sz w:val="24"/>
            <w:szCs w:val="24"/>
          </w:rPr>
          <w:t>Meyer and Pebesma 2021</w:t>
        </w:r>
        <w:r w:rsidR="00000000">
          <w:rPr>
            <w:rFonts w:ascii="Times New Roman" w:hAnsi="Times New Roman" w:cs="Times New Roman"/>
            <w:noProof/>
            <w:color w:val="000000"/>
            <w:sz w:val="24"/>
            <w:szCs w:val="24"/>
          </w:rPr>
          <w:fldChar w:fldCharType="end"/>
        </w:r>
        <w:r w:rsidR="00DA0D53">
          <w:rPr>
            <w:rFonts w:ascii="Times New Roman" w:hAnsi="Times New Roman" w:cs="Times New Roman"/>
            <w:noProof/>
            <w:color w:val="000000"/>
            <w:sz w:val="24"/>
            <w:szCs w:val="24"/>
          </w:rPr>
          <w:t>)</w:t>
        </w:r>
        <w:r w:rsidR="00DA0D53">
          <w:rPr>
            <w:rFonts w:ascii="Times New Roman" w:hAnsi="Times New Roman" w:cs="Times New Roman"/>
            <w:color w:val="000000"/>
            <w:sz w:val="24"/>
            <w:szCs w:val="24"/>
          </w:rPr>
          <w:fldChar w:fldCharType="end"/>
        </w:r>
        <w:r w:rsidR="00A655D1">
          <w:rPr>
            <w:rFonts w:ascii="Times New Roman" w:hAnsi="Times New Roman" w:cs="Times New Roman"/>
            <w:color w:val="000000"/>
            <w:sz w:val="24"/>
            <w:szCs w:val="24"/>
          </w:rPr>
          <w:t xml:space="preserve">. </w:t>
        </w:r>
        <w:r w:rsidR="006F79D6">
          <w:rPr>
            <w:rFonts w:ascii="Times New Roman" w:hAnsi="Times New Roman" w:cs="Times New Roman"/>
            <w:color w:val="000000"/>
            <w:sz w:val="24"/>
            <w:szCs w:val="24"/>
          </w:rPr>
          <w:t>For m</w:t>
        </w:r>
        <w:r w:rsidR="00DA0D53">
          <w:rPr>
            <w:rFonts w:ascii="Times New Roman" w:hAnsi="Times New Roman" w:cs="Times New Roman"/>
            <w:color w:val="000000"/>
            <w:sz w:val="24"/>
            <w:szCs w:val="24"/>
          </w:rPr>
          <w:t xml:space="preserve">ost regions, the </w:t>
        </w:r>
        <w:r w:rsidR="00BD3E1D">
          <w:rPr>
            <w:rFonts w:ascii="Times New Roman" w:hAnsi="Times New Roman" w:cs="Times New Roman"/>
            <w:color w:val="000000"/>
            <w:sz w:val="24"/>
            <w:szCs w:val="24"/>
          </w:rPr>
          <w:t xml:space="preserve">hindcasting </w:t>
        </w:r>
        <w:r w:rsidR="00DA0D53">
          <w:rPr>
            <w:rFonts w:ascii="Times New Roman" w:hAnsi="Times New Roman" w:cs="Times New Roman"/>
            <w:color w:val="000000"/>
            <w:sz w:val="24"/>
            <w:szCs w:val="24"/>
          </w:rPr>
          <w:t>dataset</w:t>
        </w:r>
        <w:r w:rsidR="00936384">
          <w:rPr>
            <w:rFonts w:ascii="Times New Roman" w:hAnsi="Times New Roman" w:cs="Times New Roman"/>
            <w:color w:val="000000"/>
            <w:sz w:val="24"/>
            <w:szCs w:val="24"/>
          </w:rPr>
          <w:t xml:space="preserve"> </w:t>
        </w:r>
        <w:r w:rsidR="00DA0D53">
          <w:rPr>
            <w:rFonts w:ascii="Times New Roman" w:hAnsi="Times New Roman" w:cs="Times New Roman"/>
            <w:color w:val="000000"/>
            <w:sz w:val="24"/>
            <w:szCs w:val="24"/>
          </w:rPr>
          <w:t xml:space="preserve">was sufficiently similar to the training dataset </w:t>
        </w:r>
        <w:r w:rsidR="006F79D6">
          <w:rPr>
            <w:rFonts w:ascii="Times New Roman" w:hAnsi="Times New Roman" w:cs="Times New Roman"/>
            <w:color w:val="000000"/>
            <w:sz w:val="24"/>
            <w:szCs w:val="24"/>
          </w:rPr>
          <w:t xml:space="preserve">such that </w:t>
        </w:r>
        <w:r w:rsidR="00936384">
          <w:rPr>
            <w:rFonts w:ascii="Times New Roman" w:hAnsi="Times New Roman" w:cs="Times New Roman"/>
            <w:color w:val="000000"/>
            <w:sz w:val="24"/>
            <w:szCs w:val="24"/>
          </w:rPr>
          <w:t xml:space="preserve">we could assess </w:t>
        </w:r>
        <w:r w:rsidR="00781FE9">
          <w:rPr>
            <w:rFonts w:ascii="Times New Roman" w:hAnsi="Times New Roman" w:cs="Times New Roman"/>
            <w:color w:val="000000"/>
            <w:sz w:val="24"/>
            <w:szCs w:val="24"/>
          </w:rPr>
          <w:t xml:space="preserve">the </w:t>
        </w:r>
        <w:r w:rsidR="00936384">
          <w:rPr>
            <w:rFonts w:ascii="Times New Roman" w:hAnsi="Times New Roman" w:cs="Times New Roman"/>
            <w:color w:val="000000"/>
            <w:sz w:val="24"/>
            <w:szCs w:val="24"/>
          </w:rPr>
          <w:t xml:space="preserve">alteration of physiochemical </w:t>
        </w:r>
        <w:r w:rsidR="00781FE9">
          <w:rPr>
            <w:rFonts w:ascii="Times New Roman" w:hAnsi="Times New Roman" w:cs="Times New Roman"/>
            <w:color w:val="000000"/>
            <w:sz w:val="24"/>
            <w:szCs w:val="24"/>
          </w:rPr>
          <w:t>variables for</w:t>
        </w:r>
        <w:r w:rsidR="00936384">
          <w:rPr>
            <w:rFonts w:ascii="Times New Roman" w:hAnsi="Times New Roman" w:cs="Times New Roman"/>
            <w:color w:val="000000"/>
            <w:sz w:val="24"/>
            <w:szCs w:val="24"/>
          </w:rPr>
          <w:t xml:space="preserve"> majority of sites. Nonetheless</w:t>
        </w:r>
        <w:r w:rsidR="00DA0D53">
          <w:rPr>
            <w:rFonts w:ascii="Times New Roman" w:hAnsi="Times New Roman" w:cs="Times New Roman"/>
            <w:color w:val="000000"/>
            <w:sz w:val="24"/>
            <w:szCs w:val="24"/>
          </w:rPr>
          <w:t xml:space="preserve"> </w:t>
        </w:r>
        <w:r w:rsidR="006F79D6">
          <w:rPr>
            <w:rFonts w:ascii="Times New Roman" w:hAnsi="Times New Roman" w:cs="Times New Roman"/>
            <w:color w:val="000000"/>
            <w:sz w:val="24"/>
            <w:szCs w:val="24"/>
          </w:rPr>
          <w:t xml:space="preserve">18% of sites surveyed </w:t>
        </w:r>
        <w:r w:rsidR="00DA0D53">
          <w:rPr>
            <w:rFonts w:ascii="Times New Roman" w:hAnsi="Times New Roman" w:cs="Times New Roman"/>
            <w:color w:val="000000"/>
            <w:sz w:val="24"/>
            <w:szCs w:val="24"/>
          </w:rPr>
          <w:t xml:space="preserve">the Coastal Plains </w:t>
        </w:r>
        <w:r w:rsidR="00B12CE2">
          <w:rPr>
            <w:rFonts w:ascii="Times New Roman" w:hAnsi="Times New Roman" w:cs="Times New Roman"/>
            <w:color w:val="000000"/>
            <w:sz w:val="24"/>
            <w:szCs w:val="24"/>
          </w:rPr>
          <w:t xml:space="preserve">were flagged </w:t>
        </w:r>
        <w:r w:rsidR="00936384">
          <w:rPr>
            <w:rFonts w:ascii="Times New Roman" w:hAnsi="Times New Roman" w:cs="Times New Roman"/>
            <w:color w:val="000000"/>
            <w:sz w:val="24"/>
            <w:szCs w:val="24"/>
          </w:rPr>
          <w:t>as a result of</w:t>
        </w:r>
        <w:r w:rsidR="002F5CB9">
          <w:rPr>
            <w:rFonts w:ascii="Times New Roman" w:hAnsi="Times New Roman" w:cs="Times New Roman"/>
            <w:color w:val="000000"/>
            <w:sz w:val="24"/>
            <w:szCs w:val="24"/>
          </w:rPr>
          <w:t xml:space="preserve"> testing for extrapolation</w:t>
        </w:r>
        <w:r w:rsidR="00936384">
          <w:rPr>
            <w:rFonts w:ascii="Times New Roman" w:hAnsi="Times New Roman" w:cs="Times New Roman"/>
            <w:color w:val="000000"/>
            <w:sz w:val="24"/>
            <w:szCs w:val="24"/>
          </w:rPr>
          <w:t xml:space="preserve">. </w:t>
        </w:r>
        <w:r w:rsidR="00F67DFF">
          <w:rPr>
            <w:rFonts w:ascii="Times New Roman" w:hAnsi="Times New Roman" w:cs="Times New Roman"/>
            <w:color w:val="000000"/>
            <w:sz w:val="24"/>
            <w:szCs w:val="24"/>
          </w:rPr>
          <w:t>Considering that many of the s</w:t>
        </w:r>
        <w:r w:rsidR="00936384">
          <w:rPr>
            <w:rFonts w:ascii="Times New Roman" w:hAnsi="Times New Roman" w:cs="Times New Roman"/>
            <w:color w:val="000000"/>
            <w:sz w:val="24"/>
            <w:szCs w:val="24"/>
          </w:rPr>
          <w:t>ites were located in the lower Mississippi River Basin</w:t>
        </w:r>
        <w:r w:rsidR="00F67DFF">
          <w:rPr>
            <w:rFonts w:ascii="Times New Roman" w:hAnsi="Times New Roman" w:cs="Times New Roman"/>
            <w:color w:val="000000"/>
            <w:sz w:val="24"/>
            <w:szCs w:val="24"/>
          </w:rPr>
          <w:t xml:space="preserve">, a unique and heavily modified system, it is perhaps unsurprising that </w:t>
        </w:r>
        <w:r w:rsidR="002F5CB9">
          <w:rPr>
            <w:rFonts w:ascii="Times New Roman" w:hAnsi="Times New Roman" w:cs="Times New Roman"/>
            <w:color w:val="000000"/>
            <w:sz w:val="24"/>
            <w:szCs w:val="24"/>
          </w:rPr>
          <w:t>removing</w:t>
        </w:r>
        <w:r w:rsidR="00936384">
          <w:rPr>
            <w:rFonts w:ascii="Times New Roman" w:hAnsi="Times New Roman" w:cs="Times New Roman"/>
            <w:color w:val="000000"/>
            <w:sz w:val="24"/>
            <w:szCs w:val="24"/>
          </w:rPr>
          <w:t xml:space="preserve"> </w:t>
        </w:r>
        <w:r w:rsidR="006F79D6">
          <w:rPr>
            <w:rFonts w:ascii="Times New Roman" w:hAnsi="Times New Roman" w:cs="Times New Roman"/>
            <w:color w:val="000000"/>
            <w:sz w:val="24"/>
            <w:szCs w:val="24"/>
          </w:rPr>
          <w:t>human disturbances</w:t>
        </w:r>
        <w:r w:rsidR="00936384">
          <w:rPr>
            <w:rFonts w:ascii="Times New Roman" w:hAnsi="Times New Roman" w:cs="Times New Roman"/>
            <w:color w:val="000000"/>
            <w:sz w:val="24"/>
            <w:szCs w:val="24"/>
          </w:rPr>
          <w:t xml:space="preserve"> </w:t>
        </w:r>
        <w:r w:rsidR="002F5CB9">
          <w:rPr>
            <w:rFonts w:ascii="Times New Roman" w:hAnsi="Times New Roman" w:cs="Times New Roman"/>
            <w:color w:val="000000"/>
            <w:sz w:val="24"/>
            <w:szCs w:val="24"/>
          </w:rPr>
          <w:t xml:space="preserve">from this system </w:t>
        </w:r>
        <w:r w:rsidR="00936384">
          <w:rPr>
            <w:rFonts w:ascii="Times New Roman" w:hAnsi="Times New Roman" w:cs="Times New Roman"/>
            <w:color w:val="000000"/>
            <w:sz w:val="24"/>
            <w:szCs w:val="24"/>
          </w:rPr>
          <w:t>is beyond the domain of our model</w:t>
        </w:r>
        <w:r w:rsidR="006F79D6">
          <w:rPr>
            <w:rFonts w:ascii="Times New Roman" w:hAnsi="Times New Roman" w:cs="Times New Roman"/>
            <w:color w:val="000000"/>
            <w:sz w:val="24"/>
            <w:szCs w:val="24"/>
          </w:rPr>
          <w:t>.</w:t>
        </w:r>
        <w:r w:rsidR="00E014AB">
          <w:rPr>
            <w:rFonts w:ascii="Times New Roman" w:hAnsi="Times New Roman" w:cs="Times New Roman"/>
            <w:color w:val="000000"/>
            <w:sz w:val="24"/>
            <w:szCs w:val="24"/>
          </w:rPr>
          <w:t xml:space="preserve"> </w:t>
        </w:r>
        <w:r w:rsidR="00BD3E1D">
          <w:rPr>
            <w:rFonts w:ascii="Times New Roman" w:hAnsi="Times New Roman" w:cs="Times New Roman"/>
            <w:color w:val="000000"/>
            <w:sz w:val="24"/>
            <w:szCs w:val="24"/>
          </w:rPr>
          <w:t>T</w:t>
        </w:r>
        <w:r w:rsidR="002F5CB9">
          <w:rPr>
            <w:rFonts w:ascii="Times New Roman" w:hAnsi="Times New Roman" w:cs="Times New Roman"/>
            <w:color w:val="000000"/>
            <w:sz w:val="24"/>
            <w:szCs w:val="24"/>
          </w:rPr>
          <w:t>esting for potential extrapolation</w:t>
        </w:r>
        <w:r w:rsidR="00081998">
          <w:rPr>
            <w:rFonts w:ascii="Times New Roman" w:hAnsi="Times New Roman" w:cs="Times New Roman"/>
            <w:color w:val="000000"/>
            <w:sz w:val="24"/>
            <w:szCs w:val="24"/>
          </w:rPr>
          <w:t xml:space="preserve"> in the context of hindcasting</w:t>
        </w:r>
        <w:r w:rsidR="002F5CB9">
          <w:rPr>
            <w:rFonts w:ascii="Times New Roman" w:hAnsi="Times New Roman" w:cs="Times New Roman"/>
            <w:color w:val="000000"/>
            <w:sz w:val="24"/>
            <w:szCs w:val="24"/>
          </w:rPr>
          <w:t xml:space="preserve"> </w:t>
        </w:r>
        <w:r w:rsidR="00BD3E1D">
          <w:rPr>
            <w:rFonts w:ascii="Times New Roman" w:hAnsi="Times New Roman" w:cs="Times New Roman"/>
            <w:color w:val="000000"/>
            <w:sz w:val="24"/>
            <w:szCs w:val="24"/>
          </w:rPr>
          <w:t xml:space="preserve">is </w:t>
        </w:r>
        <w:r w:rsidR="002F5CB9">
          <w:rPr>
            <w:rFonts w:ascii="Times New Roman" w:hAnsi="Times New Roman" w:cs="Times New Roman"/>
            <w:color w:val="000000"/>
            <w:sz w:val="24"/>
            <w:szCs w:val="24"/>
          </w:rPr>
          <w:t xml:space="preserve">novel and, although the threshold to determine whether </w:t>
        </w:r>
        <w:r w:rsidR="00081998">
          <w:rPr>
            <w:rFonts w:ascii="Times New Roman" w:hAnsi="Times New Roman" w:cs="Times New Roman"/>
            <w:color w:val="000000"/>
            <w:sz w:val="24"/>
            <w:szCs w:val="24"/>
          </w:rPr>
          <w:t xml:space="preserve">our results were </w:t>
        </w:r>
        <w:r w:rsidR="000927D8">
          <w:rPr>
            <w:rFonts w:ascii="Times New Roman" w:hAnsi="Times New Roman" w:cs="Times New Roman"/>
            <w:color w:val="000000"/>
            <w:sz w:val="24"/>
            <w:szCs w:val="24"/>
          </w:rPr>
          <w:t xml:space="preserve">prone to extrapolation </w:t>
        </w:r>
        <w:r w:rsidR="00BD3E1D">
          <w:rPr>
            <w:rFonts w:ascii="Times New Roman" w:hAnsi="Times New Roman" w:cs="Times New Roman"/>
            <w:color w:val="000000"/>
            <w:sz w:val="24"/>
            <w:szCs w:val="24"/>
          </w:rPr>
          <w:t>has been used previously</w:t>
        </w:r>
        <w:r w:rsidR="00081998">
          <w:rPr>
            <w:rFonts w:ascii="Times New Roman" w:hAnsi="Times New Roman" w:cs="Times New Roman"/>
            <w:color w:val="000000"/>
            <w:sz w:val="24"/>
            <w:szCs w:val="24"/>
          </w:rPr>
          <w:t xml:space="preserve"> </w:t>
        </w:r>
        <w:r w:rsidR="00081998">
          <w:rPr>
            <w:rFonts w:ascii="Times New Roman" w:hAnsi="Times New Roman" w:cs="Times New Roman"/>
            <w:color w:val="000000"/>
            <w:sz w:val="24"/>
            <w:szCs w:val="24"/>
          </w:rPr>
          <w:fldChar w:fldCharType="begin"/>
        </w:r>
        <w:r w:rsidR="00081998">
          <w:rPr>
            <w:rFonts w:ascii="Times New Roman" w:hAnsi="Times New Roman" w:cs="Times New Roman"/>
            <w:color w:val="000000"/>
            <w:sz w:val="24"/>
            <w:szCs w:val="24"/>
          </w:rPr>
          <w:instrText xml:space="preserve"> ADDIN EN.CITE &lt;EndNote&gt;&lt;Cite&gt;&lt;Author&gt;Yuan&lt;/Author&gt;&lt;Year&gt;2024&lt;/Year&gt;&lt;RecNum&gt;215&lt;/RecNum&gt;&lt;DisplayText&gt;(Yuan et al. 2024)&lt;/DisplayText&gt;&lt;record&gt;&lt;rec-number&gt;215&lt;/rec-number&gt;&lt;foreign-keys&gt;&lt;key app="EN" db-id="rtxzfetfi9xw07eeartpf9t7wwtdt2arspvw" timestamp="1724350667" guid="56e2cec9-8c2a-4185-8b59-0566a11a2e74"&gt;215&lt;/key&gt;&lt;/foreign-keys&gt;&lt;ref-type name="Journal Article"&gt;17&lt;/ref-type&gt;&lt;contributors&gt;&lt;authors&gt;&lt;author&gt;Yuan, Lester L.&lt;/author&gt;&lt;author&gt;Carlisle, Daren M.&lt;/author&gt;&lt;author&gt;Mitchell, Richard M.&lt;/author&gt;&lt;author&gt;Pollard, Amina I.&lt;/author&gt;&lt;/authors&gt;&lt;/contributors&gt;&lt;titles&gt;&lt;title&gt;Using models of local environmental conditions for biological assessment&lt;/title&gt;&lt;secondary-title&gt;Freshwater Science&lt;/secondary-title&gt;&lt;/titles&gt;&lt;periodical&gt;&lt;full-title&gt;Freshwater Science&lt;/full-title&gt;&lt;/periodical&gt;&lt;pages&gt;000-000&lt;/pages&gt;&lt;dates&gt;&lt;year&gt;2024&lt;/year&gt;&lt;/dates&gt;&lt;publisher&gt;The University of Chicago Press&lt;/publisher&gt;&lt;isbn&gt;2161-9549&lt;/isbn&gt;&lt;urls&gt;&lt;related-urls&gt;&lt;url&gt;https://doi.org/10.1086/731770&lt;/url&gt;&lt;/related-urls&gt;&lt;/urls&gt;&lt;electronic-resource-num&gt;10.1086/731770&lt;/electronic-resource-num&gt;&lt;access-date&gt;2024/08/22&lt;/access-date&gt;&lt;/record&gt;&lt;/Cite&gt;&lt;/EndNote&gt;</w:instrText>
        </w:r>
        <w:r w:rsidR="00081998">
          <w:rPr>
            <w:rFonts w:ascii="Times New Roman" w:hAnsi="Times New Roman" w:cs="Times New Roman"/>
            <w:color w:val="000000"/>
            <w:sz w:val="24"/>
            <w:szCs w:val="24"/>
          </w:rPr>
          <w:fldChar w:fldCharType="separate"/>
        </w:r>
        <w:r w:rsidR="00081998">
          <w:rPr>
            <w:rFonts w:ascii="Times New Roman" w:hAnsi="Times New Roman" w:cs="Times New Roman"/>
            <w:noProof/>
            <w:color w:val="000000"/>
            <w:sz w:val="24"/>
            <w:szCs w:val="24"/>
          </w:rPr>
          <w:t>(</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color w:val="000000"/>
            <w:sz w:val="24"/>
            <w:szCs w:val="24"/>
          </w:rPr>
          <w:t>Yuan et al. 2024</w:t>
        </w:r>
        <w:r w:rsidR="00000000">
          <w:rPr>
            <w:rFonts w:ascii="Times New Roman" w:hAnsi="Times New Roman" w:cs="Times New Roman"/>
            <w:noProof/>
            <w:color w:val="000000"/>
            <w:sz w:val="24"/>
            <w:szCs w:val="24"/>
          </w:rPr>
          <w:fldChar w:fldCharType="end"/>
        </w:r>
        <w:r w:rsidR="00081998">
          <w:rPr>
            <w:rFonts w:ascii="Times New Roman" w:hAnsi="Times New Roman" w:cs="Times New Roman"/>
            <w:noProof/>
            <w:color w:val="000000"/>
            <w:sz w:val="24"/>
            <w:szCs w:val="24"/>
          </w:rPr>
          <w:t>)</w:t>
        </w:r>
        <w:r w:rsidR="00081998">
          <w:rPr>
            <w:rFonts w:ascii="Times New Roman" w:hAnsi="Times New Roman" w:cs="Times New Roman"/>
            <w:color w:val="000000"/>
            <w:sz w:val="24"/>
            <w:szCs w:val="24"/>
          </w:rPr>
          <w:fldChar w:fldCharType="end"/>
        </w:r>
        <w:r w:rsidR="00081998">
          <w:rPr>
            <w:rFonts w:ascii="Times New Roman" w:hAnsi="Times New Roman" w:cs="Times New Roman"/>
            <w:color w:val="000000"/>
            <w:sz w:val="24"/>
            <w:szCs w:val="24"/>
          </w:rPr>
          <w:t>, more research should be devoted to optimizing and interpreting this threshold.</w:t>
        </w:r>
        <w:r w:rsidR="00BD3E1D">
          <w:rPr>
            <w:rFonts w:ascii="Times New Roman" w:hAnsi="Times New Roman" w:cs="Times New Roman"/>
            <w:color w:val="000000"/>
            <w:sz w:val="24"/>
            <w:szCs w:val="24"/>
          </w:rPr>
          <w:t xml:space="preserve"> </w:t>
        </w:r>
        <w:r w:rsidR="008055B0">
          <w:rPr>
            <w:rFonts w:ascii="Times New Roman" w:hAnsi="Times New Roman" w:cs="Times New Roman"/>
            <w:color w:val="000000"/>
            <w:sz w:val="24"/>
            <w:szCs w:val="24"/>
          </w:rPr>
          <w:t xml:space="preserve">When locations or streams are </w:t>
        </w:r>
        <w:r w:rsidR="00E014AB">
          <w:rPr>
            <w:rFonts w:ascii="Times New Roman" w:hAnsi="Times New Roman" w:cs="Times New Roman"/>
            <w:color w:val="000000"/>
            <w:sz w:val="24"/>
            <w:szCs w:val="24"/>
          </w:rPr>
          <w:t xml:space="preserve">potentially susceptible to extrapolation, it might be more </w:t>
        </w:r>
        <w:r w:rsidR="00781FE9">
          <w:rPr>
            <w:rFonts w:ascii="Times New Roman" w:hAnsi="Times New Roman" w:cs="Times New Roman"/>
            <w:color w:val="000000"/>
            <w:sz w:val="24"/>
            <w:szCs w:val="24"/>
          </w:rPr>
          <w:t>reasonable</w:t>
        </w:r>
        <w:r w:rsidR="00E014AB">
          <w:rPr>
            <w:rFonts w:ascii="Times New Roman" w:hAnsi="Times New Roman" w:cs="Times New Roman"/>
            <w:color w:val="000000"/>
            <w:sz w:val="24"/>
            <w:szCs w:val="24"/>
          </w:rPr>
          <w:t xml:space="preserve"> to select values that </w:t>
        </w:r>
        <w:r w:rsidR="00A14B88">
          <w:rPr>
            <w:rFonts w:ascii="Times New Roman" w:hAnsi="Times New Roman" w:cs="Times New Roman"/>
            <w:color w:val="000000"/>
            <w:sz w:val="24"/>
            <w:szCs w:val="24"/>
          </w:rPr>
          <w:t>represent management goals</w:t>
        </w:r>
        <w:r w:rsidR="009570E7">
          <w:rPr>
            <w:rFonts w:ascii="Times New Roman" w:hAnsi="Times New Roman" w:cs="Times New Roman"/>
            <w:color w:val="000000"/>
            <w:sz w:val="24"/>
            <w:szCs w:val="24"/>
          </w:rPr>
          <w:t xml:space="preserve">, </w:t>
        </w:r>
        <w:r w:rsidR="00781FE9">
          <w:rPr>
            <w:rFonts w:ascii="Times New Roman" w:hAnsi="Times New Roman" w:cs="Times New Roman"/>
            <w:color w:val="000000"/>
            <w:sz w:val="24"/>
            <w:szCs w:val="24"/>
          </w:rPr>
          <w:t>best professional judgement</w:t>
        </w:r>
        <w:r w:rsidR="009570E7">
          <w:rPr>
            <w:rFonts w:ascii="Times New Roman" w:hAnsi="Times New Roman" w:cs="Times New Roman"/>
            <w:color w:val="000000"/>
            <w:sz w:val="24"/>
            <w:szCs w:val="24"/>
          </w:rPr>
          <w:t xml:space="preserve"> or those that maximize societal benefits </w:t>
        </w:r>
        <w:r w:rsidR="009570E7">
          <w:rPr>
            <w:rFonts w:ascii="Times New Roman" w:hAnsi="Times New Roman" w:cs="Times New Roman"/>
            <w:color w:val="000000"/>
            <w:sz w:val="24"/>
            <w:szCs w:val="24"/>
          </w:rPr>
          <w:fldChar w:fldCharType="begin"/>
        </w:r>
        <w:r w:rsidR="009570E7">
          <w:rPr>
            <w:rFonts w:ascii="Times New Roman" w:hAnsi="Times New Roman" w:cs="Times New Roman"/>
            <w:color w:val="000000"/>
            <w:sz w:val="24"/>
            <w:szCs w:val="24"/>
          </w:rPr>
          <w:instrText xml:space="preserve"> ADDIN EN.CITE &lt;EndNote&gt;&lt;Cite&gt;&lt;Author&gt;Bouleau&lt;/Author&gt;&lt;Year&gt;2015&lt;/Year&gt;&lt;RecNum&gt;98&lt;/RecNum&gt;&lt;DisplayText&gt;(Bouleau and Pont 2015)&lt;/DisplayText&gt;&lt;record&gt;&lt;rec-number&gt;98&lt;/rec-number&gt;&lt;foreign-keys&gt;&lt;key app="EN" db-id="rtxzfetfi9xw07eeartpf9t7wwtdt2arspvw" timestamp="1711066875" guid="01782398-8391-4d7b-b857-3245a3b832ed"&gt;98&lt;/key&gt;&lt;/foreign-keys&gt;&lt;ref-type name="Journal Article"&gt;17&lt;/ref-type&gt;&lt;contributors&gt;&lt;authors&gt;&lt;author&gt;Bouleau, Gabrielle&lt;/author&gt;&lt;author&gt;Pont, Didier&lt;/author&gt;&lt;/authors&gt;&lt;/contributors&gt;&lt;titles&gt;&lt;title&gt;Did you say reference conditions? Ecological and socio-economic perspectives on the European Water Framework Directive&lt;/title&gt;&lt;secondary-title&gt;Environmental Science &amp;amp; Policy&lt;/secondary-title&gt;&lt;/titles&gt;&lt;periodical&gt;&lt;full-title&gt;Environmental Science &amp;amp; Policy&lt;/full-title&gt;&lt;/periodical&gt;&lt;pages&gt;32-41&lt;/pages&gt;&lt;volume&gt;47&lt;/volume&gt;&lt;keywords&gt;&lt;keyword&gt;Water Framework Directive&lt;/keyword&gt;&lt;keyword&gt;Climate change&lt;/keyword&gt;&lt;keyword&gt;Reference conditions&lt;/keyword&gt;&lt;keyword&gt;Bio-indicators&lt;/keyword&gt;&lt;keyword&gt;River restoration&lt;/keyword&gt;&lt;keyword&gt;Legally binding standards&lt;/keyword&gt;&lt;keyword&gt;Open method of coordination&lt;/keyword&gt;&lt;keyword&gt;Ecological modernization&lt;/keyword&gt;&lt;/keywords&gt;&lt;dates&gt;&lt;year&gt;2015&lt;/year&gt;&lt;pub-dates&gt;&lt;date&gt;2015/03/01/&lt;/date&gt;&lt;/pub-dates&gt;&lt;/dates&gt;&lt;isbn&gt;1462-9011&lt;/isbn&gt;&lt;urls&gt;&lt;related-urls&gt;&lt;url&gt;https://www.sciencedirect.com/science/article/pii/S1462901114002044&lt;/url&gt;&lt;/related-urls&gt;&lt;/urls&gt;&lt;electronic-resource-num&gt;https://doi.org/10.1016/j.envsci.2014.10.012&lt;/electronic-resource-num&gt;&lt;/record&gt;&lt;/Cite&gt;&lt;/EndNote&gt;</w:instrText>
        </w:r>
        <w:r w:rsidR="009570E7">
          <w:rPr>
            <w:rFonts w:ascii="Times New Roman" w:hAnsi="Times New Roman" w:cs="Times New Roman"/>
            <w:color w:val="000000"/>
            <w:sz w:val="24"/>
            <w:szCs w:val="24"/>
          </w:rPr>
          <w:fldChar w:fldCharType="separate"/>
        </w:r>
        <w:r w:rsidR="009570E7">
          <w:rPr>
            <w:rFonts w:ascii="Times New Roman" w:hAnsi="Times New Roman" w:cs="Times New Roman"/>
            <w:noProof/>
            <w:color w:val="000000"/>
            <w:sz w:val="24"/>
            <w:szCs w:val="24"/>
          </w:rPr>
          <w:t>(</w:t>
        </w:r>
        <w:r w:rsidR="00000000">
          <w:fldChar w:fldCharType="begin"/>
        </w:r>
        <w:r w:rsidR="00000000">
          <w:instrText>HYPERLINK \l "_ENREF_3" \o "Bouleau, 2015 #98"</w:instrText>
        </w:r>
        <w:r w:rsidR="00000000">
          <w:fldChar w:fldCharType="separate"/>
        </w:r>
        <w:r w:rsidR="00707795">
          <w:rPr>
            <w:rFonts w:ascii="Times New Roman" w:hAnsi="Times New Roman" w:cs="Times New Roman"/>
            <w:noProof/>
            <w:color w:val="000000"/>
            <w:sz w:val="24"/>
            <w:szCs w:val="24"/>
          </w:rPr>
          <w:t>Bouleau and Pont 2015</w:t>
        </w:r>
        <w:r w:rsidR="00000000">
          <w:rPr>
            <w:rFonts w:ascii="Times New Roman" w:hAnsi="Times New Roman" w:cs="Times New Roman"/>
            <w:noProof/>
            <w:color w:val="000000"/>
            <w:sz w:val="24"/>
            <w:szCs w:val="24"/>
          </w:rPr>
          <w:fldChar w:fldCharType="end"/>
        </w:r>
        <w:r w:rsidR="009570E7">
          <w:rPr>
            <w:rFonts w:ascii="Times New Roman" w:hAnsi="Times New Roman" w:cs="Times New Roman"/>
            <w:noProof/>
            <w:color w:val="000000"/>
            <w:sz w:val="24"/>
            <w:szCs w:val="24"/>
          </w:rPr>
          <w:t>)</w:t>
        </w:r>
        <w:r w:rsidR="009570E7">
          <w:rPr>
            <w:rFonts w:ascii="Times New Roman" w:hAnsi="Times New Roman" w:cs="Times New Roman"/>
            <w:color w:val="000000"/>
            <w:sz w:val="24"/>
            <w:szCs w:val="24"/>
          </w:rPr>
          <w:fldChar w:fldCharType="end"/>
        </w:r>
        <w:r w:rsidR="00E014AB">
          <w:rPr>
            <w:rFonts w:ascii="Times New Roman" w:hAnsi="Times New Roman" w:cs="Times New Roman"/>
            <w:color w:val="000000"/>
            <w:sz w:val="24"/>
            <w:szCs w:val="24"/>
          </w:rPr>
          <w:t xml:space="preserve">. </w:t>
        </w:r>
      </w:ins>
    </w:p>
    <w:p w14:paraId="46604F69" w14:textId="6E93AB3D" w:rsidR="009E6332" w:rsidRPr="009876C6" w:rsidRDefault="004746A9" w:rsidP="009876C6">
      <w:pPr>
        <w:spacing w:line="480" w:lineRule="auto"/>
        <w:ind w:firstLine="720"/>
        <w:contextualSpacing/>
        <w:rPr>
          <w:ins w:id="1601" w:author="Kopp, Darin" w:date="2025-02-20T15:34:00Z"/>
          <w:rFonts w:ascii="Times New Roman" w:hAnsi="Times New Roman" w:cs="Times New Roman"/>
          <w:color w:val="000000"/>
          <w:sz w:val="24"/>
          <w:szCs w:val="24"/>
        </w:rPr>
      </w:pPr>
      <w:ins w:id="1602" w:author="Kopp, Darin" w:date="2025-02-20T15:34:00Z">
        <w:r>
          <w:rPr>
            <w:rFonts w:ascii="Times New Roman" w:hAnsi="Times New Roman" w:cs="Times New Roman"/>
            <w:color w:val="000000"/>
            <w:sz w:val="24"/>
            <w:szCs w:val="24"/>
          </w:rPr>
          <w:t xml:space="preserve">To assess </w:t>
        </w:r>
        <w:r w:rsidR="009570E7">
          <w:rPr>
            <w:rFonts w:ascii="Times New Roman" w:hAnsi="Times New Roman" w:cs="Times New Roman"/>
            <w:color w:val="000000"/>
            <w:sz w:val="24"/>
            <w:szCs w:val="24"/>
          </w:rPr>
          <w:t xml:space="preserve">how </w:t>
        </w:r>
        <w:r w:rsidR="001779F3">
          <w:rPr>
            <w:rFonts w:ascii="Times New Roman" w:hAnsi="Times New Roman" w:cs="Times New Roman"/>
            <w:color w:val="000000"/>
            <w:sz w:val="24"/>
            <w:szCs w:val="24"/>
          </w:rPr>
          <w:t>human</w:t>
        </w:r>
        <w:r w:rsidR="009570E7">
          <w:rPr>
            <w:rFonts w:ascii="Times New Roman" w:hAnsi="Times New Roman" w:cs="Times New Roman"/>
            <w:color w:val="000000"/>
            <w:sz w:val="24"/>
            <w:szCs w:val="24"/>
          </w:rPr>
          <w:t>-related</w:t>
        </w:r>
        <w:r w:rsidR="001779F3">
          <w:rPr>
            <w:rFonts w:ascii="Times New Roman" w:hAnsi="Times New Roman" w:cs="Times New Roman"/>
            <w:color w:val="000000"/>
            <w:sz w:val="24"/>
            <w:szCs w:val="24"/>
          </w:rPr>
          <w:t xml:space="preserve"> disturbance</w:t>
        </w:r>
        <w:r w:rsidR="009570E7">
          <w:rPr>
            <w:rFonts w:ascii="Times New Roman" w:hAnsi="Times New Roman" w:cs="Times New Roman"/>
            <w:color w:val="000000"/>
            <w:sz w:val="24"/>
            <w:szCs w:val="24"/>
          </w:rPr>
          <w:t xml:space="preserve"> effects physiochemical environment</w:t>
        </w:r>
        <w:r w:rsidR="001779F3">
          <w:rPr>
            <w:rFonts w:ascii="Times New Roman" w:hAnsi="Times New Roman" w:cs="Times New Roman"/>
            <w:color w:val="000000"/>
            <w:sz w:val="24"/>
            <w:szCs w:val="24"/>
          </w:rPr>
          <w:t>, we used standardized anomalies</w:t>
        </w:r>
        <w:r w:rsidR="00081998">
          <w:rPr>
            <w:rFonts w:ascii="Times New Roman" w:hAnsi="Times New Roman" w:cs="Times New Roman"/>
            <w:color w:val="000000"/>
            <w:sz w:val="24"/>
            <w:szCs w:val="24"/>
          </w:rPr>
          <w:t xml:space="preserve"> (i.e. z-scores)</w:t>
        </w:r>
        <w:r w:rsidR="001779F3">
          <w:rPr>
            <w:rFonts w:ascii="Times New Roman" w:hAnsi="Times New Roman" w:cs="Times New Roman"/>
            <w:color w:val="000000"/>
            <w:sz w:val="24"/>
            <w:szCs w:val="24"/>
          </w:rPr>
          <w:t xml:space="preserve">, to account for either unexplained variation in the model values or variation along a baseline. </w:t>
        </w:r>
        <w:r w:rsidR="009570E7">
          <w:rPr>
            <w:rFonts w:ascii="Times New Roman" w:hAnsi="Times New Roman" w:cs="Times New Roman"/>
            <w:color w:val="000000"/>
            <w:sz w:val="24"/>
            <w:szCs w:val="24"/>
          </w:rPr>
          <w:t>Thresholds are of central importance for the communication and evaluation of human disturbances communication</w:t>
        </w:r>
        <w:r w:rsidR="00057146">
          <w:rPr>
            <w:rFonts w:ascii="Times New Roman" w:hAnsi="Times New Roman" w:cs="Times New Roman"/>
            <w:color w:val="000000"/>
            <w:sz w:val="24"/>
            <w:szCs w:val="24"/>
          </w:rPr>
          <w:t xml:space="preserve"> </w:t>
        </w:r>
        <w:r w:rsidR="00057146">
          <w:rPr>
            <w:rFonts w:ascii="Times New Roman" w:hAnsi="Times New Roman" w:cs="Times New Roman"/>
            <w:color w:val="000000"/>
            <w:sz w:val="24"/>
            <w:szCs w:val="24"/>
          </w:rPr>
          <w:fldChar w:fldCharType="begin"/>
        </w:r>
        <w:r w:rsidR="00057146">
          <w:rPr>
            <w:rFonts w:ascii="Times New Roman" w:hAnsi="Times New Roman" w:cs="Times New Roman"/>
            <w:color w:val="000000"/>
            <w:sz w:val="24"/>
            <w:szCs w:val="24"/>
          </w:rPr>
          <w:instrText xml:space="preserve"> ADDIN EN.CITE &lt;EndNote&gt;&lt;Cite&gt;&lt;Author&gt;Wood&lt;/Author&gt;&lt;Year&gt;2008&lt;/Year&gt;&lt;RecNum&gt;319&lt;/RecNum&gt;&lt;DisplayText&gt;(Wood 2008)&lt;/DisplayText&gt;&lt;record&gt;&lt;rec-number&gt;319&lt;/rec-number&gt;&lt;foreign-keys&gt;&lt;key app="EN" db-id="rtxzfetfi9xw07eeartpf9t7wwtdt2arspvw" timestamp="1739909256"&gt;319&lt;/key&gt;&lt;/foreign-keys&gt;&lt;ref-type name="Journal Article"&gt;17&lt;/ref-type&gt;&lt;contributors&gt;&lt;authors&gt;&lt;author&gt;Wood, Graham&lt;/author&gt;&lt;/authors&gt;&lt;/contributors&gt;&lt;titles&gt;&lt;title&gt;Thresholds and criteria for evaluating and communicating impact significance in environmental statements: ‘See no evil, hear no evil, speak no evil’?&lt;/title&gt;&lt;secondary-title&gt;Environmental Impact Assessment Review&lt;/secondary-title&gt;&lt;/titles&gt;&lt;periodical&gt;&lt;full-title&gt;Environmental Impact Assessment Review&lt;/full-title&gt;&lt;/periodical&gt;&lt;pages&gt;22-38&lt;/pages&gt;&lt;volume&gt;28&lt;/volume&gt;&lt;number&gt;1&lt;/number&gt;&lt;keywords&gt;&lt;keyword&gt;Impact significance&lt;/keyword&gt;&lt;keyword&gt;Thresholds&lt;/keyword&gt;&lt;keyword&gt;Criteria&lt;/keyword&gt;&lt;keyword&gt;Environmental statements&lt;/keyword&gt;&lt;/keywords&gt;&lt;dates&gt;&lt;year&gt;2008&lt;/year&gt;&lt;pub-dates&gt;&lt;date&gt;2008/01/01/&lt;/date&gt;&lt;/pub-dates&gt;&lt;/dates&gt;&lt;isbn&gt;0195-9255&lt;/isbn&gt;&lt;urls&gt;&lt;related-urls&gt;&lt;url&gt;https://www.sciencedirect.com/science/article/pii/S0195925507000431&lt;/url&gt;&lt;/related-urls&gt;&lt;/urls&gt;&lt;electronic-resource-num&gt;https://doi.org/10.1016/j.eiar.2007.03.003&lt;/electronic-resource-num&gt;&lt;/record&gt;&lt;/Cite&gt;&lt;/EndNote&gt;</w:instrText>
        </w:r>
        <w:r w:rsidR="00057146">
          <w:rPr>
            <w:rFonts w:ascii="Times New Roman" w:hAnsi="Times New Roman" w:cs="Times New Roman"/>
            <w:color w:val="000000"/>
            <w:sz w:val="24"/>
            <w:szCs w:val="24"/>
          </w:rPr>
          <w:fldChar w:fldCharType="separate"/>
        </w:r>
        <w:r w:rsidR="00057146">
          <w:rPr>
            <w:rFonts w:ascii="Times New Roman" w:hAnsi="Times New Roman" w:cs="Times New Roman"/>
            <w:noProof/>
            <w:color w:val="000000"/>
            <w:sz w:val="24"/>
            <w:szCs w:val="24"/>
          </w:rPr>
          <w:t>(</w:t>
        </w:r>
        <w:r w:rsidR="00000000">
          <w:fldChar w:fldCharType="begin"/>
        </w:r>
        <w:r w:rsidR="00000000">
          <w:instrText>HYPERLINK \l "_ENREF_93" \o "Wood, 2008 #319"</w:instrText>
        </w:r>
        <w:r w:rsidR="00000000">
          <w:fldChar w:fldCharType="separate"/>
        </w:r>
        <w:r w:rsidR="00707795">
          <w:rPr>
            <w:rFonts w:ascii="Times New Roman" w:hAnsi="Times New Roman" w:cs="Times New Roman"/>
            <w:noProof/>
            <w:color w:val="000000"/>
            <w:sz w:val="24"/>
            <w:szCs w:val="24"/>
          </w:rPr>
          <w:t>Wood 2008</w:t>
        </w:r>
        <w:r w:rsidR="00000000">
          <w:rPr>
            <w:rFonts w:ascii="Times New Roman" w:hAnsi="Times New Roman" w:cs="Times New Roman"/>
            <w:noProof/>
            <w:color w:val="000000"/>
            <w:sz w:val="24"/>
            <w:szCs w:val="24"/>
          </w:rPr>
          <w:fldChar w:fldCharType="end"/>
        </w:r>
        <w:r w:rsidR="00057146">
          <w:rPr>
            <w:rFonts w:ascii="Times New Roman" w:hAnsi="Times New Roman" w:cs="Times New Roman"/>
            <w:noProof/>
            <w:color w:val="000000"/>
            <w:sz w:val="24"/>
            <w:szCs w:val="24"/>
          </w:rPr>
          <w:t>)</w:t>
        </w:r>
        <w:r w:rsidR="00057146">
          <w:rPr>
            <w:rFonts w:ascii="Times New Roman" w:hAnsi="Times New Roman" w:cs="Times New Roman"/>
            <w:color w:val="000000"/>
            <w:sz w:val="24"/>
            <w:szCs w:val="24"/>
          </w:rPr>
          <w:fldChar w:fldCharType="end"/>
        </w:r>
        <w:r w:rsidR="00057146">
          <w:rPr>
            <w:rFonts w:ascii="Times New Roman" w:hAnsi="Times New Roman" w:cs="Times New Roman"/>
            <w:color w:val="000000"/>
            <w:sz w:val="24"/>
            <w:szCs w:val="24"/>
          </w:rPr>
          <w:t>. Here, we used a</w:t>
        </w:r>
        <w:r w:rsidR="001779F3">
          <w:rPr>
            <w:rFonts w:ascii="Times New Roman" w:hAnsi="Times New Roman" w:cs="Times New Roman"/>
            <w:color w:val="000000"/>
            <w:sz w:val="24"/>
            <w:szCs w:val="24"/>
          </w:rPr>
          <w:t xml:space="preserve"> ±2SD threshold </w:t>
        </w:r>
        <w:r w:rsidR="00D845D6">
          <w:rPr>
            <w:rFonts w:ascii="Times New Roman" w:hAnsi="Times New Roman" w:cs="Times New Roman"/>
            <w:color w:val="000000"/>
            <w:sz w:val="24"/>
            <w:szCs w:val="24"/>
          </w:rPr>
          <w:t>for deciphering whether human disturbances alter physiochemical conditions</w:t>
        </w:r>
        <w:r w:rsidR="00900D22">
          <w:rPr>
            <w:rFonts w:ascii="Times New Roman" w:hAnsi="Times New Roman" w:cs="Times New Roman"/>
            <w:color w:val="000000"/>
            <w:sz w:val="24"/>
            <w:szCs w:val="24"/>
          </w:rPr>
          <w:t xml:space="preserve"> </w:t>
        </w:r>
        <w:r w:rsidR="00900D22">
          <w:rPr>
            <w:rFonts w:ascii="Times New Roman" w:hAnsi="Times New Roman" w:cs="Times New Roman"/>
            <w:color w:val="000000"/>
            <w:sz w:val="24"/>
            <w:szCs w:val="24"/>
          </w:rPr>
          <w:fldChar w:fldCharType="begin"/>
        </w:r>
        <w:r w:rsidR="00900D22">
          <w:rPr>
            <w:rFonts w:ascii="Times New Roman" w:hAnsi="Times New Roman" w:cs="Times New Roman"/>
            <w:color w:val="000000"/>
            <w:sz w:val="24"/>
            <w:szCs w:val="24"/>
          </w:rPr>
          <w:instrText xml:space="preserve"> ADDIN EN.CITE &lt;EndNote&gt;&lt;Cite&gt;&lt;Author&gt;Kilgour&lt;/Author&gt;&lt;Year&gt;2005&lt;/Year&gt;&lt;RecNum&gt;38&lt;/RecNum&gt;&lt;DisplayText&gt;(Kilgour and Stanfield 2005)&lt;/DisplayText&gt;&lt;record&gt;&lt;rec-number&gt;38&lt;/rec-number&gt;&lt;foreign-keys&gt;&lt;key app="EN" db-id="rtxzfetfi9xw07eeartpf9t7wwtdt2arspvw" timestamp="1701147799" guid="b709ed04-a6b0-4ac9-adac-fdaadc8190b4"&gt;38&lt;/key&gt;&lt;/foreign-keys&gt;&lt;ref-type name="Journal Article"&gt;17&lt;/ref-type&gt;&lt;contributors&gt;&lt;authors&gt;&lt;author&gt;Kilgour, Bruce&lt;/author&gt;&lt;author&gt;Stanfield, L.&lt;/author&gt;&lt;/authors&gt;&lt;/contributors&gt;&lt;titles&gt;&lt;title&gt;A new approach for defining reference conditions in streams&lt;/title&gt;&lt;secondary-title&gt;AGU Spring Meeting Abstracts&lt;/secondary-title&gt;&lt;/titles&gt;&lt;periodical&gt;&lt;full-title&gt;AGU Spring Meeting Abstracts&lt;/full-title&gt;&lt;/periodical&gt;&lt;dates&gt;&lt;year&gt;2005&lt;/year&gt;&lt;pub-dates&gt;&lt;date&gt;05/01&lt;/date&gt;&lt;/pub-dates&gt;&lt;/dates&gt;&lt;urls&gt;&lt;/urls&gt;&lt;/record&gt;&lt;/Cite&gt;&lt;/EndNote&gt;</w:instrText>
        </w:r>
        <w:r w:rsidR="00900D22">
          <w:rPr>
            <w:rFonts w:ascii="Times New Roman" w:hAnsi="Times New Roman" w:cs="Times New Roman"/>
            <w:color w:val="000000"/>
            <w:sz w:val="24"/>
            <w:szCs w:val="24"/>
          </w:rPr>
          <w:fldChar w:fldCharType="separate"/>
        </w:r>
        <w:r w:rsidR="00900D22">
          <w:rPr>
            <w:rFonts w:ascii="Times New Roman" w:hAnsi="Times New Roman" w:cs="Times New Roman"/>
            <w:noProof/>
            <w:color w:val="000000"/>
            <w:sz w:val="24"/>
            <w:szCs w:val="24"/>
          </w:rPr>
          <w:t>(</w:t>
        </w:r>
        <w:r w:rsidR="00000000">
          <w:fldChar w:fldCharType="begin"/>
        </w:r>
        <w:r w:rsidR="00000000">
          <w:instrText>HYPERLINK \l "_ENREF_43" \o "Kilgour, 2005 #38"</w:instrText>
        </w:r>
        <w:r w:rsidR="00000000">
          <w:fldChar w:fldCharType="separate"/>
        </w:r>
        <w:r w:rsidR="00707795">
          <w:rPr>
            <w:rFonts w:ascii="Times New Roman" w:hAnsi="Times New Roman" w:cs="Times New Roman"/>
            <w:noProof/>
            <w:color w:val="000000"/>
            <w:sz w:val="24"/>
            <w:szCs w:val="24"/>
          </w:rPr>
          <w:t>Kilgour and Stanfield 2005</w:t>
        </w:r>
        <w:r w:rsidR="00000000">
          <w:rPr>
            <w:rFonts w:ascii="Times New Roman" w:hAnsi="Times New Roman" w:cs="Times New Roman"/>
            <w:noProof/>
            <w:color w:val="000000"/>
            <w:sz w:val="24"/>
            <w:szCs w:val="24"/>
          </w:rPr>
          <w:fldChar w:fldCharType="end"/>
        </w:r>
        <w:r w:rsidR="00900D22">
          <w:rPr>
            <w:rFonts w:ascii="Times New Roman" w:hAnsi="Times New Roman" w:cs="Times New Roman"/>
            <w:noProof/>
            <w:color w:val="000000"/>
            <w:sz w:val="24"/>
            <w:szCs w:val="24"/>
          </w:rPr>
          <w:t>)</w:t>
        </w:r>
        <w:r w:rsidR="00900D22">
          <w:rPr>
            <w:rFonts w:ascii="Times New Roman" w:hAnsi="Times New Roman" w:cs="Times New Roman"/>
            <w:color w:val="000000"/>
            <w:sz w:val="24"/>
            <w:szCs w:val="24"/>
          </w:rPr>
          <w:fldChar w:fldCharType="end"/>
        </w:r>
        <w:r w:rsidR="00057146">
          <w:rPr>
            <w:rFonts w:ascii="Times New Roman" w:hAnsi="Times New Roman" w:cs="Times New Roman"/>
            <w:color w:val="000000"/>
            <w:sz w:val="24"/>
            <w:szCs w:val="24"/>
          </w:rPr>
          <w:t xml:space="preserve">. Although this threshold is intuitive, </w:t>
        </w:r>
        <w:r w:rsidR="00D845D6">
          <w:rPr>
            <w:rFonts w:ascii="Times New Roman" w:hAnsi="Times New Roman" w:cs="Times New Roman"/>
            <w:color w:val="000000"/>
            <w:sz w:val="24"/>
            <w:szCs w:val="24"/>
          </w:rPr>
          <w:t>it could potentially be too strict</w:t>
        </w:r>
        <w:r w:rsidR="00900D22">
          <w:rPr>
            <w:rFonts w:ascii="Times New Roman" w:hAnsi="Times New Roman" w:cs="Times New Roman"/>
            <w:color w:val="000000"/>
            <w:sz w:val="24"/>
            <w:szCs w:val="24"/>
          </w:rPr>
          <w:t xml:space="preserve"> for some variables</w:t>
        </w:r>
        <w:r w:rsidR="00D845D6">
          <w:rPr>
            <w:rFonts w:ascii="Times New Roman" w:hAnsi="Times New Roman" w:cs="Times New Roman"/>
            <w:color w:val="000000"/>
            <w:sz w:val="24"/>
            <w:szCs w:val="24"/>
          </w:rPr>
          <w:t xml:space="preserve">. For example, values for MSAT at many locations did not exceed the threshold </w:t>
        </w:r>
        <w:r w:rsidR="00900D22">
          <w:rPr>
            <w:rFonts w:ascii="Times New Roman" w:hAnsi="Times New Roman" w:cs="Times New Roman"/>
            <w:color w:val="000000"/>
            <w:sz w:val="24"/>
            <w:szCs w:val="24"/>
          </w:rPr>
          <w:t>in our analysis</w:t>
        </w:r>
        <w:r w:rsidR="009876C6">
          <w:rPr>
            <w:rFonts w:ascii="Times New Roman" w:hAnsi="Times New Roman" w:cs="Times New Roman"/>
            <w:color w:val="000000"/>
            <w:sz w:val="24"/>
            <w:szCs w:val="24"/>
          </w:rPr>
          <w:t>, suggesting that 2018 and 2019 temperature averages are consistent with 1900-1950 averages</w:t>
        </w:r>
        <w:r w:rsidR="000927D8">
          <w:rPr>
            <w:rFonts w:ascii="Times New Roman" w:hAnsi="Times New Roman" w:cs="Times New Roman"/>
            <w:color w:val="000000"/>
            <w:sz w:val="24"/>
            <w:szCs w:val="24"/>
          </w:rPr>
          <w:t>, given interannual variation</w:t>
        </w:r>
        <w:r w:rsidR="009876C6">
          <w:rPr>
            <w:rFonts w:ascii="Times New Roman" w:hAnsi="Times New Roman" w:cs="Times New Roman"/>
            <w:color w:val="000000"/>
            <w:sz w:val="24"/>
            <w:szCs w:val="24"/>
          </w:rPr>
          <w:t xml:space="preserve">. </w:t>
        </w:r>
        <w:r w:rsidR="00BD3E1D">
          <w:rPr>
            <w:rFonts w:ascii="Times New Roman" w:hAnsi="Times New Roman" w:cs="Times New Roman"/>
            <w:color w:val="000000"/>
            <w:sz w:val="24"/>
            <w:szCs w:val="24"/>
          </w:rPr>
          <w:t xml:space="preserve">However, </w:t>
        </w:r>
        <w:r w:rsidR="00AA424D">
          <w:rPr>
            <w:rFonts w:ascii="Times New Roman" w:hAnsi="Times New Roman" w:cs="Times New Roman"/>
            <w:color w:val="000000"/>
            <w:sz w:val="24"/>
            <w:szCs w:val="24"/>
          </w:rPr>
          <w:t>warming of 1SD has been implicated in reductions of insects in agricultural landscapes</w:t>
        </w:r>
        <w:r w:rsidR="000646E8">
          <w:rPr>
            <w:rFonts w:ascii="Times New Roman" w:hAnsi="Times New Roman" w:cs="Times New Roman"/>
            <w:color w:val="000000"/>
            <w:sz w:val="24"/>
            <w:szCs w:val="24"/>
          </w:rPr>
          <w:t xml:space="preserve"> </w:t>
        </w:r>
        <w:r w:rsidR="000646E8">
          <w:rPr>
            <w:rFonts w:ascii="Times New Roman" w:hAnsi="Times New Roman" w:cs="Times New Roman"/>
            <w:color w:val="000000"/>
            <w:sz w:val="24"/>
            <w:szCs w:val="24"/>
          </w:rPr>
          <w:fldChar w:fldCharType="begin"/>
        </w:r>
        <w:r w:rsidR="000646E8">
          <w:rPr>
            <w:rFonts w:ascii="Times New Roman" w:hAnsi="Times New Roman" w:cs="Times New Roman"/>
            <w:color w:val="000000"/>
            <w:sz w:val="24"/>
            <w:szCs w:val="24"/>
          </w:rPr>
          <w:instrText xml:space="preserve"> ADDIN EN.CITE &lt;EndNote&gt;&lt;Cite&gt;&lt;Author&gt;Outhwaite&lt;/Author&gt;&lt;Year&gt;2022&lt;/Year&gt;&lt;RecNum&gt;297&lt;/RecNum&gt;&lt;DisplayText&gt;(Outhwaite et al. 2022)&lt;/DisplayText&gt;&lt;record&gt;&lt;rec-number&gt;297&lt;/rec-number&gt;&lt;foreign-keys&gt;&lt;key app="EN" db-id="rtxzfetfi9xw07eeartpf9t7wwtdt2arspvw" timestamp="1739212972"&gt;297&lt;/key&gt;&lt;/foreign-keys&gt;&lt;ref-type name="Journal Article"&gt;17&lt;/ref-type&gt;&lt;contributors&gt;&lt;authors&gt;&lt;author&gt;Outhwaite, Charlotte L.&lt;/author&gt;&lt;author&gt;McCann, Peter&lt;/author&gt;&lt;author&gt;Newbold, Tim&lt;/author&gt;&lt;/authors&gt;&lt;/contributors&gt;&lt;titles&gt;&lt;title&gt;Agriculture and climate change are reshaping insect biodiversity worldwide&lt;/title&gt;&lt;secondary-title&gt;Nature&lt;/secondary-title&gt;&lt;/titles&gt;&lt;periodical&gt;&lt;full-title&gt;Nature&lt;/full-title&gt;&lt;/periodical&gt;&lt;pages&gt;97-102&lt;/pages&gt;&lt;volume&gt;605&lt;/volume&gt;&lt;number&gt;7908&lt;/number&gt;&lt;dates&gt;&lt;year&gt;2022&lt;/year&gt;&lt;pub-dates&gt;&lt;date&gt;2022/05/01&lt;/date&gt;&lt;/pub-dates&gt;&lt;/dates&gt;&lt;isbn&gt;1476-4687&lt;/isbn&gt;&lt;urls&gt;&lt;related-urls&gt;&lt;url&gt;https://doi.org/10.1038/s41586-022-04644-x&lt;/url&gt;&lt;/related-urls&gt;&lt;/urls&gt;&lt;electronic-resource-num&gt;10.1038/s41586-022-04644-x&lt;/electronic-resource-num&gt;&lt;/record&gt;&lt;/Cite&gt;&lt;/EndNote&gt;</w:instrText>
        </w:r>
        <w:r w:rsidR="000646E8">
          <w:rPr>
            <w:rFonts w:ascii="Times New Roman" w:hAnsi="Times New Roman" w:cs="Times New Roman"/>
            <w:color w:val="000000"/>
            <w:sz w:val="24"/>
            <w:szCs w:val="24"/>
          </w:rPr>
          <w:fldChar w:fldCharType="separate"/>
        </w:r>
        <w:r w:rsidR="000646E8">
          <w:rPr>
            <w:rFonts w:ascii="Times New Roman" w:hAnsi="Times New Roman" w:cs="Times New Roman"/>
            <w:noProof/>
            <w:color w:val="000000"/>
            <w:sz w:val="24"/>
            <w:szCs w:val="24"/>
          </w:rPr>
          <w:t>(</w:t>
        </w:r>
        <w:r w:rsidR="00000000">
          <w:fldChar w:fldCharType="begin"/>
        </w:r>
        <w:r w:rsidR="00000000">
          <w:instrText>HYPERLINK \l "_ENREF_59" \o "Outhwaite, 2022 #297"</w:instrText>
        </w:r>
        <w:r w:rsidR="00000000">
          <w:fldChar w:fldCharType="separate"/>
        </w:r>
        <w:r w:rsidR="00707795">
          <w:rPr>
            <w:rFonts w:ascii="Times New Roman" w:hAnsi="Times New Roman" w:cs="Times New Roman"/>
            <w:noProof/>
            <w:color w:val="000000"/>
            <w:sz w:val="24"/>
            <w:szCs w:val="24"/>
          </w:rPr>
          <w:t>Outhwaite et al. 2022</w:t>
        </w:r>
        <w:r w:rsidR="00000000">
          <w:rPr>
            <w:rFonts w:ascii="Times New Roman" w:hAnsi="Times New Roman" w:cs="Times New Roman"/>
            <w:noProof/>
            <w:color w:val="000000"/>
            <w:sz w:val="24"/>
            <w:szCs w:val="24"/>
          </w:rPr>
          <w:fldChar w:fldCharType="end"/>
        </w:r>
        <w:r w:rsidR="000646E8">
          <w:rPr>
            <w:rFonts w:ascii="Times New Roman" w:hAnsi="Times New Roman" w:cs="Times New Roman"/>
            <w:noProof/>
            <w:color w:val="000000"/>
            <w:sz w:val="24"/>
            <w:szCs w:val="24"/>
          </w:rPr>
          <w:t>)</w:t>
        </w:r>
        <w:r w:rsidR="000646E8">
          <w:rPr>
            <w:rFonts w:ascii="Times New Roman" w:hAnsi="Times New Roman" w:cs="Times New Roman"/>
            <w:color w:val="000000"/>
            <w:sz w:val="24"/>
            <w:szCs w:val="24"/>
          </w:rPr>
          <w:fldChar w:fldCharType="end"/>
        </w:r>
        <w:r w:rsidR="009876C6">
          <w:rPr>
            <w:rFonts w:ascii="Times New Roman" w:hAnsi="Times New Roman" w:cs="Times New Roman"/>
            <w:color w:val="000000"/>
            <w:sz w:val="24"/>
            <w:szCs w:val="24"/>
          </w:rPr>
          <w:t xml:space="preserve"> and there is evidence for increasing summer air temperatures in the United States of approximately 0.09°C per decade since 1901 </w:t>
        </w:r>
        <w:r w:rsidR="009876C6">
          <w:rPr>
            <w:rFonts w:ascii="Times New Roman" w:hAnsi="Times New Roman" w:cs="Times New Roman"/>
            <w:color w:val="000000"/>
            <w:sz w:val="24"/>
            <w:szCs w:val="24"/>
          </w:rPr>
          <w:fldChar w:fldCharType="begin"/>
        </w:r>
        <w:r w:rsidR="009876C6">
          <w:rPr>
            <w:rFonts w:ascii="Times New Roman" w:hAnsi="Times New Roman" w:cs="Times New Roman"/>
            <w:color w:val="000000"/>
            <w:sz w:val="24"/>
            <w:szCs w:val="24"/>
          </w:rPr>
          <w:instrText xml:space="preserve"> ADDIN EN.CITE &lt;EndNote&gt;&lt;Cite&gt;&lt;Author&gt;USEPA&lt;/Author&gt;&lt;Year&gt;2024&lt;/Year&gt;&lt;RecNum&gt;161&lt;/RecNum&gt;&lt;DisplayText&gt;(USEPA 2024a)&lt;/DisplayText&gt;&lt;record&gt;&lt;rec-number&gt;161&lt;/rec-number&gt;&lt;foreign-keys&gt;&lt;key app="EN" db-id="rtxzfetfi9xw07eeartpf9t7wwtdt2arspvw" timestamp="1721413331" guid="d8ccb0ea-bca5-4e8b-9062-01ddb5d61c6b"&gt;161&lt;/key&gt;&lt;/foreign-keys&gt;&lt;ref-type name="Report"&gt;27&lt;/ref-type&gt;&lt;contributors&gt;&lt;authors&gt;&lt;author&gt;USEPA&lt;/author&gt;&lt;/authors&gt;&lt;/contributors&gt;&lt;titles&gt;&lt;title&gt;Climate change indicators in the Unites States&lt;/title&gt;&lt;/titles&gt;&lt;edition&gt;5th&lt;/edition&gt;&lt;dates&gt;&lt;year&gt;2024&lt;/year&gt;&lt;/dates&gt;&lt;isbn&gt;EPA 430-R-24-003&lt;/isbn&gt;&lt;urls&gt;&lt;related-urls&gt;&lt;url&gt;www.epa.gov/climate-indicators&lt;/url&gt;&lt;/related-urls&gt;&lt;/urls&gt;&lt;/record&gt;&lt;/Cite&gt;&lt;/EndNote&gt;</w:instrText>
        </w:r>
        <w:r w:rsidR="009876C6">
          <w:rPr>
            <w:rFonts w:ascii="Times New Roman" w:hAnsi="Times New Roman" w:cs="Times New Roman"/>
            <w:color w:val="000000"/>
            <w:sz w:val="24"/>
            <w:szCs w:val="24"/>
          </w:rPr>
          <w:fldChar w:fldCharType="separate"/>
        </w:r>
        <w:r w:rsidR="009876C6">
          <w:rPr>
            <w:rFonts w:ascii="Times New Roman" w:hAnsi="Times New Roman" w:cs="Times New Roman"/>
            <w:noProof/>
            <w:color w:val="000000"/>
            <w:sz w:val="24"/>
            <w:szCs w:val="24"/>
          </w:rPr>
          <w:t>(</w:t>
        </w:r>
        <w:r w:rsidR="00000000">
          <w:fldChar w:fldCharType="begin"/>
        </w:r>
        <w:r w:rsidR="00000000">
          <w:instrText>HYPERLINK \l "_ENREF_86" \o "USEPA, 2024 #161"</w:instrText>
        </w:r>
        <w:r w:rsidR="00000000">
          <w:fldChar w:fldCharType="separate"/>
        </w:r>
        <w:r w:rsidR="00707795">
          <w:rPr>
            <w:rFonts w:ascii="Times New Roman" w:hAnsi="Times New Roman" w:cs="Times New Roman"/>
            <w:noProof/>
            <w:color w:val="000000"/>
            <w:sz w:val="24"/>
            <w:szCs w:val="24"/>
          </w:rPr>
          <w:t>USEPA 2024a</w:t>
        </w:r>
        <w:r w:rsidR="00000000">
          <w:rPr>
            <w:rFonts w:ascii="Times New Roman" w:hAnsi="Times New Roman" w:cs="Times New Roman"/>
            <w:noProof/>
            <w:color w:val="000000"/>
            <w:sz w:val="24"/>
            <w:szCs w:val="24"/>
          </w:rPr>
          <w:fldChar w:fldCharType="end"/>
        </w:r>
        <w:r w:rsidR="009876C6">
          <w:rPr>
            <w:rFonts w:ascii="Times New Roman" w:hAnsi="Times New Roman" w:cs="Times New Roman"/>
            <w:noProof/>
            <w:color w:val="000000"/>
            <w:sz w:val="24"/>
            <w:szCs w:val="24"/>
          </w:rPr>
          <w:t>)</w:t>
        </w:r>
        <w:r w:rsidR="009876C6">
          <w:rPr>
            <w:rFonts w:ascii="Times New Roman" w:hAnsi="Times New Roman" w:cs="Times New Roman"/>
            <w:color w:val="000000"/>
            <w:sz w:val="24"/>
            <w:szCs w:val="24"/>
          </w:rPr>
          <w:fldChar w:fldCharType="end"/>
        </w:r>
        <w:r w:rsidR="009876C6">
          <w:rPr>
            <w:rFonts w:ascii="Times New Roman" w:hAnsi="Times New Roman" w:cs="Times New Roman"/>
            <w:color w:val="000000"/>
            <w:sz w:val="24"/>
            <w:szCs w:val="24"/>
          </w:rPr>
          <w:t xml:space="preserve">. </w:t>
        </w:r>
        <w:r w:rsidR="006469CA">
          <w:rPr>
            <w:rFonts w:ascii="Times New Roman" w:hAnsi="Times New Roman" w:cs="Times New Roman"/>
            <w:color w:val="000000"/>
            <w:sz w:val="24"/>
            <w:szCs w:val="24"/>
          </w:rPr>
          <w:t>On the other hand, t</w:t>
        </w:r>
        <w:r w:rsidR="009D4381">
          <w:rPr>
            <w:rFonts w:ascii="Times New Roman" w:hAnsi="Times New Roman" w:cs="Times New Roman"/>
            <w:color w:val="000000"/>
            <w:sz w:val="24"/>
            <w:szCs w:val="24"/>
          </w:rPr>
          <w:t>o evaluate riparian disturbance, we used a threshold of 0.33 which suggests that human disturbance is not completely absent</w:t>
        </w:r>
        <w:r w:rsidR="006469CA">
          <w:rPr>
            <w:rFonts w:ascii="Times New Roman" w:hAnsi="Times New Roman" w:cs="Times New Roman"/>
            <w:color w:val="000000"/>
            <w:sz w:val="24"/>
            <w:szCs w:val="24"/>
          </w:rPr>
          <w:t xml:space="preserve"> for all sites that were below this threshold</w:t>
        </w:r>
        <w:r w:rsidR="009D4381">
          <w:rPr>
            <w:rFonts w:ascii="Times New Roman" w:hAnsi="Times New Roman" w:cs="Times New Roman"/>
            <w:color w:val="000000"/>
            <w:sz w:val="24"/>
            <w:szCs w:val="24"/>
          </w:rPr>
          <w:t xml:space="preserve">. </w:t>
        </w:r>
        <w:r w:rsidR="006469CA">
          <w:rPr>
            <w:rFonts w:ascii="Times New Roman" w:hAnsi="Times New Roman" w:cs="Times New Roman"/>
            <w:color w:val="000000"/>
            <w:sz w:val="24"/>
            <w:szCs w:val="24"/>
          </w:rPr>
          <w:t xml:space="preserve">Indeed, </w:t>
        </w:r>
        <w:r w:rsidR="009D4381">
          <w:rPr>
            <w:rFonts w:ascii="Times New Roman" w:hAnsi="Times New Roman" w:cs="Times New Roman"/>
            <w:color w:val="000000"/>
            <w:sz w:val="24"/>
            <w:szCs w:val="24"/>
          </w:rPr>
          <w:t xml:space="preserve">nearly every site in our analysis has </w:t>
        </w:r>
        <w:r w:rsidR="006469CA">
          <w:rPr>
            <w:rFonts w:ascii="Times New Roman" w:hAnsi="Times New Roman" w:cs="Times New Roman"/>
            <w:color w:val="000000"/>
            <w:sz w:val="24"/>
            <w:szCs w:val="24"/>
          </w:rPr>
          <w:t xml:space="preserve">RPDI &gt;0 such that this threshold did not informatively differentiate regional variation in disturbance. Further, this is the threshold used by others to identify least disturbed sites </w:t>
        </w:r>
        <w:r w:rsidR="006469CA">
          <w:rPr>
            <w:rFonts w:ascii="Times New Roman" w:hAnsi="Times New Roman" w:cs="Times New Roman"/>
            <w:color w:val="000000"/>
            <w:sz w:val="24"/>
            <w:szCs w:val="24"/>
          </w:rPr>
          <w:fldChar w:fldCharType="begin">
            <w:fldData xml:space="preserve">PEVuZE5vdGU+PENpdGU+PEF1dGhvcj5VU0VQQTwvQXV0aG9yPjxZZWFyPjIwMjM8L1llYXI+PFJl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</w:fldData>
          </w:fldChar>
        </w:r>
        <w:r w:rsidR="009E31C5">
          <w:rPr>
            <w:rFonts w:ascii="Times New Roman" w:hAnsi="Times New Roman" w:cs="Times New Roman"/>
            <w:color w:val="000000"/>
            <w:sz w:val="24"/>
            <w:szCs w:val="24"/>
          </w:rPr>
          <w:instrText xml:space="preserve"> ADDIN EN.CITE </w:instrText>
        </w:r>
        <w:r w:rsidR="009E31C5">
          <w:rPr>
            <w:rFonts w:ascii="Times New Roman" w:hAnsi="Times New Roman" w:cs="Times New Roman"/>
            <w:color w:val="000000"/>
            <w:sz w:val="24"/>
            <w:szCs w:val="24"/>
          </w:rPr>
          <w:fldChar w:fldCharType="begin">
            <w:fldData xml:space="preserve">PEVuZE5vdGU+PENpdGU+PEF1dGhvcj5VU0VQQTwvQXV0aG9yPjxZZWFyPjIwMjM8L1llYXI+PFJl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</w:fldData>
          </w:fldChar>
        </w:r>
        <w:r w:rsidR="009E31C5">
          <w:rPr>
            <w:rFonts w:ascii="Times New Roman" w:hAnsi="Times New Roman" w:cs="Times New Roman"/>
            <w:color w:val="000000"/>
            <w:sz w:val="24"/>
            <w:szCs w:val="24"/>
          </w:rPr>
          <w:instrText xml:space="preserve"> ADDIN EN.CITE.DATA </w:instrText>
        </w:r>
        <w:r w:rsidR="009E31C5">
          <w:rPr>
            <w:rFonts w:ascii="Times New Roman" w:hAnsi="Times New Roman" w:cs="Times New Roman"/>
            <w:color w:val="000000"/>
            <w:sz w:val="24"/>
            <w:szCs w:val="24"/>
          </w:rPr>
        </w:r>
        <w:r w:rsidR="009E31C5">
          <w:rPr>
            <w:rFonts w:ascii="Times New Roman" w:hAnsi="Times New Roman" w:cs="Times New Roman"/>
            <w:color w:val="000000"/>
            <w:sz w:val="24"/>
            <w:szCs w:val="24"/>
          </w:rPr>
          <w:fldChar w:fldCharType="end"/>
        </w:r>
        <w:r w:rsidR="006469CA">
          <w:rPr>
            <w:rFonts w:ascii="Times New Roman" w:hAnsi="Times New Roman" w:cs="Times New Roman"/>
            <w:color w:val="000000"/>
            <w:sz w:val="24"/>
            <w:szCs w:val="24"/>
          </w:rPr>
        </w:r>
        <w:r w:rsidR="006469CA">
          <w:rPr>
            <w:rFonts w:ascii="Times New Roman" w:hAnsi="Times New Roman" w:cs="Times New Roman"/>
            <w:color w:val="000000"/>
            <w:sz w:val="24"/>
            <w:szCs w:val="24"/>
          </w:rPr>
          <w:fldChar w:fldCharType="separate"/>
        </w:r>
        <w:r w:rsidR="009E31C5">
          <w:rPr>
            <w:rFonts w:ascii="Times New Roman" w:hAnsi="Times New Roman" w:cs="Times New Roman"/>
            <w:noProof/>
            <w:color w:val="000000"/>
            <w:sz w:val="24"/>
            <w:szCs w:val="24"/>
          </w:rPr>
          <w:t>(</w:t>
        </w:r>
        <w:r w:rsidR="00000000">
          <w:fldChar w:fldCharType="begin"/>
        </w:r>
        <w:r w:rsidR="00000000">
          <w:instrText>HYPERLINK \l "_ENREF_40" \o "Kaufmann, 2022 #36"</w:instrText>
        </w:r>
        <w:r w:rsidR="00000000">
          <w:fldChar w:fldCharType="separate"/>
        </w:r>
        <w:r w:rsidR="00707795">
          <w:rPr>
            <w:rFonts w:ascii="Times New Roman" w:hAnsi="Times New Roman" w:cs="Times New Roman"/>
            <w:noProof/>
            <w:color w:val="000000"/>
            <w:sz w:val="24"/>
            <w:szCs w:val="24"/>
          </w:rPr>
          <w:t>Kaufmann et al. 2022b</w:t>
        </w:r>
        <w:r w:rsidR="00000000">
          <w:rPr>
            <w:rFonts w:ascii="Times New Roman" w:hAnsi="Times New Roman" w:cs="Times New Roman"/>
            <w:noProof/>
            <w:color w:val="000000"/>
            <w:sz w:val="24"/>
            <w:szCs w:val="24"/>
          </w:rPr>
          <w:fldChar w:fldCharType="end"/>
        </w:r>
        <w:r w:rsidR="009E31C5">
          <w:rPr>
            <w:rFonts w:ascii="Times New Roman" w:hAnsi="Times New Roman" w:cs="Times New Roman"/>
            <w:noProof/>
            <w:color w:val="000000"/>
            <w:sz w:val="24"/>
            <w:szCs w:val="24"/>
          </w:rPr>
          <w:t xml:space="preserve">, </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color w:val="000000"/>
            <w:sz w:val="24"/>
            <w:szCs w:val="24"/>
          </w:rPr>
          <w:t>USEPA 2023</w:t>
        </w:r>
        <w:r w:rsidR="00000000">
          <w:rPr>
            <w:rFonts w:ascii="Times New Roman" w:hAnsi="Times New Roman" w:cs="Times New Roman"/>
            <w:noProof/>
            <w:color w:val="000000"/>
            <w:sz w:val="24"/>
            <w:szCs w:val="24"/>
          </w:rPr>
          <w:fldChar w:fldCharType="end"/>
        </w:r>
        <w:r w:rsidR="009E31C5">
          <w:rPr>
            <w:rFonts w:ascii="Times New Roman" w:hAnsi="Times New Roman" w:cs="Times New Roman"/>
            <w:noProof/>
            <w:color w:val="000000"/>
            <w:sz w:val="24"/>
            <w:szCs w:val="24"/>
          </w:rPr>
          <w:t>)</w:t>
        </w:r>
        <w:r w:rsidR="006469CA">
          <w:rPr>
            <w:rFonts w:ascii="Times New Roman" w:hAnsi="Times New Roman" w:cs="Times New Roman"/>
            <w:color w:val="000000"/>
            <w:sz w:val="24"/>
            <w:szCs w:val="24"/>
          </w:rPr>
          <w:fldChar w:fldCharType="end"/>
        </w:r>
        <w:r w:rsidR="006469CA">
          <w:rPr>
            <w:rFonts w:ascii="Times New Roman" w:hAnsi="Times New Roman" w:cs="Times New Roman"/>
            <w:color w:val="000000"/>
            <w:sz w:val="24"/>
            <w:szCs w:val="24"/>
          </w:rPr>
          <w:t xml:space="preserve"> </w:t>
        </w:r>
        <w:r w:rsidR="00AD1CF8">
          <w:rPr>
            <w:rFonts w:ascii="Times New Roman" w:hAnsi="Times New Roman" w:cs="Times New Roman"/>
            <w:color w:val="000000"/>
            <w:sz w:val="24"/>
            <w:szCs w:val="24"/>
          </w:rPr>
          <w:t>and we</w:t>
        </w:r>
        <w:r w:rsidR="00057146">
          <w:rPr>
            <w:rFonts w:ascii="Times New Roman" w:hAnsi="Times New Roman" w:cs="Times New Roman"/>
            <w:color w:val="000000"/>
            <w:sz w:val="24"/>
            <w:szCs w:val="24"/>
          </w:rPr>
          <w:t xml:space="preserve"> sought</w:t>
        </w:r>
        <w:r w:rsidR="00AD1CF8">
          <w:rPr>
            <w:rFonts w:ascii="Times New Roman" w:hAnsi="Times New Roman" w:cs="Times New Roman"/>
            <w:color w:val="000000"/>
            <w:sz w:val="24"/>
            <w:szCs w:val="24"/>
          </w:rPr>
          <w:t xml:space="preserve"> to evaluate how this could affect microinvertebrate</w:t>
        </w:r>
        <w:r w:rsidR="006469CA">
          <w:rPr>
            <w:rFonts w:ascii="Times New Roman" w:hAnsi="Times New Roman" w:cs="Times New Roman"/>
            <w:color w:val="000000"/>
            <w:sz w:val="24"/>
            <w:szCs w:val="24"/>
          </w:rPr>
          <w:t xml:space="preserve"> assemblages. </w:t>
        </w:r>
        <w:r w:rsidR="009876C6">
          <w:rPr>
            <w:rFonts w:ascii="Times New Roman" w:hAnsi="Times New Roman" w:cs="Times New Roman"/>
            <w:color w:val="000000"/>
            <w:sz w:val="24"/>
            <w:szCs w:val="24"/>
          </w:rPr>
          <w:t xml:space="preserve">Although </w:t>
        </w:r>
        <w:r w:rsidR="00AA424D">
          <w:rPr>
            <w:rFonts w:ascii="Times New Roman" w:hAnsi="Times New Roman" w:cs="Times New Roman"/>
            <w:color w:val="000000"/>
            <w:sz w:val="24"/>
            <w:szCs w:val="24"/>
          </w:rPr>
          <w:t>thresholds</w:t>
        </w:r>
        <w:r w:rsidR="00AD1CF8">
          <w:rPr>
            <w:rFonts w:ascii="Times New Roman" w:hAnsi="Times New Roman" w:cs="Times New Roman"/>
            <w:color w:val="000000"/>
            <w:sz w:val="24"/>
            <w:szCs w:val="24"/>
          </w:rPr>
          <w:t xml:space="preserve"> were necessary to identify which regions </w:t>
        </w:r>
        <w:r w:rsidR="00127FAD">
          <w:rPr>
            <w:rFonts w:ascii="Times New Roman" w:hAnsi="Times New Roman" w:cs="Times New Roman"/>
            <w:color w:val="000000"/>
            <w:sz w:val="24"/>
            <w:szCs w:val="24"/>
          </w:rPr>
          <w:t xml:space="preserve">may </w:t>
        </w:r>
        <w:r w:rsidR="00AD1CF8">
          <w:rPr>
            <w:rFonts w:ascii="Times New Roman" w:hAnsi="Times New Roman" w:cs="Times New Roman"/>
            <w:color w:val="000000"/>
            <w:sz w:val="24"/>
            <w:szCs w:val="24"/>
          </w:rPr>
          <w:t xml:space="preserve">have </w:t>
        </w:r>
        <w:r w:rsidR="00127FAD">
          <w:rPr>
            <w:rFonts w:ascii="Times New Roman" w:hAnsi="Times New Roman" w:cs="Times New Roman"/>
            <w:color w:val="000000"/>
            <w:sz w:val="24"/>
            <w:szCs w:val="24"/>
          </w:rPr>
          <w:t xml:space="preserve">relatively </w:t>
        </w:r>
        <w:r w:rsidR="00AD1CF8">
          <w:rPr>
            <w:rFonts w:ascii="Times New Roman" w:hAnsi="Times New Roman" w:cs="Times New Roman"/>
            <w:color w:val="000000"/>
            <w:sz w:val="24"/>
            <w:szCs w:val="24"/>
          </w:rPr>
          <w:t>more disturbed physiochemical conditions that others</w:t>
        </w:r>
        <w:r w:rsidR="009876C6">
          <w:rPr>
            <w:rFonts w:ascii="Times New Roman" w:hAnsi="Times New Roman" w:cs="Times New Roman"/>
            <w:color w:val="000000"/>
            <w:sz w:val="24"/>
            <w:szCs w:val="24"/>
          </w:rPr>
          <w:t>, f</w:t>
        </w:r>
        <w:r w:rsidR="00D748E4">
          <w:rPr>
            <w:rFonts w:ascii="Times New Roman" w:hAnsi="Times New Roman" w:cs="Times New Roman"/>
            <w:color w:val="000000"/>
            <w:sz w:val="24"/>
            <w:szCs w:val="24"/>
          </w:rPr>
          <w:t>uture applications may select different thresholds</w:t>
        </w:r>
        <w:r w:rsidR="000927D8">
          <w:rPr>
            <w:rFonts w:ascii="Times New Roman" w:hAnsi="Times New Roman" w:cs="Times New Roman"/>
            <w:color w:val="000000"/>
            <w:sz w:val="24"/>
            <w:szCs w:val="24"/>
          </w:rPr>
          <w:t>, report continuous scores,</w:t>
        </w:r>
        <w:r w:rsidR="00D748E4">
          <w:rPr>
            <w:rFonts w:ascii="Times New Roman" w:hAnsi="Times New Roman" w:cs="Times New Roman"/>
            <w:color w:val="000000"/>
            <w:sz w:val="24"/>
            <w:szCs w:val="24"/>
          </w:rPr>
          <w:t xml:space="preserve"> or vary the amount of disturbance to meet specific applications (</w:t>
        </w:r>
        <w:r w:rsidR="00000000">
          <w:fldChar w:fldCharType="begin"/>
        </w:r>
        <w:r w:rsidR="00000000">
          <w:instrText>HYPERLINK \l "_ENREF_85" \o "Yuan, 2024 #215"</w:instrText>
        </w:r>
        <w:r w:rsidR="00000000">
          <w:fldChar w:fldCharType="separate"/>
        </w:r>
        <w:r w:rsidR="00D748E4">
          <w:rPr>
            <w:rFonts w:ascii="Times New Roman" w:hAnsi="Times New Roman" w:cs="Times New Roman"/>
            <w:noProof/>
            <w:color w:val="000000"/>
            <w:sz w:val="24"/>
            <w:szCs w:val="24"/>
          </w:rPr>
          <w:t>Yuan et al. 2024</w:t>
        </w:r>
        <w:r w:rsidR="00000000">
          <w:rPr>
            <w:rFonts w:ascii="Times New Roman" w:hAnsi="Times New Roman" w:cs="Times New Roman"/>
            <w:noProof/>
            <w:color w:val="000000"/>
            <w:sz w:val="24"/>
            <w:szCs w:val="24"/>
          </w:rPr>
          <w:fldChar w:fldCharType="end"/>
        </w:r>
        <w:r w:rsidR="00D748E4">
          <w:rPr>
            <w:rFonts w:ascii="Times New Roman" w:hAnsi="Times New Roman" w:cs="Times New Roman"/>
            <w:noProof/>
            <w:color w:val="000000"/>
            <w:sz w:val="24"/>
            <w:szCs w:val="24"/>
          </w:rPr>
          <w:t>)</w:t>
        </w:r>
        <w:r w:rsidR="00D748E4">
          <w:rPr>
            <w:rFonts w:ascii="Times New Roman" w:hAnsi="Times New Roman" w:cs="Times New Roman"/>
            <w:color w:val="000000"/>
            <w:sz w:val="24"/>
            <w:szCs w:val="24"/>
          </w:rPr>
          <w:t xml:space="preserve">. </w:t>
        </w:r>
      </w:ins>
    </w:p>
    <w:p w14:paraId="255BE0FB" w14:textId="77777777" w:rsidR="00336C30" w:rsidRDefault="00336C30" w:rsidP="009E6332">
      <w:pPr>
        <w:spacing w:after="0" w:line="480" w:lineRule="auto"/>
        <w:contextualSpacing/>
        <w:rPr>
          <w:moveTo w:id="1603" w:author="Kopp, Darin" w:date="2025-02-20T15:34:00Z"/>
          <w:rFonts w:ascii="Times New Roman" w:hAnsi="Times New Roman"/>
          <w:i/>
          <w:color w:val="000000"/>
          <w:sz w:val="24"/>
          <w:rPrChange w:id="1604" w:author="Kopp, Darin" w:date="2025-02-20T15:34:00Z">
            <w:rPr>
              <w:moveTo w:id="1605" w:author="Kopp, Darin" w:date="2025-02-20T15:34:00Z"/>
              <w:rFonts w:ascii="Times New Roman" w:hAnsi="Times New Roman"/>
              <w:color w:val="000000"/>
              <w:sz w:val="24"/>
            </w:rPr>
          </w:rPrChange>
        </w:rPr>
        <w:pPrChange w:id="1606" w:author="Kopp, Darin" w:date="2025-02-20T15:34:00Z">
          <w:pPr>
            <w:spacing w:after="0" w:line="480" w:lineRule="auto"/>
            <w:ind w:firstLine="720"/>
            <w:contextualSpacing/>
          </w:pPr>
        </w:pPrChange>
      </w:pPr>
      <w:moveToRangeStart w:id="1607" w:author="Kopp, Darin" w:date="2025-02-20T15:34:00Z" w:name="move190958083"/>
    </w:p>
    <w:p w14:paraId="1A4EB27C" w14:textId="4D836FAE" w:rsidR="009E6332" w:rsidRPr="002E03DF" w:rsidRDefault="009E6332" w:rsidP="009E6332">
      <w:pPr>
        <w:spacing w:after="0" w:line="480" w:lineRule="auto"/>
        <w:contextualSpacing/>
        <w:rPr>
          <w:moveTo w:id="1608" w:author="Kopp, Darin" w:date="2025-02-20T15:34:00Z"/>
          <w:rFonts w:ascii="Times New Roman" w:hAnsi="Times New Roman" w:cs="Times New Roman"/>
          <w:i/>
          <w:iCs/>
          <w:color w:val="000000"/>
          <w:sz w:val="24"/>
          <w:szCs w:val="24"/>
        </w:rPr>
      </w:pPr>
      <w:moveTo w:id="1609" w:author="Kopp, Darin" w:date="2025-02-20T15:34:00Z">
        <w:r>
          <w:rPr>
            <w:rFonts w:ascii="Times New Roman" w:hAnsi="Times New Roman" w:cs="Times New Roman"/>
            <w:i/>
            <w:iCs/>
            <w:color w:val="000000"/>
            <w:sz w:val="24"/>
            <w:szCs w:val="24"/>
          </w:rPr>
          <w:t>Application for b</w:t>
        </w:r>
        <w:r w:rsidRPr="002E03DF">
          <w:rPr>
            <w:rFonts w:ascii="Times New Roman" w:hAnsi="Times New Roman" w:cs="Times New Roman"/>
            <w:i/>
            <w:iCs/>
            <w:color w:val="000000"/>
            <w:sz w:val="24"/>
            <w:szCs w:val="24"/>
          </w:rPr>
          <w:t xml:space="preserve">iological </w:t>
        </w:r>
        <w:r>
          <w:rPr>
            <w:rFonts w:ascii="Times New Roman" w:hAnsi="Times New Roman" w:cs="Times New Roman"/>
            <w:i/>
            <w:iCs/>
            <w:color w:val="000000"/>
            <w:sz w:val="24"/>
            <w:szCs w:val="24"/>
          </w:rPr>
          <w:t>a</w:t>
        </w:r>
        <w:r w:rsidRPr="002E03DF">
          <w:rPr>
            <w:rFonts w:ascii="Times New Roman" w:hAnsi="Times New Roman" w:cs="Times New Roman"/>
            <w:i/>
            <w:iCs/>
            <w:color w:val="000000"/>
            <w:sz w:val="24"/>
            <w:szCs w:val="24"/>
          </w:rPr>
          <w:t xml:space="preserve">ssessment without </w:t>
        </w:r>
        <w:r>
          <w:rPr>
            <w:rFonts w:ascii="Times New Roman" w:hAnsi="Times New Roman" w:cs="Times New Roman"/>
            <w:i/>
            <w:iCs/>
            <w:color w:val="000000"/>
            <w:sz w:val="24"/>
            <w:szCs w:val="24"/>
          </w:rPr>
          <w:t>r</w:t>
        </w:r>
        <w:r w:rsidRPr="002E03DF">
          <w:rPr>
            <w:rFonts w:ascii="Times New Roman" w:hAnsi="Times New Roman" w:cs="Times New Roman"/>
            <w:i/>
            <w:iCs/>
            <w:color w:val="000000"/>
            <w:sz w:val="24"/>
            <w:szCs w:val="24"/>
          </w:rPr>
          <w:t xml:space="preserve">eference </w:t>
        </w:r>
        <w:r>
          <w:rPr>
            <w:rFonts w:ascii="Times New Roman" w:hAnsi="Times New Roman" w:cs="Times New Roman"/>
            <w:i/>
            <w:iCs/>
            <w:color w:val="000000"/>
            <w:sz w:val="24"/>
            <w:szCs w:val="24"/>
          </w:rPr>
          <w:t>s</w:t>
        </w:r>
        <w:r w:rsidRPr="002E03DF">
          <w:rPr>
            <w:rFonts w:ascii="Times New Roman" w:hAnsi="Times New Roman" w:cs="Times New Roman"/>
            <w:i/>
            <w:iCs/>
            <w:color w:val="000000"/>
            <w:sz w:val="24"/>
            <w:szCs w:val="24"/>
          </w:rPr>
          <w:t>ites</w:t>
        </w:r>
      </w:moveTo>
    </w:p>
    <w:moveToRangeEnd w:id="1607"/>
    <w:p w14:paraId="06D50FF8" w14:textId="77777777" w:rsidR="0044202B" w:rsidRPr="00E635E9" w:rsidRDefault="00762058" w:rsidP="00E635E9">
      <w:pPr>
        <w:spacing w:line="480" w:lineRule="auto"/>
        <w:ind w:firstLine="720"/>
        <w:contextualSpacing/>
        <w:rPr>
          <w:del w:id="1610" w:author="Kopp, Darin" w:date="2025-02-20T15:34:00Z"/>
          <w:rFonts w:ascii="Times New Roman" w:hAnsi="Times New Roman" w:cs="Times New Roman"/>
          <w:sz w:val="24"/>
          <w:szCs w:val="24"/>
        </w:rPr>
      </w:pPr>
      <w:del w:id="1611" w:author="Kopp, Darin" w:date="2025-02-20T15:34:00Z">
        <w:r>
          <w:rPr>
            <w:rFonts w:ascii="Times New Roman" w:hAnsi="Times New Roman" w:cs="Times New Roman"/>
            <w:sz w:val="24"/>
            <w:szCs w:val="24"/>
          </w:rPr>
          <w:delText>M</w:delText>
        </w:r>
        <w:r w:rsidR="001C55F8">
          <w:rPr>
            <w:rFonts w:ascii="Times New Roman" w:hAnsi="Times New Roman" w:cs="Times New Roman"/>
            <w:sz w:val="24"/>
            <w:szCs w:val="24"/>
          </w:rPr>
          <w:delText xml:space="preserve">odeling has improved our ability to quantify </w:delText>
        </w:r>
        <w:r w:rsidR="003A7DF3">
          <w:rPr>
            <w:rFonts w:ascii="Times New Roman" w:hAnsi="Times New Roman" w:cs="Times New Roman"/>
            <w:sz w:val="24"/>
            <w:szCs w:val="24"/>
          </w:rPr>
          <w:delText xml:space="preserve">the effects of anthropogenic disturbance on </w:delText>
        </w:r>
        <w:r w:rsidR="001C55F8">
          <w:rPr>
            <w:rFonts w:ascii="Times New Roman" w:hAnsi="Times New Roman" w:cs="Times New Roman"/>
            <w:sz w:val="24"/>
            <w:szCs w:val="24"/>
          </w:rPr>
          <w:delText xml:space="preserve">biological </w:delText>
        </w:r>
        <w:r w:rsidR="003A7DF3">
          <w:rPr>
            <w:rFonts w:ascii="Times New Roman" w:hAnsi="Times New Roman" w:cs="Times New Roman"/>
            <w:sz w:val="24"/>
            <w:szCs w:val="24"/>
          </w:rPr>
          <w:delText xml:space="preserve">assemblages </w:delText>
        </w:r>
        <w:r w:rsidR="00485E37">
          <w:rPr>
            <w:rFonts w:ascii="Times New Roman" w:hAnsi="Times New Roman" w:cs="Times New Roman"/>
            <w:sz w:val="24"/>
            <w:szCs w:val="24"/>
          </w:rPr>
          <w:fldChar w:fldCharType="begin">
            <w:fldData xml:space="preserve">PEVuZE5vdGU+PENpdGU+PEF1dGhvcj5IYXdraW5zPC9BdXRob3I+PFllYXI+MjAwNjwvWWVhcj48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==
</w:fldData>
          </w:fldChar>
        </w:r>
        <w:r w:rsidR="00317E8C">
          <w:rPr>
            <w:rFonts w:ascii="Times New Roman" w:hAnsi="Times New Roman" w:cs="Times New Roman"/>
            <w:sz w:val="24"/>
            <w:szCs w:val="24"/>
          </w:rPr>
          <w:delInstrText xml:space="preserve"> ADDIN EN.CITE </w:delInstrText>
        </w:r>
        <w:r w:rsidR="00317E8C">
          <w:rPr>
            <w:rFonts w:ascii="Times New Roman" w:hAnsi="Times New Roman" w:cs="Times New Roman"/>
            <w:sz w:val="24"/>
            <w:szCs w:val="24"/>
          </w:rPr>
          <w:fldChar w:fldCharType="begin">
            <w:fldData xml:space="preserve">PEVuZE5vdGU+PENpdGU+PEF1dGhvcj5IYXdraW5zPC9BdXRob3I+PFllYXI+MjAwNjwvWWVhcj48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==
</w:fldData>
          </w:fldChar>
        </w:r>
        <w:r w:rsidR="00317E8C">
          <w:rPr>
            <w:rFonts w:ascii="Times New Roman" w:hAnsi="Times New Roman" w:cs="Times New Roman"/>
            <w:sz w:val="24"/>
            <w:szCs w:val="24"/>
          </w:rPr>
          <w:delInstrText xml:space="preserve"> ADDIN EN.CITE.DATA </w:delInstrText>
        </w:r>
        <w:r w:rsidR="00317E8C">
          <w:rPr>
            <w:rFonts w:ascii="Times New Roman" w:hAnsi="Times New Roman" w:cs="Times New Roman"/>
            <w:sz w:val="24"/>
            <w:szCs w:val="24"/>
          </w:rPr>
        </w:r>
        <w:r w:rsidR="00317E8C">
          <w:rPr>
            <w:rFonts w:ascii="Times New Roman" w:hAnsi="Times New Roman" w:cs="Times New Roman"/>
            <w:sz w:val="24"/>
            <w:szCs w:val="24"/>
          </w:rPr>
          <w:fldChar w:fldCharType="end"/>
        </w:r>
        <w:r w:rsidR="00485E37">
          <w:rPr>
            <w:rFonts w:ascii="Times New Roman" w:hAnsi="Times New Roman" w:cs="Times New Roman"/>
            <w:sz w:val="24"/>
            <w:szCs w:val="24"/>
          </w:rPr>
        </w:r>
        <w:r w:rsidR="00485E37">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"_ENREF_21" \o "Hawkins, 2000 #24"</w:delInstrText>
        </w:r>
        <w:r w:rsidR="00000000">
          <w:fldChar w:fldCharType="separate"/>
        </w:r>
        <w:r w:rsidR="00FE06C8">
          <w:rPr>
            <w:rFonts w:ascii="Times New Roman" w:hAnsi="Times New Roman" w:cs="Times New Roman"/>
            <w:noProof/>
            <w:sz w:val="24"/>
            <w:szCs w:val="24"/>
          </w:rPr>
          <w:delText>Hawkins et al. 2000</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"_ENREF_20" \o "Hawkins, 2006 #23"</w:delInstrText>
        </w:r>
        <w:r w:rsidR="00000000">
          <w:fldChar w:fldCharType="separate"/>
        </w:r>
        <w:r w:rsidR="00FE06C8">
          <w:rPr>
            <w:rFonts w:ascii="Times New Roman" w:hAnsi="Times New Roman" w:cs="Times New Roman"/>
            <w:noProof/>
            <w:sz w:val="24"/>
            <w:szCs w:val="24"/>
          </w:rPr>
          <w:delText>Hawkins 2006</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"_ENREF_1" \o "Bailey, 2014 #2"</w:delInstrText>
        </w:r>
        <w:r w:rsidR="00000000">
          <w:fldChar w:fldCharType="separate"/>
        </w:r>
        <w:r w:rsidR="00FE06C8">
          <w:rPr>
            <w:rFonts w:ascii="Times New Roman" w:hAnsi="Times New Roman" w:cs="Times New Roman"/>
            <w:noProof/>
            <w:sz w:val="24"/>
            <w:szCs w:val="24"/>
          </w:rPr>
          <w:delText>Bailey et al. 2014</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485E37">
          <w:rPr>
            <w:rFonts w:ascii="Times New Roman" w:hAnsi="Times New Roman" w:cs="Times New Roman"/>
            <w:sz w:val="24"/>
            <w:szCs w:val="24"/>
          </w:rPr>
          <w:fldChar w:fldCharType="end"/>
        </w:r>
        <w:r w:rsidR="001C55F8">
          <w:rPr>
            <w:rFonts w:ascii="Times New Roman" w:hAnsi="Times New Roman" w:cs="Times New Roman"/>
            <w:sz w:val="24"/>
            <w:szCs w:val="24"/>
          </w:rPr>
          <w:delText xml:space="preserve">. </w:delText>
        </w:r>
        <w:r w:rsidR="007C04C2">
          <w:rPr>
            <w:rFonts w:ascii="Times New Roman" w:hAnsi="Times New Roman" w:cs="Times New Roman"/>
            <w:sz w:val="24"/>
            <w:szCs w:val="24"/>
          </w:rPr>
          <w:delText>However</w:delText>
        </w:r>
        <w:r w:rsidR="00214EC0">
          <w:rPr>
            <w:rFonts w:ascii="Times New Roman" w:hAnsi="Times New Roman" w:cs="Times New Roman"/>
            <w:sz w:val="24"/>
            <w:szCs w:val="24"/>
          </w:rPr>
          <w:delText>,</w:delText>
        </w:r>
        <w:r w:rsidR="007C04C2">
          <w:rPr>
            <w:rFonts w:ascii="Times New Roman" w:hAnsi="Times New Roman" w:cs="Times New Roman"/>
            <w:sz w:val="24"/>
            <w:szCs w:val="24"/>
          </w:rPr>
          <w:delText xml:space="preserve"> these approaches have traditionally relied on collecting reference assemblages from sites that are representative of a least-disturbed state. </w:delText>
        </w:r>
        <w:r w:rsidR="004E0F05">
          <w:rPr>
            <w:rFonts w:ascii="Times New Roman" w:hAnsi="Times New Roman" w:cs="Times New Roman"/>
            <w:sz w:val="24"/>
            <w:szCs w:val="24"/>
          </w:rPr>
          <w:delText xml:space="preserve">Because </w:delText>
        </w:r>
        <w:r w:rsidR="001C55F8">
          <w:rPr>
            <w:rFonts w:ascii="Times New Roman" w:hAnsi="Times New Roman" w:cs="Times New Roman"/>
            <w:sz w:val="24"/>
            <w:szCs w:val="24"/>
          </w:rPr>
          <w:delText>streams and rivers are among the most degraded ecosystems</w:delText>
        </w:r>
        <w:r w:rsidR="0065189D">
          <w:rPr>
            <w:rFonts w:ascii="Times New Roman" w:hAnsi="Times New Roman" w:cs="Times New Roman"/>
            <w:sz w:val="24"/>
            <w:szCs w:val="24"/>
          </w:rPr>
          <w:delText xml:space="preserve"> </w:delText>
        </w:r>
        <w:r w:rsidR="0065189D">
          <w:rPr>
            <w:rFonts w:ascii="Times New Roman" w:hAnsi="Times New Roman" w:cs="Times New Roman"/>
            <w:sz w:val="24"/>
            <w:szCs w:val="24"/>
          </w:rPr>
          <w:fldChar w:fldCharType="begin">
            <w:fldData xml:space="preserve">PEVuZE5vdGU+PENpdGU+PEF1dGhvcj5EdWRnZW9uPC9BdXRob3I+PFllYXI+MjAwNjwvWWVhcj48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</w:fldData>
          </w:fldChar>
        </w:r>
        <w:r w:rsidR="00317E8C">
          <w:rPr>
            <w:rFonts w:ascii="Times New Roman" w:hAnsi="Times New Roman" w:cs="Times New Roman"/>
            <w:sz w:val="24"/>
            <w:szCs w:val="24"/>
          </w:rPr>
          <w:delInstrText xml:space="preserve"> ADDIN EN.CITE </w:delInstrText>
        </w:r>
        <w:r w:rsidR="00317E8C">
          <w:rPr>
            <w:rFonts w:ascii="Times New Roman" w:hAnsi="Times New Roman" w:cs="Times New Roman"/>
            <w:sz w:val="24"/>
            <w:szCs w:val="24"/>
          </w:rPr>
          <w:fldChar w:fldCharType="begin">
            <w:fldData xml:space="preserve">PEVuZE5vdGU+PENpdGU+PEF1dGhvcj5EdWRnZW9uPC9BdXRob3I+PFllYXI+MjAwNjwvWWVhcj48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</w:fldData>
          </w:fldChar>
        </w:r>
        <w:r w:rsidR="00317E8C">
          <w:rPr>
            <w:rFonts w:ascii="Times New Roman" w:hAnsi="Times New Roman" w:cs="Times New Roman"/>
            <w:sz w:val="24"/>
            <w:szCs w:val="24"/>
          </w:rPr>
          <w:delInstrText xml:space="preserve"> ADDIN EN.CITE.DATA </w:delInstrText>
        </w:r>
        <w:r w:rsidR="00317E8C">
          <w:rPr>
            <w:rFonts w:ascii="Times New Roman" w:hAnsi="Times New Roman" w:cs="Times New Roman"/>
            <w:sz w:val="24"/>
            <w:szCs w:val="24"/>
          </w:rPr>
        </w:r>
        <w:r w:rsidR="00317E8C">
          <w:rPr>
            <w:rFonts w:ascii="Times New Roman" w:hAnsi="Times New Roman" w:cs="Times New Roman"/>
            <w:sz w:val="24"/>
            <w:szCs w:val="24"/>
          </w:rPr>
          <w:fldChar w:fldCharType="end"/>
        </w:r>
        <w:r w:rsidR="0065189D">
          <w:rPr>
            <w:rFonts w:ascii="Times New Roman" w:hAnsi="Times New Roman" w:cs="Times New Roman"/>
            <w:sz w:val="24"/>
            <w:szCs w:val="24"/>
          </w:rPr>
        </w:r>
        <w:r w:rsidR="0065189D">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"_ENREF_14" \o "Dudgeon, 2006 #13"</w:delInstrText>
        </w:r>
        <w:r w:rsidR="00000000">
          <w:fldChar w:fldCharType="separate"/>
        </w:r>
        <w:r w:rsidR="00FE06C8">
          <w:rPr>
            <w:rFonts w:ascii="Times New Roman" w:hAnsi="Times New Roman" w:cs="Times New Roman"/>
            <w:noProof/>
            <w:sz w:val="24"/>
            <w:szCs w:val="24"/>
          </w:rPr>
          <w:delText>Dudgeon et al. 2006</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"_ENREF_70" \o "Vörösmarty, 2010 #59"</w:delInstrText>
        </w:r>
        <w:r w:rsidR="00000000">
          <w:fldChar w:fldCharType="separate"/>
        </w:r>
        <w:r w:rsidR="00FE06C8">
          <w:rPr>
            <w:rFonts w:ascii="Times New Roman" w:hAnsi="Times New Roman" w:cs="Times New Roman"/>
            <w:noProof/>
            <w:sz w:val="24"/>
            <w:szCs w:val="24"/>
          </w:rPr>
          <w:delText>Vörösmarty et al. 2010</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65189D">
          <w:rPr>
            <w:rFonts w:ascii="Times New Roman" w:hAnsi="Times New Roman" w:cs="Times New Roman"/>
            <w:sz w:val="24"/>
            <w:szCs w:val="24"/>
          </w:rPr>
          <w:fldChar w:fldCharType="end"/>
        </w:r>
        <w:r w:rsidR="0044202B">
          <w:rPr>
            <w:rFonts w:ascii="Times New Roman" w:hAnsi="Times New Roman" w:cs="Times New Roman"/>
            <w:sz w:val="24"/>
            <w:szCs w:val="24"/>
          </w:rPr>
          <w:delText>,</w:delText>
        </w:r>
        <w:r w:rsidR="007C04C2">
          <w:rPr>
            <w:rFonts w:ascii="Times New Roman" w:hAnsi="Times New Roman" w:cs="Times New Roman"/>
            <w:sz w:val="24"/>
            <w:szCs w:val="24"/>
          </w:rPr>
          <w:delText xml:space="preserve"> </w:delText>
        </w:r>
        <w:r w:rsidR="00214EC0">
          <w:rPr>
            <w:rFonts w:ascii="Times New Roman" w:hAnsi="Times New Roman" w:cs="Times New Roman"/>
            <w:sz w:val="24"/>
            <w:szCs w:val="24"/>
          </w:rPr>
          <w:delText xml:space="preserve">sites in least disturbed condition can be spatially aggregated or vary in quality among ecoregions </w:delText>
        </w:r>
        <w:r w:rsidR="00214EC0">
          <w:rPr>
            <w:rFonts w:ascii="Times New Roman" w:hAnsi="Times New Roman" w:cs="Times New Roman"/>
            <w:sz w:val="24"/>
            <w:szCs w:val="24"/>
          </w:rPr>
          <w:fldChar w:fldCharType="begin">
            <w:fldData xml:space="preserve">PEVuZE5vdGU+PENpdGU+PEF1dGhvcj5IZXJsaWh5PC9BdXRob3I+PFllYXI+MjAwODwvWWVhcj48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</w:fldData>
          </w:fldChar>
        </w:r>
        <w:r w:rsidR="00214EC0">
          <w:rPr>
            <w:rFonts w:ascii="Times New Roman" w:hAnsi="Times New Roman" w:cs="Times New Roman"/>
            <w:sz w:val="24"/>
            <w:szCs w:val="24"/>
          </w:rPr>
          <w:delInstrText xml:space="preserve"> ADDIN EN.CITE </w:delInstrText>
        </w:r>
        <w:r w:rsidR="00214EC0">
          <w:rPr>
            <w:rFonts w:ascii="Times New Roman" w:hAnsi="Times New Roman" w:cs="Times New Roman"/>
            <w:sz w:val="24"/>
            <w:szCs w:val="24"/>
          </w:rPr>
          <w:fldChar w:fldCharType="begin">
            <w:fldData xml:space="preserve">PEVuZE5vdGU+PENpdGU+PEF1dGhvcj5IZXJsaWh5PC9BdXRob3I+PFllYXI+MjAwODwvWWVhcj48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</w:fldData>
          </w:fldChar>
        </w:r>
        <w:r w:rsidR="00214EC0">
          <w:rPr>
            <w:rFonts w:ascii="Times New Roman" w:hAnsi="Times New Roman" w:cs="Times New Roman"/>
            <w:sz w:val="24"/>
            <w:szCs w:val="24"/>
          </w:rPr>
          <w:delInstrText xml:space="preserve"> ADDIN EN.CITE.DATA </w:delInstrText>
        </w:r>
        <w:r w:rsidR="00214EC0">
          <w:rPr>
            <w:rFonts w:ascii="Times New Roman" w:hAnsi="Times New Roman" w:cs="Times New Roman"/>
            <w:sz w:val="24"/>
            <w:szCs w:val="24"/>
          </w:rPr>
        </w:r>
        <w:r w:rsidR="00214EC0">
          <w:rPr>
            <w:rFonts w:ascii="Times New Roman" w:hAnsi="Times New Roman" w:cs="Times New Roman"/>
            <w:sz w:val="24"/>
            <w:szCs w:val="24"/>
          </w:rPr>
          <w:fldChar w:fldCharType="end"/>
        </w:r>
        <w:r w:rsidR="00214EC0">
          <w:rPr>
            <w:rFonts w:ascii="Times New Roman" w:hAnsi="Times New Roman" w:cs="Times New Roman"/>
            <w:sz w:val="24"/>
            <w:szCs w:val="24"/>
          </w:rPr>
        </w:r>
        <w:r w:rsidR="00214EC0">
          <w:rPr>
            <w:rFonts w:ascii="Times New Roman" w:hAnsi="Times New Roman" w:cs="Times New Roman"/>
            <w:sz w:val="24"/>
            <w:szCs w:val="24"/>
          </w:rPr>
          <w:fldChar w:fldCharType="separate"/>
        </w:r>
        <w:r w:rsidR="00214EC0">
          <w:rPr>
            <w:rFonts w:ascii="Times New Roman" w:hAnsi="Times New Roman" w:cs="Times New Roman"/>
            <w:noProof/>
            <w:sz w:val="24"/>
            <w:szCs w:val="24"/>
          </w:rPr>
          <w:delText>(</w:delText>
        </w:r>
        <w:r w:rsidR="00000000">
          <w:fldChar w:fldCharType="begin"/>
        </w:r>
        <w:r w:rsidR="00000000">
          <w:delInstrText>HYPERLINK \l "_ENREF_25" \o "Herlihy, 2008 #27"</w:delInstrText>
        </w:r>
        <w:r w:rsidR="00000000">
          <w:fldChar w:fldCharType="separate"/>
        </w:r>
        <w:r w:rsidR="00FE06C8">
          <w:rPr>
            <w:rFonts w:ascii="Times New Roman" w:hAnsi="Times New Roman" w:cs="Times New Roman"/>
            <w:noProof/>
            <w:sz w:val="24"/>
            <w:szCs w:val="24"/>
          </w:rPr>
          <w:delText>Herlihy et al. 2008</w:delText>
        </w:r>
        <w:r w:rsidR="00000000">
          <w:rPr>
            <w:rFonts w:ascii="Times New Roman" w:hAnsi="Times New Roman" w:cs="Times New Roman"/>
            <w:noProof/>
            <w:sz w:val="24"/>
            <w:szCs w:val="24"/>
          </w:rPr>
          <w:fldChar w:fldCharType="end"/>
        </w:r>
        <w:r w:rsidR="00214EC0">
          <w:rPr>
            <w:rFonts w:ascii="Times New Roman" w:hAnsi="Times New Roman" w:cs="Times New Roman"/>
            <w:noProof/>
            <w:sz w:val="24"/>
            <w:szCs w:val="24"/>
          </w:rPr>
          <w:delText xml:space="preserve">, </w:delText>
        </w:r>
        <w:r w:rsidR="00000000">
          <w:fldChar w:fldCharType="begin"/>
        </w:r>
        <w:r w:rsidR="00000000">
          <w:delInstrText>HYPERLINK \l "_ENREF_42" \o "McNellie, 2020 #53"</w:delInstrText>
        </w:r>
        <w:r w:rsidR="00000000">
          <w:fldChar w:fldCharType="separate"/>
        </w:r>
        <w:r w:rsidR="00FE06C8">
          <w:rPr>
            <w:rFonts w:ascii="Times New Roman" w:hAnsi="Times New Roman" w:cs="Times New Roman"/>
            <w:noProof/>
            <w:sz w:val="24"/>
            <w:szCs w:val="24"/>
          </w:rPr>
          <w:delText>McNellie et al. 2020</w:delText>
        </w:r>
        <w:r w:rsidR="00000000">
          <w:rPr>
            <w:rFonts w:ascii="Times New Roman" w:hAnsi="Times New Roman" w:cs="Times New Roman"/>
            <w:noProof/>
            <w:sz w:val="24"/>
            <w:szCs w:val="24"/>
          </w:rPr>
          <w:fldChar w:fldCharType="end"/>
        </w:r>
        <w:r w:rsidR="00214EC0">
          <w:rPr>
            <w:rFonts w:ascii="Times New Roman" w:hAnsi="Times New Roman" w:cs="Times New Roman"/>
            <w:noProof/>
            <w:sz w:val="24"/>
            <w:szCs w:val="24"/>
          </w:rPr>
          <w:delText>)</w:delText>
        </w:r>
        <w:r w:rsidR="00214EC0">
          <w:rPr>
            <w:rFonts w:ascii="Times New Roman" w:hAnsi="Times New Roman" w:cs="Times New Roman"/>
            <w:sz w:val="24"/>
            <w:szCs w:val="24"/>
          </w:rPr>
          <w:fldChar w:fldCharType="end"/>
        </w:r>
        <w:r w:rsidR="0097694B">
          <w:rPr>
            <w:rFonts w:ascii="Times New Roman" w:hAnsi="Times New Roman" w:cs="Times New Roman"/>
            <w:sz w:val="24"/>
            <w:szCs w:val="24"/>
          </w:rPr>
          <w:delText xml:space="preserve">. This makes it challenging to </w:delText>
        </w:r>
        <w:r w:rsidR="00214EC0">
          <w:rPr>
            <w:rFonts w:ascii="Times New Roman" w:hAnsi="Times New Roman" w:cs="Times New Roman"/>
            <w:sz w:val="24"/>
            <w:szCs w:val="24"/>
          </w:rPr>
          <w:delText xml:space="preserve">elucidate the </w:delText>
        </w:r>
        <w:r w:rsidR="0097694B">
          <w:rPr>
            <w:rFonts w:ascii="Times New Roman" w:hAnsi="Times New Roman" w:cs="Times New Roman"/>
            <w:sz w:val="24"/>
            <w:szCs w:val="24"/>
          </w:rPr>
          <w:delText xml:space="preserve">full extent </w:delText>
        </w:r>
        <w:r w:rsidR="00214EC0">
          <w:rPr>
            <w:rFonts w:ascii="Times New Roman" w:hAnsi="Times New Roman" w:cs="Times New Roman"/>
            <w:sz w:val="24"/>
            <w:szCs w:val="24"/>
          </w:rPr>
          <w:delText xml:space="preserve">of anthropogenic disturbance on biological assemblages. </w:delText>
        </w:r>
        <w:r w:rsidR="00E635E9">
          <w:rPr>
            <w:rFonts w:ascii="Times New Roman" w:hAnsi="Times New Roman" w:cs="Times New Roman"/>
            <w:color w:val="000000"/>
            <w:sz w:val="24"/>
            <w:szCs w:val="24"/>
          </w:rPr>
          <w:delText>T</w:delText>
        </w:r>
        <w:r w:rsidR="00AF5F34">
          <w:rPr>
            <w:rFonts w:ascii="Times New Roman" w:hAnsi="Times New Roman" w:cs="Times New Roman"/>
            <w:color w:val="000000"/>
            <w:sz w:val="24"/>
            <w:szCs w:val="24"/>
          </w:rPr>
          <w:delText>wo</w:delText>
        </w:r>
        <w:r w:rsidR="00077761">
          <w:rPr>
            <w:rFonts w:ascii="Times New Roman" w:hAnsi="Times New Roman" w:cs="Times New Roman"/>
            <w:color w:val="000000"/>
            <w:sz w:val="24"/>
            <w:szCs w:val="24"/>
          </w:rPr>
          <w:delText>-</w:delText>
        </w:r>
        <w:r w:rsidR="00AF5F34">
          <w:rPr>
            <w:rFonts w:ascii="Times New Roman" w:hAnsi="Times New Roman" w:cs="Times New Roman"/>
            <w:color w:val="000000"/>
            <w:sz w:val="24"/>
            <w:szCs w:val="24"/>
          </w:rPr>
          <w:delText>stage modeling approach</w:delText>
        </w:r>
        <w:r w:rsidR="00E635E9">
          <w:rPr>
            <w:rFonts w:ascii="Times New Roman" w:hAnsi="Times New Roman" w:cs="Times New Roman"/>
            <w:color w:val="000000"/>
            <w:sz w:val="24"/>
            <w:szCs w:val="24"/>
          </w:rPr>
          <w:delText>es</w:delText>
        </w:r>
        <w:r w:rsidR="00AF5F34">
          <w:rPr>
            <w:rFonts w:ascii="Times New Roman" w:hAnsi="Times New Roman" w:cs="Times New Roman"/>
            <w:color w:val="000000"/>
            <w:sz w:val="24"/>
            <w:szCs w:val="24"/>
          </w:rPr>
          <w:delText xml:space="preserve"> </w:delText>
        </w:r>
        <w:r w:rsidR="0097694B">
          <w:rPr>
            <w:rFonts w:ascii="Times New Roman" w:hAnsi="Times New Roman" w:cs="Times New Roman"/>
            <w:color w:val="000000"/>
            <w:sz w:val="24"/>
            <w:szCs w:val="24"/>
          </w:rPr>
          <w:delText>that combines estimates of abiotic conditions without human disturbance taxon-environment relationships</w:delText>
        </w:r>
        <w:r w:rsidR="00E635E9">
          <w:rPr>
            <w:rFonts w:ascii="Times New Roman" w:hAnsi="Times New Roman" w:cs="Times New Roman"/>
            <w:color w:val="000000"/>
            <w:sz w:val="24"/>
            <w:szCs w:val="24"/>
          </w:rPr>
          <w:delText xml:space="preserve"> could improve our understanding of how disturbance affects macroinvertebrate assemblages </w:delText>
        </w:r>
        <w:r w:rsidR="00E635E9">
          <w:rPr>
            <w:rFonts w:ascii="Times New Roman" w:hAnsi="Times New Roman" w:cs="Times New Roman"/>
            <w:color w:val="000000"/>
            <w:sz w:val="24"/>
            <w:szCs w:val="24"/>
          </w:rPr>
          <w:fldChar w:fldCharType="begin"/>
        </w:r>
        <w:r w:rsidR="00E635E9">
          <w:rPr>
            <w:rFonts w:ascii="Times New Roman" w:hAnsi="Times New Roman" w:cs="Times New Roman"/>
            <w:color w:val="000000"/>
            <w:sz w:val="24"/>
            <w:szCs w:val="24"/>
          </w:rPr>
          <w:delInstrText xml:space="preserve"> ADDIN EN.CITE &lt;EndNote&gt;&lt;Cite&gt;&lt;Author&gt;Yuan&lt;/Author&gt;&lt;Year&gt;2024&lt;/Year&gt;&lt;RecNum&gt;215&lt;/RecNum&gt;&lt;DisplayText&gt;(Yuan et al. 2024)&lt;/DisplayText&gt;&lt;record&gt;&lt;rec-number&gt;215&lt;/rec-number&gt;&lt;foreign-keys&gt;&lt;key app="EN" db-id="rtxzfetfi9xw07eeartpf9t7wwtdt2arspvw" timestamp="1724350667"&gt;215&lt;/key&gt;&lt;/foreign-keys&gt;&lt;ref-type name="Journal Article"&gt;17&lt;/ref-type&gt;&lt;contributors&gt;&lt;authors&gt;&lt;author&gt;Yuan, Lester L.&lt;/author&gt;&lt;author&gt;Carlisle, Daren M.&lt;/author&gt;&lt;author&gt;Mitchell, Richard M.&lt;/author&gt;&lt;author&gt;Pollard, Amina I.&lt;/author&gt;&lt;/authors&gt;&lt;/contributors&gt;&lt;titles&gt;&lt;title&gt;Using models of local environmental conditions for biological assessment&lt;/title&gt;&lt;secondary-title&gt;Freshwater Science&lt;/secondary-title&gt;&lt;/titles&gt;&lt;periodical&gt;&lt;full-title&gt;Freshwater Science&lt;/full-title&gt;&lt;/periodical&gt;&lt;pages&gt;000-000&lt;/pages&gt;&lt;dates&gt;&lt;year&gt;2024&lt;/year&gt;&lt;/dates&gt;&lt;publisher&gt;The University of Chicago Press&lt;/publisher&gt;&lt;isbn&gt;2161-9549&lt;/isbn&gt;&lt;urls&gt;&lt;related-urls&gt;&lt;url&gt;https://doi.org/10.1086/731770&lt;/url&gt;&lt;/related-urls&gt;&lt;/urls&gt;&lt;electronic-resource-num&gt;10.1086/731770&lt;/electronic-resource-num&gt;&lt;access-date&gt;2024/08/22&lt;/access-date&gt;&lt;/record&gt;&lt;/Cite&gt;&lt;/EndNote&gt;</w:delInstrText>
        </w:r>
        <w:r w:rsidR="00E635E9">
          <w:rPr>
            <w:rFonts w:ascii="Times New Roman" w:hAnsi="Times New Roman" w:cs="Times New Roman"/>
            <w:color w:val="000000"/>
            <w:sz w:val="24"/>
            <w:szCs w:val="24"/>
          </w:rPr>
          <w:fldChar w:fldCharType="separate"/>
        </w:r>
        <w:r w:rsidR="00E635E9">
          <w:rPr>
            <w:rFonts w:ascii="Times New Roman" w:hAnsi="Times New Roman" w:cs="Times New Roman"/>
            <w:noProof/>
            <w:color w:val="000000"/>
            <w:sz w:val="24"/>
            <w:szCs w:val="24"/>
          </w:rPr>
          <w:delText>(</w:delText>
        </w:r>
        <w:r w:rsidR="00000000">
          <w:fldChar w:fldCharType="begin"/>
        </w:r>
        <w:r w:rsidR="00000000">
          <w:delInstrText>HYPERLINK \l "_ENREF_74" \o "Yuan, 2024 #215"</w:delInstrText>
        </w:r>
        <w:r w:rsidR="00000000">
          <w:fldChar w:fldCharType="separate"/>
        </w:r>
        <w:r w:rsidR="00FE06C8">
          <w:rPr>
            <w:rFonts w:ascii="Times New Roman" w:hAnsi="Times New Roman" w:cs="Times New Roman"/>
            <w:noProof/>
            <w:color w:val="000000"/>
            <w:sz w:val="24"/>
            <w:szCs w:val="24"/>
          </w:rPr>
          <w:delText>Yuan et al. 2024</w:delText>
        </w:r>
        <w:r w:rsidR="00000000">
          <w:rPr>
            <w:rFonts w:ascii="Times New Roman" w:hAnsi="Times New Roman" w:cs="Times New Roman"/>
            <w:noProof/>
            <w:color w:val="000000"/>
            <w:sz w:val="24"/>
            <w:szCs w:val="24"/>
          </w:rPr>
          <w:fldChar w:fldCharType="end"/>
        </w:r>
        <w:r w:rsidR="00E635E9">
          <w:rPr>
            <w:rFonts w:ascii="Times New Roman" w:hAnsi="Times New Roman" w:cs="Times New Roman"/>
            <w:noProof/>
            <w:color w:val="000000"/>
            <w:sz w:val="24"/>
            <w:szCs w:val="24"/>
          </w:rPr>
          <w:delText>)</w:delText>
        </w:r>
        <w:r w:rsidR="00E635E9">
          <w:rPr>
            <w:rFonts w:ascii="Times New Roman" w:hAnsi="Times New Roman" w:cs="Times New Roman"/>
            <w:color w:val="000000"/>
            <w:sz w:val="24"/>
            <w:szCs w:val="24"/>
          </w:rPr>
          <w:fldChar w:fldCharType="end"/>
        </w:r>
        <w:r w:rsidR="0097694B">
          <w:rPr>
            <w:rFonts w:ascii="Times New Roman" w:hAnsi="Times New Roman" w:cs="Times New Roman"/>
            <w:color w:val="000000"/>
            <w:sz w:val="24"/>
            <w:szCs w:val="24"/>
          </w:rPr>
          <w:delText xml:space="preserve">. </w:delText>
        </w:r>
        <w:r w:rsidR="00E635E9">
          <w:rPr>
            <w:rFonts w:ascii="Times New Roman" w:hAnsi="Times New Roman" w:cs="Times New Roman"/>
            <w:color w:val="000000"/>
            <w:sz w:val="24"/>
            <w:szCs w:val="24"/>
          </w:rPr>
          <w:delText xml:space="preserve">Our approach builds on previous approaches by using a </w:delText>
        </w:r>
        <w:r w:rsidR="00D70C46">
          <w:rPr>
            <w:rFonts w:ascii="Times New Roman" w:hAnsi="Times New Roman" w:cs="Times New Roman"/>
            <w:color w:val="000000"/>
            <w:sz w:val="24"/>
            <w:szCs w:val="24"/>
          </w:rPr>
          <w:delText xml:space="preserve">JSDM framework. </w:delText>
        </w:r>
        <w:r w:rsidR="002E03DF">
          <w:rPr>
            <w:rFonts w:ascii="Times New Roman" w:hAnsi="Times New Roman" w:cs="Times New Roman"/>
            <w:color w:val="000000"/>
            <w:sz w:val="24"/>
            <w:szCs w:val="24"/>
          </w:rPr>
          <w:delText xml:space="preserve">We found that anthropogenic disturbance can </w:delText>
        </w:r>
        <w:r w:rsidR="00293E1C">
          <w:rPr>
            <w:rFonts w:ascii="Times New Roman" w:hAnsi="Times New Roman" w:cs="Times New Roman"/>
            <w:color w:val="000000"/>
            <w:sz w:val="24"/>
            <w:szCs w:val="24"/>
          </w:rPr>
          <w:delText xml:space="preserve">simultaneously </w:delText>
        </w:r>
        <w:r w:rsidR="002E03DF">
          <w:rPr>
            <w:rFonts w:ascii="Times New Roman" w:hAnsi="Times New Roman" w:cs="Times New Roman"/>
            <w:color w:val="000000"/>
            <w:sz w:val="24"/>
            <w:szCs w:val="24"/>
          </w:rPr>
          <w:delText>affect multiple physiochemical gradients</w:delText>
        </w:r>
        <w:r w:rsidR="00291E5C">
          <w:rPr>
            <w:rFonts w:ascii="Times New Roman" w:hAnsi="Times New Roman" w:cs="Times New Roman"/>
            <w:color w:val="000000"/>
            <w:sz w:val="24"/>
            <w:szCs w:val="24"/>
          </w:rPr>
          <w:delText xml:space="preserve"> and that r</w:delText>
        </w:r>
        <w:r w:rsidR="002E03DF">
          <w:rPr>
            <w:rFonts w:ascii="Times New Roman" w:hAnsi="Times New Roman" w:cs="Times New Roman"/>
            <w:color w:val="000000"/>
            <w:sz w:val="24"/>
            <w:szCs w:val="24"/>
          </w:rPr>
          <w:delText xml:space="preserve">emoving disturbance </w:delText>
        </w:r>
        <w:r w:rsidR="001A394D">
          <w:rPr>
            <w:rFonts w:ascii="Times New Roman" w:hAnsi="Times New Roman" w:cs="Times New Roman"/>
            <w:color w:val="000000"/>
            <w:sz w:val="24"/>
            <w:szCs w:val="24"/>
          </w:rPr>
          <w:delText xml:space="preserve">could change </w:delText>
        </w:r>
        <w:r w:rsidR="002E03DF">
          <w:rPr>
            <w:rFonts w:ascii="Times New Roman" w:hAnsi="Times New Roman" w:cs="Times New Roman"/>
            <w:color w:val="000000"/>
            <w:sz w:val="24"/>
            <w:szCs w:val="24"/>
          </w:rPr>
          <w:delText xml:space="preserve">genus richness </w:delText>
        </w:r>
        <w:r w:rsidR="00E66301">
          <w:rPr>
            <w:rFonts w:ascii="Times New Roman" w:hAnsi="Times New Roman" w:cs="Times New Roman"/>
            <w:color w:val="000000"/>
            <w:sz w:val="24"/>
            <w:szCs w:val="24"/>
          </w:rPr>
          <w:delText xml:space="preserve">at &gt;50% of the sites </w:delText>
        </w:r>
        <w:r w:rsidR="002E03DF">
          <w:rPr>
            <w:rFonts w:ascii="Times New Roman" w:hAnsi="Times New Roman" w:cs="Times New Roman"/>
            <w:color w:val="000000"/>
            <w:sz w:val="24"/>
            <w:szCs w:val="24"/>
          </w:rPr>
          <w:delText xml:space="preserve">and </w:delText>
        </w:r>
        <w:r w:rsidR="00FD1AF8">
          <w:rPr>
            <w:rFonts w:ascii="Times New Roman" w:hAnsi="Times New Roman" w:cs="Times New Roman"/>
            <w:color w:val="000000"/>
            <w:sz w:val="24"/>
            <w:szCs w:val="24"/>
          </w:rPr>
          <w:delText xml:space="preserve">up to </w:delText>
        </w:r>
        <w:r w:rsidR="001B3F3B">
          <w:rPr>
            <w:rFonts w:ascii="Times New Roman" w:hAnsi="Times New Roman" w:cs="Times New Roman"/>
            <w:color w:val="000000"/>
            <w:sz w:val="24"/>
            <w:szCs w:val="24"/>
          </w:rPr>
          <w:delText>75% if compositional change is considered</w:delText>
        </w:r>
        <w:r w:rsidR="002E03DF">
          <w:rPr>
            <w:rFonts w:ascii="Times New Roman" w:hAnsi="Times New Roman" w:cs="Times New Roman"/>
            <w:color w:val="000000"/>
            <w:sz w:val="24"/>
            <w:szCs w:val="24"/>
          </w:rPr>
          <w:delText xml:space="preserve">. </w:delText>
        </w:r>
        <w:r w:rsidR="001A394D">
          <w:rPr>
            <w:rFonts w:ascii="Times New Roman" w:hAnsi="Times New Roman" w:cs="Times New Roman"/>
            <w:color w:val="000000"/>
            <w:sz w:val="24"/>
            <w:szCs w:val="24"/>
          </w:rPr>
          <w:delText>Typically, sites increased in richness under hindcast conditions</w:delText>
        </w:r>
        <w:r w:rsidR="0097694B">
          <w:rPr>
            <w:rFonts w:ascii="Times New Roman" w:hAnsi="Times New Roman" w:cs="Times New Roman"/>
            <w:color w:val="000000"/>
            <w:sz w:val="24"/>
            <w:szCs w:val="24"/>
          </w:rPr>
          <w:delText>, indicating that genus richness is presently lower tha</w:delText>
        </w:r>
        <w:r w:rsidR="0044202B">
          <w:rPr>
            <w:rFonts w:ascii="Times New Roman" w:hAnsi="Times New Roman" w:cs="Times New Roman"/>
            <w:color w:val="000000"/>
            <w:sz w:val="24"/>
            <w:szCs w:val="24"/>
          </w:rPr>
          <w:delText xml:space="preserve">n </w:delText>
        </w:r>
        <w:r w:rsidR="0097694B">
          <w:rPr>
            <w:rFonts w:ascii="Times New Roman" w:hAnsi="Times New Roman" w:cs="Times New Roman"/>
            <w:color w:val="000000"/>
            <w:sz w:val="24"/>
            <w:szCs w:val="24"/>
          </w:rPr>
          <w:delText>it would be without human disturbance. Because JSDM also generate occurrence probabilities</w:delText>
        </w:r>
        <w:r w:rsidR="00E23FFC">
          <w:rPr>
            <w:rFonts w:ascii="Times New Roman" w:hAnsi="Times New Roman" w:cs="Times New Roman"/>
            <w:color w:val="000000"/>
            <w:sz w:val="24"/>
            <w:szCs w:val="24"/>
          </w:rPr>
          <w:delText xml:space="preserve"> for each taxon</w:delText>
        </w:r>
        <w:r w:rsidR="0097694B">
          <w:rPr>
            <w:rFonts w:ascii="Times New Roman" w:hAnsi="Times New Roman" w:cs="Times New Roman"/>
            <w:color w:val="000000"/>
            <w:sz w:val="24"/>
            <w:szCs w:val="24"/>
          </w:rPr>
          <w:delText>,</w:delText>
        </w:r>
        <w:r w:rsidR="001A394D">
          <w:rPr>
            <w:rFonts w:ascii="Times New Roman" w:hAnsi="Times New Roman" w:cs="Times New Roman"/>
            <w:color w:val="000000"/>
            <w:sz w:val="24"/>
            <w:szCs w:val="24"/>
          </w:rPr>
          <w:delText xml:space="preserve"> </w:delText>
        </w:r>
        <w:r w:rsidR="0097694B">
          <w:rPr>
            <w:rFonts w:ascii="Times New Roman" w:hAnsi="Times New Roman" w:cs="Times New Roman"/>
            <w:color w:val="000000"/>
            <w:sz w:val="24"/>
            <w:szCs w:val="24"/>
          </w:rPr>
          <w:delText>we assessed</w:delText>
        </w:r>
        <w:r w:rsidR="0044202B">
          <w:rPr>
            <w:rFonts w:ascii="Times New Roman" w:hAnsi="Times New Roman" w:cs="Times New Roman"/>
            <w:color w:val="000000"/>
            <w:sz w:val="24"/>
            <w:szCs w:val="24"/>
          </w:rPr>
          <w:delText xml:space="preserve"> </w:delText>
        </w:r>
        <w:r w:rsidR="00E23FFC">
          <w:rPr>
            <w:rFonts w:ascii="Times New Roman" w:hAnsi="Times New Roman" w:cs="Times New Roman"/>
            <w:color w:val="000000"/>
            <w:sz w:val="24"/>
            <w:szCs w:val="24"/>
          </w:rPr>
          <w:delText xml:space="preserve">taxon-specific </w:delText>
        </w:r>
        <w:r w:rsidR="0044202B">
          <w:rPr>
            <w:rFonts w:ascii="Times New Roman" w:hAnsi="Times New Roman" w:cs="Times New Roman"/>
            <w:color w:val="000000"/>
            <w:sz w:val="24"/>
            <w:szCs w:val="24"/>
          </w:rPr>
          <w:delText xml:space="preserve">differences </w:delText>
        </w:r>
        <w:r w:rsidR="00E23FFC">
          <w:rPr>
            <w:rFonts w:ascii="Times New Roman" w:hAnsi="Times New Roman" w:cs="Times New Roman"/>
            <w:color w:val="000000"/>
            <w:sz w:val="24"/>
            <w:szCs w:val="24"/>
          </w:rPr>
          <w:delText xml:space="preserve">between </w:delText>
        </w:r>
        <w:r w:rsidR="0044202B">
          <w:rPr>
            <w:rFonts w:ascii="Times New Roman" w:hAnsi="Times New Roman" w:cs="Times New Roman"/>
            <w:color w:val="000000"/>
            <w:sz w:val="24"/>
            <w:szCs w:val="24"/>
          </w:rPr>
          <w:delText xml:space="preserve">hindcasted and present-day conditions </w:delText>
        </w:r>
        <w:r w:rsidR="00E23FFC">
          <w:rPr>
            <w:rFonts w:ascii="Times New Roman" w:hAnsi="Times New Roman" w:cs="Times New Roman"/>
            <w:color w:val="000000"/>
            <w:sz w:val="24"/>
            <w:szCs w:val="24"/>
          </w:rPr>
          <w:delText xml:space="preserve">predictions </w:delText>
        </w:r>
        <w:r w:rsidR="0044202B">
          <w:rPr>
            <w:rFonts w:ascii="Times New Roman" w:hAnsi="Times New Roman" w:cs="Times New Roman"/>
            <w:color w:val="000000"/>
            <w:sz w:val="24"/>
            <w:szCs w:val="24"/>
          </w:rPr>
          <w:delText xml:space="preserve">for each site. In general, we found that </w:delText>
        </w:r>
        <w:r w:rsidR="00293E1C">
          <w:rPr>
            <w:rFonts w:ascii="Times New Roman" w:hAnsi="Times New Roman" w:cs="Times New Roman"/>
            <w:color w:val="000000"/>
            <w:sz w:val="24"/>
            <w:szCs w:val="24"/>
          </w:rPr>
          <w:delText xml:space="preserve">insect taxa typically </w:delText>
        </w:r>
        <w:r w:rsidR="0044202B">
          <w:rPr>
            <w:rFonts w:ascii="Times New Roman" w:hAnsi="Times New Roman" w:cs="Times New Roman"/>
            <w:color w:val="000000"/>
            <w:sz w:val="24"/>
            <w:szCs w:val="24"/>
          </w:rPr>
          <w:delText xml:space="preserve">have lower predicted probabilities </w:delText>
        </w:r>
        <w:r w:rsidR="00E23FFC">
          <w:rPr>
            <w:rFonts w:ascii="Times New Roman" w:hAnsi="Times New Roman" w:cs="Times New Roman"/>
            <w:color w:val="000000"/>
            <w:sz w:val="24"/>
            <w:szCs w:val="24"/>
          </w:rPr>
          <w:delText xml:space="preserve">for more sites </w:delText>
        </w:r>
        <w:r w:rsidR="0044202B">
          <w:rPr>
            <w:rFonts w:ascii="Times New Roman" w:hAnsi="Times New Roman" w:cs="Times New Roman"/>
            <w:color w:val="000000"/>
            <w:sz w:val="24"/>
            <w:szCs w:val="24"/>
          </w:rPr>
          <w:delText xml:space="preserve">under present-day conditions compared to non-insects. This could support the notion that insect taxa tend to </w:delText>
        </w:r>
        <w:r w:rsidR="00293E1C">
          <w:rPr>
            <w:rFonts w:ascii="Times New Roman" w:hAnsi="Times New Roman" w:cs="Times New Roman"/>
            <w:color w:val="000000"/>
            <w:sz w:val="24"/>
            <w:szCs w:val="24"/>
          </w:rPr>
          <w:delText xml:space="preserve">decrease in the presence of anthropogenic disturbance while non-insect taxa increase </w:delText>
        </w:r>
        <w:r w:rsidR="00293E1C">
          <w:rPr>
            <w:rFonts w:ascii="Times New Roman" w:hAnsi="Times New Roman" w:cs="Times New Roman"/>
            <w:color w:val="000000"/>
            <w:sz w:val="24"/>
            <w:szCs w:val="24"/>
          </w:rPr>
          <w:fldChar w:fldCharType="begin"/>
        </w:r>
        <w:r w:rsidR="00317E8C">
          <w:rPr>
            <w:rFonts w:ascii="Times New Roman" w:hAnsi="Times New Roman" w:cs="Times New Roman"/>
            <w:color w:val="000000"/>
            <w:sz w:val="24"/>
            <w:szCs w:val="24"/>
          </w:rPr>
          <w:delInstrText xml:space="preserve"> ADDIN EN.CITE &lt;EndNote&gt;&lt;Cite&gt;&lt;Author&gt;Rumschlag&lt;/Author&gt;&lt;Year&gt;2023&lt;/Year&gt;&lt;RecNum&gt;109&lt;/RecNum&gt;&lt;DisplayText&gt;(Rumschlag et al. 2023)&lt;/DisplayText&gt;&lt;record&gt;&lt;rec-number&gt;109&lt;/rec-number&gt;&lt;foreign-keys&gt;&lt;key app="EN" db-id="rtxzfetfi9xw07eeartpf9t7wwtdt2arspvw" timestamp="1713314446" guid="27f9cab4-aad2-4be7-9b28-822430a9c5fd"&gt;109&lt;/key&gt;&lt;/foreign-keys&gt;&lt;ref-type name="Journal Article"&gt;17&lt;/ref-type&gt;&lt;contributors&gt;&lt;authors&gt;&lt;author&gt;Rumschlag, Samantha L.&lt;/author&gt;&lt;author&gt;Mahon, Michael B.&lt;/author&gt;&lt;author&gt;Jones, Devin K.&lt;/author&gt;&lt;author&gt;Battaglin, William&lt;/author&gt;&lt;author&gt;Behrens, Jonny&lt;/author&gt;&lt;author&gt;Bernhardt, Emily S.&lt;/author&gt;&lt;author&gt;Bradley, Paul&lt;/author&gt;&lt;author&gt;Brown, Ethan&lt;/author&gt;&lt;author&gt;De Laender, Frederik&lt;/author&gt;&lt;author&gt;Hill, Ryan&lt;/author&gt;&lt;author&gt;Kunz, Stefan&lt;/author&gt;&lt;author&gt;Lee, Sylvia&lt;/author&gt;&lt;author&gt;Rosi, Emma&lt;/author&gt;&lt;author&gt;Schäfer, Ralf&lt;/author&gt;&lt;author&gt;Schmidt, Travis S.&lt;/author&gt;&lt;author&gt;Simonin, Marie&lt;/author&gt;&lt;author&gt;Smalling, Kelly&lt;/author&gt;&lt;author&gt;Voss, Kristofor&lt;/author&gt;&lt;author&gt;Rohr, Jason R.&lt;/author&gt;&lt;/authors&gt;&lt;/contributors&gt;&lt;titles&gt;&lt;title&gt;Density declines, richness increases, and composition shifts in stream macroinvertebrates&lt;/title&gt;&lt;secondary-title&gt;Science Advances&lt;/secondary-title&gt;&lt;/titles&gt;&lt;periodical&gt;&lt;full-title&gt;Science Advances&lt;/full-title&gt;&lt;/periodical&gt;&lt;pages&gt;eadf4896&lt;/pages&gt;&lt;volume&gt;9&lt;/volume&gt;&lt;number&gt;18&lt;/number&gt;&lt;dates&gt;&lt;year&gt;2023&lt;/year&gt;&lt;/dates&gt;&lt;publisher&gt;American Association for the Advancement of Science&lt;/publisher&gt;&lt;urls&gt;&lt;related-urls&gt;&lt;url&gt;https://doi.org/10.1126/sciadv.adf4896&lt;/url&gt;&lt;/related-urls&gt;&lt;/urls&gt;&lt;electronic-resource-num&gt;10.1126/sciadv.adf4896&lt;/electronic-resource-num&gt;&lt;access-date&gt;2024/04/16&lt;/access-date&gt;&lt;/record&gt;&lt;/Cite&gt;&lt;/EndNote&gt;</w:delInstrText>
        </w:r>
        <w:r w:rsidR="00293E1C">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"_ENREF_53" \o "Rumschlag, 2023 #109"</w:delInstrText>
        </w:r>
        <w:r w:rsidR="00000000">
          <w:fldChar w:fldCharType="separate"/>
        </w:r>
        <w:r w:rsidR="00FE06C8">
          <w:rPr>
            <w:rFonts w:ascii="Times New Roman" w:hAnsi="Times New Roman" w:cs="Times New Roman"/>
            <w:noProof/>
            <w:color w:val="000000"/>
            <w:sz w:val="24"/>
            <w:szCs w:val="24"/>
          </w:rPr>
          <w:delText>Rumschlag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293E1C">
          <w:rPr>
            <w:rFonts w:ascii="Times New Roman" w:hAnsi="Times New Roman" w:cs="Times New Roman"/>
            <w:color w:val="000000"/>
            <w:sz w:val="24"/>
            <w:szCs w:val="24"/>
          </w:rPr>
          <w:fldChar w:fldCharType="end"/>
        </w:r>
        <w:r w:rsidR="00293E1C">
          <w:rPr>
            <w:rFonts w:ascii="Times New Roman" w:hAnsi="Times New Roman" w:cs="Times New Roman"/>
            <w:color w:val="000000"/>
            <w:sz w:val="24"/>
            <w:szCs w:val="24"/>
          </w:rPr>
          <w:delText>.</w:delText>
        </w:r>
        <w:r w:rsidR="00BD1337">
          <w:rPr>
            <w:rFonts w:ascii="Times New Roman" w:hAnsi="Times New Roman" w:cs="Times New Roman"/>
            <w:color w:val="000000"/>
            <w:sz w:val="24"/>
            <w:szCs w:val="24"/>
          </w:rPr>
          <w:delText xml:space="preserve"> </w:delText>
        </w:r>
      </w:del>
    </w:p>
    <w:p w14:paraId="36D25BE2" w14:textId="77777777" w:rsidR="00DE0917" w:rsidRDefault="00DE0917" w:rsidP="00A364AD">
      <w:pPr>
        <w:spacing w:after="0" w:line="480" w:lineRule="auto"/>
        <w:contextualSpacing/>
        <w:rPr>
          <w:del w:id="1612" w:author="Kopp, Darin" w:date="2025-02-20T15:34:00Z"/>
          <w:rFonts w:ascii="Times New Roman" w:hAnsi="Times New Roman" w:cs="Times New Roman"/>
          <w:i/>
          <w:iCs/>
          <w:sz w:val="24"/>
          <w:szCs w:val="24"/>
        </w:rPr>
      </w:pPr>
    </w:p>
    <w:p w14:paraId="3F1BCF2F" w14:textId="77777777" w:rsidR="00A364AD" w:rsidRDefault="00A364AD" w:rsidP="00A364AD">
      <w:pPr>
        <w:spacing w:after="0" w:line="480" w:lineRule="auto"/>
        <w:contextualSpacing/>
        <w:rPr>
          <w:moveFrom w:id="1613" w:author="Kopp, Darin" w:date="2025-02-20T15:34:00Z"/>
          <w:rFonts w:ascii="Times New Roman" w:hAnsi="Times New Roman" w:cs="Times New Roman"/>
          <w:i/>
          <w:iCs/>
          <w:sz w:val="24"/>
          <w:szCs w:val="24"/>
        </w:rPr>
      </w:pPr>
      <w:moveFromRangeStart w:id="1614" w:author="Kopp, Darin" w:date="2025-02-20T15:34:00Z" w:name="move190958082"/>
      <w:moveFrom w:id="1615" w:author="Kopp, Darin" w:date="2025-02-20T15:34:00Z">
        <w:r>
          <w:rPr>
            <w:rFonts w:ascii="Times New Roman" w:hAnsi="Times New Roman" w:cs="Times New Roman"/>
            <w:i/>
            <w:iCs/>
            <w:sz w:val="24"/>
            <w:szCs w:val="24"/>
          </w:rPr>
          <w:t xml:space="preserve">Hindcasting </w:t>
        </w:r>
        <w:r w:rsidR="00434766">
          <w:rPr>
            <w:rFonts w:ascii="Times New Roman" w:hAnsi="Times New Roman" w:cs="Times New Roman"/>
            <w:i/>
            <w:iCs/>
            <w:sz w:val="24"/>
            <w:szCs w:val="24"/>
          </w:rPr>
          <w:t xml:space="preserve">physiochemical conditions </w:t>
        </w:r>
      </w:moveFrom>
    </w:p>
    <w:moveFromRangeEnd w:id="1614"/>
    <w:p w14:paraId="7491DC9C" w14:textId="77777777" w:rsidR="00BD1337" w:rsidRDefault="00FA6AAE" w:rsidP="00372966">
      <w:pPr>
        <w:spacing w:line="480" w:lineRule="auto"/>
        <w:ind w:firstLine="720"/>
        <w:contextualSpacing/>
        <w:rPr>
          <w:del w:id="1616" w:author="Kopp, Darin" w:date="2025-02-20T15:34:00Z"/>
          <w:rFonts w:ascii="Times New Roman" w:hAnsi="Times New Roman" w:cs="Times New Roman"/>
          <w:color w:val="000000"/>
          <w:sz w:val="24"/>
          <w:szCs w:val="24"/>
        </w:rPr>
      </w:pPr>
      <w:del w:id="1617" w:author="Kopp, Darin" w:date="2025-02-20T15:34:00Z">
        <w:r>
          <w:rPr>
            <w:rFonts w:ascii="Times New Roman" w:hAnsi="Times New Roman" w:cs="Times New Roman"/>
            <w:color w:val="000000"/>
            <w:sz w:val="24"/>
            <w:szCs w:val="24"/>
          </w:rPr>
          <w:delText>A</w:delText>
        </w:r>
        <w:r w:rsidR="00372966">
          <w:rPr>
            <w:rFonts w:ascii="Times New Roman" w:hAnsi="Times New Roman" w:cs="Times New Roman"/>
            <w:color w:val="000000"/>
            <w:sz w:val="24"/>
            <w:szCs w:val="24"/>
          </w:rPr>
          <w:delText xml:space="preserve">nthropogenic disturbance affects macroinvertebrate assemblages by modifying the </w:delText>
        </w:r>
        <w:r w:rsidR="00DE0917">
          <w:rPr>
            <w:rFonts w:ascii="Times New Roman" w:hAnsi="Times New Roman" w:cs="Times New Roman"/>
            <w:color w:val="000000"/>
            <w:sz w:val="24"/>
            <w:szCs w:val="24"/>
          </w:rPr>
          <w:delText xml:space="preserve">in stream </w:delText>
        </w:r>
        <w:r w:rsidR="00372966">
          <w:rPr>
            <w:rFonts w:ascii="Times New Roman" w:hAnsi="Times New Roman" w:cs="Times New Roman"/>
            <w:color w:val="000000"/>
            <w:sz w:val="24"/>
            <w:szCs w:val="24"/>
          </w:rPr>
          <w:delText>physiochemical environment</w:delText>
        </w:r>
        <w:r w:rsidR="00E63CDC">
          <w:rPr>
            <w:rFonts w:ascii="Times New Roman" w:hAnsi="Times New Roman" w:cs="Times New Roman"/>
            <w:color w:val="000000"/>
            <w:sz w:val="24"/>
            <w:szCs w:val="24"/>
          </w:rPr>
          <w:delText xml:space="preserve"> </w:delText>
        </w:r>
      </w:del>
      <w:ins w:id="1618" w:author="Kopp, Darin" w:date="2025-02-20T15:34:00Z">
        <w:r w:rsidR="009876C6">
          <w:rPr>
            <w:rFonts w:ascii="Times New Roman" w:hAnsi="Times New Roman" w:cs="Times New Roman"/>
            <w:sz w:val="24"/>
            <w:szCs w:val="24"/>
          </w:rPr>
          <w:t>Using</w:t>
        </w:r>
        <w:r w:rsidR="00336C30">
          <w:rPr>
            <w:rFonts w:ascii="Times New Roman" w:hAnsi="Times New Roman" w:cs="Times New Roman"/>
            <w:sz w:val="24"/>
            <w:szCs w:val="24"/>
          </w:rPr>
          <w:t xml:space="preserve"> hindcast </w:t>
        </w:r>
        <w:r w:rsidR="005334C7">
          <w:rPr>
            <w:rFonts w:ascii="Times New Roman" w:hAnsi="Times New Roman" w:cs="Times New Roman"/>
            <w:sz w:val="24"/>
            <w:szCs w:val="24"/>
          </w:rPr>
          <w:t xml:space="preserve">physiochemical variables </w:t>
        </w:r>
        <w:r w:rsidR="009876C6">
          <w:rPr>
            <w:rFonts w:ascii="Times New Roman" w:hAnsi="Times New Roman" w:cs="Times New Roman"/>
            <w:sz w:val="24"/>
            <w:szCs w:val="24"/>
          </w:rPr>
          <w:t xml:space="preserve">to predict </w:t>
        </w:r>
        <w:r w:rsidR="005334C7">
          <w:rPr>
            <w:rFonts w:ascii="Times New Roman" w:hAnsi="Times New Roman" w:cs="Times New Roman"/>
            <w:sz w:val="24"/>
            <w:szCs w:val="24"/>
          </w:rPr>
          <w:t>the assemblage expected to occur if anthropogenic disturbance was removed</w:t>
        </w:r>
        <w:r w:rsidR="00E5204B">
          <w:rPr>
            <w:rFonts w:ascii="Times New Roman" w:hAnsi="Times New Roman" w:cs="Times New Roman"/>
            <w:sz w:val="24"/>
            <w:szCs w:val="24"/>
          </w:rPr>
          <w:t xml:space="preserve"> allowed us to </w:t>
        </w:r>
        <w:r w:rsidR="005334C7">
          <w:rPr>
            <w:rFonts w:ascii="Times New Roman" w:hAnsi="Times New Roman" w:cs="Times New Roman"/>
            <w:color w:val="000000"/>
            <w:sz w:val="24"/>
            <w:szCs w:val="24"/>
          </w:rPr>
          <w:t xml:space="preserve">infer the consequences of </w:t>
        </w:r>
        <w:r w:rsidR="00E5204B">
          <w:rPr>
            <w:rFonts w:ascii="Times New Roman" w:hAnsi="Times New Roman" w:cs="Times New Roman"/>
            <w:color w:val="000000"/>
            <w:sz w:val="24"/>
            <w:szCs w:val="24"/>
          </w:rPr>
          <w:t>altering a relatively small number of physiochemical variables</w:t>
        </w:r>
        <w:r w:rsidR="005334C7">
          <w:rPr>
            <w:rFonts w:ascii="Times New Roman" w:hAnsi="Times New Roman" w:cs="Times New Roman"/>
            <w:color w:val="000000"/>
            <w:sz w:val="24"/>
            <w:szCs w:val="24"/>
          </w:rPr>
          <w:t xml:space="preserve">. </w:t>
        </w:r>
        <w:r w:rsidR="00E5204B">
          <w:rPr>
            <w:rFonts w:ascii="Times New Roman" w:hAnsi="Times New Roman" w:cs="Times New Roman"/>
            <w:color w:val="000000"/>
            <w:sz w:val="24"/>
            <w:szCs w:val="24"/>
          </w:rPr>
          <w:t xml:space="preserve">Central to </w:t>
        </w:r>
        <w:r w:rsidR="00F70844">
          <w:rPr>
            <w:rFonts w:ascii="Times New Roman" w:hAnsi="Times New Roman" w:cs="Times New Roman"/>
            <w:color w:val="000000"/>
            <w:sz w:val="24"/>
            <w:szCs w:val="24"/>
          </w:rPr>
          <w:t xml:space="preserve">our </w:t>
        </w:r>
        <w:r w:rsidR="00E5204B">
          <w:rPr>
            <w:rFonts w:ascii="Times New Roman" w:hAnsi="Times New Roman" w:cs="Times New Roman"/>
            <w:color w:val="000000"/>
            <w:sz w:val="24"/>
            <w:szCs w:val="24"/>
          </w:rPr>
          <w:t xml:space="preserve">application is that multivariate models can implement meaningful </w:t>
        </w:r>
        <w:r w:rsidR="005334C7">
          <w:rPr>
            <w:rFonts w:ascii="Times New Roman" w:hAnsi="Times New Roman" w:cs="Times New Roman"/>
            <w:color w:val="000000"/>
            <w:sz w:val="24"/>
            <w:szCs w:val="24"/>
          </w:rPr>
          <w:t>site-level random effects</w:t>
        </w:r>
        <w:r w:rsidR="00E5204B">
          <w:rPr>
            <w:rFonts w:ascii="Times New Roman" w:hAnsi="Times New Roman" w:cs="Times New Roman"/>
            <w:color w:val="000000"/>
            <w:sz w:val="24"/>
            <w:szCs w:val="24"/>
          </w:rPr>
          <w:t xml:space="preserve"> </w:t>
        </w:r>
        <w:r w:rsidR="00BD3E1D">
          <w:rPr>
            <w:rFonts w:ascii="Times New Roman" w:hAnsi="Times New Roman" w:cs="Times New Roman"/>
            <w:color w:val="000000"/>
            <w:sz w:val="24"/>
            <w:szCs w:val="24"/>
          </w:rPr>
          <w:t>that</w:t>
        </w:r>
        <w:r w:rsidR="005334C7">
          <w:rPr>
            <w:rFonts w:ascii="Times New Roman" w:hAnsi="Times New Roman" w:cs="Times New Roman"/>
            <w:color w:val="000000"/>
            <w:sz w:val="24"/>
            <w:szCs w:val="24"/>
          </w:rPr>
          <w:t xml:space="preserve"> statistically control for unmeasured environmental variables</w:t>
        </w:r>
        <w:r w:rsidR="00284C5F">
          <w:rPr>
            <w:rFonts w:ascii="Times New Roman" w:hAnsi="Times New Roman" w:cs="Times New Roman"/>
            <w:color w:val="000000"/>
            <w:sz w:val="24"/>
            <w:szCs w:val="24"/>
          </w:rPr>
          <w:t xml:space="preserve"> and potential</w:t>
        </w:r>
        <w:r w:rsidR="005334C7">
          <w:rPr>
            <w:rFonts w:ascii="Times New Roman" w:hAnsi="Times New Roman" w:cs="Times New Roman"/>
            <w:color w:val="000000"/>
            <w:sz w:val="24"/>
            <w:szCs w:val="24"/>
          </w:rPr>
          <w:t xml:space="preserve"> biotic interactions </w:t>
        </w:r>
      </w:ins>
      <w:r w:rsidR="005334C7">
        <w:rPr>
          <w:rFonts w:ascii="Times New Roman" w:hAnsi="Times New Roman" w:cs="Times New Roman"/>
          <w:color w:val="000000"/>
          <w:sz w:val="24"/>
          <w:szCs w:val="24"/>
        </w:rPr>
        <w:fldChar w:fldCharType="begin">
          <w:fldData xml:space="preserve">PEVuZE5vdGU+PENpdGU+PEF1dGhvcj5Lb3BwPC9BdXRob3I+PFllYXI+MjAyMzwvWWVhcj48UmVj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</w:fldData>
        </w:fldChar>
      </w:r>
      <w:r w:rsidR="00E5204B">
        <w:rPr>
          <w:rFonts w:ascii="Times New Roman" w:hAnsi="Times New Roman" w:cs="Times New Roman"/>
          <w:color w:val="000000"/>
          <w:sz w:val="24"/>
          <w:szCs w:val="24"/>
        </w:rPr>
        <w:instrText xml:space="preserve"> ADDIN EN.CITE </w:instrText>
      </w:r>
      <w:r w:rsidR="00E5204B">
        <w:rPr>
          <w:rFonts w:ascii="Times New Roman" w:hAnsi="Times New Roman" w:cs="Times New Roman"/>
          <w:color w:val="000000"/>
          <w:sz w:val="24"/>
          <w:szCs w:val="24"/>
        </w:rPr>
        <w:fldChar w:fldCharType="begin">
          <w:fldData xml:space="preserve">PEVuZE5vdGU+PENpdGU+PEF1dGhvcj5Lb3BwPC9BdXRob3I+PFllYXI+MjAyMzwvWWVhcj48UmVj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</w:fldData>
        </w:fldChar>
      </w:r>
      <w:r w:rsidR="00E5204B">
        <w:rPr>
          <w:rFonts w:ascii="Times New Roman" w:hAnsi="Times New Roman" w:cs="Times New Roman"/>
          <w:color w:val="000000"/>
          <w:sz w:val="24"/>
          <w:szCs w:val="24"/>
        </w:rPr>
        <w:instrText xml:space="preserve"> ADDIN EN.CITE.DATA </w:instrText>
      </w:r>
      <w:r w:rsidR="00E5204B">
        <w:rPr>
          <w:rFonts w:ascii="Times New Roman" w:hAnsi="Times New Roman" w:cs="Times New Roman"/>
          <w:color w:val="000000"/>
          <w:sz w:val="24"/>
          <w:szCs w:val="24"/>
        </w:rPr>
      </w:r>
      <w:r w:rsidR="00E5204B">
        <w:rPr>
          <w:rFonts w:ascii="Times New Roman" w:hAnsi="Times New Roman" w:cs="Times New Roman"/>
          <w:color w:val="000000"/>
          <w:sz w:val="24"/>
          <w:szCs w:val="24"/>
        </w:rPr>
        <w:fldChar w:fldCharType="end"/>
      </w:r>
      <w:r w:rsidR="005334C7">
        <w:rPr>
          <w:rFonts w:ascii="Times New Roman" w:hAnsi="Times New Roman" w:cs="Times New Roman"/>
          <w:color w:val="000000"/>
          <w:sz w:val="24"/>
          <w:szCs w:val="24"/>
        </w:rPr>
      </w:r>
      <w:r w:rsidR="005334C7">
        <w:rPr>
          <w:rFonts w:ascii="Times New Roman" w:hAnsi="Times New Roman" w:cs="Times New Roman"/>
          <w:color w:val="000000"/>
          <w:sz w:val="24"/>
          <w:szCs w:val="24"/>
        </w:rPr>
        <w:fldChar w:fldCharType="separate"/>
      </w:r>
      <w:del w:id="1619" w:author="Kopp, Darin" w:date="2025-02-20T15:34:00Z">
        <w:r w:rsidR="002F5505">
          <w:rPr>
            <w:rFonts w:ascii="Times New Roman" w:hAnsi="Times New Roman" w:cs="Times New Roman"/>
            <w:noProof/>
            <w:color w:val="000000"/>
            <w:sz w:val="24"/>
            <w:szCs w:val="24"/>
          </w:rPr>
          <w:delText>(</w:delText>
        </w:r>
        <w:r w:rsidR="00000000">
          <w:fldChar w:fldCharType="begin"/>
        </w:r>
        <w:r w:rsidR="00000000">
          <w:delInstrText>HYPERLINK \l "_ENREF_62" \o "Tang, 2020 #67"</w:delInstrText>
        </w:r>
        <w:r w:rsidR="00000000">
          <w:fldChar w:fldCharType="separate"/>
        </w:r>
        <w:r w:rsidR="00FE06C8">
          <w:rPr>
            <w:rFonts w:ascii="Times New Roman" w:hAnsi="Times New Roman" w:cs="Times New Roman"/>
            <w:noProof/>
            <w:color w:val="000000"/>
            <w:sz w:val="24"/>
            <w:szCs w:val="24"/>
          </w:rPr>
          <w:delText>Tang et al. 2020</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"_ENREF_16" \o "Fergus, 2023 #68"</w:delInstrText>
        </w:r>
        <w:r w:rsidR="00000000">
          <w:fldChar w:fldCharType="separate"/>
        </w:r>
        <w:r w:rsidR="00FE06C8">
          <w:rPr>
            <w:rFonts w:ascii="Times New Roman" w:hAnsi="Times New Roman" w:cs="Times New Roman"/>
            <w:noProof/>
            <w:color w:val="000000"/>
            <w:sz w:val="24"/>
            <w:szCs w:val="24"/>
          </w:rPr>
          <w:delText>Fergus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del>
      <w:ins w:id="1620" w:author="Kopp, Darin" w:date="2025-02-20T15:34:00Z">
        <w:r w:rsidR="00E5204B">
          <w:rPr>
            <w:rFonts w:ascii="Times New Roman" w:hAnsi="Times New Roman" w:cs="Times New Roman"/>
            <w:noProof/>
            <w:color w:val="000000"/>
            <w:sz w:val="24"/>
            <w:szCs w:val="24"/>
          </w:rPr>
          <w:t>(</w:t>
        </w:r>
        <w:r w:rsidR="00000000">
          <w:fldChar w:fldCharType="begin"/>
        </w:r>
        <w:r w:rsidR="00000000">
          <w:instrText>HYPERLINK \l "_ENREF_90" \o "Warton, 2015 #113"</w:instrText>
        </w:r>
        <w:r w:rsidR="00000000">
          <w:fldChar w:fldCharType="separate"/>
        </w:r>
        <w:r w:rsidR="00707795">
          <w:rPr>
            <w:rFonts w:ascii="Times New Roman" w:hAnsi="Times New Roman" w:cs="Times New Roman"/>
            <w:noProof/>
            <w:color w:val="000000"/>
            <w:sz w:val="24"/>
            <w:szCs w:val="24"/>
          </w:rPr>
          <w:t>Warton et al. 2015</w:t>
        </w:r>
        <w:r w:rsidR="00000000">
          <w:rPr>
            <w:rFonts w:ascii="Times New Roman" w:hAnsi="Times New Roman" w:cs="Times New Roman"/>
            <w:noProof/>
            <w:color w:val="000000"/>
            <w:sz w:val="24"/>
            <w:szCs w:val="24"/>
          </w:rPr>
          <w:fldChar w:fldCharType="end"/>
        </w:r>
        <w:r w:rsidR="00E5204B">
          <w:rPr>
            <w:rFonts w:ascii="Times New Roman" w:hAnsi="Times New Roman" w:cs="Times New Roman"/>
            <w:noProof/>
            <w:color w:val="000000"/>
            <w:sz w:val="24"/>
            <w:szCs w:val="24"/>
          </w:rPr>
          <w:t xml:space="preserve">, </w:t>
        </w:r>
        <w:r w:rsidR="00000000">
          <w:fldChar w:fldCharType="begin"/>
        </w:r>
        <w:r w:rsidR="00000000">
          <w:instrText>HYPERLINK \l "_ENREF_61" \o "Ovaskainen, 2016 #294"</w:instrText>
        </w:r>
        <w:r w:rsidR="00000000">
          <w:fldChar w:fldCharType="separate"/>
        </w:r>
        <w:r w:rsidR="00707795">
          <w:rPr>
            <w:rFonts w:ascii="Times New Roman" w:hAnsi="Times New Roman" w:cs="Times New Roman"/>
            <w:noProof/>
            <w:color w:val="000000"/>
            <w:sz w:val="24"/>
            <w:szCs w:val="24"/>
          </w:rPr>
          <w:t>Ovaskainen et al. 2016</w:t>
        </w:r>
        <w:r w:rsidR="00000000">
          <w:rPr>
            <w:rFonts w:ascii="Times New Roman" w:hAnsi="Times New Roman" w:cs="Times New Roman"/>
            <w:noProof/>
            <w:color w:val="000000"/>
            <w:sz w:val="24"/>
            <w:szCs w:val="24"/>
          </w:rPr>
          <w:fldChar w:fldCharType="end"/>
        </w:r>
        <w:r w:rsidR="00E5204B">
          <w:rPr>
            <w:rFonts w:ascii="Times New Roman" w:hAnsi="Times New Roman" w:cs="Times New Roman"/>
            <w:noProof/>
            <w:color w:val="000000"/>
            <w:sz w:val="24"/>
            <w:szCs w:val="24"/>
          </w:rPr>
          <w:t xml:space="preserve">, </w:t>
        </w:r>
        <w:r w:rsidR="00000000">
          <w:fldChar w:fldCharType="begin"/>
        </w:r>
        <w:r w:rsidR="00000000">
          <w:instrText>HYPERLINK \l "_ENREF_44" \o "Kopp, 2023 #39"</w:instrText>
        </w:r>
        <w:r w:rsidR="00000000">
          <w:fldChar w:fldCharType="separate"/>
        </w:r>
        <w:r w:rsidR="00707795">
          <w:rPr>
            <w:rFonts w:ascii="Times New Roman" w:hAnsi="Times New Roman" w:cs="Times New Roman"/>
            <w:noProof/>
            <w:color w:val="000000"/>
            <w:sz w:val="24"/>
            <w:szCs w:val="24"/>
          </w:rPr>
          <w:t>Kopp et al. 2023</w:t>
        </w:r>
        <w:r w:rsidR="00000000">
          <w:rPr>
            <w:rFonts w:ascii="Times New Roman" w:hAnsi="Times New Roman" w:cs="Times New Roman"/>
            <w:noProof/>
            <w:color w:val="000000"/>
            <w:sz w:val="24"/>
            <w:szCs w:val="24"/>
          </w:rPr>
          <w:fldChar w:fldCharType="end"/>
        </w:r>
        <w:r w:rsidR="00E5204B">
          <w:rPr>
            <w:rFonts w:ascii="Times New Roman" w:hAnsi="Times New Roman" w:cs="Times New Roman"/>
            <w:noProof/>
            <w:color w:val="000000"/>
            <w:sz w:val="24"/>
            <w:szCs w:val="24"/>
          </w:rPr>
          <w:t>)</w:t>
        </w:r>
      </w:ins>
      <w:r w:rsidR="005334C7">
        <w:rPr>
          <w:rFonts w:ascii="Times New Roman" w:hAnsi="Times New Roman" w:cs="Times New Roman"/>
          <w:color w:val="000000"/>
          <w:sz w:val="24"/>
          <w:szCs w:val="24"/>
        </w:rPr>
        <w:fldChar w:fldCharType="end"/>
      </w:r>
      <w:del w:id="1621" w:author="Kopp, Darin" w:date="2025-02-20T15:34:00Z">
        <w:r w:rsidR="00372966">
          <w:rPr>
            <w:rFonts w:ascii="Times New Roman" w:hAnsi="Times New Roman" w:cs="Times New Roman"/>
            <w:color w:val="000000"/>
            <w:sz w:val="24"/>
            <w:szCs w:val="24"/>
          </w:rPr>
          <w:delText xml:space="preserve">. </w:delText>
        </w:r>
        <w:r w:rsidR="00A364AD">
          <w:rPr>
            <w:rFonts w:ascii="Times New Roman" w:hAnsi="Times New Roman" w:cs="Times New Roman"/>
            <w:color w:val="000000"/>
            <w:sz w:val="24"/>
            <w:szCs w:val="24"/>
          </w:rPr>
          <w:delText xml:space="preserve">We </w:delText>
        </w:r>
        <w:r w:rsidR="00372966">
          <w:rPr>
            <w:rFonts w:ascii="Times New Roman" w:hAnsi="Times New Roman" w:cs="Times New Roman"/>
            <w:color w:val="000000"/>
            <w:sz w:val="24"/>
            <w:szCs w:val="24"/>
          </w:rPr>
          <w:delText>use</w:delText>
        </w:r>
        <w:r w:rsidR="00DE0917">
          <w:rPr>
            <w:rFonts w:ascii="Times New Roman" w:hAnsi="Times New Roman" w:cs="Times New Roman"/>
            <w:color w:val="000000"/>
            <w:sz w:val="24"/>
            <w:szCs w:val="24"/>
          </w:rPr>
          <w:delText>d</w:delText>
        </w:r>
        <w:r w:rsidR="00372966">
          <w:rPr>
            <w:rFonts w:ascii="Times New Roman" w:hAnsi="Times New Roman" w:cs="Times New Roman"/>
            <w:color w:val="000000"/>
            <w:sz w:val="24"/>
            <w:szCs w:val="24"/>
          </w:rPr>
          <w:delText xml:space="preserve"> </w:delText>
        </w:r>
        <w:r w:rsidR="00DE0917">
          <w:rPr>
            <w:rFonts w:ascii="Times New Roman" w:hAnsi="Times New Roman" w:cs="Times New Roman"/>
            <w:color w:val="000000"/>
            <w:sz w:val="24"/>
            <w:szCs w:val="24"/>
          </w:rPr>
          <w:delText xml:space="preserve">a </w:delText>
        </w:r>
        <w:r w:rsidR="00372966">
          <w:rPr>
            <w:rFonts w:ascii="Times New Roman" w:hAnsi="Times New Roman" w:cs="Times New Roman"/>
            <w:color w:val="000000"/>
            <w:sz w:val="24"/>
            <w:szCs w:val="24"/>
          </w:rPr>
          <w:delText>model</w:delText>
        </w:r>
        <w:r w:rsidR="00DE0917">
          <w:rPr>
            <w:rFonts w:ascii="Times New Roman" w:hAnsi="Times New Roman" w:cs="Times New Roman"/>
            <w:color w:val="000000"/>
            <w:sz w:val="24"/>
            <w:szCs w:val="24"/>
          </w:rPr>
          <w:delText>ing</w:delText>
        </w:r>
        <w:r w:rsidR="00372966">
          <w:rPr>
            <w:rFonts w:ascii="Times New Roman" w:hAnsi="Times New Roman" w:cs="Times New Roman"/>
            <w:color w:val="000000"/>
            <w:sz w:val="24"/>
            <w:szCs w:val="24"/>
          </w:rPr>
          <w:delText xml:space="preserve"> </w:delText>
        </w:r>
        <w:r w:rsidR="00DE0917">
          <w:rPr>
            <w:rFonts w:ascii="Times New Roman" w:hAnsi="Times New Roman" w:cs="Times New Roman"/>
            <w:color w:val="000000"/>
            <w:sz w:val="24"/>
            <w:szCs w:val="24"/>
          </w:rPr>
          <w:delText xml:space="preserve">approach </w:delText>
        </w:r>
        <w:r w:rsidR="00372966">
          <w:rPr>
            <w:rFonts w:ascii="Times New Roman" w:hAnsi="Times New Roman" w:cs="Times New Roman"/>
            <w:color w:val="000000"/>
            <w:sz w:val="24"/>
            <w:szCs w:val="24"/>
          </w:rPr>
          <w:delText>to relate major anthropogenic disturbances</w:delText>
        </w:r>
        <w:r w:rsidR="00DE0917">
          <w:rPr>
            <w:rFonts w:ascii="Times New Roman" w:hAnsi="Times New Roman" w:cs="Times New Roman"/>
            <w:color w:val="000000"/>
            <w:sz w:val="24"/>
            <w:szCs w:val="24"/>
          </w:rPr>
          <w:delText xml:space="preserve"> in the watershed</w:delText>
        </w:r>
        <w:r w:rsidR="00372966">
          <w:rPr>
            <w:rFonts w:ascii="Times New Roman" w:hAnsi="Times New Roman" w:cs="Times New Roman"/>
            <w:color w:val="000000"/>
            <w:sz w:val="24"/>
            <w:szCs w:val="24"/>
          </w:rPr>
          <w:delText xml:space="preserve"> to several</w:delText>
        </w:r>
        <w:r w:rsidR="00DE0917">
          <w:rPr>
            <w:rFonts w:ascii="Times New Roman" w:hAnsi="Times New Roman" w:cs="Times New Roman"/>
            <w:color w:val="000000"/>
            <w:sz w:val="24"/>
            <w:szCs w:val="24"/>
          </w:rPr>
          <w:delText xml:space="preserve"> in stream</w:delText>
        </w:r>
        <w:r w:rsidR="00372966">
          <w:rPr>
            <w:rFonts w:ascii="Times New Roman" w:hAnsi="Times New Roman" w:cs="Times New Roman"/>
            <w:color w:val="000000"/>
            <w:sz w:val="24"/>
            <w:szCs w:val="24"/>
          </w:rPr>
          <w:delText xml:space="preserve"> physiochemical variables that influence the distribution of benthic macroinvertebrates </w:delText>
        </w:r>
        <w:r>
          <w:rPr>
            <w:rFonts w:ascii="Times New Roman" w:hAnsi="Times New Roman" w:cs="Times New Roman"/>
            <w:color w:val="000000"/>
            <w:sz w:val="24"/>
            <w:szCs w:val="24"/>
          </w:rPr>
          <w:fldChar w:fldCharType="begin"/>
        </w:r>
        <w:r w:rsidR="00317E8C">
          <w:rPr>
            <w:rFonts w:ascii="Times New Roman" w:hAnsi="Times New Roman" w:cs="Times New Roman"/>
            <w:color w:val="000000"/>
            <w:sz w:val="24"/>
            <w:szCs w:val="24"/>
          </w:rPr>
          <w:delInstrText xml:space="preserve"> ADDIN EN.CITE &lt;EndNote&gt;&lt;Cite&gt;&lt;Author&gt;Kopp&lt;/Author&gt;&lt;Year&gt;2023&lt;/Year&gt;&lt;RecNum&gt;39&lt;/RecNum&gt;&lt;DisplayText&gt;(Kopp et al. 2023)&lt;/DisplayText&gt;&lt;record&gt;&lt;rec-number&gt;39&lt;/rec-number&gt;&lt;foreign-keys&gt;&lt;key app="EN" db-id="rtxzfetfi9xw07eeartpf9t7wwtdt2arspvw" timestamp="1701147872" guid="4de3263e-f23b-4672-8994-a57ca02a0393"&gt;39&lt;/key&gt;&lt;/foreign-keys&gt;&lt;ref-type name="Journal Article"&gt;17&lt;/ref-type&gt;&lt;contributors&gt;&lt;authors&gt;&lt;author&gt;Kopp, Darin A.&lt;/author&gt;&lt;author&gt;Stoddard, John L.&lt;/author&gt;&lt;author&gt;Hill, Ryan A.&lt;/author&gt;&lt;author&gt;Doyle, Jessie M.&lt;/author&gt;&lt;author&gt;Kaufmann, Philip R.&lt;/author&gt;&lt;author&gt;Herlihy, Alan T.&lt;/author&gt;&lt;author&gt;Paulsen, Steven G.&lt;/author&gt;&lt;/authors&gt;&lt;/contributors&gt;&lt;titles&gt;&lt;title&gt;Joint species distribution models reveal taxon-specific sensitivities to potential anthropogenic alteration&lt;/title&gt;&lt;secondary-title&gt;Freshwater Science&lt;/secondary-title&gt;&lt;/titles&gt;&lt;periodical&gt;&lt;full-title&gt;Freshwater Science&lt;/full-title&gt;&lt;/periodical&gt;&lt;pages&gt;268-284&lt;/pages&gt;&lt;volume&gt;42&lt;/volume&gt;&lt;number&gt;3&lt;/number&gt;&lt;dates&gt;&lt;year&gt;2023&lt;/year&gt;&lt;pub-dates&gt;&lt;date&gt;2023/09/01&lt;/date&gt;&lt;/pub-dates&gt;&lt;/dates&gt;&lt;publisher&gt;The University of Chicago Press&lt;/publisher&gt;&lt;isbn&gt;2161-9549&lt;/isbn&gt;&lt;urls&gt;&lt;related-urls&gt;&lt;url&gt;https://doi.org/10.1086/726283&lt;/url&gt;&lt;/related-urls&gt;&lt;/urls&gt;&lt;electronic-resource-num&gt;10.1086/726283&lt;/electronic-resource-num&gt;&lt;access-date&gt;2023/11/27&lt;/access-date&gt;&lt;/record&gt;&lt;/Cite&gt;&lt;/EndNote&gt;</w:delInstrText>
        </w:r>
        <w:r>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"_ENREF_37" \o "Kopp, 2023 #39"</w:delInstrText>
        </w:r>
        <w:r w:rsidR="00000000">
          <w:fldChar w:fldCharType="separate"/>
        </w:r>
        <w:r w:rsidR="00FE06C8">
          <w:rPr>
            <w:rFonts w:ascii="Times New Roman" w:hAnsi="Times New Roman" w:cs="Times New Roman"/>
            <w:noProof/>
            <w:color w:val="000000"/>
            <w:sz w:val="24"/>
            <w:szCs w:val="24"/>
          </w:rPr>
          <w:delText>Kopp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Pr>
            <w:rFonts w:ascii="Times New Roman" w:hAnsi="Times New Roman" w:cs="Times New Roman"/>
            <w:color w:val="000000"/>
            <w:sz w:val="24"/>
            <w:szCs w:val="24"/>
          </w:rPr>
          <w:fldChar w:fldCharType="end"/>
        </w:r>
        <w:r w:rsidR="008D2914">
          <w:rPr>
            <w:rFonts w:ascii="Times New Roman" w:hAnsi="Times New Roman" w:cs="Times New Roman"/>
            <w:color w:val="000000"/>
            <w:sz w:val="24"/>
            <w:szCs w:val="24"/>
          </w:rPr>
          <w:delText xml:space="preserve"> </w:delText>
        </w:r>
        <w:r w:rsidR="00065D15">
          <w:rPr>
            <w:rFonts w:ascii="Times New Roman" w:hAnsi="Times New Roman" w:cs="Times New Roman"/>
            <w:color w:val="000000"/>
            <w:sz w:val="24"/>
            <w:szCs w:val="24"/>
          </w:rPr>
          <w:delText>and</w:delText>
        </w:r>
        <w:r w:rsidR="008D2914">
          <w:rPr>
            <w:rFonts w:ascii="Times New Roman" w:hAnsi="Times New Roman" w:cs="Times New Roman"/>
            <w:color w:val="000000"/>
            <w:sz w:val="24"/>
            <w:szCs w:val="24"/>
          </w:rPr>
          <w:delText xml:space="preserve"> therefore </w:delText>
        </w:r>
        <w:r w:rsidR="00372D7A">
          <w:rPr>
            <w:rFonts w:ascii="Times New Roman" w:hAnsi="Times New Roman" w:cs="Times New Roman"/>
            <w:color w:val="000000"/>
            <w:sz w:val="24"/>
            <w:szCs w:val="24"/>
          </w:rPr>
          <w:delText xml:space="preserve">circumvent the need to </w:delText>
        </w:r>
        <w:r w:rsidR="00065D15">
          <w:rPr>
            <w:rFonts w:ascii="Times New Roman" w:hAnsi="Times New Roman" w:cs="Times New Roman"/>
            <w:color w:val="000000"/>
            <w:sz w:val="24"/>
            <w:szCs w:val="24"/>
          </w:rPr>
          <w:delText>defin</w:delText>
        </w:r>
        <w:r w:rsidR="00372D7A">
          <w:rPr>
            <w:rFonts w:ascii="Times New Roman" w:hAnsi="Times New Roman" w:cs="Times New Roman"/>
            <w:color w:val="000000"/>
            <w:sz w:val="24"/>
            <w:szCs w:val="24"/>
          </w:rPr>
          <w:delText>e</w:delText>
        </w:r>
        <w:r w:rsidR="00065D15">
          <w:rPr>
            <w:rFonts w:ascii="Times New Roman" w:hAnsi="Times New Roman" w:cs="Times New Roman"/>
            <w:color w:val="000000"/>
            <w:sz w:val="24"/>
            <w:szCs w:val="24"/>
          </w:rPr>
          <w:delText xml:space="preserve"> background physiochemical</w:delText>
        </w:r>
        <w:r w:rsidR="00372D7A">
          <w:rPr>
            <w:rFonts w:ascii="Times New Roman" w:hAnsi="Times New Roman" w:cs="Times New Roman"/>
            <w:color w:val="000000"/>
            <w:sz w:val="24"/>
            <w:szCs w:val="24"/>
          </w:rPr>
          <w:delText xml:space="preserve"> conditions</w:delText>
        </w:r>
        <w:r w:rsidR="00065D15">
          <w:rPr>
            <w:rFonts w:ascii="Times New Roman" w:hAnsi="Times New Roman" w:cs="Times New Roman"/>
            <w:color w:val="000000"/>
            <w:sz w:val="24"/>
            <w:szCs w:val="24"/>
          </w:rPr>
          <w:delText xml:space="preserve"> using reference sites </w:delText>
        </w:r>
        <w:r w:rsidR="00065D15">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aHkgYW5kIFNpZm5lb3MgMjAwOCk8L0Rpc3BsYXlUZXh0PjxyZWNvcmQ+PHJlYy1udW1iZXI+MTI8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</w:fldData>
          </w:fldChar>
        </w:r>
        <w:r w:rsidR="007F51EB">
          <w:rPr>
            <w:rFonts w:ascii="Times New Roman" w:hAnsi="Times New Roman" w:cs="Times New Roman"/>
            <w:color w:val="000000"/>
            <w:sz w:val="24"/>
            <w:szCs w:val="24"/>
          </w:rPr>
          <w:delInstrText xml:space="preserve"> ADDIN EN.CITE </w:delInstrText>
        </w:r>
        <w:r w:rsidR="007F51EB">
          <w:rPr>
            <w:rFonts w:ascii="Times New Roman" w:hAnsi="Times New Roman" w:cs="Times New Roman"/>
            <w:color w:val="000000"/>
            <w:sz w:val="24"/>
            <w:szCs w:val="24"/>
          </w:rPr>
          <w:fldChar w:fldCharType="begin">
            <w:fldData xml:space="preserve">PEVuZE5vdGU+PENpdGU+PEF1dGhvcj5Eb2RkczwvQXV0aG9yPjxZZWFyPjIwMDQ8L1llYXI+PFJl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</w:fldData>
          </w:fldChar>
        </w:r>
        <w:r w:rsidR="007F51EB">
          <w:rPr>
            <w:rFonts w:ascii="Times New Roman" w:hAnsi="Times New Roman" w:cs="Times New Roman"/>
            <w:color w:val="000000"/>
            <w:sz w:val="24"/>
            <w:szCs w:val="24"/>
          </w:rPr>
          <w:delInstrText xml:space="preserve"> ADDIN EN.CITE.DATA </w:delInstrText>
        </w:r>
        <w:r w:rsidR="007F51EB">
          <w:rPr>
            <w:rFonts w:ascii="Times New Roman" w:hAnsi="Times New Roman" w:cs="Times New Roman"/>
            <w:color w:val="000000"/>
            <w:sz w:val="24"/>
            <w:szCs w:val="24"/>
          </w:rPr>
        </w:r>
        <w:r w:rsidR="007F51EB">
          <w:rPr>
            <w:rFonts w:ascii="Times New Roman" w:hAnsi="Times New Roman" w:cs="Times New Roman"/>
            <w:color w:val="000000"/>
            <w:sz w:val="24"/>
            <w:szCs w:val="24"/>
          </w:rPr>
          <w:fldChar w:fldCharType="end"/>
        </w:r>
        <w:r w:rsidR="00065D15">
          <w:rPr>
            <w:rFonts w:ascii="Times New Roman" w:hAnsi="Times New Roman" w:cs="Times New Roman"/>
            <w:color w:val="000000"/>
            <w:sz w:val="24"/>
            <w:szCs w:val="24"/>
          </w:rPr>
        </w:r>
        <w:r w:rsidR="00065D15">
          <w:rPr>
            <w:rFonts w:ascii="Times New Roman" w:hAnsi="Times New Roman" w:cs="Times New Roman"/>
            <w:color w:val="000000"/>
            <w:sz w:val="24"/>
            <w:szCs w:val="24"/>
          </w:rPr>
          <w:fldChar w:fldCharType="separate"/>
        </w:r>
        <w:r w:rsidR="00D07A92">
          <w:rPr>
            <w:rFonts w:ascii="Times New Roman" w:hAnsi="Times New Roman" w:cs="Times New Roman"/>
            <w:noProof/>
            <w:color w:val="000000"/>
            <w:sz w:val="24"/>
            <w:szCs w:val="24"/>
          </w:rPr>
          <w:delText>(</w:delText>
        </w:r>
        <w:r w:rsidR="00000000">
          <w:fldChar w:fldCharType="begin"/>
        </w:r>
        <w:r w:rsidR="00000000">
          <w:delInstrText>HYPERLINK \l "_ENREF_13" \o "Dodds, 2004 #12"</w:delInstrText>
        </w:r>
        <w:r w:rsidR="00000000">
          <w:fldChar w:fldCharType="separate"/>
        </w:r>
        <w:r w:rsidR="00FE06C8">
          <w:rPr>
            <w:rFonts w:ascii="Times New Roman" w:hAnsi="Times New Roman" w:cs="Times New Roman"/>
            <w:noProof/>
            <w:color w:val="000000"/>
            <w:sz w:val="24"/>
            <w:szCs w:val="24"/>
          </w:rPr>
          <w:delText>Dodds and Oakes 2004</w:delText>
        </w:r>
        <w:r w:rsidR="00000000">
          <w:rPr>
            <w:rFonts w:ascii="Times New Roman" w:hAnsi="Times New Roman" w:cs="Times New Roman"/>
            <w:noProof/>
            <w:color w:val="000000"/>
            <w:sz w:val="24"/>
            <w:szCs w:val="24"/>
          </w:rPr>
          <w:fldChar w:fldCharType="end"/>
        </w:r>
        <w:r w:rsidR="00D07A92">
          <w:rPr>
            <w:rFonts w:ascii="Times New Roman" w:hAnsi="Times New Roman" w:cs="Times New Roman"/>
            <w:noProof/>
            <w:color w:val="000000"/>
            <w:sz w:val="24"/>
            <w:szCs w:val="24"/>
          </w:rPr>
          <w:delText xml:space="preserve">, </w:delText>
        </w:r>
        <w:r w:rsidR="00000000">
          <w:fldChar w:fldCharType="begin"/>
        </w:r>
        <w:r w:rsidR="00000000">
          <w:delInstrText>HYPERLINK \l "_ENREF_26" \o "Herlihy, 2008 #158"</w:delInstrText>
        </w:r>
        <w:r w:rsidR="00000000">
          <w:fldChar w:fldCharType="separate"/>
        </w:r>
        <w:r w:rsidR="00FE06C8">
          <w:rPr>
            <w:rFonts w:ascii="Times New Roman" w:hAnsi="Times New Roman" w:cs="Times New Roman"/>
            <w:noProof/>
            <w:color w:val="000000"/>
            <w:sz w:val="24"/>
            <w:szCs w:val="24"/>
          </w:rPr>
          <w:delText>Herlihy and Sifneos 2008</w:delText>
        </w:r>
        <w:r w:rsidR="00000000">
          <w:rPr>
            <w:rFonts w:ascii="Times New Roman" w:hAnsi="Times New Roman" w:cs="Times New Roman"/>
            <w:noProof/>
            <w:color w:val="000000"/>
            <w:sz w:val="24"/>
            <w:szCs w:val="24"/>
          </w:rPr>
          <w:fldChar w:fldCharType="end"/>
        </w:r>
        <w:r w:rsidR="00D07A92">
          <w:rPr>
            <w:rFonts w:ascii="Times New Roman" w:hAnsi="Times New Roman" w:cs="Times New Roman"/>
            <w:noProof/>
            <w:color w:val="000000"/>
            <w:sz w:val="24"/>
            <w:szCs w:val="24"/>
          </w:rPr>
          <w:delText>)</w:delText>
        </w:r>
        <w:r w:rsidR="00065D15">
          <w:rPr>
            <w:rFonts w:ascii="Times New Roman" w:hAnsi="Times New Roman" w:cs="Times New Roman"/>
            <w:color w:val="000000"/>
            <w:sz w:val="24"/>
            <w:szCs w:val="24"/>
          </w:rPr>
          <w:fldChar w:fldCharType="end"/>
        </w:r>
        <w:r w:rsidR="00065D15">
          <w:rPr>
            <w:rFonts w:ascii="Times New Roman" w:hAnsi="Times New Roman" w:cs="Times New Roman"/>
            <w:color w:val="000000"/>
            <w:sz w:val="24"/>
            <w:szCs w:val="24"/>
          </w:rPr>
          <w:delText xml:space="preserve">. </w:delText>
        </w:r>
        <w:r w:rsidR="00BD1337">
          <w:rPr>
            <w:rFonts w:ascii="Times New Roman" w:hAnsi="Times New Roman" w:cs="Times New Roman"/>
            <w:color w:val="000000"/>
            <w:sz w:val="24"/>
            <w:szCs w:val="24"/>
          </w:rPr>
          <w:delText>Unsurprisingly</w:delText>
        </w:r>
        <w:r w:rsidR="0041409C">
          <w:rPr>
            <w:rFonts w:ascii="Times New Roman" w:hAnsi="Times New Roman" w:cs="Times New Roman"/>
            <w:color w:val="000000"/>
            <w:sz w:val="24"/>
            <w:szCs w:val="24"/>
          </w:rPr>
          <w:delText>, anthropogenic disturbance variables were ranked among the most important predictors for nutrients, salinity, and substrate di</w:delText>
        </w:r>
        <w:r w:rsidR="000D5D73">
          <w:rPr>
            <w:rFonts w:ascii="Times New Roman" w:hAnsi="Times New Roman" w:cs="Times New Roman"/>
            <w:color w:val="000000"/>
            <w:sz w:val="24"/>
            <w:szCs w:val="24"/>
          </w:rPr>
          <w:delText>a</w:delText>
        </w:r>
        <w:r w:rsidR="0041409C">
          <w:rPr>
            <w:rFonts w:ascii="Times New Roman" w:hAnsi="Times New Roman" w:cs="Times New Roman"/>
            <w:color w:val="000000"/>
            <w:sz w:val="24"/>
            <w:szCs w:val="24"/>
          </w:rPr>
          <w:delText xml:space="preserve">meter, supporting the notion that these environmental gradients are </w:delText>
        </w:r>
        <w:r w:rsidR="00E751C4">
          <w:rPr>
            <w:rFonts w:ascii="Times New Roman" w:hAnsi="Times New Roman" w:cs="Times New Roman"/>
            <w:color w:val="000000"/>
            <w:sz w:val="24"/>
            <w:szCs w:val="24"/>
          </w:rPr>
          <w:delText>susceptible to</w:delText>
        </w:r>
        <w:r w:rsidR="0041409C">
          <w:rPr>
            <w:rFonts w:ascii="Times New Roman" w:hAnsi="Times New Roman" w:cs="Times New Roman"/>
            <w:color w:val="000000"/>
            <w:sz w:val="24"/>
            <w:szCs w:val="24"/>
          </w:rPr>
          <w:delText xml:space="preserve"> alter</w:delText>
        </w:r>
        <w:r w:rsidR="00E751C4">
          <w:rPr>
            <w:rFonts w:ascii="Times New Roman" w:hAnsi="Times New Roman" w:cs="Times New Roman"/>
            <w:color w:val="000000"/>
            <w:sz w:val="24"/>
            <w:szCs w:val="24"/>
          </w:rPr>
          <w:delText>ation</w:delText>
        </w:r>
        <w:r w:rsidR="0041409C">
          <w:rPr>
            <w:rFonts w:ascii="Times New Roman" w:hAnsi="Times New Roman" w:cs="Times New Roman"/>
            <w:color w:val="000000"/>
            <w:sz w:val="24"/>
            <w:szCs w:val="24"/>
          </w:rPr>
          <w:delText xml:space="preserve"> by anthropogenic activities </w:delText>
        </w:r>
        <w:r w:rsidR="0041409C">
          <w:rPr>
            <w:rFonts w:ascii="Times New Roman" w:hAnsi="Times New Roman" w:cs="Times New Roman"/>
            <w:color w:val="000000"/>
            <w:sz w:val="24"/>
            <w:szCs w:val="24"/>
          </w:rPr>
          <w:fldChar w:fldCharType="begin">
            <w:fldData xml:space="preserve">PEVuZE5vdGU+PENpdGU+PEF1dGhvcj5QYXVsc2VuPC9BdXRob3I+PFllYXI+MjAwODwvWWVhcj48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</w:fldData>
          </w:fldChar>
        </w:r>
        <w:r w:rsidR="00317E8C">
          <w:rPr>
            <w:rFonts w:ascii="Times New Roman" w:hAnsi="Times New Roman" w:cs="Times New Roman"/>
            <w:color w:val="000000"/>
            <w:sz w:val="24"/>
            <w:szCs w:val="24"/>
          </w:rPr>
          <w:delInstrText xml:space="preserve"> ADDIN EN.CITE </w:delInstrText>
        </w:r>
        <w:r w:rsidR="00317E8C">
          <w:rPr>
            <w:rFonts w:ascii="Times New Roman" w:hAnsi="Times New Roman" w:cs="Times New Roman"/>
            <w:color w:val="000000"/>
            <w:sz w:val="24"/>
            <w:szCs w:val="24"/>
          </w:rPr>
          <w:fldChar w:fldCharType="begin">
            <w:fldData xml:space="preserve">PEVuZE5vdGU+PENpdGU+PEF1dGhvcj5QYXVsc2VuPC9BdXRob3I+PFllYXI+MjAwODwvWWVhcj48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</w:fldData>
          </w:fldChar>
        </w:r>
        <w:r w:rsidR="00317E8C">
          <w:rPr>
            <w:rFonts w:ascii="Times New Roman" w:hAnsi="Times New Roman" w:cs="Times New Roman"/>
            <w:color w:val="000000"/>
            <w:sz w:val="24"/>
            <w:szCs w:val="24"/>
          </w:rPr>
          <w:delInstrText xml:space="preserve"> ADDIN EN.CITE.DATA </w:delInstrText>
        </w:r>
        <w:r w:rsidR="00317E8C">
          <w:rPr>
            <w:rFonts w:ascii="Times New Roman" w:hAnsi="Times New Roman" w:cs="Times New Roman"/>
            <w:color w:val="000000"/>
            <w:sz w:val="24"/>
            <w:szCs w:val="24"/>
          </w:rPr>
        </w:r>
        <w:r w:rsidR="00317E8C">
          <w:rPr>
            <w:rFonts w:ascii="Times New Roman" w:hAnsi="Times New Roman" w:cs="Times New Roman"/>
            <w:color w:val="000000"/>
            <w:sz w:val="24"/>
            <w:szCs w:val="24"/>
          </w:rPr>
          <w:fldChar w:fldCharType="end"/>
        </w:r>
        <w:r w:rsidR="0041409C">
          <w:rPr>
            <w:rFonts w:ascii="Times New Roman" w:hAnsi="Times New Roman" w:cs="Times New Roman"/>
            <w:color w:val="000000"/>
            <w:sz w:val="24"/>
            <w:szCs w:val="24"/>
          </w:rPr>
        </w:r>
        <w:r w:rsidR="0041409C">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"_ENREF_50" \o "Paulsen, 2008 #61"</w:delInstrText>
        </w:r>
        <w:r w:rsidR="00000000">
          <w:fldChar w:fldCharType="separate"/>
        </w:r>
        <w:r w:rsidR="00FE06C8">
          <w:rPr>
            <w:rFonts w:ascii="Times New Roman" w:hAnsi="Times New Roman" w:cs="Times New Roman"/>
            <w:noProof/>
            <w:color w:val="000000"/>
            <w:sz w:val="24"/>
            <w:szCs w:val="24"/>
          </w:rPr>
          <w:delText>Paulsen et al. 2008</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"_ENREF_39" \o "Lin, 2021 #70"</w:delInstrText>
        </w:r>
        <w:r w:rsidR="00000000">
          <w:fldChar w:fldCharType="separate"/>
        </w:r>
        <w:r w:rsidR="00FE06C8">
          <w:rPr>
            <w:rFonts w:ascii="Times New Roman" w:hAnsi="Times New Roman" w:cs="Times New Roman"/>
            <w:noProof/>
            <w:color w:val="000000"/>
            <w:sz w:val="24"/>
            <w:szCs w:val="24"/>
          </w:rPr>
          <w:delText>Lin et al. 2021</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"_ENREF_75" \o "Zak, 2021 #72"</w:delInstrText>
        </w:r>
        <w:r w:rsidR="00000000">
          <w:fldChar w:fldCharType="separate"/>
        </w:r>
        <w:r w:rsidR="00FE06C8">
          <w:rPr>
            <w:rFonts w:ascii="Times New Roman" w:hAnsi="Times New Roman" w:cs="Times New Roman"/>
            <w:noProof/>
            <w:color w:val="000000"/>
            <w:sz w:val="24"/>
            <w:szCs w:val="24"/>
          </w:rPr>
          <w:delText>Zak et al. 2021</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"_ENREF_33" \o "Kaufmann, 2022 #36"</w:delInstrText>
        </w:r>
        <w:r w:rsidR="00000000">
          <w:fldChar w:fldCharType="separate"/>
        </w:r>
        <w:r w:rsidR="00FE06C8">
          <w:rPr>
            <w:rFonts w:ascii="Times New Roman" w:hAnsi="Times New Roman" w:cs="Times New Roman"/>
            <w:noProof/>
            <w:color w:val="000000"/>
            <w:sz w:val="24"/>
            <w:szCs w:val="24"/>
          </w:rPr>
          <w:delText>Kaufmann et al. 2022</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"_ENREF_35" \o "Kaushal, 2023 #71"</w:delInstrText>
        </w:r>
        <w:r w:rsidR="00000000">
          <w:fldChar w:fldCharType="separate"/>
        </w:r>
        <w:r w:rsidR="00FE06C8">
          <w:rPr>
            <w:rFonts w:ascii="Times New Roman" w:hAnsi="Times New Roman" w:cs="Times New Roman"/>
            <w:noProof/>
            <w:color w:val="000000"/>
            <w:sz w:val="24"/>
            <w:szCs w:val="24"/>
          </w:rPr>
          <w:delText>Kaushal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"_ENREF_54" \o "Sabo, 2023 #69"</w:delInstrText>
        </w:r>
        <w:r w:rsidR="00000000">
          <w:fldChar w:fldCharType="separate"/>
        </w:r>
        <w:r w:rsidR="00FE06C8">
          <w:rPr>
            <w:rFonts w:ascii="Times New Roman" w:hAnsi="Times New Roman" w:cs="Times New Roman"/>
            <w:noProof/>
            <w:color w:val="000000"/>
            <w:sz w:val="24"/>
            <w:szCs w:val="24"/>
          </w:rPr>
          <w:delText>Sabo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41409C">
          <w:rPr>
            <w:rFonts w:ascii="Times New Roman" w:hAnsi="Times New Roman" w:cs="Times New Roman"/>
            <w:color w:val="000000"/>
            <w:sz w:val="24"/>
            <w:szCs w:val="24"/>
          </w:rPr>
          <w:fldChar w:fldCharType="end"/>
        </w:r>
        <w:r w:rsidR="0041409C">
          <w:rPr>
            <w:rFonts w:ascii="Times New Roman" w:hAnsi="Times New Roman" w:cs="Times New Roman"/>
            <w:color w:val="000000"/>
            <w:sz w:val="24"/>
            <w:szCs w:val="24"/>
          </w:rPr>
          <w:delText xml:space="preserve">. </w:delText>
        </w:r>
        <w:r w:rsidR="00D70C46">
          <w:rPr>
            <w:rFonts w:ascii="Times New Roman" w:hAnsi="Times New Roman" w:cs="Times New Roman"/>
            <w:color w:val="000000"/>
            <w:sz w:val="24"/>
            <w:szCs w:val="24"/>
          </w:rPr>
          <w:delText xml:space="preserve">Overall, our results suggest that nutrient and salinity concentrations could be lower and substrate dimeter could be coarser if anthropogenic disturbances were removed. </w:delText>
        </w:r>
      </w:del>
    </w:p>
    <w:p w14:paraId="7304D471" w14:textId="1AC93B0B" w:rsidR="005334C7" w:rsidRDefault="00D3408E" w:rsidP="009E6332">
      <w:pPr>
        <w:spacing w:after="0" w:line="480" w:lineRule="auto"/>
        <w:ind w:firstLine="720"/>
        <w:contextualSpacing/>
        <w:rPr>
          <w:ins w:id="1622" w:author="Kopp, Darin" w:date="2025-02-20T15:34:00Z"/>
          <w:rFonts w:ascii="Times New Roman" w:hAnsi="Times New Roman" w:cs="Times New Roman"/>
          <w:sz w:val="24"/>
          <w:szCs w:val="24"/>
        </w:rPr>
      </w:pPr>
      <w:del w:id="1623" w:author="Kopp, Darin" w:date="2025-02-20T15:34:00Z">
        <w:r>
          <w:rPr>
            <w:rFonts w:ascii="Times New Roman" w:hAnsi="Times New Roman" w:cs="Times New Roman"/>
            <w:color w:val="000000"/>
            <w:sz w:val="24"/>
            <w:szCs w:val="24"/>
          </w:rPr>
          <w:delText xml:space="preserve">The proportion of sites </w:delText>
        </w:r>
        <w:r w:rsidR="00604182">
          <w:rPr>
            <w:rFonts w:ascii="Times New Roman" w:hAnsi="Times New Roman" w:cs="Times New Roman"/>
            <w:color w:val="000000"/>
            <w:sz w:val="24"/>
            <w:szCs w:val="24"/>
          </w:rPr>
          <w:delText xml:space="preserve">where we inferred </w:delText>
        </w:r>
        <w:r>
          <w:rPr>
            <w:rFonts w:ascii="Times New Roman" w:hAnsi="Times New Roman" w:cs="Times New Roman"/>
            <w:color w:val="000000"/>
            <w:sz w:val="24"/>
            <w:szCs w:val="24"/>
          </w:rPr>
          <w:delText xml:space="preserve">altered physiochemical conditions varied among the ecoregions and could indicate </w:delText>
        </w:r>
        <w:r w:rsidR="006C0FC2">
          <w:rPr>
            <w:rFonts w:ascii="Times New Roman" w:hAnsi="Times New Roman" w:cs="Times New Roman"/>
            <w:color w:val="000000"/>
            <w:sz w:val="24"/>
            <w:szCs w:val="24"/>
          </w:rPr>
          <w:delText>regional differences in the</w:delText>
        </w:r>
        <w:r w:rsidR="00604182">
          <w:rPr>
            <w:rFonts w:ascii="Times New Roman" w:hAnsi="Times New Roman" w:cs="Times New Roman"/>
            <w:color w:val="000000"/>
            <w:sz w:val="24"/>
            <w:szCs w:val="24"/>
          </w:rPr>
          <w:delText xml:space="preserve"> extent and magnitude of </w:delText>
        </w:r>
        <w:r w:rsidR="00D70C46">
          <w:rPr>
            <w:rFonts w:ascii="Times New Roman" w:hAnsi="Times New Roman" w:cs="Times New Roman"/>
            <w:color w:val="000000"/>
            <w:sz w:val="24"/>
            <w:szCs w:val="24"/>
          </w:rPr>
          <w:delText xml:space="preserve">specific </w:delText>
        </w:r>
        <w:r w:rsidR="00604182">
          <w:rPr>
            <w:rFonts w:ascii="Times New Roman" w:hAnsi="Times New Roman" w:cs="Times New Roman"/>
            <w:color w:val="000000"/>
            <w:sz w:val="24"/>
            <w:szCs w:val="24"/>
          </w:rPr>
          <w:delText>anthropogenic activities, as well as the types of disturbance and their effects on their physiochemical and biotic conditions</w:delText>
        </w:r>
        <w:r>
          <w:rPr>
            <w:rFonts w:ascii="Times New Roman" w:hAnsi="Times New Roman" w:cs="Times New Roman"/>
            <w:color w:val="000000"/>
            <w:sz w:val="24"/>
            <w:szCs w:val="24"/>
          </w:rPr>
          <w:delText>. For example</w:delText>
        </w:r>
        <w:r w:rsidR="006C0FC2">
          <w:rPr>
            <w:rFonts w:ascii="Times New Roman" w:hAnsi="Times New Roman" w:cs="Times New Roman"/>
            <w:color w:val="000000"/>
            <w:sz w:val="24"/>
            <w:szCs w:val="24"/>
          </w:rPr>
          <w:delText>,</w:delText>
        </w:r>
        <w:r>
          <w:rPr>
            <w:rFonts w:ascii="Times New Roman" w:hAnsi="Times New Roman" w:cs="Times New Roman"/>
            <w:color w:val="000000"/>
            <w:sz w:val="24"/>
            <w:szCs w:val="24"/>
          </w:rPr>
          <w:delText xml:space="preserve"> </w:delText>
        </w:r>
        <w:r w:rsidR="006C0FC2">
          <w:rPr>
            <w:rFonts w:ascii="Times New Roman" w:hAnsi="Times New Roman" w:cs="Times New Roman"/>
            <w:color w:val="000000"/>
            <w:sz w:val="24"/>
            <w:szCs w:val="24"/>
          </w:rPr>
          <w:delText xml:space="preserve">the larger portion of sites </w:delText>
        </w:r>
        <w:r w:rsidR="000D5D73">
          <w:rPr>
            <w:rFonts w:ascii="Times New Roman" w:hAnsi="Times New Roman" w:cs="Times New Roman"/>
            <w:color w:val="000000"/>
            <w:sz w:val="24"/>
            <w:szCs w:val="24"/>
          </w:rPr>
          <w:delText xml:space="preserve">with </w:delText>
        </w:r>
        <w:r w:rsidR="006C0FC2">
          <w:rPr>
            <w:rFonts w:ascii="Times New Roman" w:hAnsi="Times New Roman" w:cs="Times New Roman"/>
            <w:color w:val="000000"/>
            <w:sz w:val="24"/>
            <w:szCs w:val="24"/>
          </w:rPr>
          <w:delText xml:space="preserve">higher than expected total nitrogen </w:delText>
        </w:r>
        <w:r w:rsidR="00604182">
          <w:rPr>
            <w:rFonts w:ascii="Times New Roman" w:hAnsi="Times New Roman" w:cs="Times New Roman"/>
            <w:color w:val="000000"/>
            <w:sz w:val="24"/>
            <w:szCs w:val="24"/>
          </w:rPr>
          <w:delText>in Temperate Plains and Upper Midwest</w:delText>
        </w:r>
        <w:r w:rsidR="00D70C46">
          <w:rPr>
            <w:rFonts w:ascii="Times New Roman" w:hAnsi="Times New Roman" w:cs="Times New Roman"/>
            <w:color w:val="000000"/>
            <w:sz w:val="24"/>
            <w:szCs w:val="24"/>
          </w:rPr>
          <w:delText xml:space="preserve"> suggests that</w:delText>
        </w:r>
        <w:r w:rsidR="00604182">
          <w:rPr>
            <w:rFonts w:ascii="Times New Roman" w:hAnsi="Times New Roman" w:cs="Times New Roman"/>
            <w:color w:val="000000"/>
            <w:sz w:val="24"/>
            <w:szCs w:val="24"/>
          </w:rPr>
          <w:delText xml:space="preserve"> </w:delText>
        </w:r>
        <w:r w:rsidR="00D70C46">
          <w:rPr>
            <w:rFonts w:ascii="Times New Roman" w:hAnsi="Times New Roman" w:cs="Times New Roman"/>
            <w:color w:val="000000"/>
            <w:sz w:val="24"/>
            <w:szCs w:val="24"/>
          </w:rPr>
          <w:delText>nutrient inputs associated with agricultural activities may be elevating in stream nutrient concentrations</w:delText>
        </w:r>
        <w:r w:rsidR="00604182">
          <w:rPr>
            <w:rFonts w:ascii="Times New Roman" w:hAnsi="Times New Roman" w:cs="Times New Roman"/>
            <w:color w:val="000000"/>
            <w:sz w:val="24"/>
            <w:szCs w:val="24"/>
          </w:rPr>
          <w:delText xml:space="preserve"> </w:delText>
        </w:r>
      </w:del>
      <w:ins w:id="1624" w:author="Kopp, Darin" w:date="2025-02-20T15:34:00Z">
        <w:r w:rsidR="005334C7">
          <w:rPr>
            <w:rFonts w:ascii="Times New Roman" w:hAnsi="Times New Roman" w:cs="Times New Roman"/>
            <w:color w:val="000000"/>
            <w:sz w:val="24"/>
            <w:szCs w:val="24"/>
          </w:rPr>
          <w:t xml:space="preserve">. </w:t>
        </w:r>
        <w:r w:rsidR="00E5204B">
          <w:rPr>
            <w:rFonts w:ascii="Times New Roman" w:hAnsi="Times New Roman" w:cs="Times New Roman"/>
            <w:color w:val="000000"/>
            <w:sz w:val="24"/>
            <w:szCs w:val="24"/>
          </w:rPr>
          <w:t>Although, t</w:t>
        </w:r>
        <w:r w:rsidR="005334C7">
          <w:rPr>
            <w:rFonts w:ascii="Times New Roman" w:hAnsi="Times New Roman" w:cs="Times New Roman"/>
            <w:color w:val="000000"/>
            <w:sz w:val="24"/>
            <w:szCs w:val="24"/>
          </w:rPr>
          <w:t>his</w:t>
        </w:r>
        <w:r w:rsidR="00EE09C7">
          <w:rPr>
            <w:rFonts w:ascii="Times New Roman" w:hAnsi="Times New Roman" w:cs="Times New Roman"/>
            <w:color w:val="000000"/>
            <w:sz w:val="24"/>
            <w:szCs w:val="24"/>
          </w:rPr>
          <w:t xml:space="preserve"> feature</w:t>
        </w:r>
        <w:r w:rsidR="005334C7">
          <w:rPr>
            <w:rFonts w:ascii="Times New Roman" w:hAnsi="Times New Roman" w:cs="Times New Roman"/>
            <w:color w:val="000000"/>
            <w:sz w:val="24"/>
            <w:szCs w:val="24"/>
          </w:rPr>
          <w:t xml:space="preserve"> kep</w:t>
        </w:r>
        <w:r w:rsidR="003F7ADE">
          <w:rPr>
            <w:rFonts w:ascii="Times New Roman" w:hAnsi="Times New Roman" w:cs="Times New Roman"/>
            <w:color w:val="000000"/>
            <w:sz w:val="24"/>
            <w:szCs w:val="24"/>
          </w:rPr>
          <w:t>t</w:t>
        </w:r>
        <w:r w:rsidR="005334C7">
          <w:rPr>
            <w:rFonts w:ascii="Times New Roman" w:hAnsi="Times New Roman" w:cs="Times New Roman"/>
            <w:color w:val="000000"/>
            <w:sz w:val="24"/>
            <w:szCs w:val="24"/>
          </w:rPr>
          <w:t xml:space="preserve"> our model sufficiently tractable</w:t>
        </w:r>
        <w:r w:rsidR="00F70844">
          <w:rPr>
            <w:rFonts w:ascii="Times New Roman" w:hAnsi="Times New Roman" w:cs="Times New Roman"/>
            <w:color w:val="000000"/>
            <w:sz w:val="24"/>
            <w:szCs w:val="24"/>
          </w:rPr>
          <w:t xml:space="preserve"> it </w:t>
        </w:r>
        <w:r w:rsidR="005334C7">
          <w:rPr>
            <w:rFonts w:ascii="Times New Roman" w:hAnsi="Times New Roman" w:cs="Times New Roman"/>
            <w:sz w:val="24"/>
            <w:szCs w:val="24"/>
          </w:rPr>
          <w:t xml:space="preserve">limits our ability to make accurate predictions to new locations </w:t>
        </w:r>
        <w:r w:rsidR="005334C7">
          <w:rPr>
            <w:rFonts w:ascii="Times New Roman" w:hAnsi="Times New Roman" w:cs="Times New Roman"/>
            <w:sz w:val="24"/>
            <w:szCs w:val="24"/>
          </w:rPr>
          <w:fldChar w:fldCharType="begin">
            <w:fldData xml:space="preserve">PEVuZE5vdGU+PENpdGU+PEF1dGhvcj5BYnJlZ288L0F1dGhvcj48WWVhcj4yMDIzPC9ZZWFyPjxS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</w:fldData>
          </w:fldChar>
        </w:r>
        <w:r w:rsidR="00E5204B">
          <w:rPr>
            <w:rFonts w:ascii="Times New Roman" w:hAnsi="Times New Roman" w:cs="Times New Roman"/>
            <w:sz w:val="24"/>
            <w:szCs w:val="24"/>
          </w:rPr>
          <w:instrText xml:space="preserve"> ADDIN EN.CITE </w:instrText>
        </w:r>
        <w:r w:rsidR="00E5204B">
          <w:rPr>
            <w:rFonts w:ascii="Times New Roman" w:hAnsi="Times New Roman" w:cs="Times New Roman"/>
            <w:sz w:val="24"/>
            <w:szCs w:val="24"/>
          </w:rPr>
          <w:fldChar w:fldCharType="begin">
            <w:fldData xml:space="preserve">PEVuZE5vdGU+PENpdGU+PEF1dGhvcj5BYnJlZ288L0F1dGhvcj48WWVhcj4yMDIzPC9ZZWFyPjxS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</w:fldData>
          </w:fldChar>
        </w:r>
        <w:r w:rsidR="00E5204B">
          <w:rPr>
            <w:rFonts w:ascii="Times New Roman" w:hAnsi="Times New Roman" w:cs="Times New Roman"/>
            <w:sz w:val="24"/>
            <w:szCs w:val="24"/>
          </w:rPr>
          <w:instrText xml:space="preserve"> ADDIN EN.CITE.DATA </w:instrText>
        </w:r>
        <w:r w:rsidR="00E5204B">
          <w:rPr>
            <w:rFonts w:ascii="Times New Roman" w:hAnsi="Times New Roman" w:cs="Times New Roman"/>
            <w:sz w:val="24"/>
            <w:szCs w:val="24"/>
          </w:rPr>
        </w:r>
        <w:r w:rsidR="00E5204B">
          <w:rPr>
            <w:rFonts w:ascii="Times New Roman" w:hAnsi="Times New Roman" w:cs="Times New Roman"/>
            <w:sz w:val="24"/>
            <w:szCs w:val="24"/>
          </w:rPr>
          <w:fldChar w:fldCharType="end"/>
        </w:r>
        <w:r w:rsidR="005334C7">
          <w:rPr>
            <w:rFonts w:ascii="Times New Roman" w:hAnsi="Times New Roman" w:cs="Times New Roman"/>
            <w:sz w:val="24"/>
            <w:szCs w:val="24"/>
          </w:rPr>
        </w:r>
        <w:r w:rsidR="005334C7">
          <w:rPr>
            <w:rFonts w:ascii="Times New Roman" w:hAnsi="Times New Roman" w:cs="Times New Roman"/>
            <w:sz w:val="24"/>
            <w:szCs w:val="24"/>
          </w:rPr>
          <w:fldChar w:fldCharType="separate"/>
        </w:r>
        <w:r w:rsidR="00E5204B">
          <w:rPr>
            <w:rFonts w:ascii="Times New Roman" w:hAnsi="Times New Roman" w:cs="Times New Roman"/>
            <w:noProof/>
            <w:sz w:val="24"/>
            <w:szCs w:val="24"/>
          </w:rPr>
          <w:t>(</w:t>
        </w:r>
        <w:r w:rsidR="00000000">
          <w:fldChar w:fldCharType="begin"/>
        </w:r>
        <w:r w:rsidR="00000000">
          <w:instrText>HYPERLINK \l "_ENREF_1" \o "Abrego, 2023 #288"</w:instrText>
        </w:r>
        <w:r w:rsidR="00000000">
          <w:fldChar w:fldCharType="separate"/>
        </w:r>
        <w:r w:rsidR="00707795">
          <w:rPr>
            <w:rFonts w:ascii="Times New Roman" w:hAnsi="Times New Roman" w:cs="Times New Roman"/>
            <w:noProof/>
            <w:sz w:val="24"/>
            <w:szCs w:val="24"/>
          </w:rPr>
          <w:t>Abrego and Ovaskainen 2023</w:t>
        </w:r>
        <w:r w:rsidR="00000000">
          <w:rPr>
            <w:rFonts w:ascii="Times New Roman" w:hAnsi="Times New Roman" w:cs="Times New Roman"/>
            <w:noProof/>
            <w:sz w:val="24"/>
            <w:szCs w:val="24"/>
          </w:rPr>
          <w:fldChar w:fldCharType="end"/>
        </w:r>
        <w:r w:rsidR="00E5204B">
          <w:rPr>
            <w:rFonts w:ascii="Times New Roman" w:hAnsi="Times New Roman" w:cs="Times New Roman"/>
            <w:noProof/>
            <w:sz w:val="24"/>
            <w:szCs w:val="24"/>
          </w:rPr>
          <w:t>)</w:t>
        </w:r>
        <w:r w:rsidR="005334C7">
          <w:rPr>
            <w:rFonts w:ascii="Times New Roman" w:hAnsi="Times New Roman" w:cs="Times New Roman"/>
            <w:sz w:val="24"/>
            <w:szCs w:val="24"/>
          </w:rPr>
          <w:fldChar w:fldCharType="end"/>
        </w:r>
        <w:r w:rsidR="005334C7">
          <w:rPr>
            <w:rFonts w:ascii="Times New Roman" w:hAnsi="Times New Roman" w:cs="Times New Roman"/>
            <w:sz w:val="24"/>
            <w:szCs w:val="24"/>
          </w:rPr>
          <w:t>. However</w:t>
        </w:r>
        <w:r w:rsidR="00E5204B">
          <w:rPr>
            <w:rFonts w:ascii="Times New Roman" w:hAnsi="Times New Roman" w:cs="Times New Roman"/>
            <w:sz w:val="24"/>
            <w:szCs w:val="24"/>
          </w:rPr>
          <w:t xml:space="preserve">, </w:t>
        </w:r>
        <w:r w:rsidR="003F7ADE">
          <w:rPr>
            <w:rFonts w:ascii="Times New Roman" w:hAnsi="Times New Roman" w:cs="Times New Roman"/>
            <w:sz w:val="24"/>
            <w:szCs w:val="24"/>
          </w:rPr>
          <w:t>predicting to new locations was not our objective</w:t>
        </w:r>
        <w:r w:rsidR="00E5204B">
          <w:rPr>
            <w:rFonts w:ascii="Times New Roman" w:hAnsi="Times New Roman" w:cs="Times New Roman"/>
            <w:sz w:val="24"/>
            <w:szCs w:val="24"/>
          </w:rPr>
          <w:t xml:space="preserve">. </w:t>
        </w:r>
        <w:r w:rsidR="00EE09C7">
          <w:rPr>
            <w:rFonts w:ascii="Times New Roman" w:hAnsi="Times New Roman" w:cs="Times New Roman"/>
            <w:sz w:val="24"/>
            <w:szCs w:val="24"/>
          </w:rPr>
          <w:t>Rather</w:t>
        </w:r>
        <w:r w:rsidR="00F773C1">
          <w:rPr>
            <w:rFonts w:ascii="Times New Roman" w:hAnsi="Times New Roman" w:cs="Times New Roman"/>
            <w:sz w:val="24"/>
            <w:szCs w:val="24"/>
          </w:rPr>
          <w:t>,</w:t>
        </w:r>
        <w:r w:rsidR="00E5204B">
          <w:rPr>
            <w:rFonts w:ascii="Times New Roman" w:hAnsi="Times New Roman" w:cs="Times New Roman"/>
            <w:sz w:val="24"/>
            <w:szCs w:val="24"/>
          </w:rPr>
          <w:t xml:space="preserve"> </w:t>
        </w:r>
        <w:r w:rsidR="00EE09C7">
          <w:rPr>
            <w:rFonts w:ascii="Times New Roman" w:hAnsi="Times New Roman" w:cs="Times New Roman"/>
            <w:sz w:val="24"/>
            <w:szCs w:val="24"/>
          </w:rPr>
          <w:t>our</w:t>
        </w:r>
        <w:r w:rsidR="00E5204B">
          <w:rPr>
            <w:rFonts w:ascii="Times New Roman" w:hAnsi="Times New Roman" w:cs="Times New Roman"/>
            <w:sz w:val="24"/>
            <w:szCs w:val="24"/>
          </w:rPr>
          <w:t xml:space="preserve"> models establish empirical relationships between macroinvertebrate occurrences and then evaluate how those assemblages might differ if </w:t>
        </w:r>
        <w:r w:rsidR="000927D8">
          <w:rPr>
            <w:rFonts w:ascii="Times New Roman" w:hAnsi="Times New Roman" w:cs="Times New Roman"/>
            <w:sz w:val="24"/>
            <w:szCs w:val="24"/>
          </w:rPr>
          <w:t xml:space="preserve">select </w:t>
        </w:r>
        <w:r w:rsidR="00E5204B">
          <w:rPr>
            <w:rFonts w:ascii="Times New Roman" w:hAnsi="Times New Roman" w:cs="Times New Roman"/>
            <w:sz w:val="24"/>
            <w:szCs w:val="24"/>
          </w:rPr>
          <w:t>physiochemical conditions change</w:t>
        </w:r>
        <w:r w:rsidR="000927D8">
          <w:rPr>
            <w:rFonts w:ascii="Times New Roman" w:hAnsi="Times New Roman" w:cs="Times New Roman"/>
            <w:sz w:val="24"/>
            <w:szCs w:val="24"/>
          </w:rPr>
          <w:t xml:space="preserve">d </w:t>
        </w:r>
        <w:r w:rsidR="00EE09C7">
          <w:rPr>
            <w:rFonts w:ascii="Times New Roman" w:hAnsi="Times New Roman" w:cs="Times New Roman"/>
            <w:sz w:val="24"/>
            <w:szCs w:val="24"/>
          </w:rPr>
          <w:t xml:space="preserve">while </w:t>
        </w:r>
        <w:r w:rsidR="000927D8">
          <w:rPr>
            <w:rFonts w:ascii="Times New Roman" w:hAnsi="Times New Roman" w:cs="Times New Roman"/>
            <w:sz w:val="24"/>
            <w:szCs w:val="24"/>
          </w:rPr>
          <w:t>all else remained constant</w:t>
        </w:r>
        <w:r w:rsidR="00E5204B">
          <w:rPr>
            <w:rFonts w:ascii="Times New Roman" w:hAnsi="Times New Roman" w:cs="Times New Roman"/>
            <w:sz w:val="24"/>
            <w:szCs w:val="24"/>
          </w:rPr>
          <w:t xml:space="preserve">. Furthermore, </w:t>
        </w:r>
        <w:r w:rsidR="003F7ADE">
          <w:rPr>
            <w:rFonts w:ascii="Times New Roman" w:hAnsi="Times New Roman" w:cs="Times New Roman"/>
            <w:sz w:val="24"/>
            <w:szCs w:val="24"/>
          </w:rPr>
          <w:t xml:space="preserve">because the </w:t>
        </w:r>
        <w:r w:rsidR="00284C5F">
          <w:rPr>
            <w:rFonts w:ascii="Times New Roman" w:hAnsi="Times New Roman" w:cs="Times New Roman"/>
            <w:sz w:val="24"/>
            <w:szCs w:val="24"/>
          </w:rPr>
          <w:t xml:space="preserve">data </w:t>
        </w:r>
        <w:r w:rsidR="005334C7">
          <w:rPr>
            <w:rFonts w:ascii="Times New Roman" w:hAnsi="Times New Roman" w:cs="Times New Roman"/>
            <w:sz w:val="24"/>
            <w:szCs w:val="24"/>
          </w:rPr>
          <w:t>we used for our analysis w</w:t>
        </w:r>
        <w:r w:rsidR="00E5204B">
          <w:rPr>
            <w:rFonts w:ascii="Times New Roman" w:hAnsi="Times New Roman" w:cs="Times New Roman"/>
            <w:sz w:val="24"/>
            <w:szCs w:val="24"/>
          </w:rPr>
          <w:t>as</w:t>
        </w:r>
        <w:r w:rsidR="005334C7">
          <w:rPr>
            <w:rFonts w:ascii="Times New Roman" w:hAnsi="Times New Roman" w:cs="Times New Roman"/>
            <w:sz w:val="24"/>
            <w:szCs w:val="24"/>
          </w:rPr>
          <w:t xml:space="preserve"> collected as part of a probabilistic survey</w:t>
        </w:r>
        <w:r w:rsidR="00284C5F">
          <w:rPr>
            <w:rFonts w:ascii="Times New Roman" w:hAnsi="Times New Roman" w:cs="Times New Roman"/>
            <w:sz w:val="24"/>
            <w:szCs w:val="24"/>
          </w:rPr>
          <w:t>,</w:t>
        </w:r>
        <w:r w:rsidR="005334C7">
          <w:rPr>
            <w:rFonts w:ascii="Times New Roman" w:hAnsi="Times New Roman" w:cs="Times New Roman"/>
            <w:sz w:val="24"/>
            <w:szCs w:val="24"/>
          </w:rPr>
          <w:t xml:space="preserve"> designed to be representative of the population of stream and rivers </w:t>
        </w:r>
        <w:r w:rsidR="005334C7">
          <w:rPr>
            <w:rFonts w:ascii="Times New Roman" w:hAnsi="Times New Roman" w:cs="Times New Roman"/>
            <w:sz w:val="24"/>
            <w:szCs w:val="24"/>
          </w:rPr>
          <w:fldChar w:fldCharType="begin"/>
        </w:r>
        <w:r w:rsidR="005334C7">
          <w:rPr>
            <w:rFonts w:ascii="Times New Roman" w:hAnsi="Times New Roman" w:cs="Times New Roman"/>
            <w:sz w:val="24"/>
            <w:szCs w:val="24"/>
          </w:rPr>
          <w:instrText xml:space="preserve"> ADDIN EN.CITE &lt;EndNote&gt;&lt;Cite&gt;&lt;Author&gt;Olsen&lt;/Author&gt;&lt;Year&gt;2008&lt;/Year&gt;&lt;RecNum&gt;74&lt;/RecNum&gt;&lt;DisplayText&gt;(Olsen and Peck 2008)&lt;/DisplayText&gt;&lt;record&gt;&lt;rec-number&gt;74&lt;/rec-number&gt;&lt;foreign-keys&gt;&lt;key app="EN" db-id="rtxzfetfi9xw07eeartpf9t7wwtdt2arspvw" timestamp="1708628531" guid="266dece4-6bc2-4ee6-a291-3ec40757f73d"&gt;74&lt;/key&gt;&lt;/foreign-keys&gt;&lt;ref-type name="Journal Article"&gt;17&lt;/ref-type&gt;&lt;contributors&gt;&lt;authors&gt;&lt;author&gt;Olsen, Anthony R.&lt;/author&gt;&lt;author&gt;Peck, David V.&lt;/author&gt;&lt;/authors&gt;&lt;/contributors&gt;&lt;titles&gt;&lt;title&gt;Survey design and extent estimates for the Wadeable Streams Assessment&lt;/title&gt;&lt;secondary-title&gt;Journal of the North American Benthological Society&lt;/secondary-title&gt;&lt;/titles&gt;&lt;periodical&gt;&lt;full-title&gt;Journal of the North American Benthological Society&lt;/full-title&gt;&lt;/periodical&gt;&lt;pages&gt;822-836&lt;/pages&gt;&lt;volume&gt;27&lt;/volume&gt;&lt;number&gt;4&lt;/number&gt;&lt;dates&gt;&lt;year&gt;2008&lt;/year&gt;&lt;pub-dates&gt;&lt;date&gt;2008/12/01&lt;/date&gt;&lt;/pub-dates&gt;&lt;/dates&gt;&lt;publisher&gt;The University of Chicago Press&lt;/publisher&gt;&lt;isbn&gt;0887-3593&lt;/isbn&gt;&lt;urls&gt;&lt;related-urls&gt;&lt;url&gt;https://doi.org/10.1899/08-050.1&lt;/url&gt;&lt;/related-urls&gt;&lt;/urls&gt;&lt;electronic-resource-num&gt;10.1899/08-050.1&lt;/electronic-resource-num&gt;&lt;access-date&gt;2024/02/22&lt;/access-date&gt;&lt;/record&gt;&lt;/Cite&gt;&lt;/EndNote&gt;</w:instrText>
        </w:r>
        <w:r w:rsidR="005334C7">
          <w:rPr>
            <w:rFonts w:ascii="Times New Roman" w:hAnsi="Times New Roman" w:cs="Times New Roman"/>
            <w:sz w:val="24"/>
            <w:szCs w:val="24"/>
          </w:rPr>
          <w:fldChar w:fldCharType="separate"/>
        </w:r>
        <w:r w:rsidR="005334C7">
          <w:rPr>
            <w:rFonts w:ascii="Times New Roman" w:hAnsi="Times New Roman" w:cs="Times New Roman"/>
            <w:noProof/>
            <w:sz w:val="24"/>
            <w:szCs w:val="24"/>
          </w:rPr>
          <w:t>(</w:t>
        </w:r>
        <w:r w:rsidR="00000000">
          <w:fldChar w:fldCharType="begin"/>
        </w:r>
        <w:r w:rsidR="00000000">
          <w:instrText>HYPERLINK \l "_ENREF_55" \o "Olsen, 2008 #74"</w:instrText>
        </w:r>
        <w:r w:rsidR="00000000">
          <w:fldChar w:fldCharType="separate"/>
        </w:r>
        <w:r w:rsidR="00707795">
          <w:rPr>
            <w:rFonts w:ascii="Times New Roman" w:hAnsi="Times New Roman" w:cs="Times New Roman"/>
            <w:noProof/>
            <w:sz w:val="24"/>
            <w:szCs w:val="24"/>
          </w:rPr>
          <w:t>Olsen and Peck 2008</w:t>
        </w:r>
        <w:r w:rsidR="00000000">
          <w:rPr>
            <w:rFonts w:ascii="Times New Roman" w:hAnsi="Times New Roman" w:cs="Times New Roman"/>
            <w:noProof/>
            <w:sz w:val="24"/>
            <w:szCs w:val="24"/>
          </w:rPr>
          <w:fldChar w:fldCharType="end"/>
        </w:r>
        <w:r w:rsidR="005334C7">
          <w:rPr>
            <w:rFonts w:ascii="Times New Roman" w:hAnsi="Times New Roman" w:cs="Times New Roman"/>
            <w:noProof/>
            <w:sz w:val="24"/>
            <w:szCs w:val="24"/>
          </w:rPr>
          <w:t>)</w:t>
        </w:r>
        <w:r w:rsidR="005334C7">
          <w:rPr>
            <w:rFonts w:ascii="Times New Roman" w:hAnsi="Times New Roman" w:cs="Times New Roman"/>
            <w:sz w:val="24"/>
            <w:szCs w:val="24"/>
          </w:rPr>
          <w:fldChar w:fldCharType="end"/>
        </w:r>
        <w:r w:rsidR="00E5204B">
          <w:rPr>
            <w:rFonts w:ascii="Times New Roman" w:hAnsi="Times New Roman" w:cs="Times New Roman"/>
            <w:sz w:val="24"/>
            <w:szCs w:val="24"/>
          </w:rPr>
          <w:t>, our site-specific inferences can be aggregated to</w:t>
        </w:r>
        <w:r w:rsidR="000927D8">
          <w:rPr>
            <w:rFonts w:ascii="Times New Roman" w:hAnsi="Times New Roman" w:cs="Times New Roman"/>
            <w:sz w:val="24"/>
            <w:szCs w:val="24"/>
          </w:rPr>
          <w:t xml:space="preserve"> elucidate</w:t>
        </w:r>
        <w:r w:rsidR="00E5204B">
          <w:rPr>
            <w:rFonts w:ascii="Times New Roman" w:hAnsi="Times New Roman" w:cs="Times New Roman"/>
            <w:sz w:val="24"/>
            <w:szCs w:val="24"/>
          </w:rPr>
          <w:t xml:space="preserve"> regional and </w:t>
        </w:r>
        <w:r w:rsidR="00EE09C7">
          <w:rPr>
            <w:rFonts w:ascii="Times New Roman" w:hAnsi="Times New Roman" w:cs="Times New Roman"/>
            <w:sz w:val="24"/>
            <w:szCs w:val="24"/>
          </w:rPr>
          <w:t xml:space="preserve">sub-continental </w:t>
        </w:r>
        <w:r w:rsidR="000927D8">
          <w:rPr>
            <w:rFonts w:ascii="Times New Roman" w:hAnsi="Times New Roman" w:cs="Times New Roman"/>
            <w:sz w:val="24"/>
            <w:szCs w:val="24"/>
          </w:rPr>
          <w:t>patterns</w:t>
        </w:r>
        <w:r w:rsidR="00156499">
          <w:rPr>
            <w:rFonts w:ascii="Times New Roman" w:hAnsi="Times New Roman" w:cs="Times New Roman"/>
            <w:sz w:val="24"/>
            <w:szCs w:val="24"/>
          </w:rPr>
          <w:t>.</w:t>
        </w:r>
        <w:r w:rsidR="005334C7">
          <w:rPr>
            <w:rFonts w:ascii="Times New Roman" w:hAnsi="Times New Roman" w:cs="Times New Roman"/>
            <w:sz w:val="24"/>
            <w:szCs w:val="24"/>
          </w:rPr>
          <w:t xml:space="preserve"> </w:t>
        </w:r>
        <w:r w:rsidR="00E5204B">
          <w:rPr>
            <w:rFonts w:ascii="Times New Roman" w:hAnsi="Times New Roman" w:cs="Times New Roman"/>
            <w:sz w:val="24"/>
            <w:szCs w:val="24"/>
          </w:rPr>
          <w:t>Indeed, it m</w:t>
        </w:r>
        <w:r w:rsidR="00F773C1">
          <w:rPr>
            <w:rFonts w:ascii="Times New Roman" w:hAnsi="Times New Roman" w:cs="Times New Roman"/>
            <w:sz w:val="24"/>
            <w:szCs w:val="24"/>
          </w:rPr>
          <w:t>a</w:t>
        </w:r>
        <w:r w:rsidR="00E5204B">
          <w:rPr>
            <w:rFonts w:ascii="Times New Roman" w:hAnsi="Times New Roman" w:cs="Times New Roman"/>
            <w:sz w:val="24"/>
            <w:szCs w:val="24"/>
          </w:rPr>
          <w:t xml:space="preserve">y be undesirable to refit models </w:t>
        </w:r>
        <w:r w:rsidR="00F773C1">
          <w:rPr>
            <w:rFonts w:ascii="Times New Roman" w:hAnsi="Times New Roman" w:cs="Times New Roman"/>
            <w:sz w:val="24"/>
            <w:szCs w:val="24"/>
          </w:rPr>
          <w:t xml:space="preserve">every time an assessment is </w:t>
        </w:r>
        <w:r w:rsidR="006D04EC">
          <w:rPr>
            <w:rFonts w:ascii="Times New Roman" w:hAnsi="Times New Roman" w:cs="Times New Roman"/>
            <w:sz w:val="24"/>
            <w:szCs w:val="24"/>
          </w:rPr>
          <w:t>needed,</w:t>
        </w:r>
        <w:r w:rsidR="00F773C1">
          <w:rPr>
            <w:rFonts w:ascii="Times New Roman" w:hAnsi="Times New Roman" w:cs="Times New Roman"/>
            <w:sz w:val="24"/>
            <w:szCs w:val="24"/>
          </w:rPr>
          <w:t xml:space="preserve"> and f</w:t>
        </w:r>
        <w:r w:rsidR="005334C7">
          <w:rPr>
            <w:rFonts w:ascii="Times New Roman" w:hAnsi="Times New Roman" w:cs="Times New Roman"/>
            <w:sz w:val="24"/>
            <w:szCs w:val="24"/>
          </w:rPr>
          <w:t xml:space="preserve">uture efforts </w:t>
        </w:r>
        <w:r w:rsidR="00EE09C7">
          <w:rPr>
            <w:rFonts w:ascii="Times New Roman" w:hAnsi="Times New Roman" w:cs="Times New Roman"/>
            <w:sz w:val="24"/>
            <w:szCs w:val="24"/>
          </w:rPr>
          <w:t xml:space="preserve">should focus on improving </w:t>
        </w:r>
        <w:r w:rsidR="00F773C1">
          <w:rPr>
            <w:rFonts w:ascii="Times New Roman" w:hAnsi="Times New Roman" w:cs="Times New Roman"/>
            <w:sz w:val="24"/>
            <w:szCs w:val="24"/>
          </w:rPr>
          <w:t>predictive abilities</w:t>
        </w:r>
        <w:r w:rsidR="00EE09C7">
          <w:rPr>
            <w:rFonts w:ascii="Times New Roman" w:hAnsi="Times New Roman" w:cs="Times New Roman"/>
            <w:sz w:val="24"/>
            <w:szCs w:val="24"/>
          </w:rPr>
          <w:t xml:space="preserve"> by including immutable </w:t>
        </w:r>
        <w:r w:rsidR="00EA1D81">
          <w:rPr>
            <w:rFonts w:ascii="Times New Roman" w:hAnsi="Times New Roman" w:cs="Times New Roman"/>
            <w:sz w:val="24"/>
            <w:szCs w:val="24"/>
          </w:rPr>
          <w:t>factors in addition to stressor gradients</w:t>
        </w:r>
        <w:r w:rsidR="00EE09C7">
          <w:rPr>
            <w:rFonts w:ascii="Times New Roman" w:hAnsi="Times New Roman" w:cs="Times New Roman"/>
            <w:sz w:val="24"/>
            <w:szCs w:val="24"/>
          </w:rPr>
          <w:t xml:space="preserve"> </w:t>
        </w:r>
        <w:r w:rsidR="00EE09C7">
          <w:rPr>
            <w:rFonts w:ascii="Times New Roman" w:hAnsi="Times New Roman" w:cs="Times New Roman"/>
            <w:sz w:val="24"/>
            <w:szCs w:val="24"/>
          </w:rPr>
          <w:fldChar w:fldCharType="begin"/>
        </w:r>
        <w:r w:rsidR="00EE09C7">
          <w:rPr>
            <w:rFonts w:ascii="Times New Roman" w:hAnsi="Times New Roman" w:cs="Times New Roman"/>
            <w:sz w:val="24"/>
            <w:szCs w:val="24"/>
          </w:rPr>
          <w:instrText xml:space="preserve"> ADDIN EN.CITE &lt;EndNote&gt;&lt;Cite&gt;&lt;Author&gt;Yuan&lt;/Author&gt;&lt;Year&gt;2024&lt;/Year&gt;&lt;RecNum&gt;215&lt;/RecNum&gt;&lt;DisplayText&gt;(Yuan et al. 2024)&lt;/DisplayText&gt;&lt;record&gt;&lt;rec-number&gt;215&lt;/rec-number&gt;&lt;foreign-keys&gt;&lt;key app="EN" db-id="rtxzfetfi9xw07eeartpf9t7wwtdt2arspvw" timestamp="1724350667" guid="56e2cec9-8c2a-4185-8b59-0566a11a2e74"&gt;215&lt;/key&gt;&lt;/foreign-keys&gt;&lt;ref-type name="Journal Article"&gt;17&lt;/ref-type&gt;&lt;contributors&gt;&lt;authors&gt;&lt;author&gt;Yuan, Lester L.&lt;/author&gt;&lt;author&gt;Carlisle, Daren M.&lt;/author&gt;&lt;author&gt;Mitchell, Richard M.&lt;/author&gt;&lt;author&gt;Pollard, Amina I.&lt;/author&gt;&lt;/authors&gt;&lt;/contributors&gt;&lt;titles&gt;&lt;title&gt;Using models of local environmental conditions for biological assessment&lt;/title&gt;&lt;secondary-title&gt;Freshwater Science&lt;/secondary-title&gt;&lt;/titles&gt;&lt;periodical&gt;&lt;full-title&gt;Freshwater Science&lt;/full-title&gt;&lt;/periodical&gt;&lt;pages&gt;000-000&lt;/pages&gt;&lt;dates&gt;&lt;year&gt;2024&lt;/year&gt;&lt;/dates&gt;&lt;publisher&gt;The University of Chicago Press&lt;/publisher&gt;&lt;isbn&gt;2161-9549&lt;/isbn&gt;&lt;urls&gt;&lt;related-urls&gt;&lt;url&gt;https://doi.org/10.1086/731770&lt;/url&gt;&lt;/related-urls&gt;&lt;/urls&gt;&lt;electronic-resource-num&gt;10.1086/731770&lt;/electronic-resource-num&gt;&lt;access-date&gt;2024/08/22&lt;/access-date&gt;&lt;/record&gt;&lt;/Cite&gt;&lt;/EndNote&gt;</w:instrText>
        </w:r>
        <w:r w:rsidR="00EE09C7">
          <w:rPr>
            <w:rFonts w:ascii="Times New Roman" w:hAnsi="Times New Roman" w:cs="Times New Roman"/>
            <w:sz w:val="24"/>
            <w:szCs w:val="24"/>
          </w:rPr>
          <w:fldChar w:fldCharType="separate"/>
        </w:r>
        <w:r w:rsidR="00EE09C7">
          <w:rPr>
            <w:rFonts w:ascii="Times New Roman" w:hAnsi="Times New Roman" w:cs="Times New Roman"/>
            <w:noProof/>
            <w:sz w:val="24"/>
            <w:szCs w:val="24"/>
          </w:rPr>
          <w:t>(</w:t>
        </w:r>
        <w:r w:rsidR="00000000">
          <w:fldChar w:fldCharType="begin"/>
        </w:r>
        <w:r w:rsidR="00000000">
          <w:instrText>HYPERLINK \l "_ENREF_94" \o "Yuan, 2024 #215"</w:instrText>
        </w:r>
        <w:r w:rsidR="00000000">
          <w:fldChar w:fldCharType="separate"/>
        </w:r>
        <w:r w:rsidR="00707795">
          <w:rPr>
            <w:rFonts w:ascii="Times New Roman" w:hAnsi="Times New Roman" w:cs="Times New Roman"/>
            <w:noProof/>
            <w:sz w:val="24"/>
            <w:szCs w:val="24"/>
          </w:rPr>
          <w:t>Yuan et al. 2024</w:t>
        </w:r>
        <w:r w:rsidR="00000000">
          <w:rPr>
            <w:rFonts w:ascii="Times New Roman" w:hAnsi="Times New Roman" w:cs="Times New Roman"/>
            <w:noProof/>
            <w:sz w:val="24"/>
            <w:szCs w:val="24"/>
          </w:rPr>
          <w:fldChar w:fldCharType="end"/>
        </w:r>
        <w:r w:rsidR="00EE09C7">
          <w:rPr>
            <w:rFonts w:ascii="Times New Roman" w:hAnsi="Times New Roman" w:cs="Times New Roman"/>
            <w:noProof/>
            <w:sz w:val="24"/>
            <w:szCs w:val="24"/>
          </w:rPr>
          <w:t>)</w:t>
        </w:r>
        <w:r w:rsidR="00EE09C7">
          <w:rPr>
            <w:rFonts w:ascii="Times New Roman" w:hAnsi="Times New Roman" w:cs="Times New Roman"/>
            <w:sz w:val="24"/>
            <w:szCs w:val="24"/>
          </w:rPr>
          <w:fldChar w:fldCharType="end"/>
        </w:r>
        <w:r w:rsidR="00F70844">
          <w:rPr>
            <w:rFonts w:ascii="Times New Roman" w:hAnsi="Times New Roman" w:cs="Times New Roman"/>
            <w:sz w:val="24"/>
            <w:szCs w:val="24"/>
          </w:rPr>
          <w:t>.</w:t>
        </w:r>
        <w:r w:rsidR="00F773C1">
          <w:rPr>
            <w:rFonts w:ascii="Times New Roman" w:hAnsi="Times New Roman" w:cs="Times New Roman"/>
            <w:sz w:val="24"/>
            <w:szCs w:val="24"/>
          </w:rPr>
          <w:t xml:space="preserve"> </w:t>
        </w:r>
      </w:ins>
    </w:p>
    <w:p w14:paraId="314FB6A5" w14:textId="77777777" w:rsidR="00EE1EAE" w:rsidRDefault="00F70844" w:rsidP="00AB739A">
      <w:pPr>
        <w:spacing w:line="480" w:lineRule="auto"/>
        <w:ind w:firstLine="720"/>
        <w:contextualSpacing/>
        <w:rPr>
          <w:del w:id="1625" w:author="Kopp, Darin" w:date="2025-02-20T15:34:00Z"/>
          <w:rFonts w:ascii="Times New Roman" w:hAnsi="Times New Roman" w:cs="Times New Roman"/>
          <w:color w:val="000000"/>
          <w:sz w:val="24"/>
          <w:szCs w:val="24"/>
        </w:rPr>
      </w:pPr>
      <w:ins w:id="1626" w:author="Kopp, Darin" w:date="2025-02-20T15:34:00Z">
        <w:r>
          <w:rPr>
            <w:rFonts w:ascii="Times New Roman" w:hAnsi="Times New Roman" w:cs="Times New Roman"/>
            <w:sz w:val="24"/>
            <w:szCs w:val="24"/>
          </w:rPr>
          <w:t>Importantly o</w:t>
        </w:r>
        <w:r w:rsidR="00284C5F">
          <w:rPr>
            <w:rFonts w:ascii="Times New Roman" w:hAnsi="Times New Roman" w:cs="Times New Roman"/>
            <w:sz w:val="24"/>
            <w:szCs w:val="24"/>
          </w:rPr>
          <w:t>ur approach differs significantly from traditional, reference site-based approaches</w:t>
        </w:r>
        <w:r w:rsidR="008A625D">
          <w:rPr>
            <w:rFonts w:ascii="Times New Roman" w:hAnsi="Times New Roman" w:cs="Times New Roman"/>
            <w:sz w:val="24"/>
            <w:szCs w:val="24"/>
          </w:rPr>
          <w:t xml:space="preserve"> </w:t>
        </w:r>
      </w:ins>
      <w:r w:rsidR="008A625D">
        <w:rPr>
          <w:rFonts w:ascii="Times New Roman" w:hAnsi="Times New Roman"/>
          <w:sz w:val="24"/>
          <w:rPrChange w:id="1627" w:author="Kopp, Darin" w:date="2025-02-20T15:34:00Z">
            <w:rPr>
              <w:rFonts w:ascii="Times New Roman" w:hAnsi="Times New Roman"/>
              <w:color w:val="000000"/>
              <w:sz w:val="24"/>
            </w:rPr>
          </w:rPrChange>
        </w:rPr>
        <w:fldChar w:fldCharType="begin">
          <w:fldData xml:space="preserve">PEVuZE5vdGU+PENpdGU+PEF1dGhvcj5IYXdraW5zPC9BdXRob3I+PFllYXI+MjAwMDwvWWVhcj48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</w:fldData>
        </w:fldChar>
      </w:r>
      <w:r w:rsidR="008A625D">
        <w:rPr>
          <w:rFonts w:ascii="Times New Roman" w:hAnsi="Times New Roman"/>
          <w:sz w:val="24"/>
          <w:rPrChange w:id="1628" w:author="Kopp, Darin" w:date="2025-02-20T15:34:00Z">
            <w:rPr>
              <w:rFonts w:ascii="Times New Roman" w:hAnsi="Times New Roman"/>
              <w:color w:val="000000"/>
              <w:sz w:val="24"/>
            </w:rPr>
          </w:rPrChange>
        </w:rPr>
        <w:instrText xml:space="preserve"> ADDIN EN.CITE </w:instrText>
      </w:r>
      <w:r w:rsidR="008A625D">
        <w:rPr>
          <w:rFonts w:ascii="Times New Roman" w:hAnsi="Times New Roman"/>
          <w:sz w:val="24"/>
          <w:rPrChange w:id="1629" w:author="Kopp, Darin" w:date="2025-02-20T15:34:00Z">
            <w:rPr>
              <w:rFonts w:ascii="Times New Roman" w:hAnsi="Times New Roman"/>
              <w:color w:val="000000"/>
              <w:sz w:val="24"/>
            </w:rPr>
          </w:rPrChange>
        </w:rPr>
        <w:fldChar w:fldCharType="begin">
          <w:fldData xml:space="preserve">PEVuZE5vdGU+PENpdGU+PEF1dGhvcj5IYXdraW5zPC9BdXRob3I+PFllYXI+MjAwMDwvWWVhcj48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</w:fldData>
        </w:fldChar>
      </w:r>
      <w:r w:rsidR="008A625D">
        <w:rPr>
          <w:rFonts w:ascii="Times New Roman" w:hAnsi="Times New Roman" w:cs="Times New Roman"/>
          <w:sz w:val="24"/>
          <w:szCs w:val="24"/>
        </w:rPr>
        <w:instrText xml:space="preserve"> ADDIN EN.CITE.DATA </w:instrText>
      </w:r>
      <w:r w:rsidR="008A625D">
        <w:rPr>
          <w:rFonts w:ascii="Times New Roman" w:hAnsi="Times New Roman" w:cs="Times New Roman"/>
          <w:sz w:val="24"/>
          <w:szCs w:val="24"/>
        </w:rPr>
      </w:r>
      <w:r w:rsidR="008A625D">
        <w:rPr>
          <w:rFonts w:ascii="Times New Roman" w:hAnsi="Times New Roman"/>
          <w:sz w:val="24"/>
          <w:rPrChange w:id="1630" w:author="Kopp, Darin" w:date="2025-02-20T15:34:00Z">
            <w:rPr>
              <w:rFonts w:ascii="Times New Roman" w:hAnsi="Times New Roman"/>
              <w:color w:val="000000"/>
              <w:sz w:val="24"/>
            </w:rPr>
          </w:rPrChange>
        </w:rPr>
        <w:fldChar w:fldCharType="end"/>
      </w:r>
      <w:r w:rsidR="008A625D">
        <w:rPr>
          <w:rFonts w:ascii="Times New Roman" w:hAnsi="Times New Roman"/>
          <w:sz w:val="24"/>
          <w:rPrChange w:id="1631" w:author="Kopp, Darin" w:date="2025-02-20T15:34:00Z">
            <w:rPr>
              <w:rFonts w:ascii="Times New Roman" w:hAnsi="Times New Roman"/>
              <w:color w:val="000000"/>
              <w:sz w:val="24"/>
            </w:rPr>
          </w:rPrChange>
        </w:rPr>
      </w:r>
      <w:r w:rsidR="008A625D">
        <w:rPr>
          <w:rFonts w:ascii="Times New Roman" w:hAnsi="Times New Roman"/>
          <w:sz w:val="24"/>
          <w:rPrChange w:id="1632" w:author="Kopp, Darin" w:date="2025-02-20T15:34:00Z">
            <w:rPr>
              <w:rFonts w:ascii="Times New Roman" w:hAnsi="Times New Roman"/>
              <w:color w:val="000000"/>
              <w:sz w:val="24"/>
            </w:rPr>
          </w:rPrChange>
        </w:rPr>
        <w:fldChar w:fldCharType="separate"/>
      </w:r>
      <w:del w:id="1633" w:author="Kopp, Darin" w:date="2025-02-20T15:34:00Z">
        <w:r w:rsidR="002F5505">
          <w:rPr>
            <w:rFonts w:ascii="Times New Roman" w:hAnsi="Times New Roman" w:cs="Times New Roman"/>
            <w:noProof/>
            <w:color w:val="000000"/>
            <w:sz w:val="24"/>
            <w:szCs w:val="24"/>
          </w:rPr>
          <w:delText>(</w:delText>
        </w:r>
        <w:r w:rsidR="00000000">
          <w:fldChar w:fldCharType="begin"/>
        </w:r>
        <w:r w:rsidR="00000000">
          <w:delInstrText>HYPERLINK \l "_ENREF_39" \o "Lin, 2021 #70"</w:delInstrText>
        </w:r>
        <w:r w:rsidR="00000000">
          <w:fldChar w:fldCharType="separate"/>
        </w:r>
        <w:r w:rsidR="00FE06C8">
          <w:rPr>
            <w:rFonts w:ascii="Times New Roman" w:hAnsi="Times New Roman" w:cs="Times New Roman"/>
            <w:noProof/>
            <w:color w:val="000000"/>
            <w:sz w:val="24"/>
            <w:szCs w:val="24"/>
          </w:rPr>
          <w:delText>Lin et al. 2021</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"_ENREF_54" \o "Sabo, 2023 #69"</w:delInstrText>
        </w:r>
        <w:r w:rsidR="00000000">
          <w:fldChar w:fldCharType="separate"/>
        </w:r>
        <w:r w:rsidR="00FE06C8">
          <w:rPr>
            <w:rFonts w:ascii="Times New Roman" w:hAnsi="Times New Roman" w:cs="Times New Roman"/>
            <w:noProof/>
            <w:color w:val="000000"/>
            <w:sz w:val="24"/>
            <w:szCs w:val="24"/>
          </w:rPr>
          <w:delText>Sabo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del>
      <w:ins w:id="1634" w:author="Kopp, Darin" w:date="2025-02-20T15:34:00Z">
        <w:r w:rsidR="008A625D">
          <w:rPr>
            <w:rFonts w:ascii="Times New Roman" w:hAnsi="Times New Roman" w:cs="Times New Roman"/>
            <w:noProof/>
            <w:sz w:val="24"/>
            <w:szCs w:val="24"/>
          </w:rPr>
          <w:t>(</w:t>
        </w:r>
        <w:r w:rsidR="00000000">
          <w:fldChar w:fldCharType="begin"/>
        </w:r>
        <w:r w:rsidR="00000000">
          <w:instrText>HYPERLINK \l "_ENREF_27" \o "Hawkins, 2000 #24"</w:instrText>
        </w:r>
        <w:r w:rsidR="00000000">
          <w:fldChar w:fldCharType="separate"/>
        </w:r>
        <w:r w:rsidR="00707795">
          <w:rPr>
            <w:rFonts w:ascii="Times New Roman" w:hAnsi="Times New Roman" w:cs="Times New Roman"/>
            <w:noProof/>
            <w:sz w:val="24"/>
            <w:szCs w:val="24"/>
          </w:rPr>
          <w:t>Hawkins et al. 2000</w:t>
        </w:r>
        <w:r w:rsidR="00000000">
          <w:rPr>
            <w:rFonts w:ascii="Times New Roman" w:hAnsi="Times New Roman" w:cs="Times New Roman"/>
            <w:noProof/>
            <w:sz w:val="24"/>
            <w:szCs w:val="24"/>
          </w:rPr>
          <w:fldChar w:fldCharType="end"/>
        </w:r>
        <w:r w:rsidR="008A625D">
          <w:rPr>
            <w:rFonts w:ascii="Times New Roman" w:hAnsi="Times New Roman" w:cs="Times New Roman"/>
            <w:noProof/>
            <w:sz w:val="24"/>
            <w:szCs w:val="24"/>
          </w:rPr>
          <w:t xml:space="preserve">, </w:t>
        </w:r>
        <w:r w:rsidR="00000000">
          <w:fldChar w:fldCharType="begin"/>
        </w:r>
        <w:r w:rsidR="00000000">
          <w:instrText>HYPERLINK \l "_ENREF_31" \o "Herlihy, 2008 #27"</w:instrText>
        </w:r>
        <w:r w:rsidR="00000000">
          <w:fldChar w:fldCharType="separate"/>
        </w:r>
        <w:r w:rsidR="00707795">
          <w:rPr>
            <w:rFonts w:ascii="Times New Roman" w:hAnsi="Times New Roman" w:cs="Times New Roman"/>
            <w:noProof/>
            <w:sz w:val="24"/>
            <w:szCs w:val="24"/>
          </w:rPr>
          <w:t>Herlihy et al. 2008</w:t>
        </w:r>
        <w:r w:rsidR="00000000">
          <w:rPr>
            <w:rFonts w:ascii="Times New Roman" w:hAnsi="Times New Roman" w:cs="Times New Roman"/>
            <w:noProof/>
            <w:sz w:val="24"/>
            <w:szCs w:val="24"/>
          </w:rPr>
          <w:fldChar w:fldCharType="end"/>
        </w:r>
        <w:r w:rsidR="008A625D">
          <w:rPr>
            <w:rFonts w:ascii="Times New Roman" w:hAnsi="Times New Roman" w:cs="Times New Roman"/>
            <w:noProof/>
            <w:sz w:val="24"/>
            <w:szCs w:val="24"/>
          </w:rPr>
          <w:t xml:space="preserve">, </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sz w:val="24"/>
            <w:szCs w:val="24"/>
          </w:rPr>
          <w:t>USEPA 2023</w:t>
        </w:r>
        <w:r w:rsidR="00000000">
          <w:rPr>
            <w:rFonts w:ascii="Times New Roman" w:hAnsi="Times New Roman" w:cs="Times New Roman"/>
            <w:noProof/>
            <w:sz w:val="24"/>
            <w:szCs w:val="24"/>
          </w:rPr>
          <w:fldChar w:fldCharType="end"/>
        </w:r>
        <w:r w:rsidR="008A625D">
          <w:rPr>
            <w:rFonts w:ascii="Times New Roman" w:hAnsi="Times New Roman" w:cs="Times New Roman"/>
            <w:noProof/>
            <w:sz w:val="24"/>
            <w:szCs w:val="24"/>
          </w:rPr>
          <w:t>)</w:t>
        </w:r>
      </w:ins>
      <w:r w:rsidR="008A625D">
        <w:rPr>
          <w:rFonts w:ascii="Times New Roman" w:hAnsi="Times New Roman"/>
          <w:sz w:val="24"/>
          <w:rPrChange w:id="1635" w:author="Kopp, Darin" w:date="2025-02-20T15:34:00Z">
            <w:rPr>
              <w:rFonts w:ascii="Times New Roman" w:hAnsi="Times New Roman"/>
              <w:color w:val="000000"/>
              <w:sz w:val="24"/>
            </w:rPr>
          </w:rPrChange>
        </w:rPr>
        <w:fldChar w:fldCharType="end"/>
      </w:r>
      <w:del w:id="1636" w:author="Kopp, Darin" w:date="2025-02-20T15:34:00Z">
        <w:r w:rsidR="00D3408E">
          <w:rPr>
            <w:rFonts w:ascii="Times New Roman" w:hAnsi="Times New Roman" w:cs="Times New Roman"/>
            <w:color w:val="000000"/>
            <w:sz w:val="24"/>
            <w:szCs w:val="24"/>
          </w:rPr>
          <w:delText xml:space="preserve">. Similarly, </w:delText>
        </w:r>
        <w:r w:rsidR="00C5443C">
          <w:rPr>
            <w:rFonts w:ascii="Times New Roman" w:hAnsi="Times New Roman" w:cs="Times New Roman"/>
            <w:color w:val="000000"/>
            <w:sz w:val="24"/>
            <w:szCs w:val="24"/>
          </w:rPr>
          <w:delText xml:space="preserve">chloride concentrations exceed hindcasted estimates for </w:delText>
        </w:r>
        <w:r w:rsidR="000D5D73">
          <w:rPr>
            <w:rFonts w:ascii="Times New Roman" w:hAnsi="Times New Roman" w:cs="Times New Roman"/>
            <w:color w:val="000000"/>
            <w:sz w:val="24"/>
            <w:szCs w:val="24"/>
          </w:rPr>
          <w:delText xml:space="preserve">the </w:delText>
        </w:r>
        <w:r w:rsidR="00D3408E">
          <w:rPr>
            <w:rFonts w:ascii="Times New Roman" w:hAnsi="Times New Roman" w:cs="Times New Roman"/>
            <w:color w:val="000000"/>
            <w:sz w:val="24"/>
            <w:szCs w:val="24"/>
          </w:rPr>
          <w:delText xml:space="preserve">majority of streams in </w:delText>
        </w:r>
        <w:r w:rsidR="006F1B08">
          <w:rPr>
            <w:rFonts w:ascii="Times New Roman" w:hAnsi="Times New Roman" w:cs="Times New Roman"/>
            <w:color w:val="000000"/>
            <w:sz w:val="24"/>
            <w:szCs w:val="24"/>
          </w:rPr>
          <w:delText>Northern Appalachians</w:delText>
        </w:r>
        <w:r w:rsidR="00604182">
          <w:rPr>
            <w:rFonts w:ascii="Times New Roman" w:hAnsi="Times New Roman" w:cs="Times New Roman"/>
            <w:color w:val="000000"/>
            <w:sz w:val="24"/>
            <w:szCs w:val="24"/>
          </w:rPr>
          <w:delText>,</w:delText>
        </w:r>
        <w:r w:rsidR="00D3408E">
          <w:rPr>
            <w:rFonts w:ascii="Times New Roman" w:hAnsi="Times New Roman" w:cs="Times New Roman"/>
            <w:color w:val="000000"/>
            <w:sz w:val="24"/>
            <w:szCs w:val="24"/>
          </w:rPr>
          <w:delText xml:space="preserve"> potentially </w:delText>
        </w:r>
        <w:r w:rsidR="00604182">
          <w:rPr>
            <w:rFonts w:ascii="Times New Roman" w:hAnsi="Times New Roman" w:cs="Times New Roman"/>
            <w:color w:val="000000"/>
            <w:sz w:val="24"/>
            <w:szCs w:val="24"/>
          </w:rPr>
          <w:delText xml:space="preserve">reflecting the contribution </w:delText>
        </w:r>
        <w:r w:rsidR="00D3408E">
          <w:rPr>
            <w:rFonts w:ascii="Times New Roman" w:hAnsi="Times New Roman" w:cs="Times New Roman"/>
            <w:color w:val="000000"/>
            <w:sz w:val="24"/>
            <w:szCs w:val="24"/>
          </w:rPr>
          <w:delText>of road salts</w:delText>
        </w:r>
        <w:r w:rsidR="006C0FC2">
          <w:rPr>
            <w:rFonts w:ascii="Times New Roman" w:hAnsi="Times New Roman" w:cs="Times New Roman"/>
            <w:color w:val="000000"/>
            <w:sz w:val="24"/>
            <w:szCs w:val="24"/>
          </w:rPr>
          <w:delText xml:space="preserve"> </w:delText>
        </w:r>
        <w:r w:rsidR="000527ED">
          <w:rPr>
            <w:rFonts w:ascii="Times New Roman" w:hAnsi="Times New Roman" w:cs="Times New Roman"/>
            <w:color w:val="000000"/>
            <w:sz w:val="24"/>
            <w:szCs w:val="24"/>
          </w:rPr>
          <w:delText xml:space="preserve">in </w:delText>
        </w:r>
        <w:r w:rsidR="006C0FC2">
          <w:rPr>
            <w:rFonts w:ascii="Times New Roman" w:hAnsi="Times New Roman" w:cs="Times New Roman"/>
            <w:color w:val="000000"/>
            <w:sz w:val="24"/>
            <w:szCs w:val="24"/>
          </w:rPr>
          <w:delText>freshwater salinization</w:delText>
        </w:r>
        <w:r w:rsidR="00D3408E">
          <w:rPr>
            <w:rFonts w:ascii="Times New Roman" w:hAnsi="Times New Roman" w:cs="Times New Roman"/>
            <w:color w:val="000000"/>
            <w:sz w:val="24"/>
            <w:szCs w:val="24"/>
          </w:rPr>
          <w:delText xml:space="preserve"> </w:delText>
        </w:r>
        <w:r w:rsidR="00D3408E">
          <w:rPr>
            <w:rFonts w:ascii="Times New Roman" w:hAnsi="Times New Roman" w:cs="Times New Roman"/>
            <w:color w:val="000000"/>
            <w:sz w:val="24"/>
            <w:szCs w:val="24"/>
          </w:rPr>
          <w:fldChar w:fldCharType="begin"/>
        </w:r>
        <w:r w:rsidR="00317E8C">
          <w:rPr>
            <w:rFonts w:ascii="Times New Roman" w:hAnsi="Times New Roman" w:cs="Times New Roman"/>
            <w:color w:val="000000"/>
            <w:sz w:val="24"/>
            <w:szCs w:val="24"/>
          </w:rPr>
          <w:delInstrText xml:space="preserve"> ADDIN EN.CITE &lt;EndNote&gt;&lt;Cite&gt;&lt;Author&gt;Kaushal&lt;/Author&gt;&lt;Year&gt;2023&lt;/Year&gt;&lt;RecNum&gt;71&lt;/RecNum&gt;&lt;DisplayText&gt;(Kaushal et al. 2023)&lt;/DisplayText&gt;&lt;record&gt;&lt;rec-number&gt;71&lt;/rec-number&gt;&lt;foreign-keys&gt;&lt;key app="EN" db-id="rtxzfetfi9xw07eeartpf9t7wwtdt2arspvw" timestamp="1708624664" guid="b7016f2b-c073-40b3-8319-580404239b54"&gt;71&lt;/key&gt;&lt;/foreign-keys&gt;&lt;ref-type name="Journal Article"&gt;17&lt;/ref-type&gt;&lt;contributors&gt;&lt;authors&gt;&lt;author&gt;Kaushal, Sujay S.&lt;/author&gt;&lt;author&gt;Likens, Gene E.&lt;/author&gt;&lt;author&gt;Mayer, Paul M.&lt;/author&gt;&lt;author&gt;Shatkay, Ruth R.&lt;/author&gt;&lt;author&gt;Shelton, Sydney A.&lt;/author&gt;&lt;author&gt;Grant, Stanley B.&lt;/author&gt;&lt;author&gt;Utz, Ryan M.&lt;/author&gt;&lt;author&gt;Yaculak, Alexis M.&lt;/author&gt;&lt;author&gt;Maas, Carly M.&lt;/author&gt;&lt;author&gt;Reimer, Jenna E.&lt;/author&gt;&lt;author&gt;Bhide, Shantanu V.&lt;/author&gt;&lt;author&gt;Malin, Joseph T.&lt;/author&gt;&lt;author&gt;Rippy, Megan A.&lt;/author&gt;&lt;/authors&gt;&lt;/contributors&gt;&lt;titles&gt;&lt;title&gt;The anthropogenic salt cycle&lt;/title&gt;&lt;secondary-title&gt;Nature Reviews Earth &amp;amp; Environment&lt;/secondary-title&gt;&lt;/titles&gt;&lt;periodical&gt;&lt;full-title&gt;Nature Reviews Earth &amp;amp; Environment&lt;/full-title&gt;&lt;/periodical&gt;&lt;pages&gt;770-784&lt;/pages&gt;&lt;volume&gt;4&lt;/volume&gt;&lt;number&gt;11&lt;/number&gt;&lt;dates&gt;&lt;year&gt;2023&lt;/year&gt;&lt;pub-dates&gt;&lt;date&gt;2023/11/01&lt;/date&gt;&lt;/pub-dates&gt;&lt;/dates&gt;&lt;isbn&gt;2662-138X&lt;/isbn&gt;&lt;urls&gt;&lt;related-urls&gt;&lt;url&gt;https://doi.org/10.1038/s43017-023-00485-y&lt;/url&gt;&lt;/related-urls&gt;&lt;/urls&gt;&lt;electronic-resource-num&gt;10.1038/s43017-023-00485-y&lt;/electronic-resource-num&gt;&lt;/record&gt;&lt;/Cite&gt;&lt;/EndNote&gt;</w:delInstrText>
        </w:r>
        <w:r w:rsidR="00D3408E">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"_ENREF_35" \o "Kaushal, 2023 #71"</w:delInstrText>
        </w:r>
        <w:r w:rsidR="00000000">
          <w:fldChar w:fldCharType="separate"/>
        </w:r>
        <w:r w:rsidR="00FE06C8">
          <w:rPr>
            <w:rFonts w:ascii="Times New Roman" w:hAnsi="Times New Roman" w:cs="Times New Roman"/>
            <w:noProof/>
            <w:color w:val="000000"/>
            <w:sz w:val="24"/>
            <w:szCs w:val="24"/>
          </w:rPr>
          <w:delText>Kaushal et al. 2023</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D3408E">
          <w:rPr>
            <w:rFonts w:ascii="Times New Roman" w:hAnsi="Times New Roman" w:cs="Times New Roman"/>
            <w:color w:val="000000"/>
            <w:sz w:val="24"/>
            <w:szCs w:val="24"/>
          </w:rPr>
          <w:fldChar w:fldCharType="end"/>
        </w:r>
        <w:r w:rsidR="00D3408E">
          <w:rPr>
            <w:rFonts w:ascii="Times New Roman" w:hAnsi="Times New Roman" w:cs="Times New Roman"/>
            <w:color w:val="000000"/>
            <w:sz w:val="24"/>
            <w:szCs w:val="24"/>
          </w:rPr>
          <w:delText xml:space="preserve">. </w:delText>
        </w:r>
        <w:r w:rsidR="00D70C46">
          <w:rPr>
            <w:rFonts w:ascii="Times New Roman" w:hAnsi="Times New Roman" w:cs="Times New Roman"/>
            <w:color w:val="000000"/>
            <w:sz w:val="24"/>
            <w:szCs w:val="24"/>
          </w:rPr>
          <w:delText xml:space="preserve">The </w:delText>
        </w:r>
        <w:r w:rsidR="006F1B08">
          <w:rPr>
            <w:rFonts w:ascii="Times New Roman" w:hAnsi="Times New Roman" w:cs="Times New Roman"/>
            <w:color w:val="000000"/>
            <w:sz w:val="24"/>
            <w:szCs w:val="24"/>
          </w:rPr>
          <w:delText>Temperate Plains</w:delText>
        </w:r>
        <w:r w:rsidR="00D70C46">
          <w:rPr>
            <w:rFonts w:ascii="Times New Roman" w:hAnsi="Times New Roman" w:cs="Times New Roman"/>
            <w:color w:val="000000"/>
            <w:sz w:val="24"/>
            <w:szCs w:val="24"/>
          </w:rPr>
          <w:delText xml:space="preserve"> had</w:delText>
        </w:r>
        <w:r w:rsidR="006F1B08">
          <w:rPr>
            <w:rFonts w:ascii="Times New Roman" w:hAnsi="Times New Roman" w:cs="Times New Roman"/>
            <w:color w:val="000000"/>
            <w:sz w:val="24"/>
            <w:szCs w:val="24"/>
          </w:rPr>
          <w:delText xml:space="preserve"> </w:delText>
        </w:r>
        <w:r w:rsidR="00D70C46">
          <w:rPr>
            <w:rFonts w:ascii="Times New Roman" w:hAnsi="Times New Roman" w:cs="Times New Roman"/>
            <w:color w:val="000000"/>
            <w:sz w:val="24"/>
            <w:szCs w:val="24"/>
          </w:rPr>
          <w:delText>a</w:delText>
        </w:r>
        <w:r w:rsidR="00AB739A">
          <w:rPr>
            <w:rFonts w:ascii="Times New Roman" w:hAnsi="Times New Roman" w:cs="Times New Roman"/>
            <w:color w:val="000000"/>
            <w:sz w:val="24"/>
            <w:szCs w:val="24"/>
          </w:rPr>
          <w:delText xml:space="preserve"> </w:delText>
        </w:r>
        <w:r w:rsidR="00D70C46">
          <w:rPr>
            <w:rFonts w:ascii="Times New Roman" w:hAnsi="Times New Roman" w:cs="Times New Roman"/>
            <w:color w:val="000000"/>
            <w:sz w:val="24"/>
            <w:szCs w:val="24"/>
          </w:rPr>
          <w:delText xml:space="preserve">relatively large proportion of sites </w:delText>
        </w:r>
        <w:r w:rsidR="00AB739A">
          <w:rPr>
            <w:rFonts w:ascii="Times New Roman" w:hAnsi="Times New Roman" w:cs="Times New Roman"/>
            <w:color w:val="000000"/>
            <w:sz w:val="24"/>
            <w:szCs w:val="24"/>
          </w:rPr>
          <w:delText>with</w:delText>
        </w:r>
        <w:r w:rsidR="006C0FC2">
          <w:rPr>
            <w:rFonts w:ascii="Times New Roman" w:hAnsi="Times New Roman" w:cs="Times New Roman"/>
            <w:color w:val="000000"/>
            <w:sz w:val="24"/>
            <w:szCs w:val="24"/>
          </w:rPr>
          <w:delText xml:space="preserve"> finer substrates </w:delText>
        </w:r>
        <w:r w:rsidR="000527ED">
          <w:rPr>
            <w:rFonts w:ascii="Times New Roman" w:hAnsi="Times New Roman" w:cs="Times New Roman"/>
            <w:color w:val="000000"/>
            <w:sz w:val="24"/>
            <w:szCs w:val="24"/>
          </w:rPr>
          <w:delText xml:space="preserve">and reduced natural riparian vegetation </w:delText>
        </w:r>
        <w:r w:rsidR="00AB739A">
          <w:rPr>
            <w:rFonts w:ascii="Times New Roman" w:hAnsi="Times New Roman" w:cs="Times New Roman"/>
            <w:color w:val="000000"/>
            <w:sz w:val="24"/>
            <w:szCs w:val="24"/>
          </w:rPr>
          <w:delText xml:space="preserve">and </w:delText>
        </w:r>
        <w:r w:rsidR="006C0FC2">
          <w:rPr>
            <w:rFonts w:ascii="Times New Roman" w:hAnsi="Times New Roman" w:cs="Times New Roman"/>
            <w:color w:val="000000"/>
            <w:sz w:val="24"/>
            <w:szCs w:val="24"/>
          </w:rPr>
          <w:delText>emphasiz</w:delText>
        </w:r>
        <w:r w:rsidR="00AB739A">
          <w:rPr>
            <w:rFonts w:ascii="Times New Roman" w:hAnsi="Times New Roman" w:cs="Times New Roman"/>
            <w:color w:val="000000"/>
            <w:sz w:val="24"/>
            <w:szCs w:val="24"/>
          </w:rPr>
          <w:delText>es</w:delText>
        </w:r>
        <w:r w:rsidR="006C0FC2">
          <w:rPr>
            <w:rFonts w:ascii="Times New Roman" w:hAnsi="Times New Roman" w:cs="Times New Roman"/>
            <w:color w:val="000000"/>
            <w:sz w:val="24"/>
            <w:szCs w:val="24"/>
          </w:rPr>
          <w:delText xml:space="preserve"> </w:delText>
        </w:r>
        <w:r w:rsidR="00D3408E">
          <w:rPr>
            <w:rFonts w:ascii="Times New Roman" w:hAnsi="Times New Roman" w:cs="Times New Roman"/>
            <w:color w:val="000000"/>
            <w:sz w:val="24"/>
            <w:szCs w:val="24"/>
          </w:rPr>
          <w:delText xml:space="preserve">the importance of maintaining native vegetation in riparian areas </w:delText>
        </w:r>
        <w:r w:rsidR="00D3408E">
          <w:rPr>
            <w:rFonts w:ascii="Times New Roman" w:hAnsi="Times New Roman" w:cs="Times New Roman"/>
            <w:color w:val="000000"/>
            <w:sz w:val="24"/>
            <w:szCs w:val="24"/>
          </w:rPr>
          <w:fldChar w:fldCharType="begin">
            <w:fldData xml:space="preserve">PEVuZE5vdGU+PENpdGU+PEF1dGhvcj5Eb2RkczwvQXV0aG9yPjxZZWFyPjIwMDQ8L1llYXI+PFJl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</w:fldData>
          </w:fldChar>
        </w:r>
        <w:r w:rsidR="007F51EB">
          <w:rPr>
            <w:rFonts w:ascii="Times New Roman" w:hAnsi="Times New Roman" w:cs="Times New Roman"/>
            <w:color w:val="000000"/>
            <w:sz w:val="24"/>
            <w:szCs w:val="24"/>
          </w:rPr>
          <w:delInstrText xml:space="preserve"> ADDIN EN.CITE </w:delInstrText>
        </w:r>
        <w:r w:rsidR="007F51EB">
          <w:rPr>
            <w:rFonts w:ascii="Times New Roman" w:hAnsi="Times New Roman" w:cs="Times New Roman"/>
            <w:color w:val="000000"/>
            <w:sz w:val="24"/>
            <w:szCs w:val="24"/>
          </w:rPr>
          <w:fldChar w:fldCharType="begin">
            <w:fldData xml:space="preserve">PEVuZE5vdGU+PENpdGU+PEF1dGhvcj5Eb2RkczwvQXV0aG9yPjxZZWFyPjIwMDQ8L1llYXI+PFJl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</w:fldData>
          </w:fldChar>
        </w:r>
        <w:r w:rsidR="007F51EB">
          <w:rPr>
            <w:rFonts w:ascii="Times New Roman" w:hAnsi="Times New Roman" w:cs="Times New Roman"/>
            <w:color w:val="000000"/>
            <w:sz w:val="24"/>
            <w:szCs w:val="24"/>
          </w:rPr>
          <w:delInstrText xml:space="preserve"> ADDIN EN.CITE.DATA </w:delInstrText>
        </w:r>
        <w:r w:rsidR="007F51EB">
          <w:rPr>
            <w:rFonts w:ascii="Times New Roman" w:hAnsi="Times New Roman" w:cs="Times New Roman"/>
            <w:color w:val="000000"/>
            <w:sz w:val="24"/>
            <w:szCs w:val="24"/>
          </w:rPr>
        </w:r>
        <w:r w:rsidR="007F51EB">
          <w:rPr>
            <w:rFonts w:ascii="Times New Roman" w:hAnsi="Times New Roman" w:cs="Times New Roman"/>
            <w:color w:val="000000"/>
            <w:sz w:val="24"/>
            <w:szCs w:val="24"/>
          </w:rPr>
          <w:fldChar w:fldCharType="end"/>
        </w:r>
        <w:r w:rsidR="00D3408E">
          <w:rPr>
            <w:rFonts w:ascii="Times New Roman" w:hAnsi="Times New Roman" w:cs="Times New Roman"/>
            <w:color w:val="000000"/>
            <w:sz w:val="24"/>
            <w:szCs w:val="24"/>
          </w:rPr>
        </w:r>
        <w:r w:rsidR="00D3408E">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"_ENREF_41" \o "Matthews, 1988 #157"</w:delInstrText>
        </w:r>
        <w:r w:rsidR="00000000">
          <w:fldChar w:fldCharType="separate"/>
        </w:r>
        <w:r w:rsidR="00FE06C8">
          <w:rPr>
            <w:rFonts w:ascii="Times New Roman" w:hAnsi="Times New Roman" w:cs="Times New Roman"/>
            <w:noProof/>
            <w:color w:val="000000"/>
            <w:sz w:val="24"/>
            <w:szCs w:val="24"/>
          </w:rPr>
          <w:delText>Matthews 1988</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 xml:space="preserve">, </w:delText>
        </w:r>
        <w:r w:rsidR="00000000">
          <w:fldChar w:fldCharType="begin"/>
        </w:r>
        <w:r w:rsidR="00000000">
          <w:delInstrText>HYPERLINK \l "_ENREF_12" \o "Dodds, 2004 #156"</w:delInstrText>
        </w:r>
        <w:r w:rsidR="00000000">
          <w:fldChar w:fldCharType="separate"/>
        </w:r>
        <w:r w:rsidR="00FE06C8">
          <w:rPr>
            <w:rFonts w:ascii="Times New Roman" w:hAnsi="Times New Roman" w:cs="Times New Roman"/>
            <w:noProof/>
            <w:color w:val="000000"/>
            <w:sz w:val="24"/>
            <w:szCs w:val="24"/>
          </w:rPr>
          <w:delText>Dodds et al. 2004</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D3408E">
          <w:rPr>
            <w:rFonts w:ascii="Times New Roman" w:hAnsi="Times New Roman" w:cs="Times New Roman"/>
            <w:color w:val="000000"/>
            <w:sz w:val="24"/>
            <w:szCs w:val="24"/>
          </w:rPr>
          <w:fldChar w:fldCharType="end"/>
        </w:r>
        <w:r w:rsidR="00D3408E">
          <w:rPr>
            <w:rFonts w:ascii="Times New Roman" w:hAnsi="Times New Roman" w:cs="Times New Roman"/>
            <w:color w:val="000000"/>
            <w:sz w:val="24"/>
            <w:szCs w:val="24"/>
          </w:rPr>
          <w:delText>.</w:delText>
        </w:r>
        <w:r w:rsidR="009D03BF">
          <w:rPr>
            <w:rFonts w:ascii="Times New Roman" w:hAnsi="Times New Roman" w:cs="Times New Roman"/>
            <w:color w:val="000000"/>
            <w:sz w:val="24"/>
            <w:szCs w:val="24"/>
          </w:rPr>
          <w:delText xml:space="preserve"> </w:delText>
        </w:r>
        <w:r w:rsidR="00AB739A">
          <w:rPr>
            <w:rFonts w:ascii="Times New Roman" w:hAnsi="Times New Roman" w:cs="Times New Roman"/>
            <w:color w:val="000000"/>
            <w:sz w:val="24"/>
            <w:szCs w:val="24"/>
          </w:rPr>
          <w:delText>Finally, r</w:delText>
        </w:r>
        <w:r w:rsidR="00B92E2E">
          <w:rPr>
            <w:rFonts w:ascii="Times New Roman" w:hAnsi="Times New Roman" w:cs="Times New Roman"/>
            <w:color w:val="000000"/>
            <w:sz w:val="24"/>
            <w:szCs w:val="24"/>
          </w:rPr>
          <w:delText xml:space="preserve">egional </w:delText>
        </w:r>
        <w:r w:rsidR="005334DE">
          <w:rPr>
            <w:rFonts w:ascii="Times New Roman" w:hAnsi="Times New Roman" w:cs="Times New Roman"/>
            <w:color w:val="000000"/>
            <w:sz w:val="24"/>
            <w:szCs w:val="24"/>
          </w:rPr>
          <w:delText>s</w:delText>
        </w:r>
        <w:r w:rsidR="00C9593A">
          <w:rPr>
            <w:rFonts w:ascii="Times New Roman" w:hAnsi="Times New Roman" w:cs="Times New Roman"/>
            <w:color w:val="000000"/>
            <w:sz w:val="24"/>
            <w:szCs w:val="24"/>
          </w:rPr>
          <w:delText>ulfate concentrations</w:delText>
        </w:r>
        <w:r w:rsidR="006C0FC2">
          <w:rPr>
            <w:rFonts w:ascii="Times New Roman" w:hAnsi="Times New Roman" w:cs="Times New Roman"/>
            <w:color w:val="000000"/>
            <w:sz w:val="24"/>
            <w:szCs w:val="24"/>
          </w:rPr>
          <w:delText xml:space="preserve"> </w:delText>
        </w:r>
        <w:r w:rsidR="000527ED">
          <w:rPr>
            <w:rFonts w:ascii="Times New Roman" w:hAnsi="Times New Roman" w:cs="Times New Roman"/>
            <w:color w:val="000000"/>
            <w:sz w:val="24"/>
            <w:szCs w:val="24"/>
          </w:rPr>
          <w:delText>in streams can be influenced by</w:delText>
        </w:r>
        <w:r w:rsidR="00EE4B59">
          <w:rPr>
            <w:rFonts w:ascii="Times New Roman" w:hAnsi="Times New Roman" w:cs="Times New Roman"/>
            <w:color w:val="000000"/>
            <w:sz w:val="24"/>
            <w:szCs w:val="24"/>
          </w:rPr>
          <w:delText xml:space="preserve"> acid mine drainage, fertilizer leaching, and industrial wastewater inputs </w:delText>
        </w:r>
        <w:r w:rsidR="00EE4B59">
          <w:rPr>
            <w:rFonts w:ascii="Times New Roman" w:hAnsi="Times New Roman" w:cs="Times New Roman"/>
            <w:color w:val="000000"/>
            <w:sz w:val="24"/>
            <w:szCs w:val="24"/>
          </w:rPr>
          <w:fldChar w:fldCharType="begin">
            <w:fldData xml:space="preserve">PEVuZE5vdGU+PENpdGU+PEF1dGhvcj5aYWs8L0F1dGhvcj48WWVhcj4yMDIxPC9ZZWFyPjxSZWNO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</w:fldData>
          </w:fldChar>
        </w:r>
        <w:r w:rsidR="000527ED">
          <w:rPr>
            <w:rFonts w:ascii="Times New Roman" w:hAnsi="Times New Roman" w:cs="Times New Roman"/>
            <w:color w:val="000000"/>
            <w:sz w:val="24"/>
            <w:szCs w:val="24"/>
          </w:rPr>
          <w:delInstrText xml:space="preserve"> ADDIN EN.CITE </w:delInstrText>
        </w:r>
        <w:r w:rsidR="000527ED">
          <w:rPr>
            <w:rFonts w:ascii="Times New Roman" w:hAnsi="Times New Roman" w:cs="Times New Roman"/>
            <w:color w:val="000000"/>
            <w:sz w:val="24"/>
            <w:szCs w:val="24"/>
          </w:rPr>
          <w:fldChar w:fldCharType="begin">
            <w:fldData xml:space="preserve">PEVuZE5vdGU+PENpdGU+PEF1dGhvcj5aYWs8L0F1dGhvcj48WWVhcj4yMDIxPC9ZZWFyPjxSZWNO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</w:fldData>
          </w:fldChar>
        </w:r>
        <w:r w:rsidR="000527ED">
          <w:rPr>
            <w:rFonts w:ascii="Times New Roman" w:hAnsi="Times New Roman" w:cs="Times New Roman"/>
            <w:color w:val="000000"/>
            <w:sz w:val="24"/>
            <w:szCs w:val="24"/>
          </w:rPr>
          <w:delInstrText xml:space="preserve"> ADDIN EN.CITE.DATA </w:delInstrText>
        </w:r>
        <w:r w:rsidR="000527ED">
          <w:rPr>
            <w:rFonts w:ascii="Times New Roman" w:hAnsi="Times New Roman" w:cs="Times New Roman"/>
            <w:color w:val="000000"/>
            <w:sz w:val="24"/>
            <w:szCs w:val="24"/>
          </w:rPr>
        </w:r>
        <w:r w:rsidR="000527ED">
          <w:rPr>
            <w:rFonts w:ascii="Times New Roman" w:hAnsi="Times New Roman" w:cs="Times New Roman"/>
            <w:color w:val="000000"/>
            <w:sz w:val="24"/>
            <w:szCs w:val="24"/>
          </w:rPr>
          <w:fldChar w:fldCharType="end"/>
        </w:r>
        <w:r w:rsidR="00EE4B59">
          <w:rPr>
            <w:rFonts w:ascii="Times New Roman" w:hAnsi="Times New Roman" w:cs="Times New Roman"/>
            <w:color w:val="000000"/>
            <w:sz w:val="24"/>
            <w:szCs w:val="24"/>
          </w:rPr>
        </w:r>
        <w:r w:rsidR="00EE4B59">
          <w:rPr>
            <w:rFonts w:ascii="Times New Roman" w:hAnsi="Times New Roman" w:cs="Times New Roman"/>
            <w:color w:val="000000"/>
            <w:sz w:val="24"/>
            <w:szCs w:val="24"/>
          </w:rPr>
          <w:fldChar w:fldCharType="separate"/>
        </w:r>
        <w:r w:rsidR="000527ED">
          <w:rPr>
            <w:rFonts w:ascii="Times New Roman" w:hAnsi="Times New Roman" w:cs="Times New Roman"/>
            <w:noProof/>
            <w:color w:val="000000"/>
            <w:sz w:val="24"/>
            <w:szCs w:val="24"/>
          </w:rPr>
          <w:delText>(</w:delText>
        </w:r>
        <w:r w:rsidR="00000000">
          <w:fldChar w:fldCharType="begin"/>
        </w:r>
        <w:r w:rsidR="00000000">
          <w:delInstrText>HYPERLINK \l "_ENREF_24" \o "Herlihy, 1990 #214"</w:delInstrText>
        </w:r>
        <w:r w:rsidR="00000000">
          <w:fldChar w:fldCharType="separate"/>
        </w:r>
        <w:r w:rsidR="00FE06C8">
          <w:rPr>
            <w:rFonts w:ascii="Times New Roman" w:hAnsi="Times New Roman" w:cs="Times New Roman"/>
            <w:noProof/>
            <w:color w:val="000000"/>
            <w:sz w:val="24"/>
            <w:szCs w:val="24"/>
          </w:rPr>
          <w:delText>Herlihy et al. 1990</w:delText>
        </w:r>
        <w:r w:rsidR="00000000">
          <w:rPr>
            <w:rFonts w:ascii="Times New Roman" w:hAnsi="Times New Roman" w:cs="Times New Roman"/>
            <w:noProof/>
            <w:color w:val="000000"/>
            <w:sz w:val="24"/>
            <w:szCs w:val="24"/>
          </w:rPr>
          <w:fldChar w:fldCharType="end"/>
        </w:r>
        <w:r w:rsidR="000527ED">
          <w:rPr>
            <w:rFonts w:ascii="Times New Roman" w:hAnsi="Times New Roman" w:cs="Times New Roman"/>
            <w:noProof/>
            <w:color w:val="000000"/>
            <w:sz w:val="24"/>
            <w:szCs w:val="24"/>
          </w:rPr>
          <w:delText xml:space="preserve">, </w:delText>
        </w:r>
        <w:r w:rsidR="00000000">
          <w:fldChar w:fldCharType="begin"/>
        </w:r>
        <w:r w:rsidR="00000000">
          <w:delInstrText>HYPERLINK \l "_ENREF_75" \o "Zak, 2021 #72"</w:delInstrText>
        </w:r>
        <w:r w:rsidR="00000000">
          <w:fldChar w:fldCharType="separate"/>
        </w:r>
        <w:r w:rsidR="00FE06C8">
          <w:rPr>
            <w:rFonts w:ascii="Times New Roman" w:hAnsi="Times New Roman" w:cs="Times New Roman"/>
            <w:noProof/>
            <w:color w:val="000000"/>
            <w:sz w:val="24"/>
            <w:szCs w:val="24"/>
          </w:rPr>
          <w:delText>Zak et al. 2021</w:delText>
        </w:r>
        <w:r w:rsidR="00000000">
          <w:rPr>
            <w:rFonts w:ascii="Times New Roman" w:hAnsi="Times New Roman" w:cs="Times New Roman"/>
            <w:noProof/>
            <w:color w:val="000000"/>
            <w:sz w:val="24"/>
            <w:szCs w:val="24"/>
          </w:rPr>
          <w:fldChar w:fldCharType="end"/>
        </w:r>
        <w:r w:rsidR="000527ED">
          <w:rPr>
            <w:rFonts w:ascii="Times New Roman" w:hAnsi="Times New Roman" w:cs="Times New Roman"/>
            <w:noProof/>
            <w:color w:val="000000"/>
            <w:sz w:val="24"/>
            <w:szCs w:val="24"/>
          </w:rPr>
          <w:delText>)</w:delText>
        </w:r>
        <w:r w:rsidR="00EE4B59">
          <w:rPr>
            <w:rFonts w:ascii="Times New Roman" w:hAnsi="Times New Roman" w:cs="Times New Roman"/>
            <w:color w:val="000000"/>
            <w:sz w:val="24"/>
            <w:szCs w:val="24"/>
          </w:rPr>
          <w:fldChar w:fldCharType="end"/>
        </w:r>
        <w:r w:rsidR="00C5443C">
          <w:rPr>
            <w:rFonts w:ascii="Times New Roman" w:hAnsi="Times New Roman" w:cs="Times New Roman"/>
            <w:color w:val="000000"/>
            <w:sz w:val="24"/>
            <w:szCs w:val="24"/>
          </w:rPr>
          <w:delText>.</w:delText>
        </w:r>
        <w:r w:rsidR="009D03BF">
          <w:rPr>
            <w:rFonts w:ascii="Times New Roman" w:hAnsi="Times New Roman" w:cs="Times New Roman"/>
            <w:color w:val="000000"/>
            <w:sz w:val="24"/>
            <w:szCs w:val="24"/>
          </w:rPr>
          <w:delText xml:space="preserve"> </w:delText>
        </w:r>
        <w:r w:rsidR="00C5443C">
          <w:rPr>
            <w:rFonts w:ascii="Times New Roman" w:hAnsi="Times New Roman" w:cs="Times New Roman"/>
            <w:color w:val="000000"/>
            <w:sz w:val="24"/>
            <w:szCs w:val="24"/>
          </w:rPr>
          <w:delText>W</w:delText>
        </w:r>
        <w:r w:rsidR="009D03BF">
          <w:rPr>
            <w:rFonts w:ascii="Times New Roman" w:hAnsi="Times New Roman" w:cs="Times New Roman"/>
            <w:color w:val="000000"/>
            <w:sz w:val="24"/>
            <w:szCs w:val="24"/>
          </w:rPr>
          <w:delText xml:space="preserve">e found that approximately 10% of sites in the </w:delText>
        </w:r>
        <w:r w:rsidR="00546EC5">
          <w:rPr>
            <w:rFonts w:ascii="Times New Roman" w:hAnsi="Times New Roman" w:cs="Times New Roman"/>
            <w:sz w:val="24"/>
            <w:szCs w:val="24"/>
          </w:rPr>
          <w:delText>Southern Appalachian</w:delText>
        </w:r>
        <w:r w:rsidR="00546EC5" w:rsidRPr="00546EC5">
          <w:rPr>
            <w:rFonts w:ascii="Times New Roman" w:hAnsi="Times New Roman" w:cs="Times New Roman"/>
            <w:sz w:val="24"/>
            <w:szCs w:val="24"/>
          </w:rPr>
          <w:delText>s</w:delText>
        </w:r>
        <w:r w:rsidR="00546EC5" w:rsidRPr="00546EC5" w:rsidDel="00546EC5">
          <w:rPr>
            <w:rFonts w:ascii="Times New Roman" w:hAnsi="Times New Roman" w:cs="Times New Roman"/>
            <w:color w:val="000000"/>
            <w:sz w:val="24"/>
            <w:szCs w:val="24"/>
          </w:rPr>
          <w:delText xml:space="preserve"> </w:delText>
        </w:r>
        <w:r w:rsidR="009D03BF" w:rsidRPr="00546EC5">
          <w:rPr>
            <w:rFonts w:ascii="Times New Roman" w:hAnsi="Times New Roman" w:cs="Times New Roman"/>
            <w:color w:val="000000"/>
            <w:sz w:val="24"/>
            <w:szCs w:val="24"/>
          </w:rPr>
          <w:delText>and U</w:delText>
        </w:r>
        <w:r w:rsidR="00546EC5" w:rsidRPr="00546EC5">
          <w:rPr>
            <w:rFonts w:ascii="Times New Roman" w:hAnsi="Times New Roman" w:cs="Times New Roman"/>
            <w:color w:val="000000"/>
            <w:sz w:val="24"/>
            <w:szCs w:val="24"/>
          </w:rPr>
          <w:delText>pper Midwest</w:delText>
        </w:r>
        <w:r w:rsidR="009D03BF" w:rsidRPr="00546EC5">
          <w:rPr>
            <w:rFonts w:ascii="Times New Roman" w:hAnsi="Times New Roman" w:cs="Times New Roman"/>
            <w:color w:val="000000"/>
            <w:sz w:val="24"/>
            <w:szCs w:val="24"/>
          </w:rPr>
          <w:delText xml:space="preserve"> could</w:delText>
        </w:r>
        <w:r w:rsidR="009D03BF">
          <w:rPr>
            <w:rFonts w:ascii="Times New Roman" w:hAnsi="Times New Roman" w:cs="Times New Roman"/>
            <w:color w:val="000000"/>
            <w:sz w:val="24"/>
            <w:szCs w:val="24"/>
          </w:rPr>
          <w:delText xml:space="preserve"> have lower concentrations of sulfate</w:delText>
        </w:r>
        <w:r w:rsidR="00AB739A">
          <w:rPr>
            <w:rFonts w:ascii="Times New Roman" w:hAnsi="Times New Roman" w:cs="Times New Roman"/>
            <w:color w:val="000000"/>
            <w:sz w:val="24"/>
            <w:szCs w:val="24"/>
          </w:rPr>
          <w:delText>, possibly implicating these activities in elevat</w:delText>
        </w:r>
        <w:r w:rsidR="00C5443C">
          <w:rPr>
            <w:rFonts w:ascii="Times New Roman" w:hAnsi="Times New Roman" w:cs="Times New Roman"/>
            <w:color w:val="000000"/>
            <w:sz w:val="24"/>
            <w:szCs w:val="24"/>
          </w:rPr>
          <w:delText>ing</w:delText>
        </w:r>
        <w:r w:rsidR="00AB739A">
          <w:rPr>
            <w:rFonts w:ascii="Times New Roman" w:hAnsi="Times New Roman" w:cs="Times New Roman"/>
            <w:color w:val="000000"/>
            <w:sz w:val="24"/>
            <w:szCs w:val="24"/>
          </w:rPr>
          <w:delText xml:space="preserve"> sulfate concentrations</w:delText>
        </w:r>
        <w:r w:rsidR="009D03BF">
          <w:rPr>
            <w:rFonts w:ascii="Times New Roman" w:hAnsi="Times New Roman" w:cs="Times New Roman"/>
            <w:color w:val="000000"/>
            <w:sz w:val="24"/>
            <w:szCs w:val="24"/>
          </w:rPr>
          <w:delText xml:space="preserve">. </w:delText>
        </w:r>
        <w:r w:rsidR="00AB739A">
          <w:rPr>
            <w:rFonts w:ascii="Times New Roman" w:hAnsi="Times New Roman" w:cs="Times New Roman"/>
            <w:color w:val="000000"/>
            <w:sz w:val="24"/>
            <w:szCs w:val="24"/>
          </w:rPr>
          <w:delText>T</w:delText>
        </w:r>
        <w:r w:rsidR="00EE1EAE">
          <w:rPr>
            <w:rFonts w:ascii="Times New Roman" w:hAnsi="Times New Roman" w:cs="Times New Roman"/>
            <w:color w:val="000000"/>
            <w:sz w:val="24"/>
            <w:szCs w:val="24"/>
          </w:rPr>
          <w:delText>he difference between present-day and 1940-1950</w:delText>
        </w:r>
        <w:r w:rsidR="00E66301">
          <w:rPr>
            <w:rFonts w:ascii="Times New Roman" w:hAnsi="Times New Roman" w:cs="Times New Roman"/>
            <w:color w:val="000000"/>
            <w:sz w:val="24"/>
            <w:szCs w:val="24"/>
          </w:rPr>
          <w:delText xml:space="preserve"> climate</w:delText>
        </w:r>
        <w:r w:rsidR="00EE1EAE">
          <w:rPr>
            <w:rFonts w:ascii="Times New Roman" w:hAnsi="Times New Roman" w:cs="Times New Roman"/>
            <w:color w:val="000000"/>
            <w:sz w:val="24"/>
            <w:szCs w:val="24"/>
          </w:rPr>
          <w:delText xml:space="preserve"> averages w</w:delText>
        </w:r>
        <w:r w:rsidR="00E66301">
          <w:rPr>
            <w:rFonts w:ascii="Times New Roman" w:hAnsi="Times New Roman" w:cs="Times New Roman"/>
            <w:color w:val="000000"/>
            <w:sz w:val="24"/>
            <w:szCs w:val="24"/>
          </w:rPr>
          <w:delText>ere</w:delText>
        </w:r>
        <w:r w:rsidR="00EE1EAE">
          <w:rPr>
            <w:rFonts w:ascii="Times New Roman" w:hAnsi="Times New Roman" w:cs="Times New Roman"/>
            <w:color w:val="000000"/>
            <w:sz w:val="24"/>
            <w:szCs w:val="24"/>
          </w:rPr>
          <w:delText xml:space="preserve"> generally </w:delText>
        </w:r>
        <w:r w:rsidR="00AB739A">
          <w:rPr>
            <w:rFonts w:ascii="Times New Roman" w:hAnsi="Times New Roman" w:cs="Times New Roman"/>
            <w:color w:val="000000"/>
            <w:sz w:val="24"/>
            <w:szCs w:val="24"/>
          </w:rPr>
          <w:delText xml:space="preserve">less than </w:delText>
        </w:r>
        <w:r w:rsidR="00EE1EAE">
          <w:rPr>
            <w:rFonts w:ascii="Times New Roman" w:hAnsi="Times New Roman" w:cs="Times New Roman"/>
            <w:color w:val="000000"/>
            <w:sz w:val="24"/>
            <w:szCs w:val="24"/>
          </w:rPr>
          <w:delText>2</w:delText>
        </w:r>
        <w:r w:rsidR="000527ED">
          <w:rPr>
            <w:rFonts w:ascii="Times New Roman" w:hAnsi="Times New Roman" w:cs="Times New Roman"/>
            <w:color w:val="000000"/>
            <w:sz w:val="24"/>
            <w:szCs w:val="24"/>
          </w:rPr>
          <w:delText xml:space="preserve"> standard deviations</w:delText>
        </w:r>
        <w:r w:rsidR="00AB739A">
          <w:rPr>
            <w:rFonts w:ascii="Times New Roman" w:hAnsi="Times New Roman" w:cs="Times New Roman"/>
            <w:color w:val="000000"/>
            <w:sz w:val="24"/>
            <w:szCs w:val="24"/>
          </w:rPr>
          <w:delText xml:space="preserve">, indicating similarities in mean summer temperature and total annual precipitation. </w:delText>
        </w:r>
        <w:r w:rsidR="00EE1EAE">
          <w:rPr>
            <w:rFonts w:ascii="Times New Roman" w:hAnsi="Times New Roman" w:cs="Times New Roman"/>
            <w:color w:val="000000"/>
            <w:sz w:val="24"/>
            <w:szCs w:val="24"/>
          </w:rPr>
          <w:delText xml:space="preserve"> </w:delText>
        </w:r>
        <w:r w:rsidR="006F1B08">
          <w:rPr>
            <w:rFonts w:ascii="Times New Roman" w:hAnsi="Times New Roman" w:cs="Times New Roman"/>
            <w:color w:val="000000"/>
            <w:sz w:val="24"/>
            <w:szCs w:val="24"/>
          </w:rPr>
          <w:delText>However</w:delText>
        </w:r>
        <w:r w:rsidR="00E66301">
          <w:rPr>
            <w:rFonts w:ascii="Times New Roman" w:hAnsi="Times New Roman" w:cs="Times New Roman"/>
            <w:color w:val="000000"/>
            <w:sz w:val="24"/>
            <w:szCs w:val="24"/>
          </w:rPr>
          <w:delText>,</w:delText>
        </w:r>
        <w:r w:rsidR="00AB739A">
          <w:rPr>
            <w:rFonts w:ascii="Times New Roman" w:hAnsi="Times New Roman" w:cs="Times New Roman"/>
            <w:color w:val="000000"/>
            <w:sz w:val="24"/>
            <w:szCs w:val="24"/>
          </w:rPr>
          <w:delText xml:space="preserve"> averages may not capture changes in variability or extreme events and</w:delText>
        </w:r>
        <w:r w:rsidR="00A62DFC">
          <w:rPr>
            <w:rFonts w:ascii="Times New Roman" w:hAnsi="Times New Roman" w:cs="Times New Roman"/>
            <w:color w:val="000000"/>
            <w:sz w:val="24"/>
            <w:szCs w:val="24"/>
          </w:rPr>
          <w:delText xml:space="preserve"> </w:delText>
        </w:r>
        <w:r w:rsidR="00E66301">
          <w:rPr>
            <w:rFonts w:ascii="Times New Roman" w:hAnsi="Times New Roman" w:cs="Times New Roman"/>
            <w:color w:val="000000"/>
            <w:sz w:val="24"/>
            <w:szCs w:val="24"/>
          </w:rPr>
          <w:delText>could potentially</w:delText>
        </w:r>
        <w:r w:rsidR="00AB739A">
          <w:rPr>
            <w:rFonts w:ascii="Times New Roman" w:hAnsi="Times New Roman" w:cs="Times New Roman"/>
            <w:color w:val="000000"/>
            <w:sz w:val="24"/>
            <w:szCs w:val="24"/>
          </w:rPr>
          <w:delText xml:space="preserve"> </w:delText>
        </w:r>
        <w:r w:rsidR="00A62DFC">
          <w:rPr>
            <w:rFonts w:ascii="Times New Roman" w:hAnsi="Times New Roman" w:cs="Times New Roman"/>
            <w:color w:val="000000"/>
            <w:sz w:val="24"/>
            <w:szCs w:val="24"/>
          </w:rPr>
          <w:delText>oversimplif</w:delText>
        </w:r>
        <w:r w:rsidR="00E66301">
          <w:rPr>
            <w:rFonts w:ascii="Times New Roman" w:hAnsi="Times New Roman" w:cs="Times New Roman"/>
            <w:color w:val="000000"/>
            <w:sz w:val="24"/>
            <w:szCs w:val="24"/>
          </w:rPr>
          <w:delText>y</w:delText>
        </w:r>
        <w:r w:rsidR="00A62DFC">
          <w:rPr>
            <w:rFonts w:ascii="Times New Roman" w:hAnsi="Times New Roman" w:cs="Times New Roman"/>
            <w:color w:val="000000"/>
            <w:sz w:val="24"/>
            <w:szCs w:val="24"/>
          </w:rPr>
          <w:delText xml:space="preserve"> several</w:delText>
        </w:r>
        <w:r w:rsidR="00E66301">
          <w:rPr>
            <w:rFonts w:ascii="Times New Roman" w:hAnsi="Times New Roman" w:cs="Times New Roman"/>
            <w:color w:val="000000"/>
            <w:sz w:val="24"/>
            <w:szCs w:val="24"/>
          </w:rPr>
          <w:delText xml:space="preserve"> other </w:delText>
        </w:r>
        <w:r w:rsidR="00A62DFC">
          <w:rPr>
            <w:rFonts w:ascii="Times New Roman" w:hAnsi="Times New Roman" w:cs="Times New Roman"/>
            <w:color w:val="000000"/>
            <w:sz w:val="24"/>
            <w:szCs w:val="24"/>
          </w:rPr>
          <w:delText>important aspects of climatic change that have occurred</w:delText>
        </w:r>
        <w:r w:rsidR="009854B3">
          <w:rPr>
            <w:rFonts w:ascii="Times New Roman" w:hAnsi="Times New Roman" w:cs="Times New Roman"/>
            <w:color w:val="000000"/>
            <w:sz w:val="24"/>
            <w:szCs w:val="24"/>
          </w:rPr>
          <w:delText xml:space="preserve"> in the United States</w:delText>
        </w:r>
        <w:r w:rsidR="0027655A">
          <w:rPr>
            <w:rFonts w:ascii="Times New Roman" w:hAnsi="Times New Roman" w:cs="Times New Roman"/>
            <w:color w:val="000000"/>
            <w:sz w:val="24"/>
            <w:szCs w:val="24"/>
          </w:rPr>
          <w:delText xml:space="preserve"> </w:delText>
        </w:r>
        <w:r w:rsidR="0027655A">
          <w:rPr>
            <w:rFonts w:ascii="Times New Roman" w:hAnsi="Times New Roman" w:cs="Times New Roman"/>
            <w:color w:val="000000"/>
            <w:sz w:val="24"/>
            <w:szCs w:val="24"/>
          </w:rPr>
          <w:fldChar w:fldCharType="begin"/>
        </w:r>
        <w:r w:rsidR="007F51EB">
          <w:rPr>
            <w:rFonts w:ascii="Times New Roman" w:hAnsi="Times New Roman" w:cs="Times New Roman"/>
            <w:color w:val="000000"/>
            <w:sz w:val="24"/>
            <w:szCs w:val="24"/>
          </w:rPr>
          <w:delInstrText xml:space="preserve"> ADDIN EN.CITE &lt;EndNote&gt;&lt;Cite&gt;&lt;Author&gt;USEPA&lt;/Author&gt;&lt;Year&gt;2024&lt;/Year&gt;&lt;RecNum&gt;161&lt;/RecNum&gt;&lt;DisplayText&gt;(USEPA 2024)&lt;/DisplayText&gt;&lt;record&gt;&lt;rec-number&gt;161&lt;/rec-number&gt;&lt;foreign-keys&gt;&lt;key app="EN" db-id="rtxzfetfi9xw07eeartpf9t7wwtdt2arspvw" timestamp="1721413331" guid="d8ccb0ea-bca5-4e8b-9062-01ddb5d61c6b"&gt;161&lt;/key&gt;&lt;/foreign-keys&gt;&lt;ref-type name="Report"&gt;27&lt;/ref-type&gt;&lt;contributors&gt;&lt;authors&gt;&lt;author&gt;USEPA&lt;/author&gt;&lt;/authors&gt;&lt;/contributors&gt;&lt;titles&gt;&lt;title&gt;Climate change indicators in the Unites States&lt;/title&gt;&lt;/titles&gt;&lt;edition&gt;5th&lt;/edition&gt;&lt;dates&gt;&lt;year&gt;2024&lt;/year&gt;&lt;/dates&gt;&lt;isbn&gt;EPA 430-R-24-003&lt;/isbn&gt;&lt;urls&gt;&lt;related-urls&gt;&lt;url&gt;www.epa.gov/climate-indicators&lt;/url&gt;&lt;/related-urls&gt;&lt;/urls&gt;&lt;/record&gt;&lt;/Cite&gt;&lt;/EndNote&gt;</w:delInstrText>
        </w:r>
        <w:r w:rsidR="0027655A">
          <w:rPr>
            <w:rFonts w:ascii="Times New Roman" w:hAnsi="Times New Roman" w:cs="Times New Roman"/>
            <w:color w:val="000000"/>
            <w:sz w:val="24"/>
            <w:szCs w:val="24"/>
          </w:rPr>
          <w:fldChar w:fldCharType="separate"/>
        </w:r>
        <w:r w:rsidR="00D07A92">
          <w:rPr>
            <w:rFonts w:ascii="Times New Roman" w:hAnsi="Times New Roman" w:cs="Times New Roman"/>
            <w:noProof/>
            <w:color w:val="000000"/>
            <w:sz w:val="24"/>
            <w:szCs w:val="24"/>
          </w:rPr>
          <w:delText>(</w:delText>
        </w:r>
        <w:r w:rsidR="00000000">
          <w:fldChar w:fldCharType="begin"/>
        </w:r>
        <w:r w:rsidR="00000000">
          <w:delInstrText>HYPERLINK \l "_ENREF_68" \o "USEPA, 2024 #161"</w:delInstrText>
        </w:r>
        <w:r w:rsidR="00000000">
          <w:fldChar w:fldCharType="separate"/>
        </w:r>
        <w:r w:rsidR="00FE06C8">
          <w:rPr>
            <w:rFonts w:ascii="Times New Roman" w:hAnsi="Times New Roman" w:cs="Times New Roman"/>
            <w:noProof/>
            <w:color w:val="000000"/>
            <w:sz w:val="24"/>
            <w:szCs w:val="24"/>
          </w:rPr>
          <w:delText>USEPA 2024</w:delText>
        </w:r>
        <w:r w:rsidR="00000000">
          <w:rPr>
            <w:rFonts w:ascii="Times New Roman" w:hAnsi="Times New Roman" w:cs="Times New Roman"/>
            <w:noProof/>
            <w:color w:val="000000"/>
            <w:sz w:val="24"/>
            <w:szCs w:val="24"/>
          </w:rPr>
          <w:fldChar w:fldCharType="end"/>
        </w:r>
        <w:r w:rsidR="00D07A92">
          <w:rPr>
            <w:rFonts w:ascii="Times New Roman" w:hAnsi="Times New Roman" w:cs="Times New Roman"/>
            <w:noProof/>
            <w:color w:val="000000"/>
            <w:sz w:val="24"/>
            <w:szCs w:val="24"/>
          </w:rPr>
          <w:delText>)</w:delText>
        </w:r>
        <w:r w:rsidR="0027655A">
          <w:rPr>
            <w:rFonts w:ascii="Times New Roman" w:hAnsi="Times New Roman" w:cs="Times New Roman"/>
            <w:color w:val="000000"/>
            <w:sz w:val="24"/>
            <w:szCs w:val="24"/>
          </w:rPr>
          <w:fldChar w:fldCharType="end"/>
        </w:r>
        <w:r w:rsidR="00A62DFC">
          <w:rPr>
            <w:rFonts w:ascii="Times New Roman" w:hAnsi="Times New Roman" w:cs="Times New Roman"/>
            <w:color w:val="000000"/>
            <w:sz w:val="24"/>
            <w:szCs w:val="24"/>
          </w:rPr>
          <w:delText xml:space="preserve">. </w:delText>
        </w:r>
        <w:r w:rsidR="00C5443C">
          <w:rPr>
            <w:rFonts w:ascii="Times New Roman" w:hAnsi="Times New Roman" w:cs="Times New Roman"/>
            <w:color w:val="000000"/>
            <w:sz w:val="24"/>
            <w:szCs w:val="24"/>
          </w:rPr>
          <w:delText xml:space="preserve"> Importantly, using landscape variables to predict in-stream physiochemical provide</w:delText>
        </w:r>
        <w:r w:rsidR="007D3CA3">
          <w:rPr>
            <w:rFonts w:ascii="Times New Roman" w:hAnsi="Times New Roman" w:cs="Times New Roman"/>
            <w:color w:val="000000"/>
            <w:sz w:val="24"/>
            <w:szCs w:val="24"/>
          </w:rPr>
          <w:delText>s</w:delText>
        </w:r>
        <w:r w:rsidR="00C5443C">
          <w:rPr>
            <w:rFonts w:ascii="Times New Roman" w:hAnsi="Times New Roman" w:cs="Times New Roman"/>
            <w:color w:val="000000"/>
            <w:sz w:val="24"/>
            <w:szCs w:val="24"/>
          </w:rPr>
          <w:delText xml:space="preserve"> a </w:delText>
        </w:r>
        <w:r w:rsidR="007D3CA3">
          <w:rPr>
            <w:rFonts w:ascii="Times New Roman" w:hAnsi="Times New Roman" w:cs="Times New Roman"/>
            <w:color w:val="000000"/>
            <w:sz w:val="24"/>
            <w:szCs w:val="24"/>
          </w:rPr>
          <w:delText xml:space="preserve">more </w:delText>
        </w:r>
        <w:r w:rsidR="00C5443C">
          <w:rPr>
            <w:rFonts w:ascii="Times New Roman" w:hAnsi="Times New Roman" w:cs="Times New Roman"/>
            <w:color w:val="000000"/>
            <w:sz w:val="24"/>
            <w:szCs w:val="24"/>
          </w:rPr>
          <w:delText>direct linkage between human disturbance and</w:delText>
        </w:r>
        <w:r w:rsidR="007D3CA3">
          <w:rPr>
            <w:rFonts w:ascii="Times New Roman" w:hAnsi="Times New Roman" w:cs="Times New Roman"/>
            <w:color w:val="000000"/>
            <w:sz w:val="24"/>
            <w:szCs w:val="24"/>
          </w:rPr>
          <w:delText xml:space="preserve"> biological assemblages than using landcover variables alone </w:delText>
        </w:r>
        <w:r w:rsidR="007D3CA3">
          <w:rPr>
            <w:rFonts w:ascii="Times New Roman" w:hAnsi="Times New Roman" w:cs="Times New Roman"/>
            <w:color w:val="000000"/>
            <w:sz w:val="24"/>
            <w:szCs w:val="24"/>
          </w:rPr>
          <w:fldChar w:fldCharType="begin"/>
        </w:r>
        <w:r w:rsidR="007D3CA3">
          <w:rPr>
            <w:rFonts w:ascii="Times New Roman" w:hAnsi="Times New Roman" w:cs="Times New Roman"/>
            <w:color w:val="000000"/>
            <w:sz w:val="24"/>
            <w:szCs w:val="24"/>
          </w:rPr>
          <w:delInstrText xml:space="preserve"> ADDIN EN.CITE &lt;EndNote&gt;&lt;Cite&gt;&lt;Author&gt;Yuan&lt;/Author&gt;&lt;Year&gt;2024&lt;/Year&gt;&lt;RecNum&gt;215&lt;/RecNum&gt;&lt;DisplayText&gt;(Kilgour and Stanfield 2005, Yuan et al. 2024)&lt;/DisplayText&gt;&lt;record&gt;&lt;rec-number&gt;215&lt;/rec-number&gt;&lt;foreign-keys&gt;&lt;key app="EN" db-id="rtxzfetfi9xw07eeartpf9t7wwtdt2arspvw" timestamp="1724350667"&gt;215&lt;/key&gt;&lt;/foreign-keys&gt;&lt;ref-type name="Journal Article"&gt;17&lt;/ref-type&gt;&lt;contributors&gt;&lt;authors&gt;&lt;author&gt;Yuan, Lester L.&lt;/author&gt;&lt;author&gt;Carlisle, Daren M.&lt;/author&gt;&lt;author&gt;Mitchell, Richard M.&lt;/author&gt;&lt;author&gt;Pollard, Amina I.&lt;/author&gt;&lt;/authors&gt;&lt;/contributors&gt;&lt;titles&gt;&lt;title&gt;Using models of local environmental conditions for biological assessment&lt;/title&gt;&lt;secondary-title&gt;Freshwater Science&lt;/secondary-title&gt;&lt;/titles&gt;&lt;periodical&gt;&lt;full-title&gt;Freshwater Science&lt;/full-title&gt;&lt;/periodical&gt;&lt;pages&gt;000-000&lt;/pages&gt;&lt;dates&gt;&lt;year&gt;2024&lt;/year&gt;&lt;/dates&gt;&lt;publisher&gt;The University of Chicago Press&lt;/publisher&gt;&lt;isbn&gt;2161-9549&lt;/isbn&gt;&lt;urls&gt;&lt;related-urls&gt;&lt;url&gt;https://doi.org/10.1086/731770&lt;/url&gt;&lt;/related-urls&gt;&lt;/urls&gt;&lt;electronic-resource-num&gt;10.1086/731770&lt;/electronic-resource-num&gt;&lt;access-date&gt;2024/08/22&lt;/access-date&gt;&lt;/record&gt;&lt;/Cite&gt;&lt;Cite&gt;&lt;Author&gt;Kilgour&lt;/Author&gt;&lt;Year&gt;2005&lt;/Year&gt;&lt;RecNum&gt;38&lt;/RecNum&gt;&lt;record&gt;&lt;rec-number&gt;38&lt;/rec-number&gt;&lt;foreign-keys&gt;&lt;key app="EN" db-id="rtxzfetfi9xw07eeartpf9t7wwtdt2arspvw" timestamp="1701147799" guid="b709ed04-a6b0-4ac9-adac-fdaadc8190b4"&gt;38&lt;/key&gt;&lt;/foreign-keys&gt;&lt;ref-type name="Journal Article"&gt;17&lt;/ref-type&gt;&lt;contributors&gt;&lt;authors&gt;&lt;author&gt;Kilgour, Bruce&lt;/author&gt;&lt;author&gt;Stanfield, L.&lt;/author&gt;&lt;/authors&gt;&lt;/contributors&gt;&lt;titles&gt;&lt;title&gt;A new approach for defining reference conditions in streams&lt;/title&gt;&lt;secondary-title&gt;AGU Spring Meeting Abstracts&lt;/secondary-title&gt;&lt;/titles&gt;&lt;periodical&gt;&lt;full-title&gt;AGU Spring Meeting Abstracts&lt;/full-title&gt;&lt;/periodical&gt;&lt;dates&gt;&lt;year&gt;2005&lt;/year&gt;&lt;pub-dates&gt;&lt;date&gt;05/01&lt;/date&gt;&lt;/pub-dates&gt;&lt;/dates&gt;&lt;urls&gt;&lt;/urls&gt;&lt;/record&gt;&lt;/Cite&gt;&lt;/EndNote&gt;</w:delInstrText>
        </w:r>
        <w:r w:rsidR="007D3CA3">
          <w:rPr>
            <w:rFonts w:ascii="Times New Roman" w:hAnsi="Times New Roman" w:cs="Times New Roman"/>
            <w:color w:val="000000"/>
            <w:sz w:val="24"/>
            <w:szCs w:val="24"/>
          </w:rPr>
          <w:fldChar w:fldCharType="separate"/>
        </w:r>
        <w:r w:rsidR="007D3CA3">
          <w:rPr>
            <w:rFonts w:ascii="Times New Roman" w:hAnsi="Times New Roman" w:cs="Times New Roman"/>
            <w:noProof/>
            <w:color w:val="000000"/>
            <w:sz w:val="24"/>
            <w:szCs w:val="24"/>
          </w:rPr>
          <w:delText>(</w:delText>
        </w:r>
        <w:r w:rsidR="00000000">
          <w:fldChar w:fldCharType="begin"/>
        </w:r>
        <w:r w:rsidR="00000000">
          <w:delInstrText>HYPERLINK \l "_ENREF_36" \o "Kilgour, 2005 #38"</w:delInstrText>
        </w:r>
        <w:r w:rsidR="00000000">
          <w:fldChar w:fldCharType="separate"/>
        </w:r>
        <w:r w:rsidR="00FE06C8">
          <w:rPr>
            <w:rFonts w:ascii="Times New Roman" w:hAnsi="Times New Roman" w:cs="Times New Roman"/>
            <w:noProof/>
            <w:color w:val="000000"/>
            <w:sz w:val="24"/>
            <w:szCs w:val="24"/>
          </w:rPr>
          <w:delText>Kilgour and Stanfield 2005</w:delText>
        </w:r>
        <w:r w:rsidR="00000000">
          <w:rPr>
            <w:rFonts w:ascii="Times New Roman" w:hAnsi="Times New Roman" w:cs="Times New Roman"/>
            <w:noProof/>
            <w:color w:val="000000"/>
            <w:sz w:val="24"/>
            <w:szCs w:val="24"/>
          </w:rPr>
          <w:fldChar w:fldCharType="end"/>
        </w:r>
        <w:r w:rsidR="007D3CA3">
          <w:rPr>
            <w:rFonts w:ascii="Times New Roman" w:hAnsi="Times New Roman" w:cs="Times New Roman"/>
            <w:noProof/>
            <w:color w:val="000000"/>
            <w:sz w:val="24"/>
            <w:szCs w:val="24"/>
          </w:rPr>
          <w:delText xml:space="preserve">, </w:delText>
        </w:r>
        <w:r w:rsidR="00000000">
          <w:fldChar w:fldCharType="begin"/>
        </w:r>
        <w:r w:rsidR="00000000">
          <w:delInstrText>HYPERLINK \l "_ENREF_74" \o "Yuan, 2024 #215"</w:delInstrText>
        </w:r>
        <w:r w:rsidR="00000000">
          <w:fldChar w:fldCharType="separate"/>
        </w:r>
        <w:r w:rsidR="00FE06C8">
          <w:rPr>
            <w:rFonts w:ascii="Times New Roman" w:hAnsi="Times New Roman" w:cs="Times New Roman"/>
            <w:noProof/>
            <w:color w:val="000000"/>
            <w:sz w:val="24"/>
            <w:szCs w:val="24"/>
          </w:rPr>
          <w:delText>Yuan et al. 2024</w:delText>
        </w:r>
        <w:r w:rsidR="00000000">
          <w:rPr>
            <w:rFonts w:ascii="Times New Roman" w:hAnsi="Times New Roman" w:cs="Times New Roman"/>
            <w:noProof/>
            <w:color w:val="000000"/>
            <w:sz w:val="24"/>
            <w:szCs w:val="24"/>
          </w:rPr>
          <w:fldChar w:fldCharType="end"/>
        </w:r>
        <w:r w:rsidR="007D3CA3">
          <w:rPr>
            <w:rFonts w:ascii="Times New Roman" w:hAnsi="Times New Roman" w:cs="Times New Roman"/>
            <w:noProof/>
            <w:color w:val="000000"/>
            <w:sz w:val="24"/>
            <w:szCs w:val="24"/>
          </w:rPr>
          <w:delText>)</w:delText>
        </w:r>
        <w:r w:rsidR="007D3CA3">
          <w:rPr>
            <w:rFonts w:ascii="Times New Roman" w:hAnsi="Times New Roman" w:cs="Times New Roman"/>
            <w:color w:val="000000"/>
            <w:sz w:val="24"/>
            <w:szCs w:val="24"/>
          </w:rPr>
          <w:fldChar w:fldCharType="end"/>
        </w:r>
        <w:r w:rsidR="007D3CA3">
          <w:rPr>
            <w:rFonts w:ascii="Times New Roman" w:hAnsi="Times New Roman" w:cs="Times New Roman"/>
            <w:color w:val="000000"/>
            <w:sz w:val="24"/>
            <w:szCs w:val="24"/>
          </w:rPr>
          <w:delText>.</w:delText>
        </w:r>
      </w:del>
    </w:p>
    <w:p w14:paraId="4933AD89" w14:textId="5A1E959B" w:rsidR="003F7ADE" w:rsidRDefault="00284C5F" w:rsidP="00DE7817">
      <w:pPr>
        <w:spacing w:after="0" w:line="480" w:lineRule="auto"/>
        <w:ind w:firstLine="720"/>
        <w:contextualSpacing/>
        <w:rPr>
          <w:ins w:id="1637" w:author="Kopp, Darin" w:date="2025-02-20T15:34:00Z"/>
          <w:rFonts w:ascii="Times New Roman" w:hAnsi="Times New Roman" w:cs="Times New Roman"/>
          <w:sz w:val="24"/>
          <w:szCs w:val="24"/>
        </w:rPr>
      </w:pPr>
      <w:ins w:id="1638" w:author="Kopp, Darin" w:date="2025-02-20T15:34:00Z">
        <w:r>
          <w:rPr>
            <w:rFonts w:ascii="Times New Roman" w:hAnsi="Times New Roman" w:cs="Times New Roman"/>
            <w:sz w:val="24"/>
            <w:szCs w:val="24"/>
          </w:rPr>
          <w:t>. Foremost</w:t>
        </w:r>
        <w:r w:rsidR="009E6332">
          <w:rPr>
            <w:rFonts w:ascii="Times New Roman" w:hAnsi="Times New Roman" w:cs="Times New Roman"/>
            <w:sz w:val="24"/>
            <w:szCs w:val="24"/>
          </w:rPr>
          <w:t xml:space="preserve">, our efforts </w:t>
        </w:r>
        <w:r w:rsidR="008A625D">
          <w:rPr>
            <w:rFonts w:ascii="Times New Roman" w:hAnsi="Times New Roman" w:cs="Times New Roman"/>
            <w:sz w:val="24"/>
            <w:szCs w:val="24"/>
          </w:rPr>
          <w:t xml:space="preserve">focus explicitly on a relatively small number of potential stressors whereas reference-site approaches focus implicitly on a </w:t>
        </w:r>
        <w:r w:rsidR="00F7750A">
          <w:rPr>
            <w:rFonts w:ascii="Times New Roman" w:hAnsi="Times New Roman" w:cs="Times New Roman"/>
            <w:sz w:val="24"/>
            <w:szCs w:val="24"/>
          </w:rPr>
          <w:t>theoretically</w:t>
        </w:r>
        <w:r w:rsidR="008A625D">
          <w:rPr>
            <w:rFonts w:ascii="Times New Roman" w:hAnsi="Times New Roman" w:cs="Times New Roman"/>
            <w:sz w:val="24"/>
            <w:szCs w:val="24"/>
          </w:rPr>
          <w:t xml:space="preserve"> large</w:t>
        </w:r>
        <w:r w:rsidR="00EA1D81">
          <w:rPr>
            <w:rFonts w:ascii="Times New Roman" w:hAnsi="Times New Roman" w:cs="Times New Roman"/>
            <w:sz w:val="24"/>
            <w:szCs w:val="24"/>
          </w:rPr>
          <w:t>r, but undefined</w:t>
        </w:r>
        <w:r w:rsidR="008A625D">
          <w:rPr>
            <w:rFonts w:ascii="Times New Roman" w:hAnsi="Times New Roman" w:cs="Times New Roman"/>
            <w:sz w:val="24"/>
            <w:szCs w:val="24"/>
          </w:rPr>
          <w:t xml:space="preserve"> number of stressors. For example, </w:t>
        </w:r>
        <w:r w:rsidR="00F773C1">
          <w:rPr>
            <w:rFonts w:ascii="Times New Roman" w:hAnsi="Times New Roman" w:cs="Times New Roman"/>
            <w:sz w:val="24"/>
            <w:szCs w:val="24"/>
          </w:rPr>
          <w:t xml:space="preserve">the </w:t>
        </w:r>
        <w:r w:rsidR="005F07F1">
          <w:rPr>
            <w:rFonts w:ascii="Times New Roman" w:hAnsi="Times New Roman" w:cs="Times New Roman"/>
            <w:sz w:val="24"/>
            <w:szCs w:val="24"/>
          </w:rPr>
          <w:t xml:space="preserve">difference </w:t>
        </w:r>
        <w:r w:rsidR="00F773C1">
          <w:rPr>
            <w:rFonts w:ascii="Times New Roman" w:hAnsi="Times New Roman" w:cs="Times New Roman"/>
            <w:sz w:val="24"/>
            <w:szCs w:val="24"/>
          </w:rPr>
          <w:t xml:space="preserve">between </w:t>
        </w:r>
        <w:r w:rsidR="005F07F1">
          <w:rPr>
            <w:rFonts w:ascii="Times New Roman" w:hAnsi="Times New Roman" w:cs="Times New Roman"/>
            <w:sz w:val="24"/>
            <w:szCs w:val="24"/>
          </w:rPr>
          <w:t xml:space="preserve">a test site and </w:t>
        </w:r>
        <w:r w:rsidR="008A625D">
          <w:rPr>
            <w:rFonts w:ascii="Times New Roman" w:hAnsi="Times New Roman" w:cs="Times New Roman"/>
            <w:sz w:val="24"/>
            <w:szCs w:val="24"/>
          </w:rPr>
          <w:t xml:space="preserve">reference sites </w:t>
        </w:r>
        <w:r w:rsidR="005F07F1">
          <w:rPr>
            <w:rFonts w:ascii="Times New Roman" w:hAnsi="Times New Roman" w:cs="Times New Roman"/>
            <w:sz w:val="24"/>
            <w:szCs w:val="24"/>
          </w:rPr>
          <w:t>could be related to a number of other stressors that were not used as biotic screens</w:t>
        </w:r>
        <w:r w:rsidR="00DE7817">
          <w:rPr>
            <w:rFonts w:ascii="Times New Roman" w:hAnsi="Times New Roman" w:cs="Times New Roman"/>
            <w:sz w:val="24"/>
            <w:szCs w:val="24"/>
          </w:rPr>
          <w:t xml:space="preserve"> but co-occur with them</w:t>
        </w:r>
        <w:r w:rsidR="005F07F1">
          <w:rPr>
            <w:rFonts w:ascii="Times New Roman" w:hAnsi="Times New Roman" w:cs="Times New Roman"/>
            <w:sz w:val="24"/>
            <w:szCs w:val="24"/>
          </w:rPr>
          <w:t xml:space="preserve"> </w:t>
        </w:r>
        <w:r w:rsidR="005F07F1">
          <w:rPr>
            <w:rFonts w:ascii="Times New Roman" w:hAnsi="Times New Roman" w:cs="Times New Roman"/>
            <w:sz w:val="24"/>
            <w:szCs w:val="24"/>
          </w:rPr>
          <w:fldChar w:fldCharType="begin">
            <w:fldData xml:space="preserve">PEVuZE5vdGU+PENpdGU+PEF1dGhvcj5IZXJsaWh5PC9BdXRob3I+PFllYXI+MjAwODwvWWVhcj48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</w:fldData>
          </w:fldChar>
        </w:r>
        <w:r w:rsidR="00F7750A">
          <w:rPr>
            <w:rFonts w:ascii="Times New Roman" w:hAnsi="Times New Roman" w:cs="Times New Roman"/>
            <w:sz w:val="24"/>
            <w:szCs w:val="24"/>
          </w:rPr>
          <w:instrText xml:space="preserve"> ADDIN EN.CITE </w:instrText>
        </w:r>
        <w:r w:rsidR="00F7750A">
          <w:rPr>
            <w:rFonts w:ascii="Times New Roman" w:hAnsi="Times New Roman" w:cs="Times New Roman"/>
            <w:sz w:val="24"/>
            <w:szCs w:val="24"/>
          </w:rPr>
          <w:fldChar w:fldCharType="begin">
            <w:fldData xml:space="preserve">PEVuZE5vdGU+PENpdGU+PEF1dGhvcj5IZXJsaWh5PC9BdXRob3I+PFllYXI+MjAwODwvWWVhcj48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</w:fldData>
          </w:fldChar>
        </w:r>
        <w:r w:rsidR="00F7750A">
          <w:rPr>
            <w:rFonts w:ascii="Times New Roman" w:hAnsi="Times New Roman" w:cs="Times New Roman"/>
            <w:sz w:val="24"/>
            <w:szCs w:val="24"/>
          </w:rPr>
          <w:instrText xml:space="preserve"> ADDIN EN.CITE.DATA </w:instrText>
        </w:r>
        <w:r w:rsidR="00F7750A">
          <w:rPr>
            <w:rFonts w:ascii="Times New Roman" w:hAnsi="Times New Roman" w:cs="Times New Roman"/>
            <w:sz w:val="24"/>
            <w:szCs w:val="24"/>
          </w:rPr>
        </w:r>
        <w:r w:rsidR="00F7750A">
          <w:rPr>
            <w:rFonts w:ascii="Times New Roman" w:hAnsi="Times New Roman" w:cs="Times New Roman"/>
            <w:sz w:val="24"/>
            <w:szCs w:val="24"/>
          </w:rPr>
          <w:fldChar w:fldCharType="end"/>
        </w:r>
        <w:r w:rsidR="005F07F1">
          <w:rPr>
            <w:rFonts w:ascii="Times New Roman" w:hAnsi="Times New Roman" w:cs="Times New Roman"/>
            <w:sz w:val="24"/>
            <w:szCs w:val="24"/>
          </w:rPr>
        </w:r>
        <w:r w:rsidR="005F07F1">
          <w:rPr>
            <w:rFonts w:ascii="Times New Roman" w:hAnsi="Times New Roman" w:cs="Times New Roman"/>
            <w:sz w:val="24"/>
            <w:szCs w:val="24"/>
          </w:rPr>
          <w:fldChar w:fldCharType="separate"/>
        </w:r>
        <w:r w:rsidR="00F7750A">
          <w:rPr>
            <w:rFonts w:ascii="Times New Roman" w:hAnsi="Times New Roman" w:cs="Times New Roman"/>
            <w:noProof/>
            <w:sz w:val="24"/>
            <w:szCs w:val="24"/>
          </w:rPr>
          <w:t>(</w:t>
        </w:r>
        <w:r w:rsidR="00000000">
          <w:fldChar w:fldCharType="begin"/>
        </w:r>
        <w:r w:rsidR="00000000">
          <w:instrText>HYPERLINK \l "_ENREF_31" \o "Herlihy, 2008 #27"</w:instrText>
        </w:r>
        <w:r w:rsidR="00000000">
          <w:fldChar w:fldCharType="separate"/>
        </w:r>
        <w:r w:rsidR="00707795">
          <w:rPr>
            <w:rFonts w:ascii="Times New Roman" w:hAnsi="Times New Roman" w:cs="Times New Roman"/>
            <w:noProof/>
            <w:sz w:val="24"/>
            <w:szCs w:val="24"/>
          </w:rPr>
          <w:t>Herlihy et al. 2008</w:t>
        </w:r>
        <w:r w:rsidR="00000000">
          <w:rPr>
            <w:rFonts w:ascii="Times New Roman" w:hAnsi="Times New Roman" w:cs="Times New Roman"/>
            <w:noProof/>
            <w:sz w:val="24"/>
            <w:szCs w:val="24"/>
          </w:rPr>
          <w:fldChar w:fldCharType="end"/>
        </w:r>
        <w:r w:rsidR="00F7750A">
          <w:rPr>
            <w:rFonts w:ascii="Times New Roman" w:hAnsi="Times New Roman" w:cs="Times New Roman"/>
            <w:noProof/>
            <w:sz w:val="24"/>
            <w:szCs w:val="24"/>
          </w:rPr>
          <w:t xml:space="preserve">, </w:t>
        </w:r>
        <w:r w:rsidR="00000000">
          <w:fldChar w:fldCharType="begin"/>
        </w:r>
        <w:r w:rsidR="00000000">
          <w:instrText>HYPERLINK \l "_ENREF_63" \o "Paulsen, 2008 #61"</w:instrText>
        </w:r>
        <w:r w:rsidR="00000000">
          <w:fldChar w:fldCharType="separate"/>
        </w:r>
        <w:r w:rsidR="00707795">
          <w:rPr>
            <w:rFonts w:ascii="Times New Roman" w:hAnsi="Times New Roman" w:cs="Times New Roman"/>
            <w:noProof/>
            <w:sz w:val="24"/>
            <w:szCs w:val="24"/>
          </w:rPr>
          <w:t>Paulsen et al. 2008</w:t>
        </w:r>
        <w:r w:rsidR="00000000">
          <w:rPr>
            <w:rFonts w:ascii="Times New Roman" w:hAnsi="Times New Roman" w:cs="Times New Roman"/>
            <w:noProof/>
            <w:sz w:val="24"/>
            <w:szCs w:val="24"/>
          </w:rPr>
          <w:fldChar w:fldCharType="end"/>
        </w:r>
        <w:r w:rsidR="00F7750A">
          <w:rPr>
            <w:rFonts w:ascii="Times New Roman" w:hAnsi="Times New Roman" w:cs="Times New Roman"/>
            <w:noProof/>
            <w:sz w:val="24"/>
            <w:szCs w:val="24"/>
          </w:rPr>
          <w:t>)</w:t>
        </w:r>
        <w:r w:rsidR="005F07F1">
          <w:rPr>
            <w:rFonts w:ascii="Times New Roman" w:hAnsi="Times New Roman" w:cs="Times New Roman"/>
            <w:sz w:val="24"/>
            <w:szCs w:val="24"/>
          </w:rPr>
          <w:fldChar w:fldCharType="end"/>
        </w:r>
        <w:r w:rsidR="005F07F1">
          <w:rPr>
            <w:rFonts w:ascii="Times New Roman" w:hAnsi="Times New Roman" w:cs="Times New Roman"/>
            <w:sz w:val="24"/>
            <w:szCs w:val="24"/>
          </w:rPr>
          <w:t xml:space="preserve">. </w:t>
        </w:r>
        <w:r w:rsidR="00F70844">
          <w:rPr>
            <w:rFonts w:ascii="Times New Roman" w:hAnsi="Times New Roman" w:cs="Times New Roman"/>
            <w:sz w:val="24"/>
            <w:szCs w:val="24"/>
          </w:rPr>
          <w:t>Alternatively, i</w:t>
        </w:r>
        <w:r w:rsidR="005F07F1">
          <w:rPr>
            <w:rFonts w:ascii="Times New Roman" w:hAnsi="Times New Roman" w:cs="Times New Roman"/>
            <w:sz w:val="24"/>
            <w:szCs w:val="24"/>
          </w:rPr>
          <w:t xml:space="preserve">n </w:t>
        </w:r>
        <w:r w:rsidR="00EA1D81">
          <w:rPr>
            <w:rFonts w:ascii="Times New Roman" w:hAnsi="Times New Roman" w:cs="Times New Roman"/>
            <w:sz w:val="24"/>
            <w:szCs w:val="24"/>
          </w:rPr>
          <w:t>our</w:t>
        </w:r>
        <w:r w:rsidR="005F07F1">
          <w:rPr>
            <w:rFonts w:ascii="Times New Roman" w:hAnsi="Times New Roman" w:cs="Times New Roman"/>
            <w:sz w:val="24"/>
            <w:szCs w:val="24"/>
          </w:rPr>
          <w:t xml:space="preserve"> </w:t>
        </w:r>
        <w:r w:rsidR="00F773C1">
          <w:rPr>
            <w:rFonts w:ascii="Times New Roman" w:hAnsi="Times New Roman" w:cs="Times New Roman"/>
            <w:sz w:val="24"/>
            <w:szCs w:val="24"/>
          </w:rPr>
          <w:t xml:space="preserve">model-based </w:t>
        </w:r>
        <w:r w:rsidR="005F07F1">
          <w:rPr>
            <w:rFonts w:ascii="Times New Roman" w:hAnsi="Times New Roman" w:cs="Times New Roman"/>
            <w:sz w:val="24"/>
            <w:szCs w:val="24"/>
          </w:rPr>
          <w:t xml:space="preserve">approach, differences </w:t>
        </w:r>
        <w:r w:rsidR="003F7ADE">
          <w:rPr>
            <w:rFonts w:ascii="Times New Roman" w:hAnsi="Times New Roman" w:cs="Times New Roman"/>
            <w:sz w:val="24"/>
            <w:szCs w:val="24"/>
          </w:rPr>
          <w:t xml:space="preserve">between present day and hindcast assemblages </w:t>
        </w:r>
        <w:r w:rsidR="005F07F1">
          <w:rPr>
            <w:rFonts w:ascii="Times New Roman" w:hAnsi="Times New Roman" w:cs="Times New Roman"/>
            <w:sz w:val="24"/>
            <w:szCs w:val="24"/>
          </w:rPr>
          <w:t xml:space="preserve">are only related to changes in the physiochemical variables included as fixed effects. </w:t>
        </w:r>
        <w:r w:rsidR="00F773C1">
          <w:rPr>
            <w:rFonts w:ascii="Times New Roman" w:hAnsi="Times New Roman" w:cs="Times New Roman"/>
            <w:sz w:val="24"/>
            <w:szCs w:val="24"/>
          </w:rPr>
          <w:t xml:space="preserve">Although the former may elucidate general disturbance effects, it is difficult to attribute differences between assemblages to a specific environmental disturbance </w:t>
        </w:r>
        <w:r w:rsidR="00F773C1">
          <w:rPr>
            <w:rFonts w:ascii="Times New Roman" w:hAnsi="Times New Roman" w:cs="Times New Roman"/>
            <w:sz w:val="24"/>
            <w:szCs w:val="24"/>
          </w:rPr>
          <w:fldChar w:fldCharType="begin"/>
        </w:r>
        <w:r w:rsidR="00F773C1">
          <w:rPr>
            <w:rFonts w:ascii="Times New Roman" w:hAnsi="Times New Roman" w:cs="Times New Roman"/>
            <w:sz w:val="24"/>
            <w:szCs w:val="24"/>
          </w:rPr>
          <w:instrText xml:space="preserve"> ADDIN EN.CITE &lt;EndNote&gt;&lt;Cite&gt;&lt;Author&gt;Paulsen&lt;/Author&gt;&lt;Year&gt;2008&lt;/Year&gt;&lt;RecNum&gt;61&lt;/RecNum&gt;&lt;DisplayText&gt;(Paulsen et al. 2008)&lt;/DisplayText&gt;&lt;record&gt;&lt;rec-number&gt;61&lt;/rec-number&gt;&lt;foreign-keys&gt;&lt;key app="EN" db-id="rtxzfetfi9xw07eeartpf9t7wwtdt2arspvw" timestamp="1708546750" guid="42d9ced2-4372-4097-82b9-fb66e3622f11"&gt;61&lt;/key&gt;&lt;/foreign-keys&gt;&lt;ref-type name="Journal Article"&gt;17&lt;/ref-type&gt;&lt;contributors&gt;&lt;authors&gt;&lt;author&gt;Paulsen, Steven G.&lt;/author&gt;&lt;author&gt;Mayio, Alice&lt;/author&gt;&lt;author&gt;Peck, David V.&lt;/author&gt;&lt;author&gt;Stoddard, John L.&lt;/author&gt;&lt;author&gt;Tarquinio, Ellen&lt;/author&gt;&lt;author&gt;Holdsworth, Susan M.&lt;/author&gt;&lt;author&gt;Sickle, John Van&lt;/author&gt;&lt;author&gt;Yuan, Lester L.&lt;/author&gt;&lt;author&gt;Hawkins, Charles P.&lt;/author&gt;&lt;author&gt;Herlihy, Alan T.&lt;/author&gt;&lt;author&gt;Kaufmann, Philip R.&lt;/author&gt;&lt;author&gt;Barbour, Michael T.&lt;/author&gt;&lt;author&gt;Larsen, David P.&lt;/author&gt;&lt;author&gt;Olsen, Anthony R.&lt;/author&gt;&lt;/authors&gt;&lt;/contributors&gt;&lt;titles&gt;&lt;title&gt;Condition of stream ecosystems in the US: an overview of the first national assessment&lt;/title&gt;&lt;secondary-title&gt;Journal of the North American Benthological Society&lt;/secondary-title&gt;&lt;/titles&gt;&lt;periodical&gt;&lt;full-title&gt;Journal of the North American Benthological Society&lt;/full-title&gt;&lt;/periodical&gt;&lt;pages&gt;812-821&lt;/pages&gt;&lt;volume&gt;27&lt;/volume&gt;&lt;number&gt;4&lt;/number&gt;&lt;dates&gt;&lt;year&gt;2008&lt;/year&gt;&lt;pub-dates&gt;&lt;date&gt;2008/12/01&lt;/date&gt;&lt;/pub-dates&gt;&lt;/dates&gt;&lt;publisher&gt;The University of Chicago Press&lt;/publisher&gt;&lt;isbn&gt;0887-3593&lt;/isbn&gt;&lt;urls&gt;&lt;related-urls&gt;&lt;url&gt;https://doi.org/10.1899/08-098.1&lt;/url&gt;&lt;/related-urls&gt;&lt;/urls&gt;&lt;electronic-resource-num&gt;10.1899/08-098.1&lt;/electronic-resource-num&gt;&lt;access-date&gt;2024/02/21&lt;/access-date&gt;&lt;/record&gt;&lt;/Cite&gt;&lt;/EndNote&gt;</w:instrText>
        </w:r>
        <w:r w:rsidR="00F773C1">
          <w:rPr>
            <w:rFonts w:ascii="Times New Roman" w:hAnsi="Times New Roman" w:cs="Times New Roman"/>
            <w:sz w:val="24"/>
            <w:szCs w:val="24"/>
          </w:rPr>
          <w:fldChar w:fldCharType="separate"/>
        </w:r>
        <w:r w:rsidR="00F773C1">
          <w:rPr>
            <w:rFonts w:ascii="Times New Roman" w:hAnsi="Times New Roman" w:cs="Times New Roman"/>
            <w:noProof/>
            <w:sz w:val="24"/>
            <w:szCs w:val="24"/>
          </w:rPr>
          <w:t>(</w:t>
        </w:r>
        <w:r w:rsidR="00000000">
          <w:fldChar w:fldCharType="begin"/>
        </w:r>
        <w:r w:rsidR="00000000">
          <w:instrText>HYPERLINK \l "_ENREF_63" \o "Paulsen, 2008 #61"</w:instrText>
        </w:r>
        <w:r w:rsidR="00000000">
          <w:fldChar w:fldCharType="separate"/>
        </w:r>
        <w:r w:rsidR="00707795">
          <w:rPr>
            <w:rFonts w:ascii="Times New Roman" w:hAnsi="Times New Roman" w:cs="Times New Roman"/>
            <w:noProof/>
            <w:sz w:val="24"/>
            <w:szCs w:val="24"/>
          </w:rPr>
          <w:t>Paulsen et al. 2008</w:t>
        </w:r>
        <w:r w:rsidR="00000000">
          <w:rPr>
            <w:rFonts w:ascii="Times New Roman" w:hAnsi="Times New Roman" w:cs="Times New Roman"/>
            <w:noProof/>
            <w:sz w:val="24"/>
            <w:szCs w:val="24"/>
          </w:rPr>
          <w:fldChar w:fldCharType="end"/>
        </w:r>
        <w:r w:rsidR="00F773C1">
          <w:rPr>
            <w:rFonts w:ascii="Times New Roman" w:hAnsi="Times New Roman" w:cs="Times New Roman"/>
            <w:noProof/>
            <w:sz w:val="24"/>
            <w:szCs w:val="24"/>
          </w:rPr>
          <w:t>)</w:t>
        </w:r>
        <w:r w:rsidR="00F773C1">
          <w:rPr>
            <w:rFonts w:ascii="Times New Roman" w:hAnsi="Times New Roman" w:cs="Times New Roman"/>
            <w:sz w:val="24"/>
            <w:szCs w:val="24"/>
          </w:rPr>
          <w:fldChar w:fldCharType="end"/>
        </w:r>
        <w:r w:rsidR="00F773C1">
          <w:rPr>
            <w:rFonts w:ascii="Times New Roman" w:hAnsi="Times New Roman" w:cs="Times New Roman"/>
            <w:sz w:val="24"/>
            <w:szCs w:val="24"/>
          </w:rPr>
          <w:t xml:space="preserve">.  </w:t>
        </w:r>
        <w:r w:rsidR="00F70844">
          <w:rPr>
            <w:rFonts w:ascii="Times New Roman" w:hAnsi="Times New Roman" w:cs="Times New Roman"/>
            <w:sz w:val="24"/>
            <w:szCs w:val="24"/>
          </w:rPr>
          <w:t>On the other hand</w:t>
        </w:r>
        <w:r w:rsidR="00F773C1">
          <w:rPr>
            <w:rFonts w:ascii="Times New Roman" w:hAnsi="Times New Roman" w:cs="Times New Roman"/>
            <w:sz w:val="24"/>
            <w:szCs w:val="24"/>
          </w:rPr>
          <w:t xml:space="preserve">, our model-based approach </w:t>
        </w:r>
        <w:r w:rsidR="005F07F1">
          <w:rPr>
            <w:rFonts w:ascii="Times New Roman" w:hAnsi="Times New Roman" w:cs="Times New Roman"/>
            <w:sz w:val="24"/>
            <w:szCs w:val="24"/>
          </w:rPr>
          <w:t>enhances interpretations</w:t>
        </w:r>
        <w:r w:rsidR="00F773C1">
          <w:rPr>
            <w:rFonts w:ascii="Times New Roman" w:hAnsi="Times New Roman" w:cs="Times New Roman"/>
            <w:sz w:val="24"/>
            <w:szCs w:val="24"/>
          </w:rPr>
          <w:t xml:space="preserve"> with respect to specific physiochemical variables</w:t>
        </w:r>
        <w:r w:rsidR="00F70844">
          <w:rPr>
            <w:rFonts w:ascii="Times New Roman" w:hAnsi="Times New Roman" w:cs="Times New Roman"/>
            <w:sz w:val="24"/>
            <w:szCs w:val="24"/>
          </w:rPr>
          <w:t xml:space="preserve"> but may omit</w:t>
        </w:r>
        <w:r w:rsidR="005F07F1">
          <w:rPr>
            <w:rFonts w:ascii="Times New Roman" w:hAnsi="Times New Roman" w:cs="Times New Roman"/>
            <w:sz w:val="24"/>
            <w:szCs w:val="24"/>
          </w:rPr>
          <w:t xml:space="preserve"> </w:t>
        </w:r>
        <w:r w:rsidR="00F773C1">
          <w:rPr>
            <w:rFonts w:ascii="Times New Roman" w:hAnsi="Times New Roman" w:cs="Times New Roman"/>
            <w:sz w:val="24"/>
            <w:szCs w:val="24"/>
          </w:rPr>
          <w:t xml:space="preserve">important </w:t>
        </w:r>
        <w:r w:rsidR="00DE7817">
          <w:rPr>
            <w:rFonts w:ascii="Times New Roman" w:hAnsi="Times New Roman" w:cs="Times New Roman"/>
            <w:sz w:val="24"/>
            <w:szCs w:val="24"/>
          </w:rPr>
          <w:t>anthropogenic</w:t>
        </w:r>
        <w:r w:rsidR="005F07F1">
          <w:rPr>
            <w:rFonts w:ascii="Times New Roman" w:hAnsi="Times New Roman" w:cs="Times New Roman"/>
            <w:sz w:val="24"/>
            <w:szCs w:val="24"/>
          </w:rPr>
          <w:t xml:space="preserve"> </w:t>
        </w:r>
        <w:r w:rsidR="00F773C1">
          <w:rPr>
            <w:rFonts w:ascii="Times New Roman" w:hAnsi="Times New Roman" w:cs="Times New Roman"/>
            <w:sz w:val="24"/>
            <w:szCs w:val="24"/>
          </w:rPr>
          <w:t>stressors that were not explicitly included in the model</w:t>
        </w:r>
        <w:r w:rsidR="005F07F1">
          <w:rPr>
            <w:rFonts w:ascii="Times New Roman" w:hAnsi="Times New Roman" w:cs="Times New Roman"/>
            <w:sz w:val="24"/>
            <w:szCs w:val="24"/>
          </w:rPr>
          <w:t>.</w:t>
        </w:r>
        <w:r w:rsidR="00ED5610">
          <w:rPr>
            <w:rFonts w:ascii="Times New Roman" w:hAnsi="Times New Roman" w:cs="Times New Roman"/>
            <w:sz w:val="24"/>
            <w:szCs w:val="24"/>
          </w:rPr>
          <w:t xml:space="preserve"> </w:t>
        </w:r>
        <w:r w:rsidR="003F7ADE">
          <w:rPr>
            <w:rFonts w:ascii="Times New Roman" w:hAnsi="Times New Roman" w:cs="Times New Roman"/>
            <w:sz w:val="24"/>
            <w:szCs w:val="24"/>
          </w:rPr>
          <w:t xml:space="preserve">Thus, the choice between reference site-based and </w:t>
        </w:r>
        <w:r w:rsidR="006775FE">
          <w:rPr>
            <w:rFonts w:ascii="Times New Roman" w:hAnsi="Times New Roman" w:cs="Times New Roman"/>
            <w:sz w:val="24"/>
            <w:szCs w:val="24"/>
          </w:rPr>
          <w:t xml:space="preserve">model-based assessments </w:t>
        </w:r>
        <w:r w:rsidR="003F7ADE">
          <w:rPr>
            <w:rFonts w:ascii="Times New Roman" w:hAnsi="Times New Roman" w:cs="Times New Roman"/>
            <w:sz w:val="24"/>
            <w:szCs w:val="24"/>
          </w:rPr>
          <w:t xml:space="preserve">may be contingent on whether </w:t>
        </w:r>
        <w:r w:rsidR="00D05653">
          <w:rPr>
            <w:rFonts w:ascii="Times New Roman" w:hAnsi="Times New Roman" w:cs="Times New Roman"/>
            <w:sz w:val="24"/>
            <w:szCs w:val="24"/>
          </w:rPr>
          <w:t xml:space="preserve">the environmental gradients </w:t>
        </w:r>
        <w:r w:rsidR="00ED5610">
          <w:rPr>
            <w:rFonts w:ascii="Times New Roman" w:hAnsi="Times New Roman" w:cs="Times New Roman"/>
            <w:sz w:val="24"/>
            <w:szCs w:val="24"/>
          </w:rPr>
          <w:t xml:space="preserve">that are commonly disturbed by human activities </w:t>
        </w:r>
        <w:r w:rsidR="00D05653">
          <w:rPr>
            <w:rFonts w:ascii="Times New Roman" w:hAnsi="Times New Roman" w:cs="Times New Roman"/>
            <w:sz w:val="24"/>
            <w:szCs w:val="24"/>
          </w:rPr>
          <w:t>can be identified and appropriately</w:t>
        </w:r>
        <w:r w:rsidR="00ED5610">
          <w:rPr>
            <w:rFonts w:ascii="Times New Roman" w:hAnsi="Times New Roman" w:cs="Times New Roman"/>
            <w:sz w:val="24"/>
            <w:szCs w:val="24"/>
          </w:rPr>
          <w:t xml:space="preserve"> modeled. </w:t>
        </w:r>
        <w:r w:rsidR="00D05653">
          <w:rPr>
            <w:rFonts w:ascii="Times New Roman" w:hAnsi="Times New Roman" w:cs="Times New Roman"/>
            <w:sz w:val="24"/>
            <w:szCs w:val="24"/>
          </w:rPr>
          <w:t xml:space="preserve"> </w:t>
        </w:r>
      </w:ins>
    </w:p>
    <w:p w14:paraId="568CEFC5" w14:textId="3354FEA8" w:rsidR="00C04103" w:rsidRDefault="00EA1D81" w:rsidP="00F81DA4">
      <w:pPr>
        <w:spacing w:after="0" w:line="480" w:lineRule="auto"/>
        <w:ind w:firstLine="720"/>
        <w:contextualSpacing/>
        <w:rPr>
          <w:ins w:id="1639" w:author="Kopp, Darin" w:date="2025-02-20T15:34:00Z"/>
          <w:rFonts w:ascii="Times New Roman" w:hAnsi="Times New Roman" w:cs="Times New Roman"/>
          <w:color w:val="000000"/>
          <w:sz w:val="24"/>
          <w:szCs w:val="24"/>
        </w:rPr>
      </w:pPr>
      <w:ins w:id="1640" w:author="Kopp, Darin" w:date="2025-02-20T15:34:00Z">
        <w:r>
          <w:rPr>
            <w:rFonts w:ascii="Times New Roman" w:hAnsi="Times New Roman" w:cs="Times New Roman"/>
            <w:color w:val="000000"/>
            <w:sz w:val="24"/>
            <w:szCs w:val="24"/>
          </w:rPr>
          <w:t xml:space="preserve">The </w:t>
        </w:r>
        <w:r w:rsidR="00356126">
          <w:rPr>
            <w:rFonts w:ascii="Times New Roman" w:hAnsi="Times New Roman" w:cs="Times New Roman"/>
            <w:color w:val="000000"/>
            <w:sz w:val="24"/>
            <w:szCs w:val="24"/>
          </w:rPr>
          <w:t xml:space="preserve">JSDMs </w:t>
        </w:r>
        <w:r w:rsidR="006775FE">
          <w:rPr>
            <w:rFonts w:ascii="Times New Roman" w:hAnsi="Times New Roman" w:cs="Times New Roman"/>
            <w:color w:val="000000"/>
            <w:sz w:val="24"/>
            <w:szCs w:val="24"/>
          </w:rPr>
          <w:t xml:space="preserve">were also </w:t>
        </w:r>
        <w:r w:rsidR="00356126">
          <w:rPr>
            <w:rFonts w:ascii="Times New Roman" w:hAnsi="Times New Roman" w:cs="Times New Roman"/>
            <w:color w:val="000000"/>
            <w:sz w:val="24"/>
            <w:szCs w:val="24"/>
          </w:rPr>
          <w:t>fitted using bayesian inference and, as such, yielded posterior distributions</w:t>
        </w:r>
        <w:r w:rsidR="006775FE">
          <w:rPr>
            <w:rFonts w:ascii="Times New Roman" w:hAnsi="Times New Roman" w:cs="Times New Roman"/>
            <w:color w:val="000000"/>
            <w:sz w:val="24"/>
            <w:szCs w:val="24"/>
          </w:rPr>
          <w:t xml:space="preserve"> that can be used for hypothesis testing</w:t>
        </w:r>
        <w:r w:rsidR="00356126">
          <w:rPr>
            <w:rFonts w:ascii="Times New Roman" w:hAnsi="Times New Roman" w:cs="Times New Roman"/>
            <w:color w:val="000000"/>
            <w:sz w:val="24"/>
            <w:szCs w:val="24"/>
          </w:rPr>
          <w:t xml:space="preserve"> </w:t>
        </w:r>
        <w:r w:rsidR="00356126">
          <w:rPr>
            <w:rFonts w:ascii="Times New Roman" w:hAnsi="Times New Roman" w:cs="Times New Roman"/>
            <w:color w:val="000000"/>
            <w:sz w:val="24"/>
            <w:szCs w:val="24"/>
          </w:rPr>
          <w:fldChar w:fldCharType="begin"/>
        </w:r>
        <w:r w:rsidR="00356126">
          <w:rPr>
            <w:rFonts w:ascii="Times New Roman" w:hAnsi="Times New Roman" w:cs="Times New Roman"/>
            <w:color w:val="000000"/>
            <w:sz w:val="24"/>
            <w:szCs w:val="24"/>
          </w:rPr>
          <w:instrText xml:space="preserve"> ADDIN EN.CITE &lt;EndNote&gt;&lt;Cite&gt;&lt;Author&gt;Johnson&lt;/Author&gt;&lt;Year&gt;2022&lt;/Year&gt;&lt;RecNum&gt;284&lt;/RecNum&gt;&lt;DisplayText&gt;(Johnson et al. 2022)&lt;/DisplayText&gt;&lt;record&gt;&lt;rec-number&gt;284&lt;/rec-number&gt;&lt;foreign-keys&gt;&lt;key app="EN" db-id="rtxzfetfi9xw07eeartpf9t7wwtdt2arspvw" timestamp="1734558030"&gt;284&lt;/key&gt;&lt;/foreign-keys&gt;&lt;ref-type name="Book"&gt;6&lt;/ref-type&gt;&lt;contributors&gt;&lt;authors&gt;&lt;author&gt;Johnson, A.A., &lt;/author&gt;&lt;author&gt;Ott, M.Q., &lt;/author&gt;&lt;author&gt;Dogucu, M. &lt;/author&gt;&lt;/authors&gt;&lt;/contributors&gt;&lt;titles&gt;&lt;title&gt;Bayes Rules!: An Introduction to Applied Bayesian Modeling &lt;/title&gt;&lt;/titles&gt;&lt;dates&gt;&lt;year&gt;2022&lt;/year&gt;&lt;/dates&gt;&lt;publisher&gt;Chapman and Hall/CRC&lt;/publisher&gt;&lt;urls&gt;&lt;/urls&gt;&lt;electronic-resource-num&gt; https://doi.org/10.1201/9780429288340&lt;/electronic-resource-num&gt;&lt;/record&gt;&lt;/Cite&gt;&lt;/EndNote&gt;</w:instrText>
        </w:r>
        <w:r w:rsidR="00356126">
          <w:rPr>
            <w:rFonts w:ascii="Times New Roman" w:hAnsi="Times New Roman" w:cs="Times New Roman"/>
            <w:color w:val="000000"/>
            <w:sz w:val="24"/>
            <w:szCs w:val="24"/>
          </w:rPr>
          <w:fldChar w:fldCharType="separate"/>
        </w:r>
        <w:r w:rsidR="00356126">
          <w:rPr>
            <w:rFonts w:ascii="Times New Roman" w:hAnsi="Times New Roman" w:cs="Times New Roman"/>
            <w:noProof/>
            <w:color w:val="000000"/>
            <w:sz w:val="24"/>
            <w:szCs w:val="24"/>
          </w:rPr>
          <w:t>(</w:t>
        </w:r>
        <w:r w:rsidR="00000000">
          <w:fldChar w:fldCharType="begin"/>
        </w:r>
        <w:r w:rsidR="00000000">
          <w:instrText>HYPERLINK \l "_ENREF_38" \o "Johnson, 2022 #284"</w:instrText>
        </w:r>
        <w:r w:rsidR="00000000">
          <w:fldChar w:fldCharType="separate"/>
        </w:r>
        <w:r w:rsidR="00707795">
          <w:rPr>
            <w:rFonts w:ascii="Times New Roman" w:hAnsi="Times New Roman" w:cs="Times New Roman"/>
            <w:noProof/>
            <w:color w:val="000000"/>
            <w:sz w:val="24"/>
            <w:szCs w:val="24"/>
          </w:rPr>
          <w:t>Johnson et al. 2022</w:t>
        </w:r>
        <w:r w:rsidR="00000000">
          <w:rPr>
            <w:rFonts w:ascii="Times New Roman" w:hAnsi="Times New Roman" w:cs="Times New Roman"/>
            <w:noProof/>
            <w:color w:val="000000"/>
            <w:sz w:val="24"/>
            <w:szCs w:val="24"/>
          </w:rPr>
          <w:fldChar w:fldCharType="end"/>
        </w:r>
        <w:r w:rsidR="00356126">
          <w:rPr>
            <w:rFonts w:ascii="Times New Roman" w:hAnsi="Times New Roman" w:cs="Times New Roman"/>
            <w:noProof/>
            <w:color w:val="000000"/>
            <w:sz w:val="24"/>
            <w:szCs w:val="24"/>
          </w:rPr>
          <w:t>)</w:t>
        </w:r>
        <w:r w:rsidR="00356126">
          <w:rPr>
            <w:rFonts w:ascii="Times New Roman" w:hAnsi="Times New Roman" w:cs="Times New Roman"/>
            <w:color w:val="000000"/>
            <w:sz w:val="24"/>
            <w:szCs w:val="24"/>
          </w:rPr>
          <w:fldChar w:fldCharType="end"/>
        </w:r>
        <w:r w:rsidR="00356126">
          <w:rPr>
            <w:rFonts w:ascii="Times New Roman" w:hAnsi="Times New Roman" w:cs="Times New Roman"/>
            <w:color w:val="000000"/>
            <w:sz w:val="24"/>
            <w:szCs w:val="24"/>
          </w:rPr>
          <w:t xml:space="preserve">. Specifically, we evaluate whether the effects of human disturbance on physiochemical variables </w:t>
        </w:r>
        <w:r w:rsidR="00F70844">
          <w:rPr>
            <w:rFonts w:ascii="Times New Roman" w:hAnsi="Times New Roman" w:cs="Times New Roman"/>
            <w:color w:val="000000"/>
            <w:sz w:val="24"/>
            <w:szCs w:val="24"/>
          </w:rPr>
          <w:t>were</w:t>
        </w:r>
        <w:r w:rsidR="00356126">
          <w:rPr>
            <w:rFonts w:ascii="Times New Roman" w:hAnsi="Times New Roman" w:cs="Times New Roman"/>
            <w:color w:val="000000"/>
            <w:sz w:val="24"/>
            <w:szCs w:val="24"/>
          </w:rPr>
          <w:t xml:space="preserve"> sufficient to alter benthic assemblages on a site-specific basis. </w:t>
        </w:r>
        <w:r w:rsidR="00587A0A">
          <w:rPr>
            <w:rFonts w:ascii="Times New Roman" w:hAnsi="Times New Roman" w:cs="Times New Roman"/>
            <w:color w:val="000000"/>
            <w:sz w:val="24"/>
            <w:szCs w:val="24"/>
          </w:rPr>
          <w:t>In contrast, t</w:t>
        </w:r>
        <w:r w:rsidR="00356126">
          <w:rPr>
            <w:rFonts w:ascii="Times New Roman" w:hAnsi="Times New Roman" w:cs="Times New Roman"/>
            <w:color w:val="000000"/>
            <w:sz w:val="24"/>
            <w:szCs w:val="24"/>
          </w:rPr>
          <w:t xml:space="preserve">raditional </w:t>
        </w:r>
        <w:r w:rsidR="00587A0A">
          <w:rPr>
            <w:rFonts w:ascii="Times New Roman" w:hAnsi="Times New Roman" w:cs="Times New Roman"/>
            <w:color w:val="000000"/>
            <w:sz w:val="24"/>
            <w:szCs w:val="24"/>
          </w:rPr>
          <w:t>reference site</w:t>
        </w:r>
        <w:r w:rsidR="00F70844">
          <w:rPr>
            <w:rFonts w:ascii="Times New Roman" w:hAnsi="Times New Roman" w:cs="Times New Roman"/>
            <w:color w:val="000000"/>
            <w:sz w:val="24"/>
            <w:szCs w:val="24"/>
          </w:rPr>
          <w:t>-based</w:t>
        </w:r>
        <w:r w:rsidR="00587A0A">
          <w:rPr>
            <w:rFonts w:ascii="Times New Roman" w:hAnsi="Times New Roman" w:cs="Times New Roman"/>
            <w:color w:val="000000"/>
            <w:sz w:val="24"/>
            <w:szCs w:val="24"/>
          </w:rPr>
          <w:t xml:space="preserve"> </w:t>
        </w:r>
        <w:r w:rsidR="00356126">
          <w:rPr>
            <w:rFonts w:ascii="Times New Roman" w:hAnsi="Times New Roman" w:cs="Times New Roman"/>
            <w:color w:val="000000"/>
            <w:sz w:val="24"/>
            <w:szCs w:val="24"/>
          </w:rPr>
          <w:t>approaches evaluate each test site based on quantiles of the distribution obtained from reference sites</w:t>
        </w:r>
        <w:r w:rsidR="00587A0A">
          <w:rPr>
            <w:rFonts w:ascii="Times New Roman" w:hAnsi="Times New Roman" w:cs="Times New Roman"/>
            <w:color w:val="000000"/>
            <w:sz w:val="24"/>
            <w:szCs w:val="24"/>
          </w:rPr>
          <w:t xml:space="preserve"> </w:t>
        </w:r>
        <w:r w:rsidR="00587A0A">
          <w:rPr>
            <w:rFonts w:ascii="Times New Roman" w:hAnsi="Times New Roman" w:cs="Times New Roman"/>
            <w:color w:val="000000"/>
            <w:sz w:val="24"/>
            <w:szCs w:val="24"/>
          </w:rPr>
          <w:fldChar w:fldCharType="begin">
            <w:fldData xml:space="preserve">PEVuZE5vdGU+PENpdGU+PEF1dGhvcj5IZXJsaWh5PC9BdXRob3I+PFllYXI+MjAwODwvWWVhcj48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</w:fldData>
          </w:fldChar>
        </w:r>
        <w:r w:rsidR="00587A0A">
          <w:rPr>
            <w:rFonts w:ascii="Times New Roman" w:hAnsi="Times New Roman" w:cs="Times New Roman"/>
            <w:color w:val="000000"/>
            <w:sz w:val="24"/>
            <w:szCs w:val="24"/>
          </w:rPr>
          <w:instrText xml:space="preserve"> ADDIN EN.CITE </w:instrText>
        </w:r>
        <w:r w:rsidR="00587A0A">
          <w:rPr>
            <w:rFonts w:ascii="Times New Roman" w:hAnsi="Times New Roman" w:cs="Times New Roman"/>
            <w:color w:val="000000"/>
            <w:sz w:val="24"/>
            <w:szCs w:val="24"/>
          </w:rPr>
          <w:fldChar w:fldCharType="begin">
            <w:fldData xml:space="preserve">PEVuZE5vdGU+PENpdGU+PEF1dGhvcj5IZXJsaWh5PC9BdXRob3I+PFllYXI+MjAwODwvWWVhcj48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</w:fldData>
          </w:fldChar>
        </w:r>
        <w:r w:rsidR="00587A0A">
          <w:rPr>
            <w:rFonts w:ascii="Times New Roman" w:hAnsi="Times New Roman" w:cs="Times New Roman"/>
            <w:color w:val="000000"/>
            <w:sz w:val="24"/>
            <w:szCs w:val="24"/>
          </w:rPr>
          <w:instrText xml:space="preserve"> ADDIN EN.CITE.DATA </w:instrText>
        </w:r>
        <w:r w:rsidR="00587A0A">
          <w:rPr>
            <w:rFonts w:ascii="Times New Roman" w:hAnsi="Times New Roman" w:cs="Times New Roman"/>
            <w:color w:val="000000"/>
            <w:sz w:val="24"/>
            <w:szCs w:val="24"/>
          </w:rPr>
        </w:r>
        <w:r w:rsidR="00587A0A">
          <w:rPr>
            <w:rFonts w:ascii="Times New Roman" w:hAnsi="Times New Roman" w:cs="Times New Roman"/>
            <w:color w:val="000000"/>
            <w:sz w:val="24"/>
            <w:szCs w:val="24"/>
          </w:rPr>
          <w:fldChar w:fldCharType="end"/>
        </w:r>
        <w:r w:rsidR="00587A0A">
          <w:rPr>
            <w:rFonts w:ascii="Times New Roman" w:hAnsi="Times New Roman" w:cs="Times New Roman"/>
            <w:color w:val="000000"/>
            <w:sz w:val="24"/>
            <w:szCs w:val="24"/>
          </w:rPr>
        </w:r>
        <w:r w:rsidR="00587A0A">
          <w:rPr>
            <w:rFonts w:ascii="Times New Roman" w:hAnsi="Times New Roman" w:cs="Times New Roman"/>
            <w:color w:val="000000"/>
            <w:sz w:val="24"/>
            <w:szCs w:val="24"/>
          </w:rPr>
          <w:fldChar w:fldCharType="separate"/>
        </w:r>
        <w:r w:rsidR="00587A0A">
          <w:rPr>
            <w:rFonts w:ascii="Times New Roman" w:hAnsi="Times New Roman" w:cs="Times New Roman"/>
            <w:noProof/>
            <w:color w:val="000000"/>
            <w:sz w:val="24"/>
            <w:szCs w:val="24"/>
          </w:rPr>
          <w:t>(</w:t>
        </w:r>
        <w:r w:rsidR="00000000">
          <w:fldChar w:fldCharType="begin"/>
        </w:r>
        <w:r w:rsidR="00000000">
          <w:instrText>HYPERLINK \l "_ENREF_31" \o "Herlihy, 2008 #27"</w:instrText>
        </w:r>
        <w:r w:rsidR="00000000">
          <w:fldChar w:fldCharType="separate"/>
        </w:r>
        <w:r w:rsidR="00707795">
          <w:rPr>
            <w:rFonts w:ascii="Times New Roman" w:hAnsi="Times New Roman" w:cs="Times New Roman"/>
            <w:noProof/>
            <w:color w:val="000000"/>
            <w:sz w:val="24"/>
            <w:szCs w:val="24"/>
          </w:rPr>
          <w:t>Herlihy et al. 2008</w:t>
        </w:r>
        <w:r w:rsidR="00000000">
          <w:rPr>
            <w:rFonts w:ascii="Times New Roman" w:hAnsi="Times New Roman" w:cs="Times New Roman"/>
            <w:noProof/>
            <w:color w:val="000000"/>
            <w:sz w:val="24"/>
            <w:szCs w:val="24"/>
          </w:rPr>
          <w:fldChar w:fldCharType="end"/>
        </w:r>
        <w:r w:rsidR="00587A0A">
          <w:rPr>
            <w:rFonts w:ascii="Times New Roman" w:hAnsi="Times New Roman" w:cs="Times New Roman"/>
            <w:noProof/>
            <w:color w:val="000000"/>
            <w:sz w:val="24"/>
            <w:szCs w:val="24"/>
          </w:rPr>
          <w:t xml:space="preserve">, </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color w:val="000000"/>
            <w:sz w:val="24"/>
            <w:szCs w:val="24"/>
          </w:rPr>
          <w:t>USEPA 2023</w:t>
        </w:r>
        <w:r w:rsidR="00000000">
          <w:rPr>
            <w:rFonts w:ascii="Times New Roman" w:hAnsi="Times New Roman" w:cs="Times New Roman"/>
            <w:noProof/>
            <w:color w:val="000000"/>
            <w:sz w:val="24"/>
            <w:szCs w:val="24"/>
          </w:rPr>
          <w:fldChar w:fldCharType="end"/>
        </w:r>
        <w:r w:rsidR="00587A0A">
          <w:rPr>
            <w:rFonts w:ascii="Times New Roman" w:hAnsi="Times New Roman" w:cs="Times New Roman"/>
            <w:noProof/>
            <w:color w:val="000000"/>
            <w:sz w:val="24"/>
            <w:szCs w:val="24"/>
          </w:rPr>
          <w:t>)</w:t>
        </w:r>
        <w:r w:rsidR="00587A0A">
          <w:rPr>
            <w:rFonts w:ascii="Times New Roman" w:hAnsi="Times New Roman" w:cs="Times New Roman"/>
            <w:color w:val="000000"/>
            <w:sz w:val="24"/>
            <w:szCs w:val="24"/>
          </w:rPr>
          <w:fldChar w:fldCharType="end"/>
        </w:r>
        <w:r w:rsidR="00587A0A">
          <w:rPr>
            <w:rFonts w:ascii="Times New Roman" w:hAnsi="Times New Roman" w:cs="Times New Roman"/>
            <w:color w:val="000000"/>
            <w:sz w:val="24"/>
            <w:szCs w:val="24"/>
          </w:rPr>
          <w:t xml:space="preserve">. </w:t>
        </w:r>
        <w:r w:rsidR="00F81DA4">
          <w:rPr>
            <w:rFonts w:ascii="Times New Roman" w:hAnsi="Times New Roman" w:cs="Times New Roman"/>
            <w:color w:val="000000"/>
            <w:sz w:val="24"/>
            <w:szCs w:val="24"/>
          </w:rPr>
          <w:t xml:space="preserve">In this regard, </w:t>
        </w:r>
        <w:r w:rsidR="00B5696E">
          <w:rPr>
            <w:rFonts w:ascii="Times New Roman" w:hAnsi="Times New Roman" w:cs="Times New Roman"/>
            <w:color w:val="000000"/>
            <w:sz w:val="24"/>
            <w:szCs w:val="24"/>
          </w:rPr>
          <w:t xml:space="preserve">JSDMs and </w:t>
        </w:r>
        <w:r w:rsidR="00587A0A">
          <w:rPr>
            <w:rFonts w:ascii="Times New Roman" w:hAnsi="Times New Roman" w:cs="Times New Roman"/>
            <w:color w:val="000000"/>
            <w:sz w:val="24"/>
            <w:szCs w:val="24"/>
          </w:rPr>
          <w:t xml:space="preserve">bayesian </w:t>
        </w:r>
        <w:r w:rsidR="00B5696E">
          <w:rPr>
            <w:rFonts w:ascii="Times New Roman" w:hAnsi="Times New Roman" w:cs="Times New Roman"/>
            <w:color w:val="000000"/>
            <w:sz w:val="24"/>
            <w:szCs w:val="24"/>
          </w:rPr>
          <w:t xml:space="preserve">inference may </w:t>
        </w:r>
        <w:r w:rsidR="00F81DA4">
          <w:rPr>
            <w:rFonts w:ascii="Times New Roman" w:hAnsi="Times New Roman" w:cs="Times New Roman"/>
            <w:color w:val="000000"/>
            <w:sz w:val="24"/>
            <w:szCs w:val="24"/>
          </w:rPr>
          <w:t>be advantageous</w:t>
        </w:r>
        <w:r w:rsidR="00587A0A">
          <w:rPr>
            <w:rFonts w:ascii="Times New Roman" w:hAnsi="Times New Roman" w:cs="Times New Roman"/>
            <w:color w:val="000000"/>
            <w:sz w:val="24"/>
            <w:szCs w:val="24"/>
          </w:rPr>
          <w:t xml:space="preserve"> </w:t>
        </w:r>
        <w:r w:rsidR="00F81DA4">
          <w:rPr>
            <w:rFonts w:ascii="Times New Roman" w:hAnsi="Times New Roman" w:cs="Times New Roman"/>
            <w:color w:val="000000"/>
            <w:sz w:val="24"/>
            <w:szCs w:val="24"/>
          </w:rPr>
          <w:t xml:space="preserve">in </w:t>
        </w:r>
        <w:r w:rsidR="00587A0A">
          <w:rPr>
            <w:rFonts w:ascii="Times New Roman" w:hAnsi="Times New Roman" w:cs="Times New Roman"/>
            <w:color w:val="000000"/>
            <w:sz w:val="24"/>
            <w:szCs w:val="24"/>
          </w:rPr>
          <w:t xml:space="preserve">interpretating biological condition estimates because </w:t>
        </w:r>
        <w:r w:rsidR="00B5696E">
          <w:rPr>
            <w:rFonts w:ascii="Times New Roman" w:hAnsi="Times New Roman" w:cs="Times New Roman"/>
            <w:color w:val="000000"/>
            <w:sz w:val="24"/>
            <w:szCs w:val="24"/>
          </w:rPr>
          <w:t xml:space="preserve">they </w:t>
        </w:r>
        <w:r w:rsidR="00587A0A">
          <w:rPr>
            <w:rFonts w:ascii="Times New Roman" w:hAnsi="Times New Roman" w:cs="Times New Roman"/>
            <w:color w:val="000000"/>
            <w:sz w:val="24"/>
            <w:szCs w:val="24"/>
          </w:rPr>
          <w:t>account for uncertainty in predictions</w:t>
        </w:r>
        <w:r w:rsidR="00F70844">
          <w:rPr>
            <w:rFonts w:ascii="Times New Roman" w:hAnsi="Times New Roman" w:cs="Times New Roman"/>
            <w:color w:val="000000"/>
            <w:sz w:val="24"/>
            <w:szCs w:val="24"/>
          </w:rPr>
          <w:t xml:space="preserve"> for each site</w:t>
        </w:r>
        <w:r w:rsidR="00587A0A">
          <w:rPr>
            <w:rFonts w:ascii="Times New Roman" w:hAnsi="Times New Roman" w:cs="Times New Roman"/>
            <w:color w:val="000000"/>
            <w:sz w:val="24"/>
            <w:szCs w:val="24"/>
          </w:rPr>
          <w:t>.</w:t>
        </w:r>
        <w:r w:rsidR="00F81DA4">
          <w:rPr>
            <w:rFonts w:ascii="Times New Roman" w:hAnsi="Times New Roman" w:cs="Times New Roman"/>
            <w:color w:val="000000"/>
            <w:sz w:val="24"/>
            <w:szCs w:val="24"/>
          </w:rPr>
          <w:t xml:space="preserve"> Furthermore,</w:t>
        </w:r>
        <w:r w:rsidR="00587A0A">
          <w:rPr>
            <w:rFonts w:ascii="Times New Roman" w:hAnsi="Times New Roman" w:cs="Times New Roman"/>
            <w:color w:val="000000"/>
            <w:sz w:val="24"/>
            <w:szCs w:val="24"/>
          </w:rPr>
          <w:t xml:space="preserve"> </w:t>
        </w:r>
        <w:r w:rsidR="00F81DA4">
          <w:rPr>
            <w:rFonts w:ascii="Times New Roman" w:hAnsi="Times New Roman" w:cs="Times New Roman"/>
            <w:color w:val="000000"/>
            <w:sz w:val="24"/>
            <w:szCs w:val="24"/>
          </w:rPr>
          <w:t xml:space="preserve">we also included </w:t>
        </w:r>
        <w:r w:rsidR="00F81DA4">
          <w:rPr>
            <w:rFonts w:ascii="Times New Roman" w:hAnsi="Times New Roman" w:cs="Times New Roman"/>
            <w:sz w:val="24"/>
            <w:szCs w:val="24"/>
          </w:rPr>
          <w:t xml:space="preserve">all genera from the </w:t>
        </w:r>
        <w:r w:rsidR="00F81DA4">
          <w:rPr>
            <w:rFonts w:ascii="Times New Roman" w:hAnsi="Times New Roman" w:cs="Times New Roman"/>
            <w:color w:val="000000"/>
            <w:sz w:val="24"/>
            <w:szCs w:val="24"/>
          </w:rPr>
          <w:t>regional taxa pool while</w:t>
        </w:r>
        <w:r w:rsidR="00B5696E">
          <w:rPr>
            <w:rFonts w:ascii="Times New Roman" w:hAnsi="Times New Roman" w:cs="Times New Roman"/>
            <w:color w:val="000000"/>
            <w:sz w:val="24"/>
            <w:szCs w:val="24"/>
          </w:rPr>
          <w:t xml:space="preserve"> some typical</w:t>
        </w:r>
        <w:r w:rsidR="00F81DA4">
          <w:rPr>
            <w:rFonts w:ascii="Times New Roman" w:hAnsi="Times New Roman" w:cs="Times New Roman"/>
            <w:color w:val="000000"/>
            <w:sz w:val="24"/>
            <w:szCs w:val="24"/>
          </w:rPr>
          <w:t xml:space="preserve"> reference site-based approaches include </w:t>
        </w:r>
        <w:r w:rsidR="00F70844">
          <w:rPr>
            <w:rFonts w:ascii="Times New Roman" w:hAnsi="Times New Roman" w:cs="Times New Roman"/>
            <w:color w:val="000000"/>
            <w:sz w:val="24"/>
            <w:szCs w:val="24"/>
          </w:rPr>
          <w:t xml:space="preserve">only </w:t>
        </w:r>
        <w:r w:rsidR="00F81DA4">
          <w:rPr>
            <w:rFonts w:ascii="Times New Roman" w:hAnsi="Times New Roman" w:cs="Times New Roman"/>
            <w:color w:val="000000"/>
            <w:sz w:val="24"/>
            <w:szCs w:val="24"/>
          </w:rPr>
          <w:t>taxa th</w:t>
        </w:r>
        <w:r w:rsidR="00F70844">
          <w:rPr>
            <w:rFonts w:ascii="Times New Roman" w:hAnsi="Times New Roman" w:cs="Times New Roman"/>
            <w:color w:val="000000"/>
            <w:sz w:val="24"/>
            <w:szCs w:val="24"/>
          </w:rPr>
          <w:t>at</w:t>
        </w:r>
        <w:r w:rsidR="00F81DA4">
          <w:rPr>
            <w:rFonts w:ascii="Times New Roman" w:hAnsi="Times New Roman" w:cs="Times New Roman"/>
            <w:color w:val="000000"/>
            <w:sz w:val="24"/>
            <w:szCs w:val="24"/>
          </w:rPr>
          <w:t xml:space="preserve"> occur at reference sites. </w:t>
        </w:r>
        <w:r w:rsidR="00B5696E">
          <w:rPr>
            <w:rFonts w:ascii="Times New Roman" w:hAnsi="Times New Roman" w:cs="Times New Roman"/>
            <w:color w:val="000000"/>
            <w:sz w:val="24"/>
            <w:szCs w:val="24"/>
          </w:rPr>
          <w:t xml:space="preserve">This implies that in the absence of </w:t>
        </w:r>
        <w:r w:rsidR="00D86BCA">
          <w:rPr>
            <w:rFonts w:ascii="Times New Roman" w:hAnsi="Times New Roman" w:cs="Times New Roman"/>
            <w:color w:val="000000"/>
            <w:sz w:val="24"/>
            <w:szCs w:val="24"/>
          </w:rPr>
          <w:t xml:space="preserve">human disturbance those taxa should occur at all locations regardless of other taxa. </w:t>
        </w:r>
        <w:r w:rsidR="00F81DA4">
          <w:rPr>
            <w:rFonts w:ascii="Times New Roman" w:hAnsi="Times New Roman" w:cs="Times New Roman"/>
            <w:color w:val="000000"/>
            <w:sz w:val="24"/>
            <w:szCs w:val="24"/>
          </w:rPr>
          <w:t xml:space="preserve">This </w:t>
        </w:r>
        <w:r w:rsidR="00D86BCA">
          <w:rPr>
            <w:rFonts w:ascii="Times New Roman" w:hAnsi="Times New Roman" w:cs="Times New Roman"/>
            <w:color w:val="000000"/>
            <w:sz w:val="24"/>
            <w:szCs w:val="24"/>
          </w:rPr>
          <w:t xml:space="preserve">is problematic </w:t>
        </w:r>
        <w:r w:rsidR="00F81DA4">
          <w:rPr>
            <w:rFonts w:ascii="Times New Roman" w:hAnsi="Times New Roman" w:cs="Times New Roman"/>
            <w:color w:val="000000"/>
            <w:sz w:val="24"/>
            <w:szCs w:val="24"/>
          </w:rPr>
          <w:t xml:space="preserve">because </w:t>
        </w:r>
        <w:r w:rsidR="00947032">
          <w:rPr>
            <w:rFonts w:ascii="Times New Roman" w:hAnsi="Times New Roman" w:cs="Times New Roman"/>
            <w:color w:val="000000"/>
            <w:sz w:val="24"/>
            <w:szCs w:val="24"/>
          </w:rPr>
          <w:t>genera</w:t>
        </w:r>
        <w:r w:rsidR="00F81DA4">
          <w:rPr>
            <w:rFonts w:ascii="Times New Roman" w:hAnsi="Times New Roman" w:cs="Times New Roman"/>
            <w:color w:val="000000"/>
            <w:sz w:val="24"/>
            <w:szCs w:val="24"/>
          </w:rPr>
          <w:t xml:space="preserve"> that tolerate anthropogenic disturbance probably evolved under similar conditions that occurred naturally or have remarkable plasticity </w:t>
        </w:r>
        <w:r w:rsidR="00F81DA4">
          <w:rPr>
            <w:rFonts w:ascii="Times New Roman" w:hAnsi="Times New Roman" w:cs="Times New Roman"/>
            <w:color w:val="000000"/>
            <w:sz w:val="24"/>
            <w:szCs w:val="24"/>
          </w:rPr>
          <w:fldChar w:fldCharType="begin">
            <w:fldData xml:space="preserve">PEVuZE5vdGU+PENpdGU+PEF1dGhvcj5IZWlubzwvQXV0aG9yPjxZZWFyPjIwMTM8L1llYXI+PFJl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</w:fldData>
          </w:fldChar>
        </w:r>
        <w:r w:rsidR="003F042E">
          <w:rPr>
            <w:rFonts w:ascii="Times New Roman" w:hAnsi="Times New Roman" w:cs="Times New Roman"/>
            <w:color w:val="000000"/>
            <w:sz w:val="24"/>
            <w:szCs w:val="24"/>
          </w:rPr>
          <w:instrText xml:space="preserve"> ADDIN EN.CITE </w:instrText>
        </w:r>
        <w:r w:rsidR="003F042E">
          <w:rPr>
            <w:rFonts w:ascii="Times New Roman" w:hAnsi="Times New Roman" w:cs="Times New Roman"/>
            <w:color w:val="000000"/>
            <w:sz w:val="24"/>
            <w:szCs w:val="24"/>
          </w:rPr>
          <w:fldChar w:fldCharType="begin">
            <w:fldData xml:space="preserve">PEVuZE5vdGU+PENpdGU+PEF1dGhvcj5IZWlubzwvQXV0aG9yPjxZZWFyPjIwMTM8L1llYXI+PFJl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</w:fldData>
          </w:fldChar>
        </w:r>
        <w:r w:rsidR="003F042E">
          <w:rPr>
            <w:rFonts w:ascii="Times New Roman" w:hAnsi="Times New Roman" w:cs="Times New Roman"/>
            <w:color w:val="000000"/>
            <w:sz w:val="24"/>
            <w:szCs w:val="24"/>
          </w:rPr>
          <w:instrText xml:space="preserve"> ADDIN EN.CITE.DATA </w:instrText>
        </w:r>
        <w:r w:rsidR="003F042E">
          <w:rPr>
            <w:rFonts w:ascii="Times New Roman" w:hAnsi="Times New Roman" w:cs="Times New Roman"/>
            <w:color w:val="000000"/>
            <w:sz w:val="24"/>
            <w:szCs w:val="24"/>
          </w:rPr>
        </w:r>
        <w:r w:rsidR="003F042E">
          <w:rPr>
            <w:rFonts w:ascii="Times New Roman" w:hAnsi="Times New Roman" w:cs="Times New Roman"/>
            <w:color w:val="000000"/>
            <w:sz w:val="24"/>
            <w:szCs w:val="24"/>
          </w:rPr>
          <w:fldChar w:fldCharType="end"/>
        </w:r>
        <w:r w:rsidR="00F81DA4">
          <w:rPr>
            <w:rFonts w:ascii="Times New Roman" w:hAnsi="Times New Roman" w:cs="Times New Roman"/>
            <w:color w:val="000000"/>
            <w:sz w:val="24"/>
            <w:szCs w:val="24"/>
          </w:rPr>
        </w:r>
        <w:r w:rsidR="00F81DA4">
          <w:rPr>
            <w:rFonts w:ascii="Times New Roman" w:hAnsi="Times New Roman" w:cs="Times New Roman"/>
            <w:color w:val="000000"/>
            <w:sz w:val="24"/>
            <w:szCs w:val="24"/>
          </w:rPr>
          <w:fldChar w:fldCharType="separate"/>
        </w:r>
        <w:r w:rsidR="00F81DA4">
          <w:rPr>
            <w:rFonts w:ascii="Times New Roman" w:hAnsi="Times New Roman" w:cs="Times New Roman"/>
            <w:noProof/>
            <w:color w:val="000000"/>
            <w:sz w:val="24"/>
            <w:szCs w:val="24"/>
          </w:rPr>
          <w:t>(</w:t>
        </w:r>
        <w:r w:rsidR="00000000">
          <w:fldChar w:fldCharType="begin"/>
        </w:r>
        <w:r w:rsidR="00000000">
          <w:instrText>HYPERLINK \l "_ENREF_91" \o "Wiens, 2010 #279"</w:instrText>
        </w:r>
        <w:r w:rsidR="00000000">
          <w:fldChar w:fldCharType="separate"/>
        </w:r>
        <w:r w:rsidR="00707795">
          <w:rPr>
            <w:rFonts w:ascii="Times New Roman" w:hAnsi="Times New Roman" w:cs="Times New Roman"/>
            <w:noProof/>
            <w:color w:val="000000"/>
            <w:sz w:val="24"/>
            <w:szCs w:val="24"/>
          </w:rPr>
          <w:t>Wiens et al. 2010</w:t>
        </w:r>
        <w:r w:rsidR="00000000">
          <w:rPr>
            <w:rFonts w:ascii="Times New Roman" w:hAnsi="Times New Roman" w:cs="Times New Roman"/>
            <w:noProof/>
            <w:color w:val="000000"/>
            <w:sz w:val="24"/>
            <w:szCs w:val="24"/>
          </w:rPr>
          <w:fldChar w:fldCharType="end"/>
        </w:r>
        <w:r w:rsidR="00F81DA4">
          <w:rPr>
            <w:rFonts w:ascii="Times New Roman" w:hAnsi="Times New Roman" w:cs="Times New Roman"/>
            <w:noProof/>
            <w:color w:val="000000"/>
            <w:sz w:val="24"/>
            <w:szCs w:val="24"/>
          </w:rPr>
          <w:t xml:space="preserve">, </w:t>
        </w:r>
        <w:r w:rsidR="00000000">
          <w:fldChar w:fldCharType="begin"/>
        </w:r>
        <w:r w:rsidR="00000000">
          <w:instrText>HYPERLINK \l "_ENREF_29" \o "Heino, 2013 #298"</w:instrText>
        </w:r>
        <w:r w:rsidR="00000000">
          <w:fldChar w:fldCharType="separate"/>
        </w:r>
        <w:r w:rsidR="00707795">
          <w:rPr>
            <w:rFonts w:ascii="Times New Roman" w:hAnsi="Times New Roman" w:cs="Times New Roman"/>
            <w:noProof/>
            <w:color w:val="000000"/>
            <w:sz w:val="24"/>
            <w:szCs w:val="24"/>
          </w:rPr>
          <w:t>Heino et al. 2013</w:t>
        </w:r>
        <w:r w:rsidR="00000000">
          <w:rPr>
            <w:rFonts w:ascii="Times New Roman" w:hAnsi="Times New Roman" w:cs="Times New Roman"/>
            <w:noProof/>
            <w:color w:val="000000"/>
            <w:sz w:val="24"/>
            <w:szCs w:val="24"/>
          </w:rPr>
          <w:fldChar w:fldCharType="end"/>
        </w:r>
        <w:r w:rsidR="00F81DA4">
          <w:rPr>
            <w:rFonts w:ascii="Times New Roman" w:hAnsi="Times New Roman" w:cs="Times New Roman"/>
            <w:noProof/>
            <w:color w:val="000000"/>
            <w:sz w:val="24"/>
            <w:szCs w:val="24"/>
          </w:rPr>
          <w:t>)</w:t>
        </w:r>
        <w:r w:rsidR="00F81DA4">
          <w:rPr>
            <w:rFonts w:ascii="Times New Roman" w:hAnsi="Times New Roman" w:cs="Times New Roman"/>
            <w:color w:val="000000"/>
            <w:sz w:val="24"/>
            <w:szCs w:val="24"/>
          </w:rPr>
          <w:fldChar w:fldCharType="end"/>
        </w:r>
        <w:r w:rsidR="00B5696E">
          <w:rPr>
            <w:rFonts w:ascii="Times New Roman" w:hAnsi="Times New Roman" w:cs="Times New Roman"/>
            <w:color w:val="000000"/>
            <w:sz w:val="24"/>
            <w:szCs w:val="24"/>
          </w:rPr>
          <w:t xml:space="preserve">. </w:t>
        </w:r>
        <w:r w:rsidR="00FF1D55">
          <w:rPr>
            <w:rFonts w:ascii="Times New Roman" w:hAnsi="Times New Roman" w:cs="Times New Roman"/>
            <w:color w:val="000000"/>
            <w:sz w:val="24"/>
            <w:szCs w:val="24"/>
          </w:rPr>
          <w:t xml:space="preserve">Finally, </w:t>
        </w:r>
        <w:r w:rsidR="000269AF">
          <w:rPr>
            <w:rFonts w:ascii="Times New Roman" w:hAnsi="Times New Roman" w:cs="Times New Roman"/>
            <w:color w:val="000000"/>
            <w:sz w:val="24"/>
            <w:szCs w:val="24"/>
          </w:rPr>
          <w:t xml:space="preserve">our model-based approach can reveal </w:t>
        </w:r>
        <w:r w:rsidR="00FF1D55">
          <w:rPr>
            <w:rFonts w:ascii="Times New Roman" w:hAnsi="Times New Roman" w:cs="Times New Roman"/>
            <w:color w:val="000000"/>
            <w:sz w:val="24"/>
            <w:szCs w:val="24"/>
          </w:rPr>
          <w:t xml:space="preserve">compositional changes. </w:t>
        </w:r>
        <w:r w:rsidR="004412E0">
          <w:rPr>
            <w:rFonts w:ascii="Times New Roman" w:hAnsi="Times New Roman" w:cs="Times New Roman"/>
            <w:color w:val="000000"/>
            <w:sz w:val="24"/>
            <w:szCs w:val="24"/>
          </w:rPr>
          <w:t>Although</w:t>
        </w:r>
        <w:r w:rsidR="000269AF">
          <w:rPr>
            <w:rFonts w:ascii="Times New Roman" w:hAnsi="Times New Roman" w:cs="Times New Roman"/>
            <w:color w:val="000000"/>
            <w:sz w:val="24"/>
            <w:szCs w:val="24"/>
          </w:rPr>
          <w:t xml:space="preserve"> the probabilistic adaptation of Jaccard’s similarity calculation suggests that predicting individual genera is more challenging than aggregated genus richness, this analysis provide</w:t>
        </w:r>
        <w:r w:rsidR="004412E0">
          <w:rPr>
            <w:rFonts w:ascii="Times New Roman" w:hAnsi="Times New Roman" w:cs="Times New Roman"/>
            <w:color w:val="000000"/>
            <w:sz w:val="24"/>
            <w:szCs w:val="24"/>
          </w:rPr>
          <w:t>d</w:t>
        </w:r>
        <w:r w:rsidR="000269AF">
          <w:rPr>
            <w:rFonts w:ascii="Times New Roman" w:hAnsi="Times New Roman" w:cs="Times New Roman"/>
            <w:color w:val="000000"/>
            <w:sz w:val="24"/>
            <w:szCs w:val="24"/>
          </w:rPr>
          <w:t xml:space="preserve"> additional information </w:t>
        </w:r>
        <w:r w:rsidR="004412E0">
          <w:rPr>
            <w:rFonts w:ascii="Times New Roman" w:hAnsi="Times New Roman" w:cs="Times New Roman"/>
            <w:color w:val="000000"/>
            <w:sz w:val="24"/>
            <w:szCs w:val="24"/>
          </w:rPr>
          <w:t xml:space="preserve">that is generally not easily available from other approaches </w:t>
        </w:r>
        <w:r w:rsidR="004412E0">
          <w:rPr>
            <w:rFonts w:ascii="Times New Roman" w:hAnsi="Times New Roman" w:cs="Times New Roman"/>
            <w:color w:val="000000"/>
            <w:sz w:val="24"/>
            <w:szCs w:val="24"/>
          </w:rPr>
          <w:fldChar w:fldCharType="begin">
            <w:fldData xml:space="preserve">PEVuZE5vdGU+PENpdGU+PEF1dGhvcj5IYXdraW5zPC9BdXRob3I+PFllYXI+MjAwNjwvWWVhcj48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=
</w:fldData>
          </w:fldChar>
        </w:r>
        <w:r w:rsidR="004412E0">
          <w:rPr>
            <w:rFonts w:ascii="Times New Roman" w:hAnsi="Times New Roman" w:cs="Times New Roman"/>
            <w:color w:val="000000"/>
            <w:sz w:val="24"/>
            <w:szCs w:val="24"/>
          </w:rPr>
          <w:instrText xml:space="preserve"> ADDIN EN.CITE </w:instrText>
        </w:r>
        <w:r w:rsidR="004412E0">
          <w:rPr>
            <w:rFonts w:ascii="Times New Roman" w:hAnsi="Times New Roman" w:cs="Times New Roman"/>
            <w:color w:val="000000"/>
            <w:sz w:val="24"/>
            <w:szCs w:val="24"/>
          </w:rPr>
          <w:fldChar w:fldCharType="begin">
            <w:fldData xml:space="preserve">PEVuZE5vdGU+PENpdGU+PEF1dGhvcj5IYXdraW5zPC9BdXRob3I+PFllYXI+MjAwNjwvWWVhcj48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=
</w:fldData>
          </w:fldChar>
        </w:r>
        <w:r w:rsidR="004412E0">
          <w:rPr>
            <w:rFonts w:ascii="Times New Roman" w:hAnsi="Times New Roman" w:cs="Times New Roman"/>
            <w:color w:val="000000"/>
            <w:sz w:val="24"/>
            <w:szCs w:val="24"/>
          </w:rPr>
          <w:instrText xml:space="preserve"> ADDIN EN.CITE.DATA </w:instrText>
        </w:r>
        <w:r w:rsidR="004412E0">
          <w:rPr>
            <w:rFonts w:ascii="Times New Roman" w:hAnsi="Times New Roman" w:cs="Times New Roman"/>
            <w:color w:val="000000"/>
            <w:sz w:val="24"/>
            <w:szCs w:val="24"/>
          </w:rPr>
        </w:r>
        <w:r w:rsidR="004412E0">
          <w:rPr>
            <w:rFonts w:ascii="Times New Roman" w:hAnsi="Times New Roman" w:cs="Times New Roman"/>
            <w:color w:val="000000"/>
            <w:sz w:val="24"/>
            <w:szCs w:val="24"/>
          </w:rPr>
          <w:fldChar w:fldCharType="end"/>
        </w:r>
        <w:r w:rsidR="004412E0">
          <w:rPr>
            <w:rFonts w:ascii="Times New Roman" w:hAnsi="Times New Roman" w:cs="Times New Roman"/>
            <w:color w:val="000000"/>
            <w:sz w:val="24"/>
            <w:szCs w:val="24"/>
          </w:rPr>
        </w:r>
        <w:r w:rsidR="004412E0">
          <w:rPr>
            <w:rFonts w:ascii="Times New Roman" w:hAnsi="Times New Roman" w:cs="Times New Roman"/>
            <w:color w:val="000000"/>
            <w:sz w:val="24"/>
            <w:szCs w:val="24"/>
          </w:rPr>
          <w:fldChar w:fldCharType="separate"/>
        </w:r>
        <w:r w:rsidR="004412E0">
          <w:rPr>
            <w:rFonts w:ascii="Times New Roman" w:hAnsi="Times New Roman" w:cs="Times New Roman"/>
            <w:noProof/>
            <w:color w:val="000000"/>
            <w:sz w:val="24"/>
            <w:szCs w:val="24"/>
          </w:rPr>
          <w:t>(</w:t>
        </w:r>
        <w:r w:rsidR="00000000">
          <w:fldChar w:fldCharType="begin"/>
        </w:r>
        <w:r w:rsidR="00000000">
          <w:instrText>HYPERLINK \l "_ENREF_26" \o "Hawkins, 2006 #23"</w:instrText>
        </w:r>
        <w:r w:rsidR="00000000">
          <w:fldChar w:fldCharType="separate"/>
        </w:r>
        <w:r w:rsidR="00707795">
          <w:rPr>
            <w:rFonts w:ascii="Times New Roman" w:hAnsi="Times New Roman" w:cs="Times New Roman"/>
            <w:noProof/>
            <w:color w:val="000000"/>
            <w:sz w:val="24"/>
            <w:szCs w:val="24"/>
          </w:rPr>
          <w:t>Hawkins 2006</w:t>
        </w:r>
        <w:r w:rsidR="00000000">
          <w:rPr>
            <w:rFonts w:ascii="Times New Roman" w:hAnsi="Times New Roman" w:cs="Times New Roman"/>
            <w:noProof/>
            <w:color w:val="000000"/>
            <w:sz w:val="24"/>
            <w:szCs w:val="24"/>
          </w:rPr>
          <w:fldChar w:fldCharType="end"/>
        </w:r>
        <w:r w:rsidR="004412E0">
          <w:rPr>
            <w:rFonts w:ascii="Times New Roman" w:hAnsi="Times New Roman" w:cs="Times New Roman"/>
            <w:noProof/>
            <w:color w:val="000000"/>
            <w:sz w:val="24"/>
            <w:szCs w:val="24"/>
          </w:rPr>
          <w:t xml:space="preserve">, </w:t>
        </w:r>
        <w:r w:rsidR="00000000">
          <w:fldChar w:fldCharType="begin"/>
        </w:r>
        <w:r w:rsidR="00000000">
          <w:instrText>HYPERLINK \l "_ENREF_88" \o "Van Sickle, 2008 #81"</w:instrText>
        </w:r>
        <w:r w:rsidR="00000000">
          <w:fldChar w:fldCharType="separate"/>
        </w:r>
        <w:r w:rsidR="00707795">
          <w:rPr>
            <w:rFonts w:ascii="Times New Roman" w:hAnsi="Times New Roman" w:cs="Times New Roman"/>
            <w:noProof/>
            <w:color w:val="000000"/>
            <w:sz w:val="24"/>
            <w:szCs w:val="24"/>
          </w:rPr>
          <w:t>Van Sickle 2008</w:t>
        </w:r>
        <w:r w:rsidR="00000000">
          <w:rPr>
            <w:rFonts w:ascii="Times New Roman" w:hAnsi="Times New Roman" w:cs="Times New Roman"/>
            <w:noProof/>
            <w:color w:val="000000"/>
            <w:sz w:val="24"/>
            <w:szCs w:val="24"/>
          </w:rPr>
          <w:fldChar w:fldCharType="end"/>
        </w:r>
        <w:r w:rsidR="004412E0">
          <w:rPr>
            <w:rFonts w:ascii="Times New Roman" w:hAnsi="Times New Roman" w:cs="Times New Roman"/>
            <w:noProof/>
            <w:color w:val="000000"/>
            <w:sz w:val="24"/>
            <w:szCs w:val="24"/>
          </w:rPr>
          <w:t>)</w:t>
        </w:r>
        <w:r w:rsidR="004412E0">
          <w:rPr>
            <w:rFonts w:ascii="Times New Roman" w:hAnsi="Times New Roman" w:cs="Times New Roman"/>
            <w:color w:val="000000"/>
            <w:sz w:val="24"/>
            <w:szCs w:val="24"/>
          </w:rPr>
          <w:fldChar w:fldCharType="end"/>
        </w:r>
        <w:r w:rsidR="004412E0">
          <w:rPr>
            <w:rFonts w:ascii="Times New Roman" w:hAnsi="Times New Roman" w:cs="Times New Roman"/>
            <w:color w:val="000000"/>
            <w:sz w:val="24"/>
            <w:szCs w:val="24"/>
          </w:rPr>
          <w:t xml:space="preserve"> and enhanced our ability to identify sites that are potentially</w:t>
        </w:r>
        <w:r w:rsidR="000269AF">
          <w:rPr>
            <w:rFonts w:ascii="Times New Roman" w:hAnsi="Times New Roman" w:cs="Times New Roman"/>
            <w:color w:val="000000"/>
            <w:sz w:val="24"/>
            <w:szCs w:val="24"/>
          </w:rPr>
          <w:t xml:space="preserve"> affected by human disturbance. </w:t>
        </w:r>
      </w:ins>
    </w:p>
    <w:p w14:paraId="77C22EDC" w14:textId="51F056B2" w:rsidR="003509FB" w:rsidRPr="004E35F8" w:rsidRDefault="004833B8" w:rsidP="00B710F9">
      <w:pPr>
        <w:spacing w:after="0" w:line="480" w:lineRule="auto"/>
        <w:ind w:firstLine="720"/>
        <w:contextualSpacing/>
        <w:rPr>
          <w:ins w:id="1641" w:author="Kopp, Darin" w:date="2025-02-20T15:34:00Z"/>
          <w:rFonts w:ascii="Times New Roman" w:hAnsi="Times New Roman" w:cs="Times New Roman"/>
          <w:color w:val="000000"/>
          <w:sz w:val="24"/>
          <w:szCs w:val="24"/>
        </w:rPr>
      </w:pPr>
      <w:ins w:id="1642" w:author="Kopp, Darin" w:date="2025-02-20T15:34:00Z">
        <w:r w:rsidRPr="004E35F8">
          <w:rPr>
            <w:rFonts w:ascii="Times New Roman" w:hAnsi="Times New Roman" w:cs="Times New Roman"/>
            <w:color w:val="000000"/>
            <w:sz w:val="24"/>
            <w:szCs w:val="24"/>
          </w:rPr>
          <w:t xml:space="preserve">Selecting the appropriate taxonomic level that specimens should be identified to is a critical decision in biological assessment </w:t>
        </w:r>
        <w:r w:rsidRPr="004E35F8">
          <w:rPr>
            <w:rFonts w:ascii="Times New Roman" w:hAnsi="Times New Roman" w:cs="Times New Roman"/>
            <w:color w:val="000000"/>
            <w:sz w:val="24"/>
            <w:szCs w:val="24"/>
          </w:rPr>
          <w:fldChar w:fldCharType="begin"/>
        </w:r>
        <w:r w:rsidRPr="004E35F8">
          <w:rPr>
            <w:rFonts w:ascii="Times New Roman" w:hAnsi="Times New Roman" w:cs="Times New Roman"/>
            <w:color w:val="000000"/>
            <w:sz w:val="24"/>
            <w:szCs w:val="24"/>
          </w:rPr>
          <w:instrText xml:space="preserve"> ADDIN EN.CITE &lt;EndNote&gt;&lt;Cite&gt;&lt;Author&gt;Chessman&lt;/Author&gt;&lt;Year&gt;2007&lt;/Year&gt;&lt;RecNum&gt;321&lt;/RecNum&gt;&lt;DisplayText&gt;(Chessman et al. 2007)&lt;/DisplayText&gt;&lt;record&gt;&lt;rec-number&gt;321&lt;/rec-number&gt;&lt;foreign-keys&gt;&lt;key app="EN" db-id="rtxzfetfi9xw07eeartpf9t7wwtdt2arspvw" timestamp="1739926902"&gt;321&lt;/key&gt;&lt;/foreign-keys&gt;&lt;ref-type name="Journal Article"&gt;17&lt;/ref-type&gt;&lt;contributors&gt;&lt;authors&gt;&lt;author&gt;Chessman, Bruce&lt;/author&gt;&lt;author&gt;Williams, Simon&lt;/author&gt;&lt;author&gt;Besley, Colin&lt;/author&gt;&lt;/authors&gt;&lt;/contributors&gt;&lt;titles&gt;&lt;title&gt;Bioassessment of streams with macroinvertebrates: effect of sampled habitat and taxonomic resolution&lt;/title&gt;&lt;secondary-title&gt;Journal of the North American Benthological Society&lt;/secondary-title&gt;&lt;/titles&gt;&lt;periodical&gt;&lt;full-title&gt;Journal of the North American Benthological Society&lt;/full-title&gt;&lt;/periodical&gt;&lt;pages&gt;546-565&lt;/pages&gt;&lt;volume&gt;26&lt;/volume&gt;&lt;number&gt;3&lt;/number&gt;&lt;dates&gt;&lt;year&gt;2007&lt;/year&gt;&lt;pub-dates&gt;&lt;date&gt;2007/09/01&lt;/date&gt;&lt;/pub-dates&gt;&lt;/dates&gt;&lt;publisher&gt;The University of Chicago Press&lt;/publisher&gt;&lt;isbn&gt;0887-3593&lt;/isbn&gt;&lt;urls&gt;&lt;related-urls&gt;&lt;url&gt;https://doi.org/10.1899/06-074.1&lt;/url&gt;&lt;/related-urls&gt;&lt;/urls&gt;&lt;electronic-resource-num&gt;10.1899/06-074.1&lt;/electronic-resource-num&gt;&lt;access-date&gt;2025/02/18&lt;/access-date&gt;&lt;/record&gt;&lt;/Cite&gt;&lt;/EndNote&gt;</w:instrText>
        </w:r>
        <w:r w:rsidRPr="004E35F8">
          <w:rPr>
            <w:rFonts w:ascii="Times New Roman" w:hAnsi="Times New Roman" w:cs="Times New Roman"/>
            <w:color w:val="000000"/>
            <w:sz w:val="24"/>
            <w:szCs w:val="24"/>
          </w:rPr>
          <w:fldChar w:fldCharType="separate"/>
        </w:r>
        <w:r w:rsidRPr="004E35F8">
          <w:rPr>
            <w:rFonts w:ascii="Times New Roman" w:hAnsi="Times New Roman" w:cs="Times New Roman"/>
            <w:noProof/>
            <w:color w:val="000000"/>
            <w:sz w:val="24"/>
            <w:szCs w:val="24"/>
          </w:rPr>
          <w:t>(</w:t>
        </w:r>
        <w:r w:rsidR="00000000">
          <w:fldChar w:fldCharType="begin"/>
        </w:r>
        <w:r w:rsidR="00000000">
          <w:instrText>HYPERLINK \l "_ENREF_9" \o "Chessman, 2007 #321"</w:instrText>
        </w:r>
        <w:r w:rsidR="00000000">
          <w:fldChar w:fldCharType="separate"/>
        </w:r>
        <w:r w:rsidR="00707795" w:rsidRPr="004E35F8">
          <w:rPr>
            <w:rFonts w:ascii="Times New Roman" w:hAnsi="Times New Roman" w:cs="Times New Roman"/>
            <w:noProof/>
            <w:color w:val="000000"/>
            <w:sz w:val="24"/>
            <w:szCs w:val="24"/>
          </w:rPr>
          <w:t>Chessman et al. 2007</w:t>
        </w:r>
        <w:r w:rsidR="00000000">
          <w:rPr>
            <w:rFonts w:ascii="Times New Roman" w:hAnsi="Times New Roman" w:cs="Times New Roman"/>
            <w:noProof/>
            <w:color w:val="000000"/>
            <w:sz w:val="24"/>
            <w:szCs w:val="24"/>
          </w:rPr>
          <w:fldChar w:fldCharType="end"/>
        </w:r>
        <w:r w:rsidRPr="004E35F8">
          <w:rPr>
            <w:rFonts w:ascii="Times New Roman" w:hAnsi="Times New Roman" w:cs="Times New Roman"/>
            <w:noProof/>
            <w:color w:val="000000"/>
            <w:sz w:val="24"/>
            <w:szCs w:val="24"/>
          </w:rPr>
          <w:t>)</w:t>
        </w:r>
        <w:r w:rsidRPr="004E35F8">
          <w:rPr>
            <w:rFonts w:ascii="Times New Roman" w:hAnsi="Times New Roman" w:cs="Times New Roman"/>
            <w:color w:val="000000"/>
            <w:sz w:val="24"/>
            <w:szCs w:val="24"/>
          </w:rPr>
          <w:fldChar w:fldCharType="end"/>
        </w:r>
        <w:r w:rsidRPr="004E35F8">
          <w:rPr>
            <w:rFonts w:ascii="Times New Roman" w:hAnsi="Times New Roman" w:cs="Times New Roman"/>
            <w:color w:val="000000"/>
            <w:sz w:val="24"/>
            <w:szCs w:val="24"/>
          </w:rPr>
          <w:t>.</w:t>
        </w:r>
        <w:r w:rsidR="00B710F9" w:rsidRPr="004E35F8">
          <w:rPr>
            <w:rFonts w:ascii="Times New Roman" w:hAnsi="Times New Roman" w:cs="Times New Roman"/>
            <w:color w:val="000000"/>
            <w:sz w:val="24"/>
            <w:szCs w:val="24"/>
          </w:rPr>
          <w:t xml:space="preserve"> </w:t>
        </w:r>
        <w:r w:rsidRPr="004E35F8">
          <w:rPr>
            <w:rFonts w:ascii="Times New Roman" w:hAnsi="Times New Roman" w:cs="Times New Roman"/>
            <w:color w:val="000000"/>
            <w:sz w:val="24"/>
            <w:szCs w:val="24"/>
          </w:rPr>
          <w:t>W</w:t>
        </w:r>
        <w:r w:rsidR="00B710F9" w:rsidRPr="004E35F8">
          <w:rPr>
            <w:rFonts w:ascii="Times New Roman" w:hAnsi="Times New Roman" w:cs="Times New Roman"/>
            <w:color w:val="000000"/>
            <w:sz w:val="24"/>
            <w:szCs w:val="24"/>
          </w:rPr>
          <w:t>e</w:t>
        </w:r>
        <w:r w:rsidR="003509FB" w:rsidRPr="004E35F8">
          <w:rPr>
            <w:rFonts w:ascii="Times New Roman" w:hAnsi="Times New Roman" w:cs="Times New Roman"/>
            <w:color w:val="000000"/>
            <w:sz w:val="24"/>
            <w:szCs w:val="24"/>
          </w:rPr>
          <w:t xml:space="preserve"> focused exclusively on taxa that were identified to the genus level</w:t>
        </w:r>
        <w:r w:rsidR="00F10C7C" w:rsidRPr="004E35F8">
          <w:rPr>
            <w:rFonts w:ascii="Times New Roman" w:hAnsi="Times New Roman" w:cs="Times New Roman"/>
            <w:color w:val="000000"/>
            <w:sz w:val="24"/>
            <w:szCs w:val="24"/>
          </w:rPr>
          <w:t xml:space="preserve"> and excluded those that could not be unambiguously identified</w:t>
        </w:r>
        <w:r w:rsidR="00B710F9" w:rsidRPr="004E35F8">
          <w:rPr>
            <w:rFonts w:ascii="Times New Roman" w:hAnsi="Times New Roman" w:cs="Times New Roman"/>
            <w:color w:val="000000"/>
            <w:sz w:val="24"/>
            <w:szCs w:val="24"/>
          </w:rPr>
          <w:t xml:space="preserve">. </w:t>
        </w:r>
        <w:r w:rsidR="00F10C7C" w:rsidRPr="004E35F8">
          <w:rPr>
            <w:rFonts w:ascii="Times New Roman" w:hAnsi="Times New Roman" w:cs="Times New Roman"/>
            <w:color w:val="000000"/>
            <w:sz w:val="24"/>
            <w:szCs w:val="24"/>
          </w:rPr>
          <w:t xml:space="preserve">This possibly increases false absences rates in our study, but NRSA identifies most organisms to their genus such that these instances </w:t>
        </w:r>
        <w:r w:rsidR="00DB5B03">
          <w:rPr>
            <w:rFonts w:ascii="Times New Roman" w:hAnsi="Times New Roman" w:cs="Times New Roman"/>
            <w:color w:val="000000"/>
            <w:sz w:val="24"/>
            <w:szCs w:val="24"/>
          </w:rPr>
          <w:t>are relatively</w:t>
        </w:r>
        <w:r w:rsidR="00F10C7C" w:rsidRPr="004E35F8">
          <w:rPr>
            <w:rFonts w:ascii="Times New Roman" w:hAnsi="Times New Roman" w:cs="Times New Roman"/>
            <w:color w:val="000000"/>
            <w:sz w:val="24"/>
            <w:szCs w:val="24"/>
          </w:rPr>
          <w:t xml:space="preserve"> rare. Further, c</w:t>
        </w:r>
        <w:r w:rsidR="00B710F9" w:rsidRPr="004E35F8">
          <w:rPr>
            <w:rFonts w:ascii="Times New Roman" w:hAnsi="Times New Roman" w:cs="Times New Roman"/>
            <w:color w:val="000000"/>
            <w:sz w:val="24"/>
            <w:szCs w:val="24"/>
          </w:rPr>
          <w:t>ommon taxonomy alleviates some ambiguity associated with</w:t>
        </w:r>
        <w:r w:rsidR="002B2CCD" w:rsidRPr="004E35F8">
          <w:rPr>
            <w:rFonts w:ascii="Times New Roman" w:hAnsi="Times New Roman" w:cs="Times New Roman"/>
            <w:color w:val="000000"/>
            <w:sz w:val="24"/>
            <w:szCs w:val="24"/>
          </w:rPr>
          <w:t xml:space="preserve"> </w:t>
        </w:r>
        <w:r w:rsidR="00B710F9" w:rsidRPr="004E35F8">
          <w:rPr>
            <w:rFonts w:ascii="Times New Roman" w:hAnsi="Times New Roman" w:cs="Times New Roman"/>
            <w:color w:val="000000"/>
            <w:sz w:val="24"/>
            <w:szCs w:val="24"/>
          </w:rPr>
          <w:t xml:space="preserve">aggregating unresolved taxa into operational taxonomic units </w:t>
        </w:r>
        <w:r w:rsidR="00B710F9" w:rsidRPr="004E35F8">
          <w:rPr>
            <w:rFonts w:ascii="Times New Roman" w:hAnsi="Times New Roman" w:cs="Times New Roman"/>
            <w:color w:val="000000"/>
            <w:sz w:val="24"/>
            <w:szCs w:val="24"/>
          </w:rPr>
          <w:fldChar w:fldCharType="begin"/>
        </w:r>
        <w:r w:rsidR="00DB5B03">
          <w:rPr>
            <w:rFonts w:ascii="Times New Roman" w:hAnsi="Times New Roman" w:cs="Times New Roman"/>
            <w:color w:val="000000"/>
            <w:sz w:val="24"/>
            <w:szCs w:val="24"/>
          </w:rPr>
          <w:instrText xml:space="preserve"> ADDIN EN.CITE &lt;EndNote&gt;&lt;Cite&gt;&lt;Author&gt;Yuan&lt;/Author&gt;&lt;Year&gt;2008&lt;/Year&gt;&lt;RecNum&gt;311&lt;/RecNum&gt;&lt;DisplayText&gt;(Yuan et al. 2008)&lt;/DisplayText&gt;&lt;record&gt;&lt;rec-number&gt;311&lt;/rec-number&gt;&lt;foreign-keys&gt;&lt;key app="EN" db-id="rtxzfetfi9xw07eeartpf9t7wwtdt2arspvw" timestamp="1739560374"&gt;311&lt;/key&gt;&lt;/foreign-keys&gt;&lt;ref-type name="Journal Article"&gt;17&lt;/ref-type&gt;&lt;contributors&gt;&lt;authors&gt;&lt;author&gt;Yuan, Lester L.&lt;/author&gt;&lt;author&gt;Hawkins, Charles P.&lt;/author&gt;&lt;author&gt;Sickle, John Van&lt;/author&gt;&lt;/authors&gt;&lt;/contributors&gt;&lt;titles&gt;&lt;title&gt;Effects of regionalization decisions on an O/E index for the US national assessment&lt;/title&gt;&lt;secondary-title&gt;Journal of the North American Benthological Society&lt;/secondary-title&gt;&lt;/titles&gt;&lt;periodical&gt;&lt;full-title&gt;Journal of the North American Benthological Society&lt;/full-title&gt;&lt;/periodical&gt;&lt;pages&gt;892-905&lt;/pages&gt;&lt;volume&gt;27&lt;/volume&gt;&lt;number&gt;4&lt;/number&gt;&lt;dates&gt;&lt;year&gt;2008&lt;/year&gt;&lt;pub-dates&gt;&lt;date&gt;2008/12/01&lt;/date&gt;&lt;/pub-dates&gt;&lt;/dates&gt;&lt;publisher&gt;The University of Chicago Press&lt;/publisher&gt;&lt;isbn&gt;0887-3593&lt;/isbn&gt;&lt;urls&gt;&lt;related-urls&gt;&lt;url&gt;https://doi.org/10.1899/07-153.1&lt;/url&gt;&lt;/related-urls&gt;&lt;/urls&gt;&lt;electronic-resource-num&gt;10.1899/07-153.1&lt;/electronic-resource-num&gt;&lt;access-date&gt;2025/02/14&lt;/access-date&gt;&lt;/record&gt;&lt;/Cite&gt;&lt;/EndNote&gt;</w:instrText>
        </w:r>
        <w:r w:rsidR="00B710F9" w:rsidRPr="004E35F8">
          <w:rPr>
            <w:rFonts w:ascii="Times New Roman" w:hAnsi="Times New Roman" w:cs="Times New Roman"/>
            <w:color w:val="000000"/>
            <w:sz w:val="24"/>
            <w:szCs w:val="24"/>
          </w:rPr>
          <w:fldChar w:fldCharType="separate"/>
        </w:r>
        <w:r w:rsidR="00DB5B03">
          <w:rPr>
            <w:rFonts w:ascii="Times New Roman" w:hAnsi="Times New Roman" w:cs="Times New Roman"/>
            <w:noProof/>
            <w:color w:val="000000"/>
            <w:sz w:val="24"/>
            <w:szCs w:val="24"/>
          </w:rPr>
          <w:t>(</w:t>
        </w:r>
        <w:r w:rsidR="00000000">
          <w:fldChar w:fldCharType="begin"/>
        </w:r>
        <w:r w:rsidR="00000000">
          <w:instrText>HYPERLINK \l "_ENREF_95" \o "Yuan, 2008 #311"</w:instrText>
        </w:r>
        <w:r w:rsidR="00000000">
          <w:fldChar w:fldCharType="separate"/>
        </w:r>
        <w:r w:rsidR="00707795">
          <w:rPr>
            <w:rFonts w:ascii="Times New Roman" w:hAnsi="Times New Roman" w:cs="Times New Roman"/>
            <w:noProof/>
            <w:color w:val="000000"/>
            <w:sz w:val="24"/>
            <w:szCs w:val="24"/>
          </w:rPr>
          <w:t>Yuan et al. 2008</w:t>
        </w:r>
        <w:r w:rsidR="00000000">
          <w:rPr>
            <w:rFonts w:ascii="Times New Roman" w:hAnsi="Times New Roman" w:cs="Times New Roman"/>
            <w:noProof/>
            <w:color w:val="000000"/>
            <w:sz w:val="24"/>
            <w:szCs w:val="24"/>
          </w:rPr>
          <w:fldChar w:fldCharType="end"/>
        </w:r>
        <w:r w:rsidR="00DB5B03">
          <w:rPr>
            <w:rFonts w:ascii="Times New Roman" w:hAnsi="Times New Roman" w:cs="Times New Roman"/>
            <w:noProof/>
            <w:color w:val="000000"/>
            <w:sz w:val="24"/>
            <w:szCs w:val="24"/>
          </w:rPr>
          <w:t>)</w:t>
        </w:r>
        <w:r w:rsidR="00B710F9" w:rsidRPr="004E35F8">
          <w:rPr>
            <w:rFonts w:ascii="Times New Roman" w:hAnsi="Times New Roman" w:cs="Times New Roman"/>
            <w:color w:val="000000"/>
            <w:sz w:val="24"/>
            <w:szCs w:val="24"/>
          </w:rPr>
          <w:fldChar w:fldCharType="end"/>
        </w:r>
        <w:r w:rsidR="00B710F9" w:rsidRPr="004E35F8">
          <w:rPr>
            <w:rFonts w:ascii="Times New Roman" w:hAnsi="Times New Roman" w:cs="Times New Roman"/>
            <w:color w:val="000000"/>
            <w:sz w:val="24"/>
            <w:szCs w:val="24"/>
          </w:rPr>
          <w:t xml:space="preserve"> and improves </w:t>
        </w:r>
        <w:r w:rsidR="003509FB" w:rsidRPr="004E35F8">
          <w:rPr>
            <w:rFonts w:ascii="Times New Roman" w:hAnsi="Times New Roman" w:cs="Times New Roman"/>
            <w:color w:val="000000"/>
            <w:sz w:val="24"/>
            <w:szCs w:val="24"/>
          </w:rPr>
          <w:t xml:space="preserve">transferability </w:t>
        </w:r>
        <w:r w:rsidR="00DB5B03">
          <w:rPr>
            <w:rFonts w:ascii="Times New Roman" w:hAnsi="Times New Roman" w:cs="Times New Roman"/>
            <w:color w:val="000000"/>
            <w:sz w:val="24"/>
            <w:szCs w:val="24"/>
          </w:rPr>
          <w:t xml:space="preserve">of </w:t>
        </w:r>
        <w:r w:rsidR="003509FB" w:rsidRPr="004E35F8">
          <w:rPr>
            <w:rFonts w:ascii="Times New Roman" w:hAnsi="Times New Roman" w:cs="Times New Roman"/>
            <w:color w:val="000000"/>
            <w:sz w:val="24"/>
            <w:szCs w:val="24"/>
          </w:rPr>
          <w:t>our genus-</w:t>
        </w:r>
        <w:r w:rsidR="002B2CCD" w:rsidRPr="004E35F8">
          <w:rPr>
            <w:rFonts w:ascii="Times New Roman" w:hAnsi="Times New Roman" w:cs="Times New Roman"/>
            <w:color w:val="000000"/>
            <w:sz w:val="24"/>
            <w:szCs w:val="24"/>
          </w:rPr>
          <w:t>environment relationships</w:t>
        </w:r>
        <w:r w:rsidR="00743993" w:rsidRPr="004E35F8">
          <w:rPr>
            <w:rFonts w:ascii="Times New Roman" w:hAnsi="Times New Roman" w:cs="Times New Roman"/>
            <w:color w:val="000000"/>
            <w:sz w:val="24"/>
            <w:szCs w:val="24"/>
          </w:rPr>
          <w:t xml:space="preserve"> to other studies</w:t>
        </w:r>
        <w:r w:rsidR="00B710F9" w:rsidRPr="004E35F8">
          <w:rPr>
            <w:rFonts w:ascii="Times New Roman" w:hAnsi="Times New Roman" w:cs="Times New Roman"/>
            <w:color w:val="000000"/>
            <w:sz w:val="24"/>
            <w:szCs w:val="24"/>
          </w:rPr>
          <w:t xml:space="preserve">. </w:t>
        </w:r>
        <w:r w:rsidR="00DB5B03">
          <w:rPr>
            <w:rFonts w:ascii="Times New Roman" w:hAnsi="Times New Roman" w:cs="Times New Roman"/>
            <w:color w:val="000000"/>
            <w:sz w:val="24"/>
            <w:szCs w:val="24"/>
          </w:rPr>
          <w:t xml:space="preserve">Fixed-count subsampling, performed as part of the standardized NRSA protocol, could also increase false absences in our study. </w:t>
        </w:r>
        <w:r w:rsidR="00DC4BBB">
          <w:rPr>
            <w:rFonts w:ascii="Times New Roman" w:hAnsi="Times New Roman" w:cs="Times New Roman"/>
            <w:color w:val="000000"/>
            <w:sz w:val="24"/>
            <w:szCs w:val="24"/>
          </w:rPr>
          <w:t>Although, e</w:t>
        </w:r>
        <w:r w:rsidR="00610F8D">
          <w:rPr>
            <w:rFonts w:ascii="Times New Roman" w:hAnsi="Times New Roman" w:cs="Times New Roman"/>
            <w:color w:val="000000"/>
            <w:sz w:val="24"/>
            <w:szCs w:val="24"/>
          </w:rPr>
          <w:t xml:space="preserve">xplicitly modeling </w:t>
        </w:r>
        <w:r w:rsidR="00DC4BBB">
          <w:rPr>
            <w:rFonts w:ascii="Times New Roman" w:hAnsi="Times New Roman" w:cs="Times New Roman"/>
            <w:color w:val="000000"/>
            <w:sz w:val="24"/>
            <w:szCs w:val="24"/>
          </w:rPr>
          <w:t xml:space="preserve">taxon-specific </w:t>
        </w:r>
        <w:r w:rsidR="00610F8D">
          <w:rPr>
            <w:rFonts w:ascii="Times New Roman" w:hAnsi="Times New Roman" w:cs="Times New Roman"/>
            <w:color w:val="000000"/>
            <w:sz w:val="24"/>
            <w:szCs w:val="24"/>
          </w:rPr>
          <w:t xml:space="preserve">detection probabilities </w:t>
        </w:r>
        <w:r w:rsidR="00DC4BBB">
          <w:rPr>
            <w:rFonts w:ascii="Times New Roman" w:hAnsi="Times New Roman" w:cs="Times New Roman"/>
            <w:color w:val="000000"/>
            <w:sz w:val="24"/>
            <w:szCs w:val="24"/>
          </w:rPr>
          <w:t xml:space="preserve">from replicate subsamples </w:t>
        </w:r>
        <w:r w:rsidR="00610F8D">
          <w:rPr>
            <w:rFonts w:ascii="Times New Roman" w:hAnsi="Times New Roman" w:cs="Times New Roman"/>
            <w:color w:val="000000"/>
            <w:sz w:val="24"/>
            <w:szCs w:val="24"/>
          </w:rPr>
          <w:t xml:space="preserve">may be </w:t>
        </w:r>
        <w:r w:rsidR="00DC4BBB">
          <w:rPr>
            <w:rFonts w:ascii="Times New Roman" w:hAnsi="Times New Roman" w:cs="Times New Roman"/>
            <w:color w:val="000000"/>
            <w:sz w:val="24"/>
            <w:szCs w:val="24"/>
          </w:rPr>
          <w:t xml:space="preserve">an interesting avenue for future research </w:t>
        </w:r>
        <w:r w:rsidR="00DC4BBB">
          <w:rPr>
            <w:rFonts w:ascii="Times New Roman" w:hAnsi="Times New Roman" w:cs="Times New Roman"/>
            <w:color w:val="000000"/>
            <w:sz w:val="24"/>
            <w:szCs w:val="24"/>
          </w:rPr>
          <w:fldChar w:fldCharType="begin">
            <w:fldData xml:space="preserve">PEVuZE5vdGU+PENpdGU+PEF1dGhvcj5Eb3NlcjwvQXV0aG9yPjxZZWFyPjIwMjQ8L1llYXI+PFJl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</w:fldData>
          </w:fldChar>
        </w:r>
        <w:r w:rsidR="00DC4BBB">
          <w:rPr>
            <w:rFonts w:ascii="Times New Roman" w:hAnsi="Times New Roman" w:cs="Times New Roman"/>
            <w:color w:val="000000"/>
            <w:sz w:val="24"/>
            <w:szCs w:val="24"/>
          </w:rPr>
          <w:instrText xml:space="preserve"> ADDIN EN.CITE </w:instrText>
        </w:r>
        <w:r w:rsidR="00DC4BBB">
          <w:rPr>
            <w:rFonts w:ascii="Times New Roman" w:hAnsi="Times New Roman" w:cs="Times New Roman"/>
            <w:color w:val="000000"/>
            <w:sz w:val="24"/>
            <w:szCs w:val="24"/>
          </w:rPr>
          <w:fldChar w:fldCharType="begin">
            <w:fldData xml:space="preserve">PEVuZE5vdGU+PENpdGU+PEF1dGhvcj5Eb3NlcjwvQXV0aG9yPjxZZWFyPjIwMjQ8L1llYXI+PFJl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</w:fldData>
          </w:fldChar>
        </w:r>
        <w:r w:rsidR="00DC4BBB">
          <w:rPr>
            <w:rFonts w:ascii="Times New Roman" w:hAnsi="Times New Roman" w:cs="Times New Roman"/>
            <w:color w:val="000000"/>
            <w:sz w:val="24"/>
            <w:szCs w:val="24"/>
          </w:rPr>
          <w:instrText xml:space="preserve"> ADDIN EN.CITE.DATA </w:instrText>
        </w:r>
        <w:r w:rsidR="00DC4BBB">
          <w:rPr>
            <w:rFonts w:ascii="Times New Roman" w:hAnsi="Times New Roman" w:cs="Times New Roman"/>
            <w:color w:val="000000"/>
            <w:sz w:val="24"/>
            <w:szCs w:val="24"/>
          </w:rPr>
        </w:r>
        <w:r w:rsidR="00DC4BBB">
          <w:rPr>
            <w:rFonts w:ascii="Times New Roman" w:hAnsi="Times New Roman" w:cs="Times New Roman"/>
            <w:color w:val="000000"/>
            <w:sz w:val="24"/>
            <w:szCs w:val="24"/>
          </w:rPr>
          <w:fldChar w:fldCharType="end"/>
        </w:r>
        <w:r w:rsidR="00DC4BBB">
          <w:rPr>
            <w:rFonts w:ascii="Times New Roman" w:hAnsi="Times New Roman" w:cs="Times New Roman"/>
            <w:color w:val="000000"/>
            <w:sz w:val="24"/>
            <w:szCs w:val="24"/>
          </w:rPr>
        </w:r>
        <w:r w:rsidR="00DC4BBB">
          <w:rPr>
            <w:rFonts w:ascii="Times New Roman" w:hAnsi="Times New Roman" w:cs="Times New Roman"/>
            <w:color w:val="000000"/>
            <w:sz w:val="24"/>
            <w:szCs w:val="24"/>
          </w:rPr>
          <w:fldChar w:fldCharType="separate"/>
        </w:r>
        <w:r w:rsidR="00DC4BBB">
          <w:rPr>
            <w:rFonts w:ascii="Times New Roman" w:hAnsi="Times New Roman" w:cs="Times New Roman"/>
            <w:noProof/>
            <w:color w:val="000000"/>
            <w:sz w:val="24"/>
            <w:szCs w:val="24"/>
          </w:rPr>
          <w:t>(</w:t>
        </w:r>
        <w:r w:rsidR="00000000">
          <w:fldChar w:fldCharType="begin"/>
        </w:r>
        <w:r w:rsidR="00000000">
          <w:instrText>HYPERLINK \l "_ENREF_15" \o "Doser, 2023 #324"</w:instrText>
        </w:r>
        <w:r w:rsidR="00000000">
          <w:fldChar w:fldCharType="separate"/>
        </w:r>
        <w:r w:rsidR="00707795">
          <w:rPr>
            <w:rFonts w:ascii="Times New Roman" w:hAnsi="Times New Roman" w:cs="Times New Roman"/>
            <w:noProof/>
            <w:color w:val="000000"/>
            <w:sz w:val="24"/>
            <w:szCs w:val="24"/>
          </w:rPr>
          <w:t>Doser et al. 2023</w:t>
        </w:r>
        <w:r w:rsidR="00000000">
          <w:rPr>
            <w:rFonts w:ascii="Times New Roman" w:hAnsi="Times New Roman" w:cs="Times New Roman"/>
            <w:noProof/>
            <w:color w:val="000000"/>
            <w:sz w:val="24"/>
            <w:szCs w:val="24"/>
          </w:rPr>
          <w:fldChar w:fldCharType="end"/>
        </w:r>
        <w:r w:rsidR="00DC4BBB">
          <w:rPr>
            <w:rFonts w:ascii="Times New Roman" w:hAnsi="Times New Roman" w:cs="Times New Roman"/>
            <w:noProof/>
            <w:color w:val="000000"/>
            <w:sz w:val="24"/>
            <w:szCs w:val="24"/>
          </w:rPr>
          <w:t xml:space="preserve">, </w:t>
        </w:r>
        <w:r w:rsidR="00000000">
          <w:fldChar w:fldCharType="begin"/>
        </w:r>
        <w:r w:rsidR="00000000">
          <w:instrText>HYPERLINK \l "_ENREF_16" \o "Doser, 2024 #137"</w:instrText>
        </w:r>
        <w:r w:rsidR="00000000">
          <w:fldChar w:fldCharType="separate"/>
        </w:r>
        <w:r w:rsidR="00707795">
          <w:rPr>
            <w:rFonts w:ascii="Times New Roman" w:hAnsi="Times New Roman" w:cs="Times New Roman"/>
            <w:noProof/>
            <w:color w:val="000000"/>
            <w:sz w:val="24"/>
            <w:szCs w:val="24"/>
          </w:rPr>
          <w:t>Doser et al. 2024</w:t>
        </w:r>
        <w:r w:rsidR="00000000">
          <w:rPr>
            <w:rFonts w:ascii="Times New Roman" w:hAnsi="Times New Roman" w:cs="Times New Roman"/>
            <w:noProof/>
            <w:color w:val="000000"/>
            <w:sz w:val="24"/>
            <w:szCs w:val="24"/>
          </w:rPr>
          <w:fldChar w:fldCharType="end"/>
        </w:r>
        <w:r w:rsidR="00DC4BBB">
          <w:rPr>
            <w:rFonts w:ascii="Times New Roman" w:hAnsi="Times New Roman" w:cs="Times New Roman"/>
            <w:noProof/>
            <w:color w:val="000000"/>
            <w:sz w:val="24"/>
            <w:szCs w:val="24"/>
          </w:rPr>
          <w:t>)</w:t>
        </w:r>
        <w:r w:rsidR="00DC4BBB">
          <w:rPr>
            <w:rFonts w:ascii="Times New Roman" w:hAnsi="Times New Roman" w:cs="Times New Roman"/>
            <w:color w:val="000000"/>
            <w:sz w:val="24"/>
            <w:szCs w:val="24"/>
          </w:rPr>
          <w:fldChar w:fldCharType="end"/>
        </w:r>
        <w:r w:rsidR="00DC4BBB">
          <w:rPr>
            <w:rFonts w:ascii="Times New Roman" w:hAnsi="Times New Roman" w:cs="Times New Roman"/>
            <w:color w:val="000000"/>
            <w:sz w:val="24"/>
            <w:szCs w:val="24"/>
          </w:rPr>
          <w:t xml:space="preserve">, these data are presently unavailable. </w:t>
        </w:r>
        <w:r w:rsidR="00364E42">
          <w:rPr>
            <w:rFonts w:ascii="Times New Roman" w:hAnsi="Times New Roman" w:cs="Times New Roman"/>
            <w:color w:val="000000"/>
            <w:sz w:val="24"/>
            <w:szCs w:val="24"/>
          </w:rPr>
          <w:t>Finally, f</w:t>
        </w:r>
        <w:r w:rsidR="00743993" w:rsidRPr="004E35F8">
          <w:rPr>
            <w:rFonts w:ascii="Times New Roman" w:hAnsi="Times New Roman" w:cs="Times New Roman"/>
            <w:color w:val="000000"/>
            <w:sz w:val="24"/>
            <w:szCs w:val="24"/>
          </w:rPr>
          <w:t>ocusing on genera could also reduce interspecific variation</w:t>
        </w:r>
        <w:r w:rsidRPr="004E35F8">
          <w:rPr>
            <w:rFonts w:ascii="Times New Roman" w:hAnsi="Times New Roman" w:cs="Times New Roman"/>
            <w:color w:val="000000"/>
            <w:sz w:val="24"/>
            <w:szCs w:val="24"/>
          </w:rPr>
          <w:t xml:space="preserve">, </w:t>
        </w:r>
        <w:r w:rsidR="00F10C7C" w:rsidRPr="004E35F8">
          <w:rPr>
            <w:rFonts w:ascii="Times New Roman" w:hAnsi="Times New Roman" w:cs="Times New Roman"/>
            <w:color w:val="000000"/>
            <w:sz w:val="24"/>
            <w:szCs w:val="24"/>
          </w:rPr>
          <w:t>but species</w:t>
        </w:r>
        <w:r w:rsidR="008E27A7" w:rsidRPr="004E35F8">
          <w:rPr>
            <w:rFonts w:ascii="Times New Roman" w:hAnsi="Times New Roman" w:cs="Times New Roman"/>
            <w:color w:val="000000"/>
            <w:sz w:val="24"/>
            <w:szCs w:val="24"/>
          </w:rPr>
          <w:t>-level taxonomy was not available for this dataset</w:t>
        </w:r>
        <w:r w:rsidR="00F10C7C" w:rsidRPr="004E35F8">
          <w:rPr>
            <w:rFonts w:ascii="Times New Roman" w:hAnsi="Times New Roman" w:cs="Times New Roman"/>
            <w:color w:val="000000"/>
            <w:sz w:val="24"/>
            <w:szCs w:val="24"/>
          </w:rPr>
          <w:t xml:space="preserve">. In general, finer taxonomic resolution would be substantially more expensive and perhaps </w:t>
        </w:r>
        <w:r w:rsidR="00364E42">
          <w:rPr>
            <w:rFonts w:ascii="Times New Roman" w:hAnsi="Times New Roman" w:cs="Times New Roman"/>
            <w:color w:val="000000"/>
            <w:sz w:val="24"/>
            <w:szCs w:val="24"/>
          </w:rPr>
          <w:t xml:space="preserve">only </w:t>
        </w:r>
        <w:r w:rsidR="00F10C7C" w:rsidRPr="004E35F8">
          <w:rPr>
            <w:rFonts w:ascii="Times New Roman" w:hAnsi="Times New Roman" w:cs="Times New Roman"/>
            <w:color w:val="000000"/>
            <w:sz w:val="24"/>
            <w:szCs w:val="24"/>
          </w:rPr>
          <w:t xml:space="preserve">yield marginal benefits </w:t>
        </w:r>
        <w:r w:rsidR="00F10C7C" w:rsidRPr="004E35F8">
          <w:rPr>
            <w:rFonts w:ascii="Times New Roman" w:hAnsi="Times New Roman" w:cs="Times New Roman"/>
            <w:color w:val="000000"/>
            <w:sz w:val="24"/>
            <w:szCs w:val="24"/>
          </w:rPr>
          <w:fldChar w:fldCharType="begin"/>
        </w:r>
        <w:r w:rsidR="00F10C7C" w:rsidRPr="004E35F8">
          <w:rPr>
            <w:rFonts w:ascii="Times New Roman" w:hAnsi="Times New Roman" w:cs="Times New Roman"/>
            <w:color w:val="000000"/>
            <w:sz w:val="24"/>
            <w:szCs w:val="24"/>
          </w:rPr>
          <w:instrText xml:space="preserve"> ADDIN EN.CITE &lt;EndNote&gt;&lt;Cite&gt;&lt;Author&gt;Chessman&lt;/Author&gt;&lt;Year&gt;2007&lt;/Year&gt;&lt;RecNum&gt;321&lt;/RecNum&gt;&lt;DisplayText&gt;(Chessman et al. 2007)&lt;/DisplayText&gt;&lt;record&gt;&lt;rec-number&gt;321&lt;/rec-number&gt;&lt;foreign-keys&gt;&lt;key app="EN" db-id="rtxzfetfi9xw07eeartpf9t7wwtdt2arspvw" timestamp="1739926902"&gt;321&lt;/key&gt;&lt;/foreign-keys&gt;&lt;ref-type name="Journal Article"&gt;17&lt;/ref-type&gt;&lt;contributors&gt;&lt;authors&gt;&lt;author&gt;Chessman, Bruce&lt;/author&gt;&lt;author&gt;Williams, Simon&lt;/author&gt;&lt;author&gt;Besley, Colin&lt;/author&gt;&lt;/authors&gt;&lt;/contributors&gt;&lt;titles&gt;&lt;title&gt;Bioassessment of streams with macroinvertebrates: effect of sampled habitat and taxonomic resolution&lt;/title&gt;&lt;secondary-title&gt;Journal of the North American Benthological Society&lt;/secondary-title&gt;&lt;/titles&gt;&lt;periodical&gt;&lt;full-title&gt;Journal of the North American Benthological Society&lt;/full-title&gt;&lt;/periodical&gt;&lt;pages&gt;546-565&lt;/pages&gt;&lt;volume&gt;26&lt;/volume&gt;&lt;number&gt;3&lt;/number&gt;&lt;dates&gt;&lt;year&gt;2007&lt;/year&gt;&lt;pub-dates&gt;&lt;date&gt;2007/09/01&lt;/date&gt;&lt;/pub-dates&gt;&lt;/dates&gt;&lt;publisher&gt;The University of Chicago Press&lt;/publisher&gt;&lt;isbn&gt;0887-3593&lt;/isbn&gt;&lt;urls&gt;&lt;related-urls&gt;&lt;url&gt;https://doi.org/10.1899/06-074.1&lt;/url&gt;&lt;/related-urls&gt;&lt;/urls&gt;&lt;electronic-resource-num&gt;10.1899/06-074.1&lt;/electronic-resource-num&gt;&lt;access-date&gt;2025/02/18&lt;/access-date&gt;&lt;/record&gt;&lt;/Cite&gt;&lt;/EndNote&gt;</w:instrText>
        </w:r>
        <w:r w:rsidR="00F10C7C" w:rsidRPr="004E35F8">
          <w:rPr>
            <w:rFonts w:ascii="Times New Roman" w:hAnsi="Times New Roman" w:cs="Times New Roman"/>
            <w:color w:val="000000"/>
            <w:sz w:val="24"/>
            <w:szCs w:val="24"/>
          </w:rPr>
          <w:fldChar w:fldCharType="separate"/>
        </w:r>
        <w:r w:rsidR="00F10C7C" w:rsidRPr="004E35F8">
          <w:rPr>
            <w:rFonts w:ascii="Times New Roman" w:hAnsi="Times New Roman" w:cs="Times New Roman"/>
            <w:noProof/>
            <w:color w:val="000000"/>
            <w:sz w:val="24"/>
            <w:szCs w:val="24"/>
          </w:rPr>
          <w:t>(</w:t>
        </w:r>
        <w:r w:rsidR="00000000">
          <w:fldChar w:fldCharType="begin"/>
        </w:r>
        <w:r w:rsidR="00000000">
          <w:instrText>HYPERLINK \l "_ENREF_9" \o "Chessman, 2007 #321"</w:instrText>
        </w:r>
        <w:r w:rsidR="00000000">
          <w:fldChar w:fldCharType="separate"/>
        </w:r>
        <w:r w:rsidR="00707795" w:rsidRPr="004E35F8">
          <w:rPr>
            <w:rFonts w:ascii="Times New Roman" w:hAnsi="Times New Roman" w:cs="Times New Roman"/>
            <w:noProof/>
            <w:color w:val="000000"/>
            <w:sz w:val="24"/>
            <w:szCs w:val="24"/>
          </w:rPr>
          <w:t>Chessman et al. 2007</w:t>
        </w:r>
        <w:r w:rsidR="00000000">
          <w:rPr>
            <w:rFonts w:ascii="Times New Roman" w:hAnsi="Times New Roman" w:cs="Times New Roman"/>
            <w:noProof/>
            <w:color w:val="000000"/>
            <w:sz w:val="24"/>
            <w:szCs w:val="24"/>
          </w:rPr>
          <w:fldChar w:fldCharType="end"/>
        </w:r>
        <w:r w:rsidR="00F10C7C" w:rsidRPr="004E35F8">
          <w:rPr>
            <w:rFonts w:ascii="Times New Roman" w:hAnsi="Times New Roman" w:cs="Times New Roman"/>
            <w:noProof/>
            <w:color w:val="000000"/>
            <w:sz w:val="24"/>
            <w:szCs w:val="24"/>
          </w:rPr>
          <w:t>)</w:t>
        </w:r>
        <w:r w:rsidR="00F10C7C" w:rsidRPr="004E35F8">
          <w:rPr>
            <w:rFonts w:ascii="Times New Roman" w:hAnsi="Times New Roman" w:cs="Times New Roman"/>
            <w:color w:val="000000"/>
            <w:sz w:val="24"/>
            <w:szCs w:val="24"/>
          </w:rPr>
          <w:fldChar w:fldCharType="end"/>
        </w:r>
        <w:r w:rsidR="00F10C7C" w:rsidRPr="004E35F8">
          <w:rPr>
            <w:rFonts w:ascii="Times New Roman" w:hAnsi="Times New Roman" w:cs="Times New Roman"/>
            <w:color w:val="000000"/>
            <w:sz w:val="24"/>
            <w:szCs w:val="24"/>
          </w:rPr>
          <w:t xml:space="preserve">.  Nonetheless, </w:t>
        </w:r>
        <w:r w:rsidR="008E27A7" w:rsidRPr="004E35F8">
          <w:rPr>
            <w:rFonts w:ascii="Times New Roman" w:hAnsi="Times New Roman" w:cs="Times New Roman"/>
            <w:color w:val="000000"/>
            <w:sz w:val="24"/>
            <w:szCs w:val="24"/>
          </w:rPr>
          <w:t xml:space="preserve">metabarcoding approaches may have </w:t>
        </w:r>
        <w:r w:rsidR="00F10C7C" w:rsidRPr="004E35F8">
          <w:rPr>
            <w:rFonts w:ascii="Times New Roman" w:hAnsi="Times New Roman" w:cs="Times New Roman"/>
            <w:color w:val="000000"/>
            <w:sz w:val="24"/>
            <w:szCs w:val="24"/>
          </w:rPr>
          <w:t xml:space="preserve">shown </w:t>
        </w:r>
        <w:r w:rsidR="008E27A7" w:rsidRPr="004E35F8">
          <w:rPr>
            <w:rFonts w:ascii="Times New Roman" w:hAnsi="Times New Roman" w:cs="Times New Roman"/>
            <w:color w:val="000000"/>
            <w:sz w:val="24"/>
            <w:szCs w:val="24"/>
          </w:rPr>
          <w:t xml:space="preserve">promise for bioassessments </w:t>
        </w:r>
        <w:r w:rsidRPr="004E35F8">
          <w:rPr>
            <w:rFonts w:ascii="Times New Roman" w:hAnsi="Times New Roman" w:cs="Times New Roman"/>
            <w:color w:val="000000"/>
            <w:sz w:val="24"/>
            <w:szCs w:val="24"/>
          </w:rPr>
          <w:fldChar w:fldCharType="begin"/>
        </w:r>
        <w:r w:rsidRPr="004E35F8">
          <w:rPr>
            <w:rFonts w:ascii="Times New Roman" w:hAnsi="Times New Roman" w:cs="Times New Roman"/>
            <w:color w:val="000000"/>
            <w:sz w:val="24"/>
            <w:szCs w:val="24"/>
          </w:rPr>
          <w:instrText xml:space="preserve"> ADDIN EN.CITE &lt;EndNote&gt;&lt;Cite&gt;&lt;Author&gt;Smucker&lt;/Author&gt;&lt;Year&gt;2024&lt;/Year&gt;&lt;RecNum&gt;320&lt;/RecNum&gt;&lt;DisplayText&gt;(Smucker et al. 2024)&lt;/DisplayText&gt;&lt;record&gt;&lt;rec-number&gt;320&lt;/rec-number&gt;&lt;foreign-keys&gt;&lt;key app="EN" db-id="rtxzfetfi9xw07eeartpf9t7wwtdt2arspvw" timestamp="1739926645"&gt;320&lt;/key&gt;&lt;/foreign-keys&gt;&lt;ref-type name="Journal Article"&gt;17&lt;/ref-type&gt;&lt;contributors&gt;&lt;authors&gt;&lt;author&gt;Smucker, Nathan J.&lt;/author&gt;&lt;author&gt;Pilgrim, Erik M.&lt;/author&gt;&lt;author&gt;Nietch, Christopher T.&lt;/author&gt;&lt;author&gt;Gains-Germain, Leslie&lt;/author&gt;&lt;author&gt;Carpenter, Charlie&lt;/author&gt;&lt;author&gt;Darling, John A.&lt;/author&gt;&lt;author&gt;Yuan, Lester L.&lt;/author&gt;&lt;author&gt;Mitchell, Richard M.&lt;/author&gt;&lt;author&gt;Pollard, Amina I.&lt;/author&gt;&lt;/authors&gt;&lt;/contributors&gt;&lt;titles&gt;&lt;title&gt;Using DNA metabarcoding to characterize national scale diatom-environment relationships and to develop indicators in streams and rivers of the United States&lt;/title&gt;&lt;secondary-title&gt;Science of The Total Environment&lt;/secondary-title&gt;&lt;/titles&gt;&lt;periodical&gt;&lt;full-title&gt;Science of The Total Environment&lt;/full-title&gt;&lt;/periodical&gt;&lt;pages&gt;173502&lt;/pages&gt;&lt;volume&gt;939&lt;/volume&gt;&lt;keywords&gt;&lt;keyword&gt;Bioassessment&lt;/keyword&gt;&lt;keyword&gt;Biomonitoring&lt;/keyword&gt;&lt;keyword&gt;Phosphorus&lt;/keyword&gt;&lt;keyword&gt;Nitrogen&lt;/keyword&gt;&lt;keyword&gt;Conductivity&lt;/keyword&gt;&lt;keyword&gt;pH&lt;/keyword&gt;&lt;/keywords&gt;&lt;dates&gt;&lt;year&gt;2024&lt;/year&gt;&lt;pub-dates&gt;&lt;date&gt;2024/08/20/&lt;/date&gt;&lt;/pub-dates&gt;&lt;/dates&gt;&lt;isbn&gt;0048-9697&lt;/isbn&gt;&lt;urls&gt;&lt;related-urls&gt;&lt;url&gt;https://www.sciencedirect.com/science/article/pii/S0048969724036490&lt;/url&gt;&lt;/related-urls&gt;&lt;/urls&gt;&lt;electronic-resource-num&gt;https://doi.org/10.1016/j.scitotenv.2024.173502&lt;/electronic-resource-num&gt;&lt;/record&gt;&lt;/Cite&gt;&lt;/EndNote&gt;</w:instrText>
        </w:r>
        <w:r w:rsidRPr="004E35F8">
          <w:rPr>
            <w:rFonts w:ascii="Times New Roman" w:hAnsi="Times New Roman" w:cs="Times New Roman"/>
            <w:color w:val="000000"/>
            <w:sz w:val="24"/>
            <w:szCs w:val="24"/>
          </w:rPr>
          <w:fldChar w:fldCharType="separate"/>
        </w:r>
        <w:r w:rsidRPr="004E35F8">
          <w:rPr>
            <w:rFonts w:ascii="Times New Roman" w:hAnsi="Times New Roman" w:cs="Times New Roman"/>
            <w:noProof/>
            <w:color w:val="000000"/>
            <w:sz w:val="24"/>
            <w:szCs w:val="24"/>
          </w:rPr>
          <w:t>(</w:t>
        </w:r>
        <w:r w:rsidR="00000000">
          <w:fldChar w:fldCharType="begin"/>
        </w:r>
        <w:r w:rsidR="00000000">
          <w:instrText>HYPERLINK \l "_ENREF_75" \o "Smucker, 2024 #320"</w:instrText>
        </w:r>
        <w:r w:rsidR="00000000">
          <w:fldChar w:fldCharType="separate"/>
        </w:r>
        <w:r w:rsidR="00707795" w:rsidRPr="004E35F8">
          <w:rPr>
            <w:rFonts w:ascii="Times New Roman" w:hAnsi="Times New Roman" w:cs="Times New Roman"/>
            <w:noProof/>
            <w:color w:val="000000"/>
            <w:sz w:val="24"/>
            <w:szCs w:val="24"/>
          </w:rPr>
          <w:t>Smucker et al. 2024</w:t>
        </w:r>
        <w:r w:rsidR="00000000">
          <w:rPr>
            <w:rFonts w:ascii="Times New Roman" w:hAnsi="Times New Roman" w:cs="Times New Roman"/>
            <w:noProof/>
            <w:color w:val="000000"/>
            <w:sz w:val="24"/>
            <w:szCs w:val="24"/>
          </w:rPr>
          <w:fldChar w:fldCharType="end"/>
        </w:r>
        <w:r w:rsidRPr="004E35F8">
          <w:rPr>
            <w:rFonts w:ascii="Times New Roman" w:hAnsi="Times New Roman" w:cs="Times New Roman"/>
            <w:noProof/>
            <w:color w:val="000000"/>
            <w:sz w:val="24"/>
            <w:szCs w:val="24"/>
          </w:rPr>
          <w:t>)</w:t>
        </w:r>
        <w:r w:rsidRPr="004E35F8">
          <w:rPr>
            <w:rFonts w:ascii="Times New Roman" w:hAnsi="Times New Roman" w:cs="Times New Roman"/>
            <w:color w:val="000000"/>
            <w:sz w:val="24"/>
            <w:szCs w:val="24"/>
          </w:rPr>
          <w:fldChar w:fldCharType="end"/>
        </w:r>
        <w:r w:rsidR="00F10C7C" w:rsidRPr="004E35F8">
          <w:rPr>
            <w:rFonts w:ascii="Times New Roman" w:hAnsi="Times New Roman" w:cs="Times New Roman"/>
            <w:color w:val="000000"/>
            <w:sz w:val="24"/>
            <w:szCs w:val="24"/>
          </w:rPr>
          <w:t xml:space="preserve"> and could </w:t>
        </w:r>
        <w:r w:rsidR="004E35F8" w:rsidRPr="004E35F8">
          <w:rPr>
            <w:rFonts w:ascii="Times New Roman" w:hAnsi="Times New Roman" w:cs="Times New Roman"/>
            <w:color w:val="000000"/>
            <w:sz w:val="24"/>
            <w:szCs w:val="24"/>
          </w:rPr>
          <w:t>avoid some of the limitations associated with selecting the appropriate taxonomic resolution</w:t>
        </w:r>
        <w:r w:rsidRPr="004E35F8">
          <w:rPr>
            <w:rFonts w:ascii="Times New Roman" w:hAnsi="Times New Roman" w:cs="Times New Roman"/>
            <w:color w:val="000000"/>
            <w:sz w:val="24"/>
            <w:szCs w:val="24"/>
          </w:rPr>
          <w:t xml:space="preserve">. </w:t>
        </w:r>
      </w:ins>
    </w:p>
    <w:p w14:paraId="419CA165" w14:textId="33839C3D" w:rsidR="00167ECD" w:rsidRDefault="00825294" w:rsidP="00E864D7">
      <w:pPr>
        <w:spacing w:line="480" w:lineRule="auto"/>
        <w:ind w:firstLine="720"/>
        <w:contextualSpacing/>
        <w:rPr>
          <w:ins w:id="1643" w:author="Kopp, Darin" w:date="2025-02-20T15:34:00Z"/>
          <w:rFonts w:ascii="Times New Roman" w:hAnsi="Times New Roman" w:cs="Times New Roman"/>
          <w:sz w:val="24"/>
          <w:szCs w:val="24"/>
        </w:rPr>
      </w:pPr>
      <w:ins w:id="1644" w:author="Kopp, Darin" w:date="2025-02-20T15:34:00Z">
        <w:r>
          <w:rPr>
            <w:rFonts w:ascii="Times New Roman" w:hAnsi="Times New Roman" w:cs="Times New Roman"/>
            <w:sz w:val="24"/>
            <w:szCs w:val="24"/>
          </w:rPr>
          <w:t xml:space="preserve">Although </w:t>
        </w:r>
        <w:r w:rsidR="00ED2109">
          <w:rPr>
            <w:rFonts w:ascii="Times New Roman" w:hAnsi="Times New Roman" w:cs="Times New Roman"/>
            <w:sz w:val="24"/>
            <w:szCs w:val="24"/>
          </w:rPr>
          <w:t>the</w:t>
        </w:r>
        <w:r w:rsidR="006775FE">
          <w:rPr>
            <w:rFonts w:ascii="Times New Roman" w:hAnsi="Times New Roman" w:cs="Times New Roman"/>
            <w:sz w:val="24"/>
            <w:szCs w:val="24"/>
          </w:rPr>
          <w:t xml:space="preserve"> model-based</w:t>
        </w:r>
        <w:r w:rsidR="00ED2109">
          <w:rPr>
            <w:rFonts w:ascii="Times New Roman" w:hAnsi="Times New Roman" w:cs="Times New Roman"/>
            <w:sz w:val="24"/>
            <w:szCs w:val="24"/>
          </w:rPr>
          <w:t xml:space="preserve"> approach</w:t>
        </w:r>
        <w:r>
          <w:rPr>
            <w:rFonts w:ascii="Times New Roman" w:hAnsi="Times New Roman" w:cs="Times New Roman"/>
            <w:sz w:val="24"/>
            <w:szCs w:val="24"/>
          </w:rPr>
          <w:t>es</w:t>
        </w:r>
        <w:r w:rsidR="00ED2109">
          <w:rPr>
            <w:rFonts w:ascii="Times New Roman" w:hAnsi="Times New Roman" w:cs="Times New Roman"/>
            <w:sz w:val="24"/>
            <w:szCs w:val="24"/>
          </w:rPr>
          <w:t xml:space="preserve"> </w:t>
        </w:r>
        <w:r>
          <w:rPr>
            <w:rFonts w:ascii="Times New Roman" w:hAnsi="Times New Roman" w:cs="Times New Roman"/>
            <w:sz w:val="24"/>
            <w:szCs w:val="24"/>
          </w:rPr>
          <w:t xml:space="preserve">may have some advantages over reference site-based approaches, </w:t>
        </w:r>
        <w:r w:rsidR="004E35F8">
          <w:rPr>
            <w:rFonts w:ascii="Times New Roman" w:hAnsi="Times New Roman" w:cs="Times New Roman"/>
            <w:sz w:val="24"/>
            <w:szCs w:val="24"/>
          </w:rPr>
          <w:t>they require further investigation before they can be fully assimilated into biomonitoring programs. Nevertheless</w:t>
        </w:r>
        <w:r w:rsidR="00ED2109">
          <w:rPr>
            <w:rFonts w:ascii="Times New Roman" w:hAnsi="Times New Roman" w:cs="Times New Roman"/>
            <w:sz w:val="24"/>
            <w:szCs w:val="24"/>
          </w:rPr>
          <w:t xml:space="preserve">, </w:t>
        </w:r>
        <w:r w:rsidR="004E35F8">
          <w:rPr>
            <w:rFonts w:ascii="Times New Roman" w:hAnsi="Times New Roman" w:cs="Times New Roman"/>
            <w:sz w:val="24"/>
            <w:szCs w:val="24"/>
          </w:rPr>
          <w:t xml:space="preserve">the </w:t>
        </w:r>
        <w:r w:rsidR="00ED2109">
          <w:rPr>
            <w:rFonts w:ascii="Times New Roman" w:hAnsi="Times New Roman" w:cs="Times New Roman"/>
            <w:sz w:val="24"/>
            <w:szCs w:val="24"/>
          </w:rPr>
          <w:t>National Rivers and Streams Assessment</w:t>
        </w:r>
        <w:r w:rsidR="006775FE">
          <w:rPr>
            <w:rFonts w:ascii="Times New Roman" w:hAnsi="Times New Roman" w:cs="Times New Roman"/>
            <w:sz w:val="24"/>
            <w:szCs w:val="24"/>
          </w:rPr>
          <w:t xml:space="preserve"> </w:t>
        </w:r>
        <w:r w:rsidR="00046D48">
          <w:rPr>
            <w:rFonts w:ascii="Times New Roman" w:hAnsi="Times New Roman" w:cs="Times New Roman"/>
            <w:sz w:val="24"/>
            <w:szCs w:val="24"/>
          </w:rPr>
          <w:t>report</w:t>
        </w:r>
        <w:r w:rsidR="004E35F8">
          <w:rPr>
            <w:rFonts w:ascii="Times New Roman" w:hAnsi="Times New Roman" w:cs="Times New Roman"/>
            <w:sz w:val="24"/>
            <w:szCs w:val="24"/>
          </w:rPr>
          <w:t>s</w:t>
        </w:r>
        <w:r w:rsidR="00046D48">
          <w:rPr>
            <w:rFonts w:ascii="Times New Roman" w:hAnsi="Times New Roman" w:cs="Times New Roman"/>
            <w:sz w:val="24"/>
            <w:szCs w:val="24"/>
          </w:rPr>
          <w:t xml:space="preserve"> </w:t>
        </w:r>
        <w:r w:rsidR="006775FE">
          <w:rPr>
            <w:rFonts w:ascii="Times New Roman" w:hAnsi="Times New Roman" w:cs="Times New Roman"/>
            <w:sz w:val="24"/>
            <w:szCs w:val="24"/>
          </w:rPr>
          <w:t>biological condition</w:t>
        </w:r>
        <w:r w:rsidR="00046D48">
          <w:rPr>
            <w:rFonts w:ascii="Times New Roman" w:hAnsi="Times New Roman" w:cs="Times New Roman"/>
            <w:sz w:val="24"/>
            <w:szCs w:val="24"/>
          </w:rPr>
          <w:t xml:space="preserve"> estimates</w:t>
        </w:r>
        <w:r w:rsidR="006775FE">
          <w:rPr>
            <w:rFonts w:ascii="Times New Roman" w:hAnsi="Times New Roman" w:cs="Times New Roman"/>
            <w:sz w:val="24"/>
            <w:szCs w:val="24"/>
          </w:rPr>
          <w:t xml:space="preserve"> at for the 2018-19 survey using a multi-metric index</w:t>
        </w:r>
        <w:r w:rsidR="008B4BF8">
          <w:rPr>
            <w:rFonts w:ascii="Times New Roman" w:hAnsi="Times New Roman" w:cs="Times New Roman"/>
            <w:sz w:val="24"/>
            <w:szCs w:val="24"/>
          </w:rPr>
          <w:t xml:space="preserve"> </w:t>
        </w:r>
        <w:r w:rsidR="008B4BF8">
          <w:rPr>
            <w:rFonts w:ascii="Times New Roman" w:hAnsi="Times New Roman" w:cs="Times New Roman"/>
            <w:sz w:val="24"/>
            <w:szCs w:val="24"/>
          </w:rPr>
          <w:fldChar w:fldCharType="begin"/>
        </w:r>
        <w:r w:rsidR="009876C6">
          <w:rPr>
            <w:rFonts w:ascii="Times New Roman" w:hAnsi="Times New Roman" w:cs="Times New Roman"/>
            <w:sz w:val="24"/>
            <w:szCs w:val="24"/>
          </w:rPr>
          <w:instrText xml:space="preserve"> ADDIN EN.CITE &lt;EndNote&gt;&lt;Cite&gt;&lt;Author&gt;USEPA&lt;/Author&gt;&lt;Year&gt;2024&lt;/Year&gt;&lt;RecNum&gt;299&lt;/RecNum&gt;&lt;DisplayText&gt;(USEPA 2024b)&lt;/DisplayText&gt;&lt;record&gt;&lt;rec-number&gt;299&lt;/rec-number&gt;&lt;foreign-keys&gt;&lt;key app="EN" db-id="rtxzfetfi9xw07eeartpf9t7wwtdt2arspvw" timestamp="1739230680"&gt;299&lt;/key&gt;&lt;/foreign-keys&gt;&lt;ref-type name="Report"&gt;27&lt;/ref-type&gt;&lt;contributors&gt;&lt;authors&gt;&lt;author&gt;USEPA&lt;/author&gt;&lt;/authors&gt;&lt;/contributors&gt;&lt;titles&gt;&lt;title&gt;National Rivers and Streams Assessment: The Third Collaborative Survey&lt;/title&gt;&lt;/titles&gt;&lt;number&gt;EPA 841-R-22-004&lt;/number&gt;&lt;dates&gt;&lt;year&gt;2024&lt;/year&gt;&lt;/dates&gt;&lt;publisher&gt;U.S. Environmental Protection Agency, Office of Water and Office of Research and Development&lt;/publisher&gt;&lt;urls&gt;&lt;related-urls&gt;&lt;url&gt;https://riverstreamassessment.epa.gov/webreport&lt;/url&gt;&lt;/related-urls&gt;&lt;/urls&gt;&lt;/record&gt;&lt;/Cite&gt;&lt;/EndNote&gt;</w:instrText>
        </w:r>
        <w:r w:rsidR="008B4BF8">
          <w:rPr>
            <w:rFonts w:ascii="Times New Roman" w:hAnsi="Times New Roman" w:cs="Times New Roman"/>
            <w:sz w:val="24"/>
            <w:szCs w:val="24"/>
          </w:rPr>
          <w:fldChar w:fldCharType="separate"/>
        </w:r>
        <w:r w:rsidR="009876C6">
          <w:rPr>
            <w:rFonts w:ascii="Times New Roman" w:hAnsi="Times New Roman" w:cs="Times New Roman"/>
            <w:noProof/>
            <w:sz w:val="24"/>
            <w:szCs w:val="24"/>
          </w:rPr>
          <w:t>(</w:t>
        </w:r>
        <w:r w:rsidR="00000000">
          <w:fldChar w:fldCharType="begin"/>
        </w:r>
        <w:r w:rsidR="00000000">
          <w:instrText>HYPERLINK \l "_ENREF_87" \o "USEPA, 2024 #299"</w:instrText>
        </w:r>
        <w:r w:rsidR="00000000">
          <w:fldChar w:fldCharType="separate"/>
        </w:r>
        <w:r w:rsidR="00707795">
          <w:rPr>
            <w:rFonts w:ascii="Times New Roman" w:hAnsi="Times New Roman" w:cs="Times New Roman"/>
            <w:noProof/>
            <w:sz w:val="24"/>
            <w:szCs w:val="24"/>
          </w:rPr>
          <w:t>USEPA 2024b</w:t>
        </w:r>
        <w:r w:rsidR="00000000">
          <w:rPr>
            <w:rFonts w:ascii="Times New Roman" w:hAnsi="Times New Roman" w:cs="Times New Roman"/>
            <w:noProof/>
            <w:sz w:val="24"/>
            <w:szCs w:val="24"/>
          </w:rPr>
          <w:fldChar w:fldCharType="end"/>
        </w:r>
        <w:r w:rsidR="009876C6">
          <w:rPr>
            <w:rFonts w:ascii="Times New Roman" w:hAnsi="Times New Roman" w:cs="Times New Roman"/>
            <w:noProof/>
            <w:sz w:val="24"/>
            <w:szCs w:val="24"/>
          </w:rPr>
          <w:t>)</w:t>
        </w:r>
        <w:r w:rsidR="008B4BF8">
          <w:rPr>
            <w:rFonts w:ascii="Times New Roman" w:hAnsi="Times New Roman" w:cs="Times New Roman"/>
            <w:sz w:val="24"/>
            <w:szCs w:val="24"/>
          </w:rPr>
          <w:fldChar w:fldCharType="end"/>
        </w:r>
        <w:r w:rsidR="00046D48">
          <w:rPr>
            <w:rFonts w:ascii="Times New Roman" w:hAnsi="Times New Roman" w:cs="Times New Roman"/>
            <w:sz w:val="24"/>
            <w:szCs w:val="24"/>
          </w:rPr>
          <w:t xml:space="preserve"> and </w:t>
        </w:r>
        <w:r w:rsidR="006775FE">
          <w:rPr>
            <w:rFonts w:ascii="Times New Roman" w:hAnsi="Times New Roman" w:cs="Times New Roman"/>
            <w:sz w:val="24"/>
            <w:szCs w:val="24"/>
          </w:rPr>
          <w:t xml:space="preserve">it is </w:t>
        </w:r>
        <w:r w:rsidR="004E35F8">
          <w:rPr>
            <w:rFonts w:ascii="Times New Roman" w:hAnsi="Times New Roman" w:cs="Times New Roman"/>
            <w:sz w:val="24"/>
            <w:szCs w:val="24"/>
          </w:rPr>
          <w:t>worthwhile</w:t>
        </w:r>
        <w:r w:rsidR="006775FE">
          <w:rPr>
            <w:rFonts w:ascii="Times New Roman" w:hAnsi="Times New Roman" w:cs="Times New Roman"/>
            <w:sz w:val="24"/>
            <w:szCs w:val="24"/>
          </w:rPr>
          <w:t xml:space="preserve"> to compare our results to those</w:t>
        </w:r>
        <w:r w:rsidR="00046D48">
          <w:rPr>
            <w:rFonts w:ascii="Times New Roman" w:hAnsi="Times New Roman" w:cs="Times New Roman"/>
            <w:sz w:val="24"/>
            <w:szCs w:val="24"/>
          </w:rPr>
          <w:t xml:space="preserve">. </w:t>
        </w:r>
        <w:r>
          <w:rPr>
            <w:rFonts w:ascii="Times New Roman" w:hAnsi="Times New Roman" w:cs="Times New Roman"/>
            <w:sz w:val="24"/>
            <w:szCs w:val="24"/>
          </w:rPr>
          <w:t xml:space="preserve">The results from NRSA are available at </w:t>
        </w:r>
        <w:r w:rsidR="00000000">
          <w:fldChar w:fldCharType="begin"/>
        </w:r>
        <w:r w:rsidR="00000000">
          <w:instrText>HYPERLINK "https://riverstreamassessment.epa.gov/dashboard"</w:instrText>
        </w:r>
        <w:r w:rsidR="00000000">
          <w:fldChar w:fldCharType="separate"/>
        </w:r>
        <w:r w:rsidRPr="006A7AF6">
          <w:rPr>
            <w:rStyle w:val="Hyperlink"/>
            <w:rFonts w:ascii="Times New Roman" w:hAnsi="Times New Roman" w:cs="Times New Roman"/>
            <w:sz w:val="24"/>
            <w:szCs w:val="24"/>
          </w:rPr>
          <w:t>https://riverstreamassessment.epa.gov/dashboard</w:t>
        </w:r>
        <w:r w:rsidR="00000000">
          <w:rPr>
            <w:rStyle w:val="Hyperlink"/>
            <w:rFonts w:ascii="Times New Roman" w:hAnsi="Times New Roman" w:cs="Times New Roman"/>
            <w:sz w:val="24"/>
            <w:szCs w:val="24"/>
          </w:rPr>
          <w:fldChar w:fldCharType="end"/>
        </w:r>
        <w:r>
          <w:rPr>
            <w:rFonts w:ascii="Times New Roman" w:hAnsi="Times New Roman" w:cs="Times New Roman"/>
            <w:sz w:val="24"/>
            <w:szCs w:val="24"/>
          </w:rPr>
          <w:t xml:space="preserve">. </w:t>
        </w:r>
        <w:r w:rsidR="00E864D7">
          <w:rPr>
            <w:rFonts w:ascii="Times New Roman" w:hAnsi="Times New Roman" w:cs="Times New Roman"/>
            <w:sz w:val="24"/>
            <w:szCs w:val="24"/>
          </w:rPr>
          <w:t>Based on a ranked comparison</w:t>
        </w:r>
        <w:r w:rsidR="00046D48">
          <w:rPr>
            <w:rFonts w:ascii="Times New Roman" w:hAnsi="Times New Roman" w:cs="Times New Roman"/>
            <w:sz w:val="24"/>
            <w:szCs w:val="24"/>
          </w:rPr>
          <w:t xml:space="preserve">, </w:t>
        </w:r>
        <w:r w:rsidR="00E864D7">
          <w:rPr>
            <w:rFonts w:ascii="Times New Roman" w:hAnsi="Times New Roman" w:cs="Times New Roman"/>
            <w:sz w:val="24"/>
            <w:szCs w:val="24"/>
          </w:rPr>
          <w:t xml:space="preserve">the </w:t>
        </w:r>
        <w:r w:rsidR="00046D48">
          <w:rPr>
            <w:rFonts w:ascii="Times New Roman" w:hAnsi="Times New Roman" w:cs="Times New Roman"/>
            <w:sz w:val="24"/>
            <w:szCs w:val="24"/>
          </w:rPr>
          <w:t xml:space="preserve">largest disagreements </w:t>
        </w:r>
        <w:r>
          <w:rPr>
            <w:rFonts w:ascii="Times New Roman" w:hAnsi="Times New Roman" w:cs="Times New Roman"/>
            <w:sz w:val="24"/>
            <w:szCs w:val="24"/>
          </w:rPr>
          <w:t>pertained to the</w:t>
        </w:r>
        <w:r w:rsidR="00046D48">
          <w:rPr>
            <w:rFonts w:ascii="Times New Roman" w:hAnsi="Times New Roman" w:cs="Times New Roman"/>
            <w:sz w:val="24"/>
            <w:szCs w:val="24"/>
          </w:rPr>
          <w:t xml:space="preserve"> </w:t>
        </w:r>
        <w:r w:rsidR="00E864D7">
          <w:rPr>
            <w:rFonts w:ascii="Times New Roman" w:hAnsi="Times New Roman" w:cs="Times New Roman"/>
            <w:sz w:val="24"/>
            <w:szCs w:val="24"/>
          </w:rPr>
          <w:t xml:space="preserve">percentage of stream miles in poor condition </w:t>
        </w:r>
        <w:r>
          <w:rPr>
            <w:rFonts w:ascii="Times New Roman" w:hAnsi="Times New Roman" w:cs="Times New Roman"/>
            <w:sz w:val="24"/>
            <w:szCs w:val="24"/>
          </w:rPr>
          <w:t xml:space="preserve">in </w:t>
        </w:r>
        <w:r w:rsidR="00E864D7">
          <w:rPr>
            <w:rFonts w:ascii="Times New Roman" w:hAnsi="Times New Roman" w:cs="Times New Roman"/>
            <w:sz w:val="24"/>
            <w:szCs w:val="24"/>
          </w:rPr>
          <w:t xml:space="preserve">the Plains ecoregions. </w:t>
        </w:r>
        <w:r>
          <w:rPr>
            <w:rFonts w:ascii="Times New Roman" w:hAnsi="Times New Roman" w:cs="Times New Roman"/>
            <w:sz w:val="24"/>
            <w:szCs w:val="24"/>
          </w:rPr>
          <w:t xml:space="preserve">Specifically, </w:t>
        </w:r>
        <w:r w:rsidR="004E35F8">
          <w:rPr>
            <w:rFonts w:ascii="Times New Roman" w:hAnsi="Times New Roman" w:cs="Times New Roman"/>
            <w:sz w:val="24"/>
            <w:szCs w:val="24"/>
          </w:rPr>
          <w:t xml:space="preserve">our model-based approach showed </w:t>
        </w:r>
        <w:r w:rsidR="00E864D7">
          <w:rPr>
            <w:rFonts w:ascii="Times New Roman" w:hAnsi="Times New Roman" w:cs="Times New Roman"/>
            <w:sz w:val="24"/>
            <w:szCs w:val="24"/>
          </w:rPr>
          <w:t>more streams</w:t>
        </w:r>
        <w:r w:rsidR="004E35F8">
          <w:rPr>
            <w:rFonts w:ascii="Times New Roman" w:hAnsi="Times New Roman" w:cs="Times New Roman"/>
            <w:sz w:val="24"/>
            <w:szCs w:val="24"/>
          </w:rPr>
          <w:t xml:space="preserve"> to be altered</w:t>
        </w:r>
        <w:r w:rsidR="00E864D7">
          <w:rPr>
            <w:rFonts w:ascii="Times New Roman" w:hAnsi="Times New Roman" w:cs="Times New Roman"/>
            <w:sz w:val="24"/>
            <w:szCs w:val="24"/>
          </w:rPr>
          <w:t xml:space="preserve"> in the </w:t>
        </w:r>
        <w:r w:rsidR="00167ECD">
          <w:rPr>
            <w:rFonts w:ascii="Times New Roman" w:hAnsi="Times New Roman" w:cs="Times New Roman"/>
            <w:sz w:val="24"/>
            <w:szCs w:val="24"/>
          </w:rPr>
          <w:t xml:space="preserve">Northern Plains, Southern Plains and Temperate Plains. </w:t>
        </w:r>
        <w:r w:rsidR="004E35F8">
          <w:rPr>
            <w:rFonts w:ascii="Times New Roman" w:hAnsi="Times New Roman" w:cs="Times New Roman"/>
            <w:sz w:val="24"/>
            <w:szCs w:val="24"/>
          </w:rPr>
          <w:t>Indeed, t</w:t>
        </w:r>
        <w:r w:rsidR="00167ECD">
          <w:rPr>
            <w:rFonts w:ascii="Times New Roman" w:hAnsi="Times New Roman" w:cs="Times New Roman"/>
            <w:sz w:val="24"/>
            <w:szCs w:val="24"/>
          </w:rPr>
          <w:t>he US Great Plains</w:t>
        </w:r>
        <w:r w:rsidR="00E864D7">
          <w:rPr>
            <w:rFonts w:ascii="Times New Roman" w:hAnsi="Times New Roman" w:cs="Times New Roman"/>
            <w:sz w:val="24"/>
            <w:szCs w:val="24"/>
          </w:rPr>
          <w:t xml:space="preserve"> (i.e. Temperate Plains, Northern Plains and Southern Plains)</w:t>
        </w:r>
        <w:r w:rsidR="00167ECD">
          <w:rPr>
            <w:rFonts w:ascii="Times New Roman" w:hAnsi="Times New Roman" w:cs="Times New Roman"/>
            <w:sz w:val="24"/>
            <w:szCs w:val="24"/>
          </w:rPr>
          <w:t xml:space="preserve"> have undergone extensive conversion from grasslands to agriculture such that there may be few sites that are undisturbed </w:t>
        </w:r>
        <w:r w:rsidR="00167ECD">
          <w:rPr>
            <w:rFonts w:ascii="Times New Roman" w:hAnsi="Times New Roman" w:cs="Times New Roman"/>
            <w:sz w:val="24"/>
            <w:szCs w:val="24"/>
          </w:rPr>
          <w:fldChar w:fldCharType="begin">
            <w:fldData xml:space="preserve">PEVuZE5vdGU+PENpdGU+PEF1dGhvcj5PbGltYjwvQXV0aG9yPjxZZWFyPjIwMTk8L1llYXI+PFJl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</w:fldData>
          </w:fldChar>
        </w:r>
        <w:r w:rsidR="00167ECD">
          <w:rPr>
            <w:rFonts w:ascii="Times New Roman" w:hAnsi="Times New Roman" w:cs="Times New Roman"/>
            <w:sz w:val="24"/>
            <w:szCs w:val="24"/>
          </w:rPr>
          <w:instrText xml:space="preserve"> ADDIN EN.CITE </w:instrText>
        </w:r>
        <w:r w:rsidR="00167ECD">
          <w:rPr>
            <w:rFonts w:ascii="Times New Roman" w:hAnsi="Times New Roman" w:cs="Times New Roman"/>
            <w:sz w:val="24"/>
            <w:szCs w:val="24"/>
          </w:rPr>
          <w:fldChar w:fldCharType="begin">
            <w:fldData xml:space="preserve">PEVuZE5vdGU+PENpdGU+PEF1dGhvcj5PbGltYjwvQXV0aG9yPjxZZWFyPjIwMTk8L1llYXI+PFJl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</w:fldData>
          </w:fldChar>
        </w:r>
        <w:r w:rsidR="00167ECD">
          <w:rPr>
            <w:rFonts w:ascii="Times New Roman" w:hAnsi="Times New Roman" w:cs="Times New Roman"/>
            <w:sz w:val="24"/>
            <w:szCs w:val="24"/>
          </w:rPr>
          <w:instrText xml:space="preserve"> ADDIN EN.CITE.DATA </w:instrText>
        </w:r>
        <w:r w:rsidR="00167ECD">
          <w:rPr>
            <w:rFonts w:ascii="Times New Roman" w:hAnsi="Times New Roman" w:cs="Times New Roman"/>
            <w:sz w:val="24"/>
            <w:szCs w:val="24"/>
          </w:rPr>
        </w:r>
        <w:r w:rsidR="00167ECD">
          <w:rPr>
            <w:rFonts w:ascii="Times New Roman" w:hAnsi="Times New Roman" w:cs="Times New Roman"/>
            <w:sz w:val="24"/>
            <w:szCs w:val="24"/>
          </w:rPr>
          <w:fldChar w:fldCharType="end"/>
        </w:r>
        <w:r w:rsidR="00167ECD">
          <w:rPr>
            <w:rFonts w:ascii="Times New Roman" w:hAnsi="Times New Roman" w:cs="Times New Roman"/>
            <w:sz w:val="24"/>
            <w:szCs w:val="24"/>
          </w:rPr>
        </w:r>
        <w:r w:rsidR="00167ECD">
          <w:rPr>
            <w:rFonts w:ascii="Times New Roman" w:hAnsi="Times New Roman" w:cs="Times New Roman"/>
            <w:sz w:val="24"/>
            <w:szCs w:val="24"/>
          </w:rPr>
          <w:fldChar w:fldCharType="separate"/>
        </w:r>
        <w:r w:rsidR="00167ECD">
          <w:rPr>
            <w:rFonts w:ascii="Times New Roman" w:hAnsi="Times New Roman" w:cs="Times New Roman"/>
            <w:noProof/>
            <w:sz w:val="24"/>
            <w:szCs w:val="24"/>
          </w:rPr>
          <w:t>(</w:t>
        </w:r>
        <w:r w:rsidR="00000000">
          <w:fldChar w:fldCharType="begin"/>
        </w:r>
        <w:r w:rsidR="00000000">
          <w:instrText>HYPERLINK \l "_ENREF_72" \o "Samson, 1994 #165"</w:instrText>
        </w:r>
        <w:r w:rsidR="00000000">
          <w:fldChar w:fldCharType="separate"/>
        </w:r>
        <w:r w:rsidR="00707795">
          <w:rPr>
            <w:rFonts w:ascii="Times New Roman" w:hAnsi="Times New Roman" w:cs="Times New Roman"/>
            <w:noProof/>
            <w:sz w:val="24"/>
            <w:szCs w:val="24"/>
          </w:rPr>
          <w:t>Samson and Knopf 1994</w:t>
        </w:r>
        <w:r w:rsidR="00000000">
          <w:rPr>
            <w:rFonts w:ascii="Times New Roman" w:hAnsi="Times New Roman" w:cs="Times New Roman"/>
            <w:noProof/>
            <w:sz w:val="24"/>
            <w:szCs w:val="24"/>
          </w:rPr>
          <w:fldChar w:fldCharType="end"/>
        </w:r>
        <w:r w:rsidR="00167ECD">
          <w:rPr>
            <w:rFonts w:ascii="Times New Roman" w:hAnsi="Times New Roman" w:cs="Times New Roman"/>
            <w:noProof/>
            <w:sz w:val="24"/>
            <w:szCs w:val="24"/>
          </w:rPr>
          <w:t xml:space="preserve">, </w:t>
        </w:r>
        <w:r w:rsidR="00000000">
          <w:fldChar w:fldCharType="begin"/>
        </w:r>
        <w:r w:rsidR="00000000">
          <w:instrText>HYPERLINK \l "_ENREF_13" \o "Dodds, 2004 #156"</w:instrText>
        </w:r>
        <w:r w:rsidR="00000000">
          <w:fldChar w:fldCharType="separate"/>
        </w:r>
        <w:r w:rsidR="00707795">
          <w:rPr>
            <w:rFonts w:ascii="Times New Roman" w:hAnsi="Times New Roman" w:cs="Times New Roman"/>
            <w:noProof/>
            <w:sz w:val="24"/>
            <w:szCs w:val="24"/>
          </w:rPr>
          <w:t>Dodds et al. 2004</w:t>
        </w:r>
        <w:r w:rsidR="00000000">
          <w:rPr>
            <w:rFonts w:ascii="Times New Roman" w:hAnsi="Times New Roman" w:cs="Times New Roman"/>
            <w:noProof/>
            <w:sz w:val="24"/>
            <w:szCs w:val="24"/>
          </w:rPr>
          <w:fldChar w:fldCharType="end"/>
        </w:r>
        <w:r w:rsidR="00167ECD">
          <w:rPr>
            <w:rFonts w:ascii="Times New Roman" w:hAnsi="Times New Roman" w:cs="Times New Roman"/>
            <w:noProof/>
            <w:sz w:val="24"/>
            <w:szCs w:val="24"/>
          </w:rPr>
          <w:t xml:space="preserve">, </w:t>
        </w:r>
        <w:r w:rsidR="00000000">
          <w:fldChar w:fldCharType="begin"/>
        </w:r>
        <w:r w:rsidR="00000000">
          <w:instrText>HYPERLINK \l "_ENREF_54" \o "Olimb, 2019 #153"</w:instrText>
        </w:r>
        <w:r w:rsidR="00000000">
          <w:fldChar w:fldCharType="separate"/>
        </w:r>
        <w:r w:rsidR="00707795">
          <w:rPr>
            <w:rFonts w:ascii="Times New Roman" w:hAnsi="Times New Roman" w:cs="Times New Roman"/>
            <w:noProof/>
            <w:sz w:val="24"/>
            <w:szCs w:val="24"/>
          </w:rPr>
          <w:t>Olimb and Robinson 2019</w:t>
        </w:r>
        <w:r w:rsidR="00000000">
          <w:rPr>
            <w:rFonts w:ascii="Times New Roman" w:hAnsi="Times New Roman" w:cs="Times New Roman"/>
            <w:noProof/>
            <w:sz w:val="24"/>
            <w:szCs w:val="24"/>
          </w:rPr>
          <w:fldChar w:fldCharType="end"/>
        </w:r>
        <w:r w:rsidR="00167ECD">
          <w:rPr>
            <w:rFonts w:ascii="Times New Roman" w:hAnsi="Times New Roman" w:cs="Times New Roman"/>
            <w:noProof/>
            <w:sz w:val="24"/>
            <w:szCs w:val="24"/>
          </w:rPr>
          <w:t>)</w:t>
        </w:r>
        <w:r w:rsidR="00167ECD">
          <w:rPr>
            <w:rFonts w:ascii="Times New Roman" w:hAnsi="Times New Roman" w:cs="Times New Roman"/>
            <w:sz w:val="24"/>
            <w:szCs w:val="24"/>
          </w:rPr>
          <w:fldChar w:fldCharType="end"/>
        </w:r>
        <w:r w:rsidR="00167ECD">
          <w:rPr>
            <w:rFonts w:ascii="Times New Roman" w:hAnsi="Times New Roman" w:cs="Times New Roman"/>
            <w:sz w:val="24"/>
            <w:szCs w:val="24"/>
          </w:rPr>
          <w:t xml:space="preserve">. </w:t>
        </w:r>
        <w:r w:rsidR="00575521">
          <w:rPr>
            <w:rFonts w:ascii="Times New Roman" w:hAnsi="Times New Roman" w:cs="Times New Roman"/>
            <w:sz w:val="24"/>
            <w:szCs w:val="24"/>
          </w:rPr>
          <w:t>B</w:t>
        </w:r>
        <w:r w:rsidR="00A81580">
          <w:rPr>
            <w:rFonts w:ascii="Times New Roman" w:hAnsi="Times New Roman" w:cs="Times New Roman"/>
            <w:sz w:val="24"/>
            <w:szCs w:val="24"/>
          </w:rPr>
          <w:t>ecause of the large extent of anthropogenic activities in these regions, it is likely that the reference sites used to assess biological condition are potentially lower quality</w:t>
        </w:r>
        <w:r w:rsidR="00771EA1">
          <w:rPr>
            <w:rFonts w:ascii="Times New Roman" w:hAnsi="Times New Roman" w:cs="Times New Roman"/>
            <w:sz w:val="24"/>
            <w:szCs w:val="24"/>
          </w:rPr>
          <w:t xml:space="preserve"> </w:t>
        </w:r>
        <w:r w:rsidR="00771EA1">
          <w:rPr>
            <w:rFonts w:ascii="Times New Roman" w:hAnsi="Times New Roman" w:cs="Times New Roman"/>
            <w:sz w:val="24"/>
            <w:szCs w:val="24"/>
          </w:rPr>
          <w:fldChar w:fldCharType="begin"/>
        </w:r>
        <w:r w:rsidR="00771EA1">
          <w:rPr>
            <w:rFonts w:ascii="Times New Roman" w:hAnsi="Times New Roman" w:cs="Times New Roman"/>
            <w:sz w:val="24"/>
            <w:szCs w:val="24"/>
          </w:rPr>
          <w:instrText xml:space="preserve"> ADDIN EN.CITE &lt;EndNote&gt;&lt;Cite&gt;&lt;Author&gt;Herlihy&lt;/Author&gt;&lt;Year&gt;2008&lt;/Year&gt;&lt;RecNum&gt;27&lt;/RecNum&gt;&lt;DisplayText&gt;(Herlihy et al. 2008)&lt;/DisplayText&gt;&lt;record&gt;&lt;rec-number&gt;27&lt;/rec-number&gt;&lt;foreign-keys&gt;&lt;key app="EN" db-id="rtxzfetfi9xw07eeartpf9t7wwtdt2arspvw" timestamp="1701146608" guid="1b4b12ed-187d-40ff-947e-5a2406f97c2c"&gt;27&lt;/key&gt;&lt;/foreign-keys&gt;&lt;ref-type name="Journal Article"&gt;17&lt;/ref-type&gt;&lt;contributors&gt;&lt;authors&gt;&lt;author&gt;Herlihy, Alan T.&lt;/author&gt;&lt;author&gt;Paulsen, Steven G.&lt;/author&gt;&lt;author&gt;Sickle, John Van&lt;/author&gt;&lt;author&gt;Stoddard, John L.&lt;/author&gt;&lt;author&gt;Hawkins, Charles P.&lt;/author&gt;&lt;author&gt;Yuan, Lester L.&lt;/author&gt;&lt;/authors&gt;&lt;/contributors&gt;&lt;titles&gt;&lt;title&gt;Striving for consistency in a national assessment: the challenges of applying a reference-condition approach at a continental scale&lt;/title&gt;&lt;secondary-title&gt;Journal of the North American Benthological Society&lt;/secondary-title&gt;&lt;/titles&gt;&lt;periodical&gt;&lt;full-title&gt;Journal of the North American Benthological Society&lt;/full-title&gt;&lt;/periodical&gt;&lt;pages&gt;860-877&lt;/pages&gt;&lt;volume&gt;27&lt;/volume&gt;&lt;number&gt;4&lt;/number&gt;&lt;dates&gt;&lt;year&gt;2008&lt;/year&gt;&lt;pub-dates&gt;&lt;date&gt;2008/12/01&lt;/date&gt;&lt;/pub-dates&gt;&lt;/dates&gt;&lt;publisher&gt;The University of Chicago Press&lt;/publisher&gt;&lt;isbn&gt;0887-3593&lt;/isbn&gt;&lt;urls&gt;&lt;related-urls&gt;&lt;url&gt;https://doi.org/10.1899/08-081.1&lt;/url&gt;&lt;/related-urls&gt;&lt;/urls&gt;&lt;electronic-resource-num&gt;10.1899/08-081.1&lt;/electronic-resource-num&gt;&lt;access-date&gt;2023/11/27&lt;/access-date&gt;&lt;/record&gt;&lt;/Cite&gt;&lt;/EndNote&gt;</w:instrText>
        </w:r>
        <w:r w:rsidR="00771EA1">
          <w:rPr>
            <w:rFonts w:ascii="Times New Roman" w:hAnsi="Times New Roman" w:cs="Times New Roman"/>
            <w:sz w:val="24"/>
            <w:szCs w:val="24"/>
          </w:rPr>
          <w:fldChar w:fldCharType="separate"/>
        </w:r>
        <w:r w:rsidR="00771EA1">
          <w:rPr>
            <w:rFonts w:ascii="Times New Roman" w:hAnsi="Times New Roman" w:cs="Times New Roman"/>
            <w:noProof/>
            <w:sz w:val="24"/>
            <w:szCs w:val="24"/>
          </w:rPr>
          <w:t>(</w:t>
        </w:r>
        <w:r w:rsidR="00000000">
          <w:fldChar w:fldCharType="begin"/>
        </w:r>
        <w:r w:rsidR="00000000">
          <w:instrText>HYPERLINK \l "_ENREF_31" \o "Herlihy, 2008 #27"</w:instrText>
        </w:r>
        <w:r w:rsidR="00000000">
          <w:fldChar w:fldCharType="separate"/>
        </w:r>
        <w:r w:rsidR="00707795">
          <w:rPr>
            <w:rFonts w:ascii="Times New Roman" w:hAnsi="Times New Roman" w:cs="Times New Roman"/>
            <w:noProof/>
            <w:sz w:val="24"/>
            <w:szCs w:val="24"/>
          </w:rPr>
          <w:t>Herlihy et al. 2008</w:t>
        </w:r>
        <w:r w:rsidR="00000000">
          <w:rPr>
            <w:rFonts w:ascii="Times New Roman" w:hAnsi="Times New Roman" w:cs="Times New Roman"/>
            <w:noProof/>
            <w:sz w:val="24"/>
            <w:szCs w:val="24"/>
          </w:rPr>
          <w:fldChar w:fldCharType="end"/>
        </w:r>
        <w:r w:rsidR="00771EA1">
          <w:rPr>
            <w:rFonts w:ascii="Times New Roman" w:hAnsi="Times New Roman" w:cs="Times New Roman"/>
            <w:noProof/>
            <w:sz w:val="24"/>
            <w:szCs w:val="24"/>
          </w:rPr>
          <w:t>)</w:t>
        </w:r>
        <w:r w:rsidR="00771EA1">
          <w:rPr>
            <w:rFonts w:ascii="Times New Roman" w:hAnsi="Times New Roman" w:cs="Times New Roman"/>
            <w:sz w:val="24"/>
            <w:szCs w:val="24"/>
          </w:rPr>
          <w:fldChar w:fldCharType="end"/>
        </w:r>
        <w:r w:rsidR="00A81580">
          <w:rPr>
            <w:rFonts w:ascii="Times New Roman" w:hAnsi="Times New Roman" w:cs="Times New Roman"/>
            <w:sz w:val="24"/>
            <w:szCs w:val="24"/>
          </w:rPr>
          <w:t xml:space="preserve">. </w:t>
        </w:r>
        <w:r w:rsidR="00167ECD">
          <w:rPr>
            <w:rFonts w:ascii="Times New Roman" w:hAnsi="Times New Roman" w:cs="Times New Roman"/>
            <w:sz w:val="24"/>
            <w:szCs w:val="24"/>
          </w:rPr>
          <w:t xml:space="preserve">Conversely, </w:t>
        </w:r>
        <w:r w:rsidR="00771EA1">
          <w:rPr>
            <w:rFonts w:ascii="Times New Roman" w:hAnsi="Times New Roman" w:cs="Times New Roman"/>
            <w:sz w:val="24"/>
            <w:szCs w:val="24"/>
          </w:rPr>
          <w:t xml:space="preserve">NRSA ranked </w:t>
        </w:r>
        <w:r w:rsidR="008B4BF8">
          <w:rPr>
            <w:rFonts w:ascii="Times New Roman" w:hAnsi="Times New Roman" w:cs="Times New Roman"/>
            <w:sz w:val="24"/>
            <w:szCs w:val="24"/>
          </w:rPr>
          <w:t>the Coastal Plains</w:t>
        </w:r>
        <w:r w:rsidR="00771EA1">
          <w:rPr>
            <w:rFonts w:ascii="Times New Roman" w:hAnsi="Times New Roman" w:cs="Times New Roman"/>
            <w:sz w:val="24"/>
            <w:szCs w:val="24"/>
          </w:rPr>
          <w:t xml:space="preserve"> as having a larger percentage of </w:t>
        </w:r>
        <w:r w:rsidR="00B830F3">
          <w:rPr>
            <w:rFonts w:ascii="Times New Roman" w:hAnsi="Times New Roman" w:cs="Times New Roman"/>
            <w:sz w:val="24"/>
            <w:szCs w:val="24"/>
          </w:rPr>
          <w:t xml:space="preserve">streams </w:t>
        </w:r>
        <w:r w:rsidR="002602D2">
          <w:rPr>
            <w:rFonts w:ascii="Times New Roman" w:hAnsi="Times New Roman" w:cs="Times New Roman"/>
            <w:sz w:val="24"/>
            <w:szCs w:val="24"/>
          </w:rPr>
          <w:t xml:space="preserve">in poor condition </w:t>
        </w:r>
        <w:r w:rsidR="00771EA1">
          <w:rPr>
            <w:rFonts w:ascii="Times New Roman" w:hAnsi="Times New Roman" w:cs="Times New Roman"/>
            <w:sz w:val="24"/>
            <w:szCs w:val="24"/>
          </w:rPr>
          <w:t xml:space="preserve">than </w:t>
        </w:r>
        <w:r w:rsidR="00575521">
          <w:rPr>
            <w:rFonts w:ascii="Times New Roman" w:hAnsi="Times New Roman" w:cs="Times New Roman"/>
            <w:sz w:val="24"/>
            <w:szCs w:val="24"/>
          </w:rPr>
          <w:t>our model-based approach</w:t>
        </w:r>
        <w:r w:rsidR="00B830F3">
          <w:rPr>
            <w:rFonts w:ascii="Times New Roman" w:hAnsi="Times New Roman" w:cs="Times New Roman"/>
            <w:sz w:val="24"/>
            <w:szCs w:val="24"/>
          </w:rPr>
          <w:t xml:space="preserve">. Unfortunately, because </w:t>
        </w:r>
        <w:r w:rsidR="008B4BF8">
          <w:rPr>
            <w:rFonts w:ascii="Times New Roman" w:hAnsi="Times New Roman" w:cs="Times New Roman"/>
            <w:sz w:val="24"/>
            <w:szCs w:val="24"/>
          </w:rPr>
          <w:t xml:space="preserve">of </w:t>
        </w:r>
        <w:r w:rsidR="00B830F3">
          <w:rPr>
            <w:rFonts w:ascii="Times New Roman" w:hAnsi="Times New Roman" w:cs="Times New Roman"/>
            <w:sz w:val="24"/>
            <w:szCs w:val="24"/>
          </w:rPr>
          <w:t xml:space="preserve">potential </w:t>
        </w:r>
        <w:r w:rsidR="008B4BF8">
          <w:rPr>
            <w:rFonts w:ascii="Times New Roman" w:hAnsi="Times New Roman" w:cs="Times New Roman"/>
            <w:sz w:val="24"/>
            <w:szCs w:val="24"/>
          </w:rPr>
          <w:t xml:space="preserve">extrapolation </w:t>
        </w:r>
        <w:r w:rsidR="00B830F3">
          <w:rPr>
            <w:rFonts w:ascii="Times New Roman" w:hAnsi="Times New Roman" w:cs="Times New Roman"/>
            <w:sz w:val="24"/>
            <w:szCs w:val="24"/>
          </w:rPr>
          <w:t xml:space="preserve">associated with </w:t>
        </w:r>
        <w:r>
          <w:rPr>
            <w:rFonts w:ascii="Times New Roman" w:hAnsi="Times New Roman" w:cs="Times New Roman"/>
            <w:sz w:val="24"/>
            <w:szCs w:val="24"/>
          </w:rPr>
          <w:t xml:space="preserve">our </w:t>
        </w:r>
        <w:r w:rsidR="00B830F3">
          <w:rPr>
            <w:rFonts w:ascii="Times New Roman" w:hAnsi="Times New Roman" w:cs="Times New Roman"/>
            <w:sz w:val="24"/>
            <w:szCs w:val="24"/>
          </w:rPr>
          <w:t>model-based assessment</w:t>
        </w:r>
        <w:r w:rsidR="002602D2">
          <w:rPr>
            <w:rFonts w:ascii="Times New Roman" w:hAnsi="Times New Roman" w:cs="Times New Roman"/>
            <w:sz w:val="24"/>
            <w:szCs w:val="24"/>
          </w:rPr>
          <w:t>,</w:t>
        </w:r>
        <w:r w:rsidR="00B830F3">
          <w:rPr>
            <w:rFonts w:ascii="Times New Roman" w:hAnsi="Times New Roman" w:cs="Times New Roman"/>
            <w:sz w:val="24"/>
            <w:szCs w:val="24"/>
          </w:rPr>
          <w:t xml:space="preserve"> the Coastal Plains also had a relatively large number of streams that could not be </w:t>
        </w:r>
        <w:r w:rsidR="008B4BF8">
          <w:rPr>
            <w:rFonts w:ascii="Times New Roman" w:hAnsi="Times New Roman" w:cs="Times New Roman"/>
            <w:sz w:val="24"/>
            <w:szCs w:val="24"/>
          </w:rPr>
          <w:t>assessed.</w:t>
        </w:r>
        <w:r w:rsidR="00771EA1">
          <w:rPr>
            <w:rFonts w:ascii="Times New Roman" w:hAnsi="Times New Roman" w:cs="Times New Roman"/>
            <w:sz w:val="24"/>
            <w:szCs w:val="24"/>
          </w:rPr>
          <w:t xml:space="preserve"> The rankings for the remaining ecoregions tended be similar and</w:t>
        </w:r>
        <w:r w:rsidR="00575521">
          <w:rPr>
            <w:rFonts w:ascii="Times New Roman" w:hAnsi="Times New Roman" w:cs="Times New Roman"/>
            <w:sz w:val="24"/>
            <w:szCs w:val="24"/>
          </w:rPr>
          <w:t xml:space="preserve"> b</w:t>
        </w:r>
        <w:r w:rsidR="008B4BF8">
          <w:rPr>
            <w:rFonts w:ascii="Times New Roman" w:hAnsi="Times New Roman" w:cs="Times New Roman"/>
            <w:sz w:val="24"/>
            <w:szCs w:val="24"/>
          </w:rPr>
          <w:t xml:space="preserve">oth methods agreed that streams in the </w:t>
        </w:r>
        <w:r w:rsidR="00B830F3">
          <w:rPr>
            <w:rFonts w:ascii="Times New Roman" w:hAnsi="Times New Roman" w:cs="Times New Roman"/>
            <w:sz w:val="24"/>
            <w:szCs w:val="24"/>
          </w:rPr>
          <w:t>W</w:t>
        </w:r>
        <w:r w:rsidR="008B4BF8">
          <w:rPr>
            <w:rFonts w:ascii="Times New Roman" w:hAnsi="Times New Roman" w:cs="Times New Roman"/>
            <w:sz w:val="24"/>
            <w:szCs w:val="24"/>
          </w:rPr>
          <w:t xml:space="preserve">estern </w:t>
        </w:r>
        <w:r w:rsidR="00B830F3">
          <w:rPr>
            <w:rFonts w:ascii="Times New Roman" w:hAnsi="Times New Roman" w:cs="Times New Roman"/>
            <w:sz w:val="24"/>
            <w:szCs w:val="24"/>
          </w:rPr>
          <w:t>M</w:t>
        </w:r>
        <w:r w:rsidR="008B4BF8">
          <w:rPr>
            <w:rFonts w:ascii="Times New Roman" w:hAnsi="Times New Roman" w:cs="Times New Roman"/>
            <w:sz w:val="24"/>
            <w:szCs w:val="24"/>
          </w:rPr>
          <w:t>ountains were the least-disturbed among the ecoregions. Indeed, a</w:t>
        </w:r>
        <w:r w:rsidR="00167ECD">
          <w:rPr>
            <w:rFonts w:ascii="Times New Roman" w:hAnsi="Times New Roman" w:cs="Times New Roman"/>
            <w:sz w:val="24"/>
            <w:szCs w:val="24"/>
          </w:rPr>
          <w:t xml:space="preserve">bout 75% of the land area of this ecoregion is </w:t>
        </w:r>
        <w:r w:rsidR="00771EA1">
          <w:rPr>
            <w:rFonts w:ascii="Times New Roman" w:hAnsi="Times New Roman" w:cs="Times New Roman"/>
            <w:sz w:val="24"/>
            <w:szCs w:val="24"/>
          </w:rPr>
          <w:t>in</w:t>
        </w:r>
        <w:r w:rsidR="00167ECD">
          <w:rPr>
            <w:rFonts w:ascii="Times New Roman" w:hAnsi="Times New Roman" w:cs="Times New Roman"/>
            <w:sz w:val="24"/>
            <w:szCs w:val="24"/>
          </w:rPr>
          <w:t xml:space="preserve"> federal ownership</w:t>
        </w:r>
        <w:r w:rsidR="00771EA1">
          <w:rPr>
            <w:rFonts w:ascii="Times New Roman" w:hAnsi="Times New Roman" w:cs="Times New Roman"/>
            <w:sz w:val="24"/>
            <w:szCs w:val="24"/>
          </w:rPr>
          <w:t>,</w:t>
        </w:r>
        <w:r w:rsidR="00167ECD">
          <w:rPr>
            <w:rFonts w:ascii="Times New Roman" w:hAnsi="Times New Roman" w:cs="Times New Roman"/>
            <w:sz w:val="24"/>
            <w:szCs w:val="24"/>
          </w:rPr>
          <w:t xml:space="preserve"> which could convey some protection to streams and rivers </w:t>
        </w:r>
        <w:r w:rsidR="00167ECD">
          <w:rPr>
            <w:rFonts w:ascii="Times New Roman" w:hAnsi="Times New Roman" w:cs="Times New Roman"/>
            <w:sz w:val="24"/>
            <w:szCs w:val="24"/>
          </w:rPr>
          <w:fldChar w:fldCharType="begin"/>
        </w:r>
        <w:r w:rsidR="00167ECD">
          <w:rPr>
            <w:rFonts w:ascii="Times New Roman" w:hAnsi="Times New Roman" w:cs="Times New Roman"/>
            <w:sz w:val="24"/>
            <w:szCs w:val="24"/>
          </w:rPr>
          <w:instrText xml:space="preserve"> ADDIN EN.CITE &lt;EndNote&gt;&lt;Cite&gt;&lt;Author&gt;Jenkins&lt;/Author&gt;&lt;Year&gt;2015&lt;/Year&gt;&lt;RecNum&gt;225&lt;/RecNum&gt;&lt;DisplayText&gt;(Jenkins et al. 2015)&lt;/DisplayText&gt;&lt;record&gt;&lt;rec-number&gt;225&lt;/rec-number&gt;&lt;foreign-keys&gt;&lt;key app="EN" db-id="rtxzfetfi9xw07eeartpf9t7wwtdt2arspvw" timestamp="1724376258" guid="ddce4c92-77aa-4259-9235-4768e8207a81"&gt;225&lt;/key&gt;&lt;/foreign-keys&gt;&lt;ref-type name="Journal Article"&gt;17&lt;/ref-type&gt;&lt;contributors&gt;&lt;authors&gt;&lt;author&gt;Jenkins, Clinton N.&lt;/author&gt;&lt;author&gt;Van Houtan, Kyle S.&lt;/author&gt;&lt;author&gt;Pimm, Stuart L.&lt;/author&gt;&lt;author&gt;Sexton, Joseph O.&lt;/author&gt;&lt;/authors&gt;&lt;/contributors&gt;&lt;titles&gt;&lt;title&gt;US protected lands mismatch biodiversity priorities&lt;/title&gt;&lt;secondary-title&gt;Proceedings of the National Academy of Sciences&lt;/secondary-title&gt;&lt;/titles&gt;&lt;periodical&gt;&lt;full-title&gt;Proceedings of the National Academy of Sciences&lt;/full-title&gt;&lt;/periodical&gt;&lt;pages&gt;5081-5086&lt;/pages&gt;&lt;volume&gt;112&lt;/volume&gt;&lt;number&gt;16&lt;/number&gt;&lt;dates&gt;&lt;year&gt;2015&lt;/year&gt;&lt;pub-dates&gt;&lt;date&gt;2015/04/21&lt;/date&gt;&lt;/pub-dates&gt;&lt;/dates&gt;&lt;publisher&gt;Proceedings of the National Academy of Sciences&lt;/publisher&gt;&lt;urls&gt;&lt;related-urls&gt;&lt;url&gt;https://doi.org/10.1073/pnas.1418034112&lt;/url&gt;&lt;/related-urls&gt;&lt;/urls&gt;&lt;electronic-resource-num&gt;10.1073/pnas.1418034112&lt;/electronic-resource-num&gt;&lt;access-date&gt;2024/08/22&lt;/access-date&gt;&lt;/record&gt;&lt;/Cite&gt;&lt;/EndNote&gt;</w:instrText>
        </w:r>
        <w:r w:rsidR="00167ECD">
          <w:rPr>
            <w:rFonts w:ascii="Times New Roman" w:hAnsi="Times New Roman" w:cs="Times New Roman"/>
            <w:sz w:val="24"/>
            <w:szCs w:val="24"/>
          </w:rPr>
          <w:fldChar w:fldCharType="separate"/>
        </w:r>
        <w:r w:rsidR="00167ECD">
          <w:rPr>
            <w:rFonts w:ascii="Times New Roman" w:hAnsi="Times New Roman" w:cs="Times New Roman"/>
            <w:noProof/>
            <w:sz w:val="24"/>
            <w:szCs w:val="24"/>
          </w:rPr>
          <w:t>(</w:t>
        </w:r>
        <w:r w:rsidR="00000000">
          <w:fldChar w:fldCharType="begin"/>
        </w:r>
        <w:r w:rsidR="00000000">
          <w:instrText>HYPERLINK \l "_ENREF_37" \o "Jenkins, 2015 #225"</w:instrText>
        </w:r>
        <w:r w:rsidR="00000000">
          <w:fldChar w:fldCharType="separate"/>
        </w:r>
        <w:r w:rsidR="00707795">
          <w:rPr>
            <w:rFonts w:ascii="Times New Roman" w:hAnsi="Times New Roman" w:cs="Times New Roman"/>
            <w:noProof/>
            <w:sz w:val="24"/>
            <w:szCs w:val="24"/>
          </w:rPr>
          <w:t>Jenkins et al. 2015</w:t>
        </w:r>
        <w:r w:rsidR="00000000">
          <w:rPr>
            <w:rFonts w:ascii="Times New Roman" w:hAnsi="Times New Roman" w:cs="Times New Roman"/>
            <w:noProof/>
            <w:sz w:val="24"/>
            <w:szCs w:val="24"/>
          </w:rPr>
          <w:fldChar w:fldCharType="end"/>
        </w:r>
        <w:r w:rsidR="00167ECD">
          <w:rPr>
            <w:rFonts w:ascii="Times New Roman" w:hAnsi="Times New Roman" w:cs="Times New Roman"/>
            <w:noProof/>
            <w:sz w:val="24"/>
            <w:szCs w:val="24"/>
          </w:rPr>
          <w:t>)</w:t>
        </w:r>
        <w:r w:rsidR="00167ECD">
          <w:rPr>
            <w:rFonts w:ascii="Times New Roman" w:hAnsi="Times New Roman" w:cs="Times New Roman"/>
            <w:sz w:val="24"/>
            <w:szCs w:val="24"/>
          </w:rPr>
          <w:fldChar w:fldCharType="end"/>
        </w:r>
        <w:r w:rsidR="002602D2">
          <w:rPr>
            <w:rFonts w:ascii="Times New Roman" w:hAnsi="Times New Roman" w:cs="Times New Roman"/>
            <w:sz w:val="24"/>
            <w:szCs w:val="24"/>
          </w:rPr>
          <w:t xml:space="preserve">. Furthermore, </w:t>
        </w:r>
        <w:r w:rsidR="00771EA1">
          <w:rPr>
            <w:rFonts w:ascii="Times New Roman" w:hAnsi="Times New Roman" w:cs="Times New Roman"/>
            <w:sz w:val="24"/>
            <w:szCs w:val="24"/>
          </w:rPr>
          <w:t>Western Mountains have a</w:t>
        </w:r>
        <w:r w:rsidR="00575521">
          <w:rPr>
            <w:rFonts w:ascii="Times New Roman" w:hAnsi="Times New Roman" w:cs="Times New Roman"/>
            <w:sz w:val="24"/>
            <w:szCs w:val="24"/>
          </w:rPr>
          <w:t xml:space="preserve"> </w:t>
        </w:r>
        <w:r w:rsidR="00167ECD">
          <w:rPr>
            <w:rFonts w:ascii="Times New Roman" w:hAnsi="Times New Roman" w:cs="Times New Roman"/>
            <w:sz w:val="24"/>
            <w:szCs w:val="24"/>
          </w:rPr>
          <w:t>relatively short</w:t>
        </w:r>
        <w:r w:rsidR="00771EA1">
          <w:rPr>
            <w:rFonts w:ascii="Times New Roman" w:hAnsi="Times New Roman" w:cs="Times New Roman"/>
            <w:sz w:val="24"/>
            <w:szCs w:val="24"/>
          </w:rPr>
          <w:t>er</w:t>
        </w:r>
        <w:r w:rsidR="00167ECD">
          <w:rPr>
            <w:rFonts w:ascii="Times New Roman" w:hAnsi="Times New Roman" w:cs="Times New Roman"/>
            <w:sz w:val="24"/>
            <w:szCs w:val="24"/>
          </w:rPr>
          <w:t xml:space="preserve"> history of anthropogenic disturbance </w:t>
        </w:r>
        <w:r w:rsidR="00771EA1">
          <w:rPr>
            <w:rFonts w:ascii="Times New Roman" w:hAnsi="Times New Roman" w:cs="Times New Roman"/>
            <w:sz w:val="24"/>
            <w:szCs w:val="24"/>
          </w:rPr>
          <w:t xml:space="preserve">than </w:t>
        </w:r>
        <w:r w:rsidR="00167ECD">
          <w:rPr>
            <w:rFonts w:ascii="Times New Roman" w:hAnsi="Times New Roman" w:cs="Times New Roman"/>
            <w:sz w:val="24"/>
            <w:szCs w:val="24"/>
          </w:rPr>
          <w:t>other</w:t>
        </w:r>
        <w:r w:rsidR="00771EA1">
          <w:rPr>
            <w:rFonts w:ascii="Times New Roman" w:hAnsi="Times New Roman" w:cs="Times New Roman"/>
            <w:sz w:val="24"/>
            <w:szCs w:val="24"/>
          </w:rPr>
          <w:t xml:space="preserve"> ecoregions</w:t>
        </w:r>
        <w:r w:rsidR="00167ECD">
          <w:rPr>
            <w:rFonts w:ascii="Times New Roman" w:hAnsi="Times New Roman" w:cs="Times New Roman"/>
            <w:sz w:val="24"/>
            <w:szCs w:val="24"/>
          </w:rPr>
          <w:t xml:space="preserve"> </w:t>
        </w:r>
        <w:r w:rsidR="00575521">
          <w:rPr>
            <w:rFonts w:ascii="Times New Roman" w:hAnsi="Times New Roman" w:cs="Times New Roman"/>
            <w:sz w:val="24"/>
            <w:szCs w:val="24"/>
          </w:rPr>
          <w:t xml:space="preserve">in </w:t>
        </w:r>
        <w:r w:rsidR="00167ECD">
          <w:rPr>
            <w:rFonts w:ascii="Times New Roman" w:hAnsi="Times New Roman" w:cs="Times New Roman"/>
            <w:sz w:val="24"/>
            <w:szCs w:val="24"/>
          </w:rPr>
          <w:t>the United States</w:t>
        </w:r>
        <w:r w:rsidR="007A41F7">
          <w:rPr>
            <w:rFonts w:ascii="Times New Roman" w:hAnsi="Times New Roman" w:cs="Times New Roman"/>
            <w:sz w:val="24"/>
            <w:szCs w:val="24"/>
          </w:rPr>
          <w:t>.</w:t>
        </w:r>
        <w:r w:rsidR="00167ECD">
          <w:rPr>
            <w:rFonts w:ascii="Times New Roman" w:hAnsi="Times New Roman" w:cs="Times New Roman"/>
            <w:sz w:val="24"/>
            <w:szCs w:val="24"/>
          </w:rPr>
          <w:t xml:space="preserve"> </w:t>
        </w:r>
      </w:ins>
    </w:p>
    <w:p w14:paraId="2F1DD1A7" w14:textId="77777777" w:rsidR="007A41F7" w:rsidRDefault="007A41F7" w:rsidP="007A41F7">
      <w:pPr>
        <w:spacing w:line="480" w:lineRule="auto"/>
        <w:contextualSpacing/>
        <w:rPr>
          <w:rFonts w:ascii="Times New Roman" w:hAnsi="Times New Roman"/>
          <w:i/>
          <w:color w:val="000000"/>
          <w:sz w:val="24"/>
          <w:rPrChange w:id="1645" w:author="Kopp, Darin" w:date="2025-02-20T15:34:00Z">
            <w:rPr>
              <w:rFonts w:ascii="Times New Roman" w:hAnsi="Times New Roman"/>
              <w:color w:val="000000"/>
              <w:sz w:val="24"/>
            </w:rPr>
          </w:rPrChange>
        </w:rPr>
      </w:pPr>
    </w:p>
    <w:p w14:paraId="38AD472E" w14:textId="3A10BC8A" w:rsidR="007A41F7" w:rsidRDefault="007A41F7" w:rsidP="007A41F7">
      <w:pPr>
        <w:spacing w:line="480" w:lineRule="auto"/>
        <w:contextualSpacing/>
        <w:rPr>
          <w:rFonts w:ascii="Times New Roman" w:hAnsi="Times New Roman" w:cs="Times New Roman"/>
          <w:i/>
          <w:iCs/>
          <w:color w:val="000000"/>
          <w:sz w:val="24"/>
          <w:szCs w:val="24"/>
        </w:rPr>
      </w:pPr>
      <w:r w:rsidRPr="00B46553">
        <w:rPr>
          <w:rFonts w:ascii="Times New Roman" w:hAnsi="Times New Roman" w:cs="Times New Roman"/>
          <w:i/>
          <w:iCs/>
          <w:color w:val="000000"/>
          <w:sz w:val="24"/>
          <w:szCs w:val="24"/>
        </w:rPr>
        <w:t xml:space="preserve">Macroinvertebrate </w:t>
      </w:r>
      <w:r>
        <w:rPr>
          <w:rFonts w:ascii="Times New Roman" w:hAnsi="Times New Roman" w:cs="Times New Roman"/>
          <w:i/>
          <w:iCs/>
          <w:color w:val="000000"/>
          <w:sz w:val="24"/>
          <w:szCs w:val="24"/>
        </w:rPr>
        <w:t>r</w:t>
      </w:r>
      <w:r w:rsidRPr="00B46553">
        <w:rPr>
          <w:rFonts w:ascii="Times New Roman" w:hAnsi="Times New Roman" w:cs="Times New Roman"/>
          <w:i/>
          <w:iCs/>
          <w:color w:val="000000"/>
          <w:sz w:val="24"/>
          <w:szCs w:val="24"/>
        </w:rPr>
        <w:t>esponse to</w:t>
      </w:r>
      <w:r>
        <w:rPr>
          <w:rFonts w:ascii="Times New Roman" w:hAnsi="Times New Roman" w:cs="Times New Roman"/>
          <w:i/>
          <w:iCs/>
          <w:color w:val="000000"/>
          <w:sz w:val="24"/>
          <w:szCs w:val="24"/>
        </w:rPr>
        <w:t xml:space="preserve"> anthropogenic disturbance </w:t>
      </w:r>
    </w:p>
    <w:p w14:paraId="6A9091CA" w14:textId="5FB2AAB3" w:rsidR="007A41F7" w:rsidRDefault="0027655A" w:rsidP="007A41F7">
      <w:pPr>
        <w:spacing w:line="480" w:lineRule="auto"/>
        <w:ind w:firstLine="720"/>
        <w:contextualSpacing/>
        <w:rPr>
          <w:rFonts w:ascii="Times New Roman" w:hAnsi="Times New Roman" w:cs="Times New Roman"/>
          <w:color w:val="000000"/>
          <w:sz w:val="24"/>
          <w:szCs w:val="24"/>
        </w:rPr>
      </w:pPr>
      <w:del w:id="1646" w:author="Kopp, Darin" w:date="2025-02-20T15:34:00Z">
        <w:r>
          <w:rPr>
            <w:rFonts w:ascii="Times New Roman" w:hAnsi="Times New Roman" w:cs="Times New Roman"/>
            <w:color w:val="000000"/>
            <w:sz w:val="24"/>
            <w:szCs w:val="24"/>
          </w:rPr>
          <w:delText>Substituting hindcast physiochemical conditions into the JSDM</w:delText>
        </w:r>
        <w:r w:rsidR="003252A7">
          <w:rPr>
            <w:rFonts w:ascii="Times New Roman" w:hAnsi="Times New Roman" w:cs="Times New Roman"/>
            <w:color w:val="000000"/>
            <w:sz w:val="24"/>
            <w:szCs w:val="24"/>
          </w:rPr>
          <w:delText>s</w:delText>
        </w:r>
        <w:r>
          <w:rPr>
            <w:rFonts w:ascii="Times New Roman" w:hAnsi="Times New Roman" w:cs="Times New Roman"/>
            <w:color w:val="000000"/>
            <w:sz w:val="24"/>
            <w:szCs w:val="24"/>
          </w:rPr>
          <w:delText xml:space="preserve"> elucidate</w:delText>
        </w:r>
        <w:r w:rsidR="003252A7">
          <w:rPr>
            <w:rFonts w:ascii="Times New Roman" w:hAnsi="Times New Roman" w:cs="Times New Roman"/>
            <w:color w:val="000000"/>
            <w:sz w:val="24"/>
            <w:szCs w:val="24"/>
          </w:rPr>
          <w:delText>d</w:delText>
        </w:r>
        <w:r>
          <w:rPr>
            <w:rFonts w:ascii="Times New Roman" w:hAnsi="Times New Roman" w:cs="Times New Roman"/>
            <w:color w:val="000000"/>
            <w:sz w:val="24"/>
            <w:szCs w:val="24"/>
          </w:rPr>
          <w:delText xml:space="preserve"> how macroinvertebrate assemblages may change</w:delText>
        </w:r>
        <w:r w:rsidR="000C73B0">
          <w:rPr>
            <w:rFonts w:ascii="Times New Roman" w:hAnsi="Times New Roman" w:cs="Times New Roman"/>
            <w:color w:val="000000"/>
            <w:sz w:val="24"/>
            <w:szCs w:val="24"/>
          </w:rPr>
          <w:delText xml:space="preserve"> if human disturbance was removed</w:delText>
        </w:r>
        <w:r>
          <w:rPr>
            <w:rFonts w:ascii="Times New Roman" w:hAnsi="Times New Roman" w:cs="Times New Roman"/>
            <w:color w:val="000000"/>
            <w:sz w:val="24"/>
            <w:szCs w:val="24"/>
          </w:rPr>
          <w:delText xml:space="preserve">. </w:delText>
        </w:r>
        <w:r w:rsidR="00CD784B">
          <w:rPr>
            <w:rFonts w:ascii="Times New Roman" w:hAnsi="Times New Roman" w:cs="Times New Roman"/>
            <w:color w:val="000000"/>
            <w:sz w:val="24"/>
            <w:szCs w:val="24"/>
          </w:rPr>
          <w:delText>H</w:delText>
        </w:r>
        <w:r w:rsidR="00A54672">
          <w:rPr>
            <w:rFonts w:ascii="Times New Roman" w:hAnsi="Times New Roman" w:cs="Times New Roman"/>
            <w:color w:val="000000"/>
            <w:sz w:val="24"/>
            <w:szCs w:val="24"/>
          </w:rPr>
          <w:delText>indcast physiochemical conditions</w:delText>
        </w:r>
        <w:r w:rsidR="008802BA">
          <w:rPr>
            <w:rFonts w:ascii="Times New Roman" w:hAnsi="Times New Roman" w:cs="Times New Roman"/>
            <w:color w:val="000000"/>
            <w:sz w:val="24"/>
            <w:szCs w:val="24"/>
          </w:rPr>
          <w:delText xml:space="preserve"> </w:delText>
        </w:r>
        <w:r w:rsidR="00A54672">
          <w:rPr>
            <w:rFonts w:ascii="Times New Roman" w:hAnsi="Times New Roman" w:cs="Times New Roman"/>
            <w:color w:val="000000"/>
            <w:sz w:val="24"/>
            <w:szCs w:val="24"/>
          </w:rPr>
          <w:delText>tended to increase</w:delText>
        </w:r>
        <w:r w:rsidR="00CD784B" w:rsidRPr="00CD784B">
          <w:rPr>
            <w:rFonts w:ascii="Times New Roman" w:hAnsi="Times New Roman" w:cs="Times New Roman"/>
            <w:color w:val="000000"/>
            <w:sz w:val="24"/>
            <w:szCs w:val="24"/>
          </w:rPr>
          <w:delText xml:space="preserve"> </w:delText>
        </w:r>
        <w:r w:rsidR="00AB739A">
          <w:rPr>
            <w:rFonts w:ascii="Times New Roman" w:hAnsi="Times New Roman" w:cs="Times New Roman"/>
            <w:color w:val="000000"/>
            <w:sz w:val="24"/>
            <w:szCs w:val="24"/>
          </w:rPr>
          <w:delText xml:space="preserve">estimates of </w:delText>
        </w:r>
        <w:r w:rsidR="00CD784B">
          <w:rPr>
            <w:rFonts w:ascii="Times New Roman" w:hAnsi="Times New Roman" w:cs="Times New Roman"/>
            <w:color w:val="000000"/>
            <w:sz w:val="24"/>
            <w:szCs w:val="24"/>
          </w:rPr>
          <w:delText xml:space="preserve">genus richness, </w:delText>
        </w:r>
        <w:r w:rsidR="00A54672">
          <w:rPr>
            <w:rFonts w:ascii="Times New Roman" w:hAnsi="Times New Roman" w:cs="Times New Roman"/>
            <w:color w:val="000000"/>
            <w:sz w:val="24"/>
            <w:szCs w:val="24"/>
          </w:rPr>
          <w:delText>suggest</w:delText>
        </w:r>
        <w:r w:rsidR="00CD784B">
          <w:rPr>
            <w:rFonts w:ascii="Times New Roman" w:hAnsi="Times New Roman" w:cs="Times New Roman"/>
            <w:color w:val="000000"/>
            <w:sz w:val="24"/>
            <w:szCs w:val="24"/>
          </w:rPr>
          <w:delText>ing</w:delText>
        </w:r>
        <w:r w:rsidR="00A54672">
          <w:rPr>
            <w:rFonts w:ascii="Times New Roman" w:hAnsi="Times New Roman" w:cs="Times New Roman"/>
            <w:color w:val="000000"/>
            <w:sz w:val="24"/>
            <w:szCs w:val="24"/>
          </w:rPr>
          <w:delText xml:space="preserve"> that in many ecoregions fewer genera persist </w:delText>
        </w:r>
        <w:r w:rsidR="00CD784B">
          <w:rPr>
            <w:rFonts w:ascii="Times New Roman" w:hAnsi="Times New Roman" w:cs="Times New Roman"/>
            <w:color w:val="000000"/>
            <w:sz w:val="24"/>
            <w:szCs w:val="24"/>
          </w:rPr>
          <w:delText>when</w:delText>
        </w:r>
        <w:r w:rsidR="00A54672">
          <w:rPr>
            <w:rFonts w:ascii="Times New Roman" w:hAnsi="Times New Roman" w:cs="Times New Roman"/>
            <w:color w:val="000000"/>
            <w:sz w:val="24"/>
            <w:szCs w:val="24"/>
          </w:rPr>
          <w:delText xml:space="preserve"> anthropogenic disturbances</w:delText>
        </w:r>
        <w:r w:rsidR="00CD784B">
          <w:rPr>
            <w:rFonts w:ascii="Times New Roman" w:hAnsi="Times New Roman" w:cs="Times New Roman"/>
            <w:color w:val="000000"/>
            <w:sz w:val="24"/>
            <w:szCs w:val="24"/>
          </w:rPr>
          <w:delText xml:space="preserve"> alter physiochemical conditions. </w:delText>
        </w:r>
        <w:r w:rsidR="0043690A">
          <w:rPr>
            <w:rFonts w:ascii="Times New Roman" w:hAnsi="Times New Roman" w:cs="Times New Roman"/>
            <w:color w:val="000000"/>
            <w:sz w:val="24"/>
            <w:szCs w:val="24"/>
          </w:rPr>
          <w:delText xml:space="preserve">Indeed, </w:delText>
        </w:r>
        <w:r w:rsidR="00187E22">
          <w:rPr>
            <w:rFonts w:ascii="Times New Roman" w:hAnsi="Times New Roman" w:cs="Times New Roman"/>
            <w:color w:val="000000"/>
            <w:sz w:val="24"/>
            <w:szCs w:val="24"/>
          </w:rPr>
          <w:delText xml:space="preserve">other </w:delText>
        </w:r>
        <w:r w:rsidR="0043690A">
          <w:rPr>
            <w:rFonts w:ascii="Times New Roman" w:hAnsi="Times New Roman" w:cs="Times New Roman"/>
            <w:color w:val="000000"/>
            <w:sz w:val="24"/>
            <w:szCs w:val="24"/>
          </w:rPr>
          <w:delText xml:space="preserve">studies that have found either modest increases in macroinvertebrate richness </w:delText>
        </w:r>
      </w:del>
      <w:ins w:id="1647" w:author="Kopp, Darin" w:date="2025-02-20T15:34:00Z">
        <w:r w:rsidR="007A41F7">
          <w:rPr>
            <w:rFonts w:ascii="Times New Roman" w:hAnsi="Times New Roman" w:cs="Times New Roman"/>
            <w:color w:val="000000"/>
            <w:sz w:val="24"/>
            <w:szCs w:val="24"/>
          </w:rPr>
          <w:t xml:space="preserve">Beyond applications for bioassessment, </w:t>
        </w:r>
        <w:r w:rsidR="002602D2">
          <w:rPr>
            <w:rFonts w:ascii="Times New Roman" w:hAnsi="Times New Roman" w:cs="Times New Roman"/>
            <w:color w:val="000000"/>
            <w:sz w:val="24"/>
            <w:szCs w:val="24"/>
          </w:rPr>
          <w:t>ou</w:t>
        </w:r>
        <w:r w:rsidR="00B6192E">
          <w:rPr>
            <w:rFonts w:ascii="Times New Roman" w:hAnsi="Times New Roman" w:cs="Times New Roman"/>
            <w:color w:val="000000"/>
            <w:sz w:val="24"/>
            <w:szCs w:val="24"/>
          </w:rPr>
          <w:t>r</w:t>
        </w:r>
        <w:r w:rsidR="002602D2">
          <w:rPr>
            <w:rFonts w:ascii="Times New Roman" w:hAnsi="Times New Roman" w:cs="Times New Roman"/>
            <w:color w:val="000000"/>
            <w:sz w:val="24"/>
            <w:szCs w:val="24"/>
          </w:rPr>
          <w:t xml:space="preserve"> model-based approach </w:t>
        </w:r>
        <w:r w:rsidR="007A41F7">
          <w:rPr>
            <w:rFonts w:ascii="Times New Roman" w:hAnsi="Times New Roman" w:cs="Times New Roman"/>
            <w:color w:val="000000"/>
            <w:sz w:val="24"/>
            <w:szCs w:val="24"/>
          </w:rPr>
          <w:t xml:space="preserve">contributes to a growing literature devoted to understanding of recent trends in macroinvertebrates </w:t>
        </w:r>
      </w:ins>
      <w:r w:rsidR="007A41F7">
        <w:rPr>
          <w:rFonts w:ascii="Times New Roman" w:hAnsi="Times New Roman" w:cs="Times New Roman"/>
          <w:color w:val="000000"/>
          <w:sz w:val="24"/>
          <w:szCs w:val="24"/>
        </w:rPr>
        <w:fldChar w:fldCharType="begin">
          <w:fldData xml:space="preserve">PEVuZE5vdGU+PENpdGU+PEF1dGhvcj5Kw6RobmlnPC9BdXRob3I+PFllYXI+MjAyMTwvWWVhcj48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==
</w:fldData>
        </w:fldChar>
      </w:r>
      <w:r w:rsidR="007A41F7">
        <w:rPr>
          <w:rFonts w:ascii="Times New Roman" w:hAnsi="Times New Roman" w:cs="Times New Roman"/>
          <w:color w:val="000000"/>
          <w:sz w:val="24"/>
          <w:szCs w:val="24"/>
        </w:rPr>
        <w:instrText xml:space="preserve"> ADDIN EN.CITE </w:instrText>
      </w:r>
      <w:r w:rsidR="007A41F7">
        <w:rPr>
          <w:rFonts w:ascii="Times New Roman" w:hAnsi="Times New Roman" w:cs="Times New Roman"/>
          <w:color w:val="000000"/>
          <w:sz w:val="24"/>
          <w:szCs w:val="24"/>
        </w:rPr>
        <w:fldChar w:fldCharType="begin">
          <w:fldData xml:space="preserve">PEVuZE5vdGU+PENpdGU+PEF1dGhvcj5Kw6RobmlnPC9BdXRob3I+PFllYXI+MjAyMTwvWWVhcj48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==
</w:fldData>
        </w:fldChar>
      </w:r>
      <w:r w:rsidR="007A41F7">
        <w:rPr>
          <w:rFonts w:ascii="Times New Roman" w:hAnsi="Times New Roman" w:cs="Times New Roman"/>
          <w:color w:val="000000"/>
          <w:sz w:val="24"/>
          <w:szCs w:val="24"/>
        </w:rPr>
        <w:instrText xml:space="preserve"> ADDIN EN.CITE.DATA </w:instrText>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separate"/>
      </w:r>
      <w:del w:id="1648" w:author="Kopp, Darin" w:date="2025-02-20T15:34:00Z">
        <w:r w:rsidR="00513D07">
          <w:rPr>
            <w:rFonts w:ascii="Times New Roman" w:hAnsi="Times New Roman" w:cs="Times New Roman"/>
            <w:noProof/>
            <w:color w:val="000000"/>
            <w:sz w:val="24"/>
            <w:szCs w:val="24"/>
          </w:rPr>
          <w:delText>(</w:delText>
        </w:r>
        <w:r w:rsidR="00000000">
          <w:fldChar w:fldCharType="begin"/>
        </w:r>
        <w:r w:rsidR="00000000">
          <w:delInstrText>HYPERLINK \l "_ENREF_17" \o "Gebert, 2022 #222"</w:delInstrText>
        </w:r>
        <w:r w:rsidR="00000000">
          <w:fldChar w:fldCharType="separate"/>
        </w:r>
        <w:r w:rsidR="00FE06C8">
          <w:rPr>
            <w:rFonts w:ascii="Times New Roman" w:hAnsi="Times New Roman" w:cs="Times New Roman"/>
            <w:noProof/>
            <w:color w:val="000000"/>
            <w:sz w:val="24"/>
            <w:szCs w:val="24"/>
          </w:rPr>
          <w:delText>Gebert et al. 2022</w:delText>
        </w:r>
        <w:r w:rsidR="00000000">
          <w:rPr>
            <w:rFonts w:ascii="Times New Roman" w:hAnsi="Times New Roman" w:cs="Times New Roman"/>
            <w:noProof/>
            <w:color w:val="000000"/>
            <w:sz w:val="24"/>
            <w:szCs w:val="24"/>
          </w:rPr>
          <w:fldChar w:fldCharType="end"/>
        </w:r>
        <w:r w:rsidR="00513D07">
          <w:rPr>
            <w:rFonts w:ascii="Times New Roman" w:hAnsi="Times New Roman" w:cs="Times New Roman"/>
            <w:noProof/>
            <w:color w:val="000000"/>
            <w:sz w:val="24"/>
            <w:szCs w:val="24"/>
          </w:rPr>
          <w:delText xml:space="preserve">, </w:delText>
        </w:r>
        <w:r w:rsidR="00000000">
          <w:fldChar w:fldCharType="begin"/>
        </w:r>
        <w:r w:rsidR="00000000">
          <w:delInstrText>HYPERLINK \l "_ENREF_53" \o "Rumschlag, 2023 #109"</w:delInstrText>
        </w:r>
        <w:r w:rsidR="00000000">
          <w:fldChar w:fldCharType="separate"/>
        </w:r>
        <w:r w:rsidR="00FE06C8">
          <w:rPr>
            <w:rFonts w:ascii="Times New Roman" w:hAnsi="Times New Roman" w:cs="Times New Roman"/>
            <w:noProof/>
            <w:color w:val="000000"/>
            <w:sz w:val="24"/>
            <w:szCs w:val="24"/>
          </w:rPr>
          <w:delText>Rumschlag et al. 2023</w:delText>
        </w:r>
        <w:r w:rsidR="00000000">
          <w:rPr>
            <w:rFonts w:ascii="Times New Roman" w:hAnsi="Times New Roman" w:cs="Times New Roman"/>
            <w:noProof/>
            <w:color w:val="000000"/>
            <w:sz w:val="24"/>
            <w:szCs w:val="24"/>
          </w:rPr>
          <w:fldChar w:fldCharType="end"/>
        </w:r>
        <w:r w:rsidR="00513D07">
          <w:rPr>
            <w:rFonts w:ascii="Times New Roman" w:hAnsi="Times New Roman" w:cs="Times New Roman"/>
            <w:noProof/>
            <w:color w:val="000000"/>
            <w:sz w:val="24"/>
            <w:szCs w:val="24"/>
          </w:rPr>
          <w:delText>)</w:delText>
        </w:r>
      </w:del>
      <w:ins w:id="1649" w:author="Kopp, Darin" w:date="2025-02-20T15:34:00Z">
        <w:r w:rsidR="007A41F7">
          <w:rPr>
            <w:rFonts w:ascii="Times New Roman" w:hAnsi="Times New Roman" w:cs="Times New Roman"/>
            <w:noProof/>
            <w:color w:val="000000"/>
            <w:sz w:val="24"/>
            <w:szCs w:val="24"/>
          </w:rPr>
          <w:t>(</w:t>
        </w:r>
        <w:r w:rsidR="00000000">
          <w:fldChar w:fldCharType="begin"/>
        </w:r>
        <w:r w:rsidR="00000000">
          <w:instrText>HYPERLINK \l "_ENREF_11" \o "Crossley, 2020 #162"</w:instrText>
        </w:r>
        <w:r w:rsidR="00000000">
          <w:fldChar w:fldCharType="separate"/>
        </w:r>
        <w:r w:rsidR="00707795">
          <w:rPr>
            <w:rFonts w:ascii="Times New Roman" w:hAnsi="Times New Roman" w:cs="Times New Roman"/>
            <w:noProof/>
            <w:color w:val="000000"/>
            <w:sz w:val="24"/>
            <w:szCs w:val="24"/>
          </w:rPr>
          <w:t>Crossley et al. 2020</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 xml:space="preserve">, </w:t>
        </w:r>
        <w:r w:rsidR="00000000">
          <w:fldChar w:fldCharType="begin"/>
        </w:r>
        <w:r w:rsidR="00000000">
          <w:instrText>HYPERLINK \l "_ENREF_36" \o "Jähnig, 2021 #219"</w:instrText>
        </w:r>
        <w:r w:rsidR="00000000">
          <w:fldChar w:fldCharType="separate"/>
        </w:r>
        <w:r w:rsidR="00707795">
          <w:rPr>
            <w:rFonts w:ascii="Times New Roman" w:hAnsi="Times New Roman" w:cs="Times New Roman"/>
            <w:noProof/>
            <w:color w:val="000000"/>
            <w:sz w:val="24"/>
            <w:szCs w:val="24"/>
          </w:rPr>
          <w:t>Jähnig et al. 2021</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 xml:space="preserve">, </w:t>
        </w:r>
        <w:r w:rsidR="00000000">
          <w:fldChar w:fldCharType="begin"/>
        </w:r>
        <w:r w:rsidR="00000000">
          <w:instrText>HYPERLINK \l "_ENREF_23" \o "Gebert, 2022 #222"</w:instrText>
        </w:r>
        <w:r w:rsidR="00000000">
          <w:fldChar w:fldCharType="separate"/>
        </w:r>
        <w:r w:rsidR="00707795">
          <w:rPr>
            <w:rFonts w:ascii="Times New Roman" w:hAnsi="Times New Roman" w:cs="Times New Roman"/>
            <w:noProof/>
            <w:color w:val="000000"/>
            <w:sz w:val="24"/>
            <w:szCs w:val="24"/>
          </w:rPr>
          <w:t>Gebert et al. 2022</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 xml:space="preserve">, </w:t>
        </w:r>
        <w:r w:rsidR="00000000">
          <w:fldChar w:fldCharType="begin"/>
        </w:r>
        <w:r w:rsidR="00000000">
          <w:instrText>HYPERLINK \l "_ENREF_77" \o "Spake, 2022 #243"</w:instrText>
        </w:r>
        <w:r w:rsidR="00000000">
          <w:fldChar w:fldCharType="separate"/>
        </w:r>
        <w:r w:rsidR="00707795">
          <w:rPr>
            <w:rFonts w:ascii="Times New Roman" w:hAnsi="Times New Roman" w:cs="Times New Roman"/>
            <w:noProof/>
            <w:color w:val="000000"/>
            <w:sz w:val="24"/>
            <w:szCs w:val="24"/>
          </w:rPr>
          <w:t>Spake et al. 2022</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 xml:space="preserve">, </w:t>
        </w:r>
        <w:r w:rsidR="00000000">
          <w:fldChar w:fldCharType="begin"/>
        </w:r>
        <w:r w:rsidR="00000000">
          <w:instrText>HYPERLINK \l "_ENREF_68" \o "Rumschlag, 2023 #109"</w:instrText>
        </w:r>
        <w:r w:rsidR="00000000">
          <w:fldChar w:fldCharType="separate"/>
        </w:r>
        <w:r w:rsidR="00707795">
          <w:rPr>
            <w:rFonts w:ascii="Times New Roman" w:hAnsi="Times New Roman" w:cs="Times New Roman"/>
            <w:noProof/>
            <w:color w:val="000000"/>
            <w:sz w:val="24"/>
            <w:szCs w:val="24"/>
          </w:rPr>
          <w:t>Rumschlag et al. 2023</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w:t>
        </w:r>
      </w:ins>
      <w:r w:rsidR="007A41F7">
        <w:rPr>
          <w:rFonts w:ascii="Times New Roman" w:hAnsi="Times New Roman" w:cs="Times New Roman"/>
          <w:color w:val="000000"/>
          <w:sz w:val="24"/>
          <w:szCs w:val="24"/>
        </w:rPr>
        <w:fldChar w:fldCharType="end"/>
      </w:r>
      <w:del w:id="1650" w:author="Kopp, Darin" w:date="2025-02-20T15:34:00Z">
        <w:r w:rsidR="002A573B">
          <w:rPr>
            <w:rFonts w:ascii="Times New Roman" w:hAnsi="Times New Roman" w:cs="Times New Roman"/>
            <w:color w:val="000000"/>
            <w:sz w:val="24"/>
            <w:szCs w:val="24"/>
          </w:rPr>
          <w:delText xml:space="preserve"> </w:delText>
        </w:r>
        <w:r w:rsidR="0043690A">
          <w:rPr>
            <w:rFonts w:ascii="Times New Roman" w:hAnsi="Times New Roman" w:cs="Times New Roman"/>
            <w:color w:val="000000"/>
            <w:sz w:val="24"/>
            <w:szCs w:val="24"/>
          </w:rPr>
          <w:delText xml:space="preserve">or no </w:delText>
        </w:r>
        <w:r w:rsidR="00EF48EE">
          <w:rPr>
            <w:rFonts w:ascii="Times New Roman" w:hAnsi="Times New Roman" w:cs="Times New Roman"/>
            <w:color w:val="000000"/>
            <w:sz w:val="24"/>
            <w:szCs w:val="24"/>
          </w:rPr>
          <w:delText xml:space="preserve">clear evidence for </w:delText>
        </w:r>
        <w:r w:rsidR="002A573B">
          <w:rPr>
            <w:rFonts w:ascii="Times New Roman" w:hAnsi="Times New Roman" w:cs="Times New Roman"/>
            <w:color w:val="000000"/>
            <w:sz w:val="24"/>
            <w:szCs w:val="24"/>
          </w:rPr>
          <w:delText xml:space="preserve">a </w:delText>
        </w:r>
        <w:r w:rsidR="00EF48EE">
          <w:rPr>
            <w:rFonts w:ascii="Times New Roman" w:hAnsi="Times New Roman" w:cs="Times New Roman"/>
            <w:color w:val="000000"/>
            <w:sz w:val="24"/>
            <w:szCs w:val="24"/>
          </w:rPr>
          <w:delText>widespread decline</w:delText>
        </w:r>
        <w:r w:rsidR="00E66301">
          <w:rPr>
            <w:rFonts w:ascii="Times New Roman" w:hAnsi="Times New Roman" w:cs="Times New Roman"/>
            <w:color w:val="000000"/>
            <w:sz w:val="24"/>
            <w:szCs w:val="24"/>
          </w:rPr>
          <w:delText xml:space="preserve"> of insects</w:delText>
        </w:r>
        <w:r w:rsidR="00DB0E6E">
          <w:rPr>
            <w:rFonts w:ascii="Times New Roman" w:hAnsi="Times New Roman" w:cs="Times New Roman"/>
            <w:color w:val="000000"/>
            <w:sz w:val="24"/>
            <w:szCs w:val="24"/>
          </w:rPr>
          <w:delText xml:space="preserve"> </w:delText>
        </w:r>
        <w:r w:rsidR="00DB0E6E">
          <w:rPr>
            <w:rFonts w:ascii="Times New Roman" w:hAnsi="Times New Roman" w:cs="Times New Roman"/>
            <w:color w:val="000000"/>
            <w:sz w:val="24"/>
            <w:szCs w:val="24"/>
          </w:rPr>
          <w:fldChar w:fldCharType="begin"/>
        </w:r>
        <w:r w:rsidR="007F51EB">
          <w:rPr>
            <w:rFonts w:ascii="Times New Roman" w:hAnsi="Times New Roman" w:cs="Times New Roman"/>
            <w:color w:val="000000"/>
            <w:sz w:val="24"/>
            <w:szCs w:val="24"/>
          </w:rPr>
          <w:delInstrText xml:space="preserve"> ADDIN EN.CITE &lt;EndNote&gt;&lt;Cite&gt;&lt;Author&gt;Crossley&lt;/Author&gt;&lt;Year&gt;2020&lt;/Year&gt;&lt;RecNum&gt;162&lt;/RecNum&gt;&lt;DisplayText&gt;(Crossley et al. 2020)&lt;/DisplayText&gt;&lt;record&gt;&lt;rec-number&gt;162&lt;/rec-number&gt;&lt;foreign-keys&gt;&lt;key app="EN" db-id="rtxzfetfi9xw07eeartpf9t7wwtdt2arspvw" timestamp="1721432951" guid="4b67ffca-096e-4294-8815-69c3472eb02b"&gt;162&lt;/key&gt;&lt;/foreign-keys&gt;&lt;ref-type name="Journal Article"&gt;17&lt;/ref-type&gt;&lt;contributors&gt;&lt;authors&gt;&lt;author&gt;Crossley, Michael S.&lt;/author&gt;&lt;author&gt;Meier, Amanda R.&lt;/author&gt;&lt;author&gt;Baldwin, Emily M.&lt;/author&gt;&lt;author&gt;Berry, Lauren L.&lt;/author&gt;&lt;author&gt;Crenshaw, Leah C.&lt;/author&gt;&lt;author&gt;Hartman, Glen L.&lt;/author&gt;&lt;author&gt;Lagos-Kutz, Doris&lt;/author&gt;&lt;author&gt;Nichols, David H.&lt;/author&gt;&lt;author&gt;Patel, Krishna&lt;/author&gt;&lt;author&gt;Varriano, Sofia&lt;/author&gt;&lt;author&gt;Snyder, William E.&lt;/author&gt;&lt;author&gt;Moran, Matthew D.&lt;/author&gt;&lt;/authors&gt;&lt;/contributors&gt;&lt;titles&gt;&lt;title&gt;No net insect abundance and diversity declines across US Long Term Ecological Research sites&lt;/title&gt;&lt;secondary-title&gt;Nature Ecology &amp;amp; Evolution&lt;/secondary-title&gt;&lt;/titles&gt;&lt;periodical&gt;&lt;full-title&gt;Nature Ecology &amp;amp; Evolution&lt;/full-title&gt;&lt;/periodical&gt;&lt;pages&gt;1368-1376&lt;/pages&gt;&lt;volume&gt;4&lt;/volume&gt;&lt;number&gt;10&lt;/number&gt;&lt;dates&gt;&lt;year&gt;2020&lt;/year&gt;&lt;pub-dates&gt;&lt;date&gt;2020/10/01&lt;/date&gt;&lt;/pub-dates&gt;&lt;/dates&gt;&lt;isbn&gt;2397-334X&lt;/isbn&gt;&lt;urls&gt;&lt;related-urls&gt;&lt;url&gt;https://doi.org/10.1038/s41559-020-1269-4&lt;/url&gt;&lt;/related-urls&gt;&lt;/urls&gt;&lt;electronic-resource-num&gt;10.1038/s41559-020-1269-4&lt;/electronic-resource-num&gt;&lt;/record&gt;&lt;/Cite&gt;&lt;/EndNote&gt;</w:delInstrText>
        </w:r>
        <w:r w:rsidR="00DB0E6E">
          <w:rPr>
            <w:rFonts w:ascii="Times New Roman" w:hAnsi="Times New Roman" w:cs="Times New Roman"/>
            <w:color w:val="000000"/>
            <w:sz w:val="24"/>
            <w:szCs w:val="24"/>
          </w:rPr>
          <w:fldChar w:fldCharType="separate"/>
        </w:r>
        <w:r w:rsidR="002F5505">
          <w:rPr>
            <w:rFonts w:ascii="Times New Roman" w:hAnsi="Times New Roman" w:cs="Times New Roman"/>
            <w:noProof/>
            <w:color w:val="000000"/>
            <w:sz w:val="24"/>
            <w:szCs w:val="24"/>
          </w:rPr>
          <w:delText>(</w:delText>
        </w:r>
        <w:r w:rsidR="00000000">
          <w:fldChar w:fldCharType="begin"/>
        </w:r>
        <w:r w:rsidR="00000000">
          <w:delInstrText>HYPERLINK \l "_ENREF_10" \o "Crossley, 2020 #162"</w:delInstrText>
        </w:r>
        <w:r w:rsidR="00000000">
          <w:fldChar w:fldCharType="separate"/>
        </w:r>
        <w:r w:rsidR="00FE06C8">
          <w:rPr>
            <w:rFonts w:ascii="Times New Roman" w:hAnsi="Times New Roman" w:cs="Times New Roman"/>
            <w:noProof/>
            <w:color w:val="000000"/>
            <w:sz w:val="24"/>
            <w:szCs w:val="24"/>
          </w:rPr>
          <w:delText>Crossley et al. 2020</w:delText>
        </w:r>
        <w:r w:rsidR="00000000">
          <w:rPr>
            <w:rFonts w:ascii="Times New Roman" w:hAnsi="Times New Roman" w:cs="Times New Roman"/>
            <w:noProof/>
            <w:color w:val="000000"/>
            <w:sz w:val="24"/>
            <w:szCs w:val="24"/>
          </w:rPr>
          <w:fldChar w:fldCharType="end"/>
        </w:r>
        <w:r w:rsidR="002F5505">
          <w:rPr>
            <w:rFonts w:ascii="Times New Roman" w:hAnsi="Times New Roman" w:cs="Times New Roman"/>
            <w:noProof/>
            <w:color w:val="000000"/>
            <w:sz w:val="24"/>
            <w:szCs w:val="24"/>
          </w:rPr>
          <w:delText>)</w:delText>
        </w:r>
        <w:r w:rsidR="00DB0E6E">
          <w:rPr>
            <w:rFonts w:ascii="Times New Roman" w:hAnsi="Times New Roman" w:cs="Times New Roman"/>
            <w:color w:val="000000"/>
            <w:sz w:val="24"/>
            <w:szCs w:val="24"/>
          </w:rPr>
          <w:fldChar w:fldCharType="end"/>
        </w:r>
        <w:r w:rsidR="00246B8C">
          <w:rPr>
            <w:rFonts w:ascii="Times New Roman" w:hAnsi="Times New Roman" w:cs="Times New Roman"/>
            <w:color w:val="000000"/>
            <w:sz w:val="24"/>
            <w:szCs w:val="24"/>
          </w:rPr>
          <w:delText xml:space="preserve">. </w:delText>
        </w:r>
        <w:r w:rsidR="005C03F2">
          <w:rPr>
            <w:rFonts w:ascii="Times New Roman" w:hAnsi="Times New Roman" w:cs="Times New Roman"/>
            <w:color w:val="000000"/>
            <w:sz w:val="24"/>
            <w:szCs w:val="24"/>
          </w:rPr>
          <w:delText>However, f</w:delText>
        </w:r>
        <w:r w:rsidR="000C73B0">
          <w:rPr>
            <w:rFonts w:ascii="Times New Roman" w:hAnsi="Times New Roman" w:cs="Times New Roman"/>
            <w:color w:val="000000"/>
            <w:sz w:val="24"/>
            <w:szCs w:val="24"/>
          </w:rPr>
          <w:delText xml:space="preserve">ew datasets span more than several decades which limits our ability to assess trends beyond a relatively recent historical time period </w:delText>
        </w:r>
        <w:r w:rsidR="000C73B0">
          <w:rPr>
            <w:rFonts w:ascii="Times New Roman" w:hAnsi="Times New Roman" w:cs="Times New Roman"/>
            <w:color w:val="000000"/>
            <w:sz w:val="24"/>
            <w:szCs w:val="24"/>
          </w:rPr>
          <w:fldChar w:fldCharType="begin"/>
        </w:r>
        <w:r w:rsidR="000C73B0">
          <w:rPr>
            <w:rFonts w:ascii="Times New Roman" w:hAnsi="Times New Roman" w:cs="Times New Roman"/>
            <w:color w:val="000000"/>
            <w:sz w:val="24"/>
            <w:szCs w:val="24"/>
          </w:rPr>
          <w:delInstrText xml:space="preserve"> ADDIN EN.CITE &lt;EndNote&gt;&lt;Cite&gt;&lt;Author&gt;Blüthgen&lt;/Author&gt;&lt;Year&gt;2022&lt;/Year&gt;&lt;RecNum&gt;163&lt;/RecNum&gt;&lt;DisplayText&gt;(Blüthgen et al. 2022)&lt;/DisplayText&gt;&lt;record&gt;&lt;rec-number&gt;163&lt;/rec-number&gt;&lt;foreign-keys&gt;&lt;key app="EN" db-id="rtxzfetfi9xw07eeartpf9t7wwtdt2arspvw" timestamp="1721437324" guid="9701cf1b-42e8-4ee5-9eab-606bd58b4291"&gt;163&lt;/key&gt;&lt;/foreign-keys&gt;&lt;ref-type name="Journal Article"&gt;17&lt;/ref-type&gt;&lt;contributors&gt;&lt;authors&gt;&lt;author&gt;Blüthgen, Nico&lt;/author&gt;&lt;author&gt;Staab, Michael&lt;/author&gt;&lt;author&gt;Achury, Rafael&lt;/author&gt;&lt;author&gt;Weisser, Wolfgang W.&lt;/author&gt;&lt;/authors&gt;&lt;/contributors&gt;&lt;titles&gt;&lt;title&gt;Unravelling insect declines: can space replace time?&lt;/title&gt;&lt;secondary-title&gt;Biology Letters&lt;/secondary-title&gt;&lt;/titles&gt;&lt;periodical&gt;&lt;full-title&gt;Biology Letters&lt;/full-title&gt;&lt;/periodical&gt;&lt;pages&gt;20210666&lt;/pages&gt;&lt;volume&gt;18&lt;/volume&gt;&lt;number&gt;4&lt;/number&gt;&lt;dates&gt;&lt;year&gt;2022&lt;/year&gt;&lt;pub-dates&gt;&lt;date&gt;2022/04/20&lt;/date&gt;&lt;/pub-dates&gt;&lt;/dates&gt;&lt;publisher&gt;Royal Society&lt;/publisher&gt;&lt;urls&gt;&lt;related-urls&gt;&lt;url&gt;https://doi.org/10.1098/rsbl.2021.0666&lt;/url&gt;&lt;/related-urls&gt;&lt;/urls&gt;&lt;electronic-resource-num&gt;10.1098/rsbl.2021.0666&lt;/electronic-resource-num&gt;&lt;access-date&gt;2024/07/19&lt;/access-date&gt;&lt;/record&gt;&lt;/Cite&gt;&lt;/EndNote&gt;</w:delInstrText>
        </w:r>
        <w:r w:rsidR="000C73B0">
          <w:rPr>
            <w:rFonts w:ascii="Times New Roman" w:hAnsi="Times New Roman" w:cs="Times New Roman"/>
            <w:color w:val="000000"/>
            <w:sz w:val="24"/>
            <w:szCs w:val="24"/>
          </w:rPr>
          <w:fldChar w:fldCharType="separate"/>
        </w:r>
        <w:r w:rsidR="000C73B0">
          <w:rPr>
            <w:rFonts w:ascii="Times New Roman" w:hAnsi="Times New Roman" w:cs="Times New Roman"/>
            <w:noProof/>
            <w:color w:val="000000"/>
            <w:sz w:val="24"/>
            <w:szCs w:val="24"/>
          </w:rPr>
          <w:delText>(</w:delText>
        </w:r>
        <w:r w:rsidR="00000000">
          <w:fldChar w:fldCharType="begin"/>
        </w:r>
        <w:r w:rsidR="00000000">
          <w:delInstrText>HYPERLINK \l "_ENREF_2" \o "Blüthgen, 2022 #163"</w:delInstrText>
        </w:r>
        <w:r w:rsidR="00000000">
          <w:fldChar w:fldCharType="separate"/>
        </w:r>
        <w:r w:rsidR="00FE06C8">
          <w:rPr>
            <w:rFonts w:ascii="Times New Roman" w:hAnsi="Times New Roman" w:cs="Times New Roman"/>
            <w:noProof/>
            <w:color w:val="000000"/>
            <w:sz w:val="24"/>
            <w:szCs w:val="24"/>
          </w:rPr>
          <w:delText>Blüthgen et al. 2022</w:delText>
        </w:r>
        <w:r w:rsidR="00000000">
          <w:rPr>
            <w:rFonts w:ascii="Times New Roman" w:hAnsi="Times New Roman" w:cs="Times New Roman"/>
            <w:noProof/>
            <w:color w:val="000000"/>
            <w:sz w:val="24"/>
            <w:szCs w:val="24"/>
          </w:rPr>
          <w:fldChar w:fldCharType="end"/>
        </w:r>
        <w:r w:rsidR="000C73B0">
          <w:rPr>
            <w:rFonts w:ascii="Times New Roman" w:hAnsi="Times New Roman" w:cs="Times New Roman"/>
            <w:noProof/>
            <w:color w:val="000000"/>
            <w:sz w:val="24"/>
            <w:szCs w:val="24"/>
          </w:rPr>
          <w:delText>)</w:delText>
        </w:r>
        <w:r w:rsidR="000C73B0">
          <w:rPr>
            <w:rFonts w:ascii="Times New Roman" w:hAnsi="Times New Roman" w:cs="Times New Roman"/>
            <w:color w:val="000000"/>
            <w:sz w:val="24"/>
            <w:szCs w:val="24"/>
          </w:rPr>
          <w:fldChar w:fldCharType="end"/>
        </w:r>
        <w:r w:rsidR="003F3339">
          <w:rPr>
            <w:rFonts w:ascii="Times New Roman" w:hAnsi="Times New Roman" w:cs="Times New Roman"/>
            <w:color w:val="000000"/>
            <w:sz w:val="24"/>
            <w:szCs w:val="24"/>
          </w:rPr>
          <w:delText xml:space="preserve"> and could potentially reflect a </w:delText>
        </w:r>
        <w:r w:rsidR="00554208">
          <w:rPr>
            <w:rFonts w:ascii="Times New Roman" w:hAnsi="Times New Roman" w:cs="Times New Roman"/>
            <w:color w:val="000000"/>
            <w:sz w:val="24"/>
            <w:szCs w:val="24"/>
          </w:rPr>
          <w:delText xml:space="preserve">shifting </w:delText>
        </w:r>
        <w:r w:rsidR="003F3339">
          <w:rPr>
            <w:rFonts w:ascii="Times New Roman" w:hAnsi="Times New Roman" w:cs="Times New Roman"/>
            <w:color w:val="000000"/>
            <w:sz w:val="24"/>
            <w:szCs w:val="24"/>
          </w:rPr>
          <w:delText xml:space="preserve">baseline effect </w:delText>
        </w:r>
        <w:r w:rsidR="003F3339">
          <w:rPr>
            <w:rFonts w:ascii="Times New Roman" w:hAnsi="Times New Roman" w:cs="Times New Roman"/>
            <w:color w:val="000000"/>
            <w:sz w:val="24"/>
            <w:szCs w:val="24"/>
          </w:rPr>
          <w:fldChar w:fldCharType="begin">
            <w:fldData xml:space="preserve">PEVuZE5vdGU+PENpdGU+PEF1dGhvcj5Tb2dhPC9BdXRob3I+PFllYXI+MjAxODwvWWVhcj48UmVj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</w:fldData>
          </w:fldChar>
        </w:r>
        <w:r w:rsidR="00554208">
          <w:rPr>
            <w:rFonts w:ascii="Times New Roman" w:hAnsi="Times New Roman" w:cs="Times New Roman"/>
            <w:color w:val="000000"/>
            <w:sz w:val="24"/>
            <w:szCs w:val="24"/>
          </w:rPr>
          <w:delInstrText xml:space="preserve"> ADDIN EN.CITE </w:delInstrText>
        </w:r>
        <w:r w:rsidR="00554208">
          <w:rPr>
            <w:rFonts w:ascii="Times New Roman" w:hAnsi="Times New Roman" w:cs="Times New Roman"/>
            <w:color w:val="000000"/>
            <w:sz w:val="24"/>
            <w:szCs w:val="24"/>
          </w:rPr>
          <w:fldChar w:fldCharType="begin">
            <w:fldData xml:space="preserve">PEVuZE5vdGU+PENpdGU+PEF1dGhvcj5Tb2dhPC9BdXRob3I+PFllYXI+MjAxODwvWWVhcj48UmVj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</w:fldData>
          </w:fldChar>
        </w:r>
        <w:r w:rsidR="00554208">
          <w:rPr>
            <w:rFonts w:ascii="Times New Roman" w:hAnsi="Times New Roman" w:cs="Times New Roman"/>
            <w:color w:val="000000"/>
            <w:sz w:val="24"/>
            <w:szCs w:val="24"/>
          </w:rPr>
          <w:delInstrText xml:space="preserve"> ADDIN EN.CITE.DATA </w:delInstrText>
        </w:r>
        <w:r w:rsidR="00554208">
          <w:rPr>
            <w:rFonts w:ascii="Times New Roman" w:hAnsi="Times New Roman" w:cs="Times New Roman"/>
            <w:color w:val="000000"/>
            <w:sz w:val="24"/>
            <w:szCs w:val="24"/>
          </w:rPr>
        </w:r>
        <w:r w:rsidR="00554208">
          <w:rPr>
            <w:rFonts w:ascii="Times New Roman" w:hAnsi="Times New Roman" w:cs="Times New Roman"/>
            <w:color w:val="000000"/>
            <w:sz w:val="24"/>
            <w:szCs w:val="24"/>
          </w:rPr>
          <w:fldChar w:fldCharType="end"/>
        </w:r>
        <w:r w:rsidR="003F3339">
          <w:rPr>
            <w:rFonts w:ascii="Times New Roman" w:hAnsi="Times New Roman" w:cs="Times New Roman"/>
            <w:color w:val="000000"/>
            <w:sz w:val="24"/>
            <w:szCs w:val="24"/>
          </w:rPr>
        </w:r>
        <w:r w:rsidR="003F3339">
          <w:rPr>
            <w:rFonts w:ascii="Times New Roman" w:hAnsi="Times New Roman" w:cs="Times New Roman"/>
            <w:color w:val="000000"/>
            <w:sz w:val="24"/>
            <w:szCs w:val="24"/>
          </w:rPr>
          <w:fldChar w:fldCharType="separate"/>
        </w:r>
        <w:r w:rsidR="00554208">
          <w:rPr>
            <w:rFonts w:ascii="Times New Roman" w:hAnsi="Times New Roman" w:cs="Times New Roman"/>
            <w:noProof/>
            <w:color w:val="000000"/>
            <w:sz w:val="24"/>
            <w:szCs w:val="24"/>
          </w:rPr>
          <w:delText>(</w:delText>
        </w:r>
        <w:r w:rsidR="00000000">
          <w:fldChar w:fldCharType="begin"/>
        </w:r>
        <w:r w:rsidR="00000000">
          <w:delInstrText>HYPERLINK \l "_ENREF_29" \o "Humphries, 2009 #60"</w:delInstrText>
        </w:r>
        <w:r w:rsidR="00000000">
          <w:fldChar w:fldCharType="separate"/>
        </w:r>
        <w:r w:rsidR="00FE06C8">
          <w:rPr>
            <w:rFonts w:ascii="Times New Roman" w:hAnsi="Times New Roman" w:cs="Times New Roman"/>
            <w:noProof/>
            <w:color w:val="000000"/>
            <w:sz w:val="24"/>
            <w:szCs w:val="24"/>
          </w:rPr>
          <w:delText>Humphries and Winemiller 2009</w:delText>
        </w:r>
        <w:r w:rsidR="00000000">
          <w:rPr>
            <w:rFonts w:ascii="Times New Roman" w:hAnsi="Times New Roman" w:cs="Times New Roman"/>
            <w:noProof/>
            <w:color w:val="000000"/>
            <w:sz w:val="24"/>
            <w:szCs w:val="24"/>
          </w:rPr>
          <w:fldChar w:fldCharType="end"/>
        </w:r>
        <w:r w:rsidR="00554208">
          <w:rPr>
            <w:rFonts w:ascii="Times New Roman" w:hAnsi="Times New Roman" w:cs="Times New Roman"/>
            <w:noProof/>
            <w:color w:val="000000"/>
            <w:sz w:val="24"/>
            <w:szCs w:val="24"/>
          </w:rPr>
          <w:delText xml:space="preserve">, </w:delText>
        </w:r>
        <w:r w:rsidR="00000000">
          <w:fldChar w:fldCharType="begin"/>
        </w:r>
        <w:r w:rsidR="00000000">
          <w:delInstrText>HYPERLINK \l "_ENREF_58" \o "Soga, 2018 #217"</w:delInstrText>
        </w:r>
        <w:r w:rsidR="00000000">
          <w:fldChar w:fldCharType="separate"/>
        </w:r>
        <w:r w:rsidR="00FE06C8">
          <w:rPr>
            <w:rFonts w:ascii="Times New Roman" w:hAnsi="Times New Roman" w:cs="Times New Roman"/>
            <w:noProof/>
            <w:color w:val="000000"/>
            <w:sz w:val="24"/>
            <w:szCs w:val="24"/>
          </w:rPr>
          <w:delText>Soga and Gaston 2018</w:delText>
        </w:r>
        <w:r w:rsidR="00000000">
          <w:rPr>
            <w:rFonts w:ascii="Times New Roman" w:hAnsi="Times New Roman" w:cs="Times New Roman"/>
            <w:noProof/>
            <w:color w:val="000000"/>
            <w:sz w:val="24"/>
            <w:szCs w:val="24"/>
          </w:rPr>
          <w:fldChar w:fldCharType="end"/>
        </w:r>
        <w:r w:rsidR="00554208">
          <w:rPr>
            <w:rFonts w:ascii="Times New Roman" w:hAnsi="Times New Roman" w:cs="Times New Roman"/>
            <w:noProof/>
            <w:color w:val="000000"/>
            <w:sz w:val="24"/>
            <w:szCs w:val="24"/>
          </w:rPr>
          <w:delText>)</w:delText>
        </w:r>
        <w:r w:rsidR="003F3339">
          <w:rPr>
            <w:rFonts w:ascii="Times New Roman" w:hAnsi="Times New Roman" w:cs="Times New Roman"/>
            <w:color w:val="000000"/>
            <w:sz w:val="24"/>
            <w:szCs w:val="24"/>
          </w:rPr>
          <w:fldChar w:fldCharType="end"/>
        </w:r>
        <w:r w:rsidR="003F3339">
          <w:rPr>
            <w:rFonts w:ascii="Times New Roman" w:hAnsi="Times New Roman" w:cs="Times New Roman"/>
            <w:color w:val="000000"/>
            <w:sz w:val="24"/>
            <w:szCs w:val="24"/>
          </w:rPr>
          <w:delText>.</w:delText>
        </w:r>
        <w:r w:rsidR="00107B2A">
          <w:rPr>
            <w:rFonts w:ascii="Times New Roman" w:hAnsi="Times New Roman" w:cs="Times New Roman"/>
            <w:color w:val="000000"/>
            <w:sz w:val="24"/>
            <w:szCs w:val="24"/>
          </w:rPr>
          <w:delText xml:space="preserve"> An</w:delText>
        </w:r>
        <w:r w:rsidR="000C73B0">
          <w:rPr>
            <w:rFonts w:ascii="Times New Roman" w:hAnsi="Times New Roman" w:cs="Times New Roman"/>
            <w:color w:val="000000"/>
            <w:sz w:val="24"/>
            <w:szCs w:val="24"/>
          </w:rPr>
          <w:delText xml:space="preserve"> advantage of </w:delText>
        </w:r>
        <w:r w:rsidR="007D3CA3">
          <w:rPr>
            <w:rFonts w:ascii="Times New Roman" w:hAnsi="Times New Roman" w:cs="Times New Roman"/>
            <w:color w:val="000000"/>
            <w:sz w:val="24"/>
            <w:szCs w:val="24"/>
          </w:rPr>
          <w:delText xml:space="preserve">our approach is that </w:delText>
        </w:r>
        <w:r w:rsidR="000C73B0">
          <w:rPr>
            <w:rFonts w:ascii="Times New Roman" w:hAnsi="Times New Roman" w:cs="Times New Roman"/>
            <w:color w:val="000000"/>
            <w:sz w:val="24"/>
            <w:szCs w:val="24"/>
          </w:rPr>
          <w:delText>s</w:delText>
        </w:r>
        <w:r w:rsidR="00B92E2E">
          <w:rPr>
            <w:rFonts w:ascii="Times New Roman" w:hAnsi="Times New Roman" w:cs="Times New Roman"/>
            <w:color w:val="000000"/>
            <w:sz w:val="24"/>
            <w:szCs w:val="24"/>
          </w:rPr>
          <w:delText>pace-for-time substitution</w:delText>
        </w:r>
        <w:r w:rsidR="005C03F2">
          <w:rPr>
            <w:rFonts w:ascii="Times New Roman" w:hAnsi="Times New Roman" w:cs="Times New Roman"/>
            <w:color w:val="000000"/>
            <w:sz w:val="24"/>
            <w:szCs w:val="24"/>
          </w:rPr>
          <w:delText>s</w:delText>
        </w:r>
        <w:r w:rsidR="000C73B0">
          <w:rPr>
            <w:rFonts w:ascii="Times New Roman" w:hAnsi="Times New Roman" w:cs="Times New Roman"/>
            <w:color w:val="000000"/>
            <w:sz w:val="24"/>
            <w:szCs w:val="24"/>
          </w:rPr>
          <w:delText xml:space="preserve"> </w:delText>
        </w:r>
        <w:r w:rsidR="000D5FF5">
          <w:rPr>
            <w:rFonts w:ascii="Times New Roman" w:hAnsi="Times New Roman" w:cs="Times New Roman"/>
            <w:color w:val="000000"/>
            <w:sz w:val="24"/>
            <w:szCs w:val="24"/>
          </w:rPr>
          <w:delText xml:space="preserve">leverage spatial variability to increase the length of the environmental gradient being assessed such that our </w:delText>
        </w:r>
        <w:r w:rsidR="00107B2A">
          <w:rPr>
            <w:rFonts w:ascii="Times New Roman" w:hAnsi="Times New Roman" w:cs="Times New Roman"/>
            <w:color w:val="000000"/>
            <w:sz w:val="24"/>
            <w:szCs w:val="24"/>
          </w:rPr>
          <w:delText xml:space="preserve">pristine </w:delText>
        </w:r>
        <w:r w:rsidR="000D5FF5">
          <w:rPr>
            <w:rFonts w:ascii="Times New Roman" w:hAnsi="Times New Roman" w:cs="Times New Roman"/>
            <w:color w:val="000000"/>
            <w:sz w:val="24"/>
            <w:szCs w:val="24"/>
          </w:rPr>
          <w:delText xml:space="preserve">scenario represents </w:delText>
        </w:r>
        <w:r w:rsidR="000C73B0">
          <w:rPr>
            <w:rFonts w:ascii="Times New Roman" w:hAnsi="Times New Roman" w:cs="Times New Roman"/>
            <w:color w:val="000000"/>
            <w:sz w:val="24"/>
            <w:szCs w:val="24"/>
          </w:rPr>
          <w:delText>a</w:delText>
        </w:r>
        <w:r w:rsidR="000D5FF5">
          <w:rPr>
            <w:rFonts w:ascii="Times New Roman" w:hAnsi="Times New Roman" w:cs="Times New Roman"/>
            <w:color w:val="000000"/>
            <w:sz w:val="24"/>
            <w:szCs w:val="24"/>
          </w:rPr>
          <w:delText>n earlier</w:delText>
        </w:r>
        <w:r w:rsidR="000C73B0">
          <w:rPr>
            <w:rFonts w:ascii="Times New Roman" w:hAnsi="Times New Roman" w:cs="Times New Roman"/>
            <w:color w:val="000000"/>
            <w:sz w:val="24"/>
            <w:szCs w:val="24"/>
          </w:rPr>
          <w:delText xml:space="preserve"> period </w:delText>
        </w:r>
        <w:r w:rsidR="00187E22">
          <w:rPr>
            <w:rFonts w:ascii="Times New Roman" w:hAnsi="Times New Roman" w:cs="Times New Roman"/>
            <w:color w:val="000000"/>
            <w:sz w:val="24"/>
            <w:szCs w:val="24"/>
          </w:rPr>
          <w:delText>before major anthropogenic disturbances</w:delText>
        </w:r>
        <w:r w:rsidR="00B92E2E">
          <w:rPr>
            <w:rFonts w:ascii="Times New Roman" w:hAnsi="Times New Roman" w:cs="Times New Roman"/>
            <w:color w:val="000000"/>
            <w:sz w:val="24"/>
            <w:szCs w:val="24"/>
          </w:rPr>
          <w:delText>.</w:delText>
        </w:r>
        <w:r w:rsidR="00107B2A">
          <w:rPr>
            <w:rFonts w:ascii="Times New Roman" w:hAnsi="Times New Roman" w:cs="Times New Roman"/>
            <w:color w:val="000000"/>
            <w:sz w:val="24"/>
            <w:szCs w:val="24"/>
          </w:rPr>
          <w:delText xml:space="preserve"> Further, the survey design implement</w:delText>
        </w:r>
        <w:r w:rsidR="00FE06C8">
          <w:rPr>
            <w:rFonts w:ascii="Times New Roman" w:hAnsi="Times New Roman" w:cs="Times New Roman"/>
            <w:color w:val="000000"/>
            <w:sz w:val="24"/>
            <w:szCs w:val="24"/>
          </w:rPr>
          <w:delText>ed</w:delText>
        </w:r>
        <w:r w:rsidR="00107B2A">
          <w:rPr>
            <w:rFonts w:ascii="Times New Roman" w:hAnsi="Times New Roman" w:cs="Times New Roman"/>
            <w:color w:val="000000"/>
            <w:sz w:val="24"/>
            <w:szCs w:val="24"/>
          </w:rPr>
          <w:delText xml:space="preserve"> by NRSA reduces confounding spatial and temporal dimensions that could be present in datasets compiled from multiple sources </w:delText>
        </w:r>
      </w:del>
      <w:ins w:id="1651" w:author="Kopp, Darin" w:date="2025-02-20T15:34:00Z">
        <w:r w:rsidR="007A41F7">
          <w:rPr>
            <w:rFonts w:ascii="Times New Roman" w:hAnsi="Times New Roman" w:cs="Times New Roman"/>
            <w:color w:val="000000"/>
            <w:sz w:val="24"/>
            <w:szCs w:val="24"/>
          </w:rPr>
          <w:t xml:space="preserve">. In our study, hindcasting </w:t>
        </w:r>
        <w:r w:rsidR="002417CF">
          <w:rPr>
            <w:rFonts w:ascii="Times New Roman" w:hAnsi="Times New Roman" w:cs="Times New Roman"/>
            <w:color w:val="000000"/>
            <w:sz w:val="24"/>
            <w:szCs w:val="24"/>
          </w:rPr>
          <w:t xml:space="preserve">estimates </w:t>
        </w:r>
        <w:r w:rsidR="007A41F7">
          <w:rPr>
            <w:rFonts w:ascii="Times New Roman" w:hAnsi="Times New Roman" w:cs="Times New Roman"/>
            <w:color w:val="000000"/>
            <w:sz w:val="24"/>
            <w:szCs w:val="24"/>
          </w:rPr>
          <w:t xml:space="preserve">tended to </w:t>
        </w:r>
        <w:r w:rsidR="002417CF">
          <w:rPr>
            <w:rFonts w:ascii="Times New Roman" w:hAnsi="Times New Roman" w:cs="Times New Roman"/>
            <w:color w:val="000000"/>
            <w:sz w:val="24"/>
            <w:szCs w:val="24"/>
          </w:rPr>
          <w:t xml:space="preserve">show </w:t>
        </w:r>
        <w:r w:rsidR="007A41F7">
          <w:rPr>
            <w:rFonts w:ascii="Times New Roman" w:hAnsi="Times New Roman" w:cs="Times New Roman"/>
            <w:color w:val="000000"/>
            <w:sz w:val="24"/>
            <w:szCs w:val="24"/>
          </w:rPr>
          <w:t>increase</w:t>
        </w:r>
        <w:r w:rsidR="002417CF">
          <w:rPr>
            <w:rFonts w:ascii="Times New Roman" w:hAnsi="Times New Roman" w:cs="Times New Roman"/>
            <w:color w:val="000000"/>
            <w:sz w:val="24"/>
            <w:szCs w:val="24"/>
          </w:rPr>
          <w:t>s in</w:t>
        </w:r>
        <w:r w:rsidR="007A41F7">
          <w:rPr>
            <w:rFonts w:ascii="Times New Roman" w:hAnsi="Times New Roman" w:cs="Times New Roman"/>
            <w:color w:val="000000"/>
            <w:sz w:val="24"/>
            <w:szCs w:val="24"/>
          </w:rPr>
          <w:t xml:space="preserve"> genus richness, suggesting that in many ecoregions fewer genera persist when physiochemical conditions are disturbed. Other studies have reported either modest increases in macroinvertebrate richness </w:t>
        </w:r>
        <w:r w:rsidR="007A41F7">
          <w:rPr>
            <w:rFonts w:ascii="Times New Roman" w:hAnsi="Times New Roman" w:cs="Times New Roman"/>
            <w:color w:val="000000"/>
            <w:sz w:val="24"/>
            <w:szCs w:val="24"/>
          </w:rPr>
          <w:fldChar w:fldCharType="begin">
            <w:fldData xml:space="preserve">PEVuZE5vdGU+PENpdGU+PEF1dGhvcj5SdW1zY2hsYWc8L0F1dGhvcj48WWVhcj4yMDIzPC9ZZWFy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</w:fldData>
          </w:fldChar>
        </w:r>
        <w:r w:rsidR="007A41F7">
          <w:rPr>
            <w:rFonts w:ascii="Times New Roman" w:hAnsi="Times New Roman" w:cs="Times New Roman"/>
            <w:color w:val="000000"/>
            <w:sz w:val="24"/>
            <w:szCs w:val="24"/>
          </w:rPr>
          <w:instrText xml:space="preserve"> ADDIN EN.CITE </w:instrText>
        </w:r>
        <w:r w:rsidR="007A41F7">
          <w:rPr>
            <w:rFonts w:ascii="Times New Roman" w:hAnsi="Times New Roman" w:cs="Times New Roman"/>
            <w:color w:val="000000"/>
            <w:sz w:val="24"/>
            <w:szCs w:val="24"/>
          </w:rPr>
          <w:fldChar w:fldCharType="begin">
            <w:fldData xml:space="preserve">PEVuZE5vdGU+PENpdGU+PEF1dGhvcj5SdW1zY2hsYWc8L0F1dGhvcj48WWVhcj4yMDIzPC9ZZWFy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</w:fldData>
          </w:fldChar>
        </w:r>
        <w:r w:rsidR="007A41F7">
          <w:rPr>
            <w:rFonts w:ascii="Times New Roman" w:hAnsi="Times New Roman" w:cs="Times New Roman"/>
            <w:color w:val="000000"/>
            <w:sz w:val="24"/>
            <w:szCs w:val="24"/>
          </w:rPr>
          <w:instrText xml:space="preserve"> ADDIN EN.CITE.DATA </w:instrText>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separate"/>
        </w:r>
        <w:r w:rsidR="007A41F7">
          <w:rPr>
            <w:rFonts w:ascii="Times New Roman" w:hAnsi="Times New Roman" w:cs="Times New Roman"/>
            <w:noProof/>
            <w:color w:val="000000"/>
            <w:sz w:val="24"/>
            <w:szCs w:val="24"/>
          </w:rPr>
          <w:t>(</w:t>
        </w:r>
        <w:r w:rsidR="00000000">
          <w:fldChar w:fldCharType="begin"/>
        </w:r>
        <w:r w:rsidR="00000000">
          <w:instrText>HYPERLINK \l "_ENREF_23" \o "Gebert, 2022 #222"</w:instrText>
        </w:r>
        <w:r w:rsidR="00000000">
          <w:fldChar w:fldCharType="separate"/>
        </w:r>
        <w:r w:rsidR="00707795">
          <w:rPr>
            <w:rFonts w:ascii="Times New Roman" w:hAnsi="Times New Roman" w:cs="Times New Roman"/>
            <w:noProof/>
            <w:color w:val="000000"/>
            <w:sz w:val="24"/>
            <w:szCs w:val="24"/>
          </w:rPr>
          <w:t>Gebert et al. 2022</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 xml:space="preserve">, </w:t>
        </w:r>
        <w:r w:rsidR="00000000">
          <w:fldChar w:fldCharType="begin"/>
        </w:r>
        <w:r w:rsidR="00000000">
          <w:instrText>HYPERLINK \l "_ENREF_68" \o "Rumschlag, 2023 #109"</w:instrText>
        </w:r>
        <w:r w:rsidR="00000000">
          <w:fldChar w:fldCharType="separate"/>
        </w:r>
        <w:r w:rsidR="00707795">
          <w:rPr>
            <w:rFonts w:ascii="Times New Roman" w:hAnsi="Times New Roman" w:cs="Times New Roman"/>
            <w:noProof/>
            <w:color w:val="000000"/>
            <w:sz w:val="24"/>
            <w:szCs w:val="24"/>
          </w:rPr>
          <w:t>Rumschlag et al. 2023</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w:t>
        </w:r>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t xml:space="preserve"> or no clear evidence for a widespread decline of insects </w:t>
        </w:r>
        <w:r w:rsidR="007A41F7">
          <w:rPr>
            <w:rFonts w:ascii="Times New Roman" w:hAnsi="Times New Roman" w:cs="Times New Roman"/>
            <w:color w:val="000000"/>
            <w:sz w:val="24"/>
            <w:szCs w:val="24"/>
          </w:rPr>
          <w:fldChar w:fldCharType="begin"/>
        </w:r>
        <w:r w:rsidR="007A41F7">
          <w:rPr>
            <w:rFonts w:ascii="Times New Roman" w:hAnsi="Times New Roman" w:cs="Times New Roman"/>
            <w:color w:val="000000"/>
            <w:sz w:val="24"/>
            <w:szCs w:val="24"/>
          </w:rPr>
          <w:instrText xml:space="preserve"> ADDIN EN.CITE &lt;EndNote&gt;&lt;Cite&gt;&lt;Author&gt;Crossley&lt;/Author&gt;&lt;Year&gt;2020&lt;/Year&gt;&lt;RecNum&gt;162&lt;/RecNum&gt;&lt;DisplayText&gt;(Crossley et al. 2020)&lt;/DisplayText&gt;&lt;record&gt;&lt;rec-number&gt;162&lt;/rec-number&gt;&lt;foreign-keys&gt;&lt;key app="EN" db-id="rtxzfetfi9xw07eeartpf9t7wwtdt2arspvw" timestamp="1721432951" guid="4b67ffca-096e-4294-8815-69c3472eb02b"&gt;162&lt;/key&gt;&lt;/foreign-keys&gt;&lt;ref-type name="Journal Article"&gt;17&lt;/ref-type&gt;&lt;contributors&gt;&lt;authors&gt;&lt;author&gt;Crossley, Michael S.&lt;/author&gt;&lt;author&gt;Meier, Amanda R.&lt;/author&gt;&lt;author&gt;Baldwin, Emily M.&lt;/author&gt;&lt;author&gt;Berry, Lauren L.&lt;/author&gt;&lt;author&gt;Crenshaw, Leah C.&lt;/author&gt;&lt;author&gt;Hartman, Glen L.&lt;/author&gt;&lt;author&gt;Lagos-Kutz, Doris&lt;/author&gt;&lt;author&gt;Nichols, David H.&lt;/author&gt;&lt;author&gt;Patel, Krishna&lt;/author&gt;&lt;author&gt;Varriano, Sofia&lt;/author&gt;&lt;author&gt;Snyder, William E.&lt;/author&gt;&lt;author&gt;Moran, Matthew D.&lt;/author&gt;&lt;/authors&gt;&lt;/contributors&gt;&lt;titles&gt;&lt;title&gt;No net insect abundance and diversity declines across US Long Term Ecological Research sites&lt;/title&gt;&lt;secondary-title&gt;Nature Ecology &amp;amp; Evolution&lt;/secondary-title&gt;&lt;/titles&gt;&lt;periodical&gt;&lt;full-title&gt;Nature Ecology &amp;amp; Evolution&lt;/full-title&gt;&lt;/periodical&gt;&lt;pages&gt;1368-1376&lt;/pages&gt;&lt;volume&gt;4&lt;/volume&gt;&lt;number&gt;10&lt;/number&gt;&lt;dates&gt;&lt;year&gt;2020&lt;/year&gt;&lt;pub-dates&gt;&lt;date&gt;2020/10/01&lt;/date&gt;&lt;/pub-dates&gt;&lt;/dates&gt;&lt;isbn&gt;2397-334X&lt;/isbn&gt;&lt;urls&gt;&lt;related-urls&gt;&lt;url&gt;https://doi.org/10.1038/s41559-020-1269-4&lt;/url&gt;&lt;/related-urls&gt;&lt;/urls&gt;&lt;electronic-resource-num&gt;10.1038/s41559-020-1269-4&lt;/electronic-resource-num&gt;&lt;/record&gt;&lt;/Cite&gt;&lt;/EndNote&gt;</w:instrText>
        </w:r>
        <w:r w:rsidR="007A41F7">
          <w:rPr>
            <w:rFonts w:ascii="Times New Roman" w:hAnsi="Times New Roman" w:cs="Times New Roman"/>
            <w:color w:val="000000"/>
            <w:sz w:val="24"/>
            <w:szCs w:val="24"/>
          </w:rPr>
          <w:fldChar w:fldCharType="separate"/>
        </w:r>
        <w:r w:rsidR="007A41F7">
          <w:rPr>
            <w:rFonts w:ascii="Times New Roman" w:hAnsi="Times New Roman" w:cs="Times New Roman"/>
            <w:noProof/>
            <w:color w:val="000000"/>
            <w:sz w:val="24"/>
            <w:szCs w:val="24"/>
          </w:rPr>
          <w:t>(</w:t>
        </w:r>
        <w:r w:rsidR="00000000">
          <w:fldChar w:fldCharType="begin"/>
        </w:r>
        <w:r w:rsidR="00000000">
          <w:instrText>HYPERLINK \l "_ENREF_11" \o "Crossley, 2020 #162"</w:instrText>
        </w:r>
        <w:r w:rsidR="00000000">
          <w:fldChar w:fldCharType="separate"/>
        </w:r>
        <w:r w:rsidR="00707795">
          <w:rPr>
            <w:rFonts w:ascii="Times New Roman" w:hAnsi="Times New Roman" w:cs="Times New Roman"/>
            <w:noProof/>
            <w:color w:val="000000"/>
            <w:sz w:val="24"/>
            <w:szCs w:val="24"/>
          </w:rPr>
          <w:t>Crossley et al. 2020</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w:t>
        </w:r>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t xml:space="preserve">. Because few datasets span more than several decades, an advantage of our space-for-time approach is that </w:t>
        </w:r>
        <w:r w:rsidR="002417CF">
          <w:rPr>
            <w:rFonts w:ascii="Times New Roman" w:hAnsi="Times New Roman" w:cs="Times New Roman"/>
            <w:color w:val="000000"/>
            <w:sz w:val="24"/>
            <w:szCs w:val="24"/>
          </w:rPr>
          <w:t xml:space="preserve">it </w:t>
        </w:r>
        <w:r w:rsidR="007A41F7">
          <w:rPr>
            <w:rFonts w:ascii="Times New Roman" w:hAnsi="Times New Roman" w:cs="Times New Roman"/>
            <w:color w:val="000000"/>
            <w:sz w:val="24"/>
            <w:szCs w:val="24"/>
          </w:rPr>
          <w:t xml:space="preserve">could reflect a period before major anthropogenic disturbances </w:t>
        </w:r>
        <w:r w:rsidR="007A41F7">
          <w:rPr>
            <w:rFonts w:ascii="Times New Roman" w:hAnsi="Times New Roman" w:cs="Times New Roman"/>
            <w:color w:val="000000"/>
            <w:sz w:val="24"/>
            <w:szCs w:val="24"/>
          </w:rPr>
          <w:fldChar w:fldCharType="begin"/>
        </w:r>
        <w:r w:rsidR="007A41F7">
          <w:rPr>
            <w:rFonts w:ascii="Times New Roman" w:hAnsi="Times New Roman" w:cs="Times New Roman"/>
            <w:color w:val="000000"/>
            <w:sz w:val="24"/>
            <w:szCs w:val="24"/>
          </w:rPr>
          <w:instrText xml:space="preserve"> ADDIN EN.CITE &lt;EndNote&gt;&lt;Cite&gt;&lt;Author&gt;Blüthgen&lt;/Author&gt;&lt;Year&gt;2022&lt;/Year&gt;&lt;RecNum&gt;163&lt;/RecNum&gt;&lt;DisplayText&gt;(Blüthgen et al. 2022)&lt;/DisplayText&gt;&lt;record&gt;&lt;rec-number&gt;163&lt;/rec-number&gt;&lt;foreign-keys&gt;&lt;key app="EN" db-id="rtxzfetfi9xw07eeartpf9t7wwtdt2arspvw" timestamp="1721437324" guid="9701cf1b-42e8-4ee5-9eab-606bd58b4291"&gt;163&lt;/key&gt;&lt;/foreign-keys&gt;&lt;ref-type name="Journal Article"&gt;17&lt;/ref-type&gt;&lt;contributors&gt;&lt;authors&gt;&lt;author&gt;Blüthgen, Nico&lt;/author&gt;&lt;author&gt;Staab, Michael&lt;/author&gt;&lt;author&gt;Achury, Rafael&lt;/author&gt;&lt;author&gt;Weisser, Wolfgang W.&lt;/author&gt;&lt;/authors&gt;&lt;/contributors&gt;&lt;titles&gt;&lt;title&gt;Unravelling insect declines: can space replace time?&lt;/title&gt;&lt;secondary-title&gt;Biology Letters&lt;/secondary-title&gt;&lt;/titles&gt;&lt;periodical&gt;&lt;full-title&gt;Biology Letters&lt;/full-title&gt;&lt;/periodical&gt;&lt;pages&gt;20210666&lt;/pages&gt;&lt;volume&gt;18&lt;/volume&gt;&lt;number&gt;4&lt;/number&gt;&lt;dates&gt;&lt;year&gt;2022&lt;/year&gt;&lt;pub-dates&gt;&lt;date&gt;2022/04/20&lt;/date&gt;&lt;/pub-dates&gt;&lt;/dates&gt;&lt;publisher&gt;Royal Society&lt;/publisher&gt;&lt;urls&gt;&lt;related-urls&gt;&lt;url&gt;https://doi.org/10.1098/rsbl.2021.0666&lt;/url&gt;&lt;/related-urls&gt;&lt;/urls&gt;&lt;electronic-resource-num&gt;10.1098/rsbl.2021.0666&lt;/electronic-resource-num&gt;&lt;access-date&gt;2024/07/19&lt;/access-date&gt;&lt;/record&gt;&lt;/Cite&gt;&lt;/EndNote&gt;</w:instrText>
        </w:r>
        <w:r w:rsidR="007A41F7">
          <w:rPr>
            <w:rFonts w:ascii="Times New Roman" w:hAnsi="Times New Roman" w:cs="Times New Roman"/>
            <w:color w:val="000000"/>
            <w:sz w:val="24"/>
            <w:szCs w:val="24"/>
          </w:rPr>
          <w:fldChar w:fldCharType="separate"/>
        </w:r>
        <w:r w:rsidR="007A41F7">
          <w:rPr>
            <w:rFonts w:ascii="Times New Roman" w:hAnsi="Times New Roman" w:cs="Times New Roman"/>
            <w:noProof/>
            <w:color w:val="000000"/>
            <w:sz w:val="24"/>
            <w:szCs w:val="24"/>
          </w:rPr>
          <w:t>(</w:t>
        </w:r>
        <w:r w:rsidR="00000000">
          <w:fldChar w:fldCharType="begin"/>
        </w:r>
        <w:r w:rsidR="00000000">
          <w:instrText>HYPERLINK \l "_ENREF_2" \o "Blüthgen, 2022 #163"</w:instrText>
        </w:r>
        <w:r w:rsidR="00000000">
          <w:fldChar w:fldCharType="separate"/>
        </w:r>
        <w:r w:rsidR="00707795">
          <w:rPr>
            <w:rFonts w:ascii="Times New Roman" w:hAnsi="Times New Roman" w:cs="Times New Roman"/>
            <w:noProof/>
            <w:color w:val="000000"/>
            <w:sz w:val="24"/>
            <w:szCs w:val="24"/>
          </w:rPr>
          <w:t>Blüthgen et al. 2022</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w:t>
        </w:r>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t>. In addition, the survey design</w:t>
        </w:r>
        <w:r w:rsidR="002417CF">
          <w:rPr>
            <w:rFonts w:ascii="Times New Roman" w:hAnsi="Times New Roman" w:cs="Times New Roman"/>
            <w:color w:val="000000"/>
            <w:sz w:val="24"/>
            <w:szCs w:val="24"/>
          </w:rPr>
          <w:t xml:space="preserve"> and consistent methodology</w:t>
        </w:r>
        <w:r w:rsidR="007A41F7">
          <w:rPr>
            <w:rFonts w:ascii="Times New Roman" w:hAnsi="Times New Roman" w:cs="Times New Roman"/>
            <w:color w:val="000000"/>
            <w:sz w:val="24"/>
            <w:szCs w:val="24"/>
          </w:rPr>
          <w:t xml:space="preserve"> implemented by NRSA reduces</w:t>
        </w:r>
        <w:r w:rsidR="002602D2">
          <w:rPr>
            <w:rFonts w:ascii="Times New Roman" w:hAnsi="Times New Roman" w:cs="Times New Roman"/>
            <w:color w:val="000000"/>
            <w:sz w:val="24"/>
            <w:szCs w:val="24"/>
          </w:rPr>
          <w:t xml:space="preserve"> the</w:t>
        </w:r>
        <w:r w:rsidR="007A41F7">
          <w:rPr>
            <w:rFonts w:ascii="Times New Roman" w:hAnsi="Times New Roman" w:cs="Times New Roman"/>
            <w:color w:val="000000"/>
            <w:sz w:val="24"/>
            <w:szCs w:val="24"/>
          </w:rPr>
          <w:t xml:space="preserve"> </w:t>
        </w:r>
        <w:r w:rsidR="002602D2">
          <w:rPr>
            <w:rFonts w:ascii="Times New Roman" w:hAnsi="Times New Roman" w:cs="Times New Roman"/>
            <w:color w:val="000000"/>
            <w:sz w:val="24"/>
            <w:szCs w:val="24"/>
          </w:rPr>
          <w:t xml:space="preserve">potential for </w:t>
        </w:r>
        <w:r w:rsidR="007A41F7">
          <w:rPr>
            <w:rFonts w:ascii="Times New Roman" w:hAnsi="Times New Roman" w:cs="Times New Roman"/>
            <w:color w:val="000000"/>
            <w:sz w:val="24"/>
            <w:szCs w:val="24"/>
          </w:rPr>
          <w:t xml:space="preserve">confounding spatial and temporal dimensions that could be present in datasets that were compiled from multiple sources </w:t>
        </w:r>
      </w:ins>
      <w:r w:rsidR="007A41F7">
        <w:rPr>
          <w:rFonts w:ascii="Times New Roman" w:hAnsi="Times New Roman" w:cs="Times New Roman"/>
          <w:color w:val="000000"/>
          <w:sz w:val="24"/>
          <w:szCs w:val="24"/>
        </w:rPr>
        <w:fldChar w:fldCharType="begin">
          <w:fldData xml:space="preserve">PEVuZE5vdGU+PENpdGU+PEF1dGhvcj5Kw6RobmlnPC9BdXRob3I+PFllYXI+MjAyMTwvWWVhcj48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</w:fldData>
        </w:fldChar>
      </w:r>
      <w:r w:rsidR="007A41F7">
        <w:rPr>
          <w:rFonts w:ascii="Times New Roman" w:hAnsi="Times New Roman" w:cs="Times New Roman"/>
          <w:color w:val="000000"/>
          <w:sz w:val="24"/>
          <w:szCs w:val="24"/>
        </w:rPr>
        <w:instrText xml:space="preserve"> ADDIN EN.CITE </w:instrText>
      </w:r>
      <w:r w:rsidR="007A41F7">
        <w:rPr>
          <w:rFonts w:ascii="Times New Roman" w:hAnsi="Times New Roman" w:cs="Times New Roman"/>
          <w:color w:val="000000"/>
          <w:sz w:val="24"/>
          <w:szCs w:val="24"/>
        </w:rPr>
        <w:fldChar w:fldCharType="begin">
          <w:fldData xml:space="preserve">PEVuZE5vdGU+PENpdGU+PEF1dGhvcj5Kw6RobmlnPC9BdXRob3I+PFllYXI+MjAyMTwvWWVhcj48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</w:fldData>
        </w:fldChar>
      </w:r>
      <w:r w:rsidR="007A41F7">
        <w:rPr>
          <w:rFonts w:ascii="Times New Roman" w:hAnsi="Times New Roman" w:cs="Times New Roman"/>
          <w:color w:val="000000"/>
          <w:sz w:val="24"/>
          <w:szCs w:val="24"/>
        </w:rPr>
        <w:instrText xml:space="preserve"> ADDIN EN.CITE.DATA </w:instrText>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separate"/>
      </w:r>
      <w:del w:id="1652" w:author="Kopp, Darin" w:date="2025-02-20T15:34:00Z">
        <w:r w:rsidR="00DF3312">
          <w:rPr>
            <w:rFonts w:ascii="Times New Roman" w:hAnsi="Times New Roman" w:cs="Times New Roman"/>
            <w:noProof/>
            <w:color w:val="000000"/>
            <w:sz w:val="24"/>
            <w:szCs w:val="24"/>
          </w:rPr>
          <w:delText>(</w:delText>
        </w:r>
        <w:r w:rsidR="00000000">
          <w:fldChar w:fldCharType="begin"/>
        </w:r>
        <w:r w:rsidR="00000000">
          <w:delInstrText>HYPERLINK \l "_ENREF_31" \o "Jähnig, 2021 #219"</w:delInstrText>
        </w:r>
        <w:r w:rsidR="00000000">
          <w:fldChar w:fldCharType="separate"/>
        </w:r>
        <w:r w:rsidR="00FE06C8">
          <w:rPr>
            <w:rFonts w:ascii="Times New Roman" w:hAnsi="Times New Roman" w:cs="Times New Roman"/>
            <w:noProof/>
            <w:color w:val="000000"/>
            <w:sz w:val="24"/>
            <w:szCs w:val="24"/>
          </w:rPr>
          <w:delText>Jähnig et al. 2021</w:delText>
        </w:r>
        <w:r w:rsidR="00000000">
          <w:rPr>
            <w:rFonts w:ascii="Times New Roman" w:hAnsi="Times New Roman" w:cs="Times New Roman"/>
            <w:noProof/>
            <w:color w:val="000000"/>
            <w:sz w:val="24"/>
            <w:szCs w:val="24"/>
          </w:rPr>
          <w:fldChar w:fldCharType="end"/>
        </w:r>
        <w:r w:rsidR="00DF3312">
          <w:rPr>
            <w:rFonts w:ascii="Times New Roman" w:hAnsi="Times New Roman" w:cs="Times New Roman"/>
            <w:noProof/>
            <w:color w:val="000000"/>
            <w:sz w:val="24"/>
            <w:szCs w:val="24"/>
          </w:rPr>
          <w:delText xml:space="preserve">, </w:delText>
        </w:r>
      </w:del>
      <w:ins w:id="1653" w:author="Kopp, Darin" w:date="2025-02-20T15:34:00Z">
        <w:r w:rsidR="007A41F7">
          <w:rPr>
            <w:rFonts w:ascii="Times New Roman" w:hAnsi="Times New Roman" w:cs="Times New Roman"/>
            <w:noProof/>
            <w:color w:val="000000"/>
            <w:sz w:val="24"/>
            <w:szCs w:val="24"/>
          </w:rPr>
          <w:t>(</w:t>
        </w:r>
        <w:r w:rsidR="00000000">
          <w:fldChar w:fldCharType="begin"/>
        </w:r>
        <w:r w:rsidR="00000000">
          <w:instrText>HYPERLINK \l "_ENREF_36" \o "Jähnig, 2021 #219"</w:instrText>
        </w:r>
        <w:r w:rsidR="00000000">
          <w:fldChar w:fldCharType="separate"/>
        </w:r>
        <w:r w:rsidR="00707795">
          <w:rPr>
            <w:rFonts w:ascii="Times New Roman" w:hAnsi="Times New Roman" w:cs="Times New Roman"/>
            <w:noProof/>
            <w:color w:val="000000"/>
            <w:sz w:val="24"/>
            <w:szCs w:val="24"/>
          </w:rPr>
          <w:t>Jähnig et al. 2021</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 xml:space="preserve">, </w:t>
        </w:r>
      </w:ins>
      <w:hyperlink w:anchor="_ENREF_2" w:tooltip="Blüthgen, 2022 #163" w:history="1">
        <w:r w:rsidR="00707795">
          <w:rPr>
            <w:rFonts w:ascii="Times New Roman" w:hAnsi="Times New Roman" w:cs="Times New Roman"/>
            <w:noProof/>
            <w:color w:val="000000"/>
            <w:sz w:val="24"/>
            <w:szCs w:val="24"/>
          </w:rPr>
          <w:t>Blüthgen et al. 2022</w:t>
        </w:r>
      </w:hyperlink>
      <w:del w:id="1654" w:author="Kopp, Darin" w:date="2025-02-20T15:34:00Z">
        <w:r w:rsidR="00DF3312">
          <w:rPr>
            <w:rFonts w:ascii="Times New Roman" w:hAnsi="Times New Roman" w:cs="Times New Roman"/>
            <w:noProof/>
            <w:color w:val="000000"/>
            <w:sz w:val="24"/>
            <w:szCs w:val="24"/>
          </w:rPr>
          <w:delText xml:space="preserve">, </w:delText>
        </w:r>
        <w:r w:rsidR="00000000">
          <w:fldChar w:fldCharType="begin"/>
        </w:r>
        <w:r w:rsidR="00000000">
          <w:delInstrText>HYPERLINK \l "_ENREF_3" \o "Boyd, 2023 #221"</w:delInstrText>
        </w:r>
        <w:r w:rsidR="00000000">
          <w:fldChar w:fldCharType="separate"/>
        </w:r>
        <w:r w:rsidR="00FE06C8">
          <w:rPr>
            <w:rFonts w:ascii="Times New Roman" w:hAnsi="Times New Roman" w:cs="Times New Roman"/>
            <w:noProof/>
            <w:color w:val="000000"/>
            <w:sz w:val="24"/>
            <w:szCs w:val="24"/>
          </w:rPr>
          <w:delText>Boyd et al. 2023</w:delText>
        </w:r>
        <w:r w:rsidR="00000000">
          <w:rPr>
            <w:rFonts w:ascii="Times New Roman" w:hAnsi="Times New Roman" w:cs="Times New Roman"/>
            <w:noProof/>
            <w:color w:val="000000"/>
            <w:sz w:val="24"/>
            <w:szCs w:val="24"/>
          </w:rPr>
          <w:fldChar w:fldCharType="end"/>
        </w:r>
        <w:r w:rsidR="00DF3312">
          <w:rPr>
            <w:rFonts w:ascii="Times New Roman" w:hAnsi="Times New Roman" w:cs="Times New Roman"/>
            <w:noProof/>
            <w:color w:val="000000"/>
            <w:sz w:val="24"/>
            <w:szCs w:val="24"/>
          </w:rPr>
          <w:delText>)</w:delText>
        </w:r>
      </w:del>
      <w:ins w:id="1655" w:author="Kopp, Darin" w:date="2025-02-20T15:34:00Z">
        <w:r w:rsidR="007A41F7">
          <w:rPr>
            <w:rFonts w:ascii="Times New Roman" w:hAnsi="Times New Roman" w:cs="Times New Roman"/>
            <w:noProof/>
            <w:color w:val="000000"/>
            <w:sz w:val="24"/>
            <w:szCs w:val="24"/>
          </w:rPr>
          <w:t xml:space="preserve">, </w:t>
        </w:r>
        <w:r w:rsidR="00000000">
          <w:fldChar w:fldCharType="begin"/>
        </w:r>
        <w:r w:rsidR="00000000">
          <w:instrText>HYPERLINK \l "_ENREF_4" \o "Boyd, 2023 #221"</w:instrText>
        </w:r>
        <w:r w:rsidR="00000000">
          <w:fldChar w:fldCharType="separate"/>
        </w:r>
        <w:r w:rsidR="00707795">
          <w:rPr>
            <w:rFonts w:ascii="Times New Roman" w:hAnsi="Times New Roman" w:cs="Times New Roman"/>
            <w:noProof/>
            <w:color w:val="000000"/>
            <w:sz w:val="24"/>
            <w:szCs w:val="24"/>
          </w:rPr>
          <w:t>Boyd et al. 2023</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w:t>
        </w:r>
      </w:ins>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t xml:space="preserve">. Nonetheless, although our results suggest that sites typically support fewer macroinvertebrate genera under present-day conditions, we did detect increased in genus richness at several sites in the Northern Plains and Western Mountains which suggests that macroinvertebrate response to disturbance could be context dependent </w:t>
      </w:r>
      <w:r w:rsidR="007A41F7">
        <w:rPr>
          <w:rFonts w:ascii="Times New Roman" w:hAnsi="Times New Roman" w:cs="Times New Roman"/>
          <w:color w:val="000000"/>
          <w:sz w:val="24"/>
          <w:szCs w:val="24"/>
        </w:rPr>
        <w:fldChar w:fldCharType="begin">
          <w:fldData xml:space="preserve">PEVuZE5vdGU+PENpdGU+PEF1dGhvcj5Qb3dlbGw8L0F1dGhvcj48WWVhcj4yMDIzPC9ZZWFyPjxS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</w:fldData>
        </w:fldChar>
      </w:r>
      <w:r w:rsidR="007A41F7">
        <w:rPr>
          <w:rFonts w:ascii="Times New Roman" w:hAnsi="Times New Roman" w:cs="Times New Roman"/>
          <w:color w:val="000000"/>
          <w:sz w:val="24"/>
          <w:szCs w:val="24"/>
        </w:rPr>
        <w:instrText xml:space="preserve"> ADDIN EN.CITE </w:instrText>
      </w:r>
      <w:r w:rsidR="007A41F7">
        <w:rPr>
          <w:rFonts w:ascii="Times New Roman" w:hAnsi="Times New Roman" w:cs="Times New Roman"/>
          <w:color w:val="000000"/>
          <w:sz w:val="24"/>
          <w:szCs w:val="24"/>
        </w:rPr>
        <w:fldChar w:fldCharType="begin">
          <w:fldData xml:space="preserve">PEVuZE5vdGU+PENpdGU+PEF1dGhvcj5Qb3dlbGw8L0F1dGhvcj48WWVhcj4yMDIzPC9ZZWFyPjxS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</w:fldData>
        </w:fldChar>
      </w:r>
      <w:r w:rsidR="007A41F7">
        <w:rPr>
          <w:rFonts w:ascii="Times New Roman" w:hAnsi="Times New Roman" w:cs="Times New Roman"/>
          <w:color w:val="000000"/>
          <w:sz w:val="24"/>
          <w:szCs w:val="24"/>
        </w:rPr>
        <w:instrText xml:space="preserve"> ADDIN EN.CITE.DATA </w:instrText>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separate"/>
      </w:r>
      <w:del w:id="1656" w:author="Kopp, Darin" w:date="2025-02-20T15:34:00Z">
        <w:r w:rsidR="00513D07">
          <w:rPr>
            <w:rFonts w:ascii="Times New Roman" w:hAnsi="Times New Roman" w:cs="Times New Roman"/>
            <w:noProof/>
            <w:color w:val="000000"/>
            <w:sz w:val="24"/>
            <w:szCs w:val="24"/>
          </w:rPr>
          <w:delText>(</w:delText>
        </w:r>
        <w:r w:rsidR="00000000">
          <w:fldChar w:fldCharType="begin"/>
        </w:r>
        <w:r w:rsidR="00000000">
          <w:delInstrText>HYPERLINK \l "_ENREF_51" \o "Powell, 2023 #216"</w:delInstrText>
        </w:r>
        <w:r w:rsidR="00000000">
          <w:fldChar w:fldCharType="separate"/>
        </w:r>
        <w:r w:rsidR="00FE06C8">
          <w:rPr>
            <w:rFonts w:ascii="Times New Roman" w:hAnsi="Times New Roman" w:cs="Times New Roman"/>
            <w:noProof/>
            <w:color w:val="000000"/>
            <w:sz w:val="24"/>
            <w:szCs w:val="24"/>
          </w:rPr>
          <w:delText>Powell et al. 2023</w:delText>
        </w:r>
        <w:r w:rsidR="00000000">
          <w:rPr>
            <w:rFonts w:ascii="Times New Roman" w:hAnsi="Times New Roman" w:cs="Times New Roman"/>
            <w:noProof/>
            <w:color w:val="000000"/>
            <w:sz w:val="24"/>
            <w:szCs w:val="24"/>
          </w:rPr>
          <w:fldChar w:fldCharType="end"/>
        </w:r>
        <w:r w:rsidR="00513D07">
          <w:rPr>
            <w:rFonts w:ascii="Times New Roman" w:hAnsi="Times New Roman" w:cs="Times New Roman"/>
            <w:noProof/>
            <w:color w:val="000000"/>
            <w:sz w:val="24"/>
            <w:szCs w:val="24"/>
          </w:rPr>
          <w:delText>)</w:delText>
        </w:r>
      </w:del>
      <w:ins w:id="1657" w:author="Kopp, Darin" w:date="2025-02-20T15:34:00Z">
        <w:r w:rsidR="007A41F7">
          <w:rPr>
            <w:rFonts w:ascii="Times New Roman" w:hAnsi="Times New Roman" w:cs="Times New Roman"/>
            <w:noProof/>
            <w:color w:val="000000"/>
            <w:sz w:val="24"/>
            <w:szCs w:val="24"/>
          </w:rPr>
          <w:t>(</w:t>
        </w:r>
        <w:r w:rsidR="00000000">
          <w:fldChar w:fldCharType="begin"/>
        </w:r>
        <w:r w:rsidR="00000000">
          <w:instrText>HYPERLINK \l "_ENREF_65" \o "Powell, 2023 #216"</w:instrText>
        </w:r>
        <w:r w:rsidR="00000000">
          <w:fldChar w:fldCharType="separate"/>
        </w:r>
        <w:r w:rsidR="00707795">
          <w:rPr>
            <w:rFonts w:ascii="Times New Roman" w:hAnsi="Times New Roman" w:cs="Times New Roman"/>
            <w:noProof/>
            <w:color w:val="000000"/>
            <w:sz w:val="24"/>
            <w:szCs w:val="24"/>
          </w:rPr>
          <w:t>Powell et al. 2023</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w:t>
        </w:r>
      </w:ins>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t xml:space="preserve">.  </w:t>
      </w:r>
    </w:p>
    <w:p w14:paraId="4735E9AB" w14:textId="644B7FB9" w:rsidR="007A41F7" w:rsidRDefault="007A41F7" w:rsidP="007A41F7">
      <w:pPr>
        <w:spacing w:line="480" w:lineRule="auto"/>
        <w:ind w:firstLine="720"/>
        <w:contextualSpacing/>
        <w:rPr>
          <w:ins w:id="1658" w:author="Kopp, Darin" w:date="2025-02-20T15:34:00Z"/>
          <w:rFonts w:ascii="Times New Roman" w:hAnsi="Times New Roman" w:cs="Times New Roman"/>
          <w:color w:val="000000"/>
          <w:sz w:val="24"/>
          <w:szCs w:val="24"/>
        </w:rPr>
      </w:pPr>
      <w:ins w:id="1659" w:author="Kopp, Darin" w:date="2025-02-20T15:34:00Z">
        <w:r>
          <w:rPr>
            <w:rFonts w:ascii="Times New Roman" w:hAnsi="Times New Roman" w:cs="Times New Roman"/>
            <w:color w:val="000000"/>
            <w:sz w:val="24"/>
            <w:szCs w:val="24"/>
          </w:rPr>
          <w:t xml:space="preserve">We compared </w:t>
        </w:r>
        <w:r w:rsidR="00947032">
          <w:rPr>
            <w:rFonts w:ascii="Times New Roman" w:hAnsi="Times New Roman" w:cs="Times New Roman"/>
            <w:color w:val="000000"/>
            <w:sz w:val="24"/>
            <w:szCs w:val="24"/>
          </w:rPr>
          <w:t>genus</w:t>
        </w:r>
        <w:r>
          <w:rPr>
            <w:rFonts w:ascii="Times New Roman" w:hAnsi="Times New Roman" w:cs="Times New Roman"/>
            <w:color w:val="000000"/>
            <w:sz w:val="24"/>
            <w:szCs w:val="24"/>
          </w:rPr>
          <w:t xml:space="preserve">-specific occurrence probabilities under present-day and hindcasted conditions to identify which </w:t>
        </w:r>
        <w:r w:rsidR="00947032">
          <w:rPr>
            <w:rFonts w:ascii="Times New Roman" w:hAnsi="Times New Roman" w:cs="Times New Roman"/>
            <w:color w:val="000000"/>
            <w:sz w:val="24"/>
            <w:szCs w:val="24"/>
          </w:rPr>
          <w:t>genera</w:t>
        </w:r>
        <w:r>
          <w:rPr>
            <w:rFonts w:ascii="Times New Roman" w:hAnsi="Times New Roman" w:cs="Times New Roman"/>
            <w:color w:val="000000"/>
            <w:sz w:val="24"/>
            <w:szCs w:val="24"/>
          </w:rPr>
          <w:t xml:space="preserve"> contribute to assemblage level patterns.</w:t>
        </w:r>
      </w:ins>
      <w:moveToRangeStart w:id="1660" w:author="Kopp, Darin" w:date="2025-02-20T15:34:00Z" w:name="move190958084"/>
      <w:moveTo w:id="1661" w:author="Kopp, Darin" w:date="2025-02-20T15:34:00Z">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Insects in most ecoregions tended to decrease with disturbance while non-insects tended to increase. </w:t>
        </w:r>
      </w:moveTo>
      <w:moveToRangeEnd w:id="1660"/>
      <w:del w:id="1662" w:author="Kopp, Darin" w:date="2025-02-20T15:34:00Z">
        <w:r w:rsidR="00E56133">
          <w:rPr>
            <w:rFonts w:ascii="Times New Roman" w:hAnsi="Times New Roman" w:cs="Times New Roman"/>
            <w:sz w:val="24"/>
            <w:szCs w:val="24"/>
          </w:rPr>
          <w:delText>To elucidate which</w:delText>
        </w:r>
      </w:del>
      <w:ins w:id="1663" w:author="Kopp, Darin" w:date="2025-02-20T15:34:00Z">
        <w:r>
          <w:rPr>
            <w:rFonts w:ascii="Times New Roman" w:hAnsi="Times New Roman" w:cs="Times New Roman"/>
            <w:sz w:val="24"/>
            <w:szCs w:val="24"/>
          </w:rPr>
          <w:t xml:space="preserve">This suggests that insect </w:t>
        </w:r>
        <w:r w:rsidR="00947032">
          <w:rPr>
            <w:rFonts w:ascii="Times New Roman" w:hAnsi="Times New Roman" w:cs="Times New Roman"/>
            <w:sz w:val="24"/>
            <w:szCs w:val="24"/>
          </w:rPr>
          <w:t>genera</w:t>
        </w:r>
        <w:r>
          <w:rPr>
            <w:rFonts w:ascii="Times New Roman" w:hAnsi="Times New Roman" w:cs="Times New Roman"/>
            <w:sz w:val="24"/>
            <w:szCs w:val="24"/>
          </w:rPr>
          <w:t xml:space="preserve"> may, in general, be less tolerant to anthropogenic disturbance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&lt;EndNote&gt;&lt;Cite&gt;&lt;Author&gt;Jähnig&lt;/Author&gt;&lt;Year&gt;2021&lt;/Year&gt;&lt;RecNum&gt;219&lt;/RecNum&gt;&lt;DisplayText&gt;(Jähnig et al. 2021)&lt;/DisplayText&gt;&lt;record&gt;&lt;rec-number&gt;219&lt;/rec-number&gt;&lt;foreign-keys&gt;&lt;key app="EN" db-id="rtxzfetfi9xw07eeartpf9t7wwtdt2arspvw" timestamp="1724371447" guid="5dd8fc63-3361-43ca-bb95-d95ebb5a960b"&gt;219&lt;/key&gt;&lt;/foreign-keys&gt;&lt;ref-type name="Journal Article"&gt;17&lt;/ref-type&gt;&lt;contributors&gt;&lt;authors&gt;&lt;author&gt;Jähnig, Sonja C.&lt;/author&gt;&lt;author&gt;Baranov, Viktor&lt;/author&gt;&lt;author&gt;Altermatt, Florian&lt;/author&gt;&lt;author&gt;Cranston, Peter&lt;/author&gt;&lt;author&gt;Friedrichs-Manthey, Martin&lt;/author&gt;&lt;author&gt;Geist, Juergen&lt;/author&gt;&lt;author&gt;He, Fengzhi&lt;/author&gt;&lt;author&gt;Heino, Jani&lt;/author&gt;&lt;author&gt;Hering, Daniel&lt;/author&gt;&lt;author&gt;Hölker, Franz&lt;/author&gt;&lt;author&gt;Jourdan, Jonas&lt;/author&gt;&lt;author&gt;Kalinkat, Gregor&lt;/author&gt;&lt;author&gt;Kiesel, Jens&lt;/author&gt;&lt;author&gt;Leese, Florian&lt;/author&gt;&lt;author&gt;Maasri, Alain&lt;/author&gt;&lt;author&gt;Monaghan, Michael T.&lt;/author&gt;&lt;author&gt;Schäfer, Ralf B.&lt;/author&gt;&lt;author&gt;Tockner, Klement&lt;/author&gt;&lt;author&gt;Tonkin, Jonathan D.&lt;/author&gt;&lt;author&gt;Domisch, Sami&lt;/author&gt;&lt;/authors&gt;&lt;/contributors&gt;&lt;titles&gt;&lt;title&gt;Revisiting global trends in freshwater insect biodiversity&lt;/title&gt;&lt;secondary-title&gt;WIREs Water&lt;/secondary-title&gt;&lt;/titles&gt;&lt;periodical&gt;&lt;full-title&gt;WIREs Water&lt;/full-title&gt;&lt;/periodical&gt;&lt;pages&gt;e1506&lt;/pages&gt;&lt;volume&gt;8&lt;/volume&gt;&lt;number&gt;2&lt;/number&gt;&lt;keywords&gt;&lt;keyword&gt;freshwater ecosystems&lt;/keyword&gt;&lt;keyword&gt;insect abundance&lt;/keyword&gt;&lt;keyword&gt;long-term research&lt;/keyword&gt;&lt;keyword&gt;threats&lt;/keyword&gt;&lt;/keywords&gt;&lt;dates&gt;&lt;year&gt;2021&lt;/year&gt;&lt;pub-dates&gt;&lt;date&gt;2021/03/01&lt;/date&gt;&lt;/pub-dates&gt;&lt;/dates&gt;&lt;publisher&gt;John Wiley &amp;amp; Sons, Ltd&lt;/publisher&gt;&lt;isbn&gt;2049-1948&lt;/isbn&gt;&lt;urls&gt;&lt;related-urls&gt;&lt;url&gt;https://doi.org/10.1002/wat2.1506&lt;/url&gt;&lt;/related-urls&gt;&lt;/urls&gt;&lt;electronic-resource-num&gt;https://doi.org/10.1002/wat2.1506&lt;/electronic-resource-num&gt;&lt;access-date&gt;2024/08/22&lt;/access-dat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"_ENREF_36" \o "Jähnig, 2021 #219"</w:instrText>
        </w:r>
        <w:r w:rsidR="00000000">
          <w:fldChar w:fldCharType="separate"/>
        </w:r>
        <w:r w:rsidR="00707795">
          <w:rPr>
            <w:rFonts w:ascii="Times New Roman" w:hAnsi="Times New Roman" w:cs="Times New Roman"/>
            <w:noProof/>
            <w:sz w:val="24"/>
            <w:szCs w:val="24"/>
          </w:rPr>
          <w:t>Jähnig et al. 2021</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aligns with other studies that have documented declines in insect richness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&lt;EndNote&gt;&lt;Cite&gt;&lt;Author&gt;Rumschlag&lt;/Author&gt;&lt;Year&gt;2023&lt;/Year&gt;&lt;RecNum&gt;109&lt;/RecNum&gt;&lt;DisplayText&gt;(Rumschlag et al. 2023)&lt;/DisplayText&gt;&lt;record&gt;&lt;rec-number&gt;109&lt;/rec-number&gt;&lt;foreign-keys&gt;&lt;key app="EN" db-id="rtxzfetfi9xw07eeartpf9t7wwtdt2arspvw" timestamp="1713314446" guid="27f9cab4-aad2-4be7-9b28-822430a9c5fd"&gt;109&lt;/key&gt;&lt;/foreign-keys&gt;&lt;ref-type name="Journal Article"&gt;17&lt;/ref-type&gt;&lt;contributors&gt;&lt;authors&gt;&lt;author&gt;Rumschlag, Samantha L.&lt;/author&gt;&lt;author&gt;Mahon, Michael B.&lt;/author&gt;&lt;author&gt;Jones, Devin K.&lt;/author&gt;&lt;author&gt;Battaglin, William&lt;/author&gt;&lt;author&gt;Behrens, Jonny&lt;/author&gt;&lt;author&gt;Bernhardt, Emily S.&lt;/author&gt;&lt;author&gt;Bradley, Paul&lt;/author&gt;&lt;author&gt;Brown, Ethan&lt;/author&gt;&lt;author&gt;De Laender, Frederik&lt;/author&gt;&lt;author&gt;Hill, Ryan&lt;/author&gt;&lt;author&gt;Kunz, Stefan&lt;/author&gt;&lt;author&gt;Lee, Sylvia&lt;/author&gt;&lt;author&gt;Rosi, Emma&lt;/author&gt;&lt;author&gt;Schäfer, Ralf&lt;/author&gt;&lt;author&gt;Schmidt, Travis S.&lt;/author&gt;&lt;author&gt;Simonin, Marie&lt;/author&gt;&lt;author&gt;Smalling, Kelly&lt;/author&gt;&lt;author&gt;Voss, Kristofor&lt;/author&gt;&lt;author&gt;Rohr, Jason R.&lt;/author&gt;&lt;/authors&gt;&lt;/contributors&gt;&lt;titles&gt;&lt;title&gt;Density declines, richness increases, and composition shifts in stream macroinvertebrates&lt;/title&gt;&lt;secondary-title&gt;Science Advances&lt;/secondary-title&gt;&lt;/titles&gt;&lt;periodical&gt;&lt;full-title&gt;Science Advances&lt;/full-title&gt;&lt;/periodical&gt;&lt;pages&gt;eadf4896&lt;/pages&gt;&lt;volume&gt;9&lt;/volume&gt;&lt;number&gt;18&lt;/number&gt;&lt;dates&gt;&lt;year&gt;2023&lt;/year&gt;&lt;/dates&gt;&lt;publisher&gt;American Association for the Advancement of Science&lt;/publisher&gt;&lt;urls&gt;&lt;related-urls&gt;&lt;url&gt;https://doi.org/10.1126/sciadv.adf4896&lt;/url&gt;&lt;/related-urls&gt;&lt;/urls&gt;&lt;electronic-resource-num&gt;10.1126/sciadv.adf4896&lt;/electronic-resource-num&gt;&lt;access-date&gt;2024/04/16&lt;/access-dat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"_ENREF_68" \o "Rumschlag, 2023 #109"</w:instrText>
        </w:r>
        <w:r w:rsidR="00000000">
          <w:fldChar w:fldCharType="separate"/>
        </w:r>
        <w:r w:rsidR="00707795">
          <w:rPr>
            <w:rFonts w:ascii="Times New Roman" w:hAnsi="Times New Roman" w:cs="Times New Roman"/>
            <w:noProof/>
            <w:sz w:val="24"/>
            <w:szCs w:val="24"/>
          </w:rPr>
          <w:t>Rumschlag et al. 2023</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Among insects, </w:t>
        </w:r>
        <w:r w:rsidRPr="00701361">
          <w:rPr>
            <w:rFonts w:ascii="Times New Roman" w:hAnsi="Times New Roman" w:cs="Times New Roman"/>
            <w:sz w:val="24"/>
            <w:szCs w:val="24"/>
          </w:rPr>
          <w:t>Ephemeroptera, Plecoptera and Trichoptera</w:t>
        </w:r>
        <w:r>
          <w:rPr>
            <w:rFonts w:ascii="Times New Roman" w:hAnsi="Times New Roman" w:cs="Times New Roman"/>
            <w:sz w:val="24"/>
            <w:szCs w:val="24"/>
          </w:rPr>
          <w:t xml:space="preserve"> (EPT) are often used as indicators of anthropogenic disturbance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&lt;EndNote&gt;&lt;Cite&gt;&lt;Author&gt;Stoddard&lt;/Author&gt;&lt;Year&gt;2008&lt;/Year&gt;&lt;RecNum&gt;63&lt;/RecNum&gt;&lt;DisplayText&gt;(Stoddard et al. 2008)&lt;/DisplayText&gt;&lt;record&gt;&lt;rec-number&gt;63&lt;/rec-number&gt;&lt;foreign-keys&gt;&lt;key app="EN" db-id="rtxzfetfi9xw07eeartpf9t7wwtdt2arspvw" timestamp="1708551890" guid="b5d04beb-61c0-4c65-93ba-16a7aa37e0ad"&gt;63&lt;/key&gt;&lt;/foreign-keys&gt;&lt;ref-type name="Journal Article"&gt;17&lt;/ref-type&gt;&lt;contributors&gt;&lt;authors&gt;&lt;author&gt;Stoddard, John L.&lt;/author&gt;&lt;author&gt;Herlihy, Alan T.&lt;/author&gt;&lt;author&gt;Peck, David V.&lt;/author&gt;&lt;author&gt;Hughes, Robert M.&lt;/author&gt;&lt;author&gt;Whittier, Thomas R.&lt;/author&gt;&lt;author&gt;Tarquinio, Ellen&lt;/author&gt;&lt;/authors&gt;&lt;/contributors&gt;&lt;titles&gt;&lt;title&gt;A process for creating multimetric indices for large-scale aquatic surveys&lt;/title&gt;&lt;secondary-title&gt;Journal of the North American Benthological Society&lt;/secondary-title&gt;&lt;/titles&gt;&lt;periodical&gt;&lt;full-title&gt;Journal of the North American Benthological Society&lt;/full-title&gt;&lt;/periodical&gt;&lt;pages&gt;878-891&lt;/pages&gt;&lt;volume&gt;27&lt;/volume&gt;&lt;number&gt;4&lt;/number&gt;&lt;dates&gt;&lt;year&gt;2008&lt;/year&gt;&lt;pub-dates&gt;&lt;date&gt;2008/12/01&lt;/date&gt;&lt;/pub-dates&gt;&lt;/dates&gt;&lt;publisher&gt;The University of Chicago Press&lt;/publisher&gt;&lt;isbn&gt;0887-3593&lt;/isbn&gt;&lt;urls&gt;&lt;related-urls&gt;&lt;url&gt;https://doi.org/10.1899/08-053.1&lt;/url&gt;&lt;/related-urls&gt;&lt;/urls&gt;&lt;electronic-resource-num&gt;10.1899/08-053.1&lt;/electronic-resource-num&gt;&lt;access-date&gt;2024/02/21&lt;/access-dat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"_ENREF_78" \o "Stoddard, 2008 #63"</w:instrText>
        </w:r>
        <w:r w:rsidR="00000000">
          <w:fldChar w:fldCharType="separate"/>
        </w:r>
        <w:r w:rsidR="00707795">
          <w:rPr>
            <w:rFonts w:ascii="Times New Roman" w:hAnsi="Times New Roman" w:cs="Times New Roman"/>
            <w:noProof/>
            <w:sz w:val="24"/>
            <w:szCs w:val="24"/>
          </w:rPr>
          <w:t>Stoddard et al. 2008</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may have already lost a considerable proportion of species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&lt;EndNote&gt;&lt;Cite&gt;&lt;Author&gt;Sánchez-Bayo&lt;/Author&gt;&lt;Year&gt;2019&lt;/Year&gt;&lt;RecNum&gt;224&lt;/RecNum&gt;&lt;DisplayText&gt;(Sánchez-Bayo and Wyckhuys 2019)&lt;/DisplayText&gt;&lt;record&gt;&lt;rec-number&gt;224&lt;/rec-number&gt;&lt;foreign-keys&gt;&lt;key app="EN" db-id="rtxzfetfi9xw07eeartpf9t7wwtdt2arspvw" timestamp="1724374655" guid="0345469c-6add-4044-945b-f60810ba0cf1"&gt;224&lt;/key&gt;&lt;/foreign-keys&gt;&lt;ref-type name="Journal Article"&gt;17&lt;/ref-type&gt;&lt;contributors&gt;&lt;authors&gt;&lt;author&gt;Sánchez-Bayo, Francisco&lt;/author&gt;&lt;author&gt;Wyckhuys, Kris A. G.&lt;/author&gt;&lt;/authors&gt;&lt;/contributors&gt;&lt;titles&gt;&lt;title&gt;Worldwide decline of the entomofauna: A review of its drivers&lt;/title&gt;&lt;secondary-title&gt;Biological Conservation&lt;/secondary-title&gt;&lt;/titles&gt;&lt;periodical&gt;&lt;full-title&gt;Biological Conservation&lt;/full-title&gt;&lt;/periodical&gt;&lt;pages&gt;8-27&lt;/pages&gt;&lt;volume&gt;232&lt;/volume&gt;&lt;keywords&gt;&lt;keyword&gt;Extinction&lt;/keyword&gt;&lt;keyword&gt;Pollinators&lt;/keyword&gt;&lt;keyword&gt;Aquatic insects&lt;/keyword&gt;&lt;keyword&gt;Agriculture&lt;/keyword&gt;&lt;keyword&gt;Pesticides&lt;/keyword&gt;&lt;keyword&gt;Ecosystem services&lt;/keyword&gt;&lt;keyword&gt;Global change ecology&lt;/keyword&gt;&lt;/keywords&gt;&lt;dates&gt;&lt;year&gt;2019&lt;/year&gt;&lt;pub-dates&gt;&lt;date&gt;2019/04/01/&lt;/date&gt;&lt;/pub-dates&gt;&lt;/dates&gt;&lt;isbn&gt;0006-3207&lt;/isbn&gt;&lt;urls&gt;&lt;related-urls&gt;&lt;url&gt;https://www.sciencedirect.com/science/article/pii/S0006320718313636&lt;/url&gt;&lt;/related-urls&gt;&lt;/urls&gt;&lt;electronic-resource-num&gt;https://doi.org/10.1016/j.biocon.2019.01.020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"_ENREF_73" \o "Sánchez-Bayo, 2019 #224"</w:instrText>
        </w:r>
        <w:r w:rsidR="00000000">
          <w:fldChar w:fldCharType="separate"/>
        </w:r>
        <w:r w:rsidR="00707795">
          <w:rPr>
            <w:rFonts w:ascii="Times New Roman" w:hAnsi="Times New Roman" w:cs="Times New Roman"/>
            <w:noProof/>
            <w:sz w:val="24"/>
            <w:szCs w:val="24"/>
          </w:rPr>
          <w:t>Sánchez-Bayo and Wyckhuys 2019</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This is especially concerning because we found that</w:t>
        </w:r>
        <w:r w:rsidRPr="009E6332">
          <w:rPr>
            <w:rFonts w:ascii="Times New Roman" w:hAnsi="Times New Roman" w:cs="Times New Roman"/>
            <w:sz w:val="24"/>
            <w:szCs w:val="24"/>
          </w:rPr>
          <w:t xml:space="preserve"> </w:t>
        </w:r>
        <w:r>
          <w:rPr>
            <w:rFonts w:ascii="Times New Roman" w:hAnsi="Times New Roman" w:cs="Times New Roman"/>
            <w:sz w:val="24"/>
            <w:szCs w:val="24"/>
          </w:rPr>
          <w:t xml:space="preserve">EPT occurrence probabilities could continue to decrease in many regions of the US.  Among non-insects, non-arthropods included members of Annelida, Nemertea, and Platyhelminthes tended to increase at a relatively large proportion of sites which is consistent with high pollution tolerance values typically assigned to these taxa </w:t>
        </w:r>
        <w:r>
          <w:rPr>
            <w:rFonts w:ascii="Times New Roman" w:hAnsi="Times New Roman" w:cs="Times New Roman"/>
            <w:sz w:val="24"/>
            <w:szCs w:val="24"/>
          </w:rPr>
          <w:fldChar w:fldCharType="begin">
            <w:fldData xml:space="preserve">PEVuZE5vdGU+PENpdGU+PEF1dGhvcj5HcmlmZml0aDwvQXV0aG9yPjxZZWFyPjIwMjM8L1llYXI+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PEVuZE5vdGU+PENpdGU+PEF1dGhvcj5HcmlmZml0aDwvQXV0aG9yPjxZZWFyPjIwMjM8L1llYXI+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000000">
          <w:fldChar w:fldCharType="begin"/>
        </w:r>
        <w:r w:rsidR="00000000">
          <w:instrText>HYPERLINK \l "_ENREF_8" \o "Carlisle, 2007 #170"</w:instrText>
        </w:r>
        <w:r w:rsidR="00000000">
          <w:fldChar w:fldCharType="separate"/>
        </w:r>
        <w:r w:rsidR="00707795">
          <w:rPr>
            <w:rFonts w:ascii="Times New Roman" w:hAnsi="Times New Roman" w:cs="Times New Roman"/>
            <w:noProof/>
            <w:sz w:val="24"/>
            <w:szCs w:val="24"/>
          </w:rPr>
          <w:t>Carlisle et al. 2007</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w:t>
        </w:r>
        <w:r w:rsidR="00000000">
          <w:fldChar w:fldCharType="begin"/>
        </w:r>
        <w:r w:rsidR="00000000">
          <w:instrText>HYPERLINK \l "_ENREF_24" \o "Griffith, 2023 #169"</w:instrText>
        </w:r>
        <w:r w:rsidR="00000000">
          <w:fldChar w:fldCharType="separate"/>
        </w:r>
        <w:r w:rsidR="00707795">
          <w:rPr>
            <w:rFonts w:ascii="Times New Roman" w:hAnsi="Times New Roman" w:cs="Times New Roman"/>
            <w:noProof/>
            <w:sz w:val="24"/>
            <w:szCs w:val="24"/>
          </w:rPr>
          <w:t>Griffith 2023</w:t>
        </w:r>
        <w:r w:rsidR="00000000">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ins>
    </w:p>
    <w:p w14:paraId="6C2F0736" w14:textId="77777777" w:rsidR="007936D8" w:rsidRDefault="002417CF" w:rsidP="00C246AF">
      <w:pPr>
        <w:spacing w:line="480" w:lineRule="auto"/>
        <w:ind w:firstLine="720"/>
        <w:contextualSpacing/>
        <w:rPr>
          <w:del w:id="1664" w:author="Kopp, Darin" w:date="2025-02-20T15:34:00Z"/>
          <w:rFonts w:ascii="Times New Roman" w:hAnsi="Times New Roman" w:cs="Times New Roman"/>
          <w:color w:val="000000"/>
          <w:sz w:val="24"/>
          <w:szCs w:val="24"/>
        </w:rPr>
      </w:pPr>
      <w:ins w:id="1665" w:author="Kopp, Darin" w:date="2025-02-20T15:34:00Z">
        <w:r>
          <w:rPr>
            <w:rFonts w:ascii="Times New Roman" w:hAnsi="Times New Roman" w:cs="Times New Roman"/>
            <w:sz w:val="24"/>
            <w:szCs w:val="24"/>
          </w:rPr>
          <w:t>B</w:t>
        </w:r>
        <w:r w:rsidR="00B6192E">
          <w:rPr>
            <w:rFonts w:ascii="Times New Roman" w:hAnsi="Times New Roman" w:cs="Times New Roman"/>
            <w:sz w:val="24"/>
            <w:szCs w:val="24"/>
          </w:rPr>
          <w:t>ecause</w:t>
        </w:r>
        <w:r w:rsidR="007A41F7">
          <w:rPr>
            <w:rFonts w:ascii="Times New Roman" w:hAnsi="Times New Roman" w:cs="Times New Roman"/>
            <w:sz w:val="24"/>
            <w:szCs w:val="24"/>
          </w:rPr>
          <w:t xml:space="preserve"> our approach was based on </w:t>
        </w:r>
        <w:r w:rsidR="00B6192E">
          <w:rPr>
            <w:rFonts w:ascii="Times New Roman" w:hAnsi="Times New Roman" w:cs="Times New Roman"/>
            <w:sz w:val="24"/>
            <w:szCs w:val="24"/>
          </w:rPr>
          <w:t xml:space="preserve">quantifying </w:t>
        </w:r>
        <w:r w:rsidR="00947032">
          <w:rPr>
            <w:rFonts w:ascii="Times New Roman" w:hAnsi="Times New Roman" w:cs="Times New Roman"/>
            <w:sz w:val="24"/>
            <w:szCs w:val="24"/>
          </w:rPr>
          <w:t>genus</w:t>
        </w:r>
        <w:r w:rsidR="007A41F7">
          <w:rPr>
            <w:rFonts w:ascii="Times New Roman" w:hAnsi="Times New Roman" w:cs="Times New Roman"/>
            <w:sz w:val="24"/>
            <w:szCs w:val="24"/>
          </w:rPr>
          <w:t xml:space="preserve">-environment relationships </w:t>
        </w:r>
        <w:r w:rsidR="002602D2">
          <w:rPr>
            <w:rFonts w:ascii="Times New Roman" w:hAnsi="Times New Roman" w:cs="Times New Roman"/>
            <w:sz w:val="24"/>
            <w:szCs w:val="24"/>
          </w:rPr>
          <w:t>along environmental gradients that are typically altered by human activity</w:t>
        </w:r>
        <w:r>
          <w:rPr>
            <w:rFonts w:ascii="Times New Roman" w:hAnsi="Times New Roman" w:cs="Times New Roman"/>
            <w:sz w:val="24"/>
            <w:szCs w:val="24"/>
          </w:rPr>
          <w:t>,</w:t>
        </w:r>
        <w:r w:rsidR="002602D2">
          <w:rPr>
            <w:rFonts w:ascii="Times New Roman" w:hAnsi="Times New Roman" w:cs="Times New Roman"/>
            <w:sz w:val="24"/>
            <w:szCs w:val="24"/>
          </w:rPr>
          <w:t xml:space="preserve"> </w:t>
        </w:r>
        <w:r w:rsidR="007A41F7">
          <w:rPr>
            <w:rFonts w:ascii="Times New Roman" w:hAnsi="Times New Roman" w:cs="Times New Roman"/>
            <w:sz w:val="24"/>
            <w:szCs w:val="24"/>
          </w:rPr>
          <w:t xml:space="preserve">we could also </w:t>
        </w:r>
        <w:r>
          <w:rPr>
            <w:rFonts w:ascii="Times New Roman" w:hAnsi="Times New Roman" w:cs="Times New Roman"/>
            <w:sz w:val="24"/>
            <w:szCs w:val="24"/>
          </w:rPr>
          <w:t xml:space="preserve">compare </w:t>
        </w:r>
        <w:r w:rsidR="007A41F7">
          <w:rPr>
            <w:rFonts w:ascii="Times New Roman" w:hAnsi="Times New Roman" w:cs="Times New Roman"/>
            <w:sz w:val="24"/>
            <w:szCs w:val="24"/>
          </w:rPr>
          <w:t>the relative effects of changing specific categories of</w:t>
        </w:r>
      </w:ins>
      <w:r w:rsidR="007A41F7">
        <w:rPr>
          <w:rFonts w:ascii="Times New Roman" w:hAnsi="Times New Roman" w:cs="Times New Roman"/>
          <w:sz w:val="24"/>
          <w:szCs w:val="24"/>
        </w:rPr>
        <w:t xml:space="preserve"> physiochemical variables </w:t>
      </w:r>
      <w:del w:id="1666" w:author="Kopp, Darin" w:date="2025-02-20T15:34:00Z">
        <w:r w:rsidR="009C76FC">
          <w:rPr>
            <w:rFonts w:ascii="Times New Roman" w:hAnsi="Times New Roman" w:cs="Times New Roman"/>
            <w:sz w:val="24"/>
            <w:szCs w:val="24"/>
          </w:rPr>
          <w:delText xml:space="preserve">were most important in structuring </w:delText>
        </w:r>
      </w:del>
      <w:ins w:id="1667" w:author="Kopp, Darin" w:date="2025-02-20T15:34:00Z">
        <w:r w:rsidR="007A41F7">
          <w:rPr>
            <w:rFonts w:ascii="Times New Roman" w:hAnsi="Times New Roman" w:cs="Times New Roman"/>
            <w:sz w:val="24"/>
            <w:szCs w:val="24"/>
          </w:rPr>
          <w:t xml:space="preserve">on </w:t>
        </w:r>
      </w:ins>
      <w:r w:rsidR="007A41F7">
        <w:rPr>
          <w:rFonts w:ascii="Times New Roman" w:hAnsi="Times New Roman" w:cs="Times New Roman"/>
          <w:sz w:val="24"/>
          <w:szCs w:val="24"/>
        </w:rPr>
        <w:t>macroinvertebrate assemblages</w:t>
      </w:r>
      <w:del w:id="1668" w:author="Kopp, Darin" w:date="2025-02-20T15:34:00Z">
        <w:r w:rsidR="00107B2A">
          <w:rPr>
            <w:rFonts w:ascii="Times New Roman" w:hAnsi="Times New Roman" w:cs="Times New Roman"/>
            <w:sz w:val="24"/>
            <w:szCs w:val="24"/>
          </w:rPr>
          <w:delText>,</w:delText>
        </w:r>
        <w:r w:rsidR="009C76FC">
          <w:rPr>
            <w:rFonts w:ascii="Times New Roman" w:hAnsi="Times New Roman" w:cs="Times New Roman"/>
            <w:sz w:val="24"/>
            <w:szCs w:val="24"/>
          </w:rPr>
          <w:delText xml:space="preserve"> w</w:delText>
        </w:r>
        <w:r w:rsidR="00E56133">
          <w:rPr>
            <w:rFonts w:ascii="Times New Roman" w:hAnsi="Times New Roman" w:cs="Times New Roman"/>
            <w:sz w:val="24"/>
            <w:szCs w:val="24"/>
          </w:rPr>
          <w:delText xml:space="preserve">e </w:delText>
        </w:r>
        <w:r w:rsidR="009C76FC">
          <w:rPr>
            <w:rFonts w:ascii="Times New Roman" w:hAnsi="Times New Roman" w:cs="Times New Roman"/>
            <w:sz w:val="24"/>
            <w:szCs w:val="24"/>
          </w:rPr>
          <w:delText xml:space="preserve">created </w:delText>
        </w:r>
        <w:r w:rsidR="00E56133">
          <w:rPr>
            <w:rFonts w:ascii="Times New Roman" w:hAnsi="Times New Roman" w:cs="Times New Roman"/>
            <w:sz w:val="24"/>
            <w:szCs w:val="24"/>
          </w:rPr>
          <w:delText>scenarios</w:delText>
        </w:r>
        <w:r w:rsidR="009C76FC">
          <w:rPr>
            <w:rFonts w:ascii="Times New Roman" w:hAnsi="Times New Roman" w:cs="Times New Roman"/>
            <w:sz w:val="24"/>
            <w:szCs w:val="24"/>
          </w:rPr>
          <w:delText xml:space="preserve"> by</w:delText>
        </w:r>
        <w:r w:rsidR="00E56133">
          <w:rPr>
            <w:rFonts w:ascii="Times New Roman" w:hAnsi="Times New Roman" w:cs="Times New Roman"/>
            <w:sz w:val="24"/>
            <w:szCs w:val="24"/>
          </w:rPr>
          <w:delText xml:space="preserve"> changing either NTL and PTL (Nutrient Scenario), CL and SO4 (Salinity Scenario), RPDI and SUBD (Habitat Scenario),</w:delText>
        </w:r>
        <w:r w:rsidR="009C76FC">
          <w:rPr>
            <w:rFonts w:ascii="Times New Roman" w:hAnsi="Times New Roman" w:cs="Times New Roman"/>
            <w:sz w:val="24"/>
            <w:szCs w:val="24"/>
          </w:rPr>
          <w:delText xml:space="preserve"> or</w:delText>
        </w:r>
        <w:r w:rsidR="00E56133">
          <w:rPr>
            <w:rFonts w:ascii="Times New Roman" w:hAnsi="Times New Roman" w:cs="Times New Roman"/>
            <w:sz w:val="24"/>
            <w:szCs w:val="24"/>
          </w:rPr>
          <w:delText xml:space="preserve"> MSAT and TPRCP (Climate Scenario)</w:delText>
        </w:r>
        <w:r w:rsidR="0092492D">
          <w:rPr>
            <w:rFonts w:ascii="Times New Roman" w:hAnsi="Times New Roman" w:cs="Times New Roman"/>
            <w:color w:val="000000"/>
            <w:sz w:val="24"/>
            <w:szCs w:val="24"/>
          </w:rPr>
          <w:delText xml:space="preserve">. </w:delText>
        </w:r>
        <w:r w:rsidR="009C76FC">
          <w:rPr>
            <w:rFonts w:ascii="Times New Roman" w:hAnsi="Times New Roman" w:cs="Times New Roman"/>
            <w:color w:val="000000"/>
            <w:sz w:val="24"/>
            <w:szCs w:val="24"/>
          </w:rPr>
          <w:delText>The increase in estimated</w:delText>
        </w:r>
      </w:del>
      <w:ins w:id="1669" w:author="Kopp, Darin" w:date="2025-02-20T15:34:00Z">
        <w:r w:rsidR="007A41F7">
          <w:rPr>
            <w:rFonts w:ascii="Times New Roman" w:hAnsi="Times New Roman" w:cs="Times New Roman"/>
            <w:sz w:val="24"/>
            <w:szCs w:val="24"/>
          </w:rPr>
          <w:t xml:space="preserve">. For example, </w:t>
        </w:r>
        <w:r w:rsidR="007A41F7">
          <w:rPr>
            <w:rFonts w:ascii="Times New Roman" w:hAnsi="Times New Roman" w:cs="Times New Roman"/>
            <w:color w:val="000000"/>
            <w:sz w:val="24"/>
            <w:szCs w:val="24"/>
          </w:rPr>
          <w:t>higher</w:t>
        </w:r>
      </w:ins>
      <w:r w:rsidR="007A41F7">
        <w:rPr>
          <w:rFonts w:ascii="Times New Roman" w:hAnsi="Times New Roman" w:cs="Times New Roman"/>
          <w:color w:val="000000"/>
          <w:sz w:val="24"/>
          <w:szCs w:val="24"/>
        </w:rPr>
        <w:t xml:space="preserve"> genus richness under present-day conditions in the Northern Plains </w:t>
      </w:r>
      <w:del w:id="1670" w:author="Kopp, Darin" w:date="2025-02-20T15:34:00Z">
        <w:r w:rsidR="009C76FC">
          <w:rPr>
            <w:rFonts w:ascii="Times New Roman" w:hAnsi="Times New Roman" w:cs="Times New Roman"/>
            <w:color w:val="000000"/>
            <w:sz w:val="24"/>
            <w:szCs w:val="24"/>
          </w:rPr>
          <w:delText xml:space="preserve">and Western Mountains </w:delText>
        </w:r>
        <w:r w:rsidR="00107B2A">
          <w:rPr>
            <w:rFonts w:ascii="Times New Roman" w:hAnsi="Times New Roman" w:cs="Times New Roman"/>
            <w:color w:val="000000"/>
            <w:sz w:val="24"/>
            <w:szCs w:val="24"/>
          </w:rPr>
          <w:delText xml:space="preserve">ecoregions </w:delText>
        </w:r>
        <w:r w:rsidR="009C76FC">
          <w:rPr>
            <w:rFonts w:ascii="Times New Roman" w:hAnsi="Times New Roman" w:cs="Times New Roman"/>
            <w:color w:val="000000"/>
            <w:sz w:val="24"/>
            <w:szCs w:val="24"/>
          </w:rPr>
          <w:delText xml:space="preserve">was also present in the </w:delText>
        </w:r>
      </w:del>
      <w:ins w:id="1671" w:author="Kopp, Darin" w:date="2025-02-20T15:34:00Z">
        <w:r w:rsidR="007A41F7">
          <w:rPr>
            <w:rFonts w:ascii="Times New Roman" w:hAnsi="Times New Roman" w:cs="Times New Roman"/>
            <w:color w:val="000000"/>
            <w:sz w:val="24"/>
            <w:szCs w:val="24"/>
          </w:rPr>
          <w:t xml:space="preserve">compared to hindcasted </w:t>
        </w:r>
      </w:ins>
      <w:r w:rsidR="007A41F7">
        <w:rPr>
          <w:rFonts w:ascii="Times New Roman" w:hAnsi="Times New Roman" w:cs="Times New Roman"/>
          <w:color w:val="000000"/>
          <w:sz w:val="24"/>
          <w:szCs w:val="24"/>
        </w:rPr>
        <w:t xml:space="preserve">habitat </w:t>
      </w:r>
      <w:del w:id="1672" w:author="Kopp, Darin" w:date="2025-02-20T15:34:00Z">
        <w:r w:rsidR="009C76FC">
          <w:rPr>
            <w:rFonts w:ascii="Times New Roman" w:hAnsi="Times New Roman" w:cs="Times New Roman"/>
            <w:color w:val="000000"/>
            <w:sz w:val="24"/>
            <w:szCs w:val="24"/>
          </w:rPr>
          <w:delText>scenario and</w:delText>
        </w:r>
      </w:del>
      <w:ins w:id="1673" w:author="Kopp, Darin" w:date="2025-02-20T15:34:00Z">
        <w:r w:rsidR="007A41F7">
          <w:rPr>
            <w:rFonts w:ascii="Times New Roman" w:hAnsi="Times New Roman" w:cs="Times New Roman"/>
            <w:color w:val="000000"/>
            <w:sz w:val="24"/>
            <w:szCs w:val="24"/>
          </w:rPr>
          <w:t>variables</w:t>
        </w:r>
      </w:ins>
      <w:r w:rsidR="007A41F7">
        <w:rPr>
          <w:rFonts w:ascii="Times New Roman" w:hAnsi="Times New Roman" w:cs="Times New Roman"/>
          <w:color w:val="000000"/>
          <w:sz w:val="24"/>
          <w:szCs w:val="24"/>
        </w:rPr>
        <w:t xml:space="preserve"> suggests that disturbance may have increased </w:t>
      </w:r>
      <w:del w:id="1674" w:author="Kopp, Darin" w:date="2025-02-20T15:34:00Z">
        <w:r w:rsidR="009C76FC">
          <w:rPr>
            <w:rFonts w:ascii="Times New Roman" w:hAnsi="Times New Roman" w:cs="Times New Roman"/>
            <w:color w:val="000000"/>
            <w:sz w:val="24"/>
            <w:szCs w:val="24"/>
          </w:rPr>
          <w:delText>taxa richness by disturbing the riparian area or substrate</w:delText>
        </w:r>
        <w:r w:rsidR="005C0409">
          <w:rPr>
            <w:rFonts w:ascii="Times New Roman" w:hAnsi="Times New Roman" w:cs="Times New Roman"/>
            <w:color w:val="000000"/>
            <w:sz w:val="24"/>
            <w:szCs w:val="24"/>
          </w:rPr>
          <w:delText xml:space="preserve"> diameter</w:delText>
        </w:r>
        <w:r w:rsidR="009C76FC">
          <w:rPr>
            <w:rFonts w:ascii="Times New Roman" w:hAnsi="Times New Roman" w:cs="Times New Roman"/>
            <w:color w:val="000000"/>
            <w:sz w:val="24"/>
            <w:szCs w:val="24"/>
          </w:rPr>
          <w:delText xml:space="preserve">. </w:delText>
        </w:r>
        <w:r w:rsidR="00D4469D">
          <w:rPr>
            <w:rFonts w:ascii="Times New Roman" w:hAnsi="Times New Roman" w:cs="Times New Roman"/>
            <w:color w:val="000000"/>
            <w:sz w:val="24"/>
            <w:szCs w:val="24"/>
          </w:rPr>
          <w:delText xml:space="preserve">Riparian disturbance was present at majority of these sites and the index we used to measure it consists of several direct measures of human disturbance </w:delText>
        </w:r>
        <w:r w:rsidR="00D4469D">
          <w:rPr>
            <w:rFonts w:ascii="Times New Roman" w:hAnsi="Times New Roman" w:cs="Times New Roman"/>
            <w:color w:val="000000"/>
            <w:sz w:val="24"/>
            <w:szCs w:val="24"/>
          </w:rPr>
          <w:fldChar w:fldCharType="begin"/>
        </w:r>
        <w:r w:rsidR="00FE06C8">
          <w:rPr>
            <w:rFonts w:ascii="Times New Roman" w:hAnsi="Times New Roman" w:cs="Times New Roman"/>
            <w:color w:val="000000"/>
            <w:sz w:val="24"/>
            <w:szCs w:val="24"/>
          </w:rPr>
          <w:delInstrText xml:space="preserve"> ADDIN EN.CITE &lt;EndNote&gt;&lt;Cite&gt;&lt;Author&gt;USEPA&lt;/Author&gt;&lt;Year&gt;2017&lt;/Year&gt;&lt;RecNum&gt;76&lt;/RecNum&gt;&lt;DisplayText&gt;(USEPA 2017a)&lt;/DisplayText&gt;&lt;record&gt;&lt;rec-number&gt;76&lt;/rec-number&gt;&lt;foreign-keys&gt;&lt;key app="EN" db-id="rtxzfetfi9xw07eeartpf9t7wwtdt2arspvw" timestamp="1708630574" guid="09f95cc4-2a97-4c8a-8288-2e536e2875bb"&gt;76&lt;/key&gt;&lt;/foreign-keys&gt;&lt;ref-type name="Report"&gt;27&lt;/ref-type&gt;&lt;contributors&gt;&lt;authors&gt;&lt;author&gt;USEPA&lt;/author&gt;&lt;/authors&gt;&lt;/contributors&gt;&lt;titles&gt;&lt;title&gt;National Rivers and Streams Assessment 2018-19: Field Operations Manual–Wadeable. EPA-841-B-17-003a&lt;/title&gt;&lt;/titles&gt;&lt;dates&gt;&lt;year&gt;2017&lt;/year&gt;&lt;/dates&gt;&lt;pub-location&gt;Washington, DC. &lt;/pub-location&gt;&lt;publisher&gt;U.S. Environmental Protection Agency, Office of Water&lt;/publisher&gt;&lt;urls&gt;&lt;/urls&gt;&lt;/record&gt;&lt;/Cite&gt;&lt;/EndNote&gt;</w:delInstrText>
        </w:r>
        <w:r w:rsidR="00D4469D">
          <w:rPr>
            <w:rFonts w:ascii="Times New Roman" w:hAnsi="Times New Roman" w:cs="Times New Roman"/>
            <w:color w:val="000000"/>
            <w:sz w:val="24"/>
            <w:szCs w:val="24"/>
          </w:rPr>
          <w:fldChar w:fldCharType="separate"/>
        </w:r>
        <w:r w:rsidR="00FE06C8">
          <w:rPr>
            <w:rFonts w:ascii="Times New Roman" w:hAnsi="Times New Roman" w:cs="Times New Roman"/>
            <w:noProof/>
            <w:color w:val="000000"/>
            <w:sz w:val="24"/>
            <w:szCs w:val="24"/>
          </w:rPr>
          <w:delText>(</w:delText>
        </w:r>
        <w:r w:rsidR="00000000">
          <w:fldChar w:fldCharType="begin"/>
        </w:r>
        <w:r w:rsidR="00000000">
          <w:delInstrText>HYPERLINK \l "_ENREF_65" \o "USEPA, 2017 #76"</w:delInstrText>
        </w:r>
        <w:r w:rsidR="00000000">
          <w:fldChar w:fldCharType="separate"/>
        </w:r>
        <w:r w:rsidR="00FE06C8">
          <w:rPr>
            <w:rFonts w:ascii="Times New Roman" w:hAnsi="Times New Roman" w:cs="Times New Roman"/>
            <w:noProof/>
            <w:color w:val="000000"/>
            <w:sz w:val="24"/>
            <w:szCs w:val="24"/>
          </w:rPr>
          <w:delText>USEPA 2017a</w:delText>
        </w:r>
        <w:r w:rsidR="00000000">
          <w:rPr>
            <w:rFonts w:ascii="Times New Roman" w:hAnsi="Times New Roman" w:cs="Times New Roman"/>
            <w:noProof/>
            <w:color w:val="000000"/>
            <w:sz w:val="24"/>
            <w:szCs w:val="24"/>
          </w:rPr>
          <w:fldChar w:fldCharType="end"/>
        </w:r>
        <w:r w:rsidR="00FE06C8">
          <w:rPr>
            <w:rFonts w:ascii="Times New Roman" w:hAnsi="Times New Roman" w:cs="Times New Roman"/>
            <w:noProof/>
            <w:color w:val="000000"/>
            <w:sz w:val="24"/>
            <w:szCs w:val="24"/>
          </w:rPr>
          <w:delText>)</w:delText>
        </w:r>
        <w:r w:rsidR="00D4469D">
          <w:rPr>
            <w:rFonts w:ascii="Times New Roman" w:hAnsi="Times New Roman" w:cs="Times New Roman"/>
            <w:color w:val="000000"/>
            <w:sz w:val="24"/>
            <w:szCs w:val="24"/>
          </w:rPr>
          <w:fldChar w:fldCharType="end"/>
        </w:r>
        <w:r w:rsidR="00D4469D">
          <w:rPr>
            <w:rFonts w:ascii="Times New Roman" w:hAnsi="Times New Roman" w:cs="Times New Roman"/>
            <w:color w:val="000000"/>
            <w:sz w:val="24"/>
            <w:szCs w:val="24"/>
          </w:rPr>
          <w:delText xml:space="preserve">. </w:delText>
        </w:r>
        <w:r w:rsidR="009C76FC">
          <w:rPr>
            <w:rFonts w:ascii="Times New Roman" w:hAnsi="Times New Roman" w:cs="Times New Roman"/>
            <w:color w:val="000000"/>
            <w:sz w:val="24"/>
            <w:szCs w:val="24"/>
          </w:rPr>
          <w:delText>Cattle</w:delText>
        </w:r>
      </w:del>
      <w:ins w:id="1675" w:author="Kopp, Darin" w:date="2025-02-20T15:34:00Z">
        <w:r w:rsidR="00947032">
          <w:rPr>
            <w:rFonts w:ascii="Times New Roman" w:hAnsi="Times New Roman" w:cs="Times New Roman"/>
            <w:color w:val="000000"/>
            <w:sz w:val="24"/>
            <w:szCs w:val="24"/>
          </w:rPr>
          <w:t>genera</w:t>
        </w:r>
        <w:r w:rsidR="007A41F7">
          <w:rPr>
            <w:rFonts w:ascii="Times New Roman" w:hAnsi="Times New Roman" w:cs="Times New Roman"/>
            <w:color w:val="000000"/>
            <w:sz w:val="24"/>
            <w:szCs w:val="24"/>
          </w:rPr>
          <w:t xml:space="preserve"> richness. Interestingly, cattle</w:t>
        </w:r>
      </w:ins>
      <w:r w:rsidR="007A41F7">
        <w:rPr>
          <w:rFonts w:ascii="Times New Roman" w:hAnsi="Times New Roman" w:cs="Times New Roman"/>
          <w:color w:val="000000"/>
          <w:sz w:val="24"/>
          <w:szCs w:val="24"/>
        </w:rPr>
        <w:t xml:space="preserve"> in pasture and rangelands were </w:t>
      </w:r>
      <w:del w:id="1676" w:author="Kopp, Darin" w:date="2025-02-20T15:34:00Z">
        <w:r w:rsidR="009C76FC">
          <w:rPr>
            <w:rFonts w:ascii="Times New Roman" w:hAnsi="Times New Roman" w:cs="Times New Roman"/>
            <w:color w:val="000000"/>
            <w:sz w:val="24"/>
            <w:szCs w:val="24"/>
          </w:rPr>
          <w:delText>one of</w:delText>
        </w:r>
      </w:del>
      <w:ins w:id="1677" w:author="Kopp, Darin" w:date="2025-02-20T15:34:00Z">
        <w:r w:rsidR="007A41F7">
          <w:rPr>
            <w:rFonts w:ascii="Times New Roman" w:hAnsi="Times New Roman" w:cs="Times New Roman"/>
            <w:color w:val="000000"/>
            <w:sz w:val="24"/>
            <w:szCs w:val="24"/>
          </w:rPr>
          <w:t>among</w:t>
        </w:r>
      </w:ins>
      <w:r w:rsidR="007A41F7">
        <w:rPr>
          <w:rFonts w:ascii="Times New Roman" w:hAnsi="Times New Roman" w:cs="Times New Roman"/>
          <w:color w:val="000000"/>
          <w:sz w:val="24"/>
          <w:szCs w:val="24"/>
        </w:rPr>
        <w:t xml:space="preserve"> the most common types of disturbance measured by </w:t>
      </w:r>
      <w:del w:id="1678" w:author="Kopp, Darin" w:date="2025-02-20T15:34:00Z">
        <w:r w:rsidR="009C76FC">
          <w:rPr>
            <w:rFonts w:ascii="Times New Roman" w:hAnsi="Times New Roman" w:cs="Times New Roman"/>
            <w:color w:val="000000"/>
            <w:sz w:val="24"/>
            <w:szCs w:val="24"/>
          </w:rPr>
          <w:delText>riparian disturbance index</w:delText>
        </w:r>
      </w:del>
      <w:ins w:id="1679" w:author="Kopp, Darin" w:date="2025-02-20T15:34:00Z">
        <w:r w:rsidR="007A41F7">
          <w:rPr>
            <w:rFonts w:ascii="Times New Roman" w:hAnsi="Times New Roman" w:cs="Times New Roman"/>
            <w:color w:val="000000"/>
            <w:sz w:val="24"/>
            <w:szCs w:val="24"/>
          </w:rPr>
          <w:t>RPDI</w:t>
        </w:r>
      </w:ins>
      <w:r w:rsidR="007A41F7">
        <w:rPr>
          <w:rFonts w:ascii="Times New Roman" w:hAnsi="Times New Roman" w:cs="Times New Roman"/>
          <w:color w:val="000000"/>
          <w:sz w:val="24"/>
          <w:szCs w:val="24"/>
        </w:rPr>
        <w:t xml:space="preserve"> for </w:t>
      </w:r>
      <w:del w:id="1680" w:author="Kopp, Darin" w:date="2025-02-20T15:34:00Z">
        <w:r w:rsidR="009C76FC">
          <w:rPr>
            <w:rFonts w:ascii="Times New Roman" w:hAnsi="Times New Roman" w:cs="Times New Roman"/>
            <w:color w:val="000000"/>
            <w:sz w:val="24"/>
            <w:szCs w:val="24"/>
          </w:rPr>
          <w:delText>these regions</w:delText>
        </w:r>
      </w:del>
      <w:ins w:id="1681" w:author="Kopp, Darin" w:date="2025-02-20T15:34:00Z">
        <w:r w:rsidR="007A41F7">
          <w:rPr>
            <w:rFonts w:ascii="Times New Roman" w:hAnsi="Times New Roman" w:cs="Times New Roman"/>
            <w:color w:val="000000"/>
            <w:sz w:val="24"/>
            <w:szCs w:val="24"/>
          </w:rPr>
          <w:t>this region</w:t>
        </w:r>
      </w:ins>
      <w:r w:rsidR="007A41F7">
        <w:rPr>
          <w:rFonts w:ascii="Times New Roman" w:hAnsi="Times New Roman" w:cs="Times New Roman"/>
          <w:color w:val="000000"/>
          <w:sz w:val="24"/>
          <w:szCs w:val="24"/>
        </w:rPr>
        <w:t xml:space="preserve"> </w:t>
      </w:r>
      <w:r w:rsidR="007A41F7">
        <w:rPr>
          <w:rFonts w:ascii="Times New Roman" w:hAnsi="Times New Roman" w:cs="Times New Roman"/>
          <w:color w:val="000000"/>
          <w:sz w:val="24"/>
          <w:szCs w:val="24"/>
        </w:rPr>
        <w:fldChar w:fldCharType="begin"/>
      </w:r>
      <w:r w:rsidR="007A41F7">
        <w:rPr>
          <w:rFonts w:ascii="Times New Roman" w:hAnsi="Times New Roman" w:cs="Times New Roman"/>
          <w:color w:val="000000"/>
          <w:sz w:val="24"/>
          <w:szCs w:val="24"/>
        </w:rPr>
        <w:instrText xml:space="preserve"> ADDIN EN.CITE &lt;EndNote&gt;&lt;Cite&gt;&lt;Author&gt;USEPA&lt;/Author&gt;&lt;Year&gt;2023&lt;/Year&gt;&lt;RecNum&gt;75&lt;/RecNum&gt;&lt;DisplayText&gt;(USEPA 2023)&lt;/DisplayText&gt;&lt;record&gt;&lt;rec-number&gt;75&lt;/rec-number&gt;&lt;foreign-keys&gt;&lt;key app="EN" db-id="rtxzfetfi9xw07eeartpf9t7wwtdt2arspvw" timestamp="1708629831" guid="c8c14dbe-54ee-42cd-9a3b-187cfdb07f9e"&gt;75&lt;/key&gt;&lt;/foreign-keys&gt;&lt;ref-type name="Report"&gt;27&lt;/ref-type&gt;&lt;contributors&gt;&lt;authors&gt;&lt;author&gt;USEPA&lt;/author&gt;&lt;/authors&gt;&lt;/contributors&gt;&lt;titles&gt;&lt;title&gt;National Rivers and Streams Assessment 2018-2019 Technical Support Document. EPA 841-R-22-005&lt;/title&gt;&lt;/titles&gt;&lt;dates&gt;&lt;year&gt;2023&lt;/year&gt;&lt;/dates&gt;&lt;pub-location&gt;Washington, D.C. &lt;/pub-location&gt;&lt;publisher&gt;&lt;style face="normal" font="default" size="100%"&gt;U.S. Environmental Protection Agency&lt;/style&gt;&lt;style face="bold" font="default" size="100%"&gt;, &lt;/style&gt;&lt;style face="normal" font="default" size="100%"&gt;Office of Water and Office of Research and Development&lt;/style&gt;&lt;/publisher&gt;&lt;urls&gt;&lt;/urls&gt;&lt;/record&gt;&lt;/Cite&gt;&lt;/EndNote&gt;</w:instrText>
      </w:r>
      <w:r w:rsidR="007A41F7">
        <w:rPr>
          <w:rFonts w:ascii="Times New Roman" w:hAnsi="Times New Roman" w:cs="Times New Roman"/>
          <w:color w:val="000000"/>
          <w:sz w:val="24"/>
          <w:szCs w:val="24"/>
        </w:rPr>
        <w:fldChar w:fldCharType="separate"/>
      </w:r>
      <w:del w:id="1682" w:author="Kopp, Darin" w:date="2025-02-20T15:34:00Z">
        <w:r w:rsidR="009C76FC">
          <w:rPr>
            <w:rFonts w:ascii="Times New Roman" w:hAnsi="Times New Roman" w:cs="Times New Roman"/>
            <w:noProof/>
            <w:color w:val="000000"/>
            <w:sz w:val="24"/>
            <w:szCs w:val="24"/>
          </w:rPr>
          <w:delText>(</w:delText>
        </w:r>
        <w:r w:rsidR="00000000">
          <w:fldChar w:fldCharType="begin"/>
        </w:r>
        <w:r w:rsidR="00000000">
          <w:delInstrText>HYPERLINK \l "_ENREF_67" \o "USEPA, 2023 #75"</w:delInstrText>
        </w:r>
        <w:r w:rsidR="00000000">
          <w:fldChar w:fldCharType="separate"/>
        </w:r>
        <w:r w:rsidR="00FE06C8">
          <w:rPr>
            <w:rFonts w:ascii="Times New Roman" w:hAnsi="Times New Roman" w:cs="Times New Roman"/>
            <w:noProof/>
            <w:color w:val="000000"/>
            <w:sz w:val="24"/>
            <w:szCs w:val="24"/>
          </w:rPr>
          <w:delText>USEPA 2023</w:delText>
        </w:r>
        <w:r w:rsidR="00000000">
          <w:rPr>
            <w:rFonts w:ascii="Times New Roman" w:hAnsi="Times New Roman" w:cs="Times New Roman"/>
            <w:noProof/>
            <w:color w:val="000000"/>
            <w:sz w:val="24"/>
            <w:szCs w:val="24"/>
          </w:rPr>
          <w:fldChar w:fldCharType="end"/>
        </w:r>
        <w:r w:rsidR="009C76FC">
          <w:rPr>
            <w:rFonts w:ascii="Times New Roman" w:hAnsi="Times New Roman" w:cs="Times New Roman"/>
            <w:noProof/>
            <w:color w:val="000000"/>
            <w:sz w:val="24"/>
            <w:szCs w:val="24"/>
          </w:rPr>
          <w:delText>)</w:delText>
        </w:r>
      </w:del>
      <w:ins w:id="1683" w:author="Kopp, Darin" w:date="2025-02-20T15:34:00Z">
        <w:r w:rsidR="007A41F7">
          <w:rPr>
            <w:rFonts w:ascii="Times New Roman" w:hAnsi="Times New Roman" w:cs="Times New Roman"/>
            <w:noProof/>
            <w:color w:val="000000"/>
            <w:sz w:val="24"/>
            <w:szCs w:val="24"/>
          </w:rPr>
          <w:t>(</w:t>
        </w:r>
        <w:r w:rsidR="00000000">
          <w:fldChar w:fldCharType="begin"/>
        </w:r>
        <w:r w:rsidR="00000000">
          <w:instrText>HYPERLINK \l "_ENREF_85" \o "USEPA, 2023 #75"</w:instrText>
        </w:r>
        <w:r w:rsidR="00000000">
          <w:fldChar w:fldCharType="separate"/>
        </w:r>
        <w:r w:rsidR="00707795">
          <w:rPr>
            <w:rFonts w:ascii="Times New Roman" w:hAnsi="Times New Roman" w:cs="Times New Roman"/>
            <w:noProof/>
            <w:color w:val="000000"/>
            <w:sz w:val="24"/>
            <w:szCs w:val="24"/>
          </w:rPr>
          <w:t>USEPA 2023</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w:t>
        </w:r>
      </w:ins>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t xml:space="preserve"> and could potentially increase </w:t>
      </w:r>
      <w:del w:id="1684" w:author="Kopp, Darin" w:date="2025-02-20T15:34:00Z">
        <w:r w:rsidR="009C76FC">
          <w:rPr>
            <w:rFonts w:ascii="Times New Roman" w:hAnsi="Times New Roman" w:cs="Times New Roman"/>
            <w:color w:val="000000"/>
            <w:sz w:val="24"/>
            <w:szCs w:val="24"/>
          </w:rPr>
          <w:delText>taxa</w:delText>
        </w:r>
      </w:del>
      <w:ins w:id="1685" w:author="Kopp, Darin" w:date="2025-02-20T15:34:00Z">
        <w:r w:rsidR="00947032">
          <w:rPr>
            <w:rFonts w:ascii="Times New Roman" w:hAnsi="Times New Roman" w:cs="Times New Roman"/>
            <w:color w:val="000000"/>
            <w:sz w:val="24"/>
            <w:szCs w:val="24"/>
          </w:rPr>
          <w:t>genera</w:t>
        </w:r>
      </w:ins>
      <w:r w:rsidR="007A41F7">
        <w:rPr>
          <w:rFonts w:ascii="Times New Roman" w:hAnsi="Times New Roman" w:cs="Times New Roman"/>
          <w:color w:val="000000"/>
          <w:sz w:val="24"/>
          <w:szCs w:val="24"/>
        </w:rPr>
        <w:t xml:space="preserve"> richness by</w:t>
      </w:r>
      <w:ins w:id="1686" w:author="Kopp, Darin" w:date="2025-02-20T15:34:00Z">
        <w:r w:rsidR="007A41F7">
          <w:rPr>
            <w:rFonts w:ascii="Times New Roman" w:hAnsi="Times New Roman" w:cs="Times New Roman"/>
            <w:color w:val="000000"/>
            <w:sz w:val="24"/>
            <w:szCs w:val="24"/>
          </w:rPr>
          <w:t xml:space="preserve"> suppressing riparian forest cover and, in turn,</w:t>
        </w:r>
      </w:ins>
      <w:r w:rsidR="007A41F7">
        <w:rPr>
          <w:rFonts w:ascii="Times New Roman" w:hAnsi="Times New Roman" w:cs="Times New Roman"/>
          <w:color w:val="000000"/>
          <w:sz w:val="24"/>
          <w:szCs w:val="24"/>
        </w:rPr>
        <w:t xml:space="preserve"> elevating primary production </w:t>
      </w:r>
      <w:r w:rsidR="007A41F7">
        <w:rPr>
          <w:rFonts w:ascii="Times New Roman" w:hAnsi="Times New Roman" w:cs="Times New Roman"/>
          <w:color w:val="000000"/>
          <w:sz w:val="24"/>
          <w:szCs w:val="24"/>
        </w:rPr>
        <w:fldChar w:fldCharType="begin">
          <w:fldData xml:space="preserve">PEVuZE5vdGU+PENpdGU+PEF1dGhvcj5Ub25raW48L0F1dGhvcj48WWVhcj4yMDEzPC9ZZWFyPjxS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</w:fldData>
        </w:fldChar>
      </w:r>
      <w:r w:rsidR="007A41F7">
        <w:rPr>
          <w:rFonts w:ascii="Times New Roman" w:hAnsi="Times New Roman" w:cs="Times New Roman"/>
          <w:color w:val="000000"/>
          <w:sz w:val="24"/>
          <w:szCs w:val="24"/>
        </w:rPr>
        <w:instrText xml:space="preserve"> ADDIN EN.CITE </w:instrText>
      </w:r>
      <w:r w:rsidR="007A41F7">
        <w:rPr>
          <w:rFonts w:ascii="Times New Roman" w:hAnsi="Times New Roman" w:cs="Times New Roman"/>
          <w:color w:val="000000"/>
          <w:sz w:val="24"/>
          <w:szCs w:val="24"/>
        </w:rPr>
        <w:fldChar w:fldCharType="begin">
          <w:fldData xml:space="preserve">PEVuZE5vdGU+PENpdGU+PEF1dGhvcj5Ub25raW48L0F1dGhvcj48WWVhcj4yMDEzPC9ZZWFyPjxS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</w:fldData>
        </w:fldChar>
      </w:r>
      <w:r w:rsidR="007A41F7">
        <w:rPr>
          <w:rFonts w:ascii="Times New Roman" w:hAnsi="Times New Roman" w:cs="Times New Roman"/>
          <w:color w:val="000000"/>
          <w:sz w:val="24"/>
          <w:szCs w:val="24"/>
        </w:rPr>
        <w:instrText xml:space="preserve"> ADDIN EN.CITE.DATA </w:instrText>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r>
      <w:r w:rsidR="007A41F7">
        <w:rPr>
          <w:rFonts w:ascii="Times New Roman" w:hAnsi="Times New Roman" w:cs="Times New Roman"/>
          <w:color w:val="000000"/>
          <w:sz w:val="24"/>
          <w:szCs w:val="24"/>
        </w:rPr>
        <w:fldChar w:fldCharType="separate"/>
      </w:r>
      <w:del w:id="1687" w:author="Kopp, Darin" w:date="2025-02-20T15:34:00Z">
        <w:r w:rsidR="009C76FC">
          <w:rPr>
            <w:rFonts w:ascii="Times New Roman" w:hAnsi="Times New Roman" w:cs="Times New Roman"/>
            <w:noProof/>
            <w:color w:val="000000"/>
            <w:sz w:val="24"/>
            <w:szCs w:val="24"/>
          </w:rPr>
          <w:delText>(</w:delText>
        </w:r>
        <w:r w:rsidR="00000000">
          <w:fldChar w:fldCharType="begin"/>
        </w:r>
        <w:r w:rsidR="00000000">
          <w:delInstrText>HYPERLINK \l "_ENREF_44" \o "Mittelbach, 2001 #152"</w:delInstrText>
        </w:r>
        <w:r w:rsidR="00000000">
          <w:fldChar w:fldCharType="separate"/>
        </w:r>
        <w:r w:rsidR="00FE06C8">
          <w:rPr>
            <w:rFonts w:ascii="Times New Roman" w:hAnsi="Times New Roman" w:cs="Times New Roman"/>
            <w:noProof/>
            <w:color w:val="000000"/>
            <w:sz w:val="24"/>
            <w:szCs w:val="24"/>
          </w:rPr>
          <w:delText>Mittelbach et al. 2001</w:delText>
        </w:r>
        <w:r w:rsidR="00000000">
          <w:rPr>
            <w:rFonts w:ascii="Times New Roman" w:hAnsi="Times New Roman" w:cs="Times New Roman"/>
            <w:noProof/>
            <w:color w:val="000000"/>
            <w:sz w:val="24"/>
            <w:szCs w:val="24"/>
          </w:rPr>
          <w:fldChar w:fldCharType="end"/>
        </w:r>
        <w:r w:rsidR="009C76FC">
          <w:rPr>
            <w:rFonts w:ascii="Times New Roman" w:hAnsi="Times New Roman" w:cs="Times New Roman"/>
            <w:noProof/>
            <w:color w:val="000000"/>
            <w:sz w:val="24"/>
            <w:szCs w:val="24"/>
          </w:rPr>
          <w:delText xml:space="preserve">, </w:delText>
        </w:r>
        <w:r w:rsidR="00000000">
          <w:fldChar w:fldCharType="begin"/>
        </w:r>
        <w:r w:rsidR="00000000">
          <w:delInstrText>HYPERLINK \l "_ENREF_64" \o "Tonkin, 2013 #151"</w:delInstrText>
        </w:r>
        <w:r w:rsidR="00000000">
          <w:fldChar w:fldCharType="separate"/>
        </w:r>
        <w:r w:rsidR="00FE06C8">
          <w:rPr>
            <w:rFonts w:ascii="Times New Roman" w:hAnsi="Times New Roman" w:cs="Times New Roman"/>
            <w:noProof/>
            <w:color w:val="000000"/>
            <w:sz w:val="24"/>
            <w:szCs w:val="24"/>
          </w:rPr>
          <w:delText>Tonkin et al. 2013</w:delText>
        </w:r>
        <w:r w:rsidR="00000000">
          <w:rPr>
            <w:rFonts w:ascii="Times New Roman" w:hAnsi="Times New Roman" w:cs="Times New Roman"/>
            <w:noProof/>
            <w:color w:val="000000"/>
            <w:sz w:val="24"/>
            <w:szCs w:val="24"/>
          </w:rPr>
          <w:fldChar w:fldCharType="end"/>
        </w:r>
        <w:r w:rsidR="009C76FC">
          <w:rPr>
            <w:rFonts w:ascii="Times New Roman" w:hAnsi="Times New Roman" w:cs="Times New Roman"/>
            <w:noProof/>
            <w:color w:val="000000"/>
            <w:sz w:val="24"/>
            <w:szCs w:val="24"/>
          </w:rPr>
          <w:delText>)</w:delText>
        </w:r>
      </w:del>
      <w:ins w:id="1688" w:author="Kopp, Darin" w:date="2025-02-20T15:34:00Z">
        <w:r w:rsidR="007A41F7">
          <w:rPr>
            <w:rFonts w:ascii="Times New Roman" w:hAnsi="Times New Roman" w:cs="Times New Roman"/>
            <w:noProof/>
            <w:color w:val="000000"/>
            <w:sz w:val="24"/>
            <w:szCs w:val="24"/>
          </w:rPr>
          <w:t>(</w:t>
        </w:r>
        <w:r w:rsidR="00000000">
          <w:fldChar w:fldCharType="begin"/>
        </w:r>
        <w:r w:rsidR="00000000">
          <w:instrText>HYPERLINK \l "_ENREF_51" \o "Mittelbach, 2001 #152"</w:instrText>
        </w:r>
        <w:r w:rsidR="00000000">
          <w:fldChar w:fldCharType="separate"/>
        </w:r>
        <w:r w:rsidR="00707795">
          <w:rPr>
            <w:rFonts w:ascii="Times New Roman" w:hAnsi="Times New Roman" w:cs="Times New Roman"/>
            <w:noProof/>
            <w:color w:val="000000"/>
            <w:sz w:val="24"/>
            <w:szCs w:val="24"/>
          </w:rPr>
          <w:t>Mittelbach et al. 2001</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 xml:space="preserve">, </w:t>
        </w:r>
        <w:r w:rsidR="00000000">
          <w:fldChar w:fldCharType="begin"/>
        </w:r>
        <w:r w:rsidR="00000000">
          <w:instrText>HYPERLINK \l "_ENREF_82" \o "Tonkin, 2013 #151"</w:instrText>
        </w:r>
        <w:r w:rsidR="00000000">
          <w:fldChar w:fldCharType="separate"/>
        </w:r>
        <w:r w:rsidR="00707795">
          <w:rPr>
            <w:rFonts w:ascii="Times New Roman" w:hAnsi="Times New Roman" w:cs="Times New Roman"/>
            <w:noProof/>
            <w:color w:val="000000"/>
            <w:sz w:val="24"/>
            <w:szCs w:val="24"/>
          </w:rPr>
          <w:t>Tonkin et al. 2013</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w:t>
        </w:r>
      </w:ins>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t xml:space="preserve">. </w:t>
      </w:r>
      <w:r w:rsidR="007A41F7" w:rsidRPr="00546EC5">
        <w:rPr>
          <w:rFonts w:ascii="Times New Roman" w:hAnsi="Times New Roman" w:cs="Times New Roman"/>
          <w:color w:val="000000"/>
          <w:sz w:val="24"/>
          <w:szCs w:val="24"/>
        </w:rPr>
        <w:t>Conversely, in</w:t>
      </w:r>
      <w:r>
        <w:rPr>
          <w:rFonts w:ascii="Times New Roman" w:hAnsi="Times New Roman" w:cs="Times New Roman"/>
          <w:color w:val="000000"/>
          <w:sz w:val="24"/>
          <w:szCs w:val="24"/>
        </w:rPr>
        <w:t xml:space="preserve"> </w:t>
      </w:r>
      <w:ins w:id="1689" w:author="Kopp, Darin" w:date="2025-02-20T15:34:00Z">
        <w:r>
          <w:rPr>
            <w:rFonts w:ascii="Times New Roman" w:hAnsi="Times New Roman" w:cs="Times New Roman"/>
            <w:color w:val="000000"/>
            <w:sz w:val="24"/>
            <w:szCs w:val="24"/>
          </w:rPr>
          <w:t>the</w:t>
        </w:r>
        <w:r w:rsidR="007A41F7" w:rsidRPr="00546EC5">
          <w:rPr>
            <w:rFonts w:ascii="Times New Roman" w:hAnsi="Times New Roman" w:cs="Times New Roman"/>
            <w:color w:val="000000"/>
            <w:sz w:val="24"/>
            <w:szCs w:val="24"/>
          </w:rPr>
          <w:t xml:space="preserve"> </w:t>
        </w:r>
      </w:ins>
      <w:r w:rsidR="007A41F7" w:rsidRPr="00546EC5">
        <w:rPr>
          <w:rFonts w:ascii="Times New Roman" w:hAnsi="Times New Roman" w:cs="Times New Roman"/>
          <w:color w:val="000000"/>
          <w:sz w:val="24"/>
          <w:szCs w:val="24"/>
        </w:rPr>
        <w:t xml:space="preserve">Northern </w:t>
      </w:r>
      <w:r w:rsidR="007A41F7" w:rsidRPr="00546EC5">
        <w:rPr>
          <w:rFonts w:ascii="Times New Roman" w:hAnsi="Times New Roman" w:cs="Times New Roman"/>
          <w:sz w:val="24"/>
          <w:szCs w:val="24"/>
        </w:rPr>
        <w:t>Appalachians</w:t>
      </w:r>
      <w:r w:rsidR="007A41F7" w:rsidRPr="00546EC5" w:rsidDel="00546EC5">
        <w:rPr>
          <w:rFonts w:ascii="Times New Roman" w:hAnsi="Times New Roman" w:cs="Times New Roman"/>
          <w:color w:val="000000"/>
          <w:sz w:val="24"/>
          <w:szCs w:val="24"/>
        </w:rPr>
        <w:t xml:space="preserve"> </w:t>
      </w:r>
      <w:r w:rsidR="007A41F7" w:rsidRPr="00546EC5">
        <w:rPr>
          <w:rFonts w:ascii="Times New Roman" w:hAnsi="Times New Roman" w:cs="Times New Roman"/>
          <w:color w:val="000000"/>
          <w:sz w:val="24"/>
          <w:szCs w:val="24"/>
        </w:rPr>
        <w:t>and Coastal Plains,</w:t>
      </w:r>
      <w:r w:rsidR="007A41F7" w:rsidRPr="00C246AF">
        <w:rPr>
          <w:rFonts w:ascii="Times New Roman" w:hAnsi="Times New Roman" w:cs="Times New Roman"/>
          <w:color w:val="000000"/>
          <w:sz w:val="24"/>
          <w:szCs w:val="24"/>
        </w:rPr>
        <w:t xml:space="preserve"> </w:t>
      </w:r>
      <w:r w:rsidR="007A41F7">
        <w:rPr>
          <w:rFonts w:ascii="Times New Roman" w:hAnsi="Times New Roman" w:cs="Times New Roman"/>
          <w:color w:val="000000"/>
          <w:sz w:val="24"/>
          <w:szCs w:val="24"/>
        </w:rPr>
        <w:t xml:space="preserve">where the presence of trash, landfills or buildings were the most common factors </w:t>
      </w:r>
      <w:del w:id="1690" w:author="Kopp, Darin" w:date="2025-02-20T15:34:00Z">
        <w:r w:rsidR="00186FA8">
          <w:rPr>
            <w:rFonts w:ascii="Times New Roman" w:hAnsi="Times New Roman" w:cs="Times New Roman"/>
            <w:color w:val="000000"/>
            <w:sz w:val="24"/>
            <w:szCs w:val="24"/>
          </w:rPr>
          <w:delText>contributing to the riparian disturbance index</w:delText>
        </w:r>
      </w:del>
      <w:ins w:id="1691" w:author="Kopp, Darin" w:date="2025-02-20T15:34:00Z">
        <w:r w:rsidR="007A41F7">
          <w:rPr>
            <w:rFonts w:ascii="Times New Roman" w:hAnsi="Times New Roman" w:cs="Times New Roman"/>
            <w:color w:val="000000"/>
            <w:sz w:val="24"/>
            <w:szCs w:val="24"/>
          </w:rPr>
          <w:t>for RPDI</w:t>
        </w:r>
      </w:ins>
      <w:r w:rsidR="007A41F7">
        <w:rPr>
          <w:rFonts w:ascii="Times New Roman" w:hAnsi="Times New Roman" w:cs="Times New Roman"/>
          <w:color w:val="000000"/>
          <w:sz w:val="24"/>
          <w:szCs w:val="24"/>
        </w:rPr>
        <w:t xml:space="preserve">, we found that genus richness was presently lower which is consistent with the negative effects of urbanization on stream macroinvertebrate assemblages </w:t>
      </w:r>
      <w:del w:id="1692" w:author="Kopp, Darin" w:date="2025-02-20T15:34:00Z">
        <w:r w:rsidR="00513D07">
          <w:rPr>
            <w:rFonts w:ascii="Times New Roman" w:hAnsi="Times New Roman" w:cs="Times New Roman"/>
            <w:color w:val="000000"/>
            <w:sz w:val="24"/>
            <w:szCs w:val="24"/>
          </w:rPr>
          <w:fldChar w:fldCharType="begin"/>
        </w:r>
        <w:r w:rsidR="00513D07">
          <w:rPr>
            <w:rFonts w:ascii="Times New Roman" w:hAnsi="Times New Roman" w:cs="Times New Roman"/>
            <w:color w:val="000000"/>
            <w:sz w:val="24"/>
            <w:szCs w:val="24"/>
          </w:rPr>
          <w:delInstrText xml:space="preserve"> ADDIN EN.CITE &lt;EndNote&gt;&lt;Cite&gt;&lt;Author&gt;Morse&lt;/Author&gt;&lt;Year&gt;2003&lt;/Year&gt;&lt;RecNum&gt;223&lt;/RecNum&gt;&lt;DisplayText&gt;(Morse et al. 2003)&lt;/DisplayText&gt;&lt;record&gt;&lt;rec-number&gt;223&lt;/rec-number&gt;&lt;foreign-keys&gt;&lt;key app="EN" db-id="rtxzfetfi9xw07eeartpf9t7wwtdt2arspvw" timestamp="1724373813"&gt;223&lt;/key&gt;&lt;/foreign-keys&gt;&lt;ref-type name="Journal Article"&gt;17&lt;/ref-type&gt;&lt;contributors&gt;&lt;authors&gt;&lt;author&gt;Morse, Chandler C.&lt;/author&gt;&lt;author&gt;Huryn, Alexander D.&lt;/author&gt;&lt;author&gt;Cronan, Christopher&lt;/author&gt;&lt;/authors&gt;&lt;/contributors&gt;&lt;titles&gt;&lt;title&gt;Impervious Surface Area as a Predictor of the Effects of Urbanization on Stream Insect Communities in Maine, U.S.A&lt;/title&gt;&lt;secondary-title&gt;Environmental Monitoring and Assessment&lt;/secondary-title&gt;&lt;/titles&gt;&lt;periodical&gt;&lt;full-title&gt;Environmental Monitoring and Assessment&lt;/full-title&gt;&lt;/periodical&gt;&lt;pages&gt;95-127&lt;/pages&gt;&lt;volume&gt;89&lt;/volume&gt;&lt;number&gt;1&lt;/number&gt;&lt;dates&gt;&lt;year&gt;2003&lt;/year&gt;&lt;pub-dates&gt;&lt;date&gt;2003/11/01&lt;/date&gt;&lt;/pub-dates&gt;&lt;/dates&gt;&lt;isbn&gt;1573-2959&lt;/isbn&gt;&lt;urls&gt;&lt;related-urls&gt;&lt;url&gt;https://doi.org/10.1023/A:1025821622411&lt;/url&gt;&lt;/related-urls&gt;&lt;/urls&gt;&lt;electronic-resource-num&gt;10.1023/A:1025821622411&lt;/electronic-resource-num&gt;&lt;/record&gt;&lt;/Cite&gt;&lt;/EndNote&gt;</w:delInstrText>
        </w:r>
        <w:r w:rsidR="00513D07">
          <w:rPr>
            <w:rFonts w:ascii="Times New Roman" w:hAnsi="Times New Roman" w:cs="Times New Roman"/>
            <w:color w:val="000000"/>
            <w:sz w:val="24"/>
            <w:szCs w:val="24"/>
          </w:rPr>
          <w:fldChar w:fldCharType="separate"/>
        </w:r>
        <w:r w:rsidR="00513D07">
          <w:rPr>
            <w:rFonts w:ascii="Times New Roman" w:hAnsi="Times New Roman" w:cs="Times New Roman"/>
            <w:noProof/>
            <w:color w:val="000000"/>
            <w:sz w:val="24"/>
            <w:szCs w:val="24"/>
          </w:rPr>
          <w:delText>(</w:delText>
        </w:r>
        <w:r w:rsidR="00000000">
          <w:fldChar w:fldCharType="begin"/>
        </w:r>
        <w:r w:rsidR="00000000">
          <w:delInstrText>HYPERLINK \l "_ENREF_45" \o "Morse, 2003 #223"</w:delInstrText>
        </w:r>
        <w:r w:rsidR="00000000">
          <w:fldChar w:fldCharType="separate"/>
        </w:r>
        <w:r w:rsidR="00FE06C8">
          <w:rPr>
            <w:rFonts w:ascii="Times New Roman" w:hAnsi="Times New Roman" w:cs="Times New Roman"/>
            <w:noProof/>
            <w:color w:val="000000"/>
            <w:sz w:val="24"/>
            <w:szCs w:val="24"/>
          </w:rPr>
          <w:delText>Morse et al. 2003</w:delText>
        </w:r>
        <w:r w:rsidR="00000000">
          <w:rPr>
            <w:rFonts w:ascii="Times New Roman" w:hAnsi="Times New Roman" w:cs="Times New Roman"/>
            <w:noProof/>
            <w:color w:val="000000"/>
            <w:sz w:val="24"/>
            <w:szCs w:val="24"/>
          </w:rPr>
          <w:fldChar w:fldCharType="end"/>
        </w:r>
        <w:r w:rsidR="00513D07">
          <w:rPr>
            <w:rFonts w:ascii="Times New Roman" w:hAnsi="Times New Roman" w:cs="Times New Roman"/>
            <w:noProof/>
            <w:color w:val="000000"/>
            <w:sz w:val="24"/>
            <w:szCs w:val="24"/>
          </w:rPr>
          <w:delText>)</w:delText>
        </w:r>
        <w:r w:rsidR="00513D07">
          <w:rPr>
            <w:rFonts w:ascii="Times New Roman" w:hAnsi="Times New Roman" w:cs="Times New Roman"/>
            <w:color w:val="000000"/>
            <w:sz w:val="24"/>
            <w:szCs w:val="24"/>
          </w:rPr>
          <w:fldChar w:fldCharType="end"/>
        </w:r>
        <w:r w:rsidR="005C0409">
          <w:rPr>
            <w:rFonts w:ascii="Times New Roman" w:hAnsi="Times New Roman" w:cs="Times New Roman"/>
            <w:color w:val="000000"/>
            <w:sz w:val="24"/>
            <w:szCs w:val="24"/>
          </w:rPr>
          <w:delText>.</w:delText>
        </w:r>
      </w:del>
      <w:ins w:id="1693" w:author="Kopp, Darin" w:date="2025-02-20T15:34:00Z">
        <w:r w:rsidR="007A41F7">
          <w:rPr>
            <w:rFonts w:ascii="Times New Roman" w:hAnsi="Times New Roman" w:cs="Times New Roman"/>
            <w:color w:val="000000"/>
            <w:sz w:val="24"/>
            <w:szCs w:val="24"/>
          </w:rPr>
          <w:fldChar w:fldCharType="begin"/>
        </w:r>
        <w:r w:rsidR="007A41F7">
          <w:rPr>
            <w:rFonts w:ascii="Times New Roman" w:hAnsi="Times New Roman" w:cs="Times New Roman"/>
            <w:color w:val="000000"/>
            <w:sz w:val="24"/>
            <w:szCs w:val="24"/>
          </w:rPr>
          <w:instrText xml:space="preserve"> ADDIN EN.CITE &lt;EndNote&gt;&lt;Cite&gt;&lt;Author&gt;Morse&lt;/Author&gt;&lt;Year&gt;2003&lt;/Year&gt;&lt;RecNum&gt;223&lt;/RecNum&gt;&lt;DisplayText&gt;(Morse et al. 2003)&lt;/DisplayText&gt;&lt;record&gt;&lt;rec-number&gt;223&lt;/rec-number&gt;&lt;foreign-keys&gt;&lt;key app="EN" db-id="rtxzfetfi9xw07eeartpf9t7wwtdt2arspvw" timestamp="1724373813" guid="21f7b835-6f5b-4897-9610-3a2a01511a9c"&gt;223&lt;/key&gt;&lt;/foreign-keys&gt;&lt;ref-type name="Journal Article"&gt;17&lt;/ref-type&gt;&lt;contributors&gt;&lt;authors&gt;&lt;author&gt;Morse, Chandler C.&lt;/author&gt;&lt;author&gt;Huryn, Alexander D.&lt;/author&gt;&lt;author&gt;Cronan, Christopher&lt;/author&gt;&lt;/authors&gt;&lt;/contributors&gt;&lt;titles&gt;&lt;title&gt;Impervious Surface Area as a Predictor of the Effects of Urbanization on Stream Insect Communities in Maine, U.S.A&lt;/title&gt;&lt;secondary-title&gt;Environmental Monitoring and Assessment&lt;/secondary-title&gt;&lt;/titles&gt;&lt;periodical&gt;&lt;full-title&gt;Environmental Monitoring and Assessment&lt;/full-title&gt;&lt;/periodical&gt;&lt;pages&gt;95-127&lt;/pages&gt;&lt;volume&gt;89&lt;/volume&gt;&lt;number&gt;1&lt;/number&gt;&lt;dates&gt;&lt;year&gt;2003&lt;/year&gt;&lt;pub-dates&gt;&lt;date&gt;2003/11/01&lt;/date&gt;&lt;/pub-dates&gt;&lt;/dates&gt;&lt;isbn&gt;1573-2959&lt;/isbn&gt;&lt;urls&gt;&lt;related-urls&gt;&lt;url&gt;https://doi.org/10.1023/A:1025821622411&lt;/url&gt;&lt;/related-urls&gt;&lt;/urls&gt;&lt;electronic-resource-num&gt;10.1023/A:1025821622411&lt;/electronic-resource-num&gt;&lt;/record&gt;&lt;/Cite&gt;&lt;/EndNote&gt;</w:instrText>
        </w:r>
        <w:r w:rsidR="007A41F7">
          <w:rPr>
            <w:rFonts w:ascii="Times New Roman" w:hAnsi="Times New Roman" w:cs="Times New Roman"/>
            <w:color w:val="000000"/>
            <w:sz w:val="24"/>
            <w:szCs w:val="24"/>
          </w:rPr>
          <w:fldChar w:fldCharType="separate"/>
        </w:r>
        <w:r w:rsidR="007A41F7">
          <w:rPr>
            <w:rFonts w:ascii="Times New Roman" w:hAnsi="Times New Roman" w:cs="Times New Roman"/>
            <w:noProof/>
            <w:color w:val="000000"/>
            <w:sz w:val="24"/>
            <w:szCs w:val="24"/>
          </w:rPr>
          <w:t>(</w:t>
        </w:r>
        <w:r w:rsidR="00000000">
          <w:fldChar w:fldCharType="begin"/>
        </w:r>
        <w:r w:rsidR="00000000">
          <w:instrText>HYPERLINK \l "_ENREF_52" \o "Morse, 2003 #223"</w:instrText>
        </w:r>
        <w:r w:rsidR="00000000">
          <w:fldChar w:fldCharType="separate"/>
        </w:r>
        <w:r w:rsidR="00707795">
          <w:rPr>
            <w:rFonts w:ascii="Times New Roman" w:hAnsi="Times New Roman" w:cs="Times New Roman"/>
            <w:noProof/>
            <w:color w:val="000000"/>
            <w:sz w:val="24"/>
            <w:szCs w:val="24"/>
          </w:rPr>
          <w:t>Morse et al. 2003</w:t>
        </w:r>
        <w:r w:rsidR="00000000">
          <w:rPr>
            <w:rFonts w:ascii="Times New Roman" w:hAnsi="Times New Roman" w:cs="Times New Roman"/>
            <w:noProof/>
            <w:color w:val="000000"/>
            <w:sz w:val="24"/>
            <w:szCs w:val="24"/>
          </w:rPr>
          <w:fldChar w:fldCharType="end"/>
        </w:r>
        <w:r w:rsidR="007A41F7">
          <w:rPr>
            <w:rFonts w:ascii="Times New Roman" w:hAnsi="Times New Roman" w:cs="Times New Roman"/>
            <w:noProof/>
            <w:color w:val="000000"/>
            <w:sz w:val="24"/>
            <w:szCs w:val="24"/>
          </w:rPr>
          <w:t>)</w:t>
        </w:r>
        <w:r w:rsidR="007A41F7">
          <w:rPr>
            <w:rFonts w:ascii="Times New Roman" w:hAnsi="Times New Roman" w:cs="Times New Roman"/>
            <w:color w:val="000000"/>
            <w:sz w:val="24"/>
            <w:szCs w:val="24"/>
          </w:rPr>
          <w:fldChar w:fldCharType="end"/>
        </w:r>
        <w:r w:rsidR="007A41F7">
          <w:rPr>
            <w:rFonts w:ascii="Times New Roman" w:hAnsi="Times New Roman" w:cs="Times New Roman"/>
            <w:color w:val="000000"/>
            <w:sz w:val="24"/>
            <w:szCs w:val="24"/>
          </w:rPr>
          <w:t xml:space="preserve">. </w:t>
        </w:r>
        <w:r w:rsidR="00B6192E">
          <w:rPr>
            <w:rFonts w:ascii="Times New Roman" w:hAnsi="Times New Roman" w:cs="Times New Roman"/>
            <w:color w:val="000000"/>
            <w:sz w:val="24"/>
            <w:szCs w:val="24"/>
          </w:rPr>
          <w:t xml:space="preserve">We also found different effects with respect to changes in precipitation whereby genus richness increased in the Northern Plains and decreased in Southern Appalachians. </w:t>
        </w:r>
      </w:ins>
      <w:r w:rsidR="00B6192E">
        <w:rPr>
          <w:rFonts w:ascii="Times New Roman" w:hAnsi="Times New Roman" w:cs="Times New Roman"/>
          <w:color w:val="000000"/>
          <w:sz w:val="24"/>
          <w:szCs w:val="24"/>
        </w:rPr>
        <w:t xml:space="preserve"> </w:t>
      </w:r>
      <w:r w:rsidR="007A41F7">
        <w:rPr>
          <w:rFonts w:ascii="Times New Roman" w:hAnsi="Times New Roman" w:cs="Times New Roman"/>
          <w:color w:val="000000"/>
          <w:sz w:val="24"/>
          <w:szCs w:val="24"/>
        </w:rPr>
        <w:t xml:space="preserve">Collectively, these </w:t>
      </w:r>
      <w:del w:id="1694" w:author="Kopp, Darin" w:date="2025-02-20T15:34:00Z">
        <w:r w:rsidR="00186FA8">
          <w:rPr>
            <w:rFonts w:ascii="Times New Roman" w:hAnsi="Times New Roman" w:cs="Times New Roman"/>
            <w:color w:val="000000"/>
            <w:sz w:val="24"/>
            <w:szCs w:val="24"/>
          </w:rPr>
          <w:delText xml:space="preserve">results elucidate </w:delText>
        </w:r>
      </w:del>
      <w:ins w:id="1695" w:author="Kopp, Darin" w:date="2025-02-20T15:34:00Z">
        <w:r w:rsidR="008138B9">
          <w:rPr>
            <w:rFonts w:ascii="Times New Roman" w:hAnsi="Times New Roman" w:cs="Times New Roman"/>
            <w:color w:val="000000"/>
            <w:sz w:val="24"/>
            <w:szCs w:val="24"/>
          </w:rPr>
          <w:t xml:space="preserve">patterns </w:t>
        </w:r>
        <w:r>
          <w:rPr>
            <w:rFonts w:ascii="Times New Roman" w:hAnsi="Times New Roman" w:cs="Times New Roman"/>
            <w:color w:val="000000"/>
            <w:sz w:val="24"/>
            <w:szCs w:val="24"/>
          </w:rPr>
          <w:t xml:space="preserve">reveal </w:t>
        </w:r>
      </w:ins>
      <w:r w:rsidR="007A41F7">
        <w:rPr>
          <w:rFonts w:ascii="Times New Roman" w:hAnsi="Times New Roman" w:cs="Times New Roman"/>
          <w:color w:val="000000"/>
          <w:sz w:val="24"/>
          <w:szCs w:val="24"/>
        </w:rPr>
        <w:t xml:space="preserve">which environmental variables </w:t>
      </w:r>
      <w:del w:id="1696" w:author="Kopp, Darin" w:date="2025-02-20T15:34:00Z">
        <w:r w:rsidR="00B82EC8">
          <w:rPr>
            <w:rFonts w:ascii="Times New Roman" w:hAnsi="Times New Roman" w:cs="Times New Roman"/>
            <w:color w:val="000000"/>
            <w:sz w:val="24"/>
            <w:szCs w:val="24"/>
          </w:rPr>
          <w:delText>could</w:delText>
        </w:r>
      </w:del>
      <w:ins w:id="1697" w:author="Kopp, Darin" w:date="2025-02-20T15:34:00Z">
        <w:r>
          <w:rPr>
            <w:rFonts w:ascii="Times New Roman" w:hAnsi="Times New Roman" w:cs="Times New Roman"/>
            <w:color w:val="000000"/>
            <w:sz w:val="24"/>
            <w:szCs w:val="24"/>
          </w:rPr>
          <w:t>may</w:t>
        </w:r>
      </w:ins>
      <w:r>
        <w:rPr>
          <w:rFonts w:ascii="Times New Roman" w:hAnsi="Times New Roman" w:cs="Times New Roman"/>
          <w:color w:val="000000"/>
          <w:sz w:val="24"/>
          <w:szCs w:val="24"/>
        </w:rPr>
        <w:t xml:space="preserve"> </w:t>
      </w:r>
      <w:r w:rsidR="007A41F7">
        <w:rPr>
          <w:rFonts w:ascii="Times New Roman" w:hAnsi="Times New Roman" w:cs="Times New Roman"/>
          <w:color w:val="000000"/>
          <w:sz w:val="24"/>
          <w:szCs w:val="24"/>
        </w:rPr>
        <w:t xml:space="preserve">be most important </w:t>
      </w:r>
      <w:del w:id="1698" w:author="Kopp, Darin" w:date="2025-02-20T15:34:00Z">
        <w:r w:rsidR="00B82EC8">
          <w:rPr>
            <w:rFonts w:ascii="Times New Roman" w:hAnsi="Times New Roman" w:cs="Times New Roman"/>
            <w:color w:val="000000"/>
            <w:sz w:val="24"/>
            <w:szCs w:val="24"/>
          </w:rPr>
          <w:delText>for</w:delText>
        </w:r>
      </w:del>
      <w:ins w:id="1699" w:author="Kopp, Darin" w:date="2025-02-20T15:34:00Z">
        <w:r>
          <w:rPr>
            <w:rFonts w:ascii="Times New Roman" w:hAnsi="Times New Roman" w:cs="Times New Roman"/>
            <w:color w:val="000000"/>
            <w:sz w:val="24"/>
            <w:szCs w:val="24"/>
          </w:rPr>
          <w:t>in</w:t>
        </w:r>
      </w:ins>
      <w:r>
        <w:rPr>
          <w:rFonts w:ascii="Times New Roman" w:hAnsi="Times New Roman" w:cs="Times New Roman"/>
          <w:color w:val="000000"/>
          <w:sz w:val="24"/>
          <w:szCs w:val="24"/>
        </w:rPr>
        <w:t xml:space="preserve"> </w:t>
      </w:r>
      <w:r w:rsidR="007A41F7">
        <w:rPr>
          <w:rFonts w:ascii="Times New Roman" w:hAnsi="Times New Roman" w:cs="Times New Roman"/>
          <w:color w:val="000000"/>
          <w:sz w:val="24"/>
          <w:szCs w:val="24"/>
        </w:rPr>
        <w:t>structuring microinvertebrate assemblages and in what contexts</w:t>
      </w:r>
      <w:del w:id="1700" w:author="Kopp, Darin" w:date="2025-02-20T15:34:00Z">
        <w:r w:rsidR="00186FA8">
          <w:rPr>
            <w:rFonts w:ascii="Times New Roman" w:hAnsi="Times New Roman" w:cs="Times New Roman"/>
            <w:color w:val="000000"/>
            <w:sz w:val="24"/>
            <w:szCs w:val="24"/>
          </w:rPr>
          <w:delText xml:space="preserve">. </w:delText>
        </w:r>
      </w:del>
    </w:p>
    <w:p w14:paraId="02763AC6" w14:textId="77777777" w:rsidR="00C246AF" w:rsidRDefault="00C246AF" w:rsidP="00575A2E">
      <w:pPr>
        <w:spacing w:line="480" w:lineRule="auto"/>
        <w:ind w:firstLine="720"/>
        <w:contextualSpacing/>
        <w:rPr>
          <w:del w:id="1701" w:author="Kopp, Darin" w:date="2025-02-20T15:34:00Z"/>
          <w:rFonts w:ascii="Times New Roman" w:hAnsi="Times New Roman" w:cs="Times New Roman"/>
          <w:color w:val="000000"/>
          <w:sz w:val="24"/>
          <w:szCs w:val="24"/>
        </w:rPr>
      </w:pPr>
      <w:del w:id="1702" w:author="Kopp, Darin" w:date="2025-02-20T15:34:00Z">
        <w:r>
          <w:rPr>
            <w:rFonts w:ascii="Times New Roman" w:hAnsi="Times New Roman" w:cs="Times New Roman"/>
            <w:color w:val="000000"/>
            <w:sz w:val="24"/>
            <w:szCs w:val="24"/>
          </w:rPr>
          <w:delText>We compared taxon-specific occurrence probabilities under present-day and hindcasted conditions to identify</w:delText>
        </w:r>
        <w:r w:rsidR="00186FA8">
          <w:rPr>
            <w:rFonts w:ascii="Times New Roman" w:hAnsi="Times New Roman" w:cs="Times New Roman"/>
            <w:color w:val="000000"/>
            <w:sz w:val="24"/>
            <w:szCs w:val="24"/>
          </w:rPr>
          <w:delText xml:space="preserve"> taxa</w:delText>
        </w:r>
        <w:r>
          <w:rPr>
            <w:rFonts w:ascii="Times New Roman" w:hAnsi="Times New Roman" w:cs="Times New Roman"/>
            <w:color w:val="000000"/>
            <w:sz w:val="24"/>
            <w:szCs w:val="24"/>
          </w:rPr>
          <w:delText xml:space="preserve"> </w:delText>
        </w:r>
        <w:r w:rsidR="00186FA8">
          <w:rPr>
            <w:rFonts w:ascii="Times New Roman" w:hAnsi="Times New Roman" w:cs="Times New Roman"/>
            <w:color w:val="000000"/>
            <w:sz w:val="24"/>
            <w:szCs w:val="24"/>
          </w:rPr>
          <w:delText>that were considered</w:delText>
        </w:r>
        <w:r w:rsidR="005132B2">
          <w:rPr>
            <w:rFonts w:ascii="Times New Roman" w:hAnsi="Times New Roman" w:cs="Times New Roman"/>
            <w:color w:val="000000"/>
            <w:sz w:val="24"/>
            <w:szCs w:val="24"/>
          </w:rPr>
          <w:delText xml:space="preserve"> to</w:delText>
        </w:r>
        <w:r w:rsidR="00186FA8">
          <w:rPr>
            <w:rFonts w:ascii="Times New Roman" w:hAnsi="Times New Roman" w:cs="Times New Roman"/>
            <w:color w:val="000000"/>
            <w:sz w:val="24"/>
            <w:szCs w:val="24"/>
          </w:rPr>
          <w:delText xml:space="preserve"> </w:delText>
        </w:r>
        <w:r>
          <w:rPr>
            <w:rFonts w:ascii="Times New Roman" w:hAnsi="Times New Roman" w:cs="Times New Roman"/>
            <w:color w:val="000000"/>
            <w:sz w:val="24"/>
            <w:szCs w:val="24"/>
          </w:rPr>
          <w:delText>increase</w:delText>
        </w:r>
        <w:r w:rsidR="00186FA8">
          <w:rPr>
            <w:rFonts w:ascii="Times New Roman" w:hAnsi="Times New Roman" w:cs="Times New Roman"/>
            <w:color w:val="000000"/>
            <w:sz w:val="24"/>
            <w:szCs w:val="24"/>
          </w:rPr>
          <w:delText xml:space="preserve"> or</w:delText>
        </w:r>
        <w:r>
          <w:rPr>
            <w:rFonts w:ascii="Times New Roman" w:hAnsi="Times New Roman" w:cs="Times New Roman"/>
            <w:color w:val="000000"/>
            <w:sz w:val="24"/>
            <w:szCs w:val="24"/>
          </w:rPr>
          <w:delText xml:space="preserve"> decrease</w:delText>
        </w:r>
        <w:r w:rsidR="00186FA8">
          <w:rPr>
            <w:rFonts w:ascii="Times New Roman" w:hAnsi="Times New Roman" w:cs="Times New Roman"/>
            <w:color w:val="000000"/>
            <w:sz w:val="24"/>
            <w:szCs w:val="24"/>
          </w:rPr>
          <w:delText xml:space="preserve"> under anthropogenic disturbance</w:delText>
        </w:r>
        <w:r>
          <w:rPr>
            <w:rFonts w:ascii="Times New Roman" w:hAnsi="Times New Roman" w:cs="Times New Roman"/>
            <w:color w:val="000000"/>
            <w:sz w:val="24"/>
            <w:szCs w:val="24"/>
          </w:rPr>
          <w:delText>.</w:delText>
        </w:r>
      </w:del>
      <w:moveFromRangeStart w:id="1703" w:author="Kopp, Darin" w:date="2025-02-20T15:34:00Z" w:name="move190958084"/>
      <w:moveFrom w:id="1704" w:author="Kopp, Darin" w:date="2025-02-20T15:34:00Z">
        <w:r w:rsidR="007A41F7">
          <w:rPr>
            <w:rFonts w:ascii="Times New Roman" w:hAnsi="Times New Roman" w:cs="Times New Roman"/>
            <w:color w:val="000000"/>
            <w:sz w:val="24"/>
            <w:szCs w:val="24"/>
          </w:rPr>
          <w:t xml:space="preserve"> </w:t>
        </w:r>
        <w:r w:rsidR="007A41F7">
          <w:rPr>
            <w:rFonts w:ascii="Times New Roman" w:hAnsi="Times New Roman" w:cs="Times New Roman"/>
            <w:sz w:val="24"/>
            <w:szCs w:val="24"/>
          </w:rPr>
          <w:t xml:space="preserve">Insects in most ecoregions tended to decrease with disturbance while non-insects tended to increase. </w:t>
        </w:r>
      </w:moveFrom>
      <w:moveFromRangeEnd w:id="1703"/>
      <w:del w:id="1705" w:author="Kopp, Darin" w:date="2025-02-20T15:34:00Z">
        <w:r w:rsidR="00DF1E12">
          <w:rPr>
            <w:rFonts w:ascii="Times New Roman" w:hAnsi="Times New Roman" w:cs="Times New Roman"/>
            <w:sz w:val="24"/>
            <w:szCs w:val="24"/>
          </w:rPr>
          <w:delText>This suggests</w:delText>
        </w:r>
        <w:r w:rsidR="00822B90">
          <w:rPr>
            <w:rFonts w:ascii="Times New Roman" w:hAnsi="Times New Roman" w:cs="Times New Roman"/>
            <w:sz w:val="24"/>
            <w:szCs w:val="24"/>
          </w:rPr>
          <w:delText xml:space="preserve"> that</w:delText>
        </w:r>
        <w:r w:rsidR="00DF1E12">
          <w:rPr>
            <w:rFonts w:ascii="Times New Roman" w:hAnsi="Times New Roman" w:cs="Times New Roman"/>
            <w:sz w:val="24"/>
            <w:szCs w:val="24"/>
          </w:rPr>
          <w:delText xml:space="preserve"> insect taxa may, in general, be </w:delText>
        </w:r>
        <w:r w:rsidR="00DF3312">
          <w:rPr>
            <w:rFonts w:ascii="Times New Roman" w:hAnsi="Times New Roman" w:cs="Times New Roman"/>
            <w:sz w:val="24"/>
            <w:szCs w:val="24"/>
          </w:rPr>
          <w:delText xml:space="preserve">comparatively </w:delText>
        </w:r>
        <w:r w:rsidR="00DF1E12">
          <w:rPr>
            <w:rFonts w:ascii="Times New Roman" w:hAnsi="Times New Roman" w:cs="Times New Roman"/>
            <w:sz w:val="24"/>
            <w:szCs w:val="24"/>
          </w:rPr>
          <w:delText>less tolerant to anthropogenic disturbance</w:delText>
        </w:r>
        <w:r w:rsidR="00245D62">
          <w:rPr>
            <w:rFonts w:ascii="Times New Roman" w:hAnsi="Times New Roman" w:cs="Times New Roman"/>
            <w:sz w:val="24"/>
            <w:szCs w:val="24"/>
          </w:rPr>
          <w:delText xml:space="preserve"> </w:delText>
        </w:r>
        <w:r w:rsidR="00245D62">
          <w:rPr>
            <w:rFonts w:ascii="Times New Roman" w:hAnsi="Times New Roman" w:cs="Times New Roman"/>
            <w:sz w:val="24"/>
            <w:szCs w:val="24"/>
          </w:rPr>
          <w:fldChar w:fldCharType="begin"/>
        </w:r>
        <w:r w:rsidR="00245D62">
          <w:rPr>
            <w:rFonts w:ascii="Times New Roman" w:hAnsi="Times New Roman" w:cs="Times New Roman"/>
            <w:sz w:val="24"/>
            <w:szCs w:val="24"/>
          </w:rPr>
          <w:delInstrText xml:space="preserve"> ADDIN EN.CITE &lt;EndNote&gt;&lt;Cite&gt;&lt;Author&gt;Jähnig&lt;/Author&gt;&lt;Year&gt;2021&lt;/Year&gt;&lt;RecNum&gt;219&lt;/RecNum&gt;&lt;DisplayText&gt;(Jähnig et al. 2021)&lt;/DisplayText&gt;&lt;record&gt;&lt;rec-number&gt;219&lt;/rec-number&gt;&lt;foreign-keys&gt;&lt;key app="EN" db-id="rtxzfetfi9xw07eeartpf9t7wwtdt2arspvw" timestamp="1724371447"&gt;219&lt;/key&gt;&lt;/foreign-keys&gt;&lt;ref-type name="Journal Article"&gt;17&lt;/ref-type&gt;&lt;contributors&gt;&lt;authors&gt;&lt;author&gt;Jähnig, Sonja C.&lt;/author&gt;&lt;author&gt;Baranov, Viktor&lt;/author&gt;&lt;author&gt;Altermatt, Florian&lt;/author&gt;&lt;author&gt;Cranston, Peter&lt;/author&gt;&lt;author&gt;Friedrichs-Manthey, Martin&lt;/author&gt;&lt;author&gt;Geist, Juergen&lt;/author&gt;&lt;author&gt;He, Fengzhi&lt;/author&gt;&lt;author&gt;Heino, Jani&lt;/author&gt;&lt;author&gt;Hering, Daniel&lt;/author&gt;&lt;author&gt;Hölker, Franz&lt;/author&gt;&lt;author&gt;Jourdan, Jonas&lt;/author&gt;&lt;author&gt;Kalinkat, Gregor&lt;/author&gt;&lt;author&gt;Kiesel, Jens&lt;/author&gt;&lt;author&gt;Leese, Florian&lt;/author&gt;&lt;author&gt;Maasri, Alain&lt;/author&gt;&lt;author&gt;Monaghan, Michael T.&lt;/author&gt;&lt;author&gt;Schäfer, Ralf B.&lt;/author&gt;&lt;author&gt;Tockner, Klement&lt;/author&gt;&lt;author&gt;Tonkin, Jonathan D.&lt;/author&gt;&lt;author&gt;Domisch, Sami&lt;/author&gt;&lt;/authors&gt;&lt;/contributors&gt;&lt;titles&gt;&lt;title&gt;Revisiting global trends in freshwater insect biodiversity&lt;/title&gt;&lt;secondary-title&gt;WIREs Water&lt;/secondary-title&gt;&lt;/titles&gt;&lt;periodical&gt;&lt;full-title&gt;WIREs Water&lt;/full-title&gt;&lt;/periodical&gt;&lt;pages&gt;e1506&lt;/pages&gt;&lt;volume&gt;8&lt;/volume&gt;&lt;number&gt;2&lt;/number&gt;&lt;keywords&gt;&lt;keyword&gt;freshwater ecosystems&lt;/keyword&gt;&lt;keyword&gt;insect abundance&lt;/keyword&gt;&lt;keyword&gt;long-term research&lt;/keyword&gt;&lt;keyword&gt;threats&lt;/keyword&gt;&lt;/keywords&gt;&lt;dates&gt;&lt;year&gt;2021&lt;/year&gt;&lt;pub-dates&gt;&lt;date&gt;2021/03/01&lt;/date&gt;&lt;/pub-dates&gt;&lt;/dates&gt;&lt;publisher&gt;John Wiley &amp;amp; Sons, Ltd&lt;/publisher&gt;&lt;isbn&gt;2049-1948&lt;/isbn&gt;&lt;urls&gt;&lt;related-urls&gt;&lt;url&gt;https://doi.org/10.1002/wat2.1506&lt;/url&gt;&lt;/related-urls&gt;&lt;/urls&gt;&lt;electronic-resource-num&gt;https://doi.org/10.1002/wat2.1506&lt;/electronic-resource-num&gt;&lt;access-date&gt;2024/08/22&lt;/access-date&gt;&lt;/record&gt;&lt;/Cite&gt;&lt;/EndNote&gt;</w:delInstrText>
        </w:r>
        <w:r w:rsidR="00245D62">
          <w:rPr>
            <w:rFonts w:ascii="Times New Roman" w:hAnsi="Times New Roman" w:cs="Times New Roman"/>
            <w:sz w:val="24"/>
            <w:szCs w:val="24"/>
          </w:rPr>
          <w:fldChar w:fldCharType="separate"/>
        </w:r>
        <w:r w:rsidR="00245D62">
          <w:rPr>
            <w:rFonts w:ascii="Times New Roman" w:hAnsi="Times New Roman" w:cs="Times New Roman"/>
            <w:noProof/>
            <w:sz w:val="24"/>
            <w:szCs w:val="24"/>
          </w:rPr>
          <w:delText>(</w:delText>
        </w:r>
        <w:r w:rsidR="00000000">
          <w:fldChar w:fldCharType="begin"/>
        </w:r>
        <w:r w:rsidR="00000000">
          <w:delInstrText>HYPERLINK \l "_ENREF_31" \o "Jähnig, 2021 #219"</w:delInstrText>
        </w:r>
        <w:r w:rsidR="00000000">
          <w:fldChar w:fldCharType="separate"/>
        </w:r>
        <w:r w:rsidR="00FE06C8">
          <w:rPr>
            <w:rFonts w:ascii="Times New Roman" w:hAnsi="Times New Roman" w:cs="Times New Roman"/>
            <w:noProof/>
            <w:sz w:val="24"/>
            <w:szCs w:val="24"/>
          </w:rPr>
          <w:delText>Jähnig et al. 2021</w:delText>
        </w:r>
        <w:r w:rsidR="00000000">
          <w:rPr>
            <w:rFonts w:ascii="Times New Roman" w:hAnsi="Times New Roman" w:cs="Times New Roman"/>
            <w:noProof/>
            <w:sz w:val="24"/>
            <w:szCs w:val="24"/>
          </w:rPr>
          <w:fldChar w:fldCharType="end"/>
        </w:r>
        <w:r w:rsidR="00245D62">
          <w:rPr>
            <w:rFonts w:ascii="Times New Roman" w:hAnsi="Times New Roman" w:cs="Times New Roman"/>
            <w:noProof/>
            <w:sz w:val="24"/>
            <w:szCs w:val="24"/>
          </w:rPr>
          <w:delText>)</w:delText>
        </w:r>
        <w:r w:rsidR="00245D62">
          <w:rPr>
            <w:rFonts w:ascii="Times New Roman" w:hAnsi="Times New Roman" w:cs="Times New Roman"/>
            <w:sz w:val="24"/>
            <w:szCs w:val="24"/>
          </w:rPr>
          <w:fldChar w:fldCharType="end"/>
        </w:r>
        <w:r w:rsidR="00245D62">
          <w:rPr>
            <w:rFonts w:ascii="Times New Roman" w:hAnsi="Times New Roman" w:cs="Times New Roman"/>
            <w:sz w:val="24"/>
            <w:szCs w:val="24"/>
          </w:rPr>
          <w:delText xml:space="preserve"> </w:delText>
        </w:r>
        <w:r w:rsidR="00DF1E12">
          <w:rPr>
            <w:rFonts w:ascii="Times New Roman" w:hAnsi="Times New Roman" w:cs="Times New Roman"/>
            <w:sz w:val="24"/>
            <w:szCs w:val="24"/>
          </w:rPr>
          <w:delText xml:space="preserve">and aligns with other studies that have documented declines in insect richness </w:delText>
        </w:r>
        <w:r w:rsidR="00DF1E12">
          <w:rPr>
            <w:rFonts w:ascii="Times New Roman" w:hAnsi="Times New Roman" w:cs="Times New Roman"/>
            <w:sz w:val="24"/>
            <w:szCs w:val="24"/>
          </w:rPr>
          <w:fldChar w:fldCharType="begin"/>
        </w:r>
        <w:r w:rsidR="00317E8C">
          <w:rPr>
            <w:rFonts w:ascii="Times New Roman" w:hAnsi="Times New Roman" w:cs="Times New Roman"/>
            <w:sz w:val="24"/>
            <w:szCs w:val="24"/>
          </w:rPr>
          <w:delInstrText xml:space="preserve"> ADDIN EN.CITE &lt;EndNote&gt;&lt;Cite&gt;&lt;Author&gt;Rumschlag&lt;/Author&gt;&lt;Year&gt;2023&lt;/Year&gt;&lt;RecNum&gt;109&lt;/RecNum&gt;&lt;DisplayText&gt;(Rumschlag et al. 2023)&lt;/DisplayText&gt;&lt;record&gt;&lt;rec-number&gt;109&lt;/rec-number&gt;&lt;foreign-keys&gt;&lt;key app="EN" db-id="rtxzfetfi9xw07eeartpf9t7wwtdt2arspvw" timestamp="1713314446" guid="27f9cab4-aad2-4be7-9b28-822430a9c5fd"&gt;109&lt;/key&gt;&lt;/foreign-keys&gt;&lt;ref-type name="Journal Article"&gt;17&lt;/ref-type&gt;&lt;contributors&gt;&lt;authors&gt;&lt;author&gt;Rumschlag, Samantha L.&lt;/author&gt;&lt;author&gt;Mahon, Michael B.&lt;/author&gt;&lt;author&gt;Jones, Devin K.&lt;/author&gt;&lt;author&gt;Battaglin, William&lt;/author&gt;&lt;author&gt;Behrens, Jonny&lt;/author&gt;&lt;author&gt;Bernhardt, Emily S.&lt;/author&gt;&lt;author&gt;Bradley, Paul&lt;/author&gt;&lt;author&gt;Brown, Ethan&lt;/author&gt;&lt;author&gt;De Laender, Frederik&lt;/author&gt;&lt;author&gt;Hill, Ryan&lt;/author&gt;&lt;author&gt;Kunz, Stefan&lt;/author&gt;&lt;author&gt;Lee, Sylvia&lt;/author&gt;&lt;author&gt;Rosi, Emma&lt;/author&gt;&lt;author&gt;Schäfer, Ralf&lt;/author&gt;&lt;author&gt;Schmidt, Travis S.&lt;/author&gt;&lt;author&gt;Simonin, Marie&lt;/author&gt;&lt;author&gt;Smalling, Kelly&lt;/author&gt;&lt;author&gt;Voss, Kristofor&lt;/author&gt;&lt;author&gt;Rohr, Jason R.&lt;/author&gt;&lt;/authors&gt;&lt;/contributors&gt;&lt;titles&gt;&lt;title&gt;Density declines, richness increases, and composition shifts in stream macroinvertebrates&lt;/title&gt;&lt;secondary-title&gt;Science Advances&lt;/secondary-title&gt;&lt;/titles&gt;&lt;periodical&gt;&lt;full-title&gt;Science Advances&lt;/full-title&gt;&lt;/periodical&gt;&lt;pages&gt;eadf4896&lt;/pages&gt;&lt;volume&gt;9&lt;/volume&gt;&lt;number&gt;18&lt;/number&gt;&lt;dates&gt;&lt;year&gt;2023&lt;/year&gt;&lt;/dates&gt;&lt;publisher&gt;American Association for the Advancement of Science&lt;/publisher&gt;&lt;urls&gt;&lt;related-urls&gt;&lt;url&gt;https://doi.org/10.1126/sciadv.adf4896&lt;/url&gt;&lt;/related-urls&gt;&lt;/urls&gt;&lt;electronic-resource-num&gt;10.1126/sciadv.adf4896&lt;/electronic-resource-num&gt;&lt;access-date&gt;2024/04/16&lt;/access-date&gt;&lt;/record&gt;&lt;/Cite&gt;&lt;/EndNote&gt;</w:delInstrText>
        </w:r>
        <w:r w:rsidR="00DF1E12">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"_ENREF_53" \o "Rumschlag, 2023 #109"</w:delInstrText>
        </w:r>
        <w:r w:rsidR="00000000">
          <w:fldChar w:fldCharType="separate"/>
        </w:r>
        <w:r w:rsidR="00FE06C8">
          <w:rPr>
            <w:rFonts w:ascii="Times New Roman" w:hAnsi="Times New Roman" w:cs="Times New Roman"/>
            <w:noProof/>
            <w:sz w:val="24"/>
            <w:szCs w:val="24"/>
          </w:rPr>
          <w:delText>Rumschlag et al. 2023</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DF1E12">
          <w:rPr>
            <w:rFonts w:ascii="Times New Roman" w:hAnsi="Times New Roman" w:cs="Times New Roman"/>
            <w:sz w:val="24"/>
            <w:szCs w:val="24"/>
          </w:rPr>
          <w:fldChar w:fldCharType="end"/>
        </w:r>
        <w:r w:rsidR="00DF1E12">
          <w:rPr>
            <w:rFonts w:ascii="Times New Roman" w:hAnsi="Times New Roman" w:cs="Times New Roman"/>
            <w:sz w:val="24"/>
            <w:szCs w:val="24"/>
          </w:rPr>
          <w:delText xml:space="preserve">. </w:delText>
        </w:r>
        <w:r w:rsidR="00822B90">
          <w:rPr>
            <w:rFonts w:ascii="Times New Roman" w:hAnsi="Times New Roman" w:cs="Times New Roman"/>
            <w:sz w:val="24"/>
            <w:szCs w:val="24"/>
          </w:rPr>
          <w:delText xml:space="preserve">Among insects, </w:delText>
        </w:r>
        <w:r w:rsidR="00DF1E12" w:rsidRPr="00701361">
          <w:rPr>
            <w:rFonts w:ascii="Times New Roman" w:hAnsi="Times New Roman" w:cs="Times New Roman"/>
            <w:sz w:val="24"/>
            <w:szCs w:val="24"/>
          </w:rPr>
          <w:delText>Ephemeroptera, Plecoptera and Trichoptera</w:delText>
        </w:r>
        <w:r w:rsidR="00DF1E12">
          <w:rPr>
            <w:rFonts w:ascii="Times New Roman" w:hAnsi="Times New Roman" w:cs="Times New Roman"/>
            <w:sz w:val="24"/>
            <w:szCs w:val="24"/>
          </w:rPr>
          <w:delText xml:space="preserve"> </w:delText>
        </w:r>
        <w:r w:rsidR="004614C5">
          <w:rPr>
            <w:rFonts w:ascii="Times New Roman" w:hAnsi="Times New Roman" w:cs="Times New Roman"/>
            <w:sz w:val="24"/>
            <w:szCs w:val="24"/>
          </w:rPr>
          <w:delText xml:space="preserve">(EPT) </w:delText>
        </w:r>
        <w:r w:rsidR="00DF1E12">
          <w:rPr>
            <w:rFonts w:ascii="Times New Roman" w:hAnsi="Times New Roman" w:cs="Times New Roman"/>
            <w:sz w:val="24"/>
            <w:szCs w:val="24"/>
          </w:rPr>
          <w:delText>are often used as</w:delText>
        </w:r>
        <w:r w:rsidR="00822B90">
          <w:rPr>
            <w:rFonts w:ascii="Times New Roman" w:hAnsi="Times New Roman" w:cs="Times New Roman"/>
            <w:sz w:val="24"/>
            <w:szCs w:val="24"/>
          </w:rPr>
          <w:delText xml:space="preserve"> indicators of anthropogenic disturbance </w:delText>
        </w:r>
        <w:r w:rsidR="00822B90">
          <w:rPr>
            <w:rFonts w:ascii="Times New Roman" w:hAnsi="Times New Roman" w:cs="Times New Roman"/>
            <w:sz w:val="24"/>
            <w:szCs w:val="24"/>
          </w:rPr>
          <w:fldChar w:fldCharType="begin"/>
        </w:r>
        <w:r w:rsidR="00317E8C">
          <w:rPr>
            <w:rFonts w:ascii="Times New Roman" w:hAnsi="Times New Roman" w:cs="Times New Roman"/>
            <w:sz w:val="24"/>
            <w:szCs w:val="24"/>
          </w:rPr>
          <w:delInstrText xml:space="preserve"> ADDIN EN.CITE &lt;EndNote&gt;&lt;Cite&gt;&lt;Author&gt;Stoddard&lt;/Author&gt;&lt;Year&gt;2008&lt;/Year&gt;&lt;RecNum&gt;63&lt;/RecNum&gt;&lt;DisplayText&gt;(Stoddard et al. 2008)&lt;/DisplayText&gt;&lt;record&gt;&lt;rec-number&gt;63&lt;/rec-number&gt;&lt;foreign-keys&gt;&lt;key app="EN" db-id="rtxzfetfi9xw07eeartpf9t7wwtdt2arspvw" timestamp="1708551890" guid="b5d04beb-61c0-4c65-93ba-16a7aa37e0ad"&gt;63&lt;/key&gt;&lt;/foreign-keys&gt;&lt;ref-type name="Journal Article"&gt;17&lt;/ref-type&gt;&lt;contributors&gt;&lt;authors&gt;&lt;author&gt;Stoddard, John L.&lt;/author&gt;&lt;author&gt;Herlihy, Alan T.&lt;/author&gt;&lt;author&gt;Peck, David V.&lt;/author&gt;&lt;author&gt;Hughes, Robert M.&lt;/author&gt;&lt;author&gt;Whittier, Thomas R.&lt;/author&gt;&lt;author&gt;Tarquinio, Ellen&lt;/author&gt;&lt;/authors&gt;&lt;/contributors&gt;&lt;titles&gt;&lt;title&gt;A process for creating multimetric indices for large-scale aquatic surveys&lt;/title&gt;&lt;secondary-title&gt;Journal of the North American Benthological Society&lt;/secondary-title&gt;&lt;/titles&gt;&lt;periodical&gt;&lt;full-title&gt;Journal of the North American Benthological Society&lt;/full-title&gt;&lt;/periodical&gt;&lt;pages&gt;878-891&lt;/pages&gt;&lt;volume&gt;27&lt;/volume&gt;&lt;number&gt;4&lt;/number&gt;&lt;dates&gt;&lt;year&gt;2008&lt;/year&gt;&lt;pub-dates&gt;&lt;date&gt;2008/12/01&lt;/date&gt;&lt;/pub-dates&gt;&lt;/dates&gt;&lt;publisher&gt;The University of Chicago Press&lt;/publisher&gt;&lt;isbn&gt;0887-3593&lt;/isbn&gt;&lt;urls&gt;&lt;related-urls&gt;&lt;url&gt;https://doi.org/10.1899/08-053.1&lt;/url&gt;&lt;/related-urls&gt;&lt;/urls&gt;&lt;electronic-resource-num&gt;10.1899/08-053.1&lt;/electronic-resource-num&gt;&lt;access-date&gt;2024/02/21&lt;/access-date&gt;&lt;/record&gt;&lt;/Cite&gt;&lt;/EndNote&gt;</w:delInstrText>
        </w:r>
        <w:r w:rsidR="00822B90">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"_ENREF_60" \o "Stoddard, 2008 #63"</w:delInstrText>
        </w:r>
        <w:r w:rsidR="00000000">
          <w:fldChar w:fldCharType="separate"/>
        </w:r>
        <w:r w:rsidR="00FE06C8">
          <w:rPr>
            <w:rFonts w:ascii="Times New Roman" w:hAnsi="Times New Roman" w:cs="Times New Roman"/>
            <w:noProof/>
            <w:sz w:val="24"/>
            <w:szCs w:val="24"/>
          </w:rPr>
          <w:delText>Stoddard et al. 2008</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822B90">
          <w:rPr>
            <w:rFonts w:ascii="Times New Roman" w:hAnsi="Times New Roman" w:cs="Times New Roman"/>
            <w:sz w:val="24"/>
            <w:szCs w:val="24"/>
          </w:rPr>
          <w:fldChar w:fldCharType="end"/>
        </w:r>
        <w:r w:rsidR="00C22406">
          <w:rPr>
            <w:rFonts w:ascii="Times New Roman" w:hAnsi="Times New Roman" w:cs="Times New Roman"/>
            <w:sz w:val="24"/>
            <w:szCs w:val="24"/>
          </w:rPr>
          <w:delText xml:space="preserve"> and considered to have already lost a considerable proportion of species</w:delText>
        </w:r>
        <w:r w:rsidR="004614C5">
          <w:rPr>
            <w:rFonts w:ascii="Times New Roman" w:hAnsi="Times New Roman" w:cs="Times New Roman"/>
            <w:sz w:val="24"/>
            <w:szCs w:val="24"/>
          </w:rPr>
          <w:delText xml:space="preserve"> </w:delText>
        </w:r>
        <w:r w:rsidR="004614C5">
          <w:rPr>
            <w:rFonts w:ascii="Times New Roman" w:hAnsi="Times New Roman" w:cs="Times New Roman"/>
            <w:sz w:val="24"/>
            <w:szCs w:val="24"/>
          </w:rPr>
          <w:fldChar w:fldCharType="begin"/>
        </w:r>
        <w:r w:rsidR="004614C5">
          <w:rPr>
            <w:rFonts w:ascii="Times New Roman" w:hAnsi="Times New Roman" w:cs="Times New Roman"/>
            <w:sz w:val="24"/>
            <w:szCs w:val="24"/>
          </w:rPr>
          <w:delInstrText xml:space="preserve"> ADDIN EN.CITE &lt;EndNote&gt;&lt;Cite&gt;&lt;Author&gt;Sánchez-Bayo&lt;/Author&gt;&lt;Year&gt;2019&lt;/Year&gt;&lt;RecNum&gt;224&lt;/RecNum&gt;&lt;DisplayText&gt;(Sánchez-Bayo and Wyckhuys 2019)&lt;/DisplayText&gt;&lt;record&gt;&lt;rec-number&gt;224&lt;/rec-number&gt;&lt;foreign-keys&gt;&lt;key app="EN" db-id="rtxzfetfi9xw07eeartpf9t7wwtdt2arspvw" timestamp="1724374655"&gt;224&lt;/key&gt;&lt;/foreign-keys&gt;&lt;ref-type name="Journal Article"&gt;17&lt;/ref-type&gt;&lt;contributors&gt;&lt;authors&gt;&lt;author&gt;Sánchez-Bayo, Francisco&lt;/author&gt;&lt;author&gt;Wyckhuys, Kris A. G.&lt;/author&gt;&lt;/authors&gt;&lt;/contributors&gt;&lt;titles&gt;&lt;title&gt;Worldwide decline of the entomofauna: A review of its drivers&lt;/title&gt;&lt;secondary-title&gt;Biological Conservation&lt;/secondary-title&gt;&lt;/titles&gt;&lt;periodical&gt;&lt;full-title&gt;Biological Conservation&lt;/full-title&gt;&lt;/periodical&gt;&lt;pages&gt;8-27&lt;/pages&gt;&lt;volume&gt;232&lt;/volume&gt;&lt;keywords&gt;&lt;keyword&gt;Extinction&lt;/keyword&gt;&lt;keyword&gt;Pollinators&lt;/keyword&gt;&lt;keyword&gt;Aquatic insects&lt;/keyword&gt;&lt;keyword&gt;Agriculture&lt;/keyword&gt;&lt;keyword&gt;Pesticides&lt;/keyword&gt;&lt;keyword&gt;Ecosystem services&lt;/keyword&gt;&lt;keyword&gt;Global change ecology&lt;/keyword&gt;&lt;/keywords&gt;&lt;dates&gt;&lt;year&gt;2019&lt;/year&gt;&lt;pub-dates&gt;&lt;date&gt;2019/04/01/&lt;/date&gt;&lt;/pub-dates&gt;&lt;/dates&gt;&lt;isbn&gt;0006-3207&lt;/isbn&gt;&lt;urls&gt;&lt;related-urls&gt;&lt;url&gt;https://www.sciencedirect.com/science/article/pii/S0006320718313636&lt;/url&gt;&lt;/related-urls&gt;&lt;/urls&gt;&lt;electronic-resource-num&gt;https://doi.org/10.1016/j.biocon.2019.01.020&lt;/electronic-resource-num&gt;&lt;/record&gt;&lt;/Cite&gt;&lt;/EndNote&gt;</w:delInstrText>
        </w:r>
        <w:r w:rsidR="004614C5">
          <w:rPr>
            <w:rFonts w:ascii="Times New Roman" w:hAnsi="Times New Roman" w:cs="Times New Roman"/>
            <w:sz w:val="24"/>
            <w:szCs w:val="24"/>
          </w:rPr>
          <w:fldChar w:fldCharType="separate"/>
        </w:r>
        <w:r w:rsidR="004614C5">
          <w:rPr>
            <w:rFonts w:ascii="Times New Roman" w:hAnsi="Times New Roman" w:cs="Times New Roman"/>
            <w:noProof/>
            <w:sz w:val="24"/>
            <w:szCs w:val="24"/>
          </w:rPr>
          <w:delText>(</w:delText>
        </w:r>
        <w:r w:rsidR="00000000">
          <w:fldChar w:fldCharType="begin"/>
        </w:r>
        <w:r w:rsidR="00000000">
          <w:delInstrText>HYPERLINK \l "_ENREF_56" \o "Sánchez-Bayo, 2019 #224"</w:delInstrText>
        </w:r>
        <w:r w:rsidR="00000000">
          <w:fldChar w:fldCharType="separate"/>
        </w:r>
        <w:r w:rsidR="00FE06C8">
          <w:rPr>
            <w:rFonts w:ascii="Times New Roman" w:hAnsi="Times New Roman" w:cs="Times New Roman"/>
            <w:noProof/>
            <w:sz w:val="24"/>
            <w:szCs w:val="24"/>
          </w:rPr>
          <w:delText>Sánchez-Bayo and Wyckhuys 2019</w:delText>
        </w:r>
        <w:r w:rsidR="00000000">
          <w:rPr>
            <w:rFonts w:ascii="Times New Roman" w:hAnsi="Times New Roman" w:cs="Times New Roman"/>
            <w:noProof/>
            <w:sz w:val="24"/>
            <w:szCs w:val="24"/>
          </w:rPr>
          <w:fldChar w:fldCharType="end"/>
        </w:r>
        <w:r w:rsidR="004614C5">
          <w:rPr>
            <w:rFonts w:ascii="Times New Roman" w:hAnsi="Times New Roman" w:cs="Times New Roman"/>
            <w:noProof/>
            <w:sz w:val="24"/>
            <w:szCs w:val="24"/>
          </w:rPr>
          <w:delText>)</w:delText>
        </w:r>
        <w:r w:rsidR="004614C5">
          <w:rPr>
            <w:rFonts w:ascii="Times New Roman" w:hAnsi="Times New Roman" w:cs="Times New Roman"/>
            <w:sz w:val="24"/>
            <w:szCs w:val="24"/>
          </w:rPr>
          <w:fldChar w:fldCharType="end"/>
        </w:r>
        <w:r w:rsidR="004614C5">
          <w:rPr>
            <w:rFonts w:ascii="Times New Roman" w:hAnsi="Times New Roman" w:cs="Times New Roman"/>
            <w:sz w:val="24"/>
            <w:szCs w:val="24"/>
          </w:rPr>
          <w:delText xml:space="preserve">. </w:delText>
        </w:r>
        <w:r w:rsidR="00C22406">
          <w:rPr>
            <w:rFonts w:ascii="Times New Roman" w:hAnsi="Times New Roman" w:cs="Times New Roman"/>
            <w:sz w:val="24"/>
            <w:szCs w:val="24"/>
          </w:rPr>
          <w:delText xml:space="preserve"> </w:delText>
        </w:r>
        <w:r w:rsidR="004614C5">
          <w:rPr>
            <w:rFonts w:ascii="Times New Roman" w:hAnsi="Times New Roman" w:cs="Times New Roman"/>
            <w:sz w:val="24"/>
            <w:szCs w:val="24"/>
          </w:rPr>
          <w:delText>W</w:delText>
        </w:r>
        <w:r w:rsidR="00822B90">
          <w:rPr>
            <w:rFonts w:ascii="Times New Roman" w:hAnsi="Times New Roman" w:cs="Times New Roman"/>
            <w:sz w:val="24"/>
            <w:szCs w:val="24"/>
          </w:rPr>
          <w:delText>e found that the occurrence probabilities for the</w:delText>
        </w:r>
        <w:r w:rsidR="004614C5">
          <w:rPr>
            <w:rFonts w:ascii="Times New Roman" w:hAnsi="Times New Roman" w:cs="Times New Roman"/>
            <w:sz w:val="24"/>
            <w:szCs w:val="24"/>
          </w:rPr>
          <w:delText xml:space="preserve"> EPT</w:delText>
        </w:r>
        <w:r w:rsidR="00822B90">
          <w:rPr>
            <w:rFonts w:ascii="Times New Roman" w:hAnsi="Times New Roman" w:cs="Times New Roman"/>
            <w:sz w:val="24"/>
            <w:szCs w:val="24"/>
          </w:rPr>
          <w:delText xml:space="preserve"> taxa</w:delText>
        </w:r>
      </w:del>
      <w:ins w:id="1706" w:author="Kopp, Darin" w:date="2025-02-20T15:34:00Z">
        <w:r w:rsidR="008138B9">
          <w:rPr>
            <w:rFonts w:ascii="Times New Roman" w:hAnsi="Times New Roman" w:cs="Times New Roman"/>
            <w:color w:val="000000"/>
            <w:sz w:val="24"/>
            <w:szCs w:val="24"/>
          </w:rPr>
          <w:t xml:space="preserve"> </w:t>
        </w:r>
        <w:r w:rsidR="002417CF">
          <w:rPr>
            <w:rFonts w:ascii="Times New Roman" w:hAnsi="Times New Roman" w:cs="Times New Roman"/>
            <w:color w:val="000000"/>
            <w:sz w:val="24"/>
            <w:szCs w:val="24"/>
          </w:rPr>
          <w:t>– an interpretation</w:t>
        </w:r>
      </w:ins>
      <w:r w:rsidR="002417CF">
        <w:rPr>
          <w:rFonts w:ascii="Times New Roman" w:hAnsi="Times New Roman"/>
          <w:color w:val="000000"/>
          <w:sz w:val="24"/>
          <w:rPrChange w:id="1707" w:author="Kopp, Darin" w:date="2025-02-20T15:34:00Z">
            <w:rPr>
              <w:rFonts w:ascii="Times New Roman" w:hAnsi="Times New Roman"/>
              <w:sz w:val="24"/>
            </w:rPr>
          </w:rPrChange>
        </w:rPr>
        <w:t xml:space="preserve"> that </w:t>
      </w:r>
      <w:del w:id="1708" w:author="Kopp, Darin" w:date="2025-02-20T15:34:00Z">
        <w:r w:rsidR="00C22406">
          <w:rPr>
            <w:rFonts w:ascii="Times New Roman" w:hAnsi="Times New Roman" w:cs="Times New Roman"/>
            <w:sz w:val="24"/>
            <w:szCs w:val="24"/>
          </w:rPr>
          <w:delText>still exist</w:delText>
        </w:r>
        <w:r w:rsidR="00822B90">
          <w:rPr>
            <w:rFonts w:ascii="Times New Roman" w:hAnsi="Times New Roman" w:cs="Times New Roman"/>
            <w:sz w:val="24"/>
            <w:szCs w:val="24"/>
          </w:rPr>
          <w:delText xml:space="preserve"> could decrease at </w:delText>
        </w:r>
        <w:r w:rsidR="002C5999">
          <w:rPr>
            <w:rFonts w:ascii="Times New Roman" w:hAnsi="Times New Roman" w:cs="Times New Roman"/>
            <w:sz w:val="24"/>
            <w:szCs w:val="24"/>
          </w:rPr>
          <w:delText xml:space="preserve">approximately </w:delText>
        </w:r>
        <w:r w:rsidR="00822B90">
          <w:rPr>
            <w:rFonts w:ascii="Times New Roman" w:hAnsi="Times New Roman" w:cs="Times New Roman"/>
            <w:sz w:val="24"/>
            <w:szCs w:val="24"/>
          </w:rPr>
          <w:delText>25% of sites</w:delText>
        </w:r>
        <w:r w:rsidR="002C5999">
          <w:rPr>
            <w:rFonts w:ascii="Times New Roman" w:hAnsi="Times New Roman" w:cs="Times New Roman"/>
            <w:sz w:val="24"/>
            <w:szCs w:val="24"/>
          </w:rPr>
          <w:delText xml:space="preserve"> in the Temperate Plains</w:delText>
        </w:r>
        <w:r w:rsidR="00C17D66">
          <w:rPr>
            <w:rFonts w:ascii="Times New Roman" w:hAnsi="Times New Roman" w:cs="Times New Roman"/>
            <w:sz w:val="24"/>
            <w:szCs w:val="24"/>
          </w:rPr>
          <w:delText xml:space="preserve">. </w:delText>
        </w:r>
        <w:r w:rsidR="002C5999">
          <w:rPr>
            <w:rFonts w:ascii="Times New Roman" w:hAnsi="Times New Roman" w:cs="Times New Roman"/>
            <w:sz w:val="24"/>
            <w:szCs w:val="24"/>
          </w:rPr>
          <w:delText xml:space="preserve"> Indeed, these taxa may</w:delText>
        </w:r>
      </w:del>
      <w:ins w:id="1709" w:author="Kopp, Darin" w:date="2025-02-20T15:34:00Z">
        <w:r w:rsidR="008138B9">
          <w:rPr>
            <w:rFonts w:ascii="Times New Roman" w:hAnsi="Times New Roman" w:cs="Times New Roman"/>
            <w:color w:val="000000"/>
            <w:sz w:val="24"/>
            <w:szCs w:val="24"/>
          </w:rPr>
          <w:t>would not</w:t>
        </w:r>
      </w:ins>
      <w:r w:rsidR="008138B9">
        <w:rPr>
          <w:rFonts w:ascii="Times New Roman" w:hAnsi="Times New Roman"/>
          <w:color w:val="000000"/>
          <w:sz w:val="24"/>
          <w:rPrChange w:id="1710" w:author="Kopp, Darin" w:date="2025-02-20T15:34:00Z">
            <w:rPr>
              <w:rFonts w:ascii="Times New Roman" w:hAnsi="Times New Roman"/>
              <w:sz w:val="24"/>
            </w:rPr>
          </w:rPrChange>
        </w:rPr>
        <w:t xml:space="preserve"> be </w:t>
      </w:r>
      <w:del w:id="1711" w:author="Kopp, Darin" w:date="2025-02-20T15:34:00Z">
        <w:r w:rsidR="002C5999">
          <w:rPr>
            <w:rFonts w:ascii="Times New Roman" w:hAnsi="Times New Roman" w:cs="Times New Roman"/>
            <w:sz w:val="24"/>
            <w:szCs w:val="24"/>
          </w:rPr>
          <w:delText>especially sensitive to nutrient additions</w:delText>
        </w:r>
        <w:r w:rsidR="00107B2A">
          <w:rPr>
            <w:rFonts w:ascii="Times New Roman" w:hAnsi="Times New Roman" w:cs="Times New Roman"/>
            <w:sz w:val="24"/>
            <w:szCs w:val="24"/>
          </w:rPr>
          <w:delText xml:space="preserve"> </w:delText>
        </w:r>
        <w:r w:rsidR="00107B2A">
          <w:rPr>
            <w:rFonts w:ascii="Times New Roman" w:hAnsi="Times New Roman" w:cs="Times New Roman"/>
            <w:sz w:val="24"/>
            <w:szCs w:val="24"/>
          </w:rPr>
          <w:fldChar w:fldCharType="begin"/>
        </w:r>
        <w:r w:rsidR="00107B2A">
          <w:rPr>
            <w:rFonts w:ascii="Times New Roman" w:hAnsi="Times New Roman" w:cs="Times New Roman"/>
            <w:sz w:val="24"/>
            <w:szCs w:val="24"/>
          </w:rPr>
          <w:delInstrText xml:space="preserve"> ADDIN EN.CITE &lt;EndNote&gt;&lt;Cite&gt;&lt;Author&gt;Nessel&lt;/Author&gt;&lt;Year&gt;2023&lt;/Year&gt;&lt;RecNum&gt;220&lt;/RecNum&gt;&lt;DisplayText&gt;(Nessel et al. 2023)&lt;/DisplayText&gt;&lt;record&gt;&lt;rec-number&gt;220&lt;/rec-number&gt;&lt;foreign-keys&gt;&lt;key app="EN" db-id="rtxzfetfi9xw07eeartpf9t7wwtdt2arspvw" timestamp="1724372171"&gt;220&lt;/key&gt;&lt;/foreign-keys&gt;&lt;ref-type name="Journal Article"&gt;17&lt;/ref-type&gt;&lt;contributors&gt;&lt;authors&gt;&lt;author&gt;Nessel, Mark P.&lt;/author&gt;&lt;author&gt;Konnovitch, Theresa&lt;/author&gt;&lt;author&gt;Romero, Gustavo Q.&lt;/author&gt;&lt;author&gt;González, Angélica L.&lt;/author&gt;&lt;/authors&gt;&lt;/contributors&gt;&lt;titles&gt;&lt;title&gt;Decline of insects and arachnids driven by nutrient enrichment: A meta-analysis&lt;/title&gt;&lt;secondary-title&gt;Ecology&lt;/secondary-title&gt;&lt;/titles&gt;&lt;periodical&gt;&lt;full-title&gt;Ecology&lt;/full-title&gt;&lt;/periodical&gt;&lt;pages&gt;e3897&lt;/pages&gt;&lt;volume&gt;104&lt;/volume&gt;&lt;number&gt;2&lt;/number&gt;&lt;keywords&gt;&lt;keyword&gt;abundance&lt;/keyword&gt;&lt;keyword&gt;arthropods&lt;/keyword&gt;&lt;keyword&gt;community structure&lt;/keyword&gt;&lt;keyword&gt;fertilization&lt;/keyword&gt;&lt;keyword&gt;nitrogen&lt;/keyword&gt;&lt;keyword&gt;phosphorus&lt;/keyword&gt;&lt;/keywords&gt;&lt;dates&gt;&lt;year&gt;2023&lt;/year&gt;&lt;pub-dates&gt;&lt;date&gt;2023/02/01&lt;/date&gt;&lt;/pub-dates&gt;&lt;/dates&gt;&lt;publisher&gt;John Wiley &amp;amp; Sons, Ltd&lt;/publisher&gt;&lt;isbn&gt;0012-9658&lt;/isbn&gt;&lt;urls&gt;&lt;related-urls&gt;&lt;url&gt;https://doi.org/10.1002/ecy.3897&lt;/url&gt;&lt;/related-urls&gt;&lt;/urls&gt;&lt;electronic-resource-num&gt;https://doi.org/10.1002/ecy.3897&lt;/electronic-resource-num&gt;&lt;access-date&gt;2024/08/22&lt;/access-date&gt;&lt;/record&gt;&lt;/Cite&gt;&lt;/EndNote&gt;</w:delInstrText>
        </w:r>
        <w:r w:rsidR="00107B2A">
          <w:rPr>
            <w:rFonts w:ascii="Times New Roman" w:hAnsi="Times New Roman" w:cs="Times New Roman"/>
            <w:sz w:val="24"/>
            <w:szCs w:val="24"/>
          </w:rPr>
          <w:fldChar w:fldCharType="separate"/>
        </w:r>
        <w:r w:rsidR="00107B2A">
          <w:rPr>
            <w:rFonts w:ascii="Times New Roman" w:hAnsi="Times New Roman" w:cs="Times New Roman"/>
            <w:noProof/>
            <w:sz w:val="24"/>
            <w:szCs w:val="24"/>
          </w:rPr>
          <w:delText>(</w:delText>
        </w:r>
        <w:r w:rsidR="00000000">
          <w:fldChar w:fldCharType="begin"/>
        </w:r>
        <w:r w:rsidR="00000000">
          <w:delInstrText>HYPERLINK \l "_ENREF_46" \o "Nessel, 2023 #220"</w:delInstrText>
        </w:r>
        <w:r w:rsidR="00000000">
          <w:fldChar w:fldCharType="separate"/>
        </w:r>
        <w:r w:rsidR="00FE06C8">
          <w:rPr>
            <w:rFonts w:ascii="Times New Roman" w:hAnsi="Times New Roman" w:cs="Times New Roman"/>
            <w:noProof/>
            <w:sz w:val="24"/>
            <w:szCs w:val="24"/>
          </w:rPr>
          <w:delText>Nessel et al. 2023</w:delText>
        </w:r>
        <w:r w:rsidR="00000000">
          <w:rPr>
            <w:rFonts w:ascii="Times New Roman" w:hAnsi="Times New Roman" w:cs="Times New Roman"/>
            <w:noProof/>
            <w:sz w:val="24"/>
            <w:szCs w:val="24"/>
          </w:rPr>
          <w:fldChar w:fldCharType="end"/>
        </w:r>
        <w:r w:rsidR="00107B2A">
          <w:rPr>
            <w:rFonts w:ascii="Times New Roman" w:hAnsi="Times New Roman" w:cs="Times New Roman"/>
            <w:noProof/>
            <w:sz w:val="24"/>
            <w:szCs w:val="24"/>
          </w:rPr>
          <w:delText>)</w:delText>
        </w:r>
        <w:r w:rsidR="00107B2A">
          <w:rPr>
            <w:rFonts w:ascii="Times New Roman" w:hAnsi="Times New Roman" w:cs="Times New Roman"/>
            <w:sz w:val="24"/>
            <w:szCs w:val="24"/>
          </w:rPr>
          <w:fldChar w:fldCharType="end"/>
        </w:r>
        <w:r w:rsidR="00107B2A">
          <w:rPr>
            <w:rFonts w:ascii="Times New Roman" w:hAnsi="Times New Roman" w:cs="Times New Roman"/>
            <w:sz w:val="24"/>
            <w:szCs w:val="24"/>
          </w:rPr>
          <w:delText xml:space="preserve"> </w:delText>
        </w:r>
        <w:r w:rsidR="002C5999">
          <w:rPr>
            <w:rFonts w:ascii="Times New Roman" w:hAnsi="Times New Roman" w:cs="Times New Roman"/>
            <w:sz w:val="24"/>
            <w:szCs w:val="24"/>
          </w:rPr>
          <w:delText>and the nutrient scenario we created here resulted in decreased richness at majority of these sites</w:delText>
        </w:r>
        <w:r w:rsidR="004614C5">
          <w:rPr>
            <w:rFonts w:ascii="Times New Roman" w:hAnsi="Times New Roman" w:cs="Times New Roman"/>
            <w:sz w:val="24"/>
            <w:szCs w:val="24"/>
          </w:rPr>
          <w:delText xml:space="preserve"> without removing disturbance from any other environmental gradient</w:delText>
        </w:r>
        <w:r w:rsidR="00107B2A">
          <w:rPr>
            <w:rFonts w:ascii="Times New Roman" w:hAnsi="Times New Roman" w:cs="Times New Roman"/>
            <w:sz w:val="24"/>
            <w:szCs w:val="24"/>
          </w:rPr>
          <w:delText>.</w:delText>
        </w:r>
        <w:r w:rsidR="002C5999">
          <w:rPr>
            <w:rFonts w:ascii="Times New Roman" w:hAnsi="Times New Roman" w:cs="Times New Roman"/>
            <w:sz w:val="24"/>
            <w:szCs w:val="24"/>
          </w:rPr>
          <w:delText xml:space="preserve"> </w:delText>
        </w:r>
        <w:r w:rsidR="00C17D66">
          <w:rPr>
            <w:rFonts w:ascii="Times New Roman" w:hAnsi="Times New Roman" w:cs="Times New Roman"/>
            <w:sz w:val="24"/>
            <w:szCs w:val="24"/>
          </w:rPr>
          <w:delText xml:space="preserve">Among non-insects, non-arthropods </w:delText>
        </w:r>
        <w:r w:rsidR="00575A2E">
          <w:rPr>
            <w:rFonts w:ascii="Times New Roman" w:hAnsi="Times New Roman" w:cs="Times New Roman"/>
            <w:sz w:val="24"/>
            <w:szCs w:val="24"/>
          </w:rPr>
          <w:delText xml:space="preserve">included members of Annelida, Nemertea, and Platyhelminthes </w:delText>
        </w:r>
        <w:r w:rsidR="004614C5">
          <w:rPr>
            <w:rFonts w:ascii="Times New Roman" w:hAnsi="Times New Roman" w:cs="Times New Roman"/>
            <w:sz w:val="24"/>
            <w:szCs w:val="24"/>
          </w:rPr>
          <w:delText xml:space="preserve">tended to increase at a relatively large proportion of sites which </w:delText>
        </w:r>
        <w:r w:rsidR="007F083C">
          <w:rPr>
            <w:rFonts w:ascii="Times New Roman" w:hAnsi="Times New Roman" w:cs="Times New Roman"/>
            <w:sz w:val="24"/>
            <w:szCs w:val="24"/>
          </w:rPr>
          <w:delText xml:space="preserve">is consistent with </w:delText>
        </w:r>
        <w:r w:rsidR="00575A2E">
          <w:rPr>
            <w:rFonts w:ascii="Times New Roman" w:hAnsi="Times New Roman" w:cs="Times New Roman"/>
            <w:sz w:val="24"/>
            <w:szCs w:val="24"/>
          </w:rPr>
          <w:delText>high pollution tolerance values</w:delText>
        </w:r>
        <w:r w:rsidR="00B61934">
          <w:rPr>
            <w:rFonts w:ascii="Times New Roman" w:hAnsi="Times New Roman" w:cs="Times New Roman"/>
            <w:sz w:val="24"/>
            <w:szCs w:val="24"/>
          </w:rPr>
          <w:delText xml:space="preserve"> </w:delText>
        </w:r>
        <w:r w:rsidR="007F083C">
          <w:rPr>
            <w:rFonts w:ascii="Times New Roman" w:hAnsi="Times New Roman" w:cs="Times New Roman"/>
            <w:sz w:val="24"/>
            <w:szCs w:val="24"/>
          </w:rPr>
          <w:delText xml:space="preserve">typically assigned to these taxa </w:delText>
        </w:r>
        <w:r w:rsidR="00B61934">
          <w:rPr>
            <w:rFonts w:ascii="Times New Roman" w:hAnsi="Times New Roman" w:cs="Times New Roman"/>
            <w:sz w:val="24"/>
            <w:szCs w:val="24"/>
          </w:rPr>
          <w:fldChar w:fldCharType="begin">
            <w:fldData xml:space="preserve">PEVuZE5vdGU+PENpdGU+PEF1dGhvcj5HcmlmZml0aDwvQXV0aG9yPjxZZWFyPjIwMjM8L1llYXI+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</w:fldData>
          </w:fldChar>
        </w:r>
        <w:r w:rsidR="007F51EB">
          <w:rPr>
            <w:rFonts w:ascii="Times New Roman" w:hAnsi="Times New Roman" w:cs="Times New Roman"/>
            <w:sz w:val="24"/>
            <w:szCs w:val="24"/>
          </w:rPr>
          <w:delInstrText xml:space="preserve"> ADDIN EN.CITE </w:delInstrText>
        </w:r>
        <w:r w:rsidR="007F51EB">
          <w:rPr>
            <w:rFonts w:ascii="Times New Roman" w:hAnsi="Times New Roman" w:cs="Times New Roman"/>
            <w:sz w:val="24"/>
            <w:szCs w:val="24"/>
          </w:rPr>
          <w:fldChar w:fldCharType="begin">
            <w:fldData xml:space="preserve">PEVuZE5vdGU+PENpdGU+PEF1dGhvcj5HcmlmZml0aDwvQXV0aG9yPjxZZWFyPjIwMjM8L1llYXI+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</w:fldData>
          </w:fldChar>
        </w:r>
        <w:r w:rsidR="007F51EB">
          <w:rPr>
            <w:rFonts w:ascii="Times New Roman" w:hAnsi="Times New Roman" w:cs="Times New Roman"/>
            <w:sz w:val="24"/>
            <w:szCs w:val="24"/>
          </w:rPr>
          <w:delInstrText xml:space="preserve"> ADDIN EN.CITE.DATA </w:delInstrText>
        </w:r>
        <w:r w:rsidR="007F51EB">
          <w:rPr>
            <w:rFonts w:ascii="Times New Roman" w:hAnsi="Times New Roman" w:cs="Times New Roman"/>
            <w:sz w:val="24"/>
            <w:szCs w:val="24"/>
          </w:rPr>
        </w:r>
        <w:r w:rsidR="007F51EB">
          <w:rPr>
            <w:rFonts w:ascii="Times New Roman" w:hAnsi="Times New Roman" w:cs="Times New Roman"/>
            <w:sz w:val="24"/>
            <w:szCs w:val="24"/>
          </w:rPr>
          <w:fldChar w:fldCharType="end"/>
        </w:r>
        <w:r w:rsidR="00B61934">
          <w:rPr>
            <w:rFonts w:ascii="Times New Roman" w:hAnsi="Times New Roman" w:cs="Times New Roman"/>
            <w:sz w:val="24"/>
            <w:szCs w:val="24"/>
          </w:rPr>
        </w:r>
        <w:r w:rsidR="00B61934">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"_ENREF_6" \o "Carlisle, 2007 #170"</w:delInstrText>
        </w:r>
        <w:r w:rsidR="00000000">
          <w:fldChar w:fldCharType="separate"/>
        </w:r>
        <w:r w:rsidR="00FE06C8">
          <w:rPr>
            <w:rFonts w:ascii="Times New Roman" w:hAnsi="Times New Roman" w:cs="Times New Roman"/>
            <w:noProof/>
            <w:sz w:val="24"/>
            <w:szCs w:val="24"/>
          </w:rPr>
          <w:delText>Carlisle et al. 2007</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"_ENREF_18" \o "Griffith, 2023 #169"</w:delInstrText>
        </w:r>
        <w:r w:rsidR="00000000">
          <w:fldChar w:fldCharType="separate"/>
        </w:r>
        <w:r w:rsidR="00FE06C8">
          <w:rPr>
            <w:rFonts w:ascii="Times New Roman" w:hAnsi="Times New Roman" w:cs="Times New Roman"/>
            <w:noProof/>
            <w:sz w:val="24"/>
            <w:szCs w:val="24"/>
          </w:rPr>
          <w:delText>Griffith 2023</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B61934">
          <w:rPr>
            <w:rFonts w:ascii="Times New Roman" w:hAnsi="Times New Roman" w:cs="Times New Roman"/>
            <w:sz w:val="24"/>
            <w:szCs w:val="24"/>
          </w:rPr>
          <w:fldChar w:fldCharType="end"/>
        </w:r>
        <w:r w:rsidR="00575A2E">
          <w:rPr>
            <w:rFonts w:ascii="Times New Roman" w:hAnsi="Times New Roman" w:cs="Times New Roman"/>
            <w:sz w:val="24"/>
            <w:szCs w:val="24"/>
          </w:rPr>
          <w:delText xml:space="preserve">. </w:delText>
        </w:r>
      </w:del>
    </w:p>
    <w:p w14:paraId="0CB966C5" w14:textId="77777777" w:rsidR="009F6FE0" w:rsidRDefault="007F083C" w:rsidP="00944418">
      <w:pPr>
        <w:spacing w:line="480" w:lineRule="auto"/>
        <w:ind w:firstLine="720"/>
        <w:contextualSpacing/>
        <w:rPr>
          <w:del w:id="1712" w:author="Kopp, Darin" w:date="2025-02-20T15:34:00Z"/>
          <w:rFonts w:ascii="Times New Roman" w:hAnsi="Times New Roman" w:cs="Times New Roman"/>
          <w:sz w:val="24"/>
          <w:szCs w:val="24"/>
        </w:rPr>
      </w:pPr>
      <w:del w:id="1713" w:author="Kopp, Darin" w:date="2025-02-20T15:34:00Z">
        <w:r>
          <w:rPr>
            <w:rFonts w:ascii="Times New Roman" w:hAnsi="Times New Roman" w:cs="Times New Roman"/>
            <w:sz w:val="24"/>
            <w:szCs w:val="24"/>
          </w:rPr>
          <w:delText>T</w:delText>
        </w:r>
        <w:r w:rsidR="00575A2E">
          <w:rPr>
            <w:rFonts w:ascii="Times New Roman" w:hAnsi="Times New Roman" w:cs="Times New Roman"/>
            <w:sz w:val="24"/>
            <w:szCs w:val="24"/>
          </w:rPr>
          <w:delText xml:space="preserve">he proportion of sites that changed in richness or composition could reveal </w:delText>
        </w:r>
        <w:r>
          <w:rPr>
            <w:rFonts w:ascii="Times New Roman" w:hAnsi="Times New Roman" w:cs="Times New Roman"/>
            <w:sz w:val="24"/>
            <w:szCs w:val="24"/>
          </w:rPr>
          <w:delText xml:space="preserve">differences among ecoregions in the </w:delText>
        </w:r>
        <w:r w:rsidR="00575A2E">
          <w:rPr>
            <w:rFonts w:ascii="Times New Roman" w:hAnsi="Times New Roman" w:cs="Times New Roman"/>
            <w:sz w:val="24"/>
            <w:szCs w:val="24"/>
          </w:rPr>
          <w:delText>effects of anthropogenic disturbance</w:delText>
        </w:r>
        <w:r>
          <w:rPr>
            <w:rFonts w:ascii="Times New Roman" w:hAnsi="Times New Roman" w:cs="Times New Roman"/>
            <w:sz w:val="24"/>
            <w:szCs w:val="24"/>
          </w:rPr>
          <w:delText xml:space="preserve"> on macroinvertebrate assemblages</w:delText>
        </w:r>
        <w:r w:rsidR="00575A2E">
          <w:rPr>
            <w:rFonts w:ascii="Times New Roman" w:hAnsi="Times New Roman" w:cs="Times New Roman"/>
            <w:sz w:val="24"/>
            <w:szCs w:val="24"/>
          </w:rPr>
          <w:delText xml:space="preserve">. </w:delText>
        </w:r>
        <w:r>
          <w:rPr>
            <w:rFonts w:ascii="Times New Roman" w:hAnsi="Times New Roman" w:cs="Times New Roman"/>
            <w:sz w:val="24"/>
            <w:szCs w:val="24"/>
          </w:rPr>
          <w:delText xml:space="preserve">We found disturbance effected macroinvertebrate assemblages at the greatest proportion of sites in the </w:delText>
        </w:r>
        <w:r w:rsidR="00E66301">
          <w:rPr>
            <w:rFonts w:ascii="Times New Roman" w:hAnsi="Times New Roman" w:cs="Times New Roman"/>
            <w:sz w:val="24"/>
            <w:szCs w:val="24"/>
          </w:rPr>
          <w:delText>Northern Plains, Southern Plains and Temperate Plains</w:delText>
        </w:r>
        <w:r>
          <w:rPr>
            <w:rFonts w:ascii="Times New Roman" w:hAnsi="Times New Roman" w:cs="Times New Roman"/>
            <w:sz w:val="24"/>
            <w:szCs w:val="24"/>
          </w:rPr>
          <w:delText xml:space="preserve"> compared to other regions</w:delText>
        </w:r>
        <w:r w:rsidR="00E66301">
          <w:rPr>
            <w:rFonts w:ascii="Times New Roman" w:hAnsi="Times New Roman" w:cs="Times New Roman"/>
            <w:sz w:val="24"/>
            <w:szCs w:val="24"/>
          </w:rPr>
          <w:delText xml:space="preserve">. </w:delText>
        </w:r>
        <w:r>
          <w:rPr>
            <w:rFonts w:ascii="Times New Roman" w:hAnsi="Times New Roman" w:cs="Times New Roman"/>
            <w:sz w:val="24"/>
            <w:szCs w:val="24"/>
          </w:rPr>
          <w:delText xml:space="preserve">The US Great Plains </w:delText>
        </w:r>
        <w:r w:rsidR="00E66301">
          <w:rPr>
            <w:rFonts w:ascii="Times New Roman" w:hAnsi="Times New Roman" w:cs="Times New Roman"/>
            <w:sz w:val="24"/>
            <w:szCs w:val="24"/>
          </w:rPr>
          <w:delText>have undergone extensive conversion from grasslands to agriculture</w:delText>
        </w:r>
        <w:r>
          <w:rPr>
            <w:rFonts w:ascii="Times New Roman" w:hAnsi="Times New Roman" w:cs="Times New Roman"/>
            <w:sz w:val="24"/>
            <w:szCs w:val="24"/>
          </w:rPr>
          <w:delText xml:space="preserve"> such that there may be few sites that are undisturbed</w:delText>
        </w:r>
        <w:r w:rsidR="00944418">
          <w:rPr>
            <w:rFonts w:ascii="Times New Roman" w:hAnsi="Times New Roman" w:cs="Times New Roman"/>
            <w:sz w:val="24"/>
            <w:szCs w:val="24"/>
          </w:rPr>
          <w:delText xml:space="preserve"> </w:delText>
        </w:r>
        <w:r w:rsidR="00E66301">
          <w:rPr>
            <w:rFonts w:ascii="Times New Roman" w:hAnsi="Times New Roman" w:cs="Times New Roman"/>
            <w:sz w:val="24"/>
            <w:szCs w:val="24"/>
          </w:rPr>
          <w:fldChar w:fldCharType="begin">
            <w:fldData xml:space="preserve">PEVuZE5vdGU+PENpdGU+PEF1dGhvcj5PbGltYjwvQXV0aG9yPjxZZWFyPjIwMTk8L1llYXI+PFJl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</w:fldData>
          </w:fldChar>
        </w:r>
        <w:r w:rsidR="007F51EB">
          <w:rPr>
            <w:rFonts w:ascii="Times New Roman" w:hAnsi="Times New Roman" w:cs="Times New Roman"/>
            <w:sz w:val="24"/>
            <w:szCs w:val="24"/>
          </w:rPr>
          <w:delInstrText xml:space="preserve"> ADDIN EN.CITE </w:delInstrText>
        </w:r>
        <w:r w:rsidR="007F51EB">
          <w:rPr>
            <w:rFonts w:ascii="Times New Roman" w:hAnsi="Times New Roman" w:cs="Times New Roman"/>
            <w:sz w:val="24"/>
            <w:szCs w:val="24"/>
          </w:rPr>
          <w:fldChar w:fldCharType="begin">
            <w:fldData xml:space="preserve">PEVuZE5vdGU+PENpdGU+PEF1dGhvcj5PbGltYjwvQXV0aG9yPjxZZWFyPjIwMTk8L1llYXI+PFJl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</w:fldData>
          </w:fldChar>
        </w:r>
        <w:r w:rsidR="007F51EB">
          <w:rPr>
            <w:rFonts w:ascii="Times New Roman" w:hAnsi="Times New Roman" w:cs="Times New Roman"/>
            <w:sz w:val="24"/>
            <w:szCs w:val="24"/>
          </w:rPr>
          <w:delInstrText xml:space="preserve"> ADDIN EN.CITE.DATA </w:delInstrText>
        </w:r>
        <w:r w:rsidR="007F51EB">
          <w:rPr>
            <w:rFonts w:ascii="Times New Roman" w:hAnsi="Times New Roman" w:cs="Times New Roman"/>
            <w:sz w:val="24"/>
            <w:szCs w:val="24"/>
          </w:rPr>
        </w:r>
        <w:r w:rsidR="007F51EB">
          <w:rPr>
            <w:rFonts w:ascii="Times New Roman" w:hAnsi="Times New Roman" w:cs="Times New Roman"/>
            <w:sz w:val="24"/>
            <w:szCs w:val="24"/>
          </w:rPr>
          <w:fldChar w:fldCharType="end"/>
        </w:r>
        <w:r w:rsidR="00E66301">
          <w:rPr>
            <w:rFonts w:ascii="Times New Roman" w:hAnsi="Times New Roman" w:cs="Times New Roman"/>
            <w:sz w:val="24"/>
            <w:szCs w:val="24"/>
          </w:rPr>
        </w:r>
        <w:r w:rsidR="00E66301">
          <w:rPr>
            <w:rFonts w:ascii="Times New Roman" w:hAnsi="Times New Roman" w:cs="Times New Roman"/>
            <w:sz w:val="24"/>
            <w:szCs w:val="24"/>
          </w:rPr>
          <w:fldChar w:fldCharType="separate"/>
        </w:r>
        <w:r w:rsidR="002F5505">
          <w:rPr>
            <w:rFonts w:ascii="Times New Roman" w:hAnsi="Times New Roman" w:cs="Times New Roman"/>
            <w:noProof/>
            <w:sz w:val="24"/>
            <w:szCs w:val="24"/>
          </w:rPr>
          <w:delText>(</w:delText>
        </w:r>
        <w:r w:rsidR="00000000">
          <w:fldChar w:fldCharType="begin"/>
        </w:r>
        <w:r w:rsidR="00000000">
          <w:delInstrText>HYPERLINK \l "_ENREF_55" \o "Samson, 1994 #165"</w:delInstrText>
        </w:r>
        <w:r w:rsidR="00000000">
          <w:fldChar w:fldCharType="separate"/>
        </w:r>
        <w:r w:rsidR="00FE06C8">
          <w:rPr>
            <w:rFonts w:ascii="Times New Roman" w:hAnsi="Times New Roman" w:cs="Times New Roman"/>
            <w:noProof/>
            <w:sz w:val="24"/>
            <w:szCs w:val="24"/>
          </w:rPr>
          <w:delText>Samson and Knopf 1994</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"_ENREF_12" \o "Dodds, 2004 #156"</w:delInstrText>
        </w:r>
        <w:r w:rsidR="00000000">
          <w:fldChar w:fldCharType="separate"/>
        </w:r>
        <w:r w:rsidR="00FE06C8">
          <w:rPr>
            <w:rFonts w:ascii="Times New Roman" w:hAnsi="Times New Roman" w:cs="Times New Roman"/>
            <w:noProof/>
            <w:sz w:val="24"/>
            <w:szCs w:val="24"/>
          </w:rPr>
          <w:delText>Dodds et al. 2004</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 xml:space="preserve">, </w:delText>
        </w:r>
        <w:r w:rsidR="00000000">
          <w:fldChar w:fldCharType="begin"/>
        </w:r>
        <w:r w:rsidR="00000000">
          <w:delInstrText>HYPERLINK \l "_ENREF_47" \o "Olimb, 2019 #153"</w:delInstrText>
        </w:r>
        <w:r w:rsidR="00000000">
          <w:fldChar w:fldCharType="separate"/>
        </w:r>
        <w:r w:rsidR="00FE06C8">
          <w:rPr>
            <w:rFonts w:ascii="Times New Roman" w:hAnsi="Times New Roman" w:cs="Times New Roman"/>
            <w:noProof/>
            <w:sz w:val="24"/>
            <w:szCs w:val="24"/>
          </w:rPr>
          <w:delText>Olimb and Robinson 2019</w:delText>
        </w:r>
        <w:r w:rsidR="00000000">
          <w:rPr>
            <w:rFonts w:ascii="Times New Roman" w:hAnsi="Times New Roman" w:cs="Times New Roman"/>
            <w:noProof/>
            <w:sz w:val="24"/>
            <w:szCs w:val="24"/>
          </w:rPr>
          <w:fldChar w:fldCharType="end"/>
        </w:r>
        <w:r w:rsidR="002F5505">
          <w:rPr>
            <w:rFonts w:ascii="Times New Roman" w:hAnsi="Times New Roman" w:cs="Times New Roman"/>
            <w:noProof/>
            <w:sz w:val="24"/>
            <w:szCs w:val="24"/>
          </w:rPr>
          <w:delText>)</w:delText>
        </w:r>
        <w:r w:rsidR="00E66301">
          <w:rPr>
            <w:rFonts w:ascii="Times New Roman" w:hAnsi="Times New Roman" w:cs="Times New Roman"/>
            <w:sz w:val="24"/>
            <w:szCs w:val="24"/>
          </w:rPr>
          <w:fldChar w:fldCharType="end"/>
        </w:r>
        <w:r w:rsidR="00E66301">
          <w:rPr>
            <w:rFonts w:ascii="Times New Roman" w:hAnsi="Times New Roman" w:cs="Times New Roman"/>
            <w:sz w:val="24"/>
            <w:szCs w:val="24"/>
          </w:rPr>
          <w:delText xml:space="preserve">. </w:delText>
        </w:r>
        <w:r w:rsidR="009F6FE0">
          <w:rPr>
            <w:rFonts w:ascii="Times New Roman" w:hAnsi="Times New Roman" w:cs="Times New Roman"/>
            <w:sz w:val="24"/>
            <w:szCs w:val="24"/>
          </w:rPr>
          <w:delText xml:space="preserve"> Conversely, we found </w:delText>
        </w:r>
        <w:r>
          <w:rPr>
            <w:rFonts w:ascii="Times New Roman" w:hAnsi="Times New Roman" w:cs="Times New Roman"/>
            <w:sz w:val="24"/>
            <w:szCs w:val="24"/>
          </w:rPr>
          <w:delText>that</w:delText>
        </w:r>
        <w:r w:rsidR="00003A5A">
          <w:rPr>
            <w:rFonts w:ascii="Times New Roman" w:hAnsi="Times New Roman" w:cs="Times New Roman"/>
            <w:sz w:val="24"/>
            <w:szCs w:val="24"/>
          </w:rPr>
          <w:delText xml:space="preserve"> present-day</w:delText>
        </w:r>
        <w:r>
          <w:rPr>
            <w:rFonts w:ascii="Times New Roman" w:hAnsi="Times New Roman" w:cs="Times New Roman"/>
            <w:sz w:val="24"/>
            <w:szCs w:val="24"/>
          </w:rPr>
          <w:delText xml:space="preserve"> assemblages in the </w:delText>
        </w:r>
        <w:r w:rsidR="00187E22">
          <w:rPr>
            <w:rFonts w:ascii="Times New Roman" w:hAnsi="Times New Roman" w:cs="Times New Roman"/>
            <w:sz w:val="24"/>
            <w:szCs w:val="24"/>
          </w:rPr>
          <w:delText>Western Mountains</w:delText>
        </w:r>
        <w:r>
          <w:rPr>
            <w:rFonts w:ascii="Times New Roman" w:hAnsi="Times New Roman" w:cs="Times New Roman"/>
            <w:sz w:val="24"/>
            <w:szCs w:val="24"/>
          </w:rPr>
          <w:delText xml:space="preserve"> were generally similar to hindcast predictions</w:delText>
        </w:r>
        <w:r w:rsidR="009F6FE0">
          <w:rPr>
            <w:rFonts w:ascii="Times New Roman" w:hAnsi="Times New Roman" w:cs="Times New Roman"/>
            <w:sz w:val="24"/>
            <w:szCs w:val="24"/>
          </w:rPr>
          <w:delText xml:space="preserve">. </w:delText>
        </w:r>
        <w:r w:rsidR="0001688B">
          <w:rPr>
            <w:rFonts w:ascii="Times New Roman" w:hAnsi="Times New Roman" w:cs="Times New Roman"/>
            <w:sz w:val="24"/>
            <w:szCs w:val="24"/>
          </w:rPr>
          <w:delText xml:space="preserve">About 75% of the land area of this ecoregion is classified as </w:delText>
        </w:r>
        <w:r w:rsidR="00003A5A">
          <w:rPr>
            <w:rFonts w:ascii="Times New Roman" w:hAnsi="Times New Roman" w:cs="Times New Roman"/>
            <w:sz w:val="24"/>
            <w:szCs w:val="24"/>
          </w:rPr>
          <w:delText xml:space="preserve">federal ownership land </w:delText>
        </w:r>
        <w:r w:rsidR="0001688B">
          <w:rPr>
            <w:rFonts w:ascii="Times New Roman" w:hAnsi="Times New Roman" w:cs="Times New Roman"/>
            <w:sz w:val="24"/>
            <w:szCs w:val="24"/>
          </w:rPr>
          <w:delText xml:space="preserve">which could convey some </w:delText>
        </w:r>
        <w:r w:rsidR="00187E22">
          <w:rPr>
            <w:rFonts w:ascii="Times New Roman" w:hAnsi="Times New Roman" w:cs="Times New Roman"/>
            <w:sz w:val="24"/>
            <w:szCs w:val="24"/>
          </w:rPr>
          <w:delText>protection</w:delText>
        </w:r>
        <w:r w:rsidR="0001688B">
          <w:rPr>
            <w:rFonts w:ascii="Times New Roman" w:hAnsi="Times New Roman" w:cs="Times New Roman"/>
            <w:sz w:val="24"/>
            <w:szCs w:val="24"/>
          </w:rPr>
          <w:delText xml:space="preserve"> to streams and rivers</w:delText>
        </w:r>
        <w:r w:rsidR="00003A5A">
          <w:rPr>
            <w:rFonts w:ascii="Times New Roman" w:hAnsi="Times New Roman" w:cs="Times New Roman"/>
            <w:sz w:val="24"/>
            <w:szCs w:val="24"/>
          </w:rPr>
          <w:delText xml:space="preserve"> </w:delText>
        </w:r>
        <w:r w:rsidR="00003A5A">
          <w:rPr>
            <w:rFonts w:ascii="Times New Roman" w:hAnsi="Times New Roman" w:cs="Times New Roman"/>
            <w:sz w:val="24"/>
            <w:szCs w:val="24"/>
          </w:rPr>
          <w:fldChar w:fldCharType="begin"/>
        </w:r>
        <w:r w:rsidR="00003A5A">
          <w:rPr>
            <w:rFonts w:ascii="Times New Roman" w:hAnsi="Times New Roman" w:cs="Times New Roman"/>
            <w:sz w:val="24"/>
            <w:szCs w:val="24"/>
          </w:rPr>
          <w:delInstrText xml:space="preserve"> ADDIN EN.CITE &lt;EndNote&gt;&lt;Cite&gt;&lt;Author&gt;Jenkins&lt;/Author&gt;&lt;Year&gt;2015&lt;/Year&gt;&lt;RecNum&gt;225&lt;/RecNum&gt;&lt;DisplayText&gt;(Jenkins et al. 2015)&lt;/DisplayText&gt;&lt;record&gt;&lt;rec-number&gt;225&lt;/rec-number&gt;&lt;foreign-keys&gt;&lt;key app="EN" db-id="rtxzfetfi9xw07eeartpf9t7wwtdt2arspvw" timestamp="1724376258"&gt;225&lt;/key&gt;&lt;/foreign-keys&gt;&lt;ref-type name="Journal Article"&gt;17&lt;/ref-type&gt;&lt;contributors&gt;&lt;authors&gt;&lt;author&gt;Jenkins, Clinton N.&lt;/author&gt;&lt;author&gt;Van Houtan, Kyle S.&lt;/author&gt;&lt;author&gt;Pimm, Stuart L.&lt;/author&gt;&lt;author&gt;Sexton, Joseph O.&lt;/author&gt;&lt;/authors&gt;&lt;/contributors&gt;&lt;titles&gt;&lt;title&gt;US protected lands mismatch biodiversity priorities&lt;/title&gt;&lt;secondary-title&gt;Proceedings of the National Academy of Sciences&lt;/secondary-title&gt;&lt;/titles&gt;&lt;periodical&gt;&lt;full-title&gt;Proceedings of the National Academy of Sciences&lt;/full-title&gt;&lt;/periodical&gt;&lt;pages&gt;5081-5086&lt;/pages&gt;&lt;volume&gt;112&lt;/volume&gt;&lt;number&gt;16&lt;/number&gt;&lt;dates&gt;&lt;year&gt;2015&lt;/year&gt;&lt;pub-dates&gt;&lt;date&gt;2015/04/21&lt;/date&gt;&lt;/pub-dates&gt;&lt;/dates&gt;&lt;publisher&gt;Proceedings of the National Academy of Sciences&lt;/publisher&gt;&lt;urls&gt;&lt;related-urls&gt;&lt;url&gt;https://doi.org/10.1073/pnas.1418034112&lt;/url&gt;&lt;/related-urls&gt;&lt;/urls&gt;&lt;electronic-resource-num&gt;10.1073/pnas.1418034112&lt;/electronic-resource-num&gt;&lt;access-date&gt;2024/08/22&lt;/access-date&gt;&lt;/record&gt;&lt;/Cite&gt;&lt;/EndNote&gt;</w:delInstrText>
        </w:r>
        <w:r w:rsidR="00003A5A">
          <w:rPr>
            <w:rFonts w:ascii="Times New Roman" w:hAnsi="Times New Roman" w:cs="Times New Roman"/>
            <w:sz w:val="24"/>
            <w:szCs w:val="24"/>
          </w:rPr>
          <w:fldChar w:fldCharType="separate"/>
        </w:r>
        <w:r w:rsidR="00003A5A">
          <w:rPr>
            <w:rFonts w:ascii="Times New Roman" w:hAnsi="Times New Roman" w:cs="Times New Roman"/>
            <w:noProof/>
            <w:sz w:val="24"/>
            <w:szCs w:val="24"/>
          </w:rPr>
          <w:delText>(</w:delText>
        </w:r>
        <w:r w:rsidR="00000000">
          <w:fldChar w:fldCharType="begin"/>
        </w:r>
        <w:r w:rsidR="00000000">
          <w:delInstrText>HYPERLINK \l "_ENREF_32" \o "Jenkins, 2015 #225"</w:delInstrText>
        </w:r>
        <w:r w:rsidR="00000000">
          <w:fldChar w:fldCharType="separate"/>
        </w:r>
        <w:r w:rsidR="00FE06C8">
          <w:rPr>
            <w:rFonts w:ascii="Times New Roman" w:hAnsi="Times New Roman" w:cs="Times New Roman"/>
            <w:noProof/>
            <w:sz w:val="24"/>
            <w:szCs w:val="24"/>
          </w:rPr>
          <w:delText>Jenkins et al. 2015</w:delText>
        </w:r>
        <w:r w:rsidR="00000000">
          <w:rPr>
            <w:rFonts w:ascii="Times New Roman" w:hAnsi="Times New Roman" w:cs="Times New Roman"/>
            <w:noProof/>
            <w:sz w:val="24"/>
            <w:szCs w:val="24"/>
          </w:rPr>
          <w:fldChar w:fldCharType="end"/>
        </w:r>
        <w:r w:rsidR="00003A5A">
          <w:rPr>
            <w:rFonts w:ascii="Times New Roman" w:hAnsi="Times New Roman" w:cs="Times New Roman"/>
            <w:noProof/>
            <w:sz w:val="24"/>
            <w:szCs w:val="24"/>
          </w:rPr>
          <w:delText>)</w:delText>
        </w:r>
        <w:r w:rsidR="00003A5A">
          <w:rPr>
            <w:rFonts w:ascii="Times New Roman" w:hAnsi="Times New Roman" w:cs="Times New Roman"/>
            <w:sz w:val="24"/>
            <w:szCs w:val="24"/>
          </w:rPr>
          <w:fldChar w:fldCharType="end"/>
        </w:r>
        <w:r w:rsidR="0001688B">
          <w:rPr>
            <w:rFonts w:ascii="Times New Roman" w:hAnsi="Times New Roman" w:cs="Times New Roman"/>
            <w:sz w:val="24"/>
            <w:szCs w:val="24"/>
          </w:rPr>
          <w:delText xml:space="preserve">. </w:delText>
        </w:r>
        <w:r w:rsidR="00B61934">
          <w:rPr>
            <w:rFonts w:ascii="Times New Roman" w:hAnsi="Times New Roman" w:cs="Times New Roman"/>
            <w:sz w:val="24"/>
            <w:szCs w:val="24"/>
          </w:rPr>
          <w:delText>Further, this region has a relatively short history of anthropogenic disturbance compared to other regions of the United States</w:delText>
        </w:r>
        <w:r w:rsidR="00003A5A">
          <w:rPr>
            <w:rFonts w:ascii="Times New Roman" w:hAnsi="Times New Roman" w:cs="Times New Roman"/>
            <w:sz w:val="24"/>
            <w:szCs w:val="24"/>
          </w:rPr>
          <w:delText>, such that there may be a relatively large number if streams and rivers that are</w:delText>
        </w:r>
        <w:r w:rsidR="00E54AD1">
          <w:rPr>
            <w:rFonts w:ascii="Times New Roman" w:hAnsi="Times New Roman" w:cs="Times New Roman"/>
            <w:sz w:val="24"/>
            <w:szCs w:val="24"/>
          </w:rPr>
          <w:delText xml:space="preserve"> undisturbed</w:delText>
        </w:r>
        <w:r w:rsidR="00B61934">
          <w:rPr>
            <w:rFonts w:ascii="Times New Roman" w:hAnsi="Times New Roman" w:cs="Times New Roman"/>
            <w:sz w:val="24"/>
            <w:szCs w:val="24"/>
          </w:rPr>
          <w:delText xml:space="preserve">. </w:delText>
        </w:r>
        <w:r w:rsidR="00E54AD1">
          <w:rPr>
            <w:rFonts w:ascii="Times New Roman" w:hAnsi="Times New Roman" w:cs="Times New Roman"/>
            <w:sz w:val="24"/>
            <w:szCs w:val="24"/>
          </w:rPr>
          <w:delText>Our JSDM approach also allowed us to assess c</w:delText>
        </w:r>
        <w:r w:rsidR="00B61934">
          <w:rPr>
            <w:rFonts w:ascii="Times New Roman" w:hAnsi="Times New Roman" w:cs="Times New Roman"/>
            <w:sz w:val="24"/>
            <w:szCs w:val="24"/>
          </w:rPr>
          <w:delText xml:space="preserve">ompositional change </w:delText>
        </w:r>
        <w:r w:rsidR="00E54AD1">
          <w:rPr>
            <w:rFonts w:ascii="Times New Roman" w:hAnsi="Times New Roman" w:cs="Times New Roman"/>
            <w:sz w:val="24"/>
            <w:szCs w:val="24"/>
          </w:rPr>
          <w:delText xml:space="preserve">in addition to changes in richness resulting from disturbance. We found that assemblage composition at some sites in all regions could be affected by anthropogenic disturbance without a subsequent change in richness </w:delText>
        </w:r>
        <w:r w:rsidR="00E54AD1">
          <w:rPr>
            <w:rFonts w:ascii="Times New Roman" w:hAnsi="Times New Roman" w:cs="Times New Roman"/>
            <w:sz w:val="24"/>
            <w:szCs w:val="24"/>
          </w:rPr>
          <w:fldChar w:fldCharType="begin"/>
        </w:r>
        <w:r w:rsidR="00E54AD1">
          <w:rPr>
            <w:rFonts w:ascii="Times New Roman" w:hAnsi="Times New Roman" w:cs="Times New Roman"/>
            <w:sz w:val="24"/>
            <w:szCs w:val="24"/>
          </w:rPr>
          <w:delInstrText xml:space="preserve"> ADDIN EN.CITE &lt;EndNote&gt;&lt;Cite&gt;&lt;Author&gt;Van Sickle&lt;/Author&gt;&lt;Year&gt;2008&lt;/Year&gt;&lt;RecNum&gt;81&lt;/RecNum&gt;&lt;DisplayText&gt;(Van Sickle 2008)&lt;/DisplayText&gt;&lt;record&gt;&lt;rec-number&gt;81&lt;/rec-number&gt;&lt;foreign-keys&gt;&lt;key app="EN" db-id="rtxzfetfi9xw07eeartpf9t7wwtdt2arspvw" timestamp="1708644188" guid="2fde9882-c41f-49d9-b7d0-4cbc926f18a4"&gt;81&lt;/key&gt;&lt;/foreign-keys&gt;&lt;ref-type name="Journal Article"&gt;17&lt;/ref-type&gt;&lt;contributors&gt;&lt;authors&gt;&lt;author&gt;Van Sickle, John&lt;/author&gt;&lt;/authors&gt;&lt;/contributors&gt;&lt;titles&gt;&lt;title&gt;An index of compositional dissimilarity between observed and expected assemblages&lt;/title&gt;&lt;secondary-title&gt;Journal of the North American Benthological Society&lt;/secondary-title&gt;&lt;/titles&gt;&lt;periodical&gt;&lt;full-title&gt;Journal of the North American Benthological Society&lt;/full-title&gt;&lt;/periodical&gt;&lt;pages&gt;227-235&lt;/pages&gt;&lt;volume&gt;27&lt;/volume&gt;&lt;number&gt;2&lt;/number&gt;&lt;dates&gt;&lt;year&gt;2008&lt;/year&gt;&lt;pub-dates&gt;&lt;date&gt;2008/06/01&lt;/date&gt;&lt;/pub-dates&gt;&lt;/dates&gt;&lt;publisher&gt;The University of Chicago Press&lt;/publisher&gt;&lt;isbn&gt;0887-3593&lt;/isbn&gt;&lt;urls&gt;&lt;related-urls&gt;&lt;url&gt;https://doi.org/10.1899/07-111.1&lt;/url&gt;&lt;/related-urls&gt;&lt;/urls&gt;&lt;electronic-resource-num&gt;10.1899/07-111.1&lt;/electronic-resource-num&gt;&lt;access-date&gt;2024/02/22&lt;/access-date&gt;&lt;/record&gt;&lt;/Cite&gt;&lt;/EndNote&gt;</w:delInstrText>
        </w:r>
        <w:r w:rsidR="00E54AD1">
          <w:rPr>
            <w:rFonts w:ascii="Times New Roman" w:hAnsi="Times New Roman" w:cs="Times New Roman"/>
            <w:sz w:val="24"/>
            <w:szCs w:val="24"/>
          </w:rPr>
          <w:fldChar w:fldCharType="separate"/>
        </w:r>
        <w:r w:rsidR="00E54AD1">
          <w:rPr>
            <w:rFonts w:ascii="Times New Roman" w:hAnsi="Times New Roman" w:cs="Times New Roman"/>
            <w:noProof/>
            <w:sz w:val="24"/>
            <w:szCs w:val="24"/>
          </w:rPr>
          <w:delText>(</w:delText>
        </w:r>
        <w:r w:rsidR="00000000">
          <w:fldChar w:fldCharType="begin"/>
        </w:r>
        <w:r w:rsidR="00000000">
          <w:delInstrText>HYPERLINK \l "_ENREF_69" \o "Van Sickle, 2008 #81"</w:delInstrText>
        </w:r>
        <w:r w:rsidR="00000000">
          <w:fldChar w:fldCharType="separate"/>
        </w:r>
        <w:r w:rsidR="00FE06C8">
          <w:rPr>
            <w:rFonts w:ascii="Times New Roman" w:hAnsi="Times New Roman" w:cs="Times New Roman"/>
            <w:noProof/>
            <w:sz w:val="24"/>
            <w:szCs w:val="24"/>
          </w:rPr>
          <w:delText>Van Sickle 2008</w:delText>
        </w:r>
        <w:r w:rsidR="00000000">
          <w:rPr>
            <w:rFonts w:ascii="Times New Roman" w:hAnsi="Times New Roman" w:cs="Times New Roman"/>
            <w:noProof/>
            <w:sz w:val="24"/>
            <w:szCs w:val="24"/>
          </w:rPr>
          <w:fldChar w:fldCharType="end"/>
        </w:r>
        <w:r w:rsidR="00E54AD1">
          <w:rPr>
            <w:rFonts w:ascii="Times New Roman" w:hAnsi="Times New Roman" w:cs="Times New Roman"/>
            <w:noProof/>
            <w:sz w:val="24"/>
            <w:szCs w:val="24"/>
          </w:rPr>
          <w:delText>)</w:delText>
        </w:r>
        <w:r w:rsidR="00E54AD1">
          <w:rPr>
            <w:rFonts w:ascii="Times New Roman" w:hAnsi="Times New Roman" w:cs="Times New Roman"/>
            <w:sz w:val="24"/>
            <w:szCs w:val="24"/>
          </w:rPr>
          <w:fldChar w:fldCharType="end"/>
        </w:r>
        <w:r w:rsidR="00E54AD1">
          <w:rPr>
            <w:rFonts w:ascii="Times New Roman" w:hAnsi="Times New Roman" w:cs="Times New Roman"/>
            <w:sz w:val="24"/>
            <w:szCs w:val="24"/>
          </w:rPr>
          <w:delText xml:space="preserve">, which suggests that tolerant taxa may have replaced sensitive taxa at many sites </w:delText>
        </w:r>
        <w:r>
          <w:rPr>
            <w:rFonts w:ascii="Times New Roman" w:hAnsi="Times New Roman" w:cs="Times New Roman"/>
            <w:sz w:val="24"/>
            <w:szCs w:val="24"/>
          </w:rPr>
          <w:fldChar w:fldCharType="begin">
            <w:fldData xml:space="preserve">PEVuZE5vdGU+PENpdGU+PEF1dGhvcj5Kw6RobmlnPC9BdXRob3I+PFllYXI+MjAyMTwvWWVhcj48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</w:fldData>
          </w:fldChar>
        </w:r>
        <w:r w:rsidR="00E54AD1">
          <w:rPr>
            <w:rFonts w:ascii="Times New Roman" w:hAnsi="Times New Roman" w:cs="Times New Roman"/>
            <w:sz w:val="24"/>
            <w:szCs w:val="24"/>
          </w:rPr>
          <w:delInstrText xml:space="preserve"> ADDIN EN.CITE </w:delInstrText>
        </w:r>
        <w:r w:rsidR="00E54AD1">
          <w:rPr>
            <w:rFonts w:ascii="Times New Roman" w:hAnsi="Times New Roman" w:cs="Times New Roman"/>
            <w:sz w:val="24"/>
            <w:szCs w:val="24"/>
          </w:rPr>
          <w:fldChar w:fldCharType="begin">
            <w:fldData xml:space="preserve">PEVuZE5vdGU+PENpdGU+PEF1dGhvcj5Kw6RobmlnPC9BdXRob3I+PFllYXI+MjAyMTwvWWVhcj48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</w:fldData>
          </w:fldChar>
        </w:r>
        <w:r w:rsidR="00E54AD1">
          <w:rPr>
            <w:rFonts w:ascii="Times New Roman" w:hAnsi="Times New Roman" w:cs="Times New Roman"/>
            <w:sz w:val="24"/>
            <w:szCs w:val="24"/>
          </w:rPr>
          <w:delInstrText xml:space="preserve"> ADDIN EN.CITE.DATA </w:delInstrText>
        </w:r>
        <w:r w:rsidR="00E54AD1">
          <w:rPr>
            <w:rFonts w:ascii="Times New Roman" w:hAnsi="Times New Roman" w:cs="Times New Roman"/>
            <w:sz w:val="24"/>
            <w:szCs w:val="24"/>
          </w:rPr>
        </w:r>
        <w:r w:rsidR="00E54AD1">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E54AD1">
          <w:rPr>
            <w:rFonts w:ascii="Times New Roman" w:hAnsi="Times New Roman" w:cs="Times New Roman"/>
            <w:noProof/>
            <w:sz w:val="24"/>
            <w:szCs w:val="24"/>
          </w:rPr>
          <w:delText>(</w:delText>
        </w:r>
        <w:r w:rsidR="00000000">
          <w:fldChar w:fldCharType="begin"/>
        </w:r>
        <w:r w:rsidR="00000000">
          <w:delInstrText>HYPERLINK \l "_ENREF_31" \o "Jähnig, 2021 #219"</w:delInstrText>
        </w:r>
        <w:r w:rsidR="00000000">
          <w:fldChar w:fldCharType="separate"/>
        </w:r>
        <w:r w:rsidR="00FE06C8">
          <w:rPr>
            <w:rFonts w:ascii="Times New Roman" w:hAnsi="Times New Roman" w:cs="Times New Roman"/>
            <w:noProof/>
            <w:sz w:val="24"/>
            <w:szCs w:val="24"/>
          </w:rPr>
          <w:delText>Jähnig et al. 2021</w:delText>
        </w:r>
        <w:r w:rsidR="00000000">
          <w:rPr>
            <w:rFonts w:ascii="Times New Roman" w:hAnsi="Times New Roman" w:cs="Times New Roman"/>
            <w:noProof/>
            <w:sz w:val="24"/>
            <w:szCs w:val="24"/>
          </w:rPr>
          <w:fldChar w:fldCharType="end"/>
        </w:r>
        <w:r w:rsidR="00E54AD1">
          <w:rPr>
            <w:rFonts w:ascii="Times New Roman" w:hAnsi="Times New Roman" w:cs="Times New Roman"/>
            <w:noProof/>
            <w:sz w:val="24"/>
            <w:szCs w:val="24"/>
          </w:rPr>
          <w:delText xml:space="preserve">, </w:delText>
        </w:r>
        <w:r w:rsidR="00000000">
          <w:fldChar w:fldCharType="begin"/>
        </w:r>
        <w:r w:rsidR="00000000">
          <w:delInstrText>HYPERLINK \l "_ENREF_53" \o "Rumschlag, 2023 #109"</w:delInstrText>
        </w:r>
        <w:r w:rsidR="00000000">
          <w:fldChar w:fldCharType="separate"/>
        </w:r>
        <w:r w:rsidR="00FE06C8">
          <w:rPr>
            <w:rFonts w:ascii="Times New Roman" w:hAnsi="Times New Roman" w:cs="Times New Roman"/>
            <w:noProof/>
            <w:sz w:val="24"/>
            <w:szCs w:val="24"/>
          </w:rPr>
          <w:delText>Rumschlag et al. 2023</w:delText>
        </w:r>
        <w:r w:rsidR="00000000">
          <w:rPr>
            <w:rFonts w:ascii="Times New Roman" w:hAnsi="Times New Roman" w:cs="Times New Roman"/>
            <w:noProof/>
            <w:sz w:val="24"/>
            <w:szCs w:val="24"/>
          </w:rPr>
          <w:fldChar w:fldCharType="end"/>
        </w:r>
        <w:r w:rsidR="00E54AD1">
          <w:rPr>
            <w:rFonts w:ascii="Times New Roman" w:hAnsi="Times New Roman" w:cs="Times New Roman"/>
            <w:noProof/>
            <w:sz w:val="24"/>
            <w:szCs w:val="24"/>
          </w:rPr>
          <w:delText>)</w:delText>
        </w:r>
        <w:r>
          <w:rPr>
            <w:rFonts w:ascii="Times New Roman" w:hAnsi="Times New Roman" w:cs="Times New Roman"/>
            <w:sz w:val="24"/>
            <w:szCs w:val="24"/>
          </w:rPr>
          <w:fldChar w:fldCharType="end"/>
        </w:r>
        <w:r w:rsidR="00B61934">
          <w:rPr>
            <w:rFonts w:ascii="Times New Roman" w:hAnsi="Times New Roman" w:cs="Times New Roman"/>
            <w:sz w:val="24"/>
            <w:szCs w:val="24"/>
          </w:rPr>
          <w:delText xml:space="preserve">. </w:delText>
        </w:r>
      </w:del>
    </w:p>
    <w:p w14:paraId="35B1BA0D" w14:textId="77777777" w:rsidR="00336C30" w:rsidRDefault="00336C30" w:rsidP="009E6332">
      <w:pPr>
        <w:spacing w:after="0" w:line="480" w:lineRule="auto"/>
        <w:contextualSpacing/>
        <w:rPr>
          <w:moveFrom w:id="1714" w:author="Kopp, Darin" w:date="2025-02-20T15:34:00Z"/>
          <w:rFonts w:ascii="Times New Roman" w:hAnsi="Times New Roman"/>
          <w:i/>
          <w:color w:val="000000"/>
          <w:sz w:val="24"/>
          <w:rPrChange w:id="1715" w:author="Kopp, Darin" w:date="2025-02-20T15:34:00Z">
            <w:rPr>
              <w:moveFrom w:id="1716" w:author="Kopp, Darin" w:date="2025-02-20T15:34:00Z"/>
              <w:rFonts w:ascii="Times New Roman" w:hAnsi="Times New Roman"/>
              <w:color w:val="000000"/>
              <w:sz w:val="24"/>
            </w:rPr>
          </w:rPrChange>
        </w:rPr>
        <w:pPrChange w:id="1717" w:author="Kopp, Darin" w:date="2025-02-20T15:34:00Z">
          <w:pPr>
            <w:spacing w:after="0" w:line="480" w:lineRule="auto"/>
            <w:ind w:firstLine="720"/>
            <w:contextualSpacing/>
          </w:pPr>
        </w:pPrChange>
      </w:pPr>
      <w:moveFromRangeStart w:id="1718" w:author="Kopp, Darin" w:date="2025-02-20T15:34:00Z" w:name="move190958083"/>
    </w:p>
    <w:p w14:paraId="7E3B521F" w14:textId="77777777" w:rsidR="009E6332" w:rsidRPr="002E03DF" w:rsidRDefault="009E6332" w:rsidP="009E6332">
      <w:pPr>
        <w:spacing w:after="0" w:line="480" w:lineRule="auto"/>
        <w:contextualSpacing/>
        <w:rPr>
          <w:moveFrom w:id="1719" w:author="Kopp, Darin" w:date="2025-02-20T15:34:00Z"/>
          <w:rFonts w:ascii="Times New Roman" w:hAnsi="Times New Roman" w:cs="Times New Roman"/>
          <w:i/>
          <w:iCs/>
          <w:color w:val="000000"/>
          <w:sz w:val="24"/>
          <w:szCs w:val="24"/>
        </w:rPr>
      </w:pPr>
      <w:moveFrom w:id="1720" w:author="Kopp, Darin" w:date="2025-02-20T15:34:00Z">
        <w:r>
          <w:rPr>
            <w:rFonts w:ascii="Times New Roman" w:hAnsi="Times New Roman" w:cs="Times New Roman"/>
            <w:i/>
            <w:iCs/>
            <w:color w:val="000000"/>
            <w:sz w:val="24"/>
            <w:szCs w:val="24"/>
          </w:rPr>
          <w:t>Application for b</w:t>
        </w:r>
        <w:r w:rsidRPr="002E03DF">
          <w:rPr>
            <w:rFonts w:ascii="Times New Roman" w:hAnsi="Times New Roman" w:cs="Times New Roman"/>
            <w:i/>
            <w:iCs/>
            <w:color w:val="000000"/>
            <w:sz w:val="24"/>
            <w:szCs w:val="24"/>
          </w:rPr>
          <w:t xml:space="preserve">iological </w:t>
        </w:r>
        <w:r>
          <w:rPr>
            <w:rFonts w:ascii="Times New Roman" w:hAnsi="Times New Roman" w:cs="Times New Roman"/>
            <w:i/>
            <w:iCs/>
            <w:color w:val="000000"/>
            <w:sz w:val="24"/>
            <w:szCs w:val="24"/>
          </w:rPr>
          <w:t>a</w:t>
        </w:r>
        <w:r w:rsidRPr="002E03DF">
          <w:rPr>
            <w:rFonts w:ascii="Times New Roman" w:hAnsi="Times New Roman" w:cs="Times New Roman"/>
            <w:i/>
            <w:iCs/>
            <w:color w:val="000000"/>
            <w:sz w:val="24"/>
            <w:szCs w:val="24"/>
          </w:rPr>
          <w:t xml:space="preserve">ssessment without </w:t>
        </w:r>
        <w:r>
          <w:rPr>
            <w:rFonts w:ascii="Times New Roman" w:hAnsi="Times New Roman" w:cs="Times New Roman"/>
            <w:i/>
            <w:iCs/>
            <w:color w:val="000000"/>
            <w:sz w:val="24"/>
            <w:szCs w:val="24"/>
          </w:rPr>
          <w:t>r</w:t>
        </w:r>
        <w:r w:rsidRPr="002E03DF">
          <w:rPr>
            <w:rFonts w:ascii="Times New Roman" w:hAnsi="Times New Roman" w:cs="Times New Roman"/>
            <w:i/>
            <w:iCs/>
            <w:color w:val="000000"/>
            <w:sz w:val="24"/>
            <w:szCs w:val="24"/>
          </w:rPr>
          <w:t xml:space="preserve">eference </w:t>
        </w:r>
        <w:r>
          <w:rPr>
            <w:rFonts w:ascii="Times New Roman" w:hAnsi="Times New Roman" w:cs="Times New Roman"/>
            <w:i/>
            <w:iCs/>
            <w:color w:val="000000"/>
            <w:sz w:val="24"/>
            <w:szCs w:val="24"/>
          </w:rPr>
          <w:t>s</w:t>
        </w:r>
        <w:r w:rsidRPr="002E03DF">
          <w:rPr>
            <w:rFonts w:ascii="Times New Roman" w:hAnsi="Times New Roman" w:cs="Times New Roman"/>
            <w:i/>
            <w:iCs/>
            <w:color w:val="000000"/>
            <w:sz w:val="24"/>
            <w:szCs w:val="24"/>
          </w:rPr>
          <w:t>ites</w:t>
        </w:r>
      </w:moveFrom>
    </w:p>
    <w:moveFromRangeEnd w:id="1718"/>
    <w:p w14:paraId="23097217" w14:textId="77777777" w:rsidR="00554208" w:rsidRDefault="00355ACF" w:rsidP="006C2FD6">
      <w:pPr>
        <w:spacing w:after="0" w:line="480" w:lineRule="auto"/>
        <w:ind w:firstLine="720"/>
        <w:contextualSpacing/>
        <w:rPr>
          <w:del w:id="1721" w:author="Kopp, Darin" w:date="2025-02-20T15:34:00Z"/>
          <w:rFonts w:ascii="Times New Roman" w:hAnsi="Times New Roman" w:cs="Times New Roman"/>
          <w:sz w:val="24"/>
          <w:szCs w:val="24"/>
        </w:rPr>
      </w:pPr>
      <w:del w:id="1722" w:author="Kopp, Darin" w:date="2025-02-20T15:34:00Z">
        <w:r>
          <w:rPr>
            <w:rFonts w:ascii="Times New Roman" w:hAnsi="Times New Roman" w:cs="Times New Roman"/>
            <w:sz w:val="24"/>
            <w:szCs w:val="24"/>
          </w:rPr>
          <w:delText xml:space="preserve">Identifying minimally disturbed reference sites to </w:delText>
        </w:r>
        <w:r w:rsidR="00362BA1">
          <w:rPr>
            <w:rFonts w:ascii="Times New Roman" w:hAnsi="Times New Roman" w:cs="Times New Roman"/>
            <w:sz w:val="24"/>
            <w:szCs w:val="24"/>
          </w:rPr>
          <w:delText xml:space="preserve">assess the effects of anthropogenic disturbance on biological assemblages is </w:delText>
        </w:r>
        <w:r w:rsidR="00FB1693">
          <w:rPr>
            <w:rFonts w:ascii="Times New Roman" w:hAnsi="Times New Roman" w:cs="Times New Roman"/>
            <w:sz w:val="24"/>
            <w:szCs w:val="24"/>
          </w:rPr>
          <w:delText>challenging</w:delText>
        </w:r>
        <w:r w:rsidR="00187E22">
          <w:rPr>
            <w:rFonts w:ascii="Times New Roman" w:hAnsi="Times New Roman" w:cs="Times New Roman"/>
            <w:sz w:val="24"/>
            <w:szCs w:val="24"/>
          </w:rPr>
          <w:delText xml:space="preserve"> </w:delText>
        </w:r>
        <w:r w:rsidR="00362BA1">
          <w:rPr>
            <w:rFonts w:ascii="Times New Roman" w:hAnsi="Times New Roman" w:cs="Times New Roman"/>
            <w:sz w:val="24"/>
            <w:szCs w:val="24"/>
          </w:rPr>
          <w:delText xml:space="preserve">because there are few existing sites in this </w:delText>
        </w:r>
        <w:r w:rsidR="00B45F0D">
          <w:rPr>
            <w:rFonts w:ascii="Times New Roman" w:hAnsi="Times New Roman" w:cs="Times New Roman"/>
            <w:sz w:val="24"/>
            <w:szCs w:val="24"/>
          </w:rPr>
          <w:delText>condition</w:delText>
        </w:r>
        <w:r w:rsidR="00362BA1">
          <w:rPr>
            <w:rFonts w:ascii="Times New Roman" w:hAnsi="Times New Roman" w:cs="Times New Roman"/>
            <w:sz w:val="24"/>
            <w:szCs w:val="24"/>
          </w:rPr>
          <w:delText xml:space="preserve"> </w:delText>
        </w:r>
        <w:r w:rsidR="00362BA1">
          <w:rPr>
            <w:rFonts w:ascii="Times New Roman" w:hAnsi="Times New Roman" w:cs="Times New Roman"/>
            <w:sz w:val="24"/>
            <w:szCs w:val="24"/>
          </w:rPr>
          <w:fldChar w:fldCharType="begin"/>
        </w:r>
        <w:r w:rsidR="00362BA1">
          <w:rPr>
            <w:rFonts w:ascii="Times New Roman" w:hAnsi="Times New Roman" w:cs="Times New Roman"/>
            <w:sz w:val="24"/>
            <w:szCs w:val="24"/>
          </w:rPr>
          <w:delInstrText xml:space="preserve"> ADDIN EN.CITE &lt;EndNote&gt;&lt;Cite&gt;&lt;Author&gt;Stoddard&lt;/Author&gt;&lt;Year&gt;2006&lt;/Year&gt;&lt;RecNum&gt;58&lt;/RecNum&gt;&lt;DisplayText&gt;(Stoddard et al. 2006)&lt;/DisplayText&gt;&lt;record&gt;&lt;rec-number&gt;58&lt;/rec-number&gt;&lt;foreign-keys&gt;&lt;key app="EN" db-id="rtxzfetfi9xw07eeartpf9t7wwtdt2arspvw" timestamp="1708542661" guid="98e6235a-712c-45a5-94e5-bf07f2c69808"&gt;58&lt;/key&gt;&lt;/foreign-keys&gt;&lt;ref-type name="Journal Article"&gt;17&lt;/ref-type&gt;&lt;contributors&gt;&lt;authors&gt;&lt;author&gt;Stoddard, John L.&lt;/author&gt;&lt;author&gt;Larsen, David P.&lt;/author&gt;&lt;author&gt;Hawkins, Charles P.&lt;/author&gt;&lt;author&gt;Johnson, Richard K.&lt;/author&gt;&lt;author&gt;Norris, Richard H.&lt;/author&gt;&lt;/authors&gt;&lt;/contributors&gt;&lt;titles&gt;&lt;title&gt;SETTING EXPECTATIONS FOR THE ECOLOGICAL CONDITION OF STREAMS: THE CONCEPT OF REFERENCE CONDITION&lt;/title&gt;&lt;secondary-title&gt;Ecological Applications&lt;/secondary-title&gt;&lt;/titles&gt;&lt;periodical&gt;&lt;full-title&gt;Ecological Applications&lt;/full-title&gt;&lt;/periodical&gt;&lt;pages&gt;1267-1276&lt;/pages&gt;&lt;volume&gt;16&lt;/volume&gt;&lt;number&gt;4&lt;/number&gt;&lt;keywords&gt;&lt;keyword&gt;best attainable condition&lt;/keyword&gt;&lt;keyword&gt;bioassessment&lt;/keyword&gt;&lt;keyword&gt;Clean Water Act&lt;/keyword&gt;&lt;keyword&gt;consistency of terminology needed&lt;/keyword&gt;&lt;keyword&gt;historical condition&lt;/keyword&gt;&lt;keyword&gt;least disturbed condition&lt;/keyword&gt;&lt;keyword&gt;minimally disturbed condition&lt;/keyword&gt;&lt;keyword&gt;monitoring&lt;/keyword&gt;&lt;keyword&gt;reference condition defined&lt;/keyword&gt;&lt;/keywords&gt;&lt;dates&gt;&lt;year&gt;2006&lt;/year&gt;&lt;pub-dates&gt;&lt;date&gt;2006/08/01&lt;/date&gt;&lt;/pub-dates&gt;&lt;/dates&gt;&lt;publisher&gt;John Wiley &amp;amp; Sons, Ltd&lt;/publisher&gt;&lt;isbn&gt;1051-0761&lt;/isbn&gt;&lt;urls&gt;&lt;related-urls&gt;&lt;url&gt;https://doi.org/10.1890/1051-0761(2006)016[1267:SEFTEC]2.0.CO;2&lt;/url&gt;&lt;/related-urls&gt;&lt;/urls&gt;&lt;electronic-resource-num&gt;https://doi.org/10.1890/1051-0761(2006)016[1267:SEFTEC]2.0.CO;2&lt;/electronic-resource-num&gt;&lt;access-date&gt;2024/02/21&lt;/access-date&gt;&lt;/record&gt;&lt;/Cite&gt;&lt;/EndNote&gt;</w:delInstrText>
        </w:r>
        <w:r w:rsidR="00362BA1">
          <w:rPr>
            <w:rFonts w:ascii="Times New Roman" w:hAnsi="Times New Roman" w:cs="Times New Roman"/>
            <w:sz w:val="24"/>
            <w:szCs w:val="24"/>
          </w:rPr>
          <w:fldChar w:fldCharType="separate"/>
        </w:r>
        <w:r w:rsidR="00362BA1">
          <w:rPr>
            <w:rFonts w:ascii="Times New Roman" w:hAnsi="Times New Roman" w:cs="Times New Roman"/>
            <w:noProof/>
            <w:sz w:val="24"/>
            <w:szCs w:val="24"/>
          </w:rPr>
          <w:delText>(</w:delText>
        </w:r>
        <w:r w:rsidR="00000000">
          <w:fldChar w:fldCharType="begin"/>
        </w:r>
        <w:r w:rsidR="00000000">
          <w:delInstrText>HYPERLINK \l "_ENREF_61" \o "Stoddard, 2006 #58"</w:delInstrText>
        </w:r>
        <w:r w:rsidR="00000000">
          <w:fldChar w:fldCharType="separate"/>
        </w:r>
        <w:r w:rsidR="00FE06C8">
          <w:rPr>
            <w:rFonts w:ascii="Times New Roman" w:hAnsi="Times New Roman" w:cs="Times New Roman"/>
            <w:noProof/>
            <w:sz w:val="24"/>
            <w:szCs w:val="24"/>
          </w:rPr>
          <w:delText>Stoddard et al. 2006</w:delText>
        </w:r>
        <w:r w:rsidR="00000000">
          <w:rPr>
            <w:rFonts w:ascii="Times New Roman" w:hAnsi="Times New Roman" w:cs="Times New Roman"/>
            <w:noProof/>
            <w:sz w:val="24"/>
            <w:szCs w:val="24"/>
          </w:rPr>
          <w:fldChar w:fldCharType="end"/>
        </w:r>
        <w:r w:rsidR="00362BA1">
          <w:rPr>
            <w:rFonts w:ascii="Times New Roman" w:hAnsi="Times New Roman" w:cs="Times New Roman"/>
            <w:noProof/>
            <w:sz w:val="24"/>
            <w:szCs w:val="24"/>
          </w:rPr>
          <w:delText>)</w:delText>
        </w:r>
        <w:r w:rsidR="00362BA1">
          <w:rPr>
            <w:rFonts w:ascii="Times New Roman" w:hAnsi="Times New Roman" w:cs="Times New Roman"/>
            <w:sz w:val="24"/>
            <w:szCs w:val="24"/>
          </w:rPr>
          <w:fldChar w:fldCharType="end"/>
        </w:r>
        <w:r w:rsidR="00362BA1">
          <w:rPr>
            <w:rFonts w:ascii="Times New Roman" w:hAnsi="Times New Roman" w:cs="Times New Roman"/>
            <w:sz w:val="24"/>
            <w:szCs w:val="24"/>
          </w:rPr>
          <w:delText>. Least-disturbed is often adopted as a suitable alternative but is difficult to consistently define</w:delText>
        </w:r>
        <w:r w:rsidR="00B45F0D">
          <w:rPr>
            <w:rFonts w:ascii="Times New Roman" w:hAnsi="Times New Roman" w:cs="Times New Roman"/>
            <w:sz w:val="24"/>
            <w:szCs w:val="24"/>
          </w:rPr>
          <w:delText>, vary in quality,</w:delText>
        </w:r>
        <w:r w:rsidR="00362BA1">
          <w:rPr>
            <w:rFonts w:ascii="Times New Roman" w:hAnsi="Times New Roman" w:cs="Times New Roman"/>
            <w:sz w:val="24"/>
            <w:szCs w:val="24"/>
          </w:rPr>
          <w:delText xml:space="preserve"> and can be spatially aggregated </w:delText>
        </w:r>
        <w:r w:rsidR="00362BA1">
          <w:rPr>
            <w:rFonts w:ascii="Times New Roman" w:hAnsi="Times New Roman" w:cs="Times New Roman"/>
            <w:sz w:val="24"/>
            <w:szCs w:val="24"/>
          </w:rPr>
          <w:fldChar w:fldCharType="begin">
            <w:fldData xml:space="preserve">PEVuZE5vdGU+PENpdGU+PEF1dGhvcj5NY05lbGxpZTwvQXV0aG9yPjxZZWFyPjIwMjA8L1llYXI+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</w:fldData>
          </w:fldChar>
        </w:r>
        <w:r w:rsidR="00362BA1">
          <w:rPr>
            <w:rFonts w:ascii="Times New Roman" w:hAnsi="Times New Roman" w:cs="Times New Roman"/>
            <w:sz w:val="24"/>
            <w:szCs w:val="24"/>
          </w:rPr>
          <w:delInstrText xml:space="preserve"> ADDIN EN.CITE </w:delInstrText>
        </w:r>
        <w:r w:rsidR="00362BA1">
          <w:rPr>
            <w:rFonts w:ascii="Times New Roman" w:hAnsi="Times New Roman" w:cs="Times New Roman"/>
            <w:sz w:val="24"/>
            <w:szCs w:val="24"/>
          </w:rPr>
          <w:fldChar w:fldCharType="begin">
            <w:fldData xml:space="preserve">PEVuZE5vdGU+PENpdGU+PEF1dGhvcj5NY05lbGxpZTwvQXV0aG9yPjxZZWFyPjIwMjA8L1llYXI+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</w:fldData>
          </w:fldChar>
        </w:r>
        <w:r w:rsidR="00362BA1">
          <w:rPr>
            <w:rFonts w:ascii="Times New Roman" w:hAnsi="Times New Roman" w:cs="Times New Roman"/>
            <w:sz w:val="24"/>
            <w:szCs w:val="24"/>
          </w:rPr>
          <w:delInstrText xml:space="preserve"> ADDIN EN.CITE.DATA </w:delInstrText>
        </w:r>
        <w:r w:rsidR="00362BA1">
          <w:rPr>
            <w:rFonts w:ascii="Times New Roman" w:hAnsi="Times New Roman" w:cs="Times New Roman"/>
            <w:sz w:val="24"/>
            <w:szCs w:val="24"/>
          </w:rPr>
        </w:r>
        <w:r w:rsidR="00362BA1">
          <w:rPr>
            <w:rFonts w:ascii="Times New Roman" w:hAnsi="Times New Roman" w:cs="Times New Roman"/>
            <w:sz w:val="24"/>
            <w:szCs w:val="24"/>
          </w:rPr>
          <w:fldChar w:fldCharType="end"/>
        </w:r>
        <w:r w:rsidR="00362BA1">
          <w:rPr>
            <w:rFonts w:ascii="Times New Roman" w:hAnsi="Times New Roman" w:cs="Times New Roman"/>
            <w:sz w:val="24"/>
            <w:szCs w:val="24"/>
          </w:rPr>
        </w:r>
        <w:r w:rsidR="00362BA1">
          <w:rPr>
            <w:rFonts w:ascii="Times New Roman" w:hAnsi="Times New Roman" w:cs="Times New Roman"/>
            <w:sz w:val="24"/>
            <w:szCs w:val="24"/>
          </w:rPr>
          <w:fldChar w:fldCharType="separate"/>
        </w:r>
        <w:r w:rsidR="00362BA1">
          <w:rPr>
            <w:rFonts w:ascii="Times New Roman" w:hAnsi="Times New Roman" w:cs="Times New Roman"/>
            <w:noProof/>
            <w:sz w:val="24"/>
            <w:szCs w:val="24"/>
          </w:rPr>
          <w:delText>(</w:delText>
        </w:r>
        <w:r w:rsidR="00000000">
          <w:fldChar w:fldCharType="begin"/>
        </w:r>
        <w:r w:rsidR="00000000">
          <w:delInstrText>HYPERLINK \l "_ENREF_22" \o "Hawkins, 2010 #25"</w:delInstrText>
        </w:r>
        <w:r w:rsidR="00000000">
          <w:fldChar w:fldCharType="separate"/>
        </w:r>
        <w:r w:rsidR="00FE06C8">
          <w:rPr>
            <w:rFonts w:ascii="Times New Roman" w:hAnsi="Times New Roman" w:cs="Times New Roman"/>
            <w:noProof/>
            <w:sz w:val="24"/>
            <w:szCs w:val="24"/>
          </w:rPr>
          <w:delText>Hawkins et al. 2010</w:delText>
        </w:r>
        <w:r w:rsidR="00000000">
          <w:rPr>
            <w:rFonts w:ascii="Times New Roman" w:hAnsi="Times New Roman" w:cs="Times New Roman"/>
            <w:noProof/>
            <w:sz w:val="24"/>
            <w:szCs w:val="24"/>
          </w:rPr>
          <w:fldChar w:fldCharType="end"/>
        </w:r>
        <w:r w:rsidR="00362BA1">
          <w:rPr>
            <w:rFonts w:ascii="Times New Roman" w:hAnsi="Times New Roman" w:cs="Times New Roman"/>
            <w:noProof/>
            <w:sz w:val="24"/>
            <w:szCs w:val="24"/>
          </w:rPr>
          <w:delText xml:space="preserve">, </w:delText>
        </w:r>
        <w:r w:rsidR="00000000">
          <w:fldChar w:fldCharType="begin"/>
        </w:r>
        <w:r w:rsidR="00000000">
          <w:delInstrText>HYPERLINK \l "_ENREF_42" \o "McNellie, 2020 #53"</w:delInstrText>
        </w:r>
        <w:r w:rsidR="00000000">
          <w:fldChar w:fldCharType="separate"/>
        </w:r>
        <w:r w:rsidR="00FE06C8">
          <w:rPr>
            <w:rFonts w:ascii="Times New Roman" w:hAnsi="Times New Roman" w:cs="Times New Roman"/>
            <w:noProof/>
            <w:sz w:val="24"/>
            <w:szCs w:val="24"/>
          </w:rPr>
          <w:delText>McNellie et al. 2020</w:delText>
        </w:r>
        <w:r w:rsidR="00000000">
          <w:rPr>
            <w:rFonts w:ascii="Times New Roman" w:hAnsi="Times New Roman" w:cs="Times New Roman"/>
            <w:noProof/>
            <w:sz w:val="24"/>
            <w:szCs w:val="24"/>
          </w:rPr>
          <w:fldChar w:fldCharType="end"/>
        </w:r>
        <w:r w:rsidR="00362BA1">
          <w:rPr>
            <w:rFonts w:ascii="Times New Roman" w:hAnsi="Times New Roman" w:cs="Times New Roman"/>
            <w:noProof/>
            <w:sz w:val="24"/>
            <w:szCs w:val="24"/>
          </w:rPr>
          <w:delText>)</w:delText>
        </w:r>
        <w:r w:rsidR="00362BA1">
          <w:rPr>
            <w:rFonts w:ascii="Times New Roman" w:hAnsi="Times New Roman" w:cs="Times New Roman"/>
            <w:sz w:val="24"/>
            <w:szCs w:val="24"/>
          </w:rPr>
          <w:fldChar w:fldCharType="end"/>
        </w:r>
        <w:r w:rsidR="00362BA1">
          <w:rPr>
            <w:rFonts w:ascii="Times New Roman" w:hAnsi="Times New Roman" w:cs="Times New Roman"/>
            <w:sz w:val="24"/>
            <w:szCs w:val="24"/>
          </w:rPr>
          <w:delText xml:space="preserve">. </w:delText>
        </w:r>
        <w:r w:rsidR="00B45F0D">
          <w:rPr>
            <w:rFonts w:ascii="Times New Roman" w:hAnsi="Times New Roman" w:cs="Times New Roman"/>
            <w:sz w:val="24"/>
            <w:szCs w:val="24"/>
          </w:rPr>
          <w:delText xml:space="preserve">These challenges have motivated several efforts to explore </w:delText>
        </w:r>
        <w:r w:rsidR="00554208">
          <w:rPr>
            <w:rFonts w:ascii="Times New Roman" w:hAnsi="Times New Roman" w:cs="Times New Roman"/>
            <w:sz w:val="24"/>
            <w:szCs w:val="24"/>
          </w:rPr>
          <w:delText>alternative approaches for</w:delText>
        </w:r>
        <w:r w:rsidR="00B45F0D">
          <w:rPr>
            <w:rFonts w:ascii="Times New Roman" w:hAnsi="Times New Roman" w:cs="Times New Roman"/>
            <w:sz w:val="24"/>
            <w:szCs w:val="24"/>
          </w:rPr>
          <w:delText xml:space="preserve"> </w:delText>
        </w:r>
        <w:r w:rsidR="00554208">
          <w:rPr>
            <w:rFonts w:ascii="Times New Roman" w:hAnsi="Times New Roman" w:cs="Times New Roman"/>
            <w:sz w:val="24"/>
            <w:szCs w:val="24"/>
          </w:rPr>
          <w:delText xml:space="preserve">assessing </w:delText>
        </w:r>
        <w:r w:rsidR="00B45F0D">
          <w:rPr>
            <w:rFonts w:ascii="Times New Roman" w:hAnsi="Times New Roman" w:cs="Times New Roman"/>
            <w:sz w:val="24"/>
            <w:szCs w:val="24"/>
          </w:rPr>
          <w:delText xml:space="preserve">biological </w:delText>
        </w:r>
        <w:r w:rsidR="00554208">
          <w:rPr>
            <w:rFonts w:ascii="Times New Roman" w:hAnsi="Times New Roman" w:cs="Times New Roman"/>
            <w:sz w:val="24"/>
            <w:szCs w:val="24"/>
          </w:rPr>
          <w:delText xml:space="preserve">condition </w:delText>
        </w:r>
        <w:r w:rsidR="00B45F0D">
          <w:rPr>
            <w:rFonts w:ascii="Times New Roman" w:hAnsi="Times New Roman" w:cs="Times New Roman"/>
            <w:sz w:val="24"/>
            <w:szCs w:val="24"/>
          </w:rPr>
          <w:delText xml:space="preserve">without relying on reference sites </w:delText>
        </w:r>
        <w:r w:rsidR="00B45F0D">
          <w:rPr>
            <w:rFonts w:ascii="Times New Roman" w:hAnsi="Times New Roman" w:cs="Times New Roman"/>
            <w:sz w:val="24"/>
            <w:szCs w:val="24"/>
          </w:rPr>
          <w:fldChar w:fldCharType="begin">
            <w:fldData xml:space="preserve">PEVuZE5vdGU+PENpdGU+PEF1dGhvcj5DaGVzc21hbjwvQXV0aG9yPjxZZWFyPjIwMDQ8L1llYXI+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</w:fldData>
          </w:fldChar>
        </w:r>
        <w:r w:rsidR="00B45F0D">
          <w:rPr>
            <w:rFonts w:ascii="Times New Roman" w:hAnsi="Times New Roman" w:cs="Times New Roman"/>
            <w:sz w:val="24"/>
            <w:szCs w:val="24"/>
          </w:rPr>
          <w:delInstrText xml:space="preserve"> ADDIN EN.CITE </w:delInstrText>
        </w:r>
        <w:r w:rsidR="00B45F0D">
          <w:rPr>
            <w:rFonts w:ascii="Times New Roman" w:hAnsi="Times New Roman" w:cs="Times New Roman"/>
            <w:sz w:val="24"/>
            <w:szCs w:val="24"/>
          </w:rPr>
          <w:fldChar w:fldCharType="begin">
            <w:fldData xml:space="preserve">PEVuZE5vdGU+PENpdGU+PEF1dGhvcj5DaGVzc21hbjwvQXV0aG9yPjxZZWFyPjIwMDQ8L1llYXI+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</w:fldData>
          </w:fldChar>
        </w:r>
        <w:r w:rsidR="00B45F0D">
          <w:rPr>
            <w:rFonts w:ascii="Times New Roman" w:hAnsi="Times New Roman" w:cs="Times New Roman"/>
            <w:sz w:val="24"/>
            <w:szCs w:val="24"/>
          </w:rPr>
          <w:delInstrText xml:space="preserve"> ADDIN EN.CITE.DATA </w:delInstrText>
        </w:r>
        <w:r w:rsidR="00B45F0D">
          <w:rPr>
            <w:rFonts w:ascii="Times New Roman" w:hAnsi="Times New Roman" w:cs="Times New Roman"/>
            <w:sz w:val="24"/>
            <w:szCs w:val="24"/>
          </w:rPr>
        </w:r>
        <w:r w:rsidR="00B45F0D">
          <w:rPr>
            <w:rFonts w:ascii="Times New Roman" w:hAnsi="Times New Roman" w:cs="Times New Roman"/>
            <w:sz w:val="24"/>
            <w:szCs w:val="24"/>
          </w:rPr>
          <w:fldChar w:fldCharType="end"/>
        </w:r>
        <w:r w:rsidR="00B45F0D">
          <w:rPr>
            <w:rFonts w:ascii="Times New Roman" w:hAnsi="Times New Roman" w:cs="Times New Roman"/>
            <w:sz w:val="24"/>
            <w:szCs w:val="24"/>
          </w:rPr>
        </w:r>
        <w:r w:rsidR="00B45F0D">
          <w:rPr>
            <w:rFonts w:ascii="Times New Roman" w:hAnsi="Times New Roman" w:cs="Times New Roman"/>
            <w:sz w:val="24"/>
            <w:szCs w:val="24"/>
          </w:rPr>
          <w:fldChar w:fldCharType="separate"/>
        </w:r>
        <w:r w:rsidR="00B45F0D">
          <w:rPr>
            <w:rFonts w:ascii="Times New Roman" w:hAnsi="Times New Roman" w:cs="Times New Roman"/>
            <w:noProof/>
            <w:sz w:val="24"/>
            <w:szCs w:val="24"/>
          </w:rPr>
          <w:delText>(</w:delText>
        </w:r>
        <w:r w:rsidR="00000000">
          <w:fldChar w:fldCharType="begin"/>
        </w:r>
        <w:r w:rsidR="00000000">
          <w:delInstrText>HYPERLINK \l "_ENREF_8" \o "Chessman, 2004 #9"</w:delInstrText>
        </w:r>
        <w:r w:rsidR="00000000">
          <w:fldChar w:fldCharType="separate"/>
        </w:r>
        <w:r w:rsidR="00FE06C8">
          <w:rPr>
            <w:rFonts w:ascii="Times New Roman" w:hAnsi="Times New Roman" w:cs="Times New Roman"/>
            <w:noProof/>
            <w:sz w:val="24"/>
            <w:szCs w:val="24"/>
          </w:rPr>
          <w:delText>Chessman and Royal 2004</w:delText>
        </w:r>
        <w:r w:rsidR="00000000">
          <w:rPr>
            <w:rFonts w:ascii="Times New Roman" w:hAnsi="Times New Roman" w:cs="Times New Roman"/>
            <w:noProof/>
            <w:sz w:val="24"/>
            <w:szCs w:val="24"/>
          </w:rPr>
          <w:fldChar w:fldCharType="end"/>
        </w:r>
        <w:r w:rsidR="00B45F0D">
          <w:rPr>
            <w:rFonts w:ascii="Times New Roman" w:hAnsi="Times New Roman" w:cs="Times New Roman"/>
            <w:noProof/>
            <w:sz w:val="24"/>
            <w:szCs w:val="24"/>
          </w:rPr>
          <w:delText xml:space="preserve">, </w:delText>
        </w:r>
        <w:r w:rsidR="00000000">
          <w:fldChar w:fldCharType="begin"/>
        </w:r>
        <w:r w:rsidR="00000000">
          <w:delInstrText>HYPERLINK \l "_ENREF_36" \o "Kilgour, 2005 #38"</w:delInstrText>
        </w:r>
        <w:r w:rsidR="00000000">
          <w:fldChar w:fldCharType="separate"/>
        </w:r>
        <w:r w:rsidR="00FE06C8">
          <w:rPr>
            <w:rFonts w:ascii="Times New Roman" w:hAnsi="Times New Roman" w:cs="Times New Roman"/>
            <w:noProof/>
            <w:sz w:val="24"/>
            <w:szCs w:val="24"/>
          </w:rPr>
          <w:delText>Kilgour and Stanfield 2005</w:delText>
        </w:r>
        <w:r w:rsidR="00000000">
          <w:rPr>
            <w:rFonts w:ascii="Times New Roman" w:hAnsi="Times New Roman" w:cs="Times New Roman"/>
            <w:noProof/>
            <w:sz w:val="24"/>
            <w:szCs w:val="24"/>
          </w:rPr>
          <w:fldChar w:fldCharType="end"/>
        </w:r>
        <w:r w:rsidR="00B45F0D">
          <w:rPr>
            <w:rFonts w:ascii="Times New Roman" w:hAnsi="Times New Roman" w:cs="Times New Roman"/>
            <w:noProof/>
            <w:sz w:val="24"/>
            <w:szCs w:val="24"/>
          </w:rPr>
          <w:delText xml:space="preserve">, </w:delText>
        </w:r>
        <w:r w:rsidR="00000000">
          <w:fldChar w:fldCharType="begin"/>
        </w:r>
        <w:r w:rsidR="00000000">
          <w:delInstrText>HYPERLINK \l "_ENREF_15" \o "Elias, 2016 #15"</w:delInstrText>
        </w:r>
        <w:r w:rsidR="00000000">
          <w:fldChar w:fldCharType="separate"/>
        </w:r>
        <w:r w:rsidR="00FE06C8">
          <w:rPr>
            <w:rFonts w:ascii="Times New Roman" w:hAnsi="Times New Roman" w:cs="Times New Roman"/>
            <w:noProof/>
            <w:sz w:val="24"/>
            <w:szCs w:val="24"/>
          </w:rPr>
          <w:delText>Elias et al. 2016</w:delText>
        </w:r>
        <w:r w:rsidR="00000000">
          <w:rPr>
            <w:rFonts w:ascii="Times New Roman" w:hAnsi="Times New Roman" w:cs="Times New Roman"/>
            <w:noProof/>
            <w:sz w:val="24"/>
            <w:szCs w:val="24"/>
          </w:rPr>
          <w:fldChar w:fldCharType="end"/>
        </w:r>
        <w:r w:rsidR="00B45F0D">
          <w:rPr>
            <w:rFonts w:ascii="Times New Roman" w:hAnsi="Times New Roman" w:cs="Times New Roman"/>
            <w:noProof/>
            <w:sz w:val="24"/>
            <w:szCs w:val="24"/>
          </w:rPr>
          <w:delText xml:space="preserve">, </w:delText>
        </w:r>
        <w:r w:rsidR="00000000">
          <w:fldChar w:fldCharType="begin"/>
        </w:r>
        <w:r w:rsidR="00000000">
          <w:delInstrText>HYPERLINK \l "_ENREF_74" \o "Yuan, 2024 #215"</w:delInstrText>
        </w:r>
        <w:r w:rsidR="00000000">
          <w:fldChar w:fldCharType="separate"/>
        </w:r>
        <w:r w:rsidR="00FE06C8">
          <w:rPr>
            <w:rFonts w:ascii="Times New Roman" w:hAnsi="Times New Roman" w:cs="Times New Roman"/>
            <w:noProof/>
            <w:sz w:val="24"/>
            <w:szCs w:val="24"/>
          </w:rPr>
          <w:delText>Yuan et al. 2024</w:delText>
        </w:r>
        <w:r w:rsidR="00000000">
          <w:rPr>
            <w:rFonts w:ascii="Times New Roman" w:hAnsi="Times New Roman" w:cs="Times New Roman"/>
            <w:noProof/>
            <w:sz w:val="24"/>
            <w:szCs w:val="24"/>
          </w:rPr>
          <w:fldChar w:fldCharType="end"/>
        </w:r>
        <w:r w:rsidR="00B45F0D">
          <w:rPr>
            <w:rFonts w:ascii="Times New Roman" w:hAnsi="Times New Roman" w:cs="Times New Roman"/>
            <w:noProof/>
            <w:sz w:val="24"/>
            <w:szCs w:val="24"/>
          </w:rPr>
          <w:delText>)</w:delText>
        </w:r>
        <w:r w:rsidR="00B45F0D">
          <w:rPr>
            <w:rFonts w:ascii="Times New Roman" w:hAnsi="Times New Roman" w:cs="Times New Roman"/>
            <w:sz w:val="24"/>
            <w:szCs w:val="24"/>
          </w:rPr>
          <w:fldChar w:fldCharType="end"/>
        </w:r>
        <w:r w:rsidR="00B45F0D">
          <w:rPr>
            <w:rFonts w:ascii="Times New Roman" w:hAnsi="Times New Roman" w:cs="Times New Roman"/>
            <w:sz w:val="24"/>
            <w:szCs w:val="24"/>
          </w:rPr>
          <w:delText xml:space="preserve">. </w:delText>
        </w:r>
        <w:r w:rsidR="00554208">
          <w:rPr>
            <w:rFonts w:ascii="Times New Roman" w:hAnsi="Times New Roman" w:cs="Times New Roman"/>
            <w:sz w:val="24"/>
            <w:szCs w:val="24"/>
          </w:rPr>
          <w:delText>Beyond elucidating the potential effects of anthropogenic disturbance on macroinvertebrate assemblages, o</w:delText>
        </w:r>
        <w:r w:rsidR="0098062C">
          <w:rPr>
            <w:rFonts w:ascii="Times New Roman" w:hAnsi="Times New Roman" w:cs="Times New Roman"/>
            <w:sz w:val="24"/>
            <w:szCs w:val="24"/>
          </w:rPr>
          <w:delText>ur approach</w:delText>
        </w:r>
        <w:r w:rsidR="00E0181E">
          <w:rPr>
            <w:rFonts w:ascii="Times New Roman" w:hAnsi="Times New Roman" w:cs="Times New Roman"/>
            <w:sz w:val="24"/>
            <w:szCs w:val="24"/>
          </w:rPr>
          <w:delText xml:space="preserve"> </w:delText>
        </w:r>
        <w:r w:rsidR="00554208">
          <w:rPr>
            <w:rFonts w:ascii="Times New Roman" w:hAnsi="Times New Roman" w:cs="Times New Roman"/>
            <w:sz w:val="24"/>
            <w:szCs w:val="24"/>
          </w:rPr>
          <w:delText>complement</w:delText>
        </w:r>
        <w:r w:rsidR="00E0181E">
          <w:rPr>
            <w:rFonts w:ascii="Times New Roman" w:hAnsi="Times New Roman" w:cs="Times New Roman"/>
            <w:sz w:val="24"/>
            <w:szCs w:val="24"/>
          </w:rPr>
          <w:delText>s</w:delText>
        </w:r>
        <w:r w:rsidR="00B45F0D">
          <w:rPr>
            <w:rFonts w:ascii="Times New Roman" w:hAnsi="Times New Roman" w:cs="Times New Roman"/>
            <w:sz w:val="24"/>
            <w:szCs w:val="24"/>
          </w:rPr>
          <w:delText xml:space="preserve"> these efforts </w:delText>
        </w:r>
        <w:r w:rsidR="00E0181E">
          <w:rPr>
            <w:rFonts w:ascii="Times New Roman" w:hAnsi="Times New Roman" w:cs="Times New Roman"/>
            <w:sz w:val="24"/>
            <w:szCs w:val="24"/>
          </w:rPr>
          <w:delText>b</w:delText>
        </w:r>
        <w:r w:rsidR="00FE06C8">
          <w:rPr>
            <w:rFonts w:ascii="Times New Roman" w:hAnsi="Times New Roman" w:cs="Times New Roman"/>
            <w:sz w:val="24"/>
            <w:szCs w:val="24"/>
          </w:rPr>
          <w:delText>y</w:delText>
        </w:r>
        <w:r w:rsidR="00E0181E">
          <w:rPr>
            <w:rFonts w:ascii="Times New Roman" w:hAnsi="Times New Roman" w:cs="Times New Roman"/>
            <w:sz w:val="24"/>
            <w:szCs w:val="24"/>
          </w:rPr>
          <w:delText xml:space="preserve"> developing</w:delText>
        </w:r>
        <w:r w:rsidR="00B45F0D">
          <w:rPr>
            <w:rFonts w:ascii="Times New Roman" w:hAnsi="Times New Roman" w:cs="Times New Roman"/>
            <w:sz w:val="24"/>
            <w:szCs w:val="24"/>
          </w:rPr>
          <w:delText xml:space="preserve"> a two-stage modeling approach that </w:delText>
        </w:r>
        <w:r w:rsidR="00554208">
          <w:rPr>
            <w:rFonts w:ascii="Times New Roman" w:hAnsi="Times New Roman" w:cs="Times New Roman"/>
            <w:sz w:val="24"/>
            <w:szCs w:val="24"/>
          </w:rPr>
          <w:delText>combines random forest predictions of physiochemical conditions in the absence of anthropogenic disturbance</w:delText>
        </w:r>
      </w:del>
      <w:ins w:id="1723" w:author="Kopp, Darin" w:date="2025-02-20T15:34:00Z">
        <w:r w:rsidR="008138B9">
          <w:rPr>
            <w:rFonts w:ascii="Times New Roman" w:hAnsi="Times New Roman" w:cs="Times New Roman"/>
            <w:color w:val="000000"/>
            <w:sz w:val="24"/>
            <w:szCs w:val="24"/>
          </w:rPr>
          <w:t>possible</w:t>
        </w:r>
      </w:ins>
      <w:r w:rsidR="008138B9">
        <w:rPr>
          <w:rFonts w:ascii="Times New Roman" w:hAnsi="Times New Roman"/>
          <w:color w:val="000000"/>
          <w:sz w:val="24"/>
          <w:rPrChange w:id="1724" w:author="Kopp, Darin" w:date="2025-02-20T15:34:00Z">
            <w:rPr>
              <w:rFonts w:ascii="Times New Roman" w:hAnsi="Times New Roman"/>
              <w:sz w:val="24"/>
            </w:rPr>
          </w:rPrChange>
        </w:rPr>
        <w:t xml:space="preserve"> with </w:t>
      </w:r>
      <w:del w:id="1725" w:author="Kopp, Darin" w:date="2025-02-20T15:34:00Z">
        <w:r w:rsidR="00554208">
          <w:rPr>
            <w:rFonts w:ascii="Times New Roman" w:hAnsi="Times New Roman" w:cs="Times New Roman"/>
            <w:sz w:val="24"/>
            <w:szCs w:val="24"/>
          </w:rPr>
          <w:delText xml:space="preserve">taxon-environment relationships quantified using </w:delText>
        </w:r>
        <w:r w:rsidR="00B45F0D">
          <w:rPr>
            <w:rFonts w:ascii="Times New Roman" w:hAnsi="Times New Roman" w:cs="Times New Roman"/>
            <w:sz w:val="24"/>
            <w:szCs w:val="24"/>
          </w:rPr>
          <w:delText>joint species distribution model</w:delText>
        </w:r>
        <w:r w:rsidR="00554208">
          <w:rPr>
            <w:rFonts w:ascii="Times New Roman" w:hAnsi="Times New Roman" w:cs="Times New Roman"/>
            <w:sz w:val="24"/>
            <w:szCs w:val="24"/>
          </w:rPr>
          <w:delText>ing</w:delText>
        </w:r>
        <w:r w:rsidR="00B45F0D">
          <w:rPr>
            <w:rFonts w:ascii="Times New Roman" w:hAnsi="Times New Roman" w:cs="Times New Roman"/>
            <w:sz w:val="24"/>
            <w:szCs w:val="24"/>
          </w:rPr>
          <w:delText xml:space="preserve">. </w:delText>
        </w:r>
      </w:del>
    </w:p>
    <w:p w14:paraId="2AC16664" w14:textId="5F8CCB01" w:rsidR="0026313D" w:rsidRPr="002417CF" w:rsidRDefault="00E0181E" w:rsidP="002417CF">
      <w:pPr>
        <w:spacing w:line="480" w:lineRule="auto"/>
        <w:ind w:firstLine="720"/>
        <w:contextualSpacing/>
        <w:rPr>
          <w:rFonts w:ascii="Times New Roman" w:hAnsi="Times New Roman"/>
          <w:color w:val="000000"/>
          <w:sz w:val="24"/>
          <w:rPrChange w:id="1726" w:author="Kopp, Darin" w:date="2025-02-20T15:34:00Z">
            <w:rPr>
              <w:rFonts w:ascii="Times New Roman" w:hAnsi="Times New Roman"/>
              <w:sz w:val="24"/>
            </w:rPr>
          </w:rPrChange>
        </w:rPr>
        <w:pPrChange w:id="1727" w:author="Kopp, Darin" w:date="2025-02-20T15:34:00Z">
          <w:pPr>
            <w:spacing w:after="0" w:line="480" w:lineRule="auto"/>
            <w:ind w:firstLine="720"/>
            <w:contextualSpacing/>
          </w:pPr>
        </w:pPrChange>
      </w:pPr>
      <w:del w:id="1728" w:author="Kopp, Darin" w:date="2025-02-20T15:34:00Z">
        <w:r>
          <w:rPr>
            <w:rFonts w:ascii="Times New Roman" w:hAnsi="Times New Roman" w:cs="Times New Roman"/>
            <w:sz w:val="24"/>
            <w:szCs w:val="24"/>
          </w:rPr>
          <w:delText>Specifically</w:delText>
        </w:r>
        <w:r w:rsidR="00554208">
          <w:rPr>
            <w:rFonts w:ascii="Times New Roman" w:hAnsi="Times New Roman" w:cs="Times New Roman"/>
            <w:sz w:val="24"/>
            <w:szCs w:val="24"/>
          </w:rPr>
          <w:delText xml:space="preserve">, our efforts include the entire </w:delText>
        </w:r>
        <w:r w:rsidR="00554208">
          <w:rPr>
            <w:rFonts w:ascii="Times New Roman" w:hAnsi="Times New Roman" w:cs="Times New Roman"/>
            <w:color w:val="000000"/>
            <w:sz w:val="24"/>
            <w:szCs w:val="24"/>
          </w:rPr>
          <w:delText>regional taxa pool and incorporated taxon-specific responses to physiochemical variables that are often altered by human activities.</w:delText>
        </w:r>
        <w:r w:rsidR="00D61892">
          <w:rPr>
            <w:rFonts w:ascii="Times New Roman" w:hAnsi="Times New Roman" w:cs="Times New Roman"/>
            <w:color w:val="000000"/>
            <w:sz w:val="24"/>
            <w:szCs w:val="24"/>
          </w:rPr>
          <w:delText xml:space="preserve"> This is consistent with Yuan et al. (2024) but differs from </w:delText>
        </w:r>
      </w:del>
      <w:r w:rsidR="008138B9">
        <w:rPr>
          <w:rFonts w:ascii="Times New Roman" w:hAnsi="Times New Roman" w:cs="Times New Roman"/>
          <w:color w:val="000000"/>
          <w:sz w:val="24"/>
          <w:szCs w:val="24"/>
        </w:rPr>
        <w:t xml:space="preserve">traditional </w:t>
      </w:r>
      <w:del w:id="1729" w:author="Kopp, Darin" w:date="2025-02-20T15:34:00Z">
        <w:r w:rsidR="00D61892">
          <w:rPr>
            <w:rFonts w:ascii="Times New Roman" w:hAnsi="Times New Roman" w:cs="Times New Roman"/>
            <w:color w:val="000000"/>
            <w:sz w:val="24"/>
            <w:szCs w:val="24"/>
          </w:rPr>
          <w:delText>approaches</w:delText>
        </w:r>
        <w:r w:rsidR="00D61892">
          <w:rPr>
            <w:rFonts w:ascii="Times New Roman" w:hAnsi="Times New Roman" w:cs="Times New Roman"/>
            <w:sz w:val="24"/>
            <w:szCs w:val="24"/>
          </w:rPr>
          <w:delText xml:space="preserve"> that quantify relationships between </w:delText>
        </w:r>
        <w:r w:rsidR="00D61892" w:rsidRPr="00AA4981">
          <w:rPr>
            <w:rFonts w:ascii="Times New Roman" w:hAnsi="Times New Roman" w:cs="Times New Roman"/>
            <w:sz w:val="24"/>
            <w:szCs w:val="24"/>
          </w:rPr>
          <w:delText>tax</w:delText>
        </w:r>
        <w:r w:rsidR="00D61892">
          <w:rPr>
            <w:rFonts w:ascii="Times New Roman" w:hAnsi="Times New Roman" w:cs="Times New Roman"/>
            <w:sz w:val="24"/>
            <w:szCs w:val="24"/>
          </w:rPr>
          <w:delText xml:space="preserve">a that occur at least-disturbed reference sites and </w:delText>
        </w:r>
        <w:r w:rsidR="00D61892" w:rsidRPr="00AA4981">
          <w:rPr>
            <w:rFonts w:ascii="Times New Roman" w:hAnsi="Times New Roman" w:cs="Times New Roman"/>
            <w:sz w:val="24"/>
            <w:szCs w:val="24"/>
          </w:rPr>
          <w:delText>natural</w:delText>
        </w:r>
        <w:r w:rsidR="00D61892">
          <w:rPr>
            <w:rFonts w:ascii="Times New Roman" w:hAnsi="Times New Roman" w:cs="Times New Roman"/>
            <w:sz w:val="24"/>
            <w:szCs w:val="24"/>
          </w:rPr>
          <w:delText xml:space="preserve"> (immutable)</w:delText>
        </w:r>
        <w:r w:rsidR="00D61892" w:rsidRPr="00AA4981">
          <w:rPr>
            <w:rFonts w:ascii="Times New Roman" w:hAnsi="Times New Roman" w:cs="Times New Roman"/>
            <w:sz w:val="24"/>
            <w:szCs w:val="24"/>
          </w:rPr>
          <w:delText xml:space="preserve"> environmental gradients (e.g. watershed area, elevation, lithology)</w:delText>
        </w:r>
        <w:r w:rsidR="00FE06C8">
          <w:rPr>
            <w:rFonts w:ascii="Times New Roman" w:hAnsi="Times New Roman" w:cs="Times New Roman"/>
            <w:sz w:val="24"/>
            <w:szCs w:val="24"/>
          </w:rPr>
          <w:delText xml:space="preserve"> </w:delText>
        </w:r>
        <w:r w:rsidR="00FE06C8">
          <w:rPr>
            <w:rFonts w:ascii="Times New Roman" w:hAnsi="Times New Roman" w:cs="Times New Roman"/>
            <w:sz w:val="24"/>
            <w:szCs w:val="24"/>
          </w:rPr>
          <w:fldChar w:fldCharType="begin">
            <w:fldData xml:space="preserve">PEVuZE5vdGU+PENpdGU+PEF1dGhvcj5IYWxsc3RhbjwvQXV0aG9yPjxZZWFyPjIwMTI8L1llYXI+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</w:fldData>
          </w:fldChar>
        </w:r>
        <w:r w:rsidR="00FE06C8">
          <w:rPr>
            <w:rFonts w:ascii="Times New Roman" w:hAnsi="Times New Roman" w:cs="Times New Roman"/>
            <w:sz w:val="24"/>
            <w:szCs w:val="24"/>
          </w:rPr>
          <w:delInstrText xml:space="preserve"> ADDIN EN.CITE </w:delInstrText>
        </w:r>
        <w:r w:rsidR="00FE06C8">
          <w:rPr>
            <w:rFonts w:ascii="Times New Roman" w:hAnsi="Times New Roman" w:cs="Times New Roman"/>
            <w:sz w:val="24"/>
            <w:szCs w:val="24"/>
          </w:rPr>
          <w:fldChar w:fldCharType="begin">
            <w:fldData xml:space="preserve">PEVuZE5vdGU+PENpdGU+PEF1dGhvcj5IYWxsc3RhbjwvQXV0aG9yPjxZZWFyPjIwMTI8L1llYXI+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</w:fldData>
          </w:fldChar>
        </w:r>
        <w:r w:rsidR="00FE06C8">
          <w:rPr>
            <w:rFonts w:ascii="Times New Roman" w:hAnsi="Times New Roman" w:cs="Times New Roman"/>
            <w:sz w:val="24"/>
            <w:szCs w:val="24"/>
          </w:rPr>
          <w:delInstrText xml:space="preserve"> ADDIN EN.CITE.DATA </w:delInstrText>
        </w:r>
        <w:r w:rsidR="00FE06C8">
          <w:rPr>
            <w:rFonts w:ascii="Times New Roman" w:hAnsi="Times New Roman" w:cs="Times New Roman"/>
            <w:sz w:val="24"/>
            <w:szCs w:val="24"/>
          </w:rPr>
        </w:r>
        <w:r w:rsidR="00FE06C8">
          <w:rPr>
            <w:rFonts w:ascii="Times New Roman" w:hAnsi="Times New Roman" w:cs="Times New Roman"/>
            <w:sz w:val="24"/>
            <w:szCs w:val="24"/>
          </w:rPr>
          <w:fldChar w:fldCharType="end"/>
        </w:r>
        <w:r w:rsidR="00FE06C8">
          <w:rPr>
            <w:rFonts w:ascii="Times New Roman" w:hAnsi="Times New Roman" w:cs="Times New Roman"/>
            <w:sz w:val="24"/>
            <w:szCs w:val="24"/>
          </w:rPr>
        </w:r>
        <w:r w:rsidR="00FE06C8">
          <w:rPr>
            <w:rFonts w:ascii="Times New Roman" w:hAnsi="Times New Roman" w:cs="Times New Roman"/>
            <w:sz w:val="24"/>
            <w:szCs w:val="24"/>
          </w:rPr>
          <w:fldChar w:fldCharType="separate"/>
        </w:r>
        <w:r w:rsidR="00FE06C8">
          <w:rPr>
            <w:rFonts w:ascii="Times New Roman" w:hAnsi="Times New Roman" w:cs="Times New Roman"/>
            <w:noProof/>
            <w:sz w:val="24"/>
            <w:szCs w:val="24"/>
          </w:rPr>
          <w:delText>(</w:delText>
        </w:r>
        <w:r w:rsidR="00000000">
          <w:fldChar w:fldCharType="begin"/>
        </w:r>
        <w:r w:rsidR="00000000">
          <w:delInstrText>HYPERLINK \l "_ENREF_21" \o "Hawkins, 2000 #24"</w:delInstrText>
        </w:r>
        <w:r w:rsidR="00000000">
          <w:fldChar w:fldCharType="separate"/>
        </w:r>
        <w:r w:rsidR="00FE06C8">
          <w:rPr>
            <w:rFonts w:ascii="Times New Roman" w:hAnsi="Times New Roman" w:cs="Times New Roman"/>
            <w:noProof/>
            <w:sz w:val="24"/>
            <w:szCs w:val="24"/>
          </w:rPr>
          <w:delText>Hawkins et al. 2000</w:delText>
        </w:r>
        <w:r w:rsidR="00000000">
          <w:rPr>
            <w:rFonts w:ascii="Times New Roman" w:hAnsi="Times New Roman" w:cs="Times New Roman"/>
            <w:noProof/>
            <w:sz w:val="24"/>
            <w:szCs w:val="24"/>
          </w:rPr>
          <w:fldChar w:fldCharType="end"/>
        </w:r>
        <w:r w:rsidR="00FE06C8">
          <w:rPr>
            <w:rFonts w:ascii="Times New Roman" w:hAnsi="Times New Roman" w:cs="Times New Roman"/>
            <w:noProof/>
            <w:sz w:val="24"/>
            <w:szCs w:val="24"/>
          </w:rPr>
          <w:delText xml:space="preserve">, </w:delText>
        </w:r>
        <w:r w:rsidR="00000000">
          <w:fldChar w:fldCharType="begin"/>
        </w:r>
        <w:r w:rsidR="00000000">
          <w:delInstrText>HYPERLINK \l "_ENREF_9" \o "Clarke, 2003 #11"</w:delInstrText>
        </w:r>
        <w:r w:rsidR="00000000">
          <w:fldChar w:fldCharType="separate"/>
        </w:r>
        <w:r w:rsidR="00FE06C8">
          <w:rPr>
            <w:rFonts w:ascii="Times New Roman" w:hAnsi="Times New Roman" w:cs="Times New Roman"/>
            <w:noProof/>
            <w:sz w:val="24"/>
            <w:szCs w:val="24"/>
          </w:rPr>
          <w:delText>Clarke et al. 2003</w:delText>
        </w:r>
        <w:r w:rsidR="00000000">
          <w:rPr>
            <w:rFonts w:ascii="Times New Roman" w:hAnsi="Times New Roman" w:cs="Times New Roman"/>
            <w:noProof/>
            <w:sz w:val="24"/>
            <w:szCs w:val="24"/>
          </w:rPr>
          <w:fldChar w:fldCharType="end"/>
        </w:r>
        <w:r w:rsidR="00FE06C8">
          <w:rPr>
            <w:rFonts w:ascii="Times New Roman" w:hAnsi="Times New Roman" w:cs="Times New Roman"/>
            <w:noProof/>
            <w:sz w:val="24"/>
            <w:szCs w:val="24"/>
          </w:rPr>
          <w:delText xml:space="preserve">, </w:delText>
        </w:r>
        <w:r w:rsidR="00000000">
          <w:fldChar w:fldCharType="begin"/>
        </w:r>
        <w:r w:rsidR="00000000">
          <w:delInstrText>HYPERLINK \l "_ENREF_19" \o "Hallstan, 2012 #22"</w:delInstrText>
        </w:r>
        <w:r w:rsidR="00000000">
          <w:fldChar w:fldCharType="separate"/>
        </w:r>
        <w:r w:rsidR="00FE06C8">
          <w:rPr>
            <w:rFonts w:ascii="Times New Roman" w:hAnsi="Times New Roman" w:cs="Times New Roman"/>
            <w:noProof/>
            <w:sz w:val="24"/>
            <w:szCs w:val="24"/>
          </w:rPr>
          <w:delText>Hallstan et al. 2012</w:delText>
        </w:r>
        <w:r w:rsidR="00000000">
          <w:rPr>
            <w:rFonts w:ascii="Times New Roman" w:hAnsi="Times New Roman" w:cs="Times New Roman"/>
            <w:noProof/>
            <w:sz w:val="24"/>
            <w:szCs w:val="24"/>
          </w:rPr>
          <w:fldChar w:fldCharType="end"/>
        </w:r>
        <w:r w:rsidR="00FE06C8">
          <w:rPr>
            <w:rFonts w:ascii="Times New Roman" w:hAnsi="Times New Roman" w:cs="Times New Roman"/>
            <w:noProof/>
            <w:sz w:val="24"/>
            <w:szCs w:val="24"/>
          </w:rPr>
          <w:delText>)</w:delText>
        </w:r>
        <w:r w:rsidR="00FE06C8">
          <w:rPr>
            <w:rFonts w:ascii="Times New Roman" w:hAnsi="Times New Roman" w:cs="Times New Roman"/>
            <w:sz w:val="24"/>
            <w:szCs w:val="24"/>
          </w:rPr>
          <w:fldChar w:fldCharType="end"/>
        </w:r>
        <w:r w:rsidR="00D61892">
          <w:rPr>
            <w:rFonts w:ascii="Times New Roman" w:hAnsi="Times New Roman" w:cs="Times New Roman"/>
            <w:color w:val="000000"/>
            <w:sz w:val="24"/>
            <w:szCs w:val="24"/>
          </w:rPr>
          <w:delText xml:space="preserve">. By focusing on physiochemical variables that are commonly altered by human disturbance, we can more directly infer </w:delText>
        </w:r>
        <w:r w:rsidR="00BF7350">
          <w:rPr>
            <w:rFonts w:ascii="Times New Roman" w:hAnsi="Times New Roman" w:cs="Times New Roman"/>
            <w:color w:val="000000"/>
            <w:sz w:val="24"/>
            <w:szCs w:val="24"/>
          </w:rPr>
          <w:delText xml:space="preserve">the </w:delText>
        </w:r>
        <w:r w:rsidR="00D61892">
          <w:rPr>
            <w:rFonts w:ascii="Times New Roman" w:hAnsi="Times New Roman" w:cs="Times New Roman"/>
            <w:color w:val="000000"/>
            <w:sz w:val="24"/>
            <w:szCs w:val="24"/>
          </w:rPr>
          <w:delText xml:space="preserve">consequences of disturbance, or </w:delText>
        </w:r>
        <w:r w:rsidR="00BF7350">
          <w:rPr>
            <w:rFonts w:ascii="Times New Roman" w:hAnsi="Times New Roman" w:cs="Times New Roman"/>
            <w:color w:val="000000"/>
            <w:sz w:val="24"/>
            <w:szCs w:val="24"/>
          </w:rPr>
          <w:delText xml:space="preserve">the potential effectiveness of efforts </w:delText>
        </w:r>
        <w:r w:rsidR="00D61892">
          <w:rPr>
            <w:rFonts w:ascii="Times New Roman" w:hAnsi="Times New Roman" w:cs="Times New Roman"/>
            <w:color w:val="000000"/>
            <w:sz w:val="24"/>
            <w:szCs w:val="24"/>
          </w:rPr>
          <w:delText>to restore or remediate specific stressors, on macroinvertebrate assemblages.</w:delText>
        </w:r>
        <w:r w:rsidR="00BF7350">
          <w:rPr>
            <w:rFonts w:ascii="Times New Roman" w:hAnsi="Times New Roman" w:cs="Times New Roman"/>
            <w:color w:val="000000"/>
            <w:sz w:val="24"/>
            <w:szCs w:val="24"/>
          </w:rPr>
          <w:delText xml:space="preserve"> We also used site-level random effects to statistically control for unmeasured environmental variables or biotic interactions using JSDMs</w:delText>
        </w:r>
        <w:r>
          <w:rPr>
            <w:rFonts w:ascii="Times New Roman" w:hAnsi="Times New Roman" w:cs="Times New Roman"/>
            <w:color w:val="000000"/>
            <w:sz w:val="24"/>
            <w:szCs w:val="24"/>
          </w:rPr>
          <w:delText xml:space="preserve"> </w:delText>
        </w: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delInstrText xml:space="preserve"> ADDIN EN.CITE &lt;EndNote&gt;&lt;Cite&gt;&lt;Author&gt;Kopp&lt;/Author&gt;&lt;Year&gt;2023&lt;/Year&gt;&lt;RecNum&gt;39&lt;/RecNum&gt;&lt;DisplayText&gt;(Kopp et al. 2023)&lt;/DisplayText&gt;&lt;record&gt;&lt;rec-number&gt;39&lt;/rec-number&gt;&lt;foreign-keys&gt;&lt;key app="EN" db-id="rtxzfetfi9xw07eeartpf9t7wwtdt2arspvw" timestamp="1701147872" guid="4de3263e-f23b-4672-8994-a57ca02a0393"&gt;39&lt;/key&gt;&lt;/foreign-keys&gt;&lt;ref-type name="Journal Article"&gt;17&lt;/ref-type&gt;&lt;contributors&gt;&lt;authors&gt;&lt;author&gt;Kopp, Darin A.&lt;/author&gt;&lt;author&gt;Stoddard, John L.&lt;/author&gt;&lt;author&gt;Hill, Ryan A.&lt;/author&gt;&lt;author&gt;Doyle, Jessie M.&lt;/author&gt;&lt;author&gt;Kaufmann, Philip R.&lt;/author&gt;&lt;author&gt;Herlihy, Alan T.&lt;/author&gt;&lt;author&gt;Paulsen, Steven G.&lt;/author&gt;&lt;/authors&gt;&lt;/contributors&gt;&lt;titles&gt;&lt;title&gt;Joint species distribution models reveal taxon-specific sensitivities to potential anthropogenic alteration&lt;/title&gt;&lt;secondary-title&gt;Freshwater Science&lt;/secondary-title&gt;&lt;/titles&gt;&lt;periodical&gt;&lt;full-title&gt;Freshwater Science&lt;/full-title&gt;&lt;/periodical&gt;&lt;pages&gt;268-284&lt;/pages&gt;&lt;volume&gt;42&lt;/volume&gt;&lt;number&gt;3&lt;/number&gt;&lt;dates&gt;&lt;year&gt;2023&lt;/year&gt;&lt;pub-dates&gt;&lt;date&gt;2023/09/01&lt;/date&gt;&lt;/pub-dates&gt;&lt;/dates&gt;&lt;publisher&gt;The University of Chicago Press&lt;/publisher&gt;&lt;isbn&gt;2161-9549&lt;/isbn&gt;&lt;urls&gt;&lt;related-urls&gt;&lt;url&gt;https://doi.org/10.1086/726283&lt;/url&gt;&lt;/related-urls&gt;&lt;/urls&gt;&lt;electronic-resource-num&gt;10.1086/726283&lt;/electronic-resource-num&gt;&lt;access-date&gt;2023/11/27&lt;/access-date&gt;&lt;/record&gt;&lt;/Cite&gt;&lt;/EndNote&gt;</w:del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delText>(</w:delText>
        </w:r>
        <w:r w:rsidR="00000000">
          <w:fldChar w:fldCharType="begin"/>
        </w:r>
        <w:r w:rsidR="00000000">
          <w:delInstrText>HYPERLINK \l "_ENREF_37" \o "Kopp, 2023 #39"</w:delInstrText>
        </w:r>
        <w:r w:rsidR="00000000">
          <w:fldChar w:fldCharType="separate"/>
        </w:r>
        <w:r w:rsidR="00FE06C8">
          <w:rPr>
            <w:rFonts w:ascii="Times New Roman" w:hAnsi="Times New Roman" w:cs="Times New Roman"/>
            <w:noProof/>
            <w:color w:val="000000"/>
            <w:sz w:val="24"/>
            <w:szCs w:val="24"/>
          </w:rPr>
          <w:delText>Kopp et al. 2023</w:delText>
        </w:r>
        <w:r w:rsidR="00000000">
          <w:rPr>
            <w:rFonts w:ascii="Times New Roman" w:hAnsi="Times New Roman" w:cs="Times New Roman"/>
            <w:noProof/>
            <w:color w:val="000000"/>
            <w:sz w:val="24"/>
            <w:szCs w:val="24"/>
          </w:rPr>
          <w:fldChar w:fldCharType="end"/>
        </w:r>
        <w:r>
          <w:rPr>
            <w:rFonts w:ascii="Times New Roman" w:hAnsi="Times New Roman" w:cs="Times New Roman"/>
            <w:noProof/>
            <w:color w:val="000000"/>
            <w:sz w:val="24"/>
            <w:szCs w:val="24"/>
          </w:rPr>
          <w:delText>)</w:delText>
        </w:r>
        <w:r>
          <w:rPr>
            <w:rFonts w:ascii="Times New Roman" w:hAnsi="Times New Roman" w:cs="Times New Roman"/>
            <w:color w:val="000000"/>
            <w:sz w:val="24"/>
            <w:szCs w:val="24"/>
          </w:rPr>
          <w:fldChar w:fldCharType="end"/>
        </w:r>
        <w:r w:rsidR="00BF7350">
          <w:rPr>
            <w:rFonts w:ascii="Times New Roman" w:hAnsi="Times New Roman" w:cs="Times New Roman"/>
            <w:color w:val="000000"/>
            <w:sz w:val="24"/>
            <w:szCs w:val="24"/>
          </w:rPr>
          <w:delText xml:space="preserve">. This had the added benefit of keeping our model sufficiently tractable </w:delText>
        </w:r>
        <w:r w:rsidR="00BF7350">
          <w:rPr>
            <w:rFonts w:ascii="Times New Roman" w:hAnsi="Times New Roman" w:cs="Times New Roman"/>
            <w:sz w:val="24"/>
            <w:szCs w:val="24"/>
          </w:rPr>
          <w:delText>but assumes that</w:delText>
        </w:r>
        <w:r w:rsidR="00BF7350" w:rsidRPr="00AA4981">
          <w:rPr>
            <w:rFonts w:ascii="Times New Roman" w:hAnsi="Times New Roman" w:cs="Times New Roman"/>
            <w:sz w:val="24"/>
            <w:szCs w:val="24"/>
          </w:rPr>
          <w:delText xml:space="preserve"> </w:delText>
        </w:r>
        <w:r w:rsidR="00BF7350">
          <w:rPr>
            <w:rFonts w:ascii="Times New Roman" w:hAnsi="Times New Roman" w:cs="Times New Roman"/>
            <w:sz w:val="24"/>
            <w:szCs w:val="24"/>
          </w:rPr>
          <w:delText xml:space="preserve">only the environmental variables we included in our analysis </w:delText>
        </w:r>
        <w:r w:rsidR="00BF7350" w:rsidRPr="00AA4981">
          <w:rPr>
            <w:rFonts w:ascii="Times New Roman" w:hAnsi="Times New Roman" w:cs="Times New Roman"/>
            <w:sz w:val="24"/>
            <w:szCs w:val="24"/>
          </w:rPr>
          <w:delText>act as agents of change</w:delText>
        </w:r>
        <w:r w:rsidR="00BF7350">
          <w:rPr>
            <w:rFonts w:ascii="Times New Roman" w:hAnsi="Times New Roman" w:cs="Times New Roman"/>
            <w:sz w:val="24"/>
            <w:szCs w:val="24"/>
          </w:rPr>
          <w:delText xml:space="preserve"> for the assemblage and limits our ability to make accurate predictions to new locations. </w:delText>
        </w:r>
        <w:r>
          <w:rPr>
            <w:rFonts w:ascii="Times New Roman" w:hAnsi="Times New Roman" w:cs="Times New Roman"/>
            <w:sz w:val="24"/>
            <w:szCs w:val="24"/>
          </w:rPr>
          <w:delText xml:space="preserve">Indeed the data we used </w:delText>
        </w:r>
        <w:r w:rsidR="007C0082">
          <w:rPr>
            <w:rFonts w:ascii="Times New Roman" w:hAnsi="Times New Roman" w:cs="Times New Roman"/>
            <w:sz w:val="24"/>
            <w:szCs w:val="24"/>
          </w:rPr>
          <w:delText xml:space="preserve">for our analysis </w:delText>
        </w:r>
        <w:r>
          <w:rPr>
            <w:rFonts w:ascii="Times New Roman" w:hAnsi="Times New Roman" w:cs="Times New Roman"/>
            <w:sz w:val="24"/>
            <w:szCs w:val="24"/>
          </w:rPr>
          <w:delText>w</w:delText>
        </w:r>
        <w:r w:rsidR="00CC553E">
          <w:rPr>
            <w:rFonts w:ascii="Times New Roman" w:hAnsi="Times New Roman" w:cs="Times New Roman"/>
            <w:sz w:val="24"/>
            <w:szCs w:val="24"/>
          </w:rPr>
          <w:delText>ere</w:delText>
        </w:r>
        <w:r>
          <w:rPr>
            <w:rFonts w:ascii="Times New Roman" w:hAnsi="Times New Roman" w:cs="Times New Roman"/>
            <w:sz w:val="24"/>
            <w:szCs w:val="24"/>
          </w:rPr>
          <w:delText xml:space="preserve"> collected as part of a probabilistic </w:delText>
        </w:r>
        <w:r w:rsidR="007C0082">
          <w:rPr>
            <w:rFonts w:ascii="Times New Roman" w:hAnsi="Times New Roman" w:cs="Times New Roman"/>
            <w:sz w:val="24"/>
            <w:szCs w:val="24"/>
          </w:rPr>
          <w:delText>survey</w:delText>
        </w:r>
        <w:r>
          <w:rPr>
            <w:rFonts w:ascii="Times New Roman" w:hAnsi="Times New Roman" w:cs="Times New Roman"/>
            <w:sz w:val="24"/>
            <w:szCs w:val="24"/>
          </w:rPr>
          <w:delText xml:space="preserve"> specifically designed to be representative of the population of stream</w:delText>
        </w:r>
        <w:r w:rsidR="007C0082">
          <w:rPr>
            <w:rFonts w:ascii="Times New Roman" w:hAnsi="Times New Roman" w:cs="Times New Roman"/>
            <w:sz w:val="24"/>
            <w:szCs w:val="24"/>
          </w:rPr>
          <w:delText xml:space="preserve"> and rivers </w:delText>
        </w:r>
        <w:r w:rsidR="007C0082">
          <w:rPr>
            <w:rFonts w:ascii="Times New Roman" w:hAnsi="Times New Roman" w:cs="Times New Roman"/>
            <w:sz w:val="24"/>
            <w:szCs w:val="24"/>
          </w:rPr>
          <w:fldChar w:fldCharType="begin"/>
        </w:r>
        <w:r w:rsidR="007C0082">
          <w:rPr>
            <w:rFonts w:ascii="Times New Roman" w:hAnsi="Times New Roman" w:cs="Times New Roman"/>
            <w:sz w:val="24"/>
            <w:szCs w:val="24"/>
          </w:rPr>
          <w:delInstrText xml:space="preserve"> ADDIN EN.CITE &lt;EndNote&gt;&lt;Cite&gt;&lt;Author&gt;Olsen&lt;/Author&gt;&lt;Year&gt;2008&lt;/Year&gt;&lt;RecNum&gt;74&lt;/RecNum&gt;&lt;DisplayText&gt;(Olsen and Peck 2008)&lt;/DisplayText&gt;&lt;record&gt;&lt;rec-number&gt;74&lt;/rec-number&gt;&lt;foreign-keys&gt;&lt;key app="EN" db-id="rtxzfetfi9xw07eeartpf9t7wwtdt2arspvw" timestamp="1708628531" guid="266dece4-6bc2-4ee6-a291-3ec40757f73d"&gt;74&lt;/key&gt;&lt;/foreign-keys&gt;&lt;ref-type name="Journal Article"&gt;17&lt;/ref-type&gt;&lt;contributors&gt;&lt;authors&gt;&lt;author&gt;Olsen, Anthony R.&lt;/author&gt;&lt;author&gt;Peck, David V.&lt;/author&gt;&lt;/authors&gt;&lt;/contributors&gt;&lt;titles&gt;&lt;title&gt;Survey design and extent estimates for the Wadeable Streams Assessment&lt;/title&gt;&lt;secondary-title&gt;Journal of the North American Benthological Society&lt;/secondary-title&gt;&lt;/titles&gt;&lt;periodical&gt;&lt;full-title&gt;Journal of the North American Benthological Society&lt;/full-title&gt;&lt;/periodical&gt;&lt;pages&gt;822-836&lt;/pages&gt;&lt;volume&gt;27&lt;/volume&gt;&lt;number&gt;4&lt;/number&gt;&lt;dates&gt;&lt;year&gt;2008&lt;/year&gt;&lt;pub-dates&gt;&lt;date&gt;2008/12/01&lt;/date&gt;&lt;/pub-dates&gt;&lt;/dates&gt;&lt;publisher&gt;The University of Chicago Press&lt;/publisher&gt;&lt;isbn&gt;0887-3593&lt;/isbn&gt;&lt;urls&gt;&lt;related-urls&gt;&lt;url&gt;https://doi.org/10.1899/08-050.1&lt;/url&gt;&lt;/related-urls&gt;&lt;/urls&gt;&lt;electronic-resource-num&gt;10.1899/08-050.1&lt;/electronic-resource-num&gt;&lt;access-date&gt;2024/02/22&lt;/access-date&gt;&lt;/record&gt;&lt;/Cite&gt;&lt;/EndNote&gt;</w:delInstrText>
        </w:r>
        <w:r w:rsidR="007C0082">
          <w:rPr>
            <w:rFonts w:ascii="Times New Roman" w:hAnsi="Times New Roman" w:cs="Times New Roman"/>
            <w:sz w:val="24"/>
            <w:szCs w:val="24"/>
          </w:rPr>
          <w:fldChar w:fldCharType="separate"/>
        </w:r>
        <w:r w:rsidR="007C0082">
          <w:rPr>
            <w:rFonts w:ascii="Times New Roman" w:hAnsi="Times New Roman" w:cs="Times New Roman"/>
            <w:noProof/>
            <w:sz w:val="24"/>
            <w:szCs w:val="24"/>
          </w:rPr>
          <w:delText>(</w:delText>
        </w:r>
        <w:r w:rsidR="00000000">
          <w:fldChar w:fldCharType="begin"/>
        </w:r>
        <w:r w:rsidR="00000000">
          <w:delInstrText>HYPERLINK \l "_ENREF_48" \o "Olsen, 2008 #74"</w:delInstrText>
        </w:r>
        <w:r w:rsidR="00000000">
          <w:fldChar w:fldCharType="separate"/>
        </w:r>
        <w:r w:rsidR="00FE06C8">
          <w:rPr>
            <w:rFonts w:ascii="Times New Roman" w:hAnsi="Times New Roman" w:cs="Times New Roman"/>
            <w:noProof/>
            <w:sz w:val="24"/>
            <w:szCs w:val="24"/>
          </w:rPr>
          <w:delText>Olsen and Peck 2008</w:delText>
        </w:r>
        <w:r w:rsidR="00000000">
          <w:rPr>
            <w:rFonts w:ascii="Times New Roman" w:hAnsi="Times New Roman" w:cs="Times New Roman"/>
            <w:noProof/>
            <w:sz w:val="24"/>
            <w:szCs w:val="24"/>
          </w:rPr>
          <w:fldChar w:fldCharType="end"/>
        </w:r>
        <w:r w:rsidR="007C0082">
          <w:rPr>
            <w:rFonts w:ascii="Times New Roman" w:hAnsi="Times New Roman" w:cs="Times New Roman"/>
            <w:noProof/>
            <w:sz w:val="24"/>
            <w:szCs w:val="24"/>
          </w:rPr>
          <w:delText>)</w:delText>
        </w:r>
        <w:r w:rsidR="007C0082">
          <w:rPr>
            <w:rFonts w:ascii="Times New Roman" w:hAnsi="Times New Roman" w:cs="Times New Roman"/>
            <w:sz w:val="24"/>
            <w:szCs w:val="24"/>
          </w:rPr>
          <w:fldChar w:fldCharType="end"/>
        </w:r>
        <w:r w:rsidR="007C0082">
          <w:rPr>
            <w:rFonts w:ascii="Times New Roman" w:hAnsi="Times New Roman" w:cs="Times New Roman"/>
            <w:sz w:val="24"/>
            <w:szCs w:val="24"/>
          </w:rPr>
          <w:delText xml:space="preserve"> thus our site-specific analysis should capture general patterns across CONUS. Nonetheless f</w:delText>
        </w:r>
        <w:r w:rsidR="00BF7350">
          <w:rPr>
            <w:rFonts w:ascii="Times New Roman" w:hAnsi="Times New Roman" w:cs="Times New Roman"/>
            <w:sz w:val="24"/>
            <w:szCs w:val="24"/>
          </w:rPr>
          <w:delText>uture effort</w:delText>
        </w:r>
        <w:r>
          <w:rPr>
            <w:rFonts w:ascii="Times New Roman" w:hAnsi="Times New Roman" w:cs="Times New Roman"/>
            <w:sz w:val="24"/>
            <w:szCs w:val="24"/>
          </w:rPr>
          <w:delText xml:space="preserve">s to develop these </w:delText>
        </w:r>
        <w:r w:rsidR="007C0082">
          <w:rPr>
            <w:rFonts w:ascii="Times New Roman" w:hAnsi="Times New Roman" w:cs="Times New Roman"/>
            <w:sz w:val="24"/>
            <w:szCs w:val="24"/>
          </w:rPr>
          <w:delText>models for biological assessment purposes</w:delText>
        </w:r>
        <w:r w:rsidR="00BF7350">
          <w:rPr>
            <w:rFonts w:ascii="Times New Roman" w:hAnsi="Times New Roman" w:cs="Times New Roman"/>
            <w:sz w:val="24"/>
            <w:szCs w:val="24"/>
          </w:rPr>
          <w:delText xml:space="preserve"> will benefit from improving the predictive capability of these models</w:delText>
        </w:r>
      </w:del>
      <w:ins w:id="1730" w:author="Kopp, Darin" w:date="2025-02-20T15:34:00Z">
        <w:r w:rsidR="008138B9">
          <w:rPr>
            <w:rFonts w:ascii="Times New Roman" w:hAnsi="Times New Roman" w:cs="Times New Roman"/>
            <w:color w:val="000000"/>
            <w:sz w:val="24"/>
            <w:szCs w:val="24"/>
          </w:rPr>
          <w:t>reference site-based approaches</w:t>
        </w:r>
      </w:ins>
      <w:r w:rsidR="007A41F7">
        <w:rPr>
          <w:rFonts w:ascii="Times New Roman" w:hAnsi="Times New Roman"/>
          <w:color w:val="000000"/>
          <w:sz w:val="24"/>
          <w:rPrChange w:id="1731" w:author="Kopp, Darin" w:date="2025-02-20T15:34:00Z">
            <w:rPr>
              <w:rFonts w:ascii="Times New Roman" w:hAnsi="Times New Roman"/>
              <w:sz w:val="24"/>
            </w:rPr>
          </w:rPrChange>
        </w:rPr>
        <w:t>.</w:t>
      </w:r>
      <w:r w:rsidR="00CC49B5">
        <w:rPr>
          <w:rFonts w:ascii="Times New Roman" w:hAnsi="Times New Roman"/>
          <w:color w:val="000000"/>
          <w:sz w:val="24"/>
          <w:rPrChange w:id="1732" w:author="Kopp, Darin" w:date="2025-02-20T15:34:00Z">
            <w:rPr>
              <w:rFonts w:ascii="Times New Roman" w:hAnsi="Times New Roman"/>
              <w:sz w:val="24"/>
            </w:rPr>
          </w:rPrChange>
        </w:rPr>
        <w:t xml:space="preserve"> </w:t>
      </w:r>
    </w:p>
    <w:p w14:paraId="3754DDD9" w14:textId="77777777" w:rsidR="00DE0917" w:rsidRDefault="00DE0917" w:rsidP="007C6960">
      <w:pPr>
        <w:spacing w:after="0" w:line="480" w:lineRule="auto"/>
        <w:contextualSpacing/>
        <w:rPr>
          <w:del w:id="1733" w:author="Kopp, Darin" w:date="2025-02-20T15:34:00Z"/>
          <w:rFonts w:ascii="Times New Roman" w:hAnsi="Times New Roman" w:cs="Times New Roman"/>
          <w:i/>
          <w:iCs/>
          <w:sz w:val="24"/>
          <w:szCs w:val="24"/>
        </w:rPr>
      </w:pPr>
    </w:p>
    <w:p w14:paraId="1827091B" w14:textId="77777777" w:rsidR="008138B9" w:rsidRDefault="008138B9" w:rsidP="007C6960">
      <w:pPr>
        <w:spacing w:after="0" w:line="480" w:lineRule="auto"/>
        <w:contextualSpacing/>
        <w:rPr>
          <w:rFonts w:ascii="Times New Roman" w:hAnsi="Times New Roman" w:cs="Times New Roman"/>
          <w:i/>
          <w:iCs/>
          <w:sz w:val="24"/>
          <w:szCs w:val="24"/>
        </w:rPr>
      </w:pPr>
    </w:p>
    <w:p w14:paraId="082F9D3D" w14:textId="14DE2F18" w:rsidR="007C6960" w:rsidRPr="002A341E" w:rsidRDefault="007C6960" w:rsidP="007C6960">
      <w:pPr>
        <w:spacing w:after="0" w:line="480" w:lineRule="auto"/>
        <w:contextualSpacing/>
        <w:rPr>
          <w:rFonts w:ascii="Times New Roman" w:hAnsi="Times New Roman" w:cs="Times New Roman"/>
          <w:i/>
          <w:iCs/>
          <w:sz w:val="24"/>
          <w:szCs w:val="24"/>
        </w:rPr>
      </w:pPr>
      <w:r w:rsidRPr="002A341E">
        <w:rPr>
          <w:rFonts w:ascii="Times New Roman" w:hAnsi="Times New Roman" w:cs="Times New Roman"/>
          <w:i/>
          <w:iCs/>
          <w:sz w:val="24"/>
          <w:szCs w:val="24"/>
        </w:rPr>
        <w:t xml:space="preserve">Conclusions </w:t>
      </w:r>
    </w:p>
    <w:p w14:paraId="6B85E9B7" w14:textId="6D2A0770" w:rsidR="007C6960" w:rsidRDefault="007C6960" w:rsidP="007C6960">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We used a </w:t>
      </w:r>
      <w:del w:id="1734" w:author="Kopp, Darin" w:date="2025-02-20T15:34:00Z">
        <w:r>
          <w:rPr>
            <w:rFonts w:ascii="Times New Roman" w:hAnsi="Times New Roman" w:cs="Times New Roman"/>
            <w:color w:val="000000"/>
            <w:sz w:val="24"/>
            <w:szCs w:val="24"/>
          </w:rPr>
          <w:delText>two-stage modeling process</w:delText>
        </w:r>
      </w:del>
      <w:ins w:id="1735" w:author="Kopp, Darin" w:date="2025-02-20T15:34:00Z">
        <w:r>
          <w:rPr>
            <w:rFonts w:ascii="Times New Roman" w:hAnsi="Times New Roman" w:cs="Times New Roman"/>
            <w:color w:val="000000"/>
            <w:sz w:val="24"/>
            <w:szCs w:val="24"/>
          </w:rPr>
          <w:t>model</w:t>
        </w:r>
        <w:r w:rsidR="00357B53">
          <w:rPr>
            <w:rFonts w:ascii="Times New Roman" w:hAnsi="Times New Roman" w:cs="Times New Roman"/>
            <w:color w:val="000000"/>
            <w:sz w:val="24"/>
            <w:szCs w:val="24"/>
          </w:rPr>
          <w:t>-based approach</w:t>
        </w:r>
      </w:ins>
      <w:r w:rsidR="00357B53">
        <w:rPr>
          <w:rFonts w:ascii="Times New Roman" w:hAnsi="Times New Roman" w:cs="Times New Roman"/>
          <w:color w:val="000000"/>
          <w:sz w:val="24"/>
          <w:szCs w:val="24"/>
        </w:rPr>
        <w:t xml:space="preserve"> to</w:t>
      </w:r>
      <w:r>
        <w:rPr>
          <w:rFonts w:ascii="Times New Roman" w:hAnsi="Times New Roman" w:cs="Times New Roman"/>
          <w:color w:val="000000"/>
          <w:sz w:val="24"/>
          <w:szCs w:val="24"/>
        </w:rPr>
        <w:t xml:space="preserve"> assess the potential effects of anthropogenic disturbance on physiochemical gradients and benthic macroinvertebrate assemblages. Our approach combines </w:t>
      </w:r>
      <w:del w:id="1736" w:author="Kopp, Darin" w:date="2025-02-20T15:34:00Z">
        <w:r>
          <w:rPr>
            <w:rFonts w:ascii="Times New Roman" w:hAnsi="Times New Roman" w:cs="Times New Roman"/>
            <w:color w:val="000000"/>
            <w:sz w:val="24"/>
            <w:szCs w:val="24"/>
          </w:rPr>
          <w:delText>taxon</w:delText>
        </w:r>
      </w:del>
      <w:ins w:id="1737" w:author="Kopp, Darin" w:date="2025-02-20T15:34:00Z">
        <w:r w:rsidR="002417CF">
          <w:rPr>
            <w:rFonts w:ascii="Times New Roman" w:hAnsi="Times New Roman" w:cs="Times New Roman"/>
            <w:color w:val="000000"/>
            <w:sz w:val="24"/>
            <w:szCs w:val="24"/>
          </w:rPr>
          <w:t>genus</w:t>
        </w:r>
      </w:ins>
      <w:r>
        <w:rPr>
          <w:rFonts w:ascii="Times New Roman" w:hAnsi="Times New Roman" w:cs="Times New Roman"/>
          <w:color w:val="000000"/>
          <w:sz w:val="24"/>
          <w:szCs w:val="24"/>
        </w:rPr>
        <w:t xml:space="preserve">-environment relationships with estimates of </w:t>
      </w:r>
      <w:ins w:id="1738" w:author="Kopp, Darin" w:date="2025-02-20T15:34:00Z">
        <w:r w:rsidR="002417CF">
          <w:rPr>
            <w:rFonts w:ascii="Times New Roman" w:hAnsi="Times New Roman" w:cs="Times New Roman"/>
            <w:color w:val="000000"/>
            <w:sz w:val="24"/>
            <w:szCs w:val="24"/>
          </w:rPr>
          <w:t xml:space="preserve">a number of important dimensions in </w:t>
        </w:r>
      </w:ins>
      <w:r>
        <w:rPr>
          <w:rFonts w:ascii="Times New Roman" w:hAnsi="Times New Roman" w:cs="Times New Roman"/>
          <w:color w:val="000000"/>
          <w:sz w:val="24"/>
          <w:szCs w:val="24"/>
        </w:rPr>
        <w:t xml:space="preserve">physiochemical </w:t>
      </w:r>
      <w:del w:id="1739" w:author="Kopp, Darin" w:date="2025-02-20T15:34:00Z">
        <w:r>
          <w:rPr>
            <w:rFonts w:ascii="Times New Roman" w:hAnsi="Times New Roman" w:cs="Times New Roman"/>
            <w:color w:val="000000"/>
            <w:sz w:val="24"/>
            <w:szCs w:val="24"/>
          </w:rPr>
          <w:delText>conditions</w:delText>
        </w:r>
      </w:del>
      <w:ins w:id="1740" w:author="Kopp, Darin" w:date="2025-02-20T15:34:00Z">
        <w:r>
          <w:rPr>
            <w:rFonts w:ascii="Times New Roman" w:hAnsi="Times New Roman" w:cs="Times New Roman"/>
            <w:color w:val="000000"/>
            <w:sz w:val="24"/>
            <w:szCs w:val="24"/>
          </w:rPr>
          <w:t>condition</w:t>
        </w:r>
      </w:ins>
      <w:r>
        <w:rPr>
          <w:rFonts w:ascii="Times New Roman" w:hAnsi="Times New Roman" w:cs="Times New Roman"/>
          <w:color w:val="000000"/>
          <w:sz w:val="24"/>
          <w:szCs w:val="24"/>
        </w:rPr>
        <w:t xml:space="preserve"> after removing anthropogenic disturbance. </w:t>
      </w:r>
      <w:del w:id="1741" w:author="Kopp, Darin" w:date="2025-02-20T15:34:00Z">
        <w:r>
          <w:rPr>
            <w:rFonts w:ascii="Times New Roman" w:hAnsi="Times New Roman" w:cs="Times New Roman"/>
            <w:color w:val="000000"/>
            <w:sz w:val="24"/>
            <w:szCs w:val="24"/>
          </w:rPr>
          <w:delText>Increasingly</w:delText>
        </w:r>
      </w:del>
      <w:ins w:id="1742" w:author="Kopp, Darin" w:date="2025-02-20T15:34:00Z">
        <w:r w:rsidR="002417CF">
          <w:rPr>
            <w:rFonts w:ascii="Times New Roman" w:hAnsi="Times New Roman" w:cs="Times New Roman"/>
            <w:color w:val="000000"/>
            <w:sz w:val="24"/>
            <w:szCs w:val="24"/>
          </w:rPr>
          <w:t>The number of</w:t>
        </w:r>
      </w:ins>
      <w:r w:rsidR="002417CF">
        <w:rPr>
          <w:rFonts w:ascii="Times New Roman" w:hAnsi="Times New Roman" w:cs="Times New Roman"/>
          <w:color w:val="000000"/>
          <w:sz w:val="24"/>
          <w:szCs w:val="24"/>
        </w:rPr>
        <w:t xml:space="preserve"> </w:t>
      </w:r>
      <w:r>
        <w:rPr>
          <w:rFonts w:ascii="Times New Roman" w:hAnsi="Times New Roman" w:cs="Times New Roman"/>
          <w:sz w:val="24"/>
          <w:szCs w:val="24"/>
        </w:rPr>
        <w:t xml:space="preserve">sites in minimally disturbed condition are </w:t>
      </w:r>
      <w:del w:id="1743" w:author="Kopp, Darin" w:date="2025-02-20T15:34:00Z">
        <w:r>
          <w:rPr>
            <w:rFonts w:ascii="Times New Roman" w:hAnsi="Times New Roman" w:cs="Times New Roman"/>
            <w:sz w:val="24"/>
            <w:szCs w:val="24"/>
          </w:rPr>
          <w:delText>disappearing and</w:delText>
        </w:r>
      </w:del>
      <w:ins w:id="1744" w:author="Kopp, Darin" w:date="2025-02-20T15:34:00Z">
        <w:r w:rsidR="002417CF">
          <w:rPr>
            <w:rFonts w:ascii="Times New Roman" w:hAnsi="Times New Roman" w:cs="Times New Roman"/>
            <w:sz w:val="24"/>
            <w:szCs w:val="24"/>
          </w:rPr>
          <w:t>progressively diminishing</w:t>
        </w:r>
        <w:r w:rsidR="007329A8">
          <w:rPr>
            <w:rFonts w:ascii="Times New Roman" w:hAnsi="Times New Roman" w:cs="Times New Roman"/>
            <w:sz w:val="24"/>
            <w:szCs w:val="24"/>
          </w:rPr>
          <w:t>,</w:t>
        </w:r>
        <w:r w:rsidR="002417CF">
          <w:rPr>
            <w:rFonts w:ascii="Times New Roman" w:hAnsi="Times New Roman" w:cs="Times New Roman"/>
            <w:sz w:val="24"/>
            <w:szCs w:val="24"/>
          </w:rPr>
          <w:t xml:space="preserve"> so</w:t>
        </w:r>
      </w:ins>
      <w:r w:rsidR="002417CF">
        <w:rPr>
          <w:rFonts w:ascii="Times New Roman" w:hAnsi="Times New Roman" w:cs="Times New Roman"/>
          <w:sz w:val="24"/>
          <w:szCs w:val="24"/>
        </w:rPr>
        <w:t xml:space="preserve"> </w:t>
      </w:r>
      <w:r>
        <w:rPr>
          <w:rFonts w:ascii="Times New Roman" w:hAnsi="Times New Roman" w:cs="Times New Roman"/>
          <w:sz w:val="24"/>
          <w:szCs w:val="24"/>
        </w:rPr>
        <w:t xml:space="preserve">methods that </w:t>
      </w:r>
      <w:r>
        <w:rPr>
          <w:rFonts w:ascii="Times New Roman" w:hAnsi="Times New Roman" w:cs="Times New Roman"/>
          <w:color w:val="000000"/>
          <w:sz w:val="24"/>
          <w:szCs w:val="24"/>
        </w:rPr>
        <w:t xml:space="preserve">circumvent the need for reference sites </w:t>
      </w:r>
      <w:del w:id="1745" w:author="Kopp, Darin" w:date="2025-02-20T15:34:00Z">
        <w:r>
          <w:rPr>
            <w:rFonts w:ascii="Times New Roman" w:hAnsi="Times New Roman" w:cs="Times New Roman"/>
            <w:color w:val="000000"/>
            <w:sz w:val="24"/>
            <w:szCs w:val="24"/>
          </w:rPr>
          <w:delText>in the</w:delText>
        </w:r>
      </w:del>
      <w:ins w:id="1746" w:author="Kopp, Darin" w:date="2025-02-20T15:34:00Z">
        <w:r w:rsidR="002417CF">
          <w:rPr>
            <w:rFonts w:ascii="Times New Roman" w:hAnsi="Times New Roman" w:cs="Times New Roman"/>
            <w:color w:val="000000"/>
            <w:sz w:val="24"/>
            <w:szCs w:val="24"/>
          </w:rPr>
          <w:t>for</w:t>
        </w:r>
      </w:ins>
      <w:r w:rsidR="002417C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biological </w:t>
      </w:r>
      <w:del w:id="1747" w:author="Kopp, Darin" w:date="2025-02-20T15:34:00Z">
        <w:r>
          <w:rPr>
            <w:rFonts w:ascii="Times New Roman" w:hAnsi="Times New Roman" w:cs="Times New Roman"/>
            <w:color w:val="000000"/>
            <w:sz w:val="24"/>
            <w:szCs w:val="24"/>
          </w:rPr>
          <w:delText>assessment</w:delText>
        </w:r>
      </w:del>
      <w:ins w:id="1748" w:author="Kopp, Darin" w:date="2025-02-20T15:34:00Z">
        <w:r>
          <w:rPr>
            <w:rFonts w:ascii="Times New Roman" w:hAnsi="Times New Roman" w:cs="Times New Roman"/>
            <w:color w:val="000000"/>
            <w:sz w:val="24"/>
            <w:szCs w:val="24"/>
          </w:rPr>
          <w:t>assessment</w:t>
        </w:r>
        <w:r w:rsidR="002417CF">
          <w:rPr>
            <w:rFonts w:ascii="Times New Roman" w:hAnsi="Times New Roman" w:cs="Times New Roman"/>
            <w:color w:val="000000"/>
            <w:sz w:val="24"/>
            <w:szCs w:val="24"/>
          </w:rPr>
          <w:t>s</w:t>
        </w:r>
      </w:ins>
      <w:r>
        <w:rPr>
          <w:rFonts w:ascii="Times New Roman" w:hAnsi="Times New Roman" w:cs="Times New Roman"/>
          <w:color w:val="000000"/>
          <w:sz w:val="24"/>
          <w:szCs w:val="24"/>
        </w:rPr>
        <w:t xml:space="preserve"> of streams and rivers </w:t>
      </w:r>
      <w:r w:rsidR="002F33DD">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crucial to understanding the extent of anthropogenic impacts. Importantly, </w:t>
      </w:r>
      <w:del w:id="1749" w:author="Kopp, Darin" w:date="2025-02-20T15:34:00Z">
        <w:r>
          <w:rPr>
            <w:rFonts w:ascii="Times New Roman" w:hAnsi="Times New Roman" w:cs="Times New Roman"/>
            <w:color w:val="000000"/>
            <w:sz w:val="24"/>
            <w:szCs w:val="24"/>
          </w:rPr>
          <w:delText>this</w:delText>
        </w:r>
      </w:del>
      <w:ins w:id="1750" w:author="Kopp, Darin" w:date="2025-02-20T15:34:00Z">
        <w:r w:rsidR="007329A8">
          <w:rPr>
            <w:rFonts w:ascii="Times New Roman" w:hAnsi="Times New Roman" w:cs="Times New Roman"/>
            <w:color w:val="000000"/>
            <w:sz w:val="24"/>
            <w:szCs w:val="24"/>
          </w:rPr>
          <w:t>our</w:t>
        </w:r>
      </w:ins>
      <w:r>
        <w:rPr>
          <w:rFonts w:ascii="Times New Roman" w:hAnsi="Times New Roman" w:cs="Times New Roman"/>
          <w:color w:val="000000"/>
          <w:sz w:val="24"/>
          <w:szCs w:val="24"/>
        </w:rPr>
        <w:t xml:space="preserve"> framework could provide an avenue to conduct </w:t>
      </w:r>
      <w:r>
        <w:rPr>
          <w:rFonts w:ascii="Times New Roman" w:hAnsi="Times New Roman" w:cs="Times New Roman"/>
          <w:sz w:val="24"/>
          <w:szCs w:val="24"/>
        </w:rPr>
        <w:t>biological assessment with</w:t>
      </w:r>
      <w:r w:rsidR="002F33DD">
        <w:rPr>
          <w:rFonts w:ascii="Times New Roman" w:hAnsi="Times New Roman" w:cs="Times New Roman"/>
          <w:sz w:val="24"/>
          <w:szCs w:val="24"/>
        </w:rPr>
        <w:t xml:space="preserve">out </w:t>
      </w:r>
      <w:r>
        <w:rPr>
          <w:rFonts w:ascii="Times New Roman" w:hAnsi="Times New Roman" w:cs="Times New Roman"/>
          <w:sz w:val="24"/>
          <w:szCs w:val="24"/>
        </w:rPr>
        <w:t>depend</w:t>
      </w:r>
      <w:r w:rsidR="002F33DD">
        <w:rPr>
          <w:rFonts w:ascii="Times New Roman" w:hAnsi="Times New Roman" w:cs="Times New Roman"/>
          <w:sz w:val="24"/>
          <w:szCs w:val="24"/>
        </w:rPr>
        <w:t>ing</w:t>
      </w:r>
      <w:r>
        <w:rPr>
          <w:rFonts w:ascii="Times New Roman" w:hAnsi="Times New Roman" w:cs="Times New Roman"/>
          <w:sz w:val="24"/>
          <w:szCs w:val="24"/>
        </w:rPr>
        <w:t xml:space="preserve"> on</w:t>
      </w:r>
      <w:r w:rsidR="002F33DD">
        <w:rPr>
          <w:rFonts w:ascii="Times New Roman" w:hAnsi="Times New Roman" w:cs="Times New Roman"/>
          <w:sz w:val="24"/>
          <w:szCs w:val="24"/>
        </w:rPr>
        <w:t xml:space="preserve"> least disturbed</w:t>
      </w:r>
      <w:r>
        <w:rPr>
          <w:rFonts w:ascii="Times New Roman" w:hAnsi="Times New Roman" w:cs="Times New Roman"/>
          <w:sz w:val="24"/>
          <w:szCs w:val="24"/>
        </w:rPr>
        <w:t xml:space="preserve"> reference sites</w:t>
      </w:r>
      <w:r>
        <w:rPr>
          <w:rFonts w:ascii="Times New Roman" w:hAnsi="Times New Roman" w:cs="Times New Roman"/>
          <w:color w:val="000000"/>
          <w:sz w:val="24"/>
          <w:szCs w:val="24"/>
        </w:rPr>
        <w:t xml:space="preserve">. </w:t>
      </w:r>
    </w:p>
    <w:p w14:paraId="006C3F83" w14:textId="77777777" w:rsidR="002F33DD" w:rsidRDefault="002F33DD" w:rsidP="007C6960">
      <w:pPr>
        <w:spacing w:line="480" w:lineRule="auto"/>
        <w:ind w:firstLine="720"/>
        <w:contextualSpacing/>
        <w:rPr>
          <w:del w:id="1751" w:author="Kopp, Darin" w:date="2025-02-20T15:34:00Z"/>
          <w:rFonts w:ascii="Times New Roman" w:hAnsi="Times New Roman" w:cs="Times New Roman"/>
          <w:color w:val="000000"/>
          <w:sz w:val="24"/>
          <w:szCs w:val="24"/>
        </w:rPr>
      </w:pPr>
    </w:p>
    <w:p w14:paraId="267D764B" w14:textId="77777777" w:rsidR="002F33DD" w:rsidRDefault="002F33DD" w:rsidP="004412E0">
      <w:pPr>
        <w:spacing w:line="480" w:lineRule="auto"/>
        <w:contextualSpacing/>
        <w:rPr>
          <w:rFonts w:ascii="Times New Roman" w:hAnsi="Times New Roman" w:cs="Times New Roman"/>
          <w:color w:val="000000"/>
          <w:sz w:val="24"/>
          <w:szCs w:val="24"/>
        </w:rPr>
        <w:pPrChange w:id="1752" w:author="Kopp, Darin" w:date="2025-02-20T15:34:00Z">
          <w:pPr>
            <w:spacing w:line="480" w:lineRule="auto"/>
            <w:ind w:firstLine="720"/>
            <w:contextualSpacing/>
          </w:pPr>
        </w:pPrChange>
      </w:pPr>
    </w:p>
    <w:p w14:paraId="706F7828" w14:textId="26D243F6" w:rsidR="002A341E" w:rsidRPr="007C6960" w:rsidRDefault="002A341E" w:rsidP="007C6960">
      <w:pPr>
        <w:spacing w:line="480" w:lineRule="auto"/>
        <w:contextualSpacing/>
        <w:rPr>
          <w:rFonts w:ascii="Times New Roman" w:hAnsi="Times New Roman" w:cs="Times New Roman"/>
          <w:color w:val="000000"/>
          <w:sz w:val="24"/>
          <w:szCs w:val="24"/>
        </w:rPr>
      </w:pPr>
      <w:r>
        <w:rPr>
          <w:rFonts w:ascii="Times New Roman" w:hAnsi="Times New Roman" w:cs="Times New Roman"/>
          <w:sz w:val="24"/>
          <w:szCs w:val="24"/>
        </w:rPr>
        <w:t>Acknowledgements</w:t>
      </w:r>
    </w:p>
    <w:p w14:paraId="05201C81" w14:textId="77777777" w:rsidR="00526A50" w:rsidRPr="0097571E" w:rsidRDefault="00F57EA8" w:rsidP="0097571E">
      <w:pPr>
        <w:spacing w:line="480" w:lineRule="auto"/>
        <w:ind w:firstLine="720"/>
        <w:contextualSpacing/>
        <w:rPr>
          <w:del w:id="1753" w:author="Kopp, Darin" w:date="2025-02-20T15:34:00Z"/>
          <w:rFonts w:ascii="Times New Roman" w:hAnsi="Times New Roman" w:cs="Times New Roman"/>
          <w:color w:val="000000"/>
          <w:sz w:val="24"/>
          <w:szCs w:val="24"/>
        </w:rPr>
        <w:sectPr w:rsidR="00526A50" w:rsidRPr="0097571E" w:rsidSect="007148E4">
          <w:pgSz w:w="12240" w:h="15840"/>
          <w:pgMar w:top="1440" w:right="1440" w:bottom="1440" w:left="1440" w:header="720" w:footer="720" w:gutter="0"/>
          <w:lnNumType w:countBy="1" w:restart="continuous"/>
          <w:cols w:space="720"/>
          <w:docGrid w:linePitch="360"/>
        </w:sectPr>
      </w:pPr>
      <w:r>
        <w:rPr>
          <w:rFonts w:ascii="Times New Roman" w:hAnsi="Times New Roman" w:cs="Times New Roman"/>
          <w:color w:val="000000"/>
          <w:sz w:val="24"/>
          <w:szCs w:val="24"/>
        </w:rPr>
        <w:t xml:space="preserve">We thank </w:t>
      </w:r>
      <w:ins w:id="1754" w:author="Kopp, Darin" w:date="2025-02-20T15:34:00Z">
        <w:r w:rsidR="008A6697">
          <w:rPr>
            <w:rFonts w:ascii="Times New Roman" w:hAnsi="Times New Roman" w:cs="Times New Roman"/>
            <w:color w:val="000000"/>
            <w:sz w:val="24"/>
            <w:szCs w:val="24"/>
          </w:rPr>
          <w:t xml:space="preserve">S. Paulsen, </w:t>
        </w:r>
      </w:ins>
      <w:r>
        <w:rPr>
          <w:rFonts w:ascii="Times New Roman" w:hAnsi="Times New Roman" w:cs="Times New Roman"/>
          <w:color w:val="000000"/>
          <w:sz w:val="24"/>
          <w:szCs w:val="24"/>
        </w:rPr>
        <w:t xml:space="preserve">L. Riato, E. Fergus, K. Blocksom, and D. Peck for valuable discussions throughout the development of this project. </w:t>
      </w:r>
      <w:r w:rsidR="003F0A7B">
        <w:rPr>
          <w:rFonts w:ascii="Times New Roman" w:hAnsi="Times New Roman" w:cs="Times New Roman"/>
          <w:color w:val="000000"/>
          <w:sz w:val="24"/>
          <w:szCs w:val="24"/>
        </w:rPr>
        <w:t>D. Benkendorf</w:t>
      </w:r>
      <w:del w:id="1755" w:author="Kopp, Darin" w:date="2025-02-20T15:34:00Z">
        <w:r w:rsidR="003F0A7B">
          <w:rPr>
            <w:rFonts w:ascii="Times New Roman" w:hAnsi="Times New Roman" w:cs="Times New Roman"/>
            <w:color w:val="000000"/>
            <w:sz w:val="24"/>
            <w:szCs w:val="24"/>
          </w:rPr>
          <w:delText xml:space="preserve"> and</w:delText>
        </w:r>
      </w:del>
      <w:ins w:id="1756" w:author="Kopp, Darin" w:date="2025-02-20T15:34:00Z">
        <w:r w:rsidR="007A41F7">
          <w:rPr>
            <w:rFonts w:ascii="Times New Roman" w:hAnsi="Times New Roman" w:cs="Times New Roman"/>
            <w:color w:val="000000"/>
            <w:sz w:val="24"/>
            <w:szCs w:val="24"/>
          </w:rPr>
          <w:t>,</w:t>
        </w:r>
      </w:ins>
      <w:r w:rsidR="003F0A7B">
        <w:rPr>
          <w:rFonts w:ascii="Times New Roman" w:hAnsi="Times New Roman" w:cs="Times New Roman"/>
          <w:color w:val="000000"/>
          <w:sz w:val="24"/>
          <w:szCs w:val="24"/>
        </w:rPr>
        <w:t xml:space="preserve"> S. Rumschlag</w:t>
      </w:r>
      <w:ins w:id="1757" w:author="Kopp, Darin" w:date="2025-02-20T15:34:00Z">
        <w:r w:rsidR="007A41F7">
          <w:rPr>
            <w:rFonts w:ascii="Times New Roman" w:hAnsi="Times New Roman" w:cs="Times New Roman"/>
            <w:color w:val="000000"/>
            <w:sz w:val="24"/>
            <w:szCs w:val="24"/>
          </w:rPr>
          <w:t>,</w:t>
        </w:r>
        <w:r w:rsidR="003F0A7B">
          <w:rPr>
            <w:rFonts w:ascii="Times New Roman" w:hAnsi="Times New Roman" w:cs="Times New Roman"/>
            <w:color w:val="000000"/>
            <w:sz w:val="24"/>
            <w:szCs w:val="24"/>
          </w:rPr>
          <w:t xml:space="preserve"> </w:t>
        </w:r>
        <w:r w:rsidR="007A41F7">
          <w:rPr>
            <w:rFonts w:ascii="Times New Roman" w:hAnsi="Times New Roman" w:cs="Times New Roman"/>
            <w:color w:val="000000"/>
            <w:sz w:val="24"/>
            <w:szCs w:val="24"/>
          </w:rPr>
          <w:t>D</w:t>
        </w:r>
        <w:r w:rsidR="004412E0">
          <w:rPr>
            <w:rFonts w:ascii="Times New Roman" w:hAnsi="Times New Roman" w:cs="Times New Roman"/>
            <w:color w:val="000000"/>
            <w:sz w:val="24"/>
            <w:szCs w:val="24"/>
          </w:rPr>
          <w:t>.</w:t>
        </w:r>
        <w:r w:rsidR="007A41F7">
          <w:rPr>
            <w:rFonts w:ascii="Times New Roman" w:hAnsi="Times New Roman" w:cs="Times New Roman"/>
            <w:color w:val="000000"/>
            <w:sz w:val="24"/>
            <w:szCs w:val="24"/>
          </w:rPr>
          <w:t xml:space="preserve"> Carlisle and an anonymous reviewer</w:t>
        </w:r>
      </w:ins>
      <w:r w:rsidR="007A41F7">
        <w:rPr>
          <w:rFonts w:ascii="Times New Roman" w:hAnsi="Times New Roman" w:cs="Times New Roman"/>
          <w:color w:val="000000"/>
          <w:sz w:val="24"/>
          <w:szCs w:val="24"/>
        </w:rPr>
        <w:t xml:space="preserve"> </w:t>
      </w:r>
      <w:r w:rsidR="003F0A7B">
        <w:rPr>
          <w:rFonts w:ascii="Times New Roman" w:hAnsi="Times New Roman" w:cs="Times New Roman"/>
          <w:color w:val="000000"/>
          <w:sz w:val="24"/>
          <w:szCs w:val="24"/>
        </w:rPr>
        <w:t xml:space="preserve">provided comments on earlier versions of this manuscript. </w:t>
      </w:r>
      <w:r>
        <w:rPr>
          <w:rFonts w:ascii="Times New Roman" w:hAnsi="Times New Roman" w:cs="Times New Roman"/>
          <w:color w:val="000000"/>
          <w:sz w:val="24"/>
          <w:szCs w:val="24"/>
        </w:rPr>
        <w:t xml:space="preserve">The information in this document has been funded entirely by the U.S. Environmental Protection Agency, in part through appointments to the Internship/Research Participation Program at the Office of Research and Development, U.S. Environmental Protection Agency, administered by the Oak Ridge Institute for Science and Education through an interagency agreement.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and commercial products, services, or </w:t>
      </w:r>
      <w:del w:id="1758" w:author="Kopp, Darin" w:date="2025-02-20T15:34:00Z">
        <w:r>
          <w:rPr>
            <w:rFonts w:ascii="Times New Roman" w:hAnsi="Times New Roman" w:cs="Times New Roman"/>
            <w:color w:val="000000"/>
            <w:sz w:val="24"/>
            <w:szCs w:val="24"/>
          </w:rPr>
          <w:delText xml:space="preserve">enterprises. </w:delText>
        </w:r>
      </w:del>
    </w:p>
    <w:p w14:paraId="7D2FF785" w14:textId="3BF23D42" w:rsidR="00CC49B5" w:rsidRDefault="00F57EA8" w:rsidP="00CC49B5">
      <w:pPr>
        <w:spacing w:line="480" w:lineRule="auto"/>
        <w:ind w:firstLine="720"/>
        <w:contextualSpacing/>
        <w:rPr>
          <w:ins w:id="1759" w:author="Kopp, Darin" w:date="2025-02-20T15:34:00Z"/>
          <w:rFonts w:ascii="Times New Roman" w:hAnsi="Times New Roman" w:cs="Times New Roman"/>
          <w:color w:val="000000"/>
          <w:sz w:val="24"/>
          <w:szCs w:val="24"/>
        </w:rPr>
      </w:pPr>
      <w:ins w:id="1760" w:author="Kopp, Darin" w:date="2025-02-20T15:34:00Z">
        <w:r>
          <w:rPr>
            <w:rFonts w:ascii="Times New Roman" w:hAnsi="Times New Roman" w:cs="Times New Roman"/>
            <w:color w:val="000000"/>
            <w:sz w:val="24"/>
            <w:szCs w:val="24"/>
          </w:rPr>
          <w:t>enterpris</w:t>
        </w:r>
        <w:r w:rsidR="00CC49B5">
          <w:rPr>
            <w:rFonts w:ascii="Times New Roman" w:hAnsi="Times New Roman" w:cs="Times New Roman"/>
            <w:color w:val="000000"/>
            <w:sz w:val="24"/>
            <w:szCs w:val="24"/>
          </w:rPr>
          <w:t>e</w:t>
        </w:r>
      </w:ins>
    </w:p>
    <w:p w14:paraId="284A2634" w14:textId="7D96AE22" w:rsidR="00CC49B5" w:rsidRDefault="00CC49B5" w:rsidP="00CC49B5">
      <w:pPr>
        <w:spacing w:line="480" w:lineRule="auto"/>
        <w:contextualSpacing/>
        <w:rPr>
          <w:ins w:id="1761" w:author="Kopp, Darin" w:date="2025-02-20T15:34:00Z"/>
          <w:rFonts w:ascii="Times New Roman" w:hAnsi="Times New Roman" w:cs="Times New Roman"/>
          <w:sz w:val="24"/>
          <w:szCs w:val="24"/>
        </w:rPr>
      </w:pPr>
    </w:p>
    <w:p w14:paraId="6559474F" w14:textId="19854238" w:rsidR="00DB712D" w:rsidRDefault="007B2B07" w:rsidP="00CC49B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References: </w:t>
      </w:r>
    </w:p>
    <w:p w14:paraId="5724CFE3" w14:textId="77777777" w:rsidR="00FE06C8" w:rsidRPr="00FE06C8" w:rsidRDefault="00DB712D" w:rsidP="00FE06C8">
      <w:pPr>
        <w:pStyle w:val="EndNoteBibliography"/>
        <w:spacing w:after="0"/>
        <w:ind w:left="720" w:hanging="720"/>
        <w:rPr>
          <w:del w:id="1762" w:author="Kopp, Darin" w:date="2025-02-20T15:34:00Z"/>
        </w:rPr>
      </w:pPr>
      <w:r w:rsidRPr="00AB356D">
        <w:rPr>
          <w:rFonts w:ascii="Times New Roman" w:hAnsi="Times New Roman" w:cs="Times New Roman"/>
          <w:sz w:val="24"/>
          <w:szCs w:val="24"/>
        </w:rPr>
        <w:fldChar w:fldCharType="begin"/>
      </w:r>
      <w:r w:rsidRPr="00AB356D">
        <w:rPr>
          <w:rFonts w:ascii="Times New Roman" w:hAnsi="Times New Roman" w:cs="Times New Roman"/>
          <w:sz w:val="24"/>
          <w:szCs w:val="24"/>
        </w:rPr>
        <w:instrText xml:space="preserve"> ADDIN EN.REFLIST </w:instrText>
      </w:r>
      <w:r w:rsidRPr="00AB356D">
        <w:rPr>
          <w:rFonts w:ascii="Times New Roman" w:hAnsi="Times New Roman" w:cs="Times New Roman"/>
          <w:sz w:val="24"/>
          <w:szCs w:val="24"/>
        </w:rPr>
        <w:fldChar w:fldCharType="separate"/>
      </w:r>
      <w:bookmarkStart w:id="1763" w:name="_ENREF_1"/>
      <w:del w:id="1764" w:author="Kopp, Darin" w:date="2025-02-20T15:34:00Z">
        <w:r w:rsidR="00FE06C8" w:rsidRPr="00FE06C8">
          <w:delText xml:space="preserve">Bailey, R. C., S. Linke, and A. G. Yates. 2014. Bioassessment of freshwater ecosystems using the Reference Condition Approach: comparing established and new methods with common data sets. Freshwater Science </w:delText>
        </w:r>
        <w:r w:rsidR="00FE06C8" w:rsidRPr="00FE06C8">
          <w:rPr>
            <w:b/>
          </w:rPr>
          <w:delText>33</w:delText>
        </w:r>
        <w:r w:rsidR="00FE06C8" w:rsidRPr="00FE06C8">
          <w:delText>:1204-1211.</w:delText>
        </w:r>
      </w:del>
    </w:p>
    <w:p w14:paraId="57FE38DA" w14:textId="3A48192C" w:rsidR="00707795" w:rsidRPr="00AB356D" w:rsidRDefault="00707795" w:rsidP="00AB356D">
      <w:pPr>
        <w:pStyle w:val="EndNoteBibliography"/>
        <w:spacing w:after="0" w:line="480" w:lineRule="auto"/>
        <w:ind w:left="720" w:hanging="720"/>
        <w:rPr>
          <w:ins w:id="1765" w:author="Kopp, Darin" w:date="2025-02-20T15:34:00Z"/>
          <w:rFonts w:ascii="Times New Roman" w:hAnsi="Times New Roman" w:cs="Times New Roman"/>
          <w:sz w:val="24"/>
          <w:szCs w:val="24"/>
        </w:rPr>
      </w:pPr>
      <w:ins w:id="1766" w:author="Kopp, Darin" w:date="2025-02-20T15:34:00Z">
        <w:r w:rsidRPr="00AB356D">
          <w:rPr>
            <w:rFonts w:ascii="Times New Roman" w:hAnsi="Times New Roman" w:cs="Times New Roman"/>
            <w:sz w:val="24"/>
            <w:szCs w:val="24"/>
          </w:rPr>
          <w:t xml:space="preserve">Abrego, N., and O. Ovaskainen. 2023. Evaluating the predictive performance of presence–absence models: Why can the same model appear excellent or poor? Ecology and Evolution </w:t>
        </w:r>
        <w:r w:rsidRPr="00AB356D">
          <w:rPr>
            <w:rFonts w:ascii="Times New Roman" w:hAnsi="Times New Roman" w:cs="Times New Roman"/>
            <w:b/>
            <w:sz w:val="24"/>
            <w:szCs w:val="24"/>
          </w:rPr>
          <w:t>13</w:t>
        </w:r>
        <w:r w:rsidRPr="00AB356D">
          <w:rPr>
            <w:rFonts w:ascii="Times New Roman" w:hAnsi="Times New Roman" w:cs="Times New Roman"/>
            <w:sz w:val="24"/>
            <w:szCs w:val="24"/>
          </w:rPr>
          <w:t>:e10784.</w:t>
        </w:r>
        <w:bookmarkEnd w:id="1763"/>
      </w:ins>
    </w:p>
    <w:p w14:paraId="53A4E8FD" w14:textId="77777777" w:rsidR="00707795" w:rsidRPr="00AB356D" w:rsidRDefault="00707795" w:rsidP="00AB356D">
      <w:pPr>
        <w:pStyle w:val="EndNoteBibliography"/>
        <w:spacing w:after="0" w:line="480" w:lineRule="auto"/>
        <w:ind w:left="720" w:hanging="720"/>
        <w:rPr>
          <w:rFonts w:ascii="Times New Roman" w:hAnsi="Times New Roman"/>
          <w:sz w:val="24"/>
          <w:rPrChange w:id="1767" w:author="Kopp, Darin" w:date="2025-02-20T15:34:00Z">
            <w:rPr/>
          </w:rPrChange>
        </w:rPr>
        <w:pPrChange w:id="1768" w:author="Kopp, Darin" w:date="2025-02-20T15:34:00Z">
          <w:pPr>
            <w:pStyle w:val="EndNoteBibliography"/>
            <w:spacing w:after="0"/>
            <w:ind w:left="720" w:hanging="720"/>
          </w:pPr>
        </w:pPrChange>
      </w:pPr>
      <w:bookmarkStart w:id="1769" w:name="_ENREF_2"/>
      <w:r w:rsidRPr="00AB356D">
        <w:rPr>
          <w:rFonts w:ascii="Times New Roman" w:hAnsi="Times New Roman"/>
          <w:sz w:val="24"/>
          <w:rPrChange w:id="1770" w:author="Kopp, Darin" w:date="2025-02-20T15:34:00Z">
            <w:rPr/>
          </w:rPrChange>
        </w:rPr>
        <w:t xml:space="preserve">Blüthgen, N., M. Staab, R. Achury, and W. W. Weisser. 2022. Unravelling insect declines: can space replace time? Biology Letters </w:t>
      </w:r>
      <w:r w:rsidRPr="00AB356D">
        <w:rPr>
          <w:rFonts w:ascii="Times New Roman" w:hAnsi="Times New Roman"/>
          <w:b/>
          <w:sz w:val="24"/>
          <w:rPrChange w:id="1771" w:author="Kopp, Darin" w:date="2025-02-20T15:34:00Z">
            <w:rPr>
              <w:b/>
            </w:rPr>
          </w:rPrChange>
        </w:rPr>
        <w:t>18</w:t>
      </w:r>
      <w:r w:rsidRPr="00AB356D">
        <w:rPr>
          <w:rFonts w:ascii="Times New Roman" w:hAnsi="Times New Roman"/>
          <w:sz w:val="24"/>
          <w:rPrChange w:id="1772" w:author="Kopp, Darin" w:date="2025-02-20T15:34:00Z">
            <w:rPr/>
          </w:rPrChange>
        </w:rPr>
        <w:t>:20210666.</w:t>
      </w:r>
      <w:bookmarkEnd w:id="1769"/>
    </w:p>
    <w:p w14:paraId="096D40F7" w14:textId="77777777" w:rsidR="00707795" w:rsidRPr="00AB356D" w:rsidRDefault="00707795" w:rsidP="00AB356D">
      <w:pPr>
        <w:pStyle w:val="EndNoteBibliography"/>
        <w:spacing w:after="0" w:line="480" w:lineRule="auto"/>
        <w:ind w:left="720" w:hanging="720"/>
        <w:rPr>
          <w:ins w:id="1773" w:author="Kopp, Darin" w:date="2025-02-20T15:34:00Z"/>
          <w:rFonts w:ascii="Times New Roman" w:hAnsi="Times New Roman" w:cs="Times New Roman"/>
          <w:sz w:val="24"/>
          <w:szCs w:val="24"/>
        </w:rPr>
      </w:pPr>
      <w:bookmarkStart w:id="1774" w:name="_ENREF_3"/>
      <w:ins w:id="1775" w:author="Kopp, Darin" w:date="2025-02-20T15:34:00Z">
        <w:r w:rsidRPr="00AB356D">
          <w:rPr>
            <w:rFonts w:ascii="Times New Roman" w:hAnsi="Times New Roman" w:cs="Times New Roman"/>
            <w:sz w:val="24"/>
            <w:szCs w:val="24"/>
          </w:rPr>
          <w:t xml:space="preserve">Bouleau, G., and D. Pont. 2015. Did you say reference conditions? Ecological and socio-economic perspectives on the European Water Framework Directive. Environmental Science &amp; Policy </w:t>
        </w:r>
        <w:r w:rsidRPr="00AB356D">
          <w:rPr>
            <w:rFonts w:ascii="Times New Roman" w:hAnsi="Times New Roman" w:cs="Times New Roman"/>
            <w:b/>
            <w:sz w:val="24"/>
            <w:szCs w:val="24"/>
          </w:rPr>
          <w:t>47</w:t>
        </w:r>
        <w:r w:rsidRPr="00AB356D">
          <w:rPr>
            <w:rFonts w:ascii="Times New Roman" w:hAnsi="Times New Roman" w:cs="Times New Roman"/>
            <w:sz w:val="24"/>
            <w:szCs w:val="24"/>
          </w:rPr>
          <w:t>:32-41.</w:t>
        </w:r>
        <w:bookmarkEnd w:id="1774"/>
      </w:ins>
    </w:p>
    <w:p w14:paraId="2B8F26DA" w14:textId="77777777" w:rsidR="00707795" w:rsidRPr="00AB356D" w:rsidRDefault="00707795" w:rsidP="00AB356D">
      <w:pPr>
        <w:pStyle w:val="EndNoteBibliography"/>
        <w:spacing w:after="0" w:line="480" w:lineRule="auto"/>
        <w:ind w:left="720" w:hanging="720"/>
        <w:rPr>
          <w:rFonts w:ascii="Times New Roman" w:hAnsi="Times New Roman"/>
          <w:sz w:val="24"/>
          <w:rPrChange w:id="1776" w:author="Kopp, Darin" w:date="2025-02-20T15:34:00Z">
            <w:rPr/>
          </w:rPrChange>
        </w:rPr>
        <w:pPrChange w:id="1777" w:author="Kopp, Darin" w:date="2025-02-20T15:34:00Z">
          <w:pPr>
            <w:pStyle w:val="EndNoteBibliography"/>
            <w:spacing w:after="0"/>
            <w:ind w:left="720" w:hanging="720"/>
          </w:pPr>
        </w:pPrChange>
      </w:pPr>
      <w:bookmarkStart w:id="1778" w:name="_ENREF_4"/>
      <w:r w:rsidRPr="00AB356D">
        <w:rPr>
          <w:rFonts w:ascii="Times New Roman" w:hAnsi="Times New Roman"/>
          <w:sz w:val="24"/>
          <w:rPrChange w:id="1779" w:author="Kopp, Darin" w:date="2025-02-20T15:34:00Z">
            <w:rPr/>
          </w:rPrChange>
        </w:rPr>
        <w:t xml:space="preserve">Boyd, R. J., G. D. Powney, and O. L. Pescott. 2023. We need to talk about nonprobability samples. Trends in Ecology &amp; Evolution </w:t>
      </w:r>
      <w:r w:rsidRPr="00AB356D">
        <w:rPr>
          <w:rFonts w:ascii="Times New Roman" w:hAnsi="Times New Roman"/>
          <w:b/>
          <w:sz w:val="24"/>
          <w:rPrChange w:id="1780" w:author="Kopp, Darin" w:date="2025-02-20T15:34:00Z">
            <w:rPr>
              <w:b/>
            </w:rPr>
          </w:rPrChange>
        </w:rPr>
        <w:t>38</w:t>
      </w:r>
      <w:r w:rsidRPr="00AB356D">
        <w:rPr>
          <w:rFonts w:ascii="Times New Roman" w:hAnsi="Times New Roman"/>
          <w:sz w:val="24"/>
          <w:rPrChange w:id="1781" w:author="Kopp, Darin" w:date="2025-02-20T15:34:00Z">
            <w:rPr/>
          </w:rPrChange>
        </w:rPr>
        <w:t>:521-531.</w:t>
      </w:r>
      <w:bookmarkEnd w:id="1778"/>
    </w:p>
    <w:p w14:paraId="7555D9A4" w14:textId="77777777" w:rsidR="00707795" w:rsidRPr="00AB356D" w:rsidRDefault="00707795" w:rsidP="00AB356D">
      <w:pPr>
        <w:pStyle w:val="EndNoteBibliography"/>
        <w:spacing w:after="0" w:line="480" w:lineRule="auto"/>
        <w:ind w:left="720" w:hanging="720"/>
        <w:rPr>
          <w:ins w:id="1782" w:author="Kopp, Darin" w:date="2025-02-20T15:34:00Z"/>
          <w:rFonts w:ascii="Times New Roman" w:hAnsi="Times New Roman" w:cs="Times New Roman"/>
          <w:sz w:val="24"/>
          <w:szCs w:val="24"/>
        </w:rPr>
      </w:pPr>
      <w:bookmarkStart w:id="1783" w:name="_ENREF_5"/>
      <w:ins w:id="1784" w:author="Kopp, Darin" w:date="2025-02-20T15:34:00Z">
        <w:r w:rsidRPr="00AB356D">
          <w:rPr>
            <w:rFonts w:ascii="Times New Roman" w:hAnsi="Times New Roman" w:cs="Times New Roman"/>
            <w:sz w:val="24"/>
            <w:szCs w:val="24"/>
          </w:rPr>
          <w:t xml:space="preserve">Breiman, L. 2001. Random Forests. Machine Learning </w:t>
        </w:r>
        <w:r w:rsidRPr="00AB356D">
          <w:rPr>
            <w:rFonts w:ascii="Times New Roman" w:hAnsi="Times New Roman" w:cs="Times New Roman"/>
            <w:b/>
            <w:sz w:val="24"/>
            <w:szCs w:val="24"/>
          </w:rPr>
          <w:t>45</w:t>
        </w:r>
        <w:r w:rsidRPr="00AB356D">
          <w:rPr>
            <w:rFonts w:ascii="Times New Roman" w:hAnsi="Times New Roman" w:cs="Times New Roman"/>
            <w:sz w:val="24"/>
            <w:szCs w:val="24"/>
          </w:rPr>
          <w:t>:5-32.</w:t>
        </w:r>
        <w:bookmarkEnd w:id="1783"/>
      </w:ins>
    </w:p>
    <w:p w14:paraId="0118E7CA" w14:textId="77777777" w:rsidR="00707795" w:rsidRPr="00AB356D" w:rsidRDefault="00707795" w:rsidP="00AB356D">
      <w:pPr>
        <w:pStyle w:val="EndNoteBibliography"/>
        <w:spacing w:after="0" w:line="480" w:lineRule="auto"/>
        <w:ind w:left="720" w:hanging="720"/>
        <w:rPr>
          <w:rFonts w:ascii="Times New Roman" w:hAnsi="Times New Roman"/>
          <w:sz w:val="24"/>
          <w:rPrChange w:id="1785" w:author="Kopp, Darin" w:date="2025-02-20T15:34:00Z">
            <w:rPr/>
          </w:rPrChange>
        </w:rPr>
        <w:pPrChange w:id="1786" w:author="Kopp, Darin" w:date="2025-02-20T15:34:00Z">
          <w:pPr>
            <w:pStyle w:val="EndNoteBibliography"/>
            <w:spacing w:after="0"/>
            <w:ind w:left="720" w:hanging="720"/>
          </w:pPr>
        </w:pPrChange>
      </w:pPr>
      <w:bookmarkStart w:id="1787" w:name="_ENREF_6"/>
      <w:r w:rsidRPr="00AB356D">
        <w:rPr>
          <w:rFonts w:ascii="Times New Roman" w:hAnsi="Times New Roman"/>
          <w:sz w:val="24"/>
          <w:rPrChange w:id="1788" w:author="Kopp, Darin" w:date="2025-02-20T15:34:00Z">
            <w:rPr/>
          </w:rPrChange>
        </w:rPr>
        <w:t xml:space="preserve">Buss, D. F., D. M. Carlisle, T.-S. Chon, J. Culp, J. S. Harding, H. E. Keizer-Vlek, W. A. Robinson, S. Strachan, C. Thirion, and R. M. Hughes. 2014. Stream biomonitoring using macroinvertebrates around the globe: a comparison of large-scale programs. Environmental Monitoring and Assessment </w:t>
      </w:r>
      <w:r w:rsidRPr="00AB356D">
        <w:rPr>
          <w:rFonts w:ascii="Times New Roman" w:hAnsi="Times New Roman"/>
          <w:b/>
          <w:sz w:val="24"/>
          <w:rPrChange w:id="1789" w:author="Kopp, Darin" w:date="2025-02-20T15:34:00Z">
            <w:rPr>
              <w:b/>
            </w:rPr>
          </w:rPrChange>
        </w:rPr>
        <w:t>187</w:t>
      </w:r>
      <w:r w:rsidRPr="00AB356D">
        <w:rPr>
          <w:rFonts w:ascii="Times New Roman" w:hAnsi="Times New Roman"/>
          <w:sz w:val="24"/>
          <w:rPrChange w:id="1790" w:author="Kopp, Darin" w:date="2025-02-20T15:34:00Z">
            <w:rPr/>
          </w:rPrChange>
        </w:rPr>
        <w:t>:4132.</w:t>
      </w:r>
      <w:bookmarkEnd w:id="1787"/>
    </w:p>
    <w:p w14:paraId="745BAD74" w14:textId="77777777" w:rsidR="00707795" w:rsidRPr="00AB356D" w:rsidRDefault="00707795" w:rsidP="00AB356D">
      <w:pPr>
        <w:pStyle w:val="EndNoteBibliography"/>
        <w:spacing w:after="0" w:line="480" w:lineRule="auto"/>
        <w:ind w:left="720" w:hanging="720"/>
        <w:rPr>
          <w:rFonts w:ascii="Times New Roman" w:hAnsi="Times New Roman"/>
          <w:sz w:val="24"/>
          <w:rPrChange w:id="1791" w:author="Kopp, Darin" w:date="2025-02-20T15:34:00Z">
            <w:rPr/>
          </w:rPrChange>
        </w:rPr>
        <w:pPrChange w:id="1792" w:author="Kopp, Darin" w:date="2025-02-20T15:34:00Z">
          <w:pPr>
            <w:pStyle w:val="EndNoteBibliography"/>
            <w:spacing w:after="0"/>
            <w:ind w:left="720" w:hanging="720"/>
          </w:pPr>
        </w:pPrChange>
      </w:pPr>
      <w:bookmarkStart w:id="1793" w:name="_ENREF_7"/>
      <w:r w:rsidRPr="00AB356D">
        <w:rPr>
          <w:rFonts w:ascii="Times New Roman" w:hAnsi="Times New Roman"/>
          <w:sz w:val="24"/>
          <w:rPrChange w:id="1794" w:author="Kopp, Darin" w:date="2025-02-20T15:34:00Z">
            <w:rPr/>
          </w:rPrChange>
        </w:rPr>
        <w:t xml:space="preserve">Calabrese, J. M., G. Certain, C. Kraan, and C. F. Dormann. 2014. Stacking species distribution models and adjusting bias by linking them to macroecological models. Global Ecology and Biogeography </w:t>
      </w:r>
      <w:r w:rsidRPr="00AB356D">
        <w:rPr>
          <w:rFonts w:ascii="Times New Roman" w:hAnsi="Times New Roman"/>
          <w:b/>
          <w:sz w:val="24"/>
          <w:rPrChange w:id="1795" w:author="Kopp, Darin" w:date="2025-02-20T15:34:00Z">
            <w:rPr>
              <w:b/>
            </w:rPr>
          </w:rPrChange>
        </w:rPr>
        <w:t>23</w:t>
      </w:r>
      <w:r w:rsidRPr="00AB356D">
        <w:rPr>
          <w:rFonts w:ascii="Times New Roman" w:hAnsi="Times New Roman"/>
          <w:sz w:val="24"/>
          <w:rPrChange w:id="1796" w:author="Kopp, Darin" w:date="2025-02-20T15:34:00Z">
            <w:rPr/>
          </w:rPrChange>
        </w:rPr>
        <w:t>:99-112.</w:t>
      </w:r>
      <w:bookmarkEnd w:id="1793"/>
    </w:p>
    <w:p w14:paraId="05F52A05" w14:textId="77777777" w:rsidR="00707795" w:rsidRPr="00AB356D" w:rsidRDefault="00707795" w:rsidP="00AB356D">
      <w:pPr>
        <w:pStyle w:val="EndNoteBibliography"/>
        <w:spacing w:after="0" w:line="480" w:lineRule="auto"/>
        <w:ind w:left="720" w:hanging="720"/>
        <w:rPr>
          <w:rFonts w:ascii="Times New Roman" w:hAnsi="Times New Roman"/>
          <w:sz w:val="24"/>
          <w:rPrChange w:id="1797" w:author="Kopp, Darin" w:date="2025-02-20T15:34:00Z">
            <w:rPr/>
          </w:rPrChange>
        </w:rPr>
        <w:pPrChange w:id="1798" w:author="Kopp, Darin" w:date="2025-02-20T15:34:00Z">
          <w:pPr>
            <w:pStyle w:val="EndNoteBibliography"/>
            <w:spacing w:after="0"/>
            <w:ind w:left="720" w:hanging="720"/>
          </w:pPr>
        </w:pPrChange>
      </w:pPr>
      <w:bookmarkStart w:id="1799" w:name="_ENREF_8"/>
      <w:r w:rsidRPr="00AB356D">
        <w:rPr>
          <w:rFonts w:ascii="Times New Roman" w:hAnsi="Times New Roman"/>
          <w:sz w:val="24"/>
          <w:rPrChange w:id="1800" w:author="Kopp, Darin" w:date="2025-02-20T15:34:00Z">
            <w:rPr/>
          </w:rPrChange>
        </w:rPr>
        <w:t xml:space="preserve">Carlisle, D. M., M. R. Meador, S. R. Moulton, and P. M. Ruhl. 2007. Estimation and application of indicator values for common macroinvertebrate genera and families of the United States. Ecological Indicators </w:t>
      </w:r>
      <w:r w:rsidRPr="00AB356D">
        <w:rPr>
          <w:rFonts w:ascii="Times New Roman" w:hAnsi="Times New Roman"/>
          <w:b/>
          <w:sz w:val="24"/>
          <w:rPrChange w:id="1801" w:author="Kopp, Darin" w:date="2025-02-20T15:34:00Z">
            <w:rPr>
              <w:b/>
            </w:rPr>
          </w:rPrChange>
        </w:rPr>
        <w:t>7</w:t>
      </w:r>
      <w:r w:rsidRPr="00AB356D">
        <w:rPr>
          <w:rFonts w:ascii="Times New Roman" w:hAnsi="Times New Roman"/>
          <w:sz w:val="24"/>
          <w:rPrChange w:id="1802" w:author="Kopp, Darin" w:date="2025-02-20T15:34:00Z">
            <w:rPr/>
          </w:rPrChange>
        </w:rPr>
        <w:t>:22-33.</w:t>
      </w:r>
      <w:bookmarkEnd w:id="1799"/>
    </w:p>
    <w:p w14:paraId="7AFA816D" w14:textId="77777777" w:rsidR="00FE06C8" w:rsidRPr="00FE06C8" w:rsidRDefault="00FE06C8" w:rsidP="00FE06C8">
      <w:pPr>
        <w:pStyle w:val="EndNoteBibliography"/>
        <w:spacing w:after="0"/>
        <w:ind w:left="720" w:hanging="720"/>
        <w:rPr>
          <w:del w:id="1803" w:author="Kopp, Darin" w:date="2025-02-20T15:34:00Z"/>
        </w:rPr>
      </w:pPr>
      <w:del w:id="1804" w:author="Kopp, Darin" w:date="2025-02-20T15:34:00Z">
        <w:r w:rsidRPr="00FE06C8">
          <w:delText xml:space="preserve">Chen, K., J. R. Olson, J. J. Vander Laan, R. A. Hill, B. Wang, and C. P. Hawkins. 2019. Improving the performance of ecological indices by balancing reference site quality and representativeness. Hydrobiologia </w:delText>
        </w:r>
        <w:r w:rsidRPr="00FE06C8">
          <w:rPr>
            <w:b/>
          </w:rPr>
          <w:delText>837</w:delText>
        </w:r>
        <w:r w:rsidRPr="00FE06C8">
          <w:delText>:177-194.</w:delText>
        </w:r>
      </w:del>
    </w:p>
    <w:p w14:paraId="5F726C77" w14:textId="77777777" w:rsidR="00707795" w:rsidRPr="00AB356D" w:rsidRDefault="00707795" w:rsidP="00AB356D">
      <w:pPr>
        <w:pStyle w:val="EndNoteBibliography"/>
        <w:spacing w:after="0" w:line="480" w:lineRule="auto"/>
        <w:ind w:left="720" w:hanging="720"/>
        <w:rPr>
          <w:ins w:id="1805" w:author="Kopp, Darin" w:date="2025-02-20T15:34:00Z"/>
          <w:rFonts w:ascii="Times New Roman" w:hAnsi="Times New Roman" w:cs="Times New Roman"/>
          <w:sz w:val="24"/>
          <w:szCs w:val="24"/>
        </w:rPr>
      </w:pPr>
      <w:bookmarkStart w:id="1806" w:name="_ENREF_9"/>
      <w:ins w:id="1807" w:author="Kopp, Darin" w:date="2025-02-20T15:34:00Z">
        <w:r w:rsidRPr="00AB356D">
          <w:rPr>
            <w:rFonts w:ascii="Times New Roman" w:hAnsi="Times New Roman" w:cs="Times New Roman"/>
            <w:sz w:val="24"/>
            <w:szCs w:val="24"/>
          </w:rPr>
          <w:t xml:space="preserve">Chessman, B., S. Williams, and C. Besley. 2007. Bioassessment of streams with macroinvertebrates: effect of sampled habitat and taxonomic resolution. Journal of the North American Benthological Society </w:t>
        </w:r>
        <w:r w:rsidRPr="00AB356D">
          <w:rPr>
            <w:rFonts w:ascii="Times New Roman" w:hAnsi="Times New Roman" w:cs="Times New Roman"/>
            <w:b/>
            <w:sz w:val="24"/>
            <w:szCs w:val="24"/>
          </w:rPr>
          <w:t>26</w:t>
        </w:r>
        <w:r w:rsidRPr="00AB356D">
          <w:rPr>
            <w:rFonts w:ascii="Times New Roman" w:hAnsi="Times New Roman" w:cs="Times New Roman"/>
            <w:sz w:val="24"/>
            <w:szCs w:val="24"/>
          </w:rPr>
          <w:t>:546-565.</w:t>
        </w:r>
        <w:bookmarkEnd w:id="1806"/>
      </w:ins>
    </w:p>
    <w:p w14:paraId="3106EA45" w14:textId="77777777" w:rsidR="00707795" w:rsidRPr="00AB356D" w:rsidRDefault="00707795" w:rsidP="00AB356D">
      <w:pPr>
        <w:pStyle w:val="EndNoteBibliography"/>
        <w:spacing w:after="0" w:line="480" w:lineRule="auto"/>
        <w:ind w:left="720" w:hanging="720"/>
        <w:rPr>
          <w:rFonts w:ascii="Times New Roman" w:hAnsi="Times New Roman"/>
          <w:sz w:val="24"/>
          <w:rPrChange w:id="1808" w:author="Kopp, Darin" w:date="2025-02-20T15:34:00Z">
            <w:rPr/>
          </w:rPrChange>
        </w:rPr>
        <w:pPrChange w:id="1809" w:author="Kopp, Darin" w:date="2025-02-20T15:34:00Z">
          <w:pPr>
            <w:pStyle w:val="EndNoteBibliography"/>
            <w:spacing w:after="0"/>
            <w:ind w:left="720" w:hanging="720"/>
          </w:pPr>
        </w:pPrChange>
      </w:pPr>
      <w:bookmarkStart w:id="1810" w:name="_ENREF_10"/>
      <w:r w:rsidRPr="00AB356D">
        <w:rPr>
          <w:rFonts w:ascii="Times New Roman" w:hAnsi="Times New Roman"/>
          <w:sz w:val="24"/>
          <w:rPrChange w:id="1811" w:author="Kopp, Darin" w:date="2025-02-20T15:34:00Z">
            <w:rPr/>
          </w:rPrChange>
        </w:rPr>
        <w:t xml:space="preserve">Chessman, B. C., and M. J. Royal. 2004. Bioassessment without reference sites: use of environmental filters to predict natural assemblages of river macroinvertebrates. Journal of the North American Benthological Society </w:t>
      </w:r>
      <w:r w:rsidRPr="00AB356D">
        <w:rPr>
          <w:rFonts w:ascii="Times New Roman" w:hAnsi="Times New Roman"/>
          <w:b/>
          <w:sz w:val="24"/>
          <w:rPrChange w:id="1812" w:author="Kopp, Darin" w:date="2025-02-20T15:34:00Z">
            <w:rPr>
              <w:b/>
            </w:rPr>
          </w:rPrChange>
        </w:rPr>
        <w:t>23</w:t>
      </w:r>
      <w:r w:rsidRPr="00AB356D">
        <w:rPr>
          <w:rFonts w:ascii="Times New Roman" w:hAnsi="Times New Roman"/>
          <w:sz w:val="24"/>
          <w:rPrChange w:id="1813" w:author="Kopp, Darin" w:date="2025-02-20T15:34:00Z">
            <w:rPr/>
          </w:rPrChange>
        </w:rPr>
        <w:t>:599-615.</w:t>
      </w:r>
      <w:bookmarkEnd w:id="1810"/>
    </w:p>
    <w:p w14:paraId="774427A2" w14:textId="77777777" w:rsidR="00FE06C8" w:rsidRPr="00FE06C8" w:rsidRDefault="00FE06C8" w:rsidP="00FE06C8">
      <w:pPr>
        <w:pStyle w:val="EndNoteBibliography"/>
        <w:spacing w:after="0"/>
        <w:ind w:left="720" w:hanging="720"/>
        <w:rPr>
          <w:del w:id="1814" w:author="Kopp, Darin" w:date="2025-02-20T15:34:00Z"/>
        </w:rPr>
      </w:pPr>
      <w:del w:id="1815" w:author="Kopp, Darin" w:date="2025-02-20T15:34:00Z">
        <w:r w:rsidRPr="00FE06C8">
          <w:delText xml:space="preserve">Clarke, R. T., J. F. Wright, and M. T. Furse. 2003. RIVPACS models for predicting the expected macroinvertebrate fauna and assessing the ecological quality of rivers. Ecological Modelling </w:delText>
        </w:r>
        <w:r w:rsidRPr="00FE06C8">
          <w:rPr>
            <w:b/>
          </w:rPr>
          <w:delText>160</w:delText>
        </w:r>
        <w:r w:rsidRPr="00FE06C8">
          <w:delText>:219-233.</w:delText>
        </w:r>
      </w:del>
    </w:p>
    <w:p w14:paraId="6424E34B" w14:textId="77777777" w:rsidR="00707795" w:rsidRPr="00AB356D" w:rsidRDefault="00707795" w:rsidP="00AB356D">
      <w:pPr>
        <w:pStyle w:val="EndNoteBibliography"/>
        <w:spacing w:after="0" w:line="480" w:lineRule="auto"/>
        <w:ind w:left="720" w:hanging="720"/>
        <w:rPr>
          <w:rFonts w:ascii="Times New Roman" w:hAnsi="Times New Roman"/>
          <w:sz w:val="24"/>
          <w:rPrChange w:id="1816" w:author="Kopp, Darin" w:date="2025-02-20T15:34:00Z">
            <w:rPr/>
          </w:rPrChange>
        </w:rPr>
        <w:pPrChange w:id="1817" w:author="Kopp, Darin" w:date="2025-02-20T15:34:00Z">
          <w:pPr>
            <w:pStyle w:val="EndNoteBibliography"/>
            <w:spacing w:after="0"/>
            <w:ind w:left="720" w:hanging="720"/>
          </w:pPr>
        </w:pPrChange>
      </w:pPr>
      <w:bookmarkStart w:id="1818" w:name="_ENREF_11"/>
      <w:r w:rsidRPr="00AB356D">
        <w:rPr>
          <w:rFonts w:ascii="Times New Roman" w:hAnsi="Times New Roman"/>
          <w:sz w:val="24"/>
          <w:rPrChange w:id="1819" w:author="Kopp, Darin" w:date="2025-02-20T15:34:00Z">
            <w:rPr/>
          </w:rPrChange>
        </w:rPr>
        <w:t xml:space="preserve">Crossley, M. S., A. R. Meier, E. M. Baldwin, L. L. Berry, L. C. Crenshaw, G. L. Hartman, D. Lagos-Kutz, D. H. Nichols, K. Patel, S. Varriano, W. E. Snyder, and M. D. Moran. 2020. No net insect abundance and diversity declines across US Long Term Ecological Research sites. Nature Ecology &amp; Evolution </w:t>
      </w:r>
      <w:r w:rsidRPr="00AB356D">
        <w:rPr>
          <w:rFonts w:ascii="Times New Roman" w:hAnsi="Times New Roman"/>
          <w:b/>
          <w:sz w:val="24"/>
          <w:rPrChange w:id="1820" w:author="Kopp, Darin" w:date="2025-02-20T15:34:00Z">
            <w:rPr>
              <w:b/>
            </w:rPr>
          </w:rPrChange>
        </w:rPr>
        <w:t>4</w:t>
      </w:r>
      <w:r w:rsidRPr="00AB356D">
        <w:rPr>
          <w:rFonts w:ascii="Times New Roman" w:hAnsi="Times New Roman"/>
          <w:sz w:val="24"/>
          <w:rPrChange w:id="1821" w:author="Kopp, Darin" w:date="2025-02-20T15:34:00Z">
            <w:rPr/>
          </w:rPrChange>
        </w:rPr>
        <w:t>:1368-1376.</w:t>
      </w:r>
      <w:bookmarkEnd w:id="1818"/>
    </w:p>
    <w:p w14:paraId="004F4409" w14:textId="77777777" w:rsidR="00707795" w:rsidRPr="00AB356D" w:rsidRDefault="00707795" w:rsidP="00AB356D">
      <w:pPr>
        <w:pStyle w:val="EndNoteBibliography"/>
        <w:spacing w:after="0" w:line="480" w:lineRule="auto"/>
        <w:ind w:left="720" w:hanging="720"/>
        <w:rPr>
          <w:rFonts w:ascii="Times New Roman" w:hAnsi="Times New Roman"/>
          <w:sz w:val="24"/>
          <w:rPrChange w:id="1822" w:author="Kopp, Darin" w:date="2025-02-20T15:34:00Z">
            <w:rPr/>
          </w:rPrChange>
        </w:rPr>
        <w:pPrChange w:id="1823" w:author="Kopp, Darin" w:date="2025-02-20T15:34:00Z">
          <w:pPr>
            <w:pStyle w:val="EndNoteBibliography"/>
            <w:spacing w:after="0"/>
            <w:ind w:left="720" w:hanging="720"/>
          </w:pPr>
        </w:pPrChange>
      </w:pPr>
      <w:bookmarkStart w:id="1824" w:name="_ENREF_12"/>
      <w:r w:rsidRPr="00AB356D">
        <w:rPr>
          <w:rFonts w:ascii="Times New Roman" w:hAnsi="Times New Roman"/>
          <w:sz w:val="24"/>
          <w:rPrChange w:id="1825" w:author="Kopp, Darin" w:date="2025-02-20T15:34:00Z">
            <w:rPr/>
          </w:rPrChange>
        </w:rPr>
        <w:t xml:space="preserve">Deflem, I. S., E. Bennetsen, Ø. H. Opedal, F. C. F. Calboli, O. Ovaskainen, G. Van Thuyne, F. A. M. Volckaert, and J. A. M. Raeymaekers. 2021. Predicting fish community responses to environmental policy targets. Biodiversity and Conservation </w:t>
      </w:r>
      <w:r w:rsidRPr="00AB356D">
        <w:rPr>
          <w:rFonts w:ascii="Times New Roman" w:hAnsi="Times New Roman"/>
          <w:b/>
          <w:sz w:val="24"/>
          <w:rPrChange w:id="1826" w:author="Kopp, Darin" w:date="2025-02-20T15:34:00Z">
            <w:rPr>
              <w:b/>
            </w:rPr>
          </w:rPrChange>
        </w:rPr>
        <w:t>30</w:t>
      </w:r>
      <w:r w:rsidRPr="00AB356D">
        <w:rPr>
          <w:rFonts w:ascii="Times New Roman" w:hAnsi="Times New Roman"/>
          <w:sz w:val="24"/>
          <w:rPrChange w:id="1827" w:author="Kopp, Darin" w:date="2025-02-20T15:34:00Z">
            <w:rPr/>
          </w:rPrChange>
        </w:rPr>
        <w:t>:1457-1478.</w:t>
      </w:r>
      <w:bookmarkEnd w:id="1824"/>
    </w:p>
    <w:p w14:paraId="39208812" w14:textId="77777777" w:rsidR="00707795" w:rsidRPr="00AB356D" w:rsidRDefault="00707795" w:rsidP="00AB356D">
      <w:pPr>
        <w:pStyle w:val="EndNoteBibliography"/>
        <w:spacing w:after="0" w:line="480" w:lineRule="auto"/>
        <w:ind w:left="720" w:hanging="720"/>
        <w:rPr>
          <w:rFonts w:ascii="Times New Roman" w:hAnsi="Times New Roman"/>
          <w:sz w:val="24"/>
          <w:rPrChange w:id="1828" w:author="Kopp, Darin" w:date="2025-02-20T15:34:00Z">
            <w:rPr/>
          </w:rPrChange>
        </w:rPr>
        <w:pPrChange w:id="1829" w:author="Kopp, Darin" w:date="2025-02-20T15:34:00Z">
          <w:pPr>
            <w:pStyle w:val="EndNoteBibliography"/>
            <w:spacing w:after="0"/>
            <w:ind w:left="720" w:hanging="720"/>
          </w:pPr>
        </w:pPrChange>
      </w:pPr>
      <w:bookmarkStart w:id="1830" w:name="_ENREF_13"/>
      <w:r w:rsidRPr="00AB356D">
        <w:rPr>
          <w:rFonts w:ascii="Times New Roman" w:hAnsi="Times New Roman"/>
          <w:sz w:val="24"/>
          <w:rPrChange w:id="1831" w:author="Kopp, Darin" w:date="2025-02-20T15:34:00Z">
            <w:rPr/>
          </w:rPrChange>
        </w:rPr>
        <w:t xml:space="preserve">Dodds, W. K., K. Gido, M. R. Whiles, K. M. Fritz, and W. J. Matthews. 2004. Life on the Edge: The Ecology of Great Plains Prairie Streams. BioScience </w:t>
      </w:r>
      <w:r w:rsidRPr="00AB356D">
        <w:rPr>
          <w:rFonts w:ascii="Times New Roman" w:hAnsi="Times New Roman"/>
          <w:b/>
          <w:sz w:val="24"/>
          <w:rPrChange w:id="1832" w:author="Kopp, Darin" w:date="2025-02-20T15:34:00Z">
            <w:rPr>
              <w:b/>
            </w:rPr>
          </w:rPrChange>
        </w:rPr>
        <w:t>54</w:t>
      </w:r>
      <w:r w:rsidRPr="00AB356D">
        <w:rPr>
          <w:rFonts w:ascii="Times New Roman" w:hAnsi="Times New Roman"/>
          <w:sz w:val="24"/>
          <w:rPrChange w:id="1833" w:author="Kopp, Darin" w:date="2025-02-20T15:34:00Z">
            <w:rPr/>
          </w:rPrChange>
        </w:rPr>
        <w:t>:205-216.</w:t>
      </w:r>
      <w:bookmarkEnd w:id="1830"/>
    </w:p>
    <w:p w14:paraId="41D706A1" w14:textId="77777777" w:rsidR="00707795" w:rsidRPr="00AB356D" w:rsidRDefault="00707795" w:rsidP="00AB356D">
      <w:pPr>
        <w:pStyle w:val="EndNoteBibliography"/>
        <w:spacing w:after="0" w:line="480" w:lineRule="auto"/>
        <w:ind w:left="720" w:hanging="720"/>
        <w:rPr>
          <w:rFonts w:ascii="Times New Roman" w:hAnsi="Times New Roman"/>
          <w:sz w:val="24"/>
          <w:rPrChange w:id="1834" w:author="Kopp, Darin" w:date="2025-02-20T15:34:00Z">
            <w:rPr/>
          </w:rPrChange>
        </w:rPr>
        <w:pPrChange w:id="1835" w:author="Kopp, Darin" w:date="2025-02-20T15:34:00Z">
          <w:pPr>
            <w:pStyle w:val="EndNoteBibliography"/>
            <w:spacing w:after="0"/>
            <w:ind w:left="720" w:hanging="720"/>
          </w:pPr>
        </w:pPrChange>
      </w:pPr>
      <w:bookmarkStart w:id="1836" w:name="_ENREF_14"/>
      <w:r w:rsidRPr="00AB356D">
        <w:rPr>
          <w:rFonts w:ascii="Times New Roman" w:hAnsi="Times New Roman"/>
          <w:sz w:val="24"/>
          <w:rPrChange w:id="1837" w:author="Kopp, Darin" w:date="2025-02-20T15:34:00Z">
            <w:rPr/>
          </w:rPrChange>
        </w:rPr>
        <w:t xml:space="preserve">Dodds, W. K., and R. M. Oakes. 2004. A technique for establishing reference nutrient concentrations across watersheds affected by humans. Limnology and Oceanography: Methods </w:t>
      </w:r>
      <w:r w:rsidRPr="00AB356D">
        <w:rPr>
          <w:rFonts w:ascii="Times New Roman" w:hAnsi="Times New Roman"/>
          <w:b/>
          <w:sz w:val="24"/>
          <w:rPrChange w:id="1838" w:author="Kopp, Darin" w:date="2025-02-20T15:34:00Z">
            <w:rPr>
              <w:b/>
            </w:rPr>
          </w:rPrChange>
        </w:rPr>
        <w:t>2</w:t>
      </w:r>
      <w:r w:rsidRPr="00AB356D">
        <w:rPr>
          <w:rFonts w:ascii="Times New Roman" w:hAnsi="Times New Roman"/>
          <w:sz w:val="24"/>
          <w:rPrChange w:id="1839" w:author="Kopp, Darin" w:date="2025-02-20T15:34:00Z">
            <w:rPr/>
          </w:rPrChange>
        </w:rPr>
        <w:t>:333-341.</w:t>
      </w:r>
      <w:bookmarkEnd w:id="1836"/>
    </w:p>
    <w:p w14:paraId="6155DFA2" w14:textId="77777777" w:rsidR="00707795" w:rsidRPr="00AB356D" w:rsidRDefault="00707795" w:rsidP="00AB356D">
      <w:pPr>
        <w:pStyle w:val="EndNoteBibliography"/>
        <w:spacing w:after="0" w:line="480" w:lineRule="auto"/>
        <w:ind w:left="720" w:hanging="720"/>
        <w:rPr>
          <w:ins w:id="1840" w:author="Kopp, Darin" w:date="2025-02-20T15:34:00Z"/>
          <w:rFonts w:ascii="Times New Roman" w:hAnsi="Times New Roman" w:cs="Times New Roman"/>
          <w:sz w:val="24"/>
          <w:szCs w:val="24"/>
        </w:rPr>
      </w:pPr>
      <w:bookmarkStart w:id="1841" w:name="_ENREF_15"/>
      <w:ins w:id="1842" w:author="Kopp, Darin" w:date="2025-02-20T15:34:00Z">
        <w:r w:rsidRPr="00AB356D">
          <w:rPr>
            <w:rFonts w:ascii="Times New Roman" w:hAnsi="Times New Roman" w:cs="Times New Roman"/>
            <w:sz w:val="24"/>
            <w:szCs w:val="24"/>
          </w:rPr>
          <w:t xml:space="preserve">Doser, J. W., A. O. Finley, and S. Banerjee. 2023. Joint species distribution models with imperfect detection for high-dimensional spatial data. Ecology </w:t>
        </w:r>
        <w:r w:rsidRPr="00AB356D">
          <w:rPr>
            <w:rFonts w:ascii="Times New Roman" w:hAnsi="Times New Roman" w:cs="Times New Roman"/>
            <w:b/>
            <w:sz w:val="24"/>
            <w:szCs w:val="24"/>
          </w:rPr>
          <w:t>104</w:t>
        </w:r>
        <w:r w:rsidRPr="00AB356D">
          <w:rPr>
            <w:rFonts w:ascii="Times New Roman" w:hAnsi="Times New Roman" w:cs="Times New Roman"/>
            <w:sz w:val="24"/>
            <w:szCs w:val="24"/>
          </w:rPr>
          <w:t>:e4137.</w:t>
        </w:r>
        <w:bookmarkEnd w:id="1841"/>
      </w:ins>
    </w:p>
    <w:p w14:paraId="1C2D8A4B" w14:textId="77777777" w:rsidR="00707795" w:rsidRPr="00AB356D" w:rsidRDefault="00707795" w:rsidP="00AB356D">
      <w:pPr>
        <w:pStyle w:val="EndNoteBibliography"/>
        <w:spacing w:after="0" w:line="480" w:lineRule="auto"/>
        <w:ind w:left="720" w:hanging="720"/>
        <w:rPr>
          <w:ins w:id="1843" w:author="Kopp, Darin" w:date="2025-02-20T15:34:00Z"/>
          <w:rFonts w:ascii="Times New Roman" w:hAnsi="Times New Roman" w:cs="Times New Roman"/>
          <w:sz w:val="24"/>
          <w:szCs w:val="24"/>
        </w:rPr>
      </w:pPr>
      <w:bookmarkStart w:id="1844" w:name="_ENREF_16"/>
      <w:ins w:id="1845" w:author="Kopp, Darin" w:date="2025-02-20T15:34:00Z">
        <w:r w:rsidRPr="00AB356D">
          <w:rPr>
            <w:rFonts w:ascii="Times New Roman" w:hAnsi="Times New Roman" w:cs="Times New Roman"/>
            <w:sz w:val="24"/>
            <w:szCs w:val="24"/>
          </w:rPr>
          <w:t xml:space="preserve">Doser, J. W., A. O. Finley, M. Kéry, and E. F. Zipkin. 2024. spAbundance: An R package for single-species and multi-species spatially explicit abundance models. Methods in Ecology and Evolution </w:t>
        </w:r>
        <w:r w:rsidRPr="00AB356D">
          <w:rPr>
            <w:rFonts w:ascii="Times New Roman" w:hAnsi="Times New Roman" w:cs="Times New Roman"/>
            <w:b/>
            <w:sz w:val="24"/>
            <w:szCs w:val="24"/>
          </w:rPr>
          <w:t>n/a</w:t>
        </w:r>
        <w:r w:rsidRPr="00AB356D">
          <w:rPr>
            <w:rFonts w:ascii="Times New Roman" w:hAnsi="Times New Roman" w:cs="Times New Roman"/>
            <w:sz w:val="24"/>
            <w:szCs w:val="24"/>
          </w:rPr>
          <w:t>.</w:t>
        </w:r>
        <w:bookmarkEnd w:id="1844"/>
      </w:ins>
    </w:p>
    <w:p w14:paraId="1F266445" w14:textId="77777777" w:rsidR="00707795" w:rsidRPr="00AB356D" w:rsidRDefault="00707795" w:rsidP="00AB356D">
      <w:pPr>
        <w:pStyle w:val="EndNoteBibliography"/>
        <w:spacing w:after="0" w:line="480" w:lineRule="auto"/>
        <w:ind w:left="720" w:hanging="720"/>
        <w:rPr>
          <w:rFonts w:ascii="Times New Roman" w:hAnsi="Times New Roman"/>
          <w:sz w:val="24"/>
          <w:rPrChange w:id="1846" w:author="Kopp, Darin" w:date="2025-02-20T15:34:00Z">
            <w:rPr/>
          </w:rPrChange>
        </w:rPr>
        <w:pPrChange w:id="1847" w:author="Kopp, Darin" w:date="2025-02-20T15:34:00Z">
          <w:pPr>
            <w:pStyle w:val="EndNoteBibliography"/>
            <w:spacing w:after="0"/>
            <w:ind w:left="720" w:hanging="720"/>
          </w:pPr>
        </w:pPrChange>
      </w:pPr>
      <w:bookmarkStart w:id="1848" w:name="_ENREF_17"/>
      <w:r w:rsidRPr="00AB356D">
        <w:rPr>
          <w:rFonts w:ascii="Times New Roman" w:hAnsi="Times New Roman"/>
          <w:sz w:val="24"/>
          <w:rPrChange w:id="1849" w:author="Kopp, Darin" w:date="2025-02-20T15:34:00Z">
            <w:rPr/>
          </w:rPrChange>
        </w:rPr>
        <w:t xml:space="preserve">Dudgeon, D., A. H. Arthington, M. O. Gessner, Z. Kawabata, D. J. Knowler, C. Lévêque, R. J. Naiman, A. H. Prieur-Richard, D. Soto, M. L. Stiassny, and C. A. Sullivan. 2006. Freshwater biodiversity: importance, threats, status and conservation challenges. Biol Rev Camb Philos Soc </w:t>
      </w:r>
      <w:r w:rsidRPr="00AB356D">
        <w:rPr>
          <w:rFonts w:ascii="Times New Roman" w:hAnsi="Times New Roman"/>
          <w:b/>
          <w:sz w:val="24"/>
          <w:rPrChange w:id="1850" w:author="Kopp, Darin" w:date="2025-02-20T15:34:00Z">
            <w:rPr>
              <w:b/>
            </w:rPr>
          </w:rPrChange>
        </w:rPr>
        <w:t>81</w:t>
      </w:r>
      <w:r w:rsidRPr="00AB356D">
        <w:rPr>
          <w:rFonts w:ascii="Times New Roman" w:hAnsi="Times New Roman"/>
          <w:sz w:val="24"/>
          <w:rPrChange w:id="1851" w:author="Kopp, Darin" w:date="2025-02-20T15:34:00Z">
            <w:rPr/>
          </w:rPrChange>
        </w:rPr>
        <w:t>:163-182.</w:t>
      </w:r>
      <w:bookmarkEnd w:id="1848"/>
    </w:p>
    <w:p w14:paraId="45D7DDAC" w14:textId="77777777" w:rsidR="00707795" w:rsidRPr="00AB356D" w:rsidRDefault="00707795" w:rsidP="00AB356D">
      <w:pPr>
        <w:pStyle w:val="EndNoteBibliography"/>
        <w:spacing w:after="0" w:line="480" w:lineRule="auto"/>
        <w:ind w:left="720" w:hanging="720"/>
        <w:rPr>
          <w:ins w:id="1852" w:author="Kopp, Darin" w:date="2025-02-20T15:34:00Z"/>
          <w:rFonts w:ascii="Times New Roman" w:hAnsi="Times New Roman" w:cs="Times New Roman"/>
          <w:sz w:val="24"/>
          <w:szCs w:val="24"/>
        </w:rPr>
      </w:pPr>
      <w:bookmarkStart w:id="1853" w:name="_ENREF_18"/>
      <w:ins w:id="1854" w:author="Kopp, Darin" w:date="2025-02-20T15:34:00Z">
        <w:r w:rsidRPr="00AB356D">
          <w:rPr>
            <w:rFonts w:ascii="Times New Roman" w:hAnsi="Times New Roman" w:cs="Times New Roman"/>
            <w:sz w:val="24"/>
            <w:szCs w:val="24"/>
          </w:rPr>
          <w:t xml:space="preserve">Dumelle, M., T. Kincaid, A. R. Olsen, and M. Weber. 2023. spsurvey: Spatial Sampling Design and Analysis in R. Journal of Statistical Software </w:t>
        </w:r>
        <w:r w:rsidRPr="00AB356D">
          <w:rPr>
            <w:rFonts w:ascii="Times New Roman" w:hAnsi="Times New Roman" w:cs="Times New Roman"/>
            <w:b/>
            <w:sz w:val="24"/>
            <w:szCs w:val="24"/>
          </w:rPr>
          <w:t>105</w:t>
        </w:r>
        <w:r w:rsidRPr="00AB356D">
          <w:rPr>
            <w:rFonts w:ascii="Times New Roman" w:hAnsi="Times New Roman" w:cs="Times New Roman"/>
            <w:sz w:val="24"/>
            <w:szCs w:val="24"/>
          </w:rPr>
          <w:t>:1 - 29.</w:t>
        </w:r>
        <w:bookmarkEnd w:id="1853"/>
      </w:ins>
    </w:p>
    <w:p w14:paraId="03A47247" w14:textId="77777777" w:rsidR="00707795" w:rsidRPr="00AB356D" w:rsidRDefault="00707795" w:rsidP="00AB356D">
      <w:pPr>
        <w:pStyle w:val="EndNoteBibliography"/>
        <w:spacing w:after="0" w:line="480" w:lineRule="auto"/>
        <w:ind w:left="720" w:hanging="720"/>
        <w:rPr>
          <w:rFonts w:ascii="Times New Roman" w:hAnsi="Times New Roman"/>
          <w:sz w:val="24"/>
          <w:rPrChange w:id="1855" w:author="Kopp, Darin" w:date="2025-02-20T15:34:00Z">
            <w:rPr/>
          </w:rPrChange>
        </w:rPr>
        <w:pPrChange w:id="1856" w:author="Kopp, Darin" w:date="2025-02-20T15:34:00Z">
          <w:pPr>
            <w:pStyle w:val="EndNoteBibliography"/>
            <w:spacing w:after="0"/>
            <w:ind w:left="720" w:hanging="720"/>
          </w:pPr>
        </w:pPrChange>
      </w:pPr>
      <w:bookmarkStart w:id="1857" w:name="_ENREF_19"/>
      <w:r w:rsidRPr="00AB356D">
        <w:rPr>
          <w:rFonts w:ascii="Times New Roman" w:hAnsi="Times New Roman"/>
          <w:sz w:val="24"/>
          <w:rPrChange w:id="1858" w:author="Kopp, Darin" w:date="2025-02-20T15:34:00Z">
            <w:rPr/>
          </w:rPrChange>
        </w:rPr>
        <w:t xml:space="preserve">Elias, C. L., A. R. Calapez, S. F. P. Almeida, B. Chessman, N. Simões, and M. J. Feio. 2016. Predicting reference conditions for river bioassessment by incorporating boosted trees in the environmental filters method. Ecological Indicators </w:t>
      </w:r>
      <w:r w:rsidRPr="00AB356D">
        <w:rPr>
          <w:rFonts w:ascii="Times New Roman" w:hAnsi="Times New Roman"/>
          <w:b/>
          <w:sz w:val="24"/>
          <w:rPrChange w:id="1859" w:author="Kopp, Darin" w:date="2025-02-20T15:34:00Z">
            <w:rPr>
              <w:b/>
            </w:rPr>
          </w:rPrChange>
        </w:rPr>
        <w:t>69</w:t>
      </w:r>
      <w:r w:rsidRPr="00AB356D">
        <w:rPr>
          <w:rFonts w:ascii="Times New Roman" w:hAnsi="Times New Roman"/>
          <w:sz w:val="24"/>
          <w:rPrChange w:id="1860" w:author="Kopp, Darin" w:date="2025-02-20T15:34:00Z">
            <w:rPr/>
          </w:rPrChange>
        </w:rPr>
        <w:t>:239-251.</w:t>
      </w:r>
      <w:bookmarkEnd w:id="1857"/>
    </w:p>
    <w:p w14:paraId="3C923C6D" w14:textId="77777777" w:rsidR="00707795" w:rsidRPr="00AB356D" w:rsidRDefault="00707795" w:rsidP="00AB356D">
      <w:pPr>
        <w:pStyle w:val="EndNoteBibliography"/>
        <w:spacing w:after="0" w:line="480" w:lineRule="auto"/>
        <w:ind w:left="720" w:hanging="720"/>
        <w:rPr>
          <w:ins w:id="1861" w:author="Kopp, Darin" w:date="2025-02-20T15:34:00Z"/>
          <w:rFonts w:ascii="Times New Roman" w:hAnsi="Times New Roman" w:cs="Times New Roman"/>
          <w:sz w:val="24"/>
          <w:szCs w:val="24"/>
        </w:rPr>
      </w:pPr>
      <w:bookmarkStart w:id="1862" w:name="_ENREF_20"/>
      <w:ins w:id="1863" w:author="Kopp, Darin" w:date="2025-02-20T15:34:00Z">
        <w:r w:rsidRPr="00AB356D">
          <w:rPr>
            <w:rFonts w:ascii="Times New Roman" w:hAnsi="Times New Roman" w:cs="Times New Roman"/>
            <w:sz w:val="24"/>
            <w:szCs w:val="24"/>
          </w:rPr>
          <w:t xml:space="preserve">Elith, J., and J. R. Leathwick. 2009. Species Distribution Models: Ecological Explanation and Prediction Across Space and Time. Annual Review of Ecology, Evolution, and Systematics </w:t>
        </w:r>
        <w:r w:rsidRPr="00AB356D">
          <w:rPr>
            <w:rFonts w:ascii="Times New Roman" w:hAnsi="Times New Roman" w:cs="Times New Roman"/>
            <w:b/>
            <w:sz w:val="24"/>
            <w:szCs w:val="24"/>
          </w:rPr>
          <w:t>40</w:t>
        </w:r>
        <w:r w:rsidRPr="00AB356D">
          <w:rPr>
            <w:rFonts w:ascii="Times New Roman" w:hAnsi="Times New Roman" w:cs="Times New Roman"/>
            <w:sz w:val="24"/>
            <w:szCs w:val="24"/>
          </w:rPr>
          <w:t>:677-697.</w:t>
        </w:r>
        <w:bookmarkEnd w:id="1862"/>
      </w:ins>
    </w:p>
    <w:p w14:paraId="21D16D9A" w14:textId="77777777" w:rsidR="00707795" w:rsidRPr="00AB356D" w:rsidRDefault="00707795" w:rsidP="00AB356D">
      <w:pPr>
        <w:pStyle w:val="EndNoteBibliography"/>
        <w:spacing w:after="0" w:line="480" w:lineRule="auto"/>
        <w:ind w:left="720" w:hanging="720"/>
        <w:rPr>
          <w:rFonts w:ascii="Times New Roman" w:hAnsi="Times New Roman"/>
          <w:sz w:val="24"/>
          <w:rPrChange w:id="1864" w:author="Kopp, Darin" w:date="2025-02-20T15:34:00Z">
            <w:rPr/>
          </w:rPrChange>
        </w:rPr>
        <w:pPrChange w:id="1865" w:author="Kopp, Darin" w:date="2025-02-20T15:34:00Z">
          <w:pPr>
            <w:pStyle w:val="EndNoteBibliography"/>
            <w:spacing w:after="0"/>
            <w:ind w:left="720" w:hanging="720"/>
          </w:pPr>
        </w:pPrChange>
      </w:pPr>
      <w:bookmarkStart w:id="1866" w:name="_ENREF_21"/>
      <w:r w:rsidRPr="00AB356D">
        <w:rPr>
          <w:rFonts w:ascii="Times New Roman" w:hAnsi="Times New Roman"/>
          <w:sz w:val="24"/>
          <w:rPrChange w:id="1867" w:author="Kopp, Darin" w:date="2025-02-20T15:34:00Z">
            <w:rPr/>
          </w:rPrChange>
        </w:rPr>
        <w:t xml:space="preserve">Fergus, C. E., J. R. Brooks, P. R. Kaufmann, A. T. Herlihy, R. A. Hill, R. M. Mitchell, and P. Ringold. 2023. Disentangling natural and anthropogenic effects on benthic macroinvertebrate assemblages in western US streams. Ecosphere </w:t>
      </w:r>
      <w:r w:rsidRPr="00AB356D">
        <w:rPr>
          <w:rFonts w:ascii="Times New Roman" w:hAnsi="Times New Roman"/>
          <w:b/>
          <w:sz w:val="24"/>
          <w:rPrChange w:id="1868" w:author="Kopp, Darin" w:date="2025-02-20T15:34:00Z">
            <w:rPr>
              <w:b/>
            </w:rPr>
          </w:rPrChange>
        </w:rPr>
        <w:t>14</w:t>
      </w:r>
      <w:r w:rsidRPr="00AB356D">
        <w:rPr>
          <w:rFonts w:ascii="Times New Roman" w:hAnsi="Times New Roman"/>
          <w:sz w:val="24"/>
          <w:rPrChange w:id="1869" w:author="Kopp, Darin" w:date="2025-02-20T15:34:00Z">
            <w:rPr/>
          </w:rPrChange>
        </w:rPr>
        <w:t>:e4688.</w:t>
      </w:r>
      <w:bookmarkEnd w:id="1866"/>
    </w:p>
    <w:p w14:paraId="3F4CF59B" w14:textId="77777777" w:rsidR="00707795" w:rsidRPr="00AB356D" w:rsidRDefault="00707795" w:rsidP="00AB356D">
      <w:pPr>
        <w:pStyle w:val="EndNoteBibliography"/>
        <w:spacing w:after="0" w:line="480" w:lineRule="auto"/>
        <w:ind w:left="720" w:hanging="720"/>
        <w:rPr>
          <w:ins w:id="1870" w:author="Kopp, Darin" w:date="2025-02-20T15:34:00Z"/>
          <w:rFonts w:ascii="Times New Roman" w:hAnsi="Times New Roman" w:cs="Times New Roman"/>
          <w:sz w:val="24"/>
          <w:szCs w:val="24"/>
        </w:rPr>
      </w:pPr>
      <w:bookmarkStart w:id="1871" w:name="_ENREF_22"/>
      <w:ins w:id="1872" w:author="Kopp, Darin" w:date="2025-02-20T15:34:00Z">
        <w:r w:rsidRPr="00AB356D">
          <w:rPr>
            <w:rFonts w:ascii="Times New Roman" w:hAnsi="Times New Roman" w:cs="Times New Roman"/>
            <w:sz w:val="24"/>
            <w:szCs w:val="24"/>
          </w:rPr>
          <w:t>Franklin, J. 2010. Mapping Species Distributions: Spatial Inference and Prediction. Cambridge University Press, Cambridge.</w:t>
        </w:r>
        <w:bookmarkEnd w:id="1871"/>
      </w:ins>
    </w:p>
    <w:p w14:paraId="06DC67C9" w14:textId="77777777" w:rsidR="00707795" w:rsidRPr="00AB356D" w:rsidRDefault="00707795" w:rsidP="00AB356D">
      <w:pPr>
        <w:pStyle w:val="EndNoteBibliography"/>
        <w:spacing w:after="0" w:line="480" w:lineRule="auto"/>
        <w:ind w:left="720" w:hanging="720"/>
        <w:rPr>
          <w:rFonts w:ascii="Times New Roman" w:hAnsi="Times New Roman"/>
          <w:sz w:val="24"/>
          <w:rPrChange w:id="1873" w:author="Kopp, Darin" w:date="2025-02-20T15:34:00Z">
            <w:rPr/>
          </w:rPrChange>
        </w:rPr>
        <w:pPrChange w:id="1874" w:author="Kopp, Darin" w:date="2025-02-20T15:34:00Z">
          <w:pPr>
            <w:pStyle w:val="EndNoteBibliography"/>
            <w:spacing w:after="0"/>
            <w:ind w:left="720" w:hanging="720"/>
          </w:pPr>
        </w:pPrChange>
      </w:pPr>
      <w:bookmarkStart w:id="1875" w:name="_ENREF_23"/>
      <w:r w:rsidRPr="00AB356D">
        <w:rPr>
          <w:rFonts w:ascii="Times New Roman" w:hAnsi="Times New Roman"/>
          <w:sz w:val="24"/>
          <w:rPrChange w:id="1876" w:author="Kopp, Darin" w:date="2025-02-20T15:34:00Z">
            <w:rPr/>
          </w:rPrChange>
        </w:rPr>
        <w:t xml:space="preserve">Gebert, F., M. K. Obrist, R. Siber, F. Altermatt, K. Bollmann, and N. Schuwirth. 2022. Recent trends in stream macroinvertebrates: warm-adapted and pesticide-tolerant taxa increase in richness. Biology Letters </w:t>
      </w:r>
      <w:r w:rsidRPr="00AB356D">
        <w:rPr>
          <w:rFonts w:ascii="Times New Roman" w:hAnsi="Times New Roman"/>
          <w:b/>
          <w:sz w:val="24"/>
          <w:rPrChange w:id="1877" w:author="Kopp, Darin" w:date="2025-02-20T15:34:00Z">
            <w:rPr>
              <w:b/>
            </w:rPr>
          </w:rPrChange>
        </w:rPr>
        <w:t>18</w:t>
      </w:r>
      <w:r w:rsidRPr="00AB356D">
        <w:rPr>
          <w:rFonts w:ascii="Times New Roman" w:hAnsi="Times New Roman"/>
          <w:sz w:val="24"/>
          <w:rPrChange w:id="1878" w:author="Kopp, Darin" w:date="2025-02-20T15:34:00Z">
            <w:rPr/>
          </w:rPrChange>
        </w:rPr>
        <w:t>:20210513.</w:t>
      </w:r>
      <w:bookmarkEnd w:id="1875"/>
    </w:p>
    <w:p w14:paraId="4A73317B" w14:textId="77777777" w:rsidR="00707795" w:rsidRPr="00AB356D" w:rsidRDefault="00707795" w:rsidP="00AB356D">
      <w:pPr>
        <w:pStyle w:val="EndNoteBibliography"/>
        <w:spacing w:after="0" w:line="480" w:lineRule="auto"/>
        <w:ind w:left="720" w:hanging="720"/>
        <w:rPr>
          <w:rFonts w:ascii="Times New Roman" w:hAnsi="Times New Roman"/>
          <w:sz w:val="24"/>
          <w:rPrChange w:id="1879" w:author="Kopp, Darin" w:date="2025-02-20T15:34:00Z">
            <w:rPr/>
          </w:rPrChange>
        </w:rPr>
        <w:pPrChange w:id="1880" w:author="Kopp, Darin" w:date="2025-02-20T15:34:00Z">
          <w:pPr>
            <w:pStyle w:val="EndNoteBibliography"/>
            <w:spacing w:after="0"/>
            <w:ind w:left="720" w:hanging="720"/>
          </w:pPr>
        </w:pPrChange>
      </w:pPr>
      <w:bookmarkStart w:id="1881" w:name="_ENREF_24"/>
      <w:r w:rsidRPr="00AB356D">
        <w:rPr>
          <w:rFonts w:ascii="Times New Roman" w:hAnsi="Times New Roman"/>
          <w:sz w:val="24"/>
          <w:rPrChange w:id="1882" w:author="Kopp, Darin" w:date="2025-02-20T15:34:00Z">
            <w:rPr/>
          </w:rPrChange>
        </w:rPr>
        <w:t xml:space="preserve">Griffith, M. B. 2023. Development of national stressor-specific genus sensitivity values. Science of The Total Environment </w:t>
      </w:r>
      <w:r w:rsidRPr="00AB356D">
        <w:rPr>
          <w:rFonts w:ascii="Times New Roman" w:hAnsi="Times New Roman"/>
          <w:b/>
          <w:sz w:val="24"/>
          <w:rPrChange w:id="1883" w:author="Kopp, Darin" w:date="2025-02-20T15:34:00Z">
            <w:rPr>
              <w:b/>
            </w:rPr>
          </w:rPrChange>
        </w:rPr>
        <w:t>895</w:t>
      </w:r>
      <w:r w:rsidRPr="00AB356D">
        <w:rPr>
          <w:rFonts w:ascii="Times New Roman" w:hAnsi="Times New Roman"/>
          <w:sz w:val="24"/>
          <w:rPrChange w:id="1884" w:author="Kopp, Darin" w:date="2025-02-20T15:34:00Z">
            <w:rPr/>
          </w:rPrChange>
        </w:rPr>
        <w:t>:165121.</w:t>
      </w:r>
      <w:bookmarkEnd w:id="1881"/>
    </w:p>
    <w:p w14:paraId="0CB16791" w14:textId="77777777" w:rsidR="00FE06C8" w:rsidRPr="00FE06C8" w:rsidRDefault="00FE06C8" w:rsidP="00FE06C8">
      <w:pPr>
        <w:pStyle w:val="EndNoteBibliography"/>
        <w:spacing w:after="0"/>
        <w:ind w:left="720" w:hanging="720"/>
        <w:rPr>
          <w:del w:id="1885" w:author="Kopp, Darin" w:date="2025-02-20T15:34:00Z"/>
        </w:rPr>
      </w:pPr>
      <w:del w:id="1886" w:author="Kopp, Darin" w:date="2025-02-20T15:34:00Z">
        <w:r w:rsidRPr="00FE06C8">
          <w:delText xml:space="preserve">Hallstan, S., R. K. Johnson, E. Willén, and U. Grandin. 2012. Comparison of classification-then-modelling and species-by-species modelling for predicting lake phytoplankton assemblages. Ecological Modelling </w:delText>
        </w:r>
        <w:r w:rsidRPr="00FE06C8">
          <w:rPr>
            <w:b/>
          </w:rPr>
          <w:delText>231</w:delText>
        </w:r>
        <w:r w:rsidRPr="00FE06C8">
          <w:delText>:11-19.</w:delText>
        </w:r>
      </w:del>
    </w:p>
    <w:p w14:paraId="303B57D4" w14:textId="77777777" w:rsidR="00707795" w:rsidRPr="00AB356D" w:rsidRDefault="00707795" w:rsidP="00AB356D">
      <w:pPr>
        <w:pStyle w:val="EndNoteBibliography"/>
        <w:spacing w:after="0" w:line="480" w:lineRule="auto"/>
        <w:ind w:left="720" w:hanging="720"/>
        <w:rPr>
          <w:ins w:id="1887" w:author="Kopp, Darin" w:date="2025-02-20T15:34:00Z"/>
          <w:rFonts w:ascii="Times New Roman" w:hAnsi="Times New Roman" w:cs="Times New Roman"/>
          <w:sz w:val="24"/>
          <w:szCs w:val="24"/>
        </w:rPr>
      </w:pPr>
      <w:bookmarkStart w:id="1888" w:name="_ENREF_25"/>
      <w:ins w:id="1889" w:author="Kopp, Darin" w:date="2025-02-20T15:34:00Z">
        <w:r w:rsidRPr="00AB356D">
          <w:rPr>
            <w:rFonts w:ascii="Times New Roman" w:hAnsi="Times New Roman" w:cs="Times New Roman"/>
            <w:sz w:val="24"/>
            <w:szCs w:val="24"/>
          </w:rPr>
          <w:t>Guisan, A., W. Thuiller, and N. E. Zimmermann. 2017. Habitat Suitability and Distribution Models: With Applications in R. Cambridge University Press, Cambridge.</w:t>
        </w:r>
        <w:bookmarkEnd w:id="1888"/>
      </w:ins>
    </w:p>
    <w:p w14:paraId="42A1ED98" w14:textId="77777777" w:rsidR="00707795" w:rsidRPr="00AB356D" w:rsidRDefault="00707795" w:rsidP="00AB356D">
      <w:pPr>
        <w:pStyle w:val="EndNoteBibliography"/>
        <w:spacing w:after="0" w:line="480" w:lineRule="auto"/>
        <w:ind w:left="720" w:hanging="720"/>
        <w:rPr>
          <w:rFonts w:ascii="Times New Roman" w:hAnsi="Times New Roman"/>
          <w:sz w:val="24"/>
          <w:rPrChange w:id="1890" w:author="Kopp, Darin" w:date="2025-02-20T15:34:00Z">
            <w:rPr/>
          </w:rPrChange>
        </w:rPr>
        <w:pPrChange w:id="1891" w:author="Kopp, Darin" w:date="2025-02-20T15:34:00Z">
          <w:pPr>
            <w:pStyle w:val="EndNoteBibliography"/>
            <w:spacing w:after="0"/>
            <w:ind w:left="720" w:hanging="720"/>
          </w:pPr>
        </w:pPrChange>
      </w:pPr>
      <w:bookmarkStart w:id="1892" w:name="_ENREF_26"/>
      <w:r w:rsidRPr="00AB356D">
        <w:rPr>
          <w:rFonts w:ascii="Times New Roman" w:hAnsi="Times New Roman"/>
          <w:sz w:val="24"/>
          <w:rPrChange w:id="1893" w:author="Kopp, Darin" w:date="2025-02-20T15:34:00Z">
            <w:rPr/>
          </w:rPrChange>
        </w:rPr>
        <w:t xml:space="preserve">Hawkins, C. P. 2006. QUANTIFYING BIOLOGICAL INTEGRITY BY TAXONOMIC COMPLETENESS: ITS UTILITY IN REGIONAL AND GLOBAL ASSESSMENTS. Ecological Applications </w:t>
      </w:r>
      <w:r w:rsidRPr="00AB356D">
        <w:rPr>
          <w:rFonts w:ascii="Times New Roman" w:hAnsi="Times New Roman"/>
          <w:b/>
          <w:sz w:val="24"/>
          <w:rPrChange w:id="1894" w:author="Kopp, Darin" w:date="2025-02-20T15:34:00Z">
            <w:rPr>
              <w:b/>
            </w:rPr>
          </w:rPrChange>
        </w:rPr>
        <w:t>16</w:t>
      </w:r>
      <w:r w:rsidRPr="00AB356D">
        <w:rPr>
          <w:rFonts w:ascii="Times New Roman" w:hAnsi="Times New Roman"/>
          <w:sz w:val="24"/>
          <w:rPrChange w:id="1895" w:author="Kopp, Darin" w:date="2025-02-20T15:34:00Z">
            <w:rPr/>
          </w:rPrChange>
        </w:rPr>
        <w:t>:1277-1294.</w:t>
      </w:r>
      <w:bookmarkEnd w:id="1892"/>
    </w:p>
    <w:p w14:paraId="72363548" w14:textId="77777777" w:rsidR="00707795" w:rsidRPr="00AB356D" w:rsidRDefault="00707795" w:rsidP="00AB356D">
      <w:pPr>
        <w:pStyle w:val="EndNoteBibliography"/>
        <w:spacing w:after="0" w:line="480" w:lineRule="auto"/>
        <w:ind w:left="720" w:hanging="720"/>
        <w:rPr>
          <w:rFonts w:ascii="Times New Roman" w:hAnsi="Times New Roman"/>
          <w:sz w:val="24"/>
          <w:rPrChange w:id="1896" w:author="Kopp, Darin" w:date="2025-02-20T15:34:00Z">
            <w:rPr/>
          </w:rPrChange>
        </w:rPr>
        <w:pPrChange w:id="1897" w:author="Kopp, Darin" w:date="2025-02-20T15:34:00Z">
          <w:pPr>
            <w:pStyle w:val="EndNoteBibliography"/>
            <w:spacing w:after="0"/>
            <w:ind w:left="720" w:hanging="720"/>
          </w:pPr>
        </w:pPrChange>
      </w:pPr>
      <w:bookmarkStart w:id="1898" w:name="_ENREF_27"/>
      <w:r w:rsidRPr="00AB356D">
        <w:rPr>
          <w:rFonts w:ascii="Times New Roman" w:hAnsi="Times New Roman"/>
          <w:sz w:val="24"/>
          <w:rPrChange w:id="1899" w:author="Kopp, Darin" w:date="2025-02-20T15:34:00Z">
            <w:rPr/>
          </w:rPrChange>
        </w:rPr>
        <w:t xml:space="preserve">Hawkins, C. P., R. H. Norris, J. N. Hogue, and J. W. Feminella. 2000. DEVELOPMENT AND EVALUATION OF PREDICTIVE MODELS FOR MEASURING THE BIOLOGICAL INTEGRITY OF STREAMS. Ecological Applications </w:t>
      </w:r>
      <w:r w:rsidRPr="00AB356D">
        <w:rPr>
          <w:rFonts w:ascii="Times New Roman" w:hAnsi="Times New Roman"/>
          <w:b/>
          <w:sz w:val="24"/>
          <w:rPrChange w:id="1900" w:author="Kopp, Darin" w:date="2025-02-20T15:34:00Z">
            <w:rPr>
              <w:b/>
            </w:rPr>
          </w:rPrChange>
        </w:rPr>
        <w:t>10</w:t>
      </w:r>
      <w:r w:rsidRPr="00AB356D">
        <w:rPr>
          <w:rFonts w:ascii="Times New Roman" w:hAnsi="Times New Roman"/>
          <w:sz w:val="24"/>
          <w:rPrChange w:id="1901" w:author="Kopp, Darin" w:date="2025-02-20T15:34:00Z">
            <w:rPr/>
          </w:rPrChange>
        </w:rPr>
        <w:t>:1456-1477.</w:t>
      </w:r>
      <w:bookmarkEnd w:id="1898"/>
    </w:p>
    <w:p w14:paraId="24C6426E" w14:textId="77777777" w:rsidR="00707795" w:rsidRPr="00AB356D" w:rsidRDefault="00707795" w:rsidP="00AB356D">
      <w:pPr>
        <w:pStyle w:val="EndNoteBibliography"/>
        <w:spacing w:after="0" w:line="480" w:lineRule="auto"/>
        <w:ind w:left="720" w:hanging="720"/>
        <w:rPr>
          <w:rFonts w:ascii="Times New Roman" w:hAnsi="Times New Roman"/>
          <w:sz w:val="24"/>
          <w:rPrChange w:id="1902" w:author="Kopp, Darin" w:date="2025-02-20T15:34:00Z">
            <w:rPr/>
          </w:rPrChange>
        </w:rPr>
        <w:pPrChange w:id="1903" w:author="Kopp, Darin" w:date="2025-02-20T15:34:00Z">
          <w:pPr>
            <w:pStyle w:val="EndNoteBibliography"/>
            <w:spacing w:after="0"/>
            <w:ind w:left="720" w:hanging="720"/>
          </w:pPr>
        </w:pPrChange>
      </w:pPr>
      <w:bookmarkStart w:id="1904" w:name="_ENREF_28"/>
      <w:r w:rsidRPr="00AB356D">
        <w:rPr>
          <w:rFonts w:ascii="Times New Roman" w:hAnsi="Times New Roman"/>
          <w:sz w:val="24"/>
          <w:rPrChange w:id="1905" w:author="Kopp, Darin" w:date="2025-02-20T15:34:00Z">
            <w:rPr/>
          </w:rPrChange>
        </w:rPr>
        <w:t xml:space="preserve">Hawkins, C. P., J. R. Olson, and R. A. Hill. 2010. The reference condition: predicting benchmarks for ecological and water-quality assessments. Journal of the North American Benthological Society </w:t>
      </w:r>
      <w:r w:rsidRPr="00AB356D">
        <w:rPr>
          <w:rFonts w:ascii="Times New Roman" w:hAnsi="Times New Roman"/>
          <w:b/>
          <w:sz w:val="24"/>
          <w:rPrChange w:id="1906" w:author="Kopp, Darin" w:date="2025-02-20T15:34:00Z">
            <w:rPr>
              <w:b/>
            </w:rPr>
          </w:rPrChange>
        </w:rPr>
        <w:t>29</w:t>
      </w:r>
      <w:r w:rsidRPr="00AB356D">
        <w:rPr>
          <w:rFonts w:ascii="Times New Roman" w:hAnsi="Times New Roman"/>
          <w:sz w:val="24"/>
          <w:rPrChange w:id="1907" w:author="Kopp, Darin" w:date="2025-02-20T15:34:00Z">
            <w:rPr/>
          </w:rPrChange>
        </w:rPr>
        <w:t>:312-343.</w:t>
      </w:r>
      <w:bookmarkEnd w:id="1904"/>
    </w:p>
    <w:p w14:paraId="0CDEE6F1" w14:textId="77777777" w:rsidR="00FE06C8" w:rsidRPr="00FE06C8" w:rsidRDefault="00FE06C8" w:rsidP="00FE06C8">
      <w:pPr>
        <w:pStyle w:val="EndNoteBibliography"/>
        <w:spacing w:after="0"/>
        <w:ind w:left="720" w:hanging="720"/>
        <w:rPr>
          <w:del w:id="1908" w:author="Kopp, Darin" w:date="2025-02-20T15:34:00Z"/>
        </w:rPr>
      </w:pPr>
      <w:del w:id="1909" w:author="Kopp, Darin" w:date="2025-02-20T15:34:00Z">
        <w:r w:rsidRPr="00FE06C8">
          <w:delText xml:space="preserve">Hering, D., A. Borja, J. Carstensen, L. Carvalho, M. Elliott, C. K. Feld, A.-S. Heiskanen, R. K. Johnson, J. Moe, D. Pont, A. L. Solheim, and W. v. de Bund. 2010. The European Water Framework Directive at the age of 10: A critical review of the achievements with recommendations for the future. Science of The Total Environment </w:delText>
        </w:r>
        <w:r w:rsidRPr="00FE06C8">
          <w:rPr>
            <w:b/>
          </w:rPr>
          <w:delText>408</w:delText>
        </w:r>
        <w:r w:rsidRPr="00FE06C8">
          <w:delText>:4007-4019.</w:delText>
        </w:r>
      </w:del>
    </w:p>
    <w:p w14:paraId="4D6B5868" w14:textId="77777777" w:rsidR="00707795" w:rsidRPr="00AB356D" w:rsidRDefault="00707795" w:rsidP="00AB356D">
      <w:pPr>
        <w:pStyle w:val="EndNoteBibliography"/>
        <w:spacing w:after="0" w:line="480" w:lineRule="auto"/>
        <w:ind w:left="720" w:hanging="720"/>
        <w:rPr>
          <w:ins w:id="1910" w:author="Kopp, Darin" w:date="2025-02-20T15:34:00Z"/>
          <w:rFonts w:ascii="Times New Roman" w:hAnsi="Times New Roman" w:cs="Times New Roman"/>
          <w:sz w:val="24"/>
          <w:szCs w:val="24"/>
        </w:rPr>
      </w:pPr>
      <w:bookmarkStart w:id="1911" w:name="_ENREF_29"/>
      <w:ins w:id="1912" w:author="Kopp, Darin" w:date="2025-02-20T15:34:00Z">
        <w:r w:rsidRPr="00AB356D">
          <w:rPr>
            <w:rFonts w:ascii="Times New Roman" w:hAnsi="Times New Roman" w:cs="Times New Roman"/>
            <w:sz w:val="24"/>
            <w:szCs w:val="24"/>
          </w:rPr>
          <w:t xml:space="preserve">Heino, J., D. Schmera, and T. Erős. 2013. A macroecological perspective of trait patterns in stream communities. Freshwater Biology </w:t>
        </w:r>
        <w:r w:rsidRPr="00AB356D">
          <w:rPr>
            <w:rFonts w:ascii="Times New Roman" w:hAnsi="Times New Roman" w:cs="Times New Roman"/>
            <w:b/>
            <w:sz w:val="24"/>
            <w:szCs w:val="24"/>
          </w:rPr>
          <w:t>58</w:t>
        </w:r>
        <w:r w:rsidRPr="00AB356D">
          <w:rPr>
            <w:rFonts w:ascii="Times New Roman" w:hAnsi="Times New Roman" w:cs="Times New Roman"/>
            <w:sz w:val="24"/>
            <w:szCs w:val="24"/>
          </w:rPr>
          <w:t>:1539-1555.</w:t>
        </w:r>
        <w:bookmarkEnd w:id="1911"/>
      </w:ins>
    </w:p>
    <w:p w14:paraId="5DAE0BA5" w14:textId="00D3F362" w:rsidR="00707795" w:rsidRPr="00AB356D" w:rsidRDefault="00707795" w:rsidP="00AB356D">
      <w:pPr>
        <w:pStyle w:val="EndNoteBibliography"/>
        <w:spacing w:after="0" w:line="480" w:lineRule="auto"/>
        <w:ind w:left="720" w:hanging="720"/>
        <w:rPr>
          <w:rFonts w:ascii="Times New Roman" w:hAnsi="Times New Roman"/>
          <w:sz w:val="24"/>
          <w:rPrChange w:id="1913" w:author="Kopp, Darin" w:date="2025-02-20T15:34:00Z">
            <w:rPr/>
          </w:rPrChange>
        </w:rPr>
        <w:pPrChange w:id="1914" w:author="Kopp, Darin" w:date="2025-02-20T15:34:00Z">
          <w:pPr>
            <w:pStyle w:val="EndNoteBibliography"/>
            <w:spacing w:after="0"/>
            <w:ind w:left="720" w:hanging="720"/>
          </w:pPr>
        </w:pPrChange>
      </w:pPr>
      <w:bookmarkStart w:id="1915" w:name="_ENREF_30"/>
      <w:r w:rsidRPr="00AB356D">
        <w:rPr>
          <w:rFonts w:ascii="Times New Roman" w:hAnsi="Times New Roman"/>
          <w:sz w:val="24"/>
          <w:rPrChange w:id="1916" w:author="Kopp, Darin" w:date="2025-02-20T15:34:00Z">
            <w:rPr/>
          </w:rPrChange>
        </w:rPr>
        <w:t xml:space="preserve">Herlihy, A. T., P. R. Kaufmann, </w:t>
      </w:r>
      <w:ins w:id="1917" w:author="Kopp, Darin" w:date="2025-02-20T15:34:00Z">
        <w:r w:rsidRPr="00AB356D">
          <w:rPr>
            <w:rFonts w:ascii="Times New Roman" w:hAnsi="Times New Roman" w:cs="Times New Roman"/>
            <w:sz w:val="24"/>
            <w:szCs w:val="24"/>
          </w:rPr>
          <w:t xml:space="preserve">and </w:t>
        </w:r>
      </w:ins>
      <w:r w:rsidRPr="00AB356D">
        <w:rPr>
          <w:rFonts w:ascii="Times New Roman" w:hAnsi="Times New Roman"/>
          <w:sz w:val="24"/>
          <w:rPrChange w:id="1918" w:author="Kopp, Darin" w:date="2025-02-20T15:34:00Z">
            <w:rPr/>
          </w:rPrChange>
        </w:rPr>
        <w:t>M. E. Mitch</w:t>
      </w:r>
      <w:del w:id="1919" w:author="Kopp, Darin" w:date="2025-02-20T15:34:00Z">
        <w:r w:rsidR="00FE06C8" w:rsidRPr="00FE06C8">
          <w:delText>, and D. D. Brown. 1990. Regional estimates of acid mine drainage impact on streams in the mid-atlantic and Southeastern</w:delText>
        </w:r>
      </w:del>
      <w:ins w:id="1920" w:author="Kopp, Darin" w:date="2025-02-20T15:34:00Z">
        <w:r w:rsidRPr="00AB356D">
          <w:rPr>
            <w:rFonts w:ascii="Times New Roman" w:hAnsi="Times New Roman" w:cs="Times New Roman"/>
            <w:sz w:val="24"/>
            <w:szCs w:val="24"/>
          </w:rPr>
          <w:t>. 1991. Stream chemistry in the eastern</w:t>
        </w:r>
      </w:ins>
      <w:r w:rsidRPr="00AB356D">
        <w:rPr>
          <w:rFonts w:ascii="Times New Roman" w:hAnsi="Times New Roman"/>
          <w:sz w:val="24"/>
          <w:rPrChange w:id="1921" w:author="Kopp, Darin" w:date="2025-02-20T15:34:00Z">
            <w:rPr/>
          </w:rPrChange>
        </w:rPr>
        <w:t xml:space="preserve"> United States</w:t>
      </w:r>
      <w:del w:id="1922" w:author="Kopp, Darin" w:date="2025-02-20T15:34:00Z">
        <w:r w:rsidR="00FE06C8" w:rsidRPr="00FE06C8">
          <w:delText xml:space="preserve">. Water, Air, and Soil Pollution </w:delText>
        </w:r>
        <w:r w:rsidR="00FE06C8" w:rsidRPr="00FE06C8">
          <w:rPr>
            <w:b/>
          </w:rPr>
          <w:delText>50</w:delText>
        </w:r>
        <w:r w:rsidR="00FE06C8" w:rsidRPr="00FE06C8">
          <w:delText>:91-107</w:delText>
        </w:r>
      </w:del>
      <w:ins w:id="1923" w:author="Kopp, Darin" w:date="2025-02-20T15:34:00Z">
        <w:r w:rsidRPr="00AB356D">
          <w:rPr>
            <w:rFonts w:ascii="Times New Roman" w:hAnsi="Times New Roman" w:cs="Times New Roman"/>
            <w:sz w:val="24"/>
            <w:szCs w:val="24"/>
          </w:rPr>
          <w:t xml:space="preserve">: 2. Current sources of acidity in acidic and low acid-neutralizing capacity streams. Water Resources Research </w:t>
        </w:r>
        <w:r w:rsidRPr="00AB356D">
          <w:rPr>
            <w:rFonts w:ascii="Times New Roman" w:hAnsi="Times New Roman" w:cs="Times New Roman"/>
            <w:b/>
            <w:sz w:val="24"/>
            <w:szCs w:val="24"/>
          </w:rPr>
          <w:t>27</w:t>
        </w:r>
        <w:r w:rsidRPr="00AB356D">
          <w:rPr>
            <w:rFonts w:ascii="Times New Roman" w:hAnsi="Times New Roman" w:cs="Times New Roman"/>
            <w:sz w:val="24"/>
            <w:szCs w:val="24"/>
          </w:rPr>
          <w:t>:629-642</w:t>
        </w:r>
      </w:ins>
      <w:r w:rsidRPr="00AB356D">
        <w:rPr>
          <w:rFonts w:ascii="Times New Roman" w:hAnsi="Times New Roman"/>
          <w:sz w:val="24"/>
          <w:rPrChange w:id="1924" w:author="Kopp, Darin" w:date="2025-02-20T15:34:00Z">
            <w:rPr/>
          </w:rPrChange>
        </w:rPr>
        <w:t>.</w:t>
      </w:r>
      <w:bookmarkEnd w:id="1915"/>
    </w:p>
    <w:p w14:paraId="5A8F86A0" w14:textId="77777777" w:rsidR="00707795" w:rsidRPr="00AB356D" w:rsidRDefault="00707795" w:rsidP="00AB356D">
      <w:pPr>
        <w:pStyle w:val="EndNoteBibliography"/>
        <w:spacing w:after="0" w:line="480" w:lineRule="auto"/>
        <w:ind w:left="720" w:hanging="720"/>
        <w:rPr>
          <w:rFonts w:ascii="Times New Roman" w:hAnsi="Times New Roman"/>
          <w:sz w:val="24"/>
          <w:rPrChange w:id="1925" w:author="Kopp, Darin" w:date="2025-02-20T15:34:00Z">
            <w:rPr/>
          </w:rPrChange>
        </w:rPr>
        <w:pPrChange w:id="1926" w:author="Kopp, Darin" w:date="2025-02-20T15:34:00Z">
          <w:pPr>
            <w:pStyle w:val="EndNoteBibliography"/>
            <w:spacing w:after="0"/>
            <w:ind w:left="720" w:hanging="720"/>
          </w:pPr>
        </w:pPrChange>
      </w:pPr>
      <w:bookmarkStart w:id="1927" w:name="_ENREF_31"/>
      <w:r w:rsidRPr="00AB356D">
        <w:rPr>
          <w:rFonts w:ascii="Times New Roman" w:hAnsi="Times New Roman"/>
          <w:sz w:val="24"/>
          <w:rPrChange w:id="1928" w:author="Kopp, Darin" w:date="2025-02-20T15:34:00Z">
            <w:rPr/>
          </w:rPrChange>
        </w:rPr>
        <w:t xml:space="preserve">Herlihy, A. T., S. G. Paulsen, J. V. Sickle, J. L. Stoddard, C. P. Hawkins, and L. L. Yuan. 2008. Striving for consistency in a national assessment: the challenges of applying a reference-condition approach at a continental scale. Journal of the North American Benthological Society </w:t>
      </w:r>
      <w:r w:rsidRPr="00AB356D">
        <w:rPr>
          <w:rFonts w:ascii="Times New Roman" w:hAnsi="Times New Roman"/>
          <w:b/>
          <w:sz w:val="24"/>
          <w:rPrChange w:id="1929" w:author="Kopp, Darin" w:date="2025-02-20T15:34:00Z">
            <w:rPr>
              <w:b/>
            </w:rPr>
          </w:rPrChange>
        </w:rPr>
        <w:t>27</w:t>
      </w:r>
      <w:r w:rsidRPr="00AB356D">
        <w:rPr>
          <w:rFonts w:ascii="Times New Roman" w:hAnsi="Times New Roman"/>
          <w:sz w:val="24"/>
          <w:rPrChange w:id="1930" w:author="Kopp, Darin" w:date="2025-02-20T15:34:00Z">
            <w:rPr/>
          </w:rPrChange>
        </w:rPr>
        <w:t>:860-877.</w:t>
      </w:r>
      <w:bookmarkEnd w:id="1927"/>
    </w:p>
    <w:p w14:paraId="0C6F923B" w14:textId="77777777" w:rsidR="00707795" w:rsidRPr="00AB356D" w:rsidRDefault="00707795" w:rsidP="00AB356D">
      <w:pPr>
        <w:pStyle w:val="EndNoteBibliography"/>
        <w:spacing w:after="0" w:line="480" w:lineRule="auto"/>
        <w:ind w:left="720" w:hanging="720"/>
        <w:rPr>
          <w:rFonts w:ascii="Times New Roman" w:hAnsi="Times New Roman"/>
          <w:sz w:val="24"/>
          <w:rPrChange w:id="1931" w:author="Kopp, Darin" w:date="2025-02-20T15:34:00Z">
            <w:rPr/>
          </w:rPrChange>
        </w:rPr>
        <w:pPrChange w:id="1932" w:author="Kopp, Darin" w:date="2025-02-20T15:34:00Z">
          <w:pPr>
            <w:pStyle w:val="EndNoteBibliography"/>
            <w:spacing w:after="0"/>
            <w:ind w:left="720" w:hanging="720"/>
          </w:pPr>
        </w:pPrChange>
      </w:pPr>
      <w:bookmarkStart w:id="1933" w:name="_ENREF_32"/>
      <w:r w:rsidRPr="00AB356D">
        <w:rPr>
          <w:rFonts w:ascii="Times New Roman" w:hAnsi="Times New Roman"/>
          <w:sz w:val="24"/>
          <w:rPrChange w:id="1934" w:author="Kopp, Darin" w:date="2025-02-20T15:34:00Z">
            <w:rPr/>
          </w:rPrChange>
        </w:rPr>
        <w:t xml:space="preserve">Herlihy, A. T., and J. C. Sifneos. 2008. Developing nutrient criteria and classification schemes for wadeable streams in the conterminous US. Journal of the North American Benthological Society </w:t>
      </w:r>
      <w:r w:rsidRPr="00AB356D">
        <w:rPr>
          <w:rFonts w:ascii="Times New Roman" w:hAnsi="Times New Roman"/>
          <w:b/>
          <w:sz w:val="24"/>
          <w:rPrChange w:id="1935" w:author="Kopp, Darin" w:date="2025-02-20T15:34:00Z">
            <w:rPr>
              <w:b/>
            </w:rPr>
          </w:rPrChange>
        </w:rPr>
        <w:t>27</w:t>
      </w:r>
      <w:r w:rsidRPr="00AB356D">
        <w:rPr>
          <w:rFonts w:ascii="Times New Roman" w:hAnsi="Times New Roman"/>
          <w:sz w:val="24"/>
          <w:rPrChange w:id="1936" w:author="Kopp, Darin" w:date="2025-02-20T15:34:00Z">
            <w:rPr/>
          </w:rPrChange>
        </w:rPr>
        <w:t>:932-948.</w:t>
      </w:r>
      <w:bookmarkEnd w:id="1933"/>
    </w:p>
    <w:p w14:paraId="3829DA8E" w14:textId="77777777" w:rsidR="00707795" w:rsidRPr="00AB356D" w:rsidRDefault="00707795" w:rsidP="00AB356D">
      <w:pPr>
        <w:pStyle w:val="EndNoteBibliography"/>
        <w:spacing w:after="0" w:line="480" w:lineRule="auto"/>
        <w:ind w:left="720" w:hanging="720"/>
        <w:rPr>
          <w:ins w:id="1937" w:author="Kopp, Darin" w:date="2025-02-20T15:34:00Z"/>
          <w:rFonts w:ascii="Times New Roman" w:hAnsi="Times New Roman" w:cs="Times New Roman"/>
          <w:sz w:val="24"/>
          <w:szCs w:val="24"/>
        </w:rPr>
      </w:pPr>
      <w:bookmarkStart w:id="1938" w:name="_ENREF_33"/>
      <w:ins w:id="1939" w:author="Kopp, Darin" w:date="2025-02-20T15:34:00Z">
        <w:r w:rsidRPr="00AB356D">
          <w:rPr>
            <w:rFonts w:ascii="Times New Roman" w:hAnsi="Times New Roman" w:cs="Times New Roman"/>
            <w:sz w:val="24"/>
            <w:szCs w:val="24"/>
          </w:rPr>
          <w:t xml:space="preserve">Herlihy, A. T., J. L. Stoddard, and C. B. Johnson. 1998. The Relationship Between Stream Chemistry and Watershed Land Cover Data in the Mid-Atlantic Region, U.S. Water, Air, and Soil Pollution </w:t>
        </w:r>
        <w:r w:rsidRPr="00AB356D">
          <w:rPr>
            <w:rFonts w:ascii="Times New Roman" w:hAnsi="Times New Roman" w:cs="Times New Roman"/>
            <w:b/>
            <w:sz w:val="24"/>
            <w:szCs w:val="24"/>
          </w:rPr>
          <w:t>105</w:t>
        </w:r>
        <w:r w:rsidRPr="00AB356D">
          <w:rPr>
            <w:rFonts w:ascii="Times New Roman" w:hAnsi="Times New Roman" w:cs="Times New Roman"/>
            <w:sz w:val="24"/>
            <w:szCs w:val="24"/>
          </w:rPr>
          <w:t>:377-386.</w:t>
        </w:r>
        <w:bookmarkEnd w:id="1938"/>
      </w:ins>
    </w:p>
    <w:p w14:paraId="4F6647AB" w14:textId="77777777" w:rsidR="00707795" w:rsidRPr="00AB356D" w:rsidRDefault="00707795" w:rsidP="00AB356D">
      <w:pPr>
        <w:pStyle w:val="EndNoteBibliography"/>
        <w:spacing w:after="0" w:line="480" w:lineRule="auto"/>
        <w:ind w:left="720" w:hanging="720"/>
        <w:rPr>
          <w:rFonts w:ascii="Times New Roman" w:hAnsi="Times New Roman"/>
          <w:sz w:val="24"/>
          <w:rPrChange w:id="1940" w:author="Kopp, Darin" w:date="2025-02-20T15:34:00Z">
            <w:rPr/>
          </w:rPrChange>
        </w:rPr>
        <w:pPrChange w:id="1941" w:author="Kopp, Darin" w:date="2025-02-20T15:34:00Z">
          <w:pPr>
            <w:pStyle w:val="EndNoteBibliography"/>
            <w:spacing w:after="0"/>
            <w:ind w:left="720" w:hanging="720"/>
          </w:pPr>
        </w:pPrChange>
      </w:pPr>
      <w:bookmarkStart w:id="1942" w:name="_ENREF_34"/>
      <w:r w:rsidRPr="00AB356D">
        <w:rPr>
          <w:rFonts w:ascii="Times New Roman" w:hAnsi="Times New Roman"/>
          <w:sz w:val="24"/>
          <w:rPrChange w:id="1943" w:author="Kopp, Darin" w:date="2025-02-20T15:34:00Z">
            <w:rPr/>
          </w:rPrChange>
        </w:rPr>
        <w:t xml:space="preserve">Hill, R. A., M. H. Weber, S. G. Leibowitz, A. R. Olsen, and D. J. Thornbrugh. 2016. The Stream-Catchment (StreamCat) Dataset: A Database of Watershed Metrics for the Conterminous United States. JAWRA Journal of the American Water Resources Association </w:t>
      </w:r>
      <w:r w:rsidRPr="00AB356D">
        <w:rPr>
          <w:rFonts w:ascii="Times New Roman" w:hAnsi="Times New Roman"/>
          <w:b/>
          <w:sz w:val="24"/>
          <w:rPrChange w:id="1944" w:author="Kopp, Darin" w:date="2025-02-20T15:34:00Z">
            <w:rPr>
              <w:b/>
            </w:rPr>
          </w:rPrChange>
        </w:rPr>
        <w:t>52</w:t>
      </w:r>
      <w:r w:rsidRPr="00AB356D">
        <w:rPr>
          <w:rFonts w:ascii="Times New Roman" w:hAnsi="Times New Roman"/>
          <w:sz w:val="24"/>
          <w:rPrChange w:id="1945" w:author="Kopp, Darin" w:date="2025-02-20T15:34:00Z">
            <w:rPr/>
          </w:rPrChange>
        </w:rPr>
        <w:t>:120-128.</w:t>
      </w:r>
      <w:bookmarkEnd w:id="1942"/>
    </w:p>
    <w:p w14:paraId="534E8910" w14:textId="77777777" w:rsidR="00707795" w:rsidRPr="00AB356D" w:rsidRDefault="00707795" w:rsidP="00AB356D">
      <w:pPr>
        <w:pStyle w:val="EndNoteBibliography"/>
        <w:spacing w:after="0" w:line="480" w:lineRule="auto"/>
        <w:ind w:left="720" w:hanging="720"/>
        <w:rPr>
          <w:rFonts w:ascii="Times New Roman" w:hAnsi="Times New Roman"/>
          <w:sz w:val="24"/>
          <w:rPrChange w:id="1946" w:author="Kopp, Darin" w:date="2025-02-20T15:34:00Z">
            <w:rPr/>
          </w:rPrChange>
        </w:rPr>
        <w:pPrChange w:id="1947" w:author="Kopp, Darin" w:date="2025-02-20T15:34:00Z">
          <w:pPr>
            <w:pStyle w:val="EndNoteBibliography"/>
            <w:spacing w:after="0"/>
            <w:ind w:left="720" w:hanging="720"/>
          </w:pPr>
        </w:pPrChange>
      </w:pPr>
      <w:bookmarkStart w:id="1948" w:name="_ENREF_35"/>
      <w:r w:rsidRPr="00AB356D">
        <w:rPr>
          <w:rFonts w:ascii="Times New Roman" w:hAnsi="Times New Roman"/>
          <w:sz w:val="24"/>
          <w:rPrChange w:id="1949" w:author="Kopp, Darin" w:date="2025-02-20T15:34:00Z">
            <w:rPr/>
          </w:rPrChange>
        </w:rPr>
        <w:t xml:space="preserve">Hughes, R. M., and D. V. Peck. 2008. Acquiring data for large aquatic resource surveys: the art of compromise among science, logistics, and reality. Journal of the North American Benthological Society </w:t>
      </w:r>
      <w:r w:rsidRPr="00AB356D">
        <w:rPr>
          <w:rFonts w:ascii="Times New Roman" w:hAnsi="Times New Roman"/>
          <w:b/>
          <w:sz w:val="24"/>
          <w:rPrChange w:id="1950" w:author="Kopp, Darin" w:date="2025-02-20T15:34:00Z">
            <w:rPr>
              <w:b/>
            </w:rPr>
          </w:rPrChange>
        </w:rPr>
        <w:t>27</w:t>
      </w:r>
      <w:r w:rsidRPr="00AB356D">
        <w:rPr>
          <w:rFonts w:ascii="Times New Roman" w:hAnsi="Times New Roman"/>
          <w:sz w:val="24"/>
          <w:rPrChange w:id="1951" w:author="Kopp, Darin" w:date="2025-02-20T15:34:00Z">
            <w:rPr/>
          </w:rPrChange>
        </w:rPr>
        <w:t>:837-859.</w:t>
      </w:r>
      <w:bookmarkEnd w:id="1948"/>
    </w:p>
    <w:p w14:paraId="5E2C96AB" w14:textId="77777777" w:rsidR="00FE06C8" w:rsidRPr="00FE06C8" w:rsidRDefault="00FE06C8" w:rsidP="00FE06C8">
      <w:pPr>
        <w:pStyle w:val="EndNoteBibliography"/>
        <w:spacing w:after="0"/>
        <w:ind w:left="720" w:hanging="720"/>
        <w:rPr>
          <w:del w:id="1952" w:author="Kopp, Darin" w:date="2025-02-20T15:34:00Z"/>
        </w:rPr>
      </w:pPr>
      <w:del w:id="1953" w:author="Kopp, Darin" w:date="2025-02-20T15:34:00Z">
        <w:r w:rsidRPr="00FE06C8">
          <w:delText xml:space="preserve">Humphries, P., and K. O. Winemiller. 2009. Historical Impacts on River Fauna, Shifting Baselines, and Challenges for Restoration. BioScience </w:delText>
        </w:r>
        <w:r w:rsidRPr="00FE06C8">
          <w:rPr>
            <w:b/>
          </w:rPr>
          <w:delText>59</w:delText>
        </w:r>
        <w:r w:rsidRPr="00FE06C8">
          <w:delText>:673-684.</w:delText>
        </w:r>
      </w:del>
    </w:p>
    <w:p w14:paraId="6F9D146E" w14:textId="77777777" w:rsidR="00FE06C8" w:rsidRPr="00FE06C8" w:rsidRDefault="00FE06C8" w:rsidP="00FE06C8">
      <w:pPr>
        <w:pStyle w:val="EndNoteBibliography"/>
        <w:spacing w:after="0"/>
        <w:ind w:left="720" w:hanging="720"/>
        <w:rPr>
          <w:del w:id="1954" w:author="Kopp, Darin" w:date="2025-02-20T15:34:00Z"/>
        </w:rPr>
      </w:pPr>
      <w:del w:id="1955" w:author="Kopp, Darin" w:date="2025-02-20T15:34:00Z">
        <w:r w:rsidRPr="00FE06C8">
          <w:delText xml:space="preserve">Jackson, S., and W. Davis. 1994. Meeting the Goal of Biological Integrity in Water-Resource Programs in the US Environmental Protection Agency. Journal of the North American Benthological Society </w:delText>
        </w:r>
        <w:r w:rsidRPr="00FE06C8">
          <w:rPr>
            <w:b/>
          </w:rPr>
          <w:delText>13</w:delText>
        </w:r>
        <w:r w:rsidRPr="00FE06C8">
          <w:delText>:592-597.</w:delText>
        </w:r>
      </w:del>
    </w:p>
    <w:p w14:paraId="7E97D4AA" w14:textId="77777777" w:rsidR="00707795" w:rsidRPr="00AB356D" w:rsidRDefault="00707795" w:rsidP="00AB356D">
      <w:pPr>
        <w:pStyle w:val="EndNoteBibliography"/>
        <w:spacing w:after="0" w:line="480" w:lineRule="auto"/>
        <w:ind w:left="720" w:hanging="720"/>
        <w:rPr>
          <w:rFonts w:ascii="Times New Roman" w:hAnsi="Times New Roman"/>
          <w:sz w:val="24"/>
          <w:rPrChange w:id="1956" w:author="Kopp, Darin" w:date="2025-02-20T15:34:00Z">
            <w:rPr/>
          </w:rPrChange>
        </w:rPr>
        <w:pPrChange w:id="1957" w:author="Kopp, Darin" w:date="2025-02-20T15:34:00Z">
          <w:pPr>
            <w:pStyle w:val="EndNoteBibliography"/>
            <w:spacing w:after="0"/>
            <w:ind w:left="720" w:hanging="720"/>
          </w:pPr>
        </w:pPrChange>
      </w:pPr>
      <w:bookmarkStart w:id="1958" w:name="_ENREF_36"/>
      <w:r w:rsidRPr="00AB356D">
        <w:rPr>
          <w:rFonts w:ascii="Times New Roman" w:hAnsi="Times New Roman"/>
          <w:sz w:val="24"/>
          <w:rPrChange w:id="1959" w:author="Kopp, Darin" w:date="2025-02-20T15:34:00Z">
            <w:rPr/>
          </w:rPrChange>
        </w:rPr>
        <w:t xml:space="preserve">Jähnig, S. C., V. Baranov, F. Altermatt, P. Cranston, M. Friedrichs-Manthey, J. Geist, F. He, J. Heino, D. Hering, F. Hölker, J. Jourdan, G. Kalinkat, J. Kiesel, F. Leese, A. Maasri, M. T. Monaghan, R. B. Schäfer, K. Tockner, J. D. Tonkin, and S. Domisch. 2021. Revisiting global trends in freshwater insect biodiversity. WIREs Water </w:t>
      </w:r>
      <w:r w:rsidRPr="00AB356D">
        <w:rPr>
          <w:rFonts w:ascii="Times New Roman" w:hAnsi="Times New Roman"/>
          <w:b/>
          <w:sz w:val="24"/>
          <w:rPrChange w:id="1960" w:author="Kopp, Darin" w:date="2025-02-20T15:34:00Z">
            <w:rPr>
              <w:b/>
            </w:rPr>
          </w:rPrChange>
        </w:rPr>
        <w:t>8</w:t>
      </w:r>
      <w:r w:rsidRPr="00AB356D">
        <w:rPr>
          <w:rFonts w:ascii="Times New Roman" w:hAnsi="Times New Roman"/>
          <w:sz w:val="24"/>
          <w:rPrChange w:id="1961" w:author="Kopp, Darin" w:date="2025-02-20T15:34:00Z">
            <w:rPr/>
          </w:rPrChange>
        </w:rPr>
        <w:t>:e1506.</w:t>
      </w:r>
      <w:bookmarkEnd w:id="1958"/>
    </w:p>
    <w:p w14:paraId="581D09A1" w14:textId="77777777" w:rsidR="00707795" w:rsidRPr="00AB356D" w:rsidRDefault="00707795" w:rsidP="00AB356D">
      <w:pPr>
        <w:pStyle w:val="EndNoteBibliography"/>
        <w:spacing w:after="0" w:line="480" w:lineRule="auto"/>
        <w:ind w:left="720" w:hanging="720"/>
        <w:rPr>
          <w:rFonts w:ascii="Times New Roman" w:hAnsi="Times New Roman"/>
          <w:sz w:val="24"/>
          <w:rPrChange w:id="1962" w:author="Kopp, Darin" w:date="2025-02-20T15:34:00Z">
            <w:rPr/>
          </w:rPrChange>
        </w:rPr>
        <w:pPrChange w:id="1963" w:author="Kopp, Darin" w:date="2025-02-20T15:34:00Z">
          <w:pPr>
            <w:pStyle w:val="EndNoteBibliography"/>
            <w:spacing w:after="0"/>
            <w:ind w:left="720" w:hanging="720"/>
          </w:pPr>
        </w:pPrChange>
      </w:pPr>
      <w:bookmarkStart w:id="1964" w:name="_ENREF_37"/>
      <w:r w:rsidRPr="00AB356D">
        <w:rPr>
          <w:rFonts w:ascii="Times New Roman" w:hAnsi="Times New Roman"/>
          <w:sz w:val="24"/>
          <w:rPrChange w:id="1965" w:author="Kopp, Darin" w:date="2025-02-20T15:34:00Z">
            <w:rPr/>
          </w:rPrChange>
        </w:rPr>
        <w:t xml:space="preserve">Jenkins, C. N., K. S. Van Houtan, S. L. Pimm, and J. O. Sexton. 2015. US protected lands mismatch biodiversity priorities. Proceedings of the National Academy of Sciences </w:t>
      </w:r>
      <w:r w:rsidRPr="00AB356D">
        <w:rPr>
          <w:rFonts w:ascii="Times New Roman" w:hAnsi="Times New Roman"/>
          <w:b/>
          <w:sz w:val="24"/>
          <w:rPrChange w:id="1966" w:author="Kopp, Darin" w:date="2025-02-20T15:34:00Z">
            <w:rPr>
              <w:b/>
            </w:rPr>
          </w:rPrChange>
        </w:rPr>
        <w:t>112</w:t>
      </w:r>
      <w:r w:rsidRPr="00AB356D">
        <w:rPr>
          <w:rFonts w:ascii="Times New Roman" w:hAnsi="Times New Roman"/>
          <w:sz w:val="24"/>
          <w:rPrChange w:id="1967" w:author="Kopp, Darin" w:date="2025-02-20T15:34:00Z">
            <w:rPr/>
          </w:rPrChange>
        </w:rPr>
        <w:t>:5081-5086.</w:t>
      </w:r>
      <w:bookmarkEnd w:id="1964"/>
    </w:p>
    <w:p w14:paraId="4379A824" w14:textId="77777777" w:rsidR="00707795" w:rsidRPr="00AB356D" w:rsidRDefault="00707795" w:rsidP="00AB356D">
      <w:pPr>
        <w:pStyle w:val="EndNoteBibliography"/>
        <w:spacing w:after="0" w:line="480" w:lineRule="auto"/>
        <w:ind w:left="720" w:hanging="720"/>
        <w:rPr>
          <w:ins w:id="1968" w:author="Kopp, Darin" w:date="2025-02-20T15:34:00Z"/>
          <w:rFonts w:ascii="Times New Roman" w:hAnsi="Times New Roman" w:cs="Times New Roman"/>
          <w:sz w:val="24"/>
          <w:szCs w:val="24"/>
        </w:rPr>
      </w:pPr>
      <w:bookmarkStart w:id="1969" w:name="_ENREF_38"/>
      <w:ins w:id="1970" w:author="Kopp, Darin" w:date="2025-02-20T15:34:00Z">
        <w:r w:rsidRPr="00AB356D">
          <w:rPr>
            <w:rFonts w:ascii="Times New Roman" w:hAnsi="Times New Roman" w:cs="Times New Roman"/>
            <w:sz w:val="24"/>
            <w:szCs w:val="24"/>
          </w:rPr>
          <w:t>Johnson, A. A., M. Q. Ott, and M. Dogucu. 2022. Bayes Rules!: An Introduction to Applied Bayesian Modeling Chapman and Hall/CRC.</w:t>
        </w:r>
        <w:bookmarkEnd w:id="1969"/>
      </w:ins>
    </w:p>
    <w:p w14:paraId="16542455" w14:textId="77777777" w:rsidR="00707795" w:rsidRPr="00AB356D" w:rsidRDefault="00707795" w:rsidP="00AB356D">
      <w:pPr>
        <w:pStyle w:val="EndNoteBibliography"/>
        <w:spacing w:after="0" w:line="480" w:lineRule="auto"/>
        <w:ind w:left="720" w:hanging="720"/>
        <w:rPr>
          <w:ins w:id="1971" w:author="Kopp, Darin" w:date="2025-02-20T15:34:00Z"/>
          <w:rFonts w:ascii="Times New Roman" w:hAnsi="Times New Roman" w:cs="Times New Roman"/>
          <w:sz w:val="24"/>
          <w:szCs w:val="24"/>
        </w:rPr>
      </w:pPr>
      <w:bookmarkStart w:id="1972" w:name="_ENREF_39"/>
      <w:ins w:id="1973" w:author="Kopp, Darin" w:date="2025-02-20T15:34:00Z">
        <w:r w:rsidRPr="00AB356D">
          <w:rPr>
            <w:rFonts w:ascii="Times New Roman" w:hAnsi="Times New Roman" w:cs="Times New Roman"/>
            <w:sz w:val="24"/>
            <w:szCs w:val="24"/>
          </w:rPr>
          <w:t xml:space="preserve">Kaufmann, P. R., R. M. Hughes, S. G. Paulsen, D. V. Peck, C. W. Seeliger, T. Kincaid, and R. M. Mitchell. 2022a. Physical habitat in conterminous US streams and Rivers, part 2: A quantitative assessment of habitat condition. Ecological Indicators </w:t>
        </w:r>
        <w:r w:rsidRPr="00AB356D">
          <w:rPr>
            <w:rFonts w:ascii="Times New Roman" w:hAnsi="Times New Roman" w:cs="Times New Roman"/>
            <w:b/>
            <w:sz w:val="24"/>
            <w:szCs w:val="24"/>
          </w:rPr>
          <w:t>141</w:t>
        </w:r>
        <w:r w:rsidRPr="00AB356D">
          <w:rPr>
            <w:rFonts w:ascii="Times New Roman" w:hAnsi="Times New Roman" w:cs="Times New Roman"/>
            <w:sz w:val="24"/>
            <w:szCs w:val="24"/>
          </w:rPr>
          <w:t>:109047.</w:t>
        </w:r>
        <w:bookmarkEnd w:id="1972"/>
      </w:ins>
    </w:p>
    <w:p w14:paraId="0A14F40E" w14:textId="7825C45B" w:rsidR="00707795" w:rsidRPr="00AB356D" w:rsidRDefault="00707795" w:rsidP="00AB356D">
      <w:pPr>
        <w:pStyle w:val="EndNoteBibliography"/>
        <w:spacing w:after="0" w:line="480" w:lineRule="auto"/>
        <w:ind w:left="720" w:hanging="720"/>
        <w:rPr>
          <w:rFonts w:ascii="Times New Roman" w:hAnsi="Times New Roman"/>
          <w:sz w:val="24"/>
          <w:rPrChange w:id="1974" w:author="Kopp, Darin" w:date="2025-02-20T15:34:00Z">
            <w:rPr/>
          </w:rPrChange>
        </w:rPr>
        <w:pPrChange w:id="1975" w:author="Kopp, Darin" w:date="2025-02-20T15:34:00Z">
          <w:pPr>
            <w:pStyle w:val="EndNoteBibliography"/>
            <w:spacing w:after="0"/>
            <w:ind w:left="720" w:hanging="720"/>
          </w:pPr>
        </w:pPrChange>
      </w:pPr>
      <w:bookmarkStart w:id="1976" w:name="_ENREF_40"/>
      <w:r w:rsidRPr="00AB356D">
        <w:rPr>
          <w:rFonts w:ascii="Times New Roman" w:hAnsi="Times New Roman"/>
          <w:sz w:val="24"/>
          <w:rPrChange w:id="1977" w:author="Kopp, Darin" w:date="2025-02-20T15:34:00Z">
            <w:rPr/>
          </w:rPrChange>
        </w:rPr>
        <w:t xml:space="preserve">Kaufmann, P. R., R. M. Hughes, S. G. Paulsen, D. V. Peck, C. W. Seeliger, M. H. Weber, and R. M. Mitchell. </w:t>
      </w:r>
      <w:del w:id="1978" w:author="Kopp, Darin" w:date="2025-02-20T15:34:00Z">
        <w:r w:rsidR="00FE06C8" w:rsidRPr="00FE06C8">
          <w:delText>2022</w:delText>
        </w:r>
      </w:del>
      <w:ins w:id="1979" w:author="Kopp, Darin" w:date="2025-02-20T15:34:00Z">
        <w:r w:rsidRPr="00AB356D">
          <w:rPr>
            <w:rFonts w:ascii="Times New Roman" w:hAnsi="Times New Roman" w:cs="Times New Roman"/>
            <w:sz w:val="24"/>
            <w:szCs w:val="24"/>
          </w:rPr>
          <w:t>2022b</w:t>
        </w:r>
      </w:ins>
      <w:r w:rsidRPr="00AB356D">
        <w:rPr>
          <w:rFonts w:ascii="Times New Roman" w:hAnsi="Times New Roman"/>
          <w:sz w:val="24"/>
          <w:rPrChange w:id="1980" w:author="Kopp, Darin" w:date="2025-02-20T15:34:00Z">
            <w:rPr/>
          </w:rPrChange>
        </w:rPr>
        <w:t xml:space="preserve">. Physical habitat in conterminous US streams and rivers, Part 1: Geoclimatic controls and anthropogenic alteration. Ecological Indicators </w:t>
      </w:r>
      <w:r w:rsidRPr="00AB356D">
        <w:rPr>
          <w:rFonts w:ascii="Times New Roman" w:hAnsi="Times New Roman"/>
          <w:b/>
          <w:sz w:val="24"/>
          <w:rPrChange w:id="1981" w:author="Kopp, Darin" w:date="2025-02-20T15:34:00Z">
            <w:rPr>
              <w:b/>
            </w:rPr>
          </w:rPrChange>
        </w:rPr>
        <w:t>141</w:t>
      </w:r>
      <w:r w:rsidRPr="00AB356D">
        <w:rPr>
          <w:rFonts w:ascii="Times New Roman" w:hAnsi="Times New Roman"/>
          <w:sz w:val="24"/>
          <w:rPrChange w:id="1982" w:author="Kopp, Darin" w:date="2025-02-20T15:34:00Z">
            <w:rPr/>
          </w:rPrChange>
        </w:rPr>
        <w:t>:109046.</w:t>
      </w:r>
      <w:bookmarkEnd w:id="1976"/>
    </w:p>
    <w:p w14:paraId="3CFC107E" w14:textId="77777777" w:rsidR="00707795" w:rsidRPr="00AB356D" w:rsidRDefault="00707795" w:rsidP="00AB356D">
      <w:pPr>
        <w:pStyle w:val="EndNoteBibliography"/>
        <w:spacing w:after="0" w:line="480" w:lineRule="auto"/>
        <w:ind w:left="720" w:hanging="720"/>
        <w:rPr>
          <w:rFonts w:ascii="Times New Roman" w:hAnsi="Times New Roman"/>
          <w:sz w:val="24"/>
          <w:rPrChange w:id="1983" w:author="Kopp, Darin" w:date="2025-02-20T15:34:00Z">
            <w:rPr/>
          </w:rPrChange>
        </w:rPr>
        <w:pPrChange w:id="1984" w:author="Kopp, Darin" w:date="2025-02-20T15:34:00Z">
          <w:pPr>
            <w:pStyle w:val="EndNoteBibliography"/>
            <w:spacing w:after="0"/>
            <w:ind w:left="720" w:hanging="720"/>
          </w:pPr>
        </w:pPrChange>
      </w:pPr>
      <w:bookmarkStart w:id="1985" w:name="_ENREF_41"/>
      <w:r w:rsidRPr="00AB356D">
        <w:rPr>
          <w:rFonts w:ascii="Times New Roman" w:hAnsi="Times New Roman"/>
          <w:sz w:val="24"/>
          <w:rPrChange w:id="1986" w:author="Kopp, Darin" w:date="2025-02-20T15:34:00Z">
            <w:rPr/>
          </w:rPrChange>
        </w:rPr>
        <w:t>Kaufmann, P. R., P. Levine, E.G. Robison, C. Seeliger, and D.V. Peck. 1999. Quantifying Physical Habitat in Wadeable Streams. EPA/620/R-99/003, U.S. Environmental Protection Agency, Washington, D.C.</w:t>
      </w:r>
      <w:bookmarkEnd w:id="1985"/>
    </w:p>
    <w:p w14:paraId="24B883D6" w14:textId="77777777" w:rsidR="00707795" w:rsidRPr="00AB356D" w:rsidRDefault="00707795" w:rsidP="00AB356D">
      <w:pPr>
        <w:pStyle w:val="EndNoteBibliography"/>
        <w:spacing w:after="0" w:line="480" w:lineRule="auto"/>
        <w:ind w:left="720" w:hanging="720"/>
        <w:rPr>
          <w:rFonts w:ascii="Times New Roman" w:hAnsi="Times New Roman"/>
          <w:sz w:val="24"/>
          <w:rPrChange w:id="1987" w:author="Kopp, Darin" w:date="2025-02-20T15:34:00Z">
            <w:rPr/>
          </w:rPrChange>
        </w:rPr>
        <w:pPrChange w:id="1988" w:author="Kopp, Darin" w:date="2025-02-20T15:34:00Z">
          <w:pPr>
            <w:pStyle w:val="EndNoteBibliography"/>
            <w:spacing w:after="0"/>
            <w:ind w:left="720" w:hanging="720"/>
          </w:pPr>
        </w:pPrChange>
      </w:pPr>
      <w:bookmarkStart w:id="1989" w:name="_ENREF_42"/>
      <w:r w:rsidRPr="00AB356D">
        <w:rPr>
          <w:rFonts w:ascii="Times New Roman" w:hAnsi="Times New Roman"/>
          <w:sz w:val="24"/>
          <w:rPrChange w:id="1990" w:author="Kopp, Darin" w:date="2025-02-20T15:34:00Z">
            <w:rPr/>
          </w:rPrChange>
        </w:rPr>
        <w:t xml:space="preserve">Kaushal, S. S., G. E. Likens, P. M. Mayer, R. R. Shatkay, S. A. Shelton, S. B. Grant, R. M. Utz, A. M. Yaculak, C. M. Maas, J. E. Reimer, S. V. Bhide, J. T. Malin, and M. A. Rippy. 2023. The anthropogenic salt cycle. Nature Reviews Earth &amp; Environment </w:t>
      </w:r>
      <w:r w:rsidRPr="00AB356D">
        <w:rPr>
          <w:rFonts w:ascii="Times New Roman" w:hAnsi="Times New Roman"/>
          <w:b/>
          <w:sz w:val="24"/>
          <w:rPrChange w:id="1991" w:author="Kopp, Darin" w:date="2025-02-20T15:34:00Z">
            <w:rPr>
              <w:b/>
            </w:rPr>
          </w:rPrChange>
        </w:rPr>
        <w:t>4</w:t>
      </w:r>
      <w:r w:rsidRPr="00AB356D">
        <w:rPr>
          <w:rFonts w:ascii="Times New Roman" w:hAnsi="Times New Roman"/>
          <w:sz w:val="24"/>
          <w:rPrChange w:id="1992" w:author="Kopp, Darin" w:date="2025-02-20T15:34:00Z">
            <w:rPr/>
          </w:rPrChange>
        </w:rPr>
        <w:t>:770-784.</w:t>
      </w:r>
      <w:bookmarkEnd w:id="1989"/>
    </w:p>
    <w:p w14:paraId="6CB364EA" w14:textId="77777777" w:rsidR="00707795" w:rsidRPr="00AB356D" w:rsidRDefault="00707795" w:rsidP="00AB356D">
      <w:pPr>
        <w:pStyle w:val="EndNoteBibliography"/>
        <w:spacing w:after="0" w:line="480" w:lineRule="auto"/>
        <w:ind w:left="720" w:hanging="720"/>
        <w:rPr>
          <w:rFonts w:ascii="Times New Roman" w:hAnsi="Times New Roman"/>
          <w:sz w:val="24"/>
          <w:rPrChange w:id="1993" w:author="Kopp, Darin" w:date="2025-02-20T15:34:00Z">
            <w:rPr/>
          </w:rPrChange>
        </w:rPr>
        <w:pPrChange w:id="1994" w:author="Kopp, Darin" w:date="2025-02-20T15:34:00Z">
          <w:pPr>
            <w:pStyle w:val="EndNoteBibliography"/>
            <w:spacing w:after="0"/>
            <w:ind w:left="720" w:hanging="720"/>
          </w:pPr>
        </w:pPrChange>
      </w:pPr>
      <w:bookmarkStart w:id="1995" w:name="_ENREF_43"/>
      <w:r w:rsidRPr="00AB356D">
        <w:rPr>
          <w:rFonts w:ascii="Times New Roman" w:hAnsi="Times New Roman"/>
          <w:sz w:val="24"/>
          <w:rPrChange w:id="1996" w:author="Kopp, Darin" w:date="2025-02-20T15:34:00Z">
            <w:rPr/>
          </w:rPrChange>
        </w:rPr>
        <w:t>Kilgour, B., and L. Stanfield. 2005. A new approach for defining reference conditions in streams. AGU Spring Meeting Abstracts.</w:t>
      </w:r>
      <w:bookmarkEnd w:id="1995"/>
    </w:p>
    <w:p w14:paraId="32A32A2F" w14:textId="77777777" w:rsidR="00707795" w:rsidRPr="00AB356D" w:rsidRDefault="00707795" w:rsidP="00AB356D">
      <w:pPr>
        <w:pStyle w:val="EndNoteBibliography"/>
        <w:spacing w:after="0" w:line="480" w:lineRule="auto"/>
        <w:ind w:left="720" w:hanging="720"/>
        <w:rPr>
          <w:rFonts w:ascii="Times New Roman" w:hAnsi="Times New Roman"/>
          <w:sz w:val="24"/>
          <w:rPrChange w:id="1997" w:author="Kopp, Darin" w:date="2025-02-20T15:34:00Z">
            <w:rPr/>
          </w:rPrChange>
        </w:rPr>
        <w:pPrChange w:id="1998" w:author="Kopp, Darin" w:date="2025-02-20T15:34:00Z">
          <w:pPr>
            <w:pStyle w:val="EndNoteBibliography"/>
            <w:spacing w:after="0"/>
            <w:ind w:left="720" w:hanging="720"/>
          </w:pPr>
        </w:pPrChange>
      </w:pPr>
      <w:bookmarkStart w:id="1999" w:name="_ENREF_44"/>
      <w:r w:rsidRPr="00AB356D">
        <w:rPr>
          <w:rFonts w:ascii="Times New Roman" w:hAnsi="Times New Roman"/>
          <w:sz w:val="24"/>
          <w:rPrChange w:id="2000" w:author="Kopp, Darin" w:date="2025-02-20T15:34:00Z">
            <w:rPr/>
          </w:rPrChange>
        </w:rPr>
        <w:t xml:space="preserve">Kopp, D. A., J. L. Stoddard, R. A. Hill, J. M. Doyle, P. R. Kaufmann, A. T. Herlihy, and S. G. Paulsen. 2023. Joint species distribution models reveal taxon-specific sensitivities to potential anthropogenic alteration. Freshwater Science </w:t>
      </w:r>
      <w:r w:rsidRPr="00AB356D">
        <w:rPr>
          <w:rFonts w:ascii="Times New Roman" w:hAnsi="Times New Roman"/>
          <w:b/>
          <w:sz w:val="24"/>
          <w:rPrChange w:id="2001" w:author="Kopp, Darin" w:date="2025-02-20T15:34:00Z">
            <w:rPr>
              <w:b/>
            </w:rPr>
          </w:rPrChange>
        </w:rPr>
        <w:t>42</w:t>
      </w:r>
      <w:r w:rsidRPr="00AB356D">
        <w:rPr>
          <w:rFonts w:ascii="Times New Roman" w:hAnsi="Times New Roman"/>
          <w:sz w:val="24"/>
          <w:rPrChange w:id="2002" w:author="Kopp, Darin" w:date="2025-02-20T15:34:00Z">
            <w:rPr/>
          </w:rPrChange>
        </w:rPr>
        <w:t>:268-284.</w:t>
      </w:r>
      <w:bookmarkEnd w:id="1999"/>
    </w:p>
    <w:p w14:paraId="5BEAD5C3" w14:textId="77777777" w:rsidR="00FE06C8" w:rsidRPr="00FE06C8" w:rsidRDefault="00FE06C8" w:rsidP="00FE06C8">
      <w:pPr>
        <w:pStyle w:val="EndNoteBibliography"/>
        <w:spacing w:after="0"/>
        <w:ind w:left="720" w:hanging="720"/>
        <w:rPr>
          <w:del w:id="2003" w:author="Kopp, Darin" w:date="2025-02-20T15:34:00Z"/>
        </w:rPr>
      </w:pPr>
      <w:del w:id="2004" w:author="Kopp, Darin" w:date="2025-02-20T15:34:00Z">
        <w:r w:rsidRPr="00FE06C8">
          <w:delText xml:space="preserve">Lewis, S. L., and M. A. Maslin. 2015. Defining the Anthropocene. Nature </w:delText>
        </w:r>
        <w:r w:rsidRPr="00FE06C8">
          <w:rPr>
            <w:b/>
          </w:rPr>
          <w:delText>519</w:delText>
        </w:r>
        <w:r w:rsidRPr="00FE06C8">
          <w:delText>:171-180.</w:delText>
        </w:r>
      </w:del>
    </w:p>
    <w:p w14:paraId="548628BB" w14:textId="77777777" w:rsidR="00707795" w:rsidRPr="00AB356D" w:rsidRDefault="00707795" w:rsidP="00AB356D">
      <w:pPr>
        <w:pStyle w:val="EndNoteBibliography"/>
        <w:spacing w:after="0" w:line="480" w:lineRule="auto"/>
        <w:ind w:left="720" w:hanging="720"/>
        <w:rPr>
          <w:rFonts w:ascii="Times New Roman" w:hAnsi="Times New Roman"/>
          <w:sz w:val="24"/>
          <w:rPrChange w:id="2005" w:author="Kopp, Darin" w:date="2025-02-20T15:34:00Z">
            <w:rPr/>
          </w:rPrChange>
        </w:rPr>
        <w:pPrChange w:id="2006" w:author="Kopp, Darin" w:date="2025-02-20T15:34:00Z">
          <w:pPr>
            <w:pStyle w:val="EndNoteBibliography"/>
            <w:spacing w:after="0"/>
            <w:ind w:left="720" w:hanging="720"/>
          </w:pPr>
        </w:pPrChange>
      </w:pPr>
      <w:bookmarkStart w:id="2007" w:name="_ENREF_45"/>
      <w:r w:rsidRPr="00AB356D">
        <w:rPr>
          <w:rFonts w:ascii="Times New Roman" w:hAnsi="Times New Roman"/>
          <w:sz w:val="24"/>
          <w:rPrChange w:id="2008" w:author="Kopp, Darin" w:date="2025-02-20T15:34:00Z">
            <w:rPr/>
          </w:rPrChange>
        </w:rPr>
        <w:t xml:space="preserve">Lin, J., J. E. Compton, R. A. Hill, A. T. Herlihy, R. D. Sabo, J. R. Brooks, M. Weber, B. Pickard, S. G. Paulsen, and J. L. Stoddard. 2021. Context is Everything: Interacting Inputs and Landscape Characteristics Control Stream Nitrogen. Environmental Science &amp; Technology </w:t>
      </w:r>
      <w:r w:rsidRPr="00AB356D">
        <w:rPr>
          <w:rFonts w:ascii="Times New Roman" w:hAnsi="Times New Roman"/>
          <w:b/>
          <w:sz w:val="24"/>
          <w:rPrChange w:id="2009" w:author="Kopp, Darin" w:date="2025-02-20T15:34:00Z">
            <w:rPr>
              <w:b/>
            </w:rPr>
          </w:rPrChange>
        </w:rPr>
        <w:t>55</w:t>
      </w:r>
      <w:r w:rsidRPr="00AB356D">
        <w:rPr>
          <w:rFonts w:ascii="Times New Roman" w:hAnsi="Times New Roman"/>
          <w:sz w:val="24"/>
          <w:rPrChange w:id="2010" w:author="Kopp, Darin" w:date="2025-02-20T15:34:00Z">
            <w:rPr/>
          </w:rPrChange>
        </w:rPr>
        <w:t>:7890-7899.</w:t>
      </w:r>
      <w:bookmarkEnd w:id="2007"/>
    </w:p>
    <w:p w14:paraId="0A57F41A" w14:textId="77777777" w:rsidR="00707795" w:rsidRPr="00AB356D" w:rsidRDefault="00707795" w:rsidP="00AB356D">
      <w:pPr>
        <w:pStyle w:val="EndNoteBibliography"/>
        <w:spacing w:after="0" w:line="480" w:lineRule="auto"/>
        <w:ind w:left="720" w:hanging="720"/>
        <w:rPr>
          <w:rFonts w:ascii="Times New Roman" w:hAnsi="Times New Roman"/>
          <w:sz w:val="24"/>
          <w:rPrChange w:id="2011" w:author="Kopp, Darin" w:date="2025-02-20T15:34:00Z">
            <w:rPr/>
          </w:rPrChange>
        </w:rPr>
        <w:pPrChange w:id="2012" w:author="Kopp, Darin" w:date="2025-02-20T15:34:00Z">
          <w:pPr>
            <w:pStyle w:val="EndNoteBibliography"/>
            <w:spacing w:after="0"/>
            <w:ind w:left="720" w:hanging="720"/>
          </w:pPr>
        </w:pPrChange>
      </w:pPr>
      <w:bookmarkStart w:id="2013" w:name="_ENREF_46"/>
      <w:r w:rsidRPr="00AB356D">
        <w:rPr>
          <w:rFonts w:ascii="Times New Roman" w:hAnsi="Times New Roman"/>
          <w:sz w:val="24"/>
          <w:rPrChange w:id="2014" w:author="Kopp, Darin" w:date="2025-02-20T15:34:00Z">
            <w:rPr/>
          </w:rPrChange>
        </w:rPr>
        <w:t xml:space="preserve">Linke, S., R. H. Norris, D. P. Faith, and D. Stockwell. 2005. ANNA: A new prediction method for bioassessment programs. Freshwater Biology </w:t>
      </w:r>
      <w:r w:rsidRPr="00AB356D">
        <w:rPr>
          <w:rFonts w:ascii="Times New Roman" w:hAnsi="Times New Roman"/>
          <w:b/>
          <w:sz w:val="24"/>
          <w:rPrChange w:id="2015" w:author="Kopp, Darin" w:date="2025-02-20T15:34:00Z">
            <w:rPr>
              <w:b/>
            </w:rPr>
          </w:rPrChange>
        </w:rPr>
        <w:t>50</w:t>
      </w:r>
      <w:r w:rsidRPr="00AB356D">
        <w:rPr>
          <w:rFonts w:ascii="Times New Roman" w:hAnsi="Times New Roman"/>
          <w:sz w:val="24"/>
          <w:rPrChange w:id="2016" w:author="Kopp, Darin" w:date="2025-02-20T15:34:00Z">
            <w:rPr/>
          </w:rPrChange>
        </w:rPr>
        <w:t>:147-158.</w:t>
      </w:r>
      <w:bookmarkEnd w:id="2013"/>
    </w:p>
    <w:p w14:paraId="5B1779AC" w14:textId="77777777" w:rsidR="00FE06C8" w:rsidRPr="00FE06C8" w:rsidRDefault="00FE06C8" w:rsidP="00FE06C8">
      <w:pPr>
        <w:pStyle w:val="EndNoteBibliography"/>
        <w:spacing w:after="0"/>
        <w:ind w:left="720" w:hanging="720"/>
        <w:rPr>
          <w:del w:id="2017" w:author="Kopp, Darin" w:date="2025-02-20T15:34:00Z"/>
        </w:rPr>
      </w:pPr>
      <w:del w:id="2018" w:author="Kopp, Darin" w:date="2025-02-20T15:34:00Z">
        <w:r w:rsidRPr="00FE06C8">
          <w:delText xml:space="preserve">Matthews, W. J. 1988. North American Prairie Streams as Systems for Ecological Study. Journal of the North American Benthological Society </w:delText>
        </w:r>
        <w:r w:rsidRPr="00FE06C8">
          <w:rPr>
            <w:b/>
          </w:rPr>
          <w:delText>7</w:delText>
        </w:r>
        <w:r w:rsidRPr="00FE06C8">
          <w:delText>:387-409.</w:delText>
        </w:r>
      </w:del>
    </w:p>
    <w:p w14:paraId="6825E2F1" w14:textId="77777777" w:rsidR="00707795" w:rsidRPr="00AB356D" w:rsidRDefault="00707795" w:rsidP="00AB356D">
      <w:pPr>
        <w:pStyle w:val="EndNoteBibliography"/>
        <w:spacing w:after="0" w:line="480" w:lineRule="auto"/>
        <w:ind w:left="720" w:hanging="720"/>
        <w:rPr>
          <w:rFonts w:ascii="Times New Roman" w:hAnsi="Times New Roman"/>
          <w:sz w:val="24"/>
          <w:rPrChange w:id="2019" w:author="Kopp, Darin" w:date="2025-02-20T15:34:00Z">
            <w:rPr/>
          </w:rPrChange>
        </w:rPr>
        <w:pPrChange w:id="2020" w:author="Kopp, Darin" w:date="2025-02-20T15:34:00Z">
          <w:pPr>
            <w:pStyle w:val="EndNoteBibliography"/>
            <w:spacing w:after="0"/>
            <w:ind w:left="720" w:hanging="720"/>
          </w:pPr>
        </w:pPrChange>
      </w:pPr>
      <w:bookmarkStart w:id="2021" w:name="_ENREF_47"/>
      <w:r w:rsidRPr="00AB356D">
        <w:rPr>
          <w:rFonts w:ascii="Times New Roman" w:hAnsi="Times New Roman"/>
          <w:sz w:val="24"/>
          <w:rPrChange w:id="2022" w:author="Kopp, Darin" w:date="2025-02-20T15:34:00Z">
            <w:rPr/>
          </w:rPrChange>
        </w:rPr>
        <w:t xml:space="preserve">McNellie, M. J., I. Oliver, J. Dorrough, S. Ferrier, G. Newell, and P. Gibbons. 2020. Reference state and benchmark concepts for better biodiversity conservation in contemporary ecosystems. Global Change Biology </w:t>
      </w:r>
      <w:r w:rsidRPr="00AB356D">
        <w:rPr>
          <w:rFonts w:ascii="Times New Roman" w:hAnsi="Times New Roman"/>
          <w:b/>
          <w:sz w:val="24"/>
          <w:rPrChange w:id="2023" w:author="Kopp, Darin" w:date="2025-02-20T15:34:00Z">
            <w:rPr>
              <w:b/>
            </w:rPr>
          </w:rPrChange>
        </w:rPr>
        <w:t>26</w:t>
      </w:r>
      <w:r w:rsidRPr="00AB356D">
        <w:rPr>
          <w:rFonts w:ascii="Times New Roman" w:hAnsi="Times New Roman"/>
          <w:sz w:val="24"/>
          <w:rPrChange w:id="2024" w:author="Kopp, Darin" w:date="2025-02-20T15:34:00Z">
            <w:rPr/>
          </w:rPrChange>
        </w:rPr>
        <w:t>:6702-6714.</w:t>
      </w:r>
      <w:bookmarkEnd w:id="2021"/>
    </w:p>
    <w:p w14:paraId="1D5E6D09" w14:textId="77777777" w:rsidR="00707795" w:rsidRPr="00AB356D" w:rsidRDefault="00707795" w:rsidP="00AB356D">
      <w:pPr>
        <w:pStyle w:val="EndNoteBibliography"/>
        <w:spacing w:after="0" w:line="480" w:lineRule="auto"/>
        <w:ind w:left="720" w:hanging="720"/>
        <w:rPr>
          <w:rFonts w:ascii="Times New Roman" w:hAnsi="Times New Roman"/>
          <w:sz w:val="24"/>
          <w:rPrChange w:id="2025" w:author="Kopp, Darin" w:date="2025-02-20T15:34:00Z">
            <w:rPr/>
          </w:rPrChange>
        </w:rPr>
        <w:pPrChange w:id="2026" w:author="Kopp, Darin" w:date="2025-02-20T15:34:00Z">
          <w:pPr>
            <w:pStyle w:val="EndNoteBibliography"/>
            <w:spacing w:after="0"/>
            <w:ind w:left="720" w:hanging="720"/>
          </w:pPr>
        </w:pPrChange>
      </w:pPr>
      <w:bookmarkStart w:id="2027" w:name="_ENREF_48"/>
      <w:r w:rsidRPr="00AB356D">
        <w:rPr>
          <w:rFonts w:ascii="Times New Roman" w:hAnsi="Times New Roman"/>
          <w:sz w:val="24"/>
          <w:rPrChange w:id="2028" w:author="Kopp, Darin" w:date="2025-02-20T15:34:00Z">
            <w:rPr/>
          </w:rPrChange>
        </w:rPr>
        <w:t>Meinshausen, N. 2017. quantregForest: Quantile Regression Forests. R package version 1.3-7.</w:t>
      </w:r>
      <w:bookmarkEnd w:id="2027"/>
    </w:p>
    <w:p w14:paraId="2A3C9931" w14:textId="77777777" w:rsidR="00707795" w:rsidRPr="00AB356D" w:rsidRDefault="00707795" w:rsidP="00AB356D">
      <w:pPr>
        <w:pStyle w:val="EndNoteBibliography"/>
        <w:spacing w:after="0" w:line="480" w:lineRule="auto"/>
        <w:ind w:left="720" w:hanging="720"/>
        <w:rPr>
          <w:ins w:id="2029" w:author="Kopp, Darin" w:date="2025-02-20T15:34:00Z"/>
          <w:rFonts w:ascii="Times New Roman" w:hAnsi="Times New Roman" w:cs="Times New Roman"/>
          <w:sz w:val="24"/>
          <w:szCs w:val="24"/>
        </w:rPr>
      </w:pPr>
      <w:bookmarkStart w:id="2030" w:name="_ENREF_49"/>
      <w:ins w:id="2031" w:author="Kopp, Darin" w:date="2025-02-20T15:34:00Z">
        <w:r w:rsidRPr="00AB356D">
          <w:rPr>
            <w:rFonts w:ascii="Times New Roman" w:hAnsi="Times New Roman" w:cs="Times New Roman"/>
            <w:sz w:val="24"/>
            <w:szCs w:val="24"/>
          </w:rPr>
          <w:t xml:space="preserve">Meyer, H., and E. Pebesma. 2021. Predicting into unknown space? Estimating the area of applicability of spatial prediction models. Methods in Ecology and Evolution </w:t>
        </w:r>
        <w:r w:rsidRPr="00AB356D">
          <w:rPr>
            <w:rFonts w:ascii="Times New Roman" w:hAnsi="Times New Roman" w:cs="Times New Roman"/>
            <w:b/>
            <w:sz w:val="24"/>
            <w:szCs w:val="24"/>
          </w:rPr>
          <w:t>12</w:t>
        </w:r>
        <w:r w:rsidRPr="00AB356D">
          <w:rPr>
            <w:rFonts w:ascii="Times New Roman" w:hAnsi="Times New Roman" w:cs="Times New Roman"/>
            <w:sz w:val="24"/>
            <w:szCs w:val="24"/>
          </w:rPr>
          <w:t>:1620-1633.</w:t>
        </w:r>
        <w:bookmarkEnd w:id="2030"/>
      </w:ins>
    </w:p>
    <w:p w14:paraId="1A6C6A62" w14:textId="77777777" w:rsidR="00707795" w:rsidRPr="00AB356D" w:rsidRDefault="00707795" w:rsidP="00AB356D">
      <w:pPr>
        <w:pStyle w:val="EndNoteBibliography"/>
        <w:spacing w:after="0" w:line="480" w:lineRule="auto"/>
        <w:ind w:left="720" w:hanging="720"/>
        <w:rPr>
          <w:ins w:id="2032" w:author="Kopp, Darin" w:date="2025-02-20T15:34:00Z"/>
          <w:rFonts w:ascii="Times New Roman" w:hAnsi="Times New Roman" w:cs="Times New Roman"/>
          <w:sz w:val="24"/>
          <w:szCs w:val="24"/>
        </w:rPr>
      </w:pPr>
      <w:bookmarkStart w:id="2033" w:name="_ENREF_50"/>
      <w:ins w:id="2034" w:author="Kopp, Darin" w:date="2025-02-20T15:34:00Z">
        <w:r w:rsidRPr="00AB356D">
          <w:rPr>
            <w:rFonts w:ascii="Times New Roman" w:hAnsi="Times New Roman" w:cs="Times New Roman"/>
            <w:sz w:val="24"/>
            <w:szCs w:val="24"/>
          </w:rPr>
          <w:t xml:space="preserve">Mitchell, R. M., A. T. Herlihy, and R. M. Hughes. 2025. Striving for consistency in a national lake assessment: Defining reference status and littoral macroinvertebrate condition in lakes across the conterminous United States. Ecological Indicators </w:t>
        </w:r>
        <w:r w:rsidRPr="00AB356D">
          <w:rPr>
            <w:rFonts w:ascii="Times New Roman" w:hAnsi="Times New Roman" w:cs="Times New Roman"/>
            <w:b/>
            <w:sz w:val="24"/>
            <w:szCs w:val="24"/>
          </w:rPr>
          <w:t>170</w:t>
        </w:r>
        <w:r w:rsidRPr="00AB356D">
          <w:rPr>
            <w:rFonts w:ascii="Times New Roman" w:hAnsi="Times New Roman" w:cs="Times New Roman"/>
            <w:sz w:val="24"/>
            <w:szCs w:val="24"/>
          </w:rPr>
          <w:t>:112992.</w:t>
        </w:r>
        <w:bookmarkEnd w:id="2033"/>
      </w:ins>
    </w:p>
    <w:p w14:paraId="7C489F9B" w14:textId="77777777" w:rsidR="00707795" w:rsidRPr="00AB356D" w:rsidRDefault="00707795" w:rsidP="00AB356D">
      <w:pPr>
        <w:pStyle w:val="EndNoteBibliography"/>
        <w:spacing w:after="0" w:line="480" w:lineRule="auto"/>
        <w:ind w:left="720" w:hanging="720"/>
        <w:rPr>
          <w:rFonts w:ascii="Times New Roman" w:hAnsi="Times New Roman"/>
          <w:sz w:val="24"/>
          <w:rPrChange w:id="2035" w:author="Kopp, Darin" w:date="2025-02-20T15:34:00Z">
            <w:rPr/>
          </w:rPrChange>
        </w:rPr>
        <w:pPrChange w:id="2036" w:author="Kopp, Darin" w:date="2025-02-20T15:34:00Z">
          <w:pPr>
            <w:pStyle w:val="EndNoteBibliography"/>
            <w:spacing w:after="0"/>
            <w:ind w:left="720" w:hanging="720"/>
          </w:pPr>
        </w:pPrChange>
      </w:pPr>
      <w:bookmarkStart w:id="2037" w:name="_ENREF_51"/>
      <w:r w:rsidRPr="00AB356D">
        <w:rPr>
          <w:rFonts w:ascii="Times New Roman" w:hAnsi="Times New Roman"/>
          <w:sz w:val="24"/>
          <w:rPrChange w:id="2038" w:author="Kopp, Darin" w:date="2025-02-20T15:34:00Z">
            <w:rPr/>
          </w:rPrChange>
        </w:rPr>
        <w:t xml:space="preserve">Mittelbach, G. G., C. F. Steiner, S. M. Scheiner, K. L. Gross, H. L. Reynolds, R. B. Waide, M. R. Willig, S. I. Dodson, and L. Gough. 2001. WHAT IS THE OBSERVED RELATIONSHIP BETWEEN SPECIES RICHNESS AND PRODUCTIVITY? Ecology </w:t>
      </w:r>
      <w:r w:rsidRPr="00AB356D">
        <w:rPr>
          <w:rFonts w:ascii="Times New Roman" w:hAnsi="Times New Roman"/>
          <w:b/>
          <w:sz w:val="24"/>
          <w:rPrChange w:id="2039" w:author="Kopp, Darin" w:date="2025-02-20T15:34:00Z">
            <w:rPr>
              <w:b/>
            </w:rPr>
          </w:rPrChange>
        </w:rPr>
        <w:t>82</w:t>
      </w:r>
      <w:r w:rsidRPr="00AB356D">
        <w:rPr>
          <w:rFonts w:ascii="Times New Roman" w:hAnsi="Times New Roman"/>
          <w:sz w:val="24"/>
          <w:rPrChange w:id="2040" w:author="Kopp, Darin" w:date="2025-02-20T15:34:00Z">
            <w:rPr/>
          </w:rPrChange>
        </w:rPr>
        <w:t>:2381-2396.</w:t>
      </w:r>
      <w:bookmarkEnd w:id="2037"/>
    </w:p>
    <w:p w14:paraId="51FE2C94" w14:textId="77777777" w:rsidR="00707795" w:rsidRPr="00AB356D" w:rsidRDefault="00707795" w:rsidP="00AB356D">
      <w:pPr>
        <w:pStyle w:val="EndNoteBibliography"/>
        <w:spacing w:after="0" w:line="480" w:lineRule="auto"/>
        <w:ind w:left="720" w:hanging="720"/>
        <w:rPr>
          <w:rFonts w:ascii="Times New Roman" w:hAnsi="Times New Roman"/>
          <w:sz w:val="24"/>
          <w:rPrChange w:id="2041" w:author="Kopp, Darin" w:date="2025-02-20T15:34:00Z">
            <w:rPr/>
          </w:rPrChange>
        </w:rPr>
        <w:pPrChange w:id="2042" w:author="Kopp, Darin" w:date="2025-02-20T15:34:00Z">
          <w:pPr>
            <w:pStyle w:val="EndNoteBibliography"/>
            <w:spacing w:after="0"/>
            <w:ind w:left="720" w:hanging="720"/>
          </w:pPr>
        </w:pPrChange>
      </w:pPr>
      <w:bookmarkStart w:id="2043" w:name="_ENREF_52"/>
      <w:r w:rsidRPr="00AB356D">
        <w:rPr>
          <w:rFonts w:ascii="Times New Roman" w:hAnsi="Times New Roman"/>
          <w:sz w:val="24"/>
          <w:rPrChange w:id="2044" w:author="Kopp, Darin" w:date="2025-02-20T15:34:00Z">
            <w:rPr/>
          </w:rPrChange>
        </w:rPr>
        <w:t xml:space="preserve">Morse, C. C., A. D. Huryn, and C. Cronan. 2003. Impervious Surface Area as a Predictor of the Effects of Urbanization on Stream Insect Communities in Maine, U.S.A. Environmental Monitoring and Assessment </w:t>
      </w:r>
      <w:r w:rsidRPr="00AB356D">
        <w:rPr>
          <w:rFonts w:ascii="Times New Roman" w:hAnsi="Times New Roman"/>
          <w:b/>
          <w:sz w:val="24"/>
          <w:rPrChange w:id="2045" w:author="Kopp, Darin" w:date="2025-02-20T15:34:00Z">
            <w:rPr>
              <w:b/>
            </w:rPr>
          </w:rPrChange>
        </w:rPr>
        <w:t>89</w:t>
      </w:r>
      <w:r w:rsidRPr="00AB356D">
        <w:rPr>
          <w:rFonts w:ascii="Times New Roman" w:hAnsi="Times New Roman"/>
          <w:sz w:val="24"/>
          <w:rPrChange w:id="2046" w:author="Kopp, Darin" w:date="2025-02-20T15:34:00Z">
            <w:rPr/>
          </w:rPrChange>
        </w:rPr>
        <w:t>:95-127.</w:t>
      </w:r>
      <w:bookmarkEnd w:id="2043"/>
    </w:p>
    <w:p w14:paraId="2EA3A18A" w14:textId="77777777" w:rsidR="00FE06C8" w:rsidRPr="00FE06C8" w:rsidRDefault="00FE06C8" w:rsidP="00FE06C8">
      <w:pPr>
        <w:pStyle w:val="EndNoteBibliography"/>
        <w:spacing w:after="0"/>
        <w:ind w:left="720" w:hanging="720"/>
        <w:rPr>
          <w:del w:id="2047" w:author="Kopp, Darin" w:date="2025-02-20T15:34:00Z"/>
        </w:rPr>
      </w:pPr>
      <w:del w:id="2048" w:author="Kopp, Darin" w:date="2025-02-20T15:34:00Z">
        <w:r w:rsidRPr="00FE06C8">
          <w:delText xml:space="preserve">Nessel, M. P., T. Konnovitch, G. Q. Romero, and A. L. González. 2023. Decline of insects and arachnids driven by nutrient enrichment: A meta-analysis. Ecology </w:delText>
        </w:r>
        <w:r w:rsidRPr="00FE06C8">
          <w:rPr>
            <w:b/>
          </w:rPr>
          <w:delText>104</w:delText>
        </w:r>
        <w:r w:rsidRPr="00FE06C8">
          <w:delText>:e3897.</w:delText>
        </w:r>
      </w:del>
    </w:p>
    <w:p w14:paraId="0413ED12" w14:textId="77777777" w:rsidR="00707795" w:rsidRPr="00AB356D" w:rsidRDefault="00707795" w:rsidP="00AB356D">
      <w:pPr>
        <w:pStyle w:val="EndNoteBibliography"/>
        <w:spacing w:after="0" w:line="480" w:lineRule="auto"/>
        <w:ind w:left="720" w:hanging="720"/>
        <w:rPr>
          <w:ins w:id="2049" w:author="Kopp, Darin" w:date="2025-02-20T15:34:00Z"/>
          <w:rFonts w:ascii="Times New Roman" w:hAnsi="Times New Roman" w:cs="Times New Roman"/>
          <w:sz w:val="24"/>
          <w:szCs w:val="24"/>
        </w:rPr>
      </w:pPr>
      <w:bookmarkStart w:id="2050" w:name="_ENREF_53"/>
      <w:ins w:id="2051" w:author="Kopp, Darin" w:date="2025-02-20T15:34:00Z">
        <w:r w:rsidRPr="00AB356D">
          <w:rPr>
            <w:rFonts w:ascii="Times New Roman" w:hAnsi="Times New Roman" w:cs="Times New Roman"/>
            <w:sz w:val="24"/>
            <w:szCs w:val="24"/>
          </w:rPr>
          <w:t xml:space="preserve">O’brien, R. M. 2007. A Caution Regarding Rules of Thumb for Variance Inflation Factors. Quality &amp; Quantity </w:t>
        </w:r>
        <w:r w:rsidRPr="00AB356D">
          <w:rPr>
            <w:rFonts w:ascii="Times New Roman" w:hAnsi="Times New Roman" w:cs="Times New Roman"/>
            <w:b/>
            <w:sz w:val="24"/>
            <w:szCs w:val="24"/>
          </w:rPr>
          <w:t>41</w:t>
        </w:r>
        <w:r w:rsidRPr="00AB356D">
          <w:rPr>
            <w:rFonts w:ascii="Times New Roman" w:hAnsi="Times New Roman" w:cs="Times New Roman"/>
            <w:sz w:val="24"/>
            <w:szCs w:val="24"/>
          </w:rPr>
          <w:t>:673-690.</w:t>
        </w:r>
        <w:bookmarkEnd w:id="2050"/>
      </w:ins>
    </w:p>
    <w:p w14:paraId="1C79FE76" w14:textId="77777777" w:rsidR="00707795" w:rsidRPr="00AB356D" w:rsidRDefault="00707795" w:rsidP="00AB356D">
      <w:pPr>
        <w:pStyle w:val="EndNoteBibliography"/>
        <w:spacing w:after="0" w:line="480" w:lineRule="auto"/>
        <w:ind w:left="720" w:hanging="720"/>
        <w:rPr>
          <w:rFonts w:ascii="Times New Roman" w:hAnsi="Times New Roman"/>
          <w:sz w:val="24"/>
          <w:rPrChange w:id="2052" w:author="Kopp, Darin" w:date="2025-02-20T15:34:00Z">
            <w:rPr/>
          </w:rPrChange>
        </w:rPr>
        <w:pPrChange w:id="2053" w:author="Kopp, Darin" w:date="2025-02-20T15:34:00Z">
          <w:pPr>
            <w:pStyle w:val="EndNoteBibliography"/>
            <w:spacing w:after="0"/>
            <w:ind w:left="720" w:hanging="720"/>
          </w:pPr>
        </w:pPrChange>
      </w:pPr>
      <w:bookmarkStart w:id="2054" w:name="_ENREF_54"/>
      <w:r w:rsidRPr="00AB356D">
        <w:rPr>
          <w:rFonts w:ascii="Times New Roman" w:hAnsi="Times New Roman"/>
          <w:sz w:val="24"/>
          <w:rPrChange w:id="2055" w:author="Kopp, Darin" w:date="2025-02-20T15:34:00Z">
            <w:rPr/>
          </w:rPrChange>
        </w:rPr>
        <w:t xml:space="preserve">Olimb, S. K., and B. Robinson. 2019. Grass to grain: Probabilistic modeling of agricultural conversion in the North American Great Plains. Ecological Indicators </w:t>
      </w:r>
      <w:r w:rsidRPr="00AB356D">
        <w:rPr>
          <w:rFonts w:ascii="Times New Roman" w:hAnsi="Times New Roman"/>
          <w:b/>
          <w:sz w:val="24"/>
          <w:rPrChange w:id="2056" w:author="Kopp, Darin" w:date="2025-02-20T15:34:00Z">
            <w:rPr>
              <w:b/>
            </w:rPr>
          </w:rPrChange>
        </w:rPr>
        <w:t>102</w:t>
      </w:r>
      <w:r w:rsidRPr="00AB356D">
        <w:rPr>
          <w:rFonts w:ascii="Times New Roman" w:hAnsi="Times New Roman"/>
          <w:sz w:val="24"/>
          <w:rPrChange w:id="2057" w:author="Kopp, Darin" w:date="2025-02-20T15:34:00Z">
            <w:rPr/>
          </w:rPrChange>
        </w:rPr>
        <w:t>:237-245.</w:t>
      </w:r>
      <w:bookmarkEnd w:id="2054"/>
    </w:p>
    <w:p w14:paraId="6911A634" w14:textId="77777777" w:rsidR="00707795" w:rsidRPr="00AB356D" w:rsidRDefault="00707795" w:rsidP="00AB356D">
      <w:pPr>
        <w:pStyle w:val="EndNoteBibliography"/>
        <w:spacing w:after="0" w:line="480" w:lineRule="auto"/>
        <w:ind w:left="720" w:hanging="720"/>
        <w:rPr>
          <w:rFonts w:ascii="Times New Roman" w:hAnsi="Times New Roman"/>
          <w:sz w:val="24"/>
          <w:rPrChange w:id="2058" w:author="Kopp, Darin" w:date="2025-02-20T15:34:00Z">
            <w:rPr/>
          </w:rPrChange>
        </w:rPr>
        <w:pPrChange w:id="2059" w:author="Kopp, Darin" w:date="2025-02-20T15:34:00Z">
          <w:pPr>
            <w:pStyle w:val="EndNoteBibliography"/>
            <w:spacing w:after="0"/>
            <w:ind w:left="720" w:hanging="720"/>
          </w:pPr>
        </w:pPrChange>
      </w:pPr>
      <w:bookmarkStart w:id="2060" w:name="_ENREF_55"/>
      <w:r w:rsidRPr="00AB356D">
        <w:rPr>
          <w:rFonts w:ascii="Times New Roman" w:hAnsi="Times New Roman"/>
          <w:sz w:val="24"/>
          <w:rPrChange w:id="2061" w:author="Kopp, Darin" w:date="2025-02-20T15:34:00Z">
            <w:rPr/>
          </w:rPrChange>
        </w:rPr>
        <w:t xml:space="preserve">Olsen, A. R., and D. V. Peck. 2008. Survey design and extent estimates for the Wadeable Streams Assessment. Journal of the North American Benthological Society </w:t>
      </w:r>
      <w:r w:rsidRPr="00AB356D">
        <w:rPr>
          <w:rFonts w:ascii="Times New Roman" w:hAnsi="Times New Roman"/>
          <w:b/>
          <w:sz w:val="24"/>
          <w:rPrChange w:id="2062" w:author="Kopp, Darin" w:date="2025-02-20T15:34:00Z">
            <w:rPr>
              <w:b/>
            </w:rPr>
          </w:rPrChange>
        </w:rPr>
        <w:t>27</w:t>
      </w:r>
      <w:r w:rsidRPr="00AB356D">
        <w:rPr>
          <w:rFonts w:ascii="Times New Roman" w:hAnsi="Times New Roman"/>
          <w:sz w:val="24"/>
          <w:rPrChange w:id="2063" w:author="Kopp, Darin" w:date="2025-02-20T15:34:00Z">
            <w:rPr/>
          </w:rPrChange>
        </w:rPr>
        <w:t>:822-836.</w:t>
      </w:r>
      <w:bookmarkEnd w:id="2060"/>
    </w:p>
    <w:p w14:paraId="6452A9A5" w14:textId="77777777" w:rsidR="00707795" w:rsidRPr="00AB356D" w:rsidRDefault="00707795" w:rsidP="00AB356D">
      <w:pPr>
        <w:pStyle w:val="EndNoteBibliography"/>
        <w:spacing w:after="0" w:line="480" w:lineRule="auto"/>
        <w:ind w:left="720" w:hanging="720"/>
        <w:rPr>
          <w:ins w:id="2064" w:author="Kopp, Darin" w:date="2025-02-20T15:34:00Z"/>
          <w:rFonts w:ascii="Times New Roman" w:hAnsi="Times New Roman" w:cs="Times New Roman"/>
          <w:sz w:val="24"/>
          <w:szCs w:val="24"/>
        </w:rPr>
      </w:pPr>
      <w:bookmarkStart w:id="2065" w:name="_ENREF_56"/>
      <w:ins w:id="2066" w:author="Kopp, Darin" w:date="2025-02-20T15:34:00Z">
        <w:r w:rsidRPr="00AB356D">
          <w:rPr>
            <w:rFonts w:ascii="Times New Roman" w:hAnsi="Times New Roman" w:cs="Times New Roman"/>
            <w:sz w:val="24"/>
            <w:szCs w:val="24"/>
          </w:rPr>
          <w:t xml:space="preserve">Olson, J. R., and S. M. Cormier. 2019. Modeling Spatial and Temporal Variation in Natural Background Specific Conductivity. Environmental Science &amp; Technology </w:t>
        </w:r>
        <w:r w:rsidRPr="00AB356D">
          <w:rPr>
            <w:rFonts w:ascii="Times New Roman" w:hAnsi="Times New Roman" w:cs="Times New Roman"/>
            <w:b/>
            <w:sz w:val="24"/>
            <w:szCs w:val="24"/>
          </w:rPr>
          <w:t>53</w:t>
        </w:r>
        <w:r w:rsidRPr="00AB356D">
          <w:rPr>
            <w:rFonts w:ascii="Times New Roman" w:hAnsi="Times New Roman" w:cs="Times New Roman"/>
            <w:sz w:val="24"/>
            <w:szCs w:val="24"/>
          </w:rPr>
          <w:t>:4316-4325.</w:t>
        </w:r>
        <w:bookmarkEnd w:id="2065"/>
      </w:ins>
    </w:p>
    <w:p w14:paraId="3397398E" w14:textId="77777777" w:rsidR="00707795" w:rsidRPr="00AB356D" w:rsidRDefault="00707795" w:rsidP="00AB356D">
      <w:pPr>
        <w:pStyle w:val="EndNoteBibliography"/>
        <w:spacing w:after="0" w:line="480" w:lineRule="auto"/>
        <w:ind w:left="720" w:hanging="720"/>
        <w:rPr>
          <w:ins w:id="2067" w:author="Kopp, Darin" w:date="2025-02-20T15:34:00Z"/>
          <w:rFonts w:ascii="Times New Roman" w:hAnsi="Times New Roman" w:cs="Times New Roman"/>
          <w:sz w:val="24"/>
          <w:szCs w:val="24"/>
        </w:rPr>
      </w:pPr>
      <w:bookmarkStart w:id="2068" w:name="_ENREF_57"/>
      <w:ins w:id="2069" w:author="Kopp, Darin" w:date="2025-02-20T15:34:00Z">
        <w:r w:rsidRPr="00AB356D">
          <w:rPr>
            <w:rFonts w:ascii="Times New Roman" w:hAnsi="Times New Roman" w:cs="Times New Roman"/>
            <w:sz w:val="24"/>
            <w:szCs w:val="24"/>
          </w:rPr>
          <w:t xml:space="preserve">Olson, J. R., and C. Hawkins, P. . 2013. Developing site-specific nutrient criteria from empirical models. Freshwater Science </w:t>
        </w:r>
        <w:r w:rsidRPr="00AB356D">
          <w:rPr>
            <w:rFonts w:ascii="Times New Roman" w:hAnsi="Times New Roman" w:cs="Times New Roman"/>
            <w:b/>
            <w:sz w:val="24"/>
            <w:szCs w:val="24"/>
          </w:rPr>
          <w:t>32</w:t>
        </w:r>
        <w:r w:rsidRPr="00AB356D">
          <w:rPr>
            <w:rFonts w:ascii="Times New Roman" w:hAnsi="Times New Roman" w:cs="Times New Roman"/>
            <w:sz w:val="24"/>
            <w:szCs w:val="24"/>
          </w:rPr>
          <w:t>:719-740.</w:t>
        </w:r>
        <w:bookmarkEnd w:id="2068"/>
      </w:ins>
    </w:p>
    <w:p w14:paraId="358A61A6" w14:textId="77777777" w:rsidR="00707795" w:rsidRPr="00AB356D" w:rsidRDefault="00707795" w:rsidP="00AB356D">
      <w:pPr>
        <w:pStyle w:val="EndNoteBibliography"/>
        <w:spacing w:after="0" w:line="480" w:lineRule="auto"/>
        <w:ind w:left="720" w:hanging="720"/>
        <w:rPr>
          <w:ins w:id="2070" w:author="Kopp, Darin" w:date="2025-02-20T15:34:00Z"/>
          <w:rFonts w:ascii="Times New Roman" w:hAnsi="Times New Roman" w:cs="Times New Roman"/>
          <w:sz w:val="24"/>
          <w:szCs w:val="24"/>
        </w:rPr>
      </w:pPr>
      <w:bookmarkStart w:id="2071" w:name="_ENREF_58"/>
      <w:ins w:id="2072" w:author="Kopp, Darin" w:date="2025-02-20T15:34:00Z">
        <w:r w:rsidRPr="00AB356D">
          <w:rPr>
            <w:rFonts w:ascii="Times New Roman" w:hAnsi="Times New Roman" w:cs="Times New Roman"/>
            <w:sz w:val="24"/>
            <w:szCs w:val="24"/>
          </w:rPr>
          <w:t xml:space="preserve">Olson, J. R., and C. P. Hawkins. 2012. Predicting natural base-flow stream water chemistry in the western United States. Water Resources Research </w:t>
        </w:r>
        <w:r w:rsidRPr="00AB356D">
          <w:rPr>
            <w:rFonts w:ascii="Times New Roman" w:hAnsi="Times New Roman" w:cs="Times New Roman"/>
            <w:b/>
            <w:sz w:val="24"/>
            <w:szCs w:val="24"/>
          </w:rPr>
          <w:t>48</w:t>
        </w:r>
        <w:r w:rsidRPr="00AB356D">
          <w:rPr>
            <w:rFonts w:ascii="Times New Roman" w:hAnsi="Times New Roman" w:cs="Times New Roman"/>
            <w:sz w:val="24"/>
            <w:szCs w:val="24"/>
          </w:rPr>
          <w:t>.</w:t>
        </w:r>
        <w:bookmarkEnd w:id="2071"/>
      </w:ins>
    </w:p>
    <w:p w14:paraId="6737C704" w14:textId="77777777" w:rsidR="00707795" w:rsidRPr="00AB356D" w:rsidRDefault="00707795" w:rsidP="00AB356D">
      <w:pPr>
        <w:pStyle w:val="EndNoteBibliography"/>
        <w:spacing w:after="0" w:line="480" w:lineRule="auto"/>
        <w:ind w:left="720" w:hanging="720"/>
        <w:rPr>
          <w:ins w:id="2073" w:author="Kopp, Darin" w:date="2025-02-20T15:34:00Z"/>
          <w:rFonts w:ascii="Times New Roman" w:hAnsi="Times New Roman" w:cs="Times New Roman"/>
          <w:sz w:val="24"/>
          <w:szCs w:val="24"/>
        </w:rPr>
      </w:pPr>
      <w:bookmarkStart w:id="2074" w:name="_ENREF_59"/>
      <w:ins w:id="2075" w:author="Kopp, Darin" w:date="2025-02-20T15:34:00Z">
        <w:r w:rsidRPr="00AB356D">
          <w:rPr>
            <w:rFonts w:ascii="Times New Roman" w:hAnsi="Times New Roman" w:cs="Times New Roman"/>
            <w:sz w:val="24"/>
            <w:szCs w:val="24"/>
          </w:rPr>
          <w:t xml:space="preserve">Outhwaite, C. L., P. McCann, and T. Newbold. 2022. Agriculture and climate change are reshaping insect biodiversity worldwide. Nature </w:t>
        </w:r>
        <w:r w:rsidRPr="00AB356D">
          <w:rPr>
            <w:rFonts w:ascii="Times New Roman" w:hAnsi="Times New Roman" w:cs="Times New Roman"/>
            <w:b/>
            <w:sz w:val="24"/>
            <w:szCs w:val="24"/>
          </w:rPr>
          <w:t>605</w:t>
        </w:r>
        <w:r w:rsidRPr="00AB356D">
          <w:rPr>
            <w:rFonts w:ascii="Times New Roman" w:hAnsi="Times New Roman" w:cs="Times New Roman"/>
            <w:sz w:val="24"/>
            <w:szCs w:val="24"/>
          </w:rPr>
          <w:t>:97-102.</w:t>
        </w:r>
        <w:bookmarkEnd w:id="2074"/>
      </w:ins>
    </w:p>
    <w:p w14:paraId="23358D38" w14:textId="77777777" w:rsidR="00707795" w:rsidRPr="00AB356D" w:rsidRDefault="00707795" w:rsidP="00AB356D">
      <w:pPr>
        <w:pStyle w:val="EndNoteBibliography"/>
        <w:spacing w:after="0" w:line="480" w:lineRule="auto"/>
        <w:ind w:left="720" w:hanging="720"/>
        <w:rPr>
          <w:rFonts w:ascii="Times New Roman" w:hAnsi="Times New Roman"/>
          <w:sz w:val="24"/>
          <w:rPrChange w:id="2076" w:author="Kopp, Darin" w:date="2025-02-20T15:34:00Z">
            <w:rPr/>
          </w:rPrChange>
        </w:rPr>
        <w:pPrChange w:id="2077" w:author="Kopp, Darin" w:date="2025-02-20T15:34:00Z">
          <w:pPr>
            <w:pStyle w:val="EndNoteBibliography"/>
            <w:spacing w:after="0"/>
            <w:ind w:left="720" w:hanging="720"/>
          </w:pPr>
        </w:pPrChange>
      </w:pPr>
      <w:bookmarkStart w:id="2078" w:name="_ENREF_60"/>
      <w:r w:rsidRPr="00AB356D">
        <w:rPr>
          <w:rFonts w:ascii="Times New Roman" w:hAnsi="Times New Roman"/>
          <w:sz w:val="24"/>
          <w:rPrChange w:id="2079" w:author="Kopp, Darin" w:date="2025-02-20T15:34:00Z">
            <w:rPr/>
          </w:rPrChange>
        </w:rPr>
        <w:t>Ovaskainen, O., and N. Abrego. 2020. Joint Species Distribution Modelling: With Applications in R. Cambridge University Press, Cambridge.</w:t>
      </w:r>
      <w:bookmarkEnd w:id="2078"/>
    </w:p>
    <w:p w14:paraId="703C1D35" w14:textId="77777777" w:rsidR="00707795" w:rsidRPr="00AB356D" w:rsidRDefault="00707795" w:rsidP="00AB356D">
      <w:pPr>
        <w:pStyle w:val="EndNoteBibliography"/>
        <w:spacing w:after="0" w:line="480" w:lineRule="auto"/>
        <w:ind w:left="720" w:hanging="720"/>
        <w:rPr>
          <w:ins w:id="2080" w:author="Kopp, Darin" w:date="2025-02-20T15:34:00Z"/>
          <w:rFonts w:ascii="Times New Roman" w:hAnsi="Times New Roman" w:cs="Times New Roman"/>
          <w:sz w:val="24"/>
          <w:szCs w:val="24"/>
        </w:rPr>
      </w:pPr>
      <w:bookmarkStart w:id="2081" w:name="_ENREF_61"/>
      <w:ins w:id="2082" w:author="Kopp, Darin" w:date="2025-02-20T15:34:00Z">
        <w:r w:rsidRPr="00AB356D">
          <w:rPr>
            <w:rFonts w:ascii="Times New Roman" w:hAnsi="Times New Roman" w:cs="Times New Roman"/>
            <w:sz w:val="24"/>
            <w:szCs w:val="24"/>
          </w:rPr>
          <w:t xml:space="preserve">Ovaskainen, O., D. B. Roy, R. Fox, and B. J. Anderson. 2016. Uncovering hidden spatial structure in species communities with spatially explicit joint species distribution models. Methods in Ecology and Evolution </w:t>
        </w:r>
        <w:r w:rsidRPr="00AB356D">
          <w:rPr>
            <w:rFonts w:ascii="Times New Roman" w:hAnsi="Times New Roman" w:cs="Times New Roman"/>
            <w:b/>
            <w:sz w:val="24"/>
            <w:szCs w:val="24"/>
          </w:rPr>
          <w:t>7</w:t>
        </w:r>
        <w:r w:rsidRPr="00AB356D">
          <w:rPr>
            <w:rFonts w:ascii="Times New Roman" w:hAnsi="Times New Roman" w:cs="Times New Roman"/>
            <w:sz w:val="24"/>
            <w:szCs w:val="24"/>
          </w:rPr>
          <w:t>:428-436.</w:t>
        </w:r>
        <w:bookmarkEnd w:id="2081"/>
      </w:ins>
    </w:p>
    <w:p w14:paraId="6A77019A" w14:textId="77777777" w:rsidR="00707795" w:rsidRPr="00AB356D" w:rsidRDefault="00707795" w:rsidP="00AB356D">
      <w:pPr>
        <w:pStyle w:val="EndNoteBibliography"/>
        <w:spacing w:after="0" w:line="480" w:lineRule="auto"/>
        <w:ind w:left="720" w:hanging="720"/>
        <w:rPr>
          <w:ins w:id="2083" w:author="Kopp, Darin" w:date="2025-02-20T15:34:00Z"/>
          <w:rFonts w:ascii="Times New Roman" w:hAnsi="Times New Roman" w:cs="Times New Roman"/>
          <w:sz w:val="24"/>
          <w:szCs w:val="24"/>
        </w:rPr>
      </w:pPr>
      <w:bookmarkStart w:id="2084" w:name="_ENREF_62"/>
      <w:ins w:id="2085" w:author="Kopp, Darin" w:date="2025-02-20T15:34:00Z">
        <w:r w:rsidRPr="00AB356D">
          <w:rPr>
            <w:rFonts w:ascii="Times New Roman" w:hAnsi="Times New Roman" w:cs="Times New Roman"/>
            <w:sz w:val="24"/>
            <w:szCs w:val="24"/>
          </w:rPr>
          <w:t xml:space="preserve">Ovaskainen, O., G. Tikhonov, A. Norberg, F. Guillaume Blanchet, L. Duan, D. Dunson, T. Roslin, and N. Abrego. 2017. How to make more out of community data? A conceptual framework and its implementation as models and software. Ecology Letters </w:t>
        </w:r>
        <w:r w:rsidRPr="00AB356D">
          <w:rPr>
            <w:rFonts w:ascii="Times New Roman" w:hAnsi="Times New Roman" w:cs="Times New Roman"/>
            <w:b/>
            <w:sz w:val="24"/>
            <w:szCs w:val="24"/>
          </w:rPr>
          <w:t>20</w:t>
        </w:r>
        <w:r w:rsidRPr="00AB356D">
          <w:rPr>
            <w:rFonts w:ascii="Times New Roman" w:hAnsi="Times New Roman" w:cs="Times New Roman"/>
            <w:sz w:val="24"/>
            <w:szCs w:val="24"/>
          </w:rPr>
          <w:t>:561-576.</w:t>
        </w:r>
        <w:bookmarkEnd w:id="2084"/>
      </w:ins>
    </w:p>
    <w:p w14:paraId="02BE3CD0" w14:textId="77777777" w:rsidR="00707795" w:rsidRPr="00AB356D" w:rsidRDefault="00707795" w:rsidP="00AB356D">
      <w:pPr>
        <w:pStyle w:val="EndNoteBibliography"/>
        <w:spacing w:after="0" w:line="480" w:lineRule="auto"/>
        <w:ind w:left="720" w:hanging="720"/>
        <w:rPr>
          <w:rFonts w:ascii="Times New Roman" w:hAnsi="Times New Roman"/>
          <w:sz w:val="24"/>
          <w:rPrChange w:id="2086" w:author="Kopp, Darin" w:date="2025-02-20T15:34:00Z">
            <w:rPr/>
          </w:rPrChange>
        </w:rPr>
        <w:pPrChange w:id="2087" w:author="Kopp, Darin" w:date="2025-02-20T15:34:00Z">
          <w:pPr>
            <w:pStyle w:val="EndNoteBibliography"/>
            <w:spacing w:after="0"/>
            <w:ind w:left="720" w:hanging="720"/>
          </w:pPr>
        </w:pPrChange>
      </w:pPr>
      <w:bookmarkStart w:id="2088" w:name="_ENREF_63"/>
      <w:r w:rsidRPr="00AB356D">
        <w:rPr>
          <w:rFonts w:ascii="Times New Roman" w:hAnsi="Times New Roman"/>
          <w:sz w:val="24"/>
          <w:rPrChange w:id="2089" w:author="Kopp, Darin" w:date="2025-02-20T15:34:00Z">
            <w:rPr/>
          </w:rPrChange>
        </w:rPr>
        <w:t xml:space="preserve">Paulsen, S. G., A. Mayio, D. V. Peck, J. L. Stoddard, E. Tarquinio, S. M. Holdsworth, J. V. Sickle, L. L. Yuan, C. P. Hawkins, A. T. Herlihy, P. R. Kaufmann, M. T. Barbour, D. P. Larsen, and A. R. Olsen. 2008. Condition of stream ecosystems in the US: an overview of the first national assessment. Journal of the North American Benthological Society </w:t>
      </w:r>
      <w:r w:rsidRPr="00AB356D">
        <w:rPr>
          <w:rFonts w:ascii="Times New Roman" w:hAnsi="Times New Roman"/>
          <w:b/>
          <w:sz w:val="24"/>
          <w:rPrChange w:id="2090" w:author="Kopp, Darin" w:date="2025-02-20T15:34:00Z">
            <w:rPr>
              <w:b/>
            </w:rPr>
          </w:rPrChange>
        </w:rPr>
        <w:t>27</w:t>
      </w:r>
      <w:r w:rsidRPr="00AB356D">
        <w:rPr>
          <w:rFonts w:ascii="Times New Roman" w:hAnsi="Times New Roman"/>
          <w:sz w:val="24"/>
          <w:rPrChange w:id="2091" w:author="Kopp, Darin" w:date="2025-02-20T15:34:00Z">
            <w:rPr/>
          </w:rPrChange>
        </w:rPr>
        <w:t>:812-821.</w:t>
      </w:r>
      <w:bookmarkEnd w:id="2088"/>
    </w:p>
    <w:p w14:paraId="3E37A106" w14:textId="77777777" w:rsidR="00707795" w:rsidRPr="00AB356D" w:rsidRDefault="00707795" w:rsidP="00AB356D">
      <w:pPr>
        <w:pStyle w:val="EndNoteBibliography"/>
        <w:spacing w:after="0" w:line="480" w:lineRule="auto"/>
        <w:ind w:left="720" w:hanging="720"/>
        <w:rPr>
          <w:ins w:id="2092" w:author="Kopp, Darin" w:date="2025-02-20T15:34:00Z"/>
          <w:rFonts w:ascii="Times New Roman" w:hAnsi="Times New Roman" w:cs="Times New Roman"/>
          <w:sz w:val="24"/>
          <w:szCs w:val="24"/>
        </w:rPr>
      </w:pPr>
      <w:bookmarkStart w:id="2093" w:name="_ENREF_64"/>
      <w:ins w:id="2094" w:author="Kopp, Darin" w:date="2025-02-20T15:34:00Z">
        <w:r w:rsidRPr="00AB356D">
          <w:rPr>
            <w:rFonts w:ascii="Times New Roman" w:hAnsi="Times New Roman" w:cs="Times New Roman"/>
            <w:sz w:val="24"/>
            <w:szCs w:val="24"/>
          </w:rPr>
          <w:t xml:space="preserve">Peters, J., B. D. Baets, N. E. C. Verhoest, R. Samson, S. Degroeve, P. D. Becker, and W. Huybrechts. 2007. Random forests as a tool for ecohydrological distribution modelling. Ecological Modelling </w:t>
        </w:r>
        <w:r w:rsidRPr="00AB356D">
          <w:rPr>
            <w:rFonts w:ascii="Times New Roman" w:hAnsi="Times New Roman" w:cs="Times New Roman"/>
            <w:b/>
            <w:sz w:val="24"/>
            <w:szCs w:val="24"/>
          </w:rPr>
          <w:t>207</w:t>
        </w:r>
        <w:r w:rsidRPr="00AB356D">
          <w:rPr>
            <w:rFonts w:ascii="Times New Roman" w:hAnsi="Times New Roman" w:cs="Times New Roman"/>
            <w:sz w:val="24"/>
            <w:szCs w:val="24"/>
          </w:rPr>
          <w:t>:304-318.</w:t>
        </w:r>
        <w:bookmarkEnd w:id="2093"/>
      </w:ins>
    </w:p>
    <w:p w14:paraId="058F498D" w14:textId="77777777" w:rsidR="00707795" w:rsidRPr="00AB356D" w:rsidRDefault="00707795" w:rsidP="00AB356D">
      <w:pPr>
        <w:pStyle w:val="EndNoteBibliography"/>
        <w:spacing w:after="0" w:line="480" w:lineRule="auto"/>
        <w:ind w:left="720" w:hanging="720"/>
        <w:rPr>
          <w:rFonts w:ascii="Times New Roman" w:hAnsi="Times New Roman"/>
          <w:sz w:val="24"/>
          <w:rPrChange w:id="2095" w:author="Kopp, Darin" w:date="2025-02-20T15:34:00Z">
            <w:rPr/>
          </w:rPrChange>
        </w:rPr>
        <w:pPrChange w:id="2096" w:author="Kopp, Darin" w:date="2025-02-20T15:34:00Z">
          <w:pPr>
            <w:pStyle w:val="EndNoteBibliography"/>
            <w:spacing w:after="0"/>
            <w:ind w:left="720" w:hanging="720"/>
          </w:pPr>
        </w:pPrChange>
      </w:pPr>
      <w:bookmarkStart w:id="2097" w:name="_ENREF_65"/>
      <w:r w:rsidRPr="00AB356D">
        <w:rPr>
          <w:rFonts w:ascii="Times New Roman" w:hAnsi="Times New Roman"/>
          <w:sz w:val="24"/>
          <w:rPrChange w:id="2098" w:author="Kopp, Darin" w:date="2025-02-20T15:34:00Z">
            <w:rPr/>
          </w:rPrChange>
        </w:rPr>
        <w:t xml:space="preserve">Powell, K. E., T. H. Oliver, T. Johns, M. González-Suárez, J. England, and D. B. Roy. 2023. Abundance trends for river macroinvertebrates vary across taxa, trophic group and river typology. Glob Chang Biol </w:t>
      </w:r>
      <w:r w:rsidRPr="00AB356D">
        <w:rPr>
          <w:rFonts w:ascii="Times New Roman" w:hAnsi="Times New Roman"/>
          <w:b/>
          <w:sz w:val="24"/>
          <w:rPrChange w:id="2099" w:author="Kopp, Darin" w:date="2025-02-20T15:34:00Z">
            <w:rPr>
              <w:b/>
            </w:rPr>
          </w:rPrChange>
        </w:rPr>
        <w:t>29</w:t>
      </w:r>
      <w:r w:rsidRPr="00AB356D">
        <w:rPr>
          <w:rFonts w:ascii="Times New Roman" w:hAnsi="Times New Roman"/>
          <w:sz w:val="24"/>
          <w:rPrChange w:id="2100" w:author="Kopp, Darin" w:date="2025-02-20T15:34:00Z">
            <w:rPr/>
          </w:rPrChange>
        </w:rPr>
        <w:t>:1282-1295.</w:t>
      </w:r>
      <w:bookmarkEnd w:id="2097"/>
    </w:p>
    <w:p w14:paraId="6E40C202" w14:textId="77777777" w:rsidR="00707795" w:rsidRPr="00AB356D" w:rsidRDefault="00707795" w:rsidP="00AB356D">
      <w:pPr>
        <w:pStyle w:val="EndNoteBibliography"/>
        <w:spacing w:after="0" w:line="480" w:lineRule="auto"/>
        <w:ind w:left="720" w:hanging="720"/>
        <w:rPr>
          <w:ins w:id="2101" w:author="Kopp, Darin" w:date="2025-02-20T15:34:00Z"/>
          <w:rFonts w:ascii="Times New Roman" w:hAnsi="Times New Roman" w:cs="Times New Roman"/>
          <w:sz w:val="24"/>
          <w:szCs w:val="24"/>
        </w:rPr>
      </w:pPr>
      <w:bookmarkStart w:id="2102" w:name="_ENREF_66"/>
      <w:ins w:id="2103" w:author="Kopp, Darin" w:date="2025-02-20T15:34:00Z">
        <w:r w:rsidRPr="00AB356D">
          <w:rPr>
            <w:rFonts w:ascii="Times New Roman" w:hAnsi="Times New Roman" w:cs="Times New Roman"/>
            <w:sz w:val="24"/>
            <w:szCs w:val="24"/>
          </w:rPr>
          <w:t xml:space="preserve">Prasad, A. M., L. R. Iverson, and A. Liaw. 2006. Newer Classification and Regression Tree Techniques: Bagging and Random Forests for Ecological Prediction. Ecosystems </w:t>
        </w:r>
        <w:r w:rsidRPr="00AB356D">
          <w:rPr>
            <w:rFonts w:ascii="Times New Roman" w:hAnsi="Times New Roman" w:cs="Times New Roman"/>
            <w:b/>
            <w:sz w:val="24"/>
            <w:szCs w:val="24"/>
          </w:rPr>
          <w:t>9</w:t>
        </w:r>
        <w:r w:rsidRPr="00AB356D">
          <w:rPr>
            <w:rFonts w:ascii="Times New Roman" w:hAnsi="Times New Roman" w:cs="Times New Roman"/>
            <w:sz w:val="24"/>
            <w:szCs w:val="24"/>
          </w:rPr>
          <w:t>:181-199.</w:t>
        </w:r>
        <w:bookmarkEnd w:id="2102"/>
      </w:ins>
    </w:p>
    <w:p w14:paraId="5B183964" w14:textId="77777777" w:rsidR="00707795" w:rsidRPr="00AB356D" w:rsidRDefault="00707795" w:rsidP="00AB356D">
      <w:pPr>
        <w:pStyle w:val="EndNoteBibliography"/>
        <w:spacing w:after="0" w:line="480" w:lineRule="auto"/>
        <w:ind w:left="720" w:hanging="720"/>
        <w:rPr>
          <w:rFonts w:ascii="Times New Roman" w:hAnsi="Times New Roman"/>
          <w:sz w:val="24"/>
          <w:rPrChange w:id="2104" w:author="Kopp, Darin" w:date="2025-02-20T15:34:00Z">
            <w:rPr/>
          </w:rPrChange>
        </w:rPr>
        <w:pPrChange w:id="2105" w:author="Kopp, Darin" w:date="2025-02-20T15:34:00Z">
          <w:pPr>
            <w:pStyle w:val="EndNoteBibliography"/>
            <w:spacing w:after="0"/>
            <w:ind w:left="720" w:hanging="720"/>
          </w:pPr>
        </w:pPrChange>
      </w:pPr>
      <w:bookmarkStart w:id="2106" w:name="_ENREF_67"/>
      <w:r w:rsidRPr="00AB356D">
        <w:rPr>
          <w:rFonts w:ascii="Times New Roman" w:hAnsi="Times New Roman"/>
          <w:sz w:val="24"/>
          <w:rPrChange w:id="2107" w:author="Kopp, Darin" w:date="2025-02-20T15:34:00Z">
            <w:rPr/>
          </w:rPrChange>
        </w:rPr>
        <w:t xml:space="preserve">Reynoldson, T. B., R. H. Norris, V. H. Resh, K. E. Day, and D. M. Rosenberg. 1997. The Reference Condition: A Comparison of Multimetric and Multivariate Approaches to Assess Water-Quality Impairment Using Benthic Macroinvertebrates. Journal of the North American Benthological Society </w:t>
      </w:r>
      <w:r w:rsidRPr="00AB356D">
        <w:rPr>
          <w:rFonts w:ascii="Times New Roman" w:hAnsi="Times New Roman"/>
          <w:b/>
          <w:sz w:val="24"/>
          <w:rPrChange w:id="2108" w:author="Kopp, Darin" w:date="2025-02-20T15:34:00Z">
            <w:rPr>
              <w:b/>
            </w:rPr>
          </w:rPrChange>
        </w:rPr>
        <w:t>16</w:t>
      </w:r>
      <w:r w:rsidRPr="00AB356D">
        <w:rPr>
          <w:rFonts w:ascii="Times New Roman" w:hAnsi="Times New Roman"/>
          <w:sz w:val="24"/>
          <w:rPrChange w:id="2109" w:author="Kopp, Darin" w:date="2025-02-20T15:34:00Z">
            <w:rPr/>
          </w:rPrChange>
        </w:rPr>
        <w:t>:833-852.</w:t>
      </w:r>
      <w:bookmarkEnd w:id="2106"/>
    </w:p>
    <w:p w14:paraId="181C5F5C" w14:textId="77777777" w:rsidR="00707795" w:rsidRPr="00AB356D" w:rsidRDefault="00707795" w:rsidP="00AB356D">
      <w:pPr>
        <w:pStyle w:val="EndNoteBibliography"/>
        <w:spacing w:after="0" w:line="480" w:lineRule="auto"/>
        <w:ind w:left="720" w:hanging="720"/>
        <w:rPr>
          <w:rFonts w:ascii="Times New Roman" w:hAnsi="Times New Roman"/>
          <w:sz w:val="24"/>
          <w:rPrChange w:id="2110" w:author="Kopp, Darin" w:date="2025-02-20T15:34:00Z">
            <w:rPr/>
          </w:rPrChange>
        </w:rPr>
        <w:pPrChange w:id="2111" w:author="Kopp, Darin" w:date="2025-02-20T15:34:00Z">
          <w:pPr>
            <w:pStyle w:val="EndNoteBibliography"/>
            <w:spacing w:after="0"/>
            <w:ind w:left="720" w:hanging="720"/>
          </w:pPr>
        </w:pPrChange>
      </w:pPr>
      <w:bookmarkStart w:id="2112" w:name="_ENREF_68"/>
      <w:r w:rsidRPr="00AB356D">
        <w:rPr>
          <w:rFonts w:ascii="Times New Roman" w:hAnsi="Times New Roman"/>
          <w:sz w:val="24"/>
          <w:rPrChange w:id="2113" w:author="Kopp, Darin" w:date="2025-02-20T15:34:00Z">
            <w:rPr/>
          </w:rPrChange>
        </w:rPr>
        <w:t xml:space="preserve">Rumschlag, S. L., M. B. Mahon, D. K. Jones, W. Battaglin, J. Behrens, E. S. Bernhardt, P. Bradley, E. Brown, F. De Laender, R. Hill, S. Kunz, S. Lee, E. Rosi, R. Schäfer, T. S. Schmidt, M. Simonin, K. Smalling, K. Voss, and J. R. Rohr. 2023. Density declines, richness increases, and composition shifts in stream macroinvertebrates. Science Advances </w:t>
      </w:r>
      <w:r w:rsidRPr="00AB356D">
        <w:rPr>
          <w:rFonts w:ascii="Times New Roman" w:hAnsi="Times New Roman"/>
          <w:b/>
          <w:sz w:val="24"/>
          <w:rPrChange w:id="2114" w:author="Kopp, Darin" w:date="2025-02-20T15:34:00Z">
            <w:rPr>
              <w:b/>
            </w:rPr>
          </w:rPrChange>
        </w:rPr>
        <w:t>9</w:t>
      </w:r>
      <w:r w:rsidRPr="00AB356D">
        <w:rPr>
          <w:rFonts w:ascii="Times New Roman" w:hAnsi="Times New Roman"/>
          <w:sz w:val="24"/>
          <w:rPrChange w:id="2115" w:author="Kopp, Darin" w:date="2025-02-20T15:34:00Z">
            <w:rPr/>
          </w:rPrChange>
        </w:rPr>
        <w:t>:eadf4896.</w:t>
      </w:r>
      <w:bookmarkEnd w:id="2112"/>
    </w:p>
    <w:p w14:paraId="0BB3453D" w14:textId="77777777" w:rsidR="00707795" w:rsidRPr="00AB356D" w:rsidRDefault="00707795" w:rsidP="00AB356D">
      <w:pPr>
        <w:pStyle w:val="EndNoteBibliography"/>
        <w:spacing w:after="0" w:line="480" w:lineRule="auto"/>
        <w:ind w:left="720" w:hanging="720"/>
        <w:rPr>
          <w:ins w:id="2116" w:author="Kopp, Darin" w:date="2025-02-20T15:34:00Z"/>
          <w:rFonts w:ascii="Times New Roman" w:hAnsi="Times New Roman" w:cs="Times New Roman"/>
          <w:sz w:val="24"/>
          <w:szCs w:val="24"/>
        </w:rPr>
      </w:pPr>
      <w:bookmarkStart w:id="2117" w:name="_ENREF_69"/>
      <w:r w:rsidRPr="00AB356D">
        <w:rPr>
          <w:rFonts w:ascii="Times New Roman" w:hAnsi="Times New Roman"/>
          <w:sz w:val="24"/>
          <w:rPrChange w:id="2118" w:author="Kopp, Darin" w:date="2025-02-20T15:34:00Z">
            <w:rPr/>
          </w:rPrChange>
        </w:rPr>
        <w:t xml:space="preserve">Sabo, R. D., </w:t>
      </w:r>
      <w:ins w:id="2119" w:author="Kopp, Darin" w:date="2025-02-20T15:34:00Z">
        <w:r w:rsidRPr="00AB356D">
          <w:rPr>
            <w:rFonts w:ascii="Times New Roman" w:hAnsi="Times New Roman" w:cs="Times New Roman"/>
            <w:sz w:val="24"/>
            <w:szCs w:val="24"/>
          </w:rPr>
          <w:t xml:space="preserve">C. M. Clark, J. Bash, D. Sobota, E. Cooter, J. P. Dobrowolski, B. Z. Houlton, A. Rea, D. Schwede, S. L. Morford, and J. E. Compton. 2019. Decadal Shift in Nitrogen Inputs and Fluxes Across the Contiguous United States: 2002–2012. Journal of Geophysical Research: Biogeosciences </w:t>
        </w:r>
        <w:r w:rsidRPr="00AB356D">
          <w:rPr>
            <w:rFonts w:ascii="Times New Roman" w:hAnsi="Times New Roman" w:cs="Times New Roman"/>
            <w:b/>
            <w:sz w:val="24"/>
            <w:szCs w:val="24"/>
          </w:rPr>
          <w:t>124</w:t>
        </w:r>
        <w:r w:rsidRPr="00AB356D">
          <w:rPr>
            <w:rFonts w:ascii="Times New Roman" w:hAnsi="Times New Roman" w:cs="Times New Roman"/>
            <w:sz w:val="24"/>
            <w:szCs w:val="24"/>
          </w:rPr>
          <w:t>:3104-3124.</w:t>
        </w:r>
        <w:bookmarkEnd w:id="2117"/>
      </w:ins>
    </w:p>
    <w:p w14:paraId="615AD8A3" w14:textId="77777777" w:rsidR="00707795" w:rsidRPr="00AB356D" w:rsidRDefault="00707795" w:rsidP="00AB356D">
      <w:pPr>
        <w:pStyle w:val="EndNoteBibliography"/>
        <w:spacing w:after="0" w:line="480" w:lineRule="auto"/>
        <w:ind w:left="720" w:hanging="720"/>
        <w:rPr>
          <w:ins w:id="2120" w:author="Kopp, Darin" w:date="2025-02-20T15:34:00Z"/>
          <w:rFonts w:ascii="Times New Roman" w:hAnsi="Times New Roman" w:cs="Times New Roman"/>
          <w:sz w:val="24"/>
          <w:szCs w:val="24"/>
        </w:rPr>
      </w:pPr>
      <w:bookmarkStart w:id="2121" w:name="_ENREF_70"/>
      <w:ins w:id="2122" w:author="Kopp, Darin" w:date="2025-02-20T15:34:00Z">
        <w:r w:rsidRPr="00AB356D">
          <w:rPr>
            <w:rFonts w:ascii="Times New Roman" w:hAnsi="Times New Roman" w:cs="Times New Roman"/>
            <w:sz w:val="24"/>
            <w:szCs w:val="24"/>
          </w:rPr>
          <w:t xml:space="preserve">Sabo, R. D., C. M. Clark, D. A. Gibbs, G. S. Metson, M. J. Todd, S. D. LeDuc, D. Greiner, M. M. Fry, R. Polinsky, Q. Yang, H. Tian, and J. E. Compton. 2021. Phosphorus Inventory for the Conterminous United States (2002–2012). Journal of Geophysical Research: Biogeosciences </w:t>
        </w:r>
        <w:r w:rsidRPr="00AB356D">
          <w:rPr>
            <w:rFonts w:ascii="Times New Roman" w:hAnsi="Times New Roman" w:cs="Times New Roman"/>
            <w:b/>
            <w:sz w:val="24"/>
            <w:szCs w:val="24"/>
          </w:rPr>
          <w:t>126</w:t>
        </w:r>
        <w:r w:rsidRPr="00AB356D">
          <w:rPr>
            <w:rFonts w:ascii="Times New Roman" w:hAnsi="Times New Roman" w:cs="Times New Roman"/>
            <w:sz w:val="24"/>
            <w:szCs w:val="24"/>
          </w:rPr>
          <w:t>:e2020JG005684.</w:t>
        </w:r>
        <w:bookmarkEnd w:id="2121"/>
      </w:ins>
    </w:p>
    <w:p w14:paraId="3EA947CF" w14:textId="77777777" w:rsidR="00707795" w:rsidRPr="00AB356D" w:rsidRDefault="00707795" w:rsidP="00AB356D">
      <w:pPr>
        <w:pStyle w:val="EndNoteBibliography"/>
        <w:spacing w:after="0" w:line="480" w:lineRule="auto"/>
        <w:ind w:left="720" w:hanging="720"/>
        <w:rPr>
          <w:rFonts w:ascii="Times New Roman" w:hAnsi="Times New Roman"/>
          <w:sz w:val="24"/>
          <w:rPrChange w:id="2123" w:author="Kopp, Darin" w:date="2025-02-20T15:34:00Z">
            <w:rPr/>
          </w:rPrChange>
        </w:rPr>
        <w:pPrChange w:id="2124" w:author="Kopp, Darin" w:date="2025-02-20T15:34:00Z">
          <w:pPr>
            <w:pStyle w:val="EndNoteBibliography"/>
            <w:spacing w:after="0"/>
            <w:ind w:left="720" w:hanging="720"/>
          </w:pPr>
        </w:pPrChange>
      </w:pPr>
      <w:bookmarkStart w:id="2125" w:name="_ENREF_71"/>
      <w:ins w:id="2126" w:author="Kopp, Darin" w:date="2025-02-20T15:34:00Z">
        <w:r w:rsidRPr="00AB356D">
          <w:rPr>
            <w:rFonts w:ascii="Times New Roman" w:hAnsi="Times New Roman" w:cs="Times New Roman"/>
            <w:sz w:val="24"/>
            <w:szCs w:val="24"/>
          </w:rPr>
          <w:t xml:space="preserve">Sabo, R. D., </w:t>
        </w:r>
      </w:ins>
      <w:r w:rsidRPr="00AB356D">
        <w:rPr>
          <w:rFonts w:ascii="Times New Roman" w:hAnsi="Times New Roman"/>
          <w:sz w:val="24"/>
          <w:rPrChange w:id="2127" w:author="Kopp, Darin" w:date="2025-02-20T15:34:00Z">
            <w:rPr/>
          </w:rPrChange>
        </w:rPr>
        <w:t xml:space="preserve">B. Pickard, J. Lin, B. Washington, C. M. Clark, J. E. Compton, M. Pennino, B. Bierwagen, S. D. LeDuc, J. N. Carleton, M. Weber, M. Fry, R. Hill, S. Paulsen, A. Herlihy, and J. L. Stoddard. 2023. Comparing Drivers of Spatial Variability in U.S. Lake and Stream Phosphorus Concentrations. Journal of Geophysical Research: Biogeosciences </w:t>
      </w:r>
      <w:r w:rsidRPr="00AB356D">
        <w:rPr>
          <w:rFonts w:ascii="Times New Roman" w:hAnsi="Times New Roman"/>
          <w:b/>
          <w:sz w:val="24"/>
          <w:rPrChange w:id="2128" w:author="Kopp, Darin" w:date="2025-02-20T15:34:00Z">
            <w:rPr>
              <w:b/>
            </w:rPr>
          </w:rPrChange>
        </w:rPr>
        <w:t>128</w:t>
      </w:r>
      <w:r w:rsidRPr="00AB356D">
        <w:rPr>
          <w:rFonts w:ascii="Times New Roman" w:hAnsi="Times New Roman"/>
          <w:sz w:val="24"/>
          <w:rPrChange w:id="2129" w:author="Kopp, Darin" w:date="2025-02-20T15:34:00Z">
            <w:rPr/>
          </w:rPrChange>
        </w:rPr>
        <w:t>:e2022JG007227.</w:t>
      </w:r>
      <w:bookmarkEnd w:id="2125"/>
    </w:p>
    <w:p w14:paraId="432429DF" w14:textId="77777777" w:rsidR="00707795" w:rsidRPr="00AB356D" w:rsidRDefault="00707795" w:rsidP="00AB356D">
      <w:pPr>
        <w:pStyle w:val="EndNoteBibliography"/>
        <w:spacing w:after="0" w:line="480" w:lineRule="auto"/>
        <w:ind w:left="720" w:hanging="720"/>
        <w:rPr>
          <w:rFonts w:ascii="Times New Roman" w:hAnsi="Times New Roman"/>
          <w:sz w:val="24"/>
          <w:rPrChange w:id="2130" w:author="Kopp, Darin" w:date="2025-02-20T15:34:00Z">
            <w:rPr/>
          </w:rPrChange>
        </w:rPr>
        <w:pPrChange w:id="2131" w:author="Kopp, Darin" w:date="2025-02-20T15:34:00Z">
          <w:pPr>
            <w:pStyle w:val="EndNoteBibliography"/>
            <w:spacing w:after="0"/>
            <w:ind w:left="720" w:hanging="720"/>
          </w:pPr>
        </w:pPrChange>
      </w:pPr>
      <w:bookmarkStart w:id="2132" w:name="_ENREF_72"/>
      <w:r w:rsidRPr="00AB356D">
        <w:rPr>
          <w:rFonts w:ascii="Times New Roman" w:hAnsi="Times New Roman"/>
          <w:sz w:val="24"/>
          <w:rPrChange w:id="2133" w:author="Kopp, Darin" w:date="2025-02-20T15:34:00Z">
            <w:rPr/>
          </w:rPrChange>
        </w:rPr>
        <w:t xml:space="preserve">Samson, F., and F. Knopf. 1994. Prairie conservation in North America. BioScience </w:t>
      </w:r>
      <w:r w:rsidRPr="00AB356D">
        <w:rPr>
          <w:rFonts w:ascii="Times New Roman" w:hAnsi="Times New Roman"/>
          <w:b/>
          <w:sz w:val="24"/>
          <w:rPrChange w:id="2134" w:author="Kopp, Darin" w:date="2025-02-20T15:34:00Z">
            <w:rPr>
              <w:b/>
            </w:rPr>
          </w:rPrChange>
        </w:rPr>
        <w:t>44</w:t>
      </w:r>
      <w:r w:rsidRPr="00AB356D">
        <w:rPr>
          <w:rFonts w:ascii="Times New Roman" w:hAnsi="Times New Roman"/>
          <w:sz w:val="24"/>
          <w:rPrChange w:id="2135" w:author="Kopp, Darin" w:date="2025-02-20T15:34:00Z">
            <w:rPr/>
          </w:rPrChange>
        </w:rPr>
        <w:t>:418-421.</w:t>
      </w:r>
      <w:bookmarkEnd w:id="2132"/>
    </w:p>
    <w:p w14:paraId="58B20DE5" w14:textId="77777777" w:rsidR="00707795" w:rsidRPr="00AB356D" w:rsidRDefault="00707795" w:rsidP="00AB356D">
      <w:pPr>
        <w:pStyle w:val="EndNoteBibliography"/>
        <w:spacing w:after="0" w:line="480" w:lineRule="auto"/>
        <w:ind w:left="720" w:hanging="720"/>
        <w:rPr>
          <w:rFonts w:ascii="Times New Roman" w:hAnsi="Times New Roman"/>
          <w:sz w:val="24"/>
          <w:rPrChange w:id="2136" w:author="Kopp, Darin" w:date="2025-02-20T15:34:00Z">
            <w:rPr/>
          </w:rPrChange>
        </w:rPr>
        <w:pPrChange w:id="2137" w:author="Kopp, Darin" w:date="2025-02-20T15:34:00Z">
          <w:pPr>
            <w:pStyle w:val="EndNoteBibliography"/>
            <w:spacing w:after="0"/>
            <w:ind w:left="720" w:hanging="720"/>
          </w:pPr>
        </w:pPrChange>
      </w:pPr>
      <w:bookmarkStart w:id="2138" w:name="_ENREF_73"/>
      <w:r w:rsidRPr="00AB356D">
        <w:rPr>
          <w:rFonts w:ascii="Times New Roman" w:hAnsi="Times New Roman"/>
          <w:sz w:val="24"/>
          <w:rPrChange w:id="2139" w:author="Kopp, Darin" w:date="2025-02-20T15:34:00Z">
            <w:rPr/>
          </w:rPrChange>
        </w:rPr>
        <w:t xml:space="preserve">Sánchez-Bayo, F., and K. A. G. Wyckhuys. 2019. Worldwide decline of the entomofauna: A review of its drivers. Biological Conservation </w:t>
      </w:r>
      <w:r w:rsidRPr="00AB356D">
        <w:rPr>
          <w:rFonts w:ascii="Times New Roman" w:hAnsi="Times New Roman"/>
          <w:b/>
          <w:sz w:val="24"/>
          <w:rPrChange w:id="2140" w:author="Kopp, Darin" w:date="2025-02-20T15:34:00Z">
            <w:rPr>
              <w:b/>
            </w:rPr>
          </w:rPrChange>
        </w:rPr>
        <w:t>232</w:t>
      </w:r>
      <w:r w:rsidRPr="00AB356D">
        <w:rPr>
          <w:rFonts w:ascii="Times New Roman" w:hAnsi="Times New Roman"/>
          <w:sz w:val="24"/>
          <w:rPrChange w:id="2141" w:author="Kopp, Darin" w:date="2025-02-20T15:34:00Z">
            <w:rPr/>
          </w:rPrChange>
        </w:rPr>
        <w:t>:8-27.</w:t>
      </w:r>
      <w:bookmarkEnd w:id="2138"/>
    </w:p>
    <w:p w14:paraId="1335F25C" w14:textId="77777777" w:rsidR="00707795" w:rsidRPr="00AB356D" w:rsidRDefault="00707795" w:rsidP="00AB356D">
      <w:pPr>
        <w:pStyle w:val="EndNoteBibliography"/>
        <w:spacing w:after="0" w:line="480" w:lineRule="auto"/>
        <w:ind w:left="720" w:hanging="720"/>
        <w:rPr>
          <w:rFonts w:ascii="Times New Roman" w:hAnsi="Times New Roman"/>
          <w:sz w:val="24"/>
          <w:rPrChange w:id="2142" w:author="Kopp, Darin" w:date="2025-02-20T15:34:00Z">
            <w:rPr/>
          </w:rPrChange>
        </w:rPr>
        <w:pPrChange w:id="2143" w:author="Kopp, Darin" w:date="2025-02-20T15:34:00Z">
          <w:pPr>
            <w:pStyle w:val="EndNoteBibliography"/>
            <w:spacing w:after="0"/>
            <w:ind w:left="720" w:hanging="720"/>
          </w:pPr>
        </w:pPrChange>
      </w:pPr>
      <w:bookmarkStart w:id="2144" w:name="_ENREF_74"/>
      <w:r w:rsidRPr="00AB356D">
        <w:rPr>
          <w:rFonts w:ascii="Times New Roman" w:hAnsi="Times New Roman"/>
          <w:sz w:val="24"/>
          <w:rPrChange w:id="2145" w:author="Kopp, Darin" w:date="2025-02-20T15:34:00Z">
            <w:rPr/>
          </w:rPrChange>
        </w:rPr>
        <w:t xml:space="preserve">Scherrer, D., H. K. Mod, and A. Guisan. 2020. How to evaluate community predictions without thresholding? Methods in Ecology and Evolution </w:t>
      </w:r>
      <w:r w:rsidRPr="00AB356D">
        <w:rPr>
          <w:rFonts w:ascii="Times New Roman" w:hAnsi="Times New Roman"/>
          <w:b/>
          <w:sz w:val="24"/>
          <w:rPrChange w:id="2146" w:author="Kopp, Darin" w:date="2025-02-20T15:34:00Z">
            <w:rPr>
              <w:b/>
            </w:rPr>
          </w:rPrChange>
        </w:rPr>
        <w:t>11</w:t>
      </w:r>
      <w:r w:rsidRPr="00AB356D">
        <w:rPr>
          <w:rFonts w:ascii="Times New Roman" w:hAnsi="Times New Roman"/>
          <w:sz w:val="24"/>
          <w:rPrChange w:id="2147" w:author="Kopp, Darin" w:date="2025-02-20T15:34:00Z">
            <w:rPr/>
          </w:rPrChange>
        </w:rPr>
        <w:t>:51-63.</w:t>
      </w:r>
      <w:bookmarkEnd w:id="2144"/>
    </w:p>
    <w:p w14:paraId="5678EDBE" w14:textId="77777777" w:rsidR="00FE06C8" w:rsidRPr="00FE06C8" w:rsidRDefault="00FE06C8" w:rsidP="00FE06C8">
      <w:pPr>
        <w:pStyle w:val="EndNoteBibliography"/>
        <w:spacing w:after="0"/>
        <w:ind w:left="720" w:hanging="720"/>
        <w:rPr>
          <w:del w:id="2148" w:author="Kopp, Darin" w:date="2025-02-20T15:34:00Z"/>
        </w:rPr>
      </w:pPr>
      <w:del w:id="2149" w:author="Kopp, Darin" w:date="2025-02-20T15:34:00Z">
        <w:r w:rsidRPr="00FE06C8">
          <w:delText xml:space="preserve">Soga, M., and K. J. Gaston. 2018. Shifting baseline syndrome: causes, consequences, and implications. Frontiers in Ecology and the Environment </w:delText>
        </w:r>
        <w:r w:rsidRPr="00FE06C8">
          <w:rPr>
            <w:b/>
          </w:rPr>
          <w:delText>16</w:delText>
        </w:r>
        <w:r w:rsidRPr="00FE06C8">
          <w:delText>:222-230.</w:delText>
        </w:r>
      </w:del>
    </w:p>
    <w:p w14:paraId="6B9F1070" w14:textId="77777777" w:rsidR="00707795" w:rsidRPr="00AB356D" w:rsidRDefault="00707795" w:rsidP="00AB356D">
      <w:pPr>
        <w:pStyle w:val="EndNoteBibliography"/>
        <w:spacing w:after="0" w:line="480" w:lineRule="auto"/>
        <w:ind w:left="720" w:hanging="720"/>
        <w:rPr>
          <w:ins w:id="2150" w:author="Kopp, Darin" w:date="2025-02-20T15:34:00Z"/>
          <w:rFonts w:ascii="Times New Roman" w:hAnsi="Times New Roman" w:cs="Times New Roman"/>
          <w:sz w:val="24"/>
          <w:szCs w:val="24"/>
        </w:rPr>
      </w:pPr>
      <w:bookmarkStart w:id="2151" w:name="_ENREF_75"/>
      <w:ins w:id="2152" w:author="Kopp, Darin" w:date="2025-02-20T15:34:00Z">
        <w:r w:rsidRPr="00AB356D">
          <w:rPr>
            <w:rFonts w:ascii="Times New Roman" w:hAnsi="Times New Roman" w:cs="Times New Roman"/>
            <w:sz w:val="24"/>
            <w:szCs w:val="24"/>
          </w:rPr>
          <w:t xml:space="preserve">Smucker, N. J., E. M. Pilgrim, C. T. Nietch, L. Gains-Germain, C. Carpenter, J. A. Darling, L. L. Yuan, R. M. Mitchell, and A. I. Pollard. 2024. Using DNA metabarcoding to characterize national scale diatom-environment relationships and to develop indicators in streams and rivers of the United States. Science of The Total Environment </w:t>
        </w:r>
        <w:r w:rsidRPr="00AB356D">
          <w:rPr>
            <w:rFonts w:ascii="Times New Roman" w:hAnsi="Times New Roman" w:cs="Times New Roman"/>
            <w:b/>
            <w:sz w:val="24"/>
            <w:szCs w:val="24"/>
          </w:rPr>
          <w:t>939</w:t>
        </w:r>
        <w:r w:rsidRPr="00AB356D">
          <w:rPr>
            <w:rFonts w:ascii="Times New Roman" w:hAnsi="Times New Roman" w:cs="Times New Roman"/>
            <w:sz w:val="24"/>
            <w:szCs w:val="24"/>
          </w:rPr>
          <w:t>:173502.</w:t>
        </w:r>
        <w:bookmarkEnd w:id="2151"/>
      </w:ins>
    </w:p>
    <w:p w14:paraId="0A7BCD6D" w14:textId="77777777" w:rsidR="00707795" w:rsidRPr="00AB356D" w:rsidRDefault="00707795" w:rsidP="00AB356D">
      <w:pPr>
        <w:pStyle w:val="EndNoteBibliography"/>
        <w:spacing w:after="0" w:line="480" w:lineRule="auto"/>
        <w:ind w:left="720" w:hanging="720"/>
        <w:rPr>
          <w:rFonts w:ascii="Times New Roman" w:hAnsi="Times New Roman"/>
          <w:sz w:val="24"/>
          <w:rPrChange w:id="2153" w:author="Kopp, Darin" w:date="2025-02-20T15:34:00Z">
            <w:rPr/>
          </w:rPrChange>
        </w:rPr>
        <w:pPrChange w:id="2154" w:author="Kopp, Darin" w:date="2025-02-20T15:34:00Z">
          <w:pPr>
            <w:pStyle w:val="EndNoteBibliography"/>
            <w:spacing w:after="0"/>
            <w:ind w:left="720" w:hanging="720"/>
          </w:pPr>
        </w:pPrChange>
      </w:pPr>
      <w:bookmarkStart w:id="2155" w:name="_ENREF_76"/>
      <w:r w:rsidRPr="00AB356D">
        <w:rPr>
          <w:rFonts w:ascii="Times New Roman" w:hAnsi="Times New Roman"/>
          <w:sz w:val="24"/>
          <w:rPrChange w:id="2156" w:author="Kopp, Darin" w:date="2025-02-20T15:34:00Z">
            <w:rPr/>
          </w:rPrChange>
        </w:rPr>
        <w:t xml:space="preserve">Soranno, P. A., T. Wagner, S. L. Martin, C. McLean, L. N. Novitski, C. D. Provence, and A. R. Rober. 2011. Quantifying regional reference conditions for freshwater ecosystem management: A comparison of approaches and future research needs. Lake and Reservoir Management </w:t>
      </w:r>
      <w:r w:rsidRPr="00AB356D">
        <w:rPr>
          <w:rFonts w:ascii="Times New Roman" w:hAnsi="Times New Roman"/>
          <w:b/>
          <w:sz w:val="24"/>
          <w:rPrChange w:id="2157" w:author="Kopp, Darin" w:date="2025-02-20T15:34:00Z">
            <w:rPr>
              <w:b/>
            </w:rPr>
          </w:rPrChange>
        </w:rPr>
        <w:t>27</w:t>
      </w:r>
      <w:r w:rsidRPr="00AB356D">
        <w:rPr>
          <w:rFonts w:ascii="Times New Roman" w:hAnsi="Times New Roman"/>
          <w:sz w:val="24"/>
          <w:rPrChange w:id="2158" w:author="Kopp, Darin" w:date="2025-02-20T15:34:00Z">
            <w:rPr/>
          </w:rPrChange>
        </w:rPr>
        <w:t>:138-148.</w:t>
      </w:r>
      <w:bookmarkEnd w:id="2155"/>
    </w:p>
    <w:p w14:paraId="0885E05F" w14:textId="77777777" w:rsidR="00707795" w:rsidRPr="00AB356D" w:rsidRDefault="00707795" w:rsidP="00AB356D">
      <w:pPr>
        <w:pStyle w:val="EndNoteBibliography"/>
        <w:spacing w:after="0" w:line="480" w:lineRule="auto"/>
        <w:ind w:left="720" w:hanging="720"/>
        <w:rPr>
          <w:ins w:id="2159" w:author="Kopp, Darin" w:date="2025-02-20T15:34:00Z"/>
          <w:rFonts w:ascii="Times New Roman" w:hAnsi="Times New Roman" w:cs="Times New Roman"/>
          <w:sz w:val="24"/>
          <w:szCs w:val="24"/>
        </w:rPr>
      </w:pPr>
      <w:bookmarkStart w:id="2160" w:name="_ENREF_77"/>
      <w:ins w:id="2161" w:author="Kopp, Darin" w:date="2025-02-20T15:34:00Z">
        <w:r w:rsidRPr="00AB356D">
          <w:rPr>
            <w:rFonts w:ascii="Times New Roman" w:hAnsi="Times New Roman" w:cs="Times New Roman"/>
            <w:sz w:val="24"/>
            <w:szCs w:val="24"/>
          </w:rPr>
          <w:t xml:space="preserve">Spake, R., M. P. Barajas-Barbosa, S. A. Blowes, D. E. Bowler, C. T. Callaghan, M. Garbowski, S. D. Jurburg, R. van Klink, L. Korell, E. Ladouceur, R. Rozzi, D. S. Viana, W.-B. Xu, and J. M. Chase. 2022. Detecting Thresholds of Ecological Change in the Anthropocene. Annual Review of Environment and Resources </w:t>
        </w:r>
        <w:r w:rsidRPr="00AB356D">
          <w:rPr>
            <w:rFonts w:ascii="Times New Roman" w:hAnsi="Times New Roman" w:cs="Times New Roman"/>
            <w:b/>
            <w:sz w:val="24"/>
            <w:szCs w:val="24"/>
          </w:rPr>
          <w:t>47</w:t>
        </w:r>
        <w:r w:rsidRPr="00AB356D">
          <w:rPr>
            <w:rFonts w:ascii="Times New Roman" w:hAnsi="Times New Roman" w:cs="Times New Roman"/>
            <w:sz w:val="24"/>
            <w:szCs w:val="24"/>
          </w:rPr>
          <w:t>:797-821.</w:t>
        </w:r>
        <w:bookmarkEnd w:id="2160"/>
      </w:ins>
    </w:p>
    <w:p w14:paraId="227C958D" w14:textId="77777777" w:rsidR="00707795" w:rsidRPr="00AB356D" w:rsidRDefault="00707795" w:rsidP="00AB356D">
      <w:pPr>
        <w:pStyle w:val="EndNoteBibliography"/>
        <w:spacing w:after="0" w:line="480" w:lineRule="auto"/>
        <w:ind w:left="720" w:hanging="720"/>
        <w:rPr>
          <w:rFonts w:ascii="Times New Roman" w:hAnsi="Times New Roman"/>
          <w:sz w:val="24"/>
          <w:rPrChange w:id="2162" w:author="Kopp, Darin" w:date="2025-02-20T15:34:00Z">
            <w:rPr/>
          </w:rPrChange>
        </w:rPr>
        <w:pPrChange w:id="2163" w:author="Kopp, Darin" w:date="2025-02-20T15:34:00Z">
          <w:pPr>
            <w:pStyle w:val="EndNoteBibliography"/>
            <w:spacing w:after="0"/>
            <w:ind w:left="720" w:hanging="720"/>
          </w:pPr>
        </w:pPrChange>
      </w:pPr>
      <w:bookmarkStart w:id="2164" w:name="_ENREF_78"/>
      <w:r w:rsidRPr="00AB356D">
        <w:rPr>
          <w:rFonts w:ascii="Times New Roman" w:hAnsi="Times New Roman"/>
          <w:sz w:val="24"/>
          <w:rPrChange w:id="2165" w:author="Kopp, Darin" w:date="2025-02-20T15:34:00Z">
            <w:rPr/>
          </w:rPrChange>
        </w:rPr>
        <w:t xml:space="preserve">Stoddard, J. L., A. T. Herlihy, D. V. Peck, R. M. Hughes, T. R. Whittier, and E. Tarquinio. 2008. A process for creating multimetric indices for large-scale aquatic surveys. Journal of the North American Benthological Society </w:t>
      </w:r>
      <w:r w:rsidRPr="00AB356D">
        <w:rPr>
          <w:rFonts w:ascii="Times New Roman" w:hAnsi="Times New Roman"/>
          <w:b/>
          <w:sz w:val="24"/>
          <w:rPrChange w:id="2166" w:author="Kopp, Darin" w:date="2025-02-20T15:34:00Z">
            <w:rPr>
              <w:b/>
            </w:rPr>
          </w:rPrChange>
        </w:rPr>
        <w:t>27</w:t>
      </w:r>
      <w:r w:rsidRPr="00AB356D">
        <w:rPr>
          <w:rFonts w:ascii="Times New Roman" w:hAnsi="Times New Roman"/>
          <w:sz w:val="24"/>
          <w:rPrChange w:id="2167" w:author="Kopp, Darin" w:date="2025-02-20T15:34:00Z">
            <w:rPr/>
          </w:rPrChange>
        </w:rPr>
        <w:t>:878-891.</w:t>
      </w:r>
      <w:bookmarkEnd w:id="2164"/>
    </w:p>
    <w:p w14:paraId="39C08BE4" w14:textId="77777777" w:rsidR="00707795" w:rsidRPr="00AB356D" w:rsidRDefault="00707795" w:rsidP="00AB356D">
      <w:pPr>
        <w:pStyle w:val="EndNoteBibliography"/>
        <w:spacing w:after="0" w:line="480" w:lineRule="auto"/>
        <w:ind w:left="720" w:hanging="720"/>
        <w:rPr>
          <w:rFonts w:ascii="Times New Roman" w:hAnsi="Times New Roman"/>
          <w:sz w:val="24"/>
          <w:rPrChange w:id="2168" w:author="Kopp, Darin" w:date="2025-02-20T15:34:00Z">
            <w:rPr/>
          </w:rPrChange>
        </w:rPr>
        <w:pPrChange w:id="2169" w:author="Kopp, Darin" w:date="2025-02-20T15:34:00Z">
          <w:pPr>
            <w:pStyle w:val="EndNoteBibliography"/>
            <w:spacing w:after="0"/>
            <w:ind w:left="720" w:hanging="720"/>
          </w:pPr>
        </w:pPrChange>
      </w:pPr>
      <w:bookmarkStart w:id="2170" w:name="_ENREF_79"/>
      <w:r w:rsidRPr="00AB356D">
        <w:rPr>
          <w:rFonts w:ascii="Times New Roman" w:hAnsi="Times New Roman"/>
          <w:sz w:val="24"/>
          <w:rPrChange w:id="2171" w:author="Kopp, Darin" w:date="2025-02-20T15:34:00Z">
            <w:rPr/>
          </w:rPrChange>
        </w:rPr>
        <w:t xml:space="preserve">Stoddard, J. L., D. P. Larsen, C. P. Hawkins, R. K. Johnson, and R. H. Norris. 2006. SETTING EXPECTATIONS FOR THE ECOLOGICAL CONDITION OF STREAMS: THE CONCEPT OF REFERENCE CONDITION. Ecological Applications </w:t>
      </w:r>
      <w:r w:rsidRPr="00AB356D">
        <w:rPr>
          <w:rFonts w:ascii="Times New Roman" w:hAnsi="Times New Roman"/>
          <w:b/>
          <w:sz w:val="24"/>
          <w:rPrChange w:id="2172" w:author="Kopp, Darin" w:date="2025-02-20T15:34:00Z">
            <w:rPr>
              <w:b/>
            </w:rPr>
          </w:rPrChange>
        </w:rPr>
        <w:t>16</w:t>
      </w:r>
      <w:r w:rsidRPr="00AB356D">
        <w:rPr>
          <w:rFonts w:ascii="Times New Roman" w:hAnsi="Times New Roman"/>
          <w:sz w:val="24"/>
          <w:rPrChange w:id="2173" w:author="Kopp, Darin" w:date="2025-02-20T15:34:00Z">
            <w:rPr/>
          </w:rPrChange>
        </w:rPr>
        <w:t>:1267-1276.</w:t>
      </w:r>
      <w:bookmarkEnd w:id="2170"/>
    </w:p>
    <w:p w14:paraId="5F00F8C6" w14:textId="77777777" w:rsidR="00707795" w:rsidRPr="00AB356D" w:rsidRDefault="00707795" w:rsidP="00AB356D">
      <w:pPr>
        <w:pStyle w:val="EndNoteBibliography"/>
        <w:spacing w:after="0" w:line="480" w:lineRule="auto"/>
        <w:ind w:left="720" w:hanging="720"/>
        <w:rPr>
          <w:rFonts w:ascii="Times New Roman" w:hAnsi="Times New Roman"/>
          <w:sz w:val="24"/>
          <w:rPrChange w:id="2174" w:author="Kopp, Darin" w:date="2025-02-20T15:34:00Z">
            <w:rPr/>
          </w:rPrChange>
        </w:rPr>
        <w:pPrChange w:id="2175" w:author="Kopp, Darin" w:date="2025-02-20T15:34:00Z">
          <w:pPr>
            <w:pStyle w:val="EndNoteBibliography"/>
            <w:spacing w:after="0"/>
            <w:ind w:left="720" w:hanging="720"/>
          </w:pPr>
        </w:pPrChange>
      </w:pPr>
      <w:bookmarkStart w:id="2176" w:name="_ENREF_80"/>
      <w:r w:rsidRPr="00AB356D">
        <w:rPr>
          <w:rFonts w:ascii="Times New Roman" w:hAnsi="Times New Roman"/>
          <w:sz w:val="24"/>
          <w:rPrChange w:id="2177" w:author="Kopp, Darin" w:date="2025-02-20T15:34:00Z">
            <w:rPr/>
          </w:rPrChange>
        </w:rPr>
        <w:t xml:space="preserve">Tang, T., R. J. Stevenson, and J. B. Grace. 2020. The importance of natural versus human factors for ecological conditions of streams and rivers. Science of The Total Environment </w:t>
      </w:r>
      <w:r w:rsidRPr="00AB356D">
        <w:rPr>
          <w:rFonts w:ascii="Times New Roman" w:hAnsi="Times New Roman"/>
          <w:b/>
          <w:sz w:val="24"/>
          <w:rPrChange w:id="2178" w:author="Kopp, Darin" w:date="2025-02-20T15:34:00Z">
            <w:rPr>
              <w:b/>
            </w:rPr>
          </w:rPrChange>
        </w:rPr>
        <w:t>704</w:t>
      </w:r>
      <w:r w:rsidRPr="00AB356D">
        <w:rPr>
          <w:rFonts w:ascii="Times New Roman" w:hAnsi="Times New Roman"/>
          <w:sz w:val="24"/>
          <w:rPrChange w:id="2179" w:author="Kopp, Darin" w:date="2025-02-20T15:34:00Z">
            <w:rPr/>
          </w:rPrChange>
        </w:rPr>
        <w:t>:135268.</w:t>
      </w:r>
      <w:bookmarkEnd w:id="2176"/>
    </w:p>
    <w:p w14:paraId="344A82B8" w14:textId="77777777" w:rsidR="00707795" w:rsidRPr="00AB356D" w:rsidRDefault="00707795" w:rsidP="00AB356D">
      <w:pPr>
        <w:pStyle w:val="EndNoteBibliography"/>
        <w:spacing w:after="0" w:line="480" w:lineRule="auto"/>
        <w:ind w:left="720" w:hanging="720"/>
        <w:rPr>
          <w:rFonts w:ascii="Times New Roman" w:hAnsi="Times New Roman"/>
          <w:sz w:val="24"/>
          <w:rPrChange w:id="2180" w:author="Kopp, Darin" w:date="2025-02-20T15:34:00Z">
            <w:rPr/>
          </w:rPrChange>
        </w:rPr>
        <w:pPrChange w:id="2181" w:author="Kopp, Darin" w:date="2025-02-20T15:34:00Z">
          <w:pPr>
            <w:pStyle w:val="EndNoteBibliography"/>
            <w:spacing w:after="0"/>
            <w:ind w:left="720" w:hanging="720"/>
          </w:pPr>
        </w:pPrChange>
      </w:pPr>
      <w:bookmarkStart w:id="2182" w:name="_ENREF_81"/>
      <w:r w:rsidRPr="00AB356D">
        <w:rPr>
          <w:rFonts w:ascii="Times New Roman" w:hAnsi="Times New Roman"/>
          <w:sz w:val="24"/>
          <w:rPrChange w:id="2183" w:author="Kopp, Darin" w:date="2025-02-20T15:34:00Z">
            <w:rPr/>
          </w:rPrChange>
        </w:rPr>
        <w:t xml:space="preserve">Tikhonov, G., Ø. H. Opedal, N. Abrego, A. Lehikoinen, M. M. J. de Jonge, J. Oksanen, and O. Ovaskainen. 2020. Joint species distribution modelling with the r-package Hmsc. Methods in Ecology and Evolution </w:t>
      </w:r>
      <w:r w:rsidRPr="00AB356D">
        <w:rPr>
          <w:rFonts w:ascii="Times New Roman" w:hAnsi="Times New Roman"/>
          <w:b/>
          <w:sz w:val="24"/>
          <w:rPrChange w:id="2184" w:author="Kopp, Darin" w:date="2025-02-20T15:34:00Z">
            <w:rPr>
              <w:b/>
            </w:rPr>
          </w:rPrChange>
        </w:rPr>
        <w:t>11</w:t>
      </w:r>
      <w:r w:rsidRPr="00AB356D">
        <w:rPr>
          <w:rFonts w:ascii="Times New Roman" w:hAnsi="Times New Roman"/>
          <w:sz w:val="24"/>
          <w:rPrChange w:id="2185" w:author="Kopp, Darin" w:date="2025-02-20T15:34:00Z">
            <w:rPr/>
          </w:rPrChange>
        </w:rPr>
        <w:t>:442-447.</w:t>
      </w:r>
      <w:bookmarkEnd w:id="2182"/>
    </w:p>
    <w:p w14:paraId="581A6400" w14:textId="77777777" w:rsidR="00707795" w:rsidRPr="00AB356D" w:rsidRDefault="00707795" w:rsidP="00AB356D">
      <w:pPr>
        <w:pStyle w:val="EndNoteBibliography"/>
        <w:spacing w:after="0" w:line="480" w:lineRule="auto"/>
        <w:ind w:left="720" w:hanging="720"/>
        <w:rPr>
          <w:rFonts w:ascii="Times New Roman" w:hAnsi="Times New Roman"/>
          <w:sz w:val="24"/>
          <w:rPrChange w:id="2186" w:author="Kopp, Darin" w:date="2025-02-20T15:34:00Z">
            <w:rPr/>
          </w:rPrChange>
        </w:rPr>
        <w:pPrChange w:id="2187" w:author="Kopp, Darin" w:date="2025-02-20T15:34:00Z">
          <w:pPr>
            <w:pStyle w:val="EndNoteBibliography"/>
            <w:spacing w:after="0"/>
            <w:ind w:left="720" w:hanging="720"/>
          </w:pPr>
        </w:pPrChange>
      </w:pPr>
      <w:bookmarkStart w:id="2188" w:name="_ENREF_82"/>
      <w:r w:rsidRPr="00AB356D">
        <w:rPr>
          <w:rFonts w:ascii="Times New Roman" w:hAnsi="Times New Roman"/>
          <w:sz w:val="24"/>
          <w:rPrChange w:id="2189" w:author="Kopp, Darin" w:date="2025-02-20T15:34:00Z">
            <w:rPr/>
          </w:rPrChange>
        </w:rPr>
        <w:t xml:space="preserve">Tonkin, J. D., R. G. Death, and K. J. Collier. 2013. Do productivity and disturbance interact to modulate macroinvertebrate diversity in streams? Hydrobiologia </w:t>
      </w:r>
      <w:r w:rsidRPr="00AB356D">
        <w:rPr>
          <w:rFonts w:ascii="Times New Roman" w:hAnsi="Times New Roman"/>
          <w:b/>
          <w:sz w:val="24"/>
          <w:rPrChange w:id="2190" w:author="Kopp, Darin" w:date="2025-02-20T15:34:00Z">
            <w:rPr>
              <w:b/>
            </w:rPr>
          </w:rPrChange>
        </w:rPr>
        <w:t>701</w:t>
      </w:r>
      <w:r w:rsidRPr="00AB356D">
        <w:rPr>
          <w:rFonts w:ascii="Times New Roman" w:hAnsi="Times New Roman"/>
          <w:sz w:val="24"/>
          <w:rPrChange w:id="2191" w:author="Kopp, Darin" w:date="2025-02-20T15:34:00Z">
            <w:rPr/>
          </w:rPrChange>
        </w:rPr>
        <w:t>:159-172.</w:t>
      </w:r>
      <w:bookmarkEnd w:id="2188"/>
    </w:p>
    <w:p w14:paraId="3632584F" w14:textId="77777777" w:rsidR="00707795" w:rsidRPr="00AB356D" w:rsidRDefault="00707795" w:rsidP="00AB356D">
      <w:pPr>
        <w:pStyle w:val="EndNoteBibliography"/>
        <w:spacing w:after="0" w:line="480" w:lineRule="auto"/>
        <w:ind w:left="720" w:hanging="720"/>
        <w:rPr>
          <w:rFonts w:ascii="Times New Roman" w:hAnsi="Times New Roman"/>
          <w:sz w:val="24"/>
          <w:rPrChange w:id="2192" w:author="Kopp, Darin" w:date="2025-02-20T15:34:00Z">
            <w:rPr/>
          </w:rPrChange>
        </w:rPr>
        <w:pPrChange w:id="2193" w:author="Kopp, Darin" w:date="2025-02-20T15:34:00Z">
          <w:pPr>
            <w:pStyle w:val="EndNoteBibliography"/>
            <w:spacing w:after="0"/>
            <w:ind w:left="720" w:hanging="720"/>
          </w:pPr>
        </w:pPrChange>
      </w:pPr>
      <w:bookmarkStart w:id="2194" w:name="_ENREF_83"/>
      <w:r w:rsidRPr="00AB356D">
        <w:rPr>
          <w:rFonts w:ascii="Times New Roman" w:hAnsi="Times New Roman"/>
          <w:sz w:val="24"/>
          <w:rPrChange w:id="2195" w:author="Kopp, Darin" w:date="2025-02-20T15:34:00Z">
            <w:rPr/>
          </w:rPrChange>
        </w:rPr>
        <w:t>USEPA. 2017a. National Rivers and Streams Assessment 2018-19: Field Operations Manual–Wadeable. EPA-841-B-17-003a. U.S. Environmental Protection Agency, Office of Water, Washington, DC. .</w:t>
      </w:r>
      <w:bookmarkEnd w:id="2194"/>
    </w:p>
    <w:p w14:paraId="7AA20B5E" w14:textId="77777777" w:rsidR="00707795" w:rsidRPr="00AB356D" w:rsidRDefault="00707795" w:rsidP="00AB356D">
      <w:pPr>
        <w:pStyle w:val="EndNoteBibliography"/>
        <w:spacing w:after="0" w:line="480" w:lineRule="auto"/>
        <w:ind w:left="720" w:hanging="720"/>
        <w:rPr>
          <w:rFonts w:ascii="Times New Roman" w:hAnsi="Times New Roman"/>
          <w:sz w:val="24"/>
          <w:rPrChange w:id="2196" w:author="Kopp, Darin" w:date="2025-02-20T15:34:00Z">
            <w:rPr/>
          </w:rPrChange>
        </w:rPr>
        <w:pPrChange w:id="2197" w:author="Kopp, Darin" w:date="2025-02-20T15:34:00Z">
          <w:pPr>
            <w:pStyle w:val="EndNoteBibliography"/>
            <w:spacing w:after="0"/>
            <w:ind w:left="720" w:hanging="720"/>
          </w:pPr>
        </w:pPrChange>
      </w:pPr>
      <w:bookmarkStart w:id="2198" w:name="_ENREF_84"/>
      <w:r w:rsidRPr="00AB356D">
        <w:rPr>
          <w:rFonts w:ascii="Times New Roman" w:hAnsi="Times New Roman"/>
          <w:sz w:val="24"/>
          <w:rPrChange w:id="2199" w:author="Kopp, Darin" w:date="2025-02-20T15:34:00Z">
            <w:rPr/>
          </w:rPrChange>
        </w:rPr>
        <w:t>USEPA. 2017b. National Rivers and Streams Assessment 2018-19: Laboratory Operations Manual. EPA841-B-17-004. U.S. Environmental Protection Agency, Office of Water, Washington, DC.</w:t>
      </w:r>
      <w:bookmarkEnd w:id="2198"/>
    </w:p>
    <w:p w14:paraId="4B3DD2A1" w14:textId="77777777" w:rsidR="00707795" w:rsidRPr="00AB356D" w:rsidRDefault="00707795" w:rsidP="00AB356D">
      <w:pPr>
        <w:pStyle w:val="EndNoteBibliography"/>
        <w:spacing w:after="0" w:line="480" w:lineRule="auto"/>
        <w:ind w:left="720" w:hanging="720"/>
        <w:rPr>
          <w:rFonts w:ascii="Times New Roman" w:hAnsi="Times New Roman"/>
          <w:sz w:val="24"/>
          <w:rPrChange w:id="2200" w:author="Kopp, Darin" w:date="2025-02-20T15:34:00Z">
            <w:rPr/>
          </w:rPrChange>
        </w:rPr>
        <w:pPrChange w:id="2201" w:author="Kopp, Darin" w:date="2025-02-20T15:34:00Z">
          <w:pPr>
            <w:pStyle w:val="EndNoteBibliography"/>
            <w:spacing w:after="0"/>
            <w:ind w:left="720" w:hanging="720"/>
          </w:pPr>
        </w:pPrChange>
      </w:pPr>
      <w:bookmarkStart w:id="2202" w:name="_ENREF_85"/>
      <w:r w:rsidRPr="00AB356D">
        <w:rPr>
          <w:rFonts w:ascii="Times New Roman" w:hAnsi="Times New Roman"/>
          <w:sz w:val="24"/>
          <w:rPrChange w:id="2203" w:author="Kopp, Darin" w:date="2025-02-20T15:34:00Z">
            <w:rPr/>
          </w:rPrChange>
        </w:rPr>
        <w:t>USEPA. 2023. National Rivers and Streams Assessment 2018-2019 Technical Support Document. EPA 841-R-22-005. U.S. Environmental Protection Agency</w:t>
      </w:r>
      <w:r w:rsidRPr="00AB356D">
        <w:rPr>
          <w:rFonts w:ascii="Times New Roman" w:hAnsi="Times New Roman"/>
          <w:b/>
          <w:sz w:val="24"/>
          <w:rPrChange w:id="2204" w:author="Kopp, Darin" w:date="2025-02-20T15:34:00Z">
            <w:rPr>
              <w:b/>
            </w:rPr>
          </w:rPrChange>
        </w:rPr>
        <w:t xml:space="preserve">, </w:t>
      </w:r>
      <w:r w:rsidRPr="00AB356D">
        <w:rPr>
          <w:rFonts w:ascii="Times New Roman" w:hAnsi="Times New Roman"/>
          <w:sz w:val="24"/>
          <w:rPrChange w:id="2205" w:author="Kopp, Darin" w:date="2025-02-20T15:34:00Z">
            <w:rPr/>
          </w:rPrChange>
        </w:rPr>
        <w:t>Office of Water and Office of Research and Development, Washington, D.C. .</w:t>
      </w:r>
      <w:bookmarkEnd w:id="2202"/>
    </w:p>
    <w:p w14:paraId="5AF5D3A7" w14:textId="78457E37" w:rsidR="00707795" w:rsidRPr="00AB356D" w:rsidRDefault="00707795" w:rsidP="00AB356D">
      <w:pPr>
        <w:pStyle w:val="EndNoteBibliography"/>
        <w:spacing w:after="0" w:line="480" w:lineRule="auto"/>
        <w:ind w:left="720" w:hanging="720"/>
        <w:rPr>
          <w:rFonts w:ascii="Times New Roman" w:hAnsi="Times New Roman"/>
          <w:sz w:val="24"/>
          <w:rPrChange w:id="2206" w:author="Kopp, Darin" w:date="2025-02-20T15:34:00Z">
            <w:rPr/>
          </w:rPrChange>
        </w:rPr>
        <w:pPrChange w:id="2207" w:author="Kopp, Darin" w:date="2025-02-20T15:34:00Z">
          <w:pPr>
            <w:pStyle w:val="EndNoteBibliography"/>
            <w:spacing w:after="0"/>
            <w:ind w:left="720" w:hanging="720"/>
          </w:pPr>
        </w:pPrChange>
      </w:pPr>
      <w:bookmarkStart w:id="2208" w:name="_ENREF_86"/>
      <w:r w:rsidRPr="00AB356D">
        <w:rPr>
          <w:rFonts w:ascii="Times New Roman" w:hAnsi="Times New Roman"/>
          <w:sz w:val="24"/>
          <w:rPrChange w:id="2209" w:author="Kopp, Darin" w:date="2025-02-20T15:34:00Z">
            <w:rPr/>
          </w:rPrChange>
        </w:rPr>
        <w:t xml:space="preserve">USEPA. </w:t>
      </w:r>
      <w:del w:id="2210" w:author="Kopp, Darin" w:date="2025-02-20T15:34:00Z">
        <w:r w:rsidR="00FE06C8" w:rsidRPr="00FE06C8">
          <w:delText>2024</w:delText>
        </w:r>
      </w:del>
      <w:ins w:id="2211" w:author="Kopp, Darin" w:date="2025-02-20T15:34:00Z">
        <w:r w:rsidRPr="00AB356D">
          <w:rPr>
            <w:rFonts w:ascii="Times New Roman" w:hAnsi="Times New Roman" w:cs="Times New Roman"/>
            <w:sz w:val="24"/>
            <w:szCs w:val="24"/>
          </w:rPr>
          <w:t>2024a</w:t>
        </w:r>
      </w:ins>
      <w:r w:rsidRPr="00AB356D">
        <w:rPr>
          <w:rFonts w:ascii="Times New Roman" w:hAnsi="Times New Roman"/>
          <w:sz w:val="24"/>
          <w:rPrChange w:id="2212" w:author="Kopp, Darin" w:date="2025-02-20T15:34:00Z">
            <w:rPr/>
          </w:rPrChange>
        </w:rPr>
        <w:t>. Climate change indicators in the Unites States. EPA 430-R-24-003.</w:t>
      </w:r>
      <w:bookmarkEnd w:id="2208"/>
    </w:p>
    <w:p w14:paraId="7EA769A0" w14:textId="77777777" w:rsidR="00707795" w:rsidRPr="00AB356D" w:rsidRDefault="00707795" w:rsidP="00AB356D">
      <w:pPr>
        <w:pStyle w:val="EndNoteBibliography"/>
        <w:spacing w:after="0" w:line="480" w:lineRule="auto"/>
        <w:ind w:left="720" w:hanging="720"/>
        <w:rPr>
          <w:ins w:id="2213" w:author="Kopp, Darin" w:date="2025-02-20T15:34:00Z"/>
          <w:rFonts w:ascii="Times New Roman" w:hAnsi="Times New Roman" w:cs="Times New Roman"/>
          <w:sz w:val="24"/>
          <w:szCs w:val="24"/>
        </w:rPr>
      </w:pPr>
      <w:bookmarkStart w:id="2214" w:name="_ENREF_87"/>
      <w:ins w:id="2215" w:author="Kopp, Darin" w:date="2025-02-20T15:34:00Z">
        <w:r w:rsidRPr="00AB356D">
          <w:rPr>
            <w:rFonts w:ascii="Times New Roman" w:hAnsi="Times New Roman" w:cs="Times New Roman"/>
            <w:sz w:val="24"/>
            <w:szCs w:val="24"/>
          </w:rPr>
          <w:t>USEPA. 2024b. National Rivers and Streams Assessment: The Third Collaborative Survey. U.S. Environmental Protection Agency, Office of Water and Office of Research and Development.</w:t>
        </w:r>
        <w:bookmarkEnd w:id="2214"/>
      </w:ins>
    </w:p>
    <w:p w14:paraId="609D930E" w14:textId="77777777" w:rsidR="00707795" w:rsidRPr="00AB356D" w:rsidRDefault="00707795" w:rsidP="00AB356D">
      <w:pPr>
        <w:pStyle w:val="EndNoteBibliography"/>
        <w:spacing w:after="0" w:line="480" w:lineRule="auto"/>
        <w:ind w:left="720" w:hanging="720"/>
        <w:rPr>
          <w:rFonts w:ascii="Times New Roman" w:hAnsi="Times New Roman"/>
          <w:sz w:val="24"/>
          <w:rPrChange w:id="2216" w:author="Kopp, Darin" w:date="2025-02-20T15:34:00Z">
            <w:rPr/>
          </w:rPrChange>
        </w:rPr>
        <w:pPrChange w:id="2217" w:author="Kopp, Darin" w:date="2025-02-20T15:34:00Z">
          <w:pPr>
            <w:pStyle w:val="EndNoteBibliography"/>
            <w:spacing w:after="0"/>
            <w:ind w:left="720" w:hanging="720"/>
          </w:pPr>
        </w:pPrChange>
      </w:pPr>
      <w:bookmarkStart w:id="2218" w:name="_ENREF_88"/>
      <w:r w:rsidRPr="00AB356D">
        <w:rPr>
          <w:rFonts w:ascii="Times New Roman" w:hAnsi="Times New Roman"/>
          <w:sz w:val="24"/>
          <w:rPrChange w:id="2219" w:author="Kopp, Darin" w:date="2025-02-20T15:34:00Z">
            <w:rPr/>
          </w:rPrChange>
        </w:rPr>
        <w:t xml:space="preserve">Van Sickle, J. 2008. An index of compositional dissimilarity between observed and expected assemblages. Journal of the North American Benthological Society </w:t>
      </w:r>
      <w:r w:rsidRPr="00AB356D">
        <w:rPr>
          <w:rFonts w:ascii="Times New Roman" w:hAnsi="Times New Roman"/>
          <w:b/>
          <w:sz w:val="24"/>
          <w:rPrChange w:id="2220" w:author="Kopp, Darin" w:date="2025-02-20T15:34:00Z">
            <w:rPr>
              <w:b/>
            </w:rPr>
          </w:rPrChange>
        </w:rPr>
        <w:t>27</w:t>
      </w:r>
      <w:r w:rsidRPr="00AB356D">
        <w:rPr>
          <w:rFonts w:ascii="Times New Roman" w:hAnsi="Times New Roman"/>
          <w:sz w:val="24"/>
          <w:rPrChange w:id="2221" w:author="Kopp, Darin" w:date="2025-02-20T15:34:00Z">
            <w:rPr/>
          </w:rPrChange>
        </w:rPr>
        <w:t>:227-235.</w:t>
      </w:r>
      <w:bookmarkEnd w:id="2218"/>
    </w:p>
    <w:p w14:paraId="51416A2C" w14:textId="77777777" w:rsidR="00707795" w:rsidRPr="00AB356D" w:rsidRDefault="00707795" w:rsidP="00AB356D">
      <w:pPr>
        <w:pStyle w:val="EndNoteBibliography"/>
        <w:spacing w:after="0" w:line="480" w:lineRule="auto"/>
        <w:ind w:left="720" w:hanging="720"/>
        <w:rPr>
          <w:rFonts w:ascii="Times New Roman" w:hAnsi="Times New Roman"/>
          <w:sz w:val="24"/>
          <w:rPrChange w:id="2222" w:author="Kopp, Darin" w:date="2025-02-20T15:34:00Z">
            <w:rPr/>
          </w:rPrChange>
        </w:rPr>
        <w:pPrChange w:id="2223" w:author="Kopp, Darin" w:date="2025-02-20T15:34:00Z">
          <w:pPr>
            <w:pStyle w:val="EndNoteBibliography"/>
            <w:spacing w:after="0"/>
            <w:ind w:left="720" w:hanging="720"/>
          </w:pPr>
        </w:pPrChange>
      </w:pPr>
      <w:bookmarkStart w:id="2224" w:name="_ENREF_89"/>
      <w:r w:rsidRPr="00AB356D">
        <w:rPr>
          <w:rFonts w:ascii="Times New Roman" w:hAnsi="Times New Roman"/>
          <w:sz w:val="24"/>
          <w:rPrChange w:id="2225" w:author="Kopp, Darin" w:date="2025-02-20T15:34:00Z">
            <w:rPr/>
          </w:rPrChange>
        </w:rPr>
        <w:t xml:space="preserve">Vörösmarty, C. J., P. B. McIntyre, M. O. Gessner, D. Dudgeon, A. Prusevich, P. Green, S. Glidden, S. E. Bunn, C. A. Sullivan, C. R. Liermann, and P. M. Davies. 2010. Global threats to human water security and river biodiversity. Nature </w:t>
      </w:r>
      <w:r w:rsidRPr="00AB356D">
        <w:rPr>
          <w:rFonts w:ascii="Times New Roman" w:hAnsi="Times New Roman"/>
          <w:b/>
          <w:sz w:val="24"/>
          <w:rPrChange w:id="2226" w:author="Kopp, Darin" w:date="2025-02-20T15:34:00Z">
            <w:rPr>
              <w:b/>
            </w:rPr>
          </w:rPrChange>
        </w:rPr>
        <w:t>467</w:t>
      </w:r>
      <w:r w:rsidRPr="00AB356D">
        <w:rPr>
          <w:rFonts w:ascii="Times New Roman" w:hAnsi="Times New Roman"/>
          <w:sz w:val="24"/>
          <w:rPrChange w:id="2227" w:author="Kopp, Darin" w:date="2025-02-20T15:34:00Z">
            <w:rPr/>
          </w:rPrChange>
        </w:rPr>
        <w:t>:555-561.</w:t>
      </w:r>
      <w:bookmarkEnd w:id="2224"/>
    </w:p>
    <w:p w14:paraId="0181BD85" w14:textId="77777777" w:rsidR="00707795" w:rsidRPr="00AB356D" w:rsidRDefault="00707795" w:rsidP="00AB356D">
      <w:pPr>
        <w:pStyle w:val="EndNoteBibliography"/>
        <w:spacing w:after="0" w:line="480" w:lineRule="auto"/>
        <w:ind w:left="720" w:hanging="720"/>
        <w:rPr>
          <w:rFonts w:ascii="Times New Roman" w:hAnsi="Times New Roman"/>
          <w:sz w:val="24"/>
          <w:rPrChange w:id="2228" w:author="Kopp, Darin" w:date="2025-02-20T15:34:00Z">
            <w:rPr/>
          </w:rPrChange>
        </w:rPr>
        <w:pPrChange w:id="2229" w:author="Kopp, Darin" w:date="2025-02-20T15:34:00Z">
          <w:pPr>
            <w:pStyle w:val="EndNoteBibliography"/>
            <w:spacing w:after="0"/>
            <w:ind w:left="720" w:hanging="720"/>
          </w:pPr>
        </w:pPrChange>
      </w:pPr>
      <w:bookmarkStart w:id="2230" w:name="_ENREF_90"/>
      <w:r w:rsidRPr="00AB356D">
        <w:rPr>
          <w:rFonts w:ascii="Times New Roman" w:hAnsi="Times New Roman"/>
          <w:sz w:val="24"/>
          <w:rPrChange w:id="2231" w:author="Kopp, Darin" w:date="2025-02-20T15:34:00Z">
            <w:rPr/>
          </w:rPrChange>
        </w:rPr>
        <w:t xml:space="preserve">Warton, D. I., F. G. Blanchet, R. B. O’Hara, O. Ovaskainen, S. Taskinen, S. C. Walker, and F. K. C. Hui. 2015. So Many Variables: Joint Modeling in Community Ecology. Trends in Ecology &amp; Evolution </w:t>
      </w:r>
      <w:r w:rsidRPr="00AB356D">
        <w:rPr>
          <w:rFonts w:ascii="Times New Roman" w:hAnsi="Times New Roman"/>
          <w:b/>
          <w:sz w:val="24"/>
          <w:rPrChange w:id="2232" w:author="Kopp, Darin" w:date="2025-02-20T15:34:00Z">
            <w:rPr>
              <w:b/>
            </w:rPr>
          </w:rPrChange>
        </w:rPr>
        <w:t>30</w:t>
      </w:r>
      <w:r w:rsidRPr="00AB356D">
        <w:rPr>
          <w:rFonts w:ascii="Times New Roman" w:hAnsi="Times New Roman"/>
          <w:sz w:val="24"/>
          <w:rPrChange w:id="2233" w:author="Kopp, Darin" w:date="2025-02-20T15:34:00Z">
            <w:rPr/>
          </w:rPrChange>
        </w:rPr>
        <w:t>:766-779.</w:t>
      </w:r>
      <w:bookmarkEnd w:id="2230"/>
    </w:p>
    <w:p w14:paraId="03622889" w14:textId="77777777" w:rsidR="00707795" w:rsidRPr="00AB356D" w:rsidRDefault="00707795" w:rsidP="00AB356D">
      <w:pPr>
        <w:pStyle w:val="EndNoteBibliography"/>
        <w:spacing w:after="0" w:line="480" w:lineRule="auto"/>
        <w:ind w:left="720" w:hanging="720"/>
        <w:rPr>
          <w:ins w:id="2234" w:author="Kopp, Darin" w:date="2025-02-20T15:34:00Z"/>
          <w:rFonts w:ascii="Times New Roman" w:hAnsi="Times New Roman" w:cs="Times New Roman"/>
          <w:sz w:val="24"/>
          <w:szCs w:val="24"/>
        </w:rPr>
      </w:pPr>
      <w:bookmarkStart w:id="2235" w:name="_ENREF_91"/>
      <w:ins w:id="2236" w:author="Kopp, Darin" w:date="2025-02-20T15:34:00Z">
        <w:r w:rsidRPr="00AB356D">
          <w:rPr>
            <w:rFonts w:ascii="Times New Roman" w:hAnsi="Times New Roman" w:cs="Times New Roman"/>
            <w:sz w:val="24"/>
            <w:szCs w:val="24"/>
          </w:rPr>
          <w:t xml:space="preserve">Wiens, J. J., D. D. Ackerly, A. P. Allen, B. L. Anacker, L. B. Buckley, H. V. Cornell, E. I. Damschen, T. Jonathan Davies, J.-A. Grytnes, S. P. Harrison, B. A. Hawkins, R. D. Holt, C. M. McCain, and P. R. Stephens. 2010. Niche conservatism as an emerging principle in ecology and conservation biology. Ecology Letters </w:t>
        </w:r>
        <w:r w:rsidRPr="00AB356D">
          <w:rPr>
            <w:rFonts w:ascii="Times New Roman" w:hAnsi="Times New Roman" w:cs="Times New Roman"/>
            <w:b/>
            <w:sz w:val="24"/>
            <w:szCs w:val="24"/>
          </w:rPr>
          <w:t>13</w:t>
        </w:r>
        <w:r w:rsidRPr="00AB356D">
          <w:rPr>
            <w:rFonts w:ascii="Times New Roman" w:hAnsi="Times New Roman" w:cs="Times New Roman"/>
            <w:sz w:val="24"/>
            <w:szCs w:val="24"/>
          </w:rPr>
          <w:t>:1310-1324.</w:t>
        </w:r>
        <w:bookmarkEnd w:id="2235"/>
      </w:ins>
    </w:p>
    <w:p w14:paraId="164B43F9" w14:textId="77777777" w:rsidR="00707795" w:rsidRPr="00AB356D" w:rsidRDefault="00707795" w:rsidP="00AB356D">
      <w:pPr>
        <w:pStyle w:val="EndNoteBibliography"/>
        <w:spacing w:after="0" w:line="480" w:lineRule="auto"/>
        <w:ind w:left="720" w:hanging="720"/>
        <w:rPr>
          <w:rFonts w:ascii="Times New Roman" w:hAnsi="Times New Roman"/>
          <w:sz w:val="24"/>
          <w:rPrChange w:id="2237" w:author="Kopp, Darin" w:date="2025-02-20T15:34:00Z">
            <w:rPr/>
          </w:rPrChange>
        </w:rPr>
        <w:pPrChange w:id="2238" w:author="Kopp, Darin" w:date="2025-02-20T15:34:00Z">
          <w:pPr>
            <w:pStyle w:val="EndNoteBibliography"/>
            <w:spacing w:after="0"/>
            <w:ind w:left="720" w:hanging="720"/>
          </w:pPr>
        </w:pPrChange>
      </w:pPr>
      <w:bookmarkStart w:id="2239" w:name="_ENREF_92"/>
      <w:r w:rsidRPr="00AB356D">
        <w:rPr>
          <w:rFonts w:ascii="Times New Roman" w:hAnsi="Times New Roman"/>
          <w:sz w:val="24"/>
          <w:rPrChange w:id="2240" w:author="Kopp, Darin" w:date="2025-02-20T15:34:00Z">
            <w:rPr/>
          </w:rPrChange>
        </w:rPr>
        <w:t xml:space="preserve">Wilkinson, D. P., N. Golding, G. Guillera-Arroita, R. Tingley, and M. A. McCarthy. 2021. Defining and evaluating predictions of joint species distribution models. Methods in Ecology and Evolution </w:t>
      </w:r>
      <w:r w:rsidRPr="00AB356D">
        <w:rPr>
          <w:rFonts w:ascii="Times New Roman" w:hAnsi="Times New Roman"/>
          <w:b/>
          <w:sz w:val="24"/>
          <w:rPrChange w:id="2241" w:author="Kopp, Darin" w:date="2025-02-20T15:34:00Z">
            <w:rPr>
              <w:b/>
            </w:rPr>
          </w:rPrChange>
        </w:rPr>
        <w:t>12</w:t>
      </w:r>
      <w:r w:rsidRPr="00AB356D">
        <w:rPr>
          <w:rFonts w:ascii="Times New Roman" w:hAnsi="Times New Roman"/>
          <w:sz w:val="24"/>
          <w:rPrChange w:id="2242" w:author="Kopp, Darin" w:date="2025-02-20T15:34:00Z">
            <w:rPr/>
          </w:rPrChange>
        </w:rPr>
        <w:t>:394-404.</w:t>
      </w:r>
      <w:bookmarkEnd w:id="2239"/>
    </w:p>
    <w:p w14:paraId="1D080F46" w14:textId="77777777" w:rsidR="00FE06C8" w:rsidRPr="00FE06C8" w:rsidRDefault="00FE06C8" w:rsidP="00FE06C8">
      <w:pPr>
        <w:pStyle w:val="EndNoteBibliography"/>
        <w:spacing w:after="0"/>
        <w:ind w:left="720" w:hanging="720"/>
        <w:rPr>
          <w:del w:id="2243" w:author="Kopp, Darin" w:date="2025-02-20T15:34:00Z"/>
        </w:rPr>
      </w:pPr>
      <w:del w:id="2244" w:author="Kopp, Darin" w:date="2025-02-20T15:34:00Z">
        <w:r w:rsidRPr="00FE06C8">
          <w:delText xml:space="preserve">Yuan, L. L. 2006. Theoretical predictions of observed to expected ratios in RIVPACS-type predictive model assessments of stream biological condition. Journal of the North American Benthological Society </w:delText>
        </w:r>
        <w:r w:rsidRPr="00FE06C8">
          <w:rPr>
            <w:b/>
          </w:rPr>
          <w:delText>25</w:delText>
        </w:r>
        <w:r w:rsidRPr="00FE06C8">
          <w:delText>:841-850.</w:delText>
        </w:r>
      </w:del>
    </w:p>
    <w:p w14:paraId="5F4926AF" w14:textId="77777777" w:rsidR="00707795" w:rsidRPr="00AB356D" w:rsidRDefault="00707795" w:rsidP="00AB356D">
      <w:pPr>
        <w:pStyle w:val="EndNoteBibliography"/>
        <w:spacing w:after="0" w:line="480" w:lineRule="auto"/>
        <w:ind w:left="720" w:hanging="720"/>
        <w:rPr>
          <w:ins w:id="2245" w:author="Kopp, Darin" w:date="2025-02-20T15:34:00Z"/>
          <w:rFonts w:ascii="Times New Roman" w:hAnsi="Times New Roman" w:cs="Times New Roman"/>
          <w:sz w:val="24"/>
          <w:szCs w:val="24"/>
        </w:rPr>
      </w:pPr>
      <w:bookmarkStart w:id="2246" w:name="_ENREF_93"/>
      <w:ins w:id="2247" w:author="Kopp, Darin" w:date="2025-02-20T15:34:00Z">
        <w:r w:rsidRPr="00AB356D">
          <w:rPr>
            <w:rFonts w:ascii="Times New Roman" w:hAnsi="Times New Roman" w:cs="Times New Roman"/>
            <w:sz w:val="24"/>
            <w:szCs w:val="24"/>
          </w:rPr>
          <w:t xml:space="preserve">Wood, G. 2008. Thresholds and criteria for evaluating and communicating impact significance in environmental statements: ‘See no evil, hear no evil, speak no evil’? Environmental Impact Assessment Review </w:t>
        </w:r>
        <w:r w:rsidRPr="00AB356D">
          <w:rPr>
            <w:rFonts w:ascii="Times New Roman" w:hAnsi="Times New Roman" w:cs="Times New Roman"/>
            <w:b/>
            <w:sz w:val="24"/>
            <w:szCs w:val="24"/>
          </w:rPr>
          <w:t>28</w:t>
        </w:r>
        <w:r w:rsidRPr="00AB356D">
          <w:rPr>
            <w:rFonts w:ascii="Times New Roman" w:hAnsi="Times New Roman" w:cs="Times New Roman"/>
            <w:sz w:val="24"/>
            <w:szCs w:val="24"/>
          </w:rPr>
          <w:t>:22-38.</w:t>
        </w:r>
        <w:bookmarkEnd w:id="2246"/>
      </w:ins>
    </w:p>
    <w:p w14:paraId="70587448" w14:textId="77777777" w:rsidR="00707795" w:rsidRPr="00AB356D" w:rsidRDefault="00707795" w:rsidP="00AB356D">
      <w:pPr>
        <w:pStyle w:val="EndNoteBibliography"/>
        <w:spacing w:after="0" w:line="480" w:lineRule="auto"/>
        <w:ind w:left="720" w:hanging="720"/>
        <w:rPr>
          <w:rFonts w:ascii="Times New Roman" w:hAnsi="Times New Roman"/>
          <w:sz w:val="24"/>
          <w:rPrChange w:id="2248" w:author="Kopp, Darin" w:date="2025-02-20T15:34:00Z">
            <w:rPr/>
          </w:rPrChange>
        </w:rPr>
        <w:pPrChange w:id="2249" w:author="Kopp, Darin" w:date="2025-02-20T15:34:00Z">
          <w:pPr>
            <w:pStyle w:val="EndNoteBibliography"/>
            <w:spacing w:after="0"/>
            <w:ind w:left="720" w:hanging="720"/>
          </w:pPr>
        </w:pPrChange>
      </w:pPr>
      <w:bookmarkStart w:id="2250" w:name="_ENREF_94"/>
      <w:r w:rsidRPr="00AB356D">
        <w:rPr>
          <w:rFonts w:ascii="Times New Roman" w:hAnsi="Times New Roman"/>
          <w:sz w:val="24"/>
          <w:rPrChange w:id="2251" w:author="Kopp, Darin" w:date="2025-02-20T15:34:00Z">
            <w:rPr/>
          </w:rPrChange>
        </w:rPr>
        <w:t>Yuan, L. L., D. M. Carlisle, R. M. Mitchell, and A. I. Pollard. 2024. Using models of local environmental conditions for biological assessment. Freshwater Science:000-000.</w:t>
      </w:r>
      <w:bookmarkEnd w:id="2250"/>
    </w:p>
    <w:p w14:paraId="39D9AB41" w14:textId="77777777" w:rsidR="00707795" w:rsidRPr="00AB356D" w:rsidRDefault="00707795" w:rsidP="00AB356D">
      <w:pPr>
        <w:pStyle w:val="EndNoteBibliography"/>
        <w:spacing w:after="0" w:line="480" w:lineRule="auto"/>
        <w:ind w:left="720" w:hanging="720"/>
        <w:rPr>
          <w:ins w:id="2252" w:author="Kopp, Darin" w:date="2025-02-20T15:34:00Z"/>
          <w:rFonts w:ascii="Times New Roman" w:hAnsi="Times New Roman" w:cs="Times New Roman"/>
          <w:sz w:val="24"/>
          <w:szCs w:val="24"/>
        </w:rPr>
      </w:pPr>
      <w:bookmarkStart w:id="2253" w:name="_ENREF_95"/>
      <w:ins w:id="2254" w:author="Kopp, Darin" w:date="2025-02-20T15:34:00Z">
        <w:r w:rsidRPr="00AB356D">
          <w:rPr>
            <w:rFonts w:ascii="Times New Roman" w:hAnsi="Times New Roman" w:cs="Times New Roman"/>
            <w:sz w:val="24"/>
            <w:szCs w:val="24"/>
          </w:rPr>
          <w:t xml:space="preserve">Yuan, L. L., C. P. Hawkins, and J. V. Sickle. 2008. Effects of regionalization decisions on an O/E index for the US national assessment. Journal of the North American Benthological Society </w:t>
        </w:r>
        <w:r w:rsidRPr="00AB356D">
          <w:rPr>
            <w:rFonts w:ascii="Times New Roman" w:hAnsi="Times New Roman" w:cs="Times New Roman"/>
            <w:b/>
            <w:sz w:val="24"/>
            <w:szCs w:val="24"/>
          </w:rPr>
          <w:t>27</w:t>
        </w:r>
        <w:r w:rsidRPr="00AB356D">
          <w:rPr>
            <w:rFonts w:ascii="Times New Roman" w:hAnsi="Times New Roman" w:cs="Times New Roman"/>
            <w:sz w:val="24"/>
            <w:szCs w:val="24"/>
          </w:rPr>
          <w:t>:892-905.</w:t>
        </w:r>
        <w:bookmarkEnd w:id="2253"/>
      </w:ins>
    </w:p>
    <w:p w14:paraId="2A5C0278" w14:textId="77777777" w:rsidR="00707795" w:rsidRPr="00AB356D" w:rsidRDefault="00707795" w:rsidP="00AB356D">
      <w:pPr>
        <w:pStyle w:val="EndNoteBibliography"/>
        <w:spacing w:line="480" w:lineRule="auto"/>
        <w:ind w:left="720" w:hanging="720"/>
        <w:rPr>
          <w:rFonts w:ascii="Times New Roman" w:hAnsi="Times New Roman"/>
          <w:sz w:val="24"/>
          <w:rPrChange w:id="2255" w:author="Kopp, Darin" w:date="2025-02-20T15:34:00Z">
            <w:rPr/>
          </w:rPrChange>
        </w:rPr>
        <w:pPrChange w:id="2256" w:author="Kopp, Darin" w:date="2025-02-20T15:34:00Z">
          <w:pPr>
            <w:pStyle w:val="EndNoteBibliography"/>
            <w:ind w:left="720" w:hanging="720"/>
          </w:pPr>
        </w:pPrChange>
      </w:pPr>
      <w:bookmarkStart w:id="2257" w:name="_ENREF_96"/>
      <w:r w:rsidRPr="00AB356D">
        <w:rPr>
          <w:rFonts w:ascii="Times New Roman" w:hAnsi="Times New Roman"/>
          <w:sz w:val="24"/>
          <w:rPrChange w:id="2258" w:author="Kopp, Darin" w:date="2025-02-20T15:34:00Z">
            <w:rPr/>
          </w:rPrChange>
        </w:rPr>
        <w:t xml:space="preserve">Zak, D., M. Hupfer, A. Cabezas, G. Jurasinski, J. Audet, A. Kleeberg, R. McInnes, S. M. Kristiansen, R. J. Petersen, H. Liu, and T. Goldhammer. 2021. Sulphate in freshwater ecosystems: A review of sources, biogeochemical cycles, ecotoxicological effects and bioremediation. Earth-Science Reviews </w:t>
      </w:r>
      <w:r w:rsidRPr="00AB356D">
        <w:rPr>
          <w:rFonts w:ascii="Times New Roman" w:hAnsi="Times New Roman"/>
          <w:b/>
          <w:sz w:val="24"/>
          <w:rPrChange w:id="2259" w:author="Kopp, Darin" w:date="2025-02-20T15:34:00Z">
            <w:rPr>
              <w:b/>
            </w:rPr>
          </w:rPrChange>
        </w:rPr>
        <w:t>212</w:t>
      </w:r>
      <w:r w:rsidRPr="00AB356D">
        <w:rPr>
          <w:rFonts w:ascii="Times New Roman" w:hAnsi="Times New Roman"/>
          <w:sz w:val="24"/>
          <w:rPrChange w:id="2260" w:author="Kopp, Darin" w:date="2025-02-20T15:34:00Z">
            <w:rPr/>
          </w:rPrChange>
        </w:rPr>
        <w:t>:103446.</w:t>
      </w:r>
      <w:bookmarkEnd w:id="2257"/>
    </w:p>
    <w:p w14:paraId="75C7EC61" w14:textId="77777777" w:rsidR="000E6EB5" w:rsidRPr="00AB356D" w:rsidRDefault="00DB712D" w:rsidP="00AB356D">
      <w:pPr>
        <w:spacing w:line="480" w:lineRule="auto"/>
        <w:rPr>
          <w:rFonts w:ascii="Times New Roman" w:hAnsi="Times New Roman" w:cs="Times New Roman"/>
          <w:sz w:val="24"/>
          <w:szCs w:val="24"/>
        </w:rPr>
        <w:pPrChange w:id="2261" w:author="Kopp, Darin" w:date="2025-02-20T15:34:00Z">
          <w:pPr/>
        </w:pPrChange>
      </w:pPr>
      <w:r w:rsidRPr="00AB356D">
        <w:rPr>
          <w:rFonts w:ascii="Times New Roman" w:hAnsi="Times New Roman" w:cs="Times New Roman"/>
          <w:sz w:val="24"/>
          <w:szCs w:val="24"/>
        </w:rPr>
        <w:fldChar w:fldCharType="end"/>
      </w:r>
    </w:p>
    <w:p w14:paraId="593EBDAE" w14:textId="77777777" w:rsidR="0097571E" w:rsidRDefault="0097571E" w:rsidP="00895449">
      <w:pPr>
        <w:rPr>
          <w:del w:id="2262" w:author="Kopp, Darin" w:date="2025-02-20T15:34:00Z"/>
          <w:rFonts w:ascii="Times New Roman" w:hAnsi="Times New Roman" w:cs="Times New Roman"/>
          <w:sz w:val="24"/>
          <w:szCs w:val="24"/>
        </w:rPr>
      </w:pPr>
    </w:p>
    <w:p w14:paraId="56FFA077" w14:textId="77777777" w:rsidR="0097571E" w:rsidRDefault="0097571E" w:rsidP="00895449">
      <w:pPr>
        <w:rPr>
          <w:del w:id="2263" w:author="Kopp, Darin" w:date="2025-02-20T15:34:00Z"/>
          <w:rFonts w:ascii="Times New Roman" w:hAnsi="Times New Roman" w:cs="Times New Roman"/>
          <w:sz w:val="24"/>
          <w:szCs w:val="24"/>
        </w:rPr>
      </w:pPr>
    </w:p>
    <w:p w14:paraId="27BBD06C" w14:textId="77777777" w:rsidR="0097571E" w:rsidRDefault="0097571E" w:rsidP="00895449">
      <w:pPr>
        <w:rPr>
          <w:del w:id="2264" w:author="Kopp, Darin" w:date="2025-02-20T15:34:00Z"/>
          <w:rFonts w:ascii="Times New Roman" w:hAnsi="Times New Roman" w:cs="Times New Roman"/>
          <w:sz w:val="24"/>
          <w:szCs w:val="24"/>
        </w:rPr>
      </w:pPr>
    </w:p>
    <w:p w14:paraId="6B3774E1" w14:textId="77777777" w:rsidR="0097571E" w:rsidRDefault="0097571E" w:rsidP="00895449">
      <w:pPr>
        <w:rPr>
          <w:del w:id="2265" w:author="Kopp, Darin" w:date="2025-02-20T15:34:00Z"/>
          <w:rFonts w:ascii="Times New Roman" w:hAnsi="Times New Roman" w:cs="Times New Roman"/>
          <w:sz w:val="24"/>
          <w:szCs w:val="24"/>
        </w:rPr>
      </w:pPr>
    </w:p>
    <w:p w14:paraId="498BDE0A" w14:textId="77777777" w:rsidR="0097571E" w:rsidRDefault="0097571E" w:rsidP="00895449">
      <w:pPr>
        <w:rPr>
          <w:del w:id="2266" w:author="Kopp, Darin" w:date="2025-02-20T15:34:00Z"/>
          <w:rFonts w:ascii="Times New Roman" w:hAnsi="Times New Roman" w:cs="Times New Roman"/>
          <w:sz w:val="24"/>
          <w:szCs w:val="24"/>
        </w:rPr>
      </w:pPr>
    </w:p>
    <w:p w14:paraId="15D1FAAE" w14:textId="77777777" w:rsidR="0097571E" w:rsidRDefault="0097571E" w:rsidP="00895449">
      <w:pPr>
        <w:rPr>
          <w:del w:id="2267" w:author="Kopp, Darin" w:date="2025-02-20T15:34:00Z"/>
          <w:rFonts w:ascii="Times New Roman" w:hAnsi="Times New Roman" w:cs="Times New Roman"/>
          <w:sz w:val="24"/>
          <w:szCs w:val="24"/>
        </w:rPr>
      </w:pPr>
    </w:p>
    <w:p w14:paraId="338A9EE8" w14:textId="77777777" w:rsidR="0097571E" w:rsidRDefault="0097571E" w:rsidP="00895449">
      <w:pPr>
        <w:rPr>
          <w:del w:id="2268" w:author="Kopp, Darin" w:date="2025-02-20T15:34:00Z"/>
          <w:rFonts w:ascii="Times New Roman" w:hAnsi="Times New Roman" w:cs="Times New Roman"/>
          <w:sz w:val="24"/>
          <w:szCs w:val="24"/>
        </w:rPr>
      </w:pPr>
    </w:p>
    <w:p w14:paraId="67FEFEE0" w14:textId="77777777" w:rsidR="0097571E" w:rsidRDefault="0097571E" w:rsidP="00895449">
      <w:pPr>
        <w:rPr>
          <w:del w:id="2269" w:author="Kopp, Darin" w:date="2025-02-20T15:34:00Z"/>
          <w:rFonts w:ascii="Times New Roman" w:hAnsi="Times New Roman" w:cs="Times New Roman"/>
          <w:sz w:val="24"/>
          <w:szCs w:val="24"/>
        </w:rPr>
      </w:pPr>
    </w:p>
    <w:p w14:paraId="3C84B3FD" w14:textId="77777777" w:rsidR="0097571E" w:rsidRDefault="0097571E" w:rsidP="00895449">
      <w:pPr>
        <w:rPr>
          <w:del w:id="2270" w:author="Kopp, Darin" w:date="2025-02-20T15:34:00Z"/>
          <w:rFonts w:ascii="Times New Roman" w:hAnsi="Times New Roman" w:cs="Times New Roman"/>
          <w:sz w:val="24"/>
          <w:szCs w:val="24"/>
        </w:rPr>
      </w:pPr>
    </w:p>
    <w:p w14:paraId="49F9B7DE" w14:textId="77777777" w:rsidR="0097571E" w:rsidRDefault="0097571E" w:rsidP="00895449">
      <w:pPr>
        <w:rPr>
          <w:del w:id="2271" w:author="Kopp, Darin" w:date="2025-02-20T15:34:00Z"/>
          <w:rFonts w:ascii="Times New Roman" w:hAnsi="Times New Roman" w:cs="Times New Roman"/>
          <w:sz w:val="24"/>
          <w:szCs w:val="24"/>
        </w:rPr>
      </w:pPr>
    </w:p>
    <w:p w14:paraId="0C0F9A04" w14:textId="77777777" w:rsidR="0097571E" w:rsidRDefault="0097571E" w:rsidP="00895449">
      <w:pPr>
        <w:rPr>
          <w:del w:id="2272" w:author="Kopp, Darin" w:date="2025-02-20T15:34:00Z"/>
          <w:rFonts w:ascii="Times New Roman" w:hAnsi="Times New Roman" w:cs="Times New Roman"/>
          <w:sz w:val="24"/>
          <w:szCs w:val="24"/>
        </w:rPr>
      </w:pPr>
    </w:p>
    <w:p w14:paraId="4D94412D" w14:textId="77777777" w:rsidR="0097571E" w:rsidRDefault="0097571E" w:rsidP="00895449">
      <w:pPr>
        <w:rPr>
          <w:del w:id="2273" w:author="Kopp, Darin" w:date="2025-02-20T15:34:00Z"/>
          <w:rFonts w:ascii="Times New Roman" w:hAnsi="Times New Roman" w:cs="Times New Roman"/>
          <w:sz w:val="24"/>
          <w:szCs w:val="24"/>
        </w:rPr>
      </w:pPr>
    </w:p>
    <w:p w14:paraId="4B953E41" w14:textId="77777777" w:rsidR="0097571E" w:rsidRDefault="0097571E" w:rsidP="00895449">
      <w:pPr>
        <w:rPr>
          <w:del w:id="2274" w:author="Kopp, Darin" w:date="2025-02-20T15:34:00Z"/>
          <w:rFonts w:ascii="Times New Roman" w:hAnsi="Times New Roman" w:cs="Times New Roman"/>
          <w:sz w:val="24"/>
          <w:szCs w:val="24"/>
        </w:rPr>
      </w:pPr>
    </w:p>
    <w:p w14:paraId="37821476" w14:textId="77777777" w:rsidR="0097571E" w:rsidRDefault="0097571E" w:rsidP="00895449">
      <w:pPr>
        <w:rPr>
          <w:del w:id="2275" w:author="Kopp, Darin" w:date="2025-02-20T15:34:00Z"/>
          <w:rFonts w:ascii="Times New Roman" w:hAnsi="Times New Roman" w:cs="Times New Roman"/>
          <w:sz w:val="24"/>
          <w:szCs w:val="24"/>
        </w:rPr>
      </w:pPr>
    </w:p>
    <w:p w14:paraId="1457CC56" w14:textId="77777777" w:rsidR="0097571E" w:rsidRDefault="0097571E" w:rsidP="00895449">
      <w:pPr>
        <w:rPr>
          <w:del w:id="2276" w:author="Kopp, Darin" w:date="2025-02-20T15:34:00Z"/>
          <w:rFonts w:ascii="Times New Roman" w:hAnsi="Times New Roman" w:cs="Times New Roman"/>
          <w:sz w:val="24"/>
          <w:szCs w:val="24"/>
        </w:rPr>
      </w:pPr>
    </w:p>
    <w:p w14:paraId="0746AE13" w14:textId="77777777" w:rsidR="0097571E" w:rsidRDefault="0097571E" w:rsidP="00895449">
      <w:pPr>
        <w:rPr>
          <w:del w:id="2277" w:author="Kopp, Darin" w:date="2025-02-20T15:34:00Z"/>
          <w:rFonts w:ascii="Times New Roman" w:hAnsi="Times New Roman" w:cs="Times New Roman"/>
          <w:sz w:val="24"/>
          <w:szCs w:val="24"/>
        </w:rPr>
      </w:pPr>
    </w:p>
    <w:p w14:paraId="3D90D689" w14:textId="77777777" w:rsidR="0097571E" w:rsidRDefault="0097571E" w:rsidP="00895449">
      <w:pPr>
        <w:rPr>
          <w:del w:id="2278" w:author="Kopp, Darin" w:date="2025-02-20T15:34:00Z"/>
          <w:rFonts w:ascii="Times New Roman" w:hAnsi="Times New Roman" w:cs="Times New Roman"/>
          <w:sz w:val="24"/>
          <w:szCs w:val="24"/>
        </w:rPr>
      </w:pPr>
    </w:p>
    <w:p w14:paraId="7883121E" w14:textId="77777777" w:rsidR="0097571E" w:rsidRDefault="0097571E" w:rsidP="00895449">
      <w:pPr>
        <w:rPr>
          <w:del w:id="2279" w:author="Kopp, Darin" w:date="2025-02-20T15:34:00Z"/>
          <w:rFonts w:ascii="Times New Roman" w:hAnsi="Times New Roman" w:cs="Times New Roman"/>
          <w:sz w:val="24"/>
          <w:szCs w:val="24"/>
        </w:rPr>
      </w:pPr>
    </w:p>
    <w:p w14:paraId="575B0C9F" w14:textId="77777777" w:rsidR="0097571E" w:rsidRDefault="0097571E" w:rsidP="0097571E">
      <w:pPr>
        <w:jc w:val="center"/>
        <w:rPr>
          <w:del w:id="2280" w:author="Kopp, Darin" w:date="2025-02-20T15:34:00Z"/>
          <w:rFonts w:ascii="Times New Roman" w:hAnsi="Times New Roman" w:cs="Times New Roman"/>
          <w:sz w:val="24"/>
          <w:szCs w:val="24"/>
        </w:rPr>
      </w:pPr>
      <w:del w:id="2281" w:author="Kopp, Darin" w:date="2025-02-20T15:34:00Z">
        <w:r>
          <w:rPr>
            <w:rFonts w:ascii="Times New Roman" w:hAnsi="Times New Roman" w:cs="Times New Roman"/>
            <w:sz w:val="24"/>
            <w:szCs w:val="24"/>
          </w:rPr>
          <w:delText>Supplementary Information</w:delText>
        </w:r>
      </w:del>
    </w:p>
    <w:p w14:paraId="5B001630" w14:textId="77777777" w:rsidR="0097571E" w:rsidRDefault="0097571E" w:rsidP="0097571E">
      <w:pPr>
        <w:spacing w:line="480" w:lineRule="auto"/>
        <w:jc w:val="center"/>
        <w:rPr>
          <w:del w:id="2282" w:author="Kopp, Darin" w:date="2025-02-20T15:34:00Z"/>
          <w:rFonts w:ascii="Times New Roman" w:hAnsi="Times New Roman" w:cs="Times New Roman"/>
          <w:sz w:val="24"/>
          <w:szCs w:val="24"/>
        </w:rPr>
      </w:pPr>
      <w:del w:id="2283" w:author="Kopp, Darin" w:date="2025-02-20T15:34:00Z">
        <w:r>
          <w:rPr>
            <w:rFonts w:ascii="Times New Roman" w:hAnsi="Times New Roman" w:cs="Times New Roman"/>
            <w:sz w:val="24"/>
            <w:szCs w:val="24"/>
          </w:rPr>
          <w:delText>A model-based assessment of anthropogenic disturbance on lotic macroinvertebrate assemblages</w:delText>
        </w:r>
      </w:del>
    </w:p>
    <w:p w14:paraId="2D6014E4" w14:textId="77777777" w:rsidR="0097571E" w:rsidRDefault="0097571E" w:rsidP="0097571E">
      <w:pPr>
        <w:spacing w:line="480" w:lineRule="auto"/>
        <w:contextualSpacing/>
        <w:jc w:val="center"/>
        <w:rPr>
          <w:del w:id="2284" w:author="Kopp, Darin" w:date="2025-02-20T15:34:00Z"/>
          <w:rFonts w:ascii="Times New Roman" w:hAnsi="Times New Roman" w:cs="Times New Roman"/>
          <w:sz w:val="24"/>
          <w:szCs w:val="24"/>
        </w:rPr>
      </w:pPr>
    </w:p>
    <w:p w14:paraId="5A0E466B" w14:textId="77777777" w:rsidR="0097571E" w:rsidRPr="00501AAF" w:rsidRDefault="0097571E" w:rsidP="0097571E">
      <w:pPr>
        <w:spacing w:line="480" w:lineRule="auto"/>
        <w:contextualSpacing/>
        <w:jc w:val="center"/>
        <w:rPr>
          <w:del w:id="2285" w:author="Kopp, Darin" w:date="2025-02-20T15:34:00Z"/>
          <w:rFonts w:ascii="Times New Roman" w:hAnsi="Times New Roman" w:cs="Times New Roman"/>
          <w:sz w:val="24"/>
          <w:szCs w:val="24"/>
        </w:rPr>
      </w:pPr>
      <w:del w:id="2286" w:author="Kopp, Darin" w:date="2025-02-20T15:34:00Z">
        <w:r w:rsidRPr="00501AAF">
          <w:rPr>
            <w:rFonts w:ascii="Times New Roman" w:hAnsi="Times New Roman" w:cs="Times New Roman"/>
            <w:sz w:val="24"/>
            <w:szCs w:val="24"/>
          </w:rPr>
          <w:delText>Darin</w:delText>
        </w:r>
        <w:r>
          <w:rPr>
            <w:rFonts w:ascii="Times New Roman" w:hAnsi="Times New Roman" w:cs="Times New Roman"/>
            <w:sz w:val="24"/>
            <w:szCs w:val="24"/>
          </w:rPr>
          <w:delText xml:space="preserve"> A.</w:delText>
        </w:r>
        <w:r w:rsidRPr="00501AAF">
          <w:rPr>
            <w:rFonts w:ascii="Times New Roman" w:hAnsi="Times New Roman" w:cs="Times New Roman"/>
            <w:sz w:val="24"/>
            <w:szCs w:val="24"/>
          </w:rPr>
          <w:delText xml:space="preserve"> Kopp</w:delText>
        </w:r>
        <w:r w:rsidRPr="00501AAF">
          <w:rPr>
            <w:rFonts w:ascii="Times New Roman" w:hAnsi="Times New Roman" w:cs="Times New Roman"/>
            <w:sz w:val="24"/>
            <w:szCs w:val="24"/>
            <w:vertAlign w:val="superscript"/>
          </w:rPr>
          <w:delText>1</w:delText>
        </w:r>
        <w:r>
          <w:rPr>
            <w:rFonts w:ascii="Times New Roman" w:hAnsi="Times New Roman" w:cs="Times New Roman"/>
            <w:sz w:val="24"/>
            <w:szCs w:val="24"/>
            <w:vertAlign w:val="superscript"/>
          </w:rPr>
          <w:delText>,2*</w:delText>
        </w:r>
        <w:r w:rsidRPr="00501AAF">
          <w:rPr>
            <w:rFonts w:ascii="Times New Roman" w:hAnsi="Times New Roman" w:cs="Times New Roman"/>
            <w:sz w:val="24"/>
            <w:szCs w:val="24"/>
          </w:rPr>
          <w:delText xml:space="preserve">, John </w:delText>
        </w:r>
        <w:r>
          <w:rPr>
            <w:rFonts w:ascii="Times New Roman" w:hAnsi="Times New Roman" w:cs="Times New Roman"/>
            <w:sz w:val="24"/>
            <w:szCs w:val="24"/>
          </w:rPr>
          <w:delText xml:space="preserve">L. </w:delText>
        </w:r>
        <w:r w:rsidRPr="00501AAF">
          <w:rPr>
            <w:rFonts w:ascii="Times New Roman" w:hAnsi="Times New Roman" w:cs="Times New Roman"/>
            <w:sz w:val="24"/>
            <w:szCs w:val="24"/>
          </w:rPr>
          <w:delText>Stoddard</w:delText>
        </w:r>
        <w:r w:rsidRPr="00501AAF">
          <w:rPr>
            <w:rFonts w:ascii="Times New Roman" w:hAnsi="Times New Roman" w:cs="Times New Roman"/>
            <w:sz w:val="24"/>
            <w:szCs w:val="24"/>
            <w:vertAlign w:val="superscript"/>
          </w:rPr>
          <w:delText>2</w:delText>
        </w:r>
        <w:r w:rsidRPr="00501AAF">
          <w:rPr>
            <w:rFonts w:ascii="Times New Roman" w:hAnsi="Times New Roman" w:cs="Times New Roman"/>
            <w:sz w:val="24"/>
            <w:szCs w:val="24"/>
          </w:rPr>
          <w:delText>, Phil</w:delText>
        </w:r>
        <w:r>
          <w:rPr>
            <w:rFonts w:ascii="Times New Roman" w:hAnsi="Times New Roman" w:cs="Times New Roman"/>
            <w:sz w:val="24"/>
            <w:szCs w:val="24"/>
          </w:rPr>
          <w:delText>ip R.</w:delText>
        </w:r>
        <w:r w:rsidRPr="00501AAF">
          <w:rPr>
            <w:rFonts w:ascii="Times New Roman" w:hAnsi="Times New Roman" w:cs="Times New Roman"/>
            <w:sz w:val="24"/>
            <w:szCs w:val="24"/>
          </w:rPr>
          <w:delText xml:space="preserve"> Kaufman</w:delText>
        </w:r>
        <w:r>
          <w:rPr>
            <w:rFonts w:ascii="Times New Roman" w:hAnsi="Times New Roman" w:cs="Times New Roman"/>
            <w:sz w:val="24"/>
            <w:szCs w:val="24"/>
          </w:rPr>
          <w:delText>n</w:delText>
        </w:r>
        <w:r w:rsidRPr="00501AAF">
          <w:rPr>
            <w:rFonts w:ascii="Times New Roman" w:hAnsi="Times New Roman" w:cs="Times New Roman"/>
            <w:sz w:val="24"/>
            <w:szCs w:val="24"/>
            <w:vertAlign w:val="superscript"/>
          </w:rPr>
          <w:delText>2</w:delText>
        </w:r>
        <w:r>
          <w:rPr>
            <w:rFonts w:ascii="Times New Roman" w:hAnsi="Times New Roman" w:cs="Times New Roman"/>
            <w:sz w:val="24"/>
            <w:szCs w:val="24"/>
            <w:vertAlign w:val="superscript"/>
          </w:rPr>
          <w:delText>,3</w:delText>
        </w:r>
        <w:r w:rsidRPr="00501AAF">
          <w:rPr>
            <w:rFonts w:ascii="Times New Roman" w:hAnsi="Times New Roman" w:cs="Times New Roman"/>
            <w:sz w:val="24"/>
            <w:szCs w:val="24"/>
          </w:rPr>
          <w:delText xml:space="preserve">, Alan </w:delText>
        </w:r>
        <w:r>
          <w:rPr>
            <w:rFonts w:ascii="Times New Roman" w:hAnsi="Times New Roman" w:cs="Times New Roman"/>
            <w:sz w:val="24"/>
            <w:szCs w:val="24"/>
          </w:rPr>
          <w:delText xml:space="preserve">T. </w:delText>
        </w:r>
        <w:r w:rsidRPr="00412DD0">
          <w:rPr>
            <w:rFonts w:ascii="Times New Roman" w:hAnsi="Times New Roman" w:cs="Times New Roman"/>
            <w:sz w:val="24"/>
            <w:szCs w:val="24"/>
          </w:rPr>
          <w:delText>Herlihy</w:delText>
        </w:r>
        <w:r w:rsidRPr="00412DD0">
          <w:rPr>
            <w:rFonts w:ascii="Times New Roman" w:hAnsi="Times New Roman" w:cs="Times New Roman"/>
            <w:sz w:val="24"/>
            <w:szCs w:val="24"/>
            <w:vertAlign w:val="superscript"/>
          </w:rPr>
          <w:delText>3</w:delText>
        </w:r>
        <w:r w:rsidRPr="00412DD0">
          <w:rPr>
            <w:rFonts w:ascii="Times New Roman" w:hAnsi="Times New Roman" w:cs="Times New Roman"/>
            <w:sz w:val="24"/>
            <w:szCs w:val="24"/>
          </w:rPr>
          <w:delText>,</w:delText>
        </w:r>
        <w:r>
          <w:rPr>
            <w:rFonts w:ascii="Times New Roman" w:hAnsi="Times New Roman" w:cs="Times New Roman"/>
            <w:sz w:val="24"/>
            <w:szCs w:val="24"/>
          </w:rPr>
          <w:delText xml:space="preserve"> </w:delText>
        </w:r>
        <w:r w:rsidRPr="00501AAF">
          <w:rPr>
            <w:rFonts w:ascii="Times New Roman" w:hAnsi="Times New Roman" w:cs="Times New Roman"/>
            <w:sz w:val="24"/>
            <w:szCs w:val="24"/>
          </w:rPr>
          <w:delText>Ryan Hill</w:delText>
        </w:r>
        <w:r w:rsidRPr="00501AAF">
          <w:rPr>
            <w:rFonts w:ascii="Times New Roman" w:hAnsi="Times New Roman" w:cs="Times New Roman"/>
            <w:sz w:val="24"/>
            <w:szCs w:val="24"/>
            <w:vertAlign w:val="superscript"/>
          </w:rPr>
          <w:delText>2</w:delText>
        </w:r>
        <w:r w:rsidRPr="00501AAF">
          <w:rPr>
            <w:rFonts w:ascii="Times New Roman" w:hAnsi="Times New Roman" w:cs="Times New Roman"/>
            <w:sz w:val="24"/>
            <w:szCs w:val="24"/>
          </w:rPr>
          <w:delText xml:space="preserve">, </w:delText>
        </w:r>
        <w:r w:rsidRPr="00412DD0">
          <w:rPr>
            <w:rFonts w:ascii="Times New Roman" w:hAnsi="Times New Roman" w:cs="Times New Roman"/>
            <w:sz w:val="24"/>
            <w:szCs w:val="24"/>
          </w:rPr>
          <w:delText>Meredith Brehob</w:delText>
        </w:r>
        <w:r w:rsidRPr="00412DD0">
          <w:rPr>
            <w:rFonts w:ascii="Times New Roman" w:hAnsi="Times New Roman" w:cs="Times New Roman"/>
            <w:sz w:val="24"/>
            <w:szCs w:val="24"/>
            <w:vertAlign w:val="superscript"/>
          </w:rPr>
          <w:delText>5</w:delText>
        </w:r>
        <w:r w:rsidRPr="00412DD0">
          <w:rPr>
            <w:rFonts w:ascii="Times New Roman" w:hAnsi="Times New Roman" w:cs="Times New Roman"/>
            <w:sz w:val="24"/>
            <w:szCs w:val="24"/>
          </w:rPr>
          <w:delText>, Robert Sabo</w:delText>
        </w:r>
        <w:r w:rsidRPr="00412DD0">
          <w:rPr>
            <w:rFonts w:ascii="Times New Roman" w:hAnsi="Times New Roman" w:cs="Times New Roman"/>
            <w:sz w:val="24"/>
            <w:szCs w:val="24"/>
            <w:vertAlign w:val="superscript"/>
          </w:rPr>
          <w:delText>6</w:delText>
        </w:r>
      </w:del>
    </w:p>
    <w:p w14:paraId="70B05DAC" w14:textId="77777777" w:rsidR="0097571E" w:rsidRDefault="0097571E" w:rsidP="0097571E">
      <w:pPr>
        <w:pStyle w:val="paragraph"/>
        <w:spacing w:before="0" w:beforeAutospacing="0" w:after="0" w:afterAutospacing="0" w:line="480" w:lineRule="auto"/>
        <w:contextualSpacing/>
        <w:jc w:val="center"/>
        <w:textAlignment w:val="baseline"/>
        <w:rPr>
          <w:del w:id="2287" w:author="Kopp, Darin" w:date="2025-02-20T15:34:00Z"/>
          <w:rStyle w:val="normaltextrun"/>
          <w:vertAlign w:val="superscript"/>
        </w:rPr>
      </w:pPr>
    </w:p>
    <w:p w14:paraId="3906716B" w14:textId="77777777" w:rsidR="0097571E" w:rsidRPr="00665158" w:rsidRDefault="0097571E" w:rsidP="0097571E">
      <w:pPr>
        <w:pStyle w:val="paragraph"/>
        <w:spacing w:before="0" w:beforeAutospacing="0" w:after="0" w:afterAutospacing="0" w:line="480" w:lineRule="auto"/>
        <w:contextualSpacing/>
        <w:jc w:val="center"/>
        <w:textAlignment w:val="baseline"/>
        <w:rPr>
          <w:del w:id="2288" w:author="Kopp, Darin" w:date="2025-02-20T15:34:00Z"/>
          <w:rStyle w:val="normaltextrun"/>
        </w:rPr>
      </w:pPr>
      <w:del w:id="2289" w:author="Kopp, Darin" w:date="2025-02-20T15:34:00Z">
        <w:r w:rsidRPr="00501AAF">
          <w:rPr>
            <w:rStyle w:val="normaltextrun"/>
            <w:vertAlign w:val="superscript"/>
          </w:rPr>
          <w:delText>1</w:delText>
        </w:r>
        <w:r w:rsidRPr="00501AAF">
          <w:rPr>
            <w:rStyle w:val="normaltextrun"/>
          </w:rPr>
          <w:delText>Oak Ridge Institute for Science and Education Participant c/o US EPA, ORD, Corvallis, Oregon</w:delText>
        </w:r>
      </w:del>
    </w:p>
    <w:p w14:paraId="4739D8EF" w14:textId="77777777" w:rsidR="0097571E" w:rsidRDefault="0097571E" w:rsidP="0097571E">
      <w:pPr>
        <w:spacing w:line="480" w:lineRule="auto"/>
        <w:contextualSpacing/>
        <w:jc w:val="center"/>
        <w:rPr>
          <w:del w:id="2290" w:author="Kopp, Darin" w:date="2025-02-20T15:34:00Z"/>
          <w:rStyle w:val="normaltextrun"/>
          <w:rFonts w:ascii="Times New Roman" w:hAnsi="Times New Roman"/>
          <w:sz w:val="24"/>
          <w:szCs w:val="24"/>
        </w:rPr>
      </w:pPr>
      <w:del w:id="2291" w:author="Kopp, Darin" w:date="2025-02-20T15:34:00Z">
        <w:r w:rsidRPr="00501AAF">
          <w:rPr>
            <w:rStyle w:val="normaltextrun"/>
            <w:rFonts w:ascii="Times New Roman" w:hAnsi="Times New Roman"/>
            <w:sz w:val="24"/>
            <w:szCs w:val="24"/>
            <w:vertAlign w:val="superscript"/>
          </w:rPr>
          <w:delText>2</w:delText>
        </w:r>
        <w:r w:rsidRPr="00501AAF">
          <w:rPr>
            <w:rStyle w:val="normaltextrun"/>
            <w:rFonts w:ascii="Times New Roman" w:hAnsi="Times New Roman"/>
            <w:sz w:val="24"/>
            <w:szCs w:val="24"/>
          </w:rPr>
          <w:delText>US EPA, Office of Research and Development, Corvallis, Oregon</w:delText>
        </w:r>
      </w:del>
    </w:p>
    <w:p w14:paraId="1144121B" w14:textId="77777777" w:rsidR="0097571E" w:rsidRDefault="0097571E" w:rsidP="0097571E">
      <w:pPr>
        <w:spacing w:line="480" w:lineRule="auto"/>
        <w:contextualSpacing/>
        <w:jc w:val="center"/>
        <w:rPr>
          <w:del w:id="2292" w:author="Kopp, Darin" w:date="2025-02-20T15:34:00Z"/>
          <w:rStyle w:val="normaltextrun"/>
          <w:rFonts w:ascii="Times New Roman" w:hAnsi="Times New Roman"/>
          <w:sz w:val="24"/>
          <w:szCs w:val="24"/>
        </w:rPr>
      </w:pPr>
      <w:del w:id="2293" w:author="Kopp, Darin" w:date="2025-02-20T15:34:00Z">
        <w:r w:rsidRPr="00501AAF">
          <w:rPr>
            <w:rStyle w:val="normaltextrun"/>
            <w:rFonts w:ascii="Times New Roman" w:hAnsi="Times New Roman"/>
            <w:sz w:val="24"/>
            <w:szCs w:val="24"/>
            <w:vertAlign w:val="superscript"/>
          </w:rPr>
          <w:delText>3</w:delText>
        </w:r>
        <w:r w:rsidRPr="00501AAF">
          <w:rPr>
            <w:rStyle w:val="normaltextrun"/>
            <w:rFonts w:ascii="Times New Roman" w:hAnsi="Times New Roman"/>
            <w:sz w:val="24"/>
            <w:szCs w:val="24"/>
          </w:rPr>
          <w:delText>Department of Fisheries, Wildlife, &amp; Conservation Sciences, Oregon State University,</w:delText>
        </w:r>
      </w:del>
    </w:p>
    <w:p w14:paraId="7B776202" w14:textId="77777777" w:rsidR="0097571E" w:rsidRDefault="0097571E" w:rsidP="0097571E">
      <w:pPr>
        <w:spacing w:line="480" w:lineRule="auto"/>
        <w:contextualSpacing/>
        <w:jc w:val="center"/>
        <w:rPr>
          <w:del w:id="2294" w:author="Kopp, Darin" w:date="2025-02-20T15:34:00Z"/>
          <w:rStyle w:val="eop"/>
          <w:rFonts w:ascii="Times New Roman" w:hAnsi="Times New Roman"/>
          <w:sz w:val="24"/>
          <w:szCs w:val="24"/>
        </w:rPr>
      </w:pPr>
      <w:del w:id="2295" w:author="Kopp, Darin" w:date="2025-02-20T15:34:00Z">
        <w:r w:rsidRPr="00501AAF">
          <w:rPr>
            <w:rStyle w:val="normaltextrun"/>
            <w:rFonts w:ascii="Times New Roman" w:hAnsi="Times New Roman"/>
            <w:sz w:val="24"/>
            <w:szCs w:val="24"/>
          </w:rPr>
          <w:delText>Corvallis, Oregon</w:delText>
        </w:r>
      </w:del>
    </w:p>
    <w:p w14:paraId="2DF7DC84" w14:textId="77777777" w:rsidR="0097571E" w:rsidRDefault="0097571E" w:rsidP="0097571E">
      <w:pPr>
        <w:spacing w:line="480" w:lineRule="auto"/>
        <w:contextualSpacing/>
        <w:jc w:val="center"/>
        <w:rPr>
          <w:del w:id="2296" w:author="Kopp, Darin" w:date="2025-02-20T15:34:00Z"/>
          <w:rStyle w:val="eop"/>
          <w:rFonts w:ascii="Times New Roman" w:hAnsi="Times New Roman"/>
          <w:sz w:val="24"/>
          <w:szCs w:val="24"/>
        </w:rPr>
      </w:pPr>
      <w:del w:id="2297" w:author="Kopp, Darin" w:date="2025-02-20T15:34:00Z">
        <w:r>
          <w:rPr>
            <w:rStyle w:val="normaltextrun"/>
            <w:rFonts w:ascii="Times New Roman" w:hAnsi="Times New Roman"/>
            <w:sz w:val="24"/>
            <w:szCs w:val="24"/>
            <w:vertAlign w:val="superscript"/>
          </w:rPr>
          <w:delText>4</w:delText>
        </w:r>
        <w:r>
          <w:rPr>
            <w:rStyle w:val="normaltextrun"/>
            <w:rFonts w:ascii="Times New Roman" w:hAnsi="Times New Roman"/>
            <w:sz w:val="24"/>
            <w:szCs w:val="24"/>
          </w:rPr>
          <w:delText>Current affiliation: Oregon Department of Fish and Wildlife, Salem, Oregon</w:delText>
        </w:r>
      </w:del>
    </w:p>
    <w:p w14:paraId="18D37C1D" w14:textId="77777777" w:rsidR="0097571E" w:rsidRPr="00412DD0" w:rsidRDefault="0097571E" w:rsidP="0097571E">
      <w:pPr>
        <w:spacing w:line="480" w:lineRule="auto"/>
        <w:contextualSpacing/>
        <w:jc w:val="center"/>
        <w:rPr>
          <w:del w:id="2298" w:author="Kopp, Darin" w:date="2025-02-20T15:34:00Z"/>
          <w:rStyle w:val="eop"/>
          <w:rFonts w:ascii="Times New Roman" w:hAnsi="Times New Roman"/>
          <w:sz w:val="24"/>
          <w:szCs w:val="24"/>
        </w:rPr>
      </w:pPr>
      <w:del w:id="2299" w:author="Kopp, Darin" w:date="2025-02-20T15:34:00Z">
        <w:r w:rsidRPr="00412DD0">
          <w:rPr>
            <w:rStyle w:val="eop"/>
            <w:rFonts w:ascii="Times New Roman" w:hAnsi="Times New Roman"/>
            <w:sz w:val="24"/>
            <w:szCs w:val="24"/>
            <w:vertAlign w:val="superscript"/>
          </w:rPr>
          <w:delText>5</w:delText>
        </w:r>
        <w:r w:rsidRPr="00412DD0">
          <w:rPr>
            <w:rStyle w:val="eop"/>
            <w:rFonts w:ascii="Times New Roman" w:hAnsi="Times New Roman"/>
            <w:sz w:val="24"/>
            <w:szCs w:val="24"/>
          </w:rPr>
          <w:delText>Oak Ridge Institute for Science and Education Participant c/o US EPA, ORD, Washington, D.C.</w:delText>
        </w:r>
      </w:del>
    </w:p>
    <w:p w14:paraId="044D14F1" w14:textId="77777777" w:rsidR="0097571E" w:rsidRDefault="0097571E" w:rsidP="0097571E">
      <w:pPr>
        <w:spacing w:line="480" w:lineRule="auto"/>
        <w:contextualSpacing/>
        <w:jc w:val="center"/>
        <w:rPr>
          <w:del w:id="2300" w:author="Kopp, Darin" w:date="2025-02-20T15:34:00Z"/>
          <w:rStyle w:val="eop"/>
          <w:rFonts w:ascii="Times New Roman" w:hAnsi="Times New Roman"/>
          <w:sz w:val="24"/>
          <w:szCs w:val="24"/>
        </w:rPr>
      </w:pPr>
      <w:del w:id="2301" w:author="Kopp, Darin" w:date="2025-02-20T15:34:00Z">
        <w:r w:rsidRPr="00412DD0">
          <w:rPr>
            <w:rStyle w:val="eop"/>
            <w:rFonts w:ascii="Times New Roman" w:hAnsi="Times New Roman"/>
            <w:sz w:val="24"/>
            <w:szCs w:val="24"/>
            <w:vertAlign w:val="superscript"/>
          </w:rPr>
          <w:delText>6</w:delText>
        </w:r>
        <w:r w:rsidRPr="00412DD0">
          <w:rPr>
            <w:rStyle w:val="eop"/>
            <w:rFonts w:ascii="Times New Roman" w:hAnsi="Times New Roman"/>
            <w:sz w:val="24"/>
            <w:szCs w:val="24"/>
          </w:rPr>
          <w:delText>US EPA, Office of Research and Development, Center for Public Health and Environmental Assessment, DC, Washington, USA</w:delText>
        </w:r>
      </w:del>
    </w:p>
    <w:p w14:paraId="1C292211" w14:textId="77777777" w:rsidR="0097571E" w:rsidRDefault="0097571E" w:rsidP="0097571E">
      <w:pPr>
        <w:spacing w:line="480" w:lineRule="auto"/>
        <w:contextualSpacing/>
        <w:jc w:val="center"/>
        <w:rPr>
          <w:del w:id="2302" w:author="Kopp, Darin" w:date="2025-02-20T15:34:00Z"/>
          <w:rFonts w:ascii="Times New Roman" w:hAnsi="Times New Roman" w:cs="Times New Roman"/>
          <w:sz w:val="24"/>
          <w:szCs w:val="24"/>
        </w:rPr>
      </w:pPr>
    </w:p>
    <w:p w14:paraId="710CA8B6" w14:textId="77777777" w:rsidR="0097571E" w:rsidRPr="00B41839" w:rsidRDefault="0097571E" w:rsidP="0097571E">
      <w:pPr>
        <w:spacing w:line="480" w:lineRule="auto"/>
        <w:contextualSpacing/>
        <w:jc w:val="center"/>
        <w:rPr>
          <w:del w:id="2303" w:author="Kopp, Darin" w:date="2025-02-20T15:34:00Z"/>
          <w:rFonts w:ascii="Times New Roman" w:hAnsi="Times New Roman" w:cs="Times New Roman"/>
          <w:sz w:val="24"/>
          <w:szCs w:val="24"/>
        </w:rPr>
      </w:pPr>
      <w:del w:id="2304" w:author="Kopp, Darin" w:date="2025-02-20T15:34:00Z">
        <w:r>
          <w:rPr>
            <w:rFonts w:ascii="Times New Roman" w:hAnsi="Times New Roman" w:cs="Times New Roman"/>
            <w:sz w:val="24"/>
            <w:szCs w:val="24"/>
          </w:rPr>
          <w:delText>*Correspondence: kopp.darin@epa.gov</w:delText>
        </w:r>
      </w:del>
    </w:p>
    <w:p w14:paraId="0DB13359" w14:textId="77777777" w:rsidR="0097571E" w:rsidRPr="0022146B" w:rsidRDefault="0097571E" w:rsidP="0097571E">
      <w:pPr>
        <w:spacing w:line="480" w:lineRule="auto"/>
        <w:rPr>
          <w:del w:id="2305" w:author="Kopp, Darin" w:date="2025-02-20T15:34:00Z"/>
          <w:rFonts w:ascii="Times New Roman" w:hAnsi="Times New Roman" w:cs="Times New Roman"/>
          <w:sz w:val="24"/>
          <w:szCs w:val="24"/>
        </w:rPr>
      </w:pPr>
    </w:p>
    <w:p w14:paraId="620BA017" w14:textId="77777777" w:rsidR="0097571E" w:rsidRDefault="0097571E" w:rsidP="00895449">
      <w:pPr>
        <w:rPr>
          <w:del w:id="2306" w:author="Kopp, Darin" w:date="2025-02-20T15:34:00Z"/>
          <w:rFonts w:ascii="Times New Roman" w:hAnsi="Times New Roman" w:cs="Times New Roman"/>
          <w:sz w:val="24"/>
          <w:szCs w:val="24"/>
        </w:rPr>
      </w:pPr>
    </w:p>
    <w:p w14:paraId="73098C7C" w14:textId="77777777" w:rsidR="0097571E" w:rsidRDefault="0097571E" w:rsidP="00895449">
      <w:pPr>
        <w:rPr>
          <w:del w:id="2307" w:author="Kopp, Darin" w:date="2025-02-20T15:34:00Z"/>
          <w:rFonts w:ascii="Times New Roman" w:hAnsi="Times New Roman" w:cs="Times New Roman"/>
          <w:sz w:val="24"/>
          <w:szCs w:val="24"/>
        </w:rPr>
      </w:pPr>
    </w:p>
    <w:p w14:paraId="505F7419" w14:textId="77777777" w:rsidR="0097571E" w:rsidRDefault="0097571E" w:rsidP="00895449">
      <w:pPr>
        <w:rPr>
          <w:del w:id="2308" w:author="Kopp, Darin" w:date="2025-02-20T15:34:00Z"/>
          <w:rFonts w:ascii="Times New Roman" w:hAnsi="Times New Roman" w:cs="Times New Roman"/>
          <w:sz w:val="24"/>
          <w:szCs w:val="24"/>
        </w:rPr>
      </w:pPr>
    </w:p>
    <w:p w14:paraId="78F5B114" w14:textId="77777777" w:rsidR="0097571E" w:rsidRDefault="0097571E" w:rsidP="00895449">
      <w:pPr>
        <w:rPr>
          <w:del w:id="2309" w:author="Kopp, Darin" w:date="2025-02-20T15:34:00Z"/>
          <w:rFonts w:ascii="Times New Roman" w:hAnsi="Times New Roman" w:cs="Times New Roman"/>
          <w:sz w:val="24"/>
          <w:szCs w:val="24"/>
        </w:rPr>
      </w:pPr>
    </w:p>
    <w:p w14:paraId="04974FD8" w14:textId="77777777" w:rsidR="0097571E" w:rsidRDefault="0097571E" w:rsidP="00895449">
      <w:pPr>
        <w:rPr>
          <w:del w:id="2310" w:author="Kopp, Darin" w:date="2025-02-20T15:34:00Z"/>
          <w:rFonts w:ascii="Times New Roman" w:hAnsi="Times New Roman" w:cs="Times New Roman"/>
          <w:sz w:val="24"/>
          <w:szCs w:val="24"/>
        </w:rPr>
      </w:pPr>
    </w:p>
    <w:p w14:paraId="3BDEC372" w14:textId="77777777" w:rsidR="0097571E" w:rsidRDefault="0097571E" w:rsidP="00895449">
      <w:pPr>
        <w:rPr>
          <w:del w:id="2311" w:author="Kopp, Darin" w:date="2025-02-20T15:34:00Z"/>
          <w:rFonts w:ascii="Times New Roman" w:hAnsi="Times New Roman" w:cs="Times New Roman"/>
          <w:sz w:val="24"/>
          <w:szCs w:val="24"/>
        </w:rPr>
      </w:pPr>
    </w:p>
    <w:p w14:paraId="6BFCCC2C" w14:textId="77777777" w:rsidR="000B3D9D" w:rsidRPr="00F900BF" w:rsidRDefault="00493EEF" w:rsidP="00F900BF">
      <w:pPr>
        <w:spacing w:line="240" w:lineRule="auto"/>
        <w:contextualSpacing/>
        <w:rPr>
          <w:del w:id="2312" w:author="Kopp, Darin" w:date="2025-02-20T15:34:00Z"/>
          <w:rFonts w:ascii="Times New Roman" w:hAnsi="Times New Roman" w:cs="Times New Roman"/>
          <w:sz w:val="24"/>
          <w:szCs w:val="24"/>
        </w:rPr>
        <w:sectPr w:rsidR="000B3D9D" w:rsidRPr="00F900BF" w:rsidSect="00C32558">
          <w:pgSz w:w="12240" w:h="15840"/>
          <w:pgMar w:top="1440" w:right="1440" w:bottom="1440" w:left="1440" w:header="720" w:footer="720" w:gutter="0"/>
          <w:lnNumType w:countBy="1" w:restart="continuous"/>
          <w:cols w:space="720"/>
          <w:docGrid w:linePitch="360"/>
        </w:sectPr>
      </w:pPr>
      <w:del w:id="2313" w:author="Kopp, Darin" w:date="2025-02-20T15:34:00Z">
        <w:r>
          <w:rPr>
            <w:rFonts w:ascii="Times New Roman" w:hAnsi="Times New Roman" w:cs="Times New Roman"/>
            <w:sz w:val="24"/>
            <w:szCs w:val="24"/>
          </w:rPr>
          <w:delText xml:space="preserve">Table S1: </w:delText>
        </w:r>
        <w:r w:rsidR="00664CFB">
          <w:rPr>
            <w:rFonts w:ascii="Times New Roman" w:hAnsi="Times New Roman" w:cs="Times New Roman"/>
            <w:sz w:val="24"/>
            <w:szCs w:val="24"/>
          </w:rPr>
          <w:delText>Geoclimatic</w:delText>
        </w:r>
        <w:r>
          <w:rPr>
            <w:rFonts w:ascii="Times New Roman" w:hAnsi="Times New Roman" w:cs="Times New Roman"/>
            <w:sz w:val="24"/>
            <w:szCs w:val="24"/>
          </w:rPr>
          <w:delText xml:space="preserve"> and anthropogenic variables use</w:delText>
        </w:r>
        <w:r w:rsidR="00F900BF">
          <w:rPr>
            <w:rFonts w:ascii="Times New Roman" w:hAnsi="Times New Roman" w:cs="Times New Roman"/>
            <w:sz w:val="24"/>
            <w:szCs w:val="24"/>
          </w:rPr>
          <w:delText>d</w:delText>
        </w:r>
        <w:r>
          <w:rPr>
            <w:rFonts w:ascii="Times New Roman" w:hAnsi="Times New Roman" w:cs="Times New Roman"/>
            <w:sz w:val="24"/>
            <w:szCs w:val="24"/>
          </w:rPr>
          <w:delText xml:space="preserve"> in random forest models.  </w:delText>
        </w:r>
        <w:r w:rsidR="00F900BF">
          <w:rPr>
            <w:rFonts w:ascii="Times New Roman" w:hAnsi="Times New Roman" w:cs="Times New Roman"/>
            <w:sz w:val="24"/>
            <w:szCs w:val="24"/>
          </w:rPr>
          <w:delText xml:space="preserve">Variables were selected based on their hypothesized relationship with total nitrogen, total phosphorus, chloride, sulfate and substrate diameter. StreamCat data is publicly accessible at  </w:delText>
        </w:r>
        <w:r w:rsidR="00000000">
          <w:fldChar w:fldCharType="begin"/>
        </w:r>
        <w:r w:rsidR="00000000">
          <w:delInstrText>HYPERLINK "https://www.epa.gov/national-aquatic-resource-surveys/streamcat-dataset"</w:delInstrText>
        </w:r>
        <w:r w:rsidR="00000000">
          <w:fldChar w:fldCharType="separate"/>
        </w:r>
        <w:r w:rsidR="00F900BF" w:rsidRPr="004826A6">
          <w:rPr>
            <w:rStyle w:val="Hyperlink"/>
            <w:rFonts w:ascii="Calibri" w:eastAsia="Times New Roman" w:hAnsi="Calibri" w:cs="Calibri"/>
          </w:rPr>
          <w:delText>https://www.epa.gov/national-aquatic-resource-surveys/streamcat-dataset</w:delText>
        </w:r>
        <w:r w:rsidR="00000000">
          <w:rPr>
            <w:rStyle w:val="Hyperlink"/>
            <w:rFonts w:ascii="Calibri" w:eastAsia="Times New Roman" w:hAnsi="Calibri" w:cs="Calibri"/>
          </w:rPr>
          <w:fldChar w:fldCharType="end"/>
        </w:r>
        <w:r w:rsidR="00F900BF">
          <w:rPr>
            <w:rFonts w:ascii="Calibri" w:eastAsia="Times New Roman" w:hAnsi="Calibri" w:cs="Calibri"/>
            <w:color w:val="000000"/>
          </w:rPr>
          <w:delText xml:space="preserve"> (Hill et al. 2016)</w:delText>
        </w:r>
      </w:del>
    </w:p>
    <w:tbl>
      <w:tblPr>
        <w:tblW w:w="13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8103"/>
        <w:gridCol w:w="3690"/>
      </w:tblGrid>
      <w:tr w:rsidR="00DD4866" w:rsidRPr="002B0B07" w14:paraId="77FF30CD" w14:textId="77777777" w:rsidTr="000D6E1F">
        <w:trPr>
          <w:trHeight w:val="290"/>
          <w:del w:id="2314" w:author="Kopp, Darin" w:date="2025-02-20T15:34:00Z"/>
        </w:trPr>
        <w:tc>
          <w:tcPr>
            <w:tcW w:w="1437" w:type="dxa"/>
            <w:shd w:val="clear" w:color="auto" w:fill="auto"/>
            <w:noWrap/>
            <w:vAlign w:val="center"/>
            <w:hideMark/>
          </w:tcPr>
          <w:p w14:paraId="5C319311" w14:textId="77777777" w:rsidR="00493EEF" w:rsidRPr="00155EA3" w:rsidRDefault="00493EEF" w:rsidP="00C558F5">
            <w:pPr>
              <w:spacing w:after="0" w:line="240" w:lineRule="auto"/>
              <w:jc w:val="center"/>
              <w:rPr>
                <w:del w:id="2315" w:author="Kopp, Darin" w:date="2025-02-20T15:34:00Z"/>
                <w:rFonts w:ascii="Calibri" w:eastAsia="Times New Roman" w:hAnsi="Calibri" w:cs="Calibri"/>
                <w:color w:val="000000"/>
                <w:sz w:val="16"/>
                <w:szCs w:val="16"/>
              </w:rPr>
            </w:pPr>
            <w:del w:id="2316" w:author="Kopp, Darin" w:date="2025-02-20T15:34:00Z">
              <w:r w:rsidRPr="00155EA3">
                <w:rPr>
                  <w:rFonts w:ascii="Calibri" w:eastAsia="Times New Roman" w:hAnsi="Calibri" w:cs="Calibri"/>
                  <w:color w:val="000000"/>
                  <w:sz w:val="16"/>
                  <w:szCs w:val="16"/>
                </w:rPr>
                <w:delText>V</w:delText>
              </w:r>
              <w:r w:rsidRPr="002B0B07">
                <w:rPr>
                  <w:rFonts w:ascii="Calibri" w:eastAsia="Times New Roman" w:hAnsi="Calibri" w:cs="Calibri"/>
                  <w:color w:val="000000"/>
                  <w:sz w:val="16"/>
                  <w:szCs w:val="16"/>
                </w:rPr>
                <w:delText>ariable</w:delText>
              </w:r>
            </w:del>
          </w:p>
        </w:tc>
        <w:tc>
          <w:tcPr>
            <w:tcW w:w="8103" w:type="dxa"/>
            <w:shd w:val="clear" w:color="auto" w:fill="auto"/>
            <w:noWrap/>
            <w:vAlign w:val="center"/>
            <w:hideMark/>
          </w:tcPr>
          <w:p w14:paraId="74E3E058" w14:textId="77777777" w:rsidR="00493EEF" w:rsidRPr="00155EA3" w:rsidRDefault="00493EEF" w:rsidP="00C558F5">
            <w:pPr>
              <w:spacing w:after="0" w:line="240" w:lineRule="auto"/>
              <w:jc w:val="center"/>
              <w:rPr>
                <w:del w:id="2317" w:author="Kopp, Darin" w:date="2025-02-20T15:34:00Z"/>
                <w:rFonts w:ascii="Calibri" w:eastAsia="Times New Roman" w:hAnsi="Calibri" w:cs="Calibri"/>
                <w:color w:val="000000"/>
                <w:sz w:val="16"/>
                <w:szCs w:val="16"/>
              </w:rPr>
            </w:pPr>
            <w:del w:id="2318" w:author="Kopp, Darin" w:date="2025-02-20T15:34:00Z">
              <w:r w:rsidRPr="002B0B07">
                <w:rPr>
                  <w:rFonts w:ascii="Calibri" w:eastAsia="Times New Roman" w:hAnsi="Calibri" w:cs="Calibri"/>
                  <w:color w:val="000000"/>
                  <w:sz w:val="16"/>
                  <w:szCs w:val="16"/>
                </w:rPr>
                <w:delText>Description</w:delText>
              </w:r>
            </w:del>
          </w:p>
        </w:tc>
        <w:tc>
          <w:tcPr>
            <w:tcW w:w="3690" w:type="dxa"/>
            <w:shd w:val="clear" w:color="auto" w:fill="auto"/>
            <w:noWrap/>
            <w:vAlign w:val="center"/>
            <w:hideMark/>
          </w:tcPr>
          <w:p w14:paraId="652282C2" w14:textId="77777777" w:rsidR="00493EEF" w:rsidRPr="00155EA3" w:rsidRDefault="00493EEF" w:rsidP="00C558F5">
            <w:pPr>
              <w:spacing w:after="0" w:line="240" w:lineRule="auto"/>
              <w:jc w:val="center"/>
              <w:rPr>
                <w:del w:id="2319" w:author="Kopp, Darin" w:date="2025-02-20T15:34:00Z"/>
                <w:rFonts w:ascii="Calibri" w:eastAsia="Times New Roman" w:hAnsi="Calibri" w:cs="Calibri"/>
                <w:color w:val="000000"/>
                <w:sz w:val="16"/>
                <w:szCs w:val="16"/>
              </w:rPr>
            </w:pPr>
            <w:del w:id="2320" w:author="Kopp, Darin" w:date="2025-02-20T15:34:00Z">
              <w:r w:rsidRPr="00155EA3">
                <w:rPr>
                  <w:rFonts w:ascii="Calibri" w:eastAsia="Times New Roman" w:hAnsi="Calibri" w:cs="Calibri"/>
                  <w:color w:val="000000"/>
                  <w:sz w:val="16"/>
                  <w:szCs w:val="16"/>
                </w:rPr>
                <w:delText>Source</w:delText>
              </w:r>
            </w:del>
          </w:p>
        </w:tc>
      </w:tr>
      <w:tr w:rsidR="00DD4866" w:rsidRPr="002B0B07" w14:paraId="472FC944" w14:textId="77777777" w:rsidTr="000D6E1F">
        <w:trPr>
          <w:trHeight w:val="290"/>
          <w:del w:id="2321" w:author="Kopp, Darin" w:date="2025-02-20T15:34:00Z"/>
        </w:trPr>
        <w:tc>
          <w:tcPr>
            <w:tcW w:w="1437" w:type="dxa"/>
            <w:shd w:val="clear" w:color="auto" w:fill="auto"/>
            <w:noWrap/>
            <w:vAlign w:val="center"/>
            <w:hideMark/>
          </w:tcPr>
          <w:p w14:paraId="140030FF" w14:textId="77777777" w:rsidR="00493EEF" w:rsidRPr="00155EA3" w:rsidRDefault="00493EEF" w:rsidP="00C558F5">
            <w:pPr>
              <w:spacing w:after="0" w:line="240" w:lineRule="auto"/>
              <w:jc w:val="center"/>
              <w:rPr>
                <w:del w:id="2322" w:author="Kopp, Darin" w:date="2025-02-20T15:34:00Z"/>
                <w:rFonts w:ascii="Calibri" w:eastAsia="Times New Roman" w:hAnsi="Calibri" w:cs="Calibri"/>
                <w:color w:val="000000"/>
                <w:sz w:val="16"/>
                <w:szCs w:val="16"/>
              </w:rPr>
            </w:pPr>
            <w:del w:id="2323" w:author="Kopp, Darin" w:date="2025-02-20T15:34:00Z">
              <w:r w:rsidRPr="00155EA3">
                <w:rPr>
                  <w:rFonts w:ascii="Calibri" w:eastAsia="Times New Roman" w:hAnsi="Calibri" w:cs="Calibri"/>
                  <w:color w:val="000000"/>
                  <w:sz w:val="16"/>
                  <w:szCs w:val="16"/>
                </w:rPr>
                <w:delText>BFIWs</w:delText>
              </w:r>
            </w:del>
          </w:p>
        </w:tc>
        <w:tc>
          <w:tcPr>
            <w:tcW w:w="8103" w:type="dxa"/>
            <w:shd w:val="clear" w:color="auto" w:fill="auto"/>
            <w:noWrap/>
            <w:vAlign w:val="center"/>
            <w:hideMark/>
          </w:tcPr>
          <w:p w14:paraId="66645850" w14:textId="77777777" w:rsidR="00493EEF" w:rsidRPr="00155EA3" w:rsidRDefault="00493EEF" w:rsidP="00C558F5">
            <w:pPr>
              <w:spacing w:after="0" w:line="240" w:lineRule="auto"/>
              <w:jc w:val="center"/>
              <w:rPr>
                <w:del w:id="2324" w:author="Kopp, Darin" w:date="2025-02-20T15:34:00Z"/>
                <w:rFonts w:ascii="Calibri" w:eastAsia="Times New Roman" w:hAnsi="Calibri" w:cs="Calibri"/>
                <w:color w:val="000000"/>
                <w:sz w:val="16"/>
                <w:szCs w:val="16"/>
              </w:rPr>
            </w:pPr>
            <w:del w:id="2325" w:author="Kopp, Darin" w:date="2025-02-20T15:34:00Z">
              <w:r w:rsidRPr="00155EA3">
                <w:rPr>
                  <w:rFonts w:ascii="Calibri" w:eastAsia="Times New Roman" w:hAnsi="Calibri" w:cs="Calibri"/>
                  <w:color w:val="000000"/>
                  <w:sz w:val="16"/>
                  <w:szCs w:val="16"/>
                </w:rPr>
                <w:delText>The component of streamflow that can be attributed to ground-water discharge</w:delText>
              </w:r>
            </w:del>
          </w:p>
        </w:tc>
        <w:tc>
          <w:tcPr>
            <w:tcW w:w="3690" w:type="dxa"/>
            <w:shd w:val="clear" w:color="auto" w:fill="auto"/>
            <w:noWrap/>
            <w:vAlign w:val="center"/>
            <w:hideMark/>
          </w:tcPr>
          <w:p w14:paraId="329CDF50" w14:textId="77777777" w:rsidR="00493EEF" w:rsidRPr="00155EA3" w:rsidRDefault="00493EEF" w:rsidP="00C558F5">
            <w:pPr>
              <w:spacing w:after="0" w:line="240" w:lineRule="auto"/>
              <w:jc w:val="center"/>
              <w:rPr>
                <w:del w:id="2326" w:author="Kopp, Darin" w:date="2025-02-20T15:34:00Z"/>
                <w:rFonts w:ascii="Calibri" w:eastAsia="Times New Roman" w:hAnsi="Calibri" w:cs="Calibri"/>
                <w:color w:val="000000"/>
                <w:sz w:val="16"/>
                <w:szCs w:val="16"/>
              </w:rPr>
            </w:pPr>
            <w:del w:id="2327" w:author="Kopp, Darin" w:date="2025-02-20T15:34:00Z">
              <w:r w:rsidRPr="00155EA3">
                <w:rPr>
                  <w:rFonts w:ascii="Calibri" w:eastAsia="Times New Roman" w:hAnsi="Calibri" w:cs="Calibri"/>
                  <w:color w:val="000000"/>
                  <w:sz w:val="16"/>
                  <w:szCs w:val="16"/>
                </w:rPr>
                <w:delText>StreamCat</w:delText>
              </w:r>
              <w:r w:rsidR="00F900BF">
                <w:rPr>
                  <w:rFonts w:ascii="Calibri" w:eastAsia="Times New Roman" w:hAnsi="Calibri" w:cs="Calibri"/>
                  <w:color w:val="000000"/>
                  <w:sz w:val="16"/>
                  <w:szCs w:val="16"/>
                </w:rPr>
                <w:delText>, Hill et al. 2016</w:delText>
              </w:r>
            </w:del>
          </w:p>
        </w:tc>
      </w:tr>
      <w:tr w:rsidR="00DD4866" w:rsidRPr="002B0B07" w14:paraId="17F66160" w14:textId="77777777" w:rsidTr="000D6E1F">
        <w:trPr>
          <w:trHeight w:val="290"/>
          <w:del w:id="2328" w:author="Kopp, Darin" w:date="2025-02-20T15:34:00Z"/>
        </w:trPr>
        <w:tc>
          <w:tcPr>
            <w:tcW w:w="1437" w:type="dxa"/>
            <w:shd w:val="clear" w:color="auto" w:fill="auto"/>
            <w:noWrap/>
            <w:vAlign w:val="center"/>
            <w:hideMark/>
          </w:tcPr>
          <w:p w14:paraId="0F49214E" w14:textId="77777777" w:rsidR="00493EEF" w:rsidRPr="00155EA3" w:rsidRDefault="00493EEF" w:rsidP="00C558F5">
            <w:pPr>
              <w:spacing w:after="0" w:line="240" w:lineRule="auto"/>
              <w:jc w:val="center"/>
              <w:rPr>
                <w:del w:id="2329" w:author="Kopp, Darin" w:date="2025-02-20T15:34:00Z"/>
                <w:rFonts w:ascii="Calibri" w:eastAsia="Times New Roman" w:hAnsi="Calibri" w:cs="Calibri"/>
                <w:color w:val="000000"/>
                <w:sz w:val="16"/>
                <w:szCs w:val="16"/>
              </w:rPr>
            </w:pPr>
            <w:del w:id="2330" w:author="Kopp, Darin" w:date="2025-02-20T15:34:00Z">
              <w:r w:rsidRPr="00155EA3">
                <w:rPr>
                  <w:rFonts w:ascii="Calibri" w:eastAsia="Times New Roman" w:hAnsi="Calibri" w:cs="Calibri"/>
                  <w:color w:val="000000"/>
                  <w:sz w:val="16"/>
                  <w:szCs w:val="16"/>
                </w:rPr>
                <w:delText>ClayWs</w:delText>
              </w:r>
            </w:del>
          </w:p>
        </w:tc>
        <w:tc>
          <w:tcPr>
            <w:tcW w:w="8103" w:type="dxa"/>
            <w:shd w:val="clear" w:color="auto" w:fill="auto"/>
            <w:noWrap/>
            <w:vAlign w:val="center"/>
            <w:hideMark/>
          </w:tcPr>
          <w:p w14:paraId="038F5A86" w14:textId="77777777" w:rsidR="00493EEF" w:rsidRPr="00155EA3" w:rsidRDefault="00493EEF" w:rsidP="00C558F5">
            <w:pPr>
              <w:spacing w:after="0" w:line="240" w:lineRule="auto"/>
              <w:jc w:val="center"/>
              <w:rPr>
                <w:del w:id="2331" w:author="Kopp, Darin" w:date="2025-02-20T15:34:00Z"/>
                <w:rFonts w:ascii="Calibri" w:eastAsia="Times New Roman" w:hAnsi="Calibri" w:cs="Calibri"/>
                <w:color w:val="000000"/>
                <w:sz w:val="16"/>
                <w:szCs w:val="16"/>
              </w:rPr>
            </w:pPr>
            <w:del w:id="2332" w:author="Kopp, Darin" w:date="2025-02-20T15:34:00Z">
              <w:r w:rsidRPr="00155EA3">
                <w:rPr>
                  <w:rFonts w:ascii="Calibri" w:eastAsia="Times New Roman" w:hAnsi="Calibri" w:cs="Calibri"/>
                  <w:color w:val="000000"/>
                  <w:sz w:val="16"/>
                  <w:szCs w:val="16"/>
                </w:rPr>
                <w:delText>Mean % clay content of soils in watershed</w:delText>
              </w:r>
            </w:del>
          </w:p>
        </w:tc>
        <w:tc>
          <w:tcPr>
            <w:tcW w:w="3690" w:type="dxa"/>
            <w:shd w:val="clear" w:color="auto" w:fill="auto"/>
            <w:noWrap/>
            <w:vAlign w:val="center"/>
            <w:hideMark/>
          </w:tcPr>
          <w:p w14:paraId="2D906819" w14:textId="77777777" w:rsidR="00493EEF" w:rsidRPr="00155EA3" w:rsidRDefault="00493EEF" w:rsidP="00C558F5">
            <w:pPr>
              <w:spacing w:after="0" w:line="240" w:lineRule="auto"/>
              <w:jc w:val="center"/>
              <w:rPr>
                <w:del w:id="2333" w:author="Kopp, Darin" w:date="2025-02-20T15:34:00Z"/>
                <w:rFonts w:ascii="Calibri" w:eastAsia="Times New Roman" w:hAnsi="Calibri" w:cs="Calibri"/>
                <w:color w:val="000000"/>
                <w:sz w:val="16"/>
                <w:szCs w:val="16"/>
              </w:rPr>
            </w:pPr>
            <w:del w:id="2334" w:author="Kopp, Darin" w:date="2025-02-20T15:34:00Z">
              <w:r w:rsidRPr="00155EA3">
                <w:rPr>
                  <w:rFonts w:ascii="Calibri" w:eastAsia="Times New Roman" w:hAnsi="Calibri" w:cs="Calibri"/>
                  <w:color w:val="000000"/>
                  <w:sz w:val="16"/>
                  <w:szCs w:val="16"/>
                </w:rPr>
                <w:delText>StreamCat</w:delText>
              </w:r>
            </w:del>
          </w:p>
        </w:tc>
      </w:tr>
      <w:tr w:rsidR="00DD4866" w:rsidRPr="002B0B07" w14:paraId="2CBD6F96" w14:textId="77777777" w:rsidTr="000D6E1F">
        <w:trPr>
          <w:trHeight w:val="290"/>
          <w:del w:id="2335" w:author="Kopp, Darin" w:date="2025-02-20T15:34:00Z"/>
        </w:trPr>
        <w:tc>
          <w:tcPr>
            <w:tcW w:w="1437" w:type="dxa"/>
            <w:shd w:val="clear" w:color="auto" w:fill="auto"/>
            <w:noWrap/>
            <w:vAlign w:val="center"/>
            <w:hideMark/>
          </w:tcPr>
          <w:p w14:paraId="62024EA1" w14:textId="77777777" w:rsidR="00493EEF" w:rsidRPr="00155EA3" w:rsidRDefault="00493EEF" w:rsidP="00C558F5">
            <w:pPr>
              <w:spacing w:after="0" w:line="240" w:lineRule="auto"/>
              <w:jc w:val="center"/>
              <w:rPr>
                <w:del w:id="2336" w:author="Kopp, Darin" w:date="2025-02-20T15:34:00Z"/>
                <w:rFonts w:ascii="Calibri" w:eastAsia="Times New Roman" w:hAnsi="Calibri" w:cs="Calibri"/>
                <w:color w:val="000000"/>
                <w:sz w:val="16"/>
                <w:szCs w:val="16"/>
              </w:rPr>
            </w:pPr>
            <w:del w:id="2337" w:author="Kopp, Darin" w:date="2025-02-20T15:34:00Z">
              <w:r w:rsidRPr="00155EA3">
                <w:rPr>
                  <w:rFonts w:ascii="Calibri" w:eastAsia="Times New Roman" w:hAnsi="Calibri" w:cs="Calibri"/>
                  <w:color w:val="000000"/>
                  <w:sz w:val="16"/>
                  <w:szCs w:val="16"/>
                </w:rPr>
                <w:delText>ElevWs</w:delText>
              </w:r>
            </w:del>
          </w:p>
        </w:tc>
        <w:tc>
          <w:tcPr>
            <w:tcW w:w="8103" w:type="dxa"/>
            <w:shd w:val="clear" w:color="auto" w:fill="auto"/>
            <w:noWrap/>
            <w:vAlign w:val="center"/>
            <w:hideMark/>
          </w:tcPr>
          <w:p w14:paraId="0D8F5D85" w14:textId="77777777" w:rsidR="00493EEF" w:rsidRPr="00155EA3" w:rsidRDefault="00493EEF" w:rsidP="00C558F5">
            <w:pPr>
              <w:spacing w:after="0" w:line="240" w:lineRule="auto"/>
              <w:jc w:val="center"/>
              <w:rPr>
                <w:del w:id="2338" w:author="Kopp, Darin" w:date="2025-02-20T15:34:00Z"/>
                <w:rFonts w:ascii="Calibri" w:eastAsia="Times New Roman" w:hAnsi="Calibri" w:cs="Calibri"/>
                <w:color w:val="000000"/>
                <w:sz w:val="16"/>
                <w:szCs w:val="16"/>
              </w:rPr>
            </w:pPr>
            <w:del w:id="2339" w:author="Kopp, Darin" w:date="2025-02-20T15:34:00Z">
              <w:r w:rsidRPr="00155EA3">
                <w:rPr>
                  <w:rFonts w:ascii="Calibri" w:eastAsia="Times New Roman" w:hAnsi="Calibri" w:cs="Calibri"/>
                  <w:color w:val="000000"/>
                  <w:sz w:val="16"/>
                  <w:szCs w:val="16"/>
                </w:rPr>
                <w:delText xml:space="preserve">Mean </w:delText>
              </w:r>
              <w:r w:rsidRPr="002B0B07">
                <w:rPr>
                  <w:rFonts w:ascii="Calibri" w:eastAsia="Times New Roman" w:hAnsi="Calibri" w:cs="Calibri"/>
                  <w:color w:val="000000"/>
                  <w:sz w:val="16"/>
                  <w:szCs w:val="16"/>
                </w:rPr>
                <w:delText>e</w:delText>
              </w:r>
              <w:r w:rsidRPr="00155EA3">
                <w:rPr>
                  <w:rFonts w:ascii="Calibri" w:eastAsia="Times New Roman" w:hAnsi="Calibri" w:cs="Calibri"/>
                  <w:color w:val="000000"/>
                  <w:sz w:val="16"/>
                  <w:szCs w:val="16"/>
                </w:rPr>
                <w:delText xml:space="preserve">levation of </w:delText>
              </w:r>
              <w:r w:rsidRPr="002B0B07">
                <w:rPr>
                  <w:rFonts w:ascii="Calibri" w:eastAsia="Times New Roman" w:hAnsi="Calibri" w:cs="Calibri"/>
                  <w:color w:val="000000"/>
                  <w:sz w:val="16"/>
                  <w:szCs w:val="16"/>
                </w:rPr>
                <w:delText>w</w:delText>
              </w:r>
              <w:r w:rsidRPr="00155EA3">
                <w:rPr>
                  <w:rFonts w:ascii="Calibri" w:eastAsia="Times New Roman" w:hAnsi="Calibri" w:cs="Calibri"/>
                  <w:color w:val="000000"/>
                  <w:sz w:val="16"/>
                  <w:szCs w:val="16"/>
                </w:rPr>
                <w:delText>atershed (m)</w:delText>
              </w:r>
            </w:del>
          </w:p>
        </w:tc>
        <w:tc>
          <w:tcPr>
            <w:tcW w:w="3690" w:type="dxa"/>
            <w:shd w:val="clear" w:color="auto" w:fill="auto"/>
            <w:noWrap/>
            <w:vAlign w:val="center"/>
            <w:hideMark/>
          </w:tcPr>
          <w:p w14:paraId="5003616D" w14:textId="77777777" w:rsidR="00493EEF" w:rsidRPr="00155EA3" w:rsidRDefault="00493EEF" w:rsidP="00C558F5">
            <w:pPr>
              <w:spacing w:after="0" w:line="240" w:lineRule="auto"/>
              <w:jc w:val="center"/>
              <w:rPr>
                <w:del w:id="2340" w:author="Kopp, Darin" w:date="2025-02-20T15:34:00Z"/>
                <w:rFonts w:ascii="Calibri" w:eastAsia="Times New Roman" w:hAnsi="Calibri" w:cs="Calibri"/>
                <w:color w:val="000000"/>
                <w:sz w:val="16"/>
                <w:szCs w:val="16"/>
              </w:rPr>
            </w:pPr>
            <w:del w:id="2341" w:author="Kopp, Darin" w:date="2025-02-20T15:34:00Z">
              <w:r w:rsidRPr="00155EA3">
                <w:rPr>
                  <w:rFonts w:ascii="Calibri" w:eastAsia="Times New Roman" w:hAnsi="Calibri" w:cs="Calibri"/>
                  <w:color w:val="000000"/>
                  <w:sz w:val="16"/>
                  <w:szCs w:val="16"/>
                </w:rPr>
                <w:delText>StreamCat</w:delText>
              </w:r>
            </w:del>
          </w:p>
        </w:tc>
      </w:tr>
      <w:tr w:rsidR="00DD4866" w:rsidRPr="002B0B07" w14:paraId="3A011B94" w14:textId="77777777" w:rsidTr="000D6E1F">
        <w:trPr>
          <w:trHeight w:val="290"/>
          <w:del w:id="2342" w:author="Kopp, Darin" w:date="2025-02-20T15:34:00Z"/>
        </w:trPr>
        <w:tc>
          <w:tcPr>
            <w:tcW w:w="1437" w:type="dxa"/>
            <w:shd w:val="clear" w:color="auto" w:fill="auto"/>
            <w:noWrap/>
            <w:vAlign w:val="center"/>
            <w:hideMark/>
          </w:tcPr>
          <w:p w14:paraId="7A6E90ED" w14:textId="77777777" w:rsidR="00493EEF" w:rsidRPr="00155EA3" w:rsidRDefault="00493EEF" w:rsidP="00C558F5">
            <w:pPr>
              <w:spacing w:after="0" w:line="240" w:lineRule="auto"/>
              <w:jc w:val="center"/>
              <w:rPr>
                <w:del w:id="2343" w:author="Kopp, Darin" w:date="2025-02-20T15:34:00Z"/>
                <w:rFonts w:ascii="Calibri" w:eastAsia="Times New Roman" w:hAnsi="Calibri" w:cs="Calibri"/>
                <w:color w:val="000000"/>
                <w:sz w:val="16"/>
                <w:szCs w:val="16"/>
              </w:rPr>
            </w:pPr>
            <w:del w:id="2344" w:author="Kopp, Darin" w:date="2025-02-20T15:34:00Z">
              <w:r w:rsidRPr="00155EA3">
                <w:rPr>
                  <w:rFonts w:ascii="Calibri" w:eastAsia="Times New Roman" w:hAnsi="Calibri" w:cs="Calibri"/>
                  <w:color w:val="000000"/>
                  <w:sz w:val="16"/>
                  <w:szCs w:val="16"/>
                </w:rPr>
                <w:delText>KffactWs</w:delText>
              </w:r>
            </w:del>
          </w:p>
        </w:tc>
        <w:tc>
          <w:tcPr>
            <w:tcW w:w="8103" w:type="dxa"/>
            <w:shd w:val="clear" w:color="auto" w:fill="auto"/>
            <w:noWrap/>
            <w:vAlign w:val="center"/>
            <w:hideMark/>
          </w:tcPr>
          <w:p w14:paraId="7EBAC037" w14:textId="77777777" w:rsidR="00493EEF" w:rsidRPr="00155EA3" w:rsidRDefault="00493EEF" w:rsidP="00C558F5">
            <w:pPr>
              <w:spacing w:after="0" w:line="240" w:lineRule="auto"/>
              <w:jc w:val="center"/>
              <w:rPr>
                <w:del w:id="2345" w:author="Kopp, Darin" w:date="2025-02-20T15:34:00Z"/>
                <w:rFonts w:ascii="Calibri" w:eastAsia="Times New Roman" w:hAnsi="Calibri" w:cs="Calibri"/>
                <w:color w:val="000000"/>
                <w:sz w:val="16"/>
                <w:szCs w:val="16"/>
              </w:rPr>
            </w:pPr>
            <w:del w:id="2346" w:author="Kopp, Darin" w:date="2025-02-20T15:34:00Z">
              <w:r w:rsidRPr="00155EA3">
                <w:rPr>
                  <w:rFonts w:ascii="Calibri" w:eastAsia="Times New Roman" w:hAnsi="Calibri" w:cs="Calibri"/>
                  <w:color w:val="000000"/>
                  <w:sz w:val="16"/>
                  <w:szCs w:val="16"/>
                </w:rPr>
                <w:delText>Mean of STATSGO Kffactor</w:delText>
              </w:r>
            </w:del>
          </w:p>
        </w:tc>
        <w:tc>
          <w:tcPr>
            <w:tcW w:w="3690" w:type="dxa"/>
            <w:shd w:val="clear" w:color="auto" w:fill="auto"/>
            <w:noWrap/>
            <w:vAlign w:val="center"/>
            <w:hideMark/>
          </w:tcPr>
          <w:p w14:paraId="5D6D0261" w14:textId="77777777" w:rsidR="00493EEF" w:rsidRPr="00155EA3" w:rsidRDefault="00493EEF" w:rsidP="00C558F5">
            <w:pPr>
              <w:spacing w:after="0" w:line="240" w:lineRule="auto"/>
              <w:jc w:val="center"/>
              <w:rPr>
                <w:del w:id="2347" w:author="Kopp, Darin" w:date="2025-02-20T15:34:00Z"/>
                <w:rFonts w:ascii="Calibri" w:eastAsia="Times New Roman" w:hAnsi="Calibri" w:cs="Calibri"/>
                <w:color w:val="000000"/>
                <w:sz w:val="16"/>
                <w:szCs w:val="16"/>
              </w:rPr>
            </w:pPr>
            <w:del w:id="2348" w:author="Kopp, Darin" w:date="2025-02-20T15:34:00Z">
              <w:r w:rsidRPr="00155EA3">
                <w:rPr>
                  <w:rFonts w:ascii="Calibri" w:eastAsia="Times New Roman" w:hAnsi="Calibri" w:cs="Calibri"/>
                  <w:color w:val="000000"/>
                  <w:sz w:val="16"/>
                  <w:szCs w:val="16"/>
                </w:rPr>
                <w:delText>StreamCat</w:delText>
              </w:r>
            </w:del>
          </w:p>
        </w:tc>
      </w:tr>
      <w:tr w:rsidR="00DD4866" w:rsidRPr="002B0B07" w14:paraId="75DF44A5" w14:textId="77777777" w:rsidTr="000D6E1F">
        <w:trPr>
          <w:trHeight w:val="290"/>
          <w:del w:id="2349" w:author="Kopp, Darin" w:date="2025-02-20T15:34:00Z"/>
        </w:trPr>
        <w:tc>
          <w:tcPr>
            <w:tcW w:w="1437" w:type="dxa"/>
            <w:shd w:val="clear" w:color="auto" w:fill="auto"/>
            <w:noWrap/>
            <w:vAlign w:val="center"/>
            <w:hideMark/>
          </w:tcPr>
          <w:p w14:paraId="578BDC86" w14:textId="77777777" w:rsidR="00493EEF" w:rsidRPr="00155EA3" w:rsidRDefault="00493EEF" w:rsidP="00C558F5">
            <w:pPr>
              <w:spacing w:after="0" w:line="240" w:lineRule="auto"/>
              <w:jc w:val="center"/>
              <w:rPr>
                <w:del w:id="2350" w:author="Kopp, Darin" w:date="2025-02-20T15:34:00Z"/>
                <w:rFonts w:ascii="Calibri" w:eastAsia="Times New Roman" w:hAnsi="Calibri" w:cs="Calibri"/>
                <w:color w:val="000000"/>
                <w:sz w:val="16"/>
                <w:szCs w:val="16"/>
              </w:rPr>
            </w:pPr>
            <w:del w:id="2351" w:author="Kopp, Darin" w:date="2025-02-20T15:34:00Z">
              <w:r w:rsidRPr="00155EA3">
                <w:rPr>
                  <w:rFonts w:ascii="Calibri" w:eastAsia="Times New Roman" w:hAnsi="Calibri" w:cs="Calibri"/>
                  <w:color w:val="000000"/>
                  <w:sz w:val="16"/>
                  <w:szCs w:val="16"/>
                </w:rPr>
                <w:delText>DepClWs</w:delText>
              </w:r>
            </w:del>
          </w:p>
        </w:tc>
        <w:tc>
          <w:tcPr>
            <w:tcW w:w="8103" w:type="dxa"/>
            <w:shd w:val="clear" w:color="auto" w:fill="auto"/>
            <w:noWrap/>
            <w:vAlign w:val="center"/>
            <w:hideMark/>
          </w:tcPr>
          <w:p w14:paraId="2B97DFC4" w14:textId="77777777" w:rsidR="00493EEF" w:rsidRPr="00155EA3" w:rsidRDefault="00493EEF" w:rsidP="00C558F5">
            <w:pPr>
              <w:spacing w:after="0" w:line="240" w:lineRule="auto"/>
              <w:jc w:val="center"/>
              <w:rPr>
                <w:del w:id="2352" w:author="Kopp, Darin" w:date="2025-02-20T15:34:00Z"/>
                <w:rFonts w:ascii="Calibri" w:eastAsia="Times New Roman" w:hAnsi="Calibri" w:cs="Calibri"/>
                <w:color w:val="000000"/>
                <w:sz w:val="16"/>
                <w:szCs w:val="16"/>
              </w:rPr>
            </w:pPr>
            <w:del w:id="2353" w:author="Kopp, Darin" w:date="2025-02-20T15:34:00Z">
              <w:r w:rsidRPr="00155EA3">
                <w:rPr>
                  <w:rFonts w:ascii="Calibri" w:eastAsia="Times New Roman" w:hAnsi="Calibri" w:cs="Calibri"/>
                  <w:color w:val="000000"/>
                  <w:sz w:val="16"/>
                  <w:szCs w:val="16"/>
                </w:rPr>
                <w:delText xml:space="preserve">Mean </w:delText>
              </w:r>
              <w:r w:rsidRPr="002B0B07">
                <w:rPr>
                  <w:rFonts w:ascii="Calibri" w:eastAsia="Times New Roman" w:hAnsi="Calibri" w:cs="Calibri"/>
                  <w:color w:val="000000"/>
                  <w:sz w:val="16"/>
                  <w:szCs w:val="16"/>
                </w:rPr>
                <w:delText>a</w:delText>
              </w:r>
              <w:r w:rsidRPr="00155EA3">
                <w:rPr>
                  <w:rFonts w:ascii="Calibri" w:eastAsia="Times New Roman" w:hAnsi="Calibri" w:cs="Calibri"/>
                  <w:color w:val="000000"/>
                  <w:sz w:val="16"/>
                  <w:szCs w:val="16"/>
                </w:rPr>
                <w:delText xml:space="preserve">tmospheric </w:delText>
              </w:r>
              <w:r w:rsidRPr="002B0B07">
                <w:rPr>
                  <w:rFonts w:ascii="Calibri" w:eastAsia="Times New Roman" w:hAnsi="Calibri" w:cs="Calibri"/>
                  <w:color w:val="000000"/>
                  <w:sz w:val="16"/>
                  <w:szCs w:val="16"/>
                </w:rPr>
                <w:delText>c</w:delText>
              </w:r>
              <w:r w:rsidRPr="00155EA3">
                <w:rPr>
                  <w:rFonts w:ascii="Calibri" w:eastAsia="Times New Roman" w:hAnsi="Calibri" w:cs="Calibri"/>
                  <w:color w:val="000000"/>
                  <w:sz w:val="16"/>
                  <w:szCs w:val="16"/>
                </w:rPr>
                <w:delText xml:space="preserve">hloride </w:delText>
              </w:r>
              <w:r w:rsidRPr="002B0B07">
                <w:rPr>
                  <w:rFonts w:ascii="Calibri" w:eastAsia="Times New Roman" w:hAnsi="Calibri" w:cs="Calibri"/>
                  <w:color w:val="000000"/>
                  <w:sz w:val="16"/>
                  <w:szCs w:val="16"/>
                </w:rPr>
                <w:delText>d</w:delText>
              </w:r>
              <w:r w:rsidRPr="00155EA3">
                <w:rPr>
                  <w:rFonts w:ascii="Calibri" w:eastAsia="Times New Roman" w:hAnsi="Calibri" w:cs="Calibri"/>
                  <w:color w:val="000000"/>
                  <w:sz w:val="16"/>
                  <w:szCs w:val="16"/>
                </w:rPr>
                <w:delText>eposition 2018</w:delText>
              </w:r>
            </w:del>
          </w:p>
        </w:tc>
        <w:tc>
          <w:tcPr>
            <w:tcW w:w="3690" w:type="dxa"/>
            <w:shd w:val="clear" w:color="auto" w:fill="auto"/>
            <w:noWrap/>
            <w:vAlign w:val="center"/>
            <w:hideMark/>
          </w:tcPr>
          <w:p w14:paraId="7C7028EF" w14:textId="77777777" w:rsidR="00493EEF" w:rsidRPr="00155EA3" w:rsidRDefault="00493EEF" w:rsidP="00C558F5">
            <w:pPr>
              <w:spacing w:after="0" w:line="240" w:lineRule="auto"/>
              <w:jc w:val="center"/>
              <w:rPr>
                <w:del w:id="2354" w:author="Kopp, Darin" w:date="2025-02-20T15:34:00Z"/>
                <w:rFonts w:ascii="Calibri" w:eastAsia="Times New Roman" w:hAnsi="Calibri" w:cs="Calibri"/>
                <w:color w:val="000000"/>
                <w:sz w:val="16"/>
                <w:szCs w:val="16"/>
              </w:rPr>
            </w:pPr>
            <w:del w:id="2355" w:author="Kopp, Darin" w:date="2025-02-20T15:34:00Z">
              <w:r w:rsidRPr="00155EA3">
                <w:rPr>
                  <w:rFonts w:ascii="Calibri" w:eastAsia="Times New Roman" w:hAnsi="Calibri" w:cs="Calibri"/>
                  <w:color w:val="000000"/>
                  <w:sz w:val="16"/>
                  <w:szCs w:val="16"/>
                </w:rPr>
                <w:delText xml:space="preserve">National Atmospheric </w:delText>
              </w:r>
              <w:r w:rsidRPr="002B0B07">
                <w:rPr>
                  <w:rFonts w:ascii="Calibri" w:eastAsia="Times New Roman" w:hAnsi="Calibri" w:cs="Calibri"/>
                  <w:color w:val="000000"/>
                  <w:sz w:val="16"/>
                  <w:szCs w:val="16"/>
                </w:rPr>
                <w:delText>Deposition</w:delText>
              </w:r>
              <w:r w:rsidRPr="00155EA3">
                <w:rPr>
                  <w:rFonts w:ascii="Calibri" w:eastAsia="Times New Roman" w:hAnsi="Calibri" w:cs="Calibri"/>
                  <w:color w:val="000000"/>
                  <w:sz w:val="16"/>
                  <w:szCs w:val="16"/>
                </w:rPr>
                <w:delText xml:space="preserve"> Program</w:delText>
              </w:r>
            </w:del>
          </w:p>
        </w:tc>
      </w:tr>
      <w:tr w:rsidR="00DD4866" w:rsidRPr="002B0B07" w14:paraId="6B8BB423" w14:textId="77777777" w:rsidTr="000D6E1F">
        <w:trPr>
          <w:trHeight w:val="290"/>
          <w:del w:id="2356" w:author="Kopp, Darin" w:date="2025-02-20T15:34:00Z"/>
        </w:trPr>
        <w:tc>
          <w:tcPr>
            <w:tcW w:w="1437" w:type="dxa"/>
            <w:shd w:val="clear" w:color="auto" w:fill="auto"/>
            <w:noWrap/>
            <w:vAlign w:val="center"/>
            <w:hideMark/>
          </w:tcPr>
          <w:p w14:paraId="11595678" w14:textId="77777777" w:rsidR="00493EEF" w:rsidRPr="00155EA3" w:rsidRDefault="00493EEF" w:rsidP="00C558F5">
            <w:pPr>
              <w:spacing w:after="0" w:line="240" w:lineRule="auto"/>
              <w:jc w:val="center"/>
              <w:rPr>
                <w:del w:id="2357" w:author="Kopp, Darin" w:date="2025-02-20T15:34:00Z"/>
                <w:rFonts w:ascii="Calibri" w:eastAsia="Times New Roman" w:hAnsi="Calibri" w:cs="Calibri"/>
                <w:color w:val="000000"/>
                <w:sz w:val="16"/>
                <w:szCs w:val="16"/>
              </w:rPr>
            </w:pPr>
            <w:del w:id="2358" w:author="Kopp, Darin" w:date="2025-02-20T15:34:00Z">
              <w:r w:rsidRPr="00155EA3">
                <w:rPr>
                  <w:rFonts w:ascii="Calibri" w:eastAsia="Times New Roman" w:hAnsi="Calibri" w:cs="Calibri"/>
                  <w:color w:val="000000"/>
                  <w:sz w:val="16"/>
                  <w:szCs w:val="16"/>
                </w:rPr>
                <w:delText>DepPWs</w:delText>
              </w:r>
            </w:del>
          </w:p>
        </w:tc>
        <w:tc>
          <w:tcPr>
            <w:tcW w:w="8103" w:type="dxa"/>
            <w:shd w:val="clear" w:color="auto" w:fill="auto"/>
            <w:noWrap/>
            <w:vAlign w:val="center"/>
            <w:hideMark/>
          </w:tcPr>
          <w:p w14:paraId="2B56FC0F" w14:textId="77777777" w:rsidR="00493EEF" w:rsidRPr="00155EA3" w:rsidRDefault="00493EEF" w:rsidP="00C558F5">
            <w:pPr>
              <w:spacing w:after="0" w:line="240" w:lineRule="auto"/>
              <w:jc w:val="center"/>
              <w:rPr>
                <w:del w:id="2359" w:author="Kopp, Darin" w:date="2025-02-20T15:34:00Z"/>
                <w:rFonts w:ascii="Calibri" w:eastAsia="Times New Roman" w:hAnsi="Calibri" w:cs="Calibri"/>
                <w:color w:val="000000"/>
                <w:sz w:val="16"/>
                <w:szCs w:val="16"/>
              </w:rPr>
            </w:pPr>
            <w:del w:id="2360" w:author="Kopp, Darin" w:date="2025-02-20T15:34:00Z">
              <w:r w:rsidRPr="00155EA3">
                <w:rPr>
                  <w:rFonts w:ascii="Calibri" w:eastAsia="Times New Roman" w:hAnsi="Calibri" w:cs="Calibri"/>
                  <w:color w:val="000000"/>
                  <w:sz w:val="16"/>
                  <w:szCs w:val="16"/>
                </w:rPr>
                <w:delText xml:space="preserve">Atmospheric </w:delText>
              </w:r>
              <w:r w:rsidRPr="002B0B07">
                <w:rPr>
                  <w:rFonts w:ascii="Calibri" w:eastAsia="Times New Roman" w:hAnsi="Calibri" w:cs="Calibri"/>
                  <w:color w:val="000000"/>
                  <w:sz w:val="16"/>
                  <w:szCs w:val="16"/>
                </w:rPr>
                <w:delText>p</w:delText>
              </w:r>
              <w:r w:rsidRPr="00155EA3">
                <w:rPr>
                  <w:rFonts w:ascii="Calibri" w:eastAsia="Times New Roman" w:hAnsi="Calibri" w:cs="Calibri"/>
                  <w:color w:val="000000"/>
                  <w:sz w:val="16"/>
                  <w:szCs w:val="16"/>
                </w:rPr>
                <w:delText xml:space="preserve">hosphorous </w:delText>
              </w:r>
              <w:r w:rsidRPr="002B0B07">
                <w:rPr>
                  <w:rFonts w:ascii="Calibri" w:eastAsia="Times New Roman" w:hAnsi="Calibri" w:cs="Calibri"/>
                  <w:color w:val="000000"/>
                  <w:sz w:val="16"/>
                  <w:szCs w:val="16"/>
                </w:rPr>
                <w:delText>d</w:delText>
              </w:r>
              <w:r w:rsidRPr="00155EA3">
                <w:rPr>
                  <w:rFonts w:ascii="Calibri" w:eastAsia="Times New Roman" w:hAnsi="Calibri" w:cs="Calibri"/>
                  <w:color w:val="000000"/>
                  <w:sz w:val="16"/>
                  <w:szCs w:val="16"/>
                </w:rPr>
                <w:delText>eposition 2013</w:delText>
              </w:r>
            </w:del>
          </w:p>
        </w:tc>
        <w:tc>
          <w:tcPr>
            <w:tcW w:w="3690" w:type="dxa"/>
            <w:shd w:val="clear" w:color="auto" w:fill="auto"/>
            <w:noWrap/>
            <w:vAlign w:val="center"/>
            <w:hideMark/>
          </w:tcPr>
          <w:p w14:paraId="43108359" w14:textId="77777777" w:rsidR="00493EEF" w:rsidRPr="00155EA3" w:rsidRDefault="002F5505" w:rsidP="00C558F5">
            <w:pPr>
              <w:spacing w:after="0" w:line="240" w:lineRule="auto"/>
              <w:jc w:val="center"/>
              <w:rPr>
                <w:del w:id="2361" w:author="Kopp, Darin" w:date="2025-02-20T15:34:00Z"/>
                <w:rFonts w:ascii="Calibri" w:eastAsia="Times New Roman" w:hAnsi="Calibri" w:cs="Calibri"/>
                <w:color w:val="000000"/>
                <w:sz w:val="16"/>
                <w:szCs w:val="16"/>
              </w:rPr>
            </w:pPr>
            <w:del w:id="2362" w:author="Kopp, Darin" w:date="2025-02-20T15:34:00Z">
              <w:r>
                <w:rPr>
                  <w:rFonts w:ascii="Calibri" w:eastAsia="Times New Roman" w:hAnsi="Calibri" w:cs="Calibri"/>
                  <w:color w:val="000000"/>
                  <w:sz w:val="16"/>
                  <w:szCs w:val="16"/>
                </w:rPr>
                <w:delText>Sabo et al 2023</w:delText>
              </w:r>
            </w:del>
          </w:p>
        </w:tc>
      </w:tr>
      <w:tr w:rsidR="00DD4866" w:rsidRPr="002B0B07" w14:paraId="327EEDE5" w14:textId="77777777" w:rsidTr="000D6E1F">
        <w:trPr>
          <w:trHeight w:val="290"/>
          <w:del w:id="2363" w:author="Kopp, Darin" w:date="2025-02-20T15:34:00Z"/>
        </w:trPr>
        <w:tc>
          <w:tcPr>
            <w:tcW w:w="1437" w:type="dxa"/>
            <w:shd w:val="clear" w:color="auto" w:fill="auto"/>
            <w:noWrap/>
            <w:vAlign w:val="center"/>
            <w:hideMark/>
          </w:tcPr>
          <w:p w14:paraId="698A9581" w14:textId="77777777" w:rsidR="00493EEF" w:rsidRPr="00155EA3" w:rsidRDefault="00493EEF" w:rsidP="00C558F5">
            <w:pPr>
              <w:spacing w:after="0" w:line="240" w:lineRule="auto"/>
              <w:jc w:val="center"/>
              <w:rPr>
                <w:del w:id="2364" w:author="Kopp, Darin" w:date="2025-02-20T15:34:00Z"/>
                <w:rFonts w:ascii="Calibri" w:eastAsia="Times New Roman" w:hAnsi="Calibri" w:cs="Calibri"/>
                <w:color w:val="000000"/>
                <w:sz w:val="16"/>
                <w:szCs w:val="16"/>
              </w:rPr>
            </w:pPr>
            <w:del w:id="2365" w:author="Kopp, Darin" w:date="2025-02-20T15:34:00Z">
              <w:r w:rsidRPr="00155EA3">
                <w:rPr>
                  <w:rFonts w:ascii="Calibri" w:eastAsia="Times New Roman" w:hAnsi="Calibri" w:cs="Calibri"/>
                  <w:color w:val="000000"/>
                  <w:sz w:val="16"/>
                  <w:szCs w:val="16"/>
                </w:rPr>
                <w:delText>NWs</w:delText>
              </w:r>
            </w:del>
          </w:p>
        </w:tc>
        <w:tc>
          <w:tcPr>
            <w:tcW w:w="8103" w:type="dxa"/>
            <w:shd w:val="clear" w:color="auto" w:fill="auto"/>
            <w:noWrap/>
            <w:vAlign w:val="center"/>
            <w:hideMark/>
          </w:tcPr>
          <w:p w14:paraId="04965A32" w14:textId="77777777" w:rsidR="00493EEF" w:rsidRPr="00155EA3" w:rsidRDefault="00493EEF" w:rsidP="00C558F5">
            <w:pPr>
              <w:spacing w:after="0" w:line="240" w:lineRule="auto"/>
              <w:jc w:val="center"/>
              <w:rPr>
                <w:del w:id="2366" w:author="Kopp, Darin" w:date="2025-02-20T15:34:00Z"/>
                <w:rFonts w:ascii="Calibri" w:eastAsia="Times New Roman" w:hAnsi="Calibri" w:cs="Calibri"/>
                <w:color w:val="000000"/>
                <w:sz w:val="16"/>
                <w:szCs w:val="16"/>
              </w:rPr>
            </w:pPr>
            <w:del w:id="2367" w:author="Kopp, Darin" w:date="2025-02-20T15:34:00Z">
              <w:r w:rsidRPr="00155EA3">
                <w:rPr>
                  <w:rFonts w:ascii="Calibri" w:eastAsia="Times New Roman" w:hAnsi="Calibri" w:cs="Calibri"/>
                  <w:color w:val="000000"/>
                  <w:sz w:val="16"/>
                  <w:szCs w:val="16"/>
                </w:rPr>
                <w:delText xml:space="preserve">Rock </w:delText>
              </w:r>
              <w:r w:rsidRPr="002B0B07">
                <w:rPr>
                  <w:rFonts w:ascii="Calibri" w:eastAsia="Times New Roman" w:hAnsi="Calibri" w:cs="Calibri"/>
                  <w:color w:val="000000"/>
                  <w:sz w:val="16"/>
                  <w:szCs w:val="16"/>
                </w:rPr>
                <w:delText>d</w:delText>
              </w:r>
              <w:r w:rsidRPr="00155EA3">
                <w:rPr>
                  <w:rFonts w:ascii="Calibri" w:eastAsia="Times New Roman" w:hAnsi="Calibri" w:cs="Calibri"/>
                  <w:color w:val="000000"/>
                  <w:sz w:val="16"/>
                  <w:szCs w:val="16"/>
                </w:rPr>
                <w:delText xml:space="preserve">erived </w:delText>
              </w:r>
              <w:r w:rsidRPr="002B0B07">
                <w:rPr>
                  <w:rFonts w:ascii="Calibri" w:eastAsia="Times New Roman" w:hAnsi="Calibri" w:cs="Calibri"/>
                  <w:color w:val="000000"/>
                  <w:sz w:val="16"/>
                  <w:szCs w:val="16"/>
                </w:rPr>
                <w:delText>nitrogen</w:delText>
              </w:r>
              <w:r w:rsidRPr="00155EA3">
                <w:rPr>
                  <w:rFonts w:ascii="Calibri" w:eastAsia="Times New Roman" w:hAnsi="Calibri" w:cs="Calibri"/>
                  <w:color w:val="000000"/>
                  <w:sz w:val="16"/>
                  <w:szCs w:val="16"/>
                </w:rPr>
                <w:delText xml:space="preserve"> in </w:delText>
              </w:r>
              <w:r w:rsidRPr="002B0B07">
                <w:rPr>
                  <w:rFonts w:ascii="Calibri" w:eastAsia="Times New Roman" w:hAnsi="Calibri" w:cs="Calibri"/>
                  <w:color w:val="000000"/>
                  <w:sz w:val="16"/>
                  <w:szCs w:val="16"/>
                </w:rPr>
                <w:delText>w</w:delText>
              </w:r>
              <w:r w:rsidRPr="00155EA3">
                <w:rPr>
                  <w:rFonts w:ascii="Calibri" w:eastAsia="Times New Roman" w:hAnsi="Calibri" w:cs="Calibri"/>
                  <w:color w:val="000000"/>
                  <w:sz w:val="16"/>
                  <w:szCs w:val="16"/>
                </w:rPr>
                <w:delText>atershed</w:delText>
              </w:r>
            </w:del>
          </w:p>
        </w:tc>
        <w:tc>
          <w:tcPr>
            <w:tcW w:w="3690" w:type="dxa"/>
            <w:shd w:val="clear" w:color="auto" w:fill="auto"/>
            <w:noWrap/>
            <w:vAlign w:val="center"/>
            <w:hideMark/>
          </w:tcPr>
          <w:p w14:paraId="170EEBF6" w14:textId="77777777" w:rsidR="00493EEF" w:rsidRPr="00155EA3" w:rsidRDefault="00493EEF" w:rsidP="00C558F5">
            <w:pPr>
              <w:spacing w:after="0" w:line="240" w:lineRule="auto"/>
              <w:jc w:val="center"/>
              <w:rPr>
                <w:del w:id="2368" w:author="Kopp, Darin" w:date="2025-02-20T15:34:00Z"/>
                <w:rFonts w:ascii="Calibri" w:eastAsia="Times New Roman" w:hAnsi="Calibri" w:cs="Calibri"/>
                <w:color w:val="000000"/>
                <w:sz w:val="16"/>
                <w:szCs w:val="16"/>
              </w:rPr>
            </w:pPr>
            <w:del w:id="2369" w:author="Kopp, Darin" w:date="2025-02-20T15:34:00Z">
              <w:r w:rsidRPr="00155EA3">
                <w:rPr>
                  <w:rFonts w:ascii="Calibri" w:eastAsia="Times New Roman" w:hAnsi="Calibri" w:cs="Calibri"/>
                  <w:color w:val="000000"/>
                  <w:sz w:val="16"/>
                  <w:szCs w:val="16"/>
                </w:rPr>
                <w:delText>StreamCat</w:delText>
              </w:r>
            </w:del>
          </w:p>
        </w:tc>
      </w:tr>
      <w:tr w:rsidR="00DD4866" w:rsidRPr="002B0B07" w14:paraId="67202672" w14:textId="77777777" w:rsidTr="000D6E1F">
        <w:trPr>
          <w:trHeight w:val="290"/>
          <w:del w:id="2370" w:author="Kopp, Darin" w:date="2025-02-20T15:34:00Z"/>
        </w:trPr>
        <w:tc>
          <w:tcPr>
            <w:tcW w:w="1437" w:type="dxa"/>
            <w:shd w:val="clear" w:color="auto" w:fill="auto"/>
            <w:noWrap/>
            <w:vAlign w:val="center"/>
            <w:hideMark/>
          </w:tcPr>
          <w:p w14:paraId="4A794681" w14:textId="77777777" w:rsidR="00493EEF" w:rsidRPr="00155EA3" w:rsidRDefault="00493EEF" w:rsidP="00C558F5">
            <w:pPr>
              <w:spacing w:after="0" w:line="240" w:lineRule="auto"/>
              <w:jc w:val="center"/>
              <w:rPr>
                <w:del w:id="2371" w:author="Kopp, Darin" w:date="2025-02-20T15:34:00Z"/>
                <w:rFonts w:ascii="Calibri" w:eastAsia="Times New Roman" w:hAnsi="Calibri" w:cs="Calibri"/>
                <w:color w:val="000000"/>
                <w:sz w:val="16"/>
                <w:szCs w:val="16"/>
              </w:rPr>
            </w:pPr>
            <w:del w:id="2372" w:author="Kopp, Darin" w:date="2025-02-20T15:34:00Z">
              <w:r w:rsidRPr="00155EA3">
                <w:rPr>
                  <w:rFonts w:ascii="Calibri" w:eastAsia="Times New Roman" w:hAnsi="Calibri" w:cs="Calibri"/>
                  <w:color w:val="000000"/>
                  <w:sz w:val="16"/>
                  <w:szCs w:val="16"/>
                </w:rPr>
                <w:delText>P2O5Ws</w:delText>
              </w:r>
            </w:del>
          </w:p>
        </w:tc>
        <w:tc>
          <w:tcPr>
            <w:tcW w:w="8103" w:type="dxa"/>
            <w:shd w:val="clear" w:color="auto" w:fill="auto"/>
            <w:noWrap/>
            <w:vAlign w:val="center"/>
            <w:hideMark/>
          </w:tcPr>
          <w:p w14:paraId="29929450" w14:textId="77777777" w:rsidR="00493EEF" w:rsidRPr="00155EA3" w:rsidRDefault="00493EEF" w:rsidP="00C558F5">
            <w:pPr>
              <w:spacing w:after="0" w:line="240" w:lineRule="auto"/>
              <w:jc w:val="center"/>
              <w:rPr>
                <w:del w:id="2373" w:author="Kopp, Darin" w:date="2025-02-20T15:34:00Z"/>
                <w:rFonts w:ascii="Calibri" w:eastAsia="Times New Roman" w:hAnsi="Calibri" w:cs="Calibri"/>
                <w:color w:val="000000"/>
                <w:sz w:val="16"/>
                <w:szCs w:val="16"/>
              </w:rPr>
            </w:pPr>
            <w:del w:id="2374" w:author="Kopp, Darin" w:date="2025-02-20T15:34:00Z">
              <w:r w:rsidRPr="00155EA3">
                <w:rPr>
                  <w:rFonts w:ascii="Calibri" w:eastAsia="Times New Roman" w:hAnsi="Calibri" w:cs="Calibri"/>
                  <w:color w:val="000000"/>
                  <w:sz w:val="16"/>
                  <w:szCs w:val="16"/>
                </w:rPr>
                <w:delText>Mean % of lithological phosphorous oxide (P2O5) content in surface or near surface geology</w:delText>
              </w:r>
            </w:del>
          </w:p>
        </w:tc>
        <w:tc>
          <w:tcPr>
            <w:tcW w:w="3690" w:type="dxa"/>
            <w:shd w:val="clear" w:color="auto" w:fill="auto"/>
            <w:noWrap/>
            <w:vAlign w:val="center"/>
            <w:hideMark/>
          </w:tcPr>
          <w:p w14:paraId="7750858B" w14:textId="77777777" w:rsidR="00493EEF" w:rsidRPr="00155EA3" w:rsidRDefault="00493EEF" w:rsidP="00C558F5">
            <w:pPr>
              <w:spacing w:after="0" w:line="240" w:lineRule="auto"/>
              <w:jc w:val="center"/>
              <w:rPr>
                <w:del w:id="2375" w:author="Kopp, Darin" w:date="2025-02-20T15:34:00Z"/>
                <w:rFonts w:ascii="Calibri" w:eastAsia="Times New Roman" w:hAnsi="Calibri" w:cs="Calibri"/>
                <w:color w:val="000000"/>
                <w:sz w:val="16"/>
                <w:szCs w:val="16"/>
              </w:rPr>
            </w:pPr>
            <w:del w:id="2376" w:author="Kopp, Darin" w:date="2025-02-20T15:34:00Z">
              <w:r w:rsidRPr="00155EA3">
                <w:rPr>
                  <w:rFonts w:ascii="Calibri" w:eastAsia="Times New Roman" w:hAnsi="Calibri" w:cs="Calibri"/>
                  <w:color w:val="000000"/>
                  <w:sz w:val="16"/>
                  <w:szCs w:val="16"/>
                </w:rPr>
                <w:delText>StreamCat</w:delText>
              </w:r>
            </w:del>
          </w:p>
        </w:tc>
      </w:tr>
      <w:tr w:rsidR="00DD4866" w:rsidRPr="002B0B07" w14:paraId="5E32D4CD" w14:textId="77777777" w:rsidTr="000D6E1F">
        <w:trPr>
          <w:trHeight w:val="290"/>
          <w:del w:id="2377" w:author="Kopp, Darin" w:date="2025-02-20T15:34:00Z"/>
        </w:trPr>
        <w:tc>
          <w:tcPr>
            <w:tcW w:w="1437" w:type="dxa"/>
            <w:shd w:val="clear" w:color="auto" w:fill="auto"/>
            <w:noWrap/>
            <w:vAlign w:val="center"/>
            <w:hideMark/>
          </w:tcPr>
          <w:p w14:paraId="576FD47B" w14:textId="77777777" w:rsidR="00493EEF" w:rsidRPr="00155EA3" w:rsidRDefault="00493EEF" w:rsidP="00C558F5">
            <w:pPr>
              <w:spacing w:after="0" w:line="240" w:lineRule="auto"/>
              <w:jc w:val="center"/>
              <w:rPr>
                <w:del w:id="2378" w:author="Kopp, Darin" w:date="2025-02-20T15:34:00Z"/>
                <w:rFonts w:ascii="Calibri" w:eastAsia="Times New Roman" w:hAnsi="Calibri" w:cs="Calibri"/>
                <w:color w:val="000000"/>
                <w:sz w:val="16"/>
                <w:szCs w:val="16"/>
              </w:rPr>
            </w:pPr>
            <w:del w:id="2379" w:author="Kopp, Darin" w:date="2025-02-20T15:34:00Z">
              <w:r w:rsidRPr="00155EA3">
                <w:rPr>
                  <w:rFonts w:ascii="Calibri" w:eastAsia="Times New Roman" w:hAnsi="Calibri" w:cs="Calibri"/>
                  <w:color w:val="000000"/>
                  <w:sz w:val="16"/>
                  <w:szCs w:val="16"/>
                </w:rPr>
                <w:delText>PctAlluvCoastWs</w:delText>
              </w:r>
            </w:del>
          </w:p>
        </w:tc>
        <w:tc>
          <w:tcPr>
            <w:tcW w:w="8103" w:type="dxa"/>
            <w:shd w:val="clear" w:color="auto" w:fill="auto"/>
            <w:noWrap/>
            <w:vAlign w:val="center"/>
            <w:hideMark/>
          </w:tcPr>
          <w:p w14:paraId="78375031" w14:textId="77777777" w:rsidR="00493EEF" w:rsidRPr="00155EA3" w:rsidRDefault="00493EEF" w:rsidP="00C558F5">
            <w:pPr>
              <w:spacing w:after="0" w:line="240" w:lineRule="auto"/>
              <w:jc w:val="center"/>
              <w:rPr>
                <w:del w:id="2380" w:author="Kopp, Darin" w:date="2025-02-20T15:34:00Z"/>
                <w:rFonts w:ascii="Calibri" w:eastAsia="Times New Roman" w:hAnsi="Calibri" w:cs="Calibri"/>
                <w:color w:val="000000"/>
                <w:sz w:val="16"/>
                <w:szCs w:val="16"/>
              </w:rPr>
            </w:pPr>
            <w:del w:id="2381" w:author="Kopp, Darin" w:date="2025-02-20T15:34:00Z">
              <w:r w:rsidRPr="00155EA3">
                <w:rPr>
                  <w:rFonts w:ascii="Calibri" w:eastAsia="Times New Roman" w:hAnsi="Calibri" w:cs="Calibri"/>
                  <w:color w:val="000000"/>
                  <w:sz w:val="16"/>
                  <w:szCs w:val="16"/>
                </w:rPr>
                <w:delText xml:space="preserve">% of </w:delText>
              </w:r>
              <w:r w:rsidRPr="002B0B07">
                <w:rPr>
                  <w:rFonts w:ascii="Calibri" w:eastAsia="Times New Roman" w:hAnsi="Calibri" w:cs="Calibri"/>
                  <w:color w:val="000000"/>
                  <w:sz w:val="16"/>
                  <w:szCs w:val="16"/>
                </w:rPr>
                <w:delText>w</w:delText>
              </w:r>
              <w:r w:rsidRPr="00155EA3">
                <w:rPr>
                  <w:rFonts w:ascii="Calibri" w:eastAsia="Times New Roman" w:hAnsi="Calibri" w:cs="Calibri"/>
                  <w:color w:val="000000"/>
                  <w:sz w:val="16"/>
                  <w:szCs w:val="16"/>
                </w:rPr>
                <w:delText>atershed area classified with lithology type as alluvium and fine-textured coastal zone sediment</w:delText>
              </w:r>
            </w:del>
          </w:p>
        </w:tc>
        <w:tc>
          <w:tcPr>
            <w:tcW w:w="3690" w:type="dxa"/>
            <w:shd w:val="clear" w:color="auto" w:fill="auto"/>
            <w:noWrap/>
            <w:vAlign w:val="center"/>
            <w:hideMark/>
          </w:tcPr>
          <w:p w14:paraId="7D0C5C03" w14:textId="77777777" w:rsidR="00493EEF" w:rsidRPr="00155EA3" w:rsidRDefault="00493EEF" w:rsidP="00C558F5">
            <w:pPr>
              <w:spacing w:after="0" w:line="240" w:lineRule="auto"/>
              <w:jc w:val="center"/>
              <w:rPr>
                <w:del w:id="2382" w:author="Kopp, Darin" w:date="2025-02-20T15:34:00Z"/>
                <w:rFonts w:ascii="Calibri" w:eastAsia="Times New Roman" w:hAnsi="Calibri" w:cs="Calibri"/>
                <w:color w:val="000000"/>
                <w:sz w:val="16"/>
                <w:szCs w:val="16"/>
              </w:rPr>
            </w:pPr>
            <w:del w:id="2383" w:author="Kopp, Darin" w:date="2025-02-20T15:34:00Z">
              <w:r w:rsidRPr="00155EA3">
                <w:rPr>
                  <w:rFonts w:ascii="Calibri" w:eastAsia="Times New Roman" w:hAnsi="Calibri" w:cs="Calibri"/>
                  <w:color w:val="000000"/>
                  <w:sz w:val="16"/>
                  <w:szCs w:val="16"/>
                </w:rPr>
                <w:delText>StreamCat</w:delText>
              </w:r>
            </w:del>
          </w:p>
        </w:tc>
      </w:tr>
      <w:tr w:rsidR="00DD4866" w:rsidRPr="002B0B07" w14:paraId="79EA5078" w14:textId="77777777" w:rsidTr="000D6E1F">
        <w:trPr>
          <w:trHeight w:val="290"/>
          <w:del w:id="2384" w:author="Kopp, Darin" w:date="2025-02-20T15:34:00Z"/>
        </w:trPr>
        <w:tc>
          <w:tcPr>
            <w:tcW w:w="1437" w:type="dxa"/>
            <w:shd w:val="clear" w:color="auto" w:fill="auto"/>
            <w:noWrap/>
            <w:vAlign w:val="center"/>
            <w:hideMark/>
          </w:tcPr>
          <w:p w14:paraId="5F1AA419" w14:textId="77777777" w:rsidR="00493EEF" w:rsidRPr="00155EA3" w:rsidRDefault="00493EEF" w:rsidP="00C558F5">
            <w:pPr>
              <w:spacing w:after="0" w:line="240" w:lineRule="auto"/>
              <w:jc w:val="center"/>
              <w:rPr>
                <w:del w:id="2385" w:author="Kopp, Darin" w:date="2025-02-20T15:34:00Z"/>
                <w:rFonts w:ascii="Calibri" w:eastAsia="Times New Roman" w:hAnsi="Calibri" w:cs="Calibri"/>
                <w:color w:val="000000"/>
                <w:sz w:val="16"/>
                <w:szCs w:val="16"/>
              </w:rPr>
            </w:pPr>
            <w:del w:id="2386" w:author="Kopp, Darin" w:date="2025-02-20T15:34:00Z">
              <w:r w:rsidRPr="00155EA3">
                <w:rPr>
                  <w:rFonts w:ascii="Calibri" w:eastAsia="Times New Roman" w:hAnsi="Calibri" w:cs="Calibri"/>
                  <w:color w:val="000000"/>
                  <w:sz w:val="16"/>
                  <w:szCs w:val="16"/>
                </w:rPr>
                <w:delText>PctHbWetWs</w:delText>
              </w:r>
            </w:del>
          </w:p>
        </w:tc>
        <w:tc>
          <w:tcPr>
            <w:tcW w:w="8103" w:type="dxa"/>
            <w:shd w:val="clear" w:color="auto" w:fill="auto"/>
            <w:noWrap/>
            <w:vAlign w:val="center"/>
            <w:hideMark/>
          </w:tcPr>
          <w:p w14:paraId="1C1634F1" w14:textId="77777777" w:rsidR="00493EEF" w:rsidRPr="00155EA3" w:rsidRDefault="00493EEF" w:rsidP="00C558F5">
            <w:pPr>
              <w:spacing w:after="0" w:line="240" w:lineRule="auto"/>
              <w:jc w:val="center"/>
              <w:rPr>
                <w:del w:id="2387" w:author="Kopp, Darin" w:date="2025-02-20T15:34:00Z"/>
                <w:rFonts w:ascii="Calibri" w:eastAsia="Times New Roman" w:hAnsi="Calibri" w:cs="Calibri"/>
                <w:color w:val="000000"/>
                <w:sz w:val="16"/>
                <w:szCs w:val="16"/>
              </w:rPr>
            </w:pPr>
            <w:del w:id="2388" w:author="Kopp, Darin" w:date="2025-02-20T15:34:00Z">
              <w:r w:rsidRPr="00155EA3">
                <w:rPr>
                  <w:rFonts w:ascii="Calibri" w:eastAsia="Times New Roman" w:hAnsi="Calibri" w:cs="Calibri"/>
                  <w:color w:val="000000"/>
                  <w:sz w:val="16"/>
                  <w:szCs w:val="16"/>
                </w:rPr>
                <w:delText>% of</w:delText>
              </w:r>
              <w:r w:rsidRPr="002B0B07">
                <w:rPr>
                  <w:rFonts w:ascii="Calibri" w:eastAsia="Times New Roman" w:hAnsi="Calibri" w:cs="Calibri"/>
                  <w:color w:val="000000"/>
                  <w:sz w:val="16"/>
                  <w:szCs w:val="16"/>
                </w:rPr>
                <w:delText xml:space="preserve"> </w:delText>
              </w:r>
              <w:r w:rsidRPr="00155EA3">
                <w:rPr>
                  <w:rFonts w:ascii="Calibri" w:eastAsia="Times New Roman" w:hAnsi="Calibri" w:cs="Calibri"/>
                  <w:color w:val="000000"/>
                  <w:sz w:val="16"/>
                  <w:szCs w:val="16"/>
                </w:rPr>
                <w:delText>watershed area classified as herbaceous wetland land cover</w:delText>
              </w:r>
            </w:del>
          </w:p>
        </w:tc>
        <w:tc>
          <w:tcPr>
            <w:tcW w:w="3690" w:type="dxa"/>
            <w:shd w:val="clear" w:color="auto" w:fill="auto"/>
            <w:noWrap/>
            <w:vAlign w:val="center"/>
            <w:hideMark/>
          </w:tcPr>
          <w:p w14:paraId="1AF9BD92" w14:textId="77777777" w:rsidR="00493EEF" w:rsidRPr="00155EA3" w:rsidRDefault="00493EEF" w:rsidP="00C558F5">
            <w:pPr>
              <w:spacing w:after="0" w:line="240" w:lineRule="auto"/>
              <w:jc w:val="center"/>
              <w:rPr>
                <w:del w:id="2389" w:author="Kopp, Darin" w:date="2025-02-20T15:34:00Z"/>
                <w:rFonts w:ascii="Calibri" w:eastAsia="Times New Roman" w:hAnsi="Calibri" w:cs="Calibri"/>
                <w:color w:val="000000"/>
                <w:sz w:val="16"/>
                <w:szCs w:val="16"/>
              </w:rPr>
            </w:pPr>
            <w:del w:id="2390" w:author="Kopp, Darin" w:date="2025-02-20T15:34:00Z">
              <w:r w:rsidRPr="00155EA3">
                <w:rPr>
                  <w:rFonts w:ascii="Calibri" w:eastAsia="Times New Roman" w:hAnsi="Calibri" w:cs="Calibri"/>
                  <w:color w:val="000000"/>
                  <w:sz w:val="16"/>
                  <w:szCs w:val="16"/>
                </w:rPr>
                <w:delText>StreamCat</w:delText>
              </w:r>
            </w:del>
          </w:p>
        </w:tc>
      </w:tr>
      <w:tr w:rsidR="00DD4866" w:rsidRPr="002B0B07" w14:paraId="350BE5DC" w14:textId="77777777" w:rsidTr="000D6E1F">
        <w:trPr>
          <w:trHeight w:val="290"/>
          <w:del w:id="2391" w:author="Kopp, Darin" w:date="2025-02-20T15:34:00Z"/>
        </w:trPr>
        <w:tc>
          <w:tcPr>
            <w:tcW w:w="1437" w:type="dxa"/>
            <w:shd w:val="clear" w:color="auto" w:fill="auto"/>
            <w:noWrap/>
            <w:vAlign w:val="center"/>
            <w:hideMark/>
          </w:tcPr>
          <w:p w14:paraId="2D1E01E8" w14:textId="77777777" w:rsidR="00493EEF" w:rsidRPr="00155EA3" w:rsidRDefault="00493EEF" w:rsidP="00C558F5">
            <w:pPr>
              <w:spacing w:after="0" w:line="240" w:lineRule="auto"/>
              <w:jc w:val="center"/>
              <w:rPr>
                <w:del w:id="2392" w:author="Kopp, Darin" w:date="2025-02-20T15:34:00Z"/>
                <w:rFonts w:ascii="Calibri" w:eastAsia="Times New Roman" w:hAnsi="Calibri" w:cs="Calibri"/>
                <w:color w:val="000000"/>
                <w:sz w:val="16"/>
                <w:szCs w:val="16"/>
              </w:rPr>
            </w:pPr>
            <w:del w:id="2393" w:author="Kopp, Darin" w:date="2025-02-20T15:34:00Z">
              <w:r w:rsidRPr="00155EA3">
                <w:rPr>
                  <w:rFonts w:ascii="Calibri" w:eastAsia="Times New Roman" w:hAnsi="Calibri" w:cs="Calibri"/>
                  <w:color w:val="000000"/>
                  <w:sz w:val="16"/>
                  <w:szCs w:val="16"/>
                </w:rPr>
                <w:delText>PermWs</w:delText>
              </w:r>
            </w:del>
          </w:p>
        </w:tc>
        <w:tc>
          <w:tcPr>
            <w:tcW w:w="8103" w:type="dxa"/>
            <w:shd w:val="clear" w:color="auto" w:fill="auto"/>
            <w:noWrap/>
            <w:vAlign w:val="center"/>
            <w:hideMark/>
          </w:tcPr>
          <w:p w14:paraId="733BF3ED" w14:textId="77777777" w:rsidR="00493EEF" w:rsidRPr="00155EA3" w:rsidRDefault="00493EEF" w:rsidP="00C558F5">
            <w:pPr>
              <w:spacing w:after="0" w:line="240" w:lineRule="auto"/>
              <w:jc w:val="center"/>
              <w:rPr>
                <w:del w:id="2394" w:author="Kopp, Darin" w:date="2025-02-20T15:34:00Z"/>
                <w:rFonts w:ascii="Calibri" w:eastAsia="Times New Roman" w:hAnsi="Calibri" w:cs="Calibri"/>
                <w:color w:val="000000"/>
                <w:sz w:val="16"/>
                <w:szCs w:val="16"/>
              </w:rPr>
            </w:pPr>
            <w:del w:id="2395" w:author="Kopp, Darin" w:date="2025-02-20T15:34:00Z">
              <w:r w:rsidRPr="00155EA3">
                <w:rPr>
                  <w:rFonts w:ascii="Calibri" w:eastAsia="Times New Roman" w:hAnsi="Calibri" w:cs="Calibri"/>
                  <w:color w:val="000000"/>
                  <w:sz w:val="16"/>
                  <w:szCs w:val="16"/>
                </w:rPr>
                <w:delText xml:space="preserve">Mean permeability (cm/hour) of soils (STATSGO) within </w:delText>
              </w:r>
              <w:r w:rsidRPr="002B0B07">
                <w:rPr>
                  <w:rFonts w:ascii="Calibri" w:eastAsia="Times New Roman" w:hAnsi="Calibri" w:cs="Calibri"/>
                  <w:color w:val="000000"/>
                  <w:sz w:val="16"/>
                  <w:szCs w:val="16"/>
                </w:rPr>
                <w:delText>w</w:delText>
              </w:r>
              <w:r w:rsidRPr="00155EA3">
                <w:rPr>
                  <w:rFonts w:ascii="Calibri" w:eastAsia="Times New Roman" w:hAnsi="Calibri" w:cs="Calibri"/>
                  <w:color w:val="000000"/>
                  <w:sz w:val="16"/>
                  <w:szCs w:val="16"/>
                </w:rPr>
                <w:delText>atershed</w:delText>
              </w:r>
            </w:del>
          </w:p>
        </w:tc>
        <w:tc>
          <w:tcPr>
            <w:tcW w:w="3690" w:type="dxa"/>
            <w:shd w:val="clear" w:color="auto" w:fill="auto"/>
            <w:noWrap/>
            <w:vAlign w:val="center"/>
            <w:hideMark/>
          </w:tcPr>
          <w:p w14:paraId="5E09B259" w14:textId="77777777" w:rsidR="00493EEF" w:rsidRPr="00155EA3" w:rsidRDefault="00493EEF" w:rsidP="00C558F5">
            <w:pPr>
              <w:spacing w:after="0" w:line="240" w:lineRule="auto"/>
              <w:jc w:val="center"/>
              <w:rPr>
                <w:del w:id="2396" w:author="Kopp, Darin" w:date="2025-02-20T15:34:00Z"/>
                <w:rFonts w:ascii="Calibri" w:eastAsia="Times New Roman" w:hAnsi="Calibri" w:cs="Calibri"/>
                <w:color w:val="000000"/>
                <w:sz w:val="16"/>
                <w:szCs w:val="16"/>
              </w:rPr>
            </w:pPr>
            <w:del w:id="2397" w:author="Kopp, Darin" w:date="2025-02-20T15:34:00Z">
              <w:r w:rsidRPr="00155EA3">
                <w:rPr>
                  <w:rFonts w:ascii="Calibri" w:eastAsia="Times New Roman" w:hAnsi="Calibri" w:cs="Calibri"/>
                  <w:color w:val="000000"/>
                  <w:sz w:val="16"/>
                  <w:szCs w:val="16"/>
                </w:rPr>
                <w:delText>StreamCat</w:delText>
              </w:r>
            </w:del>
          </w:p>
        </w:tc>
      </w:tr>
      <w:tr w:rsidR="00DD4866" w:rsidRPr="002B0B07" w14:paraId="394C5E2F" w14:textId="77777777" w:rsidTr="000D6E1F">
        <w:trPr>
          <w:trHeight w:val="290"/>
          <w:del w:id="2398" w:author="Kopp, Darin" w:date="2025-02-20T15:34:00Z"/>
        </w:trPr>
        <w:tc>
          <w:tcPr>
            <w:tcW w:w="1437" w:type="dxa"/>
            <w:shd w:val="clear" w:color="auto" w:fill="auto"/>
            <w:noWrap/>
            <w:vAlign w:val="center"/>
            <w:hideMark/>
          </w:tcPr>
          <w:p w14:paraId="247E077C" w14:textId="77777777" w:rsidR="00493EEF" w:rsidRPr="00155EA3" w:rsidRDefault="00493EEF" w:rsidP="00C558F5">
            <w:pPr>
              <w:spacing w:after="0" w:line="240" w:lineRule="auto"/>
              <w:jc w:val="center"/>
              <w:rPr>
                <w:del w:id="2399" w:author="Kopp, Darin" w:date="2025-02-20T15:34:00Z"/>
                <w:rFonts w:ascii="Calibri" w:eastAsia="Times New Roman" w:hAnsi="Calibri" w:cs="Calibri"/>
                <w:color w:val="000000"/>
                <w:sz w:val="16"/>
                <w:szCs w:val="16"/>
              </w:rPr>
            </w:pPr>
            <w:del w:id="2400" w:author="Kopp, Darin" w:date="2025-02-20T15:34:00Z">
              <w:r w:rsidRPr="00155EA3">
                <w:rPr>
                  <w:rFonts w:ascii="Calibri" w:eastAsia="Times New Roman" w:hAnsi="Calibri" w:cs="Calibri"/>
                  <w:color w:val="000000"/>
                  <w:sz w:val="16"/>
                  <w:szCs w:val="16"/>
                </w:rPr>
                <w:delText>RunoffWs</w:delText>
              </w:r>
            </w:del>
          </w:p>
        </w:tc>
        <w:tc>
          <w:tcPr>
            <w:tcW w:w="8103" w:type="dxa"/>
            <w:shd w:val="clear" w:color="auto" w:fill="auto"/>
            <w:noWrap/>
            <w:vAlign w:val="center"/>
            <w:hideMark/>
          </w:tcPr>
          <w:p w14:paraId="11F1DC5E" w14:textId="77777777" w:rsidR="00493EEF" w:rsidRPr="00155EA3" w:rsidRDefault="00493EEF" w:rsidP="00C558F5">
            <w:pPr>
              <w:spacing w:after="0" w:line="240" w:lineRule="auto"/>
              <w:jc w:val="center"/>
              <w:rPr>
                <w:del w:id="2401" w:author="Kopp, Darin" w:date="2025-02-20T15:34:00Z"/>
                <w:rFonts w:ascii="Calibri" w:eastAsia="Times New Roman" w:hAnsi="Calibri" w:cs="Calibri"/>
                <w:color w:val="000000"/>
                <w:sz w:val="16"/>
                <w:szCs w:val="16"/>
              </w:rPr>
            </w:pPr>
            <w:del w:id="2402" w:author="Kopp, Darin" w:date="2025-02-20T15:34:00Z">
              <w:r w:rsidRPr="00155EA3">
                <w:rPr>
                  <w:rFonts w:ascii="Calibri" w:eastAsia="Times New Roman" w:hAnsi="Calibri" w:cs="Calibri"/>
                  <w:color w:val="000000"/>
                  <w:sz w:val="16"/>
                  <w:szCs w:val="16"/>
                </w:rPr>
                <w:delText xml:space="preserve">Mean runoff (mm) within </w:delText>
              </w:r>
              <w:r w:rsidRPr="002B0B07">
                <w:rPr>
                  <w:rFonts w:ascii="Calibri" w:eastAsia="Times New Roman" w:hAnsi="Calibri" w:cs="Calibri"/>
                  <w:color w:val="000000"/>
                  <w:sz w:val="16"/>
                  <w:szCs w:val="16"/>
                </w:rPr>
                <w:delText>w</w:delText>
              </w:r>
              <w:r w:rsidRPr="00155EA3">
                <w:rPr>
                  <w:rFonts w:ascii="Calibri" w:eastAsia="Times New Roman" w:hAnsi="Calibri" w:cs="Calibri"/>
                  <w:color w:val="000000"/>
                  <w:sz w:val="16"/>
                  <w:szCs w:val="16"/>
                </w:rPr>
                <w:delText>atershed</w:delText>
              </w:r>
            </w:del>
          </w:p>
        </w:tc>
        <w:tc>
          <w:tcPr>
            <w:tcW w:w="3690" w:type="dxa"/>
            <w:shd w:val="clear" w:color="auto" w:fill="auto"/>
            <w:noWrap/>
            <w:vAlign w:val="center"/>
            <w:hideMark/>
          </w:tcPr>
          <w:p w14:paraId="069FBE18" w14:textId="77777777" w:rsidR="00493EEF" w:rsidRPr="00155EA3" w:rsidRDefault="00493EEF" w:rsidP="00C558F5">
            <w:pPr>
              <w:spacing w:after="0" w:line="240" w:lineRule="auto"/>
              <w:jc w:val="center"/>
              <w:rPr>
                <w:del w:id="2403" w:author="Kopp, Darin" w:date="2025-02-20T15:34:00Z"/>
                <w:rFonts w:ascii="Calibri" w:eastAsia="Times New Roman" w:hAnsi="Calibri" w:cs="Calibri"/>
                <w:color w:val="000000"/>
                <w:sz w:val="16"/>
                <w:szCs w:val="16"/>
              </w:rPr>
            </w:pPr>
            <w:del w:id="2404" w:author="Kopp, Darin" w:date="2025-02-20T15:34:00Z">
              <w:r w:rsidRPr="00155EA3">
                <w:rPr>
                  <w:rFonts w:ascii="Calibri" w:eastAsia="Times New Roman" w:hAnsi="Calibri" w:cs="Calibri"/>
                  <w:color w:val="000000"/>
                  <w:sz w:val="16"/>
                  <w:szCs w:val="16"/>
                </w:rPr>
                <w:delText>StreamCat</w:delText>
              </w:r>
            </w:del>
          </w:p>
        </w:tc>
      </w:tr>
      <w:tr w:rsidR="00DD4866" w:rsidRPr="002B0B07" w14:paraId="507C228F" w14:textId="77777777" w:rsidTr="000D6E1F">
        <w:trPr>
          <w:trHeight w:val="290"/>
          <w:del w:id="2405" w:author="Kopp, Darin" w:date="2025-02-20T15:34:00Z"/>
        </w:trPr>
        <w:tc>
          <w:tcPr>
            <w:tcW w:w="1437" w:type="dxa"/>
            <w:shd w:val="clear" w:color="auto" w:fill="auto"/>
            <w:noWrap/>
            <w:vAlign w:val="center"/>
            <w:hideMark/>
          </w:tcPr>
          <w:p w14:paraId="41C60525" w14:textId="77777777" w:rsidR="00493EEF" w:rsidRPr="00155EA3" w:rsidRDefault="00493EEF" w:rsidP="00C558F5">
            <w:pPr>
              <w:spacing w:after="0" w:line="240" w:lineRule="auto"/>
              <w:jc w:val="center"/>
              <w:rPr>
                <w:del w:id="2406" w:author="Kopp, Darin" w:date="2025-02-20T15:34:00Z"/>
                <w:rFonts w:ascii="Calibri" w:eastAsia="Times New Roman" w:hAnsi="Calibri" w:cs="Calibri"/>
                <w:color w:val="000000"/>
                <w:sz w:val="16"/>
                <w:szCs w:val="16"/>
              </w:rPr>
            </w:pPr>
            <w:del w:id="2407" w:author="Kopp, Darin" w:date="2025-02-20T15:34:00Z">
              <w:r w:rsidRPr="00155EA3">
                <w:rPr>
                  <w:rFonts w:ascii="Calibri" w:eastAsia="Times New Roman" w:hAnsi="Calibri" w:cs="Calibri"/>
                  <w:color w:val="000000"/>
                  <w:sz w:val="16"/>
                  <w:szCs w:val="16"/>
                </w:rPr>
                <w:delText>SandWs</w:delText>
              </w:r>
            </w:del>
          </w:p>
        </w:tc>
        <w:tc>
          <w:tcPr>
            <w:tcW w:w="8103" w:type="dxa"/>
            <w:shd w:val="clear" w:color="auto" w:fill="auto"/>
            <w:noWrap/>
            <w:vAlign w:val="center"/>
            <w:hideMark/>
          </w:tcPr>
          <w:p w14:paraId="64C02EA3" w14:textId="77777777" w:rsidR="00493EEF" w:rsidRPr="00155EA3" w:rsidRDefault="00493EEF" w:rsidP="00C558F5">
            <w:pPr>
              <w:spacing w:after="0" w:line="240" w:lineRule="auto"/>
              <w:jc w:val="center"/>
              <w:rPr>
                <w:del w:id="2408" w:author="Kopp, Darin" w:date="2025-02-20T15:34:00Z"/>
                <w:rFonts w:ascii="Calibri" w:eastAsia="Times New Roman" w:hAnsi="Calibri" w:cs="Calibri"/>
                <w:color w:val="000000"/>
                <w:sz w:val="16"/>
                <w:szCs w:val="16"/>
              </w:rPr>
            </w:pPr>
            <w:del w:id="2409" w:author="Kopp, Darin" w:date="2025-02-20T15:34:00Z">
              <w:r w:rsidRPr="00155EA3">
                <w:rPr>
                  <w:rFonts w:ascii="Calibri" w:eastAsia="Times New Roman" w:hAnsi="Calibri" w:cs="Calibri"/>
                  <w:color w:val="000000"/>
                  <w:sz w:val="16"/>
                  <w:szCs w:val="16"/>
                </w:rPr>
                <w:delText>Mean % sand content of soils (STATSGO) within watershed</w:delText>
              </w:r>
            </w:del>
          </w:p>
        </w:tc>
        <w:tc>
          <w:tcPr>
            <w:tcW w:w="3690" w:type="dxa"/>
            <w:shd w:val="clear" w:color="auto" w:fill="auto"/>
            <w:noWrap/>
            <w:vAlign w:val="center"/>
            <w:hideMark/>
          </w:tcPr>
          <w:p w14:paraId="3BCA0705" w14:textId="77777777" w:rsidR="00493EEF" w:rsidRPr="00155EA3" w:rsidRDefault="00493EEF" w:rsidP="00C558F5">
            <w:pPr>
              <w:spacing w:after="0" w:line="240" w:lineRule="auto"/>
              <w:jc w:val="center"/>
              <w:rPr>
                <w:del w:id="2410" w:author="Kopp, Darin" w:date="2025-02-20T15:34:00Z"/>
                <w:rFonts w:ascii="Calibri" w:eastAsia="Times New Roman" w:hAnsi="Calibri" w:cs="Calibri"/>
                <w:color w:val="000000"/>
                <w:sz w:val="16"/>
                <w:szCs w:val="16"/>
              </w:rPr>
            </w:pPr>
            <w:del w:id="2411" w:author="Kopp, Darin" w:date="2025-02-20T15:34:00Z">
              <w:r w:rsidRPr="00155EA3">
                <w:rPr>
                  <w:rFonts w:ascii="Calibri" w:eastAsia="Times New Roman" w:hAnsi="Calibri" w:cs="Calibri"/>
                  <w:color w:val="000000"/>
                  <w:sz w:val="16"/>
                  <w:szCs w:val="16"/>
                </w:rPr>
                <w:delText>StreamCat</w:delText>
              </w:r>
            </w:del>
          </w:p>
        </w:tc>
      </w:tr>
      <w:tr w:rsidR="00DD4866" w:rsidRPr="002B0B07" w14:paraId="37D64586" w14:textId="77777777" w:rsidTr="000D6E1F">
        <w:trPr>
          <w:trHeight w:val="290"/>
          <w:del w:id="2412" w:author="Kopp, Darin" w:date="2025-02-20T15:34:00Z"/>
        </w:trPr>
        <w:tc>
          <w:tcPr>
            <w:tcW w:w="1437" w:type="dxa"/>
            <w:shd w:val="clear" w:color="auto" w:fill="auto"/>
            <w:noWrap/>
            <w:vAlign w:val="center"/>
            <w:hideMark/>
          </w:tcPr>
          <w:p w14:paraId="45469653" w14:textId="77777777" w:rsidR="00493EEF" w:rsidRPr="00155EA3" w:rsidRDefault="00493EEF" w:rsidP="00C558F5">
            <w:pPr>
              <w:spacing w:after="0" w:line="240" w:lineRule="auto"/>
              <w:jc w:val="center"/>
              <w:rPr>
                <w:del w:id="2413" w:author="Kopp, Darin" w:date="2025-02-20T15:34:00Z"/>
                <w:rFonts w:ascii="Calibri" w:eastAsia="Times New Roman" w:hAnsi="Calibri" w:cs="Calibri"/>
                <w:color w:val="000000"/>
                <w:sz w:val="16"/>
                <w:szCs w:val="16"/>
              </w:rPr>
            </w:pPr>
            <w:del w:id="2414" w:author="Kopp, Darin" w:date="2025-02-20T15:34:00Z">
              <w:r w:rsidRPr="00155EA3">
                <w:rPr>
                  <w:rFonts w:ascii="Calibri" w:eastAsia="Times New Roman" w:hAnsi="Calibri" w:cs="Calibri"/>
                  <w:color w:val="000000"/>
                  <w:sz w:val="16"/>
                  <w:szCs w:val="16"/>
                </w:rPr>
                <w:delText>StreamPower</w:delText>
              </w:r>
            </w:del>
          </w:p>
        </w:tc>
        <w:tc>
          <w:tcPr>
            <w:tcW w:w="8103" w:type="dxa"/>
            <w:shd w:val="clear" w:color="auto" w:fill="auto"/>
            <w:noWrap/>
            <w:vAlign w:val="center"/>
            <w:hideMark/>
          </w:tcPr>
          <w:p w14:paraId="4001C7D8" w14:textId="77777777" w:rsidR="00493EEF" w:rsidRPr="00155EA3" w:rsidRDefault="00493EEF" w:rsidP="00C558F5">
            <w:pPr>
              <w:spacing w:after="0" w:line="240" w:lineRule="auto"/>
              <w:jc w:val="center"/>
              <w:rPr>
                <w:del w:id="2415" w:author="Kopp, Darin" w:date="2025-02-20T15:34:00Z"/>
                <w:rFonts w:ascii="Calibri" w:eastAsia="Times New Roman" w:hAnsi="Calibri" w:cs="Calibri"/>
                <w:color w:val="000000"/>
                <w:sz w:val="16"/>
                <w:szCs w:val="16"/>
              </w:rPr>
            </w:pPr>
            <w:del w:id="2416" w:author="Kopp, Darin" w:date="2025-02-20T15:34:00Z">
              <w:r w:rsidRPr="00155EA3">
                <w:rPr>
                  <w:rFonts w:ascii="Calibri" w:eastAsia="Times New Roman" w:hAnsi="Calibri" w:cs="Calibri"/>
                  <w:color w:val="000000"/>
                  <w:sz w:val="16"/>
                  <w:szCs w:val="16"/>
                </w:rPr>
                <w:delText>The amount of energy the water exert</w:delText>
              </w:r>
              <w:r w:rsidRPr="002B0B07">
                <w:rPr>
                  <w:rFonts w:ascii="Calibri" w:eastAsia="Times New Roman" w:hAnsi="Calibri" w:cs="Calibri"/>
                  <w:color w:val="000000"/>
                  <w:sz w:val="16"/>
                  <w:szCs w:val="16"/>
                </w:rPr>
                <w:delText>s</w:delText>
              </w:r>
              <w:r w:rsidRPr="00155EA3">
                <w:rPr>
                  <w:rFonts w:ascii="Calibri" w:eastAsia="Times New Roman" w:hAnsi="Calibri" w:cs="Calibri"/>
                  <w:color w:val="000000"/>
                  <w:sz w:val="16"/>
                  <w:szCs w:val="16"/>
                </w:rPr>
                <w:delText xml:space="preserve"> on the sides and bottom of </w:delText>
              </w:r>
              <w:r w:rsidRPr="002B0B07">
                <w:rPr>
                  <w:rFonts w:ascii="Calibri" w:eastAsia="Times New Roman" w:hAnsi="Calibri" w:cs="Calibri"/>
                  <w:color w:val="000000"/>
                  <w:sz w:val="16"/>
                  <w:szCs w:val="16"/>
                </w:rPr>
                <w:delText>a stream</w:delText>
              </w:r>
            </w:del>
          </w:p>
        </w:tc>
        <w:tc>
          <w:tcPr>
            <w:tcW w:w="3690" w:type="dxa"/>
            <w:shd w:val="clear" w:color="auto" w:fill="auto"/>
            <w:noWrap/>
            <w:vAlign w:val="center"/>
            <w:hideMark/>
          </w:tcPr>
          <w:p w14:paraId="1F5C6D35" w14:textId="77777777" w:rsidR="00493EEF" w:rsidRPr="00155EA3" w:rsidRDefault="000D6E1F" w:rsidP="00C558F5">
            <w:pPr>
              <w:spacing w:after="0" w:line="240" w:lineRule="auto"/>
              <w:jc w:val="center"/>
              <w:rPr>
                <w:del w:id="2417" w:author="Kopp, Darin" w:date="2025-02-20T15:34:00Z"/>
                <w:rFonts w:ascii="Calibri" w:eastAsia="Times New Roman" w:hAnsi="Calibri" w:cs="Calibri"/>
                <w:color w:val="000000"/>
                <w:sz w:val="16"/>
                <w:szCs w:val="16"/>
              </w:rPr>
            </w:pPr>
            <w:del w:id="2418" w:author="Kopp, Darin" w:date="2025-02-20T15:34:00Z">
              <w:r>
                <w:rPr>
                  <w:rFonts w:ascii="Calibri" w:eastAsia="Times New Roman" w:hAnsi="Calibri" w:cs="Calibri"/>
                  <w:color w:val="000000"/>
                  <w:sz w:val="16"/>
                  <w:szCs w:val="16"/>
                </w:rPr>
                <w:delText>(</w:delText>
              </w:r>
              <w:r w:rsidR="00493EEF" w:rsidRPr="00155EA3">
                <w:rPr>
                  <w:rFonts w:ascii="Calibri" w:eastAsia="Times New Roman" w:hAnsi="Calibri" w:cs="Calibri"/>
                  <w:color w:val="000000"/>
                  <w:sz w:val="16"/>
                  <w:szCs w:val="16"/>
                </w:rPr>
                <w:delText>((TPRCP - ET)/1000 )*(0.032*WSArea)^0.5</w:delText>
              </w:r>
              <w:r>
                <w:rPr>
                  <w:rFonts w:ascii="Calibri" w:eastAsia="Times New Roman" w:hAnsi="Calibri" w:cs="Calibri"/>
                  <w:color w:val="000000"/>
                  <w:sz w:val="16"/>
                  <w:szCs w:val="16"/>
                </w:rPr>
                <w:delText>) * slope</w:delText>
              </w:r>
            </w:del>
          </w:p>
        </w:tc>
      </w:tr>
      <w:tr w:rsidR="00DD4866" w:rsidRPr="002B0B07" w14:paraId="374A6FBE" w14:textId="77777777" w:rsidTr="000D6E1F">
        <w:trPr>
          <w:trHeight w:val="290"/>
          <w:del w:id="2419" w:author="Kopp, Darin" w:date="2025-02-20T15:34:00Z"/>
        </w:trPr>
        <w:tc>
          <w:tcPr>
            <w:tcW w:w="1437" w:type="dxa"/>
            <w:shd w:val="clear" w:color="auto" w:fill="auto"/>
            <w:noWrap/>
            <w:vAlign w:val="center"/>
            <w:hideMark/>
          </w:tcPr>
          <w:p w14:paraId="3235F328" w14:textId="77777777" w:rsidR="00493EEF" w:rsidRPr="00155EA3" w:rsidRDefault="00493EEF" w:rsidP="00C558F5">
            <w:pPr>
              <w:spacing w:after="0" w:line="240" w:lineRule="auto"/>
              <w:jc w:val="center"/>
              <w:rPr>
                <w:del w:id="2420" w:author="Kopp, Darin" w:date="2025-02-20T15:34:00Z"/>
                <w:rFonts w:ascii="Calibri" w:eastAsia="Times New Roman" w:hAnsi="Calibri" w:cs="Calibri"/>
                <w:color w:val="000000"/>
                <w:sz w:val="16"/>
                <w:szCs w:val="16"/>
              </w:rPr>
            </w:pPr>
            <w:del w:id="2421" w:author="Kopp, Darin" w:date="2025-02-20T15:34:00Z">
              <w:r w:rsidRPr="00155EA3">
                <w:rPr>
                  <w:rFonts w:ascii="Calibri" w:eastAsia="Times New Roman" w:hAnsi="Calibri" w:cs="Calibri"/>
                  <w:color w:val="000000"/>
                  <w:sz w:val="16"/>
                  <w:szCs w:val="16"/>
                </w:rPr>
                <w:delText>SWs</w:delText>
              </w:r>
            </w:del>
          </w:p>
        </w:tc>
        <w:tc>
          <w:tcPr>
            <w:tcW w:w="8103" w:type="dxa"/>
            <w:shd w:val="clear" w:color="auto" w:fill="auto"/>
            <w:noWrap/>
            <w:vAlign w:val="center"/>
            <w:hideMark/>
          </w:tcPr>
          <w:p w14:paraId="5ABE1853" w14:textId="77777777" w:rsidR="00493EEF" w:rsidRPr="00155EA3" w:rsidRDefault="00493EEF" w:rsidP="00C558F5">
            <w:pPr>
              <w:spacing w:after="0" w:line="240" w:lineRule="auto"/>
              <w:jc w:val="center"/>
              <w:rPr>
                <w:del w:id="2422" w:author="Kopp, Darin" w:date="2025-02-20T15:34:00Z"/>
                <w:rFonts w:ascii="Calibri" w:eastAsia="Times New Roman" w:hAnsi="Calibri" w:cs="Calibri"/>
                <w:color w:val="000000"/>
                <w:sz w:val="16"/>
                <w:szCs w:val="16"/>
              </w:rPr>
            </w:pPr>
            <w:del w:id="2423" w:author="Kopp, Darin" w:date="2025-02-20T15:34:00Z">
              <w:r w:rsidRPr="00155EA3">
                <w:rPr>
                  <w:rFonts w:ascii="Calibri" w:eastAsia="Times New Roman" w:hAnsi="Calibri" w:cs="Calibri"/>
                  <w:color w:val="000000"/>
                  <w:sz w:val="16"/>
                  <w:szCs w:val="16"/>
                </w:rPr>
                <w:delText xml:space="preserve">Mean % of lithological sulfur (S) content in surface or near surface geology within </w:delText>
              </w:r>
              <w:r w:rsidRPr="002B0B07">
                <w:rPr>
                  <w:rFonts w:ascii="Calibri" w:eastAsia="Times New Roman" w:hAnsi="Calibri" w:cs="Calibri"/>
                  <w:color w:val="000000"/>
                  <w:sz w:val="16"/>
                  <w:szCs w:val="16"/>
                </w:rPr>
                <w:delText>w</w:delText>
              </w:r>
              <w:r w:rsidRPr="00155EA3">
                <w:rPr>
                  <w:rFonts w:ascii="Calibri" w:eastAsia="Times New Roman" w:hAnsi="Calibri" w:cs="Calibri"/>
                  <w:color w:val="000000"/>
                  <w:sz w:val="16"/>
                  <w:szCs w:val="16"/>
                </w:rPr>
                <w:delText>atershed</w:delText>
              </w:r>
            </w:del>
          </w:p>
        </w:tc>
        <w:tc>
          <w:tcPr>
            <w:tcW w:w="3690" w:type="dxa"/>
            <w:shd w:val="clear" w:color="auto" w:fill="auto"/>
            <w:noWrap/>
            <w:vAlign w:val="center"/>
            <w:hideMark/>
          </w:tcPr>
          <w:p w14:paraId="49B81D57" w14:textId="77777777" w:rsidR="00493EEF" w:rsidRPr="00155EA3" w:rsidRDefault="00493EEF" w:rsidP="00C558F5">
            <w:pPr>
              <w:spacing w:after="0" w:line="240" w:lineRule="auto"/>
              <w:jc w:val="center"/>
              <w:rPr>
                <w:del w:id="2424" w:author="Kopp, Darin" w:date="2025-02-20T15:34:00Z"/>
                <w:rFonts w:ascii="Calibri" w:eastAsia="Times New Roman" w:hAnsi="Calibri" w:cs="Calibri"/>
                <w:color w:val="000000"/>
                <w:sz w:val="16"/>
                <w:szCs w:val="16"/>
              </w:rPr>
            </w:pPr>
            <w:del w:id="2425" w:author="Kopp, Darin" w:date="2025-02-20T15:34:00Z">
              <w:r w:rsidRPr="00155EA3">
                <w:rPr>
                  <w:rFonts w:ascii="Calibri" w:eastAsia="Times New Roman" w:hAnsi="Calibri" w:cs="Calibri"/>
                  <w:color w:val="000000"/>
                  <w:sz w:val="16"/>
                  <w:szCs w:val="16"/>
                </w:rPr>
                <w:delText>StreamCat</w:delText>
              </w:r>
            </w:del>
          </w:p>
        </w:tc>
      </w:tr>
      <w:tr w:rsidR="00DD4866" w:rsidRPr="002B0B07" w14:paraId="509DBA01" w14:textId="77777777" w:rsidTr="000D6E1F">
        <w:trPr>
          <w:trHeight w:val="290"/>
          <w:del w:id="2426" w:author="Kopp, Darin" w:date="2025-02-20T15:34:00Z"/>
        </w:trPr>
        <w:tc>
          <w:tcPr>
            <w:tcW w:w="1437" w:type="dxa"/>
            <w:shd w:val="clear" w:color="auto" w:fill="auto"/>
            <w:noWrap/>
            <w:vAlign w:val="center"/>
            <w:hideMark/>
          </w:tcPr>
          <w:p w14:paraId="3DAD9D65" w14:textId="77777777" w:rsidR="00493EEF" w:rsidRPr="00155EA3" w:rsidRDefault="00493EEF" w:rsidP="00C558F5">
            <w:pPr>
              <w:spacing w:after="0" w:line="240" w:lineRule="auto"/>
              <w:jc w:val="center"/>
              <w:rPr>
                <w:del w:id="2427" w:author="Kopp, Darin" w:date="2025-02-20T15:34:00Z"/>
                <w:rFonts w:ascii="Calibri" w:eastAsia="Times New Roman" w:hAnsi="Calibri" w:cs="Calibri"/>
                <w:color w:val="000000"/>
                <w:sz w:val="16"/>
                <w:szCs w:val="16"/>
              </w:rPr>
            </w:pPr>
            <w:del w:id="2428" w:author="Kopp, Darin" w:date="2025-02-20T15:34:00Z">
              <w:r w:rsidRPr="00155EA3">
                <w:rPr>
                  <w:rFonts w:ascii="Calibri" w:eastAsia="Times New Roman" w:hAnsi="Calibri" w:cs="Calibri"/>
                  <w:color w:val="000000"/>
                  <w:sz w:val="16"/>
                  <w:szCs w:val="16"/>
                </w:rPr>
                <w:delText>WsAreaSqKm</w:delText>
              </w:r>
            </w:del>
          </w:p>
        </w:tc>
        <w:tc>
          <w:tcPr>
            <w:tcW w:w="8103" w:type="dxa"/>
            <w:shd w:val="clear" w:color="auto" w:fill="auto"/>
            <w:noWrap/>
            <w:vAlign w:val="center"/>
            <w:hideMark/>
          </w:tcPr>
          <w:p w14:paraId="487C0F92" w14:textId="77777777" w:rsidR="00493EEF" w:rsidRPr="00155EA3" w:rsidRDefault="00493EEF" w:rsidP="00C558F5">
            <w:pPr>
              <w:spacing w:after="0" w:line="240" w:lineRule="auto"/>
              <w:jc w:val="center"/>
              <w:rPr>
                <w:del w:id="2429" w:author="Kopp, Darin" w:date="2025-02-20T15:34:00Z"/>
                <w:rFonts w:ascii="Calibri" w:eastAsia="Times New Roman" w:hAnsi="Calibri" w:cs="Calibri"/>
                <w:color w:val="000000"/>
                <w:sz w:val="16"/>
                <w:szCs w:val="16"/>
              </w:rPr>
            </w:pPr>
            <w:del w:id="2430" w:author="Kopp, Darin" w:date="2025-02-20T15:34:00Z">
              <w:r w:rsidRPr="00155EA3">
                <w:rPr>
                  <w:rFonts w:ascii="Calibri" w:eastAsia="Times New Roman" w:hAnsi="Calibri" w:cs="Calibri"/>
                  <w:color w:val="000000"/>
                  <w:sz w:val="16"/>
                  <w:szCs w:val="16"/>
                </w:rPr>
                <w:delText>Area of watershed</w:delText>
              </w:r>
              <w:r w:rsidRPr="002B0B07">
                <w:rPr>
                  <w:rFonts w:ascii="Calibri" w:eastAsia="Times New Roman" w:hAnsi="Calibri" w:cs="Calibri"/>
                  <w:color w:val="000000"/>
                  <w:sz w:val="16"/>
                  <w:szCs w:val="16"/>
                </w:rPr>
                <w:delText xml:space="preserve"> (</w:delText>
              </w:r>
              <w:r w:rsidRPr="00155EA3">
                <w:rPr>
                  <w:rFonts w:ascii="Calibri" w:eastAsia="Times New Roman" w:hAnsi="Calibri" w:cs="Calibri"/>
                  <w:color w:val="000000"/>
                  <w:sz w:val="16"/>
                  <w:szCs w:val="16"/>
                </w:rPr>
                <w:delText>square km</w:delText>
              </w:r>
              <w:r w:rsidRPr="002B0B07">
                <w:rPr>
                  <w:rFonts w:ascii="Calibri" w:eastAsia="Times New Roman" w:hAnsi="Calibri" w:cs="Calibri"/>
                  <w:color w:val="000000"/>
                  <w:sz w:val="16"/>
                  <w:szCs w:val="16"/>
                </w:rPr>
                <w:delText>)</w:delText>
              </w:r>
            </w:del>
          </w:p>
        </w:tc>
        <w:tc>
          <w:tcPr>
            <w:tcW w:w="3690" w:type="dxa"/>
            <w:shd w:val="clear" w:color="auto" w:fill="auto"/>
            <w:noWrap/>
            <w:vAlign w:val="center"/>
            <w:hideMark/>
          </w:tcPr>
          <w:p w14:paraId="5A6E32BF" w14:textId="77777777" w:rsidR="00493EEF" w:rsidRPr="00155EA3" w:rsidRDefault="00493EEF" w:rsidP="00C558F5">
            <w:pPr>
              <w:spacing w:after="0" w:line="240" w:lineRule="auto"/>
              <w:jc w:val="center"/>
              <w:rPr>
                <w:del w:id="2431" w:author="Kopp, Darin" w:date="2025-02-20T15:34:00Z"/>
                <w:rFonts w:ascii="Calibri" w:eastAsia="Times New Roman" w:hAnsi="Calibri" w:cs="Calibri"/>
                <w:color w:val="000000"/>
                <w:sz w:val="16"/>
                <w:szCs w:val="16"/>
              </w:rPr>
            </w:pPr>
            <w:del w:id="2432" w:author="Kopp, Darin" w:date="2025-02-20T15:34:00Z">
              <w:r w:rsidRPr="00155EA3">
                <w:rPr>
                  <w:rFonts w:ascii="Calibri" w:eastAsia="Times New Roman" w:hAnsi="Calibri" w:cs="Calibri"/>
                  <w:color w:val="000000"/>
                  <w:sz w:val="16"/>
                  <w:szCs w:val="16"/>
                </w:rPr>
                <w:delText>StreamCat</w:delText>
              </w:r>
            </w:del>
          </w:p>
        </w:tc>
      </w:tr>
      <w:tr w:rsidR="00DD4866" w:rsidRPr="002B0B07" w14:paraId="30F2A73A" w14:textId="77777777" w:rsidTr="000D6E1F">
        <w:trPr>
          <w:trHeight w:val="290"/>
          <w:del w:id="2433" w:author="Kopp, Darin" w:date="2025-02-20T15:34:00Z"/>
        </w:trPr>
        <w:tc>
          <w:tcPr>
            <w:tcW w:w="1437" w:type="dxa"/>
            <w:shd w:val="clear" w:color="auto" w:fill="auto"/>
            <w:noWrap/>
            <w:vAlign w:val="center"/>
            <w:hideMark/>
          </w:tcPr>
          <w:p w14:paraId="4DF5926D" w14:textId="77777777" w:rsidR="00493EEF" w:rsidRPr="00155EA3" w:rsidRDefault="00493EEF" w:rsidP="00C558F5">
            <w:pPr>
              <w:spacing w:after="0" w:line="240" w:lineRule="auto"/>
              <w:jc w:val="center"/>
              <w:rPr>
                <w:del w:id="2434" w:author="Kopp, Darin" w:date="2025-02-20T15:34:00Z"/>
                <w:rFonts w:ascii="Calibri" w:eastAsia="Times New Roman" w:hAnsi="Calibri" w:cs="Calibri"/>
                <w:color w:val="000000"/>
                <w:sz w:val="16"/>
                <w:szCs w:val="16"/>
              </w:rPr>
            </w:pPr>
            <w:del w:id="2435" w:author="Kopp, Darin" w:date="2025-02-20T15:34:00Z">
              <w:r w:rsidRPr="00155EA3">
                <w:rPr>
                  <w:rFonts w:ascii="Calibri" w:eastAsia="Times New Roman" w:hAnsi="Calibri" w:cs="Calibri"/>
                  <w:color w:val="000000"/>
                  <w:sz w:val="16"/>
                  <w:szCs w:val="16"/>
                </w:rPr>
                <w:delText>CoalMineDensWs</w:delText>
              </w:r>
            </w:del>
          </w:p>
        </w:tc>
        <w:tc>
          <w:tcPr>
            <w:tcW w:w="8103" w:type="dxa"/>
            <w:shd w:val="clear" w:color="auto" w:fill="auto"/>
            <w:noWrap/>
            <w:vAlign w:val="center"/>
            <w:hideMark/>
          </w:tcPr>
          <w:p w14:paraId="60FF462C" w14:textId="77777777" w:rsidR="00493EEF" w:rsidRPr="00155EA3" w:rsidRDefault="00493EEF" w:rsidP="00C558F5">
            <w:pPr>
              <w:spacing w:after="0" w:line="240" w:lineRule="auto"/>
              <w:jc w:val="center"/>
              <w:rPr>
                <w:del w:id="2436" w:author="Kopp, Darin" w:date="2025-02-20T15:34:00Z"/>
                <w:rFonts w:ascii="Calibri" w:eastAsia="Times New Roman" w:hAnsi="Calibri" w:cs="Calibri"/>
                <w:color w:val="000000"/>
                <w:sz w:val="16"/>
                <w:szCs w:val="16"/>
              </w:rPr>
            </w:pPr>
            <w:del w:id="2437" w:author="Kopp, Darin" w:date="2025-02-20T15:34:00Z">
              <w:r w:rsidRPr="00155EA3">
                <w:rPr>
                  <w:rFonts w:ascii="Calibri" w:eastAsia="Times New Roman" w:hAnsi="Calibri" w:cs="Calibri"/>
                  <w:color w:val="000000"/>
                  <w:sz w:val="16"/>
                  <w:szCs w:val="16"/>
                </w:rPr>
                <w:delText>Density of coal mines sites within watershed (mines/square km)</w:delText>
              </w:r>
            </w:del>
          </w:p>
        </w:tc>
        <w:tc>
          <w:tcPr>
            <w:tcW w:w="3690" w:type="dxa"/>
            <w:shd w:val="clear" w:color="auto" w:fill="auto"/>
            <w:noWrap/>
            <w:vAlign w:val="center"/>
            <w:hideMark/>
          </w:tcPr>
          <w:p w14:paraId="3C33F960" w14:textId="77777777" w:rsidR="00493EEF" w:rsidRPr="00155EA3" w:rsidRDefault="00493EEF" w:rsidP="00C558F5">
            <w:pPr>
              <w:spacing w:after="0" w:line="240" w:lineRule="auto"/>
              <w:jc w:val="center"/>
              <w:rPr>
                <w:del w:id="2438" w:author="Kopp, Darin" w:date="2025-02-20T15:34:00Z"/>
                <w:rFonts w:ascii="Calibri" w:eastAsia="Times New Roman" w:hAnsi="Calibri" w:cs="Calibri"/>
                <w:color w:val="000000"/>
                <w:sz w:val="16"/>
                <w:szCs w:val="16"/>
              </w:rPr>
            </w:pPr>
            <w:del w:id="2439" w:author="Kopp, Darin" w:date="2025-02-20T15:34:00Z">
              <w:r w:rsidRPr="00155EA3">
                <w:rPr>
                  <w:rFonts w:ascii="Calibri" w:eastAsia="Times New Roman" w:hAnsi="Calibri" w:cs="Calibri"/>
                  <w:color w:val="000000"/>
                  <w:sz w:val="16"/>
                  <w:szCs w:val="16"/>
                </w:rPr>
                <w:delText>StreamCat</w:delText>
              </w:r>
            </w:del>
          </w:p>
        </w:tc>
      </w:tr>
      <w:tr w:rsidR="00DD4866" w:rsidRPr="002B0B07" w14:paraId="56623E71" w14:textId="77777777" w:rsidTr="000D6E1F">
        <w:trPr>
          <w:trHeight w:val="290"/>
          <w:del w:id="2440" w:author="Kopp, Darin" w:date="2025-02-20T15:34:00Z"/>
        </w:trPr>
        <w:tc>
          <w:tcPr>
            <w:tcW w:w="1437" w:type="dxa"/>
            <w:shd w:val="clear" w:color="auto" w:fill="auto"/>
            <w:noWrap/>
            <w:vAlign w:val="center"/>
            <w:hideMark/>
          </w:tcPr>
          <w:p w14:paraId="68061D41" w14:textId="77777777" w:rsidR="00493EEF" w:rsidRPr="00155EA3" w:rsidRDefault="00493EEF" w:rsidP="00C558F5">
            <w:pPr>
              <w:spacing w:after="0" w:line="240" w:lineRule="auto"/>
              <w:jc w:val="center"/>
              <w:rPr>
                <w:del w:id="2441" w:author="Kopp, Darin" w:date="2025-02-20T15:34:00Z"/>
                <w:rFonts w:ascii="Calibri" w:eastAsia="Times New Roman" w:hAnsi="Calibri" w:cs="Calibri"/>
                <w:color w:val="000000"/>
                <w:sz w:val="16"/>
                <w:szCs w:val="16"/>
              </w:rPr>
            </w:pPr>
            <w:del w:id="2442" w:author="Kopp, Darin" w:date="2025-02-20T15:34:00Z">
              <w:r w:rsidRPr="00155EA3">
                <w:rPr>
                  <w:rFonts w:ascii="Calibri" w:eastAsia="Times New Roman" w:hAnsi="Calibri" w:cs="Calibri"/>
                  <w:color w:val="000000"/>
                  <w:sz w:val="16"/>
                  <w:szCs w:val="16"/>
                </w:rPr>
                <w:delText>DepNWs</w:delText>
              </w:r>
            </w:del>
          </w:p>
        </w:tc>
        <w:tc>
          <w:tcPr>
            <w:tcW w:w="8103" w:type="dxa"/>
            <w:shd w:val="clear" w:color="auto" w:fill="auto"/>
            <w:noWrap/>
            <w:vAlign w:val="center"/>
            <w:hideMark/>
          </w:tcPr>
          <w:p w14:paraId="4D9D47DD" w14:textId="77777777" w:rsidR="00493EEF" w:rsidRPr="00155EA3" w:rsidRDefault="00493EEF" w:rsidP="00C558F5">
            <w:pPr>
              <w:spacing w:after="0" w:line="240" w:lineRule="auto"/>
              <w:jc w:val="center"/>
              <w:rPr>
                <w:del w:id="2443" w:author="Kopp, Darin" w:date="2025-02-20T15:34:00Z"/>
                <w:rFonts w:ascii="Calibri" w:eastAsia="Times New Roman" w:hAnsi="Calibri" w:cs="Calibri"/>
                <w:color w:val="000000"/>
                <w:sz w:val="16"/>
                <w:szCs w:val="16"/>
              </w:rPr>
            </w:pPr>
            <w:del w:id="2444" w:author="Kopp, Darin" w:date="2025-02-20T15:34:00Z">
              <w:r w:rsidRPr="00155EA3">
                <w:rPr>
                  <w:rFonts w:ascii="Calibri" w:eastAsia="Times New Roman" w:hAnsi="Calibri" w:cs="Calibri"/>
                  <w:color w:val="000000"/>
                  <w:sz w:val="16"/>
                  <w:szCs w:val="16"/>
                </w:rPr>
                <w:delText xml:space="preserve">Mean atmospheric nitrogen </w:delText>
              </w:r>
              <w:r w:rsidRPr="002B0B07">
                <w:rPr>
                  <w:rFonts w:ascii="Calibri" w:eastAsia="Times New Roman" w:hAnsi="Calibri" w:cs="Calibri"/>
                  <w:color w:val="000000"/>
                  <w:sz w:val="16"/>
                  <w:szCs w:val="16"/>
                </w:rPr>
                <w:delText>deposition</w:delText>
              </w:r>
              <w:r w:rsidRPr="00155EA3">
                <w:rPr>
                  <w:rFonts w:ascii="Calibri" w:eastAsia="Times New Roman" w:hAnsi="Calibri" w:cs="Calibri"/>
                  <w:color w:val="000000"/>
                  <w:sz w:val="16"/>
                  <w:szCs w:val="16"/>
                </w:rPr>
                <w:delText xml:space="preserve"> in watershed 2018</w:delText>
              </w:r>
            </w:del>
          </w:p>
        </w:tc>
        <w:tc>
          <w:tcPr>
            <w:tcW w:w="3690" w:type="dxa"/>
            <w:shd w:val="clear" w:color="auto" w:fill="auto"/>
            <w:noWrap/>
            <w:vAlign w:val="center"/>
            <w:hideMark/>
          </w:tcPr>
          <w:p w14:paraId="25DACFCA" w14:textId="77777777" w:rsidR="00493EEF" w:rsidRPr="00155EA3" w:rsidRDefault="00493EEF" w:rsidP="00C558F5">
            <w:pPr>
              <w:spacing w:after="0" w:line="240" w:lineRule="auto"/>
              <w:jc w:val="center"/>
              <w:rPr>
                <w:del w:id="2445" w:author="Kopp, Darin" w:date="2025-02-20T15:34:00Z"/>
                <w:rFonts w:ascii="Calibri" w:eastAsia="Times New Roman" w:hAnsi="Calibri" w:cs="Calibri"/>
                <w:color w:val="000000"/>
                <w:sz w:val="16"/>
                <w:szCs w:val="16"/>
              </w:rPr>
            </w:pPr>
            <w:del w:id="2446" w:author="Kopp, Darin" w:date="2025-02-20T15:34:00Z">
              <w:r w:rsidRPr="00155EA3">
                <w:rPr>
                  <w:rFonts w:ascii="Calibri" w:eastAsia="Times New Roman" w:hAnsi="Calibri" w:cs="Calibri"/>
                  <w:color w:val="000000"/>
                  <w:sz w:val="16"/>
                  <w:szCs w:val="16"/>
                </w:rPr>
                <w:delText xml:space="preserve">National Atmospheric </w:delText>
              </w:r>
              <w:r w:rsidRPr="002B0B07">
                <w:rPr>
                  <w:rFonts w:ascii="Calibri" w:eastAsia="Times New Roman" w:hAnsi="Calibri" w:cs="Calibri"/>
                  <w:color w:val="000000"/>
                  <w:sz w:val="16"/>
                  <w:szCs w:val="16"/>
                </w:rPr>
                <w:delText>Deposition</w:delText>
              </w:r>
              <w:r w:rsidRPr="00155EA3">
                <w:rPr>
                  <w:rFonts w:ascii="Calibri" w:eastAsia="Times New Roman" w:hAnsi="Calibri" w:cs="Calibri"/>
                  <w:color w:val="000000"/>
                  <w:sz w:val="16"/>
                  <w:szCs w:val="16"/>
                </w:rPr>
                <w:delText xml:space="preserve"> Program</w:delText>
              </w:r>
            </w:del>
          </w:p>
        </w:tc>
      </w:tr>
      <w:tr w:rsidR="00DD4866" w:rsidRPr="002B0B07" w14:paraId="1B7044D2" w14:textId="77777777" w:rsidTr="000D6E1F">
        <w:trPr>
          <w:trHeight w:val="290"/>
          <w:del w:id="2447" w:author="Kopp, Darin" w:date="2025-02-20T15:34:00Z"/>
        </w:trPr>
        <w:tc>
          <w:tcPr>
            <w:tcW w:w="1437" w:type="dxa"/>
            <w:shd w:val="clear" w:color="auto" w:fill="auto"/>
            <w:noWrap/>
            <w:vAlign w:val="center"/>
            <w:hideMark/>
          </w:tcPr>
          <w:p w14:paraId="12024886" w14:textId="77777777" w:rsidR="00493EEF" w:rsidRPr="00155EA3" w:rsidRDefault="00493EEF" w:rsidP="00C558F5">
            <w:pPr>
              <w:spacing w:after="0" w:line="240" w:lineRule="auto"/>
              <w:jc w:val="center"/>
              <w:rPr>
                <w:del w:id="2448" w:author="Kopp, Darin" w:date="2025-02-20T15:34:00Z"/>
                <w:rFonts w:ascii="Calibri" w:eastAsia="Times New Roman" w:hAnsi="Calibri" w:cs="Calibri"/>
                <w:color w:val="000000"/>
                <w:sz w:val="16"/>
                <w:szCs w:val="16"/>
              </w:rPr>
            </w:pPr>
            <w:del w:id="2449" w:author="Kopp, Darin" w:date="2025-02-20T15:34:00Z">
              <w:r w:rsidRPr="00155EA3">
                <w:rPr>
                  <w:rFonts w:ascii="Calibri" w:eastAsia="Times New Roman" w:hAnsi="Calibri" w:cs="Calibri"/>
                  <w:color w:val="000000"/>
                  <w:sz w:val="16"/>
                  <w:szCs w:val="16"/>
                </w:rPr>
                <w:delText>DepSWs</w:delText>
              </w:r>
            </w:del>
          </w:p>
        </w:tc>
        <w:tc>
          <w:tcPr>
            <w:tcW w:w="8103" w:type="dxa"/>
            <w:shd w:val="clear" w:color="auto" w:fill="auto"/>
            <w:noWrap/>
            <w:vAlign w:val="center"/>
            <w:hideMark/>
          </w:tcPr>
          <w:p w14:paraId="7CA4FD7D" w14:textId="77777777" w:rsidR="00493EEF" w:rsidRPr="00155EA3" w:rsidRDefault="00493EEF" w:rsidP="00C558F5">
            <w:pPr>
              <w:spacing w:after="0" w:line="240" w:lineRule="auto"/>
              <w:jc w:val="center"/>
              <w:rPr>
                <w:del w:id="2450" w:author="Kopp, Darin" w:date="2025-02-20T15:34:00Z"/>
                <w:rFonts w:ascii="Calibri" w:eastAsia="Times New Roman" w:hAnsi="Calibri" w:cs="Calibri"/>
                <w:color w:val="000000"/>
                <w:sz w:val="16"/>
                <w:szCs w:val="16"/>
              </w:rPr>
            </w:pPr>
            <w:del w:id="2451" w:author="Kopp, Darin" w:date="2025-02-20T15:34:00Z">
              <w:r w:rsidRPr="00155EA3">
                <w:rPr>
                  <w:rFonts w:ascii="Calibri" w:eastAsia="Times New Roman" w:hAnsi="Calibri" w:cs="Calibri"/>
                  <w:color w:val="000000"/>
                  <w:sz w:val="16"/>
                  <w:szCs w:val="16"/>
                </w:rPr>
                <w:delText>Mean atmospheric sulfur deposition in watershed 2018</w:delText>
              </w:r>
            </w:del>
          </w:p>
        </w:tc>
        <w:tc>
          <w:tcPr>
            <w:tcW w:w="3690" w:type="dxa"/>
            <w:shd w:val="clear" w:color="auto" w:fill="auto"/>
            <w:noWrap/>
            <w:vAlign w:val="center"/>
            <w:hideMark/>
          </w:tcPr>
          <w:p w14:paraId="609DA92E" w14:textId="77777777" w:rsidR="00493EEF" w:rsidRPr="00155EA3" w:rsidRDefault="00493EEF" w:rsidP="00C558F5">
            <w:pPr>
              <w:spacing w:after="0" w:line="240" w:lineRule="auto"/>
              <w:jc w:val="center"/>
              <w:rPr>
                <w:del w:id="2452" w:author="Kopp, Darin" w:date="2025-02-20T15:34:00Z"/>
                <w:rFonts w:ascii="Calibri" w:eastAsia="Times New Roman" w:hAnsi="Calibri" w:cs="Calibri"/>
                <w:color w:val="000000"/>
                <w:sz w:val="16"/>
                <w:szCs w:val="16"/>
              </w:rPr>
            </w:pPr>
            <w:del w:id="2453" w:author="Kopp, Darin" w:date="2025-02-20T15:34:00Z">
              <w:r w:rsidRPr="00155EA3">
                <w:rPr>
                  <w:rFonts w:ascii="Calibri" w:eastAsia="Times New Roman" w:hAnsi="Calibri" w:cs="Calibri"/>
                  <w:color w:val="000000"/>
                  <w:sz w:val="16"/>
                  <w:szCs w:val="16"/>
                </w:rPr>
                <w:delText xml:space="preserve">National Atmospheric </w:delText>
              </w:r>
              <w:r w:rsidRPr="002B0B07">
                <w:rPr>
                  <w:rFonts w:ascii="Calibri" w:eastAsia="Times New Roman" w:hAnsi="Calibri" w:cs="Calibri"/>
                  <w:color w:val="000000"/>
                  <w:sz w:val="16"/>
                  <w:szCs w:val="16"/>
                </w:rPr>
                <w:delText>Deposition</w:delText>
              </w:r>
              <w:r w:rsidRPr="00155EA3">
                <w:rPr>
                  <w:rFonts w:ascii="Calibri" w:eastAsia="Times New Roman" w:hAnsi="Calibri" w:cs="Calibri"/>
                  <w:color w:val="000000"/>
                  <w:sz w:val="16"/>
                  <w:szCs w:val="16"/>
                </w:rPr>
                <w:delText xml:space="preserve"> Program</w:delText>
              </w:r>
            </w:del>
          </w:p>
        </w:tc>
      </w:tr>
      <w:tr w:rsidR="00DD4866" w:rsidRPr="002B0B07" w14:paraId="144497A6" w14:textId="77777777" w:rsidTr="000D6E1F">
        <w:trPr>
          <w:trHeight w:val="290"/>
          <w:del w:id="2454" w:author="Kopp, Darin" w:date="2025-02-20T15:34:00Z"/>
        </w:trPr>
        <w:tc>
          <w:tcPr>
            <w:tcW w:w="1437" w:type="dxa"/>
            <w:shd w:val="clear" w:color="auto" w:fill="auto"/>
            <w:noWrap/>
            <w:vAlign w:val="center"/>
            <w:hideMark/>
          </w:tcPr>
          <w:p w14:paraId="3D0CF079" w14:textId="77777777" w:rsidR="00493EEF" w:rsidRPr="00155EA3" w:rsidRDefault="00493EEF" w:rsidP="00C558F5">
            <w:pPr>
              <w:spacing w:after="0" w:line="240" w:lineRule="auto"/>
              <w:jc w:val="center"/>
              <w:rPr>
                <w:del w:id="2455" w:author="Kopp, Darin" w:date="2025-02-20T15:34:00Z"/>
                <w:rFonts w:ascii="Calibri" w:eastAsia="Times New Roman" w:hAnsi="Calibri" w:cs="Calibri"/>
                <w:color w:val="000000"/>
                <w:sz w:val="16"/>
                <w:szCs w:val="16"/>
              </w:rPr>
            </w:pPr>
            <w:del w:id="2456" w:author="Kopp, Darin" w:date="2025-02-20T15:34:00Z">
              <w:r w:rsidRPr="00155EA3">
                <w:rPr>
                  <w:rFonts w:ascii="Calibri" w:eastAsia="Times New Roman" w:hAnsi="Calibri" w:cs="Calibri"/>
                  <w:color w:val="000000"/>
                  <w:sz w:val="16"/>
                  <w:szCs w:val="16"/>
                </w:rPr>
                <w:delText>MineDensWs</w:delText>
              </w:r>
            </w:del>
          </w:p>
        </w:tc>
        <w:tc>
          <w:tcPr>
            <w:tcW w:w="8103" w:type="dxa"/>
            <w:shd w:val="clear" w:color="auto" w:fill="auto"/>
            <w:noWrap/>
            <w:vAlign w:val="center"/>
            <w:hideMark/>
          </w:tcPr>
          <w:p w14:paraId="34723709" w14:textId="77777777" w:rsidR="00493EEF" w:rsidRPr="00155EA3" w:rsidRDefault="00493EEF" w:rsidP="00C558F5">
            <w:pPr>
              <w:spacing w:after="0" w:line="240" w:lineRule="auto"/>
              <w:jc w:val="center"/>
              <w:rPr>
                <w:del w:id="2457" w:author="Kopp, Darin" w:date="2025-02-20T15:34:00Z"/>
                <w:rFonts w:ascii="Calibri" w:eastAsia="Times New Roman" w:hAnsi="Calibri" w:cs="Calibri"/>
                <w:color w:val="000000"/>
                <w:sz w:val="16"/>
                <w:szCs w:val="16"/>
              </w:rPr>
            </w:pPr>
            <w:del w:id="2458" w:author="Kopp, Darin" w:date="2025-02-20T15:34:00Z">
              <w:r w:rsidRPr="00155EA3">
                <w:rPr>
                  <w:rFonts w:ascii="Calibri" w:eastAsia="Times New Roman" w:hAnsi="Calibri" w:cs="Calibri"/>
                  <w:color w:val="000000"/>
                  <w:sz w:val="16"/>
                  <w:szCs w:val="16"/>
                </w:rPr>
                <w:delText>Density of coal mines sites within watershed (mines/square km)</w:delText>
              </w:r>
            </w:del>
          </w:p>
        </w:tc>
        <w:tc>
          <w:tcPr>
            <w:tcW w:w="3690" w:type="dxa"/>
            <w:shd w:val="clear" w:color="auto" w:fill="auto"/>
            <w:noWrap/>
            <w:vAlign w:val="center"/>
            <w:hideMark/>
          </w:tcPr>
          <w:p w14:paraId="1CB62F63" w14:textId="77777777" w:rsidR="00493EEF" w:rsidRPr="00155EA3" w:rsidRDefault="00493EEF" w:rsidP="00C558F5">
            <w:pPr>
              <w:spacing w:after="0" w:line="240" w:lineRule="auto"/>
              <w:jc w:val="center"/>
              <w:rPr>
                <w:del w:id="2459" w:author="Kopp, Darin" w:date="2025-02-20T15:34:00Z"/>
                <w:rFonts w:ascii="Calibri" w:eastAsia="Times New Roman" w:hAnsi="Calibri" w:cs="Calibri"/>
                <w:color w:val="000000"/>
                <w:sz w:val="16"/>
                <w:szCs w:val="16"/>
              </w:rPr>
            </w:pPr>
            <w:del w:id="2460" w:author="Kopp, Darin" w:date="2025-02-20T15:34:00Z">
              <w:r w:rsidRPr="00155EA3">
                <w:rPr>
                  <w:rFonts w:ascii="Calibri" w:eastAsia="Times New Roman" w:hAnsi="Calibri" w:cs="Calibri"/>
                  <w:color w:val="000000"/>
                  <w:sz w:val="16"/>
                  <w:szCs w:val="16"/>
                </w:rPr>
                <w:delText>StreamCat</w:delText>
              </w:r>
            </w:del>
          </w:p>
        </w:tc>
      </w:tr>
      <w:tr w:rsidR="00DD4866" w:rsidRPr="002B0B07" w14:paraId="7DB3A655" w14:textId="77777777" w:rsidTr="000D6E1F">
        <w:trPr>
          <w:trHeight w:val="290"/>
          <w:del w:id="2461" w:author="Kopp, Darin" w:date="2025-02-20T15:34:00Z"/>
        </w:trPr>
        <w:tc>
          <w:tcPr>
            <w:tcW w:w="1437" w:type="dxa"/>
            <w:shd w:val="clear" w:color="auto" w:fill="auto"/>
            <w:noWrap/>
            <w:vAlign w:val="center"/>
            <w:hideMark/>
          </w:tcPr>
          <w:p w14:paraId="267A7500" w14:textId="77777777" w:rsidR="00493EEF" w:rsidRPr="00155EA3" w:rsidRDefault="00493EEF" w:rsidP="00C558F5">
            <w:pPr>
              <w:spacing w:after="0" w:line="240" w:lineRule="auto"/>
              <w:jc w:val="center"/>
              <w:rPr>
                <w:del w:id="2462" w:author="Kopp, Darin" w:date="2025-02-20T15:34:00Z"/>
                <w:rFonts w:ascii="Calibri" w:eastAsia="Times New Roman" w:hAnsi="Calibri" w:cs="Calibri"/>
                <w:color w:val="000000"/>
                <w:sz w:val="16"/>
                <w:szCs w:val="16"/>
              </w:rPr>
            </w:pPr>
            <w:del w:id="2463" w:author="Kopp, Darin" w:date="2025-02-20T15:34:00Z">
              <w:r w:rsidRPr="00155EA3">
                <w:rPr>
                  <w:rFonts w:ascii="Calibri" w:eastAsia="Times New Roman" w:hAnsi="Calibri" w:cs="Calibri"/>
                  <w:color w:val="000000"/>
                  <w:sz w:val="16"/>
                  <w:szCs w:val="16"/>
                </w:rPr>
                <w:delText>N_inputs</w:delText>
              </w:r>
            </w:del>
          </w:p>
        </w:tc>
        <w:tc>
          <w:tcPr>
            <w:tcW w:w="8103" w:type="dxa"/>
            <w:shd w:val="clear" w:color="auto" w:fill="auto"/>
            <w:noWrap/>
            <w:vAlign w:val="center"/>
            <w:hideMark/>
          </w:tcPr>
          <w:p w14:paraId="42E75598" w14:textId="77777777" w:rsidR="00493EEF" w:rsidRPr="00155EA3" w:rsidRDefault="00493EEF" w:rsidP="00C558F5">
            <w:pPr>
              <w:spacing w:after="0" w:line="240" w:lineRule="auto"/>
              <w:jc w:val="center"/>
              <w:rPr>
                <w:del w:id="2464" w:author="Kopp, Darin" w:date="2025-02-20T15:34:00Z"/>
                <w:rFonts w:ascii="Calibri" w:eastAsia="Times New Roman" w:hAnsi="Calibri" w:cs="Calibri"/>
                <w:color w:val="000000"/>
                <w:sz w:val="16"/>
                <w:szCs w:val="16"/>
              </w:rPr>
            </w:pPr>
            <w:del w:id="2465" w:author="Kopp, Darin" w:date="2025-02-20T15:34:00Z">
              <w:r w:rsidRPr="00155EA3">
                <w:rPr>
                  <w:rFonts w:ascii="Calibri" w:eastAsia="Times New Roman" w:hAnsi="Calibri" w:cs="Calibri"/>
                  <w:color w:val="000000"/>
                  <w:sz w:val="16"/>
                  <w:szCs w:val="16"/>
                </w:rPr>
                <w:delText xml:space="preserve">Sum of </w:delText>
              </w:r>
              <w:r w:rsidRPr="002B0B07">
                <w:rPr>
                  <w:rFonts w:ascii="Calibri" w:eastAsia="Times New Roman" w:hAnsi="Calibri" w:cs="Calibri"/>
                  <w:color w:val="000000"/>
                  <w:sz w:val="16"/>
                  <w:szCs w:val="16"/>
                </w:rPr>
                <w:delText>anthropogenic</w:delText>
              </w:r>
              <w:r w:rsidRPr="00155EA3">
                <w:rPr>
                  <w:rFonts w:ascii="Calibri" w:eastAsia="Times New Roman" w:hAnsi="Calibri" w:cs="Calibri"/>
                  <w:color w:val="000000"/>
                  <w:sz w:val="16"/>
                  <w:szCs w:val="16"/>
                </w:rPr>
                <w:delText xml:space="preserve"> nitrogen inputs: N_Fert_FarmWs, N_Fert_UrbanWs, N_Human_WasteWs, N_Livestock_WasteWs</w:delText>
              </w:r>
            </w:del>
          </w:p>
        </w:tc>
        <w:tc>
          <w:tcPr>
            <w:tcW w:w="3690" w:type="dxa"/>
            <w:shd w:val="clear" w:color="auto" w:fill="auto"/>
            <w:noWrap/>
            <w:vAlign w:val="center"/>
            <w:hideMark/>
          </w:tcPr>
          <w:p w14:paraId="3FCB84D5" w14:textId="77777777" w:rsidR="00493EEF" w:rsidRPr="00155EA3" w:rsidRDefault="00493EEF" w:rsidP="00C558F5">
            <w:pPr>
              <w:spacing w:after="0" w:line="240" w:lineRule="auto"/>
              <w:jc w:val="center"/>
              <w:rPr>
                <w:del w:id="2466" w:author="Kopp, Darin" w:date="2025-02-20T15:34:00Z"/>
                <w:rFonts w:ascii="Calibri" w:eastAsia="Times New Roman" w:hAnsi="Calibri" w:cs="Calibri"/>
                <w:color w:val="000000"/>
                <w:sz w:val="16"/>
                <w:szCs w:val="16"/>
              </w:rPr>
            </w:pPr>
            <w:del w:id="2467" w:author="Kopp, Darin" w:date="2025-02-20T15:34:00Z">
              <w:r w:rsidRPr="00155EA3">
                <w:rPr>
                  <w:rFonts w:ascii="Calibri" w:eastAsia="Times New Roman" w:hAnsi="Calibri" w:cs="Calibri"/>
                  <w:color w:val="000000"/>
                  <w:sz w:val="16"/>
                  <w:szCs w:val="16"/>
                </w:rPr>
                <w:delText>Sabo et al</w:delText>
              </w:r>
              <w:r w:rsidR="00F900BF">
                <w:rPr>
                  <w:rFonts w:ascii="Calibri" w:eastAsia="Times New Roman" w:hAnsi="Calibri" w:cs="Calibri"/>
                  <w:color w:val="000000"/>
                  <w:sz w:val="16"/>
                  <w:szCs w:val="16"/>
                </w:rPr>
                <w:delText>.</w:delText>
              </w:r>
              <w:r w:rsidR="002F5505">
                <w:rPr>
                  <w:rFonts w:ascii="Calibri" w:eastAsia="Times New Roman" w:hAnsi="Calibri" w:cs="Calibri"/>
                  <w:color w:val="000000"/>
                  <w:sz w:val="16"/>
                  <w:szCs w:val="16"/>
                </w:rPr>
                <w:delText xml:space="preserve"> 2023</w:delText>
              </w:r>
            </w:del>
          </w:p>
        </w:tc>
      </w:tr>
      <w:tr w:rsidR="00DD4866" w:rsidRPr="002B0B07" w14:paraId="68CFC028" w14:textId="77777777" w:rsidTr="000D6E1F">
        <w:trPr>
          <w:trHeight w:val="290"/>
          <w:del w:id="2468" w:author="Kopp, Darin" w:date="2025-02-20T15:34:00Z"/>
        </w:trPr>
        <w:tc>
          <w:tcPr>
            <w:tcW w:w="1437" w:type="dxa"/>
            <w:shd w:val="clear" w:color="auto" w:fill="auto"/>
            <w:noWrap/>
            <w:vAlign w:val="center"/>
            <w:hideMark/>
          </w:tcPr>
          <w:p w14:paraId="70010B9A" w14:textId="77777777" w:rsidR="00493EEF" w:rsidRPr="00155EA3" w:rsidRDefault="00493EEF" w:rsidP="00C558F5">
            <w:pPr>
              <w:spacing w:after="0" w:line="240" w:lineRule="auto"/>
              <w:jc w:val="center"/>
              <w:rPr>
                <w:del w:id="2469" w:author="Kopp, Darin" w:date="2025-02-20T15:34:00Z"/>
                <w:rFonts w:ascii="Calibri" w:eastAsia="Times New Roman" w:hAnsi="Calibri" w:cs="Calibri"/>
                <w:color w:val="000000"/>
                <w:sz w:val="16"/>
                <w:szCs w:val="16"/>
              </w:rPr>
            </w:pPr>
            <w:del w:id="2470" w:author="Kopp, Darin" w:date="2025-02-20T15:34:00Z">
              <w:r w:rsidRPr="00155EA3">
                <w:rPr>
                  <w:rFonts w:ascii="Calibri" w:eastAsia="Times New Roman" w:hAnsi="Calibri" w:cs="Calibri"/>
                  <w:color w:val="000000"/>
                  <w:sz w:val="16"/>
                  <w:szCs w:val="16"/>
                </w:rPr>
                <w:delText>P_inputs</w:delText>
              </w:r>
            </w:del>
          </w:p>
        </w:tc>
        <w:tc>
          <w:tcPr>
            <w:tcW w:w="8103" w:type="dxa"/>
            <w:shd w:val="clear" w:color="auto" w:fill="auto"/>
            <w:noWrap/>
            <w:vAlign w:val="center"/>
            <w:hideMark/>
          </w:tcPr>
          <w:p w14:paraId="7327158B" w14:textId="77777777" w:rsidR="00493EEF" w:rsidRPr="00155EA3" w:rsidRDefault="00493EEF" w:rsidP="00C558F5">
            <w:pPr>
              <w:spacing w:after="0" w:line="240" w:lineRule="auto"/>
              <w:jc w:val="center"/>
              <w:rPr>
                <w:del w:id="2471" w:author="Kopp, Darin" w:date="2025-02-20T15:34:00Z"/>
                <w:rFonts w:ascii="Calibri" w:eastAsia="Times New Roman" w:hAnsi="Calibri" w:cs="Calibri"/>
                <w:color w:val="000000"/>
                <w:sz w:val="16"/>
                <w:szCs w:val="16"/>
              </w:rPr>
            </w:pPr>
            <w:del w:id="2472" w:author="Kopp, Darin" w:date="2025-02-20T15:34:00Z">
              <w:r w:rsidRPr="00155EA3">
                <w:rPr>
                  <w:rFonts w:ascii="Calibri" w:eastAsia="Times New Roman" w:hAnsi="Calibri" w:cs="Calibri"/>
                  <w:color w:val="000000"/>
                  <w:sz w:val="16"/>
                  <w:szCs w:val="16"/>
                </w:rPr>
                <w:delText xml:space="preserve">Sum of </w:delText>
              </w:r>
              <w:r w:rsidRPr="002B0B07">
                <w:rPr>
                  <w:rFonts w:ascii="Calibri" w:eastAsia="Times New Roman" w:hAnsi="Calibri" w:cs="Calibri"/>
                  <w:color w:val="000000"/>
                  <w:sz w:val="16"/>
                  <w:szCs w:val="16"/>
                </w:rPr>
                <w:delText>anthropogenic</w:delText>
              </w:r>
              <w:r w:rsidRPr="00155EA3">
                <w:rPr>
                  <w:rFonts w:ascii="Calibri" w:eastAsia="Times New Roman" w:hAnsi="Calibri" w:cs="Calibri"/>
                  <w:color w:val="000000"/>
                  <w:sz w:val="16"/>
                  <w:szCs w:val="16"/>
                </w:rPr>
                <w:delText xml:space="preserve"> phosphorus inputs:</w:delText>
              </w:r>
              <w:r w:rsidRPr="002B0B07">
                <w:rPr>
                  <w:rFonts w:ascii="Calibri" w:eastAsia="Times New Roman" w:hAnsi="Calibri" w:cs="Calibri"/>
                  <w:color w:val="000000"/>
                  <w:sz w:val="16"/>
                  <w:szCs w:val="16"/>
                </w:rPr>
                <w:delText xml:space="preserve"> </w:delText>
              </w:r>
              <w:r w:rsidRPr="00155EA3">
                <w:rPr>
                  <w:rFonts w:ascii="Calibri" w:eastAsia="Times New Roman" w:hAnsi="Calibri" w:cs="Calibri"/>
                  <w:color w:val="000000"/>
                  <w:sz w:val="16"/>
                  <w:szCs w:val="16"/>
                </w:rPr>
                <w:delText>P_f_fertilizerWs, P_human_wasteWs, P_livestock_WasteWs, P_nf_fertilizerWs</w:delText>
              </w:r>
            </w:del>
          </w:p>
        </w:tc>
        <w:tc>
          <w:tcPr>
            <w:tcW w:w="3690" w:type="dxa"/>
            <w:shd w:val="clear" w:color="auto" w:fill="auto"/>
            <w:noWrap/>
            <w:vAlign w:val="center"/>
            <w:hideMark/>
          </w:tcPr>
          <w:p w14:paraId="3D72666A" w14:textId="77777777" w:rsidR="00493EEF" w:rsidRPr="00155EA3" w:rsidRDefault="00493EEF" w:rsidP="00C558F5">
            <w:pPr>
              <w:spacing w:after="0" w:line="240" w:lineRule="auto"/>
              <w:jc w:val="center"/>
              <w:rPr>
                <w:del w:id="2473" w:author="Kopp, Darin" w:date="2025-02-20T15:34:00Z"/>
                <w:rFonts w:ascii="Calibri" w:eastAsia="Times New Roman" w:hAnsi="Calibri" w:cs="Calibri"/>
                <w:color w:val="000000"/>
                <w:sz w:val="16"/>
                <w:szCs w:val="16"/>
              </w:rPr>
            </w:pPr>
            <w:del w:id="2474" w:author="Kopp, Darin" w:date="2025-02-20T15:34:00Z">
              <w:r w:rsidRPr="00155EA3">
                <w:rPr>
                  <w:rFonts w:ascii="Calibri" w:eastAsia="Times New Roman" w:hAnsi="Calibri" w:cs="Calibri"/>
                  <w:color w:val="000000"/>
                  <w:sz w:val="16"/>
                  <w:szCs w:val="16"/>
                </w:rPr>
                <w:delText>Sabo et al</w:delText>
              </w:r>
              <w:r w:rsidR="00F900BF">
                <w:rPr>
                  <w:rFonts w:ascii="Calibri" w:eastAsia="Times New Roman" w:hAnsi="Calibri" w:cs="Calibri"/>
                  <w:color w:val="000000"/>
                  <w:sz w:val="16"/>
                  <w:szCs w:val="16"/>
                </w:rPr>
                <w:delText>.</w:delText>
              </w:r>
              <w:r w:rsidR="002F5505">
                <w:rPr>
                  <w:rFonts w:ascii="Calibri" w:eastAsia="Times New Roman" w:hAnsi="Calibri" w:cs="Calibri"/>
                  <w:color w:val="000000"/>
                  <w:sz w:val="16"/>
                  <w:szCs w:val="16"/>
                </w:rPr>
                <w:delText xml:space="preserve"> 2023</w:delText>
              </w:r>
            </w:del>
          </w:p>
        </w:tc>
      </w:tr>
      <w:tr w:rsidR="00DD4866" w:rsidRPr="002B0B07" w14:paraId="168FE62D" w14:textId="77777777" w:rsidTr="000D6E1F">
        <w:trPr>
          <w:trHeight w:val="290"/>
          <w:del w:id="2475" w:author="Kopp, Darin" w:date="2025-02-20T15:34:00Z"/>
        </w:trPr>
        <w:tc>
          <w:tcPr>
            <w:tcW w:w="1437" w:type="dxa"/>
            <w:shd w:val="clear" w:color="auto" w:fill="auto"/>
            <w:noWrap/>
            <w:vAlign w:val="center"/>
            <w:hideMark/>
          </w:tcPr>
          <w:p w14:paraId="050B9B99" w14:textId="77777777" w:rsidR="00493EEF" w:rsidRPr="00155EA3" w:rsidRDefault="00493EEF" w:rsidP="00C558F5">
            <w:pPr>
              <w:spacing w:after="0" w:line="240" w:lineRule="auto"/>
              <w:jc w:val="center"/>
              <w:rPr>
                <w:del w:id="2476" w:author="Kopp, Darin" w:date="2025-02-20T15:34:00Z"/>
                <w:rFonts w:ascii="Calibri" w:eastAsia="Times New Roman" w:hAnsi="Calibri" w:cs="Calibri"/>
                <w:color w:val="000000"/>
                <w:sz w:val="16"/>
                <w:szCs w:val="16"/>
              </w:rPr>
            </w:pPr>
            <w:del w:id="2477" w:author="Kopp, Darin" w:date="2025-02-20T15:34:00Z">
              <w:r w:rsidRPr="00155EA3">
                <w:rPr>
                  <w:rFonts w:ascii="Calibri" w:eastAsia="Times New Roman" w:hAnsi="Calibri" w:cs="Calibri"/>
                  <w:color w:val="000000"/>
                  <w:sz w:val="16"/>
                  <w:szCs w:val="16"/>
                </w:rPr>
                <w:delText>PctCropWs</w:delText>
              </w:r>
            </w:del>
          </w:p>
        </w:tc>
        <w:tc>
          <w:tcPr>
            <w:tcW w:w="8103" w:type="dxa"/>
            <w:shd w:val="clear" w:color="auto" w:fill="auto"/>
            <w:noWrap/>
            <w:vAlign w:val="center"/>
            <w:hideMark/>
          </w:tcPr>
          <w:p w14:paraId="295CE0A0" w14:textId="77777777" w:rsidR="00493EEF" w:rsidRPr="00155EA3" w:rsidRDefault="00493EEF" w:rsidP="00C558F5">
            <w:pPr>
              <w:spacing w:after="0" w:line="240" w:lineRule="auto"/>
              <w:jc w:val="center"/>
              <w:rPr>
                <w:del w:id="2478" w:author="Kopp, Darin" w:date="2025-02-20T15:34:00Z"/>
                <w:rFonts w:ascii="Calibri" w:eastAsia="Times New Roman" w:hAnsi="Calibri" w:cs="Calibri"/>
                <w:color w:val="000000"/>
                <w:sz w:val="16"/>
                <w:szCs w:val="16"/>
              </w:rPr>
            </w:pPr>
            <w:del w:id="2479" w:author="Kopp, Darin" w:date="2025-02-20T15:34:00Z">
              <w:r w:rsidRPr="00155EA3">
                <w:rPr>
                  <w:rFonts w:ascii="Calibri" w:eastAsia="Times New Roman" w:hAnsi="Calibri" w:cs="Calibri"/>
                  <w:color w:val="000000"/>
                  <w:sz w:val="16"/>
                  <w:szCs w:val="16"/>
                </w:rPr>
                <w:delText>% of watershed area classified as crop land use</w:delText>
              </w:r>
            </w:del>
          </w:p>
        </w:tc>
        <w:tc>
          <w:tcPr>
            <w:tcW w:w="3690" w:type="dxa"/>
            <w:shd w:val="clear" w:color="auto" w:fill="auto"/>
            <w:noWrap/>
            <w:vAlign w:val="center"/>
            <w:hideMark/>
          </w:tcPr>
          <w:p w14:paraId="6B221BC3" w14:textId="77777777" w:rsidR="00493EEF" w:rsidRPr="00155EA3" w:rsidRDefault="00493EEF" w:rsidP="00C558F5">
            <w:pPr>
              <w:spacing w:after="0" w:line="240" w:lineRule="auto"/>
              <w:jc w:val="center"/>
              <w:rPr>
                <w:del w:id="2480" w:author="Kopp, Darin" w:date="2025-02-20T15:34:00Z"/>
                <w:rFonts w:ascii="Calibri" w:eastAsia="Times New Roman" w:hAnsi="Calibri" w:cs="Calibri"/>
                <w:color w:val="000000"/>
                <w:sz w:val="16"/>
                <w:szCs w:val="16"/>
              </w:rPr>
            </w:pPr>
            <w:del w:id="2481" w:author="Kopp, Darin" w:date="2025-02-20T15:34:00Z">
              <w:r w:rsidRPr="00155EA3">
                <w:rPr>
                  <w:rFonts w:ascii="Calibri" w:eastAsia="Times New Roman" w:hAnsi="Calibri" w:cs="Calibri"/>
                  <w:color w:val="000000"/>
                  <w:sz w:val="16"/>
                  <w:szCs w:val="16"/>
                </w:rPr>
                <w:delText>StreamCat</w:delText>
              </w:r>
            </w:del>
          </w:p>
        </w:tc>
      </w:tr>
      <w:tr w:rsidR="00DD4866" w:rsidRPr="002B0B07" w14:paraId="5D575A18" w14:textId="77777777" w:rsidTr="000D6E1F">
        <w:trPr>
          <w:trHeight w:val="290"/>
          <w:del w:id="2482" w:author="Kopp, Darin" w:date="2025-02-20T15:34:00Z"/>
        </w:trPr>
        <w:tc>
          <w:tcPr>
            <w:tcW w:w="1437" w:type="dxa"/>
            <w:shd w:val="clear" w:color="auto" w:fill="auto"/>
            <w:noWrap/>
            <w:vAlign w:val="center"/>
            <w:hideMark/>
          </w:tcPr>
          <w:p w14:paraId="297E1A33" w14:textId="77777777" w:rsidR="00493EEF" w:rsidRPr="00155EA3" w:rsidRDefault="00493EEF" w:rsidP="00C558F5">
            <w:pPr>
              <w:spacing w:after="0" w:line="240" w:lineRule="auto"/>
              <w:jc w:val="center"/>
              <w:rPr>
                <w:del w:id="2483" w:author="Kopp, Darin" w:date="2025-02-20T15:34:00Z"/>
                <w:rFonts w:ascii="Calibri" w:eastAsia="Times New Roman" w:hAnsi="Calibri" w:cs="Calibri"/>
                <w:color w:val="000000"/>
                <w:sz w:val="16"/>
                <w:szCs w:val="16"/>
              </w:rPr>
            </w:pPr>
            <w:del w:id="2484" w:author="Kopp, Darin" w:date="2025-02-20T15:34:00Z">
              <w:r w:rsidRPr="00155EA3">
                <w:rPr>
                  <w:rFonts w:ascii="Calibri" w:eastAsia="Times New Roman" w:hAnsi="Calibri" w:cs="Calibri"/>
                  <w:color w:val="000000"/>
                  <w:sz w:val="16"/>
                  <w:szCs w:val="16"/>
                </w:rPr>
                <w:delText>PctCropWsRp100</w:delText>
              </w:r>
            </w:del>
          </w:p>
        </w:tc>
        <w:tc>
          <w:tcPr>
            <w:tcW w:w="8103" w:type="dxa"/>
            <w:shd w:val="clear" w:color="auto" w:fill="auto"/>
            <w:noWrap/>
            <w:vAlign w:val="center"/>
            <w:hideMark/>
          </w:tcPr>
          <w:p w14:paraId="65BFE5CD" w14:textId="77777777" w:rsidR="00493EEF" w:rsidRPr="00155EA3" w:rsidRDefault="00493EEF" w:rsidP="00C558F5">
            <w:pPr>
              <w:spacing w:after="0" w:line="240" w:lineRule="auto"/>
              <w:jc w:val="center"/>
              <w:rPr>
                <w:del w:id="2485" w:author="Kopp, Darin" w:date="2025-02-20T15:34:00Z"/>
                <w:rFonts w:ascii="Calibri" w:eastAsia="Times New Roman" w:hAnsi="Calibri" w:cs="Calibri"/>
                <w:color w:val="000000"/>
                <w:sz w:val="16"/>
                <w:szCs w:val="16"/>
              </w:rPr>
            </w:pPr>
            <w:del w:id="2486" w:author="Kopp, Darin" w:date="2025-02-20T15:34:00Z">
              <w:r w:rsidRPr="00155EA3">
                <w:rPr>
                  <w:rFonts w:ascii="Calibri" w:eastAsia="Times New Roman" w:hAnsi="Calibri" w:cs="Calibri"/>
                  <w:color w:val="000000"/>
                  <w:sz w:val="16"/>
                  <w:szCs w:val="16"/>
                </w:rPr>
                <w:delText>% of watershed riparian area classified as crop land use</w:delText>
              </w:r>
            </w:del>
          </w:p>
        </w:tc>
        <w:tc>
          <w:tcPr>
            <w:tcW w:w="3690" w:type="dxa"/>
            <w:shd w:val="clear" w:color="auto" w:fill="auto"/>
            <w:noWrap/>
            <w:vAlign w:val="center"/>
            <w:hideMark/>
          </w:tcPr>
          <w:p w14:paraId="0DDFCA0F" w14:textId="77777777" w:rsidR="00493EEF" w:rsidRPr="00155EA3" w:rsidRDefault="00493EEF" w:rsidP="00C558F5">
            <w:pPr>
              <w:spacing w:after="0" w:line="240" w:lineRule="auto"/>
              <w:jc w:val="center"/>
              <w:rPr>
                <w:del w:id="2487" w:author="Kopp, Darin" w:date="2025-02-20T15:34:00Z"/>
                <w:rFonts w:ascii="Calibri" w:eastAsia="Times New Roman" w:hAnsi="Calibri" w:cs="Calibri"/>
                <w:color w:val="000000"/>
                <w:sz w:val="16"/>
                <w:szCs w:val="16"/>
              </w:rPr>
            </w:pPr>
            <w:del w:id="2488" w:author="Kopp, Darin" w:date="2025-02-20T15:34:00Z">
              <w:r w:rsidRPr="00155EA3">
                <w:rPr>
                  <w:rFonts w:ascii="Calibri" w:eastAsia="Times New Roman" w:hAnsi="Calibri" w:cs="Calibri"/>
                  <w:color w:val="000000"/>
                  <w:sz w:val="16"/>
                  <w:szCs w:val="16"/>
                </w:rPr>
                <w:delText>StreamCat</w:delText>
              </w:r>
            </w:del>
          </w:p>
        </w:tc>
      </w:tr>
      <w:tr w:rsidR="00DD4866" w:rsidRPr="002B0B07" w14:paraId="0D4BCB64" w14:textId="77777777" w:rsidTr="000D6E1F">
        <w:trPr>
          <w:trHeight w:val="290"/>
          <w:del w:id="2489" w:author="Kopp, Darin" w:date="2025-02-20T15:34:00Z"/>
        </w:trPr>
        <w:tc>
          <w:tcPr>
            <w:tcW w:w="1437" w:type="dxa"/>
            <w:shd w:val="clear" w:color="auto" w:fill="auto"/>
            <w:noWrap/>
            <w:vAlign w:val="center"/>
            <w:hideMark/>
          </w:tcPr>
          <w:p w14:paraId="7B2830D8" w14:textId="77777777" w:rsidR="00493EEF" w:rsidRPr="00155EA3" w:rsidRDefault="00493EEF" w:rsidP="00C558F5">
            <w:pPr>
              <w:spacing w:after="0" w:line="240" w:lineRule="auto"/>
              <w:jc w:val="center"/>
              <w:rPr>
                <w:del w:id="2490" w:author="Kopp, Darin" w:date="2025-02-20T15:34:00Z"/>
                <w:rFonts w:ascii="Calibri" w:eastAsia="Times New Roman" w:hAnsi="Calibri" w:cs="Calibri"/>
                <w:color w:val="000000"/>
                <w:sz w:val="16"/>
                <w:szCs w:val="16"/>
              </w:rPr>
            </w:pPr>
            <w:del w:id="2491" w:author="Kopp, Darin" w:date="2025-02-20T15:34:00Z">
              <w:r w:rsidRPr="00155EA3">
                <w:rPr>
                  <w:rFonts w:ascii="Calibri" w:eastAsia="Times New Roman" w:hAnsi="Calibri" w:cs="Calibri"/>
                  <w:color w:val="000000"/>
                  <w:sz w:val="16"/>
                  <w:szCs w:val="16"/>
                </w:rPr>
                <w:delText>PctNatWs</w:delText>
              </w:r>
            </w:del>
          </w:p>
        </w:tc>
        <w:tc>
          <w:tcPr>
            <w:tcW w:w="8103" w:type="dxa"/>
            <w:shd w:val="clear" w:color="auto" w:fill="auto"/>
            <w:noWrap/>
            <w:vAlign w:val="center"/>
            <w:hideMark/>
          </w:tcPr>
          <w:p w14:paraId="4FE6BE69" w14:textId="77777777" w:rsidR="00493EEF" w:rsidRPr="00155EA3" w:rsidRDefault="00493EEF" w:rsidP="00C558F5">
            <w:pPr>
              <w:spacing w:after="0" w:line="240" w:lineRule="auto"/>
              <w:jc w:val="center"/>
              <w:rPr>
                <w:del w:id="2492" w:author="Kopp, Darin" w:date="2025-02-20T15:34:00Z"/>
                <w:rFonts w:ascii="Calibri" w:eastAsia="Times New Roman" w:hAnsi="Calibri" w:cs="Calibri"/>
                <w:color w:val="000000"/>
                <w:sz w:val="16"/>
                <w:szCs w:val="16"/>
              </w:rPr>
            </w:pPr>
            <w:del w:id="2493" w:author="Kopp, Darin" w:date="2025-02-20T15:34:00Z">
              <w:r w:rsidRPr="00155EA3">
                <w:rPr>
                  <w:rFonts w:ascii="Calibri" w:eastAsia="Times New Roman" w:hAnsi="Calibri" w:cs="Calibri"/>
                  <w:color w:val="000000"/>
                  <w:sz w:val="16"/>
                  <w:szCs w:val="16"/>
                </w:rPr>
                <w:delText>% of watershed with natural vegetation cover</w:delText>
              </w:r>
            </w:del>
          </w:p>
        </w:tc>
        <w:tc>
          <w:tcPr>
            <w:tcW w:w="3690" w:type="dxa"/>
            <w:shd w:val="clear" w:color="auto" w:fill="auto"/>
            <w:noWrap/>
            <w:vAlign w:val="center"/>
            <w:hideMark/>
          </w:tcPr>
          <w:p w14:paraId="6223AA5E" w14:textId="77777777" w:rsidR="00493EEF" w:rsidRPr="00155EA3" w:rsidRDefault="00493EEF" w:rsidP="00C558F5">
            <w:pPr>
              <w:spacing w:after="0" w:line="240" w:lineRule="auto"/>
              <w:jc w:val="center"/>
              <w:rPr>
                <w:del w:id="2494" w:author="Kopp, Darin" w:date="2025-02-20T15:34:00Z"/>
                <w:rFonts w:ascii="Calibri" w:eastAsia="Times New Roman" w:hAnsi="Calibri" w:cs="Calibri"/>
                <w:color w:val="000000"/>
                <w:sz w:val="16"/>
                <w:szCs w:val="16"/>
              </w:rPr>
            </w:pPr>
            <w:del w:id="2495" w:author="Kopp, Darin" w:date="2025-02-20T15:34:00Z">
              <w:r w:rsidRPr="00155EA3">
                <w:rPr>
                  <w:rFonts w:ascii="Calibri" w:eastAsia="Times New Roman" w:hAnsi="Calibri" w:cs="Calibri"/>
                  <w:color w:val="000000"/>
                  <w:sz w:val="16"/>
                  <w:szCs w:val="16"/>
                </w:rPr>
                <w:delText>StreamCat</w:delText>
              </w:r>
            </w:del>
          </w:p>
        </w:tc>
      </w:tr>
      <w:tr w:rsidR="00DD4866" w:rsidRPr="002B0B07" w14:paraId="2CDA9B6A" w14:textId="77777777" w:rsidTr="000D6E1F">
        <w:trPr>
          <w:trHeight w:val="290"/>
          <w:del w:id="2496" w:author="Kopp, Darin" w:date="2025-02-20T15:34:00Z"/>
        </w:trPr>
        <w:tc>
          <w:tcPr>
            <w:tcW w:w="1437" w:type="dxa"/>
            <w:shd w:val="clear" w:color="auto" w:fill="auto"/>
            <w:noWrap/>
            <w:vAlign w:val="center"/>
            <w:hideMark/>
          </w:tcPr>
          <w:p w14:paraId="2FC67CBE" w14:textId="77777777" w:rsidR="00493EEF" w:rsidRPr="00155EA3" w:rsidRDefault="00493EEF" w:rsidP="00C558F5">
            <w:pPr>
              <w:spacing w:after="0" w:line="240" w:lineRule="auto"/>
              <w:jc w:val="center"/>
              <w:rPr>
                <w:del w:id="2497" w:author="Kopp, Darin" w:date="2025-02-20T15:34:00Z"/>
                <w:rFonts w:ascii="Calibri" w:eastAsia="Times New Roman" w:hAnsi="Calibri" w:cs="Calibri"/>
                <w:color w:val="000000"/>
                <w:sz w:val="16"/>
                <w:szCs w:val="16"/>
              </w:rPr>
            </w:pPr>
            <w:del w:id="2498" w:author="Kopp, Darin" w:date="2025-02-20T15:34:00Z">
              <w:r w:rsidRPr="00155EA3">
                <w:rPr>
                  <w:rFonts w:ascii="Calibri" w:eastAsia="Times New Roman" w:hAnsi="Calibri" w:cs="Calibri"/>
                  <w:color w:val="000000"/>
                  <w:sz w:val="16"/>
                  <w:szCs w:val="16"/>
                </w:rPr>
                <w:delText>TPRCP</w:delText>
              </w:r>
            </w:del>
          </w:p>
        </w:tc>
        <w:tc>
          <w:tcPr>
            <w:tcW w:w="8103" w:type="dxa"/>
            <w:shd w:val="clear" w:color="auto" w:fill="auto"/>
            <w:noWrap/>
            <w:vAlign w:val="center"/>
            <w:hideMark/>
          </w:tcPr>
          <w:p w14:paraId="6CAC4E73" w14:textId="77777777" w:rsidR="00493EEF" w:rsidRPr="00155EA3" w:rsidRDefault="00493EEF" w:rsidP="00C558F5">
            <w:pPr>
              <w:spacing w:after="0" w:line="240" w:lineRule="auto"/>
              <w:jc w:val="center"/>
              <w:rPr>
                <w:del w:id="2499" w:author="Kopp, Darin" w:date="2025-02-20T15:34:00Z"/>
                <w:rFonts w:ascii="Calibri" w:eastAsia="Times New Roman" w:hAnsi="Calibri" w:cs="Calibri"/>
                <w:color w:val="000000"/>
                <w:sz w:val="16"/>
                <w:szCs w:val="16"/>
              </w:rPr>
            </w:pPr>
            <w:del w:id="2500" w:author="Kopp, Darin" w:date="2025-02-20T15:34:00Z">
              <w:r w:rsidRPr="00155EA3">
                <w:rPr>
                  <w:rFonts w:ascii="Calibri" w:eastAsia="Times New Roman" w:hAnsi="Calibri" w:cs="Calibri"/>
                  <w:color w:val="000000"/>
                  <w:sz w:val="16"/>
                  <w:szCs w:val="16"/>
                </w:rPr>
                <w:delText xml:space="preserve">Mean total annual </w:delText>
              </w:r>
              <w:r w:rsidRPr="002B0B07">
                <w:rPr>
                  <w:rFonts w:ascii="Calibri" w:eastAsia="Times New Roman" w:hAnsi="Calibri" w:cs="Calibri"/>
                  <w:color w:val="000000"/>
                  <w:sz w:val="16"/>
                  <w:szCs w:val="16"/>
                </w:rPr>
                <w:delText>precipitation</w:delText>
              </w:r>
              <w:r w:rsidRPr="00155EA3">
                <w:rPr>
                  <w:rFonts w:ascii="Calibri" w:eastAsia="Times New Roman" w:hAnsi="Calibri" w:cs="Calibri"/>
                  <w:color w:val="000000"/>
                  <w:sz w:val="16"/>
                  <w:szCs w:val="16"/>
                </w:rPr>
                <w:delText xml:space="preserve"> in </w:delText>
              </w:r>
              <w:r w:rsidRPr="002B0B07">
                <w:rPr>
                  <w:rFonts w:ascii="Calibri" w:eastAsia="Times New Roman" w:hAnsi="Calibri" w:cs="Calibri"/>
                  <w:color w:val="000000"/>
                  <w:sz w:val="16"/>
                  <w:szCs w:val="16"/>
                </w:rPr>
                <w:delText>watershed</w:delText>
              </w:r>
            </w:del>
          </w:p>
        </w:tc>
        <w:tc>
          <w:tcPr>
            <w:tcW w:w="3690" w:type="dxa"/>
            <w:shd w:val="clear" w:color="auto" w:fill="auto"/>
            <w:noWrap/>
            <w:vAlign w:val="center"/>
            <w:hideMark/>
          </w:tcPr>
          <w:p w14:paraId="294A9248" w14:textId="77777777" w:rsidR="00493EEF" w:rsidRPr="00155EA3" w:rsidRDefault="00493EEF" w:rsidP="00C558F5">
            <w:pPr>
              <w:spacing w:after="0" w:line="240" w:lineRule="auto"/>
              <w:jc w:val="center"/>
              <w:rPr>
                <w:del w:id="2501" w:author="Kopp, Darin" w:date="2025-02-20T15:34:00Z"/>
                <w:rFonts w:ascii="Calibri" w:eastAsia="Times New Roman" w:hAnsi="Calibri" w:cs="Calibri"/>
                <w:color w:val="000000"/>
                <w:sz w:val="16"/>
                <w:szCs w:val="16"/>
              </w:rPr>
            </w:pPr>
            <w:del w:id="2502" w:author="Kopp, Darin" w:date="2025-02-20T15:34:00Z">
              <w:r w:rsidRPr="00155EA3">
                <w:rPr>
                  <w:rFonts w:ascii="Calibri" w:eastAsia="Times New Roman" w:hAnsi="Calibri" w:cs="Calibri"/>
                  <w:color w:val="000000"/>
                  <w:sz w:val="16"/>
                  <w:szCs w:val="16"/>
                </w:rPr>
                <w:delText>PRISM</w:delText>
              </w:r>
            </w:del>
          </w:p>
        </w:tc>
      </w:tr>
      <w:tr w:rsidR="00DD4866" w:rsidRPr="002B0B07" w14:paraId="766D515E" w14:textId="77777777" w:rsidTr="000D6E1F">
        <w:trPr>
          <w:trHeight w:val="290"/>
          <w:del w:id="2503" w:author="Kopp, Darin" w:date="2025-02-20T15:34:00Z"/>
        </w:trPr>
        <w:tc>
          <w:tcPr>
            <w:tcW w:w="1437" w:type="dxa"/>
            <w:shd w:val="clear" w:color="auto" w:fill="auto"/>
            <w:noWrap/>
            <w:vAlign w:val="center"/>
            <w:hideMark/>
          </w:tcPr>
          <w:p w14:paraId="59890161" w14:textId="77777777" w:rsidR="00493EEF" w:rsidRPr="00155EA3" w:rsidRDefault="00493EEF" w:rsidP="00C558F5">
            <w:pPr>
              <w:spacing w:after="0" w:line="240" w:lineRule="auto"/>
              <w:jc w:val="center"/>
              <w:rPr>
                <w:del w:id="2504" w:author="Kopp, Darin" w:date="2025-02-20T15:34:00Z"/>
                <w:rFonts w:ascii="Calibri" w:eastAsia="Times New Roman" w:hAnsi="Calibri" w:cs="Calibri"/>
                <w:color w:val="000000"/>
                <w:sz w:val="16"/>
                <w:szCs w:val="16"/>
              </w:rPr>
            </w:pPr>
            <w:del w:id="2505" w:author="Kopp, Darin" w:date="2025-02-20T15:34:00Z">
              <w:r w:rsidRPr="00155EA3">
                <w:rPr>
                  <w:rFonts w:ascii="Calibri" w:eastAsia="Times New Roman" w:hAnsi="Calibri" w:cs="Calibri"/>
                  <w:color w:val="000000"/>
                  <w:sz w:val="16"/>
                  <w:szCs w:val="16"/>
                </w:rPr>
                <w:delText>RdDensWs</w:delText>
              </w:r>
            </w:del>
          </w:p>
        </w:tc>
        <w:tc>
          <w:tcPr>
            <w:tcW w:w="8103" w:type="dxa"/>
            <w:shd w:val="clear" w:color="auto" w:fill="auto"/>
            <w:noWrap/>
            <w:vAlign w:val="center"/>
            <w:hideMark/>
          </w:tcPr>
          <w:p w14:paraId="7806D833" w14:textId="77777777" w:rsidR="00493EEF" w:rsidRPr="00155EA3" w:rsidRDefault="00493EEF" w:rsidP="00C558F5">
            <w:pPr>
              <w:spacing w:after="0" w:line="240" w:lineRule="auto"/>
              <w:jc w:val="center"/>
              <w:rPr>
                <w:del w:id="2506" w:author="Kopp, Darin" w:date="2025-02-20T15:34:00Z"/>
                <w:rFonts w:ascii="Calibri" w:eastAsia="Times New Roman" w:hAnsi="Calibri" w:cs="Calibri"/>
                <w:color w:val="000000"/>
                <w:sz w:val="16"/>
                <w:szCs w:val="16"/>
              </w:rPr>
            </w:pPr>
            <w:del w:id="2507" w:author="Kopp, Darin" w:date="2025-02-20T15:34:00Z">
              <w:r w:rsidRPr="00155EA3">
                <w:rPr>
                  <w:rFonts w:ascii="Calibri" w:eastAsia="Times New Roman" w:hAnsi="Calibri" w:cs="Calibri"/>
                  <w:color w:val="000000"/>
                  <w:sz w:val="16"/>
                  <w:szCs w:val="16"/>
                </w:rPr>
                <w:delText>Density of roads (2010 Census Tiger Lines) within watershed (km/square km)</w:delText>
              </w:r>
            </w:del>
          </w:p>
        </w:tc>
        <w:tc>
          <w:tcPr>
            <w:tcW w:w="3690" w:type="dxa"/>
            <w:shd w:val="clear" w:color="auto" w:fill="auto"/>
            <w:noWrap/>
            <w:vAlign w:val="center"/>
            <w:hideMark/>
          </w:tcPr>
          <w:p w14:paraId="39A1274C" w14:textId="77777777" w:rsidR="00493EEF" w:rsidRPr="00155EA3" w:rsidRDefault="00493EEF" w:rsidP="00C558F5">
            <w:pPr>
              <w:spacing w:after="0" w:line="240" w:lineRule="auto"/>
              <w:jc w:val="center"/>
              <w:rPr>
                <w:del w:id="2508" w:author="Kopp, Darin" w:date="2025-02-20T15:34:00Z"/>
                <w:rFonts w:ascii="Calibri" w:eastAsia="Times New Roman" w:hAnsi="Calibri" w:cs="Calibri"/>
                <w:color w:val="000000"/>
                <w:sz w:val="16"/>
                <w:szCs w:val="16"/>
              </w:rPr>
            </w:pPr>
            <w:del w:id="2509" w:author="Kopp, Darin" w:date="2025-02-20T15:34:00Z">
              <w:r w:rsidRPr="00155EA3">
                <w:rPr>
                  <w:rFonts w:ascii="Calibri" w:eastAsia="Times New Roman" w:hAnsi="Calibri" w:cs="Calibri"/>
                  <w:color w:val="000000"/>
                  <w:sz w:val="16"/>
                  <w:szCs w:val="16"/>
                </w:rPr>
                <w:delText>StreamCat</w:delText>
              </w:r>
            </w:del>
          </w:p>
        </w:tc>
      </w:tr>
      <w:tr w:rsidR="00DD4866" w:rsidRPr="002B0B07" w14:paraId="47968FB7" w14:textId="77777777" w:rsidTr="000D6E1F">
        <w:trPr>
          <w:trHeight w:val="290"/>
          <w:del w:id="2510" w:author="Kopp, Darin" w:date="2025-02-20T15:34:00Z"/>
        </w:trPr>
        <w:tc>
          <w:tcPr>
            <w:tcW w:w="1437" w:type="dxa"/>
            <w:shd w:val="clear" w:color="auto" w:fill="auto"/>
            <w:noWrap/>
            <w:vAlign w:val="center"/>
            <w:hideMark/>
          </w:tcPr>
          <w:p w14:paraId="5AD77D48" w14:textId="77777777" w:rsidR="00493EEF" w:rsidRPr="00155EA3" w:rsidRDefault="00493EEF" w:rsidP="00C558F5">
            <w:pPr>
              <w:spacing w:after="0" w:line="240" w:lineRule="auto"/>
              <w:jc w:val="center"/>
              <w:rPr>
                <w:del w:id="2511" w:author="Kopp, Darin" w:date="2025-02-20T15:34:00Z"/>
                <w:rFonts w:ascii="Calibri" w:eastAsia="Times New Roman" w:hAnsi="Calibri" w:cs="Calibri"/>
                <w:color w:val="000000"/>
                <w:sz w:val="16"/>
                <w:szCs w:val="16"/>
              </w:rPr>
            </w:pPr>
            <w:del w:id="2512" w:author="Kopp, Darin" w:date="2025-02-20T15:34:00Z">
              <w:r w:rsidRPr="00155EA3">
                <w:rPr>
                  <w:rFonts w:ascii="Calibri" w:eastAsia="Times New Roman" w:hAnsi="Calibri" w:cs="Calibri"/>
                  <w:color w:val="000000"/>
                  <w:sz w:val="16"/>
                  <w:szCs w:val="16"/>
                </w:rPr>
                <w:delText>MSAT</w:delText>
              </w:r>
            </w:del>
          </w:p>
        </w:tc>
        <w:tc>
          <w:tcPr>
            <w:tcW w:w="8103" w:type="dxa"/>
            <w:shd w:val="clear" w:color="auto" w:fill="auto"/>
            <w:noWrap/>
            <w:vAlign w:val="center"/>
            <w:hideMark/>
          </w:tcPr>
          <w:p w14:paraId="17EE0FFF" w14:textId="77777777" w:rsidR="00493EEF" w:rsidRPr="00155EA3" w:rsidRDefault="00493EEF" w:rsidP="00C558F5">
            <w:pPr>
              <w:spacing w:after="0" w:line="240" w:lineRule="auto"/>
              <w:jc w:val="center"/>
              <w:rPr>
                <w:del w:id="2513" w:author="Kopp, Darin" w:date="2025-02-20T15:34:00Z"/>
                <w:rFonts w:ascii="Calibri" w:eastAsia="Times New Roman" w:hAnsi="Calibri" w:cs="Calibri"/>
                <w:color w:val="000000"/>
                <w:sz w:val="16"/>
                <w:szCs w:val="16"/>
              </w:rPr>
            </w:pPr>
            <w:del w:id="2514" w:author="Kopp, Darin" w:date="2025-02-20T15:34:00Z">
              <w:r w:rsidRPr="00155EA3">
                <w:rPr>
                  <w:rFonts w:ascii="Calibri" w:eastAsia="Times New Roman" w:hAnsi="Calibri" w:cs="Calibri"/>
                  <w:color w:val="000000"/>
                  <w:sz w:val="16"/>
                  <w:szCs w:val="16"/>
                </w:rPr>
                <w:delText>Mean summer (</w:delText>
              </w:r>
              <w:r w:rsidRPr="002B0B07">
                <w:rPr>
                  <w:rFonts w:ascii="Calibri" w:eastAsia="Times New Roman" w:hAnsi="Calibri" w:cs="Calibri"/>
                  <w:color w:val="000000"/>
                  <w:sz w:val="16"/>
                  <w:szCs w:val="16"/>
                </w:rPr>
                <w:delText>J</w:delText>
              </w:r>
              <w:r w:rsidRPr="00155EA3">
                <w:rPr>
                  <w:rFonts w:ascii="Calibri" w:eastAsia="Times New Roman" w:hAnsi="Calibri" w:cs="Calibri"/>
                  <w:color w:val="000000"/>
                  <w:sz w:val="16"/>
                  <w:szCs w:val="16"/>
                </w:rPr>
                <w:delText>uly/</w:delText>
              </w:r>
              <w:r w:rsidRPr="002B0B07">
                <w:rPr>
                  <w:rFonts w:ascii="Calibri" w:eastAsia="Times New Roman" w:hAnsi="Calibri" w:cs="Calibri"/>
                  <w:color w:val="000000"/>
                  <w:sz w:val="16"/>
                  <w:szCs w:val="16"/>
                </w:rPr>
                <w:delText>A</w:delText>
              </w:r>
              <w:r w:rsidRPr="00155EA3">
                <w:rPr>
                  <w:rFonts w:ascii="Calibri" w:eastAsia="Times New Roman" w:hAnsi="Calibri" w:cs="Calibri"/>
                  <w:color w:val="000000"/>
                  <w:sz w:val="16"/>
                  <w:szCs w:val="16"/>
                </w:rPr>
                <w:delText>ugust) air temperature</w:delText>
              </w:r>
            </w:del>
          </w:p>
        </w:tc>
        <w:tc>
          <w:tcPr>
            <w:tcW w:w="3690" w:type="dxa"/>
            <w:shd w:val="clear" w:color="auto" w:fill="auto"/>
            <w:noWrap/>
            <w:vAlign w:val="center"/>
            <w:hideMark/>
          </w:tcPr>
          <w:p w14:paraId="22E85F23" w14:textId="77777777" w:rsidR="00493EEF" w:rsidRPr="00155EA3" w:rsidRDefault="00493EEF" w:rsidP="00C558F5">
            <w:pPr>
              <w:spacing w:after="0" w:line="240" w:lineRule="auto"/>
              <w:jc w:val="center"/>
              <w:rPr>
                <w:del w:id="2515" w:author="Kopp, Darin" w:date="2025-02-20T15:34:00Z"/>
                <w:rFonts w:ascii="Calibri" w:eastAsia="Times New Roman" w:hAnsi="Calibri" w:cs="Calibri"/>
                <w:color w:val="000000"/>
                <w:sz w:val="16"/>
                <w:szCs w:val="16"/>
              </w:rPr>
            </w:pPr>
            <w:del w:id="2516" w:author="Kopp, Darin" w:date="2025-02-20T15:34:00Z">
              <w:r w:rsidRPr="00155EA3">
                <w:rPr>
                  <w:rFonts w:ascii="Calibri" w:eastAsia="Times New Roman" w:hAnsi="Calibri" w:cs="Calibri"/>
                  <w:color w:val="000000"/>
                  <w:sz w:val="16"/>
                  <w:szCs w:val="16"/>
                </w:rPr>
                <w:delText>PRISM</w:delText>
              </w:r>
            </w:del>
          </w:p>
        </w:tc>
      </w:tr>
      <w:tr w:rsidR="00DD4866" w:rsidRPr="002B0B07" w14:paraId="1C5D6333" w14:textId="77777777" w:rsidTr="000D6E1F">
        <w:trPr>
          <w:trHeight w:val="290"/>
          <w:del w:id="2517" w:author="Kopp, Darin" w:date="2025-02-20T15:34:00Z"/>
        </w:trPr>
        <w:tc>
          <w:tcPr>
            <w:tcW w:w="1437" w:type="dxa"/>
            <w:shd w:val="clear" w:color="auto" w:fill="auto"/>
            <w:noWrap/>
            <w:vAlign w:val="center"/>
            <w:hideMark/>
          </w:tcPr>
          <w:p w14:paraId="76143CB0" w14:textId="77777777" w:rsidR="00493EEF" w:rsidRPr="00155EA3" w:rsidRDefault="00493EEF" w:rsidP="00C558F5">
            <w:pPr>
              <w:spacing w:after="0" w:line="240" w:lineRule="auto"/>
              <w:jc w:val="center"/>
              <w:rPr>
                <w:del w:id="2518" w:author="Kopp, Darin" w:date="2025-02-20T15:34:00Z"/>
                <w:rFonts w:ascii="Calibri" w:eastAsia="Times New Roman" w:hAnsi="Calibri" w:cs="Calibri"/>
                <w:color w:val="000000"/>
                <w:sz w:val="16"/>
                <w:szCs w:val="16"/>
              </w:rPr>
            </w:pPr>
            <w:del w:id="2519" w:author="Kopp, Darin" w:date="2025-02-20T15:34:00Z">
              <w:r w:rsidRPr="00155EA3">
                <w:rPr>
                  <w:rFonts w:ascii="Calibri" w:eastAsia="Times New Roman" w:hAnsi="Calibri" w:cs="Calibri"/>
                  <w:color w:val="000000"/>
                  <w:sz w:val="16"/>
                  <w:szCs w:val="16"/>
                </w:rPr>
                <w:delText>W1_HAG</w:delText>
              </w:r>
            </w:del>
          </w:p>
        </w:tc>
        <w:tc>
          <w:tcPr>
            <w:tcW w:w="8103" w:type="dxa"/>
            <w:shd w:val="clear" w:color="auto" w:fill="auto"/>
            <w:noWrap/>
            <w:vAlign w:val="center"/>
            <w:hideMark/>
          </w:tcPr>
          <w:p w14:paraId="01692AA5" w14:textId="77777777" w:rsidR="00493EEF" w:rsidRPr="00155EA3" w:rsidRDefault="00493EEF" w:rsidP="00C558F5">
            <w:pPr>
              <w:spacing w:after="0" w:line="240" w:lineRule="auto"/>
              <w:jc w:val="center"/>
              <w:rPr>
                <w:del w:id="2520" w:author="Kopp, Darin" w:date="2025-02-20T15:34:00Z"/>
                <w:rFonts w:ascii="Calibri" w:eastAsia="Times New Roman" w:hAnsi="Calibri" w:cs="Calibri"/>
                <w:color w:val="000000"/>
                <w:sz w:val="16"/>
                <w:szCs w:val="16"/>
              </w:rPr>
            </w:pPr>
            <w:del w:id="2521" w:author="Kopp, Darin" w:date="2025-02-20T15:34:00Z">
              <w:r w:rsidRPr="002B0B07">
                <w:rPr>
                  <w:rFonts w:ascii="Calibri" w:eastAsia="Times New Roman" w:hAnsi="Calibri" w:cs="Calibri"/>
                  <w:color w:val="000000"/>
                  <w:sz w:val="16"/>
                  <w:szCs w:val="16"/>
                </w:rPr>
                <w:delText>Agricultural</w:delText>
              </w:r>
              <w:r w:rsidRPr="00155EA3">
                <w:rPr>
                  <w:rFonts w:ascii="Calibri" w:eastAsia="Times New Roman" w:hAnsi="Calibri" w:cs="Calibri"/>
                  <w:color w:val="000000"/>
                  <w:sz w:val="16"/>
                  <w:szCs w:val="16"/>
                </w:rPr>
                <w:delText xml:space="preserve"> </w:delText>
              </w:r>
              <w:r w:rsidRPr="002B0B07">
                <w:rPr>
                  <w:rFonts w:ascii="Calibri" w:eastAsia="Times New Roman" w:hAnsi="Calibri" w:cs="Calibri"/>
                  <w:color w:val="000000"/>
                  <w:sz w:val="16"/>
                  <w:szCs w:val="16"/>
                </w:rPr>
                <w:delText>d</w:delText>
              </w:r>
              <w:r w:rsidRPr="00155EA3">
                <w:rPr>
                  <w:rFonts w:ascii="Calibri" w:eastAsia="Times New Roman" w:hAnsi="Calibri" w:cs="Calibri"/>
                  <w:color w:val="000000"/>
                  <w:sz w:val="16"/>
                  <w:szCs w:val="16"/>
                </w:rPr>
                <w:delText xml:space="preserve">isturbance adjacent to </w:delText>
              </w:r>
              <w:r w:rsidRPr="002B0B07">
                <w:rPr>
                  <w:rFonts w:ascii="Calibri" w:eastAsia="Times New Roman" w:hAnsi="Calibri" w:cs="Calibri"/>
                  <w:color w:val="000000"/>
                  <w:sz w:val="16"/>
                  <w:szCs w:val="16"/>
                </w:rPr>
                <w:delText xml:space="preserve">a </w:delText>
              </w:r>
              <w:r w:rsidRPr="00155EA3">
                <w:rPr>
                  <w:rFonts w:ascii="Calibri" w:eastAsia="Times New Roman" w:hAnsi="Calibri" w:cs="Calibri"/>
                  <w:color w:val="000000"/>
                  <w:sz w:val="16"/>
                  <w:szCs w:val="16"/>
                </w:rPr>
                <w:delText>stream</w:delText>
              </w:r>
            </w:del>
          </w:p>
        </w:tc>
        <w:tc>
          <w:tcPr>
            <w:tcW w:w="3690" w:type="dxa"/>
            <w:shd w:val="clear" w:color="auto" w:fill="auto"/>
            <w:noWrap/>
            <w:vAlign w:val="center"/>
            <w:hideMark/>
          </w:tcPr>
          <w:p w14:paraId="3A95B569" w14:textId="77777777" w:rsidR="00493EEF" w:rsidRPr="00155EA3" w:rsidRDefault="00493EEF" w:rsidP="00C558F5">
            <w:pPr>
              <w:spacing w:after="0" w:line="240" w:lineRule="auto"/>
              <w:jc w:val="center"/>
              <w:rPr>
                <w:del w:id="2522" w:author="Kopp, Darin" w:date="2025-02-20T15:34:00Z"/>
                <w:rFonts w:ascii="Calibri" w:eastAsia="Times New Roman" w:hAnsi="Calibri" w:cs="Calibri"/>
                <w:color w:val="000000"/>
                <w:sz w:val="16"/>
                <w:szCs w:val="16"/>
              </w:rPr>
            </w:pPr>
            <w:del w:id="2523" w:author="Kopp, Darin" w:date="2025-02-20T15:34:00Z">
              <w:r w:rsidRPr="00155EA3">
                <w:rPr>
                  <w:rFonts w:ascii="Calibri" w:eastAsia="Times New Roman" w:hAnsi="Calibri" w:cs="Calibri"/>
                  <w:color w:val="000000"/>
                  <w:sz w:val="16"/>
                  <w:szCs w:val="16"/>
                </w:rPr>
                <w:delText>NRSA</w:delText>
              </w:r>
              <w:r w:rsidR="00F900BF">
                <w:rPr>
                  <w:rFonts w:ascii="Calibri" w:eastAsia="Times New Roman" w:hAnsi="Calibri" w:cs="Calibri"/>
                  <w:color w:val="000000"/>
                  <w:sz w:val="16"/>
                  <w:szCs w:val="16"/>
                </w:rPr>
                <w:delText xml:space="preserve"> Field Data</w:delText>
              </w:r>
            </w:del>
          </w:p>
        </w:tc>
      </w:tr>
      <w:tr w:rsidR="00DD4866" w:rsidRPr="002B0B07" w14:paraId="050CC69B" w14:textId="77777777" w:rsidTr="000D6E1F">
        <w:trPr>
          <w:trHeight w:val="290"/>
          <w:del w:id="2524" w:author="Kopp, Darin" w:date="2025-02-20T15:34:00Z"/>
        </w:trPr>
        <w:tc>
          <w:tcPr>
            <w:tcW w:w="1437" w:type="dxa"/>
            <w:shd w:val="clear" w:color="auto" w:fill="auto"/>
            <w:noWrap/>
            <w:vAlign w:val="center"/>
            <w:hideMark/>
          </w:tcPr>
          <w:p w14:paraId="45B3699A" w14:textId="77777777" w:rsidR="00493EEF" w:rsidRPr="00155EA3" w:rsidRDefault="00493EEF" w:rsidP="00C558F5">
            <w:pPr>
              <w:spacing w:after="0" w:line="240" w:lineRule="auto"/>
              <w:jc w:val="center"/>
              <w:rPr>
                <w:del w:id="2525" w:author="Kopp, Darin" w:date="2025-02-20T15:34:00Z"/>
                <w:rFonts w:ascii="Calibri" w:eastAsia="Times New Roman" w:hAnsi="Calibri" w:cs="Calibri"/>
                <w:color w:val="000000"/>
                <w:sz w:val="16"/>
                <w:szCs w:val="16"/>
              </w:rPr>
            </w:pPr>
            <w:del w:id="2526" w:author="Kopp, Darin" w:date="2025-02-20T15:34:00Z">
              <w:r w:rsidRPr="00155EA3">
                <w:rPr>
                  <w:rFonts w:ascii="Calibri" w:eastAsia="Times New Roman" w:hAnsi="Calibri" w:cs="Calibri"/>
                  <w:color w:val="000000"/>
                  <w:sz w:val="16"/>
                  <w:szCs w:val="16"/>
                </w:rPr>
                <w:delText>NABD_NrmStorWs</w:delText>
              </w:r>
            </w:del>
          </w:p>
        </w:tc>
        <w:tc>
          <w:tcPr>
            <w:tcW w:w="8103" w:type="dxa"/>
            <w:shd w:val="clear" w:color="auto" w:fill="auto"/>
            <w:noWrap/>
            <w:vAlign w:val="center"/>
            <w:hideMark/>
          </w:tcPr>
          <w:p w14:paraId="0EE71D21" w14:textId="77777777" w:rsidR="00493EEF" w:rsidRPr="00155EA3" w:rsidRDefault="00493EEF" w:rsidP="00C558F5">
            <w:pPr>
              <w:spacing w:after="0" w:line="240" w:lineRule="auto"/>
              <w:jc w:val="center"/>
              <w:rPr>
                <w:del w:id="2527" w:author="Kopp, Darin" w:date="2025-02-20T15:34:00Z"/>
                <w:rFonts w:ascii="Calibri" w:eastAsia="Times New Roman" w:hAnsi="Calibri" w:cs="Calibri"/>
                <w:color w:val="000000"/>
                <w:sz w:val="16"/>
                <w:szCs w:val="16"/>
              </w:rPr>
            </w:pPr>
            <w:del w:id="2528" w:author="Kopp, Darin" w:date="2025-02-20T15:34:00Z">
              <w:r w:rsidRPr="00155EA3">
                <w:rPr>
                  <w:rFonts w:ascii="Calibri" w:eastAsia="Times New Roman" w:hAnsi="Calibri" w:cs="Calibri"/>
                  <w:color w:val="000000"/>
                  <w:sz w:val="16"/>
                  <w:szCs w:val="16"/>
                </w:rPr>
                <w:delText>Volume all reservoirs per unit area of watershed (cubic meters/square km)</w:delText>
              </w:r>
            </w:del>
          </w:p>
        </w:tc>
        <w:tc>
          <w:tcPr>
            <w:tcW w:w="3690" w:type="dxa"/>
            <w:shd w:val="clear" w:color="auto" w:fill="auto"/>
            <w:noWrap/>
            <w:vAlign w:val="center"/>
            <w:hideMark/>
          </w:tcPr>
          <w:p w14:paraId="535528D8" w14:textId="77777777" w:rsidR="00493EEF" w:rsidRPr="00155EA3" w:rsidRDefault="00493EEF" w:rsidP="00C558F5">
            <w:pPr>
              <w:spacing w:after="0" w:line="240" w:lineRule="auto"/>
              <w:jc w:val="center"/>
              <w:rPr>
                <w:del w:id="2529" w:author="Kopp, Darin" w:date="2025-02-20T15:34:00Z"/>
                <w:rFonts w:ascii="Calibri" w:eastAsia="Times New Roman" w:hAnsi="Calibri" w:cs="Calibri"/>
                <w:color w:val="000000"/>
                <w:sz w:val="16"/>
                <w:szCs w:val="16"/>
              </w:rPr>
            </w:pPr>
            <w:del w:id="2530" w:author="Kopp, Darin" w:date="2025-02-20T15:34:00Z">
              <w:r w:rsidRPr="00155EA3">
                <w:rPr>
                  <w:rFonts w:ascii="Calibri" w:eastAsia="Times New Roman" w:hAnsi="Calibri" w:cs="Calibri"/>
                  <w:color w:val="000000"/>
                  <w:sz w:val="16"/>
                  <w:szCs w:val="16"/>
                </w:rPr>
                <w:delText>StreamCat</w:delText>
              </w:r>
            </w:del>
          </w:p>
        </w:tc>
      </w:tr>
    </w:tbl>
    <w:p w14:paraId="562BDD82" w14:textId="77777777" w:rsidR="00493EEF" w:rsidRPr="000A7E9D" w:rsidRDefault="00493EEF" w:rsidP="00493EEF">
      <w:pPr>
        <w:spacing w:line="480" w:lineRule="auto"/>
        <w:contextualSpacing/>
        <w:rPr>
          <w:del w:id="2531" w:author="Kopp, Darin" w:date="2025-02-20T15:34:00Z"/>
          <w:rFonts w:ascii="Times New Roman" w:hAnsi="Times New Roman" w:cs="Times New Roman"/>
          <w:sz w:val="24"/>
          <w:szCs w:val="24"/>
        </w:rPr>
        <w:sectPr w:rsidR="00493EEF" w:rsidRPr="000A7E9D" w:rsidSect="000B3D9D">
          <w:pgSz w:w="15840" w:h="12240" w:orient="landscape"/>
          <w:pgMar w:top="1440" w:right="1440" w:bottom="1440" w:left="1440" w:header="720" w:footer="720" w:gutter="0"/>
          <w:lnNumType w:countBy="1" w:restart="continuous"/>
          <w:cols w:space="720"/>
          <w:docGrid w:linePitch="360"/>
        </w:sectPr>
      </w:pPr>
    </w:p>
    <w:p w14:paraId="6BDD9CB7" w14:textId="77777777" w:rsidR="00493EEF" w:rsidRDefault="006F2D02" w:rsidP="00895449">
      <w:pPr>
        <w:rPr>
          <w:del w:id="2532" w:author="Kopp, Darin" w:date="2025-02-20T15:34:00Z"/>
          <w:rFonts w:ascii="Times New Roman" w:hAnsi="Times New Roman" w:cs="Times New Roman"/>
          <w:sz w:val="24"/>
          <w:szCs w:val="24"/>
        </w:rPr>
      </w:pPr>
      <w:del w:id="2533" w:author="Kopp, Darin" w:date="2025-02-20T15:34:00Z">
        <w:r>
          <w:rPr>
            <w:rFonts w:ascii="Times New Roman" w:hAnsi="Times New Roman" w:cs="Times New Roman"/>
            <w:sz w:val="24"/>
            <w:szCs w:val="24"/>
          </w:rPr>
          <w:delText>Table S</w:delText>
        </w:r>
        <w:r w:rsidR="009B2760">
          <w:rPr>
            <w:rFonts w:ascii="Times New Roman" w:hAnsi="Times New Roman" w:cs="Times New Roman"/>
            <w:sz w:val="24"/>
            <w:szCs w:val="24"/>
          </w:rPr>
          <w:delText xml:space="preserve">2: </w:delText>
        </w:r>
        <w:r w:rsidR="00952F81">
          <w:rPr>
            <w:rFonts w:ascii="Times New Roman" w:hAnsi="Times New Roman" w:cs="Times New Roman"/>
            <w:sz w:val="24"/>
            <w:szCs w:val="24"/>
          </w:rPr>
          <w:delText xml:space="preserve">Variable </w:delText>
        </w:r>
        <w:r w:rsidR="0068561F">
          <w:rPr>
            <w:rFonts w:ascii="Times New Roman" w:hAnsi="Times New Roman" w:cs="Times New Roman"/>
            <w:sz w:val="24"/>
            <w:szCs w:val="24"/>
          </w:rPr>
          <w:delText xml:space="preserve">importance rankings for random </w:delText>
        </w:r>
        <w:r w:rsidR="00552935">
          <w:rPr>
            <w:rFonts w:ascii="Times New Roman" w:hAnsi="Times New Roman" w:cs="Times New Roman"/>
            <w:sz w:val="24"/>
            <w:szCs w:val="24"/>
          </w:rPr>
          <w:delText xml:space="preserve">forest models </w:delText>
        </w:r>
        <w:r w:rsidR="00D13A39">
          <w:rPr>
            <w:rFonts w:ascii="Times New Roman" w:hAnsi="Times New Roman" w:cs="Times New Roman"/>
            <w:sz w:val="24"/>
            <w:szCs w:val="24"/>
          </w:rPr>
          <w:delText>and values</w:delText>
        </w:r>
        <w:r w:rsidR="002F051D">
          <w:rPr>
            <w:rFonts w:ascii="Times New Roman" w:hAnsi="Times New Roman" w:cs="Times New Roman"/>
            <w:sz w:val="24"/>
            <w:szCs w:val="24"/>
          </w:rPr>
          <w:delText xml:space="preserve"> used</w:delText>
        </w:r>
        <w:r w:rsidR="00D13A39">
          <w:rPr>
            <w:rFonts w:ascii="Times New Roman" w:hAnsi="Times New Roman" w:cs="Times New Roman"/>
            <w:sz w:val="24"/>
            <w:szCs w:val="24"/>
          </w:rPr>
          <w:delText xml:space="preserve"> to </w:delText>
        </w:r>
        <w:r w:rsidR="00F900BF">
          <w:rPr>
            <w:rFonts w:ascii="Times New Roman" w:hAnsi="Times New Roman" w:cs="Times New Roman"/>
            <w:sz w:val="24"/>
            <w:szCs w:val="24"/>
          </w:rPr>
          <w:delText xml:space="preserve">estimate physiochemical conditions in the absence of </w:delText>
        </w:r>
        <w:r w:rsidR="007B3BFB">
          <w:rPr>
            <w:rFonts w:ascii="Times New Roman" w:hAnsi="Times New Roman" w:cs="Times New Roman"/>
            <w:sz w:val="24"/>
            <w:szCs w:val="24"/>
          </w:rPr>
          <w:delText>anthropogenic disturbance</w:delText>
        </w:r>
        <w:r w:rsidR="00F53096">
          <w:rPr>
            <w:rFonts w:ascii="Times New Roman" w:hAnsi="Times New Roman" w:cs="Times New Roman"/>
            <w:sz w:val="24"/>
            <w:szCs w:val="24"/>
          </w:rPr>
          <w:delText xml:space="preserve">. </w:delText>
        </w:r>
        <w:r w:rsidR="00976D94">
          <w:rPr>
            <w:rFonts w:ascii="Times New Roman" w:hAnsi="Times New Roman" w:cs="Times New Roman"/>
            <w:sz w:val="24"/>
            <w:szCs w:val="24"/>
          </w:rPr>
          <w:delText xml:space="preserve">The 5 most important variables </w:delText>
        </w:r>
        <w:r w:rsidR="00A91C59">
          <w:rPr>
            <w:rFonts w:ascii="Times New Roman" w:hAnsi="Times New Roman" w:cs="Times New Roman"/>
            <w:sz w:val="24"/>
            <w:szCs w:val="24"/>
          </w:rPr>
          <w:delText>for each model are bold</w:delText>
        </w:r>
        <w:r w:rsidR="00DA7519">
          <w:rPr>
            <w:rFonts w:ascii="Times New Roman" w:hAnsi="Times New Roman" w:cs="Times New Roman"/>
            <w:sz w:val="24"/>
            <w:szCs w:val="24"/>
          </w:rPr>
          <w:delText>.</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9"/>
        <w:gridCol w:w="496"/>
        <w:gridCol w:w="473"/>
        <w:gridCol w:w="399"/>
        <w:gridCol w:w="510"/>
        <w:gridCol w:w="623"/>
        <w:gridCol w:w="2199"/>
      </w:tblGrid>
      <w:tr w:rsidR="00182E50" w:rsidRPr="00182E50" w14:paraId="1176ACF6" w14:textId="77777777" w:rsidTr="007D3D57">
        <w:trPr>
          <w:trHeight w:val="290"/>
          <w:jc w:val="center"/>
          <w:del w:id="2534" w:author="Kopp, Darin" w:date="2025-02-20T15:34:00Z"/>
        </w:trPr>
        <w:tc>
          <w:tcPr>
            <w:tcW w:w="0" w:type="auto"/>
            <w:shd w:val="clear" w:color="auto" w:fill="auto"/>
            <w:noWrap/>
            <w:vAlign w:val="center"/>
            <w:hideMark/>
          </w:tcPr>
          <w:p w14:paraId="2FD2062D" w14:textId="77777777" w:rsidR="00182E50" w:rsidRPr="00182E50" w:rsidRDefault="00182E50" w:rsidP="00182E50">
            <w:pPr>
              <w:spacing w:after="0" w:line="240" w:lineRule="auto"/>
              <w:jc w:val="center"/>
              <w:rPr>
                <w:del w:id="2535" w:author="Kopp, Darin" w:date="2025-02-20T15:34:00Z"/>
                <w:rFonts w:ascii="Calibri" w:eastAsia="Times New Roman" w:hAnsi="Calibri" w:cs="Calibri"/>
                <w:color w:val="000000"/>
                <w:sz w:val="18"/>
                <w:szCs w:val="18"/>
              </w:rPr>
            </w:pPr>
            <w:del w:id="2536" w:author="Kopp, Darin" w:date="2025-02-20T15:34:00Z">
              <w:r w:rsidRPr="00153B33">
                <w:rPr>
                  <w:rFonts w:ascii="Calibri" w:eastAsia="Times New Roman" w:hAnsi="Calibri" w:cs="Calibri"/>
                  <w:color w:val="000000"/>
                  <w:sz w:val="18"/>
                  <w:szCs w:val="18"/>
                </w:rPr>
                <w:delText>Predictor Variable</w:delText>
              </w:r>
            </w:del>
          </w:p>
        </w:tc>
        <w:tc>
          <w:tcPr>
            <w:tcW w:w="0" w:type="auto"/>
            <w:shd w:val="clear" w:color="auto" w:fill="auto"/>
            <w:noWrap/>
            <w:vAlign w:val="center"/>
            <w:hideMark/>
          </w:tcPr>
          <w:p w14:paraId="2743C331" w14:textId="77777777" w:rsidR="00182E50" w:rsidRPr="00182E50" w:rsidRDefault="00182E50" w:rsidP="00182E50">
            <w:pPr>
              <w:spacing w:after="0" w:line="240" w:lineRule="auto"/>
              <w:jc w:val="center"/>
              <w:rPr>
                <w:del w:id="2537" w:author="Kopp, Darin" w:date="2025-02-20T15:34:00Z"/>
                <w:rFonts w:ascii="Calibri" w:eastAsia="Times New Roman" w:hAnsi="Calibri" w:cs="Calibri"/>
                <w:color w:val="000000"/>
                <w:sz w:val="18"/>
                <w:szCs w:val="18"/>
              </w:rPr>
            </w:pPr>
            <w:del w:id="2538" w:author="Kopp, Darin" w:date="2025-02-20T15:34:00Z">
              <w:r w:rsidRPr="00182E50">
                <w:rPr>
                  <w:rFonts w:ascii="Calibri" w:eastAsia="Times New Roman" w:hAnsi="Calibri" w:cs="Calibri"/>
                  <w:color w:val="000000"/>
                  <w:sz w:val="18"/>
                  <w:szCs w:val="18"/>
                </w:rPr>
                <w:delText>NTL</w:delText>
              </w:r>
            </w:del>
          </w:p>
        </w:tc>
        <w:tc>
          <w:tcPr>
            <w:tcW w:w="0" w:type="auto"/>
            <w:shd w:val="clear" w:color="auto" w:fill="auto"/>
            <w:noWrap/>
            <w:vAlign w:val="center"/>
            <w:hideMark/>
          </w:tcPr>
          <w:p w14:paraId="6DA3F648" w14:textId="77777777" w:rsidR="00182E50" w:rsidRPr="00182E50" w:rsidRDefault="00182E50" w:rsidP="00182E50">
            <w:pPr>
              <w:spacing w:after="0" w:line="240" w:lineRule="auto"/>
              <w:jc w:val="center"/>
              <w:rPr>
                <w:del w:id="2539" w:author="Kopp, Darin" w:date="2025-02-20T15:34:00Z"/>
                <w:rFonts w:ascii="Calibri" w:eastAsia="Times New Roman" w:hAnsi="Calibri" w:cs="Calibri"/>
                <w:color w:val="000000"/>
                <w:sz w:val="18"/>
                <w:szCs w:val="18"/>
              </w:rPr>
            </w:pPr>
            <w:del w:id="2540" w:author="Kopp, Darin" w:date="2025-02-20T15:34:00Z">
              <w:r w:rsidRPr="00182E50">
                <w:rPr>
                  <w:rFonts w:ascii="Calibri" w:eastAsia="Times New Roman" w:hAnsi="Calibri" w:cs="Calibri"/>
                  <w:color w:val="000000"/>
                  <w:sz w:val="18"/>
                  <w:szCs w:val="18"/>
                </w:rPr>
                <w:delText>PTL</w:delText>
              </w:r>
            </w:del>
          </w:p>
        </w:tc>
        <w:tc>
          <w:tcPr>
            <w:tcW w:w="0" w:type="auto"/>
            <w:shd w:val="clear" w:color="auto" w:fill="auto"/>
            <w:noWrap/>
            <w:vAlign w:val="center"/>
            <w:hideMark/>
          </w:tcPr>
          <w:p w14:paraId="462C0CEF" w14:textId="77777777" w:rsidR="00182E50" w:rsidRPr="00182E50" w:rsidRDefault="00182E50" w:rsidP="00182E50">
            <w:pPr>
              <w:spacing w:after="0" w:line="240" w:lineRule="auto"/>
              <w:jc w:val="center"/>
              <w:rPr>
                <w:del w:id="2541" w:author="Kopp, Darin" w:date="2025-02-20T15:34:00Z"/>
                <w:rFonts w:ascii="Calibri" w:eastAsia="Times New Roman" w:hAnsi="Calibri" w:cs="Calibri"/>
                <w:color w:val="000000"/>
                <w:sz w:val="18"/>
                <w:szCs w:val="18"/>
              </w:rPr>
            </w:pPr>
            <w:del w:id="2542" w:author="Kopp, Darin" w:date="2025-02-20T15:34:00Z">
              <w:r w:rsidRPr="00182E50">
                <w:rPr>
                  <w:rFonts w:ascii="Calibri" w:eastAsia="Times New Roman" w:hAnsi="Calibri" w:cs="Calibri"/>
                  <w:color w:val="000000"/>
                  <w:sz w:val="18"/>
                  <w:szCs w:val="18"/>
                </w:rPr>
                <w:delText>CL</w:delText>
              </w:r>
            </w:del>
          </w:p>
        </w:tc>
        <w:tc>
          <w:tcPr>
            <w:tcW w:w="0" w:type="auto"/>
            <w:shd w:val="clear" w:color="auto" w:fill="auto"/>
            <w:noWrap/>
            <w:vAlign w:val="center"/>
            <w:hideMark/>
          </w:tcPr>
          <w:p w14:paraId="22F91281" w14:textId="77777777" w:rsidR="00182E50" w:rsidRPr="00182E50" w:rsidRDefault="00182E50" w:rsidP="00182E50">
            <w:pPr>
              <w:spacing w:after="0" w:line="240" w:lineRule="auto"/>
              <w:jc w:val="center"/>
              <w:rPr>
                <w:del w:id="2543" w:author="Kopp, Darin" w:date="2025-02-20T15:34:00Z"/>
                <w:rFonts w:ascii="Calibri" w:eastAsia="Times New Roman" w:hAnsi="Calibri" w:cs="Calibri"/>
                <w:color w:val="000000"/>
                <w:sz w:val="18"/>
                <w:szCs w:val="18"/>
              </w:rPr>
            </w:pPr>
            <w:del w:id="2544" w:author="Kopp, Darin" w:date="2025-02-20T15:34:00Z">
              <w:r w:rsidRPr="00182E50">
                <w:rPr>
                  <w:rFonts w:ascii="Calibri" w:eastAsia="Times New Roman" w:hAnsi="Calibri" w:cs="Calibri"/>
                  <w:color w:val="000000"/>
                  <w:sz w:val="18"/>
                  <w:szCs w:val="18"/>
                </w:rPr>
                <w:delText>SO4</w:delText>
              </w:r>
            </w:del>
          </w:p>
        </w:tc>
        <w:tc>
          <w:tcPr>
            <w:tcW w:w="0" w:type="auto"/>
            <w:shd w:val="clear" w:color="auto" w:fill="auto"/>
            <w:noWrap/>
            <w:vAlign w:val="center"/>
            <w:hideMark/>
          </w:tcPr>
          <w:p w14:paraId="4847A4FF" w14:textId="77777777" w:rsidR="00182E50" w:rsidRPr="00182E50" w:rsidRDefault="00182E50" w:rsidP="00182E50">
            <w:pPr>
              <w:spacing w:after="0" w:line="240" w:lineRule="auto"/>
              <w:jc w:val="center"/>
              <w:rPr>
                <w:del w:id="2545" w:author="Kopp, Darin" w:date="2025-02-20T15:34:00Z"/>
                <w:rFonts w:ascii="Calibri" w:eastAsia="Times New Roman" w:hAnsi="Calibri" w:cs="Calibri"/>
                <w:color w:val="000000"/>
                <w:sz w:val="18"/>
                <w:szCs w:val="18"/>
              </w:rPr>
            </w:pPr>
            <w:del w:id="2546" w:author="Kopp, Darin" w:date="2025-02-20T15:34:00Z">
              <w:r w:rsidRPr="00182E50">
                <w:rPr>
                  <w:rFonts w:ascii="Calibri" w:eastAsia="Times New Roman" w:hAnsi="Calibri" w:cs="Calibri"/>
                  <w:color w:val="000000"/>
                  <w:sz w:val="18"/>
                  <w:szCs w:val="18"/>
                </w:rPr>
                <w:delText>SUB</w:delText>
              </w:r>
              <w:r w:rsidR="00E01071">
                <w:rPr>
                  <w:rFonts w:ascii="Calibri" w:eastAsia="Times New Roman" w:hAnsi="Calibri" w:cs="Calibri"/>
                  <w:color w:val="000000"/>
                  <w:sz w:val="18"/>
                  <w:szCs w:val="18"/>
                </w:rPr>
                <w:delText>D</w:delText>
              </w:r>
            </w:del>
          </w:p>
        </w:tc>
        <w:tc>
          <w:tcPr>
            <w:tcW w:w="0" w:type="auto"/>
            <w:shd w:val="clear" w:color="auto" w:fill="auto"/>
            <w:noWrap/>
            <w:vAlign w:val="center"/>
            <w:hideMark/>
          </w:tcPr>
          <w:p w14:paraId="7F91A512" w14:textId="77777777" w:rsidR="00182E50" w:rsidRPr="00182E50" w:rsidRDefault="00182E50" w:rsidP="00182E50">
            <w:pPr>
              <w:spacing w:after="0" w:line="240" w:lineRule="auto"/>
              <w:jc w:val="center"/>
              <w:rPr>
                <w:del w:id="2547" w:author="Kopp, Darin" w:date="2025-02-20T15:34:00Z"/>
                <w:rFonts w:ascii="Calibri" w:eastAsia="Times New Roman" w:hAnsi="Calibri" w:cs="Calibri"/>
                <w:color w:val="000000"/>
                <w:sz w:val="18"/>
                <w:szCs w:val="18"/>
              </w:rPr>
            </w:pPr>
            <w:del w:id="2548" w:author="Kopp, Darin" w:date="2025-02-20T15:34:00Z">
              <w:r w:rsidRPr="00182E50">
                <w:rPr>
                  <w:rFonts w:ascii="Calibri" w:eastAsia="Times New Roman" w:hAnsi="Calibri" w:cs="Calibri"/>
                  <w:color w:val="000000"/>
                  <w:sz w:val="18"/>
                  <w:szCs w:val="18"/>
                </w:rPr>
                <w:delText>Value Without Disturbance</w:delText>
              </w:r>
            </w:del>
          </w:p>
        </w:tc>
      </w:tr>
      <w:tr w:rsidR="00146205" w:rsidRPr="00182E50" w14:paraId="2D3C3B09" w14:textId="77777777" w:rsidTr="007D3D57">
        <w:trPr>
          <w:trHeight w:val="242"/>
          <w:jc w:val="center"/>
          <w:del w:id="2549" w:author="Kopp, Darin" w:date="2025-02-20T15:34:00Z"/>
        </w:trPr>
        <w:tc>
          <w:tcPr>
            <w:tcW w:w="0" w:type="auto"/>
            <w:shd w:val="clear" w:color="auto" w:fill="auto"/>
            <w:noWrap/>
            <w:vAlign w:val="center"/>
          </w:tcPr>
          <w:p w14:paraId="10D611F1" w14:textId="77777777" w:rsidR="00146205" w:rsidRPr="00153B33" w:rsidRDefault="00F900BF" w:rsidP="00182E50">
            <w:pPr>
              <w:spacing w:after="0" w:line="240" w:lineRule="auto"/>
              <w:jc w:val="center"/>
              <w:rPr>
                <w:del w:id="2550" w:author="Kopp, Darin" w:date="2025-02-20T15:34:00Z"/>
                <w:rFonts w:ascii="Calibri" w:eastAsia="Times New Roman" w:hAnsi="Calibri" w:cs="Calibri"/>
                <w:b/>
                <w:bCs/>
                <w:color w:val="000000"/>
                <w:sz w:val="18"/>
                <w:szCs w:val="18"/>
              </w:rPr>
            </w:pPr>
            <w:del w:id="2551" w:author="Kopp, Darin" w:date="2025-02-20T15:34:00Z">
              <w:r>
                <w:rPr>
                  <w:rFonts w:ascii="Calibri" w:eastAsia="Times New Roman" w:hAnsi="Calibri" w:cs="Calibri"/>
                  <w:b/>
                  <w:bCs/>
                  <w:color w:val="000000"/>
                  <w:sz w:val="18"/>
                  <w:szCs w:val="18"/>
                </w:rPr>
                <w:delText>Geoclimatic</w:delText>
              </w:r>
            </w:del>
          </w:p>
        </w:tc>
        <w:tc>
          <w:tcPr>
            <w:tcW w:w="0" w:type="auto"/>
            <w:gridSpan w:val="6"/>
            <w:shd w:val="clear" w:color="auto" w:fill="auto"/>
            <w:noWrap/>
            <w:vAlign w:val="center"/>
          </w:tcPr>
          <w:p w14:paraId="7F7B0358" w14:textId="77777777" w:rsidR="00146205" w:rsidRPr="00153B33" w:rsidRDefault="00146205" w:rsidP="00182E50">
            <w:pPr>
              <w:spacing w:after="0" w:line="240" w:lineRule="auto"/>
              <w:jc w:val="center"/>
              <w:rPr>
                <w:del w:id="2552" w:author="Kopp, Darin" w:date="2025-02-20T15:34:00Z"/>
                <w:rFonts w:ascii="Calibri" w:eastAsia="Times New Roman" w:hAnsi="Calibri" w:cs="Calibri"/>
                <w:color w:val="000000"/>
                <w:sz w:val="18"/>
                <w:szCs w:val="18"/>
              </w:rPr>
            </w:pPr>
          </w:p>
        </w:tc>
      </w:tr>
      <w:tr w:rsidR="00182E50" w:rsidRPr="00182E50" w14:paraId="2F92E8D9" w14:textId="77777777" w:rsidTr="007D3D57">
        <w:trPr>
          <w:trHeight w:val="290"/>
          <w:jc w:val="center"/>
          <w:del w:id="2553" w:author="Kopp, Darin" w:date="2025-02-20T15:34:00Z"/>
        </w:trPr>
        <w:tc>
          <w:tcPr>
            <w:tcW w:w="0" w:type="auto"/>
            <w:shd w:val="clear" w:color="auto" w:fill="auto"/>
            <w:noWrap/>
            <w:vAlign w:val="center"/>
            <w:hideMark/>
          </w:tcPr>
          <w:p w14:paraId="7AB189AE" w14:textId="77777777" w:rsidR="00182E50" w:rsidRPr="00182E50" w:rsidRDefault="00182E50" w:rsidP="00182E50">
            <w:pPr>
              <w:spacing w:after="0" w:line="240" w:lineRule="auto"/>
              <w:jc w:val="center"/>
              <w:rPr>
                <w:del w:id="2554" w:author="Kopp, Darin" w:date="2025-02-20T15:34:00Z"/>
                <w:rFonts w:ascii="Calibri" w:eastAsia="Times New Roman" w:hAnsi="Calibri" w:cs="Calibri"/>
                <w:color w:val="000000"/>
                <w:sz w:val="18"/>
                <w:szCs w:val="18"/>
              </w:rPr>
            </w:pPr>
            <w:del w:id="2555" w:author="Kopp, Darin" w:date="2025-02-20T15:34:00Z">
              <w:r w:rsidRPr="00182E50">
                <w:rPr>
                  <w:rFonts w:ascii="Calibri" w:eastAsia="Times New Roman" w:hAnsi="Calibri" w:cs="Calibri"/>
                  <w:color w:val="000000"/>
                  <w:sz w:val="18"/>
                  <w:szCs w:val="18"/>
                </w:rPr>
                <w:delText>BFIWs</w:delText>
              </w:r>
            </w:del>
          </w:p>
        </w:tc>
        <w:tc>
          <w:tcPr>
            <w:tcW w:w="0" w:type="auto"/>
            <w:shd w:val="clear" w:color="auto" w:fill="auto"/>
            <w:noWrap/>
            <w:vAlign w:val="center"/>
            <w:hideMark/>
          </w:tcPr>
          <w:p w14:paraId="07FBC802" w14:textId="77777777" w:rsidR="00182E50" w:rsidRPr="00182E50" w:rsidRDefault="00182E50" w:rsidP="00182E50">
            <w:pPr>
              <w:spacing w:after="0" w:line="240" w:lineRule="auto"/>
              <w:jc w:val="center"/>
              <w:rPr>
                <w:del w:id="2556" w:author="Kopp, Darin" w:date="2025-02-20T15:34:00Z"/>
                <w:rFonts w:ascii="Calibri" w:eastAsia="Times New Roman" w:hAnsi="Calibri" w:cs="Calibri"/>
                <w:color w:val="000000"/>
                <w:sz w:val="18"/>
                <w:szCs w:val="18"/>
              </w:rPr>
            </w:pPr>
            <w:del w:id="2557" w:author="Kopp, Darin" w:date="2025-02-20T15:34:00Z">
              <w:r w:rsidRPr="00182E50">
                <w:rPr>
                  <w:rFonts w:ascii="Calibri" w:eastAsia="Times New Roman" w:hAnsi="Calibri" w:cs="Calibri"/>
                  <w:color w:val="000000"/>
                  <w:sz w:val="18"/>
                  <w:szCs w:val="18"/>
                </w:rPr>
                <w:delText>6</w:delText>
              </w:r>
            </w:del>
          </w:p>
        </w:tc>
        <w:tc>
          <w:tcPr>
            <w:tcW w:w="0" w:type="auto"/>
            <w:shd w:val="clear" w:color="auto" w:fill="auto"/>
            <w:noWrap/>
            <w:vAlign w:val="center"/>
            <w:hideMark/>
          </w:tcPr>
          <w:p w14:paraId="6134A880" w14:textId="77777777" w:rsidR="00182E50" w:rsidRPr="00182E50" w:rsidRDefault="00182E50" w:rsidP="00182E50">
            <w:pPr>
              <w:spacing w:after="0" w:line="240" w:lineRule="auto"/>
              <w:jc w:val="center"/>
              <w:rPr>
                <w:del w:id="2558" w:author="Kopp, Darin" w:date="2025-02-20T15:34:00Z"/>
                <w:rFonts w:ascii="Calibri" w:eastAsia="Times New Roman" w:hAnsi="Calibri" w:cs="Calibri"/>
                <w:color w:val="000000"/>
                <w:sz w:val="18"/>
                <w:szCs w:val="18"/>
              </w:rPr>
            </w:pPr>
            <w:del w:id="2559" w:author="Kopp, Darin" w:date="2025-02-20T15:34:00Z">
              <w:r w:rsidRPr="00182E50">
                <w:rPr>
                  <w:rFonts w:ascii="Calibri" w:eastAsia="Times New Roman" w:hAnsi="Calibri" w:cs="Calibri"/>
                  <w:color w:val="000000"/>
                  <w:sz w:val="18"/>
                  <w:szCs w:val="18"/>
                </w:rPr>
                <w:delText>13</w:delText>
              </w:r>
            </w:del>
          </w:p>
        </w:tc>
        <w:tc>
          <w:tcPr>
            <w:tcW w:w="0" w:type="auto"/>
            <w:shd w:val="clear" w:color="auto" w:fill="auto"/>
            <w:noWrap/>
            <w:vAlign w:val="center"/>
            <w:hideMark/>
          </w:tcPr>
          <w:p w14:paraId="3C31240C" w14:textId="77777777" w:rsidR="00182E50" w:rsidRPr="00182E50" w:rsidRDefault="00182E50" w:rsidP="00182E50">
            <w:pPr>
              <w:spacing w:after="0" w:line="240" w:lineRule="auto"/>
              <w:jc w:val="center"/>
              <w:rPr>
                <w:del w:id="2560" w:author="Kopp, Darin" w:date="2025-02-20T15:34:00Z"/>
                <w:rFonts w:ascii="Calibri" w:eastAsia="Times New Roman" w:hAnsi="Calibri" w:cs="Calibri"/>
                <w:b/>
                <w:bCs/>
                <w:color w:val="000000"/>
                <w:sz w:val="18"/>
                <w:szCs w:val="18"/>
              </w:rPr>
            </w:pPr>
            <w:del w:id="2561" w:author="Kopp, Darin" w:date="2025-02-20T15:34:00Z">
              <w:r w:rsidRPr="00182E50">
                <w:rPr>
                  <w:rFonts w:ascii="Calibri" w:eastAsia="Times New Roman" w:hAnsi="Calibri" w:cs="Calibri"/>
                  <w:b/>
                  <w:bCs/>
                  <w:color w:val="000000"/>
                  <w:sz w:val="18"/>
                  <w:szCs w:val="18"/>
                </w:rPr>
                <w:delText>5</w:delText>
              </w:r>
            </w:del>
          </w:p>
        </w:tc>
        <w:tc>
          <w:tcPr>
            <w:tcW w:w="0" w:type="auto"/>
            <w:shd w:val="clear" w:color="auto" w:fill="auto"/>
            <w:noWrap/>
            <w:vAlign w:val="center"/>
            <w:hideMark/>
          </w:tcPr>
          <w:p w14:paraId="4440A944" w14:textId="77777777" w:rsidR="00182E50" w:rsidRPr="00182E50" w:rsidRDefault="00182E50" w:rsidP="00182E50">
            <w:pPr>
              <w:spacing w:after="0" w:line="240" w:lineRule="auto"/>
              <w:jc w:val="center"/>
              <w:rPr>
                <w:del w:id="2562" w:author="Kopp, Darin" w:date="2025-02-20T15:34:00Z"/>
                <w:rFonts w:ascii="Calibri" w:eastAsia="Times New Roman" w:hAnsi="Calibri" w:cs="Calibri"/>
                <w:color w:val="000000"/>
                <w:sz w:val="18"/>
                <w:szCs w:val="18"/>
              </w:rPr>
            </w:pPr>
            <w:del w:id="2563" w:author="Kopp, Darin" w:date="2025-02-20T15:34:00Z">
              <w:r w:rsidRPr="00182E50">
                <w:rPr>
                  <w:rFonts w:ascii="Calibri" w:eastAsia="Times New Roman" w:hAnsi="Calibri" w:cs="Calibri"/>
                  <w:color w:val="000000"/>
                  <w:sz w:val="18"/>
                  <w:szCs w:val="18"/>
                </w:rPr>
                <w:delText>9</w:delText>
              </w:r>
            </w:del>
          </w:p>
        </w:tc>
        <w:tc>
          <w:tcPr>
            <w:tcW w:w="0" w:type="auto"/>
            <w:shd w:val="clear" w:color="auto" w:fill="auto"/>
            <w:noWrap/>
            <w:vAlign w:val="center"/>
            <w:hideMark/>
          </w:tcPr>
          <w:p w14:paraId="7FAA656C" w14:textId="77777777" w:rsidR="00182E50" w:rsidRPr="00182E50" w:rsidRDefault="00182E50" w:rsidP="00182E50">
            <w:pPr>
              <w:spacing w:after="0" w:line="240" w:lineRule="auto"/>
              <w:jc w:val="center"/>
              <w:rPr>
                <w:del w:id="2564" w:author="Kopp, Darin" w:date="2025-02-20T15:34:00Z"/>
                <w:rFonts w:ascii="Calibri" w:eastAsia="Times New Roman" w:hAnsi="Calibri" w:cs="Calibri"/>
                <w:color w:val="000000"/>
                <w:sz w:val="18"/>
                <w:szCs w:val="18"/>
              </w:rPr>
            </w:pPr>
            <w:del w:id="2565"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4701EAA0" w14:textId="77777777" w:rsidR="00182E50" w:rsidRPr="00182E50" w:rsidRDefault="00182E50" w:rsidP="00182E50">
            <w:pPr>
              <w:spacing w:after="0" w:line="240" w:lineRule="auto"/>
              <w:jc w:val="center"/>
              <w:rPr>
                <w:del w:id="2566" w:author="Kopp, Darin" w:date="2025-02-20T15:34:00Z"/>
                <w:rFonts w:ascii="Calibri" w:eastAsia="Times New Roman" w:hAnsi="Calibri" w:cs="Calibri"/>
                <w:color w:val="000000"/>
                <w:sz w:val="18"/>
                <w:szCs w:val="18"/>
              </w:rPr>
            </w:pPr>
            <w:del w:id="2567" w:author="Kopp, Darin" w:date="2025-02-20T15:34:00Z">
              <w:r w:rsidRPr="00182E50">
                <w:rPr>
                  <w:rFonts w:ascii="Calibri" w:eastAsia="Times New Roman" w:hAnsi="Calibri" w:cs="Calibri"/>
                  <w:color w:val="000000"/>
                  <w:sz w:val="18"/>
                  <w:szCs w:val="18"/>
                </w:rPr>
                <w:delText>--</w:delText>
              </w:r>
            </w:del>
          </w:p>
        </w:tc>
      </w:tr>
      <w:tr w:rsidR="00182E50" w:rsidRPr="00182E50" w14:paraId="61C9C599" w14:textId="77777777" w:rsidTr="007D3D57">
        <w:trPr>
          <w:trHeight w:val="290"/>
          <w:jc w:val="center"/>
          <w:del w:id="2568" w:author="Kopp, Darin" w:date="2025-02-20T15:34:00Z"/>
        </w:trPr>
        <w:tc>
          <w:tcPr>
            <w:tcW w:w="0" w:type="auto"/>
            <w:shd w:val="clear" w:color="auto" w:fill="auto"/>
            <w:noWrap/>
            <w:vAlign w:val="center"/>
            <w:hideMark/>
          </w:tcPr>
          <w:p w14:paraId="31FB95D0" w14:textId="77777777" w:rsidR="00182E50" w:rsidRPr="00182E50" w:rsidRDefault="00182E50" w:rsidP="00182E50">
            <w:pPr>
              <w:spacing w:after="0" w:line="240" w:lineRule="auto"/>
              <w:jc w:val="center"/>
              <w:rPr>
                <w:del w:id="2569" w:author="Kopp, Darin" w:date="2025-02-20T15:34:00Z"/>
                <w:rFonts w:ascii="Calibri" w:eastAsia="Times New Roman" w:hAnsi="Calibri" w:cs="Calibri"/>
                <w:color w:val="000000"/>
                <w:sz w:val="18"/>
                <w:szCs w:val="18"/>
              </w:rPr>
            </w:pPr>
            <w:del w:id="2570" w:author="Kopp, Darin" w:date="2025-02-20T15:34:00Z">
              <w:r w:rsidRPr="00182E50">
                <w:rPr>
                  <w:rFonts w:ascii="Calibri" w:eastAsia="Times New Roman" w:hAnsi="Calibri" w:cs="Calibri"/>
                  <w:color w:val="000000"/>
                  <w:sz w:val="18"/>
                  <w:szCs w:val="18"/>
                </w:rPr>
                <w:delText>ClayWs</w:delText>
              </w:r>
            </w:del>
          </w:p>
        </w:tc>
        <w:tc>
          <w:tcPr>
            <w:tcW w:w="0" w:type="auto"/>
            <w:shd w:val="clear" w:color="auto" w:fill="auto"/>
            <w:noWrap/>
            <w:vAlign w:val="center"/>
            <w:hideMark/>
          </w:tcPr>
          <w:p w14:paraId="1BAF2342" w14:textId="77777777" w:rsidR="00182E50" w:rsidRPr="00182E50" w:rsidRDefault="00182E50" w:rsidP="00182E50">
            <w:pPr>
              <w:spacing w:after="0" w:line="240" w:lineRule="auto"/>
              <w:jc w:val="center"/>
              <w:rPr>
                <w:del w:id="2571" w:author="Kopp, Darin" w:date="2025-02-20T15:34:00Z"/>
                <w:rFonts w:ascii="Calibri" w:eastAsia="Times New Roman" w:hAnsi="Calibri" w:cs="Calibri"/>
                <w:color w:val="000000"/>
                <w:sz w:val="18"/>
                <w:szCs w:val="18"/>
              </w:rPr>
            </w:pPr>
            <w:del w:id="2572"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28E85486" w14:textId="77777777" w:rsidR="00182E50" w:rsidRPr="00182E50" w:rsidRDefault="00182E50" w:rsidP="00182E50">
            <w:pPr>
              <w:spacing w:after="0" w:line="240" w:lineRule="auto"/>
              <w:jc w:val="center"/>
              <w:rPr>
                <w:del w:id="2573" w:author="Kopp, Darin" w:date="2025-02-20T15:34:00Z"/>
                <w:rFonts w:ascii="Calibri" w:eastAsia="Times New Roman" w:hAnsi="Calibri" w:cs="Calibri"/>
                <w:color w:val="000000"/>
                <w:sz w:val="18"/>
                <w:szCs w:val="18"/>
              </w:rPr>
            </w:pPr>
            <w:del w:id="2574" w:author="Kopp, Darin" w:date="2025-02-20T15:34:00Z">
              <w:r w:rsidRPr="00182E50">
                <w:rPr>
                  <w:rFonts w:ascii="Calibri" w:eastAsia="Times New Roman" w:hAnsi="Calibri" w:cs="Calibri"/>
                  <w:color w:val="000000"/>
                  <w:sz w:val="18"/>
                  <w:szCs w:val="18"/>
                </w:rPr>
                <w:delText>10</w:delText>
              </w:r>
            </w:del>
          </w:p>
        </w:tc>
        <w:tc>
          <w:tcPr>
            <w:tcW w:w="0" w:type="auto"/>
            <w:shd w:val="clear" w:color="auto" w:fill="auto"/>
            <w:noWrap/>
            <w:vAlign w:val="center"/>
            <w:hideMark/>
          </w:tcPr>
          <w:p w14:paraId="73FF5F56" w14:textId="77777777" w:rsidR="00182E50" w:rsidRPr="00182E50" w:rsidRDefault="00182E50" w:rsidP="00182E50">
            <w:pPr>
              <w:spacing w:after="0" w:line="240" w:lineRule="auto"/>
              <w:jc w:val="center"/>
              <w:rPr>
                <w:del w:id="2575" w:author="Kopp, Darin" w:date="2025-02-20T15:34:00Z"/>
                <w:rFonts w:ascii="Calibri" w:eastAsia="Times New Roman" w:hAnsi="Calibri" w:cs="Calibri"/>
                <w:color w:val="000000"/>
                <w:sz w:val="18"/>
                <w:szCs w:val="18"/>
              </w:rPr>
            </w:pPr>
            <w:del w:id="2576" w:author="Kopp, Darin" w:date="2025-02-20T15:34:00Z">
              <w:r w:rsidRPr="00182E50">
                <w:rPr>
                  <w:rFonts w:ascii="Calibri" w:eastAsia="Times New Roman" w:hAnsi="Calibri" w:cs="Calibri"/>
                  <w:color w:val="000000"/>
                  <w:sz w:val="18"/>
                  <w:szCs w:val="18"/>
                </w:rPr>
                <w:delText>7</w:delText>
              </w:r>
            </w:del>
          </w:p>
        </w:tc>
        <w:tc>
          <w:tcPr>
            <w:tcW w:w="0" w:type="auto"/>
            <w:shd w:val="clear" w:color="auto" w:fill="auto"/>
            <w:noWrap/>
            <w:vAlign w:val="center"/>
            <w:hideMark/>
          </w:tcPr>
          <w:p w14:paraId="26F94B19" w14:textId="77777777" w:rsidR="00182E50" w:rsidRPr="00182E50" w:rsidRDefault="00182E50" w:rsidP="00182E50">
            <w:pPr>
              <w:spacing w:after="0" w:line="240" w:lineRule="auto"/>
              <w:jc w:val="center"/>
              <w:rPr>
                <w:del w:id="2577" w:author="Kopp, Darin" w:date="2025-02-20T15:34:00Z"/>
                <w:rFonts w:ascii="Calibri" w:eastAsia="Times New Roman" w:hAnsi="Calibri" w:cs="Calibri"/>
                <w:color w:val="000000"/>
                <w:sz w:val="18"/>
                <w:szCs w:val="18"/>
              </w:rPr>
            </w:pPr>
            <w:del w:id="2578" w:author="Kopp, Darin" w:date="2025-02-20T15:34:00Z">
              <w:r w:rsidRPr="00182E50">
                <w:rPr>
                  <w:rFonts w:ascii="Calibri" w:eastAsia="Times New Roman" w:hAnsi="Calibri" w:cs="Calibri"/>
                  <w:color w:val="000000"/>
                  <w:sz w:val="18"/>
                  <w:szCs w:val="18"/>
                </w:rPr>
                <w:delText>11</w:delText>
              </w:r>
            </w:del>
          </w:p>
        </w:tc>
        <w:tc>
          <w:tcPr>
            <w:tcW w:w="0" w:type="auto"/>
            <w:shd w:val="clear" w:color="auto" w:fill="auto"/>
            <w:noWrap/>
            <w:vAlign w:val="center"/>
            <w:hideMark/>
          </w:tcPr>
          <w:p w14:paraId="44C2C471" w14:textId="77777777" w:rsidR="00182E50" w:rsidRPr="00182E50" w:rsidRDefault="00182E50" w:rsidP="00182E50">
            <w:pPr>
              <w:spacing w:after="0" w:line="240" w:lineRule="auto"/>
              <w:jc w:val="center"/>
              <w:rPr>
                <w:del w:id="2579" w:author="Kopp, Darin" w:date="2025-02-20T15:34:00Z"/>
                <w:rFonts w:ascii="Calibri" w:eastAsia="Times New Roman" w:hAnsi="Calibri" w:cs="Calibri"/>
                <w:color w:val="000000"/>
                <w:sz w:val="18"/>
                <w:szCs w:val="18"/>
              </w:rPr>
            </w:pPr>
            <w:del w:id="2580"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7EF6EC07" w14:textId="77777777" w:rsidR="00182E50" w:rsidRPr="00182E50" w:rsidRDefault="00182E50" w:rsidP="00182E50">
            <w:pPr>
              <w:spacing w:after="0" w:line="240" w:lineRule="auto"/>
              <w:jc w:val="center"/>
              <w:rPr>
                <w:del w:id="2581" w:author="Kopp, Darin" w:date="2025-02-20T15:34:00Z"/>
                <w:rFonts w:ascii="Calibri" w:eastAsia="Times New Roman" w:hAnsi="Calibri" w:cs="Calibri"/>
                <w:color w:val="000000"/>
                <w:sz w:val="18"/>
                <w:szCs w:val="18"/>
              </w:rPr>
            </w:pPr>
            <w:del w:id="2582" w:author="Kopp, Darin" w:date="2025-02-20T15:34:00Z">
              <w:r w:rsidRPr="00182E50">
                <w:rPr>
                  <w:rFonts w:ascii="Calibri" w:eastAsia="Times New Roman" w:hAnsi="Calibri" w:cs="Calibri"/>
                  <w:color w:val="000000"/>
                  <w:sz w:val="18"/>
                  <w:szCs w:val="18"/>
                </w:rPr>
                <w:delText>--</w:delText>
              </w:r>
            </w:del>
          </w:p>
        </w:tc>
      </w:tr>
      <w:tr w:rsidR="00182E50" w:rsidRPr="00182E50" w14:paraId="4637DBEC" w14:textId="77777777" w:rsidTr="007D3D57">
        <w:trPr>
          <w:trHeight w:val="290"/>
          <w:jc w:val="center"/>
          <w:del w:id="2583" w:author="Kopp, Darin" w:date="2025-02-20T15:34:00Z"/>
        </w:trPr>
        <w:tc>
          <w:tcPr>
            <w:tcW w:w="0" w:type="auto"/>
            <w:shd w:val="clear" w:color="auto" w:fill="auto"/>
            <w:noWrap/>
            <w:vAlign w:val="center"/>
            <w:hideMark/>
          </w:tcPr>
          <w:p w14:paraId="14AE5E91" w14:textId="77777777" w:rsidR="00182E50" w:rsidRPr="00182E50" w:rsidRDefault="00182E50" w:rsidP="00182E50">
            <w:pPr>
              <w:spacing w:after="0" w:line="240" w:lineRule="auto"/>
              <w:jc w:val="center"/>
              <w:rPr>
                <w:del w:id="2584" w:author="Kopp, Darin" w:date="2025-02-20T15:34:00Z"/>
                <w:rFonts w:ascii="Calibri" w:eastAsia="Times New Roman" w:hAnsi="Calibri" w:cs="Calibri"/>
                <w:color w:val="000000"/>
                <w:sz w:val="18"/>
                <w:szCs w:val="18"/>
              </w:rPr>
            </w:pPr>
            <w:del w:id="2585" w:author="Kopp, Darin" w:date="2025-02-20T15:34:00Z">
              <w:r w:rsidRPr="00182E50">
                <w:rPr>
                  <w:rFonts w:ascii="Calibri" w:eastAsia="Times New Roman" w:hAnsi="Calibri" w:cs="Calibri"/>
                  <w:color w:val="000000"/>
                  <w:sz w:val="18"/>
                  <w:szCs w:val="18"/>
                </w:rPr>
                <w:delText>ElevWs</w:delText>
              </w:r>
            </w:del>
          </w:p>
        </w:tc>
        <w:tc>
          <w:tcPr>
            <w:tcW w:w="0" w:type="auto"/>
            <w:shd w:val="clear" w:color="auto" w:fill="auto"/>
            <w:noWrap/>
            <w:vAlign w:val="center"/>
            <w:hideMark/>
          </w:tcPr>
          <w:p w14:paraId="006EAE4E" w14:textId="77777777" w:rsidR="00182E50" w:rsidRPr="00182E50" w:rsidRDefault="00182E50" w:rsidP="00182E50">
            <w:pPr>
              <w:spacing w:after="0" w:line="240" w:lineRule="auto"/>
              <w:jc w:val="center"/>
              <w:rPr>
                <w:del w:id="2586" w:author="Kopp, Darin" w:date="2025-02-20T15:34:00Z"/>
                <w:rFonts w:ascii="Calibri" w:eastAsia="Times New Roman" w:hAnsi="Calibri" w:cs="Calibri"/>
                <w:color w:val="000000"/>
                <w:sz w:val="18"/>
                <w:szCs w:val="18"/>
              </w:rPr>
            </w:pPr>
            <w:del w:id="2587" w:author="Kopp, Darin" w:date="2025-02-20T15:34:00Z">
              <w:r w:rsidRPr="00182E50">
                <w:rPr>
                  <w:rFonts w:ascii="Calibri" w:eastAsia="Times New Roman" w:hAnsi="Calibri" w:cs="Calibri"/>
                  <w:color w:val="000000"/>
                  <w:sz w:val="18"/>
                  <w:szCs w:val="18"/>
                </w:rPr>
                <w:delText>7</w:delText>
              </w:r>
            </w:del>
          </w:p>
        </w:tc>
        <w:tc>
          <w:tcPr>
            <w:tcW w:w="0" w:type="auto"/>
            <w:shd w:val="clear" w:color="auto" w:fill="auto"/>
            <w:noWrap/>
            <w:vAlign w:val="center"/>
            <w:hideMark/>
          </w:tcPr>
          <w:p w14:paraId="3121A0B5" w14:textId="77777777" w:rsidR="00182E50" w:rsidRPr="00182E50" w:rsidRDefault="00182E50" w:rsidP="00182E50">
            <w:pPr>
              <w:spacing w:after="0" w:line="240" w:lineRule="auto"/>
              <w:jc w:val="center"/>
              <w:rPr>
                <w:del w:id="2588" w:author="Kopp, Darin" w:date="2025-02-20T15:34:00Z"/>
                <w:rFonts w:ascii="Calibri" w:eastAsia="Times New Roman" w:hAnsi="Calibri" w:cs="Calibri"/>
                <w:b/>
                <w:bCs/>
                <w:color w:val="000000"/>
                <w:sz w:val="18"/>
                <w:szCs w:val="18"/>
              </w:rPr>
            </w:pPr>
            <w:del w:id="2589" w:author="Kopp, Darin" w:date="2025-02-20T15:34:00Z">
              <w:r w:rsidRPr="00182E50">
                <w:rPr>
                  <w:rFonts w:ascii="Calibri" w:eastAsia="Times New Roman" w:hAnsi="Calibri" w:cs="Calibri"/>
                  <w:b/>
                  <w:bCs/>
                  <w:color w:val="000000"/>
                  <w:sz w:val="18"/>
                  <w:szCs w:val="18"/>
                </w:rPr>
                <w:delText>5</w:delText>
              </w:r>
            </w:del>
          </w:p>
        </w:tc>
        <w:tc>
          <w:tcPr>
            <w:tcW w:w="0" w:type="auto"/>
            <w:shd w:val="clear" w:color="auto" w:fill="auto"/>
            <w:noWrap/>
            <w:vAlign w:val="center"/>
            <w:hideMark/>
          </w:tcPr>
          <w:p w14:paraId="721F0656" w14:textId="77777777" w:rsidR="00182E50" w:rsidRPr="00182E50" w:rsidRDefault="00182E50" w:rsidP="00182E50">
            <w:pPr>
              <w:spacing w:after="0" w:line="240" w:lineRule="auto"/>
              <w:jc w:val="center"/>
              <w:rPr>
                <w:del w:id="2590" w:author="Kopp, Darin" w:date="2025-02-20T15:34:00Z"/>
                <w:rFonts w:ascii="Calibri" w:eastAsia="Times New Roman" w:hAnsi="Calibri" w:cs="Calibri"/>
                <w:color w:val="000000"/>
                <w:sz w:val="18"/>
                <w:szCs w:val="18"/>
              </w:rPr>
            </w:pPr>
            <w:del w:id="2591" w:author="Kopp, Darin" w:date="2025-02-20T15:34:00Z">
              <w:r w:rsidRPr="00182E50">
                <w:rPr>
                  <w:rFonts w:ascii="Calibri" w:eastAsia="Times New Roman" w:hAnsi="Calibri" w:cs="Calibri"/>
                  <w:color w:val="000000"/>
                  <w:sz w:val="18"/>
                  <w:szCs w:val="18"/>
                </w:rPr>
                <w:delText>8</w:delText>
              </w:r>
            </w:del>
          </w:p>
        </w:tc>
        <w:tc>
          <w:tcPr>
            <w:tcW w:w="0" w:type="auto"/>
            <w:shd w:val="clear" w:color="auto" w:fill="auto"/>
            <w:noWrap/>
            <w:vAlign w:val="center"/>
            <w:hideMark/>
          </w:tcPr>
          <w:p w14:paraId="2B42FAA1" w14:textId="77777777" w:rsidR="00182E50" w:rsidRPr="00182E50" w:rsidRDefault="00182E50" w:rsidP="00182E50">
            <w:pPr>
              <w:spacing w:after="0" w:line="240" w:lineRule="auto"/>
              <w:jc w:val="center"/>
              <w:rPr>
                <w:del w:id="2592" w:author="Kopp, Darin" w:date="2025-02-20T15:34:00Z"/>
                <w:rFonts w:ascii="Calibri" w:eastAsia="Times New Roman" w:hAnsi="Calibri" w:cs="Calibri"/>
                <w:color w:val="000000"/>
                <w:sz w:val="18"/>
                <w:szCs w:val="18"/>
              </w:rPr>
            </w:pPr>
            <w:del w:id="2593" w:author="Kopp, Darin" w:date="2025-02-20T15:34:00Z">
              <w:r w:rsidRPr="00182E50">
                <w:rPr>
                  <w:rFonts w:ascii="Calibri" w:eastAsia="Times New Roman" w:hAnsi="Calibri" w:cs="Calibri"/>
                  <w:color w:val="000000"/>
                  <w:sz w:val="18"/>
                  <w:szCs w:val="18"/>
                </w:rPr>
                <w:delText>8</w:delText>
              </w:r>
            </w:del>
          </w:p>
        </w:tc>
        <w:tc>
          <w:tcPr>
            <w:tcW w:w="0" w:type="auto"/>
            <w:shd w:val="clear" w:color="auto" w:fill="auto"/>
            <w:noWrap/>
            <w:vAlign w:val="center"/>
            <w:hideMark/>
          </w:tcPr>
          <w:p w14:paraId="4395CB94" w14:textId="77777777" w:rsidR="00182E50" w:rsidRPr="00182E50" w:rsidRDefault="00182E50" w:rsidP="00182E50">
            <w:pPr>
              <w:spacing w:after="0" w:line="240" w:lineRule="auto"/>
              <w:jc w:val="center"/>
              <w:rPr>
                <w:del w:id="2594" w:author="Kopp, Darin" w:date="2025-02-20T15:34:00Z"/>
                <w:rFonts w:ascii="Calibri" w:eastAsia="Times New Roman" w:hAnsi="Calibri" w:cs="Calibri"/>
                <w:color w:val="000000"/>
                <w:sz w:val="18"/>
                <w:szCs w:val="18"/>
              </w:rPr>
            </w:pPr>
            <w:del w:id="2595"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4AFC57B" w14:textId="77777777" w:rsidR="00182E50" w:rsidRPr="00182E50" w:rsidRDefault="00182E50" w:rsidP="00182E50">
            <w:pPr>
              <w:spacing w:after="0" w:line="240" w:lineRule="auto"/>
              <w:jc w:val="center"/>
              <w:rPr>
                <w:del w:id="2596" w:author="Kopp, Darin" w:date="2025-02-20T15:34:00Z"/>
                <w:rFonts w:ascii="Calibri" w:eastAsia="Times New Roman" w:hAnsi="Calibri" w:cs="Calibri"/>
                <w:color w:val="000000"/>
                <w:sz w:val="18"/>
                <w:szCs w:val="18"/>
              </w:rPr>
            </w:pPr>
            <w:del w:id="2597" w:author="Kopp, Darin" w:date="2025-02-20T15:34:00Z">
              <w:r w:rsidRPr="00182E50">
                <w:rPr>
                  <w:rFonts w:ascii="Calibri" w:eastAsia="Times New Roman" w:hAnsi="Calibri" w:cs="Calibri"/>
                  <w:color w:val="000000"/>
                  <w:sz w:val="18"/>
                  <w:szCs w:val="18"/>
                </w:rPr>
                <w:delText>--</w:delText>
              </w:r>
            </w:del>
          </w:p>
        </w:tc>
      </w:tr>
      <w:tr w:rsidR="00182E50" w:rsidRPr="00182E50" w14:paraId="1BE65B3B" w14:textId="77777777" w:rsidTr="007D3D57">
        <w:trPr>
          <w:trHeight w:val="290"/>
          <w:jc w:val="center"/>
          <w:del w:id="2598" w:author="Kopp, Darin" w:date="2025-02-20T15:34:00Z"/>
        </w:trPr>
        <w:tc>
          <w:tcPr>
            <w:tcW w:w="0" w:type="auto"/>
            <w:shd w:val="clear" w:color="auto" w:fill="auto"/>
            <w:noWrap/>
            <w:vAlign w:val="center"/>
            <w:hideMark/>
          </w:tcPr>
          <w:p w14:paraId="67FCB736" w14:textId="77777777" w:rsidR="00182E50" w:rsidRPr="00182E50" w:rsidRDefault="00182E50" w:rsidP="00182E50">
            <w:pPr>
              <w:spacing w:after="0" w:line="240" w:lineRule="auto"/>
              <w:jc w:val="center"/>
              <w:rPr>
                <w:del w:id="2599" w:author="Kopp, Darin" w:date="2025-02-20T15:34:00Z"/>
                <w:rFonts w:ascii="Calibri" w:eastAsia="Times New Roman" w:hAnsi="Calibri" w:cs="Calibri"/>
                <w:color w:val="000000"/>
                <w:sz w:val="18"/>
                <w:szCs w:val="18"/>
              </w:rPr>
            </w:pPr>
            <w:del w:id="2600" w:author="Kopp, Darin" w:date="2025-02-20T15:34:00Z">
              <w:r w:rsidRPr="00182E50">
                <w:rPr>
                  <w:rFonts w:ascii="Calibri" w:eastAsia="Times New Roman" w:hAnsi="Calibri" w:cs="Calibri"/>
                  <w:color w:val="000000"/>
                  <w:sz w:val="18"/>
                  <w:szCs w:val="18"/>
                </w:rPr>
                <w:delText>KffactWs</w:delText>
              </w:r>
            </w:del>
          </w:p>
        </w:tc>
        <w:tc>
          <w:tcPr>
            <w:tcW w:w="0" w:type="auto"/>
            <w:shd w:val="clear" w:color="auto" w:fill="auto"/>
            <w:noWrap/>
            <w:vAlign w:val="center"/>
            <w:hideMark/>
          </w:tcPr>
          <w:p w14:paraId="650D8196" w14:textId="77777777" w:rsidR="00182E50" w:rsidRPr="00182E50" w:rsidRDefault="00182E50" w:rsidP="00182E50">
            <w:pPr>
              <w:spacing w:after="0" w:line="240" w:lineRule="auto"/>
              <w:jc w:val="center"/>
              <w:rPr>
                <w:del w:id="2601" w:author="Kopp, Darin" w:date="2025-02-20T15:34:00Z"/>
                <w:rFonts w:ascii="Calibri" w:eastAsia="Times New Roman" w:hAnsi="Calibri" w:cs="Calibri"/>
                <w:color w:val="000000"/>
                <w:sz w:val="18"/>
                <w:szCs w:val="18"/>
              </w:rPr>
            </w:pPr>
            <w:del w:id="2602" w:author="Kopp, Darin" w:date="2025-02-20T15:34:00Z">
              <w:r w:rsidRPr="00182E50">
                <w:rPr>
                  <w:rFonts w:ascii="Calibri" w:eastAsia="Times New Roman" w:hAnsi="Calibri" w:cs="Calibri"/>
                  <w:color w:val="000000"/>
                  <w:sz w:val="18"/>
                  <w:szCs w:val="18"/>
                </w:rPr>
                <w:delText>14</w:delText>
              </w:r>
            </w:del>
          </w:p>
        </w:tc>
        <w:tc>
          <w:tcPr>
            <w:tcW w:w="0" w:type="auto"/>
            <w:shd w:val="clear" w:color="auto" w:fill="auto"/>
            <w:noWrap/>
            <w:vAlign w:val="center"/>
            <w:hideMark/>
          </w:tcPr>
          <w:p w14:paraId="523131B4" w14:textId="77777777" w:rsidR="00182E50" w:rsidRPr="00182E50" w:rsidRDefault="00182E50" w:rsidP="00182E50">
            <w:pPr>
              <w:spacing w:after="0" w:line="240" w:lineRule="auto"/>
              <w:jc w:val="center"/>
              <w:rPr>
                <w:del w:id="2603" w:author="Kopp, Darin" w:date="2025-02-20T15:34:00Z"/>
                <w:rFonts w:ascii="Calibri" w:eastAsia="Times New Roman" w:hAnsi="Calibri" w:cs="Calibri"/>
                <w:color w:val="000000"/>
                <w:sz w:val="18"/>
                <w:szCs w:val="18"/>
              </w:rPr>
            </w:pPr>
            <w:del w:id="2604" w:author="Kopp, Darin" w:date="2025-02-20T15:34:00Z">
              <w:r w:rsidRPr="00182E50">
                <w:rPr>
                  <w:rFonts w:ascii="Calibri" w:eastAsia="Times New Roman" w:hAnsi="Calibri" w:cs="Calibri"/>
                  <w:color w:val="000000"/>
                  <w:sz w:val="18"/>
                  <w:szCs w:val="18"/>
                </w:rPr>
                <w:delText>12</w:delText>
              </w:r>
            </w:del>
          </w:p>
        </w:tc>
        <w:tc>
          <w:tcPr>
            <w:tcW w:w="0" w:type="auto"/>
            <w:shd w:val="clear" w:color="auto" w:fill="auto"/>
            <w:noWrap/>
            <w:vAlign w:val="center"/>
            <w:hideMark/>
          </w:tcPr>
          <w:p w14:paraId="444CBAE7" w14:textId="77777777" w:rsidR="00182E50" w:rsidRPr="00182E50" w:rsidRDefault="00182E50" w:rsidP="00182E50">
            <w:pPr>
              <w:spacing w:after="0" w:line="240" w:lineRule="auto"/>
              <w:jc w:val="center"/>
              <w:rPr>
                <w:del w:id="2605" w:author="Kopp, Darin" w:date="2025-02-20T15:34:00Z"/>
                <w:rFonts w:ascii="Calibri" w:eastAsia="Times New Roman" w:hAnsi="Calibri" w:cs="Calibri"/>
                <w:color w:val="000000"/>
                <w:sz w:val="18"/>
                <w:szCs w:val="18"/>
              </w:rPr>
            </w:pPr>
            <w:del w:id="2606" w:author="Kopp, Darin" w:date="2025-02-20T15:34:00Z">
              <w:r w:rsidRPr="00182E50">
                <w:rPr>
                  <w:rFonts w:ascii="Calibri" w:eastAsia="Times New Roman" w:hAnsi="Calibri" w:cs="Calibri"/>
                  <w:color w:val="000000"/>
                  <w:sz w:val="18"/>
                  <w:szCs w:val="18"/>
                </w:rPr>
                <w:delText>15</w:delText>
              </w:r>
            </w:del>
          </w:p>
        </w:tc>
        <w:tc>
          <w:tcPr>
            <w:tcW w:w="0" w:type="auto"/>
            <w:shd w:val="clear" w:color="auto" w:fill="auto"/>
            <w:noWrap/>
            <w:vAlign w:val="center"/>
            <w:hideMark/>
          </w:tcPr>
          <w:p w14:paraId="4EAB1B11" w14:textId="77777777" w:rsidR="00182E50" w:rsidRPr="00182E50" w:rsidRDefault="00182E50" w:rsidP="00182E50">
            <w:pPr>
              <w:spacing w:after="0" w:line="240" w:lineRule="auto"/>
              <w:jc w:val="center"/>
              <w:rPr>
                <w:del w:id="2607" w:author="Kopp, Darin" w:date="2025-02-20T15:34:00Z"/>
                <w:rFonts w:ascii="Calibri" w:eastAsia="Times New Roman" w:hAnsi="Calibri" w:cs="Calibri"/>
                <w:color w:val="000000"/>
                <w:sz w:val="18"/>
                <w:szCs w:val="18"/>
              </w:rPr>
            </w:pPr>
            <w:del w:id="2608" w:author="Kopp, Darin" w:date="2025-02-20T15:34:00Z">
              <w:r w:rsidRPr="00182E50">
                <w:rPr>
                  <w:rFonts w:ascii="Calibri" w:eastAsia="Times New Roman" w:hAnsi="Calibri" w:cs="Calibri"/>
                  <w:color w:val="000000"/>
                  <w:sz w:val="18"/>
                  <w:szCs w:val="18"/>
                </w:rPr>
                <w:delText>12</w:delText>
              </w:r>
            </w:del>
          </w:p>
        </w:tc>
        <w:tc>
          <w:tcPr>
            <w:tcW w:w="0" w:type="auto"/>
            <w:shd w:val="clear" w:color="auto" w:fill="auto"/>
            <w:noWrap/>
            <w:vAlign w:val="center"/>
            <w:hideMark/>
          </w:tcPr>
          <w:p w14:paraId="153A2B47" w14:textId="77777777" w:rsidR="00182E50" w:rsidRPr="00182E50" w:rsidRDefault="00182E50" w:rsidP="00182E50">
            <w:pPr>
              <w:spacing w:after="0" w:line="240" w:lineRule="auto"/>
              <w:jc w:val="center"/>
              <w:rPr>
                <w:del w:id="2609" w:author="Kopp, Darin" w:date="2025-02-20T15:34:00Z"/>
                <w:rFonts w:ascii="Calibri" w:eastAsia="Times New Roman" w:hAnsi="Calibri" w:cs="Calibri"/>
                <w:color w:val="000000"/>
                <w:sz w:val="18"/>
                <w:szCs w:val="18"/>
              </w:rPr>
            </w:pPr>
            <w:del w:id="2610" w:author="Kopp, Darin" w:date="2025-02-20T15:34:00Z">
              <w:r w:rsidRPr="00182E50">
                <w:rPr>
                  <w:rFonts w:ascii="Calibri" w:eastAsia="Times New Roman" w:hAnsi="Calibri" w:cs="Calibri"/>
                  <w:color w:val="000000"/>
                  <w:sz w:val="18"/>
                  <w:szCs w:val="18"/>
                </w:rPr>
                <w:delText>9</w:delText>
              </w:r>
            </w:del>
          </w:p>
        </w:tc>
        <w:tc>
          <w:tcPr>
            <w:tcW w:w="0" w:type="auto"/>
            <w:shd w:val="clear" w:color="auto" w:fill="auto"/>
            <w:noWrap/>
            <w:vAlign w:val="center"/>
            <w:hideMark/>
          </w:tcPr>
          <w:p w14:paraId="739AFCEF" w14:textId="77777777" w:rsidR="00182E50" w:rsidRPr="00182E50" w:rsidRDefault="00182E50" w:rsidP="00182E50">
            <w:pPr>
              <w:spacing w:after="0" w:line="240" w:lineRule="auto"/>
              <w:jc w:val="center"/>
              <w:rPr>
                <w:del w:id="2611" w:author="Kopp, Darin" w:date="2025-02-20T15:34:00Z"/>
                <w:rFonts w:ascii="Calibri" w:eastAsia="Times New Roman" w:hAnsi="Calibri" w:cs="Calibri"/>
                <w:color w:val="000000"/>
                <w:sz w:val="18"/>
                <w:szCs w:val="18"/>
              </w:rPr>
            </w:pPr>
            <w:del w:id="2612" w:author="Kopp, Darin" w:date="2025-02-20T15:34:00Z">
              <w:r w:rsidRPr="00182E50">
                <w:rPr>
                  <w:rFonts w:ascii="Calibri" w:eastAsia="Times New Roman" w:hAnsi="Calibri" w:cs="Calibri"/>
                  <w:color w:val="000000"/>
                  <w:sz w:val="18"/>
                  <w:szCs w:val="18"/>
                </w:rPr>
                <w:delText>--</w:delText>
              </w:r>
            </w:del>
          </w:p>
        </w:tc>
      </w:tr>
      <w:tr w:rsidR="00182E50" w:rsidRPr="00182E50" w14:paraId="229D3590" w14:textId="77777777" w:rsidTr="007D3D57">
        <w:trPr>
          <w:trHeight w:val="290"/>
          <w:jc w:val="center"/>
          <w:del w:id="2613" w:author="Kopp, Darin" w:date="2025-02-20T15:34:00Z"/>
        </w:trPr>
        <w:tc>
          <w:tcPr>
            <w:tcW w:w="0" w:type="auto"/>
            <w:shd w:val="clear" w:color="auto" w:fill="auto"/>
            <w:noWrap/>
            <w:vAlign w:val="center"/>
            <w:hideMark/>
          </w:tcPr>
          <w:p w14:paraId="6F46AA64" w14:textId="77777777" w:rsidR="00182E50" w:rsidRPr="00182E50" w:rsidRDefault="00182E50" w:rsidP="00182E50">
            <w:pPr>
              <w:spacing w:after="0" w:line="240" w:lineRule="auto"/>
              <w:jc w:val="center"/>
              <w:rPr>
                <w:del w:id="2614" w:author="Kopp, Darin" w:date="2025-02-20T15:34:00Z"/>
                <w:rFonts w:ascii="Calibri" w:eastAsia="Times New Roman" w:hAnsi="Calibri" w:cs="Calibri"/>
                <w:color w:val="000000"/>
                <w:sz w:val="18"/>
                <w:szCs w:val="18"/>
              </w:rPr>
            </w:pPr>
            <w:del w:id="2615" w:author="Kopp, Darin" w:date="2025-02-20T15:34:00Z">
              <w:r w:rsidRPr="00182E50">
                <w:rPr>
                  <w:rFonts w:ascii="Calibri" w:eastAsia="Times New Roman" w:hAnsi="Calibri" w:cs="Calibri"/>
                  <w:color w:val="000000"/>
                  <w:sz w:val="18"/>
                  <w:szCs w:val="18"/>
                </w:rPr>
                <w:delText>DepClWs</w:delText>
              </w:r>
            </w:del>
          </w:p>
        </w:tc>
        <w:tc>
          <w:tcPr>
            <w:tcW w:w="0" w:type="auto"/>
            <w:shd w:val="clear" w:color="auto" w:fill="auto"/>
            <w:noWrap/>
            <w:vAlign w:val="center"/>
            <w:hideMark/>
          </w:tcPr>
          <w:p w14:paraId="0503B4DE" w14:textId="77777777" w:rsidR="00182E50" w:rsidRPr="00182E50" w:rsidRDefault="00182E50" w:rsidP="00182E50">
            <w:pPr>
              <w:spacing w:after="0" w:line="240" w:lineRule="auto"/>
              <w:jc w:val="center"/>
              <w:rPr>
                <w:del w:id="2616" w:author="Kopp, Darin" w:date="2025-02-20T15:34:00Z"/>
                <w:rFonts w:ascii="Calibri" w:eastAsia="Times New Roman" w:hAnsi="Calibri" w:cs="Calibri"/>
                <w:color w:val="000000"/>
                <w:sz w:val="18"/>
                <w:szCs w:val="18"/>
              </w:rPr>
            </w:pPr>
            <w:del w:id="2617"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7A3E69E8" w14:textId="77777777" w:rsidR="00182E50" w:rsidRPr="00182E50" w:rsidRDefault="00182E50" w:rsidP="00182E50">
            <w:pPr>
              <w:spacing w:after="0" w:line="240" w:lineRule="auto"/>
              <w:jc w:val="center"/>
              <w:rPr>
                <w:del w:id="2618" w:author="Kopp, Darin" w:date="2025-02-20T15:34:00Z"/>
                <w:rFonts w:ascii="Calibri" w:eastAsia="Times New Roman" w:hAnsi="Calibri" w:cs="Calibri"/>
                <w:color w:val="000000"/>
                <w:sz w:val="18"/>
                <w:szCs w:val="18"/>
              </w:rPr>
            </w:pPr>
            <w:del w:id="2619"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4771F180" w14:textId="77777777" w:rsidR="00182E50" w:rsidRPr="00182E50" w:rsidRDefault="00182E50" w:rsidP="00182E50">
            <w:pPr>
              <w:spacing w:after="0" w:line="240" w:lineRule="auto"/>
              <w:jc w:val="center"/>
              <w:rPr>
                <w:del w:id="2620" w:author="Kopp, Darin" w:date="2025-02-20T15:34:00Z"/>
                <w:rFonts w:ascii="Calibri" w:eastAsia="Times New Roman" w:hAnsi="Calibri" w:cs="Calibri"/>
                <w:color w:val="000000"/>
                <w:sz w:val="18"/>
                <w:szCs w:val="18"/>
              </w:rPr>
            </w:pPr>
            <w:del w:id="2621" w:author="Kopp, Darin" w:date="2025-02-20T15:34:00Z">
              <w:r w:rsidRPr="00182E50">
                <w:rPr>
                  <w:rFonts w:ascii="Calibri" w:eastAsia="Times New Roman" w:hAnsi="Calibri" w:cs="Calibri"/>
                  <w:color w:val="000000"/>
                  <w:sz w:val="18"/>
                  <w:szCs w:val="18"/>
                </w:rPr>
                <w:delText>9</w:delText>
              </w:r>
            </w:del>
          </w:p>
        </w:tc>
        <w:tc>
          <w:tcPr>
            <w:tcW w:w="0" w:type="auto"/>
            <w:shd w:val="clear" w:color="auto" w:fill="auto"/>
            <w:noWrap/>
            <w:vAlign w:val="center"/>
            <w:hideMark/>
          </w:tcPr>
          <w:p w14:paraId="794A9E07" w14:textId="77777777" w:rsidR="00182E50" w:rsidRPr="00182E50" w:rsidRDefault="00182E50" w:rsidP="00182E50">
            <w:pPr>
              <w:spacing w:after="0" w:line="240" w:lineRule="auto"/>
              <w:jc w:val="center"/>
              <w:rPr>
                <w:del w:id="2622" w:author="Kopp, Darin" w:date="2025-02-20T15:34:00Z"/>
                <w:rFonts w:ascii="Calibri" w:eastAsia="Times New Roman" w:hAnsi="Calibri" w:cs="Calibri"/>
                <w:color w:val="000000"/>
                <w:sz w:val="18"/>
                <w:szCs w:val="18"/>
              </w:rPr>
            </w:pPr>
            <w:del w:id="2623"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3E9D6D47" w14:textId="77777777" w:rsidR="00182E50" w:rsidRPr="00182E50" w:rsidRDefault="00182E50" w:rsidP="00182E50">
            <w:pPr>
              <w:spacing w:after="0" w:line="240" w:lineRule="auto"/>
              <w:jc w:val="center"/>
              <w:rPr>
                <w:del w:id="2624" w:author="Kopp, Darin" w:date="2025-02-20T15:34:00Z"/>
                <w:rFonts w:ascii="Calibri" w:eastAsia="Times New Roman" w:hAnsi="Calibri" w:cs="Calibri"/>
                <w:color w:val="000000"/>
                <w:sz w:val="18"/>
                <w:szCs w:val="18"/>
              </w:rPr>
            </w:pPr>
            <w:del w:id="2625"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387604A6" w14:textId="77777777" w:rsidR="00182E50" w:rsidRPr="00182E50" w:rsidRDefault="00182E50" w:rsidP="00182E50">
            <w:pPr>
              <w:spacing w:after="0" w:line="240" w:lineRule="auto"/>
              <w:jc w:val="center"/>
              <w:rPr>
                <w:del w:id="2626" w:author="Kopp, Darin" w:date="2025-02-20T15:34:00Z"/>
                <w:rFonts w:ascii="Calibri" w:eastAsia="Times New Roman" w:hAnsi="Calibri" w:cs="Calibri"/>
                <w:color w:val="000000"/>
                <w:sz w:val="18"/>
                <w:szCs w:val="18"/>
              </w:rPr>
            </w:pPr>
            <w:del w:id="2627" w:author="Kopp, Darin" w:date="2025-02-20T15:34:00Z">
              <w:r w:rsidRPr="00182E50">
                <w:rPr>
                  <w:rFonts w:ascii="Calibri" w:eastAsia="Times New Roman" w:hAnsi="Calibri" w:cs="Calibri"/>
                  <w:color w:val="000000"/>
                  <w:sz w:val="18"/>
                  <w:szCs w:val="18"/>
                </w:rPr>
                <w:delText>--</w:delText>
              </w:r>
            </w:del>
          </w:p>
        </w:tc>
      </w:tr>
      <w:tr w:rsidR="00182E50" w:rsidRPr="00182E50" w14:paraId="31E44992" w14:textId="77777777" w:rsidTr="007D3D57">
        <w:trPr>
          <w:trHeight w:val="290"/>
          <w:jc w:val="center"/>
          <w:del w:id="2628" w:author="Kopp, Darin" w:date="2025-02-20T15:34:00Z"/>
        </w:trPr>
        <w:tc>
          <w:tcPr>
            <w:tcW w:w="0" w:type="auto"/>
            <w:shd w:val="clear" w:color="auto" w:fill="auto"/>
            <w:noWrap/>
            <w:vAlign w:val="center"/>
            <w:hideMark/>
          </w:tcPr>
          <w:p w14:paraId="041CA650" w14:textId="77777777" w:rsidR="00182E50" w:rsidRPr="00182E50" w:rsidRDefault="00182E50" w:rsidP="00182E50">
            <w:pPr>
              <w:spacing w:after="0" w:line="240" w:lineRule="auto"/>
              <w:jc w:val="center"/>
              <w:rPr>
                <w:del w:id="2629" w:author="Kopp, Darin" w:date="2025-02-20T15:34:00Z"/>
                <w:rFonts w:ascii="Calibri" w:eastAsia="Times New Roman" w:hAnsi="Calibri" w:cs="Calibri"/>
                <w:color w:val="000000"/>
                <w:sz w:val="18"/>
                <w:szCs w:val="18"/>
              </w:rPr>
            </w:pPr>
            <w:del w:id="2630" w:author="Kopp, Darin" w:date="2025-02-20T15:34:00Z">
              <w:r w:rsidRPr="00182E50">
                <w:rPr>
                  <w:rFonts w:ascii="Calibri" w:eastAsia="Times New Roman" w:hAnsi="Calibri" w:cs="Calibri"/>
                  <w:color w:val="000000"/>
                  <w:sz w:val="18"/>
                  <w:szCs w:val="18"/>
                </w:rPr>
                <w:delText>DepPWs</w:delText>
              </w:r>
            </w:del>
          </w:p>
        </w:tc>
        <w:tc>
          <w:tcPr>
            <w:tcW w:w="0" w:type="auto"/>
            <w:shd w:val="clear" w:color="auto" w:fill="auto"/>
            <w:noWrap/>
            <w:vAlign w:val="center"/>
            <w:hideMark/>
          </w:tcPr>
          <w:p w14:paraId="5A250C19" w14:textId="77777777" w:rsidR="00182E50" w:rsidRPr="00182E50" w:rsidRDefault="00182E50" w:rsidP="00182E50">
            <w:pPr>
              <w:spacing w:after="0" w:line="240" w:lineRule="auto"/>
              <w:jc w:val="center"/>
              <w:rPr>
                <w:del w:id="2631" w:author="Kopp, Darin" w:date="2025-02-20T15:34:00Z"/>
                <w:rFonts w:ascii="Calibri" w:eastAsia="Times New Roman" w:hAnsi="Calibri" w:cs="Calibri"/>
                <w:color w:val="000000"/>
                <w:sz w:val="18"/>
                <w:szCs w:val="18"/>
              </w:rPr>
            </w:pPr>
            <w:del w:id="2632"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A4E0E65" w14:textId="77777777" w:rsidR="00182E50" w:rsidRPr="00182E50" w:rsidRDefault="00182E50" w:rsidP="00182E50">
            <w:pPr>
              <w:spacing w:after="0" w:line="240" w:lineRule="auto"/>
              <w:jc w:val="center"/>
              <w:rPr>
                <w:del w:id="2633" w:author="Kopp, Darin" w:date="2025-02-20T15:34:00Z"/>
                <w:rFonts w:ascii="Calibri" w:eastAsia="Times New Roman" w:hAnsi="Calibri" w:cs="Calibri"/>
                <w:b/>
                <w:bCs/>
                <w:color w:val="000000"/>
                <w:sz w:val="18"/>
                <w:szCs w:val="18"/>
              </w:rPr>
            </w:pPr>
            <w:del w:id="2634" w:author="Kopp, Darin" w:date="2025-02-20T15:34:00Z">
              <w:r w:rsidRPr="00182E50">
                <w:rPr>
                  <w:rFonts w:ascii="Calibri" w:eastAsia="Times New Roman" w:hAnsi="Calibri" w:cs="Calibri"/>
                  <w:b/>
                  <w:bCs/>
                  <w:color w:val="000000"/>
                  <w:sz w:val="18"/>
                  <w:szCs w:val="18"/>
                </w:rPr>
                <w:delText>4</w:delText>
              </w:r>
            </w:del>
          </w:p>
        </w:tc>
        <w:tc>
          <w:tcPr>
            <w:tcW w:w="0" w:type="auto"/>
            <w:shd w:val="clear" w:color="auto" w:fill="auto"/>
            <w:noWrap/>
            <w:vAlign w:val="center"/>
            <w:hideMark/>
          </w:tcPr>
          <w:p w14:paraId="7F8B276F" w14:textId="77777777" w:rsidR="00182E50" w:rsidRPr="00182E50" w:rsidRDefault="00182E50" w:rsidP="00182E50">
            <w:pPr>
              <w:spacing w:after="0" w:line="240" w:lineRule="auto"/>
              <w:jc w:val="center"/>
              <w:rPr>
                <w:del w:id="2635" w:author="Kopp, Darin" w:date="2025-02-20T15:34:00Z"/>
                <w:rFonts w:ascii="Calibri" w:eastAsia="Times New Roman" w:hAnsi="Calibri" w:cs="Calibri"/>
                <w:color w:val="000000"/>
                <w:sz w:val="18"/>
                <w:szCs w:val="18"/>
              </w:rPr>
            </w:pPr>
            <w:del w:id="2636"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1874B900" w14:textId="77777777" w:rsidR="00182E50" w:rsidRPr="00182E50" w:rsidRDefault="00182E50" w:rsidP="00182E50">
            <w:pPr>
              <w:spacing w:after="0" w:line="240" w:lineRule="auto"/>
              <w:jc w:val="center"/>
              <w:rPr>
                <w:del w:id="2637" w:author="Kopp, Darin" w:date="2025-02-20T15:34:00Z"/>
                <w:rFonts w:ascii="Calibri" w:eastAsia="Times New Roman" w:hAnsi="Calibri" w:cs="Calibri"/>
                <w:color w:val="000000"/>
                <w:sz w:val="18"/>
                <w:szCs w:val="18"/>
              </w:rPr>
            </w:pPr>
            <w:del w:id="2638"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0E9E939" w14:textId="77777777" w:rsidR="00182E50" w:rsidRPr="00182E50" w:rsidRDefault="00182E50" w:rsidP="00182E50">
            <w:pPr>
              <w:spacing w:after="0" w:line="240" w:lineRule="auto"/>
              <w:jc w:val="center"/>
              <w:rPr>
                <w:del w:id="2639" w:author="Kopp, Darin" w:date="2025-02-20T15:34:00Z"/>
                <w:rFonts w:ascii="Calibri" w:eastAsia="Times New Roman" w:hAnsi="Calibri" w:cs="Calibri"/>
                <w:color w:val="000000"/>
                <w:sz w:val="18"/>
                <w:szCs w:val="18"/>
              </w:rPr>
            </w:pPr>
            <w:del w:id="2640"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38A520B3" w14:textId="77777777" w:rsidR="00182E50" w:rsidRPr="00182E50" w:rsidRDefault="00182E50" w:rsidP="00182E50">
            <w:pPr>
              <w:spacing w:after="0" w:line="240" w:lineRule="auto"/>
              <w:jc w:val="center"/>
              <w:rPr>
                <w:del w:id="2641" w:author="Kopp, Darin" w:date="2025-02-20T15:34:00Z"/>
                <w:rFonts w:ascii="Calibri" w:eastAsia="Times New Roman" w:hAnsi="Calibri" w:cs="Calibri"/>
                <w:color w:val="000000"/>
                <w:sz w:val="18"/>
                <w:szCs w:val="18"/>
              </w:rPr>
            </w:pPr>
            <w:del w:id="2642" w:author="Kopp, Darin" w:date="2025-02-20T15:34:00Z">
              <w:r w:rsidRPr="00182E50">
                <w:rPr>
                  <w:rFonts w:ascii="Calibri" w:eastAsia="Times New Roman" w:hAnsi="Calibri" w:cs="Calibri"/>
                  <w:color w:val="000000"/>
                  <w:sz w:val="18"/>
                  <w:szCs w:val="18"/>
                </w:rPr>
                <w:delText>--</w:delText>
              </w:r>
            </w:del>
          </w:p>
        </w:tc>
      </w:tr>
      <w:tr w:rsidR="00182E50" w:rsidRPr="00182E50" w14:paraId="373DC0B8" w14:textId="77777777" w:rsidTr="007D3D57">
        <w:trPr>
          <w:trHeight w:val="290"/>
          <w:jc w:val="center"/>
          <w:del w:id="2643" w:author="Kopp, Darin" w:date="2025-02-20T15:34:00Z"/>
        </w:trPr>
        <w:tc>
          <w:tcPr>
            <w:tcW w:w="0" w:type="auto"/>
            <w:shd w:val="clear" w:color="auto" w:fill="auto"/>
            <w:noWrap/>
            <w:vAlign w:val="center"/>
            <w:hideMark/>
          </w:tcPr>
          <w:p w14:paraId="1DE73803" w14:textId="77777777" w:rsidR="00182E50" w:rsidRPr="00182E50" w:rsidRDefault="00182E50" w:rsidP="00182E50">
            <w:pPr>
              <w:spacing w:after="0" w:line="240" w:lineRule="auto"/>
              <w:jc w:val="center"/>
              <w:rPr>
                <w:del w:id="2644" w:author="Kopp, Darin" w:date="2025-02-20T15:34:00Z"/>
                <w:rFonts w:ascii="Calibri" w:eastAsia="Times New Roman" w:hAnsi="Calibri" w:cs="Calibri"/>
                <w:color w:val="000000"/>
                <w:sz w:val="18"/>
                <w:szCs w:val="18"/>
              </w:rPr>
            </w:pPr>
            <w:del w:id="2645" w:author="Kopp, Darin" w:date="2025-02-20T15:34:00Z">
              <w:r w:rsidRPr="00182E50">
                <w:rPr>
                  <w:rFonts w:ascii="Calibri" w:eastAsia="Times New Roman" w:hAnsi="Calibri" w:cs="Calibri"/>
                  <w:color w:val="000000"/>
                  <w:sz w:val="18"/>
                  <w:szCs w:val="18"/>
                </w:rPr>
                <w:delText>NWs</w:delText>
              </w:r>
            </w:del>
          </w:p>
        </w:tc>
        <w:tc>
          <w:tcPr>
            <w:tcW w:w="0" w:type="auto"/>
            <w:shd w:val="clear" w:color="auto" w:fill="auto"/>
            <w:noWrap/>
            <w:vAlign w:val="center"/>
            <w:hideMark/>
          </w:tcPr>
          <w:p w14:paraId="4A5C99FD" w14:textId="77777777" w:rsidR="00182E50" w:rsidRPr="00182E50" w:rsidRDefault="00182E50" w:rsidP="00182E50">
            <w:pPr>
              <w:spacing w:after="0" w:line="240" w:lineRule="auto"/>
              <w:jc w:val="center"/>
              <w:rPr>
                <w:del w:id="2646" w:author="Kopp, Darin" w:date="2025-02-20T15:34:00Z"/>
                <w:rFonts w:ascii="Calibri" w:eastAsia="Times New Roman" w:hAnsi="Calibri" w:cs="Calibri"/>
                <w:color w:val="000000"/>
                <w:sz w:val="18"/>
                <w:szCs w:val="18"/>
              </w:rPr>
            </w:pPr>
            <w:del w:id="2647" w:author="Kopp, Darin" w:date="2025-02-20T15:34:00Z">
              <w:r w:rsidRPr="00182E50">
                <w:rPr>
                  <w:rFonts w:ascii="Calibri" w:eastAsia="Times New Roman" w:hAnsi="Calibri" w:cs="Calibri"/>
                  <w:color w:val="000000"/>
                  <w:sz w:val="18"/>
                  <w:szCs w:val="18"/>
                </w:rPr>
                <w:delText>11</w:delText>
              </w:r>
            </w:del>
          </w:p>
        </w:tc>
        <w:tc>
          <w:tcPr>
            <w:tcW w:w="0" w:type="auto"/>
            <w:shd w:val="clear" w:color="auto" w:fill="auto"/>
            <w:noWrap/>
            <w:vAlign w:val="center"/>
            <w:hideMark/>
          </w:tcPr>
          <w:p w14:paraId="5D8C6303" w14:textId="77777777" w:rsidR="00182E50" w:rsidRPr="00182E50" w:rsidRDefault="00182E50" w:rsidP="00182E50">
            <w:pPr>
              <w:spacing w:after="0" w:line="240" w:lineRule="auto"/>
              <w:jc w:val="center"/>
              <w:rPr>
                <w:del w:id="2648" w:author="Kopp, Darin" w:date="2025-02-20T15:34:00Z"/>
                <w:rFonts w:ascii="Calibri" w:eastAsia="Times New Roman" w:hAnsi="Calibri" w:cs="Calibri"/>
                <w:color w:val="000000"/>
                <w:sz w:val="18"/>
                <w:szCs w:val="18"/>
              </w:rPr>
            </w:pPr>
          </w:p>
        </w:tc>
        <w:tc>
          <w:tcPr>
            <w:tcW w:w="0" w:type="auto"/>
            <w:shd w:val="clear" w:color="auto" w:fill="auto"/>
            <w:noWrap/>
            <w:vAlign w:val="center"/>
            <w:hideMark/>
          </w:tcPr>
          <w:p w14:paraId="6DBF5DB4" w14:textId="77777777" w:rsidR="00182E50" w:rsidRPr="00182E50" w:rsidRDefault="00182E50" w:rsidP="00182E50">
            <w:pPr>
              <w:spacing w:after="0" w:line="240" w:lineRule="auto"/>
              <w:jc w:val="center"/>
              <w:rPr>
                <w:del w:id="2649" w:author="Kopp, Darin" w:date="2025-02-20T15:34:00Z"/>
                <w:rFonts w:ascii="Calibri" w:eastAsia="Times New Roman" w:hAnsi="Calibri" w:cs="Calibri"/>
                <w:color w:val="000000"/>
                <w:sz w:val="18"/>
                <w:szCs w:val="18"/>
              </w:rPr>
            </w:pPr>
            <w:del w:id="2650" w:author="Kopp, Darin" w:date="2025-02-20T15:34:00Z">
              <w:r w:rsidRPr="00182E50">
                <w:rPr>
                  <w:rFonts w:ascii="Calibri" w:eastAsia="Times New Roman" w:hAnsi="Calibri" w:cs="Calibri"/>
                  <w:color w:val="000000"/>
                  <w:sz w:val="18"/>
                  <w:szCs w:val="18"/>
                </w:rPr>
                <w:delText>12</w:delText>
              </w:r>
            </w:del>
          </w:p>
        </w:tc>
        <w:tc>
          <w:tcPr>
            <w:tcW w:w="0" w:type="auto"/>
            <w:shd w:val="clear" w:color="auto" w:fill="auto"/>
            <w:noWrap/>
            <w:vAlign w:val="center"/>
            <w:hideMark/>
          </w:tcPr>
          <w:p w14:paraId="617AA6A5" w14:textId="77777777" w:rsidR="00182E50" w:rsidRPr="00182E50" w:rsidRDefault="00182E50" w:rsidP="00182E50">
            <w:pPr>
              <w:spacing w:after="0" w:line="240" w:lineRule="auto"/>
              <w:jc w:val="center"/>
              <w:rPr>
                <w:del w:id="2651" w:author="Kopp, Darin" w:date="2025-02-20T15:34:00Z"/>
                <w:rFonts w:ascii="Calibri" w:eastAsia="Times New Roman" w:hAnsi="Calibri" w:cs="Calibri"/>
                <w:b/>
                <w:bCs/>
                <w:color w:val="000000"/>
                <w:sz w:val="18"/>
                <w:szCs w:val="18"/>
              </w:rPr>
            </w:pPr>
            <w:del w:id="2652" w:author="Kopp, Darin" w:date="2025-02-20T15:34:00Z">
              <w:r w:rsidRPr="00182E50">
                <w:rPr>
                  <w:rFonts w:ascii="Calibri" w:eastAsia="Times New Roman" w:hAnsi="Calibri" w:cs="Calibri"/>
                  <w:b/>
                  <w:bCs/>
                  <w:color w:val="000000"/>
                  <w:sz w:val="18"/>
                  <w:szCs w:val="18"/>
                </w:rPr>
                <w:delText>4</w:delText>
              </w:r>
            </w:del>
          </w:p>
        </w:tc>
        <w:tc>
          <w:tcPr>
            <w:tcW w:w="0" w:type="auto"/>
            <w:shd w:val="clear" w:color="auto" w:fill="auto"/>
            <w:noWrap/>
            <w:vAlign w:val="center"/>
            <w:hideMark/>
          </w:tcPr>
          <w:p w14:paraId="3957E348" w14:textId="77777777" w:rsidR="00182E50" w:rsidRPr="00182E50" w:rsidRDefault="00182E50" w:rsidP="00182E50">
            <w:pPr>
              <w:spacing w:after="0" w:line="240" w:lineRule="auto"/>
              <w:jc w:val="center"/>
              <w:rPr>
                <w:del w:id="2653" w:author="Kopp, Darin" w:date="2025-02-20T15:34:00Z"/>
                <w:rFonts w:ascii="Calibri" w:eastAsia="Times New Roman" w:hAnsi="Calibri" w:cs="Calibri"/>
                <w:color w:val="000000"/>
                <w:sz w:val="18"/>
                <w:szCs w:val="18"/>
              </w:rPr>
            </w:pPr>
            <w:del w:id="2654"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7BB704BD" w14:textId="77777777" w:rsidR="00182E50" w:rsidRPr="00182E50" w:rsidRDefault="00182E50" w:rsidP="00182E50">
            <w:pPr>
              <w:spacing w:after="0" w:line="240" w:lineRule="auto"/>
              <w:jc w:val="center"/>
              <w:rPr>
                <w:del w:id="2655" w:author="Kopp, Darin" w:date="2025-02-20T15:34:00Z"/>
                <w:rFonts w:ascii="Calibri" w:eastAsia="Times New Roman" w:hAnsi="Calibri" w:cs="Calibri"/>
                <w:color w:val="000000"/>
                <w:sz w:val="18"/>
                <w:szCs w:val="18"/>
              </w:rPr>
            </w:pPr>
            <w:del w:id="2656" w:author="Kopp, Darin" w:date="2025-02-20T15:34:00Z">
              <w:r w:rsidRPr="00182E50">
                <w:rPr>
                  <w:rFonts w:ascii="Calibri" w:eastAsia="Times New Roman" w:hAnsi="Calibri" w:cs="Calibri"/>
                  <w:color w:val="000000"/>
                  <w:sz w:val="18"/>
                  <w:szCs w:val="18"/>
                </w:rPr>
                <w:delText>--</w:delText>
              </w:r>
            </w:del>
          </w:p>
        </w:tc>
      </w:tr>
      <w:tr w:rsidR="00182E50" w:rsidRPr="00182E50" w14:paraId="1D1BA8AD" w14:textId="77777777" w:rsidTr="007D3D57">
        <w:trPr>
          <w:trHeight w:val="290"/>
          <w:jc w:val="center"/>
          <w:del w:id="2657" w:author="Kopp, Darin" w:date="2025-02-20T15:34:00Z"/>
        </w:trPr>
        <w:tc>
          <w:tcPr>
            <w:tcW w:w="0" w:type="auto"/>
            <w:shd w:val="clear" w:color="auto" w:fill="auto"/>
            <w:noWrap/>
            <w:vAlign w:val="center"/>
            <w:hideMark/>
          </w:tcPr>
          <w:p w14:paraId="571728A3" w14:textId="77777777" w:rsidR="00182E50" w:rsidRPr="00182E50" w:rsidRDefault="00182E50" w:rsidP="00182E50">
            <w:pPr>
              <w:spacing w:after="0" w:line="240" w:lineRule="auto"/>
              <w:jc w:val="center"/>
              <w:rPr>
                <w:del w:id="2658" w:author="Kopp, Darin" w:date="2025-02-20T15:34:00Z"/>
                <w:rFonts w:ascii="Calibri" w:eastAsia="Times New Roman" w:hAnsi="Calibri" w:cs="Calibri"/>
                <w:color w:val="000000"/>
                <w:sz w:val="18"/>
                <w:szCs w:val="18"/>
              </w:rPr>
            </w:pPr>
            <w:del w:id="2659" w:author="Kopp, Darin" w:date="2025-02-20T15:34:00Z">
              <w:r w:rsidRPr="00182E50">
                <w:rPr>
                  <w:rFonts w:ascii="Calibri" w:eastAsia="Times New Roman" w:hAnsi="Calibri" w:cs="Calibri"/>
                  <w:color w:val="000000"/>
                  <w:sz w:val="18"/>
                  <w:szCs w:val="18"/>
                </w:rPr>
                <w:delText>P2O5Ws</w:delText>
              </w:r>
            </w:del>
          </w:p>
        </w:tc>
        <w:tc>
          <w:tcPr>
            <w:tcW w:w="0" w:type="auto"/>
            <w:shd w:val="clear" w:color="auto" w:fill="auto"/>
            <w:noWrap/>
            <w:vAlign w:val="center"/>
            <w:hideMark/>
          </w:tcPr>
          <w:p w14:paraId="2E7ECE3B" w14:textId="77777777" w:rsidR="00182E50" w:rsidRPr="00182E50" w:rsidRDefault="00182E50" w:rsidP="00182E50">
            <w:pPr>
              <w:spacing w:after="0" w:line="240" w:lineRule="auto"/>
              <w:jc w:val="center"/>
              <w:rPr>
                <w:del w:id="2660" w:author="Kopp, Darin" w:date="2025-02-20T15:34:00Z"/>
                <w:rFonts w:ascii="Calibri" w:eastAsia="Times New Roman" w:hAnsi="Calibri" w:cs="Calibri"/>
                <w:color w:val="000000"/>
                <w:sz w:val="18"/>
                <w:szCs w:val="18"/>
              </w:rPr>
            </w:pPr>
            <w:del w:id="2661" w:author="Kopp, Darin" w:date="2025-02-20T15:34:00Z">
              <w:r w:rsidRPr="00182E50">
                <w:rPr>
                  <w:rFonts w:ascii="Calibri" w:eastAsia="Times New Roman" w:hAnsi="Calibri" w:cs="Calibri"/>
                  <w:color w:val="000000"/>
                  <w:sz w:val="18"/>
                  <w:szCs w:val="18"/>
                </w:rPr>
                <w:delText>15</w:delText>
              </w:r>
            </w:del>
          </w:p>
        </w:tc>
        <w:tc>
          <w:tcPr>
            <w:tcW w:w="0" w:type="auto"/>
            <w:shd w:val="clear" w:color="auto" w:fill="auto"/>
            <w:noWrap/>
            <w:vAlign w:val="center"/>
            <w:hideMark/>
          </w:tcPr>
          <w:p w14:paraId="51BA7F2E" w14:textId="77777777" w:rsidR="00182E50" w:rsidRPr="00182E50" w:rsidRDefault="00182E50" w:rsidP="00182E50">
            <w:pPr>
              <w:spacing w:after="0" w:line="240" w:lineRule="auto"/>
              <w:jc w:val="center"/>
              <w:rPr>
                <w:del w:id="2662" w:author="Kopp, Darin" w:date="2025-02-20T15:34:00Z"/>
                <w:rFonts w:ascii="Calibri" w:eastAsia="Times New Roman" w:hAnsi="Calibri" w:cs="Calibri"/>
                <w:color w:val="000000"/>
                <w:sz w:val="18"/>
                <w:szCs w:val="18"/>
              </w:rPr>
            </w:pPr>
            <w:del w:id="2663" w:author="Kopp, Darin" w:date="2025-02-20T15:34:00Z">
              <w:r w:rsidRPr="00182E50">
                <w:rPr>
                  <w:rFonts w:ascii="Calibri" w:eastAsia="Times New Roman" w:hAnsi="Calibri" w:cs="Calibri"/>
                  <w:color w:val="000000"/>
                  <w:sz w:val="18"/>
                  <w:szCs w:val="18"/>
                </w:rPr>
                <w:delText>6</w:delText>
              </w:r>
            </w:del>
          </w:p>
        </w:tc>
        <w:tc>
          <w:tcPr>
            <w:tcW w:w="0" w:type="auto"/>
            <w:shd w:val="clear" w:color="auto" w:fill="auto"/>
            <w:noWrap/>
            <w:vAlign w:val="center"/>
            <w:hideMark/>
          </w:tcPr>
          <w:p w14:paraId="7AADE811" w14:textId="77777777" w:rsidR="00182E50" w:rsidRPr="00182E50" w:rsidRDefault="00182E50" w:rsidP="00182E50">
            <w:pPr>
              <w:spacing w:after="0" w:line="240" w:lineRule="auto"/>
              <w:jc w:val="center"/>
              <w:rPr>
                <w:del w:id="2664" w:author="Kopp, Darin" w:date="2025-02-20T15:34:00Z"/>
                <w:rFonts w:ascii="Calibri" w:eastAsia="Times New Roman" w:hAnsi="Calibri" w:cs="Calibri"/>
                <w:color w:val="000000"/>
                <w:sz w:val="18"/>
                <w:szCs w:val="18"/>
              </w:rPr>
            </w:pPr>
            <w:del w:id="2665" w:author="Kopp, Darin" w:date="2025-02-20T15:34:00Z">
              <w:r w:rsidRPr="00182E50">
                <w:rPr>
                  <w:rFonts w:ascii="Calibri" w:eastAsia="Times New Roman" w:hAnsi="Calibri" w:cs="Calibri"/>
                  <w:color w:val="000000"/>
                  <w:sz w:val="18"/>
                  <w:szCs w:val="18"/>
                </w:rPr>
                <w:delText>18</w:delText>
              </w:r>
            </w:del>
          </w:p>
        </w:tc>
        <w:tc>
          <w:tcPr>
            <w:tcW w:w="0" w:type="auto"/>
            <w:shd w:val="clear" w:color="auto" w:fill="auto"/>
            <w:noWrap/>
            <w:vAlign w:val="center"/>
            <w:hideMark/>
          </w:tcPr>
          <w:p w14:paraId="7CACC4A4" w14:textId="77777777" w:rsidR="00182E50" w:rsidRPr="00182E50" w:rsidRDefault="00182E50" w:rsidP="00182E50">
            <w:pPr>
              <w:spacing w:after="0" w:line="240" w:lineRule="auto"/>
              <w:jc w:val="center"/>
              <w:rPr>
                <w:del w:id="2666" w:author="Kopp, Darin" w:date="2025-02-20T15:34:00Z"/>
                <w:rFonts w:ascii="Calibri" w:eastAsia="Times New Roman" w:hAnsi="Calibri" w:cs="Calibri"/>
                <w:color w:val="000000"/>
                <w:sz w:val="18"/>
                <w:szCs w:val="18"/>
              </w:rPr>
            </w:pPr>
            <w:del w:id="2667" w:author="Kopp, Darin" w:date="2025-02-20T15:34:00Z">
              <w:r w:rsidRPr="00182E50">
                <w:rPr>
                  <w:rFonts w:ascii="Calibri" w:eastAsia="Times New Roman" w:hAnsi="Calibri" w:cs="Calibri"/>
                  <w:color w:val="000000"/>
                  <w:sz w:val="18"/>
                  <w:szCs w:val="18"/>
                </w:rPr>
                <w:delText>16</w:delText>
              </w:r>
            </w:del>
          </w:p>
        </w:tc>
        <w:tc>
          <w:tcPr>
            <w:tcW w:w="0" w:type="auto"/>
            <w:shd w:val="clear" w:color="auto" w:fill="auto"/>
            <w:noWrap/>
            <w:vAlign w:val="center"/>
            <w:hideMark/>
          </w:tcPr>
          <w:p w14:paraId="0B00BA26" w14:textId="77777777" w:rsidR="00182E50" w:rsidRPr="00182E50" w:rsidRDefault="00182E50" w:rsidP="00182E50">
            <w:pPr>
              <w:spacing w:after="0" w:line="240" w:lineRule="auto"/>
              <w:jc w:val="center"/>
              <w:rPr>
                <w:del w:id="2668" w:author="Kopp, Darin" w:date="2025-02-20T15:34:00Z"/>
                <w:rFonts w:ascii="Calibri" w:eastAsia="Times New Roman" w:hAnsi="Calibri" w:cs="Calibri"/>
                <w:color w:val="000000"/>
                <w:sz w:val="18"/>
                <w:szCs w:val="18"/>
              </w:rPr>
            </w:pPr>
            <w:del w:id="2669"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35F1ECF1" w14:textId="77777777" w:rsidR="00182E50" w:rsidRPr="00182E50" w:rsidRDefault="00182E50" w:rsidP="00182E50">
            <w:pPr>
              <w:spacing w:after="0" w:line="240" w:lineRule="auto"/>
              <w:jc w:val="center"/>
              <w:rPr>
                <w:del w:id="2670" w:author="Kopp, Darin" w:date="2025-02-20T15:34:00Z"/>
                <w:rFonts w:ascii="Calibri" w:eastAsia="Times New Roman" w:hAnsi="Calibri" w:cs="Calibri"/>
                <w:color w:val="000000"/>
                <w:sz w:val="18"/>
                <w:szCs w:val="18"/>
              </w:rPr>
            </w:pPr>
            <w:del w:id="2671" w:author="Kopp, Darin" w:date="2025-02-20T15:34:00Z">
              <w:r w:rsidRPr="00182E50">
                <w:rPr>
                  <w:rFonts w:ascii="Calibri" w:eastAsia="Times New Roman" w:hAnsi="Calibri" w:cs="Calibri"/>
                  <w:color w:val="000000"/>
                  <w:sz w:val="18"/>
                  <w:szCs w:val="18"/>
                </w:rPr>
                <w:delText>--</w:delText>
              </w:r>
            </w:del>
          </w:p>
        </w:tc>
      </w:tr>
      <w:tr w:rsidR="00182E50" w:rsidRPr="00182E50" w14:paraId="79B29939" w14:textId="77777777" w:rsidTr="007D3D57">
        <w:trPr>
          <w:trHeight w:val="290"/>
          <w:jc w:val="center"/>
          <w:del w:id="2672" w:author="Kopp, Darin" w:date="2025-02-20T15:34:00Z"/>
        </w:trPr>
        <w:tc>
          <w:tcPr>
            <w:tcW w:w="0" w:type="auto"/>
            <w:shd w:val="clear" w:color="auto" w:fill="auto"/>
            <w:noWrap/>
            <w:vAlign w:val="center"/>
            <w:hideMark/>
          </w:tcPr>
          <w:p w14:paraId="4922C77E" w14:textId="77777777" w:rsidR="00182E50" w:rsidRPr="00182E50" w:rsidRDefault="00182E50" w:rsidP="00182E50">
            <w:pPr>
              <w:spacing w:after="0" w:line="240" w:lineRule="auto"/>
              <w:jc w:val="center"/>
              <w:rPr>
                <w:del w:id="2673" w:author="Kopp, Darin" w:date="2025-02-20T15:34:00Z"/>
                <w:rFonts w:ascii="Calibri" w:eastAsia="Times New Roman" w:hAnsi="Calibri" w:cs="Calibri"/>
                <w:color w:val="000000"/>
                <w:sz w:val="18"/>
                <w:szCs w:val="18"/>
              </w:rPr>
            </w:pPr>
            <w:del w:id="2674" w:author="Kopp, Darin" w:date="2025-02-20T15:34:00Z">
              <w:r w:rsidRPr="00182E50">
                <w:rPr>
                  <w:rFonts w:ascii="Calibri" w:eastAsia="Times New Roman" w:hAnsi="Calibri" w:cs="Calibri"/>
                  <w:color w:val="000000"/>
                  <w:sz w:val="18"/>
                  <w:szCs w:val="18"/>
                </w:rPr>
                <w:delText>PctAlluvCoastWs</w:delText>
              </w:r>
            </w:del>
          </w:p>
        </w:tc>
        <w:tc>
          <w:tcPr>
            <w:tcW w:w="0" w:type="auto"/>
            <w:shd w:val="clear" w:color="auto" w:fill="auto"/>
            <w:noWrap/>
            <w:vAlign w:val="center"/>
            <w:hideMark/>
          </w:tcPr>
          <w:p w14:paraId="564C1406" w14:textId="77777777" w:rsidR="00182E50" w:rsidRPr="00182E50" w:rsidRDefault="00182E50" w:rsidP="00182E50">
            <w:pPr>
              <w:spacing w:after="0" w:line="240" w:lineRule="auto"/>
              <w:jc w:val="center"/>
              <w:rPr>
                <w:del w:id="2675" w:author="Kopp, Darin" w:date="2025-02-20T15:34:00Z"/>
                <w:rFonts w:ascii="Calibri" w:eastAsia="Times New Roman" w:hAnsi="Calibri" w:cs="Calibri"/>
                <w:color w:val="000000"/>
                <w:sz w:val="18"/>
                <w:szCs w:val="18"/>
              </w:rPr>
            </w:pPr>
            <w:del w:id="2676"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3FA90F8F" w14:textId="77777777" w:rsidR="00182E50" w:rsidRPr="00182E50" w:rsidRDefault="00182E50" w:rsidP="00182E50">
            <w:pPr>
              <w:spacing w:after="0" w:line="240" w:lineRule="auto"/>
              <w:jc w:val="center"/>
              <w:rPr>
                <w:del w:id="2677" w:author="Kopp, Darin" w:date="2025-02-20T15:34:00Z"/>
                <w:rFonts w:ascii="Calibri" w:eastAsia="Times New Roman" w:hAnsi="Calibri" w:cs="Calibri"/>
                <w:color w:val="000000"/>
                <w:sz w:val="18"/>
                <w:szCs w:val="18"/>
              </w:rPr>
            </w:pPr>
            <w:del w:id="2678"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3C6B192" w14:textId="77777777" w:rsidR="00182E50" w:rsidRPr="00182E50" w:rsidRDefault="00182E50" w:rsidP="00182E50">
            <w:pPr>
              <w:spacing w:after="0" w:line="240" w:lineRule="auto"/>
              <w:jc w:val="center"/>
              <w:rPr>
                <w:del w:id="2679" w:author="Kopp, Darin" w:date="2025-02-20T15:34:00Z"/>
                <w:rFonts w:ascii="Calibri" w:eastAsia="Times New Roman" w:hAnsi="Calibri" w:cs="Calibri"/>
                <w:color w:val="000000"/>
                <w:sz w:val="18"/>
                <w:szCs w:val="18"/>
              </w:rPr>
            </w:pPr>
            <w:del w:id="2680"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089718F7" w14:textId="77777777" w:rsidR="00182E50" w:rsidRPr="00182E50" w:rsidRDefault="00182E50" w:rsidP="00182E50">
            <w:pPr>
              <w:spacing w:after="0" w:line="240" w:lineRule="auto"/>
              <w:jc w:val="center"/>
              <w:rPr>
                <w:del w:id="2681" w:author="Kopp, Darin" w:date="2025-02-20T15:34:00Z"/>
                <w:rFonts w:ascii="Calibri" w:eastAsia="Times New Roman" w:hAnsi="Calibri" w:cs="Calibri"/>
                <w:color w:val="000000"/>
                <w:sz w:val="18"/>
                <w:szCs w:val="18"/>
              </w:rPr>
            </w:pPr>
            <w:del w:id="2682"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27A576ED" w14:textId="77777777" w:rsidR="00182E50" w:rsidRPr="00182E50" w:rsidRDefault="00182E50" w:rsidP="00182E50">
            <w:pPr>
              <w:spacing w:after="0" w:line="240" w:lineRule="auto"/>
              <w:jc w:val="center"/>
              <w:rPr>
                <w:del w:id="2683" w:author="Kopp, Darin" w:date="2025-02-20T15:34:00Z"/>
                <w:rFonts w:ascii="Calibri" w:eastAsia="Times New Roman" w:hAnsi="Calibri" w:cs="Calibri"/>
                <w:b/>
                <w:bCs/>
                <w:color w:val="000000"/>
                <w:sz w:val="18"/>
                <w:szCs w:val="18"/>
              </w:rPr>
            </w:pPr>
            <w:del w:id="2684" w:author="Kopp, Darin" w:date="2025-02-20T15:34:00Z">
              <w:r w:rsidRPr="00182E50">
                <w:rPr>
                  <w:rFonts w:ascii="Calibri" w:eastAsia="Times New Roman" w:hAnsi="Calibri" w:cs="Calibri"/>
                  <w:b/>
                  <w:bCs/>
                  <w:color w:val="000000"/>
                  <w:sz w:val="18"/>
                  <w:szCs w:val="18"/>
                </w:rPr>
                <w:delText>5</w:delText>
              </w:r>
            </w:del>
          </w:p>
        </w:tc>
        <w:tc>
          <w:tcPr>
            <w:tcW w:w="0" w:type="auto"/>
            <w:shd w:val="clear" w:color="auto" w:fill="auto"/>
            <w:noWrap/>
            <w:vAlign w:val="center"/>
            <w:hideMark/>
          </w:tcPr>
          <w:p w14:paraId="11D0289C" w14:textId="77777777" w:rsidR="00182E50" w:rsidRPr="00182E50" w:rsidRDefault="00182E50" w:rsidP="00182E50">
            <w:pPr>
              <w:spacing w:after="0" w:line="240" w:lineRule="auto"/>
              <w:jc w:val="center"/>
              <w:rPr>
                <w:del w:id="2685" w:author="Kopp, Darin" w:date="2025-02-20T15:34:00Z"/>
                <w:rFonts w:ascii="Calibri" w:eastAsia="Times New Roman" w:hAnsi="Calibri" w:cs="Calibri"/>
                <w:color w:val="000000"/>
                <w:sz w:val="18"/>
                <w:szCs w:val="18"/>
              </w:rPr>
            </w:pPr>
            <w:del w:id="2686" w:author="Kopp, Darin" w:date="2025-02-20T15:34:00Z">
              <w:r w:rsidRPr="00182E50">
                <w:rPr>
                  <w:rFonts w:ascii="Calibri" w:eastAsia="Times New Roman" w:hAnsi="Calibri" w:cs="Calibri"/>
                  <w:color w:val="000000"/>
                  <w:sz w:val="18"/>
                  <w:szCs w:val="18"/>
                </w:rPr>
                <w:delText>--</w:delText>
              </w:r>
            </w:del>
          </w:p>
        </w:tc>
      </w:tr>
      <w:tr w:rsidR="00182E50" w:rsidRPr="00182E50" w14:paraId="5345A63B" w14:textId="77777777" w:rsidTr="007D3D57">
        <w:trPr>
          <w:trHeight w:val="290"/>
          <w:jc w:val="center"/>
          <w:del w:id="2687" w:author="Kopp, Darin" w:date="2025-02-20T15:34:00Z"/>
        </w:trPr>
        <w:tc>
          <w:tcPr>
            <w:tcW w:w="0" w:type="auto"/>
            <w:shd w:val="clear" w:color="auto" w:fill="auto"/>
            <w:noWrap/>
            <w:vAlign w:val="center"/>
            <w:hideMark/>
          </w:tcPr>
          <w:p w14:paraId="53AD1485" w14:textId="77777777" w:rsidR="00182E50" w:rsidRPr="00182E50" w:rsidRDefault="00182E50" w:rsidP="00182E50">
            <w:pPr>
              <w:spacing w:after="0" w:line="240" w:lineRule="auto"/>
              <w:jc w:val="center"/>
              <w:rPr>
                <w:del w:id="2688" w:author="Kopp, Darin" w:date="2025-02-20T15:34:00Z"/>
                <w:rFonts w:ascii="Calibri" w:eastAsia="Times New Roman" w:hAnsi="Calibri" w:cs="Calibri"/>
                <w:color w:val="000000"/>
                <w:sz w:val="18"/>
                <w:szCs w:val="18"/>
              </w:rPr>
            </w:pPr>
            <w:del w:id="2689" w:author="Kopp, Darin" w:date="2025-02-20T15:34:00Z">
              <w:r w:rsidRPr="00182E50">
                <w:rPr>
                  <w:rFonts w:ascii="Calibri" w:eastAsia="Times New Roman" w:hAnsi="Calibri" w:cs="Calibri"/>
                  <w:color w:val="000000"/>
                  <w:sz w:val="18"/>
                  <w:szCs w:val="18"/>
                </w:rPr>
                <w:delText>PctHbWetWs</w:delText>
              </w:r>
            </w:del>
          </w:p>
        </w:tc>
        <w:tc>
          <w:tcPr>
            <w:tcW w:w="0" w:type="auto"/>
            <w:shd w:val="clear" w:color="auto" w:fill="auto"/>
            <w:noWrap/>
            <w:vAlign w:val="center"/>
            <w:hideMark/>
          </w:tcPr>
          <w:p w14:paraId="31F9130D" w14:textId="77777777" w:rsidR="00182E50" w:rsidRPr="00182E50" w:rsidRDefault="00182E50" w:rsidP="00182E50">
            <w:pPr>
              <w:spacing w:after="0" w:line="240" w:lineRule="auto"/>
              <w:jc w:val="center"/>
              <w:rPr>
                <w:del w:id="2690" w:author="Kopp, Darin" w:date="2025-02-20T15:34:00Z"/>
                <w:rFonts w:ascii="Calibri" w:eastAsia="Times New Roman" w:hAnsi="Calibri" w:cs="Calibri"/>
                <w:color w:val="000000"/>
                <w:sz w:val="18"/>
                <w:szCs w:val="18"/>
              </w:rPr>
            </w:pPr>
            <w:del w:id="2691" w:author="Kopp, Darin" w:date="2025-02-20T15:34:00Z">
              <w:r w:rsidRPr="00182E50">
                <w:rPr>
                  <w:rFonts w:ascii="Calibri" w:eastAsia="Times New Roman" w:hAnsi="Calibri" w:cs="Calibri"/>
                  <w:color w:val="000000"/>
                  <w:sz w:val="18"/>
                  <w:szCs w:val="18"/>
                </w:rPr>
                <w:delText>9</w:delText>
              </w:r>
            </w:del>
          </w:p>
        </w:tc>
        <w:tc>
          <w:tcPr>
            <w:tcW w:w="0" w:type="auto"/>
            <w:shd w:val="clear" w:color="auto" w:fill="auto"/>
            <w:noWrap/>
            <w:vAlign w:val="center"/>
            <w:hideMark/>
          </w:tcPr>
          <w:p w14:paraId="3B5CA04E" w14:textId="77777777" w:rsidR="00182E50" w:rsidRPr="00182E50" w:rsidRDefault="00182E50" w:rsidP="00182E50">
            <w:pPr>
              <w:spacing w:after="0" w:line="240" w:lineRule="auto"/>
              <w:jc w:val="center"/>
              <w:rPr>
                <w:del w:id="2692" w:author="Kopp, Darin" w:date="2025-02-20T15:34:00Z"/>
                <w:rFonts w:ascii="Calibri" w:eastAsia="Times New Roman" w:hAnsi="Calibri" w:cs="Calibri"/>
                <w:color w:val="000000"/>
                <w:sz w:val="18"/>
                <w:szCs w:val="18"/>
              </w:rPr>
            </w:pPr>
            <w:del w:id="2693" w:author="Kopp, Darin" w:date="2025-02-20T15:34:00Z">
              <w:r w:rsidRPr="00182E50">
                <w:rPr>
                  <w:rFonts w:ascii="Calibri" w:eastAsia="Times New Roman" w:hAnsi="Calibri" w:cs="Calibri"/>
                  <w:color w:val="000000"/>
                  <w:sz w:val="18"/>
                  <w:szCs w:val="18"/>
                </w:rPr>
                <w:delText>7</w:delText>
              </w:r>
            </w:del>
          </w:p>
        </w:tc>
        <w:tc>
          <w:tcPr>
            <w:tcW w:w="0" w:type="auto"/>
            <w:shd w:val="clear" w:color="auto" w:fill="auto"/>
            <w:noWrap/>
            <w:vAlign w:val="center"/>
            <w:hideMark/>
          </w:tcPr>
          <w:p w14:paraId="6B7EAE38" w14:textId="77777777" w:rsidR="00182E50" w:rsidRPr="00182E50" w:rsidRDefault="00182E50" w:rsidP="00182E50">
            <w:pPr>
              <w:spacing w:after="0" w:line="240" w:lineRule="auto"/>
              <w:jc w:val="center"/>
              <w:rPr>
                <w:del w:id="2694" w:author="Kopp, Darin" w:date="2025-02-20T15:34:00Z"/>
                <w:rFonts w:ascii="Calibri" w:eastAsia="Times New Roman" w:hAnsi="Calibri" w:cs="Calibri"/>
                <w:color w:val="000000"/>
                <w:sz w:val="18"/>
                <w:szCs w:val="18"/>
              </w:rPr>
            </w:pPr>
            <w:del w:id="2695" w:author="Kopp, Darin" w:date="2025-02-20T15:34:00Z">
              <w:r w:rsidRPr="00182E50">
                <w:rPr>
                  <w:rFonts w:ascii="Calibri" w:eastAsia="Times New Roman" w:hAnsi="Calibri" w:cs="Calibri"/>
                  <w:color w:val="000000"/>
                  <w:sz w:val="18"/>
                  <w:szCs w:val="18"/>
                </w:rPr>
                <w:delText>10</w:delText>
              </w:r>
            </w:del>
          </w:p>
        </w:tc>
        <w:tc>
          <w:tcPr>
            <w:tcW w:w="0" w:type="auto"/>
            <w:shd w:val="clear" w:color="auto" w:fill="auto"/>
            <w:noWrap/>
            <w:vAlign w:val="center"/>
            <w:hideMark/>
          </w:tcPr>
          <w:p w14:paraId="75EE8B08" w14:textId="77777777" w:rsidR="00182E50" w:rsidRPr="00182E50" w:rsidRDefault="00182E50" w:rsidP="00182E50">
            <w:pPr>
              <w:spacing w:after="0" w:line="240" w:lineRule="auto"/>
              <w:jc w:val="center"/>
              <w:rPr>
                <w:del w:id="2696" w:author="Kopp, Darin" w:date="2025-02-20T15:34:00Z"/>
                <w:rFonts w:ascii="Calibri" w:eastAsia="Times New Roman" w:hAnsi="Calibri" w:cs="Calibri"/>
                <w:color w:val="000000"/>
                <w:sz w:val="18"/>
                <w:szCs w:val="18"/>
              </w:rPr>
            </w:pPr>
            <w:del w:id="2697" w:author="Kopp, Darin" w:date="2025-02-20T15:34:00Z">
              <w:r w:rsidRPr="00182E50">
                <w:rPr>
                  <w:rFonts w:ascii="Calibri" w:eastAsia="Times New Roman" w:hAnsi="Calibri" w:cs="Calibri"/>
                  <w:color w:val="000000"/>
                  <w:sz w:val="18"/>
                  <w:szCs w:val="18"/>
                </w:rPr>
                <w:delText>17</w:delText>
              </w:r>
            </w:del>
          </w:p>
        </w:tc>
        <w:tc>
          <w:tcPr>
            <w:tcW w:w="0" w:type="auto"/>
            <w:shd w:val="clear" w:color="auto" w:fill="auto"/>
            <w:noWrap/>
            <w:vAlign w:val="center"/>
            <w:hideMark/>
          </w:tcPr>
          <w:p w14:paraId="5B58B94D" w14:textId="77777777" w:rsidR="00182E50" w:rsidRPr="00182E50" w:rsidRDefault="00182E50" w:rsidP="00182E50">
            <w:pPr>
              <w:spacing w:after="0" w:line="240" w:lineRule="auto"/>
              <w:jc w:val="center"/>
              <w:rPr>
                <w:del w:id="2698" w:author="Kopp, Darin" w:date="2025-02-20T15:34:00Z"/>
                <w:rFonts w:ascii="Calibri" w:eastAsia="Times New Roman" w:hAnsi="Calibri" w:cs="Calibri"/>
                <w:color w:val="000000"/>
                <w:sz w:val="18"/>
                <w:szCs w:val="18"/>
              </w:rPr>
            </w:pPr>
            <w:del w:id="2699"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75C9A180" w14:textId="77777777" w:rsidR="00182E50" w:rsidRPr="00182E50" w:rsidRDefault="00182E50" w:rsidP="00182E50">
            <w:pPr>
              <w:spacing w:after="0" w:line="240" w:lineRule="auto"/>
              <w:jc w:val="center"/>
              <w:rPr>
                <w:del w:id="2700" w:author="Kopp, Darin" w:date="2025-02-20T15:34:00Z"/>
                <w:rFonts w:ascii="Calibri" w:eastAsia="Times New Roman" w:hAnsi="Calibri" w:cs="Calibri"/>
                <w:color w:val="000000"/>
                <w:sz w:val="18"/>
                <w:szCs w:val="18"/>
              </w:rPr>
            </w:pPr>
            <w:del w:id="2701" w:author="Kopp, Darin" w:date="2025-02-20T15:34:00Z">
              <w:r w:rsidRPr="00182E50">
                <w:rPr>
                  <w:rFonts w:ascii="Calibri" w:eastAsia="Times New Roman" w:hAnsi="Calibri" w:cs="Calibri"/>
                  <w:color w:val="000000"/>
                  <w:sz w:val="18"/>
                  <w:szCs w:val="18"/>
                </w:rPr>
                <w:delText>--</w:delText>
              </w:r>
            </w:del>
          </w:p>
        </w:tc>
      </w:tr>
      <w:tr w:rsidR="00182E50" w:rsidRPr="00182E50" w14:paraId="253ABCFF" w14:textId="77777777" w:rsidTr="007D3D57">
        <w:trPr>
          <w:trHeight w:val="290"/>
          <w:jc w:val="center"/>
          <w:del w:id="2702" w:author="Kopp, Darin" w:date="2025-02-20T15:34:00Z"/>
        </w:trPr>
        <w:tc>
          <w:tcPr>
            <w:tcW w:w="0" w:type="auto"/>
            <w:shd w:val="clear" w:color="auto" w:fill="auto"/>
            <w:noWrap/>
            <w:vAlign w:val="center"/>
            <w:hideMark/>
          </w:tcPr>
          <w:p w14:paraId="320713A7" w14:textId="77777777" w:rsidR="00182E50" w:rsidRPr="00182E50" w:rsidRDefault="00182E50" w:rsidP="00182E50">
            <w:pPr>
              <w:spacing w:after="0" w:line="240" w:lineRule="auto"/>
              <w:jc w:val="center"/>
              <w:rPr>
                <w:del w:id="2703" w:author="Kopp, Darin" w:date="2025-02-20T15:34:00Z"/>
                <w:rFonts w:ascii="Calibri" w:eastAsia="Times New Roman" w:hAnsi="Calibri" w:cs="Calibri"/>
                <w:color w:val="000000"/>
                <w:sz w:val="18"/>
                <w:szCs w:val="18"/>
              </w:rPr>
            </w:pPr>
            <w:del w:id="2704" w:author="Kopp, Darin" w:date="2025-02-20T15:34:00Z">
              <w:r w:rsidRPr="00182E50">
                <w:rPr>
                  <w:rFonts w:ascii="Calibri" w:eastAsia="Times New Roman" w:hAnsi="Calibri" w:cs="Calibri"/>
                  <w:color w:val="000000"/>
                  <w:sz w:val="18"/>
                  <w:szCs w:val="18"/>
                </w:rPr>
                <w:delText>PermWs</w:delText>
              </w:r>
            </w:del>
          </w:p>
        </w:tc>
        <w:tc>
          <w:tcPr>
            <w:tcW w:w="0" w:type="auto"/>
            <w:shd w:val="clear" w:color="auto" w:fill="auto"/>
            <w:noWrap/>
            <w:vAlign w:val="center"/>
            <w:hideMark/>
          </w:tcPr>
          <w:p w14:paraId="5489CEED" w14:textId="77777777" w:rsidR="00182E50" w:rsidRPr="00182E50" w:rsidRDefault="00182E50" w:rsidP="00182E50">
            <w:pPr>
              <w:spacing w:after="0" w:line="240" w:lineRule="auto"/>
              <w:jc w:val="center"/>
              <w:rPr>
                <w:del w:id="2705" w:author="Kopp, Darin" w:date="2025-02-20T15:34:00Z"/>
                <w:rFonts w:ascii="Calibri" w:eastAsia="Times New Roman" w:hAnsi="Calibri" w:cs="Calibri"/>
                <w:color w:val="000000"/>
                <w:sz w:val="18"/>
                <w:szCs w:val="18"/>
              </w:rPr>
            </w:pPr>
            <w:del w:id="2706" w:author="Kopp, Darin" w:date="2025-02-20T15:34:00Z">
              <w:r w:rsidRPr="00182E50">
                <w:rPr>
                  <w:rFonts w:ascii="Calibri" w:eastAsia="Times New Roman" w:hAnsi="Calibri" w:cs="Calibri"/>
                  <w:color w:val="000000"/>
                  <w:sz w:val="18"/>
                  <w:szCs w:val="18"/>
                </w:rPr>
                <w:delText>13</w:delText>
              </w:r>
            </w:del>
          </w:p>
        </w:tc>
        <w:tc>
          <w:tcPr>
            <w:tcW w:w="0" w:type="auto"/>
            <w:shd w:val="clear" w:color="auto" w:fill="auto"/>
            <w:noWrap/>
            <w:vAlign w:val="center"/>
            <w:hideMark/>
          </w:tcPr>
          <w:p w14:paraId="45D42B18" w14:textId="77777777" w:rsidR="00182E50" w:rsidRPr="00182E50" w:rsidRDefault="00182E50" w:rsidP="00182E50">
            <w:pPr>
              <w:spacing w:after="0" w:line="240" w:lineRule="auto"/>
              <w:jc w:val="center"/>
              <w:rPr>
                <w:del w:id="2707" w:author="Kopp, Darin" w:date="2025-02-20T15:34:00Z"/>
                <w:rFonts w:ascii="Calibri" w:eastAsia="Times New Roman" w:hAnsi="Calibri" w:cs="Calibri"/>
                <w:color w:val="000000"/>
                <w:sz w:val="18"/>
                <w:szCs w:val="18"/>
              </w:rPr>
            </w:pPr>
            <w:del w:id="2708" w:author="Kopp, Darin" w:date="2025-02-20T15:34:00Z">
              <w:r w:rsidRPr="00182E50">
                <w:rPr>
                  <w:rFonts w:ascii="Calibri" w:eastAsia="Times New Roman" w:hAnsi="Calibri" w:cs="Calibri"/>
                  <w:color w:val="000000"/>
                  <w:sz w:val="18"/>
                  <w:szCs w:val="18"/>
                </w:rPr>
                <w:delText>11</w:delText>
              </w:r>
            </w:del>
          </w:p>
        </w:tc>
        <w:tc>
          <w:tcPr>
            <w:tcW w:w="0" w:type="auto"/>
            <w:shd w:val="clear" w:color="auto" w:fill="auto"/>
            <w:noWrap/>
            <w:vAlign w:val="center"/>
            <w:hideMark/>
          </w:tcPr>
          <w:p w14:paraId="77861F1E" w14:textId="77777777" w:rsidR="00182E50" w:rsidRPr="00182E50" w:rsidRDefault="00182E50" w:rsidP="00182E50">
            <w:pPr>
              <w:spacing w:after="0" w:line="240" w:lineRule="auto"/>
              <w:jc w:val="center"/>
              <w:rPr>
                <w:del w:id="2709" w:author="Kopp, Darin" w:date="2025-02-20T15:34:00Z"/>
                <w:rFonts w:ascii="Calibri" w:eastAsia="Times New Roman" w:hAnsi="Calibri" w:cs="Calibri"/>
                <w:color w:val="000000"/>
                <w:sz w:val="18"/>
                <w:szCs w:val="18"/>
              </w:rPr>
            </w:pPr>
            <w:del w:id="2710" w:author="Kopp, Darin" w:date="2025-02-20T15:34:00Z">
              <w:r w:rsidRPr="00182E50">
                <w:rPr>
                  <w:rFonts w:ascii="Calibri" w:eastAsia="Times New Roman" w:hAnsi="Calibri" w:cs="Calibri"/>
                  <w:color w:val="000000"/>
                  <w:sz w:val="18"/>
                  <w:szCs w:val="18"/>
                </w:rPr>
                <w:delText>17</w:delText>
              </w:r>
            </w:del>
          </w:p>
        </w:tc>
        <w:tc>
          <w:tcPr>
            <w:tcW w:w="0" w:type="auto"/>
            <w:shd w:val="clear" w:color="auto" w:fill="auto"/>
            <w:noWrap/>
            <w:vAlign w:val="center"/>
            <w:hideMark/>
          </w:tcPr>
          <w:p w14:paraId="6F64B536" w14:textId="77777777" w:rsidR="00182E50" w:rsidRPr="00182E50" w:rsidRDefault="00182E50" w:rsidP="00182E50">
            <w:pPr>
              <w:spacing w:after="0" w:line="240" w:lineRule="auto"/>
              <w:jc w:val="center"/>
              <w:rPr>
                <w:del w:id="2711" w:author="Kopp, Darin" w:date="2025-02-20T15:34:00Z"/>
                <w:rFonts w:ascii="Calibri" w:eastAsia="Times New Roman" w:hAnsi="Calibri" w:cs="Calibri"/>
                <w:color w:val="000000"/>
                <w:sz w:val="18"/>
                <w:szCs w:val="18"/>
              </w:rPr>
            </w:pPr>
            <w:del w:id="2712" w:author="Kopp, Darin" w:date="2025-02-20T15:34:00Z">
              <w:r w:rsidRPr="00182E50">
                <w:rPr>
                  <w:rFonts w:ascii="Calibri" w:eastAsia="Times New Roman" w:hAnsi="Calibri" w:cs="Calibri"/>
                  <w:color w:val="000000"/>
                  <w:sz w:val="18"/>
                  <w:szCs w:val="18"/>
                </w:rPr>
                <w:delText>13</w:delText>
              </w:r>
            </w:del>
          </w:p>
        </w:tc>
        <w:tc>
          <w:tcPr>
            <w:tcW w:w="0" w:type="auto"/>
            <w:shd w:val="clear" w:color="auto" w:fill="auto"/>
            <w:noWrap/>
            <w:vAlign w:val="center"/>
            <w:hideMark/>
          </w:tcPr>
          <w:p w14:paraId="0588C771" w14:textId="77777777" w:rsidR="00182E50" w:rsidRPr="00182E50" w:rsidRDefault="00182E50" w:rsidP="00182E50">
            <w:pPr>
              <w:spacing w:after="0" w:line="240" w:lineRule="auto"/>
              <w:jc w:val="center"/>
              <w:rPr>
                <w:del w:id="2713" w:author="Kopp, Darin" w:date="2025-02-20T15:34:00Z"/>
                <w:rFonts w:ascii="Calibri" w:eastAsia="Times New Roman" w:hAnsi="Calibri" w:cs="Calibri"/>
                <w:color w:val="000000"/>
                <w:sz w:val="18"/>
                <w:szCs w:val="18"/>
              </w:rPr>
            </w:pPr>
            <w:del w:id="2714"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B57E00A" w14:textId="77777777" w:rsidR="00182E50" w:rsidRPr="00182E50" w:rsidRDefault="00182E50" w:rsidP="00182E50">
            <w:pPr>
              <w:spacing w:after="0" w:line="240" w:lineRule="auto"/>
              <w:jc w:val="center"/>
              <w:rPr>
                <w:del w:id="2715" w:author="Kopp, Darin" w:date="2025-02-20T15:34:00Z"/>
                <w:rFonts w:ascii="Calibri" w:eastAsia="Times New Roman" w:hAnsi="Calibri" w:cs="Calibri"/>
                <w:color w:val="000000"/>
                <w:sz w:val="18"/>
                <w:szCs w:val="18"/>
              </w:rPr>
            </w:pPr>
            <w:del w:id="2716" w:author="Kopp, Darin" w:date="2025-02-20T15:34:00Z">
              <w:r w:rsidRPr="00182E50">
                <w:rPr>
                  <w:rFonts w:ascii="Calibri" w:eastAsia="Times New Roman" w:hAnsi="Calibri" w:cs="Calibri"/>
                  <w:color w:val="000000"/>
                  <w:sz w:val="18"/>
                  <w:szCs w:val="18"/>
                </w:rPr>
                <w:delText>--</w:delText>
              </w:r>
            </w:del>
          </w:p>
        </w:tc>
      </w:tr>
      <w:tr w:rsidR="00182E50" w:rsidRPr="00182E50" w14:paraId="15B60BF2" w14:textId="77777777" w:rsidTr="007D3D57">
        <w:trPr>
          <w:trHeight w:val="290"/>
          <w:jc w:val="center"/>
          <w:del w:id="2717" w:author="Kopp, Darin" w:date="2025-02-20T15:34:00Z"/>
        </w:trPr>
        <w:tc>
          <w:tcPr>
            <w:tcW w:w="0" w:type="auto"/>
            <w:shd w:val="clear" w:color="auto" w:fill="auto"/>
            <w:noWrap/>
            <w:vAlign w:val="center"/>
            <w:hideMark/>
          </w:tcPr>
          <w:p w14:paraId="597142B3" w14:textId="77777777" w:rsidR="00182E50" w:rsidRPr="00182E50" w:rsidRDefault="00182E50" w:rsidP="00182E50">
            <w:pPr>
              <w:spacing w:after="0" w:line="240" w:lineRule="auto"/>
              <w:jc w:val="center"/>
              <w:rPr>
                <w:del w:id="2718" w:author="Kopp, Darin" w:date="2025-02-20T15:34:00Z"/>
                <w:rFonts w:ascii="Calibri" w:eastAsia="Times New Roman" w:hAnsi="Calibri" w:cs="Calibri"/>
                <w:color w:val="000000"/>
                <w:sz w:val="18"/>
                <w:szCs w:val="18"/>
              </w:rPr>
            </w:pPr>
            <w:del w:id="2719" w:author="Kopp, Darin" w:date="2025-02-20T15:34:00Z">
              <w:r w:rsidRPr="00182E50">
                <w:rPr>
                  <w:rFonts w:ascii="Calibri" w:eastAsia="Times New Roman" w:hAnsi="Calibri" w:cs="Calibri"/>
                  <w:color w:val="000000"/>
                  <w:sz w:val="18"/>
                  <w:szCs w:val="18"/>
                </w:rPr>
                <w:delText>RunoffWs</w:delText>
              </w:r>
            </w:del>
          </w:p>
        </w:tc>
        <w:tc>
          <w:tcPr>
            <w:tcW w:w="0" w:type="auto"/>
            <w:shd w:val="clear" w:color="auto" w:fill="auto"/>
            <w:noWrap/>
            <w:vAlign w:val="center"/>
            <w:hideMark/>
          </w:tcPr>
          <w:p w14:paraId="6918B27A" w14:textId="77777777" w:rsidR="00182E50" w:rsidRPr="00182E50" w:rsidRDefault="00182E50" w:rsidP="00182E50">
            <w:pPr>
              <w:spacing w:after="0" w:line="240" w:lineRule="auto"/>
              <w:jc w:val="center"/>
              <w:rPr>
                <w:del w:id="2720" w:author="Kopp, Darin" w:date="2025-02-20T15:34:00Z"/>
                <w:rFonts w:ascii="Calibri" w:eastAsia="Times New Roman" w:hAnsi="Calibri" w:cs="Calibri"/>
                <w:b/>
                <w:bCs/>
                <w:color w:val="000000"/>
                <w:sz w:val="18"/>
                <w:szCs w:val="18"/>
              </w:rPr>
            </w:pPr>
            <w:del w:id="2721" w:author="Kopp, Darin" w:date="2025-02-20T15:34:00Z">
              <w:r w:rsidRPr="00182E50">
                <w:rPr>
                  <w:rFonts w:ascii="Calibri" w:eastAsia="Times New Roman" w:hAnsi="Calibri" w:cs="Calibri"/>
                  <w:b/>
                  <w:bCs/>
                  <w:color w:val="000000"/>
                  <w:sz w:val="18"/>
                  <w:szCs w:val="18"/>
                </w:rPr>
                <w:delText>2</w:delText>
              </w:r>
            </w:del>
          </w:p>
        </w:tc>
        <w:tc>
          <w:tcPr>
            <w:tcW w:w="0" w:type="auto"/>
            <w:shd w:val="clear" w:color="auto" w:fill="auto"/>
            <w:noWrap/>
            <w:vAlign w:val="center"/>
            <w:hideMark/>
          </w:tcPr>
          <w:p w14:paraId="7383F046" w14:textId="77777777" w:rsidR="00182E50" w:rsidRPr="00182E50" w:rsidRDefault="00182E50" w:rsidP="00182E50">
            <w:pPr>
              <w:spacing w:after="0" w:line="240" w:lineRule="auto"/>
              <w:jc w:val="center"/>
              <w:rPr>
                <w:del w:id="2722" w:author="Kopp, Darin" w:date="2025-02-20T15:34:00Z"/>
                <w:rFonts w:ascii="Calibri" w:eastAsia="Times New Roman" w:hAnsi="Calibri" w:cs="Calibri"/>
                <w:b/>
                <w:bCs/>
                <w:color w:val="000000"/>
                <w:sz w:val="18"/>
                <w:szCs w:val="18"/>
              </w:rPr>
            </w:pPr>
            <w:del w:id="2723" w:author="Kopp, Darin" w:date="2025-02-20T15:34:00Z">
              <w:r w:rsidRPr="00182E50">
                <w:rPr>
                  <w:rFonts w:ascii="Calibri" w:eastAsia="Times New Roman" w:hAnsi="Calibri" w:cs="Calibri"/>
                  <w:b/>
                  <w:bCs/>
                  <w:color w:val="000000"/>
                  <w:sz w:val="18"/>
                  <w:szCs w:val="18"/>
                </w:rPr>
                <w:delText>2</w:delText>
              </w:r>
            </w:del>
          </w:p>
        </w:tc>
        <w:tc>
          <w:tcPr>
            <w:tcW w:w="0" w:type="auto"/>
            <w:shd w:val="clear" w:color="auto" w:fill="auto"/>
            <w:noWrap/>
            <w:vAlign w:val="center"/>
            <w:hideMark/>
          </w:tcPr>
          <w:p w14:paraId="27A5943C" w14:textId="77777777" w:rsidR="00182E50" w:rsidRPr="00182E50" w:rsidRDefault="00182E50" w:rsidP="00182E50">
            <w:pPr>
              <w:spacing w:after="0" w:line="240" w:lineRule="auto"/>
              <w:jc w:val="center"/>
              <w:rPr>
                <w:del w:id="2724" w:author="Kopp, Darin" w:date="2025-02-20T15:34:00Z"/>
                <w:rFonts w:ascii="Calibri" w:eastAsia="Times New Roman" w:hAnsi="Calibri" w:cs="Calibri"/>
                <w:b/>
                <w:bCs/>
                <w:color w:val="000000"/>
                <w:sz w:val="18"/>
                <w:szCs w:val="18"/>
              </w:rPr>
            </w:pPr>
            <w:del w:id="2725" w:author="Kopp, Darin" w:date="2025-02-20T15:34:00Z">
              <w:r w:rsidRPr="00182E50">
                <w:rPr>
                  <w:rFonts w:ascii="Calibri" w:eastAsia="Times New Roman" w:hAnsi="Calibri" w:cs="Calibri"/>
                  <w:b/>
                  <w:bCs/>
                  <w:color w:val="000000"/>
                  <w:sz w:val="18"/>
                  <w:szCs w:val="18"/>
                </w:rPr>
                <w:delText>4</w:delText>
              </w:r>
            </w:del>
          </w:p>
        </w:tc>
        <w:tc>
          <w:tcPr>
            <w:tcW w:w="0" w:type="auto"/>
            <w:shd w:val="clear" w:color="auto" w:fill="auto"/>
            <w:noWrap/>
            <w:vAlign w:val="center"/>
            <w:hideMark/>
          </w:tcPr>
          <w:p w14:paraId="16347D5E" w14:textId="77777777" w:rsidR="00182E50" w:rsidRPr="00182E50" w:rsidRDefault="00182E50" w:rsidP="00182E50">
            <w:pPr>
              <w:spacing w:after="0" w:line="240" w:lineRule="auto"/>
              <w:jc w:val="center"/>
              <w:rPr>
                <w:del w:id="2726" w:author="Kopp, Darin" w:date="2025-02-20T15:34:00Z"/>
                <w:rFonts w:ascii="Calibri" w:eastAsia="Times New Roman" w:hAnsi="Calibri" w:cs="Calibri"/>
                <w:b/>
                <w:bCs/>
                <w:color w:val="000000"/>
                <w:sz w:val="18"/>
                <w:szCs w:val="18"/>
              </w:rPr>
            </w:pPr>
            <w:del w:id="2727" w:author="Kopp, Darin" w:date="2025-02-20T15:34:00Z">
              <w:r w:rsidRPr="00182E50">
                <w:rPr>
                  <w:rFonts w:ascii="Calibri" w:eastAsia="Times New Roman" w:hAnsi="Calibri" w:cs="Calibri"/>
                  <w:b/>
                  <w:bCs/>
                  <w:color w:val="000000"/>
                  <w:sz w:val="18"/>
                  <w:szCs w:val="18"/>
                </w:rPr>
                <w:delText>1</w:delText>
              </w:r>
            </w:del>
          </w:p>
        </w:tc>
        <w:tc>
          <w:tcPr>
            <w:tcW w:w="0" w:type="auto"/>
            <w:shd w:val="clear" w:color="auto" w:fill="auto"/>
            <w:noWrap/>
            <w:vAlign w:val="center"/>
            <w:hideMark/>
          </w:tcPr>
          <w:p w14:paraId="76BA4222" w14:textId="77777777" w:rsidR="00182E50" w:rsidRPr="00182E50" w:rsidRDefault="00182E50" w:rsidP="00182E50">
            <w:pPr>
              <w:spacing w:after="0" w:line="240" w:lineRule="auto"/>
              <w:jc w:val="center"/>
              <w:rPr>
                <w:del w:id="2728" w:author="Kopp, Darin" w:date="2025-02-20T15:34:00Z"/>
                <w:rFonts w:ascii="Calibri" w:eastAsia="Times New Roman" w:hAnsi="Calibri" w:cs="Calibri"/>
                <w:b/>
                <w:bCs/>
                <w:color w:val="000000"/>
                <w:sz w:val="18"/>
                <w:szCs w:val="18"/>
              </w:rPr>
            </w:pPr>
            <w:del w:id="2729" w:author="Kopp, Darin" w:date="2025-02-20T15:34:00Z">
              <w:r w:rsidRPr="00182E50">
                <w:rPr>
                  <w:rFonts w:ascii="Calibri" w:eastAsia="Times New Roman" w:hAnsi="Calibri" w:cs="Calibri"/>
                  <w:b/>
                  <w:bCs/>
                  <w:color w:val="000000"/>
                  <w:sz w:val="18"/>
                  <w:szCs w:val="18"/>
                </w:rPr>
                <w:delText>2</w:delText>
              </w:r>
            </w:del>
          </w:p>
        </w:tc>
        <w:tc>
          <w:tcPr>
            <w:tcW w:w="0" w:type="auto"/>
            <w:shd w:val="clear" w:color="auto" w:fill="auto"/>
            <w:noWrap/>
            <w:vAlign w:val="center"/>
            <w:hideMark/>
          </w:tcPr>
          <w:p w14:paraId="6287FB06" w14:textId="77777777" w:rsidR="00182E50" w:rsidRPr="00182E50" w:rsidRDefault="00182E50" w:rsidP="00182E50">
            <w:pPr>
              <w:spacing w:after="0" w:line="240" w:lineRule="auto"/>
              <w:jc w:val="center"/>
              <w:rPr>
                <w:del w:id="2730" w:author="Kopp, Darin" w:date="2025-02-20T15:34:00Z"/>
                <w:rFonts w:ascii="Calibri" w:eastAsia="Times New Roman" w:hAnsi="Calibri" w:cs="Calibri"/>
                <w:color w:val="000000"/>
                <w:sz w:val="18"/>
                <w:szCs w:val="18"/>
              </w:rPr>
            </w:pPr>
            <w:del w:id="2731" w:author="Kopp, Darin" w:date="2025-02-20T15:34:00Z">
              <w:r w:rsidRPr="00182E50">
                <w:rPr>
                  <w:rFonts w:ascii="Calibri" w:eastAsia="Times New Roman" w:hAnsi="Calibri" w:cs="Calibri"/>
                  <w:color w:val="000000"/>
                  <w:sz w:val="18"/>
                  <w:szCs w:val="18"/>
                </w:rPr>
                <w:delText>--</w:delText>
              </w:r>
            </w:del>
          </w:p>
        </w:tc>
      </w:tr>
      <w:tr w:rsidR="00182E50" w:rsidRPr="00182E50" w14:paraId="06F4AC68" w14:textId="77777777" w:rsidTr="007D3D57">
        <w:trPr>
          <w:trHeight w:val="290"/>
          <w:jc w:val="center"/>
          <w:del w:id="2732" w:author="Kopp, Darin" w:date="2025-02-20T15:34:00Z"/>
        </w:trPr>
        <w:tc>
          <w:tcPr>
            <w:tcW w:w="0" w:type="auto"/>
            <w:shd w:val="clear" w:color="auto" w:fill="auto"/>
            <w:noWrap/>
            <w:vAlign w:val="center"/>
            <w:hideMark/>
          </w:tcPr>
          <w:p w14:paraId="03F4F293" w14:textId="77777777" w:rsidR="00182E50" w:rsidRPr="00182E50" w:rsidRDefault="00182E50" w:rsidP="00182E50">
            <w:pPr>
              <w:spacing w:after="0" w:line="240" w:lineRule="auto"/>
              <w:jc w:val="center"/>
              <w:rPr>
                <w:del w:id="2733" w:author="Kopp, Darin" w:date="2025-02-20T15:34:00Z"/>
                <w:rFonts w:ascii="Calibri" w:eastAsia="Times New Roman" w:hAnsi="Calibri" w:cs="Calibri"/>
                <w:color w:val="000000"/>
                <w:sz w:val="18"/>
                <w:szCs w:val="18"/>
              </w:rPr>
            </w:pPr>
            <w:del w:id="2734" w:author="Kopp, Darin" w:date="2025-02-20T15:34:00Z">
              <w:r w:rsidRPr="00182E50">
                <w:rPr>
                  <w:rFonts w:ascii="Calibri" w:eastAsia="Times New Roman" w:hAnsi="Calibri" w:cs="Calibri"/>
                  <w:color w:val="000000"/>
                  <w:sz w:val="18"/>
                  <w:szCs w:val="18"/>
                </w:rPr>
                <w:delText>SandWs</w:delText>
              </w:r>
            </w:del>
          </w:p>
        </w:tc>
        <w:tc>
          <w:tcPr>
            <w:tcW w:w="0" w:type="auto"/>
            <w:shd w:val="clear" w:color="auto" w:fill="auto"/>
            <w:noWrap/>
            <w:vAlign w:val="center"/>
            <w:hideMark/>
          </w:tcPr>
          <w:p w14:paraId="670A9298" w14:textId="77777777" w:rsidR="00182E50" w:rsidRPr="00182E50" w:rsidRDefault="00182E50" w:rsidP="00182E50">
            <w:pPr>
              <w:spacing w:after="0" w:line="240" w:lineRule="auto"/>
              <w:jc w:val="center"/>
              <w:rPr>
                <w:del w:id="2735" w:author="Kopp, Darin" w:date="2025-02-20T15:34:00Z"/>
                <w:rFonts w:ascii="Calibri" w:eastAsia="Times New Roman" w:hAnsi="Calibri" w:cs="Calibri"/>
                <w:color w:val="000000"/>
                <w:sz w:val="18"/>
                <w:szCs w:val="18"/>
              </w:rPr>
            </w:pPr>
            <w:del w:id="2736"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1BA6BCF8" w14:textId="77777777" w:rsidR="00182E50" w:rsidRPr="00182E50" w:rsidRDefault="00182E50" w:rsidP="00182E50">
            <w:pPr>
              <w:spacing w:after="0" w:line="240" w:lineRule="auto"/>
              <w:jc w:val="center"/>
              <w:rPr>
                <w:del w:id="2737" w:author="Kopp, Darin" w:date="2025-02-20T15:34:00Z"/>
                <w:rFonts w:ascii="Calibri" w:eastAsia="Times New Roman" w:hAnsi="Calibri" w:cs="Calibri"/>
                <w:color w:val="000000"/>
                <w:sz w:val="18"/>
                <w:szCs w:val="18"/>
              </w:rPr>
            </w:pPr>
            <w:del w:id="2738"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6AC3136" w14:textId="77777777" w:rsidR="00182E50" w:rsidRPr="00182E50" w:rsidRDefault="00182E50" w:rsidP="00182E50">
            <w:pPr>
              <w:spacing w:after="0" w:line="240" w:lineRule="auto"/>
              <w:jc w:val="center"/>
              <w:rPr>
                <w:del w:id="2739" w:author="Kopp, Darin" w:date="2025-02-20T15:34:00Z"/>
                <w:rFonts w:ascii="Calibri" w:eastAsia="Times New Roman" w:hAnsi="Calibri" w:cs="Calibri"/>
                <w:color w:val="000000"/>
                <w:sz w:val="18"/>
                <w:szCs w:val="18"/>
              </w:rPr>
            </w:pPr>
            <w:del w:id="2740"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76E8CA84" w14:textId="77777777" w:rsidR="00182E50" w:rsidRPr="00182E50" w:rsidRDefault="00182E50" w:rsidP="00182E50">
            <w:pPr>
              <w:spacing w:after="0" w:line="240" w:lineRule="auto"/>
              <w:jc w:val="center"/>
              <w:rPr>
                <w:del w:id="2741" w:author="Kopp, Darin" w:date="2025-02-20T15:34:00Z"/>
                <w:rFonts w:ascii="Calibri" w:eastAsia="Times New Roman" w:hAnsi="Calibri" w:cs="Calibri"/>
                <w:color w:val="000000"/>
                <w:sz w:val="18"/>
                <w:szCs w:val="18"/>
              </w:rPr>
            </w:pPr>
            <w:del w:id="2742"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BAE2B5A" w14:textId="77777777" w:rsidR="00182E50" w:rsidRPr="00182E50" w:rsidRDefault="00182E50" w:rsidP="00182E50">
            <w:pPr>
              <w:spacing w:after="0" w:line="240" w:lineRule="auto"/>
              <w:jc w:val="center"/>
              <w:rPr>
                <w:del w:id="2743" w:author="Kopp, Darin" w:date="2025-02-20T15:34:00Z"/>
                <w:rFonts w:ascii="Calibri" w:eastAsia="Times New Roman" w:hAnsi="Calibri" w:cs="Calibri"/>
                <w:color w:val="000000"/>
                <w:sz w:val="18"/>
                <w:szCs w:val="18"/>
              </w:rPr>
            </w:pPr>
            <w:del w:id="2744" w:author="Kopp, Darin" w:date="2025-02-20T15:34:00Z">
              <w:r w:rsidRPr="00182E50">
                <w:rPr>
                  <w:rFonts w:ascii="Calibri" w:eastAsia="Times New Roman" w:hAnsi="Calibri" w:cs="Calibri"/>
                  <w:color w:val="000000"/>
                  <w:sz w:val="18"/>
                  <w:szCs w:val="18"/>
                </w:rPr>
                <w:delText>7</w:delText>
              </w:r>
            </w:del>
          </w:p>
        </w:tc>
        <w:tc>
          <w:tcPr>
            <w:tcW w:w="0" w:type="auto"/>
            <w:shd w:val="clear" w:color="auto" w:fill="auto"/>
            <w:noWrap/>
            <w:vAlign w:val="center"/>
            <w:hideMark/>
          </w:tcPr>
          <w:p w14:paraId="43C21035" w14:textId="77777777" w:rsidR="00182E50" w:rsidRPr="00182E50" w:rsidRDefault="00182E50" w:rsidP="00182E50">
            <w:pPr>
              <w:spacing w:after="0" w:line="240" w:lineRule="auto"/>
              <w:jc w:val="center"/>
              <w:rPr>
                <w:del w:id="2745" w:author="Kopp, Darin" w:date="2025-02-20T15:34:00Z"/>
                <w:rFonts w:ascii="Calibri" w:eastAsia="Times New Roman" w:hAnsi="Calibri" w:cs="Calibri"/>
                <w:color w:val="000000"/>
                <w:sz w:val="18"/>
                <w:szCs w:val="18"/>
              </w:rPr>
            </w:pPr>
            <w:del w:id="2746" w:author="Kopp, Darin" w:date="2025-02-20T15:34:00Z">
              <w:r w:rsidRPr="00182E50">
                <w:rPr>
                  <w:rFonts w:ascii="Calibri" w:eastAsia="Times New Roman" w:hAnsi="Calibri" w:cs="Calibri"/>
                  <w:color w:val="000000"/>
                  <w:sz w:val="18"/>
                  <w:szCs w:val="18"/>
                </w:rPr>
                <w:delText>--</w:delText>
              </w:r>
            </w:del>
          </w:p>
        </w:tc>
      </w:tr>
      <w:tr w:rsidR="00182E50" w:rsidRPr="00182E50" w14:paraId="67FD3316" w14:textId="77777777" w:rsidTr="007D3D57">
        <w:trPr>
          <w:trHeight w:val="290"/>
          <w:jc w:val="center"/>
          <w:del w:id="2747" w:author="Kopp, Darin" w:date="2025-02-20T15:34:00Z"/>
        </w:trPr>
        <w:tc>
          <w:tcPr>
            <w:tcW w:w="0" w:type="auto"/>
            <w:shd w:val="clear" w:color="auto" w:fill="auto"/>
            <w:noWrap/>
            <w:vAlign w:val="center"/>
            <w:hideMark/>
          </w:tcPr>
          <w:p w14:paraId="7386BB83" w14:textId="77777777" w:rsidR="00182E50" w:rsidRPr="00182E50" w:rsidRDefault="00182E50" w:rsidP="00182E50">
            <w:pPr>
              <w:spacing w:after="0" w:line="240" w:lineRule="auto"/>
              <w:jc w:val="center"/>
              <w:rPr>
                <w:del w:id="2748" w:author="Kopp, Darin" w:date="2025-02-20T15:34:00Z"/>
                <w:rFonts w:ascii="Calibri" w:eastAsia="Times New Roman" w:hAnsi="Calibri" w:cs="Calibri"/>
                <w:color w:val="000000"/>
                <w:sz w:val="18"/>
                <w:szCs w:val="18"/>
              </w:rPr>
            </w:pPr>
            <w:del w:id="2749" w:author="Kopp, Darin" w:date="2025-02-20T15:34:00Z">
              <w:r w:rsidRPr="00182E50">
                <w:rPr>
                  <w:rFonts w:ascii="Calibri" w:eastAsia="Times New Roman" w:hAnsi="Calibri" w:cs="Calibri"/>
                  <w:color w:val="000000"/>
                  <w:sz w:val="18"/>
                  <w:szCs w:val="18"/>
                </w:rPr>
                <w:delText>StreamPower</w:delText>
              </w:r>
            </w:del>
          </w:p>
        </w:tc>
        <w:tc>
          <w:tcPr>
            <w:tcW w:w="0" w:type="auto"/>
            <w:shd w:val="clear" w:color="auto" w:fill="auto"/>
            <w:noWrap/>
            <w:vAlign w:val="center"/>
            <w:hideMark/>
          </w:tcPr>
          <w:p w14:paraId="12D49777" w14:textId="77777777" w:rsidR="00182E50" w:rsidRPr="00182E50" w:rsidRDefault="00182E50" w:rsidP="00182E50">
            <w:pPr>
              <w:spacing w:after="0" w:line="240" w:lineRule="auto"/>
              <w:jc w:val="center"/>
              <w:rPr>
                <w:del w:id="2750" w:author="Kopp, Darin" w:date="2025-02-20T15:34:00Z"/>
                <w:rFonts w:ascii="Calibri" w:eastAsia="Times New Roman" w:hAnsi="Calibri" w:cs="Calibri"/>
                <w:color w:val="000000"/>
                <w:sz w:val="18"/>
                <w:szCs w:val="18"/>
              </w:rPr>
            </w:pPr>
            <w:del w:id="2751"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00C361EA" w14:textId="77777777" w:rsidR="00182E50" w:rsidRPr="00182E50" w:rsidRDefault="00182E50" w:rsidP="00182E50">
            <w:pPr>
              <w:spacing w:after="0" w:line="240" w:lineRule="auto"/>
              <w:jc w:val="center"/>
              <w:rPr>
                <w:del w:id="2752" w:author="Kopp, Darin" w:date="2025-02-20T15:34:00Z"/>
                <w:rFonts w:ascii="Calibri" w:eastAsia="Times New Roman" w:hAnsi="Calibri" w:cs="Calibri"/>
                <w:color w:val="000000"/>
                <w:sz w:val="18"/>
                <w:szCs w:val="18"/>
              </w:rPr>
            </w:pPr>
            <w:del w:id="2753"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28FEB87" w14:textId="77777777" w:rsidR="00182E50" w:rsidRPr="00182E50" w:rsidRDefault="00182E50" w:rsidP="00182E50">
            <w:pPr>
              <w:spacing w:after="0" w:line="240" w:lineRule="auto"/>
              <w:jc w:val="center"/>
              <w:rPr>
                <w:del w:id="2754" w:author="Kopp, Darin" w:date="2025-02-20T15:34:00Z"/>
                <w:rFonts w:ascii="Calibri" w:eastAsia="Times New Roman" w:hAnsi="Calibri" w:cs="Calibri"/>
                <w:color w:val="000000"/>
                <w:sz w:val="18"/>
                <w:szCs w:val="18"/>
              </w:rPr>
            </w:pPr>
            <w:del w:id="2755"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464B899D" w14:textId="77777777" w:rsidR="00182E50" w:rsidRPr="00182E50" w:rsidRDefault="00182E50" w:rsidP="00182E50">
            <w:pPr>
              <w:spacing w:after="0" w:line="240" w:lineRule="auto"/>
              <w:jc w:val="center"/>
              <w:rPr>
                <w:del w:id="2756" w:author="Kopp, Darin" w:date="2025-02-20T15:34:00Z"/>
                <w:rFonts w:ascii="Calibri" w:eastAsia="Times New Roman" w:hAnsi="Calibri" w:cs="Calibri"/>
                <w:color w:val="000000"/>
                <w:sz w:val="18"/>
                <w:szCs w:val="18"/>
              </w:rPr>
            </w:pPr>
            <w:del w:id="2757"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AEB1CBB" w14:textId="77777777" w:rsidR="00182E50" w:rsidRPr="00182E50" w:rsidRDefault="00182E50" w:rsidP="00182E50">
            <w:pPr>
              <w:spacing w:after="0" w:line="240" w:lineRule="auto"/>
              <w:jc w:val="center"/>
              <w:rPr>
                <w:del w:id="2758" w:author="Kopp, Darin" w:date="2025-02-20T15:34:00Z"/>
                <w:rFonts w:ascii="Calibri" w:eastAsia="Times New Roman" w:hAnsi="Calibri" w:cs="Calibri"/>
                <w:b/>
                <w:bCs/>
                <w:color w:val="000000"/>
                <w:sz w:val="18"/>
                <w:szCs w:val="18"/>
              </w:rPr>
            </w:pPr>
            <w:del w:id="2759" w:author="Kopp, Darin" w:date="2025-02-20T15:34:00Z">
              <w:r w:rsidRPr="00182E50">
                <w:rPr>
                  <w:rFonts w:ascii="Calibri" w:eastAsia="Times New Roman" w:hAnsi="Calibri" w:cs="Calibri"/>
                  <w:b/>
                  <w:bCs/>
                  <w:color w:val="000000"/>
                  <w:sz w:val="18"/>
                  <w:szCs w:val="18"/>
                </w:rPr>
                <w:delText>1</w:delText>
              </w:r>
            </w:del>
          </w:p>
        </w:tc>
        <w:tc>
          <w:tcPr>
            <w:tcW w:w="0" w:type="auto"/>
            <w:shd w:val="clear" w:color="auto" w:fill="auto"/>
            <w:noWrap/>
            <w:vAlign w:val="center"/>
            <w:hideMark/>
          </w:tcPr>
          <w:p w14:paraId="08BA23D4" w14:textId="77777777" w:rsidR="00182E50" w:rsidRPr="00182E50" w:rsidRDefault="00182E50" w:rsidP="00182E50">
            <w:pPr>
              <w:spacing w:after="0" w:line="240" w:lineRule="auto"/>
              <w:jc w:val="center"/>
              <w:rPr>
                <w:del w:id="2760" w:author="Kopp, Darin" w:date="2025-02-20T15:34:00Z"/>
                <w:rFonts w:ascii="Calibri" w:eastAsia="Times New Roman" w:hAnsi="Calibri" w:cs="Calibri"/>
                <w:color w:val="000000"/>
                <w:sz w:val="18"/>
                <w:szCs w:val="18"/>
              </w:rPr>
            </w:pPr>
            <w:del w:id="2761" w:author="Kopp, Darin" w:date="2025-02-20T15:34:00Z">
              <w:r w:rsidRPr="00182E50">
                <w:rPr>
                  <w:rFonts w:ascii="Calibri" w:eastAsia="Times New Roman" w:hAnsi="Calibri" w:cs="Calibri"/>
                  <w:color w:val="000000"/>
                  <w:sz w:val="18"/>
                  <w:szCs w:val="18"/>
                </w:rPr>
                <w:delText>--</w:delText>
              </w:r>
            </w:del>
          </w:p>
        </w:tc>
      </w:tr>
      <w:tr w:rsidR="00182E50" w:rsidRPr="00182E50" w14:paraId="1998233E" w14:textId="77777777" w:rsidTr="007D3D57">
        <w:trPr>
          <w:trHeight w:val="290"/>
          <w:jc w:val="center"/>
          <w:del w:id="2762" w:author="Kopp, Darin" w:date="2025-02-20T15:34:00Z"/>
        </w:trPr>
        <w:tc>
          <w:tcPr>
            <w:tcW w:w="0" w:type="auto"/>
            <w:shd w:val="clear" w:color="auto" w:fill="auto"/>
            <w:noWrap/>
            <w:vAlign w:val="center"/>
            <w:hideMark/>
          </w:tcPr>
          <w:p w14:paraId="779DC03C" w14:textId="77777777" w:rsidR="00182E50" w:rsidRPr="00182E50" w:rsidRDefault="00182E50" w:rsidP="00182E50">
            <w:pPr>
              <w:spacing w:after="0" w:line="240" w:lineRule="auto"/>
              <w:jc w:val="center"/>
              <w:rPr>
                <w:del w:id="2763" w:author="Kopp, Darin" w:date="2025-02-20T15:34:00Z"/>
                <w:rFonts w:ascii="Calibri" w:eastAsia="Times New Roman" w:hAnsi="Calibri" w:cs="Calibri"/>
                <w:color w:val="000000"/>
                <w:sz w:val="18"/>
                <w:szCs w:val="18"/>
              </w:rPr>
            </w:pPr>
            <w:del w:id="2764" w:author="Kopp, Darin" w:date="2025-02-20T15:34:00Z">
              <w:r w:rsidRPr="00182E50">
                <w:rPr>
                  <w:rFonts w:ascii="Calibri" w:eastAsia="Times New Roman" w:hAnsi="Calibri" w:cs="Calibri"/>
                  <w:color w:val="000000"/>
                  <w:sz w:val="18"/>
                  <w:szCs w:val="18"/>
                </w:rPr>
                <w:delText>SWs</w:delText>
              </w:r>
            </w:del>
          </w:p>
        </w:tc>
        <w:tc>
          <w:tcPr>
            <w:tcW w:w="0" w:type="auto"/>
            <w:shd w:val="clear" w:color="auto" w:fill="auto"/>
            <w:noWrap/>
            <w:vAlign w:val="center"/>
            <w:hideMark/>
          </w:tcPr>
          <w:p w14:paraId="79E4B78D" w14:textId="77777777" w:rsidR="00182E50" w:rsidRPr="00182E50" w:rsidRDefault="00182E50" w:rsidP="00182E50">
            <w:pPr>
              <w:spacing w:after="0" w:line="240" w:lineRule="auto"/>
              <w:jc w:val="center"/>
              <w:rPr>
                <w:del w:id="2765" w:author="Kopp, Darin" w:date="2025-02-20T15:34:00Z"/>
                <w:rFonts w:ascii="Calibri" w:eastAsia="Times New Roman" w:hAnsi="Calibri" w:cs="Calibri"/>
                <w:color w:val="000000"/>
                <w:sz w:val="18"/>
                <w:szCs w:val="18"/>
              </w:rPr>
            </w:pPr>
            <w:del w:id="2766" w:author="Kopp, Darin" w:date="2025-02-20T15:34:00Z">
              <w:r w:rsidRPr="00182E50">
                <w:rPr>
                  <w:rFonts w:ascii="Calibri" w:eastAsia="Times New Roman" w:hAnsi="Calibri" w:cs="Calibri"/>
                  <w:color w:val="000000"/>
                  <w:sz w:val="18"/>
                  <w:szCs w:val="18"/>
                </w:rPr>
                <w:delText>12</w:delText>
              </w:r>
            </w:del>
          </w:p>
        </w:tc>
        <w:tc>
          <w:tcPr>
            <w:tcW w:w="0" w:type="auto"/>
            <w:shd w:val="clear" w:color="auto" w:fill="auto"/>
            <w:noWrap/>
            <w:vAlign w:val="center"/>
            <w:hideMark/>
          </w:tcPr>
          <w:p w14:paraId="5662A2DE" w14:textId="77777777" w:rsidR="00182E50" w:rsidRPr="00182E50" w:rsidRDefault="00182E50" w:rsidP="00182E50">
            <w:pPr>
              <w:spacing w:after="0" w:line="240" w:lineRule="auto"/>
              <w:jc w:val="center"/>
              <w:rPr>
                <w:del w:id="2767" w:author="Kopp, Darin" w:date="2025-02-20T15:34:00Z"/>
                <w:rFonts w:ascii="Calibri" w:eastAsia="Times New Roman" w:hAnsi="Calibri" w:cs="Calibri"/>
                <w:color w:val="000000"/>
                <w:sz w:val="18"/>
                <w:szCs w:val="18"/>
              </w:rPr>
            </w:pPr>
            <w:del w:id="2768" w:author="Kopp, Darin" w:date="2025-02-20T15:34:00Z">
              <w:r w:rsidRPr="00182E50">
                <w:rPr>
                  <w:rFonts w:ascii="Calibri" w:eastAsia="Times New Roman" w:hAnsi="Calibri" w:cs="Calibri"/>
                  <w:color w:val="000000"/>
                  <w:sz w:val="18"/>
                  <w:szCs w:val="18"/>
                </w:rPr>
                <w:delText>16</w:delText>
              </w:r>
            </w:del>
          </w:p>
        </w:tc>
        <w:tc>
          <w:tcPr>
            <w:tcW w:w="0" w:type="auto"/>
            <w:shd w:val="clear" w:color="auto" w:fill="auto"/>
            <w:noWrap/>
            <w:vAlign w:val="center"/>
            <w:hideMark/>
          </w:tcPr>
          <w:p w14:paraId="210F083A" w14:textId="77777777" w:rsidR="00182E50" w:rsidRPr="00182E50" w:rsidRDefault="00182E50" w:rsidP="00182E50">
            <w:pPr>
              <w:spacing w:after="0" w:line="240" w:lineRule="auto"/>
              <w:jc w:val="center"/>
              <w:rPr>
                <w:del w:id="2769" w:author="Kopp, Darin" w:date="2025-02-20T15:34:00Z"/>
                <w:rFonts w:ascii="Calibri" w:eastAsia="Times New Roman" w:hAnsi="Calibri" w:cs="Calibri"/>
                <w:color w:val="000000"/>
                <w:sz w:val="18"/>
                <w:szCs w:val="18"/>
              </w:rPr>
            </w:pPr>
            <w:del w:id="2770" w:author="Kopp, Darin" w:date="2025-02-20T15:34:00Z">
              <w:r w:rsidRPr="00182E50">
                <w:rPr>
                  <w:rFonts w:ascii="Calibri" w:eastAsia="Times New Roman" w:hAnsi="Calibri" w:cs="Calibri"/>
                  <w:color w:val="000000"/>
                  <w:sz w:val="18"/>
                  <w:szCs w:val="18"/>
                </w:rPr>
                <w:delText>6</w:delText>
              </w:r>
            </w:del>
          </w:p>
        </w:tc>
        <w:tc>
          <w:tcPr>
            <w:tcW w:w="0" w:type="auto"/>
            <w:shd w:val="clear" w:color="auto" w:fill="auto"/>
            <w:noWrap/>
            <w:vAlign w:val="center"/>
            <w:hideMark/>
          </w:tcPr>
          <w:p w14:paraId="58BB49EC" w14:textId="77777777" w:rsidR="00182E50" w:rsidRPr="00182E50" w:rsidRDefault="00182E50" w:rsidP="00182E50">
            <w:pPr>
              <w:spacing w:after="0" w:line="240" w:lineRule="auto"/>
              <w:jc w:val="center"/>
              <w:rPr>
                <w:del w:id="2771" w:author="Kopp, Darin" w:date="2025-02-20T15:34:00Z"/>
                <w:rFonts w:ascii="Calibri" w:eastAsia="Times New Roman" w:hAnsi="Calibri" w:cs="Calibri"/>
                <w:color w:val="000000"/>
                <w:sz w:val="18"/>
                <w:szCs w:val="18"/>
              </w:rPr>
            </w:pPr>
            <w:del w:id="2772" w:author="Kopp, Darin" w:date="2025-02-20T15:34:00Z">
              <w:r w:rsidRPr="00182E50">
                <w:rPr>
                  <w:rFonts w:ascii="Calibri" w:eastAsia="Times New Roman" w:hAnsi="Calibri" w:cs="Calibri"/>
                  <w:color w:val="000000"/>
                  <w:sz w:val="18"/>
                  <w:szCs w:val="18"/>
                </w:rPr>
                <w:delText>2</w:delText>
              </w:r>
            </w:del>
          </w:p>
        </w:tc>
        <w:tc>
          <w:tcPr>
            <w:tcW w:w="0" w:type="auto"/>
            <w:shd w:val="clear" w:color="auto" w:fill="auto"/>
            <w:noWrap/>
            <w:vAlign w:val="center"/>
            <w:hideMark/>
          </w:tcPr>
          <w:p w14:paraId="240FCD0F" w14:textId="77777777" w:rsidR="00182E50" w:rsidRPr="00182E50" w:rsidRDefault="008D6B17" w:rsidP="00182E50">
            <w:pPr>
              <w:spacing w:after="0" w:line="240" w:lineRule="auto"/>
              <w:jc w:val="center"/>
              <w:rPr>
                <w:del w:id="2773" w:author="Kopp, Darin" w:date="2025-02-20T15:34:00Z"/>
                <w:rFonts w:ascii="Calibri" w:eastAsia="Times New Roman" w:hAnsi="Calibri" w:cs="Calibri"/>
                <w:color w:val="000000"/>
                <w:sz w:val="18"/>
                <w:szCs w:val="18"/>
              </w:rPr>
            </w:pPr>
            <w:del w:id="2774" w:author="Kopp, Darin" w:date="2025-02-20T15:34:00Z">
              <w:r w:rsidRPr="00153B33">
                <w:rPr>
                  <w:rFonts w:ascii="Calibri" w:eastAsia="Times New Roman" w:hAnsi="Calibri" w:cs="Calibri"/>
                  <w:color w:val="000000"/>
                  <w:sz w:val="18"/>
                  <w:szCs w:val="18"/>
                </w:rPr>
                <w:delText>--</w:delText>
              </w:r>
            </w:del>
          </w:p>
        </w:tc>
        <w:tc>
          <w:tcPr>
            <w:tcW w:w="0" w:type="auto"/>
            <w:shd w:val="clear" w:color="auto" w:fill="auto"/>
            <w:noWrap/>
            <w:vAlign w:val="center"/>
            <w:hideMark/>
          </w:tcPr>
          <w:p w14:paraId="0D3A88A0" w14:textId="77777777" w:rsidR="00182E50" w:rsidRPr="00182E50" w:rsidRDefault="00182E50" w:rsidP="00182E50">
            <w:pPr>
              <w:spacing w:after="0" w:line="240" w:lineRule="auto"/>
              <w:jc w:val="center"/>
              <w:rPr>
                <w:del w:id="2775" w:author="Kopp, Darin" w:date="2025-02-20T15:34:00Z"/>
                <w:rFonts w:ascii="Calibri" w:eastAsia="Times New Roman" w:hAnsi="Calibri" w:cs="Calibri"/>
                <w:color w:val="000000"/>
                <w:sz w:val="18"/>
                <w:szCs w:val="18"/>
              </w:rPr>
            </w:pPr>
            <w:del w:id="2776" w:author="Kopp, Darin" w:date="2025-02-20T15:34:00Z">
              <w:r w:rsidRPr="00182E50">
                <w:rPr>
                  <w:rFonts w:ascii="Calibri" w:eastAsia="Times New Roman" w:hAnsi="Calibri" w:cs="Calibri"/>
                  <w:color w:val="000000"/>
                  <w:sz w:val="18"/>
                  <w:szCs w:val="18"/>
                </w:rPr>
                <w:delText>--</w:delText>
              </w:r>
            </w:del>
          </w:p>
        </w:tc>
      </w:tr>
      <w:tr w:rsidR="00182E50" w:rsidRPr="00182E50" w14:paraId="1BE5EC64" w14:textId="77777777" w:rsidTr="007D3D57">
        <w:trPr>
          <w:trHeight w:val="290"/>
          <w:jc w:val="center"/>
          <w:del w:id="2777" w:author="Kopp, Darin" w:date="2025-02-20T15:34:00Z"/>
        </w:trPr>
        <w:tc>
          <w:tcPr>
            <w:tcW w:w="0" w:type="auto"/>
            <w:shd w:val="clear" w:color="auto" w:fill="auto"/>
            <w:noWrap/>
            <w:vAlign w:val="center"/>
            <w:hideMark/>
          </w:tcPr>
          <w:p w14:paraId="7C8CAF14" w14:textId="77777777" w:rsidR="00182E50" w:rsidRPr="00182E50" w:rsidRDefault="00182E50" w:rsidP="00182E50">
            <w:pPr>
              <w:spacing w:after="0" w:line="240" w:lineRule="auto"/>
              <w:jc w:val="center"/>
              <w:rPr>
                <w:del w:id="2778" w:author="Kopp, Darin" w:date="2025-02-20T15:34:00Z"/>
                <w:rFonts w:ascii="Calibri" w:eastAsia="Times New Roman" w:hAnsi="Calibri" w:cs="Calibri"/>
                <w:color w:val="000000"/>
                <w:sz w:val="18"/>
                <w:szCs w:val="18"/>
              </w:rPr>
            </w:pPr>
            <w:del w:id="2779" w:author="Kopp, Darin" w:date="2025-02-20T15:34:00Z">
              <w:r w:rsidRPr="00182E50">
                <w:rPr>
                  <w:rFonts w:ascii="Calibri" w:eastAsia="Times New Roman" w:hAnsi="Calibri" w:cs="Calibri"/>
                  <w:color w:val="000000"/>
                  <w:sz w:val="18"/>
                  <w:szCs w:val="18"/>
                </w:rPr>
                <w:delText>WsAreaSqKm</w:delText>
              </w:r>
            </w:del>
          </w:p>
        </w:tc>
        <w:tc>
          <w:tcPr>
            <w:tcW w:w="0" w:type="auto"/>
            <w:shd w:val="clear" w:color="auto" w:fill="auto"/>
            <w:noWrap/>
            <w:vAlign w:val="center"/>
            <w:hideMark/>
          </w:tcPr>
          <w:p w14:paraId="3C257CE4" w14:textId="77777777" w:rsidR="00182E50" w:rsidRPr="00182E50" w:rsidRDefault="00182E50" w:rsidP="00182E50">
            <w:pPr>
              <w:spacing w:after="0" w:line="240" w:lineRule="auto"/>
              <w:jc w:val="center"/>
              <w:rPr>
                <w:del w:id="2780" w:author="Kopp, Darin" w:date="2025-02-20T15:34:00Z"/>
                <w:rFonts w:ascii="Calibri" w:eastAsia="Times New Roman" w:hAnsi="Calibri" w:cs="Calibri"/>
                <w:color w:val="000000"/>
                <w:sz w:val="18"/>
                <w:szCs w:val="18"/>
              </w:rPr>
            </w:pPr>
            <w:del w:id="2781" w:author="Kopp, Darin" w:date="2025-02-20T15:34:00Z">
              <w:r w:rsidRPr="00182E50">
                <w:rPr>
                  <w:rFonts w:ascii="Calibri" w:eastAsia="Times New Roman" w:hAnsi="Calibri" w:cs="Calibri"/>
                  <w:color w:val="000000"/>
                  <w:sz w:val="18"/>
                  <w:szCs w:val="18"/>
                </w:rPr>
                <w:delText>16</w:delText>
              </w:r>
            </w:del>
          </w:p>
        </w:tc>
        <w:tc>
          <w:tcPr>
            <w:tcW w:w="0" w:type="auto"/>
            <w:shd w:val="clear" w:color="auto" w:fill="auto"/>
            <w:noWrap/>
            <w:vAlign w:val="center"/>
            <w:hideMark/>
          </w:tcPr>
          <w:p w14:paraId="0534FC97" w14:textId="77777777" w:rsidR="00182E50" w:rsidRPr="00182E50" w:rsidRDefault="00182E50" w:rsidP="00182E50">
            <w:pPr>
              <w:spacing w:after="0" w:line="240" w:lineRule="auto"/>
              <w:jc w:val="center"/>
              <w:rPr>
                <w:del w:id="2782" w:author="Kopp, Darin" w:date="2025-02-20T15:34:00Z"/>
                <w:rFonts w:ascii="Calibri" w:eastAsia="Times New Roman" w:hAnsi="Calibri" w:cs="Calibri"/>
                <w:color w:val="000000"/>
                <w:sz w:val="18"/>
                <w:szCs w:val="18"/>
              </w:rPr>
            </w:pPr>
            <w:del w:id="2783" w:author="Kopp, Darin" w:date="2025-02-20T15:34:00Z">
              <w:r w:rsidRPr="00182E50">
                <w:rPr>
                  <w:rFonts w:ascii="Calibri" w:eastAsia="Times New Roman" w:hAnsi="Calibri" w:cs="Calibri"/>
                  <w:color w:val="000000"/>
                  <w:sz w:val="18"/>
                  <w:szCs w:val="18"/>
                </w:rPr>
                <w:delText>14</w:delText>
              </w:r>
            </w:del>
          </w:p>
        </w:tc>
        <w:tc>
          <w:tcPr>
            <w:tcW w:w="0" w:type="auto"/>
            <w:shd w:val="clear" w:color="auto" w:fill="auto"/>
            <w:noWrap/>
            <w:vAlign w:val="center"/>
            <w:hideMark/>
          </w:tcPr>
          <w:p w14:paraId="5CCAE473" w14:textId="77777777" w:rsidR="00182E50" w:rsidRPr="00182E50" w:rsidRDefault="00182E50" w:rsidP="00182E50">
            <w:pPr>
              <w:spacing w:after="0" w:line="240" w:lineRule="auto"/>
              <w:jc w:val="center"/>
              <w:rPr>
                <w:del w:id="2784" w:author="Kopp, Darin" w:date="2025-02-20T15:34:00Z"/>
                <w:rFonts w:ascii="Calibri" w:eastAsia="Times New Roman" w:hAnsi="Calibri" w:cs="Calibri"/>
                <w:color w:val="000000"/>
                <w:sz w:val="18"/>
                <w:szCs w:val="18"/>
              </w:rPr>
            </w:pPr>
            <w:del w:id="2785" w:author="Kopp, Darin" w:date="2025-02-20T15:34:00Z">
              <w:r w:rsidRPr="00182E50">
                <w:rPr>
                  <w:rFonts w:ascii="Calibri" w:eastAsia="Times New Roman" w:hAnsi="Calibri" w:cs="Calibri"/>
                  <w:color w:val="000000"/>
                  <w:sz w:val="18"/>
                  <w:szCs w:val="18"/>
                </w:rPr>
                <w:delText>13</w:delText>
              </w:r>
            </w:del>
          </w:p>
        </w:tc>
        <w:tc>
          <w:tcPr>
            <w:tcW w:w="0" w:type="auto"/>
            <w:shd w:val="clear" w:color="auto" w:fill="auto"/>
            <w:noWrap/>
            <w:vAlign w:val="center"/>
            <w:hideMark/>
          </w:tcPr>
          <w:p w14:paraId="6EAB076F" w14:textId="77777777" w:rsidR="00182E50" w:rsidRPr="00182E50" w:rsidRDefault="00182E50" w:rsidP="00182E50">
            <w:pPr>
              <w:spacing w:after="0" w:line="240" w:lineRule="auto"/>
              <w:jc w:val="center"/>
              <w:rPr>
                <w:del w:id="2786" w:author="Kopp, Darin" w:date="2025-02-20T15:34:00Z"/>
                <w:rFonts w:ascii="Calibri" w:eastAsia="Times New Roman" w:hAnsi="Calibri" w:cs="Calibri"/>
                <w:color w:val="000000"/>
                <w:sz w:val="18"/>
                <w:szCs w:val="18"/>
              </w:rPr>
            </w:pPr>
            <w:del w:id="2787" w:author="Kopp, Darin" w:date="2025-02-20T15:34:00Z">
              <w:r w:rsidRPr="00182E50">
                <w:rPr>
                  <w:rFonts w:ascii="Calibri" w:eastAsia="Times New Roman" w:hAnsi="Calibri" w:cs="Calibri"/>
                  <w:color w:val="000000"/>
                  <w:sz w:val="18"/>
                  <w:szCs w:val="18"/>
                </w:rPr>
                <w:delText>15</w:delText>
              </w:r>
            </w:del>
          </w:p>
        </w:tc>
        <w:tc>
          <w:tcPr>
            <w:tcW w:w="0" w:type="auto"/>
            <w:shd w:val="clear" w:color="auto" w:fill="auto"/>
            <w:noWrap/>
            <w:vAlign w:val="center"/>
            <w:hideMark/>
          </w:tcPr>
          <w:p w14:paraId="3249309A" w14:textId="77777777" w:rsidR="00182E50" w:rsidRPr="00182E50" w:rsidRDefault="00182E50" w:rsidP="00182E50">
            <w:pPr>
              <w:spacing w:after="0" w:line="240" w:lineRule="auto"/>
              <w:jc w:val="center"/>
              <w:rPr>
                <w:del w:id="2788" w:author="Kopp, Darin" w:date="2025-02-20T15:34:00Z"/>
                <w:rFonts w:ascii="Calibri" w:eastAsia="Times New Roman" w:hAnsi="Calibri" w:cs="Calibri"/>
                <w:color w:val="000000"/>
                <w:sz w:val="18"/>
                <w:szCs w:val="18"/>
              </w:rPr>
            </w:pPr>
            <w:del w:id="2789" w:author="Kopp, Darin" w:date="2025-02-20T15:34:00Z">
              <w:r w:rsidRPr="00182E50">
                <w:rPr>
                  <w:rFonts w:ascii="Calibri" w:eastAsia="Times New Roman" w:hAnsi="Calibri" w:cs="Calibri"/>
                  <w:color w:val="000000"/>
                  <w:sz w:val="18"/>
                  <w:szCs w:val="18"/>
                </w:rPr>
                <w:delText>6</w:delText>
              </w:r>
            </w:del>
          </w:p>
        </w:tc>
        <w:tc>
          <w:tcPr>
            <w:tcW w:w="0" w:type="auto"/>
            <w:shd w:val="clear" w:color="auto" w:fill="auto"/>
            <w:noWrap/>
            <w:vAlign w:val="center"/>
            <w:hideMark/>
          </w:tcPr>
          <w:p w14:paraId="3CDA406A" w14:textId="77777777" w:rsidR="00182E50" w:rsidRPr="00182E50" w:rsidRDefault="00182E50" w:rsidP="00182E50">
            <w:pPr>
              <w:spacing w:after="0" w:line="240" w:lineRule="auto"/>
              <w:jc w:val="center"/>
              <w:rPr>
                <w:del w:id="2790" w:author="Kopp, Darin" w:date="2025-02-20T15:34:00Z"/>
                <w:rFonts w:ascii="Calibri" w:eastAsia="Times New Roman" w:hAnsi="Calibri" w:cs="Calibri"/>
                <w:color w:val="000000"/>
                <w:sz w:val="18"/>
                <w:szCs w:val="18"/>
              </w:rPr>
            </w:pPr>
            <w:del w:id="2791" w:author="Kopp, Darin" w:date="2025-02-20T15:34:00Z">
              <w:r w:rsidRPr="00182E50">
                <w:rPr>
                  <w:rFonts w:ascii="Calibri" w:eastAsia="Times New Roman" w:hAnsi="Calibri" w:cs="Calibri"/>
                  <w:color w:val="000000"/>
                  <w:sz w:val="18"/>
                  <w:szCs w:val="18"/>
                </w:rPr>
                <w:delText>--</w:delText>
              </w:r>
            </w:del>
          </w:p>
        </w:tc>
      </w:tr>
      <w:tr w:rsidR="00146205" w:rsidRPr="00182E50" w14:paraId="79ACF625" w14:textId="77777777" w:rsidTr="007D3D57">
        <w:trPr>
          <w:trHeight w:val="290"/>
          <w:jc w:val="center"/>
          <w:del w:id="2792" w:author="Kopp, Darin" w:date="2025-02-20T15:34:00Z"/>
        </w:trPr>
        <w:tc>
          <w:tcPr>
            <w:tcW w:w="0" w:type="auto"/>
            <w:shd w:val="clear" w:color="auto" w:fill="auto"/>
            <w:noWrap/>
            <w:vAlign w:val="center"/>
          </w:tcPr>
          <w:p w14:paraId="5EAA6F8C" w14:textId="77777777" w:rsidR="00146205" w:rsidRPr="00153B33" w:rsidRDefault="00146205" w:rsidP="00182E50">
            <w:pPr>
              <w:spacing w:after="0" w:line="240" w:lineRule="auto"/>
              <w:jc w:val="center"/>
              <w:rPr>
                <w:del w:id="2793" w:author="Kopp, Darin" w:date="2025-02-20T15:34:00Z"/>
                <w:rFonts w:ascii="Calibri" w:eastAsia="Times New Roman" w:hAnsi="Calibri" w:cs="Calibri"/>
                <w:b/>
                <w:bCs/>
                <w:color w:val="000000"/>
                <w:sz w:val="18"/>
                <w:szCs w:val="18"/>
              </w:rPr>
            </w:pPr>
            <w:del w:id="2794" w:author="Kopp, Darin" w:date="2025-02-20T15:34:00Z">
              <w:r w:rsidRPr="00153B33">
                <w:rPr>
                  <w:rFonts w:ascii="Calibri" w:eastAsia="Times New Roman" w:hAnsi="Calibri" w:cs="Calibri"/>
                  <w:b/>
                  <w:bCs/>
                  <w:color w:val="000000"/>
                  <w:sz w:val="18"/>
                  <w:szCs w:val="18"/>
                </w:rPr>
                <w:delText>Anthropogenic</w:delText>
              </w:r>
            </w:del>
          </w:p>
        </w:tc>
        <w:tc>
          <w:tcPr>
            <w:tcW w:w="0" w:type="auto"/>
            <w:gridSpan w:val="6"/>
            <w:shd w:val="clear" w:color="auto" w:fill="auto"/>
            <w:noWrap/>
            <w:vAlign w:val="center"/>
          </w:tcPr>
          <w:p w14:paraId="4B86490B" w14:textId="77777777" w:rsidR="00146205" w:rsidRPr="00153B33" w:rsidRDefault="00146205" w:rsidP="00182E50">
            <w:pPr>
              <w:spacing w:after="0" w:line="240" w:lineRule="auto"/>
              <w:jc w:val="center"/>
              <w:rPr>
                <w:del w:id="2795" w:author="Kopp, Darin" w:date="2025-02-20T15:34:00Z"/>
                <w:rFonts w:ascii="Calibri" w:eastAsia="Times New Roman" w:hAnsi="Calibri" w:cs="Calibri"/>
                <w:color w:val="000000"/>
                <w:sz w:val="18"/>
                <w:szCs w:val="18"/>
              </w:rPr>
            </w:pPr>
          </w:p>
        </w:tc>
      </w:tr>
      <w:tr w:rsidR="00182E50" w:rsidRPr="00182E50" w14:paraId="02F2DD28" w14:textId="77777777" w:rsidTr="007D3D57">
        <w:trPr>
          <w:trHeight w:val="290"/>
          <w:jc w:val="center"/>
          <w:del w:id="2796" w:author="Kopp, Darin" w:date="2025-02-20T15:34:00Z"/>
        </w:trPr>
        <w:tc>
          <w:tcPr>
            <w:tcW w:w="0" w:type="auto"/>
            <w:shd w:val="clear" w:color="auto" w:fill="auto"/>
            <w:noWrap/>
            <w:vAlign w:val="center"/>
            <w:hideMark/>
          </w:tcPr>
          <w:p w14:paraId="7B6BF0C2" w14:textId="77777777" w:rsidR="00182E50" w:rsidRPr="00182E50" w:rsidRDefault="00182E50" w:rsidP="00182E50">
            <w:pPr>
              <w:spacing w:after="0" w:line="240" w:lineRule="auto"/>
              <w:jc w:val="center"/>
              <w:rPr>
                <w:del w:id="2797" w:author="Kopp, Darin" w:date="2025-02-20T15:34:00Z"/>
                <w:rFonts w:ascii="Calibri" w:eastAsia="Times New Roman" w:hAnsi="Calibri" w:cs="Calibri"/>
                <w:color w:val="000000"/>
                <w:sz w:val="18"/>
                <w:szCs w:val="18"/>
              </w:rPr>
            </w:pPr>
            <w:del w:id="2798" w:author="Kopp, Darin" w:date="2025-02-20T15:34:00Z">
              <w:r w:rsidRPr="00182E50">
                <w:rPr>
                  <w:rFonts w:ascii="Calibri" w:eastAsia="Times New Roman" w:hAnsi="Calibri" w:cs="Calibri"/>
                  <w:color w:val="000000"/>
                  <w:sz w:val="18"/>
                  <w:szCs w:val="18"/>
                </w:rPr>
                <w:delText>CoalMineDensWs</w:delText>
              </w:r>
            </w:del>
          </w:p>
        </w:tc>
        <w:tc>
          <w:tcPr>
            <w:tcW w:w="0" w:type="auto"/>
            <w:shd w:val="clear" w:color="auto" w:fill="auto"/>
            <w:noWrap/>
            <w:vAlign w:val="center"/>
            <w:hideMark/>
          </w:tcPr>
          <w:p w14:paraId="77004479" w14:textId="77777777" w:rsidR="00182E50" w:rsidRPr="00182E50" w:rsidRDefault="00182E50" w:rsidP="00182E50">
            <w:pPr>
              <w:spacing w:after="0" w:line="240" w:lineRule="auto"/>
              <w:jc w:val="center"/>
              <w:rPr>
                <w:del w:id="2799" w:author="Kopp, Darin" w:date="2025-02-20T15:34:00Z"/>
                <w:rFonts w:ascii="Calibri" w:eastAsia="Times New Roman" w:hAnsi="Calibri" w:cs="Calibri"/>
                <w:color w:val="000000"/>
                <w:sz w:val="18"/>
                <w:szCs w:val="18"/>
              </w:rPr>
            </w:pPr>
            <w:del w:id="2800"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04FDBDA" w14:textId="77777777" w:rsidR="00182E50" w:rsidRPr="00182E50" w:rsidRDefault="00182E50" w:rsidP="00182E50">
            <w:pPr>
              <w:spacing w:after="0" w:line="240" w:lineRule="auto"/>
              <w:jc w:val="center"/>
              <w:rPr>
                <w:del w:id="2801" w:author="Kopp, Darin" w:date="2025-02-20T15:34:00Z"/>
                <w:rFonts w:ascii="Calibri" w:eastAsia="Times New Roman" w:hAnsi="Calibri" w:cs="Calibri"/>
                <w:color w:val="000000"/>
                <w:sz w:val="18"/>
                <w:szCs w:val="18"/>
              </w:rPr>
            </w:pPr>
            <w:del w:id="2802"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72B22ACF" w14:textId="77777777" w:rsidR="00182E50" w:rsidRPr="00182E50" w:rsidRDefault="00182E50" w:rsidP="00182E50">
            <w:pPr>
              <w:spacing w:after="0" w:line="240" w:lineRule="auto"/>
              <w:jc w:val="center"/>
              <w:rPr>
                <w:del w:id="2803" w:author="Kopp, Darin" w:date="2025-02-20T15:34:00Z"/>
                <w:rFonts w:ascii="Calibri" w:eastAsia="Times New Roman" w:hAnsi="Calibri" w:cs="Calibri"/>
                <w:color w:val="000000"/>
                <w:sz w:val="18"/>
                <w:szCs w:val="18"/>
              </w:rPr>
            </w:pPr>
            <w:del w:id="2804" w:author="Kopp, Darin" w:date="2025-02-20T15:34:00Z">
              <w:r w:rsidRPr="00182E50">
                <w:rPr>
                  <w:rFonts w:ascii="Calibri" w:eastAsia="Times New Roman" w:hAnsi="Calibri" w:cs="Calibri"/>
                  <w:color w:val="000000"/>
                  <w:sz w:val="18"/>
                  <w:szCs w:val="18"/>
                </w:rPr>
                <w:delText>19</w:delText>
              </w:r>
            </w:del>
          </w:p>
        </w:tc>
        <w:tc>
          <w:tcPr>
            <w:tcW w:w="0" w:type="auto"/>
            <w:shd w:val="clear" w:color="auto" w:fill="auto"/>
            <w:noWrap/>
            <w:vAlign w:val="center"/>
            <w:hideMark/>
          </w:tcPr>
          <w:p w14:paraId="382147A1" w14:textId="77777777" w:rsidR="00182E50" w:rsidRPr="00182E50" w:rsidRDefault="00182E50" w:rsidP="00182E50">
            <w:pPr>
              <w:spacing w:after="0" w:line="240" w:lineRule="auto"/>
              <w:jc w:val="center"/>
              <w:rPr>
                <w:del w:id="2805" w:author="Kopp, Darin" w:date="2025-02-20T15:34:00Z"/>
                <w:rFonts w:ascii="Calibri" w:eastAsia="Times New Roman" w:hAnsi="Calibri" w:cs="Calibri"/>
                <w:color w:val="000000"/>
                <w:sz w:val="18"/>
                <w:szCs w:val="18"/>
              </w:rPr>
            </w:pPr>
            <w:del w:id="2806" w:author="Kopp, Darin" w:date="2025-02-20T15:34:00Z">
              <w:r w:rsidRPr="00182E50">
                <w:rPr>
                  <w:rFonts w:ascii="Calibri" w:eastAsia="Times New Roman" w:hAnsi="Calibri" w:cs="Calibri"/>
                  <w:color w:val="000000"/>
                  <w:sz w:val="18"/>
                  <w:szCs w:val="18"/>
                </w:rPr>
                <w:delText>7</w:delText>
              </w:r>
            </w:del>
          </w:p>
        </w:tc>
        <w:tc>
          <w:tcPr>
            <w:tcW w:w="0" w:type="auto"/>
            <w:shd w:val="clear" w:color="auto" w:fill="auto"/>
            <w:noWrap/>
            <w:vAlign w:val="center"/>
            <w:hideMark/>
          </w:tcPr>
          <w:p w14:paraId="6FC5ABD9" w14:textId="77777777" w:rsidR="00182E50" w:rsidRPr="00182E50" w:rsidRDefault="00182E50" w:rsidP="00182E50">
            <w:pPr>
              <w:spacing w:after="0" w:line="240" w:lineRule="auto"/>
              <w:jc w:val="center"/>
              <w:rPr>
                <w:del w:id="2807" w:author="Kopp, Darin" w:date="2025-02-20T15:34:00Z"/>
                <w:rFonts w:ascii="Calibri" w:eastAsia="Times New Roman" w:hAnsi="Calibri" w:cs="Calibri"/>
                <w:color w:val="000000"/>
                <w:sz w:val="18"/>
                <w:szCs w:val="18"/>
              </w:rPr>
            </w:pPr>
            <w:del w:id="2808" w:author="Kopp, Darin" w:date="2025-02-20T15:34:00Z">
              <w:r w:rsidRPr="00182E50">
                <w:rPr>
                  <w:rFonts w:ascii="Calibri" w:eastAsia="Times New Roman" w:hAnsi="Calibri" w:cs="Calibri"/>
                  <w:color w:val="000000"/>
                  <w:sz w:val="18"/>
                  <w:szCs w:val="18"/>
                </w:rPr>
                <w:delText>13</w:delText>
              </w:r>
            </w:del>
          </w:p>
        </w:tc>
        <w:tc>
          <w:tcPr>
            <w:tcW w:w="0" w:type="auto"/>
            <w:shd w:val="clear" w:color="auto" w:fill="auto"/>
            <w:noWrap/>
            <w:vAlign w:val="center"/>
            <w:hideMark/>
          </w:tcPr>
          <w:p w14:paraId="0D5EA529" w14:textId="77777777" w:rsidR="00182E50" w:rsidRPr="00182E50" w:rsidRDefault="00182E50" w:rsidP="00182E50">
            <w:pPr>
              <w:spacing w:after="0" w:line="240" w:lineRule="auto"/>
              <w:jc w:val="center"/>
              <w:rPr>
                <w:del w:id="2809" w:author="Kopp, Darin" w:date="2025-02-20T15:34:00Z"/>
                <w:rFonts w:ascii="Calibri" w:eastAsia="Times New Roman" w:hAnsi="Calibri" w:cs="Calibri"/>
                <w:color w:val="000000"/>
                <w:sz w:val="18"/>
                <w:szCs w:val="18"/>
              </w:rPr>
            </w:pPr>
            <w:del w:id="2810" w:author="Kopp, Darin" w:date="2025-02-20T15:34:00Z">
              <w:r w:rsidRPr="00182E50">
                <w:rPr>
                  <w:rFonts w:ascii="Calibri" w:eastAsia="Times New Roman" w:hAnsi="Calibri" w:cs="Calibri"/>
                  <w:color w:val="000000"/>
                  <w:sz w:val="18"/>
                  <w:szCs w:val="18"/>
                </w:rPr>
                <w:delText>0</w:delText>
              </w:r>
            </w:del>
          </w:p>
        </w:tc>
      </w:tr>
      <w:tr w:rsidR="00182E50" w:rsidRPr="00182E50" w14:paraId="1819C827" w14:textId="77777777" w:rsidTr="007D3D57">
        <w:trPr>
          <w:trHeight w:val="290"/>
          <w:jc w:val="center"/>
          <w:del w:id="2811" w:author="Kopp, Darin" w:date="2025-02-20T15:34:00Z"/>
        </w:trPr>
        <w:tc>
          <w:tcPr>
            <w:tcW w:w="0" w:type="auto"/>
            <w:shd w:val="clear" w:color="auto" w:fill="auto"/>
            <w:noWrap/>
            <w:vAlign w:val="center"/>
            <w:hideMark/>
          </w:tcPr>
          <w:p w14:paraId="3A1AF10B" w14:textId="77777777" w:rsidR="00182E50" w:rsidRPr="00182E50" w:rsidRDefault="00182E50" w:rsidP="00182E50">
            <w:pPr>
              <w:spacing w:after="0" w:line="240" w:lineRule="auto"/>
              <w:jc w:val="center"/>
              <w:rPr>
                <w:del w:id="2812" w:author="Kopp, Darin" w:date="2025-02-20T15:34:00Z"/>
                <w:rFonts w:ascii="Calibri" w:eastAsia="Times New Roman" w:hAnsi="Calibri" w:cs="Calibri"/>
                <w:color w:val="000000"/>
                <w:sz w:val="18"/>
                <w:szCs w:val="18"/>
              </w:rPr>
            </w:pPr>
            <w:del w:id="2813" w:author="Kopp, Darin" w:date="2025-02-20T15:34:00Z">
              <w:r w:rsidRPr="00182E50">
                <w:rPr>
                  <w:rFonts w:ascii="Calibri" w:eastAsia="Times New Roman" w:hAnsi="Calibri" w:cs="Calibri"/>
                  <w:color w:val="000000"/>
                  <w:sz w:val="18"/>
                  <w:szCs w:val="18"/>
                </w:rPr>
                <w:delText>DepNWs</w:delText>
              </w:r>
            </w:del>
          </w:p>
        </w:tc>
        <w:tc>
          <w:tcPr>
            <w:tcW w:w="0" w:type="auto"/>
            <w:shd w:val="clear" w:color="auto" w:fill="auto"/>
            <w:noWrap/>
            <w:vAlign w:val="center"/>
            <w:hideMark/>
          </w:tcPr>
          <w:p w14:paraId="369DFE9A" w14:textId="77777777" w:rsidR="00182E50" w:rsidRPr="00182E50" w:rsidRDefault="00182E50" w:rsidP="00182E50">
            <w:pPr>
              <w:spacing w:after="0" w:line="240" w:lineRule="auto"/>
              <w:jc w:val="center"/>
              <w:rPr>
                <w:del w:id="2814" w:author="Kopp, Darin" w:date="2025-02-20T15:34:00Z"/>
                <w:rFonts w:ascii="Calibri" w:eastAsia="Times New Roman" w:hAnsi="Calibri" w:cs="Calibri"/>
                <w:b/>
                <w:bCs/>
                <w:color w:val="000000"/>
                <w:sz w:val="18"/>
                <w:szCs w:val="18"/>
              </w:rPr>
            </w:pPr>
            <w:del w:id="2815" w:author="Kopp, Darin" w:date="2025-02-20T15:34:00Z">
              <w:r w:rsidRPr="00182E50">
                <w:rPr>
                  <w:rFonts w:ascii="Calibri" w:eastAsia="Times New Roman" w:hAnsi="Calibri" w:cs="Calibri"/>
                  <w:b/>
                  <w:bCs/>
                  <w:color w:val="000000"/>
                  <w:sz w:val="18"/>
                  <w:szCs w:val="18"/>
                </w:rPr>
                <w:delText>5</w:delText>
              </w:r>
            </w:del>
          </w:p>
        </w:tc>
        <w:tc>
          <w:tcPr>
            <w:tcW w:w="0" w:type="auto"/>
            <w:shd w:val="clear" w:color="auto" w:fill="auto"/>
            <w:noWrap/>
            <w:vAlign w:val="center"/>
            <w:hideMark/>
          </w:tcPr>
          <w:p w14:paraId="663D2EFD" w14:textId="77777777" w:rsidR="00182E50" w:rsidRPr="00182E50" w:rsidRDefault="00182E50" w:rsidP="00182E50">
            <w:pPr>
              <w:spacing w:after="0" w:line="240" w:lineRule="auto"/>
              <w:jc w:val="center"/>
              <w:rPr>
                <w:del w:id="2816" w:author="Kopp, Darin" w:date="2025-02-20T15:34:00Z"/>
                <w:rFonts w:ascii="Calibri" w:eastAsia="Times New Roman" w:hAnsi="Calibri" w:cs="Calibri"/>
                <w:color w:val="000000"/>
                <w:sz w:val="18"/>
                <w:szCs w:val="18"/>
              </w:rPr>
            </w:pPr>
            <w:del w:id="2817"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4407FF8" w14:textId="77777777" w:rsidR="00182E50" w:rsidRPr="00182E50" w:rsidRDefault="00182E50" w:rsidP="00182E50">
            <w:pPr>
              <w:spacing w:after="0" w:line="240" w:lineRule="auto"/>
              <w:jc w:val="center"/>
              <w:rPr>
                <w:del w:id="2818" w:author="Kopp, Darin" w:date="2025-02-20T15:34:00Z"/>
                <w:rFonts w:ascii="Calibri" w:eastAsia="Times New Roman" w:hAnsi="Calibri" w:cs="Calibri"/>
                <w:color w:val="000000"/>
                <w:sz w:val="18"/>
                <w:szCs w:val="18"/>
              </w:rPr>
            </w:pPr>
            <w:del w:id="2819"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497A21B0" w14:textId="77777777" w:rsidR="00182E50" w:rsidRPr="00182E50" w:rsidRDefault="00182E50" w:rsidP="00182E50">
            <w:pPr>
              <w:spacing w:after="0" w:line="240" w:lineRule="auto"/>
              <w:jc w:val="center"/>
              <w:rPr>
                <w:del w:id="2820" w:author="Kopp, Darin" w:date="2025-02-20T15:34:00Z"/>
                <w:rFonts w:ascii="Calibri" w:eastAsia="Times New Roman" w:hAnsi="Calibri" w:cs="Calibri"/>
                <w:color w:val="000000"/>
                <w:sz w:val="18"/>
                <w:szCs w:val="18"/>
              </w:rPr>
            </w:pPr>
            <w:del w:id="2821"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D6B398C" w14:textId="77777777" w:rsidR="00182E50" w:rsidRPr="00182E50" w:rsidRDefault="00182E50" w:rsidP="00182E50">
            <w:pPr>
              <w:spacing w:after="0" w:line="240" w:lineRule="auto"/>
              <w:jc w:val="center"/>
              <w:rPr>
                <w:del w:id="2822" w:author="Kopp, Darin" w:date="2025-02-20T15:34:00Z"/>
                <w:rFonts w:ascii="Calibri" w:eastAsia="Times New Roman" w:hAnsi="Calibri" w:cs="Calibri"/>
                <w:color w:val="000000"/>
                <w:sz w:val="18"/>
                <w:szCs w:val="18"/>
              </w:rPr>
            </w:pPr>
            <w:del w:id="2823"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458B9D2E" w14:textId="77777777" w:rsidR="00182E50" w:rsidRPr="00182E50" w:rsidRDefault="00182E50" w:rsidP="00182E50">
            <w:pPr>
              <w:spacing w:after="0" w:line="240" w:lineRule="auto"/>
              <w:jc w:val="center"/>
              <w:rPr>
                <w:del w:id="2824" w:author="Kopp, Darin" w:date="2025-02-20T15:34:00Z"/>
                <w:rFonts w:ascii="Calibri" w:eastAsia="Times New Roman" w:hAnsi="Calibri" w:cs="Calibri"/>
                <w:color w:val="000000"/>
                <w:sz w:val="18"/>
                <w:szCs w:val="18"/>
              </w:rPr>
            </w:pPr>
            <w:del w:id="2825" w:author="Kopp, Darin" w:date="2025-02-20T15:34:00Z">
              <w:r w:rsidRPr="00182E50">
                <w:rPr>
                  <w:rFonts w:ascii="Calibri" w:eastAsia="Times New Roman" w:hAnsi="Calibri" w:cs="Calibri"/>
                  <w:color w:val="000000"/>
                  <w:sz w:val="18"/>
                  <w:szCs w:val="18"/>
                </w:rPr>
                <w:delText>5 kgN/ha/yr*</w:delText>
              </w:r>
            </w:del>
          </w:p>
        </w:tc>
      </w:tr>
      <w:tr w:rsidR="00182E50" w:rsidRPr="00182E50" w14:paraId="0C8C6A7C" w14:textId="77777777" w:rsidTr="007D3D57">
        <w:trPr>
          <w:trHeight w:val="290"/>
          <w:jc w:val="center"/>
          <w:del w:id="2826" w:author="Kopp, Darin" w:date="2025-02-20T15:34:00Z"/>
        </w:trPr>
        <w:tc>
          <w:tcPr>
            <w:tcW w:w="0" w:type="auto"/>
            <w:shd w:val="clear" w:color="auto" w:fill="auto"/>
            <w:noWrap/>
            <w:vAlign w:val="center"/>
            <w:hideMark/>
          </w:tcPr>
          <w:p w14:paraId="30203CDC" w14:textId="77777777" w:rsidR="00182E50" w:rsidRPr="00182E50" w:rsidRDefault="00182E50" w:rsidP="00182E50">
            <w:pPr>
              <w:spacing w:after="0" w:line="240" w:lineRule="auto"/>
              <w:jc w:val="center"/>
              <w:rPr>
                <w:del w:id="2827" w:author="Kopp, Darin" w:date="2025-02-20T15:34:00Z"/>
                <w:rFonts w:ascii="Calibri" w:eastAsia="Times New Roman" w:hAnsi="Calibri" w:cs="Calibri"/>
                <w:color w:val="000000"/>
                <w:sz w:val="18"/>
                <w:szCs w:val="18"/>
              </w:rPr>
            </w:pPr>
            <w:del w:id="2828" w:author="Kopp, Darin" w:date="2025-02-20T15:34:00Z">
              <w:r w:rsidRPr="00182E50">
                <w:rPr>
                  <w:rFonts w:ascii="Calibri" w:eastAsia="Times New Roman" w:hAnsi="Calibri" w:cs="Calibri"/>
                  <w:color w:val="000000"/>
                  <w:sz w:val="18"/>
                  <w:szCs w:val="18"/>
                </w:rPr>
                <w:delText>DepSWs</w:delText>
              </w:r>
            </w:del>
          </w:p>
        </w:tc>
        <w:tc>
          <w:tcPr>
            <w:tcW w:w="0" w:type="auto"/>
            <w:shd w:val="clear" w:color="auto" w:fill="auto"/>
            <w:noWrap/>
            <w:vAlign w:val="center"/>
            <w:hideMark/>
          </w:tcPr>
          <w:p w14:paraId="5FCBA2B4" w14:textId="77777777" w:rsidR="00182E50" w:rsidRPr="00182E50" w:rsidRDefault="00182E50" w:rsidP="00182E50">
            <w:pPr>
              <w:spacing w:after="0" w:line="240" w:lineRule="auto"/>
              <w:jc w:val="center"/>
              <w:rPr>
                <w:del w:id="2829" w:author="Kopp, Darin" w:date="2025-02-20T15:34:00Z"/>
                <w:rFonts w:ascii="Calibri" w:eastAsia="Times New Roman" w:hAnsi="Calibri" w:cs="Calibri"/>
                <w:color w:val="000000"/>
                <w:sz w:val="18"/>
                <w:szCs w:val="18"/>
              </w:rPr>
            </w:pPr>
            <w:del w:id="2830"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222DCAFA" w14:textId="77777777" w:rsidR="00182E50" w:rsidRPr="00182E50" w:rsidRDefault="00182E50" w:rsidP="00182E50">
            <w:pPr>
              <w:spacing w:after="0" w:line="240" w:lineRule="auto"/>
              <w:jc w:val="center"/>
              <w:rPr>
                <w:del w:id="2831" w:author="Kopp, Darin" w:date="2025-02-20T15:34:00Z"/>
                <w:rFonts w:ascii="Calibri" w:eastAsia="Times New Roman" w:hAnsi="Calibri" w:cs="Calibri"/>
                <w:color w:val="000000"/>
                <w:sz w:val="18"/>
                <w:szCs w:val="18"/>
              </w:rPr>
            </w:pPr>
            <w:del w:id="2832"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1D0AEC3" w14:textId="77777777" w:rsidR="00182E50" w:rsidRPr="00182E50" w:rsidRDefault="00182E50" w:rsidP="00182E50">
            <w:pPr>
              <w:spacing w:after="0" w:line="240" w:lineRule="auto"/>
              <w:jc w:val="center"/>
              <w:rPr>
                <w:del w:id="2833" w:author="Kopp, Darin" w:date="2025-02-20T15:34:00Z"/>
                <w:rFonts w:ascii="Calibri" w:eastAsia="Times New Roman" w:hAnsi="Calibri" w:cs="Calibri"/>
                <w:color w:val="000000"/>
                <w:sz w:val="18"/>
                <w:szCs w:val="18"/>
              </w:rPr>
            </w:pPr>
            <w:del w:id="2834" w:author="Kopp, Darin" w:date="2025-02-20T15:34:00Z">
              <w:r w:rsidRPr="00182E50">
                <w:rPr>
                  <w:rFonts w:ascii="Calibri" w:eastAsia="Times New Roman" w:hAnsi="Calibri" w:cs="Calibri"/>
                  <w:color w:val="000000"/>
                  <w:sz w:val="18"/>
                  <w:szCs w:val="18"/>
                </w:rPr>
                <w:delText>14</w:delText>
              </w:r>
            </w:del>
          </w:p>
        </w:tc>
        <w:tc>
          <w:tcPr>
            <w:tcW w:w="0" w:type="auto"/>
            <w:shd w:val="clear" w:color="auto" w:fill="auto"/>
            <w:noWrap/>
            <w:vAlign w:val="center"/>
            <w:hideMark/>
          </w:tcPr>
          <w:p w14:paraId="4DCD55CA" w14:textId="77777777" w:rsidR="00182E50" w:rsidRPr="00182E50" w:rsidRDefault="00182E50" w:rsidP="00182E50">
            <w:pPr>
              <w:spacing w:after="0" w:line="240" w:lineRule="auto"/>
              <w:jc w:val="center"/>
              <w:rPr>
                <w:del w:id="2835" w:author="Kopp, Darin" w:date="2025-02-20T15:34:00Z"/>
                <w:rFonts w:ascii="Calibri" w:eastAsia="Times New Roman" w:hAnsi="Calibri" w:cs="Calibri"/>
                <w:color w:val="000000"/>
                <w:sz w:val="18"/>
                <w:szCs w:val="18"/>
              </w:rPr>
            </w:pPr>
            <w:del w:id="2836" w:author="Kopp, Darin" w:date="2025-02-20T15:34:00Z">
              <w:r w:rsidRPr="00182E50">
                <w:rPr>
                  <w:rFonts w:ascii="Calibri" w:eastAsia="Times New Roman" w:hAnsi="Calibri" w:cs="Calibri"/>
                  <w:color w:val="000000"/>
                  <w:sz w:val="18"/>
                  <w:szCs w:val="18"/>
                </w:rPr>
                <w:delText>10</w:delText>
              </w:r>
            </w:del>
          </w:p>
        </w:tc>
        <w:tc>
          <w:tcPr>
            <w:tcW w:w="0" w:type="auto"/>
            <w:shd w:val="clear" w:color="auto" w:fill="auto"/>
            <w:noWrap/>
            <w:vAlign w:val="center"/>
            <w:hideMark/>
          </w:tcPr>
          <w:p w14:paraId="59611640" w14:textId="77777777" w:rsidR="00182E50" w:rsidRPr="00182E50" w:rsidRDefault="00182E50" w:rsidP="00182E50">
            <w:pPr>
              <w:spacing w:after="0" w:line="240" w:lineRule="auto"/>
              <w:jc w:val="center"/>
              <w:rPr>
                <w:del w:id="2837" w:author="Kopp, Darin" w:date="2025-02-20T15:34:00Z"/>
                <w:rFonts w:ascii="Calibri" w:eastAsia="Times New Roman" w:hAnsi="Calibri" w:cs="Calibri"/>
                <w:color w:val="000000"/>
                <w:sz w:val="18"/>
                <w:szCs w:val="18"/>
              </w:rPr>
            </w:pPr>
            <w:del w:id="2838"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7C9F765B" w14:textId="77777777" w:rsidR="00182E50" w:rsidRPr="00182E50" w:rsidRDefault="00182E50" w:rsidP="00182E50">
            <w:pPr>
              <w:spacing w:after="0" w:line="240" w:lineRule="auto"/>
              <w:jc w:val="center"/>
              <w:rPr>
                <w:del w:id="2839" w:author="Kopp, Darin" w:date="2025-02-20T15:34:00Z"/>
                <w:rFonts w:ascii="Calibri" w:eastAsia="Times New Roman" w:hAnsi="Calibri" w:cs="Calibri"/>
                <w:color w:val="000000"/>
                <w:sz w:val="18"/>
                <w:szCs w:val="18"/>
              </w:rPr>
            </w:pPr>
            <w:del w:id="2840" w:author="Kopp, Darin" w:date="2025-02-20T15:34:00Z">
              <w:r w:rsidRPr="00182E50">
                <w:rPr>
                  <w:rFonts w:ascii="Calibri" w:eastAsia="Times New Roman" w:hAnsi="Calibri" w:cs="Calibri"/>
                  <w:color w:val="000000"/>
                  <w:sz w:val="18"/>
                  <w:szCs w:val="18"/>
                </w:rPr>
                <w:delText>1.65 kgS/ha/yr*</w:delText>
              </w:r>
            </w:del>
          </w:p>
        </w:tc>
      </w:tr>
      <w:tr w:rsidR="00182E50" w:rsidRPr="00182E50" w14:paraId="3C64A83A" w14:textId="77777777" w:rsidTr="007D3D57">
        <w:trPr>
          <w:trHeight w:val="290"/>
          <w:jc w:val="center"/>
          <w:del w:id="2841" w:author="Kopp, Darin" w:date="2025-02-20T15:34:00Z"/>
        </w:trPr>
        <w:tc>
          <w:tcPr>
            <w:tcW w:w="0" w:type="auto"/>
            <w:shd w:val="clear" w:color="auto" w:fill="auto"/>
            <w:noWrap/>
            <w:vAlign w:val="center"/>
            <w:hideMark/>
          </w:tcPr>
          <w:p w14:paraId="01DDE068" w14:textId="77777777" w:rsidR="00182E50" w:rsidRPr="00182E50" w:rsidRDefault="00182E50" w:rsidP="00182E50">
            <w:pPr>
              <w:spacing w:after="0" w:line="240" w:lineRule="auto"/>
              <w:jc w:val="center"/>
              <w:rPr>
                <w:del w:id="2842" w:author="Kopp, Darin" w:date="2025-02-20T15:34:00Z"/>
                <w:rFonts w:ascii="Calibri" w:eastAsia="Times New Roman" w:hAnsi="Calibri" w:cs="Calibri"/>
                <w:color w:val="000000"/>
                <w:sz w:val="18"/>
                <w:szCs w:val="18"/>
              </w:rPr>
            </w:pPr>
            <w:del w:id="2843" w:author="Kopp, Darin" w:date="2025-02-20T15:34:00Z">
              <w:r w:rsidRPr="00182E50">
                <w:rPr>
                  <w:rFonts w:ascii="Calibri" w:eastAsia="Times New Roman" w:hAnsi="Calibri" w:cs="Calibri"/>
                  <w:color w:val="000000"/>
                  <w:sz w:val="18"/>
                  <w:szCs w:val="18"/>
                </w:rPr>
                <w:delText>MineDensWs</w:delText>
              </w:r>
            </w:del>
          </w:p>
        </w:tc>
        <w:tc>
          <w:tcPr>
            <w:tcW w:w="0" w:type="auto"/>
            <w:shd w:val="clear" w:color="auto" w:fill="auto"/>
            <w:noWrap/>
            <w:vAlign w:val="center"/>
            <w:hideMark/>
          </w:tcPr>
          <w:p w14:paraId="37F6A297" w14:textId="77777777" w:rsidR="00182E50" w:rsidRPr="00182E50" w:rsidRDefault="00182E50" w:rsidP="00182E50">
            <w:pPr>
              <w:spacing w:after="0" w:line="240" w:lineRule="auto"/>
              <w:jc w:val="center"/>
              <w:rPr>
                <w:del w:id="2844" w:author="Kopp, Darin" w:date="2025-02-20T15:34:00Z"/>
                <w:rFonts w:ascii="Calibri" w:eastAsia="Times New Roman" w:hAnsi="Calibri" w:cs="Calibri"/>
                <w:color w:val="000000"/>
                <w:sz w:val="18"/>
                <w:szCs w:val="18"/>
              </w:rPr>
            </w:pPr>
            <w:del w:id="2845"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0BC8462A" w14:textId="77777777" w:rsidR="00182E50" w:rsidRPr="00182E50" w:rsidRDefault="00182E50" w:rsidP="00182E50">
            <w:pPr>
              <w:spacing w:after="0" w:line="240" w:lineRule="auto"/>
              <w:jc w:val="center"/>
              <w:rPr>
                <w:del w:id="2846" w:author="Kopp, Darin" w:date="2025-02-20T15:34:00Z"/>
                <w:rFonts w:ascii="Calibri" w:eastAsia="Times New Roman" w:hAnsi="Calibri" w:cs="Calibri"/>
                <w:color w:val="000000"/>
                <w:sz w:val="18"/>
                <w:szCs w:val="18"/>
              </w:rPr>
            </w:pPr>
            <w:del w:id="2847"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1D38726E" w14:textId="77777777" w:rsidR="00182E50" w:rsidRPr="00182E50" w:rsidRDefault="00182E50" w:rsidP="00182E50">
            <w:pPr>
              <w:spacing w:after="0" w:line="240" w:lineRule="auto"/>
              <w:jc w:val="center"/>
              <w:rPr>
                <w:del w:id="2848" w:author="Kopp, Darin" w:date="2025-02-20T15:34:00Z"/>
                <w:rFonts w:ascii="Calibri" w:eastAsia="Times New Roman" w:hAnsi="Calibri" w:cs="Calibri"/>
                <w:color w:val="000000"/>
                <w:sz w:val="18"/>
                <w:szCs w:val="18"/>
              </w:rPr>
            </w:pPr>
            <w:del w:id="2849" w:author="Kopp, Darin" w:date="2025-02-20T15:34:00Z">
              <w:r w:rsidRPr="00182E50">
                <w:rPr>
                  <w:rFonts w:ascii="Calibri" w:eastAsia="Times New Roman" w:hAnsi="Calibri" w:cs="Calibri"/>
                  <w:color w:val="000000"/>
                  <w:sz w:val="18"/>
                  <w:szCs w:val="18"/>
                </w:rPr>
                <w:delText>16</w:delText>
              </w:r>
            </w:del>
          </w:p>
        </w:tc>
        <w:tc>
          <w:tcPr>
            <w:tcW w:w="0" w:type="auto"/>
            <w:shd w:val="clear" w:color="auto" w:fill="auto"/>
            <w:noWrap/>
            <w:vAlign w:val="center"/>
            <w:hideMark/>
          </w:tcPr>
          <w:p w14:paraId="198AB025" w14:textId="77777777" w:rsidR="00182E50" w:rsidRPr="00182E50" w:rsidRDefault="00182E50" w:rsidP="00182E50">
            <w:pPr>
              <w:spacing w:after="0" w:line="240" w:lineRule="auto"/>
              <w:jc w:val="center"/>
              <w:rPr>
                <w:del w:id="2850" w:author="Kopp, Darin" w:date="2025-02-20T15:34:00Z"/>
                <w:rFonts w:ascii="Calibri" w:eastAsia="Times New Roman" w:hAnsi="Calibri" w:cs="Calibri"/>
                <w:color w:val="000000"/>
                <w:sz w:val="18"/>
                <w:szCs w:val="18"/>
              </w:rPr>
            </w:pPr>
            <w:del w:id="2851" w:author="Kopp, Darin" w:date="2025-02-20T15:34:00Z">
              <w:r w:rsidRPr="00182E50">
                <w:rPr>
                  <w:rFonts w:ascii="Calibri" w:eastAsia="Times New Roman" w:hAnsi="Calibri" w:cs="Calibri"/>
                  <w:color w:val="000000"/>
                  <w:sz w:val="18"/>
                  <w:szCs w:val="18"/>
                </w:rPr>
                <w:delText>18</w:delText>
              </w:r>
            </w:del>
          </w:p>
        </w:tc>
        <w:tc>
          <w:tcPr>
            <w:tcW w:w="0" w:type="auto"/>
            <w:shd w:val="clear" w:color="auto" w:fill="auto"/>
            <w:noWrap/>
            <w:vAlign w:val="center"/>
            <w:hideMark/>
          </w:tcPr>
          <w:p w14:paraId="7894282C" w14:textId="77777777" w:rsidR="00182E50" w:rsidRPr="00182E50" w:rsidRDefault="00182E50" w:rsidP="00182E50">
            <w:pPr>
              <w:spacing w:after="0" w:line="240" w:lineRule="auto"/>
              <w:jc w:val="center"/>
              <w:rPr>
                <w:del w:id="2852" w:author="Kopp, Darin" w:date="2025-02-20T15:34:00Z"/>
                <w:rFonts w:ascii="Calibri" w:eastAsia="Times New Roman" w:hAnsi="Calibri" w:cs="Calibri"/>
                <w:color w:val="000000"/>
                <w:sz w:val="18"/>
                <w:szCs w:val="18"/>
              </w:rPr>
            </w:pPr>
            <w:del w:id="2853" w:author="Kopp, Darin" w:date="2025-02-20T15:34:00Z">
              <w:r w:rsidRPr="00182E50">
                <w:rPr>
                  <w:rFonts w:ascii="Calibri" w:eastAsia="Times New Roman" w:hAnsi="Calibri" w:cs="Calibri"/>
                  <w:color w:val="000000"/>
                  <w:sz w:val="18"/>
                  <w:szCs w:val="18"/>
                </w:rPr>
                <w:delText>11</w:delText>
              </w:r>
            </w:del>
          </w:p>
        </w:tc>
        <w:tc>
          <w:tcPr>
            <w:tcW w:w="0" w:type="auto"/>
            <w:shd w:val="clear" w:color="auto" w:fill="auto"/>
            <w:noWrap/>
            <w:vAlign w:val="center"/>
            <w:hideMark/>
          </w:tcPr>
          <w:p w14:paraId="66D60AAE" w14:textId="77777777" w:rsidR="00182E50" w:rsidRPr="00182E50" w:rsidRDefault="00182E50" w:rsidP="00182E50">
            <w:pPr>
              <w:spacing w:after="0" w:line="240" w:lineRule="auto"/>
              <w:jc w:val="center"/>
              <w:rPr>
                <w:del w:id="2854" w:author="Kopp, Darin" w:date="2025-02-20T15:34:00Z"/>
                <w:rFonts w:ascii="Calibri" w:eastAsia="Times New Roman" w:hAnsi="Calibri" w:cs="Calibri"/>
                <w:color w:val="000000"/>
                <w:sz w:val="18"/>
                <w:szCs w:val="18"/>
              </w:rPr>
            </w:pPr>
            <w:del w:id="2855" w:author="Kopp, Darin" w:date="2025-02-20T15:34:00Z">
              <w:r w:rsidRPr="00182E50">
                <w:rPr>
                  <w:rFonts w:ascii="Calibri" w:eastAsia="Times New Roman" w:hAnsi="Calibri" w:cs="Calibri"/>
                  <w:color w:val="000000"/>
                  <w:sz w:val="18"/>
                  <w:szCs w:val="18"/>
                </w:rPr>
                <w:delText>0</w:delText>
              </w:r>
            </w:del>
          </w:p>
        </w:tc>
      </w:tr>
      <w:tr w:rsidR="00182E50" w:rsidRPr="00182E50" w14:paraId="52D49294" w14:textId="77777777" w:rsidTr="007D3D57">
        <w:trPr>
          <w:trHeight w:val="290"/>
          <w:jc w:val="center"/>
          <w:del w:id="2856" w:author="Kopp, Darin" w:date="2025-02-20T15:34:00Z"/>
        </w:trPr>
        <w:tc>
          <w:tcPr>
            <w:tcW w:w="0" w:type="auto"/>
            <w:shd w:val="clear" w:color="auto" w:fill="auto"/>
            <w:noWrap/>
            <w:vAlign w:val="center"/>
            <w:hideMark/>
          </w:tcPr>
          <w:p w14:paraId="7C968BF0" w14:textId="77777777" w:rsidR="00182E50" w:rsidRPr="00182E50" w:rsidRDefault="00182E50" w:rsidP="00182E50">
            <w:pPr>
              <w:spacing w:after="0" w:line="240" w:lineRule="auto"/>
              <w:jc w:val="center"/>
              <w:rPr>
                <w:del w:id="2857" w:author="Kopp, Darin" w:date="2025-02-20T15:34:00Z"/>
                <w:rFonts w:ascii="Calibri" w:eastAsia="Times New Roman" w:hAnsi="Calibri" w:cs="Calibri"/>
                <w:color w:val="000000"/>
                <w:sz w:val="18"/>
                <w:szCs w:val="18"/>
              </w:rPr>
            </w:pPr>
            <w:del w:id="2858" w:author="Kopp, Darin" w:date="2025-02-20T15:34:00Z">
              <w:r w:rsidRPr="00182E50">
                <w:rPr>
                  <w:rFonts w:ascii="Calibri" w:eastAsia="Times New Roman" w:hAnsi="Calibri" w:cs="Calibri"/>
                  <w:color w:val="000000"/>
                  <w:sz w:val="18"/>
                  <w:szCs w:val="18"/>
                </w:rPr>
                <w:delText>N_inputs</w:delText>
              </w:r>
            </w:del>
          </w:p>
        </w:tc>
        <w:tc>
          <w:tcPr>
            <w:tcW w:w="0" w:type="auto"/>
            <w:shd w:val="clear" w:color="auto" w:fill="auto"/>
            <w:noWrap/>
            <w:vAlign w:val="center"/>
            <w:hideMark/>
          </w:tcPr>
          <w:p w14:paraId="36837258" w14:textId="77777777" w:rsidR="00182E50" w:rsidRPr="00182E50" w:rsidRDefault="00182E50" w:rsidP="00182E50">
            <w:pPr>
              <w:spacing w:after="0" w:line="240" w:lineRule="auto"/>
              <w:jc w:val="center"/>
              <w:rPr>
                <w:del w:id="2859" w:author="Kopp, Darin" w:date="2025-02-20T15:34:00Z"/>
                <w:rFonts w:ascii="Calibri" w:eastAsia="Times New Roman" w:hAnsi="Calibri" w:cs="Calibri"/>
                <w:b/>
                <w:bCs/>
                <w:color w:val="000000"/>
                <w:sz w:val="18"/>
                <w:szCs w:val="18"/>
              </w:rPr>
            </w:pPr>
            <w:del w:id="2860" w:author="Kopp, Darin" w:date="2025-02-20T15:34:00Z">
              <w:r w:rsidRPr="00182E50">
                <w:rPr>
                  <w:rFonts w:ascii="Calibri" w:eastAsia="Times New Roman" w:hAnsi="Calibri" w:cs="Calibri"/>
                  <w:b/>
                  <w:bCs/>
                  <w:color w:val="000000"/>
                  <w:sz w:val="18"/>
                  <w:szCs w:val="18"/>
                </w:rPr>
                <w:delText>4</w:delText>
              </w:r>
            </w:del>
          </w:p>
        </w:tc>
        <w:tc>
          <w:tcPr>
            <w:tcW w:w="0" w:type="auto"/>
            <w:shd w:val="clear" w:color="auto" w:fill="auto"/>
            <w:noWrap/>
            <w:vAlign w:val="center"/>
            <w:hideMark/>
          </w:tcPr>
          <w:p w14:paraId="6BC6730E" w14:textId="77777777" w:rsidR="00182E50" w:rsidRPr="00182E50" w:rsidRDefault="00182E50" w:rsidP="00182E50">
            <w:pPr>
              <w:spacing w:after="0" w:line="240" w:lineRule="auto"/>
              <w:jc w:val="center"/>
              <w:rPr>
                <w:del w:id="2861" w:author="Kopp, Darin" w:date="2025-02-20T15:34:00Z"/>
                <w:rFonts w:ascii="Calibri" w:eastAsia="Times New Roman" w:hAnsi="Calibri" w:cs="Calibri"/>
                <w:color w:val="000000"/>
                <w:sz w:val="18"/>
                <w:szCs w:val="18"/>
              </w:rPr>
            </w:pPr>
            <w:del w:id="2862"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3738DF2A" w14:textId="77777777" w:rsidR="00182E50" w:rsidRPr="00182E50" w:rsidRDefault="00182E50" w:rsidP="00182E50">
            <w:pPr>
              <w:spacing w:after="0" w:line="240" w:lineRule="auto"/>
              <w:jc w:val="center"/>
              <w:rPr>
                <w:del w:id="2863" w:author="Kopp, Darin" w:date="2025-02-20T15:34:00Z"/>
                <w:rFonts w:ascii="Calibri" w:eastAsia="Times New Roman" w:hAnsi="Calibri" w:cs="Calibri"/>
                <w:color w:val="000000"/>
                <w:sz w:val="18"/>
                <w:szCs w:val="18"/>
              </w:rPr>
            </w:pPr>
            <w:del w:id="2864"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1BD62A7F" w14:textId="77777777" w:rsidR="00182E50" w:rsidRPr="00182E50" w:rsidRDefault="00182E50" w:rsidP="00182E50">
            <w:pPr>
              <w:spacing w:after="0" w:line="240" w:lineRule="auto"/>
              <w:jc w:val="center"/>
              <w:rPr>
                <w:del w:id="2865" w:author="Kopp, Darin" w:date="2025-02-20T15:34:00Z"/>
                <w:rFonts w:ascii="Calibri" w:eastAsia="Times New Roman" w:hAnsi="Calibri" w:cs="Calibri"/>
                <w:color w:val="000000"/>
                <w:sz w:val="18"/>
                <w:szCs w:val="18"/>
              </w:rPr>
            </w:pPr>
            <w:del w:id="2866"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0229149F" w14:textId="77777777" w:rsidR="00182E50" w:rsidRPr="00182E50" w:rsidRDefault="00182E50" w:rsidP="00182E50">
            <w:pPr>
              <w:spacing w:after="0" w:line="240" w:lineRule="auto"/>
              <w:jc w:val="center"/>
              <w:rPr>
                <w:del w:id="2867" w:author="Kopp, Darin" w:date="2025-02-20T15:34:00Z"/>
                <w:rFonts w:ascii="Calibri" w:eastAsia="Times New Roman" w:hAnsi="Calibri" w:cs="Calibri"/>
                <w:color w:val="000000"/>
                <w:sz w:val="18"/>
                <w:szCs w:val="18"/>
              </w:rPr>
            </w:pPr>
            <w:del w:id="2868"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7D08BA00" w14:textId="77777777" w:rsidR="00182E50" w:rsidRPr="00182E50" w:rsidRDefault="00182E50" w:rsidP="00182E50">
            <w:pPr>
              <w:spacing w:after="0" w:line="240" w:lineRule="auto"/>
              <w:jc w:val="center"/>
              <w:rPr>
                <w:del w:id="2869" w:author="Kopp, Darin" w:date="2025-02-20T15:34:00Z"/>
                <w:rFonts w:ascii="Calibri" w:eastAsia="Times New Roman" w:hAnsi="Calibri" w:cs="Calibri"/>
                <w:color w:val="000000"/>
                <w:sz w:val="18"/>
                <w:szCs w:val="18"/>
              </w:rPr>
            </w:pPr>
            <w:del w:id="2870" w:author="Kopp, Darin" w:date="2025-02-20T15:34:00Z">
              <w:r w:rsidRPr="00182E50">
                <w:rPr>
                  <w:rFonts w:ascii="Calibri" w:eastAsia="Times New Roman" w:hAnsi="Calibri" w:cs="Calibri"/>
                  <w:color w:val="000000"/>
                  <w:sz w:val="18"/>
                  <w:szCs w:val="18"/>
                </w:rPr>
                <w:delText>0</w:delText>
              </w:r>
            </w:del>
          </w:p>
        </w:tc>
      </w:tr>
      <w:tr w:rsidR="00182E50" w:rsidRPr="00182E50" w14:paraId="49D7206F" w14:textId="77777777" w:rsidTr="007D3D57">
        <w:trPr>
          <w:trHeight w:val="290"/>
          <w:jc w:val="center"/>
          <w:del w:id="2871" w:author="Kopp, Darin" w:date="2025-02-20T15:34:00Z"/>
        </w:trPr>
        <w:tc>
          <w:tcPr>
            <w:tcW w:w="0" w:type="auto"/>
            <w:shd w:val="clear" w:color="auto" w:fill="auto"/>
            <w:noWrap/>
            <w:vAlign w:val="center"/>
            <w:hideMark/>
          </w:tcPr>
          <w:p w14:paraId="40081CFE" w14:textId="77777777" w:rsidR="00182E50" w:rsidRPr="00182E50" w:rsidRDefault="00182E50" w:rsidP="00182E50">
            <w:pPr>
              <w:spacing w:after="0" w:line="240" w:lineRule="auto"/>
              <w:jc w:val="center"/>
              <w:rPr>
                <w:del w:id="2872" w:author="Kopp, Darin" w:date="2025-02-20T15:34:00Z"/>
                <w:rFonts w:ascii="Calibri" w:eastAsia="Times New Roman" w:hAnsi="Calibri" w:cs="Calibri"/>
                <w:color w:val="000000"/>
                <w:sz w:val="18"/>
                <w:szCs w:val="18"/>
              </w:rPr>
            </w:pPr>
            <w:del w:id="2873" w:author="Kopp, Darin" w:date="2025-02-20T15:34:00Z">
              <w:r w:rsidRPr="00182E50">
                <w:rPr>
                  <w:rFonts w:ascii="Calibri" w:eastAsia="Times New Roman" w:hAnsi="Calibri" w:cs="Calibri"/>
                  <w:color w:val="000000"/>
                  <w:sz w:val="18"/>
                  <w:szCs w:val="18"/>
                </w:rPr>
                <w:delText>P_inputs</w:delText>
              </w:r>
            </w:del>
          </w:p>
        </w:tc>
        <w:tc>
          <w:tcPr>
            <w:tcW w:w="0" w:type="auto"/>
            <w:shd w:val="clear" w:color="auto" w:fill="auto"/>
            <w:noWrap/>
            <w:vAlign w:val="center"/>
            <w:hideMark/>
          </w:tcPr>
          <w:p w14:paraId="124D2553" w14:textId="77777777" w:rsidR="00182E50" w:rsidRPr="00182E50" w:rsidRDefault="00182E50" w:rsidP="00182E50">
            <w:pPr>
              <w:spacing w:after="0" w:line="240" w:lineRule="auto"/>
              <w:jc w:val="center"/>
              <w:rPr>
                <w:del w:id="2874" w:author="Kopp, Darin" w:date="2025-02-20T15:34:00Z"/>
                <w:rFonts w:ascii="Calibri" w:eastAsia="Times New Roman" w:hAnsi="Calibri" w:cs="Calibri"/>
                <w:color w:val="000000"/>
                <w:sz w:val="18"/>
                <w:szCs w:val="18"/>
              </w:rPr>
            </w:pPr>
            <w:del w:id="2875"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349DADF4" w14:textId="77777777" w:rsidR="00182E50" w:rsidRPr="00182E50" w:rsidRDefault="00182E50" w:rsidP="00182E50">
            <w:pPr>
              <w:spacing w:after="0" w:line="240" w:lineRule="auto"/>
              <w:jc w:val="center"/>
              <w:rPr>
                <w:del w:id="2876" w:author="Kopp, Darin" w:date="2025-02-20T15:34:00Z"/>
                <w:rFonts w:ascii="Calibri" w:eastAsia="Times New Roman" w:hAnsi="Calibri" w:cs="Calibri"/>
                <w:color w:val="000000"/>
                <w:sz w:val="18"/>
                <w:szCs w:val="18"/>
              </w:rPr>
            </w:pPr>
            <w:del w:id="2877" w:author="Kopp, Darin" w:date="2025-02-20T15:34:00Z">
              <w:r w:rsidRPr="00182E50">
                <w:rPr>
                  <w:rFonts w:ascii="Calibri" w:eastAsia="Times New Roman" w:hAnsi="Calibri" w:cs="Calibri"/>
                  <w:color w:val="000000"/>
                  <w:sz w:val="18"/>
                  <w:szCs w:val="18"/>
                </w:rPr>
                <w:delText>9</w:delText>
              </w:r>
            </w:del>
          </w:p>
        </w:tc>
        <w:tc>
          <w:tcPr>
            <w:tcW w:w="0" w:type="auto"/>
            <w:shd w:val="clear" w:color="auto" w:fill="auto"/>
            <w:noWrap/>
            <w:vAlign w:val="center"/>
            <w:hideMark/>
          </w:tcPr>
          <w:p w14:paraId="20274A73" w14:textId="77777777" w:rsidR="00182E50" w:rsidRPr="00182E50" w:rsidRDefault="00182E50" w:rsidP="00182E50">
            <w:pPr>
              <w:spacing w:after="0" w:line="240" w:lineRule="auto"/>
              <w:jc w:val="center"/>
              <w:rPr>
                <w:del w:id="2878" w:author="Kopp, Darin" w:date="2025-02-20T15:34:00Z"/>
                <w:rFonts w:ascii="Calibri" w:eastAsia="Times New Roman" w:hAnsi="Calibri" w:cs="Calibri"/>
                <w:color w:val="000000"/>
                <w:sz w:val="18"/>
                <w:szCs w:val="18"/>
              </w:rPr>
            </w:pPr>
            <w:del w:id="2879"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1E5FEB55" w14:textId="77777777" w:rsidR="00182E50" w:rsidRPr="00182E50" w:rsidRDefault="00182E50" w:rsidP="00182E50">
            <w:pPr>
              <w:spacing w:after="0" w:line="240" w:lineRule="auto"/>
              <w:jc w:val="center"/>
              <w:rPr>
                <w:del w:id="2880" w:author="Kopp, Darin" w:date="2025-02-20T15:34:00Z"/>
                <w:rFonts w:ascii="Calibri" w:eastAsia="Times New Roman" w:hAnsi="Calibri" w:cs="Calibri"/>
                <w:color w:val="000000"/>
                <w:sz w:val="18"/>
                <w:szCs w:val="18"/>
              </w:rPr>
            </w:pPr>
            <w:del w:id="2881"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0D3CF47" w14:textId="77777777" w:rsidR="00182E50" w:rsidRPr="00182E50" w:rsidRDefault="00182E50" w:rsidP="00182E50">
            <w:pPr>
              <w:spacing w:after="0" w:line="240" w:lineRule="auto"/>
              <w:jc w:val="center"/>
              <w:rPr>
                <w:del w:id="2882" w:author="Kopp, Darin" w:date="2025-02-20T15:34:00Z"/>
                <w:rFonts w:ascii="Calibri" w:eastAsia="Times New Roman" w:hAnsi="Calibri" w:cs="Calibri"/>
                <w:color w:val="000000"/>
                <w:sz w:val="18"/>
                <w:szCs w:val="18"/>
              </w:rPr>
            </w:pPr>
            <w:del w:id="2883"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38C3C7DC" w14:textId="77777777" w:rsidR="00182E50" w:rsidRPr="00182E50" w:rsidRDefault="00182E50" w:rsidP="00182E50">
            <w:pPr>
              <w:spacing w:after="0" w:line="240" w:lineRule="auto"/>
              <w:jc w:val="center"/>
              <w:rPr>
                <w:del w:id="2884" w:author="Kopp, Darin" w:date="2025-02-20T15:34:00Z"/>
                <w:rFonts w:ascii="Calibri" w:eastAsia="Times New Roman" w:hAnsi="Calibri" w:cs="Calibri"/>
                <w:color w:val="000000"/>
                <w:sz w:val="18"/>
                <w:szCs w:val="18"/>
              </w:rPr>
            </w:pPr>
            <w:del w:id="2885" w:author="Kopp, Darin" w:date="2025-02-20T15:34:00Z">
              <w:r w:rsidRPr="00182E50">
                <w:rPr>
                  <w:rFonts w:ascii="Calibri" w:eastAsia="Times New Roman" w:hAnsi="Calibri" w:cs="Calibri"/>
                  <w:color w:val="000000"/>
                  <w:sz w:val="18"/>
                  <w:szCs w:val="18"/>
                </w:rPr>
                <w:delText>0</w:delText>
              </w:r>
            </w:del>
          </w:p>
        </w:tc>
      </w:tr>
      <w:tr w:rsidR="00182E50" w:rsidRPr="00182E50" w14:paraId="2BCC36AD" w14:textId="77777777" w:rsidTr="007D3D57">
        <w:trPr>
          <w:trHeight w:val="290"/>
          <w:jc w:val="center"/>
          <w:del w:id="2886" w:author="Kopp, Darin" w:date="2025-02-20T15:34:00Z"/>
        </w:trPr>
        <w:tc>
          <w:tcPr>
            <w:tcW w:w="0" w:type="auto"/>
            <w:shd w:val="clear" w:color="auto" w:fill="auto"/>
            <w:noWrap/>
            <w:vAlign w:val="center"/>
            <w:hideMark/>
          </w:tcPr>
          <w:p w14:paraId="5D04102C" w14:textId="77777777" w:rsidR="00182E50" w:rsidRPr="00182E50" w:rsidRDefault="00182E50" w:rsidP="00182E50">
            <w:pPr>
              <w:spacing w:after="0" w:line="240" w:lineRule="auto"/>
              <w:jc w:val="center"/>
              <w:rPr>
                <w:del w:id="2887" w:author="Kopp, Darin" w:date="2025-02-20T15:34:00Z"/>
                <w:rFonts w:ascii="Calibri" w:eastAsia="Times New Roman" w:hAnsi="Calibri" w:cs="Calibri"/>
                <w:color w:val="000000"/>
                <w:sz w:val="18"/>
                <w:szCs w:val="18"/>
              </w:rPr>
            </w:pPr>
            <w:del w:id="2888" w:author="Kopp, Darin" w:date="2025-02-20T15:34:00Z">
              <w:r w:rsidRPr="00182E50">
                <w:rPr>
                  <w:rFonts w:ascii="Calibri" w:eastAsia="Times New Roman" w:hAnsi="Calibri" w:cs="Calibri"/>
                  <w:color w:val="000000"/>
                  <w:sz w:val="18"/>
                  <w:szCs w:val="18"/>
                </w:rPr>
                <w:delText>PctCropWs</w:delText>
              </w:r>
            </w:del>
          </w:p>
        </w:tc>
        <w:tc>
          <w:tcPr>
            <w:tcW w:w="0" w:type="auto"/>
            <w:shd w:val="clear" w:color="auto" w:fill="auto"/>
            <w:noWrap/>
            <w:vAlign w:val="center"/>
            <w:hideMark/>
          </w:tcPr>
          <w:p w14:paraId="7FED5D9E" w14:textId="77777777" w:rsidR="00182E50" w:rsidRPr="00182E50" w:rsidRDefault="00182E50" w:rsidP="00182E50">
            <w:pPr>
              <w:spacing w:after="0" w:line="240" w:lineRule="auto"/>
              <w:jc w:val="center"/>
              <w:rPr>
                <w:del w:id="2889" w:author="Kopp, Darin" w:date="2025-02-20T15:34:00Z"/>
                <w:rFonts w:ascii="Calibri" w:eastAsia="Times New Roman" w:hAnsi="Calibri" w:cs="Calibri"/>
                <w:b/>
                <w:bCs/>
                <w:color w:val="000000"/>
                <w:sz w:val="18"/>
                <w:szCs w:val="18"/>
              </w:rPr>
            </w:pPr>
            <w:del w:id="2890" w:author="Kopp, Darin" w:date="2025-02-20T15:34:00Z">
              <w:r w:rsidRPr="00182E50">
                <w:rPr>
                  <w:rFonts w:ascii="Calibri" w:eastAsia="Times New Roman" w:hAnsi="Calibri" w:cs="Calibri"/>
                  <w:b/>
                  <w:bCs/>
                  <w:color w:val="000000"/>
                  <w:sz w:val="18"/>
                  <w:szCs w:val="18"/>
                </w:rPr>
                <w:delText>1</w:delText>
              </w:r>
            </w:del>
          </w:p>
        </w:tc>
        <w:tc>
          <w:tcPr>
            <w:tcW w:w="0" w:type="auto"/>
            <w:shd w:val="clear" w:color="auto" w:fill="auto"/>
            <w:noWrap/>
            <w:vAlign w:val="center"/>
            <w:hideMark/>
          </w:tcPr>
          <w:p w14:paraId="502D7D58" w14:textId="77777777" w:rsidR="00182E50" w:rsidRPr="00182E50" w:rsidRDefault="00182E50" w:rsidP="00182E50">
            <w:pPr>
              <w:spacing w:after="0" w:line="240" w:lineRule="auto"/>
              <w:jc w:val="center"/>
              <w:rPr>
                <w:del w:id="2891" w:author="Kopp, Darin" w:date="2025-02-20T15:34:00Z"/>
                <w:rFonts w:ascii="Calibri" w:eastAsia="Times New Roman" w:hAnsi="Calibri" w:cs="Calibri"/>
                <w:b/>
                <w:bCs/>
                <w:color w:val="000000"/>
                <w:sz w:val="18"/>
                <w:szCs w:val="18"/>
              </w:rPr>
            </w:pPr>
            <w:del w:id="2892" w:author="Kopp, Darin" w:date="2025-02-20T15:34:00Z">
              <w:r w:rsidRPr="00182E50">
                <w:rPr>
                  <w:rFonts w:ascii="Calibri" w:eastAsia="Times New Roman" w:hAnsi="Calibri" w:cs="Calibri"/>
                  <w:b/>
                  <w:bCs/>
                  <w:color w:val="000000"/>
                  <w:sz w:val="18"/>
                  <w:szCs w:val="18"/>
                </w:rPr>
                <w:delText>1</w:delText>
              </w:r>
            </w:del>
          </w:p>
        </w:tc>
        <w:tc>
          <w:tcPr>
            <w:tcW w:w="0" w:type="auto"/>
            <w:shd w:val="clear" w:color="auto" w:fill="auto"/>
            <w:noWrap/>
            <w:vAlign w:val="center"/>
            <w:hideMark/>
          </w:tcPr>
          <w:p w14:paraId="7C2E780D" w14:textId="77777777" w:rsidR="00182E50" w:rsidRPr="00182E50" w:rsidRDefault="00182E50" w:rsidP="00182E50">
            <w:pPr>
              <w:spacing w:after="0" w:line="240" w:lineRule="auto"/>
              <w:jc w:val="center"/>
              <w:rPr>
                <w:del w:id="2893" w:author="Kopp, Darin" w:date="2025-02-20T15:34:00Z"/>
                <w:rFonts w:ascii="Calibri" w:eastAsia="Times New Roman" w:hAnsi="Calibri" w:cs="Calibri"/>
                <w:b/>
                <w:bCs/>
                <w:color w:val="000000"/>
                <w:sz w:val="18"/>
                <w:szCs w:val="18"/>
              </w:rPr>
            </w:pPr>
            <w:del w:id="2894" w:author="Kopp, Darin" w:date="2025-02-20T15:34:00Z">
              <w:r w:rsidRPr="00182E50">
                <w:rPr>
                  <w:rFonts w:ascii="Calibri" w:eastAsia="Times New Roman" w:hAnsi="Calibri" w:cs="Calibri"/>
                  <w:b/>
                  <w:bCs/>
                  <w:color w:val="000000"/>
                  <w:sz w:val="18"/>
                  <w:szCs w:val="18"/>
                </w:rPr>
                <w:delText>3</w:delText>
              </w:r>
            </w:del>
          </w:p>
        </w:tc>
        <w:tc>
          <w:tcPr>
            <w:tcW w:w="0" w:type="auto"/>
            <w:shd w:val="clear" w:color="auto" w:fill="auto"/>
            <w:noWrap/>
            <w:vAlign w:val="center"/>
            <w:hideMark/>
          </w:tcPr>
          <w:p w14:paraId="1DC077D2" w14:textId="77777777" w:rsidR="00182E50" w:rsidRPr="00182E50" w:rsidRDefault="00182E50" w:rsidP="00182E50">
            <w:pPr>
              <w:spacing w:after="0" w:line="240" w:lineRule="auto"/>
              <w:jc w:val="center"/>
              <w:rPr>
                <w:del w:id="2895" w:author="Kopp, Darin" w:date="2025-02-20T15:34:00Z"/>
                <w:rFonts w:ascii="Calibri" w:eastAsia="Times New Roman" w:hAnsi="Calibri" w:cs="Calibri"/>
                <w:b/>
                <w:bCs/>
                <w:color w:val="000000"/>
                <w:sz w:val="18"/>
                <w:szCs w:val="18"/>
              </w:rPr>
            </w:pPr>
            <w:del w:id="2896" w:author="Kopp, Darin" w:date="2025-02-20T15:34:00Z">
              <w:r w:rsidRPr="00182E50">
                <w:rPr>
                  <w:rFonts w:ascii="Calibri" w:eastAsia="Times New Roman" w:hAnsi="Calibri" w:cs="Calibri"/>
                  <w:b/>
                  <w:bCs/>
                  <w:color w:val="000000"/>
                  <w:sz w:val="18"/>
                  <w:szCs w:val="18"/>
                </w:rPr>
                <w:delText>3</w:delText>
              </w:r>
            </w:del>
          </w:p>
        </w:tc>
        <w:tc>
          <w:tcPr>
            <w:tcW w:w="0" w:type="auto"/>
            <w:shd w:val="clear" w:color="auto" w:fill="auto"/>
            <w:noWrap/>
            <w:vAlign w:val="center"/>
            <w:hideMark/>
          </w:tcPr>
          <w:p w14:paraId="7BC178BF" w14:textId="77777777" w:rsidR="00182E50" w:rsidRPr="00182E50" w:rsidRDefault="00182E50" w:rsidP="00182E50">
            <w:pPr>
              <w:spacing w:after="0" w:line="240" w:lineRule="auto"/>
              <w:jc w:val="center"/>
              <w:rPr>
                <w:del w:id="2897" w:author="Kopp, Darin" w:date="2025-02-20T15:34:00Z"/>
                <w:rFonts w:ascii="Calibri" w:eastAsia="Times New Roman" w:hAnsi="Calibri" w:cs="Calibri"/>
                <w:color w:val="000000"/>
                <w:sz w:val="18"/>
                <w:szCs w:val="18"/>
              </w:rPr>
            </w:pPr>
            <w:del w:id="2898"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48421FD6" w14:textId="77777777" w:rsidR="00182E50" w:rsidRPr="00182E50" w:rsidRDefault="00182E50" w:rsidP="00182E50">
            <w:pPr>
              <w:spacing w:after="0" w:line="240" w:lineRule="auto"/>
              <w:jc w:val="center"/>
              <w:rPr>
                <w:del w:id="2899" w:author="Kopp, Darin" w:date="2025-02-20T15:34:00Z"/>
                <w:rFonts w:ascii="Calibri" w:eastAsia="Times New Roman" w:hAnsi="Calibri" w:cs="Calibri"/>
                <w:color w:val="000000"/>
                <w:sz w:val="18"/>
                <w:szCs w:val="18"/>
              </w:rPr>
            </w:pPr>
            <w:del w:id="2900" w:author="Kopp, Darin" w:date="2025-02-20T15:34:00Z">
              <w:r w:rsidRPr="00182E50">
                <w:rPr>
                  <w:rFonts w:ascii="Calibri" w:eastAsia="Times New Roman" w:hAnsi="Calibri" w:cs="Calibri"/>
                  <w:color w:val="000000"/>
                  <w:sz w:val="18"/>
                  <w:szCs w:val="18"/>
                </w:rPr>
                <w:delText>0</w:delText>
              </w:r>
            </w:del>
          </w:p>
        </w:tc>
      </w:tr>
      <w:tr w:rsidR="00182E50" w:rsidRPr="00182E50" w14:paraId="480C0A80" w14:textId="77777777" w:rsidTr="007D3D57">
        <w:trPr>
          <w:trHeight w:val="290"/>
          <w:jc w:val="center"/>
          <w:del w:id="2901" w:author="Kopp, Darin" w:date="2025-02-20T15:34:00Z"/>
        </w:trPr>
        <w:tc>
          <w:tcPr>
            <w:tcW w:w="0" w:type="auto"/>
            <w:shd w:val="clear" w:color="auto" w:fill="auto"/>
            <w:noWrap/>
            <w:vAlign w:val="center"/>
            <w:hideMark/>
          </w:tcPr>
          <w:p w14:paraId="545A4DD5" w14:textId="77777777" w:rsidR="00182E50" w:rsidRPr="00182E50" w:rsidRDefault="00182E50" w:rsidP="00182E50">
            <w:pPr>
              <w:spacing w:after="0" w:line="240" w:lineRule="auto"/>
              <w:jc w:val="center"/>
              <w:rPr>
                <w:del w:id="2902" w:author="Kopp, Darin" w:date="2025-02-20T15:34:00Z"/>
                <w:rFonts w:ascii="Calibri" w:eastAsia="Times New Roman" w:hAnsi="Calibri" w:cs="Calibri"/>
                <w:color w:val="000000"/>
                <w:sz w:val="18"/>
                <w:szCs w:val="18"/>
              </w:rPr>
            </w:pPr>
            <w:del w:id="2903" w:author="Kopp, Darin" w:date="2025-02-20T15:34:00Z">
              <w:r w:rsidRPr="00182E50">
                <w:rPr>
                  <w:rFonts w:ascii="Calibri" w:eastAsia="Times New Roman" w:hAnsi="Calibri" w:cs="Calibri"/>
                  <w:color w:val="000000"/>
                  <w:sz w:val="18"/>
                  <w:szCs w:val="18"/>
                </w:rPr>
                <w:delText>PctCropWsRp100</w:delText>
              </w:r>
            </w:del>
          </w:p>
        </w:tc>
        <w:tc>
          <w:tcPr>
            <w:tcW w:w="0" w:type="auto"/>
            <w:shd w:val="clear" w:color="auto" w:fill="auto"/>
            <w:noWrap/>
            <w:vAlign w:val="center"/>
            <w:hideMark/>
          </w:tcPr>
          <w:p w14:paraId="2768CD0E" w14:textId="77777777" w:rsidR="00182E50" w:rsidRPr="00182E50" w:rsidRDefault="00182E50" w:rsidP="00182E50">
            <w:pPr>
              <w:spacing w:after="0" w:line="240" w:lineRule="auto"/>
              <w:jc w:val="center"/>
              <w:rPr>
                <w:del w:id="2904" w:author="Kopp, Darin" w:date="2025-02-20T15:34:00Z"/>
                <w:rFonts w:ascii="Calibri" w:eastAsia="Times New Roman" w:hAnsi="Calibri" w:cs="Calibri"/>
                <w:color w:val="000000"/>
                <w:sz w:val="18"/>
                <w:szCs w:val="18"/>
              </w:rPr>
            </w:pPr>
            <w:del w:id="2905"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7A8F6268" w14:textId="77777777" w:rsidR="00182E50" w:rsidRPr="00182E50" w:rsidRDefault="00182E50" w:rsidP="00182E50">
            <w:pPr>
              <w:spacing w:after="0" w:line="240" w:lineRule="auto"/>
              <w:jc w:val="center"/>
              <w:rPr>
                <w:del w:id="2906" w:author="Kopp, Darin" w:date="2025-02-20T15:34:00Z"/>
                <w:rFonts w:ascii="Calibri" w:eastAsia="Times New Roman" w:hAnsi="Calibri" w:cs="Calibri"/>
                <w:color w:val="000000"/>
                <w:sz w:val="18"/>
                <w:szCs w:val="18"/>
              </w:rPr>
            </w:pPr>
            <w:del w:id="2907"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9BF2531" w14:textId="77777777" w:rsidR="00182E50" w:rsidRPr="00182E50" w:rsidRDefault="00182E50" w:rsidP="00182E50">
            <w:pPr>
              <w:spacing w:after="0" w:line="240" w:lineRule="auto"/>
              <w:jc w:val="center"/>
              <w:rPr>
                <w:del w:id="2908" w:author="Kopp, Darin" w:date="2025-02-20T15:34:00Z"/>
                <w:rFonts w:ascii="Calibri" w:eastAsia="Times New Roman" w:hAnsi="Calibri" w:cs="Calibri"/>
                <w:color w:val="000000"/>
                <w:sz w:val="18"/>
                <w:szCs w:val="18"/>
              </w:rPr>
            </w:pPr>
            <w:del w:id="2909"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502BAEA" w14:textId="77777777" w:rsidR="00182E50" w:rsidRPr="00182E50" w:rsidRDefault="00182E50" w:rsidP="00182E50">
            <w:pPr>
              <w:spacing w:after="0" w:line="240" w:lineRule="auto"/>
              <w:jc w:val="center"/>
              <w:rPr>
                <w:del w:id="2910" w:author="Kopp, Darin" w:date="2025-02-20T15:34:00Z"/>
                <w:rFonts w:ascii="Calibri" w:eastAsia="Times New Roman" w:hAnsi="Calibri" w:cs="Calibri"/>
                <w:color w:val="000000"/>
                <w:sz w:val="18"/>
                <w:szCs w:val="18"/>
              </w:rPr>
            </w:pPr>
            <w:del w:id="2911"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34C99559" w14:textId="77777777" w:rsidR="00182E50" w:rsidRPr="00182E50" w:rsidRDefault="00182E50" w:rsidP="00182E50">
            <w:pPr>
              <w:spacing w:after="0" w:line="240" w:lineRule="auto"/>
              <w:jc w:val="center"/>
              <w:rPr>
                <w:del w:id="2912" w:author="Kopp, Darin" w:date="2025-02-20T15:34:00Z"/>
                <w:rFonts w:ascii="Calibri" w:eastAsia="Times New Roman" w:hAnsi="Calibri" w:cs="Calibri"/>
                <w:b/>
                <w:bCs/>
                <w:color w:val="000000"/>
                <w:sz w:val="18"/>
                <w:szCs w:val="18"/>
              </w:rPr>
            </w:pPr>
            <w:del w:id="2913" w:author="Kopp, Darin" w:date="2025-02-20T15:34:00Z">
              <w:r w:rsidRPr="00182E50">
                <w:rPr>
                  <w:rFonts w:ascii="Calibri" w:eastAsia="Times New Roman" w:hAnsi="Calibri" w:cs="Calibri"/>
                  <w:b/>
                  <w:bCs/>
                  <w:color w:val="000000"/>
                  <w:sz w:val="18"/>
                  <w:szCs w:val="18"/>
                </w:rPr>
                <w:delText>4</w:delText>
              </w:r>
            </w:del>
          </w:p>
        </w:tc>
        <w:tc>
          <w:tcPr>
            <w:tcW w:w="0" w:type="auto"/>
            <w:shd w:val="clear" w:color="auto" w:fill="auto"/>
            <w:noWrap/>
            <w:vAlign w:val="center"/>
            <w:hideMark/>
          </w:tcPr>
          <w:p w14:paraId="34735837" w14:textId="77777777" w:rsidR="00182E50" w:rsidRPr="00182E50" w:rsidRDefault="00182E50" w:rsidP="00182E50">
            <w:pPr>
              <w:spacing w:after="0" w:line="240" w:lineRule="auto"/>
              <w:jc w:val="center"/>
              <w:rPr>
                <w:del w:id="2914" w:author="Kopp, Darin" w:date="2025-02-20T15:34:00Z"/>
                <w:rFonts w:ascii="Calibri" w:eastAsia="Times New Roman" w:hAnsi="Calibri" w:cs="Calibri"/>
                <w:color w:val="000000"/>
                <w:sz w:val="18"/>
                <w:szCs w:val="18"/>
              </w:rPr>
            </w:pPr>
            <w:del w:id="2915" w:author="Kopp, Darin" w:date="2025-02-20T15:34:00Z">
              <w:r w:rsidRPr="00182E50">
                <w:rPr>
                  <w:rFonts w:ascii="Calibri" w:eastAsia="Times New Roman" w:hAnsi="Calibri" w:cs="Calibri"/>
                  <w:color w:val="000000"/>
                  <w:sz w:val="18"/>
                  <w:szCs w:val="18"/>
                </w:rPr>
                <w:delText>0</w:delText>
              </w:r>
            </w:del>
          </w:p>
        </w:tc>
      </w:tr>
      <w:tr w:rsidR="00182E50" w:rsidRPr="00182E50" w14:paraId="17382BED" w14:textId="77777777" w:rsidTr="007D3D57">
        <w:trPr>
          <w:trHeight w:val="290"/>
          <w:jc w:val="center"/>
          <w:del w:id="2916" w:author="Kopp, Darin" w:date="2025-02-20T15:34:00Z"/>
        </w:trPr>
        <w:tc>
          <w:tcPr>
            <w:tcW w:w="0" w:type="auto"/>
            <w:shd w:val="clear" w:color="auto" w:fill="auto"/>
            <w:noWrap/>
            <w:vAlign w:val="center"/>
            <w:hideMark/>
          </w:tcPr>
          <w:p w14:paraId="10FBA625" w14:textId="77777777" w:rsidR="00182E50" w:rsidRPr="00182E50" w:rsidRDefault="00182E50" w:rsidP="00182E50">
            <w:pPr>
              <w:spacing w:after="0" w:line="240" w:lineRule="auto"/>
              <w:jc w:val="center"/>
              <w:rPr>
                <w:del w:id="2917" w:author="Kopp, Darin" w:date="2025-02-20T15:34:00Z"/>
                <w:rFonts w:ascii="Calibri" w:eastAsia="Times New Roman" w:hAnsi="Calibri" w:cs="Calibri"/>
                <w:color w:val="000000"/>
                <w:sz w:val="18"/>
                <w:szCs w:val="18"/>
              </w:rPr>
            </w:pPr>
            <w:del w:id="2918" w:author="Kopp, Darin" w:date="2025-02-20T15:34:00Z">
              <w:r w:rsidRPr="00182E50">
                <w:rPr>
                  <w:rFonts w:ascii="Calibri" w:eastAsia="Times New Roman" w:hAnsi="Calibri" w:cs="Calibri"/>
                  <w:color w:val="000000"/>
                  <w:sz w:val="18"/>
                  <w:szCs w:val="18"/>
                </w:rPr>
                <w:delText>PctNatWs</w:delText>
              </w:r>
            </w:del>
          </w:p>
        </w:tc>
        <w:tc>
          <w:tcPr>
            <w:tcW w:w="0" w:type="auto"/>
            <w:shd w:val="clear" w:color="auto" w:fill="auto"/>
            <w:noWrap/>
            <w:vAlign w:val="center"/>
            <w:hideMark/>
          </w:tcPr>
          <w:p w14:paraId="2121A486" w14:textId="77777777" w:rsidR="00182E50" w:rsidRPr="00182E50" w:rsidRDefault="00182E50" w:rsidP="00182E50">
            <w:pPr>
              <w:spacing w:after="0" w:line="240" w:lineRule="auto"/>
              <w:jc w:val="center"/>
              <w:rPr>
                <w:del w:id="2919" w:author="Kopp, Darin" w:date="2025-02-20T15:34:00Z"/>
                <w:rFonts w:ascii="Calibri" w:eastAsia="Times New Roman" w:hAnsi="Calibri" w:cs="Calibri"/>
                <w:color w:val="000000"/>
                <w:sz w:val="18"/>
                <w:szCs w:val="18"/>
              </w:rPr>
            </w:pPr>
            <w:del w:id="2920"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22B15C4F" w14:textId="77777777" w:rsidR="00182E50" w:rsidRPr="00182E50" w:rsidRDefault="00182E50" w:rsidP="00182E50">
            <w:pPr>
              <w:spacing w:after="0" w:line="240" w:lineRule="auto"/>
              <w:jc w:val="center"/>
              <w:rPr>
                <w:del w:id="2921" w:author="Kopp, Darin" w:date="2025-02-20T15:34:00Z"/>
                <w:rFonts w:ascii="Calibri" w:eastAsia="Times New Roman" w:hAnsi="Calibri" w:cs="Calibri"/>
                <w:color w:val="000000"/>
                <w:sz w:val="18"/>
                <w:szCs w:val="18"/>
              </w:rPr>
            </w:pPr>
            <w:del w:id="2922"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092EFBF3" w14:textId="77777777" w:rsidR="00182E50" w:rsidRPr="00182E50" w:rsidRDefault="00182E50" w:rsidP="00182E50">
            <w:pPr>
              <w:spacing w:after="0" w:line="240" w:lineRule="auto"/>
              <w:jc w:val="center"/>
              <w:rPr>
                <w:del w:id="2923" w:author="Kopp, Darin" w:date="2025-02-20T15:34:00Z"/>
                <w:rFonts w:ascii="Calibri" w:eastAsia="Times New Roman" w:hAnsi="Calibri" w:cs="Calibri"/>
                <w:color w:val="000000"/>
                <w:sz w:val="18"/>
                <w:szCs w:val="18"/>
              </w:rPr>
            </w:pPr>
            <w:del w:id="2924"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A84440F" w14:textId="77777777" w:rsidR="00182E50" w:rsidRPr="00182E50" w:rsidRDefault="00182E50" w:rsidP="00182E50">
            <w:pPr>
              <w:spacing w:after="0" w:line="240" w:lineRule="auto"/>
              <w:jc w:val="center"/>
              <w:rPr>
                <w:del w:id="2925" w:author="Kopp, Darin" w:date="2025-02-20T15:34:00Z"/>
                <w:rFonts w:ascii="Calibri" w:eastAsia="Times New Roman" w:hAnsi="Calibri" w:cs="Calibri"/>
                <w:color w:val="000000"/>
                <w:sz w:val="18"/>
                <w:szCs w:val="18"/>
              </w:rPr>
            </w:pPr>
            <w:del w:id="2926"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F33E8C9" w14:textId="77777777" w:rsidR="00182E50" w:rsidRPr="00182E50" w:rsidRDefault="00D207CD" w:rsidP="00182E50">
            <w:pPr>
              <w:spacing w:after="0" w:line="240" w:lineRule="auto"/>
              <w:jc w:val="center"/>
              <w:rPr>
                <w:del w:id="2927" w:author="Kopp, Darin" w:date="2025-02-20T15:34:00Z"/>
                <w:rFonts w:ascii="Calibri" w:eastAsia="Times New Roman" w:hAnsi="Calibri" w:cs="Calibri"/>
                <w:b/>
                <w:bCs/>
                <w:color w:val="000000"/>
                <w:sz w:val="18"/>
                <w:szCs w:val="18"/>
              </w:rPr>
            </w:pPr>
            <w:del w:id="2928" w:author="Kopp, Darin" w:date="2025-02-20T15:34:00Z">
              <w:r w:rsidRPr="00153B33">
                <w:rPr>
                  <w:rFonts w:ascii="Calibri" w:eastAsia="Times New Roman" w:hAnsi="Calibri" w:cs="Calibri"/>
                  <w:b/>
                  <w:bCs/>
                  <w:color w:val="000000"/>
                  <w:sz w:val="18"/>
                  <w:szCs w:val="18"/>
                </w:rPr>
                <w:delText>3</w:delText>
              </w:r>
            </w:del>
          </w:p>
        </w:tc>
        <w:tc>
          <w:tcPr>
            <w:tcW w:w="0" w:type="auto"/>
            <w:shd w:val="clear" w:color="auto" w:fill="auto"/>
            <w:noWrap/>
            <w:vAlign w:val="center"/>
            <w:hideMark/>
          </w:tcPr>
          <w:p w14:paraId="35765218" w14:textId="77777777" w:rsidR="00182E50" w:rsidRPr="00182E50" w:rsidRDefault="00182E50" w:rsidP="00182E50">
            <w:pPr>
              <w:spacing w:after="0" w:line="240" w:lineRule="auto"/>
              <w:jc w:val="center"/>
              <w:rPr>
                <w:del w:id="2929" w:author="Kopp, Darin" w:date="2025-02-20T15:34:00Z"/>
                <w:rFonts w:ascii="Calibri" w:eastAsia="Times New Roman" w:hAnsi="Calibri" w:cs="Calibri"/>
                <w:color w:val="000000"/>
                <w:sz w:val="18"/>
                <w:szCs w:val="18"/>
              </w:rPr>
            </w:pPr>
            <w:del w:id="2930" w:author="Kopp, Darin" w:date="2025-02-20T15:34:00Z">
              <w:r w:rsidRPr="00182E50">
                <w:rPr>
                  <w:rFonts w:ascii="Calibri" w:eastAsia="Times New Roman" w:hAnsi="Calibri" w:cs="Calibri"/>
                  <w:color w:val="000000"/>
                  <w:sz w:val="18"/>
                  <w:szCs w:val="18"/>
                </w:rPr>
                <w:delText>100</w:delText>
              </w:r>
            </w:del>
          </w:p>
        </w:tc>
      </w:tr>
      <w:tr w:rsidR="00182E50" w:rsidRPr="00182E50" w14:paraId="4A373A2E" w14:textId="77777777" w:rsidTr="007D3D57">
        <w:trPr>
          <w:trHeight w:val="290"/>
          <w:jc w:val="center"/>
          <w:del w:id="2931" w:author="Kopp, Darin" w:date="2025-02-20T15:34:00Z"/>
        </w:trPr>
        <w:tc>
          <w:tcPr>
            <w:tcW w:w="0" w:type="auto"/>
            <w:shd w:val="clear" w:color="auto" w:fill="auto"/>
            <w:noWrap/>
            <w:vAlign w:val="center"/>
            <w:hideMark/>
          </w:tcPr>
          <w:p w14:paraId="60F9E854" w14:textId="77777777" w:rsidR="00182E50" w:rsidRPr="00182E50" w:rsidRDefault="00182E50" w:rsidP="00182E50">
            <w:pPr>
              <w:spacing w:after="0" w:line="240" w:lineRule="auto"/>
              <w:jc w:val="center"/>
              <w:rPr>
                <w:del w:id="2932" w:author="Kopp, Darin" w:date="2025-02-20T15:34:00Z"/>
                <w:rFonts w:ascii="Calibri" w:eastAsia="Times New Roman" w:hAnsi="Calibri" w:cs="Calibri"/>
                <w:color w:val="000000"/>
                <w:sz w:val="18"/>
                <w:szCs w:val="18"/>
              </w:rPr>
            </w:pPr>
            <w:del w:id="2933" w:author="Kopp, Darin" w:date="2025-02-20T15:34:00Z">
              <w:r w:rsidRPr="00182E50">
                <w:rPr>
                  <w:rFonts w:ascii="Calibri" w:eastAsia="Times New Roman" w:hAnsi="Calibri" w:cs="Calibri"/>
                  <w:color w:val="000000"/>
                  <w:sz w:val="18"/>
                  <w:szCs w:val="18"/>
                </w:rPr>
                <w:delText>TPRCP</w:delText>
              </w:r>
            </w:del>
          </w:p>
        </w:tc>
        <w:tc>
          <w:tcPr>
            <w:tcW w:w="0" w:type="auto"/>
            <w:shd w:val="clear" w:color="auto" w:fill="auto"/>
            <w:noWrap/>
            <w:vAlign w:val="center"/>
            <w:hideMark/>
          </w:tcPr>
          <w:p w14:paraId="6E52D86C" w14:textId="77777777" w:rsidR="00182E50" w:rsidRPr="00182E50" w:rsidRDefault="00182E50" w:rsidP="00182E50">
            <w:pPr>
              <w:spacing w:after="0" w:line="240" w:lineRule="auto"/>
              <w:jc w:val="center"/>
              <w:rPr>
                <w:del w:id="2934" w:author="Kopp, Darin" w:date="2025-02-20T15:34:00Z"/>
                <w:rFonts w:ascii="Calibri" w:eastAsia="Times New Roman" w:hAnsi="Calibri" w:cs="Calibri"/>
                <w:color w:val="000000"/>
                <w:sz w:val="18"/>
                <w:szCs w:val="18"/>
              </w:rPr>
            </w:pPr>
            <w:del w:id="2935" w:author="Kopp, Darin" w:date="2025-02-20T15:34:00Z">
              <w:r w:rsidRPr="00182E50">
                <w:rPr>
                  <w:rFonts w:ascii="Calibri" w:eastAsia="Times New Roman" w:hAnsi="Calibri" w:cs="Calibri"/>
                  <w:color w:val="000000"/>
                  <w:sz w:val="18"/>
                  <w:szCs w:val="18"/>
                </w:rPr>
                <w:delText>10</w:delText>
              </w:r>
            </w:del>
          </w:p>
        </w:tc>
        <w:tc>
          <w:tcPr>
            <w:tcW w:w="0" w:type="auto"/>
            <w:shd w:val="clear" w:color="auto" w:fill="auto"/>
            <w:noWrap/>
            <w:vAlign w:val="center"/>
            <w:hideMark/>
          </w:tcPr>
          <w:p w14:paraId="7B459560" w14:textId="77777777" w:rsidR="00182E50" w:rsidRPr="00182E50" w:rsidRDefault="00182E50" w:rsidP="00182E50">
            <w:pPr>
              <w:spacing w:after="0" w:line="240" w:lineRule="auto"/>
              <w:jc w:val="center"/>
              <w:rPr>
                <w:del w:id="2936" w:author="Kopp, Darin" w:date="2025-02-20T15:34:00Z"/>
                <w:rFonts w:ascii="Calibri" w:eastAsia="Times New Roman" w:hAnsi="Calibri" w:cs="Calibri"/>
                <w:color w:val="000000"/>
                <w:sz w:val="18"/>
                <w:szCs w:val="18"/>
              </w:rPr>
            </w:pPr>
            <w:del w:id="2937" w:author="Kopp, Darin" w:date="2025-02-20T15:34:00Z">
              <w:r w:rsidRPr="00182E50">
                <w:rPr>
                  <w:rFonts w:ascii="Calibri" w:eastAsia="Times New Roman" w:hAnsi="Calibri" w:cs="Calibri"/>
                  <w:color w:val="000000"/>
                  <w:sz w:val="18"/>
                  <w:szCs w:val="18"/>
                </w:rPr>
                <w:delText>15</w:delText>
              </w:r>
            </w:del>
          </w:p>
        </w:tc>
        <w:tc>
          <w:tcPr>
            <w:tcW w:w="0" w:type="auto"/>
            <w:shd w:val="clear" w:color="auto" w:fill="auto"/>
            <w:noWrap/>
            <w:vAlign w:val="center"/>
            <w:hideMark/>
          </w:tcPr>
          <w:p w14:paraId="378084AD" w14:textId="77777777" w:rsidR="00182E50" w:rsidRPr="00182E50" w:rsidRDefault="00182E50" w:rsidP="00182E50">
            <w:pPr>
              <w:spacing w:after="0" w:line="240" w:lineRule="auto"/>
              <w:jc w:val="center"/>
              <w:rPr>
                <w:del w:id="2938" w:author="Kopp, Darin" w:date="2025-02-20T15:34:00Z"/>
                <w:rFonts w:ascii="Calibri" w:eastAsia="Times New Roman" w:hAnsi="Calibri" w:cs="Calibri"/>
                <w:color w:val="000000"/>
                <w:sz w:val="18"/>
                <w:szCs w:val="18"/>
              </w:rPr>
            </w:pPr>
            <w:del w:id="2939" w:author="Kopp, Darin" w:date="2025-02-20T15:34:00Z">
              <w:r w:rsidRPr="00182E50">
                <w:rPr>
                  <w:rFonts w:ascii="Calibri" w:eastAsia="Times New Roman" w:hAnsi="Calibri" w:cs="Calibri"/>
                  <w:color w:val="000000"/>
                  <w:sz w:val="18"/>
                  <w:szCs w:val="18"/>
                </w:rPr>
                <w:delText>11</w:delText>
              </w:r>
            </w:del>
          </w:p>
        </w:tc>
        <w:tc>
          <w:tcPr>
            <w:tcW w:w="0" w:type="auto"/>
            <w:shd w:val="clear" w:color="auto" w:fill="auto"/>
            <w:noWrap/>
            <w:vAlign w:val="center"/>
            <w:hideMark/>
          </w:tcPr>
          <w:p w14:paraId="586EC3FA" w14:textId="77777777" w:rsidR="00182E50" w:rsidRPr="00182E50" w:rsidRDefault="00182E50" w:rsidP="00182E50">
            <w:pPr>
              <w:spacing w:after="0" w:line="240" w:lineRule="auto"/>
              <w:jc w:val="center"/>
              <w:rPr>
                <w:del w:id="2940" w:author="Kopp, Darin" w:date="2025-02-20T15:34:00Z"/>
                <w:rFonts w:ascii="Calibri" w:eastAsia="Times New Roman" w:hAnsi="Calibri" w:cs="Calibri"/>
                <w:color w:val="000000"/>
                <w:sz w:val="18"/>
                <w:szCs w:val="18"/>
              </w:rPr>
            </w:pPr>
            <w:del w:id="2941" w:author="Kopp, Darin" w:date="2025-02-20T15:34:00Z">
              <w:r w:rsidRPr="00182E50">
                <w:rPr>
                  <w:rFonts w:ascii="Calibri" w:eastAsia="Times New Roman" w:hAnsi="Calibri" w:cs="Calibri"/>
                  <w:color w:val="000000"/>
                  <w:sz w:val="18"/>
                  <w:szCs w:val="18"/>
                </w:rPr>
                <w:delText>14</w:delText>
              </w:r>
            </w:del>
          </w:p>
        </w:tc>
        <w:tc>
          <w:tcPr>
            <w:tcW w:w="0" w:type="auto"/>
            <w:shd w:val="clear" w:color="auto" w:fill="auto"/>
            <w:noWrap/>
            <w:vAlign w:val="center"/>
            <w:hideMark/>
          </w:tcPr>
          <w:p w14:paraId="2C613393" w14:textId="77777777" w:rsidR="00182E50" w:rsidRPr="00182E50" w:rsidRDefault="00EE5C0E" w:rsidP="00182E50">
            <w:pPr>
              <w:spacing w:after="0" w:line="240" w:lineRule="auto"/>
              <w:jc w:val="center"/>
              <w:rPr>
                <w:del w:id="2942" w:author="Kopp, Darin" w:date="2025-02-20T15:34:00Z"/>
                <w:rFonts w:ascii="Calibri" w:eastAsia="Times New Roman" w:hAnsi="Calibri" w:cs="Calibri"/>
                <w:color w:val="000000"/>
                <w:sz w:val="18"/>
                <w:szCs w:val="18"/>
              </w:rPr>
            </w:pPr>
            <w:del w:id="2943" w:author="Kopp, Darin" w:date="2025-02-20T15:34:00Z">
              <w:r w:rsidRPr="00153B33">
                <w:rPr>
                  <w:rFonts w:ascii="Calibri" w:eastAsia="Times New Roman" w:hAnsi="Calibri" w:cs="Calibri"/>
                  <w:color w:val="000000"/>
                  <w:sz w:val="18"/>
                  <w:szCs w:val="18"/>
                </w:rPr>
                <w:delText>--</w:delText>
              </w:r>
            </w:del>
          </w:p>
        </w:tc>
        <w:tc>
          <w:tcPr>
            <w:tcW w:w="0" w:type="auto"/>
            <w:shd w:val="clear" w:color="auto" w:fill="auto"/>
            <w:noWrap/>
            <w:vAlign w:val="center"/>
            <w:hideMark/>
          </w:tcPr>
          <w:p w14:paraId="28045B81" w14:textId="77777777" w:rsidR="00182E50" w:rsidRPr="00182E50" w:rsidRDefault="00182E50" w:rsidP="00182E50">
            <w:pPr>
              <w:spacing w:after="0" w:line="240" w:lineRule="auto"/>
              <w:jc w:val="center"/>
              <w:rPr>
                <w:del w:id="2944" w:author="Kopp, Darin" w:date="2025-02-20T15:34:00Z"/>
                <w:rFonts w:ascii="Calibri" w:eastAsia="Times New Roman" w:hAnsi="Calibri" w:cs="Calibri"/>
                <w:color w:val="000000"/>
                <w:sz w:val="18"/>
                <w:szCs w:val="18"/>
              </w:rPr>
            </w:pPr>
            <w:del w:id="2945" w:author="Kopp, Darin" w:date="2025-02-20T15:34:00Z">
              <w:r w:rsidRPr="00182E50">
                <w:rPr>
                  <w:rFonts w:ascii="Calibri" w:eastAsia="Times New Roman" w:hAnsi="Calibri" w:cs="Calibri"/>
                  <w:color w:val="000000"/>
                  <w:sz w:val="18"/>
                  <w:szCs w:val="18"/>
                </w:rPr>
                <w:delText>Average 1940-1950</w:delText>
              </w:r>
            </w:del>
          </w:p>
        </w:tc>
      </w:tr>
      <w:tr w:rsidR="00182E50" w:rsidRPr="00182E50" w14:paraId="7D6401DE" w14:textId="77777777" w:rsidTr="007D3D57">
        <w:trPr>
          <w:trHeight w:val="290"/>
          <w:jc w:val="center"/>
          <w:del w:id="2946" w:author="Kopp, Darin" w:date="2025-02-20T15:34:00Z"/>
        </w:trPr>
        <w:tc>
          <w:tcPr>
            <w:tcW w:w="0" w:type="auto"/>
            <w:shd w:val="clear" w:color="auto" w:fill="auto"/>
            <w:noWrap/>
            <w:vAlign w:val="center"/>
            <w:hideMark/>
          </w:tcPr>
          <w:p w14:paraId="43BFDA24" w14:textId="77777777" w:rsidR="00182E50" w:rsidRPr="00182E50" w:rsidRDefault="00182E50" w:rsidP="00182E50">
            <w:pPr>
              <w:spacing w:after="0" w:line="240" w:lineRule="auto"/>
              <w:jc w:val="center"/>
              <w:rPr>
                <w:del w:id="2947" w:author="Kopp, Darin" w:date="2025-02-20T15:34:00Z"/>
                <w:rFonts w:ascii="Calibri" w:eastAsia="Times New Roman" w:hAnsi="Calibri" w:cs="Calibri"/>
                <w:color w:val="000000"/>
                <w:sz w:val="18"/>
                <w:szCs w:val="18"/>
              </w:rPr>
            </w:pPr>
            <w:del w:id="2948" w:author="Kopp, Darin" w:date="2025-02-20T15:34:00Z">
              <w:r w:rsidRPr="00182E50">
                <w:rPr>
                  <w:rFonts w:ascii="Calibri" w:eastAsia="Times New Roman" w:hAnsi="Calibri" w:cs="Calibri"/>
                  <w:color w:val="000000"/>
                  <w:sz w:val="18"/>
                  <w:szCs w:val="18"/>
                </w:rPr>
                <w:delText>RdDensWs</w:delText>
              </w:r>
            </w:del>
          </w:p>
        </w:tc>
        <w:tc>
          <w:tcPr>
            <w:tcW w:w="0" w:type="auto"/>
            <w:shd w:val="clear" w:color="auto" w:fill="auto"/>
            <w:noWrap/>
            <w:vAlign w:val="center"/>
            <w:hideMark/>
          </w:tcPr>
          <w:p w14:paraId="32207258" w14:textId="77777777" w:rsidR="00182E50" w:rsidRPr="00182E50" w:rsidRDefault="00182E50" w:rsidP="00182E50">
            <w:pPr>
              <w:spacing w:after="0" w:line="240" w:lineRule="auto"/>
              <w:jc w:val="center"/>
              <w:rPr>
                <w:del w:id="2949" w:author="Kopp, Darin" w:date="2025-02-20T15:34:00Z"/>
                <w:rFonts w:ascii="Calibri" w:eastAsia="Times New Roman" w:hAnsi="Calibri" w:cs="Calibri"/>
                <w:b/>
                <w:bCs/>
                <w:color w:val="000000"/>
                <w:sz w:val="18"/>
                <w:szCs w:val="18"/>
              </w:rPr>
            </w:pPr>
            <w:del w:id="2950" w:author="Kopp, Darin" w:date="2025-02-20T15:34:00Z">
              <w:r w:rsidRPr="00182E50">
                <w:rPr>
                  <w:rFonts w:ascii="Calibri" w:eastAsia="Times New Roman" w:hAnsi="Calibri" w:cs="Calibri"/>
                  <w:b/>
                  <w:bCs/>
                  <w:color w:val="000000"/>
                  <w:sz w:val="18"/>
                  <w:szCs w:val="18"/>
                </w:rPr>
                <w:delText>3</w:delText>
              </w:r>
            </w:del>
          </w:p>
        </w:tc>
        <w:tc>
          <w:tcPr>
            <w:tcW w:w="0" w:type="auto"/>
            <w:shd w:val="clear" w:color="auto" w:fill="auto"/>
            <w:noWrap/>
            <w:vAlign w:val="center"/>
            <w:hideMark/>
          </w:tcPr>
          <w:p w14:paraId="21CF5697" w14:textId="77777777" w:rsidR="00182E50" w:rsidRPr="00182E50" w:rsidRDefault="00182E50" w:rsidP="00182E50">
            <w:pPr>
              <w:spacing w:after="0" w:line="240" w:lineRule="auto"/>
              <w:jc w:val="center"/>
              <w:rPr>
                <w:del w:id="2951" w:author="Kopp, Darin" w:date="2025-02-20T15:34:00Z"/>
                <w:rFonts w:ascii="Calibri" w:eastAsia="Times New Roman" w:hAnsi="Calibri" w:cs="Calibri"/>
                <w:color w:val="000000"/>
                <w:sz w:val="18"/>
                <w:szCs w:val="18"/>
              </w:rPr>
            </w:pPr>
            <w:del w:id="2952" w:author="Kopp, Darin" w:date="2025-02-20T15:34:00Z">
              <w:r w:rsidRPr="00182E50">
                <w:rPr>
                  <w:rFonts w:ascii="Calibri" w:eastAsia="Times New Roman" w:hAnsi="Calibri" w:cs="Calibri"/>
                  <w:color w:val="000000"/>
                  <w:sz w:val="18"/>
                  <w:szCs w:val="18"/>
                </w:rPr>
                <w:delText>8</w:delText>
              </w:r>
            </w:del>
          </w:p>
        </w:tc>
        <w:tc>
          <w:tcPr>
            <w:tcW w:w="0" w:type="auto"/>
            <w:shd w:val="clear" w:color="auto" w:fill="auto"/>
            <w:noWrap/>
            <w:vAlign w:val="center"/>
            <w:hideMark/>
          </w:tcPr>
          <w:p w14:paraId="2A39904F" w14:textId="77777777" w:rsidR="00182E50" w:rsidRPr="00182E50" w:rsidRDefault="00182E50" w:rsidP="00182E50">
            <w:pPr>
              <w:spacing w:after="0" w:line="240" w:lineRule="auto"/>
              <w:jc w:val="center"/>
              <w:rPr>
                <w:del w:id="2953" w:author="Kopp, Darin" w:date="2025-02-20T15:34:00Z"/>
                <w:rFonts w:ascii="Calibri" w:eastAsia="Times New Roman" w:hAnsi="Calibri" w:cs="Calibri"/>
                <w:b/>
                <w:bCs/>
                <w:color w:val="000000"/>
                <w:sz w:val="18"/>
                <w:szCs w:val="18"/>
              </w:rPr>
            </w:pPr>
            <w:del w:id="2954" w:author="Kopp, Darin" w:date="2025-02-20T15:34:00Z">
              <w:r w:rsidRPr="00182E50">
                <w:rPr>
                  <w:rFonts w:ascii="Calibri" w:eastAsia="Times New Roman" w:hAnsi="Calibri" w:cs="Calibri"/>
                  <w:b/>
                  <w:bCs/>
                  <w:color w:val="000000"/>
                  <w:sz w:val="18"/>
                  <w:szCs w:val="18"/>
                </w:rPr>
                <w:delText>1</w:delText>
              </w:r>
            </w:del>
          </w:p>
        </w:tc>
        <w:tc>
          <w:tcPr>
            <w:tcW w:w="0" w:type="auto"/>
            <w:shd w:val="clear" w:color="auto" w:fill="auto"/>
            <w:noWrap/>
            <w:vAlign w:val="center"/>
            <w:hideMark/>
          </w:tcPr>
          <w:p w14:paraId="7D61FC0A" w14:textId="77777777" w:rsidR="00182E50" w:rsidRPr="00182E50" w:rsidRDefault="00182E50" w:rsidP="00182E50">
            <w:pPr>
              <w:spacing w:after="0" w:line="240" w:lineRule="auto"/>
              <w:jc w:val="center"/>
              <w:rPr>
                <w:del w:id="2955" w:author="Kopp, Darin" w:date="2025-02-20T15:34:00Z"/>
                <w:rFonts w:ascii="Calibri" w:eastAsia="Times New Roman" w:hAnsi="Calibri" w:cs="Calibri"/>
                <w:color w:val="000000"/>
                <w:sz w:val="18"/>
                <w:szCs w:val="18"/>
              </w:rPr>
            </w:pPr>
            <w:del w:id="2956" w:author="Kopp, Darin" w:date="2025-02-20T15:34:00Z">
              <w:r w:rsidRPr="00182E50">
                <w:rPr>
                  <w:rFonts w:ascii="Calibri" w:eastAsia="Times New Roman" w:hAnsi="Calibri" w:cs="Calibri"/>
                  <w:color w:val="000000"/>
                  <w:sz w:val="18"/>
                  <w:szCs w:val="18"/>
                </w:rPr>
                <w:delText>6</w:delText>
              </w:r>
            </w:del>
          </w:p>
        </w:tc>
        <w:tc>
          <w:tcPr>
            <w:tcW w:w="0" w:type="auto"/>
            <w:shd w:val="clear" w:color="auto" w:fill="auto"/>
            <w:noWrap/>
            <w:vAlign w:val="center"/>
            <w:hideMark/>
          </w:tcPr>
          <w:p w14:paraId="330F0791" w14:textId="77777777" w:rsidR="00182E50" w:rsidRPr="00182E50" w:rsidRDefault="00182E50" w:rsidP="00182E50">
            <w:pPr>
              <w:spacing w:after="0" w:line="240" w:lineRule="auto"/>
              <w:jc w:val="center"/>
              <w:rPr>
                <w:del w:id="2957" w:author="Kopp, Darin" w:date="2025-02-20T15:34:00Z"/>
                <w:rFonts w:ascii="Calibri" w:eastAsia="Times New Roman" w:hAnsi="Calibri" w:cs="Calibri"/>
                <w:color w:val="000000"/>
                <w:sz w:val="18"/>
                <w:szCs w:val="18"/>
              </w:rPr>
            </w:pPr>
            <w:del w:id="2958" w:author="Kopp, Darin" w:date="2025-02-20T15:34:00Z">
              <w:r w:rsidRPr="00182E50">
                <w:rPr>
                  <w:rFonts w:ascii="Calibri" w:eastAsia="Times New Roman" w:hAnsi="Calibri" w:cs="Calibri"/>
                  <w:color w:val="000000"/>
                  <w:sz w:val="18"/>
                  <w:szCs w:val="18"/>
                </w:rPr>
                <w:delText>10</w:delText>
              </w:r>
            </w:del>
          </w:p>
        </w:tc>
        <w:tc>
          <w:tcPr>
            <w:tcW w:w="0" w:type="auto"/>
            <w:shd w:val="clear" w:color="auto" w:fill="auto"/>
            <w:noWrap/>
            <w:vAlign w:val="center"/>
            <w:hideMark/>
          </w:tcPr>
          <w:p w14:paraId="62A209EF" w14:textId="77777777" w:rsidR="00182E50" w:rsidRPr="00182E50" w:rsidRDefault="00182E50" w:rsidP="00182E50">
            <w:pPr>
              <w:spacing w:after="0" w:line="240" w:lineRule="auto"/>
              <w:jc w:val="center"/>
              <w:rPr>
                <w:del w:id="2959" w:author="Kopp, Darin" w:date="2025-02-20T15:34:00Z"/>
                <w:rFonts w:ascii="Calibri" w:eastAsia="Times New Roman" w:hAnsi="Calibri" w:cs="Calibri"/>
                <w:color w:val="000000"/>
                <w:sz w:val="18"/>
                <w:szCs w:val="18"/>
              </w:rPr>
            </w:pPr>
            <w:del w:id="2960" w:author="Kopp, Darin" w:date="2025-02-20T15:34:00Z">
              <w:r w:rsidRPr="00182E50">
                <w:rPr>
                  <w:rFonts w:ascii="Calibri" w:eastAsia="Times New Roman" w:hAnsi="Calibri" w:cs="Calibri"/>
                  <w:color w:val="000000"/>
                  <w:sz w:val="18"/>
                  <w:szCs w:val="18"/>
                </w:rPr>
                <w:delText>0</w:delText>
              </w:r>
            </w:del>
          </w:p>
        </w:tc>
      </w:tr>
      <w:tr w:rsidR="00182E50" w:rsidRPr="00182E50" w14:paraId="159986D3" w14:textId="77777777" w:rsidTr="007D3D57">
        <w:trPr>
          <w:trHeight w:val="290"/>
          <w:jc w:val="center"/>
          <w:del w:id="2961" w:author="Kopp, Darin" w:date="2025-02-20T15:34:00Z"/>
        </w:trPr>
        <w:tc>
          <w:tcPr>
            <w:tcW w:w="0" w:type="auto"/>
            <w:shd w:val="clear" w:color="auto" w:fill="auto"/>
            <w:noWrap/>
            <w:vAlign w:val="center"/>
            <w:hideMark/>
          </w:tcPr>
          <w:p w14:paraId="00A89F02" w14:textId="77777777" w:rsidR="00182E50" w:rsidRPr="00182E50" w:rsidRDefault="00182E50" w:rsidP="00182E50">
            <w:pPr>
              <w:spacing w:after="0" w:line="240" w:lineRule="auto"/>
              <w:jc w:val="center"/>
              <w:rPr>
                <w:del w:id="2962" w:author="Kopp, Darin" w:date="2025-02-20T15:34:00Z"/>
                <w:rFonts w:ascii="Calibri" w:eastAsia="Times New Roman" w:hAnsi="Calibri" w:cs="Calibri"/>
                <w:color w:val="000000"/>
                <w:sz w:val="18"/>
                <w:szCs w:val="18"/>
              </w:rPr>
            </w:pPr>
            <w:del w:id="2963" w:author="Kopp, Darin" w:date="2025-02-20T15:34:00Z">
              <w:r w:rsidRPr="00182E50">
                <w:rPr>
                  <w:rFonts w:ascii="Calibri" w:eastAsia="Times New Roman" w:hAnsi="Calibri" w:cs="Calibri"/>
                  <w:color w:val="000000"/>
                  <w:sz w:val="18"/>
                  <w:szCs w:val="18"/>
                </w:rPr>
                <w:delText>MSAT</w:delText>
              </w:r>
            </w:del>
          </w:p>
        </w:tc>
        <w:tc>
          <w:tcPr>
            <w:tcW w:w="0" w:type="auto"/>
            <w:shd w:val="clear" w:color="auto" w:fill="auto"/>
            <w:noWrap/>
            <w:vAlign w:val="center"/>
            <w:hideMark/>
          </w:tcPr>
          <w:p w14:paraId="5FE8BEDB" w14:textId="77777777" w:rsidR="00182E50" w:rsidRPr="00182E50" w:rsidRDefault="00182E50" w:rsidP="00182E50">
            <w:pPr>
              <w:spacing w:after="0" w:line="240" w:lineRule="auto"/>
              <w:jc w:val="center"/>
              <w:rPr>
                <w:del w:id="2964" w:author="Kopp, Darin" w:date="2025-02-20T15:34:00Z"/>
                <w:rFonts w:ascii="Calibri" w:eastAsia="Times New Roman" w:hAnsi="Calibri" w:cs="Calibri"/>
                <w:color w:val="000000"/>
                <w:sz w:val="18"/>
                <w:szCs w:val="18"/>
              </w:rPr>
            </w:pPr>
            <w:del w:id="2965" w:author="Kopp, Darin" w:date="2025-02-20T15:34:00Z">
              <w:r w:rsidRPr="00182E50">
                <w:rPr>
                  <w:rFonts w:ascii="Calibri" w:eastAsia="Times New Roman" w:hAnsi="Calibri" w:cs="Calibri"/>
                  <w:color w:val="000000"/>
                  <w:sz w:val="18"/>
                  <w:szCs w:val="18"/>
                </w:rPr>
                <w:delText>8</w:delText>
              </w:r>
            </w:del>
          </w:p>
        </w:tc>
        <w:tc>
          <w:tcPr>
            <w:tcW w:w="0" w:type="auto"/>
            <w:shd w:val="clear" w:color="auto" w:fill="auto"/>
            <w:noWrap/>
            <w:vAlign w:val="center"/>
            <w:hideMark/>
          </w:tcPr>
          <w:p w14:paraId="7EEEBB10" w14:textId="77777777" w:rsidR="00182E50" w:rsidRPr="00182E50" w:rsidRDefault="00182E50" w:rsidP="00182E50">
            <w:pPr>
              <w:spacing w:after="0" w:line="240" w:lineRule="auto"/>
              <w:jc w:val="center"/>
              <w:rPr>
                <w:del w:id="2966" w:author="Kopp, Darin" w:date="2025-02-20T15:34:00Z"/>
                <w:rFonts w:ascii="Calibri" w:eastAsia="Times New Roman" w:hAnsi="Calibri" w:cs="Calibri"/>
                <w:b/>
                <w:bCs/>
                <w:color w:val="000000"/>
                <w:sz w:val="18"/>
                <w:szCs w:val="18"/>
              </w:rPr>
            </w:pPr>
            <w:del w:id="2967" w:author="Kopp, Darin" w:date="2025-02-20T15:34:00Z">
              <w:r w:rsidRPr="00182E50">
                <w:rPr>
                  <w:rFonts w:ascii="Calibri" w:eastAsia="Times New Roman" w:hAnsi="Calibri" w:cs="Calibri"/>
                  <w:b/>
                  <w:bCs/>
                  <w:color w:val="000000"/>
                  <w:sz w:val="18"/>
                  <w:szCs w:val="18"/>
                </w:rPr>
                <w:delText>3</w:delText>
              </w:r>
            </w:del>
          </w:p>
        </w:tc>
        <w:tc>
          <w:tcPr>
            <w:tcW w:w="0" w:type="auto"/>
            <w:shd w:val="clear" w:color="auto" w:fill="auto"/>
            <w:noWrap/>
            <w:vAlign w:val="center"/>
            <w:hideMark/>
          </w:tcPr>
          <w:p w14:paraId="278B4282" w14:textId="77777777" w:rsidR="00182E50" w:rsidRPr="00182E50" w:rsidRDefault="00182E50" w:rsidP="00182E50">
            <w:pPr>
              <w:spacing w:after="0" w:line="240" w:lineRule="auto"/>
              <w:jc w:val="center"/>
              <w:rPr>
                <w:del w:id="2968" w:author="Kopp, Darin" w:date="2025-02-20T15:34:00Z"/>
                <w:rFonts w:ascii="Calibri" w:eastAsia="Times New Roman" w:hAnsi="Calibri" w:cs="Calibri"/>
                <w:b/>
                <w:bCs/>
                <w:color w:val="000000"/>
                <w:sz w:val="18"/>
                <w:szCs w:val="18"/>
              </w:rPr>
            </w:pPr>
            <w:del w:id="2969" w:author="Kopp, Darin" w:date="2025-02-20T15:34:00Z">
              <w:r w:rsidRPr="00182E50">
                <w:rPr>
                  <w:rFonts w:ascii="Calibri" w:eastAsia="Times New Roman" w:hAnsi="Calibri" w:cs="Calibri"/>
                  <w:b/>
                  <w:bCs/>
                  <w:color w:val="000000"/>
                  <w:sz w:val="18"/>
                  <w:szCs w:val="18"/>
                </w:rPr>
                <w:delText>2</w:delText>
              </w:r>
            </w:del>
          </w:p>
        </w:tc>
        <w:tc>
          <w:tcPr>
            <w:tcW w:w="0" w:type="auto"/>
            <w:shd w:val="clear" w:color="auto" w:fill="auto"/>
            <w:noWrap/>
            <w:vAlign w:val="center"/>
            <w:hideMark/>
          </w:tcPr>
          <w:p w14:paraId="24834C12" w14:textId="77777777" w:rsidR="00182E50" w:rsidRPr="00182E50" w:rsidRDefault="00182E50" w:rsidP="00182E50">
            <w:pPr>
              <w:spacing w:after="0" w:line="240" w:lineRule="auto"/>
              <w:jc w:val="center"/>
              <w:rPr>
                <w:del w:id="2970" w:author="Kopp, Darin" w:date="2025-02-20T15:34:00Z"/>
                <w:rFonts w:ascii="Calibri" w:eastAsia="Times New Roman" w:hAnsi="Calibri" w:cs="Calibri"/>
                <w:b/>
                <w:bCs/>
                <w:color w:val="000000"/>
                <w:sz w:val="18"/>
                <w:szCs w:val="18"/>
              </w:rPr>
            </w:pPr>
            <w:del w:id="2971" w:author="Kopp, Darin" w:date="2025-02-20T15:34:00Z">
              <w:r w:rsidRPr="00182E50">
                <w:rPr>
                  <w:rFonts w:ascii="Calibri" w:eastAsia="Times New Roman" w:hAnsi="Calibri" w:cs="Calibri"/>
                  <w:b/>
                  <w:bCs/>
                  <w:color w:val="000000"/>
                  <w:sz w:val="18"/>
                  <w:szCs w:val="18"/>
                </w:rPr>
                <w:delText>5</w:delText>
              </w:r>
            </w:del>
          </w:p>
        </w:tc>
        <w:tc>
          <w:tcPr>
            <w:tcW w:w="0" w:type="auto"/>
            <w:shd w:val="clear" w:color="auto" w:fill="auto"/>
            <w:noWrap/>
            <w:vAlign w:val="center"/>
            <w:hideMark/>
          </w:tcPr>
          <w:p w14:paraId="5C0A1605" w14:textId="77777777" w:rsidR="00182E50" w:rsidRPr="00182E50" w:rsidRDefault="00293839" w:rsidP="00182E50">
            <w:pPr>
              <w:spacing w:after="0" w:line="240" w:lineRule="auto"/>
              <w:jc w:val="center"/>
              <w:rPr>
                <w:del w:id="2972" w:author="Kopp, Darin" w:date="2025-02-20T15:34:00Z"/>
                <w:rFonts w:ascii="Calibri" w:eastAsia="Times New Roman" w:hAnsi="Calibri" w:cs="Calibri"/>
                <w:color w:val="000000"/>
                <w:sz w:val="18"/>
                <w:szCs w:val="18"/>
              </w:rPr>
            </w:pPr>
            <w:del w:id="2973" w:author="Kopp, Darin" w:date="2025-02-20T15:34:00Z">
              <w:r w:rsidRPr="00153B33">
                <w:rPr>
                  <w:rFonts w:ascii="Calibri" w:eastAsia="Times New Roman" w:hAnsi="Calibri" w:cs="Calibri"/>
                  <w:color w:val="000000"/>
                  <w:sz w:val="18"/>
                  <w:szCs w:val="18"/>
                </w:rPr>
                <w:delText>--</w:delText>
              </w:r>
            </w:del>
          </w:p>
        </w:tc>
        <w:tc>
          <w:tcPr>
            <w:tcW w:w="0" w:type="auto"/>
            <w:shd w:val="clear" w:color="auto" w:fill="auto"/>
            <w:noWrap/>
            <w:vAlign w:val="center"/>
            <w:hideMark/>
          </w:tcPr>
          <w:p w14:paraId="09FBA299" w14:textId="77777777" w:rsidR="00182E50" w:rsidRPr="00182E50" w:rsidRDefault="00182E50" w:rsidP="00182E50">
            <w:pPr>
              <w:spacing w:after="0" w:line="240" w:lineRule="auto"/>
              <w:jc w:val="center"/>
              <w:rPr>
                <w:del w:id="2974" w:author="Kopp, Darin" w:date="2025-02-20T15:34:00Z"/>
                <w:rFonts w:ascii="Calibri" w:eastAsia="Times New Roman" w:hAnsi="Calibri" w:cs="Calibri"/>
                <w:color w:val="000000"/>
                <w:sz w:val="18"/>
                <w:szCs w:val="18"/>
              </w:rPr>
            </w:pPr>
            <w:del w:id="2975" w:author="Kopp, Darin" w:date="2025-02-20T15:34:00Z">
              <w:r w:rsidRPr="00182E50">
                <w:rPr>
                  <w:rFonts w:ascii="Calibri" w:eastAsia="Times New Roman" w:hAnsi="Calibri" w:cs="Calibri"/>
                  <w:color w:val="000000"/>
                  <w:sz w:val="18"/>
                  <w:szCs w:val="18"/>
                </w:rPr>
                <w:delText>Average 1940-1950</w:delText>
              </w:r>
            </w:del>
          </w:p>
        </w:tc>
      </w:tr>
      <w:tr w:rsidR="00182E50" w:rsidRPr="00182E50" w14:paraId="0D9B7EDD" w14:textId="77777777" w:rsidTr="007D3D57">
        <w:trPr>
          <w:trHeight w:val="290"/>
          <w:jc w:val="center"/>
          <w:del w:id="2976" w:author="Kopp, Darin" w:date="2025-02-20T15:34:00Z"/>
        </w:trPr>
        <w:tc>
          <w:tcPr>
            <w:tcW w:w="0" w:type="auto"/>
            <w:shd w:val="clear" w:color="auto" w:fill="auto"/>
            <w:noWrap/>
            <w:vAlign w:val="center"/>
            <w:hideMark/>
          </w:tcPr>
          <w:p w14:paraId="3DD60BD1" w14:textId="77777777" w:rsidR="00182E50" w:rsidRPr="00182E50" w:rsidRDefault="00182E50" w:rsidP="00182E50">
            <w:pPr>
              <w:spacing w:after="0" w:line="240" w:lineRule="auto"/>
              <w:jc w:val="center"/>
              <w:rPr>
                <w:del w:id="2977" w:author="Kopp, Darin" w:date="2025-02-20T15:34:00Z"/>
                <w:rFonts w:ascii="Calibri" w:eastAsia="Times New Roman" w:hAnsi="Calibri" w:cs="Calibri"/>
                <w:color w:val="000000"/>
                <w:sz w:val="18"/>
                <w:szCs w:val="18"/>
              </w:rPr>
            </w:pPr>
            <w:del w:id="2978" w:author="Kopp, Darin" w:date="2025-02-20T15:34:00Z">
              <w:r w:rsidRPr="00182E50">
                <w:rPr>
                  <w:rFonts w:ascii="Calibri" w:eastAsia="Times New Roman" w:hAnsi="Calibri" w:cs="Calibri"/>
                  <w:color w:val="000000"/>
                  <w:sz w:val="18"/>
                  <w:szCs w:val="18"/>
                </w:rPr>
                <w:delText>W1_HAG</w:delText>
              </w:r>
            </w:del>
          </w:p>
        </w:tc>
        <w:tc>
          <w:tcPr>
            <w:tcW w:w="0" w:type="auto"/>
            <w:shd w:val="clear" w:color="auto" w:fill="auto"/>
            <w:noWrap/>
            <w:vAlign w:val="center"/>
            <w:hideMark/>
          </w:tcPr>
          <w:p w14:paraId="57902F7C" w14:textId="77777777" w:rsidR="00182E50" w:rsidRPr="00182E50" w:rsidRDefault="00182E50" w:rsidP="00182E50">
            <w:pPr>
              <w:spacing w:after="0" w:line="240" w:lineRule="auto"/>
              <w:jc w:val="center"/>
              <w:rPr>
                <w:del w:id="2979" w:author="Kopp, Darin" w:date="2025-02-20T15:34:00Z"/>
                <w:rFonts w:ascii="Calibri" w:eastAsia="Times New Roman" w:hAnsi="Calibri" w:cs="Calibri"/>
                <w:color w:val="000000"/>
                <w:sz w:val="18"/>
                <w:szCs w:val="18"/>
              </w:rPr>
            </w:pPr>
            <w:del w:id="2980"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17A8ABA" w14:textId="77777777" w:rsidR="00182E50" w:rsidRPr="00182E50" w:rsidRDefault="00182E50" w:rsidP="00182E50">
            <w:pPr>
              <w:spacing w:after="0" w:line="240" w:lineRule="auto"/>
              <w:jc w:val="center"/>
              <w:rPr>
                <w:del w:id="2981" w:author="Kopp, Darin" w:date="2025-02-20T15:34:00Z"/>
                <w:rFonts w:ascii="Calibri" w:eastAsia="Times New Roman" w:hAnsi="Calibri" w:cs="Calibri"/>
                <w:color w:val="000000"/>
                <w:sz w:val="18"/>
                <w:szCs w:val="18"/>
              </w:rPr>
            </w:pPr>
            <w:del w:id="2982"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528E3E0" w14:textId="77777777" w:rsidR="00182E50" w:rsidRPr="00182E50" w:rsidRDefault="00182E50" w:rsidP="00182E50">
            <w:pPr>
              <w:spacing w:after="0" w:line="240" w:lineRule="auto"/>
              <w:jc w:val="center"/>
              <w:rPr>
                <w:del w:id="2983" w:author="Kopp, Darin" w:date="2025-02-20T15:34:00Z"/>
                <w:rFonts w:ascii="Calibri" w:eastAsia="Times New Roman" w:hAnsi="Calibri" w:cs="Calibri"/>
                <w:color w:val="000000"/>
                <w:sz w:val="18"/>
                <w:szCs w:val="18"/>
              </w:rPr>
            </w:pPr>
            <w:del w:id="2984"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CBAEE33" w14:textId="77777777" w:rsidR="00182E50" w:rsidRPr="00182E50" w:rsidRDefault="00182E50" w:rsidP="00182E50">
            <w:pPr>
              <w:spacing w:after="0" w:line="240" w:lineRule="auto"/>
              <w:jc w:val="center"/>
              <w:rPr>
                <w:del w:id="2985" w:author="Kopp, Darin" w:date="2025-02-20T15:34:00Z"/>
                <w:rFonts w:ascii="Calibri" w:eastAsia="Times New Roman" w:hAnsi="Calibri" w:cs="Calibri"/>
                <w:color w:val="000000"/>
                <w:sz w:val="18"/>
                <w:szCs w:val="18"/>
              </w:rPr>
            </w:pPr>
            <w:del w:id="2986"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A5114F5" w14:textId="77777777" w:rsidR="00182E50" w:rsidRPr="00182E50" w:rsidRDefault="00182E50" w:rsidP="00182E50">
            <w:pPr>
              <w:spacing w:after="0" w:line="240" w:lineRule="auto"/>
              <w:jc w:val="center"/>
              <w:rPr>
                <w:del w:id="2987" w:author="Kopp, Darin" w:date="2025-02-20T15:34:00Z"/>
                <w:rFonts w:ascii="Calibri" w:eastAsia="Times New Roman" w:hAnsi="Calibri" w:cs="Calibri"/>
                <w:color w:val="000000"/>
                <w:sz w:val="18"/>
                <w:szCs w:val="18"/>
              </w:rPr>
            </w:pPr>
            <w:del w:id="2988" w:author="Kopp, Darin" w:date="2025-02-20T15:34:00Z">
              <w:r w:rsidRPr="00182E50">
                <w:rPr>
                  <w:rFonts w:ascii="Calibri" w:eastAsia="Times New Roman" w:hAnsi="Calibri" w:cs="Calibri"/>
                  <w:color w:val="000000"/>
                  <w:sz w:val="18"/>
                  <w:szCs w:val="18"/>
                </w:rPr>
                <w:delText>8</w:delText>
              </w:r>
            </w:del>
          </w:p>
        </w:tc>
        <w:tc>
          <w:tcPr>
            <w:tcW w:w="0" w:type="auto"/>
            <w:shd w:val="clear" w:color="auto" w:fill="auto"/>
            <w:noWrap/>
            <w:vAlign w:val="center"/>
            <w:hideMark/>
          </w:tcPr>
          <w:p w14:paraId="739DF3B6" w14:textId="77777777" w:rsidR="00182E50" w:rsidRPr="00182E50" w:rsidRDefault="00182E50" w:rsidP="00182E50">
            <w:pPr>
              <w:spacing w:after="0" w:line="240" w:lineRule="auto"/>
              <w:jc w:val="center"/>
              <w:rPr>
                <w:del w:id="2989" w:author="Kopp, Darin" w:date="2025-02-20T15:34:00Z"/>
                <w:rFonts w:ascii="Calibri" w:eastAsia="Times New Roman" w:hAnsi="Calibri" w:cs="Calibri"/>
                <w:color w:val="000000"/>
                <w:sz w:val="18"/>
                <w:szCs w:val="18"/>
              </w:rPr>
            </w:pPr>
            <w:del w:id="2990" w:author="Kopp, Darin" w:date="2025-02-20T15:34:00Z">
              <w:r w:rsidRPr="00182E50">
                <w:rPr>
                  <w:rFonts w:ascii="Calibri" w:eastAsia="Times New Roman" w:hAnsi="Calibri" w:cs="Calibri"/>
                  <w:color w:val="000000"/>
                  <w:sz w:val="18"/>
                  <w:szCs w:val="18"/>
                </w:rPr>
                <w:delText>0</w:delText>
              </w:r>
            </w:del>
          </w:p>
        </w:tc>
      </w:tr>
      <w:tr w:rsidR="00182E50" w:rsidRPr="00182E50" w14:paraId="03B3EFF0" w14:textId="77777777" w:rsidTr="007D3D57">
        <w:trPr>
          <w:trHeight w:val="290"/>
          <w:jc w:val="center"/>
          <w:del w:id="2991" w:author="Kopp, Darin" w:date="2025-02-20T15:34:00Z"/>
        </w:trPr>
        <w:tc>
          <w:tcPr>
            <w:tcW w:w="0" w:type="auto"/>
            <w:shd w:val="clear" w:color="auto" w:fill="auto"/>
            <w:noWrap/>
            <w:vAlign w:val="center"/>
            <w:hideMark/>
          </w:tcPr>
          <w:p w14:paraId="215E8D93" w14:textId="77777777" w:rsidR="00182E50" w:rsidRPr="00182E50" w:rsidRDefault="00182E50" w:rsidP="00182E50">
            <w:pPr>
              <w:spacing w:after="0" w:line="240" w:lineRule="auto"/>
              <w:jc w:val="center"/>
              <w:rPr>
                <w:del w:id="2992" w:author="Kopp, Darin" w:date="2025-02-20T15:34:00Z"/>
                <w:rFonts w:ascii="Calibri" w:eastAsia="Times New Roman" w:hAnsi="Calibri" w:cs="Calibri"/>
                <w:color w:val="000000"/>
                <w:sz w:val="18"/>
                <w:szCs w:val="18"/>
              </w:rPr>
            </w:pPr>
            <w:del w:id="2993" w:author="Kopp, Darin" w:date="2025-02-20T15:34:00Z">
              <w:r w:rsidRPr="00182E50">
                <w:rPr>
                  <w:rFonts w:ascii="Calibri" w:eastAsia="Times New Roman" w:hAnsi="Calibri" w:cs="Calibri"/>
                  <w:color w:val="000000"/>
                  <w:sz w:val="18"/>
                  <w:szCs w:val="18"/>
                </w:rPr>
                <w:delText>NABD_NrmStorWs</w:delText>
              </w:r>
            </w:del>
          </w:p>
        </w:tc>
        <w:tc>
          <w:tcPr>
            <w:tcW w:w="0" w:type="auto"/>
            <w:shd w:val="clear" w:color="auto" w:fill="auto"/>
            <w:noWrap/>
            <w:vAlign w:val="center"/>
            <w:hideMark/>
          </w:tcPr>
          <w:p w14:paraId="4369F71A" w14:textId="77777777" w:rsidR="00182E50" w:rsidRPr="00182E50" w:rsidRDefault="00182E50" w:rsidP="00182E50">
            <w:pPr>
              <w:spacing w:after="0" w:line="240" w:lineRule="auto"/>
              <w:jc w:val="center"/>
              <w:rPr>
                <w:del w:id="2994" w:author="Kopp, Darin" w:date="2025-02-20T15:34:00Z"/>
                <w:rFonts w:ascii="Calibri" w:eastAsia="Times New Roman" w:hAnsi="Calibri" w:cs="Calibri"/>
                <w:color w:val="000000"/>
                <w:sz w:val="18"/>
                <w:szCs w:val="18"/>
              </w:rPr>
            </w:pPr>
            <w:del w:id="2995"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3396AD9" w14:textId="77777777" w:rsidR="00182E50" w:rsidRPr="00182E50" w:rsidRDefault="00182E50" w:rsidP="00182E50">
            <w:pPr>
              <w:spacing w:after="0" w:line="240" w:lineRule="auto"/>
              <w:jc w:val="center"/>
              <w:rPr>
                <w:del w:id="2996" w:author="Kopp, Darin" w:date="2025-02-20T15:34:00Z"/>
                <w:rFonts w:ascii="Calibri" w:eastAsia="Times New Roman" w:hAnsi="Calibri" w:cs="Calibri"/>
                <w:color w:val="000000"/>
                <w:sz w:val="18"/>
                <w:szCs w:val="18"/>
              </w:rPr>
            </w:pPr>
            <w:del w:id="2997"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5CC4EED5" w14:textId="77777777" w:rsidR="00182E50" w:rsidRPr="00182E50" w:rsidRDefault="00182E50" w:rsidP="00182E50">
            <w:pPr>
              <w:spacing w:after="0" w:line="240" w:lineRule="auto"/>
              <w:jc w:val="center"/>
              <w:rPr>
                <w:del w:id="2998" w:author="Kopp, Darin" w:date="2025-02-20T15:34:00Z"/>
                <w:rFonts w:ascii="Calibri" w:eastAsia="Times New Roman" w:hAnsi="Calibri" w:cs="Calibri"/>
                <w:color w:val="000000"/>
                <w:sz w:val="18"/>
                <w:szCs w:val="18"/>
              </w:rPr>
            </w:pPr>
            <w:del w:id="2999"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0A0B3FB8" w14:textId="77777777" w:rsidR="00182E50" w:rsidRPr="00182E50" w:rsidRDefault="00182E50" w:rsidP="00182E50">
            <w:pPr>
              <w:spacing w:after="0" w:line="240" w:lineRule="auto"/>
              <w:jc w:val="center"/>
              <w:rPr>
                <w:del w:id="3000" w:author="Kopp, Darin" w:date="2025-02-20T15:34:00Z"/>
                <w:rFonts w:ascii="Calibri" w:eastAsia="Times New Roman" w:hAnsi="Calibri" w:cs="Calibri"/>
                <w:color w:val="000000"/>
                <w:sz w:val="18"/>
                <w:szCs w:val="18"/>
              </w:rPr>
            </w:pPr>
            <w:del w:id="3001" w:author="Kopp, Darin" w:date="2025-02-20T15:34:00Z">
              <w:r w:rsidRPr="00182E50">
                <w:rPr>
                  <w:rFonts w:ascii="Calibri" w:eastAsia="Times New Roman" w:hAnsi="Calibri" w:cs="Calibri"/>
                  <w:color w:val="000000"/>
                  <w:sz w:val="18"/>
                  <w:szCs w:val="18"/>
                </w:rPr>
                <w:delText>--</w:delText>
              </w:r>
            </w:del>
          </w:p>
        </w:tc>
        <w:tc>
          <w:tcPr>
            <w:tcW w:w="0" w:type="auto"/>
            <w:shd w:val="clear" w:color="auto" w:fill="auto"/>
            <w:noWrap/>
            <w:vAlign w:val="center"/>
            <w:hideMark/>
          </w:tcPr>
          <w:p w14:paraId="6C981D41" w14:textId="77777777" w:rsidR="00182E50" w:rsidRPr="00182E50" w:rsidRDefault="00182E50" w:rsidP="00182E50">
            <w:pPr>
              <w:spacing w:after="0" w:line="240" w:lineRule="auto"/>
              <w:jc w:val="center"/>
              <w:rPr>
                <w:del w:id="3002" w:author="Kopp, Darin" w:date="2025-02-20T15:34:00Z"/>
                <w:rFonts w:ascii="Calibri" w:eastAsia="Times New Roman" w:hAnsi="Calibri" w:cs="Calibri"/>
                <w:color w:val="000000"/>
                <w:sz w:val="18"/>
                <w:szCs w:val="18"/>
              </w:rPr>
            </w:pPr>
            <w:del w:id="3003" w:author="Kopp, Darin" w:date="2025-02-20T15:34:00Z">
              <w:r w:rsidRPr="00182E50">
                <w:rPr>
                  <w:rFonts w:ascii="Calibri" w:eastAsia="Times New Roman" w:hAnsi="Calibri" w:cs="Calibri"/>
                  <w:color w:val="000000"/>
                  <w:sz w:val="18"/>
                  <w:szCs w:val="18"/>
                </w:rPr>
                <w:delText>12</w:delText>
              </w:r>
            </w:del>
          </w:p>
        </w:tc>
        <w:tc>
          <w:tcPr>
            <w:tcW w:w="0" w:type="auto"/>
            <w:shd w:val="clear" w:color="auto" w:fill="auto"/>
            <w:noWrap/>
            <w:vAlign w:val="center"/>
            <w:hideMark/>
          </w:tcPr>
          <w:p w14:paraId="22A73549" w14:textId="77777777" w:rsidR="00182E50" w:rsidRPr="00182E50" w:rsidRDefault="00182E50" w:rsidP="00182E50">
            <w:pPr>
              <w:spacing w:after="0" w:line="240" w:lineRule="auto"/>
              <w:jc w:val="center"/>
              <w:rPr>
                <w:del w:id="3004" w:author="Kopp, Darin" w:date="2025-02-20T15:34:00Z"/>
                <w:rFonts w:ascii="Calibri" w:eastAsia="Times New Roman" w:hAnsi="Calibri" w:cs="Calibri"/>
                <w:color w:val="000000"/>
                <w:sz w:val="18"/>
                <w:szCs w:val="18"/>
              </w:rPr>
            </w:pPr>
            <w:del w:id="3005" w:author="Kopp, Darin" w:date="2025-02-20T15:34:00Z">
              <w:r w:rsidRPr="00182E50">
                <w:rPr>
                  <w:rFonts w:ascii="Calibri" w:eastAsia="Times New Roman" w:hAnsi="Calibri" w:cs="Calibri"/>
                  <w:color w:val="000000"/>
                  <w:sz w:val="18"/>
                  <w:szCs w:val="18"/>
                </w:rPr>
                <w:delText>0</w:delText>
              </w:r>
            </w:del>
          </w:p>
        </w:tc>
      </w:tr>
    </w:tbl>
    <w:p w14:paraId="2908896E" w14:textId="77777777" w:rsidR="00E7320A" w:rsidRDefault="00D91C32" w:rsidP="006247D6">
      <w:pPr>
        <w:rPr>
          <w:del w:id="3006" w:author="Kopp, Darin" w:date="2025-02-20T15:34:00Z"/>
          <w:rFonts w:ascii="Times New Roman" w:hAnsi="Times New Roman" w:cs="Times New Roman"/>
          <w:sz w:val="24"/>
          <w:szCs w:val="24"/>
        </w:rPr>
      </w:pPr>
      <w:del w:id="3007" w:author="Kopp, Darin" w:date="2025-02-20T15:34:00Z">
        <w:r w:rsidRPr="004B66B0">
          <w:rPr>
            <w:rFonts w:ascii="Times New Roman" w:hAnsi="Times New Roman" w:cs="Times New Roman"/>
            <w:sz w:val="24"/>
            <w:szCs w:val="24"/>
          </w:rPr>
          <w:delText xml:space="preserve">* </w:delText>
        </w:r>
        <w:r w:rsidR="008E29FA" w:rsidRPr="004B66B0">
          <w:rPr>
            <w:rFonts w:ascii="Times New Roman" w:hAnsi="Times New Roman" w:cs="Times New Roman"/>
            <w:sz w:val="24"/>
            <w:szCs w:val="24"/>
          </w:rPr>
          <w:delText>Estimates for atmospheric</w:delText>
        </w:r>
        <w:r w:rsidR="00ED5D32" w:rsidRPr="004B66B0">
          <w:rPr>
            <w:rFonts w:ascii="Times New Roman" w:hAnsi="Times New Roman" w:cs="Times New Roman"/>
            <w:sz w:val="24"/>
            <w:szCs w:val="24"/>
          </w:rPr>
          <w:delText xml:space="preserve"> nitrogen and </w:delText>
        </w:r>
        <w:r w:rsidR="008E29FA" w:rsidRPr="004B66B0">
          <w:rPr>
            <w:rFonts w:ascii="Times New Roman" w:hAnsi="Times New Roman" w:cs="Times New Roman"/>
            <w:sz w:val="24"/>
            <w:szCs w:val="24"/>
          </w:rPr>
          <w:delText>sulf</w:delText>
        </w:r>
        <w:r w:rsidR="001F04E8" w:rsidRPr="004B66B0">
          <w:rPr>
            <w:rFonts w:ascii="Times New Roman" w:hAnsi="Times New Roman" w:cs="Times New Roman"/>
            <w:sz w:val="24"/>
            <w:szCs w:val="24"/>
          </w:rPr>
          <w:delText xml:space="preserve">ur deposition were obtained from </w:delText>
        </w:r>
        <w:r w:rsidR="006247D6" w:rsidRPr="004B66B0">
          <w:rPr>
            <w:rFonts w:ascii="Times New Roman" w:hAnsi="Times New Roman" w:cs="Times New Roman"/>
            <w:sz w:val="24"/>
            <w:szCs w:val="24"/>
          </w:rPr>
          <w:delText>Clark et al</w:delText>
        </w:r>
        <w:r w:rsidR="001F04E8" w:rsidRPr="004B66B0">
          <w:rPr>
            <w:rFonts w:ascii="Times New Roman" w:hAnsi="Times New Roman" w:cs="Times New Roman"/>
            <w:sz w:val="24"/>
            <w:szCs w:val="24"/>
          </w:rPr>
          <w:delText xml:space="preserve">. 2018. </w:delText>
        </w:r>
        <w:r w:rsidR="006247D6" w:rsidRPr="004B66B0">
          <w:rPr>
            <w:rFonts w:ascii="Times New Roman" w:hAnsi="Times New Roman" w:cs="Times New Roman"/>
            <w:sz w:val="24"/>
            <w:szCs w:val="24"/>
          </w:rPr>
          <w:delText xml:space="preserve"> </w:delText>
        </w:r>
        <w:r w:rsidR="001F04E8" w:rsidRPr="004B66B0">
          <w:rPr>
            <w:rFonts w:ascii="Times New Roman" w:hAnsi="Times New Roman" w:cs="Times New Roman"/>
            <w:sz w:val="24"/>
            <w:szCs w:val="24"/>
          </w:rPr>
          <w:delText xml:space="preserve">Although they used </w:delText>
        </w:r>
        <w:r w:rsidR="006247D6" w:rsidRPr="004B66B0">
          <w:rPr>
            <w:rFonts w:ascii="Times New Roman" w:hAnsi="Times New Roman" w:cs="Times New Roman"/>
            <w:sz w:val="24"/>
            <w:szCs w:val="24"/>
          </w:rPr>
          <w:delText>0.4</w:delText>
        </w:r>
        <w:r w:rsidR="00EF78E6" w:rsidRPr="004B66B0">
          <w:rPr>
            <w:rFonts w:ascii="Times New Roman" w:hAnsi="Times New Roman" w:cs="Times New Roman"/>
            <w:sz w:val="24"/>
            <w:szCs w:val="24"/>
          </w:rPr>
          <w:delText xml:space="preserve"> </w:delText>
        </w:r>
        <w:r w:rsidR="006247D6" w:rsidRPr="004B66B0">
          <w:rPr>
            <w:rFonts w:ascii="Times New Roman" w:hAnsi="Times New Roman" w:cs="Times New Roman"/>
            <w:sz w:val="24"/>
            <w:szCs w:val="24"/>
          </w:rPr>
          <w:delText>kgN/ha</w:delText>
        </w:r>
        <w:r w:rsidR="0048186A" w:rsidRPr="004B66B0">
          <w:rPr>
            <w:rFonts w:ascii="Times New Roman" w:hAnsi="Times New Roman" w:cs="Times New Roman"/>
            <w:sz w:val="24"/>
            <w:szCs w:val="24"/>
          </w:rPr>
          <w:delText xml:space="preserve"> and 0.1kgS/ha </w:delText>
        </w:r>
        <w:r w:rsidR="00EF78E6" w:rsidRPr="004B66B0">
          <w:rPr>
            <w:rFonts w:ascii="Times New Roman" w:hAnsi="Times New Roman" w:cs="Times New Roman"/>
            <w:sz w:val="24"/>
            <w:szCs w:val="24"/>
          </w:rPr>
          <w:delText>n</w:delText>
        </w:r>
        <w:r w:rsidR="006247D6" w:rsidRPr="004B66B0">
          <w:rPr>
            <w:rFonts w:ascii="Times New Roman" w:hAnsi="Times New Roman" w:cs="Times New Roman"/>
            <w:sz w:val="24"/>
            <w:szCs w:val="24"/>
          </w:rPr>
          <w:delText xml:space="preserve">o sites </w:delText>
        </w:r>
        <w:r w:rsidR="00EF78E6" w:rsidRPr="004B66B0">
          <w:rPr>
            <w:rFonts w:ascii="Times New Roman" w:hAnsi="Times New Roman" w:cs="Times New Roman"/>
            <w:sz w:val="24"/>
            <w:szCs w:val="24"/>
          </w:rPr>
          <w:delText>had d</w:delText>
        </w:r>
        <w:r w:rsidR="00A9021E" w:rsidRPr="004B66B0">
          <w:rPr>
            <w:rFonts w:ascii="Times New Roman" w:hAnsi="Times New Roman" w:cs="Times New Roman"/>
            <w:sz w:val="24"/>
            <w:szCs w:val="24"/>
          </w:rPr>
          <w:delText xml:space="preserve">eposition values </w:delText>
        </w:r>
        <w:r w:rsidR="006247D6" w:rsidRPr="004B66B0">
          <w:rPr>
            <w:rFonts w:ascii="Times New Roman" w:hAnsi="Times New Roman" w:cs="Times New Roman"/>
            <w:sz w:val="24"/>
            <w:szCs w:val="24"/>
          </w:rPr>
          <w:delText>below this level.</w:delText>
        </w:r>
        <w:r w:rsidR="00A9021E" w:rsidRPr="004B66B0">
          <w:rPr>
            <w:rFonts w:ascii="Times New Roman" w:hAnsi="Times New Roman" w:cs="Times New Roman"/>
            <w:sz w:val="24"/>
            <w:szCs w:val="24"/>
          </w:rPr>
          <w:delText xml:space="preserve"> </w:delText>
        </w:r>
        <w:r w:rsidR="00993FBF" w:rsidRPr="004B66B0">
          <w:rPr>
            <w:rFonts w:ascii="Times New Roman" w:hAnsi="Times New Roman" w:cs="Times New Roman"/>
            <w:sz w:val="24"/>
            <w:szCs w:val="24"/>
          </w:rPr>
          <w:delText>Instead</w:delText>
        </w:r>
        <w:r w:rsidR="007D092A" w:rsidRPr="004B66B0">
          <w:rPr>
            <w:rFonts w:ascii="Times New Roman" w:hAnsi="Times New Roman" w:cs="Times New Roman"/>
            <w:sz w:val="24"/>
            <w:szCs w:val="24"/>
          </w:rPr>
          <w:delText>,</w:delText>
        </w:r>
        <w:r w:rsidR="00993FBF" w:rsidRPr="004B66B0">
          <w:rPr>
            <w:rFonts w:ascii="Times New Roman" w:hAnsi="Times New Roman" w:cs="Times New Roman"/>
            <w:sz w:val="24"/>
            <w:szCs w:val="24"/>
          </w:rPr>
          <w:delText xml:space="preserve"> we </w:delText>
        </w:r>
        <w:r w:rsidR="007D092A" w:rsidRPr="004B66B0">
          <w:rPr>
            <w:rFonts w:ascii="Times New Roman" w:hAnsi="Times New Roman" w:cs="Times New Roman"/>
            <w:sz w:val="24"/>
            <w:szCs w:val="24"/>
          </w:rPr>
          <w:delText>selected the higher values</w:delText>
        </w:r>
        <w:r w:rsidR="00A34E44" w:rsidRPr="004B66B0">
          <w:rPr>
            <w:rFonts w:ascii="Times New Roman" w:hAnsi="Times New Roman" w:cs="Times New Roman"/>
            <w:sz w:val="24"/>
            <w:szCs w:val="24"/>
          </w:rPr>
          <w:delText xml:space="preserve"> of</w:delText>
        </w:r>
        <w:r w:rsidR="007D092A" w:rsidRPr="004B66B0">
          <w:rPr>
            <w:rFonts w:ascii="Times New Roman" w:hAnsi="Times New Roman" w:cs="Times New Roman"/>
            <w:sz w:val="24"/>
            <w:szCs w:val="24"/>
          </w:rPr>
          <w:delText xml:space="preserve"> </w:delText>
        </w:r>
        <w:r w:rsidR="00A34E44" w:rsidRPr="004B66B0">
          <w:rPr>
            <w:rFonts w:ascii="Times New Roman" w:hAnsi="Times New Roman" w:cs="Times New Roman"/>
            <w:sz w:val="24"/>
            <w:szCs w:val="24"/>
          </w:rPr>
          <w:delText xml:space="preserve">3-5KgN/ha which could be reasonable estimates for background </w:delText>
        </w:r>
        <w:r w:rsidR="000A4412" w:rsidRPr="004B66B0">
          <w:rPr>
            <w:rFonts w:ascii="Times New Roman" w:hAnsi="Times New Roman" w:cs="Times New Roman"/>
            <w:sz w:val="24"/>
            <w:szCs w:val="24"/>
          </w:rPr>
          <w:delText>deposition values</w:delText>
        </w:r>
        <w:r w:rsidR="006247D6" w:rsidRPr="004B66B0">
          <w:rPr>
            <w:rFonts w:ascii="Times New Roman" w:hAnsi="Times New Roman" w:cs="Times New Roman"/>
            <w:sz w:val="24"/>
            <w:szCs w:val="24"/>
          </w:rPr>
          <w:delText xml:space="preserve"> before 1900</w:delText>
        </w:r>
        <w:r w:rsidR="00A34E44" w:rsidRPr="004B66B0">
          <w:rPr>
            <w:rFonts w:ascii="Times New Roman" w:hAnsi="Times New Roman" w:cs="Times New Roman"/>
            <w:sz w:val="24"/>
            <w:szCs w:val="24"/>
          </w:rPr>
          <w:delText>. F</w:delText>
        </w:r>
        <w:r w:rsidR="006247D6" w:rsidRPr="004B66B0">
          <w:rPr>
            <w:rFonts w:ascii="Times New Roman" w:hAnsi="Times New Roman" w:cs="Times New Roman"/>
            <w:sz w:val="24"/>
            <w:szCs w:val="24"/>
          </w:rPr>
          <w:delText xml:space="preserve">or S </w:delText>
        </w:r>
        <w:r w:rsidR="00A34E44" w:rsidRPr="004B66B0">
          <w:rPr>
            <w:rFonts w:ascii="Times New Roman" w:hAnsi="Times New Roman" w:cs="Times New Roman"/>
            <w:sz w:val="24"/>
            <w:szCs w:val="24"/>
          </w:rPr>
          <w:delText>deposition, o</w:delText>
        </w:r>
        <w:r w:rsidR="006247D6" w:rsidRPr="004B66B0">
          <w:rPr>
            <w:rFonts w:ascii="Times New Roman" w:hAnsi="Times New Roman" w:cs="Times New Roman"/>
            <w:sz w:val="24"/>
            <w:szCs w:val="24"/>
          </w:rPr>
          <w:delText>ther efforts have estimated pre-industrial S deposition at 0.32–2.98 kgS</w:delText>
        </w:r>
        <w:r w:rsidR="00A34E44" w:rsidRPr="004B66B0">
          <w:rPr>
            <w:rFonts w:ascii="Times New Roman" w:hAnsi="Times New Roman" w:cs="Times New Roman"/>
            <w:sz w:val="24"/>
            <w:szCs w:val="24"/>
          </w:rPr>
          <w:delText>/</w:delText>
        </w:r>
        <w:r w:rsidR="006247D6" w:rsidRPr="004B66B0">
          <w:rPr>
            <w:rFonts w:ascii="Times New Roman" w:hAnsi="Times New Roman" w:cs="Times New Roman"/>
            <w:sz w:val="24"/>
            <w:szCs w:val="24"/>
          </w:rPr>
          <w:delText xml:space="preserve">ha (Granat et al. 1976, Fakhraei et al. 2016) </w:delText>
        </w:r>
        <w:r w:rsidR="00490F98" w:rsidRPr="004B66B0">
          <w:rPr>
            <w:rFonts w:ascii="Times New Roman" w:hAnsi="Times New Roman" w:cs="Times New Roman"/>
            <w:sz w:val="24"/>
            <w:szCs w:val="24"/>
          </w:rPr>
          <w:delText xml:space="preserve">and we used the </w:delText>
        </w:r>
        <w:r w:rsidR="006247D6" w:rsidRPr="004B66B0">
          <w:rPr>
            <w:rFonts w:ascii="Times New Roman" w:hAnsi="Times New Roman" w:cs="Times New Roman"/>
            <w:sz w:val="24"/>
            <w:szCs w:val="24"/>
          </w:rPr>
          <w:delText>used middle number</w:delText>
        </w:r>
        <w:r w:rsidR="00490F98" w:rsidRPr="004B66B0">
          <w:rPr>
            <w:rFonts w:ascii="Times New Roman" w:hAnsi="Times New Roman" w:cs="Times New Roman"/>
            <w:sz w:val="24"/>
            <w:szCs w:val="24"/>
          </w:rPr>
          <w:delText xml:space="preserve"> of this interval. </w:delText>
        </w:r>
      </w:del>
    </w:p>
    <w:p w14:paraId="478D0020" w14:textId="77777777" w:rsidR="00504673" w:rsidRDefault="00504673" w:rsidP="005A2E95">
      <w:pPr>
        <w:spacing w:after="0" w:line="240" w:lineRule="auto"/>
        <w:rPr>
          <w:del w:id="3008" w:author="Kopp, Darin" w:date="2025-02-20T15:34:00Z"/>
          <w:rFonts w:ascii="Calibri" w:eastAsia="Times New Roman" w:hAnsi="Calibri" w:cs="Calibri"/>
          <w:color w:val="000000"/>
        </w:rPr>
        <w:sectPr w:rsidR="00504673" w:rsidSect="00C32558">
          <w:pgSz w:w="12240" w:h="15840"/>
          <w:pgMar w:top="1440" w:right="1440" w:bottom="1440" w:left="1440" w:header="720" w:footer="720" w:gutter="0"/>
          <w:lnNumType w:countBy="1" w:restart="continuous"/>
          <w:cols w:space="720"/>
          <w:docGrid w:linePitch="360"/>
        </w:sectPr>
      </w:pPr>
    </w:p>
    <w:p w14:paraId="074AAA30" w14:textId="77777777" w:rsidR="00504673" w:rsidRPr="009C3446" w:rsidRDefault="009C3446" w:rsidP="006247D6">
      <w:pPr>
        <w:rPr>
          <w:del w:id="3009" w:author="Kopp, Darin" w:date="2025-02-20T15:34:00Z"/>
          <w:rFonts w:ascii="Times New Roman" w:hAnsi="Times New Roman" w:cs="Times New Roman"/>
          <w:sz w:val="24"/>
          <w:szCs w:val="24"/>
        </w:rPr>
      </w:pPr>
      <w:del w:id="3010" w:author="Kopp, Darin" w:date="2025-02-20T15:34:00Z">
        <w:r w:rsidRPr="009C3446">
          <w:rPr>
            <w:rFonts w:ascii="Times New Roman" w:hAnsi="Times New Roman" w:cs="Times New Roman"/>
            <w:sz w:val="24"/>
            <w:szCs w:val="24"/>
          </w:rPr>
          <w:delText>Table S3</w:delText>
        </w:r>
        <w:r>
          <w:rPr>
            <w:rFonts w:ascii="Times New Roman" w:hAnsi="Times New Roman" w:cs="Times New Roman"/>
            <w:sz w:val="24"/>
            <w:szCs w:val="24"/>
          </w:rPr>
          <w:delText xml:space="preserve">. Regional means </w:delText>
        </w:r>
        <w:r w:rsidR="00395E5E">
          <w:rPr>
            <w:rFonts w:ascii="Times New Roman" w:hAnsi="Times New Roman" w:cs="Times New Roman"/>
            <w:sz w:val="24"/>
            <w:szCs w:val="24"/>
          </w:rPr>
          <w:delText xml:space="preserve">of </w:delText>
        </w:r>
        <w:r w:rsidR="003B5892">
          <w:rPr>
            <w:rFonts w:ascii="Times New Roman" w:hAnsi="Times New Roman" w:cs="Times New Roman"/>
            <w:sz w:val="24"/>
            <w:szCs w:val="24"/>
          </w:rPr>
          <w:delText>present-day</w:delText>
        </w:r>
        <w:r w:rsidR="00395E5E">
          <w:rPr>
            <w:rFonts w:ascii="Times New Roman" w:hAnsi="Times New Roman" w:cs="Times New Roman"/>
            <w:sz w:val="24"/>
            <w:szCs w:val="24"/>
          </w:rPr>
          <w:delText xml:space="preserve"> </w:delText>
        </w:r>
        <w:r w:rsidR="00C411F7">
          <w:rPr>
            <w:rFonts w:ascii="Times New Roman" w:hAnsi="Times New Roman" w:cs="Times New Roman"/>
            <w:sz w:val="24"/>
            <w:szCs w:val="24"/>
          </w:rPr>
          <w:delText xml:space="preserve">(PD) </w:delText>
        </w:r>
        <w:r w:rsidR="00395E5E">
          <w:rPr>
            <w:rFonts w:ascii="Times New Roman" w:hAnsi="Times New Roman" w:cs="Times New Roman"/>
            <w:sz w:val="24"/>
            <w:szCs w:val="24"/>
          </w:rPr>
          <w:delText>and hind</w:delText>
        </w:r>
        <w:r w:rsidR="003B5892">
          <w:rPr>
            <w:rFonts w:ascii="Times New Roman" w:hAnsi="Times New Roman" w:cs="Times New Roman"/>
            <w:sz w:val="24"/>
            <w:szCs w:val="24"/>
          </w:rPr>
          <w:delText>casted</w:delText>
        </w:r>
        <w:r w:rsidR="00C411F7">
          <w:rPr>
            <w:rFonts w:ascii="Times New Roman" w:hAnsi="Times New Roman" w:cs="Times New Roman"/>
            <w:sz w:val="24"/>
            <w:szCs w:val="24"/>
          </w:rPr>
          <w:delText xml:space="preserve"> (HC)</w:delText>
        </w:r>
        <w:r w:rsidR="003B5892">
          <w:rPr>
            <w:rFonts w:ascii="Times New Roman" w:hAnsi="Times New Roman" w:cs="Times New Roman"/>
            <w:sz w:val="24"/>
            <w:szCs w:val="24"/>
          </w:rPr>
          <w:delText xml:space="preserve"> values for each environmental gradient. </w:delText>
        </w:r>
        <w:r w:rsidR="00395E5E" w:rsidRPr="00395E5E">
          <w:rPr>
            <w:rFonts w:ascii="Times New Roman" w:hAnsi="Times New Roman" w:cs="Times New Roman"/>
            <w:sz w:val="24"/>
            <w:szCs w:val="24"/>
          </w:rPr>
          <w:delText xml:space="preserve"> </w:delText>
        </w:r>
        <w:r w:rsidR="00C411F7">
          <w:rPr>
            <w:rFonts w:ascii="Times New Roman" w:hAnsi="Times New Roman" w:cs="Times New Roman"/>
            <w:sz w:val="24"/>
            <w:szCs w:val="24"/>
          </w:rPr>
          <w:delText>Parentheses</w:delText>
        </w:r>
        <w:r w:rsidR="007F70AC">
          <w:rPr>
            <w:rFonts w:ascii="Times New Roman" w:hAnsi="Times New Roman" w:cs="Times New Roman"/>
            <w:sz w:val="24"/>
            <w:szCs w:val="24"/>
          </w:rPr>
          <w:delText xml:space="preserve"> </w:delText>
        </w:r>
        <w:r w:rsidR="00C411F7">
          <w:rPr>
            <w:rFonts w:ascii="Times New Roman" w:hAnsi="Times New Roman" w:cs="Times New Roman"/>
            <w:sz w:val="24"/>
            <w:szCs w:val="24"/>
          </w:rPr>
          <w:delText xml:space="preserve">are </w:delText>
        </w:r>
        <w:r w:rsidR="00395E5E">
          <w:rPr>
            <w:rFonts w:ascii="Times New Roman" w:hAnsi="Times New Roman" w:cs="Times New Roman"/>
            <w:sz w:val="24"/>
            <w:szCs w:val="24"/>
          </w:rPr>
          <w:delText>10</w:delText>
        </w:r>
        <w:r w:rsidR="00395E5E" w:rsidRPr="00FD6947">
          <w:rPr>
            <w:rFonts w:ascii="Times New Roman" w:hAnsi="Times New Roman" w:cs="Times New Roman"/>
            <w:sz w:val="24"/>
            <w:szCs w:val="24"/>
            <w:vertAlign w:val="superscript"/>
          </w:rPr>
          <w:delText>th</w:delText>
        </w:r>
        <w:r w:rsidR="00395E5E">
          <w:rPr>
            <w:rFonts w:ascii="Times New Roman" w:hAnsi="Times New Roman" w:cs="Times New Roman"/>
            <w:sz w:val="24"/>
            <w:szCs w:val="24"/>
          </w:rPr>
          <w:delText xml:space="preserve"> and 90</w:delText>
        </w:r>
        <w:r w:rsidR="00395E5E" w:rsidRPr="00FD6947">
          <w:rPr>
            <w:rFonts w:ascii="Times New Roman" w:hAnsi="Times New Roman" w:cs="Times New Roman"/>
            <w:sz w:val="24"/>
            <w:szCs w:val="24"/>
            <w:vertAlign w:val="superscript"/>
          </w:rPr>
          <w:delText>th</w:delText>
        </w:r>
        <w:r w:rsidR="00395E5E">
          <w:rPr>
            <w:rFonts w:ascii="Times New Roman" w:hAnsi="Times New Roman" w:cs="Times New Roman"/>
            <w:sz w:val="24"/>
            <w:szCs w:val="24"/>
          </w:rPr>
          <w:delText xml:space="preserve"> quantiles of observed hindcasted values. NTL = Total Nitrogen, PTL = Total Phosphorus, CL = Chloride, SO4 = Sulfate, SUBD = Substrate Diameter</w:delText>
        </w:r>
        <w:r w:rsidR="00727C7A">
          <w:rPr>
            <w:rFonts w:ascii="Times New Roman" w:hAnsi="Times New Roman" w:cs="Times New Roman"/>
            <w:sz w:val="24"/>
            <w:szCs w:val="24"/>
          </w:rPr>
          <w:delText xml:space="preserve">, RPDI = Riparian Disturbance index, </w:delText>
        </w:r>
        <w:r w:rsidR="001457CF">
          <w:rPr>
            <w:rFonts w:ascii="Times New Roman" w:hAnsi="Times New Roman" w:cs="Times New Roman"/>
            <w:sz w:val="24"/>
            <w:szCs w:val="24"/>
          </w:rPr>
          <w:delText>MSAT = Mean Summer Air Temperature, PRCP = Total Annual Precipitation</w:delText>
        </w:r>
        <w:r w:rsidR="00395E5E">
          <w:rPr>
            <w:rFonts w:ascii="Times New Roman" w:hAnsi="Times New Roman" w:cs="Times New Roman"/>
            <w:sz w:val="24"/>
            <w:szCs w:val="24"/>
          </w:rPr>
          <w:delText>.</w:delText>
        </w:r>
      </w:del>
    </w:p>
    <w:tbl>
      <w:tblPr>
        <w:tblW w:w="51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718"/>
        <w:gridCol w:w="723"/>
        <w:gridCol w:w="719"/>
        <w:gridCol w:w="801"/>
        <w:gridCol w:w="759"/>
        <w:gridCol w:w="780"/>
        <w:gridCol w:w="899"/>
        <w:gridCol w:w="719"/>
        <w:gridCol w:w="899"/>
        <w:gridCol w:w="812"/>
        <w:gridCol w:w="812"/>
        <w:gridCol w:w="717"/>
        <w:gridCol w:w="719"/>
        <w:gridCol w:w="722"/>
        <w:gridCol w:w="902"/>
        <w:gridCol w:w="899"/>
      </w:tblGrid>
      <w:tr w:rsidR="009C3446" w:rsidRPr="00504673" w14:paraId="2A9C051C" w14:textId="77777777" w:rsidTr="00C558F5">
        <w:trPr>
          <w:trHeight w:val="290"/>
          <w:del w:id="3011" w:author="Kopp, Darin" w:date="2025-02-20T15:34:00Z"/>
        </w:trPr>
        <w:tc>
          <w:tcPr>
            <w:tcW w:w="236" w:type="pct"/>
            <w:shd w:val="clear" w:color="auto" w:fill="auto"/>
            <w:noWrap/>
            <w:vAlign w:val="bottom"/>
          </w:tcPr>
          <w:p w14:paraId="566FAFC1" w14:textId="77777777" w:rsidR="009C3446" w:rsidRPr="005A2E95" w:rsidRDefault="009C3446" w:rsidP="00C558F5">
            <w:pPr>
              <w:spacing w:after="0" w:line="240" w:lineRule="auto"/>
              <w:rPr>
                <w:del w:id="3012" w:author="Kopp, Darin" w:date="2025-02-20T15:34:00Z"/>
                <w:rFonts w:ascii="Calibri" w:eastAsia="Times New Roman" w:hAnsi="Calibri" w:cs="Calibri"/>
                <w:color w:val="000000"/>
                <w:sz w:val="16"/>
                <w:szCs w:val="16"/>
              </w:rPr>
            </w:pPr>
          </w:p>
        </w:tc>
        <w:tc>
          <w:tcPr>
            <w:tcW w:w="544" w:type="pct"/>
            <w:gridSpan w:val="2"/>
            <w:shd w:val="clear" w:color="auto" w:fill="auto"/>
            <w:noWrap/>
            <w:vAlign w:val="bottom"/>
          </w:tcPr>
          <w:p w14:paraId="15B6616C" w14:textId="77777777" w:rsidR="009C3446" w:rsidRPr="005A2E95" w:rsidRDefault="009C3446" w:rsidP="00C558F5">
            <w:pPr>
              <w:spacing w:after="0" w:line="240" w:lineRule="auto"/>
              <w:rPr>
                <w:del w:id="3013" w:author="Kopp, Darin" w:date="2025-02-20T15:34:00Z"/>
                <w:rFonts w:ascii="Calibri" w:eastAsia="Times New Roman" w:hAnsi="Calibri" w:cs="Calibri"/>
                <w:color w:val="000000"/>
                <w:sz w:val="16"/>
                <w:szCs w:val="16"/>
              </w:rPr>
            </w:pPr>
            <w:del w:id="3014" w:author="Kopp, Darin" w:date="2025-02-20T15:34:00Z">
              <w:r>
                <w:rPr>
                  <w:rFonts w:ascii="Calibri" w:eastAsia="Times New Roman" w:hAnsi="Calibri" w:cs="Calibri"/>
                  <w:color w:val="000000"/>
                  <w:sz w:val="16"/>
                  <w:szCs w:val="16"/>
                </w:rPr>
                <w:delText>NTL</w:delText>
              </w:r>
              <w:r w:rsidR="003B5892">
                <w:rPr>
                  <w:rFonts w:ascii="Calibri" w:eastAsia="Times New Roman" w:hAnsi="Calibri" w:cs="Calibri"/>
                  <w:color w:val="000000"/>
                  <w:sz w:val="16"/>
                  <w:szCs w:val="16"/>
                </w:rPr>
                <w:delText xml:space="preserve"> </w:delText>
              </w:r>
              <w:r w:rsidR="00727C7A">
                <w:rPr>
                  <w:rFonts w:ascii="Calibri" w:eastAsia="Times New Roman" w:hAnsi="Calibri" w:cs="Calibri"/>
                  <w:color w:val="000000"/>
                  <w:sz w:val="16"/>
                  <w:szCs w:val="16"/>
                </w:rPr>
                <w:delText>(</w:delText>
              </w:r>
              <w:r w:rsidR="00727C7A" w:rsidRPr="00727C7A">
                <w:rPr>
                  <w:rFonts w:ascii="Calibri" w:eastAsia="Times New Roman" w:hAnsi="Calibri" w:cs="Calibri"/>
                  <w:color w:val="000000"/>
                  <w:sz w:val="16"/>
                  <w:szCs w:val="16"/>
                </w:rPr>
                <w:delText>ug/L</w:delText>
              </w:r>
              <w:r w:rsidR="00727C7A">
                <w:rPr>
                  <w:rFonts w:ascii="Calibri" w:eastAsia="Times New Roman" w:hAnsi="Calibri" w:cs="Calibri"/>
                  <w:color w:val="000000"/>
                  <w:sz w:val="16"/>
                  <w:szCs w:val="16"/>
                </w:rPr>
                <w:delText>)</w:delText>
              </w:r>
            </w:del>
          </w:p>
        </w:tc>
        <w:tc>
          <w:tcPr>
            <w:tcW w:w="575" w:type="pct"/>
            <w:gridSpan w:val="2"/>
            <w:shd w:val="clear" w:color="auto" w:fill="auto"/>
            <w:noWrap/>
            <w:vAlign w:val="bottom"/>
          </w:tcPr>
          <w:p w14:paraId="10C42BB4" w14:textId="77777777" w:rsidR="009C3446" w:rsidRPr="005A2E95" w:rsidRDefault="009C3446" w:rsidP="00C558F5">
            <w:pPr>
              <w:spacing w:after="0" w:line="240" w:lineRule="auto"/>
              <w:rPr>
                <w:del w:id="3015" w:author="Kopp, Darin" w:date="2025-02-20T15:34:00Z"/>
                <w:rFonts w:ascii="Calibri" w:eastAsia="Times New Roman" w:hAnsi="Calibri" w:cs="Calibri"/>
                <w:color w:val="000000"/>
                <w:sz w:val="16"/>
                <w:szCs w:val="16"/>
              </w:rPr>
            </w:pPr>
            <w:del w:id="3016" w:author="Kopp, Darin" w:date="2025-02-20T15:34:00Z">
              <w:r>
                <w:rPr>
                  <w:rFonts w:ascii="Calibri" w:eastAsia="Times New Roman" w:hAnsi="Calibri" w:cs="Calibri"/>
                  <w:color w:val="000000"/>
                  <w:sz w:val="16"/>
                  <w:szCs w:val="16"/>
                </w:rPr>
                <w:delText>PTL</w:delText>
              </w:r>
              <w:r w:rsidR="00727C7A">
                <w:rPr>
                  <w:rFonts w:ascii="Calibri" w:eastAsia="Times New Roman" w:hAnsi="Calibri" w:cs="Calibri"/>
                  <w:color w:val="000000"/>
                  <w:sz w:val="16"/>
                  <w:szCs w:val="16"/>
                </w:rPr>
                <w:delText xml:space="preserve"> (</w:delText>
              </w:r>
              <w:r w:rsidR="00727C7A" w:rsidRPr="00727C7A">
                <w:rPr>
                  <w:rFonts w:ascii="Calibri" w:eastAsia="Times New Roman" w:hAnsi="Calibri" w:cs="Calibri"/>
                  <w:color w:val="000000"/>
                  <w:sz w:val="16"/>
                  <w:szCs w:val="16"/>
                </w:rPr>
                <w:delText>ug/L</w:delText>
              </w:r>
              <w:r w:rsidR="00727C7A">
                <w:rPr>
                  <w:rFonts w:ascii="Calibri" w:eastAsia="Times New Roman" w:hAnsi="Calibri" w:cs="Calibri"/>
                  <w:color w:val="000000"/>
                  <w:sz w:val="16"/>
                  <w:szCs w:val="16"/>
                </w:rPr>
                <w:delText>)</w:delText>
              </w:r>
            </w:del>
          </w:p>
        </w:tc>
        <w:tc>
          <w:tcPr>
            <w:tcW w:w="582" w:type="pct"/>
            <w:gridSpan w:val="2"/>
            <w:shd w:val="clear" w:color="auto" w:fill="auto"/>
            <w:noWrap/>
            <w:vAlign w:val="bottom"/>
          </w:tcPr>
          <w:p w14:paraId="50CD4619" w14:textId="77777777" w:rsidR="009C3446" w:rsidRPr="005A2E95" w:rsidRDefault="009C3446" w:rsidP="00C558F5">
            <w:pPr>
              <w:spacing w:after="0" w:line="240" w:lineRule="auto"/>
              <w:rPr>
                <w:del w:id="3017" w:author="Kopp, Darin" w:date="2025-02-20T15:34:00Z"/>
                <w:rFonts w:ascii="Calibri" w:eastAsia="Times New Roman" w:hAnsi="Calibri" w:cs="Calibri"/>
                <w:color w:val="000000"/>
                <w:sz w:val="16"/>
                <w:szCs w:val="16"/>
              </w:rPr>
            </w:pPr>
            <w:del w:id="3018" w:author="Kopp, Darin" w:date="2025-02-20T15:34:00Z">
              <w:r>
                <w:rPr>
                  <w:rFonts w:ascii="Calibri" w:eastAsia="Times New Roman" w:hAnsi="Calibri" w:cs="Calibri"/>
                  <w:color w:val="000000"/>
                  <w:sz w:val="16"/>
                  <w:szCs w:val="16"/>
                </w:rPr>
                <w:delText>CL</w:delText>
              </w:r>
              <w:r w:rsidR="00D22A8F">
                <w:rPr>
                  <w:rFonts w:ascii="Calibri" w:eastAsia="Times New Roman" w:hAnsi="Calibri" w:cs="Calibri"/>
                  <w:color w:val="000000"/>
                  <w:sz w:val="16"/>
                  <w:szCs w:val="16"/>
                </w:rPr>
                <w:delText xml:space="preserve"> (</w:delText>
              </w:r>
              <w:r w:rsidR="00D22A8F" w:rsidRPr="00D22A8F">
                <w:rPr>
                  <w:rFonts w:ascii="Calibri" w:eastAsia="Times New Roman" w:hAnsi="Calibri" w:cs="Calibri"/>
                  <w:color w:val="000000"/>
                  <w:sz w:val="16"/>
                  <w:szCs w:val="16"/>
                </w:rPr>
                <w:delText>mg/L</w:delText>
              </w:r>
              <w:r w:rsidR="00D22A8F">
                <w:rPr>
                  <w:rFonts w:ascii="Calibri" w:eastAsia="Times New Roman" w:hAnsi="Calibri" w:cs="Calibri"/>
                  <w:color w:val="000000"/>
                  <w:sz w:val="16"/>
                  <w:szCs w:val="16"/>
                </w:rPr>
                <w:delText>)</w:delText>
              </w:r>
            </w:del>
          </w:p>
        </w:tc>
        <w:tc>
          <w:tcPr>
            <w:tcW w:w="612" w:type="pct"/>
            <w:gridSpan w:val="2"/>
            <w:shd w:val="clear" w:color="auto" w:fill="auto"/>
            <w:noWrap/>
            <w:vAlign w:val="bottom"/>
          </w:tcPr>
          <w:p w14:paraId="6E06FF47" w14:textId="77777777" w:rsidR="009C3446" w:rsidRPr="005A2E95" w:rsidRDefault="009C3446" w:rsidP="00C558F5">
            <w:pPr>
              <w:spacing w:after="0" w:line="240" w:lineRule="auto"/>
              <w:rPr>
                <w:del w:id="3019" w:author="Kopp, Darin" w:date="2025-02-20T15:34:00Z"/>
                <w:rFonts w:ascii="Calibri" w:eastAsia="Times New Roman" w:hAnsi="Calibri" w:cs="Calibri"/>
                <w:color w:val="000000"/>
                <w:sz w:val="16"/>
                <w:szCs w:val="16"/>
              </w:rPr>
            </w:pPr>
            <w:del w:id="3020" w:author="Kopp, Darin" w:date="2025-02-20T15:34:00Z">
              <w:r>
                <w:rPr>
                  <w:rFonts w:ascii="Calibri" w:eastAsia="Times New Roman" w:hAnsi="Calibri" w:cs="Calibri"/>
                  <w:color w:val="000000"/>
                  <w:sz w:val="16"/>
                  <w:szCs w:val="16"/>
                </w:rPr>
                <w:delText>SO4</w:delText>
              </w:r>
              <w:r w:rsidR="00D22A8F">
                <w:rPr>
                  <w:rFonts w:ascii="Calibri" w:eastAsia="Times New Roman" w:hAnsi="Calibri" w:cs="Calibri"/>
                  <w:color w:val="000000"/>
                  <w:sz w:val="16"/>
                  <w:szCs w:val="16"/>
                </w:rPr>
                <w:delText xml:space="preserve"> (</w:delText>
              </w:r>
              <w:r w:rsidR="00D22A8F" w:rsidRPr="00D22A8F">
                <w:rPr>
                  <w:rFonts w:ascii="Calibri" w:eastAsia="Times New Roman" w:hAnsi="Calibri" w:cs="Calibri"/>
                  <w:color w:val="000000"/>
                  <w:sz w:val="16"/>
                  <w:szCs w:val="16"/>
                </w:rPr>
                <w:delText>mg/L</w:delText>
              </w:r>
              <w:r w:rsidR="00D22A8F">
                <w:rPr>
                  <w:rFonts w:ascii="Calibri" w:eastAsia="Times New Roman" w:hAnsi="Calibri" w:cs="Calibri"/>
                  <w:color w:val="000000"/>
                  <w:sz w:val="16"/>
                  <w:szCs w:val="16"/>
                </w:rPr>
                <w:delText>)</w:delText>
              </w:r>
            </w:del>
          </w:p>
        </w:tc>
        <w:tc>
          <w:tcPr>
            <w:tcW w:w="647" w:type="pct"/>
            <w:gridSpan w:val="2"/>
            <w:shd w:val="clear" w:color="auto" w:fill="auto"/>
            <w:noWrap/>
            <w:vAlign w:val="bottom"/>
          </w:tcPr>
          <w:p w14:paraId="1D7C2A9A" w14:textId="77777777" w:rsidR="009C3446" w:rsidRPr="005A2E95" w:rsidRDefault="009C3446" w:rsidP="00C558F5">
            <w:pPr>
              <w:spacing w:after="0" w:line="240" w:lineRule="auto"/>
              <w:rPr>
                <w:del w:id="3021" w:author="Kopp, Darin" w:date="2025-02-20T15:34:00Z"/>
                <w:rFonts w:ascii="Calibri" w:eastAsia="Times New Roman" w:hAnsi="Calibri" w:cs="Calibri"/>
                <w:color w:val="000000"/>
                <w:sz w:val="16"/>
                <w:szCs w:val="16"/>
              </w:rPr>
            </w:pPr>
            <w:del w:id="3022" w:author="Kopp, Darin" w:date="2025-02-20T15:34:00Z">
              <w:r>
                <w:rPr>
                  <w:rFonts w:ascii="Calibri" w:eastAsia="Times New Roman" w:hAnsi="Calibri" w:cs="Calibri"/>
                  <w:color w:val="000000"/>
                  <w:sz w:val="16"/>
                  <w:szCs w:val="16"/>
                </w:rPr>
                <w:delText>SUB</w:delText>
              </w:r>
              <w:r w:rsidR="00FC5363">
                <w:rPr>
                  <w:rFonts w:ascii="Calibri" w:eastAsia="Times New Roman" w:hAnsi="Calibri" w:cs="Calibri"/>
                  <w:color w:val="000000"/>
                  <w:sz w:val="16"/>
                  <w:szCs w:val="16"/>
                </w:rPr>
                <w:delText xml:space="preserve"> (mm)</w:delText>
              </w:r>
            </w:del>
          </w:p>
        </w:tc>
        <w:tc>
          <w:tcPr>
            <w:tcW w:w="578" w:type="pct"/>
            <w:gridSpan w:val="2"/>
            <w:shd w:val="clear" w:color="auto" w:fill="auto"/>
            <w:noWrap/>
            <w:vAlign w:val="bottom"/>
          </w:tcPr>
          <w:p w14:paraId="3F7B0753" w14:textId="77777777" w:rsidR="009C3446" w:rsidRPr="005A2E95" w:rsidRDefault="009C3446" w:rsidP="00C558F5">
            <w:pPr>
              <w:spacing w:after="0" w:line="240" w:lineRule="auto"/>
              <w:rPr>
                <w:del w:id="3023" w:author="Kopp, Darin" w:date="2025-02-20T15:34:00Z"/>
                <w:rFonts w:ascii="Calibri" w:eastAsia="Times New Roman" w:hAnsi="Calibri" w:cs="Calibri"/>
                <w:color w:val="000000"/>
                <w:sz w:val="16"/>
                <w:szCs w:val="16"/>
              </w:rPr>
            </w:pPr>
            <w:del w:id="3024" w:author="Kopp, Darin" w:date="2025-02-20T15:34:00Z">
              <w:r>
                <w:rPr>
                  <w:rFonts w:ascii="Calibri" w:eastAsia="Times New Roman" w:hAnsi="Calibri" w:cs="Calibri"/>
                  <w:color w:val="000000"/>
                  <w:sz w:val="16"/>
                  <w:szCs w:val="16"/>
                </w:rPr>
                <w:delText>RPDI</w:delText>
              </w:r>
            </w:del>
          </w:p>
        </w:tc>
        <w:tc>
          <w:tcPr>
            <w:tcW w:w="545" w:type="pct"/>
            <w:gridSpan w:val="2"/>
            <w:shd w:val="clear" w:color="auto" w:fill="auto"/>
            <w:noWrap/>
            <w:vAlign w:val="bottom"/>
          </w:tcPr>
          <w:p w14:paraId="6DD4C986" w14:textId="77777777" w:rsidR="009C3446" w:rsidRPr="005A2E95" w:rsidRDefault="009C3446" w:rsidP="00C558F5">
            <w:pPr>
              <w:spacing w:after="0" w:line="240" w:lineRule="auto"/>
              <w:rPr>
                <w:del w:id="3025" w:author="Kopp, Darin" w:date="2025-02-20T15:34:00Z"/>
                <w:rFonts w:ascii="Calibri" w:eastAsia="Times New Roman" w:hAnsi="Calibri" w:cs="Calibri"/>
                <w:color w:val="000000"/>
                <w:sz w:val="16"/>
                <w:szCs w:val="16"/>
              </w:rPr>
            </w:pPr>
            <w:del w:id="3026" w:author="Kopp, Darin" w:date="2025-02-20T15:34:00Z">
              <w:r>
                <w:rPr>
                  <w:rFonts w:ascii="Calibri" w:eastAsia="Times New Roman" w:hAnsi="Calibri" w:cs="Calibri"/>
                  <w:color w:val="000000"/>
                  <w:sz w:val="16"/>
                  <w:szCs w:val="16"/>
                </w:rPr>
                <w:delText>MSAT</w:delText>
              </w:r>
              <w:r w:rsidR="00FC5363">
                <w:rPr>
                  <w:rFonts w:ascii="Calibri" w:eastAsia="Times New Roman" w:hAnsi="Calibri" w:cs="Calibri"/>
                  <w:color w:val="000000"/>
                  <w:sz w:val="16"/>
                  <w:szCs w:val="16"/>
                </w:rPr>
                <w:delText xml:space="preserve"> (DegC)</w:delText>
              </w:r>
            </w:del>
          </w:p>
        </w:tc>
        <w:tc>
          <w:tcPr>
            <w:tcW w:w="681" w:type="pct"/>
            <w:gridSpan w:val="2"/>
            <w:shd w:val="clear" w:color="auto" w:fill="auto"/>
            <w:noWrap/>
            <w:vAlign w:val="bottom"/>
          </w:tcPr>
          <w:p w14:paraId="174419BC" w14:textId="77777777" w:rsidR="009C3446" w:rsidRPr="005A2E95" w:rsidRDefault="009C3446" w:rsidP="00C558F5">
            <w:pPr>
              <w:spacing w:after="0" w:line="240" w:lineRule="auto"/>
              <w:rPr>
                <w:del w:id="3027" w:author="Kopp, Darin" w:date="2025-02-20T15:34:00Z"/>
                <w:rFonts w:ascii="Calibri" w:eastAsia="Times New Roman" w:hAnsi="Calibri" w:cs="Calibri"/>
                <w:color w:val="000000"/>
                <w:sz w:val="16"/>
                <w:szCs w:val="16"/>
              </w:rPr>
            </w:pPr>
            <w:del w:id="3028" w:author="Kopp, Darin" w:date="2025-02-20T15:34:00Z">
              <w:r>
                <w:rPr>
                  <w:rFonts w:ascii="Calibri" w:eastAsia="Times New Roman" w:hAnsi="Calibri" w:cs="Calibri"/>
                  <w:color w:val="000000"/>
                  <w:sz w:val="16"/>
                  <w:szCs w:val="16"/>
                </w:rPr>
                <w:delText>TPRCP</w:delText>
              </w:r>
              <w:r w:rsidR="001457CF">
                <w:rPr>
                  <w:rFonts w:ascii="Calibri" w:eastAsia="Times New Roman" w:hAnsi="Calibri" w:cs="Calibri"/>
                  <w:color w:val="000000"/>
                  <w:sz w:val="16"/>
                  <w:szCs w:val="16"/>
                </w:rPr>
                <w:delText xml:space="preserve"> (</w:delText>
              </w:r>
              <w:r w:rsidR="008A13DD">
                <w:rPr>
                  <w:rFonts w:ascii="Calibri" w:eastAsia="Times New Roman" w:hAnsi="Calibri" w:cs="Calibri"/>
                  <w:color w:val="000000"/>
                  <w:sz w:val="16"/>
                  <w:szCs w:val="16"/>
                </w:rPr>
                <w:delText>mm)</w:delText>
              </w:r>
            </w:del>
          </w:p>
        </w:tc>
      </w:tr>
      <w:tr w:rsidR="009C3446" w:rsidRPr="00504673" w14:paraId="114A6BA0" w14:textId="77777777" w:rsidTr="00C558F5">
        <w:trPr>
          <w:trHeight w:val="290"/>
          <w:del w:id="3029" w:author="Kopp, Darin" w:date="2025-02-20T15:34:00Z"/>
        </w:trPr>
        <w:tc>
          <w:tcPr>
            <w:tcW w:w="236" w:type="pct"/>
            <w:shd w:val="clear" w:color="auto" w:fill="auto"/>
            <w:noWrap/>
            <w:vAlign w:val="bottom"/>
            <w:hideMark/>
          </w:tcPr>
          <w:p w14:paraId="3E7CC569" w14:textId="77777777" w:rsidR="009C3446" w:rsidRPr="005A2E95" w:rsidRDefault="009C3446" w:rsidP="00C558F5">
            <w:pPr>
              <w:spacing w:after="0" w:line="240" w:lineRule="auto"/>
              <w:rPr>
                <w:del w:id="3030" w:author="Kopp, Darin" w:date="2025-02-20T15:34:00Z"/>
                <w:rFonts w:ascii="Calibri" w:eastAsia="Times New Roman" w:hAnsi="Calibri" w:cs="Calibri"/>
                <w:color w:val="000000"/>
                <w:sz w:val="16"/>
                <w:szCs w:val="16"/>
              </w:rPr>
            </w:pPr>
          </w:p>
        </w:tc>
        <w:tc>
          <w:tcPr>
            <w:tcW w:w="271" w:type="pct"/>
            <w:shd w:val="clear" w:color="auto" w:fill="auto"/>
            <w:noWrap/>
            <w:vAlign w:val="bottom"/>
            <w:hideMark/>
          </w:tcPr>
          <w:p w14:paraId="53AE1680" w14:textId="77777777" w:rsidR="009C3446" w:rsidRPr="005A2E95" w:rsidRDefault="009C3446" w:rsidP="00C558F5">
            <w:pPr>
              <w:spacing w:after="0" w:line="240" w:lineRule="auto"/>
              <w:rPr>
                <w:del w:id="3031" w:author="Kopp, Darin" w:date="2025-02-20T15:34:00Z"/>
                <w:rFonts w:ascii="Calibri" w:eastAsia="Times New Roman" w:hAnsi="Calibri" w:cs="Calibri"/>
                <w:color w:val="000000"/>
                <w:sz w:val="16"/>
                <w:szCs w:val="16"/>
              </w:rPr>
            </w:pPr>
            <w:del w:id="3032" w:author="Kopp, Darin" w:date="2025-02-20T15:34:00Z">
              <w:r w:rsidRPr="005A2E95">
                <w:rPr>
                  <w:rFonts w:ascii="Calibri" w:eastAsia="Times New Roman" w:hAnsi="Calibri" w:cs="Calibri"/>
                  <w:color w:val="000000"/>
                  <w:sz w:val="16"/>
                  <w:szCs w:val="16"/>
                </w:rPr>
                <w:delText>PD</w:delText>
              </w:r>
            </w:del>
          </w:p>
        </w:tc>
        <w:tc>
          <w:tcPr>
            <w:tcW w:w="273" w:type="pct"/>
            <w:shd w:val="clear" w:color="auto" w:fill="auto"/>
            <w:noWrap/>
            <w:vAlign w:val="bottom"/>
            <w:hideMark/>
          </w:tcPr>
          <w:p w14:paraId="58A1FFAB" w14:textId="77777777" w:rsidR="009C3446" w:rsidRPr="005A2E95" w:rsidRDefault="009C3446" w:rsidP="00C558F5">
            <w:pPr>
              <w:spacing w:after="0" w:line="240" w:lineRule="auto"/>
              <w:rPr>
                <w:del w:id="3033" w:author="Kopp, Darin" w:date="2025-02-20T15:34:00Z"/>
                <w:rFonts w:ascii="Calibri" w:eastAsia="Times New Roman" w:hAnsi="Calibri" w:cs="Calibri"/>
                <w:color w:val="000000"/>
                <w:sz w:val="16"/>
                <w:szCs w:val="16"/>
              </w:rPr>
            </w:pPr>
            <w:del w:id="3034" w:author="Kopp, Darin" w:date="2025-02-20T15:34:00Z">
              <w:r w:rsidRPr="005A2E95">
                <w:rPr>
                  <w:rFonts w:ascii="Calibri" w:eastAsia="Times New Roman" w:hAnsi="Calibri" w:cs="Calibri"/>
                  <w:color w:val="000000"/>
                  <w:sz w:val="16"/>
                  <w:szCs w:val="16"/>
                </w:rPr>
                <w:delText>HC</w:delText>
              </w:r>
            </w:del>
          </w:p>
        </w:tc>
        <w:tc>
          <w:tcPr>
            <w:tcW w:w="272" w:type="pct"/>
            <w:shd w:val="clear" w:color="auto" w:fill="auto"/>
            <w:noWrap/>
            <w:vAlign w:val="bottom"/>
            <w:hideMark/>
          </w:tcPr>
          <w:p w14:paraId="59DA34C9" w14:textId="77777777" w:rsidR="009C3446" w:rsidRPr="005A2E95" w:rsidRDefault="009C3446" w:rsidP="00C558F5">
            <w:pPr>
              <w:spacing w:after="0" w:line="240" w:lineRule="auto"/>
              <w:rPr>
                <w:del w:id="3035" w:author="Kopp, Darin" w:date="2025-02-20T15:34:00Z"/>
                <w:rFonts w:ascii="Calibri" w:eastAsia="Times New Roman" w:hAnsi="Calibri" w:cs="Calibri"/>
                <w:color w:val="000000"/>
                <w:sz w:val="16"/>
                <w:szCs w:val="16"/>
              </w:rPr>
            </w:pPr>
            <w:del w:id="3036" w:author="Kopp, Darin" w:date="2025-02-20T15:34:00Z">
              <w:r w:rsidRPr="005A2E95">
                <w:rPr>
                  <w:rFonts w:ascii="Calibri" w:eastAsia="Times New Roman" w:hAnsi="Calibri" w:cs="Calibri"/>
                  <w:color w:val="000000"/>
                  <w:sz w:val="16"/>
                  <w:szCs w:val="16"/>
                </w:rPr>
                <w:delText>PD</w:delText>
              </w:r>
            </w:del>
          </w:p>
        </w:tc>
        <w:tc>
          <w:tcPr>
            <w:tcW w:w="302" w:type="pct"/>
            <w:shd w:val="clear" w:color="auto" w:fill="auto"/>
            <w:noWrap/>
            <w:vAlign w:val="bottom"/>
            <w:hideMark/>
          </w:tcPr>
          <w:p w14:paraId="2327F1EA" w14:textId="77777777" w:rsidR="009C3446" w:rsidRPr="005A2E95" w:rsidRDefault="009C3446" w:rsidP="00C558F5">
            <w:pPr>
              <w:spacing w:after="0" w:line="240" w:lineRule="auto"/>
              <w:rPr>
                <w:del w:id="3037" w:author="Kopp, Darin" w:date="2025-02-20T15:34:00Z"/>
                <w:rFonts w:ascii="Calibri" w:eastAsia="Times New Roman" w:hAnsi="Calibri" w:cs="Calibri"/>
                <w:color w:val="000000"/>
                <w:sz w:val="16"/>
                <w:szCs w:val="16"/>
              </w:rPr>
            </w:pPr>
            <w:del w:id="3038" w:author="Kopp, Darin" w:date="2025-02-20T15:34:00Z">
              <w:r w:rsidRPr="005A2E95">
                <w:rPr>
                  <w:rFonts w:ascii="Calibri" w:eastAsia="Times New Roman" w:hAnsi="Calibri" w:cs="Calibri"/>
                  <w:color w:val="000000"/>
                  <w:sz w:val="16"/>
                  <w:szCs w:val="16"/>
                </w:rPr>
                <w:delText>HC</w:delText>
              </w:r>
            </w:del>
          </w:p>
        </w:tc>
        <w:tc>
          <w:tcPr>
            <w:tcW w:w="287" w:type="pct"/>
            <w:shd w:val="clear" w:color="auto" w:fill="auto"/>
            <w:noWrap/>
            <w:vAlign w:val="bottom"/>
            <w:hideMark/>
          </w:tcPr>
          <w:p w14:paraId="4E787141" w14:textId="77777777" w:rsidR="009C3446" w:rsidRPr="005A2E95" w:rsidRDefault="009C3446" w:rsidP="00C558F5">
            <w:pPr>
              <w:spacing w:after="0" w:line="240" w:lineRule="auto"/>
              <w:rPr>
                <w:del w:id="3039" w:author="Kopp, Darin" w:date="2025-02-20T15:34:00Z"/>
                <w:rFonts w:ascii="Calibri" w:eastAsia="Times New Roman" w:hAnsi="Calibri" w:cs="Calibri"/>
                <w:color w:val="000000"/>
                <w:sz w:val="16"/>
                <w:szCs w:val="16"/>
              </w:rPr>
            </w:pPr>
            <w:del w:id="3040" w:author="Kopp, Darin" w:date="2025-02-20T15:34:00Z">
              <w:r w:rsidRPr="005A2E95">
                <w:rPr>
                  <w:rFonts w:ascii="Calibri" w:eastAsia="Times New Roman" w:hAnsi="Calibri" w:cs="Calibri"/>
                  <w:color w:val="000000"/>
                  <w:sz w:val="16"/>
                  <w:szCs w:val="16"/>
                </w:rPr>
                <w:delText>PD</w:delText>
              </w:r>
            </w:del>
          </w:p>
        </w:tc>
        <w:tc>
          <w:tcPr>
            <w:tcW w:w="295" w:type="pct"/>
            <w:shd w:val="clear" w:color="auto" w:fill="auto"/>
            <w:noWrap/>
            <w:vAlign w:val="bottom"/>
            <w:hideMark/>
          </w:tcPr>
          <w:p w14:paraId="7D9D9CE2" w14:textId="77777777" w:rsidR="009C3446" w:rsidRPr="005A2E95" w:rsidRDefault="009C3446" w:rsidP="00C558F5">
            <w:pPr>
              <w:spacing w:after="0" w:line="240" w:lineRule="auto"/>
              <w:rPr>
                <w:del w:id="3041" w:author="Kopp, Darin" w:date="2025-02-20T15:34:00Z"/>
                <w:rFonts w:ascii="Calibri" w:eastAsia="Times New Roman" w:hAnsi="Calibri" w:cs="Calibri"/>
                <w:color w:val="000000"/>
                <w:sz w:val="16"/>
                <w:szCs w:val="16"/>
              </w:rPr>
            </w:pPr>
            <w:del w:id="3042" w:author="Kopp, Darin" w:date="2025-02-20T15:34:00Z">
              <w:r w:rsidRPr="005A2E95">
                <w:rPr>
                  <w:rFonts w:ascii="Calibri" w:eastAsia="Times New Roman" w:hAnsi="Calibri" w:cs="Calibri"/>
                  <w:color w:val="000000"/>
                  <w:sz w:val="16"/>
                  <w:szCs w:val="16"/>
                </w:rPr>
                <w:delText>HC</w:delText>
              </w:r>
            </w:del>
          </w:p>
        </w:tc>
        <w:tc>
          <w:tcPr>
            <w:tcW w:w="340" w:type="pct"/>
            <w:shd w:val="clear" w:color="auto" w:fill="auto"/>
            <w:noWrap/>
            <w:vAlign w:val="bottom"/>
            <w:hideMark/>
          </w:tcPr>
          <w:p w14:paraId="229874E0" w14:textId="77777777" w:rsidR="009C3446" w:rsidRPr="005A2E95" w:rsidRDefault="009C3446" w:rsidP="00C558F5">
            <w:pPr>
              <w:spacing w:after="0" w:line="240" w:lineRule="auto"/>
              <w:rPr>
                <w:del w:id="3043" w:author="Kopp, Darin" w:date="2025-02-20T15:34:00Z"/>
                <w:rFonts w:ascii="Calibri" w:eastAsia="Times New Roman" w:hAnsi="Calibri" w:cs="Calibri"/>
                <w:color w:val="000000"/>
                <w:sz w:val="16"/>
                <w:szCs w:val="16"/>
              </w:rPr>
            </w:pPr>
            <w:del w:id="3044" w:author="Kopp, Darin" w:date="2025-02-20T15:34:00Z">
              <w:r w:rsidRPr="005A2E95">
                <w:rPr>
                  <w:rFonts w:ascii="Calibri" w:eastAsia="Times New Roman" w:hAnsi="Calibri" w:cs="Calibri"/>
                  <w:color w:val="000000"/>
                  <w:sz w:val="16"/>
                  <w:szCs w:val="16"/>
                </w:rPr>
                <w:delText>PD</w:delText>
              </w:r>
            </w:del>
          </w:p>
        </w:tc>
        <w:tc>
          <w:tcPr>
            <w:tcW w:w="272" w:type="pct"/>
            <w:shd w:val="clear" w:color="auto" w:fill="auto"/>
            <w:noWrap/>
            <w:vAlign w:val="bottom"/>
            <w:hideMark/>
          </w:tcPr>
          <w:p w14:paraId="4DC88912" w14:textId="77777777" w:rsidR="009C3446" w:rsidRPr="005A2E95" w:rsidRDefault="009C3446" w:rsidP="00C558F5">
            <w:pPr>
              <w:spacing w:after="0" w:line="240" w:lineRule="auto"/>
              <w:rPr>
                <w:del w:id="3045" w:author="Kopp, Darin" w:date="2025-02-20T15:34:00Z"/>
                <w:rFonts w:ascii="Calibri" w:eastAsia="Times New Roman" w:hAnsi="Calibri" w:cs="Calibri"/>
                <w:color w:val="000000"/>
                <w:sz w:val="16"/>
                <w:szCs w:val="16"/>
              </w:rPr>
            </w:pPr>
            <w:del w:id="3046" w:author="Kopp, Darin" w:date="2025-02-20T15:34:00Z">
              <w:r w:rsidRPr="005A2E95">
                <w:rPr>
                  <w:rFonts w:ascii="Calibri" w:eastAsia="Times New Roman" w:hAnsi="Calibri" w:cs="Calibri"/>
                  <w:color w:val="000000"/>
                  <w:sz w:val="16"/>
                  <w:szCs w:val="16"/>
                </w:rPr>
                <w:delText>HC</w:delText>
              </w:r>
            </w:del>
          </w:p>
        </w:tc>
        <w:tc>
          <w:tcPr>
            <w:tcW w:w="340" w:type="pct"/>
            <w:shd w:val="clear" w:color="auto" w:fill="auto"/>
            <w:noWrap/>
            <w:vAlign w:val="bottom"/>
            <w:hideMark/>
          </w:tcPr>
          <w:p w14:paraId="213F4D42" w14:textId="77777777" w:rsidR="009C3446" w:rsidRPr="005A2E95" w:rsidRDefault="009C3446" w:rsidP="00C558F5">
            <w:pPr>
              <w:spacing w:after="0" w:line="240" w:lineRule="auto"/>
              <w:rPr>
                <w:del w:id="3047" w:author="Kopp, Darin" w:date="2025-02-20T15:34:00Z"/>
                <w:rFonts w:ascii="Calibri" w:eastAsia="Times New Roman" w:hAnsi="Calibri" w:cs="Calibri"/>
                <w:color w:val="000000"/>
                <w:sz w:val="16"/>
                <w:szCs w:val="16"/>
              </w:rPr>
            </w:pPr>
            <w:del w:id="3048" w:author="Kopp, Darin" w:date="2025-02-20T15:34:00Z">
              <w:r w:rsidRPr="005A2E95">
                <w:rPr>
                  <w:rFonts w:ascii="Calibri" w:eastAsia="Times New Roman" w:hAnsi="Calibri" w:cs="Calibri"/>
                  <w:color w:val="000000"/>
                  <w:sz w:val="16"/>
                  <w:szCs w:val="16"/>
                </w:rPr>
                <w:delText>PD</w:delText>
              </w:r>
            </w:del>
          </w:p>
        </w:tc>
        <w:tc>
          <w:tcPr>
            <w:tcW w:w="307" w:type="pct"/>
            <w:shd w:val="clear" w:color="auto" w:fill="auto"/>
            <w:noWrap/>
            <w:vAlign w:val="bottom"/>
            <w:hideMark/>
          </w:tcPr>
          <w:p w14:paraId="1483AF07" w14:textId="77777777" w:rsidR="009C3446" w:rsidRPr="005A2E95" w:rsidRDefault="009C3446" w:rsidP="00C558F5">
            <w:pPr>
              <w:spacing w:after="0" w:line="240" w:lineRule="auto"/>
              <w:rPr>
                <w:del w:id="3049" w:author="Kopp, Darin" w:date="2025-02-20T15:34:00Z"/>
                <w:rFonts w:ascii="Calibri" w:eastAsia="Times New Roman" w:hAnsi="Calibri" w:cs="Calibri"/>
                <w:color w:val="000000"/>
                <w:sz w:val="16"/>
                <w:szCs w:val="16"/>
              </w:rPr>
            </w:pPr>
            <w:del w:id="3050" w:author="Kopp, Darin" w:date="2025-02-20T15:34:00Z">
              <w:r w:rsidRPr="005A2E95">
                <w:rPr>
                  <w:rFonts w:ascii="Calibri" w:eastAsia="Times New Roman" w:hAnsi="Calibri" w:cs="Calibri"/>
                  <w:color w:val="000000"/>
                  <w:sz w:val="16"/>
                  <w:szCs w:val="16"/>
                </w:rPr>
                <w:delText>HC</w:delText>
              </w:r>
            </w:del>
          </w:p>
        </w:tc>
        <w:tc>
          <w:tcPr>
            <w:tcW w:w="307" w:type="pct"/>
            <w:shd w:val="clear" w:color="auto" w:fill="auto"/>
            <w:noWrap/>
            <w:vAlign w:val="bottom"/>
            <w:hideMark/>
          </w:tcPr>
          <w:p w14:paraId="1ADE4F0D" w14:textId="77777777" w:rsidR="009C3446" w:rsidRPr="005A2E95" w:rsidRDefault="009C3446" w:rsidP="00C558F5">
            <w:pPr>
              <w:spacing w:after="0" w:line="240" w:lineRule="auto"/>
              <w:rPr>
                <w:del w:id="3051" w:author="Kopp, Darin" w:date="2025-02-20T15:34:00Z"/>
                <w:rFonts w:ascii="Calibri" w:eastAsia="Times New Roman" w:hAnsi="Calibri" w:cs="Calibri"/>
                <w:color w:val="000000"/>
                <w:sz w:val="16"/>
                <w:szCs w:val="16"/>
              </w:rPr>
            </w:pPr>
            <w:del w:id="3052" w:author="Kopp, Darin" w:date="2025-02-20T15:34:00Z">
              <w:r w:rsidRPr="005A2E95">
                <w:rPr>
                  <w:rFonts w:ascii="Calibri" w:eastAsia="Times New Roman" w:hAnsi="Calibri" w:cs="Calibri"/>
                  <w:color w:val="000000"/>
                  <w:sz w:val="16"/>
                  <w:szCs w:val="16"/>
                </w:rPr>
                <w:delText>PD</w:delText>
              </w:r>
            </w:del>
          </w:p>
        </w:tc>
        <w:tc>
          <w:tcPr>
            <w:tcW w:w="271" w:type="pct"/>
            <w:shd w:val="clear" w:color="auto" w:fill="auto"/>
            <w:noWrap/>
            <w:vAlign w:val="bottom"/>
            <w:hideMark/>
          </w:tcPr>
          <w:p w14:paraId="5D8B5F57" w14:textId="77777777" w:rsidR="009C3446" w:rsidRPr="005A2E95" w:rsidRDefault="009C3446" w:rsidP="00C558F5">
            <w:pPr>
              <w:spacing w:after="0" w:line="240" w:lineRule="auto"/>
              <w:rPr>
                <w:del w:id="3053" w:author="Kopp, Darin" w:date="2025-02-20T15:34:00Z"/>
                <w:rFonts w:ascii="Calibri" w:eastAsia="Times New Roman" w:hAnsi="Calibri" w:cs="Calibri"/>
                <w:color w:val="000000"/>
                <w:sz w:val="16"/>
                <w:szCs w:val="16"/>
              </w:rPr>
            </w:pPr>
            <w:del w:id="3054" w:author="Kopp, Darin" w:date="2025-02-20T15:34:00Z">
              <w:r w:rsidRPr="005A2E95">
                <w:rPr>
                  <w:rFonts w:ascii="Calibri" w:eastAsia="Times New Roman" w:hAnsi="Calibri" w:cs="Calibri"/>
                  <w:color w:val="000000"/>
                  <w:sz w:val="16"/>
                  <w:szCs w:val="16"/>
                </w:rPr>
                <w:delText>HC</w:delText>
              </w:r>
            </w:del>
          </w:p>
        </w:tc>
        <w:tc>
          <w:tcPr>
            <w:tcW w:w="272" w:type="pct"/>
            <w:shd w:val="clear" w:color="auto" w:fill="auto"/>
            <w:noWrap/>
            <w:vAlign w:val="bottom"/>
            <w:hideMark/>
          </w:tcPr>
          <w:p w14:paraId="46D58098" w14:textId="77777777" w:rsidR="009C3446" w:rsidRPr="005A2E95" w:rsidRDefault="009C3446" w:rsidP="00C558F5">
            <w:pPr>
              <w:spacing w:after="0" w:line="240" w:lineRule="auto"/>
              <w:rPr>
                <w:del w:id="3055" w:author="Kopp, Darin" w:date="2025-02-20T15:34:00Z"/>
                <w:rFonts w:ascii="Calibri" w:eastAsia="Times New Roman" w:hAnsi="Calibri" w:cs="Calibri"/>
                <w:color w:val="000000"/>
                <w:sz w:val="16"/>
                <w:szCs w:val="16"/>
              </w:rPr>
            </w:pPr>
            <w:del w:id="3056" w:author="Kopp, Darin" w:date="2025-02-20T15:34:00Z">
              <w:r w:rsidRPr="005A2E95">
                <w:rPr>
                  <w:rFonts w:ascii="Calibri" w:eastAsia="Times New Roman" w:hAnsi="Calibri" w:cs="Calibri"/>
                  <w:color w:val="000000"/>
                  <w:sz w:val="16"/>
                  <w:szCs w:val="16"/>
                </w:rPr>
                <w:delText>PD</w:delText>
              </w:r>
            </w:del>
          </w:p>
        </w:tc>
        <w:tc>
          <w:tcPr>
            <w:tcW w:w="273" w:type="pct"/>
            <w:shd w:val="clear" w:color="auto" w:fill="auto"/>
            <w:noWrap/>
            <w:vAlign w:val="bottom"/>
            <w:hideMark/>
          </w:tcPr>
          <w:p w14:paraId="07B327F4" w14:textId="77777777" w:rsidR="009C3446" w:rsidRPr="005A2E95" w:rsidRDefault="009C3446" w:rsidP="00C558F5">
            <w:pPr>
              <w:spacing w:after="0" w:line="240" w:lineRule="auto"/>
              <w:rPr>
                <w:del w:id="3057" w:author="Kopp, Darin" w:date="2025-02-20T15:34:00Z"/>
                <w:rFonts w:ascii="Calibri" w:eastAsia="Times New Roman" w:hAnsi="Calibri" w:cs="Calibri"/>
                <w:color w:val="000000"/>
                <w:sz w:val="16"/>
                <w:szCs w:val="16"/>
              </w:rPr>
            </w:pPr>
            <w:del w:id="3058" w:author="Kopp, Darin" w:date="2025-02-20T15:34:00Z">
              <w:r w:rsidRPr="005A2E95">
                <w:rPr>
                  <w:rFonts w:ascii="Calibri" w:eastAsia="Times New Roman" w:hAnsi="Calibri" w:cs="Calibri"/>
                  <w:color w:val="000000"/>
                  <w:sz w:val="16"/>
                  <w:szCs w:val="16"/>
                </w:rPr>
                <w:delText>HC</w:delText>
              </w:r>
            </w:del>
          </w:p>
        </w:tc>
        <w:tc>
          <w:tcPr>
            <w:tcW w:w="341" w:type="pct"/>
            <w:shd w:val="clear" w:color="auto" w:fill="auto"/>
            <w:noWrap/>
            <w:vAlign w:val="bottom"/>
            <w:hideMark/>
          </w:tcPr>
          <w:p w14:paraId="7F108238" w14:textId="77777777" w:rsidR="009C3446" w:rsidRPr="005A2E95" w:rsidRDefault="009C3446" w:rsidP="00C558F5">
            <w:pPr>
              <w:spacing w:after="0" w:line="240" w:lineRule="auto"/>
              <w:rPr>
                <w:del w:id="3059" w:author="Kopp, Darin" w:date="2025-02-20T15:34:00Z"/>
                <w:rFonts w:ascii="Calibri" w:eastAsia="Times New Roman" w:hAnsi="Calibri" w:cs="Calibri"/>
                <w:color w:val="000000"/>
                <w:sz w:val="16"/>
                <w:szCs w:val="16"/>
              </w:rPr>
            </w:pPr>
            <w:del w:id="3060" w:author="Kopp, Darin" w:date="2025-02-20T15:34:00Z">
              <w:r w:rsidRPr="005A2E95">
                <w:rPr>
                  <w:rFonts w:ascii="Calibri" w:eastAsia="Times New Roman" w:hAnsi="Calibri" w:cs="Calibri"/>
                  <w:color w:val="000000"/>
                  <w:sz w:val="16"/>
                  <w:szCs w:val="16"/>
                </w:rPr>
                <w:delText>PD</w:delText>
              </w:r>
            </w:del>
          </w:p>
        </w:tc>
        <w:tc>
          <w:tcPr>
            <w:tcW w:w="340" w:type="pct"/>
            <w:shd w:val="clear" w:color="auto" w:fill="auto"/>
            <w:noWrap/>
            <w:vAlign w:val="bottom"/>
            <w:hideMark/>
          </w:tcPr>
          <w:p w14:paraId="3760A298" w14:textId="77777777" w:rsidR="009C3446" w:rsidRPr="005A2E95" w:rsidRDefault="009C3446" w:rsidP="00C558F5">
            <w:pPr>
              <w:spacing w:after="0" w:line="240" w:lineRule="auto"/>
              <w:rPr>
                <w:del w:id="3061" w:author="Kopp, Darin" w:date="2025-02-20T15:34:00Z"/>
                <w:rFonts w:ascii="Calibri" w:eastAsia="Times New Roman" w:hAnsi="Calibri" w:cs="Calibri"/>
                <w:color w:val="000000"/>
                <w:sz w:val="16"/>
                <w:szCs w:val="16"/>
              </w:rPr>
            </w:pPr>
            <w:del w:id="3062" w:author="Kopp, Darin" w:date="2025-02-20T15:34:00Z">
              <w:r w:rsidRPr="005A2E95">
                <w:rPr>
                  <w:rFonts w:ascii="Calibri" w:eastAsia="Times New Roman" w:hAnsi="Calibri" w:cs="Calibri"/>
                  <w:color w:val="000000"/>
                  <w:sz w:val="16"/>
                  <w:szCs w:val="16"/>
                </w:rPr>
                <w:delText>HC</w:delText>
              </w:r>
            </w:del>
          </w:p>
        </w:tc>
      </w:tr>
      <w:tr w:rsidR="009C3446" w:rsidRPr="00504673" w14:paraId="7C057D7A" w14:textId="77777777" w:rsidTr="00C558F5">
        <w:trPr>
          <w:trHeight w:val="290"/>
          <w:del w:id="3063" w:author="Kopp, Darin" w:date="2025-02-20T15:34:00Z"/>
        </w:trPr>
        <w:tc>
          <w:tcPr>
            <w:tcW w:w="236" w:type="pct"/>
            <w:shd w:val="clear" w:color="auto" w:fill="auto"/>
            <w:noWrap/>
            <w:vAlign w:val="bottom"/>
            <w:hideMark/>
          </w:tcPr>
          <w:p w14:paraId="6F0F9AC2" w14:textId="77777777" w:rsidR="009C3446" w:rsidRPr="005A2E95" w:rsidRDefault="009C3446" w:rsidP="00C558F5">
            <w:pPr>
              <w:spacing w:after="0" w:line="240" w:lineRule="auto"/>
              <w:rPr>
                <w:del w:id="3064" w:author="Kopp, Darin" w:date="2025-02-20T15:34:00Z"/>
                <w:rFonts w:ascii="Calibri" w:eastAsia="Times New Roman" w:hAnsi="Calibri" w:cs="Calibri"/>
                <w:color w:val="000000"/>
                <w:sz w:val="16"/>
                <w:szCs w:val="16"/>
              </w:rPr>
            </w:pPr>
            <w:del w:id="3065" w:author="Kopp, Darin" w:date="2025-02-20T15:34:00Z">
              <w:r w:rsidRPr="005A2E95">
                <w:rPr>
                  <w:rFonts w:ascii="Calibri" w:eastAsia="Times New Roman" w:hAnsi="Calibri" w:cs="Calibri"/>
                  <w:color w:val="000000"/>
                  <w:sz w:val="16"/>
                  <w:szCs w:val="16"/>
                </w:rPr>
                <w:delText>CPL</w:delText>
              </w:r>
            </w:del>
          </w:p>
        </w:tc>
        <w:tc>
          <w:tcPr>
            <w:tcW w:w="271" w:type="pct"/>
            <w:shd w:val="clear" w:color="auto" w:fill="auto"/>
            <w:noWrap/>
            <w:vAlign w:val="bottom"/>
            <w:hideMark/>
          </w:tcPr>
          <w:p w14:paraId="44B1092D" w14:textId="77777777" w:rsidR="009C3446" w:rsidRPr="005A2E95" w:rsidRDefault="009C3446" w:rsidP="00C558F5">
            <w:pPr>
              <w:spacing w:after="0" w:line="240" w:lineRule="auto"/>
              <w:rPr>
                <w:del w:id="3066" w:author="Kopp, Darin" w:date="2025-02-20T15:34:00Z"/>
                <w:rFonts w:ascii="Calibri" w:eastAsia="Times New Roman" w:hAnsi="Calibri" w:cs="Calibri"/>
                <w:color w:val="000000"/>
                <w:sz w:val="16"/>
                <w:szCs w:val="16"/>
              </w:rPr>
            </w:pPr>
            <w:del w:id="3067" w:author="Kopp, Darin" w:date="2025-02-20T15:34:00Z">
              <w:r w:rsidRPr="005A2E95">
                <w:rPr>
                  <w:rFonts w:ascii="Calibri" w:eastAsia="Times New Roman" w:hAnsi="Calibri" w:cs="Calibri"/>
                  <w:color w:val="000000"/>
                  <w:sz w:val="16"/>
                  <w:szCs w:val="16"/>
                </w:rPr>
                <w:delText>780 (305-2452.2)</w:delText>
              </w:r>
            </w:del>
          </w:p>
        </w:tc>
        <w:tc>
          <w:tcPr>
            <w:tcW w:w="273" w:type="pct"/>
            <w:shd w:val="clear" w:color="auto" w:fill="auto"/>
            <w:noWrap/>
            <w:vAlign w:val="bottom"/>
            <w:hideMark/>
          </w:tcPr>
          <w:p w14:paraId="56B9D132" w14:textId="77777777" w:rsidR="009C3446" w:rsidRPr="005A2E95" w:rsidRDefault="009C3446" w:rsidP="00C558F5">
            <w:pPr>
              <w:spacing w:after="0" w:line="240" w:lineRule="auto"/>
              <w:rPr>
                <w:del w:id="3068" w:author="Kopp, Darin" w:date="2025-02-20T15:34:00Z"/>
                <w:rFonts w:ascii="Calibri" w:eastAsia="Times New Roman" w:hAnsi="Calibri" w:cs="Calibri"/>
                <w:color w:val="000000"/>
                <w:sz w:val="16"/>
                <w:szCs w:val="16"/>
              </w:rPr>
            </w:pPr>
            <w:del w:id="3069" w:author="Kopp, Darin" w:date="2025-02-20T15:34:00Z">
              <w:r w:rsidRPr="005A2E95">
                <w:rPr>
                  <w:rFonts w:ascii="Calibri" w:eastAsia="Times New Roman" w:hAnsi="Calibri" w:cs="Calibri"/>
                  <w:color w:val="000000"/>
                  <w:sz w:val="16"/>
                  <w:szCs w:val="16"/>
                </w:rPr>
                <w:delText>363 (289-558)</w:delText>
              </w:r>
            </w:del>
          </w:p>
        </w:tc>
        <w:tc>
          <w:tcPr>
            <w:tcW w:w="272" w:type="pct"/>
            <w:shd w:val="clear" w:color="auto" w:fill="auto"/>
            <w:noWrap/>
            <w:vAlign w:val="bottom"/>
            <w:hideMark/>
          </w:tcPr>
          <w:p w14:paraId="319B60CD" w14:textId="77777777" w:rsidR="009C3446" w:rsidRPr="005A2E95" w:rsidRDefault="009C3446" w:rsidP="00C558F5">
            <w:pPr>
              <w:spacing w:after="0" w:line="240" w:lineRule="auto"/>
              <w:rPr>
                <w:del w:id="3070" w:author="Kopp, Darin" w:date="2025-02-20T15:34:00Z"/>
                <w:rFonts w:ascii="Calibri" w:eastAsia="Times New Roman" w:hAnsi="Calibri" w:cs="Calibri"/>
                <w:color w:val="000000"/>
                <w:sz w:val="16"/>
                <w:szCs w:val="16"/>
              </w:rPr>
            </w:pPr>
            <w:del w:id="3071" w:author="Kopp, Darin" w:date="2025-02-20T15:34:00Z">
              <w:r w:rsidRPr="005A2E95">
                <w:rPr>
                  <w:rFonts w:ascii="Calibri" w:eastAsia="Times New Roman" w:hAnsi="Calibri" w:cs="Calibri"/>
                  <w:color w:val="000000"/>
                  <w:sz w:val="16"/>
                  <w:szCs w:val="16"/>
                </w:rPr>
                <w:delText>82.6 (23.08-245.52)</w:delText>
              </w:r>
            </w:del>
          </w:p>
        </w:tc>
        <w:tc>
          <w:tcPr>
            <w:tcW w:w="302" w:type="pct"/>
            <w:shd w:val="clear" w:color="auto" w:fill="auto"/>
            <w:noWrap/>
            <w:vAlign w:val="bottom"/>
            <w:hideMark/>
          </w:tcPr>
          <w:p w14:paraId="30DD790E" w14:textId="77777777" w:rsidR="009C3446" w:rsidRPr="005A2E95" w:rsidRDefault="009C3446" w:rsidP="00C558F5">
            <w:pPr>
              <w:spacing w:after="0" w:line="240" w:lineRule="auto"/>
              <w:rPr>
                <w:del w:id="3072" w:author="Kopp, Darin" w:date="2025-02-20T15:34:00Z"/>
                <w:rFonts w:ascii="Calibri" w:eastAsia="Times New Roman" w:hAnsi="Calibri" w:cs="Calibri"/>
                <w:color w:val="000000"/>
                <w:sz w:val="16"/>
                <w:szCs w:val="16"/>
              </w:rPr>
            </w:pPr>
            <w:del w:id="3073" w:author="Kopp, Darin" w:date="2025-02-20T15:34:00Z">
              <w:r w:rsidRPr="005A2E95">
                <w:rPr>
                  <w:rFonts w:ascii="Calibri" w:eastAsia="Times New Roman" w:hAnsi="Calibri" w:cs="Calibri"/>
                  <w:color w:val="000000"/>
                  <w:sz w:val="16"/>
                  <w:szCs w:val="16"/>
                </w:rPr>
                <w:delText>46.74 (25.73-77.65)</w:delText>
              </w:r>
            </w:del>
          </w:p>
        </w:tc>
        <w:tc>
          <w:tcPr>
            <w:tcW w:w="287" w:type="pct"/>
            <w:shd w:val="clear" w:color="auto" w:fill="auto"/>
            <w:noWrap/>
            <w:vAlign w:val="bottom"/>
            <w:hideMark/>
          </w:tcPr>
          <w:p w14:paraId="3B79ED18" w14:textId="77777777" w:rsidR="009C3446" w:rsidRPr="005A2E95" w:rsidRDefault="009C3446" w:rsidP="00C558F5">
            <w:pPr>
              <w:spacing w:after="0" w:line="240" w:lineRule="auto"/>
              <w:rPr>
                <w:del w:id="3074" w:author="Kopp, Darin" w:date="2025-02-20T15:34:00Z"/>
                <w:rFonts w:ascii="Calibri" w:eastAsia="Times New Roman" w:hAnsi="Calibri" w:cs="Calibri"/>
                <w:color w:val="000000"/>
                <w:sz w:val="16"/>
                <w:szCs w:val="16"/>
              </w:rPr>
            </w:pPr>
            <w:del w:id="3075" w:author="Kopp, Darin" w:date="2025-02-20T15:34:00Z">
              <w:r w:rsidRPr="005A2E95">
                <w:rPr>
                  <w:rFonts w:ascii="Calibri" w:eastAsia="Times New Roman" w:hAnsi="Calibri" w:cs="Calibri"/>
                  <w:color w:val="000000"/>
                  <w:sz w:val="16"/>
                  <w:szCs w:val="16"/>
                </w:rPr>
                <w:delText>9.89 (2.93-64.71)</w:delText>
              </w:r>
            </w:del>
          </w:p>
        </w:tc>
        <w:tc>
          <w:tcPr>
            <w:tcW w:w="295" w:type="pct"/>
            <w:shd w:val="clear" w:color="auto" w:fill="auto"/>
            <w:noWrap/>
            <w:vAlign w:val="bottom"/>
            <w:hideMark/>
          </w:tcPr>
          <w:p w14:paraId="4F8997D8" w14:textId="77777777" w:rsidR="009C3446" w:rsidRDefault="009C3446" w:rsidP="00C558F5">
            <w:pPr>
              <w:spacing w:after="0" w:line="240" w:lineRule="auto"/>
              <w:rPr>
                <w:del w:id="3076" w:author="Kopp, Darin" w:date="2025-02-20T15:34:00Z"/>
                <w:rFonts w:ascii="Calibri" w:eastAsia="Times New Roman" w:hAnsi="Calibri" w:cs="Calibri"/>
                <w:color w:val="000000"/>
                <w:sz w:val="16"/>
                <w:szCs w:val="16"/>
              </w:rPr>
            </w:pPr>
            <w:del w:id="3077" w:author="Kopp, Darin" w:date="2025-02-20T15:34:00Z">
              <w:r w:rsidRPr="005A2E95">
                <w:rPr>
                  <w:rFonts w:ascii="Calibri" w:eastAsia="Times New Roman" w:hAnsi="Calibri" w:cs="Calibri"/>
                  <w:color w:val="000000"/>
                  <w:sz w:val="16"/>
                  <w:szCs w:val="16"/>
                </w:rPr>
                <w:delText xml:space="preserve">4.06 </w:delText>
              </w:r>
            </w:del>
          </w:p>
          <w:p w14:paraId="6C932969" w14:textId="77777777" w:rsidR="009C3446" w:rsidRPr="005A2E95" w:rsidRDefault="009C3446" w:rsidP="00C558F5">
            <w:pPr>
              <w:spacing w:after="0" w:line="240" w:lineRule="auto"/>
              <w:rPr>
                <w:del w:id="3078" w:author="Kopp, Darin" w:date="2025-02-20T15:34:00Z"/>
                <w:rFonts w:ascii="Calibri" w:eastAsia="Times New Roman" w:hAnsi="Calibri" w:cs="Calibri"/>
                <w:color w:val="000000"/>
                <w:sz w:val="16"/>
                <w:szCs w:val="16"/>
              </w:rPr>
            </w:pPr>
            <w:del w:id="3079" w:author="Kopp, Darin" w:date="2025-02-20T15:34:00Z">
              <w:r w:rsidRPr="005A2E95">
                <w:rPr>
                  <w:rFonts w:ascii="Calibri" w:eastAsia="Times New Roman" w:hAnsi="Calibri" w:cs="Calibri"/>
                  <w:color w:val="000000"/>
                  <w:sz w:val="16"/>
                  <w:szCs w:val="16"/>
                </w:rPr>
                <w:delText>(2.92-7.65)</w:delText>
              </w:r>
            </w:del>
          </w:p>
        </w:tc>
        <w:tc>
          <w:tcPr>
            <w:tcW w:w="340" w:type="pct"/>
            <w:shd w:val="clear" w:color="auto" w:fill="auto"/>
            <w:noWrap/>
            <w:vAlign w:val="bottom"/>
            <w:hideMark/>
          </w:tcPr>
          <w:p w14:paraId="64A88938" w14:textId="77777777" w:rsidR="009C3446" w:rsidRDefault="009C3446" w:rsidP="00C558F5">
            <w:pPr>
              <w:spacing w:after="0" w:line="240" w:lineRule="auto"/>
              <w:rPr>
                <w:del w:id="3080" w:author="Kopp, Darin" w:date="2025-02-20T15:34:00Z"/>
                <w:rFonts w:ascii="Calibri" w:eastAsia="Times New Roman" w:hAnsi="Calibri" w:cs="Calibri"/>
                <w:color w:val="000000"/>
                <w:sz w:val="16"/>
                <w:szCs w:val="16"/>
              </w:rPr>
            </w:pPr>
            <w:del w:id="3081" w:author="Kopp, Darin" w:date="2025-02-20T15:34:00Z">
              <w:r w:rsidRPr="005A2E95">
                <w:rPr>
                  <w:rFonts w:ascii="Calibri" w:eastAsia="Times New Roman" w:hAnsi="Calibri" w:cs="Calibri"/>
                  <w:color w:val="000000"/>
                  <w:sz w:val="16"/>
                  <w:szCs w:val="16"/>
                </w:rPr>
                <w:delText xml:space="preserve">7.49 </w:delText>
              </w:r>
            </w:del>
          </w:p>
          <w:p w14:paraId="30A50EB9" w14:textId="77777777" w:rsidR="009C3446" w:rsidRPr="005A2E95" w:rsidRDefault="009C3446" w:rsidP="00C558F5">
            <w:pPr>
              <w:spacing w:after="0" w:line="240" w:lineRule="auto"/>
              <w:rPr>
                <w:del w:id="3082" w:author="Kopp, Darin" w:date="2025-02-20T15:34:00Z"/>
                <w:rFonts w:ascii="Calibri" w:eastAsia="Times New Roman" w:hAnsi="Calibri" w:cs="Calibri"/>
                <w:color w:val="000000"/>
                <w:sz w:val="16"/>
                <w:szCs w:val="16"/>
              </w:rPr>
            </w:pPr>
            <w:del w:id="3083" w:author="Kopp, Darin" w:date="2025-02-20T15:34:00Z">
              <w:r w:rsidRPr="005A2E95">
                <w:rPr>
                  <w:rFonts w:ascii="Calibri" w:eastAsia="Times New Roman" w:hAnsi="Calibri" w:cs="Calibri"/>
                  <w:color w:val="000000"/>
                  <w:sz w:val="16"/>
                  <w:szCs w:val="16"/>
                </w:rPr>
                <w:delText>(1.1-44.55)</w:delText>
              </w:r>
            </w:del>
          </w:p>
        </w:tc>
        <w:tc>
          <w:tcPr>
            <w:tcW w:w="272" w:type="pct"/>
            <w:shd w:val="clear" w:color="auto" w:fill="auto"/>
            <w:noWrap/>
            <w:vAlign w:val="bottom"/>
            <w:hideMark/>
          </w:tcPr>
          <w:p w14:paraId="47329FD4" w14:textId="77777777" w:rsidR="009C3446" w:rsidRPr="005A2E95" w:rsidRDefault="009C3446" w:rsidP="00C558F5">
            <w:pPr>
              <w:spacing w:after="0" w:line="240" w:lineRule="auto"/>
              <w:rPr>
                <w:del w:id="3084" w:author="Kopp, Darin" w:date="2025-02-20T15:34:00Z"/>
                <w:rFonts w:ascii="Calibri" w:eastAsia="Times New Roman" w:hAnsi="Calibri" w:cs="Calibri"/>
                <w:color w:val="000000"/>
                <w:sz w:val="16"/>
                <w:szCs w:val="16"/>
              </w:rPr>
            </w:pPr>
            <w:del w:id="3085" w:author="Kopp, Darin" w:date="2025-02-20T15:34:00Z">
              <w:r w:rsidRPr="005A2E95">
                <w:rPr>
                  <w:rFonts w:ascii="Calibri" w:eastAsia="Times New Roman" w:hAnsi="Calibri" w:cs="Calibri"/>
                  <w:color w:val="000000"/>
                  <w:sz w:val="16"/>
                  <w:szCs w:val="16"/>
                </w:rPr>
                <w:delText>3.56 (1.93-14.73)</w:delText>
              </w:r>
            </w:del>
          </w:p>
        </w:tc>
        <w:tc>
          <w:tcPr>
            <w:tcW w:w="340" w:type="pct"/>
            <w:shd w:val="clear" w:color="auto" w:fill="auto"/>
            <w:noWrap/>
            <w:vAlign w:val="bottom"/>
            <w:hideMark/>
          </w:tcPr>
          <w:p w14:paraId="7C2A72EF" w14:textId="77777777" w:rsidR="009C3446" w:rsidRPr="005A2E95" w:rsidRDefault="009C3446" w:rsidP="00C558F5">
            <w:pPr>
              <w:spacing w:after="0" w:line="240" w:lineRule="auto"/>
              <w:rPr>
                <w:del w:id="3086" w:author="Kopp, Darin" w:date="2025-02-20T15:34:00Z"/>
                <w:rFonts w:ascii="Calibri" w:eastAsia="Times New Roman" w:hAnsi="Calibri" w:cs="Calibri"/>
                <w:color w:val="000000"/>
                <w:sz w:val="16"/>
                <w:szCs w:val="16"/>
              </w:rPr>
            </w:pPr>
            <w:del w:id="3087" w:author="Kopp, Darin" w:date="2025-02-20T15:34:00Z">
              <w:r w:rsidRPr="005A2E95">
                <w:rPr>
                  <w:rFonts w:ascii="Calibri" w:eastAsia="Times New Roman" w:hAnsi="Calibri" w:cs="Calibri"/>
                  <w:color w:val="000000"/>
                  <w:sz w:val="16"/>
                  <w:szCs w:val="16"/>
                </w:rPr>
                <w:delText>0.35 (0.01-2.21)</w:delText>
              </w:r>
            </w:del>
          </w:p>
        </w:tc>
        <w:tc>
          <w:tcPr>
            <w:tcW w:w="307" w:type="pct"/>
            <w:shd w:val="clear" w:color="auto" w:fill="auto"/>
            <w:noWrap/>
            <w:vAlign w:val="bottom"/>
            <w:hideMark/>
          </w:tcPr>
          <w:p w14:paraId="038842C0" w14:textId="77777777" w:rsidR="009C3446" w:rsidRPr="005A2E95" w:rsidRDefault="009C3446" w:rsidP="00C558F5">
            <w:pPr>
              <w:spacing w:after="0" w:line="240" w:lineRule="auto"/>
              <w:rPr>
                <w:del w:id="3088" w:author="Kopp, Darin" w:date="2025-02-20T15:34:00Z"/>
                <w:rFonts w:ascii="Calibri" w:eastAsia="Times New Roman" w:hAnsi="Calibri" w:cs="Calibri"/>
                <w:color w:val="000000"/>
                <w:sz w:val="16"/>
                <w:szCs w:val="16"/>
              </w:rPr>
            </w:pPr>
            <w:del w:id="3089" w:author="Kopp, Darin" w:date="2025-02-20T15:34:00Z">
              <w:r w:rsidRPr="005A2E95">
                <w:rPr>
                  <w:rFonts w:ascii="Calibri" w:eastAsia="Times New Roman" w:hAnsi="Calibri" w:cs="Calibri"/>
                  <w:color w:val="000000"/>
                  <w:sz w:val="16"/>
                  <w:szCs w:val="16"/>
                </w:rPr>
                <w:delText>6.17 (1.96-17.71)</w:delText>
              </w:r>
            </w:del>
          </w:p>
        </w:tc>
        <w:tc>
          <w:tcPr>
            <w:tcW w:w="307" w:type="pct"/>
            <w:shd w:val="clear" w:color="auto" w:fill="auto"/>
            <w:noWrap/>
            <w:vAlign w:val="bottom"/>
            <w:hideMark/>
          </w:tcPr>
          <w:p w14:paraId="1D75600C" w14:textId="77777777" w:rsidR="009C3446" w:rsidRPr="005A2E95" w:rsidRDefault="009C3446" w:rsidP="00C558F5">
            <w:pPr>
              <w:spacing w:after="0" w:line="240" w:lineRule="auto"/>
              <w:rPr>
                <w:del w:id="3090" w:author="Kopp, Darin" w:date="2025-02-20T15:34:00Z"/>
                <w:rFonts w:ascii="Calibri" w:eastAsia="Times New Roman" w:hAnsi="Calibri" w:cs="Calibri"/>
                <w:color w:val="000000"/>
                <w:sz w:val="16"/>
                <w:szCs w:val="16"/>
              </w:rPr>
            </w:pPr>
            <w:del w:id="3091" w:author="Kopp, Darin" w:date="2025-02-20T15:34:00Z">
              <w:r w:rsidRPr="005A2E95">
                <w:rPr>
                  <w:rFonts w:ascii="Calibri" w:eastAsia="Times New Roman" w:hAnsi="Calibri" w:cs="Calibri"/>
                  <w:color w:val="000000"/>
                  <w:sz w:val="16"/>
                  <w:szCs w:val="16"/>
                </w:rPr>
                <w:delText>0.5 (0.03-1.79)</w:delText>
              </w:r>
            </w:del>
          </w:p>
        </w:tc>
        <w:tc>
          <w:tcPr>
            <w:tcW w:w="271" w:type="pct"/>
            <w:shd w:val="clear" w:color="auto" w:fill="auto"/>
            <w:noWrap/>
            <w:vAlign w:val="bottom"/>
            <w:hideMark/>
          </w:tcPr>
          <w:p w14:paraId="3AF26ADA" w14:textId="77777777" w:rsidR="009C3446" w:rsidRPr="005A2E95" w:rsidRDefault="009C3446" w:rsidP="00C558F5">
            <w:pPr>
              <w:spacing w:after="0" w:line="240" w:lineRule="auto"/>
              <w:rPr>
                <w:del w:id="3092" w:author="Kopp, Darin" w:date="2025-02-20T15:34:00Z"/>
                <w:rFonts w:ascii="Calibri" w:eastAsia="Times New Roman" w:hAnsi="Calibri" w:cs="Calibri"/>
                <w:color w:val="000000"/>
                <w:sz w:val="16"/>
                <w:szCs w:val="16"/>
              </w:rPr>
            </w:pPr>
            <w:del w:id="3093" w:author="Kopp, Darin" w:date="2025-02-20T15:34:00Z">
              <w:r w:rsidRPr="005A2E95">
                <w:rPr>
                  <w:rFonts w:ascii="Calibri" w:eastAsia="Times New Roman" w:hAnsi="Calibri" w:cs="Calibri"/>
                  <w:color w:val="000000"/>
                  <w:sz w:val="16"/>
                  <w:szCs w:val="16"/>
                </w:rPr>
                <w:delText>0.33 (0.03-0.33)</w:delText>
              </w:r>
            </w:del>
          </w:p>
        </w:tc>
        <w:tc>
          <w:tcPr>
            <w:tcW w:w="272" w:type="pct"/>
            <w:shd w:val="clear" w:color="auto" w:fill="auto"/>
            <w:noWrap/>
            <w:vAlign w:val="bottom"/>
            <w:hideMark/>
          </w:tcPr>
          <w:p w14:paraId="00F9F368" w14:textId="77777777" w:rsidR="009C3446" w:rsidRPr="005A2E95" w:rsidRDefault="009C3446" w:rsidP="00C558F5">
            <w:pPr>
              <w:spacing w:after="0" w:line="240" w:lineRule="auto"/>
              <w:rPr>
                <w:del w:id="3094" w:author="Kopp, Darin" w:date="2025-02-20T15:34:00Z"/>
                <w:rFonts w:ascii="Calibri" w:eastAsia="Times New Roman" w:hAnsi="Calibri" w:cs="Calibri"/>
                <w:color w:val="000000"/>
                <w:sz w:val="16"/>
                <w:szCs w:val="16"/>
              </w:rPr>
            </w:pPr>
            <w:del w:id="3095" w:author="Kopp, Darin" w:date="2025-02-20T15:34:00Z">
              <w:r w:rsidRPr="005A2E95">
                <w:rPr>
                  <w:rFonts w:ascii="Calibri" w:eastAsia="Times New Roman" w:hAnsi="Calibri" w:cs="Calibri"/>
                  <w:color w:val="000000"/>
                  <w:sz w:val="16"/>
                  <w:szCs w:val="16"/>
                </w:rPr>
                <w:delText>27.46 (25.54-28.54)</w:delText>
              </w:r>
            </w:del>
          </w:p>
        </w:tc>
        <w:tc>
          <w:tcPr>
            <w:tcW w:w="273" w:type="pct"/>
            <w:shd w:val="clear" w:color="auto" w:fill="auto"/>
            <w:noWrap/>
            <w:vAlign w:val="bottom"/>
            <w:hideMark/>
          </w:tcPr>
          <w:p w14:paraId="0FFB97D4" w14:textId="77777777" w:rsidR="009C3446" w:rsidRPr="005A2E95" w:rsidRDefault="009C3446" w:rsidP="00C558F5">
            <w:pPr>
              <w:spacing w:after="0" w:line="240" w:lineRule="auto"/>
              <w:rPr>
                <w:del w:id="3096" w:author="Kopp, Darin" w:date="2025-02-20T15:34:00Z"/>
                <w:rFonts w:ascii="Calibri" w:eastAsia="Times New Roman" w:hAnsi="Calibri" w:cs="Calibri"/>
                <w:color w:val="000000"/>
                <w:sz w:val="16"/>
                <w:szCs w:val="16"/>
              </w:rPr>
            </w:pPr>
            <w:del w:id="3097" w:author="Kopp, Darin" w:date="2025-02-20T15:34:00Z">
              <w:r w:rsidRPr="005A2E95">
                <w:rPr>
                  <w:rFonts w:ascii="Calibri" w:eastAsia="Times New Roman" w:hAnsi="Calibri" w:cs="Calibri"/>
                  <w:color w:val="000000"/>
                  <w:sz w:val="16"/>
                  <w:szCs w:val="16"/>
                </w:rPr>
                <w:delText>27.02 (24.24-27.85)</w:delText>
              </w:r>
            </w:del>
          </w:p>
        </w:tc>
        <w:tc>
          <w:tcPr>
            <w:tcW w:w="341" w:type="pct"/>
            <w:shd w:val="clear" w:color="auto" w:fill="auto"/>
            <w:noWrap/>
            <w:vAlign w:val="bottom"/>
            <w:hideMark/>
          </w:tcPr>
          <w:p w14:paraId="41FC5896" w14:textId="77777777" w:rsidR="009C3446" w:rsidRPr="005A2E95" w:rsidRDefault="009C3446" w:rsidP="00C558F5">
            <w:pPr>
              <w:spacing w:after="0" w:line="240" w:lineRule="auto"/>
              <w:rPr>
                <w:del w:id="3098" w:author="Kopp, Darin" w:date="2025-02-20T15:34:00Z"/>
                <w:rFonts w:ascii="Calibri" w:eastAsia="Times New Roman" w:hAnsi="Calibri" w:cs="Calibri"/>
                <w:color w:val="000000"/>
                <w:sz w:val="16"/>
                <w:szCs w:val="16"/>
              </w:rPr>
            </w:pPr>
            <w:del w:id="3099" w:author="Kopp, Darin" w:date="2025-02-20T15:34:00Z">
              <w:r w:rsidRPr="005A2E95">
                <w:rPr>
                  <w:rFonts w:ascii="Calibri" w:eastAsia="Times New Roman" w:hAnsi="Calibri" w:cs="Calibri"/>
                  <w:color w:val="000000"/>
                  <w:sz w:val="16"/>
                  <w:szCs w:val="16"/>
                </w:rPr>
                <w:delText>1613.83 (1186.55-1989.95)</w:delText>
              </w:r>
            </w:del>
          </w:p>
        </w:tc>
        <w:tc>
          <w:tcPr>
            <w:tcW w:w="340" w:type="pct"/>
            <w:shd w:val="clear" w:color="auto" w:fill="auto"/>
            <w:noWrap/>
            <w:vAlign w:val="bottom"/>
            <w:hideMark/>
          </w:tcPr>
          <w:p w14:paraId="08DF5D28" w14:textId="77777777" w:rsidR="009C3446" w:rsidRPr="005A2E95" w:rsidRDefault="009C3446" w:rsidP="00C558F5">
            <w:pPr>
              <w:spacing w:after="0" w:line="240" w:lineRule="auto"/>
              <w:rPr>
                <w:del w:id="3100" w:author="Kopp, Darin" w:date="2025-02-20T15:34:00Z"/>
                <w:rFonts w:ascii="Calibri" w:eastAsia="Times New Roman" w:hAnsi="Calibri" w:cs="Calibri"/>
                <w:color w:val="000000"/>
                <w:sz w:val="16"/>
                <w:szCs w:val="16"/>
              </w:rPr>
            </w:pPr>
            <w:del w:id="3101" w:author="Kopp, Darin" w:date="2025-02-20T15:34:00Z">
              <w:r w:rsidRPr="005A2E95">
                <w:rPr>
                  <w:rFonts w:ascii="Calibri" w:eastAsia="Times New Roman" w:hAnsi="Calibri" w:cs="Calibri"/>
                  <w:color w:val="000000"/>
                  <w:sz w:val="16"/>
                  <w:szCs w:val="16"/>
                </w:rPr>
                <w:delText>1219.48 (1014.36-1680.13)</w:delText>
              </w:r>
            </w:del>
          </w:p>
        </w:tc>
      </w:tr>
      <w:tr w:rsidR="009C3446" w:rsidRPr="00504673" w14:paraId="5421E477" w14:textId="77777777" w:rsidTr="00C558F5">
        <w:trPr>
          <w:trHeight w:val="290"/>
          <w:del w:id="3102" w:author="Kopp, Darin" w:date="2025-02-20T15:34:00Z"/>
        </w:trPr>
        <w:tc>
          <w:tcPr>
            <w:tcW w:w="236" w:type="pct"/>
            <w:shd w:val="clear" w:color="auto" w:fill="auto"/>
            <w:noWrap/>
            <w:vAlign w:val="bottom"/>
            <w:hideMark/>
          </w:tcPr>
          <w:p w14:paraId="79ABA921" w14:textId="77777777" w:rsidR="009C3446" w:rsidRPr="005A2E95" w:rsidRDefault="009C3446" w:rsidP="00C558F5">
            <w:pPr>
              <w:spacing w:after="0" w:line="240" w:lineRule="auto"/>
              <w:rPr>
                <w:del w:id="3103" w:author="Kopp, Darin" w:date="2025-02-20T15:34:00Z"/>
                <w:rFonts w:ascii="Calibri" w:eastAsia="Times New Roman" w:hAnsi="Calibri" w:cs="Calibri"/>
                <w:color w:val="000000"/>
                <w:sz w:val="16"/>
                <w:szCs w:val="16"/>
              </w:rPr>
            </w:pPr>
            <w:del w:id="3104" w:author="Kopp, Darin" w:date="2025-02-20T15:34:00Z">
              <w:r w:rsidRPr="005A2E95">
                <w:rPr>
                  <w:rFonts w:ascii="Calibri" w:eastAsia="Times New Roman" w:hAnsi="Calibri" w:cs="Calibri"/>
                  <w:color w:val="000000"/>
                  <w:sz w:val="16"/>
                  <w:szCs w:val="16"/>
                </w:rPr>
                <w:delText>NAP</w:delText>
              </w:r>
            </w:del>
          </w:p>
        </w:tc>
        <w:tc>
          <w:tcPr>
            <w:tcW w:w="271" w:type="pct"/>
            <w:shd w:val="clear" w:color="auto" w:fill="auto"/>
            <w:noWrap/>
            <w:vAlign w:val="bottom"/>
            <w:hideMark/>
          </w:tcPr>
          <w:p w14:paraId="498441E9" w14:textId="77777777" w:rsidR="009C3446" w:rsidRPr="005A2E95" w:rsidRDefault="009C3446" w:rsidP="00C558F5">
            <w:pPr>
              <w:spacing w:after="0" w:line="240" w:lineRule="auto"/>
              <w:rPr>
                <w:del w:id="3105" w:author="Kopp, Darin" w:date="2025-02-20T15:34:00Z"/>
                <w:rFonts w:ascii="Calibri" w:eastAsia="Times New Roman" w:hAnsi="Calibri" w:cs="Calibri"/>
                <w:color w:val="000000"/>
                <w:sz w:val="16"/>
                <w:szCs w:val="16"/>
              </w:rPr>
            </w:pPr>
            <w:del w:id="3106" w:author="Kopp, Darin" w:date="2025-02-20T15:34:00Z">
              <w:r w:rsidRPr="005A2E95">
                <w:rPr>
                  <w:rFonts w:ascii="Calibri" w:eastAsia="Times New Roman" w:hAnsi="Calibri" w:cs="Calibri"/>
                  <w:color w:val="000000"/>
                  <w:sz w:val="16"/>
                  <w:szCs w:val="16"/>
                </w:rPr>
                <w:delText>431 (187.4-1309.4)</w:delText>
              </w:r>
            </w:del>
          </w:p>
        </w:tc>
        <w:tc>
          <w:tcPr>
            <w:tcW w:w="273" w:type="pct"/>
            <w:shd w:val="clear" w:color="auto" w:fill="auto"/>
            <w:noWrap/>
            <w:vAlign w:val="bottom"/>
            <w:hideMark/>
          </w:tcPr>
          <w:p w14:paraId="71E16946" w14:textId="77777777" w:rsidR="009C3446" w:rsidRPr="005A2E95" w:rsidRDefault="009C3446" w:rsidP="00C558F5">
            <w:pPr>
              <w:spacing w:after="0" w:line="240" w:lineRule="auto"/>
              <w:rPr>
                <w:del w:id="3107" w:author="Kopp, Darin" w:date="2025-02-20T15:34:00Z"/>
                <w:rFonts w:ascii="Calibri" w:eastAsia="Times New Roman" w:hAnsi="Calibri" w:cs="Calibri"/>
                <w:color w:val="000000"/>
                <w:sz w:val="16"/>
                <w:szCs w:val="16"/>
              </w:rPr>
            </w:pPr>
            <w:del w:id="3108" w:author="Kopp, Darin" w:date="2025-02-20T15:34:00Z">
              <w:r w:rsidRPr="005A2E95">
                <w:rPr>
                  <w:rFonts w:ascii="Calibri" w:eastAsia="Times New Roman" w:hAnsi="Calibri" w:cs="Calibri"/>
                  <w:color w:val="000000"/>
                  <w:sz w:val="16"/>
                  <w:szCs w:val="16"/>
                </w:rPr>
                <w:delText>263 (214-301.6)</w:delText>
              </w:r>
            </w:del>
          </w:p>
        </w:tc>
        <w:tc>
          <w:tcPr>
            <w:tcW w:w="272" w:type="pct"/>
            <w:shd w:val="clear" w:color="auto" w:fill="auto"/>
            <w:noWrap/>
            <w:vAlign w:val="bottom"/>
            <w:hideMark/>
          </w:tcPr>
          <w:p w14:paraId="6F909644" w14:textId="77777777" w:rsidR="009C3446" w:rsidRPr="005A2E95" w:rsidRDefault="009C3446" w:rsidP="00C558F5">
            <w:pPr>
              <w:spacing w:after="0" w:line="240" w:lineRule="auto"/>
              <w:rPr>
                <w:del w:id="3109" w:author="Kopp, Darin" w:date="2025-02-20T15:34:00Z"/>
                <w:rFonts w:ascii="Calibri" w:eastAsia="Times New Roman" w:hAnsi="Calibri" w:cs="Calibri"/>
                <w:color w:val="000000"/>
                <w:sz w:val="16"/>
                <w:szCs w:val="16"/>
              </w:rPr>
            </w:pPr>
            <w:del w:id="3110" w:author="Kopp, Darin" w:date="2025-02-20T15:34:00Z">
              <w:r w:rsidRPr="005A2E95">
                <w:rPr>
                  <w:rFonts w:ascii="Calibri" w:eastAsia="Times New Roman" w:hAnsi="Calibri" w:cs="Calibri"/>
                  <w:color w:val="000000"/>
                  <w:sz w:val="16"/>
                  <w:szCs w:val="16"/>
                </w:rPr>
                <w:delText>23.76 (7.38-75.51)</w:delText>
              </w:r>
            </w:del>
          </w:p>
        </w:tc>
        <w:tc>
          <w:tcPr>
            <w:tcW w:w="302" w:type="pct"/>
            <w:shd w:val="clear" w:color="auto" w:fill="auto"/>
            <w:noWrap/>
            <w:vAlign w:val="bottom"/>
            <w:hideMark/>
          </w:tcPr>
          <w:p w14:paraId="18E1A804" w14:textId="77777777" w:rsidR="009C3446" w:rsidRPr="005A2E95" w:rsidRDefault="009C3446" w:rsidP="00C558F5">
            <w:pPr>
              <w:spacing w:after="0" w:line="240" w:lineRule="auto"/>
              <w:rPr>
                <w:del w:id="3111" w:author="Kopp, Darin" w:date="2025-02-20T15:34:00Z"/>
                <w:rFonts w:ascii="Calibri" w:eastAsia="Times New Roman" w:hAnsi="Calibri" w:cs="Calibri"/>
                <w:color w:val="000000"/>
                <w:sz w:val="16"/>
                <w:szCs w:val="16"/>
              </w:rPr>
            </w:pPr>
            <w:del w:id="3112" w:author="Kopp, Darin" w:date="2025-02-20T15:34:00Z">
              <w:r w:rsidRPr="005A2E95">
                <w:rPr>
                  <w:rFonts w:ascii="Calibri" w:eastAsia="Times New Roman" w:hAnsi="Calibri" w:cs="Calibri"/>
                  <w:color w:val="000000"/>
                  <w:sz w:val="16"/>
                  <w:szCs w:val="16"/>
                </w:rPr>
                <w:delText>17.37 (9.52-29.31)</w:delText>
              </w:r>
            </w:del>
          </w:p>
        </w:tc>
        <w:tc>
          <w:tcPr>
            <w:tcW w:w="287" w:type="pct"/>
            <w:shd w:val="clear" w:color="auto" w:fill="auto"/>
            <w:noWrap/>
            <w:vAlign w:val="bottom"/>
            <w:hideMark/>
          </w:tcPr>
          <w:p w14:paraId="23F757EE" w14:textId="77777777" w:rsidR="009C3446" w:rsidRPr="005A2E95" w:rsidRDefault="009C3446" w:rsidP="00C558F5">
            <w:pPr>
              <w:spacing w:after="0" w:line="240" w:lineRule="auto"/>
              <w:rPr>
                <w:del w:id="3113" w:author="Kopp, Darin" w:date="2025-02-20T15:34:00Z"/>
                <w:rFonts w:ascii="Calibri" w:eastAsia="Times New Roman" w:hAnsi="Calibri" w:cs="Calibri"/>
                <w:color w:val="000000"/>
                <w:sz w:val="16"/>
                <w:szCs w:val="16"/>
              </w:rPr>
            </w:pPr>
            <w:del w:id="3114" w:author="Kopp, Darin" w:date="2025-02-20T15:34:00Z">
              <w:r w:rsidRPr="005A2E95">
                <w:rPr>
                  <w:rFonts w:ascii="Calibri" w:eastAsia="Times New Roman" w:hAnsi="Calibri" w:cs="Calibri"/>
                  <w:color w:val="000000"/>
                  <w:sz w:val="16"/>
                  <w:szCs w:val="16"/>
                </w:rPr>
                <w:delText>16.73 (0.47-72.34)</w:delText>
              </w:r>
            </w:del>
          </w:p>
        </w:tc>
        <w:tc>
          <w:tcPr>
            <w:tcW w:w="295" w:type="pct"/>
            <w:shd w:val="clear" w:color="auto" w:fill="auto"/>
            <w:noWrap/>
            <w:vAlign w:val="bottom"/>
            <w:hideMark/>
          </w:tcPr>
          <w:p w14:paraId="62F4FAF5" w14:textId="77777777" w:rsidR="009C3446" w:rsidRDefault="009C3446" w:rsidP="00C558F5">
            <w:pPr>
              <w:spacing w:after="0" w:line="240" w:lineRule="auto"/>
              <w:rPr>
                <w:del w:id="3115" w:author="Kopp, Darin" w:date="2025-02-20T15:34:00Z"/>
                <w:rFonts w:ascii="Calibri" w:eastAsia="Times New Roman" w:hAnsi="Calibri" w:cs="Calibri"/>
                <w:color w:val="000000"/>
                <w:sz w:val="16"/>
                <w:szCs w:val="16"/>
              </w:rPr>
            </w:pPr>
            <w:del w:id="3116" w:author="Kopp, Darin" w:date="2025-02-20T15:34:00Z">
              <w:r w:rsidRPr="005A2E95">
                <w:rPr>
                  <w:rFonts w:ascii="Calibri" w:eastAsia="Times New Roman" w:hAnsi="Calibri" w:cs="Calibri"/>
                  <w:color w:val="000000"/>
                  <w:sz w:val="16"/>
                  <w:szCs w:val="16"/>
                </w:rPr>
                <w:delText xml:space="preserve">1.97 </w:delText>
              </w:r>
            </w:del>
          </w:p>
          <w:p w14:paraId="6B4C7D5D" w14:textId="77777777" w:rsidR="009C3446" w:rsidRPr="005A2E95" w:rsidRDefault="009C3446" w:rsidP="00C558F5">
            <w:pPr>
              <w:spacing w:after="0" w:line="240" w:lineRule="auto"/>
              <w:rPr>
                <w:del w:id="3117" w:author="Kopp, Darin" w:date="2025-02-20T15:34:00Z"/>
                <w:rFonts w:ascii="Calibri" w:eastAsia="Times New Roman" w:hAnsi="Calibri" w:cs="Calibri"/>
                <w:color w:val="000000"/>
                <w:sz w:val="16"/>
                <w:szCs w:val="16"/>
              </w:rPr>
            </w:pPr>
            <w:del w:id="3118" w:author="Kopp, Darin" w:date="2025-02-20T15:34:00Z">
              <w:r w:rsidRPr="005A2E95">
                <w:rPr>
                  <w:rFonts w:ascii="Calibri" w:eastAsia="Times New Roman" w:hAnsi="Calibri" w:cs="Calibri"/>
                  <w:color w:val="000000"/>
                  <w:sz w:val="16"/>
                  <w:szCs w:val="16"/>
                </w:rPr>
                <w:delText>(0.3-5.76)</w:delText>
              </w:r>
            </w:del>
          </w:p>
        </w:tc>
        <w:tc>
          <w:tcPr>
            <w:tcW w:w="340" w:type="pct"/>
            <w:shd w:val="clear" w:color="auto" w:fill="auto"/>
            <w:noWrap/>
            <w:vAlign w:val="bottom"/>
            <w:hideMark/>
          </w:tcPr>
          <w:p w14:paraId="70725C5B" w14:textId="77777777" w:rsidR="009C3446" w:rsidRPr="005A2E95" w:rsidRDefault="009C3446" w:rsidP="00C558F5">
            <w:pPr>
              <w:spacing w:after="0" w:line="240" w:lineRule="auto"/>
              <w:rPr>
                <w:del w:id="3119" w:author="Kopp, Darin" w:date="2025-02-20T15:34:00Z"/>
                <w:rFonts w:ascii="Calibri" w:eastAsia="Times New Roman" w:hAnsi="Calibri" w:cs="Calibri"/>
                <w:color w:val="000000"/>
                <w:sz w:val="16"/>
                <w:szCs w:val="16"/>
              </w:rPr>
            </w:pPr>
            <w:del w:id="3120" w:author="Kopp, Darin" w:date="2025-02-20T15:34:00Z">
              <w:r w:rsidRPr="005A2E95">
                <w:rPr>
                  <w:rFonts w:ascii="Calibri" w:eastAsia="Times New Roman" w:hAnsi="Calibri" w:cs="Calibri"/>
                  <w:color w:val="000000"/>
                  <w:sz w:val="16"/>
                  <w:szCs w:val="16"/>
                </w:rPr>
                <w:delText>5.58 (1.71-16.05)</w:delText>
              </w:r>
            </w:del>
          </w:p>
        </w:tc>
        <w:tc>
          <w:tcPr>
            <w:tcW w:w="272" w:type="pct"/>
            <w:shd w:val="clear" w:color="auto" w:fill="auto"/>
            <w:noWrap/>
            <w:vAlign w:val="bottom"/>
            <w:hideMark/>
          </w:tcPr>
          <w:p w14:paraId="6E4E0DC3" w14:textId="77777777" w:rsidR="009C3446" w:rsidRPr="005A2E95" w:rsidRDefault="009C3446" w:rsidP="00C558F5">
            <w:pPr>
              <w:spacing w:after="0" w:line="240" w:lineRule="auto"/>
              <w:rPr>
                <w:del w:id="3121" w:author="Kopp, Darin" w:date="2025-02-20T15:34:00Z"/>
                <w:rFonts w:ascii="Calibri" w:eastAsia="Times New Roman" w:hAnsi="Calibri" w:cs="Calibri"/>
                <w:color w:val="000000"/>
                <w:sz w:val="16"/>
                <w:szCs w:val="16"/>
              </w:rPr>
            </w:pPr>
            <w:del w:id="3122" w:author="Kopp, Darin" w:date="2025-02-20T15:34:00Z">
              <w:r w:rsidRPr="005A2E95">
                <w:rPr>
                  <w:rFonts w:ascii="Calibri" w:eastAsia="Times New Roman" w:hAnsi="Calibri" w:cs="Calibri"/>
                  <w:color w:val="000000"/>
                  <w:sz w:val="16"/>
                  <w:szCs w:val="16"/>
                </w:rPr>
                <w:delText>3.24 (1.74-6.24)</w:delText>
              </w:r>
            </w:del>
          </w:p>
        </w:tc>
        <w:tc>
          <w:tcPr>
            <w:tcW w:w="340" w:type="pct"/>
            <w:shd w:val="clear" w:color="auto" w:fill="auto"/>
            <w:noWrap/>
            <w:vAlign w:val="bottom"/>
            <w:hideMark/>
          </w:tcPr>
          <w:p w14:paraId="4372D1AC" w14:textId="77777777" w:rsidR="009C3446" w:rsidRPr="005A2E95" w:rsidRDefault="009C3446" w:rsidP="00C558F5">
            <w:pPr>
              <w:spacing w:after="0" w:line="240" w:lineRule="auto"/>
              <w:rPr>
                <w:del w:id="3123" w:author="Kopp, Darin" w:date="2025-02-20T15:34:00Z"/>
                <w:rFonts w:ascii="Calibri" w:eastAsia="Times New Roman" w:hAnsi="Calibri" w:cs="Calibri"/>
                <w:color w:val="000000"/>
                <w:sz w:val="16"/>
                <w:szCs w:val="16"/>
              </w:rPr>
            </w:pPr>
            <w:del w:id="3124" w:author="Kopp, Darin" w:date="2025-02-20T15:34:00Z">
              <w:r w:rsidRPr="005A2E95">
                <w:rPr>
                  <w:rFonts w:ascii="Calibri" w:eastAsia="Times New Roman" w:hAnsi="Calibri" w:cs="Calibri"/>
                  <w:color w:val="000000"/>
                  <w:sz w:val="16"/>
                  <w:szCs w:val="16"/>
                </w:rPr>
                <w:delText>11.66 (0.08-121.32)</w:delText>
              </w:r>
            </w:del>
          </w:p>
        </w:tc>
        <w:tc>
          <w:tcPr>
            <w:tcW w:w="307" w:type="pct"/>
            <w:shd w:val="clear" w:color="auto" w:fill="auto"/>
            <w:noWrap/>
            <w:vAlign w:val="bottom"/>
            <w:hideMark/>
          </w:tcPr>
          <w:p w14:paraId="26E2999D" w14:textId="77777777" w:rsidR="009C3446" w:rsidRPr="005A2E95" w:rsidRDefault="009C3446" w:rsidP="00C558F5">
            <w:pPr>
              <w:spacing w:after="0" w:line="240" w:lineRule="auto"/>
              <w:rPr>
                <w:del w:id="3125" w:author="Kopp, Darin" w:date="2025-02-20T15:34:00Z"/>
                <w:rFonts w:ascii="Calibri" w:eastAsia="Times New Roman" w:hAnsi="Calibri" w:cs="Calibri"/>
                <w:color w:val="000000"/>
                <w:sz w:val="16"/>
                <w:szCs w:val="16"/>
              </w:rPr>
            </w:pPr>
            <w:del w:id="3126" w:author="Kopp, Darin" w:date="2025-02-20T15:34:00Z">
              <w:r w:rsidRPr="005A2E95">
                <w:rPr>
                  <w:rFonts w:ascii="Calibri" w:eastAsia="Times New Roman" w:hAnsi="Calibri" w:cs="Calibri"/>
                  <w:color w:val="000000"/>
                  <w:sz w:val="16"/>
                  <w:szCs w:val="16"/>
                </w:rPr>
                <w:delText>16.64 (6.1-52.76)</w:delText>
              </w:r>
            </w:del>
          </w:p>
        </w:tc>
        <w:tc>
          <w:tcPr>
            <w:tcW w:w="307" w:type="pct"/>
            <w:shd w:val="clear" w:color="auto" w:fill="auto"/>
            <w:noWrap/>
            <w:vAlign w:val="bottom"/>
            <w:hideMark/>
          </w:tcPr>
          <w:p w14:paraId="5E2BE59D" w14:textId="77777777" w:rsidR="009C3446" w:rsidRDefault="009C3446" w:rsidP="00C558F5">
            <w:pPr>
              <w:spacing w:after="0" w:line="240" w:lineRule="auto"/>
              <w:rPr>
                <w:del w:id="3127" w:author="Kopp, Darin" w:date="2025-02-20T15:34:00Z"/>
                <w:rFonts w:ascii="Calibri" w:eastAsia="Times New Roman" w:hAnsi="Calibri" w:cs="Calibri"/>
                <w:color w:val="000000"/>
                <w:sz w:val="16"/>
                <w:szCs w:val="16"/>
              </w:rPr>
            </w:pPr>
            <w:del w:id="3128" w:author="Kopp, Darin" w:date="2025-02-20T15:34:00Z">
              <w:r w:rsidRPr="005A2E95">
                <w:rPr>
                  <w:rFonts w:ascii="Calibri" w:eastAsia="Times New Roman" w:hAnsi="Calibri" w:cs="Calibri"/>
                  <w:color w:val="000000"/>
                  <w:sz w:val="16"/>
                  <w:szCs w:val="16"/>
                </w:rPr>
                <w:delText>0.65</w:delText>
              </w:r>
            </w:del>
          </w:p>
          <w:p w14:paraId="5514A01C" w14:textId="77777777" w:rsidR="009C3446" w:rsidRPr="005A2E95" w:rsidRDefault="009C3446" w:rsidP="00C558F5">
            <w:pPr>
              <w:spacing w:after="0" w:line="240" w:lineRule="auto"/>
              <w:rPr>
                <w:del w:id="3129" w:author="Kopp, Darin" w:date="2025-02-20T15:34:00Z"/>
                <w:rFonts w:ascii="Calibri" w:eastAsia="Times New Roman" w:hAnsi="Calibri" w:cs="Calibri"/>
                <w:color w:val="000000"/>
                <w:sz w:val="16"/>
                <w:szCs w:val="16"/>
              </w:rPr>
            </w:pPr>
            <w:del w:id="3130" w:author="Kopp, Darin" w:date="2025-02-20T15:34:00Z">
              <w:r w:rsidRPr="005A2E95">
                <w:rPr>
                  <w:rFonts w:ascii="Calibri" w:eastAsia="Times New Roman" w:hAnsi="Calibri" w:cs="Calibri"/>
                  <w:color w:val="000000"/>
                  <w:sz w:val="16"/>
                  <w:szCs w:val="16"/>
                </w:rPr>
                <w:delText>(0-2.02)</w:delText>
              </w:r>
            </w:del>
          </w:p>
        </w:tc>
        <w:tc>
          <w:tcPr>
            <w:tcW w:w="271" w:type="pct"/>
            <w:shd w:val="clear" w:color="auto" w:fill="auto"/>
            <w:noWrap/>
            <w:vAlign w:val="bottom"/>
            <w:hideMark/>
          </w:tcPr>
          <w:p w14:paraId="134F377A" w14:textId="77777777" w:rsidR="009C3446" w:rsidRPr="005A2E95" w:rsidRDefault="009C3446" w:rsidP="00C558F5">
            <w:pPr>
              <w:spacing w:after="0" w:line="240" w:lineRule="auto"/>
              <w:rPr>
                <w:del w:id="3131" w:author="Kopp, Darin" w:date="2025-02-20T15:34:00Z"/>
                <w:rFonts w:ascii="Calibri" w:eastAsia="Times New Roman" w:hAnsi="Calibri" w:cs="Calibri"/>
                <w:color w:val="000000"/>
                <w:sz w:val="16"/>
                <w:szCs w:val="16"/>
              </w:rPr>
            </w:pPr>
            <w:del w:id="3132" w:author="Kopp, Darin" w:date="2025-02-20T15:34:00Z">
              <w:r w:rsidRPr="005A2E95">
                <w:rPr>
                  <w:rFonts w:ascii="Calibri" w:eastAsia="Times New Roman" w:hAnsi="Calibri" w:cs="Calibri"/>
                  <w:color w:val="000000"/>
                  <w:sz w:val="16"/>
                  <w:szCs w:val="16"/>
                </w:rPr>
                <w:delText>0.33 (0-0.33)</w:delText>
              </w:r>
            </w:del>
          </w:p>
        </w:tc>
        <w:tc>
          <w:tcPr>
            <w:tcW w:w="272" w:type="pct"/>
            <w:shd w:val="clear" w:color="auto" w:fill="auto"/>
            <w:noWrap/>
            <w:vAlign w:val="bottom"/>
            <w:hideMark/>
          </w:tcPr>
          <w:p w14:paraId="61100CF9" w14:textId="77777777" w:rsidR="009C3446" w:rsidRPr="005A2E95" w:rsidRDefault="009C3446" w:rsidP="00C558F5">
            <w:pPr>
              <w:spacing w:after="0" w:line="240" w:lineRule="auto"/>
              <w:rPr>
                <w:del w:id="3133" w:author="Kopp, Darin" w:date="2025-02-20T15:34:00Z"/>
                <w:rFonts w:ascii="Calibri" w:eastAsia="Times New Roman" w:hAnsi="Calibri" w:cs="Calibri"/>
                <w:color w:val="000000"/>
                <w:sz w:val="16"/>
                <w:szCs w:val="16"/>
              </w:rPr>
            </w:pPr>
            <w:del w:id="3134" w:author="Kopp, Darin" w:date="2025-02-20T15:34:00Z">
              <w:r w:rsidRPr="005A2E95">
                <w:rPr>
                  <w:rFonts w:ascii="Calibri" w:eastAsia="Times New Roman" w:hAnsi="Calibri" w:cs="Calibri"/>
                  <w:color w:val="000000"/>
                  <w:sz w:val="16"/>
                  <w:szCs w:val="16"/>
                </w:rPr>
                <w:delText>21.49 (19.01-23.67)</w:delText>
              </w:r>
            </w:del>
          </w:p>
        </w:tc>
        <w:tc>
          <w:tcPr>
            <w:tcW w:w="273" w:type="pct"/>
            <w:shd w:val="clear" w:color="auto" w:fill="auto"/>
            <w:noWrap/>
            <w:vAlign w:val="bottom"/>
            <w:hideMark/>
          </w:tcPr>
          <w:p w14:paraId="3FCE9B80" w14:textId="77777777" w:rsidR="009C3446" w:rsidRPr="005A2E95" w:rsidRDefault="009C3446" w:rsidP="00C558F5">
            <w:pPr>
              <w:spacing w:after="0" w:line="240" w:lineRule="auto"/>
              <w:rPr>
                <w:del w:id="3135" w:author="Kopp, Darin" w:date="2025-02-20T15:34:00Z"/>
                <w:rFonts w:ascii="Calibri" w:eastAsia="Times New Roman" w:hAnsi="Calibri" w:cs="Calibri"/>
                <w:color w:val="000000"/>
                <w:sz w:val="16"/>
                <w:szCs w:val="16"/>
              </w:rPr>
            </w:pPr>
            <w:del w:id="3136" w:author="Kopp, Darin" w:date="2025-02-20T15:34:00Z">
              <w:r w:rsidRPr="005A2E95">
                <w:rPr>
                  <w:rFonts w:ascii="Calibri" w:eastAsia="Times New Roman" w:hAnsi="Calibri" w:cs="Calibri"/>
                  <w:color w:val="000000"/>
                  <w:sz w:val="16"/>
                  <w:szCs w:val="16"/>
                </w:rPr>
                <w:delText>20.43 (18.31-21.78)</w:delText>
              </w:r>
            </w:del>
          </w:p>
        </w:tc>
        <w:tc>
          <w:tcPr>
            <w:tcW w:w="341" w:type="pct"/>
            <w:shd w:val="clear" w:color="auto" w:fill="auto"/>
            <w:noWrap/>
            <w:vAlign w:val="bottom"/>
            <w:hideMark/>
          </w:tcPr>
          <w:p w14:paraId="74305EAE" w14:textId="77777777" w:rsidR="009C3446" w:rsidRPr="005A2E95" w:rsidRDefault="009C3446" w:rsidP="00C558F5">
            <w:pPr>
              <w:spacing w:after="0" w:line="240" w:lineRule="auto"/>
              <w:rPr>
                <w:del w:id="3137" w:author="Kopp, Darin" w:date="2025-02-20T15:34:00Z"/>
                <w:rFonts w:ascii="Calibri" w:eastAsia="Times New Roman" w:hAnsi="Calibri" w:cs="Calibri"/>
                <w:color w:val="000000"/>
                <w:sz w:val="16"/>
                <w:szCs w:val="16"/>
              </w:rPr>
            </w:pPr>
            <w:del w:id="3138" w:author="Kopp, Darin" w:date="2025-02-20T15:34:00Z">
              <w:r w:rsidRPr="005A2E95">
                <w:rPr>
                  <w:rFonts w:ascii="Calibri" w:eastAsia="Times New Roman" w:hAnsi="Calibri" w:cs="Calibri"/>
                  <w:color w:val="000000"/>
                  <w:sz w:val="16"/>
                  <w:szCs w:val="16"/>
                </w:rPr>
                <w:delText>1295.41 (1104.73-1627.51)</w:delText>
              </w:r>
            </w:del>
          </w:p>
        </w:tc>
        <w:tc>
          <w:tcPr>
            <w:tcW w:w="340" w:type="pct"/>
            <w:shd w:val="clear" w:color="auto" w:fill="auto"/>
            <w:noWrap/>
            <w:vAlign w:val="bottom"/>
            <w:hideMark/>
          </w:tcPr>
          <w:p w14:paraId="7EAD299A" w14:textId="77777777" w:rsidR="009C3446" w:rsidRPr="005A2E95" w:rsidRDefault="009C3446" w:rsidP="00C558F5">
            <w:pPr>
              <w:spacing w:after="0" w:line="240" w:lineRule="auto"/>
              <w:rPr>
                <w:del w:id="3139" w:author="Kopp, Darin" w:date="2025-02-20T15:34:00Z"/>
                <w:rFonts w:ascii="Calibri" w:eastAsia="Times New Roman" w:hAnsi="Calibri" w:cs="Calibri"/>
                <w:color w:val="000000"/>
                <w:sz w:val="16"/>
                <w:szCs w:val="16"/>
              </w:rPr>
            </w:pPr>
            <w:del w:id="3140" w:author="Kopp, Darin" w:date="2025-02-20T15:34:00Z">
              <w:r w:rsidRPr="005A2E95">
                <w:rPr>
                  <w:rFonts w:ascii="Calibri" w:eastAsia="Times New Roman" w:hAnsi="Calibri" w:cs="Calibri"/>
                  <w:color w:val="000000"/>
                  <w:sz w:val="16"/>
                  <w:szCs w:val="16"/>
                </w:rPr>
                <w:delText>1088.38 (946.14-1233.49)</w:delText>
              </w:r>
            </w:del>
          </w:p>
        </w:tc>
      </w:tr>
      <w:tr w:rsidR="009C3446" w:rsidRPr="00504673" w14:paraId="48270EA7" w14:textId="77777777" w:rsidTr="00C558F5">
        <w:trPr>
          <w:trHeight w:val="290"/>
          <w:del w:id="3141" w:author="Kopp, Darin" w:date="2025-02-20T15:34:00Z"/>
        </w:trPr>
        <w:tc>
          <w:tcPr>
            <w:tcW w:w="236" w:type="pct"/>
            <w:shd w:val="clear" w:color="auto" w:fill="auto"/>
            <w:noWrap/>
            <w:vAlign w:val="bottom"/>
            <w:hideMark/>
          </w:tcPr>
          <w:p w14:paraId="33469C3F" w14:textId="77777777" w:rsidR="009C3446" w:rsidRPr="005A2E95" w:rsidRDefault="009C3446" w:rsidP="00C558F5">
            <w:pPr>
              <w:spacing w:after="0" w:line="240" w:lineRule="auto"/>
              <w:rPr>
                <w:del w:id="3142" w:author="Kopp, Darin" w:date="2025-02-20T15:34:00Z"/>
                <w:rFonts w:ascii="Calibri" w:eastAsia="Times New Roman" w:hAnsi="Calibri" w:cs="Calibri"/>
                <w:color w:val="000000"/>
                <w:sz w:val="16"/>
                <w:szCs w:val="16"/>
              </w:rPr>
            </w:pPr>
            <w:del w:id="3143" w:author="Kopp, Darin" w:date="2025-02-20T15:34:00Z">
              <w:r w:rsidRPr="005A2E95">
                <w:rPr>
                  <w:rFonts w:ascii="Calibri" w:eastAsia="Times New Roman" w:hAnsi="Calibri" w:cs="Calibri"/>
                  <w:color w:val="000000"/>
                  <w:sz w:val="16"/>
                  <w:szCs w:val="16"/>
                </w:rPr>
                <w:delText>NPL</w:delText>
              </w:r>
            </w:del>
          </w:p>
        </w:tc>
        <w:tc>
          <w:tcPr>
            <w:tcW w:w="271" w:type="pct"/>
            <w:shd w:val="clear" w:color="auto" w:fill="auto"/>
            <w:noWrap/>
            <w:vAlign w:val="bottom"/>
            <w:hideMark/>
          </w:tcPr>
          <w:p w14:paraId="36E4EFC2" w14:textId="77777777" w:rsidR="009C3446" w:rsidRPr="005A2E95" w:rsidRDefault="009C3446" w:rsidP="00C558F5">
            <w:pPr>
              <w:spacing w:after="0" w:line="240" w:lineRule="auto"/>
              <w:rPr>
                <w:del w:id="3144" w:author="Kopp, Darin" w:date="2025-02-20T15:34:00Z"/>
                <w:rFonts w:ascii="Calibri" w:eastAsia="Times New Roman" w:hAnsi="Calibri" w:cs="Calibri"/>
                <w:color w:val="000000"/>
                <w:sz w:val="16"/>
                <w:szCs w:val="16"/>
              </w:rPr>
            </w:pPr>
            <w:del w:id="3145" w:author="Kopp, Darin" w:date="2025-02-20T15:34:00Z">
              <w:r w:rsidRPr="005A2E95">
                <w:rPr>
                  <w:rFonts w:ascii="Calibri" w:eastAsia="Times New Roman" w:hAnsi="Calibri" w:cs="Calibri"/>
                  <w:color w:val="000000"/>
                  <w:sz w:val="16"/>
                  <w:szCs w:val="16"/>
                </w:rPr>
                <w:delText>879 (266-2188)</w:delText>
              </w:r>
            </w:del>
          </w:p>
        </w:tc>
        <w:tc>
          <w:tcPr>
            <w:tcW w:w="273" w:type="pct"/>
            <w:shd w:val="clear" w:color="auto" w:fill="auto"/>
            <w:noWrap/>
            <w:vAlign w:val="bottom"/>
            <w:hideMark/>
          </w:tcPr>
          <w:p w14:paraId="07CEBB46" w14:textId="77777777" w:rsidR="009C3446" w:rsidRPr="005A2E95" w:rsidRDefault="009C3446" w:rsidP="00C558F5">
            <w:pPr>
              <w:spacing w:after="0" w:line="240" w:lineRule="auto"/>
              <w:rPr>
                <w:del w:id="3146" w:author="Kopp, Darin" w:date="2025-02-20T15:34:00Z"/>
                <w:rFonts w:ascii="Calibri" w:eastAsia="Times New Roman" w:hAnsi="Calibri" w:cs="Calibri"/>
                <w:color w:val="000000"/>
                <w:sz w:val="16"/>
                <w:szCs w:val="16"/>
              </w:rPr>
            </w:pPr>
            <w:del w:id="3147" w:author="Kopp, Darin" w:date="2025-02-20T15:34:00Z">
              <w:r w:rsidRPr="005A2E95">
                <w:rPr>
                  <w:rFonts w:ascii="Calibri" w:eastAsia="Times New Roman" w:hAnsi="Calibri" w:cs="Calibri"/>
                  <w:color w:val="000000"/>
                  <w:sz w:val="16"/>
                  <w:szCs w:val="16"/>
                </w:rPr>
                <w:delText>456 (202-687.5)</w:delText>
              </w:r>
            </w:del>
          </w:p>
        </w:tc>
        <w:tc>
          <w:tcPr>
            <w:tcW w:w="272" w:type="pct"/>
            <w:shd w:val="clear" w:color="auto" w:fill="auto"/>
            <w:noWrap/>
            <w:vAlign w:val="bottom"/>
            <w:hideMark/>
          </w:tcPr>
          <w:p w14:paraId="20F31F15" w14:textId="77777777" w:rsidR="009C3446" w:rsidRPr="005A2E95" w:rsidRDefault="009C3446" w:rsidP="00C558F5">
            <w:pPr>
              <w:spacing w:after="0" w:line="240" w:lineRule="auto"/>
              <w:rPr>
                <w:del w:id="3148" w:author="Kopp, Darin" w:date="2025-02-20T15:34:00Z"/>
                <w:rFonts w:ascii="Calibri" w:eastAsia="Times New Roman" w:hAnsi="Calibri" w:cs="Calibri"/>
                <w:color w:val="000000"/>
                <w:sz w:val="16"/>
                <w:szCs w:val="16"/>
              </w:rPr>
            </w:pPr>
            <w:del w:id="3149" w:author="Kopp, Darin" w:date="2025-02-20T15:34:00Z">
              <w:r w:rsidRPr="005A2E95">
                <w:rPr>
                  <w:rFonts w:ascii="Calibri" w:eastAsia="Times New Roman" w:hAnsi="Calibri" w:cs="Calibri"/>
                  <w:color w:val="000000"/>
                  <w:sz w:val="16"/>
                  <w:szCs w:val="16"/>
                </w:rPr>
                <w:delText>85.76 (18.4-361.74)</w:delText>
              </w:r>
            </w:del>
          </w:p>
        </w:tc>
        <w:tc>
          <w:tcPr>
            <w:tcW w:w="302" w:type="pct"/>
            <w:shd w:val="clear" w:color="auto" w:fill="auto"/>
            <w:noWrap/>
            <w:vAlign w:val="bottom"/>
            <w:hideMark/>
          </w:tcPr>
          <w:p w14:paraId="29FC3A61" w14:textId="77777777" w:rsidR="009C3446" w:rsidRPr="005A2E95" w:rsidRDefault="009C3446" w:rsidP="00C558F5">
            <w:pPr>
              <w:spacing w:after="0" w:line="240" w:lineRule="auto"/>
              <w:rPr>
                <w:del w:id="3150" w:author="Kopp, Darin" w:date="2025-02-20T15:34:00Z"/>
                <w:rFonts w:ascii="Calibri" w:eastAsia="Times New Roman" w:hAnsi="Calibri" w:cs="Calibri"/>
                <w:color w:val="000000"/>
                <w:sz w:val="16"/>
                <w:szCs w:val="16"/>
              </w:rPr>
            </w:pPr>
            <w:del w:id="3151" w:author="Kopp, Darin" w:date="2025-02-20T15:34:00Z">
              <w:r w:rsidRPr="005A2E95">
                <w:rPr>
                  <w:rFonts w:ascii="Calibri" w:eastAsia="Times New Roman" w:hAnsi="Calibri" w:cs="Calibri"/>
                  <w:color w:val="000000"/>
                  <w:sz w:val="16"/>
                  <w:szCs w:val="16"/>
                </w:rPr>
                <w:delText>76.25 (33.96-108.45)</w:delText>
              </w:r>
            </w:del>
          </w:p>
        </w:tc>
        <w:tc>
          <w:tcPr>
            <w:tcW w:w="287" w:type="pct"/>
            <w:shd w:val="clear" w:color="auto" w:fill="auto"/>
            <w:noWrap/>
            <w:vAlign w:val="bottom"/>
            <w:hideMark/>
          </w:tcPr>
          <w:p w14:paraId="4C58553B" w14:textId="77777777" w:rsidR="009C3446" w:rsidRPr="005A2E95" w:rsidRDefault="009C3446" w:rsidP="00C558F5">
            <w:pPr>
              <w:spacing w:after="0" w:line="240" w:lineRule="auto"/>
              <w:rPr>
                <w:del w:id="3152" w:author="Kopp, Darin" w:date="2025-02-20T15:34:00Z"/>
                <w:rFonts w:ascii="Calibri" w:eastAsia="Times New Roman" w:hAnsi="Calibri" w:cs="Calibri"/>
                <w:color w:val="000000"/>
                <w:sz w:val="16"/>
                <w:szCs w:val="16"/>
              </w:rPr>
            </w:pPr>
            <w:del w:id="3153" w:author="Kopp, Darin" w:date="2025-02-20T15:34:00Z">
              <w:r w:rsidRPr="005A2E95">
                <w:rPr>
                  <w:rFonts w:ascii="Calibri" w:eastAsia="Times New Roman" w:hAnsi="Calibri" w:cs="Calibri"/>
                  <w:color w:val="000000"/>
                  <w:sz w:val="16"/>
                  <w:szCs w:val="16"/>
                </w:rPr>
                <w:delText>12.09 (2.35-50.42)</w:delText>
              </w:r>
            </w:del>
          </w:p>
        </w:tc>
        <w:tc>
          <w:tcPr>
            <w:tcW w:w="295" w:type="pct"/>
            <w:shd w:val="clear" w:color="auto" w:fill="auto"/>
            <w:noWrap/>
            <w:vAlign w:val="bottom"/>
            <w:hideMark/>
          </w:tcPr>
          <w:p w14:paraId="73CAA8E6" w14:textId="77777777" w:rsidR="009C3446" w:rsidRPr="005A2E95" w:rsidRDefault="009C3446" w:rsidP="00C558F5">
            <w:pPr>
              <w:spacing w:after="0" w:line="240" w:lineRule="auto"/>
              <w:rPr>
                <w:del w:id="3154" w:author="Kopp, Darin" w:date="2025-02-20T15:34:00Z"/>
                <w:rFonts w:ascii="Calibri" w:eastAsia="Times New Roman" w:hAnsi="Calibri" w:cs="Calibri"/>
                <w:color w:val="000000"/>
                <w:sz w:val="16"/>
                <w:szCs w:val="16"/>
              </w:rPr>
            </w:pPr>
            <w:del w:id="3155" w:author="Kopp, Darin" w:date="2025-02-20T15:34:00Z">
              <w:r w:rsidRPr="005A2E95">
                <w:rPr>
                  <w:rFonts w:ascii="Calibri" w:eastAsia="Times New Roman" w:hAnsi="Calibri" w:cs="Calibri"/>
                  <w:color w:val="000000"/>
                  <w:sz w:val="16"/>
                  <w:szCs w:val="16"/>
                </w:rPr>
                <w:delText>10.24 (1.53-18.33)</w:delText>
              </w:r>
            </w:del>
          </w:p>
        </w:tc>
        <w:tc>
          <w:tcPr>
            <w:tcW w:w="340" w:type="pct"/>
            <w:shd w:val="clear" w:color="auto" w:fill="auto"/>
            <w:noWrap/>
            <w:vAlign w:val="bottom"/>
            <w:hideMark/>
          </w:tcPr>
          <w:p w14:paraId="40BE720C" w14:textId="77777777" w:rsidR="009C3446" w:rsidRPr="005A2E95" w:rsidRDefault="009C3446" w:rsidP="00C558F5">
            <w:pPr>
              <w:spacing w:after="0" w:line="240" w:lineRule="auto"/>
              <w:rPr>
                <w:del w:id="3156" w:author="Kopp, Darin" w:date="2025-02-20T15:34:00Z"/>
                <w:rFonts w:ascii="Calibri" w:eastAsia="Times New Roman" w:hAnsi="Calibri" w:cs="Calibri"/>
                <w:color w:val="000000"/>
                <w:sz w:val="16"/>
                <w:szCs w:val="16"/>
              </w:rPr>
            </w:pPr>
            <w:del w:id="3157" w:author="Kopp, Darin" w:date="2025-02-20T15:34:00Z">
              <w:r w:rsidRPr="005A2E95">
                <w:rPr>
                  <w:rFonts w:ascii="Calibri" w:eastAsia="Times New Roman" w:hAnsi="Calibri" w:cs="Calibri"/>
                  <w:color w:val="000000"/>
                  <w:sz w:val="16"/>
                  <w:szCs w:val="16"/>
                </w:rPr>
                <w:delText>486.24 (19.03-1350.29)</w:delText>
              </w:r>
            </w:del>
          </w:p>
        </w:tc>
        <w:tc>
          <w:tcPr>
            <w:tcW w:w="272" w:type="pct"/>
            <w:shd w:val="clear" w:color="auto" w:fill="auto"/>
            <w:noWrap/>
            <w:vAlign w:val="bottom"/>
            <w:hideMark/>
          </w:tcPr>
          <w:p w14:paraId="6529FED0" w14:textId="77777777" w:rsidR="009C3446" w:rsidRPr="005A2E95" w:rsidRDefault="009C3446" w:rsidP="00C558F5">
            <w:pPr>
              <w:spacing w:after="0" w:line="240" w:lineRule="auto"/>
              <w:rPr>
                <w:del w:id="3158" w:author="Kopp, Darin" w:date="2025-02-20T15:34:00Z"/>
                <w:rFonts w:ascii="Calibri" w:eastAsia="Times New Roman" w:hAnsi="Calibri" w:cs="Calibri"/>
                <w:color w:val="000000"/>
                <w:sz w:val="16"/>
                <w:szCs w:val="16"/>
              </w:rPr>
            </w:pPr>
            <w:del w:id="3159" w:author="Kopp, Darin" w:date="2025-02-20T15:34:00Z">
              <w:r w:rsidRPr="005A2E95">
                <w:rPr>
                  <w:rFonts w:ascii="Calibri" w:eastAsia="Times New Roman" w:hAnsi="Calibri" w:cs="Calibri"/>
                  <w:color w:val="000000"/>
                  <w:sz w:val="16"/>
                  <w:szCs w:val="16"/>
                </w:rPr>
                <w:delText>324.9 (9.33-653.05)</w:delText>
              </w:r>
            </w:del>
          </w:p>
        </w:tc>
        <w:tc>
          <w:tcPr>
            <w:tcW w:w="340" w:type="pct"/>
            <w:shd w:val="clear" w:color="auto" w:fill="auto"/>
            <w:noWrap/>
            <w:vAlign w:val="bottom"/>
            <w:hideMark/>
          </w:tcPr>
          <w:p w14:paraId="17216435" w14:textId="77777777" w:rsidR="009C3446" w:rsidRPr="005A2E95" w:rsidRDefault="009C3446" w:rsidP="00C558F5">
            <w:pPr>
              <w:spacing w:after="0" w:line="240" w:lineRule="auto"/>
              <w:rPr>
                <w:del w:id="3160" w:author="Kopp, Darin" w:date="2025-02-20T15:34:00Z"/>
                <w:rFonts w:ascii="Calibri" w:eastAsia="Times New Roman" w:hAnsi="Calibri" w:cs="Calibri"/>
                <w:color w:val="000000"/>
                <w:sz w:val="16"/>
                <w:szCs w:val="16"/>
              </w:rPr>
            </w:pPr>
            <w:del w:id="3161" w:author="Kopp, Darin" w:date="2025-02-20T15:34:00Z">
              <w:r w:rsidRPr="005A2E95">
                <w:rPr>
                  <w:rFonts w:ascii="Calibri" w:eastAsia="Times New Roman" w:hAnsi="Calibri" w:cs="Calibri"/>
                  <w:color w:val="000000"/>
                  <w:sz w:val="16"/>
                  <w:szCs w:val="16"/>
                </w:rPr>
                <w:delText>0.51 (0.01-17.94)</w:delText>
              </w:r>
            </w:del>
          </w:p>
        </w:tc>
        <w:tc>
          <w:tcPr>
            <w:tcW w:w="307" w:type="pct"/>
            <w:shd w:val="clear" w:color="auto" w:fill="auto"/>
            <w:noWrap/>
            <w:vAlign w:val="bottom"/>
            <w:hideMark/>
          </w:tcPr>
          <w:p w14:paraId="770DF548" w14:textId="77777777" w:rsidR="009C3446" w:rsidRPr="005A2E95" w:rsidRDefault="009C3446" w:rsidP="00C558F5">
            <w:pPr>
              <w:spacing w:after="0" w:line="240" w:lineRule="auto"/>
              <w:rPr>
                <w:del w:id="3162" w:author="Kopp, Darin" w:date="2025-02-20T15:34:00Z"/>
                <w:rFonts w:ascii="Calibri" w:eastAsia="Times New Roman" w:hAnsi="Calibri" w:cs="Calibri"/>
                <w:color w:val="000000"/>
                <w:sz w:val="16"/>
                <w:szCs w:val="16"/>
              </w:rPr>
            </w:pPr>
            <w:del w:id="3163" w:author="Kopp, Darin" w:date="2025-02-20T15:34:00Z">
              <w:r w:rsidRPr="005A2E95">
                <w:rPr>
                  <w:rFonts w:ascii="Calibri" w:eastAsia="Times New Roman" w:hAnsi="Calibri" w:cs="Calibri"/>
                  <w:color w:val="000000"/>
                  <w:sz w:val="16"/>
                  <w:szCs w:val="16"/>
                </w:rPr>
                <w:delText>3.44 (1.13-23.73)</w:delText>
              </w:r>
            </w:del>
          </w:p>
        </w:tc>
        <w:tc>
          <w:tcPr>
            <w:tcW w:w="307" w:type="pct"/>
            <w:shd w:val="clear" w:color="auto" w:fill="auto"/>
            <w:noWrap/>
            <w:vAlign w:val="bottom"/>
            <w:hideMark/>
          </w:tcPr>
          <w:p w14:paraId="6D87B58D" w14:textId="77777777" w:rsidR="009C3446" w:rsidRPr="005A2E95" w:rsidRDefault="009C3446" w:rsidP="00C558F5">
            <w:pPr>
              <w:spacing w:after="0" w:line="240" w:lineRule="auto"/>
              <w:rPr>
                <w:del w:id="3164" w:author="Kopp, Darin" w:date="2025-02-20T15:34:00Z"/>
                <w:rFonts w:ascii="Calibri" w:eastAsia="Times New Roman" w:hAnsi="Calibri" w:cs="Calibri"/>
                <w:color w:val="000000"/>
                <w:sz w:val="16"/>
                <w:szCs w:val="16"/>
              </w:rPr>
            </w:pPr>
            <w:del w:id="3165" w:author="Kopp, Darin" w:date="2025-02-20T15:34:00Z">
              <w:r w:rsidRPr="005A2E95">
                <w:rPr>
                  <w:rFonts w:ascii="Calibri" w:eastAsia="Times New Roman" w:hAnsi="Calibri" w:cs="Calibri"/>
                  <w:color w:val="000000"/>
                  <w:sz w:val="16"/>
                  <w:szCs w:val="16"/>
                </w:rPr>
                <w:delText>1.27 (0.38-2.08)</w:delText>
              </w:r>
            </w:del>
          </w:p>
        </w:tc>
        <w:tc>
          <w:tcPr>
            <w:tcW w:w="271" w:type="pct"/>
            <w:shd w:val="clear" w:color="auto" w:fill="auto"/>
            <w:noWrap/>
            <w:vAlign w:val="bottom"/>
            <w:hideMark/>
          </w:tcPr>
          <w:p w14:paraId="0A4CDFBB" w14:textId="77777777" w:rsidR="009C3446" w:rsidRPr="005A2E95" w:rsidRDefault="009C3446" w:rsidP="00C558F5">
            <w:pPr>
              <w:spacing w:after="0" w:line="240" w:lineRule="auto"/>
              <w:rPr>
                <w:del w:id="3166" w:author="Kopp, Darin" w:date="2025-02-20T15:34:00Z"/>
                <w:rFonts w:ascii="Calibri" w:eastAsia="Times New Roman" w:hAnsi="Calibri" w:cs="Calibri"/>
                <w:color w:val="000000"/>
                <w:sz w:val="16"/>
                <w:szCs w:val="16"/>
              </w:rPr>
            </w:pPr>
            <w:del w:id="3167" w:author="Kopp, Darin" w:date="2025-02-20T15:34:00Z">
              <w:r w:rsidRPr="005A2E95">
                <w:rPr>
                  <w:rFonts w:ascii="Calibri" w:eastAsia="Times New Roman" w:hAnsi="Calibri" w:cs="Calibri"/>
                  <w:color w:val="000000"/>
                  <w:sz w:val="16"/>
                  <w:szCs w:val="16"/>
                </w:rPr>
                <w:delText>0.33 (0.33-0.33)</w:delText>
              </w:r>
            </w:del>
          </w:p>
        </w:tc>
        <w:tc>
          <w:tcPr>
            <w:tcW w:w="272" w:type="pct"/>
            <w:shd w:val="clear" w:color="auto" w:fill="auto"/>
            <w:noWrap/>
            <w:vAlign w:val="bottom"/>
            <w:hideMark/>
          </w:tcPr>
          <w:p w14:paraId="422FC600" w14:textId="77777777" w:rsidR="009C3446" w:rsidRPr="005A2E95" w:rsidRDefault="009C3446" w:rsidP="00C558F5">
            <w:pPr>
              <w:spacing w:after="0" w:line="240" w:lineRule="auto"/>
              <w:rPr>
                <w:del w:id="3168" w:author="Kopp, Darin" w:date="2025-02-20T15:34:00Z"/>
                <w:rFonts w:ascii="Calibri" w:eastAsia="Times New Roman" w:hAnsi="Calibri" w:cs="Calibri"/>
                <w:color w:val="000000"/>
                <w:sz w:val="16"/>
                <w:szCs w:val="16"/>
              </w:rPr>
            </w:pPr>
            <w:del w:id="3169" w:author="Kopp, Darin" w:date="2025-02-20T15:34:00Z">
              <w:r w:rsidRPr="005A2E95">
                <w:rPr>
                  <w:rFonts w:ascii="Calibri" w:eastAsia="Times New Roman" w:hAnsi="Calibri" w:cs="Calibri"/>
                  <w:color w:val="000000"/>
                  <w:sz w:val="16"/>
                  <w:szCs w:val="16"/>
                </w:rPr>
                <w:delText>20.52 (18.35-22.48)</w:delText>
              </w:r>
            </w:del>
          </w:p>
        </w:tc>
        <w:tc>
          <w:tcPr>
            <w:tcW w:w="273" w:type="pct"/>
            <w:shd w:val="clear" w:color="auto" w:fill="auto"/>
            <w:noWrap/>
            <w:vAlign w:val="bottom"/>
            <w:hideMark/>
          </w:tcPr>
          <w:p w14:paraId="3DCBC943" w14:textId="77777777" w:rsidR="009C3446" w:rsidRPr="005A2E95" w:rsidRDefault="009C3446" w:rsidP="00C558F5">
            <w:pPr>
              <w:spacing w:after="0" w:line="240" w:lineRule="auto"/>
              <w:rPr>
                <w:del w:id="3170" w:author="Kopp, Darin" w:date="2025-02-20T15:34:00Z"/>
                <w:rFonts w:ascii="Calibri" w:eastAsia="Times New Roman" w:hAnsi="Calibri" w:cs="Calibri"/>
                <w:color w:val="000000"/>
                <w:sz w:val="16"/>
                <w:szCs w:val="16"/>
              </w:rPr>
            </w:pPr>
            <w:del w:id="3171" w:author="Kopp, Darin" w:date="2025-02-20T15:34:00Z">
              <w:r w:rsidRPr="005A2E95">
                <w:rPr>
                  <w:rFonts w:ascii="Calibri" w:eastAsia="Times New Roman" w:hAnsi="Calibri" w:cs="Calibri"/>
                  <w:color w:val="000000"/>
                  <w:sz w:val="16"/>
                  <w:szCs w:val="16"/>
                </w:rPr>
                <w:delText>21.19 (19.1-23.77)</w:delText>
              </w:r>
            </w:del>
          </w:p>
        </w:tc>
        <w:tc>
          <w:tcPr>
            <w:tcW w:w="341" w:type="pct"/>
            <w:shd w:val="clear" w:color="auto" w:fill="auto"/>
            <w:noWrap/>
            <w:vAlign w:val="bottom"/>
            <w:hideMark/>
          </w:tcPr>
          <w:p w14:paraId="4DF4F252" w14:textId="77777777" w:rsidR="009C3446" w:rsidRPr="005A2E95" w:rsidRDefault="009C3446" w:rsidP="00C558F5">
            <w:pPr>
              <w:spacing w:after="0" w:line="240" w:lineRule="auto"/>
              <w:rPr>
                <w:del w:id="3172" w:author="Kopp, Darin" w:date="2025-02-20T15:34:00Z"/>
                <w:rFonts w:ascii="Calibri" w:eastAsia="Times New Roman" w:hAnsi="Calibri" w:cs="Calibri"/>
                <w:color w:val="000000"/>
                <w:sz w:val="16"/>
                <w:szCs w:val="16"/>
              </w:rPr>
            </w:pPr>
            <w:del w:id="3173" w:author="Kopp, Darin" w:date="2025-02-20T15:34:00Z">
              <w:r w:rsidRPr="005A2E95">
                <w:rPr>
                  <w:rFonts w:ascii="Calibri" w:eastAsia="Times New Roman" w:hAnsi="Calibri" w:cs="Calibri"/>
                  <w:color w:val="000000"/>
                  <w:sz w:val="16"/>
                  <w:szCs w:val="16"/>
                </w:rPr>
                <w:delText>437.42 (320.7-631.93)</w:delText>
              </w:r>
            </w:del>
          </w:p>
        </w:tc>
        <w:tc>
          <w:tcPr>
            <w:tcW w:w="340" w:type="pct"/>
            <w:shd w:val="clear" w:color="auto" w:fill="auto"/>
            <w:noWrap/>
            <w:vAlign w:val="bottom"/>
            <w:hideMark/>
          </w:tcPr>
          <w:p w14:paraId="49010B9B" w14:textId="77777777" w:rsidR="009C3446" w:rsidRPr="005A2E95" w:rsidRDefault="009C3446" w:rsidP="00C558F5">
            <w:pPr>
              <w:spacing w:after="0" w:line="240" w:lineRule="auto"/>
              <w:rPr>
                <w:del w:id="3174" w:author="Kopp, Darin" w:date="2025-02-20T15:34:00Z"/>
                <w:rFonts w:ascii="Calibri" w:eastAsia="Times New Roman" w:hAnsi="Calibri" w:cs="Calibri"/>
                <w:color w:val="000000"/>
                <w:sz w:val="16"/>
                <w:szCs w:val="16"/>
              </w:rPr>
            </w:pPr>
            <w:del w:id="3175" w:author="Kopp, Darin" w:date="2025-02-20T15:34:00Z">
              <w:r w:rsidRPr="005A2E95">
                <w:rPr>
                  <w:rFonts w:ascii="Calibri" w:eastAsia="Times New Roman" w:hAnsi="Calibri" w:cs="Calibri"/>
                  <w:color w:val="000000"/>
                  <w:sz w:val="16"/>
                  <w:szCs w:val="16"/>
                </w:rPr>
                <w:delText>360.52 (282.21-428.35)</w:delText>
              </w:r>
            </w:del>
          </w:p>
        </w:tc>
      </w:tr>
      <w:tr w:rsidR="009C3446" w:rsidRPr="00504673" w14:paraId="539E423D" w14:textId="77777777" w:rsidTr="00C558F5">
        <w:trPr>
          <w:trHeight w:val="290"/>
          <w:del w:id="3176" w:author="Kopp, Darin" w:date="2025-02-20T15:34:00Z"/>
        </w:trPr>
        <w:tc>
          <w:tcPr>
            <w:tcW w:w="236" w:type="pct"/>
            <w:shd w:val="clear" w:color="auto" w:fill="auto"/>
            <w:noWrap/>
            <w:vAlign w:val="bottom"/>
            <w:hideMark/>
          </w:tcPr>
          <w:p w14:paraId="1D69F23D" w14:textId="77777777" w:rsidR="009C3446" w:rsidRPr="005A2E95" w:rsidRDefault="009C3446" w:rsidP="00C558F5">
            <w:pPr>
              <w:spacing w:after="0" w:line="240" w:lineRule="auto"/>
              <w:rPr>
                <w:del w:id="3177" w:author="Kopp, Darin" w:date="2025-02-20T15:34:00Z"/>
                <w:rFonts w:ascii="Calibri" w:eastAsia="Times New Roman" w:hAnsi="Calibri" w:cs="Calibri"/>
                <w:color w:val="000000"/>
                <w:sz w:val="16"/>
                <w:szCs w:val="16"/>
              </w:rPr>
            </w:pPr>
            <w:del w:id="3178" w:author="Kopp, Darin" w:date="2025-02-20T15:34:00Z">
              <w:r w:rsidRPr="005A2E95">
                <w:rPr>
                  <w:rFonts w:ascii="Calibri" w:eastAsia="Times New Roman" w:hAnsi="Calibri" w:cs="Calibri"/>
                  <w:color w:val="000000"/>
                  <w:sz w:val="16"/>
                  <w:szCs w:val="16"/>
                </w:rPr>
                <w:delText>SAP</w:delText>
              </w:r>
            </w:del>
          </w:p>
        </w:tc>
        <w:tc>
          <w:tcPr>
            <w:tcW w:w="271" w:type="pct"/>
            <w:shd w:val="clear" w:color="auto" w:fill="auto"/>
            <w:noWrap/>
            <w:vAlign w:val="bottom"/>
            <w:hideMark/>
          </w:tcPr>
          <w:p w14:paraId="047ED246" w14:textId="77777777" w:rsidR="009C3446" w:rsidRPr="005A2E95" w:rsidRDefault="009C3446" w:rsidP="00C558F5">
            <w:pPr>
              <w:spacing w:after="0" w:line="240" w:lineRule="auto"/>
              <w:rPr>
                <w:del w:id="3179" w:author="Kopp, Darin" w:date="2025-02-20T15:34:00Z"/>
                <w:rFonts w:ascii="Calibri" w:eastAsia="Times New Roman" w:hAnsi="Calibri" w:cs="Calibri"/>
                <w:color w:val="000000"/>
                <w:sz w:val="16"/>
                <w:szCs w:val="16"/>
              </w:rPr>
            </w:pPr>
            <w:del w:id="3180" w:author="Kopp, Darin" w:date="2025-02-20T15:34:00Z">
              <w:r w:rsidRPr="005A2E95">
                <w:rPr>
                  <w:rFonts w:ascii="Calibri" w:eastAsia="Times New Roman" w:hAnsi="Calibri" w:cs="Calibri"/>
                  <w:color w:val="000000"/>
                  <w:sz w:val="16"/>
                  <w:szCs w:val="16"/>
                </w:rPr>
                <w:delText>557.5 (173.5-1868)</w:delText>
              </w:r>
            </w:del>
          </w:p>
        </w:tc>
        <w:tc>
          <w:tcPr>
            <w:tcW w:w="273" w:type="pct"/>
            <w:shd w:val="clear" w:color="auto" w:fill="auto"/>
            <w:noWrap/>
            <w:vAlign w:val="bottom"/>
            <w:hideMark/>
          </w:tcPr>
          <w:p w14:paraId="10557F2E" w14:textId="77777777" w:rsidR="009C3446" w:rsidRPr="005A2E95" w:rsidRDefault="009C3446" w:rsidP="00C558F5">
            <w:pPr>
              <w:spacing w:after="0" w:line="240" w:lineRule="auto"/>
              <w:rPr>
                <w:del w:id="3181" w:author="Kopp, Darin" w:date="2025-02-20T15:34:00Z"/>
                <w:rFonts w:ascii="Calibri" w:eastAsia="Times New Roman" w:hAnsi="Calibri" w:cs="Calibri"/>
                <w:color w:val="000000"/>
                <w:sz w:val="16"/>
                <w:szCs w:val="16"/>
              </w:rPr>
            </w:pPr>
            <w:del w:id="3182" w:author="Kopp, Darin" w:date="2025-02-20T15:34:00Z">
              <w:r w:rsidRPr="005A2E95">
                <w:rPr>
                  <w:rFonts w:ascii="Calibri" w:eastAsia="Times New Roman" w:hAnsi="Calibri" w:cs="Calibri"/>
                  <w:color w:val="000000"/>
                  <w:sz w:val="16"/>
                  <w:szCs w:val="16"/>
                </w:rPr>
                <w:delText>265 (169-346.5)</w:delText>
              </w:r>
            </w:del>
          </w:p>
        </w:tc>
        <w:tc>
          <w:tcPr>
            <w:tcW w:w="272" w:type="pct"/>
            <w:shd w:val="clear" w:color="auto" w:fill="auto"/>
            <w:noWrap/>
            <w:vAlign w:val="bottom"/>
            <w:hideMark/>
          </w:tcPr>
          <w:p w14:paraId="3AFCC095" w14:textId="77777777" w:rsidR="009C3446" w:rsidRPr="005A2E95" w:rsidRDefault="009C3446" w:rsidP="00C558F5">
            <w:pPr>
              <w:spacing w:after="0" w:line="240" w:lineRule="auto"/>
              <w:rPr>
                <w:del w:id="3183" w:author="Kopp, Darin" w:date="2025-02-20T15:34:00Z"/>
                <w:rFonts w:ascii="Calibri" w:eastAsia="Times New Roman" w:hAnsi="Calibri" w:cs="Calibri"/>
                <w:color w:val="000000"/>
                <w:sz w:val="16"/>
                <w:szCs w:val="16"/>
              </w:rPr>
            </w:pPr>
            <w:del w:id="3184" w:author="Kopp, Darin" w:date="2025-02-20T15:34:00Z">
              <w:r w:rsidRPr="005A2E95">
                <w:rPr>
                  <w:rFonts w:ascii="Calibri" w:eastAsia="Times New Roman" w:hAnsi="Calibri" w:cs="Calibri"/>
                  <w:color w:val="000000"/>
                  <w:sz w:val="16"/>
                  <w:szCs w:val="16"/>
                </w:rPr>
                <w:delText>29.3 (9.84-128.09)</w:delText>
              </w:r>
            </w:del>
          </w:p>
        </w:tc>
        <w:tc>
          <w:tcPr>
            <w:tcW w:w="302" w:type="pct"/>
            <w:shd w:val="clear" w:color="auto" w:fill="auto"/>
            <w:noWrap/>
            <w:vAlign w:val="bottom"/>
            <w:hideMark/>
          </w:tcPr>
          <w:p w14:paraId="0D74E8CD" w14:textId="77777777" w:rsidR="009C3446" w:rsidRPr="005A2E95" w:rsidRDefault="009C3446" w:rsidP="00C558F5">
            <w:pPr>
              <w:spacing w:after="0" w:line="240" w:lineRule="auto"/>
              <w:rPr>
                <w:del w:id="3185" w:author="Kopp, Darin" w:date="2025-02-20T15:34:00Z"/>
                <w:rFonts w:ascii="Calibri" w:eastAsia="Times New Roman" w:hAnsi="Calibri" w:cs="Calibri"/>
                <w:color w:val="000000"/>
                <w:sz w:val="16"/>
                <w:szCs w:val="16"/>
              </w:rPr>
            </w:pPr>
            <w:del w:id="3186" w:author="Kopp, Darin" w:date="2025-02-20T15:34:00Z">
              <w:r w:rsidRPr="005A2E95">
                <w:rPr>
                  <w:rFonts w:ascii="Calibri" w:eastAsia="Times New Roman" w:hAnsi="Calibri" w:cs="Calibri"/>
                  <w:color w:val="000000"/>
                  <w:sz w:val="16"/>
                  <w:szCs w:val="16"/>
                </w:rPr>
                <w:delText>26.5 (14.84-45.6)</w:delText>
              </w:r>
            </w:del>
          </w:p>
        </w:tc>
        <w:tc>
          <w:tcPr>
            <w:tcW w:w="287" w:type="pct"/>
            <w:shd w:val="clear" w:color="auto" w:fill="auto"/>
            <w:noWrap/>
            <w:vAlign w:val="bottom"/>
            <w:hideMark/>
          </w:tcPr>
          <w:p w14:paraId="5913BDB0" w14:textId="77777777" w:rsidR="009C3446" w:rsidRPr="005A2E95" w:rsidRDefault="009C3446" w:rsidP="00C558F5">
            <w:pPr>
              <w:spacing w:after="0" w:line="240" w:lineRule="auto"/>
              <w:rPr>
                <w:del w:id="3187" w:author="Kopp, Darin" w:date="2025-02-20T15:34:00Z"/>
                <w:rFonts w:ascii="Calibri" w:eastAsia="Times New Roman" w:hAnsi="Calibri" w:cs="Calibri"/>
                <w:color w:val="000000"/>
                <w:sz w:val="16"/>
                <w:szCs w:val="16"/>
              </w:rPr>
            </w:pPr>
            <w:del w:id="3188" w:author="Kopp, Darin" w:date="2025-02-20T15:34:00Z">
              <w:r w:rsidRPr="005A2E95">
                <w:rPr>
                  <w:rFonts w:ascii="Calibri" w:eastAsia="Times New Roman" w:hAnsi="Calibri" w:cs="Calibri"/>
                  <w:color w:val="000000"/>
                  <w:sz w:val="16"/>
                  <w:szCs w:val="16"/>
                </w:rPr>
                <w:delText>5.89 (1.35-47.42)</w:delText>
              </w:r>
            </w:del>
          </w:p>
        </w:tc>
        <w:tc>
          <w:tcPr>
            <w:tcW w:w="295" w:type="pct"/>
            <w:shd w:val="clear" w:color="auto" w:fill="auto"/>
            <w:noWrap/>
            <w:vAlign w:val="bottom"/>
            <w:hideMark/>
          </w:tcPr>
          <w:p w14:paraId="6560F223" w14:textId="77777777" w:rsidR="009C3446" w:rsidRDefault="009C3446" w:rsidP="00C558F5">
            <w:pPr>
              <w:spacing w:after="0" w:line="240" w:lineRule="auto"/>
              <w:rPr>
                <w:del w:id="3189" w:author="Kopp, Darin" w:date="2025-02-20T15:34:00Z"/>
                <w:rFonts w:ascii="Calibri" w:eastAsia="Times New Roman" w:hAnsi="Calibri" w:cs="Calibri"/>
                <w:color w:val="000000"/>
                <w:sz w:val="16"/>
                <w:szCs w:val="16"/>
              </w:rPr>
            </w:pPr>
            <w:del w:id="3190" w:author="Kopp, Darin" w:date="2025-02-20T15:34:00Z">
              <w:r w:rsidRPr="005A2E95">
                <w:rPr>
                  <w:rFonts w:ascii="Calibri" w:eastAsia="Times New Roman" w:hAnsi="Calibri" w:cs="Calibri"/>
                  <w:color w:val="000000"/>
                  <w:sz w:val="16"/>
                  <w:szCs w:val="16"/>
                </w:rPr>
                <w:delText xml:space="preserve">2.45 </w:delText>
              </w:r>
            </w:del>
          </w:p>
          <w:p w14:paraId="53360374" w14:textId="77777777" w:rsidR="009C3446" w:rsidRPr="005A2E95" w:rsidRDefault="009C3446" w:rsidP="00C558F5">
            <w:pPr>
              <w:spacing w:after="0" w:line="240" w:lineRule="auto"/>
              <w:rPr>
                <w:del w:id="3191" w:author="Kopp, Darin" w:date="2025-02-20T15:34:00Z"/>
                <w:rFonts w:ascii="Calibri" w:eastAsia="Times New Roman" w:hAnsi="Calibri" w:cs="Calibri"/>
                <w:color w:val="000000"/>
                <w:sz w:val="16"/>
                <w:szCs w:val="16"/>
              </w:rPr>
            </w:pPr>
            <w:del w:id="3192" w:author="Kopp, Darin" w:date="2025-02-20T15:34:00Z">
              <w:r w:rsidRPr="005A2E95">
                <w:rPr>
                  <w:rFonts w:ascii="Calibri" w:eastAsia="Times New Roman" w:hAnsi="Calibri" w:cs="Calibri"/>
                  <w:color w:val="000000"/>
                  <w:sz w:val="16"/>
                  <w:szCs w:val="16"/>
                </w:rPr>
                <w:delText>(1.04-3.98)</w:delText>
              </w:r>
            </w:del>
          </w:p>
        </w:tc>
        <w:tc>
          <w:tcPr>
            <w:tcW w:w="340" w:type="pct"/>
            <w:shd w:val="clear" w:color="auto" w:fill="auto"/>
            <w:noWrap/>
            <w:vAlign w:val="bottom"/>
            <w:hideMark/>
          </w:tcPr>
          <w:p w14:paraId="5A2F51B4" w14:textId="77777777" w:rsidR="009C3446" w:rsidRPr="005A2E95" w:rsidRDefault="009C3446" w:rsidP="00C558F5">
            <w:pPr>
              <w:spacing w:after="0" w:line="240" w:lineRule="auto"/>
              <w:rPr>
                <w:del w:id="3193" w:author="Kopp, Darin" w:date="2025-02-20T15:34:00Z"/>
                <w:rFonts w:ascii="Calibri" w:eastAsia="Times New Roman" w:hAnsi="Calibri" w:cs="Calibri"/>
                <w:color w:val="000000"/>
                <w:sz w:val="16"/>
                <w:szCs w:val="16"/>
              </w:rPr>
            </w:pPr>
            <w:del w:id="3194" w:author="Kopp, Darin" w:date="2025-02-20T15:34:00Z">
              <w:r w:rsidRPr="005A2E95">
                <w:rPr>
                  <w:rFonts w:ascii="Calibri" w:eastAsia="Times New Roman" w:hAnsi="Calibri" w:cs="Calibri"/>
                  <w:color w:val="000000"/>
                  <w:sz w:val="16"/>
                  <w:szCs w:val="16"/>
                </w:rPr>
                <w:delText>7.46 (1.55-80.35)</w:delText>
              </w:r>
            </w:del>
          </w:p>
        </w:tc>
        <w:tc>
          <w:tcPr>
            <w:tcW w:w="272" w:type="pct"/>
            <w:shd w:val="clear" w:color="auto" w:fill="auto"/>
            <w:noWrap/>
            <w:vAlign w:val="bottom"/>
            <w:hideMark/>
          </w:tcPr>
          <w:p w14:paraId="645E5B0D" w14:textId="77777777" w:rsidR="009C3446" w:rsidRPr="005A2E95" w:rsidRDefault="009C3446" w:rsidP="00C558F5">
            <w:pPr>
              <w:spacing w:after="0" w:line="240" w:lineRule="auto"/>
              <w:rPr>
                <w:del w:id="3195" w:author="Kopp, Darin" w:date="2025-02-20T15:34:00Z"/>
                <w:rFonts w:ascii="Calibri" w:eastAsia="Times New Roman" w:hAnsi="Calibri" w:cs="Calibri"/>
                <w:color w:val="000000"/>
                <w:sz w:val="16"/>
                <w:szCs w:val="16"/>
              </w:rPr>
            </w:pPr>
            <w:del w:id="3196" w:author="Kopp, Darin" w:date="2025-02-20T15:34:00Z">
              <w:r w:rsidRPr="005A2E95">
                <w:rPr>
                  <w:rFonts w:ascii="Calibri" w:eastAsia="Times New Roman" w:hAnsi="Calibri" w:cs="Calibri"/>
                  <w:color w:val="000000"/>
                  <w:sz w:val="16"/>
                  <w:szCs w:val="16"/>
                </w:rPr>
                <w:delText>4.3 (1.89-7.34)</w:delText>
              </w:r>
            </w:del>
          </w:p>
        </w:tc>
        <w:tc>
          <w:tcPr>
            <w:tcW w:w="340" w:type="pct"/>
            <w:shd w:val="clear" w:color="auto" w:fill="auto"/>
            <w:noWrap/>
            <w:vAlign w:val="bottom"/>
            <w:hideMark/>
          </w:tcPr>
          <w:p w14:paraId="12D7FACF" w14:textId="77777777" w:rsidR="009C3446" w:rsidRPr="005A2E95" w:rsidRDefault="009C3446" w:rsidP="00C558F5">
            <w:pPr>
              <w:spacing w:after="0" w:line="240" w:lineRule="auto"/>
              <w:rPr>
                <w:del w:id="3197" w:author="Kopp, Darin" w:date="2025-02-20T15:34:00Z"/>
                <w:rFonts w:ascii="Calibri" w:eastAsia="Times New Roman" w:hAnsi="Calibri" w:cs="Calibri"/>
                <w:color w:val="000000"/>
                <w:sz w:val="16"/>
                <w:szCs w:val="16"/>
              </w:rPr>
            </w:pPr>
            <w:del w:id="3198" w:author="Kopp, Darin" w:date="2025-02-20T15:34:00Z">
              <w:r w:rsidRPr="005A2E95">
                <w:rPr>
                  <w:rFonts w:ascii="Calibri" w:eastAsia="Times New Roman" w:hAnsi="Calibri" w:cs="Calibri"/>
                  <w:color w:val="000000"/>
                  <w:sz w:val="16"/>
                  <w:szCs w:val="16"/>
                </w:rPr>
                <w:delText>16.28 (0.35-206.31)</w:delText>
              </w:r>
            </w:del>
          </w:p>
        </w:tc>
        <w:tc>
          <w:tcPr>
            <w:tcW w:w="307" w:type="pct"/>
            <w:shd w:val="clear" w:color="auto" w:fill="auto"/>
            <w:noWrap/>
            <w:vAlign w:val="bottom"/>
            <w:hideMark/>
          </w:tcPr>
          <w:p w14:paraId="02BD9F0F" w14:textId="77777777" w:rsidR="009C3446" w:rsidRPr="005A2E95" w:rsidRDefault="009C3446" w:rsidP="00C558F5">
            <w:pPr>
              <w:spacing w:after="0" w:line="240" w:lineRule="auto"/>
              <w:rPr>
                <w:del w:id="3199" w:author="Kopp, Darin" w:date="2025-02-20T15:34:00Z"/>
                <w:rFonts w:ascii="Calibri" w:eastAsia="Times New Roman" w:hAnsi="Calibri" w:cs="Calibri"/>
                <w:color w:val="000000"/>
                <w:sz w:val="16"/>
                <w:szCs w:val="16"/>
              </w:rPr>
            </w:pPr>
            <w:del w:id="3200" w:author="Kopp, Darin" w:date="2025-02-20T15:34:00Z">
              <w:r w:rsidRPr="005A2E95">
                <w:rPr>
                  <w:rFonts w:ascii="Calibri" w:eastAsia="Times New Roman" w:hAnsi="Calibri" w:cs="Calibri"/>
                  <w:color w:val="000000"/>
                  <w:sz w:val="16"/>
                  <w:szCs w:val="16"/>
                </w:rPr>
                <w:delText>15.51 (7.79-51.83)</w:delText>
              </w:r>
            </w:del>
          </w:p>
        </w:tc>
        <w:tc>
          <w:tcPr>
            <w:tcW w:w="307" w:type="pct"/>
            <w:shd w:val="clear" w:color="auto" w:fill="auto"/>
            <w:noWrap/>
            <w:vAlign w:val="bottom"/>
            <w:hideMark/>
          </w:tcPr>
          <w:p w14:paraId="3F8BBD58" w14:textId="77777777" w:rsidR="009C3446" w:rsidRPr="005A2E95" w:rsidRDefault="009C3446" w:rsidP="00C558F5">
            <w:pPr>
              <w:spacing w:after="0" w:line="240" w:lineRule="auto"/>
              <w:rPr>
                <w:del w:id="3201" w:author="Kopp, Darin" w:date="2025-02-20T15:34:00Z"/>
                <w:rFonts w:ascii="Calibri" w:eastAsia="Times New Roman" w:hAnsi="Calibri" w:cs="Calibri"/>
                <w:color w:val="000000"/>
                <w:sz w:val="16"/>
                <w:szCs w:val="16"/>
              </w:rPr>
            </w:pPr>
            <w:del w:id="3202" w:author="Kopp, Darin" w:date="2025-02-20T15:34:00Z">
              <w:r w:rsidRPr="005A2E95">
                <w:rPr>
                  <w:rFonts w:ascii="Calibri" w:eastAsia="Times New Roman" w:hAnsi="Calibri" w:cs="Calibri"/>
                  <w:color w:val="000000"/>
                  <w:sz w:val="16"/>
                  <w:szCs w:val="16"/>
                </w:rPr>
                <w:delText>0.76 (0.05-2.29)</w:delText>
              </w:r>
            </w:del>
          </w:p>
        </w:tc>
        <w:tc>
          <w:tcPr>
            <w:tcW w:w="271" w:type="pct"/>
            <w:shd w:val="clear" w:color="auto" w:fill="auto"/>
            <w:noWrap/>
            <w:vAlign w:val="bottom"/>
            <w:hideMark/>
          </w:tcPr>
          <w:p w14:paraId="6EEBA9F7" w14:textId="77777777" w:rsidR="009C3446" w:rsidRPr="005A2E95" w:rsidRDefault="009C3446" w:rsidP="00C558F5">
            <w:pPr>
              <w:spacing w:after="0" w:line="240" w:lineRule="auto"/>
              <w:rPr>
                <w:del w:id="3203" w:author="Kopp, Darin" w:date="2025-02-20T15:34:00Z"/>
                <w:rFonts w:ascii="Calibri" w:eastAsia="Times New Roman" w:hAnsi="Calibri" w:cs="Calibri"/>
                <w:color w:val="000000"/>
                <w:sz w:val="16"/>
                <w:szCs w:val="16"/>
              </w:rPr>
            </w:pPr>
            <w:del w:id="3204" w:author="Kopp, Darin" w:date="2025-02-20T15:34:00Z">
              <w:r w:rsidRPr="005A2E95">
                <w:rPr>
                  <w:rFonts w:ascii="Calibri" w:eastAsia="Times New Roman" w:hAnsi="Calibri" w:cs="Calibri"/>
                  <w:color w:val="000000"/>
                  <w:sz w:val="16"/>
                  <w:szCs w:val="16"/>
                </w:rPr>
                <w:delText>0.33 (0.05-0.33)</w:delText>
              </w:r>
            </w:del>
          </w:p>
        </w:tc>
        <w:tc>
          <w:tcPr>
            <w:tcW w:w="272" w:type="pct"/>
            <w:shd w:val="clear" w:color="auto" w:fill="auto"/>
            <w:noWrap/>
            <w:vAlign w:val="bottom"/>
            <w:hideMark/>
          </w:tcPr>
          <w:p w14:paraId="61E46722" w14:textId="77777777" w:rsidR="009C3446" w:rsidRPr="005A2E95" w:rsidRDefault="009C3446" w:rsidP="00C558F5">
            <w:pPr>
              <w:spacing w:after="0" w:line="240" w:lineRule="auto"/>
              <w:rPr>
                <w:del w:id="3205" w:author="Kopp, Darin" w:date="2025-02-20T15:34:00Z"/>
                <w:rFonts w:ascii="Calibri" w:eastAsia="Times New Roman" w:hAnsi="Calibri" w:cs="Calibri"/>
                <w:color w:val="000000"/>
                <w:sz w:val="16"/>
                <w:szCs w:val="16"/>
              </w:rPr>
            </w:pPr>
            <w:del w:id="3206" w:author="Kopp, Darin" w:date="2025-02-20T15:34:00Z">
              <w:r w:rsidRPr="005A2E95">
                <w:rPr>
                  <w:rFonts w:ascii="Calibri" w:eastAsia="Times New Roman" w:hAnsi="Calibri" w:cs="Calibri"/>
                  <w:color w:val="000000"/>
                  <w:sz w:val="16"/>
                  <w:szCs w:val="16"/>
                </w:rPr>
                <w:delText>24.76 (22.1-26.72)</w:delText>
              </w:r>
            </w:del>
          </w:p>
        </w:tc>
        <w:tc>
          <w:tcPr>
            <w:tcW w:w="273" w:type="pct"/>
            <w:shd w:val="clear" w:color="auto" w:fill="auto"/>
            <w:noWrap/>
            <w:vAlign w:val="bottom"/>
            <w:hideMark/>
          </w:tcPr>
          <w:p w14:paraId="12556DAE" w14:textId="77777777" w:rsidR="009C3446" w:rsidRPr="005A2E95" w:rsidRDefault="009C3446" w:rsidP="00C558F5">
            <w:pPr>
              <w:spacing w:after="0" w:line="240" w:lineRule="auto"/>
              <w:rPr>
                <w:del w:id="3207" w:author="Kopp, Darin" w:date="2025-02-20T15:34:00Z"/>
                <w:rFonts w:ascii="Calibri" w:eastAsia="Times New Roman" w:hAnsi="Calibri" w:cs="Calibri"/>
                <w:color w:val="000000"/>
                <w:sz w:val="16"/>
                <w:szCs w:val="16"/>
              </w:rPr>
            </w:pPr>
            <w:del w:id="3208" w:author="Kopp, Darin" w:date="2025-02-20T15:34:00Z">
              <w:r w:rsidRPr="005A2E95">
                <w:rPr>
                  <w:rFonts w:ascii="Calibri" w:eastAsia="Times New Roman" w:hAnsi="Calibri" w:cs="Calibri"/>
                  <w:color w:val="000000"/>
                  <w:sz w:val="16"/>
                  <w:szCs w:val="16"/>
                </w:rPr>
                <w:delText>24.07 (21.37-26.37)</w:delText>
              </w:r>
            </w:del>
          </w:p>
        </w:tc>
        <w:tc>
          <w:tcPr>
            <w:tcW w:w="341" w:type="pct"/>
            <w:shd w:val="clear" w:color="auto" w:fill="auto"/>
            <w:noWrap/>
            <w:vAlign w:val="bottom"/>
            <w:hideMark/>
          </w:tcPr>
          <w:p w14:paraId="725D5605" w14:textId="77777777" w:rsidR="009C3446" w:rsidRPr="005A2E95" w:rsidRDefault="009C3446" w:rsidP="00C558F5">
            <w:pPr>
              <w:spacing w:after="0" w:line="240" w:lineRule="auto"/>
              <w:rPr>
                <w:del w:id="3209" w:author="Kopp, Darin" w:date="2025-02-20T15:34:00Z"/>
                <w:rFonts w:ascii="Calibri" w:eastAsia="Times New Roman" w:hAnsi="Calibri" w:cs="Calibri"/>
                <w:color w:val="000000"/>
                <w:sz w:val="16"/>
                <w:szCs w:val="16"/>
              </w:rPr>
            </w:pPr>
            <w:del w:id="3210" w:author="Kopp, Darin" w:date="2025-02-20T15:34:00Z">
              <w:r w:rsidRPr="005A2E95">
                <w:rPr>
                  <w:rFonts w:ascii="Calibri" w:eastAsia="Times New Roman" w:hAnsi="Calibri" w:cs="Calibri"/>
                  <w:color w:val="000000"/>
                  <w:sz w:val="16"/>
                  <w:szCs w:val="16"/>
                </w:rPr>
                <w:delText>1475.78 (1106.55-1809.01)</w:delText>
              </w:r>
            </w:del>
          </w:p>
        </w:tc>
        <w:tc>
          <w:tcPr>
            <w:tcW w:w="340" w:type="pct"/>
            <w:shd w:val="clear" w:color="auto" w:fill="auto"/>
            <w:noWrap/>
            <w:vAlign w:val="bottom"/>
            <w:hideMark/>
          </w:tcPr>
          <w:p w14:paraId="01B9E54C" w14:textId="77777777" w:rsidR="009C3446" w:rsidRPr="005A2E95" w:rsidRDefault="009C3446" w:rsidP="00C558F5">
            <w:pPr>
              <w:spacing w:after="0" w:line="240" w:lineRule="auto"/>
              <w:rPr>
                <w:del w:id="3211" w:author="Kopp, Darin" w:date="2025-02-20T15:34:00Z"/>
                <w:rFonts w:ascii="Calibri" w:eastAsia="Times New Roman" w:hAnsi="Calibri" w:cs="Calibri"/>
                <w:color w:val="000000"/>
                <w:sz w:val="16"/>
                <w:szCs w:val="16"/>
              </w:rPr>
            </w:pPr>
            <w:del w:id="3212" w:author="Kopp, Darin" w:date="2025-02-20T15:34:00Z">
              <w:r w:rsidRPr="005A2E95">
                <w:rPr>
                  <w:rFonts w:ascii="Calibri" w:eastAsia="Times New Roman" w:hAnsi="Calibri" w:cs="Calibri"/>
                  <w:color w:val="000000"/>
                  <w:sz w:val="16"/>
                  <w:szCs w:val="16"/>
                </w:rPr>
                <w:delText>1110.34 (916.58-1283.79)</w:delText>
              </w:r>
            </w:del>
          </w:p>
        </w:tc>
      </w:tr>
      <w:tr w:rsidR="009C3446" w:rsidRPr="00504673" w14:paraId="3ADFAECF" w14:textId="77777777" w:rsidTr="00C558F5">
        <w:trPr>
          <w:trHeight w:val="290"/>
          <w:del w:id="3213" w:author="Kopp, Darin" w:date="2025-02-20T15:34:00Z"/>
        </w:trPr>
        <w:tc>
          <w:tcPr>
            <w:tcW w:w="236" w:type="pct"/>
            <w:shd w:val="clear" w:color="auto" w:fill="auto"/>
            <w:noWrap/>
            <w:vAlign w:val="bottom"/>
            <w:hideMark/>
          </w:tcPr>
          <w:p w14:paraId="79600FC0" w14:textId="77777777" w:rsidR="009C3446" w:rsidRPr="005A2E95" w:rsidRDefault="009C3446" w:rsidP="00C558F5">
            <w:pPr>
              <w:spacing w:after="0" w:line="240" w:lineRule="auto"/>
              <w:rPr>
                <w:del w:id="3214" w:author="Kopp, Darin" w:date="2025-02-20T15:34:00Z"/>
                <w:rFonts w:ascii="Calibri" w:eastAsia="Times New Roman" w:hAnsi="Calibri" w:cs="Calibri"/>
                <w:color w:val="000000"/>
                <w:sz w:val="16"/>
                <w:szCs w:val="16"/>
              </w:rPr>
            </w:pPr>
            <w:del w:id="3215" w:author="Kopp, Darin" w:date="2025-02-20T15:34:00Z">
              <w:r w:rsidRPr="005A2E95">
                <w:rPr>
                  <w:rFonts w:ascii="Calibri" w:eastAsia="Times New Roman" w:hAnsi="Calibri" w:cs="Calibri"/>
                  <w:color w:val="000000"/>
                  <w:sz w:val="16"/>
                  <w:szCs w:val="16"/>
                </w:rPr>
                <w:delText>SPL</w:delText>
              </w:r>
            </w:del>
          </w:p>
        </w:tc>
        <w:tc>
          <w:tcPr>
            <w:tcW w:w="271" w:type="pct"/>
            <w:shd w:val="clear" w:color="auto" w:fill="auto"/>
            <w:noWrap/>
            <w:vAlign w:val="bottom"/>
            <w:hideMark/>
          </w:tcPr>
          <w:p w14:paraId="754937AD" w14:textId="77777777" w:rsidR="009C3446" w:rsidRPr="005A2E95" w:rsidRDefault="009C3446" w:rsidP="00C558F5">
            <w:pPr>
              <w:spacing w:after="0" w:line="240" w:lineRule="auto"/>
              <w:rPr>
                <w:del w:id="3216" w:author="Kopp, Darin" w:date="2025-02-20T15:34:00Z"/>
                <w:rFonts w:ascii="Calibri" w:eastAsia="Times New Roman" w:hAnsi="Calibri" w:cs="Calibri"/>
                <w:color w:val="000000"/>
                <w:sz w:val="16"/>
                <w:szCs w:val="16"/>
              </w:rPr>
            </w:pPr>
            <w:del w:id="3217" w:author="Kopp, Darin" w:date="2025-02-20T15:34:00Z">
              <w:r w:rsidRPr="005A2E95">
                <w:rPr>
                  <w:rFonts w:ascii="Calibri" w:eastAsia="Times New Roman" w:hAnsi="Calibri" w:cs="Calibri"/>
                  <w:color w:val="000000"/>
                  <w:sz w:val="16"/>
                  <w:szCs w:val="16"/>
                </w:rPr>
                <w:delText>1175 (424.8-3229.4)</w:delText>
              </w:r>
            </w:del>
          </w:p>
        </w:tc>
        <w:tc>
          <w:tcPr>
            <w:tcW w:w="273" w:type="pct"/>
            <w:shd w:val="clear" w:color="auto" w:fill="auto"/>
            <w:noWrap/>
            <w:vAlign w:val="bottom"/>
            <w:hideMark/>
          </w:tcPr>
          <w:p w14:paraId="14E9DCAA" w14:textId="77777777" w:rsidR="009C3446" w:rsidRDefault="009C3446" w:rsidP="00C558F5">
            <w:pPr>
              <w:spacing w:after="0" w:line="240" w:lineRule="auto"/>
              <w:rPr>
                <w:del w:id="3218" w:author="Kopp, Darin" w:date="2025-02-20T15:34:00Z"/>
                <w:rFonts w:ascii="Calibri" w:eastAsia="Times New Roman" w:hAnsi="Calibri" w:cs="Calibri"/>
                <w:color w:val="000000"/>
                <w:sz w:val="16"/>
                <w:szCs w:val="16"/>
              </w:rPr>
            </w:pPr>
            <w:del w:id="3219" w:author="Kopp, Darin" w:date="2025-02-20T15:34:00Z">
              <w:r w:rsidRPr="005A2E95">
                <w:rPr>
                  <w:rFonts w:ascii="Calibri" w:eastAsia="Times New Roman" w:hAnsi="Calibri" w:cs="Calibri"/>
                  <w:color w:val="000000"/>
                  <w:sz w:val="16"/>
                  <w:szCs w:val="16"/>
                </w:rPr>
                <w:delText>411</w:delText>
              </w:r>
            </w:del>
          </w:p>
          <w:p w14:paraId="6AC32020" w14:textId="77777777" w:rsidR="009C3446" w:rsidRPr="005A2E95" w:rsidRDefault="009C3446" w:rsidP="00C558F5">
            <w:pPr>
              <w:spacing w:after="0" w:line="240" w:lineRule="auto"/>
              <w:rPr>
                <w:del w:id="3220" w:author="Kopp, Darin" w:date="2025-02-20T15:34:00Z"/>
                <w:rFonts w:ascii="Calibri" w:eastAsia="Times New Roman" w:hAnsi="Calibri" w:cs="Calibri"/>
                <w:color w:val="000000"/>
                <w:sz w:val="16"/>
                <w:szCs w:val="16"/>
              </w:rPr>
            </w:pPr>
            <w:del w:id="3221" w:author="Kopp, Darin" w:date="2025-02-20T15:34:00Z">
              <w:r w:rsidRPr="005A2E95">
                <w:rPr>
                  <w:rFonts w:ascii="Calibri" w:eastAsia="Times New Roman" w:hAnsi="Calibri" w:cs="Calibri"/>
                  <w:color w:val="000000"/>
                  <w:sz w:val="16"/>
                  <w:szCs w:val="16"/>
                </w:rPr>
                <w:delText>(263.4-668.4)</w:delText>
              </w:r>
            </w:del>
          </w:p>
        </w:tc>
        <w:tc>
          <w:tcPr>
            <w:tcW w:w="272" w:type="pct"/>
            <w:shd w:val="clear" w:color="auto" w:fill="auto"/>
            <w:noWrap/>
            <w:vAlign w:val="bottom"/>
            <w:hideMark/>
          </w:tcPr>
          <w:p w14:paraId="5AB45892" w14:textId="77777777" w:rsidR="009C3446" w:rsidRPr="005A2E95" w:rsidRDefault="009C3446" w:rsidP="00C558F5">
            <w:pPr>
              <w:spacing w:after="0" w:line="240" w:lineRule="auto"/>
              <w:rPr>
                <w:del w:id="3222" w:author="Kopp, Darin" w:date="2025-02-20T15:34:00Z"/>
                <w:rFonts w:ascii="Calibri" w:eastAsia="Times New Roman" w:hAnsi="Calibri" w:cs="Calibri"/>
                <w:color w:val="000000"/>
                <w:sz w:val="16"/>
                <w:szCs w:val="16"/>
              </w:rPr>
            </w:pPr>
            <w:del w:id="3223" w:author="Kopp, Darin" w:date="2025-02-20T15:34:00Z">
              <w:r w:rsidRPr="005A2E95">
                <w:rPr>
                  <w:rFonts w:ascii="Calibri" w:eastAsia="Times New Roman" w:hAnsi="Calibri" w:cs="Calibri"/>
                  <w:color w:val="000000"/>
                  <w:sz w:val="16"/>
                  <w:szCs w:val="16"/>
                </w:rPr>
                <w:delText>150 (25.42-808.04)</w:delText>
              </w:r>
            </w:del>
          </w:p>
        </w:tc>
        <w:tc>
          <w:tcPr>
            <w:tcW w:w="302" w:type="pct"/>
            <w:shd w:val="clear" w:color="auto" w:fill="auto"/>
            <w:noWrap/>
            <w:vAlign w:val="bottom"/>
            <w:hideMark/>
          </w:tcPr>
          <w:p w14:paraId="53B6B6EC" w14:textId="77777777" w:rsidR="009C3446" w:rsidRPr="005A2E95" w:rsidRDefault="009C3446" w:rsidP="00C558F5">
            <w:pPr>
              <w:spacing w:after="0" w:line="240" w:lineRule="auto"/>
              <w:rPr>
                <w:del w:id="3224" w:author="Kopp, Darin" w:date="2025-02-20T15:34:00Z"/>
                <w:rFonts w:ascii="Calibri" w:eastAsia="Times New Roman" w:hAnsi="Calibri" w:cs="Calibri"/>
                <w:color w:val="000000"/>
                <w:sz w:val="16"/>
                <w:szCs w:val="16"/>
              </w:rPr>
            </w:pPr>
            <w:del w:id="3225" w:author="Kopp, Darin" w:date="2025-02-20T15:34:00Z">
              <w:r w:rsidRPr="005A2E95">
                <w:rPr>
                  <w:rFonts w:ascii="Calibri" w:eastAsia="Times New Roman" w:hAnsi="Calibri" w:cs="Calibri"/>
                  <w:color w:val="000000"/>
                  <w:sz w:val="16"/>
                  <w:szCs w:val="16"/>
                </w:rPr>
                <w:delText>57 (36.71-86.67)</w:delText>
              </w:r>
            </w:del>
          </w:p>
        </w:tc>
        <w:tc>
          <w:tcPr>
            <w:tcW w:w="287" w:type="pct"/>
            <w:shd w:val="clear" w:color="auto" w:fill="auto"/>
            <w:noWrap/>
            <w:vAlign w:val="bottom"/>
            <w:hideMark/>
          </w:tcPr>
          <w:p w14:paraId="23946C6E" w14:textId="77777777" w:rsidR="009C3446" w:rsidRPr="005A2E95" w:rsidRDefault="009C3446" w:rsidP="00C558F5">
            <w:pPr>
              <w:spacing w:after="0" w:line="240" w:lineRule="auto"/>
              <w:rPr>
                <w:del w:id="3226" w:author="Kopp, Darin" w:date="2025-02-20T15:34:00Z"/>
                <w:rFonts w:ascii="Calibri" w:eastAsia="Times New Roman" w:hAnsi="Calibri" w:cs="Calibri"/>
                <w:color w:val="000000"/>
                <w:sz w:val="16"/>
                <w:szCs w:val="16"/>
              </w:rPr>
            </w:pPr>
            <w:del w:id="3227" w:author="Kopp, Darin" w:date="2025-02-20T15:34:00Z">
              <w:r w:rsidRPr="005A2E95">
                <w:rPr>
                  <w:rFonts w:ascii="Calibri" w:eastAsia="Times New Roman" w:hAnsi="Calibri" w:cs="Calibri"/>
                  <w:color w:val="000000"/>
                  <w:sz w:val="16"/>
                  <w:szCs w:val="16"/>
                </w:rPr>
                <w:delText>30.36 (4.55-383.92)</w:delText>
              </w:r>
            </w:del>
          </w:p>
        </w:tc>
        <w:tc>
          <w:tcPr>
            <w:tcW w:w="295" w:type="pct"/>
            <w:shd w:val="clear" w:color="auto" w:fill="auto"/>
            <w:noWrap/>
            <w:vAlign w:val="bottom"/>
            <w:hideMark/>
          </w:tcPr>
          <w:p w14:paraId="101072A2" w14:textId="77777777" w:rsidR="009C3446" w:rsidRPr="005A2E95" w:rsidRDefault="009C3446" w:rsidP="00C558F5">
            <w:pPr>
              <w:spacing w:after="0" w:line="240" w:lineRule="auto"/>
              <w:rPr>
                <w:del w:id="3228" w:author="Kopp, Darin" w:date="2025-02-20T15:34:00Z"/>
                <w:rFonts w:ascii="Calibri" w:eastAsia="Times New Roman" w:hAnsi="Calibri" w:cs="Calibri"/>
                <w:color w:val="000000"/>
                <w:sz w:val="16"/>
                <w:szCs w:val="16"/>
              </w:rPr>
            </w:pPr>
            <w:del w:id="3229" w:author="Kopp, Darin" w:date="2025-02-20T15:34:00Z">
              <w:r w:rsidRPr="005A2E95">
                <w:rPr>
                  <w:rFonts w:ascii="Calibri" w:eastAsia="Times New Roman" w:hAnsi="Calibri" w:cs="Calibri"/>
                  <w:color w:val="000000"/>
                  <w:sz w:val="16"/>
                  <w:szCs w:val="16"/>
                </w:rPr>
                <w:delText>10.27 (3.97-18.72)</w:delText>
              </w:r>
            </w:del>
          </w:p>
        </w:tc>
        <w:tc>
          <w:tcPr>
            <w:tcW w:w="340" w:type="pct"/>
            <w:shd w:val="clear" w:color="auto" w:fill="auto"/>
            <w:noWrap/>
            <w:vAlign w:val="bottom"/>
            <w:hideMark/>
          </w:tcPr>
          <w:p w14:paraId="620A6CF1" w14:textId="77777777" w:rsidR="009C3446" w:rsidRPr="005A2E95" w:rsidRDefault="009C3446" w:rsidP="00C558F5">
            <w:pPr>
              <w:spacing w:after="0" w:line="240" w:lineRule="auto"/>
              <w:rPr>
                <w:del w:id="3230" w:author="Kopp, Darin" w:date="2025-02-20T15:34:00Z"/>
                <w:rFonts w:ascii="Calibri" w:eastAsia="Times New Roman" w:hAnsi="Calibri" w:cs="Calibri"/>
                <w:color w:val="000000"/>
                <w:sz w:val="16"/>
                <w:szCs w:val="16"/>
              </w:rPr>
            </w:pPr>
            <w:del w:id="3231" w:author="Kopp, Darin" w:date="2025-02-20T15:34:00Z">
              <w:r w:rsidRPr="005A2E95">
                <w:rPr>
                  <w:rFonts w:ascii="Calibri" w:eastAsia="Times New Roman" w:hAnsi="Calibri" w:cs="Calibri"/>
                  <w:color w:val="000000"/>
                  <w:sz w:val="16"/>
                  <w:szCs w:val="16"/>
                </w:rPr>
                <w:delText>88.89 (7.92-905.64)</w:delText>
              </w:r>
            </w:del>
          </w:p>
        </w:tc>
        <w:tc>
          <w:tcPr>
            <w:tcW w:w="272" w:type="pct"/>
            <w:shd w:val="clear" w:color="auto" w:fill="auto"/>
            <w:noWrap/>
            <w:vAlign w:val="bottom"/>
            <w:hideMark/>
          </w:tcPr>
          <w:p w14:paraId="45024D51" w14:textId="77777777" w:rsidR="009C3446" w:rsidRPr="005A2E95" w:rsidRDefault="009C3446" w:rsidP="00C558F5">
            <w:pPr>
              <w:spacing w:after="0" w:line="240" w:lineRule="auto"/>
              <w:rPr>
                <w:del w:id="3232" w:author="Kopp, Darin" w:date="2025-02-20T15:34:00Z"/>
                <w:rFonts w:ascii="Calibri" w:eastAsia="Times New Roman" w:hAnsi="Calibri" w:cs="Calibri"/>
                <w:color w:val="000000"/>
                <w:sz w:val="16"/>
                <w:szCs w:val="16"/>
              </w:rPr>
            </w:pPr>
            <w:del w:id="3233" w:author="Kopp, Darin" w:date="2025-02-20T15:34:00Z">
              <w:r w:rsidRPr="005A2E95">
                <w:rPr>
                  <w:rFonts w:ascii="Calibri" w:eastAsia="Times New Roman" w:hAnsi="Calibri" w:cs="Calibri"/>
                  <w:color w:val="000000"/>
                  <w:sz w:val="16"/>
                  <w:szCs w:val="16"/>
                </w:rPr>
                <w:delText>66.72 (9.5-511.06)</w:delText>
              </w:r>
            </w:del>
          </w:p>
        </w:tc>
        <w:tc>
          <w:tcPr>
            <w:tcW w:w="340" w:type="pct"/>
            <w:shd w:val="clear" w:color="auto" w:fill="auto"/>
            <w:noWrap/>
            <w:vAlign w:val="bottom"/>
            <w:hideMark/>
          </w:tcPr>
          <w:p w14:paraId="045CE842" w14:textId="77777777" w:rsidR="009C3446" w:rsidRPr="005A2E95" w:rsidRDefault="009C3446" w:rsidP="00C558F5">
            <w:pPr>
              <w:spacing w:after="0" w:line="240" w:lineRule="auto"/>
              <w:rPr>
                <w:del w:id="3234" w:author="Kopp, Darin" w:date="2025-02-20T15:34:00Z"/>
                <w:rFonts w:ascii="Calibri" w:eastAsia="Times New Roman" w:hAnsi="Calibri" w:cs="Calibri"/>
                <w:color w:val="000000"/>
                <w:sz w:val="16"/>
                <w:szCs w:val="16"/>
              </w:rPr>
            </w:pPr>
            <w:del w:id="3235" w:author="Kopp, Darin" w:date="2025-02-20T15:34:00Z">
              <w:r w:rsidRPr="005A2E95">
                <w:rPr>
                  <w:rFonts w:ascii="Calibri" w:eastAsia="Times New Roman" w:hAnsi="Calibri" w:cs="Calibri"/>
                  <w:color w:val="000000"/>
                  <w:sz w:val="16"/>
                  <w:szCs w:val="16"/>
                </w:rPr>
                <w:delText>0.35 (0.02-20.65)</w:delText>
              </w:r>
            </w:del>
          </w:p>
        </w:tc>
        <w:tc>
          <w:tcPr>
            <w:tcW w:w="307" w:type="pct"/>
            <w:shd w:val="clear" w:color="auto" w:fill="auto"/>
            <w:noWrap/>
            <w:vAlign w:val="bottom"/>
            <w:hideMark/>
          </w:tcPr>
          <w:p w14:paraId="7B46D88E" w14:textId="77777777" w:rsidR="009C3446" w:rsidRPr="005A2E95" w:rsidRDefault="009C3446" w:rsidP="00C558F5">
            <w:pPr>
              <w:spacing w:after="0" w:line="240" w:lineRule="auto"/>
              <w:rPr>
                <w:del w:id="3236" w:author="Kopp, Darin" w:date="2025-02-20T15:34:00Z"/>
                <w:rFonts w:ascii="Calibri" w:eastAsia="Times New Roman" w:hAnsi="Calibri" w:cs="Calibri"/>
                <w:color w:val="000000"/>
                <w:sz w:val="16"/>
                <w:szCs w:val="16"/>
              </w:rPr>
            </w:pPr>
            <w:del w:id="3237" w:author="Kopp, Darin" w:date="2025-02-20T15:34:00Z">
              <w:r w:rsidRPr="005A2E95">
                <w:rPr>
                  <w:rFonts w:ascii="Calibri" w:eastAsia="Times New Roman" w:hAnsi="Calibri" w:cs="Calibri"/>
                  <w:color w:val="000000"/>
                  <w:sz w:val="16"/>
                  <w:szCs w:val="16"/>
                </w:rPr>
                <w:delText>4.8 (0.95-12.72)</w:delText>
              </w:r>
            </w:del>
          </w:p>
        </w:tc>
        <w:tc>
          <w:tcPr>
            <w:tcW w:w="307" w:type="pct"/>
            <w:shd w:val="clear" w:color="auto" w:fill="auto"/>
            <w:noWrap/>
            <w:vAlign w:val="bottom"/>
            <w:hideMark/>
          </w:tcPr>
          <w:p w14:paraId="67EEC2B5" w14:textId="77777777" w:rsidR="009C3446" w:rsidRPr="005A2E95" w:rsidRDefault="009C3446" w:rsidP="00C558F5">
            <w:pPr>
              <w:spacing w:after="0" w:line="240" w:lineRule="auto"/>
              <w:rPr>
                <w:del w:id="3238" w:author="Kopp, Darin" w:date="2025-02-20T15:34:00Z"/>
                <w:rFonts w:ascii="Calibri" w:eastAsia="Times New Roman" w:hAnsi="Calibri" w:cs="Calibri"/>
                <w:color w:val="000000"/>
                <w:sz w:val="16"/>
                <w:szCs w:val="16"/>
              </w:rPr>
            </w:pPr>
            <w:del w:id="3239" w:author="Kopp, Darin" w:date="2025-02-20T15:34:00Z">
              <w:r w:rsidRPr="005A2E95">
                <w:rPr>
                  <w:rFonts w:ascii="Calibri" w:eastAsia="Times New Roman" w:hAnsi="Calibri" w:cs="Calibri"/>
                  <w:color w:val="000000"/>
                  <w:sz w:val="16"/>
                  <w:szCs w:val="16"/>
                </w:rPr>
                <w:delText>1.04 (0.22-2.35)</w:delText>
              </w:r>
            </w:del>
          </w:p>
        </w:tc>
        <w:tc>
          <w:tcPr>
            <w:tcW w:w="271" w:type="pct"/>
            <w:shd w:val="clear" w:color="auto" w:fill="auto"/>
            <w:noWrap/>
            <w:vAlign w:val="bottom"/>
            <w:hideMark/>
          </w:tcPr>
          <w:p w14:paraId="4DB09529" w14:textId="77777777" w:rsidR="009C3446" w:rsidRPr="005A2E95" w:rsidRDefault="009C3446" w:rsidP="00C558F5">
            <w:pPr>
              <w:spacing w:after="0" w:line="240" w:lineRule="auto"/>
              <w:rPr>
                <w:del w:id="3240" w:author="Kopp, Darin" w:date="2025-02-20T15:34:00Z"/>
                <w:rFonts w:ascii="Calibri" w:eastAsia="Times New Roman" w:hAnsi="Calibri" w:cs="Calibri"/>
                <w:color w:val="000000"/>
                <w:sz w:val="16"/>
                <w:szCs w:val="16"/>
              </w:rPr>
            </w:pPr>
            <w:del w:id="3241" w:author="Kopp, Darin" w:date="2025-02-20T15:34:00Z">
              <w:r w:rsidRPr="005A2E95">
                <w:rPr>
                  <w:rFonts w:ascii="Calibri" w:eastAsia="Times New Roman" w:hAnsi="Calibri" w:cs="Calibri"/>
                  <w:color w:val="000000"/>
                  <w:sz w:val="16"/>
                  <w:szCs w:val="16"/>
                </w:rPr>
                <w:delText>0.33 (0.22-0.33)</w:delText>
              </w:r>
            </w:del>
          </w:p>
        </w:tc>
        <w:tc>
          <w:tcPr>
            <w:tcW w:w="272" w:type="pct"/>
            <w:shd w:val="clear" w:color="auto" w:fill="auto"/>
            <w:noWrap/>
            <w:vAlign w:val="bottom"/>
            <w:hideMark/>
          </w:tcPr>
          <w:p w14:paraId="0A5725F5" w14:textId="77777777" w:rsidR="009C3446" w:rsidRPr="005A2E95" w:rsidRDefault="009C3446" w:rsidP="00C558F5">
            <w:pPr>
              <w:spacing w:after="0" w:line="240" w:lineRule="auto"/>
              <w:rPr>
                <w:del w:id="3242" w:author="Kopp, Darin" w:date="2025-02-20T15:34:00Z"/>
                <w:rFonts w:ascii="Calibri" w:eastAsia="Times New Roman" w:hAnsi="Calibri" w:cs="Calibri"/>
                <w:color w:val="000000"/>
                <w:sz w:val="16"/>
                <w:szCs w:val="16"/>
              </w:rPr>
            </w:pPr>
            <w:del w:id="3243" w:author="Kopp, Darin" w:date="2025-02-20T15:34:00Z">
              <w:r w:rsidRPr="005A2E95">
                <w:rPr>
                  <w:rFonts w:ascii="Calibri" w:eastAsia="Times New Roman" w:hAnsi="Calibri" w:cs="Calibri"/>
                  <w:color w:val="000000"/>
                  <w:sz w:val="16"/>
                  <w:szCs w:val="16"/>
                </w:rPr>
                <w:delText>25.88 (21.93-29.65)</w:delText>
              </w:r>
            </w:del>
          </w:p>
        </w:tc>
        <w:tc>
          <w:tcPr>
            <w:tcW w:w="273" w:type="pct"/>
            <w:shd w:val="clear" w:color="auto" w:fill="auto"/>
            <w:noWrap/>
            <w:vAlign w:val="bottom"/>
            <w:hideMark/>
          </w:tcPr>
          <w:p w14:paraId="4C57D63C" w14:textId="77777777" w:rsidR="009C3446" w:rsidRPr="005A2E95" w:rsidRDefault="009C3446" w:rsidP="00C558F5">
            <w:pPr>
              <w:spacing w:after="0" w:line="240" w:lineRule="auto"/>
              <w:rPr>
                <w:del w:id="3244" w:author="Kopp, Darin" w:date="2025-02-20T15:34:00Z"/>
                <w:rFonts w:ascii="Calibri" w:eastAsia="Times New Roman" w:hAnsi="Calibri" w:cs="Calibri"/>
                <w:color w:val="000000"/>
                <w:sz w:val="16"/>
                <w:szCs w:val="16"/>
              </w:rPr>
            </w:pPr>
            <w:del w:id="3245" w:author="Kopp, Darin" w:date="2025-02-20T15:34:00Z">
              <w:r w:rsidRPr="005A2E95">
                <w:rPr>
                  <w:rFonts w:ascii="Calibri" w:eastAsia="Times New Roman" w:hAnsi="Calibri" w:cs="Calibri"/>
                  <w:color w:val="000000"/>
                  <w:sz w:val="16"/>
                  <w:szCs w:val="16"/>
                </w:rPr>
                <w:delText>26.16 (22.05-28.9)</w:delText>
              </w:r>
            </w:del>
          </w:p>
        </w:tc>
        <w:tc>
          <w:tcPr>
            <w:tcW w:w="341" w:type="pct"/>
            <w:shd w:val="clear" w:color="auto" w:fill="auto"/>
            <w:noWrap/>
            <w:vAlign w:val="bottom"/>
            <w:hideMark/>
          </w:tcPr>
          <w:p w14:paraId="60C29868" w14:textId="77777777" w:rsidR="009C3446" w:rsidRPr="005A2E95" w:rsidRDefault="009C3446" w:rsidP="00C558F5">
            <w:pPr>
              <w:spacing w:after="0" w:line="240" w:lineRule="auto"/>
              <w:rPr>
                <w:del w:id="3246" w:author="Kopp, Darin" w:date="2025-02-20T15:34:00Z"/>
                <w:rFonts w:ascii="Calibri" w:eastAsia="Times New Roman" w:hAnsi="Calibri" w:cs="Calibri"/>
                <w:color w:val="000000"/>
                <w:sz w:val="16"/>
                <w:szCs w:val="16"/>
              </w:rPr>
            </w:pPr>
            <w:del w:id="3247" w:author="Kopp, Darin" w:date="2025-02-20T15:34:00Z">
              <w:r w:rsidRPr="005A2E95">
                <w:rPr>
                  <w:rFonts w:ascii="Calibri" w:eastAsia="Times New Roman" w:hAnsi="Calibri" w:cs="Calibri"/>
                  <w:color w:val="000000"/>
                  <w:sz w:val="16"/>
                  <w:szCs w:val="16"/>
                </w:rPr>
                <w:delText>616.17 (394.96-1060.16)</w:delText>
              </w:r>
            </w:del>
          </w:p>
        </w:tc>
        <w:tc>
          <w:tcPr>
            <w:tcW w:w="340" w:type="pct"/>
            <w:shd w:val="clear" w:color="auto" w:fill="auto"/>
            <w:noWrap/>
            <w:vAlign w:val="bottom"/>
            <w:hideMark/>
          </w:tcPr>
          <w:p w14:paraId="245DBB1B" w14:textId="77777777" w:rsidR="009C3446" w:rsidRPr="005A2E95" w:rsidRDefault="009C3446" w:rsidP="00C558F5">
            <w:pPr>
              <w:spacing w:after="0" w:line="240" w:lineRule="auto"/>
              <w:rPr>
                <w:del w:id="3248" w:author="Kopp, Darin" w:date="2025-02-20T15:34:00Z"/>
                <w:rFonts w:ascii="Calibri" w:eastAsia="Times New Roman" w:hAnsi="Calibri" w:cs="Calibri"/>
                <w:color w:val="000000"/>
                <w:sz w:val="16"/>
                <w:szCs w:val="16"/>
              </w:rPr>
            </w:pPr>
            <w:del w:id="3249" w:author="Kopp, Darin" w:date="2025-02-20T15:34:00Z">
              <w:r w:rsidRPr="005A2E95">
                <w:rPr>
                  <w:rFonts w:ascii="Calibri" w:eastAsia="Times New Roman" w:hAnsi="Calibri" w:cs="Calibri"/>
                  <w:color w:val="000000"/>
                  <w:sz w:val="16"/>
                  <w:szCs w:val="16"/>
                </w:rPr>
                <w:delText>534.19 (313.6-973.8)</w:delText>
              </w:r>
            </w:del>
          </w:p>
        </w:tc>
      </w:tr>
      <w:tr w:rsidR="009C3446" w:rsidRPr="00504673" w14:paraId="5DF34190" w14:textId="77777777" w:rsidTr="00C558F5">
        <w:trPr>
          <w:trHeight w:val="290"/>
          <w:del w:id="3250" w:author="Kopp, Darin" w:date="2025-02-20T15:34:00Z"/>
        </w:trPr>
        <w:tc>
          <w:tcPr>
            <w:tcW w:w="236" w:type="pct"/>
            <w:shd w:val="clear" w:color="auto" w:fill="auto"/>
            <w:noWrap/>
            <w:vAlign w:val="bottom"/>
            <w:hideMark/>
          </w:tcPr>
          <w:p w14:paraId="3242174A" w14:textId="77777777" w:rsidR="009C3446" w:rsidRPr="005A2E95" w:rsidRDefault="009C3446" w:rsidP="00C558F5">
            <w:pPr>
              <w:spacing w:after="0" w:line="240" w:lineRule="auto"/>
              <w:rPr>
                <w:del w:id="3251" w:author="Kopp, Darin" w:date="2025-02-20T15:34:00Z"/>
                <w:rFonts w:ascii="Calibri" w:eastAsia="Times New Roman" w:hAnsi="Calibri" w:cs="Calibri"/>
                <w:color w:val="000000"/>
                <w:sz w:val="16"/>
                <w:szCs w:val="16"/>
              </w:rPr>
            </w:pPr>
            <w:del w:id="3252" w:author="Kopp, Darin" w:date="2025-02-20T15:34:00Z">
              <w:r w:rsidRPr="005A2E95">
                <w:rPr>
                  <w:rFonts w:ascii="Calibri" w:eastAsia="Times New Roman" w:hAnsi="Calibri" w:cs="Calibri"/>
                  <w:color w:val="000000"/>
                  <w:sz w:val="16"/>
                  <w:szCs w:val="16"/>
                </w:rPr>
                <w:delText>TPL</w:delText>
              </w:r>
            </w:del>
          </w:p>
        </w:tc>
        <w:tc>
          <w:tcPr>
            <w:tcW w:w="271" w:type="pct"/>
            <w:shd w:val="clear" w:color="auto" w:fill="auto"/>
            <w:noWrap/>
            <w:vAlign w:val="bottom"/>
            <w:hideMark/>
          </w:tcPr>
          <w:p w14:paraId="2C842E6D" w14:textId="77777777" w:rsidR="009C3446" w:rsidRPr="005A2E95" w:rsidRDefault="009C3446" w:rsidP="00C558F5">
            <w:pPr>
              <w:spacing w:after="0" w:line="240" w:lineRule="auto"/>
              <w:rPr>
                <w:del w:id="3253" w:author="Kopp, Darin" w:date="2025-02-20T15:34:00Z"/>
                <w:rFonts w:ascii="Calibri" w:eastAsia="Times New Roman" w:hAnsi="Calibri" w:cs="Calibri"/>
                <w:color w:val="000000"/>
                <w:sz w:val="16"/>
                <w:szCs w:val="16"/>
              </w:rPr>
            </w:pPr>
            <w:del w:id="3254" w:author="Kopp, Darin" w:date="2025-02-20T15:34:00Z">
              <w:r w:rsidRPr="005A2E95">
                <w:rPr>
                  <w:rFonts w:ascii="Calibri" w:eastAsia="Times New Roman" w:hAnsi="Calibri" w:cs="Calibri"/>
                  <w:color w:val="000000"/>
                  <w:sz w:val="16"/>
                  <w:szCs w:val="16"/>
                </w:rPr>
                <w:delText>1816 (659-8927.6)</w:delText>
              </w:r>
            </w:del>
          </w:p>
        </w:tc>
        <w:tc>
          <w:tcPr>
            <w:tcW w:w="273" w:type="pct"/>
            <w:shd w:val="clear" w:color="auto" w:fill="auto"/>
            <w:noWrap/>
            <w:vAlign w:val="bottom"/>
            <w:hideMark/>
          </w:tcPr>
          <w:p w14:paraId="65F5DC71" w14:textId="77777777" w:rsidR="009C3446" w:rsidRPr="005A2E95" w:rsidRDefault="009C3446" w:rsidP="00C558F5">
            <w:pPr>
              <w:spacing w:after="0" w:line="240" w:lineRule="auto"/>
              <w:rPr>
                <w:del w:id="3255" w:author="Kopp, Darin" w:date="2025-02-20T15:34:00Z"/>
                <w:rFonts w:ascii="Calibri" w:eastAsia="Times New Roman" w:hAnsi="Calibri" w:cs="Calibri"/>
                <w:color w:val="000000"/>
                <w:sz w:val="16"/>
                <w:szCs w:val="16"/>
              </w:rPr>
            </w:pPr>
            <w:del w:id="3256" w:author="Kopp, Darin" w:date="2025-02-20T15:34:00Z">
              <w:r w:rsidRPr="005A2E95">
                <w:rPr>
                  <w:rFonts w:ascii="Calibri" w:eastAsia="Times New Roman" w:hAnsi="Calibri" w:cs="Calibri"/>
                  <w:color w:val="000000"/>
                  <w:sz w:val="16"/>
                  <w:szCs w:val="16"/>
                </w:rPr>
                <w:delText>411 (329.1-558)</w:delText>
              </w:r>
            </w:del>
          </w:p>
        </w:tc>
        <w:tc>
          <w:tcPr>
            <w:tcW w:w="272" w:type="pct"/>
            <w:shd w:val="clear" w:color="auto" w:fill="auto"/>
            <w:noWrap/>
            <w:vAlign w:val="bottom"/>
            <w:hideMark/>
          </w:tcPr>
          <w:p w14:paraId="2416DAE1" w14:textId="77777777" w:rsidR="009C3446" w:rsidRPr="005A2E95" w:rsidRDefault="009C3446" w:rsidP="00C558F5">
            <w:pPr>
              <w:spacing w:after="0" w:line="240" w:lineRule="auto"/>
              <w:rPr>
                <w:del w:id="3257" w:author="Kopp, Darin" w:date="2025-02-20T15:34:00Z"/>
                <w:rFonts w:ascii="Calibri" w:eastAsia="Times New Roman" w:hAnsi="Calibri" w:cs="Calibri"/>
                <w:color w:val="000000"/>
                <w:sz w:val="16"/>
                <w:szCs w:val="16"/>
              </w:rPr>
            </w:pPr>
            <w:del w:id="3258" w:author="Kopp, Darin" w:date="2025-02-20T15:34:00Z">
              <w:r w:rsidRPr="005A2E95">
                <w:rPr>
                  <w:rFonts w:ascii="Calibri" w:eastAsia="Times New Roman" w:hAnsi="Calibri" w:cs="Calibri"/>
                  <w:color w:val="000000"/>
                  <w:sz w:val="16"/>
                  <w:szCs w:val="16"/>
                </w:rPr>
                <w:delText>167 (53.96-444.72)</w:delText>
              </w:r>
            </w:del>
          </w:p>
        </w:tc>
        <w:tc>
          <w:tcPr>
            <w:tcW w:w="302" w:type="pct"/>
            <w:shd w:val="clear" w:color="auto" w:fill="auto"/>
            <w:noWrap/>
            <w:vAlign w:val="bottom"/>
            <w:hideMark/>
          </w:tcPr>
          <w:p w14:paraId="1BD7BEEF" w14:textId="77777777" w:rsidR="009C3446" w:rsidRPr="005A2E95" w:rsidRDefault="009C3446" w:rsidP="00C558F5">
            <w:pPr>
              <w:spacing w:after="0" w:line="240" w:lineRule="auto"/>
              <w:rPr>
                <w:del w:id="3259" w:author="Kopp, Darin" w:date="2025-02-20T15:34:00Z"/>
                <w:rFonts w:ascii="Calibri" w:eastAsia="Times New Roman" w:hAnsi="Calibri" w:cs="Calibri"/>
                <w:color w:val="000000"/>
                <w:sz w:val="16"/>
                <w:szCs w:val="16"/>
              </w:rPr>
            </w:pPr>
            <w:del w:id="3260" w:author="Kopp, Darin" w:date="2025-02-20T15:34:00Z">
              <w:r w:rsidRPr="005A2E95">
                <w:rPr>
                  <w:rFonts w:ascii="Calibri" w:eastAsia="Times New Roman" w:hAnsi="Calibri" w:cs="Calibri"/>
                  <w:color w:val="000000"/>
                  <w:sz w:val="16"/>
                  <w:szCs w:val="16"/>
                </w:rPr>
                <w:delText>50 (42-68.09)</w:delText>
              </w:r>
            </w:del>
          </w:p>
        </w:tc>
        <w:tc>
          <w:tcPr>
            <w:tcW w:w="287" w:type="pct"/>
            <w:shd w:val="clear" w:color="auto" w:fill="auto"/>
            <w:noWrap/>
            <w:vAlign w:val="bottom"/>
            <w:hideMark/>
          </w:tcPr>
          <w:p w14:paraId="3EC49E75" w14:textId="77777777" w:rsidR="009C3446" w:rsidRPr="005A2E95" w:rsidRDefault="009C3446" w:rsidP="00C558F5">
            <w:pPr>
              <w:spacing w:after="0" w:line="240" w:lineRule="auto"/>
              <w:rPr>
                <w:del w:id="3261" w:author="Kopp, Darin" w:date="2025-02-20T15:34:00Z"/>
                <w:rFonts w:ascii="Calibri" w:eastAsia="Times New Roman" w:hAnsi="Calibri" w:cs="Calibri"/>
                <w:color w:val="000000"/>
                <w:sz w:val="16"/>
                <w:szCs w:val="16"/>
              </w:rPr>
            </w:pPr>
            <w:del w:id="3262" w:author="Kopp, Darin" w:date="2025-02-20T15:34:00Z">
              <w:r w:rsidRPr="005A2E95">
                <w:rPr>
                  <w:rFonts w:ascii="Calibri" w:eastAsia="Times New Roman" w:hAnsi="Calibri" w:cs="Calibri"/>
                  <w:color w:val="000000"/>
                  <w:sz w:val="16"/>
                  <w:szCs w:val="16"/>
                </w:rPr>
                <w:delText>18.9 (7.24-59.44)</w:delText>
              </w:r>
            </w:del>
          </w:p>
        </w:tc>
        <w:tc>
          <w:tcPr>
            <w:tcW w:w="295" w:type="pct"/>
            <w:shd w:val="clear" w:color="auto" w:fill="auto"/>
            <w:noWrap/>
            <w:vAlign w:val="bottom"/>
            <w:hideMark/>
          </w:tcPr>
          <w:p w14:paraId="17FFBADC" w14:textId="77777777" w:rsidR="009C3446" w:rsidRDefault="009C3446" w:rsidP="00C558F5">
            <w:pPr>
              <w:spacing w:after="0" w:line="240" w:lineRule="auto"/>
              <w:rPr>
                <w:del w:id="3263" w:author="Kopp, Darin" w:date="2025-02-20T15:34:00Z"/>
                <w:rFonts w:ascii="Calibri" w:eastAsia="Times New Roman" w:hAnsi="Calibri" w:cs="Calibri"/>
                <w:color w:val="000000"/>
                <w:sz w:val="16"/>
                <w:szCs w:val="16"/>
              </w:rPr>
            </w:pPr>
            <w:del w:id="3264" w:author="Kopp, Darin" w:date="2025-02-20T15:34:00Z">
              <w:r w:rsidRPr="005A2E95">
                <w:rPr>
                  <w:rFonts w:ascii="Calibri" w:eastAsia="Times New Roman" w:hAnsi="Calibri" w:cs="Calibri"/>
                  <w:color w:val="000000"/>
                  <w:sz w:val="16"/>
                  <w:szCs w:val="16"/>
                </w:rPr>
                <w:delText xml:space="preserve">5.22 </w:delText>
              </w:r>
            </w:del>
          </w:p>
          <w:p w14:paraId="48B040EB" w14:textId="77777777" w:rsidR="009C3446" w:rsidRPr="005A2E95" w:rsidRDefault="009C3446" w:rsidP="00C558F5">
            <w:pPr>
              <w:spacing w:after="0" w:line="240" w:lineRule="auto"/>
              <w:rPr>
                <w:del w:id="3265" w:author="Kopp, Darin" w:date="2025-02-20T15:34:00Z"/>
                <w:rFonts w:ascii="Calibri" w:eastAsia="Times New Roman" w:hAnsi="Calibri" w:cs="Calibri"/>
                <w:color w:val="000000"/>
                <w:sz w:val="16"/>
                <w:szCs w:val="16"/>
              </w:rPr>
            </w:pPr>
            <w:del w:id="3266" w:author="Kopp, Darin" w:date="2025-02-20T15:34:00Z">
              <w:r w:rsidRPr="005A2E95">
                <w:rPr>
                  <w:rFonts w:ascii="Calibri" w:eastAsia="Times New Roman" w:hAnsi="Calibri" w:cs="Calibri"/>
                  <w:color w:val="000000"/>
                  <w:sz w:val="16"/>
                  <w:szCs w:val="16"/>
                </w:rPr>
                <w:delText>(3.43-8.97)</w:delText>
              </w:r>
            </w:del>
          </w:p>
        </w:tc>
        <w:tc>
          <w:tcPr>
            <w:tcW w:w="340" w:type="pct"/>
            <w:shd w:val="clear" w:color="auto" w:fill="auto"/>
            <w:noWrap/>
            <w:vAlign w:val="bottom"/>
            <w:hideMark/>
          </w:tcPr>
          <w:p w14:paraId="2CB75DA6" w14:textId="77777777" w:rsidR="009C3446" w:rsidRPr="005A2E95" w:rsidRDefault="009C3446" w:rsidP="00C558F5">
            <w:pPr>
              <w:spacing w:after="0" w:line="240" w:lineRule="auto"/>
              <w:rPr>
                <w:del w:id="3267" w:author="Kopp, Darin" w:date="2025-02-20T15:34:00Z"/>
                <w:rFonts w:ascii="Calibri" w:eastAsia="Times New Roman" w:hAnsi="Calibri" w:cs="Calibri"/>
                <w:color w:val="000000"/>
                <w:sz w:val="16"/>
                <w:szCs w:val="16"/>
              </w:rPr>
            </w:pPr>
            <w:del w:id="3268" w:author="Kopp, Darin" w:date="2025-02-20T15:34:00Z">
              <w:r w:rsidRPr="005A2E95">
                <w:rPr>
                  <w:rFonts w:ascii="Calibri" w:eastAsia="Times New Roman" w:hAnsi="Calibri" w:cs="Calibri"/>
                  <w:color w:val="000000"/>
                  <w:sz w:val="16"/>
                  <w:szCs w:val="16"/>
                </w:rPr>
                <w:delText>34.4 (12.05-270.07)</w:delText>
              </w:r>
            </w:del>
          </w:p>
        </w:tc>
        <w:tc>
          <w:tcPr>
            <w:tcW w:w="272" w:type="pct"/>
            <w:shd w:val="clear" w:color="auto" w:fill="auto"/>
            <w:noWrap/>
            <w:vAlign w:val="bottom"/>
            <w:hideMark/>
          </w:tcPr>
          <w:p w14:paraId="119080D3" w14:textId="77777777" w:rsidR="009C3446" w:rsidRPr="005A2E95" w:rsidRDefault="009C3446" w:rsidP="00C558F5">
            <w:pPr>
              <w:spacing w:after="0" w:line="240" w:lineRule="auto"/>
              <w:rPr>
                <w:del w:id="3269" w:author="Kopp, Darin" w:date="2025-02-20T15:34:00Z"/>
                <w:rFonts w:ascii="Calibri" w:eastAsia="Times New Roman" w:hAnsi="Calibri" w:cs="Calibri"/>
                <w:color w:val="000000"/>
                <w:sz w:val="16"/>
                <w:szCs w:val="16"/>
              </w:rPr>
            </w:pPr>
            <w:del w:id="3270" w:author="Kopp, Darin" w:date="2025-02-20T15:34:00Z">
              <w:r w:rsidRPr="005A2E95">
                <w:rPr>
                  <w:rFonts w:ascii="Calibri" w:eastAsia="Times New Roman" w:hAnsi="Calibri" w:cs="Calibri"/>
                  <w:color w:val="000000"/>
                  <w:sz w:val="16"/>
                  <w:szCs w:val="16"/>
                </w:rPr>
                <w:delText>12.8 (5.57-164.48)</w:delText>
              </w:r>
            </w:del>
          </w:p>
        </w:tc>
        <w:tc>
          <w:tcPr>
            <w:tcW w:w="340" w:type="pct"/>
            <w:shd w:val="clear" w:color="auto" w:fill="auto"/>
            <w:noWrap/>
            <w:vAlign w:val="bottom"/>
            <w:hideMark/>
          </w:tcPr>
          <w:p w14:paraId="6FAAD81F" w14:textId="77777777" w:rsidR="009C3446" w:rsidRPr="005A2E95" w:rsidRDefault="009C3446" w:rsidP="00C558F5">
            <w:pPr>
              <w:spacing w:after="0" w:line="240" w:lineRule="auto"/>
              <w:rPr>
                <w:del w:id="3271" w:author="Kopp, Darin" w:date="2025-02-20T15:34:00Z"/>
                <w:rFonts w:ascii="Calibri" w:eastAsia="Times New Roman" w:hAnsi="Calibri" w:cs="Calibri"/>
                <w:color w:val="000000"/>
                <w:sz w:val="16"/>
                <w:szCs w:val="16"/>
              </w:rPr>
            </w:pPr>
            <w:del w:id="3272" w:author="Kopp, Darin" w:date="2025-02-20T15:34:00Z">
              <w:r w:rsidRPr="005A2E95">
                <w:rPr>
                  <w:rFonts w:ascii="Calibri" w:eastAsia="Times New Roman" w:hAnsi="Calibri" w:cs="Calibri"/>
                  <w:color w:val="000000"/>
                  <w:sz w:val="16"/>
                  <w:szCs w:val="16"/>
                </w:rPr>
                <w:delText>0.35 (0.01-15.97)</w:delText>
              </w:r>
            </w:del>
          </w:p>
        </w:tc>
        <w:tc>
          <w:tcPr>
            <w:tcW w:w="307" w:type="pct"/>
            <w:shd w:val="clear" w:color="auto" w:fill="auto"/>
            <w:noWrap/>
            <w:vAlign w:val="bottom"/>
            <w:hideMark/>
          </w:tcPr>
          <w:p w14:paraId="08320351" w14:textId="77777777" w:rsidR="009C3446" w:rsidRPr="005A2E95" w:rsidRDefault="009C3446" w:rsidP="00C558F5">
            <w:pPr>
              <w:spacing w:after="0" w:line="240" w:lineRule="auto"/>
              <w:rPr>
                <w:del w:id="3273" w:author="Kopp, Darin" w:date="2025-02-20T15:34:00Z"/>
                <w:rFonts w:ascii="Calibri" w:eastAsia="Times New Roman" w:hAnsi="Calibri" w:cs="Calibri"/>
                <w:color w:val="000000"/>
                <w:sz w:val="16"/>
                <w:szCs w:val="16"/>
              </w:rPr>
            </w:pPr>
            <w:del w:id="3274" w:author="Kopp, Darin" w:date="2025-02-20T15:34:00Z">
              <w:r w:rsidRPr="005A2E95">
                <w:rPr>
                  <w:rFonts w:ascii="Calibri" w:eastAsia="Times New Roman" w:hAnsi="Calibri" w:cs="Calibri"/>
                  <w:color w:val="000000"/>
                  <w:sz w:val="16"/>
                  <w:szCs w:val="16"/>
                </w:rPr>
                <w:delText>11.31 (3.82-18.96)</w:delText>
              </w:r>
            </w:del>
          </w:p>
        </w:tc>
        <w:tc>
          <w:tcPr>
            <w:tcW w:w="307" w:type="pct"/>
            <w:shd w:val="clear" w:color="auto" w:fill="auto"/>
            <w:noWrap/>
            <w:vAlign w:val="bottom"/>
            <w:hideMark/>
          </w:tcPr>
          <w:p w14:paraId="01B5FD31" w14:textId="77777777" w:rsidR="009C3446" w:rsidRPr="005A2E95" w:rsidRDefault="009C3446" w:rsidP="00C558F5">
            <w:pPr>
              <w:spacing w:after="0" w:line="240" w:lineRule="auto"/>
              <w:rPr>
                <w:del w:id="3275" w:author="Kopp, Darin" w:date="2025-02-20T15:34:00Z"/>
                <w:rFonts w:ascii="Calibri" w:eastAsia="Times New Roman" w:hAnsi="Calibri" w:cs="Calibri"/>
                <w:color w:val="000000"/>
                <w:sz w:val="16"/>
                <w:szCs w:val="16"/>
              </w:rPr>
            </w:pPr>
            <w:del w:id="3276" w:author="Kopp, Darin" w:date="2025-02-20T15:34:00Z">
              <w:r w:rsidRPr="005A2E95">
                <w:rPr>
                  <w:rFonts w:ascii="Calibri" w:eastAsia="Times New Roman" w:hAnsi="Calibri" w:cs="Calibri"/>
                  <w:color w:val="000000"/>
                  <w:sz w:val="16"/>
                  <w:szCs w:val="16"/>
                </w:rPr>
                <w:delText>0.83 (0.12-2.28)</w:delText>
              </w:r>
            </w:del>
          </w:p>
        </w:tc>
        <w:tc>
          <w:tcPr>
            <w:tcW w:w="271" w:type="pct"/>
            <w:shd w:val="clear" w:color="auto" w:fill="auto"/>
            <w:noWrap/>
            <w:vAlign w:val="bottom"/>
            <w:hideMark/>
          </w:tcPr>
          <w:p w14:paraId="3DBEEE35" w14:textId="77777777" w:rsidR="009C3446" w:rsidRPr="005A2E95" w:rsidRDefault="009C3446" w:rsidP="00C558F5">
            <w:pPr>
              <w:spacing w:after="0" w:line="240" w:lineRule="auto"/>
              <w:rPr>
                <w:del w:id="3277" w:author="Kopp, Darin" w:date="2025-02-20T15:34:00Z"/>
                <w:rFonts w:ascii="Calibri" w:eastAsia="Times New Roman" w:hAnsi="Calibri" w:cs="Calibri"/>
                <w:color w:val="000000"/>
                <w:sz w:val="16"/>
                <w:szCs w:val="16"/>
              </w:rPr>
            </w:pPr>
            <w:del w:id="3278" w:author="Kopp, Darin" w:date="2025-02-20T15:34:00Z">
              <w:r w:rsidRPr="005A2E95">
                <w:rPr>
                  <w:rFonts w:ascii="Calibri" w:eastAsia="Times New Roman" w:hAnsi="Calibri" w:cs="Calibri"/>
                  <w:color w:val="000000"/>
                  <w:sz w:val="16"/>
                  <w:szCs w:val="16"/>
                </w:rPr>
                <w:delText>0.33 (0.12-0.33)</w:delText>
              </w:r>
            </w:del>
          </w:p>
        </w:tc>
        <w:tc>
          <w:tcPr>
            <w:tcW w:w="272" w:type="pct"/>
            <w:shd w:val="clear" w:color="auto" w:fill="auto"/>
            <w:noWrap/>
            <w:vAlign w:val="bottom"/>
            <w:hideMark/>
          </w:tcPr>
          <w:p w14:paraId="60C543F1" w14:textId="77777777" w:rsidR="009C3446" w:rsidRPr="005A2E95" w:rsidRDefault="009C3446" w:rsidP="00C558F5">
            <w:pPr>
              <w:spacing w:after="0" w:line="240" w:lineRule="auto"/>
              <w:rPr>
                <w:del w:id="3279" w:author="Kopp, Darin" w:date="2025-02-20T15:34:00Z"/>
                <w:rFonts w:ascii="Calibri" w:eastAsia="Times New Roman" w:hAnsi="Calibri" w:cs="Calibri"/>
                <w:color w:val="000000"/>
                <w:sz w:val="16"/>
                <w:szCs w:val="16"/>
              </w:rPr>
            </w:pPr>
            <w:del w:id="3280" w:author="Kopp, Darin" w:date="2025-02-20T15:34:00Z">
              <w:r w:rsidRPr="005A2E95">
                <w:rPr>
                  <w:rFonts w:ascii="Calibri" w:eastAsia="Times New Roman" w:hAnsi="Calibri" w:cs="Calibri"/>
                  <w:color w:val="000000"/>
                  <w:sz w:val="16"/>
                  <w:szCs w:val="16"/>
                </w:rPr>
                <w:delText>23.33 (20.96-25.27)</w:delText>
              </w:r>
            </w:del>
          </w:p>
        </w:tc>
        <w:tc>
          <w:tcPr>
            <w:tcW w:w="273" w:type="pct"/>
            <w:shd w:val="clear" w:color="auto" w:fill="auto"/>
            <w:noWrap/>
            <w:vAlign w:val="bottom"/>
            <w:hideMark/>
          </w:tcPr>
          <w:p w14:paraId="0ACC597C" w14:textId="77777777" w:rsidR="009C3446" w:rsidRPr="005A2E95" w:rsidRDefault="009C3446" w:rsidP="00C558F5">
            <w:pPr>
              <w:spacing w:after="0" w:line="240" w:lineRule="auto"/>
              <w:rPr>
                <w:del w:id="3281" w:author="Kopp, Darin" w:date="2025-02-20T15:34:00Z"/>
                <w:rFonts w:ascii="Calibri" w:eastAsia="Times New Roman" w:hAnsi="Calibri" w:cs="Calibri"/>
                <w:color w:val="000000"/>
                <w:sz w:val="16"/>
                <w:szCs w:val="16"/>
              </w:rPr>
            </w:pPr>
            <w:del w:id="3282" w:author="Kopp, Darin" w:date="2025-02-20T15:34:00Z">
              <w:r w:rsidRPr="005A2E95">
                <w:rPr>
                  <w:rFonts w:ascii="Calibri" w:eastAsia="Times New Roman" w:hAnsi="Calibri" w:cs="Calibri"/>
                  <w:color w:val="000000"/>
                  <w:sz w:val="16"/>
                  <w:szCs w:val="16"/>
                </w:rPr>
                <w:delText>23.53 (21.24-25.41)</w:delText>
              </w:r>
            </w:del>
          </w:p>
        </w:tc>
        <w:tc>
          <w:tcPr>
            <w:tcW w:w="341" w:type="pct"/>
            <w:shd w:val="clear" w:color="auto" w:fill="auto"/>
            <w:noWrap/>
            <w:vAlign w:val="bottom"/>
            <w:hideMark/>
          </w:tcPr>
          <w:p w14:paraId="5C9190DC" w14:textId="77777777" w:rsidR="009C3446" w:rsidRPr="005A2E95" w:rsidRDefault="009C3446" w:rsidP="00C558F5">
            <w:pPr>
              <w:spacing w:after="0" w:line="240" w:lineRule="auto"/>
              <w:rPr>
                <w:del w:id="3283" w:author="Kopp, Darin" w:date="2025-02-20T15:34:00Z"/>
                <w:rFonts w:ascii="Calibri" w:eastAsia="Times New Roman" w:hAnsi="Calibri" w:cs="Calibri"/>
                <w:color w:val="000000"/>
                <w:sz w:val="16"/>
                <w:szCs w:val="16"/>
              </w:rPr>
            </w:pPr>
            <w:del w:id="3284" w:author="Kopp, Darin" w:date="2025-02-20T15:34:00Z">
              <w:r w:rsidRPr="005A2E95">
                <w:rPr>
                  <w:rFonts w:ascii="Calibri" w:eastAsia="Times New Roman" w:hAnsi="Calibri" w:cs="Calibri"/>
                  <w:color w:val="000000"/>
                  <w:sz w:val="16"/>
                  <w:szCs w:val="16"/>
                </w:rPr>
                <w:delText>1004.22 (677.24-1387.75)</w:delText>
              </w:r>
            </w:del>
          </w:p>
        </w:tc>
        <w:tc>
          <w:tcPr>
            <w:tcW w:w="340" w:type="pct"/>
            <w:shd w:val="clear" w:color="auto" w:fill="auto"/>
            <w:noWrap/>
            <w:vAlign w:val="bottom"/>
            <w:hideMark/>
          </w:tcPr>
          <w:p w14:paraId="576F2535" w14:textId="77777777" w:rsidR="009C3446" w:rsidRPr="005A2E95" w:rsidRDefault="009C3446" w:rsidP="00C558F5">
            <w:pPr>
              <w:spacing w:after="0" w:line="240" w:lineRule="auto"/>
              <w:rPr>
                <w:del w:id="3285" w:author="Kopp, Darin" w:date="2025-02-20T15:34:00Z"/>
                <w:rFonts w:ascii="Calibri" w:eastAsia="Times New Roman" w:hAnsi="Calibri" w:cs="Calibri"/>
                <w:color w:val="000000"/>
                <w:sz w:val="16"/>
                <w:szCs w:val="16"/>
              </w:rPr>
            </w:pPr>
            <w:del w:id="3286" w:author="Kopp, Darin" w:date="2025-02-20T15:34:00Z">
              <w:r w:rsidRPr="005A2E95">
                <w:rPr>
                  <w:rFonts w:ascii="Calibri" w:eastAsia="Times New Roman" w:hAnsi="Calibri" w:cs="Calibri"/>
                  <w:color w:val="000000"/>
                  <w:sz w:val="16"/>
                  <w:szCs w:val="16"/>
                </w:rPr>
                <w:delText>775.73 (514.38-922.32)</w:delText>
              </w:r>
            </w:del>
          </w:p>
        </w:tc>
      </w:tr>
      <w:tr w:rsidR="009C3446" w:rsidRPr="00504673" w14:paraId="5CA2E4CA" w14:textId="77777777" w:rsidTr="00C558F5">
        <w:trPr>
          <w:trHeight w:val="290"/>
          <w:del w:id="3287" w:author="Kopp, Darin" w:date="2025-02-20T15:34:00Z"/>
        </w:trPr>
        <w:tc>
          <w:tcPr>
            <w:tcW w:w="236" w:type="pct"/>
            <w:shd w:val="clear" w:color="auto" w:fill="auto"/>
            <w:noWrap/>
            <w:vAlign w:val="bottom"/>
            <w:hideMark/>
          </w:tcPr>
          <w:p w14:paraId="58270CF3" w14:textId="77777777" w:rsidR="009C3446" w:rsidRPr="005A2E95" w:rsidRDefault="009C3446" w:rsidP="00C558F5">
            <w:pPr>
              <w:spacing w:after="0" w:line="240" w:lineRule="auto"/>
              <w:rPr>
                <w:del w:id="3288" w:author="Kopp, Darin" w:date="2025-02-20T15:34:00Z"/>
                <w:rFonts w:ascii="Calibri" w:eastAsia="Times New Roman" w:hAnsi="Calibri" w:cs="Calibri"/>
                <w:color w:val="000000"/>
                <w:sz w:val="16"/>
                <w:szCs w:val="16"/>
              </w:rPr>
            </w:pPr>
            <w:del w:id="3289" w:author="Kopp, Darin" w:date="2025-02-20T15:34:00Z">
              <w:r w:rsidRPr="005A2E95">
                <w:rPr>
                  <w:rFonts w:ascii="Calibri" w:eastAsia="Times New Roman" w:hAnsi="Calibri" w:cs="Calibri"/>
                  <w:color w:val="000000"/>
                  <w:sz w:val="16"/>
                  <w:szCs w:val="16"/>
                </w:rPr>
                <w:delText>UMW</w:delText>
              </w:r>
            </w:del>
          </w:p>
        </w:tc>
        <w:tc>
          <w:tcPr>
            <w:tcW w:w="271" w:type="pct"/>
            <w:shd w:val="clear" w:color="auto" w:fill="auto"/>
            <w:noWrap/>
            <w:vAlign w:val="bottom"/>
            <w:hideMark/>
          </w:tcPr>
          <w:p w14:paraId="6D28A5BC" w14:textId="77777777" w:rsidR="009C3446" w:rsidRPr="005A2E95" w:rsidRDefault="009C3446" w:rsidP="00C558F5">
            <w:pPr>
              <w:spacing w:after="0" w:line="240" w:lineRule="auto"/>
              <w:rPr>
                <w:del w:id="3290" w:author="Kopp, Darin" w:date="2025-02-20T15:34:00Z"/>
                <w:rFonts w:ascii="Calibri" w:eastAsia="Times New Roman" w:hAnsi="Calibri" w:cs="Calibri"/>
                <w:color w:val="000000"/>
                <w:sz w:val="16"/>
                <w:szCs w:val="16"/>
              </w:rPr>
            </w:pPr>
            <w:del w:id="3291" w:author="Kopp, Darin" w:date="2025-02-20T15:34:00Z">
              <w:r w:rsidRPr="005A2E95">
                <w:rPr>
                  <w:rFonts w:ascii="Calibri" w:eastAsia="Times New Roman" w:hAnsi="Calibri" w:cs="Calibri"/>
                  <w:color w:val="000000"/>
                  <w:sz w:val="16"/>
                  <w:szCs w:val="16"/>
                </w:rPr>
                <w:delText>1168 (355-5250)</w:delText>
              </w:r>
            </w:del>
          </w:p>
        </w:tc>
        <w:tc>
          <w:tcPr>
            <w:tcW w:w="273" w:type="pct"/>
            <w:shd w:val="clear" w:color="auto" w:fill="auto"/>
            <w:noWrap/>
            <w:vAlign w:val="bottom"/>
            <w:hideMark/>
          </w:tcPr>
          <w:p w14:paraId="4B6B06DF" w14:textId="77777777" w:rsidR="009C3446" w:rsidRPr="005A2E95" w:rsidRDefault="009C3446" w:rsidP="00C558F5">
            <w:pPr>
              <w:spacing w:after="0" w:line="240" w:lineRule="auto"/>
              <w:rPr>
                <w:del w:id="3292" w:author="Kopp, Darin" w:date="2025-02-20T15:34:00Z"/>
                <w:rFonts w:ascii="Calibri" w:eastAsia="Times New Roman" w:hAnsi="Calibri" w:cs="Calibri"/>
                <w:color w:val="000000"/>
                <w:sz w:val="16"/>
                <w:szCs w:val="16"/>
              </w:rPr>
            </w:pPr>
            <w:del w:id="3293" w:author="Kopp, Darin" w:date="2025-02-20T15:34:00Z">
              <w:r w:rsidRPr="005A2E95">
                <w:rPr>
                  <w:rFonts w:ascii="Calibri" w:eastAsia="Times New Roman" w:hAnsi="Calibri" w:cs="Calibri"/>
                  <w:color w:val="000000"/>
                  <w:sz w:val="16"/>
                  <w:szCs w:val="16"/>
                </w:rPr>
                <w:delText>350 (265-418)</w:delText>
              </w:r>
            </w:del>
          </w:p>
        </w:tc>
        <w:tc>
          <w:tcPr>
            <w:tcW w:w="272" w:type="pct"/>
            <w:shd w:val="clear" w:color="auto" w:fill="auto"/>
            <w:noWrap/>
            <w:vAlign w:val="bottom"/>
            <w:hideMark/>
          </w:tcPr>
          <w:p w14:paraId="63F3704D" w14:textId="77777777" w:rsidR="009C3446" w:rsidRPr="005A2E95" w:rsidRDefault="009C3446" w:rsidP="00C558F5">
            <w:pPr>
              <w:spacing w:after="0" w:line="240" w:lineRule="auto"/>
              <w:rPr>
                <w:del w:id="3294" w:author="Kopp, Darin" w:date="2025-02-20T15:34:00Z"/>
                <w:rFonts w:ascii="Calibri" w:eastAsia="Times New Roman" w:hAnsi="Calibri" w:cs="Calibri"/>
                <w:color w:val="000000"/>
                <w:sz w:val="16"/>
                <w:szCs w:val="16"/>
              </w:rPr>
            </w:pPr>
            <w:del w:id="3295" w:author="Kopp, Darin" w:date="2025-02-20T15:34:00Z">
              <w:r w:rsidRPr="005A2E95">
                <w:rPr>
                  <w:rFonts w:ascii="Calibri" w:eastAsia="Times New Roman" w:hAnsi="Calibri" w:cs="Calibri"/>
                  <w:color w:val="000000"/>
                  <w:sz w:val="16"/>
                  <w:szCs w:val="16"/>
                </w:rPr>
                <w:delText>57.4 (17.1-165.47)</w:delText>
              </w:r>
            </w:del>
          </w:p>
        </w:tc>
        <w:tc>
          <w:tcPr>
            <w:tcW w:w="302" w:type="pct"/>
            <w:shd w:val="clear" w:color="auto" w:fill="auto"/>
            <w:noWrap/>
            <w:vAlign w:val="bottom"/>
            <w:hideMark/>
          </w:tcPr>
          <w:p w14:paraId="0D282B45" w14:textId="77777777" w:rsidR="009C3446" w:rsidRPr="005A2E95" w:rsidRDefault="009C3446" w:rsidP="00C558F5">
            <w:pPr>
              <w:spacing w:after="0" w:line="240" w:lineRule="auto"/>
              <w:rPr>
                <w:del w:id="3296" w:author="Kopp, Darin" w:date="2025-02-20T15:34:00Z"/>
                <w:rFonts w:ascii="Calibri" w:eastAsia="Times New Roman" w:hAnsi="Calibri" w:cs="Calibri"/>
                <w:color w:val="000000"/>
                <w:sz w:val="16"/>
                <w:szCs w:val="16"/>
              </w:rPr>
            </w:pPr>
            <w:del w:id="3297" w:author="Kopp, Darin" w:date="2025-02-20T15:34:00Z">
              <w:r w:rsidRPr="005A2E95">
                <w:rPr>
                  <w:rFonts w:ascii="Calibri" w:eastAsia="Times New Roman" w:hAnsi="Calibri" w:cs="Calibri"/>
                  <w:color w:val="000000"/>
                  <w:sz w:val="16"/>
                  <w:szCs w:val="16"/>
                </w:rPr>
                <w:delText>35.55 (16.51-56.07)</w:delText>
              </w:r>
            </w:del>
          </w:p>
        </w:tc>
        <w:tc>
          <w:tcPr>
            <w:tcW w:w="287" w:type="pct"/>
            <w:shd w:val="clear" w:color="auto" w:fill="auto"/>
            <w:noWrap/>
            <w:vAlign w:val="bottom"/>
            <w:hideMark/>
          </w:tcPr>
          <w:p w14:paraId="59109BC1" w14:textId="77777777" w:rsidR="009C3446" w:rsidRPr="005A2E95" w:rsidRDefault="009C3446" w:rsidP="00C558F5">
            <w:pPr>
              <w:spacing w:after="0" w:line="240" w:lineRule="auto"/>
              <w:rPr>
                <w:del w:id="3298" w:author="Kopp, Darin" w:date="2025-02-20T15:34:00Z"/>
                <w:rFonts w:ascii="Calibri" w:eastAsia="Times New Roman" w:hAnsi="Calibri" w:cs="Calibri"/>
                <w:color w:val="000000"/>
                <w:sz w:val="16"/>
                <w:szCs w:val="16"/>
              </w:rPr>
            </w:pPr>
            <w:del w:id="3299" w:author="Kopp, Darin" w:date="2025-02-20T15:34:00Z">
              <w:r w:rsidRPr="005A2E95">
                <w:rPr>
                  <w:rFonts w:ascii="Calibri" w:eastAsia="Times New Roman" w:hAnsi="Calibri" w:cs="Calibri"/>
                  <w:color w:val="000000"/>
                  <w:sz w:val="16"/>
                  <w:szCs w:val="16"/>
                </w:rPr>
                <w:delText>9.97 (0.71-29.93)</w:delText>
              </w:r>
            </w:del>
          </w:p>
        </w:tc>
        <w:tc>
          <w:tcPr>
            <w:tcW w:w="295" w:type="pct"/>
            <w:shd w:val="clear" w:color="auto" w:fill="auto"/>
            <w:noWrap/>
            <w:vAlign w:val="bottom"/>
            <w:hideMark/>
          </w:tcPr>
          <w:p w14:paraId="6D3422F6" w14:textId="77777777" w:rsidR="009C3446" w:rsidRDefault="009C3446" w:rsidP="00C558F5">
            <w:pPr>
              <w:spacing w:after="0" w:line="240" w:lineRule="auto"/>
              <w:rPr>
                <w:del w:id="3300" w:author="Kopp, Darin" w:date="2025-02-20T15:34:00Z"/>
                <w:rFonts w:ascii="Calibri" w:eastAsia="Times New Roman" w:hAnsi="Calibri" w:cs="Calibri"/>
                <w:color w:val="000000"/>
                <w:sz w:val="16"/>
                <w:szCs w:val="16"/>
              </w:rPr>
            </w:pPr>
            <w:del w:id="3301" w:author="Kopp, Darin" w:date="2025-02-20T15:34:00Z">
              <w:r w:rsidRPr="005A2E95">
                <w:rPr>
                  <w:rFonts w:ascii="Calibri" w:eastAsia="Times New Roman" w:hAnsi="Calibri" w:cs="Calibri"/>
                  <w:color w:val="000000"/>
                  <w:sz w:val="16"/>
                  <w:szCs w:val="16"/>
                </w:rPr>
                <w:delText xml:space="preserve">2.56 </w:delText>
              </w:r>
            </w:del>
          </w:p>
          <w:p w14:paraId="042E2E22" w14:textId="77777777" w:rsidR="009C3446" w:rsidRPr="005A2E95" w:rsidRDefault="009C3446" w:rsidP="00C558F5">
            <w:pPr>
              <w:spacing w:after="0" w:line="240" w:lineRule="auto"/>
              <w:rPr>
                <w:del w:id="3302" w:author="Kopp, Darin" w:date="2025-02-20T15:34:00Z"/>
                <w:rFonts w:ascii="Calibri" w:eastAsia="Times New Roman" w:hAnsi="Calibri" w:cs="Calibri"/>
                <w:color w:val="000000"/>
                <w:sz w:val="16"/>
                <w:szCs w:val="16"/>
              </w:rPr>
            </w:pPr>
            <w:del w:id="3303" w:author="Kopp, Darin" w:date="2025-02-20T15:34:00Z">
              <w:r w:rsidRPr="005A2E95">
                <w:rPr>
                  <w:rFonts w:ascii="Calibri" w:eastAsia="Times New Roman" w:hAnsi="Calibri" w:cs="Calibri"/>
                  <w:color w:val="000000"/>
                  <w:sz w:val="16"/>
                  <w:szCs w:val="16"/>
                </w:rPr>
                <w:delText>(0.34-4.41)</w:delText>
              </w:r>
            </w:del>
          </w:p>
        </w:tc>
        <w:tc>
          <w:tcPr>
            <w:tcW w:w="340" w:type="pct"/>
            <w:shd w:val="clear" w:color="auto" w:fill="auto"/>
            <w:noWrap/>
            <w:vAlign w:val="bottom"/>
            <w:hideMark/>
          </w:tcPr>
          <w:p w14:paraId="7AAC7E14" w14:textId="77777777" w:rsidR="009C3446" w:rsidRPr="005A2E95" w:rsidRDefault="009C3446" w:rsidP="00C558F5">
            <w:pPr>
              <w:spacing w:after="0" w:line="240" w:lineRule="auto"/>
              <w:rPr>
                <w:del w:id="3304" w:author="Kopp, Darin" w:date="2025-02-20T15:34:00Z"/>
                <w:rFonts w:ascii="Calibri" w:eastAsia="Times New Roman" w:hAnsi="Calibri" w:cs="Calibri"/>
                <w:color w:val="000000"/>
                <w:sz w:val="16"/>
                <w:szCs w:val="16"/>
              </w:rPr>
            </w:pPr>
            <w:del w:id="3305" w:author="Kopp, Darin" w:date="2025-02-20T15:34:00Z">
              <w:r w:rsidRPr="005A2E95">
                <w:rPr>
                  <w:rFonts w:ascii="Calibri" w:eastAsia="Times New Roman" w:hAnsi="Calibri" w:cs="Calibri"/>
                  <w:color w:val="000000"/>
                  <w:sz w:val="16"/>
                  <w:szCs w:val="16"/>
                </w:rPr>
                <w:delText>9.28 (1.11-41.51)</w:delText>
              </w:r>
            </w:del>
          </w:p>
        </w:tc>
        <w:tc>
          <w:tcPr>
            <w:tcW w:w="272" w:type="pct"/>
            <w:shd w:val="clear" w:color="auto" w:fill="auto"/>
            <w:noWrap/>
            <w:vAlign w:val="bottom"/>
            <w:hideMark/>
          </w:tcPr>
          <w:p w14:paraId="466DBA27" w14:textId="77777777" w:rsidR="009C3446" w:rsidRPr="005A2E95" w:rsidRDefault="009C3446" w:rsidP="00C558F5">
            <w:pPr>
              <w:spacing w:after="0" w:line="240" w:lineRule="auto"/>
              <w:rPr>
                <w:del w:id="3306" w:author="Kopp, Darin" w:date="2025-02-20T15:34:00Z"/>
                <w:rFonts w:ascii="Calibri" w:eastAsia="Times New Roman" w:hAnsi="Calibri" w:cs="Calibri"/>
                <w:color w:val="000000"/>
                <w:sz w:val="16"/>
                <w:szCs w:val="16"/>
              </w:rPr>
            </w:pPr>
            <w:del w:id="3307" w:author="Kopp, Darin" w:date="2025-02-20T15:34:00Z">
              <w:r w:rsidRPr="005A2E95">
                <w:rPr>
                  <w:rFonts w:ascii="Calibri" w:eastAsia="Times New Roman" w:hAnsi="Calibri" w:cs="Calibri"/>
                  <w:color w:val="000000"/>
                  <w:sz w:val="16"/>
                  <w:szCs w:val="16"/>
                </w:rPr>
                <w:delText>3.71 (1.57-8.29)</w:delText>
              </w:r>
            </w:del>
          </w:p>
        </w:tc>
        <w:tc>
          <w:tcPr>
            <w:tcW w:w="340" w:type="pct"/>
            <w:shd w:val="clear" w:color="auto" w:fill="auto"/>
            <w:noWrap/>
            <w:vAlign w:val="bottom"/>
            <w:hideMark/>
          </w:tcPr>
          <w:p w14:paraId="7A8B51CA" w14:textId="77777777" w:rsidR="009C3446" w:rsidRPr="005A2E95" w:rsidRDefault="009C3446" w:rsidP="00C558F5">
            <w:pPr>
              <w:spacing w:after="0" w:line="240" w:lineRule="auto"/>
              <w:rPr>
                <w:del w:id="3308" w:author="Kopp, Darin" w:date="2025-02-20T15:34:00Z"/>
                <w:rFonts w:ascii="Calibri" w:eastAsia="Times New Roman" w:hAnsi="Calibri" w:cs="Calibri"/>
                <w:color w:val="000000"/>
                <w:sz w:val="16"/>
                <w:szCs w:val="16"/>
              </w:rPr>
            </w:pPr>
            <w:del w:id="3309" w:author="Kopp, Darin" w:date="2025-02-20T15:34:00Z">
              <w:r w:rsidRPr="005A2E95">
                <w:rPr>
                  <w:rFonts w:ascii="Calibri" w:eastAsia="Times New Roman" w:hAnsi="Calibri" w:cs="Calibri"/>
                  <w:color w:val="000000"/>
                  <w:sz w:val="16"/>
                  <w:szCs w:val="16"/>
                </w:rPr>
                <w:delText>0.35 (0.01-12.33)</w:delText>
              </w:r>
            </w:del>
          </w:p>
        </w:tc>
        <w:tc>
          <w:tcPr>
            <w:tcW w:w="307" w:type="pct"/>
            <w:shd w:val="clear" w:color="auto" w:fill="auto"/>
            <w:noWrap/>
            <w:vAlign w:val="bottom"/>
            <w:hideMark/>
          </w:tcPr>
          <w:p w14:paraId="4DCDBA9A" w14:textId="77777777" w:rsidR="009C3446" w:rsidRPr="005A2E95" w:rsidRDefault="009C3446" w:rsidP="00C558F5">
            <w:pPr>
              <w:spacing w:after="0" w:line="240" w:lineRule="auto"/>
              <w:rPr>
                <w:del w:id="3310" w:author="Kopp, Darin" w:date="2025-02-20T15:34:00Z"/>
                <w:rFonts w:ascii="Calibri" w:eastAsia="Times New Roman" w:hAnsi="Calibri" w:cs="Calibri"/>
                <w:color w:val="000000"/>
                <w:sz w:val="16"/>
                <w:szCs w:val="16"/>
              </w:rPr>
            </w:pPr>
            <w:del w:id="3311" w:author="Kopp, Darin" w:date="2025-02-20T15:34:00Z">
              <w:r w:rsidRPr="005A2E95">
                <w:rPr>
                  <w:rFonts w:ascii="Calibri" w:eastAsia="Times New Roman" w:hAnsi="Calibri" w:cs="Calibri"/>
                  <w:color w:val="000000"/>
                  <w:sz w:val="16"/>
                  <w:szCs w:val="16"/>
                </w:rPr>
                <w:delText>6.94 (4.59-28.61)</w:delText>
              </w:r>
            </w:del>
          </w:p>
        </w:tc>
        <w:tc>
          <w:tcPr>
            <w:tcW w:w="307" w:type="pct"/>
            <w:shd w:val="clear" w:color="auto" w:fill="auto"/>
            <w:noWrap/>
            <w:vAlign w:val="bottom"/>
            <w:hideMark/>
          </w:tcPr>
          <w:p w14:paraId="687C8879" w14:textId="77777777" w:rsidR="009C3446" w:rsidRPr="005A2E95" w:rsidRDefault="009C3446" w:rsidP="00C558F5">
            <w:pPr>
              <w:spacing w:after="0" w:line="240" w:lineRule="auto"/>
              <w:rPr>
                <w:del w:id="3312" w:author="Kopp, Darin" w:date="2025-02-20T15:34:00Z"/>
                <w:rFonts w:ascii="Calibri" w:eastAsia="Times New Roman" w:hAnsi="Calibri" w:cs="Calibri"/>
                <w:color w:val="000000"/>
                <w:sz w:val="16"/>
                <w:szCs w:val="16"/>
              </w:rPr>
            </w:pPr>
            <w:del w:id="3313" w:author="Kopp, Darin" w:date="2025-02-20T15:34:00Z">
              <w:r w:rsidRPr="005A2E95">
                <w:rPr>
                  <w:rFonts w:ascii="Calibri" w:eastAsia="Times New Roman" w:hAnsi="Calibri" w:cs="Calibri"/>
                  <w:color w:val="000000"/>
                  <w:sz w:val="16"/>
                  <w:szCs w:val="16"/>
                </w:rPr>
                <w:delText>0.62 (0-2.14)</w:delText>
              </w:r>
            </w:del>
          </w:p>
        </w:tc>
        <w:tc>
          <w:tcPr>
            <w:tcW w:w="271" w:type="pct"/>
            <w:shd w:val="clear" w:color="auto" w:fill="auto"/>
            <w:noWrap/>
            <w:vAlign w:val="bottom"/>
            <w:hideMark/>
          </w:tcPr>
          <w:p w14:paraId="0C8C84B1" w14:textId="77777777" w:rsidR="009C3446" w:rsidRPr="005A2E95" w:rsidRDefault="009C3446" w:rsidP="00C558F5">
            <w:pPr>
              <w:spacing w:after="0" w:line="240" w:lineRule="auto"/>
              <w:rPr>
                <w:del w:id="3314" w:author="Kopp, Darin" w:date="2025-02-20T15:34:00Z"/>
                <w:rFonts w:ascii="Calibri" w:eastAsia="Times New Roman" w:hAnsi="Calibri" w:cs="Calibri"/>
                <w:color w:val="000000"/>
                <w:sz w:val="16"/>
                <w:szCs w:val="16"/>
              </w:rPr>
            </w:pPr>
            <w:del w:id="3315" w:author="Kopp, Darin" w:date="2025-02-20T15:34:00Z">
              <w:r w:rsidRPr="005A2E95">
                <w:rPr>
                  <w:rFonts w:ascii="Calibri" w:eastAsia="Times New Roman" w:hAnsi="Calibri" w:cs="Calibri"/>
                  <w:color w:val="000000"/>
                  <w:sz w:val="16"/>
                  <w:szCs w:val="16"/>
                </w:rPr>
                <w:delText>0.33 (0-0.33)</w:delText>
              </w:r>
            </w:del>
          </w:p>
        </w:tc>
        <w:tc>
          <w:tcPr>
            <w:tcW w:w="272" w:type="pct"/>
            <w:shd w:val="clear" w:color="auto" w:fill="auto"/>
            <w:noWrap/>
            <w:vAlign w:val="bottom"/>
            <w:hideMark/>
          </w:tcPr>
          <w:p w14:paraId="05CB4203" w14:textId="77777777" w:rsidR="009C3446" w:rsidRPr="005A2E95" w:rsidRDefault="009C3446" w:rsidP="00C558F5">
            <w:pPr>
              <w:spacing w:after="0" w:line="240" w:lineRule="auto"/>
              <w:rPr>
                <w:del w:id="3316" w:author="Kopp, Darin" w:date="2025-02-20T15:34:00Z"/>
                <w:rFonts w:ascii="Calibri" w:eastAsia="Times New Roman" w:hAnsi="Calibri" w:cs="Calibri"/>
                <w:color w:val="000000"/>
                <w:sz w:val="16"/>
                <w:szCs w:val="16"/>
              </w:rPr>
            </w:pPr>
            <w:del w:id="3317" w:author="Kopp, Darin" w:date="2025-02-20T15:34:00Z">
              <w:r w:rsidRPr="005A2E95">
                <w:rPr>
                  <w:rFonts w:ascii="Calibri" w:eastAsia="Times New Roman" w:hAnsi="Calibri" w:cs="Calibri"/>
                  <w:color w:val="000000"/>
                  <w:sz w:val="16"/>
                  <w:szCs w:val="16"/>
                </w:rPr>
                <w:delText>20.84 (18.14-22.56)</w:delText>
              </w:r>
            </w:del>
          </w:p>
        </w:tc>
        <w:tc>
          <w:tcPr>
            <w:tcW w:w="273" w:type="pct"/>
            <w:shd w:val="clear" w:color="auto" w:fill="auto"/>
            <w:noWrap/>
            <w:vAlign w:val="bottom"/>
            <w:hideMark/>
          </w:tcPr>
          <w:p w14:paraId="61B01A0C" w14:textId="77777777" w:rsidR="009C3446" w:rsidRPr="005A2E95" w:rsidRDefault="009C3446" w:rsidP="00C558F5">
            <w:pPr>
              <w:spacing w:after="0" w:line="240" w:lineRule="auto"/>
              <w:rPr>
                <w:del w:id="3318" w:author="Kopp, Darin" w:date="2025-02-20T15:34:00Z"/>
                <w:rFonts w:ascii="Calibri" w:eastAsia="Times New Roman" w:hAnsi="Calibri" w:cs="Calibri"/>
                <w:color w:val="000000"/>
                <w:sz w:val="16"/>
                <w:szCs w:val="16"/>
              </w:rPr>
            </w:pPr>
            <w:del w:id="3319" w:author="Kopp, Darin" w:date="2025-02-20T15:34:00Z">
              <w:r w:rsidRPr="005A2E95">
                <w:rPr>
                  <w:rFonts w:ascii="Calibri" w:eastAsia="Times New Roman" w:hAnsi="Calibri" w:cs="Calibri"/>
                  <w:color w:val="000000"/>
                  <w:sz w:val="16"/>
                  <w:szCs w:val="16"/>
                </w:rPr>
                <w:delText>20.98 (18.42-22.39)</w:delText>
              </w:r>
            </w:del>
          </w:p>
        </w:tc>
        <w:tc>
          <w:tcPr>
            <w:tcW w:w="341" w:type="pct"/>
            <w:shd w:val="clear" w:color="auto" w:fill="auto"/>
            <w:noWrap/>
            <w:vAlign w:val="bottom"/>
            <w:hideMark/>
          </w:tcPr>
          <w:p w14:paraId="3BE41799" w14:textId="77777777" w:rsidR="009C3446" w:rsidRPr="005A2E95" w:rsidRDefault="009C3446" w:rsidP="00C558F5">
            <w:pPr>
              <w:spacing w:after="0" w:line="240" w:lineRule="auto"/>
              <w:rPr>
                <w:del w:id="3320" w:author="Kopp, Darin" w:date="2025-02-20T15:34:00Z"/>
                <w:rFonts w:ascii="Calibri" w:eastAsia="Times New Roman" w:hAnsi="Calibri" w:cs="Calibri"/>
                <w:color w:val="000000"/>
                <w:sz w:val="16"/>
                <w:szCs w:val="16"/>
              </w:rPr>
            </w:pPr>
            <w:del w:id="3321" w:author="Kopp, Darin" w:date="2025-02-20T15:34:00Z">
              <w:r w:rsidRPr="005A2E95">
                <w:rPr>
                  <w:rFonts w:ascii="Calibri" w:eastAsia="Times New Roman" w:hAnsi="Calibri" w:cs="Calibri"/>
                  <w:color w:val="000000"/>
                  <w:sz w:val="16"/>
                  <w:szCs w:val="16"/>
                </w:rPr>
                <w:delText>960.16 (788.56-1393.8)</w:delText>
              </w:r>
            </w:del>
          </w:p>
        </w:tc>
        <w:tc>
          <w:tcPr>
            <w:tcW w:w="340" w:type="pct"/>
            <w:shd w:val="clear" w:color="auto" w:fill="auto"/>
            <w:noWrap/>
            <w:vAlign w:val="bottom"/>
            <w:hideMark/>
          </w:tcPr>
          <w:p w14:paraId="386A2F3C" w14:textId="77777777" w:rsidR="009C3446" w:rsidRPr="005A2E95" w:rsidRDefault="009C3446" w:rsidP="00C558F5">
            <w:pPr>
              <w:spacing w:after="0" w:line="240" w:lineRule="auto"/>
              <w:rPr>
                <w:del w:id="3322" w:author="Kopp, Darin" w:date="2025-02-20T15:34:00Z"/>
                <w:rFonts w:ascii="Calibri" w:eastAsia="Times New Roman" w:hAnsi="Calibri" w:cs="Calibri"/>
                <w:color w:val="000000"/>
                <w:sz w:val="16"/>
                <w:szCs w:val="16"/>
              </w:rPr>
            </w:pPr>
            <w:del w:id="3323" w:author="Kopp, Darin" w:date="2025-02-20T15:34:00Z">
              <w:r w:rsidRPr="005A2E95">
                <w:rPr>
                  <w:rFonts w:ascii="Calibri" w:eastAsia="Times New Roman" w:hAnsi="Calibri" w:cs="Calibri"/>
                  <w:color w:val="000000"/>
                  <w:sz w:val="16"/>
                  <w:szCs w:val="16"/>
                </w:rPr>
                <w:delText>793.53 (622.66-877.31)</w:delText>
              </w:r>
            </w:del>
          </w:p>
        </w:tc>
      </w:tr>
      <w:tr w:rsidR="009C3446" w:rsidRPr="00504673" w14:paraId="50A1116E" w14:textId="77777777" w:rsidTr="00C558F5">
        <w:trPr>
          <w:trHeight w:val="290"/>
          <w:del w:id="3324" w:author="Kopp, Darin" w:date="2025-02-20T15:34:00Z"/>
        </w:trPr>
        <w:tc>
          <w:tcPr>
            <w:tcW w:w="236" w:type="pct"/>
            <w:shd w:val="clear" w:color="auto" w:fill="auto"/>
            <w:noWrap/>
            <w:vAlign w:val="bottom"/>
            <w:hideMark/>
          </w:tcPr>
          <w:p w14:paraId="70300AF9" w14:textId="77777777" w:rsidR="009C3446" w:rsidRPr="005A2E95" w:rsidRDefault="009C3446" w:rsidP="00C558F5">
            <w:pPr>
              <w:spacing w:after="0" w:line="240" w:lineRule="auto"/>
              <w:rPr>
                <w:del w:id="3325" w:author="Kopp, Darin" w:date="2025-02-20T15:34:00Z"/>
                <w:rFonts w:ascii="Calibri" w:eastAsia="Times New Roman" w:hAnsi="Calibri" w:cs="Calibri"/>
                <w:color w:val="000000"/>
                <w:sz w:val="16"/>
                <w:szCs w:val="16"/>
              </w:rPr>
            </w:pPr>
            <w:del w:id="3326" w:author="Kopp, Darin" w:date="2025-02-20T15:34:00Z">
              <w:r w:rsidRPr="005A2E95">
                <w:rPr>
                  <w:rFonts w:ascii="Calibri" w:eastAsia="Times New Roman" w:hAnsi="Calibri" w:cs="Calibri"/>
                  <w:color w:val="000000"/>
                  <w:sz w:val="16"/>
                  <w:szCs w:val="16"/>
                </w:rPr>
                <w:delText>WMT</w:delText>
              </w:r>
            </w:del>
          </w:p>
        </w:tc>
        <w:tc>
          <w:tcPr>
            <w:tcW w:w="271" w:type="pct"/>
            <w:shd w:val="clear" w:color="auto" w:fill="auto"/>
            <w:noWrap/>
            <w:vAlign w:val="bottom"/>
            <w:hideMark/>
          </w:tcPr>
          <w:p w14:paraId="7E21DA61" w14:textId="77777777" w:rsidR="009C3446" w:rsidRPr="005A2E95" w:rsidRDefault="009C3446" w:rsidP="00C558F5">
            <w:pPr>
              <w:spacing w:after="0" w:line="240" w:lineRule="auto"/>
              <w:rPr>
                <w:del w:id="3327" w:author="Kopp, Darin" w:date="2025-02-20T15:34:00Z"/>
                <w:rFonts w:ascii="Calibri" w:eastAsia="Times New Roman" w:hAnsi="Calibri" w:cs="Calibri"/>
                <w:color w:val="000000"/>
                <w:sz w:val="16"/>
                <w:szCs w:val="16"/>
              </w:rPr>
            </w:pPr>
            <w:del w:id="3328" w:author="Kopp, Darin" w:date="2025-02-20T15:34:00Z">
              <w:r w:rsidRPr="005A2E95">
                <w:rPr>
                  <w:rFonts w:ascii="Calibri" w:eastAsia="Times New Roman" w:hAnsi="Calibri" w:cs="Calibri"/>
                  <w:color w:val="000000"/>
                  <w:sz w:val="16"/>
                  <w:szCs w:val="16"/>
                </w:rPr>
                <w:delText>133 (50-386.8)</w:delText>
              </w:r>
            </w:del>
          </w:p>
        </w:tc>
        <w:tc>
          <w:tcPr>
            <w:tcW w:w="273" w:type="pct"/>
            <w:shd w:val="clear" w:color="auto" w:fill="auto"/>
            <w:noWrap/>
            <w:vAlign w:val="bottom"/>
            <w:hideMark/>
          </w:tcPr>
          <w:p w14:paraId="73C3B90A" w14:textId="77777777" w:rsidR="009C3446" w:rsidRPr="005A2E95" w:rsidRDefault="009C3446" w:rsidP="00C558F5">
            <w:pPr>
              <w:spacing w:after="0" w:line="240" w:lineRule="auto"/>
              <w:rPr>
                <w:del w:id="3329" w:author="Kopp, Darin" w:date="2025-02-20T15:34:00Z"/>
                <w:rFonts w:ascii="Calibri" w:eastAsia="Times New Roman" w:hAnsi="Calibri" w:cs="Calibri"/>
                <w:color w:val="000000"/>
                <w:sz w:val="16"/>
                <w:szCs w:val="16"/>
              </w:rPr>
            </w:pPr>
            <w:del w:id="3330" w:author="Kopp, Darin" w:date="2025-02-20T15:34:00Z">
              <w:r w:rsidRPr="005A2E95">
                <w:rPr>
                  <w:rFonts w:ascii="Calibri" w:eastAsia="Times New Roman" w:hAnsi="Calibri" w:cs="Calibri"/>
                  <w:color w:val="000000"/>
                  <w:sz w:val="16"/>
                  <w:szCs w:val="16"/>
                </w:rPr>
                <w:delText>133 (65-216)</w:delText>
              </w:r>
            </w:del>
          </w:p>
        </w:tc>
        <w:tc>
          <w:tcPr>
            <w:tcW w:w="272" w:type="pct"/>
            <w:shd w:val="clear" w:color="auto" w:fill="auto"/>
            <w:noWrap/>
            <w:vAlign w:val="bottom"/>
            <w:hideMark/>
          </w:tcPr>
          <w:p w14:paraId="369EB3F0" w14:textId="77777777" w:rsidR="009C3446" w:rsidRPr="005A2E95" w:rsidRDefault="009C3446" w:rsidP="00C558F5">
            <w:pPr>
              <w:spacing w:after="0" w:line="240" w:lineRule="auto"/>
              <w:rPr>
                <w:del w:id="3331" w:author="Kopp, Darin" w:date="2025-02-20T15:34:00Z"/>
                <w:rFonts w:ascii="Calibri" w:eastAsia="Times New Roman" w:hAnsi="Calibri" w:cs="Calibri"/>
                <w:color w:val="000000"/>
                <w:sz w:val="16"/>
                <w:szCs w:val="16"/>
              </w:rPr>
            </w:pPr>
            <w:del w:id="3332" w:author="Kopp, Darin" w:date="2025-02-20T15:34:00Z">
              <w:r w:rsidRPr="005A2E95">
                <w:rPr>
                  <w:rFonts w:ascii="Calibri" w:eastAsia="Times New Roman" w:hAnsi="Calibri" w:cs="Calibri"/>
                  <w:color w:val="000000"/>
                  <w:sz w:val="16"/>
                  <w:szCs w:val="16"/>
                </w:rPr>
                <w:delText>21.84 (7.09-82.73)</w:delText>
              </w:r>
            </w:del>
          </w:p>
        </w:tc>
        <w:tc>
          <w:tcPr>
            <w:tcW w:w="302" w:type="pct"/>
            <w:shd w:val="clear" w:color="auto" w:fill="auto"/>
            <w:noWrap/>
            <w:vAlign w:val="bottom"/>
            <w:hideMark/>
          </w:tcPr>
          <w:p w14:paraId="0169C90C" w14:textId="77777777" w:rsidR="009C3446" w:rsidRPr="005A2E95" w:rsidRDefault="009C3446" w:rsidP="00C558F5">
            <w:pPr>
              <w:spacing w:after="0" w:line="240" w:lineRule="auto"/>
              <w:rPr>
                <w:del w:id="3333" w:author="Kopp, Darin" w:date="2025-02-20T15:34:00Z"/>
                <w:rFonts w:ascii="Calibri" w:eastAsia="Times New Roman" w:hAnsi="Calibri" w:cs="Calibri"/>
                <w:color w:val="000000"/>
                <w:sz w:val="16"/>
                <w:szCs w:val="16"/>
              </w:rPr>
            </w:pPr>
            <w:del w:id="3334" w:author="Kopp, Darin" w:date="2025-02-20T15:34:00Z">
              <w:r w:rsidRPr="005A2E95">
                <w:rPr>
                  <w:rFonts w:ascii="Calibri" w:eastAsia="Times New Roman" w:hAnsi="Calibri" w:cs="Calibri"/>
                  <w:color w:val="000000"/>
                  <w:sz w:val="16"/>
                  <w:szCs w:val="16"/>
                </w:rPr>
                <w:delText>21.14 (8.61-58.72)</w:delText>
              </w:r>
            </w:del>
          </w:p>
        </w:tc>
        <w:tc>
          <w:tcPr>
            <w:tcW w:w="287" w:type="pct"/>
            <w:shd w:val="clear" w:color="auto" w:fill="auto"/>
            <w:noWrap/>
            <w:vAlign w:val="bottom"/>
            <w:hideMark/>
          </w:tcPr>
          <w:p w14:paraId="52527014" w14:textId="77777777" w:rsidR="009C3446" w:rsidRPr="005A2E95" w:rsidRDefault="009C3446" w:rsidP="00C558F5">
            <w:pPr>
              <w:spacing w:after="0" w:line="240" w:lineRule="auto"/>
              <w:rPr>
                <w:del w:id="3335" w:author="Kopp, Darin" w:date="2025-02-20T15:34:00Z"/>
                <w:rFonts w:ascii="Calibri" w:eastAsia="Times New Roman" w:hAnsi="Calibri" w:cs="Calibri"/>
                <w:color w:val="000000"/>
                <w:sz w:val="16"/>
                <w:szCs w:val="16"/>
              </w:rPr>
            </w:pPr>
            <w:del w:id="3336" w:author="Kopp, Darin" w:date="2025-02-20T15:34:00Z">
              <w:r w:rsidRPr="005A2E95">
                <w:rPr>
                  <w:rFonts w:ascii="Calibri" w:eastAsia="Times New Roman" w:hAnsi="Calibri" w:cs="Calibri"/>
                  <w:color w:val="000000"/>
                  <w:sz w:val="16"/>
                  <w:szCs w:val="16"/>
                </w:rPr>
                <w:delText>0.92 (0.12-9.18)</w:delText>
              </w:r>
            </w:del>
          </w:p>
        </w:tc>
        <w:tc>
          <w:tcPr>
            <w:tcW w:w="295" w:type="pct"/>
            <w:shd w:val="clear" w:color="auto" w:fill="auto"/>
            <w:noWrap/>
            <w:vAlign w:val="bottom"/>
            <w:hideMark/>
          </w:tcPr>
          <w:p w14:paraId="3FA29B3D" w14:textId="77777777" w:rsidR="009C3446" w:rsidRDefault="009C3446" w:rsidP="00C558F5">
            <w:pPr>
              <w:spacing w:after="0" w:line="240" w:lineRule="auto"/>
              <w:rPr>
                <w:del w:id="3337" w:author="Kopp, Darin" w:date="2025-02-20T15:34:00Z"/>
                <w:rFonts w:ascii="Calibri" w:eastAsia="Times New Roman" w:hAnsi="Calibri" w:cs="Calibri"/>
                <w:color w:val="000000"/>
                <w:sz w:val="16"/>
                <w:szCs w:val="16"/>
              </w:rPr>
            </w:pPr>
            <w:del w:id="3338" w:author="Kopp, Darin" w:date="2025-02-20T15:34:00Z">
              <w:r w:rsidRPr="005A2E95">
                <w:rPr>
                  <w:rFonts w:ascii="Calibri" w:eastAsia="Times New Roman" w:hAnsi="Calibri" w:cs="Calibri"/>
                  <w:color w:val="000000"/>
                  <w:sz w:val="16"/>
                  <w:szCs w:val="16"/>
                </w:rPr>
                <w:delText xml:space="preserve">0.52 </w:delText>
              </w:r>
            </w:del>
          </w:p>
          <w:p w14:paraId="5C2A4EA5" w14:textId="77777777" w:rsidR="009C3446" w:rsidRPr="005A2E95" w:rsidRDefault="009C3446" w:rsidP="00C558F5">
            <w:pPr>
              <w:spacing w:after="0" w:line="240" w:lineRule="auto"/>
              <w:rPr>
                <w:del w:id="3339" w:author="Kopp, Darin" w:date="2025-02-20T15:34:00Z"/>
                <w:rFonts w:ascii="Calibri" w:eastAsia="Times New Roman" w:hAnsi="Calibri" w:cs="Calibri"/>
                <w:color w:val="000000"/>
                <w:sz w:val="16"/>
                <w:szCs w:val="16"/>
              </w:rPr>
            </w:pPr>
            <w:del w:id="3340" w:author="Kopp, Darin" w:date="2025-02-20T15:34:00Z">
              <w:r w:rsidRPr="005A2E95">
                <w:rPr>
                  <w:rFonts w:ascii="Calibri" w:eastAsia="Times New Roman" w:hAnsi="Calibri" w:cs="Calibri"/>
                  <w:color w:val="000000"/>
                  <w:sz w:val="16"/>
                  <w:szCs w:val="16"/>
                </w:rPr>
                <w:delText>(0.15-2.53)</w:delText>
              </w:r>
            </w:del>
          </w:p>
        </w:tc>
        <w:tc>
          <w:tcPr>
            <w:tcW w:w="340" w:type="pct"/>
            <w:shd w:val="clear" w:color="auto" w:fill="auto"/>
            <w:noWrap/>
            <w:vAlign w:val="bottom"/>
            <w:hideMark/>
          </w:tcPr>
          <w:p w14:paraId="5E1807D3" w14:textId="77777777" w:rsidR="009C3446" w:rsidRPr="005A2E95" w:rsidRDefault="009C3446" w:rsidP="00C558F5">
            <w:pPr>
              <w:spacing w:after="0" w:line="240" w:lineRule="auto"/>
              <w:rPr>
                <w:del w:id="3341" w:author="Kopp, Darin" w:date="2025-02-20T15:34:00Z"/>
                <w:rFonts w:ascii="Calibri" w:eastAsia="Times New Roman" w:hAnsi="Calibri" w:cs="Calibri"/>
                <w:color w:val="000000"/>
                <w:sz w:val="16"/>
                <w:szCs w:val="16"/>
              </w:rPr>
            </w:pPr>
            <w:del w:id="3342" w:author="Kopp, Darin" w:date="2025-02-20T15:34:00Z">
              <w:r w:rsidRPr="005A2E95">
                <w:rPr>
                  <w:rFonts w:ascii="Calibri" w:eastAsia="Times New Roman" w:hAnsi="Calibri" w:cs="Calibri"/>
                  <w:color w:val="000000"/>
                  <w:sz w:val="16"/>
                  <w:szCs w:val="16"/>
                </w:rPr>
                <w:delText>2.97 (0.47-26.75)</w:delText>
              </w:r>
            </w:del>
          </w:p>
        </w:tc>
        <w:tc>
          <w:tcPr>
            <w:tcW w:w="272" w:type="pct"/>
            <w:shd w:val="clear" w:color="auto" w:fill="auto"/>
            <w:noWrap/>
            <w:vAlign w:val="bottom"/>
            <w:hideMark/>
          </w:tcPr>
          <w:p w14:paraId="5AF11B78" w14:textId="77777777" w:rsidR="009C3446" w:rsidRPr="005A2E95" w:rsidRDefault="009C3446" w:rsidP="00C558F5">
            <w:pPr>
              <w:spacing w:after="0" w:line="240" w:lineRule="auto"/>
              <w:rPr>
                <w:del w:id="3343" w:author="Kopp, Darin" w:date="2025-02-20T15:34:00Z"/>
                <w:rFonts w:ascii="Calibri" w:eastAsia="Times New Roman" w:hAnsi="Calibri" w:cs="Calibri"/>
                <w:color w:val="000000"/>
                <w:sz w:val="16"/>
                <w:szCs w:val="16"/>
              </w:rPr>
            </w:pPr>
            <w:del w:id="3344" w:author="Kopp, Darin" w:date="2025-02-20T15:34:00Z">
              <w:r w:rsidRPr="005A2E95">
                <w:rPr>
                  <w:rFonts w:ascii="Calibri" w:eastAsia="Times New Roman" w:hAnsi="Calibri" w:cs="Calibri"/>
                  <w:color w:val="000000"/>
                  <w:sz w:val="16"/>
                  <w:szCs w:val="16"/>
                </w:rPr>
                <w:delText>2.87 (0.93-19.97)</w:delText>
              </w:r>
            </w:del>
          </w:p>
        </w:tc>
        <w:tc>
          <w:tcPr>
            <w:tcW w:w="340" w:type="pct"/>
            <w:shd w:val="clear" w:color="auto" w:fill="auto"/>
            <w:noWrap/>
            <w:vAlign w:val="bottom"/>
            <w:hideMark/>
          </w:tcPr>
          <w:p w14:paraId="6EB7A10F" w14:textId="77777777" w:rsidR="009C3446" w:rsidRPr="005A2E95" w:rsidRDefault="009C3446" w:rsidP="00C558F5">
            <w:pPr>
              <w:spacing w:after="0" w:line="240" w:lineRule="auto"/>
              <w:rPr>
                <w:del w:id="3345" w:author="Kopp, Darin" w:date="2025-02-20T15:34:00Z"/>
                <w:rFonts w:ascii="Calibri" w:eastAsia="Times New Roman" w:hAnsi="Calibri" w:cs="Calibri"/>
                <w:color w:val="000000"/>
                <w:sz w:val="16"/>
                <w:szCs w:val="16"/>
              </w:rPr>
            </w:pPr>
            <w:del w:id="3346" w:author="Kopp, Darin" w:date="2025-02-20T15:34:00Z">
              <w:r w:rsidRPr="005A2E95">
                <w:rPr>
                  <w:rFonts w:ascii="Calibri" w:eastAsia="Times New Roman" w:hAnsi="Calibri" w:cs="Calibri"/>
                  <w:color w:val="000000"/>
                  <w:sz w:val="16"/>
                  <w:szCs w:val="16"/>
                </w:rPr>
                <w:delText>38.31 (0.98-202.46)</w:delText>
              </w:r>
            </w:del>
          </w:p>
        </w:tc>
        <w:tc>
          <w:tcPr>
            <w:tcW w:w="307" w:type="pct"/>
            <w:shd w:val="clear" w:color="auto" w:fill="auto"/>
            <w:noWrap/>
            <w:vAlign w:val="bottom"/>
            <w:hideMark/>
          </w:tcPr>
          <w:p w14:paraId="15AAADD2" w14:textId="77777777" w:rsidR="009C3446" w:rsidRPr="005A2E95" w:rsidRDefault="009C3446" w:rsidP="00C558F5">
            <w:pPr>
              <w:spacing w:after="0" w:line="240" w:lineRule="auto"/>
              <w:rPr>
                <w:del w:id="3347" w:author="Kopp, Darin" w:date="2025-02-20T15:34:00Z"/>
                <w:rFonts w:ascii="Calibri" w:eastAsia="Times New Roman" w:hAnsi="Calibri" w:cs="Calibri"/>
                <w:color w:val="000000"/>
                <w:sz w:val="16"/>
                <w:szCs w:val="16"/>
              </w:rPr>
            </w:pPr>
            <w:del w:id="3348" w:author="Kopp, Darin" w:date="2025-02-20T15:34:00Z">
              <w:r w:rsidRPr="005A2E95">
                <w:rPr>
                  <w:rFonts w:ascii="Calibri" w:eastAsia="Times New Roman" w:hAnsi="Calibri" w:cs="Calibri"/>
                  <w:color w:val="000000"/>
                  <w:sz w:val="16"/>
                  <w:szCs w:val="16"/>
                </w:rPr>
                <w:delText>34.89 (6.85-82.76)</w:delText>
              </w:r>
            </w:del>
          </w:p>
        </w:tc>
        <w:tc>
          <w:tcPr>
            <w:tcW w:w="307" w:type="pct"/>
            <w:shd w:val="clear" w:color="auto" w:fill="auto"/>
            <w:noWrap/>
            <w:vAlign w:val="bottom"/>
            <w:hideMark/>
          </w:tcPr>
          <w:p w14:paraId="4FDAFE05" w14:textId="77777777" w:rsidR="009C3446" w:rsidRPr="005A2E95" w:rsidRDefault="009C3446" w:rsidP="00C558F5">
            <w:pPr>
              <w:spacing w:after="0" w:line="240" w:lineRule="auto"/>
              <w:rPr>
                <w:del w:id="3349" w:author="Kopp, Darin" w:date="2025-02-20T15:34:00Z"/>
                <w:rFonts w:ascii="Calibri" w:eastAsia="Times New Roman" w:hAnsi="Calibri" w:cs="Calibri"/>
                <w:color w:val="000000"/>
                <w:sz w:val="16"/>
                <w:szCs w:val="16"/>
              </w:rPr>
            </w:pPr>
            <w:del w:id="3350" w:author="Kopp, Darin" w:date="2025-02-20T15:34:00Z">
              <w:r w:rsidRPr="005A2E95">
                <w:rPr>
                  <w:rFonts w:ascii="Calibri" w:eastAsia="Times New Roman" w:hAnsi="Calibri" w:cs="Calibri"/>
                  <w:color w:val="000000"/>
                  <w:sz w:val="16"/>
                  <w:szCs w:val="16"/>
                </w:rPr>
                <w:delText>0.48 (0-1.72)</w:delText>
              </w:r>
            </w:del>
          </w:p>
        </w:tc>
        <w:tc>
          <w:tcPr>
            <w:tcW w:w="271" w:type="pct"/>
            <w:shd w:val="clear" w:color="auto" w:fill="auto"/>
            <w:noWrap/>
            <w:vAlign w:val="bottom"/>
            <w:hideMark/>
          </w:tcPr>
          <w:p w14:paraId="1F4FF084" w14:textId="77777777" w:rsidR="009C3446" w:rsidRPr="005A2E95" w:rsidRDefault="009C3446" w:rsidP="00C558F5">
            <w:pPr>
              <w:spacing w:after="0" w:line="240" w:lineRule="auto"/>
              <w:rPr>
                <w:del w:id="3351" w:author="Kopp, Darin" w:date="2025-02-20T15:34:00Z"/>
                <w:rFonts w:ascii="Calibri" w:eastAsia="Times New Roman" w:hAnsi="Calibri" w:cs="Calibri"/>
                <w:color w:val="000000"/>
                <w:sz w:val="16"/>
                <w:szCs w:val="16"/>
              </w:rPr>
            </w:pPr>
            <w:del w:id="3352" w:author="Kopp, Darin" w:date="2025-02-20T15:34:00Z">
              <w:r w:rsidRPr="005A2E95">
                <w:rPr>
                  <w:rFonts w:ascii="Calibri" w:eastAsia="Times New Roman" w:hAnsi="Calibri" w:cs="Calibri"/>
                  <w:color w:val="000000"/>
                  <w:sz w:val="16"/>
                  <w:szCs w:val="16"/>
                </w:rPr>
                <w:delText>0.33 (0-0.33)</w:delText>
              </w:r>
            </w:del>
          </w:p>
        </w:tc>
        <w:tc>
          <w:tcPr>
            <w:tcW w:w="272" w:type="pct"/>
            <w:shd w:val="clear" w:color="auto" w:fill="auto"/>
            <w:noWrap/>
            <w:vAlign w:val="bottom"/>
            <w:hideMark/>
          </w:tcPr>
          <w:p w14:paraId="58CAC49B" w14:textId="77777777" w:rsidR="009C3446" w:rsidRPr="005A2E95" w:rsidRDefault="009C3446" w:rsidP="00C558F5">
            <w:pPr>
              <w:spacing w:after="0" w:line="240" w:lineRule="auto"/>
              <w:rPr>
                <w:del w:id="3353" w:author="Kopp, Darin" w:date="2025-02-20T15:34:00Z"/>
                <w:rFonts w:ascii="Calibri" w:eastAsia="Times New Roman" w:hAnsi="Calibri" w:cs="Calibri"/>
                <w:color w:val="000000"/>
                <w:sz w:val="16"/>
                <w:szCs w:val="16"/>
              </w:rPr>
            </w:pPr>
            <w:del w:id="3354" w:author="Kopp, Darin" w:date="2025-02-20T15:34:00Z">
              <w:r w:rsidRPr="005A2E95">
                <w:rPr>
                  <w:rFonts w:ascii="Calibri" w:eastAsia="Times New Roman" w:hAnsi="Calibri" w:cs="Calibri"/>
                  <w:color w:val="000000"/>
                  <w:sz w:val="16"/>
                  <w:szCs w:val="16"/>
                </w:rPr>
                <w:delText>18.08 (13.98-22.29)</w:delText>
              </w:r>
            </w:del>
          </w:p>
        </w:tc>
        <w:tc>
          <w:tcPr>
            <w:tcW w:w="273" w:type="pct"/>
            <w:shd w:val="clear" w:color="auto" w:fill="auto"/>
            <w:noWrap/>
            <w:vAlign w:val="bottom"/>
            <w:hideMark/>
          </w:tcPr>
          <w:p w14:paraId="75E5412D" w14:textId="77777777" w:rsidR="009C3446" w:rsidRPr="005A2E95" w:rsidRDefault="009C3446" w:rsidP="00C558F5">
            <w:pPr>
              <w:spacing w:after="0" w:line="240" w:lineRule="auto"/>
              <w:rPr>
                <w:del w:id="3355" w:author="Kopp, Darin" w:date="2025-02-20T15:34:00Z"/>
                <w:rFonts w:ascii="Calibri" w:eastAsia="Times New Roman" w:hAnsi="Calibri" w:cs="Calibri"/>
                <w:color w:val="000000"/>
                <w:sz w:val="16"/>
                <w:szCs w:val="16"/>
              </w:rPr>
            </w:pPr>
            <w:del w:id="3356" w:author="Kopp, Darin" w:date="2025-02-20T15:34:00Z">
              <w:r w:rsidRPr="005A2E95">
                <w:rPr>
                  <w:rFonts w:ascii="Calibri" w:eastAsia="Times New Roman" w:hAnsi="Calibri" w:cs="Calibri"/>
                  <w:color w:val="000000"/>
                  <w:sz w:val="16"/>
                  <w:szCs w:val="16"/>
                </w:rPr>
                <w:delText>17 (12.61-21.33)</w:delText>
              </w:r>
            </w:del>
          </w:p>
        </w:tc>
        <w:tc>
          <w:tcPr>
            <w:tcW w:w="341" w:type="pct"/>
            <w:shd w:val="clear" w:color="auto" w:fill="auto"/>
            <w:noWrap/>
            <w:vAlign w:val="bottom"/>
            <w:hideMark/>
          </w:tcPr>
          <w:p w14:paraId="77025780" w14:textId="77777777" w:rsidR="009C3446" w:rsidRPr="005A2E95" w:rsidRDefault="009C3446" w:rsidP="00C558F5">
            <w:pPr>
              <w:spacing w:after="0" w:line="240" w:lineRule="auto"/>
              <w:rPr>
                <w:del w:id="3357" w:author="Kopp, Darin" w:date="2025-02-20T15:34:00Z"/>
                <w:rFonts w:ascii="Calibri" w:eastAsia="Times New Roman" w:hAnsi="Calibri" w:cs="Calibri"/>
                <w:color w:val="000000"/>
                <w:sz w:val="16"/>
                <w:szCs w:val="16"/>
              </w:rPr>
            </w:pPr>
            <w:del w:id="3358" w:author="Kopp, Darin" w:date="2025-02-20T15:34:00Z">
              <w:r w:rsidRPr="005A2E95">
                <w:rPr>
                  <w:rFonts w:ascii="Calibri" w:eastAsia="Times New Roman" w:hAnsi="Calibri" w:cs="Calibri"/>
                  <w:color w:val="000000"/>
                  <w:sz w:val="16"/>
                  <w:szCs w:val="16"/>
                </w:rPr>
                <w:delText>669.31 (349.23-1707.15)</w:delText>
              </w:r>
            </w:del>
          </w:p>
        </w:tc>
        <w:tc>
          <w:tcPr>
            <w:tcW w:w="340" w:type="pct"/>
            <w:shd w:val="clear" w:color="auto" w:fill="auto"/>
            <w:noWrap/>
            <w:vAlign w:val="bottom"/>
            <w:hideMark/>
          </w:tcPr>
          <w:p w14:paraId="2FE3C8F4" w14:textId="77777777" w:rsidR="009C3446" w:rsidRPr="005A2E95" w:rsidRDefault="009C3446" w:rsidP="00C558F5">
            <w:pPr>
              <w:spacing w:after="0" w:line="240" w:lineRule="auto"/>
              <w:rPr>
                <w:del w:id="3359" w:author="Kopp, Darin" w:date="2025-02-20T15:34:00Z"/>
                <w:rFonts w:ascii="Calibri" w:eastAsia="Times New Roman" w:hAnsi="Calibri" w:cs="Calibri"/>
                <w:color w:val="000000"/>
                <w:sz w:val="16"/>
                <w:szCs w:val="16"/>
              </w:rPr>
            </w:pPr>
            <w:del w:id="3360" w:author="Kopp, Darin" w:date="2025-02-20T15:34:00Z">
              <w:r w:rsidRPr="005A2E95">
                <w:rPr>
                  <w:rFonts w:ascii="Calibri" w:eastAsia="Times New Roman" w:hAnsi="Calibri" w:cs="Calibri"/>
                  <w:color w:val="000000"/>
                  <w:sz w:val="16"/>
                  <w:szCs w:val="16"/>
                </w:rPr>
                <w:delText>701.68 (387.1-1812.51)</w:delText>
              </w:r>
            </w:del>
          </w:p>
        </w:tc>
      </w:tr>
      <w:tr w:rsidR="009C3446" w:rsidRPr="00504673" w14:paraId="3C23E502" w14:textId="77777777" w:rsidTr="00C558F5">
        <w:trPr>
          <w:trHeight w:val="290"/>
          <w:del w:id="3361" w:author="Kopp, Darin" w:date="2025-02-20T15:34:00Z"/>
        </w:trPr>
        <w:tc>
          <w:tcPr>
            <w:tcW w:w="236" w:type="pct"/>
            <w:shd w:val="clear" w:color="auto" w:fill="auto"/>
            <w:noWrap/>
            <w:vAlign w:val="bottom"/>
            <w:hideMark/>
          </w:tcPr>
          <w:p w14:paraId="4E268C2A" w14:textId="77777777" w:rsidR="009C3446" w:rsidRPr="005A2E95" w:rsidRDefault="009C3446" w:rsidP="00C558F5">
            <w:pPr>
              <w:spacing w:after="0" w:line="240" w:lineRule="auto"/>
              <w:rPr>
                <w:del w:id="3362" w:author="Kopp, Darin" w:date="2025-02-20T15:34:00Z"/>
                <w:rFonts w:ascii="Calibri" w:eastAsia="Times New Roman" w:hAnsi="Calibri" w:cs="Calibri"/>
                <w:color w:val="000000"/>
                <w:sz w:val="16"/>
                <w:szCs w:val="16"/>
              </w:rPr>
            </w:pPr>
            <w:del w:id="3363" w:author="Kopp, Darin" w:date="2025-02-20T15:34:00Z">
              <w:r w:rsidRPr="005A2E95">
                <w:rPr>
                  <w:rFonts w:ascii="Calibri" w:eastAsia="Times New Roman" w:hAnsi="Calibri" w:cs="Calibri"/>
                  <w:color w:val="000000"/>
                  <w:sz w:val="16"/>
                  <w:szCs w:val="16"/>
                </w:rPr>
                <w:delText>XER</w:delText>
              </w:r>
            </w:del>
          </w:p>
        </w:tc>
        <w:tc>
          <w:tcPr>
            <w:tcW w:w="271" w:type="pct"/>
            <w:shd w:val="clear" w:color="auto" w:fill="auto"/>
            <w:noWrap/>
            <w:vAlign w:val="bottom"/>
            <w:hideMark/>
          </w:tcPr>
          <w:p w14:paraId="37DC13FB" w14:textId="77777777" w:rsidR="009C3446" w:rsidRPr="005A2E95" w:rsidRDefault="009C3446" w:rsidP="00C558F5">
            <w:pPr>
              <w:spacing w:after="0" w:line="240" w:lineRule="auto"/>
              <w:rPr>
                <w:del w:id="3364" w:author="Kopp, Darin" w:date="2025-02-20T15:34:00Z"/>
                <w:rFonts w:ascii="Calibri" w:eastAsia="Times New Roman" w:hAnsi="Calibri" w:cs="Calibri"/>
                <w:color w:val="000000"/>
                <w:sz w:val="16"/>
                <w:szCs w:val="16"/>
              </w:rPr>
            </w:pPr>
            <w:del w:id="3365" w:author="Kopp, Darin" w:date="2025-02-20T15:34:00Z">
              <w:r w:rsidRPr="005A2E95">
                <w:rPr>
                  <w:rFonts w:ascii="Calibri" w:eastAsia="Times New Roman" w:hAnsi="Calibri" w:cs="Calibri"/>
                  <w:color w:val="000000"/>
                  <w:sz w:val="16"/>
                  <w:szCs w:val="16"/>
                </w:rPr>
                <w:delText>340 (110-1258.8)</w:delText>
              </w:r>
            </w:del>
          </w:p>
        </w:tc>
        <w:tc>
          <w:tcPr>
            <w:tcW w:w="273" w:type="pct"/>
            <w:shd w:val="clear" w:color="auto" w:fill="auto"/>
            <w:noWrap/>
            <w:vAlign w:val="bottom"/>
            <w:hideMark/>
          </w:tcPr>
          <w:p w14:paraId="10F74D2B" w14:textId="77777777" w:rsidR="009C3446" w:rsidRPr="005A2E95" w:rsidRDefault="009C3446" w:rsidP="00C558F5">
            <w:pPr>
              <w:spacing w:after="0" w:line="240" w:lineRule="auto"/>
              <w:rPr>
                <w:del w:id="3366" w:author="Kopp, Darin" w:date="2025-02-20T15:34:00Z"/>
                <w:rFonts w:ascii="Calibri" w:eastAsia="Times New Roman" w:hAnsi="Calibri" w:cs="Calibri"/>
                <w:color w:val="000000"/>
                <w:sz w:val="16"/>
                <w:szCs w:val="16"/>
              </w:rPr>
            </w:pPr>
            <w:del w:id="3367" w:author="Kopp, Darin" w:date="2025-02-20T15:34:00Z">
              <w:r w:rsidRPr="005A2E95">
                <w:rPr>
                  <w:rFonts w:ascii="Calibri" w:eastAsia="Times New Roman" w:hAnsi="Calibri" w:cs="Calibri"/>
                  <w:color w:val="000000"/>
                  <w:sz w:val="16"/>
                  <w:szCs w:val="16"/>
                </w:rPr>
                <w:delText>218 (133-396.4)</w:delText>
              </w:r>
            </w:del>
          </w:p>
        </w:tc>
        <w:tc>
          <w:tcPr>
            <w:tcW w:w="272" w:type="pct"/>
            <w:shd w:val="clear" w:color="auto" w:fill="auto"/>
            <w:noWrap/>
            <w:vAlign w:val="bottom"/>
            <w:hideMark/>
          </w:tcPr>
          <w:p w14:paraId="7A581AF2" w14:textId="77777777" w:rsidR="009C3446" w:rsidRPr="005A2E95" w:rsidRDefault="009C3446" w:rsidP="00C558F5">
            <w:pPr>
              <w:spacing w:after="0" w:line="240" w:lineRule="auto"/>
              <w:rPr>
                <w:del w:id="3368" w:author="Kopp, Darin" w:date="2025-02-20T15:34:00Z"/>
                <w:rFonts w:ascii="Calibri" w:eastAsia="Times New Roman" w:hAnsi="Calibri" w:cs="Calibri"/>
                <w:color w:val="000000"/>
                <w:sz w:val="16"/>
                <w:szCs w:val="16"/>
              </w:rPr>
            </w:pPr>
            <w:del w:id="3369" w:author="Kopp, Darin" w:date="2025-02-20T15:34:00Z">
              <w:r w:rsidRPr="005A2E95">
                <w:rPr>
                  <w:rFonts w:ascii="Calibri" w:eastAsia="Times New Roman" w:hAnsi="Calibri" w:cs="Calibri"/>
                  <w:color w:val="000000"/>
                  <w:sz w:val="16"/>
                  <w:szCs w:val="16"/>
                </w:rPr>
                <w:delText>53.87 (14.35-258.99)</w:delText>
              </w:r>
            </w:del>
          </w:p>
        </w:tc>
        <w:tc>
          <w:tcPr>
            <w:tcW w:w="302" w:type="pct"/>
            <w:shd w:val="clear" w:color="auto" w:fill="auto"/>
            <w:noWrap/>
            <w:vAlign w:val="bottom"/>
            <w:hideMark/>
          </w:tcPr>
          <w:p w14:paraId="210EBC30" w14:textId="77777777" w:rsidR="009C3446" w:rsidRPr="005A2E95" w:rsidRDefault="009C3446" w:rsidP="00C558F5">
            <w:pPr>
              <w:spacing w:after="0" w:line="240" w:lineRule="auto"/>
              <w:rPr>
                <w:del w:id="3370" w:author="Kopp, Darin" w:date="2025-02-20T15:34:00Z"/>
                <w:rFonts w:ascii="Calibri" w:eastAsia="Times New Roman" w:hAnsi="Calibri" w:cs="Calibri"/>
                <w:color w:val="000000"/>
                <w:sz w:val="16"/>
                <w:szCs w:val="16"/>
              </w:rPr>
            </w:pPr>
            <w:del w:id="3371" w:author="Kopp, Darin" w:date="2025-02-20T15:34:00Z">
              <w:r w:rsidRPr="005A2E95">
                <w:rPr>
                  <w:rFonts w:ascii="Calibri" w:eastAsia="Times New Roman" w:hAnsi="Calibri" w:cs="Calibri"/>
                  <w:color w:val="000000"/>
                  <w:sz w:val="16"/>
                  <w:szCs w:val="16"/>
                </w:rPr>
                <w:delText>45.76 (15.65-90.21)</w:delText>
              </w:r>
            </w:del>
          </w:p>
        </w:tc>
        <w:tc>
          <w:tcPr>
            <w:tcW w:w="287" w:type="pct"/>
            <w:shd w:val="clear" w:color="auto" w:fill="auto"/>
            <w:noWrap/>
            <w:vAlign w:val="bottom"/>
            <w:hideMark/>
          </w:tcPr>
          <w:p w14:paraId="4D564418" w14:textId="77777777" w:rsidR="009C3446" w:rsidRPr="005A2E95" w:rsidRDefault="009C3446" w:rsidP="00C558F5">
            <w:pPr>
              <w:spacing w:after="0" w:line="240" w:lineRule="auto"/>
              <w:rPr>
                <w:del w:id="3372" w:author="Kopp, Darin" w:date="2025-02-20T15:34:00Z"/>
                <w:rFonts w:ascii="Calibri" w:eastAsia="Times New Roman" w:hAnsi="Calibri" w:cs="Calibri"/>
                <w:color w:val="000000"/>
                <w:sz w:val="16"/>
                <w:szCs w:val="16"/>
              </w:rPr>
            </w:pPr>
            <w:del w:id="3373" w:author="Kopp, Darin" w:date="2025-02-20T15:34:00Z">
              <w:r w:rsidRPr="005A2E95">
                <w:rPr>
                  <w:rFonts w:ascii="Calibri" w:eastAsia="Times New Roman" w:hAnsi="Calibri" w:cs="Calibri"/>
                  <w:color w:val="000000"/>
                  <w:sz w:val="16"/>
                  <w:szCs w:val="16"/>
                </w:rPr>
                <w:delText>5.35 (0.8-143.8)</w:delText>
              </w:r>
            </w:del>
          </w:p>
        </w:tc>
        <w:tc>
          <w:tcPr>
            <w:tcW w:w="295" w:type="pct"/>
            <w:shd w:val="clear" w:color="auto" w:fill="auto"/>
            <w:noWrap/>
            <w:vAlign w:val="bottom"/>
            <w:hideMark/>
          </w:tcPr>
          <w:p w14:paraId="017F3194" w14:textId="77777777" w:rsidR="009C3446" w:rsidRDefault="009C3446" w:rsidP="00C558F5">
            <w:pPr>
              <w:spacing w:after="0" w:line="240" w:lineRule="auto"/>
              <w:rPr>
                <w:del w:id="3374" w:author="Kopp, Darin" w:date="2025-02-20T15:34:00Z"/>
                <w:rFonts w:ascii="Calibri" w:eastAsia="Times New Roman" w:hAnsi="Calibri" w:cs="Calibri"/>
                <w:color w:val="000000"/>
                <w:sz w:val="16"/>
                <w:szCs w:val="16"/>
              </w:rPr>
            </w:pPr>
            <w:del w:id="3375" w:author="Kopp, Darin" w:date="2025-02-20T15:34:00Z">
              <w:r w:rsidRPr="005A2E95">
                <w:rPr>
                  <w:rFonts w:ascii="Calibri" w:eastAsia="Times New Roman" w:hAnsi="Calibri" w:cs="Calibri"/>
                  <w:color w:val="000000"/>
                  <w:sz w:val="16"/>
                  <w:szCs w:val="16"/>
                </w:rPr>
                <w:delText xml:space="preserve">2.9 </w:delText>
              </w:r>
            </w:del>
          </w:p>
          <w:p w14:paraId="079D9A9D" w14:textId="77777777" w:rsidR="009C3446" w:rsidRPr="005A2E95" w:rsidRDefault="009C3446" w:rsidP="00C558F5">
            <w:pPr>
              <w:spacing w:after="0" w:line="240" w:lineRule="auto"/>
              <w:rPr>
                <w:del w:id="3376" w:author="Kopp, Darin" w:date="2025-02-20T15:34:00Z"/>
                <w:rFonts w:ascii="Calibri" w:eastAsia="Times New Roman" w:hAnsi="Calibri" w:cs="Calibri"/>
                <w:color w:val="000000"/>
                <w:sz w:val="16"/>
                <w:szCs w:val="16"/>
              </w:rPr>
            </w:pPr>
            <w:del w:id="3377" w:author="Kopp, Darin" w:date="2025-02-20T15:34:00Z">
              <w:r w:rsidRPr="005A2E95">
                <w:rPr>
                  <w:rFonts w:ascii="Calibri" w:eastAsia="Times New Roman" w:hAnsi="Calibri" w:cs="Calibri"/>
                  <w:color w:val="000000"/>
                  <w:sz w:val="16"/>
                  <w:szCs w:val="16"/>
                </w:rPr>
                <w:delText>(0.73-14.32)</w:delText>
              </w:r>
            </w:del>
          </w:p>
        </w:tc>
        <w:tc>
          <w:tcPr>
            <w:tcW w:w="340" w:type="pct"/>
            <w:shd w:val="clear" w:color="auto" w:fill="auto"/>
            <w:noWrap/>
            <w:vAlign w:val="bottom"/>
            <w:hideMark/>
          </w:tcPr>
          <w:p w14:paraId="44413414" w14:textId="77777777" w:rsidR="009C3446" w:rsidRDefault="009C3446" w:rsidP="00C558F5">
            <w:pPr>
              <w:spacing w:after="0" w:line="240" w:lineRule="auto"/>
              <w:rPr>
                <w:del w:id="3378" w:author="Kopp, Darin" w:date="2025-02-20T15:34:00Z"/>
                <w:rFonts w:ascii="Calibri" w:eastAsia="Times New Roman" w:hAnsi="Calibri" w:cs="Calibri"/>
                <w:color w:val="000000"/>
                <w:sz w:val="16"/>
                <w:szCs w:val="16"/>
              </w:rPr>
            </w:pPr>
            <w:del w:id="3379" w:author="Kopp, Darin" w:date="2025-02-20T15:34:00Z">
              <w:r w:rsidRPr="005A2E95">
                <w:rPr>
                  <w:rFonts w:ascii="Calibri" w:eastAsia="Times New Roman" w:hAnsi="Calibri" w:cs="Calibri"/>
                  <w:color w:val="000000"/>
                  <w:sz w:val="16"/>
                  <w:szCs w:val="16"/>
                </w:rPr>
                <w:delText xml:space="preserve">27.8 </w:delText>
              </w:r>
            </w:del>
          </w:p>
          <w:p w14:paraId="1477CDB4" w14:textId="77777777" w:rsidR="009C3446" w:rsidRPr="005A2E95" w:rsidRDefault="009C3446" w:rsidP="00C558F5">
            <w:pPr>
              <w:spacing w:after="0" w:line="240" w:lineRule="auto"/>
              <w:rPr>
                <w:del w:id="3380" w:author="Kopp, Darin" w:date="2025-02-20T15:34:00Z"/>
                <w:rFonts w:ascii="Calibri" w:eastAsia="Times New Roman" w:hAnsi="Calibri" w:cs="Calibri"/>
                <w:color w:val="000000"/>
                <w:sz w:val="16"/>
                <w:szCs w:val="16"/>
              </w:rPr>
            </w:pPr>
            <w:del w:id="3381" w:author="Kopp, Darin" w:date="2025-02-20T15:34:00Z">
              <w:r w:rsidRPr="005A2E95">
                <w:rPr>
                  <w:rFonts w:ascii="Calibri" w:eastAsia="Times New Roman" w:hAnsi="Calibri" w:cs="Calibri"/>
                  <w:color w:val="000000"/>
                  <w:sz w:val="16"/>
                  <w:szCs w:val="16"/>
                </w:rPr>
                <w:delText>(1.6-403.9)</w:delText>
              </w:r>
            </w:del>
          </w:p>
        </w:tc>
        <w:tc>
          <w:tcPr>
            <w:tcW w:w="272" w:type="pct"/>
            <w:shd w:val="clear" w:color="auto" w:fill="auto"/>
            <w:noWrap/>
            <w:vAlign w:val="bottom"/>
            <w:hideMark/>
          </w:tcPr>
          <w:p w14:paraId="531B39DF" w14:textId="77777777" w:rsidR="009C3446" w:rsidRPr="005A2E95" w:rsidRDefault="009C3446" w:rsidP="00C558F5">
            <w:pPr>
              <w:spacing w:after="0" w:line="240" w:lineRule="auto"/>
              <w:rPr>
                <w:del w:id="3382" w:author="Kopp, Darin" w:date="2025-02-20T15:34:00Z"/>
                <w:rFonts w:ascii="Calibri" w:eastAsia="Times New Roman" w:hAnsi="Calibri" w:cs="Calibri"/>
                <w:color w:val="000000"/>
                <w:sz w:val="16"/>
                <w:szCs w:val="16"/>
              </w:rPr>
            </w:pPr>
            <w:del w:id="3383" w:author="Kopp, Darin" w:date="2025-02-20T15:34:00Z">
              <w:r w:rsidRPr="005A2E95">
                <w:rPr>
                  <w:rFonts w:ascii="Calibri" w:eastAsia="Times New Roman" w:hAnsi="Calibri" w:cs="Calibri"/>
                  <w:color w:val="000000"/>
                  <w:sz w:val="16"/>
                  <w:szCs w:val="16"/>
                </w:rPr>
                <w:delText>22.32 (2.54-186.07)</w:delText>
              </w:r>
            </w:del>
          </w:p>
        </w:tc>
        <w:tc>
          <w:tcPr>
            <w:tcW w:w="340" w:type="pct"/>
            <w:shd w:val="clear" w:color="auto" w:fill="auto"/>
            <w:noWrap/>
            <w:vAlign w:val="bottom"/>
            <w:hideMark/>
          </w:tcPr>
          <w:p w14:paraId="568804CA" w14:textId="77777777" w:rsidR="009C3446" w:rsidRPr="005A2E95" w:rsidRDefault="009C3446" w:rsidP="00C558F5">
            <w:pPr>
              <w:spacing w:after="0" w:line="240" w:lineRule="auto"/>
              <w:rPr>
                <w:del w:id="3384" w:author="Kopp, Darin" w:date="2025-02-20T15:34:00Z"/>
                <w:rFonts w:ascii="Calibri" w:eastAsia="Times New Roman" w:hAnsi="Calibri" w:cs="Calibri"/>
                <w:color w:val="000000"/>
                <w:sz w:val="16"/>
                <w:szCs w:val="16"/>
              </w:rPr>
            </w:pPr>
            <w:del w:id="3385" w:author="Kopp, Darin" w:date="2025-02-20T15:34:00Z">
              <w:r w:rsidRPr="005A2E95">
                <w:rPr>
                  <w:rFonts w:ascii="Calibri" w:eastAsia="Times New Roman" w:hAnsi="Calibri" w:cs="Calibri"/>
                  <w:color w:val="000000"/>
                  <w:sz w:val="16"/>
                  <w:szCs w:val="16"/>
                </w:rPr>
                <w:delText>2.02 (0.02-57.52)</w:delText>
              </w:r>
            </w:del>
          </w:p>
        </w:tc>
        <w:tc>
          <w:tcPr>
            <w:tcW w:w="307" w:type="pct"/>
            <w:shd w:val="clear" w:color="auto" w:fill="auto"/>
            <w:noWrap/>
            <w:vAlign w:val="bottom"/>
            <w:hideMark/>
          </w:tcPr>
          <w:p w14:paraId="3B2C9EFC" w14:textId="77777777" w:rsidR="009C3446" w:rsidRPr="005A2E95" w:rsidRDefault="009C3446" w:rsidP="00C558F5">
            <w:pPr>
              <w:spacing w:after="0" w:line="240" w:lineRule="auto"/>
              <w:rPr>
                <w:del w:id="3386" w:author="Kopp, Darin" w:date="2025-02-20T15:34:00Z"/>
                <w:rFonts w:ascii="Calibri" w:eastAsia="Times New Roman" w:hAnsi="Calibri" w:cs="Calibri"/>
                <w:color w:val="000000"/>
                <w:sz w:val="16"/>
                <w:szCs w:val="16"/>
              </w:rPr>
            </w:pPr>
            <w:del w:id="3387" w:author="Kopp, Darin" w:date="2025-02-20T15:34:00Z">
              <w:r w:rsidRPr="005A2E95">
                <w:rPr>
                  <w:rFonts w:ascii="Calibri" w:eastAsia="Times New Roman" w:hAnsi="Calibri" w:cs="Calibri"/>
                  <w:color w:val="000000"/>
                  <w:sz w:val="16"/>
                  <w:szCs w:val="16"/>
                </w:rPr>
                <w:delText>12.71 (3.53-45.29)</w:delText>
              </w:r>
            </w:del>
          </w:p>
        </w:tc>
        <w:tc>
          <w:tcPr>
            <w:tcW w:w="307" w:type="pct"/>
            <w:shd w:val="clear" w:color="auto" w:fill="auto"/>
            <w:noWrap/>
            <w:vAlign w:val="bottom"/>
            <w:hideMark/>
          </w:tcPr>
          <w:p w14:paraId="39DC0F13" w14:textId="77777777" w:rsidR="009C3446" w:rsidRPr="005A2E95" w:rsidRDefault="009C3446" w:rsidP="00C558F5">
            <w:pPr>
              <w:spacing w:after="0" w:line="240" w:lineRule="auto"/>
              <w:rPr>
                <w:del w:id="3388" w:author="Kopp, Darin" w:date="2025-02-20T15:34:00Z"/>
                <w:rFonts w:ascii="Calibri" w:eastAsia="Times New Roman" w:hAnsi="Calibri" w:cs="Calibri"/>
                <w:color w:val="000000"/>
                <w:sz w:val="16"/>
                <w:szCs w:val="16"/>
              </w:rPr>
            </w:pPr>
            <w:del w:id="3389" w:author="Kopp, Darin" w:date="2025-02-20T15:34:00Z">
              <w:r w:rsidRPr="005A2E95">
                <w:rPr>
                  <w:rFonts w:ascii="Calibri" w:eastAsia="Times New Roman" w:hAnsi="Calibri" w:cs="Calibri"/>
                  <w:color w:val="000000"/>
                  <w:sz w:val="16"/>
                  <w:szCs w:val="16"/>
                </w:rPr>
                <w:delText>1.16 (0.12-2.61)</w:delText>
              </w:r>
            </w:del>
          </w:p>
        </w:tc>
        <w:tc>
          <w:tcPr>
            <w:tcW w:w="271" w:type="pct"/>
            <w:shd w:val="clear" w:color="auto" w:fill="auto"/>
            <w:noWrap/>
            <w:vAlign w:val="bottom"/>
            <w:hideMark/>
          </w:tcPr>
          <w:p w14:paraId="4A3B2A76" w14:textId="77777777" w:rsidR="009C3446" w:rsidRPr="005A2E95" w:rsidRDefault="009C3446" w:rsidP="00C558F5">
            <w:pPr>
              <w:spacing w:after="0" w:line="240" w:lineRule="auto"/>
              <w:rPr>
                <w:del w:id="3390" w:author="Kopp, Darin" w:date="2025-02-20T15:34:00Z"/>
                <w:rFonts w:ascii="Calibri" w:eastAsia="Times New Roman" w:hAnsi="Calibri" w:cs="Calibri"/>
                <w:color w:val="000000"/>
                <w:sz w:val="16"/>
                <w:szCs w:val="16"/>
              </w:rPr>
            </w:pPr>
            <w:del w:id="3391" w:author="Kopp, Darin" w:date="2025-02-20T15:34:00Z">
              <w:r w:rsidRPr="005A2E95">
                <w:rPr>
                  <w:rFonts w:ascii="Calibri" w:eastAsia="Times New Roman" w:hAnsi="Calibri" w:cs="Calibri"/>
                  <w:color w:val="000000"/>
                  <w:sz w:val="16"/>
                  <w:szCs w:val="16"/>
                </w:rPr>
                <w:delText>0.33 (0.12-0.33)</w:delText>
              </w:r>
            </w:del>
          </w:p>
        </w:tc>
        <w:tc>
          <w:tcPr>
            <w:tcW w:w="272" w:type="pct"/>
            <w:shd w:val="clear" w:color="auto" w:fill="auto"/>
            <w:noWrap/>
            <w:vAlign w:val="bottom"/>
            <w:hideMark/>
          </w:tcPr>
          <w:p w14:paraId="5AD8D38C" w14:textId="77777777" w:rsidR="009C3446" w:rsidRPr="005A2E95" w:rsidRDefault="009C3446" w:rsidP="00C558F5">
            <w:pPr>
              <w:spacing w:after="0" w:line="240" w:lineRule="auto"/>
              <w:rPr>
                <w:del w:id="3392" w:author="Kopp, Darin" w:date="2025-02-20T15:34:00Z"/>
                <w:rFonts w:ascii="Calibri" w:eastAsia="Times New Roman" w:hAnsi="Calibri" w:cs="Calibri"/>
                <w:color w:val="000000"/>
                <w:sz w:val="16"/>
                <w:szCs w:val="16"/>
              </w:rPr>
            </w:pPr>
            <w:del w:id="3393" w:author="Kopp, Darin" w:date="2025-02-20T15:34:00Z">
              <w:r w:rsidRPr="005A2E95">
                <w:rPr>
                  <w:rFonts w:ascii="Calibri" w:eastAsia="Times New Roman" w:hAnsi="Calibri" w:cs="Calibri"/>
                  <w:color w:val="000000"/>
                  <w:sz w:val="16"/>
                  <w:szCs w:val="16"/>
                </w:rPr>
                <w:delText>22.76 (18.79-30.29)</w:delText>
              </w:r>
            </w:del>
          </w:p>
        </w:tc>
        <w:tc>
          <w:tcPr>
            <w:tcW w:w="273" w:type="pct"/>
            <w:shd w:val="clear" w:color="auto" w:fill="auto"/>
            <w:noWrap/>
            <w:vAlign w:val="bottom"/>
            <w:hideMark/>
          </w:tcPr>
          <w:p w14:paraId="4B38842A" w14:textId="77777777" w:rsidR="009C3446" w:rsidRPr="005A2E95" w:rsidRDefault="009C3446" w:rsidP="00C558F5">
            <w:pPr>
              <w:spacing w:after="0" w:line="240" w:lineRule="auto"/>
              <w:rPr>
                <w:del w:id="3394" w:author="Kopp, Darin" w:date="2025-02-20T15:34:00Z"/>
                <w:rFonts w:ascii="Calibri" w:eastAsia="Times New Roman" w:hAnsi="Calibri" w:cs="Calibri"/>
                <w:color w:val="000000"/>
                <w:sz w:val="16"/>
                <w:szCs w:val="16"/>
              </w:rPr>
            </w:pPr>
            <w:del w:id="3395" w:author="Kopp, Darin" w:date="2025-02-20T15:34:00Z">
              <w:r w:rsidRPr="005A2E95">
                <w:rPr>
                  <w:rFonts w:ascii="Calibri" w:eastAsia="Times New Roman" w:hAnsi="Calibri" w:cs="Calibri"/>
                  <w:color w:val="000000"/>
                  <w:sz w:val="16"/>
                  <w:szCs w:val="16"/>
                </w:rPr>
                <w:delText>21.36 (17.45-27.99)</w:delText>
              </w:r>
            </w:del>
          </w:p>
        </w:tc>
        <w:tc>
          <w:tcPr>
            <w:tcW w:w="341" w:type="pct"/>
            <w:shd w:val="clear" w:color="auto" w:fill="auto"/>
            <w:noWrap/>
            <w:vAlign w:val="bottom"/>
            <w:hideMark/>
          </w:tcPr>
          <w:p w14:paraId="52332516" w14:textId="77777777" w:rsidR="009C3446" w:rsidRPr="005A2E95" w:rsidRDefault="009C3446" w:rsidP="00C558F5">
            <w:pPr>
              <w:spacing w:after="0" w:line="240" w:lineRule="auto"/>
              <w:rPr>
                <w:del w:id="3396" w:author="Kopp, Darin" w:date="2025-02-20T15:34:00Z"/>
                <w:rFonts w:ascii="Calibri" w:eastAsia="Times New Roman" w:hAnsi="Calibri" w:cs="Calibri"/>
                <w:color w:val="000000"/>
                <w:sz w:val="16"/>
                <w:szCs w:val="16"/>
              </w:rPr>
            </w:pPr>
            <w:del w:id="3397" w:author="Kopp, Darin" w:date="2025-02-20T15:34:00Z">
              <w:r w:rsidRPr="005A2E95">
                <w:rPr>
                  <w:rFonts w:ascii="Calibri" w:eastAsia="Times New Roman" w:hAnsi="Calibri" w:cs="Calibri"/>
                  <w:color w:val="000000"/>
                  <w:sz w:val="16"/>
                  <w:szCs w:val="16"/>
                </w:rPr>
                <w:delText>287.58 (169.27-503.23)</w:delText>
              </w:r>
            </w:del>
          </w:p>
        </w:tc>
        <w:tc>
          <w:tcPr>
            <w:tcW w:w="340" w:type="pct"/>
            <w:shd w:val="clear" w:color="auto" w:fill="auto"/>
            <w:noWrap/>
            <w:vAlign w:val="bottom"/>
            <w:hideMark/>
          </w:tcPr>
          <w:p w14:paraId="0F229111" w14:textId="77777777" w:rsidR="009C3446" w:rsidRPr="005A2E95" w:rsidRDefault="009C3446" w:rsidP="00C558F5">
            <w:pPr>
              <w:spacing w:after="0" w:line="240" w:lineRule="auto"/>
              <w:rPr>
                <w:del w:id="3398" w:author="Kopp, Darin" w:date="2025-02-20T15:34:00Z"/>
                <w:rFonts w:ascii="Calibri" w:eastAsia="Times New Roman" w:hAnsi="Calibri" w:cs="Calibri"/>
                <w:color w:val="000000"/>
                <w:sz w:val="16"/>
                <w:szCs w:val="16"/>
              </w:rPr>
            </w:pPr>
            <w:del w:id="3399" w:author="Kopp, Darin" w:date="2025-02-20T15:34:00Z">
              <w:r w:rsidRPr="005A2E95">
                <w:rPr>
                  <w:rFonts w:ascii="Calibri" w:eastAsia="Times New Roman" w:hAnsi="Calibri" w:cs="Calibri"/>
                  <w:color w:val="000000"/>
                  <w:sz w:val="16"/>
                  <w:szCs w:val="16"/>
                </w:rPr>
                <w:delText>336.66 (220.95-694.06)</w:delText>
              </w:r>
            </w:del>
          </w:p>
        </w:tc>
      </w:tr>
    </w:tbl>
    <w:p w14:paraId="48156188" w14:textId="77777777" w:rsidR="009C3446" w:rsidRDefault="009C3446" w:rsidP="006247D6">
      <w:pPr>
        <w:rPr>
          <w:del w:id="3400" w:author="Kopp, Darin" w:date="2025-02-20T15:34:00Z"/>
          <w:rFonts w:ascii="Times New Roman" w:hAnsi="Times New Roman" w:cs="Times New Roman"/>
          <w:b/>
          <w:bCs/>
          <w:sz w:val="24"/>
          <w:szCs w:val="24"/>
        </w:rPr>
        <w:sectPr w:rsidR="009C3446" w:rsidSect="00504673">
          <w:pgSz w:w="15840" w:h="12240" w:orient="landscape"/>
          <w:pgMar w:top="1440" w:right="1440" w:bottom="1440" w:left="1440" w:header="720" w:footer="720" w:gutter="0"/>
          <w:lnNumType w:countBy="1" w:restart="continuous"/>
          <w:cols w:space="720"/>
          <w:docGrid w:linePitch="360"/>
        </w:sectPr>
      </w:pPr>
    </w:p>
    <w:p w14:paraId="30BCAA02" w14:textId="77777777" w:rsidR="000E6EB5" w:rsidRDefault="000E6EB5" w:rsidP="00895449">
      <w:pPr>
        <w:rPr>
          <w:ins w:id="3401" w:author="Kopp, Darin" w:date="2025-02-20T15:34:00Z"/>
          <w:rFonts w:ascii="Times New Roman" w:hAnsi="Times New Roman" w:cs="Times New Roman"/>
          <w:sz w:val="24"/>
          <w:szCs w:val="24"/>
        </w:rPr>
        <w:sectPr w:rsidR="000E6EB5" w:rsidSect="000E6EB5">
          <w:pgSz w:w="12240" w:h="15840"/>
          <w:pgMar w:top="1440" w:right="1440" w:bottom="1440" w:left="1440" w:header="720" w:footer="720" w:gutter="0"/>
          <w:lnNumType w:countBy="1" w:restart="continuous"/>
          <w:cols w:space="720"/>
          <w:docGrid w:linePitch="360"/>
        </w:sectPr>
      </w:pPr>
    </w:p>
    <w:p w14:paraId="0A22ABAE" w14:textId="32F49543" w:rsidR="00F07BCC" w:rsidRDefault="00F07BCC" w:rsidP="00895449">
      <w:pPr>
        <w:rPr>
          <w:ins w:id="3402" w:author="Kopp, Darin" w:date="2025-02-20T15:34:00Z"/>
          <w:rFonts w:ascii="Times New Roman" w:hAnsi="Times New Roman" w:cs="Times New Roman"/>
          <w:sz w:val="24"/>
          <w:szCs w:val="24"/>
        </w:rPr>
      </w:pPr>
      <w:ins w:id="3403" w:author="Kopp, Darin" w:date="2025-02-20T15:34:00Z">
        <w:r>
          <w:rPr>
            <w:rFonts w:ascii="Times New Roman" w:hAnsi="Times New Roman" w:cs="Times New Roman"/>
            <w:sz w:val="24"/>
            <w:szCs w:val="24"/>
          </w:rPr>
          <w:t xml:space="preserve">Tables </w:t>
        </w:r>
      </w:ins>
    </w:p>
    <w:p w14:paraId="4D05BAC2" w14:textId="77777777" w:rsidR="0029207B" w:rsidRDefault="0029207B" w:rsidP="0029207B">
      <w:pPr>
        <w:spacing w:line="240" w:lineRule="auto"/>
        <w:contextualSpacing/>
        <w:rPr>
          <w:moveTo w:id="3404" w:author="Kopp, Darin" w:date="2025-02-20T15:34:00Z"/>
          <w:rFonts w:ascii="Times New Roman" w:hAnsi="Times New Roman" w:cs="Times New Roman"/>
          <w:sz w:val="24"/>
          <w:szCs w:val="24"/>
        </w:rPr>
      </w:pPr>
      <w:ins w:id="3405" w:author="Kopp, Darin" w:date="2025-02-20T15:34:00Z">
        <w:r w:rsidRPr="003429EB">
          <w:rPr>
            <w:rFonts w:ascii="Times New Roman" w:hAnsi="Times New Roman" w:cs="Times New Roman"/>
            <w:sz w:val="24"/>
            <w:szCs w:val="24"/>
          </w:rPr>
          <w:t xml:space="preserve">Table 1: Sites, genera, and environmental </w:t>
        </w:r>
        <w:r>
          <w:rPr>
            <w:rFonts w:ascii="Times New Roman" w:hAnsi="Times New Roman" w:cs="Times New Roman"/>
            <w:sz w:val="24"/>
            <w:szCs w:val="24"/>
          </w:rPr>
          <w:t>variables</w:t>
        </w:r>
        <w:r w:rsidRPr="003429EB">
          <w:rPr>
            <w:rFonts w:ascii="Times New Roman" w:hAnsi="Times New Roman" w:cs="Times New Roman"/>
            <w:sz w:val="24"/>
            <w:szCs w:val="24"/>
          </w:rPr>
          <w:t xml:space="preserve"> included in the analysis. </w:t>
        </w:r>
        <w:r>
          <w:rPr>
            <w:rFonts w:ascii="Times New Roman" w:hAnsi="Times New Roman" w:cs="Times New Roman"/>
            <w:sz w:val="24"/>
            <w:szCs w:val="24"/>
          </w:rPr>
          <w:t>Revisit sites are locations that were revisited during the survey to assess within year variability.</w:t>
        </w:r>
      </w:ins>
      <w:moveToRangeStart w:id="3406" w:author="Kopp, Darin" w:date="2025-02-20T15:34:00Z" w:name="move190958068"/>
      <w:moveTo w:id="3407" w:author="Kopp, Darin" w:date="2025-02-20T15:34:00Z">
        <w:r>
          <w:rPr>
            <w:rFonts w:ascii="Times New Roman" w:hAnsi="Times New Roman" w:cs="Times New Roman"/>
            <w:sz w:val="24"/>
            <w:szCs w:val="24"/>
          </w:rPr>
          <w:t xml:space="preserve"> </w:t>
        </w:r>
        <w:r w:rsidRPr="003429EB">
          <w:rPr>
            <w:rFonts w:ascii="Times New Roman" w:hAnsi="Times New Roman" w:cs="Times New Roman"/>
            <w:sz w:val="24"/>
            <w:szCs w:val="24"/>
          </w:rPr>
          <w:t xml:space="preserve">Values for the environmental </w:t>
        </w:r>
        <w:r>
          <w:rPr>
            <w:rFonts w:ascii="Times New Roman" w:hAnsi="Times New Roman" w:cs="Times New Roman"/>
            <w:sz w:val="24"/>
            <w:szCs w:val="24"/>
          </w:rPr>
          <w:t>variables</w:t>
        </w:r>
        <w:r w:rsidRPr="003429EB">
          <w:rPr>
            <w:rFonts w:ascii="Times New Roman" w:hAnsi="Times New Roman" w:cs="Times New Roman"/>
            <w:sz w:val="24"/>
            <w:szCs w:val="24"/>
          </w:rPr>
          <w:t xml:space="preserve"> are median values for each region. Range is given in</w:t>
        </w:r>
        <w:r w:rsidRPr="003429EB">
          <w:t xml:space="preserve"> </w:t>
        </w:r>
        <w:r w:rsidRPr="003429EB">
          <w:rPr>
            <w:rFonts w:ascii="Times New Roman" w:hAnsi="Times New Roman" w:cs="Times New Roman"/>
            <w:sz w:val="24"/>
            <w:szCs w:val="24"/>
          </w:rPr>
          <w:t>parentheses.</w:t>
        </w:r>
        <w:r>
          <w:rPr>
            <w:rFonts w:ascii="Times New Roman" w:hAnsi="Times New Roman" w:cs="Times New Roman"/>
            <w:sz w:val="24"/>
            <w:szCs w:val="24"/>
          </w:rPr>
          <w:t xml:space="preserve"> </w:t>
        </w:r>
        <w:r w:rsidRPr="003429EB">
          <w:rPr>
            <w:rFonts w:ascii="Times New Roman" w:hAnsi="Times New Roman" w:cs="Times New Roman"/>
            <w:sz w:val="24"/>
            <w:szCs w:val="24"/>
          </w:rPr>
          <w:t>NTL = Total Nitrogen, PTL = Total Phosphorous, CL = Chloride, SO4 = Sulfate, RPDI = Riparian Disturbance Index, SUBD = Substrate Diameter, TPRCP = Total Precipitation and MS</w:t>
        </w:r>
        <w:r>
          <w:rPr>
            <w:rFonts w:ascii="Times New Roman" w:hAnsi="Times New Roman" w:cs="Times New Roman"/>
            <w:sz w:val="24"/>
            <w:szCs w:val="24"/>
          </w:rPr>
          <w:t>A</w:t>
        </w:r>
        <w:r w:rsidRPr="003429EB">
          <w:rPr>
            <w:rFonts w:ascii="Times New Roman" w:hAnsi="Times New Roman" w:cs="Times New Roman"/>
            <w:sz w:val="24"/>
            <w:szCs w:val="24"/>
          </w:rPr>
          <w:t xml:space="preserve">T = Mean Summer Air Temperature.    </w:t>
        </w:r>
        <w:r>
          <w:rPr>
            <w:rFonts w:ascii="Times New Roman" w:hAnsi="Times New Roman" w:cs="Times New Roman"/>
            <w:sz w:val="24"/>
            <w:szCs w:val="24"/>
          </w:rPr>
          <w:t>CPL = Coastal Plains, NAP = Northern Appalachians, NPL = Northern Plains, SAP = Southern Appalachians, SPL = Southern Plains, TPL = Temperate Plains, UMW = Upper Midwest; WMT = Western Mountains; XER = Xeric.</w:t>
        </w:r>
      </w:moveTo>
    </w:p>
    <w:p w14:paraId="6FDA764C" w14:textId="77777777" w:rsidR="0029207B" w:rsidRPr="003429EB" w:rsidRDefault="0029207B" w:rsidP="0029207B">
      <w:pPr>
        <w:spacing w:line="240" w:lineRule="auto"/>
        <w:contextualSpacing/>
        <w:rPr>
          <w:moveTo w:id="3408" w:author="Kopp, Darin" w:date="2025-02-20T15:34:00Z"/>
          <w:rFonts w:ascii="Times New Roman" w:hAnsi="Times New Roman" w:cs="Times New Roman"/>
          <w:sz w:val="24"/>
          <w:szCs w:val="24"/>
        </w:rPr>
      </w:pPr>
    </w:p>
    <w:tbl>
      <w:tblPr>
        <w:tblW w:w="53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528"/>
        <w:gridCol w:w="794"/>
        <w:gridCol w:w="783"/>
        <w:gridCol w:w="1217"/>
        <w:gridCol w:w="1517"/>
        <w:gridCol w:w="1416"/>
        <w:gridCol w:w="1416"/>
        <w:gridCol w:w="939"/>
        <w:gridCol w:w="1416"/>
        <w:gridCol w:w="1616"/>
        <w:gridCol w:w="1330"/>
      </w:tblGrid>
      <w:tr w:rsidR="0029207B" w14:paraId="0D7AD914" w14:textId="77777777" w:rsidTr="00B32FBA">
        <w:trPr>
          <w:trHeight w:val="300"/>
          <w:ins w:id="3409" w:author="Kopp, Darin" w:date="2025-02-20T15:34:00Z"/>
        </w:trPr>
        <w:tc>
          <w:tcPr>
            <w:tcW w:w="288" w:type="pct"/>
            <w:shd w:val="clear" w:color="auto" w:fill="auto"/>
            <w:noWrap/>
            <w:vAlign w:val="center"/>
            <w:hideMark/>
          </w:tcPr>
          <w:moveToRangeEnd w:id="3406"/>
          <w:p w14:paraId="2AF928F0" w14:textId="77777777" w:rsidR="0029207B" w:rsidRPr="0068165D" w:rsidRDefault="0029207B" w:rsidP="00B32FBA">
            <w:pPr>
              <w:spacing w:line="240" w:lineRule="auto"/>
              <w:contextualSpacing/>
              <w:jc w:val="center"/>
              <w:rPr>
                <w:ins w:id="3410" w:author="Kopp, Darin" w:date="2025-02-20T15:34:00Z"/>
                <w:rFonts w:ascii="Times New Roman" w:hAnsi="Times New Roman" w:cs="Times New Roman"/>
                <w:color w:val="000000"/>
                <w:sz w:val="20"/>
                <w:szCs w:val="20"/>
              </w:rPr>
            </w:pPr>
            <w:ins w:id="3411" w:author="Kopp, Darin" w:date="2025-02-20T15:34:00Z">
              <w:r w:rsidRPr="0068165D">
                <w:rPr>
                  <w:rFonts w:ascii="Times New Roman" w:hAnsi="Times New Roman" w:cs="Times New Roman"/>
                  <w:color w:val="000000"/>
                  <w:sz w:val="20"/>
                  <w:szCs w:val="20"/>
                </w:rPr>
                <w:t>Region</w:t>
              </w:r>
            </w:ins>
          </w:p>
        </w:tc>
        <w:tc>
          <w:tcPr>
            <w:tcW w:w="192" w:type="pct"/>
            <w:shd w:val="clear" w:color="auto" w:fill="auto"/>
            <w:noWrap/>
            <w:vAlign w:val="center"/>
            <w:hideMark/>
          </w:tcPr>
          <w:p w14:paraId="33A4453F" w14:textId="77777777" w:rsidR="0029207B" w:rsidRPr="0068165D" w:rsidRDefault="0029207B" w:rsidP="00B32FBA">
            <w:pPr>
              <w:spacing w:line="240" w:lineRule="auto"/>
              <w:contextualSpacing/>
              <w:jc w:val="center"/>
              <w:rPr>
                <w:ins w:id="3412" w:author="Kopp, Darin" w:date="2025-02-20T15:34:00Z"/>
                <w:rFonts w:ascii="Times New Roman" w:hAnsi="Times New Roman" w:cs="Times New Roman"/>
                <w:color w:val="000000"/>
                <w:sz w:val="20"/>
                <w:szCs w:val="20"/>
              </w:rPr>
            </w:pPr>
            <w:ins w:id="3413" w:author="Kopp, Darin" w:date="2025-02-20T15:34:00Z">
              <w:r w:rsidRPr="0068165D">
                <w:rPr>
                  <w:rFonts w:ascii="Times New Roman" w:hAnsi="Times New Roman" w:cs="Times New Roman"/>
                  <w:color w:val="000000"/>
                  <w:sz w:val="20"/>
                  <w:szCs w:val="20"/>
                </w:rPr>
                <w:t>Site</w:t>
              </w:r>
            </w:ins>
          </w:p>
          <w:p w14:paraId="4001555B" w14:textId="77777777" w:rsidR="0029207B" w:rsidRPr="0068165D" w:rsidRDefault="0029207B" w:rsidP="00B32FBA">
            <w:pPr>
              <w:spacing w:line="240" w:lineRule="auto"/>
              <w:contextualSpacing/>
              <w:jc w:val="center"/>
              <w:rPr>
                <w:ins w:id="3414" w:author="Kopp, Darin" w:date="2025-02-20T15:34:00Z"/>
                <w:rFonts w:ascii="Times New Roman" w:hAnsi="Times New Roman" w:cs="Times New Roman"/>
                <w:color w:val="000000"/>
                <w:sz w:val="20"/>
                <w:szCs w:val="20"/>
              </w:rPr>
            </w:pPr>
            <w:ins w:id="3415" w:author="Kopp, Darin" w:date="2025-02-20T15:34:00Z">
              <w:r w:rsidRPr="0068165D">
                <w:rPr>
                  <w:rFonts w:ascii="Times New Roman" w:hAnsi="Times New Roman" w:cs="Times New Roman"/>
                  <w:color w:val="000000"/>
                  <w:sz w:val="20"/>
                  <w:szCs w:val="20"/>
                </w:rPr>
                <w:t>(#)</w:t>
              </w:r>
            </w:ins>
          </w:p>
        </w:tc>
        <w:tc>
          <w:tcPr>
            <w:tcW w:w="288" w:type="pct"/>
            <w:shd w:val="clear" w:color="auto" w:fill="auto"/>
            <w:noWrap/>
            <w:vAlign w:val="center"/>
            <w:hideMark/>
          </w:tcPr>
          <w:p w14:paraId="0E346B3D" w14:textId="77777777" w:rsidR="0029207B" w:rsidRPr="0068165D" w:rsidRDefault="0029207B" w:rsidP="00B32FBA">
            <w:pPr>
              <w:spacing w:line="240" w:lineRule="auto"/>
              <w:contextualSpacing/>
              <w:jc w:val="center"/>
              <w:rPr>
                <w:ins w:id="3416" w:author="Kopp, Darin" w:date="2025-02-20T15:34:00Z"/>
                <w:rFonts w:ascii="Times New Roman" w:hAnsi="Times New Roman" w:cs="Times New Roman"/>
                <w:color w:val="000000"/>
                <w:sz w:val="20"/>
                <w:szCs w:val="20"/>
              </w:rPr>
            </w:pPr>
            <w:ins w:id="3417" w:author="Kopp, Darin" w:date="2025-02-20T15:34:00Z">
              <w:r w:rsidRPr="0068165D">
                <w:rPr>
                  <w:rFonts w:ascii="Times New Roman" w:hAnsi="Times New Roman" w:cs="Times New Roman"/>
                  <w:color w:val="000000"/>
                  <w:sz w:val="20"/>
                  <w:szCs w:val="20"/>
                </w:rPr>
                <w:t>Genera</w:t>
              </w:r>
            </w:ins>
          </w:p>
          <w:p w14:paraId="0C02BB36" w14:textId="77777777" w:rsidR="0029207B" w:rsidRPr="0068165D" w:rsidRDefault="0029207B" w:rsidP="00B32FBA">
            <w:pPr>
              <w:spacing w:line="240" w:lineRule="auto"/>
              <w:contextualSpacing/>
              <w:jc w:val="center"/>
              <w:rPr>
                <w:ins w:id="3418" w:author="Kopp, Darin" w:date="2025-02-20T15:34:00Z"/>
                <w:rFonts w:ascii="Times New Roman" w:hAnsi="Times New Roman" w:cs="Times New Roman"/>
                <w:color w:val="000000"/>
                <w:sz w:val="20"/>
                <w:szCs w:val="20"/>
              </w:rPr>
            </w:pPr>
            <w:ins w:id="3419" w:author="Kopp, Darin" w:date="2025-02-20T15:34:00Z">
              <w:r w:rsidRPr="0068165D">
                <w:rPr>
                  <w:rFonts w:ascii="Times New Roman" w:hAnsi="Times New Roman" w:cs="Times New Roman"/>
                  <w:color w:val="000000"/>
                  <w:sz w:val="20"/>
                  <w:szCs w:val="20"/>
                </w:rPr>
                <w:t>(#)</w:t>
              </w:r>
            </w:ins>
          </w:p>
        </w:tc>
        <w:tc>
          <w:tcPr>
            <w:tcW w:w="284" w:type="pct"/>
          </w:tcPr>
          <w:p w14:paraId="5FD4B4FF" w14:textId="77777777" w:rsidR="0029207B" w:rsidRDefault="0029207B" w:rsidP="00B32FBA">
            <w:pPr>
              <w:spacing w:line="240" w:lineRule="auto"/>
              <w:contextualSpacing/>
              <w:jc w:val="center"/>
              <w:rPr>
                <w:ins w:id="3420" w:author="Kopp, Darin" w:date="2025-02-20T15:34:00Z"/>
                <w:rFonts w:ascii="Times New Roman" w:hAnsi="Times New Roman" w:cs="Times New Roman"/>
                <w:color w:val="000000"/>
                <w:sz w:val="20"/>
                <w:szCs w:val="20"/>
              </w:rPr>
            </w:pPr>
            <w:ins w:id="3421" w:author="Kopp, Darin" w:date="2025-02-20T15:34:00Z">
              <w:r>
                <w:rPr>
                  <w:rFonts w:ascii="Times New Roman" w:hAnsi="Times New Roman" w:cs="Times New Roman"/>
                  <w:color w:val="000000"/>
                  <w:sz w:val="20"/>
                  <w:szCs w:val="20"/>
                </w:rPr>
                <w:t>Revisit</w:t>
              </w:r>
            </w:ins>
          </w:p>
          <w:p w14:paraId="7E30852E" w14:textId="77777777" w:rsidR="0029207B" w:rsidRPr="0068165D" w:rsidRDefault="0029207B" w:rsidP="00B32FBA">
            <w:pPr>
              <w:spacing w:line="240" w:lineRule="auto"/>
              <w:contextualSpacing/>
              <w:jc w:val="center"/>
              <w:rPr>
                <w:ins w:id="3422" w:author="Kopp, Darin" w:date="2025-02-20T15:34:00Z"/>
                <w:rFonts w:ascii="Times New Roman" w:hAnsi="Times New Roman" w:cs="Times New Roman"/>
                <w:color w:val="000000"/>
                <w:sz w:val="20"/>
                <w:szCs w:val="20"/>
              </w:rPr>
            </w:pPr>
            <w:ins w:id="3423" w:author="Kopp, Darin" w:date="2025-02-20T15:34:00Z">
              <w:r>
                <w:rPr>
                  <w:rFonts w:ascii="Times New Roman" w:hAnsi="Times New Roman" w:cs="Times New Roman"/>
                  <w:color w:val="000000"/>
                  <w:sz w:val="20"/>
                  <w:szCs w:val="20"/>
                </w:rPr>
                <w:t>Sites (#)</w:t>
              </w:r>
            </w:ins>
          </w:p>
        </w:tc>
        <w:tc>
          <w:tcPr>
            <w:tcW w:w="442" w:type="pct"/>
            <w:shd w:val="clear" w:color="auto" w:fill="auto"/>
            <w:noWrap/>
            <w:vAlign w:val="center"/>
            <w:hideMark/>
          </w:tcPr>
          <w:p w14:paraId="26724128" w14:textId="77777777" w:rsidR="0029207B" w:rsidRPr="0068165D" w:rsidRDefault="0029207B" w:rsidP="00B32FBA">
            <w:pPr>
              <w:spacing w:line="240" w:lineRule="auto"/>
              <w:contextualSpacing/>
              <w:jc w:val="center"/>
              <w:rPr>
                <w:ins w:id="3424" w:author="Kopp, Darin" w:date="2025-02-20T15:34:00Z"/>
                <w:rFonts w:ascii="Times New Roman" w:hAnsi="Times New Roman" w:cs="Times New Roman"/>
                <w:color w:val="000000"/>
                <w:sz w:val="20"/>
                <w:szCs w:val="20"/>
              </w:rPr>
            </w:pPr>
            <w:ins w:id="3425" w:author="Kopp, Darin" w:date="2025-02-20T15:34:00Z">
              <w:r w:rsidRPr="0068165D">
                <w:rPr>
                  <w:rFonts w:ascii="Times New Roman" w:hAnsi="Times New Roman" w:cs="Times New Roman"/>
                  <w:color w:val="000000"/>
                  <w:sz w:val="20"/>
                  <w:szCs w:val="20"/>
                </w:rPr>
                <w:t>NTL (ug/L)</w:t>
              </w:r>
            </w:ins>
          </w:p>
        </w:tc>
        <w:tc>
          <w:tcPr>
            <w:tcW w:w="551" w:type="pct"/>
            <w:shd w:val="clear" w:color="auto" w:fill="auto"/>
            <w:noWrap/>
            <w:vAlign w:val="center"/>
            <w:hideMark/>
          </w:tcPr>
          <w:p w14:paraId="083A505C" w14:textId="77777777" w:rsidR="0029207B" w:rsidRPr="0068165D" w:rsidRDefault="0029207B" w:rsidP="00B32FBA">
            <w:pPr>
              <w:spacing w:line="240" w:lineRule="auto"/>
              <w:contextualSpacing/>
              <w:jc w:val="center"/>
              <w:rPr>
                <w:ins w:id="3426" w:author="Kopp, Darin" w:date="2025-02-20T15:34:00Z"/>
                <w:rFonts w:ascii="Times New Roman" w:hAnsi="Times New Roman" w:cs="Times New Roman"/>
                <w:color w:val="000000"/>
                <w:sz w:val="20"/>
                <w:szCs w:val="20"/>
              </w:rPr>
            </w:pPr>
            <w:ins w:id="3427" w:author="Kopp, Darin" w:date="2025-02-20T15:34:00Z">
              <w:r w:rsidRPr="0068165D">
                <w:rPr>
                  <w:rFonts w:ascii="Times New Roman" w:hAnsi="Times New Roman" w:cs="Times New Roman"/>
                  <w:color w:val="000000"/>
                  <w:sz w:val="20"/>
                  <w:szCs w:val="20"/>
                </w:rPr>
                <w:t>PTL (ug/L)</w:t>
              </w:r>
            </w:ins>
          </w:p>
        </w:tc>
        <w:tc>
          <w:tcPr>
            <w:tcW w:w="514" w:type="pct"/>
            <w:shd w:val="clear" w:color="auto" w:fill="auto"/>
            <w:noWrap/>
            <w:vAlign w:val="center"/>
            <w:hideMark/>
          </w:tcPr>
          <w:p w14:paraId="40298F12" w14:textId="77777777" w:rsidR="0029207B" w:rsidRPr="0068165D" w:rsidRDefault="0029207B" w:rsidP="00B32FBA">
            <w:pPr>
              <w:spacing w:line="240" w:lineRule="auto"/>
              <w:contextualSpacing/>
              <w:jc w:val="center"/>
              <w:rPr>
                <w:ins w:id="3428" w:author="Kopp, Darin" w:date="2025-02-20T15:34:00Z"/>
                <w:rFonts w:ascii="Times New Roman" w:hAnsi="Times New Roman" w:cs="Times New Roman"/>
                <w:color w:val="000000"/>
                <w:sz w:val="20"/>
                <w:szCs w:val="20"/>
              </w:rPr>
            </w:pPr>
            <w:ins w:id="3429" w:author="Kopp, Darin" w:date="2025-02-20T15:34:00Z">
              <w:r w:rsidRPr="0068165D">
                <w:rPr>
                  <w:rFonts w:ascii="Times New Roman" w:hAnsi="Times New Roman" w:cs="Times New Roman"/>
                  <w:color w:val="000000"/>
                  <w:sz w:val="20"/>
                  <w:szCs w:val="20"/>
                </w:rPr>
                <w:t>CL (mg/L)</w:t>
              </w:r>
            </w:ins>
          </w:p>
        </w:tc>
        <w:tc>
          <w:tcPr>
            <w:tcW w:w="514" w:type="pct"/>
            <w:shd w:val="clear" w:color="auto" w:fill="auto"/>
            <w:noWrap/>
            <w:vAlign w:val="center"/>
            <w:hideMark/>
          </w:tcPr>
          <w:p w14:paraId="1562817B" w14:textId="77777777" w:rsidR="0029207B" w:rsidRPr="0068165D" w:rsidRDefault="0029207B" w:rsidP="00B32FBA">
            <w:pPr>
              <w:spacing w:line="240" w:lineRule="auto"/>
              <w:contextualSpacing/>
              <w:jc w:val="center"/>
              <w:rPr>
                <w:ins w:id="3430" w:author="Kopp, Darin" w:date="2025-02-20T15:34:00Z"/>
                <w:rFonts w:ascii="Times New Roman" w:hAnsi="Times New Roman" w:cs="Times New Roman"/>
                <w:color w:val="000000"/>
                <w:sz w:val="20"/>
                <w:szCs w:val="20"/>
              </w:rPr>
            </w:pPr>
            <w:ins w:id="3431" w:author="Kopp, Darin" w:date="2025-02-20T15:34:00Z">
              <w:r w:rsidRPr="0068165D">
                <w:rPr>
                  <w:rFonts w:ascii="Times New Roman" w:hAnsi="Times New Roman" w:cs="Times New Roman"/>
                  <w:color w:val="000000"/>
                  <w:sz w:val="20"/>
                  <w:szCs w:val="20"/>
                </w:rPr>
                <w:t>SO4 (mg/L)</w:t>
              </w:r>
            </w:ins>
          </w:p>
        </w:tc>
        <w:tc>
          <w:tcPr>
            <w:tcW w:w="341" w:type="pct"/>
            <w:shd w:val="clear" w:color="auto" w:fill="auto"/>
            <w:noWrap/>
            <w:vAlign w:val="center"/>
            <w:hideMark/>
          </w:tcPr>
          <w:p w14:paraId="7F0DFA49" w14:textId="77777777" w:rsidR="0029207B" w:rsidRPr="0068165D" w:rsidRDefault="0029207B" w:rsidP="00B32FBA">
            <w:pPr>
              <w:spacing w:line="240" w:lineRule="auto"/>
              <w:contextualSpacing/>
              <w:jc w:val="center"/>
              <w:rPr>
                <w:ins w:id="3432" w:author="Kopp, Darin" w:date="2025-02-20T15:34:00Z"/>
                <w:rFonts w:ascii="Times New Roman" w:hAnsi="Times New Roman" w:cs="Times New Roman"/>
                <w:color w:val="000000"/>
                <w:sz w:val="20"/>
                <w:szCs w:val="20"/>
              </w:rPr>
            </w:pPr>
            <w:ins w:id="3433" w:author="Kopp, Darin" w:date="2025-02-20T15:34:00Z">
              <w:r w:rsidRPr="0068165D">
                <w:rPr>
                  <w:rFonts w:ascii="Times New Roman" w:hAnsi="Times New Roman" w:cs="Times New Roman"/>
                  <w:color w:val="000000"/>
                  <w:sz w:val="20"/>
                  <w:szCs w:val="20"/>
                </w:rPr>
                <w:t>RPDI</w:t>
              </w:r>
            </w:ins>
          </w:p>
        </w:tc>
        <w:tc>
          <w:tcPr>
            <w:tcW w:w="514" w:type="pct"/>
            <w:shd w:val="clear" w:color="auto" w:fill="auto"/>
            <w:noWrap/>
            <w:vAlign w:val="center"/>
            <w:hideMark/>
          </w:tcPr>
          <w:p w14:paraId="5647C1F9" w14:textId="77777777" w:rsidR="0029207B" w:rsidRPr="0068165D" w:rsidRDefault="0029207B" w:rsidP="00B32FBA">
            <w:pPr>
              <w:spacing w:line="240" w:lineRule="auto"/>
              <w:contextualSpacing/>
              <w:jc w:val="center"/>
              <w:rPr>
                <w:ins w:id="3434" w:author="Kopp, Darin" w:date="2025-02-20T15:34:00Z"/>
                <w:rFonts w:ascii="Times New Roman" w:hAnsi="Times New Roman" w:cs="Times New Roman"/>
                <w:color w:val="000000"/>
                <w:sz w:val="20"/>
                <w:szCs w:val="20"/>
              </w:rPr>
            </w:pPr>
            <w:ins w:id="3435" w:author="Kopp, Darin" w:date="2025-02-20T15:34:00Z">
              <w:r w:rsidRPr="0068165D">
                <w:rPr>
                  <w:rFonts w:ascii="Times New Roman" w:hAnsi="Times New Roman" w:cs="Times New Roman"/>
                  <w:color w:val="000000"/>
                  <w:sz w:val="20"/>
                  <w:szCs w:val="20"/>
                </w:rPr>
                <w:t>SUBD (mm)</w:t>
              </w:r>
            </w:ins>
          </w:p>
        </w:tc>
        <w:tc>
          <w:tcPr>
            <w:tcW w:w="587" w:type="pct"/>
            <w:shd w:val="clear" w:color="auto" w:fill="auto"/>
            <w:noWrap/>
            <w:vAlign w:val="center"/>
            <w:hideMark/>
          </w:tcPr>
          <w:p w14:paraId="19E94640" w14:textId="77777777" w:rsidR="0029207B" w:rsidRPr="0068165D" w:rsidRDefault="0029207B" w:rsidP="00B32FBA">
            <w:pPr>
              <w:spacing w:line="240" w:lineRule="auto"/>
              <w:contextualSpacing/>
              <w:jc w:val="center"/>
              <w:rPr>
                <w:ins w:id="3436" w:author="Kopp, Darin" w:date="2025-02-20T15:34:00Z"/>
                <w:rFonts w:ascii="Times New Roman" w:hAnsi="Times New Roman" w:cs="Times New Roman"/>
                <w:color w:val="000000"/>
                <w:sz w:val="20"/>
                <w:szCs w:val="20"/>
              </w:rPr>
            </w:pPr>
            <w:ins w:id="3437" w:author="Kopp, Darin" w:date="2025-02-20T15:34:00Z">
              <w:r w:rsidRPr="0068165D">
                <w:rPr>
                  <w:rFonts w:ascii="Times New Roman" w:hAnsi="Times New Roman" w:cs="Times New Roman"/>
                  <w:color w:val="000000"/>
                  <w:sz w:val="20"/>
                  <w:szCs w:val="20"/>
                </w:rPr>
                <w:t>TPRCP (mm)</w:t>
              </w:r>
            </w:ins>
          </w:p>
        </w:tc>
        <w:tc>
          <w:tcPr>
            <w:tcW w:w="483" w:type="pct"/>
            <w:shd w:val="clear" w:color="auto" w:fill="auto"/>
            <w:noWrap/>
            <w:vAlign w:val="center"/>
            <w:hideMark/>
          </w:tcPr>
          <w:p w14:paraId="2538C218" w14:textId="77777777" w:rsidR="0029207B" w:rsidRPr="0068165D" w:rsidRDefault="0029207B" w:rsidP="00B32FBA">
            <w:pPr>
              <w:spacing w:line="240" w:lineRule="auto"/>
              <w:contextualSpacing/>
              <w:jc w:val="center"/>
              <w:rPr>
                <w:ins w:id="3438" w:author="Kopp, Darin" w:date="2025-02-20T15:34:00Z"/>
                <w:rFonts w:ascii="Times New Roman" w:hAnsi="Times New Roman" w:cs="Times New Roman"/>
                <w:color w:val="000000"/>
                <w:sz w:val="20"/>
                <w:szCs w:val="20"/>
              </w:rPr>
            </w:pPr>
            <w:ins w:id="3439" w:author="Kopp, Darin" w:date="2025-02-20T15:34:00Z">
              <w:r w:rsidRPr="0068165D">
                <w:rPr>
                  <w:rFonts w:ascii="Times New Roman" w:hAnsi="Times New Roman" w:cs="Times New Roman"/>
                  <w:color w:val="000000"/>
                  <w:sz w:val="20"/>
                  <w:szCs w:val="20"/>
                </w:rPr>
                <w:t>MS</w:t>
              </w:r>
              <w:r>
                <w:rPr>
                  <w:rFonts w:ascii="Times New Roman" w:hAnsi="Times New Roman" w:cs="Times New Roman"/>
                  <w:color w:val="000000"/>
                  <w:sz w:val="20"/>
                  <w:szCs w:val="20"/>
                </w:rPr>
                <w:t>A</w:t>
              </w:r>
              <w:r w:rsidRPr="0068165D">
                <w:rPr>
                  <w:rFonts w:ascii="Times New Roman" w:hAnsi="Times New Roman" w:cs="Times New Roman"/>
                  <w:color w:val="000000"/>
                  <w:sz w:val="20"/>
                  <w:szCs w:val="20"/>
                </w:rPr>
                <w:t>T (</w:t>
              </w:r>
              <w:r>
                <w:rPr>
                  <w:rFonts w:ascii="Times New Roman" w:hAnsi="Times New Roman" w:cs="Times New Roman"/>
                  <w:color w:val="000000"/>
                  <w:sz w:val="20"/>
                  <w:szCs w:val="20"/>
                </w:rPr>
                <w:t>º</w:t>
              </w:r>
              <w:r w:rsidRPr="0068165D">
                <w:rPr>
                  <w:rFonts w:ascii="Times New Roman" w:hAnsi="Times New Roman" w:cs="Times New Roman"/>
                  <w:color w:val="000000"/>
                  <w:sz w:val="20"/>
                  <w:szCs w:val="20"/>
                </w:rPr>
                <w:t>C)</w:t>
              </w:r>
            </w:ins>
          </w:p>
        </w:tc>
      </w:tr>
      <w:tr w:rsidR="0029207B" w14:paraId="4073A9F2" w14:textId="77777777" w:rsidTr="00B32FBA">
        <w:trPr>
          <w:trHeight w:val="300"/>
          <w:ins w:id="3440" w:author="Kopp, Darin" w:date="2025-02-20T15:34:00Z"/>
        </w:trPr>
        <w:tc>
          <w:tcPr>
            <w:tcW w:w="288" w:type="pct"/>
            <w:shd w:val="clear" w:color="auto" w:fill="auto"/>
            <w:noWrap/>
            <w:vAlign w:val="center"/>
            <w:hideMark/>
          </w:tcPr>
          <w:p w14:paraId="3CE69D3F" w14:textId="77777777" w:rsidR="0029207B" w:rsidRPr="0068165D" w:rsidRDefault="0029207B" w:rsidP="00B32FBA">
            <w:pPr>
              <w:spacing w:line="240" w:lineRule="auto"/>
              <w:contextualSpacing/>
              <w:jc w:val="center"/>
              <w:rPr>
                <w:ins w:id="3441" w:author="Kopp, Darin" w:date="2025-02-20T15:34:00Z"/>
                <w:rFonts w:ascii="Times New Roman" w:hAnsi="Times New Roman" w:cs="Times New Roman"/>
                <w:color w:val="000000"/>
                <w:sz w:val="20"/>
                <w:szCs w:val="20"/>
              </w:rPr>
            </w:pPr>
            <w:ins w:id="3442" w:author="Kopp, Darin" w:date="2025-02-20T15:34:00Z">
              <w:r w:rsidRPr="0068165D">
                <w:rPr>
                  <w:rFonts w:ascii="Times New Roman" w:hAnsi="Times New Roman" w:cs="Times New Roman"/>
                  <w:color w:val="000000"/>
                  <w:sz w:val="20"/>
                  <w:szCs w:val="20"/>
                </w:rPr>
                <w:t>CPL</w:t>
              </w:r>
            </w:ins>
          </w:p>
        </w:tc>
        <w:tc>
          <w:tcPr>
            <w:tcW w:w="192" w:type="pct"/>
            <w:shd w:val="clear" w:color="auto" w:fill="auto"/>
            <w:noWrap/>
            <w:vAlign w:val="bottom"/>
            <w:hideMark/>
          </w:tcPr>
          <w:p w14:paraId="762B5093" w14:textId="77777777" w:rsidR="0029207B" w:rsidRPr="0068165D" w:rsidRDefault="0029207B" w:rsidP="00B32FBA">
            <w:pPr>
              <w:spacing w:line="240" w:lineRule="auto"/>
              <w:contextualSpacing/>
              <w:jc w:val="center"/>
              <w:rPr>
                <w:ins w:id="3443" w:author="Kopp, Darin" w:date="2025-02-20T15:34:00Z"/>
                <w:rFonts w:ascii="Times New Roman" w:hAnsi="Times New Roman" w:cs="Times New Roman"/>
                <w:color w:val="000000"/>
                <w:sz w:val="20"/>
                <w:szCs w:val="20"/>
              </w:rPr>
            </w:pPr>
            <w:ins w:id="3444" w:author="Kopp, Darin" w:date="2025-02-20T15:34:00Z">
              <w:r w:rsidRPr="0068165D">
                <w:rPr>
                  <w:rFonts w:ascii="Times New Roman" w:hAnsi="Times New Roman" w:cs="Times New Roman"/>
                  <w:color w:val="000000"/>
                  <w:sz w:val="20"/>
                  <w:szCs w:val="20"/>
                </w:rPr>
                <w:t>226</w:t>
              </w:r>
            </w:ins>
          </w:p>
        </w:tc>
        <w:tc>
          <w:tcPr>
            <w:tcW w:w="288" w:type="pct"/>
            <w:shd w:val="clear" w:color="auto" w:fill="auto"/>
            <w:noWrap/>
            <w:vAlign w:val="bottom"/>
            <w:hideMark/>
          </w:tcPr>
          <w:p w14:paraId="76BF1DAC" w14:textId="77777777" w:rsidR="0029207B" w:rsidRPr="0068165D" w:rsidRDefault="0029207B" w:rsidP="00B32FBA">
            <w:pPr>
              <w:spacing w:line="240" w:lineRule="auto"/>
              <w:contextualSpacing/>
              <w:jc w:val="center"/>
              <w:rPr>
                <w:ins w:id="3445" w:author="Kopp, Darin" w:date="2025-02-20T15:34:00Z"/>
                <w:rFonts w:ascii="Times New Roman" w:hAnsi="Times New Roman" w:cs="Times New Roman"/>
                <w:color w:val="000000"/>
                <w:sz w:val="20"/>
                <w:szCs w:val="20"/>
              </w:rPr>
            </w:pPr>
            <w:ins w:id="3446" w:author="Kopp, Darin" w:date="2025-02-20T15:34:00Z">
              <w:r w:rsidRPr="0068165D">
                <w:rPr>
                  <w:rFonts w:ascii="Times New Roman" w:hAnsi="Times New Roman" w:cs="Times New Roman"/>
                  <w:color w:val="000000"/>
                  <w:sz w:val="20"/>
                  <w:szCs w:val="20"/>
                </w:rPr>
                <w:t>71</w:t>
              </w:r>
            </w:ins>
          </w:p>
        </w:tc>
        <w:tc>
          <w:tcPr>
            <w:tcW w:w="284" w:type="pct"/>
            <w:vAlign w:val="bottom"/>
          </w:tcPr>
          <w:p w14:paraId="1CE23C82" w14:textId="77777777" w:rsidR="0029207B" w:rsidRPr="0068165D" w:rsidRDefault="0029207B" w:rsidP="00B32FBA">
            <w:pPr>
              <w:spacing w:line="240" w:lineRule="auto"/>
              <w:contextualSpacing/>
              <w:jc w:val="center"/>
              <w:rPr>
                <w:ins w:id="3447" w:author="Kopp, Darin" w:date="2025-02-20T15:34:00Z"/>
                <w:rFonts w:ascii="Times New Roman" w:hAnsi="Times New Roman" w:cs="Times New Roman"/>
                <w:color w:val="000000"/>
                <w:sz w:val="20"/>
                <w:szCs w:val="20"/>
              </w:rPr>
            </w:pPr>
            <w:ins w:id="3448" w:author="Kopp, Darin" w:date="2025-02-20T15:34:00Z">
              <w:r>
                <w:rPr>
                  <w:rFonts w:ascii="Times New Roman" w:hAnsi="Times New Roman" w:cs="Times New Roman"/>
                  <w:color w:val="000000"/>
                  <w:sz w:val="20"/>
                  <w:szCs w:val="20"/>
                </w:rPr>
                <w:t>36</w:t>
              </w:r>
            </w:ins>
          </w:p>
        </w:tc>
        <w:tc>
          <w:tcPr>
            <w:tcW w:w="442" w:type="pct"/>
            <w:shd w:val="clear" w:color="auto" w:fill="auto"/>
            <w:noWrap/>
            <w:vAlign w:val="bottom"/>
            <w:hideMark/>
          </w:tcPr>
          <w:p w14:paraId="2E3805CB" w14:textId="77777777" w:rsidR="0029207B" w:rsidRPr="0068165D" w:rsidRDefault="0029207B" w:rsidP="00B32FBA">
            <w:pPr>
              <w:spacing w:line="240" w:lineRule="auto"/>
              <w:contextualSpacing/>
              <w:jc w:val="center"/>
              <w:rPr>
                <w:ins w:id="3449" w:author="Kopp, Darin" w:date="2025-02-20T15:34:00Z"/>
                <w:rFonts w:ascii="Times New Roman" w:hAnsi="Times New Roman" w:cs="Times New Roman"/>
                <w:color w:val="000000"/>
                <w:sz w:val="20"/>
                <w:szCs w:val="20"/>
              </w:rPr>
            </w:pPr>
            <w:ins w:id="3450" w:author="Kopp, Darin" w:date="2025-02-20T15:34:00Z">
              <w:r w:rsidRPr="0068165D">
                <w:rPr>
                  <w:rFonts w:ascii="Times New Roman" w:hAnsi="Times New Roman" w:cs="Times New Roman"/>
                  <w:color w:val="000000"/>
                  <w:sz w:val="20"/>
                  <w:szCs w:val="20"/>
                </w:rPr>
                <w:t xml:space="preserve">786 </w:t>
              </w:r>
            </w:ins>
          </w:p>
          <w:p w14:paraId="364309EC" w14:textId="77777777" w:rsidR="0029207B" w:rsidRPr="0068165D" w:rsidRDefault="0029207B" w:rsidP="00B32FBA">
            <w:pPr>
              <w:spacing w:line="240" w:lineRule="auto"/>
              <w:contextualSpacing/>
              <w:jc w:val="center"/>
              <w:rPr>
                <w:ins w:id="3451" w:author="Kopp, Darin" w:date="2025-02-20T15:34:00Z"/>
                <w:rFonts w:ascii="Times New Roman" w:hAnsi="Times New Roman" w:cs="Times New Roman"/>
                <w:color w:val="000000"/>
                <w:sz w:val="20"/>
                <w:szCs w:val="20"/>
              </w:rPr>
            </w:pPr>
            <w:ins w:id="3452" w:author="Kopp, Darin" w:date="2025-02-20T15:34:00Z">
              <w:r w:rsidRPr="0068165D">
                <w:rPr>
                  <w:rFonts w:ascii="Times New Roman" w:hAnsi="Times New Roman" w:cs="Times New Roman"/>
                  <w:color w:val="000000"/>
                  <w:sz w:val="20"/>
                  <w:szCs w:val="20"/>
                </w:rPr>
                <w:t>(91-7713)</w:t>
              </w:r>
            </w:ins>
          </w:p>
        </w:tc>
        <w:tc>
          <w:tcPr>
            <w:tcW w:w="551" w:type="pct"/>
            <w:shd w:val="clear" w:color="auto" w:fill="auto"/>
            <w:noWrap/>
            <w:vAlign w:val="bottom"/>
            <w:hideMark/>
          </w:tcPr>
          <w:p w14:paraId="44E08005" w14:textId="77777777" w:rsidR="0029207B" w:rsidRPr="0068165D" w:rsidRDefault="0029207B" w:rsidP="00B32FBA">
            <w:pPr>
              <w:spacing w:line="240" w:lineRule="auto"/>
              <w:contextualSpacing/>
              <w:jc w:val="center"/>
              <w:rPr>
                <w:ins w:id="3453" w:author="Kopp, Darin" w:date="2025-02-20T15:34:00Z"/>
                <w:rFonts w:ascii="Times New Roman" w:hAnsi="Times New Roman" w:cs="Times New Roman"/>
                <w:color w:val="000000"/>
                <w:sz w:val="20"/>
                <w:szCs w:val="20"/>
              </w:rPr>
            </w:pPr>
            <w:ins w:id="3454" w:author="Kopp, Darin" w:date="2025-02-20T15:34:00Z">
              <w:r w:rsidRPr="0068165D">
                <w:rPr>
                  <w:rFonts w:ascii="Times New Roman" w:hAnsi="Times New Roman" w:cs="Times New Roman"/>
                  <w:color w:val="000000"/>
                  <w:sz w:val="20"/>
                  <w:szCs w:val="20"/>
                </w:rPr>
                <w:t xml:space="preserve">84.81 </w:t>
              </w:r>
            </w:ins>
          </w:p>
          <w:p w14:paraId="739C1F1F" w14:textId="77777777" w:rsidR="0029207B" w:rsidRPr="0068165D" w:rsidRDefault="0029207B" w:rsidP="00B32FBA">
            <w:pPr>
              <w:spacing w:line="240" w:lineRule="auto"/>
              <w:contextualSpacing/>
              <w:jc w:val="center"/>
              <w:rPr>
                <w:ins w:id="3455" w:author="Kopp, Darin" w:date="2025-02-20T15:34:00Z"/>
                <w:rFonts w:ascii="Times New Roman" w:hAnsi="Times New Roman" w:cs="Times New Roman"/>
                <w:color w:val="000000"/>
                <w:sz w:val="20"/>
                <w:szCs w:val="20"/>
              </w:rPr>
            </w:pPr>
            <w:ins w:id="3456" w:author="Kopp, Darin" w:date="2025-02-20T15:34:00Z">
              <w:r w:rsidRPr="0068165D">
                <w:rPr>
                  <w:rFonts w:ascii="Times New Roman" w:hAnsi="Times New Roman" w:cs="Times New Roman"/>
                  <w:color w:val="000000"/>
                  <w:sz w:val="20"/>
                  <w:szCs w:val="20"/>
                </w:rPr>
                <w:t>(5.2-3922.25)</w:t>
              </w:r>
            </w:ins>
          </w:p>
        </w:tc>
        <w:tc>
          <w:tcPr>
            <w:tcW w:w="514" w:type="pct"/>
            <w:shd w:val="clear" w:color="auto" w:fill="auto"/>
            <w:noWrap/>
            <w:vAlign w:val="bottom"/>
            <w:hideMark/>
          </w:tcPr>
          <w:p w14:paraId="4762EA43" w14:textId="77777777" w:rsidR="0029207B" w:rsidRPr="0068165D" w:rsidRDefault="0029207B" w:rsidP="00B32FBA">
            <w:pPr>
              <w:spacing w:line="240" w:lineRule="auto"/>
              <w:contextualSpacing/>
              <w:jc w:val="center"/>
              <w:rPr>
                <w:ins w:id="3457" w:author="Kopp, Darin" w:date="2025-02-20T15:34:00Z"/>
                <w:rFonts w:ascii="Times New Roman" w:hAnsi="Times New Roman" w:cs="Times New Roman"/>
                <w:color w:val="000000"/>
                <w:sz w:val="20"/>
                <w:szCs w:val="20"/>
              </w:rPr>
            </w:pPr>
            <w:ins w:id="3458" w:author="Kopp, Darin" w:date="2025-02-20T15:34:00Z">
              <w:r w:rsidRPr="0068165D">
                <w:rPr>
                  <w:rFonts w:ascii="Times New Roman" w:hAnsi="Times New Roman" w:cs="Times New Roman"/>
                  <w:color w:val="000000"/>
                  <w:sz w:val="20"/>
                  <w:szCs w:val="20"/>
                </w:rPr>
                <w:t xml:space="preserve">10.06 </w:t>
              </w:r>
            </w:ins>
          </w:p>
          <w:p w14:paraId="38C1EBE0" w14:textId="77777777" w:rsidR="0029207B" w:rsidRPr="0068165D" w:rsidRDefault="0029207B" w:rsidP="00B32FBA">
            <w:pPr>
              <w:spacing w:line="240" w:lineRule="auto"/>
              <w:contextualSpacing/>
              <w:jc w:val="center"/>
              <w:rPr>
                <w:ins w:id="3459" w:author="Kopp, Darin" w:date="2025-02-20T15:34:00Z"/>
                <w:rFonts w:ascii="Times New Roman" w:hAnsi="Times New Roman" w:cs="Times New Roman"/>
                <w:color w:val="000000"/>
                <w:sz w:val="20"/>
                <w:szCs w:val="20"/>
              </w:rPr>
            </w:pPr>
            <w:ins w:id="3460" w:author="Kopp, Darin" w:date="2025-02-20T15:34:00Z">
              <w:r w:rsidRPr="0068165D">
                <w:rPr>
                  <w:rFonts w:ascii="Times New Roman" w:hAnsi="Times New Roman" w:cs="Times New Roman"/>
                  <w:color w:val="000000"/>
                  <w:sz w:val="20"/>
                  <w:szCs w:val="20"/>
                </w:rPr>
                <w:t>(0.52-4797.9)</w:t>
              </w:r>
            </w:ins>
          </w:p>
        </w:tc>
        <w:tc>
          <w:tcPr>
            <w:tcW w:w="514" w:type="pct"/>
            <w:shd w:val="clear" w:color="auto" w:fill="auto"/>
            <w:noWrap/>
            <w:vAlign w:val="bottom"/>
            <w:hideMark/>
          </w:tcPr>
          <w:p w14:paraId="0282BA8F" w14:textId="77777777" w:rsidR="0029207B" w:rsidRPr="0068165D" w:rsidRDefault="0029207B" w:rsidP="00B32FBA">
            <w:pPr>
              <w:spacing w:line="240" w:lineRule="auto"/>
              <w:contextualSpacing/>
              <w:jc w:val="center"/>
              <w:rPr>
                <w:ins w:id="3461" w:author="Kopp, Darin" w:date="2025-02-20T15:34:00Z"/>
                <w:rFonts w:ascii="Times New Roman" w:hAnsi="Times New Roman" w:cs="Times New Roman"/>
                <w:color w:val="000000"/>
                <w:sz w:val="20"/>
                <w:szCs w:val="20"/>
              </w:rPr>
            </w:pPr>
            <w:ins w:id="3462" w:author="Kopp, Darin" w:date="2025-02-20T15:34:00Z">
              <w:r w:rsidRPr="0068165D">
                <w:rPr>
                  <w:rFonts w:ascii="Times New Roman" w:hAnsi="Times New Roman" w:cs="Times New Roman"/>
                  <w:color w:val="000000"/>
                  <w:sz w:val="20"/>
                  <w:szCs w:val="20"/>
                </w:rPr>
                <w:t xml:space="preserve">7.83 </w:t>
              </w:r>
            </w:ins>
          </w:p>
          <w:p w14:paraId="6C3BACAE" w14:textId="77777777" w:rsidR="0029207B" w:rsidRPr="0068165D" w:rsidRDefault="0029207B" w:rsidP="00B32FBA">
            <w:pPr>
              <w:spacing w:line="240" w:lineRule="auto"/>
              <w:contextualSpacing/>
              <w:jc w:val="center"/>
              <w:rPr>
                <w:ins w:id="3463" w:author="Kopp, Darin" w:date="2025-02-20T15:34:00Z"/>
                <w:rFonts w:ascii="Times New Roman" w:hAnsi="Times New Roman" w:cs="Times New Roman"/>
                <w:color w:val="000000"/>
                <w:sz w:val="20"/>
                <w:szCs w:val="20"/>
              </w:rPr>
            </w:pPr>
            <w:ins w:id="3464" w:author="Kopp, Darin" w:date="2025-02-20T15:34:00Z">
              <w:r w:rsidRPr="0068165D">
                <w:rPr>
                  <w:rFonts w:ascii="Times New Roman" w:hAnsi="Times New Roman" w:cs="Times New Roman"/>
                  <w:color w:val="000000"/>
                  <w:sz w:val="20"/>
                  <w:szCs w:val="20"/>
                </w:rPr>
                <w:t>(0.11-1900.89)</w:t>
              </w:r>
            </w:ins>
          </w:p>
        </w:tc>
        <w:tc>
          <w:tcPr>
            <w:tcW w:w="341" w:type="pct"/>
            <w:shd w:val="clear" w:color="auto" w:fill="auto"/>
            <w:noWrap/>
            <w:vAlign w:val="bottom"/>
            <w:hideMark/>
          </w:tcPr>
          <w:p w14:paraId="485C79E9" w14:textId="77777777" w:rsidR="0029207B" w:rsidRPr="0068165D" w:rsidRDefault="0029207B" w:rsidP="00B32FBA">
            <w:pPr>
              <w:spacing w:line="240" w:lineRule="auto"/>
              <w:contextualSpacing/>
              <w:jc w:val="center"/>
              <w:rPr>
                <w:ins w:id="3465" w:author="Kopp, Darin" w:date="2025-02-20T15:34:00Z"/>
                <w:rFonts w:ascii="Times New Roman" w:hAnsi="Times New Roman" w:cs="Times New Roman"/>
                <w:color w:val="000000"/>
                <w:sz w:val="20"/>
                <w:szCs w:val="20"/>
              </w:rPr>
            </w:pPr>
            <w:ins w:id="3466" w:author="Kopp, Darin" w:date="2025-02-20T15:34:00Z">
              <w:r w:rsidRPr="0068165D">
                <w:rPr>
                  <w:rFonts w:ascii="Times New Roman" w:hAnsi="Times New Roman" w:cs="Times New Roman"/>
                  <w:color w:val="000000"/>
                  <w:sz w:val="20"/>
                  <w:szCs w:val="20"/>
                </w:rPr>
                <w:t xml:space="preserve">0.5 </w:t>
              </w:r>
            </w:ins>
          </w:p>
          <w:p w14:paraId="1EBDC360" w14:textId="77777777" w:rsidR="0029207B" w:rsidRPr="0068165D" w:rsidRDefault="0029207B" w:rsidP="00B32FBA">
            <w:pPr>
              <w:spacing w:line="240" w:lineRule="auto"/>
              <w:contextualSpacing/>
              <w:jc w:val="center"/>
              <w:rPr>
                <w:ins w:id="3467" w:author="Kopp, Darin" w:date="2025-02-20T15:34:00Z"/>
                <w:rFonts w:ascii="Times New Roman" w:hAnsi="Times New Roman" w:cs="Times New Roman"/>
                <w:color w:val="000000"/>
                <w:sz w:val="20"/>
                <w:szCs w:val="20"/>
              </w:rPr>
            </w:pPr>
            <w:ins w:id="3468" w:author="Kopp, Darin" w:date="2025-02-20T15:34:00Z">
              <w:r w:rsidRPr="0068165D">
                <w:rPr>
                  <w:rFonts w:ascii="Times New Roman" w:hAnsi="Times New Roman" w:cs="Times New Roman"/>
                  <w:color w:val="000000"/>
                  <w:sz w:val="20"/>
                  <w:szCs w:val="20"/>
                </w:rPr>
                <w:t>(0-5.39)</w:t>
              </w:r>
            </w:ins>
          </w:p>
        </w:tc>
        <w:tc>
          <w:tcPr>
            <w:tcW w:w="514" w:type="pct"/>
            <w:shd w:val="clear" w:color="auto" w:fill="auto"/>
            <w:noWrap/>
            <w:vAlign w:val="bottom"/>
            <w:hideMark/>
          </w:tcPr>
          <w:p w14:paraId="70FD0AA5" w14:textId="77777777" w:rsidR="0029207B" w:rsidRPr="0068165D" w:rsidRDefault="0029207B" w:rsidP="00B32FBA">
            <w:pPr>
              <w:spacing w:line="240" w:lineRule="auto"/>
              <w:contextualSpacing/>
              <w:jc w:val="center"/>
              <w:rPr>
                <w:ins w:id="3469" w:author="Kopp, Darin" w:date="2025-02-20T15:34:00Z"/>
                <w:rFonts w:ascii="Times New Roman" w:hAnsi="Times New Roman" w:cs="Times New Roman"/>
                <w:color w:val="000000"/>
                <w:sz w:val="20"/>
                <w:szCs w:val="20"/>
              </w:rPr>
            </w:pPr>
            <w:ins w:id="3470" w:author="Kopp, Darin" w:date="2025-02-20T15:34:00Z">
              <w:r w:rsidRPr="0068165D">
                <w:rPr>
                  <w:rFonts w:ascii="Times New Roman" w:hAnsi="Times New Roman" w:cs="Times New Roman"/>
                  <w:color w:val="000000"/>
                  <w:sz w:val="20"/>
                  <w:szCs w:val="20"/>
                </w:rPr>
                <w:t xml:space="preserve">0.35 </w:t>
              </w:r>
            </w:ins>
          </w:p>
          <w:p w14:paraId="368E54CD" w14:textId="77777777" w:rsidR="0029207B" w:rsidRPr="0068165D" w:rsidRDefault="0029207B" w:rsidP="00B32FBA">
            <w:pPr>
              <w:spacing w:line="240" w:lineRule="auto"/>
              <w:contextualSpacing/>
              <w:jc w:val="center"/>
              <w:rPr>
                <w:ins w:id="3471" w:author="Kopp, Darin" w:date="2025-02-20T15:34:00Z"/>
                <w:rFonts w:ascii="Times New Roman" w:hAnsi="Times New Roman" w:cs="Times New Roman"/>
                <w:color w:val="000000"/>
                <w:sz w:val="20"/>
                <w:szCs w:val="20"/>
              </w:rPr>
            </w:pPr>
            <w:ins w:id="3472" w:author="Kopp, Darin" w:date="2025-02-20T15:34:00Z">
              <w:r w:rsidRPr="0068165D">
                <w:rPr>
                  <w:rFonts w:ascii="Times New Roman" w:hAnsi="Times New Roman" w:cs="Times New Roman"/>
                  <w:color w:val="000000"/>
                  <w:sz w:val="20"/>
                  <w:szCs w:val="20"/>
                </w:rPr>
                <w:t>(0.01-341.65)</w:t>
              </w:r>
            </w:ins>
          </w:p>
        </w:tc>
        <w:tc>
          <w:tcPr>
            <w:tcW w:w="587" w:type="pct"/>
            <w:shd w:val="clear" w:color="auto" w:fill="auto"/>
            <w:noWrap/>
            <w:vAlign w:val="bottom"/>
            <w:hideMark/>
          </w:tcPr>
          <w:p w14:paraId="0D5815DE" w14:textId="77777777" w:rsidR="0029207B" w:rsidRPr="0068165D" w:rsidRDefault="0029207B" w:rsidP="00B32FBA">
            <w:pPr>
              <w:spacing w:line="240" w:lineRule="auto"/>
              <w:contextualSpacing/>
              <w:jc w:val="center"/>
              <w:rPr>
                <w:ins w:id="3473" w:author="Kopp, Darin" w:date="2025-02-20T15:34:00Z"/>
                <w:rFonts w:ascii="Times New Roman" w:hAnsi="Times New Roman" w:cs="Times New Roman"/>
                <w:color w:val="000000"/>
                <w:sz w:val="20"/>
                <w:szCs w:val="20"/>
              </w:rPr>
            </w:pPr>
            <w:ins w:id="3474" w:author="Kopp, Darin" w:date="2025-02-20T15:34:00Z">
              <w:r w:rsidRPr="0068165D">
                <w:rPr>
                  <w:rFonts w:ascii="Times New Roman" w:hAnsi="Times New Roman" w:cs="Times New Roman"/>
                  <w:color w:val="000000"/>
                  <w:sz w:val="20"/>
                  <w:szCs w:val="20"/>
                </w:rPr>
                <w:t xml:space="preserve">1613.83 </w:t>
              </w:r>
            </w:ins>
          </w:p>
          <w:p w14:paraId="074B8D84" w14:textId="77777777" w:rsidR="0029207B" w:rsidRPr="0068165D" w:rsidRDefault="0029207B" w:rsidP="00B32FBA">
            <w:pPr>
              <w:spacing w:line="240" w:lineRule="auto"/>
              <w:contextualSpacing/>
              <w:jc w:val="center"/>
              <w:rPr>
                <w:ins w:id="3475" w:author="Kopp, Darin" w:date="2025-02-20T15:34:00Z"/>
                <w:rFonts w:ascii="Times New Roman" w:hAnsi="Times New Roman" w:cs="Times New Roman"/>
                <w:color w:val="000000"/>
                <w:sz w:val="20"/>
                <w:szCs w:val="20"/>
              </w:rPr>
            </w:pPr>
            <w:ins w:id="3476" w:author="Kopp, Darin" w:date="2025-02-20T15:34:00Z">
              <w:r w:rsidRPr="0068165D">
                <w:rPr>
                  <w:rFonts w:ascii="Times New Roman" w:hAnsi="Times New Roman" w:cs="Times New Roman"/>
                  <w:color w:val="000000"/>
                  <w:sz w:val="20"/>
                  <w:szCs w:val="20"/>
                </w:rPr>
                <w:t>(388.66-2397.1)</w:t>
              </w:r>
            </w:ins>
          </w:p>
        </w:tc>
        <w:tc>
          <w:tcPr>
            <w:tcW w:w="483" w:type="pct"/>
            <w:shd w:val="clear" w:color="auto" w:fill="auto"/>
            <w:noWrap/>
            <w:vAlign w:val="bottom"/>
            <w:hideMark/>
          </w:tcPr>
          <w:p w14:paraId="7880A657" w14:textId="77777777" w:rsidR="0029207B" w:rsidRPr="0068165D" w:rsidRDefault="0029207B" w:rsidP="00B32FBA">
            <w:pPr>
              <w:spacing w:line="240" w:lineRule="auto"/>
              <w:contextualSpacing/>
              <w:jc w:val="center"/>
              <w:rPr>
                <w:ins w:id="3477" w:author="Kopp, Darin" w:date="2025-02-20T15:34:00Z"/>
                <w:rFonts w:ascii="Times New Roman" w:hAnsi="Times New Roman" w:cs="Times New Roman"/>
                <w:color w:val="000000"/>
                <w:sz w:val="20"/>
                <w:szCs w:val="20"/>
              </w:rPr>
            </w:pPr>
            <w:ins w:id="3478" w:author="Kopp, Darin" w:date="2025-02-20T15:34:00Z">
              <w:r w:rsidRPr="0068165D">
                <w:rPr>
                  <w:rFonts w:ascii="Times New Roman" w:hAnsi="Times New Roman" w:cs="Times New Roman"/>
                  <w:color w:val="000000"/>
                  <w:sz w:val="20"/>
                  <w:szCs w:val="20"/>
                </w:rPr>
                <w:t xml:space="preserve">27.46 </w:t>
              </w:r>
            </w:ins>
          </w:p>
          <w:p w14:paraId="7A7A49F1" w14:textId="77777777" w:rsidR="0029207B" w:rsidRPr="0068165D" w:rsidRDefault="0029207B" w:rsidP="00B32FBA">
            <w:pPr>
              <w:spacing w:line="240" w:lineRule="auto"/>
              <w:contextualSpacing/>
              <w:jc w:val="center"/>
              <w:rPr>
                <w:ins w:id="3479" w:author="Kopp, Darin" w:date="2025-02-20T15:34:00Z"/>
                <w:rFonts w:ascii="Times New Roman" w:hAnsi="Times New Roman" w:cs="Times New Roman"/>
                <w:color w:val="000000"/>
                <w:sz w:val="20"/>
                <w:szCs w:val="20"/>
              </w:rPr>
            </w:pPr>
            <w:ins w:id="3480" w:author="Kopp, Darin" w:date="2025-02-20T15:34:00Z">
              <w:r w:rsidRPr="0068165D">
                <w:rPr>
                  <w:rFonts w:ascii="Times New Roman" w:hAnsi="Times New Roman" w:cs="Times New Roman"/>
                  <w:color w:val="000000"/>
                  <w:sz w:val="20"/>
                  <w:szCs w:val="20"/>
                </w:rPr>
                <w:t>(23.75-31.68)</w:t>
              </w:r>
            </w:ins>
          </w:p>
        </w:tc>
      </w:tr>
      <w:tr w:rsidR="0029207B" w14:paraId="11E405DE" w14:textId="77777777" w:rsidTr="00B32FBA">
        <w:trPr>
          <w:trHeight w:val="300"/>
          <w:ins w:id="3481" w:author="Kopp, Darin" w:date="2025-02-20T15:34:00Z"/>
        </w:trPr>
        <w:tc>
          <w:tcPr>
            <w:tcW w:w="288" w:type="pct"/>
            <w:shd w:val="clear" w:color="auto" w:fill="auto"/>
            <w:noWrap/>
            <w:vAlign w:val="center"/>
            <w:hideMark/>
          </w:tcPr>
          <w:p w14:paraId="304B8B72" w14:textId="77777777" w:rsidR="0029207B" w:rsidRPr="0068165D" w:rsidRDefault="0029207B" w:rsidP="00B32FBA">
            <w:pPr>
              <w:spacing w:line="240" w:lineRule="auto"/>
              <w:contextualSpacing/>
              <w:jc w:val="center"/>
              <w:rPr>
                <w:ins w:id="3482" w:author="Kopp, Darin" w:date="2025-02-20T15:34:00Z"/>
                <w:rFonts w:ascii="Times New Roman" w:hAnsi="Times New Roman" w:cs="Times New Roman"/>
                <w:color w:val="000000"/>
                <w:sz w:val="20"/>
                <w:szCs w:val="20"/>
              </w:rPr>
            </w:pPr>
            <w:ins w:id="3483" w:author="Kopp, Darin" w:date="2025-02-20T15:34:00Z">
              <w:r w:rsidRPr="0068165D">
                <w:rPr>
                  <w:rFonts w:ascii="Times New Roman" w:hAnsi="Times New Roman" w:cs="Times New Roman"/>
                  <w:color w:val="000000"/>
                  <w:sz w:val="20"/>
                  <w:szCs w:val="20"/>
                </w:rPr>
                <w:t>NAP</w:t>
              </w:r>
            </w:ins>
          </w:p>
        </w:tc>
        <w:tc>
          <w:tcPr>
            <w:tcW w:w="192" w:type="pct"/>
            <w:shd w:val="clear" w:color="auto" w:fill="auto"/>
            <w:noWrap/>
            <w:vAlign w:val="bottom"/>
            <w:hideMark/>
          </w:tcPr>
          <w:p w14:paraId="5D3168C8" w14:textId="77777777" w:rsidR="0029207B" w:rsidRPr="0068165D" w:rsidRDefault="0029207B" w:rsidP="00B32FBA">
            <w:pPr>
              <w:spacing w:line="240" w:lineRule="auto"/>
              <w:contextualSpacing/>
              <w:jc w:val="center"/>
              <w:rPr>
                <w:ins w:id="3484" w:author="Kopp, Darin" w:date="2025-02-20T15:34:00Z"/>
                <w:rFonts w:ascii="Times New Roman" w:hAnsi="Times New Roman" w:cs="Times New Roman"/>
                <w:color w:val="000000"/>
                <w:sz w:val="20"/>
                <w:szCs w:val="20"/>
              </w:rPr>
            </w:pPr>
            <w:ins w:id="3485" w:author="Kopp, Darin" w:date="2025-02-20T15:34:00Z">
              <w:r w:rsidRPr="0068165D">
                <w:rPr>
                  <w:rFonts w:ascii="Times New Roman" w:hAnsi="Times New Roman" w:cs="Times New Roman"/>
                  <w:color w:val="000000"/>
                  <w:sz w:val="20"/>
                  <w:szCs w:val="20"/>
                </w:rPr>
                <w:t>228</w:t>
              </w:r>
            </w:ins>
          </w:p>
        </w:tc>
        <w:tc>
          <w:tcPr>
            <w:tcW w:w="288" w:type="pct"/>
            <w:shd w:val="clear" w:color="auto" w:fill="auto"/>
            <w:noWrap/>
            <w:vAlign w:val="bottom"/>
            <w:hideMark/>
          </w:tcPr>
          <w:p w14:paraId="4B8DAEBA" w14:textId="77777777" w:rsidR="0029207B" w:rsidRPr="0068165D" w:rsidRDefault="0029207B" w:rsidP="00B32FBA">
            <w:pPr>
              <w:spacing w:line="240" w:lineRule="auto"/>
              <w:contextualSpacing/>
              <w:jc w:val="center"/>
              <w:rPr>
                <w:ins w:id="3486" w:author="Kopp, Darin" w:date="2025-02-20T15:34:00Z"/>
                <w:rFonts w:ascii="Times New Roman" w:hAnsi="Times New Roman" w:cs="Times New Roman"/>
                <w:color w:val="000000"/>
                <w:sz w:val="20"/>
                <w:szCs w:val="20"/>
              </w:rPr>
            </w:pPr>
            <w:ins w:id="3487" w:author="Kopp, Darin" w:date="2025-02-20T15:34:00Z">
              <w:r w:rsidRPr="0068165D">
                <w:rPr>
                  <w:rFonts w:ascii="Times New Roman" w:hAnsi="Times New Roman" w:cs="Times New Roman"/>
                  <w:color w:val="000000"/>
                  <w:sz w:val="20"/>
                  <w:szCs w:val="20"/>
                </w:rPr>
                <w:t>127</w:t>
              </w:r>
            </w:ins>
          </w:p>
        </w:tc>
        <w:tc>
          <w:tcPr>
            <w:tcW w:w="284" w:type="pct"/>
            <w:vAlign w:val="bottom"/>
          </w:tcPr>
          <w:p w14:paraId="1574E8E5" w14:textId="77777777" w:rsidR="0029207B" w:rsidRPr="0068165D" w:rsidRDefault="0029207B" w:rsidP="00B32FBA">
            <w:pPr>
              <w:spacing w:line="240" w:lineRule="auto"/>
              <w:contextualSpacing/>
              <w:jc w:val="center"/>
              <w:rPr>
                <w:ins w:id="3488" w:author="Kopp, Darin" w:date="2025-02-20T15:34:00Z"/>
                <w:rFonts w:ascii="Times New Roman" w:hAnsi="Times New Roman" w:cs="Times New Roman"/>
                <w:color w:val="000000"/>
                <w:sz w:val="20"/>
                <w:szCs w:val="20"/>
              </w:rPr>
            </w:pPr>
            <w:ins w:id="3489" w:author="Kopp, Darin" w:date="2025-02-20T15:34:00Z">
              <w:r>
                <w:rPr>
                  <w:rFonts w:ascii="Times New Roman" w:hAnsi="Times New Roman" w:cs="Times New Roman"/>
                  <w:color w:val="000000"/>
                  <w:sz w:val="20"/>
                  <w:szCs w:val="20"/>
                </w:rPr>
                <w:t>29</w:t>
              </w:r>
            </w:ins>
          </w:p>
        </w:tc>
        <w:tc>
          <w:tcPr>
            <w:tcW w:w="442" w:type="pct"/>
            <w:shd w:val="clear" w:color="auto" w:fill="auto"/>
            <w:noWrap/>
            <w:vAlign w:val="bottom"/>
            <w:hideMark/>
          </w:tcPr>
          <w:p w14:paraId="41174C11" w14:textId="77777777" w:rsidR="0029207B" w:rsidRPr="0068165D" w:rsidRDefault="0029207B" w:rsidP="00B32FBA">
            <w:pPr>
              <w:spacing w:line="240" w:lineRule="auto"/>
              <w:contextualSpacing/>
              <w:jc w:val="center"/>
              <w:rPr>
                <w:ins w:id="3490" w:author="Kopp, Darin" w:date="2025-02-20T15:34:00Z"/>
                <w:rFonts w:ascii="Times New Roman" w:hAnsi="Times New Roman" w:cs="Times New Roman"/>
                <w:color w:val="000000"/>
                <w:sz w:val="20"/>
                <w:szCs w:val="20"/>
              </w:rPr>
            </w:pPr>
            <w:ins w:id="3491" w:author="Kopp, Darin" w:date="2025-02-20T15:34:00Z">
              <w:r w:rsidRPr="0068165D">
                <w:rPr>
                  <w:rFonts w:ascii="Times New Roman" w:hAnsi="Times New Roman" w:cs="Times New Roman"/>
                  <w:color w:val="000000"/>
                  <w:sz w:val="20"/>
                  <w:szCs w:val="20"/>
                </w:rPr>
                <w:t xml:space="preserve">431 </w:t>
              </w:r>
            </w:ins>
          </w:p>
          <w:p w14:paraId="35CE0ED4" w14:textId="77777777" w:rsidR="0029207B" w:rsidRPr="0068165D" w:rsidRDefault="0029207B" w:rsidP="00B32FBA">
            <w:pPr>
              <w:spacing w:line="240" w:lineRule="auto"/>
              <w:contextualSpacing/>
              <w:jc w:val="center"/>
              <w:rPr>
                <w:ins w:id="3492" w:author="Kopp, Darin" w:date="2025-02-20T15:34:00Z"/>
                <w:rFonts w:ascii="Times New Roman" w:hAnsi="Times New Roman" w:cs="Times New Roman"/>
                <w:color w:val="000000"/>
                <w:sz w:val="20"/>
                <w:szCs w:val="20"/>
              </w:rPr>
            </w:pPr>
            <w:ins w:id="3493" w:author="Kopp, Darin" w:date="2025-02-20T15:34:00Z">
              <w:r w:rsidRPr="0068165D">
                <w:rPr>
                  <w:rFonts w:ascii="Times New Roman" w:hAnsi="Times New Roman" w:cs="Times New Roman"/>
                  <w:color w:val="000000"/>
                  <w:sz w:val="20"/>
                  <w:szCs w:val="20"/>
                </w:rPr>
                <w:t>(81-6413)</w:t>
              </w:r>
            </w:ins>
          </w:p>
        </w:tc>
        <w:tc>
          <w:tcPr>
            <w:tcW w:w="551" w:type="pct"/>
            <w:shd w:val="clear" w:color="auto" w:fill="auto"/>
            <w:noWrap/>
            <w:vAlign w:val="bottom"/>
            <w:hideMark/>
          </w:tcPr>
          <w:p w14:paraId="3D1BAF03" w14:textId="77777777" w:rsidR="0029207B" w:rsidRPr="0068165D" w:rsidRDefault="0029207B" w:rsidP="00B32FBA">
            <w:pPr>
              <w:spacing w:line="240" w:lineRule="auto"/>
              <w:contextualSpacing/>
              <w:jc w:val="center"/>
              <w:rPr>
                <w:ins w:id="3494" w:author="Kopp, Darin" w:date="2025-02-20T15:34:00Z"/>
                <w:rFonts w:ascii="Times New Roman" w:hAnsi="Times New Roman" w:cs="Times New Roman"/>
                <w:color w:val="000000"/>
                <w:sz w:val="20"/>
                <w:szCs w:val="20"/>
              </w:rPr>
            </w:pPr>
            <w:ins w:id="3495" w:author="Kopp, Darin" w:date="2025-02-20T15:34:00Z">
              <w:r w:rsidRPr="0068165D">
                <w:rPr>
                  <w:rFonts w:ascii="Times New Roman" w:hAnsi="Times New Roman" w:cs="Times New Roman"/>
                  <w:color w:val="000000"/>
                  <w:sz w:val="20"/>
                  <w:szCs w:val="20"/>
                </w:rPr>
                <w:t xml:space="preserve">23.76 </w:t>
              </w:r>
            </w:ins>
          </w:p>
          <w:p w14:paraId="6A15D151" w14:textId="77777777" w:rsidR="0029207B" w:rsidRPr="0068165D" w:rsidRDefault="0029207B" w:rsidP="00B32FBA">
            <w:pPr>
              <w:spacing w:line="240" w:lineRule="auto"/>
              <w:contextualSpacing/>
              <w:jc w:val="center"/>
              <w:rPr>
                <w:ins w:id="3496" w:author="Kopp, Darin" w:date="2025-02-20T15:34:00Z"/>
                <w:rFonts w:ascii="Times New Roman" w:hAnsi="Times New Roman" w:cs="Times New Roman"/>
                <w:color w:val="000000"/>
                <w:sz w:val="20"/>
                <w:szCs w:val="20"/>
              </w:rPr>
            </w:pPr>
            <w:ins w:id="3497" w:author="Kopp, Darin" w:date="2025-02-20T15:34:00Z">
              <w:r w:rsidRPr="0068165D">
                <w:rPr>
                  <w:rFonts w:ascii="Times New Roman" w:hAnsi="Times New Roman" w:cs="Times New Roman"/>
                  <w:color w:val="000000"/>
                  <w:sz w:val="20"/>
                  <w:szCs w:val="20"/>
                </w:rPr>
                <w:t>(3.12-587.2)</w:t>
              </w:r>
            </w:ins>
          </w:p>
        </w:tc>
        <w:tc>
          <w:tcPr>
            <w:tcW w:w="514" w:type="pct"/>
            <w:shd w:val="clear" w:color="auto" w:fill="auto"/>
            <w:noWrap/>
            <w:vAlign w:val="bottom"/>
            <w:hideMark/>
          </w:tcPr>
          <w:p w14:paraId="620BF859" w14:textId="77777777" w:rsidR="0029207B" w:rsidRPr="0068165D" w:rsidRDefault="0029207B" w:rsidP="00B32FBA">
            <w:pPr>
              <w:spacing w:line="240" w:lineRule="auto"/>
              <w:contextualSpacing/>
              <w:jc w:val="center"/>
              <w:rPr>
                <w:ins w:id="3498" w:author="Kopp, Darin" w:date="2025-02-20T15:34:00Z"/>
                <w:rFonts w:ascii="Times New Roman" w:hAnsi="Times New Roman" w:cs="Times New Roman"/>
                <w:color w:val="000000"/>
                <w:sz w:val="20"/>
                <w:szCs w:val="20"/>
              </w:rPr>
            </w:pPr>
            <w:ins w:id="3499" w:author="Kopp, Darin" w:date="2025-02-20T15:34:00Z">
              <w:r w:rsidRPr="0068165D">
                <w:rPr>
                  <w:rFonts w:ascii="Times New Roman" w:hAnsi="Times New Roman" w:cs="Times New Roman"/>
                  <w:color w:val="000000"/>
                  <w:sz w:val="20"/>
                  <w:szCs w:val="20"/>
                </w:rPr>
                <w:t xml:space="preserve">16.73 </w:t>
              </w:r>
            </w:ins>
          </w:p>
          <w:p w14:paraId="00436C11" w14:textId="77777777" w:rsidR="0029207B" w:rsidRPr="0068165D" w:rsidRDefault="0029207B" w:rsidP="00B32FBA">
            <w:pPr>
              <w:spacing w:line="240" w:lineRule="auto"/>
              <w:contextualSpacing/>
              <w:jc w:val="center"/>
              <w:rPr>
                <w:ins w:id="3500" w:author="Kopp, Darin" w:date="2025-02-20T15:34:00Z"/>
                <w:rFonts w:ascii="Times New Roman" w:hAnsi="Times New Roman" w:cs="Times New Roman"/>
                <w:color w:val="000000"/>
                <w:sz w:val="20"/>
                <w:szCs w:val="20"/>
              </w:rPr>
            </w:pPr>
            <w:ins w:id="3501" w:author="Kopp, Darin" w:date="2025-02-20T15:34:00Z">
              <w:r w:rsidRPr="0068165D">
                <w:rPr>
                  <w:rFonts w:ascii="Times New Roman" w:hAnsi="Times New Roman" w:cs="Times New Roman"/>
                  <w:color w:val="000000"/>
                  <w:sz w:val="20"/>
                  <w:szCs w:val="20"/>
                </w:rPr>
                <w:t>(0.07-668.16)</w:t>
              </w:r>
            </w:ins>
          </w:p>
        </w:tc>
        <w:tc>
          <w:tcPr>
            <w:tcW w:w="514" w:type="pct"/>
            <w:shd w:val="clear" w:color="auto" w:fill="auto"/>
            <w:noWrap/>
            <w:vAlign w:val="bottom"/>
            <w:hideMark/>
          </w:tcPr>
          <w:p w14:paraId="359573B6" w14:textId="77777777" w:rsidR="0029207B" w:rsidRPr="0068165D" w:rsidRDefault="0029207B" w:rsidP="00B32FBA">
            <w:pPr>
              <w:spacing w:line="240" w:lineRule="auto"/>
              <w:contextualSpacing/>
              <w:jc w:val="center"/>
              <w:rPr>
                <w:ins w:id="3502" w:author="Kopp, Darin" w:date="2025-02-20T15:34:00Z"/>
                <w:rFonts w:ascii="Times New Roman" w:hAnsi="Times New Roman" w:cs="Times New Roman"/>
                <w:color w:val="000000"/>
                <w:sz w:val="20"/>
                <w:szCs w:val="20"/>
              </w:rPr>
            </w:pPr>
            <w:ins w:id="3503" w:author="Kopp, Darin" w:date="2025-02-20T15:34:00Z">
              <w:r w:rsidRPr="0068165D">
                <w:rPr>
                  <w:rFonts w:ascii="Times New Roman" w:hAnsi="Times New Roman" w:cs="Times New Roman"/>
                  <w:color w:val="000000"/>
                  <w:sz w:val="20"/>
                  <w:szCs w:val="20"/>
                </w:rPr>
                <w:t xml:space="preserve">5.58 </w:t>
              </w:r>
            </w:ins>
          </w:p>
          <w:p w14:paraId="4184D50D" w14:textId="77777777" w:rsidR="0029207B" w:rsidRPr="0068165D" w:rsidRDefault="0029207B" w:rsidP="00B32FBA">
            <w:pPr>
              <w:spacing w:line="240" w:lineRule="auto"/>
              <w:contextualSpacing/>
              <w:jc w:val="center"/>
              <w:rPr>
                <w:ins w:id="3504" w:author="Kopp, Darin" w:date="2025-02-20T15:34:00Z"/>
                <w:rFonts w:ascii="Times New Roman" w:hAnsi="Times New Roman" w:cs="Times New Roman"/>
                <w:color w:val="000000"/>
                <w:sz w:val="20"/>
                <w:szCs w:val="20"/>
              </w:rPr>
            </w:pPr>
            <w:ins w:id="3505" w:author="Kopp, Darin" w:date="2025-02-20T15:34:00Z">
              <w:r w:rsidRPr="0068165D">
                <w:rPr>
                  <w:rFonts w:ascii="Times New Roman" w:hAnsi="Times New Roman" w:cs="Times New Roman"/>
                  <w:color w:val="000000"/>
                  <w:sz w:val="20"/>
                  <w:szCs w:val="20"/>
                </w:rPr>
                <w:t>(0.06-467.93)</w:t>
              </w:r>
            </w:ins>
          </w:p>
        </w:tc>
        <w:tc>
          <w:tcPr>
            <w:tcW w:w="341" w:type="pct"/>
            <w:shd w:val="clear" w:color="auto" w:fill="auto"/>
            <w:noWrap/>
            <w:vAlign w:val="bottom"/>
            <w:hideMark/>
          </w:tcPr>
          <w:p w14:paraId="1FEE23F9" w14:textId="77777777" w:rsidR="0029207B" w:rsidRPr="0068165D" w:rsidRDefault="0029207B" w:rsidP="00B32FBA">
            <w:pPr>
              <w:spacing w:line="240" w:lineRule="auto"/>
              <w:contextualSpacing/>
              <w:jc w:val="center"/>
              <w:rPr>
                <w:ins w:id="3506" w:author="Kopp, Darin" w:date="2025-02-20T15:34:00Z"/>
                <w:rFonts w:ascii="Times New Roman" w:hAnsi="Times New Roman" w:cs="Times New Roman"/>
                <w:color w:val="000000"/>
                <w:sz w:val="20"/>
                <w:szCs w:val="20"/>
              </w:rPr>
            </w:pPr>
            <w:ins w:id="3507" w:author="Kopp, Darin" w:date="2025-02-20T15:34:00Z">
              <w:r w:rsidRPr="0068165D">
                <w:rPr>
                  <w:rFonts w:ascii="Times New Roman" w:hAnsi="Times New Roman" w:cs="Times New Roman"/>
                  <w:color w:val="000000"/>
                  <w:sz w:val="20"/>
                  <w:szCs w:val="20"/>
                </w:rPr>
                <w:t xml:space="preserve">0.65 </w:t>
              </w:r>
            </w:ins>
          </w:p>
          <w:p w14:paraId="0DE6CF8B" w14:textId="77777777" w:rsidR="0029207B" w:rsidRPr="0068165D" w:rsidRDefault="0029207B" w:rsidP="00B32FBA">
            <w:pPr>
              <w:spacing w:line="240" w:lineRule="auto"/>
              <w:contextualSpacing/>
              <w:jc w:val="center"/>
              <w:rPr>
                <w:ins w:id="3508" w:author="Kopp, Darin" w:date="2025-02-20T15:34:00Z"/>
                <w:rFonts w:ascii="Times New Roman" w:hAnsi="Times New Roman" w:cs="Times New Roman"/>
                <w:color w:val="000000"/>
                <w:sz w:val="20"/>
                <w:szCs w:val="20"/>
              </w:rPr>
            </w:pPr>
            <w:ins w:id="3509" w:author="Kopp, Darin" w:date="2025-02-20T15:34:00Z">
              <w:r w:rsidRPr="0068165D">
                <w:rPr>
                  <w:rFonts w:ascii="Times New Roman" w:hAnsi="Times New Roman" w:cs="Times New Roman"/>
                  <w:color w:val="000000"/>
                  <w:sz w:val="20"/>
                  <w:szCs w:val="20"/>
                </w:rPr>
                <w:t>(0-5.24)</w:t>
              </w:r>
            </w:ins>
          </w:p>
        </w:tc>
        <w:tc>
          <w:tcPr>
            <w:tcW w:w="514" w:type="pct"/>
            <w:shd w:val="clear" w:color="auto" w:fill="auto"/>
            <w:noWrap/>
            <w:vAlign w:val="bottom"/>
            <w:hideMark/>
          </w:tcPr>
          <w:p w14:paraId="6AB4B0EE" w14:textId="77777777" w:rsidR="0029207B" w:rsidRPr="0068165D" w:rsidRDefault="0029207B" w:rsidP="00B32FBA">
            <w:pPr>
              <w:spacing w:line="240" w:lineRule="auto"/>
              <w:contextualSpacing/>
              <w:jc w:val="center"/>
              <w:rPr>
                <w:ins w:id="3510" w:author="Kopp, Darin" w:date="2025-02-20T15:34:00Z"/>
                <w:rFonts w:ascii="Times New Roman" w:hAnsi="Times New Roman" w:cs="Times New Roman"/>
                <w:color w:val="000000"/>
                <w:sz w:val="20"/>
                <w:szCs w:val="20"/>
              </w:rPr>
            </w:pPr>
            <w:ins w:id="3511" w:author="Kopp, Darin" w:date="2025-02-20T15:34:00Z">
              <w:r w:rsidRPr="0068165D">
                <w:rPr>
                  <w:rFonts w:ascii="Times New Roman" w:hAnsi="Times New Roman" w:cs="Times New Roman"/>
                  <w:color w:val="000000"/>
                  <w:sz w:val="20"/>
                  <w:szCs w:val="20"/>
                </w:rPr>
                <w:t xml:space="preserve">11.66 </w:t>
              </w:r>
            </w:ins>
          </w:p>
          <w:p w14:paraId="30F48576" w14:textId="77777777" w:rsidR="0029207B" w:rsidRPr="0068165D" w:rsidRDefault="0029207B" w:rsidP="00B32FBA">
            <w:pPr>
              <w:spacing w:line="240" w:lineRule="auto"/>
              <w:contextualSpacing/>
              <w:jc w:val="center"/>
              <w:rPr>
                <w:ins w:id="3512" w:author="Kopp, Darin" w:date="2025-02-20T15:34:00Z"/>
                <w:rFonts w:ascii="Times New Roman" w:hAnsi="Times New Roman" w:cs="Times New Roman"/>
                <w:color w:val="000000"/>
                <w:sz w:val="20"/>
                <w:szCs w:val="20"/>
              </w:rPr>
            </w:pPr>
            <w:ins w:id="3513" w:author="Kopp, Darin" w:date="2025-02-20T15:34:00Z">
              <w:r w:rsidRPr="0068165D">
                <w:rPr>
                  <w:rFonts w:ascii="Times New Roman" w:hAnsi="Times New Roman" w:cs="Times New Roman"/>
                  <w:color w:val="000000"/>
                  <w:sz w:val="20"/>
                  <w:szCs w:val="20"/>
                </w:rPr>
                <w:t>(0.01-864.9)</w:t>
              </w:r>
            </w:ins>
          </w:p>
        </w:tc>
        <w:tc>
          <w:tcPr>
            <w:tcW w:w="587" w:type="pct"/>
            <w:shd w:val="clear" w:color="auto" w:fill="auto"/>
            <w:noWrap/>
            <w:vAlign w:val="bottom"/>
            <w:hideMark/>
          </w:tcPr>
          <w:p w14:paraId="2FB0C208" w14:textId="77777777" w:rsidR="0029207B" w:rsidRPr="0068165D" w:rsidRDefault="0029207B" w:rsidP="00B32FBA">
            <w:pPr>
              <w:spacing w:line="240" w:lineRule="auto"/>
              <w:contextualSpacing/>
              <w:jc w:val="center"/>
              <w:rPr>
                <w:ins w:id="3514" w:author="Kopp, Darin" w:date="2025-02-20T15:34:00Z"/>
                <w:rFonts w:ascii="Times New Roman" w:hAnsi="Times New Roman" w:cs="Times New Roman"/>
                <w:color w:val="000000"/>
                <w:sz w:val="20"/>
                <w:szCs w:val="20"/>
              </w:rPr>
            </w:pPr>
            <w:ins w:id="3515" w:author="Kopp, Darin" w:date="2025-02-20T15:34:00Z">
              <w:r w:rsidRPr="0068165D">
                <w:rPr>
                  <w:rFonts w:ascii="Times New Roman" w:hAnsi="Times New Roman" w:cs="Times New Roman"/>
                  <w:color w:val="000000"/>
                  <w:sz w:val="20"/>
                  <w:szCs w:val="20"/>
                </w:rPr>
                <w:t xml:space="preserve">1295.41 </w:t>
              </w:r>
            </w:ins>
          </w:p>
          <w:p w14:paraId="2B106F4B" w14:textId="77777777" w:rsidR="0029207B" w:rsidRPr="0068165D" w:rsidRDefault="0029207B" w:rsidP="00B32FBA">
            <w:pPr>
              <w:spacing w:line="240" w:lineRule="auto"/>
              <w:contextualSpacing/>
              <w:jc w:val="center"/>
              <w:rPr>
                <w:ins w:id="3516" w:author="Kopp, Darin" w:date="2025-02-20T15:34:00Z"/>
                <w:rFonts w:ascii="Times New Roman" w:hAnsi="Times New Roman" w:cs="Times New Roman"/>
                <w:color w:val="000000"/>
                <w:sz w:val="20"/>
                <w:szCs w:val="20"/>
              </w:rPr>
            </w:pPr>
            <w:ins w:id="3517" w:author="Kopp, Darin" w:date="2025-02-20T15:34:00Z">
              <w:r w:rsidRPr="0068165D">
                <w:rPr>
                  <w:rFonts w:ascii="Times New Roman" w:hAnsi="Times New Roman" w:cs="Times New Roman"/>
                  <w:color w:val="000000"/>
                  <w:sz w:val="20"/>
                  <w:szCs w:val="20"/>
                </w:rPr>
                <w:t>(888.91-1883.17)</w:t>
              </w:r>
            </w:ins>
          </w:p>
        </w:tc>
        <w:tc>
          <w:tcPr>
            <w:tcW w:w="483" w:type="pct"/>
            <w:shd w:val="clear" w:color="auto" w:fill="auto"/>
            <w:noWrap/>
            <w:vAlign w:val="bottom"/>
            <w:hideMark/>
          </w:tcPr>
          <w:p w14:paraId="308A678A" w14:textId="77777777" w:rsidR="0029207B" w:rsidRPr="0068165D" w:rsidRDefault="0029207B" w:rsidP="00B32FBA">
            <w:pPr>
              <w:spacing w:line="240" w:lineRule="auto"/>
              <w:contextualSpacing/>
              <w:jc w:val="center"/>
              <w:rPr>
                <w:ins w:id="3518" w:author="Kopp, Darin" w:date="2025-02-20T15:34:00Z"/>
                <w:rFonts w:ascii="Times New Roman" w:hAnsi="Times New Roman" w:cs="Times New Roman"/>
                <w:color w:val="000000"/>
                <w:sz w:val="20"/>
                <w:szCs w:val="20"/>
              </w:rPr>
            </w:pPr>
            <w:ins w:id="3519" w:author="Kopp, Darin" w:date="2025-02-20T15:34:00Z">
              <w:r w:rsidRPr="0068165D">
                <w:rPr>
                  <w:rFonts w:ascii="Times New Roman" w:hAnsi="Times New Roman" w:cs="Times New Roman"/>
                  <w:color w:val="000000"/>
                  <w:sz w:val="20"/>
                  <w:szCs w:val="20"/>
                </w:rPr>
                <w:t xml:space="preserve">21.49 </w:t>
              </w:r>
            </w:ins>
          </w:p>
          <w:p w14:paraId="48B2E410" w14:textId="77777777" w:rsidR="0029207B" w:rsidRPr="0068165D" w:rsidRDefault="0029207B" w:rsidP="00B32FBA">
            <w:pPr>
              <w:spacing w:line="240" w:lineRule="auto"/>
              <w:contextualSpacing/>
              <w:jc w:val="center"/>
              <w:rPr>
                <w:ins w:id="3520" w:author="Kopp, Darin" w:date="2025-02-20T15:34:00Z"/>
                <w:rFonts w:ascii="Times New Roman" w:hAnsi="Times New Roman" w:cs="Times New Roman"/>
                <w:color w:val="000000"/>
                <w:sz w:val="20"/>
                <w:szCs w:val="20"/>
              </w:rPr>
            </w:pPr>
            <w:ins w:id="3521" w:author="Kopp, Darin" w:date="2025-02-20T15:34:00Z">
              <w:r w:rsidRPr="0068165D">
                <w:rPr>
                  <w:rFonts w:ascii="Times New Roman" w:hAnsi="Times New Roman" w:cs="Times New Roman"/>
                  <w:color w:val="000000"/>
                  <w:sz w:val="20"/>
                  <w:szCs w:val="20"/>
                </w:rPr>
                <w:t>(17.24-24.72)</w:t>
              </w:r>
            </w:ins>
          </w:p>
        </w:tc>
      </w:tr>
      <w:tr w:rsidR="0029207B" w14:paraId="7196A365" w14:textId="77777777" w:rsidTr="00B32FBA">
        <w:trPr>
          <w:trHeight w:val="300"/>
          <w:ins w:id="3522" w:author="Kopp, Darin" w:date="2025-02-20T15:34:00Z"/>
        </w:trPr>
        <w:tc>
          <w:tcPr>
            <w:tcW w:w="288" w:type="pct"/>
            <w:shd w:val="clear" w:color="auto" w:fill="auto"/>
            <w:noWrap/>
            <w:vAlign w:val="center"/>
            <w:hideMark/>
          </w:tcPr>
          <w:p w14:paraId="73C1D722" w14:textId="77777777" w:rsidR="0029207B" w:rsidRPr="0068165D" w:rsidRDefault="0029207B" w:rsidP="00B32FBA">
            <w:pPr>
              <w:spacing w:line="240" w:lineRule="auto"/>
              <w:contextualSpacing/>
              <w:jc w:val="center"/>
              <w:rPr>
                <w:ins w:id="3523" w:author="Kopp, Darin" w:date="2025-02-20T15:34:00Z"/>
                <w:rFonts w:ascii="Times New Roman" w:hAnsi="Times New Roman" w:cs="Times New Roman"/>
                <w:color w:val="000000"/>
                <w:sz w:val="20"/>
                <w:szCs w:val="20"/>
              </w:rPr>
            </w:pPr>
            <w:ins w:id="3524" w:author="Kopp, Darin" w:date="2025-02-20T15:34:00Z">
              <w:r w:rsidRPr="0068165D">
                <w:rPr>
                  <w:rFonts w:ascii="Times New Roman" w:hAnsi="Times New Roman" w:cs="Times New Roman"/>
                  <w:color w:val="000000"/>
                  <w:sz w:val="20"/>
                  <w:szCs w:val="20"/>
                </w:rPr>
                <w:t>NPL</w:t>
              </w:r>
            </w:ins>
          </w:p>
        </w:tc>
        <w:tc>
          <w:tcPr>
            <w:tcW w:w="192" w:type="pct"/>
            <w:shd w:val="clear" w:color="auto" w:fill="auto"/>
            <w:noWrap/>
            <w:vAlign w:val="bottom"/>
            <w:hideMark/>
          </w:tcPr>
          <w:p w14:paraId="6E672A1C" w14:textId="77777777" w:rsidR="0029207B" w:rsidRPr="0068165D" w:rsidRDefault="0029207B" w:rsidP="00B32FBA">
            <w:pPr>
              <w:spacing w:line="240" w:lineRule="auto"/>
              <w:contextualSpacing/>
              <w:jc w:val="center"/>
              <w:rPr>
                <w:ins w:id="3525" w:author="Kopp, Darin" w:date="2025-02-20T15:34:00Z"/>
                <w:rFonts w:ascii="Times New Roman" w:hAnsi="Times New Roman" w:cs="Times New Roman"/>
                <w:color w:val="000000"/>
                <w:sz w:val="20"/>
                <w:szCs w:val="20"/>
              </w:rPr>
            </w:pPr>
            <w:ins w:id="3526" w:author="Kopp, Darin" w:date="2025-02-20T15:34:00Z">
              <w:r w:rsidRPr="0068165D">
                <w:rPr>
                  <w:rFonts w:ascii="Times New Roman" w:hAnsi="Times New Roman" w:cs="Times New Roman"/>
                  <w:color w:val="000000"/>
                  <w:sz w:val="20"/>
                  <w:szCs w:val="20"/>
                </w:rPr>
                <w:t>152</w:t>
              </w:r>
            </w:ins>
          </w:p>
        </w:tc>
        <w:tc>
          <w:tcPr>
            <w:tcW w:w="288" w:type="pct"/>
            <w:shd w:val="clear" w:color="auto" w:fill="auto"/>
            <w:noWrap/>
            <w:vAlign w:val="bottom"/>
            <w:hideMark/>
          </w:tcPr>
          <w:p w14:paraId="06C770A2" w14:textId="77777777" w:rsidR="0029207B" w:rsidRPr="0068165D" w:rsidRDefault="0029207B" w:rsidP="00B32FBA">
            <w:pPr>
              <w:spacing w:line="240" w:lineRule="auto"/>
              <w:contextualSpacing/>
              <w:jc w:val="center"/>
              <w:rPr>
                <w:ins w:id="3527" w:author="Kopp, Darin" w:date="2025-02-20T15:34:00Z"/>
                <w:rFonts w:ascii="Times New Roman" w:hAnsi="Times New Roman" w:cs="Times New Roman"/>
                <w:color w:val="000000"/>
                <w:sz w:val="20"/>
                <w:szCs w:val="20"/>
              </w:rPr>
            </w:pPr>
            <w:ins w:id="3528" w:author="Kopp, Darin" w:date="2025-02-20T15:34:00Z">
              <w:r w:rsidRPr="0068165D">
                <w:rPr>
                  <w:rFonts w:ascii="Times New Roman" w:hAnsi="Times New Roman" w:cs="Times New Roman"/>
                  <w:color w:val="000000"/>
                  <w:sz w:val="20"/>
                  <w:szCs w:val="20"/>
                </w:rPr>
                <w:t>76</w:t>
              </w:r>
            </w:ins>
          </w:p>
        </w:tc>
        <w:tc>
          <w:tcPr>
            <w:tcW w:w="284" w:type="pct"/>
            <w:vAlign w:val="bottom"/>
          </w:tcPr>
          <w:p w14:paraId="2C389F17" w14:textId="77777777" w:rsidR="0029207B" w:rsidRPr="0068165D" w:rsidRDefault="0029207B" w:rsidP="00B32FBA">
            <w:pPr>
              <w:spacing w:line="240" w:lineRule="auto"/>
              <w:contextualSpacing/>
              <w:jc w:val="center"/>
              <w:rPr>
                <w:ins w:id="3529" w:author="Kopp, Darin" w:date="2025-02-20T15:34:00Z"/>
                <w:rFonts w:ascii="Times New Roman" w:hAnsi="Times New Roman" w:cs="Times New Roman"/>
                <w:color w:val="000000"/>
                <w:sz w:val="20"/>
                <w:szCs w:val="20"/>
              </w:rPr>
            </w:pPr>
            <w:ins w:id="3530" w:author="Kopp, Darin" w:date="2025-02-20T15:34:00Z">
              <w:r>
                <w:rPr>
                  <w:rFonts w:ascii="Times New Roman" w:hAnsi="Times New Roman" w:cs="Times New Roman"/>
                  <w:color w:val="000000"/>
                  <w:sz w:val="20"/>
                  <w:szCs w:val="20"/>
                </w:rPr>
                <w:t>7</w:t>
              </w:r>
            </w:ins>
          </w:p>
        </w:tc>
        <w:tc>
          <w:tcPr>
            <w:tcW w:w="442" w:type="pct"/>
            <w:shd w:val="clear" w:color="auto" w:fill="auto"/>
            <w:noWrap/>
            <w:vAlign w:val="bottom"/>
            <w:hideMark/>
          </w:tcPr>
          <w:p w14:paraId="133BFD97" w14:textId="77777777" w:rsidR="0029207B" w:rsidRPr="0068165D" w:rsidRDefault="0029207B" w:rsidP="00B32FBA">
            <w:pPr>
              <w:spacing w:line="240" w:lineRule="auto"/>
              <w:contextualSpacing/>
              <w:jc w:val="center"/>
              <w:rPr>
                <w:ins w:id="3531" w:author="Kopp, Darin" w:date="2025-02-20T15:34:00Z"/>
                <w:rFonts w:ascii="Times New Roman" w:hAnsi="Times New Roman" w:cs="Times New Roman"/>
                <w:color w:val="000000"/>
                <w:sz w:val="20"/>
                <w:szCs w:val="20"/>
              </w:rPr>
            </w:pPr>
            <w:ins w:id="3532" w:author="Kopp, Darin" w:date="2025-02-20T15:34:00Z">
              <w:r w:rsidRPr="0068165D">
                <w:rPr>
                  <w:rFonts w:ascii="Times New Roman" w:hAnsi="Times New Roman" w:cs="Times New Roman"/>
                  <w:color w:val="000000"/>
                  <w:sz w:val="20"/>
                  <w:szCs w:val="20"/>
                </w:rPr>
                <w:t xml:space="preserve">881.5 </w:t>
              </w:r>
            </w:ins>
          </w:p>
          <w:p w14:paraId="7F7C4139" w14:textId="77777777" w:rsidR="0029207B" w:rsidRPr="0068165D" w:rsidRDefault="0029207B" w:rsidP="00B32FBA">
            <w:pPr>
              <w:spacing w:line="240" w:lineRule="auto"/>
              <w:contextualSpacing/>
              <w:jc w:val="center"/>
              <w:rPr>
                <w:ins w:id="3533" w:author="Kopp, Darin" w:date="2025-02-20T15:34:00Z"/>
                <w:rFonts w:ascii="Times New Roman" w:hAnsi="Times New Roman" w:cs="Times New Roman"/>
                <w:color w:val="000000"/>
                <w:sz w:val="20"/>
                <w:szCs w:val="20"/>
              </w:rPr>
            </w:pPr>
            <w:ins w:id="3534" w:author="Kopp, Darin" w:date="2025-02-20T15:34:00Z">
              <w:r w:rsidRPr="0068165D">
                <w:rPr>
                  <w:rFonts w:ascii="Times New Roman" w:hAnsi="Times New Roman" w:cs="Times New Roman"/>
                  <w:color w:val="000000"/>
                  <w:sz w:val="20"/>
                  <w:szCs w:val="20"/>
                </w:rPr>
                <w:t>(71-15675)</w:t>
              </w:r>
            </w:ins>
          </w:p>
        </w:tc>
        <w:tc>
          <w:tcPr>
            <w:tcW w:w="551" w:type="pct"/>
            <w:shd w:val="clear" w:color="auto" w:fill="auto"/>
            <w:noWrap/>
            <w:vAlign w:val="bottom"/>
            <w:hideMark/>
          </w:tcPr>
          <w:p w14:paraId="5CDF30D3" w14:textId="77777777" w:rsidR="0029207B" w:rsidRPr="0068165D" w:rsidRDefault="0029207B" w:rsidP="00B32FBA">
            <w:pPr>
              <w:spacing w:line="240" w:lineRule="auto"/>
              <w:contextualSpacing/>
              <w:jc w:val="center"/>
              <w:rPr>
                <w:ins w:id="3535" w:author="Kopp, Darin" w:date="2025-02-20T15:34:00Z"/>
                <w:rFonts w:ascii="Times New Roman" w:hAnsi="Times New Roman" w:cs="Times New Roman"/>
                <w:color w:val="000000"/>
                <w:sz w:val="20"/>
                <w:szCs w:val="20"/>
              </w:rPr>
            </w:pPr>
            <w:ins w:id="3536" w:author="Kopp, Darin" w:date="2025-02-20T15:34:00Z">
              <w:r w:rsidRPr="0068165D">
                <w:rPr>
                  <w:rFonts w:ascii="Times New Roman" w:hAnsi="Times New Roman" w:cs="Times New Roman"/>
                  <w:color w:val="000000"/>
                  <w:sz w:val="20"/>
                  <w:szCs w:val="20"/>
                </w:rPr>
                <w:t xml:space="preserve">85.61 </w:t>
              </w:r>
            </w:ins>
          </w:p>
          <w:p w14:paraId="7960F813" w14:textId="77777777" w:rsidR="0029207B" w:rsidRPr="0068165D" w:rsidRDefault="0029207B" w:rsidP="00B32FBA">
            <w:pPr>
              <w:spacing w:line="240" w:lineRule="auto"/>
              <w:contextualSpacing/>
              <w:jc w:val="center"/>
              <w:rPr>
                <w:ins w:id="3537" w:author="Kopp, Darin" w:date="2025-02-20T15:34:00Z"/>
                <w:rFonts w:ascii="Times New Roman" w:hAnsi="Times New Roman" w:cs="Times New Roman"/>
                <w:color w:val="000000"/>
                <w:sz w:val="20"/>
                <w:szCs w:val="20"/>
              </w:rPr>
            </w:pPr>
            <w:ins w:id="3538" w:author="Kopp, Darin" w:date="2025-02-20T15:34:00Z">
              <w:r w:rsidRPr="0068165D">
                <w:rPr>
                  <w:rFonts w:ascii="Times New Roman" w:hAnsi="Times New Roman" w:cs="Times New Roman"/>
                  <w:color w:val="000000"/>
                  <w:sz w:val="20"/>
                  <w:szCs w:val="20"/>
                </w:rPr>
                <w:t>(3.53-9248.31)</w:t>
              </w:r>
            </w:ins>
          </w:p>
        </w:tc>
        <w:tc>
          <w:tcPr>
            <w:tcW w:w="514" w:type="pct"/>
            <w:shd w:val="clear" w:color="auto" w:fill="auto"/>
            <w:noWrap/>
            <w:vAlign w:val="bottom"/>
            <w:hideMark/>
          </w:tcPr>
          <w:p w14:paraId="1819E08C" w14:textId="77777777" w:rsidR="0029207B" w:rsidRPr="0068165D" w:rsidRDefault="0029207B" w:rsidP="00B32FBA">
            <w:pPr>
              <w:spacing w:line="240" w:lineRule="auto"/>
              <w:contextualSpacing/>
              <w:jc w:val="center"/>
              <w:rPr>
                <w:ins w:id="3539" w:author="Kopp, Darin" w:date="2025-02-20T15:34:00Z"/>
                <w:rFonts w:ascii="Times New Roman" w:hAnsi="Times New Roman" w:cs="Times New Roman"/>
                <w:color w:val="000000"/>
                <w:sz w:val="20"/>
                <w:szCs w:val="20"/>
              </w:rPr>
            </w:pPr>
            <w:ins w:id="3540" w:author="Kopp, Darin" w:date="2025-02-20T15:34:00Z">
              <w:r w:rsidRPr="0068165D">
                <w:rPr>
                  <w:rFonts w:ascii="Times New Roman" w:hAnsi="Times New Roman" w:cs="Times New Roman"/>
                  <w:color w:val="000000"/>
                  <w:sz w:val="20"/>
                  <w:szCs w:val="20"/>
                </w:rPr>
                <w:t xml:space="preserve">12.09 </w:t>
              </w:r>
            </w:ins>
          </w:p>
          <w:p w14:paraId="33C82736" w14:textId="77777777" w:rsidR="0029207B" w:rsidRPr="0068165D" w:rsidRDefault="0029207B" w:rsidP="00B32FBA">
            <w:pPr>
              <w:spacing w:line="240" w:lineRule="auto"/>
              <w:contextualSpacing/>
              <w:jc w:val="center"/>
              <w:rPr>
                <w:ins w:id="3541" w:author="Kopp, Darin" w:date="2025-02-20T15:34:00Z"/>
                <w:rFonts w:ascii="Times New Roman" w:hAnsi="Times New Roman" w:cs="Times New Roman"/>
                <w:color w:val="000000"/>
                <w:sz w:val="20"/>
                <w:szCs w:val="20"/>
              </w:rPr>
            </w:pPr>
            <w:ins w:id="3542" w:author="Kopp, Darin" w:date="2025-02-20T15:34:00Z">
              <w:r w:rsidRPr="0068165D">
                <w:rPr>
                  <w:rFonts w:ascii="Times New Roman" w:hAnsi="Times New Roman" w:cs="Times New Roman"/>
                  <w:color w:val="000000"/>
                  <w:sz w:val="20"/>
                  <w:szCs w:val="20"/>
                </w:rPr>
                <w:t>(0.11-1251.58)</w:t>
              </w:r>
            </w:ins>
          </w:p>
        </w:tc>
        <w:tc>
          <w:tcPr>
            <w:tcW w:w="514" w:type="pct"/>
            <w:shd w:val="clear" w:color="auto" w:fill="auto"/>
            <w:noWrap/>
            <w:vAlign w:val="bottom"/>
            <w:hideMark/>
          </w:tcPr>
          <w:p w14:paraId="20951FFB" w14:textId="77777777" w:rsidR="0029207B" w:rsidRPr="0068165D" w:rsidRDefault="0029207B" w:rsidP="00B32FBA">
            <w:pPr>
              <w:spacing w:line="240" w:lineRule="auto"/>
              <w:contextualSpacing/>
              <w:jc w:val="center"/>
              <w:rPr>
                <w:ins w:id="3543" w:author="Kopp, Darin" w:date="2025-02-20T15:34:00Z"/>
                <w:rFonts w:ascii="Times New Roman" w:hAnsi="Times New Roman" w:cs="Times New Roman"/>
                <w:color w:val="000000"/>
                <w:sz w:val="20"/>
                <w:szCs w:val="20"/>
              </w:rPr>
            </w:pPr>
            <w:ins w:id="3544" w:author="Kopp, Darin" w:date="2025-02-20T15:34:00Z">
              <w:r w:rsidRPr="0068165D">
                <w:rPr>
                  <w:rFonts w:ascii="Times New Roman" w:hAnsi="Times New Roman" w:cs="Times New Roman"/>
                  <w:color w:val="000000"/>
                  <w:sz w:val="20"/>
                  <w:szCs w:val="20"/>
                </w:rPr>
                <w:t xml:space="preserve">486.24 </w:t>
              </w:r>
            </w:ins>
          </w:p>
          <w:p w14:paraId="13F8A01A" w14:textId="77777777" w:rsidR="0029207B" w:rsidRPr="0068165D" w:rsidRDefault="0029207B" w:rsidP="00B32FBA">
            <w:pPr>
              <w:spacing w:line="240" w:lineRule="auto"/>
              <w:contextualSpacing/>
              <w:jc w:val="center"/>
              <w:rPr>
                <w:ins w:id="3545" w:author="Kopp, Darin" w:date="2025-02-20T15:34:00Z"/>
                <w:rFonts w:ascii="Times New Roman" w:hAnsi="Times New Roman" w:cs="Times New Roman"/>
                <w:color w:val="000000"/>
                <w:sz w:val="20"/>
                <w:szCs w:val="20"/>
              </w:rPr>
            </w:pPr>
            <w:ins w:id="3546" w:author="Kopp, Darin" w:date="2025-02-20T15:34:00Z">
              <w:r w:rsidRPr="0068165D">
                <w:rPr>
                  <w:rFonts w:ascii="Times New Roman" w:hAnsi="Times New Roman" w:cs="Times New Roman"/>
                  <w:color w:val="000000"/>
                  <w:sz w:val="20"/>
                  <w:szCs w:val="20"/>
                </w:rPr>
                <w:t>(3.5-4079.78)</w:t>
              </w:r>
            </w:ins>
          </w:p>
        </w:tc>
        <w:tc>
          <w:tcPr>
            <w:tcW w:w="341" w:type="pct"/>
            <w:shd w:val="clear" w:color="auto" w:fill="auto"/>
            <w:noWrap/>
            <w:vAlign w:val="bottom"/>
            <w:hideMark/>
          </w:tcPr>
          <w:p w14:paraId="4422B699" w14:textId="77777777" w:rsidR="0029207B" w:rsidRPr="0068165D" w:rsidRDefault="0029207B" w:rsidP="00B32FBA">
            <w:pPr>
              <w:spacing w:line="240" w:lineRule="auto"/>
              <w:contextualSpacing/>
              <w:jc w:val="center"/>
              <w:rPr>
                <w:ins w:id="3547" w:author="Kopp, Darin" w:date="2025-02-20T15:34:00Z"/>
                <w:rFonts w:ascii="Times New Roman" w:hAnsi="Times New Roman" w:cs="Times New Roman"/>
                <w:color w:val="000000"/>
                <w:sz w:val="20"/>
                <w:szCs w:val="20"/>
              </w:rPr>
            </w:pPr>
            <w:ins w:id="3548" w:author="Kopp, Darin" w:date="2025-02-20T15:34:00Z">
              <w:r w:rsidRPr="0068165D">
                <w:rPr>
                  <w:rFonts w:ascii="Times New Roman" w:hAnsi="Times New Roman" w:cs="Times New Roman"/>
                  <w:color w:val="000000"/>
                  <w:sz w:val="20"/>
                  <w:szCs w:val="20"/>
                </w:rPr>
                <w:t xml:space="preserve">1.27 </w:t>
              </w:r>
            </w:ins>
          </w:p>
          <w:p w14:paraId="02C3EB6B" w14:textId="77777777" w:rsidR="0029207B" w:rsidRPr="0068165D" w:rsidRDefault="0029207B" w:rsidP="00B32FBA">
            <w:pPr>
              <w:spacing w:line="240" w:lineRule="auto"/>
              <w:contextualSpacing/>
              <w:jc w:val="center"/>
              <w:rPr>
                <w:ins w:id="3549" w:author="Kopp, Darin" w:date="2025-02-20T15:34:00Z"/>
                <w:rFonts w:ascii="Times New Roman" w:hAnsi="Times New Roman" w:cs="Times New Roman"/>
                <w:color w:val="000000"/>
                <w:sz w:val="20"/>
                <w:szCs w:val="20"/>
              </w:rPr>
            </w:pPr>
            <w:ins w:id="3550" w:author="Kopp, Darin" w:date="2025-02-20T15:34:00Z">
              <w:r w:rsidRPr="0068165D">
                <w:rPr>
                  <w:rFonts w:ascii="Times New Roman" w:hAnsi="Times New Roman" w:cs="Times New Roman"/>
                  <w:color w:val="000000"/>
                  <w:sz w:val="20"/>
                  <w:szCs w:val="20"/>
                </w:rPr>
                <w:t>(0-4.49)</w:t>
              </w:r>
            </w:ins>
          </w:p>
        </w:tc>
        <w:tc>
          <w:tcPr>
            <w:tcW w:w="514" w:type="pct"/>
            <w:shd w:val="clear" w:color="auto" w:fill="auto"/>
            <w:noWrap/>
            <w:vAlign w:val="bottom"/>
            <w:hideMark/>
          </w:tcPr>
          <w:p w14:paraId="312B2790" w14:textId="77777777" w:rsidR="0029207B" w:rsidRPr="0068165D" w:rsidRDefault="0029207B" w:rsidP="00B32FBA">
            <w:pPr>
              <w:spacing w:line="240" w:lineRule="auto"/>
              <w:contextualSpacing/>
              <w:jc w:val="center"/>
              <w:rPr>
                <w:ins w:id="3551" w:author="Kopp, Darin" w:date="2025-02-20T15:34:00Z"/>
                <w:rFonts w:ascii="Times New Roman" w:hAnsi="Times New Roman" w:cs="Times New Roman"/>
                <w:color w:val="000000"/>
                <w:sz w:val="20"/>
                <w:szCs w:val="20"/>
              </w:rPr>
            </w:pPr>
            <w:ins w:id="3552" w:author="Kopp, Darin" w:date="2025-02-20T15:34:00Z">
              <w:r w:rsidRPr="0068165D">
                <w:rPr>
                  <w:rFonts w:ascii="Times New Roman" w:hAnsi="Times New Roman" w:cs="Times New Roman"/>
                  <w:color w:val="000000"/>
                  <w:sz w:val="20"/>
                  <w:szCs w:val="20"/>
                </w:rPr>
                <w:t xml:space="preserve">0.51 </w:t>
              </w:r>
            </w:ins>
          </w:p>
          <w:p w14:paraId="5F9981ED" w14:textId="77777777" w:rsidR="0029207B" w:rsidRPr="0068165D" w:rsidRDefault="0029207B" w:rsidP="00B32FBA">
            <w:pPr>
              <w:spacing w:line="240" w:lineRule="auto"/>
              <w:contextualSpacing/>
              <w:jc w:val="center"/>
              <w:rPr>
                <w:ins w:id="3553" w:author="Kopp, Darin" w:date="2025-02-20T15:34:00Z"/>
                <w:rFonts w:ascii="Times New Roman" w:hAnsi="Times New Roman" w:cs="Times New Roman"/>
                <w:color w:val="000000"/>
                <w:sz w:val="20"/>
                <w:szCs w:val="20"/>
              </w:rPr>
            </w:pPr>
            <w:ins w:id="3554" w:author="Kopp, Darin" w:date="2025-02-20T15:34:00Z">
              <w:r w:rsidRPr="0068165D">
                <w:rPr>
                  <w:rFonts w:ascii="Times New Roman" w:hAnsi="Times New Roman" w:cs="Times New Roman"/>
                  <w:color w:val="000000"/>
                  <w:sz w:val="20"/>
                  <w:szCs w:val="20"/>
                </w:rPr>
                <w:t>(0.01-560.5)</w:t>
              </w:r>
            </w:ins>
          </w:p>
        </w:tc>
        <w:tc>
          <w:tcPr>
            <w:tcW w:w="587" w:type="pct"/>
            <w:shd w:val="clear" w:color="auto" w:fill="auto"/>
            <w:noWrap/>
            <w:vAlign w:val="bottom"/>
            <w:hideMark/>
          </w:tcPr>
          <w:p w14:paraId="1F1A3DF0" w14:textId="77777777" w:rsidR="0029207B" w:rsidRPr="0068165D" w:rsidRDefault="0029207B" w:rsidP="00B32FBA">
            <w:pPr>
              <w:spacing w:line="240" w:lineRule="auto"/>
              <w:contextualSpacing/>
              <w:jc w:val="center"/>
              <w:rPr>
                <w:ins w:id="3555" w:author="Kopp, Darin" w:date="2025-02-20T15:34:00Z"/>
                <w:rFonts w:ascii="Times New Roman" w:hAnsi="Times New Roman" w:cs="Times New Roman"/>
                <w:color w:val="000000"/>
                <w:sz w:val="20"/>
                <w:szCs w:val="20"/>
              </w:rPr>
            </w:pPr>
            <w:ins w:id="3556" w:author="Kopp, Darin" w:date="2025-02-20T15:34:00Z">
              <w:r w:rsidRPr="0068165D">
                <w:rPr>
                  <w:rFonts w:ascii="Times New Roman" w:hAnsi="Times New Roman" w:cs="Times New Roman"/>
                  <w:color w:val="000000"/>
                  <w:sz w:val="20"/>
                  <w:szCs w:val="20"/>
                </w:rPr>
                <w:t xml:space="preserve">437.42 </w:t>
              </w:r>
            </w:ins>
          </w:p>
          <w:p w14:paraId="4CC6D5B0" w14:textId="77777777" w:rsidR="0029207B" w:rsidRPr="0068165D" w:rsidRDefault="0029207B" w:rsidP="00B32FBA">
            <w:pPr>
              <w:spacing w:line="240" w:lineRule="auto"/>
              <w:contextualSpacing/>
              <w:jc w:val="center"/>
              <w:rPr>
                <w:ins w:id="3557" w:author="Kopp, Darin" w:date="2025-02-20T15:34:00Z"/>
                <w:rFonts w:ascii="Times New Roman" w:hAnsi="Times New Roman" w:cs="Times New Roman"/>
                <w:color w:val="000000"/>
                <w:sz w:val="20"/>
                <w:szCs w:val="20"/>
              </w:rPr>
            </w:pPr>
            <w:ins w:id="3558" w:author="Kopp, Darin" w:date="2025-02-20T15:34:00Z">
              <w:r w:rsidRPr="0068165D">
                <w:rPr>
                  <w:rFonts w:ascii="Times New Roman" w:hAnsi="Times New Roman" w:cs="Times New Roman"/>
                  <w:color w:val="000000"/>
                  <w:sz w:val="20"/>
                  <w:szCs w:val="20"/>
                </w:rPr>
                <w:t>(157.84-1055.11)</w:t>
              </w:r>
            </w:ins>
          </w:p>
        </w:tc>
        <w:tc>
          <w:tcPr>
            <w:tcW w:w="483" w:type="pct"/>
            <w:shd w:val="clear" w:color="auto" w:fill="auto"/>
            <w:noWrap/>
            <w:vAlign w:val="bottom"/>
            <w:hideMark/>
          </w:tcPr>
          <w:p w14:paraId="03008EF1" w14:textId="77777777" w:rsidR="0029207B" w:rsidRPr="0068165D" w:rsidRDefault="0029207B" w:rsidP="00B32FBA">
            <w:pPr>
              <w:spacing w:line="240" w:lineRule="auto"/>
              <w:contextualSpacing/>
              <w:jc w:val="center"/>
              <w:rPr>
                <w:ins w:id="3559" w:author="Kopp, Darin" w:date="2025-02-20T15:34:00Z"/>
                <w:rFonts w:ascii="Times New Roman" w:hAnsi="Times New Roman" w:cs="Times New Roman"/>
                <w:color w:val="000000"/>
                <w:sz w:val="20"/>
                <w:szCs w:val="20"/>
              </w:rPr>
            </w:pPr>
            <w:ins w:id="3560" w:author="Kopp, Darin" w:date="2025-02-20T15:34:00Z">
              <w:r w:rsidRPr="0068165D">
                <w:rPr>
                  <w:rFonts w:ascii="Times New Roman" w:hAnsi="Times New Roman" w:cs="Times New Roman"/>
                  <w:color w:val="000000"/>
                  <w:sz w:val="20"/>
                  <w:szCs w:val="20"/>
                </w:rPr>
                <w:t xml:space="preserve">20.52 </w:t>
              </w:r>
            </w:ins>
          </w:p>
          <w:p w14:paraId="47786A66" w14:textId="77777777" w:rsidR="0029207B" w:rsidRPr="0068165D" w:rsidRDefault="0029207B" w:rsidP="00B32FBA">
            <w:pPr>
              <w:spacing w:line="240" w:lineRule="auto"/>
              <w:contextualSpacing/>
              <w:jc w:val="center"/>
              <w:rPr>
                <w:ins w:id="3561" w:author="Kopp, Darin" w:date="2025-02-20T15:34:00Z"/>
                <w:rFonts w:ascii="Times New Roman" w:hAnsi="Times New Roman" w:cs="Times New Roman"/>
                <w:color w:val="000000"/>
                <w:sz w:val="20"/>
                <w:szCs w:val="20"/>
              </w:rPr>
            </w:pPr>
            <w:ins w:id="3562" w:author="Kopp, Darin" w:date="2025-02-20T15:34:00Z">
              <w:r w:rsidRPr="0068165D">
                <w:rPr>
                  <w:rFonts w:ascii="Times New Roman" w:hAnsi="Times New Roman" w:cs="Times New Roman"/>
                  <w:color w:val="000000"/>
                  <w:sz w:val="20"/>
                  <w:szCs w:val="20"/>
                </w:rPr>
                <w:t>(15.62-23.46)</w:t>
              </w:r>
            </w:ins>
          </w:p>
        </w:tc>
      </w:tr>
      <w:tr w:rsidR="0029207B" w14:paraId="2E631F69" w14:textId="77777777" w:rsidTr="00B32FBA">
        <w:trPr>
          <w:trHeight w:val="300"/>
          <w:ins w:id="3563" w:author="Kopp, Darin" w:date="2025-02-20T15:34:00Z"/>
        </w:trPr>
        <w:tc>
          <w:tcPr>
            <w:tcW w:w="288" w:type="pct"/>
            <w:shd w:val="clear" w:color="auto" w:fill="auto"/>
            <w:noWrap/>
            <w:vAlign w:val="center"/>
            <w:hideMark/>
          </w:tcPr>
          <w:p w14:paraId="3B075074" w14:textId="77777777" w:rsidR="0029207B" w:rsidRPr="0068165D" w:rsidRDefault="0029207B" w:rsidP="00B32FBA">
            <w:pPr>
              <w:spacing w:line="240" w:lineRule="auto"/>
              <w:contextualSpacing/>
              <w:jc w:val="center"/>
              <w:rPr>
                <w:ins w:id="3564" w:author="Kopp, Darin" w:date="2025-02-20T15:34:00Z"/>
                <w:rFonts w:ascii="Times New Roman" w:hAnsi="Times New Roman" w:cs="Times New Roman"/>
                <w:color w:val="000000"/>
                <w:sz w:val="20"/>
                <w:szCs w:val="20"/>
              </w:rPr>
            </w:pPr>
            <w:ins w:id="3565" w:author="Kopp, Darin" w:date="2025-02-20T15:34:00Z">
              <w:r w:rsidRPr="0068165D">
                <w:rPr>
                  <w:rFonts w:ascii="Times New Roman" w:hAnsi="Times New Roman" w:cs="Times New Roman"/>
                  <w:color w:val="000000"/>
                  <w:sz w:val="20"/>
                  <w:szCs w:val="20"/>
                </w:rPr>
                <w:t>SAP</w:t>
              </w:r>
            </w:ins>
          </w:p>
        </w:tc>
        <w:tc>
          <w:tcPr>
            <w:tcW w:w="192" w:type="pct"/>
            <w:shd w:val="clear" w:color="auto" w:fill="auto"/>
            <w:noWrap/>
            <w:vAlign w:val="bottom"/>
            <w:hideMark/>
          </w:tcPr>
          <w:p w14:paraId="22A6483C" w14:textId="77777777" w:rsidR="0029207B" w:rsidRPr="0068165D" w:rsidRDefault="0029207B" w:rsidP="00B32FBA">
            <w:pPr>
              <w:spacing w:line="240" w:lineRule="auto"/>
              <w:contextualSpacing/>
              <w:jc w:val="center"/>
              <w:rPr>
                <w:ins w:id="3566" w:author="Kopp, Darin" w:date="2025-02-20T15:34:00Z"/>
                <w:rFonts w:ascii="Times New Roman" w:hAnsi="Times New Roman" w:cs="Times New Roman"/>
                <w:color w:val="000000"/>
                <w:sz w:val="20"/>
                <w:szCs w:val="20"/>
              </w:rPr>
            </w:pPr>
            <w:ins w:id="3567" w:author="Kopp, Darin" w:date="2025-02-20T15:34:00Z">
              <w:r w:rsidRPr="0068165D">
                <w:rPr>
                  <w:rFonts w:ascii="Times New Roman" w:hAnsi="Times New Roman" w:cs="Times New Roman"/>
                  <w:color w:val="000000"/>
                  <w:sz w:val="20"/>
                  <w:szCs w:val="20"/>
                </w:rPr>
                <w:t>266</w:t>
              </w:r>
            </w:ins>
          </w:p>
        </w:tc>
        <w:tc>
          <w:tcPr>
            <w:tcW w:w="288" w:type="pct"/>
            <w:shd w:val="clear" w:color="auto" w:fill="auto"/>
            <w:noWrap/>
            <w:vAlign w:val="bottom"/>
            <w:hideMark/>
          </w:tcPr>
          <w:p w14:paraId="602DF452" w14:textId="77777777" w:rsidR="0029207B" w:rsidRPr="0068165D" w:rsidRDefault="0029207B" w:rsidP="00B32FBA">
            <w:pPr>
              <w:spacing w:line="240" w:lineRule="auto"/>
              <w:contextualSpacing/>
              <w:jc w:val="center"/>
              <w:rPr>
                <w:ins w:id="3568" w:author="Kopp, Darin" w:date="2025-02-20T15:34:00Z"/>
                <w:rFonts w:ascii="Times New Roman" w:hAnsi="Times New Roman" w:cs="Times New Roman"/>
                <w:color w:val="000000"/>
                <w:sz w:val="20"/>
                <w:szCs w:val="20"/>
              </w:rPr>
            </w:pPr>
            <w:ins w:id="3569" w:author="Kopp, Darin" w:date="2025-02-20T15:34:00Z">
              <w:r w:rsidRPr="0068165D">
                <w:rPr>
                  <w:rFonts w:ascii="Times New Roman" w:hAnsi="Times New Roman" w:cs="Times New Roman"/>
                  <w:color w:val="000000"/>
                  <w:sz w:val="20"/>
                  <w:szCs w:val="20"/>
                </w:rPr>
                <w:t>111</w:t>
              </w:r>
            </w:ins>
          </w:p>
        </w:tc>
        <w:tc>
          <w:tcPr>
            <w:tcW w:w="284" w:type="pct"/>
            <w:vAlign w:val="bottom"/>
          </w:tcPr>
          <w:p w14:paraId="5E02D56A" w14:textId="77777777" w:rsidR="0029207B" w:rsidRPr="0068165D" w:rsidRDefault="0029207B" w:rsidP="00B32FBA">
            <w:pPr>
              <w:spacing w:line="240" w:lineRule="auto"/>
              <w:contextualSpacing/>
              <w:jc w:val="center"/>
              <w:rPr>
                <w:ins w:id="3570" w:author="Kopp, Darin" w:date="2025-02-20T15:34:00Z"/>
                <w:rFonts w:ascii="Times New Roman" w:hAnsi="Times New Roman" w:cs="Times New Roman"/>
                <w:color w:val="000000"/>
                <w:sz w:val="20"/>
                <w:szCs w:val="20"/>
              </w:rPr>
            </w:pPr>
            <w:ins w:id="3571" w:author="Kopp, Darin" w:date="2025-02-20T15:34:00Z">
              <w:r>
                <w:rPr>
                  <w:rFonts w:ascii="Times New Roman" w:hAnsi="Times New Roman" w:cs="Times New Roman"/>
                  <w:color w:val="000000"/>
                  <w:sz w:val="20"/>
                  <w:szCs w:val="20"/>
                </w:rPr>
                <w:t>32</w:t>
              </w:r>
            </w:ins>
          </w:p>
        </w:tc>
        <w:tc>
          <w:tcPr>
            <w:tcW w:w="442" w:type="pct"/>
            <w:shd w:val="clear" w:color="auto" w:fill="auto"/>
            <w:noWrap/>
            <w:vAlign w:val="bottom"/>
            <w:hideMark/>
          </w:tcPr>
          <w:p w14:paraId="2DC2255E" w14:textId="77777777" w:rsidR="0029207B" w:rsidRPr="0068165D" w:rsidRDefault="0029207B" w:rsidP="00B32FBA">
            <w:pPr>
              <w:spacing w:line="240" w:lineRule="auto"/>
              <w:contextualSpacing/>
              <w:jc w:val="center"/>
              <w:rPr>
                <w:ins w:id="3572" w:author="Kopp, Darin" w:date="2025-02-20T15:34:00Z"/>
                <w:rFonts w:ascii="Times New Roman" w:hAnsi="Times New Roman" w:cs="Times New Roman"/>
                <w:color w:val="000000"/>
                <w:sz w:val="20"/>
                <w:szCs w:val="20"/>
              </w:rPr>
            </w:pPr>
            <w:ins w:id="3573" w:author="Kopp, Darin" w:date="2025-02-20T15:34:00Z">
              <w:r w:rsidRPr="0068165D">
                <w:rPr>
                  <w:rFonts w:ascii="Times New Roman" w:hAnsi="Times New Roman" w:cs="Times New Roman"/>
                  <w:color w:val="000000"/>
                  <w:sz w:val="20"/>
                  <w:szCs w:val="20"/>
                </w:rPr>
                <w:t xml:space="preserve">557.5 </w:t>
              </w:r>
            </w:ins>
          </w:p>
          <w:p w14:paraId="0C20432B" w14:textId="77777777" w:rsidR="0029207B" w:rsidRPr="0068165D" w:rsidRDefault="0029207B" w:rsidP="00B32FBA">
            <w:pPr>
              <w:spacing w:line="240" w:lineRule="auto"/>
              <w:contextualSpacing/>
              <w:jc w:val="center"/>
              <w:rPr>
                <w:ins w:id="3574" w:author="Kopp, Darin" w:date="2025-02-20T15:34:00Z"/>
                <w:rFonts w:ascii="Times New Roman" w:hAnsi="Times New Roman" w:cs="Times New Roman"/>
                <w:color w:val="000000"/>
                <w:sz w:val="20"/>
                <w:szCs w:val="20"/>
              </w:rPr>
            </w:pPr>
            <w:ins w:id="3575" w:author="Kopp, Darin" w:date="2025-02-20T15:34:00Z">
              <w:r w:rsidRPr="0068165D">
                <w:rPr>
                  <w:rFonts w:ascii="Times New Roman" w:hAnsi="Times New Roman" w:cs="Times New Roman"/>
                  <w:color w:val="000000"/>
                  <w:sz w:val="20"/>
                  <w:szCs w:val="20"/>
                </w:rPr>
                <w:t>(36-18700)</w:t>
              </w:r>
            </w:ins>
          </w:p>
        </w:tc>
        <w:tc>
          <w:tcPr>
            <w:tcW w:w="551" w:type="pct"/>
            <w:shd w:val="clear" w:color="auto" w:fill="auto"/>
            <w:noWrap/>
            <w:vAlign w:val="bottom"/>
            <w:hideMark/>
          </w:tcPr>
          <w:p w14:paraId="4CBD8F0E" w14:textId="77777777" w:rsidR="0029207B" w:rsidRPr="0068165D" w:rsidRDefault="0029207B" w:rsidP="00B32FBA">
            <w:pPr>
              <w:spacing w:line="240" w:lineRule="auto"/>
              <w:contextualSpacing/>
              <w:jc w:val="center"/>
              <w:rPr>
                <w:ins w:id="3576" w:author="Kopp, Darin" w:date="2025-02-20T15:34:00Z"/>
                <w:rFonts w:ascii="Times New Roman" w:hAnsi="Times New Roman" w:cs="Times New Roman"/>
                <w:color w:val="000000"/>
                <w:sz w:val="20"/>
                <w:szCs w:val="20"/>
              </w:rPr>
            </w:pPr>
            <w:ins w:id="3577" w:author="Kopp, Darin" w:date="2025-02-20T15:34:00Z">
              <w:r w:rsidRPr="0068165D">
                <w:rPr>
                  <w:rFonts w:ascii="Times New Roman" w:hAnsi="Times New Roman" w:cs="Times New Roman"/>
                  <w:color w:val="000000"/>
                  <w:sz w:val="20"/>
                  <w:szCs w:val="20"/>
                </w:rPr>
                <w:t xml:space="preserve">29.3 </w:t>
              </w:r>
            </w:ins>
          </w:p>
          <w:p w14:paraId="1F25DC09" w14:textId="77777777" w:rsidR="0029207B" w:rsidRPr="0068165D" w:rsidRDefault="0029207B" w:rsidP="00B32FBA">
            <w:pPr>
              <w:spacing w:line="240" w:lineRule="auto"/>
              <w:contextualSpacing/>
              <w:jc w:val="center"/>
              <w:rPr>
                <w:ins w:id="3578" w:author="Kopp, Darin" w:date="2025-02-20T15:34:00Z"/>
                <w:rFonts w:ascii="Times New Roman" w:hAnsi="Times New Roman" w:cs="Times New Roman"/>
                <w:color w:val="000000"/>
                <w:sz w:val="20"/>
                <w:szCs w:val="20"/>
              </w:rPr>
            </w:pPr>
            <w:ins w:id="3579" w:author="Kopp, Darin" w:date="2025-02-20T15:34:00Z">
              <w:r w:rsidRPr="0068165D">
                <w:rPr>
                  <w:rFonts w:ascii="Times New Roman" w:hAnsi="Times New Roman" w:cs="Times New Roman"/>
                  <w:color w:val="000000"/>
                  <w:sz w:val="20"/>
                  <w:szCs w:val="20"/>
                </w:rPr>
                <w:t>(3.79-4050)</w:t>
              </w:r>
            </w:ins>
          </w:p>
        </w:tc>
        <w:tc>
          <w:tcPr>
            <w:tcW w:w="514" w:type="pct"/>
            <w:shd w:val="clear" w:color="auto" w:fill="auto"/>
            <w:noWrap/>
            <w:vAlign w:val="bottom"/>
            <w:hideMark/>
          </w:tcPr>
          <w:p w14:paraId="0A7717D8" w14:textId="77777777" w:rsidR="0029207B" w:rsidRPr="0068165D" w:rsidRDefault="0029207B" w:rsidP="00B32FBA">
            <w:pPr>
              <w:spacing w:line="240" w:lineRule="auto"/>
              <w:contextualSpacing/>
              <w:jc w:val="center"/>
              <w:rPr>
                <w:ins w:id="3580" w:author="Kopp, Darin" w:date="2025-02-20T15:34:00Z"/>
                <w:rFonts w:ascii="Times New Roman" w:hAnsi="Times New Roman" w:cs="Times New Roman"/>
                <w:color w:val="000000"/>
                <w:sz w:val="20"/>
                <w:szCs w:val="20"/>
              </w:rPr>
            </w:pPr>
            <w:ins w:id="3581" w:author="Kopp, Darin" w:date="2025-02-20T15:34:00Z">
              <w:r w:rsidRPr="0068165D">
                <w:rPr>
                  <w:rFonts w:ascii="Times New Roman" w:hAnsi="Times New Roman" w:cs="Times New Roman"/>
                  <w:color w:val="000000"/>
                  <w:sz w:val="20"/>
                  <w:szCs w:val="20"/>
                </w:rPr>
                <w:t xml:space="preserve">5.89 </w:t>
              </w:r>
            </w:ins>
          </w:p>
          <w:p w14:paraId="15DA7364" w14:textId="77777777" w:rsidR="0029207B" w:rsidRPr="0068165D" w:rsidRDefault="0029207B" w:rsidP="00B32FBA">
            <w:pPr>
              <w:spacing w:line="240" w:lineRule="auto"/>
              <w:contextualSpacing/>
              <w:jc w:val="center"/>
              <w:rPr>
                <w:ins w:id="3582" w:author="Kopp, Darin" w:date="2025-02-20T15:34:00Z"/>
                <w:rFonts w:ascii="Times New Roman" w:hAnsi="Times New Roman" w:cs="Times New Roman"/>
                <w:color w:val="000000"/>
                <w:sz w:val="20"/>
                <w:szCs w:val="20"/>
              </w:rPr>
            </w:pPr>
            <w:ins w:id="3583" w:author="Kopp, Darin" w:date="2025-02-20T15:34:00Z">
              <w:r w:rsidRPr="0068165D">
                <w:rPr>
                  <w:rFonts w:ascii="Times New Roman" w:hAnsi="Times New Roman" w:cs="Times New Roman"/>
                  <w:color w:val="000000"/>
                  <w:sz w:val="20"/>
                  <w:szCs w:val="20"/>
                </w:rPr>
                <w:t>(0.36-197.39)</w:t>
              </w:r>
            </w:ins>
          </w:p>
        </w:tc>
        <w:tc>
          <w:tcPr>
            <w:tcW w:w="514" w:type="pct"/>
            <w:shd w:val="clear" w:color="auto" w:fill="auto"/>
            <w:noWrap/>
            <w:vAlign w:val="bottom"/>
            <w:hideMark/>
          </w:tcPr>
          <w:p w14:paraId="78898676" w14:textId="77777777" w:rsidR="0029207B" w:rsidRPr="0068165D" w:rsidRDefault="0029207B" w:rsidP="00B32FBA">
            <w:pPr>
              <w:spacing w:line="240" w:lineRule="auto"/>
              <w:contextualSpacing/>
              <w:jc w:val="center"/>
              <w:rPr>
                <w:ins w:id="3584" w:author="Kopp, Darin" w:date="2025-02-20T15:34:00Z"/>
                <w:rFonts w:ascii="Times New Roman" w:hAnsi="Times New Roman" w:cs="Times New Roman"/>
                <w:color w:val="000000"/>
                <w:sz w:val="20"/>
                <w:szCs w:val="20"/>
              </w:rPr>
            </w:pPr>
            <w:ins w:id="3585" w:author="Kopp, Darin" w:date="2025-02-20T15:34:00Z">
              <w:r w:rsidRPr="0068165D">
                <w:rPr>
                  <w:rFonts w:ascii="Times New Roman" w:hAnsi="Times New Roman" w:cs="Times New Roman"/>
                  <w:color w:val="000000"/>
                  <w:sz w:val="20"/>
                  <w:szCs w:val="20"/>
                </w:rPr>
                <w:t xml:space="preserve">7.46 </w:t>
              </w:r>
            </w:ins>
          </w:p>
          <w:p w14:paraId="4EF8537A" w14:textId="77777777" w:rsidR="0029207B" w:rsidRPr="0068165D" w:rsidRDefault="0029207B" w:rsidP="00B32FBA">
            <w:pPr>
              <w:spacing w:line="240" w:lineRule="auto"/>
              <w:contextualSpacing/>
              <w:jc w:val="center"/>
              <w:rPr>
                <w:ins w:id="3586" w:author="Kopp, Darin" w:date="2025-02-20T15:34:00Z"/>
                <w:rFonts w:ascii="Times New Roman" w:hAnsi="Times New Roman" w:cs="Times New Roman"/>
                <w:color w:val="000000"/>
                <w:sz w:val="20"/>
                <w:szCs w:val="20"/>
              </w:rPr>
            </w:pPr>
            <w:ins w:id="3587" w:author="Kopp, Darin" w:date="2025-02-20T15:34:00Z">
              <w:r w:rsidRPr="0068165D">
                <w:rPr>
                  <w:rFonts w:ascii="Times New Roman" w:hAnsi="Times New Roman" w:cs="Times New Roman"/>
                  <w:color w:val="000000"/>
                  <w:sz w:val="20"/>
                  <w:szCs w:val="20"/>
                </w:rPr>
                <w:t>(0.58-397.69)</w:t>
              </w:r>
            </w:ins>
          </w:p>
        </w:tc>
        <w:tc>
          <w:tcPr>
            <w:tcW w:w="341" w:type="pct"/>
            <w:shd w:val="clear" w:color="auto" w:fill="auto"/>
            <w:noWrap/>
            <w:vAlign w:val="bottom"/>
            <w:hideMark/>
          </w:tcPr>
          <w:p w14:paraId="27A75DD7" w14:textId="77777777" w:rsidR="0029207B" w:rsidRPr="0068165D" w:rsidRDefault="0029207B" w:rsidP="00B32FBA">
            <w:pPr>
              <w:spacing w:line="240" w:lineRule="auto"/>
              <w:contextualSpacing/>
              <w:jc w:val="center"/>
              <w:rPr>
                <w:ins w:id="3588" w:author="Kopp, Darin" w:date="2025-02-20T15:34:00Z"/>
                <w:rFonts w:ascii="Times New Roman" w:hAnsi="Times New Roman" w:cs="Times New Roman"/>
                <w:color w:val="000000"/>
                <w:sz w:val="20"/>
                <w:szCs w:val="20"/>
              </w:rPr>
            </w:pPr>
            <w:ins w:id="3589" w:author="Kopp, Darin" w:date="2025-02-20T15:34:00Z">
              <w:r w:rsidRPr="0068165D">
                <w:rPr>
                  <w:rFonts w:ascii="Times New Roman" w:hAnsi="Times New Roman" w:cs="Times New Roman"/>
                  <w:color w:val="000000"/>
                  <w:sz w:val="20"/>
                  <w:szCs w:val="20"/>
                </w:rPr>
                <w:t xml:space="preserve">0.76 </w:t>
              </w:r>
            </w:ins>
          </w:p>
          <w:p w14:paraId="5AC7D7DF" w14:textId="77777777" w:rsidR="0029207B" w:rsidRPr="0068165D" w:rsidRDefault="0029207B" w:rsidP="00B32FBA">
            <w:pPr>
              <w:spacing w:line="240" w:lineRule="auto"/>
              <w:contextualSpacing/>
              <w:jc w:val="center"/>
              <w:rPr>
                <w:ins w:id="3590" w:author="Kopp, Darin" w:date="2025-02-20T15:34:00Z"/>
                <w:rFonts w:ascii="Times New Roman" w:hAnsi="Times New Roman" w:cs="Times New Roman"/>
                <w:color w:val="000000"/>
                <w:sz w:val="20"/>
                <w:szCs w:val="20"/>
              </w:rPr>
            </w:pPr>
            <w:ins w:id="3591" w:author="Kopp, Darin" w:date="2025-02-20T15:34:00Z">
              <w:r w:rsidRPr="0068165D">
                <w:rPr>
                  <w:rFonts w:ascii="Times New Roman" w:hAnsi="Times New Roman" w:cs="Times New Roman"/>
                  <w:color w:val="000000"/>
                  <w:sz w:val="20"/>
                  <w:szCs w:val="20"/>
                </w:rPr>
                <w:t>(0-4.56)</w:t>
              </w:r>
            </w:ins>
          </w:p>
        </w:tc>
        <w:tc>
          <w:tcPr>
            <w:tcW w:w="514" w:type="pct"/>
            <w:shd w:val="clear" w:color="auto" w:fill="auto"/>
            <w:noWrap/>
            <w:vAlign w:val="bottom"/>
            <w:hideMark/>
          </w:tcPr>
          <w:p w14:paraId="3FB16CE3" w14:textId="77777777" w:rsidR="0029207B" w:rsidRPr="0068165D" w:rsidRDefault="0029207B" w:rsidP="00B32FBA">
            <w:pPr>
              <w:spacing w:line="240" w:lineRule="auto"/>
              <w:contextualSpacing/>
              <w:jc w:val="center"/>
              <w:rPr>
                <w:ins w:id="3592" w:author="Kopp, Darin" w:date="2025-02-20T15:34:00Z"/>
                <w:rFonts w:ascii="Times New Roman" w:hAnsi="Times New Roman" w:cs="Times New Roman"/>
                <w:color w:val="000000"/>
                <w:sz w:val="20"/>
                <w:szCs w:val="20"/>
              </w:rPr>
            </w:pPr>
            <w:ins w:id="3593" w:author="Kopp, Darin" w:date="2025-02-20T15:34:00Z">
              <w:r w:rsidRPr="0068165D">
                <w:rPr>
                  <w:rFonts w:ascii="Times New Roman" w:hAnsi="Times New Roman" w:cs="Times New Roman"/>
                  <w:color w:val="000000"/>
                  <w:sz w:val="20"/>
                  <w:szCs w:val="20"/>
                </w:rPr>
                <w:t xml:space="preserve">16.28 </w:t>
              </w:r>
            </w:ins>
          </w:p>
          <w:p w14:paraId="14AB295E" w14:textId="77777777" w:rsidR="0029207B" w:rsidRPr="0068165D" w:rsidRDefault="0029207B" w:rsidP="00B32FBA">
            <w:pPr>
              <w:spacing w:line="240" w:lineRule="auto"/>
              <w:contextualSpacing/>
              <w:jc w:val="center"/>
              <w:rPr>
                <w:ins w:id="3594" w:author="Kopp, Darin" w:date="2025-02-20T15:34:00Z"/>
                <w:rFonts w:ascii="Times New Roman" w:hAnsi="Times New Roman" w:cs="Times New Roman"/>
                <w:color w:val="000000"/>
                <w:sz w:val="20"/>
                <w:szCs w:val="20"/>
              </w:rPr>
            </w:pPr>
            <w:ins w:id="3595" w:author="Kopp, Darin" w:date="2025-02-20T15:34:00Z">
              <w:r w:rsidRPr="0068165D">
                <w:rPr>
                  <w:rFonts w:ascii="Times New Roman" w:hAnsi="Times New Roman" w:cs="Times New Roman"/>
                  <w:color w:val="000000"/>
                  <w:sz w:val="20"/>
                  <w:szCs w:val="20"/>
                </w:rPr>
                <w:t>(0.01-5656.85)</w:t>
              </w:r>
            </w:ins>
          </w:p>
        </w:tc>
        <w:tc>
          <w:tcPr>
            <w:tcW w:w="587" w:type="pct"/>
            <w:shd w:val="clear" w:color="auto" w:fill="auto"/>
            <w:noWrap/>
            <w:vAlign w:val="bottom"/>
            <w:hideMark/>
          </w:tcPr>
          <w:p w14:paraId="055EBA04" w14:textId="77777777" w:rsidR="0029207B" w:rsidRPr="0068165D" w:rsidRDefault="0029207B" w:rsidP="00B32FBA">
            <w:pPr>
              <w:spacing w:line="240" w:lineRule="auto"/>
              <w:contextualSpacing/>
              <w:jc w:val="center"/>
              <w:rPr>
                <w:ins w:id="3596" w:author="Kopp, Darin" w:date="2025-02-20T15:34:00Z"/>
                <w:rFonts w:ascii="Times New Roman" w:hAnsi="Times New Roman" w:cs="Times New Roman"/>
                <w:color w:val="000000"/>
                <w:sz w:val="20"/>
                <w:szCs w:val="20"/>
              </w:rPr>
            </w:pPr>
            <w:ins w:id="3597" w:author="Kopp, Darin" w:date="2025-02-20T15:34:00Z">
              <w:r w:rsidRPr="0068165D">
                <w:rPr>
                  <w:rFonts w:ascii="Times New Roman" w:hAnsi="Times New Roman" w:cs="Times New Roman"/>
                  <w:color w:val="000000"/>
                  <w:sz w:val="20"/>
                  <w:szCs w:val="20"/>
                </w:rPr>
                <w:t xml:space="preserve">1475.78 </w:t>
              </w:r>
            </w:ins>
          </w:p>
          <w:p w14:paraId="1E12EE24" w14:textId="77777777" w:rsidR="0029207B" w:rsidRPr="0068165D" w:rsidRDefault="0029207B" w:rsidP="00B32FBA">
            <w:pPr>
              <w:spacing w:line="240" w:lineRule="auto"/>
              <w:contextualSpacing/>
              <w:jc w:val="center"/>
              <w:rPr>
                <w:ins w:id="3598" w:author="Kopp, Darin" w:date="2025-02-20T15:34:00Z"/>
                <w:rFonts w:ascii="Times New Roman" w:hAnsi="Times New Roman" w:cs="Times New Roman"/>
                <w:color w:val="000000"/>
                <w:sz w:val="20"/>
                <w:szCs w:val="20"/>
              </w:rPr>
            </w:pPr>
            <w:ins w:id="3599" w:author="Kopp, Darin" w:date="2025-02-20T15:34:00Z">
              <w:r w:rsidRPr="0068165D">
                <w:rPr>
                  <w:rFonts w:ascii="Times New Roman" w:hAnsi="Times New Roman" w:cs="Times New Roman"/>
                  <w:color w:val="000000"/>
                  <w:sz w:val="20"/>
                  <w:szCs w:val="20"/>
                </w:rPr>
                <w:t>(889.64-2451.81)</w:t>
              </w:r>
            </w:ins>
          </w:p>
        </w:tc>
        <w:tc>
          <w:tcPr>
            <w:tcW w:w="483" w:type="pct"/>
            <w:shd w:val="clear" w:color="auto" w:fill="auto"/>
            <w:noWrap/>
            <w:vAlign w:val="bottom"/>
            <w:hideMark/>
          </w:tcPr>
          <w:p w14:paraId="5746A7E1" w14:textId="77777777" w:rsidR="0029207B" w:rsidRPr="0068165D" w:rsidRDefault="0029207B" w:rsidP="00B32FBA">
            <w:pPr>
              <w:spacing w:line="240" w:lineRule="auto"/>
              <w:contextualSpacing/>
              <w:jc w:val="center"/>
              <w:rPr>
                <w:ins w:id="3600" w:author="Kopp, Darin" w:date="2025-02-20T15:34:00Z"/>
                <w:rFonts w:ascii="Times New Roman" w:hAnsi="Times New Roman" w:cs="Times New Roman"/>
                <w:color w:val="000000"/>
                <w:sz w:val="20"/>
                <w:szCs w:val="20"/>
              </w:rPr>
            </w:pPr>
            <w:ins w:id="3601" w:author="Kopp, Darin" w:date="2025-02-20T15:34:00Z">
              <w:r w:rsidRPr="0068165D">
                <w:rPr>
                  <w:rFonts w:ascii="Times New Roman" w:hAnsi="Times New Roman" w:cs="Times New Roman"/>
                  <w:color w:val="000000"/>
                  <w:sz w:val="20"/>
                  <w:szCs w:val="20"/>
                </w:rPr>
                <w:t xml:space="preserve">24.76 </w:t>
              </w:r>
            </w:ins>
          </w:p>
          <w:p w14:paraId="4CA3438C" w14:textId="77777777" w:rsidR="0029207B" w:rsidRPr="0068165D" w:rsidRDefault="0029207B" w:rsidP="00B32FBA">
            <w:pPr>
              <w:spacing w:line="240" w:lineRule="auto"/>
              <w:contextualSpacing/>
              <w:jc w:val="center"/>
              <w:rPr>
                <w:ins w:id="3602" w:author="Kopp, Darin" w:date="2025-02-20T15:34:00Z"/>
                <w:rFonts w:ascii="Times New Roman" w:hAnsi="Times New Roman" w:cs="Times New Roman"/>
                <w:color w:val="000000"/>
                <w:sz w:val="20"/>
                <w:szCs w:val="20"/>
              </w:rPr>
            </w:pPr>
            <w:ins w:id="3603" w:author="Kopp, Darin" w:date="2025-02-20T15:34:00Z">
              <w:r w:rsidRPr="0068165D">
                <w:rPr>
                  <w:rFonts w:ascii="Times New Roman" w:hAnsi="Times New Roman" w:cs="Times New Roman"/>
                  <w:color w:val="000000"/>
                  <w:sz w:val="20"/>
                  <w:szCs w:val="20"/>
                </w:rPr>
                <w:t>(19.19-27.73)</w:t>
              </w:r>
            </w:ins>
          </w:p>
        </w:tc>
      </w:tr>
      <w:tr w:rsidR="0029207B" w14:paraId="516A3878" w14:textId="77777777" w:rsidTr="00B32FBA">
        <w:trPr>
          <w:trHeight w:val="300"/>
          <w:ins w:id="3604" w:author="Kopp, Darin" w:date="2025-02-20T15:34:00Z"/>
        </w:trPr>
        <w:tc>
          <w:tcPr>
            <w:tcW w:w="288" w:type="pct"/>
            <w:shd w:val="clear" w:color="auto" w:fill="auto"/>
            <w:noWrap/>
            <w:vAlign w:val="center"/>
            <w:hideMark/>
          </w:tcPr>
          <w:p w14:paraId="2BB8D8E9" w14:textId="77777777" w:rsidR="0029207B" w:rsidRPr="0068165D" w:rsidRDefault="0029207B" w:rsidP="00B32FBA">
            <w:pPr>
              <w:spacing w:line="240" w:lineRule="auto"/>
              <w:contextualSpacing/>
              <w:jc w:val="center"/>
              <w:rPr>
                <w:ins w:id="3605" w:author="Kopp, Darin" w:date="2025-02-20T15:34:00Z"/>
                <w:rFonts w:ascii="Times New Roman" w:hAnsi="Times New Roman" w:cs="Times New Roman"/>
                <w:color w:val="000000"/>
                <w:sz w:val="20"/>
                <w:szCs w:val="20"/>
              </w:rPr>
            </w:pPr>
            <w:ins w:id="3606" w:author="Kopp, Darin" w:date="2025-02-20T15:34:00Z">
              <w:r w:rsidRPr="0068165D">
                <w:rPr>
                  <w:rFonts w:ascii="Times New Roman" w:hAnsi="Times New Roman" w:cs="Times New Roman"/>
                  <w:color w:val="000000"/>
                  <w:sz w:val="20"/>
                  <w:szCs w:val="20"/>
                </w:rPr>
                <w:t>SPL</w:t>
              </w:r>
            </w:ins>
          </w:p>
        </w:tc>
        <w:tc>
          <w:tcPr>
            <w:tcW w:w="192" w:type="pct"/>
            <w:shd w:val="clear" w:color="auto" w:fill="auto"/>
            <w:noWrap/>
            <w:vAlign w:val="bottom"/>
            <w:hideMark/>
          </w:tcPr>
          <w:p w14:paraId="6D662D58" w14:textId="77777777" w:rsidR="0029207B" w:rsidRPr="0068165D" w:rsidRDefault="0029207B" w:rsidP="00B32FBA">
            <w:pPr>
              <w:spacing w:line="240" w:lineRule="auto"/>
              <w:contextualSpacing/>
              <w:jc w:val="center"/>
              <w:rPr>
                <w:ins w:id="3607" w:author="Kopp, Darin" w:date="2025-02-20T15:34:00Z"/>
                <w:rFonts w:ascii="Times New Roman" w:hAnsi="Times New Roman" w:cs="Times New Roman"/>
                <w:color w:val="000000"/>
                <w:sz w:val="20"/>
                <w:szCs w:val="20"/>
              </w:rPr>
            </w:pPr>
            <w:ins w:id="3608" w:author="Kopp, Darin" w:date="2025-02-20T15:34:00Z">
              <w:r w:rsidRPr="0068165D">
                <w:rPr>
                  <w:rFonts w:ascii="Times New Roman" w:hAnsi="Times New Roman" w:cs="Times New Roman"/>
                  <w:color w:val="000000"/>
                  <w:sz w:val="20"/>
                  <w:szCs w:val="20"/>
                </w:rPr>
                <w:t>174</w:t>
              </w:r>
            </w:ins>
          </w:p>
        </w:tc>
        <w:tc>
          <w:tcPr>
            <w:tcW w:w="288" w:type="pct"/>
            <w:shd w:val="clear" w:color="auto" w:fill="auto"/>
            <w:noWrap/>
            <w:vAlign w:val="bottom"/>
            <w:hideMark/>
          </w:tcPr>
          <w:p w14:paraId="03E68CD9" w14:textId="77777777" w:rsidR="0029207B" w:rsidRPr="0068165D" w:rsidRDefault="0029207B" w:rsidP="00B32FBA">
            <w:pPr>
              <w:spacing w:line="240" w:lineRule="auto"/>
              <w:contextualSpacing/>
              <w:jc w:val="center"/>
              <w:rPr>
                <w:ins w:id="3609" w:author="Kopp, Darin" w:date="2025-02-20T15:34:00Z"/>
                <w:rFonts w:ascii="Times New Roman" w:hAnsi="Times New Roman" w:cs="Times New Roman"/>
                <w:color w:val="000000"/>
                <w:sz w:val="20"/>
                <w:szCs w:val="20"/>
              </w:rPr>
            </w:pPr>
            <w:ins w:id="3610" w:author="Kopp, Darin" w:date="2025-02-20T15:34:00Z">
              <w:r w:rsidRPr="0068165D">
                <w:rPr>
                  <w:rFonts w:ascii="Times New Roman" w:hAnsi="Times New Roman" w:cs="Times New Roman"/>
                  <w:color w:val="000000"/>
                  <w:sz w:val="20"/>
                  <w:szCs w:val="20"/>
                </w:rPr>
                <w:t>59</w:t>
              </w:r>
            </w:ins>
          </w:p>
        </w:tc>
        <w:tc>
          <w:tcPr>
            <w:tcW w:w="284" w:type="pct"/>
            <w:vAlign w:val="bottom"/>
          </w:tcPr>
          <w:p w14:paraId="3EB60852" w14:textId="77777777" w:rsidR="0029207B" w:rsidRPr="0068165D" w:rsidRDefault="0029207B" w:rsidP="00B32FBA">
            <w:pPr>
              <w:spacing w:line="240" w:lineRule="auto"/>
              <w:contextualSpacing/>
              <w:jc w:val="center"/>
              <w:rPr>
                <w:ins w:id="3611" w:author="Kopp, Darin" w:date="2025-02-20T15:34:00Z"/>
                <w:rFonts w:ascii="Times New Roman" w:hAnsi="Times New Roman" w:cs="Times New Roman"/>
                <w:color w:val="000000"/>
                <w:sz w:val="20"/>
                <w:szCs w:val="20"/>
              </w:rPr>
            </w:pPr>
            <w:ins w:id="3612" w:author="Kopp, Darin" w:date="2025-02-20T15:34:00Z">
              <w:r>
                <w:rPr>
                  <w:rFonts w:ascii="Times New Roman" w:hAnsi="Times New Roman" w:cs="Times New Roman"/>
                  <w:color w:val="000000"/>
                  <w:sz w:val="20"/>
                  <w:szCs w:val="20"/>
                </w:rPr>
                <w:t>5</w:t>
              </w:r>
            </w:ins>
          </w:p>
        </w:tc>
        <w:tc>
          <w:tcPr>
            <w:tcW w:w="442" w:type="pct"/>
            <w:shd w:val="clear" w:color="auto" w:fill="auto"/>
            <w:noWrap/>
            <w:vAlign w:val="bottom"/>
            <w:hideMark/>
          </w:tcPr>
          <w:p w14:paraId="686A0110" w14:textId="77777777" w:rsidR="0029207B" w:rsidRPr="0068165D" w:rsidRDefault="0029207B" w:rsidP="00B32FBA">
            <w:pPr>
              <w:spacing w:line="240" w:lineRule="auto"/>
              <w:contextualSpacing/>
              <w:jc w:val="center"/>
              <w:rPr>
                <w:ins w:id="3613" w:author="Kopp, Darin" w:date="2025-02-20T15:34:00Z"/>
                <w:rFonts w:ascii="Times New Roman" w:hAnsi="Times New Roman" w:cs="Times New Roman"/>
                <w:color w:val="000000"/>
                <w:sz w:val="20"/>
                <w:szCs w:val="20"/>
              </w:rPr>
            </w:pPr>
            <w:ins w:id="3614" w:author="Kopp, Darin" w:date="2025-02-20T15:34:00Z">
              <w:r w:rsidRPr="0068165D">
                <w:rPr>
                  <w:rFonts w:ascii="Times New Roman" w:hAnsi="Times New Roman" w:cs="Times New Roman"/>
                  <w:color w:val="000000"/>
                  <w:sz w:val="20"/>
                  <w:szCs w:val="20"/>
                </w:rPr>
                <w:t xml:space="preserve">1165 </w:t>
              </w:r>
            </w:ins>
          </w:p>
          <w:p w14:paraId="45B7A365" w14:textId="77777777" w:rsidR="0029207B" w:rsidRPr="0068165D" w:rsidRDefault="0029207B" w:rsidP="00B32FBA">
            <w:pPr>
              <w:spacing w:line="240" w:lineRule="auto"/>
              <w:contextualSpacing/>
              <w:jc w:val="center"/>
              <w:rPr>
                <w:ins w:id="3615" w:author="Kopp, Darin" w:date="2025-02-20T15:34:00Z"/>
                <w:rFonts w:ascii="Times New Roman" w:hAnsi="Times New Roman" w:cs="Times New Roman"/>
                <w:color w:val="000000"/>
                <w:sz w:val="20"/>
                <w:szCs w:val="20"/>
              </w:rPr>
            </w:pPr>
            <w:ins w:id="3616" w:author="Kopp, Darin" w:date="2025-02-20T15:34:00Z">
              <w:r w:rsidRPr="0068165D">
                <w:rPr>
                  <w:rFonts w:ascii="Times New Roman" w:hAnsi="Times New Roman" w:cs="Times New Roman"/>
                  <w:color w:val="000000"/>
                  <w:sz w:val="20"/>
                  <w:szCs w:val="20"/>
                </w:rPr>
                <w:t>(145-21175)</w:t>
              </w:r>
            </w:ins>
          </w:p>
        </w:tc>
        <w:tc>
          <w:tcPr>
            <w:tcW w:w="551" w:type="pct"/>
            <w:shd w:val="clear" w:color="auto" w:fill="auto"/>
            <w:noWrap/>
            <w:vAlign w:val="bottom"/>
            <w:hideMark/>
          </w:tcPr>
          <w:p w14:paraId="310438B4" w14:textId="77777777" w:rsidR="0029207B" w:rsidRPr="0068165D" w:rsidRDefault="0029207B" w:rsidP="00B32FBA">
            <w:pPr>
              <w:spacing w:line="240" w:lineRule="auto"/>
              <w:contextualSpacing/>
              <w:jc w:val="center"/>
              <w:rPr>
                <w:ins w:id="3617" w:author="Kopp, Darin" w:date="2025-02-20T15:34:00Z"/>
                <w:rFonts w:ascii="Times New Roman" w:hAnsi="Times New Roman" w:cs="Times New Roman"/>
                <w:color w:val="000000"/>
                <w:sz w:val="20"/>
                <w:szCs w:val="20"/>
              </w:rPr>
            </w:pPr>
            <w:ins w:id="3618" w:author="Kopp, Darin" w:date="2025-02-20T15:34:00Z">
              <w:r w:rsidRPr="0068165D">
                <w:rPr>
                  <w:rFonts w:ascii="Times New Roman" w:hAnsi="Times New Roman" w:cs="Times New Roman"/>
                  <w:color w:val="000000"/>
                  <w:sz w:val="20"/>
                  <w:szCs w:val="20"/>
                </w:rPr>
                <w:t xml:space="preserve">147.12 </w:t>
              </w:r>
            </w:ins>
          </w:p>
          <w:p w14:paraId="0A001129" w14:textId="77777777" w:rsidR="0029207B" w:rsidRPr="0068165D" w:rsidRDefault="0029207B" w:rsidP="00B32FBA">
            <w:pPr>
              <w:spacing w:line="240" w:lineRule="auto"/>
              <w:contextualSpacing/>
              <w:jc w:val="center"/>
              <w:rPr>
                <w:ins w:id="3619" w:author="Kopp, Darin" w:date="2025-02-20T15:34:00Z"/>
                <w:rFonts w:ascii="Times New Roman" w:hAnsi="Times New Roman" w:cs="Times New Roman"/>
                <w:color w:val="000000"/>
                <w:sz w:val="20"/>
                <w:szCs w:val="20"/>
              </w:rPr>
            </w:pPr>
            <w:ins w:id="3620" w:author="Kopp, Darin" w:date="2025-02-20T15:34:00Z">
              <w:r w:rsidRPr="0068165D">
                <w:rPr>
                  <w:rFonts w:ascii="Times New Roman" w:hAnsi="Times New Roman" w:cs="Times New Roman"/>
                  <w:color w:val="000000"/>
                  <w:sz w:val="20"/>
                  <w:szCs w:val="20"/>
                </w:rPr>
                <w:t>(5.21-4351.7)</w:t>
              </w:r>
            </w:ins>
          </w:p>
        </w:tc>
        <w:tc>
          <w:tcPr>
            <w:tcW w:w="514" w:type="pct"/>
            <w:shd w:val="clear" w:color="auto" w:fill="auto"/>
            <w:noWrap/>
            <w:vAlign w:val="bottom"/>
            <w:hideMark/>
          </w:tcPr>
          <w:p w14:paraId="3F9EF51C" w14:textId="77777777" w:rsidR="0029207B" w:rsidRPr="0068165D" w:rsidRDefault="0029207B" w:rsidP="00B32FBA">
            <w:pPr>
              <w:spacing w:line="240" w:lineRule="auto"/>
              <w:contextualSpacing/>
              <w:jc w:val="center"/>
              <w:rPr>
                <w:ins w:id="3621" w:author="Kopp, Darin" w:date="2025-02-20T15:34:00Z"/>
                <w:rFonts w:ascii="Times New Roman" w:hAnsi="Times New Roman" w:cs="Times New Roman"/>
                <w:color w:val="000000"/>
                <w:sz w:val="20"/>
                <w:szCs w:val="20"/>
              </w:rPr>
            </w:pPr>
            <w:ins w:id="3622" w:author="Kopp, Darin" w:date="2025-02-20T15:34:00Z">
              <w:r w:rsidRPr="0068165D">
                <w:rPr>
                  <w:rFonts w:ascii="Times New Roman" w:hAnsi="Times New Roman" w:cs="Times New Roman"/>
                  <w:color w:val="000000"/>
                  <w:sz w:val="20"/>
                  <w:szCs w:val="20"/>
                </w:rPr>
                <w:t xml:space="preserve">30.36 </w:t>
              </w:r>
            </w:ins>
          </w:p>
          <w:p w14:paraId="502E1B3F" w14:textId="77777777" w:rsidR="0029207B" w:rsidRPr="0068165D" w:rsidRDefault="0029207B" w:rsidP="00B32FBA">
            <w:pPr>
              <w:spacing w:line="240" w:lineRule="auto"/>
              <w:contextualSpacing/>
              <w:jc w:val="center"/>
              <w:rPr>
                <w:ins w:id="3623" w:author="Kopp, Darin" w:date="2025-02-20T15:34:00Z"/>
                <w:rFonts w:ascii="Times New Roman" w:hAnsi="Times New Roman" w:cs="Times New Roman"/>
                <w:color w:val="000000"/>
                <w:sz w:val="20"/>
                <w:szCs w:val="20"/>
              </w:rPr>
            </w:pPr>
            <w:ins w:id="3624" w:author="Kopp, Darin" w:date="2025-02-20T15:34:00Z">
              <w:r w:rsidRPr="0068165D">
                <w:rPr>
                  <w:rFonts w:ascii="Times New Roman" w:hAnsi="Times New Roman" w:cs="Times New Roman"/>
                  <w:color w:val="000000"/>
                  <w:sz w:val="20"/>
                  <w:szCs w:val="20"/>
                </w:rPr>
                <w:t>(0.43-5220)</w:t>
              </w:r>
            </w:ins>
          </w:p>
        </w:tc>
        <w:tc>
          <w:tcPr>
            <w:tcW w:w="514" w:type="pct"/>
            <w:shd w:val="clear" w:color="auto" w:fill="auto"/>
            <w:noWrap/>
            <w:vAlign w:val="bottom"/>
            <w:hideMark/>
          </w:tcPr>
          <w:p w14:paraId="13D82531" w14:textId="77777777" w:rsidR="0029207B" w:rsidRPr="0068165D" w:rsidRDefault="0029207B" w:rsidP="00B32FBA">
            <w:pPr>
              <w:spacing w:line="240" w:lineRule="auto"/>
              <w:contextualSpacing/>
              <w:jc w:val="center"/>
              <w:rPr>
                <w:ins w:id="3625" w:author="Kopp, Darin" w:date="2025-02-20T15:34:00Z"/>
                <w:rFonts w:ascii="Times New Roman" w:hAnsi="Times New Roman" w:cs="Times New Roman"/>
                <w:color w:val="000000"/>
                <w:sz w:val="20"/>
                <w:szCs w:val="20"/>
              </w:rPr>
            </w:pPr>
            <w:ins w:id="3626" w:author="Kopp, Darin" w:date="2025-02-20T15:34:00Z">
              <w:r w:rsidRPr="0068165D">
                <w:rPr>
                  <w:rFonts w:ascii="Times New Roman" w:hAnsi="Times New Roman" w:cs="Times New Roman"/>
                  <w:color w:val="000000"/>
                  <w:sz w:val="20"/>
                  <w:szCs w:val="20"/>
                </w:rPr>
                <w:t xml:space="preserve">88.89 </w:t>
              </w:r>
            </w:ins>
          </w:p>
          <w:p w14:paraId="66179274" w14:textId="77777777" w:rsidR="0029207B" w:rsidRPr="0068165D" w:rsidRDefault="0029207B" w:rsidP="00B32FBA">
            <w:pPr>
              <w:spacing w:line="240" w:lineRule="auto"/>
              <w:contextualSpacing/>
              <w:jc w:val="center"/>
              <w:rPr>
                <w:ins w:id="3627" w:author="Kopp, Darin" w:date="2025-02-20T15:34:00Z"/>
                <w:rFonts w:ascii="Times New Roman" w:hAnsi="Times New Roman" w:cs="Times New Roman"/>
                <w:color w:val="000000"/>
                <w:sz w:val="20"/>
                <w:szCs w:val="20"/>
              </w:rPr>
            </w:pPr>
            <w:ins w:id="3628" w:author="Kopp, Darin" w:date="2025-02-20T15:34:00Z">
              <w:r w:rsidRPr="0068165D">
                <w:rPr>
                  <w:rFonts w:ascii="Times New Roman" w:hAnsi="Times New Roman" w:cs="Times New Roman"/>
                  <w:color w:val="000000"/>
                  <w:sz w:val="20"/>
                  <w:szCs w:val="20"/>
                </w:rPr>
                <w:t>(1.96-3716.6)</w:t>
              </w:r>
            </w:ins>
          </w:p>
        </w:tc>
        <w:tc>
          <w:tcPr>
            <w:tcW w:w="341" w:type="pct"/>
            <w:shd w:val="clear" w:color="auto" w:fill="auto"/>
            <w:noWrap/>
            <w:vAlign w:val="bottom"/>
            <w:hideMark/>
          </w:tcPr>
          <w:p w14:paraId="315A5B30" w14:textId="77777777" w:rsidR="0029207B" w:rsidRPr="0068165D" w:rsidRDefault="0029207B" w:rsidP="00B32FBA">
            <w:pPr>
              <w:spacing w:line="240" w:lineRule="auto"/>
              <w:contextualSpacing/>
              <w:jc w:val="center"/>
              <w:rPr>
                <w:ins w:id="3629" w:author="Kopp, Darin" w:date="2025-02-20T15:34:00Z"/>
                <w:rFonts w:ascii="Times New Roman" w:hAnsi="Times New Roman" w:cs="Times New Roman"/>
                <w:color w:val="000000"/>
                <w:sz w:val="20"/>
                <w:szCs w:val="20"/>
              </w:rPr>
            </w:pPr>
            <w:ins w:id="3630" w:author="Kopp, Darin" w:date="2025-02-20T15:34:00Z">
              <w:r w:rsidRPr="0068165D">
                <w:rPr>
                  <w:rFonts w:ascii="Times New Roman" w:hAnsi="Times New Roman" w:cs="Times New Roman"/>
                  <w:color w:val="000000"/>
                  <w:sz w:val="20"/>
                  <w:szCs w:val="20"/>
                </w:rPr>
                <w:t xml:space="preserve">1.04 </w:t>
              </w:r>
            </w:ins>
          </w:p>
          <w:p w14:paraId="7268FB41" w14:textId="77777777" w:rsidR="0029207B" w:rsidRPr="0068165D" w:rsidRDefault="0029207B" w:rsidP="00B32FBA">
            <w:pPr>
              <w:spacing w:line="240" w:lineRule="auto"/>
              <w:contextualSpacing/>
              <w:jc w:val="center"/>
              <w:rPr>
                <w:ins w:id="3631" w:author="Kopp, Darin" w:date="2025-02-20T15:34:00Z"/>
                <w:rFonts w:ascii="Times New Roman" w:hAnsi="Times New Roman" w:cs="Times New Roman"/>
                <w:color w:val="000000"/>
                <w:sz w:val="20"/>
                <w:szCs w:val="20"/>
              </w:rPr>
            </w:pPr>
            <w:ins w:id="3632" w:author="Kopp, Darin" w:date="2025-02-20T15:34:00Z">
              <w:r w:rsidRPr="0068165D">
                <w:rPr>
                  <w:rFonts w:ascii="Times New Roman" w:hAnsi="Times New Roman" w:cs="Times New Roman"/>
                  <w:color w:val="000000"/>
                  <w:sz w:val="20"/>
                  <w:szCs w:val="20"/>
                </w:rPr>
                <w:t>(0-5.88)</w:t>
              </w:r>
            </w:ins>
          </w:p>
        </w:tc>
        <w:tc>
          <w:tcPr>
            <w:tcW w:w="514" w:type="pct"/>
            <w:shd w:val="clear" w:color="auto" w:fill="auto"/>
            <w:noWrap/>
            <w:vAlign w:val="bottom"/>
            <w:hideMark/>
          </w:tcPr>
          <w:p w14:paraId="407BDD02" w14:textId="77777777" w:rsidR="0029207B" w:rsidRPr="0068165D" w:rsidRDefault="0029207B" w:rsidP="00B32FBA">
            <w:pPr>
              <w:spacing w:line="240" w:lineRule="auto"/>
              <w:contextualSpacing/>
              <w:jc w:val="center"/>
              <w:rPr>
                <w:ins w:id="3633" w:author="Kopp, Darin" w:date="2025-02-20T15:34:00Z"/>
                <w:rFonts w:ascii="Times New Roman" w:hAnsi="Times New Roman" w:cs="Times New Roman"/>
                <w:color w:val="000000"/>
                <w:sz w:val="20"/>
                <w:szCs w:val="20"/>
              </w:rPr>
            </w:pPr>
            <w:ins w:id="3634" w:author="Kopp, Darin" w:date="2025-02-20T15:34:00Z">
              <w:r w:rsidRPr="0068165D">
                <w:rPr>
                  <w:rFonts w:ascii="Times New Roman" w:hAnsi="Times New Roman" w:cs="Times New Roman"/>
                  <w:color w:val="000000"/>
                  <w:sz w:val="20"/>
                  <w:szCs w:val="20"/>
                </w:rPr>
                <w:t xml:space="preserve">0.35 </w:t>
              </w:r>
            </w:ins>
          </w:p>
          <w:p w14:paraId="6ADA5AE2" w14:textId="77777777" w:rsidR="0029207B" w:rsidRPr="0068165D" w:rsidRDefault="0029207B" w:rsidP="00B32FBA">
            <w:pPr>
              <w:spacing w:line="240" w:lineRule="auto"/>
              <w:contextualSpacing/>
              <w:jc w:val="center"/>
              <w:rPr>
                <w:ins w:id="3635" w:author="Kopp, Darin" w:date="2025-02-20T15:34:00Z"/>
                <w:rFonts w:ascii="Times New Roman" w:hAnsi="Times New Roman" w:cs="Times New Roman"/>
                <w:color w:val="000000"/>
                <w:sz w:val="20"/>
                <w:szCs w:val="20"/>
              </w:rPr>
            </w:pPr>
            <w:ins w:id="3636" w:author="Kopp, Darin" w:date="2025-02-20T15:34:00Z">
              <w:r w:rsidRPr="0068165D">
                <w:rPr>
                  <w:rFonts w:ascii="Times New Roman" w:hAnsi="Times New Roman" w:cs="Times New Roman"/>
                  <w:color w:val="000000"/>
                  <w:sz w:val="20"/>
                  <w:szCs w:val="20"/>
                </w:rPr>
                <w:t>(0.01-5656.85)</w:t>
              </w:r>
            </w:ins>
          </w:p>
        </w:tc>
        <w:tc>
          <w:tcPr>
            <w:tcW w:w="587" w:type="pct"/>
            <w:shd w:val="clear" w:color="auto" w:fill="auto"/>
            <w:noWrap/>
            <w:vAlign w:val="bottom"/>
            <w:hideMark/>
          </w:tcPr>
          <w:p w14:paraId="55DD830A" w14:textId="77777777" w:rsidR="0029207B" w:rsidRPr="0068165D" w:rsidRDefault="0029207B" w:rsidP="00B32FBA">
            <w:pPr>
              <w:spacing w:line="240" w:lineRule="auto"/>
              <w:contextualSpacing/>
              <w:jc w:val="center"/>
              <w:rPr>
                <w:ins w:id="3637" w:author="Kopp, Darin" w:date="2025-02-20T15:34:00Z"/>
                <w:rFonts w:ascii="Times New Roman" w:hAnsi="Times New Roman" w:cs="Times New Roman"/>
                <w:color w:val="000000"/>
                <w:sz w:val="20"/>
                <w:szCs w:val="20"/>
              </w:rPr>
            </w:pPr>
            <w:ins w:id="3638" w:author="Kopp, Darin" w:date="2025-02-20T15:34:00Z">
              <w:r w:rsidRPr="0068165D">
                <w:rPr>
                  <w:rFonts w:ascii="Times New Roman" w:hAnsi="Times New Roman" w:cs="Times New Roman"/>
                  <w:color w:val="000000"/>
                  <w:sz w:val="20"/>
                  <w:szCs w:val="20"/>
                </w:rPr>
                <w:t xml:space="preserve">616.17 </w:t>
              </w:r>
            </w:ins>
          </w:p>
          <w:p w14:paraId="2DF9090D" w14:textId="77777777" w:rsidR="0029207B" w:rsidRPr="0068165D" w:rsidRDefault="0029207B" w:rsidP="00B32FBA">
            <w:pPr>
              <w:spacing w:line="240" w:lineRule="auto"/>
              <w:contextualSpacing/>
              <w:jc w:val="center"/>
              <w:rPr>
                <w:ins w:id="3639" w:author="Kopp, Darin" w:date="2025-02-20T15:34:00Z"/>
                <w:rFonts w:ascii="Times New Roman" w:hAnsi="Times New Roman" w:cs="Times New Roman"/>
                <w:color w:val="000000"/>
                <w:sz w:val="20"/>
                <w:szCs w:val="20"/>
              </w:rPr>
            </w:pPr>
            <w:ins w:id="3640" w:author="Kopp, Darin" w:date="2025-02-20T15:34:00Z">
              <w:r w:rsidRPr="0068165D">
                <w:rPr>
                  <w:rFonts w:ascii="Times New Roman" w:hAnsi="Times New Roman" w:cs="Times New Roman"/>
                  <w:color w:val="000000"/>
                  <w:sz w:val="20"/>
                  <w:szCs w:val="20"/>
                </w:rPr>
                <w:t>(240.1-1404.61)</w:t>
              </w:r>
            </w:ins>
          </w:p>
        </w:tc>
        <w:tc>
          <w:tcPr>
            <w:tcW w:w="483" w:type="pct"/>
            <w:shd w:val="clear" w:color="auto" w:fill="auto"/>
            <w:noWrap/>
            <w:vAlign w:val="bottom"/>
            <w:hideMark/>
          </w:tcPr>
          <w:p w14:paraId="45DCF936" w14:textId="77777777" w:rsidR="0029207B" w:rsidRPr="0068165D" w:rsidRDefault="0029207B" w:rsidP="00B32FBA">
            <w:pPr>
              <w:spacing w:line="240" w:lineRule="auto"/>
              <w:contextualSpacing/>
              <w:jc w:val="center"/>
              <w:rPr>
                <w:ins w:id="3641" w:author="Kopp, Darin" w:date="2025-02-20T15:34:00Z"/>
                <w:rFonts w:ascii="Times New Roman" w:hAnsi="Times New Roman" w:cs="Times New Roman"/>
                <w:color w:val="000000"/>
                <w:sz w:val="20"/>
                <w:szCs w:val="20"/>
              </w:rPr>
            </w:pPr>
            <w:ins w:id="3642" w:author="Kopp, Darin" w:date="2025-02-20T15:34:00Z">
              <w:r w:rsidRPr="0068165D">
                <w:rPr>
                  <w:rFonts w:ascii="Times New Roman" w:hAnsi="Times New Roman" w:cs="Times New Roman"/>
                  <w:color w:val="000000"/>
                  <w:sz w:val="20"/>
                  <w:szCs w:val="20"/>
                </w:rPr>
                <w:t xml:space="preserve">25.88 </w:t>
              </w:r>
            </w:ins>
          </w:p>
          <w:p w14:paraId="49515D04" w14:textId="77777777" w:rsidR="0029207B" w:rsidRPr="0068165D" w:rsidRDefault="0029207B" w:rsidP="00B32FBA">
            <w:pPr>
              <w:spacing w:line="240" w:lineRule="auto"/>
              <w:contextualSpacing/>
              <w:jc w:val="center"/>
              <w:rPr>
                <w:ins w:id="3643" w:author="Kopp, Darin" w:date="2025-02-20T15:34:00Z"/>
                <w:rFonts w:ascii="Times New Roman" w:hAnsi="Times New Roman" w:cs="Times New Roman"/>
                <w:color w:val="000000"/>
                <w:sz w:val="20"/>
                <w:szCs w:val="20"/>
              </w:rPr>
            </w:pPr>
            <w:ins w:id="3644" w:author="Kopp, Darin" w:date="2025-02-20T15:34:00Z">
              <w:r w:rsidRPr="0068165D">
                <w:rPr>
                  <w:rFonts w:ascii="Times New Roman" w:hAnsi="Times New Roman" w:cs="Times New Roman"/>
                  <w:color w:val="000000"/>
                  <w:sz w:val="20"/>
                  <w:szCs w:val="20"/>
                </w:rPr>
                <w:t>(11.96-32.75)</w:t>
              </w:r>
            </w:ins>
          </w:p>
        </w:tc>
      </w:tr>
      <w:tr w:rsidR="0029207B" w14:paraId="782798F4" w14:textId="77777777" w:rsidTr="00B32FBA">
        <w:trPr>
          <w:trHeight w:val="300"/>
          <w:ins w:id="3645" w:author="Kopp, Darin" w:date="2025-02-20T15:34:00Z"/>
        </w:trPr>
        <w:tc>
          <w:tcPr>
            <w:tcW w:w="288" w:type="pct"/>
            <w:shd w:val="clear" w:color="auto" w:fill="auto"/>
            <w:noWrap/>
            <w:vAlign w:val="center"/>
            <w:hideMark/>
          </w:tcPr>
          <w:p w14:paraId="73054183" w14:textId="77777777" w:rsidR="0029207B" w:rsidRPr="0068165D" w:rsidRDefault="0029207B" w:rsidP="00B32FBA">
            <w:pPr>
              <w:spacing w:line="240" w:lineRule="auto"/>
              <w:contextualSpacing/>
              <w:jc w:val="center"/>
              <w:rPr>
                <w:ins w:id="3646" w:author="Kopp, Darin" w:date="2025-02-20T15:34:00Z"/>
                <w:rFonts w:ascii="Times New Roman" w:hAnsi="Times New Roman" w:cs="Times New Roman"/>
                <w:color w:val="000000"/>
                <w:sz w:val="20"/>
                <w:szCs w:val="20"/>
              </w:rPr>
            </w:pPr>
            <w:ins w:id="3647" w:author="Kopp, Darin" w:date="2025-02-20T15:34:00Z">
              <w:r w:rsidRPr="0068165D">
                <w:rPr>
                  <w:rFonts w:ascii="Times New Roman" w:hAnsi="Times New Roman" w:cs="Times New Roman"/>
                  <w:color w:val="000000"/>
                  <w:sz w:val="20"/>
                  <w:szCs w:val="20"/>
                </w:rPr>
                <w:t>TPL</w:t>
              </w:r>
            </w:ins>
          </w:p>
        </w:tc>
        <w:tc>
          <w:tcPr>
            <w:tcW w:w="192" w:type="pct"/>
            <w:shd w:val="clear" w:color="auto" w:fill="auto"/>
            <w:noWrap/>
            <w:vAlign w:val="bottom"/>
            <w:hideMark/>
          </w:tcPr>
          <w:p w14:paraId="2BAF2A57" w14:textId="77777777" w:rsidR="0029207B" w:rsidRPr="0068165D" w:rsidRDefault="0029207B" w:rsidP="00B32FBA">
            <w:pPr>
              <w:spacing w:line="240" w:lineRule="auto"/>
              <w:contextualSpacing/>
              <w:jc w:val="center"/>
              <w:rPr>
                <w:ins w:id="3648" w:author="Kopp, Darin" w:date="2025-02-20T15:34:00Z"/>
                <w:rFonts w:ascii="Times New Roman" w:hAnsi="Times New Roman" w:cs="Times New Roman"/>
                <w:color w:val="000000"/>
                <w:sz w:val="20"/>
                <w:szCs w:val="20"/>
              </w:rPr>
            </w:pPr>
            <w:ins w:id="3649" w:author="Kopp, Darin" w:date="2025-02-20T15:34:00Z">
              <w:r w:rsidRPr="0068165D">
                <w:rPr>
                  <w:rFonts w:ascii="Times New Roman" w:hAnsi="Times New Roman" w:cs="Times New Roman"/>
                  <w:color w:val="000000"/>
                  <w:sz w:val="20"/>
                  <w:szCs w:val="20"/>
                </w:rPr>
                <w:t>223</w:t>
              </w:r>
            </w:ins>
          </w:p>
        </w:tc>
        <w:tc>
          <w:tcPr>
            <w:tcW w:w="288" w:type="pct"/>
            <w:shd w:val="clear" w:color="auto" w:fill="auto"/>
            <w:noWrap/>
            <w:vAlign w:val="bottom"/>
            <w:hideMark/>
          </w:tcPr>
          <w:p w14:paraId="79F806DF" w14:textId="77777777" w:rsidR="0029207B" w:rsidRPr="0068165D" w:rsidRDefault="0029207B" w:rsidP="00B32FBA">
            <w:pPr>
              <w:spacing w:line="240" w:lineRule="auto"/>
              <w:contextualSpacing/>
              <w:jc w:val="center"/>
              <w:rPr>
                <w:ins w:id="3650" w:author="Kopp, Darin" w:date="2025-02-20T15:34:00Z"/>
                <w:rFonts w:ascii="Times New Roman" w:hAnsi="Times New Roman" w:cs="Times New Roman"/>
                <w:color w:val="000000"/>
                <w:sz w:val="20"/>
                <w:szCs w:val="20"/>
              </w:rPr>
            </w:pPr>
            <w:ins w:id="3651" w:author="Kopp, Darin" w:date="2025-02-20T15:34:00Z">
              <w:r w:rsidRPr="0068165D">
                <w:rPr>
                  <w:rFonts w:ascii="Times New Roman" w:hAnsi="Times New Roman" w:cs="Times New Roman"/>
                  <w:color w:val="000000"/>
                  <w:sz w:val="20"/>
                  <w:szCs w:val="20"/>
                </w:rPr>
                <w:t>74</w:t>
              </w:r>
            </w:ins>
          </w:p>
        </w:tc>
        <w:tc>
          <w:tcPr>
            <w:tcW w:w="284" w:type="pct"/>
            <w:vAlign w:val="bottom"/>
          </w:tcPr>
          <w:p w14:paraId="3B2C8CDA" w14:textId="77777777" w:rsidR="0029207B" w:rsidRPr="0068165D" w:rsidRDefault="0029207B" w:rsidP="00B32FBA">
            <w:pPr>
              <w:spacing w:line="240" w:lineRule="auto"/>
              <w:contextualSpacing/>
              <w:jc w:val="center"/>
              <w:rPr>
                <w:ins w:id="3652" w:author="Kopp, Darin" w:date="2025-02-20T15:34:00Z"/>
                <w:rFonts w:ascii="Times New Roman" w:hAnsi="Times New Roman" w:cs="Times New Roman"/>
                <w:color w:val="000000"/>
                <w:sz w:val="20"/>
                <w:szCs w:val="20"/>
              </w:rPr>
            </w:pPr>
            <w:ins w:id="3653" w:author="Kopp, Darin" w:date="2025-02-20T15:34:00Z">
              <w:r>
                <w:rPr>
                  <w:rFonts w:ascii="Times New Roman" w:hAnsi="Times New Roman" w:cs="Times New Roman"/>
                  <w:color w:val="000000"/>
                  <w:sz w:val="20"/>
                  <w:szCs w:val="20"/>
                </w:rPr>
                <w:t>29</w:t>
              </w:r>
            </w:ins>
          </w:p>
        </w:tc>
        <w:tc>
          <w:tcPr>
            <w:tcW w:w="442" w:type="pct"/>
            <w:shd w:val="clear" w:color="auto" w:fill="auto"/>
            <w:noWrap/>
            <w:vAlign w:val="bottom"/>
            <w:hideMark/>
          </w:tcPr>
          <w:p w14:paraId="37245A24" w14:textId="77777777" w:rsidR="0029207B" w:rsidRPr="0068165D" w:rsidRDefault="0029207B" w:rsidP="00B32FBA">
            <w:pPr>
              <w:spacing w:line="240" w:lineRule="auto"/>
              <w:contextualSpacing/>
              <w:jc w:val="center"/>
              <w:rPr>
                <w:ins w:id="3654" w:author="Kopp, Darin" w:date="2025-02-20T15:34:00Z"/>
                <w:rFonts w:ascii="Times New Roman" w:hAnsi="Times New Roman" w:cs="Times New Roman"/>
                <w:color w:val="000000"/>
                <w:sz w:val="20"/>
                <w:szCs w:val="20"/>
              </w:rPr>
            </w:pPr>
            <w:ins w:id="3655" w:author="Kopp, Darin" w:date="2025-02-20T15:34:00Z">
              <w:r w:rsidRPr="0068165D">
                <w:rPr>
                  <w:rFonts w:ascii="Times New Roman" w:hAnsi="Times New Roman" w:cs="Times New Roman"/>
                  <w:color w:val="000000"/>
                  <w:sz w:val="20"/>
                  <w:szCs w:val="20"/>
                </w:rPr>
                <w:t xml:space="preserve">1806 </w:t>
              </w:r>
            </w:ins>
          </w:p>
          <w:p w14:paraId="08A2F3D8" w14:textId="77777777" w:rsidR="0029207B" w:rsidRPr="0068165D" w:rsidRDefault="0029207B" w:rsidP="00B32FBA">
            <w:pPr>
              <w:spacing w:line="240" w:lineRule="auto"/>
              <w:contextualSpacing/>
              <w:jc w:val="center"/>
              <w:rPr>
                <w:ins w:id="3656" w:author="Kopp, Darin" w:date="2025-02-20T15:34:00Z"/>
                <w:rFonts w:ascii="Times New Roman" w:hAnsi="Times New Roman" w:cs="Times New Roman"/>
                <w:color w:val="000000"/>
                <w:sz w:val="20"/>
                <w:szCs w:val="20"/>
              </w:rPr>
            </w:pPr>
            <w:ins w:id="3657" w:author="Kopp, Darin" w:date="2025-02-20T15:34:00Z">
              <w:r w:rsidRPr="0068165D">
                <w:rPr>
                  <w:rFonts w:ascii="Times New Roman" w:hAnsi="Times New Roman" w:cs="Times New Roman"/>
                  <w:color w:val="000000"/>
                  <w:sz w:val="20"/>
                  <w:szCs w:val="20"/>
                </w:rPr>
                <w:t>(236-16219)</w:t>
              </w:r>
            </w:ins>
          </w:p>
        </w:tc>
        <w:tc>
          <w:tcPr>
            <w:tcW w:w="551" w:type="pct"/>
            <w:shd w:val="clear" w:color="auto" w:fill="auto"/>
            <w:noWrap/>
            <w:vAlign w:val="bottom"/>
            <w:hideMark/>
          </w:tcPr>
          <w:p w14:paraId="6E7153FF" w14:textId="77777777" w:rsidR="0029207B" w:rsidRPr="0068165D" w:rsidRDefault="0029207B" w:rsidP="00B32FBA">
            <w:pPr>
              <w:spacing w:line="240" w:lineRule="auto"/>
              <w:contextualSpacing/>
              <w:jc w:val="center"/>
              <w:rPr>
                <w:ins w:id="3658" w:author="Kopp, Darin" w:date="2025-02-20T15:34:00Z"/>
                <w:rFonts w:ascii="Times New Roman" w:hAnsi="Times New Roman" w:cs="Times New Roman"/>
                <w:color w:val="000000"/>
                <w:sz w:val="20"/>
                <w:szCs w:val="20"/>
              </w:rPr>
            </w:pPr>
            <w:ins w:id="3659" w:author="Kopp, Darin" w:date="2025-02-20T15:34:00Z">
              <w:r w:rsidRPr="0068165D">
                <w:rPr>
                  <w:rFonts w:ascii="Times New Roman" w:hAnsi="Times New Roman" w:cs="Times New Roman"/>
                  <w:color w:val="000000"/>
                  <w:sz w:val="20"/>
                  <w:szCs w:val="20"/>
                </w:rPr>
                <w:t xml:space="preserve">165.08 </w:t>
              </w:r>
            </w:ins>
          </w:p>
          <w:p w14:paraId="0CB05620" w14:textId="77777777" w:rsidR="0029207B" w:rsidRPr="0068165D" w:rsidRDefault="0029207B" w:rsidP="00B32FBA">
            <w:pPr>
              <w:spacing w:line="240" w:lineRule="auto"/>
              <w:contextualSpacing/>
              <w:jc w:val="center"/>
              <w:rPr>
                <w:ins w:id="3660" w:author="Kopp, Darin" w:date="2025-02-20T15:34:00Z"/>
                <w:rFonts w:ascii="Times New Roman" w:hAnsi="Times New Roman" w:cs="Times New Roman"/>
                <w:color w:val="000000"/>
                <w:sz w:val="20"/>
                <w:szCs w:val="20"/>
              </w:rPr>
            </w:pPr>
            <w:ins w:id="3661" w:author="Kopp, Darin" w:date="2025-02-20T15:34:00Z">
              <w:r w:rsidRPr="0068165D">
                <w:rPr>
                  <w:rFonts w:ascii="Times New Roman" w:hAnsi="Times New Roman" w:cs="Times New Roman"/>
                  <w:color w:val="000000"/>
                  <w:sz w:val="20"/>
                  <w:szCs w:val="20"/>
                </w:rPr>
                <w:t>(11.45-1066.87)</w:t>
              </w:r>
            </w:ins>
          </w:p>
        </w:tc>
        <w:tc>
          <w:tcPr>
            <w:tcW w:w="514" w:type="pct"/>
            <w:shd w:val="clear" w:color="auto" w:fill="auto"/>
            <w:noWrap/>
            <w:vAlign w:val="bottom"/>
            <w:hideMark/>
          </w:tcPr>
          <w:p w14:paraId="63E4C019" w14:textId="77777777" w:rsidR="0029207B" w:rsidRPr="0068165D" w:rsidRDefault="0029207B" w:rsidP="00B32FBA">
            <w:pPr>
              <w:spacing w:line="240" w:lineRule="auto"/>
              <w:contextualSpacing/>
              <w:jc w:val="center"/>
              <w:rPr>
                <w:ins w:id="3662" w:author="Kopp, Darin" w:date="2025-02-20T15:34:00Z"/>
                <w:rFonts w:ascii="Times New Roman" w:hAnsi="Times New Roman" w:cs="Times New Roman"/>
                <w:color w:val="000000"/>
                <w:sz w:val="20"/>
                <w:szCs w:val="20"/>
              </w:rPr>
            </w:pPr>
            <w:ins w:id="3663" w:author="Kopp, Darin" w:date="2025-02-20T15:34:00Z">
              <w:r w:rsidRPr="0068165D">
                <w:rPr>
                  <w:rFonts w:ascii="Times New Roman" w:hAnsi="Times New Roman" w:cs="Times New Roman"/>
                  <w:color w:val="000000"/>
                  <w:sz w:val="20"/>
                  <w:szCs w:val="20"/>
                </w:rPr>
                <w:t xml:space="preserve">18.9 </w:t>
              </w:r>
            </w:ins>
          </w:p>
          <w:p w14:paraId="59AA5AF1" w14:textId="77777777" w:rsidR="0029207B" w:rsidRPr="0068165D" w:rsidRDefault="0029207B" w:rsidP="00B32FBA">
            <w:pPr>
              <w:spacing w:line="240" w:lineRule="auto"/>
              <w:contextualSpacing/>
              <w:jc w:val="center"/>
              <w:rPr>
                <w:ins w:id="3664" w:author="Kopp, Darin" w:date="2025-02-20T15:34:00Z"/>
                <w:rFonts w:ascii="Times New Roman" w:hAnsi="Times New Roman" w:cs="Times New Roman"/>
                <w:color w:val="000000"/>
                <w:sz w:val="20"/>
                <w:szCs w:val="20"/>
              </w:rPr>
            </w:pPr>
            <w:ins w:id="3665" w:author="Kopp, Darin" w:date="2025-02-20T15:34:00Z">
              <w:r w:rsidRPr="0068165D">
                <w:rPr>
                  <w:rFonts w:ascii="Times New Roman" w:hAnsi="Times New Roman" w:cs="Times New Roman"/>
                  <w:color w:val="000000"/>
                  <w:sz w:val="20"/>
                  <w:szCs w:val="20"/>
                </w:rPr>
                <w:t>(1.44-736.62)</w:t>
              </w:r>
            </w:ins>
          </w:p>
        </w:tc>
        <w:tc>
          <w:tcPr>
            <w:tcW w:w="514" w:type="pct"/>
            <w:shd w:val="clear" w:color="auto" w:fill="auto"/>
            <w:noWrap/>
            <w:vAlign w:val="bottom"/>
            <w:hideMark/>
          </w:tcPr>
          <w:p w14:paraId="776FC3E9" w14:textId="77777777" w:rsidR="0029207B" w:rsidRPr="0068165D" w:rsidRDefault="0029207B" w:rsidP="00B32FBA">
            <w:pPr>
              <w:spacing w:line="240" w:lineRule="auto"/>
              <w:contextualSpacing/>
              <w:jc w:val="center"/>
              <w:rPr>
                <w:ins w:id="3666" w:author="Kopp, Darin" w:date="2025-02-20T15:34:00Z"/>
                <w:rFonts w:ascii="Times New Roman" w:hAnsi="Times New Roman" w:cs="Times New Roman"/>
                <w:color w:val="000000"/>
                <w:sz w:val="20"/>
                <w:szCs w:val="20"/>
              </w:rPr>
            </w:pPr>
            <w:ins w:id="3667" w:author="Kopp, Darin" w:date="2025-02-20T15:34:00Z">
              <w:r w:rsidRPr="0068165D">
                <w:rPr>
                  <w:rFonts w:ascii="Times New Roman" w:hAnsi="Times New Roman" w:cs="Times New Roman"/>
                  <w:color w:val="000000"/>
                  <w:sz w:val="20"/>
                  <w:szCs w:val="20"/>
                </w:rPr>
                <w:t xml:space="preserve">34.4 </w:t>
              </w:r>
            </w:ins>
          </w:p>
          <w:p w14:paraId="15BBC539" w14:textId="77777777" w:rsidR="0029207B" w:rsidRPr="0068165D" w:rsidRDefault="0029207B" w:rsidP="00B32FBA">
            <w:pPr>
              <w:spacing w:line="240" w:lineRule="auto"/>
              <w:contextualSpacing/>
              <w:jc w:val="center"/>
              <w:rPr>
                <w:ins w:id="3668" w:author="Kopp, Darin" w:date="2025-02-20T15:34:00Z"/>
                <w:rFonts w:ascii="Times New Roman" w:hAnsi="Times New Roman" w:cs="Times New Roman"/>
                <w:color w:val="000000"/>
                <w:sz w:val="20"/>
                <w:szCs w:val="20"/>
              </w:rPr>
            </w:pPr>
            <w:ins w:id="3669" w:author="Kopp, Darin" w:date="2025-02-20T15:34:00Z">
              <w:r w:rsidRPr="0068165D">
                <w:rPr>
                  <w:rFonts w:ascii="Times New Roman" w:hAnsi="Times New Roman" w:cs="Times New Roman"/>
                  <w:color w:val="000000"/>
                  <w:sz w:val="20"/>
                  <w:szCs w:val="20"/>
                </w:rPr>
                <w:t>(5.79-1386.77)</w:t>
              </w:r>
            </w:ins>
          </w:p>
        </w:tc>
        <w:tc>
          <w:tcPr>
            <w:tcW w:w="341" w:type="pct"/>
            <w:shd w:val="clear" w:color="auto" w:fill="auto"/>
            <w:noWrap/>
            <w:vAlign w:val="bottom"/>
            <w:hideMark/>
          </w:tcPr>
          <w:p w14:paraId="5F89CDAF" w14:textId="77777777" w:rsidR="0029207B" w:rsidRPr="0068165D" w:rsidRDefault="0029207B" w:rsidP="00B32FBA">
            <w:pPr>
              <w:spacing w:line="240" w:lineRule="auto"/>
              <w:contextualSpacing/>
              <w:jc w:val="center"/>
              <w:rPr>
                <w:ins w:id="3670" w:author="Kopp, Darin" w:date="2025-02-20T15:34:00Z"/>
                <w:rFonts w:ascii="Times New Roman" w:hAnsi="Times New Roman" w:cs="Times New Roman"/>
                <w:color w:val="000000"/>
                <w:sz w:val="20"/>
                <w:szCs w:val="20"/>
              </w:rPr>
            </w:pPr>
            <w:ins w:id="3671" w:author="Kopp, Darin" w:date="2025-02-20T15:34:00Z">
              <w:r w:rsidRPr="0068165D">
                <w:rPr>
                  <w:rFonts w:ascii="Times New Roman" w:hAnsi="Times New Roman" w:cs="Times New Roman"/>
                  <w:color w:val="000000"/>
                  <w:sz w:val="20"/>
                  <w:szCs w:val="20"/>
                </w:rPr>
                <w:t xml:space="preserve">0.83 </w:t>
              </w:r>
            </w:ins>
          </w:p>
          <w:p w14:paraId="44A49255" w14:textId="77777777" w:rsidR="0029207B" w:rsidRPr="0068165D" w:rsidRDefault="0029207B" w:rsidP="00B32FBA">
            <w:pPr>
              <w:spacing w:line="240" w:lineRule="auto"/>
              <w:contextualSpacing/>
              <w:jc w:val="center"/>
              <w:rPr>
                <w:ins w:id="3672" w:author="Kopp, Darin" w:date="2025-02-20T15:34:00Z"/>
                <w:rFonts w:ascii="Times New Roman" w:hAnsi="Times New Roman" w:cs="Times New Roman"/>
                <w:color w:val="000000"/>
                <w:sz w:val="20"/>
                <w:szCs w:val="20"/>
              </w:rPr>
            </w:pPr>
            <w:ins w:id="3673" w:author="Kopp, Darin" w:date="2025-02-20T15:34:00Z">
              <w:r w:rsidRPr="0068165D">
                <w:rPr>
                  <w:rFonts w:ascii="Times New Roman" w:hAnsi="Times New Roman" w:cs="Times New Roman"/>
                  <w:color w:val="000000"/>
                  <w:sz w:val="20"/>
                  <w:szCs w:val="20"/>
                </w:rPr>
                <w:t>(0-5.47)</w:t>
              </w:r>
            </w:ins>
          </w:p>
        </w:tc>
        <w:tc>
          <w:tcPr>
            <w:tcW w:w="514" w:type="pct"/>
            <w:shd w:val="clear" w:color="auto" w:fill="auto"/>
            <w:noWrap/>
            <w:vAlign w:val="bottom"/>
            <w:hideMark/>
          </w:tcPr>
          <w:p w14:paraId="788EA5F6" w14:textId="77777777" w:rsidR="0029207B" w:rsidRPr="0068165D" w:rsidRDefault="0029207B" w:rsidP="00B32FBA">
            <w:pPr>
              <w:spacing w:line="240" w:lineRule="auto"/>
              <w:contextualSpacing/>
              <w:jc w:val="center"/>
              <w:rPr>
                <w:ins w:id="3674" w:author="Kopp, Darin" w:date="2025-02-20T15:34:00Z"/>
                <w:rFonts w:ascii="Times New Roman" w:hAnsi="Times New Roman" w:cs="Times New Roman"/>
                <w:color w:val="000000"/>
                <w:sz w:val="20"/>
                <w:szCs w:val="20"/>
              </w:rPr>
            </w:pPr>
            <w:ins w:id="3675" w:author="Kopp, Darin" w:date="2025-02-20T15:34:00Z">
              <w:r w:rsidRPr="0068165D">
                <w:rPr>
                  <w:rFonts w:ascii="Times New Roman" w:hAnsi="Times New Roman" w:cs="Times New Roman"/>
                  <w:color w:val="000000"/>
                  <w:sz w:val="20"/>
                  <w:szCs w:val="20"/>
                </w:rPr>
                <w:t xml:space="preserve">0.35 </w:t>
              </w:r>
            </w:ins>
          </w:p>
          <w:p w14:paraId="1381BB77" w14:textId="77777777" w:rsidR="0029207B" w:rsidRPr="0068165D" w:rsidRDefault="0029207B" w:rsidP="00B32FBA">
            <w:pPr>
              <w:spacing w:line="240" w:lineRule="auto"/>
              <w:contextualSpacing/>
              <w:jc w:val="center"/>
              <w:rPr>
                <w:ins w:id="3676" w:author="Kopp, Darin" w:date="2025-02-20T15:34:00Z"/>
                <w:rFonts w:ascii="Times New Roman" w:hAnsi="Times New Roman" w:cs="Times New Roman"/>
                <w:color w:val="000000"/>
                <w:sz w:val="20"/>
                <w:szCs w:val="20"/>
              </w:rPr>
            </w:pPr>
            <w:ins w:id="3677" w:author="Kopp, Darin" w:date="2025-02-20T15:34:00Z">
              <w:r w:rsidRPr="0068165D">
                <w:rPr>
                  <w:rFonts w:ascii="Times New Roman" w:hAnsi="Times New Roman" w:cs="Times New Roman"/>
                  <w:color w:val="000000"/>
                  <w:sz w:val="20"/>
                  <w:szCs w:val="20"/>
                </w:rPr>
                <w:t>(0.01-5656.85)</w:t>
              </w:r>
            </w:ins>
          </w:p>
        </w:tc>
        <w:tc>
          <w:tcPr>
            <w:tcW w:w="587" w:type="pct"/>
            <w:shd w:val="clear" w:color="auto" w:fill="auto"/>
            <w:noWrap/>
            <w:vAlign w:val="bottom"/>
            <w:hideMark/>
          </w:tcPr>
          <w:p w14:paraId="730189B0" w14:textId="77777777" w:rsidR="0029207B" w:rsidRPr="0068165D" w:rsidRDefault="0029207B" w:rsidP="00B32FBA">
            <w:pPr>
              <w:spacing w:line="240" w:lineRule="auto"/>
              <w:contextualSpacing/>
              <w:jc w:val="center"/>
              <w:rPr>
                <w:ins w:id="3678" w:author="Kopp, Darin" w:date="2025-02-20T15:34:00Z"/>
                <w:rFonts w:ascii="Times New Roman" w:hAnsi="Times New Roman" w:cs="Times New Roman"/>
                <w:color w:val="000000"/>
                <w:sz w:val="20"/>
                <w:szCs w:val="20"/>
              </w:rPr>
            </w:pPr>
            <w:ins w:id="3679" w:author="Kopp, Darin" w:date="2025-02-20T15:34:00Z">
              <w:r w:rsidRPr="0068165D">
                <w:rPr>
                  <w:rFonts w:ascii="Times New Roman" w:hAnsi="Times New Roman" w:cs="Times New Roman"/>
                  <w:color w:val="000000"/>
                  <w:sz w:val="20"/>
                  <w:szCs w:val="20"/>
                </w:rPr>
                <w:t xml:space="preserve">1004.22 </w:t>
              </w:r>
            </w:ins>
          </w:p>
          <w:p w14:paraId="1D0C0D64" w14:textId="77777777" w:rsidR="0029207B" w:rsidRPr="0068165D" w:rsidRDefault="0029207B" w:rsidP="00B32FBA">
            <w:pPr>
              <w:spacing w:line="240" w:lineRule="auto"/>
              <w:contextualSpacing/>
              <w:jc w:val="center"/>
              <w:rPr>
                <w:ins w:id="3680" w:author="Kopp, Darin" w:date="2025-02-20T15:34:00Z"/>
                <w:rFonts w:ascii="Times New Roman" w:hAnsi="Times New Roman" w:cs="Times New Roman"/>
                <w:color w:val="000000"/>
                <w:sz w:val="20"/>
                <w:szCs w:val="20"/>
              </w:rPr>
            </w:pPr>
            <w:ins w:id="3681" w:author="Kopp, Darin" w:date="2025-02-20T15:34:00Z">
              <w:r w:rsidRPr="0068165D">
                <w:rPr>
                  <w:rFonts w:ascii="Times New Roman" w:hAnsi="Times New Roman" w:cs="Times New Roman"/>
                  <w:color w:val="000000"/>
                  <w:sz w:val="20"/>
                  <w:szCs w:val="20"/>
                </w:rPr>
                <w:t>(376.7-1801.08)</w:t>
              </w:r>
            </w:ins>
          </w:p>
        </w:tc>
        <w:tc>
          <w:tcPr>
            <w:tcW w:w="483" w:type="pct"/>
            <w:shd w:val="clear" w:color="auto" w:fill="auto"/>
            <w:noWrap/>
            <w:vAlign w:val="bottom"/>
            <w:hideMark/>
          </w:tcPr>
          <w:p w14:paraId="726A70E5" w14:textId="77777777" w:rsidR="0029207B" w:rsidRPr="0068165D" w:rsidRDefault="0029207B" w:rsidP="00B32FBA">
            <w:pPr>
              <w:spacing w:line="240" w:lineRule="auto"/>
              <w:contextualSpacing/>
              <w:jc w:val="center"/>
              <w:rPr>
                <w:ins w:id="3682" w:author="Kopp, Darin" w:date="2025-02-20T15:34:00Z"/>
                <w:rFonts w:ascii="Times New Roman" w:hAnsi="Times New Roman" w:cs="Times New Roman"/>
                <w:color w:val="000000"/>
                <w:sz w:val="20"/>
                <w:szCs w:val="20"/>
              </w:rPr>
            </w:pPr>
            <w:ins w:id="3683" w:author="Kopp, Darin" w:date="2025-02-20T15:34:00Z">
              <w:r w:rsidRPr="0068165D">
                <w:rPr>
                  <w:rFonts w:ascii="Times New Roman" w:hAnsi="Times New Roman" w:cs="Times New Roman"/>
                  <w:color w:val="000000"/>
                  <w:sz w:val="20"/>
                  <w:szCs w:val="20"/>
                </w:rPr>
                <w:t xml:space="preserve">23.33 </w:t>
              </w:r>
            </w:ins>
          </w:p>
          <w:p w14:paraId="7879EA8A" w14:textId="77777777" w:rsidR="0029207B" w:rsidRPr="0068165D" w:rsidRDefault="0029207B" w:rsidP="00B32FBA">
            <w:pPr>
              <w:spacing w:line="240" w:lineRule="auto"/>
              <w:contextualSpacing/>
              <w:jc w:val="center"/>
              <w:rPr>
                <w:ins w:id="3684" w:author="Kopp, Darin" w:date="2025-02-20T15:34:00Z"/>
                <w:rFonts w:ascii="Times New Roman" w:hAnsi="Times New Roman" w:cs="Times New Roman"/>
                <w:color w:val="000000"/>
                <w:sz w:val="20"/>
                <w:szCs w:val="20"/>
              </w:rPr>
            </w:pPr>
            <w:ins w:id="3685" w:author="Kopp, Darin" w:date="2025-02-20T15:34:00Z">
              <w:r w:rsidRPr="0068165D">
                <w:rPr>
                  <w:rFonts w:ascii="Times New Roman" w:hAnsi="Times New Roman" w:cs="Times New Roman"/>
                  <w:color w:val="000000"/>
                  <w:sz w:val="20"/>
                  <w:szCs w:val="20"/>
                </w:rPr>
                <w:t>(18.28-27.09)</w:t>
              </w:r>
            </w:ins>
          </w:p>
        </w:tc>
      </w:tr>
      <w:tr w:rsidR="0029207B" w14:paraId="7879C674" w14:textId="77777777" w:rsidTr="00B32FBA">
        <w:trPr>
          <w:trHeight w:val="300"/>
          <w:ins w:id="3686" w:author="Kopp, Darin" w:date="2025-02-20T15:34:00Z"/>
        </w:trPr>
        <w:tc>
          <w:tcPr>
            <w:tcW w:w="288" w:type="pct"/>
            <w:shd w:val="clear" w:color="auto" w:fill="auto"/>
            <w:noWrap/>
            <w:vAlign w:val="center"/>
            <w:hideMark/>
          </w:tcPr>
          <w:p w14:paraId="2223CD57" w14:textId="77777777" w:rsidR="0029207B" w:rsidRPr="0068165D" w:rsidRDefault="0029207B" w:rsidP="00B32FBA">
            <w:pPr>
              <w:spacing w:line="240" w:lineRule="auto"/>
              <w:contextualSpacing/>
              <w:jc w:val="center"/>
              <w:rPr>
                <w:ins w:id="3687" w:author="Kopp, Darin" w:date="2025-02-20T15:34:00Z"/>
                <w:rFonts w:ascii="Times New Roman" w:hAnsi="Times New Roman" w:cs="Times New Roman"/>
                <w:color w:val="000000"/>
                <w:sz w:val="20"/>
                <w:szCs w:val="20"/>
              </w:rPr>
            </w:pPr>
            <w:ins w:id="3688" w:author="Kopp, Darin" w:date="2025-02-20T15:34:00Z">
              <w:r w:rsidRPr="0068165D">
                <w:rPr>
                  <w:rFonts w:ascii="Times New Roman" w:hAnsi="Times New Roman" w:cs="Times New Roman"/>
                  <w:color w:val="000000"/>
                  <w:sz w:val="20"/>
                  <w:szCs w:val="20"/>
                </w:rPr>
                <w:t>UMW</w:t>
              </w:r>
            </w:ins>
          </w:p>
        </w:tc>
        <w:tc>
          <w:tcPr>
            <w:tcW w:w="192" w:type="pct"/>
            <w:shd w:val="clear" w:color="auto" w:fill="auto"/>
            <w:noWrap/>
            <w:vAlign w:val="bottom"/>
            <w:hideMark/>
          </w:tcPr>
          <w:p w14:paraId="52895075" w14:textId="77777777" w:rsidR="0029207B" w:rsidRPr="0068165D" w:rsidRDefault="0029207B" w:rsidP="00B32FBA">
            <w:pPr>
              <w:spacing w:line="240" w:lineRule="auto"/>
              <w:contextualSpacing/>
              <w:jc w:val="center"/>
              <w:rPr>
                <w:ins w:id="3689" w:author="Kopp, Darin" w:date="2025-02-20T15:34:00Z"/>
                <w:rFonts w:ascii="Times New Roman" w:hAnsi="Times New Roman" w:cs="Times New Roman"/>
                <w:color w:val="000000"/>
                <w:sz w:val="20"/>
                <w:szCs w:val="20"/>
              </w:rPr>
            </w:pPr>
            <w:ins w:id="3690" w:author="Kopp, Darin" w:date="2025-02-20T15:34:00Z">
              <w:r w:rsidRPr="0068165D">
                <w:rPr>
                  <w:rFonts w:ascii="Times New Roman" w:hAnsi="Times New Roman" w:cs="Times New Roman"/>
                  <w:color w:val="000000"/>
                  <w:sz w:val="20"/>
                  <w:szCs w:val="20"/>
                </w:rPr>
                <w:t>201</w:t>
              </w:r>
            </w:ins>
          </w:p>
        </w:tc>
        <w:tc>
          <w:tcPr>
            <w:tcW w:w="288" w:type="pct"/>
            <w:shd w:val="clear" w:color="auto" w:fill="auto"/>
            <w:noWrap/>
            <w:vAlign w:val="bottom"/>
            <w:hideMark/>
          </w:tcPr>
          <w:p w14:paraId="78E067C6" w14:textId="77777777" w:rsidR="0029207B" w:rsidRPr="0068165D" w:rsidRDefault="0029207B" w:rsidP="00B32FBA">
            <w:pPr>
              <w:spacing w:line="240" w:lineRule="auto"/>
              <w:contextualSpacing/>
              <w:jc w:val="center"/>
              <w:rPr>
                <w:ins w:id="3691" w:author="Kopp, Darin" w:date="2025-02-20T15:34:00Z"/>
                <w:rFonts w:ascii="Times New Roman" w:hAnsi="Times New Roman" w:cs="Times New Roman"/>
                <w:color w:val="000000"/>
                <w:sz w:val="20"/>
                <w:szCs w:val="20"/>
              </w:rPr>
            </w:pPr>
            <w:ins w:id="3692" w:author="Kopp, Darin" w:date="2025-02-20T15:34:00Z">
              <w:r w:rsidRPr="0068165D">
                <w:rPr>
                  <w:rFonts w:ascii="Times New Roman" w:hAnsi="Times New Roman" w:cs="Times New Roman"/>
                  <w:color w:val="000000"/>
                  <w:sz w:val="20"/>
                  <w:szCs w:val="20"/>
                </w:rPr>
                <w:t>104</w:t>
              </w:r>
            </w:ins>
          </w:p>
        </w:tc>
        <w:tc>
          <w:tcPr>
            <w:tcW w:w="284" w:type="pct"/>
            <w:vAlign w:val="bottom"/>
          </w:tcPr>
          <w:p w14:paraId="53FA1DE0" w14:textId="77777777" w:rsidR="0029207B" w:rsidRPr="0068165D" w:rsidRDefault="0029207B" w:rsidP="00B32FBA">
            <w:pPr>
              <w:spacing w:line="240" w:lineRule="auto"/>
              <w:contextualSpacing/>
              <w:jc w:val="center"/>
              <w:rPr>
                <w:ins w:id="3693" w:author="Kopp, Darin" w:date="2025-02-20T15:34:00Z"/>
                <w:rFonts w:ascii="Times New Roman" w:hAnsi="Times New Roman" w:cs="Times New Roman"/>
                <w:color w:val="000000"/>
                <w:sz w:val="20"/>
                <w:szCs w:val="20"/>
              </w:rPr>
            </w:pPr>
            <w:ins w:id="3694" w:author="Kopp, Darin" w:date="2025-02-20T15:34:00Z">
              <w:r>
                <w:rPr>
                  <w:rFonts w:ascii="Times New Roman" w:hAnsi="Times New Roman" w:cs="Times New Roman"/>
                  <w:color w:val="000000"/>
                  <w:sz w:val="20"/>
                  <w:szCs w:val="20"/>
                </w:rPr>
                <w:t>10</w:t>
              </w:r>
            </w:ins>
          </w:p>
        </w:tc>
        <w:tc>
          <w:tcPr>
            <w:tcW w:w="442" w:type="pct"/>
            <w:shd w:val="clear" w:color="auto" w:fill="auto"/>
            <w:noWrap/>
            <w:vAlign w:val="bottom"/>
            <w:hideMark/>
          </w:tcPr>
          <w:p w14:paraId="3D58F976" w14:textId="77777777" w:rsidR="0029207B" w:rsidRPr="0068165D" w:rsidRDefault="0029207B" w:rsidP="00B32FBA">
            <w:pPr>
              <w:spacing w:line="240" w:lineRule="auto"/>
              <w:contextualSpacing/>
              <w:jc w:val="center"/>
              <w:rPr>
                <w:ins w:id="3695" w:author="Kopp, Darin" w:date="2025-02-20T15:34:00Z"/>
                <w:rFonts w:ascii="Times New Roman" w:hAnsi="Times New Roman" w:cs="Times New Roman"/>
                <w:color w:val="000000"/>
                <w:sz w:val="20"/>
                <w:szCs w:val="20"/>
              </w:rPr>
            </w:pPr>
            <w:ins w:id="3696" w:author="Kopp, Darin" w:date="2025-02-20T15:34:00Z">
              <w:r w:rsidRPr="0068165D">
                <w:rPr>
                  <w:rFonts w:ascii="Times New Roman" w:hAnsi="Times New Roman" w:cs="Times New Roman"/>
                  <w:color w:val="000000"/>
                  <w:sz w:val="20"/>
                  <w:szCs w:val="20"/>
                </w:rPr>
                <w:t xml:space="preserve">1168 </w:t>
              </w:r>
            </w:ins>
          </w:p>
          <w:p w14:paraId="1966EA9A" w14:textId="77777777" w:rsidR="0029207B" w:rsidRPr="0068165D" w:rsidRDefault="0029207B" w:rsidP="00B32FBA">
            <w:pPr>
              <w:spacing w:line="240" w:lineRule="auto"/>
              <w:contextualSpacing/>
              <w:jc w:val="center"/>
              <w:rPr>
                <w:ins w:id="3697" w:author="Kopp, Darin" w:date="2025-02-20T15:34:00Z"/>
                <w:rFonts w:ascii="Times New Roman" w:hAnsi="Times New Roman" w:cs="Times New Roman"/>
                <w:color w:val="000000"/>
                <w:sz w:val="20"/>
                <w:szCs w:val="20"/>
              </w:rPr>
            </w:pPr>
            <w:ins w:id="3698" w:author="Kopp, Darin" w:date="2025-02-20T15:34:00Z">
              <w:r w:rsidRPr="0068165D">
                <w:rPr>
                  <w:rFonts w:ascii="Times New Roman" w:hAnsi="Times New Roman" w:cs="Times New Roman"/>
                  <w:color w:val="000000"/>
                  <w:sz w:val="20"/>
                  <w:szCs w:val="20"/>
                </w:rPr>
                <w:t>(195-17675)</w:t>
              </w:r>
            </w:ins>
          </w:p>
        </w:tc>
        <w:tc>
          <w:tcPr>
            <w:tcW w:w="551" w:type="pct"/>
            <w:shd w:val="clear" w:color="auto" w:fill="auto"/>
            <w:noWrap/>
            <w:vAlign w:val="bottom"/>
            <w:hideMark/>
          </w:tcPr>
          <w:p w14:paraId="1C42DB68" w14:textId="77777777" w:rsidR="0029207B" w:rsidRPr="0068165D" w:rsidRDefault="0029207B" w:rsidP="00B32FBA">
            <w:pPr>
              <w:spacing w:line="240" w:lineRule="auto"/>
              <w:contextualSpacing/>
              <w:jc w:val="center"/>
              <w:rPr>
                <w:ins w:id="3699" w:author="Kopp, Darin" w:date="2025-02-20T15:34:00Z"/>
                <w:rFonts w:ascii="Times New Roman" w:hAnsi="Times New Roman" w:cs="Times New Roman"/>
                <w:color w:val="000000"/>
                <w:sz w:val="20"/>
                <w:szCs w:val="20"/>
              </w:rPr>
            </w:pPr>
            <w:ins w:id="3700" w:author="Kopp, Darin" w:date="2025-02-20T15:34:00Z">
              <w:r w:rsidRPr="0068165D">
                <w:rPr>
                  <w:rFonts w:ascii="Times New Roman" w:hAnsi="Times New Roman" w:cs="Times New Roman"/>
                  <w:color w:val="000000"/>
                  <w:sz w:val="20"/>
                  <w:szCs w:val="20"/>
                </w:rPr>
                <w:t>57.4</w:t>
              </w:r>
            </w:ins>
          </w:p>
          <w:p w14:paraId="4BE7E6DE" w14:textId="77777777" w:rsidR="0029207B" w:rsidRPr="0068165D" w:rsidRDefault="0029207B" w:rsidP="00B32FBA">
            <w:pPr>
              <w:spacing w:line="240" w:lineRule="auto"/>
              <w:contextualSpacing/>
              <w:jc w:val="center"/>
              <w:rPr>
                <w:ins w:id="3701" w:author="Kopp, Darin" w:date="2025-02-20T15:34:00Z"/>
                <w:rFonts w:ascii="Times New Roman" w:hAnsi="Times New Roman" w:cs="Times New Roman"/>
                <w:color w:val="000000"/>
                <w:sz w:val="20"/>
                <w:szCs w:val="20"/>
              </w:rPr>
            </w:pPr>
            <w:ins w:id="3702" w:author="Kopp, Darin" w:date="2025-02-20T15:34:00Z">
              <w:r w:rsidRPr="0068165D">
                <w:rPr>
                  <w:rFonts w:ascii="Times New Roman" w:hAnsi="Times New Roman" w:cs="Times New Roman"/>
                  <w:color w:val="000000"/>
                  <w:sz w:val="20"/>
                  <w:szCs w:val="20"/>
                </w:rPr>
                <w:t xml:space="preserve"> (8.16-659)</w:t>
              </w:r>
            </w:ins>
          </w:p>
        </w:tc>
        <w:tc>
          <w:tcPr>
            <w:tcW w:w="514" w:type="pct"/>
            <w:shd w:val="clear" w:color="auto" w:fill="auto"/>
            <w:noWrap/>
            <w:vAlign w:val="bottom"/>
            <w:hideMark/>
          </w:tcPr>
          <w:p w14:paraId="1A90B46F" w14:textId="77777777" w:rsidR="0029207B" w:rsidRPr="0068165D" w:rsidRDefault="0029207B" w:rsidP="00B32FBA">
            <w:pPr>
              <w:spacing w:line="240" w:lineRule="auto"/>
              <w:contextualSpacing/>
              <w:jc w:val="center"/>
              <w:rPr>
                <w:ins w:id="3703" w:author="Kopp, Darin" w:date="2025-02-20T15:34:00Z"/>
                <w:rFonts w:ascii="Times New Roman" w:hAnsi="Times New Roman" w:cs="Times New Roman"/>
                <w:color w:val="000000"/>
                <w:sz w:val="20"/>
                <w:szCs w:val="20"/>
              </w:rPr>
            </w:pPr>
            <w:ins w:id="3704" w:author="Kopp, Darin" w:date="2025-02-20T15:34:00Z">
              <w:r w:rsidRPr="0068165D">
                <w:rPr>
                  <w:rFonts w:ascii="Times New Roman" w:hAnsi="Times New Roman" w:cs="Times New Roman"/>
                  <w:color w:val="000000"/>
                  <w:sz w:val="20"/>
                  <w:szCs w:val="20"/>
                </w:rPr>
                <w:t xml:space="preserve">9.97 </w:t>
              </w:r>
            </w:ins>
          </w:p>
          <w:p w14:paraId="3C66BB60" w14:textId="77777777" w:rsidR="0029207B" w:rsidRPr="0068165D" w:rsidRDefault="0029207B" w:rsidP="00B32FBA">
            <w:pPr>
              <w:spacing w:line="240" w:lineRule="auto"/>
              <w:contextualSpacing/>
              <w:jc w:val="center"/>
              <w:rPr>
                <w:ins w:id="3705" w:author="Kopp, Darin" w:date="2025-02-20T15:34:00Z"/>
                <w:rFonts w:ascii="Times New Roman" w:hAnsi="Times New Roman" w:cs="Times New Roman"/>
                <w:color w:val="000000"/>
                <w:sz w:val="20"/>
                <w:szCs w:val="20"/>
              </w:rPr>
            </w:pPr>
            <w:ins w:id="3706" w:author="Kopp, Darin" w:date="2025-02-20T15:34:00Z">
              <w:r w:rsidRPr="0068165D">
                <w:rPr>
                  <w:rFonts w:ascii="Times New Roman" w:hAnsi="Times New Roman" w:cs="Times New Roman"/>
                  <w:color w:val="000000"/>
                  <w:sz w:val="20"/>
                  <w:szCs w:val="20"/>
                </w:rPr>
                <w:t>(0.01-306.69)</w:t>
              </w:r>
            </w:ins>
          </w:p>
        </w:tc>
        <w:tc>
          <w:tcPr>
            <w:tcW w:w="514" w:type="pct"/>
            <w:shd w:val="clear" w:color="auto" w:fill="auto"/>
            <w:noWrap/>
            <w:vAlign w:val="bottom"/>
            <w:hideMark/>
          </w:tcPr>
          <w:p w14:paraId="4C2F1C6E" w14:textId="77777777" w:rsidR="0029207B" w:rsidRPr="0068165D" w:rsidRDefault="0029207B" w:rsidP="00B32FBA">
            <w:pPr>
              <w:spacing w:line="240" w:lineRule="auto"/>
              <w:contextualSpacing/>
              <w:jc w:val="center"/>
              <w:rPr>
                <w:ins w:id="3707" w:author="Kopp, Darin" w:date="2025-02-20T15:34:00Z"/>
                <w:rFonts w:ascii="Times New Roman" w:hAnsi="Times New Roman" w:cs="Times New Roman"/>
                <w:color w:val="000000"/>
                <w:sz w:val="20"/>
                <w:szCs w:val="20"/>
              </w:rPr>
            </w:pPr>
            <w:ins w:id="3708" w:author="Kopp, Darin" w:date="2025-02-20T15:34:00Z">
              <w:r w:rsidRPr="0068165D">
                <w:rPr>
                  <w:rFonts w:ascii="Times New Roman" w:hAnsi="Times New Roman" w:cs="Times New Roman"/>
                  <w:color w:val="000000"/>
                  <w:sz w:val="20"/>
                  <w:szCs w:val="20"/>
                </w:rPr>
                <w:t>9.28</w:t>
              </w:r>
            </w:ins>
          </w:p>
          <w:p w14:paraId="46627789" w14:textId="77777777" w:rsidR="0029207B" w:rsidRPr="0068165D" w:rsidRDefault="0029207B" w:rsidP="00B32FBA">
            <w:pPr>
              <w:spacing w:line="240" w:lineRule="auto"/>
              <w:contextualSpacing/>
              <w:jc w:val="center"/>
              <w:rPr>
                <w:ins w:id="3709" w:author="Kopp, Darin" w:date="2025-02-20T15:34:00Z"/>
                <w:rFonts w:ascii="Times New Roman" w:hAnsi="Times New Roman" w:cs="Times New Roman"/>
                <w:color w:val="000000"/>
                <w:sz w:val="20"/>
                <w:szCs w:val="20"/>
              </w:rPr>
            </w:pPr>
            <w:ins w:id="3710" w:author="Kopp, Darin" w:date="2025-02-20T15:34:00Z">
              <w:r w:rsidRPr="0068165D">
                <w:rPr>
                  <w:rFonts w:ascii="Times New Roman" w:hAnsi="Times New Roman" w:cs="Times New Roman"/>
                  <w:color w:val="000000"/>
                  <w:sz w:val="20"/>
                  <w:szCs w:val="20"/>
                </w:rPr>
                <w:t>(0.04-160.4)</w:t>
              </w:r>
            </w:ins>
          </w:p>
        </w:tc>
        <w:tc>
          <w:tcPr>
            <w:tcW w:w="341" w:type="pct"/>
            <w:shd w:val="clear" w:color="auto" w:fill="auto"/>
            <w:noWrap/>
            <w:vAlign w:val="bottom"/>
            <w:hideMark/>
          </w:tcPr>
          <w:p w14:paraId="4A9098DD" w14:textId="77777777" w:rsidR="0029207B" w:rsidRPr="0068165D" w:rsidRDefault="0029207B" w:rsidP="00B32FBA">
            <w:pPr>
              <w:spacing w:line="240" w:lineRule="auto"/>
              <w:contextualSpacing/>
              <w:jc w:val="center"/>
              <w:rPr>
                <w:ins w:id="3711" w:author="Kopp, Darin" w:date="2025-02-20T15:34:00Z"/>
                <w:rFonts w:ascii="Times New Roman" w:hAnsi="Times New Roman" w:cs="Times New Roman"/>
                <w:color w:val="000000"/>
                <w:sz w:val="20"/>
                <w:szCs w:val="20"/>
              </w:rPr>
            </w:pPr>
            <w:ins w:id="3712" w:author="Kopp, Darin" w:date="2025-02-20T15:34:00Z">
              <w:r w:rsidRPr="0068165D">
                <w:rPr>
                  <w:rFonts w:ascii="Times New Roman" w:hAnsi="Times New Roman" w:cs="Times New Roman"/>
                  <w:color w:val="000000"/>
                  <w:sz w:val="20"/>
                  <w:szCs w:val="20"/>
                </w:rPr>
                <w:t xml:space="preserve">0.62 </w:t>
              </w:r>
            </w:ins>
          </w:p>
          <w:p w14:paraId="284524D0" w14:textId="77777777" w:rsidR="0029207B" w:rsidRPr="0068165D" w:rsidRDefault="0029207B" w:rsidP="00B32FBA">
            <w:pPr>
              <w:spacing w:line="240" w:lineRule="auto"/>
              <w:contextualSpacing/>
              <w:jc w:val="center"/>
              <w:rPr>
                <w:ins w:id="3713" w:author="Kopp, Darin" w:date="2025-02-20T15:34:00Z"/>
                <w:rFonts w:ascii="Times New Roman" w:hAnsi="Times New Roman" w:cs="Times New Roman"/>
                <w:color w:val="000000"/>
                <w:sz w:val="20"/>
                <w:szCs w:val="20"/>
              </w:rPr>
            </w:pPr>
            <w:ins w:id="3714" w:author="Kopp, Darin" w:date="2025-02-20T15:34:00Z">
              <w:r w:rsidRPr="0068165D">
                <w:rPr>
                  <w:rFonts w:ascii="Times New Roman" w:hAnsi="Times New Roman" w:cs="Times New Roman"/>
                  <w:color w:val="000000"/>
                  <w:sz w:val="20"/>
                  <w:szCs w:val="20"/>
                </w:rPr>
                <w:t>(0-6.43)</w:t>
              </w:r>
            </w:ins>
          </w:p>
        </w:tc>
        <w:tc>
          <w:tcPr>
            <w:tcW w:w="514" w:type="pct"/>
            <w:shd w:val="clear" w:color="auto" w:fill="auto"/>
            <w:noWrap/>
            <w:vAlign w:val="bottom"/>
            <w:hideMark/>
          </w:tcPr>
          <w:p w14:paraId="7FA200D2" w14:textId="77777777" w:rsidR="0029207B" w:rsidRPr="0068165D" w:rsidRDefault="0029207B" w:rsidP="00B32FBA">
            <w:pPr>
              <w:spacing w:line="240" w:lineRule="auto"/>
              <w:contextualSpacing/>
              <w:jc w:val="center"/>
              <w:rPr>
                <w:ins w:id="3715" w:author="Kopp, Darin" w:date="2025-02-20T15:34:00Z"/>
                <w:rFonts w:ascii="Times New Roman" w:hAnsi="Times New Roman" w:cs="Times New Roman"/>
                <w:color w:val="000000"/>
                <w:sz w:val="20"/>
                <w:szCs w:val="20"/>
              </w:rPr>
            </w:pPr>
            <w:ins w:id="3716" w:author="Kopp, Darin" w:date="2025-02-20T15:34:00Z">
              <w:r w:rsidRPr="0068165D">
                <w:rPr>
                  <w:rFonts w:ascii="Times New Roman" w:hAnsi="Times New Roman" w:cs="Times New Roman"/>
                  <w:color w:val="000000"/>
                  <w:sz w:val="20"/>
                  <w:szCs w:val="20"/>
                </w:rPr>
                <w:t xml:space="preserve">0.35 </w:t>
              </w:r>
            </w:ins>
          </w:p>
          <w:p w14:paraId="05068083" w14:textId="77777777" w:rsidR="0029207B" w:rsidRPr="0068165D" w:rsidRDefault="0029207B" w:rsidP="00B32FBA">
            <w:pPr>
              <w:spacing w:line="240" w:lineRule="auto"/>
              <w:contextualSpacing/>
              <w:jc w:val="center"/>
              <w:rPr>
                <w:ins w:id="3717" w:author="Kopp, Darin" w:date="2025-02-20T15:34:00Z"/>
                <w:rFonts w:ascii="Times New Roman" w:hAnsi="Times New Roman" w:cs="Times New Roman"/>
                <w:color w:val="000000"/>
                <w:sz w:val="20"/>
                <w:szCs w:val="20"/>
              </w:rPr>
            </w:pPr>
            <w:ins w:id="3718" w:author="Kopp, Darin" w:date="2025-02-20T15:34:00Z">
              <w:r w:rsidRPr="0068165D">
                <w:rPr>
                  <w:rFonts w:ascii="Times New Roman" w:hAnsi="Times New Roman" w:cs="Times New Roman"/>
                  <w:color w:val="000000"/>
                  <w:sz w:val="20"/>
                  <w:szCs w:val="20"/>
                </w:rPr>
                <w:t>(0.01-812.79)</w:t>
              </w:r>
            </w:ins>
          </w:p>
        </w:tc>
        <w:tc>
          <w:tcPr>
            <w:tcW w:w="587" w:type="pct"/>
            <w:shd w:val="clear" w:color="auto" w:fill="auto"/>
            <w:noWrap/>
            <w:vAlign w:val="bottom"/>
            <w:hideMark/>
          </w:tcPr>
          <w:p w14:paraId="657CDDC1" w14:textId="77777777" w:rsidR="0029207B" w:rsidRPr="0068165D" w:rsidRDefault="0029207B" w:rsidP="00B32FBA">
            <w:pPr>
              <w:spacing w:line="240" w:lineRule="auto"/>
              <w:contextualSpacing/>
              <w:jc w:val="center"/>
              <w:rPr>
                <w:ins w:id="3719" w:author="Kopp, Darin" w:date="2025-02-20T15:34:00Z"/>
                <w:rFonts w:ascii="Times New Roman" w:hAnsi="Times New Roman" w:cs="Times New Roman"/>
                <w:color w:val="000000"/>
                <w:sz w:val="20"/>
                <w:szCs w:val="20"/>
              </w:rPr>
            </w:pPr>
            <w:ins w:id="3720" w:author="Kopp, Darin" w:date="2025-02-20T15:34:00Z">
              <w:r w:rsidRPr="0068165D">
                <w:rPr>
                  <w:rFonts w:ascii="Times New Roman" w:hAnsi="Times New Roman" w:cs="Times New Roman"/>
                  <w:color w:val="000000"/>
                  <w:sz w:val="20"/>
                  <w:szCs w:val="20"/>
                </w:rPr>
                <w:t xml:space="preserve">960.16 </w:t>
              </w:r>
            </w:ins>
          </w:p>
          <w:p w14:paraId="02542FDA" w14:textId="77777777" w:rsidR="0029207B" w:rsidRPr="0068165D" w:rsidRDefault="0029207B" w:rsidP="00B32FBA">
            <w:pPr>
              <w:spacing w:line="240" w:lineRule="auto"/>
              <w:contextualSpacing/>
              <w:jc w:val="center"/>
              <w:rPr>
                <w:ins w:id="3721" w:author="Kopp, Darin" w:date="2025-02-20T15:34:00Z"/>
                <w:rFonts w:ascii="Times New Roman" w:hAnsi="Times New Roman" w:cs="Times New Roman"/>
                <w:color w:val="000000"/>
                <w:sz w:val="20"/>
                <w:szCs w:val="20"/>
              </w:rPr>
            </w:pPr>
            <w:ins w:id="3722" w:author="Kopp, Darin" w:date="2025-02-20T15:34:00Z">
              <w:r w:rsidRPr="0068165D">
                <w:rPr>
                  <w:rFonts w:ascii="Times New Roman" w:hAnsi="Times New Roman" w:cs="Times New Roman"/>
                  <w:color w:val="000000"/>
                  <w:sz w:val="20"/>
                  <w:szCs w:val="20"/>
                </w:rPr>
                <w:t>(496.44-1718.2)</w:t>
              </w:r>
            </w:ins>
          </w:p>
        </w:tc>
        <w:tc>
          <w:tcPr>
            <w:tcW w:w="483" w:type="pct"/>
            <w:shd w:val="clear" w:color="auto" w:fill="auto"/>
            <w:noWrap/>
            <w:vAlign w:val="bottom"/>
            <w:hideMark/>
          </w:tcPr>
          <w:p w14:paraId="72BC5F89" w14:textId="77777777" w:rsidR="0029207B" w:rsidRPr="0068165D" w:rsidRDefault="0029207B" w:rsidP="00B32FBA">
            <w:pPr>
              <w:spacing w:line="240" w:lineRule="auto"/>
              <w:contextualSpacing/>
              <w:jc w:val="center"/>
              <w:rPr>
                <w:ins w:id="3723" w:author="Kopp, Darin" w:date="2025-02-20T15:34:00Z"/>
                <w:rFonts w:ascii="Times New Roman" w:hAnsi="Times New Roman" w:cs="Times New Roman"/>
                <w:color w:val="000000"/>
                <w:sz w:val="20"/>
                <w:szCs w:val="20"/>
              </w:rPr>
            </w:pPr>
            <w:ins w:id="3724" w:author="Kopp, Darin" w:date="2025-02-20T15:34:00Z">
              <w:r w:rsidRPr="0068165D">
                <w:rPr>
                  <w:rFonts w:ascii="Times New Roman" w:hAnsi="Times New Roman" w:cs="Times New Roman"/>
                  <w:color w:val="000000"/>
                  <w:sz w:val="20"/>
                  <w:szCs w:val="20"/>
                </w:rPr>
                <w:t xml:space="preserve">20.84 </w:t>
              </w:r>
            </w:ins>
          </w:p>
          <w:p w14:paraId="3FAA0475" w14:textId="77777777" w:rsidR="0029207B" w:rsidRPr="0068165D" w:rsidRDefault="0029207B" w:rsidP="00B32FBA">
            <w:pPr>
              <w:spacing w:line="240" w:lineRule="auto"/>
              <w:contextualSpacing/>
              <w:jc w:val="center"/>
              <w:rPr>
                <w:ins w:id="3725" w:author="Kopp, Darin" w:date="2025-02-20T15:34:00Z"/>
                <w:rFonts w:ascii="Times New Roman" w:hAnsi="Times New Roman" w:cs="Times New Roman"/>
                <w:color w:val="000000"/>
                <w:sz w:val="20"/>
                <w:szCs w:val="20"/>
              </w:rPr>
            </w:pPr>
            <w:ins w:id="3726" w:author="Kopp, Darin" w:date="2025-02-20T15:34:00Z">
              <w:r w:rsidRPr="0068165D">
                <w:rPr>
                  <w:rFonts w:ascii="Times New Roman" w:hAnsi="Times New Roman" w:cs="Times New Roman"/>
                  <w:color w:val="000000"/>
                  <w:sz w:val="20"/>
                  <w:szCs w:val="20"/>
                </w:rPr>
                <w:t>(17.05-23.43)</w:t>
              </w:r>
            </w:ins>
          </w:p>
        </w:tc>
      </w:tr>
      <w:tr w:rsidR="0029207B" w14:paraId="137F5083" w14:textId="77777777" w:rsidTr="00B32FBA">
        <w:trPr>
          <w:trHeight w:val="300"/>
          <w:ins w:id="3727" w:author="Kopp, Darin" w:date="2025-02-20T15:34:00Z"/>
        </w:trPr>
        <w:tc>
          <w:tcPr>
            <w:tcW w:w="288" w:type="pct"/>
            <w:shd w:val="clear" w:color="auto" w:fill="auto"/>
            <w:noWrap/>
            <w:vAlign w:val="center"/>
            <w:hideMark/>
          </w:tcPr>
          <w:p w14:paraId="72BF5B0E" w14:textId="77777777" w:rsidR="0029207B" w:rsidRPr="0068165D" w:rsidRDefault="0029207B" w:rsidP="00B32FBA">
            <w:pPr>
              <w:spacing w:line="240" w:lineRule="auto"/>
              <w:contextualSpacing/>
              <w:jc w:val="center"/>
              <w:rPr>
                <w:ins w:id="3728" w:author="Kopp, Darin" w:date="2025-02-20T15:34:00Z"/>
                <w:rFonts w:ascii="Times New Roman" w:hAnsi="Times New Roman" w:cs="Times New Roman"/>
                <w:color w:val="000000"/>
                <w:sz w:val="20"/>
                <w:szCs w:val="20"/>
              </w:rPr>
            </w:pPr>
            <w:ins w:id="3729" w:author="Kopp, Darin" w:date="2025-02-20T15:34:00Z">
              <w:r w:rsidRPr="0068165D">
                <w:rPr>
                  <w:rFonts w:ascii="Times New Roman" w:hAnsi="Times New Roman" w:cs="Times New Roman"/>
                  <w:color w:val="000000"/>
                  <w:sz w:val="20"/>
                  <w:szCs w:val="20"/>
                </w:rPr>
                <w:t>WMT</w:t>
              </w:r>
            </w:ins>
          </w:p>
        </w:tc>
        <w:tc>
          <w:tcPr>
            <w:tcW w:w="192" w:type="pct"/>
            <w:shd w:val="clear" w:color="auto" w:fill="auto"/>
            <w:noWrap/>
            <w:vAlign w:val="bottom"/>
            <w:hideMark/>
          </w:tcPr>
          <w:p w14:paraId="32151F4C" w14:textId="77777777" w:rsidR="0029207B" w:rsidRPr="0068165D" w:rsidRDefault="0029207B" w:rsidP="00B32FBA">
            <w:pPr>
              <w:spacing w:line="240" w:lineRule="auto"/>
              <w:contextualSpacing/>
              <w:jc w:val="center"/>
              <w:rPr>
                <w:ins w:id="3730" w:author="Kopp, Darin" w:date="2025-02-20T15:34:00Z"/>
                <w:rFonts w:ascii="Times New Roman" w:hAnsi="Times New Roman" w:cs="Times New Roman"/>
                <w:color w:val="000000"/>
                <w:sz w:val="20"/>
                <w:szCs w:val="20"/>
              </w:rPr>
            </w:pPr>
            <w:ins w:id="3731" w:author="Kopp, Darin" w:date="2025-02-20T15:34:00Z">
              <w:r w:rsidRPr="0068165D">
                <w:rPr>
                  <w:rFonts w:ascii="Times New Roman" w:hAnsi="Times New Roman" w:cs="Times New Roman"/>
                  <w:color w:val="000000"/>
                  <w:sz w:val="20"/>
                  <w:szCs w:val="20"/>
                </w:rPr>
                <w:t>225</w:t>
              </w:r>
            </w:ins>
          </w:p>
        </w:tc>
        <w:tc>
          <w:tcPr>
            <w:tcW w:w="288" w:type="pct"/>
            <w:shd w:val="clear" w:color="auto" w:fill="auto"/>
            <w:noWrap/>
            <w:vAlign w:val="bottom"/>
            <w:hideMark/>
          </w:tcPr>
          <w:p w14:paraId="6F5E8025" w14:textId="77777777" w:rsidR="0029207B" w:rsidRPr="0068165D" w:rsidRDefault="0029207B" w:rsidP="00B32FBA">
            <w:pPr>
              <w:spacing w:line="240" w:lineRule="auto"/>
              <w:contextualSpacing/>
              <w:jc w:val="center"/>
              <w:rPr>
                <w:ins w:id="3732" w:author="Kopp, Darin" w:date="2025-02-20T15:34:00Z"/>
                <w:rFonts w:ascii="Times New Roman" w:hAnsi="Times New Roman" w:cs="Times New Roman"/>
                <w:color w:val="000000"/>
                <w:sz w:val="20"/>
                <w:szCs w:val="20"/>
              </w:rPr>
            </w:pPr>
            <w:ins w:id="3733" w:author="Kopp, Darin" w:date="2025-02-20T15:34:00Z">
              <w:r w:rsidRPr="0068165D">
                <w:rPr>
                  <w:rFonts w:ascii="Times New Roman" w:hAnsi="Times New Roman" w:cs="Times New Roman"/>
                  <w:color w:val="000000"/>
                  <w:sz w:val="20"/>
                  <w:szCs w:val="20"/>
                </w:rPr>
                <w:t>94</w:t>
              </w:r>
            </w:ins>
          </w:p>
        </w:tc>
        <w:tc>
          <w:tcPr>
            <w:tcW w:w="284" w:type="pct"/>
            <w:vAlign w:val="bottom"/>
          </w:tcPr>
          <w:p w14:paraId="17670DF8" w14:textId="77777777" w:rsidR="0029207B" w:rsidRPr="0068165D" w:rsidRDefault="0029207B" w:rsidP="00B32FBA">
            <w:pPr>
              <w:spacing w:line="240" w:lineRule="auto"/>
              <w:contextualSpacing/>
              <w:jc w:val="center"/>
              <w:rPr>
                <w:ins w:id="3734" w:author="Kopp, Darin" w:date="2025-02-20T15:34:00Z"/>
                <w:rFonts w:ascii="Times New Roman" w:hAnsi="Times New Roman" w:cs="Times New Roman"/>
                <w:color w:val="000000"/>
                <w:sz w:val="20"/>
                <w:szCs w:val="20"/>
              </w:rPr>
            </w:pPr>
            <w:ins w:id="3735" w:author="Kopp, Darin" w:date="2025-02-20T15:34:00Z">
              <w:r>
                <w:rPr>
                  <w:rFonts w:ascii="Times New Roman" w:hAnsi="Times New Roman" w:cs="Times New Roman"/>
                  <w:color w:val="000000"/>
                  <w:sz w:val="20"/>
                  <w:szCs w:val="20"/>
                </w:rPr>
                <w:t>19</w:t>
              </w:r>
            </w:ins>
          </w:p>
        </w:tc>
        <w:tc>
          <w:tcPr>
            <w:tcW w:w="442" w:type="pct"/>
            <w:shd w:val="clear" w:color="auto" w:fill="auto"/>
            <w:noWrap/>
            <w:vAlign w:val="bottom"/>
            <w:hideMark/>
          </w:tcPr>
          <w:p w14:paraId="678FA6C0" w14:textId="77777777" w:rsidR="0029207B" w:rsidRPr="0068165D" w:rsidRDefault="0029207B" w:rsidP="00B32FBA">
            <w:pPr>
              <w:spacing w:line="240" w:lineRule="auto"/>
              <w:contextualSpacing/>
              <w:jc w:val="center"/>
              <w:rPr>
                <w:ins w:id="3736" w:author="Kopp, Darin" w:date="2025-02-20T15:34:00Z"/>
                <w:rFonts w:ascii="Times New Roman" w:hAnsi="Times New Roman" w:cs="Times New Roman"/>
                <w:color w:val="000000"/>
                <w:sz w:val="20"/>
                <w:szCs w:val="20"/>
              </w:rPr>
            </w:pPr>
            <w:ins w:id="3737" w:author="Kopp, Darin" w:date="2025-02-20T15:34:00Z">
              <w:r w:rsidRPr="0068165D">
                <w:rPr>
                  <w:rFonts w:ascii="Times New Roman" w:hAnsi="Times New Roman" w:cs="Times New Roman"/>
                  <w:color w:val="000000"/>
                  <w:sz w:val="20"/>
                  <w:szCs w:val="20"/>
                </w:rPr>
                <w:t xml:space="preserve">133 </w:t>
              </w:r>
            </w:ins>
          </w:p>
          <w:p w14:paraId="0CFD14C8" w14:textId="77777777" w:rsidR="0029207B" w:rsidRPr="0068165D" w:rsidRDefault="0029207B" w:rsidP="00B32FBA">
            <w:pPr>
              <w:spacing w:line="240" w:lineRule="auto"/>
              <w:contextualSpacing/>
              <w:jc w:val="center"/>
              <w:rPr>
                <w:ins w:id="3738" w:author="Kopp, Darin" w:date="2025-02-20T15:34:00Z"/>
                <w:rFonts w:ascii="Times New Roman" w:hAnsi="Times New Roman" w:cs="Times New Roman"/>
                <w:color w:val="000000"/>
                <w:sz w:val="20"/>
                <w:szCs w:val="20"/>
              </w:rPr>
            </w:pPr>
            <w:ins w:id="3739" w:author="Kopp, Darin" w:date="2025-02-20T15:34:00Z">
              <w:r w:rsidRPr="0068165D">
                <w:rPr>
                  <w:rFonts w:ascii="Times New Roman" w:hAnsi="Times New Roman" w:cs="Times New Roman"/>
                  <w:color w:val="000000"/>
                  <w:sz w:val="20"/>
                  <w:szCs w:val="20"/>
                </w:rPr>
                <w:t>(22-4719)</w:t>
              </w:r>
            </w:ins>
          </w:p>
        </w:tc>
        <w:tc>
          <w:tcPr>
            <w:tcW w:w="551" w:type="pct"/>
            <w:shd w:val="clear" w:color="auto" w:fill="auto"/>
            <w:noWrap/>
            <w:vAlign w:val="bottom"/>
            <w:hideMark/>
          </w:tcPr>
          <w:p w14:paraId="6412E7E3" w14:textId="77777777" w:rsidR="0029207B" w:rsidRPr="0068165D" w:rsidRDefault="0029207B" w:rsidP="00B32FBA">
            <w:pPr>
              <w:spacing w:line="240" w:lineRule="auto"/>
              <w:contextualSpacing/>
              <w:jc w:val="center"/>
              <w:rPr>
                <w:ins w:id="3740" w:author="Kopp, Darin" w:date="2025-02-20T15:34:00Z"/>
                <w:rFonts w:ascii="Times New Roman" w:hAnsi="Times New Roman" w:cs="Times New Roman"/>
                <w:color w:val="000000"/>
                <w:sz w:val="20"/>
                <w:szCs w:val="20"/>
              </w:rPr>
            </w:pPr>
            <w:ins w:id="3741" w:author="Kopp, Darin" w:date="2025-02-20T15:34:00Z">
              <w:r w:rsidRPr="0068165D">
                <w:rPr>
                  <w:rFonts w:ascii="Times New Roman" w:hAnsi="Times New Roman" w:cs="Times New Roman"/>
                  <w:color w:val="000000"/>
                  <w:sz w:val="20"/>
                  <w:szCs w:val="20"/>
                </w:rPr>
                <w:t xml:space="preserve">21.84 </w:t>
              </w:r>
            </w:ins>
          </w:p>
          <w:p w14:paraId="4456E840" w14:textId="77777777" w:rsidR="0029207B" w:rsidRPr="0068165D" w:rsidRDefault="0029207B" w:rsidP="00B32FBA">
            <w:pPr>
              <w:spacing w:line="240" w:lineRule="auto"/>
              <w:contextualSpacing/>
              <w:jc w:val="center"/>
              <w:rPr>
                <w:ins w:id="3742" w:author="Kopp, Darin" w:date="2025-02-20T15:34:00Z"/>
                <w:rFonts w:ascii="Times New Roman" w:hAnsi="Times New Roman" w:cs="Times New Roman"/>
                <w:color w:val="000000"/>
                <w:sz w:val="20"/>
                <w:szCs w:val="20"/>
              </w:rPr>
            </w:pPr>
            <w:ins w:id="3743" w:author="Kopp, Darin" w:date="2025-02-20T15:34:00Z">
              <w:r w:rsidRPr="0068165D">
                <w:rPr>
                  <w:rFonts w:ascii="Times New Roman" w:hAnsi="Times New Roman" w:cs="Times New Roman"/>
                  <w:color w:val="000000"/>
                  <w:sz w:val="20"/>
                  <w:szCs w:val="20"/>
                </w:rPr>
                <w:t>(2.71-569.8)</w:t>
              </w:r>
            </w:ins>
          </w:p>
        </w:tc>
        <w:tc>
          <w:tcPr>
            <w:tcW w:w="514" w:type="pct"/>
            <w:shd w:val="clear" w:color="auto" w:fill="auto"/>
            <w:noWrap/>
            <w:vAlign w:val="bottom"/>
            <w:hideMark/>
          </w:tcPr>
          <w:p w14:paraId="5518B198" w14:textId="77777777" w:rsidR="0029207B" w:rsidRPr="0068165D" w:rsidRDefault="0029207B" w:rsidP="00B32FBA">
            <w:pPr>
              <w:spacing w:line="240" w:lineRule="auto"/>
              <w:contextualSpacing/>
              <w:jc w:val="center"/>
              <w:rPr>
                <w:ins w:id="3744" w:author="Kopp, Darin" w:date="2025-02-20T15:34:00Z"/>
                <w:rFonts w:ascii="Times New Roman" w:hAnsi="Times New Roman" w:cs="Times New Roman"/>
                <w:color w:val="000000"/>
                <w:sz w:val="20"/>
                <w:szCs w:val="20"/>
              </w:rPr>
            </w:pPr>
            <w:ins w:id="3745" w:author="Kopp, Darin" w:date="2025-02-20T15:34:00Z">
              <w:r w:rsidRPr="0068165D">
                <w:rPr>
                  <w:rFonts w:ascii="Times New Roman" w:hAnsi="Times New Roman" w:cs="Times New Roman"/>
                  <w:color w:val="000000"/>
                  <w:sz w:val="20"/>
                  <w:szCs w:val="20"/>
                </w:rPr>
                <w:t xml:space="preserve">0.92 </w:t>
              </w:r>
            </w:ins>
          </w:p>
          <w:p w14:paraId="2F6205F6" w14:textId="77777777" w:rsidR="0029207B" w:rsidRPr="0068165D" w:rsidRDefault="0029207B" w:rsidP="00B32FBA">
            <w:pPr>
              <w:spacing w:line="240" w:lineRule="auto"/>
              <w:contextualSpacing/>
              <w:jc w:val="center"/>
              <w:rPr>
                <w:ins w:id="3746" w:author="Kopp, Darin" w:date="2025-02-20T15:34:00Z"/>
                <w:rFonts w:ascii="Times New Roman" w:hAnsi="Times New Roman" w:cs="Times New Roman"/>
                <w:color w:val="000000"/>
                <w:sz w:val="20"/>
                <w:szCs w:val="20"/>
              </w:rPr>
            </w:pPr>
            <w:ins w:id="3747" w:author="Kopp, Darin" w:date="2025-02-20T15:34:00Z">
              <w:r w:rsidRPr="0068165D">
                <w:rPr>
                  <w:rFonts w:ascii="Times New Roman" w:hAnsi="Times New Roman" w:cs="Times New Roman"/>
                  <w:color w:val="000000"/>
                  <w:sz w:val="20"/>
                  <w:szCs w:val="20"/>
                </w:rPr>
                <w:t>(0.04-521.64)</w:t>
              </w:r>
            </w:ins>
          </w:p>
        </w:tc>
        <w:tc>
          <w:tcPr>
            <w:tcW w:w="514" w:type="pct"/>
            <w:shd w:val="clear" w:color="auto" w:fill="auto"/>
            <w:noWrap/>
            <w:vAlign w:val="bottom"/>
            <w:hideMark/>
          </w:tcPr>
          <w:p w14:paraId="5E8B7DDD" w14:textId="77777777" w:rsidR="0029207B" w:rsidRPr="0068165D" w:rsidRDefault="0029207B" w:rsidP="00B32FBA">
            <w:pPr>
              <w:spacing w:line="240" w:lineRule="auto"/>
              <w:contextualSpacing/>
              <w:jc w:val="center"/>
              <w:rPr>
                <w:ins w:id="3748" w:author="Kopp, Darin" w:date="2025-02-20T15:34:00Z"/>
                <w:rFonts w:ascii="Times New Roman" w:hAnsi="Times New Roman" w:cs="Times New Roman"/>
                <w:color w:val="000000"/>
                <w:sz w:val="20"/>
                <w:szCs w:val="20"/>
              </w:rPr>
            </w:pPr>
            <w:ins w:id="3749" w:author="Kopp, Darin" w:date="2025-02-20T15:34:00Z">
              <w:r w:rsidRPr="0068165D">
                <w:rPr>
                  <w:rFonts w:ascii="Times New Roman" w:hAnsi="Times New Roman" w:cs="Times New Roman"/>
                  <w:color w:val="000000"/>
                  <w:sz w:val="20"/>
                  <w:szCs w:val="20"/>
                </w:rPr>
                <w:t>2.97</w:t>
              </w:r>
            </w:ins>
          </w:p>
          <w:p w14:paraId="28687CC6" w14:textId="77777777" w:rsidR="0029207B" w:rsidRPr="0068165D" w:rsidRDefault="0029207B" w:rsidP="00B32FBA">
            <w:pPr>
              <w:spacing w:line="240" w:lineRule="auto"/>
              <w:contextualSpacing/>
              <w:jc w:val="center"/>
              <w:rPr>
                <w:ins w:id="3750" w:author="Kopp, Darin" w:date="2025-02-20T15:34:00Z"/>
                <w:rFonts w:ascii="Times New Roman" w:hAnsi="Times New Roman" w:cs="Times New Roman"/>
                <w:color w:val="000000"/>
                <w:sz w:val="20"/>
                <w:szCs w:val="20"/>
              </w:rPr>
            </w:pPr>
            <w:ins w:id="3751" w:author="Kopp, Darin" w:date="2025-02-20T15:34:00Z">
              <w:r w:rsidRPr="0068165D">
                <w:rPr>
                  <w:rFonts w:ascii="Times New Roman" w:hAnsi="Times New Roman" w:cs="Times New Roman"/>
                  <w:color w:val="000000"/>
                  <w:sz w:val="20"/>
                  <w:szCs w:val="20"/>
                </w:rPr>
                <w:t>(0.07-1682.05)</w:t>
              </w:r>
            </w:ins>
          </w:p>
        </w:tc>
        <w:tc>
          <w:tcPr>
            <w:tcW w:w="341" w:type="pct"/>
            <w:shd w:val="clear" w:color="auto" w:fill="auto"/>
            <w:noWrap/>
            <w:vAlign w:val="bottom"/>
            <w:hideMark/>
          </w:tcPr>
          <w:p w14:paraId="4B878A93" w14:textId="77777777" w:rsidR="0029207B" w:rsidRPr="0068165D" w:rsidRDefault="0029207B" w:rsidP="00B32FBA">
            <w:pPr>
              <w:spacing w:line="240" w:lineRule="auto"/>
              <w:contextualSpacing/>
              <w:jc w:val="center"/>
              <w:rPr>
                <w:ins w:id="3752" w:author="Kopp, Darin" w:date="2025-02-20T15:34:00Z"/>
                <w:rFonts w:ascii="Times New Roman" w:hAnsi="Times New Roman" w:cs="Times New Roman"/>
                <w:color w:val="000000"/>
                <w:sz w:val="20"/>
                <w:szCs w:val="20"/>
              </w:rPr>
            </w:pPr>
            <w:ins w:id="3753" w:author="Kopp, Darin" w:date="2025-02-20T15:34:00Z">
              <w:r w:rsidRPr="0068165D">
                <w:rPr>
                  <w:rFonts w:ascii="Times New Roman" w:hAnsi="Times New Roman" w:cs="Times New Roman"/>
                  <w:color w:val="000000"/>
                  <w:sz w:val="20"/>
                  <w:szCs w:val="20"/>
                </w:rPr>
                <w:t xml:space="preserve">0.48 </w:t>
              </w:r>
            </w:ins>
          </w:p>
          <w:p w14:paraId="29DC10A8" w14:textId="77777777" w:rsidR="0029207B" w:rsidRPr="0068165D" w:rsidRDefault="0029207B" w:rsidP="00B32FBA">
            <w:pPr>
              <w:spacing w:line="240" w:lineRule="auto"/>
              <w:contextualSpacing/>
              <w:jc w:val="center"/>
              <w:rPr>
                <w:ins w:id="3754" w:author="Kopp, Darin" w:date="2025-02-20T15:34:00Z"/>
                <w:rFonts w:ascii="Times New Roman" w:hAnsi="Times New Roman" w:cs="Times New Roman"/>
                <w:color w:val="000000"/>
                <w:sz w:val="20"/>
                <w:szCs w:val="20"/>
              </w:rPr>
            </w:pPr>
            <w:ins w:id="3755" w:author="Kopp, Darin" w:date="2025-02-20T15:34:00Z">
              <w:r w:rsidRPr="0068165D">
                <w:rPr>
                  <w:rFonts w:ascii="Times New Roman" w:hAnsi="Times New Roman" w:cs="Times New Roman"/>
                  <w:color w:val="000000"/>
                  <w:sz w:val="20"/>
                  <w:szCs w:val="20"/>
                </w:rPr>
                <w:t>(0-3.95)</w:t>
              </w:r>
            </w:ins>
          </w:p>
        </w:tc>
        <w:tc>
          <w:tcPr>
            <w:tcW w:w="514" w:type="pct"/>
            <w:shd w:val="clear" w:color="auto" w:fill="auto"/>
            <w:noWrap/>
            <w:vAlign w:val="bottom"/>
            <w:hideMark/>
          </w:tcPr>
          <w:p w14:paraId="7A77BC0B" w14:textId="77777777" w:rsidR="0029207B" w:rsidRPr="0068165D" w:rsidRDefault="0029207B" w:rsidP="00B32FBA">
            <w:pPr>
              <w:spacing w:line="240" w:lineRule="auto"/>
              <w:contextualSpacing/>
              <w:jc w:val="center"/>
              <w:rPr>
                <w:ins w:id="3756" w:author="Kopp, Darin" w:date="2025-02-20T15:34:00Z"/>
                <w:rFonts w:ascii="Times New Roman" w:hAnsi="Times New Roman" w:cs="Times New Roman"/>
                <w:color w:val="000000"/>
                <w:sz w:val="20"/>
                <w:szCs w:val="20"/>
              </w:rPr>
            </w:pPr>
            <w:ins w:id="3757" w:author="Kopp, Darin" w:date="2025-02-20T15:34:00Z">
              <w:r w:rsidRPr="0068165D">
                <w:rPr>
                  <w:rFonts w:ascii="Times New Roman" w:hAnsi="Times New Roman" w:cs="Times New Roman"/>
                  <w:color w:val="000000"/>
                  <w:sz w:val="20"/>
                  <w:szCs w:val="20"/>
                </w:rPr>
                <w:t xml:space="preserve">38.14 </w:t>
              </w:r>
            </w:ins>
          </w:p>
          <w:p w14:paraId="5E75E8FB" w14:textId="77777777" w:rsidR="0029207B" w:rsidRPr="0068165D" w:rsidRDefault="0029207B" w:rsidP="00B32FBA">
            <w:pPr>
              <w:spacing w:line="240" w:lineRule="auto"/>
              <w:contextualSpacing/>
              <w:jc w:val="center"/>
              <w:rPr>
                <w:ins w:id="3758" w:author="Kopp, Darin" w:date="2025-02-20T15:34:00Z"/>
                <w:rFonts w:ascii="Times New Roman" w:hAnsi="Times New Roman" w:cs="Times New Roman"/>
                <w:color w:val="000000"/>
                <w:sz w:val="20"/>
                <w:szCs w:val="20"/>
              </w:rPr>
            </w:pPr>
            <w:ins w:id="3759" w:author="Kopp, Darin" w:date="2025-02-20T15:34:00Z">
              <w:r w:rsidRPr="0068165D">
                <w:rPr>
                  <w:rFonts w:ascii="Times New Roman" w:hAnsi="Times New Roman" w:cs="Times New Roman"/>
                  <w:color w:val="000000"/>
                  <w:sz w:val="20"/>
                  <w:szCs w:val="20"/>
                </w:rPr>
                <w:t>(0.01-1288.61)</w:t>
              </w:r>
            </w:ins>
          </w:p>
        </w:tc>
        <w:tc>
          <w:tcPr>
            <w:tcW w:w="587" w:type="pct"/>
            <w:shd w:val="clear" w:color="auto" w:fill="auto"/>
            <w:noWrap/>
            <w:vAlign w:val="bottom"/>
            <w:hideMark/>
          </w:tcPr>
          <w:p w14:paraId="6C77D01B" w14:textId="77777777" w:rsidR="0029207B" w:rsidRPr="0068165D" w:rsidRDefault="0029207B" w:rsidP="00B32FBA">
            <w:pPr>
              <w:spacing w:line="240" w:lineRule="auto"/>
              <w:contextualSpacing/>
              <w:jc w:val="center"/>
              <w:rPr>
                <w:ins w:id="3760" w:author="Kopp, Darin" w:date="2025-02-20T15:34:00Z"/>
                <w:rFonts w:ascii="Times New Roman" w:hAnsi="Times New Roman" w:cs="Times New Roman"/>
                <w:color w:val="000000"/>
                <w:sz w:val="20"/>
                <w:szCs w:val="20"/>
              </w:rPr>
            </w:pPr>
            <w:ins w:id="3761" w:author="Kopp, Darin" w:date="2025-02-20T15:34:00Z">
              <w:r w:rsidRPr="0068165D">
                <w:rPr>
                  <w:rFonts w:ascii="Times New Roman" w:hAnsi="Times New Roman" w:cs="Times New Roman"/>
                  <w:color w:val="000000"/>
                  <w:sz w:val="20"/>
                  <w:szCs w:val="20"/>
                </w:rPr>
                <w:t xml:space="preserve">669.31 </w:t>
              </w:r>
            </w:ins>
          </w:p>
          <w:p w14:paraId="4B777D5D" w14:textId="77777777" w:rsidR="0029207B" w:rsidRPr="0068165D" w:rsidRDefault="0029207B" w:rsidP="00B32FBA">
            <w:pPr>
              <w:spacing w:line="240" w:lineRule="auto"/>
              <w:contextualSpacing/>
              <w:jc w:val="center"/>
              <w:rPr>
                <w:ins w:id="3762" w:author="Kopp, Darin" w:date="2025-02-20T15:34:00Z"/>
                <w:rFonts w:ascii="Times New Roman" w:hAnsi="Times New Roman" w:cs="Times New Roman"/>
                <w:color w:val="000000"/>
                <w:sz w:val="20"/>
                <w:szCs w:val="20"/>
              </w:rPr>
            </w:pPr>
            <w:ins w:id="3763" w:author="Kopp, Darin" w:date="2025-02-20T15:34:00Z">
              <w:r w:rsidRPr="0068165D">
                <w:rPr>
                  <w:rFonts w:ascii="Times New Roman" w:hAnsi="Times New Roman" w:cs="Times New Roman"/>
                  <w:color w:val="000000"/>
                  <w:sz w:val="20"/>
                  <w:szCs w:val="20"/>
                </w:rPr>
                <w:t>(175.89-3946.33)</w:t>
              </w:r>
            </w:ins>
          </w:p>
        </w:tc>
        <w:tc>
          <w:tcPr>
            <w:tcW w:w="483" w:type="pct"/>
            <w:shd w:val="clear" w:color="auto" w:fill="auto"/>
            <w:noWrap/>
            <w:vAlign w:val="bottom"/>
            <w:hideMark/>
          </w:tcPr>
          <w:p w14:paraId="421145CE" w14:textId="77777777" w:rsidR="0029207B" w:rsidRPr="0068165D" w:rsidRDefault="0029207B" w:rsidP="00B32FBA">
            <w:pPr>
              <w:spacing w:line="240" w:lineRule="auto"/>
              <w:contextualSpacing/>
              <w:jc w:val="center"/>
              <w:rPr>
                <w:ins w:id="3764" w:author="Kopp, Darin" w:date="2025-02-20T15:34:00Z"/>
                <w:rFonts w:ascii="Times New Roman" w:hAnsi="Times New Roman" w:cs="Times New Roman"/>
                <w:color w:val="000000"/>
                <w:sz w:val="20"/>
                <w:szCs w:val="20"/>
              </w:rPr>
            </w:pPr>
            <w:ins w:id="3765" w:author="Kopp, Darin" w:date="2025-02-20T15:34:00Z">
              <w:r w:rsidRPr="0068165D">
                <w:rPr>
                  <w:rFonts w:ascii="Times New Roman" w:hAnsi="Times New Roman" w:cs="Times New Roman"/>
                  <w:color w:val="000000"/>
                  <w:sz w:val="20"/>
                  <w:szCs w:val="20"/>
                </w:rPr>
                <w:t xml:space="preserve">18.08 </w:t>
              </w:r>
            </w:ins>
          </w:p>
          <w:p w14:paraId="2BAFD4B1" w14:textId="77777777" w:rsidR="0029207B" w:rsidRPr="0068165D" w:rsidRDefault="0029207B" w:rsidP="00B32FBA">
            <w:pPr>
              <w:spacing w:line="240" w:lineRule="auto"/>
              <w:contextualSpacing/>
              <w:jc w:val="center"/>
              <w:rPr>
                <w:ins w:id="3766" w:author="Kopp, Darin" w:date="2025-02-20T15:34:00Z"/>
                <w:rFonts w:ascii="Times New Roman" w:hAnsi="Times New Roman" w:cs="Times New Roman"/>
                <w:color w:val="000000"/>
                <w:sz w:val="20"/>
                <w:szCs w:val="20"/>
              </w:rPr>
            </w:pPr>
            <w:ins w:id="3767" w:author="Kopp, Darin" w:date="2025-02-20T15:34:00Z">
              <w:r w:rsidRPr="0068165D">
                <w:rPr>
                  <w:rFonts w:ascii="Times New Roman" w:hAnsi="Times New Roman" w:cs="Times New Roman"/>
                  <w:color w:val="000000"/>
                  <w:sz w:val="20"/>
                  <w:szCs w:val="20"/>
                </w:rPr>
                <w:t>(11.71-29.4)</w:t>
              </w:r>
            </w:ins>
          </w:p>
        </w:tc>
      </w:tr>
      <w:tr w:rsidR="0029207B" w14:paraId="11F1C46A" w14:textId="77777777" w:rsidTr="00B32FBA">
        <w:trPr>
          <w:trHeight w:val="300"/>
          <w:ins w:id="3768" w:author="Kopp, Darin" w:date="2025-02-20T15:34:00Z"/>
        </w:trPr>
        <w:tc>
          <w:tcPr>
            <w:tcW w:w="288" w:type="pct"/>
            <w:shd w:val="clear" w:color="auto" w:fill="auto"/>
            <w:noWrap/>
            <w:vAlign w:val="center"/>
            <w:hideMark/>
          </w:tcPr>
          <w:p w14:paraId="16406CA3" w14:textId="77777777" w:rsidR="0029207B" w:rsidRPr="0068165D" w:rsidRDefault="0029207B" w:rsidP="00B32FBA">
            <w:pPr>
              <w:spacing w:line="240" w:lineRule="auto"/>
              <w:contextualSpacing/>
              <w:jc w:val="center"/>
              <w:rPr>
                <w:ins w:id="3769" w:author="Kopp, Darin" w:date="2025-02-20T15:34:00Z"/>
                <w:rFonts w:ascii="Times New Roman" w:hAnsi="Times New Roman" w:cs="Times New Roman"/>
                <w:color w:val="000000"/>
                <w:sz w:val="20"/>
                <w:szCs w:val="20"/>
              </w:rPr>
            </w:pPr>
            <w:ins w:id="3770" w:author="Kopp, Darin" w:date="2025-02-20T15:34:00Z">
              <w:r w:rsidRPr="0068165D">
                <w:rPr>
                  <w:rFonts w:ascii="Times New Roman" w:hAnsi="Times New Roman" w:cs="Times New Roman"/>
                  <w:color w:val="000000"/>
                  <w:sz w:val="20"/>
                  <w:szCs w:val="20"/>
                </w:rPr>
                <w:t>XER</w:t>
              </w:r>
            </w:ins>
          </w:p>
        </w:tc>
        <w:tc>
          <w:tcPr>
            <w:tcW w:w="192" w:type="pct"/>
            <w:shd w:val="clear" w:color="auto" w:fill="auto"/>
            <w:noWrap/>
            <w:vAlign w:val="bottom"/>
            <w:hideMark/>
          </w:tcPr>
          <w:p w14:paraId="409461C9" w14:textId="77777777" w:rsidR="0029207B" w:rsidRPr="0068165D" w:rsidRDefault="0029207B" w:rsidP="00B32FBA">
            <w:pPr>
              <w:spacing w:line="240" w:lineRule="auto"/>
              <w:contextualSpacing/>
              <w:jc w:val="center"/>
              <w:rPr>
                <w:ins w:id="3771" w:author="Kopp, Darin" w:date="2025-02-20T15:34:00Z"/>
                <w:rFonts w:ascii="Times New Roman" w:hAnsi="Times New Roman" w:cs="Times New Roman"/>
                <w:color w:val="000000"/>
                <w:sz w:val="20"/>
                <w:szCs w:val="20"/>
              </w:rPr>
            </w:pPr>
            <w:ins w:id="3772" w:author="Kopp, Darin" w:date="2025-02-20T15:34:00Z">
              <w:r w:rsidRPr="0068165D">
                <w:rPr>
                  <w:rFonts w:ascii="Times New Roman" w:hAnsi="Times New Roman" w:cs="Times New Roman"/>
                  <w:color w:val="000000"/>
                  <w:sz w:val="20"/>
                  <w:szCs w:val="20"/>
                </w:rPr>
                <w:t>196</w:t>
              </w:r>
            </w:ins>
          </w:p>
        </w:tc>
        <w:tc>
          <w:tcPr>
            <w:tcW w:w="288" w:type="pct"/>
            <w:shd w:val="clear" w:color="auto" w:fill="auto"/>
            <w:noWrap/>
            <w:vAlign w:val="bottom"/>
            <w:hideMark/>
          </w:tcPr>
          <w:p w14:paraId="17783B2E" w14:textId="77777777" w:rsidR="0029207B" w:rsidRPr="0068165D" w:rsidRDefault="0029207B" w:rsidP="00B32FBA">
            <w:pPr>
              <w:spacing w:line="240" w:lineRule="auto"/>
              <w:contextualSpacing/>
              <w:jc w:val="center"/>
              <w:rPr>
                <w:ins w:id="3773" w:author="Kopp, Darin" w:date="2025-02-20T15:34:00Z"/>
                <w:rFonts w:ascii="Times New Roman" w:hAnsi="Times New Roman" w:cs="Times New Roman"/>
                <w:color w:val="000000"/>
                <w:sz w:val="20"/>
                <w:szCs w:val="20"/>
              </w:rPr>
            </w:pPr>
            <w:ins w:id="3774" w:author="Kopp, Darin" w:date="2025-02-20T15:34:00Z">
              <w:r w:rsidRPr="0068165D">
                <w:rPr>
                  <w:rFonts w:ascii="Times New Roman" w:hAnsi="Times New Roman" w:cs="Times New Roman"/>
                  <w:color w:val="000000"/>
                  <w:sz w:val="20"/>
                  <w:szCs w:val="20"/>
                </w:rPr>
                <w:t>75</w:t>
              </w:r>
            </w:ins>
          </w:p>
        </w:tc>
        <w:tc>
          <w:tcPr>
            <w:tcW w:w="284" w:type="pct"/>
            <w:vAlign w:val="bottom"/>
          </w:tcPr>
          <w:p w14:paraId="7A832169" w14:textId="77777777" w:rsidR="0029207B" w:rsidRPr="0068165D" w:rsidRDefault="0029207B" w:rsidP="00B32FBA">
            <w:pPr>
              <w:spacing w:line="240" w:lineRule="auto"/>
              <w:contextualSpacing/>
              <w:jc w:val="center"/>
              <w:rPr>
                <w:ins w:id="3775" w:author="Kopp, Darin" w:date="2025-02-20T15:34:00Z"/>
                <w:rFonts w:ascii="Times New Roman" w:hAnsi="Times New Roman" w:cs="Times New Roman"/>
                <w:color w:val="000000"/>
                <w:sz w:val="20"/>
                <w:szCs w:val="20"/>
              </w:rPr>
            </w:pPr>
            <w:ins w:id="3776" w:author="Kopp, Darin" w:date="2025-02-20T15:34:00Z">
              <w:r>
                <w:rPr>
                  <w:rFonts w:ascii="Times New Roman" w:hAnsi="Times New Roman" w:cs="Times New Roman"/>
                  <w:color w:val="000000"/>
                  <w:sz w:val="20"/>
                  <w:szCs w:val="20"/>
                </w:rPr>
                <w:t>16</w:t>
              </w:r>
            </w:ins>
          </w:p>
        </w:tc>
        <w:tc>
          <w:tcPr>
            <w:tcW w:w="442" w:type="pct"/>
            <w:shd w:val="clear" w:color="auto" w:fill="auto"/>
            <w:noWrap/>
            <w:vAlign w:val="bottom"/>
            <w:hideMark/>
          </w:tcPr>
          <w:p w14:paraId="13A5A0D9" w14:textId="77777777" w:rsidR="0029207B" w:rsidRPr="0068165D" w:rsidRDefault="0029207B" w:rsidP="00B32FBA">
            <w:pPr>
              <w:spacing w:line="240" w:lineRule="auto"/>
              <w:contextualSpacing/>
              <w:jc w:val="center"/>
              <w:rPr>
                <w:ins w:id="3777" w:author="Kopp, Darin" w:date="2025-02-20T15:34:00Z"/>
                <w:rFonts w:ascii="Times New Roman" w:hAnsi="Times New Roman" w:cs="Times New Roman"/>
                <w:color w:val="000000"/>
                <w:sz w:val="20"/>
                <w:szCs w:val="20"/>
              </w:rPr>
            </w:pPr>
            <w:ins w:id="3778" w:author="Kopp, Darin" w:date="2025-02-20T15:34:00Z">
              <w:r w:rsidRPr="0068165D">
                <w:rPr>
                  <w:rFonts w:ascii="Times New Roman" w:hAnsi="Times New Roman" w:cs="Times New Roman"/>
                  <w:color w:val="000000"/>
                  <w:sz w:val="20"/>
                  <w:szCs w:val="20"/>
                </w:rPr>
                <w:t xml:space="preserve">344.5 </w:t>
              </w:r>
            </w:ins>
          </w:p>
          <w:p w14:paraId="5418674B" w14:textId="77777777" w:rsidR="0029207B" w:rsidRPr="0068165D" w:rsidRDefault="0029207B" w:rsidP="00B32FBA">
            <w:pPr>
              <w:spacing w:line="240" w:lineRule="auto"/>
              <w:contextualSpacing/>
              <w:jc w:val="center"/>
              <w:rPr>
                <w:ins w:id="3779" w:author="Kopp, Darin" w:date="2025-02-20T15:34:00Z"/>
                <w:rFonts w:ascii="Times New Roman" w:hAnsi="Times New Roman" w:cs="Times New Roman"/>
                <w:color w:val="000000"/>
                <w:sz w:val="20"/>
                <w:szCs w:val="20"/>
              </w:rPr>
            </w:pPr>
            <w:ins w:id="3780" w:author="Kopp, Darin" w:date="2025-02-20T15:34:00Z">
              <w:r w:rsidRPr="0068165D">
                <w:rPr>
                  <w:rFonts w:ascii="Times New Roman" w:hAnsi="Times New Roman" w:cs="Times New Roman"/>
                  <w:color w:val="000000"/>
                  <w:sz w:val="20"/>
                  <w:szCs w:val="20"/>
                </w:rPr>
                <w:t>(46-8000)</w:t>
              </w:r>
            </w:ins>
          </w:p>
        </w:tc>
        <w:tc>
          <w:tcPr>
            <w:tcW w:w="551" w:type="pct"/>
            <w:shd w:val="clear" w:color="auto" w:fill="auto"/>
            <w:noWrap/>
            <w:vAlign w:val="bottom"/>
            <w:hideMark/>
          </w:tcPr>
          <w:p w14:paraId="473F8681" w14:textId="77777777" w:rsidR="0029207B" w:rsidRPr="0068165D" w:rsidRDefault="0029207B" w:rsidP="00B32FBA">
            <w:pPr>
              <w:spacing w:line="240" w:lineRule="auto"/>
              <w:contextualSpacing/>
              <w:jc w:val="center"/>
              <w:rPr>
                <w:ins w:id="3781" w:author="Kopp, Darin" w:date="2025-02-20T15:34:00Z"/>
                <w:rFonts w:ascii="Times New Roman" w:hAnsi="Times New Roman" w:cs="Times New Roman"/>
                <w:color w:val="000000"/>
                <w:sz w:val="20"/>
                <w:szCs w:val="20"/>
              </w:rPr>
            </w:pPr>
            <w:ins w:id="3782" w:author="Kopp, Darin" w:date="2025-02-20T15:34:00Z">
              <w:r w:rsidRPr="0068165D">
                <w:rPr>
                  <w:rFonts w:ascii="Times New Roman" w:hAnsi="Times New Roman" w:cs="Times New Roman"/>
                  <w:color w:val="000000"/>
                  <w:sz w:val="20"/>
                  <w:szCs w:val="20"/>
                </w:rPr>
                <w:t xml:space="preserve">54.62 </w:t>
              </w:r>
            </w:ins>
          </w:p>
          <w:p w14:paraId="6B17F008" w14:textId="77777777" w:rsidR="0029207B" w:rsidRPr="0068165D" w:rsidRDefault="0029207B" w:rsidP="00B32FBA">
            <w:pPr>
              <w:spacing w:line="240" w:lineRule="auto"/>
              <w:contextualSpacing/>
              <w:jc w:val="center"/>
              <w:rPr>
                <w:ins w:id="3783" w:author="Kopp, Darin" w:date="2025-02-20T15:34:00Z"/>
                <w:rFonts w:ascii="Times New Roman" w:hAnsi="Times New Roman" w:cs="Times New Roman"/>
                <w:color w:val="000000"/>
                <w:sz w:val="20"/>
                <w:szCs w:val="20"/>
              </w:rPr>
            </w:pPr>
            <w:ins w:id="3784" w:author="Kopp, Darin" w:date="2025-02-20T15:34:00Z">
              <w:r w:rsidRPr="0068165D">
                <w:rPr>
                  <w:rFonts w:ascii="Times New Roman" w:hAnsi="Times New Roman" w:cs="Times New Roman"/>
                  <w:color w:val="000000"/>
                  <w:sz w:val="20"/>
                  <w:szCs w:val="20"/>
                </w:rPr>
                <w:t>(4.29-4667.41)</w:t>
              </w:r>
            </w:ins>
          </w:p>
        </w:tc>
        <w:tc>
          <w:tcPr>
            <w:tcW w:w="514" w:type="pct"/>
            <w:shd w:val="clear" w:color="auto" w:fill="auto"/>
            <w:noWrap/>
            <w:vAlign w:val="bottom"/>
            <w:hideMark/>
          </w:tcPr>
          <w:p w14:paraId="106055B3" w14:textId="77777777" w:rsidR="0029207B" w:rsidRPr="0068165D" w:rsidRDefault="0029207B" w:rsidP="00B32FBA">
            <w:pPr>
              <w:spacing w:line="240" w:lineRule="auto"/>
              <w:contextualSpacing/>
              <w:jc w:val="center"/>
              <w:rPr>
                <w:ins w:id="3785" w:author="Kopp, Darin" w:date="2025-02-20T15:34:00Z"/>
                <w:rFonts w:ascii="Times New Roman" w:hAnsi="Times New Roman" w:cs="Times New Roman"/>
                <w:color w:val="000000"/>
                <w:sz w:val="20"/>
                <w:szCs w:val="20"/>
              </w:rPr>
            </w:pPr>
            <w:ins w:id="3786" w:author="Kopp, Darin" w:date="2025-02-20T15:34:00Z">
              <w:r w:rsidRPr="0068165D">
                <w:rPr>
                  <w:rFonts w:ascii="Times New Roman" w:hAnsi="Times New Roman" w:cs="Times New Roman"/>
                  <w:color w:val="000000"/>
                  <w:sz w:val="20"/>
                  <w:szCs w:val="20"/>
                </w:rPr>
                <w:t>5.35</w:t>
              </w:r>
            </w:ins>
          </w:p>
          <w:p w14:paraId="5AC471FE" w14:textId="77777777" w:rsidR="0029207B" w:rsidRPr="0068165D" w:rsidRDefault="0029207B" w:rsidP="00B32FBA">
            <w:pPr>
              <w:spacing w:line="240" w:lineRule="auto"/>
              <w:contextualSpacing/>
              <w:jc w:val="center"/>
              <w:rPr>
                <w:ins w:id="3787" w:author="Kopp, Darin" w:date="2025-02-20T15:34:00Z"/>
                <w:rFonts w:ascii="Times New Roman" w:hAnsi="Times New Roman" w:cs="Times New Roman"/>
                <w:color w:val="000000"/>
                <w:sz w:val="20"/>
                <w:szCs w:val="20"/>
              </w:rPr>
            </w:pPr>
            <w:ins w:id="3788" w:author="Kopp, Darin" w:date="2025-02-20T15:34:00Z">
              <w:r w:rsidRPr="0068165D">
                <w:rPr>
                  <w:rFonts w:ascii="Times New Roman" w:hAnsi="Times New Roman" w:cs="Times New Roman"/>
                  <w:color w:val="000000"/>
                  <w:sz w:val="20"/>
                  <w:szCs w:val="20"/>
                </w:rPr>
                <w:t xml:space="preserve"> (0.1-1867.57)</w:t>
              </w:r>
            </w:ins>
          </w:p>
        </w:tc>
        <w:tc>
          <w:tcPr>
            <w:tcW w:w="514" w:type="pct"/>
            <w:shd w:val="clear" w:color="auto" w:fill="auto"/>
            <w:noWrap/>
            <w:vAlign w:val="bottom"/>
            <w:hideMark/>
          </w:tcPr>
          <w:p w14:paraId="3D55FF6E" w14:textId="77777777" w:rsidR="0029207B" w:rsidRPr="0068165D" w:rsidRDefault="0029207B" w:rsidP="00B32FBA">
            <w:pPr>
              <w:spacing w:line="240" w:lineRule="auto"/>
              <w:contextualSpacing/>
              <w:jc w:val="center"/>
              <w:rPr>
                <w:ins w:id="3789" w:author="Kopp, Darin" w:date="2025-02-20T15:34:00Z"/>
                <w:rFonts w:ascii="Times New Roman" w:hAnsi="Times New Roman" w:cs="Times New Roman"/>
                <w:color w:val="000000"/>
                <w:sz w:val="20"/>
                <w:szCs w:val="20"/>
              </w:rPr>
            </w:pPr>
            <w:ins w:id="3790" w:author="Kopp, Darin" w:date="2025-02-20T15:34:00Z">
              <w:r w:rsidRPr="0068165D">
                <w:rPr>
                  <w:rFonts w:ascii="Times New Roman" w:hAnsi="Times New Roman" w:cs="Times New Roman"/>
                  <w:color w:val="000000"/>
                  <w:sz w:val="20"/>
                  <w:szCs w:val="20"/>
                </w:rPr>
                <w:t xml:space="preserve">27.8 </w:t>
              </w:r>
            </w:ins>
          </w:p>
          <w:p w14:paraId="2734F6DB" w14:textId="77777777" w:rsidR="0029207B" w:rsidRPr="0068165D" w:rsidRDefault="0029207B" w:rsidP="00B32FBA">
            <w:pPr>
              <w:spacing w:line="240" w:lineRule="auto"/>
              <w:contextualSpacing/>
              <w:jc w:val="center"/>
              <w:rPr>
                <w:ins w:id="3791" w:author="Kopp, Darin" w:date="2025-02-20T15:34:00Z"/>
                <w:rFonts w:ascii="Times New Roman" w:hAnsi="Times New Roman" w:cs="Times New Roman"/>
                <w:color w:val="000000"/>
                <w:sz w:val="20"/>
                <w:szCs w:val="20"/>
              </w:rPr>
            </w:pPr>
            <w:ins w:id="3792" w:author="Kopp, Darin" w:date="2025-02-20T15:34:00Z">
              <w:r w:rsidRPr="0068165D">
                <w:rPr>
                  <w:rFonts w:ascii="Times New Roman" w:hAnsi="Times New Roman" w:cs="Times New Roman"/>
                  <w:color w:val="000000"/>
                  <w:sz w:val="20"/>
                  <w:szCs w:val="20"/>
                </w:rPr>
                <w:t>(0.02-3286.24)</w:t>
              </w:r>
            </w:ins>
          </w:p>
        </w:tc>
        <w:tc>
          <w:tcPr>
            <w:tcW w:w="341" w:type="pct"/>
            <w:shd w:val="clear" w:color="auto" w:fill="auto"/>
            <w:noWrap/>
            <w:vAlign w:val="bottom"/>
            <w:hideMark/>
          </w:tcPr>
          <w:p w14:paraId="35EEE582" w14:textId="77777777" w:rsidR="0029207B" w:rsidRPr="0068165D" w:rsidRDefault="0029207B" w:rsidP="00B32FBA">
            <w:pPr>
              <w:spacing w:line="240" w:lineRule="auto"/>
              <w:contextualSpacing/>
              <w:jc w:val="center"/>
              <w:rPr>
                <w:ins w:id="3793" w:author="Kopp, Darin" w:date="2025-02-20T15:34:00Z"/>
                <w:rFonts w:ascii="Times New Roman" w:hAnsi="Times New Roman" w:cs="Times New Roman"/>
                <w:color w:val="000000"/>
                <w:sz w:val="20"/>
                <w:szCs w:val="20"/>
              </w:rPr>
            </w:pPr>
            <w:ins w:id="3794" w:author="Kopp, Darin" w:date="2025-02-20T15:34:00Z">
              <w:r w:rsidRPr="0068165D">
                <w:rPr>
                  <w:rFonts w:ascii="Times New Roman" w:hAnsi="Times New Roman" w:cs="Times New Roman"/>
                  <w:color w:val="000000"/>
                  <w:sz w:val="20"/>
                  <w:szCs w:val="20"/>
                </w:rPr>
                <w:t xml:space="preserve">1.16 </w:t>
              </w:r>
            </w:ins>
          </w:p>
          <w:p w14:paraId="28E77DAD" w14:textId="77777777" w:rsidR="0029207B" w:rsidRPr="0068165D" w:rsidRDefault="0029207B" w:rsidP="00B32FBA">
            <w:pPr>
              <w:spacing w:line="240" w:lineRule="auto"/>
              <w:contextualSpacing/>
              <w:jc w:val="center"/>
              <w:rPr>
                <w:ins w:id="3795" w:author="Kopp, Darin" w:date="2025-02-20T15:34:00Z"/>
                <w:rFonts w:ascii="Times New Roman" w:hAnsi="Times New Roman" w:cs="Times New Roman"/>
                <w:color w:val="000000"/>
                <w:sz w:val="20"/>
                <w:szCs w:val="20"/>
              </w:rPr>
            </w:pPr>
            <w:ins w:id="3796" w:author="Kopp, Darin" w:date="2025-02-20T15:34:00Z">
              <w:r w:rsidRPr="0068165D">
                <w:rPr>
                  <w:rFonts w:ascii="Times New Roman" w:hAnsi="Times New Roman" w:cs="Times New Roman"/>
                  <w:color w:val="000000"/>
                  <w:sz w:val="20"/>
                  <w:szCs w:val="20"/>
                </w:rPr>
                <w:t>(0-4.36)</w:t>
              </w:r>
            </w:ins>
          </w:p>
        </w:tc>
        <w:tc>
          <w:tcPr>
            <w:tcW w:w="514" w:type="pct"/>
            <w:shd w:val="clear" w:color="auto" w:fill="auto"/>
            <w:noWrap/>
            <w:vAlign w:val="bottom"/>
            <w:hideMark/>
          </w:tcPr>
          <w:p w14:paraId="53CD1A55" w14:textId="77777777" w:rsidR="0029207B" w:rsidRPr="0068165D" w:rsidRDefault="0029207B" w:rsidP="00B32FBA">
            <w:pPr>
              <w:spacing w:line="240" w:lineRule="auto"/>
              <w:contextualSpacing/>
              <w:jc w:val="center"/>
              <w:rPr>
                <w:ins w:id="3797" w:author="Kopp, Darin" w:date="2025-02-20T15:34:00Z"/>
                <w:rFonts w:ascii="Times New Roman" w:hAnsi="Times New Roman" w:cs="Times New Roman"/>
                <w:color w:val="000000"/>
                <w:sz w:val="20"/>
                <w:szCs w:val="20"/>
              </w:rPr>
            </w:pPr>
            <w:ins w:id="3798" w:author="Kopp, Darin" w:date="2025-02-20T15:34:00Z">
              <w:r w:rsidRPr="0068165D">
                <w:rPr>
                  <w:rFonts w:ascii="Times New Roman" w:hAnsi="Times New Roman" w:cs="Times New Roman"/>
                  <w:color w:val="000000"/>
                  <w:sz w:val="20"/>
                  <w:szCs w:val="20"/>
                </w:rPr>
                <w:t xml:space="preserve">2.02 </w:t>
              </w:r>
            </w:ins>
          </w:p>
          <w:p w14:paraId="7E780977" w14:textId="77777777" w:rsidR="0029207B" w:rsidRPr="0068165D" w:rsidRDefault="0029207B" w:rsidP="00B32FBA">
            <w:pPr>
              <w:spacing w:line="240" w:lineRule="auto"/>
              <w:contextualSpacing/>
              <w:jc w:val="center"/>
              <w:rPr>
                <w:ins w:id="3799" w:author="Kopp, Darin" w:date="2025-02-20T15:34:00Z"/>
                <w:rFonts w:ascii="Times New Roman" w:hAnsi="Times New Roman" w:cs="Times New Roman"/>
                <w:color w:val="000000"/>
                <w:sz w:val="20"/>
                <w:szCs w:val="20"/>
              </w:rPr>
            </w:pPr>
            <w:ins w:id="3800" w:author="Kopp, Darin" w:date="2025-02-20T15:34:00Z">
              <w:r w:rsidRPr="0068165D">
                <w:rPr>
                  <w:rFonts w:ascii="Times New Roman" w:hAnsi="Times New Roman" w:cs="Times New Roman"/>
                  <w:color w:val="000000"/>
                  <w:sz w:val="20"/>
                  <w:szCs w:val="20"/>
                </w:rPr>
                <w:t>(0.01-368.11)</w:t>
              </w:r>
            </w:ins>
          </w:p>
        </w:tc>
        <w:tc>
          <w:tcPr>
            <w:tcW w:w="587" w:type="pct"/>
            <w:shd w:val="clear" w:color="auto" w:fill="auto"/>
            <w:noWrap/>
            <w:vAlign w:val="bottom"/>
            <w:hideMark/>
          </w:tcPr>
          <w:p w14:paraId="5E100B39" w14:textId="77777777" w:rsidR="0029207B" w:rsidRPr="0068165D" w:rsidRDefault="0029207B" w:rsidP="00B32FBA">
            <w:pPr>
              <w:spacing w:line="240" w:lineRule="auto"/>
              <w:contextualSpacing/>
              <w:jc w:val="center"/>
              <w:rPr>
                <w:ins w:id="3801" w:author="Kopp, Darin" w:date="2025-02-20T15:34:00Z"/>
                <w:rFonts w:ascii="Times New Roman" w:hAnsi="Times New Roman" w:cs="Times New Roman"/>
                <w:color w:val="000000"/>
                <w:sz w:val="20"/>
                <w:szCs w:val="20"/>
              </w:rPr>
            </w:pPr>
            <w:ins w:id="3802" w:author="Kopp, Darin" w:date="2025-02-20T15:34:00Z">
              <w:r w:rsidRPr="0068165D">
                <w:rPr>
                  <w:rFonts w:ascii="Times New Roman" w:hAnsi="Times New Roman" w:cs="Times New Roman"/>
                  <w:color w:val="000000"/>
                  <w:sz w:val="20"/>
                  <w:szCs w:val="20"/>
                </w:rPr>
                <w:t xml:space="preserve">287.58 </w:t>
              </w:r>
            </w:ins>
          </w:p>
          <w:p w14:paraId="288B6040" w14:textId="77777777" w:rsidR="0029207B" w:rsidRPr="0068165D" w:rsidRDefault="0029207B" w:rsidP="00B32FBA">
            <w:pPr>
              <w:spacing w:line="240" w:lineRule="auto"/>
              <w:contextualSpacing/>
              <w:jc w:val="center"/>
              <w:rPr>
                <w:ins w:id="3803" w:author="Kopp, Darin" w:date="2025-02-20T15:34:00Z"/>
                <w:rFonts w:ascii="Times New Roman" w:hAnsi="Times New Roman" w:cs="Times New Roman"/>
                <w:color w:val="000000"/>
                <w:sz w:val="20"/>
                <w:szCs w:val="20"/>
              </w:rPr>
            </w:pPr>
            <w:ins w:id="3804" w:author="Kopp, Darin" w:date="2025-02-20T15:34:00Z">
              <w:r w:rsidRPr="0068165D">
                <w:rPr>
                  <w:rFonts w:ascii="Times New Roman" w:hAnsi="Times New Roman" w:cs="Times New Roman"/>
                  <w:color w:val="000000"/>
                  <w:sz w:val="20"/>
                  <w:szCs w:val="20"/>
                </w:rPr>
                <w:t>(100.46-1176.56)</w:t>
              </w:r>
            </w:ins>
          </w:p>
        </w:tc>
        <w:tc>
          <w:tcPr>
            <w:tcW w:w="483" w:type="pct"/>
            <w:shd w:val="clear" w:color="auto" w:fill="auto"/>
            <w:noWrap/>
            <w:vAlign w:val="bottom"/>
            <w:hideMark/>
          </w:tcPr>
          <w:p w14:paraId="05F8493A" w14:textId="77777777" w:rsidR="0029207B" w:rsidRPr="0068165D" w:rsidRDefault="0029207B" w:rsidP="00B32FBA">
            <w:pPr>
              <w:spacing w:line="240" w:lineRule="auto"/>
              <w:contextualSpacing/>
              <w:jc w:val="center"/>
              <w:rPr>
                <w:ins w:id="3805" w:author="Kopp, Darin" w:date="2025-02-20T15:34:00Z"/>
                <w:rFonts w:ascii="Times New Roman" w:hAnsi="Times New Roman" w:cs="Times New Roman"/>
                <w:color w:val="000000"/>
                <w:sz w:val="20"/>
                <w:szCs w:val="20"/>
              </w:rPr>
            </w:pPr>
            <w:ins w:id="3806" w:author="Kopp, Darin" w:date="2025-02-20T15:34:00Z">
              <w:r w:rsidRPr="0068165D">
                <w:rPr>
                  <w:rFonts w:ascii="Times New Roman" w:hAnsi="Times New Roman" w:cs="Times New Roman"/>
                  <w:color w:val="000000"/>
                  <w:sz w:val="20"/>
                  <w:szCs w:val="20"/>
                </w:rPr>
                <w:t xml:space="preserve">22.76 </w:t>
              </w:r>
            </w:ins>
          </w:p>
          <w:p w14:paraId="211DDE9C" w14:textId="77777777" w:rsidR="0029207B" w:rsidRPr="0068165D" w:rsidRDefault="0029207B" w:rsidP="00B32FBA">
            <w:pPr>
              <w:spacing w:line="240" w:lineRule="auto"/>
              <w:contextualSpacing/>
              <w:jc w:val="center"/>
              <w:rPr>
                <w:ins w:id="3807" w:author="Kopp, Darin" w:date="2025-02-20T15:34:00Z"/>
                <w:rFonts w:ascii="Times New Roman" w:hAnsi="Times New Roman" w:cs="Times New Roman"/>
                <w:color w:val="000000"/>
                <w:sz w:val="20"/>
                <w:szCs w:val="20"/>
              </w:rPr>
            </w:pPr>
            <w:ins w:id="3808" w:author="Kopp, Darin" w:date="2025-02-20T15:34:00Z">
              <w:r w:rsidRPr="0068165D">
                <w:rPr>
                  <w:rFonts w:ascii="Times New Roman" w:hAnsi="Times New Roman" w:cs="Times New Roman"/>
                  <w:color w:val="000000"/>
                  <w:sz w:val="20"/>
                  <w:szCs w:val="20"/>
                </w:rPr>
                <w:t>(14.69-36.11)</w:t>
              </w:r>
            </w:ins>
          </w:p>
        </w:tc>
      </w:tr>
    </w:tbl>
    <w:p w14:paraId="0308E3C3" w14:textId="77777777" w:rsidR="0029207B" w:rsidRDefault="0029207B" w:rsidP="0029207B">
      <w:pPr>
        <w:spacing w:line="480" w:lineRule="auto"/>
        <w:contextualSpacing/>
        <w:rPr>
          <w:ins w:id="3809" w:author="Kopp, Darin" w:date="2025-02-20T15:34:00Z"/>
          <w:rFonts w:ascii="Times New Roman" w:hAnsi="Times New Roman" w:cs="Times New Roman"/>
          <w:b/>
          <w:bCs/>
          <w:sz w:val="24"/>
          <w:szCs w:val="24"/>
        </w:rPr>
        <w:sectPr w:rsidR="0029207B" w:rsidSect="0029207B">
          <w:pgSz w:w="15840" w:h="12240" w:orient="landscape"/>
          <w:pgMar w:top="1440" w:right="1440" w:bottom="1440" w:left="1440" w:header="720" w:footer="720" w:gutter="0"/>
          <w:lnNumType w:countBy="1" w:restart="continuous"/>
          <w:cols w:space="720"/>
          <w:docGrid w:linePitch="360"/>
        </w:sectPr>
      </w:pPr>
    </w:p>
    <w:p w14:paraId="4A74F5A7" w14:textId="25C6BB9C" w:rsidR="0029207B" w:rsidRDefault="0029207B" w:rsidP="0029207B">
      <w:pPr>
        <w:spacing w:line="240" w:lineRule="auto"/>
        <w:contextualSpacing/>
        <w:rPr>
          <w:moveTo w:id="3810" w:author="Kopp, Darin" w:date="2025-02-20T15:34:00Z"/>
          <w:rFonts w:ascii="Times New Roman" w:hAnsi="Times New Roman" w:cs="Times New Roman"/>
          <w:sz w:val="24"/>
          <w:szCs w:val="24"/>
        </w:rPr>
      </w:pPr>
      <w:moveToRangeStart w:id="3811" w:author="Kopp, Darin" w:date="2025-02-20T15:34:00Z" w:name="move190958070"/>
      <w:moveTo w:id="3812" w:author="Kopp, Darin" w:date="2025-02-20T15:34:00Z">
        <w:r>
          <w:rPr>
            <w:rFonts w:ascii="Times New Roman" w:hAnsi="Times New Roman" w:cs="Times New Roman"/>
            <w:sz w:val="24"/>
            <w:szCs w:val="24"/>
          </w:rPr>
          <w:t xml:space="preserve">Table 2: Random Forest model performance metrics for testing and out-of-bag training datasets. NTL = Total Nitrogen, PTL = Total Phosphorus, CL = Chloride, SO4 = Sulfate, SUBD = Substrate Diameter. RMSE = Root mean squared error of random forest models fitted with </w:t>
        </w:r>
        <w:proofErr w:type="gramStart"/>
        <w:r>
          <w:rPr>
            <w:rFonts w:ascii="Times New Roman" w:hAnsi="Times New Roman" w:cs="Times New Roman"/>
            <w:sz w:val="24"/>
            <w:szCs w:val="24"/>
          </w:rPr>
          <w:t>ln(</w:t>
        </w:r>
        <w:proofErr w:type="gramEnd"/>
        <w:r>
          <w:rPr>
            <w:rFonts w:ascii="Times New Roman" w:hAnsi="Times New Roman" w:cs="Times New Roman"/>
            <w:sz w:val="24"/>
            <w:szCs w:val="24"/>
          </w:rPr>
          <w:t xml:space="preserve">x + 1) (NTL, PTL, and CL) or ln(x) (SO4) or Log10(SUBD) transformations. </w:t>
        </w:r>
      </w:moveTo>
    </w:p>
    <w:p w14:paraId="0400F046" w14:textId="77777777" w:rsidR="0029207B" w:rsidRDefault="0029207B" w:rsidP="0029207B">
      <w:pPr>
        <w:spacing w:line="240" w:lineRule="auto"/>
        <w:contextualSpacing/>
        <w:rPr>
          <w:moveTo w:id="3813" w:author="Kopp, Darin" w:date="2025-02-20T15:34:00Z"/>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979"/>
        <w:gridCol w:w="984"/>
        <w:gridCol w:w="984"/>
        <w:gridCol w:w="984"/>
        <w:gridCol w:w="984"/>
      </w:tblGrid>
      <w:tr w:rsidR="0029207B" w14:paraId="3EA48C72" w14:textId="77777777" w:rsidTr="00B32FBA">
        <w:trPr>
          <w:trHeight w:val="290"/>
          <w:jc w:val="center"/>
        </w:trPr>
        <w:tc>
          <w:tcPr>
            <w:tcW w:w="1979" w:type="dxa"/>
          </w:tcPr>
          <w:p w14:paraId="330E506C" w14:textId="77777777" w:rsidR="0029207B" w:rsidRDefault="0029207B" w:rsidP="00B32FBA">
            <w:pPr>
              <w:autoSpaceDE w:val="0"/>
              <w:autoSpaceDN w:val="0"/>
              <w:adjustRightInd w:val="0"/>
              <w:spacing w:after="0" w:line="240" w:lineRule="auto"/>
              <w:jc w:val="center"/>
              <w:rPr>
                <w:moveTo w:id="3814" w:author="Kopp, Darin" w:date="2025-02-20T15:34:00Z"/>
                <w:rFonts w:ascii="Calibri" w:hAnsi="Calibri" w:cs="Calibri"/>
                <w:color w:val="000000"/>
              </w:rPr>
            </w:pPr>
            <w:moveTo w:id="3815" w:author="Kopp, Darin" w:date="2025-02-20T15:34:00Z">
              <w:r>
                <w:rPr>
                  <w:rFonts w:ascii="Calibri" w:hAnsi="Calibri" w:cs="Calibri"/>
                  <w:color w:val="000000"/>
                </w:rPr>
                <w:t>Variable</w:t>
              </w:r>
            </w:moveTo>
          </w:p>
        </w:tc>
        <w:tc>
          <w:tcPr>
            <w:tcW w:w="984" w:type="dxa"/>
          </w:tcPr>
          <w:p w14:paraId="47301268" w14:textId="77777777" w:rsidR="0029207B" w:rsidRDefault="0029207B" w:rsidP="00B32FBA">
            <w:pPr>
              <w:autoSpaceDE w:val="0"/>
              <w:autoSpaceDN w:val="0"/>
              <w:adjustRightInd w:val="0"/>
              <w:spacing w:after="0" w:line="240" w:lineRule="auto"/>
              <w:jc w:val="center"/>
              <w:rPr>
                <w:moveTo w:id="3816" w:author="Kopp, Darin" w:date="2025-02-20T15:34:00Z"/>
                <w:rFonts w:ascii="Calibri" w:hAnsi="Calibri" w:cs="Calibri"/>
                <w:color w:val="000000"/>
              </w:rPr>
            </w:pPr>
            <w:moveTo w:id="3817" w:author="Kopp, Darin" w:date="2025-02-20T15:34:00Z">
              <w:r>
                <w:rPr>
                  <w:rFonts w:ascii="Calibri" w:hAnsi="Calibri" w:cs="Calibri"/>
                  <w:color w:val="000000"/>
                </w:rPr>
                <w:t>R</w:t>
              </w:r>
              <w:r w:rsidRPr="00D3160B">
                <w:rPr>
                  <w:rFonts w:ascii="Calibri" w:hAnsi="Calibri" w:cs="Calibri"/>
                  <w:color w:val="000000"/>
                  <w:vertAlign w:val="superscript"/>
                </w:rPr>
                <w:t>2</w:t>
              </w:r>
              <w:r w:rsidRPr="00D3160B">
                <w:rPr>
                  <w:rFonts w:ascii="Calibri" w:hAnsi="Calibri" w:cs="Calibri"/>
                  <w:color w:val="000000"/>
                  <w:vertAlign w:val="subscript"/>
                </w:rPr>
                <w:t>train</w:t>
              </w:r>
            </w:moveTo>
          </w:p>
        </w:tc>
        <w:tc>
          <w:tcPr>
            <w:tcW w:w="984" w:type="dxa"/>
          </w:tcPr>
          <w:p w14:paraId="1A3EEB16" w14:textId="77777777" w:rsidR="0029207B" w:rsidRDefault="0029207B" w:rsidP="00B32FBA">
            <w:pPr>
              <w:autoSpaceDE w:val="0"/>
              <w:autoSpaceDN w:val="0"/>
              <w:adjustRightInd w:val="0"/>
              <w:spacing w:after="0" w:line="240" w:lineRule="auto"/>
              <w:jc w:val="center"/>
              <w:rPr>
                <w:moveTo w:id="3818" w:author="Kopp, Darin" w:date="2025-02-20T15:34:00Z"/>
                <w:rFonts w:ascii="Calibri" w:hAnsi="Calibri" w:cs="Calibri"/>
                <w:color w:val="000000"/>
              </w:rPr>
            </w:pPr>
            <w:moveTo w:id="3819" w:author="Kopp, Darin" w:date="2025-02-20T15:34:00Z">
              <w:r>
                <w:rPr>
                  <w:rFonts w:ascii="Calibri" w:hAnsi="Calibri" w:cs="Calibri"/>
                  <w:color w:val="000000"/>
                </w:rPr>
                <w:t>RMSE</w:t>
              </w:r>
              <w:r w:rsidRPr="00D3160B">
                <w:rPr>
                  <w:rFonts w:ascii="Calibri" w:hAnsi="Calibri" w:cs="Calibri"/>
                  <w:color w:val="000000"/>
                  <w:vertAlign w:val="subscript"/>
                </w:rPr>
                <w:t xml:space="preserve"> train</w:t>
              </w:r>
            </w:moveTo>
          </w:p>
        </w:tc>
        <w:tc>
          <w:tcPr>
            <w:tcW w:w="984" w:type="dxa"/>
          </w:tcPr>
          <w:p w14:paraId="7ACD7385" w14:textId="77777777" w:rsidR="0029207B" w:rsidRDefault="0029207B" w:rsidP="00B32FBA">
            <w:pPr>
              <w:autoSpaceDE w:val="0"/>
              <w:autoSpaceDN w:val="0"/>
              <w:adjustRightInd w:val="0"/>
              <w:spacing w:after="0" w:line="240" w:lineRule="auto"/>
              <w:jc w:val="center"/>
              <w:rPr>
                <w:moveTo w:id="3820" w:author="Kopp, Darin" w:date="2025-02-20T15:34:00Z"/>
                <w:rFonts w:ascii="Calibri" w:hAnsi="Calibri" w:cs="Calibri"/>
                <w:color w:val="000000"/>
              </w:rPr>
            </w:pPr>
            <w:moveTo w:id="3821" w:author="Kopp, Darin" w:date="2025-02-20T15:34:00Z">
              <w:r>
                <w:rPr>
                  <w:rFonts w:ascii="Calibri" w:hAnsi="Calibri" w:cs="Calibri"/>
                  <w:color w:val="000000"/>
                </w:rPr>
                <w:t>R</w:t>
              </w:r>
              <w:r w:rsidRPr="00D3160B">
                <w:rPr>
                  <w:rFonts w:ascii="Calibri" w:hAnsi="Calibri" w:cs="Calibri"/>
                  <w:color w:val="000000"/>
                  <w:vertAlign w:val="superscript"/>
                </w:rPr>
                <w:t>2</w:t>
              </w:r>
              <w:r w:rsidRPr="00D3160B">
                <w:rPr>
                  <w:rFonts w:ascii="Calibri" w:hAnsi="Calibri" w:cs="Calibri"/>
                  <w:color w:val="000000"/>
                  <w:vertAlign w:val="subscript"/>
                </w:rPr>
                <w:t>t</w:t>
              </w:r>
              <w:r>
                <w:rPr>
                  <w:rFonts w:ascii="Calibri" w:hAnsi="Calibri" w:cs="Calibri"/>
                  <w:color w:val="000000"/>
                  <w:vertAlign w:val="subscript"/>
                </w:rPr>
                <w:t>est</w:t>
              </w:r>
            </w:moveTo>
          </w:p>
        </w:tc>
        <w:tc>
          <w:tcPr>
            <w:tcW w:w="984" w:type="dxa"/>
          </w:tcPr>
          <w:p w14:paraId="36D5AEED" w14:textId="77777777" w:rsidR="0029207B" w:rsidRDefault="0029207B" w:rsidP="00B32FBA">
            <w:pPr>
              <w:autoSpaceDE w:val="0"/>
              <w:autoSpaceDN w:val="0"/>
              <w:adjustRightInd w:val="0"/>
              <w:spacing w:after="0" w:line="240" w:lineRule="auto"/>
              <w:jc w:val="center"/>
              <w:rPr>
                <w:moveTo w:id="3822" w:author="Kopp, Darin" w:date="2025-02-20T15:34:00Z"/>
                <w:rFonts w:ascii="Calibri" w:hAnsi="Calibri" w:cs="Calibri"/>
                <w:color w:val="000000"/>
              </w:rPr>
            </w:pPr>
            <w:moveTo w:id="3823" w:author="Kopp, Darin" w:date="2025-02-20T15:34:00Z">
              <w:r>
                <w:rPr>
                  <w:rFonts w:ascii="Calibri" w:hAnsi="Calibri" w:cs="Calibri"/>
                  <w:color w:val="000000"/>
                </w:rPr>
                <w:t>RMSE</w:t>
              </w:r>
              <w:r w:rsidRPr="00D3160B">
                <w:rPr>
                  <w:rFonts w:ascii="Calibri" w:hAnsi="Calibri" w:cs="Calibri"/>
                  <w:color w:val="000000"/>
                  <w:vertAlign w:val="subscript"/>
                </w:rPr>
                <w:t xml:space="preserve"> t</w:t>
              </w:r>
              <w:r>
                <w:rPr>
                  <w:rFonts w:ascii="Calibri" w:hAnsi="Calibri" w:cs="Calibri"/>
                  <w:color w:val="000000"/>
                  <w:vertAlign w:val="subscript"/>
                </w:rPr>
                <w:t>est</w:t>
              </w:r>
            </w:moveTo>
          </w:p>
        </w:tc>
      </w:tr>
      <w:moveToRangeEnd w:id="3811"/>
      <w:tr w:rsidR="0029207B" w14:paraId="0D1F8787" w14:textId="77777777" w:rsidTr="00B32FBA">
        <w:trPr>
          <w:trHeight w:val="290"/>
          <w:jc w:val="center"/>
          <w:ins w:id="3824" w:author="Kopp, Darin" w:date="2025-02-20T15:34:00Z"/>
        </w:trPr>
        <w:tc>
          <w:tcPr>
            <w:tcW w:w="1979" w:type="dxa"/>
          </w:tcPr>
          <w:p w14:paraId="49ACBCCB" w14:textId="77777777" w:rsidR="0029207B" w:rsidRDefault="0029207B" w:rsidP="00B32FBA">
            <w:pPr>
              <w:tabs>
                <w:tab w:val="left" w:pos="360"/>
                <w:tab w:val="center" w:pos="959"/>
              </w:tabs>
              <w:autoSpaceDE w:val="0"/>
              <w:autoSpaceDN w:val="0"/>
              <w:adjustRightInd w:val="0"/>
              <w:spacing w:after="0" w:line="240" w:lineRule="auto"/>
              <w:rPr>
                <w:ins w:id="3825" w:author="Kopp, Darin" w:date="2025-02-20T15:34:00Z"/>
                <w:rFonts w:ascii="Calibri" w:hAnsi="Calibri" w:cs="Calibri"/>
                <w:color w:val="000000"/>
              </w:rPr>
            </w:pPr>
            <w:ins w:id="3826" w:author="Kopp, Darin" w:date="2025-02-20T15:34:00Z">
              <w:r>
                <w:rPr>
                  <w:rFonts w:ascii="Calibri" w:hAnsi="Calibri" w:cs="Calibri"/>
                  <w:color w:val="000000"/>
                </w:rPr>
                <w:tab/>
              </w:r>
              <w:r>
                <w:rPr>
                  <w:rFonts w:ascii="Calibri" w:hAnsi="Calibri" w:cs="Calibri"/>
                  <w:color w:val="000000"/>
                </w:rPr>
                <w:tab/>
              </w:r>
              <w:proofErr w:type="gramStart"/>
              <w:r>
                <w:rPr>
                  <w:rFonts w:ascii="Calibri" w:hAnsi="Calibri" w:cs="Calibri"/>
                  <w:color w:val="000000"/>
                </w:rPr>
                <w:t>ln(</w:t>
              </w:r>
              <w:proofErr w:type="gramEnd"/>
              <w:r>
                <w:rPr>
                  <w:rFonts w:ascii="Calibri" w:hAnsi="Calibri" w:cs="Calibri"/>
                  <w:color w:val="000000"/>
                </w:rPr>
                <w:t>NTL+1) (</w:t>
              </w:r>
              <w:r w:rsidRPr="00ED5B6F">
                <w:rPr>
                  <w:rFonts w:ascii="Calibri" w:hAnsi="Calibri" w:cs="Calibri"/>
                  <w:color w:val="000000"/>
                </w:rPr>
                <w:t>ug/L</w:t>
              </w:r>
              <w:r>
                <w:rPr>
                  <w:rFonts w:ascii="Calibri" w:hAnsi="Calibri" w:cs="Calibri"/>
                  <w:color w:val="000000"/>
                </w:rPr>
                <w:t>)</w:t>
              </w:r>
            </w:ins>
          </w:p>
        </w:tc>
        <w:tc>
          <w:tcPr>
            <w:tcW w:w="984" w:type="dxa"/>
          </w:tcPr>
          <w:p w14:paraId="02D38740" w14:textId="77777777" w:rsidR="0029207B" w:rsidRDefault="0029207B" w:rsidP="00B32FBA">
            <w:pPr>
              <w:autoSpaceDE w:val="0"/>
              <w:autoSpaceDN w:val="0"/>
              <w:adjustRightInd w:val="0"/>
              <w:spacing w:after="0" w:line="240" w:lineRule="auto"/>
              <w:jc w:val="center"/>
              <w:rPr>
                <w:ins w:id="3827" w:author="Kopp, Darin" w:date="2025-02-20T15:34:00Z"/>
                <w:rFonts w:ascii="Calibri" w:hAnsi="Calibri" w:cs="Calibri"/>
                <w:color w:val="000000"/>
              </w:rPr>
            </w:pPr>
            <w:ins w:id="3828" w:author="Kopp, Darin" w:date="2025-02-20T15:34:00Z">
              <w:r w:rsidRPr="002D44AB">
                <w:t>0.73</w:t>
              </w:r>
            </w:ins>
          </w:p>
        </w:tc>
        <w:tc>
          <w:tcPr>
            <w:tcW w:w="984" w:type="dxa"/>
          </w:tcPr>
          <w:p w14:paraId="07F84B04" w14:textId="77777777" w:rsidR="0029207B" w:rsidRDefault="0029207B" w:rsidP="00B32FBA">
            <w:pPr>
              <w:autoSpaceDE w:val="0"/>
              <w:autoSpaceDN w:val="0"/>
              <w:adjustRightInd w:val="0"/>
              <w:spacing w:after="0" w:line="240" w:lineRule="auto"/>
              <w:jc w:val="center"/>
              <w:rPr>
                <w:ins w:id="3829" w:author="Kopp, Darin" w:date="2025-02-20T15:34:00Z"/>
                <w:rFonts w:ascii="Calibri" w:hAnsi="Calibri" w:cs="Calibri"/>
                <w:color w:val="000000"/>
              </w:rPr>
            </w:pPr>
            <w:ins w:id="3830" w:author="Kopp, Darin" w:date="2025-02-20T15:34:00Z">
              <w:r w:rsidRPr="002D44AB">
                <w:t>0.61</w:t>
              </w:r>
            </w:ins>
          </w:p>
        </w:tc>
        <w:tc>
          <w:tcPr>
            <w:tcW w:w="984" w:type="dxa"/>
          </w:tcPr>
          <w:p w14:paraId="5B6284BD" w14:textId="77777777" w:rsidR="0029207B" w:rsidRDefault="0029207B" w:rsidP="00B32FBA">
            <w:pPr>
              <w:autoSpaceDE w:val="0"/>
              <w:autoSpaceDN w:val="0"/>
              <w:adjustRightInd w:val="0"/>
              <w:spacing w:after="0" w:line="240" w:lineRule="auto"/>
              <w:jc w:val="center"/>
              <w:rPr>
                <w:ins w:id="3831" w:author="Kopp, Darin" w:date="2025-02-20T15:34:00Z"/>
                <w:rFonts w:ascii="Calibri" w:hAnsi="Calibri" w:cs="Calibri"/>
                <w:color w:val="000000"/>
              </w:rPr>
            </w:pPr>
            <w:ins w:id="3832" w:author="Kopp, Darin" w:date="2025-02-20T15:34:00Z">
              <w:r w:rsidRPr="002D44AB">
                <w:t>0.72</w:t>
              </w:r>
            </w:ins>
          </w:p>
        </w:tc>
        <w:tc>
          <w:tcPr>
            <w:tcW w:w="984" w:type="dxa"/>
          </w:tcPr>
          <w:p w14:paraId="6D8B1E8A" w14:textId="77777777" w:rsidR="0029207B" w:rsidRDefault="0029207B" w:rsidP="00B32FBA">
            <w:pPr>
              <w:autoSpaceDE w:val="0"/>
              <w:autoSpaceDN w:val="0"/>
              <w:adjustRightInd w:val="0"/>
              <w:spacing w:after="0" w:line="240" w:lineRule="auto"/>
              <w:jc w:val="center"/>
              <w:rPr>
                <w:ins w:id="3833" w:author="Kopp, Darin" w:date="2025-02-20T15:34:00Z"/>
                <w:rFonts w:ascii="Calibri" w:hAnsi="Calibri" w:cs="Calibri"/>
                <w:color w:val="000000"/>
              </w:rPr>
            </w:pPr>
            <w:ins w:id="3834" w:author="Kopp, Darin" w:date="2025-02-20T15:34:00Z">
              <w:r w:rsidRPr="002D44AB">
                <w:t>0.6</w:t>
              </w:r>
              <w:r>
                <w:t>0</w:t>
              </w:r>
            </w:ins>
          </w:p>
        </w:tc>
      </w:tr>
      <w:tr w:rsidR="0029207B" w14:paraId="7E400A3A" w14:textId="77777777" w:rsidTr="00B32FBA">
        <w:trPr>
          <w:trHeight w:val="290"/>
          <w:jc w:val="center"/>
          <w:ins w:id="3835" w:author="Kopp, Darin" w:date="2025-02-20T15:34:00Z"/>
        </w:trPr>
        <w:tc>
          <w:tcPr>
            <w:tcW w:w="1979" w:type="dxa"/>
          </w:tcPr>
          <w:p w14:paraId="0D9EEF08" w14:textId="77777777" w:rsidR="0029207B" w:rsidRDefault="0029207B" w:rsidP="00B32FBA">
            <w:pPr>
              <w:autoSpaceDE w:val="0"/>
              <w:autoSpaceDN w:val="0"/>
              <w:adjustRightInd w:val="0"/>
              <w:spacing w:after="0" w:line="240" w:lineRule="auto"/>
              <w:jc w:val="center"/>
              <w:rPr>
                <w:ins w:id="3836" w:author="Kopp, Darin" w:date="2025-02-20T15:34:00Z"/>
                <w:rFonts w:ascii="Calibri" w:hAnsi="Calibri" w:cs="Calibri"/>
                <w:color w:val="000000"/>
              </w:rPr>
            </w:pPr>
            <w:proofErr w:type="gramStart"/>
            <w:ins w:id="3837" w:author="Kopp, Darin" w:date="2025-02-20T15:34:00Z">
              <w:r>
                <w:rPr>
                  <w:rFonts w:ascii="Calibri" w:hAnsi="Calibri" w:cs="Calibri"/>
                  <w:color w:val="000000"/>
                </w:rPr>
                <w:t>ln(</w:t>
              </w:r>
              <w:proofErr w:type="gramEnd"/>
              <w:r>
                <w:rPr>
                  <w:rFonts w:ascii="Calibri" w:hAnsi="Calibri" w:cs="Calibri"/>
                  <w:color w:val="000000"/>
                </w:rPr>
                <w:t>PTL+1) (</w:t>
              </w:r>
              <w:r w:rsidRPr="00ED5B6F">
                <w:rPr>
                  <w:rFonts w:ascii="Calibri" w:hAnsi="Calibri" w:cs="Calibri"/>
                  <w:color w:val="000000"/>
                </w:rPr>
                <w:t>ug/L</w:t>
              </w:r>
              <w:r>
                <w:rPr>
                  <w:rFonts w:ascii="Calibri" w:hAnsi="Calibri" w:cs="Calibri"/>
                  <w:color w:val="000000"/>
                </w:rPr>
                <w:t>)</w:t>
              </w:r>
            </w:ins>
          </w:p>
        </w:tc>
        <w:tc>
          <w:tcPr>
            <w:tcW w:w="984" w:type="dxa"/>
          </w:tcPr>
          <w:p w14:paraId="2544C719" w14:textId="77777777" w:rsidR="0029207B" w:rsidRDefault="0029207B" w:rsidP="00B32FBA">
            <w:pPr>
              <w:autoSpaceDE w:val="0"/>
              <w:autoSpaceDN w:val="0"/>
              <w:adjustRightInd w:val="0"/>
              <w:spacing w:after="0" w:line="240" w:lineRule="auto"/>
              <w:jc w:val="center"/>
              <w:rPr>
                <w:ins w:id="3838" w:author="Kopp, Darin" w:date="2025-02-20T15:34:00Z"/>
                <w:rFonts w:ascii="Calibri" w:hAnsi="Calibri" w:cs="Calibri"/>
                <w:color w:val="000000"/>
              </w:rPr>
            </w:pPr>
            <w:ins w:id="3839" w:author="Kopp, Darin" w:date="2025-02-20T15:34:00Z">
              <w:r w:rsidRPr="002D44AB">
                <w:t>0.6</w:t>
              </w:r>
              <w:r>
                <w:t>0</w:t>
              </w:r>
            </w:ins>
          </w:p>
        </w:tc>
        <w:tc>
          <w:tcPr>
            <w:tcW w:w="984" w:type="dxa"/>
          </w:tcPr>
          <w:p w14:paraId="5A96BE9B" w14:textId="77777777" w:rsidR="0029207B" w:rsidRDefault="0029207B" w:rsidP="00B32FBA">
            <w:pPr>
              <w:autoSpaceDE w:val="0"/>
              <w:autoSpaceDN w:val="0"/>
              <w:adjustRightInd w:val="0"/>
              <w:spacing w:after="0" w:line="240" w:lineRule="auto"/>
              <w:jc w:val="center"/>
              <w:rPr>
                <w:ins w:id="3840" w:author="Kopp, Darin" w:date="2025-02-20T15:34:00Z"/>
                <w:rFonts w:ascii="Calibri" w:hAnsi="Calibri" w:cs="Calibri"/>
                <w:color w:val="000000"/>
              </w:rPr>
            </w:pPr>
            <w:ins w:id="3841" w:author="Kopp, Darin" w:date="2025-02-20T15:34:00Z">
              <w:r w:rsidRPr="002D44AB">
                <w:t>0.78</w:t>
              </w:r>
            </w:ins>
          </w:p>
        </w:tc>
        <w:tc>
          <w:tcPr>
            <w:tcW w:w="984" w:type="dxa"/>
          </w:tcPr>
          <w:p w14:paraId="641B26CF" w14:textId="77777777" w:rsidR="0029207B" w:rsidRDefault="0029207B" w:rsidP="00B32FBA">
            <w:pPr>
              <w:autoSpaceDE w:val="0"/>
              <w:autoSpaceDN w:val="0"/>
              <w:adjustRightInd w:val="0"/>
              <w:spacing w:after="0" w:line="240" w:lineRule="auto"/>
              <w:jc w:val="center"/>
              <w:rPr>
                <w:ins w:id="3842" w:author="Kopp, Darin" w:date="2025-02-20T15:34:00Z"/>
                <w:rFonts w:ascii="Calibri" w:hAnsi="Calibri" w:cs="Calibri"/>
                <w:color w:val="000000"/>
              </w:rPr>
            </w:pPr>
            <w:ins w:id="3843" w:author="Kopp, Darin" w:date="2025-02-20T15:34:00Z">
              <w:r w:rsidRPr="002D44AB">
                <w:t>0.69</w:t>
              </w:r>
            </w:ins>
          </w:p>
        </w:tc>
        <w:tc>
          <w:tcPr>
            <w:tcW w:w="984" w:type="dxa"/>
          </w:tcPr>
          <w:p w14:paraId="00ACBFA0" w14:textId="77777777" w:rsidR="0029207B" w:rsidRDefault="0029207B" w:rsidP="00B32FBA">
            <w:pPr>
              <w:autoSpaceDE w:val="0"/>
              <w:autoSpaceDN w:val="0"/>
              <w:adjustRightInd w:val="0"/>
              <w:spacing w:after="0" w:line="240" w:lineRule="auto"/>
              <w:jc w:val="center"/>
              <w:rPr>
                <w:ins w:id="3844" w:author="Kopp, Darin" w:date="2025-02-20T15:34:00Z"/>
                <w:rFonts w:ascii="Calibri" w:hAnsi="Calibri" w:cs="Calibri"/>
                <w:color w:val="000000"/>
              </w:rPr>
            </w:pPr>
            <w:ins w:id="3845" w:author="Kopp, Darin" w:date="2025-02-20T15:34:00Z">
              <w:r w:rsidRPr="002D44AB">
                <w:t>0.7</w:t>
              </w:r>
              <w:r>
                <w:t>0</w:t>
              </w:r>
            </w:ins>
          </w:p>
        </w:tc>
      </w:tr>
      <w:tr w:rsidR="0029207B" w14:paraId="0E5EB08E" w14:textId="77777777" w:rsidTr="00B32FBA">
        <w:trPr>
          <w:trHeight w:val="290"/>
          <w:jc w:val="center"/>
          <w:ins w:id="3846" w:author="Kopp, Darin" w:date="2025-02-20T15:34:00Z"/>
        </w:trPr>
        <w:tc>
          <w:tcPr>
            <w:tcW w:w="1979" w:type="dxa"/>
          </w:tcPr>
          <w:p w14:paraId="79D5609C" w14:textId="77777777" w:rsidR="0029207B" w:rsidRDefault="0029207B" w:rsidP="00B32FBA">
            <w:pPr>
              <w:autoSpaceDE w:val="0"/>
              <w:autoSpaceDN w:val="0"/>
              <w:adjustRightInd w:val="0"/>
              <w:spacing w:after="0" w:line="240" w:lineRule="auto"/>
              <w:jc w:val="center"/>
              <w:rPr>
                <w:ins w:id="3847" w:author="Kopp, Darin" w:date="2025-02-20T15:34:00Z"/>
                <w:rFonts w:ascii="Calibri" w:hAnsi="Calibri" w:cs="Calibri"/>
                <w:color w:val="000000"/>
              </w:rPr>
            </w:pPr>
            <w:proofErr w:type="gramStart"/>
            <w:ins w:id="3848" w:author="Kopp, Darin" w:date="2025-02-20T15:34:00Z">
              <w:r>
                <w:rPr>
                  <w:rFonts w:ascii="Calibri" w:hAnsi="Calibri" w:cs="Calibri"/>
                  <w:color w:val="000000"/>
                </w:rPr>
                <w:t>ln(</w:t>
              </w:r>
              <w:proofErr w:type="gramEnd"/>
              <w:r>
                <w:rPr>
                  <w:rFonts w:ascii="Calibri" w:hAnsi="Calibri" w:cs="Calibri"/>
                  <w:color w:val="000000"/>
                </w:rPr>
                <w:t>CL+1) (</w:t>
              </w:r>
              <w:r w:rsidRPr="00ED5B6F">
                <w:rPr>
                  <w:rFonts w:ascii="Calibri" w:hAnsi="Calibri" w:cs="Calibri"/>
                  <w:color w:val="000000"/>
                </w:rPr>
                <w:t>mg/L</w:t>
              </w:r>
              <w:r>
                <w:rPr>
                  <w:rFonts w:ascii="Calibri" w:hAnsi="Calibri" w:cs="Calibri"/>
                  <w:color w:val="000000"/>
                </w:rPr>
                <w:t>)</w:t>
              </w:r>
            </w:ins>
          </w:p>
        </w:tc>
        <w:tc>
          <w:tcPr>
            <w:tcW w:w="984" w:type="dxa"/>
          </w:tcPr>
          <w:p w14:paraId="09E82AB3" w14:textId="77777777" w:rsidR="0029207B" w:rsidRDefault="0029207B" w:rsidP="00B32FBA">
            <w:pPr>
              <w:autoSpaceDE w:val="0"/>
              <w:autoSpaceDN w:val="0"/>
              <w:adjustRightInd w:val="0"/>
              <w:spacing w:after="0" w:line="240" w:lineRule="auto"/>
              <w:jc w:val="center"/>
              <w:rPr>
                <w:ins w:id="3849" w:author="Kopp, Darin" w:date="2025-02-20T15:34:00Z"/>
                <w:rFonts w:ascii="Calibri" w:hAnsi="Calibri" w:cs="Calibri"/>
                <w:color w:val="000000"/>
              </w:rPr>
            </w:pPr>
            <w:ins w:id="3850" w:author="Kopp, Darin" w:date="2025-02-20T15:34:00Z">
              <w:r w:rsidRPr="00D876B5">
                <w:t>0.73</w:t>
              </w:r>
            </w:ins>
          </w:p>
        </w:tc>
        <w:tc>
          <w:tcPr>
            <w:tcW w:w="984" w:type="dxa"/>
          </w:tcPr>
          <w:p w14:paraId="2ABAC967" w14:textId="77777777" w:rsidR="0029207B" w:rsidRDefault="0029207B" w:rsidP="00B32FBA">
            <w:pPr>
              <w:autoSpaceDE w:val="0"/>
              <w:autoSpaceDN w:val="0"/>
              <w:adjustRightInd w:val="0"/>
              <w:spacing w:after="0" w:line="240" w:lineRule="auto"/>
              <w:jc w:val="center"/>
              <w:rPr>
                <w:ins w:id="3851" w:author="Kopp, Darin" w:date="2025-02-20T15:34:00Z"/>
                <w:rFonts w:ascii="Calibri" w:hAnsi="Calibri" w:cs="Calibri"/>
                <w:color w:val="000000"/>
              </w:rPr>
            </w:pPr>
            <w:ins w:id="3852" w:author="Kopp, Darin" w:date="2025-02-20T15:34:00Z">
              <w:r w:rsidRPr="00D876B5">
                <w:t>0.75</w:t>
              </w:r>
            </w:ins>
          </w:p>
        </w:tc>
        <w:tc>
          <w:tcPr>
            <w:tcW w:w="984" w:type="dxa"/>
          </w:tcPr>
          <w:p w14:paraId="5ACD4CFB" w14:textId="77777777" w:rsidR="0029207B" w:rsidRDefault="0029207B" w:rsidP="00B32FBA">
            <w:pPr>
              <w:autoSpaceDE w:val="0"/>
              <w:autoSpaceDN w:val="0"/>
              <w:adjustRightInd w:val="0"/>
              <w:spacing w:after="0" w:line="240" w:lineRule="auto"/>
              <w:jc w:val="center"/>
              <w:rPr>
                <w:ins w:id="3853" w:author="Kopp, Darin" w:date="2025-02-20T15:34:00Z"/>
                <w:rFonts w:ascii="Calibri" w:hAnsi="Calibri" w:cs="Calibri"/>
                <w:color w:val="000000"/>
              </w:rPr>
            </w:pPr>
            <w:ins w:id="3854" w:author="Kopp, Darin" w:date="2025-02-20T15:34:00Z">
              <w:r w:rsidRPr="00D876B5">
                <w:t>0.68</w:t>
              </w:r>
            </w:ins>
          </w:p>
        </w:tc>
        <w:tc>
          <w:tcPr>
            <w:tcW w:w="984" w:type="dxa"/>
          </w:tcPr>
          <w:p w14:paraId="110F2DDA" w14:textId="77777777" w:rsidR="0029207B" w:rsidRDefault="0029207B" w:rsidP="00B32FBA">
            <w:pPr>
              <w:autoSpaceDE w:val="0"/>
              <w:autoSpaceDN w:val="0"/>
              <w:adjustRightInd w:val="0"/>
              <w:spacing w:after="0" w:line="240" w:lineRule="auto"/>
              <w:jc w:val="center"/>
              <w:rPr>
                <w:ins w:id="3855" w:author="Kopp, Darin" w:date="2025-02-20T15:34:00Z"/>
                <w:rFonts w:ascii="Calibri" w:hAnsi="Calibri" w:cs="Calibri"/>
                <w:color w:val="000000"/>
              </w:rPr>
            </w:pPr>
            <w:ins w:id="3856" w:author="Kopp, Darin" w:date="2025-02-20T15:34:00Z">
              <w:r w:rsidRPr="00D876B5">
                <w:t>0.85</w:t>
              </w:r>
            </w:ins>
          </w:p>
        </w:tc>
      </w:tr>
      <w:tr w:rsidR="0029207B" w14:paraId="57F76971" w14:textId="77777777" w:rsidTr="00B32FBA">
        <w:trPr>
          <w:trHeight w:val="290"/>
          <w:jc w:val="center"/>
          <w:ins w:id="3857" w:author="Kopp, Darin" w:date="2025-02-20T15:34:00Z"/>
        </w:trPr>
        <w:tc>
          <w:tcPr>
            <w:tcW w:w="1979" w:type="dxa"/>
          </w:tcPr>
          <w:p w14:paraId="61A7FF71" w14:textId="77777777" w:rsidR="0029207B" w:rsidRDefault="0029207B" w:rsidP="00B32FBA">
            <w:pPr>
              <w:autoSpaceDE w:val="0"/>
              <w:autoSpaceDN w:val="0"/>
              <w:adjustRightInd w:val="0"/>
              <w:spacing w:after="0" w:line="240" w:lineRule="auto"/>
              <w:jc w:val="center"/>
              <w:rPr>
                <w:ins w:id="3858" w:author="Kopp, Darin" w:date="2025-02-20T15:34:00Z"/>
                <w:rFonts w:ascii="Calibri" w:hAnsi="Calibri" w:cs="Calibri"/>
                <w:color w:val="000000"/>
              </w:rPr>
            </w:pPr>
            <w:proofErr w:type="gramStart"/>
            <w:ins w:id="3859" w:author="Kopp, Darin" w:date="2025-02-20T15:34:00Z">
              <w:r>
                <w:rPr>
                  <w:rFonts w:ascii="Calibri" w:hAnsi="Calibri" w:cs="Calibri"/>
                  <w:color w:val="000000"/>
                </w:rPr>
                <w:t>ln(</w:t>
              </w:r>
              <w:proofErr w:type="gramEnd"/>
              <w:r>
                <w:rPr>
                  <w:rFonts w:ascii="Calibri" w:hAnsi="Calibri" w:cs="Calibri"/>
                  <w:color w:val="000000"/>
                </w:rPr>
                <w:t>SO4) (</w:t>
              </w:r>
              <w:r w:rsidRPr="00ED5B6F">
                <w:rPr>
                  <w:rFonts w:ascii="Calibri" w:hAnsi="Calibri" w:cs="Calibri"/>
                  <w:color w:val="000000"/>
                </w:rPr>
                <w:t>mg/L</w:t>
              </w:r>
              <w:r>
                <w:rPr>
                  <w:rFonts w:ascii="Calibri" w:hAnsi="Calibri" w:cs="Calibri"/>
                  <w:color w:val="000000"/>
                </w:rPr>
                <w:t>)</w:t>
              </w:r>
            </w:ins>
          </w:p>
        </w:tc>
        <w:tc>
          <w:tcPr>
            <w:tcW w:w="984" w:type="dxa"/>
          </w:tcPr>
          <w:p w14:paraId="04FF7350" w14:textId="77777777" w:rsidR="0029207B" w:rsidRDefault="0029207B" w:rsidP="00B32FBA">
            <w:pPr>
              <w:autoSpaceDE w:val="0"/>
              <w:autoSpaceDN w:val="0"/>
              <w:adjustRightInd w:val="0"/>
              <w:spacing w:after="0" w:line="240" w:lineRule="auto"/>
              <w:jc w:val="center"/>
              <w:rPr>
                <w:ins w:id="3860" w:author="Kopp, Darin" w:date="2025-02-20T15:34:00Z"/>
                <w:rFonts w:ascii="Calibri" w:hAnsi="Calibri" w:cs="Calibri"/>
                <w:color w:val="000000"/>
              </w:rPr>
            </w:pPr>
            <w:ins w:id="3861" w:author="Kopp, Darin" w:date="2025-02-20T15:34:00Z">
              <w:r w:rsidRPr="0026221D">
                <w:t>0.77</w:t>
              </w:r>
            </w:ins>
          </w:p>
        </w:tc>
        <w:tc>
          <w:tcPr>
            <w:tcW w:w="984" w:type="dxa"/>
          </w:tcPr>
          <w:p w14:paraId="56F76EB2" w14:textId="77777777" w:rsidR="0029207B" w:rsidRDefault="0029207B" w:rsidP="00B32FBA">
            <w:pPr>
              <w:autoSpaceDE w:val="0"/>
              <w:autoSpaceDN w:val="0"/>
              <w:adjustRightInd w:val="0"/>
              <w:spacing w:after="0" w:line="240" w:lineRule="auto"/>
              <w:jc w:val="center"/>
              <w:rPr>
                <w:ins w:id="3862" w:author="Kopp, Darin" w:date="2025-02-20T15:34:00Z"/>
                <w:rFonts w:ascii="Calibri" w:hAnsi="Calibri" w:cs="Calibri"/>
                <w:color w:val="000000"/>
              </w:rPr>
            </w:pPr>
            <w:ins w:id="3863" w:author="Kopp, Darin" w:date="2025-02-20T15:34:00Z">
              <w:r w:rsidRPr="0026221D">
                <w:t>0.96</w:t>
              </w:r>
            </w:ins>
          </w:p>
        </w:tc>
        <w:tc>
          <w:tcPr>
            <w:tcW w:w="984" w:type="dxa"/>
          </w:tcPr>
          <w:p w14:paraId="6D5E8A10" w14:textId="77777777" w:rsidR="0029207B" w:rsidRDefault="0029207B" w:rsidP="00B32FBA">
            <w:pPr>
              <w:autoSpaceDE w:val="0"/>
              <w:autoSpaceDN w:val="0"/>
              <w:adjustRightInd w:val="0"/>
              <w:spacing w:after="0" w:line="240" w:lineRule="auto"/>
              <w:jc w:val="center"/>
              <w:rPr>
                <w:ins w:id="3864" w:author="Kopp, Darin" w:date="2025-02-20T15:34:00Z"/>
                <w:rFonts w:ascii="Calibri" w:hAnsi="Calibri" w:cs="Calibri"/>
                <w:color w:val="000000"/>
              </w:rPr>
            </w:pPr>
            <w:ins w:id="3865" w:author="Kopp, Darin" w:date="2025-02-20T15:34:00Z">
              <w:r w:rsidRPr="0026221D">
                <w:t>0.78</w:t>
              </w:r>
            </w:ins>
          </w:p>
        </w:tc>
        <w:tc>
          <w:tcPr>
            <w:tcW w:w="984" w:type="dxa"/>
          </w:tcPr>
          <w:p w14:paraId="5EE37B20" w14:textId="77777777" w:rsidR="0029207B" w:rsidRDefault="0029207B" w:rsidP="00B32FBA">
            <w:pPr>
              <w:autoSpaceDE w:val="0"/>
              <w:autoSpaceDN w:val="0"/>
              <w:adjustRightInd w:val="0"/>
              <w:spacing w:after="0" w:line="240" w:lineRule="auto"/>
              <w:jc w:val="center"/>
              <w:rPr>
                <w:ins w:id="3866" w:author="Kopp, Darin" w:date="2025-02-20T15:34:00Z"/>
                <w:rFonts w:ascii="Calibri" w:hAnsi="Calibri" w:cs="Calibri"/>
                <w:color w:val="000000"/>
              </w:rPr>
            </w:pPr>
            <w:ins w:id="3867" w:author="Kopp, Darin" w:date="2025-02-20T15:34:00Z">
              <w:r w:rsidRPr="0026221D">
                <w:t>0.97</w:t>
              </w:r>
            </w:ins>
          </w:p>
        </w:tc>
      </w:tr>
      <w:tr w:rsidR="0029207B" w14:paraId="0C20231E" w14:textId="77777777" w:rsidTr="00B32FBA">
        <w:trPr>
          <w:trHeight w:val="290"/>
          <w:jc w:val="center"/>
          <w:ins w:id="3868" w:author="Kopp, Darin" w:date="2025-02-20T15:34:00Z"/>
        </w:trPr>
        <w:tc>
          <w:tcPr>
            <w:tcW w:w="1979" w:type="dxa"/>
          </w:tcPr>
          <w:p w14:paraId="499506B1" w14:textId="77777777" w:rsidR="0029207B" w:rsidRDefault="0029207B" w:rsidP="00B32FBA">
            <w:pPr>
              <w:autoSpaceDE w:val="0"/>
              <w:autoSpaceDN w:val="0"/>
              <w:adjustRightInd w:val="0"/>
              <w:spacing w:after="0" w:line="240" w:lineRule="auto"/>
              <w:jc w:val="center"/>
              <w:rPr>
                <w:ins w:id="3869" w:author="Kopp, Darin" w:date="2025-02-20T15:34:00Z"/>
                <w:rFonts w:ascii="Calibri" w:hAnsi="Calibri" w:cs="Calibri"/>
                <w:color w:val="000000"/>
              </w:rPr>
            </w:pPr>
            <w:ins w:id="3870" w:author="Kopp, Darin" w:date="2025-02-20T15:34:00Z">
              <w:r>
                <w:rPr>
                  <w:rFonts w:ascii="Calibri" w:hAnsi="Calibri" w:cs="Calibri"/>
                  <w:color w:val="000000"/>
                </w:rPr>
                <w:t>log</w:t>
              </w:r>
              <w:r w:rsidRPr="00D40119">
                <w:rPr>
                  <w:rFonts w:ascii="Calibri" w:hAnsi="Calibri" w:cs="Calibri"/>
                  <w:color w:val="000000"/>
                  <w:vertAlign w:val="subscript"/>
                </w:rPr>
                <w:t>10</w:t>
              </w:r>
              <w:r>
                <w:rPr>
                  <w:rFonts w:ascii="Calibri" w:hAnsi="Calibri" w:cs="Calibri"/>
                  <w:color w:val="000000"/>
                </w:rPr>
                <w:t>(SUBD) (mm)</w:t>
              </w:r>
            </w:ins>
          </w:p>
        </w:tc>
        <w:tc>
          <w:tcPr>
            <w:tcW w:w="984" w:type="dxa"/>
          </w:tcPr>
          <w:p w14:paraId="752E8AB1" w14:textId="77777777" w:rsidR="0029207B" w:rsidRDefault="0029207B" w:rsidP="00B32FBA">
            <w:pPr>
              <w:autoSpaceDE w:val="0"/>
              <w:autoSpaceDN w:val="0"/>
              <w:adjustRightInd w:val="0"/>
              <w:spacing w:after="0" w:line="240" w:lineRule="auto"/>
              <w:jc w:val="center"/>
              <w:rPr>
                <w:ins w:id="3871" w:author="Kopp, Darin" w:date="2025-02-20T15:34:00Z"/>
                <w:rFonts w:ascii="Calibri" w:hAnsi="Calibri" w:cs="Calibri"/>
                <w:color w:val="000000"/>
              </w:rPr>
            </w:pPr>
            <w:ins w:id="3872" w:author="Kopp, Darin" w:date="2025-02-20T15:34:00Z">
              <w:r w:rsidRPr="00ED7CFD">
                <w:t>0.46</w:t>
              </w:r>
            </w:ins>
          </w:p>
        </w:tc>
        <w:tc>
          <w:tcPr>
            <w:tcW w:w="984" w:type="dxa"/>
          </w:tcPr>
          <w:p w14:paraId="158B92B4" w14:textId="77777777" w:rsidR="0029207B" w:rsidRDefault="0029207B" w:rsidP="00B32FBA">
            <w:pPr>
              <w:autoSpaceDE w:val="0"/>
              <w:autoSpaceDN w:val="0"/>
              <w:adjustRightInd w:val="0"/>
              <w:spacing w:after="0" w:line="240" w:lineRule="auto"/>
              <w:jc w:val="center"/>
              <w:rPr>
                <w:ins w:id="3873" w:author="Kopp, Darin" w:date="2025-02-20T15:34:00Z"/>
                <w:rFonts w:ascii="Calibri" w:hAnsi="Calibri" w:cs="Calibri"/>
                <w:color w:val="000000"/>
              </w:rPr>
            </w:pPr>
            <w:ins w:id="3874" w:author="Kopp, Darin" w:date="2025-02-20T15:34:00Z">
              <w:r w:rsidRPr="00ED7CFD">
                <w:t>0.98</w:t>
              </w:r>
            </w:ins>
          </w:p>
        </w:tc>
        <w:tc>
          <w:tcPr>
            <w:tcW w:w="984" w:type="dxa"/>
          </w:tcPr>
          <w:p w14:paraId="2687B42C" w14:textId="77777777" w:rsidR="0029207B" w:rsidRDefault="0029207B" w:rsidP="00B32FBA">
            <w:pPr>
              <w:autoSpaceDE w:val="0"/>
              <w:autoSpaceDN w:val="0"/>
              <w:adjustRightInd w:val="0"/>
              <w:spacing w:after="0" w:line="240" w:lineRule="auto"/>
              <w:jc w:val="center"/>
              <w:rPr>
                <w:ins w:id="3875" w:author="Kopp, Darin" w:date="2025-02-20T15:34:00Z"/>
                <w:rFonts w:ascii="Calibri" w:hAnsi="Calibri" w:cs="Calibri"/>
                <w:color w:val="000000"/>
              </w:rPr>
            </w:pPr>
            <w:ins w:id="3876" w:author="Kopp, Darin" w:date="2025-02-20T15:34:00Z">
              <w:r w:rsidRPr="00ED7CFD">
                <w:t>0.51</w:t>
              </w:r>
            </w:ins>
          </w:p>
        </w:tc>
        <w:tc>
          <w:tcPr>
            <w:tcW w:w="984" w:type="dxa"/>
          </w:tcPr>
          <w:p w14:paraId="3F17B8FA" w14:textId="77777777" w:rsidR="0029207B" w:rsidRDefault="0029207B" w:rsidP="00B32FBA">
            <w:pPr>
              <w:autoSpaceDE w:val="0"/>
              <w:autoSpaceDN w:val="0"/>
              <w:adjustRightInd w:val="0"/>
              <w:spacing w:after="0" w:line="240" w:lineRule="auto"/>
              <w:jc w:val="center"/>
              <w:rPr>
                <w:ins w:id="3877" w:author="Kopp, Darin" w:date="2025-02-20T15:34:00Z"/>
                <w:rFonts w:ascii="Calibri" w:hAnsi="Calibri" w:cs="Calibri"/>
                <w:color w:val="000000"/>
              </w:rPr>
            </w:pPr>
            <w:ins w:id="3878" w:author="Kopp, Darin" w:date="2025-02-20T15:34:00Z">
              <w:r w:rsidRPr="00ED7CFD">
                <w:t>1</w:t>
              </w:r>
              <w:r>
                <w:t>.00</w:t>
              </w:r>
            </w:ins>
          </w:p>
        </w:tc>
      </w:tr>
    </w:tbl>
    <w:p w14:paraId="0C48459B" w14:textId="77777777" w:rsidR="0029207B" w:rsidRDefault="0029207B" w:rsidP="00895449">
      <w:pPr>
        <w:rPr>
          <w:ins w:id="3879" w:author="Kopp, Darin" w:date="2025-02-20T15:34:00Z"/>
          <w:rFonts w:ascii="Times New Roman" w:hAnsi="Times New Roman" w:cs="Times New Roman"/>
          <w:sz w:val="24"/>
          <w:szCs w:val="24"/>
        </w:rPr>
      </w:pPr>
    </w:p>
    <w:p w14:paraId="08FD717E" w14:textId="77777777" w:rsidR="0029207B" w:rsidRDefault="0029207B" w:rsidP="00F07BCC">
      <w:pPr>
        <w:spacing w:line="240" w:lineRule="auto"/>
        <w:rPr>
          <w:ins w:id="3880" w:author="Kopp, Darin" w:date="2025-02-20T15:34:00Z"/>
          <w:rFonts w:ascii="Times New Roman" w:hAnsi="Times New Roman" w:cs="Times New Roman"/>
          <w:sz w:val="24"/>
          <w:szCs w:val="24"/>
        </w:rPr>
      </w:pPr>
    </w:p>
    <w:p w14:paraId="1DB25B98" w14:textId="77777777" w:rsidR="0029207B" w:rsidRDefault="0029207B" w:rsidP="00F07BCC">
      <w:pPr>
        <w:spacing w:line="240" w:lineRule="auto"/>
        <w:rPr>
          <w:ins w:id="3881" w:author="Kopp, Darin" w:date="2025-02-20T15:34:00Z"/>
          <w:rFonts w:ascii="Times New Roman" w:hAnsi="Times New Roman" w:cs="Times New Roman"/>
          <w:sz w:val="24"/>
          <w:szCs w:val="24"/>
        </w:rPr>
      </w:pPr>
    </w:p>
    <w:p w14:paraId="6A3C8F89" w14:textId="77777777" w:rsidR="0029207B" w:rsidRDefault="0029207B" w:rsidP="00F07BCC">
      <w:pPr>
        <w:spacing w:line="240" w:lineRule="auto"/>
        <w:rPr>
          <w:ins w:id="3882" w:author="Kopp, Darin" w:date="2025-02-20T15:34:00Z"/>
          <w:rFonts w:ascii="Times New Roman" w:hAnsi="Times New Roman" w:cs="Times New Roman"/>
          <w:sz w:val="24"/>
          <w:szCs w:val="24"/>
        </w:rPr>
      </w:pPr>
    </w:p>
    <w:p w14:paraId="0418E359" w14:textId="77777777" w:rsidR="0029207B" w:rsidRDefault="0029207B" w:rsidP="00F07BCC">
      <w:pPr>
        <w:spacing w:line="240" w:lineRule="auto"/>
        <w:rPr>
          <w:ins w:id="3883" w:author="Kopp, Darin" w:date="2025-02-20T15:34:00Z"/>
          <w:rFonts w:ascii="Times New Roman" w:hAnsi="Times New Roman" w:cs="Times New Roman"/>
          <w:sz w:val="24"/>
          <w:szCs w:val="24"/>
        </w:rPr>
      </w:pPr>
    </w:p>
    <w:p w14:paraId="4C021E02" w14:textId="77777777" w:rsidR="0029207B" w:rsidRDefault="0029207B" w:rsidP="00F07BCC">
      <w:pPr>
        <w:spacing w:line="240" w:lineRule="auto"/>
        <w:rPr>
          <w:ins w:id="3884" w:author="Kopp, Darin" w:date="2025-02-20T15:34:00Z"/>
          <w:rFonts w:ascii="Times New Roman" w:hAnsi="Times New Roman" w:cs="Times New Roman"/>
          <w:sz w:val="24"/>
          <w:szCs w:val="24"/>
        </w:rPr>
      </w:pPr>
    </w:p>
    <w:p w14:paraId="6EF6DED5" w14:textId="77777777" w:rsidR="0029207B" w:rsidRDefault="0029207B" w:rsidP="00F07BCC">
      <w:pPr>
        <w:spacing w:line="240" w:lineRule="auto"/>
        <w:rPr>
          <w:ins w:id="3885" w:author="Kopp, Darin" w:date="2025-02-20T15:34:00Z"/>
          <w:rFonts w:ascii="Times New Roman" w:hAnsi="Times New Roman" w:cs="Times New Roman"/>
          <w:sz w:val="24"/>
          <w:szCs w:val="24"/>
        </w:rPr>
      </w:pPr>
    </w:p>
    <w:p w14:paraId="74906210" w14:textId="77777777" w:rsidR="0029207B" w:rsidRDefault="0029207B" w:rsidP="00F07BCC">
      <w:pPr>
        <w:spacing w:line="240" w:lineRule="auto"/>
        <w:rPr>
          <w:ins w:id="3886" w:author="Kopp, Darin" w:date="2025-02-20T15:34:00Z"/>
          <w:rFonts w:ascii="Times New Roman" w:hAnsi="Times New Roman" w:cs="Times New Roman"/>
          <w:sz w:val="24"/>
          <w:szCs w:val="24"/>
        </w:rPr>
      </w:pPr>
    </w:p>
    <w:p w14:paraId="200DAA62" w14:textId="77777777" w:rsidR="0029207B" w:rsidRDefault="0029207B" w:rsidP="00F07BCC">
      <w:pPr>
        <w:spacing w:line="240" w:lineRule="auto"/>
        <w:rPr>
          <w:ins w:id="3887" w:author="Kopp, Darin" w:date="2025-02-20T15:34:00Z"/>
          <w:rFonts w:ascii="Times New Roman" w:hAnsi="Times New Roman" w:cs="Times New Roman"/>
          <w:sz w:val="24"/>
          <w:szCs w:val="24"/>
        </w:rPr>
      </w:pPr>
    </w:p>
    <w:p w14:paraId="33F7767D" w14:textId="77777777" w:rsidR="0029207B" w:rsidRDefault="0029207B" w:rsidP="00F07BCC">
      <w:pPr>
        <w:spacing w:line="240" w:lineRule="auto"/>
        <w:rPr>
          <w:ins w:id="3888" w:author="Kopp, Darin" w:date="2025-02-20T15:34:00Z"/>
          <w:rFonts w:ascii="Times New Roman" w:hAnsi="Times New Roman" w:cs="Times New Roman"/>
          <w:sz w:val="24"/>
          <w:szCs w:val="24"/>
        </w:rPr>
      </w:pPr>
    </w:p>
    <w:p w14:paraId="3BDF2C9A" w14:textId="77777777" w:rsidR="0029207B" w:rsidRDefault="0029207B" w:rsidP="00F07BCC">
      <w:pPr>
        <w:spacing w:line="240" w:lineRule="auto"/>
        <w:rPr>
          <w:ins w:id="3889" w:author="Kopp, Darin" w:date="2025-02-20T15:34:00Z"/>
          <w:rFonts w:ascii="Times New Roman" w:hAnsi="Times New Roman" w:cs="Times New Roman"/>
          <w:sz w:val="24"/>
          <w:szCs w:val="24"/>
        </w:rPr>
      </w:pPr>
    </w:p>
    <w:p w14:paraId="6EDCB929" w14:textId="77777777" w:rsidR="0029207B" w:rsidRDefault="0029207B" w:rsidP="00F07BCC">
      <w:pPr>
        <w:spacing w:line="240" w:lineRule="auto"/>
        <w:rPr>
          <w:ins w:id="3890" w:author="Kopp, Darin" w:date="2025-02-20T15:34:00Z"/>
          <w:rFonts w:ascii="Times New Roman" w:hAnsi="Times New Roman" w:cs="Times New Roman"/>
          <w:sz w:val="24"/>
          <w:szCs w:val="24"/>
        </w:rPr>
      </w:pPr>
    </w:p>
    <w:p w14:paraId="6B431D45" w14:textId="77777777" w:rsidR="0029207B" w:rsidRDefault="0029207B" w:rsidP="00F07BCC">
      <w:pPr>
        <w:spacing w:line="240" w:lineRule="auto"/>
        <w:rPr>
          <w:ins w:id="3891" w:author="Kopp, Darin" w:date="2025-02-20T15:34:00Z"/>
          <w:rFonts w:ascii="Times New Roman" w:hAnsi="Times New Roman" w:cs="Times New Roman"/>
          <w:sz w:val="24"/>
          <w:szCs w:val="24"/>
        </w:rPr>
      </w:pPr>
    </w:p>
    <w:p w14:paraId="01B970B4" w14:textId="77777777" w:rsidR="0029207B" w:rsidRDefault="0029207B" w:rsidP="00F07BCC">
      <w:pPr>
        <w:spacing w:line="240" w:lineRule="auto"/>
        <w:rPr>
          <w:ins w:id="3892" w:author="Kopp, Darin" w:date="2025-02-20T15:34:00Z"/>
          <w:rFonts w:ascii="Times New Roman" w:hAnsi="Times New Roman" w:cs="Times New Roman"/>
          <w:sz w:val="24"/>
          <w:szCs w:val="24"/>
        </w:rPr>
      </w:pPr>
    </w:p>
    <w:p w14:paraId="2D04DBC3" w14:textId="4E7BE2D2" w:rsidR="00F07BCC" w:rsidRDefault="00F07BCC" w:rsidP="00F07BCC">
      <w:pPr>
        <w:spacing w:line="240" w:lineRule="auto"/>
        <w:rPr>
          <w:ins w:id="3893" w:author="Kopp, Darin" w:date="2025-02-20T15:34:00Z"/>
          <w:rFonts w:ascii="Times New Roman" w:hAnsi="Times New Roman" w:cs="Times New Roman"/>
          <w:sz w:val="24"/>
          <w:szCs w:val="24"/>
        </w:rPr>
      </w:pPr>
      <w:ins w:id="3894" w:author="Kopp, Darin" w:date="2025-02-20T15:34:00Z">
        <w:r>
          <w:rPr>
            <w:rFonts w:ascii="Times New Roman" w:hAnsi="Times New Roman" w:cs="Times New Roman"/>
            <w:sz w:val="24"/>
            <w:szCs w:val="24"/>
          </w:rPr>
          <w:t>Table 3. Regression coefficients between predicted and observed richness and compositional similarity. Occurrence probabilities thresholds (</w:t>
        </w:r>
        <w:proofErr w:type="spellStart"/>
        <w:r>
          <w:rPr>
            <w:rFonts w:ascii="Times New Roman" w:hAnsi="Times New Roman" w:cs="Times New Roman"/>
            <w:sz w:val="24"/>
            <w:szCs w:val="24"/>
          </w:rPr>
          <w:t>Pr</w:t>
        </w:r>
        <w:proofErr w:type="spellEnd"/>
        <w:r>
          <w:rPr>
            <w:rFonts w:ascii="Times New Roman" w:hAnsi="Times New Roman" w:cs="Times New Roman"/>
            <w:sz w:val="24"/>
            <w:szCs w:val="24"/>
          </w:rPr>
          <w:t>) were used to exclude genera with low predicted occurrence probabilities. We considered R</w:t>
        </w:r>
        <w:r w:rsidRPr="00EC0A2D">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EB4CAE">
          <w:rPr>
            <w:rFonts w:ascii="Times New Roman" w:hAnsi="Times New Roman" w:cs="Times New Roman"/>
            <w:sz w:val="24"/>
            <w:szCs w:val="24"/>
          </w:rPr>
          <w:t>≥</w:t>
        </w:r>
        <w:r>
          <w:rPr>
            <w:rFonts w:ascii="Times New Roman" w:hAnsi="Times New Roman" w:cs="Times New Roman"/>
            <w:sz w:val="24"/>
            <w:szCs w:val="24"/>
          </w:rPr>
          <w:t xml:space="preserve"> </w:t>
        </w:r>
        <w:r w:rsidRPr="00EB4CAE">
          <w:rPr>
            <w:rFonts w:ascii="Times New Roman" w:hAnsi="Times New Roman" w:cs="Times New Roman"/>
            <w:sz w:val="24"/>
            <w:szCs w:val="24"/>
          </w:rPr>
          <w:t>0.2,</w:t>
        </w:r>
        <w:r>
          <w:rPr>
            <w:rFonts w:ascii="Times New Roman" w:hAnsi="Times New Roman" w:cs="Times New Roman"/>
            <w:sz w:val="24"/>
            <w:szCs w:val="24"/>
          </w:rPr>
          <w:t xml:space="preserve"> </w:t>
        </w:r>
        <w:r w:rsidRPr="00EB4CAE">
          <w:rPr>
            <w:rFonts w:ascii="Times New Roman" w:hAnsi="Times New Roman" w:cs="Times New Roman"/>
            <w:sz w:val="24"/>
            <w:szCs w:val="24"/>
          </w:rPr>
          <w:t>−1.5</w:t>
        </w:r>
        <w:r>
          <w:rPr>
            <w:rFonts w:ascii="Times New Roman" w:hAnsi="Times New Roman" w:cs="Times New Roman"/>
            <w:sz w:val="24"/>
            <w:szCs w:val="24"/>
          </w:rPr>
          <w:t xml:space="preserve"> </w:t>
        </w:r>
        <w:r w:rsidRPr="00EB4CAE">
          <w:rPr>
            <w:rFonts w:ascii="Times New Roman" w:hAnsi="Times New Roman" w:cs="Times New Roman"/>
            <w:sz w:val="24"/>
            <w:szCs w:val="24"/>
          </w:rPr>
          <w:t>≤</w:t>
        </w:r>
        <w:r>
          <w:rPr>
            <w:rFonts w:ascii="Times New Roman" w:hAnsi="Times New Roman" w:cs="Times New Roman"/>
            <w:sz w:val="24"/>
            <w:szCs w:val="24"/>
          </w:rPr>
          <w:t xml:space="preserve"> </w:t>
        </w:r>
        <w:r w:rsidRPr="00EB4CAE">
          <w:rPr>
            <w:rFonts w:ascii="Times New Roman" w:hAnsi="Times New Roman" w:cs="Times New Roman"/>
            <w:sz w:val="24"/>
            <w:szCs w:val="24"/>
          </w:rPr>
          <w:t>intercept</w:t>
        </w:r>
        <w:r>
          <w:rPr>
            <w:rFonts w:ascii="Times New Roman" w:hAnsi="Times New Roman" w:cs="Times New Roman"/>
            <w:sz w:val="24"/>
            <w:szCs w:val="24"/>
          </w:rPr>
          <w:t xml:space="preserve"> </w:t>
        </w:r>
        <w:r w:rsidRPr="00EB4CAE">
          <w:rPr>
            <w:rFonts w:ascii="Times New Roman" w:hAnsi="Times New Roman" w:cs="Times New Roman"/>
            <w:sz w:val="24"/>
            <w:szCs w:val="24"/>
          </w:rPr>
          <w:t>≤</w:t>
        </w:r>
        <w:r>
          <w:rPr>
            <w:rFonts w:ascii="Times New Roman" w:hAnsi="Times New Roman" w:cs="Times New Roman"/>
            <w:sz w:val="24"/>
            <w:szCs w:val="24"/>
          </w:rPr>
          <w:t xml:space="preserve"> </w:t>
        </w:r>
        <w:r w:rsidRPr="00EB4CAE">
          <w:rPr>
            <w:rFonts w:ascii="Times New Roman" w:hAnsi="Times New Roman" w:cs="Times New Roman"/>
            <w:sz w:val="24"/>
            <w:szCs w:val="24"/>
          </w:rPr>
          <w:t>1.5</w:t>
        </w:r>
        <w:r>
          <w:rPr>
            <w:rFonts w:ascii="Times New Roman" w:hAnsi="Times New Roman" w:cs="Times New Roman"/>
            <w:sz w:val="24"/>
            <w:szCs w:val="24"/>
          </w:rPr>
          <w:t>, and</w:t>
        </w:r>
        <w:r w:rsidRPr="00EB4CAE">
          <w:rPr>
            <w:rFonts w:ascii="Times New Roman" w:hAnsi="Times New Roman" w:cs="Times New Roman"/>
            <w:sz w:val="24"/>
            <w:szCs w:val="24"/>
          </w:rPr>
          <w:t xml:space="preserve"> 0.85</w:t>
        </w:r>
        <w:r>
          <w:rPr>
            <w:rFonts w:ascii="Times New Roman" w:hAnsi="Times New Roman" w:cs="Times New Roman"/>
            <w:sz w:val="24"/>
            <w:szCs w:val="24"/>
          </w:rPr>
          <w:t xml:space="preserve"> </w:t>
        </w:r>
        <w:r w:rsidRPr="00EB4CAE">
          <w:rPr>
            <w:rFonts w:ascii="Times New Roman" w:hAnsi="Times New Roman" w:cs="Times New Roman"/>
            <w:sz w:val="24"/>
            <w:szCs w:val="24"/>
          </w:rPr>
          <w:t>≤</w:t>
        </w:r>
        <w:r>
          <w:rPr>
            <w:rFonts w:ascii="Times New Roman" w:hAnsi="Times New Roman" w:cs="Times New Roman"/>
            <w:sz w:val="24"/>
            <w:szCs w:val="24"/>
          </w:rPr>
          <w:t xml:space="preserve"> </w:t>
        </w:r>
        <w:r w:rsidRPr="00EB4CAE">
          <w:rPr>
            <w:rFonts w:ascii="Times New Roman" w:hAnsi="Times New Roman" w:cs="Times New Roman"/>
            <w:sz w:val="24"/>
            <w:szCs w:val="24"/>
          </w:rPr>
          <w:t>slope</w:t>
        </w:r>
        <w:r>
          <w:rPr>
            <w:rFonts w:ascii="Times New Roman" w:hAnsi="Times New Roman" w:cs="Times New Roman"/>
            <w:sz w:val="24"/>
            <w:szCs w:val="24"/>
          </w:rPr>
          <w:t xml:space="preserve"> </w:t>
        </w:r>
        <w:r w:rsidRPr="00EB4CAE">
          <w:rPr>
            <w:rFonts w:ascii="Times New Roman" w:hAnsi="Times New Roman" w:cs="Times New Roman"/>
            <w:sz w:val="24"/>
            <w:szCs w:val="24"/>
          </w:rPr>
          <w:t>≤</w:t>
        </w:r>
        <w:r>
          <w:rPr>
            <w:rFonts w:ascii="Times New Roman" w:hAnsi="Times New Roman" w:cs="Times New Roman"/>
            <w:sz w:val="24"/>
            <w:szCs w:val="24"/>
          </w:rPr>
          <w:t xml:space="preserve"> </w:t>
        </w:r>
        <w:r w:rsidRPr="00EB4CAE">
          <w:rPr>
            <w:rFonts w:ascii="Times New Roman" w:hAnsi="Times New Roman" w:cs="Times New Roman"/>
            <w:sz w:val="24"/>
            <w:szCs w:val="24"/>
          </w:rPr>
          <w:t>1.15</w:t>
        </w:r>
        <w:r>
          <w:rPr>
            <w:rFonts w:ascii="Times New Roman" w:hAnsi="Times New Roman" w:cs="Times New Roman"/>
            <w:sz w:val="24"/>
            <w:szCs w:val="24"/>
          </w:rPr>
          <w:t xml:space="preserve"> are indicative of adequate model performance. Values in parentheses are the 5</w:t>
        </w:r>
        <w:r w:rsidRPr="00BB799A">
          <w:rPr>
            <w:rFonts w:ascii="Times New Roman" w:hAnsi="Times New Roman" w:cs="Times New Roman"/>
            <w:sz w:val="24"/>
            <w:szCs w:val="24"/>
            <w:vertAlign w:val="superscript"/>
          </w:rPr>
          <w:t>th</w:t>
        </w:r>
        <w:r>
          <w:rPr>
            <w:rFonts w:ascii="Times New Roman" w:hAnsi="Times New Roman" w:cs="Times New Roman"/>
            <w:sz w:val="24"/>
            <w:szCs w:val="24"/>
          </w:rPr>
          <w:t xml:space="preserve"> and 95</w:t>
        </w:r>
        <w:r w:rsidRPr="00BB799A">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of estimates from the 3000 posterior samples. Compositional similarity was measured using a probabilistic adaptation of Jaccard index measured for each site. Parentheses are the 5</w:t>
        </w:r>
        <w:r w:rsidRPr="00BB799A">
          <w:rPr>
            <w:rFonts w:ascii="Times New Roman" w:hAnsi="Times New Roman" w:cs="Times New Roman"/>
            <w:sz w:val="24"/>
            <w:szCs w:val="24"/>
            <w:vertAlign w:val="superscript"/>
          </w:rPr>
          <w:t>th</w:t>
        </w:r>
        <w:r>
          <w:rPr>
            <w:rFonts w:ascii="Times New Roman" w:hAnsi="Times New Roman" w:cs="Times New Roman"/>
            <w:sz w:val="24"/>
            <w:szCs w:val="24"/>
          </w:rPr>
          <w:t xml:space="preserve"> and 95</w:t>
        </w:r>
        <w:r w:rsidRPr="00BB799A">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of values for all sites. </w:t>
        </w:r>
      </w:ins>
    </w:p>
    <w:tbl>
      <w:tblPr>
        <w:tblW w:w="10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810"/>
        <w:gridCol w:w="1530"/>
        <w:gridCol w:w="1530"/>
        <w:gridCol w:w="1620"/>
        <w:gridCol w:w="1534"/>
        <w:gridCol w:w="1534"/>
        <w:gridCol w:w="1611"/>
      </w:tblGrid>
      <w:tr w:rsidR="00F07BCC" w:rsidRPr="002215B3" w14:paraId="1DBE6432" w14:textId="77777777" w:rsidTr="00B32FBA">
        <w:trPr>
          <w:trHeight w:val="300"/>
          <w:jc w:val="center"/>
          <w:ins w:id="3895" w:author="Kopp, Darin" w:date="2025-02-20T15:34:00Z"/>
        </w:trPr>
        <w:tc>
          <w:tcPr>
            <w:tcW w:w="715" w:type="dxa"/>
            <w:shd w:val="clear" w:color="auto" w:fill="auto"/>
            <w:noWrap/>
            <w:vAlign w:val="center"/>
          </w:tcPr>
          <w:p w14:paraId="2E6FA401" w14:textId="77777777" w:rsidR="00F07BCC" w:rsidRPr="002215B3" w:rsidRDefault="00F07BCC" w:rsidP="00B32FBA">
            <w:pPr>
              <w:spacing w:after="0" w:line="240" w:lineRule="auto"/>
              <w:jc w:val="center"/>
              <w:rPr>
                <w:ins w:id="3896" w:author="Kopp, Darin" w:date="2025-02-20T15:34:00Z"/>
                <w:rFonts w:ascii="Calibri" w:eastAsia="Times New Roman" w:hAnsi="Calibri" w:cs="Calibri"/>
                <w:color w:val="000000"/>
                <w:sz w:val="20"/>
                <w:szCs w:val="20"/>
              </w:rPr>
            </w:pPr>
          </w:p>
        </w:tc>
        <w:tc>
          <w:tcPr>
            <w:tcW w:w="810" w:type="dxa"/>
            <w:shd w:val="clear" w:color="auto" w:fill="auto"/>
            <w:noWrap/>
            <w:vAlign w:val="center"/>
          </w:tcPr>
          <w:p w14:paraId="0BF37DE1" w14:textId="77777777" w:rsidR="00F07BCC" w:rsidRPr="002215B3" w:rsidRDefault="00F07BCC" w:rsidP="00B32FBA">
            <w:pPr>
              <w:spacing w:after="0" w:line="240" w:lineRule="auto"/>
              <w:jc w:val="center"/>
              <w:rPr>
                <w:ins w:id="3897" w:author="Kopp, Darin" w:date="2025-02-20T15:34:00Z"/>
                <w:rFonts w:ascii="Calibri" w:eastAsia="Times New Roman" w:hAnsi="Calibri" w:cs="Calibri"/>
                <w:color w:val="000000"/>
                <w:sz w:val="20"/>
                <w:szCs w:val="20"/>
              </w:rPr>
            </w:pPr>
          </w:p>
        </w:tc>
        <w:tc>
          <w:tcPr>
            <w:tcW w:w="6214" w:type="dxa"/>
            <w:gridSpan w:val="4"/>
            <w:shd w:val="clear" w:color="auto" w:fill="auto"/>
            <w:noWrap/>
            <w:vAlign w:val="center"/>
          </w:tcPr>
          <w:p w14:paraId="1730C71B" w14:textId="77777777" w:rsidR="00F07BCC" w:rsidRDefault="00F07BCC" w:rsidP="00B32FBA">
            <w:pPr>
              <w:spacing w:after="0" w:line="240" w:lineRule="auto"/>
              <w:jc w:val="center"/>
              <w:rPr>
                <w:ins w:id="3898" w:author="Kopp, Darin" w:date="2025-02-20T15:34:00Z"/>
                <w:rFonts w:ascii="Calibri" w:eastAsia="Times New Roman" w:hAnsi="Calibri" w:cs="Calibri"/>
                <w:color w:val="000000"/>
                <w:sz w:val="20"/>
                <w:szCs w:val="20"/>
              </w:rPr>
            </w:pPr>
            <w:ins w:id="3899" w:author="Kopp, Darin" w:date="2025-02-20T15:34:00Z">
              <w:r>
                <w:rPr>
                  <w:rFonts w:ascii="Calibri" w:eastAsia="Times New Roman" w:hAnsi="Calibri" w:cs="Calibri"/>
                  <w:color w:val="000000"/>
                  <w:sz w:val="20"/>
                  <w:szCs w:val="20"/>
                </w:rPr>
                <w:t>Genus Richness</w:t>
              </w:r>
            </w:ins>
          </w:p>
        </w:tc>
        <w:tc>
          <w:tcPr>
            <w:tcW w:w="3145" w:type="dxa"/>
            <w:gridSpan w:val="2"/>
          </w:tcPr>
          <w:p w14:paraId="45530A49" w14:textId="77777777" w:rsidR="00F07BCC" w:rsidRPr="002215B3" w:rsidRDefault="00F07BCC" w:rsidP="00B32FBA">
            <w:pPr>
              <w:spacing w:after="0" w:line="240" w:lineRule="auto"/>
              <w:jc w:val="center"/>
              <w:rPr>
                <w:ins w:id="3900" w:author="Kopp, Darin" w:date="2025-02-20T15:34:00Z"/>
                <w:rFonts w:ascii="Calibri" w:eastAsia="Times New Roman" w:hAnsi="Calibri" w:cs="Calibri"/>
                <w:color w:val="000000"/>
                <w:sz w:val="20"/>
                <w:szCs w:val="20"/>
              </w:rPr>
            </w:pPr>
            <w:ins w:id="3901" w:author="Kopp, Darin" w:date="2025-02-20T15:34:00Z">
              <w:r>
                <w:rPr>
                  <w:rFonts w:ascii="Calibri" w:eastAsia="Times New Roman" w:hAnsi="Calibri" w:cs="Calibri"/>
                  <w:color w:val="000000"/>
                  <w:sz w:val="20"/>
                  <w:szCs w:val="20"/>
                </w:rPr>
                <w:t>Composition</w:t>
              </w:r>
            </w:ins>
          </w:p>
        </w:tc>
      </w:tr>
      <w:tr w:rsidR="00F07BCC" w:rsidRPr="002215B3" w14:paraId="1F7D5A73" w14:textId="77777777" w:rsidTr="00B32FBA">
        <w:trPr>
          <w:trHeight w:val="300"/>
          <w:jc w:val="center"/>
          <w:ins w:id="3902" w:author="Kopp, Darin" w:date="2025-02-20T15:34:00Z"/>
        </w:trPr>
        <w:tc>
          <w:tcPr>
            <w:tcW w:w="715" w:type="dxa"/>
            <w:shd w:val="clear" w:color="auto" w:fill="auto"/>
            <w:noWrap/>
            <w:vAlign w:val="center"/>
            <w:hideMark/>
          </w:tcPr>
          <w:p w14:paraId="2C168531" w14:textId="77777777" w:rsidR="00F07BCC" w:rsidRPr="0098764B" w:rsidRDefault="00F07BCC" w:rsidP="00B32FBA">
            <w:pPr>
              <w:spacing w:after="0" w:line="240" w:lineRule="auto"/>
              <w:jc w:val="center"/>
              <w:rPr>
                <w:ins w:id="3903" w:author="Kopp, Darin" w:date="2025-02-20T15:34:00Z"/>
                <w:rFonts w:eastAsia="Times New Roman" w:cstheme="minorHAnsi"/>
                <w:color w:val="000000"/>
                <w:sz w:val="20"/>
                <w:szCs w:val="20"/>
              </w:rPr>
            </w:pPr>
          </w:p>
        </w:tc>
        <w:tc>
          <w:tcPr>
            <w:tcW w:w="810" w:type="dxa"/>
            <w:shd w:val="clear" w:color="auto" w:fill="auto"/>
            <w:noWrap/>
            <w:vAlign w:val="center"/>
            <w:hideMark/>
          </w:tcPr>
          <w:p w14:paraId="77007706" w14:textId="77777777" w:rsidR="00F07BCC" w:rsidRPr="0098764B" w:rsidRDefault="00F07BCC" w:rsidP="00B32FBA">
            <w:pPr>
              <w:spacing w:after="0" w:line="240" w:lineRule="auto"/>
              <w:jc w:val="center"/>
              <w:rPr>
                <w:ins w:id="3904" w:author="Kopp, Darin" w:date="2025-02-20T15:34:00Z"/>
                <w:rFonts w:eastAsia="Times New Roman" w:cstheme="minorHAnsi"/>
                <w:color w:val="000000"/>
                <w:sz w:val="20"/>
                <w:szCs w:val="20"/>
              </w:rPr>
            </w:pPr>
            <w:proofErr w:type="spellStart"/>
            <w:ins w:id="3905" w:author="Kopp, Darin" w:date="2025-02-20T15:34:00Z">
              <w:r w:rsidRPr="0098764B">
                <w:rPr>
                  <w:rFonts w:eastAsia="Times New Roman" w:cstheme="minorHAnsi"/>
                  <w:color w:val="000000"/>
                  <w:sz w:val="20"/>
                  <w:szCs w:val="20"/>
                </w:rPr>
                <w:t>Pr</w:t>
              </w:r>
              <w:proofErr w:type="spellEnd"/>
            </w:ins>
          </w:p>
        </w:tc>
        <w:tc>
          <w:tcPr>
            <w:tcW w:w="1530" w:type="dxa"/>
            <w:shd w:val="clear" w:color="auto" w:fill="auto"/>
            <w:noWrap/>
            <w:vAlign w:val="center"/>
            <w:hideMark/>
          </w:tcPr>
          <w:p w14:paraId="67E3134B" w14:textId="77777777" w:rsidR="00F07BCC" w:rsidRPr="0098764B" w:rsidRDefault="00F07BCC" w:rsidP="00B32FBA">
            <w:pPr>
              <w:spacing w:after="0" w:line="240" w:lineRule="auto"/>
              <w:jc w:val="center"/>
              <w:rPr>
                <w:ins w:id="3906" w:author="Kopp, Darin" w:date="2025-02-20T15:34:00Z"/>
                <w:rFonts w:eastAsia="Times New Roman" w:cstheme="minorHAnsi"/>
                <w:color w:val="000000"/>
                <w:sz w:val="20"/>
                <w:szCs w:val="20"/>
              </w:rPr>
            </w:pPr>
            <w:ins w:id="3907" w:author="Kopp, Darin" w:date="2025-02-20T15:34:00Z">
              <w:r w:rsidRPr="0098764B">
                <w:rPr>
                  <w:rFonts w:eastAsia="Times New Roman" w:cstheme="minorHAnsi"/>
                  <w:color w:val="000000"/>
                  <w:sz w:val="20"/>
                  <w:szCs w:val="20"/>
                </w:rPr>
                <w:t>Intercept</w:t>
              </w:r>
            </w:ins>
          </w:p>
        </w:tc>
        <w:tc>
          <w:tcPr>
            <w:tcW w:w="1530" w:type="dxa"/>
            <w:shd w:val="clear" w:color="auto" w:fill="auto"/>
            <w:noWrap/>
            <w:vAlign w:val="center"/>
            <w:hideMark/>
          </w:tcPr>
          <w:p w14:paraId="0D6816AA" w14:textId="77777777" w:rsidR="00F07BCC" w:rsidRPr="0098764B" w:rsidRDefault="00F07BCC" w:rsidP="00B32FBA">
            <w:pPr>
              <w:spacing w:after="0" w:line="240" w:lineRule="auto"/>
              <w:jc w:val="center"/>
              <w:rPr>
                <w:ins w:id="3908" w:author="Kopp, Darin" w:date="2025-02-20T15:34:00Z"/>
                <w:rFonts w:eastAsia="Times New Roman" w:cstheme="minorHAnsi"/>
                <w:color w:val="000000"/>
                <w:sz w:val="20"/>
                <w:szCs w:val="20"/>
              </w:rPr>
            </w:pPr>
            <w:ins w:id="3909" w:author="Kopp, Darin" w:date="2025-02-20T15:34:00Z">
              <w:r w:rsidRPr="0098764B">
                <w:rPr>
                  <w:rFonts w:eastAsia="Times New Roman" w:cstheme="minorHAnsi"/>
                  <w:color w:val="000000"/>
                  <w:sz w:val="20"/>
                  <w:szCs w:val="20"/>
                </w:rPr>
                <w:t>Slope</w:t>
              </w:r>
            </w:ins>
          </w:p>
        </w:tc>
        <w:tc>
          <w:tcPr>
            <w:tcW w:w="1620" w:type="dxa"/>
            <w:shd w:val="clear" w:color="auto" w:fill="auto"/>
            <w:noWrap/>
            <w:vAlign w:val="center"/>
            <w:hideMark/>
          </w:tcPr>
          <w:p w14:paraId="6D3A393E" w14:textId="77777777" w:rsidR="00F07BCC" w:rsidRPr="0098764B" w:rsidRDefault="00F07BCC" w:rsidP="00B32FBA">
            <w:pPr>
              <w:spacing w:after="0" w:line="240" w:lineRule="auto"/>
              <w:jc w:val="center"/>
              <w:rPr>
                <w:ins w:id="3910" w:author="Kopp, Darin" w:date="2025-02-20T15:34:00Z"/>
                <w:rFonts w:eastAsia="Times New Roman" w:cstheme="minorHAnsi"/>
                <w:color w:val="000000"/>
                <w:sz w:val="20"/>
                <w:szCs w:val="20"/>
              </w:rPr>
            </w:pPr>
            <w:ins w:id="3911" w:author="Kopp, Darin" w:date="2025-02-20T15:34:00Z">
              <w:r w:rsidRPr="0098764B">
                <w:rPr>
                  <w:rFonts w:eastAsia="Times New Roman" w:cstheme="minorHAnsi"/>
                  <w:color w:val="000000"/>
                  <w:sz w:val="20"/>
                  <w:szCs w:val="20"/>
                </w:rPr>
                <w:t>R</w:t>
              </w:r>
              <w:r w:rsidRPr="0098764B">
                <w:rPr>
                  <w:rFonts w:eastAsia="Times New Roman" w:cstheme="minorHAnsi"/>
                  <w:color w:val="000000"/>
                  <w:sz w:val="20"/>
                  <w:szCs w:val="20"/>
                  <w:vertAlign w:val="superscript"/>
                </w:rPr>
                <w:t>2</w:t>
              </w:r>
            </w:ins>
          </w:p>
        </w:tc>
        <w:tc>
          <w:tcPr>
            <w:tcW w:w="1534" w:type="dxa"/>
            <w:vAlign w:val="center"/>
          </w:tcPr>
          <w:p w14:paraId="6DB2F648" w14:textId="77777777" w:rsidR="00F07BCC" w:rsidRPr="0098764B" w:rsidRDefault="00F07BCC" w:rsidP="00B32FBA">
            <w:pPr>
              <w:spacing w:after="0" w:line="240" w:lineRule="auto"/>
              <w:jc w:val="center"/>
              <w:rPr>
                <w:ins w:id="3912" w:author="Kopp, Darin" w:date="2025-02-20T15:34:00Z"/>
                <w:rFonts w:eastAsia="Times New Roman" w:cstheme="minorHAnsi"/>
                <w:color w:val="000000"/>
                <w:sz w:val="20"/>
                <w:szCs w:val="20"/>
              </w:rPr>
            </w:pPr>
            <w:ins w:id="3913" w:author="Kopp, Darin" w:date="2025-02-20T15:34:00Z">
              <w:r w:rsidRPr="0098764B">
                <w:rPr>
                  <w:rFonts w:eastAsia="Times New Roman" w:cstheme="minorHAnsi"/>
                  <w:color w:val="000000"/>
                  <w:sz w:val="20"/>
                  <w:szCs w:val="20"/>
                </w:rPr>
                <w:t>Revisit Sites within Posterior Distribution (%)</w:t>
              </w:r>
            </w:ins>
          </w:p>
        </w:tc>
        <w:tc>
          <w:tcPr>
            <w:tcW w:w="1534" w:type="dxa"/>
            <w:vAlign w:val="center"/>
          </w:tcPr>
          <w:p w14:paraId="059F249E" w14:textId="77777777" w:rsidR="00F07BCC" w:rsidRPr="0098764B" w:rsidRDefault="00F07BCC" w:rsidP="00B32FBA">
            <w:pPr>
              <w:spacing w:after="0" w:line="240" w:lineRule="auto"/>
              <w:jc w:val="center"/>
              <w:rPr>
                <w:ins w:id="3914" w:author="Kopp, Darin" w:date="2025-02-20T15:34:00Z"/>
                <w:rFonts w:eastAsia="Times New Roman" w:cstheme="minorHAnsi"/>
                <w:color w:val="000000"/>
                <w:sz w:val="20"/>
                <w:szCs w:val="20"/>
              </w:rPr>
            </w:pPr>
            <w:ins w:id="3915" w:author="Kopp, Darin" w:date="2025-02-20T15:34:00Z">
              <w:r w:rsidRPr="0098764B">
                <w:rPr>
                  <w:rFonts w:eastAsia="Times New Roman" w:cstheme="minorHAnsi"/>
                  <w:color w:val="000000"/>
                  <w:sz w:val="20"/>
                  <w:szCs w:val="20"/>
                </w:rPr>
                <w:t>Mean Jaccard Similarity</w:t>
              </w:r>
            </w:ins>
          </w:p>
        </w:tc>
        <w:tc>
          <w:tcPr>
            <w:tcW w:w="1611" w:type="dxa"/>
            <w:vAlign w:val="center"/>
          </w:tcPr>
          <w:p w14:paraId="454C69A3" w14:textId="77777777" w:rsidR="00F07BCC" w:rsidRPr="0098764B" w:rsidRDefault="00F07BCC" w:rsidP="00B32FBA">
            <w:pPr>
              <w:spacing w:after="0" w:line="240" w:lineRule="auto"/>
              <w:jc w:val="center"/>
              <w:rPr>
                <w:ins w:id="3916" w:author="Kopp, Darin" w:date="2025-02-20T15:34:00Z"/>
                <w:rFonts w:eastAsia="Times New Roman" w:cstheme="minorHAnsi"/>
                <w:color w:val="000000"/>
                <w:sz w:val="20"/>
                <w:szCs w:val="20"/>
              </w:rPr>
            </w:pPr>
            <w:ins w:id="3917" w:author="Kopp, Darin" w:date="2025-02-20T15:34:00Z">
              <w:r w:rsidRPr="0098764B">
                <w:rPr>
                  <w:rFonts w:eastAsia="Times New Roman" w:cstheme="minorHAnsi"/>
                  <w:color w:val="000000"/>
                  <w:sz w:val="20"/>
                  <w:szCs w:val="20"/>
                </w:rPr>
                <w:t>Mean Jaccard Similarity at revisit sites</w:t>
              </w:r>
            </w:ins>
          </w:p>
        </w:tc>
      </w:tr>
      <w:tr w:rsidR="00F07BCC" w:rsidRPr="002215B3" w14:paraId="34739345" w14:textId="77777777" w:rsidTr="00B32FBA">
        <w:trPr>
          <w:trHeight w:val="300"/>
          <w:jc w:val="center"/>
          <w:ins w:id="3918" w:author="Kopp, Darin" w:date="2025-02-20T15:34:00Z"/>
        </w:trPr>
        <w:tc>
          <w:tcPr>
            <w:tcW w:w="715" w:type="dxa"/>
            <w:shd w:val="clear" w:color="auto" w:fill="auto"/>
            <w:noWrap/>
            <w:vAlign w:val="center"/>
            <w:hideMark/>
          </w:tcPr>
          <w:p w14:paraId="2703A527" w14:textId="77777777" w:rsidR="00F07BCC" w:rsidRPr="0098764B" w:rsidRDefault="00F07BCC" w:rsidP="00B32FBA">
            <w:pPr>
              <w:spacing w:after="0" w:line="240" w:lineRule="auto"/>
              <w:jc w:val="center"/>
              <w:rPr>
                <w:ins w:id="3919" w:author="Kopp, Darin" w:date="2025-02-20T15:34:00Z"/>
                <w:rFonts w:eastAsia="Times New Roman" w:cstheme="minorHAnsi"/>
                <w:color w:val="000000"/>
                <w:sz w:val="20"/>
                <w:szCs w:val="20"/>
              </w:rPr>
            </w:pPr>
            <w:ins w:id="3920" w:author="Kopp, Darin" w:date="2025-02-20T15:34:00Z">
              <w:r w:rsidRPr="0098764B">
                <w:rPr>
                  <w:rFonts w:eastAsia="Times New Roman" w:cstheme="minorHAnsi"/>
                  <w:color w:val="000000"/>
                  <w:sz w:val="20"/>
                  <w:szCs w:val="20"/>
                </w:rPr>
                <w:t>CPL</w:t>
              </w:r>
            </w:ins>
          </w:p>
        </w:tc>
        <w:tc>
          <w:tcPr>
            <w:tcW w:w="810" w:type="dxa"/>
            <w:shd w:val="clear" w:color="auto" w:fill="auto"/>
            <w:noWrap/>
            <w:vAlign w:val="center"/>
            <w:hideMark/>
          </w:tcPr>
          <w:p w14:paraId="51E3858F" w14:textId="77777777" w:rsidR="00F07BCC" w:rsidRPr="0098764B" w:rsidRDefault="00F07BCC" w:rsidP="00B32FBA">
            <w:pPr>
              <w:spacing w:after="0" w:line="240" w:lineRule="auto"/>
              <w:jc w:val="center"/>
              <w:rPr>
                <w:ins w:id="3921" w:author="Kopp, Darin" w:date="2025-02-20T15:34:00Z"/>
                <w:rFonts w:eastAsia="Times New Roman" w:cstheme="minorHAnsi"/>
                <w:color w:val="000000"/>
                <w:sz w:val="20"/>
                <w:szCs w:val="20"/>
              </w:rPr>
            </w:pPr>
            <w:ins w:id="3922" w:author="Kopp, Darin" w:date="2025-02-20T15:34:00Z">
              <w:r w:rsidRPr="0098764B">
                <w:rPr>
                  <w:rFonts w:cstheme="minorHAnsi"/>
                  <w:color w:val="000000"/>
                  <w:sz w:val="20"/>
                  <w:szCs w:val="20"/>
                </w:rPr>
                <w:t>0.05</w:t>
              </w:r>
            </w:ins>
          </w:p>
        </w:tc>
        <w:tc>
          <w:tcPr>
            <w:tcW w:w="1530" w:type="dxa"/>
            <w:shd w:val="clear" w:color="auto" w:fill="auto"/>
            <w:noWrap/>
            <w:vAlign w:val="center"/>
            <w:hideMark/>
          </w:tcPr>
          <w:p w14:paraId="2087A83A" w14:textId="77777777" w:rsidR="00F07BCC" w:rsidRPr="0098764B" w:rsidRDefault="00F07BCC" w:rsidP="00B32FBA">
            <w:pPr>
              <w:spacing w:after="0" w:line="240" w:lineRule="auto"/>
              <w:jc w:val="center"/>
              <w:rPr>
                <w:ins w:id="3923" w:author="Kopp, Darin" w:date="2025-02-20T15:34:00Z"/>
                <w:rFonts w:cstheme="minorHAnsi"/>
                <w:color w:val="000000"/>
                <w:sz w:val="20"/>
                <w:szCs w:val="20"/>
              </w:rPr>
            </w:pPr>
            <w:ins w:id="3924" w:author="Kopp, Darin" w:date="2025-02-20T15:34:00Z">
              <w:r w:rsidRPr="0098764B">
                <w:rPr>
                  <w:rFonts w:cstheme="minorHAnsi"/>
                  <w:color w:val="000000"/>
                  <w:sz w:val="20"/>
                  <w:szCs w:val="20"/>
                </w:rPr>
                <w:t>0.37</w:t>
              </w:r>
            </w:ins>
          </w:p>
          <w:p w14:paraId="0F4D746B" w14:textId="77777777" w:rsidR="00F07BCC" w:rsidRPr="0098764B" w:rsidRDefault="00F07BCC" w:rsidP="00B32FBA">
            <w:pPr>
              <w:spacing w:after="0" w:line="240" w:lineRule="auto"/>
              <w:jc w:val="center"/>
              <w:rPr>
                <w:ins w:id="3925" w:author="Kopp, Darin" w:date="2025-02-20T15:34:00Z"/>
                <w:rFonts w:cstheme="minorHAnsi"/>
                <w:color w:val="000000"/>
                <w:sz w:val="20"/>
                <w:szCs w:val="20"/>
              </w:rPr>
            </w:pPr>
            <w:ins w:id="3926" w:author="Kopp, Darin" w:date="2025-02-20T15:34:00Z">
              <w:r w:rsidRPr="0098764B">
                <w:rPr>
                  <w:rFonts w:cstheme="minorHAnsi"/>
                  <w:color w:val="000000"/>
                  <w:sz w:val="20"/>
                  <w:szCs w:val="20"/>
                </w:rPr>
                <w:t>(-0.37 - 1.02)</w:t>
              </w:r>
            </w:ins>
          </w:p>
        </w:tc>
        <w:tc>
          <w:tcPr>
            <w:tcW w:w="1530" w:type="dxa"/>
            <w:shd w:val="clear" w:color="auto" w:fill="auto"/>
            <w:noWrap/>
            <w:vAlign w:val="center"/>
            <w:hideMark/>
          </w:tcPr>
          <w:p w14:paraId="2977DAF4" w14:textId="77777777" w:rsidR="00F07BCC" w:rsidRPr="0098764B" w:rsidRDefault="00F07BCC" w:rsidP="00B32FBA">
            <w:pPr>
              <w:spacing w:after="0" w:line="240" w:lineRule="auto"/>
              <w:jc w:val="center"/>
              <w:rPr>
                <w:ins w:id="3927" w:author="Kopp, Darin" w:date="2025-02-20T15:34:00Z"/>
                <w:rFonts w:cstheme="minorHAnsi"/>
                <w:color w:val="000000"/>
                <w:sz w:val="20"/>
                <w:szCs w:val="20"/>
              </w:rPr>
            </w:pPr>
            <w:ins w:id="3928" w:author="Kopp, Darin" w:date="2025-02-20T15:34:00Z">
              <w:r w:rsidRPr="0098764B">
                <w:rPr>
                  <w:rFonts w:cstheme="minorHAnsi"/>
                  <w:color w:val="000000"/>
                  <w:sz w:val="20"/>
                  <w:szCs w:val="20"/>
                </w:rPr>
                <w:t>1.00</w:t>
              </w:r>
            </w:ins>
          </w:p>
          <w:p w14:paraId="76179150" w14:textId="77777777" w:rsidR="00F07BCC" w:rsidRPr="0098764B" w:rsidRDefault="00F07BCC" w:rsidP="00B32FBA">
            <w:pPr>
              <w:spacing w:after="0" w:line="240" w:lineRule="auto"/>
              <w:jc w:val="center"/>
              <w:rPr>
                <w:ins w:id="3929" w:author="Kopp, Darin" w:date="2025-02-20T15:34:00Z"/>
                <w:rFonts w:eastAsia="Times New Roman" w:cstheme="minorHAnsi"/>
                <w:color w:val="000000"/>
                <w:sz w:val="20"/>
                <w:szCs w:val="20"/>
              </w:rPr>
            </w:pPr>
            <w:ins w:id="3930" w:author="Kopp, Darin" w:date="2025-02-20T15:34:00Z">
              <w:r w:rsidRPr="0098764B">
                <w:rPr>
                  <w:rFonts w:cstheme="minorHAnsi"/>
                  <w:color w:val="000000"/>
                  <w:sz w:val="20"/>
                  <w:szCs w:val="20"/>
                </w:rPr>
                <w:t>(0.96 - 1.05)</w:t>
              </w:r>
            </w:ins>
          </w:p>
        </w:tc>
        <w:tc>
          <w:tcPr>
            <w:tcW w:w="1620" w:type="dxa"/>
            <w:shd w:val="clear" w:color="auto" w:fill="auto"/>
            <w:noWrap/>
            <w:vAlign w:val="center"/>
            <w:hideMark/>
          </w:tcPr>
          <w:p w14:paraId="012E9FA1" w14:textId="77777777" w:rsidR="00F07BCC" w:rsidRPr="0098764B" w:rsidRDefault="00F07BCC" w:rsidP="00B32FBA">
            <w:pPr>
              <w:spacing w:after="0" w:line="240" w:lineRule="auto"/>
              <w:jc w:val="center"/>
              <w:rPr>
                <w:ins w:id="3931" w:author="Kopp, Darin" w:date="2025-02-20T15:34:00Z"/>
                <w:rFonts w:cstheme="minorHAnsi"/>
                <w:color w:val="000000"/>
                <w:sz w:val="20"/>
                <w:szCs w:val="20"/>
              </w:rPr>
            </w:pPr>
            <w:ins w:id="3932" w:author="Kopp, Darin" w:date="2025-02-20T15:34:00Z">
              <w:r w:rsidRPr="0098764B">
                <w:rPr>
                  <w:rFonts w:cstheme="minorHAnsi"/>
                  <w:color w:val="000000"/>
                  <w:sz w:val="20"/>
                  <w:szCs w:val="20"/>
                </w:rPr>
                <w:t>0.85</w:t>
              </w:r>
            </w:ins>
          </w:p>
          <w:p w14:paraId="74AE96D0" w14:textId="77777777" w:rsidR="00F07BCC" w:rsidRPr="0098764B" w:rsidRDefault="00F07BCC" w:rsidP="00B32FBA">
            <w:pPr>
              <w:spacing w:after="0" w:line="240" w:lineRule="auto"/>
              <w:jc w:val="center"/>
              <w:rPr>
                <w:ins w:id="3933" w:author="Kopp, Darin" w:date="2025-02-20T15:34:00Z"/>
                <w:rFonts w:eastAsia="Times New Roman" w:cstheme="minorHAnsi"/>
                <w:color w:val="000000"/>
                <w:sz w:val="20"/>
                <w:szCs w:val="20"/>
              </w:rPr>
            </w:pPr>
            <w:ins w:id="3934" w:author="Kopp, Darin" w:date="2025-02-20T15:34:00Z">
              <w:r w:rsidRPr="0098764B">
                <w:rPr>
                  <w:rFonts w:cstheme="minorHAnsi"/>
                  <w:color w:val="000000"/>
                  <w:sz w:val="20"/>
                  <w:szCs w:val="20"/>
                </w:rPr>
                <w:t>(0.82 - 0.87)</w:t>
              </w:r>
            </w:ins>
          </w:p>
        </w:tc>
        <w:tc>
          <w:tcPr>
            <w:tcW w:w="1534" w:type="dxa"/>
            <w:vAlign w:val="center"/>
          </w:tcPr>
          <w:p w14:paraId="68DC93A9" w14:textId="77777777" w:rsidR="00F07BCC" w:rsidRPr="0098764B" w:rsidRDefault="00F07BCC" w:rsidP="00B32FBA">
            <w:pPr>
              <w:spacing w:after="0" w:line="240" w:lineRule="auto"/>
              <w:jc w:val="center"/>
              <w:rPr>
                <w:ins w:id="3935" w:author="Kopp, Darin" w:date="2025-02-20T15:34:00Z"/>
                <w:rFonts w:cstheme="minorHAnsi"/>
                <w:color w:val="000000"/>
                <w:sz w:val="20"/>
                <w:szCs w:val="20"/>
              </w:rPr>
            </w:pPr>
            <w:ins w:id="3936" w:author="Kopp, Darin" w:date="2025-02-20T15:34:00Z">
              <w:r w:rsidRPr="0098764B">
                <w:rPr>
                  <w:rFonts w:cstheme="minorHAnsi"/>
                  <w:color w:val="000000"/>
                  <w:sz w:val="20"/>
                  <w:szCs w:val="20"/>
                </w:rPr>
                <w:t>97</w:t>
              </w:r>
            </w:ins>
          </w:p>
        </w:tc>
        <w:tc>
          <w:tcPr>
            <w:tcW w:w="1534" w:type="dxa"/>
            <w:vAlign w:val="center"/>
          </w:tcPr>
          <w:p w14:paraId="7119A790" w14:textId="77777777" w:rsidR="00F07BCC" w:rsidRPr="0098764B" w:rsidRDefault="00F07BCC" w:rsidP="00B32FBA">
            <w:pPr>
              <w:spacing w:after="0" w:line="240" w:lineRule="auto"/>
              <w:jc w:val="center"/>
              <w:rPr>
                <w:ins w:id="3937" w:author="Kopp, Darin" w:date="2025-02-20T15:34:00Z"/>
                <w:rFonts w:cstheme="minorHAnsi"/>
                <w:color w:val="000000"/>
                <w:sz w:val="20"/>
                <w:szCs w:val="20"/>
              </w:rPr>
            </w:pPr>
            <w:ins w:id="3938" w:author="Kopp, Darin" w:date="2025-02-20T15:34:00Z">
              <w:r w:rsidRPr="0098764B">
                <w:rPr>
                  <w:rFonts w:cstheme="minorHAnsi"/>
                  <w:color w:val="000000"/>
                  <w:sz w:val="20"/>
                  <w:szCs w:val="20"/>
                </w:rPr>
                <w:t>0.52</w:t>
              </w:r>
            </w:ins>
          </w:p>
          <w:p w14:paraId="003E321B" w14:textId="77777777" w:rsidR="00F07BCC" w:rsidRPr="0098764B" w:rsidRDefault="00F07BCC" w:rsidP="00B32FBA">
            <w:pPr>
              <w:spacing w:after="0" w:line="240" w:lineRule="auto"/>
              <w:jc w:val="center"/>
              <w:rPr>
                <w:ins w:id="3939" w:author="Kopp, Darin" w:date="2025-02-20T15:34:00Z"/>
                <w:rFonts w:cstheme="minorHAnsi"/>
                <w:color w:val="000000"/>
                <w:sz w:val="20"/>
                <w:szCs w:val="20"/>
              </w:rPr>
            </w:pPr>
            <w:ins w:id="3940" w:author="Kopp, Darin" w:date="2025-02-20T15:34:00Z">
              <w:r w:rsidRPr="0098764B">
                <w:rPr>
                  <w:rFonts w:cstheme="minorHAnsi"/>
                  <w:color w:val="000000"/>
                  <w:sz w:val="20"/>
                  <w:szCs w:val="20"/>
                </w:rPr>
                <w:t>(0.26 - 0.7)</w:t>
              </w:r>
            </w:ins>
          </w:p>
        </w:tc>
        <w:tc>
          <w:tcPr>
            <w:tcW w:w="1611" w:type="dxa"/>
            <w:vAlign w:val="center"/>
          </w:tcPr>
          <w:p w14:paraId="6D14F3C6" w14:textId="77777777" w:rsidR="00F07BCC" w:rsidRPr="0098764B" w:rsidRDefault="00F07BCC" w:rsidP="00B32FBA">
            <w:pPr>
              <w:spacing w:after="0" w:line="240" w:lineRule="auto"/>
              <w:jc w:val="center"/>
              <w:rPr>
                <w:ins w:id="3941" w:author="Kopp, Darin" w:date="2025-02-20T15:34:00Z"/>
                <w:rFonts w:cstheme="minorHAnsi"/>
                <w:color w:val="000000"/>
                <w:sz w:val="20"/>
                <w:szCs w:val="20"/>
              </w:rPr>
            </w:pPr>
            <w:ins w:id="3942" w:author="Kopp, Darin" w:date="2025-02-20T15:34:00Z">
              <w:r w:rsidRPr="0098764B">
                <w:rPr>
                  <w:rFonts w:cstheme="minorHAnsi"/>
                  <w:color w:val="000000"/>
                  <w:sz w:val="20"/>
                  <w:szCs w:val="20"/>
                </w:rPr>
                <w:t>0.68</w:t>
              </w:r>
            </w:ins>
          </w:p>
          <w:p w14:paraId="57D8D516" w14:textId="77777777" w:rsidR="00F07BCC" w:rsidRPr="0098764B" w:rsidRDefault="00F07BCC" w:rsidP="00B32FBA">
            <w:pPr>
              <w:spacing w:after="0" w:line="240" w:lineRule="auto"/>
              <w:jc w:val="center"/>
              <w:rPr>
                <w:ins w:id="3943" w:author="Kopp, Darin" w:date="2025-02-20T15:34:00Z"/>
                <w:rFonts w:eastAsia="Times New Roman" w:cstheme="minorHAnsi"/>
                <w:color w:val="000000"/>
                <w:sz w:val="20"/>
                <w:szCs w:val="20"/>
              </w:rPr>
            </w:pPr>
            <w:ins w:id="3944" w:author="Kopp, Darin" w:date="2025-02-20T15:34:00Z">
              <w:r w:rsidRPr="0098764B">
                <w:rPr>
                  <w:rFonts w:cstheme="minorHAnsi"/>
                  <w:color w:val="000000"/>
                  <w:sz w:val="20"/>
                  <w:szCs w:val="20"/>
                </w:rPr>
                <w:t>(0.24-0.95)</w:t>
              </w:r>
            </w:ins>
          </w:p>
        </w:tc>
      </w:tr>
      <w:tr w:rsidR="00F07BCC" w:rsidRPr="002215B3" w14:paraId="4C247AEE" w14:textId="77777777" w:rsidTr="00B32FBA">
        <w:trPr>
          <w:trHeight w:val="300"/>
          <w:jc w:val="center"/>
          <w:ins w:id="3945" w:author="Kopp, Darin" w:date="2025-02-20T15:34:00Z"/>
        </w:trPr>
        <w:tc>
          <w:tcPr>
            <w:tcW w:w="715" w:type="dxa"/>
            <w:shd w:val="clear" w:color="auto" w:fill="auto"/>
            <w:noWrap/>
            <w:vAlign w:val="center"/>
            <w:hideMark/>
          </w:tcPr>
          <w:p w14:paraId="50E59595" w14:textId="77777777" w:rsidR="00F07BCC" w:rsidRPr="0098764B" w:rsidRDefault="00F07BCC" w:rsidP="00B32FBA">
            <w:pPr>
              <w:spacing w:after="0" w:line="240" w:lineRule="auto"/>
              <w:jc w:val="center"/>
              <w:rPr>
                <w:ins w:id="3946" w:author="Kopp, Darin" w:date="2025-02-20T15:34:00Z"/>
                <w:rFonts w:eastAsia="Times New Roman" w:cstheme="minorHAnsi"/>
                <w:color w:val="000000"/>
                <w:sz w:val="20"/>
                <w:szCs w:val="20"/>
              </w:rPr>
            </w:pPr>
            <w:ins w:id="3947" w:author="Kopp, Darin" w:date="2025-02-20T15:34:00Z">
              <w:r w:rsidRPr="0098764B">
                <w:rPr>
                  <w:rFonts w:eastAsia="Times New Roman" w:cstheme="minorHAnsi"/>
                  <w:color w:val="000000"/>
                  <w:sz w:val="20"/>
                  <w:szCs w:val="20"/>
                </w:rPr>
                <w:t>NAP</w:t>
              </w:r>
            </w:ins>
          </w:p>
        </w:tc>
        <w:tc>
          <w:tcPr>
            <w:tcW w:w="810" w:type="dxa"/>
            <w:shd w:val="clear" w:color="auto" w:fill="auto"/>
            <w:noWrap/>
            <w:vAlign w:val="center"/>
            <w:hideMark/>
          </w:tcPr>
          <w:p w14:paraId="12A854F7" w14:textId="77777777" w:rsidR="00F07BCC" w:rsidRPr="0098764B" w:rsidRDefault="00F07BCC" w:rsidP="00B32FBA">
            <w:pPr>
              <w:spacing w:after="0" w:line="240" w:lineRule="auto"/>
              <w:jc w:val="center"/>
              <w:rPr>
                <w:ins w:id="3948" w:author="Kopp, Darin" w:date="2025-02-20T15:34:00Z"/>
                <w:rFonts w:eastAsia="Times New Roman" w:cstheme="minorHAnsi"/>
                <w:color w:val="000000"/>
                <w:sz w:val="20"/>
                <w:szCs w:val="20"/>
              </w:rPr>
            </w:pPr>
            <w:ins w:id="3949" w:author="Kopp, Darin" w:date="2025-02-20T15:34:00Z">
              <w:r w:rsidRPr="0098764B">
                <w:rPr>
                  <w:rFonts w:cstheme="minorHAnsi"/>
                  <w:color w:val="000000"/>
                  <w:sz w:val="20"/>
                  <w:szCs w:val="20"/>
                </w:rPr>
                <w:t>0.05</w:t>
              </w:r>
            </w:ins>
          </w:p>
        </w:tc>
        <w:tc>
          <w:tcPr>
            <w:tcW w:w="1530" w:type="dxa"/>
            <w:shd w:val="clear" w:color="auto" w:fill="auto"/>
            <w:noWrap/>
            <w:vAlign w:val="center"/>
            <w:hideMark/>
          </w:tcPr>
          <w:p w14:paraId="5ED0476B" w14:textId="77777777" w:rsidR="00F07BCC" w:rsidRPr="0098764B" w:rsidRDefault="00F07BCC" w:rsidP="00B32FBA">
            <w:pPr>
              <w:spacing w:after="0" w:line="240" w:lineRule="auto"/>
              <w:jc w:val="center"/>
              <w:rPr>
                <w:ins w:id="3950" w:author="Kopp, Darin" w:date="2025-02-20T15:34:00Z"/>
                <w:rFonts w:cstheme="minorHAnsi"/>
                <w:color w:val="000000"/>
                <w:sz w:val="20"/>
                <w:szCs w:val="20"/>
              </w:rPr>
            </w:pPr>
            <w:ins w:id="3951" w:author="Kopp, Darin" w:date="2025-02-20T15:34:00Z">
              <w:r w:rsidRPr="0098764B">
                <w:rPr>
                  <w:rFonts w:cstheme="minorHAnsi"/>
                  <w:color w:val="000000"/>
                  <w:sz w:val="20"/>
                  <w:szCs w:val="20"/>
                </w:rPr>
                <w:t>-0.45</w:t>
              </w:r>
            </w:ins>
          </w:p>
          <w:p w14:paraId="7750BCD8" w14:textId="77777777" w:rsidR="00F07BCC" w:rsidRPr="0098764B" w:rsidRDefault="00F07BCC" w:rsidP="00B32FBA">
            <w:pPr>
              <w:spacing w:after="0" w:line="240" w:lineRule="auto"/>
              <w:jc w:val="center"/>
              <w:rPr>
                <w:ins w:id="3952" w:author="Kopp, Darin" w:date="2025-02-20T15:34:00Z"/>
                <w:rFonts w:cstheme="minorHAnsi"/>
                <w:color w:val="000000"/>
                <w:sz w:val="20"/>
                <w:szCs w:val="20"/>
              </w:rPr>
            </w:pPr>
            <w:ins w:id="3953" w:author="Kopp, Darin" w:date="2025-02-20T15:34:00Z">
              <w:r w:rsidRPr="0098764B">
                <w:rPr>
                  <w:rFonts w:cstheme="minorHAnsi"/>
                  <w:color w:val="000000"/>
                  <w:sz w:val="20"/>
                  <w:szCs w:val="20"/>
                </w:rPr>
                <w:t>(-2.02 - 1.02)</w:t>
              </w:r>
            </w:ins>
          </w:p>
        </w:tc>
        <w:tc>
          <w:tcPr>
            <w:tcW w:w="1530" w:type="dxa"/>
            <w:shd w:val="clear" w:color="auto" w:fill="auto"/>
            <w:noWrap/>
            <w:vAlign w:val="center"/>
            <w:hideMark/>
          </w:tcPr>
          <w:p w14:paraId="6F6996AA" w14:textId="77777777" w:rsidR="00F07BCC" w:rsidRPr="0098764B" w:rsidRDefault="00F07BCC" w:rsidP="00B32FBA">
            <w:pPr>
              <w:spacing w:after="0" w:line="240" w:lineRule="auto"/>
              <w:jc w:val="center"/>
              <w:rPr>
                <w:ins w:id="3954" w:author="Kopp, Darin" w:date="2025-02-20T15:34:00Z"/>
                <w:rFonts w:cstheme="minorHAnsi"/>
                <w:color w:val="000000"/>
                <w:sz w:val="20"/>
                <w:szCs w:val="20"/>
              </w:rPr>
            </w:pPr>
            <w:ins w:id="3955" w:author="Kopp, Darin" w:date="2025-02-20T15:34:00Z">
              <w:r w:rsidRPr="0098764B">
                <w:rPr>
                  <w:rFonts w:cstheme="minorHAnsi"/>
                  <w:color w:val="000000"/>
                  <w:sz w:val="20"/>
                  <w:szCs w:val="20"/>
                </w:rPr>
                <w:t>1.03</w:t>
              </w:r>
            </w:ins>
          </w:p>
          <w:p w14:paraId="40C5DCB0" w14:textId="77777777" w:rsidR="00F07BCC" w:rsidRPr="0098764B" w:rsidRDefault="00F07BCC" w:rsidP="00B32FBA">
            <w:pPr>
              <w:spacing w:after="0" w:line="240" w:lineRule="auto"/>
              <w:jc w:val="center"/>
              <w:rPr>
                <w:ins w:id="3956" w:author="Kopp, Darin" w:date="2025-02-20T15:34:00Z"/>
                <w:rFonts w:eastAsia="Times New Roman" w:cstheme="minorHAnsi"/>
                <w:color w:val="000000"/>
                <w:sz w:val="20"/>
                <w:szCs w:val="20"/>
              </w:rPr>
            </w:pPr>
            <w:ins w:id="3957" w:author="Kopp, Darin" w:date="2025-02-20T15:34:00Z">
              <w:r w:rsidRPr="0098764B">
                <w:rPr>
                  <w:rFonts w:cstheme="minorHAnsi"/>
                  <w:color w:val="000000"/>
                  <w:sz w:val="20"/>
                  <w:szCs w:val="20"/>
                </w:rPr>
                <w:t>(0.99 - 1.08)</w:t>
              </w:r>
            </w:ins>
          </w:p>
        </w:tc>
        <w:tc>
          <w:tcPr>
            <w:tcW w:w="1620" w:type="dxa"/>
            <w:shd w:val="clear" w:color="auto" w:fill="auto"/>
            <w:noWrap/>
            <w:vAlign w:val="center"/>
            <w:hideMark/>
          </w:tcPr>
          <w:p w14:paraId="01B01931" w14:textId="77777777" w:rsidR="00F07BCC" w:rsidRPr="0098764B" w:rsidRDefault="00F07BCC" w:rsidP="00B32FBA">
            <w:pPr>
              <w:spacing w:after="0" w:line="240" w:lineRule="auto"/>
              <w:jc w:val="center"/>
              <w:rPr>
                <w:ins w:id="3958" w:author="Kopp, Darin" w:date="2025-02-20T15:34:00Z"/>
                <w:rFonts w:cstheme="minorHAnsi"/>
                <w:color w:val="000000"/>
                <w:sz w:val="20"/>
                <w:szCs w:val="20"/>
              </w:rPr>
            </w:pPr>
            <w:ins w:id="3959" w:author="Kopp, Darin" w:date="2025-02-20T15:34:00Z">
              <w:r w:rsidRPr="0098764B">
                <w:rPr>
                  <w:rFonts w:cstheme="minorHAnsi"/>
                  <w:color w:val="000000"/>
                  <w:sz w:val="20"/>
                  <w:szCs w:val="20"/>
                </w:rPr>
                <w:t>0.74</w:t>
              </w:r>
            </w:ins>
          </w:p>
          <w:p w14:paraId="5BC32AB1" w14:textId="77777777" w:rsidR="00F07BCC" w:rsidRPr="0098764B" w:rsidRDefault="00F07BCC" w:rsidP="00B32FBA">
            <w:pPr>
              <w:spacing w:after="0" w:line="240" w:lineRule="auto"/>
              <w:jc w:val="center"/>
              <w:rPr>
                <w:ins w:id="3960" w:author="Kopp, Darin" w:date="2025-02-20T15:34:00Z"/>
                <w:rFonts w:eastAsia="Times New Roman" w:cstheme="minorHAnsi"/>
                <w:color w:val="000000"/>
                <w:sz w:val="20"/>
                <w:szCs w:val="20"/>
              </w:rPr>
            </w:pPr>
            <w:ins w:id="3961" w:author="Kopp, Darin" w:date="2025-02-20T15:34:00Z">
              <w:r w:rsidRPr="0098764B">
                <w:rPr>
                  <w:rFonts w:cstheme="minorHAnsi"/>
                  <w:color w:val="000000"/>
                  <w:sz w:val="20"/>
                  <w:szCs w:val="20"/>
                </w:rPr>
                <w:t>(0.71 - 0.78)</w:t>
              </w:r>
            </w:ins>
          </w:p>
        </w:tc>
        <w:tc>
          <w:tcPr>
            <w:tcW w:w="1534" w:type="dxa"/>
            <w:vAlign w:val="center"/>
          </w:tcPr>
          <w:p w14:paraId="6949A37D" w14:textId="77777777" w:rsidR="00F07BCC" w:rsidRPr="0098764B" w:rsidRDefault="00F07BCC" w:rsidP="00B32FBA">
            <w:pPr>
              <w:spacing w:after="0" w:line="240" w:lineRule="auto"/>
              <w:jc w:val="center"/>
              <w:rPr>
                <w:ins w:id="3962" w:author="Kopp, Darin" w:date="2025-02-20T15:34:00Z"/>
                <w:rFonts w:cstheme="minorHAnsi"/>
                <w:color w:val="000000"/>
                <w:sz w:val="20"/>
                <w:szCs w:val="20"/>
              </w:rPr>
            </w:pPr>
            <w:ins w:id="3963" w:author="Kopp, Darin" w:date="2025-02-20T15:34:00Z">
              <w:r w:rsidRPr="0098764B">
                <w:rPr>
                  <w:rFonts w:cstheme="minorHAnsi"/>
                  <w:color w:val="000000"/>
                  <w:sz w:val="20"/>
                  <w:szCs w:val="20"/>
                </w:rPr>
                <w:t>90</w:t>
              </w:r>
            </w:ins>
          </w:p>
        </w:tc>
        <w:tc>
          <w:tcPr>
            <w:tcW w:w="1534" w:type="dxa"/>
            <w:vAlign w:val="center"/>
          </w:tcPr>
          <w:p w14:paraId="4911E56D" w14:textId="77777777" w:rsidR="00F07BCC" w:rsidRPr="0098764B" w:rsidRDefault="00F07BCC" w:rsidP="00B32FBA">
            <w:pPr>
              <w:spacing w:after="0" w:line="240" w:lineRule="auto"/>
              <w:jc w:val="center"/>
              <w:rPr>
                <w:ins w:id="3964" w:author="Kopp, Darin" w:date="2025-02-20T15:34:00Z"/>
                <w:rFonts w:cstheme="minorHAnsi"/>
                <w:color w:val="000000"/>
                <w:sz w:val="20"/>
                <w:szCs w:val="20"/>
              </w:rPr>
            </w:pPr>
            <w:ins w:id="3965" w:author="Kopp, Darin" w:date="2025-02-20T15:34:00Z">
              <w:r w:rsidRPr="0098764B">
                <w:rPr>
                  <w:rFonts w:cstheme="minorHAnsi"/>
                  <w:color w:val="000000"/>
                  <w:sz w:val="20"/>
                  <w:szCs w:val="20"/>
                </w:rPr>
                <w:t>0.52</w:t>
              </w:r>
            </w:ins>
          </w:p>
          <w:p w14:paraId="4E9B5978" w14:textId="77777777" w:rsidR="00F07BCC" w:rsidRPr="0098764B" w:rsidRDefault="00F07BCC" w:rsidP="00B32FBA">
            <w:pPr>
              <w:spacing w:after="0" w:line="240" w:lineRule="auto"/>
              <w:jc w:val="center"/>
              <w:rPr>
                <w:ins w:id="3966" w:author="Kopp, Darin" w:date="2025-02-20T15:34:00Z"/>
                <w:rFonts w:cstheme="minorHAnsi"/>
                <w:color w:val="000000"/>
                <w:sz w:val="20"/>
                <w:szCs w:val="20"/>
              </w:rPr>
            </w:pPr>
            <w:ins w:id="3967" w:author="Kopp, Darin" w:date="2025-02-20T15:34:00Z">
              <w:r w:rsidRPr="0098764B">
                <w:rPr>
                  <w:rFonts w:cstheme="minorHAnsi"/>
                  <w:color w:val="000000"/>
                  <w:sz w:val="20"/>
                  <w:szCs w:val="20"/>
                </w:rPr>
                <w:t>(0.31 - 0.64)</w:t>
              </w:r>
            </w:ins>
          </w:p>
        </w:tc>
        <w:tc>
          <w:tcPr>
            <w:tcW w:w="1611" w:type="dxa"/>
            <w:vAlign w:val="center"/>
          </w:tcPr>
          <w:p w14:paraId="38C42663" w14:textId="77777777" w:rsidR="00F07BCC" w:rsidRPr="0098764B" w:rsidRDefault="00F07BCC" w:rsidP="00B32FBA">
            <w:pPr>
              <w:spacing w:after="0" w:line="240" w:lineRule="auto"/>
              <w:jc w:val="center"/>
              <w:rPr>
                <w:ins w:id="3968" w:author="Kopp, Darin" w:date="2025-02-20T15:34:00Z"/>
                <w:rFonts w:cstheme="minorHAnsi"/>
                <w:color w:val="000000"/>
                <w:sz w:val="20"/>
                <w:szCs w:val="20"/>
              </w:rPr>
            </w:pPr>
            <w:ins w:id="3969" w:author="Kopp, Darin" w:date="2025-02-20T15:34:00Z">
              <w:r w:rsidRPr="0098764B">
                <w:rPr>
                  <w:rFonts w:cstheme="minorHAnsi"/>
                  <w:color w:val="000000"/>
                  <w:sz w:val="20"/>
                  <w:szCs w:val="20"/>
                </w:rPr>
                <w:t>0.35</w:t>
              </w:r>
            </w:ins>
          </w:p>
          <w:p w14:paraId="58017CFA" w14:textId="77777777" w:rsidR="00F07BCC" w:rsidRPr="0098764B" w:rsidRDefault="00F07BCC" w:rsidP="00B32FBA">
            <w:pPr>
              <w:spacing w:after="0" w:line="240" w:lineRule="auto"/>
              <w:jc w:val="center"/>
              <w:rPr>
                <w:ins w:id="3970" w:author="Kopp, Darin" w:date="2025-02-20T15:34:00Z"/>
                <w:rFonts w:eastAsia="Times New Roman" w:cstheme="minorHAnsi"/>
                <w:color w:val="000000"/>
                <w:sz w:val="20"/>
                <w:szCs w:val="20"/>
              </w:rPr>
            </w:pPr>
            <w:ins w:id="3971" w:author="Kopp, Darin" w:date="2025-02-20T15:34:00Z">
              <w:r w:rsidRPr="0098764B">
                <w:rPr>
                  <w:rFonts w:cstheme="minorHAnsi"/>
                  <w:color w:val="000000"/>
                  <w:sz w:val="20"/>
                  <w:szCs w:val="20"/>
                </w:rPr>
                <w:t>(0.17-0.65)</w:t>
              </w:r>
            </w:ins>
          </w:p>
        </w:tc>
      </w:tr>
      <w:tr w:rsidR="00F07BCC" w:rsidRPr="002215B3" w14:paraId="78D957F2" w14:textId="77777777" w:rsidTr="00B32FBA">
        <w:trPr>
          <w:trHeight w:val="300"/>
          <w:jc w:val="center"/>
          <w:ins w:id="3972" w:author="Kopp, Darin" w:date="2025-02-20T15:34:00Z"/>
        </w:trPr>
        <w:tc>
          <w:tcPr>
            <w:tcW w:w="715" w:type="dxa"/>
            <w:shd w:val="clear" w:color="auto" w:fill="auto"/>
            <w:noWrap/>
            <w:vAlign w:val="center"/>
            <w:hideMark/>
          </w:tcPr>
          <w:p w14:paraId="2E8CDCD2" w14:textId="77777777" w:rsidR="00F07BCC" w:rsidRPr="0098764B" w:rsidRDefault="00F07BCC" w:rsidP="00B32FBA">
            <w:pPr>
              <w:spacing w:after="0" w:line="240" w:lineRule="auto"/>
              <w:jc w:val="center"/>
              <w:rPr>
                <w:ins w:id="3973" w:author="Kopp, Darin" w:date="2025-02-20T15:34:00Z"/>
                <w:rFonts w:eastAsia="Times New Roman" w:cstheme="minorHAnsi"/>
                <w:color w:val="000000"/>
                <w:sz w:val="20"/>
                <w:szCs w:val="20"/>
              </w:rPr>
            </w:pPr>
            <w:ins w:id="3974" w:author="Kopp, Darin" w:date="2025-02-20T15:34:00Z">
              <w:r w:rsidRPr="0098764B">
                <w:rPr>
                  <w:rFonts w:eastAsia="Times New Roman" w:cstheme="minorHAnsi"/>
                  <w:color w:val="000000"/>
                  <w:sz w:val="20"/>
                  <w:szCs w:val="20"/>
                </w:rPr>
                <w:t>NPL</w:t>
              </w:r>
            </w:ins>
          </w:p>
        </w:tc>
        <w:tc>
          <w:tcPr>
            <w:tcW w:w="810" w:type="dxa"/>
            <w:shd w:val="clear" w:color="auto" w:fill="auto"/>
            <w:noWrap/>
            <w:vAlign w:val="center"/>
            <w:hideMark/>
          </w:tcPr>
          <w:p w14:paraId="6D002E64" w14:textId="77777777" w:rsidR="00F07BCC" w:rsidRPr="0098764B" w:rsidRDefault="00F07BCC" w:rsidP="00B32FBA">
            <w:pPr>
              <w:spacing w:after="0" w:line="240" w:lineRule="auto"/>
              <w:jc w:val="center"/>
              <w:rPr>
                <w:ins w:id="3975" w:author="Kopp, Darin" w:date="2025-02-20T15:34:00Z"/>
                <w:rFonts w:eastAsia="Times New Roman" w:cstheme="minorHAnsi"/>
                <w:color w:val="000000"/>
                <w:sz w:val="20"/>
                <w:szCs w:val="20"/>
              </w:rPr>
            </w:pPr>
            <w:ins w:id="3976" w:author="Kopp, Darin" w:date="2025-02-20T15:34:00Z">
              <w:r w:rsidRPr="0098764B">
                <w:rPr>
                  <w:rFonts w:cstheme="minorHAnsi"/>
                  <w:color w:val="000000"/>
                  <w:sz w:val="20"/>
                  <w:szCs w:val="20"/>
                </w:rPr>
                <w:t>0.05</w:t>
              </w:r>
            </w:ins>
          </w:p>
        </w:tc>
        <w:tc>
          <w:tcPr>
            <w:tcW w:w="1530" w:type="dxa"/>
            <w:shd w:val="clear" w:color="auto" w:fill="auto"/>
            <w:noWrap/>
            <w:vAlign w:val="center"/>
            <w:hideMark/>
          </w:tcPr>
          <w:p w14:paraId="3B00A4D2" w14:textId="77777777" w:rsidR="00F07BCC" w:rsidRPr="0098764B" w:rsidRDefault="00F07BCC" w:rsidP="00B32FBA">
            <w:pPr>
              <w:spacing w:after="0" w:line="240" w:lineRule="auto"/>
              <w:jc w:val="center"/>
              <w:rPr>
                <w:ins w:id="3977" w:author="Kopp, Darin" w:date="2025-02-20T15:34:00Z"/>
                <w:rFonts w:cstheme="minorHAnsi"/>
                <w:color w:val="000000"/>
                <w:sz w:val="20"/>
                <w:szCs w:val="20"/>
              </w:rPr>
            </w:pPr>
            <w:ins w:id="3978" w:author="Kopp, Darin" w:date="2025-02-20T15:34:00Z">
              <w:r w:rsidRPr="0098764B">
                <w:rPr>
                  <w:rFonts w:cstheme="minorHAnsi"/>
                  <w:color w:val="000000"/>
                  <w:sz w:val="20"/>
                  <w:szCs w:val="20"/>
                </w:rPr>
                <w:t>-0.07</w:t>
              </w:r>
            </w:ins>
          </w:p>
          <w:p w14:paraId="22BFD4BF" w14:textId="77777777" w:rsidR="00F07BCC" w:rsidRPr="0098764B" w:rsidRDefault="00F07BCC" w:rsidP="00B32FBA">
            <w:pPr>
              <w:spacing w:after="0" w:line="240" w:lineRule="auto"/>
              <w:jc w:val="center"/>
              <w:rPr>
                <w:ins w:id="3979" w:author="Kopp, Darin" w:date="2025-02-20T15:34:00Z"/>
                <w:rFonts w:cstheme="minorHAnsi"/>
                <w:color w:val="000000"/>
                <w:sz w:val="20"/>
                <w:szCs w:val="20"/>
              </w:rPr>
            </w:pPr>
            <w:ins w:id="3980" w:author="Kopp, Darin" w:date="2025-02-20T15:34:00Z">
              <w:r w:rsidRPr="0098764B">
                <w:rPr>
                  <w:rFonts w:cstheme="minorHAnsi"/>
                  <w:color w:val="000000"/>
                  <w:sz w:val="20"/>
                  <w:szCs w:val="20"/>
                </w:rPr>
                <w:t>(-1.21 - 1.04)</w:t>
              </w:r>
            </w:ins>
          </w:p>
        </w:tc>
        <w:tc>
          <w:tcPr>
            <w:tcW w:w="1530" w:type="dxa"/>
            <w:shd w:val="clear" w:color="auto" w:fill="auto"/>
            <w:noWrap/>
            <w:vAlign w:val="center"/>
            <w:hideMark/>
          </w:tcPr>
          <w:p w14:paraId="34516FAA" w14:textId="77777777" w:rsidR="00F07BCC" w:rsidRPr="0098764B" w:rsidRDefault="00F07BCC" w:rsidP="00B32FBA">
            <w:pPr>
              <w:spacing w:after="0" w:line="240" w:lineRule="auto"/>
              <w:jc w:val="center"/>
              <w:rPr>
                <w:ins w:id="3981" w:author="Kopp, Darin" w:date="2025-02-20T15:34:00Z"/>
                <w:rFonts w:cstheme="minorHAnsi"/>
                <w:color w:val="000000"/>
                <w:sz w:val="20"/>
                <w:szCs w:val="20"/>
              </w:rPr>
            </w:pPr>
            <w:ins w:id="3982" w:author="Kopp, Darin" w:date="2025-02-20T15:34:00Z">
              <w:r w:rsidRPr="0098764B">
                <w:rPr>
                  <w:rFonts w:cstheme="minorHAnsi"/>
                  <w:color w:val="000000"/>
                  <w:sz w:val="20"/>
                  <w:szCs w:val="20"/>
                </w:rPr>
                <w:t>1.02</w:t>
              </w:r>
            </w:ins>
          </w:p>
          <w:p w14:paraId="3335A327" w14:textId="77777777" w:rsidR="00F07BCC" w:rsidRPr="0098764B" w:rsidRDefault="00F07BCC" w:rsidP="00B32FBA">
            <w:pPr>
              <w:spacing w:after="0" w:line="240" w:lineRule="auto"/>
              <w:jc w:val="center"/>
              <w:rPr>
                <w:ins w:id="3983" w:author="Kopp, Darin" w:date="2025-02-20T15:34:00Z"/>
                <w:rFonts w:eastAsia="Times New Roman" w:cstheme="minorHAnsi"/>
                <w:color w:val="000000"/>
                <w:sz w:val="20"/>
                <w:szCs w:val="20"/>
              </w:rPr>
            </w:pPr>
            <w:ins w:id="3984" w:author="Kopp, Darin" w:date="2025-02-20T15:34:00Z">
              <w:r w:rsidRPr="0098764B">
                <w:rPr>
                  <w:rFonts w:cstheme="minorHAnsi"/>
                  <w:color w:val="000000"/>
                  <w:sz w:val="20"/>
                  <w:szCs w:val="20"/>
                </w:rPr>
                <w:t>(0.96 - 1.09)</w:t>
              </w:r>
            </w:ins>
          </w:p>
        </w:tc>
        <w:tc>
          <w:tcPr>
            <w:tcW w:w="1620" w:type="dxa"/>
            <w:shd w:val="clear" w:color="auto" w:fill="auto"/>
            <w:noWrap/>
            <w:vAlign w:val="center"/>
            <w:hideMark/>
          </w:tcPr>
          <w:p w14:paraId="2BC0D334" w14:textId="77777777" w:rsidR="00F07BCC" w:rsidRPr="0098764B" w:rsidRDefault="00F07BCC" w:rsidP="00B32FBA">
            <w:pPr>
              <w:spacing w:after="0" w:line="240" w:lineRule="auto"/>
              <w:jc w:val="center"/>
              <w:rPr>
                <w:ins w:id="3985" w:author="Kopp, Darin" w:date="2025-02-20T15:34:00Z"/>
                <w:rFonts w:cstheme="minorHAnsi"/>
                <w:color w:val="000000"/>
                <w:sz w:val="20"/>
                <w:szCs w:val="20"/>
              </w:rPr>
            </w:pPr>
            <w:ins w:id="3986" w:author="Kopp, Darin" w:date="2025-02-20T15:34:00Z">
              <w:r w:rsidRPr="0098764B">
                <w:rPr>
                  <w:rFonts w:cstheme="minorHAnsi"/>
                  <w:color w:val="000000"/>
                  <w:sz w:val="20"/>
                  <w:szCs w:val="20"/>
                </w:rPr>
                <w:t>0.76</w:t>
              </w:r>
            </w:ins>
          </w:p>
          <w:p w14:paraId="1F734909" w14:textId="77777777" w:rsidR="00F07BCC" w:rsidRPr="0098764B" w:rsidRDefault="00F07BCC" w:rsidP="00B32FBA">
            <w:pPr>
              <w:spacing w:after="0" w:line="240" w:lineRule="auto"/>
              <w:jc w:val="center"/>
              <w:rPr>
                <w:ins w:id="3987" w:author="Kopp, Darin" w:date="2025-02-20T15:34:00Z"/>
                <w:rFonts w:eastAsia="Times New Roman" w:cstheme="minorHAnsi"/>
                <w:color w:val="000000"/>
                <w:sz w:val="20"/>
                <w:szCs w:val="20"/>
              </w:rPr>
            </w:pPr>
            <w:ins w:id="3988" w:author="Kopp, Darin" w:date="2025-02-20T15:34:00Z">
              <w:r w:rsidRPr="0098764B">
                <w:rPr>
                  <w:rFonts w:cstheme="minorHAnsi"/>
                  <w:color w:val="000000"/>
                  <w:sz w:val="20"/>
                  <w:szCs w:val="20"/>
                </w:rPr>
                <w:t>(0.71 - 0.81)</w:t>
              </w:r>
            </w:ins>
          </w:p>
        </w:tc>
        <w:tc>
          <w:tcPr>
            <w:tcW w:w="1534" w:type="dxa"/>
            <w:vAlign w:val="center"/>
          </w:tcPr>
          <w:p w14:paraId="24C59B43" w14:textId="77777777" w:rsidR="00F07BCC" w:rsidRPr="0098764B" w:rsidRDefault="00F07BCC" w:rsidP="00B32FBA">
            <w:pPr>
              <w:spacing w:after="0" w:line="240" w:lineRule="auto"/>
              <w:jc w:val="center"/>
              <w:rPr>
                <w:ins w:id="3989" w:author="Kopp, Darin" w:date="2025-02-20T15:34:00Z"/>
                <w:rFonts w:cstheme="minorHAnsi"/>
                <w:color w:val="000000"/>
                <w:sz w:val="20"/>
                <w:szCs w:val="20"/>
              </w:rPr>
            </w:pPr>
            <w:ins w:id="3990" w:author="Kopp, Darin" w:date="2025-02-20T15:34:00Z">
              <w:r w:rsidRPr="0098764B">
                <w:rPr>
                  <w:rFonts w:cstheme="minorHAnsi"/>
                  <w:color w:val="000000"/>
                  <w:sz w:val="20"/>
                  <w:szCs w:val="20"/>
                </w:rPr>
                <w:t>100</w:t>
              </w:r>
            </w:ins>
          </w:p>
        </w:tc>
        <w:tc>
          <w:tcPr>
            <w:tcW w:w="1534" w:type="dxa"/>
            <w:vAlign w:val="center"/>
          </w:tcPr>
          <w:p w14:paraId="4BE22DA2" w14:textId="77777777" w:rsidR="00F07BCC" w:rsidRPr="0098764B" w:rsidRDefault="00F07BCC" w:rsidP="00B32FBA">
            <w:pPr>
              <w:spacing w:after="0" w:line="240" w:lineRule="auto"/>
              <w:jc w:val="center"/>
              <w:rPr>
                <w:ins w:id="3991" w:author="Kopp, Darin" w:date="2025-02-20T15:34:00Z"/>
                <w:rFonts w:cstheme="minorHAnsi"/>
                <w:color w:val="000000"/>
                <w:sz w:val="20"/>
                <w:szCs w:val="20"/>
              </w:rPr>
            </w:pPr>
            <w:ins w:id="3992" w:author="Kopp, Darin" w:date="2025-02-20T15:34:00Z">
              <w:r w:rsidRPr="0098764B">
                <w:rPr>
                  <w:rFonts w:cstheme="minorHAnsi"/>
                  <w:color w:val="000000"/>
                  <w:sz w:val="20"/>
                  <w:szCs w:val="20"/>
                </w:rPr>
                <w:t>0.58</w:t>
              </w:r>
            </w:ins>
          </w:p>
          <w:p w14:paraId="3EFD86F4" w14:textId="77777777" w:rsidR="00F07BCC" w:rsidRPr="0098764B" w:rsidRDefault="00F07BCC" w:rsidP="00B32FBA">
            <w:pPr>
              <w:spacing w:after="0" w:line="240" w:lineRule="auto"/>
              <w:jc w:val="center"/>
              <w:rPr>
                <w:ins w:id="3993" w:author="Kopp, Darin" w:date="2025-02-20T15:34:00Z"/>
                <w:rFonts w:cstheme="minorHAnsi"/>
                <w:color w:val="000000"/>
                <w:sz w:val="20"/>
                <w:szCs w:val="20"/>
              </w:rPr>
            </w:pPr>
            <w:ins w:id="3994" w:author="Kopp, Darin" w:date="2025-02-20T15:34:00Z">
              <w:r w:rsidRPr="0098764B">
                <w:rPr>
                  <w:rFonts w:cstheme="minorHAnsi"/>
                  <w:color w:val="000000"/>
                  <w:sz w:val="20"/>
                  <w:szCs w:val="20"/>
                </w:rPr>
                <w:t>(0.34 - 0.77)</w:t>
              </w:r>
            </w:ins>
          </w:p>
        </w:tc>
        <w:tc>
          <w:tcPr>
            <w:tcW w:w="1611" w:type="dxa"/>
            <w:vAlign w:val="center"/>
          </w:tcPr>
          <w:p w14:paraId="1F2F1616" w14:textId="77777777" w:rsidR="00F07BCC" w:rsidRPr="0098764B" w:rsidRDefault="00F07BCC" w:rsidP="00B32FBA">
            <w:pPr>
              <w:spacing w:after="0" w:line="240" w:lineRule="auto"/>
              <w:jc w:val="center"/>
              <w:rPr>
                <w:ins w:id="3995" w:author="Kopp, Darin" w:date="2025-02-20T15:34:00Z"/>
                <w:rFonts w:cstheme="minorHAnsi"/>
                <w:color w:val="000000"/>
                <w:sz w:val="20"/>
                <w:szCs w:val="20"/>
              </w:rPr>
            </w:pPr>
            <w:ins w:id="3996" w:author="Kopp, Darin" w:date="2025-02-20T15:34:00Z">
              <w:r w:rsidRPr="0098764B">
                <w:rPr>
                  <w:rFonts w:cstheme="minorHAnsi"/>
                  <w:color w:val="000000"/>
                  <w:sz w:val="20"/>
                  <w:szCs w:val="20"/>
                </w:rPr>
                <w:t>0.39</w:t>
              </w:r>
            </w:ins>
          </w:p>
          <w:p w14:paraId="6C6EFC7E" w14:textId="77777777" w:rsidR="00F07BCC" w:rsidRPr="0098764B" w:rsidRDefault="00F07BCC" w:rsidP="00B32FBA">
            <w:pPr>
              <w:spacing w:after="0" w:line="240" w:lineRule="auto"/>
              <w:jc w:val="center"/>
              <w:rPr>
                <w:ins w:id="3997" w:author="Kopp, Darin" w:date="2025-02-20T15:34:00Z"/>
                <w:rFonts w:eastAsia="Times New Roman" w:cstheme="minorHAnsi"/>
                <w:color w:val="000000"/>
                <w:sz w:val="20"/>
                <w:szCs w:val="20"/>
              </w:rPr>
            </w:pPr>
            <w:ins w:id="3998" w:author="Kopp, Darin" w:date="2025-02-20T15:34:00Z">
              <w:r w:rsidRPr="0098764B">
                <w:rPr>
                  <w:rFonts w:cstheme="minorHAnsi"/>
                  <w:color w:val="000000"/>
                  <w:sz w:val="20"/>
                  <w:szCs w:val="20"/>
                </w:rPr>
                <w:t>(0.12-0.71)</w:t>
              </w:r>
            </w:ins>
          </w:p>
        </w:tc>
      </w:tr>
      <w:tr w:rsidR="00F07BCC" w:rsidRPr="002215B3" w14:paraId="62A25ED7" w14:textId="77777777" w:rsidTr="00B32FBA">
        <w:trPr>
          <w:trHeight w:val="300"/>
          <w:jc w:val="center"/>
          <w:ins w:id="3999" w:author="Kopp, Darin" w:date="2025-02-20T15:34:00Z"/>
        </w:trPr>
        <w:tc>
          <w:tcPr>
            <w:tcW w:w="715" w:type="dxa"/>
            <w:shd w:val="clear" w:color="auto" w:fill="auto"/>
            <w:noWrap/>
            <w:vAlign w:val="center"/>
            <w:hideMark/>
          </w:tcPr>
          <w:p w14:paraId="450FC797" w14:textId="77777777" w:rsidR="00F07BCC" w:rsidRPr="0098764B" w:rsidRDefault="00F07BCC" w:rsidP="00B32FBA">
            <w:pPr>
              <w:spacing w:after="0" w:line="240" w:lineRule="auto"/>
              <w:jc w:val="center"/>
              <w:rPr>
                <w:ins w:id="4000" w:author="Kopp, Darin" w:date="2025-02-20T15:34:00Z"/>
                <w:rFonts w:eastAsia="Times New Roman" w:cstheme="minorHAnsi"/>
                <w:color w:val="000000"/>
                <w:sz w:val="20"/>
                <w:szCs w:val="20"/>
              </w:rPr>
            </w:pPr>
            <w:ins w:id="4001" w:author="Kopp, Darin" w:date="2025-02-20T15:34:00Z">
              <w:r w:rsidRPr="0098764B">
                <w:rPr>
                  <w:rFonts w:eastAsia="Times New Roman" w:cstheme="minorHAnsi"/>
                  <w:color w:val="000000"/>
                  <w:sz w:val="20"/>
                  <w:szCs w:val="20"/>
                </w:rPr>
                <w:t>SAP</w:t>
              </w:r>
            </w:ins>
          </w:p>
        </w:tc>
        <w:tc>
          <w:tcPr>
            <w:tcW w:w="810" w:type="dxa"/>
            <w:shd w:val="clear" w:color="auto" w:fill="auto"/>
            <w:noWrap/>
            <w:vAlign w:val="center"/>
            <w:hideMark/>
          </w:tcPr>
          <w:p w14:paraId="0968BC42" w14:textId="77777777" w:rsidR="00F07BCC" w:rsidRPr="0098764B" w:rsidRDefault="00F07BCC" w:rsidP="00B32FBA">
            <w:pPr>
              <w:spacing w:after="0" w:line="240" w:lineRule="auto"/>
              <w:jc w:val="center"/>
              <w:rPr>
                <w:ins w:id="4002" w:author="Kopp, Darin" w:date="2025-02-20T15:34:00Z"/>
                <w:rFonts w:eastAsia="Times New Roman" w:cstheme="minorHAnsi"/>
                <w:color w:val="000000"/>
                <w:sz w:val="20"/>
                <w:szCs w:val="20"/>
              </w:rPr>
            </w:pPr>
            <w:ins w:id="4003" w:author="Kopp, Darin" w:date="2025-02-20T15:34:00Z">
              <w:r w:rsidRPr="0098764B">
                <w:rPr>
                  <w:rFonts w:cstheme="minorHAnsi"/>
                  <w:color w:val="000000"/>
                  <w:sz w:val="20"/>
                  <w:szCs w:val="20"/>
                </w:rPr>
                <w:t>0.05</w:t>
              </w:r>
            </w:ins>
          </w:p>
        </w:tc>
        <w:tc>
          <w:tcPr>
            <w:tcW w:w="1530" w:type="dxa"/>
            <w:shd w:val="clear" w:color="auto" w:fill="auto"/>
            <w:noWrap/>
            <w:vAlign w:val="center"/>
            <w:hideMark/>
          </w:tcPr>
          <w:p w14:paraId="120ADFA2" w14:textId="77777777" w:rsidR="00F07BCC" w:rsidRPr="0098764B" w:rsidRDefault="00F07BCC" w:rsidP="00B32FBA">
            <w:pPr>
              <w:spacing w:after="0" w:line="240" w:lineRule="auto"/>
              <w:jc w:val="center"/>
              <w:rPr>
                <w:ins w:id="4004" w:author="Kopp, Darin" w:date="2025-02-20T15:34:00Z"/>
                <w:rFonts w:cstheme="minorHAnsi"/>
                <w:color w:val="000000"/>
                <w:sz w:val="20"/>
                <w:szCs w:val="20"/>
              </w:rPr>
            </w:pPr>
            <w:ins w:id="4005" w:author="Kopp, Darin" w:date="2025-02-20T15:34:00Z">
              <w:r w:rsidRPr="0098764B">
                <w:rPr>
                  <w:rFonts w:cstheme="minorHAnsi"/>
                  <w:color w:val="000000"/>
                  <w:sz w:val="20"/>
                  <w:szCs w:val="20"/>
                </w:rPr>
                <w:t>0.40</w:t>
              </w:r>
            </w:ins>
          </w:p>
          <w:p w14:paraId="46321168" w14:textId="77777777" w:rsidR="00F07BCC" w:rsidRPr="0098764B" w:rsidRDefault="00F07BCC" w:rsidP="00B32FBA">
            <w:pPr>
              <w:spacing w:after="0" w:line="240" w:lineRule="auto"/>
              <w:jc w:val="center"/>
              <w:rPr>
                <w:ins w:id="4006" w:author="Kopp, Darin" w:date="2025-02-20T15:34:00Z"/>
                <w:rFonts w:eastAsia="Times New Roman" w:cstheme="minorHAnsi"/>
                <w:color w:val="000000"/>
                <w:sz w:val="20"/>
                <w:szCs w:val="20"/>
              </w:rPr>
            </w:pPr>
            <w:ins w:id="4007" w:author="Kopp, Darin" w:date="2025-02-20T15:34:00Z">
              <w:r w:rsidRPr="0098764B">
                <w:rPr>
                  <w:rFonts w:cstheme="minorHAnsi"/>
                  <w:color w:val="000000"/>
                  <w:sz w:val="20"/>
                  <w:szCs w:val="20"/>
                </w:rPr>
                <w:t>(-0.66 - 1.41)</w:t>
              </w:r>
            </w:ins>
          </w:p>
        </w:tc>
        <w:tc>
          <w:tcPr>
            <w:tcW w:w="1530" w:type="dxa"/>
            <w:shd w:val="clear" w:color="auto" w:fill="auto"/>
            <w:noWrap/>
            <w:vAlign w:val="center"/>
            <w:hideMark/>
          </w:tcPr>
          <w:p w14:paraId="09D2AE88" w14:textId="77777777" w:rsidR="00F07BCC" w:rsidRPr="0098764B" w:rsidRDefault="00F07BCC" w:rsidP="00B32FBA">
            <w:pPr>
              <w:spacing w:after="0" w:line="240" w:lineRule="auto"/>
              <w:jc w:val="center"/>
              <w:rPr>
                <w:ins w:id="4008" w:author="Kopp, Darin" w:date="2025-02-20T15:34:00Z"/>
                <w:rFonts w:cstheme="minorHAnsi"/>
                <w:color w:val="000000"/>
                <w:sz w:val="20"/>
                <w:szCs w:val="20"/>
              </w:rPr>
            </w:pPr>
            <w:ins w:id="4009" w:author="Kopp, Darin" w:date="2025-02-20T15:34:00Z">
              <w:r w:rsidRPr="0098764B">
                <w:rPr>
                  <w:rFonts w:cstheme="minorHAnsi"/>
                  <w:color w:val="000000"/>
                  <w:sz w:val="20"/>
                  <w:szCs w:val="20"/>
                </w:rPr>
                <w:t>1.00</w:t>
              </w:r>
            </w:ins>
          </w:p>
          <w:p w14:paraId="727E5286" w14:textId="77777777" w:rsidR="00F07BCC" w:rsidRPr="0098764B" w:rsidRDefault="00F07BCC" w:rsidP="00B32FBA">
            <w:pPr>
              <w:spacing w:after="0" w:line="240" w:lineRule="auto"/>
              <w:jc w:val="center"/>
              <w:rPr>
                <w:ins w:id="4010" w:author="Kopp, Darin" w:date="2025-02-20T15:34:00Z"/>
                <w:rFonts w:eastAsia="Times New Roman" w:cstheme="minorHAnsi"/>
                <w:color w:val="000000"/>
                <w:sz w:val="20"/>
                <w:szCs w:val="20"/>
              </w:rPr>
            </w:pPr>
            <w:ins w:id="4011" w:author="Kopp, Darin" w:date="2025-02-20T15:34:00Z">
              <w:r w:rsidRPr="0098764B">
                <w:rPr>
                  <w:rFonts w:cstheme="minorHAnsi"/>
                  <w:color w:val="000000"/>
                  <w:sz w:val="20"/>
                  <w:szCs w:val="20"/>
                </w:rPr>
                <w:t>(0.97 - 1.04)</w:t>
              </w:r>
            </w:ins>
          </w:p>
        </w:tc>
        <w:tc>
          <w:tcPr>
            <w:tcW w:w="1620" w:type="dxa"/>
            <w:shd w:val="clear" w:color="auto" w:fill="auto"/>
            <w:noWrap/>
            <w:vAlign w:val="center"/>
            <w:hideMark/>
          </w:tcPr>
          <w:p w14:paraId="7330C494" w14:textId="77777777" w:rsidR="00F07BCC" w:rsidRPr="0098764B" w:rsidRDefault="00F07BCC" w:rsidP="00B32FBA">
            <w:pPr>
              <w:spacing w:after="0" w:line="240" w:lineRule="auto"/>
              <w:jc w:val="center"/>
              <w:rPr>
                <w:ins w:id="4012" w:author="Kopp, Darin" w:date="2025-02-20T15:34:00Z"/>
                <w:rFonts w:cstheme="minorHAnsi"/>
                <w:color w:val="000000"/>
                <w:sz w:val="20"/>
                <w:szCs w:val="20"/>
              </w:rPr>
            </w:pPr>
            <w:ins w:id="4013" w:author="Kopp, Darin" w:date="2025-02-20T15:34:00Z">
              <w:r w:rsidRPr="0098764B">
                <w:rPr>
                  <w:rFonts w:cstheme="minorHAnsi"/>
                  <w:color w:val="000000"/>
                  <w:sz w:val="20"/>
                  <w:szCs w:val="20"/>
                </w:rPr>
                <w:t>0.85</w:t>
              </w:r>
            </w:ins>
          </w:p>
          <w:p w14:paraId="30F2632B" w14:textId="77777777" w:rsidR="00F07BCC" w:rsidRPr="0098764B" w:rsidRDefault="00F07BCC" w:rsidP="00B32FBA">
            <w:pPr>
              <w:spacing w:after="0" w:line="240" w:lineRule="auto"/>
              <w:jc w:val="center"/>
              <w:rPr>
                <w:ins w:id="4014" w:author="Kopp, Darin" w:date="2025-02-20T15:34:00Z"/>
                <w:rFonts w:eastAsia="Times New Roman" w:cstheme="minorHAnsi"/>
                <w:color w:val="000000"/>
                <w:sz w:val="20"/>
                <w:szCs w:val="20"/>
              </w:rPr>
            </w:pPr>
            <w:ins w:id="4015" w:author="Kopp, Darin" w:date="2025-02-20T15:34:00Z">
              <w:r w:rsidRPr="0098764B">
                <w:rPr>
                  <w:rFonts w:cstheme="minorHAnsi"/>
                  <w:color w:val="000000"/>
                  <w:sz w:val="20"/>
                  <w:szCs w:val="20"/>
                </w:rPr>
                <w:t>(0.82 - 0.87)</w:t>
              </w:r>
            </w:ins>
          </w:p>
        </w:tc>
        <w:tc>
          <w:tcPr>
            <w:tcW w:w="1534" w:type="dxa"/>
            <w:vAlign w:val="center"/>
          </w:tcPr>
          <w:p w14:paraId="5DD336C5" w14:textId="77777777" w:rsidR="00F07BCC" w:rsidRPr="0098764B" w:rsidRDefault="00F07BCC" w:rsidP="00B32FBA">
            <w:pPr>
              <w:spacing w:after="0" w:line="240" w:lineRule="auto"/>
              <w:jc w:val="center"/>
              <w:rPr>
                <w:ins w:id="4016" w:author="Kopp, Darin" w:date="2025-02-20T15:34:00Z"/>
                <w:rFonts w:cstheme="minorHAnsi"/>
                <w:color w:val="000000"/>
                <w:sz w:val="20"/>
                <w:szCs w:val="20"/>
              </w:rPr>
            </w:pPr>
            <w:ins w:id="4017" w:author="Kopp, Darin" w:date="2025-02-20T15:34:00Z">
              <w:r w:rsidRPr="0098764B">
                <w:rPr>
                  <w:rFonts w:cstheme="minorHAnsi"/>
                  <w:color w:val="000000"/>
                  <w:sz w:val="20"/>
                  <w:szCs w:val="20"/>
                </w:rPr>
                <w:t>97</w:t>
              </w:r>
            </w:ins>
          </w:p>
        </w:tc>
        <w:tc>
          <w:tcPr>
            <w:tcW w:w="1534" w:type="dxa"/>
            <w:vAlign w:val="center"/>
          </w:tcPr>
          <w:p w14:paraId="0AE90EB8" w14:textId="77777777" w:rsidR="00F07BCC" w:rsidRPr="0098764B" w:rsidRDefault="00F07BCC" w:rsidP="00B32FBA">
            <w:pPr>
              <w:spacing w:after="0" w:line="240" w:lineRule="auto"/>
              <w:jc w:val="center"/>
              <w:rPr>
                <w:ins w:id="4018" w:author="Kopp, Darin" w:date="2025-02-20T15:34:00Z"/>
                <w:rFonts w:cstheme="minorHAnsi"/>
                <w:color w:val="000000"/>
                <w:sz w:val="20"/>
                <w:szCs w:val="20"/>
              </w:rPr>
            </w:pPr>
            <w:ins w:id="4019" w:author="Kopp, Darin" w:date="2025-02-20T15:34:00Z">
              <w:r w:rsidRPr="0098764B">
                <w:rPr>
                  <w:rFonts w:cstheme="minorHAnsi"/>
                  <w:color w:val="000000"/>
                  <w:sz w:val="20"/>
                  <w:szCs w:val="20"/>
                </w:rPr>
                <w:t>0.52</w:t>
              </w:r>
            </w:ins>
          </w:p>
          <w:p w14:paraId="29E65295" w14:textId="77777777" w:rsidR="00F07BCC" w:rsidRPr="0098764B" w:rsidRDefault="00F07BCC" w:rsidP="00B32FBA">
            <w:pPr>
              <w:spacing w:after="0" w:line="240" w:lineRule="auto"/>
              <w:jc w:val="center"/>
              <w:rPr>
                <w:ins w:id="4020" w:author="Kopp, Darin" w:date="2025-02-20T15:34:00Z"/>
                <w:rFonts w:cstheme="minorHAnsi"/>
                <w:color w:val="000000"/>
                <w:sz w:val="20"/>
                <w:szCs w:val="20"/>
              </w:rPr>
            </w:pPr>
            <w:ins w:id="4021" w:author="Kopp, Darin" w:date="2025-02-20T15:34:00Z">
              <w:r w:rsidRPr="0098764B">
                <w:rPr>
                  <w:rFonts w:cstheme="minorHAnsi"/>
                  <w:color w:val="000000"/>
                  <w:sz w:val="20"/>
                  <w:szCs w:val="20"/>
                </w:rPr>
                <w:t>(0.26 - 0.67)</w:t>
              </w:r>
            </w:ins>
          </w:p>
        </w:tc>
        <w:tc>
          <w:tcPr>
            <w:tcW w:w="1611" w:type="dxa"/>
            <w:vAlign w:val="center"/>
          </w:tcPr>
          <w:p w14:paraId="03FAD847" w14:textId="77777777" w:rsidR="00F07BCC" w:rsidRPr="0098764B" w:rsidRDefault="00F07BCC" w:rsidP="00B32FBA">
            <w:pPr>
              <w:spacing w:after="0" w:line="240" w:lineRule="auto"/>
              <w:jc w:val="center"/>
              <w:rPr>
                <w:ins w:id="4022" w:author="Kopp, Darin" w:date="2025-02-20T15:34:00Z"/>
                <w:rFonts w:cstheme="minorHAnsi"/>
                <w:color w:val="000000"/>
                <w:sz w:val="20"/>
                <w:szCs w:val="20"/>
              </w:rPr>
            </w:pPr>
            <w:ins w:id="4023" w:author="Kopp, Darin" w:date="2025-02-20T15:34:00Z">
              <w:r w:rsidRPr="0098764B">
                <w:rPr>
                  <w:rFonts w:cstheme="minorHAnsi"/>
                  <w:color w:val="000000"/>
                  <w:sz w:val="20"/>
                  <w:szCs w:val="20"/>
                </w:rPr>
                <w:t>0.56</w:t>
              </w:r>
            </w:ins>
          </w:p>
          <w:p w14:paraId="4947CD78" w14:textId="77777777" w:rsidR="00F07BCC" w:rsidRPr="0098764B" w:rsidRDefault="00F07BCC" w:rsidP="00B32FBA">
            <w:pPr>
              <w:spacing w:after="0" w:line="240" w:lineRule="auto"/>
              <w:jc w:val="center"/>
              <w:rPr>
                <w:ins w:id="4024" w:author="Kopp, Darin" w:date="2025-02-20T15:34:00Z"/>
                <w:rFonts w:eastAsia="Times New Roman" w:cstheme="minorHAnsi"/>
                <w:color w:val="000000"/>
                <w:sz w:val="20"/>
                <w:szCs w:val="20"/>
              </w:rPr>
            </w:pPr>
            <w:ins w:id="4025" w:author="Kopp, Darin" w:date="2025-02-20T15:34:00Z">
              <w:r w:rsidRPr="0098764B">
                <w:rPr>
                  <w:rFonts w:cstheme="minorHAnsi"/>
                  <w:color w:val="000000"/>
                  <w:sz w:val="20"/>
                  <w:szCs w:val="20"/>
                </w:rPr>
                <w:t>(0.21-0.87)</w:t>
              </w:r>
            </w:ins>
          </w:p>
        </w:tc>
      </w:tr>
      <w:tr w:rsidR="00F07BCC" w:rsidRPr="002215B3" w14:paraId="76D0CB69" w14:textId="77777777" w:rsidTr="00B32FBA">
        <w:trPr>
          <w:trHeight w:val="300"/>
          <w:jc w:val="center"/>
          <w:ins w:id="4026" w:author="Kopp, Darin" w:date="2025-02-20T15:34:00Z"/>
        </w:trPr>
        <w:tc>
          <w:tcPr>
            <w:tcW w:w="715" w:type="dxa"/>
            <w:shd w:val="clear" w:color="auto" w:fill="auto"/>
            <w:noWrap/>
            <w:vAlign w:val="center"/>
            <w:hideMark/>
          </w:tcPr>
          <w:p w14:paraId="0A1D4DAD" w14:textId="77777777" w:rsidR="00F07BCC" w:rsidRPr="0098764B" w:rsidRDefault="00F07BCC" w:rsidP="00B32FBA">
            <w:pPr>
              <w:spacing w:after="0" w:line="240" w:lineRule="auto"/>
              <w:jc w:val="center"/>
              <w:rPr>
                <w:ins w:id="4027" w:author="Kopp, Darin" w:date="2025-02-20T15:34:00Z"/>
                <w:rFonts w:eastAsia="Times New Roman" w:cstheme="minorHAnsi"/>
                <w:color w:val="000000"/>
                <w:sz w:val="20"/>
                <w:szCs w:val="20"/>
              </w:rPr>
            </w:pPr>
            <w:ins w:id="4028" w:author="Kopp, Darin" w:date="2025-02-20T15:34:00Z">
              <w:r w:rsidRPr="0098764B">
                <w:rPr>
                  <w:rFonts w:eastAsia="Times New Roman" w:cstheme="minorHAnsi"/>
                  <w:color w:val="000000"/>
                  <w:sz w:val="20"/>
                  <w:szCs w:val="20"/>
                </w:rPr>
                <w:t>SPL</w:t>
              </w:r>
            </w:ins>
          </w:p>
        </w:tc>
        <w:tc>
          <w:tcPr>
            <w:tcW w:w="810" w:type="dxa"/>
            <w:shd w:val="clear" w:color="auto" w:fill="auto"/>
            <w:noWrap/>
            <w:vAlign w:val="center"/>
            <w:hideMark/>
          </w:tcPr>
          <w:p w14:paraId="2139AB15" w14:textId="77777777" w:rsidR="00F07BCC" w:rsidRPr="0098764B" w:rsidRDefault="00F07BCC" w:rsidP="00B32FBA">
            <w:pPr>
              <w:spacing w:after="0" w:line="240" w:lineRule="auto"/>
              <w:jc w:val="center"/>
              <w:rPr>
                <w:ins w:id="4029" w:author="Kopp, Darin" w:date="2025-02-20T15:34:00Z"/>
                <w:rFonts w:eastAsia="Times New Roman" w:cstheme="minorHAnsi"/>
                <w:color w:val="000000"/>
                <w:sz w:val="20"/>
                <w:szCs w:val="20"/>
              </w:rPr>
            </w:pPr>
            <w:ins w:id="4030" w:author="Kopp, Darin" w:date="2025-02-20T15:34:00Z">
              <w:r w:rsidRPr="0098764B">
                <w:rPr>
                  <w:rFonts w:cstheme="minorHAnsi"/>
                  <w:color w:val="000000"/>
                  <w:sz w:val="20"/>
                  <w:szCs w:val="20"/>
                </w:rPr>
                <w:t>0.10</w:t>
              </w:r>
            </w:ins>
          </w:p>
        </w:tc>
        <w:tc>
          <w:tcPr>
            <w:tcW w:w="1530" w:type="dxa"/>
            <w:shd w:val="clear" w:color="auto" w:fill="auto"/>
            <w:noWrap/>
            <w:vAlign w:val="center"/>
            <w:hideMark/>
          </w:tcPr>
          <w:p w14:paraId="3C65182D" w14:textId="77777777" w:rsidR="00F07BCC" w:rsidRPr="0098764B" w:rsidRDefault="00F07BCC" w:rsidP="00B32FBA">
            <w:pPr>
              <w:spacing w:after="0" w:line="240" w:lineRule="auto"/>
              <w:jc w:val="center"/>
              <w:rPr>
                <w:ins w:id="4031" w:author="Kopp, Darin" w:date="2025-02-20T15:34:00Z"/>
                <w:rFonts w:cstheme="minorHAnsi"/>
                <w:color w:val="000000"/>
                <w:sz w:val="20"/>
                <w:szCs w:val="20"/>
              </w:rPr>
            </w:pPr>
            <w:ins w:id="4032" w:author="Kopp, Darin" w:date="2025-02-20T15:34:00Z">
              <w:r w:rsidRPr="0098764B">
                <w:rPr>
                  <w:rFonts w:cstheme="minorHAnsi"/>
                  <w:color w:val="000000"/>
                  <w:sz w:val="20"/>
                  <w:szCs w:val="20"/>
                </w:rPr>
                <w:t>0.48</w:t>
              </w:r>
            </w:ins>
          </w:p>
          <w:p w14:paraId="0D5D3E22" w14:textId="77777777" w:rsidR="00F07BCC" w:rsidRPr="0098764B" w:rsidRDefault="00F07BCC" w:rsidP="00B32FBA">
            <w:pPr>
              <w:spacing w:after="0" w:line="240" w:lineRule="auto"/>
              <w:jc w:val="center"/>
              <w:rPr>
                <w:ins w:id="4033" w:author="Kopp, Darin" w:date="2025-02-20T15:34:00Z"/>
                <w:rFonts w:eastAsia="Times New Roman" w:cstheme="minorHAnsi"/>
                <w:color w:val="000000"/>
                <w:sz w:val="20"/>
                <w:szCs w:val="20"/>
              </w:rPr>
            </w:pPr>
            <w:ins w:id="4034" w:author="Kopp, Darin" w:date="2025-02-20T15:34:00Z">
              <w:r w:rsidRPr="0098764B">
                <w:rPr>
                  <w:rFonts w:cstheme="minorHAnsi"/>
                  <w:color w:val="000000"/>
                  <w:sz w:val="20"/>
                  <w:szCs w:val="20"/>
                </w:rPr>
                <w:t>(-0.45 - 1.29)</w:t>
              </w:r>
            </w:ins>
          </w:p>
        </w:tc>
        <w:tc>
          <w:tcPr>
            <w:tcW w:w="1530" w:type="dxa"/>
            <w:shd w:val="clear" w:color="auto" w:fill="auto"/>
            <w:noWrap/>
            <w:vAlign w:val="center"/>
            <w:hideMark/>
          </w:tcPr>
          <w:p w14:paraId="4D255247" w14:textId="77777777" w:rsidR="00F07BCC" w:rsidRPr="0098764B" w:rsidRDefault="00F07BCC" w:rsidP="00B32FBA">
            <w:pPr>
              <w:spacing w:after="0" w:line="240" w:lineRule="auto"/>
              <w:jc w:val="center"/>
              <w:rPr>
                <w:ins w:id="4035" w:author="Kopp, Darin" w:date="2025-02-20T15:34:00Z"/>
                <w:rFonts w:cstheme="minorHAnsi"/>
                <w:color w:val="000000"/>
                <w:sz w:val="20"/>
                <w:szCs w:val="20"/>
              </w:rPr>
            </w:pPr>
            <w:ins w:id="4036" w:author="Kopp, Darin" w:date="2025-02-20T15:34:00Z">
              <w:r w:rsidRPr="0098764B">
                <w:rPr>
                  <w:rFonts w:cstheme="minorHAnsi"/>
                  <w:color w:val="000000"/>
                  <w:sz w:val="20"/>
                  <w:szCs w:val="20"/>
                </w:rPr>
                <w:t>1.02</w:t>
              </w:r>
            </w:ins>
          </w:p>
          <w:p w14:paraId="2BD242EA" w14:textId="77777777" w:rsidR="00F07BCC" w:rsidRPr="0098764B" w:rsidRDefault="00F07BCC" w:rsidP="00B32FBA">
            <w:pPr>
              <w:spacing w:after="0" w:line="240" w:lineRule="auto"/>
              <w:jc w:val="center"/>
              <w:rPr>
                <w:ins w:id="4037" w:author="Kopp, Darin" w:date="2025-02-20T15:34:00Z"/>
                <w:rFonts w:eastAsia="Times New Roman" w:cstheme="minorHAnsi"/>
                <w:color w:val="000000"/>
                <w:sz w:val="20"/>
                <w:szCs w:val="20"/>
              </w:rPr>
            </w:pPr>
            <w:ins w:id="4038" w:author="Kopp, Darin" w:date="2025-02-20T15:34:00Z">
              <w:r w:rsidRPr="0098764B">
                <w:rPr>
                  <w:rFonts w:cstheme="minorHAnsi"/>
                  <w:color w:val="000000"/>
                  <w:sz w:val="20"/>
                  <w:szCs w:val="20"/>
                </w:rPr>
                <w:t>(0.97 - 1.09)</w:t>
              </w:r>
            </w:ins>
          </w:p>
        </w:tc>
        <w:tc>
          <w:tcPr>
            <w:tcW w:w="1620" w:type="dxa"/>
            <w:shd w:val="clear" w:color="auto" w:fill="auto"/>
            <w:noWrap/>
            <w:vAlign w:val="center"/>
            <w:hideMark/>
          </w:tcPr>
          <w:p w14:paraId="3C5DCBAC" w14:textId="77777777" w:rsidR="00F07BCC" w:rsidRPr="0098764B" w:rsidRDefault="00F07BCC" w:rsidP="00B32FBA">
            <w:pPr>
              <w:spacing w:after="0" w:line="240" w:lineRule="auto"/>
              <w:jc w:val="center"/>
              <w:rPr>
                <w:ins w:id="4039" w:author="Kopp, Darin" w:date="2025-02-20T15:34:00Z"/>
                <w:rFonts w:cstheme="minorHAnsi"/>
                <w:color w:val="000000"/>
                <w:sz w:val="20"/>
                <w:szCs w:val="20"/>
              </w:rPr>
            </w:pPr>
            <w:ins w:id="4040" w:author="Kopp, Darin" w:date="2025-02-20T15:34:00Z">
              <w:r w:rsidRPr="0098764B">
                <w:rPr>
                  <w:rFonts w:cstheme="minorHAnsi"/>
                  <w:color w:val="000000"/>
                  <w:sz w:val="20"/>
                  <w:szCs w:val="20"/>
                </w:rPr>
                <w:t>0.79</w:t>
              </w:r>
            </w:ins>
          </w:p>
          <w:p w14:paraId="755B55F4" w14:textId="77777777" w:rsidR="00F07BCC" w:rsidRPr="0098764B" w:rsidRDefault="00F07BCC" w:rsidP="00B32FBA">
            <w:pPr>
              <w:spacing w:after="0" w:line="240" w:lineRule="auto"/>
              <w:jc w:val="center"/>
              <w:rPr>
                <w:ins w:id="4041" w:author="Kopp, Darin" w:date="2025-02-20T15:34:00Z"/>
                <w:rFonts w:eastAsia="Times New Roman" w:cstheme="minorHAnsi"/>
                <w:color w:val="000000"/>
                <w:sz w:val="20"/>
                <w:szCs w:val="20"/>
              </w:rPr>
            </w:pPr>
            <w:ins w:id="4042" w:author="Kopp, Darin" w:date="2025-02-20T15:34:00Z">
              <w:r w:rsidRPr="0098764B">
                <w:rPr>
                  <w:rFonts w:cstheme="minorHAnsi"/>
                  <w:color w:val="000000"/>
                  <w:sz w:val="20"/>
                  <w:szCs w:val="20"/>
                </w:rPr>
                <w:t>(0.75 - 0.83)</w:t>
              </w:r>
            </w:ins>
          </w:p>
        </w:tc>
        <w:tc>
          <w:tcPr>
            <w:tcW w:w="1534" w:type="dxa"/>
            <w:vAlign w:val="center"/>
          </w:tcPr>
          <w:p w14:paraId="4BFD74FD" w14:textId="77777777" w:rsidR="00F07BCC" w:rsidRPr="0098764B" w:rsidRDefault="00F07BCC" w:rsidP="00B32FBA">
            <w:pPr>
              <w:spacing w:after="0" w:line="240" w:lineRule="auto"/>
              <w:jc w:val="center"/>
              <w:rPr>
                <w:ins w:id="4043" w:author="Kopp, Darin" w:date="2025-02-20T15:34:00Z"/>
                <w:rFonts w:cstheme="minorHAnsi"/>
                <w:color w:val="000000"/>
                <w:sz w:val="20"/>
                <w:szCs w:val="20"/>
              </w:rPr>
            </w:pPr>
            <w:ins w:id="4044" w:author="Kopp, Darin" w:date="2025-02-20T15:34:00Z">
              <w:r w:rsidRPr="0098764B">
                <w:rPr>
                  <w:rFonts w:cstheme="minorHAnsi"/>
                  <w:color w:val="000000"/>
                  <w:sz w:val="20"/>
                  <w:szCs w:val="20"/>
                </w:rPr>
                <w:t>100</w:t>
              </w:r>
            </w:ins>
          </w:p>
        </w:tc>
        <w:tc>
          <w:tcPr>
            <w:tcW w:w="1534" w:type="dxa"/>
            <w:vAlign w:val="center"/>
          </w:tcPr>
          <w:p w14:paraId="557DF7C8" w14:textId="77777777" w:rsidR="00F07BCC" w:rsidRPr="0098764B" w:rsidRDefault="00F07BCC" w:rsidP="00B32FBA">
            <w:pPr>
              <w:spacing w:after="0" w:line="240" w:lineRule="auto"/>
              <w:jc w:val="center"/>
              <w:rPr>
                <w:ins w:id="4045" w:author="Kopp, Darin" w:date="2025-02-20T15:34:00Z"/>
                <w:rFonts w:cstheme="minorHAnsi"/>
                <w:color w:val="000000"/>
                <w:sz w:val="20"/>
                <w:szCs w:val="20"/>
              </w:rPr>
            </w:pPr>
            <w:ins w:id="4046" w:author="Kopp, Darin" w:date="2025-02-20T15:34:00Z">
              <w:r w:rsidRPr="0098764B">
                <w:rPr>
                  <w:rFonts w:cstheme="minorHAnsi"/>
                  <w:color w:val="000000"/>
                  <w:sz w:val="20"/>
                  <w:szCs w:val="20"/>
                </w:rPr>
                <w:t>0.52</w:t>
              </w:r>
            </w:ins>
          </w:p>
          <w:p w14:paraId="5C97A6BF" w14:textId="77777777" w:rsidR="00F07BCC" w:rsidRPr="0098764B" w:rsidRDefault="00F07BCC" w:rsidP="00B32FBA">
            <w:pPr>
              <w:spacing w:after="0" w:line="240" w:lineRule="auto"/>
              <w:jc w:val="center"/>
              <w:rPr>
                <w:ins w:id="4047" w:author="Kopp, Darin" w:date="2025-02-20T15:34:00Z"/>
                <w:rFonts w:cstheme="minorHAnsi"/>
                <w:color w:val="000000"/>
                <w:sz w:val="20"/>
                <w:szCs w:val="20"/>
              </w:rPr>
            </w:pPr>
            <w:ins w:id="4048" w:author="Kopp, Darin" w:date="2025-02-20T15:34:00Z">
              <w:r w:rsidRPr="0098764B">
                <w:rPr>
                  <w:rFonts w:cstheme="minorHAnsi"/>
                  <w:color w:val="000000"/>
                  <w:sz w:val="20"/>
                  <w:szCs w:val="20"/>
                </w:rPr>
                <w:t>(0.25 - 0.72)</w:t>
              </w:r>
            </w:ins>
          </w:p>
        </w:tc>
        <w:tc>
          <w:tcPr>
            <w:tcW w:w="1611" w:type="dxa"/>
            <w:vAlign w:val="center"/>
          </w:tcPr>
          <w:p w14:paraId="40E4C73A" w14:textId="77777777" w:rsidR="00F07BCC" w:rsidRPr="0098764B" w:rsidRDefault="00F07BCC" w:rsidP="00B32FBA">
            <w:pPr>
              <w:spacing w:after="0" w:line="240" w:lineRule="auto"/>
              <w:jc w:val="center"/>
              <w:rPr>
                <w:ins w:id="4049" w:author="Kopp, Darin" w:date="2025-02-20T15:34:00Z"/>
                <w:rFonts w:cstheme="minorHAnsi"/>
                <w:color w:val="000000"/>
                <w:sz w:val="20"/>
                <w:szCs w:val="20"/>
              </w:rPr>
            </w:pPr>
            <w:ins w:id="4050" w:author="Kopp, Darin" w:date="2025-02-20T15:34:00Z">
              <w:r w:rsidRPr="0098764B">
                <w:rPr>
                  <w:rFonts w:cstheme="minorHAnsi"/>
                  <w:color w:val="000000"/>
                  <w:sz w:val="20"/>
                  <w:szCs w:val="20"/>
                </w:rPr>
                <w:t>0.61</w:t>
              </w:r>
            </w:ins>
          </w:p>
          <w:p w14:paraId="23BBCDBF" w14:textId="77777777" w:rsidR="00F07BCC" w:rsidRPr="0098764B" w:rsidRDefault="00F07BCC" w:rsidP="00B32FBA">
            <w:pPr>
              <w:spacing w:after="0" w:line="240" w:lineRule="auto"/>
              <w:jc w:val="center"/>
              <w:rPr>
                <w:ins w:id="4051" w:author="Kopp, Darin" w:date="2025-02-20T15:34:00Z"/>
                <w:rFonts w:eastAsia="Times New Roman" w:cstheme="minorHAnsi"/>
                <w:color w:val="000000"/>
                <w:sz w:val="20"/>
                <w:szCs w:val="20"/>
              </w:rPr>
            </w:pPr>
            <w:ins w:id="4052" w:author="Kopp, Darin" w:date="2025-02-20T15:34:00Z">
              <w:r w:rsidRPr="0098764B">
                <w:rPr>
                  <w:rFonts w:cstheme="minorHAnsi"/>
                  <w:color w:val="000000"/>
                  <w:sz w:val="20"/>
                  <w:szCs w:val="20"/>
                </w:rPr>
                <w:t>(0.52-0.98)</w:t>
              </w:r>
            </w:ins>
          </w:p>
        </w:tc>
      </w:tr>
      <w:tr w:rsidR="00F07BCC" w:rsidRPr="002215B3" w14:paraId="45702B78" w14:textId="77777777" w:rsidTr="00B32FBA">
        <w:trPr>
          <w:trHeight w:val="300"/>
          <w:jc w:val="center"/>
          <w:ins w:id="4053" w:author="Kopp, Darin" w:date="2025-02-20T15:34:00Z"/>
        </w:trPr>
        <w:tc>
          <w:tcPr>
            <w:tcW w:w="715" w:type="dxa"/>
            <w:shd w:val="clear" w:color="auto" w:fill="auto"/>
            <w:noWrap/>
            <w:vAlign w:val="center"/>
            <w:hideMark/>
          </w:tcPr>
          <w:p w14:paraId="43186FBC" w14:textId="77777777" w:rsidR="00F07BCC" w:rsidRPr="0098764B" w:rsidRDefault="00F07BCC" w:rsidP="00B32FBA">
            <w:pPr>
              <w:spacing w:after="0" w:line="240" w:lineRule="auto"/>
              <w:jc w:val="center"/>
              <w:rPr>
                <w:ins w:id="4054" w:author="Kopp, Darin" w:date="2025-02-20T15:34:00Z"/>
                <w:rFonts w:eastAsia="Times New Roman" w:cstheme="minorHAnsi"/>
                <w:color w:val="000000"/>
                <w:sz w:val="20"/>
                <w:szCs w:val="20"/>
              </w:rPr>
            </w:pPr>
            <w:ins w:id="4055" w:author="Kopp, Darin" w:date="2025-02-20T15:34:00Z">
              <w:r w:rsidRPr="0098764B">
                <w:rPr>
                  <w:rFonts w:eastAsia="Times New Roman" w:cstheme="minorHAnsi"/>
                  <w:color w:val="000000"/>
                  <w:sz w:val="20"/>
                  <w:szCs w:val="20"/>
                </w:rPr>
                <w:t>TPL</w:t>
              </w:r>
            </w:ins>
          </w:p>
        </w:tc>
        <w:tc>
          <w:tcPr>
            <w:tcW w:w="810" w:type="dxa"/>
            <w:shd w:val="clear" w:color="auto" w:fill="auto"/>
            <w:noWrap/>
            <w:vAlign w:val="center"/>
            <w:hideMark/>
          </w:tcPr>
          <w:p w14:paraId="1B834B0D" w14:textId="77777777" w:rsidR="00F07BCC" w:rsidRPr="0098764B" w:rsidRDefault="00F07BCC" w:rsidP="00B32FBA">
            <w:pPr>
              <w:spacing w:after="0" w:line="240" w:lineRule="auto"/>
              <w:jc w:val="center"/>
              <w:rPr>
                <w:ins w:id="4056" w:author="Kopp, Darin" w:date="2025-02-20T15:34:00Z"/>
                <w:rFonts w:eastAsia="Times New Roman" w:cstheme="minorHAnsi"/>
                <w:color w:val="000000"/>
                <w:sz w:val="20"/>
                <w:szCs w:val="20"/>
              </w:rPr>
            </w:pPr>
            <w:ins w:id="4057" w:author="Kopp, Darin" w:date="2025-02-20T15:34:00Z">
              <w:r w:rsidRPr="0098764B">
                <w:rPr>
                  <w:rFonts w:cstheme="minorHAnsi"/>
                  <w:color w:val="000000"/>
                  <w:sz w:val="20"/>
                  <w:szCs w:val="20"/>
                </w:rPr>
                <w:t>0.05</w:t>
              </w:r>
            </w:ins>
          </w:p>
        </w:tc>
        <w:tc>
          <w:tcPr>
            <w:tcW w:w="1530" w:type="dxa"/>
            <w:shd w:val="clear" w:color="auto" w:fill="auto"/>
            <w:noWrap/>
            <w:vAlign w:val="center"/>
            <w:hideMark/>
          </w:tcPr>
          <w:p w14:paraId="16E2FDB4" w14:textId="77777777" w:rsidR="00F07BCC" w:rsidRPr="0098764B" w:rsidRDefault="00F07BCC" w:rsidP="00B32FBA">
            <w:pPr>
              <w:spacing w:after="0" w:line="240" w:lineRule="auto"/>
              <w:jc w:val="center"/>
              <w:rPr>
                <w:ins w:id="4058" w:author="Kopp, Darin" w:date="2025-02-20T15:34:00Z"/>
                <w:rFonts w:cstheme="minorHAnsi"/>
                <w:color w:val="000000"/>
                <w:sz w:val="20"/>
                <w:szCs w:val="20"/>
              </w:rPr>
            </w:pPr>
            <w:ins w:id="4059" w:author="Kopp, Darin" w:date="2025-02-20T15:34:00Z">
              <w:r w:rsidRPr="0098764B">
                <w:rPr>
                  <w:rFonts w:cstheme="minorHAnsi"/>
                  <w:color w:val="000000"/>
                  <w:sz w:val="20"/>
                  <w:szCs w:val="20"/>
                </w:rPr>
                <w:t>0.06</w:t>
              </w:r>
            </w:ins>
          </w:p>
          <w:p w14:paraId="1D2B9CE9" w14:textId="77777777" w:rsidR="00F07BCC" w:rsidRPr="0098764B" w:rsidRDefault="00F07BCC" w:rsidP="00B32FBA">
            <w:pPr>
              <w:spacing w:after="0" w:line="240" w:lineRule="auto"/>
              <w:jc w:val="center"/>
              <w:rPr>
                <w:ins w:id="4060" w:author="Kopp, Darin" w:date="2025-02-20T15:34:00Z"/>
                <w:rFonts w:eastAsia="Times New Roman" w:cstheme="minorHAnsi"/>
                <w:color w:val="000000"/>
                <w:sz w:val="20"/>
                <w:szCs w:val="20"/>
              </w:rPr>
            </w:pPr>
            <w:ins w:id="4061" w:author="Kopp, Darin" w:date="2025-02-20T15:34:00Z">
              <w:r w:rsidRPr="0098764B">
                <w:rPr>
                  <w:rFonts w:cstheme="minorHAnsi"/>
                  <w:color w:val="000000"/>
                  <w:sz w:val="20"/>
                  <w:szCs w:val="20"/>
                </w:rPr>
                <w:t>(-0.91 - 0.94)</w:t>
              </w:r>
            </w:ins>
          </w:p>
        </w:tc>
        <w:tc>
          <w:tcPr>
            <w:tcW w:w="1530" w:type="dxa"/>
            <w:shd w:val="clear" w:color="auto" w:fill="auto"/>
            <w:noWrap/>
            <w:vAlign w:val="center"/>
            <w:hideMark/>
          </w:tcPr>
          <w:p w14:paraId="2D2F6B2A" w14:textId="77777777" w:rsidR="00F07BCC" w:rsidRPr="0098764B" w:rsidRDefault="00F07BCC" w:rsidP="00B32FBA">
            <w:pPr>
              <w:spacing w:after="0" w:line="240" w:lineRule="auto"/>
              <w:jc w:val="center"/>
              <w:rPr>
                <w:ins w:id="4062" w:author="Kopp, Darin" w:date="2025-02-20T15:34:00Z"/>
                <w:rFonts w:cstheme="minorHAnsi"/>
                <w:color w:val="000000"/>
                <w:sz w:val="20"/>
                <w:szCs w:val="20"/>
              </w:rPr>
            </w:pPr>
            <w:ins w:id="4063" w:author="Kopp, Darin" w:date="2025-02-20T15:34:00Z">
              <w:r w:rsidRPr="0098764B">
                <w:rPr>
                  <w:rFonts w:cstheme="minorHAnsi"/>
                  <w:color w:val="000000"/>
                  <w:sz w:val="20"/>
                  <w:szCs w:val="20"/>
                </w:rPr>
                <w:t>1.01</w:t>
              </w:r>
            </w:ins>
          </w:p>
          <w:p w14:paraId="0F2EFFE7" w14:textId="77777777" w:rsidR="00F07BCC" w:rsidRPr="0098764B" w:rsidRDefault="00F07BCC" w:rsidP="00B32FBA">
            <w:pPr>
              <w:spacing w:after="0" w:line="240" w:lineRule="auto"/>
              <w:jc w:val="center"/>
              <w:rPr>
                <w:ins w:id="4064" w:author="Kopp, Darin" w:date="2025-02-20T15:34:00Z"/>
                <w:rFonts w:eastAsia="Times New Roman" w:cstheme="minorHAnsi"/>
                <w:color w:val="000000"/>
                <w:sz w:val="20"/>
                <w:szCs w:val="20"/>
              </w:rPr>
            </w:pPr>
            <w:ins w:id="4065" w:author="Kopp, Darin" w:date="2025-02-20T15:34:00Z">
              <w:r w:rsidRPr="0098764B">
                <w:rPr>
                  <w:rFonts w:cstheme="minorHAnsi"/>
                  <w:color w:val="000000"/>
                  <w:sz w:val="20"/>
                  <w:szCs w:val="20"/>
                </w:rPr>
                <w:t>(0.97 - 1.06)</w:t>
              </w:r>
            </w:ins>
          </w:p>
        </w:tc>
        <w:tc>
          <w:tcPr>
            <w:tcW w:w="1620" w:type="dxa"/>
            <w:shd w:val="clear" w:color="auto" w:fill="auto"/>
            <w:noWrap/>
            <w:vAlign w:val="center"/>
            <w:hideMark/>
          </w:tcPr>
          <w:p w14:paraId="191C0C00" w14:textId="77777777" w:rsidR="00F07BCC" w:rsidRPr="0098764B" w:rsidRDefault="00F07BCC" w:rsidP="00B32FBA">
            <w:pPr>
              <w:spacing w:after="0" w:line="240" w:lineRule="auto"/>
              <w:jc w:val="center"/>
              <w:rPr>
                <w:ins w:id="4066" w:author="Kopp, Darin" w:date="2025-02-20T15:34:00Z"/>
                <w:rFonts w:cstheme="minorHAnsi"/>
                <w:color w:val="000000"/>
                <w:sz w:val="20"/>
                <w:szCs w:val="20"/>
              </w:rPr>
            </w:pPr>
            <w:ins w:id="4067" w:author="Kopp, Darin" w:date="2025-02-20T15:34:00Z">
              <w:r w:rsidRPr="0098764B">
                <w:rPr>
                  <w:rFonts w:cstheme="minorHAnsi"/>
                  <w:color w:val="000000"/>
                  <w:sz w:val="20"/>
                  <w:szCs w:val="20"/>
                </w:rPr>
                <w:t>0.82</w:t>
              </w:r>
            </w:ins>
          </w:p>
          <w:p w14:paraId="64050FA0" w14:textId="77777777" w:rsidR="00F07BCC" w:rsidRPr="0098764B" w:rsidRDefault="00F07BCC" w:rsidP="00B32FBA">
            <w:pPr>
              <w:spacing w:after="0" w:line="240" w:lineRule="auto"/>
              <w:jc w:val="center"/>
              <w:rPr>
                <w:ins w:id="4068" w:author="Kopp, Darin" w:date="2025-02-20T15:34:00Z"/>
                <w:rFonts w:eastAsia="Times New Roman" w:cstheme="minorHAnsi"/>
                <w:color w:val="000000"/>
                <w:sz w:val="20"/>
                <w:szCs w:val="20"/>
              </w:rPr>
            </w:pPr>
            <w:ins w:id="4069" w:author="Kopp, Darin" w:date="2025-02-20T15:34:00Z">
              <w:r w:rsidRPr="0098764B">
                <w:rPr>
                  <w:rFonts w:cstheme="minorHAnsi"/>
                  <w:color w:val="000000"/>
                  <w:sz w:val="20"/>
                  <w:szCs w:val="20"/>
                </w:rPr>
                <w:t>(0.79 - 0.84)</w:t>
              </w:r>
            </w:ins>
          </w:p>
        </w:tc>
        <w:tc>
          <w:tcPr>
            <w:tcW w:w="1534" w:type="dxa"/>
            <w:vAlign w:val="center"/>
          </w:tcPr>
          <w:p w14:paraId="31354CBC" w14:textId="77777777" w:rsidR="00F07BCC" w:rsidRPr="0098764B" w:rsidRDefault="00F07BCC" w:rsidP="00B32FBA">
            <w:pPr>
              <w:spacing w:after="0" w:line="240" w:lineRule="auto"/>
              <w:jc w:val="center"/>
              <w:rPr>
                <w:ins w:id="4070" w:author="Kopp, Darin" w:date="2025-02-20T15:34:00Z"/>
                <w:rFonts w:cstheme="minorHAnsi"/>
                <w:color w:val="000000"/>
                <w:sz w:val="20"/>
                <w:szCs w:val="20"/>
              </w:rPr>
            </w:pPr>
            <w:ins w:id="4071" w:author="Kopp, Darin" w:date="2025-02-20T15:34:00Z">
              <w:r w:rsidRPr="0098764B">
                <w:rPr>
                  <w:rFonts w:cstheme="minorHAnsi"/>
                  <w:color w:val="000000"/>
                  <w:sz w:val="20"/>
                  <w:szCs w:val="20"/>
                </w:rPr>
                <w:t>100</w:t>
              </w:r>
            </w:ins>
          </w:p>
        </w:tc>
        <w:tc>
          <w:tcPr>
            <w:tcW w:w="1534" w:type="dxa"/>
            <w:vAlign w:val="center"/>
          </w:tcPr>
          <w:p w14:paraId="64CD9971" w14:textId="77777777" w:rsidR="00F07BCC" w:rsidRPr="0098764B" w:rsidRDefault="00F07BCC" w:rsidP="00B32FBA">
            <w:pPr>
              <w:spacing w:after="0" w:line="240" w:lineRule="auto"/>
              <w:jc w:val="center"/>
              <w:rPr>
                <w:ins w:id="4072" w:author="Kopp, Darin" w:date="2025-02-20T15:34:00Z"/>
                <w:rFonts w:cstheme="minorHAnsi"/>
                <w:color w:val="000000"/>
                <w:sz w:val="20"/>
                <w:szCs w:val="20"/>
              </w:rPr>
            </w:pPr>
            <w:ins w:id="4073" w:author="Kopp, Darin" w:date="2025-02-20T15:34:00Z">
              <w:r w:rsidRPr="0098764B">
                <w:rPr>
                  <w:rFonts w:cstheme="minorHAnsi"/>
                  <w:color w:val="000000"/>
                  <w:sz w:val="20"/>
                  <w:szCs w:val="20"/>
                </w:rPr>
                <w:t>0.55</w:t>
              </w:r>
            </w:ins>
          </w:p>
          <w:p w14:paraId="3E847964" w14:textId="77777777" w:rsidR="00F07BCC" w:rsidRPr="0098764B" w:rsidRDefault="00F07BCC" w:rsidP="00B32FBA">
            <w:pPr>
              <w:spacing w:after="0" w:line="240" w:lineRule="auto"/>
              <w:jc w:val="center"/>
              <w:rPr>
                <w:ins w:id="4074" w:author="Kopp, Darin" w:date="2025-02-20T15:34:00Z"/>
                <w:rFonts w:cstheme="minorHAnsi"/>
                <w:color w:val="000000"/>
                <w:sz w:val="20"/>
                <w:szCs w:val="20"/>
              </w:rPr>
            </w:pPr>
            <w:ins w:id="4075" w:author="Kopp, Darin" w:date="2025-02-20T15:34:00Z">
              <w:r w:rsidRPr="0098764B">
                <w:rPr>
                  <w:rFonts w:cstheme="minorHAnsi"/>
                  <w:color w:val="000000"/>
                  <w:sz w:val="20"/>
                  <w:szCs w:val="20"/>
                </w:rPr>
                <w:t>(0.31 - 0.77)</w:t>
              </w:r>
            </w:ins>
          </w:p>
        </w:tc>
        <w:tc>
          <w:tcPr>
            <w:tcW w:w="1611" w:type="dxa"/>
            <w:vAlign w:val="center"/>
          </w:tcPr>
          <w:p w14:paraId="7B31B609" w14:textId="77777777" w:rsidR="00F07BCC" w:rsidRPr="0098764B" w:rsidRDefault="00F07BCC" w:rsidP="00B32FBA">
            <w:pPr>
              <w:spacing w:after="0" w:line="240" w:lineRule="auto"/>
              <w:jc w:val="center"/>
              <w:rPr>
                <w:ins w:id="4076" w:author="Kopp, Darin" w:date="2025-02-20T15:34:00Z"/>
                <w:rFonts w:cstheme="minorHAnsi"/>
                <w:color w:val="000000"/>
                <w:sz w:val="20"/>
                <w:szCs w:val="20"/>
              </w:rPr>
            </w:pPr>
            <w:ins w:id="4077" w:author="Kopp, Darin" w:date="2025-02-20T15:34:00Z">
              <w:r w:rsidRPr="0098764B">
                <w:rPr>
                  <w:rFonts w:cstheme="minorHAnsi"/>
                  <w:color w:val="000000"/>
                  <w:sz w:val="20"/>
                  <w:szCs w:val="20"/>
                </w:rPr>
                <w:t>0.59</w:t>
              </w:r>
            </w:ins>
          </w:p>
          <w:p w14:paraId="3D2166C3" w14:textId="77777777" w:rsidR="00F07BCC" w:rsidRPr="0098764B" w:rsidRDefault="00F07BCC" w:rsidP="00B32FBA">
            <w:pPr>
              <w:spacing w:after="0" w:line="240" w:lineRule="auto"/>
              <w:jc w:val="center"/>
              <w:rPr>
                <w:ins w:id="4078" w:author="Kopp, Darin" w:date="2025-02-20T15:34:00Z"/>
                <w:rFonts w:eastAsia="Times New Roman" w:cstheme="minorHAnsi"/>
                <w:color w:val="000000"/>
                <w:sz w:val="20"/>
                <w:szCs w:val="20"/>
              </w:rPr>
            </w:pPr>
            <w:ins w:id="4079" w:author="Kopp, Darin" w:date="2025-02-20T15:34:00Z">
              <w:r w:rsidRPr="0098764B">
                <w:rPr>
                  <w:rFonts w:cstheme="minorHAnsi"/>
                  <w:color w:val="000000"/>
                  <w:sz w:val="20"/>
                  <w:szCs w:val="20"/>
                </w:rPr>
                <w:t>(0.18-1)</w:t>
              </w:r>
            </w:ins>
          </w:p>
        </w:tc>
      </w:tr>
      <w:tr w:rsidR="00F07BCC" w:rsidRPr="002215B3" w14:paraId="624511DF" w14:textId="77777777" w:rsidTr="00B32FBA">
        <w:trPr>
          <w:trHeight w:val="300"/>
          <w:jc w:val="center"/>
          <w:ins w:id="4080" w:author="Kopp, Darin" w:date="2025-02-20T15:34:00Z"/>
        </w:trPr>
        <w:tc>
          <w:tcPr>
            <w:tcW w:w="715" w:type="dxa"/>
            <w:shd w:val="clear" w:color="auto" w:fill="auto"/>
            <w:noWrap/>
            <w:vAlign w:val="center"/>
            <w:hideMark/>
          </w:tcPr>
          <w:p w14:paraId="7B407242" w14:textId="77777777" w:rsidR="00F07BCC" w:rsidRPr="0098764B" w:rsidRDefault="00F07BCC" w:rsidP="00B32FBA">
            <w:pPr>
              <w:spacing w:after="0" w:line="240" w:lineRule="auto"/>
              <w:jc w:val="center"/>
              <w:rPr>
                <w:ins w:id="4081" w:author="Kopp, Darin" w:date="2025-02-20T15:34:00Z"/>
                <w:rFonts w:eastAsia="Times New Roman" w:cstheme="minorHAnsi"/>
                <w:color w:val="000000"/>
                <w:sz w:val="20"/>
                <w:szCs w:val="20"/>
              </w:rPr>
            </w:pPr>
            <w:ins w:id="4082" w:author="Kopp, Darin" w:date="2025-02-20T15:34:00Z">
              <w:r w:rsidRPr="0098764B">
                <w:rPr>
                  <w:rFonts w:eastAsia="Times New Roman" w:cstheme="minorHAnsi"/>
                  <w:color w:val="000000"/>
                  <w:sz w:val="20"/>
                  <w:szCs w:val="20"/>
                </w:rPr>
                <w:t>UMW</w:t>
              </w:r>
            </w:ins>
          </w:p>
        </w:tc>
        <w:tc>
          <w:tcPr>
            <w:tcW w:w="810" w:type="dxa"/>
            <w:shd w:val="clear" w:color="auto" w:fill="auto"/>
            <w:noWrap/>
            <w:vAlign w:val="center"/>
            <w:hideMark/>
          </w:tcPr>
          <w:p w14:paraId="726C3BBE" w14:textId="77777777" w:rsidR="00F07BCC" w:rsidRPr="0098764B" w:rsidRDefault="00F07BCC" w:rsidP="00B32FBA">
            <w:pPr>
              <w:spacing w:after="0" w:line="240" w:lineRule="auto"/>
              <w:jc w:val="center"/>
              <w:rPr>
                <w:ins w:id="4083" w:author="Kopp, Darin" w:date="2025-02-20T15:34:00Z"/>
                <w:rFonts w:eastAsia="Times New Roman" w:cstheme="minorHAnsi"/>
                <w:color w:val="000000"/>
                <w:sz w:val="20"/>
                <w:szCs w:val="20"/>
              </w:rPr>
            </w:pPr>
            <w:ins w:id="4084" w:author="Kopp, Darin" w:date="2025-02-20T15:34:00Z">
              <w:r w:rsidRPr="0098764B">
                <w:rPr>
                  <w:rFonts w:cstheme="minorHAnsi"/>
                  <w:color w:val="000000"/>
                  <w:sz w:val="20"/>
                  <w:szCs w:val="20"/>
                </w:rPr>
                <w:t>0.05</w:t>
              </w:r>
            </w:ins>
          </w:p>
        </w:tc>
        <w:tc>
          <w:tcPr>
            <w:tcW w:w="1530" w:type="dxa"/>
            <w:shd w:val="clear" w:color="auto" w:fill="auto"/>
            <w:noWrap/>
            <w:vAlign w:val="center"/>
            <w:hideMark/>
          </w:tcPr>
          <w:p w14:paraId="3D3CEC46" w14:textId="77777777" w:rsidR="00F07BCC" w:rsidRPr="0098764B" w:rsidRDefault="00F07BCC" w:rsidP="00B32FBA">
            <w:pPr>
              <w:spacing w:after="0" w:line="240" w:lineRule="auto"/>
              <w:jc w:val="center"/>
              <w:rPr>
                <w:ins w:id="4085" w:author="Kopp, Darin" w:date="2025-02-20T15:34:00Z"/>
                <w:rFonts w:cstheme="minorHAnsi"/>
                <w:color w:val="000000"/>
                <w:sz w:val="20"/>
                <w:szCs w:val="20"/>
              </w:rPr>
            </w:pPr>
            <w:ins w:id="4086" w:author="Kopp, Darin" w:date="2025-02-20T15:34:00Z">
              <w:r w:rsidRPr="0098764B">
                <w:rPr>
                  <w:rFonts w:cstheme="minorHAnsi"/>
                  <w:color w:val="000000"/>
                  <w:sz w:val="20"/>
                  <w:szCs w:val="20"/>
                </w:rPr>
                <w:t>-0.74</w:t>
              </w:r>
            </w:ins>
          </w:p>
          <w:p w14:paraId="654103D5" w14:textId="77777777" w:rsidR="00F07BCC" w:rsidRPr="0098764B" w:rsidRDefault="00F07BCC" w:rsidP="00B32FBA">
            <w:pPr>
              <w:spacing w:after="0" w:line="240" w:lineRule="auto"/>
              <w:jc w:val="center"/>
              <w:rPr>
                <w:ins w:id="4087" w:author="Kopp, Darin" w:date="2025-02-20T15:34:00Z"/>
                <w:rFonts w:eastAsia="Times New Roman" w:cstheme="minorHAnsi"/>
                <w:color w:val="000000"/>
                <w:sz w:val="20"/>
                <w:szCs w:val="20"/>
              </w:rPr>
            </w:pPr>
            <w:ins w:id="4088" w:author="Kopp, Darin" w:date="2025-02-20T15:34:00Z">
              <w:r w:rsidRPr="0098764B">
                <w:rPr>
                  <w:rFonts w:cstheme="minorHAnsi"/>
                  <w:color w:val="000000"/>
                  <w:sz w:val="20"/>
                  <w:szCs w:val="20"/>
                </w:rPr>
                <w:t>(-2.52 - 0.99)</w:t>
              </w:r>
            </w:ins>
          </w:p>
        </w:tc>
        <w:tc>
          <w:tcPr>
            <w:tcW w:w="1530" w:type="dxa"/>
            <w:shd w:val="clear" w:color="auto" w:fill="auto"/>
            <w:noWrap/>
            <w:vAlign w:val="center"/>
            <w:hideMark/>
          </w:tcPr>
          <w:p w14:paraId="0A3CEA62" w14:textId="77777777" w:rsidR="00F07BCC" w:rsidRPr="0098764B" w:rsidRDefault="00F07BCC" w:rsidP="00B32FBA">
            <w:pPr>
              <w:spacing w:after="0" w:line="240" w:lineRule="auto"/>
              <w:jc w:val="center"/>
              <w:rPr>
                <w:ins w:id="4089" w:author="Kopp, Darin" w:date="2025-02-20T15:34:00Z"/>
                <w:rFonts w:cstheme="minorHAnsi"/>
                <w:color w:val="000000"/>
                <w:sz w:val="20"/>
                <w:szCs w:val="20"/>
              </w:rPr>
            </w:pPr>
            <w:ins w:id="4090" w:author="Kopp, Darin" w:date="2025-02-20T15:34:00Z">
              <w:r w:rsidRPr="0098764B">
                <w:rPr>
                  <w:rFonts w:cstheme="minorHAnsi"/>
                  <w:color w:val="000000"/>
                  <w:sz w:val="20"/>
                  <w:szCs w:val="20"/>
                </w:rPr>
                <w:t>1.04</w:t>
              </w:r>
            </w:ins>
          </w:p>
          <w:p w14:paraId="5DF86992" w14:textId="77777777" w:rsidR="00F07BCC" w:rsidRPr="0098764B" w:rsidRDefault="00F07BCC" w:rsidP="00B32FBA">
            <w:pPr>
              <w:spacing w:after="0" w:line="240" w:lineRule="auto"/>
              <w:jc w:val="center"/>
              <w:rPr>
                <w:ins w:id="4091" w:author="Kopp, Darin" w:date="2025-02-20T15:34:00Z"/>
                <w:rFonts w:eastAsia="Times New Roman" w:cstheme="minorHAnsi"/>
                <w:color w:val="000000"/>
                <w:sz w:val="20"/>
                <w:szCs w:val="20"/>
              </w:rPr>
            </w:pPr>
            <w:ins w:id="4092" w:author="Kopp, Darin" w:date="2025-02-20T15:34:00Z">
              <w:r w:rsidRPr="0098764B">
                <w:rPr>
                  <w:rFonts w:cstheme="minorHAnsi"/>
                  <w:color w:val="000000"/>
                  <w:sz w:val="20"/>
                  <w:szCs w:val="20"/>
                </w:rPr>
                <w:t>(0.98 - 1.10)</w:t>
              </w:r>
            </w:ins>
          </w:p>
        </w:tc>
        <w:tc>
          <w:tcPr>
            <w:tcW w:w="1620" w:type="dxa"/>
            <w:shd w:val="clear" w:color="auto" w:fill="auto"/>
            <w:noWrap/>
            <w:vAlign w:val="center"/>
            <w:hideMark/>
          </w:tcPr>
          <w:p w14:paraId="1DF6FA2E" w14:textId="77777777" w:rsidR="00F07BCC" w:rsidRPr="0098764B" w:rsidRDefault="00F07BCC" w:rsidP="00B32FBA">
            <w:pPr>
              <w:spacing w:after="0" w:line="240" w:lineRule="auto"/>
              <w:jc w:val="center"/>
              <w:rPr>
                <w:ins w:id="4093" w:author="Kopp, Darin" w:date="2025-02-20T15:34:00Z"/>
                <w:rFonts w:cstheme="minorHAnsi"/>
                <w:color w:val="000000"/>
                <w:sz w:val="20"/>
                <w:szCs w:val="20"/>
              </w:rPr>
            </w:pPr>
            <w:ins w:id="4094" w:author="Kopp, Darin" w:date="2025-02-20T15:34:00Z">
              <w:r w:rsidRPr="0098764B">
                <w:rPr>
                  <w:rFonts w:cstheme="minorHAnsi"/>
                  <w:color w:val="000000"/>
                  <w:sz w:val="20"/>
                  <w:szCs w:val="20"/>
                </w:rPr>
                <w:t>0.73</w:t>
              </w:r>
            </w:ins>
          </w:p>
          <w:p w14:paraId="26E87F05" w14:textId="77777777" w:rsidR="00F07BCC" w:rsidRPr="0098764B" w:rsidRDefault="00F07BCC" w:rsidP="00B32FBA">
            <w:pPr>
              <w:spacing w:after="0" w:line="240" w:lineRule="auto"/>
              <w:jc w:val="center"/>
              <w:rPr>
                <w:ins w:id="4095" w:author="Kopp, Darin" w:date="2025-02-20T15:34:00Z"/>
                <w:rFonts w:eastAsia="Times New Roman" w:cstheme="minorHAnsi"/>
                <w:color w:val="000000"/>
                <w:sz w:val="20"/>
                <w:szCs w:val="20"/>
              </w:rPr>
            </w:pPr>
            <w:ins w:id="4096" w:author="Kopp, Darin" w:date="2025-02-20T15:34:00Z">
              <w:r w:rsidRPr="0098764B">
                <w:rPr>
                  <w:rFonts w:cstheme="minorHAnsi"/>
                  <w:color w:val="000000"/>
                  <w:sz w:val="20"/>
                  <w:szCs w:val="20"/>
                </w:rPr>
                <w:t>(0.66 - 0.78)</w:t>
              </w:r>
            </w:ins>
          </w:p>
        </w:tc>
        <w:tc>
          <w:tcPr>
            <w:tcW w:w="1534" w:type="dxa"/>
            <w:vAlign w:val="center"/>
          </w:tcPr>
          <w:p w14:paraId="405DA128" w14:textId="77777777" w:rsidR="00F07BCC" w:rsidRPr="0098764B" w:rsidRDefault="00F07BCC" w:rsidP="00B32FBA">
            <w:pPr>
              <w:spacing w:after="0" w:line="240" w:lineRule="auto"/>
              <w:jc w:val="center"/>
              <w:rPr>
                <w:ins w:id="4097" w:author="Kopp, Darin" w:date="2025-02-20T15:34:00Z"/>
                <w:rFonts w:cstheme="minorHAnsi"/>
                <w:color w:val="000000"/>
                <w:sz w:val="20"/>
                <w:szCs w:val="20"/>
              </w:rPr>
            </w:pPr>
            <w:ins w:id="4098" w:author="Kopp, Darin" w:date="2025-02-20T15:34:00Z">
              <w:r w:rsidRPr="0098764B">
                <w:rPr>
                  <w:rFonts w:cstheme="minorHAnsi"/>
                  <w:color w:val="000000"/>
                  <w:sz w:val="20"/>
                  <w:szCs w:val="20"/>
                </w:rPr>
                <w:t>100</w:t>
              </w:r>
            </w:ins>
          </w:p>
        </w:tc>
        <w:tc>
          <w:tcPr>
            <w:tcW w:w="1534" w:type="dxa"/>
            <w:vAlign w:val="center"/>
          </w:tcPr>
          <w:p w14:paraId="62FC5A2A" w14:textId="77777777" w:rsidR="00F07BCC" w:rsidRPr="0098764B" w:rsidRDefault="00F07BCC" w:rsidP="00B32FBA">
            <w:pPr>
              <w:spacing w:after="0" w:line="240" w:lineRule="auto"/>
              <w:jc w:val="center"/>
              <w:rPr>
                <w:ins w:id="4099" w:author="Kopp, Darin" w:date="2025-02-20T15:34:00Z"/>
                <w:rFonts w:cstheme="minorHAnsi"/>
                <w:color w:val="000000"/>
                <w:sz w:val="20"/>
                <w:szCs w:val="20"/>
              </w:rPr>
            </w:pPr>
            <w:ins w:id="4100" w:author="Kopp, Darin" w:date="2025-02-20T15:34:00Z">
              <w:r w:rsidRPr="0098764B">
                <w:rPr>
                  <w:rFonts w:cstheme="minorHAnsi"/>
                  <w:color w:val="000000"/>
                  <w:sz w:val="20"/>
                  <w:szCs w:val="20"/>
                </w:rPr>
                <w:t>0.55</w:t>
              </w:r>
            </w:ins>
          </w:p>
          <w:p w14:paraId="061BE6E9" w14:textId="77777777" w:rsidR="00F07BCC" w:rsidRPr="0098764B" w:rsidRDefault="00F07BCC" w:rsidP="00B32FBA">
            <w:pPr>
              <w:spacing w:after="0" w:line="240" w:lineRule="auto"/>
              <w:jc w:val="center"/>
              <w:rPr>
                <w:ins w:id="4101" w:author="Kopp, Darin" w:date="2025-02-20T15:34:00Z"/>
                <w:rFonts w:cstheme="minorHAnsi"/>
                <w:color w:val="000000"/>
                <w:sz w:val="20"/>
                <w:szCs w:val="20"/>
              </w:rPr>
            </w:pPr>
            <w:ins w:id="4102" w:author="Kopp, Darin" w:date="2025-02-20T15:34:00Z">
              <w:r w:rsidRPr="0098764B">
                <w:rPr>
                  <w:rFonts w:cstheme="minorHAnsi"/>
                  <w:color w:val="000000"/>
                  <w:sz w:val="20"/>
                  <w:szCs w:val="20"/>
                </w:rPr>
                <w:t>(0.34 - 0.69)</w:t>
              </w:r>
            </w:ins>
          </w:p>
        </w:tc>
        <w:tc>
          <w:tcPr>
            <w:tcW w:w="1611" w:type="dxa"/>
            <w:vAlign w:val="center"/>
          </w:tcPr>
          <w:p w14:paraId="77763077" w14:textId="77777777" w:rsidR="00F07BCC" w:rsidRPr="0098764B" w:rsidRDefault="00F07BCC" w:rsidP="00B32FBA">
            <w:pPr>
              <w:spacing w:after="0" w:line="240" w:lineRule="auto"/>
              <w:jc w:val="center"/>
              <w:rPr>
                <w:ins w:id="4103" w:author="Kopp, Darin" w:date="2025-02-20T15:34:00Z"/>
                <w:rFonts w:cstheme="minorHAnsi"/>
                <w:color w:val="000000"/>
                <w:sz w:val="20"/>
                <w:szCs w:val="20"/>
              </w:rPr>
            </w:pPr>
            <w:ins w:id="4104" w:author="Kopp, Darin" w:date="2025-02-20T15:34:00Z">
              <w:r w:rsidRPr="0098764B">
                <w:rPr>
                  <w:rFonts w:cstheme="minorHAnsi"/>
                  <w:color w:val="000000"/>
                  <w:sz w:val="20"/>
                  <w:szCs w:val="20"/>
                </w:rPr>
                <w:t>0.53</w:t>
              </w:r>
            </w:ins>
          </w:p>
          <w:p w14:paraId="0C2E2B70" w14:textId="77777777" w:rsidR="00F07BCC" w:rsidRPr="0098764B" w:rsidRDefault="00F07BCC" w:rsidP="00B32FBA">
            <w:pPr>
              <w:spacing w:after="0" w:line="240" w:lineRule="auto"/>
              <w:jc w:val="center"/>
              <w:rPr>
                <w:ins w:id="4105" w:author="Kopp, Darin" w:date="2025-02-20T15:34:00Z"/>
                <w:rFonts w:eastAsia="Times New Roman" w:cstheme="minorHAnsi"/>
                <w:color w:val="000000"/>
                <w:sz w:val="20"/>
                <w:szCs w:val="20"/>
              </w:rPr>
            </w:pPr>
            <w:ins w:id="4106" w:author="Kopp, Darin" w:date="2025-02-20T15:34:00Z">
              <w:r w:rsidRPr="0098764B">
                <w:rPr>
                  <w:rFonts w:cstheme="minorHAnsi"/>
                  <w:color w:val="000000"/>
                  <w:sz w:val="20"/>
                  <w:szCs w:val="20"/>
                </w:rPr>
                <w:t>(0.27-0.9)</w:t>
              </w:r>
            </w:ins>
          </w:p>
        </w:tc>
      </w:tr>
      <w:tr w:rsidR="00F07BCC" w:rsidRPr="002215B3" w14:paraId="30DD9966" w14:textId="77777777" w:rsidTr="00B32FBA">
        <w:trPr>
          <w:trHeight w:val="300"/>
          <w:jc w:val="center"/>
          <w:ins w:id="4107" w:author="Kopp, Darin" w:date="2025-02-20T15:34:00Z"/>
        </w:trPr>
        <w:tc>
          <w:tcPr>
            <w:tcW w:w="715" w:type="dxa"/>
            <w:shd w:val="clear" w:color="auto" w:fill="auto"/>
            <w:noWrap/>
            <w:vAlign w:val="center"/>
            <w:hideMark/>
          </w:tcPr>
          <w:p w14:paraId="0ECB7BF8" w14:textId="77777777" w:rsidR="00F07BCC" w:rsidRPr="0098764B" w:rsidRDefault="00F07BCC" w:rsidP="00B32FBA">
            <w:pPr>
              <w:spacing w:after="0" w:line="240" w:lineRule="auto"/>
              <w:jc w:val="center"/>
              <w:rPr>
                <w:ins w:id="4108" w:author="Kopp, Darin" w:date="2025-02-20T15:34:00Z"/>
                <w:rFonts w:eastAsia="Times New Roman" w:cstheme="minorHAnsi"/>
                <w:color w:val="000000"/>
                <w:sz w:val="20"/>
                <w:szCs w:val="20"/>
              </w:rPr>
            </w:pPr>
            <w:ins w:id="4109" w:author="Kopp, Darin" w:date="2025-02-20T15:34:00Z">
              <w:r w:rsidRPr="0098764B">
                <w:rPr>
                  <w:rFonts w:eastAsia="Times New Roman" w:cstheme="minorHAnsi"/>
                  <w:color w:val="000000"/>
                  <w:sz w:val="20"/>
                  <w:szCs w:val="20"/>
                </w:rPr>
                <w:t>WMT</w:t>
              </w:r>
            </w:ins>
          </w:p>
        </w:tc>
        <w:tc>
          <w:tcPr>
            <w:tcW w:w="810" w:type="dxa"/>
            <w:shd w:val="clear" w:color="auto" w:fill="auto"/>
            <w:noWrap/>
            <w:vAlign w:val="center"/>
            <w:hideMark/>
          </w:tcPr>
          <w:p w14:paraId="2F5F9869" w14:textId="77777777" w:rsidR="00F07BCC" w:rsidRPr="0098764B" w:rsidRDefault="00F07BCC" w:rsidP="00B32FBA">
            <w:pPr>
              <w:spacing w:after="0" w:line="240" w:lineRule="auto"/>
              <w:jc w:val="center"/>
              <w:rPr>
                <w:ins w:id="4110" w:author="Kopp, Darin" w:date="2025-02-20T15:34:00Z"/>
                <w:rFonts w:eastAsia="Times New Roman" w:cstheme="minorHAnsi"/>
                <w:color w:val="000000"/>
                <w:sz w:val="20"/>
                <w:szCs w:val="20"/>
              </w:rPr>
            </w:pPr>
            <w:ins w:id="4111" w:author="Kopp, Darin" w:date="2025-02-20T15:34:00Z">
              <w:r w:rsidRPr="0098764B">
                <w:rPr>
                  <w:rFonts w:cstheme="minorHAnsi"/>
                  <w:color w:val="000000"/>
                  <w:sz w:val="20"/>
                  <w:szCs w:val="20"/>
                </w:rPr>
                <w:t>0.10</w:t>
              </w:r>
            </w:ins>
          </w:p>
        </w:tc>
        <w:tc>
          <w:tcPr>
            <w:tcW w:w="1530" w:type="dxa"/>
            <w:shd w:val="clear" w:color="auto" w:fill="auto"/>
            <w:noWrap/>
            <w:vAlign w:val="center"/>
            <w:hideMark/>
          </w:tcPr>
          <w:p w14:paraId="0166BA48" w14:textId="77777777" w:rsidR="00F07BCC" w:rsidRPr="0098764B" w:rsidRDefault="00F07BCC" w:rsidP="00B32FBA">
            <w:pPr>
              <w:spacing w:after="0" w:line="240" w:lineRule="auto"/>
              <w:jc w:val="center"/>
              <w:rPr>
                <w:ins w:id="4112" w:author="Kopp, Darin" w:date="2025-02-20T15:34:00Z"/>
                <w:rFonts w:cstheme="minorHAnsi"/>
                <w:color w:val="000000"/>
                <w:sz w:val="20"/>
                <w:szCs w:val="20"/>
              </w:rPr>
            </w:pPr>
            <w:ins w:id="4113" w:author="Kopp, Darin" w:date="2025-02-20T15:34:00Z">
              <w:r w:rsidRPr="0098764B">
                <w:rPr>
                  <w:rFonts w:cstheme="minorHAnsi"/>
                  <w:color w:val="000000"/>
                  <w:sz w:val="20"/>
                  <w:szCs w:val="20"/>
                </w:rPr>
                <w:t>0.24</w:t>
              </w:r>
            </w:ins>
          </w:p>
          <w:p w14:paraId="5D05103B" w14:textId="77777777" w:rsidR="00F07BCC" w:rsidRPr="0098764B" w:rsidRDefault="00F07BCC" w:rsidP="00B32FBA">
            <w:pPr>
              <w:spacing w:after="0" w:line="240" w:lineRule="auto"/>
              <w:jc w:val="center"/>
              <w:rPr>
                <w:ins w:id="4114" w:author="Kopp, Darin" w:date="2025-02-20T15:34:00Z"/>
                <w:rFonts w:eastAsia="Times New Roman" w:cstheme="minorHAnsi"/>
                <w:color w:val="000000"/>
                <w:sz w:val="20"/>
                <w:szCs w:val="20"/>
              </w:rPr>
            </w:pPr>
            <w:ins w:id="4115" w:author="Kopp, Darin" w:date="2025-02-20T15:34:00Z">
              <w:r w:rsidRPr="0098764B">
                <w:rPr>
                  <w:rFonts w:cstheme="minorHAnsi"/>
                  <w:color w:val="000000"/>
                  <w:sz w:val="20"/>
                  <w:szCs w:val="20"/>
                </w:rPr>
                <w:t>(-1.24 - 1.59)</w:t>
              </w:r>
            </w:ins>
          </w:p>
        </w:tc>
        <w:tc>
          <w:tcPr>
            <w:tcW w:w="1530" w:type="dxa"/>
            <w:shd w:val="clear" w:color="auto" w:fill="auto"/>
            <w:noWrap/>
            <w:vAlign w:val="center"/>
            <w:hideMark/>
          </w:tcPr>
          <w:p w14:paraId="264C8A7E" w14:textId="77777777" w:rsidR="00F07BCC" w:rsidRPr="0098764B" w:rsidRDefault="00F07BCC" w:rsidP="00B32FBA">
            <w:pPr>
              <w:spacing w:after="0" w:line="240" w:lineRule="auto"/>
              <w:jc w:val="center"/>
              <w:rPr>
                <w:ins w:id="4116" w:author="Kopp, Darin" w:date="2025-02-20T15:34:00Z"/>
                <w:rFonts w:cstheme="minorHAnsi"/>
                <w:color w:val="000000"/>
                <w:sz w:val="20"/>
                <w:szCs w:val="20"/>
              </w:rPr>
            </w:pPr>
            <w:ins w:id="4117" w:author="Kopp, Darin" w:date="2025-02-20T15:34:00Z">
              <w:r w:rsidRPr="0098764B">
                <w:rPr>
                  <w:rFonts w:cstheme="minorHAnsi"/>
                  <w:color w:val="000000"/>
                  <w:sz w:val="20"/>
                  <w:szCs w:val="20"/>
                </w:rPr>
                <w:t>1.04</w:t>
              </w:r>
            </w:ins>
          </w:p>
          <w:p w14:paraId="6169C7A8" w14:textId="77777777" w:rsidR="00F07BCC" w:rsidRPr="0098764B" w:rsidRDefault="00F07BCC" w:rsidP="00B32FBA">
            <w:pPr>
              <w:spacing w:after="0" w:line="240" w:lineRule="auto"/>
              <w:jc w:val="center"/>
              <w:rPr>
                <w:ins w:id="4118" w:author="Kopp, Darin" w:date="2025-02-20T15:34:00Z"/>
                <w:rFonts w:eastAsia="Times New Roman" w:cstheme="minorHAnsi"/>
                <w:color w:val="000000"/>
                <w:sz w:val="20"/>
                <w:szCs w:val="20"/>
              </w:rPr>
            </w:pPr>
            <w:ins w:id="4119" w:author="Kopp, Darin" w:date="2025-02-20T15:34:00Z">
              <w:r w:rsidRPr="0098764B">
                <w:rPr>
                  <w:rFonts w:cstheme="minorHAnsi"/>
                  <w:color w:val="000000"/>
                  <w:sz w:val="20"/>
                  <w:szCs w:val="20"/>
                </w:rPr>
                <w:t>(0.99 - 1.10)</w:t>
              </w:r>
            </w:ins>
          </w:p>
        </w:tc>
        <w:tc>
          <w:tcPr>
            <w:tcW w:w="1620" w:type="dxa"/>
            <w:shd w:val="clear" w:color="auto" w:fill="auto"/>
            <w:noWrap/>
            <w:vAlign w:val="center"/>
            <w:hideMark/>
          </w:tcPr>
          <w:p w14:paraId="321D679A" w14:textId="77777777" w:rsidR="00F07BCC" w:rsidRPr="0098764B" w:rsidRDefault="00F07BCC" w:rsidP="00B32FBA">
            <w:pPr>
              <w:spacing w:after="0" w:line="240" w:lineRule="auto"/>
              <w:jc w:val="center"/>
              <w:rPr>
                <w:ins w:id="4120" w:author="Kopp, Darin" w:date="2025-02-20T15:34:00Z"/>
                <w:rFonts w:cstheme="minorHAnsi"/>
                <w:color w:val="000000"/>
                <w:sz w:val="20"/>
                <w:szCs w:val="20"/>
              </w:rPr>
            </w:pPr>
            <w:ins w:id="4121" w:author="Kopp, Darin" w:date="2025-02-20T15:34:00Z">
              <w:r w:rsidRPr="0098764B">
                <w:rPr>
                  <w:rFonts w:cstheme="minorHAnsi"/>
                  <w:color w:val="000000"/>
                  <w:sz w:val="20"/>
                  <w:szCs w:val="20"/>
                </w:rPr>
                <w:t>0.74</w:t>
              </w:r>
            </w:ins>
          </w:p>
          <w:p w14:paraId="2D1C442E" w14:textId="77777777" w:rsidR="00F07BCC" w:rsidRPr="0098764B" w:rsidRDefault="00F07BCC" w:rsidP="00B32FBA">
            <w:pPr>
              <w:spacing w:after="0" w:line="240" w:lineRule="auto"/>
              <w:jc w:val="center"/>
              <w:rPr>
                <w:ins w:id="4122" w:author="Kopp, Darin" w:date="2025-02-20T15:34:00Z"/>
                <w:rFonts w:eastAsia="Times New Roman" w:cstheme="minorHAnsi"/>
                <w:color w:val="000000"/>
                <w:sz w:val="20"/>
                <w:szCs w:val="20"/>
              </w:rPr>
            </w:pPr>
            <w:ins w:id="4123" w:author="Kopp, Darin" w:date="2025-02-20T15:34:00Z">
              <w:r w:rsidRPr="0098764B">
                <w:rPr>
                  <w:rFonts w:cstheme="minorHAnsi"/>
                  <w:color w:val="000000"/>
                  <w:sz w:val="20"/>
                  <w:szCs w:val="20"/>
                </w:rPr>
                <w:t>(0.70 - 0.78)</w:t>
              </w:r>
            </w:ins>
          </w:p>
        </w:tc>
        <w:tc>
          <w:tcPr>
            <w:tcW w:w="1534" w:type="dxa"/>
            <w:vAlign w:val="center"/>
          </w:tcPr>
          <w:p w14:paraId="30706C42" w14:textId="77777777" w:rsidR="00F07BCC" w:rsidRPr="0098764B" w:rsidRDefault="00F07BCC" w:rsidP="00B32FBA">
            <w:pPr>
              <w:spacing w:after="0" w:line="240" w:lineRule="auto"/>
              <w:jc w:val="center"/>
              <w:rPr>
                <w:ins w:id="4124" w:author="Kopp, Darin" w:date="2025-02-20T15:34:00Z"/>
                <w:rFonts w:cstheme="minorHAnsi"/>
                <w:color w:val="000000"/>
                <w:sz w:val="20"/>
                <w:szCs w:val="20"/>
              </w:rPr>
            </w:pPr>
            <w:ins w:id="4125" w:author="Kopp, Darin" w:date="2025-02-20T15:34:00Z">
              <w:r w:rsidRPr="0098764B">
                <w:rPr>
                  <w:rFonts w:cstheme="minorHAnsi"/>
                  <w:color w:val="000000"/>
                  <w:sz w:val="20"/>
                  <w:szCs w:val="20"/>
                </w:rPr>
                <w:t>100</w:t>
              </w:r>
            </w:ins>
          </w:p>
        </w:tc>
        <w:tc>
          <w:tcPr>
            <w:tcW w:w="1534" w:type="dxa"/>
            <w:vAlign w:val="center"/>
          </w:tcPr>
          <w:p w14:paraId="63F5E7C2" w14:textId="77777777" w:rsidR="00F07BCC" w:rsidRPr="0098764B" w:rsidRDefault="00F07BCC" w:rsidP="00B32FBA">
            <w:pPr>
              <w:spacing w:after="0" w:line="240" w:lineRule="auto"/>
              <w:jc w:val="center"/>
              <w:rPr>
                <w:ins w:id="4126" w:author="Kopp, Darin" w:date="2025-02-20T15:34:00Z"/>
                <w:rFonts w:cstheme="minorHAnsi"/>
                <w:color w:val="000000"/>
                <w:sz w:val="20"/>
                <w:szCs w:val="20"/>
              </w:rPr>
            </w:pPr>
            <w:ins w:id="4127" w:author="Kopp, Darin" w:date="2025-02-20T15:34:00Z">
              <w:r w:rsidRPr="0098764B">
                <w:rPr>
                  <w:rFonts w:cstheme="minorHAnsi"/>
                  <w:color w:val="000000"/>
                  <w:sz w:val="20"/>
                  <w:szCs w:val="20"/>
                </w:rPr>
                <w:t>0.60</w:t>
              </w:r>
            </w:ins>
          </w:p>
          <w:p w14:paraId="6BC8D7C3" w14:textId="77777777" w:rsidR="00F07BCC" w:rsidRPr="0098764B" w:rsidRDefault="00F07BCC" w:rsidP="00B32FBA">
            <w:pPr>
              <w:spacing w:after="0" w:line="240" w:lineRule="auto"/>
              <w:jc w:val="center"/>
              <w:rPr>
                <w:ins w:id="4128" w:author="Kopp, Darin" w:date="2025-02-20T15:34:00Z"/>
                <w:rFonts w:cstheme="minorHAnsi"/>
                <w:color w:val="000000"/>
                <w:sz w:val="20"/>
                <w:szCs w:val="20"/>
              </w:rPr>
            </w:pPr>
            <w:ins w:id="4129" w:author="Kopp, Darin" w:date="2025-02-20T15:34:00Z">
              <w:r w:rsidRPr="0098764B">
                <w:rPr>
                  <w:rFonts w:cstheme="minorHAnsi"/>
                  <w:color w:val="000000"/>
                  <w:sz w:val="20"/>
                  <w:szCs w:val="20"/>
                </w:rPr>
                <w:t>(0.36 - 0.75)</w:t>
              </w:r>
            </w:ins>
          </w:p>
        </w:tc>
        <w:tc>
          <w:tcPr>
            <w:tcW w:w="1611" w:type="dxa"/>
            <w:vAlign w:val="center"/>
          </w:tcPr>
          <w:p w14:paraId="130A4F53" w14:textId="77777777" w:rsidR="00F07BCC" w:rsidRPr="0098764B" w:rsidRDefault="00F07BCC" w:rsidP="00B32FBA">
            <w:pPr>
              <w:spacing w:after="0" w:line="240" w:lineRule="auto"/>
              <w:jc w:val="center"/>
              <w:rPr>
                <w:ins w:id="4130" w:author="Kopp, Darin" w:date="2025-02-20T15:34:00Z"/>
                <w:rFonts w:cstheme="minorHAnsi"/>
                <w:color w:val="000000"/>
                <w:sz w:val="20"/>
                <w:szCs w:val="20"/>
              </w:rPr>
            </w:pPr>
            <w:ins w:id="4131" w:author="Kopp, Darin" w:date="2025-02-20T15:34:00Z">
              <w:r w:rsidRPr="0098764B">
                <w:rPr>
                  <w:rFonts w:cstheme="minorHAnsi"/>
                  <w:color w:val="000000"/>
                  <w:sz w:val="20"/>
                  <w:szCs w:val="20"/>
                </w:rPr>
                <w:t>0.45</w:t>
              </w:r>
            </w:ins>
          </w:p>
          <w:p w14:paraId="0D91E3D2" w14:textId="77777777" w:rsidR="00F07BCC" w:rsidRPr="0098764B" w:rsidRDefault="00F07BCC" w:rsidP="00B32FBA">
            <w:pPr>
              <w:spacing w:after="0" w:line="240" w:lineRule="auto"/>
              <w:jc w:val="center"/>
              <w:rPr>
                <w:ins w:id="4132" w:author="Kopp, Darin" w:date="2025-02-20T15:34:00Z"/>
                <w:rFonts w:eastAsia="Times New Roman" w:cstheme="minorHAnsi"/>
                <w:color w:val="000000"/>
                <w:sz w:val="20"/>
                <w:szCs w:val="20"/>
              </w:rPr>
            </w:pPr>
            <w:ins w:id="4133" w:author="Kopp, Darin" w:date="2025-02-20T15:34:00Z">
              <w:r w:rsidRPr="0098764B">
                <w:rPr>
                  <w:rFonts w:cstheme="minorHAnsi"/>
                  <w:color w:val="000000"/>
                  <w:sz w:val="20"/>
                  <w:szCs w:val="20"/>
                </w:rPr>
                <w:t>(0.16-0.79)</w:t>
              </w:r>
            </w:ins>
          </w:p>
        </w:tc>
      </w:tr>
      <w:tr w:rsidR="00F07BCC" w:rsidRPr="002215B3" w14:paraId="2246FA65" w14:textId="77777777" w:rsidTr="00B32FBA">
        <w:trPr>
          <w:trHeight w:val="300"/>
          <w:jc w:val="center"/>
          <w:ins w:id="4134" w:author="Kopp, Darin" w:date="2025-02-20T15:34:00Z"/>
        </w:trPr>
        <w:tc>
          <w:tcPr>
            <w:tcW w:w="715" w:type="dxa"/>
            <w:shd w:val="clear" w:color="auto" w:fill="auto"/>
            <w:noWrap/>
            <w:vAlign w:val="center"/>
            <w:hideMark/>
          </w:tcPr>
          <w:p w14:paraId="4052BB0A" w14:textId="77777777" w:rsidR="00F07BCC" w:rsidRPr="0098764B" w:rsidRDefault="00F07BCC" w:rsidP="00B32FBA">
            <w:pPr>
              <w:spacing w:after="0" w:line="240" w:lineRule="auto"/>
              <w:jc w:val="center"/>
              <w:rPr>
                <w:ins w:id="4135" w:author="Kopp, Darin" w:date="2025-02-20T15:34:00Z"/>
                <w:rFonts w:eastAsia="Times New Roman" w:cstheme="minorHAnsi"/>
                <w:color w:val="000000"/>
                <w:sz w:val="20"/>
                <w:szCs w:val="20"/>
              </w:rPr>
            </w:pPr>
            <w:ins w:id="4136" w:author="Kopp, Darin" w:date="2025-02-20T15:34:00Z">
              <w:r w:rsidRPr="0098764B">
                <w:rPr>
                  <w:rFonts w:eastAsia="Times New Roman" w:cstheme="minorHAnsi"/>
                  <w:color w:val="000000"/>
                  <w:sz w:val="20"/>
                  <w:szCs w:val="20"/>
                </w:rPr>
                <w:t>XER</w:t>
              </w:r>
            </w:ins>
          </w:p>
        </w:tc>
        <w:tc>
          <w:tcPr>
            <w:tcW w:w="810" w:type="dxa"/>
            <w:shd w:val="clear" w:color="auto" w:fill="auto"/>
            <w:noWrap/>
            <w:vAlign w:val="center"/>
            <w:hideMark/>
          </w:tcPr>
          <w:p w14:paraId="40DE586F" w14:textId="77777777" w:rsidR="00F07BCC" w:rsidRPr="0098764B" w:rsidRDefault="00F07BCC" w:rsidP="00B32FBA">
            <w:pPr>
              <w:spacing w:after="0" w:line="240" w:lineRule="auto"/>
              <w:jc w:val="center"/>
              <w:rPr>
                <w:ins w:id="4137" w:author="Kopp, Darin" w:date="2025-02-20T15:34:00Z"/>
                <w:rFonts w:eastAsia="Times New Roman" w:cstheme="minorHAnsi"/>
                <w:color w:val="000000"/>
                <w:sz w:val="20"/>
                <w:szCs w:val="20"/>
              </w:rPr>
            </w:pPr>
            <w:ins w:id="4138" w:author="Kopp, Darin" w:date="2025-02-20T15:34:00Z">
              <w:r w:rsidRPr="0098764B">
                <w:rPr>
                  <w:rFonts w:cstheme="minorHAnsi"/>
                  <w:color w:val="000000"/>
                  <w:sz w:val="20"/>
                  <w:szCs w:val="20"/>
                </w:rPr>
                <w:t>0.05</w:t>
              </w:r>
            </w:ins>
          </w:p>
        </w:tc>
        <w:tc>
          <w:tcPr>
            <w:tcW w:w="1530" w:type="dxa"/>
            <w:shd w:val="clear" w:color="auto" w:fill="auto"/>
            <w:noWrap/>
            <w:vAlign w:val="center"/>
            <w:hideMark/>
          </w:tcPr>
          <w:p w14:paraId="2CF36015" w14:textId="77777777" w:rsidR="00F07BCC" w:rsidRPr="0098764B" w:rsidRDefault="00F07BCC" w:rsidP="00B32FBA">
            <w:pPr>
              <w:spacing w:after="0" w:line="240" w:lineRule="auto"/>
              <w:jc w:val="center"/>
              <w:rPr>
                <w:ins w:id="4139" w:author="Kopp, Darin" w:date="2025-02-20T15:34:00Z"/>
                <w:rFonts w:cstheme="minorHAnsi"/>
                <w:color w:val="000000"/>
                <w:sz w:val="20"/>
                <w:szCs w:val="20"/>
              </w:rPr>
            </w:pPr>
            <w:ins w:id="4140" w:author="Kopp, Darin" w:date="2025-02-20T15:34:00Z">
              <w:r w:rsidRPr="0098764B">
                <w:rPr>
                  <w:rFonts w:cstheme="minorHAnsi"/>
                  <w:color w:val="000000"/>
                  <w:sz w:val="20"/>
                  <w:szCs w:val="20"/>
                </w:rPr>
                <w:t>-0.12</w:t>
              </w:r>
            </w:ins>
          </w:p>
          <w:p w14:paraId="0FB9E398" w14:textId="77777777" w:rsidR="00F07BCC" w:rsidRPr="0098764B" w:rsidRDefault="00F07BCC" w:rsidP="00B32FBA">
            <w:pPr>
              <w:spacing w:after="0" w:line="240" w:lineRule="auto"/>
              <w:jc w:val="center"/>
              <w:rPr>
                <w:ins w:id="4141" w:author="Kopp, Darin" w:date="2025-02-20T15:34:00Z"/>
                <w:rFonts w:eastAsia="Times New Roman" w:cstheme="minorHAnsi"/>
                <w:color w:val="000000"/>
                <w:sz w:val="20"/>
                <w:szCs w:val="20"/>
              </w:rPr>
            </w:pPr>
            <w:ins w:id="4142" w:author="Kopp, Darin" w:date="2025-02-20T15:34:00Z">
              <w:r w:rsidRPr="0098764B">
                <w:rPr>
                  <w:rFonts w:cstheme="minorHAnsi"/>
                  <w:color w:val="000000"/>
                  <w:sz w:val="20"/>
                  <w:szCs w:val="20"/>
                </w:rPr>
                <w:t>(-1.11 - 0.74)</w:t>
              </w:r>
            </w:ins>
          </w:p>
        </w:tc>
        <w:tc>
          <w:tcPr>
            <w:tcW w:w="1530" w:type="dxa"/>
            <w:shd w:val="clear" w:color="auto" w:fill="auto"/>
            <w:noWrap/>
            <w:vAlign w:val="center"/>
            <w:hideMark/>
          </w:tcPr>
          <w:p w14:paraId="695CE927" w14:textId="77777777" w:rsidR="00F07BCC" w:rsidRPr="0098764B" w:rsidRDefault="00F07BCC" w:rsidP="00B32FBA">
            <w:pPr>
              <w:spacing w:after="0" w:line="240" w:lineRule="auto"/>
              <w:jc w:val="center"/>
              <w:rPr>
                <w:ins w:id="4143" w:author="Kopp, Darin" w:date="2025-02-20T15:34:00Z"/>
                <w:rFonts w:cstheme="minorHAnsi"/>
                <w:color w:val="000000"/>
                <w:sz w:val="20"/>
                <w:szCs w:val="20"/>
              </w:rPr>
            </w:pPr>
            <w:ins w:id="4144" w:author="Kopp, Darin" w:date="2025-02-20T15:34:00Z">
              <w:r w:rsidRPr="0098764B">
                <w:rPr>
                  <w:rFonts w:cstheme="minorHAnsi"/>
                  <w:color w:val="000000"/>
                  <w:sz w:val="20"/>
                  <w:szCs w:val="20"/>
                </w:rPr>
                <w:t>1.03</w:t>
              </w:r>
            </w:ins>
          </w:p>
          <w:p w14:paraId="2C695A15" w14:textId="77777777" w:rsidR="00F07BCC" w:rsidRPr="0098764B" w:rsidRDefault="00F07BCC" w:rsidP="00B32FBA">
            <w:pPr>
              <w:spacing w:after="0" w:line="240" w:lineRule="auto"/>
              <w:jc w:val="center"/>
              <w:rPr>
                <w:ins w:id="4145" w:author="Kopp, Darin" w:date="2025-02-20T15:34:00Z"/>
                <w:rFonts w:eastAsia="Times New Roman" w:cstheme="minorHAnsi"/>
                <w:color w:val="000000"/>
                <w:sz w:val="20"/>
                <w:szCs w:val="20"/>
              </w:rPr>
            </w:pPr>
            <w:ins w:id="4146" w:author="Kopp, Darin" w:date="2025-02-20T15:34:00Z">
              <w:r w:rsidRPr="0098764B">
                <w:rPr>
                  <w:rFonts w:cstheme="minorHAnsi"/>
                  <w:color w:val="000000"/>
                  <w:sz w:val="20"/>
                  <w:szCs w:val="20"/>
                </w:rPr>
                <w:t>(0.98 - 1.08)</w:t>
              </w:r>
            </w:ins>
          </w:p>
        </w:tc>
        <w:tc>
          <w:tcPr>
            <w:tcW w:w="1620" w:type="dxa"/>
            <w:shd w:val="clear" w:color="auto" w:fill="auto"/>
            <w:noWrap/>
            <w:vAlign w:val="center"/>
            <w:hideMark/>
          </w:tcPr>
          <w:p w14:paraId="60B19418" w14:textId="77777777" w:rsidR="00F07BCC" w:rsidRPr="0098764B" w:rsidRDefault="00F07BCC" w:rsidP="00B32FBA">
            <w:pPr>
              <w:spacing w:after="0" w:line="240" w:lineRule="auto"/>
              <w:jc w:val="center"/>
              <w:rPr>
                <w:ins w:id="4147" w:author="Kopp, Darin" w:date="2025-02-20T15:34:00Z"/>
                <w:rFonts w:cstheme="minorHAnsi"/>
                <w:color w:val="000000"/>
                <w:sz w:val="20"/>
                <w:szCs w:val="20"/>
              </w:rPr>
            </w:pPr>
            <w:ins w:id="4148" w:author="Kopp, Darin" w:date="2025-02-20T15:34:00Z">
              <w:r w:rsidRPr="0098764B">
                <w:rPr>
                  <w:rFonts w:cstheme="minorHAnsi"/>
                  <w:color w:val="000000"/>
                  <w:sz w:val="20"/>
                  <w:szCs w:val="20"/>
                </w:rPr>
                <w:t>0.83</w:t>
              </w:r>
            </w:ins>
          </w:p>
          <w:p w14:paraId="178B4CF7" w14:textId="77777777" w:rsidR="00F07BCC" w:rsidRPr="0098764B" w:rsidRDefault="00F07BCC" w:rsidP="00B32FBA">
            <w:pPr>
              <w:spacing w:after="0" w:line="240" w:lineRule="auto"/>
              <w:jc w:val="center"/>
              <w:rPr>
                <w:ins w:id="4149" w:author="Kopp, Darin" w:date="2025-02-20T15:34:00Z"/>
                <w:rFonts w:eastAsia="Times New Roman" w:cstheme="minorHAnsi"/>
                <w:color w:val="000000"/>
                <w:sz w:val="20"/>
                <w:szCs w:val="20"/>
              </w:rPr>
            </w:pPr>
            <w:ins w:id="4150" w:author="Kopp, Darin" w:date="2025-02-20T15:34:00Z">
              <w:r w:rsidRPr="0098764B">
                <w:rPr>
                  <w:rFonts w:cstheme="minorHAnsi"/>
                  <w:color w:val="000000"/>
                  <w:sz w:val="20"/>
                  <w:szCs w:val="20"/>
                </w:rPr>
                <w:t>(0.80 - 0.86)</w:t>
              </w:r>
            </w:ins>
          </w:p>
        </w:tc>
        <w:tc>
          <w:tcPr>
            <w:tcW w:w="1534" w:type="dxa"/>
            <w:vAlign w:val="center"/>
          </w:tcPr>
          <w:p w14:paraId="561456F4" w14:textId="77777777" w:rsidR="00F07BCC" w:rsidRPr="0098764B" w:rsidRDefault="00F07BCC" w:rsidP="00B32FBA">
            <w:pPr>
              <w:spacing w:after="0" w:line="240" w:lineRule="auto"/>
              <w:jc w:val="center"/>
              <w:rPr>
                <w:ins w:id="4151" w:author="Kopp, Darin" w:date="2025-02-20T15:34:00Z"/>
                <w:rFonts w:cstheme="minorHAnsi"/>
                <w:color w:val="000000"/>
                <w:sz w:val="20"/>
                <w:szCs w:val="20"/>
              </w:rPr>
            </w:pPr>
            <w:ins w:id="4152" w:author="Kopp, Darin" w:date="2025-02-20T15:34:00Z">
              <w:r w:rsidRPr="0098764B">
                <w:rPr>
                  <w:rFonts w:cstheme="minorHAnsi"/>
                  <w:color w:val="000000"/>
                  <w:sz w:val="20"/>
                  <w:szCs w:val="20"/>
                </w:rPr>
                <w:t>94</w:t>
              </w:r>
            </w:ins>
          </w:p>
        </w:tc>
        <w:tc>
          <w:tcPr>
            <w:tcW w:w="1534" w:type="dxa"/>
            <w:vAlign w:val="center"/>
          </w:tcPr>
          <w:p w14:paraId="6558A375" w14:textId="77777777" w:rsidR="00F07BCC" w:rsidRPr="0098764B" w:rsidRDefault="00F07BCC" w:rsidP="00B32FBA">
            <w:pPr>
              <w:spacing w:after="0" w:line="240" w:lineRule="auto"/>
              <w:jc w:val="center"/>
              <w:rPr>
                <w:ins w:id="4153" w:author="Kopp, Darin" w:date="2025-02-20T15:34:00Z"/>
                <w:rFonts w:cstheme="minorHAnsi"/>
                <w:color w:val="000000"/>
                <w:sz w:val="20"/>
                <w:szCs w:val="20"/>
              </w:rPr>
            </w:pPr>
            <w:ins w:id="4154" w:author="Kopp, Darin" w:date="2025-02-20T15:34:00Z">
              <w:r w:rsidRPr="0098764B">
                <w:rPr>
                  <w:rFonts w:cstheme="minorHAnsi"/>
                  <w:color w:val="000000"/>
                  <w:sz w:val="20"/>
                  <w:szCs w:val="20"/>
                </w:rPr>
                <w:t>0.50</w:t>
              </w:r>
            </w:ins>
          </w:p>
          <w:p w14:paraId="1483B106" w14:textId="77777777" w:rsidR="00F07BCC" w:rsidRPr="0098764B" w:rsidRDefault="00F07BCC" w:rsidP="00B32FBA">
            <w:pPr>
              <w:spacing w:after="0" w:line="240" w:lineRule="auto"/>
              <w:jc w:val="center"/>
              <w:rPr>
                <w:ins w:id="4155" w:author="Kopp, Darin" w:date="2025-02-20T15:34:00Z"/>
                <w:rFonts w:cstheme="minorHAnsi"/>
                <w:color w:val="000000"/>
                <w:sz w:val="20"/>
                <w:szCs w:val="20"/>
              </w:rPr>
            </w:pPr>
            <w:ins w:id="4156" w:author="Kopp, Darin" w:date="2025-02-20T15:34:00Z">
              <w:r w:rsidRPr="0098764B">
                <w:rPr>
                  <w:rFonts w:cstheme="minorHAnsi"/>
                  <w:color w:val="000000"/>
                  <w:sz w:val="20"/>
                  <w:szCs w:val="20"/>
                </w:rPr>
                <w:t>(0.23 - 0.71)</w:t>
              </w:r>
            </w:ins>
          </w:p>
        </w:tc>
        <w:tc>
          <w:tcPr>
            <w:tcW w:w="1611" w:type="dxa"/>
            <w:vAlign w:val="center"/>
          </w:tcPr>
          <w:p w14:paraId="1B2AEDC7" w14:textId="77777777" w:rsidR="00F07BCC" w:rsidRPr="0098764B" w:rsidRDefault="00F07BCC" w:rsidP="00B32FBA">
            <w:pPr>
              <w:spacing w:after="0" w:line="240" w:lineRule="auto"/>
              <w:jc w:val="center"/>
              <w:rPr>
                <w:ins w:id="4157" w:author="Kopp, Darin" w:date="2025-02-20T15:34:00Z"/>
                <w:rFonts w:cstheme="minorHAnsi"/>
                <w:color w:val="000000"/>
                <w:sz w:val="20"/>
                <w:szCs w:val="20"/>
              </w:rPr>
            </w:pPr>
            <w:ins w:id="4158" w:author="Kopp, Darin" w:date="2025-02-20T15:34:00Z">
              <w:r w:rsidRPr="0098764B">
                <w:rPr>
                  <w:rFonts w:cstheme="minorHAnsi"/>
                  <w:color w:val="000000"/>
                  <w:sz w:val="20"/>
                  <w:szCs w:val="20"/>
                </w:rPr>
                <w:t>0.48</w:t>
              </w:r>
            </w:ins>
          </w:p>
          <w:p w14:paraId="58F0A06A" w14:textId="77777777" w:rsidR="00F07BCC" w:rsidRPr="0098764B" w:rsidRDefault="00F07BCC" w:rsidP="00B32FBA">
            <w:pPr>
              <w:spacing w:after="0" w:line="240" w:lineRule="auto"/>
              <w:jc w:val="center"/>
              <w:rPr>
                <w:ins w:id="4159" w:author="Kopp, Darin" w:date="2025-02-20T15:34:00Z"/>
                <w:rFonts w:eastAsia="Times New Roman" w:cstheme="minorHAnsi"/>
                <w:color w:val="000000"/>
                <w:sz w:val="20"/>
                <w:szCs w:val="20"/>
              </w:rPr>
            </w:pPr>
            <w:ins w:id="4160" w:author="Kopp, Darin" w:date="2025-02-20T15:34:00Z">
              <w:r w:rsidRPr="0098764B">
                <w:rPr>
                  <w:rFonts w:cstheme="minorHAnsi"/>
                  <w:color w:val="000000"/>
                  <w:sz w:val="20"/>
                  <w:szCs w:val="20"/>
                </w:rPr>
                <w:t>(0.07-0.83)</w:t>
              </w:r>
            </w:ins>
          </w:p>
        </w:tc>
      </w:tr>
    </w:tbl>
    <w:p w14:paraId="2DDD9C75" w14:textId="77777777" w:rsidR="00F07BCC" w:rsidRDefault="00F07BCC" w:rsidP="00F07BCC">
      <w:pPr>
        <w:spacing w:line="240" w:lineRule="auto"/>
        <w:rPr>
          <w:ins w:id="4161" w:author="Kopp, Darin" w:date="2025-02-20T15:34:00Z"/>
          <w:rFonts w:ascii="Times New Roman" w:hAnsi="Times New Roman" w:cs="Times New Roman"/>
          <w:b/>
          <w:bCs/>
          <w:sz w:val="24"/>
          <w:szCs w:val="24"/>
        </w:rPr>
      </w:pPr>
    </w:p>
    <w:p w14:paraId="0BA8E99E" w14:textId="77777777" w:rsidR="00F07BCC" w:rsidRDefault="00F07BCC" w:rsidP="00F07BCC">
      <w:pPr>
        <w:spacing w:line="240" w:lineRule="auto"/>
        <w:rPr>
          <w:ins w:id="4162" w:author="Kopp, Darin" w:date="2025-02-20T15:34:00Z"/>
          <w:rFonts w:ascii="Times New Roman" w:hAnsi="Times New Roman" w:cs="Times New Roman"/>
          <w:b/>
          <w:bCs/>
          <w:sz w:val="24"/>
          <w:szCs w:val="24"/>
        </w:rPr>
      </w:pPr>
    </w:p>
    <w:p w14:paraId="16030FB2" w14:textId="77777777" w:rsidR="0029207B" w:rsidRPr="00F07BCC" w:rsidRDefault="0029207B" w:rsidP="00F07BCC">
      <w:pPr>
        <w:spacing w:line="240" w:lineRule="auto"/>
        <w:rPr>
          <w:ins w:id="4163" w:author="Kopp, Darin" w:date="2025-02-20T15:34:00Z"/>
          <w:rFonts w:ascii="Times New Roman" w:hAnsi="Times New Roman" w:cs="Times New Roman"/>
          <w:b/>
          <w:bCs/>
          <w:sz w:val="24"/>
          <w:szCs w:val="24"/>
        </w:rPr>
      </w:pPr>
    </w:p>
    <w:p w14:paraId="6C2AD343" w14:textId="77777777" w:rsidR="00BB7AF2" w:rsidRDefault="00BB7AF2" w:rsidP="00F07BCC">
      <w:pPr>
        <w:spacing w:line="240" w:lineRule="auto"/>
        <w:rPr>
          <w:ins w:id="4164" w:author="Kopp, Darin" w:date="2025-02-20T15:34:00Z"/>
          <w:rFonts w:ascii="Times New Roman" w:hAnsi="Times New Roman" w:cs="Times New Roman"/>
          <w:sz w:val="24"/>
          <w:szCs w:val="24"/>
        </w:rPr>
      </w:pPr>
    </w:p>
    <w:p w14:paraId="0FCF4755" w14:textId="33876497" w:rsidR="00F07BCC" w:rsidRDefault="00F07BCC" w:rsidP="00F07BCC">
      <w:pPr>
        <w:spacing w:line="240" w:lineRule="auto"/>
        <w:rPr>
          <w:moveTo w:id="4165" w:author="Kopp, Darin" w:date="2025-02-20T15:34:00Z"/>
          <w:rFonts w:ascii="Times New Roman" w:hAnsi="Times New Roman" w:cs="Times New Roman"/>
          <w:sz w:val="24"/>
          <w:szCs w:val="24"/>
        </w:rPr>
      </w:pPr>
      <w:moveToRangeStart w:id="4166" w:author="Kopp, Darin" w:date="2025-02-20T15:34:00Z" w:name="move190958079"/>
      <w:moveTo w:id="4167" w:author="Kopp, Darin" w:date="2025-02-20T15:34:00Z">
        <w:r>
          <w:rPr>
            <w:rFonts w:ascii="Times New Roman" w:hAnsi="Times New Roman" w:cs="Times New Roman"/>
            <w:sz w:val="24"/>
            <w:szCs w:val="24"/>
          </w:rPr>
          <w:t xml:space="preserve">Table 4: Mean proportion of sites in each taxonomic group that was identified as an increaser or </w:t>
        </w:r>
        <w:proofErr w:type="spellStart"/>
        <w:r>
          <w:rPr>
            <w:rFonts w:ascii="Times New Roman" w:hAnsi="Times New Roman" w:cs="Times New Roman"/>
            <w:sz w:val="24"/>
            <w:szCs w:val="24"/>
          </w:rPr>
          <w:t>decreaser</w:t>
        </w:r>
        <w:proofErr w:type="spellEnd"/>
        <w:r>
          <w:rPr>
            <w:rFonts w:ascii="Times New Roman" w:hAnsi="Times New Roman" w:cs="Times New Roman"/>
            <w:sz w:val="24"/>
            <w:szCs w:val="24"/>
          </w:rPr>
          <w:t xml:space="preserve">. </w:t>
        </w:r>
        <w:r w:rsidRPr="002F2A7A">
          <w:rPr>
            <w:rFonts w:ascii="Times New Roman" w:hAnsi="Times New Roman" w:cs="Times New Roman"/>
            <w:sz w:val="24"/>
            <w:szCs w:val="24"/>
          </w:rPr>
          <w:t>Increasers</w:t>
        </w:r>
        <w:r>
          <w:rPr>
            <w:rFonts w:ascii="Times New Roman" w:hAnsi="Times New Roman" w:cs="Times New Roman"/>
            <w:sz w:val="24"/>
            <w:szCs w:val="24"/>
          </w:rPr>
          <w:t xml:space="preserve"> (I) are genera that have a significantly higher probability of occurrence under present day conditions compared to hindcasted conditions; </w:t>
        </w:r>
        <w:proofErr w:type="spellStart"/>
        <w:r>
          <w:rPr>
            <w:rFonts w:ascii="Times New Roman" w:hAnsi="Times New Roman" w:cs="Times New Roman"/>
            <w:sz w:val="24"/>
            <w:szCs w:val="24"/>
          </w:rPr>
          <w:t>d</w:t>
        </w:r>
        <w:r w:rsidRPr="002F2A7A">
          <w:rPr>
            <w:rFonts w:ascii="Times New Roman" w:hAnsi="Times New Roman" w:cs="Times New Roman"/>
            <w:sz w:val="24"/>
            <w:szCs w:val="24"/>
          </w:rPr>
          <w:t>ecreasers</w:t>
        </w:r>
        <w:proofErr w:type="spellEnd"/>
        <w:r>
          <w:rPr>
            <w:rFonts w:ascii="Times New Roman" w:hAnsi="Times New Roman" w:cs="Times New Roman"/>
            <w:sz w:val="24"/>
            <w:szCs w:val="24"/>
          </w:rPr>
          <w:t xml:space="preserve"> (D) are genera that have a significantly lower probability of occurrence under present-day conditions compared to hindcasted conditions. The values in the table are the mean proportion of sites for genera within the major taxonomic group. CPL = Coastal Plains, NAP = Northern Appalachians, NPL = Northern Plains, SAP = Southern Appalachians, SPL = Southern Plains, TPL = Temperate Plains, UMW = Upper Midwest; WMT = Western Mountains; XER = xeric. EPT = Ephemeroptera, Plecoptera and Trichoptera.</w:t>
        </w:r>
      </w:moveTo>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27"/>
        <w:gridCol w:w="629"/>
        <w:gridCol w:w="627"/>
        <w:gridCol w:w="629"/>
        <w:gridCol w:w="627"/>
        <w:gridCol w:w="629"/>
        <w:gridCol w:w="627"/>
        <w:gridCol w:w="629"/>
        <w:gridCol w:w="627"/>
        <w:gridCol w:w="629"/>
        <w:gridCol w:w="627"/>
        <w:gridCol w:w="629"/>
        <w:gridCol w:w="627"/>
        <w:gridCol w:w="629"/>
        <w:gridCol w:w="627"/>
        <w:gridCol w:w="629"/>
        <w:gridCol w:w="627"/>
        <w:gridCol w:w="619"/>
        <w:tblGridChange w:id="4168">
          <w:tblGrid>
            <w:gridCol w:w="1656"/>
            <w:gridCol w:w="627"/>
            <w:gridCol w:w="629"/>
            <w:gridCol w:w="627"/>
            <w:gridCol w:w="629"/>
            <w:gridCol w:w="627"/>
            <w:gridCol w:w="629"/>
            <w:gridCol w:w="627"/>
            <w:gridCol w:w="629"/>
            <w:gridCol w:w="627"/>
            <w:gridCol w:w="629"/>
            <w:gridCol w:w="627"/>
            <w:gridCol w:w="629"/>
            <w:gridCol w:w="627"/>
            <w:gridCol w:w="629"/>
            <w:gridCol w:w="627"/>
            <w:gridCol w:w="629"/>
            <w:gridCol w:w="627"/>
            <w:gridCol w:w="619"/>
          </w:tblGrid>
        </w:tblGridChange>
      </w:tblGrid>
      <w:tr w:rsidR="00DD4866" w:rsidRPr="00B628B2" w14:paraId="6E10B976" w14:textId="77777777" w:rsidTr="00B32FBA">
        <w:trPr>
          <w:trHeight w:val="300"/>
        </w:trPr>
        <w:tc>
          <w:tcPr>
            <w:tcW w:w="639" w:type="pct"/>
            <w:shd w:val="clear" w:color="auto" w:fill="auto"/>
            <w:noWrap/>
            <w:vAlign w:val="bottom"/>
          </w:tcPr>
          <w:p w14:paraId="1DF04B3E" w14:textId="77777777" w:rsidR="00F07BCC" w:rsidRPr="00B628B2" w:rsidRDefault="00F07BCC" w:rsidP="00B32FBA">
            <w:pPr>
              <w:spacing w:after="0" w:line="240" w:lineRule="auto"/>
              <w:jc w:val="center"/>
              <w:rPr>
                <w:moveTo w:id="4169" w:author="Kopp, Darin" w:date="2025-02-20T15:34:00Z"/>
                <w:rFonts w:ascii="Times New Roman" w:eastAsia="Times New Roman" w:hAnsi="Times New Roman" w:cs="Times New Roman"/>
                <w:sz w:val="16"/>
                <w:szCs w:val="16"/>
              </w:rPr>
            </w:pPr>
          </w:p>
        </w:tc>
        <w:tc>
          <w:tcPr>
            <w:tcW w:w="485" w:type="pct"/>
            <w:gridSpan w:val="2"/>
            <w:shd w:val="clear" w:color="auto" w:fill="auto"/>
            <w:noWrap/>
            <w:vAlign w:val="bottom"/>
          </w:tcPr>
          <w:p w14:paraId="26834851" w14:textId="77777777" w:rsidR="00F07BCC" w:rsidRPr="00B628B2" w:rsidRDefault="00F07BCC" w:rsidP="00B32FBA">
            <w:pPr>
              <w:spacing w:after="0" w:line="240" w:lineRule="auto"/>
              <w:jc w:val="center"/>
              <w:rPr>
                <w:moveTo w:id="4170" w:author="Kopp, Darin" w:date="2025-02-20T15:34:00Z"/>
                <w:rFonts w:ascii="Calibri" w:eastAsia="Times New Roman" w:hAnsi="Calibri" w:cs="Calibri"/>
                <w:color w:val="000000"/>
                <w:sz w:val="16"/>
                <w:szCs w:val="16"/>
              </w:rPr>
            </w:pPr>
            <w:moveTo w:id="4171" w:author="Kopp, Darin" w:date="2025-02-20T15:34:00Z">
              <w:r>
                <w:rPr>
                  <w:rFonts w:ascii="Calibri" w:eastAsia="Times New Roman" w:hAnsi="Calibri" w:cs="Calibri"/>
                  <w:color w:val="000000"/>
                  <w:sz w:val="16"/>
                  <w:szCs w:val="16"/>
                </w:rPr>
                <w:t>CPL</w:t>
              </w:r>
            </w:moveTo>
          </w:p>
        </w:tc>
        <w:tc>
          <w:tcPr>
            <w:tcW w:w="485" w:type="pct"/>
            <w:gridSpan w:val="2"/>
            <w:shd w:val="clear" w:color="auto" w:fill="auto"/>
            <w:noWrap/>
            <w:vAlign w:val="bottom"/>
          </w:tcPr>
          <w:p w14:paraId="157A0726" w14:textId="77777777" w:rsidR="00F07BCC" w:rsidRPr="00B628B2" w:rsidRDefault="00F07BCC" w:rsidP="00B32FBA">
            <w:pPr>
              <w:spacing w:after="0" w:line="240" w:lineRule="auto"/>
              <w:jc w:val="center"/>
              <w:rPr>
                <w:moveTo w:id="4172" w:author="Kopp, Darin" w:date="2025-02-20T15:34:00Z"/>
                <w:rFonts w:ascii="Calibri" w:eastAsia="Times New Roman" w:hAnsi="Calibri" w:cs="Calibri"/>
                <w:color w:val="000000"/>
                <w:sz w:val="16"/>
                <w:szCs w:val="16"/>
              </w:rPr>
            </w:pPr>
            <w:moveTo w:id="4173" w:author="Kopp, Darin" w:date="2025-02-20T15:34:00Z">
              <w:r>
                <w:rPr>
                  <w:rFonts w:ascii="Calibri" w:eastAsia="Times New Roman" w:hAnsi="Calibri" w:cs="Calibri"/>
                  <w:color w:val="000000"/>
                  <w:sz w:val="16"/>
                  <w:szCs w:val="16"/>
                </w:rPr>
                <w:t>NAP</w:t>
              </w:r>
            </w:moveTo>
          </w:p>
        </w:tc>
        <w:tc>
          <w:tcPr>
            <w:tcW w:w="485" w:type="pct"/>
            <w:gridSpan w:val="2"/>
            <w:shd w:val="clear" w:color="auto" w:fill="auto"/>
            <w:noWrap/>
            <w:vAlign w:val="bottom"/>
          </w:tcPr>
          <w:p w14:paraId="0570E75E" w14:textId="77777777" w:rsidR="00F07BCC" w:rsidRPr="00B628B2" w:rsidRDefault="00F07BCC" w:rsidP="00B32FBA">
            <w:pPr>
              <w:spacing w:after="0" w:line="240" w:lineRule="auto"/>
              <w:jc w:val="center"/>
              <w:rPr>
                <w:moveTo w:id="4174" w:author="Kopp, Darin" w:date="2025-02-20T15:34:00Z"/>
                <w:rFonts w:ascii="Calibri" w:eastAsia="Times New Roman" w:hAnsi="Calibri" w:cs="Calibri"/>
                <w:color w:val="000000"/>
                <w:sz w:val="16"/>
                <w:szCs w:val="16"/>
              </w:rPr>
            </w:pPr>
            <w:moveTo w:id="4175" w:author="Kopp, Darin" w:date="2025-02-20T15:34:00Z">
              <w:r>
                <w:rPr>
                  <w:rFonts w:ascii="Calibri" w:eastAsia="Times New Roman" w:hAnsi="Calibri" w:cs="Calibri"/>
                  <w:color w:val="000000"/>
                  <w:sz w:val="16"/>
                  <w:szCs w:val="16"/>
                </w:rPr>
                <w:t>NPL</w:t>
              </w:r>
            </w:moveTo>
          </w:p>
        </w:tc>
        <w:tc>
          <w:tcPr>
            <w:tcW w:w="485" w:type="pct"/>
            <w:gridSpan w:val="2"/>
            <w:shd w:val="clear" w:color="auto" w:fill="auto"/>
            <w:noWrap/>
            <w:vAlign w:val="bottom"/>
          </w:tcPr>
          <w:p w14:paraId="5768BB37" w14:textId="77777777" w:rsidR="00F07BCC" w:rsidRPr="00B628B2" w:rsidRDefault="00F07BCC" w:rsidP="00B32FBA">
            <w:pPr>
              <w:spacing w:after="0" w:line="240" w:lineRule="auto"/>
              <w:jc w:val="center"/>
              <w:rPr>
                <w:moveTo w:id="4176" w:author="Kopp, Darin" w:date="2025-02-20T15:34:00Z"/>
                <w:rFonts w:ascii="Calibri" w:eastAsia="Times New Roman" w:hAnsi="Calibri" w:cs="Calibri"/>
                <w:color w:val="000000"/>
                <w:sz w:val="16"/>
                <w:szCs w:val="16"/>
              </w:rPr>
            </w:pPr>
            <w:moveTo w:id="4177" w:author="Kopp, Darin" w:date="2025-02-20T15:34:00Z">
              <w:r>
                <w:rPr>
                  <w:rFonts w:ascii="Calibri" w:eastAsia="Times New Roman" w:hAnsi="Calibri" w:cs="Calibri"/>
                  <w:color w:val="000000"/>
                  <w:sz w:val="16"/>
                  <w:szCs w:val="16"/>
                </w:rPr>
                <w:t>SAP</w:t>
              </w:r>
            </w:moveTo>
          </w:p>
        </w:tc>
        <w:tc>
          <w:tcPr>
            <w:tcW w:w="485" w:type="pct"/>
            <w:gridSpan w:val="2"/>
            <w:shd w:val="clear" w:color="auto" w:fill="auto"/>
            <w:noWrap/>
            <w:vAlign w:val="bottom"/>
          </w:tcPr>
          <w:p w14:paraId="67E3246A" w14:textId="77777777" w:rsidR="00F07BCC" w:rsidRPr="00B628B2" w:rsidRDefault="00F07BCC" w:rsidP="00B32FBA">
            <w:pPr>
              <w:spacing w:after="0" w:line="240" w:lineRule="auto"/>
              <w:jc w:val="center"/>
              <w:rPr>
                <w:moveTo w:id="4178" w:author="Kopp, Darin" w:date="2025-02-20T15:34:00Z"/>
                <w:rFonts w:ascii="Calibri" w:eastAsia="Times New Roman" w:hAnsi="Calibri" w:cs="Calibri"/>
                <w:color w:val="000000"/>
                <w:sz w:val="16"/>
                <w:szCs w:val="16"/>
              </w:rPr>
            </w:pPr>
            <w:moveTo w:id="4179" w:author="Kopp, Darin" w:date="2025-02-20T15:34:00Z">
              <w:r>
                <w:rPr>
                  <w:rFonts w:ascii="Calibri" w:eastAsia="Times New Roman" w:hAnsi="Calibri" w:cs="Calibri"/>
                  <w:color w:val="000000"/>
                  <w:sz w:val="16"/>
                  <w:szCs w:val="16"/>
                </w:rPr>
                <w:t>SPL</w:t>
              </w:r>
            </w:moveTo>
          </w:p>
        </w:tc>
        <w:tc>
          <w:tcPr>
            <w:tcW w:w="485" w:type="pct"/>
            <w:gridSpan w:val="2"/>
            <w:shd w:val="clear" w:color="auto" w:fill="auto"/>
            <w:noWrap/>
            <w:vAlign w:val="bottom"/>
          </w:tcPr>
          <w:p w14:paraId="0FF8E4E1" w14:textId="77777777" w:rsidR="00F07BCC" w:rsidRPr="00B628B2" w:rsidRDefault="00F07BCC" w:rsidP="00B32FBA">
            <w:pPr>
              <w:spacing w:after="0" w:line="240" w:lineRule="auto"/>
              <w:jc w:val="center"/>
              <w:rPr>
                <w:moveTo w:id="4180" w:author="Kopp, Darin" w:date="2025-02-20T15:34:00Z"/>
                <w:rFonts w:ascii="Calibri" w:eastAsia="Times New Roman" w:hAnsi="Calibri" w:cs="Calibri"/>
                <w:color w:val="000000"/>
                <w:sz w:val="16"/>
                <w:szCs w:val="16"/>
              </w:rPr>
            </w:pPr>
            <w:moveTo w:id="4181" w:author="Kopp, Darin" w:date="2025-02-20T15:34:00Z">
              <w:r>
                <w:rPr>
                  <w:rFonts w:ascii="Calibri" w:eastAsia="Times New Roman" w:hAnsi="Calibri" w:cs="Calibri"/>
                  <w:color w:val="000000"/>
                  <w:sz w:val="16"/>
                  <w:szCs w:val="16"/>
                </w:rPr>
                <w:t>TPL</w:t>
              </w:r>
            </w:moveTo>
          </w:p>
        </w:tc>
        <w:tc>
          <w:tcPr>
            <w:tcW w:w="485" w:type="pct"/>
            <w:gridSpan w:val="2"/>
            <w:shd w:val="clear" w:color="auto" w:fill="auto"/>
            <w:noWrap/>
            <w:vAlign w:val="bottom"/>
          </w:tcPr>
          <w:p w14:paraId="5A715491" w14:textId="77777777" w:rsidR="00F07BCC" w:rsidRPr="00B628B2" w:rsidRDefault="00F07BCC" w:rsidP="00B32FBA">
            <w:pPr>
              <w:spacing w:after="0" w:line="240" w:lineRule="auto"/>
              <w:jc w:val="center"/>
              <w:rPr>
                <w:moveTo w:id="4182" w:author="Kopp, Darin" w:date="2025-02-20T15:34:00Z"/>
                <w:rFonts w:ascii="Calibri" w:eastAsia="Times New Roman" w:hAnsi="Calibri" w:cs="Calibri"/>
                <w:color w:val="000000"/>
                <w:sz w:val="16"/>
                <w:szCs w:val="16"/>
              </w:rPr>
            </w:pPr>
            <w:moveTo w:id="4183" w:author="Kopp, Darin" w:date="2025-02-20T15:34:00Z">
              <w:r>
                <w:rPr>
                  <w:rFonts w:ascii="Calibri" w:eastAsia="Times New Roman" w:hAnsi="Calibri" w:cs="Calibri"/>
                  <w:color w:val="000000"/>
                  <w:sz w:val="16"/>
                  <w:szCs w:val="16"/>
                </w:rPr>
                <w:t>UMW</w:t>
              </w:r>
            </w:moveTo>
          </w:p>
        </w:tc>
        <w:tc>
          <w:tcPr>
            <w:tcW w:w="485" w:type="pct"/>
            <w:gridSpan w:val="2"/>
            <w:shd w:val="clear" w:color="auto" w:fill="auto"/>
            <w:noWrap/>
            <w:vAlign w:val="bottom"/>
          </w:tcPr>
          <w:p w14:paraId="48C62DCB" w14:textId="77777777" w:rsidR="00F07BCC" w:rsidRPr="00B628B2" w:rsidRDefault="00F07BCC" w:rsidP="00B32FBA">
            <w:pPr>
              <w:spacing w:after="0" w:line="240" w:lineRule="auto"/>
              <w:jc w:val="center"/>
              <w:rPr>
                <w:moveTo w:id="4184" w:author="Kopp, Darin" w:date="2025-02-20T15:34:00Z"/>
                <w:rFonts w:ascii="Calibri" w:eastAsia="Times New Roman" w:hAnsi="Calibri" w:cs="Calibri"/>
                <w:color w:val="000000"/>
                <w:sz w:val="16"/>
                <w:szCs w:val="16"/>
              </w:rPr>
            </w:pPr>
            <w:moveTo w:id="4185" w:author="Kopp, Darin" w:date="2025-02-20T15:34:00Z">
              <w:r>
                <w:rPr>
                  <w:rFonts w:ascii="Calibri" w:eastAsia="Times New Roman" w:hAnsi="Calibri" w:cs="Calibri"/>
                  <w:color w:val="000000"/>
                  <w:sz w:val="16"/>
                  <w:szCs w:val="16"/>
                </w:rPr>
                <w:t>WMT</w:t>
              </w:r>
            </w:moveTo>
          </w:p>
        </w:tc>
        <w:tc>
          <w:tcPr>
            <w:tcW w:w="481" w:type="pct"/>
            <w:gridSpan w:val="2"/>
            <w:shd w:val="clear" w:color="auto" w:fill="auto"/>
            <w:noWrap/>
            <w:vAlign w:val="bottom"/>
          </w:tcPr>
          <w:p w14:paraId="75D7ACE5" w14:textId="77777777" w:rsidR="00F07BCC" w:rsidRPr="00B628B2" w:rsidRDefault="00F07BCC" w:rsidP="00B32FBA">
            <w:pPr>
              <w:spacing w:after="0" w:line="240" w:lineRule="auto"/>
              <w:jc w:val="center"/>
              <w:rPr>
                <w:moveTo w:id="4186" w:author="Kopp, Darin" w:date="2025-02-20T15:34:00Z"/>
                <w:rFonts w:ascii="Calibri" w:eastAsia="Times New Roman" w:hAnsi="Calibri" w:cs="Calibri"/>
                <w:color w:val="000000"/>
                <w:sz w:val="16"/>
                <w:szCs w:val="16"/>
              </w:rPr>
            </w:pPr>
            <w:moveTo w:id="4187" w:author="Kopp, Darin" w:date="2025-02-20T15:34:00Z">
              <w:r>
                <w:rPr>
                  <w:rFonts w:ascii="Calibri" w:eastAsia="Times New Roman" w:hAnsi="Calibri" w:cs="Calibri"/>
                  <w:color w:val="000000"/>
                  <w:sz w:val="16"/>
                  <w:szCs w:val="16"/>
                </w:rPr>
                <w:t>XER</w:t>
              </w:r>
            </w:moveTo>
          </w:p>
        </w:tc>
      </w:tr>
      <w:tr w:rsidR="00DD4866" w:rsidRPr="00B628B2" w14:paraId="4E627969" w14:textId="77777777" w:rsidTr="00B32FBA">
        <w:trPr>
          <w:trHeight w:val="300"/>
        </w:trPr>
        <w:tc>
          <w:tcPr>
            <w:tcW w:w="639" w:type="pct"/>
            <w:shd w:val="clear" w:color="auto" w:fill="auto"/>
            <w:noWrap/>
            <w:vAlign w:val="bottom"/>
            <w:hideMark/>
          </w:tcPr>
          <w:p w14:paraId="12A7CFD8" w14:textId="77777777" w:rsidR="00F07BCC" w:rsidRPr="00B628B2" w:rsidRDefault="00F07BCC" w:rsidP="00B32FBA">
            <w:pPr>
              <w:spacing w:after="0" w:line="240" w:lineRule="auto"/>
              <w:jc w:val="center"/>
              <w:rPr>
                <w:moveTo w:id="4188" w:author="Kopp, Darin" w:date="2025-02-20T15:34:00Z"/>
                <w:rFonts w:ascii="Times New Roman" w:eastAsia="Times New Roman" w:hAnsi="Times New Roman" w:cs="Times New Roman"/>
                <w:sz w:val="16"/>
                <w:szCs w:val="16"/>
              </w:rPr>
            </w:pPr>
          </w:p>
        </w:tc>
        <w:tc>
          <w:tcPr>
            <w:tcW w:w="242" w:type="pct"/>
            <w:shd w:val="clear" w:color="auto" w:fill="auto"/>
            <w:noWrap/>
            <w:vAlign w:val="bottom"/>
            <w:hideMark/>
          </w:tcPr>
          <w:p w14:paraId="4ADD3B34" w14:textId="77777777" w:rsidR="00F07BCC" w:rsidRPr="00B628B2" w:rsidRDefault="00F07BCC" w:rsidP="00B32FBA">
            <w:pPr>
              <w:spacing w:after="0" w:line="240" w:lineRule="auto"/>
              <w:jc w:val="center"/>
              <w:rPr>
                <w:moveTo w:id="4189" w:author="Kopp, Darin" w:date="2025-02-20T15:34:00Z"/>
                <w:rFonts w:ascii="Calibri" w:eastAsia="Times New Roman" w:hAnsi="Calibri" w:cs="Calibri"/>
                <w:color w:val="000000"/>
                <w:sz w:val="16"/>
                <w:szCs w:val="16"/>
              </w:rPr>
            </w:pPr>
            <w:moveTo w:id="4190" w:author="Kopp, Darin" w:date="2025-02-20T15:34:00Z">
              <w:r w:rsidRPr="00B628B2">
                <w:rPr>
                  <w:rFonts w:ascii="Calibri" w:eastAsia="Times New Roman" w:hAnsi="Calibri" w:cs="Calibri"/>
                  <w:color w:val="000000"/>
                  <w:sz w:val="16"/>
                  <w:szCs w:val="16"/>
                </w:rPr>
                <w:t>D</w:t>
              </w:r>
            </w:moveTo>
          </w:p>
        </w:tc>
        <w:tc>
          <w:tcPr>
            <w:tcW w:w="243" w:type="pct"/>
            <w:shd w:val="clear" w:color="auto" w:fill="auto"/>
            <w:noWrap/>
            <w:vAlign w:val="bottom"/>
            <w:hideMark/>
          </w:tcPr>
          <w:p w14:paraId="24351A66" w14:textId="77777777" w:rsidR="00F07BCC" w:rsidRPr="00B628B2" w:rsidRDefault="00F07BCC" w:rsidP="00B32FBA">
            <w:pPr>
              <w:spacing w:after="0" w:line="240" w:lineRule="auto"/>
              <w:jc w:val="center"/>
              <w:rPr>
                <w:moveTo w:id="4191" w:author="Kopp, Darin" w:date="2025-02-20T15:34:00Z"/>
                <w:rFonts w:ascii="Calibri" w:eastAsia="Times New Roman" w:hAnsi="Calibri" w:cs="Calibri"/>
                <w:color w:val="000000"/>
                <w:sz w:val="16"/>
                <w:szCs w:val="16"/>
              </w:rPr>
            </w:pPr>
            <w:moveTo w:id="4192" w:author="Kopp, Darin" w:date="2025-02-20T15:34:00Z">
              <w:r w:rsidRPr="00B628B2">
                <w:rPr>
                  <w:rFonts w:ascii="Calibri" w:eastAsia="Times New Roman" w:hAnsi="Calibri" w:cs="Calibri"/>
                  <w:color w:val="000000"/>
                  <w:sz w:val="16"/>
                  <w:szCs w:val="16"/>
                </w:rPr>
                <w:t>I</w:t>
              </w:r>
            </w:moveTo>
          </w:p>
        </w:tc>
        <w:tc>
          <w:tcPr>
            <w:tcW w:w="242" w:type="pct"/>
            <w:shd w:val="clear" w:color="auto" w:fill="auto"/>
            <w:noWrap/>
            <w:vAlign w:val="bottom"/>
            <w:hideMark/>
          </w:tcPr>
          <w:p w14:paraId="24429319" w14:textId="77777777" w:rsidR="00F07BCC" w:rsidRPr="00B628B2" w:rsidRDefault="00F07BCC" w:rsidP="00B32FBA">
            <w:pPr>
              <w:spacing w:after="0" w:line="240" w:lineRule="auto"/>
              <w:jc w:val="center"/>
              <w:rPr>
                <w:moveTo w:id="4193" w:author="Kopp, Darin" w:date="2025-02-20T15:34:00Z"/>
                <w:rFonts w:ascii="Calibri" w:eastAsia="Times New Roman" w:hAnsi="Calibri" w:cs="Calibri"/>
                <w:color w:val="000000"/>
                <w:sz w:val="16"/>
                <w:szCs w:val="16"/>
              </w:rPr>
            </w:pPr>
            <w:moveTo w:id="4194" w:author="Kopp, Darin" w:date="2025-02-20T15:34:00Z">
              <w:r w:rsidRPr="00B628B2">
                <w:rPr>
                  <w:rFonts w:ascii="Calibri" w:eastAsia="Times New Roman" w:hAnsi="Calibri" w:cs="Calibri"/>
                  <w:color w:val="000000"/>
                  <w:sz w:val="16"/>
                  <w:szCs w:val="16"/>
                </w:rPr>
                <w:t>D</w:t>
              </w:r>
            </w:moveTo>
          </w:p>
        </w:tc>
        <w:tc>
          <w:tcPr>
            <w:tcW w:w="243" w:type="pct"/>
            <w:shd w:val="clear" w:color="auto" w:fill="auto"/>
            <w:noWrap/>
            <w:vAlign w:val="bottom"/>
            <w:hideMark/>
          </w:tcPr>
          <w:p w14:paraId="2911E9F8" w14:textId="77777777" w:rsidR="00F07BCC" w:rsidRPr="00B628B2" w:rsidRDefault="00F07BCC" w:rsidP="00B32FBA">
            <w:pPr>
              <w:spacing w:after="0" w:line="240" w:lineRule="auto"/>
              <w:jc w:val="center"/>
              <w:rPr>
                <w:moveTo w:id="4195" w:author="Kopp, Darin" w:date="2025-02-20T15:34:00Z"/>
                <w:rFonts w:ascii="Calibri" w:eastAsia="Times New Roman" w:hAnsi="Calibri" w:cs="Calibri"/>
                <w:color w:val="000000"/>
                <w:sz w:val="16"/>
                <w:szCs w:val="16"/>
              </w:rPr>
            </w:pPr>
            <w:moveTo w:id="4196" w:author="Kopp, Darin" w:date="2025-02-20T15:34:00Z">
              <w:r w:rsidRPr="00B628B2">
                <w:rPr>
                  <w:rFonts w:ascii="Calibri" w:eastAsia="Times New Roman" w:hAnsi="Calibri" w:cs="Calibri"/>
                  <w:color w:val="000000"/>
                  <w:sz w:val="16"/>
                  <w:szCs w:val="16"/>
                </w:rPr>
                <w:t>I</w:t>
              </w:r>
            </w:moveTo>
          </w:p>
        </w:tc>
        <w:tc>
          <w:tcPr>
            <w:tcW w:w="242" w:type="pct"/>
            <w:shd w:val="clear" w:color="auto" w:fill="auto"/>
            <w:noWrap/>
            <w:vAlign w:val="bottom"/>
            <w:hideMark/>
          </w:tcPr>
          <w:p w14:paraId="2F49984D" w14:textId="77777777" w:rsidR="00F07BCC" w:rsidRPr="00B628B2" w:rsidRDefault="00F07BCC" w:rsidP="00B32FBA">
            <w:pPr>
              <w:spacing w:after="0" w:line="240" w:lineRule="auto"/>
              <w:jc w:val="center"/>
              <w:rPr>
                <w:moveTo w:id="4197" w:author="Kopp, Darin" w:date="2025-02-20T15:34:00Z"/>
                <w:rFonts w:ascii="Calibri" w:eastAsia="Times New Roman" w:hAnsi="Calibri" w:cs="Calibri"/>
                <w:color w:val="000000"/>
                <w:sz w:val="16"/>
                <w:szCs w:val="16"/>
              </w:rPr>
            </w:pPr>
            <w:moveTo w:id="4198" w:author="Kopp, Darin" w:date="2025-02-20T15:34:00Z">
              <w:r w:rsidRPr="00B628B2">
                <w:rPr>
                  <w:rFonts w:ascii="Calibri" w:eastAsia="Times New Roman" w:hAnsi="Calibri" w:cs="Calibri"/>
                  <w:color w:val="000000"/>
                  <w:sz w:val="16"/>
                  <w:szCs w:val="16"/>
                </w:rPr>
                <w:t>D</w:t>
              </w:r>
            </w:moveTo>
          </w:p>
        </w:tc>
        <w:tc>
          <w:tcPr>
            <w:tcW w:w="243" w:type="pct"/>
            <w:shd w:val="clear" w:color="auto" w:fill="auto"/>
            <w:noWrap/>
            <w:vAlign w:val="bottom"/>
            <w:hideMark/>
          </w:tcPr>
          <w:p w14:paraId="35648735" w14:textId="77777777" w:rsidR="00F07BCC" w:rsidRPr="00B628B2" w:rsidRDefault="00F07BCC" w:rsidP="00B32FBA">
            <w:pPr>
              <w:spacing w:after="0" w:line="240" w:lineRule="auto"/>
              <w:jc w:val="center"/>
              <w:rPr>
                <w:moveTo w:id="4199" w:author="Kopp, Darin" w:date="2025-02-20T15:34:00Z"/>
                <w:rFonts w:ascii="Calibri" w:eastAsia="Times New Roman" w:hAnsi="Calibri" w:cs="Calibri"/>
                <w:color w:val="000000"/>
                <w:sz w:val="16"/>
                <w:szCs w:val="16"/>
              </w:rPr>
            </w:pPr>
            <w:moveTo w:id="4200" w:author="Kopp, Darin" w:date="2025-02-20T15:34:00Z">
              <w:r w:rsidRPr="00B628B2">
                <w:rPr>
                  <w:rFonts w:ascii="Calibri" w:eastAsia="Times New Roman" w:hAnsi="Calibri" w:cs="Calibri"/>
                  <w:color w:val="000000"/>
                  <w:sz w:val="16"/>
                  <w:szCs w:val="16"/>
                </w:rPr>
                <w:t>I</w:t>
              </w:r>
            </w:moveTo>
          </w:p>
        </w:tc>
        <w:tc>
          <w:tcPr>
            <w:tcW w:w="242" w:type="pct"/>
            <w:shd w:val="clear" w:color="auto" w:fill="auto"/>
            <w:noWrap/>
            <w:vAlign w:val="bottom"/>
            <w:hideMark/>
          </w:tcPr>
          <w:p w14:paraId="6CA3CFCC" w14:textId="77777777" w:rsidR="00F07BCC" w:rsidRPr="00B628B2" w:rsidRDefault="00F07BCC" w:rsidP="00B32FBA">
            <w:pPr>
              <w:spacing w:after="0" w:line="240" w:lineRule="auto"/>
              <w:jc w:val="center"/>
              <w:rPr>
                <w:moveTo w:id="4201" w:author="Kopp, Darin" w:date="2025-02-20T15:34:00Z"/>
                <w:rFonts w:ascii="Calibri" w:eastAsia="Times New Roman" w:hAnsi="Calibri" w:cs="Calibri"/>
                <w:color w:val="000000"/>
                <w:sz w:val="16"/>
                <w:szCs w:val="16"/>
              </w:rPr>
            </w:pPr>
            <w:moveTo w:id="4202" w:author="Kopp, Darin" w:date="2025-02-20T15:34:00Z">
              <w:r w:rsidRPr="00B628B2">
                <w:rPr>
                  <w:rFonts w:ascii="Calibri" w:eastAsia="Times New Roman" w:hAnsi="Calibri" w:cs="Calibri"/>
                  <w:color w:val="000000"/>
                  <w:sz w:val="16"/>
                  <w:szCs w:val="16"/>
                </w:rPr>
                <w:t>D</w:t>
              </w:r>
            </w:moveTo>
          </w:p>
        </w:tc>
        <w:tc>
          <w:tcPr>
            <w:tcW w:w="243" w:type="pct"/>
            <w:shd w:val="clear" w:color="auto" w:fill="auto"/>
            <w:noWrap/>
            <w:vAlign w:val="bottom"/>
            <w:hideMark/>
          </w:tcPr>
          <w:p w14:paraId="6367B341" w14:textId="77777777" w:rsidR="00F07BCC" w:rsidRPr="00B628B2" w:rsidRDefault="00F07BCC" w:rsidP="00B32FBA">
            <w:pPr>
              <w:spacing w:after="0" w:line="240" w:lineRule="auto"/>
              <w:jc w:val="center"/>
              <w:rPr>
                <w:moveTo w:id="4203" w:author="Kopp, Darin" w:date="2025-02-20T15:34:00Z"/>
                <w:rFonts w:ascii="Calibri" w:eastAsia="Times New Roman" w:hAnsi="Calibri" w:cs="Calibri"/>
                <w:color w:val="000000"/>
                <w:sz w:val="16"/>
                <w:szCs w:val="16"/>
              </w:rPr>
            </w:pPr>
            <w:moveTo w:id="4204" w:author="Kopp, Darin" w:date="2025-02-20T15:34:00Z">
              <w:r w:rsidRPr="00B628B2">
                <w:rPr>
                  <w:rFonts w:ascii="Calibri" w:eastAsia="Times New Roman" w:hAnsi="Calibri" w:cs="Calibri"/>
                  <w:color w:val="000000"/>
                  <w:sz w:val="16"/>
                  <w:szCs w:val="16"/>
                </w:rPr>
                <w:t>I</w:t>
              </w:r>
            </w:moveTo>
          </w:p>
        </w:tc>
        <w:tc>
          <w:tcPr>
            <w:tcW w:w="242" w:type="pct"/>
            <w:shd w:val="clear" w:color="auto" w:fill="auto"/>
            <w:noWrap/>
            <w:vAlign w:val="bottom"/>
            <w:hideMark/>
          </w:tcPr>
          <w:p w14:paraId="1C549F0E" w14:textId="77777777" w:rsidR="00F07BCC" w:rsidRPr="00B628B2" w:rsidRDefault="00F07BCC" w:rsidP="00B32FBA">
            <w:pPr>
              <w:spacing w:after="0" w:line="240" w:lineRule="auto"/>
              <w:jc w:val="center"/>
              <w:rPr>
                <w:moveTo w:id="4205" w:author="Kopp, Darin" w:date="2025-02-20T15:34:00Z"/>
                <w:rFonts w:ascii="Calibri" w:eastAsia="Times New Roman" w:hAnsi="Calibri" w:cs="Calibri"/>
                <w:color w:val="000000"/>
                <w:sz w:val="16"/>
                <w:szCs w:val="16"/>
              </w:rPr>
            </w:pPr>
            <w:moveTo w:id="4206" w:author="Kopp, Darin" w:date="2025-02-20T15:34:00Z">
              <w:r w:rsidRPr="00B628B2">
                <w:rPr>
                  <w:rFonts w:ascii="Calibri" w:eastAsia="Times New Roman" w:hAnsi="Calibri" w:cs="Calibri"/>
                  <w:color w:val="000000"/>
                  <w:sz w:val="16"/>
                  <w:szCs w:val="16"/>
                </w:rPr>
                <w:t>D</w:t>
              </w:r>
            </w:moveTo>
          </w:p>
        </w:tc>
        <w:tc>
          <w:tcPr>
            <w:tcW w:w="243" w:type="pct"/>
            <w:shd w:val="clear" w:color="auto" w:fill="auto"/>
            <w:noWrap/>
            <w:vAlign w:val="bottom"/>
            <w:hideMark/>
          </w:tcPr>
          <w:p w14:paraId="756698C6" w14:textId="77777777" w:rsidR="00F07BCC" w:rsidRPr="00B628B2" w:rsidRDefault="00F07BCC" w:rsidP="00B32FBA">
            <w:pPr>
              <w:spacing w:after="0" w:line="240" w:lineRule="auto"/>
              <w:jc w:val="center"/>
              <w:rPr>
                <w:moveTo w:id="4207" w:author="Kopp, Darin" w:date="2025-02-20T15:34:00Z"/>
                <w:rFonts w:ascii="Calibri" w:eastAsia="Times New Roman" w:hAnsi="Calibri" w:cs="Calibri"/>
                <w:color w:val="000000"/>
                <w:sz w:val="16"/>
                <w:szCs w:val="16"/>
              </w:rPr>
            </w:pPr>
            <w:moveTo w:id="4208" w:author="Kopp, Darin" w:date="2025-02-20T15:34:00Z">
              <w:r w:rsidRPr="00B628B2">
                <w:rPr>
                  <w:rFonts w:ascii="Calibri" w:eastAsia="Times New Roman" w:hAnsi="Calibri" w:cs="Calibri"/>
                  <w:color w:val="000000"/>
                  <w:sz w:val="16"/>
                  <w:szCs w:val="16"/>
                </w:rPr>
                <w:t>I</w:t>
              </w:r>
            </w:moveTo>
          </w:p>
        </w:tc>
        <w:tc>
          <w:tcPr>
            <w:tcW w:w="242" w:type="pct"/>
            <w:shd w:val="clear" w:color="auto" w:fill="auto"/>
            <w:noWrap/>
            <w:vAlign w:val="bottom"/>
            <w:hideMark/>
          </w:tcPr>
          <w:p w14:paraId="7BFFE913" w14:textId="77777777" w:rsidR="00F07BCC" w:rsidRPr="00B628B2" w:rsidRDefault="00F07BCC" w:rsidP="00B32FBA">
            <w:pPr>
              <w:spacing w:after="0" w:line="240" w:lineRule="auto"/>
              <w:jc w:val="center"/>
              <w:rPr>
                <w:moveTo w:id="4209" w:author="Kopp, Darin" w:date="2025-02-20T15:34:00Z"/>
                <w:rFonts w:ascii="Calibri" w:eastAsia="Times New Roman" w:hAnsi="Calibri" w:cs="Calibri"/>
                <w:color w:val="000000"/>
                <w:sz w:val="16"/>
                <w:szCs w:val="16"/>
              </w:rPr>
            </w:pPr>
            <w:moveTo w:id="4210" w:author="Kopp, Darin" w:date="2025-02-20T15:34:00Z">
              <w:r w:rsidRPr="00B628B2">
                <w:rPr>
                  <w:rFonts w:ascii="Calibri" w:eastAsia="Times New Roman" w:hAnsi="Calibri" w:cs="Calibri"/>
                  <w:color w:val="000000"/>
                  <w:sz w:val="16"/>
                  <w:szCs w:val="16"/>
                </w:rPr>
                <w:t>D</w:t>
              </w:r>
            </w:moveTo>
          </w:p>
        </w:tc>
        <w:tc>
          <w:tcPr>
            <w:tcW w:w="243" w:type="pct"/>
            <w:shd w:val="clear" w:color="auto" w:fill="auto"/>
            <w:noWrap/>
            <w:vAlign w:val="bottom"/>
            <w:hideMark/>
          </w:tcPr>
          <w:p w14:paraId="239D7591" w14:textId="77777777" w:rsidR="00F07BCC" w:rsidRPr="00B628B2" w:rsidRDefault="00F07BCC" w:rsidP="00B32FBA">
            <w:pPr>
              <w:spacing w:after="0" w:line="240" w:lineRule="auto"/>
              <w:jc w:val="center"/>
              <w:rPr>
                <w:moveTo w:id="4211" w:author="Kopp, Darin" w:date="2025-02-20T15:34:00Z"/>
                <w:rFonts w:ascii="Calibri" w:eastAsia="Times New Roman" w:hAnsi="Calibri" w:cs="Calibri"/>
                <w:color w:val="000000"/>
                <w:sz w:val="16"/>
                <w:szCs w:val="16"/>
              </w:rPr>
            </w:pPr>
            <w:moveTo w:id="4212" w:author="Kopp, Darin" w:date="2025-02-20T15:34:00Z">
              <w:r w:rsidRPr="00B628B2">
                <w:rPr>
                  <w:rFonts w:ascii="Calibri" w:eastAsia="Times New Roman" w:hAnsi="Calibri" w:cs="Calibri"/>
                  <w:color w:val="000000"/>
                  <w:sz w:val="16"/>
                  <w:szCs w:val="16"/>
                </w:rPr>
                <w:t>I</w:t>
              </w:r>
            </w:moveTo>
          </w:p>
        </w:tc>
        <w:tc>
          <w:tcPr>
            <w:tcW w:w="242" w:type="pct"/>
            <w:shd w:val="clear" w:color="auto" w:fill="auto"/>
            <w:noWrap/>
            <w:vAlign w:val="bottom"/>
            <w:hideMark/>
          </w:tcPr>
          <w:p w14:paraId="6AB3F24C" w14:textId="77777777" w:rsidR="00F07BCC" w:rsidRPr="00B628B2" w:rsidRDefault="00F07BCC" w:rsidP="00B32FBA">
            <w:pPr>
              <w:spacing w:after="0" w:line="240" w:lineRule="auto"/>
              <w:jc w:val="center"/>
              <w:rPr>
                <w:moveTo w:id="4213" w:author="Kopp, Darin" w:date="2025-02-20T15:34:00Z"/>
                <w:rFonts w:ascii="Calibri" w:eastAsia="Times New Roman" w:hAnsi="Calibri" w:cs="Calibri"/>
                <w:color w:val="000000"/>
                <w:sz w:val="16"/>
                <w:szCs w:val="16"/>
              </w:rPr>
            </w:pPr>
            <w:moveTo w:id="4214" w:author="Kopp, Darin" w:date="2025-02-20T15:34:00Z">
              <w:r w:rsidRPr="00B628B2">
                <w:rPr>
                  <w:rFonts w:ascii="Calibri" w:eastAsia="Times New Roman" w:hAnsi="Calibri" w:cs="Calibri"/>
                  <w:color w:val="000000"/>
                  <w:sz w:val="16"/>
                  <w:szCs w:val="16"/>
                </w:rPr>
                <w:t>D</w:t>
              </w:r>
            </w:moveTo>
          </w:p>
        </w:tc>
        <w:tc>
          <w:tcPr>
            <w:tcW w:w="243" w:type="pct"/>
            <w:shd w:val="clear" w:color="auto" w:fill="auto"/>
            <w:noWrap/>
            <w:vAlign w:val="bottom"/>
            <w:hideMark/>
          </w:tcPr>
          <w:p w14:paraId="14633769" w14:textId="77777777" w:rsidR="00F07BCC" w:rsidRPr="00B628B2" w:rsidRDefault="00F07BCC" w:rsidP="00B32FBA">
            <w:pPr>
              <w:spacing w:after="0" w:line="240" w:lineRule="auto"/>
              <w:jc w:val="center"/>
              <w:rPr>
                <w:moveTo w:id="4215" w:author="Kopp, Darin" w:date="2025-02-20T15:34:00Z"/>
                <w:rFonts w:ascii="Calibri" w:eastAsia="Times New Roman" w:hAnsi="Calibri" w:cs="Calibri"/>
                <w:color w:val="000000"/>
                <w:sz w:val="16"/>
                <w:szCs w:val="16"/>
              </w:rPr>
            </w:pPr>
            <w:moveTo w:id="4216" w:author="Kopp, Darin" w:date="2025-02-20T15:34:00Z">
              <w:r w:rsidRPr="00B628B2">
                <w:rPr>
                  <w:rFonts w:ascii="Calibri" w:eastAsia="Times New Roman" w:hAnsi="Calibri" w:cs="Calibri"/>
                  <w:color w:val="000000"/>
                  <w:sz w:val="16"/>
                  <w:szCs w:val="16"/>
                </w:rPr>
                <w:t>I</w:t>
              </w:r>
            </w:moveTo>
          </w:p>
        </w:tc>
        <w:tc>
          <w:tcPr>
            <w:tcW w:w="242" w:type="pct"/>
            <w:shd w:val="clear" w:color="auto" w:fill="auto"/>
            <w:noWrap/>
            <w:vAlign w:val="bottom"/>
            <w:hideMark/>
          </w:tcPr>
          <w:p w14:paraId="3D517CE7" w14:textId="77777777" w:rsidR="00F07BCC" w:rsidRPr="00B628B2" w:rsidRDefault="00F07BCC" w:rsidP="00B32FBA">
            <w:pPr>
              <w:spacing w:after="0" w:line="240" w:lineRule="auto"/>
              <w:jc w:val="center"/>
              <w:rPr>
                <w:moveTo w:id="4217" w:author="Kopp, Darin" w:date="2025-02-20T15:34:00Z"/>
                <w:rFonts w:ascii="Calibri" w:eastAsia="Times New Roman" w:hAnsi="Calibri" w:cs="Calibri"/>
                <w:color w:val="000000"/>
                <w:sz w:val="16"/>
                <w:szCs w:val="16"/>
              </w:rPr>
            </w:pPr>
            <w:moveTo w:id="4218" w:author="Kopp, Darin" w:date="2025-02-20T15:34:00Z">
              <w:r w:rsidRPr="00B628B2">
                <w:rPr>
                  <w:rFonts w:ascii="Calibri" w:eastAsia="Times New Roman" w:hAnsi="Calibri" w:cs="Calibri"/>
                  <w:color w:val="000000"/>
                  <w:sz w:val="16"/>
                  <w:szCs w:val="16"/>
                </w:rPr>
                <w:t>D</w:t>
              </w:r>
            </w:moveTo>
          </w:p>
        </w:tc>
        <w:tc>
          <w:tcPr>
            <w:tcW w:w="243" w:type="pct"/>
            <w:shd w:val="clear" w:color="auto" w:fill="auto"/>
            <w:noWrap/>
            <w:vAlign w:val="bottom"/>
            <w:hideMark/>
          </w:tcPr>
          <w:p w14:paraId="7A3187E0" w14:textId="77777777" w:rsidR="00F07BCC" w:rsidRPr="00B628B2" w:rsidRDefault="00F07BCC" w:rsidP="00B32FBA">
            <w:pPr>
              <w:spacing w:after="0" w:line="240" w:lineRule="auto"/>
              <w:jc w:val="center"/>
              <w:rPr>
                <w:moveTo w:id="4219" w:author="Kopp, Darin" w:date="2025-02-20T15:34:00Z"/>
                <w:rFonts w:ascii="Calibri" w:eastAsia="Times New Roman" w:hAnsi="Calibri" w:cs="Calibri"/>
                <w:color w:val="000000"/>
                <w:sz w:val="16"/>
                <w:szCs w:val="16"/>
              </w:rPr>
            </w:pPr>
            <w:moveTo w:id="4220" w:author="Kopp, Darin" w:date="2025-02-20T15:34:00Z">
              <w:r w:rsidRPr="00B628B2">
                <w:rPr>
                  <w:rFonts w:ascii="Calibri" w:eastAsia="Times New Roman" w:hAnsi="Calibri" w:cs="Calibri"/>
                  <w:color w:val="000000"/>
                  <w:sz w:val="16"/>
                  <w:szCs w:val="16"/>
                </w:rPr>
                <w:t>I</w:t>
              </w:r>
            </w:moveTo>
          </w:p>
        </w:tc>
        <w:tc>
          <w:tcPr>
            <w:tcW w:w="242" w:type="pct"/>
            <w:shd w:val="clear" w:color="auto" w:fill="auto"/>
            <w:noWrap/>
            <w:vAlign w:val="bottom"/>
            <w:hideMark/>
          </w:tcPr>
          <w:p w14:paraId="59369409" w14:textId="77777777" w:rsidR="00F07BCC" w:rsidRPr="00B628B2" w:rsidRDefault="00F07BCC" w:rsidP="00B32FBA">
            <w:pPr>
              <w:spacing w:after="0" w:line="240" w:lineRule="auto"/>
              <w:jc w:val="center"/>
              <w:rPr>
                <w:moveTo w:id="4221" w:author="Kopp, Darin" w:date="2025-02-20T15:34:00Z"/>
                <w:rFonts w:ascii="Calibri" w:eastAsia="Times New Roman" w:hAnsi="Calibri" w:cs="Calibri"/>
                <w:color w:val="000000"/>
                <w:sz w:val="16"/>
                <w:szCs w:val="16"/>
              </w:rPr>
            </w:pPr>
            <w:moveTo w:id="4222" w:author="Kopp, Darin" w:date="2025-02-20T15:34:00Z">
              <w:r w:rsidRPr="00B628B2">
                <w:rPr>
                  <w:rFonts w:ascii="Calibri" w:eastAsia="Times New Roman" w:hAnsi="Calibri" w:cs="Calibri"/>
                  <w:color w:val="000000"/>
                  <w:sz w:val="16"/>
                  <w:szCs w:val="16"/>
                </w:rPr>
                <w:t>D</w:t>
              </w:r>
            </w:moveTo>
          </w:p>
        </w:tc>
        <w:tc>
          <w:tcPr>
            <w:tcW w:w="239" w:type="pct"/>
            <w:shd w:val="clear" w:color="auto" w:fill="auto"/>
            <w:noWrap/>
            <w:vAlign w:val="bottom"/>
            <w:hideMark/>
          </w:tcPr>
          <w:p w14:paraId="1DD9FA42" w14:textId="77777777" w:rsidR="00F07BCC" w:rsidRPr="00B628B2" w:rsidRDefault="00F07BCC" w:rsidP="00B32FBA">
            <w:pPr>
              <w:spacing w:after="0" w:line="240" w:lineRule="auto"/>
              <w:jc w:val="center"/>
              <w:rPr>
                <w:moveTo w:id="4223" w:author="Kopp, Darin" w:date="2025-02-20T15:34:00Z"/>
                <w:rFonts w:ascii="Calibri" w:eastAsia="Times New Roman" w:hAnsi="Calibri" w:cs="Calibri"/>
                <w:color w:val="000000"/>
                <w:sz w:val="16"/>
                <w:szCs w:val="16"/>
              </w:rPr>
            </w:pPr>
            <w:moveTo w:id="4224" w:author="Kopp, Darin" w:date="2025-02-20T15:34:00Z">
              <w:r w:rsidRPr="00B628B2">
                <w:rPr>
                  <w:rFonts w:ascii="Calibri" w:eastAsia="Times New Roman" w:hAnsi="Calibri" w:cs="Calibri"/>
                  <w:color w:val="000000"/>
                  <w:sz w:val="16"/>
                  <w:szCs w:val="16"/>
                </w:rPr>
                <w:t>I</w:t>
              </w:r>
            </w:moveTo>
          </w:p>
        </w:tc>
      </w:tr>
      <w:moveToRangeEnd w:id="4166"/>
      <w:tr w:rsidR="00F07BCC" w:rsidRPr="00B628B2" w14:paraId="0CD4D127" w14:textId="77777777" w:rsidTr="00B32FBA">
        <w:trPr>
          <w:trHeight w:val="300"/>
          <w:ins w:id="4225" w:author="Kopp, Darin" w:date="2025-02-20T15:34:00Z"/>
        </w:trPr>
        <w:tc>
          <w:tcPr>
            <w:tcW w:w="639" w:type="pct"/>
            <w:shd w:val="clear" w:color="auto" w:fill="auto"/>
            <w:noWrap/>
            <w:vAlign w:val="center"/>
            <w:hideMark/>
          </w:tcPr>
          <w:p w14:paraId="32D89D44" w14:textId="77777777" w:rsidR="00F07BCC" w:rsidRPr="00B628B2" w:rsidRDefault="00F07BCC" w:rsidP="00B32FBA">
            <w:pPr>
              <w:spacing w:after="0" w:line="240" w:lineRule="auto"/>
              <w:rPr>
                <w:ins w:id="4226" w:author="Kopp, Darin" w:date="2025-02-20T15:34:00Z"/>
                <w:rFonts w:ascii="Calibri" w:eastAsia="Times New Roman" w:hAnsi="Calibri" w:cs="Calibri"/>
                <w:color w:val="000000"/>
                <w:sz w:val="16"/>
                <w:szCs w:val="16"/>
              </w:rPr>
            </w:pPr>
            <w:ins w:id="4227" w:author="Kopp, Darin" w:date="2025-02-20T15:34:00Z">
              <w:r w:rsidRPr="00B628B2">
                <w:rPr>
                  <w:rFonts w:ascii="Calibri" w:eastAsia="Times New Roman" w:hAnsi="Calibri" w:cs="Calibri"/>
                  <w:color w:val="000000"/>
                  <w:sz w:val="16"/>
                  <w:szCs w:val="16"/>
                </w:rPr>
                <w:t>Insects</w:t>
              </w:r>
            </w:ins>
          </w:p>
        </w:tc>
        <w:tc>
          <w:tcPr>
            <w:tcW w:w="242" w:type="pct"/>
            <w:shd w:val="clear" w:color="auto" w:fill="auto"/>
            <w:noWrap/>
            <w:vAlign w:val="bottom"/>
            <w:hideMark/>
          </w:tcPr>
          <w:p w14:paraId="3B1617AA" w14:textId="77777777" w:rsidR="00F07BCC" w:rsidRPr="00526FA3" w:rsidRDefault="00F07BCC" w:rsidP="00B32FBA">
            <w:pPr>
              <w:spacing w:after="0" w:line="240" w:lineRule="auto"/>
              <w:jc w:val="center"/>
              <w:rPr>
                <w:ins w:id="4228" w:author="Kopp, Darin" w:date="2025-02-20T15:34:00Z"/>
                <w:rFonts w:ascii="Calibri" w:eastAsia="Times New Roman" w:hAnsi="Calibri" w:cs="Calibri"/>
                <w:color w:val="000000"/>
                <w:sz w:val="18"/>
                <w:szCs w:val="18"/>
              </w:rPr>
            </w:pPr>
            <w:ins w:id="4229" w:author="Kopp, Darin" w:date="2025-02-20T15:34:00Z">
              <w:r w:rsidRPr="00526FA3">
                <w:rPr>
                  <w:rFonts w:ascii="Aptos Narrow" w:hAnsi="Aptos Narrow"/>
                  <w:color w:val="000000"/>
                  <w:sz w:val="18"/>
                  <w:szCs w:val="18"/>
                </w:rPr>
                <w:t>0.16</w:t>
              </w:r>
            </w:ins>
          </w:p>
        </w:tc>
        <w:tc>
          <w:tcPr>
            <w:tcW w:w="243" w:type="pct"/>
            <w:shd w:val="clear" w:color="auto" w:fill="auto"/>
            <w:noWrap/>
            <w:vAlign w:val="bottom"/>
            <w:hideMark/>
          </w:tcPr>
          <w:p w14:paraId="5996A60E" w14:textId="77777777" w:rsidR="00F07BCC" w:rsidRPr="00526FA3" w:rsidRDefault="00F07BCC" w:rsidP="00B32FBA">
            <w:pPr>
              <w:spacing w:after="0" w:line="240" w:lineRule="auto"/>
              <w:jc w:val="center"/>
              <w:rPr>
                <w:ins w:id="4230" w:author="Kopp, Darin" w:date="2025-02-20T15:34:00Z"/>
                <w:rFonts w:ascii="Calibri" w:eastAsia="Times New Roman" w:hAnsi="Calibri" w:cs="Calibri"/>
                <w:color w:val="000000"/>
                <w:sz w:val="18"/>
                <w:szCs w:val="18"/>
              </w:rPr>
            </w:pPr>
            <w:ins w:id="4231" w:author="Kopp, Darin" w:date="2025-02-20T15:34:00Z">
              <w:r w:rsidRPr="00526FA3">
                <w:rPr>
                  <w:rFonts w:ascii="Aptos Narrow" w:hAnsi="Aptos Narrow"/>
                  <w:color w:val="000000"/>
                  <w:sz w:val="18"/>
                  <w:szCs w:val="18"/>
                </w:rPr>
                <w:t>0.08</w:t>
              </w:r>
            </w:ins>
          </w:p>
        </w:tc>
        <w:tc>
          <w:tcPr>
            <w:tcW w:w="242" w:type="pct"/>
            <w:shd w:val="clear" w:color="auto" w:fill="auto"/>
            <w:noWrap/>
            <w:vAlign w:val="bottom"/>
            <w:hideMark/>
          </w:tcPr>
          <w:p w14:paraId="036D4400" w14:textId="77777777" w:rsidR="00F07BCC" w:rsidRPr="00526FA3" w:rsidRDefault="00F07BCC" w:rsidP="00B32FBA">
            <w:pPr>
              <w:spacing w:after="0" w:line="240" w:lineRule="auto"/>
              <w:jc w:val="center"/>
              <w:rPr>
                <w:ins w:id="4232" w:author="Kopp, Darin" w:date="2025-02-20T15:34:00Z"/>
                <w:rFonts w:ascii="Calibri" w:eastAsia="Times New Roman" w:hAnsi="Calibri" w:cs="Calibri"/>
                <w:color w:val="000000"/>
                <w:sz w:val="18"/>
                <w:szCs w:val="18"/>
              </w:rPr>
            </w:pPr>
            <w:ins w:id="4233" w:author="Kopp, Darin" w:date="2025-02-20T15:34:00Z">
              <w:r w:rsidRPr="00526FA3">
                <w:rPr>
                  <w:rFonts w:ascii="Aptos Narrow" w:hAnsi="Aptos Narrow"/>
                  <w:color w:val="000000"/>
                  <w:sz w:val="18"/>
                  <w:szCs w:val="18"/>
                </w:rPr>
                <w:t>0.08</w:t>
              </w:r>
            </w:ins>
          </w:p>
        </w:tc>
        <w:tc>
          <w:tcPr>
            <w:tcW w:w="243" w:type="pct"/>
            <w:shd w:val="clear" w:color="auto" w:fill="auto"/>
            <w:noWrap/>
            <w:vAlign w:val="bottom"/>
            <w:hideMark/>
          </w:tcPr>
          <w:p w14:paraId="11D67078" w14:textId="77777777" w:rsidR="00F07BCC" w:rsidRPr="00526FA3" w:rsidRDefault="00F07BCC" w:rsidP="00B32FBA">
            <w:pPr>
              <w:spacing w:after="0" w:line="240" w:lineRule="auto"/>
              <w:jc w:val="center"/>
              <w:rPr>
                <w:ins w:id="4234" w:author="Kopp, Darin" w:date="2025-02-20T15:34:00Z"/>
                <w:rFonts w:ascii="Calibri" w:eastAsia="Times New Roman" w:hAnsi="Calibri" w:cs="Calibri"/>
                <w:color w:val="000000"/>
                <w:sz w:val="18"/>
                <w:szCs w:val="18"/>
              </w:rPr>
            </w:pPr>
            <w:ins w:id="4235" w:author="Kopp, Darin" w:date="2025-02-20T15:34:00Z">
              <w:r w:rsidRPr="00526FA3">
                <w:rPr>
                  <w:rFonts w:ascii="Aptos Narrow" w:hAnsi="Aptos Narrow"/>
                  <w:color w:val="000000"/>
                  <w:sz w:val="18"/>
                  <w:szCs w:val="18"/>
                </w:rPr>
                <w:t>0.05</w:t>
              </w:r>
            </w:ins>
          </w:p>
        </w:tc>
        <w:tc>
          <w:tcPr>
            <w:tcW w:w="242" w:type="pct"/>
            <w:shd w:val="clear" w:color="auto" w:fill="auto"/>
            <w:noWrap/>
            <w:vAlign w:val="bottom"/>
            <w:hideMark/>
          </w:tcPr>
          <w:p w14:paraId="6AA57579" w14:textId="77777777" w:rsidR="00F07BCC" w:rsidRPr="00526FA3" w:rsidRDefault="00F07BCC" w:rsidP="00B32FBA">
            <w:pPr>
              <w:spacing w:after="0" w:line="240" w:lineRule="auto"/>
              <w:jc w:val="center"/>
              <w:rPr>
                <w:ins w:id="4236" w:author="Kopp, Darin" w:date="2025-02-20T15:34:00Z"/>
                <w:rFonts w:ascii="Calibri" w:eastAsia="Times New Roman" w:hAnsi="Calibri" w:cs="Calibri"/>
                <w:color w:val="000000"/>
                <w:sz w:val="18"/>
                <w:szCs w:val="18"/>
              </w:rPr>
            </w:pPr>
            <w:ins w:id="4237" w:author="Kopp, Darin" w:date="2025-02-20T15:34:00Z">
              <w:r w:rsidRPr="00526FA3">
                <w:rPr>
                  <w:rFonts w:ascii="Aptos Narrow" w:hAnsi="Aptos Narrow"/>
                  <w:color w:val="000000"/>
                  <w:sz w:val="18"/>
                  <w:szCs w:val="18"/>
                </w:rPr>
                <w:t>0.1</w:t>
              </w:r>
            </w:ins>
          </w:p>
        </w:tc>
        <w:tc>
          <w:tcPr>
            <w:tcW w:w="243" w:type="pct"/>
            <w:shd w:val="clear" w:color="auto" w:fill="auto"/>
            <w:noWrap/>
            <w:vAlign w:val="bottom"/>
            <w:hideMark/>
          </w:tcPr>
          <w:p w14:paraId="6898808A" w14:textId="77777777" w:rsidR="00F07BCC" w:rsidRPr="00526FA3" w:rsidRDefault="00F07BCC" w:rsidP="00B32FBA">
            <w:pPr>
              <w:spacing w:after="0" w:line="240" w:lineRule="auto"/>
              <w:jc w:val="center"/>
              <w:rPr>
                <w:ins w:id="4238" w:author="Kopp, Darin" w:date="2025-02-20T15:34:00Z"/>
                <w:rFonts w:ascii="Calibri" w:eastAsia="Times New Roman" w:hAnsi="Calibri" w:cs="Calibri"/>
                <w:color w:val="000000"/>
                <w:sz w:val="18"/>
                <w:szCs w:val="18"/>
              </w:rPr>
            </w:pPr>
            <w:ins w:id="4239" w:author="Kopp, Darin" w:date="2025-02-20T15:34:00Z">
              <w:r w:rsidRPr="00526FA3">
                <w:rPr>
                  <w:rFonts w:ascii="Aptos Narrow" w:hAnsi="Aptos Narrow"/>
                  <w:color w:val="000000"/>
                  <w:sz w:val="18"/>
                  <w:szCs w:val="18"/>
                </w:rPr>
                <w:t>0.17</w:t>
              </w:r>
            </w:ins>
          </w:p>
        </w:tc>
        <w:tc>
          <w:tcPr>
            <w:tcW w:w="242" w:type="pct"/>
            <w:shd w:val="clear" w:color="auto" w:fill="auto"/>
            <w:noWrap/>
            <w:vAlign w:val="bottom"/>
            <w:hideMark/>
          </w:tcPr>
          <w:p w14:paraId="3D882951" w14:textId="77777777" w:rsidR="00F07BCC" w:rsidRPr="00526FA3" w:rsidRDefault="00F07BCC" w:rsidP="00B32FBA">
            <w:pPr>
              <w:spacing w:after="0" w:line="240" w:lineRule="auto"/>
              <w:jc w:val="center"/>
              <w:rPr>
                <w:ins w:id="4240" w:author="Kopp, Darin" w:date="2025-02-20T15:34:00Z"/>
                <w:rFonts w:ascii="Calibri" w:eastAsia="Times New Roman" w:hAnsi="Calibri" w:cs="Calibri"/>
                <w:color w:val="000000"/>
                <w:sz w:val="18"/>
                <w:szCs w:val="18"/>
              </w:rPr>
            </w:pPr>
            <w:ins w:id="4241" w:author="Kopp, Darin" w:date="2025-02-20T15:34:00Z">
              <w:r w:rsidRPr="00526FA3">
                <w:rPr>
                  <w:rFonts w:ascii="Aptos Narrow" w:hAnsi="Aptos Narrow"/>
                  <w:color w:val="000000"/>
                  <w:sz w:val="18"/>
                  <w:szCs w:val="18"/>
                </w:rPr>
                <w:t>0.1</w:t>
              </w:r>
            </w:ins>
          </w:p>
        </w:tc>
        <w:tc>
          <w:tcPr>
            <w:tcW w:w="243" w:type="pct"/>
            <w:shd w:val="clear" w:color="auto" w:fill="auto"/>
            <w:noWrap/>
            <w:vAlign w:val="bottom"/>
            <w:hideMark/>
          </w:tcPr>
          <w:p w14:paraId="2BA5D395" w14:textId="77777777" w:rsidR="00F07BCC" w:rsidRPr="00526FA3" w:rsidRDefault="00F07BCC" w:rsidP="00B32FBA">
            <w:pPr>
              <w:spacing w:after="0" w:line="240" w:lineRule="auto"/>
              <w:jc w:val="center"/>
              <w:rPr>
                <w:ins w:id="4242" w:author="Kopp, Darin" w:date="2025-02-20T15:34:00Z"/>
                <w:rFonts w:ascii="Calibri" w:eastAsia="Times New Roman" w:hAnsi="Calibri" w:cs="Calibri"/>
                <w:color w:val="000000"/>
                <w:sz w:val="18"/>
                <w:szCs w:val="18"/>
              </w:rPr>
            </w:pPr>
            <w:ins w:id="4243" w:author="Kopp, Darin" w:date="2025-02-20T15:34:00Z">
              <w:r w:rsidRPr="00526FA3">
                <w:rPr>
                  <w:rFonts w:ascii="Aptos Narrow" w:hAnsi="Aptos Narrow"/>
                  <w:color w:val="000000"/>
                  <w:sz w:val="18"/>
                  <w:szCs w:val="18"/>
                </w:rPr>
                <w:t>0.11</w:t>
              </w:r>
            </w:ins>
          </w:p>
        </w:tc>
        <w:tc>
          <w:tcPr>
            <w:tcW w:w="242" w:type="pct"/>
            <w:shd w:val="clear" w:color="auto" w:fill="auto"/>
            <w:noWrap/>
            <w:vAlign w:val="bottom"/>
            <w:hideMark/>
          </w:tcPr>
          <w:p w14:paraId="13B2B5BA" w14:textId="77777777" w:rsidR="00F07BCC" w:rsidRPr="00526FA3" w:rsidRDefault="00F07BCC" w:rsidP="00B32FBA">
            <w:pPr>
              <w:spacing w:after="0" w:line="240" w:lineRule="auto"/>
              <w:jc w:val="center"/>
              <w:rPr>
                <w:ins w:id="4244" w:author="Kopp, Darin" w:date="2025-02-20T15:34:00Z"/>
                <w:rFonts w:ascii="Calibri" w:eastAsia="Times New Roman" w:hAnsi="Calibri" w:cs="Calibri"/>
                <w:color w:val="000000"/>
                <w:sz w:val="18"/>
                <w:szCs w:val="18"/>
              </w:rPr>
            </w:pPr>
            <w:ins w:id="4245" w:author="Kopp, Darin" w:date="2025-02-20T15:34:00Z">
              <w:r w:rsidRPr="00526FA3">
                <w:rPr>
                  <w:rFonts w:ascii="Aptos Narrow" w:hAnsi="Aptos Narrow"/>
                  <w:color w:val="000000"/>
                  <w:sz w:val="18"/>
                  <w:szCs w:val="18"/>
                </w:rPr>
                <w:t>0.09</w:t>
              </w:r>
            </w:ins>
          </w:p>
        </w:tc>
        <w:tc>
          <w:tcPr>
            <w:tcW w:w="243" w:type="pct"/>
            <w:shd w:val="clear" w:color="auto" w:fill="auto"/>
            <w:noWrap/>
            <w:vAlign w:val="bottom"/>
            <w:hideMark/>
          </w:tcPr>
          <w:p w14:paraId="49F255B2" w14:textId="77777777" w:rsidR="00F07BCC" w:rsidRPr="00526FA3" w:rsidRDefault="00F07BCC" w:rsidP="00B32FBA">
            <w:pPr>
              <w:spacing w:after="0" w:line="240" w:lineRule="auto"/>
              <w:jc w:val="center"/>
              <w:rPr>
                <w:ins w:id="4246" w:author="Kopp, Darin" w:date="2025-02-20T15:34:00Z"/>
                <w:rFonts w:ascii="Calibri" w:eastAsia="Times New Roman" w:hAnsi="Calibri" w:cs="Calibri"/>
                <w:color w:val="000000"/>
                <w:sz w:val="18"/>
                <w:szCs w:val="18"/>
              </w:rPr>
            </w:pPr>
            <w:ins w:id="4247" w:author="Kopp, Darin" w:date="2025-02-20T15:34:00Z">
              <w:r w:rsidRPr="00526FA3">
                <w:rPr>
                  <w:rFonts w:ascii="Aptos Narrow" w:hAnsi="Aptos Narrow"/>
                  <w:color w:val="000000"/>
                  <w:sz w:val="18"/>
                  <w:szCs w:val="18"/>
                </w:rPr>
                <w:t>0.12</w:t>
              </w:r>
            </w:ins>
          </w:p>
        </w:tc>
        <w:tc>
          <w:tcPr>
            <w:tcW w:w="242" w:type="pct"/>
            <w:shd w:val="clear" w:color="auto" w:fill="auto"/>
            <w:noWrap/>
            <w:vAlign w:val="bottom"/>
            <w:hideMark/>
          </w:tcPr>
          <w:p w14:paraId="70CE5F2F" w14:textId="77777777" w:rsidR="00F07BCC" w:rsidRPr="00526FA3" w:rsidRDefault="00F07BCC" w:rsidP="00B32FBA">
            <w:pPr>
              <w:spacing w:after="0" w:line="240" w:lineRule="auto"/>
              <w:jc w:val="center"/>
              <w:rPr>
                <w:ins w:id="4248" w:author="Kopp, Darin" w:date="2025-02-20T15:34:00Z"/>
                <w:rFonts w:ascii="Calibri" w:eastAsia="Times New Roman" w:hAnsi="Calibri" w:cs="Calibri"/>
                <w:color w:val="000000"/>
                <w:sz w:val="18"/>
                <w:szCs w:val="18"/>
              </w:rPr>
            </w:pPr>
            <w:ins w:id="4249" w:author="Kopp, Darin" w:date="2025-02-20T15:34:00Z">
              <w:r w:rsidRPr="00526FA3">
                <w:rPr>
                  <w:rFonts w:ascii="Aptos Narrow" w:hAnsi="Aptos Narrow"/>
                  <w:color w:val="000000"/>
                  <w:sz w:val="18"/>
                  <w:szCs w:val="18"/>
                </w:rPr>
                <w:t>0.16</w:t>
              </w:r>
            </w:ins>
          </w:p>
        </w:tc>
        <w:tc>
          <w:tcPr>
            <w:tcW w:w="243" w:type="pct"/>
            <w:shd w:val="clear" w:color="auto" w:fill="auto"/>
            <w:noWrap/>
            <w:vAlign w:val="bottom"/>
            <w:hideMark/>
          </w:tcPr>
          <w:p w14:paraId="38267FE4" w14:textId="77777777" w:rsidR="00F07BCC" w:rsidRPr="00526FA3" w:rsidRDefault="00F07BCC" w:rsidP="00B32FBA">
            <w:pPr>
              <w:spacing w:after="0" w:line="240" w:lineRule="auto"/>
              <w:jc w:val="center"/>
              <w:rPr>
                <w:ins w:id="4250" w:author="Kopp, Darin" w:date="2025-02-20T15:34:00Z"/>
                <w:rFonts w:ascii="Calibri" w:eastAsia="Times New Roman" w:hAnsi="Calibri" w:cs="Calibri"/>
                <w:color w:val="000000"/>
                <w:sz w:val="18"/>
                <w:szCs w:val="18"/>
              </w:rPr>
            </w:pPr>
            <w:ins w:id="4251" w:author="Kopp, Darin" w:date="2025-02-20T15:34:00Z">
              <w:r w:rsidRPr="00526FA3">
                <w:rPr>
                  <w:rFonts w:ascii="Aptos Narrow" w:hAnsi="Aptos Narrow"/>
                  <w:color w:val="000000"/>
                  <w:sz w:val="18"/>
                  <w:szCs w:val="18"/>
                </w:rPr>
                <w:t>0.11</w:t>
              </w:r>
            </w:ins>
          </w:p>
        </w:tc>
        <w:tc>
          <w:tcPr>
            <w:tcW w:w="242" w:type="pct"/>
            <w:shd w:val="clear" w:color="auto" w:fill="auto"/>
            <w:noWrap/>
            <w:vAlign w:val="bottom"/>
            <w:hideMark/>
          </w:tcPr>
          <w:p w14:paraId="3805245F" w14:textId="77777777" w:rsidR="00F07BCC" w:rsidRPr="00526FA3" w:rsidRDefault="00F07BCC" w:rsidP="00B32FBA">
            <w:pPr>
              <w:spacing w:after="0" w:line="240" w:lineRule="auto"/>
              <w:jc w:val="center"/>
              <w:rPr>
                <w:ins w:id="4252" w:author="Kopp, Darin" w:date="2025-02-20T15:34:00Z"/>
                <w:rFonts w:ascii="Calibri" w:eastAsia="Times New Roman" w:hAnsi="Calibri" w:cs="Calibri"/>
                <w:color w:val="000000"/>
                <w:sz w:val="18"/>
                <w:szCs w:val="18"/>
              </w:rPr>
            </w:pPr>
            <w:ins w:id="4253" w:author="Kopp, Darin" w:date="2025-02-20T15:34:00Z">
              <w:r w:rsidRPr="00526FA3">
                <w:rPr>
                  <w:rFonts w:ascii="Aptos Narrow" w:hAnsi="Aptos Narrow"/>
                  <w:color w:val="000000"/>
                  <w:sz w:val="18"/>
                  <w:szCs w:val="18"/>
                </w:rPr>
                <w:t>0.11</w:t>
              </w:r>
            </w:ins>
          </w:p>
        </w:tc>
        <w:tc>
          <w:tcPr>
            <w:tcW w:w="243" w:type="pct"/>
            <w:shd w:val="clear" w:color="auto" w:fill="auto"/>
            <w:noWrap/>
            <w:vAlign w:val="bottom"/>
            <w:hideMark/>
          </w:tcPr>
          <w:p w14:paraId="3851227C" w14:textId="77777777" w:rsidR="00F07BCC" w:rsidRPr="00526FA3" w:rsidRDefault="00F07BCC" w:rsidP="00B32FBA">
            <w:pPr>
              <w:spacing w:after="0" w:line="240" w:lineRule="auto"/>
              <w:jc w:val="center"/>
              <w:rPr>
                <w:ins w:id="4254" w:author="Kopp, Darin" w:date="2025-02-20T15:34:00Z"/>
                <w:rFonts w:ascii="Calibri" w:eastAsia="Times New Roman" w:hAnsi="Calibri" w:cs="Calibri"/>
                <w:color w:val="000000"/>
                <w:sz w:val="18"/>
                <w:szCs w:val="18"/>
              </w:rPr>
            </w:pPr>
            <w:ins w:id="4255" w:author="Kopp, Darin" w:date="2025-02-20T15:34:00Z">
              <w:r w:rsidRPr="00526FA3">
                <w:rPr>
                  <w:rFonts w:ascii="Aptos Narrow" w:hAnsi="Aptos Narrow"/>
                  <w:color w:val="000000"/>
                  <w:sz w:val="18"/>
                  <w:szCs w:val="18"/>
                </w:rPr>
                <w:t>0.12</w:t>
              </w:r>
            </w:ins>
          </w:p>
        </w:tc>
        <w:tc>
          <w:tcPr>
            <w:tcW w:w="242" w:type="pct"/>
            <w:shd w:val="clear" w:color="auto" w:fill="auto"/>
            <w:noWrap/>
            <w:vAlign w:val="bottom"/>
            <w:hideMark/>
          </w:tcPr>
          <w:p w14:paraId="1BA4BDF3" w14:textId="77777777" w:rsidR="00F07BCC" w:rsidRPr="00526FA3" w:rsidRDefault="00F07BCC" w:rsidP="00B32FBA">
            <w:pPr>
              <w:spacing w:after="0" w:line="240" w:lineRule="auto"/>
              <w:jc w:val="center"/>
              <w:rPr>
                <w:ins w:id="4256" w:author="Kopp, Darin" w:date="2025-02-20T15:34:00Z"/>
                <w:rFonts w:ascii="Calibri" w:eastAsia="Times New Roman" w:hAnsi="Calibri" w:cs="Calibri"/>
                <w:color w:val="000000"/>
                <w:sz w:val="18"/>
                <w:szCs w:val="18"/>
              </w:rPr>
            </w:pPr>
            <w:ins w:id="4257" w:author="Kopp, Darin" w:date="2025-02-20T15:34:00Z">
              <w:r w:rsidRPr="00526FA3">
                <w:rPr>
                  <w:rFonts w:ascii="Aptos Narrow" w:hAnsi="Aptos Narrow"/>
                  <w:color w:val="000000"/>
                  <w:sz w:val="18"/>
                  <w:szCs w:val="18"/>
                </w:rPr>
                <w:t>0.03</w:t>
              </w:r>
            </w:ins>
          </w:p>
        </w:tc>
        <w:tc>
          <w:tcPr>
            <w:tcW w:w="243" w:type="pct"/>
            <w:shd w:val="clear" w:color="auto" w:fill="auto"/>
            <w:noWrap/>
            <w:vAlign w:val="bottom"/>
            <w:hideMark/>
          </w:tcPr>
          <w:p w14:paraId="1A17D105" w14:textId="77777777" w:rsidR="00F07BCC" w:rsidRPr="00526FA3" w:rsidRDefault="00F07BCC" w:rsidP="00B32FBA">
            <w:pPr>
              <w:spacing w:after="0" w:line="240" w:lineRule="auto"/>
              <w:jc w:val="center"/>
              <w:rPr>
                <w:ins w:id="4258" w:author="Kopp, Darin" w:date="2025-02-20T15:34:00Z"/>
                <w:rFonts w:ascii="Calibri" w:eastAsia="Times New Roman" w:hAnsi="Calibri" w:cs="Calibri"/>
                <w:color w:val="000000"/>
                <w:sz w:val="18"/>
                <w:szCs w:val="18"/>
              </w:rPr>
            </w:pPr>
            <w:ins w:id="4259" w:author="Kopp, Darin" w:date="2025-02-20T15:34:00Z">
              <w:r w:rsidRPr="00526FA3">
                <w:rPr>
                  <w:rFonts w:ascii="Aptos Narrow" w:hAnsi="Aptos Narrow"/>
                  <w:color w:val="000000"/>
                  <w:sz w:val="18"/>
                  <w:szCs w:val="18"/>
                </w:rPr>
                <w:t>0.06</w:t>
              </w:r>
            </w:ins>
          </w:p>
        </w:tc>
        <w:tc>
          <w:tcPr>
            <w:tcW w:w="242" w:type="pct"/>
            <w:shd w:val="clear" w:color="auto" w:fill="auto"/>
            <w:noWrap/>
            <w:vAlign w:val="bottom"/>
            <w:hideMark/>
          </w:tcPr>
          <w:p w14:paraId="1EBA7A12" w14:textId="77777777" w:rsidR="00F07BCC" w:rsidRPr="00526FA3" w:rsidRDefault="00F07BCC" w:rsidP="00B32FBA">
            <w:pPr>
              <w:spacing w:after="0" w:line="240" w:lineRule="auto"/>
              <w:jc w:val="center"/>
              <w:rPr>
                <w:ins w:id="4260" w:author="Kopp, Darin" w:date="2025-02-20T15:34:00Z"/>
                <w:rFonts w:ascii="Calibri" w:eastAsia="Times New Roman" w:hAnsi="Calibri" w:cs="Calibri"/>
                <w:color w:val="000000"/>
                <w:sz w:val="18"/>
                <w:szCs w:val="18"/>
              </w:rPr>
            </w:pPr>
            <w:ins w:id="4261" w:author="Kopp, Darin" w:date="2025-02-20T15:34:00Z">
              <w:r w:rsidRPr="00526FA3">
                <w:rPr>
                  <w:rFonts w:ascii="Aptos Narrow" w:hAnsi="Aptos Narrow"/>
                  <w:color w:val="000000"/>
                  <w:sz w:val="18"/>
                  <w:szCs w:val="18"/>
                </w:rPr>
                <w:t>0.09</w:t>
              </w:r>
            </w:ins>
          </w:p>
        </w:tc>
        <w:tc>
          <w:tcPr>
            <w:tcW w:w="239" w:type="pct"/>
            <w:shd w:val="clear" w:color="auto" w:fill="auto"/>
            <w:noWrap/>
            <w:vAlign w:val="bottom"/>
            <w:hideMark/>
          </w:tcPr>
          <w:p w14:paraId="72E9C26D" w14:textId="77777777" w:rsidR="00F07BCC" w:rsidRPr="00526FA3" w:rsidRDefault="00F07BCC" w:rsidP="00B32FBA">
            <w:pPr>
              <w:spacing w:after="0" w:line="240" w:lineRule="auto"/>
              <w:jc w:val="center"/>
              <w:rPr>
                <w:ins w:id="4262" w:author="Kopp, Darin" w:date="2025-02-20T15:34:00Z"/>
                <w:rFonts w:ascii="Calibri" w:eastAsia="Times New Roman" w:hAnsi="Calibri" w:cs="Calibri"/>
                <w:color w:val="000000"/>
                <w:sz w:val="18"/>
                <w:szCs w:val="18"/>
              </w:rPr>
            </w:pPr>
            <w:ins w:id="4263" w:author="Kopp, Darin" w:date="2025-02-20T15:34:00Z">
              <w:r w:rsidRPr="00526FA3">
                <w:rPr>
                  <w:rFonts w:ascii="Aptos Narrow" w:hAnsi="Aptos Narrow"/>
                  <w:color w:val="000000"/>
                  <w:sz w:val="18"/>
                  <w:szCs w:val="18"/>
                </w:rPr>
                <w:t>0.05</w:t>
              </w:r>
            </w:ins>
          </w:p>
        </w:tc>
      </w:tr>
      <w:tr w:rsidR="00F07BCC" w:rsidRPr="00B628B2" w14:paraId="3E20F1DB" w14:textId="77777777" w:rsidTr="00B32FBA">
        <w:trPr>
          <w:trHeight w:val="300"/>
          <w:ins w:id="4264" w:author="Kopp, Darin" w:date="2025-02-20T15:34:00Z"/>
        </w:trPr>
        <w:tc>
          <w:tcPr>
            <w:tcW w:w="639" w:type="pct"/>
            <w:shd w:val="clear" w:color="auto" w:fill="auto"/>
            <w:noWrap/>
            <w:vAlign w:val="center"/>
            <w:hideMark/>
          </w:tcPr>
          <w:p w14:paraId="5B687AE4" w14:textId="77777777" w:rsidR="00F07BCC" w:rsidRPr="00B628B2" w:rsidRDefault="00F07BCC" w:rsidP="00B32FBA">
            <w:pPr>
              <w:spacing w:after="0" w:line="240" w:lineRule="auto"/>
              <w:rPr>
                <w:ins w:id="4265" w:author="Kopp, Darin" w:date="2025-02-20T15:34:00Z"/>
                <w:rFonts w:ascii="Calibri" w:eastAsia="Times New Roman" w:hAnsi="Calibri" w:cs="Calibri"/>
                <w:color w:val="000000"/>
                <w:sz w:val="16"/>
                <w:szCs w:val="16"/>
              </w:rPr>
            </w:pPr>
            <w:ins w:id="4266" w:author="Kopp, Darin" w:date="2025-02-20T15:34:00Z">
              <w:r>
                <w:rPr>
                  <w:rFonts w:ascii="Calibri" w:eastAsia="Times New Roman" w:hAnsi="Calibri" w:cs="Calibri"/>
                  <w:color w:val="000000"/>
                  <w:sz w:val="16"/>
                  <w:szCs w:val="16"/>
                </w:rPr>
                <w:t xml:space="preserve">     </w:t>
              </w:r>
              <w:r w:rsidRPr="00B628B2">
                <w:rPr>
                  <w:rFonts w:ascii="Calibri" w:eastAsia="Times New Roman" w:hAnsi="Calibri" w:cs="Calibri"/>
                  <w:color w:val="000000"/>
                  <w:sz w:val="16"/>
                  <w:szCs w:val="16"/>
                </w:rPr>
                <w:t>EPT</w:t>
              </w:r>
            </w:ins>
          </w:p>
        </w:tc>
        <w:tc>
          <w:tcPr>
            <w:tcW w:w="242" w:type="pct"/>
            <w:shd w:val="clear" w:color="auto" w:fill="auto"/>
            <w:noWrap/>
            <w:vAlign w:val="bottom"/>
            <w:hideMark/>
          </w:tcPr>
          <w:p w14:paraId="523F5FBC" w14:textId="77777777" w:rsidR="00F07BCC" w:rsidRPr="00526FA3" w:rsidRDefault="00F07BCC" w:rsidP="00B32FBA">
            <w:pPr>
              <w:spacing w:after="0" w:line="240" w:lineRule="auto"/>
              <w:jc w:val="center"/>
              <w:rPr>
                <w:ins w:id="4267" w:author="Kopp, Darin" w:date="2025-02-20T15:34:00Z"/>
                <w:rFonts w:ascii="Calibri" w:eastAsia="Times New Roman" w:hAnsi="Calibri" w:cs="Calibri"/>
                <w:color w:val="000000"/>
                <w:sz w:val="18"/>
                <w:szCs w:val="18"/>
              </w:rPr>
            </w:pPr>
            <w:ins w:id="4268" w:author="Kopp, Darin" w:date="2025-02-20T15:34:00Z">
              <w:r w:rsidRPr="00526FA3">
                <w:rPr>
                  <w:rFonts w:ascii="Aptos Narrow" w:hAnsi="Aptos Narrow"/>
                  <w:color w:val="000000"/>
                  <w:sz w:val="18"/>
                  <w:szCs w:val="18"/>
                </w:rPr>
                <w:t>0.24</w:t>
              </w:r>
            </w:ins>
          </w:p>
        </w:tc>
        <w:tc>
          <w:tcPr>
            <w:tcW w:w="243" w:type="pct"/>
            <w:shd w:val="clear" w:color="auto" w:fill="auto"/>
            <w:noWrap/>
            <w:vAlign w:val="bottom"/>
            <w:hideMark/>
          </w:tcPr>
          <w:p w14:paraId="64488025" w14:textId="77777777" w:rsidR="00F07BCC" w:rsidRPr="00526FA3" w:rsidRDefault="00F07BCC" w:rsidP="00B32FBA">
            <w:pPr>
              <w:spacing w:after="0" w:line="240" w:lineRule="auto"/>
              <w:jc w:val="center"/>
              <w:rPr>
                <w:ins w:id="4269" w:author="Kopp, Darin" w:date="2025-02-20T15:34:00Z"/>
                <w:rFonts w:ascii="Calibri" w:eastAsia="Times New Roman" w:hAnsi="Calibri" w:cs="Calibri"/>
                <w:color w:val="000000"/>
                <w:sz w:val="18"/>
                <w:szCs w:val="18"/>
              </w:rPr>
            </w:pPr>
            <w:ins w:id="4270" w:author="Kopp, Darin" w:date="2025-02-20T15:34:00Z">
              <w:r w:rsidRPr="00526FA3">
                <w:rPr>
                  <w:rFonts w:ascii="Aptos Narrow" w:hAnsi="Aptos Narrow"/>
                  <w:color w:val="000000"/>
                  <w:sz w:val="18"/>
                  <w:szCs w:val="18"/>
                </w:rPr>
                <w:t>0.01</w:t>
              </w:r>
            </w:ins>
          </w:p>
        </w:tc>
        <w:tc>
          <w:tcPr>
            <w:tcW w:w="242" w:type="pct"/>
            <w:shd w:val="clear" w:color="auto" w:fill="auto"/>
            <w:noWrap/>
            <w:vAlign w:val="bottom"/>
            <w:hideMark/>
          </w:tcPr>
          <w:p w14:paraId="4C68E4E8" w14:textId="77777777" w:rsidR="00F07BCC" w:rsidRPr="00526FA3" w:rsidRDefault="00F07BCC" w:rsidP="00B32FBA">
            <w:pPr>
              <w:spacing w:after="0" w:line="240" w:lineRule="auto"/>
              <w:jc w:val="center"/>
              <w:rPr>
                <w:ins w:id="4271" w:author="Kopp, Darin" w:date="2025-02-20T15:34:00Z"/>
                <w:rFonts w:ascii="Calibri" w:eastAsia="Times New Roman" w:hAnsi="Calibri" w:cs="Calibri"/>
                <w:color w:val="000000"/>
                <w:sz w:val="18"/>
                <w:szCs w:val="18"/>
              </w:rPr>
            </w:pPr>
            <w:ins w:id="4272" w:author="Kopp, Darin" w:date="2025-02-20T15:34:00Z">
              <w:r w:rsidRPr="00526FA3">
                <w:rPr>
                  <w:rFonts w:ascii="Aptos Narrow" w:hAnsi="Aptos Narrow"/>
                  <w:color w:val="000000"/>
                  <w:sz w:val="18"/>
                  <w:szCs w:val="18"/>
                </w:rPr>
                <w:t>0.07</w:t>
              </w:r>
            </w:ins>
          </w:p>
        </w:tc>
        <w:tc>
          <w:tcPr>
            <w:tcW w:w="243" w:type="pct"/>
            <w:shd w:val="clear" w:color="auto" w:fill="auto"/>
            <w:noWrap/>
            <w:vAlign w:val="bottom"/>
            <w:hideMark/>
          </w:tcPr>
          <w:p w14:paraId="6F226D79" w14:textId="77777777" w:rsidR="00F07BCC" w:rsidRPr="00526FA3" w:rsidRDefault="00F07BCC" w:rsidP="00B32FBA">
            <w:pPr>
              <w:spacing w:after="0" w:line="240" w:lineRule="auto"/>
              <w:jc w:val="center"/>
              <w:rPr>
                <w:ins w:id="4273" w:author="Kopp, Darin" w:date="2025-02-20T15:34:00Z"/>
                <w:rFonts w:ascii="Calibri" w:eastAsia="Times New Roman" w:hAnsi="Calibri" w:cs="Calibri"/>
                <w:color w:val="000000"/>
                <w:sz w:val="18"/>
                <w:szCs w:val="18"/>
              </w:rPr>
            </w:pPr>
            <w:ins w:id="4274" w:author="Kopp, Darin" w:date="2025-02-20T15:34:00Z">
              <w:r w:rsidRPr="00526FA3">
                <w:rPr>
                  <w:rFonts w:ascii="Aptos Narrow" w:hAnsi="Aptos Narrow"/>
                  <w:color w:val="000000"/>
                  <w:sz w:val="18"/>
                  <w:szCs w:val="18"/>
                </w:rPr>
                <w:t>0.04</w:t>
              </w:r>
            </w:ins>
          </w:p>
        </w:tc>
        <w:tc>
          <w:tcPr>
            <w:tcW w:w="242" w:type="pct"/>
            <w:shd w:val="clear" w:color="auto" w:fill="auto"/>
            <w:noWrap/>
            <w:vAlign w:val="bottom"/>
            <w:hideMark/>
          </w:tcPr>
          <w:p w14:paraId="16CEA8F4" w14:textId="77777777" w:rsidR="00F07BCC" w:rsidRPr="00526FA3" w:rsidRDefault="00F07BCC" w:rsidP="00B32FBA">
            <w:pPr>
              <w:spacing w:after="0" w:line="240" w:lineRule="auto"/>
              <w:jc w:val="center"/>
              <w:rPr>
                <w:ins w:id="4275" w:author="Kopp, Darin" w:date="2025-02-20T15:34:00Z"/>
                <w:rFonts w:ascii="Calibri" w:eastAsia="Times New Roman" w:hAnsi="Calibri" w:cs="Calibri"/>
                <w:color w:val="000000"/>
                <w:sz w:val="18"/>
                <w:szCs w:val="18"/>
              </w:rPr>
            </w:pPr>
            <w:ins w:id="4276" w:author="Kopp, Darin" w:date="2025-02-20T15:34:00Z">
              <w:r w:rsidRPr="00526FA3">
                <w:rPr>
                  <w:rFonts w:ascii="Aptos Narrow" w:hAnsi="Aptos Narrow"/>
                  <w:color w:val="000000"/>
                  <w:sz w:val="18"/>
                  <w:szCs w:val="18"/>
                </w:rPr>
                <w:t>0.17</w:t>
              </w:r>
            </w:ins>
          </w:p>
        </w:tc>
        <w:tc>
          <w:tcPr>
            <w:tcW w:w="243" w:type="pct"/>
            <w:shd w:val="clear" w:color="auto" w:fill="auto"/>
            <w:noWrap/>
            <w:vAlign w:val="bottom"/>
            <w:hideMark/>
          </w:tcPr>
          <w:p w14:paraId="113464FF" w14:textId="77777777" w:rsidR="00F07BCC" w:rsidRPr="00526FA3" w:rsidRDefault="00F07BCC" w:rsidP="00B32FBA">
            <w:pPr>
              <w:spacing w:after="0" w:line="240" w:lineRule="auto"/>
              <w:jc w:val="center"/>
              <w:rPr>
                <w:ins w:id="4277" w:author="Kopp, Darin" w:date="2025-02-20T15:34:00Z"/>
                <w:rFonts w:ascii="Calibri" w:eastAsia="Times New Roman" w:hAnsi="Calibri" w:cs="Calibri"/>
                <w:color w:val="000000"/>
                <w:sz w:val="18"/>
                <w:szCs w:val="18"/>
              </w:rPr>
            </w:pPr>
            <w:ins w:id="4278" w:author="Kopp, Darin" w:date="2025-02-20T15:34:00Z">
              <w:r w:rsidRPr="00526FA3">
                <w:rPr>
                  <w:rFonts w:ascii="Aptos Narrow" w:hAnsi="Aptos Narrow"/>
                  <w:color w:val="000000"/>
                  <w:sz w:val="18"/>
                  <w:szCs w:val="18"/>
                </w:rPr>
                <w:t>0.11</w:t>
              </w:r>
            </w:ins>
          </w:p>
        </w:tc>
        <w:tc>
          <w:tcPr>
            <w:tcW w:w="242" w:type="pct"/>
            <w:shd w:val="clear" w:color="auto" w:fill="auto"/>
            <w:noWrap/>
            <w:vAlign w:val="bottom"/>
            <w:hideMark/>
          </w:tcPr>
          <w:p w14:paraId="221341A3" w14:textId="77777777" w:rsidR="00F07BCC" w:rsidRPr="00526FA3" w:rsidRDefault="00F07BCC" w:rsidP="00B32FBA">
            <w:pPr>
              <w:spacing w:after="0" w:line="240" w:lineRule="auto"/>
              <w:jc w:val="center"/>
              <w:rPr>
                <w:ins w:id="4279" w:author="Kopp, Darin" w:date="2025-02-20T15:34:00Z"/>
                <w:rFonts w:ascii="Calibri" w:eastAsia="Times New Roman" w:hAnsi="Calibri" w:cs="Calibri"/>
                <w:color w:val="000000"/>
                <w:sz w:val="18"/>
                <w:szCs w:val="18"/>
              </w:rPr>
            </w:pPr>
            <w:ins w:id="4280" w:author="Kopp, Darin" w:date="2025-02-20T15:34:00Z">
              <w:r w:rsidRPr="00526FA3">
                <w:rPr>
                  <w:rFonts w:ascii="Aptos Narrow" w:hAnsi="Aptos Narrow"/>
                  <w:color w:val="000000"/>
                  <w:sz w:val="18"/>
                  <w:szCs w:val="18"/>
                </w:rPr>
                <w:t>0.13</w:t>
              </w:r>
            </w:ins>
          </w:p>
        </w:tc>
        <w:tc>
          <w:tcPr>
            <w:tcW w:w="243" w:type="pct"/>
            <w:shd w:val="clear" w:color="auto" w:fill="auto"/>
            <w:noWrap/>
            <w:vAlign w:val="bottom"/>
            <w:hideMark/>
          </w:tcPr>
          <w:p w14:paraId="57C9CA21" w14:textId="77777777" w:rsidR="00F07BCC" w:rsidRPr="00526FA3" w:rsidRDefault="00F07BCC" w:rsidP="00B32FBA">
            <w:pPr>
              <w:spacing w:after="0" w:line="240" w:lineRule="auto"/>
              <w:jc w:val="center"/>
              <w:rPr>
                <w:ins w:id="4281" w:author="Kopp, Darin" w:date="2025-02-20T15:34:00Z"/>
                <w:rFonts w:ascii="Calibri" w:eastAsia="Times New Roman" w:hAnsi="Calibri" w:cs="Calibri"/>
                <w:color w:val="000000"/>
                <w:sz w:val="18"/>
                <w:szCs w:val="18"/>
              </w:rPr>
            </w:pPr>
            <w:ins w:id="4282" w:author="Kopp, Darin" w:date="2025-02-20T15:34:00Z">
              <w:r w:rsidRPr="00526FA3">
                <w:rPr>
                  <w:rFonts w:ascii="Aptos Narrow" w:hAnsi="Aptos Narrow"/>
                  <w:color w:val="000000"/>
                  <w:sz w:val="18"/>
                  <w:szCs w:val="18"/>
                </w:rPr>
                <w:t>0.08</w:t>
              </w:r>
            </w:ins>
          </w:p>
        </w:tc>
        <w:tc>
          <w:tcPr>
            <w:tcW w:w="242" w:type="pct"/>
            <w:shd w:val="clear" w:color="auto" w:fill="auto"/>
            <w:noWrap/>
            <w:vAlign w:val="bottom"/>
            <w:hideMark/>
          </w:tcPr>
          <w:p w14:paraId="735C2B80" w14:textId="77777777" w:rsidR="00F07BCC" w:rsidRPr="00526FA3" w:rsidRDefault="00F07BCC" w:rsidP="00B32FBA">
            <w:pPr>
              <w:spacing w:after="0" w:line="240" w:lineRule="auto"/>
              <w:jc w:val="center"/>
              <w:rPr>
                <w:ins w:id="4283" w:author="Kopp, Darin" w:date="2025-02-20T15:34:00Z"/>
                <w:rFonts w:ascii="Calibri" w:eastAsia="Times New Roman" w:hAnsi="Calibri" w:cs="Calibri"/>
                <w:color w:val="000000"/>
                <w:sz w:val="18"/>
                <w:szCs w:val="18"/>
              </w:rPr>
            </w:pPr>
            <w:ins w:id="4284" w:author="Kopp, Darin" w:date="2025-02-20T15:34:00Z">
              <w:r w:rsidRPr="00526FA3">
                <w:rPr>
                  <w:rFonts w:ascii="Aptos Narrow" w:hAnsi="Aptos Narrow"/>
                  <w:color w:val="000000"/>
                  <w:sz w:val="18"/>
                  <w:szCs w:val="18"/>
                </w:rPr>
                <w:t>0.09</w:t>
              </w:r>
            </w:ins>
          </w:p>
        </w:tc>
        <w:tc>
          <w:tcPr>
            <w:tcW w:w="243" w:type="pct"/>
            <w:shd w:val="clear" w:color="auto" w:fill="auto"/>
            <w:noWrap/>
            <w:vAlign w:val="bottom"/>
            <w:hideMark/>
          </w:tcPr>
          <w:p w14:paraId="31FDD3B3" w14:textId="77777777" w:rsidR="00F07BCC" w:rsidRPr="00526FA3" w:rsidRDefault="00F07BCC" w:rsidP="00B32FBA">
            <w:pPr>
              <w:spacing w:after="0" w:line="240" w:lineRule="auto"/>
              <w:jc w:val="center"/>
              <w:rPr>
                <w:ins w:id="4285" w:author="Kopp, Darin" w:date="2025-02-20T15:34:00Z"/>
                <w:rFonts w:ascii="Calibri" w:eastAsia="Times New Roman" w:hAnsi="Calibri" w:cs="Calibri"/>
                <w:color w:val="000000"/>
                <w:sz w:val="18"/>
                <w:szCs w:val="18"/>
              </w:rPr>
            </w:pPr>
            <w:ins w:id="4286" w:author="Kopp, Darin" w:date="2025-02-20T15:34:00Z">
              <w:r w:rsidRPr="00526FA3">
                <w:rPr>
                  <w:rFonts w:ascii="Aptos Narrow" w:hAnsi="Aptos Narrow"/>
                  <w:color w:val="000000"/>
                  <w:sz w:val="18"/>
                  <w:szCs w:val="18"/>
                </w:rPr>
                <w:t>0.04</w:t>
              </w:r>
            </w:ins>
          </w:p>
        </w:tc>
        <w:tc>
          <w:tcPr>
            <w:tcW w:w="242" w:type="pct"/>
            <w:shd w:val="clear" w:color="auto" w:fill="auto"/>
            <w:noWrap/>
            <w:vAlign w:val="bottom"/>
            <w:hideMark/>
          </w:tcPr>
          <w:p w14:paraId="71AF39CA" w14:textId="77777777" w:rsidR="00F07BCC" w:rsidRPr="00526FA3" w:rsidRDefault="00F07BCC" w:rsidP="00B32FBA">
            <w:pPr>
              <w:spacing w:after="0" w:line="240" w:lineRule="auto"/>
              <w:jc w:val="center"/>
              <w:rPr>
                <w:ins w:id="4287" w:author="Kopp, Darin" w:date="2025-02-20T15:34:00Z"/>
                <w:rFonts w:ascii="Calibri" w:eastAsia="Times New Roman" w:hAnsi="Calibri" w:cs="Calibri"/>
                <w:color w:val="000000"/>
                <w:sz w:val="18"/>
                <w:szCs w:val="18"/>
              </w:rPr>
            </w:pPr>
            <w:ins w:id="4288" w:author="Kopp, Darin" w:date="2025-02-20T15:34:00Z">
              <w:r w:rsidRPr="00526FA3">
                <w:rPr>
                  <w:rFonts w:ascii="Aptos Narrow" w:hAnsi="Aptos Narrow"/>
                  <w:color w:val="000000"/>
                  <w:sz w:val="18"/>
                  <w:szCs w:val="18"/>
                </w:rPr>
                <w:t>0.23</w:t>
              </w:r>
            </w:ins>
          </w:p>
        </w:tc>
        <w:tc>
          <w:tcPr>
            <w:tcW w:w="243" w:type="pct"/>
            <w:shd w:val="clear" w:color="auto" w:fill="auto"/>
            <w:noWrap/>
            <w:vAlign w:val="bottom"/>
            <w:hideMark/>
          </w:tcPr>
          <w:p w14:paraId="6A48EA53" w14:textId="77777777" w:rsidR="00F07BCC" w:rsidRPr="00526FA3" w:rsidRDefault="00F07BCC" w:rsidP="00B32FBA">
            <w:pPr>
              <w:spacing w:after="0" w:line="240" w:lineRule="auto"/>
              <w:jc w:val="center"/>
              <w:rPr>
                <w:ins w:id="4289" w:author="Kopp, Darin" w:date="2025-02-20T15:34:00Z"/>
                <w:rFonts w:ascii="Calibri" w:eastAsia="Times New Roman" w:hAnsi="Calibri" w:cs="Calibri"/>
                <w:color w:val="000000"/>
                <w:sz w:val="18"/>
                <w:szCs w:val="18"/>
              </w:rPr>
            </w:pPr>
            <w:ins w:id="4290" w:author="Kopp, Darin" w:date="2025-02-20T15:34:00Z">
              <w:r w:rsidRPr="00526FA3">
                <w:rPr>
                  <w:rFonts w:ascii="Aptos Narrow" w:hAnsi="Aptos Narrow"/>
                  <w:color w:val="000000"/>
                  <w:sz w:val="18"/>
                  <w:szCs w:val="18"/>
                </w:rPr>
                <w:t>0.04</w:t>
              </w:r>
            </w:ins>
          </w:p>
        </w:tc>
        <w:tc>
          <w:tcPr>
            <w:tcW w:w="242" w:type="pct"/>
            <w:shd w:val="clear" w:color="auto" w:fill="auto"/>
            <w:noWrap/>
            <w:vAlign w:val="bottom"/>
            <w:hideMark/>
          </w:tcPr>
          <w:p w14:paraId="0A525A62" w14:textId="77777777" w:rsidR="00F07BCC" w:rsidRPr="00526FA3" w:rsidRDefault="00F07BCC" w:rsidP="00B32FBA">
            <w:pPr>
              <w:spacing w:after="0" w:line="240" w:lineRule="auto"/>
              <w:jc w:val="center"/>
              <w:rPr>
                <w:ins w:id="4291" w:author="Kopp, Darin" w:date="2025-02-20T15:34:00Z"/>
                <w:rFonts w:ascii="Calibri" w:eastAsia="Times New Roman" w:hAnsi="Calibri" w:cs="Calibri"/>
                <w:color w:val="000000"/>
                <w:sz w:val="18"/>
                <w:szCs w:val="18"/>
              </w:rPr>
            </w:pPr>
            <w:ins w:id="4292" w:author="Kopp, Darin" w:date="2025-02-20T15:34:00Z">
              <w:r w:rsidRPr="00526FA3">
                <w:rPr>
                  <w:rFonts w:ascii="Aptos Narrow" w:hAnsi="Aptos Narrow"/>
                  <w:color w:val="000000"/>
                  <w:sz w:val="18"/>
                  <w:szCs w:val="18"/>
                </w:rPr>
                <w:t>0.14</w:t>
              </w:r>
            </w:ins>
          </w:p>
        </w:tc>
        <w:tc>
          <w:tcPr>
            <w:tcW w:w="243" w:type="pct"/>
            <w:shd w:val="clear" w:color="auto" w:fill="auto"/>
            <w:noWrap/>
            <w:vAlign w:val="bottom"/>
            <w:hideMark/>
          </w:tcPr>
          <w:p w14:paraId="1462081E" w14:textId="77777777" w:rsidR="00F07BCC" w:rsidRPr="00526FA3" w:rsidRDefault="00F07BCC" w:rsidP="00B32FBA">
            <w:pPr>
              <w:spacing w:after="0" w:line="240" w:lineRule="auto"/>
              <w:jc w:val="center"/>
              <w:rPr>
                <w:ins w:id="4293" w:author="Kopp, Darin" w:date="2025-02-20T15:34:00Z"/>
                <w:rFonts w:ascii="Calibri" w:eastAsia="Times New Roman" w:hAnsi="Calibri" w:cs="Calibri"/>
                <w:color w:val="000000"/>
                <w:sz w:val="18"/>
                <w:szCs w:val="18"/>
              </w:rPr>
            </w:pPr>
            <w:ins w:id="4294" w:author="Kopp, Darin" w:date="2025-02-20T15:34:00Z">
              <w:r w:rsidRPr="00526FA3">
                <w:rPr>
                  <w:rFonts w:ascii="Aptos Narrow" w:hAnsi="Aptos Narrow"/>
                  <w:color w:val="000000"/>
                  <w:sz w:val="18"/>
                  <w:szCs w:val="18"/>
                </w:rPr>
                <w:t>0.03</w:t>
              </w:r>
            </w:ins>
          </w:p>
        </w:tc>
        <w:tc>
          <w:tcPr>
            <w:tcW w:w="242" w:type="pct"/>
            <w:shd w:val="clear" w:color="auto" w:fill="auto"/>
            <w:noWrap/>
            <w:vAlign w:val="bottom"/>
            <w:hideMark/>
          </w:tcPr>
          <w:p w14:paraId="0FDE2850" w14:textId="77777777" w:rsidR="00F07BCC" w:rsidRPr="00526FA3" w:rsidRDefault="00F07BCC" w:rsidP="00B32FBA">
            <w:pPr>
              <w:spacing w:after="0" w:line="240" w:lineRule="auto"/>
              <w:jc w:val="center"/>
              <w:rPr>
                <w:ins w:id="4295" w:author="Kopp, Darin" w:date="2025-02-20T15:34:00Z"/>
                <w:rFonts w:ascii="Calibri" w:eastAsia="Times New Roman" w:hAnsi="Calibri" w:cs="Calibri"/>
                <w:color w:val="000000"/>
                <w:sz w:val="18"/>
                <w:szCs w:val="18"/>
              </w:rPr>
            </w:pPr>
            <w:ins w:id="4296" w:author="Kopp, Darin" w:date="2025-02-20T15:34:00Z">
              <w:r w:rsidRPr="00526FA3">
                <w:rPr>
                  <w:rFonts w:ascii="Aptos Narrow" w:hAnsi="Aptos Narrow"/>
                  <w:color w:val="000000"/>
                  <w:sz w:val="18"/>
                  <w:szCs w:val="18"/>
                </w:rPr>
                <w:t>0.04</w:t>
              </w:r>
            </w:ins>
          </w:p>
        </w:tc>
        <w:tc>
          <w:tcPr>
            <w:tcW w:w="243" w:type="pct"/>
            <w:shd w:val="clear" w:color="auto" w:fill="auto"/>
            <w:noWrap/>
            <w:vAlign w:val="bottom"/>
            <w:hideMark/>
          </w:tcPr>
          <w:p w14:paraId="58BD4E7E" w14:textId="77777777" w:rsidR="00F07BCC" w:rsidRPr="00526FA3" w:rsidRDefault="00F07BCC" w:rsidP="00B32FBA">
            <w:pPr>
              <w:spacing w:after="0" w:line="240" w:lineRule="auto"/>
              <w:jc w:val="center"/>
              <w:rPr>
                <w:ins w:id="4297" w:author="Kopp, Darin" w:date="2025-02-20T15:34:00Z"/>
                <w:rFonts w:ascii="Calibri" w:eastAsia="Times New Roman" w:hAnsi="Calibri" w:cs="Calibri"/>
                <w:color w:val="000000"/>
                <w:sz w:val="18"/>
                <w:szCs w:val="18"/>
              </w:rPr>
            </w:pPr>
            <w:ins w:id="4298" w:author="Kopp, Darin" w:date="2025-02-20T15:34:00Z">
              <w:r w:rsidRPr="00526FA3">
                <w:rPr>
                  <w:rFonts w:ascii="Aptos Narrow" w:hAnsi="Aptos Narrow"/>
                  <w:color w:val="000000"/>
                  <w:sz w:val="18"/>
                  <w:szCs w:val="18"/>
                </w:rPr>
                <w:t>0.06</w:t>
              </w:r>
            </w:ins>
          </w:p>
        </w:tc>
        <w:tc>
          <w:tcPr>
            <w:tcW w:w="242" w:type="pct"/>
            <w:shd w:val="clear" w:color="auto" w:fill="auto"/>
            <w:noWrap/>
            <w:vAlign w:val="bottom"/>
            <w:hideMark/>
          </w:tcPr>
          <w:p w14:paraId="717911E9" w14:textId="77777777" w:rsidR="00F07BCC" w:rsidRPr="00526FA3" w:rsidRDefault="00F07BCC" w:rsidP="00B32FBA">
            <w:pPr>
              <w:spacing w:after="0" w:line="240" w:lineRule="auto"/>
              <w:jc w:val="center"/>
              <w:rPr>
                <w:ins w:id="4299" w:author="Kopp, Darin" w:date="2025-02-20T15:34:00Z"/>
                <w:rFonts w:ascii="Calibri" w:eastAsia="Times New Roman" w:hAnsi="Calibri" w:cs="Calibri"/>
                <w:color w:val="000000"/>
                <w:sz w:val="18"/>
                <w:szCs w:val="18"/>
              </w:rPr>
            </w:pPr>
            <w:ins w:id="4300" w:author="Kopp, Darin" w:date="2025-02-20T15:34:00Z">
              <w:r w:rsidRPr="00526FA3">
                <w:rPr>
                  <w:rFonts w:ascii="Aptos Narrow" w:hAnsi="Aptos Narrow"/>
                  <w:color w:val="000000"/>
                  <w:sz w:val="18"/>
                  <w:szCs w:val="18"/>
                </w:rPr>
                <w:t>0.1</w:t>
              </w:r>
            </w:ins>
          </w:p>
        </w:tc>
        <w:tc>
          <w:tcPr>
            <w:tcW w:w="239" w:type="pct"/>
            <w:shd w:val="clear" w:color="auto" w:fill="auto"/>
            <w:noWrap/>
            <w:vAlign w:val="bottom"/>
            <w:hideMark/>
          </w:tcPr>
          <w:p w14:paraId="4CB10530" w14:textId="77777777" w:rsidR="00F07BCC" w:rsidRPr="00526FA3" w:rsidRDefault="00F07BCC" w:rsidP="00B32FBA">
            <w:pPr>
              <w:spacing w:after="0" w:line="240" w:lineRule="auto"/>
              <w:jc w:val="center"/>
              <w:rPr>
                <w:ins w:id="4301" w:author="Kopp, Darin" w:date="2025-02-20T15:34:00Z"/>
                <w:rFonts w:ascii="Calibri" w:eastAsia="Times New Roman" w:hAnsi="Calibri" w:cs="Calibri"/>
                <w:color w:val="000000"/>
                <w:sz w:val="18"/>
                <w:szCs w:val="18"/>
              </w:rPr>
            </w:pPr>
            <w:ins w:id="4302" w:author="Kopp, Darin" w:date="2025-02-20T15:34:00Z">
              <w:r w:rsidRPr="00526FA3">
                <w:rPr>
                  <w:rFonts w:ascii="Aptos Narrow" w:hAnsi="Aptos Narrow"/>
                  <w:color w:val="000000"/>
                  <w:sz w:val="18"/>
                  <w:szCs w:val="18"/>
                </w:rPr>
                <w:t>0.03</w:t>
              </w:r>
            </w:ins>
          </w:p>
        </w:tc>
      </w:tr>
      <w:tr w:rsidR="00F07BCC" w:rsidRPr="00B628B2" w14:paraId="100F15B2" w14:textId="77777777" w:rsidTr="00B32FBA">
        <w:trPr>
          <w:trHeight w:val="300"/>
          <w:ins w:id="4303" w:author="Kopp, Darin" w:date="2025-02-20T15:34:00Z"/>
        </w:trPr>
        <w:tc>
          <w:tcPr>
            <w:tcW w:w="639" w:type="pct"/>
            <w:shd w:val="clear" w:color="auto" w:fill="auto"/>
            <w:noWrap/>
            <w:vAlign w:val="center"/>
            <w:hideMark/>
          </w:tcPr>
          <w:p w14:paraId="10EB3C39" w14:textId="77777777" w:rsidR="00F07BCC" w:rsidRPr="00B628B2" w:rsidRDefault="00F07BCC" w:rsidP="00B32FBA">
            <w:pPr>
              <w:spacing w:after="0" w:line="240" w:lineRule="auto"/>
              <w:rPr>
                <w:ins w:id="4304" w:author="Kopp, Darin" w:date="2025-02-20T15:34:00Z"/>
                <w:rFonts w:ascii="Calibri" w:eastAsia="Times New Roman" w:hAnsi="Calibri" w:cs="Calibri"/>
                <w:color w:val="000000"/>
                <w:sz w:val="16"/>
                <w:szCs w:val="16"/>
              </w:rPr>
            </w:pPr>
            <w:ins w:id="4305" w:author="Kopp, Darin" w:date="2025-02-20T15:34:00Z">
              <w:r>
                <w:rPr>
                  <w:rFonts w:ascii="Calibri" w:eastAsia="Times New Roman" w:hAnsi="Calibri" w:cs="Calibri"/>
                  <w:color w:val="000000"/>
                  <w:sz w:val="16"/>
                  <w:szCs w:val="16"/>
                </w:rPr>
                <w:t xml:space="preserve">     </w:t>
              </w:r>
              <w:r w:rsidRPr="00B628B2">
                <w:rPr>
                  <w:rFonts w:ascii="Calibri" w:eastAsia="Times New Roman" w:hAnsi="Calibri" w:cs="Calibri"/>
                  <w:color w:val="000000"/>
                  <w:sz w:val="16"/>
                  <w:szCs w:val="16"/>
                </w:rPr>
                <w:t>CHIRONOMIDAE</w:t>
              </w:r>
            </w:ins>
          </w:p>
        </w:tc>
        <w:tc>
          <w:tcPr>
            <w:tcW w:w="242" w:type="pct"/>
            <w:shd w:val="clear" w:color="auto" w:fill="auto"/>
            <w:noWrap/>
            <w:vAlign w:val="bottom"/>
            <w:hideMark/>
          </w:tcPr>
          <w:p w14:paraId="2B720C22" w14:textId="77777777" w:rsidR="00F07BCC" w:rsidRPr="00526FA3" w:rsidRDefault="00F07BCC" w:rsidP="00B32FBA">
            <w:pPr>
              <w:spacing w:after="0" w:line="240" w:lineRule="auto"/>
              <w:jc w:val="center"/>
              <w:rPr>
                <w:ins w:id="4306" w:author="Kopp, Darin" w:date="2025-02-20T15:34:00Z"/>
                <w:rFonts w:ascii="Calibri" w:eastAsia="Times New Roman" w:hAnsi="Calibri" w:cs="Calibri"/>
                <w:color w:val="000000"/>
                <w:sz w:val="18"/>
                <w:szCs w:val="18"/>
              </w:rPr>
            </w:pPr>
            <w:ins w:id="4307" w:author="Kopp, Darin" w:date="2025-02-20T15:34:00Z">
              <w:r w:rsidRPr="00526FA3">
                <w:rPr>
                  <w:rFonts w:ascii="Aptos Narrow" w:hAnsi="Aptos Narrow"/>
                  <w:color w:val="000000"/>
                  <w:sz w:val="18"/>
                  <w:szCs w:val="18"/>
                </w:rPr>
                <w:t>0.11</w:t>
              </w:r>
            </w:ins>
          </w:p>
        </w:tc>
        <w:tc>
          <w:tcPr>
            <w:tcW w:w="243" w:type="pct"/>
            <w:shd w:val="clear" w:color="auto" w:fill="auto"/>
            <w:noWrap/>
            <w:vAlign w:val="bottom"/>
            <w:hideMark/>
          </w:tcPr>
          <w:p w14:paraId="51483B62" w14:textId="77777777" w:rsidR="00F07BCC" w:rsidRPr="00526FA3" w:rsidRDefault="00F07BCC" w:rsidP="00B32FBA">
            <w:pPr>
              <w:spacing w:after="0" w:line="240" w:lineRule="auto"/>
              <w:jc w:val="center"/>
              <w:rPr>
                <w:ins w:id="4308" w:author="Kopp, Darin" w:date="2025-02-20T15:34:00Z"/>
                <w:rFonts w:ascii="Calibri" w:eastAsia="Times New Roman" w:hAnsi="Calibri" w:cs="Calibri"/>
                <w:color w:val="000000"/>
                <w:sz w:val="18"/>
                <w:szCs w:val="18"/>
              </w:rPr>
            </w:pPr>
            <w:ins w:id="4309" w:author="Kopp, Darin" w:date="2025-02-20T15:34:00Z">
              <w:r w:rsidRPr="00526FA3">
                <w:rPr>
                  <w:rFonts w:ascii="Aptos Narrow" w:hAnsi="Aptos Narrow"/>
                  <w:color w:val="000000"/>
                  <w:sz w:val="18"/>
                  <w:szCs w:val="18"/>
                </w:rPr>
                <w:t>0.09</w:t>
              </w:r>
            </w:ins>
          </w:p>
        </w:tc>
        <w:tc>
          <w:tcPr>
            <w:tcW w:w="242" w:type="pct"/>
            <w:shd w:val="clear" w:color="auto" w:fill="auto"/>
            <w:noWrap/>
            <w:vAlign w:val="bottom"/>
            <w:hideMark/>
          </w:tcPr>
          <w:p w14:paraId="5B1AFFEF" w14:textId="77777777" w:rsidR="00F07BCC" w:rsidRPr="00526FA3" w:rsidRDefault="00F07BCC" w:rsidP="00B32FBA">
            <w:pPr>
              <w:spacing w:after="0" w:line="240" w:lineRule="auto"/>
              <w:jc w:val="center"/>
              <w:rPr>
                <w:ins w:id="4310" w:author="Kopp, Darin" w:date="2025-02-20T15:34:00Z"/>
                <w:rFonts w:ascii="Calibri" w:eastAsia="Times New Roman" w:hAnsi="Calibri" w:cs="Calibri"/>
                <w:color w:val="000000"/>
                <w:sz w:val="18"/>
                <w:szCs w:val="18"/>
              </w:rPr>
            </w:pPr>
            <w:ins w:id="4311" w:author="Kopp, Darin" w:date="2025-02-20T15:34:00Z">
              <w:r w:rsidRPr="00526FA3">
                <w:rPr>
                  <w:rFonts w:ascii="Aptos Narrow" w:hAnsi="Aptos Narrow"/>
                  <w:color w:val="000000"/>
                  <w:sz w:val="18"/>
                  <w:szCs w:val="18"/>
                </w:rPr>
                <w:t>0.09</w:t>
              </w:r>
            </w:ins>
          </w:p>
        </w:tc>
        <w:tc>
          <w:tcPr>
            <w:tcW w:w="243" w:type="pct"/>
            <w:shd w:val="clear" w:color="auto" w:fill="auto"/>
            <w:noWrap/>
            <w:vAlign w:val="bottom"/>
            <w:hideMark/>
          </w:tcPr>
          <w:p w14:paraId="35D94BCA" w14:textId="77777777" w:rsidR="00F07BCC" w:rsidRPr="00526FA3" w:rsidRDefault="00F07BCC" w:rsidP="00B32FBA">
            <w:pPr>
              <w:spacing w:after="0" w:line="240" w:lineRule="auto"/>
              <w:jc w:val="center"/>
              <w:rPr>
                <w:ins w:id="4312" w:author="Kopp, Darin" w:date="2025-02-20T15:34:00Z"/>
                <w:rFonts w:ascii="Calibri" w:eastAsia="Times New Roman" w:hAnsi="Calibri" w:cs="Calibri"/>
                <w:color w:val="000000"/>
                <w:sz w:val="18"/>
                <w:szCs w:val="18"/>
              </w:rPr>
            </w:pPr>
            <w:ins w:id="4313" w:author="Kopp, Darin" w:date="2025-02-20T15:34:00Z">
              <w:r w:rsidRPr="00526FA3">
                <w:rPr>
                  <w:rFonts w:ascii="Aptos Narrow" w:hAnsi="Aptos Narrow"/>
                  <w:color w:val="000000"/>
                  <w:sz w:val="18"/>
                  <w:szCs w:val="18"/>
                </w:rPr>
                <w:t>0.05</w:t>
              </w:r>
            </w:ins>
          </w:p>
        </w:tc>
        <w:tc>
          <w:tcPr>
            <w:tcW w:w="242" w:type="pct"/>
            <w:shd w:val="clear" w:color="auto" w:fill="auto"/>
            <w:noWrap/>
            <w:vAlign w:val="bottom"/>
            <w:hideMark/>
          </w:tcPr>
          <w:p w14:paraId="6C3D67A9" w14:textId="77777777" w:rsidR="00F07BCC" w:rsidRPr="00526FA3" w:rsidRDefault="00F07BCC" w:rsidP="00B32FBA">
            <w:pPr>
              <w:spacing w:after="0" w:line="240" w:lineRule="auto"/>
              <w:jc w:val="center"/>
              <w:rPr>
                <w:ins w:id="4314" w:author="Kopp, Darin" w:date="2025-02-20T15:34:00Z"/>
                <w:rFonts w:ascii="Calibri" w:eastAsia="Times New Roman" w:hAnsi="Calibri" w:cs="Calibri"/>
                <w:color w:val="000000"/>
                <w:sz w:val="18"/>
                <w:szCs w:val="18"/>
              </w:rPr>
            </w:pPr>
            <w:ins w:id="4315" w:author="Kopp, Darin" w:date="2025-02-20T15:34:00Z">
              <w:r w:rsidRPr="00526FA3">
                <w:rPr>
                  <w:rFonts w:ascii="Aptos Narrow" w:hAnsi="Aptos Narrow"/>
                  <w:color w:val="000000"/>
                  <w:sz w:val="18"/>
                  <w:szCs w:val="18"/>
                </w:rPr>
                <w:t>0.04</w:t>
              </w:r>
            </w:ins>
          </w:p>
        </w:tc>
        <w:tc>
          <w:tcPr>
            <w:tcW w:w="243" w:type="pct"/>
            <w:shd w:val="clear" w:color="auto" w:fill="auto"/>
            <w:noWrap/>
            <w:vAlign w:val="bottom"/>
            <w:hideMark/>
          </w:tcPr>
          <w:p w14:paraId="0ABEB216" w14:textId="77777777" w:rsidR="00F07BCC" w:rsidRPr="00526FA3" w:rsidRDefault="00F07BCC" w:rsidP="00B32FBA">
            <w:pPr>
              <w:spacing w:after="0" w:line="240" w:lineRule="auto"/>
              <w:jc w:val="center"/>
              <w:rPr>
                <w:ins w:id="4316" w:author="Kopp, Darin" w:date="2025-02-20T15:34:00Z"/>
                <w:rFonts w:ascii="Calibri" w:eastAsia="Times New Roman" w:hAnsi="Calibri" w:cs="Calibri"/>
                <w:color w:val="000000"/>
                <w:sz w:val="18"/>
                <w:szCs w:val="18"/>
              </w:rPr>
            </w:pPr>
            <w:ins w:id="4317" w:author="Kopp, Darin" w:date="2025-02-20T15:34:00Z">
              <w:r w:rsidRPr="00526FA3">
                <w:rPr>
                  <w:rFonts w:ascii="Aptos Narrow" w:hAnsi="Aptos Narrow"/>
                  <w:color w:val="000000"/>
                  <w:sz w:val="18"/>
                  <w:szCs w:val="18"/>
                </w:rPr>
                <w:t>0.18</w:t>
              </w:r>
            </w:ins>
          </w:p>
        </w:tc>
        <w:tc>
          <w:tcPr>
            <w:tcW w:w="242" w:type="pct"/>
            <w:shd w:val="clear" w:color="auto" w:fill="auto"/>
            <w:noWrap/>
            <w:vAlign w:val="bottom"/>
            <w:hideMark/>
          </w:tcPr>
          <w:p w14:paraId="50C2BADA" w14:textId="77777777" w:rsidR="00F07BCC" w:rsidRPr="00526FA3" w:rsidRDefault="00F07BCC" w:rsidP="00B32FBA">
            <w:pPr>
              <w:spacing w:after="0" w:line="240" w:lineRule="auto"/>
              <w:jc w:val="center"/>
              <w:rPr>
                <w:ins w:id="4318" w:author="Kopp, Darin" w:date="2025-02-20T15:34:00Z"/>
                <w:rFonts w:ascii="Calibri" w:eastAsia="Times New Roman" w:hAnsi="Calibri" w:cs="Calibri"/>
                <w:color w:val="000000"/>
                <w:sz w:val="18"/>
                <w:szCs w:val="18"/>
              </w:rPr>
            </w:pPr>
            <w:ins w:id="4319" w:author="Kopp, Darin" w:date="2025-02-20T15:34:00Z">
              <w:r w:rsidRPr="00526FA3">
                <w:rPr>
                  <w:rFonts w:ascii="Aptos Narrow" w:hAnsi="Aptos Narrow"/>
                  <w:color w:val="000000"/>
                  <w:sz w:val="18"/>
                  <w:szCs w:val="18"/>
                </w:rPr>
                <w:t>0.04</w:t>
              </w:r>
            </w:ins>
          </w:p>
        </w:tc>
        <w:tc>
          <w:tcPr>
            <w:tcW w:w="243" w:type="pct"/>
            <w:shd w:val="clear" w:color="auto" w:fill="auto"/>
            <w:noWrap/>
            <w:vAlign w:val="bottom"/>
            <w:hideMark/>
          </w:tcPr>
          <w:p w14:paraId="59871443" w14:textId="77777777" w:rsidR="00F07BCC" w:rsidRPr="00526FA3" w:rsidRDefault="00F07BCC" w:rsidP="00B32FBA">
            <w:pPr>
              <w:spacing w:after="0" w:line="240" w:lineRule="auto"/>
              <w:jc w:val="center"/>
              <w:rPr>
                <w:ins w:id="4320" w:author="Kopp, Darin" w:date="2025-02-20T15:34:00Z"/>
                <w:rFonts w:ascii="Calibri" w:eastAsia="Times New Roman" w:hAnsi="Calibri" w:cs="Calibri"/>
                <w:color w:val="000000"/>
                <w:sz w:val="18"/>
                <w:szCs w:val="18"/>
              </w:rPr>
            </w:pPr>
            <w:ins w:id="4321" w:author="Kopp, Darin" w:date="2025-02-20T15:34:00Z">
              <w:r w:rsidRPr="00526FA3">
                <w:rPr>
                  <w:rFonts w:ascii="Aptos Narrow" w:hAnsi="Aptos Narrow"/>
                  <w:color w:val="000000"/>
                  <w:sz w:val="18"/>
                  <w:szCs w:val="18"/>
                </w:rPr>
                <w:t>0.12</w:t>
              </w:r>
            </w:ins>
          </w:p>
        </w:tc>
        <w:tc>
          <w:tcPr>
            <w:tcW w:w="242" w:type="pct"/>
            <w:shd w:val="clear" w:color="auto" w:fill="auto"/>
            <w:noWrap/>
            <w:vAlign w:val="bottom"/>
            <w:hideMark/>
          </w:tcPr>
          <w:p w14:paraId="2E212ABA" w14:textId="77777777" w:rsidR="00F07BCC" w:rsidRPr="00526FA3" w:rsidRDefault="00F07BCC" w:rsidP="00B32FBA">
            <w:pPr>
              <w:spacing w:after="0" w:line="240" w:lineRule="auto"/>
              <w:jc w:val="center"/>
              <w:rPr>
                <w:ins w:id="4322" w:author="Kopp, Darin" w:date="2025-02-20T15:34:00Z"/>
                <w:rFonts w:ascii="Calibri" w:eastAsia="Times New Roman" w:hAnsi="Calibri" w:cs="Calibri"/>
                <w:color w:val="000000"/>
                <w:sz w:val="18"/>
                <w:szCs w:val="18"/>
              </w:rPr>
            </w:pPr>
            <w:ins w:id="4323" w:author="Kopp, Darin" w:date="2025-02-20T15:34:00Z">
              <w:r w:rsidRPr="00526FA3">
                <w:rPr>
                  <w:rFonts w:ascii="Aptos Narrow" w:hAnsi="Aptos Narrow"/>
                  <w:color w:val="000000"/>
                  <w:sz w:val="18"/>
                  <w:szCs w:val="18"/>
                </w:rPr>
                <w:t>0.02</w:t>
              </w:r>
            </w:ins>
          </w:p>
        </w:tc>
        <w:tc>
          <w:tcPr>
            <w:tcW w:w="243" w:type="pct"/>
            <w:shd w:val="clear" w:color="auto" w:fill="auto"/>
            <w:noWrap/>
            <w:vAlign w:val="bottom"/>
            <w:hideMark/>
          </w:tcPr>
          <w:p w14:paraId="4970F9FC" w14:textId="77777777" w:rsidR="00F07BCC" w:rsidRPr="00526FA3" w:rsidRDefault="00F07BCC" w:rsidP="00B32FBA">
            <w:pPr>
              <w:spacing w:after="0" w:line="240" w:lineRule="auto"/>
              <w:jc w:val="center"/>
              <w:rPr>
                <w:ins w:id="4324" w:author="Kopp, Darin" w:date="2025-02-20T15:34:00Z"/>
                <w:rFonts w:ascii="Calibri" w:eastAsia="Times New Roman" w:hAnsi="Calibri" w:cs="Calibri"/>
                <w:color w:val="000000"/>
                <w:sz w:val="18"/>
                <w:szCs w:val="18"/>
              </w:rPr>
            </w:pPr>
            <w:ins w:id="4325" w:author="Kopp, Darin" w:date="2025-02-20T15:34:00Z">
              <w:r w:rsidRPr="00526FA3">
                <w:rPr>
                  <w:rFonts w:ascii="Aptos Narrow" w:hAnsi="Aptos Narrow"/>
                  <w:color w:val="000000"/>
                  <w:sz w:val="18"/>
                  <w:szCs w:val="18"/>
                </w:rPr>
                <w:t>0.17</w:t>
              </w:r>
            </w:ins>
          </w:p>
        </w:tc>
        <w:tc>
          <w:tcPr>
            <w:tcW w:w="242" w:type="pct"/>
            <w:shd w:val="clear" w:color="auto" w:fill="auto"/>
            <w:noWrap/>
            <w:vAlign w:val="bottom"/>
            <w:hideMark/>
          </w:tcPr>
          <w:p w14:paraId="0E331F47" w14:textId="77777777" w:rsidR="00F07BCC" w:rsidRPr="00526FA3" w:rsidRDefault="00F07BCC" w:rsidP="00B32FBA">
            <w:pPr>
              <w:spacing w:after="0" w:line="240" w:lineRule="auto"/>
              <w:jc w:val="center"/>
              <w:rPr>
                <w:ins w:id="4326" w:author="Kopp, Darin" w:date="2025-02-20T15:34:00Z"/>
                <w:rFonts w:ascii="Calibri" w:eastAsia="Times New Roman" w:hAnsi="Calibri" w:cs="Calibri"/>
                <w:color w:val="000000"/>
                <w:sz w:val="18"/>
                <w:szCs w:val="18"/>
              </w:rPr>
            </w:pPr>
            <w:ins w:id="4327" w:author="Kopp, Darin" w:date="2025-02-20T15:34:00Z">
              <w:r w:rsidRPr="00526FA3">
                <w:rPr>
                  <w:rFonts w:ascii="Aptos Narrow" w:hAnsi="Aptos Narrow"/>
                  <w:color w:val="000000"/>
                  <w:sz w:val="18"/>
                  <w:szCs w:val="18"/>
                </w:rPr>
                <w:t>0.12</w:t>
              </w:r>
            </w:ins>
          </w:p>
        </w:tc>
        <w:tc>
          <w:tcPr>
            <w:tcW w:w="243" w:type="pct"/>
            <w:shd w:val="clear" w:color="auto" w:fill="auto"/>
            <w:noWrap/>
            <w:vAlign w:val="bottom"/>
            <w:hideMark/>
          </w:tcPr>
          <w:p w14:paraId="5A439B64" w14:textId="77777777" w:rsidR="00F07BCC" w:rsidRPr="00526FA3" w:rsidRDefault="00F07BCC" w:rsidP="00B32FBA">
            <w:pPr>
              <w:spacing w:after="0" w:line="240" w:lineRule="auto"/>
              <w:jc w:val="center"/>
              <w:rPr>
                <w:ins w:id="4328" w:author="Kopp, Darin" w:date="2025-02-20T15:34:00Z"/>
                <w:rFonts w:ascii="Calibri" w:eastAsia="Times New Roman" w:hAnsi="Calibri" w:cs="Calibri"/>
                <w:color w:val="000000"/>
                <w:sz w:val="18"/>
                <w:szCs w:val="18"/>
              </w:rPr>
            </w:pPr>
            <w:ins w:id="4329" w:author="Kopp, Darin" w:date="2025-02-20T15:34:00Z">
              <w:r w:rsidRPr="00526FA3">
                <w:rPr>
                  <w:rFonts w:ascii="Aptos Narrow" w:hAnsi="Aptos Narrow"/>
                  <w:color w:val="000000"/>
                  <w:sz w:val="18"/>
                  <w:szCs w:val="18"/>
                </w:rPr>
                <w:t>0.14</w:t>
              </w:r>
            </w:ins>
          </w:p>
        </w:tc>
        <w:tc>
          <w:tcPr>
            <w:tcW w:w="242" w:type="pct"/>
            <w:shd w:val="clear" w:color="auto" w:fill="auto"/>
            <w:noWrap/>
            <w:vAlign w:val="bottom"/>
            <w:hideMark/>
          </w:tcPr>
          <w:p w14:paraId="6EAD38CC" w14:textId="77777777" w:rsidR="00F07BCC" w:rsidRPr="00526FA3" w:rsidRDefault="00F07BCC" w:rsidP="00B32FBA">
            <w:pPr>
              <w:spacing w:after="0" w:line="240" w:lineRule="auto"/>
              <w:jc w:val="center"/>
              <w:rPr>
                <w:ins w:id="4330" w:author="Kopp, Darin" w:date="2025-02-20T15:34:00Z"/>
                <w:rFonts w:ascii="Calibri" w:eastAsia="Times New Roman" w:hAnsi="Calibri" w:cs="Calibri"/>
                <w:color w:val="000000"/>
                <w:sz w:val="18"/>
                <w:szCs w:val="18"/>
              </w:rPr>
            </w:pPr>
            <w:ins w:id="4331" w:author="Kopp, Darin" w:date="2025-02-20T15:34:00Z">
              <w:r w:rsidRPr="00526FA3">
                <w:rPr>
                  <w:rFonts w:ascii="Aptos Narrow" w:hAnsi="Aptos Narrow"/>
                  <w:color w:val="000000"/>
                  <w:sz w:val="18"/>
                  <w:szCs w:val="18"/>
                </w:rPr>
                <w:t>0.06</w:t>
              </w:r>
            </w:ins>
          </w:p>
        </w:tc>
        <w:tc>
          <w:tcPr>
            <w:tcW w:w="243" w:type="pct"/>
            <w:shd w:val="clear" w:color="auto" w:fill="auto"/>
            <w:noWrap/>
            <w:vAlign w:val="bottom"/>
            <w:hideMark/>
          </w:tcPr>
          <w:p w14:paraId="0668D26A" w14:textId="77777777" w:rsidR="00F07BCC" w:rsidRPr="00526FA3" w:rsidRDefault="00F07BCC" w:rsidP="00B32FBA">
            <w:pPr>
              <w:spacing w:after="0" w:line="240" w:lineRule="auto"/>
              <w:jc w:val="center"/>
              <w:rPr>
                <w:ins w:id="4332" w:author="Kopp, Darin" w:date="2025-02-20T15:34:00Z"/>
                <w:rFonts w:ascii="Calibri" w:eastAsia="Times New Roman" w:hAnsi="Calibri" w:cs="Calibri"/>
                <w:color w:val="000000"/>
                <w:sz w:val="18"/>
                <w:szCs w:val="18"/>
              </w:rPr>
            </w:pPr>
            <w:ins w:id="4333" w:author="Kopp, Darin" w:date="2025-02-20T15:34:00Z">
              <w:r w:rsidRPr="00526FA3">
                <w:rPr>
                  <w:rFonts w:ascii="Aptos Narrow" w:hAnsi="Aptos Narrow"/>
                  <w:color w:val="000000"/>
                  <w:sz w:val="18"/>
                  <w:szCs w:val="18"/>
                </w:rPr>
                <w:t>0.16</w:t>
              </w:r>
            </w:ins>
          </w:p>
        </w:tc>
        <w:tc>
          <w:tcPr>
            <w:tcW w:w="242" w:type="pct"/>
            <w:shd w:val="clear" w:color="auto" w:fill="auto"/>
            <w:noWrap/>
            <w:vAlign w:val="bottom"/>
            <w:hideMark/>
          </w:tcPr>
          <w:p w14:paraId="7E5CD9FC" w14:textId="77777777" w:rsidR="00F07BCC" w:rsidRPr="00526FA3" w:rsidRDefault="00F07BCC" w:rsidP="00B32FBA">
            <w:pPr>
              <w:spacing w:after="0" w:line="240" w:lineRule="auto"/>
              <w:jc w:val="center"/>
              <w:rPr>
                <w:ins w:id="4334" w:author="Kopp, Darin" w:date="2025-02-20T15:34:00Z"/>
                <w:rFonts w:ascii="Calibri" w:eastAsia="Times New Roman" w:hAnsi="Calibri" w:cs="Calibri"/>
                <w:color w:val="000000"/>
                <w:sz w:val="18"/>
                <w:szCs w:val="18"/>
              </w:rPr>
            </w:pPr>
            <w:ins w:id="4335" w:author="Kopp, Darin" w:date="2025-02-20T15:34:00Z">
              <w:r w:rsidRPr="00526FA3">
                <w:rPr>
                  <w:rFonts w:ascii="Aptos Narrow" w:hAnsi="Aptos Narrow"/>
                  <w:color w:val="000000"/>
                  <w:sz w:val="18"/>
                  <w:szCs w:val="18"/>
                </w:rPr>
                <w:t>0.02</w:t>
              </w:r>
            </w:ins>
          </w:p>
        </w:tc>
        <w:tc>
          <w:tcPr>
            <w:tcW w:w="243" w:type="pct"/>
            <w:shd w:val="clear" w:color="auto" w:fill="auto"/>
            <w:noWrap/>
            <w:vAlign w:val="bottom"/>
            <w:hideMark/>
          </w:tcPr>
          <w:p w14:paraId="4B23A290" w14:textId="77777777" w:rsidR="00F07BCC" w:rsidRPr="00526FA3" w:rsidRDefault="00F07BCC" w:rsidP="00B32FBA">
            <w:pPr>
              <w:spacing w:after="0" w:line="240" w:lineRule="auto"/>
              <w:jc w:val="center"/>
              <w:rPr>
                <w:ins w:id="4336" w:author="Kopp, Darin" w:date="2025-02-20T15:34:00Z"/>
                <w:rFonts w:ascii="Calibri" w:eastAsia="Times New Roman" w:hAnsi="Calibri" w:cs="Calibri"/>
                <w:color w:val="000000"/>
                <w:sz w:val="18"/>
                <w:szCs w:val="18"/>
              </w:rPr>
            </w:pPr>
            <w:ins w:id="4337" w:author="Kopp, Darin" w:date="2025-02-20T15:34:00Z">
              <w:r w:rsidRPr="00526FA3">
                <w:rPr>
                  <w:rFonts w:ascii="Aptos Narrow" w:hAnsi="Aptos Narrow"/>
                  <w:color w:val="000000"/>
                  <w:sz w:val="18"/>
                  <w:szCs w:val="18"/>
                </w:rPr>
                <w:t>0.07</w:t>
              </w:r>
            </w:ins>
          </w:p>
        </w:tc>
        <w:tc>
          <w:tcPr>
            <w:tcW w:w="242" w:type="pct"/>
            <w:shd w:val="clear" w:color="auto" w:fill="auto"/>
            <w:noWrap/>
            <w:vAlign w:val="bottom"/>
            <w:hideMark/>
          </w:tcPr>
          <w:p w14:paraId="31205EA2" w14:textId="77777777" w:rsidR="00F07BCC" w:rsidRPr="00526FA3" w:rsidRDefault="00F07BCC" w:rsidP="00B32FBA">
            <w:pPr>
              <w:spacing w:after="0" w:line="240" w:lineRule="auto"/>
              <w:jc w:val="center"/>
              <w:rPr>
                <w:ins w:id="4338" w:author="Kopp, Darin" w:date="2025-02-20T15:34:00Z"/>
                <w:rFonts w:ascii="Calibri" w:eastAsia="Times New Roman" w:hAnsi="Calibri" w:cs="Calibri"/>
                <w:color w:val="000000"/>
                <w:sz w:val="18"/>
                <w:szCs w:val="18"/>
              </w:rPr>
            </w:pPr>
            <w:ins w:id="4339" w:author="Kopp, Darin" w:date="2025-02-20T15:34:00Z">
              <w:r w:rsidRPr="00526FA3">
                <w:rPr>
                  <w:rFonts w:ascii="Aptos Narrow" w:hAnsi="Aptos Narrow"/>
                  <w:color w:val="000000"/>
                  <w:sz w:val="18"/>
                  <w:szCs w:val="18"/>
                </w:rPr>
                <w:t>0.06</w:t>
              </w:r>
            </w:ins>
          </w:p>
        </w:tc>
        <w:tc>
          <w:tcPr>
            <w:tcW w:w="239" w:type="pct"/>
            <w:shd w:val="clear" w:color="auto" w:fill="auto"/>
            <w:noWrap/>
            <w:vAlign w:val="bottom"/>
            <w:hideMark/>
          </w:tcPr>
          <w:p w14:paraId="41DB2B0B" w14:textId="77777777" w:rsidR="00F07BCC" w:rsidRPr="00526FA3" w:rsidRDefault="00F07BCC" w:rsidP="00B32FBA">
            <w:pPr>
              <w:spacing w:after="0" w:line="240" w:lineRule="auto"/>
              <w:jc w:val="center"/>
              <w:rPr>
                <w:ins w:id="4340" w:author="Kopp, Darin" w:date="2025-02-20T15:34:00Z"/>
                <w:rFonts w:ascii="Calibri" w:eastAsia="Times New Roman" w:hAnsi="Calibri" w:cs="Calibri"/>
                <w:color w:val="000000"/>
                <w:sz w:val="18"/>
                <w:szCs w:val="18"/>
              </w:rPr>
            </w:pPr>
            <w:ins w:id="4341" w:author="Kopp, Darin" w:date="2025-02-20T15:34:00Z">
              <w:r w:rsidRPr="00526FA3">
                <w:rPr>
                  <w:rFonts w:ascii="Aptos Narrow" w:hAnsi="Aptos Narrow"/>
                  <w:color w:val="000000"/>
                  <w:sz w:val="18"/>
                  <w:szCs w:val="18"/>
                </w:rPr>
                <w:t>0.1</w:t>
              </w:r>
            </w:ins>
          </w:p>
        </w:tc>
      </w:tr>
      <w:tr w:rsidR="00F07BCC" w:rsidRPr="00B628B2" w14:paraId="2AADABA5" w14:textId="77777777" w:rsidTr="00B32FBA">
        <w:trPr>
          <w:trHeight w:val="300"/>
          <w:ins w:id="4342" w:author="Kopp, Darin" w:date="2025-02-20T15:34:00Z"/>
        </w:trPr>
        <w:tc>
          <w:tcPr>
            <w:tcW w:w="639" w:type="pct"/>
            <w:shd w:val="clear" w:color="auto" w:fill="auto"/>
            <w:noWrap/>
            <w:vAlign w:val="center"/>
            <w:hideMark/>
          </w:tcPr>
          <w:p w14:paraId="2DC01931" w14:textId="77777777" w:rsidR="00F07BCC" w:rsidRPr="00B628B2" w:rsidRDefault="00F07BCC" w:rsidP="00B32FBA">
            <w:pPr>
              <w:spacing w:after="0" w:line="240" w:lineRule="auto"/>
              <w:rPr>
                <w:ins w:id="4343" w:author="Kopp, Darin" w:date="2025-02-20T15:34:00Z"/>
                <w:rFonts w:ascii="Calibri" w:eastAsia="Times New Roman" w:hAnsi="Calibri" w:cs="Calibri"/>
                <w:color w:val="000000"/>
                <w:sz w:val="16"/>
                <w:szCs w:val="16"/>
              </w:rPr>
            </w:pPr>
            <w:ins w:id="4344" w:author="Kopp, Darin" w:date="2025-02-20T15:34:00Z">
              <w:r>
                <w:rPr>
                  <w:rFonts w:ascii="Calibri" w:eastAsia="Times New Roman" w:hAnsi="Calibri" w:cs="Calibri"/>
                  <w:color w:val="000000"/>
                  <w:sz w:val="16"/>
                  <w:szCs w:val="16"/>
                </w:rPr>
                <w:t xml:space="preserve">     </w:t>
              </w:r>
              <w:r w:rsidRPr="00B628B2">
                <w:rPr>
                  <w:rFonts w:ascii="Calibri" w:eastAsia="Times New Roman" w:hAnsi="Calibri" w:cs="Calibri"/>
                  <w:color w:val="000000"/>
                  <w:sz w:val="16"/>
                  <w:szCs w:val="16"/>
                </w:rPr>
                <w:t>Other Insects</w:t>
              </w:r>
            </w:ins>
          </w:p>
        </w:tc>
        <w:tc>
          <w:tcPr>
            <w:tcW w:w="242" w:type="pct"/>
            <w:shd w:val="clear" w:color="auto" w:fill="auto"/>
            <w:noWrap/>
            <w:vAlign w:val="bottom"/>
            <w:hideMark/>
          </w:tcPr>
          <w:p w14:paraId="3D934A3D" w14:textId="77777777" w:rsidR="00F07BCC" w:rsidRPr="00526FA3" w:rsidRDefault="00F07BCC" w:rsidP="00B32FBA">
            <w:pPr>
              <w:spacing w:after="0" w:line="240" w:lineRule="auto"/>
              <w:jc w:val="center"/>
              <w:rPr>
                <w:ins w:id="4345" w:author="Kopp, Darin" w:date="2025-02-20T15:34:00Z"/>
                <w:rFonts w:ascii="Calibri" w:eastAsia="Times New Roman" w:hAnsi="Calibri" w:cs="Calibri"/>
                <w:color w:val="000000"/>
                <w:sz w:val="18"/>
                <w:szCs w:val="18"/>
              </w:rPr>
            </w:pPr>
            <w:ins w:id="4346" w:author="Kopp, Darin" w:date="2025-02-20T15:34:00Z">
              <w:r w:rsidRPr="00526FA3">
                <w:rPr>
                  <w:rFonts w:ascii="Aptos Narrow" w:hAnsi="Aptos Narrow"/>
                  <w:color w:val="000000"/>
                  <w:sz w:val="18"/>
                  <w:szCs w:val="18"/>
                </w:rPr>
                <w:t>0.21</w:t>
              </w:r>
            </w:ins>
          </w:p>
        </w:tc>
        <w:tc>
          <w:tcPr>
            <w:tcW w:w="243" w:type="pct"/>
            <w:shd w:val="clear" w:color="auto" w:fill="auto"/>
            <w:noWrap/>
            <w:vAlign w:val="bottom"/>
            <w:hideMark/>
          </w:tcPr>
          <w:p w14:paraId="5693CD0B" w14:textId="77777777" w:rsidR="00F07BCC" w:rsidRPr="00526FA3" w:rsidRDefault="00F07BCC" w:rsidP="00B32FBA">
            <w:pPr>
              <w:spacing w:after="0" w:line="240" w:lineRule="auto"/>
              <w:jc w:val="center"/>
              <w:rPr>
                <w:ins w:id="4347" w:author="Kopp, Darin" w:date="2025-02-20T15:34:00Z"/>
                <w:rFonts w:ascii="Calibri" w:eastAsia="Times New Roman" w:hAnsi="Calibri" w:cs="Calibri"/>
                <w:color w:val="000000"/>
                <w:sz w:val="18"/>
                <w:szCs w:val="18"/>
              </w:rPr>
            </w:pPr>
            <w:ins w:id="4348" w:author="Kopp, Darin" w:date="2025-02-20T15:34:00Z">
              <w:r w:rsidRPr="00526FA3">
                <w:rPr>
                  <w:rFonts w:ascii="Aptos Narrow" w:hAnsi="Aptos Narrow"/>
                  <w:color w:val="000000"/>
                  <w:sz w:val="18"/>
                  <w:szCs w:val="18"/>
                </w:rPr>
                <w:t>0.07</w:t>
              </w:r>
            </w:ins>
          </w:p>
        </w:tc>
        <w:tc>
          <w:tcPr>
            <w:tcW w:w="242" w:type="pct"/>
            <w:shd w:val="clear" w:color="auto" w:fill="auto"/>
            <w:noWrap/>
            <w:vAlign w:val="bottom"/>
            <w:hideMark/>
          </w:tcPr>
          <w:p w14:paraId="7F2DF263" w14:textId="77777777" w:rsidR="00F07BCC" w:rsidRPr="00526FA3" w:rsidRDefault="00F07BCC" w:rsidP="00B32FBA">
            <w:pPr>
              <w:spacing w:after="0" w:line="240" w:lineRule="auto"/>
              <w:jc w:val="center"/>
              <w:rPr>
                <w:ins w:id="4349" w:author="Kopp, Darin" w:date="2025-02-20T15:34:00Z"/>
                <w:rFonts w:ascii="Calibri" w:eastAsia="Times New Roman" w:hAnsi="Calibri" w:cs="Calibri"/>
                <w:color w:val="000000"/>
                <w:sz w:val="18"/>
                <w:szCs w:val="18"/>
              </w:rPr>
            </w:pPr>
            <w:ins w:id="4350" w:author="Kopp, Darin" w:date="2025-02-20T15:34:00Z">
              <w:r w:rsidRPr="00526FA3">
                <w:rPr>
                  <w:rFonts w:ascii="Aptos Narrow" w:hAnsi="Aptos Narrow"/>
                  <w:color w:val="000000"/>
                  <w:sz w:val="18"/>
                  <w:szCs w:val="18"/>
                </w:rPr>
                <w:t>0.08</w:t>
              </w:r>
            </w:ins>
          </w:p>
        </w:tc>
        <w:tc>
          <w:tcPr>
            <w:tcW w:w="243" w:type="pct"/>
            <w:shd w:val="clear" w:color="auto" w:fill="auto"/>
            <w:noWrap/>
            <w:vAlign w:val="bottom"/>
            <w:hideMark/>
          </w:tcPr>
          <w:p w14:paraId="20B8C68A" w14:textId="77777777" w:rsidR="00F07BCC" w:rsidRPr="00526FA3" w:rsidRDefault="00F07BCC" w:rsidP="00B32FBA">
            <w:pPr>
              <w:spacing w:after="0" w:line="240" w:lineRule="auto"/>
              <w:jc w:val="center"/>
              <w:rPr>
                <w:ins w:id="4351" w:author="Kopp, Darin" w:date="2025-02-20T15:34:00Z"/>
                <w:rFonts w:ascii="Calibri" w:eastAsia="Times New Roman" w:hAnsi="Calibri" w:cs="Calibri"/>
                <w:color w:val="000000"/>
                <w:sz w:val="18"/>
                <w:szCs w:val="18"/>
              </w:rPr>
            </w:pPr>
            <w:ins w:id="4352" w:author="Kopp, Darin" w:date="2025-02-20T15:34:00Z">
              <w:r w:rsidRPr="00526FA3">
                <w:rPr>
                  <w:rFonts w:ascii="Aptos Narrow" w:hAnsi="Aptos Narrow"/>
                  <w:color w:val="000000"/>
                  <w:sz w:val="18"/>
                  <w:szCs w:val="18"/>
                </w:rPr>
                <w:t>0.08</w:t>
              </w:r>
            </w:ins>
          </w:p>
        </w:tc>
        <w:tc>
          <w:tcPr>
            <w:tcW w:w="242" w:type="pct"/>
            <w:shd w:val="clear" w:color="auto" w:fill="auto"/>
            <w:noWrap/>
            <w:vAlign w:val="bottom"/>
            <w:hideMark/>
          </w:tcPr>
          <w:p w14:paraId="6BA5584C" w14:textId="77777777" w:rsidR="00F07BCC" w:rsidRPr="00526FA3" w:rsidRDefault="00F07BCC" w:rsidP="00B32FBA">
            <w:pPr>
              <w:spacing w:after="0" w:line="240" w:lineRule="auto"/>
              <w:jc w:val="center"/>
              <w:rPr>
                <w:ins w:id="4353" w:author="Kopp, Darin" w:date="2025-02-20T15:34:00Z"/>
                <w:rFonts w:ascii="Calibri" w:eastAsia="Times New Roman" w:hAnsi="Calibri" w:cs="Calibri"/>
                <w:color w:val="000000"/>
                <w:sz w:val="18"/>
                <w:szCs w:val="18"/>
              </w:rPr>
            </w:pPr>
            <w:ins w:id="4354" w:author="Kopp, Darin" w:date="2025-02-20T15:34:00Z">
              <w:r w:rsidRPr="00526FA3">
                <w:rPr>
                  <w:rFonts w:ascii="Aptos Narrow" w:hAnsi="Aptos Narrow"/>
                  <w:color w:val="000000"/>
                  <w:sz w:val="18"/>
                  <w:szCs w:val="18"/>
                </w:rPr>
                <w:t>0.07</w:t>
              </w:r>
            </w:ins>
          </w:p>
        </w:tc>
        <w:tc>
          <w:tcPr>
            <w:tcW w:w="243" w:type="pct"/>
            <w:shd w:val="clear" w:color="auto" w:fill="auto"/>
            <w:noWrap/>
            <w:vAlign w:val="bottom"/>
            <w:hideMark/>
          </w:tcPr>
          <w:p w14:paraId="41395658" w14:textId="77777777" w:rsidR="00F07BCC" w:rsidRPr="00526FA3" w:rsidRDefault="00F07BCC" w:rsidP="00B32FBA">
            <w:pPr>
              <w:spacing w:after="0" w:line="240" w:lineRule="auto"/>
              <w:jc w:val="center"/>
              <w:rPr>
                <w:ins w:id="4355" w:author="Kopp, Darin" w:date="2025-02-20T15:34:00Z"/>
                <w:rFonts w:ascii="Calibri" w:eastAsia="Times New Roman" w:hAnsi="Calibri" w:cs="Calibri"/>
                <w:color w:val="000000"/>
                <w:sz w:val="18"/>
                <w:szCs w:val="18"/>
              </w:rPr>
            </w:pPr>
            <w:ins w:id="4356" w:author="Kopp, Darin" w:date="2025-02-20T15:34:00Z">
              <w:r w:rsidRPr="00526FA3">
                <w:rPr>
                  <w:rFonts w:ascii="Aptos Narrow" w:hAnsi="Aptos Narrow"/>
                  <w:color w:val="000000"/>
                  <w:sz w:val="18"/>
                  <w:szCs w:val="18"/>
                </w:rPr>
                <w:t>0.21</w:t>
              </w:r>
            </w:ins>
          </w:p>
        </w:tc>
        <w:tc>
          <w:tcPr>
            <w:tcW w:w="242" w:type="pct"/>
            <w:shd w:val="clear" w:color="auto" w:fill="auto"/>
            <w:noWrap/>
            <w:vAlign w:val="bottom"/>
            <w:hideMark/>
          </w:tcPr>
          <w:p w14:paraId="4FB235D3" w14:textId="77777777" w:rsidR="00F07BCC" w:rsidRPr="00526FA3" w:rsidRDefault="00F07BCC" w:rsidP="00B32FBA">
            <w:pPr>
              <w:spacing w:after="0" w:line="240" w:lineRule="auto"/>
              <w:jc w:val="center"/>
              <w:rPr>
                <w:ins w:id="4357" w:author="Kopp, Darin" w:date="2025-02-20T15:34:00Z"/>
                <w:rFonts w:ascii="Calibri" w:eastAsia="Times New Roman" w:hAnsi="Calibri" w:cs="Calibri"/>
                <w:color w:val="000000"/>
                <w:sz w:val="18"/>
                <w:szCs w:val="18"/>
              </w:rPr>
            </w:pPr>
            <w:ins w:id="4358" w:author="Kopp, Darin" w:date="2025-02-20T15:34:00Z">
              <w:r w:rsidRPr="00526FA3">
                <w:rPr>
                  <w:rFonts w:ascii="Aptos Narrow" w:hAnsi="Aptos Narrow"/>
                  <w:color w:val="000000"/>
                  <w:sz w:val="18"/>
                  <w:szCs w:val="18"/>
                </w:rPr>
                <w:t>0.13</w:t>
              </w:r>
            </w:ins>
          </w:p>
        </w:tc>
        <w:tc>
          <w:tcPr>
            <w:tcW w:w="243" w:type="pct"/>
            <w:shd w:val="clear" w:color="auto" w:fill="auto"/>
            <w:noWrap/>
            <w:vAlign w:val="bottom"/>
            <w:hideMark/>
          </w:tcPr>
          <w:p w14:paraId="02C7C0EA" w14:textId="77777777" w:rsidR="00F07BCC" w:rsidRPr="00526FA3" w:rsidRDefault="00F07BCC" w:rsidP="00B32FBA">
            <w:pPr>
              <w:spacing w:after="0" w:line="240" w:lineRule="auto"/>
              <w:jc w:val="center"/>
              <w:rPr>
                <w:ins w:id="4359" w:author="Kopp, Darin" w:date="2025-02-20T15:34:00Z"/>
                <w:rFonts w:ascii="Calibri" w:eastAsia="Times New Roman" w:hAnsi="Calibri" w:cs="Calibri"/>
                <w:color w:val="000000"/>
                <w:sz w:val="18"/>
                <w:szCs w:val="18"/>
              </w:rPr>
            </w:pPr>
            <w:ins w:id="4360" w:author="Kopp, Darin" w:date="2025-02-20T15:34:00Z">
              <w:r w:rsidRPr="00526FA3">
                <w:rPr>
                  <w:rFonts w:ascii="Aptos Narrow" w:hAnsi="Aptos Narrow"/>
                  <w:color w:val="000000"/>
                  <w:sz w:val="18"/>
                  <w:szCs w:val="18"/>
                </w:rPr>
                <w:t>0.12</w:t>
              </w:r>
            </w:ins>
          </w:p>
        </w:tc>
        <w:tc>
          <w:tcPr>
            <w:tcW w:w="242" w:type="pct"/>
            <w:shd w:val="clear" w:color="auto" w:fill="auto"/>
            <w:noWrap/>
            <w:vAlign w:val="bottom"/>
            <w:hideMark/>
          </w:tcPr>
          <w:p w14:paraId="44407BA4" w14:textId="77777777" w:rsidR="00F07BCC" w:rsidRPr="00526FA3" w:rsidRDefault="00F07BCC" w:rsidP="00B32FBA">
            <w:pPr>
              <w:spacing w:after="0" w:line="240" w:lineRule="auto"/>
              <w:jc w:val="center"/>
              <w:rPr>
                <w:ins w:id="4361" w:author="Kopp, Darin" w:date="2025-02-20T15:34:00Z"/>
                <w:rFonts w:ascii="Calibri" w:eastAsia="Times New Roman" w:hAnsi="Calibri" w:cs="Calibri"/>
                <w:color w:val="000000"/>
                <w:sz w:val="18"/>
                <w:szCs w:val="18"/>
              </w:rPr>
            </w:pPr>
            <w:ins w:id="4362" w:author="Kopp, Darin" w:date="2025-02-20T15:34:00Z">
              <w:r w:rsidRPr="00526FA3">
                <w:rPr>
                  <w:rFonts w:ascii="Aptos Narrow" w:hAnsi="Aptos Narrow"/>
                  <w:color w:val="000000"/>
                  <w:sz w:val="18"/>
                  <w:szCs w:val="18"/>
                </w:rPr>
                <w:t>0.23</w:t>
              </w:r>
            </w:ins>
          </w:p>
        </w:tc>
        <w:tc>
          <w:tcPr>
            <w:tcW w:w="243" w:type="pct"/>
            <w:shd w:val="clear" w:color="auto" w:fill="auto"/>
            <w:noWrap/>
            <w:vAlign w:val="bottom"/>
            <w:hideMark/>
          </w:tcPr>
          <w:p w14:paraId="78D429FA" w14:textId="77777777" w:rsidR="00F07BCC" w:rsidRPr="00526FA3" w:rsidRDefault="00F07BCC" w:rsidP="00B32FBA">
            <w:pPr>
              <w:spacing w:after="0" w:line="240" w:lineRule="auto"/>
              <w:jc w:val="center"/>
              <w:rPr>
                <w:ins w:id="4363" w:author="Kopp, Darin" w:date="2025-02-20T15:34:00Z"/>
                <w:rFonts w:ascii="Calibri" w:eastAsia="Times New Roman" w:hAnsi="Calibri" w:cs="Calibri"/>
                <w:color w:val="000000"/>
                <w:sz w:val="18"/>
                <w:szCs w:val="18"/>
              </w:rPr>
            </w:pPr>
            <w:ins w:id="4364" w:author="Kopp, Darin" w:date="2025-02-20T15:34:00Z">
              <w:r w:rsidRPr="00526FA3">
                <w:rPr>
                  <w:rFonts w:ascii="Aptos Narrow" w:hAnsi="Aptos Narrow"/>
                  <w:color w:val="000000"/>
                  <w:sz w:val="18"/>
                  <w:szCs w:val="18"/>
                </w:rPr>
                <w:t>0.02</w:t>
              </w:r>
            </w:ins>
          </w:p>
        </w:tc>
        <w:tc>
          <w:tcPr>
            <w:tcW w:w="242" w:type="pct"/>
            <w:shd w:val="clear" w:color="auto" w:fill="auto"/>
            <w:noWrap/>
            <w:vAlign w:val="bottom"/>
            <w:hideMark/>
          </w:tcPr>
          <w:p w14:paraId="7E5B6622" w14:textId="77777777" w:rsidR="00F07BCC" w:rsidRPr="00526FA3" w:rsidRDefault="00F07BCC" w:rsidP="00B32FBA">
            <w:pPr>
              <w:spacing w:after="0" w:line="240" w:lineRule="auto"/>
              <w:jc w:val="center"/>
              <w:rPr>
                <w:ins w:id="4365" w:author="Kopp, Darin" w:date="2025-02-20T15:34:00Z"/>
                <w:rFonts w:ascii="Calibri" w:eastAsia="Times New Roman" w:hAnsi="Calibri" w:cs="Calibri"/>
                <w:color w:val="000000"/>
                <w:sz w:val="18"/>
                <w:szCs w:val="18"/>
              </w:rPr>
            </w:pPr>
            <w:ins w:id="4366" w:author="Kopp, Darin" w:date="2025-02-20T15:34:00Z">
              <w:r w:rsidRPr="00526FA3">
                <w:rPr>
                  <w:rFonts w:ascii="Aptos Narrow" w:hAnsi="Aptos Narrow"/>
                  <w:color w:val="000000"/>
                  <w:sz w:val="18"/>
                  <w:szCs w:val="18"/>
                </w:rPr>
                <w:t>0.18</w:t>
              </w:r>
            </w:ins>
          </w:p>
        </w:tc>
        <w:tc>
          <w:tcPr>
            <w:tcW w:w="243" w:type="pct"/>
            <w:shd w:val="clear" w:color="auto" w:fill="auto"/>
            <w:noWrap/>
            <w:vAlign w:val="bottom"/>
            <w:hideMark/>
          </w:tcPr>
          <w:p w14:paraId="136A328C" w14:textId="77777777" w:rsidR="00F07BCC" w:rsidRPr="00526FA3" w:rsidRDefault="00F07BCC" w:rsidP="00B32FBA">
            <w:pPr>
              <w:spacing w:after="0" w:line="240" w:lineRule="auto"/>
              <w:jc w:val="center"/>
              <w:rPr>
                <w:ins w:id="4367" w:author="Kopp, Darin" w:date="2025-02-20T15:34:00Z"/>
                <w:rFonts w:ascii="Calibri" w:eastAsia="Times New Roman" w:hAnsi="Calibri" w:cs="Calibri"/>
                <w:color w:val="000000"/>
                <w:sz w:val="18"/>
                <w:szCs w:val="18"/>
              </w:rPr>
            </w:pPr>
            <w:ins w:id="4368" w:author="Kopp, Darin" w:date="2025-02-20T15:34:00Z">
              <w:r w:rsidRPr="00526FA3">
                <w:rPr>
                  <w:rFonts w:ascii="Aptos Narrow" w:hAnsi="Aptos Narrow"/>
                  <w:color w:val="000000"/>
                  <w:sz w:val="18"/>
                  <w:szCs w:val="18"/>
                </w:rPr>
                <w:t>0.11</w:t>
              </w:r>
            </w:ins>
          </w:p>
        </w:tc>
        <w:tc>
          <w:tcPr>
            <w:tcW w:w="242" w:type="pct"/>
            <w:shd w:val="clear" w:color="auto" w:fill="auto"/>
            <w:noWrap/>
            <w:vAlign w:val="bottom"/>
            <w:hideMark/>
          </w:tcPr>
          <w:p w14:paraId="6C21D2A3" w14:textId="77777777" w:rsidR="00F07BCC" w:rsidRPr="00526FA3" w:rsidRDefault="00F07BCC" w:rsidP="00B32FBA">
            <w:pPr>
              <w:spacing w:after="0" w:line="240" w:lineRule="auto"/>
              <w:jc w:val="center"/>
              <w:rPr>
                <w:ins w:id="4369" w:author="Kopp, Darin" w:date="2025-02-20T15:34:00Z"/>
                <w:rFonts w:ascii="Calibri" w:eastAsia="Times New Roman" w:hAnsi="Calibri" w:cs="Calibri"/>
                <w:color w:val="000000"/>
                <w:sz w:val="18"/>
                <w:szCs w:val="18"/>
              </w:rPr>
            </w:pPr>
            <w:ins w:id="4370" w:author="Kopp, Darin" w:date="2025-02-20T15:34:00Z">
              <w:r w:rsidRPr="00526FA3">
                <w:rPr>
                  <w:rFonts w:ascii="Aptos Narrow" w:hAnsi="Aptos Narrow"/>
                  <w:color w:val="000000"/>
                  <w:sz w:val="18"/>
                  <w:szCs w:val="18"/>
                </w:rPr>
                <w:t>0.09</w:t>
              </w:r>
            </w:ins>
          </w:p>
        </w:tc>
        <w:tc>
          <w:tcPr>
            <w:tcW w:w="243" w:type="pct"/>
            <w:shd w:val="clear" w:color="auto" w:fill="auto"/>
            <w:noWrap/>
            <w:vAlign w:val="bottom"/>
            <w:hideMark/>
          </w:tcPr>
          <w:p w14:paraId="689AB6BE" w14:textId="77777777" w:rsidR="00F07BCC" w:rsidRPr="00526FA3" w:rsidRDefault="00F07BCC" w:rsidP="00B32FBA">
            <w:pPr>
              <w:spacing w:after="0" w:line="240" w:lineRule="auto"/>
              <w:jc w:val="center"/>
              <w:rPr>
                <w:ins w:id="4371" w:author="Kopp, Darin" w:date="2025-02-20T15:34:00Z"/>
                <w:rFonts w:ascii="Calibri" w:eastAsia="Times New Roman" w:hAnsi="Calibri" w:cs="Calibri"/>
                <w:color w:val="000000"/>
                <w:sz w:val="18"/>
                <w:szCs w:val="18"/>
              </w:rPr>
            </w:pPr>
            <w:ins w:id="4372" w:author="Kopp, Darin" w:date="2025-02-20T15:34:00Z">
              <w:r w:rsidRPr="00526FA3">
                <w:rPr>
                  <w:rFonts w:ascii="Aptos Narrow" w:hAnsi="Aptos Narrow"/>
                  <w:color w:val="000000"/>
                  <w:sz w:val="18"/>
                  <w:szCs w:val="18"/>
                </w:rPr>
                <w:t>0.04</w:t>
              </w:r>
            </w:ins>
          </w:p>
        </w:tc>
        <w:tc>
          <w:tcPr>
            <w:tcW w:w="242" w:type="pct"/>
            <w:shd w:val="clear" w:color="auto" w:fill="auto"/>
            <w:noWrap/>
            <w:vAlign w:val="bottom"/>
            <w:hideMark/>
          </w:tcPr>
          <w:p w14:paraId="126176DC" w14:textId="77777777" w:rsidR="00F07BCC" w:rsidRPr="00526FA3" w:rsidRDefault="00F07BCC" w:rsidP="00B32FBA">
            <w:pPr>
              <w:spacing w:after="0" w:line="240" w:lineRule="auto"/>
              <w:jc w:val="center"/>
              <w:rPr>
                <w:ins w:id="4373" w:author="Kopp, Darin" w:date="2025-02-20T15:34:00Z"/>
                <w:rFonts w:ascii="Calibri" w:eastAsia="Times New Roman" w:hAnsi="Calibri" w:cs="Calibri"/>
                <w:color w:val="000000"/>
                <w:sz w:val="18"/>
                <w:szCs w:val="18"/>
              </w:rPr>
            </w:pPr>
            <w:ins w:id="4374" w:author="Kopp, Darin" w:date="2025-02-20T15:34:00Z">
              <w:r w:rsidRPr="00526FA3">
                <w:rPr>
                  <w:rFonts w:ascii="Aptos Narrow" w:hAnsi="Aptos Narrow"/>
                  <w:color w:val="000000"/>
                  <w:sz w:val="18"/>
                  <w:szCs w:val="18"/>
                </w:rPr>
                <w:t>0.02</w:t>
              </w:r>
            </w:ins>
          </w:p>
        </w:tc>
        <w:tc>
          <w:tcPr>
            <w:tcW w:w="243" w:type="pct"/>
            <w:shd w:val="clear" w:color="auto" w:fill="auto"/>
            <w:noWrap/>
            <w:vAlign w:val="bottom"/>
            <w:hideMark/>
          </w:tcPr>
          <w:p w14:paraId="4019959C" w14:textId="77777777" w:rsidR="00F07BCC" w:rsidRPr="00526FA3" w:rsidRDefault="00F07BCC" w:rsidP="00B32FBA">
            <w:pPr>
              <w:spacing w:after="0" w:line="240" w:lineRule="auto"/>
              <w:jc w:val="center"/>
              <w:rPr>
                <w:ins w:id="4375" w:author="Kopp, Darin" w:date="2025-02-20T15:34:00Z"/>
                <w:rFonts w:ascii="Calibri" w:eastAsia="Times New Roman" w:hAnsi="Calibri" w:cs="Calibri"/>
                <w:color w:val="000000"/>
                <w:sz w:val="18"/>
                <w:szCs w:val="18"/>
              </w:rPr>
            </w:pPr>
            <w:ins w:id="4376" w:author="Kopp, Darin" w:date="2025-02-20T15:34:00Z">
              <w:r w:rsidRPr="00526FA3">
                <w:rPr>
                  <w:rFonts w:ascii="Aptos Narrow" w:hAnsi="Aptos Narrow"/>
                  <w:color w:val="000000"/>
                  <w:sz w:val="18"/>
                  <w:szCs w:val="18"/>
                </w:rPr>
                <w:t>0.03</w:t>
              </w:r>
            </w:ins>
          </w:p>
        </w:tc>
        <w:tc>
          <w:tcPr>
            <w:tcW w:w="242" w:type="pct"/>
            <w:shd w:val="clear" w:color="auto" w:fill="auto"/>
            <w:noWrap/>
            <w:vAlign w:val="bottom"/>
            <w:hideMark/>
          </w:tcPr>
          <w:p w14:paraId="308D6AA6" w14:textId="77777777" w:rsidR="00F07BCC" w:rsidRPr="00526FA3" w:rsidRDefault="00F07BCC" w:rsidP="00B32FBA">
            <w:pPr>
              <w:spacing w:after="0" w:line="240" w:lineRule="auto"/>
              <w:jc w:val="center"/>
              <w:rPr>
                <w:ins w:id="4377" w:author="Kopp, Darin" w:date="2025-02-20T15:34:00Z"/>
                <w:rFonts w:ascii="Calibri" w:eastAsia="Times New Roman" w:hAnsi="Calibri" w:cs="Calibri"/>
                <w:color w:val="000000"/>
                <w:sz w:val="18"/>
                <w:szCs w:val="18"/>
              </w:rPr>
            </w:pPr>
            <w:ins w:id="4378" w:author="Kopp, Darin" w:date="2025-02-20T15:34:00Z">
              <w:r w:rsidRPr="00526FA3">
                <w:rPr>
                  <w:rFonts w:ascii="Aptos Narrow" w:hAnsi="Aptos Narrow"/>
                  <w:color w:val="000000"/>
                  <w:sz w:val="18"/>
                  <w:szCs w:val="18"/>
                </w:rPr>
                <w:t>0.11</w:t>
              </w:r>
            </w:ins>
          </w:p>
        </w:tc>
        <w:tc>
          <w:tcPr>
            <w:tcW w:w="239" w:type="pct"/>
            <w:shd w:val="clear" w:color="auto" w:fill="auto"/>
            <w:noWrap/>
            <w:vAlign w:val="bottom"/>
            <w:hideMark/>
          </w:tcPr>
          <w:p w14:paraId="3C412823" w14:textId="77777777" w:rsidR="00F07BCC" w:rsidRPr="00526FA3" w:rsidRDefault="00F07BCC" w:rsidP="00B32FBA">
            <w:pPr>
              <w:spacing w:after="0" w:line="240" w:lineRule="auto"/>
              <w:jc w:val="center"/>
              <w:rPr>
                <w:ins w:id="4379" w:author="Kopp, Darin" w:date="2025-02-20T15:34:00Z"/>
                <w:rFonts w:ascii="Calibri" w:eastAsia="Times New Roman" w:hAnsi="Calibri" w:cs="Calibri"/>
                <w:color w:val="000000"/>
                <w:sz w:val="18"/>
                <w:szCs w:val="18"/>
              </w:rPr>
            </w:pPr>
            <w:ins w:id="4380" w:author="Kopp, Darin" w:date="2025-02-20T15:34:00Z">
              <w:r w:rsidRPr="00526FA3">
                <w:rPr>
                  <w:rFonts w:ascii="Aptos Narrow" w:hAnsi="Aptos Narrow"/>
                  <w:color w:val="000000"/>
                  <w:sz w:val="18"/>
                  <w:szCs w:val="18"/>
                </w:rPr>
                <w:t>0.01</w:t>
              </w:r>
            </w:ins>
          </w:p>
        </w:tc>
      </w:tr>
      <w:tr w:rsidR="00F07BCC" w:rsidRPr="00B628B2" w14:paraId="77E321D9" w14:textId="77777777" w:rsidTr="00B32FBA">
        <w:trPr>
          <w:trHeight w:val="300"/>
          <w:ins w:id="4381" w:author="Kopp, Darin" w:date="2025-02-20T15:34:00Z"/>
        </w:trPr>
        <w:tc>
          <w:tcPr>
            <w:tcW w:w="639" w:type="pct"/>
            <w:shd w:val="clear" w:color="auto" w:fill="auto"/>
            <w:noWrap/>
            <w:vAlign w:val="center"/>
            <w:hideMark/>
          </w:tcPr>
          <w:p w14:paraId="639EA61E" w14:textId="77777777" w:rsidR="00F07BCC" w:rsidRPr="00B628B2" w:rsidRDefault="00F07BCC" w:rsidP="00B32FBA">
            <w:pPr>
              <w:spacing w:after="0" w:line="240" w:lineRule="auto"/>
              <w:rPr>
                <w:ins w:id="4382" w:author="Kopp, Darin" w:date="2025-02-20T15:34:00Z"/>
                <w:rFonts w:ascii="Calibri" w:eastAsia="Times New Roman" w:hAnsi="Calibri" w:cs="Calibri"/>
                <w:color w:val="000000"/>
                <w:sz w:val="16"/>
                <w:szCs w:val="16"/>
              </w:rPr>
            </w:pPr>
            <w:ins w:id="4383" w:author="Kopp, Darin" w:date="2025-02-20T15:34:00Z">
              <w:r w:rsidRPr="00B628B2">
                <w:rPr>
                  <w:rFonts w:ascii="Calibri" w:eastAsia="Times New Roman" w:hAnsi="Calibri" w:cs="Calibri"/>
                  <w:color w:val="000000"/>
                  <w:sz w:val="16"/>
                  <w:szCs w:val="16"/>
                </w:rPr>
                <w:t>Non-Insects</w:t>
              </w:r>
            </w:ins>
          </w:p>
        </w:tc>
        <w:tc>
          <w:tcPr>
            <w:tcW w:w="242" w:type="pct"/>
            <w:shd w:val="clear" w:color="auto" w:fill="auto"/>
            <w:noWrap/>
            <w:vAlign w:val="bottom"/>
            <w:hideMark/>
          </w:tcPr>
          <w:p w14:paraId="5857AA2F" w14:textId="77777777" w:rsidR="00F07BCC" w:rsidRPr="00526FA3" w:rsidRDefault="00F07BCC" w:rsidP="00B32FBA">
            <w:pPr>
              <w:spacing w:after="0" w:line="240" w:lineRule="auto"/>
              <w:jc w:val="center"/>
              <w:rPr>
                <w:ins w:id="4384" w:author="Kopp, Darin" w:date="2025-02-20T15:34:00Z"/>
                <w:rFonts w:ascii="Calibri" w:eastAsia="Times New Roman" w:hAnsi="Calibri" w:cs="Calibri"/>
                <w:color w:val="000000"/>
                <w:sz w:val="18"/>
                <w:szCs w:val="18"/>
              </w:rPr>
            </w:pPr>
            <w:ins w:id="4385" w:author="Kopp, Darin" w:date="2025-02-20T15:34:00Z">
              <w:r w:rsidRPr="00526FA3">
                <w:rPr>
                  <w:rFonts w:ascii="Aptos Narrow" w:hAnsi="Aptos Narrow"/>
                  <w:color w:val="000000"/>
                  <w:sz w:val="18"/>
                  <w:szCs w:val="18"/>
                </w:rPr>
                <w:t>0.14</w:t>
              </w:r>
            </w:ins>
          </w:p>
        </w:tc>
        <w:tc>
          <w:tcPr>
            <w:tcW w:w="243" w:type="pct"/>
            <w:shd w:val="clear" w:color="auto" w:fill="auto"/>
            <w:noWrap/>
            <w:vAlign w:val="bottom"/>
            <w:hideMark/>
          </w:tcPr>
          <w:p w14:paraId="3628AC62" w14:textId="77777777" w:rsidR="00F07BCC" w:rsidRPr="00526FA3" w:rsidRDefault="00F07BCC" w:rsidP="00B32FBA">
            <w:pPr>
              <w:spacing w:after="0" w:line="240" w:lineRule="auto"/>
              <w:jc w:val="center"/>
              <w:rPr>
                <w:ins w:id="4386" w:author="Kopp, Darin" w:date="2025-02-20T15:34:00Z"/>
                <w:rFonts w:ascii="Calibri" w:eastAsia="Times New Roman" w:hAnsi="Calibri" w:cs="Calibri"/>
                <w:color w:val="000000"/>
                <w:sz w:val="18"/>
                <w:szCs w:val="18"/>
              </w:rPr>
            </w:pPr>
            <w:ins w:id="4387" w:author="Kopp, Darin" w:date="2025-02-20T15:34:00Z">
              <w:r w:rsidRPr="00526FA3">
                <w:rPr>
                  <w:rFonts w:ascii="Aptos Narrow" w:hAnsi="Aptos Narrow"/>
                  <w:color w:val="000000"/>
                  <w:sz w:val="18"/>
                  <w:szCs w:val="18"/>
                </w:rPr>
                <w:t>0.16</w:t>
              </w:r>
            </w:ins>
          </w:p>
        </w:tc>
        <w:tc>
          <w:tcPr>
            <w:tcW w:w="242" w:type="pct"/>
            <w:shd w:val="clear" w:color="auto" w:fill="auto"/>
            <w:noWrap/>
            <w:vAlign w:val="bottom"/>
            <w:hideMark/>
          </w:tcPr>
          <w:p w14:paraId="516A073D" w14:textId="77777777" w:rsidR="00F07BCC" w:rsidRPr="00526FA3" w:rsidRDefault="00F07BCC" w:rsidP="00B32FBA">
            <w:pPr>
              <w:spacing w:after="0" w:line="240" w:lineRule="auto"/>
              <w:jc w:val="center"/>
              <w:rPr>
                <w:ins w:id="4388" w:author="Kopp, Darin" w:date="2025-02-20T15:34:00Z"/>
                <w:rFonts w:ascii="Calibri" w:eastAsia="Times New Roman" w:hAnsi="Calibri" w:cs="Calibri"/>
                <w:color w:val="000000"/>
                <w:sz w:val="18"/>
                <w:szCs w:val="18"/>
              </w:rPr>
            </w:pPr>
            <w:ins w:id="4389" w:author="Kopp, Darin" w:date="2025-02-20T15:34:00Z">
              <w:r w:rsidRPr="00526FA3">
                <w:rPr>
                  <w:rFonts w:ascii="Aptos Narrow" w:hAnsi="Aptos Narrow"/>
                  <w:color w:val="000000"/>
                  <w:sz w:val="18"/>
                  <w:szCs w:val="18"/>
                </w:rPr>
                <w:t>0.06</w:t>
              </w:r>
            </w:ins>
          </w:p>
        </w:tc>
        <w:tc>
          <w:tcPr>
            <w:tcW w:w="243" w:type="pct"/>
            <w:shd w:val="clear" w:color="auto" w:fill="auto"/>
            <w:noWrap/>
            <w:vAlign w:val="bottom"/>
            <w:hideMark/>
          </w:tcPr>
          <w:p w14:paraId="6BA48E9E" w14:textId="77777777" w:rsidR="00F07BCC" w:rsidRPr="00526FA3" w:rsidRDefault="00F07BCC" w:rsidP="00B32FBA">
            <w:pPr>
              <w:spacing w:after="0" w:line="240" w:lineRule="auto"/>
              <w:jc w:val="center"/>
              <w:rPr>
                <w:ins w:id="4390" w:author="Kopp, Darin" w:date="2025-02-20T15:34:00Z"/>
                <w:rFonts w:ascii="Calibri" w:eastAsia="Times New Roman" w:hAnsi="Calibri" w:cs="Calibri"/>
                <w:color w:val="000000"/>
                <w:sz w:val="18"/>
                <w:szCs w:val="18"/>
              </w:rPr>
            </w:pPr>
            <w:ins w:id="4391" w:author="Kopp, Darin" w:date="2025-02-20T15:34:00Z">
              <w:r w:rsidRPr="00526FA3">
                <w:rPr>
                  <w:rFonts w:ascii="Aptos Narrow" w:hAnsi="Aptos Narrow"/>
                  <w:color w:val="000000"/>
                  <w:sz w:val="18"/>
                  <w:szCs w:val="18"/>
                </w:rPr>
                <w:t>0.18</w:t>
              </w:r>
            </w:ins>
          </w:p>
        </w:tc>
        <w:tc>
          <w:tcPr>
            <w:tcW w:w="242" w:type="pct"/>
            <w:shd w:val="clear" w:color="auto" w:fill="auto"/>
            <w:noWrap/>
            <w:vAlign w:val="bottom"/>
            <w:hideMark/>
          </w:tcPr>
          <w:p w14:paraId="23002CF9" w14:textId="77777777" w:rsidR="00F07BCC" w:rsidRPr="00526FA3" w:rsidRDefault="00F07BCC" w:rsidP="00B32FBA">
            <w:pPr>
              <w:spacing w:after="0" w:line="240" w:lineRule="auto"/>
              <w:jc w:val="center"/>
              <w:rPr>
                <w:ins w:id="4392" w:author="Kopp, Darin" w:date="2025-02-20T15:34:00Z"/>
                <w:rFonts w:ascii="Calibri" w:eastAsia="Times New Roman" w:hAnsi="Calibri" w:cs="Calibri"/>
                <w:color w:val="000000"/>
                <w:sz w:val="18"/>
                <w:szCs w:val="18"/>
              </w:rPr>
            </w:pPr>
            <w:ins w:id="4393" w:author="Kopp, Darin" w:date="2025-02-20T15:34:00Z">
              <w:r w:rsidRPr="00526FA3">
                <w:rPr>
                  <w:rFonts w:ascii="Aptos Narrow" w:hAnsi="Aptos Narrow"/>
                  <w:color w:val="000000"/>
                  <w:sz w:val="18"/>
                  <w:szCs w:val="18"/>
                </w:rPr>
                <w:t>0.06</w:t>
              </w:r>
            </w:ins>
          </w:p>
        </w:tc>
        <w:tc>
          <w:tcPr>
            <w:tcW w:w="243" w:type="pct"/>
            <w:shd w:val="clear" w:color="auto" w:fill="auto"/>
            <w:noWrap/>
            <w:vAlign w:val="bottom"/>
            <w:hideMark/>
          </w:tcPr>
          <w:p w14:paraId="58CA23BF" w14:textId="77777777" w:rsidR="00F07BCC" w:rsidRPr="00526FA3" w:rsidRDefault="00F07BCC" w:rsidP="00B32FBA">
            <w:pPr>
              <w:spacing w:after="0" w:line="240" w:lineRule="auto"/>
              <w:jc w:val="center"/>
              <w:rPr>
                <w:ins w:id="4394" w:author="Kopp, Darin" w:date="2025-02-20T15:34:00Z"/>
                <w:rFonts w:ascii="Calibri" w:eastAsia="Times New Roman" w:hAnsi="Calibri" w:cs="Calibri"/>
                <w:color w:val="000000"/>
                <w:sz w:val="18"/>
                <w:szCs w:val="18"/>
              </w:rPr>
            </w:pPr>
            <w:ins w:id="4395" w:author="Kopp, Darin" w:date="2025-02-20T15:34:00Z">
              <w:r w:rsidRPr="00526FA3">
                <w:rPr>
                  <w:rFonts w:ascii="Aptos Narrow" w:hAnsi="Aptos Narrow"/>
                  <w:color w:val="000000"/>
                  <w:sz w:val="18"/>
                  <w:szCs w:val="18"/>
                </w:rPr>
                <w:t>0.19</w:t>
              </w:r>
            </w:ins>
          </w:p>
        </w:tc>
        <w:tc>
          <w:tcPr>
            <w:tcW w:w="242" w:type="pct"/>
            <w:shd w:val="clear" w:color="auto" w:fill="auto"/>
            <w:noWrap/>
            <w:vAlign w:val="bottom"/>
            <w:hideMark/>
          </w:tcPr>
          <w:p w14:paraId="5DCA47AD" w14:textId="77777777" w:rsidR="00F07BCC" w:rsidRPr="00526FA3" w:rsidRDefault="00F07BCC" w:rsidP="00B32FBA">
            <w:pPr>
              <w:spacing w:after="0" w:line="240" w:lineRule="auto"/>
              <w:jc w:val="center"/>
              <w:rPr>
                <w:ins w:id="4396" w:author="Kopp, Darin" w:date="2025-02-20T15:34:00Z"/>
                <w:rFonts w:ascii="Calibri" w:eastAsia="Times New Roman" w:hAnsi="Calibri" w:cs="Calibri"/>
                <w:color w:val="000000"/>
                <w:sz w:val="18"/>
                <w:szCs w:val="18"/>
              </w:rPr>
            </w:pPr>
            <w:ins w:id="4397" w:author="Kopp, Darin" w:date="2025-02-20T15:34:00Z">
              <w:r w:rsidRPr="00526FA3">
                <w:rPr>
                  <w:rFonts w:ascii="Aptos Narrow" w:hAnsi="Aptos Narrow"/>
                  <w:color w:val="000000"/>
                  <w:sz w:val="18"/>
                  <w:szCs w:val="18"/>
                </w:rPr>
                <w:t>0.11</w:t>
              </w:r>
            </w:ins>
          </w:p>
        </w:tc>
        <w:tc>
          <w:tcPr>
            <w:tcW w:w="243" w:type="pct"/>
            <w:shd w:val="clear" w:color="auto" w:fill="auto"/>
            <w:noWrap/>
            <w:vAlign w:val="bottom"/>
            <w:hideMark/>
          </w:tcPr>
          <w:p w14:paraId="342CAA44" w14:textId="77777777" w:rsidR="00F07BCC" w:rsidRPr="00526FA3" w:rsidRDefault="00F07BCC" w:rsidP="00B32FBA">
            <w:pPr>
              <w:spacing w:after="0" w:line="240" w:lineRule="auto"/>
              <w:jc w:val="center"/>
              <w:rPr>
                <w:ins w:id="4398" w:author="Kopp, Darin" w:date="2025-02-20T15:34:00Z"/>
                <w:rFonts w:ascii="Calibri" w:eastAsia="Times New Roman" w:hAnsi="Calibri" w:cs="Calibri"/>
                <w:color w:val="000000"/>
                <w:sz w:val="18"/>
                <w:szCs w:val="18"/>
              </w:rPr>
            </w:pPr>
            <w:ins w:id="4399" w:author="Kopp, Darin" w:date="2025-02-20T15:34:00Z">
              <w:r w:rsidRPr="00526FA3">
                <w:rPr>
                  <w:rFonts w:ascii="Aptos Narrow" w:hAnsi="Aptos Narrow"/>
                  <w:color w:val="000000"/>
                  <w:sz w:val="18"/>
                  <w:szCs w:val="18"/>
                </w:rPr>
                <w:t>0.13</w:t>
              </w:r>
            </w:ins>
          </w:p>
        </w:tc>
        <w:tc>
          <w:tcPr>
            <w:tcW w:w="242" w:type="pct"/>
            <w:shd w:val="clear" w:color="auto" w:fill="auto"/>
            <w:noWrap/>
            <w:vAlign w:val="bottom"/>
            <w:hideMark/>
          </w:tcPr>
          <w:p w14:paraId="308CB431" w14:textId="77777777" w:rsidR="00F07BCC" w:rsidRPr="00526FA3" w:rsidRDefault="00F07BCC" w:rsidP="00B32FBA">
            <w:pPr>
              <w:spacing w:after="0" w:line="240" w:lineRule="auto"/>
              <w:jc w:val="center"/>
              <w:rPr>
                <w:ins w:id="4400" w:author="Kopp, Darin" w:date="2025-02-20T15:34:00Z"/>
                <w:rFonts w:ascii="Calibri" w:eastAsia="Times New Roman" w:hAnsi="Calibri" w:cs="Calibri"/>
                <w:color w:val="000000"/>
                <w:sz w:val="18"/>
                <w:szCs w:val="18"/>
              </w:rPr>
            </w:pPr>
            <w:ins w:id="4401" w:author="Kopp, Darin" w:date="2025-02-20T15:34:00Z">
              <w:r w:rsidRPr="00526FA3">
                <w:rPr>
                  <w:rFonts w:ascii="Aptos Narrow" w:hAnsi="Aptos Narrow"/>
                  <w:color w:val="000000"/>
                  <w:sz w:val="18"/>
                  <w:szCs w:val="18"/>
                </w:rPr>
                <w:t>0.06</w:t>
              </w:r>
            </w:ins>
          </w:p>
        </w:tc>
        <w:tc>
          <w:tcPr>
            <w:tcW w:w="243" w:type="pct"/>
            <w:shd w:val="clear" w:color="auto" w:fill="auto"/>
            <w:noWrap/>
            <w:vAlign w:val="bottom"/>
            <w:hideMark/>
          </w:tcPr>
          <w:p w14:paraId="20E98C33" w14:textId="77777777" w:rsidR="00F07BCC" w:rsidRPr="00526FA3" w:rsidRDefault="00F07BCC" w:rsidP="00B32FBA">
            <w:pPr>
              <w:spacing w:after="0" w:line="240" w:lineRule="auto"/>
              <w:jc w:val="center"/>
              <w:rPr>
                <w:ins w:id="4402" w:author="Kopp, Darin" w:date="2025-02-20T15:34:00Z"/>
                <w:rFonts w:ascii="Calibri" w:eastAsia="Times New Roman" w:hAnsi="Calibri" w:cs="Calibri"/>
                <w:color w:val="000000"/>
                <w:sz w:val="18"/>
                <w:szCs w:val="18"/>
              </w:rPr>
            </w:pPr>
            <w:ins w:id="4403" w:author="Kopp, Darin" w:date="2025-02-20T15:34:00Z">
              <w:r w:rsidRPr="00526FA3">
                <w:rPr>
                  <w:rFonts w:ascii="Aptos Narrow" w:hAnsi="Aptos Narrow"/>
                  <w:color w:val="000000"/>
                  <w:sz w:val="18"/>
                  <w:szCs w:val="18"/>
                </w:rPr>
                <w:t>0.13</w:t>
              </w:r>
            </w:ins>
          </w:p>
        </w:tc>
        <w:tc>
          <w:tcPr>
            <w:tcW w:w="242" w:type="pct"/>
            <w:shd w:val="clear" w:color="auto" w:fill="auto"/>
            <w:noWrap/>
            <w:vAlign w:val="bottom"/>
            <w:hideMark/>
          </w:tcPr>
          <w:p w14:paraId="3AB4568C" w14:textId="77777777" w:rsidR="00F07BCC" w:rsidRPr="00526FA3" w:rsidRDefault="00F07BCC" w:rsidP="00B32FBA">
            <w:pPr>
              <w:spacing w:after="0" w:line="240" w:lineRule="auto"/>
              <w:jc w:val="center"/>
              <w:rPr>
                <w:ins w:id="4404" w:author="Kopp, Darin" w:date="2025-02-20T15:34:00Z"/>
                <w:rFonts w:ascii="Calibri" w:eastAsia="Times New Roman" w:hAnsi="Calibri" w:cs="Calibri"/>
                <w:color w:val="000000"/>
                <w:sz w:val="18"/>
                <w:szCs w:val="18"/>
              </w:rPr>
            </w:pPr>
            <w:ins w:id="4405" w:author="Kopp, Darin" w:date="2025-02-20T15:34:00Z">
              <w:r w:rsidRPr="00526FA3">
                <w:rPr>
                  <w:rFonts w:ascii="Aptos Narrow" w:hAnsi="Aptos Narrow"/>
                  <w:color w:val="000000"/>
                  <w:sz w:val="18"/>
                  <w:szCs w:val="18"/>
                </w:rPr>
                <w:t>0.15</w:t>
              </w:r>
            </w:ins>
          </w:p>
        </w:tc>
        <w:tc>
          <w:tcPr>
            <w:tcW w:w="243" w:type="pct"/>
            <w:shd w:val="clear" w:color="auto" w:fill="auto"/>
            <w:noWrap/>
            <w:vAlign w:val="bottom"/>
            <w:hideMark/>
          </w:tcPr>
          <w:p w14:paraId="3369006B" w14:textId="77777777" w:rsidR="00F07BCC" w:rsidRPr="00526FA3" w:rsidRDefault="00F07BCC" w:rsidP="00B32FBA">
            <w:pPr>
              <w:spacing w:after="0" w:line="240" w:lineRule="auto"/>
              <w:jc w:val="center"/>
              <w:rPr>
                <w:ins w:id="4406" w:author="Kopp, Darin" w:date="2025-02-20T15:34:00Z"/>
                <w:rFonts w:ascii="Calibri" w:eastAsia="Times New Roman" w:hAnsi="Calibri" w:cs="Calibri"/>
                <w:color w:val="000000"/>
                <w:sz w:val="18"/>
                <w:szCs w:val="18"/>
              </w:rPr>
            </w:pPr>
            <w:ins w:id="4407" w:author="Kopp, Darin" w:date="2025-02-20T15:34:00Z">
              <w:r w:rsidRPr="00526FA3">
                <w:rPr>
                  <w:rFonts w:ascii="Aptos Narrow" w:hAnsi="Aptos Narrow"/>
                  <w:color w:val="000000"/>
                  <w:sz w:val="18"/>
                  <w:szCs w:val="18"/>
                </w:rPr>
                <w:t>0.15</w:t>
              </w:r>
            </w:ins>
          </w:p>
        </w:tc>
        <w:tc>
          <w:tcPr>
            <w:tcW w:w="242" w:type="pct"/>
            <w:shd w:val="clear" w:color="auto" w:fill="auto"/>
            <w:noWrap/>
            <w:vAlign w:val="bottom"/>
            <w:hideMark/>
          </w:tcPr>
          <w:p w14:paraId="5E41CE41" w14:textId="77777777" w:rsidR="00F07BCC" w:rsidRPr="00526FA3" w:rsidRDefault="00F07BCC" w:rsidP="00B32FBA">
            <w:pPr>
              <w:spacing w:after="0" w:line="240" w:lineRule="auto"/>
              <w:jc w:val="center"/>
              <w:rPr>
                <w:ins w:id="4408" w:author="Kopp, Darin" w:date="2025-02-20T15:34:00Z"/>
                <w:rFonts w:ascii="Calibri" w:eastAsia="Times New Roman" w:hAnsi="Calibri" w:cs="Calibri"/>
                <w:color w:val="000000"/>
                <w:sz w:val="18"/>
                <w:szCs w:val="18"/>
              </w:rPr>
            </w:pPr>
            <w:ins w:id="4409" w:author="Kopp, Darin" w:date="2025-02-20T15:34:00Z">
              <w:r w:rsidRPr="00526FA3">
                <w:rPr>
                  <w:rFonts w:ascii="Aptos Narrow" w:hAnsi="Aptos Narrow"/>
                  <w:color w:val="000000"/>
                  <w:sz w:val="18"/>
                  <w:szCs w:val="18"/>
                </w:rPr>
                <w:t>0.08</w:t>
              </w:r>
            </w:ins>
          </w:p>
        </w:tc>
        <w:tc>
          <w:tcPr>
            <w:tcW w:w="243" w:type="pct"/>
            <w:shd w:val="clear" w:color="auto" w:fill="auto"/>
            <w:noWrap/>
            <w:vAlign w:val="bottom"/>
            <w:hideMark/>
          </w:tcPr>
          <w:p w14:paraId="1D927519" w14:textId="77777777" w:rsidR="00F07BCC" w:rsidRPr="00526FA3" w:rsidRDefault="00F07BCC" w:rsidP="00B32FBA">
            <w:pPr>
              <w:spacing w:after="0" w:line="240" w:lineRule="auto"/>
              <w:jc w:val="center"/>
              <w:rPr>
                <w:ins w:id="4410" w:author="Kopp, Darin" w:date="2025-02-20T15:34:00Z"/>
                <w:rFonts w:ascii="Calibri" w:eastAsia="Times New Roman" w:hAnsi="Calibri" w:cs="Calibri"/>
                <w:color w:val="000000"/>
                <w:sz w:val="18"/>
                <w:szCs w:val="18"/>
              </w:rPr>
            </w:pPr>
            <w:ins w:id="4411" w:author="Kopp, Darin" w:date="2025-02-20T15:34:00Z">
              <w:r w:rsidRPr="00526FA3">
                <w:rPr>
                  <w:rFonts w:ascii="Aptos Narrow" w:hAnsi="Aptos Narrow"/>
                  <w:color w:val="000000"/>
                  <w:sz w:val="18"/>
                  <w:szCs w:val="18"/>
                </w:rPr>
                <w:t>0.14</w:t>
              </w:r>
            </w:ins>
          </w:p>
        </w:tc>
        <w:tc>
          <w:tcPr>
            <w:tcW w:w="242" w:type="pct"/>
            <w:shd w:val="clear" w:color="auto" w:fill="auto"/>
            <w:noWrap/>
            <w:vAlign w:val="bottom"/>
            <w:hideMark/>
          </w:tcPr>
          <w:p w14:paraId="16A2FFA0" w14:textId="77777777" w:rsidR="00F07BCC" w:rsidRPr="00526FA3" w:rsidRDefault="00F07BCC" w:rsidP="00B32FBA">
            <w:pPr>
              <w:spacing w:after="0" w:line="240" w:lineRule="auto"/>
              <w:jc w:val="center"/>
              <w:rPr>
                <w:ins w:id="4412" w:author="Kopp, Darin" w:date="2025-02-20T15:34:00Z"/>
                <w:rFonts w:ascii="Calibri" w:eastAsia="Times New Roman" w:hAnsi="Calibri" w:cs="Calibri"/>
                <w:color w:val="000000"/>
                <w:sz w:val="18"/>
                <w:szCs w:val="18"/>
              </w:rPr>
            </w:pPr>
            <w:ins w:id="4413" w:author="Kopp, Darin" w:date="2025-02-20T15:34:00Z">
              <w:r w:rsidRPr="00526FA3">
                <w:rPr>
                  <w:rFonts w:ascii="Aptos Narrow" w:hAnsi="Aptos Narrow"/>
                  <w:color w:val="000000"/>
                  <w:sz w:val="18"/>
                  <w:szCs w:val="18"/>
                </w:rPr>
                <w:t>0.03</w:t>
              </w:r>
            </w:ins>
          </w:p>
        </w:tc>
        <w:tc>
          <w:tcPr>
            <w:tcW w:w="243" w:type="pct"/>
            <w:shd w:val="clear" w:color="auto" w:fill="auto"/>
            <w:noWrap/>
            <w:vAlign w:val="bottom"/>
            <w:hideMark/>
          </w:tcPr>
          <w:p w14:paraId="063551CE" w14:textId="77777777" w:rsidR="00F07BCC" w:rsidRPr="00526FA3" w:rsidRDefault="00F07BCC" w:rsidP="00B32FBA">
            <w:pPr>
              <w:spacing w:after="0" w:line="240" w:lineRule="auto"/>
              <w:jc w:val="center"/>
              <w:rPr>
                <w:ins w:id="4414" w:author="Kopp, Darin" w:date="2025-02-20T15:34:00Z"/>
                <w:rFonts w:ascii="Calibri" w:eastAsia="Times New Roman" w:hAnsi="Calibri" w:cs="Calibri"/>
                <w:color w:val="000000"/>
                <w:sz w:val="18"/>
                <w:szCs w:val="18"/>
              </w:rPr>
            </w:pPr>
            <w:ins w:id="4415" w:author="Kopp, Darin" w:date="2025-02-20T15:34:00Z">
              <w:r w:rsidRPr="00526FA3">
                <w:rPr>
                  <w:rFonts w:ascii="Aptos Narrow" w:hAnsi="Aptos Narrow"/>
                  <w:color w:val="000000"/>
                  <w:sz w:val="18"/>
                  <w:szCs w:val="18"/>
                </w:rPr>
                <w:t>0.08</w:t>
              </w:r>
            </w:ins>
          </w:p>
        </w:tc>
        <w:tc>
          <w:tcPr>
            <w:tcW w:w="242" w:type="pct"/>
            <w:shd w:val="clear" w:color="auto" w:fill="auto"/>
            <w:noWrap/>
            <w:vAlign w:val="bottom"/>
            <w:hideMark/>
          </w:tcPr>
          <w:p w14:paraId="468FF38C" w14:textId="77777777" w:rsidR="00F07BCC" w:rsidRPr="00526FA3" w:rsidRDefault="00F07BCC" w:rsidP="00B32FBA">
            <w:pPr>
              <w:spacing w:after="0" w:line="240" w:lineRule="auto"/>
              <w:jc w:val="center"/>
              <w:rPr>
                <w:ins w:id="4416" w:author="Kopp, Darin" w:date="2025-02-20T15:34:00Z"/>
                <w:rFonts w:ascii="Calibri" w:eastAsia="Times New Roman" w:hAnsi="Calibri" w:cs="Calibri"/>
                <w:color w:val="000000"/>
                <w:sz w:val="18"/>
                <w:szCs w:val="18"/>
              </w:rPr>
            </w:pPr>
            <w:ins w:id="4417" w:author="Kopp, Darin" w:date="2025-02-20T15:34:00Z">
              <w:r w:rsidRPr="00526FA3">
                <w:rPr>
                  <w:rFonts w:ascii="Aptos Narrow" w:hAnsi="Aptos Narrow"/>
                  <w:color w:val="000000"/>
                  <w:sz w:val="18"/>
                  <w:szCs w:val="18"/>
                </w:rPr>
                <w:t>0.04</w:t>
              </w:r>
            </w:ins>
          </w:p>
        </w:tc>
        <w:tc>
          <w:tcPr>
            <w:tcW w:w="239" w:type="pct"/>
            <w:shd w:val="clear" w:color="auto" w:fill="auto"/>
            <w:noWrap/>
            <w:vAlign w:val="bottom"/>
            <w:hideMark/>
          </w:tcPr>
          <w:p w14:paraId="1B7F260B" w14:textId="77777777" w:rsidR="00F07BCC" w:rsidRPr="00526FA3" w:rsidRDefault="00F07BCC" w:rsidP="00B32FBA">
            <w:pPr>
              <w:spacing w:after="0" w:line="240" w:lineRule="auto"/>
              <w:jc w:val="center"/>
              <w:rPr>
                <w:ins w:id="4418" w:author="Kopp, Darin" w:date="2025-02-20T15:34:00Z"/>
                <w:rFonts w:ascii="Calibri" w:eastAsia="Times New Roman" w:hAnsi="Calibri" w:cs="Calibri"/>
                <w:color w:val="000000"/>
                <w:sz w:val="18"/>
                <w:szCs w:val="18"/>
              </w:rPr>
            </w:pPr>
            <w:ins w:id="4419" w:author="Kopp, Darin" w:date="2025-02-20T15:34:00Z">
              <w:r w:rsidRPr="00526FA3">
                <w:rPr>
                  <w:rFonts w:ascii="Aptos Narrow" w:hAnsi="Aptos Narrow"/>
                  <w:color w:val="000000"/>
                  <w:sz w:val="18"/>
                  <w:szCs w:val="18"/>
                </w:rPr>
                <w:t>0.14</w:t>
              </w:r>
            </w:ins>
          </w:p>
        </w:tc>
      </w:tr>
      <w:tr w:rsidR="00F07BCC" w:rsidRPr="00B628B2" w14:paraId="164FC544" w14:textId="77777777" w:rsidTr="00B32FBA">
        <w:trPr>
          <w:trHeight w:val="300"/>
          <w:ins w:id="4420" w:author="Kopp, Darin" w:date="2025-02-20T15:34:00Z"/>
        </w:trPr>
        <w:tc>
          <w:tcPr>
            <w:tcW w:w="639" w:type="pct"/>
            <w:shd w:val="clear" w:color="auto" w:fill="auto"/>
            <w:noWrap/>
            <w:vAlign w:val="center"/>
            <w:hideMark/>
          </w:tcPr>
          <w:p w14:paraId="5F968854" w14:textId="77777777" w:rsidR="00F07BCC" w:rsidRPr="00B628B2" w:rsidRDefault="00F07BCC" w:rsidP="00B32FBA">
            <w:pPr>
              <w:spacing w:after="0" w:line="240" w:lineRule="auto"/>
              <w:rPr>
                <w:ins w:id="4421" w:author="Kopp, Darin" w:date="2025-02-20T15:34:00Z"/>
                <w:rFonts w:ascii="Calibri" w:eastAsia="Times New Roman" w:hAnsi="Calibri" w:cs="Calibri"/>
                <w:color w:val="000000"/>
                <w:sz w:val="16"/>
                <w:szCs w:val="16"/>
              </w:rPr>
            </w:pPr>
            <w:ins w:id="4422" w:author="Kopp, Darin" w:date="2025-02-20T15:34:00Z">
              <w:r>
                <w:rPr>
                  <w:rFonts w:ascii="Calibri" w:eastAsia="Times New Roman" w:hAnsi="Calibri" w:cs="Calibri"/>
                  <w:color w:val="000000"/>
                  <w:sz w:val="16"/>
                  <w:szCs w:val="16"/>
                </w:rPr>
                <w:t xml:space="preserve">     </w:t>
              </w:r>
              <w:r w:rsidRPr="00B628B2">
                <w:rPr>
                  <w:rFonts w:ascii="Calibri" w:eastAsia="Times New Roman" w:hAnsi="Calibri" w:cs="Calibri"/>
                  <w:color w:val="000000"/>
                  <w:sz w:val="16"/>
                  <w:szCs w:val="16"/>
                </w:rPr>
                <w:t>ARTHROPODA</w:t>
              </w:r>
            </w:ins>
          </w:p>
        </w:tc>
        <w:tc>
          <w:tcPr>
            <w:tcW w:w="242" w:type="pct"/>
            <w:shd w:val="clear" w:color="auto" w:fill="auto"/>
            <w:noWrap/>
            <w:vAlign w:val="bottom"/>
            <w:hideMark/>
          </w:tcPr>
          <w:p w14:paraId="2CF8DA28" w14:textId="77777777" w:rsidR="00F07BCC" w:rsidRPr="00526FA3" w:rsidRDefault="00F07BCC" w:rsidP="00B32FBA">
            <w:pPr>
              <w:spacing w:after="0" w:line="240" w:lineRule="auto"/>
              <w:jc w:val="center"/>
              <w:rPr>
                <w:ins w:id="4423" w:author="Kopp, Darin" w:date="2025-02-20T15:34:00Z"/>
                <w:rFonts w:ascii="Calibri" w:eastAsia="Times New Roman" w:hAnsi="Calibri" w:cs="Calibri"/>
                <w:color w:val="000000"/>
                <w:sz w:val="18"/>
                <w:szCs w:val="18"/>
              </w:rPr>
            </w:pPr>
            <w:ins w:id="4424" w:author="Kopp, Darin" w:date="2025-02-20T15:34:00Z">
              <w:r w:rsidRPr="00526FA3">
                <w:rPr>
                  <w:rFonts w:ascii="Aptos Narrow" w:hAnsi="Aptos Narrow"/>
                  <w:color w:val="000000"/>
                  <w:sz w:val="18"/>
                  <w:szCs w:val="18"/>
                </w:rPr>
                <w:t>0.21</w:t>
              </w:r>
            </w:ins>
          </w:p>
        </w:tc>
        <w:tc>
          <w:tcPr>
            <w:tcW w:w="243" w:type="pct"/>
            <w:shd w:val="clear" w:color="auto" w:fill="auto"/>
            <w:noWrap/>
            <w:vAlign w:val="bottom"/>
            <w:hideMark/>
          </w:tcPr>
          <w:p w14:paraId="61D5E9A0" w14:textId="77777777" w:rsidR="00F07BCC" w:rsidRPr="00526FA3" w:rsidRDefault="00F07BCC" w:rsidP="00B32FBA">
            <w:pPr>
              <w:spacing w:after="0" w:line="240" w:lineRule="auto"/>
              <w:jc w:val="center"/>
              <w:rPr>
                <w:ins w:id="4425" w:author="Kopp, Darin" w:date="2025-02-20T15:34:00Z"/>
                <w:rFonts w:ascii="Calibri" w:eastAsia="Times New Roman" w:hAnsi="Calibri" w:cs="Calibri"/>
                <w:color w:val="000000"/>
                <w:sz w:val="18"/>
                <w:szCs w:val="18"/>
              </w:rPr>
            </w:pPr>
            <w:ins w:id="4426" w:author="Kopp, Darin" w:date="2025-02-20T15:34:00Z">
              <w:r w:rsidRPr="00526FA3">
                <w:rPr>
                  <w:rFonts w:ascii="Aptos Narrow" w:hAnsi="Aptos Narrow"/>
                  <w:color w:val="000000"/>
                  <w:sz w:val="18"/>
                  <w:szCs w:val="18"/>
                </w:rPr>
                <w:t>0.11</w:t>
              </w:r>
            </w:ins>
          </w:p>
        </w:tc>
        <w:tc>
          <w:tcPr>
            <w:tcW w:w="242" w:type="pct"/>
            <w:shd w:val="clear" w:color="auto" w:fill="auto"/>
            <w:noWrap/>
            <w:vAlign w:val="bottom"/>
            <w:hideMark/>
          </w:tcPr>
          <w:p w14:paraId="667088B2" w14:textId="77777777" w:rsidR="00F07BCC" w:rsidRPr="00526FA3" w:rsidRDefault="00F07BCC" w:rsidP="00B32FBA">
            <w:pPr>
              <w:spacing w:after="0" w:line="240" w:lineRule="auto"/>
              <w:jc w:val="center"/>
              <w:rPr>
                <w:ins w:id="4427" w:author="Kopp, Darin" w:date="2025-02-20T15:34:00Z"/>
                <w:rFonts w:ascii="Calibri" w:eastAsia="Times New Roman" w:hAnsi="Calibri" w:cs="Calibri"/>
                <w:color w:val="000000"/>
                <w:sz w:val="18"/>
                <w:szCs w:val="18"/>
              </w:rPr>
            </w:pPr>
            <w:ins w:id="4428" w:author="Kopp, Darin" w:date="2025-02-20T15:34:00Z">
              <w:r w:rsidRPr="00526FA3">
                <w:rPr>
                  <w:rFonts w:ascii="Aptos Narrow" w:hAnsi="Aptos Narrow"/>
                  <w:color w:val="000000"/>
                  <w:sz w:val="18"/>
                  <w:szCs w:val="18"/>
                </w:rPr>
                <w:t>0.07</w:t>
              </w:r>
            </w:ins>
          </w:p>
        </w:tc>
        <w:tc>
          <w:tcPr>
            <w:tcW w:w="243" w:type="pct"/>
            <w:shd w:val="clear" w:color="auto" w:fill="auto"/>
            <w:noWrap/>
            <w:vAlign w:val="bottom"/>
            <w:hideMark/>
          </w:tcPr>
          <w:p w14:paraId="0639123F" w14:textId="77777777" w:rsidR="00F07BCC" w:rsidRPr="00526FA3" w:rsidRDefault="00F07BCC" w:rsidP="00B32FBA">
            <w:pPr>
              <w:spacing w:after="0" w:line="240" w:lineRule="auto"/>
              <w:jc w:val="center"/>
              <w:rPr>
                <w:ins w:id="4429" w:author="Kopp, Darin" w:date="2025-02-20T15:34:00Z"/>
                <w:rFonts w:ascii="Calibri" w:eastAsia="Times New Roman" w:hAnsi="Calibri" w:cs="Calibri"/>
                <w:color w:val="000000"/>
                <w:sz w:val="18"/>
                <w:szCs w:val="18"/>
              </w:rPr>
            </w:pPr>
            <w:ins w:id="4430" w:author="Kopp, Darin" w:date="2025-02-20T15:34:00Z">
              <w:r w:rsidRPr="00526FA3">
                <w:rPr>
                  <w:rFonts w:ascii="Aptos Narrow" w:hAnsi="Aptos Narrow"/>
                  <w:color w:val="000000"/>
                  <w:sz w:val="18"/>
                  <w:szCs w:val="18"/>
                </w:rPr>
                <w:t>0.16</w:t>
              </w:r>
            </w:ins>
          </w:p>
        </w:tc>
        <w:tc>
          <w:tcPr>
            <w:tcW w:w="242" w:type="pct"/>
            <w:shd w:val="clear" w:color="auto" w:fill="auto"/>
            <w:noWrap/>
            <w:vAlign w:val="bottom"/>
            <w:hideMark/>
          </w:tcPr>
          <w:p w14:paraId="567DBED8" w14:textId="77777777" w:rsidR="00F07BCC" w:rsidRPr="00526FA3" w:rsidRDefault="00F07BCC" w:rsidP="00B32FBA">
            <w:pPr>
              <w:spacing w:after="0" w:line="240" w:lineRule="auto"/>
              <w:jc w:val="center"/>
              <w:rPr>
                <w:ins w:id="4431" w:author="Kopp, Darin" w:date="2025-02-20T15:34:00Z"/>
                <w:rFonts w:ascii="Calibri" w:eastAsia="Times New Roman" w:hAnsi="Calibri" w:cs="Calibri"/>
                <w:color w:val="000000"/>
                <w:sz w:val="18"/>
                <w:szCs w:val="18"/>
              </w:rPr>
            </w:pPr>
            <w:ins w:id="4432" w:author="Kopp, Darin" w:date="2025-02-20T15:34:00Z">
              <w:r w:rsidRPr="00526FA3">
                <w:rPr>
                  <w:rFonts w:ascii="Aptos Narrow" w:hAnsi="Aptos Narrow"/>
                  <w:color w:val="000000"/>
                  <w:sz w:val="18"/>
                  <w:szCs w:val="18"/>
                </w:rPr>
                <w:t>0.11</w:t>
              </w:r>
            </w:ins>
          </w:p>
        </w:tc>
        <w:tc>
          <w:tcPr>
            <w:tcW w:w="243" w:type="pct"/>
            <w:shd w:val="clear" w:color="auto" w:fill="auto"/>
            <w:noWrap/>
            <w:vAlign w:val="bottom"/>
            <w:hideMark/>
          </w:tcPr>
          <w:p w14:paraId="310F5B02" w14:textId="77777777" w:rsidR="00F07BCC" w:rsidRPr="00526FA3" w:rsidRDefault="00F07BCC" w:rsidP="00B32FBA">
            <w:pPr>
              <w:spacing w:after="0" w:line="240" w:lineRule="auto"/>
              <w:jc w:val="center"/>
              <w:rPr>
                <w:ins w:id="4433" w:author="Kopp, Darin" w:date="2025-02-20T15:34:00Z"/>
                <w:rFonts w:ascii="Calibri" w:eastAsia="Times New Roman" w:hAnsi="Calibri" w:cs="Calibri"/>
                <w:color w:val="000000"/>
                <w:sz w:val="18"/>
                <w:szCs w:val="18"/>
              </w:rPr>
            </w:pPr>
            <w:ins w:id="4434" w:author="Kopp, Darin" w:date="2025-02-20T15:34:00Z">
              <w:r w:rsidRPr="00526FA3">
                <w:rPr>
                  <w:rFonts w:ascii="Aptos Narrow" w:hAnsi="Aptos Narrow"/>
                  <w:color w:val="000000"/>
                  <w:sz w:val="18"/>
                  <w:szCs w:val="18"/>
                </w:rPr>
                <w:t>0.02</w:t>
              </w:r>
            </w:ins>
          </w:p>
        </w:tc>
        <w:tc>
          <w:tcPr>
            <w:tcW w:w="242" w:type="pct"/>
            <w:shd w:val="clear" w:color="auto" w:fill="auto"/>
            <w:noWrap/>
            <w:vAlign w:val="bottom"/>
            <w:hideMark/>
          </w:tcPr>
          <w:p w14:paraId="35231CD7" w14:textId="77777777" w:rsidR="00F07BCC" w:rsidRPr="00526FA3" w:rsidRDefault="00F07BCC" w:rsidP="00B32FBA">
            <w:pPr>
              <w:spacing w:after="0" w:line="240" w:lineRule="auto"/>
              <w:jc w:val="center"/>
              <w:rPr>
                <w:ins w:id="4435" w:author="Kopp, Darin" w:date="2025-02-20T15:34:00Z"/>
                <w:rFonts w:ascii="Calibri" w:eastAsia="Times New Roman" w:hAnsi="Calibri" w:cs="Calibri"/>
                <w:color w:val="000000"/>
                <w:sz w:val="18"/>
                <w:szCs w:val="18"/>
              </w:rPr>
            </w:pPr>
            <w:ins w:id="4436" w:author="Kopp, Darin" w:date="2025-02-20T15:34:00Z">
              <w:r w:rsidRPr="00526FA3">
                <w:rPr>
                  <w:rFonts w:ascii="Aptos Narrow" w:hAnsi="Aptos Narrow"/>
                  <w:color w:val="000000"/>
                  <w:sz w:val="18"/>
                  <w:szCs w:val="18"/>
                </w:rPr>
                <w:t>0.16</w:t>
              </w:r>
            </w:ins>
          </w:p>
        </w:tc>
        <w:tc>
          <w:tcPr>
            <w:tcW w:w="243" w:type="pct"/>
            <w:shd w:val="clear" w:color="auto" w:fill="auto"/>
            <w:noWrap/>
            <w:vAlign w:val="bottom"/>
            <w:hideMark/>
          </w:tcPr>
          <w:p w14:paraId="1F163807" w14:textId="77777777" w:rsidR="00F07BCC" w:rsidRPr="00526FA3" w:rsidRDefault="00F07BCC" w:rsidP="00B32FBA">
            <w:pPr>
              <w:spacing w:after="0" w:line="240" w:lineRule="auto"/>
              <w:jc w:val="center"/>
              <w:rPr>
                <w:ins w:id="4437" w:author="Kopp, Darin" w:date="2025-02-20T15:34:00Z"/>
                <w:rFonts w:ascii="Calibri" w:eastAsia="Times New Roman" w:hAnsi="Calibri" w:cs="Calibri"/>
                <w:color w:val="000000"/>
                <w:sz w:val="18"/>
                <w:szCs w:val="18"/>
              </w:rPr>
            </w:pPr>
            <w:ins w:id="4438" w:author="Kopp, Darin" w:date="2025-02-20T15:34:00Z">
              <w:r w:rsidRPr="00526FA3">
                <w:rPr>
                  <w:rFonts w:ascii="Aptos Narrow" w:hAnsi="Aptos Narrow"/>
                  <w:color w:val="000000"/>
                  <w:sz w:val="18"/>
                  <w:szCs w:val="18"/>
                </w:rPr>
                <w:t>0.09</w:t>
              </w:r>
            </w:ins>
          </w:p>
        </w:tc>
        <w:tc>
          <w:tcPr>
            <w:tcW w:w="242" w:type="pct"/>
            <w:shd w:val="clear" w:color="auto" w:fill="auto"/>
            <w:noWrap/>
            <w:vAlign w:val="bottom"/>
            <w:hideMark/>
          </w:tcPr>
          <w:p w14:paraId="327028CE" w14:textId="77777777" w:rsidR="00F07BCC" w:rsidRPr="00526FA3" w:rsidRDefault="00F07BCC" w:rsidP="00B32FBA">
            <w:pPr>
              <w:spacing w:after="0" w:line="240" w:lineRule="auto"/>
              <w:jc w:val="center"/>
              <w:rPr>
                <w:ins w:id="4439" w:author="Kopp, Darin" w:date="2025-02-20T15:34:00Z"/>
                <w:rFonts w:ascii="Calibri" w:eastAsia="Times New Roman" w:hAnsi="Calibri" w:cs="Calibri"/>
                <w:color w:val="000000"/>
                <w:sz w:val="18"/>
                <w:szCs w:val="18"/>
              </w:rPr>
            </w:pPr>
            <w:ins w:id="4440" w:author="Kopp, Darin" w:date="2025-02-20T15:34:00Z">
              <w:r w:rsidRPr="00526FA3">
                <w:rPr>
                  <w:rFonts w:ascii="Aptos Narrow" w:hAnsi="Aptos Narrow"/>
                  <w:color w:val="000000"/>
                  <w:sz w:val="18"/>
                  <w:szCs w:val="18"/>
                </w:rPr>
                <w:t>0.05</w:t>
              </w:r>
            </w:ins>
          </w:p>
        </w:tc>
        <w:tc>
          <w:tcPr>
            <w:tcW w:w="243" w:type="pct"/>
            <w:shd w:val="clear" w:color="auto" w:fill="auto"/>
            <w:noWrap/>
            <w:vAlign w:val="bottom"/>
            <w:hideMark/>
          </w:tcPr>
          <w:p w14:paraId="13DA2C86" w14:textId="77777777" w:rsidR="00F07BCC" w:rsidRPr="00526FA3" w:rsidRDefault="00F07BCC" w:rsidP="00B32FBA">
            <w:pPr>
              <w:spacing w:after="0" w:line="240" w:lineRule="auto"/>
              <w:jc w:val="center"/>
              <w:rPr>
                <w:ins w:id="4441" w:author="Kopp, Darin" w:date="2025-02-20T15:34:00Z"/>
                <w:rFonts w:ascii="Calibri" w:eastAsia="Times New Roman" w:hAnsi="Calibri" w:cs="Calibri"/>
                <w:color w:val="000000"/>
                <w:sz w:val="18"/>
                <w:szCs w:val="18"/>
              </w:rPr>
            </w:pPr>
            <w:ins w:id="4442" w:author="Kopp, Darin" w:date="2025-02-20T15:34:00Z">
              <w:r w:rsidRPr="00526FA3">
                <w:rPr>
                  <w:rFonts w:ascii="Aptos Narrow" w:hAnsi="Aptos Narrow"/>
                  <w:color w:val="000000"/>
                  <w:sz w:val="18"/>
                  <w:szCs w:val="18"/>
                </w:rPr>
                <w:t>0.06</w:t>
              </w:r>
            </w:ins>
          </w:p>
        </w:tc>
        <w:tc>
          <w:tcPr>
            <w:tcW w:w="242" w:type="pct"/>
            <w:shd w:val="clear" w:color="auto" w:fill="auto"/>
            <w:noWrap/>
            <w:vAlign w:val="bottom"/>
            <w:hideMark/>
          </w:tcPr>
          <w:p w14:paraId="33EAC14F" w14:textId="77777777" w:rsidR="00F07BCC" w:rsidRPr="00526FA3" w:rsidRDefault="00F07BCC" w:rsidP="00B32FBA">
            <w:pPr>
              <w:spacing w:after="0" w:line="240" w:lineRule="auto"/>
              <w:jc w:val="center"/>
              <w:rPr>
                <w:ins w:id="4443" w:author="Kopp, Darin" w:date="2025-02-20T15:34:00Z"/>
                <w:rFonts w:ascii="Calibri" w:eastAsia="Times New Roman" w:hAnsi="Calibri" w:cs="Calibri"/>
                <w:color w:val="000000"/>
                <w:sz w:val="18"/>
                <w:szCs w:val="18"/>
              </w:rPr>
            </w:pPr>
            <w:ins w:id="4444" w:author="Kopp, Darin" w:date="2025-02-20T15:34:00Z">
              <w:r w:rsidRPr="00526FA3">
                <w:rPr>
                  <w:rFonts w:ascii="Aptos Narrow" w:hAnsi="Aptos Narrow"/>
                  <w:color w:val="000000"/>
                  <w:sz w:val="18"/>
                  <w:szCs w:val="18"/>
                </w:rPr>
                <w:t>0.23</w:t>
              </w:r>
            </w:ins>
          </w:p>
        </w:tc>
        <w:tc>
          <w:tcPr>
            <w:tcW w:w="243" w:type="pct"/>
            <w:shd w:val="clear" w:color="auto" w:fill="auto"/>
            <w:noWrap/>
            <w:vAlign w:val="bottom"/>
            <w:hideMark/>
          </w:tcPr>
          <w:p w14:paraId="5006C91E" w14:textId="77777777" w:rsidR="00F07BCC" w:rsidRPr="00526FA3" w:rsidRDefault="00F07BCC" w:rsidP="00B32FBA">
            <w:pPr>
              <w:spacing w:after="0" w:line="240" w:lineRule="auto"/>
              <w:jc w:val="center"/>
              <w:rPr>
                <w:ins w:id="4445" w:author="Kopp, Darin" w:date="2025-02-20T15:34:00Z"/>
                <w:rFonts w:ascii="Calibri" w:eastAsia="Times New Roman" w:hAnsi="Calibri" w:cs="Calibri"/>
                <w:color w:val="000000"/>
                <w:sz w:val="18"/>
                <w:szCs w:val="18"/>
              </w:rPr>
            </w:pPr>
            <w:ins w:id="4446" w:author="Kopp, Darin" w:date="2025-02-20T15:34:00Z">
              <w:r w:rsidRPr="00526FA3">
                <w:rPr>
                  <w:rFonts w:ascii="Aptos Narrow" w:hAnsi="Aptos Narrow"/>
                  <w:color w:val="000000"/>
                  <w:sz w:val="18"/>
                  <w:szCs w:val="18"/>
                </w:rPr>
                <w:t>0.35</w:t>
              </w:r>
            </w:ins>
          </w:p>
        </w:tc>
        <w:tc>
          <w:tcPr>
            <w:tcW w:w="242" w:type="pct"/>
            <w:shd w:val="clear" w:color="auto" w:fill="auto"/>
            <w:noWrap/>
            <w:vAlign w:val="bottom"/>
            <w:hideMark/>
          </w:tcPr>
          <w:p w14:paraId="2F5E6070" w14:textId="77777777" w:rsidR="00F07BCC" w:rsidRPr="00526FA3" w:rsidRDefault="00F07BCC" w:rsidP="00B32FBA">
            <w:pPr>
              <w:spacing w:after="0" w:line="240" w:lineRule="auto"/>
              <w:jc w:val="center"/>
              <w:rPr>
                <w:ins w:id="4447" w:author="Kopp, Darin" w:date="2025-02-20T15:34:00Z"/>
                <w:rFonts w:ascii="Calibri" w:eastAsia="Times New Roman" w:hAnsi="Calibri" w:cs="Calibri"/>
                <w:color w:val="000000"/>
                <w:sz w:val="18"/>
                <w:szCs w:val="18"/>
              </w:rPr>
            </w:pPr>
            <w:ins w:id="4448" w:author="Kopp, Darin" w:date="2025-02-20T15:34:00Z">
              <w:r w:rsidRPr="00526FA3">
                <w:rPr>
                  <w:rFonts w:ascii="Aptos Narrow" w:hAnsi="Aptos Narrow"/>
                  <w:color w:val="000000"/>
                  <w:sz w:val="18"/>
                  <w:szCs w:val="18"/>
                </w:rPr>
                <w:t>0.1</w:t>
              </w:r>
            </w:ins>
          </w:p>
        </w:tc>
        <w:tc>
          <w:tcPr>
            <w:tcW w:w="243" w:type="pct"/>
            <w:shd w:val="clear" w:color="auto" w:fill="auto"/>
            <w:noWrap/>
            <w:vAlign w:val="bottom"/>
            <w:hideMark/>
          </w:tcPr>
          <w:p w14:paraId="52A668AD" w14:textId="77777777" w:rsidR="00F07BCC" w:rsidRPr="00526FA3" w:rsidRDefault="00F07BCC" w:rsidP="00B32FBA">
            <w:pPr>
              <w:spacing w:after="0" w:line="240" w:lineRule="auto"/>
              <w:jc w:val="center"/>
              <w:rPr>
                <w:ins w:id="4449" w:author="Kopp, Darin" w:date="2025-02-20T15:34:00Z"/>
                <w:rFonts w:ascii="Calibri" w:eastAsia="Times New Roman" w:hAnsi="Calibri" w:cs="Calibri"/>
                <w:color w:val="000000"/>
                <w:sz w:val="18"/>
                <w:szCs w:val="18"/>
              </w:rPr>
            </w:pPr>
            <w:ins w:id="4450" w:author="Kopp, Darin" w:date="2025-02-20T15:34:00Z">
              <w:r w:rsidRPr="00526FA3">
                <w:rPr>
                  <w:rFonts w:ascii="Aptos Narrow" w:hAnsi="Aptos Narrow"/>
                  <w:color w:val="000000"/>
                  <w:sz w:val="18"/>
                  <w:szCs w:val="18"/>
                </w:rPr>
                <w:t>0.04</w:t>
              </w:r>
            </w:ins>
          </w:p>
        </w:tc>
        <w:tc>
          <w:tcPr>
            <w:tcW w:w="242" w:type="pct"/>
            <w:shd w:val="clear" w:color="auto" w:fill="auto"/>
            <w:noWrap/>
            <w:vAlign w:val="bottom"/>
            <w:hideMark/>
          </w:tcPr>
          <w:p w14:paraId="550A9355" w14:textId="77777777" w:rsidR="00F07BCC" w:rsidRPr="00526FA3" w:rsidRDefault="00F07BCC" w:rsidP="00B32FBA">
            <w:pPr>
              <w:spacing w:after="0" w:line="240" w:lineRule="auto"/>
              <w:jc w:val="center"/>
              <w:rPr>
                <w:ins w:id="4451" w:author="Kopp, Darin" w:date="2025-02-20T15:34:00Z"/>
                <w:rFonts w:ascii="Calibri" w:eastAsia="Times New Roman" w:hAnsi="Calibri" w:cs="Calibri"/>
                <w:color w:val="000000"/>
                <w:sz w:val="18"/>
                <w:szCs w:val="18"/>
              </w:rPr>
            </w:pPr>
            <w:ins w:id="4452" w:author="Kopp, Darin" w:date="2025-02-20T15:34:00Z">
              <w:r w:rsidRPr="00526FA3">
                <w:rPr>
                  <w:rFonts w:ascii="Aptos Narrow" w:hAnsi="Aptos Narrow"/>
                  <w:color w:val="000000"/>
                  <w:sz w:val="18"/>
                  <w:szCs w:val="18"/>
                </w:rPr>
                <w:t>0.04</w:t>
              </w:r>
            </w:ins>
          </w:p>
        </w:tc>
        <w:tc>
          <w:tcPr>
            <w:tcW w:w="243" w:type="pct"/>
            <w:shd w:val="clear" w:color="auto" w:fill="auto"/>
            <w:noWrap/>
            <w:vAlign w:val="bottom"/>
            <w:hideMark/>
          </w:tcPr>
          <w:p w14:paraId="11C2FF98" w14:textId="77777777" w:rsidR="00F07BCC" w:rsidRPr="00526FA3" w:rsidRDefault="00F07BCC" w:rsidP="00B32FBA">
            <w:pPr>
              <w:spacing w:after="0" w:line="240" w:lineRule="auto"/>
              <w:jc w:val="center"/>
              <w:rPr>
                <w:ins w:id="4453" w:author="Kopp, Darin" w:date="2025-02-20T15:34:00Z"/>
                <w:rFonts w:ascii="Calibri" w:eastAsia="Times New Roman" w:hAnsi="Calibri" w:cs="Calibri"/>
                <w:color w:val="000000"/>
                <w:sz w:val="18"/>
                <w:szCs w:val="18"/>
              </w:rPr>
            </w:pPr>
            <w:ins w:id="4454" w:author="Kopp, Darin" w:date="2025-02-20T15:34:00Z">
              <w:r w:rsidRPr="00526FA3">
                <w:rPr>
                  <w:rFonts w:ascii="Aptos Narrow" w:hAnsi="Aptos Narrow"/>
                  <w:color w:val="000000"/>
                  <w:sz w:val="18"/>
                  <w:szCs w:val="18"/>
                </w:rPr>
                <w:t>0.03</w:t>
              </w:r>
            </w:ins>
          </w:p>
        </w:tc>
        <w:tc>
          <w:tcPr>
            <w:tcW w:w="242" w:type="pct"/>
            <w:shd w:val="clear" w:color="auto" w:fill="auto"/>
            <w:noWrap/>
            <w:vAlign w:val="bottom"/>
            <w:hideMark/>
          </w:tcPr>
          <w:p w14:paraId="00D42A49" w14:textId="77777777" w:rsidR="00F07BCC" w:rsidRPr="00526FA3" w:rsidRDefault="00F07BCC" w:rsidP="00B32FBA">
            <w:pPr>
              <w:spacing w:after="0" w:line="240" w:lineRule="auto"/>
              <w:jc w:val="center"/>
              <w:rPr>
                <w:ins w:id="4455" w:author="Kopp, Darin" w:date="2025-02-20T15:34:00Z"/>
                <w:rFonts w:ascii="Calibri" w:eastAsia="Times New Roman" w:hAnsi="Calibri" w:cs="Calibri"/>
                <w:color w:val="000000"/>
                <w:sz w:val="18"/>
                <w:szCs w:val="18"/>
              </w:rPr>
            </w:pPr>
            <w:ins w:id="4456" w:author="Kopp, Darin" w:date="2025-02-20T15:34:00Z">
              <w:r w:rsidRPr="00526FA3">
                <w:rPr>
                  <w:rFonts w:ascii="Aptos Narrow" w:hAnsi="Aptos Narrow"/>
                  <w:color w:val="000000"/>
                  <w:sz w:val="18"/>
                  <w:szCs w:val="18"/>
                </w:rPr>
                <w:t>0.05</w:t>
              </w:r>
            </w:ins>
          </w:p>
        </w:tc>
        <w:tc>
          <w:tcPr>
            <w:tcW w:w="239" w:type="pct"/>
            <w:shd w:val="clear" w:color="auto" w:fill="auto"/>
            <w:noWrap/>
            <w:vAlign w:val="bottom"/>
            <w:hideMark/>
          </w:tcPr>
          <w:p w14:paraId="6666F19B" w14:textId="77777777" w:rsidR="00F07BCC" w:rsidRPr="00526FA3" w:rsidRDefault="00F07BCC" w:rsidP="00B32FBA">
            <w:pPr>
              <w:spacing w:after="0" w:line="240" w:lineRule="auto"/>
              <w:jc w:val="center"/>
              <w:rPr>
                <w:ins w:id="4457" w:author="Kopp, Darin" w:date="2025-02-20T15:34:00Z"/>
                <w:rFonts w:ascii="Calibri" w:eastAsia="Times New Roman" w:hAnsi="Calibri" w:cs="Calibri"/>
                <w:color w:val="000000"/>
                <w:sz w:val="18"/>
                <w:szCs w:val="18"/>
              </w:rPr>
            </w:pPr>
            <w:ins w:id="4458" w:author="Kopp, Darin" w:date="2025-02-20T15:34:00Z">
              <w:r w:rsidRPr="00526FA3">
                <w:rPr>
                  <w:rFonts w:ascii="Aptos Narrow" w:hAnsi="Aptos Narrow"/>
                  <w:color w:val="000000"/>
                  <w:sz w:val="18"/>
                  <w:szCs w:val="18"/>
                </w:rPr>
                <w:t>0.04</w:t>
              </w:r>
            </w:ins>
          </w:p>
        </w:tc>
      </w:tr>
      <w:tr w:rsidR="00F07BCC" w:rsidRPr="00B628B2" w14:paraId="1F32A742" w14:textId="77777777" w:rsidTr="00B32FBA">
        <w:trPr>
          <w:trHeight w:val="300"/>
          <w:ins w:id="4459" w:author="Kopp, Darin" w:date="2025-02-20T15:34:00Z"/>
        </w:trPr>
        <w:tc>
          <w:tcPr>
            <w:tcW w:w="639" w:type="pct"/>
            <w:shd w:val="clear" w:color="auto" w:fill="auto"/>
            <w:noWrap/>
            <w:vAlign w:val="center"/>
            <w:hideMark/>
          </w:tcPr>
          <w:p w14:paraId="0D4F8D9C" w14:textId="77777777" w:rsidR="00F07BCC" w:rsidRPr="00B628B2" w:rsidRDefault="00F07BCC" w:rsidP="00B32FBA">
            <w:pPr>
              <w:spacing w:after="0" w:line="240" w:lineRule="auto"/>
              <w:rPr>
                <w:ins w:id="4460" w:author="Kopp, Darin" w:date="2025-02-20T15:34:00Z"/>
                <w:rFonts w:ascii="Calibri" w:eastAsia="Times New Roman" w:hAnsi="Calibri" w:cs="Calibri"/>
                <w:color w:val="000000"/>
                <w:sz w:val="16"/>
                <w:szCs w:val="16"/>
              </w:rPr>
            </w:pPr>
            <w:ins w:id="4461" w:author="Kopp, Darin" w:date="2025-02-20T15:34:00Z">
              <w:r>
                <w:rPr>
                  <w:rFonts w:ascii="Calibri" w:eastAsia="Times New Roman" w:hAnsi="Calibri" w:cs="Calibri"/>
                  <w:color w:val="000000"/>
                  <w:sz w:val="16"/>
                  <w:szCs w:val="16"/>
                </w:rPr>
                <w:t xml:space="preserve">     </w:t>
              </w:r>
              <w:r w:rsidRPr="00B628B2">
                <w:rPr>
                  <w:rFonts w:ascii="Calibri" w:eastAsia="Times New Roman" w:hAnsi="Calibri" w:cs="Calibri"/>
                  <w:color w:val="000000"/>
                  <w:sz w:val="16"/>
                  <w:szCs w:val="16"/>
                </w:rPr>
                <w:t>MOLLUSCA</w:t>
              </w:r>
            </w:ins>
          </w:p>
        </w:tc>
        <w:tc>
          <w:tcPr>
            <w:tcW w:w="242" w:type="pct"/>
            <w:shd w:val="clear" w:color="auto" w:fill="auto"/>
            <w:noWrap/>
            <w:vAlign w:val="bottom"/>
            <w:hideMark/>
          </w:tcPr>
          <w:p w14:paraId="3FF84D39" w14:textId="77777777" w:rsidR="00F07BCC" w:rsidRPr="00526FA3" w:rsidRDefault="00F07BCC" w:rsidP="00B32FBA">
            <w:pPr>
              <w:spacing w:after="0" w:line="240" w:lineRule="auto"/>
              <w:jc w:val="center"/>
              <w:rPr>
                <w:ins w:id="4462" w:author="Kopp, Darin" w:date="2025-02-20T15:34:00Z"/>
                <w:rFonts w:ascii="Calibri" w:eastAsia="Times New Roman" w:hAnsi="Calibri" w:cs="Calibri"/>
                <w:color w:val="000000"/>
                <w:sz w:val="18"/>
                <w:szCs w:val="18"/>
              </w:rPr>
            </w:pPr>
            <w:ins w:id="4463" w:author="Kopp, Darin" w:date="2025-02-20T15:34:00Z">
              <w:r w:rsidRPr="00526FA3">
                <w:rPr>
                  <w:rFonts w:ascii="Aptos Narrow" w:hAnsi="Aptos Narrow"/>
                  <w:color w:val="000000"/>
                  <w:sz w:val="18"/>
                  <w:szCs w:val="18"/>
                </w:rPr>
                <w:t>0.08</w:t>
              </w:r>
            </w:ins>
          </w:p>
        </w:tc>
        <w:tc>
          <w:tcPr>
            <w:tcW w:w="243" w:type="pct"/>
            <w:shd w:val="clear" w:color="auto" w:fill="auto"/>
            <w:noWrap/>
            <w:vAlign w:val="bottom"/>
            <w:hideMark/>
          </w:tcPr>
          <w:p w14:paraId="33B75C59" w14:textId="77777777" w:rsidR="00F07BCC" w:rsidRPr="00526FA3" w:rsidRDefault="00F07BCC" w:rsidP="00B32FBA">
            <w:pPr>
              <w:spacing w:after="0" w:line="240" w:lineRule="auto"/>
              <w:jc w:val="center"/>
              <w:rPr>
                <w:ins w:id="4464" w:author="Kopp, Darin" w:date="2025-02-20T15:34:00Z"/>
                <w:rFonts w:ascii="Calibri" w:eastAsia="Times New Roman" w:hAnsi="Calibri" w:cs="Calibri"/>
                <w:color w:val="000000"/>
                <w:sz w:val="18"/>
                <w:szCs w:val="18"/>
              </w:rPr>
            </w:pPr>
            <w:ins w:id="4465" w:author="Kopp, Darin" w:date="2025-02-20T15:34:00Z">
              <w:r w:rsidRPr="00526FA3">
                <w:rPr>
                  <w:rFonts w:ascii="Aptos Narrow" w:hAnsi="Aptos Narrow"/>
                  <w:color w:val="000000"/>
                  <w:sz w:val="18"/>
                  <w:szCs w:val="18"/>
                </w:rPr>
                <w:t>0.11</w:t>
              </w:r>
            </w:ins>
          </w:p>
        </w:tc>
        <w:tc>
          <w:tcPr>
            <w:tcW w:w="242" w:type="pct"/>
            <w:shd w:val="clear" w:color="auto" w:fill="auto"/>
            <w:noWrap/>
            <w:vAlign w:val="bottom"/>
            <w:hideMark/>
          </w:tcPr>
          <w:p w14:paraId="1C5E979A" w14:textId="77777777" w:rsidR="00F07BCC" w:rsidRPr="00526FA3" w:rsidRDefault="00F07BCC" w:rsidP="00B32FBA">
            <w:pPr>
              <w:spacing w:after="0" w:line="240" w:lineRule="auto"/>
              <w:jc w:val="center"/>
              <w:rPr>
                <w:ins w:id="4466" w:author="Kopp, Darin" w:date="2025-02-20T15:34:00Z"/>
                <w:rFonts w:ascii="Calibri" w:eastAsia="Times New Roman" w:hAnsi="Calibri" w:cs="Calibri"/>
                <w:color w:val="000000"/>
                <w:sz w:val="18"/>
                <w:szCs w:val="18"/>
              </w:rPr>
            </w:pPr>
            <w:ins w:id="4467" w:author="Kopp, Darin" w:date="2025-02-20T15:34:00Z">
              <w:r w:rsidRPr="00526FA3">
                <w:rPr>
                  <w:rFonts w:ascii="Aptos Narrow" w:hAnsi="Aptos Narrow"/>
                  <w:color w:val="000000"/>
                  <w:sz w:val="18"/>
                  <w:szCs w:val="18"/>
                </w:rPr>
                <w:t>0.03</w:t>
              </w:r>
            </w:ins>
          </w:p>
        </w:tc>
        <w:tc>
          <w:tcPr>
            <w:tcW w:w="243" w:type="pct"/>
            <w:shd w:val="clear" w:color="auto" w:fill="auto"/>
            <w:noWrap/>
            <w:vAlign w:val="bottom"/>
            <w:hideMark/>
          </w:tcPr>
          <w:p w14:paraId="73EABD8B" w14:textId="77777777" w:rsidR="00F07BCC" w:rsidRPr="00526FA3" w:rsidRDefault="00F07BCC" w:rsidP="00B32FBA">
            <w:pPr>
              <w:spacing w:after="0" w:line="240" w:lineRule="auto"/>
              <w:jc w:val="center"/>
              <w:rPr>
                <w:ins w:id="4468" w:author="Kopp, Darin" w:date="2025-02-20T15:34:00Z"/>
                <w:rFonts w:ascii="Calibri" w:eastAsia="Times New Roman" w:hAnsi="Calibri" w:cs="Calibri"/>
                <w:color w:val="000000"/>
                <w:sz w:val="18"/>
                <w:szCs w:val="18"/>
              </w:rPr>
            </w:pPr>
            <w:ins w:id="4469" w:author="Kopp, Darin" w:date="2025-02-20T15:34:00Z">
              <w:r w:rsidRPr="00526FA3">
                <w:rPr>
                  <w:rFonts w:ascii="Aptos Narrow" w:hAnsi="Aptos Narrow"/>
                  <w:color w:val="000000"/>
                  <w:sz w:val="18"/>
                  <w:szCs w:val="18"/>
                </w:rPr>
                <w:t>0.28</w:t>
              </w:r>
            </w:ins>
          </w:p>
        </w:tc>
        <w:tc>
          <w:tcPr>
            <w:tcW w:w="242" w:type="pct"/>
            <w:shd w:val="clear" w:color="auto" w:fill="auto"/>
            <w:noWrap/>
            <w:vAlign w:val="bottom"/>
            <w:hideMark/>
          </w:tcPr>
          <w:p w14:paraId="0F766C18" w14:textId="77777777" w:rsidR="00F07BCC" w:rsidRPr="00526FA3" w:rsidRDefault="00F07BCC" w:rsidP="00B32FBA">
            <w:pPr>
              <w:spacing w:after="0" w:line="240" w:lineRule="auto"/>
              <w:jc w:val="center"/>
              <w:rPr>
                <w:ins w:id="4470" w:author="Kopp, Darin" w:date="2025-02-20T15:34:00Z"/>
                <w:rFonts w:ascii="Calibri" w:eastAsia="Times New Roman" w:hAnsi="Calibri" w:cs="Calibri"/>
                <w:color w:val="000000"/>
                <w:sz w:val="18"/>
                <w:szCs w:val="18"/>
              </w:rPr>
            </w:pPr>
            <w:ins w:id="4471" w:author="Kopp, Darin" w:date="2025-02-20T15:34:00Z">
              <w:r w:rsidRPr="00526FA3">
                <w:rPr>
                  <w:rFonts w:ascii="Aptos Narrow" w:hAnsi="Aptos Narrow"/>
                  <w:color w:val="000000"/>
                  <w:sz w:val="18"/>
                  <w:szCs w:val="18"/>
                </w:rPr>
                <w:t>0.02</w:t>
              </w:r>
            </w:ins>
          </w:p>
        </w:tc>
        <w:tc>
          <w:tcPr>
            <w:tcW w:w="243" w:type="pct"/>
            <w:shd w:val="clear" w:color="auto" w:fill="auto"/>
            <w:noWrap/>
            <w:vAlign w:val="bottom"/>
            <w:hideMark/>
          </w:tcPr>
          <w:p w14:paraId="4D1D8C17" w14:textId="77777777" w:rsidR="00F07BCC" w:rsidRPr="00526FA3" w:rsidRDefault="00F07BCC" w:rsidP="00B32FBA">
            <w:pPr>
              <w:spacing w:after="0" w:line="240" w:lineRule="auto"/>
              <w:jc w:val="center"/>
              <w:rPr>
                <w:ins w:id="4472" w:author="Kopp, Darin" w:date="2025-02-20T15:34:00Z"/>
                <w:rFonts w:ascii="Calibri" w:eastAsia="Times New Roman" w:hAnsi="Calibri" w:cs="Calibri"/>
                <w:color w:val="000000"/>
                <w:sz w:val="18"/>
                <w:szCs w:val="18"/>
              </w:rPr>
            </w:pPr>
            <w:ins w:id="4473" w:author="Kopp, Darin" w:date="2025-02-20T15:34:00Z">
              <w:r w:rsidRPr="00526FA3">
                <w:rPr>
                  <w:rFonts w:ascii="Aptos Narrow" w:hAnsi="Aptos Narrow"/>
                  <w:color w:val="000000"/>
                  <w:sz w:val="18"/>
                  <w:szCs w:val="18"/>
                </w:rPr>
                <w:t>0.3</w:t>
              </w:r>
            </w:ins>
          </w:p>
        </w:tc>
        <w:tc>
          <w:tcPr>
            <w:tcW w:w="242" w:type="pct"/>
            <w:shd w:val="clear" w:color="auto" w:fill="auto"/>
            <w:noWrap/>
            <w:vAlign w:val="bottom"/>
            <w:hideMark/>
          </w:tcPr>
          <w:p w14:paraId="0194311D" w14:textId="77777777" w:rsidR="00F07BCC" w:rsidRPr="00526FA3" w:rsidRDefault="00F07BCC" w:rsidP="00B32FBA">
            <w:pPr>
              <w:spacing w:after="0" w:line="240" w:lineRule="auto"/>
              <w:jc w:val="center"/>
              <w:rPr>
                <w:ins w:id="4474" w:author="Kopp, Darin" w:date="2025-02-20T15:34:00Z"/>
                <w:rFonts w:ascii="Calibri" w:eastAsia="Times New Roman" w:hAnsi="Calibri" w:cs="Calibri"/>
                <w:color w:val="000000"/>
                <w:sz w:val="18"/>
                <w:szCs w:val="18"/>
              </w:rPr>
            </w:pPr>
            <w:ins w:id="4475" w:author="Kopp, Darin" w:date="2025-02-20T15:34:00Z">
              <w:r w:rsidRPr="00526FA3">
                <w:rPr>
                  <w:rFonts w:ascii="Aptos Narrow" w:hAnsi="Aptos Narrow"/>
                  <w:color w:val="000000"/>
                  <w:sz w:val="18"/>
                  <w:szCs w:val="18"/>
                </w:rPr>
                <w:t>0.1</w:t>
              </w:r>
            </w:ins>
          </w:p>
        </w:tc>
        <w:tc>
          <w:tcPr>
            <w:tcW w:w="243" w:type="pct"/>
            <w:shd w:val="clear" w:color="auto" w:fill="auto"/>
            <w:noWrap/>
            <w:vAlign w:val="bottom"/>
            <w:hideMark/>
          </w:tcPr>
          <w:p w14:paraId="2D2CE873" w14:textId="77777777" w:rsidR="00F07BCC" w:rsidRPr="00526FA3" w:rsidRDefault="00F07BCC" w:rsidP="00B32FBA">
            <w:pPr>
              <w:spacing w:after="0" w:line="240" w:lineRule="auto"/>
              <w:jc w:val="center"/>
              <w:rPr>
                <w:ins w:id="4476" w:author="Kopp, Darin" w:date="2025-02-20T15:34:00Z"/>
                <w:rFonts w:ascii="Calibri" w:eastAsia="Times New Roman" w:hAnsi="Calibri" w:cs="Calibri"/>
                <w:color w:val="000000"/>
                <w:sz w:val="18"/>
                <w:szCs w:val="18"/>
              </w:rPr>
            </w:pPr>
            <w:ins w:id="4477" w:author="Kopp, Darin" w:date="2025-02-20T15:34:00Z">
              <w:r w:rsidRPr="00526FA3">
                <w:rPr>
                  <w:rFonts w:ascii="Aptos Narrow" w:hAnsi="Aptos Narrow"/>
                  <w:color w:val="000000"/>
                  <w:sz w:val="18"/>
                  <w:szCs w:val="18"/>
                </w:rPr>
                <w:t>0.15</w:t>
              </w:r>
            </w:ins>
          </w:p>
        </w:tc>
        <w:tc>
          <w:tcPr>
            <w:tcW w:w="242" w:type="pct"/>
            <w:shd w:val="clear" w:color="auto" w:fill="auto"/>
            <w:noWrap/>
            <w:vAlign w:val="bottom"/>
            <w:hideMark/>
          </w:tcPr>
          <w:p w14:paraId="2EDE3F20" w14:textId="77777777" w:rsidR="00F07BCC" w:rsidRPr="00526FA3" w:rsidRDefault="00F07BCC" w:rsidP="00B32FBA">
            <w:pPr>
              <w:spacing w:after="0" w:line="240" w:lineRule="auto"/>
              <w:jc w:val="center"/>
              <w:rPr>
                <w:ins w:id="4478" w:author="Kopp, Darin" w:date="2025-02-20T15:34:00Z"/>
                <w:rFonts w:ascii="Calibri" w:eastAsia="Times New Roman" w:hAnsi="Calibri" w:cs="Calibri"/>
                <w:color w:val="000000"/>
                <w:sz w:val="18"/>
                <w:szCs w:val="18"/>
              </w:rPr>
            </w:pPr>
            <w:ins w:id="4479" w:author="Kopp, Darin" w:date="2025-02-20T15:34:00Z">
              <w:r w:rsidRPr="00526FA3">
                <w:rPr>
                  <w:rFonts w:ascii="Aptos Narrow" w:hAnsi="Aptos Narrow"/>
                  <w:color w:val="000000"/>
                  <w:sz w:val="18"/>
                  <w:szCs w:val="18"/>
                </w:rPr>
                <w:t>0.09</w:t>
              </w:r>
            </w:ins>
          </w:p>
        </w:tc>
        <w:tc>
          <w:tcPr>
            <w:tcW w:w="243" w:type="pct"/>
            <w:shd w:val="clear" w:color="auto" w:fill="auto"/>
            <w:noWrap/>
            <w:vAlign w:val="bottom"/>
            <w:hideMark/>
          </w:tcPr>
          <w:p w14:paraId="1F286836" w14:textId="77777777" w:rsidR="00F07BCC" w:rsidRPr="00526FA3" w:rsidRDefault="00F07BCC" w:rsidP="00B32FBA">
            <w:pPr>
              <w:spacing w:after="0" w:line="240" w:lineRule="auto"/>
              <w:jc w:val="center"/>
              <w:rPr>
                <w:ins w:id="4480" w:author="Kopp, Darin" w:date="2025-02-20T15:34:00Z"/>
                <w:rFonts w:ascii="Calibri" w:eastAsia="Times New Roman" w:hAnsi="Calibri" w:cs="Calibri"/>
                <w:color w:val="000000"/>
                <w:sz w:val="18"/>
                <w:szCs w:val="18"/>
              </w:rPr>
            </w:pPr>
            <w:ins w:id="4481" w:author="Kopp, Darin" w:date="2025-02-20T15:34:00Z">
              <w:r w:rsidRPr="00526FA3">
                <w:rPr>
                  <w:rFonts w:ascii="Aptos Narrow" w:hAnsi="Aptos Narrow"/>
                  <w:color w:val="000000"/>
                  <w:sz w:val="18"/>
                  <w:szCs w:val="18"/>
                </w:rPr>
                <w:t>0.06</w:t>
              </w:r>
            </w:ins>
          </w:p>
        </w:tc>
        <w:tc>
          <w:tcPr>
            <w:tcW w:w="242" w:type="pct"/>
            <w:shd w:val="clear" w:color="auto" w:fill="auto"/>
            <w:noWrap/>
            <w:vAlign w:val="bottom"/>
            <w:hideMark/>
          </w:tcPr>
          <w:p w14:paraId="6C329693" w14:textId="77777777" w:rsidR="00F07BCC" w:rsidRPr="00526FA3" w:rsidRDefault="00F07BCC" w:rsidP="00B32FBA">
            <w:pPr>
              <w:spacing w:after="0" w:line="240" w:lineRule="auto"/>
              <w:jc w:val="center"/>
              <w:rPr>
                <w:ins w:id="4482" w:author="Kopp, Darin" w:date="2025-02-20T15:34:00Z"/>
                <w:rFonts w:ascii="Calibri" w:eastAsia="Times New Roman" w:hAnsi="Calibri" w:cs="Calibri"/>
                <w:color w:val="000000"/>
                <w:sz w:val="18"/>
                <w:szCs w:val="18"/>
              </w:rPr>
            </w:pPr>
            <w:ins w:id="4483" w:author="Kopp, Darin" w:date="2025-02-20T15:34:00Z">
              <w:r w:rsidRPr="00526FA3">
                <w:rPr>
                  <w:rFonts w:ascii="Aptos Narrow" w:hAnsi="Aptos Narrow"/>
                  <w:color w:val="000000"/>
                  <w:sz w:val="18"/>
                  <w:szCs w:val="18"/>
                </w:rPr>
                <w:t>0.21</w:t>
              </w:r>
            </w:ins>
          </w:p>
        </w:tc>
        <w:tc>
          <w:tcPr>
            <w:tcW w:w="243" w:type="pct"/>
            <w:shd w:val="clear" w:color="auto" w:fill="auto"/>
            <w:noWrap/>
            <w:vAlign w:val="bottom"/>
            <w:hideMark/>
          </w:tcPr>
          <w:p w14:paraId="6BC77B60" w14:textId="77777777" w:rsidR="00F07BCC" w:rsidRPr="00526FA3" w:rsidRDefault="00F07BCC" w:rsidP="00B32FBA">
            <w:pPr>
              <w:spacing w:after="0" w:line="240" w:lineRule="auto"/>
              <w:jc w:val="center"/>
              <w:rPr>
                <w:ins w:id="4484" w:author="Kopp, Darin" w:date="2025-02-20T15:34:00Z"/>
                <w:rFonts w:ascii="Calibri" w:eastAsia="Times New Roman" w:hAnsi="Calibri" w:cs="Calibri"/>
                <w:color w:val="000000"/>
                <w:sz w:val="18"/>
                <w:szCs w:val="18"/>
              </w:rPr>
            </w:pPr>
            <w:ins w:id="4485" w:author="Kopp, Darin" w:date="2025-02-20T15:34:00Z">
              <w:r w:rsidRPr="00526FA3">
                <w:rPr>
                  <w:rFonts w:ascii="Aptos Narrow" w:hAnsi="Aptos Narrow"/>
                  <w:color w:val="000000"/>
                  <w:sz w:val="18"/>
                  <w:szCs w:val="18"/>
                </w:rPr>
                <w:t>0.05</w:t>
              </w:r>
            </w:ins>
          </w:p>
        </w:tc>
        <w:tc>
          <w:tcPr>
            <w:tcW w:w="242" w:type="pct"/>
            <w:shd w:val="clear" w:color="auto" w:fill="auto"/>
            <w:noWrap/>
            <w:vAlign w:val="bottom"/>
            <w:hideMark/>
          </w:tcPr>
          <w:p w14:paraId="5ED4FEBF" w14:textId="77777777" w:rsidR="00F07BCC" w:rsidRPr="00526FA3" w:rsidRDefault="00F07BCC" w:rsidP="00B32FBA">
            <w:pPr>
              <w:spacing w:after="0" w:line="240" w:lineRule="auto"/>
              <w:jc w:val="center"/>
              <w:rPr>
                <w:ins w:id="4486" w:author="Kopp, Darin" w:date="2025-02-20T15:34:00Z"/>
                <w:rFonts w:ascii="Calibri" w:eastAsia="Times New Roman" w:hAnsi="Calibri" w:cs="Calibri"/>
                <w:color w:val="000000"/>
                <w:sz w:val="18"/>
                <w:szCs w:val="18"/>
              </w:rPr>
            </w:pPr>
            <w:ins w:id="4487" w:author="Kopp, Darin" w:date="2025-02-20T15:34:00Z">
              <w:r w:rsidRPr="00526FA3">
                <w:rPr>
                  <w:rFonts w:ascii="Aptos Narrow" w:hAnsi="Aptos Narrow"/>
                  <w:color w:val="000000"/>
                  <w:sz w:val="18"/>
                  <w:szCs w:val="18"/>
                </w:rPr>
                <w:t>0.14</w:t>
              </w:r>
            </w:ins>
          </w:p>
        </w:tc>
        <w:tc>
          <w:tcPr>
            <w:tcW w:w="243" w:type="pct"/>
            <w:shd w:val="clear" w:color="auto" w:fill="auto"/>
            <w:noWrap/>
            <w:vAlign w:val="bottom"/>
            <w:hideMark/>
          </w:tcPr>
          <w:p w14:paraId="2C3DBC61" w14:textId="77777777" w:rsidR="00F07BCC" w:rsidRPr="00526FA3" w:rsidRDefault="00F07BCC" w:rsidP="00B32FBA">
            <w:pPr>
              <w:spacing w:after="0" w:line="240" w:lineRule="auto"/>
              <w:jc w:val="center"/>
              <w:rPr>
                <w:ins w:id="4488" w:author="Kopp, Darin" w:date="2025-02-20T15:34:00Z"/>
                <w:rFonts w:ascii="Calibri" w:eastAsia="Times New Roman" w:hAnsi="Calibri" w:cs="Calibri"/>
                <w:color w:val="000000"/>
                <w:sz w:val="18"/>
                <w:szCs w:val="18"/>
              </w:rPr>
            </w:pPr>
            <w:ins w:id="4489" w:author="Kopp, Darin" w:date="2025-02-20T15:34:00Z">
              <w:r w:rsidRPr="00526FA3">
                <w:rPr>
                  <w:rFonts w:ascii="Aptos Narrow" w:hAnsi="Aptos Narrow"/>
                  <w:color w:val="000000"/>
                  <w:sz w:val="18"/>
                  <w:szCs w:val="18"/>
                </w:rPr>
                <w:t>0.07</w:t>
              </w:r>
            </w:ins>
          </w:p>
        </w:tc>
        <w:tc>
          <w:tcPr>
            <w:tcW w:w="242" w:type="pct"/>
            <w:shd w:val="clear" w:color="auto" w:fill="auto"/>
            <w:noWrap/>
            <w:vAlign w:val="bottom"/>
            <w:hideMark/>
          </w:tcPr>
          <w:p w14:paraId="5770AAA8" w14:textId="77777777" w:rsidR="00F07BCC" w:rsidRPr="00526FA3" w:rsidRDefault="00F07BCC" w:rsidP="00B32FBA">
            <w:pPr>
              <w:spacing w:after="0" w:line="240" w:lineRule="auto"/>
              <w:jc w:val="center"/>
              <w:rPr>
                <w:ins w:id="4490" w:author="Kopp, Darin" w:date="2025-02-20T15:34:00Z"/>
                <w:rFonts w:ascii="Calibri" w:eastAsia="Times New Roman" w:hAnsi="Calibri" w:cs="Calibri"/>
                <w:color w:val="000000"/>
                <w:sz w:val="18"/>
                <w:szCs w:val="18"/>
              </w:rPr>
            </w:pPr>
            <w:ins w:id="4491" w:author="Kopp, Darin" w:date="2025-02-20T15:34:00Z">
              <w:r w:rsidRPr="00526FA3">
                <w:rPr>
                  <w:rFonts w:ascii="Aptos Narrow" w:hAnsi="Aptos Narrow"/>
                  <w:color w:val="000000"/>
                  <w:sz w:val="18"/>
                  <w:szCs w:val="18"/>
                </w:rPr>
                <w:t>0.01</w:t>
              </w:r>
            </w:ins>
          </w:p>
        </w:tc>
        <w:tc>
          <w:tcPr>
            <w:tcW w:w="243" w:type="pct"/>
            <w:shd w:val="clear" w:color="auto" w:fill="auto"/>
            <w:noWrap/>
            <w:vAlign w:val="bottom"/>
            <w:hideMark/>
          </w:tcPr>
          <w:p w14:paraId="184FCB92" w14:textId="77777777" w:rsidR="00F07BCC" w:rsidRPr="00526FA3" w:rsidRDefault="00F07BCC" w:rsidP="00B32FBA">
            <w:pPr>
              <w:spacing w:after="0" w:line="240" w:lineRule="auto"/>
              <w:jc w:val="center"/>
              <w:rPr>
                <w:ins w:id="4492" w:author="Kopp, Darin" w:date="2025-02-20T15:34:00Z"/>
                <w:rFonts w:ascii="Calibri" w:eastAsia="Times New Roman" w:hAnsi="Calibri" w:cs="Calibri"/>
                <w:color w:val="000000"/>
                <w:sz w:val="18"/>
                <w:szCs w:val="18"/>
              </w:rPr>
            </w:pPr>
            <w:ins w:id="4493" w:author="Kopp, Darin" w:date="2025-02-20T15:34:00Z">
              <w:r w:rsidRPr="00526FA3">
                <w:rPr>
                  <w:rFonts w:ascii="Aptos Narrow" w:hAnsi="Aptos Narrow"/>
                  <w:color w:val="000000"/>
                  <w:sz w:val="18"/>
                  <w:szCs w:val="18"/>
                </w:rPr>
                <w:t>0.06</w:t>
              </w:r>
            </w:ins>
          </w:p>
        </w:tc>
        <w:tc>
          <w:tcPr>
            <w:tcW w:w="242" w:type="pct"/>
            <w:shd w:val="clear" w:color="auto" w:fill="auto"/>
            <w:noWrap/>
            <w:vAlign w:val="bottom"/>
            <w:hideMark/>
          </w:tcPr>
          <w:p w14:paraId="48416007" w14:textId="77777777" w:rsidR="00F07BCC" w:rsidRPr="00526FA3" w:rsidRDefault="00F07BCC" w:rsidP="00B32FBA">
            <w:pPr>
              <w:spacing w:after="0" w:line="240" w:lineRule="auto"/>
              <w:jc w:val="center"/>
              <w:rPr>
                <w:ins w:id="4494" w:author="Kopp, Darin" w:date="2025-02-20T15:34:00Z"/>
                <w:rFonts w:ascii="Calibri" w:eastAsia="Times New Roman" w:hAnsi="Calibri" w:cs="Calibri"/>
                <w:color w:val="000000"/>
                <w:sz w:val="18"/>
                <w:szCs w:val="18"/>
              </w:rPr>
            </w:pPr>
            <w:ins w:id="4495" w:author="Kopp, Darin" w:date="2025-02-20T15:34:00Z">
              <w:r w:rsidRPr="00526FA3">
                <w:rPr>
                  <w:rFonts w:ascii="Aptos Narrow" w:hAnsi="Aptos Narrow"/>
                  <w:color w:val="000000"/>
                  <w:sz w:val="18"/>
                  <w:szCs w:val="18"/>
                </w:rPr>
                <w:t>0.01</w:t>
              </w:r>
            </w:ins>
          </w:p>
        </w:tc>
        <w:tc>
          <w:tcPr>
            <w:tcW w:w="239" w:type="pct"/>
            <w:shd w:val="clear" w:color="auto" w:fill="auto"/>
            <w:noWrap/>
            <w:vAlign w:val="bottom"/>
            <w:hideMark/>
          </w:tcPr>
          <w:p w14:paraId="0F0DCB08" w14:textId="77777777" w:rsidR="00F07BCC" w:rsidRPr="00526FA3" w:rsidRDefault="00F07BCC" w:rsidP="00B32FBA">
            <w:pPr>
              <w:spacing w:after="0" w:line="240" w:lineRule="auto"/>
              <w:jc w:val="center"/>
              <w:rPr>
                <w:ins w:id="4496" w:author="Kopp, Darin" w:date="2025-02-20T15:34:00Z"/>
                <w:rFonts w:ascii="Calibri" w:eastAsia="Times New Roman" w:hAnsi="Calibri" w:cs="Calibri"/>
                <w:color w:val="000000"/>
                <w:sz w:val="18"/>
                <w:szCs w:val="18"/>
              </w:rPr>
            </w:pPr>
            <w:ins w:id="4497" w:author="Kopp, Darin" w:date="2025-02-20T15:34:00Z">
              <w:r w:rsidRPr="00526FA3">
                <w:rPr>
                  <w:rFonts w:ascii="Aptos Narrow" w:hAnsi="Aptos Narrow"/>
                  <w:color w:val="000000"/>
                  <w:sz w:val="18"/>
                  <w:szCs w:val="18"/>
                </w:rPr>
                <w:t>0.26</w:t>
              </w:r>
            </w:ins>
          </w:p>
        </w:tc>
      </w:tr>
      <w:tr w:rsidR="00F07BCC" w:rsidRPr="00B628B2" w14:paraId="45108D0F" w14:textId="77777777" w:rsidTr="00B32FBA">
        <w:trPr>
          <w:trHeight w:val="300"/>
          <w:ins w:id="4498" w:author="Kopp, Darin" w:date="2025-02-20T15:34:00Z"/>
        </w:trPr>
        <w:tc>
          <w:tcPr>
            <w:tcW w:w="639" w:type="pct"/>
            <w:shd w:val="clear" w:color="auto" w:fill="auto"/>
            <w:noWrap/>
            <w:vAlign w:val="center"/>
            <w:hideMark/>
          </w:tcPr>
          <w:p w14:paraId="75474F0A" w14:textId="77777777" w:rsidR="00F07BCC" w:rsidRPr="00B628B2" w:rsidRDefault="00F07BCC" w:rsidP="00B32FBA">
            <w:pPr>
              <w:spacing w:after="0" w:line="240" w:lineRule="auto"/>
              <w:rPr>
                <w:ins w:id="4499" w:author="Kopp, Darin" w:date="2025-02-20T15:34:00Z"/>
                <w:rFonts w:ascii="Calibri" w:eastAsia="Times New Roman" w:hAnsi="Calibri" w:cs="Calibri"/>
                <w:color w:val="000000"/>
                <w:sz w:val="16"/>
                <w:szCs w:val="16"/>
              </w:rPr>
            </w:pPr>
            <w:ins w:id="4500" w:author="Kopp, Darin" w:date="2025-02-20T15:34:00Z">
              <w:r>
                <w:rPr>
                  <w:rFonts w:ascii="Calibri" w:eastAsia="Times New Roman" w:hAnsi="Calibri" w:cs="Calibri"/>
                  <w:color w:val="000000"/>
                  <w:sz w:val="16"/>
                  <w:szCs w:val="16"/>
                </w:rPr>
                <w:t xml:space="preserve">     </w:t>
              </w:r>
              <w:r w:rsidRPr="00B628B2">
                <w:rPr>
                  <w:rFonts w:ascii="Calibri" w:eastAsia="Times New Roman" w:hAnsi="Calibri" w:cs="Calibri"/>
                  <w:color w:val="000000"/>
                  <w:sz w:val="16"/>
                  <w:szCs w:val="16"/>
                </w:rPr>
                <w:t xml:space="preserve">Other </w:t>
              </w:r>
              <w:proofErr w:type="gramStart"/>
              <w:r w:rsidRPr="00B628B2">
                <w:rPr>
                  <w:rFonts w:ascii="Calibri" w:eastAsia="Times New Roman" w:hAnsi="Calibri" w:cs="Calibri"/>
                  <w:color w:val="000000"/>
                  <w:sz w:val="16"/>
                  <w:szCs w:val="16"/>
                </w:rPr>
                <w:t>Non-Insects</w:t>
              </w:r>
              <w:proofErr w:type="gramEnd"/>
            </w:ins>
          </w:p>
        </w:tc>
        <w:tc>
          <w:tcPr>
            <w:tcW w:w="242" w:type="pct"/>
            <w:shd w:val="clear" w:color="auto" w:fill="auto"/>
            <w:noWrap/>
            <w:vAlign w:val="bottom"/>
            <w:hideMark/>
          </w:tcPr>
          <w:p w14:paraId="4BB01816" w14:textId="77777777" w:rsidR="00F07BCC" w:rsidRPr="00526FA3" w:rsidRDefault="00F07BCC" w:rsidP="00B32FBA">
            <w:pPr>
              <w:spacing w:after="0" w:line="240" w:lineRule="auto"/>
              <w:jc w:val="center"/>
              <w:rPr>
                <w:ins w:id="4501" w:author="Kopp, Darin" w:date="2025-02-20T15:34:00Z"/>
                <w:rFonts w:ascii="Calibri" w:eastAsia="Times New Roman" w:hAnsi="Calibri" w:cs="Calibri"/>
                <w:color w:val="000000"/>
                <w:sz w:val="18"/>
                <w:szCs w:val="18"/>
              </w:rPr>
            </w:pPr>
            <w:ins w:id="4502" w:author="Kopp, Darin" w:date="2025-02-20T15:34:00Z">
              <w:r w:rsidRPr="00526FA3">
                <w:rPr>
                  <w:rFonts w:ascii="Aptos Narrow" w:hAnsi="Aptos Narrow"/>
                  <w:color w:val="000000"/>
                  <w:sz w:val="18"/>
                  <w:szCs w:val="18"/>
                </w:rPr>
                <w:t>0.15</w:t>
              </w:r>
            </w:ins>
          </w:p>
        </w:tc>
        <w:tc>
          <w:tcPr>
            <w:tcW w:w="243" w:type="pct"/>
            <w:shd w:val="clear" w:color="auto" w:fill="auto"/>
            <w:noWrap/>
            <w:vAlign w:val="bottom"/>
            <w:hideMark/>
          </w:tcPr>
          <w:p w14:paraId="3D98DBBC" w14:textId="77777777" w:rsidR="00F07BCC" w:rsidRPr="00526FA3" w:rsidRDefault="00F07BCC" w:rsidP="00B32FBA">
            <w:pPr>
              <w:spacing w:after="0" w:line="240" w:lineRule="auto"/>
              <w:jc w:val="center"/>
              <w:rPr>
                <w:ins w:id="4503" w:author="Kopp, Darin" w:date="2025-02-20T15:34:00Z"/>
                <w:rFonts w:ascii="Calibri" w:eastAsia="Times New Roman" w:hAnsi="Calibri" w:cs="Calibri"/>
                <w:color w:val="000000"/>
                <w:sz w:val="18"/>
                <w:szCs w:val="18"/>
              </w:rPr>
            </w:pPr>
            <w:ins w:id="4504" w:author="Kopp, Darin" w:date="2025-02-20T15:34:00Z">
              <w:r w:rsidRPr="00526FA3">
                <w:rPr>
                  <w:rFonts w:ascii="Aptos Narrow" w:hAnsi="Aptos Narrow"/>
                  <w:color w:val="000000"/>
                  <w:sz w:val="18"/>
                  <w:szCs w:val="18"/>
                </w:rPr>
                <w:t>0.22</w:t>
              </w:r>
            </w:ins>
          </w:p>
        </w:tc>
        <w:tc>
          <w:tcPr>
            <w:tcW w:w="242" w:type="pct"/>
            <w:shd w:val="clear" w:color="auto" w:fill="auto"/>
            <w:noWrap/>
            <w:vAlign w:val="bottom"/>
            <w:hideMark/>
          </w:tcPr>
          <w:p w14:paraId="2C3289AC" w14:textId="77777777" w:rsidR="00F07BCC" w:rsidRPr="00526FA3" w:rsidRDefault="00F07BCC" w:rsidP="00B32FBA">
            <w:pPr>
              <w:spacing w:after="0" w:line="240" w:lineRule="auto"/>
              <w:jc w:val="center"/>
              <w:rPr>
                <w:ins w:id="4505" w:author="Kopp, Darin" w:date="2025-02-20T15:34:00Z"/>
                <w:rFonts w:ascii="Calibri" w:eastAsia="Times New Roman" w:hAnsi="Calibri" w:cs="Calibri"/>
                <w:color w:val="000000"/>
                <w:sz w:val="18"/>
                <w:szCs w:val="18"/>
              </w:rPr>
            </w:pPr>
            <w:ins w:id="4506" w:author="Kopp, Darin" w:date="2025-02-20T15:34:00Z">
              <w:r>
                <w:rPr>
                  <w:rFonts w:ascii="Aptos Narrow" w:hAnsi="Aptos Narrow"/>
                  <w:color w:val="000000"/>
                  <w:sz w:val="18"/>
                  <w:szCs w:val="18"/>
                </w:rPr>
                <w:t>--</w:t>
              </w:r>
            </w:ins>
          </w:p>
        </w:tc>
        <w:tc>
          <w:tcPr>
            <w:tcW w:w="243" w:type="pct"/>
            <w:shd w:val="clear" w:color="auto" w:fill="auto"/>
            <w:noWrap/>
            <w:vAlign w:val="bottom"/>
            <w:hideMark/>
          </w:tcPr>
          <w:p w14:paraId="29D8652D" w14:textId="77777777" w:rsidR="00F07BCC" w:rsidRPr="00526FA3" w:rsidRDefault="00F07BCC" w:rsidP="00B32FBA">
            <w:pPr>
              <w:spacing w:after="0" w:line="240" w:lineRule="auto"/>
              <w:jc w:val="center"/>
              <w:rPr>
                <w:ins w:id="4507" w:author="Kopp, Darin" w:date="2025-02-20T15:34:00Z"/>
                <w:rFonts w:ascii="Calibri" w:eastAsia="Times New Roman" w:hAnsi="Calibri" w:cs="Calibri"/>
                <w:color w:val="000000"/>
                <w:sz w:val="18"/>
                <w:szCs w:val="18"/>
              </w:rPr>
            </w:pPr>
            <w:ins w:id="4508" w:author="Kopp, Darin" w:date="2025-02-20T15:34:00Z">
              <w:r w:rsidRPr="00526FA3">
                <w:rPr>
                  <w:rFonts w:ascii="Aptos Narrow" w:hAnsi="Aptos Narrow"/>
                  <w:color w:val="000000"/>
                  <w:sz w:val="18"/>
                  <w:szCs w:val="18"/>
                </w:rPr>
                <w:t>0.14</w:t>
              </w:r>
            </w:ins>
          </w:p>
        </w:tc>
        <w:tc>
          <w:tcPr>
            <w:tcW w:w="242" w:type="pct"/>
            <w:shd w:val="clear" w:color="auto" w:fill="auto"/>
            <w:noWrap/>
            <w:vAlign w:val="bottom"/>
            <w:hideMark/>
          </w:tcPr>
          <w:p w14:paraId="6DAE3315" w14:textId="77777777" w:rsidR="00F07BCC" w:rsidRPr="00526FA3" w:rsidRDefault="00F07BCC" w:rsidP="00B32FBA">
            <w:pPr>
              <w:spacing w:after="0" w:line="240" w:lineRule="auto"/>
              <w:jc w:val="center"/>
              <w:rPr>
                <w:ins w:id="4509" w:author="Kopp, Darin" w:date="2025-02-20T15:34:00Z"/>
                <w:rFonts w:ascii="Calibri" w:eastAsia="Times New Roman" w:hAnsi="Calibri" w:cs="Calibri"/>
                <w:color w:val="000000"/>
                <w:sz w:val="18"/>
                <w:szCs w:val="18"/>
              </w:rPr>
            </w:pPr>
            <w:ins w:id="4510" w:author="Kopp, Darin" w:date="2025-02-20T15:34:00Z">
              <w:r w:rsidRPr="00526FA3">
                <w:rPr>
                  <w:rFonts w:ascii="Aptos Narrow" w:hAnsi="Aptos Narrow"/>
                  <w:color w:val="000000"/>
                  <w:sz w:val="18"/>
                  <w:szCs w:val="18"/>
                </w:rPr>
                <w:t>0.05</w:t>
              </w:r>
            </w:ins>
          </w:p>
        </w:tc>
        <w:tc>
          <w:tcPr>
            <w:tcW w:w="243" w:type="pct"/>
            <w:shd w:val="clear" w:color="auto" w:fill="auto"/>
            <w:noWrap/>
            <w:vAlign w:val="bottom"/>
            <w:hideMark/>
          </w:tcPr>
          <w:p w14:paraId="4EEA8E43" w14:textId="77777777" w:rsidR="00F07BCC" w:rsidRPr="00526FA3" w:rsidRDefault="00F07BCC" w:rsidP="00B32FBA">
            <w:pPr>
              <w:spacing w:after="0" w:line="240" w:lineRule="auto"/>
              <w:jc w:val="center"/>
              <w:rPr>
                <w:ins w:id="4511" w:author="Kopp, Darin" w:date="2025-02-20T15:34:00Z"/>
                <w:rFonts w:ascii="Calibri" w:eastAsia="Times New Roman" w:hAnsi="Calibri" w:cs="Calibri"/>
                <w:color w:val="000000"/>
                <w:sz w:val="18"/>
                <w:szCs w:val="18"/>
              </w:rPr>
            </w:pPr>
            <w:ins w:id="4512" w:author="Kopp, Darin" w:date="2025-02-20T15:34:00Z">
              <w:r w:rsidRPr="00526FA3">
                <w:rPr>
                  <w:rFonts w:ascii="Aptos Narrow" w:hAnsi="Aptos Narrow"/>
                  <w:color w:val="000000"/>
                  <w:sz w:val="18"/>
                  <w:szCs w:val="18"/>
                </w:rPr>
                <w:t>0.13</w:t>
              </w:r>
            </w:ins>
          </w:p>
        </w:tc>
        <w:tc>
          <w:tcPr>
            <w:tcW w:w="242" w:type="pct"/>
            <w:shd w:val="clear" w:color="auto" w:fill="auto"/>
            <w:noWrap/>
            <w:vAlign w:val="bottom"/>
            <w:hideMark/>
          </w:tcPr>
          <w:p w14:paraId="17606DE5" w14:textId="77777777" w:rsidR="00F07BCC" w:rsidRPr="00526FA3" w:rsidRDefault="00F07BCC" w:rsidP="00B32FBA">
            <w:pPr>
              <w:spacing w:after="0" w:line="240" w:lineRule="auto"/>
              <w:jc w:val="center"/>
              <w:rPr>
                <w:ins w:id="4513" w:author="Kopp, Darin" w:date="2025-02-20T15:34:00Z"/>
                <w:rFonts w:ascii="Calibri" w:eastAsia="Times New Roman" w:hAnsi="Calibri" w:cs="Calibri"/>
                <w:color w:val="000000"/>
                <w:sz w:val="18"/>
                <w:szCs w:val="18"/>
              </w:rPr>
            </w:pPr>
            <w:ins w:id="4514" w:author="Kopp, Darin" w:date="2025-02-20T15:34:00Z">
              <w:r w:rsidRPr="00526FA3">
                <w:rPr>
                  <w:rFonts w:ascii="Aptos Narrow" w:hAnsi="Aptos Narrow"/>
                  <w:color w:val="000000"/>
                  <w:sz w:val="18"/>
                  <w:szCs w:val="18"/>
                </w:rPr>
                <w:t>0.04</w:t>
              </w:r>
            </w:ins>
          </w:p>
        </w:tc>
        <w:tc>
          <w:tcPr>
            <w:tcW w:w="243" w:type="pct"/>
            <w:shd w:val="clear" w:color="auto" w:fill="auto"/>
            <w:noWrap/>
            <w:vAlign w:val="bottom"/>
            <w:hideMark/>
          </w:tcPr>
          <w:p w14:paraId="69649D97" w14:textId="77777777" w:rsidR="00F07BCC" w:rsidRPr="00526FA3" w:rsidRDefault="00F07BCC" w:rsidP="00B32FBA">
            <w:pPr>
              <w:spacing w:after="0" w:line="240" w:lineRule="auto"/>
              <w:jc w:val="center"/>
              <w:rPr>
                <w:ins w:id="4515" w:author="Kopp, Darin" w:date="2025-02-20T15:34:00Z"/>
                <w:rFonts w:ascii="Calibri" w:eastAsia="Times New Roman" w:hAnsi="Calibri" w:cs="Calibri"/>
                <w:color w:val="000000"/>
                <w:sz w:val="18"/>
                <w:szCs w:val="18"/>
              </w:rPr>
            </w:pPr>
            <w:ins w:id="4516" w:author="Kopp, Darin" w:date="2025-02-20T15:34:00Z">
              <w:r w:rsidRPr="00526FA3">
                <w:rPr>
                  <w:rFonts w:ascii="Aptos Narrow" w:hAnsi="Aptos Narrow"/>
                  <w:color w:val="000000"/>
                  <w:sz w:val="18"/>
                  <w:szCs w:val="18"/>
                </w:rPr>
                <w:t>0.16</w:t>
              </w:r>
            </w:ins>
          </w:p>
        </w:tc>
        <w:tc>
          <w:tcPr>
            <w:tcW w:w="242" w:type="pct"/>
            <w:shd w:val="clear" w:color="auto" w:fill="auto"/>
            <w:noWrap/>
            <w:vAlign w:val="bottom"/>
            <w:hideMark/>
          </w:tcPr>
          <w:p w14:paraId="53FE9AEC" w14:textId="77777777" w:rsidR="00F07BCC" w:rsidRPr="00526FA3" w:rsidRDefault="00F07BCC" w:rsidP="00B32FBA">
            <w:pPr>
              <w:spacing w:after="0" w:line="240" w:lineRule="auto"/>
              <w:jc w:val="center"/>
              <w:rPr>
                <w:ins w:id="4517" w:author="Kopp, Darin" w:date="2025-02-20T15:34:00Z"/>
                <w:rFonts w:ascii="Calibri" w:eastAsia="Times New Roman" w:hAnsi="Calibri" w:cs="Calibri"/>
                <w:color w:val="000000"/>
                <w:sz w:val="18"/>
                <w:szCs w:val="18"/>
              </w:rPr>
            </w:pPr>
            <w:ins w:id="4518" w:author="Kopp, Darin" w:date="2025-02-20T15:34:00Z">
              <w:r w:rsidRPr="00526FA3">
                <w:rPr>
                  <w:rFonts w:ascii="Aptos Narrow" w:hAnsi="Aptos Narrow"/>
                  <w:color w:val="000000"/>
                  <w:sz w:val="18"/>
                  <w:szCs w:val="18"/>
                </w:rPr>
                <w:t>0.02</w:t>
              </w:r>
            </w:ins>
          </w:p>
        </w:tc>
        <w:tc>
          <w:tcPr>
            <w:tcW w:w="243" w:type="pct"/>
            <w:shd w:val="clear" w:color="auto" w:fill="auto"/>
            <w:noWrap/>
            <w:vAlign w:val="bottom"/>
            <w:hideMark/>
          </w:tcPr>
          <w:p w14:paraId="698A2D3E" w14:textId="77777777" w:rsidR="00F07BCC" w:rsidRPr="00526FA3" w:rsidRDefault="00F07BCC" w:rsidP="00B32FBA">
            <w:pPr>
              <w:spacing w:after="0" w:line="240" w:lineRule="auto"/>
              <w:jc w:val="center"/>
              <w:rPr>
                <w:ins w:id="4519" w:author="Kopp, Darin" w:date="2025-02-20T15:34:00Z"/>
                <w:rFonts w:ascii="Calibri" w:eastAsia="Times New Roman" w:hAnsi="Calibri" w:cs="Calibri"/>
                <w:color w:val="000000"/>
                <w:sz w:val="18"/>
                <w:szCs w:val="18"/>
              </w:rPr>
            </w:pPr>
            <w:ins w:id="4520" w:author="Kopp, Darin" w:date="2025-02-20T15:34:00Z">
              <w:r w:rsidRPr="00526FA3">
                <w:rPr>
                  <w:rFonts w:ascii="Aptos Narrow" w:hAnsi="Aptos Narrow"/>
                  <w:color w:val="000000"/>
                  <w:sz w:val="18"/>
                  <w:szCs w:val="18"/>
                </w:rPr>
                <w:t>0.19</w:t>
              </w:r>
            </w:ins>
          </w:p>
        </w:tc>
        <w:tc>
          <w:tcPr>
            <w:tcW w:w="242" w:type="pct"/>
            <w:shd w:val="clear" w:color="auto" w:fill="auto"/>
            <w:noWrap/>
            <w:vAlign w:val="bottom"/>
            <w:hideMark/>
          </w:tcPr>
          <w:p w14:paraId="74F697BC" w14:textId="77777777" w:rsidR="00F07BCC" w:rsidRPr="00526FA3" w:rsidRDefault="00F07BCC" w:rsidP="00B32FBA">
            <w:pPr>
              <w:spacing w:after="0" w:line="240" w:lineRule="auto"/>
              <w:jc w:val="center"/>
              <w:rPr>
                <w:ins w:id="4521" w:author="Kopp, Darin" w:date="2025-02-20T15:34:00Z"/>
                <w:rFonts w:ascii="Calibri" w:eastAsia="Times New Roman" w:hAnsi="Calibri" w:cs="Calibri"/>
                <w:color w:val="000000"/>
                <w:sz w:val="18"/>
                <w:szCs w:val="18"/>
              </w:rPr>
            </w:pPr>
            <w:ins w:id="4522" w:author="Kopp, Darin" w:date="2025-02-20T15:34:00Z">
              <w:r w:rsidRPr="00526FA3">
                <w:rPr>
                  <w:rFonts w:ascii="Aptos Narrow" w:hAnsi="Aptos Narrow"/>
                  <w:color w:val="000000"/>
                  <w:sz w:val="18"/>
                  <w:szCs w:val="18"/>
                </w:rPr>
                <w:t>0.05</w:t>
              </w:r>
            </w:ins>
          </w:p>
        </w:tc>
        <w:tc>
          <w:tcPr>
            <w:tcW w:w="243" w:type="pct"/>
            <w:shd w:val="clear" w:color="auto" w:fill="auto"/>
            <w:noWrap/>
            <w:vAlign w:val="bottom"/>
            <w:hideMark/>
          </w:tcPr>
          <w:p w14:paraId="3327FCEF" w14:textId="77777777" w:rsidR="00F07BCC" w:rsidRPr="00526FA3" w:rsidRDefault="00F07BCC" w:rsidP="00B32FBA">
            <w:pPr>
              <w:spacing w:after="0" w:line="240" w:lineRule="auto"/>
              <w:jc w:val="center"/>
              <w:rPr>
                <w:ins w:id="4523" w:author="Kopp, Darin" w:date="2025-02-20T15:34:00Z"/>
                <w:rFonts w:ascii="Calibri" w:eastAsia="Times New Roman" w:hAnsi="Calibri" w:cs="Calibri"/>
                <w:color w:val="000000"/>
                <w:sz w:val="18"/>
                <w:szCs w:val="18"/>
              </w:rPr>
            </w:pPr>
            <w:ins w:id="4524" w:author="Kopp, Darin" w:date="2025-02-20T15:34:00Z">
              <w:r w:rsidRPr="00526FA3">
                <w:rPr>
                  <w:rFonts w:ascii="Aptos Narrow" w:hAnsi="Aptos Narrow"/>
                  <w:color w:val="000000"/>
                  <w:sz w:val="18"/>
                  <w:szCs w:val="18"/>
                </w:rPr>
                <w:t>0.15</w:t>
              </w:r>
            </w:ins>
          </w:p>
        </w:tc>
        <w:tc>
          <w:tcPr>
            <w:tcW w:w="242" w:type="pct"/>
            <w:shd w:val="clear" w:color="auto" w:fill="auto"/>
            <w:noWrap/>
            <w:vAlign w:val="bottom"/>
            <w:hideMark/>
          </w:tcPr>
          <w:p w14:paraId="201F3D8F" w14:textId="77777777" w:rsidR="00F07BCC" w:rsidRPr="00526FA3" w:rsidRDefault="00F07BCC" w:rsidP="00B32FBA">
            <w:pPr>
              <w:spacing w:after="0" w:line="240" w:lineRule="auto"/>
              <w:jc w:val="center"/>
              <w:rPr>
                <w:ins w:id="4525" w:author="Kopp, Darin" w:date="2025-02-20T15:34:00Z"/>
                <w:rFonts w:ascii="Calibri" w:eastAsia="Times New Roman" w:hAnsi="Calibri" w:cs="Calibri"/>
                <w:color w:val="000000"/>
                <w:sz w:val="18"/>
                <w:szCs w:val="18"/>
              </w:rPr>
            </w:pPr>
            <w:ins w:id="4526" w:author="Kopp, Darin" w:date="2025-02-20T15:34:00Z">
              <w:r w:rsidRPr="00526FA3">
                <w:rPr>
                  <w:rFonts w:ascii="Aptos Narrow" w:hAnsi="Aptos Narrow"/>
                  <w:color w:val="000000"/>
                  <w:sz w:val="18"/>
                  <w:szCs w:val="18"/>
                </w:rPr>
                <w:t>0.01</w:t>
              </w:r>
            </w:ins>
          </w:p>
        </w:tc>
        <w:tc>
          <w:tcPr>
            <w:tcW w:w="243" w:type="pct"/>
            <w:shd w:val="clear" w:color="auto" w:fill="auto"/>
            <w:noWrap/>
            <w:vAlign w:val="bottom"/>
            <w:hideMark/>
          </w:tcPr>
          <w:p w14:paraId="69895D88" w14:textId="77777777" w:rsidR="00F07BCC" w:rsidRPr="00526FA3" w:rsidRDefault="00F07BCC" w:rsidP="00B32FBA">
            <w:pPr>
              <w:spacing w:after="0" w:line="240" w:lineRule="auto"/>
              <w:jc w:val="center"/>
              <w:rPr>
                <w:ins w:id="4527" w:author="Kopp, Darin" w:date="2025-02-20T15:34:00Z"/>
                <w:rFonts w:ascii="Calibri" w:eastAsia="Times New Roman" w:hAnsi="Calibri" w:cs="Calibri"/>
                <w:color w:val="000000"/>
                <w:sz w:val="18"/>
                <w:szCs w:val="18"/>
              </w:rPr>
            </w:pPr>
            <w:ins w:id="4528" w:author="Kopp, Darin" w:date="2025-02-20T15:34:00Z">
              <w:r w:rsidRPr="00526FA3">
                <w:rPr>
                  <w:rFonts w:ascii="Aptos Narrow" w:hAnsi="Aptos Narrow"/>
                  <w:color w:val="000000"/>
                  <w:sz w:val="18"/>
                  <w:szCs w:val="18"/>
                </w:rPr>
                <w:t>0.25</w:t>
              </w:r>
            </w:ins>
          </w:p>
        </w:tc>
        <w:tc>
          <w:tcPr>
            <w:tcW w:w="242" w:type="pct"/>
            <w:shd w:val="clear" w:color="auto" w:fill="auto"/>
            <w:noWrap/>
            <w:vAlign w:val="bottom"/>
            <w:hideMark/>
          </w:tcPr>
          <w:p w14:paraId="55D6084A" w14:textId="77777777" w:rsidR="00F07BCC" w:rsidRPr="00526FA3" w:rsidRDefault="00F07BCC" w:rsidP="00B32FBA">
            <w:pPr>
              <w:spacing w:after="0" w:line="240" w:lineRule="auto"/>
              <w:jc w:val="center"/>
              <w:rPr>
                <w:ins w:id="4529" w:author="Kopp, Darin" w:date="2025-02-20T15:34:00Z"/>
                <w:rFonts w:ascii="Calibri" w:eastAsia="Times New Roman" w:hAnsi="Calibri" w:cs="Calibri"/>
                <w:color w:val="000000"/>
                <w:sz w:val="18"/>
                <w:szCs w:val="18"/>
              </w:rPr>
            </w:pPr>
            <w:ins w:id="4530" w:author="Kopp, Darin" w:date="2025-02-20T15:34:00Z">
              <w:r w:rsidRPr="00526FA3">
                <w:rPr>
                  <w:rFonts w:ascii="Aptos Narrow" w:hAnsi="Aptos Narrow"/>
                  <w:color w:val="000000"/>
                  <w:sz w:val="18"/>
                  <w:szCs w:val="18"/>
                </w:rPr>
                <w:t>0.04</w:t>
              </w:r>
            </w:ins>
          </w:p>
        </w:tc>
        <w:tc>
          <w:tcPr>
            <w:tcW w:w="243" w:type="pct"/>
            <w:shd w:val="clear" w:color="auto" w:fill="auto"/>
            <w:noWrap/>
            <w:vAlign w:val="bottom"/>
            <w:hideMark/>
          </w:tcPr>
          <w:p w14:paraId="0F08EF94" w14:textId="77777777" w:rsidR="00F07BCC" w:rsidRPr="00526FA3" w:rsidRDefault="00F07BCC" w:rsidP="00B32FBA">
            <w:pPr>
              <w:spacing w:after="0" w:line="240" w:lineRule="auto"/>
              <w:jc w:val="center"/>
              <w:rPr>
                <w:ins w:id="4531" w:author="Kopp, Darin" w:date="2025-02-20T15:34:00Z"/>
                <w:rFonts w:ascii="Calibri" w:eastAsia="Times New Roman" w:hAnsi="Calibri" w:cs="Calibri"/>
                <w:color w:val="000000"/>
                <w:sz w:val="18"/>
                <w:szCs w:val="18"/>
              </w:rPr>
            </w:pPr>
            <w:ins w:id="4532" w:author="Kopp, Darin" w:date="2025-02-20T15:34:00Z">
              <w:r w:rsidRPr="00526FA3">
                <w:rPr>
                  <w:rFonts w:ascii="Aptos Narrow" w:hAnsi="Aptos Narrow"/>
                  <w:color w:val="000000"/>
                  <w:sz w:val="18"/>
                  <w:szCs w:val="18"/>
                </w:rPr>
                <w:t>0.14</w:t>
              </w:r>
            </w:ins>
          </w:p>
        </w:tc>
        <w:tc>
          <w:tcPr>
            <w:tcW w:w="242" w:type="pct"/>
            <w:shd w:val="clear" w:color="auto" w:fill="auto"/>
            <w:noWrap/>
            <w:vAlign w:val="bottom"/>
            <w:hideMark/>
          </w:tcPr>
          <w:p w14:paraId="64DBBB6F" w14:textId="77777777" w:rsidR="00F07BCC" w:rsidRPr="00526FA3" w:rsidRDefault="00F07BCC" w:rsidP="00B32FBA">
            <w:pPr>
              <w:spacing w:after="0" w:line="240" w:lineRule="auto"/>
              <w:jc w:val="center"/>
              <w:rPr>
                <w:ins w:id="4533" w:author="Kopp, Darin" w:date="2025-02-20T15:34:00Z"/>
                <w:rFonts w:ascii="Calibri" w:eastAsia="Times New Roman" w:hAnsi="Calibri" w:cs="Calibri"/>
                <w:color w:val="000000"/>
                <w:sz w:val="18"/>
                <w:szCs w:val="18"/>
              </w:rPr>
            </w:pPr>
            <w:ins w:id="4534" w:author="Kopp, Darin" w:date="2025-02-20T15:34:00Z">
              <w:r w:rsidRPr="00526FA3">
                <w:rPr>
                  <w:rFonts w:ascii="Aptos Narrow" w:hAnsi="Aptos Narrow"/>
                  <w:color w:val="000000"/>
                  <w:sz w:val="18"/>
                  <w:szCs w:val="18"/>
                </w:rPr>
                <w:t>0.04</w:t>
              </w:r>
            </w:ins>
          </w:p>
        </w:tc>
        <w:tc>
          <w:tcPr>
            <w:tcW w:w="239" w:type="pct"/>
            <w:shd w:val="clear" w:color="auto" w:fill="auto"/>
            <w:noWrap/>
            <w:vAlign w:val="bottom"/>
            <w:hideMark/>
          </w:tcPr>
          <w:p w14:paraId="5CB273C7" w14:textId="77777777" w:rsidR="00F07BCC" w:rsidRPr="00526FA3" w:rsidRDefault="00F07BCC" w:rsidP="00B32FBA">
            <w:pPr>
              <w:spacing w:after="0" w:line="240" w:lineRule="auto"/>
              <w:jc w:val="center"/>
              <w:rPr>
                <w:ins w:id="4535" w:author="Kopp, Darin" w:date="2025-02-20T15:34:00Z"/>
                <w:rFonts w:ascii="Calibri" w:eastAsia="Times New Roman" w:hAnsi="Calibri" w:cs="Calibri"/>
                <w:color w:val="000000"/>
                <w:sz w:val="18"/>
                <w:szCs w:val="18"/>
              </w:rPr>
            </w:pPr>
            <w:ins w:id="4536" w:author="Kopp, Darin" w:date="2025-02-20T15:34:00Z">
              <w:r w:rsidRPr="00526FA3">
                <w:rPr>
                  <w:rFonts w:ascii="Aptos Narrow" w:hAnsi="Aptos Narrow"/>
                  <w:color w:val="000000"/>
                  <w:sz w:val="18"/>
                  <w:szCs w:val="18"/>
                </w:rPr>
                <w:t>0.14</w:t>
              </w:r>
            </w:ins>
          </w:p>
        </w:tc>
      </w:tr>
    </w:tbl>
    <w:p w14:paraId="27004447" w14:textId="77777777" w:rsidR="00F07BCC" w:rsidRDefault="00F07BCC" w:rsidP="00F07BCC">
      <w:pPr>
        <w:spacing w:line="240" w:lineRule="auto"/>
        <w:rPr>
          <w:ins w:id="4537" w:author="Kopp, Darin" w:date="2025-02-20T15:34:00Z"/>
          <w:rFonts w:ascii="Times New Roman" w:hAnsi="Times New Roman" w:cs="Times New Roman"/>
          <w:sz w:val="24"/>
          <w:szCs w:val="24"/>
        </w:rPr>
        <w:sectPr w:rsidR="00F07BCC" w:rsidSect="00F07BCC">
          <w:pgSz w:w="15840" w:h="12240" w:orient="landscape"/>
          <w:pgMar w:top="1440" w:right="1440" w:bottom="1440" w:left="1440" w:header="720" w:footer="720" w:gutter="0"/>
          <w:lnNumType w:countBy="1" w:restart="continuous"/>
          <w:cols w:space="720"/>
          <w:docGrid w:linePitch="360"/>
        </w:sectPr>
      </w:pPr>
    </w:p>
    <w:p w14:paraId="176DD8AC" w14:textId="77777777" w:rsidR="000E6EB5" w:rsidRDefault="000E6EB5" w:rsidP="000E6EB5">
      <w:pPr>
        <w:rPr>
          <w:ins w:id="4538" w:author="Kopp, Darin" w:date="2025-02-20T15:34:00Z"/>
          <w:rFonts w:ascii="Times New Roman" w:hAnsi="Times New Roman" w:cs="Times New Roman"/>
          <w:sz w:val="24"/>
          <w:szCs w:val="24"/>
        </w:rPr>
      </w:pPr>
      <w:ins w:id="4539" w:author="Kopp, Darin" w:date="2025-02-20T15:34:00Z">
        <w:r>
          <w:rPr>
            <w:rFonts w:ascii="Times New Roman" w:hAnsi="Times New Roman" w:cs="Times New Roman"/>
            <w:sz w:val="24"/>
            <w:szCs w:val="24"/>
          </w:rPr>
          <w:t xml:space="preserve">Figure Captions </w:t>
        </w:r>
      </w:ins>
    </w:p>
    <w:p w14:paraId="6C1E02D1" w14:textId="77777777" w:rsidR="000E6EB5" w:rsidRDefault="000E6EB5" w:rsidP="000E6EB5">
      <w:pPr>
        <w:rPr>
          <w:ins w:id="4540" w:author="Kopp, Darin" w:date="2025-02-20T15:34:00Z"/>
          <w:rFonts w:ascii="Times New Roman" w:hAnsi="Times New Roman" w:cs="Times New Roman"/>
          <w:sz w:val="24"/>
          <w:szCs w:val="24"/>
        </w:rPr>
      </w:pPr>
      <w:ins w:id="4541" w:author="Kopp, Darin" w:date="2025-02-20T15:34:00Z">
        <w:r>
          <w:rPr>
            <w:rFonts w:ascii="Times New Roman" w:hAnsi="Times New Roman" w:cs="Times New Roman"/>
            <w:sz w:val="24"/>
            <w:szCs w:val="24"/>
          </w:rPr>
          <w:t>Figure 1: Ecoregions and survey locations for the National Rivers and Streams Assessment 2018-2019 survey. CPL = Coastal Plains, NAP = Northern Appalachians, NPL = Northern Plains, SAP = Southern Appalachians, SPL = Southern Plains, TPL = Temperate Plains, UMW = Upper Midwest; WMT = Western Mountains; XER = Xeric</w:t>
        </w:r>
      </w:ins>
    </w:p>
    <w:p w14:paraId="565EFEF1" w14:textId="77777777" w:rsidR="000E6EB5" w:rsidRDefault="000E6EB5" w:rsidP="000E6EB5">
      <w:pPr>
        <w:rPr>
          <w:ins w:id="4542" w:author="Kopp, Darin" w:date="2025-02-20T15:34:00Z"/>
          <w:rFonts w:ascii="Times New Roman" w:hAnsi="Times New Roman" w:cs="Times New Roman"/>
          <w:sz w:val="24"/>
          <w:szCs w:val="24"/>
        </w:rPr>
      </w:pPr>
    </w:p>
    <w:p w14:paraId="15673680" w14:textId="77777777" w:rsidR="000E6EB5" w:rsidRDefault="000E6EB5" w:rsidP="000E6EB5">
      <w:pPr>
        <w:spacing w:line="240" w:lineRule="auto"/>
        <w:contextualSpacing/>
        <w:jc w:val="both"/>
        <w:rPr>
          <w:ins w:id="4543" w:author="Kopp, Darin" w:date="2025-02-20T15:34:00Z"/>
          <w:rFonts w:ascii="Times New Roman" w:hAnsi="Times New Roman" w:cs="Times New Roman"/>
          <w:sz w:val="24"/>
          <w:szCs w:val="24"/>
        </w:rPr>
      </w:pPr>
      <w:ins w:id="4544" w:author="Kopp, Darin" w:date="2025-02-20T15:34:00Z">
        <w:r w:rsidRPr="00707795">
          <w:rPr>
            <w:rFonts w:ascii="Times New Roman" w:hAnsi="Times New Roman" w:cs="Times New Roman"/>
            <w:sz w:val="24"/>
            <w:szCs w:val="24"/>
          </w:rPr>
          <w:t>Figure 2: Conceptual diagram of posterior distributions generated from bayesian inference. The grey is a posterior distribution of genus richness generated after removing anthropogenic disturbances (</w:t>
        </w:r>
        <w:r>
          <w:rPr>
            <w:rFonts w:ascii="Times New Roman" w:hAnsi="Times New Roman" w:cs="Times New Roman"/>
            <w:sz w:val="24"/>
            <w:szCs w:val="24"/>
          </w:rPr>
          <w:t>Hindcasted</w:t>
        </w:r>
        <w:r w:rsidRPr="00707795">
          <w:rPr>
            <w:rFonts w:ascii="Times New Roman" w:hAnsi="Times New Roman" w:cs="Times New Roman"/>
            <w:sz w:val="24"/>
            <w:szCs w:val="24"/>
          </w:rPr>
          <w:t xml:space="preserve">) and the white is a posterior distribution generated </w:t>
        </w:r>
        <w:r>
          <w:rPr>
            <w:rFonts w:ascii="Times New Roman" w:hAnsi="Times New Roman" w:cs="Times New Roman"/>
            <w:sz w:val="24"/>
            <w:szCs w:val="24"/>
          </w:rPr>
          <w:t>from</w:t>
        </w:r>
        <w:r w:rsidRPr="00707795">
          <w:rPr>
            <w:rFonts w:ascii="Times New Roman" w:hAnsi="Times New Roman" w:cs="Times New Roman"/>
            <w:sz w:val="24"/>
            <w:szCs w:val="24"/>
          </w:rPr>
          <w:t xml:space="preserve"> present-day conditions. The dotted line is the expected value (i.e. mean) of the </w:t>
        </w:r>
        <w:proofErr w:type="gramStart"/>
        <w:r>
          <w:rPr>
            <w:rFonts w:ascii="Times New Roman" w:hAnsi="Times New Roman" w:cs="Times New Roman"/>
            <w:sz w:val="24"/>
            <w:szCs w:val="24"/>
          </w:rPr>
          <w:t>present day</w:t>
        </w:r>
        <w:proofErr w:type="gramEnd"/>
        <w:r>
          <w:rPr>
            <w:rFonts w:ascii="Times New Roman" w:hAnsi="Times New Roman" w:cs="Times New Roman"/>
            <w:sz w:val="24"/>
            <w:szCs w:val="24"/>
          </w:rPr>
          <w:t xml:space="preserve"> </w:t>
        </w:r>
        <w:r w:rsidRPr="00707795">
          <w:rPr>
            <w:rFonts w:ascii="Times New Roman" w:hAnsi="Times New Roman" w:cs="Times New Roman"/>
            <w:sz w:val="24"/>
            <w:szCs w:val="24"/>
          </w:rPr>
          <w:t>posterior distribution and dark shading represents the lower 10% or the upper 90% of the HC posterior distribution. At site A, the PD mean is within the &lt;10% of the HC distribution and indicates that PD richness is likely lower than HC richness. Alternatively, at site B, PD richness is &gt;90% of the HC distribution and indicates that PD richness is likely higher. At site C, the two posterior distributions are similar such that these is likely no difference between PD and HC.</w:t>
        </w:r>
        <w:r>
          <w:rPr>
            <w:rFonts w:ascii="Times New Roman" w:hAnsi="Times New Roman" w:cs="Times New Roman"/>
            <w:sz w:val="24"/>
            <w:szCs w:val="24"/>
          </w:rPr>
          <w:t xml:space="preserve"> </w:t>
        </w:r>
      </w:ins>
    </w:p>
    <w:p w14:paraId="33A282E6" w14:textId="77777777" w:rsidR="000E6EB5" w:rsidRDefault="000E6EB5" w:rsidP="000E6EB5">
      <w:pPr>
        <w:rPr>
          <w:ins w:id="4545" w:author="Kopp, Darin" w:date="2025-02-20T15:34:00Z"/>
          <w:rFonts w:ascii="Times New Roman" w:hAnsi="Times New Roman" w:cs="Times New Roman"/>
          <w:sz w:val="24"/>
          <w:szCs w:val="24"/>
        </w:rPr>
      </w:pPr>
    </w:p>
    <w:p w14:paraId="7C848672" w14:textId="77777777" w:rsidR="000E6EB5" w:rsidRDefault="000E6EB5" w:rsidP="000E6EB5">
      <w:pPr>
        <w:spacing w:line="240" w:lineRule="auto"/>
        <w:contextualSpacing/>
        <w:rPr>
          <w:moveTo w:id="4546" w:author="Kopp, Darin" w:date="2025-02-20T15:34:00Z"/>
          <w:rFonts w:ascii="Times New Roman" w:hAnsi="Times New Roman" w:cs="Times New Roman"/>
          <w:sz w:val="24"/>
          <w:szCs w:val="24"/>
        </w:rPr>
      </w:pPr>
      <w:ins w:id="4547" w:author="Kopp, Darin" w:date="2025-02-20T15:34:00Z">
        <w:r>
          <w:rPr>
            <w:rFonts w:ascii="Times New Roman" w:hAnsi="Times New Roman" w:cs="Times New Roman"/>
            <w:sz w:val="24"/>
            <w:szCs w:val="24"/>
          </w:rPr>
          <w:t>Figure 3: Partial dependence plots showing the effects of anthropogenic variables on in-stream physiochemical factors.</w:t>
        </w:r>
      </w:ins>
      <w:moveToRangeStart w:id="4548" w:author="Kopp, Darin" w:date="2025-02-20T15:34:00Z" w:name="move190958071"/>
      <w:moveTo w:id="4549" w:author="Kopp, Darin" w:date="2025-02-20T15:34:00Z">
        <w:r>
          <w:rPr>
            <w:rFonts w:ascii="Times New Roman" w:hAnsi="Times New Roman" w:cs="Times New Roman"/>
            <w:sz w:val="24"/>
            <w:szCs w:val="24"/>
          </w:rPr>
          <w:t xml:space="preserve"> For visualization, each anthropogenic factor was rescaled between 0-1 and labeled low, medium, and high. </w:t>
        </w:r>
      </w:moveTo>
      <w:moveToRangeEnd w:id="4548"/>
      <w:proofErr w:type="spellStart"/>
      <w:ins w:id="4550" w:author="Kopp, Darin" w:date="2025-02-20T15:34:00Z">
        <w:r>
          <w:rPr>
            <w:rFonts w:ascii="Times New Roman" w:hAnsi="Times New Roman" w:cs="Times New Roman"/>
            <w:sz w:val="24"/>
            <w:szCs w:val="24"/>
          </w:rPr>
          <w:t>CoalMineDen</w:t>
        </w:r>
        <w:proofErr w:type="spellEnd"/>
        <w:r>
          <w:rPr>
            <w:rFonts w:ascii="Times New Roman" w:hAnsi="Times New Roman" w:cs="Times New Roman"/>
            <w:sz w:val="24"/>
            <w:szCs w:val="24"/>
          </w:rPr>
          <w:t xml:space="preserve"> = coal mine density, </w:t>
        </w:r>
        <w:proofErr w:type="spellStart"/>
        <w:r>
          <w:rPr>
            <w:rFonts w:ascii="Times New Roman" w:hAnsi="Times New Roman" w:cs="Times New Roman"/>
            <w:sz w:val="24"/>
            <w:szCs w:val="24"/>
          </w:rPr>
          <w:t>MineDen</w:t>
        </w:r>
        <w:proofErr w:type="spellEnd"/>
        <w:r>
          <w:rPr>
            <w:rFonts w:ascii="Times New Roman" w:hAnsi="Times New Roman" w:cs="Times New Roman"/>
            <w:sz w:val="24"/>
            <w:szCs w:val="24"/>
          </w:rPr>
          <w:t xml:space="preserve"> = gravel mine density, MSAT = mean summer air temperature, </w:t>
        </w:r>
        <w:proofErr w:type="spellStart"/>
        <w:r>
          <w:rPr>
            <w:rFonts w:ascii="Times New Roman" w:hAnsi="Times New Roman" w:cs="Times New Roman"/>
            <w:sz w:val="24"/>
            <w:szCs w:val="24"/>
          </w:rPr>
          <w:t>N_dep</w:t>
        </w:r>
        <w:proofErr w:type="spellEnd"/>
        <w:r>
          <w:rPr>
            <w:rFonts w:ascii="Times New Roman" w:hAnsi="Times New Roman" w:cs="Times New Roman"/>
            <w:sz w:val="24"/>
            <w:szCs w:val="24"/>
          </w:rPr>
          <w:t xml:space="preserve"> = atmospheric nitrogen deposition, </w:t>
        </w:r>
        <w:proofErr w:type="spellStart"/>
        <w:r>
          <w:rPr>
            <w:rFonts w:ascii="Times New Roman" w:hAnsi="Times New Roman" w:cs="Times New Roman"/>
            <w:sz w:val="24"/>
            <w:szCs w:val="24"/>
          </w:rPr>
          <w:t>N_input</w:t>
        </w:r>
        <w:proofErr w:type="spellEnd"/>
        <w:r>
          <w:rPr>
            <w:rFonts w:ascii="Times New Roman" w:hAnsi="Times New Roman" w:cs="Times New Roman"/>
            <w:sz w:val="24"/>
            <w:szCs w:val="24"/>
          </w:rPr>
          <w:t xml:space="preserve"> = anthropogenic nitrogen inputs, </w:t>
        </w:r>
        <w:proofErr w:type="spellStart"/>
        <w:r>
          <w:rPr>
            <w:rFonts w:ascii="Times New Roman" w:hAnsi="Times New Roman" w:cs="Times New Roman"/>
            <w:sz w:val="24"/>
            <w:szCs w:val="24"/>
          </w:rPr>
          <w:t>P_input</w:t>
        </w:r>
        <w:proofErr w:type="spellEnd"/>
        <w:r>
          <w:rPr>
            <w:rFonts w:ascii="Times New Roman" w:hAnsi="Times New Roman" w:cs="Times New Roman"/>
            <w:sz w:val="24"/>
            <w:szCs w:val="24"/>
          </w:rPr>
          <w:t xml:space="preserve"> = anthropogenic phosphorous inputs, </w:t>
        </w:r>
        <w:proofErr w:type="spellStart"/>
        <w:r>
          <w:rPr>
            <w:rFonts w:ascii="Times New Roman" w:hAnsi="Times New Roman" w:cs="Times New Roman"/>
            <w:sz w:val="24"/>
            <w:szCs w:val="24"/>
          </w:rPr>
          <w:t>PctCrop</w:t>
        </w:r>
        <w:proofErr w:type="spellEnd"/>
        <w:r>
          <w:rPr>
            <w:rFonts w:ascii="Times New Roman" w:hAnsi="Times New Roman" w:cs="Times New Roman"/>
            <w:sz w:val="24"/>
            <w:szCs w:val="24"/>
          </w:rPr>
          <w:t xml:space="preserve"> = percent crop in the watershed, </w:t>
        </w:r>
        <w:proofErr w:type="spellStart"/>
        <w:r>
          <w:rPr>
            <w:rFonts w:ascii="Times New Roman" w:hAnsi="Times New Roman" w:cs="Times New Roman"/>
            <w:sz w:val="24"/>
            <w:szCs w:val="24"/>
          </w:rPr>
          <w:t>PctCropRP</w:t>
        </w:r>
        <w:proofErr w:type="spellEnd"/>
        <w:r>
          <w:rPr>
            <w:rFonts w:ascii="Times New Roman" w:hAnsi="Times New Roman" w:cs="Times New Roman"/>
            <w:sz w:val="24"/>
            <w:szCs w:val="24"/>
          </w:rPr>
          <w:t xml:space="preserve"> = percent crop in the riparian area, </w:t>
        </w:r>
        <w:proofErr w:type="spellStart"/>
        <w:r>
          <w:rPr>
            <w:rFonts w:ascii="Times New Roman" w:hAnsi="Times New Roman" w:cs="Times New Roman"/>
            <w:sz w:val="24"/>
            <w:szCs w:val="24"/>
          </w:rPr>
          <w:t>PctNatRP</w:t>
        </w:r>
        <w:proofErr w:type="spellEnd"/>
        <w:r>
          <w:rPr>
            <w:rFonts w:ascii="Times New Roman" w:hAnsi="Times New Roman" w:cs="Times New Roman"/>
            <w:sz w:val="24"/>
            <w:szCs w:val="24"/>
          </w:rPr>
          <w:t xml:space="preserve"> = percent natural vegetation in riparian area, </w:t>
        </w:r>
        <w:proofErr w:type="spellStart"/>
        <w:r>
          <w:rPr>
            <w:rFonts w:ascii="Times New Roman" w:hAnsi="Times New Roman" w:cs="Times New Roman"/>
            <w:sz w:val="24"/>
            <w:szCs w:val="24"/>
          </w:rPr>
          <w:t>RdDen</w:t>
        </w:r>
        <w:proofErr w:type="spellEnd"/>
        <w:r>
          <w:rPr>
            <w:rFonts w:ascii="Times New Roman" w:hAnsi="Times New Roman" w:cs="Times New Roman"/>
            <w:sz w:val="24"/>
            <w:szCs w:val="24"/>
          </w:rPr>
          <w:t xml:space="preserve"> = road density, </w:t>
        </w:r>
        <w:proofErr w:type="spellStart"/>
        <w:r>
          <w:rPr>
            <w:rFonts w:ascii="Times New Roman" w:hAnsi="Times New Roman" w:cs="Times New Roman"/>
            <w:sz w:val="24"/>
            <w:szCs w:val="24"/>
          </w:rPr>
          <w:t>S_dep</w:t>
        </w:r>
        <w:proofErr w:type="spellEnd"/>
        <w:r>
          <w:rPr>
            <w:rFonts w:ascii="Times New Roman" w:hAnsi="Times New Roman" w:cs="Times New Roman"/>
            <w:sz w:val="24"/>
            <w:szCs w:val="24"/>
          </w:rPr>
          <w:t xml:space="preserve"> = atmospheric sulfur deposition, TPRCP = total precipitation, and W1_HAG = agricultural disturbance adjacent to stream reach. </w:t>
        </w:r>
      </w:ins>
      <w:moveToRangeStart w:id="4551" w:author="Kopp, Darin" w:date="2025-02-20T15:34:00Z" w:name="move190958072"/>
      <w:moveTo w:id="4552" w:author="Kopp, Darin" w:date="2025-02-20T15:34:00Z">
        <w:r>
          <w:rPr>
            <w:rFonts w:ascii="Times New Roman" w:hAnsi="Times New Roman" w:cs="Times New Roman"/>
            <w:sz w:val="24"/>
            <w:szCs w:val="24"/>
          </w:rPr>
          <w:t xml:space="preserve">NTL = Total Nitrogen </w:t>
        </w:r>
        <w:r>
          <w:rPr>
            <w:rFonts w:ascii="Calibri" w:hAnsi="Calibri" w:cs="Calibri"/>
            <w:color w:val="000000"/>
          </w:rPr>
          <w:t>(</w:t>
        </w:r>
        <w:r w:rsidRPr="00ED5B6F">
          <w:rPr>
            <w:rFonts w:ascii="Calibri" w:hAnsi="Calibri" w:cs="Calibri"/>
            <w:color w:val="000000"/>
          </w:rPr>
          <w:t>ug/L</w:t>
        </w:r>
        <w:r>
          <w:rPr>
            <w:rFonts w:ascii="Calibri" w:hAnsi="Calibri" w:cs="Calibri"/>
            <w:color w:val="000000"/>
          </w:rPr>
          <w:t>)</w:t>
        </w:r>
        <w:r>
          <w:rPr>
            <w:rFonts w:ascii="Times New Roman" w:hAnsi="Times New Roman" w:cs="Times New Roman"/>
            <w:sz w:val="24"/>
            <w:szCs w:val="24"/>
          </w:rPr>
          <w:t xml:space="preserve">, PTL = Total Phosphorus </w:t>
        </w:r>
        <w:r>
          <w:rPr>
            <w:rFonts w:ascii="Calibri" w:hAnsi="Calibri" w:cs="Calibri"/>
            <w:color w:val="000000"/>
          </w:rPr>
          <w:t>(</w:t>
        </w:r>
        <w:r w:rsidRPr="00ED5B6F">
          <w:rPr>
            <w:rFonts w:ascii="Calibri" w:hAnsi="Calibri" w:cs="Calibri"/>
            <w:color w:val="000000"/>
          </w:rPr>
          <w:t>ug/L</w:t>
        </w:r>
        <w:r>
          <w:rPr>
            <w:rFonts w:ascii="Calibri" w:hAnsi="Calibri" w:cs="Calibri"/>
            <w:color w:val="000000"/>
          </w:rPr>
          <w:t>)</w:t>
        </w:r>
        <w:r>
          <w:rPr>
            <w:rFonts w:ascii="Times New Roman" w:hAnsi="Times New Roman" w:cs="Times New Roman"/>
            <w:sz w:val="24"/>
            <w:szCs w:val="24"/>
          </w:rPr>
          <w:t xml:space="preserve">, CL = Chloride </w:t>
        </w:r>
        <w:r>
          <w:rPr>
            <w:rFonts w:ascii="Calibri" w:hAnsi="Calibri" w:cs="Calibri"/>
            <w:color w:val="000000"/>
          </w:rPr>
          <w:t>(</w:t>
        </w:r>
        <w:r w:rsidRPr="00ED5B6F">
          <w:rPr>
            <w:rFonts w:ascii="Calibri" w:hAnsi="Calibri" w:cs="Calibri"/>
            <w:color w:val="000000"/>
          </w:rPr>
          <w:t>mg/L</w:t>
        </w:r>
        <w:r>
          <w:rPr>
            <w:rFonts w:ascii="Calibri" w:hAnsi="Calibri" w:cs="Calibri"/>
            <w:color w:val="000000"/>
          </w:rPr>
          <w:t>)</w:t>
        </w:r>
        <w:r>
          <w:rPr>
            <w:rFonts w:ascii="Times New Roman" w:hAnsi="Times New Roman" w:cs="Times New Roman"/>
            <w:sz w:val="24"/>
            <w:szCs w:val="24"/>
          </w:rPr>
          <w:t xml:space="preserve">, SO4 = Sulfate </w:t>
        </w:r>
        <w:r>
          <w:rPr>
            <w:rFonts w:ascii="Calibri" w:hAnsi="Calibri" w:cs="Calibri"/>
            <w:color w:val="000000"/>
          </w:rPr>
          <w:t>(</w:t>
        </w:r>
        <w:r w:rsidRPr="00ED5B6F">
          <w:rPr>
            <w:rFonts w:ascii="Calibri" w:hAnsi="Calibri" w:cs="Calibri"/>
            <w:color w:val="000000"/>
          </w:rPr>
          <w:t>mg/L</w:t>
        </w:r>
        <w:r>
          <w:rPr>
            <w:rFonts w:ascii="Calibri" w:hAnsi="Calibri" w:cs="Calibri"/>
            <w:color w:val="000000"/>
          </w:rPr>
          <w:t>)</w:t>
        </w:r>
        <w:r>
          <w:rPr>
            <w:rFonts w:ascii="Times New Roman" w:hAnsi="Times New Roman" w:cs="Times New Roman"/>
            <w:sz w:val="24"/>
            <w:szCs w:val="24"/>
          </w:rPr>
          <w:t xml:space="preserve">, SUBD = Substrate Diameter Log10(mm). </w:t>
        </w:r>
      </w:moveTo>
    </w:p>
    <w:p w14:paraId="0326BBE7" w14:textId="77777777" w:rsidR="000E6EB5" w:rsidRDefault="000E6EB5" w:rsidP="000E6EB5">
      <w:pPr>
        <w:rPr>
          <w:moveTo w:id="4553" w:author="Kopp, Darin" w:date="2025-02-20T15:34:00Z"/>
          <w:rFonts w:ascii="Times New Roman" w:hAnsi="Times New Roman" w:cs="Times New Roman"/>
          <w:sz w:val="24"/>
          <w:szCs w:val="24"/>
        </w:rPr>
        <w:pPrChange w:id="4554" w:author="Kopp, Darin" w:date="2025-02-20T15:34:00Z">
          <w:pPr>
            <w:spacing w:line="240" w:lineRule="auto"/>
            <w:contextualSpacing/>
          </w:pPr>
        </w:pPrChange>
      </w:pPr>
    </w:p>
    <w:moveToRangeEnd w:id="4551"/>
    <w:p w14:paraId="00034365" w14:textId="30640D77" w:rsidR="000E6EB5" w:rsidRDefault="000E6EB5" w:rsidP="000E6EB5">
      <w:pPr>
        <w:rPr>
          <w:ins w:id="4555" w:author="Kopp, Darin" w:date="2025-02-20T15:34:00Z"/>
          <w:rFonts w:ascii="Times New Roman" w:hAnsi="Times New Roman" w:cs="Times New Roman"/>
          <w:sz w:val="24"/>
          <w:szCs w:val="24"/>
        </w:rPr>
      </w:pPr>
      <w:ins w:id="4556" w:author="Kopp, Darin" w:date="2025-02-20T15:34:00Z">
        <w:r w:rsidRPr="009753A1">
          <w:rPr>
            <w:rFonts w:ascii="Times New Roman" w:hAnsi="Times New Roman" w:cs="Times New Roman"/>
            <w:sz w:val="24"/>
            <w:szCs w:val="24"/>
          </w:rPr>
          <w:t xml:space="preserve">Figure </w:t>
        </w:r>
        <w:r>
          <w:rPr>
            <w:rFonts w:ascii="Times New Roman" w:hAnsi="Times New Roman" w:cs="Times New Roman"/>
            <w:sz w:val="24"/>
            <w:szCs w:val="24"/>
          </w:rPr>
          <w:t>4</w:t>
        </w:r>
        <w:r w:rsidRPr="009753A1">
          <w:rPr>
            <w:rFonts w:ascii="Times New Roman" w:hAnsi="Times New Roman" w:cs="Times New Roman"/>
            <w:sz w:val="24"/>
            <w:szCs w:val="24"/>
          </w:rPr>
          <w:t xml:space="preserve">: </w:t>
        </w:r>
        <w:r>
          <w:rPr>
            <w:rFonts w:ascii="Times New Roman" w:hAnsi="Times New Roman" w:cs="Times New Roman"/>
            <w:sz w:val="24"/>
            <w:szCs w:val="24"/>
          </w:rPr>
          <w:t>O</w:t>
        </w:r>
        <w:r w:rsidRPr="009753A1">
          <w:rPr>
            <w:rFonts w:ascii="Times New Roman" w:hAnsi="Times New Roman" w:cs="Times New Roman"/>
            <w:sz w:val="24"/>
            <w:szCs w:val="24"/>
          </w:rPr>
          <w:t>bserved</w:t>
        </w:r>
      </w:ins>
      <w:moveToRangeStart w:id="4557" w:author="Kopp, Darin" w:date="2025-02-20T15:34:00Z" w:name="move190958075"/>
      <w:moveTo w:id="4558" w:author="Kopp, Darin" w:date="2025-02-20T15:34:00Z">
        <w:r w:rsidRPr="009753A1">
          <w:rPr>
            <w:rFonts w:ascii="Times New Roman" w:hAnsi="Times New Roman" w:cs="Times New Roman"/>
            <w:sz w:val="24"/>
            <w:szCs w:val="24"/>
          </w:rPr>
          <w:t xml:space="preserve"> versus hindcasted values for each environmental gradient. Points are regional means and vertical and horizontal bars represent the 10</w:t>
        </w:r>
        <w:r w:rsidRPr="009753A1">
          <w:rPr>
            <w:rFonts w:ascii="Times New Roman" w:hAnsi="Times New Roman" w:cs="Times New Roman"/>
            <w:sz w:val="24"/>
            <w:szCs w:val="24"/>
            <w:vertAlign w:val="superscript"/>
          </w:rPr>
          <w:t>th</w:t>
        </w:r>
        <w:r w:rsidRPr="009753A1">
          <w:rPr>
            <w:rFonts w:ascii="Times New Roman" w:hAnsi="Times New Roman" w:cs="Times New Roman"/>
            <w:sz w:val="24"/>
            <w:szCs w:val="24"/>
          </w:rPr>
          <w:t xml:space="preserve"> and 90</w:t>
        </w:r>
        <w:r w:rsidRPr="009753A1">
          <w:rPr>
            <w:rFonts w:ascii="Times New Roman" w:hAnsi="Times New Roman" w:cs="Times New Roman"/>
            <w:sz w:val="24"/>
            <w:szCs w:val="24"/>
            <w:vertAlign w:val="superscript"/>
          </w:rPr>
          <w:t>th</w:t>
        </w:r>
        <w:r w:rsidRPr="009753A1">
          <w:rPr>
            <w:rFonts w:ascii="Times New Roman" w:hAnsi="Times New Roman" w:cs="Times New Roman"/>
            <w:sz w:val="24"/>
            <w:szCs w:val="24"/>
          </w:rPr>
          <w:t xml:space="preserve"> quantiles of observed values or hindcasted values within each region, respectively.</w:t>
        </w:r>
        <w:r>
          <w:rPr>
            <w:rFonts w:ascii="Times New Roman" w:hAnsi="Times New Roman" w:cs="Times New Roman"/>
            <w:sz w:val="24"/>
            <w:szCs w:val="24"/>
          </w:rPr>
          <w:t xml:space="preserve"> </w:t>
        </w:r>
      </w:moveTo>
      <w:moveToRangeEnd w:id="4557"/>
      <w:ins w:id="4559" w:author="Kopp, Darin" w:date="2025-02-20T15:34:00Z">
        <w:r>
          <w:rPr>
            <w:rFonts w:ascii="Times New Roman" w:hAnsi="Times New Roman" w:cs="Times New Roman"/>
            <w:sz w:val="24"/>
            <w:szCs w:val="24"/>
          </w:rPr>
          <w:t>For RPDI, all hindcast values were &lt; 0.33 and the ecoregions were plotted separately for visualization.</w:t>
        </w:r>
        <w:r w:rsidRPr="009753A1">
          <w:rPr>
            <w:rFonts w:ascii="Times New Roman" w:hAnsi="Times New Roman" w:cs="Times New Roman"/>
            <w:sz w:val="24"/>
            <w:szCs w:val="24"/>
          </w:rPr>
          <w:t xml:space="preserve"> The dashed line is the 1:1 relationship</w:t>
        </w:r>
        <w:r>
          <w:rPr>
            <w:rFonts w:ascii="Times New Roman" w:hAnsi="Times New Roman" w:cs="Times New Roman"/>
            <w:sz w:val="24"/>
            <w:szCs w:val="24"/>
          </w:rPr>
          <w:t xml:space="preserve"> for all plots except for RPDI where it represents the 0.33 threshold applied to all ecoregions.</w:t>
        </w:r>
      </w:ins>
      <w:moveToRangeStart w:id="4560" w:author="Kopp, Darin" w:date="2025-02-20T15:34:00Z" w:name="move190958076"/>
      <w:moveTo w:id="4561" w:author="Kopp, Darin" w:date="2025-02-20T15:34:00Z">
        <w:r>
          <w:rPr>
            <w:rFonts w:ascii="Times New Roman" w:hAnsi="Times New Roman" w:cs="Times New Roman"/>
            <w:sz w:val="24"/>
            <w:szCs w:val="24"/>
          </w:rPr>
          <w:t xml:space="preserve"> </w:t>
        </w:r>
        <w:r w:rsidRPr="009753A1">
          <w:rPr>
            <w:rFonts w:ascii="Times New Roman" w:hAnsi="Times New Roman" w:cs="Times New Roman"/>
            <w:sz w:val="24"/>
            <w:szCs w:val="24"/>
          </w:rPr>
          <w:t xml:space="preserve"> NTL = Total Nitrogen </w:t>
        </w:r>
        <w:r w:rsidRPr="009753A1">
          <w:rPr>
            <w:rFonts w:ascii="Calibri" w:hAnsi="Calibri" w:cs="Calibri"/>
            <w:color w:val="000000"/>
          </w:rPr>
          <w:t>(ug/L)</w:t>
        </w:r>
        <w:r w:rsidRPr="009753A1">
          <w:rPr>
            <w:rFonts w:ascii="Times New Roman" w:hAnsi="Times New Roman" w:cs="Times New Roman"/>
            <w:sz w:val="24"/>
            <w:szCs w:val="24"/>
          </w:rPr>
          <w:t xml:space="preserve">, PTL = Total Phosphorus </w:t>
        </w:r>
        <w:r w:rsidRPr="009753A1">
          <w:rPr>
            <w:rFonts w:ascii="Calibri" w:hAnsi="Calibri" w:cs="Calibri"/>
            <w:color w:val="000000"/>
          </w:rPr>
          <w:t>(ug/L)</w:t>
        </w:r>
        <w:r w:rsidRPr="009753A1">
          <w:rPr>
            <w:rFonts w:ascii="Times New Roman" w:hAnsi="Times New Roman" w:cs="Times New Roman"/>
            <w:sz w:val="24"/>
            <w:szCs w:val="24"/>
          </w:rPr>
          <w:t xml:space="preserve">, CL = Chloride </w:t>
        </w:r>
        <w:r w:rsidRPr="009753A1">
          <w:rPr>
            <w:rFonts w:ascii="Calibri" w:hAnsi="Calibri" w:cs="Calibri"/>
            <w:color w:val="000000"/>
          </w:rPr>
          <w:t>(mg/L)</w:t>
        </w:r>
        <w:r w:rsidRPr="009753A1">
          <w:rPr>
            <w:rFonts w:ascii="Times New Roman" w:hAnsi="Times New Roman" w:cs="Times New Roman"/>
            <w:sz w:val="24"/>
            <w:szCs w:val="24"/>
          </w:rPr>
          <w:t xml:space="preserve">, SO4 = Sulfate </w:t>
        </w:r>
        <w:r w:rsidRPr="009753A1">
          <w:rPr>
            <w:rFonts w:ascii="Calibri" w:hAnsi="Calibri" w:cs="Calibri"/>
            <w:color w:val="000000"/>
          </w:rPr>
          <w:t>(mg/L)</w:t>
        </w:r>
        <w:r w:rsidRPr="009753A1">
          <w:rPr>
            <w:rFonts w:ascii="Times New Roman" w:hAnsi="Times New Roman" w:cs="Times New Roman"/>
            <w:sz w:val="24"/>
            <w:szCs w:val="24"/>
          </w:rPr>
          <w:t xml:space="preserve">, SUBD = Substrate Diameter (mm), RPDI = Riparian Disturbance Index, MSAT = mean summer air temperature (ºC) and TPRCP = total precipitation (mm). CPL = Coastal Plains, NAP = Northern Appalachians, NPL = Northern Plains, SAP = Southern Appalachians, SPL = Southern Plains, TPL = Temperate Plains, UMW = Upper Midwest; WMT = Western Mountains; XER = Xeric. </w:t>
        </w:r>
      </w:moveTo>
      <w:moveToRangeEnd w:id="4560"/>
      <w:ins w:id="4562" w:author="Kopp, Darin" w:date="2025-02-20T15:34:00Z">
        <w:r w:rsidRPr="009753A1">
          <w:rPr>
            <w:rFonts w:ascii="Times New Roman" w:hAnsi="Times New Roman" w:cs="Times New Roman"/>
            <w:sz w:val="24"/>
            <w:szCs w:val="24"/>
          </w:rPr>
          <w:t xml:space="preserve">See </w:t>
        </w:r>
        <w:r w:rsidR="009F14B9" w:rsidRPr="009F14B9">
          <w:rPr>
            <w:rFonts w:ascii="Times New Roman" w:hAnsi="Times New Roman" w:cs="Times New Roman"/>
            <w:sz w:val="24"/>
            <w:szCs w:val="24"/>
          </w:rPr>
          <w:t>Appendix S1: Table S</w:t>
        </w:r>
        <w:r w:rsidR="009F14B9">
          <w:rPr>
            <w:rFonts w:ascii="Times New Roman" w:hAnsi="Times New Roman" w:cs="Times New Roman"/>
            <w:sz w:val="24"/>
            <w:szCs w:val="24"/>
          </w:rPr>
          <w:t>4</w:t>
        </w:r>
        <w:r w:rsidRPr="009753A1">
          <w:rPr>
            <w:rFonts w:ascii="Times New Roman" w:hAnsi="Times New Roman" w:cs="Times New Roman"/>
            <w:sz w:val="24"/>
            <w:szCs w:val="24"/>
          </w:rPr>
          <w:t xml:space="preserve"> for observed and hindcasted mean values and quantiles for each region.</w:t>
        </w:r>
      </w:ins>
    </w:p>
    <w:p w14:paraId="183D2F32" w14:textId="77777777" w:rsidR="000E6EB5" w:rsidRDefault="000E6EB5" w:rsidP="000E6EB5">
      <w:pPr>
        <w:rPr>
          <w:ins w:id="4563" w:author="Kopp, Darin" w:date="2025-02-20T15:34:00Z"/>
          <w:rFonts w:ascii="Times New Roman" w:hAnsi="Times New Roman" w:cs="Times New Roman"/>
          <w:sz w:val="24"/>
          <w:szCs w:val="24"/>
        </w:rPr>
      </w:pPr>
    </w:p>
    <w:p w14:paraId="7E484FCC" w14:textId="77777777" w:rsidR="000E6EB5" w:rsidRPr="0039769C" w:rsidRDefault="000E6EB5" w:rsidP="000E6EB5">
      <w:pPr>
        <w:spacing w:line="240" w:lineRule="auto"/>
        <w:contextualSpacing/>
        <w:rPr>
          <w:moveTo w:id="4564" w:author="Kopp, Darin" w:date="2025-02-20T15:34:00Z"/>
          <w:rFonts w:ascii="Times New Roman" w:hAnsi="Times New Roman" w:cs="Times New Roman"/>
          <w:sz w:val="24"/>
          <w:szCs w:val="24"/>
        </w:rPr>
      </w:pPr>
      <w:ins w:id="4565" w:author="Kopp, Darin" w:date="2025-02-20T15:34:00Z">
        <w:r>
          <w:rPr>
            <w:rFonts w:ascii="Times New Roman" w:hAnsi="Times New Roman" w:cs="Times New Roman"/>
            <w:sz w:val="24"/>
            <w:szCs w:val="24"/>
          </w:rPr>
          <w:t>Figure 5: A) Proportion of sites where hindcasted abiotic conditions were &gt;2 standard deviations from the observed value for Total Nitrogen (NTL), Total Phosphorus (PTL), Chloride (CL), Sulfate (SO4), Substrate Diameter (SUBD), mean summer air temperature (MSAT), and Total Precipitation (TPRCP) and &gt; 0.33 for Riparian Disturbance Index (RPDI). B) The number of environmental variables affected by human disturbance. Locations where the effects were not detected are plotted separately.</w:t>
        </w:r>
      </w:ins>
      <w:moveToRangeStart w:id="4566" w:author="Kopp, Darin" w:date="2025-02-20T15:34:00Z" w:name="move190958077"/>
      <w:moveTo w:id="4567" w:author="Kopp, Darin" w:date="2025-02-20T15:34:00Z">
        <w:r>
          <w:rPr>
            <w:rFonts w:ascii="Times New Roman" w:hAnsi="Times New Roman" w:cs="Times New Roman"/>
            <w:sz w:val="24"/>
            <w:szCs w:val="24"/>
          </w:rPr>
          <w:t xml:space="preserve"> CPL = Coastal Plains, NAP = Northern Appalachians, NPL = Northern Plains, SAP = Southern Appalachians, SPL = Southern Plains, TPL = Temperate Plains, UMW = Upper Midwest; WMT = Western Mountains; XER = Xeric.</w:t>
        </w:r>
      </w:moveTo>
    </w:p>
    <w:p w14:paraId="372A2ED6" w14:textId="77777777" w:rsidR="000E6EB5" w:rsidRPr="00F07BCC" w:rsidRDefault="000E6EB5" w:rsidP="000E6EB5">
      <w:pPr>
        <w:rPr>
          <w:moveTo w:id="4568" w:author="Kopp, Darin" w:date="2025-02-20T15:34:00Z"/>
          <w:rFonts w:ascii="Times New Roman" w:hAnsi="Times New Roman"/>
          <w:b/>
          <w:sz w:val="24"/>
          <w:rPrChange w:id="4569" w:author="Kopp, Darin" w:date="2025-02-20T15:34:00Z">
            <w:rPr>
              <w:moveTo w:id="4570" w:author="Kopp, Darin" w:date="2025-02-20T15:34:00Z"/>
              <w:rFonts w:ascii="Times New Roman" w:hAnsi="Times New Roman"/>
              <w:sz w:val="24"/>
            </w:rPr>
          </w:rPrChange>
        </w:rPr>
        <w:pPrChange w:id="4571" w:author="Kopp, Darin" w:date="2025-02-20T15:34:00Z">
          <w:pPr>
            <w:spacing w:line="480" w:lineRule="auto"/>
            <w:contextualSpacing/>
          </w:pPr>
        </w:pPrChange>
      </w:pPr>
    </w:p>
    <w:moveToRangeEnd w:id="4566"/>
    <w:p w14:paraId="6853869B" w14:textId="77777777" w:rsidR="000E6EB5" w:rsidRDefault="000E6EB5" w:rsidP="000E6EB5">
      <w:pPr>
        <w:spacing w:line="240" w:lineRule="auto"/>
        <w:rPr>
          <w:moveTo w:id="4572" w:author="Kopp, Darin" w:date="2025-02-20T15:34:00Z"/>
          <w:rFonts w:ascii="Times New Roman" w:hAnsi="Times New Roman" w:cs="Times New Roman"/>
          <w:sz w:val="24"/>
          <w:szCs w:val="24"/>
        </w:rPr>
      </w:pPr>
      <w:ins w:id="4573" w:author="Kopp, Darin" w:date="2025-02-20T15:34:00Z">
        <w:r>
          <w:rPr>
            <w:rFonts w:ascii="Times New Roman" w:hAnsi="Times New Roman" w:cs="Times New Roman"/>
            <w:sz w:val="24"/>
            <w:szCs w:val="24"/>
          </w:rPr>
          <w:t>Figure 6: Difference in macroinvertebrate genus richness after removing anthropogenic disturbance from each category of physiochemical variables (A) and all variables simultaneously (B).</w:t>
        </w:r>
      </w:ins>
      <w:moveToRangeStart w:id="4574" w:author="Kopp, Darin" w:date="2025-02-20T15:34:00Z" w:name="move190958078"/>
      <w:moveTo w:id="4575" w:author="Kopp, Darin" w:date="2025-02-20T15:34:00Z">
        <w:r>
          <w:rPr>
            <w:rFonts w:ascii="Times New Roman" w:hAnsi="Times New Roman" w:cs="Times New Roman"/>
            <w:sz w:val="24"/>
            <w:szCs w:val="24"/>
          </w:rPr>
          <w:t xml:space="preserve"> The points in each panel are sites that had a change in genus richness with &gt;75% support after removing disturbance. </w:t>
        </w:r>
      </w:moveTo>
    </w:p>
    <w:moveToRangeEnd w:id="4574"/>
    <w:p w14:paraId="675FD15B" w14:textId="77777777" w:rsidR="000E6EB5" w:rsidRDefault="000E6EB5" w:rsidP="000E6EB5">
      <w:pPr>
        <w:rPr>
          <w:ins w:id="4576" w:author="Kopp, Darin" w:date="2025-02-20T15:34:00Z"/>
          <w:rFonts w:ascii="Times New Roman" w:hAnsi="Times New Roman" w:cs="Times New Roman"/>
          <w:sz w:val="24"/>
          <w:szCs w:val="24"/>
        </w:rPr>
      </w:pPr>
    </w:p>
    <w:p w14:paraId="61EF8339" w14:textId="77777777" w:rsidR="000E6EB5" w:rsidRDefault="000E6EB5" w:rsidP="000E6EB5">
      <w:pPr>
        <w:spacing w:line="240" w:lineRule="auto"/>
        <w:contextualSpacing/>
        <w:rPr>
          <w:ins w:id="4577" w:author="Kopp, Darin" w:date="2025-02-20T15:34:00Z"/>
          <w:rFonts w:ascii="Times New Roman" w:hAnsi="Times New Roman" w:cs="Times New Roman"/>
          <w:sz w:val="24"/>
          <w:szCs w:val="24"/>
        </w:rPr>
      </w:pPr>
      <w:ins w:id="4578" w:author="Kopp, Darin" w:date="2025-02-20T15:34:00Z">
        <w:r>
          <w:rPr>
            <w:rFonts w:ascii="Times New Roman" w:hAnsi="Times New Roman" w:cs="Times New Roman"/>
            <w:sz w:val="24"/>
            <w:szCs w:val="24"/>
          </w:rPr>
          <w:t>Figure 7: Percentage of the population of streams where genus richness or composition could change given a hindcasted physiochemical environment.</w:t>
        </w:r>
      </w:ins>
      <w:moveToRangeStart w:id="4579" w:author="Kopp, Darin" w:date="2025-02-20T15:34:00Z" w:name="move190958080"/>
      <w:moveTo w:id="4580" w:author="Kopp, Darin" w:date="2025-02-20T15:34:00Z">
        <w:r>
          <w:rPr>
            <w:rFonts w:ascii="Times New Roman" w:hAnsi="Times New Roman" w:cs="Times New Roman"/>
            <w:sz w:val="24"/>
            <w:szCs w:val="24"/>
          </w:rPr>
          <w:t xml:space="preserve"> Shaded bars indicate that the probability of mean present-day richness differs from hindcast with &gt; 0.90 (Black) or 0.75-0.90 (Gray) support. </w:t>
        </w:r>
      </w:moveTo>
      <w:moveToRangeEnd w:id="4579"/>
      <w:ins w:id="4581" w:author="Kopp, Darin" w:date="2025-02-20T15:34:00Z">
        <w:r>
          <w:rPr>
            <w:rFonts w:ascii="Times New Roman" w:hAnsi="Times New Roman" w:cs="Times New Roman"/>
            <w:sz w:val="24"/>
            <w:szCs w:val="24"/>
          </w:rPr>
          <w:t>Hatched bars indicate that Jaccard</w:t>
        </w:r>
      </w:ins>
      <w:moveToRangeStart w:id="4582" w:author="Kopp, Darin" w:date="2025-02-20T15:34:00Z" w:name="move190958081"/>
      <w:moveTo w:id="4583" w:author="Kopp, Darin" w:date="2025-02-20T15:34:00Z">
        <w:r>
          <w:rPr>
            <w:rFonts w:ascii="Times New Roman" w:hAnsi="Times New Roman" w:cs="Times New Roman"/>
            <w:sz w:val="24"/>
            <w:szCs w:val="24"/>
          </w:rPr>
          <w:t xml:space="preserve"> similarity was &lt; 0.9 but support for a difference in richness were &lt; 0.75.  White bars indicate the proportion of sites that had &lt; 0.75 support for change in richness and &gt;0.9 compositional similarity. Yellow bars indicate the proportion of sites that could not be assessed because of insufficient data</w:t>
        </w:r>
      </w:moveTo>
      <w:moveToRangeEnd w:id="4582"/>
      <w:ins w:id="4584" w:author="Kopp, Darin" w:date="2025-02-20T15:34:00Z">
        <w:r>
          <w:rPr>
            <w:rFonts w:ascii="Times New Roman" w:hAnsi="Times New Roman" w:cs="Times New Roman"/>
            <w:sz w:val="24"/>
            <w:szCs w:val="24"/>
          </w:rPr>
          <w:t xml:space="preserve"> or potential extrapolation from predicting hindcast physiochemical conditions. Regions are arranged according to richness. NPL = Northern Plains, TPL = Temperate Plains, SPL = Southern Plains, XER = Xeric, SAP = Southern Appalachians, CPL = Coastal Plains, NAP = Northern Appalachians, UMW = Upper Midwest and WMT = Western Mountains.  </w:t>
        </w:r>
      </w:ins>
    </w:p>
    <w:p w14:paraId="3E829DCA" w14:textId="77777777" w:rsidR="00E7320A" w:rsidRPr="005A2E95" w:rsidRDefault="00E7320A" w:rsidP="00BB7AF2">
      <w:pPr>
        <w:rPr>
          <w:rFonts w:ascii="Times New Roman" w:hAnsi="Times New Roman" w:cs="Times New Roman"/>
          <w:b/>
          <w:bCs/>
          <w:sz w:val="24"/>
          <w:szCs w:val="24"/>
        </w:rPr>
      </w:pPr>
    </w:p>
    <w:sectPr w:rsidR="00E7320A" w:rsidRPr="005A2E95" w:rsidSect="00C32558">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86278"/>
    <w:multiLevelType w:val="hybridMultilevel"/>
    <w:tmpl w:val="3B7E9F62"/>
    <w:lvl w:ilvl="0" w:tplc="6F20B690">
      <w:start w:val="2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B10D2D"/>
    <w:multiLevelType w:val="hybridMultilevel"/>
    <w:tmpl w:val="3286C32E"/>
    <w:lvl w:ilvl="0" w:tplc="C5D40D3C">
      <w:start w:val="2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2A7A90"/>
    <w:multiLevelType w:val="hybridMultilevel"/>
    <w:tmpl w:val="C2FE1196"/>
    <w:lvl w:ilvl="0" w:tplc="0BC877C2">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77DA4A89"/>
    <w:multiLevelType w:val="hybridMultilevel"/>
    <w:tmpl w:val="A614E1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65094">
    <w:abstractNumId w:val="3"/>
  </w:num>
  <w:num w:numId="2" w16cid:durableId="419521766">
    <w:abstractNumId w:val="2"/>
  </w:num>
  <w:num w:numId="3" w16cid:durableId="722600393">
    <w:abstractNumId w:val="0"/>
  </w:num>
  <w:num w:numId="4" w16cid:durableId="187638880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pp, Darin">
    <w15:presenceInfo w15:providerId="AD" w15:userId="S::Kopp.Darin@epa.gov::2b1b598f-a682-4c67-8d6f-03365052a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txzfetfi9xw07eeartpf9t7wwtdt2arspvw&quot;&gt;EndNoteLibrary&lt;record-ids&gt;&lt;item&gt;4&lt;/item&gt;&lt;item&gt;6&lt;/item&gt;&lt;item&gt;7&lt;/item&gt;&lt;item&gt;9&lt;/item&gt;&lt;item&gt;12&lt;/item&gt;&lt;item&gt;13&lt;/item&gt;&lt;item&gt;14&lt;/item&gt;&lt;item&gt;15&lt;/item&gt;&lt;item&gt;16&lt;/item&gt;&lt;item&gt;23&lt;/item&gt;&lt;item&gt;24&lt;/item&gt;&lt;item&gt;25&lt;/item&gt;&lt;item&gt;27&lt;/item&gt;&lt;item&gt;28&lt;/item&gt;&lt;item&gt;30&lt;/item&gt;&lt;item&gt;31&lt;/item&gt;&lt;item&gt;36&lt;/item&gt;&lt;item&gt;38&lt;/item&gt;&lt;item&gt;39&lt;/item&gt;&lt;item&gt;45&lt;/item&gt;&lt;item&gt;53&lt;/item&gt;&lt;item&gt;57&lt;/item&gt;&lt;item&gt;58&lt;/item&gt;&lt;item&gt;59&lt;/item&gt;&lt;item&gt;61&lt;/item&gt;&lt;item&gt;63&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6&lt;/item&gt;&lt;item&gt;98&lt;/item&gt;&lt;item&gt;100&lt;/item&gt;&lt;item&gt;109&lt;/item&gt;&lt;item&gt;111&lt;/item&gt;&lt;item&gt;113&lt;/item&gt;&lt;item&gt;137&lt;/item&gt;&lt;item&gt;150&lt;/item&gt;&lt;item&gt;151&lt;/item&gt;&lt;item&gt;152&lt;/item&gt;&lt;item&gt;153&lt;/item&gt;&lt;item&gt;154&lt;/item&gt;&lt;item&gt;156&lt;/item&gt;&lt;item&gt;158&lt;/item&gt;&lt;item&gt;161&lt;/item&gt;&lt;item&gt;162&lt;/item&gt;&lt;item&gt;163&lt;/item&gt;&lt;item&gt;165&lt;/item&gt;&lt;item&gt;169&lt;/item&gt;&lt;item&gt;170&lt;/item&gt;&lt;item&gt;213&lt;/item&gt;&lt;item&gt;215&lt;/item&gt;&lt;item&gt;216&lt;/item&gt;&lt;item&gt;219&lt;/item&gt;&lt;item&gt;221&lt;/item&gt;&lt;item&gt;222&lt;/item&gt;&lt;item&gt;223&lt;/item&gt;&lt;item&gt;224&lt;/item&gt;&lt;item&gt;225&lt;/item&gt;&lt;item&gt;243&lt;/item&gt;&lt;item&gt;279&lt;/item&gt;&lt;item&gt;281&lt;/item&gt;&lt;item&gt;282&lt;/item&gt;&lt;item&gt;283&lt;/item&gt;&lt;item&gt;284&lt;/item&gt;&lt;item&gt;285&lt;/item&gt;&lt;item&gt;286&lt;/item&gt;&lt;item&gt;287&lt;/item&gt;&lt;item&gt;288&lt;/item&gt;&lt;item&gt;290&lt;/item&gt;&lt;item&gt;294&lt;/item&gt;&lt;item&gt;295&lt;/item&gt;&lt;item&gt;296&lt;/item&gt;&lt;item&gt;297&lt;/item&gt;&lt;item&gt;298&lt;/item&gt;&lt;item&gt;299&lt;/item&gt;&lt;item&gt;307&lt;/item&gt;&lt;item&gt;311&lt;/item&gt;&lt;item&gt;313&lt;/item&gt;&lt;item&gt;314&lt;/item&gt;&lt;item&gt;315&lt;/item&gt;&lt;item&gt;316&lt;/item&gt;&lt;item&gt;317&lt;/item&gt;&lt;item&gt;319&lt;/item&gt;&lt;item&gt;320&lt;/item&gt;&lt;item&gt;321&lt;/item&gt;&lt;item&gt;324&lt;/item&gt;&lt;/record-ids&gt;&lt;/item&gt;&lt;/Libraries&gt;"/>
  </w:docVars>
  <w:rsids>
    <w:rsidRoot w:val="001E639E"/>
    <w:rsid w:val="0000077B"/>
    <w:rsid w:val="00001E6F"/>
    <w:rsid w:val="00001FF9"/>
    <w:rsid w:val="000021C4"/>
    <w:rsid w:val="000022FC"/>
    <w:rsid w:val="00002895"/>
    <w:rsid w:val="000029EF"/>
    <w:rsid w:val="00003077"/>
    <w:rsid w:val="0000321C"/>
    <w:rsid w:val="00003A2B"/>
    <w:rsid w:val="00003A5A"/>
    <w:rsid w:val="00004D29"/>
    <w:rsid w:val="0000616D"/>
    <w:rsid w:val="000065ED"/>
    <w:rsid w:val="00006A18"/>
    <w:rsid w:val="00006A23"/>
    <w:rsid w:val="0000710F"/>
    <w:rsid w:val="00010B31"/>
    <w:rsid w:val="00010B33"/>
    <w:rsid w:val="00010C24"/>
    <w:rsid w:val="00010DC9"/>
    <w:rsid w:val="00010F02"/>
    <w:rsid w:val="00011D86"/>
    <w:rsid w:val="00012483"/>
    <w:rsid w:val="000125FE"/>
    <w:rsid w:val="0001296E"/>
    <w:rsid w:val="00013FB0"/>
    <w:rsid w:val="000140B3"/>
    <w:rsid w:val="000155DE"/>
    <w:rsid w:val="0001670A"/>
    <w:rsid w:val="0001685A"/>
    <w:rsid w:val="0001688B"/>
    <w:rsid w:val="000200F1"/>
    <w:rsid w:val="00020268"/>
    <w:rsid w:val="000206EE"/>
    <w:rsid w:val="000217BD"/>
    <w:rsid w:val="00021F17"/>
    <w:rsid w:val="000220DB"/>
    <w:rsid w:val="000223A4"/>
    <w:rsid w:val="000229F7"/>
    <w:rsid w:val="00022A0D"/>
    <w:rsid w:val="00022A29"/>
    <w:rsid w:val="0002426E"/>
    <w:rsid w:val="000245AD"/>
    <w:rsid w:val="000247A3"/>
    <w:rsid w:val="0002484C"/>
    <w:rsid w:val="00024F66"/>
    <w:rsid w:val="00025137"/>
    <w:rsid w:val="0002522C"/>
    <w:rsid w:val="00025770"/>
    <w:rsid w:val="00025925"/>
    <w:rsid w:val="000259C1"/>
    <w:rsid w:val="00025E44"/>
    <w:rsid w:val="00025E70"/>
    <w:rsid w:val="000269AF"/>
    <w:rsid w:val="00026DC7"/>
    <w:rsid w:val="0002736A"/>
    <w:rsid w:val="00027452"/>
    <w:rsid w:val="0002753B"/>
    <w:rsid w:val="000276EB"/>
    <w:rsid w:val="000301C4"/>
    <w:rsid w:val="000306AB"/>
    <w:rsid w:val="00030CD9"/>
    <w:rsid w:val="00031029"/>
    <w:rsid w:val="0003121D"/>
    <w:rsid w:val="0003159E"/>
    <w:rsid w:val="00031711"/>
    <w:rsid w:val="00031A5D"/>
    <w:rsid w:val="00032438"/>
    <w:rsid w:val="000325A6"/>
    <w:rsid w:val="000335B1"/>
    <w:rsid w:val="000338C1"/>
    <w:rsid w:val="00033A15"/>
    <w:rsid w:val="00033D58"/>
    <w:rsid w:val="000345F5"/>
    <w:rsid w:val="0003484D"/>
    <w:rsid w:val="0003490B"/>
    <w:rsid w:val="00034C0C"/>
    <w:rsid w:val="000356A4"/>
    <w:rsid w:val="0003576B"/>
    <w:rsid w:val="00035AED"/>
    <w:rsid w:val="0003676E"/>
    <w:rsid w:val="00036B85"/>
    <w:rsid w:val="0003764E"/>
    <w:rsid w:val="000379CC"/>
    <w:rsid w:val="00037E8E"/>
    <w:rsid w:val="00037EAB"/>
    <w:rsid w:val="000416F2"/>
    <w:rsid w:val="0004178F"/>
    <w:rsid w:val="00041992"/>
    <w:rsid w:val="00041BFA"/>
    <w:rsid w:val="00041CE3"/>
    <w:rsid w:val="00041D7F"/>
    <w:rsid w:val="00042B67"/>
    <w:rsid w:val="00043F46"/>
    <w:rsid w:val="00044698"/>
    <w:rsid w:val="00044FA7"/>
    <w:rsid w:val="000459EC"/>
    <w:rsid w:val="00045FDB"/>
    <w:rsid w:val="00045FF7"/>
    <w:rsid w:val="00046D48"/>
    <w:rsid w:val="0004772A"/>
    <w:rsid w:val="00047E62"/>
    <w:rsid w:val="00050A0D"/>
    <w:rsid w:val="0005147A"/>
    <w:rsid w:val="00051BC7"/>
    <w:rsid w:val="000527ED"/>
    <w:rsid w:val="0005405D"/>
    <w:rsid w:val="00054CD5"/>
    <w:rsid w:val="00055AAD"/>
    <w:rsid w:val="00055D57"/>
    <w:rsid w:val="00055D98"/>
    <w:rsid w:val="000564B0"/>
    <w:rsid w:val="00056CD4"/>
    <w:rsid w:val="00056F7A"/>
    <w:rsid w:val="00057146"/>
    <w:rsid w:val="00057646"/>
    <w:rsid w:val="00057716"/>
    <w:rsid w:val="00060611"/>
    <w:rsid w:val="000609F5"/>
    <w:rsid w:val="00061237"/>
    <w:rsid w:val="00061EA6"/>
    <w:rsid w:val="000627D7"/>
    <w:rsid w:val="00063429"/>
    <w:rsid w:val="000646E8"/>
    <w:rsid w:val="00064839"/>
    <w:rsid w:val="00065D15"/>
    <w:rsid w:val="00065E57"/>
    <w:rsid w:val="000664FD"/>
    <w:rsid w:val="00066962"/>
    <w:rsid w:val="000671CE"/>
    <w:rsid w:val="00067595"/>
    <w:rsid w:val="00070316"/>
    <w:rsid w:val="000704B6"/>
    <w:rsid w:val="00070A1F"/>
    <w:rsid w:val="00071268"/>
    <w:rsid w:val="0007126D"/>
    <w:rsid w:val="0007149F"/>
    <w:rsid w:val="000714AB"/>
    <w:rsid w:val="00071FA4"/>
    <w:rsid w:val="00072930"/>
    <w:rsid w:val="00072EC4"/>
    <w:rsid w:val="00074DEF"/>
    <w:rsid w:val="00074ECA"/>
    <w:rsid w:val="00075234"/>
    <w:rsid w:val="000759C6"/>
    <w:rsid w:val="00075DBD"/>
    <w:rsid w:val="00075DF5"/>
    <w:rsid w:val="000765E9"/>
    <w:rsid w:val="00076776"/>
    <w:rsid w:val="000776F7"/>
    <w:rsid w:val="00077761"/>
    <w:rsid w:val="00077B21"/>
    <w:rsid w:val="0008001C"/>
    <w:rsid w:val="0008091D"/>
    <w:rsid w:val="000811BD"/>
    <w:rsid w:val="00081911"/>
    <w:rsid w:val="00081998"/>
    <w:rsid w:val="0008256C"/>
    <w:rsid w:val="00082BF4"/>
    <w:rsid w:val="000832B2"/>
    <w:rsid w:val="0008404B"/>
    <w:rsid w:val="000849F6"/>
    <w:rsid w:val="00084ABD"/>
    <w:rsid w:val="0008509A"/>
    <w:rsid w:val="00085264"/>
    <w:rsid w:val="00085907"/>
    <w:rsid w:val="000860BF"/>
    <w:rsid w:val="000864F3"/>
    <w:rsid w:val="0008687F"/>
    <w:rsid w:val="00087185"/>
    <w:rsid w:val="000903AD"/>
    <w:rsid w:val="00090465"/>
    <w:rsid w:val="00091811"/>
    <w:rsid w:val="000927D8"/>
    <w:rsid w:val="000932EA"/>
    <w:rsid w:val="0009354B"/>
    <w:rsid w:val="000938ED"/>
    <w:rsid w:val="00093CDC"/>
    <w:rsid w:val="00093D22"/>
    <w:rsid w:val="00094144"/>
    <w:rsid w:val="00094507"/>
    <w:rsid w:val="0009556C"/>
    <w:rsid w:val="0009562C"/>
    <w:rsid w:val="000960D2"/>
    <w:rsid w:val="00097847"/>
    <w:rsid w:val="000978D3"/>
    <w:rsid w:val="00097AC6"/>
    <w:rsid w:val="000A03C9"/>
    <w:rsid w:val="000A054C"/>
    <w:rsid w:val="000A0553"/>
    <w:rsid w:val="000A061A"/>
    <w:rsid w:val="000A1B8E"/>
    <w:rsid w:val="000A1C88"/>
    <w:rsid w:val="000A2404"/>
    <w:rsid w:val="000A2E1E"/>
    <w:rsid w:val="000A356F"/>
    <w:rsid w:val="000A4391"/>
    <w:rsid w:val="000A4412"/>
    <w:rsid w:val="000A49CA"/>
    <w:rsid w:val="000A4D14"/>
    <w:rsid w:val="000A4D28"/>
    <w:rsid w:val="000A4E4B"/>
    <w:rsid w:val="000A6141"/>
    <w:rsid w:val="000A655E"/>
    <w:rsid w:val="000A6CE4"/>
    <w:rsid w:val="000A70BC"/>
    <w:rsid w:val="000A7144"/>
    <w:rsid w:val="000A73B7"/>
    <w:rsid w:val="000A758E"/>
    <w:rsid w:val="000A7BF1"/>
    <w:rsid w:val="000A7E9D"/>
    <w:rsid w:val="000B01DA"/>
    <w:rsid w:val="000B0894"/>
    <w:rsid w:val="000B0E74"/>
    <w:rsid w:val="000B1320"/>
    <w:rsid w:val="000B1C56"/>
    <w:rsid w:val="000B1C7D"/>
    <w:rsid w:val="000B22A1"/>
    <w:rsid w:val="000B23F4"/>
    <w:rsid w:val="000B27DB"/>
    <w:rsid w:val="000B2BA1"/>
    <w:rsid w:val="000B2D48"/>
    <w:rsid w:val="000B3D9D"/>
    <w:rsid w:val="000B4EED"/>
    <w:rsid w:val="000B4F95"/>
    <w:rsid w:val="000B5786"/>
    <w:rsid w:val="000B59FE"/>
    <w:rsid w:val="000B62EB"/>
    <w:rsid w:val="000C0168"/>
    <w:rsid w:val="000C05EE"/>
    <w:rsid w:val="000C1119"/>
    <w:rsid w:val="000C1A64"/>
    <w:rsid w:val="000C1B1B"/>
    <w:rsid w:val="000C1C38"/>
    <w:rsid w:val="000C206E"/>
    <w:rsid w:val="000C23CF"/>
    <w:rsid w:val="000C2845"/>
    <w:rsid w:val="000C299A"/>
    <w:rsid w:val="000C29D5"/>
    <w:rsid w:val="000C2B39"/>
    <w:rsid w:val="000C385E"/>
    <w:rsid w:val="000C40D2"/>
    <w:rsid w:val="000C63F3"/>
    <w:rsid w:val="000C65C5"/>
    <w:rsid w:val="000C68C6"/>
    <w:rsid w:val="000C719B"/>
    <w:rsid w:val="000C7354"/>
    <w:rsid w:val="000C73B0"/>
    <w:rsid w:val="000C798A"/>
    <w:rsid w:val="000C7E6D"/>
    <w:rsid w:val="000D0464"/>
    <w:rsid w:val="000D07E4"/>
    <w:rsid w:val="000D0C10"/>
    <w:rsid w:val="000D15BD"/>
    <w:rsid w:val="000D185E"/>
    <w:rsid w:val="000D2105"/>
    <w:rsid w:val="000D2111"/>
    <w:rsid w:val="000D280C"/>
    <w:rsid w:val="000D288C"/>
    <w:rsid w:val="000D2B68"/>
    <w:rsid w:val="000D2E7A"/>
    <w:rsid w:val="000D3CD0"/>
    <w:rsid w:val="000D459D"/>
    <w:rsid w:val="000D4F17"/>
    <w:rsid w:val="000D5D73"/>
    <w:rsid w:val="000D5FF5"/>
    <w:rsid w:val="000D61D4"/>
    <w:rsid w:val="000D62B2"/>
    <w:rsid w:val="000D65D5"/>
    <w:rsid w:val="000D6B23"/>
    <w:rsid w:val="000D6E1F"/>
    <w:rsid w:val="000D77EE"/>
    <w:rsid w:val="000E13C8"/>
    <w:rsid w:val="000E15C5"/>
    <w:rsid w:val="000E1617"/>
    <w:rsid w:val="000E1E91"/>
    <w:rsid w:val="000E296C"/>
    <w:rsid w:val="000E2C21"/>
    <w:rsid w:val="000E2E7A"/>
    <w:rsid w:val="000E31BF"/>
    <w:rsid w:val="000E339B"/>
    <w:rsid w:val="000E3C1F"/>
    <w:rsid w:val="000E3D64"/>
    <w:rsid w:val="000E41F3"/>
    <w:rsid w:val="000E433E"/>
    <w:rsid w:val="000E4570"/>
    <w:rsid w:val="000E4613"/>
    <w:rsid w:val="000E4AF6"/>
    <w:rsid w:val="000E6EB5"/>
    <w:rsid w:val="000E730E"/>
    <w:rsid w:val="000E76AE"/>
    <w:rsid w:val="000E7C04"/>
    <w:rsid w:val="000F00F2"/>
    <w:rsid w:val="000F0702"/>
    <w:rsid w:val="000F0D7B"/>
    <w:rsid w:val="000F0E0B"/>
    <w:rsid w:val="000F0E1C"/>
    <w:rsid w:val="000F1285"/>
    <w:rsid w:val="000F3DE4"/>
    <w:rsid w:val="000F3E81"/>
    <w:rsid w:val="000F47EE"/>
    <w:rsid w:val="000F51BA"/>
    <w:rsid w:val="000F54BD"/>
    <w:rsid w:val="000F5E72"/>
    <w:rsid w:val="000F699D"/>
    <w:rsid w:val="000F6B8F"/>
    <w:rsid w:val="000F6E05"/>
    <w:rsid w:val="000F7579"/>
    <w:rsid w:val="000F7AC5"/>
    <w:rsid w:val="000F7B2E"/>
    <w:rsid w:val="000F7B91"/>
    <w:rsid w:val="000F7F62"/>
    <w:rsid w:val="00100058"/>
    <w:rsid w:val="0010085C"/>
    <w:rsid w:val="00100AFB"/>
    <w:rsid w:val="00101EF4"/>
    <w:rsid w:val="001025F5"/>
    <w:rsid w:val="001028FF"/>
    <w:rsid w:val="00103173"/>
    <w:rsid w:val="0010317F"/>
    <w:rsid w:val="001035B8"/>
    <w:rsid w:val="00104304"/>
    <w:rsid w:val="0010438E"/>
    <w:rsid w:val="0010587E"/>
    <w:rsid w:val="0010682A"/>
    <w:rsid w:val="00106A51"/>
    <w:rsid w:val="001072D9"/>
    <w:rsid w:val="0010733E"/>
    <w:rsid w:val="001076F3"/>
    <w:rsid w:val="00107AD1"/>
    <w:rsid w:val="00107B2A"/>
    <w:rsid w:val="00107B4C"/>
    <w:rsid w:val="001103CD"/>
    <w:rsid w:val="00111045"/>
    <w:rsid w:val="00111604"/>
    <w:rsid w:val="00112014"/>
    <w:rsid w:val="00112237"/>
    <w:rsid w:val="001122D9"/>
    <w:rsid w:val="00112CB0"/>
    <w:rsid w:val="00112DF2"/>
    <w:rsid w:val="001136DF"/>
    <w:rsid w:val="00114042"/>
    <w:rsid w:val="0011449D"/>
    <w:rsid w:val="00114953"/>
    <w:rsid w:val="001149AC"/>
    <w:rsid w:val="00114C9E"/>
    <w:rsid w:val="001156F6"/>
    <w:rsid w:val="00115D5A"/>
    <w:rsid w:val="00115F82"/>
    <w:rsid w:val="00116422"/>
    <w:rsid w:val="00116846"/>
    <w:rsid w:val="00116AA9"/>
    <w:rsid w:val="001174ED"/>
    <w:rsid w:val="0011793D"/>
    <w:rsid w:val="00117A77"/>
    <w:rsid w:val="00120243"/>
    <w:rsid w:val="001214EC"/>
    <w:rsid w:val="001219B3"/>
    <w:rsid w:val="00121AB1"/>
    <w:rsid w:val="00121E12"/>
    <w:rsid w:val="0012229F"/>
    <w:rsid w:val="001243A0"/>
    <w:rsid w:val="00125F78"/>
    <w:rsid w:val="00126139"/>
    <w:rsid w:val="00127A88"/>
    <w:rsid w:val="00127FAD"/>
    <w:rsid w:val="0013065F"/>
    <w:rsid w:val="0013132C"/>
    <w:rsid w:val="0013148F"/>
    <w:rsid w:val="001320C1"/>
    <w:rsid w:val="001321C2"/>
    <w:rsid w:val="0013522A"/>
    <w:rsid w:val="00136CDB"/>
    <w:rsid w:val="00136FD7"/>
    <w:rsid w:val="0013732A"/>
    <w:rsid w:val="00137F4E"/>
    <w:rsid w:val="001400D1"/>
    <w:rsid w:val="001415E6"/>
    <w:rsid w:val="001417C6"/>
    <w:rsid w:val="0014219A"/>
    <w:rsid w:val="001422F8"/>
    <w:rsid w:val="00142629"/>
    <w:rsid w:val="00142D77"/>
    <w:rsid w:val="0014313C"/>
    <w:rsid w:val="0014326A"/>
    <w:rsid w:val="001433A1"/>
    <w:rsid w:val="0014357B"/>
    <w:rsid w:val="00143D78"/>
    <w:rsid w:val="0014430B"/>
    <w:rsid w:val="00144F52"/>
    <w:rsid w:val="00145698"/>
    <w:rsid w:val="001457CF"/>
    <w:rsid w:val="00145AD7"/>
    <w:rsid w:val="00145BED"/>
    <w:rsid w:val="00146205"/>
    <w:rsid w:val="00146526"/>
    <w:rsid w:val="001510BA"/>
    <w:rsid w:val="001510F9"/>
    <w:rsid w:val="0015168D"/>
    <w:rsid w:val="00152448"/>
    <w:rsid w:val="001527AF"/>
    <w:rsid w:val="00153B33"/>
    <w:rsid w:val="00153CF4"/>
    <w:rsid w:val="00153E22"/>
    <w:rsid w:val="00153E61"/>
    <w:rsid w:val="001543D0"/>
    <w:rsid w:val="00154546"/>
    <w:rsid w:val="0015485E"/>
    <w:rsid w:val="0015496D"/>
    <w:rsid w:val="00154AC2"/>
    <w:rsid w:val="00155806"/>
    <w:rsid w:val="00155EA3"/>
    <w:rsid w:val="0015616C"/>
    <w:rsid w:val="0015640E"/>
    <w:rsid w:val="00156499"/>
    <w:rsid w:val="001572F3"/>
    <w:rsid w:val="00157A50"/>
    <w:rsid w:val="00157E3A"/>
    <w:rsid w:val="001608EF"/>
    <w:rsid w:val="00161026"/>
    <w:rsid w:val="00161B4E"/>
    <w:rsid w:val="00162022"/>
    <w:rsid w:val="0016237D"/>
    <w:rsid w:val="00162656"/>
    <w:rsid w:val="00162A0F"/>
    <w:rsid w:val="00162DE1"/>
    <w:rsid w:val="00163252"/>
    <w:rsid w:val="0016358B"/>
    <w:rsid w:val="0016504C"/>
    <w:rsid w:val="0016564E"/>
    <w:rsid w:val="0016581F"/>
    <w:rsid w:val="001659E9"/>
    <w:rsid w:val="00165A32"/>
    <w:rsid w:val="00165C9F"/>
    <w:rsid w:val="00165F64"/>
    <w:rsid w:val="00166205"/>
    <w:rsid w:val="00166A1F"/>
    <w:rsid w:val="00166B0D"/>
    <w:rsid w:val="00166D29"/>
    <w:rsid w:val="00166EF0"/>
    <w:rsid w:val="001670AE"/>
    <w:rsid w:val="001672F2"/>
    <w:rsid w:val="00167ECD"/>
    <w:rsid w:val="00167ED7"/>
    <w:rsid w:val="00170CB9"/>
    <w:rsid w:val="00170CBB"/>
    <w:rsid w:val="00171B6A"/>
    <w:rsid w:val="00172135"/>
    <w:rsid w:val="00172BEF"/>
    <w:rsid w:val="00172E60"/>
    <w:rsid w:val="00175415"/>
    <w:rsid w:val="001755C6"/>
    <w:rsid w:val="001755F9"/>
    <w:rsid w:val="00175A6C"/>
    <w:rsid w:val="00175C7B"/>
    <w:rsid w:val="00176466"/>
    <w:rsid w:val="00176A1F"/>
    <w:rsid w:val="00176ACE"/>
    <w:rsid w:val="0017702C"/>
    <w:rsid w:val="00177242"/>
    <w:rsid w:val="0017757F"/>
    <w:rsid w:val="0017765C"/>
    <w:rsid w:val="00177823"/>
    <w:rsid w:val="001779F3"/>
    <w:rsid w:val="00182160"/>
    <w:rsid w:val="00182E50"/>
    <w:rsid w:val="001831E0"/>
    <w:rsid w:val="0018322C"/>
    <w:rsid w:val="00183AD1"/>
    <w:rsid w:val="00183E2E"/>
    <w:rsid w:val="00184197"/>
    <w:rsid w:val="00184922"/>
    <w:rsid w:val="00185150"/>
    <w:rsid w:val="001854D9"/>
    <w:rsid w:val="001860BE"/>
    <w:rsid w:val="00186FA8"/>
    <w:rsid w:val="0018716B"/>
    <w:rsid w:val="00187ABE"/>
    <w:rsid w:val="00187E22"/>
    <w:rsid w:val="001902AB"/>
    <w:rsid w:val="001903D2"/>
    <w:rsid w:val="00190CA4"/>
    <w:rsid w:val="001911ED"/>
    <w:rsid w:val="0019352B"/>
    <w:rsid w:val="0019434D"/>
    <w:rsid w:val="00194495"/>
    <w:rsid w:val="001944B0"/>
    <w:rsid w:val="00195FEC"/>
    <w:rsid w:val="001966D9"/>
    <w:rsid w:val="00196B17"/>
    <w:rsid w:val="0019711E"/>
    <w:rsid w:val="0019720C"/>
    <w:rsid w:val="00197B76"/>
    <w:rsid w:val="00197B9D"/>
    <w:rsid w:val="00197C7E"/>
    <w:rsid w:val="001A01FF"/>
    <w:rsid w:val="001A0B20"/>
    <w:rsid w:val="001A1FF5"/>
    <w:rsid w:val="001A389C"/>
    <w:rsid w:val="001A394D"/>
    <w:rsid w:val="001A3F4D"/>
    <w:rsid w:val="001A5007"/>
    <w:rsid w:val="001A5E72"/>
    <w:rsid w:val="001A5EB0"/>
    <w:rsid w:val="001A6479"/>
    <w:rsid w:val="001A64B2"/>
    <w:rsid w:val="001A744B"/>
    <w:rsid w:val="001A74C1"/>
    <w:rsid w:val="001A7643"/>
    <w:rsid w:val="001A7B9E"/>
    <w:rsid w:val="001B0404"/>
    <w:rsid w:val="001B0F3E"/>
    <w:rsid w:val="001B1147"/>
    <w:rsid w:val="001B1596"/>
    <w:rsid w:val="001B183D"/>
    <w:rsid w:val="001B1B7A"/>
    <w:rsid w:val="001B21C0"/>
    <w:rsid w:val="001B2E82"/>
    <w:rsid w:val="001B3492"/>
    <w:rsid w:val="001B3F3B"/>
    <w:rsid w:val="001B42CB"/>
    <w:rsid w:val="001B4C6D"/>
    <w:rsid w:val="001B4E6A"/>
    <w:rsid w:val="001B548A"/>
    <w:rsid w:val="001B5557"/>
    <w:rsid w:val="001B5F26"/>
    <w:rsid w:val="001B6892"/>
    <w:rsid w:val="001B6946"/>
    <w:rsid w:val="001B6F80"/>
    <w:rsid w:val="001B70F2"/>
    <w:rsid w:val="001B7661"/>
    <w:rsid w:val="001B79CD"/>
    <w:rsid w:val="001C0D1E"/>
    <w:rsid w:val="001C1FAB"/>
    <w:rsid w:val="001C230E"/>
    <w:rsid w:val="001C2617"/>
    <w:rsid w:val="001C273B"/>
    <w:rsid w:val="001C2927"/>
    <w:rsid w:val="001C2D6D"/>
    <w:rsid w:val="001C2F8B"/>
    <w:rsid w:val="001C306F"/>
    <w:rsid w:val="001C3947"/>
    <w:rsid w:val="001C3960"/>
    <w:rsid w:val="001C48A9"/>
    <w:rsid w:val="001C4B64"/>
    <w:rsid w:val="001C55F8"/>
    <w:rsid w:val="001C56DA"/>
    <w:rsid w:val="001C62BD"/>
    <w:rsid w:val="001C6DAA"/>
    <w:rsid w:val="001C7F2D"/>
    <w:rsid w:val="001D069C"/>
    <w:rsid w:val="001D08F5"/>
    <w:rsid w:val="001D1B98"/>
    <w:rsid w:val="001D1C9D"/>
    <w:rsid w:val="001D278F"/>
    <w:rsid w:val="001D2917"/>
    <w:rsid w:val="001D2FB3"/>
    <w:rsid w:val="001D30B9"/>
    <w:rsid w:val="001D32AA"/>
    <w:rsid w:val="001D3C7B"/>
    <w:rsid w:val="001D3CF2"/>
    <w:rsid w:val="001D4173"/>
    <w:rsid w:val="001D5038"/>
    <w:rsid w:val="001D5B2E"/>
    <w:rsid w:val="001D5D53"/>
    <w:rsid w:val="001D725B"/>
    <w:rsid w:val="001D7520"/>
    <w:rsid w:val="001D753F"/>
    <w:rsid w:val="001D7BBE"/>
    <w:rsid w:val="001E0788"/>
    <w:rsid w:val="001E17B3"/>
    <w:rsid w:val="001E21A4"/>
    <w:rsid w:val="001E26B7"/>
    <w:rsid w:val="001E2727"/>
    <w:rsid w:val="001E27CB"/>
    <w:rsid w:val="001E2BD5"/>
    <w:rsid w:val="001E33B1"/>
    <w:rsid w:val="001E3659"/>
    <w:rsid w:val="001E37D1"/>
    <w:rsid w:val="001E386D"/>
    <w:rsid w:val="001E4522"/>
    <w:rsid w:val="001E4729"/>
    <w:rsid w:val="001E4A6D"/>
    <w:rsid w:val="001E5124"/>
    <w:rsid w:val="001E5755"/>
    <w:rsid w:val="001E5961"/>
    <w:rsid w:val="001E5F4E"/>
    <w:rsid w:val="001E60CE"/>
    <w:rsid w:val="001E639E"/>
    <w:rsid w:val="001E650E"/>
    <w:rsid w:val="001E6764"/>
    <w:rsid w:val="001E7156"/>
    <w:rsid w:val="001E7257"/>
    <w:rsid w:val="001F0105"/>
    <w:rsid w:val="001F0192"/>
    <w:rsid w:val="001F04E8"/>
    <w:rsid w:val="001F0705"/>
    <w:rsid w:val="001F09CB"/>
    <w:rsid w:val="001F0D2E"/>
    <w:rsid w:val="001F27D8"/>
    <w:rsid w:val="001F2A0B"/>
    <w:rsid w:val="001F31F1"/>
    <w:rsid w:val="001F3364"/>
    <w:rsid w:val="001F3426"/>
    <w:rsid w:val="001F386F"/>
    <w:rsid w:val="001F41B1"/>
    <w:rsid w:val="001F439E"/>
    <w:rsid w:val="001F442C"/>
    <w:rsid w:val="001F5867"/>
    <w:rsid w:val="001F7360"/>
    <w:rsid w:val="001F7EEB"/>
    <w:rsid w:val="002002B7"/>
    <w:rsid w:val="00201292"/>
    <w:rsid w:val="00201FC4"/>
    <w:rsid w:val="002021C8"/>
    <w:rsid w:val="002025A8"/>
    <w:rsid w:val="00202775"/>
    <w:rsid w:val="002028B9"/>
    <w:rsid w:val="00202BF6"/>
    <w:rsid w:val="00203D67"/>
    <w:rsid w:val="00204581"/>
    <w:rsid w:val="002045EC"/>
    <w:rsid w:val="00204745"/>
    <w:rsid w:val="0020480A"/>
    <w:rsid w:val="00204C44"/>
    <w:rsid w:val="00205048"/>
    <w:rsid w:val="0020532A"/>
    <w:rsid w:val="002055FB"/>
    <w:rsid w:val="0020629C"/>
    <w:rsid w:val="0020725B"/>
    <w:rsid w:val="0020762D"/>
    <w:rsid w:val="002100EC"/>
    <w:rsid w:val="002108F6"/>
    <w:rsid w:val="00210B24"/>
    <w:rsid w:val="0021139D"/>
    <w:rsid w:val="002116C8"/>
    <w:rsid w:val="00211CE2"/>
    <w:rsid w:val="002129B4"/>
    <w:rsid w:val="00212A7A"/>
    <w:rsid w:val="00213246"/>
    <w:rsid w:val="00214EC0"/>
    <w:rsid w:val="0021519D"/>
    <w:rsid w:val="002157CF"/>
    <w:rsid w:val="00215E57"/>
    <w:rsid w:val="0021618D"/>
    <w:rsid w:val="002162E6"/>
    <w:rsid w:val="00217C3F"/>
    <w:rsid w:val="0022095B"/>
    <w:rsid w:val="00220AB7"/>
    <w:rsid w:val="00220C82"/>
    <w:rsid w:val="00221137"/>
    <w:rsid w:val="0022146B"/>
    <w:rsid w:val="002215B3"/>
    <w:rsid w:val="00221A2A"/>
    <w:rsid w:val="00221B0E"/>
    <w:rsid w:val="00222437"/>
    <w:rsid w:val="002226D0"/>
    <w:rsid w:val="0022296C"/>
    <w:rsid w:val="00223225"/>
    <w:rsid w:val="00223620"/>
    <w:rsid w:val="002237F1"/>
    <w:rsid w:val="00223A97"/>
    <w:rsid w:val="0022430B"/>
    <w:rsid w:val="0022441E"/>
    <w:rsid w:val="00225AD4"/>
    <w:rsid w:val="0022676E"/>
    <w:rsid w:val="002272D3"/>
    <w:rsid w:val="00227522"/>
    <w:rsid w:val="00227818"/>
    <w:rsid w:val="00230320"/>
    <w:rsid w:val="002305DC"/>
    <w:rsid w:val="002317A0"/>
    <w:rsid w:val="00231DD5"/>
    <w:rsid w:val="00231E67"/>
    <w:rsid w:val="0023200F"/>
    <w:rsid w:val="002322B8"/>
    <w:rsid w:val="00232548"/>
    <w:rsid w:val="00233751"/>
    <w:rsid w:val="00233981"/>
    <w:rsid w:val="0023432A"/>
    <w:rsid w:val="002349EA"/>
    <w:rsid w:val="00235447"/>
    <w:rsid w:val="002365F2"/>
    <w:rsid w:val="00237413"/>
    <w:rsid w:val="00237E9E"/>
    <w:rsid w:val="0024006C"/>
    <w:rsid w:val="0024106C"/>
    <w:rsid w:val="00241788"/>
    <w:rsid w:val="002417CF"/>
    <w:rsid w:val="00241DDE"/>
    <w:rsid w:val="00241E0C"/>
    <w:rsid w:val="00242570"/>
    <w:rsid w:val="002428B6"/>
    <w:rsid w:val="00242ACC"/>
    <w:rsid w:val="00242F40"/>
    <w:rsid w:val="0024348A"/>
    <w:rsid w:val="002436BD"/>
    <w:rsid w:val="002438C0"/>
    <w:rsid w:val="00243D1C"/>
    <w:rsid w:val="002447DB"/>
    <w:rsid w:val="002448CB"/>
    <w:rsid w:val="002455E5"/>
    <w:rsid w:val="00245D62"/>
    <w:rsid w:val="0024611C"/>
    <w:rsid w:val="002465E6"/>
    <w:rsid w:val="002466FA"/>
    <w:rsid w:val="00246AF1"/>
    <w:rsid w:val="00246B8C"/>
    <w:rsid w:val="00246E85"/>
    <w:rsid w:val="00247581"/>
    <w:rsid w:val="002511E0"/>
    <w:rsid w:val="00251CC7"/>
    <w:rsid w:val="00251F7C"/>
    <w:rsid w:val="00252457"/>
    <w:rsid w:val="0025319B"/>
    <w:rsid w:val="002537C0"/>
    <w:rsid w:val="00253BD6"/>
    <w:rsid w:val="00253D6B"/>
    <w:rsid w:val="00253E9F"/>
    <w:rsid w:val="00253F65"/>
    <w:rsid w:val="00254946"/>
    <w:rsid w:val="00254DAD"/>
    <w:rsid w:val="00255A0F"/>
    <w:rsid w:val="00255B63"/>
    <w:rsid w:val="00255FD0"/>
    <w:rsid w:val="0025626E"/>
    <w:rsid w:val="0025627B"/>
    <w:rsid w:val="00256672"/>
    <w:rsid w:val="002567F8"/>
    <w:rsid w:val="00256ACD"/>
    <w:rsid w:val="00256C01"/>
    <w:rsid w:val="0025740D"/>
    <w:rsid w:val="002574F5"/>
    <w:rsid w:val="0025777F"/>
    <w:rsid w:val="00257B9F"/>
    <w:rsid w:val="00257E9B"/>
    <w:rsid w:val="002600B4"/>
    <w:rsid w:val="002602D2"/>
    <w:rsid w:val="002606CE"/>
    <w:rsid w:val="00260F10"/>
    <w:rsid w:val="00262040"/>
    <w:rsid w:val="00262BD0"/>
    <w:rsid w:val="00262CC8"/>
    <w:rsid w:val="0026313D"/>
    <w:rsid w:val="0026332C"/>
    <w:rsid w:val="00263D40"/>
    <w:rsid w:val="002641BE"/>
    <w:rsid w:val="00264C3E"/>
    <w:rsid w:val="00264CDA"/>
    <w:rsid w:val="00265466"/>
    <w:rsid w:val="00265648"/>
    <w:rsid w:val="00265E09"/>
    <w:rsid w:val="0026617B"/>
    <w:rsid w:val="00266445"/>
    <w:rsid w:val="002672B6"/>
    <w:rsid w:val="002676BA"/>
    <w:rsid w:val="00267A72"/>
    <w:rsid w:val="00270A57"/>
    <w:rsid w:val="00272CBC"/>
    <w:rsid w:val="0027360F"/>
    <w:rsid w:val="00273CE3"/>
    <w:rsid w:val="00274151"/>
    <w:rsid w:val="002748C7"/>
    <w:rsid w:val="00275548"/>
    <w:rsid w:val="00276060"/>
    <w:rsid w:val="0027655A"/>
    <w:rsid w:val="00276F57"/>
    <w:rsid w:val="0027770E"/>
    <w:rsid w:val="00277B5D"/>
    <w:rsid w:val="0028088F"/>
    <w:rsid w:val="0028096A"/>
    <w:rsid w:val="00280F3D"/>
    <w:rsid w:val="002818C6"/>
    <w:rsid w:val="0028380A"/>
    <w:rsid w:val="00283D04"/>
    <w:rsid w:val="002843A3"/>
    <w:rsid w:val="00284C5F"/>
    <w:rsid w:val="00284C68"/>
    <w:rsid w:val="00284CFD"/>
    <w:rsid w:val="00285582"/>
    <w:rsid w:val="00285A85"/>
    <w:rsid w:val="002862B6"/>
    <w:rsid w:val="00286810"/>
    <w:rsid w:val="00286940"/>
    <w:rsid w:val="00286CDA"/>
    <w:rsid w:val="00290C6D"/>
    <w:rsid w:val="00290EAA"/>
    <w:rsid w:val="002918D7"/>
    <w:rsid w:val="0029198C"/>
    <w:rsid w:val="00291DF1"/>
    <w:rsid w:val="00291E5C"/>
    <w:rsid w:val="0029207B"/>
    <w:rsid w:val="002925D2"/>
    <w:rsid w:val="00292635"/>
    <w:rsid w:val="00292C25"/>
    <w:rsid w:val="00292D3A"/>
    <w:rsid w:val="00292EA4"/>
    <w:rsid w:val="002934E8"/>
    <w:rsid w:val="002935EB"/>
    <w:rsid w:val="00293839"/>
    <w:rsid w:val="00293C44"/>
    <w:rsid w:val="00293E1C"/>
    <w:rsid w:val="0029462D"/>
    <w:rsid w:val="002946DA"/>
    <w:rsid w:val="00294A6E"/>
    <w:rsid w:val="002955B2"/>
    <w:rsid w:val="002967F0"/>
    <w:rsid w:val="00296AA2"/>
    <w:rsid w:val="00297360"/>
    <w:rsid w:val="002974BF"/>
    <w:rsid w:val="002975E4"/>
    <w:rsid w:val="002A063F"/>
    <w:rsid w:val="002A1006"/>
    <w:rsid w:val="002A1A05"/>
    <w:rsid w:val="002A1CA0"/>
    <w:rsid w:val="002A1F48"/>
    <w:rsid w:val="002A341E"/>
    <w:rsid w:val="002A3EEB"/>
    <w:rsid w:val="002A4284"/>
    <w:rsid w:val="002A44A8"/>
    <w:rsid w:val="002A4F39"/>
    <w:rsid w:val="002A54B8"/>
    <w:rsid w:val="002A573B"/>
    <w:rsid w:val="002A5FA4"/>
    <w:rsid w:val="002A649A"/>
    <w:rsid w:val="002A6ABA"/>
    <w:rsid w:val="002A7F93"/>
    <w:rsid w:val="002B0B07"/>
    <w:rsid w:val="002B0D8C"/>
    <w:rsid w:val="002B1425"/>
    <w:rsid w:val="002B22C8"/>
    <w:rsid w:val="002B2CCD"/>
    <w:rsid w:val="002B2D57"/>
    <w:rsid w:val="002B3117"/>
    <w:rsid w:val="002B3315"/>
    <w:rsid w:val="002B3895"/>
    <w:rsid w:val="002B3A6B"/>
    <w:rsid w:val="002B4F2C"/>
    <w:rsid w:val="002B51A3"/>
    <w:rsid w:val="002B6988"/>
    <w:rsid w:val="002B6AE4"/>
    <w:rsid w:val="002B6BE5"/>
    <w:rsid w:val="002B781C"/>
    <w:rsid w:val="002B7AC0"/>
    <w:rsid w:val="002B7D94"/>
    <w:rsid w:val="002C119A"/>
    <w:rsid w:val="002C1327"/>
    <w:rsid w:val="002C1472"/>
    <w:rsid w:val="002C1D5C"/>
    <w:rsid w:val="002C1DB9"/>
    <w:rsid w:val="002C2627"/>
    <w:rsid w:val="002C2FC7"/>
    <w:rsid w:val="002C3B07"/>
    <w:rsid w:val="002C4746"/>
    <w:rsid w:val="002C4EF8"/>
    <w:rsid w:val="002C5530"/>
    <w:rsid w:val="002C5999"/>
    <w:rsid w:val="002C652E"/>
    <w:rsid w:val="002C7089"/>
    <w:rsid w:val="002C7374"/>
    <w:rsid w:val="002C757C"/>
    <w:rsid w:val="002C7DAC"/>
    <w:rsid w:val="002D009F"/>
    <w:rsid w:val="002D011A"/>
    <w:rsid w:val="002D0639"/>
    <w:rsid w:val="002D0BE8"/>
    <w:rsid w:val="002D0D4F"/>
    <w:rsid w:val="002D0D55"/>
    <w:rsid w:val="002D0F48"/>
    <w:rsid w:val="002D1225"/>
    <w:rsid w:val="002D134E"/>
    <w:rsid w:val="002D1541"/>
    <w:rsid w:val="002D1B27"/>
    <w:rsid w:val="002D1C08"/>
    <w:rsid w:val="002D224B"/>
    <w:rsid w:val="002D26AA"/>
    <w:rsid w:val="002D299F"/>
    <w:rsid w:val="002D322C"/>
    <w:rsid w:val="002D3334"/>
    <w:rsid w:val="002D338E"/>
    <w:rsid w:val="002D3447"/>
    <w:rsid w:val="002D39A7"/>
    <w:rsid w:val="002D3EDD"/>
    <w:rsid w:val="002D4194"/>
    <w:rsid w:val="002D56DD"/>
    <w:rsid w:val="002D5F31"/>
    <w:rsid w:val="002D6187"/>
    <w:rsid w:val="002D6205"/>
    <w:rsid w:val="002D625D"/>
    <w:rsid w:val="002D6AA0"/>
    <w:rsid w:val="002D6B99"/>
    <w:rsid w:val="002D6DFD"/>
    <w:rsid w:val="002D76C4"/>
    <w:rsid w:val="002D7740"/>
    <w:rsid w:val="002E03DF"/>
    <w:rsid w:val="002E0800"/>
    <w:rsid w:val="002E0819"/>
    <w:rsid w:val="002E0C94"/>
    <w:rsid w:val="002E0EF0"/>
    <w:rsid w:val="002E1680"/>
    <w:rsid w:val="002E1746"/>
    <w:rsid w:val="002E1902"/>
    <w:rsid w:val="002E19CA"/>
    <w:rsid w:val="002E1CE6"/>
    <w:rsid w:val="002E1EEE"/>
    <w:rsid w:val="002E2A22"/>
    <w:rsid w:val="002E44E9"/>
    <w:rsid w:val="002E4680"/>
    <w:rsid w:val="002E4726"/>
    <w:rsid w:val="002E605C"/>
    <w:rsid w:val="002E622F"/>
    <w:rsid w:val="002E62AB"/>
    <w:rsid w:val="002E6524"/>
    <w:rsid w:val="002E6FED"/>
    <w:rsid w:val="002E70C9"/>
    <w:rsid w:val="002E71E0"/>
    <w:rsid w:val="002E728B"/>
    <w:rsid w:val="002E74D3"/>
    <w:rsid w:val="002E7B2A"/>
    <w:rsid w:val="002E7C4F"/>
    <w:rsid w:val="002F051D"/>
    <w:rsid w:val="002F1C69"/>
    <w:rsid w:val="002F1DF8"/>
    <w:rsid w:val="002F21BC"/>
    <w:rsid w:val="002F2584"/>
    <w:rsid w:val="002F2A7A"/>
    <w:rsid w:val="002F2DB4"/>
    <w:rsid w:val="002F33DD"/>
    <w:rsid w:val="002F4CF8"/>
    <w:rsid w:val="002F501C"/>
    <w:rsid w:val="002F5505"/>
    <w:rsid w:val="002F5CB0"/>
    <w:rsid w:val="002F5CB9"/>
    <w:rsid w:val="002F669C"/>
    <w:rsid w:val="002F6A47"/>
    <w:rsid w:val="002F6F26"/>
    <w:rsid w:val="002F7D7B"/>
    <w:rsid w:val="00300244"/>
    <w:rsid w:val="003003D0"/>
    <w:rsid w:val="0030056D"/>
    <w:rsid w:val="003005A0"/>
    <w:rsid w:val="00300932"/>
    <w:rsid w:val="00300A75"/>
    <w:rsid w:val="00301422"/>
    <w:rsid w:val="00301E51"/>
    <w:rsid w:val="003027E1"/>
    <w:rsid w:val="00303204"/>
    <w:rsid w:val="00303F0C"/>
    <w:rsid w:val="003041B6"/>
    <w:rsid w:val="003042C3"/>
    <w:rsid w:val="00304922"/>
    <w:rsid w:val="00304CC1"/>
    <w:rsid w:val="00306051"/>
    <w:rsid w:val="003062EE"/>
    <w:rsid w:val="00306B9D"/>
    <w:rsid w:val="003074FB"/>
    <w:rsid w:val="00307A57"/>
    <w:rsid w:val="00307F9A"/>
    <w:rsid w:val="0031012A"/>
    <w:rsid w:val="0031026D"/>
    <w:rsid w:val="00310321"/>
    <w:rsid w:val="00310479"/>
    <w:rsid w:val="0031091B"/>
    <w:rsid w:val="00311035"/>
    <w:rsid w:val="00311370"/>
    <w:rsid w:val="00313819"/>
    <w:rsid w:val="00313886"/>
    <w:rsid w:val="00313A14"/>
    <w:rsid w:val="00313B14"/>
    <w:rsid w:val="00313D18"/>
    <w:rsid w:val="00314D15"/>
    <w:rsid w:val="00315164"/>
    <w:rsid w:val="003153D4"/>
    <w:rsid w:val="00315C44"/>
    <w:rsid w:val="00316179"/>
    <w:rsid w:val="00316C22"/>
    <w:rsid w:val="0031735F"/>
    <w:rsid w:val="0031750D"/>
    <w:rsid w:val="0031765F"/>
    <w:rsid w:val="003176B5"/>
    <w:rsid w:val="00317E8C"/>
    <w:rsid w:val="00320A20"/>
    <w:rsid w:val="00320AA1"/>
    <w:rsid w:val="00320C01"/>
    <w:rsid w:val="00320DA5"/>
    <w:rsid w:val="00321084"/>
    <w:rsid w:val="00321363"/>
    <w:rsid w:val="003215C9"/>
    <w:rsid w:val="0032193B"/>
    <w:rsid w:val="0032203D"/>
    <w:rsid w:val="00322834"/>
    <w:rsid w:val="00322D45"/>
    <w:rsid w:val="00323453"/>
    <w:rsid w:val="00324728"/>
    <w:rsid w:val="00325080"/>
    <w:rsid w:val="00325224"/>
    <w:rsid w:val="003252A7"/>
    <w:rsid w:val="00326FDC"/>
    <w:rsid w:val="00327BCC"/>
    <w:rsid w:val="00330843"/>
    <w:rsid w:val="00330FA2"/>
    <w:rsid w:val="00331D65"/>
    <w:rsid w:val="0033236D"/>
    <w:rsid w:val="00332485"/>
    <w:rsid w:val="00332990"/>
    <w:rsid w:val="00332CFF"/>
    <w:rsid w:val="00333031"/>
    <w:rsid w:val="00333728"/>
    <w:rsid w:val="00333913"/>
    <w:rsid w:val="003342E8"/>
    <w:rsid w:val="003345B5"/>
    <w:rsid w:val="00334D9E"/>
    <w:rsid w:val="003359E7"/>
    <w:rsid w:val="00335F73"/>
    <w:rsid w:val="003362B5"/>
    <w:rsid w:val="00336BE4"/>
    <w:rsid w:val="00336C30"/>
    <w:rsid w:val="00337DD4"/>
    <w:rsid w:val="00337EEB"/>
    <w:rsid w:val="00337EEF"/>
    <w:rsid w:val="00340C1C"/>
    <w:rsid w:val="00341704"/>
    <w:rsid w:val="00341715"/>
    <w:rsid w:val="00341CFD"/>
    <w:rsid w:val="0034208C"/>
    <w:rsid w:val="003429EB"/>
    <w:rsid w:val="00342CA9"/>
    <w:rsid w:val="00344830"/>
    <w:rsid w:val="00345351"/>
    <w:rsid w:val="003455E0"/>
    <w:rsid w:val="003455FA"/>
    <w:rsid w:val="0034649B"/>
    <w:rsid w:val="00346533"/>
    <w:rsid w:val="00346C1F"/>
    <w:rsid w:val="003476D6"/>
    <w:rsid w:val="003479AB"/>
    <w:rsid w:val="00347E12"/>
    <w:rsid w:val="00347ECF"/>
    <w:rsid w:val="00350610"/>
    <w:rsid w:val="003509FB"/>
    <w:rsid w:val="00350A7D"/>
    <w:rsid w:val="00351A25"/>
    <w:rsid w:val="00351E12"/>
    <w:rsid w:val="003534E9"/>
    <w:rsid w:val="00353B58"/>
    <w:rsid w:val="003543A8"/>
    <w:rsid w:val="0035452B"/>
    <w:rsid w:val="003549F6"/>
    <w:rsid w:val="003550DE"/>
    <w:rsid w:val="00355ACF"/>
    <w:rsid w:val="00356126"/>
    <w:rsid w:val="003561F3"/>
    <w:rsid w:val="0035628F"/>
    <w:rsid w:val="00356811"/>
    <w:rsid w:val="00356840"/>
    <w:rsid w:val="00356977"/>
    <w:rsid w:val="00356A4C"/>
    <w:rsid w:val="003571D0"/>
    <w:rsid w:val="003573DC"/>
    <w:rsid w:val="00357B53"/>
    <w:rsid w:val="00357C92"/>
    <w:rsid w:val="00357D8A"/>
    <w:rsid w:val="00360077"/>
    <w:rsid w:val="003619EF"/>
    <w:rsid w:val="00362BA1"/>
    <w:rsid w:val="00363262"/>
    <w:rsid w:val="003634C0"/>
    <w:rsid w:val="00364735"/>
    <w:rsid w:val="00364E42"/>
    <w:rsid w:val="003658A0"/>
    <w:rsid w:val="00366674"/>
    <w:rsid w:val="003670CB"/>
    <w:rsid w:val="00367689"/>
    <w:rsid w:val="003677BA"/>
    <w:rsid w:val="00367B23"/>
    <w:rsid w:val="00367C95"/>
    <w:rsid w:val="00367D1E"/>
    <w:rsid w:val="00367D63"/>
    <w:rsid w:val="0037082A"/>
    <w:rsid w:val="003709ED"/>
    <w:rsid w:val="00371028"/>
    <w:rsid w:val="003710DE"/>
    <w:rsid w:val="00371A13"/>
    <w:rsid w:val="00371D89"/>
    <w:rsid w:val="00372065"/>
    <w:rsid w:val="0037242E"/>
    <w:rsid w:val="0037257B"/>
    <w:rsid w:val="003728E5"/>
    <w:rsid w:val="00372966"/>
    <w:rsid w:val="00372AAA"/>
    <w:rsid w:val="00372D7A"/>
    <w:rsid w:val="00373AE5"/>
    <w:rsid w:val="003751E6"/>
    <w:rsid w:val="00375512"/>
    <w:rsid w:val="00376084"/>
    <w:rsid w:val="00376377"/>
    <w:rsid w:val="003763D2"/>
    <w:rsid w:val="00376406"/>
    <w:rsid w:val="0037672A"/>
    <w:rsid w:val="00377943"/>
    <w:rsid w:val="003803A3"/>
    <w:rsid w:val="003804B0"/>
    <w:rsid w:val="00381018"/>
    <w:rsid w:val="00381693"/>
    <w:rsid w:val="00381E7B"/>
    <w:rsid w:val="003820DA"/>
    <w:rsid w:val="0038221A"/>
    <w:rsid w:val="00382400"/>
    <w:rsid w:val="00383BE7"/>
    <w:rsid w:val="00383BF5"/>
    <w:rsid w:val="0038416D"/>
    <w:rsid w:val="003842F0"/>
    <w:rsid w:val="00384749"/>
    <w:rsid w:val="00385DBE"/>
    <w:rsid w:val="0038617C"/>
    <w:rsid w:val="003862AC"/>
    <w:rsid w:val="00386767"/>
    <w:rsid w:val="00386C2D"/>
    <w:rsid w:val="00390F7D"/>
    <w:rsid w:val="00390FD0"/>
    <w:rsid w:val="003913CE"/>
    <w:rsid w:val="00391809"/>
    <w:rsid w:val="00391AC4"/>
    <w:rsid w:val="00391DA7"/>
    <w:rsid w:val="00391FB5"/>
    <w:rsid w:val="003921D1"/>
    <w:rsid w:val="00393517"/>
    <w:rsid w:val="00394AA7"/>
    <w:rsid w:val="00394D42"/>
    <w:rsid w:val="00394E1B"/>
    <w:rsid w:val="00394F6E"/>
    <w:rsid w:val="0039537F"/>
    <w:rsid w:val="00395695"/>
    <w:rsid w:val="00395E5E"/>
    <w:rsid w:val="003960FC"/>
    <w:rsid w:val="0039638D"/>
    <w:rsid w:val="0039648C"/>
    <w:rsid w:val="00396649"/>
    <w:rsid w:val="00396777"/>
    <w:rsid w:val="003973B9"/>
    <w:rsid w:val="003974AC"/>
    <w:rsid w:val="0039762F"/>
    <w:rsid w:val="0039769C"/>
    <w:rsid w:val="0039784C"/>
    <w:rsid w:val="003A0374"/>
    <w:rsid w:val="003A06F5"/>
    <w:rsid w:val="003A3489"/>
    <w:rsid w:val="003A3916"/>
    <w:rsid w:val="003A42C5"/>
    <w:rsid w:val="003A44F6"/>
    <w:rsid w:val="003A46A3"/>
    <w:rsid w:val="003A581E"/>
    <w:rsid w:val="003A59B6"/>
    <w:rsid w:val="003A5E7C"/>
    <w:rsid w:val="003A681B"/>
    <w:rsid w:val="003A698B"/>
    <w:rsid w:val="003A6B58"/>
    <w:rsid w:val="003A6F3B"/>
    <w:rsid w:val="003A7DF3"/>
    <w:rsid w:val="003A7F3A"/>
    <w:rsid w:val="003B035E"/>
    <w:rsid w:val="003B08E2"/>
    <w:rsid w:val="003B0AF9"/>
    <w:rsid w:val="003B0CED"/>
    <w:rsid w:val="003B142B"/>
    <w:rsid w:val="003B1FE2"/>
    <w:rsid w:val="003B2AEA"/>
    <w:rsid w:val="003B2D4E"/>
    <w:rsid w:val="003B3241"/>
    <w:rsid w:val="003B33A8"/>
    <w:rsid w:val="003B416F"/>
    <w:rsid w:val="003B43E6"/>
    <w:rsid w:val="003B4507"/>
    <w:rsid w:val="003B4D95"/>
    <w:rsid w:val="003B53C4"/>
    <w:rsid w:val="003B5892"/>
    <w:rsid w:val="003B6F43"/>
    <w:rsid w:val="003B7139"/>
    <w:rsid w:val="003B7548"/>
    <w:rsid w:val="003B79FF"/>
    <w:rsid w:val="003B7E4C"/>
    <w:rsid w:val="003C0199"/>
    <w:rsid w:val="003C1ED2"/>
    <w:rsid w:val="003C245C"/>
    <w:rsid w:val="003C29FD"/>
    <w:rsid w:val="003C3257"/>
    <w:rsid w:val="003C3C49"/>
    <w:rsid w:val="003C3DEF"/>
    <w:rsid w:val="003C453A"/>
    <w:rsid w:val="003C4D0D"/>
    <w:rsid w:val="003C5036"/>
    <w:rsid w:val="003C50C6"/>
    <w:rsid w:val="003C5461"/>
    <w:rsid w:val="003C595D"/>
    <w:rsid w:val="003C5B16"/>
    <w:rsid w:val="003C5C04"/>
    <w:rsid w:val="003C60B5"/>
    <w:rsid w:val="003C6300"/>
    <w:rsid w:val="003C68B4"/>
    <w:rsid w:val="003C6D11"/>
    <w:rsid w:val="003C763E"/>
    <w:rsid w:val="003C7A41"/>
    <w:rsid w:val="003D024A"/>
    <w:rsid w:val="003D0417"/>
    <w:rsid w:val="003D16C3"/>
    <w:rsid w:val="003D1B32"/>
    <w:rsid w:val="003D1EAA"/>
    <w:rsid w:val="003D286D"/>
    <w:rsid w:val="003D332F"/>
    <w:rsid w:val="003D366B"/>
    <w:rsid w:val="003D3B3A"/>
    <w:rsid w:val="003D51FC"/>
    <w:rsid w:val="003D5D6D"/>
    <w:rsid w:val="003D5F3C"/>
    <w:rsid w:val="003D6656"/>
    <w:rsid w:val="003D6A13"/>
    <w:rsid w:val="003D6F0F"/>
    <w:rsid w:val="003D7A8D"/>
    <w:rsid w:val="003D7B28"/>
    <w:rsid w:val="003D7C31"/>
    <w:rsid w:val="003E01BF"/>
    <w:rsid w:val="003E03AF"/>
    <w:rsid w:val="003E087F"/>
    <w:rsid w:val="003E10D2"/>
    <w:rsid w:val="003E1218"/>
    <w:rsid w:val="003E1484"/>
    <w:rsid w:val="003E1956"/>
    <w:rsid w:val="003E1F0D"/>
    <w:rsid w:val="003E43C4"/>
    <w:rsid w:val="003E48E8"/>
    <w:rsid w:val="003E5BDE"/>
    <w:rsid w:val="003E6050"/>
    <w:rsid w:val="003E728C"/>
    <w:rsid w:val="003E7A8B"/>
    <w:rsid w:val="003E7AA0"/>
    <w:rsid w:val="003E7F21"/>
    <w:rsid w:val="003E7F26"/>
    <w:rsid w:val="003F042E"/>
    <w:rsid w:val="003F0A7B"/>
    <w:rsid w:val="003F105A"/>
    <w:rsid w:val="003F16C1"/>
    <w:rsid w:val="003F1961"/>
    <w:rsid w:val="003F1A2E"/>
    <w:rsid w:val="003F1E53"/>
    <w:rsid w:val="003F235F"/>
    <w:rsid w:val="003F30E2"/>
    <w:rsid w:val="003F3339"/>
    <w:rsid w:val="003F508D"/>
    <w:rsid w:val="003F5352"/>
    <w:rsid w:val="003F5B43"/>
    <w:rsid w:val="003F6EB0"/>
    <w:rsid w:val="003F749D"/>
    <w:rsid w:val="003F76E9"/>
    <w:rsid w:val="003F78B1"/>
    <w:rsid w:val="003F7ADE"/>
    <w:rsid w:val="004016A8"/>
    <w:rsid w:val="004016DC"/>
    <w:rsid w:val="00401940"/>
    <w:rsid w:val="00401C66"/>
    <w:rsid w:val="00401FC3"/>
    <w:rsid w:val="0040222A"/>
    <w:rsid w:val="004024C5"/>
    <w:rsid w:val="00402EC2"/>
    <w:rsid w:val="00402F87"/>
    <w:rsid w:val="004033E6"/>
    <w:rsid w:val="0040364F"/>
    <w:rsid w:val="004037F0"/>
    <w:rsid w:val="004041CB"/>
    <w:rsid w:val="004049AA"/>
    <w:rsid w:val="0040501B"/>
    <w:rsid w:val="00405985"/>
    <w:rsid w:val="00405F51"/>
    <w:rsid w:val="00407024"/>
    <w:rsid w:val="0040702F"/>
    <w:rsid w:val="00407B26"/>
    <w:rsid w:val="00407C13"/>
    <w:rsid w:val="00407E37"/>
    <w:rsid w:val="004103B9"/>
    <w:rsid w:val="00410D50"/>
    <w:rsid w:val="00411498"/>
    <w:rsid w:val="004115B1"/>
    <w:rsid w:val="004122A0"/>
    <w:rsid w:val="00412C41"/>
    <w:rsid w:val="00412DD0"/>
    <w:rsid w:val="00413148"/>
    <w:rsid w:val="004136B6"/>
    <w:rsid w:val="00413EC4"/>
    <w:rsid w:val="0041409C"/>
    <w:rsid w:val="00414EBE"/>
    <w:rsid w:val="0041555B"/>
    <w:rsid w:val="004165C1"/>
    <w:rsid w:val="004178C4"/>
    <w:rsid w:val="004202D0"/>
    <w:rsid w:val="004203EF"/>
    <w:rsid w:val="004204DD"/>
    <w:rsid w:val="004205F8"/>
    <w:rsid w:val="00421A31"/>
    <w:rsid w:val="004223E8"/>
    <w:rsid w:val="004224E2"/>
    <w:rsid w:val="004225C2"/>
    <w:rsid w:val="0042269F"/>
    <w:rsid w:val="00422A77"/>
    <w:rsid w:val="004235C9"/>
    <w:rsid w:val="004239D3"/>
    <w:rsid w:val="004247FF"/>
    <w:rsid w:val="00424F82"/>
    <w:rsid w:val="004252F4"/>
    <w:rsid w:val="00425BA2"/>
    <w:rsid w:val="004261A9"/>
    <w:rsid w:val="004268EC"/>
    <w:rsid w:val="00426C14"/>
    <w:rsid w:val="0042770A"/>
    <w:rsid w:val="004278BD"/>
    <w:rsid w:val="004301CE"/>
    <w:rsid w:val="004302B6"/>
    <w:rsid w:val="004305C7"/>
    <w:rsid w:val="0043089F"/>
    <w:rsid w:val="00431049"/>
    <w:rsid w:val="00432902"/>
    <w:rsid w:val="00432AAA"/>
    <w:rsid w:val="00432B5C"/>
    <w:rsid w:val="00434766"/>
    <w:rsid w:val="00434FBE"/>
    <w:rsid w:val="00435227"/>
    <w:rsid w:val="004356A5"/>
    <w:rsid w:val="00435A62"/>
    <w:rsid w:val="0043690A"/>
    <w:rsid w:val="00436CF3"/>
    <w:rsid w:val="00436E5A"/>
    <w:rsid w:val="0043747E"/>
    <w:rsid w:val="00437C95"/>
    <w:rsid w:val="00437CD2"/>
    <w:rsid w:val="00437CF0"/>
    <w:rsid w:val="00437EF0"/>
    <w:rsid w:val="00440152"/>
    <w:rsid w:val="004401B6"/>
    <w:rsid w:val="00440450"/>
    <w:rsid w:val="004408CF"/>
    <w:rsid w:val="004410C7"/>
    <w:rsid w:val="0044111D"/>
    <w:rsid w:val="004412E0"/>
    <w:rsid w:val="00441B0F"/>
    <w:rsid w:val="0044202B"/>
    <w:rsid w:val="0044224E"/>
    <w:rsid w:val="004433AF"/>
    <w:rsid w:val="00444616"/>
    <w:rsid w:val="00444B16"/>
    <w:rsid w:val="00444B9E"/>
    <w:rsid w:val="004457D8"/>
    <w:rsid w:val="00445A81"/>
    <w:rsid w:val="00445C29"/>
    <w:rsid w:val="004468D1"/>
    <w:rsid w:val="00446C07"/>
    <w:rsid w:val="00446E22"/>
    <w:rsid w:val="00446FCC"/>
    <w:rsid w:val="004471C2"/>
    <w:rsid w:val="00447BFD"/>
    <w:rsid w:val="004502B0"/>
    <w:rsid w:val="0045092B"/>
    <w:rsid w:val="0045136F"/>
    <w:rsid w:val="00451816"/>
    <w:rsid w:val="00451C8E"/>
    <w:rsid w:val="004525EE"/>
    <w:rsid w:val="00452E59"/>
    <w:rsid w:val="00452F8F"/>
    <w:rsid w:val="004535A4"/>
    <w:rsid w:val="0045455D"/>
    <w:rsid w:val="0045481E"/>
    <w:rsid w:val="00454B43"/>
    <w:rsid w:val="00454C6C"/>
    <w:rsid w:val="0045528A"/>
    <w:rsid w:val="00455329"/>
    <w:rsid w:val="0045565F"/>
    <w:rsid w:val="00455729"/>
    <w:rsid w:val="00456AED"/>
    <w:rsid w:val="004572EB"/>
    <w:rsid w:val="00457DC2"/>
    <w:rsid w:val="004614C5"/>
    <w:rsid w:val="00461770"/>
    <w:rsid w:val="00461F62"/>
    <w:rsid w:val="00463129"/>
    <w:rsid w:val="00463734"/>
    <w:rsid w:val="00463C4C"/>
    <w:rsid w:val="00463EA2"/>
    <w:rsid w:val="00463F5D"/>
    <w:rsid w:val="004646BB"/>
    <w:rsid w:val="00464FE4"/>
    <w:rsid w:val="0046554F"/>
    <w:rsid w:val="004655B5"/>
    <w:rsid w:val="00465A16"/>
    <w:rsid w:val="0046625E"/>
    <w:rsid w:val="00467266"/>
    <w:rsid w:val="00470655"/>
    <w:rsid w:val="00470D78"/>
    <w:rsid w:val="004713E3"/>
    <w:rsid w:val="004718F2"/>
    <w:rsid w:val="00471BBC"/>
    <w:rsid w:val="00471E09"/>
    <w:rsid w:val="00472124"/>
    <w:rsid w:val="004722DC"/>
    <w:rsid w:val="004724EC"/>
    <w:rsid w:val="00472715"/>
    <w:rsid w:val="00473211"/>
    <w:rsid w:val="004743F2"/>
    <w:rsid w:val="00474433"/>
    <w:rsid w:val="00474668"/>
    <w:rsid w:val="004746A9"/>
    <w:rsid w:val="00474731"/>
    <w:rsid w:val="00474FF1"/>
    <w:rsid w:val="00475C1D"/>
    <w:rsid w:val="00476DBA"/>
    <w:rsid w:val="00476FB4"/>
    <w:rsid w:val="00477274"/>
    <w:rsid w:val="00477C38"/>
    <w:rsid w:val="0048051B"/>
    <w:rsid w:val="004805D9"/>
    <w:rsid w:val="0048068E"/>
    <w:rsid w:val="0048186A"/>
    <w:rsid w:val="004825E2"/>
    <w:rsid w:val="00482895"/>
    <w:rsid w:val="00482CFF"/>
    <w:rsid w:val="00482D43"/>
    <w:rsid w:val="00482E0B"/>
    <w:rsid w:val="00482F13"/>
    <w:rsid w:val="00483295"/>
    <w:rsid w:val="004833B8"/>
    <w:rsid w:val="00483E06"/>
    <w:rsid w:val="004847DB"/>
    <w:rsid w:val="00484EDA"/>
    <w:rsid w:val="004852AE"/>
    <w:rsid w:val="00485A98"/>
    <w:rsid w:val="00485E37"/>
    <w:rsid w:val="0048606F"/>
    <w:rsid w:val="004869B2"/>
    <w:rsid w:val="00486DA7"/>
    <w:rsid w:val="004870CD"/>
    <w:rsid w:val="00487A27"/>
    <w:rsid w:val="00487D94"/>
    <w:rsid w:val="004903FC"/>
    <w:rsid w:val="004908D6"/>
    <w:rsid w:val="00490B6A"/>
    <w:rsid w:val="00490EFC"/>
    <w:rsid w:val="00490F98"/>
    <w:rsid w:val="0049162F"/>
    <w:rsid w:val="0049179D"/>
    <w:rsid w:val="0049180C"/>
    <w:rsid w:val="00491B27"/>
    <w:rsid w:val="00491FE6"/>
    <w:rsid w:val="00492212"/>
    <w:rsid w:val="00493AD3"/>
    <w:rsid w:val="00493CC9"/>
    <w:rsid w:val="00493D10"/>
    <w:rsid w:val="00493EEF"/>
    <w:rsid w:val="00494AA1"/>
    <w:rsid w:val="00494C24"/>
    <w:rsid w:val="00495261"/>
    <w:rsid w:val="00495D66"/>
    <w:rsid w:val="00497580"/>
    <w:rsid w:val="00497786"/>
    <w:rsid w:val="00497AB5"/>
    <w:rsid w:val="00497FE1"/>
    <w:rsid w:val="004A0272"/>
    <w:rsid w:val="004A06CD"/>
    <w:rsid w:val="004A137A"/>
    <w:rsid w:val="004A13D2"/>
    <w:rsid w:val="004A1847"/>
    <w:rsid w:val="004A1D43"/>
    <w:rsid w:val="004A26BB"/>
    <w:rsid w:val="004A2BBB"/>
    <w:rsid w:val="004A2BFB"/>
    <w:rsid w:val="004A2EF8"/>
    <w:rsid w:val="004A2F24"/>
    <w:rsid w:val="004A3349"/>
    <w:rsid w:val="004A34B6"/>
    <w:rsid w:val="004A4198"/>
    <w:rsid w:val="004A42AB"/>
    <w:rsid w:val="004A42B2"/>
    <w:rsid w:val="004A4B90"/>
    <w:rsid w:val="004A4F7E"/>
    <w:rsid w:val="004A56ED"/>
    <w:rsid w:val="004A5D1F"/>
    <w:rsid w:val="004A5F96"/>
    <w:rsid w:val="004A622F"/>
    <w:rsid w:val="004A6402"/>
    <w:rsid w:val="004A6403"/>
    <w:rsid w:val="004A68CE"/>
    <w:rsid w:val="004A6E97"/>
    <w:rsid w:val="004A7600"/>
    <w:rsid w:val="004A7B20"/>
    <w:rsid w:val="004B00E4"/>
    <w:rsid w:val="004B1516"/>
    <w:rsid w:val="004B189D"/>
    <w:rsid w:val="004B1EC9"/>
    <w:rsid w:val="004B2477"/>
    <w:rsid w:val="004B2ADD"/>
    <w:rsid w:val="004B3F50"/>
    <w:rsid w:val="004B3F64"/>
    <w:rsid w:val="004B4114"/>
    <w:rsid w:val="004B4165"/>
    <w:rsid w:val="004B4746"/>
    <w:rsid w:val="004B4A10"/>
    <w:rsid w:val="004B4BF2"/>
    <w:rsid w:val="004B4D78"/>
    <w:rsid w:val="004B5BC9"/>
    <w:rsid w:val="004B5F1D"/>
    <w:rsid w:val="004B612E"/>
    <w:rsid w:val="004B638A"/>
    <w:rsid w:val="004B66A9"/>
    <w:rsid w:val="004B66B0"/>
    <w:rsid w:val="004B6C13"/>
    <w:rsid w:val="004B75A0"/>
    <w:rsid w:val="004B7B1C"/>
    <w:rsid w:val="004C06BD"/>
    <w:rsid w:val="004C0B5F"/>
    <w:rsid w:val="004C0CA4"/>
    <w:rsid w:val="004C0CAE"/>
    <w:rsid w:val="004C114F"/>
    <w:rsid w:val="004C2395"/>
    <w:rsid w:val="004C2605"/>
    <w:rsid w:val="004C4319"/>
    <w:rsid w:val="004C4374"/>
    <w:rsid w:val="004C4B7D"/>
    <w:rsid w:val="004C4DB8"/>
    <w:rsid w:val="004C58F5"/>
    <w:rsid w:val="004C5AA6"/>
    <w:rsid w:val="004C5FFB"/>
    <w:rsid w:val="004C6512"/>
    <w:rsid w:val="004C72AF"/>
    <w:rsid w:val="004C77CE"/>
    <w:rsid w:val="004C7DCA"/>
    <w:rsid w:val="004C7DE0"/>
    <w:rsid w:val="004D08B6"/>
    <w:rsid w:val="004D1076"/>
    <w:rsid w:val="004D2830"/>
    <w:rsid w:val="004D2A5E"/>
    <w:rsid w:val="004D3906"/>
    <w:rsid w:val="004D4036"/>
    <w:rsid w:val="004D4060"/>
    <w:rsid w:val="004D453F"/>
    <w:rsid w:val="004D4992"/>
    <w:rsid w:val="004D4A33"/>
    <w:rsid w:val="004D4CAE"/>
    <w:rsid w:val="004D5645"/>
    <w:rsid w:val="004D5AE5"/>
    <w:rsid w:val="004D5D3D"/>
    <w:rsid w:val="004D6071"/>
    <w:rsid w:val="004D6429"/>
    <w:rsid w:val="004D70CD"/>
    <w:rsid w:val="004D71F1"/>
    <w:rsid w:val="004D7205"/>
    <w:rsid w:val="004D7B35"/>
    <w:rsid w:val="004E0050"/>
    <w:rsid w:val="004E0F05"/>
    <w:rsid w:val="004E17C3"/>
    <w:rsid w:val="004E1BD9"/>
    <w:rsid w:val="004E2080"/>
    <w:rsid w:val="004E22AB"/>
    <w:rsid w:val="004E271A"/>
    <w:rsid w:val="004E2DCA"/>
    <w:rsid w:val="004E329E"/>
    <w:rsid w:val="004E3356"/>
    <w:rsid w:val="004E35F8"/>
    <w:rsid w:val="004E3801"/>
    <w:rsid w:val="004E45F4"/>
    <w:rsid w:val="004E4D49"/>
    <w:rsid w:val="004E5130"/>
    <w:rsid w:val="004E6030"/>
    <w:rsid w:val="004E62CB"/>
    <w:rsid w:val="004E691E"/>
    <w:rsid w:val="004E6C6A"/>
    <w:rsid w:val="004F0060"/>
    <w:rsid w:val="004F01E5"/>
    <w:rsid w:val="004F0A5C"/>
    <w:rsid w:val="004F0D3B"/>
    <w:rsid w:val="004F0FB5"/>
    <w:rsid w:val="004F1055"/>
    <w:rsid w:val="004F1D2C"/>
    <w:rsid w:val="004F261A"/>
    <w:rsid w:val="004F36BC"/>
    <w:rsid w:val="004F4056"/>
    <w:rsid w:val="004F4379"/>
    <w:rsid w:val="004F4B8B"/>
    <w:rsid w:val="004F4F00"/>
    <w:rsid w:val="004F5C57"/>
    <w:rsid w:val="004F5E04"/>
    <w:rsid w:val="004F6025"/>
    <w:rsid w:val="004F65ED"/>
    <w:rsid w:val="004F6928"/>
    <w:rsid w:val="004F748E"/>
    <w:rsid w:val="004F7F79"/>
    <w:rsid w:val="00500DA1"/>
    <w:rsid w:val="00500ECA"/>
    <w:rsid w:val="0050147D"/>
    <w:rsid w:val="00501730"/>
    <w:rsid w:val="00501E0F"/>
    <w:rsid w:val="00501E4B"/>
    <w:rsid w:val="00502101"/>
    <w:rsid w:val="00502720"/>
    <w:rsid w:val="00502D53"/>
    <w:rsid w:val="00502F21"/>
    <w:rsid w:val="005032E8"/>
    <w:rsid w:val="00503D7F"/>
    <w:rsid w:val="00503F53"/>
    <w:rsid w:val="005045A9"/>
    <w:rsid w:val="00504673"/>
    <w:rsid w:val="00505481"/>
    <w:rsid w:val="005057ED"/>
    <w:rsid w:val="005061DA"/>
    <w:rsid w:val="0050624F"/>
    <w:rsid w:val="00507CE5"/>
    <w:rsid w:val="0051097C"/>
    <w:rsid w:val="0051171D"/>
    <w:rsid w:val="00512A45"/>
    <w:rsid w:val="005132B2"/>
    <w:rsid w:val="00513D07"/>
    <w:rsid w:val="00513F1A"/>
    <w:rsid w:val="00514113"/>
    <w:rsid w:val="00514296"/>
    <w:rsid w:val="005142A7"/>
    <w:rsid w:val="005145C2"/>
    <w:rsid w:val="00515750"/>
    <w:rsid w:val="00515B83"/>
    <w:rsid w:val="00516718"/>
    <w:rsid w:val="00516D13"/>
    <w:rsid w:val="005179F4"/>
    <w:rsid w:val="00517A6D"/>
    <w:rsid w:val="00517E62"/>
    <w:rsid w:val="00520647"/>
    <w:rsid w:val="0052084D"/>
    <w:rsid w:val="0052138F"/>
    <w:rsid w:val="0052270B"/>
    <w:rsid w:val="005227E0"/>
    <w:rsid w:val="005227F3"/>
    <w:rsid w:val="00523271"/>
    <w:rsid w:val="00523680"/>
    <w:rsid w:val="00524B9C"/>
    <w:rsid w:val="005269A3"/>
    <w:rsid w:val="00526A50"/>
    <w:rsid w:val="00526E54"/>
    <w:rsid w:val="00526FA3"/>
    <w:rsid w:val="0052797F"/>
    <w:rsid w:val="005309B7"/>
    <w:rsid w:val="00530F6A"/>
    <w:rsid w:val="005315BD"/>
    <w:rsid w:val="005333D2"/>
    <w:rsid w:val="005334C7"/>
    <w:rsid w:val="005334DE"/>
    <w:rsid w:val="00534248"/>
    <w:rsid w:val="0053426D"/>
    <w:rsid w:val="00534E46"/>
    <w:rsid w:val="005359F7"/>
    <w:rsid w:val="00536188"/>
    <w:rsid w:val="00536721"/>
    <w:rsid w:val="00536742"/>
    <w:rsid w:val="00537EFD"/>
    <w:rsid w:val="00540C0D"/>
    <w:rsid w:val="00541B53"/>
    <w:rsid w:val="00542887"/>
    <w:rsid w:val="005429A2"/>
    <w:rsid w:val="00542C9E"/>
    <w:rsid w:val="00544015"/>
    <w:rsid w:val="005441AD"/>
    <w:rsid w:val="00544C38"/>
    <w:rsid w:val="005450FF"/>
    <w:rsid w:val="00545B38"/>
    <w:rsid w:val="00545BFE"/>
    <w:rsid w:val="005460B8"/>
    <w:rsid w:val="00546407"/>
    <w:rsid w:val="00546EC5"/>
    <w:rsid w:val="005500A4"/>
    <w:rsid w:val="00550402"/>
    <w:rsid w:val="00550B75"/>
    <w:rsid w:val="00550E4F"/>
    <w:rsid w:val="0055177C"/>
    <w:rsid w:val="00551819"/>
    <w:rsid w:val="005518E0"/>
    <w:rsid w:val="00552935"/>
    <w:rsid w:val="00554208"/>
    <w:rsid w:val="00554403"/>
    <w:rsid w:val="00555154"/>
    <w:rsid w:val="00555B6F"/>
    <w:rsid w:val="00556CCA"/>
    <w:rsid w:val="00556E0A"/>
    <w:rsid w:val="00557478"/>
    <w:rsid w:val="0056078E"/>
    <w:rsid w:val="005608BC"/>
    <w:rsid w:val="00561206"/>
    <w:rsid w:val="00561375"/>
    <w:rsid w:val="00561539"/>
    <w:rsid w:val="00561849"/>
    <w:rsid w:val="00562623"/>
    <w:rsid w:val="00562636"/>
    <w:rsid w:val="00562828"/>
    <w:rsid w:val="00562B65"/>
    <w:rsid w:val="005630B7"/>
    <w:rsid w:val="005630F4"/>
    <w:rsid w:val="00563B14"/>
    <w:rsid w:val="00563F09"/>
    <w:rsid w:val="00564313"/>
    <w:rsid w:val="0056438F"/>
    <w:rsid w:val="005647A5"/>
    <w:rsid w:val="00564CFB"/>
    <w:rsid w:val="00564E17"/>
    <w:rsid w:val="005654A1"/>
    <w:rsid w:val="00565A4A"/>
    <w:rsid w:val="00565BF6"/>
    <w:rsid w:val="00565CAA"/>
    <w:rsid w:val="00567F40"/>
    <w:rsid w:val="00570360"/>
    <w:rsid w:val="0057049F"/>
    <w:rsid w:val="005704E0"/>
    <w:rsid w:val="00571BF4"/>
    <w:rsid w:val="00571FAE"/>
    <w:rsid w:val="00572421"/>
    <w:rsid w:val="0057277A"/>
    <w:rsid w:val="0057315F"/>
    <w:rsid w:val="00573AE6"/>
    <w:rsid w:val="00573D03"/>
    <w:rsid w:val="00573DD3"/>
    <w:rsid w:val="005742EC"/>
    <w:rsid w:val="00574ECB"/>
    <w:rsid w:val="00575521"/>
    <w:rsid w:val="005757AF"/>
    <w:rsid w:val="00575A2E"/>
    <w:rsid w:val="00575DC2"/>
    <w:rsid w:val="005764F7"/>
    <w:rsid w:val="00576D1B"/>
    <w:rsid w:val="00577200"/>
    <w:rsid w:val="005774F9"/>
    <w:rsid w:val="00577663"/>
    <w:rsid w:val="00577768"/>
    <w:rsid w:val="00577A0E"/>
    <w:rsid w:val="0058097E"/>
    <w:rsid w:val="00580F28"/>
    <w:rsid w:val="005811A9"/>
    <w:rsid w:val="005819D6"/>
    <w:rsid w:val="00582630"/>
    <w:rsid w:val="00583573"/>
    <w:rsid w:val="00583986"/>
    <w:rsid w:val="0058492D"/>
    <w:rsid w:val="0058527A"/>
    <w:rsid w:val="00585647"/>
    <w:rsid w:val="00585DF3"/>
    <w:rsid w:val="00586697"/>
    <w:rsid w:val="00587A0A"/>
    <w:rsid w:val="005904F4"/>
    <w:rsid w:val="0059052A"/>
    <w:rsid w:val="00590F26"/>
    <w:rsid w:val="00591214"/>
    <w:rsid w:val="00591345"/>
    <w:rsid w:val="00591759"/>
    <w:rsid w:val="00591783"/>
    <w:rsid w:val="00591926"/>
    <w:rsid w:val="00592320"/>
    <w:rsid w:val="00592481"/>
    <w:rsid w:val="005929F4"/>
    <w:rsid w:val="00592CEB"/>
    <w:rsid w:val="005932AB"/>
    <w:rsid w:val="005939A5"/>
    <w:rsid w:val="00593F27"/>
    <w:rsid w:val="005941BD"/>
    <w:rsid w:val="00594914"/>
    <w:rsid w:val="00594B1B"/>
    <w:rsid w:val="00594C52"/>
    <w:rsid w:val="00594D08"/>
    <w:rsid w:val="00594DB8"/>
    <w:rsid w:val="005950DF"/>
    <w:rsid w:val="005951A6"/>
    <w:rsid w:val="00595225"/>
    <w:rsid w:val="00595BEF"/>
    <w:rsid w:val="005964B8"/>
    <w:rsid w:val="005971B4"/>
    <w:rsid w:val="00597B9F"/>
    <w:rsid w:val="00597E89"/>
    <w:rsid w:val="00597F85"/>
    <w:rsid w:val="005A0110"/>
    <w:rsid w:val="005A0BFC"/>
    <w:rsid w:val="005A0C0F"/>
    <w:rsid w:val="005A0F81"/>
    <w:rsid w:val="005A125D"/>
    <w:rsid w:val="005A13B4"/>
    <w:rsid w:val="005A19F3"/>
    <w:rsid w:val="005A1A12"/>
    <w:rsid w:val="005A1E8E"/>
    <w:rsid w:val="005A2935"/>
    <w:rsid w:val="005A2E95"/>
    <w:rsid w:val="005A3376"/>
    <w:rsid w:val="005A3730"/>
    <w:rsid w:val="005A37DE"/>
    <w:rsid w:val="005A3AD8"/>
    <w:rsid w:val="005A4893"/>
    <w:rsid w:val="005A51BC"/>
    <w:rsid w:val="005A536C"/>
    <w:rsid w:val="005A5514"/>
    <w:rsid w:val="005A572E"/>
    <w:rsid w:val="005A5C14"/>
    <w:rsid w:val="005A5D32"/>
    <w:rsid w:val="005A61CF"/>
    <w:rsid w:val="005A64C7"/>
    <w:rsid w:val="005A67F2"/>
    <w:rsid w:val="005A694F"/>
    <w:rsid w:val="005A7288"/>
    <w:rsid w:val="005A7C2D"/>
    <w:rsid w:val="005A7FDF"/>
    <w:rsid w:val="005B0C1C"/>
    <w:rsid w:val="005B1023"/>
    <w:rsid w:val="005B1B85"/>
    <w:rsid w:val="005B1FEE"/>
    <w:rsid w:val="005B28CB"/>
    <w:rsid w:val="005B33DF"/>
    <w:rsid w:val="005B3F30"/>
    <w:rsid w:val="005B41B9"/>
    <w:rsid w:val="005B4AF8"/>
    <w:rsid w:val="005B5844"/>
    <w:rsid w:val="005B587D"/>
    <w:rsid w:val="005B58C7"/>
    <w:rsid w:val="005B5DA5"/>
    <w:rsid w:val="005B5E79"/>
    <w:rsid w:val="005B6057"/>
    <w:rsid w:val="005B648D"/>
    <w:rsid w:val="005B6DB3"/>
    <w:rsid w:val="005B7060"/>
    <w:rsid w:val="005B7248"/>
    <w:rsid w:val="005B73FB"/>
    <w:rsid w:val="005B78CF"/>
    <w:rsid w:val="005B7E96"/>
    <w:rsid w:val="005C03F2"/>
    <w:rsid w:val="005C0409"/>
    <w:rsid w:val="005C0F27"/>
    <w:rsid w:val="005C15A7"/>
    <w:rsid w:val="005C1AB7"/>
    <w:rsid w:val="005C1B08"/>
    <w:rsid w:val="005C1B73"/>
    <w:rsid w:val="005C26E2"/>
    <w:rsid w:val="005C3E04"/>
    <w:rsid w:val="005C4056"/>
    <w:rsid w:val="005C46BC"/>
    <w:rsid w:val="005C5935"/>
    <w:rsid w:val="005C5A86"/>
    <w:rsid w:val="005C5B96"/>
    <w:rsid w:val="005C5DEC"/>
    <w:rsid w:val="005C60CB"/>
    <w:rsid w:val="005C6D80"/>
    <w:rsid w:val="005C6E22"/>
    <w:rsid w:val="005C7624"/>
    <w:rsid w:val="005C7FAA"/>
    <w:rsid w:val="005D0A82"/>
    <w:rsid w:val="005D2094"/>
    <w:rsid w:val="005D2307"/>
    <w:rsid w:val="005D2373"/>
    <w:rsid w:val="005D2770"/>
    <w:rsid w:val="005D345B"/>
    <w:rsid w:val="005D34F9"/>
    <w:rsid w:val="005D3588"/>
    <w:rsid w:val="005D3D73"/>
    <w:rsid w:val="005D474A"/>
    <w:rsid w:val="005D52A6"/>
    <w:rsid w:val="005D5357"/>
    <w:rsid w:val="005D5454"/>
    <w:rsid w:val="005D62F2"/>
    <w:rsid w:val="005D66DE"/>
    <w:rsid w:val="005D6EC5"/>
    <w:rsid w:val="005D732C"/>
    <w:rsid w:val="005D7555"/>
    <w:rsid w:val="005E085B"/>
    <w:rsid w:val="005E1699"/>
    <w:rsid w:val="005E1AD2"/>
    <w:rsid w:val="005E1DEE"/>
    <w:rsid w:val="005E231D"/>
    <w:rsid w:val="005E2460"/>
    <w:rsid w:val="005E24EC"/>
    <w:rsid w:val="005E2571"/>
    <w:rsid w:val="005E2D5A"/>
    <w:rsid w:val="005E2F59"/>
    <w:rsid w:val="005E311E"/>
    <w:rsid w:val="005E32AC"/>
    <w:rsid w:val="005E331E"/>
    <w:rsid w:val="005E37F0"/>
    <w:rsid w:val="005E38A0"/>
    <w:rsid w:val="005E3F36"/>
    <w:rsid w:val="005E41C9"/>
    <w:rsid w:val="005E5AE5"/>
    <w:rsid w:val="005E67A7"/>
    <w:rsid w:val="005E6F4E"/>
    <w:rsid w:val="005E7757"/>
    <w:rsid w:val="005E7E28"/>
    <w:rsid w:val="005F07F1"/>
    <w:rsid w:val="005F0B7D"/>
    <w:rsid w:val="005F0C7D"/>
    <w:rsid w:val="005F0D09"/>
    <w:rsid w:val="005F1929"/>
    <w:rsid w:val="005F3447"/>
    <w:rsid w:val="005F3694"/>
    <w:rsid w:val="005F41E3"/>
    <w:rsid w:val="005F5057"/>
    <w:rsid w:val="005F5ECD"/>
    <w:rsid w:val="005F6446"/>
    <w:rsid w:val="005F65D3"/>
    <w:rsid w:val="005F6873"/>
    <w:rsid w:val="005F689C"/>
    <w:rsid w:val="005F68F2"/>
    <w:rsid w:val="005F6BC9"/>
    <w:rsid w:val="005F6D1F"/>
    <w:rsid w:val="005F7283"/>
    <w:rsid w:val="005F78E2"/>
    <w:rsid w:val="00600D32"/>
    <w:rsid w:val="00600E30"/>
    <w:rsid w:val="00601142"/>
    <w:rsid w:val="0060138C"/>
    <w:rsid w:val="006014A8"/>
    <w:rsid w:val="006014DD"/>
    <w:rsid w:val="00601990"/>
    <w:rsid w:val="00601BEF"/>
    <w:rsid w:val="00601F1B"/>
    <w:rsid w:val="00602A90"/>
    <w:rsid w:val="00602E14"/>
    <w:rsid w:val="00602E34"/>
    <w:rsid w:val="006032B5"/>
    <w:rsid w:val="00604182"/>
    <w:rsid w:val="00604DA2"/>
    <w:rsid w:val="00605121"/>
    <w:rsid w:val="00605124"/>
    <w:rsid w:val="006057DC"/>
    <w:rsid w:val="00607078"/>
    <w:rsid w:val="006070EE"/>
    <w:rsid w:val="006072AD"/>
    <w:rsid w:val="00607552"/>
    <w:rsid w:val="00607832"/>
    <w:rsid w:val="00607893"/>
    <w:rsid w:val="0061044B"/>
    <w:rsid w:val="006104B1"/>
    <w:rsid w:val="0061062F"/>
    <w:rsid w:val="00610983"/>
    <w:rsid w:val="00610A5A"/>
    <w:rsid w:val="00610F8D"/>
    <w:rsid w:val="00612DBB"/>
    <w:rsid w:val="00612DC4"/>
    <w:rsid w:val="0061323B"/>
    <w:rsid w:val="00613C07"/>
    <w:rsid w:val="006141BA"/>
    <w:rsid w:val="00614A9F"/>
    <w:rsid w:val="00615043"/>
    <w:rsid w:val="00615D08"/>
    <w:rsid w:val="00616A96"/>
    <w:rsid w:val="00616E96"/>
    <w:rsid w:val="006178C5"/>
    <w:rsid w:val="00617B7E"/>
    <w:rsid w:val="0062050D"/>
    <w:rsid w:val="0062078B"/>
    <w:rsid w:val="00620EDE"/>
    <w:rsid w:val="00621FAC"/>
    <w:rsid w:val="00622403"/>
    <w:rsid w:val="006225E2"/>
    <w:rsid w:val="0062267B"/>
    <w:rsid w:val="006226AF"/>
    <w:rsid w:val="00622C8E"/>
    <w:rsid w:val="00622DE5"/>
    <w:rsid w:val="00623C06"/>
    <w:rsid w:val="00623F1A"/>
    <w:rsid w:val="0062410D"/>
    <w:rsid w:val="0062460D"/>
    <w:rsid w:val="006247D6"/>
    <w:rsid w:val="006261B6"/>
    <w:rsid w:val="006264ED"/>
    <w:rsid w:val="00626992"/>
    <w:rsid w:val="00626C76"/>
    <w:rsid w:val="00626E89"/>
    <w:rsid w:val="00627291"/>
    <w:rsid w:val="006273E7"/>
    <w:rsid w:val="00627C21"/>
    <w:rsid w:val="0063053D"/>
    <w:rsid w:val="0063070E"/>
    <w:rsid w:val="00631524"/>
    <w:rsid w:val="006317BF"/>
    <w:rsid w:val="00632E3F"/>
    <w:rsid w:val="00633565"/>
    <w:rsid w:val="006338A2"/>
    <w:rsid w:val="006344C4"/>
    <w:rsid w:val="00634A6C"/>
    <w:rsid w:val="00634E40"/>
    <w:rsid w:val="00634EE2"/>
    <w:rsid w:val="00635D8F"/>
    <w:rsid w:val="00635DC4"/>
    <w:rsid w:val="00636E68"/>
    <w:rsid w:val="0063749D"/>
    <w:rsid w:val="006408A0"/>
    <w:rsid w:val="006408AE"/>
    <w:rsid w:val="00640C24"/>
    <w:rsid w:val="00640DD6"/>
    <w:rsid w:val="00641502"/>
    <w:rsid w:val="00641790"/>
    <w:rsid w:val="00641EC8"/>
    <w:rsid w:val="00641FB3"/>
    <w:rsid w:val="00642070"/>
    <w:rsid w:val="00642BCF"/>
    <w:rsid w:val="00642CE2"/>
    <w:rsid w:val="006430AE"/>
    <w:rsid w:val="0064347C"/>
    <w:rsid w:val="006438AF"/>
    <w:rsid w:val="00643939"/>
    <w:rsid w:val="00644996"/>
    <w:rsid w:val="00644B34"/>
    <w:rsid w:val="0064598C"/>
    <w:rsid w:val="00645ED7"/>
    <w:rsid w:val="00646107"/>
    <w:rsid w:val="006469CA"/>
    <w:rsid w:val="00646AC6"/>
    <w:rsid w:val="006470D2"/>
    <w:rsid w:val="0065028F"/>
    <w:rsid w:val="00650D23"/>
    <w:rsid w:val="0065189D"/>
    <w:rsid w:val="006529BE"/>
    <w:rsid w:val="00653B44"/>
    <w:rsid w:val="00654736"/>
    <w:rsid w:val="00655A2D"/>
    <w:rsid w:val="00655D07"/>
    <w:rsid w:val="00656463"/>
    <w:rsid w:val="00656C10"/>
    <w:rsid w:val="00656DEC"/>
    <w:rsid w:val="00656E99"/>
    <w:rsid w:val="00657099"/>
    <w:rsid w:val="006574D6"/>
    <w:rsid w:val="00660A68"/>
    <w:rsid w:val="00660DE7"/>
    <w:rsid w:val="0066171B"/>
    <w:rsid w:val="006617AA"/>
    <w:rsid w:val="00661916"/>
    <w:rsid w:val="0066289D"/>
    <w:rsid w:val="00662B30"/>
    <w:rsid w:val="00662D5B"/>
    <w:rsid w:val="00663840"/>
    <w:rsid w:val="006638FE"/>
    <w:rsid w:val="00664127"/>
    <w:rsid w:val="00664458"/>
    <w:rsid w:val="006648BB"/>
    <w:rsid w:val="00664CFB"/>
    <w:rsid w:val="00665C2A"/>
    <w:rsid w:val="006660A6"/>
    <w:rsid w:val="0066714C"/>
    <w:rsid w:val="00667766"/>
    <w:rsid w:val="00667A7F"/>
    <w:rsid w:val="00670005"/>
    <w:rsid w:val="00670DB8"/>
    <w:rsid w:val="00671469"/>
    <w:rsid w:val="006718C6"/>
    <w:rsid w:val="006718EC"/>
    <w:rsid w:val="006719E2"/>
    <w:rsid w:val="00671DEF"/>
    <w:rsid w:val="00671E21"/>
    <w:rsid w:val="00671FF9"/>
    <w:rsid w:val="00672C66"/>
    <w:rsid w:val="00673161"/>
    <w:rsid w:val="006734DB"/>
    <w:rsid w:val="00673B0F"/>
    <w:rsid w:val="00673C37"/>
    <w:rsid w:val="00673F70"/>
    <w:rsid w:val="006749D1"/>
    <w:rsid w:val="00675604"/>
    <w:rsid w:val="00676108"/>
    <w:rsid w:val="006763A4"/>
    <w:rsid w:val="00676647"/>
    <w:rsid w:val="0067705F"/>
    <w:rsid w:val="006775FE"/>
    <w:rsid w:val="0068009D"/>
    <w:rsid w:val="00680423"/>
    <w:rsid w:val="0068076E"/>
    <w:rsid w:val="00680E59"/>
    <w:rsid w:val="00680E9B"/>
    <w:rsid w:val="0068165D"/>
    <w:rsid w:val="00681EC4"/>
    <w:rsid w:val="006831F8"/>
    <w:rsid w:val="006838BF"/>
    <w:rsid w:val="00683ACA"/>
    <w:rsid w:val="00683EF7"/>
    <w:rsid w:val="0068521D"/>
    <w:rsid w:val="0068533D"/>
    <w:rsid w:val="0068542D"/>
    <w:rsid w:val="006855E3"/>
    <w:rsid w:val="0068561F"/>
    <w:rsid w:val="00685B79"/>
    <w:rsid w:val="00685C52"/>
    <w:rsid w:val="006864A2"/>
    <w:rsid w:val="006864D5"/>
    <w:rsid w:val="00686D0E"/>
    <w:rsid w:val="0068734D"/>
    <w:rsid w:val="006873E2"/>
    <w:rsid w:val="00690396"/>
    <w:rsid w:val="00690B12"/>
    <w:rsid w:val="0069136C"/>
    <w:rsid w:val="006922D5"/>
    <w:rsid w:val="00692A2E"/>
    <w:rsid w:val="006930E8"/>
    <w:rsid w:val="00693C60"/>
    <w:rsid w:val="006944D9"/>
    <w:rsid w:val="00694931"/>
    <w:rsid w:val="0069497D"/>
    <w:rsid w:val="00694A69"/>
    <w:rsid w:val="00695B43"/>
    <w:rsid w:val="00695DE1"/>
    <w:rsid w:val="00695FDB"/>
    <w:rsid w:val="0069624E"/>
    <w:rsid w:val="0069693C"/>
    <w:rsid w:val="006975F4"/>
    <w:rsid w:val="00697C68"/>
    <w:rsid w:val="00697F30"/>
    <w:rsid w:val="006A08CD"/>
    <w:rsid w:val="006A0C9C"/>
    <w:rsid w:val="006A171D"/>
    <w:rsid w:val="006A1CEF"/>
    <w:rsid w:val="006A2451"/>
    <w:rsid w:val="006A363E"/>
    <w:rsid w:val="006A448A"/>
    <w:rsid w:val="006A56C8"/>
    <w:rsid w:val="006A6B6C"/>
    <w:rsid w:val="006A7880"/>
    <w:rsid w:val="006B0D23"/>
    <w:rsid w:val="006B1DF3"/>
    <w:rsid w:val="006B2528"/>
    <w:rsid w:val="006B37BF"/>
    <w:rsid w:val="006B3A9B"/>
    <w:rsid w:val="006B4DF6"/>
    <w:rsid w:val="006B5446"/>
    <w:rsid w:val="006B59EE"/>
    <w:rsid w:val="006B5B7A"/>
    <w:rsid w:val="006B5FD6"/>
    <w:rsid w:val="006B6A7A"/>
    <w:rsid w:val="006B6BED"/>
    <w:rsid w:val="006B6CDE"/>
    <w:rsid w:val="006B7A39"/>
    <w:rsid w:val="006B7DA3"/>
    <w:rsid w:val="006C03E9"/>
    <w:rsid w:val="006C0FC2"/>
    <w:rsid w:val="006C187A"/>
    <w:rsid w:val="006C2121"/>
    <w:rsid w:val="006C29B0"/>
    <w:rsid w:val="006C2AC2"/>
    <w:rsid w:val="006C2FD6"/>
    <w:rsid w:val="006C4388"/>
    <w:rsid w:val="006C441A"/>
    <w:rsid w:val="006C45DD"/>
    <w:rsid w:val="006C498C"/>
    <w:rsid w:val="006C4B14"/>
    <w:rsid w:val="006C4CF4"/>
    <w:rsid w:val="006C4DDC"/>
    <w:rsid w:val="006C520B"/>
    <w:rsid w:val="006C5765"/>
    <w:rsid w:val="006C5DF9"/>
    <w:rsid w:val="006C608F"/>
    <w:rsid w:val="006C63E9"/>
    <w:rsid w:val="006C647D"/>
    <w:rsid w:val="006C6AC7"/>
    <w:rsid w:val="006C766C"/>
    <w:rsid w:val="006C76B1"/>
    <w:rsid w:val="006C7CCB"/>
    <w:rsid w:val="006C7D72"/>
    <w:rsid w:val="006D023F"/>
    <w:rsid w:val="006D04EC"/>
    <w:rsid w:val="006D076D"/>
    <w:rsid w:val="006D08DD"/>
    <w:rsid w:val="006D0A25"/>
    <w:rsid w:val="006D131D"/>
    <w:rsid w:val="006D13AD"/>
    <w:rsid w:val="006D2606"/>
    <w:rsid w:val="006D26B8"/>
    <w:rsid w:val="006D2715"/>
    <w:rsid w:val="006D2843"/>
    <w:rsid w:val="006D2FAC"/>
    <w:rsid w:val="006D378D"/>
    <w:rsid w:val="006D3793"/>
    <w:rsid w:val="006D39E2"/>
    <w:rsid w:val="006D4B2F"/>
    <w:rsid w:val="006D4E10"/>
    <w:rsid w:val="006D5073"/>
    <w:rsid w:val="006D55C2"/>
    <w:rsid w:val="006D595D"/>
    <w:rsid w:val="006D5A56"/>
    <w:rsid w:val="006D5B49"/>
    <w:rsid w:val="006D6C02"/>
    <w:rsid w:val="006D7806"/>
    <w:rsid w:val="006E0237"/>
    <w:rsid w:val="006E046B"/>
    <w:rsid w:val="006E0CDC"/>
    <w:rsid w:val="006E0CF8"/>
    <w:rsid w:val="006E0D36"/>
    <w:rsid w:val="006E199A"/>
    <w:rsid w:val="006E1A77"/>
    <w:rsid w:val="006E2329"/>
    <w:rsid w:val="006E232F"/>
    <w:rsid w:val="006E2628"/>
    <w:rsid w:val="006E31F2"/>
    <w:rsid w:val="006E32DE"/>
    <w:rsid w:val="006E37FA"/>
    <w:rsid w:val="006E40F5"/>
    <w:rsid w:val="006E45C5"/>
    <w:rsid w:val="006E4992"/>
    <w:rsid w:val="006E4FA8"/>
    <w:rsid w:val="006E5490"/>
    <w:rsid w:val="006E5938"/>
    <w:rsid w:val="006E60F8"/>
    <w:rsid w:val="006E7619"/>
    <w:rsid w:val="006E786D"/>
    <w:rsid w:val="006E79BA"/>
    <w:rsid w:val="006F08C9"/>
    <w:rsid w:val="006F0F7C"/>
    <w:rsid w:val="006F108A"/>
    <w:rsid w:val="006F156D"/>
    <w:rsid w:val="006F1B08"/>
    <w:rsid w:val="006F1CA2"/>
    <w:rsid w:val="006F1D7E"/>
    <w:rsid w:val="006F1E14"/>
    <w:rsid w:val="006F1F43"/>
    <w:rsid w:val="006F23AB"/>
    <w:rsid w:val="006F24CE"/>
    <w:rsid w:val="006F2AA2"/>
    <w:rsid w:val="006F2D02"/>
    <w:rsid w:val="006F2E4A"/>
    <w:rsid w:val="006F2F71"/>
    <w:rsid w:val="006F4640"/>
    <w:rsid w:val="006F4949"/>
    <w:rsid w:val="006F4CD3"/>
    <w:rsid w:val="006F5099"/>
    <w:rsid w:val="006F51BD"/>
    <w:rsid w:val="006F578F"/>
    <w:rsid w:val="006F5DCC"/>
    <w:rsid w:val="006F6048"/>
    <w:rsid w:val="006F658D"/>
    <w:rsid w:val="006F670C"/>
    <w:rsid w:val="006F7085"/>
    <w:rsid w:val="006F79D6"/>
    <w:rsid w:val="006F7ED3"/>
    <w:rsid w:val="00700191"/>
    <w:rsid w:val="00700550"/>
    <w:rsid w:val="007012EC"/>
    <w:rsid w:val="00701361"/>
    <w:rsid w:val="007013B8"/>
    <w:rsid w:val="007014FD"/>
    <w:rsid w:val="0070231B"/>
    <w:rsid w:val="0070305B"/>
    <w:rsid w:val="007038C9"/>
    <w:rsid w:val="00704005"/>
    <w:rsid w:val="007056F4"/>
    <w:rsid w:val="0070690F"/>
    <w:rsid w:val="00707795"/>
    <w:rsid w:val="00707809"/>
    <w:rsid w:val="007103D1"/>
    <w:rsid w:val="00710AB7"/>
    <w:rsid w:val="00710ADC"/>
    <w:rsid w:val="00710C6E"/>
    <w:rsid w:val="007111A5"/>
    <w:rsid w:val="00711559"/>
    <w:rsid w:val="00711935"/>
    <w:rsid w:val="00711E22"/>
    <w:rsid w:val="00712156"/>
    <w:rsid w:val="0071254E"/>
    <w:rsid w:val="00712871"/>
    <w:rsid w:val="00712C20"/>
    <w:rsid w:val="0071304C"/>
    <w:rsid w:val="0071410F"/>
    <w:rsid w:val="007148E4"/>
    <w:rsid w:val="00715453"/>
    <w:rsid w:val="007157BD"/>
    <w:rsid w:val="00715D27"/>
    <w:rsid w:val="00715FDC"/>
    <w:rsid w:val="00716645"/>
    <w:rsid w:val="007168F4"/>
    <w:rsid w:val="007171CF"/>
    <w:rsid w:val="00717996"/>
    <w:rsid w:val="00720C64"/>
    <w:rsid w:val="0072185C"/>
    <w:rsid w:val="00722213"/>
    <w:rsid w:val="00723160"/>
    <w:rsid w:val="00723C63"/>
    <w:rsid w:val="00724740"/>
    <w:rsid w:val="00724E76"/>
    <w:rsid w:val="00725926"/>
    <w:rsid w:val="0072731B"/>
    <w:rsid w:val="00727673"/>
    <w:rsid w:val="00727C7A"/>
    <w:rsid w:val="00730116"/>
    <w:rsid w:val="00730431"/>
    <w:rsid w:val="007311F7"/>
    <w:rsid w:val="00731640"/>
    <w:rsid w:val="00731C5A"/>
    <w:rsid w:val="00731E99"/>
    <w:rsid w:val="00731ED6"/>
    <w:rsid w:val="00731F54"/>
    <w:rsid w:val="007329A8"/>
    <w:rsid w:val="00732CA8"/>
    <w:rsid w:val="00733178"/>
    <w:rsid w:val="007336B5"/>
    <w:rsid w:val="00734B27"/>
    <w:rsid w:val="0073528D"/>
    <w:rsid w:val="00735650"/>
    <w:rsid w:val="00735E41"/>
    <w:rsid w:val="007360AE"/>
    <w:rsid w:val="0073625C"/>
    <w:rsid w:val="00736B79"/>
    <w:rsid w:val="00736D07"/>
    <w:rsid w:val="007378FC"/>
    <w:rsid w:val="00737FAC"/>
    <w:rsid w:val="00740D28"/>
    <w:rsid w:val="00740D56"/>
    <w:rsid w:val="00741133"/>
    <w:rsid w:val="0074159A"/>
    <w:rsid w:val="0074197E"/>
    <w:rsid w:val="00741BD0"/>
    <w:rsid w:val="00741BDD"/>
    <w:rsid w:val="00741EB7"/>
    <w:rsid w:val="00741F5F"/>
    <w:rsid w:val="00741F7F"/>
    <w:rsid w:val="00742A17"/>
    <w:rsid w:val="007435EF"/>
    <w:rsid w:val="00743993"/>
    <w:rsid w:val="00744931"/>
    <w:rsid w:val="00744A26"/>
    <w:rsid w:val="00744FE2"/>
    <w:rsid w:val="00745CAC"/>
    <w:rsid w:val="00745CE7"/>
    <w:rsid w:val="00745D2C"/>
    <w:rsid w:val="00745FBF"/>
    <w:rsid w:val="007466CC"/>
    <w:rsid w:val="0074670B"/>
    <w:rsid w:val="007467AF"/>
    <w:rsid w:val="00746B05"/>
    <w:rsid w:val="007474FB"/>
    <w:rsid w:val="00750399"/>
    <w:rsid w:val="00750857"/>
    <w:rsid w:val="00750A19"/>
    <w:rsid w:val="00750A4B"/>
    <w:rsid w:val="00750DF4"/>
    <w:rsid w:val="00751319"/>
    <w:rsid w:val="0075169F"/>
    <w:rsid w:val="007517F9"/>
    <w:rsid w:val="007525FB"/>
    <w:rsid w:val="0075299D"/>
    <w:rsid w:val="00752CA4"/>
    <w:rsid w:val="007537FC"/>
    <w:rsid w:val="00753858"/>
    <w:rsid w:val="0075470D"/>
    <w:rsid w:val="00755143"/>
    <w:rsid w:val="007558BE"/>
    <w:rsid w:val="00755C85"/>
    <w:rsid w:val="007561BA"/>
    <w:rsid w:val="0075632D"/>
    <w:rsid w:val="00756CF3"/>
    <w:rsid w:val="00757CB6"/>
    <w:rsid w:val="00757D11"/>
    <w:rsid w:val="007603F4"/>
    <w:rsid w:val="00760626"/>
    <w:rsid w:val="00760822"/>
    <w:rsid w:val="00761951"/>
    <w:rsid w:val="00762058"/>
    <w:rsid w:val="0076232F"/>
    <w:rsid w:val="007627A6"/>
    <w:rsid w:val="007634C3"/>
    <w:rsid w:val="0076422E"/>
    <w:rsid w:val="0076424E"/>
    <w:rsid w:val="007654A9"/>
    <w:rsid w:val="00765AE0"/>
    <w:rsid w:val="00767189"/>
    <w:rsid w:val="00767C03"/>
    <w:rsid w:val="00770950"/>
    <w:rsid w:val="00770A05"/>
    <w:rsid w:val="00770B1E"/>
    <w:rsid w:val="00770F90"/>
    <w:rsid w:val="00771089"/>
    <w:rsid w:val="00771D9D"/>
    <w:rsid w:val="00771EA1"/>
    <w:rsid w:val="00771EDC"/>
    <w:rsid w:val="00772296"/>
    <w:rsid w:val="0077299C"/>
    <w:rsid w:val="00773152"/>
    <w:rsid w:val="00773E31"/>
    <w:rsid w:val="00774E29"/>
    <w:rsid w:val="00774EF5"/>
    <w:rsid w:val="00775667"/>
    <w:rsid w:val="00775B19"/>
    <w:rsid w:val="00775D52"/>
    <w:rsid w:val="00776056"/>
    <w:rsid w:val="007761B8"/>
    <w:rsid w:val="00776249"/>
    <w:rsid w:val="00776748"/>
    <w:rsid w:val="00776ACC"/>
    <w:rsid w:val="007775E9"/>
    <w:rsid w:val="00777A8F"/>
    <w:rsid w:val="007805A5"/>
    <w:rsid w:val="0078060B"/>
    <w:rsid w:val="0078067D"/>
    <w:rsid w:val="00780830"/>
    <w:rsid w:val="00780B64"/>
    <w:rsid w:val="00780F6A"/>
    <w:rsid w:val="00781789"/>
    <w:rsid w:val="00781FE9"/>
    <w:rsid w:val="00782714"/>
    <w:rsid w:val="007834B3"/>
    <w:rsid w:val="007835F3"/>
    <w:rsid w:val="00784B33"/>
    <w:rsid w:val="00785F90"/>
    <w:rsid w:val="00785FEB"/>
    <w:rsid w:val="0078628F"/>
    <w:rsid w:val="00787745"/>
    <w:rsid w:val="00787A51"/>
    <w:rsid w:val="00790247"/>
    <w:rsid w:val="007905E1"/>
    <w:rsid w:val="007909D7"/>
    <w:rsid w:val="00790D77"/>
    <w:rsid w:val="00791D8B"/>
    <w:rsid w:val="0079209A"/>
    <w:rsid w:val="00792120"/>
    <w:rsid w:val="007922B1"/>
    <w:rsid w:val="0079231E"/>
    <w:rsid w:val="007936D8"/>
    <w:rsid w:val="00793763"/>
    <w:rsid w:val="00793836"/>
    <w:rsid w:val="00793B5B"/>
    <w:rsid w:val="00794340"/>
    <w:rsid w:val="007945A8"/>
    <w:rsid w:val="0079567C"/>
    <w:rsid w:val="007959D0"/>
    <w:rsid w:val="00795C86"/>
    <w:rsid w:val="007968B5"/>
    <w:rsid w:val="0079691E"/>
    <w:rsid w:val="00796D1B"/>
    <w:rsid w:val="007A1529"/>
    <w:rsid w:val="007A1592"/>
    <w:rsid w:val="007A1A60"/>
    <w:rsid w:val="007A22FB"/>
    <w:rsid w:val="007A2A89"/>
    <w:rsid w:val="007A32CF"/>
    <w:rsid w:val="007A3978"/>
    <w:rsid w:val="007A3B3D"/>
    <w:rsid w:val="007A3D70"/>
    <w:rsid w:val="007A41F7"/>
    <w:rsid w:val="007A423D"/>
    <w:rsid w:val="007A4A82"/>
    <w:rsid w:val="007A56C2"/>
    <w:rsid w:val="007A5970"/>
    <w:rsid w:val="007A5B8D"/>
    <w:rsid w:val="007A6A77"/>
    <w:rsid w:val="007A710E"/>
    <w:rsid w:val="007A7179"/>
    <w:rsid w:val="007A7959"/>
    <w:rsid w:val="007A7F88"/>
    <w:rsid w:val="007B0102"/>
    <w:rsid w:val="007B0D89"/>
    <w:rsid w:val="007B1CFA"/>
    <w:rsid w:val="007B2219"/>
    <w:rsid w:val="007B2B07"/>
    <w:rsid w:val="007B35D8"/>
    <w:rsid w:val="007B3860"/>
    <w:rsid w:val="007B3BFB"/>
    <w:rsid w:val="007B3CFD"/>
    <w:rsid w:val="007B4AF8"/>
    <w:rsid w:val="007B4E91"/>
    <w:rsid w:val="007B51F0"/>
    <w:rsid w:val="007B556D"/>
    <w:rsid w:val="007B5792"/>
    <w:rsid w:val="007B6010"/>
    <w:rsid w:val="007B6200"/>
    <w:rsid w:val="007B6240"/>
    <w:rsid w:val="007B6E09"/>
    <w:rsid w:val="007B6F65"/>
    <w:rsid w:val="007B70F6"/>
    <w:rsid w:val="007B7D5C"/>
    <w:rsid w:val="007C0082"/>
    <w:rsid w:val="007C02C3"/>
    <w:rsid w:val="007C043E"/>
    <w:rsid w:val="007C04C2"/>
    <w:rsid w:val="007C08B5"/>
    <w:rsid w:val="007C0E62"/>
    <w:rsid w:val="007C0EAC"/>
    <w:rsid w:val="007C1A37"/>
    <w:rsid w:val="007C25CC"/>
    <w:rsid w:val="007C46BF"/>
    <w:rsid w:val="007C49EE"/>
    <w:rsid w:val="007C4C18"/>
    <w:rsid w:val="007C5037"/>
    <w:rsid w:val="007C531B"/>
    <w:rsid w:val="007C57E1"/>
    <w:rsid w:val="007C6641"/>
    <w:rsid w:val="007C6960"/>
    <w:rsid w:val="007C71CA"/>
    <w:rsid w:val="007C7578"/>
    <w:rsid w:val="007C7CB4"/>
    <w:rsid w:val="007D092A"/>
    <w:rsid w:val="007D0F10"/>
    <w:rsid w:val="007D15D8"/>
    <w:rsid w:val="007D1870"/>
    <w:rsid w:val="007D1DA8"/>
    <w:rsid w:val="007D2262"/>
    <w:rsid w:val="007D26D7"/>
    <w:rsid w:val="007D2F67"/>
    <w:rsid w:val="007D3204"/>
    <w:rsid w:val="007D3405"/>
    <w:rsid w:val="007D37F7"/>
    <w:rsid w:val="007D3A25"/>
    <w:rsid w:val="007D3CA3"/>
    <w:rsid w:val="007D3D57"/>
    <w:rsid w:val="007D5960"/>
    <w:rsid w:val="007D5B6E"/>
    <w:rsid w:val="007D610A"/>
    <w:rsid w:val="007D638A"/>
    <w:rsid w:val="007D656F"/>
    <w:rsid w:val="007D6D55"/>
    <w:rsid w:val="007D6DA6"/>
    <w:rsid w:val="007E1333"/>
    <w:rsid w:val="007E14E9"/>
    <w:rsid w:val="007E19F3"/>
    <w:rsid w:val="007E236B"/>
    <w:rsid w:val="007E2CCA"/>
    <w:rsid w:val="007E438C"/>
    <w:rsid w:val="007E47C3"/>
    <w:rsid w:val="007E47F3"/>
    <w:rsid w:val="007E5179"/>
    <w:rsid w:val="007E5736"/>
    <w:rsid w:val="007E61FF"/>
    <w:rsid w:val="007E634C"/>
    <w:rsid w:val="007E64F4"/>
    <w:rsid w:val="007E6C04"/>
    <w:rsid w:val="007E6E6F"/>
    <w:rsid w:val="007E70E1"/>
    <w:rsid w:val="007E716A"/>
    <w:rsid w:val="007E7515"/>
    <w:rsid w:val="007E7942"/>
    <w:rsid w:val="007E7E3D"/>
    <w:rsid w:val="007F0025"/>
    <w:rsid w:val="007F0239"/>
    <w:rsid w:val="007F02FB"/>
    <w:rsid w:val="007F0592"/>
    <w:rsid w:val="007F083C"/>
    <w:rsid w:val="007F096F"/>
    <w:rsid w:val="007F111D"/>
    <w:rsid w:val="007F14A8"/>
    <w:rsid w:val="007F29F9"/>
    <w:rsid w:val="007F2A1F"/>
    <w:rsid w:val="007F2C00"/>
    <w:rsid w:val="007F2E26"/>
    <w:rsid w:val="007F2E35"/>
    <w:rsid w:val="007F3164"/>
    <w:rsid w:val="007F3425"/>
    <w:rsid w:val="007F3CD2"/>
    <w:rsid w:val="007F51EB"/>
    <w:rsid w:val="007F6343"/>
    <w:rsid w:val="007F70AC"/>
    <w:rsid w:val="007F74DA"/>
    <w:rsid w:val="007F74ED"/>
    <w:rsid w:val="007F790C"/>
    <w:rsid w:val="007F7DB8"/>
    <w:rsid w:val="0080006D"/>
    <w:rsid w:val="00800D77"/>
    <w:rsid w:val="00801003"/>
    <w:rsid w:val="00801DD4"/>
    <w:rsid w:val="008028C5"/>
    <w:rsid w:val="0080357C"/>
    <w:rsid w:val="0080394E"/>
    <w:rsid w:val="0080399E"/>
    <w:rsid w:val="00803A0E"/>
    <w:rsid w:val="00803D65"/>
    <w:rsid w:val="00803EAF"/>
    <w:rsid w:val="00804150"/>
    <w:rsid w:val="00804894"/>
    <w:rsid w:val="00805361"/>
    <w:rsid w:val="008055B0"/>
    <w:rsid w:val="00805E9F"/>
    <w:rsid w:val="008069F0"/>
    <w:rsid w:val="00807033"/>
    <w:rsid w:val="00807379"/>
    <w:rsid w:val="00810237"/>
    <w:rsid w:val="008104AF"/>
    <w:rsid w:val="00810B2D"/>
    <w:rsid w:val="00810C89"/>
    <w:rsid w:val="00810C8E"/>
    <w:rsid w:val="008110F9"/>
    <w:rsid w:val="00811B10"/>
    <w:rsid w:val="00811FE5"/>
    <w:rsid w:val="008124F7"/>
    <w:rsid w:val="00812D94"/>
    <w:rsid w:val="00812F3E"/>
    <w:rsid w:val="00813871"/>
    <w:rsid w:val="008138B9"/>
    <w:rsid w:val="00813C8D"/>
    <w:rsid w:val="00813DE7"/>
    <w:rsid w:val="00813E43"/>
    <w:rsid w:val="0081406F"/>
    <w:rsid w:val="0081442B"/>
    <w:rsid w:val="00814A7E"/>
    <w:rsid w:val="00814C2A"/>
    <w:rsid w:val="00814FAC"/>
    <w:rsid w:val="0081586C"/>
    <w:rsid w:val="008163B7"/>
    <w:rsid w:val="00816606"/>
    <w:rsid w:val="00817FFB"/>
    <w:rsid w:val="00820C63"/>
    <w:rsid w:val="00820D0B"/>
    <w:rsid w:val="00820D15"/>
    <w:rsid w:val="00820F05"/>
    <w:rsid w:val="00821C9C"/>
    <w:rsid w:val="00822B90"/>
    <w:rsid w:val="00824B39"/>
    <w:rsid w:val="00825294"/>
    <w:rsid w:val="008259FF"/>
    <w:rsid w:val="00825B91"/>
    <w:rsid w:val="00825BB0"/>
    <w:rsid w:val="00825DC9"/>
    <w:rsid w:val="0082604C"/>
    <w:rsid w:val="008268C0"/>
    <w:rsid w:val="0082691D"/>
    <w:rsid w:val="00826C4C"/>
    <w:rsid w:val="00826C7D"/>
    <w:rsid w:val="00826E3C"/>
    <w:rsid w:val="008301EC"/>
    <w:rsid w:val="0083073E"/>
    <w:rsid w:val="00830764"/>
    <w:rsid w:val="00830801"/>
    <w:rsid w:val="00830C2D"/>
    <w:rsid w:val="00830ED1"/>
    <w:rsid w:val="00832BED"/>
    <w:rsid w:val="00833461"/>
    <w:rsid w:val="0083386F"/>
    <w:rsid w:val="00833E1A"/>
    <w:rsid w:val="00834599"/>
    <w:rsid w:val="00834C94"/>
    <w:rsid w:val="00834E01"/>
    <w:rsid w:val="0083549F"/>
    <w:rsid w:val="00836974"/>
    <w:rsid w:val="0083725D"/>
    <w:rsid w:val="008376AD"/>
    <w:rsid w:val="008379A3"/>
    <w:rsid w:val="00837D9D"/>
    <w:rsid w:val="00837F4B"/>
    <w:rsid w:val="008401C4"/>
    <w:rsid w:val="008408D5"/>
    <w:rsid w:val="008409A1"/>
    <w:rsid w:val="00840BE3"/>
    <w:rsid w:val="00840D61"/>
    <w:rsid w:val="00841C08"/>
    <w:rsid w:val="00841F00"/>
    <w:rsid w:val="008427A3"/>
    <w:rsid w:val="0084386C"/>
    <w:rsid w:val="00844586"/>
    <w:rsid w:val="00844B8E"/>
    <w:rsid w:val="00844ED4"/>
    <w:rsid w:val="008457E6"/>
    <w:rsid w:val="00847275"/>
    <w:rsid w:val="0084751B"/>
    <w:rsid w:val="0085013B"/>
    <w:rsid w:val="00850607"/>
    <w:rsid w:val="00850A78"/>
    <w:rsid w:val="00850C35"/>
    <w:rsid w:val="00851044"/>
    <w:rsid w:val="00851671"/>
    <w:rsid w:val="008517E9"/>
    <w:rsid w:val="00851D85"/>
    <w:rsid w:val="00851FE0"/>
    <w:rsid w:val="008524A6"/>
    <w:rsid w:val="00852864"/>
    <w:rsid w:val="00852F38"/>
    <w:rsid w:val="00853417"/>
    <w:rsid w:val="0085382E"/>
    <w:rsid w:val="00853895"/>
    <w:rsid w:val="00853C57"/>
    <w:rsid w:val="00853D04"/>
    <w:rsid w:val="00853F8F"/>
    <w:rsid w:val="00854939"/>
    <w:rsid w:val="00854F89"/>
    <w:rsid w:val="00855530"/>
    <w:rsid w:val="008555D4"/>
    <w:rsid w:val="008558A6"/>
    <w:rsid w:val="00855BE3"/>
    <w:rsid w:val="00855D4E"/>
    <w:rsid w:val="00855FA8"/>
    <w:rsid w:val="00857F5C"/>
    <w:rsid w:val="008605F5"/>
    <w:rsid w:val="00860D6A"/>
    <w:rsid w:val="0086153F"/>
    <w:rsid w:val="00861551"/>
    <w:rsid w:val="008616EE"/>
    <w:rsid w:val="0086187F"/>
    <w:rsid w:val="00861A3F"/>
    <w:rsid w:val="00861DB4"/>
    <w:rsid w:val="00861F2A"/>
    <w:rsid w:val="00862689"/>
    <w:rsid w:val="00863356"/>
    <w:rsid w:val="00863507"/>
    <w:rsid w:val="0086449D"/>
    <w:rsid w:val="00864553"/>
    <w:rsid w:val="0086493D"/>
    <w:rsid w:val="0086524E"/>
    <w:rsid w:val="00865399"/>
    <w:rsid w:val="00865CAD"/>
    <w:rsid w:val="00865E78"/>
    <w:rsid w:val="00866309"/>
    <w:rsid w:val="00866F2B"/>
    <w:rsid w:val="00867C7C"/>
    <w:rsid w:val="00867C93"/>
    <w:rsid w:val="00870098"/>
    <w:rsid w:val="008706B1"/>
    <w:rsid w:val="008706E5"/>
    <w:rsid w:val="00871478"/>
    <w:rsid w:val="0087207D"/>
    <w:rsid w:val="00872918"/>
    <w:rsid w:val="00872CA1"/>
    <w:rsid w:val="00872F35"/>
    <w:rsid w:val="008731D7"/>
    <w:rsid w:val="00873C7C"/>
    <w:rsid w:val="00873E97"/>
    <w:rsid w:val="00874EE2"/>
    <w:rsid w:val="008750B1"/>
    <w:rsid w:val="00875432"/>
    <w:rsid w:val="00875B56"/>
    <w:rsid w:val="00875B8C"/>
    <w:rsid w:val="008766D8"/>
    <w:rsid w:val="0087672C"/>
    <w:rsid w:val="00876775"/>
    <w:rsid w:val="008802BA"/>
    <w:rsid w:val="0088115D"/>
    <w:rsid w:val="008838C6"/>
    <w:rsid w:val="008846D4"/>
    <w:rsid w:val="008848FE"/>
    <w:rsid w:val="00884B00"/>
    <w:rsid w:val="00884C96"/>
    <w:rsid w:val="008850AA"/>
    <w:rsid w:val="008859BA"/>
    <w:rsid w:val="008863E9"/>
    <w:rsid w:val="008879CB"/>
    <w:rsid w:val="00887A3A"/>
    <w:rsid w:val="00890369"/>
    <w:rsid w:val="00890680"/>
    <w:rsid w:val="00891376"/>
    <w:rsid w:val="008918F2"/>
    <w:rsid w:val="00891E71"/>
    <w:rsid w:val="00891F37"/>
    <w:rsid w:val="008921FA"/>
    <w:rsid w:val="00892264"/>
    <w:rsid w:val="00892349"/>
    <w:rsid w:val="0089287B"/>
    <w:rsid w:val="00893089"/>
    <w:rsid w:val="008931B0"/>
    <w:rsid w:val="0089363E"/>
    <w:rsid w:val="00894272"/>
    <w:rsid w:val="0089443A"/>
    <w:rsid w:val="00895449"/>
    <w:rsid w:val="0089554F"/>
    <w:rsid w:val="008955A4"/>
    <w:rsid w:val="00896917"/>
    <w:rsid w:val="00896EA3"/>
    <w:rsid w:val="008A065E"/>
    <w:rsid w:val="008A0B59"/>
    <w:rsid w:val="008A0D9E"/>
    <w:rsid w:val="008A13DD"/>
    <w:rsid w:val="008A146C"/>
    <w:rsid w:val="008A1897"/>
    <w:rsid w:val="008A18DB"/>
    <w:rsid w:val="008A1A9D"/>
    <w:rsid w:val="008A21A0"/>
    <w:rsid w:val="008A2615"/>
    <w:rsid w:val="008A2D4E"/>
    <w:rsid w:val="008A2F4A"/>
    <w:rsid w:val="008A2F8A"/>
    <w:rsid w:val="008A3465"/>
    <w:rsid w:val="008A3AFE"/>
    <w:rsid w:val="008A40E3"/>
    <w:rsid w:val="008A47E3"/>
    <w:rsid w:val="008A51DB"/>
    <w:rsid w:val="008A5589"/>
    <w:rsid w:val="008A5786"/>
    <w:rsid w:val="008A5BD5"/>
    <w:rsid w:val="008A605D"/>
    <w:rsid w:val="008A6174"/>
    <w:rsid w:val="008A625D"/>
    <w:rsid w:val="008A6697"/>
    <w:rsid w:val="008A68D6"/>
    <w:rsid w:val="008A6EC9"/>
    <w:rsid w:val="008B045A"/>
    <w:rsid w:val="008B048C"/>
    <w:rsid w:val="008B0925"/>
    <w:rsid w:val="008B0B28"/>
    <w:rsid w:val="008B0E3F"/>
    <w:rsid w:val="008B0EC1"/>
    <w:rsid w:val="008B1C32"/>
    <w:rsid w:val="008B30A9"/>
    <w:rsid w:val="008B33A4"/>
    <w:rsid w:val="008B34B3"/>
    <w:rsid w:val="008B34D7"/>
    <w:rsid w:val="008B39CC"/>
    <w:rsid w:val="008B3D1B"/>
    <w:rsid w:val="008B4512"/>
    <w:rsid w:val="008B4BF8"/>
    <w:rsid w:val="008B5825"/>
    <w:rsid w:val="008B65C2"/>
    <w:rsid w:val="008B65DE"/>
    <w:rsid w:val="008B7AAE"/>
    <w:rsid w:val="008C00C0"/>
    <w:rsid w:val="008C0104"/>
    <w:rsid w:val="008C0658"/>
    <w:rsid w:val="008C0974"/>
    <w:rsid w:val="008C1518"/>
    <w:rsid w:val="008C1C79"/>
    <w:rsid w:val="008C1E8D"/>
    <w:rsid w:val="008C23AD"/>
    <w:rsid w:val="008C2B4D"/>
    <w:rsid w:val="008C32EA"/>
    <w:rsid w:val="008C376E"/>
    <w:rsid w:val="008C3B9F"/>
    <w:rsid w:val="008C435A"/>
    <w:rsid w:val="008C4B8F"/>
    <w:rsid w:val="008C6144"/>
    <w:rsid w:val="008C646F"/>
    <w:rsid w:val="008C6522"/>
    <w:rsid w:val="008C668B"/>
    <w:rsid w:val="008C6773"/>
    <w:rsid w:val="008C6EAD"/>
    <w:rsid w:val="008C7BC6"/>
    <w:rsid w:val="008D0614"/>
    <w:rsid w:val="008D0FD2"/>
    <w:rsid w:val="008D1807"/>
    <w:rsid w:val="008D2914"/>
    <w:rsid w:val="008D2ABC"/>
    <w:rsid w:val="008D389C"/>
    <w:rsid w:val="008D3EA3"/>
    <w:rsid w:val="008D4A1D"/>
    <w:rsid w:val="008D4E15"/>
    <w:rsid w:val="008D544E"/>
    <w:rsid w:val="008D5733"/>
    <w:rsid w:val="008D594D"/>
    <w:rsid w:val="008D6B17"/>
    <w:rsid w:val="008D6D23"/>
    <w:rsid w:val="008D6F65"/>
    <w:rsid w:val="008D7543"/>
    <w:rsid w:val="008D7841"/>
    <w:rsid w:val="008E17F5"/>
    <w:rsid w:val="008E1F82"/>
    <w:rsid w:val="008E26BE"/>
    <w:rsid w:val="008E27A7"/>
    <w:rsid w:val="008E29FA"/>
    <w:rsid w:val="008E2B63"/>
    <w:rsid w:val="008E35E0"/>
    <w:rsid w:val="008E39A6"/>
    <w:rsid w:val="008E3F33"/>
    <w:rsid w:val="008E417C"/>
    <w:rsid w:val="008E42CA"/>
    <w:rsid w:val="008E4996"/>
    <w:rsid w:val="008E5177"/>
    <w:rsid w:val="008E526F"/>
    <w:rsid w:val="008E557A"/>
    <w:rsid w:val="008E5A3F"/>
    <w:rsid w:val="008E5F94"/>
    <w:rsid w:val="008E66B6"/>
    <w:rsid w:val="008E698A"/>
    <w:rsid w:val="008F012E"/>
    <w:rsid w:val="008F15A3"/>
    <w:rsid w:val="008F323D"/>
    <w:rsid w:val="008F3545"/>
    <w:rsid w:val="008F36C4"/>
    <w:rsid w:val="008F4019"/>
    <w:rsid w:val="008F527C"/>
    <w:rsid w:val="008F5F6A"/>
    <w:rsid w:val="008F69ED"/>
    <w:rsid w:val="008F6C68"/>
    <w:rsid w:val="008F777B"/>
    <w:rsid w:val="00900486"/>
    <w:rsid w:val="0090057D"/>
    <w:rsid w:val="00900AFC"/>
    <w:rsid w:val="00900B3B"/>
    <w:rsid w:val="00900D22"/>
    <w:rsid w:val="009018AC"/>
    <w:rsid w:val="0090196F"/>
    <w:rsid w:val="00901CAF"/>
    <w:rsid w:val="00901E09"/>
    <w:rsid w:val="00901E5D"/>
    <w:rsid w:val="0090211D"/>
    <w:rsid w:val="0090258F"/>
    <w:rsid w:val="0090268A"/>
    <w:rsid w:val="00902798"/>
    <w:rsid w:val="00902799"/>
    <w:rsid w:val="009037CC"/>
    <w:rsid w:val="009038E6"/>
    <w:rsid w:val="009048F8"/>
    <w:rsid w:val="00904B25"/>
    <w:rsid w:val="00904D37"/>
    <w:rsid w:val="009060BE"/>
    <w:rsid w:val="0090749E"/>
    <w:rsid w:val="00907B12"/>
    <w:rsid w:val="00907FBE"/>
    <w:rsid w:val="009108A2"/>
    <w:rsid w:val="00910F26"/>
    <w:rsid w:val="009112C5"/>
    <w:rsid w:val="00911AAC"/>
    <w:rsid w:val="00911D6B"/>
    <w:rsid w:val="009126F4"/>
    <w:rsid w:val="00912B16"/>
    <w:rsid w:val="00913108"/>
    <w:rsid w:val="009131DC"/>
    <w:rsid w:val="009131EE"/>
    <w:rsid w:val="00913988"/>
    <w:rsid w:val="00913D87"/>
    <w:rsid w:val="009141FE"/>
    <w:rsid w:val="009146EF"/>
    <w:rsid w:val="0091478F"/>
    <w:rsid w:val="00915853"/>
    <w:rsid w:val="009166DE"/>
    <w:rsid w:val="00916A62"/>
    <w:rsid w:val="00916D06"/>
    <w:rsid w:val="00917274"/>
    <w:rsid w:val="00920313"/>
    <w:rsid w:val="0092045D"/>
    <w:rsid w:val="00920E7A"/>
    <w:rsid w:val="0092128C"/>
    <w:rsid w:val="009228BB"/>
    <w:rsid w:val="00922C0B"/>
    <w:rsid w:val="00922E2A"/>
    <w:rsid w:val="009231F8"/>
    <w:rsid w:val="009235BE"/>
    <w:rsid w:val="00923AAA"/>
    <w:rsid w:val="00923CF1"/>
    <w:rsid w:val="00923F0D"/>
    <w:rsid w:val="0092492D"/>
    <w:rsid w:val="00924CBC"/>
    <w:rsid w:val="0092517E"/>
    <w:rsid w:val="00925361"/>
    <w:rsid w:val="009258EF"/>
    <w:rsid w:val="00926124"/>
    <w:rsid w:val="00926832"/>
    <w:rsid w:val="00926D45"/>
    <w:rsid w:val="00930018"/>
    <w:rsid w:val="00931320"/>
    <w:rsid w:val="00931DC7"/>
    <w:rsid w:val="009329E6"/>
    <w:rsid w:val="009332B1"/>
    <w:rsid w:val="00933B3A"/>
    <w:rsid w:val="00933B3E"/>
    <w:rsid w:val="00933B65"/>
    <w:rsid w:val="00934462"/>
    <w:rsid w:val="00934482"/>
    <w:rsid w:val="009350A3"/>
    <w:rsid w:val="00936384"/>
    <w:rsid w:val="009364C3"/>
    <w:rsid w:val="00936D29"/>
    <w:rsid w:val="00936FAC"/>
    <w:rsid w:val="0093734B"/>
    <w:rsid w:val="00937D00"/>
    <w:rsid w:val="00940570"/>
    <w:rsid w:val="00941929"/>
    <w:rsid w:val="00941EBC"/>
    <w:rsid w:val="009421C5"/>
    <w:rsid w:val="00942C18"/>
    <w:rsid w:val="00942D8C"/>
    <w:rsid w:val="00942F20"/>
    <w:rsid w:val="009436AD"/>
    <w:rsid w:val="00943CC8"/>
    <w:rsid w:val="00943D23"/>
    <w:rsid w:val="00943FE2"/>
    <w:rsid w:val="009440E1"/>
    <w:rsid w:val="009443D1"/>
    <w:rsid w:val="00944418"/>
    <w:rsid w:val="0094474E"/>
    <w:rsid w:val="00945078"/>
    <w:rsid w:val="009459B9"/>
    <w:rsid w:val="00945A1A"/>
    <w:rsid w:val="009461B2"/>
    <w:rsid w:val="00946CA9"/>
    <w:rsid w:val="00947032"/>
    <w:rsid w:val="009477C7"/>
    <w:rsid w:val="00950196"/>
    <w:rsid w:val="00950E4E"/>
    <w:rsid w:val="0095139A"/>
    <w:rsid w:val="00951F88"/>
    <w:rsid w:val="009521ED"/>
    <w:rsid w:val="00952F81"/>
    <w:rsid w:val="00953064"/>
    <w:rsid w:val="0095308C"/>
    <w:rsid w:val="009530AE"/>
    <w:rsid w:val="009530DE"/>
    <w:rsid w:val="00953185"/>
    <w:rsid w:val="009532C5"/>
    <w:rsid w:val="0095385D"/>
    <w:rsid w:val="00954354"/>
    <w:rsid w:val="0095445E"/>
    <w:rsid w:val="00954497"/>
    <w:rsid w:val="00954860"/>
    <w:rsid w:val="00954FF2"/>
    <w:rsid w:val="00955220"/>
    <w:rsid w:val="00955305"/>
    <w:rsid w:val="00955681"/>
    <w:rsid w:val="0095595E"/>
    <w:rsid w:val="00955988"/>
    <w:rsid w:val="00955B09"/>
    <w:rsid w:val="009568A2"/>
    <w:rsid w:val="00956922"/>
    <w:rsid w:val="00956D7E"/>
    <w:rsid w:val="009570E7"/>
    <w:rsid w:val="00957BC1"/>
    <w:rsid w:val="00960240"/>
    <w:rsid w:val="009603BA"/>
    <w:rsid w:val="00960E85"/>
    <w:rsid w:val="009611D2"/>
    <w:rsid w:val="009612CE"/>
    <w:rsid w:val="00961A7E"/>
    <w:rsid w:val="00961C9E"/>
    <w:rsid w:val="00961E06"/>
    <w:rsid w:val="00961EE4"/>
    <w:rsid w:val="00962057"/>
    <w:rsid w:val="009620B5"/>
    <w:rsid w:val="00962DCD"/>
    <w:rsid w:val="00963EFE"/>
    <w:rsid w:val="0096465A"/>
    <w:rsid w:val="009646C3"/>
    <w:rsid w:val="00964AE4"/>
    <w:rsid w:val="00965429"/>
    <w:rsid w:val="009654DF"/>
    <w:rsid w:val="00965A0A"/>
    <w:rsid w:val="00965E24"/>
    <w:rsid w:val="00966FE4"/>
    <w:rsid w:val="009675F1"/>
    <w:rsid w:val="00967D37"/>
    <w:rsid w:val="00970219"/>
    <w:rsid w:val="00970464"/>
    <w:rsid w:val="0097084A"/>
    <w:rsid w:val="009708D4"/>
    <w:rsid w:val="00970C0B"/>
    <w:rsid w:val="00970D88"/>
    <w:rsid w:val="00970DE3"/>
    <w:rsid w:val="009710D4"/>
    <w:rsid w:val="00972183"/>
    <w:rsid w:val="009722C9"/>
    <w:rsid w:val="0097281F"/>
    <w:rsid w:val="00972D06"/>
    <w:rsid w:val="00973435"/>
    <w:rsid w:val="00973DAA"/>
    <w:rsid w:val="00973E66"/>
    <w:rsid w:val="009740C2"/>
    <w:rsid w:val="0097449D"/>
    <w:rsid w:val="00974C3F"/>
    <w:rsid w:val="00974F3D"/>
    <w:rsid w:val="00975308"/>
    <w:rsid w:val="009753A1"/>
    <w:rsid w:val="009753A3"/>
    <w:rsid w:val="0097563E"/>
    <w:rsid w:val="0097571E"/>
    <w:rsid w:val="00975FC2"/>
    <w:rsid w:val="00976848"/>
    <w:rsid w:val="0097694B"/>
    <w:rsid w:val="00976D94"/>
    <w:rsid w:val="00976ED5"/>
    <w:rsid w:val="00976FD4"/>
    <w:rsid w:val="009779F5"/>
    <w:rsid w:val="00977EC2"/>
    <w:rsid w:val="00977F5E"/>
    <w:rsid w:val="0098062C"/>
    <w:rsid w:val="00980D52"/>
    <w:rsid w:val="00980DB6"/>
    <w:rsid w:val="009840E8"/>
    <w:rsid w:val="00984885"/>
    <w:rsid w:val="00984A11"/>
    <w:rsid w:val="00984ACA"/>
    <w:rsid w:val="00984D55"/>
    <w:rsid w:val="009854B3"/>
    <w:rsid w:val="00986D75"/>
    <w:rsid w:val="00987067"/>
    <w:rsid w:val="009871B5"/>
    <w:rsid w:val="0098764B"/>
    <w:rsid w:val="009876C6"/>
    <w:rsid w:val="00987707"/>
    <w:rsid w:val="00987AC3"/>
    <w:rsid w:val="009900FC"/>
    <w:rsid w:val="00990D02"/>
    <w:rsid w:val="009915E9"/>
    <w:rsid w:val="00992386"/>
    <w:rsid w:val="00992CA2"/>
    <w:rsid w:val="00992FC9"/>
    <w:rsid w:val="00993FBF"/>
    <w:rsid w:val="009945D1"/>
    <w:rsid w:val="009957E9"/>
    <w:rsid w:val="00995C72"/>
    <w:rsid w:val="00995D1E"/>
    <w:rsid w:val="00996329"/>
    <w:rsid w:val="00996ABB"/>
    <w:rsid w:val="00997441"/>
    <w:rsid w:val="00997FD1"/>
    <w:rsid w:val="009A056C"/>
    <w:rsid w:val="009A1F01"/>
    <w:rsid w:val="009A2D5E"/>
    <w:rsid w:val="009A3304"/>
    <w:rsid w:val="009A3A44"/>
    <w:rsid w:val="009A3B46"/>
    <w:rsid w:val="009A507D"/>
    <w:rsid w:val="009A540E"/>
    <w:rsid w:val="009A5810"/>
    <w:rsid w:val="009A61F8"/>
    <w:rsid w:val="009A6BF9"/>
    <w:rsid w:val="009A6D65"/>
    <w:rsid w:val="009A71EB"/>
    <w:rsid w:val="009B13DF"/>
    <w:rsid w:val="009B267C"/>
    <w:rsid w:val="009B2760"/>
    <w:rsid w:val="009B2850"/>
    <w:rsid w:val="009B31E7"/>
    <w:rsid w:val="009B394D"/>
    <w:rsid w:val="009B3B39"/>
    <w:rsid w:val="009B3BCC"/>
    <w:rsid w:val="009B3C40"/>
    <w:rsid w:val="009B5264"/>
    <w:rsid w:val="009B52CE"/>
    <w:rsid w:val="009B57B4"/>
    <w:rsid w:val="009B6D04"/>
    <w:rsid w:val="009B7062"/>
    <w:rsid w:val="009B747E"/>
    <w:rsid w:val="009C1409"/>
    <w:rsid w:val="009C17F5"/>
    <w:rsid w:val="009C3446"/>
    <w:rsid w:val="009C3693"/>
    <w:rsid w:val="009C4704"/>
    <w:rsid w:val="009C4B71"/>
    <w:rsid w:val="009C4CBC"/>
    <w:rsid w:val="009C516B"/>
    <w:rsid w:val="009C53D5"/>
    <w:rsid w:val="009C563D"/>
    <w:rsid w:val="009C58E2"/>
    <w:rsid w:val="009C599E"/>
    <w:rsid w:val="009C5FF5"/>
    <w:rsid w:val="009C67BA"/>
    <w:rsid w:val="009C76FC"/>
    <w:rsid w:val="009D03BF"/>
    <w:rsid w:val="009D0716"/>
    <w:rsid w:val="009D09AD"/>
    <w:rsid w:val="009D11D9"/>
    <w:rsid w:val="009D122F"/>
    <w:rsid w:val="009D346D"/>
    <w:rsid w:val="009D3569"/>
    <w:rsid w:val="009D3CB3"/>
    <w:rsid w:val="009D41A5"/>
    <w:rsid w:val="009D4239"/>
    <w:rsid w:val="009D4381"/>
    <w:rsid w:val="009D4438"/>
    <w:rsid w:val="009D5BD6"/>
    <w:rsid w:val="009D6053"/>
    <w:rsid w:val="009D60C6"/>
    <w:rsid w:val="009D6171"/>
    <w:rsid w:val="009D690D"/>
    <w:rsid w:val="009D6F2F"/>
    <w:rsid w:val="009D794C"/>
    <w:rsid w:val="009E017E"/>
    <w:rsid w:val="009E051E"/>
    <w:rsid w:val="009E08FC"/>
    <w:rsid w:val="009E0AAE"/>
    <w:rsid w:val="009E1498"/>
    <w:rsid w:val="009E270E"/>
    <w:rsid w:val="009E279F"/>
    <w:rsid w:val="009E2949"/>
    <w:rsid w:val="009E296A"/>
    <w:rsid w:val="009E31C5"/>
    <w:rsid w:val="009E390A"/>
    <w:rsid w:val="009E3D52"/>
    <w:rsid w:val="009E3E1E"/>
    <w:rsid w:val="009E4408"/>
    <w:rsid w:val="009E4B5F"/>
    <w:rsid w:val="009E51E1"/>
    <w:rsid w:val="009E5C22"/>
    <w:rsid w:val="009E5CBC"/>
    <w:rsid w:val="009E60EC"/>
    <w:rsid w:val="009E6332"/>
    <w:rsid w:val="009E6AB1"/>
    <w:rsid w:val="009E6D5E"/>
    <w:rsid w:val="009F03C4"/>
    <w:rsid w:val="009F08B5"/>
    <w:rsid w:val="009F131D"/>
    <w:rsid w:val="009F14B9"/>
    <w:rsid w:val="009F1703"/>
    <w:rsid w:val="009F17EB"/>
    <w:rsid w:val="009F1C90"/>
    <w:rsid w:val="009F2E0C"/>
    <w:rsid w:val="009F3676"/>
    <w:rsid w:val="009F36D4"/>
    <w:rsid w:val="009F47E4"/>
    <w:rsid w:val="009F4A30"/>
    <w:rsid w:val="009F5A0E"/>
    <w:rsid w:val="009F6208"/>
    <w:rsid w:val="009F6289"/>
    <w:rsid w:val="009F65A9"/>
    <w:rsid w:val="009F6780"/>
    <w:rsid w:val="009F6999"/>
    <w:rsid w:val="009F6FE0"/>
    <w:rsid w:val="009F76E6"/>
    <w:rsid w:val="009F7FC9"/>
    <w:rsid w:val="00A005C5"/>
    <w:rsid w:val="00A00DEC"/>
    <w:rsid w:val="00A00ED4"/>
    <w:rsid w:val="00A01186"/>
    <w:rsid w:val="00A012F8"/>
    <w:rsid w:val="00A01B3C"/>
    <w:rsid w:val="00A02AF9"/>
    <w:rsid w:val="00A032F7"/>
    <w:rsid w:val="00A03B82"/>
    <w:rsid w:val="00A04872"/>
    <w:rsid w:val="00A04B8A"/>
    <w:rsid w:val="00A04DFB"/>
    <w:rsid w:val="00A04E54"/>
    <w:rsid w:val="00A055E3"/>
    <w:rsid w:val="00A05A9F"/>
    <w:rsid w:val="00A0635B"/>
    <w:rsid w:val="00A06364"/>
    <w:rsid w:val="00A071C1"/>
    <w:rsid w:val="00A0737E"/>
    <w:rsid w:val="00A07B45"/>
    <w:rsid w:val="00A1008D"/>
    <w:rsid w:val="00A10185"/>
    <w:rsid w:val="00A1027D"/>
    <w:rsid w:val="00A119AA"/>
    <w:rsid w:val="00A12167"/>
    <w:rsid w:val="00A12949"/>
    <w:rsid w:val="00A12B4A"/>
    <w:rsid w:val="00A12D52"/>
    <w:rsid w:val="00A12E19"/>
    <w:rsid w:val="00A132A6"/>
    <w:rsid w:val="00A14B88"/>
    <w:rsid w:val="00A158E6"/>
    <w:rsid w:val="00A15C72"/>
    <w:rsid w:val="00A160BF"/>
    <w:rsid w:val="00A163A3"/>
    <w:rsid w:val="00A164A0"/>
    <w:rsid w:val="00A17B55"/>
    <w:rsid w:val="00A20C70"/>
    <w:rsid w:val="00A20CB4"/>
    <w:rsid w:val="00A21B3F"/>
    <w:rsid w:val="00A21E9B"/>
    <w:rsid w:val="00A22890"/>
    <w:rsid w:val="00A22B60"/>
    <w:rsid w:val="00A22FC9"/>
    <w:rsid w:val="00A240AB"/>
    <w:rsid w:val="00A24B7E"/>
    <w:rsid w:val="00A255DA"/>
    <w:rsid w:val="00A258E9"/>
    <w:rsid w:val="00A26305"/>
    <w:rsid w:val="00A274F8"/>
    <w:rsid w:val="00A27BE0"/>
    <w:rsid w:val="00A30045"/>
    <w:rsid w:val="00A305EA"/>
    <w:rsid w:val="00A31247"/>
    <w:rsid w:val="00A3158D"/>
    <w:rsid w:val="00A319E1"/>
    <w:rsid w:val="00A3206E"/>
    <w:rsid w:val="00A321C7"/>
    <w:rsid w:val="00A3267E"/>
    <w:rsid w:val="00A32D72"/>
    <w:rsid w:val="00A33ACE"/>
    <w:rsid w:val="00A34306"/>
    <w:rsid w:val="00A344B4"/>
    <w:rsid w:val="00A34E44"/>
    <w:rsid w:val="00A34F4B"/>
    <w:rsid w:val="00A35452"/>
    <w:rsid w:val="00A35A6F"/>
    <w:rsid w:val="00A35F1F"/>
    <w:rsid w:val="00A364AD"/>
    <w:rsid w:val="00A3667E"/>
    <w:rsid w:val="00A3672F"/>
    <w:rsid w:val="00A36D6B"/>
    <w:rsid w:val="00A372D6"/>
    <w:rsid w:val="00A40B28"/>
    <w:rsid w:val="00A40D4E"/>
    <w:rsid w:val="00A41034"/>
    <w:rsid w:val="00A41105"/>
    <w:rsid w:val="00A429BA"/>
    <w:rsid w:val="00A42F31"/>
    <w:rsid w:val="00A43167"/>
    <w:rsid w:val="00A435C0"/>
    <w:rsid w:val="00A437BD"/>
    <w:rsid w:val="00A43C11"/>
    <w:rsid w:val="00A43D59"/>
    <w:rsid w:val="00A442D3"/>
    <w:rsid w:val="00A4507F"/>
    <w:rsid w:val="00A4525F"/>
    <w:rsid w:val="00A464C1"/>
    <w:rsid w:val="00A46AE9"/>
    <w:rsid w:val="00A47049"/>
    <w:rsid w:val="00A47430"/>
    <w:rsid w:val="00A477F0"/>
    <w:rsid w:val="00A47DE9"/>
    <w:rsid w:val="00A50537"/>
    <w:rsid w:val="00A50996"/>
    <w:rsid w:val="00A51A18"/>
    <w:rsid w:val="00A51E1C"/>
    <w:rsid w:val="00A51E58"/>
    <w:rsid w:val="00A52506"/>
    <w:rsid w:val="00A525A2"/>
    <w:rsid w:val="00A534D8"/>
    <w:rsid w:val="00A53543"/>
    <w:rsid w:val="00A53A5F"/>
    <w:rsid w:val="00A54200"/>
    <w:rsid w:val="00A54672"/>
    <w:rsid w:val="00A5570F"/>
    <w:rsid w:val="00A55AB6"/>
    <w:rsid w:val="00A56D0C"/>
    <w:rsid w:val="00A571AD"/>
    <w:rsid w:val="00A572DD"/>
    <w:rsid w:val="00A60548"/>
    <w:rsid w:val="00A60FE4"/>
    <w:rsid w:val="00A61DF4"/>
    <w:rsid w:val="00A61F8C"/>
    <w:rsid w:val="00A623E4"/>
    <w:rsid w:val="00A626AE"/>
    <w:rsid w:val="00A62A43"/>
    <w:rsid w:val="00A62DFC"/>
    <w:rsid w:val="00A6319D"/>
    <w:rsid w:val="00A6324F"/>
    <w:rsid w:val="00A632A8"/>
    <w:rsid w:val="00A63338"/>
    <w:rsid w:val="00A63B7F"/>
    <w:rsid w:val="00A644C3"/>
    <w:rsid w:val="00A6486B"/>
    <w:rsid w:val="00A650BA"/>
    <w:rsid w:val="00A6510F"/>
    <w:rsid w:val="00A655D1"/>
    <w:rsid w:val="00A658A4"/>
    <w:rsid w:val="00A65CBD"/>
    <w:rsid w:val="00A7065D"/>
    <w:rsid w:val="00A7082B"/>
    <w:rsid w:val="00A709C5"/>
    <w:rsid w:val="00A711DE"/>
    <w:rsid w:val="00A7168A"/>
    <w:rsid w:val="00A72359"/>
    <w:rsid w:val="00A72429"/>
    <w:rsid w:val="00A72765"/>
    <w:rsid w:val="00A7291A"/>
    <w:rsid w:val="00A72CE0"/>
    <w:rsid w:val="00A730A4"/>
    <w:rsid w:val="00A73125"/>
    <w:rsid w:val="00A74227"/>
    <w:rsid w:val="00A7470D"/>
    <w:rsid w:val="00A747FF"/>
    <w:rsid w:val="00A7488A"/>
    <w:rsid w:val="00A752AB"/>
    <w:rsid w:val="00A76B3F"/>
    <w:rsid w:val="00A77882"/>
    <w:rsid w:val="00A77AEE"/>
    <w:rsid w:val="00A802EE"/>
    <w:rsid w:val="00A80482"/>
    <w:rsid w:val="00A804A6"/>
    <w:rsid w:val="00A80696"/>
    <w:rsid w:val="00A80784"/>
    <w:rsid w:val="00A8080A"/>
    <w:rsid w:val="00A814B9"/>
    <w:rsid w:val="00A81580"/>
    <w:rsid w:val="00A8178C"/>
    <w:rsid w:val="00A8188C"/>
    <w:rsid w:val="00A81BD2"/>
    <w:rsid w:val="00A81C7A"/>
    <w:rsid w:val="00A81F00"/>
    <w:rsid w:val="00A821E6"/>
    <w:rsid w:val="00A8229F"/>
    <w:rsid w:val="00A82876"/>
    <w:rsid w:val="00A82FFE"/>
    <w:rsid w:val="00A8316C"/>
    <w:rsid w:val="00A83B3F"/>
    <w:rsid w:val="00A8482B"/>
    <w:rsid w:val="00A85690"/>
    <w:rsid w:val="00A85732"/>
    <w:rsid w:val="00A85C3C"/>
    <w:rsid w:val="00A86037"/>
    <w:rsid w:val="00A87041"/>
    <w:rsid w:val="00A9021E"/>
    <w:rsid w:val="00A90D5A"/>
    <w:rsid w:val="00A914D2"/>
    <w:rsid w:val="00A91835"/>
    <w:rsid w:val="00A91C59"/>
    <w:rsid w:val="00A92356"/>
    <w:rsid w:val="00A92EA4"/>
    <w:rsid w:val="00A93851"/>
    <w:rsid w:val="00A94171"/>
    <w:rsid w:val="00A948B7"/>
    <w:rsid w:val="00A94AD2"/>
    <w:rsid w:val="00A9517C"/>
    <w:rsid w:val="00A95183"/>
    <w:rsid w:val="00A95379"/>
    <w:rsid w:val="00A961AE"/>
    <w:rsid w:val="00A962D5"/>
    <w:rsid w:val="00A9666E"/>
    <w:rsid w:val="00A96805"/>
    <w:rsid w:val="00A9689A"/>
    <w:rsid w:val="00A96C7B"/>
    <w:rsid w:val="00A96F7B"/>
    <w:rsid w:val="00A97996"/>
    <w:rsid w:val="00A97FE1"/>
    <w:rsid w:val="00AA0080"/>
    <w:rsid w:val="00AA0141"/>
    <w:rsid w:val="00AA0E10"/>
    <w:rsid w:val="00AA1259"/>
    <w:rsid w:val="00AA2FB9"/>
    <w:rsid w:val="00AA3612"/>
    <w:rsid w:val="00AA3FCF"/>
    <w:rsid w:val="00AA424D"/>
    <w:rsid w:val="00AA42C7"/>
    <w:rsid w:val="00AA45FD"/>
    <w:rsid w:val="00AA4981"/>
    <w:rsid w:val="00AA49DD"/>
    <w:rsid w:val="00AA5283"/>
    <w:rsid w:val="00AA5342"/>
    <w:rsid w:val="00AA5C39"/>
    <w:rsid w:val="00AA62AD"/>
    <w:rsid w:val="00AA6FF4"/>
    <w:rsid w:val="00AA77E5"/>
    <w:rsid w:val="00AB0B83"/>
    <w:rsid w:val="00AB14CC"/>
    <w:rsid w:val="00AB1D93"/>
    <w:rsid w:val="00AB2396"/>
    <w:rsid w:val="00AB2637"/>
    <w:rsid w:val="00AB269C"/>
    <w:rsid w:val="00AB2876"/>
    <w:rsid w:val="00AB2BEF"/>
    <w:rsid w:val="00AB30DC"/>
    <w:rsid w:val="00AB34F3"/>
    <w:rsid w:val="00AB356D"/>
    <w:rsid w:val="00AB3939"/>
    <w:rsid w:val="00AB3D1D"/>
    <w:rsid w:val="00AB4182"/>
    <w:rsid w:val="00AB4FC0"/>
    <w:rsid w:val="00AB5545"/>
    <w:rsid w:val="00AB5A4E"/>
    <w:rsid w:val="00AB5FF3"/>
    <w:rsid w:val="00AB6307"/>
    <w:rsid w:val="00AB6619"/>
    <w:rsid w:val="00AB69E7"/>
    <w:rsid w:val="00AB6EB9"/>
    <w:rsid w:val="00AB739A"/>
    <w:rsid w:val="00AB7815"/>
    <w:rsid w:val="00AB7B08"/>
    <w:rsid w:val="00AB7DB1"/>
    <w:rsid w:val="00AB7E96"/>
    <w:rsid w:val="00AC1100"/>
    <w:rsid w:val="00AC1B7E"/>
    <w:rsid w:val="00AC1EB5"/>
    <w:rsid w:val="00AC3614"/>
    <w:rsid w:val="00AC3772"/>
    <w:rsid w:val="00AC44CA"/>
    <w:rsid w:val="00AC4C64"/>
    <w:rsid w:val="00AC4E21"/>
    <w:rsid w:val="00AC4EFA"/>
    <w:rsid w:val="00AC506C"/>
    <w:rsid w:val="00AC53BC"/>
    <w:rsid w:val="00AC57F1"/>
    <w:rsid w:val="00AC64E8"/>
    <w:rsid w:val="00AC6589"/>
    <w:rsid w:val="00AC6853"/>
    <w:rsid w:val="00AC74F1"/>
    <w:rsid w:val="00AD0AF2"/>
    <w:rsid w:val="00AD1047"/>
    <w:rsid w:val="00AD11BA"/>
    <w:rsid w:val="00AD133C"/>
    <w:rsid w:val="00AD1668"/>
    <w:rsid w:val="00AD16DA"/>
    <w:rsid w:val="00AD193C"/>
    <w:rsid w:val="00AD1A61"/>
    <w:rsid w:val="00AD1C7A"/>
    <w:rsid w:val="00AD1CF8"/>
    <w:rsid w:val="00AD1F14"/>
    <w:rsid w:val="00AD21B2"/>
    <w:rsid w:val="00AD2398"/>
    <w:rsid w:val="00AD24AD"/>
    <w:rsid w:val="00AD25E6"/>
    <w:rsid w:val="00AD3A5E"/>
    <w:rsid w:val="00AD3D55"/>
    <w:rsid w:val="00AD43C1"/>
    <w:rsid w:val="00AD45C6"/>
    <w:rsid w:val="00AD51F2"/>
    <w:rsid w:val="00AD58E9"/>
    <w:rsid w:val="00AD663A"/>
    <w:rsid w:val="00AD75ED"/>
    <w:rsid w:val="00AD76B4"/>
    <w:rsid w:val="00AE0044"/>
    <w:rsid w:val="00AE01D7"/>
    <w:rsid w:val="00AE0730"/>
    <w:rsid w:val="00AE15D3"/>
    <w:rsid w:val="00AE1626"/>
    <w:rsid w:val="00AE2EF4"/>
    <w:rsid w:val="00AE396B"/>
    <w:rsid w:val="00AE422F"/>
    <w:rsid w:val="00AE4A3B"/>
    <w:rsid w:val="00AE56BA"/>
    <w:rsid w:val="00AE57B9"/>
    <w:rsid w:val="00AE5BA9"/>
    <w:rsid w:val="00AE5DEA"/>
    <w:rsid w:val="00AE6112"/>
    <w:rsid w:val="00AE6AA6"/>
    <w:rsid w:val="00AE70DA"/>
    <w:rsid w:val="00AE75F9"/>
    <w:rsid w:val="00AE7B68"/>
    <w:rsid w:val="00AF0829"/>
    <w:rsid w:val="00AF0A20"/>
    <w:rsid w:val="00AF0B24"/>
    <w:rsid w:val="00AF0C75"/>
    <w:rsid w:val="00AF1533"/>
    <w:rsid w:val="00AF168D"/>
    <w:rsid w:val="00AF171F"/>
    <w:rsid w:val="00AF1C47"/>
    <w:rsid w:val="00AF222E"/>
    <w:rsid w:val="00AF2670"/>
    <w:rsid w:val="00AF26BC"/>
    <w:rsid w:val="00AF2940"/>
    <w:rsid w:val="00AF2A5C"/>
    <w:rsid w:val="00AF3318"/>
    <w:rsid w:val="00AF38EB"/>
    <w:rsid w:val="00AF4C45"/>
    <w:rsid w:val="00AF4FAA"/>
    <w:rsid w:val="00AF5F34"/>
    <w:rsid w:val="00AF5F56"/>
    <w:rsid w:val="00AF5F92"/>
    <w:rsid w:val="00AF6E03"/>
    <w:rsid w:val="00AF6F8E"/>
    <w:rsid w:val="00AF715E"/>
    <w:rsid w:val="00AF727F"/>
    <w:rsid w:val="00B0074B"/>
    <w:rsid w:val="00B0085C"/>
    <w:rsid w:val="00B00F67"/>
    <w:rsid w:val="00B013CA"/>
    <w:rsid w:val="00B0144F"/>
    <w:rsid w:val="00B03554"/>
    <w:rsid w:val="00B03AAA"/>
    <w:rsid w:val="00B04A66"/>
    <w:rsid w:val="00B05273"/>
    <w:rsid w:val="00B058D9"/>
    <w:rsid w:val="00B06A11"/>
    <w:rsid w:val="00B06EDA"/>
    <w:rsid w:val="00B10388"/>
    <w:rsid w:val="00B10992"/>
    <w:rsid w:val="00B10A51"/>
    <w:rsid w:val="00B10C25"/>
    <w:rsid w:val="00B11453"/>
    <w:rsid w:val="00B1156C"/>
    <w:rsid w:val="00B11BAD"/>
    <w:rsid w:val="00B11D69"/>
    <w:rsid w:val="00B122B5"/>
    <w:rsid w:val="00B122BA"/>
    <w:rsid w:val="00B1280D"/>
    <w:rsid w:val="00B12CE2"/>
    <w:rsid w:val="00B12FAB"/>
    <w:rsid w:val="00B13146"/>
    <w:rsid w:val="00B132FA"/>
    <w:rsid w:val="00B13411"/>
    <w:rsid w:val="00B14445"/>
    <w:rsid w:val="00B14987"/>
    <w:rsid w:val="00B14A67"/>
    <w:rsid w:val="00B14B93"/>
    <w:rsid w:val="00B14EA4"/>
    <w:rsid w:val="00B15579"/>
    <w:rsid w:val="00B1608B"/>
    <w:rsid w:val="00B162DF"/>
    <w:rsid w:val="00B16E99"/>
    <w:rsid w:val="00B1735D"/>
    <w:rsid w:val="00B17CBB"/>
    <w:rsid w:val="00B208A7"/>
    <w:rsid w:val="00B209E7"/>
    <w:rsid w:val="00B20B1A"/>
    <w:rsid w:val="00B212F3"/>
    <w:rsid w:val="00B22832"/>
    <w:rsid w:val="00B22A3A"/>
    <w:rsid w:val="00B22BAB"/>
    <w:rsid w:val="00B22D58"/>
    <w:rsid w:val="00B22F11"/>
    <w:rsid w:val="00B22FB6"/>
    <w:rsid w:val="00B2354C"/>
    <w:rsid w:val="00B23FB3"/>
    <w:rsid w:val="00B2440C"/>
    <w:rsid w:val="00B24CFA"/>
    <w:rsid w:val="00B24F60"/>
    <w:rsid w:val="00B2541D"/>
    <w:rsid w:val="00B25592"/>
    <w:rsid w:val="00B260DD"/>
    <w:rsid w:val="00B267D0"/>
    <w:rsid w:val="00B26C7A"/>
    <w:rsid w:val="00B272C9"/>
    <w:rsid w:val="00B274C6"/>
    <w:rsid w:val="00B3002D"/>
    <w:rsid w:val="00B309B8"/>
    <w:rsid w:val="00B3107C"/>
    <w:rsid w:val="00B311A5"/>
    <w:rsid w:val="00B32B02"/>
    <w:rsid w:val="00B3326F"/>
    <w:rsid w:val="00B34092"/>
    <w:rsid w:val="00B348C3"/>
    <w:rsid w:val="00B34AAF"/>
    <w:rsid w:val="00B34C19"/>
    <w:rsid w:val="00B35372"/>
    <w:rsid w:val="00B35905"/>
    <w:rsid w:val="00B35AA3"/>
    <w:rsid w:val="00B366F5"/>
    <w:rsid w:val="00B36F38"/>
    <w:rsid w:val="00B40045"/>
    <w:rsid w:val="00B4092F"/>
    <w:rsid w:val="00B40EF9"/>
    <w:rsid w:val="00B41103"/>
    <w:rsid w:val="00B41B46"/>
    <w:rsid w:val="00B41D23"/>
    <w:rsid w:val="00B41EE4"/>
    <w:rsid w:val="00B42014"/>
    <w:rsid w:val="00B4220C"/>
    <w:rsid w:val="00B4247E"/>
    <w:rsid w:val="00B429E0"/>
    <w:rsid w:val="00B42F30"/>
    <w:rsid w:val="00B42F88"/>
    <w:rsid w:val="00B43963"/>
    <w:rsid w:val="00B43A09"/>
    <w:rsid w:val="00B43B63"/>
    <w:rsid w:val="00B43D56"/>
    <w:rsid w:val="00B4472C"/>
    <w:rsid w:val="00B45963"/>
    <w:rsid w:val="00B459C0"/>
    <w:rsid w:val="00B45B7F"/>
    <w:rsid w:val="00B45F0D"/>
    <w:rsid w:val="00B464AC"/>
    <w:rsid w:val="00B46553"/>
    <w:rsid w:val="00B46D7A"/>
    <w:rsid w:val="00B47191"/>
    <w:rsid w:val="00B4734B"/>
    <w:rsid w:val="00B4749E"/>
    <w:rsid w:val="00B475EE"/>
    <w:rsid w:val="00B47973"/>
    <w:rsid w:val="00B47D1F"/>
    <w:rsid w:val="00B5006C"/>
    <w:rsid w:val="00B505F4"/>
    <w:rsid w:val="00B5072C"/>
    <w:rsid w:val="00B50E60"/>
    <w:rsid w:val="00B527EF"/>
    <w:rsid w:val="00B528E9"/>
    <w:rsid w:val="00B52A53"/>
    <w:rsid w:val="00B53A21"/>
    <w:rsid w:val="00B53D00"/>
    <w:rsid w:val="00B5485E"/>
    <w:rsid w:val="00B54C10"/>
    <w:rsid w:val="00B54E93"/>
    <w:rsid w:val="00B54F34"/>
    <w:rsid w:val="00B5567D"/>
    <w:rsid w:val="00B5658C"/>
    <w:rsid w:val="00B5696E"/>
    <w:rsid w:val="00B56C59"/>
    <w:rsid w:val="00B57BBA"/>
    <w:rsid w:val="00B57D22"/>
    <w:rsid w:val="00B57E85"/>
    <w:rsid w:val="00B57F8D"/>
    <w:rsid w:val="00B6030C"/>
    <w:rsid w:val="00B60C84"/>
    <w:rsid w:val="00B60CC4"/>
    <w:rsid w:val="00B60E19"/>
    <w:rsid w:val="00B61418"/>
    <w:rsid w:val="00B615F3"/>
    <w:rsid w:val="00B6192E"/>
    <w:rsid w:val="00B61934"/>
    <w:rsid w:val="00B61C7C"/>
    <w:rsid w:val="00B6271F"/>
    <w:rsid w:val="00B6274D"/>
    <w:rsid w:val="00B62854"/>
    <w:rsid w:val="00B628B2"/>
    <w:rsid w:val="00B62D4D"/>
    <w:rsid w:val="00B62E45"/>
    <w:rsid w:val="00B63246"/>
    <w:rsid w:val="00B64021"/>
    <w:rsid w:val="00B64161"/>
    <w:rsid w:val="00B64D99"/>
    <w:rsid w:val="00B64DCE"/>
    <w:rsid w:val="00B65FAC"/>
    <w:rsid w:val="00B6600C"/>
    <w:rsid w:val="00B6661D"/>
    <w:rsid w:val="00B666CC"/>
    <w:rsid w:val="00B667DC"/>
    <w:rsid w:val="00B66946"/>
    <w:rsid w:val="00B671B4"/>
    <w:rsid w:val="00B6771C"/>
    <w:rsid w:val="00B67B76"/>
    <w:rsid w:val="00B67DA4"/>
    <w:rsid w:val="00B67E39"/>
    <w:rsid w:val="00B70F05"/>
    <w:rsid w:val="00B710F9"/>
    <w:rsid w:val="00B71BEF"/>
    <w:rsid w:val="00B73341"/>
    <w:rsid w:val="00B73A6A"/>
    <w:rsid w:val="00B743B1"/>
    <w:rsid w:val="00B746B1"/>
    <w:rsid w:val="00B746B2"/>
    <w:rsid w:val="00B7477E"/>
    <w:rsid w:val="00B748FE"/>
    <w:rsid w:val="00B74997"/>
    <w:rsid w:val="00B74E8F"/>
    <w:rsid w:val="00B7673F"/>
    <w:rsid w:val="00B76ADD"/>
    <w:rsid w:val="00B76F3E"/>
    <w:rsid w:val="00B772DD"/>
    <w:rsid w:val="00B773C2"/>
    <w:rsid w:val="00B77DA2"/>
    <w:rsid w:val="00B805A0"/>
    <w:rsid w:val="00B81389"/>
    <w:rsid w:val="00B81623"/>
    <w:rsid w:val="00B81C2C"/>
    <w:rsid w:val="00B82272"/>
    <w:rsid w:val="00B82753"/>
    <w:rsid w:val="00B82EC8"/>
    <w:rsid w:val="00B830F3"/>
    <w:rsid w:val="00B83830"/>
    <w:rsid w:val="00B84583"/>
    <w:rsid w:val="00B84789"/>
    <w:rsid w:val="00B84A0E"/>
    <w:rsid w:val="00B84E19"/>
    <w:rsid w:val="00B85B0F"/>
    <w:rsid w:val="00B8672A"/>
    <w:rsid w:val="00B872A3"/>
    <w:rsid w:val="00B8755D"/>
    <w:rsid w:val="00B87A83"/>
    <w:rsid w:val="00B87FBD"/>
    <w:rsid w:val="00B90CF3"/>
    <w:rsid w:val="00B90D0C"/>
    <w:rsid w:val="00B90D64"/>
    <w:rsid w:val="00B91434"/>
    <w:rsid w:val="00B91E4F"/>
    <w:rsid w:val="00B924B8"/>
    <w:rsid w:val="00B9255E"/>
    <w:rsid w:val="00B92623"/>
    <w:rsid w:val="00B926F0"/>
    <w:rsid w:val="00B92E2E"/>
    <w:rsid w:val="00B93211"/>
    <w:rsid w:val="00B933AB"/>
    <w:rsid w:val="00B936AA"/>
    <w:rsid w:val="00B93751"/>
    <w:rsid w:val="00B93B73"/>
    <w:rsid w:val="00B944D3"/>
    <w:rsid w:val="00B94548"/>
    <w:rsid w:val="00B94683"/>
    <w:rsid w:val="00B94692"/>
    <w:rsid w:val="00B94796"/>
    <w:rsid w:val="00B95D5D"/>
    <w:rsid w:val="00B960CB"/>
    <w:rsid w:val="00B96385"/>
    <w:rsid w:val="00B96DCA"/>
    <w:rsid w:val="00B97371"/>
    <w:rsid w:val="00B973E7"/>
    <w:rsid w:val="00BA0765"/>
    <w:rsid w:val="00BA0BAD"/>
    <w:rsid w:val="00BA2703"/>
    <w:rsid w:val="00BA276A"/>
    <w:rsid w:val="00BA354B"/>
    <w:rsid w:val="00BA37E2"/>
    <w:rsid w:val="00BA385F"/>
    <w:rsid w:val="00BA45B8"/>
    <w:rsid w:val="00BA4CD6"/>
    <w:rsid w:val="00BA55D8"/>
    <w:rsid w:val="00BA5702"/>
    <w:rsid w:val="00BA58B8"/>
    <w:rsid w:val="00BA6C3B"/>
    <w:rsid w:val="00BA7C9E"/>
    <w:rsid w:val="00BB05AE"/>
    <w:rsid w:val="00BB0673"/>
    <w:rsid w:val="00BB0BFB"/>
    <w:rsid w:val="00BB0E4A"/>
    <w:rsid w:val="00BB0FA4"/>
    <w:rsid w:val="00BB177E"/>
    <w:rsid w:val="00BB1CEF"/>
    <w:rsid w:val="00BB1DAD"/>
    <w:rsid w:val="00BB1E0B"/>
    <w:rsid w:val="00BB2051"/>
    <w:rsid w:val="00BB2B4B"/>
    <w:rsid w:val="00BB2F55"/>
    <w:rsid w:val="00BB33CC"/>
    <w:rsid w:val="00BB3418"/>
    <w:rsid w:val="00BB349E"/>
    <w:rsid w:val="00BB354F"/>
    <w:rsid w:val="00BB6A64"/>
    <w:rsid w:val="00BB701B"/>
    <w:rsid w:val="00BB7437"/>
    <w:rsid w:val="00BB757B"/>
    <w:rsid w:val="00BB799A"/>
    <w:rsid w:val="00BB7AA0"/>
    <w:rsid w:val="00BB7AF2"/>
    <w:rsid w:val="00BB7CAC"/>
    <w:rsid w:val="00BB7E56"/>
    <w:rsid w:val="00BC047B"/>
    <w:rsid w:val="00BC197C"/>
    <w:rsid w:val="00BC1CA7"/>
    <w:rsid w:val="00BC20F9"/>
    <w:rsid w:val="00BC2537"/>
    <w:rsid w:val="00BC3224"/>
    <w:rsid w:val="00BC337D"/>
    <w:rsid w:val="00BC34F9"/>
    <w:rsid w:val="00BC3BF2"/>
    <w:rsid w:val="00BC3CA7"/>
    <w:rsid w:val="00BC3F12"/>
    <w:rsid w:val="00BC48AD"/>
    <w:rsid w:val="00BC4F8F"/>
    <w:rsid w:val="00BC5843"/>
    <w:rsid w:val="00BC60A2"/>
    <w:rsid w:val="00BC6243"/>
    <w:rsid w:val="00BC6261"/>
    <w:rsid w:val="00BC6EE4"/>
    <w:rsid w:val="00BC6F4A"/>
    <w:rsid w:val="00BD0812"/>
    <w:rsid w:val="00BD087A"/>
    <w:rsid w:val="00BD1337"/>
    <w:rsid w:val="00BD15B1"/>
    <w:rsid w:val="00BD1DFE"/>
    <w:rsid w:val="00BD1F29"/>
    <w:rsid w:val="00BD3960"/>
    <w:rsid w:val="00BD3DFA"/>
    <w:rsid w:val="00BD3E1D"/>
    <w:rsid w:val="00BD4800"/>
    <w:rsid w:val="00BD49BC"/>
    <w:rsid w:val="00BD5612"/>
    <w:rsid w:val="00BD5D7F"/>
    <w:rsid w:val="00BD7022"/>
    <w:rsid w:val="00BD71DF"/>
    <w:rsid w:val="00BD7671"/>
    <w:rsid w:val="00BD786F"/>
    <w:rsid w:val="00BD7D4B"/>
    <w:rsid w:val="00BE0438"/>
    <w:rsid w:val="00BE0CAE"/>
    <w:rsid w:val="00BE0CE5"/>
    <w:rsid w:val="00BE138D"/>
    <w:rsid w:val="00BE17B9"/>
    <w:rsid w:val="00BE1AE7"/>
    <w:rsid w:val="00BE1D54"/>
    <w:rsid w:val="00BE1F1F"/>
    <w:rsid w:val="00BE2BC5"/>
    <w:rsid w:val="00BE2D09"/>
    <w:rsid w:val="00BE35D2"/>
    <w:rsid w:val="00BE3C08"/>
    <w:rsid w:val="00BE3C22"/>
    <w:rsid w:val="00BE3DAD"/>
    <w:rsid w:val="00BE4B64"/>
    <w:rsid w:val="00BE4CF5"/>
    <w:rsid w:val="00BE5389"/>
    <w:rsid w:val="00BE5AA5"/>
    <w:rsid w:val="00BE624B"/>
    <w:rsid w:val="00BE62AA"/>
    <w:rsid w:val="00BE6534"/>
    <w:rsid w:val="00BE6774"/>
    <w:rsid w:val="00BE6CEA"/>
    <w:rsid w:val="00BE6D61"/>
    <w:rsid w:val="00BE6DFC"/>
    <w:rsid w:val="00BE7377"/>
    <w:rsid w:val="00BE74CE"/>
    <w:rsid w:val="00BF0D80"/>
    <w:rsid w:val="00BF125C"/>
    <w:rsid w:val="00BF159B"/>
    <w:rsid w:val="00BF1F19"/>
    <w:rsid w:val="00BF229F"/>
    <w:rsid w:val="00BF28EB"/>
    <w:rsid w:val="00BF34B5"/>
    <w:rsid w:val="00BF4016"/>
    <w:rsid w:val="00BF5109"/>
    <w:rsid w:val="00BF5241"/>
    <w:rsid w:val="00BF6062"/>
    <w:rsid w:val="00BF689A"/>
    <w:rsid w:val="00BF6953"/>
    <w:rsid w:val="00BF6EA4"/>
    <w:rsid w:val="00BF7240"/>
    <w:rsid w:val="00BF7350"/>
    <w:rsid w:val="00BF7694"/>
    <w:rsid w:val="00BF7DEE"/>
    <w:rsid w:val="00C01252"/>
    <w:rsid w:val="00C0204D"/>
    <w:rsid w:val="00C028F5"/>
    <w:rsid w:val="00C02A9E"/>
    <w:rsid w:val="00C02AEF"/>
    <w:rsid w:val="00C031FB"/>
    <w:rsid w:val="00C03226"/>
    <w:rsid w:val="00C034AD"/>
    <w:rsid w:val="00C04103"/>
    <w:rsid w:val="00C04635"/>
    <w:rsid w:val="00C04A0D"/>
    <w:rsid w:val="00C04FC0"/>
    <w:rsid w:val="00C0508C"/>
    <w:rsid w:val="00C05549"/>
    <w:rsid w:val="00C05F99"/>
    <w:rsid w:val="00C06185"/>
    <w:rsid w:val="00C06B8D"/>
    <w:rsid w:val="00C06F91"/>
    <w:rsid w:val="00C078F5"/>
    <w:rsid w:val="00C07987"/>
    <w:rsid w:val="00C10500"/>
    <w:rsid w:val="00C105F7"/>
    <w:rsid w:val="00C111C9"/>
    <w:rsid w:val="00C11BF9"/>
    <w:rsid w:val="00C11E36"/>
    <w:rsid w:val="00C12FF9"/>
    <w:rsid w:val="00C133BC"/>
    <w:rsid w:val="00C140FB"/>
    <w:rsid w:val="00C154BF"/>
    <w:rsid w:val="00C1603D"/>
    <w:rsid w:val="00C16738"/>
    <w:rsid w:val="00C16C86"/>
    <w:rsid w:val="00C17036"/>
    <w:rsid w:val="00C170C4"/>
    <w:rsid w:val="00C17159"/>
    <w:rsid w:val="00C17A04"/>
    <w:rsid w:val="00C17D66"/>
    <w:rsid w:val="00C209CC"/>
    <w:rsid w:val="00C20AD2"/>
    <w:rsid w:val="00C20B8B"/>
    <w:rsid w:val="00C20D53"/>
    <w:rsid w:val="00C21059"/>
    <w:rsid w:val="00C210CE"/>
    <w:rsid w:val="00C21889"/>
    <w:rsid w:val="00C21BC0"/>
    <w:rsid w:val="00C22273"/>
    <w:rsid w:val="00C22406"/>
    <w:rsid w:val="00C2260E"/>
    <w:rsid w:val="00C22760"/>
    <w:rsid w:val="00C22CEA"/>
    <w:rsid w:val="00C238BF"/>
    <w:rsid w:val="00C241FC"/>
    <w:rsid w:val="00C246AF"/>
    <w:rsid w:val="00C249D4"/>
    <w:rsid w:val="00C24B35"/>
    <w:rsid w:val="00C25B90"/>
    <w:rsid w:val="00C2666E"/>
    <w:rsid w:val="00C26AED"/>
    <w:rsid w:val="00C26C10"/>
    <w:rsid w:val="00C305AC"/>
    <w:rsid w:val="00C30DE8"/>
    <w:rsid w:val="00C311B7"/>
    <w:rsid w:val="00C31CDD"/>
    <w:rsid w:val="00C32558"/>
    <w:rsid w:val="00C32951"/>
    <w:rsid w:val="00C32CF8"/>
    <w:rsid w:val="00C33409"/>
    <w:rsid w:val="00C33980"/>
    <w:rsid w:val="00C34492"/>
    <w:rsid w:val="00C3452B"/>
    <w:rsid w:val="00C352AE"/>
    <w:rsid w:val="00C35666"/>
    <w:rsid w:val="00C35880"/>
    <w:rsid w:val="00C35F47"/>
    <w:rsid w:val="00C3612A"/>
    <w:rsid w:val="00C361A9"/>
    <w:rsid w:val="00C36258"/>
    <w:rsid w:val="00C36280"/>
    <w:rsid w:val="00C3669B"/>
    <w:rsid w:val="00C36729"/>
    <w:rsid w:val="00C37139"/>
    <w:rsid w:val="00C37A17"/>
    <w:rsid w:val="00C37B86"/>
    <w:rsid w:val="00C405B6"/>
    <w:rsid w:val="00C40933"/>
    <w:rsid w:val="00C40F3A"/>
    <w:rsid w:val="00C411C4"/>
    <w:rsid w:val="00C411F7"/>
    <w:rsid w:val="00C41D47"/>
    <w:rsid w:val="00C421C1"/>
    <w:rsid w:val="00C424E9"/>
    <w:rsid w:val="00C426D8"/>
    <w:rsid w:val="00C42AA9"/>
    <w:rsid w:val="00C42BC1"/>
    <w:rsid w:val="00C43376"/>
    <w:rsid w:val="00C4376F"/>
    <w:rsid w:val="00C43E4A"/>
    <w:rsid w:val="00C43FE2"/>
    <w:rsid w:val="00C4498F"/>
    <w:rsid w:val="00C45038"/>
    <w:rsid w:val="00C458F6"/>
    <w:rsid w:val="00C45A62"/>
    <w:rsid w:val="00C4644C"/>
    <w:rsid w:val="00C46F56"/>
    <w:rsid w:val="00C47BF5"/>
    <w:rsid w:val="00C50105"/>
    <w:rsid w:val="00C50D51"/>
    <w:rsid w:val="00C510AE"/>
    <w:rsid w:val="00C51B01"/>
    <w:rsid w:val="00C52F01"/>
    <w:rsid w:val="00C531E9"/>
    <w:rsid w:val="00C53661"/>
    <w:rsid w:val="00C542AA"/>
    <w:rsid w:val="00C5443C"/>
    <w:rsid w:val="00C5484B"/>
    <w:rsid w:val="00C5531E"/>
    <w:rsid w:val="00C5556F"/>
    <w:rsid w:val="00C557A7"/>
    <w:rsid w:val="00C5624A"/>
    <w:rsid w:val="00C5669D"/>
    <w:rsid w:val="00C57E2F"/>
    <w:rsid w:val="00C60060"/>
    <w:rsid w:val="00C60504"/>
    <w:rsid w:val="00C606C9"/>
    <w:rsid w:val="00C6092B"/>
    <w:rsid w:val="00C6202C"/>
    <w:rsid w:val="00C62850"/>
    <w:rsid w:val="00C6297A"/>
    <w:rsid w:val="00C62CE7"/>
    <w:rsid w:val="00C637D4"/>
    <w:rsid w:val="00C644D4"/>
    <w:rsid w:val="00C6457C"/>
    <w:rsid w:val="00C64921"/>
    <w:rsid w:val="00C64BD0"/>
    <w:rsid w:val="00C66297"/>
    <w:rsid w:val="00C66A66"/>
    <w:rsid w:val="00C66E47"/>
    <w:rsid w:val="00C6738E"/>
    <w:rsid w:val="00C675EE"/>
    <w:rsid w:val="00C679C4"/>
    <w:rsid w:val="00C67ADC"/>
    <w:rsid w:val="00C67BC4"/>
    <w:rsid w:val="00C7009B"/>
    <w:rsid w:val="00C71325"/>
    <w:rsid w:val="00C71491"/>
    <w:rsid w:val="00C71C48"/>
    <w:rsid w:val="00C72190"/>
    <w:rsid w:val="00C726B6"/>
    <w:rsid w:val="00C72BC4"/>
    <w:rsid w:val="00C7358E"/>
    <w:rsid w:val="00C73F3F"/>
    <w:rsid w:val="00C74047"/>
    <w:rsid w:val="00C744D2"/>
    <w:rsid w:val="00C74B61"/>
    <w:rsid w:val="00C74D93"/>
    <w:rsid w:val="00C75426"/>
    <w:rsid w:val="00C75578"/>
    <w:rsid w:val="00C75A30"/>
    <w:rsid w:val="00C760A4"/>
    <w:rsid w:val="00C7625F"/>
    <w:rsid w:val="00C7659E"/>
    <w:rsid w:val="00C76A27"/>
    <w:rsid w:val="00C77071"/>
    <w:rsid w:val="00C770EF"/>
    <w:rsid w:val="00C77752"/>
    <w:rsid w:val="00C777D3"/>
    <w:rsid w:val="00C77B05"/>
    <w:rsid w:val="00C801D2"/>
    <w:rsid w:val="00C80641"/>
    <w:rsid w:val="00C81888"/>
    <w:rsid w:val="00C82694"/>
    <w:rsid w:val="00C82E0C"/>
    <w:rsid w:val="00C83111"/>
    <w:rsid w:val="00C83844"/>
    <w:rsid w:val="00C842AD"/>
    <w:rsid w:val="00C84ABE"/>
    <w:rsid w:val="00C851D8"/>
    <w:rsid w:val="00C8586F"/>
    <w:rsid w:val="00C85878"/>
    <w:rsid w:val="00C859CA"/>
    <w:rsid w:val="00C85A77"/>
    <w:rsid w:val="00C85F37"/>
    <w:rsid w:val="00C863C6"/>
    <w:rsid w:val="00C86CDA"/>
    <w:rsid w:val="00C901A1"/>
    <w:rsid w:val="00C905BD"/>
    <w:rsid w:val="00C9101C"/>
    <w:rsid w:val="00C9132F"/>
    <w:rsid w:val="00C918F9"/>
    <w:rsid w:val="00C91EAD"/>
    <w:rsid w:val="00C92162"/>
    <w:rsid w:val="00C92AB8"/>
    <w:rsid w:val="00C93058"/>
    <w:rsid w:val="00C93838"/>
    <w:rsid w:val="00C93C13"/>
    <w:rsid w:val="00C942A2"/>
    <w:rsid w:val="00C94336"/>
    <w:rsid w:val="00C9448E"/>
    <w:rsid w:val="00C94AF6"/>
    <w:rsid w:val="00C94B71"/>
    <w:rsid w:val="00C94C6A"/>
    <w:rsid w:val="00C94D3D"/>
    <w:rsid w:val="00C955B4"/>
    <w:rsid w:val="00C95893"/>
    <w:rsid w:val="00C9593A"/>
    <w:rsid w:val="00C95D00"/>
    <w:rsid w:val="00C9638B"/>
    <w:rsid w:val="00C9649A"/>
    <w:rsid w:val="00C96CE4"/>
    <w:rsid w:val="00C97849"/>
    <w:rsid w:val="00CA01CE"/>
    <w:rsid w:val="00CA1467"/>
    <w:rsid w:val="00CA14C0"/>
    <w:rsid w:val="00CA1EAF"/>
    <w:rsid w:val="00CA1F7C"/>
    <w:rsid w:val="00CA2635"/>
    <w:rsid w:val="00CA36B3"/>
    <w:rsid w:val="00CA50CF"/>
    <w:rsid w:val="00CA5E97"/>
    <w:rsid w:val="00CA5FE5"/>
    <w:rsid w:val="00CA611E"/>
    <w:rsid w:val="00CA64EE"/>
    <w:rsid w:val="00CA6AE5"/>
    <w:rsid w:val="00CA715D"/>
    <w:rsid w:val="00CA7343"/>
    <w:rsid w:val="00CA7500"/>
    <w:rsid w:val="00CB0019"/>
    <w:rsid w:val="00CB01B6"/>
    <w:rsid w:val="00CB13F9"/>
    <w:rsid w:val="00CB1422"/>
    <w:rsid w:val="00CB1A3E"/>
    <w:rsid w:val="00CB1CBC"/>
    <w:rsid w:val="00CB1CD3"/>
    <w:rsid w:val="00CB24B3"/>
    <w:rsid w:val="00CB25CD"/>
    <w:rsid w:val="00CB25DA"/>
    <w:rsid w:val="00CB2778"/>
    <w:rsid w:val="00CB2A59"/>
    <w:rsid w:val="00CB2B2A"/>
    <w:rsid w:val="00CB3254"/>
    <w:rsid w:val="00CB3963"/>
    <w:rsid w:val="00CB3D89"/>
    <w:rsid w:val="00CB3F35"/>
    <w:rsid w:val="00CB5478"/>
    <w:rsid w:val="00CB5550"/>
    <w:rsid w:val="00CB66A1"/>
    <w:rsid w:val="00CB6DCE"/>
    <w:rsid w:val="00CB728D"/>
    <w:rsid w:val="00CC0F7E"/>
    <w:rsid w:val="00CC25B4"/>
    <w:rsid w:val="00CC3461"/>
    <w:rsid w:val="00CC387A"/>
    <w:rsid w:val="00CC3A26"/>
    <w:rsid w:val="00CC3E83"/>
    <w:rsid w:val="00CC3F2B"/>
    <w:rsid w:val="00CC403F"/>
    <w:rsid w:val="00CC49B5"/>
    <w:rsid w:val="00CC4A6C"/>
    <w:rsid w:val="00CC4BB3"/>
    <w:rsid w:val="00CC553E"/>
    <w:rsid w:val="00CC5727"/>
    <w:rsid w:val="00CC5E84"/>
    <w:rsid w:val="00CC6751"/>
    <w:rsid w:val="00CC71DF"/>
    <w:rsid w:val="00CC73AF"/>
    <w:rsid w:val="00CC7B0F"/>
    <w:rsid w:val="00CC7D03"/>
    <w:rsid w:val="00CC7D0B"/>
    <w:rsid w:val="00CD0493"/>
    <w:rsid w:val="00CD110D"/>
    <w:rsid w:val="00CD1719"/>
    <w:rsid w:val="00CD1F66"/>
    <w:rsid w:val="00CD28B1"/>
    <w:rsid w:val="00CD2CED"/>
    <w:rsid w:val="00CD3FFF"/>
    <w:rsid w:val="00CD4130"/>
    <w:rsid w:val="00CD41B5"/>
    <w:rsid w:val="00CD4CB3"/>
    <w:rsid w:val="00CD6AF0"/>
    <w:rsid w:val="00CD73E5"/>
    <w:rsid w:val="00CD7652"/>
    <w:rsid w:val="00CD784B"/>
    <w:rsid w:val="00CD7B7B"/>
    <w:rsid w:val="00CD7D83"/>
    <w:rsid w:val="00CD7DCE"/>
    <w:rsid w:val="00CE0BCE"/>
    <w:rsid w:val="00CE0D67"/>
    <w:rsid w:val="00CE254F"/>
    <w:rsid w:val="00CE271A"/>
    <w:rsid w:val="00CE2918"/>
    <w:rsid w:val="00CE3766"/>
    <w:rsid w:val="00CE38AD"/>
    <w:rsid w:val="00CE41BE"/>
    <w:rsid w:val="00CE480F"/>
    <w:rsid w:val="00CE4A8E"/>
    <w:rsid w:val="00CE556E"/>
    <w:rsid w:val="00CE6447"/>
    <w:rsid w:val="00CE748B"/>
    <w:rsid w:val="00CE7FA2"/>
    <w:rsid w:val="00CF08E3"/>
    <w:rsid w:val="00CF09D3"/>
    <w:rsid w:val="00CF0F19"/>
    <w:rsid w:val="00CF11F3"/>
    <w:rsid w:val="00CF18DB"/>
    <w:rsid w:val="00CF1FFD"/>
    <w:rsid w:val="00CF23B0"/>
    <w:rsid w:val="00CF27EC"/>
    <w:rsid w:val="00CF3514"/>
    <w:rsid w:val="00CF38B4"/>
    <w:rsid w:val="00CF3B9F"/>
    <w:rsid w:val="00CF4376"/>
    <w:rsid w:val="00CF4701"/>
    <w:rsid w:val="00CF4F37"/>
    <w:rsid w:val="00CF59BC"/>
    <w:rsid w:val="00CF6545"/>
    <w:rsid w:val="00CF6ADF"/>
    <w:rsid w:val="00CF713C"/>
    <w:rsid w:val="00CF7320"/>
    <w:rsid w:val="00CF76B1"/>
    <w:rsid w:val="00CF7849"/>
    <w:rsid w:val="00D00012"/>
    <w:rsid w:val="00D00CA7"/>
    <w:rsid w:val="00D00D60"/>
    <w:rsid w:val="00D0101C"/>
    <w:rsid w:val="00D0145C"/>
    <w:rsid w:val="00D01468"/>
    <w:rsid w:val="00D0240F"/>
    <w:rsid w:val="00D024FA"/>
    <w:rsid w:val="00D02A97"/>
    <w:rsid w:val="00D03D98"/>
    <w:rsid w:val="00D040AD"/>
    <w:rsid w:val="00D041BA"/>
    <w:rsid w:val="00D04248"/>
    <w:rsid w:val="00D04E42"/>
    <w:rsid w:val="00D05653"/>
    <w:rsid w:val="00D06861"/>
    <w:rsid w:val="00D07441"/>
    <w:rsid w:val="00D07A92"/>
    <w:rsid w:val="00D101DA"/>
    <w:rsid w:val="00D1066D"/>
    <w:rsid w:val="00D10769"/>
    <w:rsid w:val="00D10926"/>
    <w:rsid w:val="00D114F0"/>
    <w:rsid w:val="00D12026"/>
    <w:rsid w:val="00D126E1"/>
    <w:rsid w:val="00D12721"/>
    <w:rsid w:val="00D12780"/>
    <w:rsid w:val="00D128F3"/>
    <w:rsid w:val="00D135EA"/>
    <w:rsid w:val="00D13A39"/>
    <w:rsid w:val="00D13C6A"/>
    <w:rsid w:val="00D13FD7"/>
    <w:rsid w:val="00D14339"/>
    <w:rsid w:val="00D14602"/>
    <w:rsid w:val="00D14B72"/>
    <w:rsid w:val="00D166E8"/>
    <w:rsid w:val="00D16D3A"/>
    <w:rsid w:val="00D16E14"/>
    <w:rsid w:val="00D171F9"/>
    <w:rsid w:val="00D2009F"/>
    <w:rsid w:val="00D205DD"/>
    <w:rsid w:val="00D207CD"/>
    <w:rsid w:val="00D207D5"/>
    <w:rsid w:val="00D20CA5"/>
    <w:rsid w:val="00D20CAB"/>
    <w:rsid w:val="00D20DA6"/>
    <w:rsid w:val="00D20DF7"/>
    <w:rsid w:val="00D2128A"/>
    <w:rsid w:val="00D22A8F"/>
    <w:rsid w:val="00D22BF9"/>
    <w:rsid w:val="00D22FA1"/>
    <w:rsid w:val="00D237EE"/>
    <w:rsid w:val="00D2433D"/>
    <w:rsid w:val="00D25D6F"/>
    <w:rsid w:val="00D25E69"/>
    <w:rsid w:val="00D2618E"/>
    <w:rsid w:val="00D26206"/>
    <w:rsid w:val="00D26B5B"/>
    <w:rsid w:val="00D276C5"/>
    <w:rsid w:val="00D300C0"/>
    <w:rsid w:val="00D3020B"/>
    <w:rsid w:val="00D302FA"/>
    <w:rsid w:val="00D304F7"/>
    <w:rsid w:val="00D30753"/>
    <w:rsid w:val="00D30871"/>
    <w:rsid w:val="00D30CD2"/>
    <w:rsid w:val="00D3160B"/>
    <w:rsid w:val="00D317E2"/>
    <w:rsid w:val="00D31BAA"/>
    <w:rsid w:val="00D32094"/>
    <w:rsid w:val="00D32477"/>
    <w:rsid w:val="00D32493"/>
    <w:rsid w:val="00D33B22"/>
    <w:rsid w:val="00D3408E"/>
    <w:rsid w:val="00D3463F"/>
    <w:rsid w:val="00D34DDC"/>
    <w:rsid w:val="00D351DE"/>
    <w:rsid w:val="00D357F3"/>
    <w:rsid w:val="00D36360"/>
    <w:rsid w:val="00D366DF"/>
    <w:rsid w:val="00D36785"/>
    <w:rsid w:val="00D3756A"/>
    <w:rsid w:val="00D37ACD"/>
    <w:rsid w:val="00D37C80"/>
    <w:rsid w:val="00D40119"/>
    <w:rsid w:val="00D40ED9"/>
    <w:rsid w:val="00D4117C"/>
    <w:rsid w:val="00D4118F"/>
    <w:rsid w:val="00D4132C"/>
    <w:rsid w:val="00D42515"/>
    <w:rsid w:val="00D43253"/>
    <w:rsid w:val="00D43768"/>
    <w:rsid w:val="00D43F35"/>
    <w:rsid w:val="00D443DE"/>
    <w:rsid w:val="00D4469D"/>
    <w:rsid w:val="00D44AF5"/>
    <w:rsid w:val="00D44D46"/>
    <w:rsid w:val="00D47530"/>
    <w:rsid w:val="00D47678"/>
    <w:rsid w:val="00D47B56"/>
    <w:rsid w:val="00D47F14"/>
    <w:rsid w:val="00D5058C"/>
    <w:rsid w:val="00D509E1"/>
    <w:rsid w:val="00D51085"/>
    <w:rsid w:val="00D51126"/>
    <w:rsid w:val="00D51489"/>
    <w:rsid w:val="00D52C72"/>
    <w:rsid w:val="00D52FDE"/>
    <w:rsid w:val="00D553AC"/>
    <w:rsid w:val="00D559B4"/>
    <w:rsid w:val="00D559E6"/>
    <w:rsid w:val="00D55EFA"/>
    <w:rsid w:val="00D5726F"/>
    <w:rsid w:val="00D574DD"/>
    <w:rsid w:val="00D57F36"/>
    <w:rsid w:val="00D60042"/>
    <w:rsid w:val="00D60457"/>
    <w:rsid w:val="00D607F5"/>
    <w:rsid w:val="00D60848"/>
    <w:rsid w:val="00D6097F"/>
    <w:rsid w:val="00D60C7C"/>
    <w:rsid w:val="00D610B4"/>
    <w:rsid w:val="00D61518"/>
    <w:rsid w:val="00D61892"/>
    <w:rsid w:val="00D619EF"/>
    <w:rsid w:val="00D62C08"/>
    <w:rsid w:val="00D63134"/>
    <w:rsid w:val="00D6511C"/>
    <w:rsid w:val="00D656ED"/>
    <w:rsid w:val="00D65734"/>
    <w:rsid w:val="00D6604C"/>
    <w:rsid w:val="00D668D4"/>
    <w:rsid w:val="00D66D5F"/>
    <w:rsid w:val="00D66FC0"/>
    <w:rsid w:val="00D67AA9"/>
    <w:rsid w:val="00D67D5B"/>
    <w:rsid w:val="00D67FF4"/>
    <w:rsid w:val="00D70058"/>
    <w:rsid w:val="00D70C1A"/>
    <w:rsid w:val="00D70C46"/>
    <w:rsid w:val="00D70CC6"/>
    <w:rsid w:val="00D710A4"/>
    <w:rsid w:val="00D713CB"/>
    <w:rsid w:val="00D71DDF"/>
    <w:rsid w:val="00D72757"/>
    <w:rsid w:val="00D73167"/>
    <w:rsid w:val="00D733CB"/>
    <w:rsid w:val="00D73B6F"/>
    <w:rsid w:val="00D73BC0"/>
    <w:rsid w:val="00D73D89"/>
    <w:rsid w:val="00D741B5"/>
    <w:rsid w:val="00D748E4"/>
    <w:rsid w:val="00D74C83"/>
    <w:rsid w:val="00D74E37"/>
    <w:rsid w:val="00D759CC"/>
    <w:rsid w:val="00D76461"/>
    <w:rsid w:val="00D772AD"/>
    <w:rsid w:val="00D777F0"/>
    <w:rsid w:val="00D77A09"/>
    <w:rsid w:val="00D77AB7"/>
    <w:rsid w:val="00D77F83"/>
    <w:rsid w:val="00D807E4"/>
    <w:rsid w:val="00D808B8"/>
    <w:rsid w:val="00D8110D"/>
    <w:rsid w:val="00D8139B"/>
    <w:rsid w:val="00D81AAE"/>
    <w:rsid w:val="00D81BE0"/>
    <w:rsid w:val="00D81CD8"/>
    <w:rsid w:val="00D82267"/>
    <w:rsid w:val="00D8260B"/>
    <w:rsid w:val="00D827A0"/>
    <w:rsid w:val="00D83618"/>
    <w:rsid w:val="00D83637"/>
    <w:rsid w:val="00D836A5"/>
    <w:rsid w:val="00D84317"/>
    <w:rsid w:val="00D845D6"/>
    <w:rsid w:val="00D84DE7"/>
    <w:rsid w:val="00D84E90"/>
    <w:rsid w:val="00D853CD"/>
    <w:rsid w:val="00D85781"/>
    <w:rsid w:val="00D857EF"/>
    <w:rsid w:val="00D868DE"/>
    <w:rsid w:val="00D86B2E"/>
    <w:rsid w:val="00D86BCA"/>
    <w:rsid w:val="00D86E69"/>
    <w:rsid w:val="00D87340"/>
    <w:rsid w:val="00D90544"/>
    <w:rsid w:val="00D90591"/>
    <w:rsid w:val="00D9099D"/>
    <w:rsid w:val="00D90BD6"/>
    <w:rsid w:val="00D90CC0"/>
    <w:rsid w:val="00D9134F"/>
    <w:rsid w:val="00D91412"/>
    <w:rsid w:val="00D91544"/>
    <w:rsid w:val="00D91C32"/>
    <w:rsid w:val="00D91F7A"/>
    <w:rsid w:val="00D91FF7"/>
    <w:rsid w:val="00D9237A"/>
    <w:rsid w:val="00D926EF"/>
    <w:rsid w:val="00D92727"/>
    <w:rsid w:val="00D92CFB"/>
    <w:rsid w:val="00D92F18"/>
    <w:rsid w:val="00D93133"/>
    <w:rsid w:val="00D931B2"/>
    <w:rsid w:val="00D934CE"/>
    <w:rsid w:val="00D93891"/>
    <w:rsid w:val="00D9412A"/>
    <w:rsid w:val="00D94496"/>
    <w:rsid w:val="00D9465C"/>
    <w:rsid w:val="00D953F9"/>
    <w:rsid w:val="00D95973"/>
    <w:rsid w:val="00D95C2B"/>
    <w:rsid w:val="00D95C8C"/>
    <w:rsid w:val="00D96558"/>
    <w:rsid w:val="00D96E38"/>
    <w:rsid w:val="00D974A2"/>
    <w:rsid w:val="00D9779C"/>
    <w:rsid w:val="00D978B4"/>
    <w:rsid w:val="00D97DBD"/>
    <w:rsid w:val="00D97F57"/>
    <w:rsid w:val="00DA03D1"/>
    <w:rsid w:val="00DA050E"/>
    <w:rsid w:val="00DA069E"/>
    <w:rsid w:val="00DA0BA9"/>
    <w:rsid w:val="00DA0D53"/>
    <w:rsid w:val="00DA12AC"/>
    <w:rsid w:val="00DA1321"/>
    <w:rsid w:val="00DA2B22"/>
    <w:rsid w:val="00DA2E3C"/>
    <w:rsid w:val="00DA5121"/>
    <w:rsid w:val="00DA62F4"/>
    <w:rsid w:val="00DA706B"/>
    <w:rsid w:val="00DA7519"/>
    <w:rsid w:val="00DA7A24"/>
    <w:rsid w:val="00DA7A85"/>
    <w:rsid w:val="00DA7F1B"/>
    <w:rsid w:val="00DB0688"/>
    <w:rsid w:val="00DB0B48"/>
    <w:rsid w:val="00DB0E6E"/>
    <w:rsid w:val="00DB1128"/>
    <w:rsid w:val="00DB13A5"/>
    <w:rsid w:val="00DB16E0"/>
    <w:rsid w:val="00DB1A5F"/>
    <w:rsid w:val="00DB1B76"/>
    <w:rsid w:val="00DB2175"/>
    <w:rsid w:val="00DB3848"/>
    <w:rsid w:val="00DB3CC9"/>
    <w:rsid w:val="00DB3D7F"/>
    <w:rsid w:val="00DB4014"/>
    <w:rsid w:val="00DB4FE4"/>
    <w:rsid w:val="00DB5303"/>
    <w:rsid w:val="00DB5B03"/>
    <w:rsid w:val="00DB712D"/>
    <w:rsid w:val="00DB7142"/>
    <w:rsid w:val="00DB71E8"/>
    <w:rsid w:val="00DB7696"/>
    <w:rsid w:val="00DB7E07"/>
    <w:rsid w:val="00DC03EE"/>
    <w:rsid w:val="00DC0617"/>
    <w:rsid w:val="00DC0921"/>
    <w:rsid w:val="00DC0DBD"/>
    <w:rsid w:val="00DC2097"/>
    <w:rsid w:val="00DC215E"/>
    <w:rsid w:val="00DC220A"/>
    <w:rsid w:val="00DC245F"/>
    <w:rsid w:val="00DC2EB2"/>
    <w:rsid w:val="00DC30A0"/>
    <w:rsid w:val="00DC35F1"/>
    <w:rsid w:val="00DC3869"/>
    <w:rsid w:val="00DC3F61"/>
    <w:rsid w:val="00DC4746"/>
    <w:rsid w:val="00DC4BBB"/>
    <w:rsid w:val="00DC60E3"/>
    <w:rsid w:val="00DC67E6"/>
    <w:rsid w:val="00DC6C88"/>
    <w:rsid w:val="00DC7012"/>
    <w:rsid w:val="00DC7016"/>
    <w:rsid w:val="00DC7334"/>
    <w:rsid w:val="00DC7727"/>
    <w:rsid w:val="00DC77DC"/>
    <w:rsid w:val="00DC7A11"/>
    <w:rsid w:val="00DC7F28"/>
    <w:rsid w:val="00DD03FB"/>
    <w:rsid w:val="00DD0678"/>
    <w:rsid w:val="00DD0B84"/>
    <w:rsid w:val="00DD0E6F"/>
    <w:rsid w:val="00DD2638"/>
    <w:rsid w:val="00DD2A42"/>
    <w:rsid w:val="00DD32A1"/>
    <w:rsid w:val="00DD3966"/>
    <w:rsid w:val="00DD4559"/>
    <w:rsid w:val="00DD4866"/>
    <w:rsid w:val="00DD5376"/>
    <w:rsid w:val="00DD59E0"/>
    <w:rsid w:val="00DD5D19"/>
    <w:rsid w:val="00DD6306"/>
    <w:rsid w:val="00DD67FA"/>
    <w:rsid w:val="00DD6AA0"/>
    <w:rsid w:val="00DD6AE6"/>
    <w:rsid w:val="00DD6BAF"/>
    <w:rsid w:val="00DD6E16"/>
    <w:rsid w:val="00DD748D"/>
    <w:rsid w:val="00DD75DA"/>
    <w:rsid w:val="00DD770D"/>
    <w:rsid w:val="00DD785D"/>
    <w:rsid w:val="00DD79A1"/>
    <w:rsid w:val="00DE005E"/>
    <w:rsid w:val="00DE00E0"/>
    <w:rsid w:val="00DE0917"/>
    <w:rsid w:val="00DE176B"/>
    <w:rsid w:val="00DE1F43"/>
    <w:rsid w:val="00DE3173"/>
    <w:rsid w:val="00DE3A23"/>
    <w:rsid w:val="00DE484A"/>
    <w:rsid w:val="00DE533A"/>
    <w:rsid w:val="00DE53C4"/>
    <w:rsid w:val="00DE585A"/>
    <w:rsid w:val="00DE58E6"/>
    <w:rsid w:val="00DE637C"/>
    <w:rsid w:val="00DE6804"/>
    <w:rsid w:val="00DE73C1"/>
    <w:rsid w:val="00DE7817"/>
    <w:rsid w:val="00DE78F8"/>
    <w:rsid w:val="00DE79B6"/>
    <w:rsid w:val="00DE7D25"/>
    <w:rsid w:val="00DE7E1F"/>
    <w:rsid w:val="00DF0923"/>
    <w:rsid w:val="00DF106A"/>
    <w:rsid w:val="00DF1970"/>
    <w:rsid w:val="00DF1AC7"/>
    <w:rsid w:val="00DF1BB9"/>
    <w:rsid w:val="00DF1E12"/>
    <w:rsid w:val="00DF21FC"/>
    <w:rsid w:val="00DF27C4"/>
    <w:rsid w:val="00DF2FBC"/>
    <w:rsid w:val="00DF3312"/>
    <w:rsid w:val="00DF336B"/>
    <w:rsid w:val="00DF33B0"/>
    <w:rsid w:val="00DF3C45"/>
    <w:rsid w:val="00DF3D0F"/>
    <w:rsid w:val="00DF4532"/>
    <w:rsid w:val="00DF4812"/>
    <w:rsid w:val="00DF4B40"/>
    <w:rsid w:val="00DF4CC7"/>
    <w:rsid w:val="00DF4DC2"/>
    <w:rsid w:val="00DF520C"/>
    <w:rsid w:val="00DF52B1"/>
    <w:rsid w:val="00DF5E3F"/>
    <w:rsid w:val="00DF5F65"/>
    <w:rsid w:val="00DF686E"/>
    <w:rsid w:val="00DF7078"/>
    <w:rsid w:val="00DF7208"/>
    <w:rsid w:val="00DF76C5"/>
    <w:rsid w:val="00DF79FB"/>
    <w:rsid w:val="00DF7CAC"/>
    <w:rsid w:val="00DF7D9F"/>
    <w:rsid w:val="00DF7EB1"/>
    <w:rsid w:val="00E00BF9"/>
    <w:rsid w:val="00E01071"/>
    <w:rsid w:val="00E01145"/>
    <w:rsid w:val="00E01399"/>
    <w:rsid w:val="00E014AB"/>
    <w:rsid w:val="00E01757"/>
    <w:rsid w:val="00E0181E"/>
    <w:rsid w:val="00E01A98"/>
    <w:rsid w:val="00E01B57"/>
    <w:rsid w:val="00E01CB0"/>
    <w:rsid w:val="00E02987"/>
    <w:rsid w:val="00E0343A"/>
    <w:rsid w:val="00E047ED"/>
    <w:rsid w:val="00E0480A"/>
    <w:rsid w:val="00E06B3C"/>
    <w:rsid w:val="00E07549"/>
    <w:rsid w:val="00E10051"/>
    <w:rsid w:val="00E101B5"/>
    <w:rsid w:val="00E104EB"/>
    <w:rsid w:val="00E104EF"/>
    <w:rsid w:val="00E1166A"/>
    <w:rsid w:val="00E11C54"/>
    <w:rsid w:val="00E123BC"/>
    <w:rsid w:val="00E12534"/>
    <w:rsid w:val="00E136AF"/>
    <w:rsid w:val="00E1388A"/>
    <w:rsid w:val="00E13C44"/>
    <w:rsid w:val="00E142B9"/>
    <w:rsid w:val="00E1449B"/>
    <w:rsid w:val="00E148F9"/>
    <w:rsid w:val="00E152CE"/>
    <w:rsid w:val="00E157B8"/>
    <w:rsid w:val="00E16447"/>
    <w:rsid w:val="00E16EAB"/>
    <w:rsid w:val="00E172FE"/>
    <w:rsid w:val="00E17467"/>
    <w:rsid w:val="00E17502"/>
    <w:rsid w:val="00E17B30"/>
    <w:rsid w:val="00E17B68"/>
    <w:rsid w:val="00E17BA2"/>
    <w:rsid w:val="00E202BA"/>
    <w:rsid w:val="00E208F8"/>
    <w:rsid w:val="00E20EF8"/>
    <w:rsid w:val="00E21380"/>
    <w:rsid w:val="00E216F1"/>
    <w:rsid w:val="00E2282B"/>
    <w:rsid w:val="00E23396"/>
    <w:rsid w:val="00E23601"/>
    <w:rsid w:val="00E238D4"/>
    <w:rsid w:val="00E23FFC"/>
    <w:rsid w:val="00E2508A"/>
    <w:rsid w:val="00E26641"/>
    <w:rsid w:val="00E269FF"/>
    <w:rsid w:val="00E275B3"/>
    <w:rsid w:val="00E27C44"/>
    <w:rsid w:val="00E306BB"/>
    <w:rsid w:val="00E3098E"/>
    <w:rsid w:val="00E30FF3"/>
    <w:rsid w:val="00E32236"/>
    <w:rsid w:val="00E32D1A"/>
    <w:rsid w:val="00E32DF6"/>
    <w:rsid w:val="00E33430"/>
    <w:rsid w:val="00E33B74"/>
    <w:rsid w:val="00E33BC6"/>
    <w:rsid w:val="00E34086"/>
    <w:rsid w:val="00E35460"/>
    <w:rsid w:val="00E35542"/>
    <w:rsid w:val="00E35575"/>
    <w:rsid w:val="00E35A08"/>
    <w:rsid w:val="00E35BB3"/>
    <w:rsid w:val="00E363E6"/>
    <w:rsid w:val="00E36688"/>
    <w:rsid w:val="00E36848"/>
    <w:rsid w:val="00E36D86"/>
    <w:rsid w:val="00E36F6C"/>
    <w:rsid w:val="00E37B14"/>
    <w:rsid w:val="00E400C6"/>
    <w:rsid w:val="00E409F1"/>
    <w:rsid w:val="00E413F2"/>
    <w:rsid w:val="00E41566"/>
    <w:rsid w:val="00E421FD"/>
    <w:rsid w:val="00E423C3"/>
    <w:rsid w:val="00E430A0"/>
    <w:rsid w:val="00E435D5"/>
    <w:rsid w:val="00E43904"/>
    <w:rsid w:val="00E4426F"/>
    <w:rsid w:val="00E4453F"/>
    <w:rsid w:val="00E447B4"/>
    <w:rsid w:val="00E44CA6"/>
    <w:rsid w:val="00E4534C"/>
    <w:rsid w:val="00E4682F"/>
    <w:rsid w:val="00E5204B"/>
    <w:rsid w:val="00E5264F"/>
    <w:rsid w:val="00E53120"/>
    <w:rsid w:val="00E5362A"/>
    <w:rsid w:val="00E53773"/>
    <w:rsid w:val="00E53C87"/>
    <w:rsid w:val="00E53D98"/>
    <w:rsid w:val="00E54AD1"/>
    <w:rsid w:val="00E54C68"/>
    <w:rsid w:val="00E5587A"/>
    <w:rsid w:val="00E559A2"/>
    <w:rsid w:val="00E55A1B"/>
    <w:rsid w:val="00E55CD0"/>
    <w:rsid w:val="00E560AC"/>
    <w:rsid w:val="00E56109"/>
    <w:rsid w:val="00E56133"/>
    <w:rsid w:val="00E569CC"/>
    <w:rsid w:val="00E56A74"/>
    <w:rsid w:val="00E570ED"/>
    <w:rsid w:val="00E57F91"/>
    <w:rsid w:val="00E6010D"/>
    <w:rsid w:val="00E602CB"/>
    <w:rsid w:val="00E60788"/>
    <w:rsid w:val="00E61597"/>
    <w:rsid w:val="00E61C8D"/>
    <w:rsid w:val="00E62360"/>
    <w:rsid w:val="00E63080"/>
    <w:rsid w:val="00E635E9"/>
    <w:rsid w:val="00E63CDC"/>
    <w:rsid w:val="00E64E07"/>
    <w:rsid w:val="00E650AB"/>
    <w:rsid w:val="00E65204"/>
    <w:rsid w:val="00E65CF7"/>
    <w:rsid w:val="00E66301"/>
    <w:rsid w:val="00E6723F"/>
    <w:rsid w:val="00E67912"/>
    <w:rsid w:val="00E704C0"/>
    <w:rsid w:val="00E704E5"/>
    <w:rsid w:val="00E70AD3"/>
    <w:rsid w:val="00E70B7C"/>
    <w:rsid w:val="00E70C96"/>
    <w:rsid w:val="00E71238"/>
    <w:rsid w:val="00E713C7"/>
    <w:rsid w:val="00E71EC3"/>
    <w:rsid w:val="00E72119"/>
    <w:rsid w:val="00E723CC"/>
    <w:rsid w:val="00E72B7A"/>
    <w:rsid w:val="00E72CAE"/>
    <w:rsid w:val="00E7320A"/>
    <w:rsid w:val="00E733CA"/>
    <w:rsid w:val="00E736D0"/>
    <w:rsid w:val="00E73C00"/>
    <w:rsid w:val="00E74355"/>
    <w:rsid w:val="00E7462E"/>
    <w:rsid w:val="00E74921"/>
    <w:rsid w:val="00E74E52"/>
    <w:rsid w:val="00E751C4"/>
    <w:rsid w:val="00E752CA"/>
    <w:rsid w:val="00E752F5"/>
    <w:rsid w:val="00E75715"/>
    <w:rsid w:val="00E75A0B"/>
    <w:rsid w:val="00E7618E"/>
    <w:rsid w:val="00E7620C"/>
    <w:rsid w:val="00E76840"/>
    <w:rsid w:val="00E76A07"/>
    <w:rsid w:val="00E77F90"/>
    <w:rsid w:val="00E802AB"/>
    <w:rsid w:val="00E803AE"/>
    <w:rsid w:val="00E80665"/>
    <w:rsid w:val="00E80A4B"/>
    <w:rsid w:val="00E80A6E"/>
    <w:rsid w:val="00E80D3D"/>
    <w:rsid w:val="00E80DB6"/>
    <w:rsid w:val="00E81A27"/>
    <w:rsid w:val="00E81D49"/>
    <w:rsid w:val="00E82064"/>
    <w:rsid w:val="00E82092"/>
    <w:rsid w:val="00E82390"/>
    <w:rsid w:val="00E826AE"/>
    <w:rsid w:val="00E82FB3"/>
    <w:rsid w:val="00E8301A"/>
    <w:rsid w:val="00E83185"/>
    <w:rsid w:val="00E84411"/>
    <w:rsid w:val="00E85B53"/>
    <w:rsid w:val="00E864D7"/>
    <w:rsid w:val="00E86990"/>
    <w:rsid w:val="00E86A90"/>
    <w:rsid w:val="00E8766E"/>
    <w:rsid w:val="00E876DB"/>
    <w:rsid w:val="00E87B6D"/>
    <w:rsid w:val="00E903C3"/>
    <w:rsid w:val="00E90638"/>
    <w:rsid w:val="00E9072A"/>
    <w:rsid w:val="00E90783"/>
    <w:rsid w:val="00E90C92"/>
    <w:rsid w:val="00E90E24"/>
    <w:rsid w:val="00E91557"/>
    <w:rsid w:val="00E92690"/>
    <w:rsid w:val="00E92844"/>
    <w:rsid w:val="00E92A94"/>
    <w:rsid w:val="00E92F3C"/>
    <w:rsid w:val="00E93F09"/>
    <w:rsid w:val="00E93F29"/>
    <w:rsid w:val="00E94D35"/>
    <w:rsid w:val="00E950FB"/>
    <w:rsid w:val="00E9528F"/>
    <w:rsid w:val="00E9553C"/>
    <w:rsid w:val="00E958D7"/>
    <w:rsid w:val="00E9770F"/>
    <w:rsid w:val="00EA0188"/>
    <w:rsid w:val="00EA0312"/>
    <w:rsid w:val="00EA0331"/>
    <w:rsid w:val="00EA09FF"/>
    <w:rsid w:val="00EA1278"/>
    <w:rsid w:val="00EA14CD"/>
    <w:rsid w:val="00EA191D"/>
    <w:rsid w:val="00EA1D81"/>
    <w:rsid w:val="00EA21C0"/>
    <w:rsid w:val="00EA228E"/>
    <w:rsid w:val="00EA2594"/>
    <w:rsid w:val="00EA2AC7"/>
    <w:rsid w:val="00EA2EE9"/>
    <w:rsid w:val="00EA2F31"/>
    <w:rsid w:val="00EA2F33"/>
    <w:rsid w:val="00EA308E"/>
    <w:rsid w:val="00EA3FBC"/>
    <w:rsid w:val="00EA4145"/>
    <w:rsid w:val="00EA46A5"/>
    <w:rsid w:val="00EA591B"/>
    <w:rsid w:val="00EA5C1C"/>
    <w:rsid w:val="00EA5E86"/>
    <w:rsid w:val="00EA6332"/>
    <w:rsid w:val="00EA71BB"/>
    <w:rsid w:val="00EA747C"/>
    <w:rsid w:val="00EA76E8"/>
    <w:rsid w:val="00EA77B7"/>
    <w:rsid w:val="00EA7B58"/>
    <w:rsid w:val="00EA7CAC"/>
    <w:rsid w:val="00EB0560"/>
    <w:rsid w:val="00EB0A9E"/>
    <w:rsid w:val="00EB0DB0"/>
    <w:rsid w:val="00EB1987"/>
    <w:rsid w:val="00EB1DD4"/>
    <w:rsid w:val="00EB203D"/>
    <w:rsid w:val="00EB2581"/>
    <w:rsid w:val="00EB284D"/>
    <w:rsid w:val="00EB2AB4"/>
    <w:rsid w:val="00EB2ED6"/>
    <w:rsid w:val="00EB30EA"/>
    <w:rsid w:val="00EB397E"/>
    <w:rsid w:val="00EB42C5"/>
    <w:rsid w:val="00EB4446"/>
    <w:rsid w:val="00EB4CAE"/>
    <w:rsid w:val="00EB4F93"/>
    <w:rsid w:val="00EB5C9B"/>
    <w:rsid w:val="00EB5D8B"/>
    <w:rsid w:val="00EB6853"/>
    <w:rsid w:val="00EB6F8B"/>
    <w:rsid w:val="00EC0A2D"/>
    <w:rsid w:val="00EC0B7A"/>
    <w:rsid w:val="00EC18E7"/>
    <w:rsid w:val="00EC21C3"/>
    <w:rsid w:val="00EC2889"/>
    <w:rsid w:val="00EC3021"/>
    <w:rsid w:val="00EC3581"/>
    <w:rsid w:val="00EC41A3"/>
    <w:rsid w:val="00EC42FC"/>
    <w:rsid w:val="00EC4AE1"/>
    <w:rsid w:val="00EC4B6E"/>
    <w:rsid w:val="00EC5743"/>
    <w:rsid w:val="00EC5D47"/>
    <w:rsid w:val="00EC62D5"/>
    <w:rsid w:val="00EC77C9"/>
    <w:rsid w:val="00EC7DBE"/>
    <w:rsid w:val="00ED001B"/>
    <w:rsid w:val="00ED1058"/>
    <w:rsid w:val="00ED18DE"/>
    <w:rsid w:val="00ED1A8A"/>
    <w:rsid w:val="00ED1E3C"/>
    <w:rsid w:val="00ED20A7"/>
    <w:rsid w:val="00ED2109"/>
    <w:rsid w:val="00ED21B8"/>
    <w:rsid w:val="00ED2F27"/>
    <w:rsid w:val="00ED354B"/>
    <w:rsid w:val="00ED3AFB"/>
    <w:rsid w:val="00ED3B0B"/>
    <w:rsid w:val="00ED3F6C"/>
    <w:rsid w:val="00ED4EFE"/>
    <w:rsid w:val="00ED55DA"/>
    <w:rsid w:val="00ED5610"/>
    <w:rsid w:val="00ED587D"/>
    <w:rsid w:val="00ED5B6F"/>
    <w:rsid w:val="00ED5D32"/>
    <w:rsid w:val="00ED5D4B"/>
    <w:rsid w:val="00ED612B"/>
    <w:rsid w:val="00ED69E1"/>
    <w:rsid w:val="00ED7249"/>
    <w:rsid w:val="00ED7359"/>
    <w:rsid w:val="00ED7498"/>
    <w:rsid w:val="00ED7D13"/>
    <w:rsid w:val="00EE0291"/>
    <w:rsid w:val="00EE09C7"/>
    <w:rsid w:val="00EE19A9"/>
    <w:rsid w:val="00EE1C29"/>
    <w:rsid w:val="00EE1EAE"/>
    <w:rsid w:val="00EE1FCE"/>
    <w:rsid w:val="00EE2704"/>
    <w:rsid w:val="00EE2C7E"/>
    <w:rsid w:val="00EE3448"/>
    <w:rsid w:val="00EE3755"/>
    <w:rsid w:val="00EE4126"/>
    <w:rsid w:val="00EE4149"/>
    <w:rsid w:val="00EE467D"/>
    <w:rsid w:val="00EE4B59"/>
    <w:rsid w:val="00EE5535"/>
    <w:rsid w:val="00EE5C0E"/>
    <w:rsid w:val="00EE5EBC"/>
    <w:rsid w:val="00EE621E"/>
    <w:rsid w:val="00EE6305"/>
    <w:rsid w:val="00EE687D"/>
    <w:rsid w:val="00EE691F"/>
    <w:rsid w:val="00EE6A92"/>
    <w:rsid w:val="00EF0756"/>
    <w:rsid w:val="00EF0C54"/>
    <w:rsid w:val="00EF12A6"/>
    <w:rsid w:val="00EF25B8"/>
    <w:rsid w:val="00EF2811"/>
    <w:rsid w:val="00EF288C"/>
    <w:rsid w:val="00EF2EAE"/>
    <w:rsid w:val="00EF34A8"/>
    <w:rsid w:val="00EF3FE4"/>
    <w:rsid w:val="00EF48EE"/>
    <w:rsid w:val="00EF49B3"/>
    <w:rsid w:val="00EF4E18"/>
    <w:rsid w:val="00EF52B7"/>
    <w:rsid w:val="00EF5C5E"/>
    <w:rsid w:val="00EF5D09"/>
    <w:rsid w:val="00EF7040"/>
    <w:rsid w:val="00EF7133"/>
    <w:rsid w:val="00EF77AE"/>
    <w:rsid w:val="00EF78E6"/>
    <w:rsid w:val="00F001AE"/>
    <w:rsid w:val="00F0064C"/>
    <w:rsid w:val="00F006AB"/>
    <w:rsid w:val="00F014D6"/>
    <w:rsid w:val="00F01E5F"/>
    <w:rsid w:val="00F02BDA"/>
    <w:rsid w:val="00F0355E"/>
    <w:rsid w:val="00F03606"/>
    <w:rsid w:val="00F03702"/>
    <w:rsid w:val="00F03918"/>
    <w:rsid w:val="00F03B72"/>
    <w:rsid w:val="00F04339"/>
    <w:rsid w:val="00F049F4"/>
    <w:rsid w:val="00F04BB0"/>
    <w:rsid w:val="00F04BD5"/>
    <w:rsid w:val="00F0641D"/>
    <w:rsid w:val="00F06806"/>
    <w:rsid w:val="00F069E0"/>
    <w:rsid w:val="00F0723D"/>
    <w:rsid w:val="00F077F7"/>
    <w:rsid w:val="00F07B0C"/>
    <w:rsid w:val="00F07BCC"/>
    <w:rsid w:val="00F10381"/>
    <w:rsid w:val="00F10858"/>
    <w:rsid w:val="00F10C7C"/>
    <w:rsid w:val="00F10CBD"/>
    <w:rsid w:val="00F11497"/>
    <w:rsid w:val="00F12142"/>
    <w:rsid w:val="00F12E2E"/>
    <w:rsid w:val="00F12E51"/>
    <w:rsid w:val="00F13614"/>
    <w:rsid w:val="00F13705"/>
    <w:rsid w:val="00F13947"/>
    <w:rsid w:val="00F13B1C"/>
    <w:rsid w:val="00F13D48"/>
    <w:rsid w:val="00F14341"/>
    <w:rsid w:val="00F14E32"/>
    <w:rsid w:val="00F14E4D"/>
    <w:rsid w:val="00F15061"/>
    <w:rsid w:val="00F15CDE"/>
    <w:rsid w:val="00F168B8"/>
    <w:rsid w:val="00F16B1A"/>
    <w:rsid w:val="00F16D32"/>
    <w:rsid w:val="00F17785"/>
    <w:rsid w:val="00F17DA9"/>
    <w:rsid w:val="00F20E23"/>
    <w:rsid w:val="00F21A77"/>
    <w:rsid w:val="00F21D27"/>
    <w:rsid w:val="00F21ED9"/>
    <w:rsid w:val="00F227BA"/>
    <w:rsid w:val="00F22D03"/>
    <w:rsid w:val="00F22E8A"/>
    <w:rsid w:val="00F23594"/>
    <w:rsid w:val="00F235F2"/>
    <w:rsid w:val="00F244DE"/>
    <w:rsid w:val="00F24954"/>
    <w:rsid w:val="00F24BC6"/>
    <w:rsid w:val="00F24DA6"/>
    <w:rsid w:val="00F26725"/>
    <w:rsid w:val="00F26AB0"/>
    <w:rsid w:val="00F2705E"/>
    <w:rsid w:val="00F27242"/>
    <w:rsid w:val="00F275C5"/>
    <w:rsid w:val="00F2777A"/>
    <w:rsid w:val="00F27B68"/>
    <w:rsid w:val="00F27EB7"/>
    <w:rsid w:val="00F30040"/>
    <w:rsid w:val="00F3013F"/>
    <w:rsid w:val="00F31239"/>
    <w:rsid w:val="00F31B10"/>
    <w:rsid w:val="00F31D7C"/>
    <w:rsid w:val="00F31D93"/>
    <w:rsid w:val="00F328F2"/>
    <w:rsid w:val="00F32A6A"/>
    <w:rsid w:val="00F33094"/>
    <w:rsid w:val="00F33504"/>
    <w:rsid w:val="00F33A83"/>
    <w:rsid w:val="00F34F9E"/>
    <w:rsid w:val="00F35688"/>
    <w:rsid w:val="00F3608E"/>
    <w:rsid w:val="00F36AD6"/>
    <w:rsid w:val="00F36BC2"/>
    <w:rsid w:val="00F37475"/>
    <w:rsid w:val="00F3786F"/>
    <w:rsid w:val="00F37A32"/>
    <w:rsid w:val="00F4127B"/>
    <w:rsid w:val="00F4145F"/>
    <w:rsid w:val="00F422D9"/>
    <w:rsid w:val="00F424B0"/>
    <w:rsid w:val="00F42787"/>
    <w:rsid w:val="00F4287B"/>
    <w:rsid w:val="00F42F80"/>
    <w:rsid w:val="00F43317"/>
    <w:rsid w:val="00F43323"/>
    <w:rsid w:val="00F44C41"/>
    <w:rsid w:val="00F4531F"/>
    <w:rsid w:val="00F45B34"/>
    <w:rsid w:val="00F45DC3"/>
    <w:rsid w:val="00F46F29"/>
    <w:rsid w:val="00F4707E"/>
    <w:rsid w:val="00F47801"/>
    <w:rsid w:val="00F47B28"/>
    <w:rsid w:val="00F50BDB"/>
    <w:rsid w:val="00F50D3D"/>
    <w:rsid w:val="00F50E5F"/>
    <w:rsid w:val="00F51AE9"/>
    <w:rsid w:val="00F525F9"/>
    <w:rsid w:val="00F52738"/>
    <w:rsid w:val="00F52C13"/>
    <w:rsid w:val="00F52F9F"/>
    <w:rsid w:val="00F53072"/>
    <w:rsid w:val="00F53096"/>
    <w:rsid w:val="00F53A48"/>
    <w:rsid w:val="00F54E49"/>
    <w:rsid w:val="00F55111"/>
    <w:rsid w:val="00F55970"/>
    <w:rsid w:val="00F56353"/>
    <w:rsid w:val="00F5669E"/>
    <w:rsid w:val="00F573B5"/>
    <w:rsid w:val="00F57EA8"/>
    <w:rsid w:val="00F6010D"/>
    <w:rsid w:val="00F6090F"/>
    <w:rsid w:val="00F60FE5"/>
    <w:rsid w:val="00F624F7"/>
    <w:rsid w:val="00F62613"/>
    <w:rsid w:val="00F626D3"/>
    <w:rsid w:val="00F62A7A"/>
    <w:rsid w:val="00F62C35"/>
    <w:rsid w:val="00F63018"/>
    <w:rsid w:val="00F6313D"/>
    <w:rsid w:val="00F63298"/>
    <w:rsid w:val="00F63350"/>
    <w:rsid w:val="00F64A10"/>
    <w:rsid w:val="00F6505B"/>
    <w:rsid w:val="00F65287"/>
    <w:rsid w:val="00F65929"/>
    <w:rsid w:val="00F65F93"/>
    <w:rsid w:val="00F6642D"/>
    <w:rsid w:val="00F66938"/>
    <w:rsid w:val="00F66F7A"/>
    <w:rsid w:val="00F672ED"/>
    <w:rsid w:val="00F67920"/>
    <w:rsid w:val="00F67DFF"/>
    <w:rsid w:val="00F70844"/>
    <w:rsid w:val="00F70CA9"/>
    <w:rsid w:val="00F710B6"/>
    <w:rsid w:val="00F7143F"/>
    <w:rsid w:val="00F71C5D"/>
    <w:rsid w:val="00F72297"/>
    <w:rsid w:val="00F72298"/>
    <w:rsid w:val="00F72867"/>
    <w:rsid w:val="00F729A4"/>
    <w:rsid w:val="00F72A10"/>
    <w:rsid w:val="00F72BBC"/>
    <w:rsid w:val="00F7302D"/>
    <w:rsid w:val="00F7322F"/>
    <w:rsid w:val="00F75524"/>
    <w:rsid w:val="00F76146"/>
    <w:rsid w:val="00F76720"/>
    <w:rsid w:val="00F76B9F"/>
    <w:rsid w:val="00F7728A"/>
    <w:rsid w:val="00F773C1"/>
    <w:rsid w:val="00F7750A"/>
    <w:rsid w:val="00F77805"/>
    <w:rsid w:val="00F77953"/>
    <w:rsid w:val="00F80684"/>
    <w:rsid w:val="00F808B8"/>
    <w:rsid w:val="00F81075"/>
    <w:rsid w:val="00F81172"/>
    <w:rsid w:val="00F811B2"/>
    <w:rsid w:val="00F81D66"/>
    <w:rsid w:val="00F81DA4"/>
    <w:rsid w:val="00F821BE"/>
    <w:rsid w:val="00F8247F"/>
    <w:rsid w:val="00F82566"/>
    <w:rsid w:val="00F82964"/>
    <w:rsid w:val="00F82B6F"/>
    <w:rsid w:val="00F8382D"/>
    <w:rsid w:val="00F838DC"/>
    <w:rsid w:val="00F839E9"/>
    <w:rsid w:val="00F84B14"/>
    <w:rsid w:val="00F84CF6"/>
    <w:rsid w:val="00F86E0D"/>
    <w:rsid w:val="00F871EA"/>
    <w:rsid w:val="00F871FD"/>
    <w:rsid w:val="00F872DB"/>
    <w:rsid w:val="00F87B23"/>
    <w:rsid w:val="00F900BF"/>
    <w:rsid w:val="00F90BC6"/>
    <w:rsid w:val="00F91066"/>
    <w:rsid w:val="00F913C5"/>
    <w:rsid w:val="00F91AEB"/>
    <w:rsid w:val="00F92BC5"/>
    <w:rsid w:val="00F92E10"/>
    <w:rsid w:val="00F946C6"/>
    <w:rsid w:val="00F94D79"/>
    <w:rsid w:val="00F96195"/>
    <w:rsid w:val="00F964BD"/>
    <w:rsid w:val="00F96CFA"/>
    <w:rsid w:val="00F97354"/>
    <w:rsid w:val="00FA1D7B"/>
    <w:rsid w:val="00FA1E06"/>
    <w:rsid w:val="00FA22E9"/>
    <w:rsid w:val="00FA3074"/>
    <w:rsid w:val="00FA3079"/>
    <w:rsid w:val="00FA3BE7"/>
    <w:rsid w:val="00FA3C63"/>
    <w:rsid w:val="00FA3D0A"/>
    <w:rsid w:val="00FA4B9F"/>
    <w:rsid w:val="00FA5254"/>
    <w:rsid w:val="00FA5871"/>
    <w:rsid w:val="00FA5BA7"/>
    <w:rsid w:val="00FA5D48"/>
    <w:rsid w:val="00FA658F"/>
    <w:rsid w:val="00FA6AAE"/>
    <w:rsid w:val="00FA6B10"/>
    <w:rsid w:val="00FA6BCD"/>
    <w:rsid w:val="00FA6EFD"/>
    <w:rsid w:val="00FA7CDC"/>
    <w:rsid w:val="00FA7FA8"/>
    <w:rsid w:val="00FB0BB4"/>
    <w:rsid w:val="00FB1693"/>
    <w:rsid w:val="00FB17EC"/>
    <w:rsid w:val="00FB229A"/>
    <w:rsid w:val="00FB28C0"/>
    <w:rsid w:val="00FB338C"/>
    <w:rsid w:val="00FB366D"/>
    <w:rsid w:val="00FB36AB"/>
    <w:rsid w:val="00FB4557"/>
    <w:rsid w:val="00FB4A69"/>
    <w:rsid w:val="00FB4D05"/>
    <w:rsid w:val="00FB56F2"/>
    <w:rsid w:val="00FB592D"/>
    <w:rsid w:val="00FB6553"/>
    <w:rsid w:val="00FB74B0"/>
    <w:rsid w:val="00FC02D1"/>
    <w:rsid w:val="00FC05DF"/>
    <w:rsid w:val="00FC067A"/>
    <w:rsid w:val="00FC094A"/>
    <w:rsid w:val="00FC0BDE"/>
    <w:rsid w:val="00FC0D11"/>
    <w:rsid w:val="00FC0F4C"/>
    <w:rsid w:val="00FC17BF"/>
    <w:rsid w:val="00FC2793"/>
    <w:rsid w:val="00FC2D77"/>
    <w:rsid w:val="00FC2FC4"/>
    <w:rsid w:val="00FC37FF"/>
    <w:rsid w:val="00FC3D73"/>
    <w:rsid w:val="00FC3DC8"/>
    <w:rsid w:val="00FC406D"/>
    <w:rsid w:val="00FC4089"/>
    <w:rsid w:val="00FC43CE"/>
    <w:rsid w:val="00FC4562"/>
    <w:rsid w:val="00FC485B"/>
    <w:rsid w:val="00FC4FD1"/>
    <w:rsid w:val="00FC5363"/>
    <w:rsid w:val="00FC5597"/>
    <w:rsid w:val="00FC5AB4"/>
    <w:rsid w:val="00FC6E35"/>
    <w:rsid w:val="00FC700C"/>
    <w:rsid w:val="00FC7488"/>
    <w:rsid w:val="00FD0B36"/>
    <w:rsid w:val="00FD0D9D"/>
    <w:rsid w:val="00FD1978"/>
    <w:rsid w:val="00FD1AF8"/>
    <w:rsid w:val="00FD1F12"/>
    <w:rsid w:val="00FD25D2"/>
    <w:rsid w:val="00FD2BE0"/>
    <w:rsid w:val="00FD2FD2"/>
    <w:rsid w:val="00FD33BF"/>
    <w:rsid w:val="00FD3D4F"/>
    <w:rsid w:val="00FD44EF"/>
    <w:rsid w:val="00FD4A05"/>
    <w:rsid w:val="00FD4F54"/>
    <w:rsid w:val="00FD5550"/>
    <w:rsid w:val="00FD5CA4"/>
    <w:rsid w:val="00FD65DF"/>
    <w:rsid w:val="00FD665B"/>
    <w:rsid w:val="00FD6728"/>
    <w:rsid w:val="00FD6947"/>
    <w:rsid w:val="00FD7FB7"/>
    <w:rsid w:val="00FE06C8"/>
    <w:rsid w:val="00FE0ED7"/>
    <w:rsid w:val="00FE1EC2"/>
    <w:rsid w:val="00FE1FCB"/>
    <w:rsid w:val="00FE376C"/>
    <w:rsid w:val="00FE3E71"/>
    <w:rsid w:val="00FE4069"/>
    <w:rsid w:val="00FE43D2"/>
    <w:rsid w:val="00FE43FC"/>
    <w:rsid w:val="00FE494F"/>
    <w:rsid w:val="00FE4B35"/>
    <w:rsid w:val="00FE4E9A"/>
    <w:rsid w:val="00FE5238"/>
    <w:rsid w:val="00FE5314"/>
    <w:rsid w:val="00FE6870"/>
    <w:rsid w:val="00FE6BDC"/>
    <w:rsid w:val="00FE6DD7"/>
    <w:rsid w:val="00FE72C3"/>
    <w:rsid w:val="00FE78D6"/>
    <w:rsid w:val="00FE7BAA"/>
    <w:rsid w:val="00FE7EAC"/>
    <w:rsid w:val="00FE7F8E"/>
    <w:rsid w:val="00FF0657"/>
    <w:rsid w:val="00FF1041"/>
    <w:rsid w:val="00FF1799"/>
    <w:rsid w:val="00FF195E"/>
    <w:rsid w:val="00FF1D55"/>
    <w:rsid w:val="00FF25D2"/>
    <w:rsid w:val="00FF25DF"/>
    <w:rsid w:val="00FF269D"/>
    <w:rsid w:val="00FF2ABC"/>
    <w:rsid w:val="00FF332B"/>
    <w:rsid w:val="00FF3BA1"/>
    <w:rsid w:val="00FF3FD8"/>
    <w:rsid w:val="00FF4618"/>
    <w:rsid w:val="00FF4A4A"/>
    <w:rsid w:val="00FF4A4B"/>
    <w:rsid w:val="00FF556B"/>
    <w:rsid w:val="00FF5C39"/>
    <w:rsid w:val="00FF5F0B"/>
    <w:rsid w:val="00FF6119"/>
    <w:rsid w:val="00FF6354"/>
    <w:rsid w:val="00FF6508"/>
    <w:rsid w:val="00FF69DF"/>
    <w:rsid w:val="00FF76DD"/>
    <w:rsid w:val="00FF775F"/>
    <w:rsid w:val="00FF77BA"/>
    <w:rsid w:val="00FF79D3"/>
    <w:rsid w:val="00FF7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45BCB"/>
  <w15:docId w15:val="{06E7A243-61D1-457A-A5DE-900B4A78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FA4"/>
    <w:pPr>
      <w:ind w:left="720"/>
      <w:contextualSpacing/>
    </w:pPr>
  </w:style>
  <w:style w:type="character" w:styleId="PlaceholderText">
    <w:name w:val="Placeholder Text"/>
    <w:basedOn w:val="DefaultParagraphFont"/>
    <w:uiPriority w:val="99"/>
    <w:semiHidden/>
    <w:rsid w:val="00B4247E"/>
    <w:rPr>
      <w:color w:val="808080"/>
    </w:rPr>
  </w:style>
  <w:style w:type="character" w:styleId="Hyperlink">
    <w:name w:val="Hyperlink"/>
    <w:basedOn w:val="DefaultParagraphFont"/>
    <w:uiPriority w:val="99"/>
    <w:unhideWhenUsed/>
    <w:rsid w:val="00F81D66"/>
    <w:rPr>
      <w:color w:val="0000FF"/>
      <w:u w:val="single"/>
    </w:rPr>
  </w:style>
  <w:style w:type="character" w:customStyle="1" w:styleId="normaltextrun">
    <w:name w:val="normaltextrun"/>
    <w:basedOn w:val="DefaultParagraphFont"/>
    <w:rsid w:val="0039537F"/>
    <w:rPr>
      <w:rFonts w:cs="Times New Roman"/>
    </w:rPr>
  </w:style>
  <w:style w:type="paragraph" w:customStyle="1" w:styleId="paragraph">
    <w:name w:val="paragraph"/>
    <w:basedOn w:val="Normal"/>
    <w:rsid w:val="003953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39537F"/>
    <w:rPr>
      <w:rFonts w:cs="Times New Roman"/>
    </w:rPr>
  </w:style>
  <w:style w:type="character" w:styleId="UnresolvedMention">
    <w:name w:val="Unresolved Mention"/>
    <w:basedOn w:val="DefaultParagraphFont"/>
    <w:uiPriority w:val="99"/>
    <w:semiHidden/>
    <w:unhideWhenUsed/>
    <w:rsid w:val="00115D5A"/>
    <w:rPr>
      <w:color w:val="605E5C"/>
      <w:shd w:val="clear" w:color="auto" w:fill="E1DFDD"/>
    </w:rPr>
  </w:style>
  <w:style w:type="character" w:styleId="LineNumber">
    <w:name w:val="line number"/>
    <w:basedOn w:val="DefaultParagraphFont"/>
    <w:uiPriority w:val="99"/>
    <w:semiHidden/>
    <w:unhideWhenUsed/>
    <w:rsid w:val="00720C64"/>
  </w:style>
  <w:style w:type="table" w:styleId="TableGrid">
    <w:name w:val="Table Grid"/>
    <w:basedOn w:val="TableNormal"/>
    <w:uiPriority w:val="39"/>
    <w:rsid w:val="00C94B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25B91"/>
    <w:rPr>
      <w:sz w:val="16"/>
      <w:szCs w:val="16"/>
    </w:rPr>
  </w:style>
  <w:style w:type="paragraph" w:styleId="CommentText">
    <w:name w:val="annotation text"/>
    <w:basedOn w:val="Normal"/>
    <w:link w:val="CommentTextChar"/>
    <w:uiPriority w:val="99"/>
    <w:unhideWhenUsed/>
    <w:rsid w:val="00825B91"/>
    <w:pPr>
      <w:spacing w:line="240" w:lineRule="auto"/>
    </w:pPr>
    <w:rPr>
      <w:sz w:val="20"/>
      <w:szCs w:val="20"/>
    </w:rPr>
  </w:style>
  <w:style w:type="character" w:customStyle="1" w:styleId="CommentTextChar">
    <w:name w:val="Comment Text Char"/>
    <w:basedOn w:val="DefaultParagraphFont"/>
    <w:link w:val="CommentText"/>
    <w:uiPriority w:val="99"/>
    <w:rsid w:val="00825B91"/>
    <w:rPr>
      <w:sz w:val="20"/>
      <w:szCs w:val="20"/>
    </w:rPr>
  </w:style>
  <w:style w:type="paragraph" w:styleId="CommentSubject">
    <w:name w:val="annotation subject"/>
    <w:basedOn w:val="CommentText"/>
    <w:next w:val="CommentText"/>
    <w:link w:val="CommentSubjectChar"/>
    <w:uiPriority w:val="99"/>
    <w:semiHidden/>
    <w:unhideWhenUsed/>
    <w:rsid w:val="00825B91"/>
    <w:rPr>
      <w:b/>
      <w:bCs/>
    </w:rPr>
  </w:style>
  <w:style w:type="character" w:customStyle="1" w:styleId="CommentSubjectChar">
    <w:name w:val="Comment Subject Char"/>
    <w:basedOn w:val="CommentTextChar"/>
    <w:link w:val="CommentSubject"/>
    <w:uiPriority w:val="99"/>
    <w:semiHidden/>
    <w:rsid w:val="00825B91"/>
    <w:rPr>
      <w:b/>
      <w:bCs/>
      <w:sz w:val="20"/>
      <w:szCs w:val="20"/>
    </w:rPr>
  </w:style>
  <w:style w:type="paragraph" w:styleId="Revision">
    <w:name w:val="Revision"/>
    <w:hidden/>
    <w:uiPriority w:val="99"/>
    <w:semiHidden/>
    <w:rsid w:val="00825B91"/>
    <w:pPr>
      <w:spacing w:after="0" w:line="240" w:lineRule="auto"/>
    </w:pPr>
  </w:style>
  <w:style w:type="paragraph" w:customStyle="1" w:styleId="EndNoteBibliographyTitle">
    <w:name w:val="EndNote Bibliography Title"/>
    <w:basedOn w:val="Normal"/>
    <w:link w:val="EndNoteBibliographyTitleChar"/>
    <w:rsid w:val="00F21D2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21D27"/>
    <w:rPr>
      <w:rFonts w:ascii="Calibri" w:hAnsi="Calibri" w:cs="Calibri"/>
      <w:noProof/>
    </w:rPr>
  </w:style>
  <w:style w:type="paragraph" w:customStyle="1" w:styleId="EndNoteBibliography">
    <w:name w:val="EndNote Bibliography"/>
    <w:basedOn w:val="Normal"/>
    <w:link w:val="EndNoteBibliographyChar"/>
    <w:rsid w:val="00F21D2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21D27"/>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
      <w:bodyDiv w:val="1"/>
      <w:marLeft w:val="0"/>
      <w:marRight w:val="0"/>
      <w:marTop w:val="0"/>
      <w:marBottom w:val="0"/>
      <w:divBdr>
        <w:top w:val="none" w:sz="0" w:space="0" w:color="auto"/>
        <w:left w:val="none" w:sz="0" w:space="0" w:color="auto"/>
        <w:bottom w:val="none" w:sz="0" w:space="0" w:color="auto"/>
        <w:right w:val="none" w:sz="0" w:space="0" w:color="auto"/>
      </w:divBdr>
      <w:divsChild>
        <w:div w:id="1412696433">
          <w:marLeft w:val="480"/>
          <w:marRight w:val="0"/>
          <w:marTop w:val="0"/>
          <w:marBottom w:val="0"/>
          <w:divBdr>
            <w:top w:val="none" w:sz="0" w:space="0" w:color="auto"/>
            <w:left w:val="none" w:sz="0" w:space="0" w:color="auto"/>
            <w:bottom w:val="none" w:sz="0" w:space="0" w:color="auto"/>
            <w:right w:val="none" w:sz="0" w:space="0" w:color="auto"/>
          </w:divBdr>
        </w:div>
        <w:div w:id="745419889">
          <w:marLeft w:val="480"/>
          <w:marRight w:val="0"/>
          <w:marTop w:val="0"/>
          <w:marBottom w:val="0"/>
          <w:divBdr>
            <w:top w:val="none" w:sz="0" w:space="0" w:color="auto"/>
            <w:left w:val="none" w:sz="0" w:space="0" w:color="auto"/>
            <w:bottom w:val="none" w:sz="0" w:space="0" w:color="auto"/>
            <w:right w:val="none" w:sz="0" w:space="0" w:color="auto"/>
          </w:divBdr>
        </w:div>
        <w:div w:id="2035812721">
          <w:marLeft w:val="480"/>
          <w:marRight w:val="0"/>
          <w:marTop w:val="0"/>
          <w:marBottom w:val="0"/>
          <w:divBdr>
            <w:top w:val="none" w:sz="0" w:space="0" w:color="auto"/>
            <w:left w:val="none" w:sz="0" w:space="0" w:color="auto"/>
            <w:bottom w:val="none" w:sz="0" w:space="0" w:color="auto"/>
            <w:right w:val="none" w:sz="0" w:space="0" w:color="auto"/>
          </w:divBdr>
        </w:div>
        <w:div w:id="1259555434">
          <w:marLeft w:val="480"/>
          <w:marRight w:val="0"/>
          <w:marTop w:val="0"/>
          <w:marBottom w:val="0"/>
          <w:divBdr>
            <w:top w:val="none" w:sz="0" w:space="0" w:color="auto"/>
            <w:left w:val="none" w:sz="0" w:space="0" w:color="auto"/>
            <w:bottom w:val="none" w:sz="0" w:space="0" w:color="auto"/>
            <w:right w:val="none" w:sz="0" w:space="0" w:color="auto"/>
          </w:divBdr>
        </w:div>
        <w:div w:id="1962569049">
          <w:marLeft w:val="480"/>
          <w:marRight w:val="0"/>
          <w:marTop w:val="0"/>
          <w:marBottom w:val="0"/>
          <w:divBdr>
            <w:top w:val="none" w:sz="0" w:space="0" w:color="auto"/>
            <w:left w:val="none" w:sz="0" w:space="0" w:color="auto"/>
            <w:bottom w:val="none" w:sz="0" w:space="0" w:color="auto"/>
            <w:right w:val="none" w:sz="0" w:space="0" w:color="auto"/>
          </w:divBdr>
        </w:div>
        <w:div w:id="646934361">
          <w:marLeft w:val="480"/>
          <w:marRight w:val="0"/>
          <w:marTop w:val="0"/>
          <w:marBottom w:val="0"/>
          <w:divBdr>
            <w:top w:val="none" w:sz="0" w:space="0" w:color="auto"/>
            <w:left w:val="none" w:sz="0" w:space="0" w:color="auto"/>
            <w:bottom w:val="none" w:sz="0" w:space="0" w:color="auto"/>
            <w:right w:val="none" w:sz="0" w:space="0" w:color="auto"/>
          </w:divBdr>
        </w:div>
        <w:div w:id="1091586391">
          <w:marLeft w:val="480"/>
          <w:marRight w:val="0"/>
          <w:marTop w:val="0"/>
          <w:marBottom w:val="0"/>
          <w:divBdr>
            <w:top w:val="none" w:sz="0" w:space="0" w:color="auto"/>
            <w:left w:val="none" w:sz="0" w:space="0" w:color="auto"/>
            <w:bottom w:val="none" w:sz="0" w:space="0" w:color="auto"/>
            <w:right w:val="none" w:sz="0" w:space="0" w:color="auto"/>
          </w:divBdr>
        </w:div>
        <w:div w:id="620646990">
          <w:marLeft w:val="480"/>
          <w:marRight w:val="0"/>
          <w:marTop w:val="0"/>
          <w:marBottom w:val="0"/>
          <w:divBdr>
            <w:top w:val="none" w:sz="0" w:space="0" w:color="auto"/>
            <w:left w:val="none" w:sz="0" w:space="0" w:color="auto"/>
            <w:bottom w:val="none" w:sz="0" w:space="0" w:color="auto"/>
            <w:right w:val="none" w:sz="0" w:space="0" w:color="auto"/>
          </w:divBdr>
        </w:div>
        <w:div w:id="501891884">
          <w:marLeft w:val="480"/>
          <w:marRight w:val="0"/>
          <w:marTop w:val="0"/>
          <w:marBottom w:val="0"/>
          <w:divBdr>
            <w:top w:val="none" w:sz="0" w:space="0" w:color="auto"/>
            <w:left w:val="none" w:sz="0" w:space="0" w:color="auto"/>
            <w:bottom w:val="none" w:sz="0" w:space="0" w:color="auto"/>
            <w:right w:val="none" w:sz="0" w:space="0" w:color="auto"/>
          </w:divBdr>
        </w:div>
        <w:div w:id="493381795">
          <w:marLeft w:val="480"/>
          <w:marRight w:val="0"/>
          <w:marTop w:val="0"/>
          <w:marBottom w:val="0"/>
          <w:divBdr>
            <w:top w:val="none" w:sz="0" w:space="0" w:color="auto"/>
            <w:left w:val="none" w:sz="0" w:space="0" w:color="auto"/>
            <w:bottom w:val="none" w:sz="0" w:space="0" w:color="auto"/>
            <w:right w:val="none" w:sz="0" w:space="0" w:color="auto"/>
          </w:divBdr>
        </w:div>
        <w:div w:id="1617713822">
          <w:marLeft w:val="480"/>
          <w:marRight w:val="0"/>
          <w:marTop w:val="0"/>
          <w:marBottom w:val="0"/>
          <w:divBdr>
            <w:top w:val="none" w:sz="0" w:space="0" w:color="auto"/>
            <w:left w:val="none" w:sz="0" w:space="0" w:color="auto"/>
            <w:bottom w:val="none" w:sz="0" w:space="0" w:color="auto"/>
            <w:right w:val="none" w:sz="0" w:space="0" w:color="auto"/>
          </w:divBdr>
        </w:div>
        <w:div w:id="290868130">
          <w:marLeft w:val="480"/>
          <w:marRight w:val="0"/>
          <w:marTop w:val="0"/>
          <w:marBottom w:val="0"/>
          <w:divBdr>
            <w:top w:val="none" w:sz="0" w:space="0" w:color="auto"/>
            <w:left w:val="none" w:sz="0" w:space="0" w:color="auto"/>
            <w:bottom w:val="none" w:sz="0" w:space="0" w:color="auto"/>
            <w:right w:val="none" w:sz="0" w:space="0" w:color="auto"/>
          </w:divBdr>
        </w:div>
        <w:div w:id="665474215">
          <w:marLeft w:val="480"/>
          <w:marRight w:val="0"/>
          <w:marTop w:val="0"/>
          <w:marBottom w:val="0"/>
          <w:divBdr>
            <w:top w:val="none" w:sz="0" w:space="0" w:color="auto"/>
            <w:left w:val="none" w:sz="0" w:space="0" w:color="auto"/>
            <w:bottom w:val="none" w:sz="0" w:space="0" w:color="auto"/>
            <w:right w:val="none" w:sz="0" w:space="0" w:color="auto"/>
          </w:divBdr>
        </w:div>
        <w:div w:id="859466217">
          <w:marLeft w:val="480"/>
          <w:marRight w:val="0"/>
          <w:marTop w:val="0"/>
          <w:marBottom w:val="0"/>
          <w:divBdr>
            <w:top w:val="none" w:sz="0" w:space="0" w:color="auto"/>
            <w:left w:val="none" w:sz="0" w:space="0" w:color="auto"/>
            <w:bottom w:val="none" w:sz="0" w:space="0" w:color="auto"/>
            <w:right w:val="none" w:sz="0" w:space="0" w:color="auto"/>
          </w:divBdr>
        </w:div>
        <w:div w:id="858353222">
          <w:marLeft w:val="480"/>
          <w:marRight w:val="0"/>
          <w:marTop w:val="0"/>
          <w:marBottom w:val="0"/>
          <w:divBdr>
            <w:top w:val="none" w:sz="0" w:space="0" w:color="auto"/>
            <w:left w:val="none" w:sz="0" w:space="0" w:color="auto"/>
            <w:bottom w:val="none" w:sz="0" w:space="0" w:color="auto"/>
            <w:right w:val="none" w:sz="0" w:space="0" w:color="auto"/>
          </w:divBdr>
        </w:div>
        <w:div w:id="556086488">
          <w:marLeft w:val="480"/>
          <w:marRight w:val="0"/>
          <w:marTop w:val="0"/>
          <w:marBottom w:val="0"/>
          <w:divBdr>
            <w:top w:val="none" w:sz="0" w:space="0" w:color="auto"/>
            <w:left w:val="none" w:sz="0" w:space="0" w:color="auto"/>
            <w:bottom w:val="none" w:sz="0" w:space="0" w:color="auto"/>
            <w:right w:val="none" w:sz="0" w:space="0" w:color="auto"/>
          </w:divBdr>
        </w:div>
        <w:div w:id="1345128883">
          <w:marLeft w:val="480"/>
          <w:marRight w:val="0"/>
          <w:marTop w:val="0"/>
          <w:marBottom w:val="0"/>
          <w:divBdr>
            <w:top w:val="none" w:sz="0" w:space="0" w:color="auto"/>
            <w:left w:val="none" w:sz="0" w:space="0" w:color="auto"/>
            <w:bottom w:val="none" w:sz="0" w:space="0" w:color="auto"/>
            <w:right w:val="none" w:sz="0" w:space="0" w:color="auto"/>
          </w:divBdr>
        </w:div>
        <w:div w:id="396559251">
          <w:marLeft w:val="480"/>
          <w:marRight w:val="0"/>
          <w:marTop w:val="0"/>
          <w:marBottom w:val="0"/>
          <w:divBdr>
            <w:top w:val="none" w:sz="0" w:space="0" w:color="auto"/>
            <w:left w:val="none" w:sz="0" w:space="0" w:color="auto"/>
            <w:bottom w:val="none" w:sz="0" w:space="0" w:color="auto"/>
            <w:right w:val="none" w:sz="0" w:space="0" w:color="auto"/>
          </w:divBdr>
        </w:div>
        <w:div w:id="417824554">
          <w:marLeft w:val="480"/>
          <w:marRight w:val="0"/>
          <w:marTop w:val="0"/>
          <w:marBottom w:val="0"/>
          <w:divBdr>
            <w:top w:val="none" w:sz="0" w:space="0" w:color="auto"/>
            <w:left w:val="none" w:sz="0" w:space="0" w:color="auto"/>
            <w:bottom w:val="none" w:sz="0" w:space="0" w:color="auto"/>
            <w:right w:val="none" w:sz="0" w:space="0" w:color="auto"/>
          </w:divBdr>
        </w:div>
        <w:div w:id="360936094">
          <w:marLeft w:val="480"/>
          <w:marRight w:val="0"/>
          <w:marTop w:val="0"/>
          <w:marBottom w:val="0"/>
          <w:divBdr>
            <w:top w:val="none" w:sz="0" w:space="0" w:color="auto"/>
            <w:left w:val="none" w:sz="0" w:space="0" w:color="auto"/>
            <w:bottom w:val="none" w:sz="0" w:space="0" w:color="auto"/>
            <w:right w:val="none" w:sz="0" w:space="0" w:color="auto"/>
          </w:divBdr>
        </w:div>
        <w:div w:id="868756552">
          <w:marLeft w:val="480"/>
          <w:marRight w:val="0"/>
          <w:marTop w:val="0"/>
          <w:marBottom w:val="0"/>
          <w:divBdr>
            <w:top w:val="none" w:sz="0" w:space="0" w:color="auto"/>
            <w:left w:val="none" w:sz="0" w:space="0" w:color="auto"/>
            <w:bottom w:val="none" w:sz="0" w:space="0" w:color="auto"/>
            <w:right w:val="none" w:sz="0" w:space="0" w:color="auto"/>
          </w:divBdr>
        </w:div>
        <w:div w:id="1234008039">
          <w:marLeft w:val="480"/>
          <w:marRight w:val="0"/>
          <w:marTop w:val="0"/>
          <w:marBottom w:val="0"/>
          <w:divBdr>
            <w:top w:val="none" w:sz="0" w:space="0" w:color="auto"/>
            <w:left w:val="none" w:sz="0" w:space="0" w:color="auto"/>
            <w:bottom w:val="none" w:sz="0" w:space="0" w:color="auto"/>
            <w:right w:val="none" w:sz="0" w:space="0" w:color="auto"/>
          </w:divBdr>
        </w:div>
        <w:div w:id="60490738">
          <w:marLeft w:val="480"/>
          <w:marRight w:val="0"/>
          <w:marTop w:val="0"/>
          <w:marBottom w:val="0"/>
          <w:divBdr>
            <w:top w:val="none" w:sz="0" w:space="0" w:color="auto"/>
            <w:left w:val="none" w:sz="0" w:space="0" w:color="auto"/>
            <w:bottom w:val="none" w:sz="0" w:space="0" w:color="auto"/>
            <w:right w:val="none" w:sz="0" w:space="0" w:color="auto"/>
          </w:divBdr>
        </w:div>
        <w:div w:id="1829469865">
          <w:marLeft w:val="480"/>
          <w:marRight w:val="0"/>
          <w:marTop w:val="0"/>
          <w:marBottom w:val="0"/>
          <w:divBdr>
            <w:top w:val="none" w:sz="0" w:space="0" w:color="auto"/>
            <w:left w:val="none" w:sz="0" w:space="0" w:color="auto"/>
            <w:bottom w:val="none" w:sz="0" w:space="0" w:color="auto"/>
            <w:right w:val="none" w:sz="0" w:space="0" w:color="auto"/>
          </w:divBdr>
        </w:div>
        <w:div w:id="1049720013">
          <w:marLeft w:val="480"/>
          <w:marRight w:val="0"/>
          <w:marTop w:val="0"/>
          <w:marBottom w:val="0"/>
          <w:divBdr>
            <w:top w:val="none" w:sz="0" w:space="0" w:color="auto"/>
            <w:left w:val="none" w:sz="0" w:space="0" w:color="auto"/>
            <w:bottom w:val="none" w:sz="0" w:space="0" w:color="auto"/>
            <w:right w:val="none" w:sz="0" w:space="0" w:color="auto"/>
          </w:divBdr>
        </w:div>
        <w:div w:id="2121798100">
          <w:marLeft w:val="480"/>
          <w:marRight w:val="0"/>
          <w:marTop w:val="0"/>
          <w:marBottom w:val="0"/>
          <w:divBdr>
            <w:top w:val="none" w:sz="0" w:space="0" w:color="auto"/>
            <w:left w:val="none" w:sz="0" w:space="0" w:color="auto"/>
            <w:bottom w:val="none" w:sz="0" w:space="0" w:color="auto"/>
            <w:right w:val="none" w:sz="0" w:space="0" w:color="auto"/>
          </w:divBdr>
        </w:div>
        <w:div w:id="1900361282">
          <w:marLeft w:val="480"/>
          <w:marRight w:val="0"/>
          <w:marTop w:val="0"/>
          <w:marBottom w:val="0"/>
          <w:divBdr>
            <w:top w:val="none" w:sz="0" w:space="0" w:color="auto"/>
            <w:left w:val="none" w:sz="0" w:space="0" w:color="auto"/>
            <w:bottom w:val="none" w:sz="0" w:space="0" w:color="auto"/>
            <w:right w:val="none" w:sz="0" w:space="0" w:color="auto"/>
          </w:divBdr>
        </w:div>
        <w:div w:id="367728197">
          <w:marLeft w:val="480"/>
          <w:marRight w:val="0"/>
          <w:marTop w:val="0"/>
          <w:marBottom w:val="0"/>
          <w:divBdr>
            <w:top w:val="none" w:sz="0" w:space="0" w:color="auto"/>
            <w:left w:val="none" w:sz="0" w:space="0" w:color="auto"/>
            <w:bottom w:val="none" w:sz="0" w:space="0" w:color="auto"/>
            <w:right w:val="none" w:sz="0" w:space="0" w:color="auto"/>
          </w:divBdr>
        </w:div>
        <w:div w:id="1466922219">
          <w:marLeft w:val="480"/>
          <w:marRight w:val="0"/>
          <w:marTop w:val="0"/>
          <w:marBottom w:val="0"/>
          <w:divBdr>
            <w:top w:val="none" w:sz="0" w:space="0" w:color="auto"/>
            <w:left w:val="none" w:sz="0" w:space="0" w:color="auto"/>
            <w:bottom w:val="none" w:sz="0" w:space="0" w:color="auto"/>
            <w:right w:val="none" w:sz="0" w:space="0" w:color="auto"/>
          </w:divBdr>
        </w:div>
        <w:div w:id="253100434">
          <w:marLeft w:val="480"/>
          <w:marRight w:val="0"/>
          <w:marTop w:val="0"/>
          <w:marBottom w:val="0"/>
          <w:divBdr>
            <w:top w:val="none" w:sz="0" w:space="0" w:color="auto"/>
            <w:left w:val="none" w:sz="0" w:space="0" w:color="auto"/>
            <w:bottom w:val="none" w:sz="0" w:space="0" w:color="auto"/>
            <w:right w:val="none" w:sz="0" w:space="0" w:color="auto"/>
          </w:divBdr>
        </w:div>
        <w:div w:id="1108742901">
          <w:marLeft w:val="480"/>
          <w:marRight w:val="0"/>
          <w:marTop w:val="0"/>
          <w:marBottom w:val="0"/>
          <w:divBdr>
            <w:top w:val="none" w:sz="0" w:space="0" w:color="auto"/>
            <w:left w:val="none" w:sz="0" w:space="0" w:color="auto"/>
            <w:bottom w:val="none" w:sz="0" w:space="0" w:color="auto"/>
            <w:right w:val="none" w:sz="0" w:space="0" w:color="auto"/>
          </w:divBdr>
        </w:div>
        <w:div w:id="1144540852">
          <w:marLeft w:val="480"/>
          <w:marRight w:val="0"/>
          <w:marTop w:val="0"/>
          <w:marBottom w:val="0"/>
          <w:divBdr>
            <w:top w:val="none" w:sz="0" w:space="0" w:color="auto"/>
            <w:left w:val="none" w:sz="0" w:space="0" w:color="auto"/>
            <w:bottom w:val="none" w:sz="0" w:space="0" w:color="auto"/>
            <w:right w:val="none" w:sz="0" w:space="0" w:color="auto"/>
          </w:divBdr>
        </w:div>
        <w:div w:id="1565414274">
          <w:marLeft w:val="480"/>
          <w:marRight w:val="0"/>
          <w:marTop w:val="0"/>
          <w:marBottom w:val="0"/>
          <w:divBdr>
            <w:top w:val="none" w:sz="0" w:space="0" w:color="auto"/>
            <w:left w:val="none" w:sz="0" w:space="0" w:color="auto"/>
            <w:bottom w:val="none" w:sz="0" w:space="0" w:color="auto"/>
            <w:right w:val="none" w:sz="0" w:space="0" w:color="auto"/>
          </w:divBdr>
        </w:div>
        <w:div w:id="1218012465">
          <w:marLeft w:val="480"/>
          <w:marRight w:val="0"/>
          <w:marTop w:val="0"/>
          <w:marBottom w:val="0"/>
          <w:divBdr>
            <w:top w:val="none" w:sz="0" w:space="0" w:color="auto"/>
            <w:left w:val="none" w:sz="0" w:space="0" w:color="auto"/>
            <w:bottom w:val="none" w:sz="0" w:space="0" w:color="auto"/>
            <w:right w:val="none" w:sz="0" w:space="0" w:color="auto"/>
          </w:divBdr>
        </w:div>
        <w:div w:id="642540567">
          <w:marLeft w:val="480"/>
          <w:marRight w:val="0"/>
          <w:marTop w:val="0"/>
          <w:marBottom w:val="0"/>
          <w:divBdr>
            <w:top w:val="none" w:sz="0" w:space="0" w:color="auto"/>
            <w:left w:val="none" w:sz="0" w:space="0" w:color="auto"/>
            <w:bottom w:val="none" w:sz="0" w:space="0" w:color="auto"/>
            <w:right w:val="none" w:sz="0" w:space="0" w:color="auto"/>
          </w:divBdr>
        </w:div>
        <w:div w:id="2011056387">
          <w:marLeft w:val="480"/>
          <w:marRight w:val="0"/>
          <w:marTop w:val="0"/>
          <w:marBottom w:val="0"/>
          <w:divBdr>
            <w:top w:val="none" w:sz="0" w:space="0" w:color="auto"/>
            <w:left w:val="none" w:sz="0" w:space="0" w:color="auto"/>
            <w:bottom w:val="none" w:sz="0" w:space="0" w:color="auto"/>
            <w:right w:val="none" w:sz="0" w:space="0" w:color="auto"/>
          </w:divBdr>
        </w:div>
        <w:div w:id="518157465">
          <w:marLeft w:val="480"/>
          <w:marRight w:val="0"/>
          <w:marTop w:val="0"/>
          <w:marBottom w:val="0"/>
          <w:divBdr>
            <w:top w:val="none" w:sz="0" w:space="0" w:color="auto"/>
            <w:left w:val="none" w:sz="0" w:space="0" w:color="auto"/>
            <w:bottom w:val="none" w:sz="0" w:space="0" w:color="auto"/>
            <w:right w:val="none" w:sz="0" w:space="0" w:color="auto"/>
          </w:divBdr>
        </w:div>
        <w:div w:id="945771967">
          <w:marLeft w:val="480"/>
          <w:marRight w:val="0"/>
          <w:marTop w:val="0"/>
          <w:marBottom w:val="0"/>
          <w:divBdr>
            <w:top w:val="none" w:sz="0" w:space="0" w:color="auto"/>
            <w:left w:val="none" w:sz="0" w:space="0" w:color="auto"/>
            <w:bottom w:val="none" w:sz="0" w:space="0" w:color="auto"/>
            <w:right w:val="none" w:sz="0" w:space="0" w:color="auto"/>
          </w:divBdr>
        </w:div>
        <w:div w:id="479159128">
          <w:marLeft w:val="480"/>
          <w:marRight w:val="0"/>
          <w:marTop w:val="0"/>
          <w:marBottom w:val="0"/>
          <w:divBdr>
            <w:top w:val="none" w:sz="0" w:space="0" w:color="auto"/>
            <w:left w:val="none" w:sz="0" w:space="0" w:color="auto"/>
            <w:bottom w:val="none" w:sz="0" w:space="0" w:color="auto"/>
            <w:right w:val="none" w:sz="0" w:space="0" w:color="auto"/>
          </w:divBdr>
        </w:div>
        <w:div w:id="1134717949">
          <w:marLeft w:val="480"/>
          <w:marRight w:val="0"/>
          <w:marTop w:val="0"/>
          <w:marBottom w:val="0"/>
          <w:divBdr>
            <w:top w:val="none" w:sz="0" w:space="0" w:color="auto"/>
            <w:left w:val="none" w:sz="0" w:space="0" w:color="auto"/>
            <w:bottom w:val="none" w:sz="0" w:space="0" w:color="auto"/>
            <w:right w:val="none" w:sz="0" w:space="0" w:color="auto"/>
          </w:divBdr>
        </w:div>
        <w:div w:id="1743528408">
          <w:marLeft w:val="480"/>
          <w:marRight w:val="0"/>
          <w:marTop w:val="0"/>
          <w:marBottom w:val="0"/>
          <w:divBdr>
            <w:top w:val="none" w:sz="0" w:space="0" w:color="auto"/>
            <w:left w:val="none" w:sz="0" w:space="0" w:color="auto"/>
            <w:bottom w:val="none" w:sz="0" w:space="0" w:color="auto"/>
            <w:right w:val="none" w:sz="0" w:space="0" w:color="auto"/>
          </w:divBdr>
        </w:div>
        <w:div w:id="2011904514">
          <w:marLeft w:val="480"/>
          <w:marRight w:val="0"/>
          <w:marTop w:val="0"/>
          <w:marBottom w:val="0"/>
          <w:divBdr>
            <w:top w:val="none" w:sz="0" w:space="0" w:color="auto"/>
            <w:left w:val="none" w:sz="0" w:space="0" w:color="auto"/>
            <w:bottom w:val="none" w:sz="0" w:space="0" w:color="auto"/>
            <w:right w:val="none" w:sz="0" w:space="0" w:color="auto"/>
          </w:divBdr>
        </w:div>
        <w:div w:id="1930774302">
          <w:marLeft w:val="480"/>
          <w:marRight w:val="0"/>
          <w:marTop w:val="0"/>
          <w:marBottom w:val="0"/>
          <w:divBdr>
            <w:top w:val="none" w:sz="0" w:space="0" w:color="auto"/>
            <w:left w:val="none" w:sz="0" w:space="0" w:color="auto"/>
            <w:bottom w:val="none" w:sz="0" w:space="0" w:color="auto"/>
            <w:right w:val="none" w:sz="0" w:space="0" w:color="auto"/>
          </w:divBdr>
        </w:div>
        <w:div w:id="1606572311">
          <w:marLeft w:val="480"/>
          <w:marRight w:val="0"/>
          <w:marTop w:val="0"/>
          <w:marBottom w:val="0"/>
          <w:divBdr>
            <w:top w:val="none" w:sz="0" w:space="0" w:color="auto"/>
            <w:left w:val="none" w:sz="0" w:space="0" w:color="auto"/>
            <w:bottom w:val="none" w:sz="0" w:space="0" w:color="auto"/>
            <w:right w:val="none" w:sz="0" w:space="0" w:color="auto"/>
          </w:divBdr>
        </w:div>
        <w:div w:id="1738212403">
          <w:marLeft w:val="480"/>
          <w:marRight w:val="0"/>
          <w:marTop w:val="0"/>
          <w:marBottom w:val="0"/>
          <w:divBdr>
            <w:top w:val="none" w:sz="0" w:space="0" w:color="auto"/>
            <w:left w:val="none" w:sz="0" w:space="0" w:color="auto"/>
            <w:bottom w:val="none" w:sz="0" w:space="0" w:color="auto"/>
            <w:right w:val="none" w:sz="0" w:space="0" w:color="auto"/>
          </w:divBdr>
        </w:div>
        <w:div w:id="550580796">
          <w:marLeft w:val="480"/>
          <w:marRight w:val="0"/>
          <w:marTop w:val="0"/>
          <w:marBottom w:val="0"/>
          <w:divBdr>
            <w:top w:val="none" w:sz="0" w:space="0" w:color="auto"/>
            <w:left w:val="none" w:sz="0" w:space="0" w:color="auto"/>
            <w:bottom w:val="none" w:sz="0" w:space="0" w:color="auto"/>
            <w:right w:val="none" w:sz="0" w:space="0" w:color="auto"/>
          </w:divBdr>
        </w:div>
        <w:div w:id="1052074647">
          <w:marLeft w:val="480"/>
          <w:marRight w:val="0"/>
          <w:marTop w:val="0"/>
          <w:marBottom w:val="0"/>
          <w:divBdr>
            <w:top w:val="none" w:sz="0" w:space="0" w:color="auto"/>
            <w:left w:val="none" w:sz="0" w:space="0" w:color="auto"/>
            <w:bottom w:val="none" w:sz="0" w:space="0" w:color="auto"/>
            <w:right w:val="none" w:sz="0" w:space="0" w:color="auto"/>
          </w:divBdr>
        </w:div>
        <w:div w:id="1697268763">
          <w:marLeft w:val="480"/>
          <w:marRight w:val="0"/>
          <w:marTop w:val="0"/>
          <w:marBottom w:val="0"/>
          <w:divBdr>
            <w:top w:val="none" w:sz="0" w:space="0" w:color="auto"/>
            <w:left w:val="none" w:sz="0" w:space="0" w:color="auto"/>
            <w:bottom w:val="none" w:sz="0" w:space="0" w:color="auto"/>
            <w:right w:val="none" w:sz="0" w:space="0" w:color="auto"/>
          </w:divBdr>
        </w:div>
        <w:div w:id="1755783049">
          <w:marLeft w:val="480"/>
          <w:marRight w:val="0"/>
          <w:marTop w:val="0"/>
          <w:marBottom w:val="0"/>
          <w:divBdr>
            <w:top w:val="none" w:sz="0" w:space="0" w:color="auto"/>
            <w:left w:val="none" w:sz="0" w:space="0" w:color="auto"/>
            <w:bottom w:val="none" w:sz="0" w:space="0" w:color="auto"/>
            <w:right w:val="none" w:sz="0" w:space="0" w:color="auto"/>
          </w:divBdr>
        </w:div>
        <w:div w:id="1677421067">
          <w:marLeft w:val="480"/>
          <w:marRight w:val="0"/>
          <w:marTop w:val="0"/>
          <w:marBottom w:val="0"/>
          <w:divBdr>
            <w:top w:val="none" w:sz="0" w:space="0" w:color="auto"/>
            <w:left w:val="none" w:sz="0" w:space="0" w:color="auto"/>
            <w:bottom w:val="none" w:sz="0" w:space="0" w:color="auto"/>
            <w:right w:val="none" w:sz="0" w:space="0" w:color="auto"/>
          </w:divBdr>
        </w:div>
        <w:div w:id="1067453593">
          <w:marLeft w:val="480"/>
          <w:marRight w:val="0"/>
          <w:marTop w:val="0"/>
          <w:marBottom w:val="0"/>
          <w:divBdr>
            <w:top w:val="none" w:sz="0" w:space="0" w:color="auto"/>
            <w:left w:val="none" w:sz="0" w:space="0" w:color="auto"/>
            <w:bottom w:val="none" w:sz="0" w:space="0" w:color="auto"/>
            <w:right w:val="none" w:sz="0" w:space="0" w:color="auto"/>
          </w:divBdr>
        </w:div>
        <w:div w:id="1312447326">
          <w:marLeft w:val="480"/>
          <w:marRight w:val="0"/>
          <w:marTop w:val="0"/>
          <w:marBottom w:val="0"/>
          <w:divBdr>
            <w:top w:val="none" w:sz="0" w:space="0" w:color="auto"/>
            <w:left w:val="none" w:sz="0" w:space="0" w:color="auto"/>
            <w:bottom w:val="none" w:sz="0" w:space="0" w:color="auto"/>
            <w:right w:val="none" w:sz="0" w:space="0" w:color="auto"/>
          </w:divBdr>
        </w:div>
        <w:div w:id="978262150">
          <w:marLeft w:val="480"/>
          <w:marRight w:val="0"/>
          <w:marTop w:val="0"/>
          <w:marBottom w:val="0"/>
          <w:divBdr>
            <w:top w:val="none" w:sz="0" w:space="0" w:color="auto"/>
            <w:left w:val="none" w:sz="0" w:space="0" w:color="auto"/>
            <w:bottom w:val="none" w:sz="0" w:space="0" w:color="auto"/>
            <w:right w:val="none" w:sz="0" w:space="0" w:color="auto"/>
          </w:divBdr>
        </w:div>
        <w:div w:id="1565988946">
          <w:marLeft w:val="480"/>
          <w:marRight w:val="0"/>
          <w:marTop w:val="0"/>
          <w:marBottom w:val="0"/>
          <w:divBdr>
            <w:top w:val="none" w:sz="0" w:space="0" w:color="auto"/>
            <w:left w:val="none" w:sz="0" w:space="0" w:color="auto"/>
            <w:bottom w:val="none" w:sz="0" w:space="0" w:color="auto"/>
            <w:right w:val="none" w:sz="0" w:space="0" w:color="auto"/>
          </w:divBdr>
        </w:div>
        <w:div w:id="381514511">
          <w:marLeft w:val="480"/>
          <w:marRight w:val="0"/>
          <w:marTop w:val="0"/>
          <w:marBottom w:val="0"/>
          <w:divBdr>
            <w:top w:val="none" w:sz="0" w:space="0" w:color="auto"/>
            <w:left w:val="none" w:sz="0" w:space="0" w:color="auto"/>
            <w:bottom w:val="none" w:sz="0" w:space="0" w:color="auto"/>
            <w:right w:val="none" w:sz="0" w:space="0" w:color="auto"/>
          </w:divBdr>
        </w:div>
        <w:div w:id="585840886">
          <w:marLeft w:val="480"/>
          <w:marRight w:val="0"/>
          <w:marTop w:val="0"/>
          <w:marBottom w:val="0"/>
          <w:divBdr>
            <w:top w:val="none" w:sz="0" w:space="0" w:color="auto"/>
            <w:left w:val="none" w:sz="0" w:space="0" w:color="auto"/>
            <w:bottom w:val="none" w:sz="0" w:space="0" w:color="auto"/>
            <w:right w:val="none" w:sz="0" w:space="0" w:color="auto"/>
          </w:divBdr>
        </w:div>
        <w:div w:id="1357346030">
          <w:marLeft w:val="480"/>
          <w:marRight w:val="0"/>
          <w:marTop w:val="0"/>
          <w:marBottom w:val="0"/>
          <w:divBdr>
            <w:top w:val="none" w:sz="0" w:space="0" w:color="auto"/>
            <w:left w:val="none" w:sz="0" w:space="0" w:color="auto"/>
            <w:bottom w:val="none" w:sz="0" w:space="0" w:color="auto"/>
            <w:right w:val="none" w:sz="0" w:space="0" w:color="auto"/>
          </w:divBdr>
        </w:div>
        <w:div w:id="1922373296">
          <w:marLeft w:val="480"/>
          <w:marRight w:val="0"/>
          <w:marTop w:val="0"/>
          <w:marBottom w:val="0"/>
          <w:divBdr>
            <w:top w:val="none" w:sz="0" w:space="0" w:color="auto"/>
            <w:left w:val="none" w:sz="0" w:space="0" w:color="auto"/>
            <w:bottom w:val="none" w:sz="0" w:space="0" w:color="auto"/>
            <w:right w:val="none" w:sz="0" w:space="0" w:color="auto"/>
          </w:divBdr>
        </w:div>
        <w:div w:id="1681932481">
          <w:marLeft w:val="480"/>
          <w:marRight w:val="0"/>
          <w:marTop w:val="0"/>
          <w:marBottom w:val="0"/>
          <w:divBdr>
            <w:top w:val="none" w:sz="0" w:space="0" w:color="auto"/>
            <w:left w:val="none" w:sz="0" w:space="0" w:color="auto"/>
            <w:bottom w:val="none" w:sz="0" w:space="0" w:color="auto"/>
            <w:right w:val="none" w:sz="0" w:space="0" w:color="auto"/>
          </w:divBdr>
        </w:div>
        <w:div w:id="1381900097">
          <w:marLeft w:val="480"/>
          <w:marRight w:val="0"/>
          <w:marTop w:val="0"/>
          <w:marBottom w:val="0"/>
          <w:divBdr>
            <w:top w:val="none" w:sz="0" w:space="0" w:color="auto"/>
            <w:left w:val="none" w:sz="0" w:space="0" w:color="auto"/>
            <w:bottom w:val="none" w:sz="0" w:space="0" w:color="auto"/>
            <w:right w:val="none" w:sz="0" w:space="0" w:color="auto"/>
          </w:divBdr>
        </w:div>
        <w:div w:id="197819594">
          <w:marLeft w:val="480"/>
          <w:marRight w:val="0"/>
          <w:marTop w:val="0"/>
          <w:marBottom w:val="0"/>
          <w:divBdr>
            <w:top w:val="none" w:sz="0" w:space="0" w:color="auto"/>
            <w:left w:val="none" w:sz="0" w:space="0" w:color="auto"/>
            <w:bottom w:val="none" w:sz="0" w:space="0" w:color="auto"/>
            <w:right w:val="none" w:sz="0" w:space="0" w:color="auto"/>
          </w:divBdr>
        </w:div>
        <w:div w:id="1971743046">
          <w:marLeft w:val="480"/>
          <w:marRight w:val="0"/>
          <w:marTop w:val="0"/>
          <w:marBottom w:val="0"/>
          <w:divBdr>
            <w:top w:val="none" w:sz="0" w:space="0" w:color="auto"/>
            <w:left w:val="none" w:sz="0" w:space="0" w:color="auto"/>
            <w:bottom w:val="none" w:sz="0" w:space="0" w:color="auto"/>
            <w:right w:val="none" w:sz="0" w:space="0" w:color="auto"/>
          </w:divBdr>
        </w:div>
        <w:div w:id="985203022">
          <w:marLeft w:val="480"/>
          <w:marRight w:val="0"/>
          <w:marTop w:val="0"/>
          <w:marBottom w:val="0"/>
          <w:divBdr>
            <w:top w:val="none" w:sz="0" w:space="0" w:color="auto"/>
            <w:left w:val="none" w:sz="0" w:space="0" w:color="auto"/>
            <w:bottom w:val="none" w:sz="0" w:space="0" w:color="auto"/>
            <w:right w:val="none" w:sz="0" w:space="0" w:color="auto"/>
          </w:divBdr>
        </w:div>
        <w:div w:id="161966528">
          <w:marLeft w:val="480"/>
          <w:marRight w:val="0"/>
          <w:marTop w:val="0"/>
          <w:marBottom w:val="0"/>
          <w:divBdr>
            <w:top w:val="none" w:sz="0" w:space="0" w:color="auto"/>
            <w:left w:val="none" w:sz="0" w:space="0" w:color="auto"/>
            <w:bottom w:val="none" w:sz="0" w:space="0" w:color="auto"/>
            <w:right w:val="none" w:sz="0" w:space="0" w:color="auto"/>
          </w:divBdr>
        </w:div>
        <w:div w:id="488329452">
          <w:marLeft w:val="480"/>
          <w:marRight w:val="0"/>
          <w:marTop w:val="0"/>
          <w:marBottom w:val="0"/>
          <w:divBdr>
            <w:top w:val="none" w:sz="0" w:space="0" w:color="auto"/>
            <w:left w:val="none" w:sz="0" w:space="0" w:color="auto"/>
            <w:bottom w:val="none" w:sz="0" w:space="0" w:color="auto"/>
            <w:right w:val="none" w:sz="0" w:space="0" w:color="auto"/>
          </w:divBdr>
        </w:div>
        <w:div w:id="82998026">
          <w:marLeft w:val="480"/>
          <w:marRight w:val="0"/>
          <w:marTop w:val="0"/>
          <w:marBottom w:val="0"/>
          <w:divBdr>
            <w:top w:val="none" w:sz="0" w:space="0" w:color="auto"/>
            <w:left w:val="none" w:sz="0" w:space="0" w:color="auto"/>
            <w:bottom w:val="none" w:sz="0" w:space="0" w:color="auto"/>
            <w:right w:val="none" w:sz="0" w:space="0" w:color="auto"/>
          </w:divBdr>
        </w:div>
        <w:div w:id="21132728">
          <w:marLeft w:val="480"/>
          <w:marRight w:val="0"/>
          <w:marTop w:val="0"/>
          <w:marBottom w:val="0"/>
          <w:divBdr>
            <w:top w:val="none" w:sz="0" w:space="0" w:color="auto"/>
            <w:left w:val="none" w:sz="0" w:space="0" w:color="auto"/>
            <w:bottom w:val="none" w:sz="0" w:space="0" w:color="auto"/>
            <w:right w:val="none" w:sz="0" w:space="0" w:color="auto"/>
          </w:divBdr>
        </w:div>
        <w:div w:id="778453248">
          <w:marLeft w:val="480"/>
          <w:marRight w:val="0"/>
          <w:marTop w:val="0"/>
          <w:marBottom w:val="0"/>
          <w:divBdr>
            <w:top w:val="none" w:sz="0" w:space="0" w:color="auto"/>
            <w:left w:val="none" w:sz="0" w:space="0" w:color="auto"/>
            <w:bottom w:val="none" w:sz="0" w:space="0" w:color="auto"/>
            <w:right w:val="none" w:sz="0" w:space="0" w:color="auto"/>
          </w:divBdr>
        </w:div>
        <w:div w:id="930353483">
          <w:marLeft w:val="480"/>
          <w:marRight w:val="0"/>
          <w:marTop w:val="0"/>
          <w:marBottom w:val="0"/>
          <w:divBdr>
            <w:top w:val="none" w:sz="0" w:space="0" w:color="auto"/>
            <w:left w:val="none" w:sz="0" w:space="0" w:color="auto"/>
            <w:bottom w:val="none" w:sz="0" w:space="0" w:color="auto"/>
            <w:right w:val="none" w:sz="0" w:space="0" w:color="auto"/>
          </w:divBdr>
        </w:div>
        <w:div w:id="47539696">
          <w:marLeft w:val="480"/>
          <w:marRight w:val="0"/>
          <w:marTop w:val="0"/>
          <w:marBottom w:val="0"/>
          <w:divBdr>
            <w:top w:val="none" w:sz="0" w:space="0" w:color="auto"/>
            <w:left w:val="none" w:sz="0" w:space="0" w:color="auto"/>
            <w:bottom w:val="none" w:sz="0" w:space="0" w:color="auto"/>
            <w:right w:val="none" w:sz="0" w:space="0" w:color="auto"/>
          </w:divBdr>
        </w:div>
        <w:div w:id="1226791933">
          <w:marLeft w:val="480"/>
          <w:marRight w:val="0"/>
          <w:marTop w:val="0"/>
          <w:marBottom w:val="0"/>
          <w:divBdr>
            <w:top w:val="none" w:sz="0" w:space="0" w:color="auto"/>
            <w:left w:val="none" w:sz="0" w:space="0" w:color="auto"/>
            <w:bottom w:val="none" w:sz="0" w:space="0" w:color="auto"/>
            <w:right w:val="none" w:sz="0" w:space="0" w:color="auto"/>
          </w:divBdr>
        </w:div>
        <w:div w:id="469129637">
          <w:marLeft w:val="480"/>
          <w:marRight w:val="0"/>
          <w:marTop w:val="0"/>
          <w:marBottom w:val="0"/>
          <w:divBdr>
            <w:top w:val="none" w:sz="0" w:space="0" w:color="auto"/>
            <w:left w:val="none" w:sz="0" w:space="0" w:color="auto"/>
            <w:bottom w:val="none" w:sz="0" w:space="0" w:color="auto"/>
            <w:right w:val="none" w:sz="0" w:space="0" w:color="auto"/>
          </w:divBdr>
        </w:div>
        <w:div w:id="514272826">
          <w:marLeft w:val="480"/>
          <w:marRight w:val="0"/>
          <w:marTop w:val="0"/>
          <w:marBottom w:val="0"/>
          <w:divBdr>
            <w:top w:val="none" w:sz="0" w:space="0" w:color="auto"/>
            <w:left w:val="none" w:sz="0" w:space="0" w:color="auto"/>
            <w:bottom w:val="none" w:sz="0" w:space="0" w:color="auto"/>
            <w:right w:val="none" w:sz="0" w:space="0" w:color="auto"/>
          </w:divBdr>
        </w:div>
      </w:divsChild>
    </w:div>
    <w:div w:id="6179482">
      <w:bodyDiv w:val="1"/>
      <w:marLeft w:val="0"/>
      <w:marRight w:val="0"/>
      <w:marTop w:val="0"/>
      <w:marBottom w:val="0"/>
      <w:divBdr>
        <w:top w:val="none" w:sz="0" w:space="0" w:color="auto"/>
        <w:left w:val="none" w:sz="0" w:space="0" w:color="auto"/>
        <w:bottom w:val="none" w:sz="0" w:space="0" w:color="auto"/>
        <w:right w:val="none" w:sz="0" w:space="0" w:color="auto"/>
      </w:divBdr>
      <w:divsChild>
        <w:div w:id="104231218">
          <w:marLeft w:val="480"/>
          <w:marRight w:val="0"/>
          <w:marTop w:val="0"/>
          <w:marBottom w:val="0"/>
          <w:divBdr>
            <w:top w:val="none" w:sz="0" w:space="0" w:color="auto"/>
            <w:left w:val="none" w:sz="0" w:space="0" w:color="auto"/>
            <w:bottom w:val="none" w:sz="0" w:space="0" w:color="auto"/>
            <w:right w:val="none" w:sz="0" w:space="0" w:color="auto"/>
          </w:divBdr>
        </w:div>
        <w:div w:id="113409811">
          <w:marLeft w:val="480"/>
          <w:marRight w:val="0"/>
          <w:marTop w:val="0"/>
          <w:marBottom w:val="0"/>
          <w:divBdr>
            <w:top w:val="none" w:sz="0" w:space="0" w:color="auto"/>
            <w:left w:val="none" w:sz="0" w:space="0" w:color="auto"/>
            <w:bottom w:val="none" w:sz="0" w:space="0" w:color="auto"/>
            <w:right w:val="none" w:sz="0" w:space="0" w:color="auto"/>
          </w:divBdr>
        </w:div>
        <w:div w:id="118189227">
          <w:marLeft w:val="480"/>
          <w:marRight w:val="0"/>
          <w:marTop w:val="0"/>
          <w:marBottom w:val="0"/>
          <w:divBdr>
            <w:top w:val="none" w:sz="0" w:space="0" w:color="auto"/>
            <w:left w:val="none" w:sz="0" w:space="0" w:color="auto"/>
            <w:bottom w:val="none" w:sz="0" w:space="0" w:color="auto"/>
            <w:right w:val="none" w:sz="0" w:space="0" w:color="auto"/>
          </w:divBdr>
        </w:div>
        <w:div w:id="120996394">
          <w:marLeft w:val="480"/>
          <w:marRight w:val="0"/>
          <w:marTop w:val="0"/>
          <w:marBottom w:val="0"/>
          <w:divBdr>
            <w:top w:val="none" w:sz="0" w:space="0" w:color="auto"/>
            <w:left w:val="none" w:sz="0" w:space="0" w:color="auto"/>
            <w:bottom w:val="none" w:sz="0" w:space="0" w:color="auto"/>
            <w:right w:val="none" w:sz="0" w:space="0" w:color="auto"/>
          </w:divBdr>
        </w:div>
        <w:div w:id="121077482">
          <w:marLeft w:val="480"/>
          <w:marRight w:val="0"/>
          <w:marTop w:val="0"/>
          <w:marBottom w:val="0"/>
          <w:divBdr>
            <w:top w:val="none" w:sz="0" w:space="0" w:color="auto"/>
            <w:left w:val="none" w:sz="0" w:space="0" w:color="auto"/>
            <w:bottom w:val="none" w:sz="0" w:space="0" w:color="auto"/>
            <w:right w:val="none" w:sz="0" w:space="0" w:color="auto"/>
          </w:divBdr>
        </w:div>
        <w:div w:id="126315765">
          <w:marLeft w:val="480"/>
          <w:marRight w:val="0"/>
          <w:marTop w:val="0"/>
          <w:marBottom w:val="0"/>
          <w:divBdr>
            <w:top w:val="none" w:sz="0" w:space="0" w:color="auto"/>
            <w:left w:val="none" w:sz="0" w:space="0" w:color="auto"/>
            <w:bottom w:val="none" w:sz="0" w:space="0" w:color="auto"/>
            <w:right w:val="none" w:sz="0" w:space="0" w:color="auto"/>
          </w:divBdr>
        </w:div>
        <w:div w:id="138110806">
          <w:marLeft w:val="480"/>
          <w:marRight w:val="0"/>
          <w:marTop w:val="0"/>
          <w:marBottom w:val="0"/>
          <w:divBdr>
            <w:top w:val="none" w:sz="0" w:space="0" w:color="auto"/>
            <w:left w:val="none" w:sz="0" w:space="0" w:color="auto"/>
            <w:bottom w:val="none" w:sz="0" w:space="0" w:color="auto"/>
            <w:right w:val="none" w:sz="0" w:space="0" w:color="auto"/>
          </w:divBdr>
        </w:div>
        <w:div w:id="163322498">
          <w:marLeft w:val="480"/>
          <w:marRight w:val="0"/>
          <w:marTop w:val="0"/>
          <w:marBottom w:val="0"/>
          <w:divBdr>
            <w:top w:val="none" w:sz="0" w:space="0" w:color="auto"/>
            <w:left w:val="none" w:sz="0" w:space="0" w:color="auto"/>
            <w:bottom w:val="none" w:sz="0" w:space="0" w:color="auto"/>
            <w:right w:val="none" w:sz="0" w:space="0" w:color="auto"/>
          </w:divBdr>
        </w:div>
        <w:div w:id="176579493">
          <w:marLeft w:val="480"/>
          <w:marRight w:val="0"/>
          <w:marTop w:val="0"/>
          <w:marBottom w:val="0"/>
          <w:divBdr>
            <w:top w:val="none" w:sz="0" w:space="0" w:color="auto"/>
            <w:left w:val="none" w:sz="0" w:space="0" w:color="auto"/>
            <w:bottom w:val="none" w:sz="0" w:space="0" w:color="auto"/>
            <w:right w:val="none" w:sz="0" w:space="0" w:color="auto"/>
          </w:divBdr>
        </w:div>
        <w:div w:id="191652623">
          <w:marLeft w:val="480"/>
          <w:marRight w:val="0"/>
          <w:marTop w:val="0"/>
          <w:marBottom w:val="0"/>
          <w:divBdr>
            <w:top w:val="none" w:sz="0" w:space="0" w:color="auto"/>
            <w:left w:val="none" w:sz="0" w:space="0" w:color="auto"/>
            <w:bottom w:val="none" w:sz="0" w:space="0" w:color="auto"/>
            <w:right w:val="none" w:sz="0" w:space="0" w:color="auto"/>
          </w:divBdr>
        </w:div>
        <w:div w:id="199897799">
          <w:marLeft w:val="480"/>
          <w:marRight w:val="0"/>
          <w:marTop w:val="0"/>
          <w:marBottom w:val="0"/>
          <w:divBdr>
            <w:top w:val="none" w:sz="0" w:space="0" w:color="auto"/>
            <w:left w:val="none" w:sz="0" w:space="0" w:color="auto"/>
            <w:bottom w:val="none" w:sz="0" w:space="0" w:color="auto"/>
            <w:right w:val="none" w:sz="0" w:space="0" w:color="auto"/>
          </w:divBdr>
        </w:div>
        <w:div w:id="259457592">
          <w:marLeft w:val="480"/>
          <w:marRight w:val="0"/>
          <w:marTop w:val="0"/>
          <w:marBottom w:val="0"/>
          <w:divBdr>
            <w:top w:val="none" w:sz="0" w:space="0" w:color="auto"/>
            <w:left w:val="none" w:sz="0" w:space="0" w:color="auto"/>
            <w:bottom w:val="none" w:sz="0" w:space="0" w:color="auto"/>
            <w:right w:val="none" w:sz="0" w:space="0" w:color="auto"/>
          </w:divBdr>
        </w:div>
        <w:div w:id="284505017">
          <w:marLeft w:val="480"/>
          <w:marRight w:val="0"/>
          <w:marTop w:val="0"/>
          <w:marBottom w:val="0"/>
          <w:divBdr>
            <w:top w:val="none" w:sz="0" w:space="0" w:color="auto"/>
            <w:left w:val="none" w:sz="0" w:space="0" w:color="auto"/>
            <w:bottom w:val="none" w:sz="0" w:space="0" w:color="auto"/>
            <w:right w:val="none" w:sz="0" w:space="0" w:color="auto"/>
          </w:divBdr>
        </w:div>
        <w:div w:id="317224204">
          <w:marLeft w:val="480"/>
          <w:marRight w:val="0"/>
          <w:marTop w:val="0"/>
          <w:marBottom w:val="0"/>
          <w:divBdr>
            <w:top w:val="none" w:sz="0" w:space="0" w:color="auto"/>
            <w:left w:val="none" w:sz="0" w:space="0" w:color="auto"/>
            <w:bottom w:val="none" w:sz="0" w:space="0" w:color="auto"/>
            <w:right w:val="none" w:sz="0" w:space="0" w:color="auto"/>
          </w:divBdr>
        </w:div>
        <w:div w:id="381370466">
          <w:marLeft w:val="480"/>
          <w:marRight w:val="0"/>
          <w:marTop w:val="0"/>
          <w:marBottom w:val="0"/>
          <w:divBdr>
            <w:top w:val="none" w:sz="0" w:space="0" w:color="auto"/>
            <w:left w:val="none" w:sz="0" w:space="0" w:color="auto"/>
            <w:bottom w:val="none" w:sz="0" w:space="0" w:color="auto"/>
            <w:right w:val="none" w:sz="0" w:space="0" w:color="auto"/>
          </w:divBdr>
        </w:div>
        <w:div w:id="415321831">
          <w:marLeft w:val="480"/>
          <w:marRight w:val="0"/>
          <w:marTop w:val="0"/>
          <w:marBottom w:val="0"/>
          <w:divBdr>
            <w:top w:val="none" w:sz="0" w:space="0" w:color="auto"/>
            <w:left w:val="none" w:sz="0" w:space="0" w:color="auto"/>
            <w:bottom w:val="none" w:sz="0" w:space="0" w:color="auto"/>
            <w:right w:val="none" w:sz="0" w:space="0" w:color="auto"/>
          </w:divBdr>
        </w:div>
        <w:div w:id="457338784">
          <w:marLeft w:val="480"/>
          <w:marRight w:val="0"/>
          <w:marTop w:val="0"/>
          <w:marBottom w:val="0"/>
          <w:divBdr>
            <w:top w:val="none" w:sz="0" w:space="0" w:color="auto"/>
            <w:left w:val="none" w:sz="0" w:space="0" w:color="auto"/>
            <w:bottom w:val="none" w:sz="0" w:space="0" w:color="auto"/>
            <w:right w:val="none" w:sz="0" w:space="0" w:color="auto"/>
          </w:divBdr>
        </w:div>
        <w:div w:id="489641331">
          <w:marLeft w:val="480"/>
          <w:marRight w:val="0"/>
          <w:marTop w:val="0"/>
          <w:marBottom w:val="0"/>
          <w:divBdr>
            <w:top w:val="none" w:sz="0" w:space="0" w:color="auto"/>
            <w:left w:val="none" w:sz="0" w:space="0" w:color="auto"/>
            <w:bottom w:val="none" w:sz="0" w:space="0" w:color="auto"/>
            <w:right w:val="none" w:sz="0" w:space="0" w:color="auto"/>
          </w:divBdr>
        </w:div>
        <w:div w:id="503203831">
          <w:marLeft w:val="480"/>
          <w:marRight w:val="0"/>
          <w:marTop w:val="0"/>
          <w:marBottom w:val="0"/>
          <w:divBdr>
            <w:top w:val="none" w:sz="0" w:space="0" w:color="auto"/>
            <w:left w:val="none" w:sz="0" w:space="0" w:color="auto"/>
            <w:bottom w:val="none" w:sz="0" w:space="0" w:color="auto"/>
            <w:right w:val="none" w:sz="0" w:space="0" w:color="auto"/>
          </w:divBdr>
        </w:div>
        <w:div w:id="542132992">
          <w:marLeft w:val="480"/>
          <w:marRight w:val="0"/>
          <w:marTop w:val="0"/>
          <w:marBottom w:val="0"/>
          <w:divBdr>
            <w:top w:val="none" w:sz="0" w:space="0" w:color="auto"/>
            <w:left w:val="none" w:sz="0" w:space="0" w:color="auto"/>
            <w:bottom w:val="none" w:sz="0" w:space="0" w:color="auto"/>
            <w:right w:val="none" w:sz="0" w:space="0" w:color="auto"/>
          </w:divBdr>
        </w:div>
        <w:div w:id="553665201">
          <w:marLeft w:val="480"/>
          <w:marRight w:val="0"/>
          <w:marTop w:val="0"/>
          <w:marBottom w:val="0"/>
          <w:divBdr>
            <w:top w:val="none" w:sz="0" w:space="0" w:color="auto"/>
            <w:left w:val="none" w:sz="0" w:space="0" w:color="auto"/>
            <w:bottom w:val="none" w:sz="0" w:space="0" w:color="auto"/>
            <w:right w:val="none" w:sz="0" w:space="0" w:color="auto"/>
          </w:divBdr>
        </w:div>
        <w:div w:id="561212352">
          <w:marLeft w:val="480"/>
          <w:marRight w:val="0"/>
          <w:marTop w:val="0"/>
          <w:marBottom w:val="0"/>
          <w:divBdr>
            <w:top w:val="none" w:sz="0" w:space="0" w:color="auto"/>
            <w:left w:val="none" w:sz="0" w:space="0" w:color="auto"/>
            <w:bottom w:val="none" w:sz="0" w:space="0" w:color="auto"/>
            <w:right w:val="none" w:sz="0" w:space="0" w:color="auto"/>
          </w:divBdr>
        </w:div>
        <w:div w:id="613487655">
          <w:marLeft w:val="480"/>
          <w:marRight w:val="0"/>
          <w:marTop w:val="0"/>
          <w:marBottom w:val="0"/>
          <w:divBdr>
            <w:top w:val="none" w:sz="0" w:space="0" w:color="auto"/>
            <w:left w:val="none" w:sz="0" w:space="0" w:color="auto"/>
            <w:bottom w:val="none" w:sz="0" w:space="0" w:color="auto"/>
            <w:right w:val="none" w:sz="0" w:space="0" w:color="auto"/>
          </w:divBdr>
        </w:div>
        <w:div w:id="658196880">
          <w:marLeft w:val="480"/>
          <w:marRight w:val="0"/>
          <w:marTop w:val="0"/>
          <w:marBottom w:val="0"/>
          <w:divBdr>
            <w:top w:val="none" w:sz="0" w:space="0" w:color="auto"/>
            <w:left w:val="none" w:sz="0" w:space="0" w:color="auto"/>
            <w:bottom w:val="none" w:sz="0" w:space="0" w:color="auto"/>
            <w:right w:val="none" w:sz="0" w:space="0" w:color="auto"/>
          </w:divBdr>
        </w:div>
        <w:div w:id="658313540">
          <w:marLeft w:val="480"/>
          <w:marRight w:val="0"/>
          <w:marTop w:val="0"/>
          <w:marBottom w:val="0"/>
          <w:divBdr>
            <w:top w:val="none" w:sz="0" w:space="0" w:color="auto"/>
            <w:left w:val="none" w:sz="0" w:space="0" w:color="auto"/>
            <w:bottom w:val="none" w:sz="0" w:space="0" w:color="auto"/>
            <w:right w:val="none" w:sz="0" w:space="0" w:color="auto"/>
          </w:divBdr>
        </w:div>
        <w:div w:id="661855508">
          <w:marLeft w:val="480"/>
          <w:marRight w:val="0"/>
          <w:marTop w:val="0"/>
          <w:marBottom w:val="0"/>
          <w:divBdr>
            <w:top w:val="none" w:sz="0" w:space="0" w:color="auto"/>
            <w:left w:val="none" w:sz="0" w:space="0" w:color="auto"/>
            <w:bottom w:val="none" w:sz="0" w:space="0" w:color="auto"/>
            <w:right w:val="none" w:sz="0" w:space="0" w:color="auto"/>
          </w:divBdr>
        </w:div>
        <w:div w:id="685210683">
          <w:marLeft w:val="480"/>
          <w:marRight w:val="0"/>
          <w:marTop w:val="0"/>
          <w:marBottom w:val="0"/>
          <w:divBdr>
            <w:top w:val="none" w:sz="0" w:space="0" w:color="auto"/>
            <w:left w:val="none" w:sz="0" w:space="0" w:color="auto"/>
            <w:bottom w:val="none" w:sz="0" w:space="0" w:color="auto"/>
            <w:right w:val="none" w:sz="0" w:space="0" w:color="auto"/>
          </w:divBdr>
        </w:div>
        <w:div w:id="771779572">
          <w:marLeft w:val="480"/>
          <w:marRight w:val="0"/>
          <w:marTop w:val="0"/>
          <w:marBottom w:val="0"/>
          <w:divBdr>
            <w:top w:val="none" w:sz="0" w:space="0" w:color="auto"/>
            <w:left w:val="none" w:sz="0" w:space="0" w:color="auto"/>
            <w:bottom w:val="none" w:sz="0" w:space="0" w:color="auto"/>
            <w:right w:val="none" w:sz="0" w:space="0" w:color="auto"/>
          </w:divBdr>
        </w:div>
        <w:div w:id="798306076">
          <w:marLeft w:val="480"/>
          <w:marRight w:val="0"/>
          <w:marTop w:val="0"/>
          <w:marBottom w:val="0"/>
          <w:divBdr>
            <w:top w:val="none" w:sz="0" w:space="0" w:color="auto"/>
            <w:left w:val="none" w:sz="0" w:space="0" w:color="auto"/>
            <w:bottom w:val="none" w:sz="0" w:space="0" w:color="auto"/>
            <w:right w:val="none" w:sz="0" w:space="0" w:color="auto"/>
          </w:divBdr>
        </w:div>
        <w:div w:id="803161721">
          <w:marLeft w:val="480"/>
          <w:marRight w:val="0"/>
          <w:marTop w:val="0"/>
          <w:marBottom w:val="0"/>
          <w:divBdr>
            <w:top w:val="none" w:sz="0" w:space="0" w:color="auto"/>
            <w:left w:val="none" w:sz="0" w:space="0" w:color="auto"/>
            <w:bottom w:val="none" w:sz="0" w:space="0" w:color="auto"/>
            <w:right w:val="none" w:sz="0" w:space="0" w:color="auto"/>
          </w:divBdr>
        </w:div>
        <w:div w:id="943463483">
          <w:marLeft w:val="480"/>
          <w:marRight w:val="0"/>
          <w:marTop w:val="0"/>
          <w:marBottom w:val="0"/>
          <w:divBdr>
            <w:top w:val="none" w:sz="0" w:space="0" w:color="auto"/>
            <w:left w:val="none" w:sz="0" w:space="0" w:color="auto"/>
            <w:bottom w:val="none" w:sz="0" w:space="0" w:color="auto"/>
            <w:right w:val="none" w:sz="0" w:space="0" w:color="auto"/>
          </w:divBdr>
        </w:div>
        <w:div w:id="953707180">
          <w:marLeft w:val="480"/>
          <w:marRight w:val="0"/>
          <w:marTop w:val="0"/>
          <w:marBottom w:val="0"/>
          <w:divBdr>
            <w:top w:val="none" w:sz="0" w:space="0" w:color="auto"/>
            <w:left w:val="none" w:sz="0" w:space="0" w:color="auto"/>
            <w:bottom w:val="none" w:sz="0" w:space="0" w:color="auto"/>
            <w:right w:val="none" w:sz="0" w:space="0" w:color="auto"/>
          </w:divBdr>
        </w:div>
        <w:div w:id="1060861380">
          <w:marLeft w:val="480"/>
          <w:marRight w:val="0"/>
          <w:marTop w:val="0"/>
          <w:marBottom w:val="0"/>
          <w:divBdr>
            <w:top w:val="none" w:sz="0" w:space="0" w:color="auto"/>
            <w:left w:val="none" w:sz="0" w:space="0" w:color="auto"/>
            <w:bottom w:val="none" w:sz="0" w:space="0" w:color="auto"/>
            <w:right w:val="none" w:sz="0" w:space="0" w:color="auto"/>
          </w:divBdr>
        </w:div>
        <w:div w:id="1132015041">
          <w:marLeft w:val="480"/>
          <w:marRight w:val="0"/>
          <w:marTop w:val="0"/>
          <w:marBottom w:val="0"/>
          <w:divBdr>
            <w:top w:val="none" w:sz="0" w:space="0" w:color="auto"/>
            <w:left w:val="none" w:sz="0" w:space="0" w:color="auto"/>
            <w:bottom w:val="none" w:sz="0" w:space="0" w:color="auto"/>
            <w:right w:val="none" w:sz="0" w:space="0" w:color="auto"/>
          </w:divBdr>
        </w:div>
        <w:div w:id="1155880319">
          <w:marLeft w:val="480"/>
          <w:marRight w:val="0"/>
          <w:marTop w:val="0"/>
          <w:marBottom w:val="0"/>
          <w:divBdr>
            <w:top w:val="none" w:sz="0" w:space="0" w:color="auto"/>
            <w:left w:val="none" w:sz="0" w:space="0" w:color="auto"/>
            <w:bottom w:val="none" w:sz="0" w:space="0" w:color="auto"/>
            <w:right w:val="none" w:sz="0" w:space="0" w:color="auto"/>
          </w:divBdr>
        </w:div>
        <w:div w:id="1184435678">
          <w:marLeft w:val="480"/>
          <w:marRight w:val="0"/>
          <w:marTop w:val="0"/>
          <w:marBottom w:val="0"/>
          <w:divBdr>
            <w:top w:val="none" w:sz="0" w:space="0" w:color="auto"/>
            <w:left w:val="none" w:sz="0" w:space="0" w:color="auto"/>
            <w:bottom w:val="none" w:sz="0" w:space="0" w:color="auto"/>
            <w:right w:val="none" w:sz="0" w:space="0" w:color="auto"/>
          </w:divBdr>
        </w:div>
        <w:div w:id="1356007071">
          <w:marLeft w:val="480"/>
          <w:marRight w:val="0"/>
          <w:marTop w:val="0"/>
          <w:marBottom w:val="0"/>
          <w:divBdr>
            <w:top w:val="none" w:sz="0" w:space="0" w:color="auto"/>
            <w:left w:val="none" w:sz="0" w:space="0" w:color="auto"/>
            <w:bottom w:val="none" w:sz="0" w:space="0" w:color="auto"/>
            <w:right w:val="none" w:sz="0" w:space="0" w:color="auto"/>
          </w:divBdr>
        </w:div>
        <w:div w:id="1379939468">
          <w:marLeft w:val="480"/>
          <w:marRight w:val="0"/>
          <w:marTop w:val="0"/>
          <w:marBottom w:val="0"/>
          <w:divBdr>
            <w:top w:val="none" w:sz="0" w:space="0" w:color="auto"/>
            <w:left w:val="none" w:sz="0" w:space="0" w:color="auto"/>
            <w:bottom w:val="none" w:sz="0" w:space="0" w:color="auto"/>
            <w:right w:val="none" w:sz="0" w:space="0" w:color="auto"/>
          </w:divBdr>
        </w:div>
        <w:div w:id="1403137594">
          <w:marLeft w:val="480"/>
          <w:marRight w:val="0"/>
          <w:marTop w:val="0"/>
          <w:marBottom w:val="0"/>
          <w:divBdr>
            <w:top w:val="none" w:sz="0" w:space="0" w:color="auto"/>
            <w:left w:val="none" w:sz="0" w:space="0" w:color="auto"/>
            <w:bottom w:val="none" w:sz="0" w:space="0" w:color="auto"/>
            <w:right w:val="none" w:sz="0" w:space="0" w:color="auto"/>
          </w:divBdr>
        </w:div>
        <w:div w:id="1445732358">
          <w:marLeft w:val="480"/>
          <w:marRight w:val="0"/>
          <w:marTop w:val="0"/>
          <w:marBottom w:val="0"/>
          <w:divBdr>
            <w:top w:val="none" w:sz="0" w:space="0" w:color="auto"/>
            <w:left w:val="none" w:sz="0" w:space="0" w:color="auto"/>
            <w:bottom w:val="none" w:sz="0" w:space="0" w:color="auto"/>
            <w:right w:val="none" w:sz="0" w:space="0" w:color="auto"/>
          </w:divBdr>
        </w:div>
        <w:div w:id="1477381935">
          <w:marLeft w:val="480"/>
          <w:marRight w:val="0"/>
          <w:marTop w:val="0"/>
          <w:marBottom w:val="0"/>
          <w:divBdr>
            <w:top w:val="none" w:sz="0" w:space="0" w:color="auto"/>
            <w:left w:val="none" w:sz="0" w:space="0" w:color="auto"/>
            <w:bottom w:val="none" w:sz="0" w:space="0" w:color="auto"/>
            <w:right w:val="none" w:sz="0" w:space="0" w:color="auto"/>
          </w:divBdr>
        </w:div>
        <w:div w:id="1482965186">
          <w:marLeft w:val="480"/>
          <w:marRight w:val="0"/>
          <w:marTop w:val="0"/>
          <w:marBottom w:val="0"/>
          <w:divBdr>
            <w:top w:val="none" w:sz="0" w:space="0" w:color="auto"/>
            <w:left w:val="none" w:sz="0" w:space="0" w:color="auto"/>
            <w:bottom w:val="none" w:sz="0" w:space="0" w:color="auto"/>
            <w:right w:val="none" w:sz="0" w:space="0" w:color="auto"/>
          </w:divBdr>
        </w:div>
        <w:div w:id="1515224610">
          <w:marLeft w:val="480"/>
          <w:marRight w:val="0"/>
          <w:marTop w:val="0"/>
          <w:marBottom w:val="0"/>
          <w:divBdr>
            <w:top w:val="none" w:sz="0" w:space="0" w:color="auto"/>
            <w:left w:val="none" w:sz="0" w:space="0" w:color="auto"/>
            <w:bottom w:val="none" w:sz="0" w:space="0" w:color="auto"/>
            <w:right w:val="none" w:sz="0" w:space="0" w:color="auto"/>
          </w:divBdr>
        </w:div>
        <w:div w:id="1531333344">
          <w:marLeft w:val="480"/>
          <w:marRight w:val="0"/>
          <w:marTop w:val="0"/>
          <w:marBottom w:val="0"/>
          <w:divBdr>
            <w:top w:val="none" w:sz="0" w:space="0" w:color="auto"/>
            <w:left w:val="none" w:sz="0" w:space="0" w:color="auto"/>
            <w:bottom w:val="none" w:sz="0" w:space="0" w:color="auto"/>
            <w:right w:val="none" w:sz="0" w:space="0" w:color="auto"/>
          </w:divBdr>
        </w:div>
        <w:div w:id="1545479634">
          <w:marLeft w:val="480"/>
          <w:marRight w:val="0"/>
          <w:marTop w:val="0"/>
          <w:marBottom w:val="0"/>
          <w:divBdr>
            <w:top w:val="none" w:sz="0" w:space="0" w:color="auto"/>
            <w:left w:val="none" w:sz="0" w:space="0" w:color="auto"/>
            <w:bottom w:val="none" w:sz="0" w:space="0" w:color="auto"/>
            <w:right w:val="none" w:sz="0" w:space="0" w:color="auto"/>
          </w:divBdr>
        </w:div>
        <w:div w:id="1607733888">
          <w:marLeft w:val="480"/>
          <w:marRight w:val="0"/>
          <w:marTop w:val="0"/>
          <w:marBottom w:val="0"/>
          <w:divBdr>
            <w:top w:val="none" w:sz="0" w:space="0" w:color="auto"/>
            <w:left w:val="none" w:sz="0" w:space="0" w:color="auto"/>
            <w:bottom w:val="none" w:sz="0" w:space="0" w:color="auto"/>
            <w:right w:val="none" w:sz="0" w:space="0" w:color="auto"/>
          </w:divBdr>
        </w:div>
        <w:div w:id="1644776650">
          <w:marLeft w:val="480"/>
          <w:marRight w:val="0"/>
          <w:marTop w:val="0"/>
          <w:marBottom w:val="0"/>
          <w:divBdr>
            <w:top w:val="none" w:sz="0" w:space="0" w:color="auto"/>
            <w:left w:val="none" w:sz="0" w:space="0" w:color="auto"/>
            <w:bottom w:val="none" w:sz="0" w:space="0" w:color="auto"/>
            <w:right w:val="none" w:sz="0" w:space="0" w:color="auto"/>
          </w:divBdr>
        </w:div>
        <w:div w:id="1667367506">
          <w:marLeft w:val="480"/>
          <w:marRight w:val="0"/>
          <w:marTop w:val="0"/>
          <w:marBottom w:val="0"/>
          <w:divBdr>
            <w:top w:val="none" w:sz="0" w:space="0" w:color="auto"/>
            <w:left w:val="none" w:sz="0" w:space="0" w:color="auto"/>
            <w:bottom w:val="none" w:sz="0" w:space="0" w:color="auto"/>
            <w:right w:val="none" w:sz="0" w:space="0" w:color="auto"/>
          </w:divBdr>
        </w:div>
        <w:div w:id="1685210563">
          <w:marLeft w:val="480"/>
          <w:marRight w:val="0"/>
          <w:marTop w:val="0"/>
          <w:marBottom w:val="0"/>
          <w:divBdr>
            <w:top w:val="none" w:sz="0" w:space="0" w:color="auto"/>
            <w:left w:val="none" w:sz="0" w:space="0" w:color="auto"/>
            <w:bottom w:val="none" w:sz="0" w:space="0" w:color="auto"/>
            <w:right w:val="none" w:sz="0" w:space="0" w:color="auto"/>
          </w:divBdr>
        </w:div>
        <w:div w:id="1708994236">
          <w:marLeft w:val="480"/>
          <w:marRight w:val="0"/>
          <w:marTop w:val="0"/>
          <w:marBottom w:val="0"/>
          <w:divBdr>
            <w:top w:val="none" w:sz="0" w:space="0" w:color="auto"/>
            <w:left w:val="none" w:sz="0" w:space="0" w:color="auto"/>
            <w:bottom w:val="none" w:sz="0" w:space="0" w:color="auto"/>
            <w:right w:val="none" w:sz="0" w:space="0" w:color="auto"/>
          </w:divBdr>
        </w:div>
        <w:div w:id="1773431008">
          <w:marLeft w:val="480"/>
          <w:marRight w:val="0"/>
          <w:marTop w:val="0"/>
          <w:marBottom w:val="0"/>
          <w:divBdr>
            <w:top w:val="none" w:sz="0" w:space="0" w:color="auto"/>
            <w:left w:val="none" w:sz="0" w:space="0" w:color="auto"/>
            <w:bottom w:val="none" w:sz="0" w:space="0" w:color="auto"/>
            <w:right w:val="none" w:sz="0" w:space="0" w:color="auto"/>
          </w:divBdr>
        </w:div>
        <w:div w:id="1784111884">
          <w:marLeft w:val="480"/>
          <w:marRight w:val="0"/>
          <w:marTop w:val="0"/>
          <w:marBottom w:val="0"/>
          <w:divBdr>
            <w:top w:val="none" w:sz="0" w:space="0" w:color="auto"/>
            <w:left w:val="none" w:sz="0" w:space="0" w:color="auto"/>
            <w:bottom w:val="none" w:sz="0" w:space="0" w:color="auto"/>
            <w:right w:val="none" w:sz="0" w:space="0" w:color="auto"/>
          </w:divBdr>
        </w:div>
        <w:div w:id="1812167710">
          <w:marLeft w:val="480"/>
          <w:marRight w:val="0"/>
          <w:marTop w:val="0"/>
          <w:marBottom w:val="0"/>
          <w:divBdr>
            <w:top w:val="none" w:sz="0" w:space="0" w:color="auto"/>
            <w:left w:val="none" w:sz="0" w:space="0" w:color="auto"/>
            <w:bottom w:val="none" w:sz="0" w:space="0" w:color="auto"/>
            <w:right w:val="none" w:sz="0" w:space="0" w:color="auto"/>
          </w:divBdr>
        </w:div>
        <w:div w:id="1827013889">
          <w:marLeft w:val="480"/>
          <w:marRight w:val="0"/>
          <w:marTop w:val="0"/>
          <w:marBottom w:val="0"/>
          <w:divBdr>
            <w:top w:val="none" w:sz="0" w:space="0" w:color="auto"/>
            <w:left w:val="none" w:sz="0" w:space="0" w:color="auto"/>
            <w:bottom w:val="none" w:sz="0" w:space="0" w:color="auto"/>
            <w:right w:val="none" w:sz="0" w:space="0" w:color="auto"/>
          </w:divBdr>
        </w:div>
        <w:div w:id="1869634845">
          <w:marLeft w:val="480"/>
          <w:marRight w:val="0"/>
          <w:marTop w:val="0"/>
          <w:marBottom w:val="0"/>
          <w:divBdr>
            <w:top w:val="none" w:sz="0" w:space="0" w:color="auto"/>
            <w:left w:val="none" w:sz="0" w:space="0" w:color="auto"/>
            <w:bottom w:val="none" w:sz="0" w:space="0" w:color="auto"/>
            <w:right w:val="none" w:sz="0" w:space="0" w:color="auto"/>
          </w:divBdr>
        </w:div>
        <w:div w:id="1909534929">
          <w:marLeft w:val="480"/>
          <w:marRight w:val="0"/>
          <w:marTop w:val="0"/>
          <w:marBottom w:val="0"/>
          <w:divBdr>
            <w:top w:val="none" w:sz="0" w:space="0" w:color="auto"/>
            <w:left w:val="none" w:sz="0" w:space="0" w:color="auto"/>
            <w:bottom w:val="none" w:sz="0" w:space="0" w:color="auto"/>
            <w:right w:val="none" w:sz="0" w:space="0" w:color="auto"/>
          </w:divBdr>
        </w:div>
        <w:div w:id="1942955536">
          <w:marLeft w:val="480"/>
          <w:marRight w:val="0"/>
          <w:marTop w:val="0"/>
          <w:marBottom w:val="0"/>
          <w:divBdr>
            <w:top w:val="none" w:sz="0" w:space="0" w:color="auto"/>
            <w:left w:val="none" w:sz="0" w:space="0" w:color="auto"/>
            <w:bottom w:val="none" w:sz="0" w:space="0" w:color="auto"/>
            <w:right w:val="none" w:sz="0" w:space="0" w:color="auto"/>
          </w:divBdr>
        </w:div>
        <w:div w:id="1945530039">
          <w:marLeft w:val="480"/>
          <w:marRight w:val="0"/>
          <w:marTop w:val="0"/>
          <w:marBottom w:val="0"/>
          <w:divBdr>
            <w:top w:val="none" w:sz="0" w:space="0" w:color="auto"/>
            <w:left w:val="none" w:sz="0" w:space="0" w:color="auto"/>
            <w:bottom w:val="none" w:sz="0" w:space="0" w:color="auto"/>
            <w:right w:val="none" w:sz="0" w:space="0" w:color="auto"/>
          </w:divBdr>
        </w:div>
        <w:div w:id="1990792298">
          <w:marLeft w:val="480"/>
          <w:marRight w:val="0"/>
          <w:marTop w:val="0"/>
          <w:marBottom w:val="0"/>
          <w:divBdr>
            <w:top w:val="none" w:sz="0" w:space="0" w:color="auto"/>
            <w:left w:val="none" w:sz="0" w:space="0" w:color="auto"/>
            <w:bottom w:val="none" w:sz="0" w:space="0" w:color="auto"/>
            <w:right w:val="none" w:sz="0" w:space="0" w:color="auto"/>
          </w:divBdr>
        </w:div>
        <w:div w:id="2094356065">
          <w:marLeft w:val="480"/>
          <w:marRight w:val="0"/>
          <w:marTop w:val="0"/>
          <w:marBottom w:val="0"/>
          <w:divBdr>
            <w:top w:val="none" w:sz="0" w:space="0" w:color="auto"/>
            <w:left w:val="none" w:sz="0" w:space="0" w:color="auto"/>
            <w:bottom w:val="none" w:sz="0" w:space="0" w:color="auto"/>
            <w:right w:val="none" w:sz="0" w:space="0" w:color="auto"/>
          </w:divBdr>
        </w:div>
        <w:div w:id="2097168671">
          <w:marLeft w:val="480"/>
          <w:marRight w:val="0"/>
          <w:marTop w:val="0"/>
          <w:marBottom w:val="0"/>
          <w:divBdr>
            <w:top w:val="none" w:sz="0" w:space="0" w:color="auto"/>
            <w:left w:val="none" w:sz="0" w:space="0" w:color="auto"/>
            <w:bottom w:val="none" w:sz="0" w:space="0" w:color="auto"/>
            <w:right w:val="none" w:sz="0" w:space="0" w:color="auto"/>
          </w:divBdr>
        </w:div>
        <w:div w:id="2113088726">
          <w:marLeft w:val="480"/>
          <w:marRight w:val="0"/>
          <w:marTop w:val="0"/>
          <w:marBottom w:val="0"/>
          <w:divBdr>
            <w:top w:val="none" w:sz="0" w:space="0" w:color="auto"/>
            <w:left w:val="none" w:sz="0" w:space="0" w:color="auto"/>
            <w:bottom w:val="none" w:sz="0" w:space="0" w:color="auto"/>
            <w:right w:val="none" w:sz="0" w:space="0" w:color="auto"/>
          </w:divBdr>
        </w:div>
        <w:div w:id="2134057666">
          <w:marLeft w:val="480"/>
          <w:marRight w:val="0"/>
          <w:marTop w:val="0"/>
          <w:marBottom w:val="0"/>
          <w:divBdr>
            <w:top w:val="none" w:sz="0" w:space="0" w:color="auto"/>
            <w:left w:val="none" w:sz="0" w:space="0" w:color="auto"/>
            <w:bottom w:val="none" w:sz="0" w:space="0" w:color="auto"/>
            <w:right w:val="none" w:sz="0" w:space="0" w:color="auto"/>
          </w:divBdr>
        </w:div>
        <w:div w:id="2142920505">
          <w:marLeft w:val="480"/>
          <w:marRight w:val="0"/>
          <w:marTop w:val="0"/>
          <w:marBottom w:val="0"/>
          <w:divBdr>
            <w:top w:val="none" w:sz="0" w:space="0" w:color="auto"/>
            <w:left w:val="none" w:sz="0" w:space="0" w:color="auto"/>
            <w:bottom w:val="none" w:sz="0" w:space="0" w:color="auto"/>
            <w:right w:val="none" w:sz="0" w:space="0" w:color="auto"/>
          </w:divBdr>
        </w:div>
      </w:divsChild>
    </w:div>
    <w:div w:id="11733708">
      <w:bodyDiv w:val="1"/>
      <w:marLeft w:val="0"/>
      <w:marRight w:val="0"/>
      <w:marTop w:val="0"/>
      <w:marBottom w:val="0"/>
      <w:divBdr>
        <w:top w:val="none" w:sz="0" w:space="0" w:color="auto"/>
        <w:left w:val="none" w:sz="0" w:space="0" w:color="auto"/>
        <w:bottom w:val="none" w:sz="0" w:space="0" w:color="auto"/>
        <w:right w:val="none" w:sz="0" w:space="0" w:color="auto"/>
      </w:divBdr>
      <w:divsChild>
        <w:div w:id="7828852">
          <w:marLeft w:val="480"/>
          <w:marRight w:val="0"/>
          <w:marTop w:val="0"/>
          <w:marBottom w:val="0"/>
          <w:divBdr>
            <w:top w:val="none" w:sz="0" w:space="0" w:color="auto"/>
            <w:left w:val="none" w:sz="0" w:space="0" w:color="auto"/>
            <w:bottom w:val="none" w:sz="0" w:space="0" w:color="auto"/>
            <w:right w:val="none" w:sz="0" w:space="0" w:color="auto"/>
          </w:divBdr>
        </w:div>
        <w:div w:id="44303368">
          <w:marLeft w:val="480"/>
          <w:marRight w:val="0"/>
          <w:marTop w:val="0"/>
          <w:marBottom w:val="0"/>
          <w:divBdr>
            <w:top w:val="none" w:sz="0" w:space="0" w:color="auto"/>
            <w:left w:val="none" w:sz="0" w:space="0" w:color="auto"/>
            <w:bottom w:val="none" w:sz="0" w:space="0" w:color="auto"/>
            <w:right w:val="none" w:sz="0" w:space="0" w:color="auto"/>
          </w:divBdr>
        </w:div>
        <w:div w:id="62801143">
          <w:marLeft w:val="480"/>
          <w:marRight w:val="0"/>
          <w:marTop w:val="0"/>
          <w:marBottom w:val="0"/>
          <w:divBdr>
            <w:top w:val="none" w:sz="0" w:space="0" w:color="auto"/>
            <w:left w:val="none" w:sz="0" w:space="0" w:color="auto"/>
            <w:bottom w:val="none" w:sz="0" w:space="0" w:color="auto"/>
            <w:right w:val="none" w:sz="0" w:space="0" w:color="auto"/>
          </w:divBdr>
        </w:div>
        <w:div w:id="74283803">
          <w:marLeft w:val="480"/>
          <w:marRight w:val="0"/>
          <w:marTop w:val="0"/>
          <w:marBottom w:val="0"/>
          <w:divBdr>
            <w:top w:val="none" w:sz="0" w:space="0" w:color="auto"/>
            <w:left w:val="none" w:sz="0" w:space="0" w:color="auto"/>
            <w:bottom w:val="none" w:sz="0" w:space="0" w:color="auto"/>
            <w:right w:val="none" w:sz="0" w:space="0" w:color="auto"/>
          </w:divBdr>
        </w:div>
        <w:div w:id="99450597">
          <w:marLeft w:val="480"/>
          <w:marRight w:val="0"/>
          <w:marTop w:val="0"/>
          <w:marBottom w:val="0"/>
          <w:divBdr>
            <w:top w:val="none" w:sz="0" w:space="0" w:color="auto"/>
            <w:left w:val="none" w:sz="0" w:space="0" w:color="auto"/>
            <w:bottom w:val="none" w:sz="0" w:space="0" w:color="auto"/>
            <w:right w:val="none" w:sz="0" w:space="0" w:color="auto"/>
          </w:divBdr>
        </w:div>
        <w:div w:id="120004270">
          <w:marLeft w:val="480"/>
          <w:marRight w:val="0"/>
          <w:marTop w:val="0"/>
          <w:marBottom w:val="0"/>
          <w:divBdr>
            <w:top w:val="none" w:sz="0" w:space="0" w:color="auto"/>
            <w:left w:val="none" w:sz="0" w:space="0" w:color="auto"/>
            <w:bottom w:val="none" w:sz="0" w:space="0" w:color="auto"/>
            <w:right w:val="none" w:sz="0" w:space="0" w:color="auto"/>
          </w:divBdr>
        </w:div>
        <w:div w:id="167983432">
          <w:marLeft w:val="480"/>
          <w:marRight w:val="0"/>
          <w:marTop w:val="0"/>
          <w:marBottom w:val="0"/>
          <w:divBdr>
            <w:top w:val="none" w:sz="0" w:space="0" w:color="auto"/>
            <w:left w:val="none" w:sz="0" w:space="0" w:color="auto"/>
            <w:bottom w:val="none" w:sz="0" w:space="0" w:color="auto"/>
            <w:right w:val="none" w:sz="0" w:space="0" w:color="auto"/>
          </w:divBdr>
        </w:div>
        <w:div w:id="195318417">
          <w:marLeft w:val="480"/>
          <w:marRight w:val="0"/>
          <w:marTop w:val="0"/>
          <w:marBottom w:val="0"/>
          <w:divBdr>
            <w:top w:val="none" w:sz="0" w:space="0" w:color="auto"/>
            <w:left w:val="none" w:sz="0" w:space="0" w:color="auto"/>
            <w:bottom w:val="none" w:sz="0" w:space="0" w:color="auto"/>
            <w:right w:val="none" w:sz="0" w:space="0" w:color="auto"/>
          </w:divBdr>
        </w:div>
        <w:div w:id="199512175">
          <w:marLeft w:val="480"/>
          <w:marRight w:val="0"/>
          <w:marTop w:val="0"/>
          <w:marBottom w:val="0"/>
          <w:divBdr>
            <w:top w:val="none" w:sz="0" w:space="0" w:color="auto"/>
            <w:left w:val="none" w:sz="0" w:space="0" w:color="auto"/>
            <w:bottom w:val="none" w:sz="0" w:space="0" w:color="auto"/>
            <w:right w:val="none" w:sz="0" w:space="0" w:color="auto"/>
          </w:divBdr>
        </w:div>
        <w:div w:id="275333933">
          <w:marLeft w:val="480"/>
          <w:marRight w:val="0"/>
          <w:marTop w:val="0"/>
          <w:marBottom w:val="0"/>
          <w:divBdr>
            <w:top w:val="none" w:sz="0" w:space="0" w:color="auto"/>
            <w:left w:val="none" w:sz="0" w:space="0" w:color="auto"/>
            <w:bottom w:val="none" w:sz="0" w:space="0" w:color="auto"/>
            <w:right w:val="none" w:sz="0" w:space="0" w:color="auto"/>
          </w:divBdr>
        </w:div>
        <w:div w:id="344746455">
          <w:marLeft w:val="480"/>
          <w:marRight w:val="0"/>
          <w:marTop w:val="0"/>
          <w:marBottom w:val="0"/>
          <w:divBdr>
            <w:top w:val="none" w:sz="0" w:space="0" w:color="auto"/>
            <w:left w:val="none" w:sz="0" w:space="0" w:color="auto"/>
            <w:bottom w:val="none" w:sz="0" w:space="0" w:color="auto"/>
            <w:right w:val="none" w:sz="0" w:space="0" w:color="auto"/>
          </w:divBdr>
        </w:div>
        <w:div w:id="359088179">
          <w:marLeft w:val="480"/>
          <w:marRight w:val="0"/>
          <w:marTop w:val="0"/>
          <w:marBottom w:val="0"/>
          <w:divBdr>
            <w:top w:val="none" w:sz="0" w:space="0" w:color="auto"/>
            <w:left w:val="none" w:sz="0" w:space="0" w:color="auto"/>
            <w:bottom w:val="none" w:sz="0" w:space="0" w:color="auto"/>
            <w:right w:val="none" w:sz="0" w:space="0" w:color="auto"/>
          </w:divBdr>
        </w:div>
        <w:div w:id="365760667">
          <w:marLeft w:val="480"/>
          <w:marRight w:val="0"/>
          <w:marTop w:val="0"/>
          <w:marBottom w:val="0"/>
          <w:divBdr>
            <w:top w:val="none" w:sz="0" w:space="0" w:color="auto"/>
            <w:left w:val="none" w:sz="0" w:space="0" w:color="auto"/>
            <w:bottom w:val="none" w:sz="0" w:space="0" w:color="auto"/>
            <w:right w:val="none" w:sz="0" w:space="0" w:color="auto"/>
          </w:divBdr>
        </w:div>
        <w:div w:id="397439397">
          <w:marLeft w:val="480"/>
          <w:marRight w:val="0"/>
          <w:marTop w:val="0"/>
          <w:marBottom w:val="0"/>
          <w:divBdr>
            <w:top w:val="none" w:sz="0" w:space="0" w:color="auto"/>
            <w:left w:val="none" w:sz="0" w:space="0" w:color="auto"/>
            <w:bottom w:val="none" w:sz="0" w:space="0" w:color="auto"/>
            <w:right w:val="none" w:sz="0" w:space="0" w:color="auto"/>
          </w:divBdr>
        </w:div>
        <w:div w:id="399714682">
          <w:marLeft w:val="480"/>
          <w:marRight w:val="0"/>
          <w:marTop w:val="0"/>
          <w:marBottom w:val="0"/>
          <w:divBdr>
            <w:top w:val="none" w:sz="0" w:space="0" w:color="auto"/>
            <w:left w:val="none" w:sz="0" w:space="0" w:color="auto"/>
            <w:bottom w:val="none" w:sz="0" w:space="0" w:color="auto"/>
            <w:right w:val="none" w:sz="0" w:space="0" w:color="auto"/>
          </w:divBdr>
        </w:div>
        <w:div w:id="399720842">
          <w:marLeft w:val="480"/>
          <w:marRight w:val="0"/>
          <w:marTop w:val="0"/>
          <w:marBottom w:val="0"/>
          <w:divBdr>
            <w:top w:val="none" w:sz="0" w:space="0" w:color="auto"/>
            <w:left w:val="none" w:sz="0" w:space="0" w:color="auto"/>
            <w:bottom w:val="none" w:sz="0" w:space="0" w:color="auto"/>
            <w:right w:val="none" w:sz="0" w:space="0" w:color="auto"/>
          </w:divBdr>
        </w:div>
        <w:div w:id="431555863">
          <w:marLeft w:val="480"/>
          <w:marRight w:val="0"/>
          <w:marTop w:val="0"/>
          <w:marBottom w:val="0"/>
          <w:divBdr>
            <w:top w:val="none" w:sz="0" w:space="0" w:color="auto"/>
            <w:left w:val="none" w:sz="0" w:space="0" w:color="auto"/>
            <w:bottom w:val="none" w:sz="0" w:space="0" w:color="auto"/>
            <w:right w:val="none" w:sz="0" w:space="0" w:color="auto"/>
          </w:divBdr>
        </w:div>
        <w:div w:id="473179548">
          <w:marLeft w:val="480"/>
          <w:marRight w:val="0"/>
          <w:marTop w:val="0"/>
          <w:marBottom w:val="0"/>
          <w:divBdr>
            <w:top w:val="none" w:sz="0" w:space="0" w:color="auto"/>
            <w:left w:val="none" w:sz="0" w:space="0" w:color="auto"/>
            <w:bottom w:val="none" w:sz="0" w:space="0" w:color="auto"/>
            <w:right w:val="none" w:sz="0" w:space="0" w:color="auto"/>
          </w:divBdr>
        </w:div>
        <w:div w:id="589850871">
          <w:marLeft w:val="480"/>
          <w:marRight w:val="0"/>
          <w:marTop w:val="0"/>
          <w:marBottom w:val="0"/>
          <w:divBdr>
            <w:top w:val="none" w:sz="0" w:space="0" w:color="auto"/>
            <w:left w:val="none" w:sz="0" w:space="0" w:color="auto"/>
            <w:bottom w:val="none" w:sz="0" w:space="0" w:color="auto"/>
            <w:right w:val="none" w:sz="0" w:space="0" w:color="auto"/>
          </w:divBdr>
        </w:div>
        <w:div w:id="597372360">
          <w:marLeft w:val="480"/>
          <w:marRight w:val="0"/>
          <w:marTop w:val="0"/>
          <w:marBottom w:val="0"/>
          <w:divBdr>
            <w:top w:val="none" w:sz="0" w:space="0" w:color="auto"/>
            <w:left w:val="none" w:sz="0" w:space="0" w:color="auto"/>
            <w:bottom w:val="none" w:sz="0" w:space="0" w:color="auto"/>
            <w:right w:val="none" w:sz="0" w:space="0" w:color="auto"/>
          </w:divBdr>
        </w:div>
        <w:div w:id="667441706">
          <w:marLeft w:val="480"/>
          <w:marRight w:val="0"/>
          <w:marTop w:val="0"/>
          <w:marBottom w:val="0"/>
          <w:divBdr>
            <w:top w:val="none" w:sz="0" w:space="0" w:color="auto"/>
            <w:left w:val="none" w:sz="0" w:space="0" w:color="auto"/>
            <w:bottom w:val="none" w:sz="0" w:space="0" w:color="auto"/>
            <w:right w:val="none" w:sz="0" w:space="0" w:color="auto"/>
          </w:divBdr>
        </w:div>
        <w:div w:id="704789980">
          <w:marLeft w:val="480"/>
          <w:marRight w:val="0"/>
          <w:marTop w:val="0"/>
          <w:marBottom w:val="0"/>
          <w:divBdr>
            <w:top w:val="none" w:sz="0" w:space="0" w:color="auto"/>
            <w:left w:val="none" w:sz="0" w:space="0" w:color="auto"/>
            <w:bottom w:val="none" w:sz="0" w:space="0" w:color="auto"/>
            <w:right w:val="none" w:sz="0" w:space="0" w:color="auto"/>
          </w:divBdr>
        </w:div>
        <w:div w:id="708189723">
          <w:marLeft w:val="480"/>
          <w:marRight w:val="0"/>
          <w:marTop w:val="0"/>
          <w:marBottom w:val="0"/>
          <w:divBdr>
            <w:top w:val="none" w:sz="0" w:space="0" w:color="auto"/>
            <w:left w:val="none" w:sz="0" w:space="0" w:color="auto"/>
            <w:bottom w:val="none" w:sz="0" w:space="0" w:color="auto"/>
            <w:right w:val="none" w:sz="0" w:space="0" w:color="auto"/>
          </w:divBdr>
        </w:div>
        <w:div w:id="715085457">
          <w:marLeft w:val="480"/>
          <w:marRight w:val="0"/>
          <w:marTop w:val="0"/>
          <w:marBottom w:val="0"/>
          <w:divBdr>
            <w:top w:val="none" w:sz="0" w:space="0" w:color="auto"/>
            <w:left w:val="none" w:sz="0" w:space="0" w:color="auto"/>
            <w:bottom w:val="none" w:sz="0" w:space="0" w:color="auto"/>
            <w:right w:val="none" w:sz="0" w:space="0" w:color="auto"/>
          </w:divBdr>
        </w:div>
        <w:div w:id="724766263">
          <w:marLeft w:val="480"/>
          <w:marRight w:val="0"/>
          <w:marTop w:val="0"/>
          <w:marBottom w:val="0"/>
          <w:divBdr>
            <w:top w:val="none" w:sz="0" w:space="0" w:color="auto"/>
            <w:left w:val="none" w:sz="0" w:space="0" w:color="auto"/>
            <w:bottom w:val="none" w:sz="0" w:space="0" w:color="auto"/>
            <w:right w:val="none" w:sz="0" w:space="0" w:color="auto"/>
          </w:divBdr>
        </w:div>
        <w:div w:id="734014009">
          <w:marLeft w:val="480"/>
          <w:marRight w:val="0"/>
          <w:marTop w:val="0"/>
          <w:marBottom w:val="0"/>
          <w:divBdr>
            <w:top w:val="none" w:sz="0" w:space="0" w:color="auto"/>
            <w:left w:val="none" w:sz="0" w:space="0" w:color="auto"/>
            <w:bottom w:val="none" w:sz="0" w:space="0" w:color="auto"/>
            <w:right w:val="none" w:sz="0" w:space="0" w:color="auto"/>
          </w:divBdr>
        </w:div>
        <w:div w:id="756174444">
          <w:marLeft w:val="480"/>
          <w:marRight w:val="0"/>
          <w:marTop w:val="0"/>
          <w:marBottom w:val="0"/>
          <w:divBdr>
            <w:top w:val="none" w:sz="0" w:space="0" w:color="auto"/>
            <w:left w:val="none" w:sz="0" w:space="0" w:color="auto"/>
            <w:bottom w:val="none" w:sz="0" w:space="0" w:color="auto"/>
            <w:right w:val="none" w:sz="0" w:space="0" w:color="auto"/>
          </w:divBdr>
        </w:div>
        <w:div w:id="813258498">
          <w:marLeft w:val="480"/>
          <w:marRight w:val="0"/>
          <w:marTop w:val="0"/>
          <w:marBottom w:val="0"/>
          <w:divBdr>
            <w:top w:val="none" w:sz="0" w:space="0" w:color="auto"/>
            <w:left w:val="none" w:sz="0" w:space="0" w:color="auto"/>
            <w:bottom w:val="none" w:sz="0" w:space="0" w:color="auto"/>
            <w:right w:val="none" w:sz="0" w:space="0" w:color="auto"/>
          </w:divBdr>
        </w:div>
        <w:div w:id="823400952">
          <w:marLeft w:val="480"/>
          <w:marRight w:val="0"/>
          <w:marTop w:val="0"/>
          <w:marBottom w:val="0"/>
          <w:divBdr>
            <w:top w:val="none" w:sz="0" w:space="0" w:color="auto"/>
            <w:left w:val="none" w:sz="0" w:space="0" w:color="auto"/>
            <w:bottom w:val="none" w:sz="0" w:space="0" w:color="auto"/>
            <w:right w:val="none" w:sz="0" w:space="0" w:color="auto"/>
          </w:divBdr>
        </w:div>
        <w:div w:id="857155896">
          <w:marLeft w:val="480"/>
          <w:marRight w:val="0"/>
          <w:marTop w:val="0"/>
          <w:marBottom w:val="0"/>
          <w:divBdr>
            <w:top w:val="none" w:sz="0" w:space="0" w:color="auto"/>
            <w:left w:val="none" w:sz="0" w:space="0" w:color="auto"/>
            <w:bottom w:val="none" w:sz="0" w:space="0" w:color="auto"/>
            <w:right w:val="none" w:sz="0" w:space="0" w:color="auto"/>
          </w:divBdr>
        </w:div>
        <w:div w:id="966929415">
          <w:marLeft w:val="480"/>
          <w:marRight w:val="0"/>
          <w:marTop w:val="0"/>
          <w:marBottom w:val="0"/>
          <w:divBdr>
            <w:top w:val="none" w:sz="0" w:space="0" w:color="auto"/>
            <w:left w:val="none" w:sz="0" w:space="0" w:color="auto"/>
            <w:bottom w:val="none" w:sz="0" w:space="0" w:color="auto"/>
            <w:right w:val="none" w:sz="0" w:space="0" w:color="auto"/>
          </w:divBdr>
        </w:div>
        <w:div w:id="977415401">
          <w:marLeft w:val="480"/>
          <w:marRight w:val="0"/>
          <w:marTop w:val="0"/>
          <w:marBottom w:val="0"/>
          <w:divBdr>
            <w:top w:val="none" w:sz="0" w:space="0" w:color="auto"/>
            <w:left w:val="none" w:sz="0" w:space="0" w:color="auto"/>
            <w:bottom w:val="none" w:sz="0" w:space="0" w:color="auto"/>
            <w:right w:val="none" w:sz="0" w:space="0" w:color="auto"/>
          </w:divBdr>
        </w:div>
        <w:div w:id="977417021">
          <w:marLeft w:val="480"/>
          <w:marRight w:val="0"/>
          <w:marTop w:val="0"/>
          <w:marBottom w:val="0"/>
          <w:divBdr>
            <w:top w:val="none" w:sz="0" w:space="0" w:color="auto"/>
            <w:left w:val="none" w:sz="0" w:space="0" w:color="auto"/>
            <w:bottom w:val="none" w:sz="0" w:space="0" w:color="auto"/>
            <w:right w:val="none" w:sz="0" w:space="0" w:color="auto"/>
          </w:divBdr>
        </w:div>
        <w:div w:id="996961069">
          <w:marLeft w:val="480"/>
          <w:marRight w:val="0"/>
          <w:marTop w:val="0"/>
          <w:marBottom w:val="0"/>
          <w:divBdr>
            <w:top w:val="none" w:sz="0" w:space="0" w:color="auto"/>
            <w:left w:val="none" w:sz="0" w:space="0" w:color="auto"/>
            <w:bottom w:val="none" w:sz="0" w:space="0" w:color="auto"/>
            <w:right w:val="none" w:sz="0" w:space="0" w:color="auto"/>
          </w:divBdr>
        </w:div>
        <w:div w:id="1026523036">
          <w:marLeft w:val="480"/>
          <w:marRight w:val="0"/>
          <w:marTop w:val="0"/>
          <w:marBottom w:val="0"/>
          <w:divBdr>
            <w:top w:val="none" w:sz="0" w:space="0" w:color="auto"/>
            <w:left w:val="none" w:sz="0" w:space="0" w:color="auto"/>
            <w:bottom w:val="none" w:sz="0" w:space="0" w:color="auto"/>
            <w:right w:val="none" w:sz="0" w:space="0" w:color="auto"/>
          </w:divBdr>
        </w:div>
        <w:div w:id="1044670869">
          <w:marLeft w:val="480"/>
          <w:marRight w:val="0"/>
          <w:marTop w:val="0"/>
          <w:marBottom w:val="0"/>
          <w:divBdr>
            <w:top w:val="none" w:sz="0" w:space="0" w:color="auto"/>
            <w:left w:val="none" w:sz="0" w:space="0" w:color="auto"/>
            <w:bottom w:val="none" w:sz="0" w:space="0" w:color="auto"/>
            <w:right w:val="none" w:sz="0" w:space="0" w:color="auto"/>
          </w:divBdr>
        </w:div>
        <w:div w:id="1090079407">
          <w:marLeft w:val="480"/>
          <w:marRight w:val="0"/>
          <w:marTop w:val="0"/>
          <w:marBottom w:val="0"/>
          <w:divBdr>
            <w:top w:val="none" w:sz="0" w:space="0" w:color="auto"/>
            <w:left w:val="none" w:sz="0" w:space="0" w:color="auto"/>
            <w:bottom w:val="none" w:sz="0" w:space="0" w:color="auto"/>
            <w:right w:val="none" w:sz="0" w:space="0" w:color="auto"/>
          </w:divBdr>
        </w:div>
        <w:div w:id="1126657898">
          <w:marLeft w:val="480"/>
          <w:marRight w:val="0"/>
          <w:marTop w:val="0"/>
          <w:marBottom w:val="0"/>
          <w:divBdr>
            <w:top w:val="none" w:sz="0" w:space="0" w:color="auto"/>
            <w:left w:val="none" w:sz="0" w:space="0" w:color="auto"/>
            <w:bottom w:val="none" w:sz="0" w:space="0" w:color="auto"/>
            <w:right w:val="none" w:sz="0" w:space="0" w:color="auto"/>
          </w:divBdr>
        </w:div>
        <w:div w:id="1178538896">
          <w:marLeft w:val="480"/>
          <w:marRight w:val="0"/>
          <w:marTop w:val="0"/>
          <w:marBottom w:val="0"/>
          <w:divBdr>
            <w:top w:val="none" w:sz="0" w:space="0" w:color="auto"/>
            <w:left w:val="none" w:sz="0" w:space="0" w:color="auto"/>
            <w:bottom w:val="none" w:sz="0" w:space="0" w:color="auto"/>
            <w:right w:val="none" w:sz="0" w:space="0" w:color="auto"/>
          </w:divBdr>
        </w:div>
        <w:div w:id="1179006447">
          <w:marLeft w:val="480"/>
          <w:marRight w:val="0"/>
          <w:marTop w:val="0"/>
          <w:marBottom w:val="0"/>
          <w:divBdr>
            <w:top w:val="none" w:sz="0" w:space="0" w:color="auto"/>
            <w:left w:val="none" w:sz="0" w:space="0" w:color="auto"/>
            <w:bottom w:val="none" w:sz="0" w:space="0" w:color="auto"/>
            <w:right w:val="none" w:sz="0" w:space="0" w:color="auto"/>
          </w:divBdr>
        </w:div>
        <w:div w:id="1195581618">
          <w:marLeft w:val="480"/>
          <w:marRight w:val="0"/>
          <w:marTop w:val="0"/>
          <w:marBottom w:val="0"/>
          <w:divBdr>
            <w:top w:val="none" w:sz="0" w:space="0" w:color="auto"/>
            <w:left w:val="none" w:sz="0" w:space="0" w:color="auto"/>
            <w:bottom w:val="none" w:sz="0" w:space="0" w:color="auto"/>
            <w:right w:val="none" w:sz="0" w:space="0" w:color="auto"/>
          </w:divBdr>
        </w:div>
        <w:div w:id="1211114327">
          <w:marLeft w:val="480"/>
          <w:marRight w:val="0"/>
          <w:marTop w:val="0"/>
          <w:marBottom w:val="0"/>
          <w:divBdr>
            <w:top w:val="none" w:sz="0" w:space="0" w:color="auto"/>
            <w:left w:val="none" w:sz="0" w:space="0" w:color="auto"/>
            <w:bottom w:val="none" w:sz="0" w:space="0" w:color="auto"/>
            <w:right w:val="none" w:sz="0" w:space="0" w:color="auto"/>
          </w:divBdr>
        </w:div>
        <w:div w:id="1213813481">
          <w:marLeft w:val="480"/>
          <w:marRight w:val="0"/>
          <w:marTop w:val="0"/>
          <w:marBottom w:val="0"/>
          <w:divBdr>
            <w:top w:val="none" w:sz="0" w:space="0" w:color="auto"/>
            <w:left w:val="none" w:sz="0" w:space="0" w:color="auto"/>
            <w:bottom w:val="none" w:sz="0" w:space="0" w:color="auto"/>
            <w:right w:val="none" w:sz="0" w:space="0" w:color="auto"/>
          </w:divBdr>
        </w:div>
        <w:div w:id="1235704206">
          <w:marLeft w:val="480"/>
          <w:marRight w:val="0"/>
          <w:marTop w:val="0"/>
          <w:marBottom w:val="0"/>
          <w:divBdr>
            <w:top w:val="none" w:sz="0" w:space="0" w:color="auto"/>
            <w:left w:val="none" w:sz="0" w:space="0" w:color="auto"/>
            <w:bottom w:val="none" w:sz="0" w:space="0" w:color="auto"/>
            <w:right w:val="none" w:sz="0" w:space="0" w:color="auto"/>
          </w:divBdr>
        </w:div>
        <w:div w:id="1247105197">
          <w:marLeft w:val="480"/>
          <w:marRight w:val="0"/>
          <w:marTop w:val="0"/>
          <w:marBottom w:val="0"/>
          <w:divBdr>
            <w:top w:val="none" w:sz="0" w:space="0" w:color="auto"/>
            <w:left w:val="none" w:sz="0" w:space="0" w:color="auto"/>
            <w:bottom w:val="none" w:sz="0" w:space="0" w:color="auto"/>
            <w:right w:val="none" w:sz="0" w:space="0" w:color="auto"/>
          </w:divBdr>
        </w:div>
        <w:div w:id="1279409735">
          <w:marLeft w:val="480"/>
          <w:marRight w:val="0"/>
          <w:marTop w:val="0"/>
          <w:marBottom w:val="0"/>
          <w:divBdr>
            <w:top w:val="none" w:sz="0" w:space="0" w:color="auto"/>
            <w:left w:val="none" w:sz="0" w:space="0" w:color="auto"/>
            <w:bottom w:val="none" w:sz="0" w:space="0" w:color="auto"/>
            <w:right w:val="none" w:sz="0" w:space="0" w:color="auto"/>
          </w:divBdr>
        </w:div>
        <w:div w:id="1283154196">
          <w:marLeft w:val="480"/>
          <w:marRight w:val="0"/>
          <w:marTop w:val="0"/>
          <w:marBottom w:val="0"/>
          <w:divBdr>
            <w:top w:val="none" w:sz="0" w:space="0" w:color="auto"/>
            <w:left w:val="none" w:sz="0" w:space="0" w:color="auto"/>
            <w:bottom w:val="none" w:sz="0" w:space="0" w:color="auto"/>
            <w:right w:val="none" w:sz="0" w:space="0" w:color="auto"/>
          </w:divBdr>
        </w:div>
        <w:div w:id="1335643231">
          <w:marLeft w:val="480"/>
          <w:marRight w:val="0"/>
          <w:marTop w:val="0"/>
          <w:marBottom w:val="0"/>
          <w:divBdr>
            <w:top w:val="none" w:sz="0" w:space="0" w:color="auto"/>
            <w:left w:val="none" w:sz="0" w:space="0" w:color="auto"/>
            <w:bottom w:val="none" w:sz="0" w:space="0" w:color="auto"/>
            <w:right w:val="none" w:sz="0" w:space="0" w:color="auto"/>
          </w:divBdr>
        </w:div>
        <w:div w:id="1410813519">
          <w:marLeft w:val="480"/>
          <w:marRight w:val="0"/>
          <w:marTop w:val="0"/>
          <w:marBottom w:val="0"/>
          <w:divBdr>
            <w:top w:val="none" w:sz="0" w:space="0" w:color="auto"/>
            <w:left w:val="none" w:sz="0" w:space="0" w:color="auto"/>
            <w:bottom w:val="none" w:sz="0" w:space="0" w:color="auto"/>
            <w:right w:val="none" w:sz="0" w:space="0" w:color="auto"/>
          </w:divBdr>
        </w:div>
        <w:div w:id="1417283787">
          <w:marLeft w:val="480"/>
          <w:marRight w:val="0"/>
          <w:marTop w:val="0"/>
          <w:marBottom w:val="0"/>
          <w:divBdr>
            <w:top w:val="none" w:sz="0" w:space="0" w:color="auto"/>
            <w:left w:val="none" w:sz="0" w:space="0" w:color="auto"/>
            <w:bottom w:val="none" w:sz="0" w:space="0" w:color="auto"/>
            <w:right w:val="none" w:sz="0" w:space="0" w:color="auto"/>
          </w:divBdr>
        </w:div>
        <w:div w:id="1444837558">
          <w:marLeft w:val="480"/>
          <w:marRight w:val="0"/>
          <w:marTop w:val="0"/>
          <w:marBottom w:val="0"/>
          <w:divBdr>
            <w:top w:val="none" w:sz="0" w:space="0" w:color="auto"/>
            <w:left w:val="none" w:sz="0" w:space="0" w:color="auto"/>
            <w:bottom w:val="none" w:sz="0" w:space="0" w:color="auto"/>
            <w:right w:val="none" w:sz="0" w:space="0" w:color="auto"/>
          </w:divBdr>
        </w:div>
        <w:div w:id="1462960985">
          <w:marLeft w:val="480"/>
          <w:marRight w:val="0"/>
          <w:marTop w:val="0"/>
          <w:marBottom w:val="0"/>
          <w:divBdr>
            <w:top w:val="none" w:sz="0" w:space="0" w:color="auto"/>
            <w:left w:val="none" w:sz="0" w:space="0" w:color="auto"/>
            <w:bottom w:val="none" w:sz="0" w:space="0" w:color="auto"/>
            <w:right w:val="none" w:sz="0" w:space="0" w:color="auto"/>
          </w:divBdr>
        </w:div>
        <w:div w:id="1472669884">
          <w:marLeft w:val="480"/>
          <w:marRight w:val="0"/>
          <w:marTop w:val="0"/>
          <w:marBottom w:val="0"/>
          <w:divBdr>
            <w:top w:val="none" w:sz="0" w:space="0" w:color="auto"/>
            <w:left w:val="none" w:sz="0" w:space="0" w:color="auto"/>
            <w:bottom w:val="none" w:sz="0" w:space="0" w:color="auto"/>
            <w:right w:val="none" w:sz="0" w:space="0" w:color="auto"/>
          </w:divBdr>
        </w:div>
        <w:div w:id="1539051748">
          <w:marLeft w:val="480"/>
          <w:marRight w:val="0"/>
          <w:marTop w:val="0"/>
          <w:marBottom w:val="0"/>
          <w:divBdr>
            <w:top w:val="none" w:sz="0" w:space="0" w:color="auto"/>
            <w:left w:val="none" w:sz="0" w:space="0" w:color="auto"/>
            <w:bottom w:val="none" w:sz="0" w:space="0" w:color="auto"/>
            <w:right w:val="none" w:sz="0" w:space="0" w:color="auto"/>
          </w:divBdr>
        </w:div>
        <w:div w:id="1577737527">
          <w:marLeft w:val="480"/>
          <w:marRight w:val="0"/>
          <w:marTop w:val="0"/>
          <w:marBottom w:val="0"/>
          <w:divBdr>
            <w:top w:val="none" w:sz="0" w:space="0" w:color="auto"/>
            <w:left w:val="none" w:sz="0" w:space="0" w:color="auto"/>
            <w:bottom w:val="none" w:sz="0" w:space="0" w:color="auto"/>
            <w:right w:val="none" w:sz="0" w:space="0" w:color="auto"/>
          </w:divBdr>
        </w:div>
        <w:div w:id="1610041446">
          <w:marLeft w:val="480"/>
          <w:marRight w:val="0"/>
          <w:marTop w:val="0"/>
          <w:marBottom w:val="0"/>
          <w:divBdr>
            <w:top w:val="none" w:sz="0" w:space="0" w:color="auto"/>
            <w:left w:val="none" w:sz="0" w:space="0" w:color="auto"/>
            <w:bottom w:val="none" w:sz="0" w:space="0" w:color="auto"/>
            <w:right w:val="none" w:sz="0" w:space="0" w:color="auto"/>
          </w:divBdr>
        </w:div>
        <w:div w:id="1622032105">
          <w:marLeft w:val="480"/>
          <w:marRight w:val="0"/>
          <w:marTop w:val="0"/>
          <w:marBottom w:val="0"/>
          <w:divBdr>
            <w:top w:val="none" w:sz="0" w:space="0" w:color="auto"/>
            <w:left w:val="none" w:sz="0" w:space="0" w:color="auto"/>
            <w:bottom w:val="none" w:sz="0" w:space="0" w:color="auto"/>
            <w:right w:val="none" w:sz="0" w:space="0" w:color="auto"/>
          </w:divBdr>
        </w:div>
        <w:div w:id="1657681513">
          <w:marLeft w:val="480"/>
          <w:marRight w:val="0"/>
          <w:marTop w:val="0"/>
          <w:marBottom w:val="0"/>
          <w:divBdr>
            <w:top w:val="none" w:sz="0" w:space="0" w:color="auto"/>
            <w:left w:val="none" w:sz="0" w:space="0" w:color="auto"/>
            <w:bottom w:val="none" w:sz="0" w:space="0" w:color="auto"/>
            <w:right w:val="none" w:sz="0" w:space="0" w:color="auto"/>
          </w:divBdr>
        </w:div>
        <w:div w:id="1660844375">
          <w:marLeft w:val="480"/>
          <w:marRight w:val="0"/>
          <w:marTop w:val="0"/>
          <w:marBottom w:val="0"/>
          <w:divBdr>
            <w:top w:val="none" w:sz="0" w:space="0" w:color="auto"/>
            <w:left w:val="none" w:sz="0" w:space="0" w:color="auto"/>
            <w:bottom w:val="none" w:sz="0" w:space="0" w:color="auto"/>
            <w:right w:val="none" w:sz="0" w:space="0" w:color="auto"/>
          </w:divBdr>
        </w:div>
        <w:div w:id="1678070512">
          <w:marLeft w:val="480"/>
          <w:marRight w:val="0"/>
          <w:marTop w:val="0"/>
          <w:marBottom w:val="0"/>
          <w:divBdr>
            <w:top w:val="none" w:sz="0" w:space="0" w:color="auto"/>
            <w:left w:val="none" w:sz="0" w:space="0" w:color="auto"/>
            <w:bottom w:val="none" w:sz="0" w:space="0" w:color="auto"/>
            <w:right w:val="none" w:sz="0" w:space="0" w:color="auto"/>
          </w:divBdr>
        </w:div>
        <w:div w:id="1690644027">
          <w:marLeft w:val="480"/>
          <w:marRight w:val="0"/>
          <w:marTop w:val="0"/>
          <w:marBottom w:val="0"/>
          <w:divBdr>
            <w:top w:val="none" w:sz="0" w:space="0" w:color="auto"/>
            <w:left w:val="none" w:sz="0" w:space="0" w:color="auto"/>
            <w:bottom w:val="none" w:sz="0" w:space="0" w:color="auto"/>
            <w:right w:val="none" w:sz="0" w:space="0" w:color="auto"/>
          </w:divBdr>
        </w:div>
        <w:div w:id="1755122059">
          <w:marLeft w:val="480"/>
          <w:marRight w:val="0"/>
          <w:marTop w:val="0"/>
          <w:marBottom w:val="0"/>
          <w:divBdr>
            <w:top w:val="none" w:sz="0" w:space="0" w:color="auto"/>
            <w:left w:val="none" w:sz="0" w:space="0" w:color="auto"/>
            <w:bottom w:val="none" w:sz="0" w:space="0" w:color="auto"/>
            <w:right w:val="none" w:sz="0" w:space="0" w:color="auto"/>
          </w:divBdr>
        </w:div>
        <w:div w:id="1771198849">
          <w:marLeft w:val="480"/>
          <w:marRight w:val="0"/>
          <w:marTop w:val="0"/>
          <w:marBottom w:val="0"/>
          <w:divBdr>
            <w:top w:val="none" w:sz="0" w:space="0" w:color="auto"/>
            <w:left w:val="none" w:sz="0" w:space="0" w:color="auto"/>
            <w:bottom w:val="none" w:sz="0" w:space="0" w:color="auto"/>
            <w:right w:val="none" w:sz="0" w:space="0" w:color="auto"/>
          </w:divBdr>
        </w:div>
        <w:div w:id="1866211510">
          <w:marLeft w:val="480"/>
          <w:marRight w:val="0"/>
          <w:marTop w:val="0"/>
          <w:marBottom w:val="0"/>
          <w:divBdr>
            <w:top w:val="none" w:sz="0" w:space="0" w:color="auto"/>
            <w:left w:val="none" w:sz="0" w:space="0" w:color="auto"/>
            <w:bottom w:val="none" w:sz="0" w:space="0" w:color="auto"/>
            <w:right w:val="none" w:sz="0" w:space="0" w:color="auto"/>
          </w:divBdr>
        </w:div>
        <w:div w:id="1882551114">
          <w:marLeft w:val="480"/>
          <w:marRight w:val="0"/>
          <w:marTop w:val="0"/>
          <w:marBottom w:val="0"/>
          <w:divBdr>
            <w:top w:val="none" w:sz="0" w:space="0" w:color="auto"/>
            <w:left w:val="none" w:sz="0" w:space="0" w:color="auto"/>
            <w:bottom w:val="none" w:sz="0" w:space="0" w:color="auto"/>
            <w:right w:val="none" w:sz="0" w:space="0" w:color="auto"/>
          </w:divBdr>
        </w:div>
        <w:div w:id="1932815554">
          <w:marLeft w:val="480"/>
          <w:marRight w:val="0"/>
          <w:marTop w:val="0"/>
          <w:marBottom w:val="0"/>
          <w:divBdr>
            <w:top w:val="none" w:sz="0" w:space="0" w:color="auto"/>
            <w:left w:val="none" w:sz="0" w:space="0" w:color="auto"/>
            <w:bottom w:val="none" w:sz="0" w:space="0" w:color="auto"/>
            <w:right w:val="none" w:sz="0" w:space="0" w:color="auto"/>
          </w:divBdr>
        </w:div>
        <w:div w:id="1933657309">
          <w:marLeft w:val="480"/>
          <w:marRight w:val="0"/>
          <w:marTop w:val="0"/>
          <w:marBottom w:val="0"/>
          <w:divBdr>
            <w:top w:val="none" w:sz="0" w:space="0" w:color="auto"/>
            <w:left w:val="none" w:sz="0" w:space="0" w:color="auto"/>
            <w:bottom w:val="none" w:sz="0" w:space="0" w:color="auto"/>
            <w:right w:val="none" w:sz="0" w:space="0" w:color="auto"/>
          </w:divBdr>
        </w:div>
        <w:div w:id="2113934406">
          <w:marLeft w:val="480"/>
          <w:marRight w:val="0"/>
          <w:marTop w:val="0"/>
          <w:marBottom w:val="0"/>
          <w:divBdr>
            <w:top w:val="none" w:sz="0" w:space="0" w:color="auto"/>
            <w:left w:val="none" w:sz="0" w:space="0" w:color="auto"/>
            <w:bottom w:val="none" w:sz="0" w:space="0" w:color="auto"/>
            <w:right w:val="none" w:sz="0" w:space="0" w:color="auto"/>
          </w:divBdr>
        </w:div>
        <w:div w:id="2140685555">
          <w:marLeft w:val="480"/>
          <w:marRight w:val="0"/>
          <w:marTop w:val="0"/>
          <w:marBottom w:val="0"/>
          <w:divBdr>
            <w:top w:val="none" w:sz="0" w:space="0" w:color="auto"/>
            <w:left w:val="none" w:sz="0" w:space="0" w:color="auto"/>
            <w:bottom w:val="none" w:sz="0" w:space="0" w:color="auto"/>
            <w:right w:val="none" w:sz="0" w:space="0" w:color="auto"/>
          </w:divBdr>
        </w:div>
        <w:div w:id="2144539663">
          <w:marLeft w:val="480"/>
          <w:marRight w:val="0"/>
          <w:marTop w:val="0"/>
          <w:marBottom w:val="0"/>
          <w:divBdr>
            <w:top w:val="none" w:sz="0" w:space="0" w:color="auto"/>
            <w:left w:val="none" w:sz="0" w:space="0" w:color="auto"/>
            <w:bottom w:val="none" w:sz="0" w:space="0" w:color="auto"/>
            <w:right w:val="none" w:sz="0" w:space="0" w:color="auto"/>
          </w:divBdr>
        </w:div>
      </w:divsChild>
    </w:div>
    <w:div w:id="15010542">
      <w:bodyDiv w:val="1"/>
      <w:marLeft w:val="0"/>
      <w:marRight w:val="0"/>
      <w:marTop w:val="0"/>
      <w:marBottom w:val="0"/>
      <w:divBdr>
        <w:top w:val="none" w:sz="0" w:space="0" w:color="auto"/>
        <w:left w:val="none" w:sz="0" w:space="0" w:color="auto"/>
        <w:bottom w:val="none" w:sz="0" w:space="0" w:color="auto"/>
        <w:right w:val="none" w:sz="0" w:space="0" w:color="auto"/>
      </w:divBdr>
      <w:divsChild>
        <w:div w:id="7217369">
          <w:marLeft w:val="480"/>
          <w:marRight w:val="0"/>
          <w:marTop w:val="0"/>
          <w:marBottom w:val="0"/>
          <w:divBdr>
            <w:top w:val="none" w:sz="0" w:space="0" w:color="auto"/>
            <w:left w:val="none" w:sz="0" w:space="0" w:color="auto"/>
            <w:bottom w:val="none" w:sz="0" w:space="0" w:color="auto"/>
            <w:right w:val="none" w:sz="0" w:space="0" w:color="auto"/>
          </w:divBdr>
        </w:div>
        <w:div w:id="31002919">
          <w:marLeft w:val="480"/>
          <w:marRight w:val="0"/>
          <w:marTop w:val="0"/>
          <w:marBottom w:val="0"/>
          <w:divBdr>
            <w:top w:val="none" w:sz="0" w:space="0" w:color="auto"/>
            <w:left w:val="none" w:sz="0" w:space="0" w:color="auto"/>
            <w:bottom w:val="none" w:sz="0" w:space="0" w:color="auto"/>
            <w:right w:val="none" w:sz="0" w:space="0" w:color="auto"/>
          </w:divBdr>
        </w:div>
        <w:div w:id="33771230">
          <w:marLeft w:val="480"/>
          <w:marRight w:val="0"/>
          <w:marTop w:val="0"/>
          <w:marBottom w:val="0"/>
          <w:divBdr>
            <w:top w:val="none" w:sz="0" w:space="0" w:color="auto"/>
            <w:left w:val="none" w:sz="0" w:space="0" w:color="auto"/>
            <w:bottom w:val="none" w:sz="0" w:space="0" w:color="auto"/>
            <w:right w:val="none" w:sz="0" w:space="0" w:color="auto"/>
          </w:divBdr>
        </w:div>
        <w:div w:id="67266893">
          <w:marLeft w:val="480"/>
          <w:marRight w:val="0"/>
          <w:marTop w:val="0"/>
          <w:marBottom w:val="0"/>
          <w:divBdr>
            <w:top w:val="none" w:sz="0" w:space="0" w:color="auto"/>
            <w:left w:val="none" w:sz="0" w:space="0" w:color="auto"/>
            <w:bottom w:val="none" w:sz="0" w:space="0" w:color="auto"/>
            <w:right w:val="none" w:sz="0" w:space="0" w:color="auto"/>
          </w:divBdr>
        </w:div>
        <w:div w:id="109009141">
          <w:marLeft w:val="480"/>
          <w:marRight w:val="0"/>
          <w:marTop w:val="0"/>
          <w:marBottom w:val="0"/>
          <w:divBdr>
            <w:top w:val="none" w:sz="0" w:space="0" w:color="auto"/>
            <w:left w:val="none" w:sz="0" w:space="0" w:color="auto"/>
            <w:bottom w:val="none" w:sz="0" w:space="0" w:color="auto"/>
            <w:right w:val="none" w:sz="0" w:space="0" w:color="auto"/>
          </w:divBdr>
        </w:div>
        <w:div w:id="135069815">
          <w:marLeft w:val="480"/>
          <w:marRight w:val="0"/>
          <w:marTop w:val="0"/>
          <w:marBottom w:val="0"/>
          <w:divBdr>
            <w:top w:val="none" w:sz="0" w:space="0" w:color="auto"/>
            <w:left w:val="none" w:sz="0" w:space="0" w:color="auto"/>
            <w:bottom w:val="none" w:sz="0" w:space="0" w:color="auto"/>
            <w:right w:val="none" w:sz="0" w:space="0" w:color="auto"/>
          </w:divBdr>
        </w:div>
        <w:div w:id="205487208">
          <w:marLeft w:val="480"/>
          <w:marRight w:val="0"/>
          <w:marTop w:val="0"/>
          <w:marBottom w:val="0"/>
          <w:divBdr>
            <w:top w:val="none" w:sz="0" w:space="0" w:color="auto"/>
            <w:left w:val="none" w:sz="0" w:space="0" w:color="auto"/>
            <w:bottom w:val="none" w:sz="0" w:space="0" w:color="auto"/>
            <w:right w:val="none" w:sz="0" w:space="0" w:color="auto"/>
          </w:divBdr>
        </w:div>
        <w:div w:id="220290006">
          <w:marLeft w:val="480"/>
          <w:marRight w:val="0"/>
          <w:marTop w:val="0"/>
          <w:marBottom w:val="0"/>
          <w:divBdr>
            <w:top w:val="none" w:sz="0" w:space="0" w:color="auto"/>
            <w:left w:val="none" w:sz="0" w:space="0" w:color="auto"/>
            <w:bottom w:val="none" w:sz="0" w:space="0" w:color="auto"/>
            <w:right w:val="none" w:sz="0" w:space="0" w:color="auto"/>
          </w:divBdr>
        </w:div>
        <w:div w:id="267855237">
          <w:marLeft w:val="480"/>
          <w:marRight w:val="0"/>
          <w:marTop w:val="0"/>
          <w:marBottom w:val="0"/>
          <w:divBdr>
            <w:top w:val="none" w:sz="0" w:space="0" w:color="auto"/>
            <w:left w:val="none" w:sz="0" w:space="0" w:color="auto"/>
            <w:bottom w:val="none" w:sz="0" w:space="0" w:color="auto"/>
            <w:right w:val="none" w:sz="0" w:space="0" w:color="auto"/>
          </w:divBdr>
        </w:div>
        <w:div w:id="299652800">
          <w:marLeft w:val="480"/>
          <w:marRight w:val="0"/>
          <w:marTop w:val="0"/>
          <w:marBottom w:val="0"/>
          <w:divBdr>
            <w:top w:val="none" w:sz="0" w:space="0" w:color="auto"/>
            <w:left w:val="none" w:sz="0" w:space="0" w:color="auto"/>
            <w:bottom w:val="none" w:sz="0" w:space="0" w:color="auto"/>
            <w:right w:val="none" w:sz="0" w:space="0" w:color="auto"/>
          </w:divBdr>
        </w:div>
        <w:div w:id="306713635">
          <w:marLeft w:val="480"/>
          <w:marRight w:val="0"/>
          <w:marTop w:val="0"/>
          <w:marBottom w:val="0"/>
          <w:divBdr>
            <w:top w:val="none" w:sz="0" w:space="0" w:color="auto"/>
            <w:left w:val="none" w:sz="0" w:space="0" w:color="auto"/>
            <w:bottom w:val="none" w:sz="0" w:space="0" w:color="auto"/>
            <w:right w:val="none" w:sz="0" w:space="0" w:color="auto"/>
          </w:divBdr>
        </w:div>
        <w:div w:id="313489523">
          <w:marLeft w:val="480"/>
          <w:marRight w:val="0"/>
          <w:marTop w:val="0"/>
          <w:marBottom w:val="0"/>
          <w:divBdr>
            <w:top w:val="none" w:sz="0" w:space="0" w:color="auto"/>
            <w:left w:val="none" w:sz="0" w:space="0" w:color="auto"/>
            <w:bottom w:val="none" w:sz="0" w:space="0" w:color="auto"/>
            <w:right w:val="none" w:sz="0" w:space="0" w:color="auto"/>
          </w:divBdr>
        </w:div>
        <w:div w:id="360129968">
          <w:marLeft w:val="480"/>
          <w:marRight w:val="0"/>
          <w:marTop w:val="0"/>
          <w:marBottom w:val="0"/>
          <w:divBdr>
            <w:top w:val="none" w:sz="0" w:space="0" w:color="auto"/>
            <w:left w:val="none" w:sz="0" w:space="0" w:color="auto"/>
            <w:bottom w:val="none" w:sz="0" w:space="0" w:color="auto"/>
            <w:right w:val="none" w:sz="0" w:space="0" w:color="auto"/>
          </w:divBdr>
        </w:div>
        <w:div w:id="432550770">
          <w:marLeft w:val="480"/>
          <w:marRight w:val="0"/>
          <w:marTop w:val="0"/>
          <w:marBottom w:val="0"/>
          <w:divBdr>
            <w:top w:val="none" w:sz="0" w:space="0" w:color="auto"/>
            <w:left w:val="none" w:sz="0" w:space="0" w:color="auto"/>
            <w:bottom w:val="none" w:sz="0" w:space="0" w:color="auto"/>
            <w:right w:val="none" w:sz="0" w:space="0" w:color="auto"/>
          </w:divBdr>
        </w:div>
        <w:div w:id="462970218">
          <w:marLeft w:val="480"/>
          <w:marRight w:val="0"/>
          <w:marTop w:val="0"/>
          <w:marBottom w:val="0"/>
          <w:divBdr>
            <w:top w:val="none" w:sz="0" w:space="0" w:color="auto"/>
            <w:left w:val="none" w:sz="0" w:space="0" w:color="auto"/>
            <w:bottom w:val="none" w:sz="0" w:space="0" w:color="auto"/>
            <w:right w:val="none" w:sz="0" w:space="0" w:color="auto"/>
          </w:divBdr>
        </w:div>
        <w:div w:id="478616808">
          <w:marLeft w:val="480"/>
          <w:marRight w:val="0"/>
          <w:marTop w:val="0"/>
          <w:marBottom w:val="0"/>
          <w:divBdr>
            <w:top w:val="none" w:sz="0" w:space="0" w:color="auto"/>
            <w:left w:val="none" w:sz="0" w:space="0" w:color="auto"/>
            <w:bottom w:val="none" w:sz="0" w:space="0" w:color="auto"/>
            <w:right w:val="none" w:sz="0" w:space="0" w:color="auto"/>
          </w:divBdr>
        </w:div>
        <w:div w:id="510535212">
          <w:marLeft w:val="480"/>
          <w:marRight w:val="0"/>
          <w:marTop w:val="0"/>
          <w:marBottom w:val="0"/>
          <w:divBdr>
            <w:top w:val="none" w:sz="0" w:space="0" w:color="auto"/>
            <w:left w:val="none" w:sz="0" w:space="0" w:color="auto"/>
            <w:bottom w:val="none" w:sz="0" w:space="0" w:color="auto"/>
            <w:right w:val="none" w:sz="0" w:space="0" w:color="auto"/>
          </w:divBdr>
        </w:div>
        <w:div w:id="541209718">
          <w:marLeft w:val="480"/>
          <w:marRight w:val="0"/>
          <w:marTop w:val="0"/>
          <w:marBottom w:val="0"/>
          <w:divBdr>
            <w:top w:val="none" w:sz="0" w:space="0" w:color="auto"/>
            <w:left w:val="none" w:sz="0" w:space="0" w:color="auto"/>
            <w:bottom w:val="none" w:sz="0" w:space="0" w:color="auto"/>
            <w:right w:val="none" w:sz="0" w:space="0" w:color="auto"/>
          </w:divBdr>
        </w:div>
        <w:div w:id="594902371">
          <w:marLeft w:val="480"/>
          <w:marRight w:val="0"/>
          <w:marTop w:val="0"/>
          <w:marBottom w:val="0"/>
          <w:divBdr>
            <w:top w:val="none" w:sz="0" w:space="0" w:color="auto"/>
            <w:left w:val="none" w:sz="0" w:space="0" w:color="auto"/>
            <w:bottom w:val="none" w:sz="0" w:space="0" w:color="auto"/>
            <w:right w:val="none" w:sz="0" w:space="0" w:color="auto"/>
          </w:divBdr>
        </w:div>
        <w:div w:id="654528640">
          <w:marLeft w:val="480"/>
          <w:marRight w:val="0"/>
          <w:marTop w:val="0"/>
          <w:marBottom w:val="0"/>
          <w:divBdr>
            <w:top w:val="none" w:sz="0" w:space="0" w:color="auto"/>
            <w:left w:val="none" w:sz="0" w:space="0" w:color="auto"/>
            <w:bottom w:val="none" w:sz="0" w:space="0" w:color="auto"/>
            <w:right w:val="none" w:sz="0" w:space="0" w:color="auto"/>
          </w:divBdr>
        </w:div>
        <w:div w:id="676228233">
          <w:marLeft w:val="480"/>
          <w:marRight w:val="0"/>
          <w:marTop w:val="0"/>
          <w:marBottom w:val="0"/>
          <w:divBdr>
            <w:top w:val="none" w:sz="0" w:space="0" w:color="auto"/>
            <w:left w:val="none" w:sz="0" w:space="0" w:color="auto"/>
            <w:bottom w:val="none" w:sz="0" w:space="0" w:color="auto"/>
            <w:right w:val="none" w:sz="0" w:space="0" w:color="auto"/>
          </w:divBdr>
        </w:div>
        <w:div w:id="695353497">
          <w:marLeft w:val="480"/>
          <w:marRight w:val="0"/>
          <w:marTop w:val="0"/>
          <w:marBottom w:val="0"/>
          <w:divBdr>
            <w:top w:val="none" w:sz="0" w:space="0" w:color="auto"/>
            <w:left w:val="none" w:sz="0" w:space="0" w:color="auto"/>
            <w:bottom w:val="none" w:sz="0" w:space="0" w:color="auto"/>
            <w:right w:val="none" w:sz="0" w:space="0" w:color="auto"/>
          </w:divBdr>
        </w:div>
        <w:div w:id="789665779">
          <w:marLeft w:val="480"/>
          <w:marRight w:val="0"/>
          <w:marTop w:val="0"/>
          <w:marBottom w:val="0"/>
          <w:divBdr>
            <w:top w:val="none" w:sz="0" w:space="0" w:color="auto"/>
            <w:left w:val="none" w:sz="0" w:space="0" w:color="auto"/>
            <w:bottom w:val="none" w:sz="0" w:space="0" w:color="auto"/>
            <w:right w:val="none" w:sz="0" w:space="0" w:color="auto"/>
          </w:divBdr>
        </w:div>
        <w:div w:id="816873376">
          <w:marLeft w:val="480"/>
          <w:marRight w:val="0"/>
          <w:marTop w:val="0"/>
          <w:marBottom w:val="0"/>
          <w:divBdr>
            <w:top w:val="none" w:sz="0" w:space="0" w:color="auto"/>
            <w:left w:val="none" w:sz="0" w:space="0" w:color="auto"/>
            <w:bottom w:val="none" w:sz="0" w:space="0" w:color="auto"/>
            <w:right w:val="none" w:sz="0" w:space="0" w:color="auto"/>
          </w:divBdr>
        </w:div>
        <w:div w:id="829449112">
          <w:marLeft w:val="480"/>
          <w:marRight w:val="0"/>
          <w:marTop w:val="0"/>
          <w:marBottom w:val="0"/>
          <w:divBdr>
            <w:top w:val="none" w:sz="0" w:space="0" w:color="auto"/>
            <w:left w:val="none" w:sz="0" w:space="0" w:color="auto"/>
            <w:bottom w:val="none" w:sz="0" w:space="0" w:color="auto"/>
            <w:right w:val="none" w:sz="0" w:space="0" w:color="auto"/>
          </w:divBdr>
        </w:div>
        <w:div w:id="852302066">
          <w:marLeft w:val="480"/>
          <w:marRight w:val="0"/>
          <w:marTop w:val="0"/>
          <w:marBottom w:val="0"/>
          <w:divBdr>
            <w:top w:val="none" w:sz="0" w:space="0" w:color="auto"/>
            <w:left w:val="none" w:sz="0" w:space="0" w:color="auto"/>
            <w:bottom w:val="none" w:sz="0" w:space="0" w:color="auto"/>
            <w:right w:val="none" w:sz="0" w:space="0" w:color="auto"/>
          </w:divBdr>
        </w:div>
        <w:div w:id="867913354">
          <w:marLeft w:val="480"/>
          <w:marRight w:val="0"/>
          <w:marTop w:val="0"/>
          <w:marBottom w:val="0"/>
          <w:divBdr>
            <w:top w:val="none" w:sz="0" w:space="0" w:color="auto"/>
            <w:left w:val="none" w:sz="0" w:space="0" w:color="auto"/>
            <w:bottom w:val="none" w:sz="0" w:space="0" w:color="auto"/>
            <w:right w:val="none" w:sz="0" w:space="0" w:color="auto"/>
          </w:divBdr>
        </w:div>
        <w:div w:id="882015252">
          <w:marLeft w:val="480"/>
          <w:marRight w:val="0"/>
          <w:marTop w:val="0"/>
          <w:marBottom w:val="0"/>
          <w:divBdr>
            <w:top w:val="none" w:sz="0" w:space="0" w:color="auto"/>
            <w:left w:val="none" w:sz="0" w:space="0" w:color="auto"/>
            <w:bottom w:val="none" w:sz="0" w:space="0" w:color="auto"/>
            <w:right w:val="none" w:sz="0" w:space="0" w:color="auto"/>
          </w:divBdr>
        </w:div>
        <w:div w:id="943077918">
          <w:marLeft w:val="480"/>
          <w:marRight w:val="0"/>
          <w:marTop w:val="0"/>
          <w:marBottom w:val="0"/>
          <w:divBdr>
            <w:top w:val="none" w:sz="0" w:space="0" w:color="auto"/>
            <w:left w:val="none" w:sz="0" w:space="0" w:color="auto"/>
            <w:bottom w:val="none" w:sz="0" w:space="0" w:color="auto"/>
            <w:right w:val="none" w:sz="0" w:space="0" w:color="auto"/>
          </w:divBdr>
        </w:div>
        <w:div w:id="949244561">
          <w:marLeft w:val="480"/>
          <w:marRight w:val="0"/>
          <w:marTop w:val="0"/>
          <w:marBottom w:val="0"/>
          <w:divBdr>
            <w:top w:val="none" w:sz="0" w:space="0" w:color="auto"/>
            <w:left w:val="none" w:sz="0" w:space="0" w:color="auto"/>
            <w:bottom w:val="none" w:sz="0" w:space="0" w:color="auto"/>
            <w:right w:val="none" w:sz="0" w:space="0" w:color="auto"/>
          </w:divBdr>
        </w:div>
        <w:div w:id="1023897174">
          <w:marLeft w:val="480"/>
          <w:marRight w:val="0"/>
          <w:marTop w:val="0"/>
          <w:marBottom w:val="0"/>
          <w:divBdr>
            <w:top w:val="none" w:sz="0" w:space="0" w:color="auto"/>
            <w:left w:val="none" w:sz="0" w:space="0" w:color="auto"/>
            <w:bottom w:val="none" w:sz="0" w:space="0" w:color="auto"/>
            <w:right w:val="none" w:sz="0" w:space="0" w:color="auto"/>
          </w:divBdr>
        </w:div>
        <w:div w:id="1054964180">
          <w:marLeft w:val="480"/>
          <w:marRight w:val="0"/>
          <w:marTop w:val="0"/>
          <w:marBottom w:val="0"/>
          <w:divBdr>
            <w:top w:val="none" w:sz="0" w:space="0" w:color="auto"/>
            <w:left w:val="none" w:sz="0" w:space="0" w:color="auto"/>
            <w:bottom w:val="none" w:sz="0" w:space="0" w:color="auto"/>
            <w:right w:val="none" w:sz="0" w:space="0" w:color="auto"/>
          </w:divBdr>
        </w:div>
        <w:div w:id="1096902867">
          <w:marLeft w:val="480"/>
          <w:marRight w:val="0"/>
          <w:marTop w:val="0"/>
          <w:marBottom w:val="0"/>
          <w:divBdr>
            <w:top w:val="none" w:sz="0" w:space="0" w:color="auto"/>
            <w:left w:val="none" w:sz="0" w:space="0" w:color="auto"/>
            <w:bottom w:val="none" w:sz="0" w:space="0" w:color="auto"/>
            <w:right w:val="none" w:sz="0" w:space="0" w:color="auto"/>
          </w:divBdr>
        </w:div>
        <w:div w:id="1122727125">
          <w:marLeft w:val="480"/>
          <w:marRight w:val="0"/>
          <w:marTop w:val="0"/>
          <w:marBottom w:val="0"/>
          <w:divBdr>
            <w:top w:val="none" w:sz="0" w:space="0" w:color="auto"/>
            <w:left w:val="none" w:sz="0" w:space="0" w:color="auto"/>
            <w:bottom w:val="none" w:sz="0" w:space="0" w:color="auto"/>
            <w:right w:val="none" w:sz="0" w:space="0" w:color="auto"/>
          </w:divBdr>
        </w:div>
        <w:div w:id="1128402539">
          <w:marLeft w:val="480"/>
          <w:marRight w:val="0"/>
          <w:marTop w:val="0"/>
          <w:marBottom w:val="0"/>
          <w:divBdr>
            <w:top w:val="none" w:sz="0" w:space="0" w:color="auto"/>
            <w:left w:val="none" w:sz="0" w:space="0" w:color="auto"/>
            <w:bottom w:val="none" w:sz="0" w:space="0" w:color="auto"/>
            <w:right w:val="none" w:sz="0" w:space="0" w:color="auto"/>
          </w:divBdr>
        </w:div>
        <w:div w:id="1148935636">
          <w:marLeft w:val="480"/>
          <w:marRight w:val="0"/>
          <w:marTop w:val="0"/>
          <w:marBottom w:val="0"/>
          <w:divBdr>
            <w:top w:val="none" w:sz="0" w:space="0" w:color="auto"/>
            <w:left w:val="none" w:sz="0" w:space="0" w:color="auto"/>
            <w:bottom w:val="none" w:sz="0" w:space="0" w:color="auto"/>
            <w:right w:val="none" w:sz="0" w:space="0" w:color="auto"/>
          </w:divBdr>
        </w:div>
        <w:div w:id="1166673181">
          <w:marLeft w:val="480"/>
          <w:marRight w:val="0"/>
          <w:marTop w:val="0"/>
          <w:marBottom w:val="0"/>
          <w:divBdr>
            <w:top w:val="none" w:sz="0" w:space="0" w:color="auto"/>
            <w:left w:val="none" w:sz="0" w:space="0" w:color="auto"/>
            <w:bottom w:val="none" w:sz="0" w:space="0" w:color="auto"/>
            <w:right w:val="none" w:sz="0" w:space="0" w:color="auto"/>
          </w:divBdr>
        </w:div>
        <w:div w:id="1167288784">
          <w:marLeft w:val="480"/>
          <w:marRight w:val="0"/>
          <w:marTop w:val="0"/>
          <w:marBottom w:val="0"/>
          <w:divBdr>
            <w:top w:val="none" w:sz="0" w:space="0" w:color="auto"/>
            <w:left w:val="none" w:sz="0" w:space="0" w:color="auto"/>
            <w:bottom w:val="none" w:sz="0" w:space="0" w:color="auto"/>
            <w:right w:val="none" w:sz="0" w:space="0" w:color="auto"/>
          </w:divBdr>
        </w:div>
        <w:div w:id="1194728402">
          <w:marLeft w:val="480"/>
          <w:marRight w:val="0"/>
          <w:marTop w:val="0"/>
          <w:marBottom w:val="0"/>
          <w:divBdr>
            <w:top w:val="none" w:sz="0" w:space="0" w:color="auto"/>
            <w:left w:val="none" w:sz="0" w:space="0" w:color="auto"/>
            <w:bottom w:val="none" w:sz="0" w:space="0" w:color="auto"/>
            <w:right w:val="none" w:sz="0" w:space="0" w:color="auto"/>
          </w:divBdr>
        </w:div>
        <w:div w:id="1196234340">
          <w:marLeft w:val="480"/>
          <w:marRight w:val="0"/>
          <w:marTop w:val="0"/>
          <w:marBottom w:val="0"/>
          <w:divBdr>
            <w:top w:val="none" w:sz="0" w:space="0" w:color="auto"/>
            <w:left w:val="none" w:sz="0" w:space="0" w:color="auto"/>
            <w:bottom w:val="none" w:sz="0" w:space="0" w:color="auto"/>
            <w:right w:val="none" w:sz="0" w:space="0" w:color="auto"/>
          </w:divBdr>
        </w:div>
        <w:div w:id="1204713400">
          <w:marLeft w:val="480"/>
          <w:marRight w:val="0"/>
          <w:marTop w:val="0"/>
          <w:marBottom w:val="0"/>
          <w:divBdr>
            <w:top w:val="none" w:sz="0" w:space="0" w:color="auto"/>
            <w:left w:val="none" w:sz="0" w:space="0" w:color="auto"/>
            <w:bottom w:val="none" w:sz="0" w:space="0" w:color="auto"/>
            <w:right w:val="none" w:sz="0" w:space="0" w:color="auto"/>
          </w:divBdr>
        </w:div>
        <w:div w:id="1204825877">
          <w:marLeft w:val="480"/>
          <w:marRight w:val="0"/>
          <w:marTop w:val="0"/>
          <w:marBottom w:val="0"/>
          <w:divBdr>
            <w:top w:val="none" w:sz="0" w:space="0" w:color="auto"/>
            <w:left w:val="none" w:sz="0" w:space="0" w:color="auto"/>
            <w:bottom w:val="none" w:sz="0" w:space="0" w:color="auto"/>
            <w:right w:val="none" w:sz="0" w:space="0" w:color="auto"/>
          </w:divBdr>
        </w:div>
        <w:div w:id="1210192744">
          <w:marLeft w:val="480"/>
          <w:marRight w:val="0"/>
          <w:marTop w:val="0"/>
          <w:marBottom w:val="0"/>
          <w:divBdr>
            <w:top w:val="none" w:sz="0" w:space="0" w:color="auto"/>
            <w:left w:val="none" w:sz="0" w:space="0" w:color="auto"/>
            <w:bottom w:val="none" w:sz="0" w:space="0" w:color="auto"/>
            <w:right w:val="none" w:sz="0" w:space="0" w:color="auto"/>
          </w:divBdr>
        </w:div>
        <w:div w:id="1215502027">
          <w:marLeft w:val="480"/>
          <w:marRight w:val="0"/>
          <w:marTop w:val="0"/>
          <w:marBottom w:val="0"/>
          <w:divBdr>
            <w:top w:val="none" w:sz="0" w:space="0" w:color="auto"/>
            <w:left w:val="none" w:sz="0" w:space="0" w:color="auto"/>
            <w:bottom w:val="none" w:sz="0" w:space="0" w:color="auto"/>
            <w:right w:val="none" w:sz="0" w:space="0" w:color="auto"/>
          </w:divBdr>
        </w:div>
        <w:div w:id="1224951193">
          <w:marLeft w:val="480"/>
          <w:marRight w:val="0"/>
          <w:marTop w:val="0"/>
          <w:marBottom w:val="0"/>
          <w:divBdr>
            <w:top w:val="none" w:sz="0" w:space="0" w:color="auto"/>
            <w:left w:val="none" w:sz="0" w:space="0" w:color="auto"/>
            <w:bottom w:val="none" w:sz="0" w:space="0" w:color="auto"/>
            <w:right w:val="none" w:sz="0" w:space="0" w:color="auto"/>
          </w:divBdr>
        </w:div>
        <w:div w:id="1258782043">
          <w:marLeft w:val="480"/>
          <w:marRight w:val="0"/>
          <w:marTop w:val="0"/>
          <w:marBottom w:val="0"/>
          <w:divBdr>
            <w:top w:val="none" w:sz="0" w:space="0" w:color="auto"/>
            <w:left w:val="none" w:sz="0" w:space="0" w:color="auto"/>
            <w:bottom w:val="none" w:sz="0" w:space="0" w:color="auto"/>
            <w:right w:val="none" w:sz="0" w:space="0" w:color="auto"/>
          </w:divBdr>
        </w:div>
        <w:div w:id="1277299732">
          <w:marLeft w:val="480"/>
          <w:marRight w:val="0"/>
          <w:marTop w:val="0"/>
          <w:marBottom w:val="0"/>
          <w:divBdr>
            <w:top w:val="none" w:sz="0" w:space="0" w:color="auto"/>
            <w:left w:val="none" w:sz="0" w:space="0" w:color="auto"/>
            <w:bottom w:val="none" w:sz="0" w:space="0" w:color="auto"/>
            <w:right w:val="none" w:sz="0" w:space="0" w:color="auto"/>
          </w:divBdr>
        </w:div>
        <w:div w:id="1374043728">
          <w:marLeft w:val="480"/>
          <w:marRight w:val="0"/>
          <w:marTop w:val="0"/>
          <w:marBottom w:val="0"/>
          <w:divBdr>
            <w:top w:val="none" w:sz="0" w:space="0" w:color="auto"/>
            <w:left w:val="none" w:sz="0" w:space="0" w:color="auto"/>
            <w:bottom w:val="none" w:sz="0" w:space="0" w:color="auto"/>
            <w:right w:val="none" w:sz="0" w:space="0" w:color="auto"/>
          </w:divBdr>
        </w:div>
        <w:div w:id="1376272113">
          <w:marLeft w:val="480"/>
          <w:marRight w:val="0"/>
          <w:marTop w:val="0"/>
          <w:marBottom w:val="0"/>
          <w:divBdr>
            <w:top w:val="none" w:sz="0" w:space="0" w:color="auto"/>
            <w:left w:val="none" w:sz="0" w:space="0" w:color="auto"/>
            <w:bottom w:val="none" w:sz="0" w:space="0" w:color="auto"/>
            <w:right w:val="none" w:sz="0" w:space="0" w:color="auto"/>
          </w:divBdr>
        </w:div>
        <w:div w:id="1442261442">
          <w:marLeft w:val="480"/>
          <w:marRight w:val="0"/>
          <w:marTop w:val="0"/>
          <w:marBottom w:val="0"/>
          <w:divBdr>
            <w:top w:val="none" w:sz="0" w:space="0" w:color="auto"/>
            <w:left w:val="none" w:sz="0" w:space="0" w:color="auto"/>
            <w:bottom w:val="none" w:sz="0" w:space="0" w:color="auto"/>
            <w:right w:val="none" w:sz="0" w:space="0" w:color="auto"/>
          </w:divBdr>
        </w:div>
        <w:div w:id="1460226505">
          <w:marLeft w:val="480"/>
          <w:marRight w:val="0"/>
          <w:marTop w:val="0"/>
          <w:marBottom w:val="0"/>
          <w:divBdr>
            <w:top w:val="none" w:sz="0" w:space="0" w:color="auto"/>
            <w:left w:val="none" w:sz="0" w:space="0" w:color="auto"/>
            <w:bottom w:val="none" w:sz="0" w:space="0" w:color="auto"/>
            <w:right w:val="none" w:sz="0" w:space="0" w:color="auto"/>
          </w:divBdr>
        </w:div>
        <w:div w:id="1460878566">
          <w:marLeft w:val="480"/>
          <w:marRight w:val="0"/>
          <w:marTop w:val="0"/>
          <w:marBottom w:val="0"/>
          <w:divBdr>
            <w:top w:val="none" w:sz="0" w:space="0" w:color="auto"/>
            <w:left w:val="none" w:sz="0" w:space="0" w:color="auto"/>
            <w:bottom w:val="none" w:sz="0" w:space="0" w:color="auto"/>
            <w:right w:val="none" w:sz="0" w:space="0" w:color="auto"/>
          </w:divBdr>
        </w:div>
        <w:div w:id="1530755826">
          <w:marLeft w:val="480"/>
          <w:marRight w:val="0"/>
          <w:marTop w:val="0"/>
          <w:marBottom w:val="0"/>
          <w:divBdr>
            <w:top w:val="none" w:sz="0" w:space="0" w:color="auto"/>
            <w:left w:val="none" w:sz="0" w:space="0" w:color="auto"/>
            <w:bottom w:val="none" w:sz="0" w:space="0" w:color="auto"/>
            <w:right w:val="none" w:sz="0" w:space="0" w:color="auto"/>
          </w:divBdr>
        </w:div>
        <w:div w:id="1610239438">
          <w:marLeft w:val="480"/>
          <w:marRight w:val="0"/>
          <w:marTop w:val="0"/>
          <w:marBottom w:val="0"/>
          <w:divBdr>
            <w:top w:val="none" w:sz="0" w:space="0" w:color="auto"/>
            <w:left w:val="none" w:sz="0" w:space="0" w:color="auto"/>
            <w:bottom w:val="none" w:sz="0" w:space="0" w:color="auto"/>
            <w:right w:val="none" w:sz="0" w:space="0" w:color="auto"/>
          </w:divBdr>
        </w:div>
        <w:div w:id="1621720342">
          <w:marLeft w:val="480"/>
          <w:marRight w:val="0"/>
          <w:marTop w:val="0"/>
          <w:marBottom w:val="0"/>
          <w:divBdr>
            <w:top w:val="none" w:sz="0" w:space="0" w:color="auto"/>
            <w:left w:val="none" w:sz="0" w:space="0" w:color="auto"/>
            <w:bottom w:val="none" w:sz="0" w:space="0" w:color="auto"/>
            <w:right w:val="none" w:sz="0" w:space="0" w:color="auto"/>
          </w:divBdr>
        </w:div>
        <w:div w:id="1621885566">
          <w:marLeft w:val="480"/>
          <w:marRight w:val="0"/>
          <w:marTop w:val="0"/>
          <w:marBottom w:val="0"/>
          <w:divBdr>
            <w:top w:val="none" w:sz="0" w:space="0" w:color="auto"/>
            <w:left w:val="none" w:sz="0" w:space="0" w:color="auto"/>
            <w:bottom w:val="none" w:sz="0" w:space="0" w:color="auto"/>
            <w:right w:val="none" w:sz="0" w:space="0" w:color="auto"/>
          </w:divBdr>
        </w:div>
        <w:div w:id="1623535522">
          <w:marLeft w:val="480"/>
          <w:marRight w:val="0"/>
          <w:marTop w:val="0"/>
          <w:marBottom w:val="0"/>
          <w:divBdr>
            <w:top w:val="none" w:sz="0" w:space="0" w:color="auto"/>
            <w:left w:val="none" w:sz="0" w:space="0" w:color="auto"/>
            <w:bottom w:val="none" w:sz="0" w:space="0" w:color="auto"/>
            <w:right w:val="none" w:sz="0" w:space="0" w:color="auto"/>
          </w:divBdr>
        </w:div>
        <w:div w:id="1670525943">
          <w:marLeft w:val="480"/>
          <w:marRight w:val="0"/>
          <w:marTop w:val="0"/>
          <w:marBottom w:val="0"/>
          <w:divBdr>
            <w:top w:val="none" w:sz="0" w:space="0" w:color="auto"/>
            <w:left w:val="none" w:sz="0" w:space="0" w:color="auto"/>
            <w:bottom w:val="none" w:sz="0" w:space="0" w:color="auto"/>
            <w:right w:val="none" w:sz="0" w:space="0" w:color="auto"/>
          </w:divBdr>
        </w:div>
        <w:div w:id="1688171068">
          <w:marLeft w:val="480"/>
          <w:marRight w:val="0"/>
          <w:marTop w:val="0"/>
          <w:marBottom w:val="0"/>
          <w:divBdr>
            <w:top w:val="none" w:sz="0" w:space="0" w:color="auto"/>
            <w:left w:val="none" w:sz="0" w:space="0" w:color="auto"/>
            <w:bottom w:val="none" w:sz="0" w:space="0" w:color="auto"/>
            <w:right w:val="none" w:sz="0" w:space="0" w:color="auto"/>
          </w:divBdr>
        </w:div>
        <w:div w:id="1795247148">
          <w:marLeft w:val="480"/>
          <w:marRight w:val="0"/>
          <w:marTop w:val="0"/>
          <w:marBottom w:val="0"/>
          <w:divBdr>
            <w:top w:val="none" w:sz="0" w:space="0" w:color="auto"/>
            <w:left w:val="none" w:sz="0" w:space="0" w:color="auto"/>
            <w:bottom w:val="none" w:sz="0" w:space="0" w:color="auto"/>
            <w:right w:val="none" w:sz="0" w:space="0" w:color="auto"/>
          </w:divBdr>
        </w:div>
        <w:div w:id="1845049986">
          <w:marLeft w:val="480"/>
          <w:marRight w:val="0"/>
          <w:marTop w:val="0"/>
          <w:marBottom w:val="0"/>
          <w:divBdr>
            <w:top w:val="none" w:sz="0" w:space="0" w:color="auto"/>
            <w:left w:val="none" w:sz="0" w:space="0" w:color="auto"/>
            <w:bottom w:val="none" w:sz="0" w:space="0" w:color="auto"/>
            <w:right w:val="none" w:sz="0" w:space="0" w:color="auto"/>
          </w:divBdr>
        </w:div>
        <w:div w:id="1898007881">
          <w:marLeft w:val="480"/>
          <w:marRight w:val="0"/>
          <w:marTop w:val="0"/>
          <w:marBottom w:val="0"/>
          <w:divBdr>
            <w:top w:val="none" w:sz="0" w:space="0" w:color="auto"/>
            <w:left w:val="none" w:sz="0" w:space="0" w:color="auto"/>
            <w:bottom w:val="none" w:sz="0" w:space="0" w:color="auto"/>
            <w:right w:val="none" w:sz="0" w:space="0" w:color="auto"/>
          </w:divBdr>
        </w:div>
        <w:div w:id="1907716098">
          <w:marLeft w:val="480"/>
          <w:marRight w:val="0"/>
          <w:marTop w:val="0"/>
          <w:marBottom w:val="0"/>
          <w:divBdr>
            <w:top w:val="none" w:sz="0" w:space="0" w:color="auto"/>
            <w:left w:val="none" w:sz="0" w:space="0" w:color="auto"/>
            <w:bottom w:val="none" w:sz="0" w:space="0" w:color="auto"/>
            <w:right w:val="none" w:sz="0" w:space="0" w:color="auto"/>
          </w:divBdr>
        </w:div>
        <w:div w:id="1940216833">
          <w:marLeft w:val="480"/>
          <w:marRight w:val="0"/>
          <w:marTop w:val="0"/>
          <w:marBottom w:val="0"/>
          <w:divBdr>
            <w:top w:val="none" w:sz="0" w:space="0" w:color="auto"/>
            <w:left w:val="none" w:sz="0" w:space="0" w:color="auto"/>
            <w:bottom w:val="none" w:sz="0" w:space="0" w:color="auto"/>
            <w:right w:val="none" w:sz="0" w:space="0" w:color="auto"/>
          </w:divBdr>
        </w:div>
        <w:div w:id="1949433884">
          <w:marLeft w:val="480"/>
          <w:marRight w:val="0"/>
          <w:marTop w:val="0"/>
          <w:marBottom w:val="0"/>
          <w:divBdr>
            <w:top w:val="none" w:sz="0" w:space="0" w:color="auto"/>
            <w:left w:val="none" w:sz="0" w:space="0" w:color="auto"/>
            <w:bottom w:val="none" w:sz="0" w:space="0" w:color="auto"/>
            <w:right w:val="none" w:sz="0" w:space="0" w:color="auto"/>
          </w:divBdr>
        </w:div>
        <w:div w:id="1954290955">
          <w:marLeft w:val="480"/>
          <w:marRight w:val="0"/>
          <w:marTop w:val="0"/>
          <w:marBottom w:val="0"/>
          <w:divBdr>
            <w:top w:val="none" w:sz="0" w:space="0" w:color="auto"/>
            <w:left w:val="none" w:sz="0" w:space="0" w:color="auto"/>
            <w:bottom w:val="none" w:sz="0" w:space="0" w:color="auto"/>
            <w:right w:val="none" w:sz="0" w:space="0" w:color="auto"/>
          </w:divBdr>
        </w:div>
        <w:div w:id="2030795412">
          <w:marLeft w:val="480"/>
          <w:marRight w:val="0"/>
          <w:marTop w:val="0"/>
          <w:marBottom w:val="0"/>
          <w:divBdr>
            <w:top w:val="none" w:sz="0" w:space="0" w:color="auto"/>
            <w:left w:val="none" w:sz="0" w:space="0" w:color="auto"/>
            <w:bottom w:val="none" w:sz="0" w:space="0" w:color="auto"/>
            <w:right w:val="none" w:sz="0" w:space="0" w:color="auto"/>
          </w:divBdr>
        </w:div>
        <w:div w:id="2045056909">
          <w:marLeft w:val="480"/>
          <w:marRight w:val="0"/>
          <w:marTop w:val="0"/>
          <w:marBottom w:val="0"/>
          <w:divBdr>
            <w:top w:val="none" w:sz="0" w:space="0" w:color="auto"/>
            <w:left w:val="none" w:sz="0" w:space="0" w:color="auto"/>
            <w:bottom w:val="none" w:sz="0" w:space="0" w:color="auto"/>
            <w:right w:val="none" w:sz="0" w:space="0" w:color="auto"/>
          </w:divBdr>
        </w:div>
        <w:div w:id="2063213703">
          <w:marLeft w:val="480"/>
          <w:marRight w:val="0"/>
          <w:marTop w:val="0"/>
          <w:marBottom w:val="0"/>
          <w:divBdr>
            <w:top w:val="none" w:sz="0" w:space="0" w:color="auto"/>
            <w:left w:val="none" w:sz="0" w:space="0" w:color="auto"/>
            <w:bottom w:val="none" w:sz="0" w:space="0" w:color="auto"/>
            <w:right w:val="none" w:sz="0" w:space="0" w:color="auto"/>
          </w:divBdr>
        </w:div>
        <w:div w:id="2098940042">
          <w:marLeft w:val="480"/>
          <w:marRight w:val="0"/>
          <w:marTop w:val="0"/>
          <w:marBottom w:val="0"/>
          <w:divBdr>
            <w:top w:val="none" w:sz="0" w:space="0" w:color="auto"/>
            <w:left w:val="none" w:sz="0" w:space="0" w:color="auto"/>
            <w:bottom w:val="none" w:sz="0" w:space="0" w:color="auto"/>
            <w:right w:val="none" w:sz="0" w:space="0" w:color="auto"/>
          </w:divBdr>
        </w:div>
      </w:divsChild>
    </w:div>
    <w:div w:id="16087031">
      <w:bodyDiv w:val="1"/>
      <w:marLeft w:val="0"/>
      <w:marRight w:val="0"/>
      <w:marTop w:val="0"/>
      <w:marBottom w:val="0"/>
      <w:divBdr>
        <w:top w:val="none" w:sz="0" w:space="0" w:color="auto"/>
        <w:left w:val="none" w:sz="0" w:space="0" w:color="auto"/>
        <w:bottom w:val="none" w:sz="0" w:space="0" w:color="auto"/>
        <w:right w:val="none" w:sz="0" w:space="0" w:color="auto"/>
      </w:divBdr>
    </w:div>
    <w:div w:id="21909224">
      <w:bodyDiv w:val="1"/>
      <w:marLeft w:val="0"/>
      <w:marRight w:val="0"/>
      <w:marTop w:val="0"/>
      <w:marBottom w:val="0"/>
      <w:divBdr>
        <w:top w:val="none" w:sz="0" w:space="0" w:color="auto"/>
        <w:left w:val="none" w:sz="0" w:space="0" w:color="auto"/>
        <w:bottom w:val="none" w:sz="0" w:space="0" w:color="auto"/>
        <w:right w:val="none" w:sz="0" w:space="0" w:color="auto"/>
      </w:divBdr>
      <w:divsChild>
        <w:div w:id="38362977">
          <w:marLeft w:val="480"/>
          <w:marRight w:val="0"/>
          <w:marTop w:val="0"/>
          <w:marBottom w:val="0"/>
          <w:divBdr>
            <w:top w:val="none" w:sz="0" w:space="0" w:color="auto"/>
            <w:left w:val="none" w:sz="0" w:space="0" w:color="auto"/>
            <w:bottom w:val="none" w:sz="0" w:space="0" w:color="auto"/>
            <w:right w:val="none" w:sz="0" w:space="0" w:color="auto"/>
          </w:divBdr>
        </w:div>
        <w:div w:id="66339893">
          <w:marLeft w:val="480"/>
          <w:marRight w:val="0"/>
          <w:marTop w:val="0"/>
          <w:marBottom w:val="0"/>
          <w:divBdr>
            <w:top w:val="none" w:sz="0" w:space="0" w:color="auto"/>
            <w:left w:val="none" w:sz="0" w:space="0" w:color="auto"/>
            <w:bottom w:val="none" w:sz="0" w:space="0" w:color="auto"/>
            <w:right w:val="none" w:sz="0" w:space="0" w:color="auto"/>
          </w:divBdr>
        </w:div>
        <w:div w:id="122234908">
          <w:marLeft w:val="480"/>
          <w:marRight w:val="0"/>
          <w:marTop w:val="0"/>
          <w:marBottom w:val="0"/>
          <w:divBdr>
            <w:top w:val="none" w:sz="0" w:space="0" w:color="auto"/>
            <w:left w:val="none" w:sz="0" w:space="0" w:color="auto"/>
            <w:bottom w:val="none" w:sz="0" w:space="0" w:color="auto"/>
            <w:right w:val="none" w:sz="0" w:space="0" w:color="auto"/>
          </w:divBdr>
        </w:div>
        <w:div w:id="140662518">
          <w:marLeft w:val="480"/>
          <w:marRight w:val="0"/>
          <w:marTop w:val="0"/>
          <w:marBottom w:val="0"/>
          <w:divBdr>
            <w:top w:val="none" w:sz="0" w:space="0" w:color="auto"/>
            <w:left w:val="none" w:sz="0" w:space="0" w:color="auto"/>
            <w:bottom w:val="none" w:sz="0" w:space="0" w:color="auto"/>
            <w:right w:val="none" w:sz="0" w:space="0" w:color="auto"/>
          </w:divBdr>
        </w:div>
        <w:div w:id="267590424">
          <w:marLeft w:val="480"/>
          <w:marRight w:val="0"/>
          <w:marTop w:val="0"/>
          <w:marBottom w:val="0"/>
          <w:divBdr>
            <w:top w:val="none" w:sz="0" w:space="0" w:color="auto"/>
            <w:left w:val="none" w:sz="0" w:space="0" w:color="auto"/>
            <w:bottom w:val="none" w:sz="0" w:space="0" w:color="auto"/>
            <w:right w:val="none" w:sz="0" w:space="0" w:color="auto"/>
          </w:divBdr>
        </w:div>
        <w:div w:id="296304755">
          <w:marLeft w:val="480"/>
          <w:marRight w:val="0"/>
          <w:marTop w:val="0"/>
          <w:marBottom w:val="0"/>
          <w:divBdr>
            <w:top w:val="none" w:sz="0" w:space="0" w:color="auto"/>
            <w:left w:val="none" w:sz="0" w:space="0" w:color="auto"/>
            <w:bottom w:val="none" w:sz="0" w:space="0" w:color="auto"/>
            <w:right w:val="none" w:sz="0" w:space="0" w:color="auto"/>
          </w:divBdr>
        </w:div>
        <w:div w:id="325017029">
          <w:marLeft w:val="480"/>
          <w:marRight w:val="0"/>
          <w:marTop w:val="0"/>
          <w:marBottom w:val="0"/>
          <w:divBdr>
            <w:top w:val="none" w:sz="0" w:space="0" w:color="auto"/>
            <w:left w:val="none" w:sz="0" w:space="0" w:color="auto"/>
            <w:bottom w:val="none" w:sz="0" w:space="0" w:color="auto"/>
            <w:right w:val="none" w:sz="0" w:space="0" w:color="auto"/>
          </w:divBdr>
        </w:div>
        <w:div w:id="349382074">
          <w:marLeft w:val="480"/>
          <w:marRight w:val="0"/>
          <w:marTop w:val="0"/>
          <w:marBottom w:val="0"/>
          <w:divBdr>
            <w:top w:val="none" w:sz="0" w:space="0" w:color="auto"/>
            <w:left w:val="none" w:sz="0" w:space="0" w:color="auto"/>
            <w:bottom w:val="none" w:sz="0" w:space="0" w:color="auto"/>
            <w:right w:val="none" w:sz="0" w:space="0" w:color="auto"/>
          </w:divBdr>
        </w:div>
        <w:div w:id="356197656">
          <w:marLeft w:val="480"/>
          <w:marRight w:val="0"/>
          <w:marTop w:val="0"/>
          <w:marBottom w:val="0"/>
          <w:divBdr>
            <w:top w:val="none" w:sz="0" w:space="0" w:color="auto"/>
            <w:left w:val="none" w:sz="0" w:space="0" w:color="auto"/>
            <w:bottom w:val="none" w:sz="0" w:space="0" w:color="auto"/>
            <w:right w:val="none" w:sz="0" w:space="0" w:color="auto"/>
          </w:divBdr>
        </w:div>
        <w:div w:id="357236959">
          <w:marLeft w:val="480"/>
          <w:marRight w:val="0"/>
          <w:marTop w:val="0"/>
          <w:marBottom w:val="0"/>
          <w:divBdr>
            <w:top w:val="none" w:sz="0" w:space="0" w:color="auto"/>
            <w:left w:val="none" w:sz="0" w:space="0" w:color="auto"/>
            <w:bottom w:val="none" w:sz="0" w:space="0" w:color="auto"/>
            <w:right w:val="none" w:sz="0" w:space="0" w:color="auto"/>
          </w:divBdr>
        </w:div>
        <w:div w:id="424501571">
          <w:marLeft w:val="480"/>
          <w:marRight w:val="0"/>
          <w:marTop w:val="0"/>
          <w:marBottom w:val="0"/>
          <w:divBdr>
            <w:top w:val="none" w:sz="0" w:space="0" w:color="auto"/>
            <w:left w:val="none" w:sz="0" w:space="0" w:color="auto"/>
            <w:bottom w:val="none" w:sz="0" w:space="0" w:color="auto"/>
            <w:right w:val="none" w:sz="0" w:space="0" w:color="auto"/>
          </w:divBdr>
        </w:div>
        <w:div w:id="453868950">
          <w:marLeft w:val="480"/>
          <w:marRight w:val="0"/>
          <w:marTop w:val="0"/>
          <w:marBottom w:val="0"/>
          <w:divBdr>
            <w:top w:val="none" w:sz="0" w:space="0" w:color="auto"/>
            <w:left w:val="none" w:sz="0" w:space="0" w:color="auto"/>
            <w:bottom w:val="none" w:sz="0" w:space="0" w:color="auto"/>
            <w:right w:val="none" w:sz="0" w:space="0" w:color="auto"/>
          </w:divBdr>
        </w:div>
        <w:div w:id="522476455">
          <w:marLeft w:val="480"/>
          <w:marRight w:val="0"/>
          <w:marTop w:val="0"/>
          <w:marBottom w:val="0"/>
          <w:divBdr>
            <w:top w:val="none" w:sz="0" w:space="0" w:color="auto"/>
            <w:left w:val="none" w:sz="0" w:space="0" w:color="auto"/>
            <w:bottom w:val="none" w:sz="0" w:space="0" w:color="auto"/>
            <w:right w:val="none" w:sz="0" w:space="0" w:color="auto"/>
          </w:divBdr>
        </w:div>
        <w:div w:id="522674104">
          <w:marLeft w:val="480"/>
          <w:marRight w:val="0"/>
          <w:marTop w:val="0"/>
          <w:marBottom w:val="0"/>
          <w:divBdr>
            <w:top w:val="none" w:sz="0" w:space="0" w:color="auto"/>
            <w:left w:val="none" w:sz="0" w:space="0" w:color="auto"/>
            <w:bottom w:val="none" w:sz="0" w:space="0" w:color="auto"/>
            <w:right w:val="none" w:sz="0" w:space="0" w:color="auto"/>
          </w:divBdr>
        </w:div>
        <w:div w:id="542864380">
          <w:marLeft w:val="480"/>
          <w:marRight w:val="0"/>
          <w:marTop w:val="0"/>
          <w:marBottom w:val="0"/>
          <w:divBdr>
            <w:top w:val="none" w:sz="0" w:space="0" w:color="auto"/>
            <w:left w:val="none" w:sz="0" w:space="0" w:color="auto"/>
            <w:bottom w:val="none" w:sz="0" w:space="0" w:color="auto"/>
            <w:right w:val="none" w:sz="0" w:space="0" w:color="auto"/>
          </w:divBdr>
        </w:div>
        <w:div w:id="581991134">
          <w:marLeft w:val="480"/>
          <w:marRight w:val="0"/>
          <w:marTop w:val="0"/>
          <w:marBottom w:val="0"/>
          <w:divBdr>
            <w:top w:val="none" w:sz="0" w:space="0" w:color="auto"/>
            <w:left w:val="none" w:sz="0" w:space="0" w:color="auto"/>
            <w:bottom w:val="none" w:sz="0" w:space="0" w:color="auto"/>
            <w:right w:val="none" w:sz="0" w:space="0" w:color="auto"/>
          </w:divBdr>
        </w:div>
        <w:div w:id="617491895">
          <w:marLeft w:val="480"/>
          <w:marRight w:val="0"/>
          <w:marTop w:val="0"/>
          <w:marBottom w:val="0"/>
          <w:divBdr>
            <w:top w:val="none" w:sz="0" w:space="0" w:color="auto"/>
            <w:left w:val="none" w:sz="0" w:space="0" w:color="auto"/>
            <w:bottom w:val="none" w:sz="0" w:space="0" w:color="auto"/>
            <w:right w:val="none" w:sz="0" w:space="0" w:color="auto"/>
          </w:divBdr>
        </w:div>
        <w:div w:id="624850443">
          <w:marLeft w:val="480"/>
          <w:marRight w:val="0"/>
          <w:marTop w:val="0"/>
          <w:marBottom w:val="0"/>
          <w:divBdr>
            <w:top w:val="none" w:sz="0" w:space="0" w:color="auto"/>
            <w:left w:val="none" w:sz="0" w:space="0" w:color="auto"/>
            <w:bottom w:val="none" w:sz="0" w:space="0" w:color="auto"/>
            <w:right w:val="none" w:sz="0" w:space="0" w:color="auto"/>
          </w:divBdr>
        </w:div>
        <w:div w:id="661323876">
          <w:marLeft w:val="480"/>
          <w:marRight w:val="0"/>
          <w:marTop w:val="0"/>
          <w:marBottom w:val="0"/>
          <w:divBdr>
            <w:top w:val="none" w:sz="0" w:space="0" w:color="auto"/>
            <w:left w:val="none" w:sz="0" w:space="0" w:color="auto"/>
            <w:bottom w:val="none" w:sz="0" w:space="0" w:color="auto"/>
            <w:right w:val="none" w:sz="0" w:space="0" w:color="auto"/>
          </w:divBdr>
        </w:div>
        <w:div w:id="707339792">
          <w:marLeft w:val="480"/>
          <w:marRight w:val="0"/>
          <w:marTop w:val="0"/>
          <w:marBottom w:val="0"/>
          <w:divBdr>
            <w:top w:val="none" w:sz="0" w:space="0" w:color="auto"/>
            <w:left w:val="none" w:sz="0" w:space="0" w:color="auto"/>
            <w:bottom w:val="none" w:sz="0" w:space="0" w:color="auto"/>
            <w:right w:val="none" w:sz="0" w:space="0" w:color="auto"/>
          </w:divBdr>
        </w:div>
        <w:div w:id="747574543">
          <w:marLeft w:val="480"/>
          <w:marRight w:val="0"/>
          <w:marTop w:val="0"/>
          <w:marBottom w:val="0"/>
          <w:divBdr>
            <w:top w:val="none" w:sz="0" w:space="0" w:color="auto"/>
            <w:left w:val="none" w:sz="0" w:space="0" w:color="auto"/>
            <w:bottom w:val="none" w:sz="0" w:space="0" w:color="auto"/>
            <w:right w:val="none" w:sz="0" w:space="0" w:color="auto"/>
          </w:divBdr>
        </w:div>
        <w:div w:id="752512768">
          <w:marLeft w:val="480"/>
          <w:marRight w:val="0"/>
          <w:marTop w:val="0"/>
          <w:marBottom w:val="0"/>
          <w:divBdr>
            <w:top w:val="none" w:sz="0" w:space="0" w:color="auto"/>
            <w:left w:val="none" w:sz="0" w:space="0" w:color="auto"/>
            <w:bottom w:val="none" w:sz="0" w:space="0" w:color="auto"/>
            <w:right w:val="none" w:sz="0" w:space="0" w:color="auto"/>
          </w:divBdr>
        </w:div>
        <w:div w:id="756248308">
          <w:marLeft w:val="480"/>
          <w:marRight w:val="0"/>
          <w:marTop w:val="0"/>
          <w:marBottom w:val="0"/>
          <w:divBdr>
            <w:top w:val="none" w:sz="0" w:space="0" w:color="auto"/>
            <w:left w:val="none" w:sz="0" w:space="0" w:color="auto"/>
            <w:bottom w:val="none" w:sz="0" w:space="0" w:color="auto"/>
            <w:right w:val="none" w:sz="0" w:space="0" w:color="auto"/>
          </w:divBdr>
        </w:div>
        <w:div w:id="796530624">
          <w:marLeft w:val="480"/>
          <w:marRight w:val="0"/>
          <w:marTop w:val="0"/>
          <w:marBottom w:val="0"/>
          <w:divBdr>
            <w:top w:val="none" w:sz="0" w:space="0" w:color="auto"/>
            <w:left w:val="none" w:sz="0" w:space="0" w:color="auto"/>
            <w:bottom w:val="none" w:sz="0" w:space="0" w:color="auto"/>
            <w:right w:val="none" w:sz="0" w:space="0" w:color="auto"/>
          </w:divBdr>
        </w:div>
        <w:div w:id="804200015">
          <w:marLeft w:val="480"/>
          <w:marRight w:val="0"/>
          <w:marTop w:val="0"/>
          <w:marBottom w:val="0"/>
          <w:divBdr>
            <w:top w:val="none" w:sz="0" w:space="0" w:color="auto"/>
            <w:left w:val="none" w:sz="0" w:space="0" w:color="auto"/>
            <w:bottom w:val="none" w:sz="0" w:space="0" w:color="auto"/>
            <w:right w:val="none" w:sz="0" w:space="0" w:color="auto"/>
          </w:divBdr>
        </w:div>
        <w:div w:id="807167371">
          <w:marLeft w:val="480"/>
          <w:marRight w:val="0"/>
          <w:marTop w:val="0"/>
          <w:marBottom w:val="0"/>
          <w:divBdr>
            <w:top w:val="none" w:sz="0" w:space="0" w:color="auto"/>
            <w:left w:val="none" w:sz="0" w:space="0" w:color="auto"/>
            <w:bottom w:val="none" w:sz="0" w:space="0" w:color="auto"/>
            <w:right w:val="none" w:sz="0" w:space="0" w:color="auto"/>
          </w:divBdr>
        </w:div>
        <w:div w:id="828792748">
          <w:marLeft w:val="480"/>
          <w:marRight w:val="0"/>
          <w:marTop w:val="0"/>
          <w:marBottom w:val="0"/>
          <w:divBdr>
            <w:top w:val="none" w:sz="0" w:space="0" w:color="auto"/>
            <w:left w:val="none" w:sz="0" w:space="0" w:color="auto"/>
            <w:bottom w:val="none" w:sz="0" w:space="0" w:color="auto"/>
            <w:right w:val="none" w:sz="0" w:space="0" w:color="auto"/>
          </w:divBdr>
        </w:div>
        <w:div w:id="864290863">
          <w:marLeft w:val="480"/>
          <w:marRight w:val="0"/>
          <w:marTop w:val="0"/>
          <w:marBottom w:val="0"/>
          <w:divBdr>
            <w:top w:val="none" w:sz="0" w:space="0" w:color="auto"/>
            <w:left w:val="none" w:sz="0" w:space="0" w:color="auto"/>
            <w:bottom w:val="none" w:sz="0" w:space="0" w:color="auto"/>
            <w:right w:val="none" w:sz="0" w:space="0" w:color="auto"/>
          </w:divBdr>
        </w:div>
        <w:div w:id="899825849">
          <w:marLeft w:val="480"/>
          <w:marRight w:val="0"/>
          <w:marTop w:val="0"/>
          <w:marBottom w:val="0"/>
          <w:divBdr>
            <w:top w:val="none" w:sz="0" w:space="0" w:color="auto"/>
            <w:left w:val="none" w:sz="0" w:space="0" w:color="auto"/>
            <w:bottom w:val="none" w:sz="0" w:space="0" w:color="auto"/>
            <w:right w:val="none" w:sz="0" w:space="0" w:color="auto"/>
          </w:divBdr>
        </w:div>
        <w:div w:id="908685195">
          <w:marLeft w:val="480"/>
          <w:marRight w:val="0"/>
          <w:marTop w:val="0"/>
          <w:marBottom w:val="0"/>
          <w:divBdr>
            <w:top w:val="none" w:sz="0" w:space="0" w:color="auto"/>
            <w:left w:val="none" w:sz="0" w:space="0" w:color="auto"/>
            <w:bottom w:val="none" w:sz="0" w:space="0" w:color="auto"/>
            <w:right w:val="none" w:sz="0" w:space="0" w:color="auto"/>
          </w:divBdr>
        </w:div>
        <w:div w:id="960914850">
          <w:marLeft w:val="480"/>
          <w:marRight w:val="0"/>
          <w:marTop w:val="0"/>
          <w:marBottom w:val="0"/>
          <w:divBdr>
            <w:top w:val="none" w:sz="0" w:space="0" w:color="auto"/>
            <w:left w:val="none" w:sz="0" w:space="0" w:color="auto"/>
            <w:bottom w:val="none" w:sz="0" w:space="0" w:color="auto"/>
            <w:right w:val="none" w:sz="0" w:space="0" w:color="auto"/>
          </w:divBdr>
        </w:div>
        <w:div w:id="979649855">
          <w:marLeft w:val="480"/>
          <w:marRight w:val="0"/>
          <w:marTop w:val="0"/>
          <w:marBottom w:val="0"/>
          <w:divBdr>
            <w:top w:val="none" w:sz="0" w:space="0" w:color="auto"/>
            <w:left w:val="none" w:sz="0" w:space="0" w:color="auto"/>
            <w:bottom w:val="none" w:sz="0" w:space="0" w:color="auto"/>
            <w:right w:val="none" w:sz="0" w:space="0" w:color="auto"/>
          </w:divBdr>
        </w:div>
        <w:div w:id="998118334">
          <w:marLeft w:val="480"/>
          <w:marRight w:val="0"/>
          <w:marTop w:val="0"/>
          <w:marBottom w:val="0"/>
          <w:divBdr>
            <w:top w:val="none" w:sz="0" w:space="0" w:color="auto"/>
            <w:left w:val="none" w:sz="0" w:space="0" w:color="auto"/>
            <w:bottom w:val="none" w:sz="0" w:space="0" w:color="auto"/>
            <w:right w:val="none" w:sz="0" w:space="0" w:color="auto"/>
          </w:divBdr>
        </w:div>
        <w:div w:id="1002585160">
          <w:marLeft w:val="480"/>
          <w:marRight w:val="0"/>
          <w:marTop w:val="0"/>
          <w:marBottom w:val="0"/>
          <w:divBdr>
            <w:top w:val="none" w:sz="0" w:space="0" w:color="auto"/>
            <w:left w:val="none" w:sz="0" w:space="0" w:color="auto"/>
            <w:bottom w:val="none" w:sz="0" w:space="0" w:color="auto"/>
            <w:right w:val="none" w:sz="0" w:space="0" w:color="auto"/>
          </w:divBdr>
        </w:div>
        <w:div w:id="1014452187">
          <w:marLeft w:val="480"/>
          <w:marRight w:val="0"/>
          <w:marTop w:val="0"/>
          <w:marBottom w:val="0"/>
          <w:divBdr>
            <w:top w:val="none" w:sz="0" w:space="0" w:color="auto"/>
            <w:left w:val="none" w:sz="0" w:space="0" w:color="auto"/>
            <w:bottom w:val="none" w:sz="0" w:space="0" w:color="auto"/>
            <w:right w:val="none" w:sz="0" w:space="0" w:color="auto"/>
          </w:divBdr>
        </w:div>
        <w:div w:id="1062947763">
          <w:marLeft w:val="480"/>
          <w:marRight w:val="0"/>
          <w:marTop w:val="0"/>
          <w:marBottom w:val="0"/>
          <w:divBdr>
            <w:top w:val="none" w:sz="0" w:space="0" w:color="auto"/>
            <w:left w:val="none" w:sz="0" w:space="0" w:color="auto"/>
            <w:bottom w:val="none" w:sz="0" w:space="0" w:color="auto"/>
            <w:right w:val="none" w:sz="0" w:space="0" w:color="auto"/>
          </w:divBdr>
        </w:div>
        <w:div w:id="1081179633">
          <w:marLeft w:val="480"/>
          <w:marRight w:val="0"/>
          <w:marTop w:val="0"/>
          <w:marBottom w:val="0"/>
          <w:divBdr>
            <w:top w:val="none" w:sz="0" w:space="0" w:color="auto"/>
            <w:left w:val="none" w:sz="0" w:space="0" w:color="auto"/>
            <w:bottom w:val="none" w:sz="0" w:space="0" w:color="auto"/>
            <w:right w:val="none" w:sz="0" w:space="0" w:color="auto"/>
          </w:divBdr>
        </w:div>
        <w:div w:id="1088767713">
          <w:marLeft w:val="480"/>
          <w:marRight w:val="0"/>
          <w:marTop w:val="0"/>
          <w:marBottom w:val="0"/>
          <w:divBdr>
            <w:top w:val="none" w:sz="0" w:space="0" w:color="auto"/>
            <w:left w:val="none" w:sz="0" w:space="0" w:color="auto"/>
            <w:bottom w:val="none" w:sz="0" w:space="0" w:color="auto"/>
            <w:right w:val="none" w:sz="0" w:space="0" w:color="auto"/>
          </w:divBdr>
        </w:div>
        <w:div w:id="1102340590">
          <w:marLeft w:val="480"/>
          <w:marRight w:val="0"/>
          <w:marTop w:val="0"/>
          <w:marBottom w:val="0"/>
          <w:divBdr>
            <w:top w:val="none" w:sz="0" w:space="0" w:color="auto"/>
            <w:left w:val="none" w:sz="0" w:space="0" w:color="auto"/>
            <w:bottom w:val="none" w:sz="0" w:space="0" w:color="auto"/>
            <w:right w:val="none" w:sz="0" w:space="0" w:color="auto"/>
          </w:divBdr>
        </w:div>
        <w:div w:id="1157302510">
          <w:marLeft w:val="480"/>
          <w:marRight w:val="0"/>
          <w:marTop w:val="0"/>
          <w:marBottom w:val="0"/>
          <w:divBdr>
            <w:top w:val="none" w:sz="0" w:space="0" w:color="auto"/>
            <w:left w:val="none" w:sz="0" w:space="0" w:color="auto"/>
            <w:bottom w:val="none" w:sz="0" w:space="0" w:color="auto"/>
            <w:right w:val="none" w:sz="0" w:space="0" w:color="auto"/>
          </w:divBdr>
        </w:div>
        <w:div w:id="1190068300">
          <w:marLeft w:val="480"/>
          <w:marRight w:val="0"/>
          <w:marTop w:val="0"/>
          <w:marBottom w:val="0"/>
          <w:divBdr>
            <w:top w:val="none" w:sz="0" w:space="0" w:color="auto"/>
            <w:left w:val="none" w:sz="0" w:space="0" w:color="auto"/>
            <w:bottom w:val="none" w:sz="0" w:space="0" w:color="auto"/>
            <w:right w:val="none" w:sz="0" w:space="0" w:color="auto"/>
          </w:divBdr>
        </w:div>
        <w:div w:id="1192767083">
          <w:marLeft w:val="480"/>
          <w:marRight w:val="0"/>
          <w:marTop w:val="0"/>
          <w:marBottom w:val="0"/>
          <w:divBdr>
            <w:top w:val="none" w:sz="0" w:space="0" w:color="auto"/>
            <w:left w:val="none" w:sz="0" w:space="0" w:color="auto"/>
            <w:bottom w:val="none" w:sz="0" w:space="0" w:color="auto"/>
            <w:right w:val="none" w:sz="0" w:space="0" w:color="auto"/>
          </w:divBdr>
        </w:div>
        <w:div w:id="1194536453">
          <w:marLeft w:val="480"/>
          <w:marRight w:val="0"/>
          <w:marTop w:val="0"/>
          <w:marBottom w:val="0"/>
          <w:divBdr>
            <w:top w:val="none" w:sz="0" w:space="0" w:color="auto"/>
            <w:left w:val="none" w:sz="0" w:space="0" w:color="auto"/>
            <w:bottom w:val="none" w:sz="0" w:space="0" w:color="auto"/>
            <w:right w:val="none" w:sz="0" w:space="0" w:color="auto"/>
          </w:divBdr>
        </w:div>
        <w:div w:id="1223442630">
          <w:marLeft w:val="480"/>
          <w:marRight w:val="0"/>
          <w:marTop w:val="0"/>
          <w:marBottom w:val="0"/>
          <w:divBdr>
            <w:top w:val="none" w:sz="0" w:space="0" w:color="auto"/>
            <w:left w:val="none" w:sz="0" w:space="0" w:color="auto"/>
            <w:bottom w:val="none" w:sz="0" w:space="0" w:color="auto"/>
            <w:right w:val="none" w:sz="0" w:space="0" w:color="auto"/>
          </w:divBdr>
        </w:div>
        <w:div w:id="1319531060">
          <w:marLeft w:val="480"/>
          <w:marRight w:val="0"/>
          <w:marTop w:val="0"/>
          <w:marBottom w:val="0"/>
          <w:divBdr>
            <w:top w:val="none" w:sz="0" w:space="0" w:color="auto"/>
            <w:left w:val="none" w:sz="0" w:space="0" w:color="auto"/>
            <w:bottom w:val="none" w:sz="0" w:space="0" w:color="auto"/>
            <w:right w:val="none" w:sz="0" w:space="0" w:color="auto"/>
          </w:divBdr>
        </w:div>
        <w:div w:id="1440297096">
          <w:marLeft w:val="480"/>
          <w:marRight w:val="0"/>
          <w:marTop w:val="0"/>
          <w:marBottom w:val="0"/>
          <w:divBdr>
            <w:top w:val="none" w:sz="0" w:space="0" w:color="auto"/>
            <w:left w:val="none" w:sz="0" w:space="0" w:color="auto"/>
            <w:bottom w:val="none" w:sz="0" w:space="0" w:color="auto"/>
            <w:right w:val="none" w:sz="0" w:space="0" w:color="auto"/>
          </w:divBdr>
        </w:div>
        <w:div w:id="1444690713">
          <w:marLeft w:val="480"/>
          <w:marRight w:val="0"/>
          <w:marTop w:val="0"/>
          <w:marBottom w:val="0"/>
          <w:divBdr>
            <w:top w:val="none" w:sz="0" w:space="0" w:color="auto"/>
            <w:left w:val="none" w:sz="0" w:space="0" w:color="auto"/>
            <w:bottom w:val="none" w:sz="0" w:space="0" w:color="auto"/>
            <w:right w:val="none" w:sz="0" w:space="0" w:color="auto"/>
          </w:divBdr>
        </w:div>
        <w:div w:id="1451630136">
          <w:marLeft w:val="480"/>
          <w:marRight w:val="0"/>
          <w:marTop w:val="0"/>
          <w:marBottom w:val="0"/>
          <w:divBdr>
            <w:top w:val="none" w:sz="0" w:space="0" w:color="auto"/>
            <w:left w:val="none" w:sz="0" w:space="0" w:color="auto"/>
            <w:bottom w:val="none" w:sz="0" w:space="0" w:color="auto"/>
            <w:right w:val="none" w:sz="0" w:space="0" w:color="auto"/>
          </w:divBdr>
        </w:div>
        <w:div w:id="1470323087">
          <w:marLeft w:val="480"/>
          <w:marRight w:val="0"/>
          <w:marTop w:val="0"/>
          <w:marBottom w:val="0"/>
          <w:divBdr>
            <w:top w:val="none" w:sz="0" w:space="0" w:color="auto"/>
            <w:left w:val="none" w:sz="0" w:space="0" w:color="auto"/>
            <w:bottom w:val="none" w:sz="0" w:space="0" w:color="auto"/>
            <w:right w:val="none" w:sz="0" w:space="0" w:color="auto"/>
          </w:divBdr>
        </w:div>
        <w:div w:id="1477182050">
          <w:marLeft w:val="480"/>
          <w:marRight w:val="0"/>
          <w:marTop w:val="0"/>
          <w:marBottom w:val="0"/>
          <w:divBdr>
            <w:top w:val="none" w:sz="0" w:space="0" w:color="auto"/>
            <w:left w:val="none" w:sz="0" w:space="0" w:color="auto"/>
            <w:bottom w:val="none" w:sz="0" w:space="0" w:color="auto"/>
            <w:right w:val="none" w:sz="0" w:space="0" w:color="auto"/>
          </w:divBdr>
        </w:div>
        <w:div w:id="1489633660">
          <w:marLeft w:val="480"/>
          <w:marRight w:val="0"/>
          <w:marTop w:val="0"/>
          <w:marBottom w:val="0"/>
          <w:divBdr>
            <w:top w:val="none" w:sz="0" w:space="0" w:color="auto"/>
            <w:left w:val="none" w:sz="0" w:space="0" w:color="auto"/>
            <w:bottom w:val="none" w:sz="0" w:space="0" w:color="auto"/>
            <w:right w:val="none" w:sz="0" w:space="0" w:color="auto"/>
          </w:divBdr>
        </w:div>
        <w:div w:id="1503204541">
          <w:marLeft w:val="480"/>
          <w:marRight w:val="0"/>
          <w:marTop w:val="0"/>
          <w:marBottom w:val="0"/>
          <w:divBdr>
            <w:top w:val="none" w:sz="0" w:space="0" w:color="auto"/>
            <w:left w:val="none" w:sz="0" w:space="0" w:color="auto"/>
            <w:bottom w:val="none" w:sz="0" w:space="0" w:color="auto"/>
            <w:right w:val="none" w:sz="0" w:space="0" w:color="auto"/>
          </w:divBdr>
        </w:div>
        <w:div w:id="1542016809">
          <w:marLeft w:val="480"/>
          <w:marRight w:val="0"/>
          <w:marTop w:val="0"/>
          <w:marBottom w:val="0"/>
          <w:divBdr>
            <w:top w:val="none" w:sz="0" w:space="0" w:color="auto"/>
            <w:left w:val="none" w:sz="0" w:space="0" w:color="auto"/>
            <w:bottom w:val="none" w:sz="0" w:space="0" w:color="auto"/>
            <w:right w:val="none" w:sz="0" w:space="0" w:color="auto"/>
          </w:divBdr>
        </w:div>
        <w:div w:id="1551073073">
          <w:marLeft w:val="480"/>
          <w:marRight w:val="0"/>
          <w:marTop w:val="0"/>
          <w:marBottom w:val="0"/>
          <w:divBdr>
            <w:top w:val="none" w:sz="0" w:space="0" w:color="auto"/>
            <w:left w:val="none" w:sz="0" w:space="0" w:color="auto"/>
            <w:bottom w:val="none" w:sz="0" w:space="0" w:color="auto"/>
            <w:right w:val="none" w:sz="0" w:space="0" w:color="auto"/>
          </w:divBdr>
        </w:div>
        <w:div w:id="1558396919">
          <w:marLeft w:val="480"/>
          <w:marRight w:val="0"/>
          <w:marTop w:val="0"/>
          <w:marBottom w:val="0"/>
          <w:divBdr>
            <w:top w:val="none" w:sz="0" w:space="0" w:color="auto"/>
            <w:left w:val="none" w:sz="0" w:space="0" w:color="auto"/>
            <w:bottom w:val="none" w:sz="0" w:space="0" w:color="auto"/>
            <w:right w:val="none" w:sz="0" w:space="0" w:color="auto"/>
          </w:divBdr>
        </w:div>
        <w:div w:id="1587422385">
          <w:marLeft w:val="480"/>
          <w:marRight w:val="0"/>
          <w:marTop w:val="0"/>
          <w:marBottom w:val="0"/>
          <w:divBdr>
            <w:top w:val="none" w:sz="0" w:space="0" w:color="auto"/>
            <w:left w:val="none" w:sz="0" w:space="0" w:color="auto"/>
            <w:bottom w:val="none" w:sz="0" w:space="0" w:color="auto"/>
            <w:right w:val="none" w:sz="0" w:space="0" w:color="auto"/>
          </w:divBdr>
        </w:div>
        <w:div w:id="1633827851">
          <w:marLeft w:val="480"/>
          <w:marRight w:val="0"/>
          <w:marTop w:val="0"/>
          <w:marBottom w:val="0"/>
          <w:divBdr>
            <w:top w:val="none" w:sz="0" w:space="0" w:color="auto"/>
            <w:left w:val="none" w:sz="0" w:space="0" w:color="auto"/>
            <w:bottom w:val="none" w:sz="0" w:space="0" w:color="auto"/>
            <w:right w:val="none" w:sz="0" w:space="0" w:color="auto"/>
          </w:divBdr>
        </w:div>
        <w:div w:id="1685866042">
          <w:marLeft w:val="480"/>
          <w:marRight w:val="0"/>
          <w:marTop w:val="0"/>
          <w:marBottom w:val="0"/>
          <w:divBdr>
            <w:top w:val="none" w:sz="0" w:space="0" w:color="auto"/>
            <w:left w:val="none" w:sz="0" w:space="0" w:color="auto"/>
            <w:bottom w:val="none" w:sz="0" w:space="0" w:color="auto"/>
            <w:right w:val="none" w:sz="0" w:space="0" w:color="auto"/>
          </w:divBdr>
        </w:div>
        <w:div w:id="1690136164">
          <w:marLeft w:val="480"/>
          <w:marRight w:val="0"/>
          <w:marTop w:val="0"/>
          <w:marBottom w:val="0"/>
          <w:divBdr>
            <w:top w:val="none" w:sz="0" w:space="0" w:color="auto"/>
            <w:left w:val="none" w:sz="0" w:space="0" w:color="auto"/>
            <w:bottom w:val="none" w:sz="0" w:space="0" w:color="auto"/>
            <w:right w:val="none" w:sz="0" w:space="0" w:color="auto"/>
          </w:divBdr>
        </w:div>
        <w:div w:id="1747654000">
          <w:marLeft w:val="480"/>
          <w:marRight w:val="0"/>
          <w:marTop w:val="0"/>
          <w:marBottom w:val="0"/>
          <w:divBdr>
            <w:top w:val="none" w:sz="0" w:space="0" w:color="auto"/>
            <w:left w:val="none" w:sz="0" w:space="0" w:color="auto"/>
            <w:bottom w:val="none" w:sz="0" w:space="0" w:color="auto"/>
            <w:right w:val="none" w:sz="0" w:space="0" w:color="auto"/>
          </w:divBdr>
        </w:div>
        <w:div w:id="1774938397">
          <w:marLeft w:val="480"/>
          <w:marRight w:val="0"/>
          <w:marTop w:val="0"/>
          <w:marBottom w:val="0"/>
          <w:divBdr>
            <w:top w:val="none" w:sz="0" w:space="0" w:color="auto"/>
            <w:left w:val="none" w:sz="0" w:space="0" w:color="auto"/>
            <w:bottom w:val="none" w:sz="0" w:space="0" w:color="auto"/>
            <w:right w:val="none" w:sz="0" w:space="0" w:color="auto"/>
          </w:divBdr>
        </w:div>
        <w:div w:id="1776705647">
          <w:marLeft w:val="480"/>
          <w:marRight w:val="0"/>
          <w:marTop w:val="0"/>
          <w:marBottom w:val="0"/>
          <w:divBdr>
            <w:top w:val="none" w:sz="0" w:space="0" w:color="auto"/>
            <w:left w:val="none" w:sz="0" w:space="0" w:color="auto"/>
            <w:bottom w:val="none" w:sz="0" w:space="0" w:color="auto"/>
            <w:right w:val="none" w:sz="0" w:space="0" w:color="auto"/>
          </w:divBdr>
        </w:div>
        <w:div w:id="1805345103">
          <w:marLeft w:val="480"/>
          <w:marRight w:val="0"/>
          <w:marTop w:val="0"/>
          <w:marBottom w:val="0"/>
          <w:divBdr>
            <w:top w:val="none" w:sz="0" w:space="0" w:color="auto"/>
            <w:left w:val="none" w:sz="0" w:space="0" w:color="auto"/>
            <w:bottom w:val="none" w:sz="0" w:space="0" w:color="auto"/>
            <w:right w:val="none" w:sz="0" w:space="0" w:color="auto"/>
          </w:divBdr>
        </w:div>
        <w:div w:id="1806241525">
          <w:marLeft w:val="480"/>
          <w:marRight w:val="0"/>
          <w:marTop w:val="0"/>
          <w:marBottom w:val="0"/>
          <w:divBdr>
            <w:top w:val="none" w:sz="0" w:space="0" w:color="auto"/>
            <w:left w:val="none" w:sz="0" w:space="0" w:color="auto"/>
            <w:bottom w:val="none" w:sz="0" w:space="0" w:color="auto"/>
            <w:right w:val="none" w:sz="0" w:space="0" w:color="auto"/>
          </w:divBdr>
        </w:div>
        <w:div w:id="1838881011">
          <w:marLeft w:val="480"/>
          <w:marRight w:val="0"/>
          <w:marTop w:val="0"/>
          <w:marBottom w:val="0"/>
          <w:divBdr>
            <w:top w:val="none" w:sz="0" w:space="0" w:color="auto"/>
            <w:left w:val="none" w:sz="0" w:space="0" w:color="auto"/>
            <w:bottom w:val="none" w:sz="0" w:space="0" w:color="auto"/>
            <w:right w:val="none" w:sz="0" w:space="0" w:color="auto"/>
          </w:divBdr>
        </w:div>
        <w:div w:id="1866824729">
          <w:marLeft w:val="480"/>
          <w:marRight w:val="0"/>
          <w:marTop w:val="0"/>
          <w:marBottom w:val="0"/>
          <w:divBdr>
            <w:top w:val="none" w:sz="0" w:space="0" w:color="auto"/>
            <w:left w:val="none" w:sz="0" w:space="0" w:color="auto"/>
            <w:bottom w:val="none" w:sz="0" w:space="0" w:color="auto"/>
            <w:right w:val="none" w:sz="0" w:space="0" w:color="auto"/>
          </w:divBdr>
        </w:div>
        <w:div w:id="1894851463">
          <w:marLeft w:val="480"/>
          <w:marRight w:val="0"/>
          <w:marTop w:val="0"/>
          <w:marBottom w:val="0"/>
          <w:divBdr>
            <w:top w:val="none" w:sz="0" w:space="0" w:color="auto"/>
            <w:left w:val="none" w:sz="0" w:space="0" w:color="auto"/>
            <w:bottom w:val="none" w:sz="0" w:space="0" w:color="auto"/>
            <w:right w:val="none" w:sz="0" w:space="0" w:color="auto"/>
          </w:divBdr>
        </w:div>
        <w:div w:id="1909418217">
          <w:marLeft w:val="480"/>
          <w:marRight w:val="0"/>
          <w:marTop w:val="0"/>
          <w:marBottom w:val="0"/>
          <w:divBdr>
            <w:top w:val="none" w:sz="0" w:space="0" w:color="auto"/>
            <w:left w:val="none" w:sz="0" w:space="0" w:color="auto"/>
            <w:bottom w:val="none" w:sz="0" w:space="0" w:color="auto"/>
            <w:right w:val="none" w:sz="0" w:space="0" w:color="auto"/>
          </w:divBdr>
        </w:div>
        <w:div w:id="1956599438">
          <w:marLeft w:val="480"/>
          <w:marRight w:val="0"/>
          <w:marTop w:val="0"/>
          <w:marBottom w:val="0"/>
          <w:divBdr>
            <w:top w:val="none" w:sz="0" w:space="0" w:color="auto"/>
            <w:left w:val="none" w:sz="0" w:space="0" w:color="auto"/>
            <w:bottom w:val="none" w:sz="0" w:space="0" w:color="auto"/>
            <w:right w:val="none" w:sz="0" w:space="0" w:color="auto"/>
          </w:divBdr>
        </w:div>
        <w:div w:id="2001039453">
          <w:marLeft w:val="480"/>
          <w:marRight w:val="0"/>
          <w:marTop w:val="0"/>
          <w:marBottom w:val="0"/>
          <w:divBdr>
            <w:top w:val="none" w:sz="0" w:space="0" w:color="auto"/>
            <w:left w:val="none" w:sz="0" w:space="0" w:color="auto"/>
            <w:bottom w:val="none" w:sz="0" w:space="0" w:color="auto"/>
            <w:right w:val="none" w:sz="0" w:space="0" w:color="auto"/>
          </w:divBdr>
        </w:div>
        <w:div w:id="2021352671">
          <w:marLeft w:val="480"/>
          <w:marRight w:val="0"/>
          <w:marTop w:val="0"/>
          <w:marBottom w:val="0"/>
          <w:divBdr>
            <w:top w:val="none" w:sz="0" w:space="0" w:color="auto"/>
            <w:left w:val="none" w:sz="0" w:space="0" w:color="auto"/>
            <w:bottom w:val="none" w:sz="0" w:space="0" w:color="auto"/>
            <w:right w:val="none" w:sz="0" w:space="0" w:color="auto"/>
          </w:divBdr>
        </w:div>
        <w:div w:id="2021735626">
          <w:marLeft w:val="480"/>
          <w:marRight w:val="0"/>
          <w:marTop w:val="0"/>
          <w:marBottom w:val="0"/>
          <w:divBdr>
            <w:top w:val="none" w:sz="0" w:space="0" w:color="auto"/>
            <w:left w:val="none" w:sz="0" w:space="0" w:color="auto"/>
            <w:bottom w:val="none" w:sz="0" w:space="0" w:color="auto"/>
            <w:right w:val="none" w:sz="0" w:space="0" w:color="auto"/>
          </w:divBdr>
        </w:div>
        <w:div w:id="2030253467">
          <w:marLeft w:val="480"/>
          <w:marRight w:val="0"/>
          <w:marTop w:val="0"/>
          <w:marBottom w:val="0"/>
          <w:divBdr>
            <w:top w:val="none" w:sz="0" w:space="0" w:color="auto"/>
            <w:left w:val="none" w:sz="0" w:space="0" w:color="auto"/>
            <w:bottom w:val="none" w:sz="0" w:space="0" w:color="auto"/>
            <w:right w:val="none" w:sz="0" w:space="0" w:color="auto"/>
          </w:divBdr>
        </w:div>
        <w:div w:id="2049523914">
          <w:marLeft w:val="480"/>
          <w:marRight w:val="0"/>
          <w:marTop w:val="0"/>
          <w:marBottom w:val="0"/>
          <w:divBdr>
            <w:top w:val="none" w:sz="0" w:space="0" w:color="auto"/>
            <w:left w:val="none" w:sz="0" w:space="0" w:color="auto"/>
            <w:bottom w:val="none" w:sz="0" w:space="0" w:color="auto"/>
            <w:right w:val="none" w:sz="0" w:space="0" w:color="auto"/>
          </w:divBdr>
        </w:div>
        <w:div w:id="2071534823">
          <w:marLeft w:val="480"/>
          <w:marRight w:val="0"/>
          <w:marTop w:val="0"/>
          <w:marBottom w:val="0"/>
          <w:divBdr>
            <w:top w:val="none" w:sz="0" w:space="0" w:color="auto"/>
            <w:left w:val="none" w:sz="0" w:space="0" w:color="auto"/>
            <w:bottom w:val="none" w:sz="0" w:space="0" w:color="auto"/>
            <w:right w:val="none" w:sz="0" w:space="0" w:color="auto"/>
          </w:divBdr>
        </w:div>
        <w:div w:id="2121794360">
          <w:marLeft w:val="480"/>
          <w:marRight w:val="0"/>
          <w:marTop w:val="0"/>
          <w:marBottom w:val="0"/>
          <w:divBdr>
            <w:top w:val="none" w:sz="0" w:space="0" w:color="auto"/>
            <w:left w:val="none" w:sz="0" w:space="0" w:color="auto"/>
            <w:bottom w:val="none" w:sz="0" w:space="0" w:color="auto"/>
            <w:right w:val="none" w:sz="0" w:space="0" w:color="auto"/>
          </w:divBdr>
        </w:div>
        <w:div w:id="2127457090">
          <w:marLeft w:val="480"/>
          <w:marRight w:val="0"/>
          <w:marTop w:val="0"/>
          <w:marBottom w:val="0"/>
          <w:divBdr>
            <w:top w:val="none" w:sz="0" w:space="0" w:color="auto"/>
            <w:left w:val="none" w:sz="0" w:space="0" w:color="auto"/>
            <w:bottom w:val="none" w:sz="0" w:space="0" w:color="auto"/>
            <w:right w:val="none" w:sz="0" w:space="0" w:color="auto"/>
          </w:divBdr>
        </w:div>
        <w:div w:id="2135709290">
          <w:marLeft w:val="480"/>
          <w:marRight w:val="0"/>
          <w:marTop w:val="0"/>
          <w:marBottom w:val="0"/>
          <w:divBdr>
            <w:top w:val="none" w:sz="0" w:space="0" w:color="auto"/>
            <w:left w:val="none" w:sz="0" w:space="0" w:color="auto"/>
            <w:bottom w:val="none" w:sz="0" w:space="0" w:color="auto"/>
            <w:right w:val="none" w:sz="0" w:space="0" w:color="auto"/>
          </w:divBdr>
        </w:div>
      </w:divsChild>
    </w:div>
    <w:div w:id="25252547">
      <w:bodyDiv w:val="1"/>
      <w:marLeft w:val="0"/>
      <w:marRight w:val="0"/>
      <w:marTop w:val="0"/>
      <w:marBottom w:val="0"/>
      <w:divBdr>
        <w:top w:val="none" w:sz="0" w:space="0" w:color="auto"/>
        <w:left w:val="none" w:sz="0" w:space="0" w:color="auto"/>
        <w:bottom w:val="none" w:sz="0" w:space="0" w:color="auto"/>
        <w:right w:val="none" w:sz="0" w:space="0" w:color="auto"/>
      </w:divBdr>
      <w:divsChild>
        <w:div w:id="5136566">
          <w:marLeft w:val="480"/>
          <w:marRight w:val="0"/>
          <w:marTop w:val="0"/>
          <w:marBottom w:val="0"/>
          <w:divBdr>
            <w:top w:val="none" w:sz="0" w:space="0" w:color="auto"/>
            <w:left w:val="none" w:sz="0" w:space="0" w:color="auto"/>
            <w:bottom w:val="none" w:sz="0" w:space="0" w:color="auto"/>
            <w:right w:val="none" w:sz="0" w:space="0" w:color="auto"/>
          </w:divBdr>
        </w:div>
        <w:div w:id="8071711">
          <w:marLeft w:val="480"/>
          <w:marRight w:val="0"/>
          <w:marTop w:val="0"/>
          <w:marBottom w:val="0"/>
          <w:divBdr>
            <w:top w:val="none" w:sz="0" w:space="0" w:color="auto"/>
            <w:left w:val="none" w:sz="0" w:space="0" w:color="auto"/>
            <w:bottom w:val="none" w:sz="0" w:space="0" w:color="auto"/>
            <w:right w:val="none" w:sz="0" w:space="0" w:color="auto"/>
          </w:divBdr>
        </w:div>
        <w:div w:id="24407517">
          <w:marLeft w:val="480"/>
          <w:marRight w:val="0"/>
          <w:marTop w:val="0"/>
          <w:marBottom w:val="0"/>
          <w:divBdr>
            <w:top w:val="none" w:sz="0" w:space="0" w:color="auto"/>
            <w:left w:val="none" w:sz="0" w:space="0" w:color="auto"/>
            <w:bottom w:val="none" w:sz="0" w:space="0" w:color="auto"/>
            <w:right w:val="none" w:sz="0" w:space="0" w:color="auto"/>
          </w:divBdr>
        </w:div>
        <w:div w:id="26496056">
          <w:marLeft w:val="480"/>
          <w:marRight w:val="0"/>
          <w:marTop w:val="0"/>
          <w:marBottom w:val="0"/>
          <w:divBdr>
            <w:top w:val="none" w:sz="0" w:space="0" w:color="auto"/>
            <w:left w:val="none" w:sz="0" w:space="0" w:color="auto"/>
            <w:bottom w:val="none" w:sz="0" w:space="0" w:color="auto"/>
            <w:right w:val="none" w:sz="0" w:space="0" w:color="auto"/>
          </w:divBdr>
        </w:div>
        <w:div w:id="26832207">
          <w:marLeft w:val="480"/>
          <w:marRight w:val="0"/>
          <w:marTop w:val="0"/>
          <w:marBottom w:val="0"/>
          <w:divBdr>
            <w:top w:val="none" w:sz="0" w:space="0" w:color="auto"/>
            <w:left w:val="none" w:sz="0" w:space="0" w:color="auto"/>
            <w:bottom w:val="none" w:sz="0" w:space="0" w:color="auto"/>
            <w:right w:val="none" w:sz="0" w:space="0" w:color="auto"/>
          </w:divBdr>
        </w:div>
        <w:div w:id="40328377">
          <w:marLeft w:val="480"/>
          <w:marRight w:val="0"/>
          <w:marTop w:val="0"/>
          <w:marBottom w:val="0"/>
          <w:divBdr>
            <w:top w:val="none" w:sz="0" w:space="0" w:color="auto"/>
            <w:left w:val="none" w:sz="0" w:space="0" w:color="auto"/>
            <w:bottom w:val="none" w:sz="0" w:space="0" w:color="auto"/>
            <w:right w:val="none" w:sz="0" w:space="0" w:color="auto"/>
          </w:divBdr>
        </w:div>
        <w:div w:id="67583834">
          <w:marLeft w:val="480"/>
          <w:marRight w:val="0"/>
          <w:marTop w:val="0"/>
          <w:marBottom w:val="0"/>
          <w:divBdr>
            <w:top w:val="none" w:sz="0" w:space="0" w:color="auto"/>
            <w:left w:val="none" w:sz="0" w:space="0" w:color="auto"/>
            <w:bottom w:val="none" w:sz="0" w:space="0" w:color="auto"/>
            <w:right w:val="none" w:sz="0" w:space="0" w:color="auto"/>
          </w:divBdr>
        </w:div>
        <w:div w:id="77020857">
          <w:marLeft w:val="480"/>
          <w:marRight w:val="0"/>
          <w:marTop w:val="0"/>
          <w:marBottom w:val="0"/>
          <w:divBdr>
            <w:top w:val="none" w:sz="0" w:space="0" w:color="auto"/>
            <w:left w:val="none" w:sz="0" w:space="0" w:color="auto"/>
            <w:bottom w:val="none" w:sz="0" w:space="0" w:color="auto"/>
            <w:right w:val="none" w:sz="0" w:space="0" w:color="auto"/>
          </w:divBdr>
        </w:div>
        <w:div w:id="120459840">
          <w:marLeft w:val="480"/>
          <w:marRight w:val="0"/>
          <w:marTop w:val="0"/>
          <w:marBottom w:val="0"/>
          <w:divBdr>
            <w:top w:val="none" w:sz="0" w:space="0" w:color="auto"/>
            <w:left w:val="none" w:sz="0" w:space="0" w:color="auto"/>
            <w:bottom w:val="none" w:sz="0" w:space="0" w:color="auto"/>
            <w:right w:val="none" w:sz="0" w:space="0" w:color="auto"/>
          </w:divBdr>
        </w:div>
        <w:div w:id="276570213">
          <w:marLeft w:val="480"/>
          <w:marRight w:val="0"/>
          <w:marTop w:val="0"/>
          <w:marBottom w:val="0"/>
          <w:divBdr>
            <w:top w:val="none" w:sz="0" w:space="0" w:color="auto"/>
            <w:left w:val="none" w:sz="0" w:space="0" w:color="auto"/>
            <w:bottom w:val="none" w:sz="0" w:space="0" w:color="auto"/>
            <w:right w:val="none" w:sz="0" w:space="0" w:color="auto"/>
          </w:divBdr>
        </w:div>
        <w:div w:id="281154504">
          <w:marLeft w:val="480"/>
          <w:marRight w:val="0"/>
          <w:marTop w:val="0"/>
          <w:marBottom w:val="0"/>
          <w:divBdr>
            <w:top w:val="none" w:sz="0" w:space="0" w:color="auto"/>
            <w:left w:val="none" w:sz="0" w:space="0" w:color="auto"/>
            <w:bottom w:val="none" w:sz="0" w:space="0" w:color="auto"/>
            <w:right w:val="none" w:sz="0" w:space="0" w:color="auto"/>
          </w:divBdr>
        </w:div>
        <w:div w:id="333845525">
          <w:marLeft w:val="480"/>
          <w:marRight w:val="0"/>
          <w:marTop w:val="0"/>
          <w:marBottom w:val="0"/>
          <w:divBdr>
            <w:top w:val="none" w:sz="0" w:space="0" w:color="auto"/>
            <w:left w:val="none" w:sz="0" w:space="0" w:color="auto"/>
            <w:bottom w:val="none" w:sz="0" w:space="0" w:color="auto"/>
            <w:right w:val="none" w:sz="0" w:space="0" w:color="auto"/>
          </w:divBdr>
        </w:div>
        <w:div w:id="360908923">
          <w:marLeft w:val="480"/>
          <w:marRight w:val="0"/>
          <w:marTop w:val="0"/>
          <w:marBottom w:val="0"/>
          <w:divBdr>
            <w:top w:val="none" w:sz="0" w:space="0" w:color="auto"/>
            <w:left w:val="none" w:sz="0" w:space="0" w:color="auto"/>
            <w:bottom w:val="none" w:sz="0" w:space="0" w:color="auto"/>
            <w:right w:val="none" w:sz="0" w:space="0" w:color="auto"/>
          </w:divBdr>
        </w:div>
        <w:div w:id="377437607">
          <w:marLeft w:val="480"/>
          <w:marRight w:val="0"/>
          <w:marTop w:val="0"/>
          <w:marBottom w:val="0"/>
          <w:divBdr>
            <w:top w:val="none" w:sz="0" w:space="0" w:color="auto"/>
            <w:left w:val="none" w:sz="0" w:space="0" w:color="auto"/>
            <w:bottom w:val="none" w:sz="0" w:space="0" w:color="auto"/>
            <w:right w:val="none" w:sz="0" w:space="0" w:color="auto"/>
          </w:divBdr>
        </w:div>
        <w:div w:id="404494989">
          <w:marLeft w:val="480"/>
          <w:marRight w:val="0"/>
          <w:marTop w:val="0"/>
          <w:marBottom w:val="0"/>
          <w:divBdr>
            <w:top w:val="none" w:sz="0" w:space="0" w:color="auto"/>
            <w:left w:val="none" w:sz="0" w:space="0" w:color="auto"/>
            <w:bottom w:val="none" w:sz="0" w:space="0" w:color="auto"/>
            <w:right w:val="none" w:sz="0" w:space="0" w:color="auto"/>
          </w:divBdr>
        </w:div>
        <w:div w:id="424810792">
          <w:marLeft w:val="480"/>
          <w:marRight w:val="0"/>
          <w:marTop w:val="0"/>
          <w:marBottom w:val="0"/>
          <w:divBdr>
            <w:top w:val="none" w:sz="0" w:space="0" w:color="auto"/>
            <w:left w:val="none" w:sz="0" w:space="0" w:color="auto"/>
            <w:bottom w:val="none" w:sz="0" w:space="0" w:color="auto"/>
            <w:right w:val="none" w:sz="0" w:space="0" w:color="auto"/>
          </w:divBdr>
        </w:div>
        <w:div w:id="541213272">
          <w:marLeft w:val="480"/>
          <w:marRight w:val="0"/>
          <w:marTop w:val="0"/>
          <w:marBottom w:val="0"/>
          <w:divBdr>
            <w:top w:val="none" w:sz="0" w:space="0" w:color="auto"/>
            <w:left w:val="none" w:sz="0" w:space="0" w:color="auto"/>
            <w:bottom w:val="none" w:sz="0" w:space="0" w:color="auto"/>
            <w:right w:val="none" w:sz="0" w:space="0" w:color="auto"/>
          </w:divBdr>
        </w:div>
        <w:div w:id="541554310">
          <w:marLeft w:val="480"/>
          <w:marRight w:val="0"/>
          <w:marTop w:val="0"/>
          <w:marBottom w:val="0"/>
          <w:divBdr>
            <w:top w:val="none" w:sz="0" w:space="0" w:color="auto"/>
            <w:left w:val="none" w:sz="0" w:space="0" w:color="auto"/>
            <w:bottom w:val="none" w:sz="0" w:space="0" w:color="auto"/>
            <w:right w:val="none" w:sz="0" w:space="0" w:color="auto"/>
          </w:divBdr>
        </w:div>
        <w:div w:id="597979711">
          <w:marLeft w:val="480"/>
          <w:marRight w:val="0"/>
          <w:marTop w:val="0"/>
          <w:marBottom w:val="0"/>
          <w:divBdr>
            <w:top w:val="none" w:sz="0" w:space="0" w:color="auto"/>
            <w:left w:val="none" w:sz="0" w:space="0" w:color="auto"/>
            <w:bottom w:val="none" w:sz="0" w:space="0" w:color="auto"/>
            <w:right w:val="none" w:sz="0" w:space="0" w:color="auto"/>
          </w:divBdr>
        </w:div>
        <w:div w:id="626592532">
          <w:marLeft w:val="480"/>
          <w:marRight w:val="0"/>
          <w:marTop w:val="0"/>
          <w:marBottom w:val="0"/>
          <w:divBdr>
            <w:top w:val="none" w:sz="0" w:space="0" w:color="auto"/>
            <w:left w:val="none" w:sz="0" w:space="0" w:color="auto"/>
            <w:bottom w:val="none" w:sz="0" w:space="0" w:color="auto"/>
            <w:right w:val="none" w:sz="0" w:space="0" w:color="auto"/>
          </w:divBdr>
        </w:div>
        <w:div w:id="640888382">
          <w:marLeft w:val="480"/>
          <w:marRight w:val="0"/>
          <w:marTop w:val="0"/>
          <w:marBottom w:val="0"/>
          <w:divBdr>
            <w:top w:val="none" w:sz="0" w:space="0" w:color="auto"/>
            <w:left w:val="none" w:sz="0" w:space="0" w:color="auto"/>
            <w:bottom w:val="none" w:sz="0" w:space="0" w:color="auto"/>
            <w:right w:val="none" w:sz="0" w:space="0" w:color="auto"/>
          </w:divBdr>
        </w:div>
        <w:div w:id="714693516">
          <w:marLeft w:val="480"/>
          <w:marRight w:val="0"/>
          <w:marTop w:val="0"/>
          <w:marBottom w:val="0"/>
          <w:divBdr>
            <w:top w:val="none" w:sz="0" w:space="0" w:color="auto"/>
            <w:left w:val="none" w:sz="0" w:space="0" w:color="auto"/>
            <w:bottom w:val="none" w:sz="0" w:space="0" w:color="auto"/>
            <w:right w:val="none" w:sz="0" w:space="0" w:color="auto"/>
          </w:divBdr>
        </w:div>
        <w:div w:id="765999075">
          <w:marLeft w:val="480"/>
          <w:marRight w:val="0"/>
          <w:marTop w:val="0"/>
          <w:marBottom w:val="0"/>
          <w:divBdr>
            <w:top w:val="none" w:sz="0" w:space="0" w:color="auto"/>
            <w:left w:val="none" w:sz="0" w:space="0" w:color="auto"/>
            <w:bottom w:val="none" w:sz="0" w:space="0" w:color="auto"/>
            <w:right w:val="none" w:sz="0" w:space="0" w:color="auto"/>
          </w:divBdr>
        </w:div>
        <w:div w:id="780615453">
          <w:marLeft w:val="480"/>
          <w:marRight w:val="0"/>
          <w:marTop w:val="0"/>
          <w:marBottom w:val="0"/>
          <w:divBdr>
            <w:top w:val="none" w:sz="0" w:space="0" w:color="auto"/>
            <w:left w:val="none" w:sz="0" w:space="0" w:color="auto"/>
            <w:bottom w:val="none" w:sz="0" w:space="0" w:color="auto"/>
            <w:right w:val="none" w:sz="0" w:space="0" w:color="auto"/>
          </w:divBdr>
        </w:div>
        <w:div w:id="799109882">
          <w:marLeft w:val="480"/>
          <w:marRight w:val="0"/>
          <w:marTop w:val="0"/>
          <w:marBottom w:val="0"/>
          <w:divBdr>
            <w:top w:val="none" w:sz="0" w:space="0" w:color="auto"/>
            <w:left w:val="none" w:sz="0" w:space="0" w:color="auto"/>
            <w:bottom w:val="none" w:sz="0" w:space="0" w:color="auto"/>
            <w:right w:val="none" w:sz="0" w:space="0" w:color="auto"/>
          </w:divBdr>
        </w:div>
        <w:div w:id="805051353">
          <w:marLeft w:val="480"/>
          <w:marRight w:val="0"/>
          <w:marTop w:val="0"/>
          <w:marBottom w:val="0"/>
          <w:divBdr>
            <w:top w:val="none" w:sz="0" w:space="0" w:color="auto"/>
            <w:left w:val="none" w:sz="0" w:space="0" w:color="auto"/>
            <w:bottom w:val="none" w:sz="0" w:space="0" w:color="auto"/>
            <w:right w:val="none" w:sz="0" w:space="0" w:color="auto"/>
          </w:divBdr>
        </w:div>
        <w:div w:id="847908905">
          <w:marLeft w:val="480"/>
          <w:marRight w:val="0"/>
          <w:marTop w:val="0"/>
          <w:marBottom w:val="0"/>
          <w:divBdr>
            <w:top w:val="none" w:sz="0" w:space="0" w:color="auto"/>
            <w:left w:val="none" w:sz="0" w:space="0" w:color="auto"/>
            <w:bottom w:val="none" w:sz="0" w:space="0" w:color="auto"/>
            <w:right w:val="none" w:sz="0" w:space="0" w:color="auto"/>
          </w:divBdr>
        </w:div>
        <w:div w:id="865025304">
          <w:marLeft w:val="480"/>
          <w:marRight w:val="0"/>
          <w:marTop w:val="0"/>
          <w:marBottom w:val="0"/>
          <w:divBdr>
            <w:top w:val="none" w:sz="0" w:space="0" w:color="auto"/>
            <w:left w:val="none" w:sz="0" w:space="0" w:color="auto"/>
            <w:bottom w:val="none" w:sz="0" w:space="0" w:color="auto"/>
            <w:right w:val="none" w:sz="0" w:space="0" w:color="auto"/>
          </w:divBdr>
        </w:div>
        <w:div w:id="877353519">
          <w:marLeft w:val="480"/>
          <w:marRight w:val="0"/>
          <w:marTop w:val="0"/>
          <w:marBottom w:val="0"/>
          <w:divBdr>
            <w:top w:val="none" w:sz="0" w:space="0" w:color="auto"/>
            <w:left w:val="none" w:sz="0" w:space="0" w:color="auto"/>
            <w:bottom w:val="none" w:sz="0" w:space="0" w:color="auto"/>
            <w:right w:val="none" w:sz="0" w:space="0" w:color="auto"/>
          </w:divBdr>
        </w:div>
        <w:div w:id="913781122">
          <w:marLeft w:val="480"/>
          <w:marRight w:val="0"/>
          <w:marTop w:val="0"/>
          <w:marBottom w:val="0"/>
          <w:divBdr>
            <w:top w:val="none" w:sz="0" w:space="0" w:color="auto"/>
            <w:left w:val="none" w:sz="0" w:space="0" w:color="auto"/>
            <w:bottom w:val="none" w:sz="0" w:space="0" w:color="auto"/>
            <w:right w:val="none" w:sz="0" w:space="0" w:color="auto"/>
          </w:divBdr>
        </w:div>
        <w:div w:id="933824227">
          <w:marLeft w:val="480"/>
          <w:marRight w:val="0"/>
          <w:marTop w:val="0"/>
          <w:marBottom w:val="0"/>
          <w:divBdr>
            <w:top w:val="none" w:sz="0" w:space="0" w:color="auto"/>
            <w:left w:val="none" w:sz="0" w:space="0" w:color="auto"/>
            <w:bottom w:val="none" w:sz="0" w:space="0" w:color="auto"/>
            <w:right w:val="none" w:sz="0" w:space="0" w:color="auto"/>
          </w:divBdr>
        </w:div>
        <w:div w:id="962734477">
          <w:marLeft w:val="480"/>
          <w:marRight w:val="0"/>
          <w:marTop w:val="0"/>
          <w:marBottom w:val="0"/>
          <w:divBdr>
            <w:top w:val="none" w:sz="0" w:space="0" w:color="auto"/>
            <w:left w:val="none" w:sz="0" w:space="0" w:color="auto"/>
            <w:bottom w:val="none" w:sz="0" w:space="0" w:color="auto"/>
            <w:right w:val="none" w:sz="0" w:space="0" w:color="auto"/>
          </w:divBdr>
        </w:div>
        <w:div w:id="1025593704">
          <w:marLeft w:val="480"/>
          <w:marRight w:val="0"/>
          <w:marTop w:val="0"/>
          <w:marBottom w:val="0"/>
          <w:divBdr>
            <w:top w:val="none" w:sz="0" w:space="0" w:color="auto"/>
            <w:left w:val="none" w:sz="0" w:space="0" w:color="auto"/>
            <w:bottom w:val="none" w:sz="0" w:space="0" w:color="auto"/>
            <w:right w:val="none" w:sz="0" w:space="0" w:color="auto"/>
          </w:divBdr>
        </w:div>
        <w:div w:id="1079713454">
          <w:marLeft w:val="480"/>
          <w:marRight w:val="0"/>
          <w:marTop w:val="0"/>
          <w:marBottom w:val="0"/>
          <w:divBdr>
            <w:top w:val="none" w:sz="0" w:space="0" w:color="auto"/>
            <w:left w:val="none" w:sz="0" w:space="0" w:color="auto"/>
            <w:bottom w:val="none" w:sz="0" w:space="0" w:color="auto"/>
            <w:right w:val="none" w:sz="0" w:space="0" w:color="auto"/>
          </w:divBdr>
        </w:div>
        <w:div w:id="1149975667">
          <w:marLeft w:val="480"/>
          <w:marRight w:val="0"/>
          <w:marTop w:val="0"/>
          <w:marBottom w:val="0"/>
          <w:divBdr>
            <w:top w:val="none" w:sz="0" w:space="0" w:color="auto"/>
            <w:left w:val="none" w:sz="0" w:space="0" w:color="auto"/>
            <w:bottom w:val="none" w:sz="0" w:space="0" w:color="auto"/>
            <w:right w:val="none" w:sz="0" w:space="0" w:color="auto"/>
          </w:divBdr>
        </w:div>
        <w:div w:id="1171019782">
          <w:marLeft w:val="480"/>
          <w:marRight w:val="0"/>
          <w:marTop w:val="0"/>
          <w:marBottom w:val="0"/>
          <w:divBdr>
            <w:top w:val="none" w:sz="0" w:space="0" w:color="auto"/>
            <w:left w:val="none" w:sz="0" w:space="0" w:color="auto"/>
            <w:bottom w:val="none" w:sz="0" w:space="0" w:color="auto"/>
            <w:right w:val="none" w:sz="0" w:space="0" w:color="auto"/>
          </w:divBdr>
        </w:div>
        <w:div w:id="1240289644">
          <w:marLeft w:val="480"/>
          <w:marRight w:val="0"/>
          <w:marTop w:val="0"/>
          <w:marBottom w:val="0"/>
          <w:divBdr>
            <w:top w:val="none" w:sz="0" w:space="0" w:color="auto"/>
            <w:left w:val="none" w:sz="0" w:space="0" w:color="auto"/>
            <w:bottom w:val="none" w:sz="0" w:space="0" w:color="auto"/>
            <w:right w:val="none" w:sz="0" w:space="0" w:color="auto"/>
          </w:divBdr>
        </w:div>
        <w:div w:id="1255937956">
          <w:marLeft w:val="480"/>
          <w:marRight w:val="0"/>
          <w:marTop w:val="0"/>
          <w:marBottom w:val="0"/>
          <w:divBdr>
            <w:top w:val="none" w:sz="0" w:space="0" w:color="auto"/>
            <w:left w:val="none" w:sz="0" w:space="0" w:color="auto"/>
            <w:bottom w:val="none" w:sz="0" w:space="0" w:color="auto"/>
            <w:right w:val="none" w:sz="0" w:space="0" w:color="auto"/>
          </w:divBdr>
        </w:div>
        <w:div w:id="1295721257">
          <w:marLeft w:val="480"/>
          <w:marRight w:val="0"/>
          <w:marTop w:val="0"/>
          <w:marBottom w:val="0"/>
          <w:divBdr>
            <w:top w:val="none" w:sz="0" w:space="0" w:color="auto"/>
            <w:left w:val="none" w:sz="0" w:space="0" w:color="auto"/>
            <w:bottom w:val="none" w:sz="0" w:space="0" w:color="auto"/>
            <w:right w:val="none" w:sz="0" w:space="0" w:color="auto"/>
          </w:divBdr>
        </w:div>
        <w:div w:id="1383217312">
          <w:marLeft w:val="480"/>
          <w:marRight w:val="0"/>
          <w:marTop w:val="0"/>
          <w:marBottom w:val="0"/>
          <w:divBdr>
            <w:top w:val="none" w:sz="0" w:space="0" w:color="auto"/>
            <w:left w:val="none" w:sz="0" w:space="0" w:color="auto"/>
            <w:bottom w:val="none" w:sz="0" w:space="0" w:color="auto"/>
            <w:right w:val="none" w:sz="0" w:space="0" w:color="auto"/>
          </w:divBdr>
        </w:div>
        <w:div w:id="1427075484">
          <w:marLeft w:val="480"/>
          <w:marRight w:val="0"/>
          <w:marTop w:val="0"/>
          <w:marBottom w:val="0"/>
          <w:divBdr>
            <w:top w:val="none" w:sz="0" w:space="0" w:color="auto"/>
            <w:left w:val="none" w:sz="0" w:space="0" w:color="auto"/>
            <w:bottom w:val="none" w:sz="0" w:space="0" w:color="auto"/>
            <w:right w:val="none" w:sz="0" w:space="0" w:color="auto"/>
          </w:divBdr>
        </w:div>
        <w:div w:id="1452163777">
          <w:marLeft w:val="480"/>
          <w:marRight w:val="0"/>
          <w:marTop w:val="0"/>
          <w:marBottom w:val="0"/>
          <w:divBdr>
            <w:top w:val="none" w:sz="0" w:space="0" w:color="auto"/>
            <w:left w:val="none" w:sz="0" w:space="0" w:color="auto"/>
            <w:bottom w:val="none" w:sz="0" w:space="0" w:color="auto"/>
            <w:right w:val="none" w:sz="0" w:space="0" w:color="auto"/>
          </w:divBdr>
        </w:div>
        <w:div w:id="1505975742">
          <w:marLeft w:val="480"/>
          <w:marRight w:val="0"/>
          <w:marTop w:val="0"/>
          <w:marBottom w:val="0"/>
          <w:divBdr>
            <w:top w:val="none" w:sz="0" w:space="0" w:color="auto"/>
            <w:left w:val="none" w:sz="0" w:space="0" w:color="auto"/>
            <w:bottom w:val="none" w:sz="0" w:space="0" w:color="auto"/>
            <w:right w:val="none" w:sz="0" w:space="0" w:color="auto"/>
          </w:divBdr>
        </w:div>
        <w:div w:id="1547372925">
          <w:marLeft w:val="480"/>
          <w:marRight w:val="0"/>
          <w:marTop w:val="0"/>
          <w:marBottom w:val="0"/>
          <w:divBdr>
            <w:top w:val="none" w:sz="0" w:space="0" w:color="auto"/>
            <w:left w:val="none" w:sz="0" w:space="0" w:color="auto"/>
            <w:bottom w:val="none" w:sz="0" w:space="0" w:color="auto"/>
            <w:right w:val="none" w:sz="0" w:space="0" w:color="auto"/>
          </w:divBdr>
        </w:div>
        <w:div w:id="1608581263">
          <w:marLeft w:val="480"/>
          <w:marRight w:val="0"/>
          <w:marTop w:val="0"/>
          <w:marBottom w:val="0"/>
          <w:divBdr>
            <w:top w:val="none" w:sz="0" w:space="0" w:color="auto"/>
            <w:left w:val="none" w:sz="0" w:space="0" w:color="auto"/>
            <w:bottom w:val="none" w:sz="0" w:space="0" w:color="auto"/>
            <w:right w:val="none" w:sz="0" w:space="0" w:color="auto"/>
          </w:divBdr>
        </w:div>
        <w:div w:id="1692418690">
          <w:marLeft w:val="480"/>
          <w:marRight w:val="0"/>
          <w:marTop w:val="0"/>
          <w:marBottom w:val="0"/>
          <w:divBdr>
            <w:top w:val="none" w:sz="0" w:space="0" w:color="auto"/>
            <w:left w:val="none" w:sz="0" w:space="0" w:color="auto"/>
            <w:bottom w:val="none" w:sz="0" w:space="0" w:color="auto"/>
            <w:right w:val="none" w:sz="0" w:space="0" w:color="auto"/>
          </w:divBdr>
        </w:div>
        <w:div w:id="1709718385">
          <w:marLeft w:val="480"/>
          <w:marRight w:val="0"/>
          <w:marTop w:val="0"/>
          <w:marBottom w:val="0"/>
          <w:divBdr>
            <w:top w:val="none" w:sz="0" w:space="0" w:color="auto"/>
            <w:left w:val="none" w:sz="0" w:space="0" w:color="auto"/>
            <w:bottom w:val="none" w:sz="0" w:space="0" w:color="auto"/>
            <w:right w:val="none" w:sz="0" w:space="0" w:color="auto"/>
          </w:divBdr>
        </w:div>
        <w:div w:id="1759982754">
          <w:marLeft w:val="480"/>
          <w:marRight w:val="0"/>
          <w:marTop w:val="0"/>
          <w:marBottom w:val="0"/>
          <w:divBdr>
            <w:top w:val="none" w:sz="0" w:space="0" w:color="auto"/>
            <w:left w:val="none" w:sz="0" w:space="0" w:color="auto"/>
            <w:bottom w:val="none" w:sz="0" w:space="0" w:color="auto"/>
            <w:right w:val="none" w:sz="0" w:space="0" w:color="auto"/>
          </w:divBdr>
        </w:div>
        <w:div w:id="1760297377">
          <w:marLeft w:val="480"/>
          <w:marRight w:val="0"/>
          <w:marTop w:val="0"/>
          <w:marBottom w:val="0"/>
          <w:divBdr>
            <w:top w:val="none" w:sz="0" w:space="0" w:color="auto"/>
            <w:left w:val="none" w:sz="0" w:space="0" w:color="auto"/>
            <w:bottom w:val="none" w:sz="0" w:space="0" w:color="auto"/>
            <w:right w:val="none" w:sz="0" w:space="0" w:color="auto"/>
          </w:divBdr>
        </w:div>
        <w:div w:id="1763986278">
          <w:marLeft w:val="480"/>
          <w:marRight w:val="0"/>
          <w:marTop w:val="0"/>
          <w:marBottom w:val="0"/>
          <w:divBdr>
            <w:top w:val="none" w:sz="0" w:space="0" w:color="auto"/>
            <w:left w:val="none" w:sz="0" w:space="0" w:color="auto"/>
            <w:bottom w:val="none" w:sz="0" w:space="0" w:color="auto"/>
            <w:right w:val="none" w:sz="0" w:space="0" w:color="auto"/>
          </w:divBdr>
        </w:div>
        <w:div w:id="1764380318">
          <w:marLeft w:val="480"/>
          <w:marRight w:val="0"/>
          <w:marTop w:val="0"/>
          <w:marBottom w:val="0"/>
          <w:divBdr>
            <w:top w:val="none" w:sz="0" w:space="0" w:color="auto"/>
            <w:left w:val="none" w:sz="0" w:space="0" w:color="auto"/>
            <w:bottom w:val="none" w:sz="0" w:space="0" w:color="auto"/>
            <w:right w:val="none" w:sz="0" w:space="0" w:color="auto"/>
          </w:divBdr>
        </w:div>
        <w:div w:id="1771465076">
          <w:marLeft w:val="480"/>
          <w:marRight w:val="0"/>
          <w:marTop w:val="0"/>
          <w:marBottom w:val="0"/>
          <w:divBdr>
            <w:top w:val="none" w:sz="0" w:space="0" w:color="auto"/>
            <w:left w:val="none" w:sz="0" w:space="0" w:color="auto"/>
            <w:bottom w:val="none" w:sz="0" w:space="0" w:color="auto"/>
            <w:right w:val="none" w:sz="0" w:space="0" w:color="auto"/>
          </w:divBdr>
        </w:div>
        <w:div w:id="1804999273">
          <w:marLeft w:val="480"/>
          <w:marRight w:val="0"/>
          <w:marTop w:val="0"/>
          <w:marBottom w:val="0"/>
          <w:divBdr>
            <w:top w:val="none" w:sz="0" w:space="0" w:color="auto"/>
            <w:left w:val="none" w:sz="0" w:space="0" w:color="auto"/>
            <w:bottom w:val="none" w:sz="0" w:space="0" w:color="auto"/>
            <w:right w:val="none" w:sz="0" w:space="0" w:color="auto"/>
          </w:divBdr>
        </w:div>
        <w:div w:id="1813793884">
          <w:marLeft w:val="480"/>
          <w:marRight w:val="0"/>
          <w:marTop w:val="0"/>
          <w:marBottom w:val="0"/>
          <w:divBdr>
            <w:top w:val="none" w:sz="0" w:space="0" w:color="auto"/>
            <w:left w:val="none" w:sz="0" w:space="0" w:color="auto"/>
            <w:bottom w:val="none" w:sz="0" w:space="0" w:color="auto"/>
            <w:right w:val="none" w:sz="0" w:space="0" w:color="auto"/>
          </w:divBdr>
        </w:div>
        <w:div w:id="1820927318">
          <w:marLeft w:val="480"/>
          <w:marRight w:val="0"/>
          <w:marTop w:val="0"/>
          <w:marBottom w:val="0"/>
          <w:divBdr>
            <w:top w:val="none" w:sz="0" w:space="0" w:color="auto"/>
            <w:left w:val="none" w:sz="0" w:space="0" w:color="auto"/>
            <w:bottom w:val="none" w:sz="0" w:space="0" w:color="auto"/>
            <w:right w:val="none" w:sz="0" w:space="0" w:color="auto"/>
          </w:divBdr>
        </w:div>
        <w:div w:id="1952857289">
          <w:marLeft w:val="480"/>
          <w:marRight w:val="0"/>
          <w:marTop w:val="0"/>
          <w:marBottom w:val="0"/>
          <w:divBdr>
            <w:top w:val="none" w:sz="0" w:space="0" w:color="auto"/>
            <w:left w:val="none" w:sz="0" w:space="0" w:color="auto"/>
            <w:bottom w:val="none" w:sz="0" w:space="0" w:color="auto"/>
            <w:right w:val="none" w:sz="0" w:space="0" w:color="auto"/>
          </w:divBdr>
        </w:div>
        <w:div w:id="1998217627">
          <w:marLeft w:val="480"/>
          <w:marRight w:val="0"/>
          <w:marTop w:val="0"/>
          <w:marBottom w:val="0"/>
          <w:divBdr>
            <w:top w:val="none" w:sz="0" w:space="0" w:color="auto"/>
            <w:left w:val="none" w:sz="0" w:space="0" w:color="auto"/>
            <w:bottom w:val="none" w:sz="0" w:space="0" w:color="auto"/>
            <w:right w:val="none" w:sz="0" w:space="0" w:color="auto"/>
          </w:divBdr>
        </w:div>
        <w:div w:id="2012752481">
          <w:marLeft w:val="480"/>
          <w:marRight w:val="0"/>
          <w:marTop w:val="0"/>
          <w:marBottom w:val="0"/>
          <w:divBdr>
            <w:top w:val="none" w:sz="0" w:space="0" w:color="auto"/>
            <w:left w:val="none" w:sz="0" w:space="0" w:color="auto"/>
            <w:bottom w:val="none" w:sz="0" w:space="0" w:color="auto"/>
            <w:right w:val="none" w:sz="0" w:space="0" w:color="auto"/>
          </w:divBdr>
        </w:div>
        <w:div w:id="2025745985">
          <w:marLeft w:val="480"/>
          <w:marRight w:val="0"/>
          <w:marTop w:val="0"/>
          <w:marBottom w:val="0"/>
          <w:divBdr>
            <w:top w:val="none" w:sz="0" w:space="0" w:color="auto"/>
            <w:left w:val="none" w:sz="0" w:space="0" w:color="auto"/>
            <w:bottom w:val="none" w:sz="0" w:space="0" w:color="auto"/>
            <w:right w:val="none" w:sz="0" w:space="0" w:color="auto"/>
          </w:divBdr>
        </w:div>
        <w:div w:id="2034917940">
          <w:marLeft w:val="480"/>
          <w:marRight w:val="0"/>
          <w:marTop w:val="0"/>
          <w:marBottom w:val="0"/>
          <w:divBdr>
            <w:top w:val="none" w:sz="0" w:space="0" w:color="auto"/>
            <w:left w:val="none" w:sz="0" w:space="0" w:color="auto"/>
            <w:bottom w:val="none" w:sz="0" w:space="0" w:color="auto"/>
            <w:right w:val="none" w:sz="0" w:space="0" w:color="auto"/>
          </w:divBdr>
        </w:div>
        <w:div w:id="2055274576">
          <w:marLeft w:val="480"/>
          <w:marRight w:val="0"/>
          <w:marTop w:val="0"/>
          <w:marBottom w:val="0"/>
          <w:divBdr>
            <w:top w:val="none" w:sz="0" w:space="0" w:color="auto"/>
            <w:left w:val="none" w:sz="0" w:space="0" w:color="auto"/>
            <w:bottom w:val="none" w:sz="0" w:space="0" w:color="auto"/>
            <w:right w:val="none" w:sz="0" w:space="0" w:color="auto"/>
          </w:divBdr>
        </w:div>
        <w:div w:id="2076052145">
          <w:marLeft w:val="480"/>
          <w:marRight w:val="0"/>
          <w:marTop w:val="0"/>
          <w:marBottom w:val="0"/>
          <w:divBdr>
            <w:top w:val="none" w:sz="0" w:space="0" w:color="auto"/>
            <w:left w:val="none" w:sz="0" w:space="0" w:color="auto"/>
            <w:bottom w:val="none" w:sz="0" w:space="0" w:color="auto"/>
            <w:right w:val="none" w:sz="0" w:space="0" w:color="auto"/>
          </w:divBdr>
        </w:div>
        <w:div w:id="2082481974">
          <w:marLeft w:val="480"/>
          <w:marRight w:val="0"/>
          <w:marTop w:val="0"/>
          <w:marBottom w:val="0"/>
          <w:divBdr>
            <w:top w:val="none" w:sz="0" w:space="0" w:color="auto"/>
            <w:left w:val="none" w:sz="0" w:space="0" w:color="auto"/>
            <w:bottom w:val="none" w:sz="0" w:space="0" w:color="auto"/>
            <w:right w:val="none" w:sz="0" w:space="0" w:color="auto"/>
          </w:divBdr>
        </w:div>
        <w:div w:id="2128575573">
          <w:marLeft w:val="480"/>
          <w:marRight w:val="0"/>
          <w:marTop w:val="0"/>
          <w:marBottom w:val="0"/>
          <w:divBdr>
            <w:top w:val="none" w:sz="0" w:space="0" w:color="auto"/>
            <w:left w:val="none" w:sz="0" w:space="0" w:color="auto"/>
            <w:bottom w:val="none" w:sz="0" w:space="0" w:color="auto"/>
            <w:right w:val="none" w:sz="0" w:space="0" w:color="auto"/>
          </w:divBdr>
        </w:div>
      </w:divsChild>
    </w:div>
    <w:div w:id="27532370">
      <w:bodyDiv w:val="1"/>
      <w:marLeft w:val="0"/>
      <w:marRight w:val="0"/>
      <w:marTop w:val="0"/>
      <w:marBottom w:val="0"/>
      <w:divBdr>
        <w:top w:val="none" w:sz="0" w:space="0" w:color="auto"/>
        <w:left w:val="none" w:sz="0" w:space="0" w:color="auto"/>
        <w:bottom w:val="none" w:sz="0" w:space="0" w:color="auto"/>
        <w:right w:val="none" w:sz="0" w:space="0" w:color="auto"/>
      </w:divBdr>
      <w:divsChild>
        <w:div w:id="29116774">
          <w:marLeft w:val="480"/>
          <w:marRight w:val="0"/>
          <w:marTop w:val="0"/>
          <w:marBottom w:val="0"/>
          <w:divBdr>
            <w:top w:val="none" w:sz="0" w:space="0" w:color="auto"/>
            <w:left w:val="none" w:sz="0" w:space="0" w:color="auto"/>
            <w:bottom w:val="none" w:sz="0" w:space="0" w:color="auto"/>
            <w:right w:val="none" w:sz="0" w:space="0" w:color="auto"/>
          </w:divBdr>
        </w:div>
        <w:div w:id="81997991">
          <w:marLeft w:val="480"/>
          <w:marRight w:val="0"/>
          <w:marTop w:val="0"/>
          <w:marBottom w:val="0"/>
          <w:divBdr>
            <w:top w:val="none" w:sz="0" w:space="0" w:color="auto"/>
            <w:left w:val="none" w:sz="0" w:space="0" w:color="auto"/>
            <w:bottom w:val="none" w:sz="0" w:space="0" w:color="auto"/>
            <w:right w:val="none" w:sz="0" w:space="0" w:color="auto"/>
          </w:divBdr>
        </w:div>
        <w:div w:id="114450234">
          <w:marLeft w:val="480"/>
          <w:marRight w:val="0"/>
          <w:marTop w:val="0"/>
          <w:marBottom w:val="0"/>
          <w:divBdr>
            <w:top w:val="none" w:sz="0" w:space="0" w:color="auto"/>
            <w:left w:val="none" w:sz="0" w:space="0" w:color="auto"/>
            <w:bottom w:val="none" w:sz="0" w:space="0" w:color="auto"/>
            <w:right w:val="none" w:sz="0" w:space="0" w:color="auto"/>
          </w:divBdr>
        </w:div>
        <w:div w:id="126554921">
          <w:marLeft w:val="480"/>
          <w:marRight w:val="0"/>
          <w:marTop w:val="0"/>
          <w:marBottom w:val="0"/>
          <w:divBdr>
            <w:top w:val="none" w:sz="0" w:space="0" w:color="auto"/>
            <w:left w:val="none" w:sz="0" w:space="0" w:color="auto"/>
            <w:bottom w:val="none" w:sz="0" w:space="0" w:color="auto"/>
            <w:right w:val="none" w:sz="0" w:space="0" w:color="auto"/>
          </w:divBdr>
        </w:div>
        <w:div w:id="161624900">
          <w:marLeft w:val="480"/>
          <w:marRight w:val="0"/>
          <w:marTop w:val="0"/>
          <w:marBottom w:val="0"/>
          <w:divBdr>
            <w:top w:val="none" w:sz="0" w:space="0" w:color="auto"/>
            <w:left w:val="none" w:sz="0" w:space="0" w:color="auto"/>
            <w:bottom w:val="none" w:sz="0" w:space="0" w:color="auto"/>
            <w:right w:val="none" w:sz="0" w:space="0" w:color="auto"/>
          </w:divBdr>
        </w:div>
        <w:div w:id="167523053">
          <w:marLeft w:val="480"/>
          <w:marRight w:val="0"/>
          <w:marTop w:val="0"/>
          <w:marBottom w:val="0"/>
          <w:divBdr>
            <w:top w:val="none" w:sz="0" w:space="0" w:color="auto"/>
            <w:left w:val="none" w:sz="0" w:space="0" w:color="auto"/>
            <w:bottom w:val="none" w:sz="0" w:space="0" w:color="auto"/>
            <w:right w:val="none" w:sz="0" w:space="0" w:color="auto"/>
          </w:divBdr>
        </w:div>
        <w:div w:id="176894038">
          <w:marLeft w:val="480"/>
          <w:marRight w:val="0"/>
          <w:marTop w:val="0"/>
          <w:marBottom w:val="0"/>
          <w:divBdr>
            <w:top w:val="none" w:sz="0" w:space="0" w:color="auto"/>
            <w:left w:val="none" w:sz="0" w:space="0" w:color="auto"/>
            <w:bottom w:val="none" w:sz="0" w:space="0" w:color="auto"/>
            <w:right w:val="none" w:sz="0" w:space="0" w:color="auto"/>
          </w:divBdr>
        </w:div>
        <w:div w:id="239413196">
          <w:marLeft w:val="480"/>
          <w:marRight w:val="0"/>
          <w:marTop w:val="0"/>
          <w:marBottom w:val="0"/>
          <w:divBdr>
            <w:top w:val="none" w:sz="0" w:space="0" w:color="auto"/>
            <w:left w:val="none" w:sz="0" w:space="0" w:color="auto"/>
            <w:bottom w:val="none" w:sz="0" w:space="0" w:color="auto"/>
            <w:right w:val="none" w:sz="0" w:space="0" w:color="auto"/>
          </w:divBdr>
        </w:div>
        <w:div w:id="242108225">
          <w:marLeft w:val="480"/>
          <w:marRight w:val="0"/>
          <w:marTop w:val="0"/>
          <w:marBottom w:val="0"/>
          <w:divBdr>
            <w:top w:val="none" w:sz="0" w:space="0" w:color="auto"/>
            <w:left w:val="none" w:sz="0" w:space="0" w:color="auto"/>
            <w:bottom w:val="none" w:sz="0" w:space="0" w:color="auto"/>
            <w:right w:val="none" w:sz="0" w:space="0" w:color="auto"/>
          </w:divBdr>
        </w:div>
        <w:div w:id="300616421">
          <w:marLeft w:val="480"/>
          <w:marRight w:val="0"/>
          <w:marTop w:val="0"/>
          <w:marBottom w:val="0"/>
          <w:divBdr>
            <w:top w:val="none" w:sz="0" w:space="0" w:color="auto"/>
            <w:left w:val="none" w:sz="0" w:space="0" w:color="auto"/>
            <w:bottom w:val="none" w:sz="0" w:space="0" w:color="auto"/>
            <w:right w:val="none" w:sz="0" w:space="0" w:color="auto"/>
          </w:divBdr>
        </w:div>
        <w:div w:id="347368101">
          <w:marLeft w:val="480"/>
          <w:marRight w:val="0"/>
          <w:marTop w:val="0"/>
          <w:marBottom w:val="0"/>
          <w:divBdr>
            <w:top w:val="none" w:sz="0" w:space="0" w:color="auto"/>
            <w:left w:val="none" w:sz="0" w:space="0" w:color="auto"/>
            <w:bottom w:val="none" w:sz="0" w:space="0" w:color="auto"/>
            <w:right w:val="none" w:sz="0" w:space="0" w:color="auto"/>
          </w:divBdr>
        </w:div>
        <w:div w:id="432013936">
          <w:marLeft w:val="480"/>
          <w:marRight w:val="0"/>
          <w:marTop w:val="0"/>
          <w:marBottom w:val="0"/>
          <w:divBdr>
            <w:top w:val="none" w:sz="0" w:space="0" w:color="auto"/>
            <w:left w:val="none" w:sz="0" w:space="0" w:color="auto"/>
            <w:bottom w:val="none" w:sz="0" w:space="0" w:color="auto"/>
            <w:right w:val="none" w:sz="0" w:space="0" w:color="auto"/>
          </w:divBdr>
        </w:div>
        <w:div w:id="461190954">
          <w:marLeft w:val="480"/>
          <w:marRight w:val="0"/>
          <w:marTop w:val="0"/>
          <w:marBottom w:val="0"/>
          <w:divBdr>
            <w:top w:val="none" w:sz="0" w:space="0" w:color="auto"/>
            <w:left w:val="none" w:sz="0" w:space="0" w:color="auto"/>
            <w:bottom w:val="none" w:sz="0" w:space="0" w:color="auto"/>
            <w:right w:val="none" w:sz="0" w:space="0" w:color="auto"/>
          </w:divBdr>
        </w:div>
        <w:div w:id="463356926">
          <w:marLeft w:val="480"/>
          <w:marRight w:val="0"/>
          <w:marTop w:val="0"/>
          <w:marBottom w:val="0"/>
          <w:divBdr>
            <w:top w:val="none" w:sz="0" w:space="0" w:color="auto"/>
            <w:left w:val="none" w:sz="0" w:space="0" w:color="auto"/>
            <w:bottom w:val="none" w:sz="0" w:space="0" w:color="auto"/>
            <w:right w:val="none" w:sz="0" w:space="0" w:color="auto"/>
          </w:divBdr>
        </w:div>
        <w:div w:id="464126467">
          <w:marLeft w:val="480"/>
          <w:marRight w:val="0"/>
          <w:marTop w:val="0"/>
          <w:marBottom w:val="0"/>
          <w:divBdr>
            <w:top w:val="none" w:sz="0" w:space="0" w:color="auto"/>
            <w:left w:val="none" w:sz="0" w:space="0" w:color="auto"/>
            <w:bottom w:val="none" w:sz="0" w:space="0" w:color="auto"/>
            <w:right w:val="none" w:sz="0" w:space="0" w:color="auto"/>
          </w:divBdr>
        </w:div>
        <w:div w:id="477842537">
          <w:marLeft w:val="480"/>
          <w:marRight w:val="0"/>
          <w:marTop w:val="0"/>
          <w:marBottom w:val="0"/>
          <w:divBdr>
            <w:top w:val="none" w:sz="0" w:space="0" w:color="auto"/>
            <w:left w:val="none" w:sz="0" w:space="0" w:color="auto"/>
            <w:bottom w:val="none" w:sz="0" w:space="0" w:color="auto"/>
            <w:right w:val="none" w:sz="0" w:space="0" w:color="auto"/>
          </w:divBdr>
        </w:div>
        <w:div w:id="509300919">
          <w:marLeft w:val="480"/>
          <w:marRight w:val="0"/>
          <w:marTop w:val="0"/>
          <w:marBottom w:val="0"/>
          <w:divBdr>
            <w:top w:val="none" w:sz="0" w:space="0" w:color="auto"/>
            <w:left w:val="none" w:sz="0" w:space="0" w:color="auto"/>
            <w:bottom w:val="none" w:sz="0" w:space="0" w:color="auto"/>
            <w:right w:val="none" w:sz="0" w:space="0" w:color="auto"/>
          </w:divBdr>
        </w:div>
        <w:div w:id="566887947">
          <w:marLeft w:val="480"/>
          <w:marRight w:val="0"/>
          <w:marTop w:val="0"/>
          <w:marBottom w:val="0"/>
          <w:divBdr>
            <w:top w:val="none" w:sz="0" w:space="0" w:color="auto"/>
            <w:left w:val="none" w:sz="0" w:space="0" w:color="auto"/>
            <w:bottom w:val="none" w:sz="0" w:space="0" w:color="auto"/>
            <w:right w:val="none" w:sz="0" w:space="0" w:color="auto"/>
          </w:divBdr>
        </w:div>
        <w:div w:id="591207611">
          <w:marLeft w:val="480"/>
          <w:marRight w:val="0"/>
          <w:marTop w:val="0"/>
          <w:marBottom w:val="0"/>
          <w:divBdr>
            <w:top w:val="none" w:sz="0" w:space="0" w:color="auto"/>
            <w:left w:val="none" w:sz="0" w:space="0" w:color="auto"/>
            <w:bottom w:val="none" w:sz="0" w:space="0" w:color="auto"/>
            <w:right w:val="none" w:sz="0" w:space="0" w:color="auto"/>
          </w:divBdr>
        </w:div>
        <w:div w:id="612828484">
          <w:marLeft w:val="480"/>
          <w:marRight w:val="0"/>
          <w:marTop w:val="0"/>
          <w:marBottom w:val="0"/>
          <w:divBdr>
            <w:top w:val="none" w:sz="0" w:space="0" w:color="auto"/>
            <w:left w:val="none" w:sz="0" w:space="0" w:color="auto"/>
            <w:bottom w:val="none" w:sz="0" w:space="0" w:color="auto"/>
            <w:right w:val="none" w:sz="0" w:space="0" w:color="auto"/>
          </w:divBdr>
        </w:div>
        <w:div w:id="623393396">
          <w:marLeft w:val="480"/>
          <w:marRight w:val="0"/>
          <w:marTop w:val="0"/>
          <w:marBottom w:val="0"/>
          <w:divBdr>
            <w:top w:val="none" w:sz="0" w:space="0" w:color="auto"/>
            <w:left w:val="none" w:sz="0" w:space="0" w:color="auto"/>
            <w:bottom w:val="none" w:sz="0" w:space="0" w:color="auto"/>
            <w:right w:val="none" w:sz="0" w:space="0" w:color="auto"/>
          </w:divBdr>
        </w:div>
        <w:div w:id="669719635">
          <w:marLeft w:val="480"/>
          <w:marRight w:val="0"/>
          <w:marTop w:val="0"/>
          <w:marBottom w:val="0"/>
          <w:divBdr>
            <w:top w:val="none" w:sz="0" w:space="0" w:color="auto"/>
            <w:left w:val="none" w:sz="0" w:space="0" w:color="auto"/>
            <w:bottom w:val="none" w:sz="0" w:space="0" w:color="auto"/>
            <w:right w:val="none" w:sz="0" w:space="0" w:color="auto"/>
          </w:divBdr>
        </w:div>
        <w:div w:id="726145169">
          <w:marLeft w:val="480"/>
          <w:marRight w:val="0"/>
          <w:marTop w:val="0"/>
          <w:marBottom w:val="0"/>
          <w:divBdr>
            <w:top w:val="none" w:sz="0" w:space="0" w:color="auto"/>
            <w:left w:val="none" w:sz="0" w:space="0" w:color="auto"/>
            <w:bottom w:val="none" w:sz="0" w:space="0" w:color="auto"/>
            <w:right w:val="none" w:sz="0" w:space="0" w:color="auto"/>
          </w:divBdr>
        </w:div>
        <w:div w:id="741947620">
          <w:marLeft w:val="480"/>
          <w:marRight w:val="0"/>
          <w:marTop w:val="0"/>
          <w:marBottom w:val="0"/>
          <w:divBdr>
            <w:top w:val="none" w:sz="0" w:space="0" w:color="auto"/>
            <w:left w:val="none" w:sz="0" w:space="0" w:color="auto"/>
            <w:bottom w:val="none" w:sz="0" w:space="0" w:color="auto"/>
            <w:right w:val="none" w:sz="0" w:space="0" w:color="auto"/>
          </w:divBdr>
        </w:div>
        <w:div w:id="773941950">
          <w:marLeft w:val="480"/>
          <w:marRight w:val="0"/>
          <w:marTop w:val="0"/>
          <w:marBottom w:val="0"/>
          <w:divBdr>
            <w:top w:val="none" w:sz="0" w:space="0" w:color="auto"/>
            <w:left w:val="none" w:sz="0" w:space="0" w:color="auto"/>
            <w:bottom w:val="none" w:sz="0" w:space="0" w:color="auto"/>
            <w:right w:val="none" w:sz="0" w:space="0" w:color="auto"/>
          </w:divBdr>
        </w:div>
        <w:div w:id="776872566">
          <w:marLeft w:val="480"/>
          <w:marRight w:val="0"/>
          <w:marTop w:val="0"/>
          <w:marBottom w:val="0"/>
          <w:divBdr>
            <w:top w:val="none" w:sz="0" w:space="0" w:color="auto"/>
            <w:left w:val="none" w:sz="0" w:space="0" w:color="auto"/>
            <w:bottom w:val="none" w:sz="0" w:space="0" w:color="auto"/>
            <w:right w:val="none" w:sz="0" w:space="0" w:color="auto"/>
          </w:divBdr>
        </w:div>
        <w:div w:id="777992567">
          <w:marLeft w:val="480"/>
          <w:marRight w:val="0"/>
          <w:marTop w:val="0"/>
          <w:marBottom w:val="0"/>
          <w:divBdr>
            <w:top w:val="none" w:sz="0" w:space="0" w:color="auto"/>
            <w:left w:val="none" w:sz="0" w:space="0" w:color="auto"/>
            <w:bottom w:val="none" w:sz="0" w:space="0" w:color="auto"/>
            <w:right w:val="none" w:sz="0" w:space="0" w:color="auto"/>
          </w:divBdr>
        </w:div>
        <w:div w:id="785269344">
          <w:marLeft w:val="480"/>
          <w:marRight w:val="0"/>
          <w:marTop w:val="0"/>
          <w:marBottom w:val="0"/>
          <w:divBdr>
            <w:top w:val="none" w:sz="0" w:space="0" w:color="auto"/>
            <w:left w:val="none" w:sz="0" w:space="0" w:color="auto"/>
            <w:bottom w:val="none" w:sz="0" w:space="0" w:color="auto"/>
            <w:right w:val="none" w:sz="0" w:space="0" w:color="auto"/>
          </w:divBdr>
        </w:div>
        <w:div w:id="798184576">
          <w:marLeft w:val="480"/>
          <w:marRight w:val="0"/>
          <w:marTop w:val="0"/>
          <w:marBottom w:val="0"/>
          <w:divBdr>
            <w:top w:val="none" w:sz="0" w:space="0" w:color="auto"/>
            <w:left w:val="none" w:sz="0" w:space="0" w:color="auto"/>
            <w:bottom w:val="none" w:sz="0" w:space="0" w:color="auto"/>
            <w:right w:val="none" w:sz="0" w:space="0" w:color="auto"/>
          </w:divBdr>
        </w:div>
        <w:div w:id="821701702">
          <w:marLeft w:val="480"/>
          <w:marRight w:val="0"/>
          <w:marTop w:val="0"/>
          <w:marBottom w:val="0"/>
          <w:divBdr>
            <w:top w:val="none" w:sz="0" w:space="0" w:color="auto"/>
            <w:left w:val="none" w:sz="0" w:space="0" w:color="auto"/>
            <w:bottom w:val="none" w:sz="0" w:space="0" w:color="auto"/>
            <w:right w:val="none" w:sz="0" w:space="0" w:color="auto"/>
          </w:divBdr>
        </w:div>
        <w:div w:id="844633085">
          <w:marLeft w:val="480"/>
          <w:marRight w:val="0"/>
          <w:marTop w:val="0"/>
          <w:marBottom w:val="0"/>
          <w:divBdr>
            <w:top w:val="none" w:sz="0" w:space="0" w:color="auto"/>
            <w:left w:val="none" w:sz="0" w:space="0" w:color="auto"/>
            <w:bottom w:val="none" w:sz="0" w:space="0" w:color="auto"/>
            <w:right w:val="none" w:sz="0" w:space="0" w:color="auto"/>
          </w:divBdr>
        </w:div>
        <w:div w:id="857162103">
          <w:marLeft w:val="480"/>
          <w:marRight w:val="0"/>
          <w:marTop w:val="0"/>
          <w:marBottom w:val="0"/>
          <w:divBdr>
            <w:top w:val="none" w:sz="0" w:space="0" w:color="auto"/>
            <w:left w:val="none" w:sz="0" w:space="0" w:color="auto"/>
            <w:bottom w:val="none" w:sz="0" w:space="0" w:color="auto"/>
            <w:right w:val="none" w:sz="0" w:space="0" w:color="auto"/>
          </w:divBdr>
        </w:div>
        <w:div w:id="889539008">
          <w:marLeft w:val="480"/>
          <w:marRight w:val="0"/>
          <w:marTop w:val="0"/>
          <w:marBottom w:val="0"/>
          <w:divBdr>
            <w:top w:val="none" w:sz="0" w:space="0" w:color="auto"/>
            <w:left w:val="none" w:sz="0" w:space="0" w:color="auto"/>
            <w:bottom w:val="none" w:sz="0" w:space="0" w:color="auto"/>
            <w:right w:val="none" w:sz="0" w:space="0" w:color="auto"/>
          </w:divBdr>
        </w:div>
        <w:div w:id="900868989">
          <w:marLeft w:val="480"/>
          <w:marRight w:val="0"/>
          <w:marTop w:val="0"/>
          <w:marBottom w:val="0"/>
          <w:divBdr>
            <w:top w:val="none" w:sz="0" w:space="0" w:color="auto"/>
            <w:left w:val="none" w:sz="0" w:space="0" w:color="auto"/>
            <w:bottom w:val="none" w:sz="0" w:space="0" w:color="auto"/>
            <w:right w:val="none" w:sz="0" w:space="0" w:color="auto"/>
          </w:divBdr>
        </w:div>
        <w:div w:id="902327478">
          <w:marLeft w:val="480"/>
          <w:marRight w:val="0"/>
          <w:marTop w:val="0"/>
          <w:marBottom w:val="0"/>
          <w:divBdr>
            <w:top w:val="none" w:sz="0" w:space="0" w:color="auto"/>
            <w:left w:val="none" w:sz="0" w:space="0" w:color="auto"/>
            <w:bottom w:val="none" w:sz="0" w:space="0" w:color="auto"/>
            <w:right w:val="none" w:sz="0" w:space="0" w:color="auto"/>
          </w:divBdr>
        </w:div>
        <w:div w:id="941231860">
          <w:marLeft w:val="480"/>
          <w:marRight w:val="0"/>
          <w:marTop w:val="0"/>
          <w:marBottom w:val="0"/>
          <w:divBdr>
            <w:top w:val="none" w:sz="0" w:space="0" w:color="auto"/>
            <w:left w:val="none" w:sz="0" w:space="0" w:color="auto"/>
            <w:bottom w:val="none" w:sz="0" w:space="0" w:color="auto"/>
            <w:right w:val="none" w:sz="0" w:space="0" w:color="auto"/>
          </w:divBdr>
        </w:div>
        <w:div w:id="948700636">
          <w:marLeft w:val="480"/>
          <w:marRight w:val="0"/>
          <w:marTop w:val="0"/>
          <w:marBottom w:val="0"/>
          <w:divBdr>
            <w:top w:val="none" w:sz="0" w:space="0" w:color="auto"/>
            <w:left w:val="none" w:sz="0" w:space="0" w:color="auto"/>
            <w:bottom w:val="none" w:sz="0" w:space="0" w:color="auto"/>
            <w:right w:val="none" w:sz="0" w:space="0" w:color="auto"/>
          </w:divBdr>
        </w:div>
        <w:div w:id="1051533831">
          <w:marLeft w:val="480"/>
          <w:marRight w:val="0"/>
          <w:marTop w:val="0"/>
          <w:marBottom w:val="0"/>
          <w:divBdr>
            <w:top w:val="none" w:sz="0" w:space="0" w:color="auto"/>
            <w:left w:val="none" w:sz="0" w:space="0" w:color="auto"/>
            <w:bottom w:val="none" w:sz="0" w:space="0" w:color="auto"/>
            <w:right w:val="none" w:sz="0" w:space="0" w:color="auto"/>
          </w:divBdr>
        </w:div>
        <w:div w:id="1172842848">
          <w:marLeft w:val="480"/>
          <w:marRight w:val="0"/>
          <w:marTop w:val="0"/>
          <w:marBottom w:val="0"/>
          <w:divBdr>
            <w:top w:val="none" w:sz="0" w:space="0" w:color="auto"/>
            <w:left w:val="none" w:sz="0" w:space="0" w:color="auto"/>
            <w:bottom w:val="none" w:sz="0" w:space="0" w:color="auto"/>
            <w:right w:val="none" w:sz="0" w:space="0" w:color="auto"/>
          </w:divBdr>
        </w:div>
        <w:div w:id="1195579085">
          <w:marLeft w:val="480"/>
          <w:marRight w:val="0"/>
          <w:marTop w:val="0"/>
          <w:marBottom w:val="0"/>
          <w:divBdr>
            <w:top w:val="none" w:sz="0" w:space="0" w:color="auto"/>
            <w:left w:val="none" w:sz="0" w:space="0" w:color="auto"/>
            <w:bottom w:val="none" w:sz="0" w:space="0" w:color="auto"/>
            <w:right w:val="none" w:sz="0" w:space="0" w:color="auto"/>
          </w:divBdr>
        </w:div>
        <w:div w:id="1198391712">
          <w:marLeft w:val="480"/>
          <w:marRight w:val="0"/>
          <w:marTop w:val="0"/>
          <w:marBottom w:val="0"/>
          <w:divBdr>
            <w:top w:val="none" w:sz="0" w:space="0" w:color="auto"/>
            <w:left w:val="none" w:sz="0" w:space="0" w:color="auto"/>
            <w:bottom w:val="none" w:sz="0" w:space="0" w:color="auto"/>
            <w:right w:val="none" w:sz="0" w:space="0" w:color="auto"/>
          </w:divBdr>
        </w:div>
        <w:div w:id="1227574018">
          <w:marLeft w:val="480"/>
          <w:marRight w:val="0"/>
          <w:marTop w:val="0"/>
          <w:marBottom w:val="0"/>
          <w:divBdr>
            <w:top w:val="none" w:sz="0" w:space="0" w:color="auto"/>
            <w:left w:val="none" w:sz="0" w:space="0" w:color="auto"/>
            <w:bottom w:val="none" w:sz="0" w:space="0" w:color="auto"/>
            <w:right w:val="none" w:sz="0" w:space="0" w:color="auto"/>
          </w:divBdr>
        </w:div>
        <w:div w:id="1230116524">
          <w:marLeft w:val="480"/>
          <w:marRight w:val="0"/>
          <w:marTop w:val="0"/>
          <w:marBottom w:val="0"/>
          <w:divBdr>
            <w:top w:val="none" w:sz="0" w:space="0" w:color="auto"/>
            <w:left w:val="none" w:sz="0" w:space="0" w:color="auto"/>
            <w:bottom w:val="none" w:sz="0" w:space="0" w:color="auto"/>
            <w:right w:val="none" w:sz="0" w:space="0" w:color="auto"/>
          </w:divBdr>
        </w:div>
        <w:div w:id="1271620092">
          <w:marLeft w:val="480"/>
          <w:marRight w:val="0"/>
          <w:marTop w:val="0"/>
          <w:marBottom w:val="0"/>
          <w:divBdr>
            <w:top w:val="none" w:sz="0" w:space="0" w:color="auto"/>
            <w:left w:val="none" w:sz="0" w:space="0" w:color="auto"/>
            <w:bottom w:val="none" w:sz="0" w:space="0" w:color="auto"/>
            <w:right w:val="none" w:sz="0" w:space="0" w:color="auto"/>
          </w:divBdr>
        </w:div>
        <w:div w:id="1284536771">
          <w:marLeft w:val="480"/>
          <w:marRight w:val="0"/>
          <w:marTop w:val="0"/>
          <w:marBottom w:val="0"/>
          <w:divBdr>
            <w:top w:val="none" w:sz="0" w:space="0" w:color="auto"/>
            <w:left w:val="none" w:sz="0" w:space="0" w:color="auto"/>
            <w:bottom w:val="none" w:sz="0" w:space="0" w:color="auto"/>
            <w:right w:val="none" w:sz="0" w:space="0" w:color="auto"/>
          </w:divBdr>
        </w:div>
        <w:div w:id="1308166657">
          <w:marLeft w:val="480"/>
          <w:marRight w:val="0"/>
          <w:marTop w:val="0"/>
          <w:marBottom w:val="0"/>
          <w:divBdr>
            <w:top w:val="none" w:sz="0" w:space="0" w:color="auto"/>
            <w:left w:val="none" w:sz="0" w:space="0" w:color="auto"/>
            <w:bottom w:val="none" w:sz="0" w:space="0" w:color="auto"/>
            <w:right w:val="none" w:sz="0" w:space="0" w:color="auto"/>
          </w:divBdr>
        </w:div>
        <w:div w:id="1308514817">
          <w:marLeft w:val="480"/>
          <w:marRight w:val="0"/>
          <w:marTop w:val="0"/>
          <w:marBottom w:val="0"/>
          <w:divBdr>
            <w:top w:val="none" w:sz="0" w:space="0" w:color="auto"/>
            <w:left w:val="none" w:sz="0" w:space="0" w:color="auto"/>
            <w:bottom w:val="none" w:sz="0" w:space="0" w:color="auto"/>
            <w:right w:val="none" w:sz="0" w:space="0" w:color="auto"/>
          </w:divBdr>
        </w:div>
        <w:div w:id="1348600510">
          <w:marLeft w:val="480"/>
          <w:marRight w:val="0"/>
          <w:marTop w:val="0"/>
          <w:marBottom w:val="0"/>
          <w:divBdr>
            <w:top w:val="none" w:sz="0" w:space="0" w:color="auto"/>
            <w:left w:val="none" w:sz="0" w:space="0" w:color="auto"/>
            <w:bottom w:val="none" w:sz="0" w:space="0" w:color="auto"/>
            <w:right w:val="none" w:sz="0" w:space="0" w:color="auto"/>
          </w:divBdr>
        </w:div>
        <w:div w:id="1351880235">
          <w:marLeft w:val="480"/>
          <w:marRight w:val="0"/>
          <w:marTop w:val="0"/>
          <w:marBottom w:val="0"/>
          <w:divBdr>
            <w:top w:val="none" w:sz="0" w:space="0" w:color="auto"/>
            <w:left w:val="none" w:sz="0" w:space="0" w:color="auto"/>
            <w:bottom w:val="none" w:sz="0" w:space="0" w:color="auto"/>
            <w:right w:val="none" w:sz="0" w:space="0" w:color="auto"/>
          </w:divBdr>
        </w:div>
        <w:div w:id="1355880356">
          <w:marLeft w:val="480"/>
          <w:marRight w:val="0"/>
          <w:marTop w:val="0"/>
          <w:marBottom w:val="0"/>
          <w:divBdr>
            <w:top w:val="none" w:sz="0" w:space="0" w:color="auto"/>
            <w:left w:val="none" w:sz="0" w:space="0" w:color="auto"/>
            <w:bottom w:val="none" w:sz="0" w:space="0" w:color="auto"/>
            <w:right w:val="none" w:sz="0" w:space="0" w:color="auto"/>
          </w:divBdr>
        </w:div>
        <w:div w:id="1416782263">
          <w:marLeft w:val="480"/>
          <w:marRight w:val="0"/>
          <w:marTop w:val="0"/>
          <w:marBottom w:val="0"/>
          <w:divBdr>
            <w:top w:val="none" w:sz="0" w:space="0" w:color="auto"/>
            <w:left w:val="none" w:sz="0" w:space="0" w:color="auto"/>
            <w:bottom w:val="none" w:sz="0" w:space="0" w:color="auto"/>
            <w:right w:val="none" w:sz="0" w:space="0" w:color="auto"/>
          </w:divBdr>
        </w:div>
        <w:div w:id="1459838990">
          <w:marLeft w:val="480"/>
          <w:marRight w:val="0"/>
          <w:marTop w:val="0"/>
          <w:marBottom w:val="0"/>
          <w:divBdr>
            <w:top w:val="none" w:sz="0" w:space="0" w:color="auto"/>
            <w:left w:val="none" w:sz="0" w:space="0" w:color="auto"/>
            <w:bottom w:val="none" w:sz="0" w:space="0" w:color="auto"/>
            <w:right w:val="none" w:sz="0" w:space="0" w:color="auto"/>
          </w:divBdr>
        </w:div>
        <w:div w:id="1522357152">
          <w:marLeft w:val="480"/>
          <w:marRight w:val="0"/>
          <w:marTop w:val="0"/>
          <w:marBottom w:val="0"/>
          <w:divBdr>
            <w:top w:val="none" w:sz="0" w:space="0" w:color="auto"/>
            <w:left w:val="none" w:sz="0" w:space="0" w:color="auto"/>
            <w:bottom w:val="none" w:sz="0" w:space="0" w:color="auto"/>
            <w:right w:val="none" w:sz="0" w:space="0" w:color="auto"/>
          </w:divBdr>
        </w:div>
        <w:div w:id="1530485899">
          <w:marLeft w:val="480"/>
          <w:marRight w:val="0"/>
          <w:marTop w:val="0"/>
          <w:marBottom w:val="0"/>
          <w:divBdr>
            <w:top w:val="none" w:sz="0" w:space="0" w:color="auto"/>
            <w:left w:val="none" w:sz="0" w:space="0" w:color="auto"/>
            <w:bottom w:val="none" w:sz="0" w:space="0" w:color="auto"/>
            <w:right w:val="none" w:sz="0" w:space="0" w:color="auto"/>
          </w:divBdr>
        </w:div>
        <w:div w:id="1546216316">
          <w:marLeft w:val="480"/>
          <w:marRight w:val="0"/>
          <w:marTop w:val="0"/>
          <w:marBottom w:val="0"/>
          <w:divBdr>
            <w:top w:val="none" w:sz="0" w:space="0" w:color="auto"/>
            <w:left w:val="none" w:sz="0" w:space="0" w:color="auto"/>
            <w:bottom w:val="none" w:sz="0" w:space="0" w:color="auto"/>
            <w:right w:val="none" w:sz="0" w:space="0" w:color="auto"/>
          </w:divBdr>
        </w:div>
        <w:div w:id="1624384345">
          <w:marLeft w:val="480"/>
          <w:marRight w:val="0"/>
          <w:marTop w:val="0"/>
          <w:marBottom w:val="0"/>
          <w:divBdr>
            <w:top w:val="none" w:sz="0" w:space="0" w:color="auto"/>
            <w:left w:val="none" w:sz="0" w:space="0" w:color="auto"/>
            <w:bottom w:val="none" w:sz="0" w:space="0" w:color="auto"/>
            <w:right w:val="none" w:sz="0" w:space="0" w:color="auto"/>
          </w:divBdr>
        </w:div>
        <w:div w:id="1676153144">
          <w:marLeft w:val="480"/>
          <w:marRight w:val="0"/>
          <w:marTop w:val="0"/>
          <w:marBottom w:val="0"/>
          <w:divBdr>
            <w:top w:val="none" w:sz="0" w:space="0" w:color="auto"/>
            <w:left w:val="none" w:sz="0" w:space="0" w:color="auto"/>
            <w:bottom w:val="none" w:sz="0" w:space="0" w:color="auto"/>
            <w:right w:val="none" w:sz="0" w:space="0" w:color="auto"/>
          </w:divBdr>
        </w:div>
        <w:div w:id="1680160553">
          <w:marLeft w:val="480"/>
          <w:marRight w:val="0"/>
          <w:marTop w:val="0"/>
          <w:marBottom w:val="0"/>
          <w:divBdr>
            <w:top w:val="none" w:sz="0" w:space="0" w:color="auto"/>
            <w:left w:val="none" w:sz="0" w:space="0" w:color="auto"/>
            <w:bottom w:val="none" w:sz="0" w:space="0" w:color="auto"/>
            <w:right w:val="none" w:sz="0" w:space="0" w:color="auto"/>
          </w:divBdr>
        </w:div>
        <w:div w:id="1700205603">
          <w:marLeft w:val="480"/>
          <w:marRight w:val="0"/>
          <w:marTop w:val="0"/>
          <w:marBottom w:val="0"/>
          <w:divBdr>
            <w:top w:val="none" w:sz="0" w:space="0" w:color="auto"/>
            <w:left w:val="none" w:sz="0" w:space="0" w:color="auto"/>
            <w:bottom w:val="none" w:sz="0" w:space="0" w:color="auto"/>
            <w:right w:val="none" w:sz="0" w:space="0" w:color="auto"/>
          </w:divBdr>
        </w:div>
        <w:div w:id="1726177952">
          <w:marLeft w:val="480"/>
          <w:marRight w:val="0"/>
          <w:marTop w:val="0"/>
          <w:marBottom w:val="0"/>
          <w:divBdr>
            <w:top w:val="none" w:sz="0" w:space="0" w:color="auto"/>
            <w:left w:val="none" w:sz="0" w:space="0" w:color="auto"/>
            <w:bottom w:val="none" w:sz="0" w:space="0" w:color="auto"/>
            <w:right w:val="none" w:sz="0" w:space="0" w:color="auto"/>
          </w:divBdr>
        </w:div>
        <w:div w:id="1791706568">
          <w:marLeft w:val="480"/>
          <w:marRight w:val="0"/>
          <w:marTop w:val="0"/>
          <w:marBottom w:val="0"/>
          <w:divBdr>
            <w:top w:val="none" w:sz="0" w:space="0" w:color="auto"/>
            <w:left w:val="none" w:sz="0" w:space="0" w:color="auto"/>
            <w:bottom w:val="none" w:sz="0" w:space="0" w:color="auto"/>
            <w:right w:val="none" w:sz="0" w:space="0" w:color="auto"/>
          </w:divBdr>
        </w:div>
        <w:div w:id="1874222940">
          <w:marLeft w:val="480"/>
          <w:marRight w:val="0"/>
          <w:marTop w:val="0"/>
          <w:marBottom w:val="0"/>
          <w:divBdr>
            <w:top w:val="none" w:sz="0" w:space="0" w:color="auto"/>
            <w:left w:val="none" w:sz="0" w:space="0" w:color="auto"/>
            <w:bottom w:val="none" w:sz="0" w:space="0" w:color="auto"/>
            <w:right w:val="none" w:sz="0" w:space="0" w:color="auto"/>
          </w:divBdr>
        </w:div>
        <w:div w:id="1887376514">
          <w:marLeft w:val="480"/>
          <w:marRight w:val="0"/>
          <w:marTop w:val="0"/>
          <w:marBottom w:val="0"/>
          <w:divBdr>
            <w:top w:val="none" w:sz="0" w:space="0" w:color="auto"/>
            <w:left w:val="none" w:sz="0" w:space="0" w:color="auto"/>
            <w:bottom w:val="none" w:sz="0" w:space="0" w:color="auto"/>
            <w:right w:val="none" w:sz="0" w:space="0" w:color="auto"/>
          </w:divBdr>
        </w:div>
        <w:div w:id="1890147108">
          <w:marLeft w:val="480"/>
          <w:marRight w:val="0"/>
          <w:marTop w:val="0"/>
          <w:marBottom w:val="0"/>
          <w:divBdr>
            <w:top w:val="none" w:sz="0" w:space="0" w:color="auto"/>
            <w:left w:val="none" w:sz="0" w:space="0" w:color="auto"/>
            <w:bottom w:val="none" w:sz="0" w:space="0" w:color="auto"/>
            <w:right w:val="none" w:sz="0" w:space="0" w:color="auto"/>
          </w:divBdr>
        </w:div>
        <w:div w:id="1906841398">
          <w:marLeft w:val="480"/>
          <w:marRight w:val="0"/>
          <w:marTop w:val="0"/>
          <w:marBottom w:val="0"/>
          <w:divBdr>
            <w:top w:val="none" w:sz="0" w:space="0" w:color="auto"/>
            <w:left w:val="none" w:sz="0" w:space="0" w:color="auto"/>
            <w:bottom w:val="none" w:sz="0" w:space="0" w:color="auto"/>
            <w:right w:val="none" w:sz="0" w:space="0" w:color="auto"/>
          </w:divBdr>
        </w:div>
        <w:div w:id="2029671773">
          <w:marLeft w:val="480"/>
          <w:marRight w:val="0"/>
          <w:marTop w:val="0"/>
          <w:marBottom w:val="0"/>
          <w:divBdr>
            <w:top w:val="none" w:sz="0" w:space="0" w:color="auto"/>
            <w:left w:val="none" w:sz="0" w:space="0" w:color="auto"/>
            <w:bottom w:val="none" w:sz="0" w:space="0" w:color="auto"/>
            <w:right w:val="none" w:sz="0" w:space="0" w:color="auto"/>
          </w:divBdr>
        </w:div>
        <w:div w:id="2045405456">
          <w:marLeft w:val="480"/>
          <w:marRight w:val="0"/>
          <w:marTop w:val="0"/>
          <w:marBottom w:val="0"/>
          <w:divBdr>
            <w:top w:val="none" w:sz="0" w:space="0" w:color="auto"/>
            <w:left w:val="none" w:sz="0" w:space="0" w:color="auto"/>
            <w:bottom w:val="none" w:sz="0" w:space="0" w:color="auto"/>
            <w:right w:val="none" w:sz="0" w:space="0" w:color="auto"/>
          </w:divBdr>
        </w:div>
        <w:div w:id="2059669283">
          <w:marLeft w:val="480"/>
          <w:marRight w:val="0"/>
          <w:marTop w:val="0"/>
          <w:marBottom w:val="0"/>
          <w:divBdr>
            <w:top w:val="none" w:sz="0" w:space="0" w:color="auto"/>
            <w:left w:val="none" w:sz="0" w:space="0" w:color="auto"/>
            <w:bottom w:val="none" w:sz="0" w:space="0" w:color="auto"/>
            <w:right w:val="none" w:sz="0" w:space="0" w:color="auto"/>
          </w:divBdr>
        </w:div>
        <w:div w:id="2072190810">
          <w:marLeft w:val="480"/>
          <w:marRight w:val="0"/>
          <w:marTop w:val="0"/>
          <w:marBottom w:val="0"/>
          <w:divBdr>
            <w:top w:val="none" w:sz="0" w:space="0" w:color="auto"/>
            <w:left w:val="none" w:sz="0" w:space="0" w:color="auto"/>
            <w:bottom w:val="none" w:sz="0" w:space="0" w:color="auto"/>
            <w:right w:val="none" w:sz="0" w:space="0" w:color="auto"/>
          </w:divBdr>
        </w:div>
      </w:divsChild>
    </w:div>
    <w:div w:id="32656173">
      <w:bodyDiv w:val="1"/>
      <w:marLeft w:val="0"/>
      <w:marRight w:val="0"/>
      <w:marTop w:val="0"/>
      <w:marBottom w:val="0"/>
      <w:divBdr>
        <w:top w:val="none" w:sz="0" w:space="0" w:color="auto"/>
        <w:left w:val="none" w:sz="0" w:space="0" w:color="auto"/>
        <w:bottom w:val="none" w:sz="0" w:space="0" w:color="auto"/>
        <w:right w:val="none" w:sz="0" w:space="0" w:color="auto"/>
      </w:divBdr>
      <w:divsChild>
        <w:div w:id="1139300159">
          <w:marLeft w:val="480"/>
          <w:marRight w:val="0"/>
          <w:marTop w:val="0"/>
          <w:marBottom w:val="0"/>
          <w:divBdr>
            <w:top w:val="none" w:sz="0" w:space="0" w:color="auto"/>
            <w:left w:val="none" w:sz="0" w:space="0" w:color="auto"/>
            <w:bottom w:val="none" w:sz="0" w:space="0" w:color="auto"/>
            <w:right w:val="none" w:sz="0" w:space="0" w:color="auto"/>
          </w:divBdr>
        </w:div>
        <w:div w:id="828059117">
          <w:marLeft w:val="480"/>
          <w:marRight w:val="0"/>
          <w:marTop w:val="0"/>
          <w:marBottom w:val="0"/>
          <w:divBdr>
            <w:top w:val="none" w:sz="0" w:space="0" w:color="auto"/>
            <w:left w:val="none" w:sz="0" w:space="0" w:color="auto"/>
            <w:bottom w:val="none" w:sz="0" w:space="0" w:color="auto"/>
            <w:right w:val="none" w:sz="0" w:space="0" w:color="auto"/>
          </w:divBdr>
        </w:div>
        <w:div w:id="1656570469">
          <w:marLeft w:val="480"/>
          <w:marRight w:val="0"/>
          <w:marTop w:val="0"/>
          <w:marBottom w:val="0"/>
          <w:divBdr>
            <w:top w:val="none" w:sz="0" w:space="0" w:color="auto"/>
            <w:left w:val="none" w:sz="0" w:space="0" w:color="auto"/>
            <w:bottom w:val="none" w:sz="0" w:space="0" w:color="auto"/>
            <w:right w:val="none" w:sz="0" w:space="0" w:color="auto"/>
          </w:divBdr>
        </w:div>
        <w:div w:id="631440581">
          <w:marLeft w:val="480"/>
          <w:marRight w:val="0"/>
          <w:marTop w:val="0"/>
          <w:marBottom w:val="0"/>
          <w:divBdr>
            <w:top w:val="none" w:sz="0" w:space="0" w:color="auto"/>
            <w:left w:val="none" w:sz="0" w:space="0" w:color="auto"/>
            <w:bottom w:val="none" w:sz="0" w:space="0" w:color="auto"/>
            <w:right w:val="none" w:sz="0" w:space="0" w:color="auto"/>
          </w:divBdr>
        </w:div>
        <w:div w:id="1984039425">
          <w:marLeft w:val="480"/>
          <w:marRight w:val="0"/>
          <w:marTop w:val="0"/>
          <w:marBottom w:val="0"/>
          <w:divBdr>
            <w:top w:val="none" w:sz="0" w:space="0" w:color="auto"/>
            <w:left w:val="none" w:sz="0" w:space="0" w:color="auto"/>
            <w:bottom w:val="none" w:sz="0" w:space="0" w:color="auto"/>
            <w:right w:val="none" w:sz="0" w:space="0" w:color="auto"/>
          </w:divBdr>
        </w:div>
        <w:div w:id="1603420001">
          <w:marLeft w:val="480"/>
          <w:marRight w:val="0"/>
          <w:marTop w:val="0"/>
          <w:marBottom w:val="0"/>
          <w:divBdr>
            <w:top w:val="none" w:sz="0" w:space="0" w:color="auto"/>
            <w:left w:val="none" w:sz="0" w:space="0" w:color="auto"/>
            <w:bottom w:val="none" w:sz="0" w:space="0" w:color="auto"/>
            <w:right w:val="none" w:sz="0" w:space="0" w:color="auto"/>
          </w:divBdr>
        </w:div>
        <w:div w:id="2012246913">
          <w:marLeft w:val="480"/>
          <w:marRight w:val="0"/>
          <w:marTop w:val="0"/>
          <w:marBottom w:val="0"/>
          <w:divBdr>
            <w:top w:val="none" w:sz="0" w:space="0" w:color="auto"/>
            <w:left w:val="none" w:sz="0" w:space="0" w:color="auto"/>
            <w:bottom w:val="none" w:sz="0" w:space="0" w:color="auto"/>
            <w:right w:val="none" w:sz="0" w:space="0" w:color="auto"/>
          </w:divBdr>
        </w:div>
        <w:div w:id="1116175071">
          <w:marLeft w:val="480"/>
          <w:marRight w:val="0"/>
          <w:marTop w:val="0"/>
          <w:marBottom w:val="0"/>
          <w:divBdr>
            <w:top w:val="none" w:sz="0" w:space="0" w:color="auto"/>
            <w:left w:val="none" w:sz="0" w:space="0" w:color="auto"/>
            <w:bottom w:val="none" w:sz="0" w:space="0" w:color="auto"/>
            <w:right w:val="none" w:sz="0" w:space="0" w:color="auto"/>
          </w:divBdr>
        </w:div>
        <w:div w:id="1673335612">
          <w:marLeft w:val="480"/>
          <w:marRight w:val="0"/>
          <w:marTop w:val="0"/>
          <w:marBottom w:val="0"/>
          <w:divBdr>
            <w:top w:val="none" w:sz="0" w:space="0" w:color="auto"/>
            <w:left w:val="none" w:sz="0" w:space="0" w:color="auto"/>
            <w:bottom w:val="none" w:sz="0" w:space="0" w:color="auto"/>
            <w:right w:val="none" w:sz="0" w:space="0" w:color="auto"/>
          </w:divBdr>
        </w:div>
        <w:div w:id="1916626787">
          <w:marLeft w:val="480"/>
          <w:marRight w:val="0"/>
          <w:marTop w:val="0"/>
          <w:marBottom w:val="0"/>
          <w:divBdr>
            <w:top w:val="none" w:sz="0" w:space="0" w:color="auto"/>
            <w:left w:val="none" w:sz="0" w:space="0" w:color="auto"/>
            <w:bottom w:val="none" w:sz="0" w:space="0" w:color="auto"/>
            <w:right w:val="none" w:sz="0" w:space="0" w:color="auto"/>
          </w:divBdr>
        </w:div>
        <w:div w:id="1420325751">
          <w:marLeft w:val="480"/>
          <w:marRight w:val="0"/>
          <w:marTop w:val="0"/>
          <w:marBottom w:val="0"/>
          <w:divBdr>
            <w:top w:val="none" w:sz="0" w:space="0" w:color="auto"/>
            <w:left w:val="none" w:sz="0" w:space="0" w:color="auto"/>
            <w:bottom w:val="none" w:sz="0" w:space="0" w:color="auto"/>
            <w:right w:val="none" w:sz="0" w:space="0" w:color="auto"/>
          </w:divBdr>
        </w:div>
        <w:div w:id="1484815210">
          <w:marLeft w:val="480"/>
          <w:marRight w:val="0"/>
          <w:marTop w:val="0"/>
          <w:marBottom w:val="0"/>
          <w:divBdr>
            <w:top w:val="none" w:sz="0" w:space="0" w:color="auto"/>
            <w:left w:val="none" w:sz="0" w:space="0" w:color="auto"/>
            <w:bottom w:val="none" w:sz="0" w:space="0" w:color="auto"/>
            <w:right w:val="none" w:sz="0" w:space="0" w:color="auto"/>
          </w:divBdr>
        </w:div>
        <w:div w:id="841313042">
          <w:marLeft w:val="480"/>
          <w:marRight w:val="0"/>
          <w:marTop w:val="0"/>
          <w:marBottom w:val="0"/>
          <w:divBdr>
            <w:top w:val="none" w:sz="0" w:space="0" w:color="auto"/>
            <w:left w:val="none" w:sz="0" w:space="0" w:color="auto"/>
            <w:bottom w:val="none" w:sz="0" w:space="0" w:color="auto"/>
            <w:right w:val="none" w:sz="0" w:space="0" w:color="auto"/>
          </w:divBdr>
        </w:div>
        <w:div w:id="985746217">
          <w:marLeft w:val="480"/>
          <w:marRight w:val="0"/>
          <w:marTop w:val="0"/>
          <w:marBottom w:val="0"/>
          <w:divBdr>
            <w:top w:val="none" w:sz="0" w:space="0" w:color="auto"/>
            <w:left w:val="none" w:sz="0" w:space="0" w:color="auto"/>
            <w:bottom w:val="none" w:sz="0" w:space="0" w:color="auto"/>
            <w:right w:val="none" w:sz="0" w:space="0" w:color="auto"/>
          </w:divBdr>
        </w:div>
        <w:div w:id="323431656">
          <w:marLeft w:val="480"/>
          <w:marRight w:val="0"/>
          <w:marTop w:val="0"/>
          <w:marBottom w:val="0"/>
          <w:divBdr>
            <w:top w:val="none" w:sz="0" w:space="0" w:color="auto"/>
            <w:left w:val="none" w:sz="0" w:space="0" w:color="auto"/>
            <w:bottom w:val="none" w:sz="0" w:space="0" w:color="auto"/>
            <w:right w:val="none" w:sz="0" w:space="0" w:color="auto"/>
          </w:divBdr>
        </w:div>
        <w:div w:id="1284189996">
          <w:marLeft w:val="480"/>
          <w:marRight w:val="0"/>
          <w:marTop w:val="0"/>
          <w:marBottom w:val="0"/>
          <w:divBdr>
            <w:top w:val="none" w:sz="0" w:space="0" w:color="auto"/>
            <w:left w:val="none" w:sz="0" w:space="0" w:color="auto"/>
            <w:bottom w:val="none" w:sz="0" w:space="0" w:color="auto"/>
            <w:right w:val="none" w:sz="0" w:space="0" w:color="auto"/>
          </w:divBdr>
        </w:div>
        <w:div w:id="855316394">
          <w:marLeft w:val="480"/>
          <w:marRight w:val="0"/>
          <w:marTop w:val="0"/>
          <w:marBottom w:val="0"/>
          <w:divBdr>
            <w:top w:val="none" w:sz="0" w:space="0" w:color="auto"/>
            <w:left w:val="none" w:sz="0" w:space="0" w:color="auto"/>
            <w:bottom w:val="none" w:sz="0" w:space="0" w:color="auto"/>
            <w:right w:val="none" w:sz="0" w:space="0" w:color="auto"/>
          </w:divBdr>
        </w:div>
        <w:div w:id="1386181328">
          <w:marLeft w:val="480"/>
          <w:marRight w:val="0"/>
          <w:marTop w:val="0"/>
          <w:marBottom w:val="0"/>
          <w:divBdr>
            <w:top w:val="none" w:sz="0" w:space="0" w:color="auto"/>
            <w:left w:val="none" w:sz="0" w:space="0" w:color="auto"/>
            <w:bottom w:val="none" w:sz="0" w:space="0" w:color="auto"/>
            <w:right w:val="none" w:sz="0" w:space="0" w:color="auto"/>
          </w:divBdr>
        </w:div>
        <w:div w:id="825509484">
          <w:marLeft w:val="480"/>
          <w:marRight w:val="0"/>
          <w:marTop w:val="0"/>
          <w:marBottom w:val="0"/>
          <w:divBdr>
            <w:top w:val="none" w:sz="0" w:space="0" w:color="auto"/>
            <w:left w:val="none" w:sz="0" w:space="0" w:color="auto"/>
            <w:bottom w:val="none" w:sz="0" w:space="0" w:color="auto"/>
            <w:right w:val="none" w:sz="0" w:space="0" w:color="auto"/>
          </w:divBdr>
        </w:div>
        <w:div w:id="1096630624">
          <w:marLeft w:val="480"/>
          <w:marRight w:val="0"/>
          <w:marTop w:val="0"/>
          <w:marBottom w:val="0"/>
          <w:divBdr>
            <w:top w:val="none" w:sz="0" w:space="0" w:color="auto"/>
            <w:left w:val="none" w:sz="0" w:space="0" w:color="auto"/>
            <w:bottom w:val="none" w:sz="0" w:space="0" w:color="auto"/>
            <w:right w:val="none" w:sz="0" w:space="0" w:color="auto"/>
          </w:divBdr>
        </w:div>
        <w:div w:id="371736246">
          <w:marLeft w:val="480"/>
          <w:marRight w:val="0"/>
          <w:marTop w:val="0"/>
          <w:marBottom w:val="0"/>
          <w:divBdr>
            <w:top w:val="none" w:sz="0" w:space="0" w:color="auto"/>
            <w:left w:val="none" w:sz="0" w:space="0" w:color="auto"/>
            <w:bottom w:val="none" w:sz="0" w:space="0" w:color="auto"/>
            <w:right w:val="none" w:sz="0" w:space="0" w:color="auto"/>
          </w:divBdr>
        </w:div>
        <w:div w:id="1516964683">
          <w:marLeft w:val="480"/>
          <w:marRight w:val="0"/>
          <w:marTop w:val="0"/>
          <w:marBottom w:val="0"/>
          <w:divBdr>
            <w:top w:val="none" w:sz="0" w:space="0" w:color="auto"/>
            <w:left w:val="none" w:sz="0" w:space="0" w:color="auto"/>
            <w:bottom w:val="none" w:sz="0" w:space="0" w:color="auto"/>
            <w:right w:val="none" w:sz="0" w:space="0" w:color="auto"/>
          </w:divBdr>
        </w:div>
        <w:div w:id="1455103208">
          <w:marLeft w:val="480"/>
          <w:marRight w:val="0"/>
          <w:marTop w:val="0"/>
          <w:marBottom w:val="0"/>
          <w:divBdr>
            <w:top w:val="none" w:sz="0" w:space="0" w:color="auto"/>
            <w:left w:val="none" w:sz="0" w:space="0" w:color="auto"/>
            <w:bottom w:val="none" w:sz="0" w:space="0" w:color="auto"/>
            <w:right w:val="none" w:sz="0" w:space="0" w:color="auto"/>
          </w:divBdr>
        </w:div>
        <w:div w:id="171645842">
          <w:marLeft w:val="480"/>
          <w:marRight w:val="0"/>
          <w:marTop w:val="0"/>
          <w:marBottom w:val="0"/>
          <w:divBdr>
            <w:top w:val="none" w:sz="0" w:space="0" w:color="auto"/>
            <w:left w:val="none" w:sz="0" w:space="0" w:color="auto"/>
            <w:bottom w:val="none" w:sz="0" w:space="0" w:color="auto"/>
            <w:right w:val="none" w:sz="0" w:space="0" w:color="auto"/>
          </w:divBdr>
        </w:div>
        <w:div w:id="1034383752">
          <w:marLeft w:val="480"/>
          <w:marRight w:val="0"/>
          <w:marTop w:val="0"/>
          <w:marBottom w:val="0"/>
          <w:divBdr>
            <w:top w:val="none" w:sz="0" w:space="0" w:color="auto"/>
            <w:left w:val="none" w:sz="0" w:space="0" w:color="auto"/>
            <w:bottom w:val="none" w:sz="0" w:space="0" w:color="auto"/>
            <w:right w:val="none" w:sz="0" w:space="0" w:color="auto"/>
          </w:divBdr>
        </w:div>
        <w:div w:id="586959568">
          <w:marLeft w:val="480"/>
          <w:marRight w:val="0"/>
          <w:marTop w:val="0"/>
          <w:marBottom w:val="0"/>
          <w:divBdr>
            <w:top w:val="none" w:sz="0" w:space="0" w:color="auto"/>
            <w:left w:val="none" w:sz="0" w:space="0" w:color="auto"/>
            <w:bottom w:val="none" w:sz="0" w:space="0" w:color="auto"/>
            <w:right w:val="none" w:sz="0" w:space="0" w:color="auto"/>
          </w:divBdr>
        </w:div>
        <w:div w:id="1028532422">
          <w:marLeft w:val="480"/>
          <w:marRight w:val="0"/>
          <w:marTop w:val="0"/>
          <w:marBottom w:val="0"/>
          <w:divBdr>
            <w:top w:val="none" w:sz="0" w:space="0" w:color="auto"/>
            <w:left w:val="none" w:sz="0" w:space="0" w:color="auto"/>
            <w:bottom w:val="none" w:sz="0" w:space="0" w:color="auto"/>
            <w:right w:val="none" w:sz="0" w:space="0" w:color="auto"/>
          </w:divBdr>
        </w:div>
        <w:div w:id="1507599216">
          <w:marLeft w:val="480"/>
          <w:marRight w:val="0"/>
          <w:marTop w:val="0"/>
          <w:marBottom w:val="0"/>
          <w:divBdr>
            <w:top w:val="none" w:sz="0" w:space="0" w:color="auto"/>
            <w:left w:val="none" w:sz="0" w:space="0" w:color="auto"/>
            <w:bottom w:val="none" w:sz="0" w:space="0" w:color="auto"/>
            <w:right w:val="none" w:sz="0" w:space="0" w:color="auto"/>
          </w:divBdr>
        </w:div>
        <w:div w:id="72508453">
          <w:marLeft w:val="480"/>
          <w:marRight w:val="0"/>
          <w:marTop w:val="0"/>
          <w:marBottom w:val="0"/>
          <w:divBdr>
            <w:top w:val="none" w:sz="0" w:space="0" w:color="auto"/>
            <w:left w:val="none" w:sz="0" w:space="0" w:color="auto"/>
            <w:bottom w:val="none" w:sz="0" w:space="0" w:color="auto"/>
            <w:right w:val="none" w:sz="0" w:space="0" w:color="auto"/>
          </w:divBdr>
        </w:div>
        <w:div w:id="368606467">
          <w:marLeft w:val="480"/>
          <w:marRight w:val="0"/>
          <w:marTop w:val="0"/>
          <w:marBottom w:val="0"/>
          <w:divBdr>
            <w:top w:val="none" w:sz="0" w:space="0" w:color="auto"/>
            <w:left w:val="none" w:sz="0" w:space="0" w:color="auto"/>
            <w:bottom w:val="none" w:sz="0" w:space="0" w:color="auto"/>
            <w:right w:val="none" w:sz="0" w:space="0" w:color="auto"/>
          </w:divBdr>
        </w:div>
        <w:div w:id="371341999">
          <w:marLeft w:val="480"/>
          <w:marRight w:val="0"/>
          <w:marTop w:val="0"/>
          <w:marBottom w:val="0"/>
          <w:divBdr>
            <w:top w:val="none" w:sz="0" w:space="0" w:color="auto"/>
            <w:left w:val="none" w:sz="0" w:space="0" w:color="auto"/>
            <w:bottom w:val="none" w:sz="0" w:space="0" w:color="auto"/>
            <w:right w:val="none" w:sz="0" w:space="0" w:color="auto"/>
          </w:divBdr>
        </w:div>
        <w:div w:id="1576284081">
          <w:marLeft w:val="480"/>
          <w:marRight w:val="0"/>
          <w:marTop w:val="0"/>
          <w:marBottom w:val="0"/>
          <w:divBdr>
            <w:top w:val="none" w:sz="0" w:space="0" w:color="auto"/>
            <w:left w:val="none" w:sz="0" w:space="0" w:color="auto"/>
            <w:bottom w:val="none" w:sz="0" w:space="0" w:color="auto"/>
            <w:right w:val="none" w:sz="0" w:space="0" w:color="auto"/>
          </w:divBdr>
        </w:div>
        <w:div w:id="745107809">
          <w:marLeft w:val="480"/>
          <w:marRight w:val="0"/>
          <w:marTop w:val="0"/>
          <w:marBottom w:val="0"/>
          <w:divBdr>
            <w:top w:val="none" w:sz="0" w:space="0" w:color="auto"/>
            <w:left w:val="none" w:sz="0" w:space="0" w:color="auto"/>
            <w:bottom w:val="none" w:sz="0" w:space="0" w:color="auto"/>
            <w:right w:val="none" w:sz="0" w:space="0" w:color="auto"/>
          </w:divBdr>
        </w:div>
        <w:div w:id="877352859">
          <w:marLeft w:val="480"/>
          <w:marRight w:val="0"/>
          <w:marTop w:val="0"/>
          <w:marBottom w:val="0"/>
          <w:divBdr>
            <w:top w:val="none" w:sz="0" w:space="0" w:color="auto"/>
            <w:left w:val="none" w:sz="0" w:space="0" w:color="auto"/>
            <w:bottom w:val="none" w:sz="0" w:space="0" w:color="auto"/>
            <w:right w:val="none" w:sz="0" w:space="0" w:color="auto"/>
          </w:divBdr>
        </w:div>
        <w:div w:id="1704476651">
          <w:marLeft w:val="480"/>
          <w:marRight w:val="0"/>
          <w:marTop w:val="0"/>
          <w:marBottom w:val="0"/>
          <w:divBdr>
            <w:top w:val="none" w:sz="0" w:space="0" w:color="auto"/>
            <w:left w:val="none" w:sz="0" w:space="0" w:color="auto"/>
            <w:bottom w:val="none" w:sz="0" w:space="0" w:color="auto"/>
            <w:right w:val="none" w:sz="0" w:space="0" w:color="auto"/>
          </w:divBdr>
        </w:div>
        <w:div w:id="620958042">
          <w:marLeft w:val="480"/>
          <w:marRight w:val="0"/>
          <w:marTop w:val="0"/>
          <w:marBottom w:val="0"/>
          <w:divBdr>
            <w:top w:val="none" w:sz="0" w:space="0" w:color="auto"/>
            <w:left w:val="none" w:sz="0" w:space="0" w:color="auto"/>
            <w:bottom w:val="none" w:sz="0" w:space="0" w:color="auto"/>
            <w:right w:val="none" w:sz="0" w:space="0" w:color="auto"/>
          </w:divBdr>
        </w:div>
        <w:div w:id="879781057">
          <w:marLeft w:val="480"/>
          <w:marRight w:val="0"/>
          <w:marTop w:val="0"/>
          <w:marBottom w:val="0"/>
          <w:divBdr>
            <w:top w:val="none" w:sz="0" w:space="0" w:color="auto"/>
            <w:left w:val="none" w:sz="0" w:space="0" w:color="auto"/>
            <w:bottom w:val="none" w:sz="0" w:space="0" w:color="auto"/>
            <w:right w:val="none" w:sz="0" w:space="0" w:color="auto"/>
          </w:divBdr>
        </w:div>
        <w:div w:id="1505582811">
          <w:marLeft w:val="480"/>
          <w:marRight w:val="0"/>
          <w:marTop w:val="0"/>
          <w:marBottom w:val="0"/>
          <w:divBdr>
            <w:top w:val="none" w:sz="0" w:space="0" w:color="auto"/>
            <w:left w:val="none" w:sz="0" w:space="0" w:color="auto"/>
            <w:bottom w:val="none" w:sz="0" w:space="0" w:color="auto"/>
            <w:right w:val="none" w:sz="0" w:space="0" w:color="auto"/>
          </w:divBdr>
        </w:div>
        <w:div w:id="769011627">
          <w:marLeft w:val="480"/>
          <w:marRight w:val="0"/>
          <w:marTop w:val="0"/>
          <w:marBottom w:val="0"/>
          <w:divBdr>
            <w:top w:val="none" w:sz="0" w:space="0" w:color="auto"/>
            <w:left w:val="none" w:sz="0" w:space="0" w:color="auto"/>
            <w:bottom w:val="none" w:sz="0" w:space="0" w:color="auto"/>
            <w:right w:val="none" w:sz="0" w:space="0" w:color="auto"/>
          </w:divBdr>
        </w:div>
        <w:div w:id="1096900294">
          <w:marLeft w:val="480"/>
          <w:marRight w:val="0"/>
          <w:marTop w:val="0"/>
          <w:marBottom w:val="0"/>
          <w:divBdr>
            <w:top w:val="none" w:sz="0" w:space="0" w:color="auto"/>
            <w:left w:val="none" w:sz="0" w:space="0" w:color="auto"/>
            <w:bottom w:val="none" w:sz="0" w:space="0" w:color="auto"/>
            <w:right w:val="none" w:sz="0" w:space="0" w:color="auto"/>
          </w:divBdr>
        </w:div>
        <w:div w:id="1697075308">
          <w:marLeft w:val="480"/>
          <w:marRight w:val="0"/>
          <w:marTop w:val="0"/>
          <w:marBottom w:val="0"/>
          <w:divBdr>
            <w:top w:val="none" w:sz="0" w:space="0" w:color="auto"/>
            <w:left w:val="none" w:sz="0" w:space="0" w:color="auto"/>
            <w:bottom w:val="none" w:sz="0" w:space="0" w:color="auto"/>
            <w:right w:val="none" w:sz="0" w:space="0" w:color="auto"/>
          </w:divBdr>
        </w:div>
        <w:div w:id="1607224576">
          <w:marLeft w:val="480"/>
          <w:marRight w:val="0"/>
          <w:marTop w:val="0"/>
          <w:marBottom w:val="0"/>
          <w:divBdr>
            <w:top w:val="none" w:sz="0" w:space="0" w:color="auto"/>
            <w:left w:val="none" w:sz="0" w:space="0" w:color="auto"/>
            <w:bottom w:val="none" w:sz="0" w:space="0" w:color="auto"/>
            <w:right w:val="none" w:sz="0" w:space="0" w:color="auto"/>
          </w:divBdr>
        </w:div>
        <w:div w:id="536504852">
          <w:marLeft w:val="480"/>
          <w:marRight w:val="0"/>
          <w:marTop w:val="0"/>
          <w:marBottom w:val="0"/>
          <w:divBdr>
            <w:top w:val="none" w:sz="0" w:space="0" w:color="auto"/>
            <w:left w:val="none" w:sz="0" w:space="0" w:color="auto"/>
            <w:bottom w:val="none" w:sz="0" w:space="0" w:color="auto"/>
            <w:right w:val="none" w:sz="0" w:space="0" w:color="auto"/>
          </w:divBdr>
        </w:div>
        <w:div w:id="681010622">
          <w:marLeft w:val="480"/>
          <w:marRight w:val="0"/>
          <w:marTop w:val="0"/>
          <w:marBottom w:val="0"/>
          <w:divBdr>
            <w:top w:val="none" w:sz="0" w:space="0" w:color="auto"/>
            <w:left w:val="none" w:sz="0" w:space="0" w:color="auto"/>
            <w:bottom w:val="none" w:sz="0" w:space="0" w:color="auto"/>
            <w:right w:val="none" w:sz="0" w:space="0" w:color="auto"/>
          </w:divBdr>
        </w:div>
        <w:div w:id="1086925163">
          <w:marLeft w:val="480"/>
          <w:marRight w:val="0"/>
          <w:marTop w:val="0"/>
          <w:marBottom w:val="0"/>
          <w:divBdr>
            <w:top w:val="none" w:sz="0" w:space="0" w:color="auto"/>
            <w:left w:val="none" w:sz="0" w:space="0" w:color="auto"/>
            <w:bottom w:val="none" w:sz="0" w:space="0" w:color="auto"/>
            <w:right w:val="none" w:sz="0" w:space="0" w:color="auto"/>
          </w:divBdr>
        </w:div>
        <w:div w:id="310840289">
          <w:marLeft w:val="480"/>
          <w:marRight w:val="0"/>
          <w:marTop w:val="0"/>
          <w:marBottom w:val="0"/>
          <w:divBdr>
            <w:top w:val="none" w:sz="0" w:space="0" w:color="auto"/>
            <w:left w:val="none" w:sz="0" w:space="0" w:color="auto"/>
            <w:bottom w:val="none" w:sz="0" w:space="0" w:color="auto"/>
            <w:right w:val="none" w:sz="0" w:space="0" w:color="auto"/>
          </w:divBdr>
        </w:div>
        <w:div w:id="1240554417">
          <w:marLeft w:val="480"/>
          <w:marRight w:val="0"/>
          <w:marTop w:val="0"/>
          <w:marBottom w:val="0"/>
          <w:divBdr>
            <w:top w:val="none" w:sz="0" w:space="0" w:color="auto"/>
            <w:left w:val="none" w:sz="0" w:space="0" w:color="auto"/>
            <w:bottom w:val="none" w:sz="0" w:space="0" w:color="auto"/>
            <w:right w:val="none" w:sz="0" w:space="0" w:color="auto"/>
          </w:divBdr>
        </w:div>
        <w:div w:id="752432618">
          <w:marLeft w:val="480"/>
          <w:marRight w:val="0"/>
          <w:marTop w:val="0"/>
          <w:marBottom w:val="0"/>
          <w:divBdr>
            <w:top w:val="none" w:sz="0" w:space="0" w:color="auto"/>
            <w:left w:val="none" w:sz="0" w:space="0" w:color="auto"/>
            <w:bottom w:val="none" w:sz="0" w:space="0" w:color="auto"/>
            <w:right w:val="none" w:sz="0" w:space="0" w:color="auto"/>
          </w:divBdr>
        </w:div>
        <w:div w:id="1530069927">
          <w:marLeft w:val="480"/>
          <w:marRight w:val="0"/>
          <w:marTop w:val="0"/>
          <w:marBottom w:val="0"/>
          <w:divBdr>
            <w:top w:val="none" w:sz="0" w:space="0" w:color="auto"/>
            <w:left w:val="none" w:sz="0" w:space="0" w:color="auto"/>
            <w:bottom w:val="none" w:sz="0" w:space="0" w:color="auto"/>
            <w:right w:val="none" w:sz="0" w:space="0" w:color="auto"/>
          </w:divBdr>
        </w:div>
        <w:div w:id="372776121">
          <w:marLeft w:val="480"/>
          <w:marRight w:val="0"/>
          <w:marTop w:val="0"/>
          <w:marBottom w:val="0"/>
          <w:divBdr>
            <w:top w:val="none" w:sz="0" w:space="0" w:color="auto"/>
            <w:left w:val="none" w:sz="0" w:space="0" w:color="auto"/>
            <w:bottom w:val="none" w:sz="0" w:space="0" w:color="auto"/>
            <w:right w:val="none" w:sz="0" w:space="0" w:color="auto"/>
          </w:divBdr>
        </w:div>
        <w:div w:id="1874418681">
          <w:marLeft w:val="480"/>
          <w:marRight w:val="0"/>
          <w:marTop w:val="0"/>
          <w:marBottom w:val="0"/>
          <w:divBdr>
            <w:top w:val="none" w:sz="0" w:space="0" w:color="auto"/>
            <w:left w:val="none" w:sz="0" w:space="0" w:color="auto"/>
            <w:bottom w:val="none" w:sz="0" w:space="0" w:color="auto"/>
            <w:right w:val="none" w:sz="0" w:space="0" w:color="auto"/>
          </w:divBdr>
        </w:div>
        <w:div w:id="232397200">
          <w:marLeft w:val="480"/>
          <w:marRight w:val="0"/>
          <w:marTop w:val="0"/>
          <w:marBottom w:val="0"/>
          <w:divBdr>
            <w:top w:val="none" w:sz="0" w:space="0" w:color="auto"/>
            <w:left w:val="none" w:sz="0" w:space="0" w:color="auto"/>
            <w:bottom w:val="none" w:sz="0" w:space="0" w:color="auto"/>
            <w:right w:val="none" w:sz="0" w:space="0" w:color="auto"/>
          </w:divBdr>
        </w:div>
        <w:div w:id="1179153567">
          <w:marLeft w:val="480"/>
          <w:marRight w:val="0"/>
          <w:marTop w:val="0"/>
          <w:marBottom w:val="0"/>
          <w:divBdr>
            <w:top w:val="none" w:sz="0" w:space="0" w:color="auto"/>
            <w:left w:val="none" w:sz="0" w:space="0" w:color="auto"/>
            <w:bottom w:val="none" w:sz="0" w:space="0" w:color="auto"/>
            <w:right w:val="none" w:sz="0" w:space="0" w:color="auto"/>
          </w:divBdr>
        </w:div>
        <w:div w:id="409498929">
          <w:marLeft w:val="480"/>
          <w:marRight w:val="0"/>
          <w:marTop w:val="0"/>
          <w:marBottom w:val="0"/>
          <w:divBdr>
            <w:top w:val="none" w:sz="0" w:space="0" w:color="auto"/>
            <w:left w:val="none" w:sz="0" w:space="0" w:color="auto"/>
            <w:bottom w:val="none" w:sz="0" w:space="0" w:color="auto"/>
            <w:right w:val="none" w:sz="0" w:space="0" w:color="auto"/>
          </w:divBdr>
        </w:div>
        <w:div w:id="234970284">
          <w:marLeft w:val="480"/>
          <w:marRight w:val="0"/>
          <w:marTop w:val="0"/>
          <w:marBottom w:val="0"/>
          <w:divBdr>
            <w:top w:val="none" w:sz="0" w:space="0" w:color="auto"/>
            <w:left w:val="none" w:sz="0" w:space="0" w:color="auto"/>
            <w:bottom w:val="none" w:sz="0" w:space="0" w:color="auto"/>
            <w:right w:val="none" w:sz="0" w:space="0" w:color="auto"/>
          </w:divBdr>
        </w:div>
        <w:div w:id="1437603760">
          <w:marLeft w:val="480"/>
          <w:marRight w:val="0"/>
          <w:marTop w:val="0"/>
          <w:marBottom w:val="0"/>
          <w:divBdr>
            <w:top w:val="none" w:sz="0" w:space="0" w:color="auto"/>
            <w:left w:val="none" w:sz="0" w:space="0" w:color="auto"/>
            <w:bottom w:val="none" w:sz="0" w:space="0" w:color="auto"/>
            <w:right w:val="none" w:sz="0" w:space="0" w:color="auto"/>
          </w:divBdr>
        </w:div>
        <w:div w:id="1378116363">
          <w:marLeft w:val="480"/>
          <w:marRight w:val="0"/>
          <w:marTop w:val="0"/>
          <w:marBottom w:val="0"/>
          <w:divBdr>
            <w:top w:val="none" w:sz="0" w:space="0" w:color="auto"/>
            <w:left w:val="none" w:sz="0" w:space="0" w:color="auto"/>
            <w:bottom w:val="none" w:sz="0" w:space="0" w:color="auto"/>
            <w:right w:val="none" w:sz="0" w:space="0" w:color="auto"/>
          </w:divBdr>
        </w:div>
        <w:div w:id="1244223395">
          <w:marLeft w:val="480"/>
          <w:marRight w:val="0"/>
          <w:marTop w:val="0"/>
          <w:marBottom w:val="0"/>
          <w:divBdr>
            <w:top w:val="none" w:sz="0" w:space="0" w:color="auto"/>
            <w:left w:val="none" w:sz="0" w:space="0" w:color="auto"/>
            <w:bottom w:val="none" w:sz="0" w:space="0" w:color="auto"/>
            <w:right w:val="none" w:sz="0" w:space="0" w:color="auto"/>
          </w:divBdr>
        </w:div>
        <w:div w:id="837426051">
          <w:marLeft w:val="480"/>
          <w:marRight w:val="0"/>
          <w:marTop w:val="0"/>
          <w:marBottom w:val="0"/>
          <w:divBdr>
            <w:top w:val="none" w:sz="0" w:space="0" w:color="auto"/>
            <w:left w:val="none" w:sz="0" w:space="0" w:color="auto"/>
            <w:bottom w:val="none" w:sz="0" w:space="0" w:color="auto"/>
            <w:right w:val="none" w:sz="0" w:space="0" w:color="auto"/>
          </w:divBdr>
        </w:div>
        <w:div w:id="166528795">
          <w:marLeft w:val="480"/>
          <w:marRight w:val="0"/>
          <w:marTop w:val="0"/>
          <w:marBottom w:val="0"/>
          <w:divBdr>
            <w:top w:val="none" w:sz="0" w:space="0" w:color="auto"/>
            <w:left w:val="none" w:sz="0" w:space="0" w:color="auto"/>
            <w:bottom w:val="none" w:sz="0" w:space="0" w:color="auto"/>
            <w:right w:val="none" w:sz="0" w:space="0" w:color="auto"/>
          </w:divBdr>
        </w:div>
        <w:div w:id="757335290">
          <w:marLeft w:val="480"/>
          <w:marRight w:val="0"/>
          <w:marTop w:val="0"/>
          <w:marBottom w:val="0"/>
          <w:divBdr>
            <w:top w:val="none" w:sz="0" w:space="0" w:color="auto"/>
            <w:left w:val="none" w:sz="0" w:space="0" w:color="auto"/>
            <w:bottom w:val="none" w:sz="0" w:space="0" w:color="auto"/>
            <w:right w:val="none" w:sz="0" w:space="0" w:color="auto"/>
          </w:divBdr>
        </w:div>
        <w:div w:id="1935431557">
          <w:marLeft w:val="480"/>
          <w:marRight w:val="0"/>
          <w:marTop w:val="0"/>
          <w:marBottom w:val="0"/>
          <w:divBdr>
            <w:top w:val="none" w:sz="0" w:space="0" w:color="auto"/>
            <w:left w:val="none" w:sz="0" w:space="0" w:color="auto"/>
            <w:bottom w:val="none" w:sz="0" w:space="0" w:color="auto"/>
            <w:right w:val="none" w:sz="0" w:space="0" w:color="auto"/>
          </w:divBdr>
        </w:div>
        <w:div w:id="447967819">
          <w:marLeft w:val="480"/>
          <w:marRight w:val="0"/>
          <w:marTop w:val="0"/>
          <w:marBottom w:val="0"/>
          <w:divBdr>
            <w:top w:val="none" w:sz="0" w:space="0" w:color="auto"/>
            <w:left w:val="none" w:sz="0" w:space="0" w:color="auto"/>
            <w:bottom w:val="none" w:sz="0" w:space="0" w:color="auto"/>
            <w:right w:val="none" w:sz="0" w:space="0" w:color="auto"/>
          </w:divBdr>
        </w:div>
        <w:div w:id="1679623907">
          <w:marLeft w:val="480"/>
          <w:marRight w:val="0"/>
          <w:marTop w:val="0"/>
          <w:marBottom w:val="0"/>
          <w:divBdr>
            <w:top w:val="none" w:sz="0" w:space="0" w:color="auto"/>
            <w:left w:val="none" w:sz="0" w:space="0" w:color="auto"/>
            <w:bottom w:val="none" w:sz="0" w:space="0" w:color="auto"/>
            <w:right w:val="none" w:sz="0" w:space="0" w:color="auto"/>
          </w:divBdr>
        </w:div>
        <w:div w:id="1187057305">
          <w:marLeft w:val="480"/>
          <w:marRight w:val="0"/>
          <w:marTop w:val="0"/>
          <w:marBottom w:val="0"/>
          <w:divBdr>
            <w:top w:val="none" w:sz="0" w:space="0" w:color="auto"/>
            <w:left w:val="none" w:sz="0" w:space="0" w:color="auto"/>
            <w:bottom w:val="none" w:sz="0" w:space="0" w:color="auto"/>
            <w:right w:val="none" w:sz="0" w:space="0" w:color="auto"/>
          </w:divBdr>
        </w:div>
        <w:div w:id="58015627">
          <w:marLeft w:val="480"/>
          <w:marRight w:val="0"/>
          <w:marTop w:val="0"/>
          <w:marBottom w:val="0"/>
          <w:divBdr>
            <w:top w:val="none" w:sz="0" w:space="0" w:color="auto"/>
            <w:left w:val="none" w:sz="0" w:space="0" w:color="auto"/>
            <w:bottom w:val="none" w:sz="0" w:space="0" w:color="auto"/>
            <w:right w:val="none" w:sz="0" w:space="0" w:color="auto"/>
          </w:divBdr>
        </w:div>
        <w:div w:id="1393120425">
          <w:marLeft w:val="480"/>
          <w:marRight w:val="0"/>
          <w:marTop w:val="0"/>
          <w:marBottom w:val="0"/>
          <w:divBdr>
            <w:top w:val="none" w:sz="0" w:space="0" w:color="auto"/>
            <w:left w:val="none" w:sz="0" w:space="0" w:color="auto"/>
            <w:bottom w:val="none" w:sz="0" w:space="0" w:color="auto"/>
            <w:right w:val="none" w:sz="0" w:space="0" w:color="auto"/>
          </w:divBdr>
        </w:div>
        <w:div w:id="1861240568">
          <w:marLeft w:val="480"/>
          <w:marRight w:val="0"/>
          <w:marTop w:val="0"/>
          <w:marBottom w:val="0"/>
          <w:divBdr>
            <w:top w:val="none" w:sz="0" w:space="0" w:color="auto"/>
            <w:left w:val="none" w:sz="0" w:space="0" w:color="auto"/>
            <w:bottom w:val="none" w:sz="0" w:space="0" w:color="auto"/>
            <w:right w:val="none" w:sz="0" w:space="0" w:color="auto"/>
          </w:divBdr>
        </w:div>
        <w:div w:id="928392707">
          <w:marLeft w:val="480"/>
          <w:marRight w:val="0"/>
          <w:marTop w:val="0"/>
          <w:marBottom w:val="0"/>
          <w:divBdr>
            <w:top w:val="none" w:sz="0" w:space="0" w:color="auto"/>
            <w:left w:val="none" w:sz="0" w:space="0" w:color="auto"/>
            <w:bottom w:val="none" w:sz="0" w:space="0" w:color="auto"/>
            <w:right w:val="none" w:sz="0" w:space="0" w:color="auto"/>
          </w:divBdr>
        </w:div>
        <w:div w:id="1293554975">
          <w:marLeft w:val="480"/>
          <w:marRight w:val="0"/>
          <w:marTop w:val="0"/>
          <w:marBottom w:val="0"/>
          <w:divBdr>
            <w:top w:val="none" w:sz="0" w:space="0" w:color="auto"/>
            <w:left w:val="none" w:sz="0" w:space="0" w:color="auto"/>
            <w:bottom w:val="none" w:sz="0" w:space="0" w:color="auto"/>
            <w:right w:val="none" w:sz="0" w:space="0" w:color="auto"/>
          </w:divBdr>
        </w:div>
        <w:div w:id="1119032136">
          <w:marLeft w:val="480"/>
          <w:marRight w:val="0"/>
          <w:marTop w:val="0"/>
          <w:marBottom w:val="0"/>
          <w:divBdr>
            <w:top w:val="none" w:sz="0" w:space="0" w:color="auto"/>
            <w:left w:val="none" w:sz="0" w:space="0" w:color="auto"/>
            <w:bottom w:val="none" w:sz="0" w:space="0" w:color="auto"/>
            <w:right w:val="none" w:sz="0" w:space="0" w:color="auto"/>
          </w:divBdr>
        </w:div>
        <w:div w:id="1146236739">
          <w:marLeft w:val="480"/>
          <w:marRight w:val="0"/>
          <w:marTop w:val="0"/>
          <w:marBottom w:val="0"/>
          <w:divBdr>
            <w:top w:val="none" w:sz="0" w:space="0" w:color="auto"/>
            <w:left w:val="none" w:sz="0" w:space="0" w:color="auto"/>
            <w:bottom w:val="none" w:sz="0" w:space="0" w:color="auto"/>
            <w:right w:val="none" w:sz="0" w:space="0" w:color="auto"/>
          </w:divBdr>
        </w:div>
        <w:div w:id="713505423">
          <w:marLeft w:val="480"/>
          <w:marRight w:val="0"/>
          <w:marTop w:val="0"/>
          <w:marBottom w:val="0"/>
          <w:divBdr>
            <w:top w:val="none" w:sz="0" w:space="0" w:color="auto"/>
            <w:left w:val="none" w:sz="0" w:space="0" w:color="auto"/>
            <w:bottom w:val="none" w:sz="0" w:space="0" w:color="auto"/>
            <w:right w:val="none" w:sz="0" w:space="0" w:color="auto"/>
          </w:divBdr>
        </w:div>
        <w:div w:id="208225275">
          <w:marLeft w:val="480"/>
          <w:marRight w:val="0"/>
          <w:marTop w:val="0"/>
          <w:marBottom w:val="0"/>
          <w:divBdr>
            <w:top w:val="none" w:sz="0" w:space="0" w:color="auto"/>
            <w:left w:val="none" w:sz="0" w:space="0" w:color="auto"/>
            <w:bottom w:val="none" w:sz="0" w:space="0" w:color="auto"/>
            <w:right w:val="none" w:sz="0" w:space="0" w:color="auto"/>
          </w:divBdr>
        </w:div>
        <w:div w:id="384379805">
          <w:marLeft w:val="480"/>
          <w:marRight w:val="0"/>
          <w:marTop w:val="0"/>
          <w:marBottom w:val="0"/>
          <w:divBdr>
            <w:top w:val="none" w:sz="0" w:space="0" w:color="auto"/>
            <w:left w:val="none" w:sz="0" w:space="0" w:color="auto"/>
            <w:bottom w:val="none" w:sz="0" w:space="0" w:color="auto"/>
            <w:right w:val="none" w:sz="0" w:space="0" w:color="auto"/>
          </w:divBdr>
        </w:div>
        <w:div w:id="922109506">
          <w:marLeft w:val="480"/>
          <w:marRight w:val="0"/>
          <w:marTop w:val="0"/>
          <w:marBottom w:val="0"/>
          <w:divBdr>
            <w:top w:val="none" w:sz="0" w:space="0" w:color="auto"/>
            <w:left w:val="none" w:sz="0" w:space="0" w:color="auto"/>
            <w:bottom w:val="none" w:sz="0" w:space="0" w:color="auto"/>
            <w:right w:val="none" w:sz="0" w:space="0" w:color="auto"/>
          </w:divBdr>
        </w:div>
        <w:div w:id="2144689729">
          <w:marLeft w:val="480"/>
          <w:marRight w:val="0"/>
          <w:marTop w:val="0"/>
          <w:marBottom w:val="0"/>
          <w:divBdr>
            <w:top w:val="none" w:sz="0" w:space="0" w:color="auto"/>
            <w:left w:val="none" w:sz="0" w:space="0" w:color="auto"/>
            <w:bottom w:val="none" w:sz="0" w:space="0" w:color="auto"/>
            <w:right w:val="none" w:sz="0" w:space="0" w:color="auto"/>
          </w:divBdr>
        </w:div>
        <w:div w:id="167326759">
          <w:marLeft w:val="480"/>
          <w:marRight w:val="0"/>
          <w:marTop w:val="0"/>
          <w:marBottom w:val="0"/>
          <w:divBdr>
            <w:top w:val="none" w:sz="0" w:space="0" w:color="auto"/>
            <w:left w:val="none" w:sz="0" w:space="0" w:color="auto"/>
            <w:bottom w:val="none" w:sz="0" w:space="0" w:color="auto"/>
            <w:right w:val="none" w:sz="0" w:space="0" w:color="auto"/>
          </w:divBdr>
        </w:div>
        <w:div w:id="1587107582">
          <w:marLeft w:val="480"/>
          <w:marRight w:val="0"/>
          <w:marTop w:val="0"/>
          <w:marBottom w:val="0"/>
          <w:divBdr>
            <w:top w:val="none" w:sz="0" w:space="0" w:color="auto"/>
            <w:left w:val="none" w:sz="0" w:space="0" w:color="auto"/>
            <w:bottom w:val="none" w:sz="0" w:space="0" w:color="auto"/>
            <w:right w:val="none" w:sz="0" w:space="0" w:color="auto"/>
          </w:divBdr>
        </w:div>
      </w:divsChild>
    </w:div>
    <w:div w:id="35664402">
      <w:bodyDiv w:val="1"/>
      <w:marLeft w:val="0"/>
      <w:marRight w:val="0"/>
      <w:marTop w:val="0"/>
      <w:marBottom w:val="0"/>
      <w:divBdr>
        <w:top w:val="none" w:sz="0" w:space="0" w:color="auto"/>
        <w:left w:val="none" w:sz="0" w:space="0" w:color="auto"/>
        <w:bottom w:val="none" w:sz="0" w:space="0" w:color="auto"/>
        <w:right w:val="none" w:sz="0" w:space="0" w:color="auto"/>
      </w:divBdr>
      <w:divsChild>
        <w:div w:id="6904798">
          <w:marLeft w:val="480"/>
          <w:marRight w:val="0"/>
          <w:marTop w:val="0"/>
          <w:marBottom w:val="0"/>
          <w:divBdr>
            <w:top w:val="none" w:sz="0" w:space="0" w:color="auto"/>
            <w:left w:val="none" w:sz="0" w:space="0" w:color="auto"/>
            <w:bottom w:val="none" w:sz="0" w:space="0" w:color="auto"/>
            <w:right w:val="none" w:sz="0" w:space="0" w:color="auto"/>
          </w:divBdr>
        </w:div>
        <w:div w:id="49422848">
          <w:marLeft w:val="480"/>
          <w:marRight w:val="0"/>
          <w:marTop w:val="0"/>
          <w:marBottom w:val="0"/>
          <w:divBdr>
            <w:top w:val="none" w:sz="0" w:space="0" w:color="auto"/>
            <w:left w:val="none" w:sz="0" w:space="0" w:color="auto"/>
            <w:bottom w:val="none" w:sz="0" w:space="0" w:color="auto"/>
            <w:right w:val="none" w:sz="0" w:space="0" w:color="auto"/>
          </w:divBdr>
        </w:div>
        <w:div w:id="91434840">
          <w:marLeft w:val="480"/>
          <w:marRight w:val="0"/>
          <w:marTop w:val="0"/>
          <w:marBottom w:val="0"/>
          <w:divBdr>
            <w:top w:val="none" w:sz="0" w:space="0" w:color="auto"/>
            <w:left w:val="none" w:sz="0" w:space="0" w:color="auto"/>
            <w:bottom w:val="none" w:sz="0" w:space="0" w:color="auto"/>
            <w:right w:val="none" w:sz="0" w:space="0" w:color="auto"/>
          </w:divBdr>
        </w:div>
        <w:div w:id="166215246">
          <w:marLeft w:val="480"/>
          <w:marRight w:val="0"/>
          <w:marTop w:val="0"/>
          <w:marBottom w:val="0"/>
          <w:divBdr>
            <w:top w:val="none" w:sz="0" w:space="0" w:color="auto"/>
            <w:left w:val="none" w:sz="0" w:space="0" w:color="auto"/>
            <w:bottom w:val="none" w:sz="0" w:space="0" w:color="auto"/>
            <w:right w:val="none" w:sz="0" w:space="0" w:color="auto"/>
          </w:divBdr>
        </w:div>
        <w:div w:id="171724021">
          <w:marLeft w:val="480"/>
          <w:marRight w:val="0"/>
          <w:marTop w:val="0"/>
          <w:marBottom w:val="0"/>
          <w:divBdr>
            <w:top w:val="none" w:sz="0" w:space="0" w:color="auto"/>
            <w:left w:val="none" w:sz="0" w:space="0" w:color="auto"/>
            <w:bottom w:val="none" w:sz="0" w:space="0" w:color="auto"/>
            <w:right w:val="none" w:sz="0" w:space="0" w:color="auto"/>
          </w:divBdr>
        </w:div>
        <w:div w:id="278099941">
          <w:marLeft w:val="480"/>
          <w:marRight w:val="0"/>
          <w:marTop w:val="0"/>
          <w:marBottom w:val="0"/>
          <w:divBdr>
            <w:top w:val="none" w:sz="0" w:space="0" w:color="auto"/>
            <w:left w:val="none" w:sz="0" w:space="0" w:color="auto"/>
            <w:bottom w:val="none" w:sz="0" w:space="0" w:color="auto"/>
            <w:right w:val="none" w:sz="0" w:space="0" w:color="auto"/>
          </w:divBdr>
        </w:div>
        <w:div w:id="367994336">
          <w:marLeft w:val="480"/>
          <w:marRight w:val="0"/>
          <w:marTop w:val="0"/>
          <w:marBottom w:val="0"/>
          <w:divBdr>
            <w:top w:val="none" w:sz="0" w:space="0" w:color="auto"/>
            <w:left w:val="none" w:sz="0" w:space="0" w:color="auto"/>
            <w:bottom w:val="none" w:sz="0" w:space="0" w:color="auto"/>
            <w:right w:val="none" w:sz="0" w:space="0" w:color="auto"/>
          </w:divBdr>
        </w:div>
        <w:div w:id="380642451">
          <w:marLeft w:val="480"/>
          <w:marRight w:val="0"/>
          <w:marTop w:val="0"/>
          <w:marBottom w:val="0"/>
          <w:divBdr>
            <w:top w:val="none" w:sz="0" w:space="0" w:color="auto"/>
            <w:left w:val="none" w:sz="0" w:space="0" w:color="auto"/>
            <w:bottom w:val="none" w:sz="0" w:space="0" w:color="auto"/>
            <w:right w:val="none" w:sz="0" w:space="0" w:color="auto"/>
          </w:divBdr>
        </w:div>
        <w:div w:id="394789611">
          <w:marLeft w:val="480"/>
          <w:marRight w:val="0"/>
          <w:marTop w:val="0"/>
          <w:marBottom w:val="0"/>
          <w:divBdr>
            <w:top w:val="none" w:sz="0" w:space="0" w:color="auto"/>
            <w:left w:val="none" w:sz="0" w:space="0" w:color="auto"/>
            <w:bottom w:val="none" w:sz="0" w:space="0" w:color="auto"/>
            <w:right w:val="none" w:sz="0" w:space="0" w:color="auto"/>
          </w:divBdr>
        </w:div>
        <w:div w:id="404575985">
          <w:marLeft w:val="480"/>
          <w:marRight w:val="0"/>
          <w:marTop w:val="0"/>
          <w:marBottom w:val="0"/>
          <w:divBdr>
            <w:top w:val="none" w:sz="0" w:space="0" w:color="auto"/>
            <w:left w:val="none" w:sz="0" w:space="0" w:color="auto"/>
            <w:bottom w:val="none" w:sz="0" w:space="0" w:color="auto"/>
            <w:right w:val="none" w:sz="0" w:space="0" w:color="auto"/>
          </w:divBdr>
        </w:div>
        <w:div w:id="436340560">
          <w:marLeft w:val="480"/>
          <w:marRight w:val="0"/>
          <w:marTop w:val="0"/>
          <w:marBottom w:val="0"/>
          <w:divBdr>
            <w:top w:val="none" w:sz="0" w:space="0" w:color="auto"/>
            <w:left w:val="none" w:sz="0" w:space="0" w:color="auto"/>
            <w:bottom w:val="none" w:sz="0" w:space="0" w:color="auto"/>
            <w:right w:val="none" w:sz="0" w:space="0" w:color="auto"/>
          </w:divBdr>
        </w:div>
        <w:div w:id="455442003">
          <w:marLeft w:val="480"/>
          <w:marRight w:val="0"/>
          <w:marTop w:val="0"/>
          <w:marBottom w:val="0"/>
          <w:divBdr>
            <w:top w:val="none" w:sz="0" w:space="0" w:color="auto"/>
            <w:left w:val="none" w:sz="0" w:space="0" w:color="auto"/>
            <w:bottom w:val="none" w:sz="0" w:space="0" w:color="auto"/>
            <w:right w:val="none" w:sz="0" w:space="0" w:color="auto"/>
          </w:divBdr>
        </w:div>
        <w:div w:id="472215044">
          <w:marLeft w:val="480"/>
          <w:marRight w:val="0"/>
          <w:marTop w:val="0"/>
          <w:marBottom w:val="0"/>
          <w:divBdr>
            <w:top w:val="none" w:sz="0" w:space="0" w:color="auto"/>
            <w:left w:val="none" w:sz="0" w:space="0" w:color="auto"/>
            <w:bottom w:val="none" w:sz="0" w:space="0" w:color="auto"/>
            <w:right w:val="none" w:sz="0" w:space="0" w:color="auto"/>
          </w:divBdr>
        </w:div>
        <w:div w:id="483854375">
          <w:marLeft w:val="480"/>
          <w:marRight w:val="0"/>
          <w:marTop w:val="0"/>
          <w:marBottom w:val="0"/>
          <w:divBdr>
            <w:top w:val="none" w:sz="0" w:space="0" w:color="auto"/>
            <w:left w:val="none" w:sz="0" w:space="0" w:color="auto"/>
            <w:bottom w:val="none" w:sz="0" w:space="0" w:color="auto"/>
            <w:right w:val="none" w:sz="0" w:space="0" w:color="auto"/>
          </w:divBdr>
        </w:div>
        <w:div w:id="487327353">
          <w:marLeft w:val="480"/>
          <w:marRight w:val="0"/>
          <w:marTop w:val="0"/>
          <w:marBottom w:val="0"/>
          <w:divBdr>
            <w:top w:val="none" w:sz="0" w:space="0" w:color="auto"/>
            <w:left w:val="none" w:sz="0" w:space="0" w:color="auto"/>
            <w:bottom w:val="none" w:sz="0" w:space="0" w:color="auto"/>
            <w:right w:val="none" w:sz="0" w:space="0" w:color="auto"/>
          </w:divBdr>
        </w:div>
        <w:div w:id="568853029">
          <w:marLeft w:val="480"/>
          <w:marRight w:val="0"/>
          <w:marTop w:val="0"/>
          <w:marBottom w:val="0"/>
          <w:divBdr>
            <w:top w:val="none" w:sz="0" w:space="0" w:color="auto"/>
            <w:left w:val="none" w:sz="0" w:space="0" w:color="auto"/>
            <w:bottom w:val="none" w:sz="0" w:space="0" w:color="auto"/>
            <w:right w:val="none" w:sz="0" w:space="0" w:color="auto"/>
          </w:divBdr>
        </w:div>
        <w:div w:id="574894143">
          <w:marLeft w:val="480"/>
          <w:marRight w:val="0"/>
          <w:marTop w:val="0"/>
          <w:marBottom w:val="0"/>
          <w:divBdr>
            <w:top w:val="none" w:sz="0" w:space="0" w:color="auto"/>
            <w:left w:val="none" w:sz="0" w:space="0" w:color="auto"/>
            <w:bottom w:val="none" w:sz="0" w:space="0" w:color="auto"/>
            <w:right w:val="none" w:sz="0" w:space="0" w:color="auto"/>
          </w:divBdr>
        </w:div>
        <w:div w:id="579608062">
          <w:marLeft w:val="480"/>
          <w:marRight w:val="0"/>
          <w:marTop w:val="0"/>
          <w:marBottom w:val="0"/>
          <w:divBdr>
            <w:top w:val="none" w:sz="0" w:space="0" w:color="auto"/>
            <w:left w:val="none" w:sz="0" w:space="0" w:color="auto"/>
            <w:bottom w:val="none" w:sz="0" w:space="0" w:color="auto"/>
            <w:right w:val="none" w:sz="0" w:space="0" w:color="auto"/>
          </w:divBdr>
        </w:div>
        <w:div w:id="594872840">
          <w:marLeft w:val="480"/>
          <w:marRight w:val="0"/>
          <w:marTop w:val="0"/>
          <w:marBottom w:val="0"/>
          <w:divBdr>
            <w:top w:val="none" w:sz="0" w:space="0" w:color="auto"/>
            <w:left w:val="none" w:sz="0" w:space="0" w:color="auto"/>
            <w:bottom w:val="none" w:sz="0" w:space="0" w:color="auto"/>
            <w:right w:val="none" w:sz="0" w:space="0" w:color="auto"/>
          </w:divBdr>
        </w:div>
        <w:div w:id="629627087">
          <w:marLeft w:val="480"/>
          <w:marRight w:val="0"/>
          <w:marTop w:val="0"/>
          <w:marBottom w:val="0"/>
          <w:divBdr>
            <w:top w:val="none" w:sz="0" w:space="0" w:color="auto"/>
            <w:left w:val="none" w:sz="0" w:space="0" w:color="auto"/>
            <w:bottom w:val="none" w:sz="0" w:space="0" w:color="auto"/>
            <w:right w:val="none" w:sz="0" w:space="0" w:color="auto"/>
          </w:divBdr>
        </w:div>
        <w:div w:id="652948976">
          <w:marLeft w:val="480"/>
          <w:marRight w:val="0"/>
          <w:marTop w:val="0"/>
          <w:marBottom w:val="0"/>
          <w:divBdr>
            <w:top w:val="none" w:sz="0" w:space="0" w:color="auto"/>
            <w:left w:val="none" w:sz="0" w:space="0" w:color="auto"/>
            <w:bottom w:val="none" w:sz="0" w:space="0" w:color="auto"/>
            <w:right w:val="none" w:sz="0" w:space="0" w:color="auto"/>
          </w:divBdr>
        </w:div>
        <w:div w:id="681277563">
          <w:marLeft w:val="480"/>
          <w:marRight w:val="0"/>
          <w:marTop w:val="0"/>
          <w:marBottom w:val="0"/>
          <w:divBdr>
            <w:top w:val="none" w:sz="0" w:space="0" w:color="auto"/>
            <w:left w:val="none" w:sz="0" w:space="0" w:color="auto"/>
            <w:bottom w:val="none" w:sz="0" w:space="0" w:color="auto"/>
            <w:right w:val="none" w:sz="0" w:space="0" w:color="auto"/>
          </w:divBdr>
        </w:div>
        <w:div w:id="701249069">
          <w:marLeft w:val="480"/>
          <w:marRight w:val="0"/>
          <w:marTop w:val="0"/>
          <w:marBottom w:val="0"/>
          <w:divBdr>
            <w:top w:val="none" w:sz="0" w:space="0" w:color="auto"/>
            <w:left w:val="none" w:sz="0" w:space="0" w:color="auto"/>
            <w:bottom w:val="none" w:sz="0" w:space="0" w:color="auto"/>
            <w:right w:val="none" w:sz="0" w:space="0" w:color="auto"/>
          </w:divBdr>
        </w:div>
        <w:div w:id="782849496">
          <w:marLeft w:val="480"/>
          <w:marRight w:val="0"/>
          <w:marTop w:val="0"/>
          <w:marBottom w:val="0"/>
          <w:divBdr>
            <w:top w:val="none" w:sz="0" w:space="0" w:color="auto"/>
            <w:left w:val="none" w:sz="0" w:space="0" w:color="auto"/>
            <w:bottom w:val="none" w:sz="0" w:space="0" w:color="auto"/>
            <w:right w:val="none" w:sz="0" w:space="0" w:color="auto"/>
          </w:divBdr>
        </w:div>
        <w:div w:id="853298484">
          <w:marLeft w:val="480"/>
          <w:marRight w:val="0"/>
          <w:marTop w:val="0"/>
          <w:marBottom w:val="0"/>
          <w:divBdr>
            <w:top w:val="none" w:sz="0" w:space="0" w:color="auto"/>
            <w:left w:val="none" w:sz="0" w:space="0" w:color="auto"/>
            <w:bottom w:val="none" w:sz="0" w:space="0" w:color="auto"/>
            <w:right w:val="none" w:sz="0" w:space="0" w:color="auto"/>
          </w:divBdr>
        </w:div>
        <w:div w:id="907156121">
          <w:marLeft w:val="480"/>
          <w:marRight w:val="0"/>
          <w:marTop w:val="0"/>
          <w:marBottom w:val="0"/>
          <w:divBdr>
            <w:top w:val="none" w:sz="0" w:space="0" w:color="auto"/>
            <w:left w:val="none" w:sz="0" w:space="0" w:color="auto"/>
            <w:bottom w:val="none" w:sz="0" w:space="0" w:color="auto"/>
            <w:right w:val="none" w:sz="0" w:space="0" w:color="auto"/>
          </w:divBdr>
        </w:div>
        <w:div w:id="911232518">
          <w:marLeft w:val="480"/>
          <w:marRight w:val="0"/>
          <w:marTop w:val="0"/>
          <w:marBottom w:val="0"/>
          <w:divBdr>
            <w:top w:val="none" w:sz="0" w:space="0" w:color="auto"/>
            <w:left w:val="none" w:sz="0" w:space="0" w:color="auto"/>
            <w:bottom w:val="none" w:sz="0" w:space="0" w:color="auto"/>
            <w:right w:val="none" w:sz="0" w:space="0" w:color="auto"/>
          </w:divBdr>
        </w:div>
        <w:div w:id="953557546">
          <w:marLeft w:val="480"/>
          <w:marRight w:val="0"/>
          <w:marTop w:val="0"/>
          <w:marBottom w:val="0"/>
          <w:divBdr>
            <w:top w:val="none" w:sz="0" w:space="0" w:color="auto"/>
            <w:left w:val="none" w:sz="0" w:space="0" w:color="auto"/>
            <w:bottom w:val="none" w:sz="0" w:space="0" w:color="auto"/>
            <w:right w:val="none" w:sz="0" w:space="0" w:color="auto"/>
          </w:divBdr>
        </w:div>
        <w:div w:id="960915642">
          <w:marLeft w:val="480"/>
          <w:marRight w:val="0"/>
          <w:marTop w:val="0"/>
          <w:marBottom w:val="0"/>
          <w:divBdr>
            <w:top w:val="none" w:sz="0" w:space="0" w:color="auto"/>
            <w:left w:val="none" w:sz="0" w:space="0" w:color="auto"/>
            <w:bottom w:val="none" w:sz="0" w:space="0" w:color="auto"/>
            <w:right w:val="none" w:sz="0" w:space="0" w:color="auto"/>
          </w:divBdr>
        </w:div>
        <w:div w:id="992877867">
          <w:marLeft w:val="480"/>
          <w:marRight w:val="0"/>
          <w:marTop w:val="0"/>
          <w:marBottom w:val="0"/>
          <w:divBdr>
            <w:top w:val="none" w:sz="0" w:space="0" w:color="auto"/>
            <w:left w:val="none" w:sz="0" w:space="0" w:color="auto"/>
            <w:bottom w:val="none" w:sz="0" w:space="0" w:color="auto"/>
            <w:right w:val="none" w:sz="0" w:space="0" w:color="auto"/>
          </w:divBdr>
        </w:div>
        <w:div w:id="1002318066">
          <w:marLeft w:val="480"/>
          <w:marRight w:val="0"/>
          <w:marTop w:val="0"/>
          <w:marBottom w:val="0"/>
          <w:divBdr>
            <w:top w:val="none" w:sz="0" w:space="0" w:color="auto"/>
            <w:left w:val="none" w:sz="0" w:space="0" w:color="auto"/>
            <w:bottom w:val="none" w:sz="0" w:space="0" w:color="auto"/>
            <w:right w:val="none" w:sz="0" w:space="0" w:color="auto"/>
          </w:divBdr>
        </w:div>
        <w:div w:id="1058629515">
          <w:marLeft w:val="480"/>
          <w:marRight w:val="0"/>
          <w:marTop w:val="0"/>
          <w:marBottom w:val="0"/>
          <w:divBdr>
            <w:top w:val="none" w:sz="0" w:space="0" w:color="auto"/>
            <w:left w:val="none" w:sz="0" w:space="0" w:color="auto"/>
            <w:bottom w:val="none" w:sz="0" w:space="0" w:color="auto"/>
            <w:right w:val="none" w:sz="0" w:space="0" w:color="auto"/>
          </w:divBdr>
        </w:div>
        <w:div w:id="1080100033">
          <w:marLeft w:val="480"/>
          <w:marRight w:val="0"/>
          <w:marTop w:val="0"/>
          <w:marBottom w:val="0"/>
          <w:divBdr>
            <w:top w:val="none" w:sz="0" w:space="0" w:color="auto"/>
            <w:left w:val="none" w:sz="0" w:space="0" w:color="auto"/>
            <w:bottom w:val="none" w:sz="0" w:space="0" w:color="auto"/>
            <w:right w:val="none" w:sz="0" w:space="0" w:color="auto"/>
          </w:divBdr>
        </w:div>
        <w:div w:id="1164667766">
          <w:marLeft w:val="480"/>
          <w:marRight w:val="0"/>
          <w:marTop w:val="0"/>
          <w:marBottom w:val="0"/>
          <w:divBdr>
            <w:top w:val="none" w:sz="0" w:space="0" w:color="auto"/>
            <w:left w:val="none" w:sz="0" w:space="0" w:color="auto"/>
            <w:bottom w:val="none" w:sz="0" w:space="0" w:color="auto"/>
            <w:right w:val="none" w:sz="0" w:space="0" w:color="auto"/>
          </w:divBdr>
        </w:div>
        <w:div w:id="1170020635">
          <w:marLeft w:val="480"/>
          <w:marRight w:val="0"/>
          <w:marTop w:val="0"/>
          <w:marBottom w:val="0"/>
          <w:divBdr>
            <w:top w:val="none" w:sz="0" w:space="0" w:color="auto"/>
            <w:left w:val="none" w:sz="0" w:space="0" w:color="auto"/>
            <w:bottom w:val="none" w:sz="0" w:space="0" w:color="auto"/>
            <w:right w:val="none" w:sz="0" w:space="0" w:color="auto"/>
          </w:divBdr>
        </w:div>
        <w:div w:id="1212501534">
          <w:marLeft w:val="480"/>
          <w:marRight w:val="0"/>
          <w:marTop w:val="0"/>
          <w:marBottom w:val="0"/>
          <w:divBdr>
            <w:top w:val="none" w:sz="0" w:space="0" w:color="auto"/>
            <w:left w:val="none" w:sz="0" w:space="0" w:color="auto"/>
            <w:bottom w:val="none" w:sz="0" w:space="0" w:color="auto"/>
            <w:right w:val="none" w:sz="0" w:space="0" w:color="auto"/>
          </w:divBdr>
        </w:div>
        <w:div w:id="1229150350">
          <w:marLeft w:val="480"/>
          <w:marRight w:val="0"/>
          <w:marTop w:val="0"/>
          <w:marBottom w:val="0"/>
          <w:divBdr>
            <w:top w:val="none" w:sz="0" w:space="0" w:color="auto"/>
            <w:left w:val="none" w:sz="0" w:space="0" w:color="auto"/>
            <w:bottom w:val="none" w:sz="0" w:space="0" w:color="auto"/>
            <w:right w:val="none" w:sz="0" w:space="0" w:color="auto"/>
          </w:divBdr>
        </w:div>
        <w:div w:id="1235898314">
          <w:marLeft w:val="480"/>
          <w:marRight w:val="0"/>
          <w:marTop w:val="0"/>
          <w:marBottom w:val="0"/>
          <w:divBdr>
            <w:top w:val="none" w:sz="0" w:space="0" w:color="auto"/>
            <w:left w:val="none" w:sz="0" w:space="0" w:color="auto"/>
            <w:bottom w:val="none" w:sz="0" w:space="0" w:color="auto"/>
            <w:right w:val="none" w:sz="0" w:space="0" w:color="auto"/>
          </w:divBdr>
        </w:div>
        <w:div w:id="1296981356">
          <w:marLeft w:val="480"/>
          <w:marRight w:val="0"/>
          <w:marTop w:val="0"/>
          <w:marBottom w:val="0"/>
          <w:divBdr>
            <w:top w:val="none" w:sz="0" w:space="0" w:color="auto"/>
            <w:left w:val="none" w:sz="0" w:space="0" w:color="auto"/>
            <w:bottom w:val="none" w:sz="0" w:space="0" w:color="auto"/>
            <w:right w:val="none" w:sz="0" w:space="0" w:color="auto"/>
          </w:divBdr>
        </w:div>
        <w:div w:id="1322614485">
          <w:marLeft w:val="480"/>
          <w:marRight w:val="0"/>
          <w:marTop w:val="0"/>
          <w:marBottom w:val="0"/>
          <w:divBdr>
            <w:top w:val="none" w:sz="0" w:space="0" w:color="auto"/>
            <w:left w:val="none" w:sz="0" w:space="0" w:color="auto"/>
            <w:bottom w:val="none" w:sz="0" w:space="0" w:color="auto"/>
            <w:right w:val="none" w:sz="0" w:space="0" w:color="auto"/>
          </w:divBdr>
        </w:div>
        <w:div w:id="1407723244">
          <w:marLeft w:val="480"/>
          <w:marRight w:val="0"/>
          <w:marTop w:val="0"/>
          <w:marBottom w:val="0"/>
          <w:divBdr>
            <w:top w:val="none" w:sz="0" w:space="0" w:color="auto"/>
            <w:left w:val="none" w:sz="0" w:space="0" w:color="auto"/>
            <w:bottom w:val="none" w:sz="0" w:space="0" w:color="auto"/>
            <w:right w:val="none" w:sz="0" w:space="0" w:color="auto"/>
          </w:divBdr>
        </w:div>
        <w:div w:id="1452623785">
          <w:marLeft w:val="480"/>
          <w:marRight w:val="0"/>
          <w:marTop w:val="0"/>
          <w:marBottom w:val="0"/>
          <w:divBdr>
            <w:top w:val="none" w:sz="0" w:space="0" w:color="auto"/>
            <w:left w:val="none" w:sz="0" w:space="0" w:color="auto"/>
            <w:bottom w:val="none" w:sz="0" w:space="0" w:color="auto"/>
            <w:right w:val="none" w:sz="0" w:space="0" w:color="auto"/>
          </w:divBdr>
        </w:div>
        <w:div w:id="1473402691">
          <w:marLeft w:val="480"/>
          <w:marRight w:val="0"/>
          <w:marTop w:val="0"/>
          <w:marBottom w:val="0"/>
          <w:divBdr>
            <w:top w:val="none" w:sz="0" w:space="0" w:color="auto"/>
            <w:left w:val="none" w:sz="0" w:space="0" w:color="auto"/>
            <w:bottom w:val="none" w:sz="0" w:space="0" w:color="auto"/>
            <w:right w:val="none" w:sz="0" w:space="0" w:color="auto"/>
          </w:divBdr>
        </w:div>
        <w:div w:id="1501389535">
          <w:marLeft w:val="480"/>
          <w:marRight w:val="0"/>
          <w:marTop w:val="0"/>
          <w:marBottom w:val="0"/>
          <w:divBdr>
            <w:top w:val="none" w:sz="0" w:space="0" w:color="auto"/>
            <w:left w:val="none" w:sz="0" w:space="0" w:color="auto"/>
            <w:bottom w:val="none" w:sz="0" w:space="0" w:color="auto"/>
            <w:right w:val="none" w:sz="0" w:space="0" w:color="auto"/>
          </w:divBdr>
        </w:div>
        <w:div w:id="1505390519">
          <w:marLeft w:val="480"/>
          <w:marRight w:val="0"/>
          <w:marTop w:val="0"/>
          <w:marBottom w:val="0"/>
          <w:divBdr>
            <w:top w:val="none" w:sz="0" w:space="0" w:color="auto"/>
            <w:left w:val="none" w:sz="0" w:space="0" w:color="auto"/>
            <w:bottom w:val="none" w:sz="0" w:space="0" w:color="auto"/>
            <w:right w:val="none" w:sz="0" w:space="0" w:color="auto"/>
          </w:divBdr>
        </w:div>
        <w:div w:id="1511869093">
          <w:marLeft w:val="480"/>
          <w:marRight w:val="0"/>
          <w:marTop w:val="0"/>
          <w:marBottom w:val="0"/>
          <w:divBdr>
            <w:top w:val="none" w:sz="0" w:space="0" w:color="auto"/>
            <w:left w:val="none" w:sz="0" w:space="0" w:color="auto"/>
            <w:bottom w:val="none" w:sz="0" w:space="0" w:color="auto"/>
            <w:right w:val="none" w:sz="0" w:space="0" w:color="auto"/>
          </w:divBdr>
        </w:div>
        <w:div w:id="1520510252">
          <w:marLeft w:val="480"/>
          <w:marRight w:val="0"/>
          <w:marTop w:val="0"/>
          <w:marBottom w:val="0"/>
          <w:divBdr>
            <w:top w:val="none" w:sz="0" w:space="0" w:color="auto"/>
            <w:left w:val="none" w:sz="0" w:space="0" w:color="auto"/>
            <w:bottom w:val="none" w:sz="0" w:space="0" w:color="auto"/>
            <w:right w:val="none" w:sz="0" w:space="0" w:color="auto"/>
          </w:divBdr>
        </w:div>
        <w:div w:id="1535312468">
          <w:marLeft w:val="480"/>
          <w:marRight w:val="0"/>
          <w:marTop w:val="0"/>
          <w:marBottom w:val="0"/>
          <w:divBdr>
            <w:top w:val="none" w:sz="0" w:space="0" w:color="auto"/>
            <w:left w:val="none" w:sz="0" w:space="0" w:color="auto"/>
            <w:bottom w:val="none" w:sz="0" w:space="0" w:color="auto"/>
            <w:right w:val="none" w:sz="0" w:space="0" w:color="auto"/>
          </w:divBdr>
        </w:div>
        <w:div w:id="1582594366">
          <w:marLeft w:val="480"/>
          <w:marRight w:val="0"/>
          <w:marTop w:val="0"/>
          <w:marBottom w:val="0"/>
          <w:divBdr>
            <w:top w:val="none" w:sz="0" w:space="0" w:color="auto"/>
            <w:left w:val="none" w:sz="0" w:space="0" w:color="auto"/>
            <w:bottom w:val="none" w:sz="0" w:space="0" w:color="auto"/>
            <w:right w:val="none" w:sz="0" w:space="0" w:color="auto"/>
          </w:divBdr>
        </w:div>
        <w:div w:id="1591161629">
          <w:marLeft w:val="480"/>
          <w:marRight w:val="0"/>
          <w:marTop w:val="0"/>
          <w:marBottom w:val="0"/>
          <w:divBdr>
            <w:top w:val="none" w:sz="0" w:space="0" w:color="auto"/>
            <w:left w:val="none" w:sz="0" w:space="0" w:color="auto"/>
            <w:bottom w:val="none" w:sz="0" w:space="0" w:color="auto"/>
            <w:right w:val="none" w:sz="0" w:space="0" w:color="auto"/>
          </w:divBdr>
        </w:div>
        <w:div w:id="1628663293">
          <w:marLeft w:val="480"/>
          <w:marRight w:val="0"/>
          <w:marTop w:val="0"/>
          <w:marBottom w:val="0"/>
          <w:divBdr>
            <w:top w:val="none" w:sz="0" w:space="0" w:color="auto"/>
            <w:left w:val="none" w:sz="0" w:space="0" w:color="auto"/>
            <w:bottom w:val="none" w:sz="0" w:space="0" w:color="auto"/>
            <w:right w:val="none" w:sz="0" w:space="0" w:color="auto"/>
          </w:divBdr>
        </w:div>
        <w:div w:id="1639022078">
          <w:marLeft w:val="480"/>
          <w:marRight w:val="0"/>
          <w:marTop w:val="0"/>
          <w:marBottom w:val="0"/>
          <w:divBdr>
            <w:top w:val="none" w:sz="0" w:space="0" w:color="auto"/>
            <w:left w:val="none" w:sz="0" w:space="0" w:color="auto"/>
            <w:bottom w:val="none" w:sz="0" w:space="0" w:color="auto"/>
            <w:right w:val="none" w:sz="0" w:space="0" w:color="auto"/>
          </w:divBdr>
        </w:div>
        <w:div w:id="1677725583">
          <w:marLeft w:val="480"/>
          <w:marRight w:val="0"/>
          <w:marTop w:val="0"/>
          <w:marBottom w:val="0"/>
          <w:divBdr>
            <w:top w:val="none" w:sz="0" w:space="0" w:color="auto"/>
            <w:left w:val="none" w:sz="0" w:space="0" w:color="auto"/>
            <w:bottom w:val="none" w:sz="0" w:space="0" w:color="auto"/>
            <w:right w:val="none" w:sz="0" w:space="0" w:color="auto"/>
          </w:divBdr>
        </w:div>
        <w:div w:id="1692410389">
          <w:marLeft w:val="480"/>
          <w:marRight w:val="0"/>
          <w:marTop w:val="0"/>
          <w:marBottom w:val="0"/>
          <w:divBdr>
            <w:top w:val="none" w:sz="0" w:space="0" w:color="auto"/>
            <w:left w:val="none" w:sz="0" w:space="0" w:color="auto"/>
            <w:bottom w:val="none" w:sz="0" w:space="0" w:color="auto"/>
            <w:right w:val="none" w:sz="0" w:space="0" w:color="auto"/>
          </w:divBdr>
        </w:div>
        <w:div w:id="1694376950">
          <w:marLeft w:val="480"/>
          <w:marRight w:val="0"/>
          <w:marTop w:val="0"/>
          <w:marBottom w:val="0"/>
          <w:divBdr>
            <w:top w:val="none" w:sz="0" w:space="0" w:color="auto"/>
            <w:left w:val="none" w:sz="0" w:space="0" w:color="auto"/>
            <w:bottom w:val="none" w:sz="0" w:space="0" w:color="auto"/>
            <w:right w:val="none" w:sz="0" w:space="0" w:color="auto"/>
          </w:divBdr>
        </w:div>
        <w:div w:id="1717772648">
          <w:marLeft w:val="480"/>
          <w:marRight w:val="0"/>
          <w:marTop w:val="0"/>
          <w:marBottom w:val="0"/>
          <w:divBdr>
            <w:top w:val="none" w:sz="0" w:space="0" w:color="auto"/>
            <w:left w:val="none" w:sz="0" w:space="0" w:color="auto"/>
            <w:bottom w:val="none" w:sz="0" w:space="0" w:color="auto"/>
            <w:right w:val="none" w:sz="0" w:space="0" w:color="auto"/>
          </w:divBdr>
        </w:div>
        <w:div w:id="1761758495">
          <w:marLeft w:val="480"/>
          <w:marRight w:val="0"/>
          <w:marTop w:val="0"/>
          <w:marBottom w:val="0"/>
          <w:divBdr>
            <w:top w:val="none" w:sz="0" w:space="0" w:color="auto"/>
            <w:left w:val="none" w:sz="0" w:space="0" w:color="auto"/>
            <w:bottom w:val="none" w:sz="0" w:space="0" w:color="auto"/>
            <w:right w:val="none" w:sz="0" w:space="0" w:color="auto"/>
          </w:divBdr>
        </w:div>
        <w:div w:id="1877765661">
          <w:marLeft w:val="480"/>
          <w:marRight w:val="0"/>
          <w:marTop w:val="0"/>
          <w:marBottom w:val="0"/>
          <w:divBdr>
            <w:top w:val="none" w:sz="0" w:space="0" w:color="auto"/>
            <w:left w:val="none" w:sz="0" w:space="0" w:color="auto"/>
            <w:bottom w:val="none" w:sz="0" w:space="0" w:color="auto"/>
            <w:right w:val="none" w:sz="0" w:space="0" w:color="auto"/>
          </w:divBdr>
        </w:div>
        <w:div w:id="1930965598">
          <w:marLeft w:val="480"/>
          <w:marRight w:val="0"/>
          <w:marTop w:val="0"/>
          <w:marBottom w:val="0"/>
          <w:divBdr>
            <w:top w:val="none" w:sz="0" w:space="0" w:color="auto"/>
            <w:left w:val="none" w:sz="0" w:space="0" w:color="auto"/>
            <w:bottom w:val="none" w:sz="0" w:space="0" w:color="auto"/>
            <w:right w:val="none" w:sz="0" w:space="0" w:color="auto"/>
          </w:divBdr>
        </w:div>
        <w:div w:id="1950508066">
          <w:marLeft w:val="480"/>
          <w:marRight w:val="0"/>
          <w:marTop w:val="0"/>
          <w:marBottom w:val="0"/>
          <w:divBdr>
            <w:top w:val="none" w:sz="0" w:space="0" w:color="auto"/>
            <w:left w:val="none" w:sz="0" w:space="0" w:color="auto"/>
            <w:bottom w:val="none" w:sz="0" w:space="0" w:color="auto"/>
            <w:right w:val="none" w:sz="0" w:space="0" w:color="auto"/>
          </w:divBdr>
        </w:div>
        <w:div w:id="1959483219">
          <w:marLeft w:val="480"/>
          <w:marRight w:val="0"/>
          <w:marTop w:val="0"/>
          <w:marBottom w:val="0"/>
          <w:divBdr>
            <w:top w:val="none" w:sz="0" w:space="0" w:color="auto"/>
            <w:left w:val="none" w:sz="0" w:space="0" w:color="auto"/>
            <w:bottom w:val="none" w:sz="0" w:space="0" w:color="auto"/>
            <w:right w:val="none" w:sz="0" w:space="0" w:color="auto"/>
          </w:divBdr>
        </w:div>
        <w:div w:id="2005936614">
          <w:marLeft w:val="480"/>
          <w:marRight w:val="0"/>
          <w:marTop w:val="0"/>
          <w:marBottom w:val="0"/>
          <w:divBdr>
            <w:top w:val="none" w:sz="0" w:space="0" w:color="auto"/>
            <w:left w:val="none" w:sz="0" w:space="0" w:color="auto"/>
            <w:bottom w:val="none" w:sz="0" w:space="0" w:color="auto"/>
            <w:right w:val="none" w:sz="0" w:space="0" w:color="auto"/>
          </w:divBdr>
        </w:div>
        <w:div w:id="2015179036">
          <w:marLeft w:val="480"/>
          <w:marRight w:val="0"/>
          <w:marTop w:val="0"/>
          <w:marBottom w:val="0"/>
          <w:divBdr>
            <w:top w:val="none" w:sz="0" w:space="0" w:color="auto"/>
            <w:left w:val="none" w:sz="0" w:space="0" w:color="auto"/>
            <w:bottom w:val="none" w:sz="0" w:space="0" w:color="auto"/>
            <w:right w:val="none" w:sz="0" w:space="0" w:color="auto"/>
          </w:divBdr>
        </w:div>
        <w:div w:id="2031026888">
          <w:marLeft w:val="480"/>
          <w:marRight w:val="0"/>
          <w:marTop w:val="0"/>
          <w:marBottom w:val="0"/>
          <w:divBdr>
            <w:top w:val="none" w:sz="0" w:space="0" w:color="auto"/>
            <w:left w:val="none" w:sz="0" w:space="0" w:color="auto"/>
            <w:bottom w:val="none" w:sz="0" w:space="0" w:color="auto"/>
            <w:right w:val="none" w:sz="0" w:space="0" w:color="auto"/>
          </w:divBdr>
        </w:div>
        <w:div w:id="2122795134">
          <w:marLeft w:val="480"/>
          <w:marRight w:val="0"/>
          <w:marTop w:val="0"/>
          <w:marBottom w:val="0"/>
          <w:divBdr>
            <w:top w:val="none" w:sz="0" w:space="0" w:color="auto"/>
            <w:left w:val="none" w:sz="0" w:space="0" w:color="auto"/>
            <w:bottom w:val="none" w:sz="0" w:space="0" w:color="auto"/>
            <w:right w:val="none" w:sz="0" w:space="0" w:color="auto"/>
          </w:divBdr>
        </w:div>
      </w:divsChild>
    </w:div>
    <w:div w:id="36317185">
      <w:bodyDiv w:val="1"/>
      <w:marLeft w:val="0"/>
      <w:marRight w:val="0"/>
      <w:marTop w:val="0"/>
      <w:marBottom w:val="0"/>
      <w:divBdr>
        <w:top w:val="none" w:sz="0" w:space="0" w:color="auto"/>
        <w:left w:val="none" w:sz="0" w:space="0" w:color="auto"/>
        <w:bottom w:val="none" w:sz="0" w:space="0" w:color="auto"/>
        <w:right w:val="none" w:sz="0" w:space="0" w:color="auto"/>
      </w:divBdr>
      <w:divsChild>
        <w:div w:id="22949862">
          <w:marLeft w:val="480"/>
          <w:marRight w:val="0"/>
          <w:marTop w:val="0"/>
          <w:marBottom w:val="0"/>
          <w:divBdr>
            <w:top w:val="none" w:sz="0" w:space="0" w:color="auto"/>
            <w:left w:val="none" w:sz="0" w:space="0" w:color="auto"/>
            <w:bottom w:val="none" w:sz="0" w:space="0" w:color="auto"/>
            <w:right w:val="none" w:sz="0" w:space="0" w:color="auto"/>
          </w:divBdr>
        </w:div>
        <w:div w:id="97415649">
          <w:marLeft w:val="480"/>
          <w:marRight w:val="0"/>
          <w:marTop w:val="0"/>
          <w:marBottom w:val="0"/>
          <w:divBdr>
            <w:top w:val="none" w:sz="0" w:space="0" w:color="auto"/>
            <w:left w:val="none" w:sz="0" w:space="0" w:color="auto"/>
            <w:bottom w:val="none" w:sz="0" w:space="0" w:color="auto"/>
            <w:right w:val="none" w:sz="0" w:space="0" w:color="auto"/>
          </w:divBdr>
        </w:div>
        <w:div w:id="109327756">
          <w:marLeft w:val="480"/>
          <w:marRight w:val="0"/>
          <w:marTop w:val="0"/>
          <w:marBottom w:val="0"/>
          <w:divBdr>
            <w:top w:val="none" w:sz="0" w:space="0" w:color="auto"/>
            <w:left w:val="none" w:sz="0" w:space="0" w:color="auto"/>
            <w:bottom w:val="none" w:sz="0" w:space="0" w:color="auto"/>
            <w:right w:val="none" w:sz="0" w:space="0" w:color="auto"/>
          </w:divBdr>
        </w:div>
        <w:div w:id="131098887">
          <w:marLeft w:val="480"/>
          <w:marRight w:val="0"/>
          <w:marTop w:val="0"/>
          <w:marBottom w:val="0"/>
          <w:divBdr>
            <w:top w:val="none" w:sz="0" w:space="0" w:color="auto"/>
            <w:left w:val="none" w:sz="0" w:space="0" w:color="auto"/>
            <w:bottom w:val="none" w:sz="0" w:space="0" w:color="auto"/>
            <w:right w:val="none" w:sz="0" w:space="0" w:color="auto"/>
          </w:divBdr>
        </w:div>
        <w:div w:id="241915488">
          <w:marLeft w:val="480"/>
          <w:marRight w:val="0"/>
          <w:marTop w:val="0"/>
          <w:marBottom w:val="0"/>
          <w:divBdr>
            <w:top w:val="none" w:sz="0" w:space="0" w:color="auto"/>
            <w:left w:val="none" w:sz="0" w:space="0" w:color="auto"/>
            <w:bottom w:val="none" w:sz="0" w:space="0" w:color="auto"/>
            <w:right w:val="none" w:sz="0" w:space="0" w:color="auto"/>
          </w:divBdr>
        </w:div>
        <w:div w:id="245843939">
          <w:marLeft w:val="480"/>
          <w:marRight w:val="0"/>
          <w:marTop w:val="0"/>
          <w:marBottom w:val="0"/>
          <w:divBdr>
            <w:top w:val="none" w:sz="0" w:space="0" w:color="auto"/>
            <w:left w:val="none" w:sz="0" w:space="0" w:color="auto"/>
            <w:bottom w:val="none" w:sz="0" w:space="0" w:color="auto"/>
            <w:right w:val="none" w:sz="0" w:space="0" w:color="auto"/>
          </w:divBdr>
        </w:div>
        <w:div w:id="250747883">
          <w:marLeft w:val="480"/>
          <w:marRight w:val="0"/>
          <w:marTop w:val="0"/>
          <w:marBottom w:val="0"/>
          <w:divBdr>
            <w:top w:val="none" w:sz="0" w:space="0" w:color="auto"/>
            <w:left w:val="none" w:sz="0" w:space="0" w:color="auto"/>
            <w:bottom w:val="none" w:sz="0" w:space="0" w:color="auto"/>
            <w:right w:val="none" w:sz="0" w:space="0" w:color="auto"/>
          </w:divBdr>
        </w:div>
        <w:div w:id="252205699">
          <w:marLeft w:val="480"/>
          <w:marRight w:val="0"/>
          <w:marTop w:val="0"/>
          <w:marBottom w:val="0"/>
          <w:divBdr>
            <w:top w:val="none" w:sz="0" w:space="0" w:color="auto"/>
            <w:left w:val="none" w:sz="0" w:space="0" w:color="auto"/>
            <w:bottom w:val="none" w:sz="0" w:space="0" w:color="auto"/>
            <w:right w:val="none" w:sz="0" w:space="0" w:color="auto"/>
          </w:divBdr>
        </w:div>
        <w:div w:id="294022580">
          <w:marLeft w:val="480"/>
          <w:marRight w:val="0"/>
          <w:marTop w:val="0"/>
          <w:marBottom w:val="0"/>
          <w:divBdr>
            <w:top w:val="none" w:sz="0" w:space="0" w:color="auto"/>
            <w:left w:val="none" w:sz="0" w:space="0" w:color="auto"/>
            <w:bottom w:val="none" w:sz="0" w:space="0" w:color="auto"/>
            <w:right w:val="none" w:sz="0" w:space="0" w:color="auto"/>
          </w:divBdr>
        </w:div>
        <w:div w:id="311952465">
          <w:marLeft w:val="480"/>
          <w:marRight w:val="0"/>
          <w:marTop w:val="0"/>
          <w:marBottom w:val="0"/>
          <w:divBdr>
            <w:top w:val="none" w:sz="0" w:space="0" w:color="auto"/>
            <w:left w:val="none" w:sz="0" w:space="0" w:color="auto"/>
            <w:bottom w:val="none" w:sz="0" w:space="0" w:color="auto"/>
            <w:right w:val="none" w:sz="0" w:space="0" w:color="auto"/>
          </w:divBdr>
        </w:div>
        <w:div w:id="334455776">
          <w:marLeft w:val="480"/>
          <w:marRight w:val="0"/>
          <w:marTop w:val="0"/>
          <w:marBottom w:val="0"/>
          <w:divBdr>
            <w:top w:val="none" w:sz="0" w:space="0" w:color="auto"/>
            <w:left w:val="none" w:sz="0" w:space="0" w:color="auto"/>
            <w:bottom w:val="none" w:sz="0" w:space="0" w:color="auto"/>
            <w:right w:val="none" w:sz="0" w:space="0" w:color="auto"/>
          </w:divBdr>
        </w:div>
        <w:div w:id="354118430">
          <w:marLeft w:val="480"/>
          <w:marRight w:val="0"/>
          <w:marTop w:val="0"/>
          <w:marBottom w:val="0"/>
          <w:divBdr>
            <w:top w:val="none" w:sz="0" w:space="0" w:color="auto"/>
            <w:left w:val="none" w:sz="0" w:space="0" w:color="auto"/>
            <w:bottom w:val="none" w:sz="0" w:space="0" w:color="auto"/>
            <w:right w:val="none" w:sz="0" w:space="0" w:color="auto"/>
          </w:divBdr>
        </w:div>
        <w:div w:id="405302199">
          <w:marLeft w:val="480"/>
          <w:marRight w:val="0"/>
          <w:marTop w:val="0"/>
          <w:marBottom w:val="0"/>
          <w:divBdr>
            <w:top w:val="none" w:sz="0" w:space="0" w:color="auto"/>
            <w:left w:val="none" w:sz="0" w:space="0" w:color="auto"/>
            <w:bottom w:val="none" w:sz="0" w:space="0" w:color="auto"/>
            <w:right w:val="none" w:sz="0" w:space="0" w:color="auto"/>
          </w:divBdr>
        </w:div>
        <w:div w:id="417824614">
          <w:marLeft w:val="480"/>
          <w:marRight w:val="0"/>
          <w:marTop w:val="0"/>
          <w:marBottom w:val="0"/>
          <w:divBdr>
            <w:top w:val="none" w:sz="0" w:space="0" w:color="auto"/>
            <w:left w:val="none" w:sz="0" w:space="0" w:color="auto"/>
            <w:bottom w:val="none" w:sz="0" w:space="0" w:color="auto"/>
            <w:right w:val="none" w:sz="0" w:space="0" w:color="auto"/>
          </w:divBdr>
        </w:div>
        <w:div w:id="420300153">
          <w:marLeft w:val="480"/>
          <w:marRight w:val="0"/>
          <w:marTop w:val="0"/>
          <w:marBottom w:val="0"/>
          <w:divBdr>
            <w:top w:val="none" w:sz="0" w:space="0" w:color="auto"/>
            <w:left w:val="none" w:sz="0" w:space="0" w:color="auto"/>
            <w:bottom w:val="none" w:sz="0" w:space="0" w:color="auto"/>
            <w:right w:val="none" w:sz="0" w:space="0" w:color="auto"/>
          </w:divBdr>
        </w:div>
        <w:div w:id="428428626">
          <w:marLeft w:val="480"/>
          <w:marRight w:val="0"/>
          <w:marTop w:val="0"/>
          <w:marBottom w:val="0"/>
          <w:divBdr>
            <w:top w:val="none" w:sz="0" w:space="0" w:color="auto"/>
            <w:left w:val="none" w:sz="0" w:space="0" w:color="auto"/>
            <w:bottom w:val="none" w:sz="0" w:space="0" w:color="auto"/>
            <w:right w:val="none" w:sz="0" w:space="0" w:color="auto"/>
          </w:divBdr>
        </w:div>
        <w:div w:id="429545837">
          <w:marLeft w:val="480"/>
          <w:marRight w:val="0"/>
          <w:marTop w:val="0"/>
          <w:marBottom w:val="0"/>
          <w:divBdr>
            <w:top w:val="none" w:sz="0" w:space="0" w:color="auto"/>
            <w:left w:val="none" w:sz="0" w:space="0" w:color="auto"/>
            <w:bottom w:val="none" w:sz="0" w:space="0" w:color="auto"/>
            <w:right w:val="none" w:sz="0" w:space="0" w:color="auto"/>
          </w:divBdr>
        </w:div>
        <w:div w:id="445929916">
          <w:marLeft w:val="480"/>
          <w:marRight w:val="0"/>
          <w:marTop w:val="0"/>
          <w:marBottom w:val="0"/>
          <w:divBdr>
            <w:top w:val="none" w:sz="0" w:space="0" w:color="auto"/>
            <w:left w:val="none" w:sz="0" w:space="0" w:color="auto"/>
            <w:bottom w:val="none" w:sz="0" w:space="0" w:color="auto"/>
            <w:right w:val="none" w:sz="0" w:space="0" w:color="auto"/>
          </w:divBdr>
        </w:div>
        <w:div w:id="453985616">
          <w:marLeft w:val="480"/>
          <w:marRight w:val="0"/>
          <w:marTop w:val="0"/>
          <w:marBottom w:val="0"/>
          <w:divBdr>
            <w:top w:val="none" w:sz="0" w:space="0" w:color="auto"/>
            <w:left w:val="none" w:sz="0" w:space="0" w:color="auto"/>
            <w:bottom w:val="none" w:sz="0" w:space="0" w:color="auto"/>
            <w:right w:val="none" w:sz="0" w:space="0" w:color="auto"/>
          </w:divBdr>
        </w:div>
        <w:div w:id="473135336">
          <w:marLeft w:val="480"/>
          <w:marRight w:val="0"/>
          <w:marTop w:val="0"/>
          <w:marBottom w:val="0"/>
          <w:divBdr>
            <w:top w:val="none" w:sz="0" w:space="0" w:color="auto"/>
            <w:left w:val="none" w:sz="0" w:space="0" w:color="auto"/>
            <w:bottom w:val="none" w:sz="0" w:space="0" w:color="auto"/>
            <w:right w:val="none" w:sz="0" w:space="0" w:color="auto"/>
          </w:divBdr>
        </w:div>
        <w:div w:id="493224035">
          <w:marLeft w:val="480"/>
          <w:marRight w:val="0"/>
          <w:marTop w:val="0"/>
          <w:marBottom w:val="0"/>
          <w:divBdr>
            <w:top w:val="none" w:sz="0" w:space="0" w:color="auto"/>
            <w:left w:val="none" w:sz="0" w:space="0" w:color="auto"/>
            <w:bottom w:val="none" w:sz="0" w:space="0" w:color="auto"/>
            <w:right w:val="none" w:sz="0" w:space="0" w:color="auto"/>
          </w:divBdr>
        </w:div>
        <w:div w:id="510727001">
          <w:marLeft w:val="480"/>
          <w:marRight w:val="0"/>
          <w:marTop w:val="0"/>
          <w:marBottom w:val="0"/>
          <w:divBdr>
            <w:top w:val="none" w:sz="0" w:space="0" w:color="auto"/>
            <w:left w:val="none" w:sz="0" w:space="0" w:color="auto"/>
            <w:bottom w:val="none" w:sz="0" w:space="0" w:color="auto"/>
            <w:right w:val="none" w:sz="0" w:space="0" w:color="auto"/>
          </w:divBdr>
        </w:div>
        <w:div w:id="516188600">
          <w:marLeft w:val="480"/>
          <w:marRight w:val="0"/>
          <w:marTop w:val="0"/>
          <w:marBottom w:val="0"/>
          <w:divBdr>
            <w:top w:val="none" w:sz="0" w:space="0" w:color="auto"/>
            <w:left w:val="none" w:sz="0" w:space="0" w:color="auto"/>
            <w:bottom w:val="none" w:sz="0" w:space="0" w:color="auto"/>
            <w:right w:val="none" w:sz="0" w:space="0" w:color="auto"/>
          </w:divBdr>
        </w:div>
        <w:div w:id="519439188">
          <w:marLeft w:val="480"/>
          <w:marRight w:val="0"/>
          <w:marTop w:val="0"/>
          <w:marBottom w:val="0"/>
          <w:divBdr>
            <w:top w:val="none" w:sz="0" w:space="0" w:color="auto"/>
            <w:left w:val="none" w:sz="0" w:space="0" w:color="auto"/>
            <w:bottom w:val="none" w:sz="0" w:space="0" w:color="auto"/>
            <w:right w:val="none" w:sz="0" w:space="0" w:color="auto"/>
          </w:divBdr>
        </w:div>
        <w:div w:id="523178399">
          <w:marLeft w:val="480"/>
          <w:marRight w:val="0"/>
          <w:marTop w:val="0"/>
          <w:marBottom w:val="0"/>
          <w:divBdr>
            <w:top w:val="none" w:sz="0" w:space="0" w:color="auto"/>
            <w:left w:val="none" w:sz="0" w:space="0" w:color="auto"/>
            <w:bottom w:val="none" w:sz="0" w:space="0" w:color="auto"/>
            <w:right w:val="none" w:sz="0" w:space="0" w:color="auto"/>
          </w:divBdr>
        </w:div>
        <w:div w:id="562527705">
          <w:marLeft w:val="480"/>
          <w:marRight w:val="0"/>
          <w:marTop w:val="0"/>
          <w:marBottom w:val="0"/>
          <w:divBdr>
            <w:top w:val="none" w:sz="0" w:space="0" w:color="auto"/>
            <w:left w:val="none" w:sz="0" w:space="0" w:color="auto"/>
            <w:bottom w:val="none" w:sz="0" w:space="0" w:color="auto"/>
            <w:right w:val="none" w:sz="0" w:space="0" w:color="auto"/>
          </w:divBdr>
        </w:div>
        <w:div w:id="584922570">
          <w:marLeft w:val="480"/>
          <w:marRight w:val="0"/>
          <w:marTop w:val="0"/>
          <w:marBottom w:val="0"/>
          <w:divBdr>
            <w:top w:val="none" w:sz="0" w:space="0" w:color="auto"/>
            <w:left w:val="none" w:sz="0" w:space="0" w:color="auto"/>
            <w:bottom w:val="none" w:sz="0" w:space="0" w:color="auto"/>
            <w:right w:val="none" w:sz="0" w:space="0" w:color="auto"/>
          </w:divBdr>
        </w:div>
        <w:div w:id="645476378">
          <w:marLeft w:val="480"/>
          <w:marRight w:val="0"/>
          <w:marTop w:val="0"/>
          <w:marBottom w:val="0"/>
          <w:divBdr>
            <w:top w:val="none" w:sz="0" w:space="0" w:color="auto"/>
            <w:left w:val="none" w:sz="0" w:space="0" w:color="auto"/>
            <w:bottom w:val="none" w:sz="0" w:space="0" w:color="auto"/>
            <w:right w:val="none" w:sz="0" w:space="0" w:color="auto"/>
          </w:divBdr>
        </w:div>
        <w:div w:id="678703316">
          <w:marLeft w:val="480"/>
          <w:marRight w:val="0"/>
          <w:marTop w:val="0"/>
          <w:marBottom w:val="0"/>
          <w:divBdr>
            <w:top w:val="none" w:sz="0" w:space="0" w:color="auto"/>
            <w:left w:val="none" w:sz="0" w:space="0" w:color="auto"/>
            <w:bottom w:val="none" w:sz="0" w:space="0" w:color="auto"/>
            <w:right w:val="none" w:sz="0" w:space="0" w:color="auto"/>
          </w:divBdr>
        </w:div>
        <w:div w:id="840046962">
          <w:marLeft w:val="480"/>
          <w:marRight w:val="0"/>
          <w:marTop w:val="0"/>
          <w:marBottom w:val="0"/>
          <w:divBdr>
            <w:top w:val="none" w:sz="0" w:space="0" w:color="auto"/>
            <w:left w:val="none" w:sz="0" w:space="0" w:color="auto"/>
            <w:bottom w:val="none" w:sz="0" w:space="0" w:color="auto"/>
            <w:right w:val="none" w:sz="0" w:space="0" w:color="auto"/>
          </w:divBdr>
        </w:div>
        <w:div w:id="859123073">
          <w:marLeft w:val="480"/>
          <w:marRight w:val="0"/>
          <w:marTop w:val="0"/>
          <w:marBottom w:val="0"/>
          <w:divBdr>
            <w:top w:val="none" w:sz="0" w:space="0" w:color="auto"/>
            <w:left w:val="none" w:sz="0" w:space="0" w:color="auto"/>
            <w:bottom w:val="none" w:sz="0" w:space="0" w:color="auto"/>
            <w:right w:val="none" w:sz="0" w:space="0" w:color="auto"/>
          </w:divBdr>
        </w:div>
        <w:div w:id="869412412">
          <w:marLeft w:val="480"/>
          <w:marRight w:val="0"/>
          <w:marTop w:val="0"/>
          <w:marBottom w:val="0"/>
          <w:divBdr>
            <w:top w:val="none" w:sz="0" w:space="0" w:color="auto"/>
            <w:left w:val="none" w:sz="0" w:space="0" w:color="auto"/>
            <w:bottom w:val="none" w:sz="0" w:space="0" w:color="auto"/>
            <w:right w:val="none" w:sz="0" w:space="0" w:color="auto"/>
          </w:divBdr>
        </w:div>
        <w:div w:id="890192237">
          <w:marLeft w:val="480"/>
          <w:marRight w:val="0"/>
          <w:marTop w:val="0"/>
          <w:marBottom w:val="0"/>
          <w:divBdr>
            <w:top w:val="none" w:sz="0" w:space="0" w:color="auto"/>
            <w:left w:val="none" w:sz="0" w:space="0" w:color="auto"/>
            <w:bottom w:val="none" w:sz="0" w:space="0" w:color="auto"/>
            <w:right w:val="none" w:sz="0" w:space="0" w:color="auto"/>
          </w:divBdr>
        </w:div>
        <w:div w:id="899025164">
          <w:marLeft w:val="480"/>
          <w:marRight w:val="0"/>
          <w:marTop w:val="0"/>
          <w:marBottom w:val="0"/>
          <w:divBdr>
            <w:top w:val="none" w:sz="0" w:space="0" w:color="auto"/>
            <w:left w:val="none" w:sz="0" w:space="0" w:color="auto"/>
            <w:bottom w:val="none" w:sz="0" w:space="0" w:color="auto"/>
            <w:right w:val="none" w:sz="0" w:space="0" w:color="auto"/>
          </w:divBdr>
        </w:div>
        <w:div w:id="941107597">
          <w:marLeft w:val="480"/>
          <w:marRight w:val="0"/>
          <w:marTop w:val="0"/>
          <w:marBottom w:val="0"/>
          <w:divBdr>
            <w:top w:val="none" w:sz="0" w:space="0" w:color="auto"/>
            <w:left w:val="none" w:sz="0" w:space="0" w:color="auto"/>
            <w:bottom w:val="none" w:sz="0" w:space="0" w:color="auto"/>
            <w:right w:val="none" w:sz="0" w:space="0" w:color="auto"/>
          </w:divBdr>
        </w:div>
        <w:div w:id="949971859">
          <w:marLeft w:val="480"/>
          <w:marRight w:val="0"/>
          <w:marTop w:val="0"/>
          <w:marBottom w:val="0"/>
          <w:divBdr>
            <w:top w:val="none" w:sz="0" w:space="0" w:color="auto"/>
            <w:left w:val="none" w:sz="0" w:space="0" w:color="auto"/>
            <w:bottom w:val="none" w:sz="0" w:space="0" w:color="auto"/>
            <w:right w:val="none" w:sz="0" w:space="0" w:color="auto"/>
          </w:divBdr>
        </w:div>
        <w:div w:id="1015771548">
          <w:marLeft w:val="480"/>
          <w:marRight w:val="0"/>
          <w:marTop w:val="0"/>
          <w:marBottom w:val="0"/>
          <w:divBdr>
            <w:top w:val="none" w:sz="0" w:space="0" w:color="auto"/>
            <w:left w:val="none" w:sz="0" w:space="0" w:color="auto"/>
            <w:bottom w:val="none" w:sz="0" w:space="0" w:color="auto"/>
            <w:right w:val="none" w:sz="0" w:space="0" w:color="auto"/>
          </w:divBdr>
        </w:div>
        <w:div w:id="1024601121">
          <w:marLeft w:val="480"/>
          <w:marRight w:val="0"/>
          <w:marTop w:val="0"/>
          <w:marBottom w:val="0"/>
          <w:divBdr>
            <w:top w:val="none" w:sz="0" w:space="0" w:color="auto"/>
            <w:left w:val="none" w:sz="0" w:space="0" w:color="auto"/>
            <w:bottom w:val="none" w:sz="0" w:space="0" w:color="auto"/>
            <w:right w:val="none" w:sz="0" w:space="0" w:color="auto"/>
          </w:divBdr>
        </w:div>
        <w:div w:id="1063404537">
          <w:marLeft w:val="480"/>
          <w:marRight w:val="0"/>
          <w:marTop w:val="0"/>
          <w:marBottom w:val="0"/>
          <w:divBdr>
            <w:top w:val="none" w:sz="0" w:space="0" w:color="auto"/>
            <w:left w:val="none" w:sz="0" w:space="0" w:color="auto"/>
            <w:bottom w:val="none" w:sz="0" w:space="0" w:color="auto"/>
            <w:right w:val="none" w:sz="0" w:space="0" w:color="auto"/>
          </w:divBdr>
        </w:div>
        <w:div w:id="1074274932">
          <w:marLeft w:val="480"/>
          <w:marRight w:val="0"/>
          <w:marTop w:val="0"/>
          <w:marBottom w:val="0"/>
          <w:divBdr>
            <w:top w:val="none" w:sz="0" w:space="0" w:color="auto"/>
            <w:left w:val="none" w:sz="0" w:space="0" w:color="auto"/>
            <w:bottom w:val="none" w:sz="0" w:space="0" w:color="auto"/>
            <w:right w:val="none" w:sz="0" w:space="0" w:color="auto"/>
          </w:divBdr>
        </w:div>
        <w:div w:id="1136291326">
          <w:marLeft w:val="480"/>
          <w:marRight w:val="0"/>
          <w:marTop w:val="0"/>
          <w:marBottom w:val="0"/>
          <w:divBdr>
            <w:top w:val="none" w:sz="0" w:space="0" w:color="auto"/>
            <w:left w:val="none" w:sz="0" w:space="0" w:color="auto"/>
            <w:bottom w:val="none" w:sz="0" w:space="0" w:color="auto"/>
            <w:right w:val="none" w:sz="0" w:space="0" w:color="auto"/>
          </w:divBdr>
        </w:div>
        <w:div w:id="1144008540">
          <w:marLeft w:val="480"/>
          <w:marRight w:val="0"/>
          <w:marTop w:val="0"/>
          <w:marBottom w:val="0"/>
          <w:divBdr>
            <w:top w:val="none" w:sz="0" w:space="0" w:color="auto"/>
            <w:left w:val="none" w:sz="0" w:space="0" w:color="auto"/>
            <w:bottom w:val="none" w:sz="0" w:space="0" w:color="auto"/>
            <w:right w:val="none" w:sz="0" w:space="0" w:color="auto"/>
          </w:divBdr>
        </w:div>
        <w:div w:id="1155103945">
          <w:marLeft w:val="480"/>
          <w:marRight w:val="0"/>
          <w:marTop w:val="0"/>
          <w:marBottom w:val="0"/>
          <w:divBdr>
            <w:top w:val="none" w:sz="0" w:space="0" w:color="auto"/>
            <w:left w:val="none" w:sz="0" w:space="0" w:color="auto"/>
            <w:bottom w:val="none" w:sz="0" w:space="0" w:color="auto"/>
            <w:right w:val="none" w:sz="0" w:space="0" w:color="auto"/>
          </w:divBdr>
        </w:div>
        <w:div w:id="1172571554">
          <w:marLeft w:val="480"/>
          <w:marRight w:val="0"/>
          <w:marTop w:val="0"/>
          <w:marBottom w:val="0"/>
          <w:divBdr>
            <w:top w:val="none" w:sz="0" w:space="0" w:color="auto"/>
            <w:left w:val="none" w:sz="0" w:space="0" w:color="auto"/>
            <w:bottom w:val="none" w:sz="0" w:space="0" w:color="auto"/>
            <w:right w:val="none" w:sz="0" w:space="0" w:color="auto"/>
          </w:divBdr>
        </w:div>
        <w:div w:id="1182477158">
          <w:marLeft w:val="480"/>
          <w:marRight w:val="0"/>
          <w:marTop w:val="0"/>
          <w:marBottom w:val="0"/>
          <w:divBdr>
            <w:top w:val="none" w:sz="0" w:space="0" w:color="auto"/>
            <w:left w:val="none" w:sz="0" w:space="0" w:color="auto"/>
            <w:bottom w:val="none" w:sz="0" w:space="0" w:color="auto"/>
            <w:right w:val="none" w:sz="0" w:space="0" w:color="auto"/>
          </w:divBdr>
        </w:div>
        <w:div w:id="1256212468">
          <w:marLeft w:val="480"/>
          <w:marRight w:val="0"/>
          <w:marTop w:val="0"/>
          <w:marBottom w:val="0"/>
          <w:divBdr>
            <w:top w:val="none" w:sz="0" w:space="0" w:color="auto"/>
            <w:left w:val="none" w:sz="0" w:space="0" w:color="auto"/>
            <w:bottom w:val="none" w:sz="0" w:space="0" w:color="auto"/>
            <w:right w:val="none" w:sz="0" w:space="0" w:color="auto"/>
          </w:divBdr>
        </w:div>
        <w:div w:id="1326012002">
          <w:marLeft w:val="480"/>
          <w:marRight w:val="0"/>
          <w:marTop w:val="0"/>
          <w:marBottom w:val="0"/>
          <w:divBdr>
            <w:top w:val="none" w:sz="0" w:space="0" w:color="auto"/>
            <w:left w:val="none" w:sz="0" w:space="0" w:color="auto"/>
            <w:bottom w:val="none" w:sz="0" w:space="0" w:color="auto"/>
            <w:right w:val="none" w:sz="0" w:space="0" w:color="auto"/>
          </w:divBdr>
        </w:div>
        <w:div w:id="1344278195">
          <w:marLeft w:val="480"/>
          <w:marRight w:val="0"/>
          <w:marTop w:val="0"/>
          <w:marBottom w:val="0"/>
          <w:divBdr>
            <w:top w:val="none" w:sz="0" w:space="0" w:color="auto"/>
            <w:left w:val="none" w:sz="0" w:space="0" w:color="auto"/>
            <w:bottom w:val="none" w:sz="0" w:space="0" w:color="auto"/>
            <w:right w:val="none" w:sz="0" w:space="0" w:color="auto"/>
          </w:divBdr>
        </w:div>
        <w:div w:id="1369143013">
          <w:marLeft w:val="480"/>
          <w:marRight w:val="0"/>
          <w:marTop w:val="0"/>
          <w:marBottom w:val="0"/>
          <w:divBdr>
            <w:top w:val="none" w:sz="0" w:space="0" w:color="auto"/>
            <w:left w:val="none" w:sz="0" w:space="0" w:color="auto"/>
            <w:bottom w:val="none" w:sz="0" w:space="0" w:color="auto"/>
            <w:right w:val="none" w:sz="0" w:space="0" w:color="auto"/>
          </w:divBdr>
        </w:div>
        <w:div w:id="1372001130">
          <w:marLeft w:val="480"/>
          <w:marRight w:val="0"/>
          <w:marTop w:val="0"/>
          <w:marBottom w:val="0"/>
          <w:divBdr>
            <w:top w:val="none" w:sz="0" w:space="0" w:color="auto"/>
            <w:left w:val="none" w:sz="0" w:space="0" w:color="auto"/>
            <w:bottom w:val="none" w:sz="0" w:space="0" w:color="auto"/>
            <w:right w:val="none" w:sz="0" w:space="0" w:color="auto"/>
          </w:divBdr>
        </w:div>
        <w:div w:id="1382753453">
          <w:marLeft w:val="480"/>
          <w:marRight w:val="0"/>
          <w:marTop w:val="0"/>
          <w:marBottom w:val="0"/>
          <w:divBdr>
            <w:top w:val="none" w:sz="0" w:space="0" w:color="auto"/>
            <w:left w:val="none" w:sz="0" w:space="0" w:color="auto"/>
            <w:bottom w:val="none" w:sz="0" w:space="0" w:color="auto"/>
            <w:right w:val="none" w:sz="0" w:space="0" w:color="auto"/>
          </w:divBdr>
        </w:div>
        <w:div w:id="1404066880">
          <w:marLeft w:val="480"/>
          <w:marRight w:val="0"/>
          <w:marTop w:val="0"/>
          <w:marBottom w:val="0"/>
          <w:divBdr>
            <w:top w:val="none" w:sz="0" w:space="0" w:color="auto"/>
            <w:left w:val="none" w:sz="0" w:space="0" w:color="auto"/>
            <w:bottom w:val="none" w:sz="0" w:space="0" w:color="auto"/>
            <w:right w:val="none" w:sz="0" w:space="0" w:color="auto"/>
          </w:divBdr>
        </w:div>
        <w:div w:id="1420903543">
          <w:marLeft w:val="480"/>
          <w:marRight w:val="0"/>
          <w:marTop w:val="0"/>
          <w:marBottom w:val="0"/>
          <w:divBdr>
            <w:top w:val="none" w:sz="0" w:space="0" w:color="auto"/>
            <w:left w:val="none" w:sz="0" w:space="0" w:color="auto"/>
            <w:bottom w:val="none" w:sz="0" w:space="0" w:color="auto"/>
            <w:right w:val="none" w:sz="0" w:space="0" w:color="auto"/>
          </w:divBdr>
        </w:div>
        <w:div w:id="1423717991">
          <w:marLeft w:val="480"/>
          <w:marRight w:val="0"/>
          <w:marTop w:val="0"/>
          <w:marBottom w:val="0"/>
          <w:divBdr>
            <w:top w:val="none" w:sz="0" w:space="0" w:color="auto"/>
            <w:left w:val="none" w:sz="0" w:space="0" w:color="auto"/>
            <w:bottom w:val="none" w:sz="0" w:space="0" w:color="auto"/>
            <w:right w:val="none" w:sz="0" w:space="0" w:color="auto"/>
          </w:divBdr>
        </w:div>
        <w:div w:id="1428772874">
          <w:marLeft w:val="480"/>
          <w:marRight w:val="0"/>
          <w:marTop w:val="0"/>
          <w:marBottom w:val="0"/>
          <w:divBdr>
            <w:top w:val="none" w:sz="0" w:space="0" w:color="auto"/>
            <w:left w:val="none" w:sz="0" w:space="0" w:color="auto"/>
            <w:bottom w:val="none" w:sz="0" w:space="0" w:color="auto"/>
            <w:right w:val="none" w:sz="0" w:space="0" w:color="auto"/>
          </w:divBdr>
        </w:div>
        <w:div w:id="1460537775">
          <w:marLeft w:val="480"/>
          <w:marRight w:val="0"/>
          <w:marTop w:val="0"/>
          <w:marBottom w:val="0"/>
          <w:divBdr>
            <w:top w:val="none" w:sz="0" w:space="0" w:color="auto"/>
            <w:left w:val="none" w:sz="0" w:space="0" w:color="auto"/>
            <w:bottom w:val="none" w:sz="0" w:space="0" w:color="auto"/>
            <w:right w:val="none" w:sz="0" w:space="0" w:color="auto"/>
          </w:divBdr>
        </w:div>
        <w:div w:id="1510870489">
          <w:marLeft w:val="480"/>
          <w:marRight w:val="0"/>
          <w:marTop w:val="0"/>
          <w:marBottom w:val="0"/>
          <w:divBdr>
            <w:top w:val="none" w:sz="0" w:space="0" w:color="auto"/>
            <w:left w:val="none" w:sz="0" w:space="0" w:color="auto"/>
            <w:bottom w:val="none" w:sz="0" w:space="0" w:color="auto"/>
            <w:right w:val="none" w:sz="0" w:space="0" w:color="auto"/>
          </w:divBdr>
        </w:div>
        <w:div w:id="1557550398">
          <w:marLeft w:val="480"/>
          <w:marRight w:val="0"/>
          <w:marTop w:val="0"/>
          <w:marBottom w:val="0"/>
          <w:divBdr>
            <w:top w:val="none" w:sz="0" w:space="0" w:color="auto"/>
            <w:left w:val="none" w:sz="0" w:space="0" w:color="auto"/>
            <w:bottom w:val="none" w:sz="0" w:space="0" w:color="auto"/>
            <w:right w:val="none" w:sz="0" w:space="0" w:color="auto"/>
          </w:divBdr>
        </w:div>
        <w:div w:id="1590919043">
          <w:marLeft w:val="480"/>
          <w:marRight w:val="0"/>
          <w:marTop w:val="0"/>
          <w:marBottom w:val="0"/>
          <w:divBdr>
            <w:top w:val="none" w:sz="0" w:space="0" w:color="auto"/>
            <w:left w:val="none" w:sz="0" w:space="0" w:color="auto"/>
            <w:bottom w:val="none" w:sz="0" w:space="0" w:color="auto"/>
            <w:right w:val="none" w:sz="0" w:space="0" w:color="auto"/>
          </w:divBdr>
        </w:div>
        <w:div w:id="1606108596">
          <w:marLeft w:val="480"/>
          <w:marRight w:val="0"/>
          <w:marTop w:val="0"/>
          <w:marBottom w:val="0"/>
          <w:divBdr>
            <w:top w:val="none" w:sz="0" w:space="0" w:color="auto"/>
            <w:left w:val="none" w:sz="0" w:space="0" w:color="auto"/>
            <w:bottom w:val="none" w:sz="0" w:space="0" w:color="auto"/>
            <w:right w:val="none" w:sz="0" w:space="0" w:color="auto"/>
          </w:divBdr>
        </w:div>
        <w:div w:id="1614484665">
          <w:marLeft w:val="480"/>
          <w:marRight w:val="0"/>
          <w:marTop w:val="0"/>
          <w:marBottom w:val="0"/>
          <w:divBdr>
            <w:top w:val="none" w:sz="0" w:space="0" w:color="auto"/>
            <w:left w:val="none" w:sz="0" w:space="0" w:color="auto"/>
            <w:bottom w:val="none" w:sz="0" w:space="0" w:color="auto"/>
            <w:right w:val="none" w:sz="0" w:space="0" w:color="auto"/>
          </w:divBdr>
        </w:div>
        <w:div w:id="1632903335">
          <w:marLeft w:val="480"/>
          <w:marRight w:val="0"/>
          <w:marTop w:val="0"/>
          <w:marBottom w:val="0"/>
          <w:divBdr>
            <w:top w:val="none" w:sz="0" w:space="0" w:color="auto"/>
            <w:left w:val="none" w:sz="0" w:space="0" w:color="auto"/>
            <w:bottom w:val="none" w:sz="0" w:space="0" w:color="auto"/>
            <w:right w:val="none" w:sz="0" w:space="0" w:color="auto"/>
          </w:divBdr>
        </w:div>
        <w:div w:id="1636174663">
          <w:marLeft w:val="480"/>
          <w:marRight w:val="0"/>
          <w:marTop w:val="0"/>
          <w:marBottom w:val="0"/>
          <w:divBdr>
            <w:top w:val="none" w:sz="0" w:space="0" w:color="auto"/>
            <w:left w:val="none" w:sz="0" w:space="0" w:color="auto"/>
            <w:bottom w:val="none" w:sz="0" w:space="0" w:color="auto"/>
            <w:right w:val="none" w:sz="0" w:space="0" w:color="auto"/>
          </w:divBdr>
        </w:div>
        <w:div w:id="1685398990">
          <w:marLeft w:val="480"/>
          <w:marRight w:val="0"/>
          <w:marTop w:val="0"/>
          <w:marBottom w:val="0"/>
          <w:divBdr>
            <w:top w:val="none" w:sz="0" w:space="0" w:color="auto"/>
            <w:left w:val="none" w:sz="0" w:space="0" w:color="auto"/>
            <w:bottom w:val="none" w:sz="0" w:space="0" w:color="auto"/>
            <w:right w:val="none" w:sz="0" w:space="0" w:color="auto"/>
          </w:divBdr>
        </w:div>
        <w:div w:id="1760633019">
          <w:marLeft w:val="480"/>
          <w:marRight w:val="0"/>
          <w:marTop w:val="0"/>
          <w:marBottom w:val="0"/>
          <w:divBdr>
            <w:top w:val="none" w:sz="0" w:space="0" w:color="auto"/>
            <w:left w:val="none" w:sz="0" w:space="0" w:color="auto"/>
            <w:bottom w:val="none" w:sz="0" w:space="0" w:color="auto"/>
            <w:right w:val="none" w:sz="0" w:space="0" w:color="auto"/>
          </w:divBdr>
        </w:div>
        <w:div w:id="1762529827">
          <w:marLeft w:val="480"/>
          <w:marRight w:val="0"/>
          <w:marTop w:val="0"/>
          <w:marBottom w:val="0"/>
          <w:divBdr>
            <w:top w:val="none" w:sz="0" w:space="0" w:color="auto"/>
            <w:left w:val="none" w:sz="0" w:space="0" w:color="auto"/>
            <w:bottom w:val="none" w:sz="0" w:space="0" w:color="auto"/>
            <w:right w:val="none" w:sz="0" w:space="0" w:color="auto"/>
          </w:divBdr>
        </w:div>
        <w:div w:id="1782795113">
          <w:marLeft w:val="480"/>
          <w:marRight w:val="0"/>
          <w:marTop w:val="0"/>
          <w:marBottom w:val="0"/>
          <w:divBdr>
            <w:top w:val="none" w:sz="0" w:space="0" w:color="auto"/>
            <w:left w:val="none" w:sz="0" w:space="0" w:color="auto"/>
            <w:bottom w:val="none" w:sz="0" w:space="0" w:color="auto"/>
            <w:right w:val="none" w:sz="0" w:space="0" w:color="auto"/>
          </w:divBdr>
        </w:div>
        <w:div w:id="1807235408">
          <w:marLeft w:val="480"/>
          <w:marRight w:val="0"/>
          <w:marTop w:val="0"/>
          <w:marBottom w:val="0"/>
          <w:divBdr>
            <w:top w:val="none" w:sz="0" w:space="0" w:color="auto"/>
            <w:left w:val="none" w:sz="0" w:space="0" w:color="auto"/>
            <w:bottom w:val="none" w:sz="0" w:space="0" w:color="auto"/>
            <w:right w:val="none" w:sz="0" w:space="0" w:color="auto"/>
          </w:divBdr>
        </w:div>
        <w:div w:id="1809056646">
          <w:marLeft w:val="480"/>
          <w:marRight w:val="0"/>
          <w:marTop w:val="0"/>
          <w:marBottom w:val="0"/>
          <w:divBdr>
            <w:top w:val="none" w:sz="0" w:space="0" w:color="auto"/>
            <w:left w:val="none" w:sz="0" w:space="0" w:color="auto"/>
            <w:bottom w:val="none" w:sz="0" w:space="0" w:color="auto"/>
            <w:right w:val="none" w:sz="0" w:space="0" w:color="auto"/>
          </w:divBdr>
        </w:div>
        <w:div w:id="1837188785">
          <w:marLeft w:val="480"/>
          <w:marRight w:val="0"/>
          <w:marTop w:val="0"/>
          <w:marBottom w:val="0"/>
          <w:divBdr>
            <w:top w:val="none" w:sz="0" w:space="0" w:color="auto"/>
            <w:left w:val="none" w:sz="0" w:space="0" w:color="auto"/>
            <w:bottom w:val="none" w:sz="0" w:space="0" w:color="auto"/>
            <w:right w:val="none" w:sz="0" w:space="0" w:color="auto"/>
          </w:divBdr>
        </w:div>
        <w:div w:id="1851791251">
          <w:marLeft w:val="480"/>
          <w:marRight w:val="0"/>
          <w:marTop w:val="0"/>
          <w:marBottom w:val="0"/>
          <w:divBdr>
            <w:top w:val="none" w:sz="0" w:space="0" w:color="auto"/>
            <w:left w:val="none" w:sz="0" w:space="0" w:color="auto"/>
            <w:bottom w:val="none" w:sz="0" w:space="0" w:color="auto"/>
            <w:right w:val="none" w:sz="0" w:space="0" w:color="auto"/>
          </w:divBdr>
        </w:div>
        <w:div w:id="1862010863">
          <w:marLeft w:val="480"/>
          <w:marRight w:val="0"/>
          <w:marTop w:val="0"/>
          <w:marBottom w:val="0"/>
          <w:divBdr>
            <w:top w:val="none" w:sz="0" w:space="0" w:color="auto"/>
            <w:left w:val="none" w:sz="0" w:space="0" w:color="auto"/>
            <w:bottom w:val="none" w:sz="0" w:space="0" w:color="auto"/>
            <w:right w:val="none" w:sz="0" w:space="0" w:color="auto"/>
          </w:divBdr>
        </w:div>
        <w:div w:id="1901331180">
          <w:marLeft w:val="480"/>
          <w:marRight w:val="0"/>
          <w:marTop w:val="0"/>
          <w:marBottom w:val="0"/>
          <w:divBdr>
            <w:top w:val="none" w:sz="0" w:space="0" w:color="auto"/>
            <w:left w:val="none" w:sz="0" w:space="0" w:color="auto"/>
            <w:bottom w:val="none" w:sz="0" w:space="0" w:color="auto"/>
            <w:right w:val="none" w:sz="0" w:space="0" w:color="auto"/>
          </w:divBdr>
        </w:div>
        <w:div w:id="2057318105">
          <w:marLeft w:val="480"/>
          <w:marRight w:val="0"/>
          <w:marTop w:val="0"/>
          <w:marBottom w:val="0"/>
          <w:divBdr>
            <w:top w:val="none" w:sz="0" w:space="0" w:color="auto"/>
            <w:left w:val="none" w:sz="0" w:space="0" w:color="auto"/>
            <w:bottom w:val="none" w:sz="0" w:space="0" w:color="auto"/>
            <w:right w:val="none" w:sz="0" w:space="0" w:color="auto"/>
          </w:divBdr>
        </w:div>
        <w:div w:id="2067489313">
          <w:marLeft w:val="480"/>
          <w:marRight w:val="0"/>
          <w:marTop w:val="0"/>
          <w:marBottom w:val="0"/>
          <w:divBdr>
            <w:top w:val="none" w:sz="0" w:space="0" w:color="auto"/>
            <w:left w:val="none" w:sz="0" w:space="0" w:color="auto"/>
            <w:bottom w:val="none" w:sz="0" w:space="0" w:color="auto"/>
            <w:right w:val="none" w:sz="0" w:space="0" w:color="auto"/>
          </w:divBdr>
        </w:div>
        <w:div w:id="2087653943">
          <w:marLeft w:val="480"/>
          <w:marRight w:val="0"/>
          <w:marTop w:val="0"/>
          <w:marBottom w:val="0"/>
          <w:divBdr>
            <w:top w:val="none" w:sz="0" w:space="0" w:color="auto"/>
            <w:left w:val="none" w:sz="0" w:space="0" w:color="auto"/>
            <w:bottom w:val="none" w:sz="0" w:space="0" w:color="auto"/>
            <w:right w:val="none" w:sz="0" w:space="0" w:color="auto"/>
          </w:divBdr>
        </w:div>
        <w:div w:id="2137672509">
          <w:marLeft w:val="480"/>
          <w:marRight w:val="0"/>
          <w:marTop w:val="0"/>
          <w:marBottom w:val="0"/>
          <w:divBdr>
            <w:top w:val="none" w:sz="0" w:space="0" w:color="auto"/>
            <w:left w:val="none" w:sz="0" w:space="0" w:color="auto"/>
            <w:bottom w:val="none" w:sz="0" w:space="0" w:color="auto"/>
            <w:right w:val="none" w:sz="0" w:space="0" w:color="auto"/>
          </w:divBdr>
        </w:div>
        <w:div w:id="2141342433">
          <w:marLeft w:val="480"/>
          <w:marRight w:val="0"/>
          <w:marTop w:val="0"/>
          <w:marBottom w:val="0"/>
          <w:divBdr>
            <w:top w:val="none" w:sz="0" w:space="0" w:color="auto"/>
            <w:left w:val="none" w:sz="0" w:space="0" w:color="auto"/>
            <w:bottom w:val="none" w:sz="0" w:space="0" w:color="auto"/>
            <w:right w:val="none" w:sz="0" w:space="0" w:color="auto"/>
          </w:divBdr>
        </w:div>
      </w:divsChild>
    </w:div>
    <w:div w:id="37515118">
      <w:bodyDiv w:val="1"/>
      <w:marLeft w:val="0"/>
      <w:marRight w:val="0"/>
      <w:marTop w:val="0"/>
      <w:marBottom w:val="0"/>
      <w:divBdr>
        <w:top w:val="none" w:sz="0" w:space="0" w:color="auto"/>
        <w:left w:val="none" w:sz="0" w:space="0" w:color="auto"/>
        <w:bottom w:val="none" w:sz="0" w:space="0" w:color="auto"/>
        <w:right w:val="none" w:sz="0" w:space="0" w:color="auto"/>
      </w:divBdr>
      <w:divsChild>
        <w:div w:id="66805091">
          <w:marLeft w:val="480"/>
          <w:marRight w:val="0"/>
          <w:marTop w:val="0"/>
          <w:marBottom w:val="0"/>
          <w:divBdr>
            <w:top w:val="none" w:sz="0" w:space="0" w:color="auto"/>
            <w:left w:val="none" w:sz="0" w:space="0" w:color="auto"/>
            <w:bottom w:val="none" w:sz="0" w:space="0" w:color="auto"/>
            <w:right w:val="none" w:sz="0" w:space="0" w:color="auto"/>
          </w:divBdr>
        </w:div>
        <w:div w:id="95180281">
          <w:marLeft w:val="480"/>
          <w:marRight w:val="0"/>
          <w:marTop w:val="0"/>
          <w:marBottom w:val="0"/>
          <w:divBdr>
            <w:top w:val="none" w:sz="0" w:space="0" w:color="auto"/>
            <w:left w:val="none" w:sz="0" w:space="0" w:color="auto"/>
            <w:bottom w:val="none" w:sz="0" w:space="0" w:color="auto"/>
            <w:right w:val="none" w:sz="0" w:space="0" w:color="auto"/>
          </w:divBdr>
        </w:div>
        <w:div w:id="139884379">
          <w:marLeft w:val="480"/>
          <w:marRight w:val="0"/>
          <w:marTop w:val="0"/>
          <w:marBottom w:val="0"/>
          <w:divBdr>
            <w:top w:val="none" w:sz="0" w:space="0" w:color="auto"/>
            <w:left w:val="none" w:sz="0" w:space="0" w:color="auto"/>
            <w:bottom w:val="none" w:sz="0" w:space="0" w:color="auto"/>
            <w:right w:val="none" w:sz="0" w:space="0" w:color="auto"/>
          </w:divBdr>
        </w:div>
        <w:div w:id="179904433">
          <w:marLeft w:val="480"/>
          <w:marRight w:val="0"/>
          <w:marTop w:val="0"/>
          <w:marBottom w:val="0"/>
          <w:divBdr>
            <w:top w:val="none" w:sz="0" w:space="0" w:color="auto"/>
            <w:left w:val="none" w:sz="0" w:space="0" w:color="auto"/>
            <w:bottom w:val="none" w:sz="0" w:space="0" w:color="auto"/>
            <w:right w:val="none" w:sz="0" w:space="0" w:color="auto"/>
          </w:divBdr>
        </w:div>
        <w:div w:id="245694626">
          <w:marLeft w:val="480"/>
          <w:marRight w:val="0"/>
          <w:marTop w:val="0"/>
          <w:marBottom w:val="0"/>
          <w:divBdr>
            <w:top w:val="none" w:sz="0" w:space="0" w:color="auto"/>
            <w:left w:val="none" w:sz="0" w:space="0" w:color="auto"/>
            <w:bottom w:val="none" w:sz="0" w:space="0" w:color="auto"/>
            <w:right w:val="none" w:sz="0" w:space="0" w:color="auto"/>
          </w:divBdr>
        </w:div>
        <w:div w:id="325868730">
          <w:marLeft w:val="480"/>
          <w:marRight w:val="0"/>
          <w:marTop w:val="0"/>
          <w:marBottom w:val="0"/>
          <w:divBdr>
            <w:top w:val="none" w:sz="0" w:space="0" w:color="auto"/>
            <w:left w:val="none" w:sz="0" w:space="0" w:color="auto"/>
            <w:bottom w:val="none" w:sz="0" w:space="0" w:color="auto"/>
            <w:right w:val="none" w:sz="0" w:space="0" w:color="auto"/>
          </w:divBdr>
        </w:div>
        <w:div w:id="358048560">
          <w:marLeft w:val="480"/>
          <w:marRight w:val="0"/>
          <w:marTop w:val="0"/>
          <w:marBottom w:val="0"/>
          <w:divBdr>
            <w:top w:val="none" w:sz="0" w:space="0" w:color="auto"/>
            <w:left w:val="none" w:sz="0" w:space="0" w:color="auto"/>
            <w:bottom w:val="none" w:sz="0" w:space="0" w:color="auto"/>
            <w:right w:val="none" w:sz="0" w:space="0" w:color="auto"/>
          </w:divBdr>
        </w:div>
        <w:div w:id="381562512">
          <w:marLeft w:val="480"/>
          <w:marRight w:val="0"/>
          <w:marTop w:val="0"/>
          <w:marBottom w:val="0"/>
          <w:divBdr>
            <w:top w:val="none" w:sz="0" w:space="0" w:color="auto"/>
            <w:left w:val="none" w:sz="0" w:space="0" w:color="auto"/>
            <w:bottom w:val="none" w:sz="0" w:space="0" w:color="auto"/>
            <w:right w:val="none" w:sz="0" w:space="0" w:color="auto"/>
          </w:divBdr>
        </w:div>
        <w:div w:id="407045307">
          <w:marLeft w:val="480"/>
          <w:marRight w:val="0"/>
          <w:marTop w:val="0"/>
          <w:marBottom w:val="0"/>
          <w:divBdr>
            <w:top w:val="none" w:sz="0" w:space="0" w:color="auto"/>
            <w:left w:val="none" w:sz="0" w:space="0" w:color="auto"/>
            <w:bottom w:val="none" w:sz="0" w:space="0" w:color="auto"/>
            <w:right w:val="none" w:sz="0" w:space="0" w:color="auto"/>
          </w:divBdr>
        </w:div>
        <w:div w:id="465053802">
          <w:marLeft w:val="480"/>
          <w:marRight w:val="0"/>
          <w:marTop w:val="0"/>
          <w:marBottom w:val="0"/>
          <w:divBdr>
            <w:top w:val="none" w:sz="0" w:space="0" w:color="auto"/>
            <w:left w:val="none" w:sz="0" w:space="0" w:color="auto"/>
            <w:bottom w:val="none" w:sz="0" w:space="0" w:color="auto"/>
            <w:right w:val="none" w:sz="0" w:space="0" w:color="auto"/>
          </w:divBdr>
        </w:div>
        <w:div w:id="601108015">
          <w:marLeft w:val="480"/>
          <w:marRight w:val="0"/>
          <w:marTop w:val="0"/>
          <w:marBottom w:val="0"/>
          <w:divBdr>
            <w:top w:val="none" w:sz="0" w:space="0" w:color="auto"/>
            <w:left w:val="none" w:sz="0" w:space="0" w:color="auto"/>
            <w:bottom w:val="none" w:sz="0" w:space="0" w:color="auto"/>
            <w:right w:val="none" w:sz="0" w:space="0" w:color="auto"/>
          </w:divBdr>
        </w:div>
        <w:div w:id="610405850">
          <w:marLeft w:val="480"/>
          <w:marRight w:val="0"/>
          <w:marTop w:val="0"/>
          <w:marBottom w:val="0"/>
          <w:divBdr>
            <w:top w:val="none" w:sz="0" w:space="0" w:color="auto"/>
            <w:left w:val="none" w:sz="0" w:space="0" w:color="auto"/>
            <w:bottom w:val="none" w:sz="0" w:space="0" w:color="auto"/>
            <w:right w:val="none" w:sz="0" w:space="0" w:color="auto"/>
          </w:divBdr>
        </w:div>
        <w:div w:id="683437114">
          <w:marLeft w:val="480"/>
          <w:marRight w:val="0"/>
          <w:marTop w:val="0"/>
          <w:marBottom w:val="0"/>
          <w:divBdr>
            <w:top w:val="none" w:sz="0" w:space="0" w:color="auto"/>
            <w:left w:val="none" w:sz="0" w:space="0" w:color="auto"/>
            <w:bottom w:val="none" w:sz="0" w:space="0" w:color="auto"/>
            <w:right w:val="none" w:sz="0" w:space="0" w:color="auto"/>
          </w:divBdr>
        </w:div>
        <w:div w:id="686373266">
          <w:marLeft w:val="480"/>
          <w:marRight w:val="0"/>
          <w:marTop w:val="0"/>
          <w:marBottom w:val="0"/>
          <w:divBdr>
            <w:top w:val="none" w:sz="0" w:space="0" w:color="auto"/>
            <w:left w:val="none" w:sz="0" w:space="0" w:color="auto"/>
            <w:bottom w:val="none" w:sz="0" w:space="0" w:color="auto"/>
            <w:right w:val="none" w:sz="0" w:space="0" w:color="auto"/>
          </w:divBdr>
        </w:div>
        <w:div w:id="735588928">
          <w:marLeft w:val="480"/>
          <w:marRight w:val="0"/>
          <w:marTop w:val="0"/>
          <w:marBottom w:val="0"/>
          <w:divBdr>
            <w:top w:val="none" w:sz="0" w:space="0" w:color="auto"/>
            <w:left w:val="none" w:sz="0" w:space="0" w:color="auto"/>
            <w:bottom w:val="none" w:sz="0" w:space="0" w:color="auto"/>
            <w:right w:val="none" w:sz="0" w:space="0" w:color="auto"/>
          </w:divBdr>
        </w:div>
        <w:div w:id="735904838">
          <w:marLeft w:val="480"/>
          <w:marRight w:val="0"/>
          <w:marTop w:val="0"/>
          <w:marBottom w:val="0"/>
          <w:divBdr>
            <w:top w:val="none" w:sz="0" w:space="0" w:color="auto"/>
            <w:left w:val="none" w:sz="0" w:space="0" w:color="auto"/>
            <w:bottom w:val="none" w:sz="0" w:space="0" w:color="auto"/>
            <w:right w:val="none" w:sz="0" w:space="0" w:color="auto"/>
          </w:divBdr>
        </w:div>
        <w:div w:id="772439784">
          <w:marLeft w:val="480"/>
          <w:marRight w:val="0"/>
          <w:marTop w:val="0"/>
          <w:marBottom w:val="0"/>
          <w:divBdr>
            <w:top w:val="none" w:sz="0" w:space="0" w:color="auto"/>
            <w:left w:val="none" w:sz="0" w:space="0" w:color="auto"/>
            <w:bottom w:val="none" w:sz="0" w:space="0" w:color="auto"/>
            <w:right w:val="none" w:sz="0" w:space="0" w:color="auto"/>
          </w:divBdr>
        </w:div>
        <w:div w:id="780300682">
          <w:marLeft w:val="480"/>
          <w:marRight w:val="0"/>
          <w:marTop w:val="0"/>
          <w:marBottom w:val="0"/>
          <w:divBdr>
            <w:top w:val="none" w:sz="0" w:space="0" w:color="auto"/>
            <w:left w:val="none" w:sz="0" w:space="0" w:color="auto"/>
            <w:bottom w:val="none" w:sz="0" w:space="0" w:color="auto"/>
            <w:right w:val="none" w:sz="0" w:space="0" w:color="auto"/>
          </w:divBdr>
        </w:div>
        <w:div w:id="804196419">
          <w:marLeft w:val="480"/>
          <w:marRight w:val="0"/>
          <w:marTop w:val="0"/>
          <w:marBottom w:val="0"/>
          <w:divBdr>
            <w:top w:val="none" w:sz="0" w:space="0" w:color="auto"/>
            <w:left w:val="none" w:sz="0" w:space="0" w:color="auto"/>
            <w:bottom w:val="none" w:sz="0" w:space="0" w:color="auto"/>
            <w:right w:val="none" w:sz="0" w:space="0" w:color="auto"/>
          </w:divBdr>
        </w:div>
        <w:div w:id="852494693">
          <w:marLeft w:val="480"/>
          <w:marRight w:val="0"/>
          <w:marTop w:val="0"/>
          <w:marBottom w:val="0"/>
          <w:divBdr>
            <w:top w:val="none" w:sz="0" w:space="0" w:color="auto"/>
            <w:left w:val="none" w:sz="0" w:space="0" w:color="auto"/>
            <w:bottom w:val="none" w:sz="0" w:space="0" w:color="auto"/>
            <w:right w:val="none" w:sz="0" w:space="0" w:color="auto"/>
          </w:divBdr>
        </w:div>
        <w:div w:id="867597276">
          <w:marLeft w:val="480"/>
          <w:marRight w:val="0"/>
          <w:marTop w:val="0"/>
          <w:marBottom w:val="0"/>
          <w:divBdr>
            <w:top w:val="none" w:sz="0" w:space="0" w:color="auto"/>
            <w:left w:val="none" w:sz="0" w:space="0" w:color="auto"/>
            <w:bottom w:val="none" w:sz="0" w:space="0" w:color="auto"/>
            <w:right w:val="none" w:sz="0" w:space="0" w:color="auto"/>
          </w:divBdr>
        </w:div>
        <w:div w:id="919365384">
          <w:marLeft w:val="480"/>
          <w:marRight w:val="0"/>
          <w:marTop w:val="0"/>
          <w:marBottom w:val="0"/>
          <w:divBdr>
            <w:top w:val="none" w:sz="0" w:space="0" w:color="auto"/>
            <w:left w:val="none" w:sz="0" w:space="0" w:color="auto"/>
            <w:bottom w:val="none" w:sz="0" w:space="0" w:color="auto"/>
            <w:right w:val="none" w:sz="0" w:space="0" w:color="auto"/>
          </w:divBdr>
        </w:div>
        <w:div w:id="929040829">
          <w:marLeft w:val="480"/>
          <w:marRight w:val="0"/>
          <w:marTop w:val="0"/>
          <w:marBottom w:val="0"/>
          <w:divBdr>
            <w:top w:val="none" w:sz="0" w:space="0" w:color="auto"/>
            <w:left w:val="none" w:sz="0" w:space="0" w:color="auto"/>
            <w:bottom w:val="none" w:sz="0" w:space="0" w:color="auto"/>
            <w:right w:val="none" w:sz="0" w:space="0" w:color="auto"/>
          </w:divBdr>
        </w:div>
        <w:div w:id="960650632">
          <w:marLeft w:val="480"/>
          <w:marRight w:val="0"/>
          <w:marTop w:val="0"/>
          <w:marBottom w:val="0"/>
          <w:divBdr>
            <w:top w:val="none" w:sz="0" w:space="0" w:color="auto"/>
            <w:left w:val="none" w:sz="0" w:space="0" w:color="auto"/>
            <w:bottom w:val="none" w:sz="0" w:space="0" w:color="auto"/>
            <w:right w:val="none" w:sz="0" w:space="0" w:color="auto"/>
          </w:divBdr>
        </w:div>
        <w:div w:id="1013266113">
          <w:marLeft w:val="480"/>
          <w:marRight w:val="0"/>
          <w:marTop w:val="0"/>
          <w:marBottom w:val="0"/>
          <w:divBdr>
            <w:top w:val="none" w:sz="0" w:space="0" w:color="auto"/>
            <w:left w:val="none" w:sz="0" w:space="0" w:color="auto"/>
            <w:bottom w:val="none" w:sz="0" w:space="0" w:color="auto"/>
            <w:right w:val="none" w:sz="0" w:space="0" w:color="auto"/>
          </w:divBdr>
        </w:div>
        <w:div w:id="1043989591">
          <w:marLeft w:val="480"/>
          <w:marRight w:val="0"/>
          <w:marTop w:val="0"/>
          <w:marBottom w:val="0"/>
          <w:divBdr>
            <w:top w:val="none" w:sz="0" w:space="0" w:color="auto"/>
            <w:left w:val="none" w:sz="0" w:space="0" w:color="auto"/>
            <w:bottom w:val="none" w:sz="0" w:space="0" w:color="auto"/>
            <w:right w:val="none" w:sz="0" w:space="0" w:color="auto"/>
          </w:divBdr>
        </w:div>
        <w:div w:id="1064377247">
          <w:marLeft w:val="480"/>
          <w:marRight w:val="0"/>
          <w:marTop w:val="0"/>
          <w:marBottom w:val="0"/>
          <w:divBdr>
            <w:top w:val="none" w:sz="0" w:space="0" w:color="auto"/>
            <w:left w:val="none" w:sz="0" w:space="0" w:color="auto"/>
            <w:bottom w:val="none" w:sz="0" w:space="0" w:color="auto"/>
            <w:right w:val="none" w:sz="0" w:space="0" w:color="auto"/>
          </w:divBdr>
        </w:div>
        <w:div w:id="1073284458">
          <w:marLeft w:val="480"/>
          <w:marRight w:val="0"/>
          <w:marTop w:val="0"/>
          <w:marBottom w:val="0"/>
          <w:divBdr>
            <w:top w:val="none" w:sz="0" w:space="0" w:color="auto"/>
            <w:left w:val="none" w:sz="0" w:space="0" w:color="auto"/>
            <w:bottom w:val="none" w:sz="0" w:space="0" w:color="auto"/>
            <w:right w:val="none" w:sz="0" w:space="0" w:color="auto"/>
          </w:divBdr>
        </w:div>
        <w:div w:id="1163469777">
          <w:marLeft w:val="480"/>
          <w:marRight w:val="0"/>
          <w:marTop w:val="0"/>
          <w:marBottom w:val="0"/>
          <w:divBdr>
            <w:top w:val="none" w:sz="0" w:space="0" w:color="auto"/>
            <w:left w:val="none" w:sz="0" w:space="0" w:color="auto"/>
            <w:bottom w:val="none" w:sz="0" w:space="0" w:color="auto"/>
            <w:right w:val="none" w:sz="0" w:space="0" w:color="auto"/>
          </w:divBdr>
        </w:div>
        <w:div w:id="1169757033">
          <w:marLeft w:val="480"/>
          <w:marRight w:val="0"/>
          <w:marTop w:val="0"/>
          <w:marBottom w:val="0"/>
          <w:divBdr>
            <w:top w:val="none" w:sz="0" w:space="0" w:color="auto"/>
            <w:left w:val="none" w:sz="0" w:space="0" w:color="auto"/>
            <w:bottom w:val="none" w:sz="0" w:space="0" w:color="auto"/>
            <w:right w:val="none" w:sz="0" w:space="0" w:color="auto"/>
          </w:divBdr>
        </w:div>
        <w:div w:id="1241719786">
          <w:marLeft w:val="480"/>
          <w:marRight w:val="0"/>
          <w:marTop w:val="0"/>
          <w:marBottom w:val="0"/>
          <w:divBdr>
            <w:top w:val="none" w:sz="0" w:space="0" w:color="auto"/>
            <w:left w:val="none" w:sz="0" w:space="0" w:color="auto"/>
            <w:bottom w:val="none" w:sz="0" w:space="0" w:color="auto"/>
            <w:right w:val="none" w:sz="0" w:space="0" w:color="auto"/>
          </w:divBdr>
        </w:div>
        <w:div w:id="1243955747">
          <w:marLeft w:val="480"/>
          <w:marRight w:val="0"/>
          <w:marTop w:val="0"/>
          <w:marBottom w:val="0"/>
          <w:divBdr>
            <w:top w:val="none" w:sz="0" w:space="0" w:color="auto"/>
            <w:left w:val="none" w:sz="0" w:space="0" w:color="auto"/>
            <w:bottom w:val="none" w:sz="0" w:space="0" w:color="auto"/>
            <w:right w:val="none" w:sz="0" w:space="0" w:color="auto"/>
          </w:divBdr>
        </w:div>
        <w:div w:id="1247763014">
          <w:marLeft w:val="480"/>
          <w:marRight w:val="0"/>
          <w:marTop w:val="0"/>
          <w:marBottom w:val="0"/>
          <w:divBdr>
            <w:top w:val="none" w:sz="0" w:space="0" w:color="auto"/>
            <w:left w:val="none" w:sz="0" w:space="0" w:color="auto"/>
            <w:bottom w:val="none" w:sz="0" w:space="0" w:color="auto"/>
            <w:right w:val="none" w:sz="0" w:space="0" w:color="auto"/>
          </w:divBdr>
        </w:div>
        <w:div w:id="1249077731">
          <w:marLeft w:val="480"/>
          <w:marRight w:val="0"/>
          <w:marTop w:val="0"/>
          <w:marBottom w:val="0"/>
          <w:divBdr>
            <w:top w:val="none" w:sz="0" w:space="0" w:color="auto"/>
            <w:left w:val="none" w:sz="0" w:space="0" w:color="auto"/>
            <w:bottom w:val="none" w:sz="0" w:space="0" w:color="auto"/>
            <w:right w:val="none" w:sz="0" w:space="0" w:color="auto"/>
          </w:divBdr>
        </w:div>
        <w:div w:id="1278180410">
          <w:marLeft w:val="480"/>
          <w:marRight w:val="0"/>
          <w:marTop w:val="0"/>
          <w:marBottom w:val="0"/>
          <w:divBdr>
            <w:top w:val="none" w:sz="0" w:space="0" w:color="auto"/>
            <w:left w:val="none" w:sz="0" w:space="0" w:color="auto"/>
            <w:bottom w:val="none" w:sz="0" w:space="0" w:color="auto"/>
            <w:right w:val="none" w:sz="0" w:space="0" w:color="auto"/>
          </w:divBdr>
        </w:div>
        <w:div w:id="1278416821">
          <w:marLeft w:val="480"/>
          <w:marRight w:val="0"/>
          <w:marTop w:val="0"/>
          <w:marBottom w:val="0"/>
          <w:divBdr>
            <w:top w:val="none" w:sz="0" w:space="0" w:color="auto"/>
            <w:left w:val="none" w:sz="0" w:space="0" w:color="auto"/>
            <w:bottom w:val="none" w:sz="0" w:space="0" w:color="auto"/>
            <w:right w:val="none" w:sz="0" w:space="0" w:color="auto"/>
          </w:divBdr>
        </w:div>
        <w:div w:id="1317027751">
          <w:marLeft w:val="480"/>
          <w:marRight w:val="0"/>
          <w:marTop w:val="0"/>
          <w:marBottom w:val="0"/>
          <w:divBdr>
            <w:top w:val="none" w:sz="0" w:space="0" w:color="auto"/>
            <w:left w:val="none" w:sz="0" w:space="0" w:color="auto"/>
            <w:bottom w:val="none" w:sz="0" w:space="0" w:color="auto"/>
            <w:right w:val="none" w:sz="0" w:space="0" w:color="auto"/>
          </w:divBdr>
        </w:div>
        <w:div w:id="1317878329">
          <w:marLeft w:val="480"/>
          <w:marRight w:val="0"/>
          <w:marTop w:val="0"/>
          <w:marBottom w:val="0"/>
          <w:divBdr>
            <w:top w:val="none" w:sz="0" w:space="0" w:color="auto"/>
            <w:left w:val="none" w:sz="0" w:space="0" w:color="auto"/>
            <w:bottom w:val="none" w:sz="0" w:space="0" w:color="auto"/>
            <w:right w:val="none" w:sz="0" w:space="0" w:color="auto"/>
          </w:divBdr>
        </w:div>
        <w:div w:id="1347173568">
          <w:marLeft w:val="480"/>
          <w:marRight w:val="0"/>
          <w:marTop w:val="0"/>
          <w:marBottom w:val="0"/>
          <w:divBdr>
            <w:top w:val="none" w:sz="0" w:space="0" w:color="auto"/>
            <w:left w:val="none" w:sz="0" w:space="0" w:color="auto"/>
            <w:bottom w:val="none" w:sz="0" w:space="0" w:color="auto"/>
            <w:right w:val="none" w:sz="0" w:space="0" w:color="auto"/>
          </w:divBdr>
        </w:div>
        <w:div w:id="1348681423">
          <w:marLeft w:val="480"/>
          <w:marRight w:val="0"/>
          <w:marTop w:val="0"/>
          <w:marBottom w:val="0"/>
          <w:divBdr>
            <w:top w:val="none" w:sz="0" w:space="0" w:color="auto"/>
            <w:left w:val="none" w:sz="0" w:space="0" w:color="auto"/>
            <w:bottom w:val="none" w:sz="0" w:space="0" w:color="auto"/>
            <w:right w:val="none" w:sz="0" w:space="0" w:color="auto"/>
          </w:divBdr>
        </w:div>
        <w:div w:id="1365595204">
          <w:marLeft w:val="480"/>
          <w:marRight w:val="0"/>
          <w:marTop w:val="0"/>
          <w:marBottom w:val="0"/>
          <w:divBdr>
            <w:top w:val="none" w:sz="0" w:space="0" w:color="auto"/>
            <w:left w:val="none" w:sz="0" w:space="0" w:color="auto"/>
            <w:bottom w:val="none" w:sz="0" w:space="0" w:color="auto"/>
            <w:right w:val="none" w:sz="0" w:space="0" w:color="auto"/>
          </w:divBdr>
        </w:div>
        <w:div w:id="1386686066">
          <w:marLeft w:val="480"/>
          <w:marRight w:val="0"/>
          <w:marTop w:val="0"/>
          <w:marBottom w:val="0"/>
          <w:divBdr>
            <w:top w:val="none" w:sz="0" w:space="0" w:color="auto"/>
            <w:left w:val="none" w:sz="0" w:space="0" w:color="auto"/>
            <w:bottom w:val="none" w:sz="0" w:space="0" w:color="auto"/>
            <w:right w:val="none" w:sz="0" w:space="0" w:color="auto"/>
          </w:divBdr>
        </w:div>
        <w:div w:id="1399405631">
          <w:marLeft w:val="480"/>
          <w:marRight w:val="0"/>
          <w:marTop w:val="0"/>
          <w:marBottom w:val="0"/>
          <w:divBdr>
            <w:top w:val="none" w:sz="0" w:space="0" w:color="auto"/>
            <w:left w:val="none" w:sz="0" w:space="0" w:color="auto"/>
            <w:bottom w:val="none" w:sz="0" w:space="0" w:color="auto"/>
            <w:right w:val="none" w:sz="0" w:space="0" w:color="auto"/>
          </w:divBdr>
        </w:div>
        <w:div w:id="1422723892">
          <w:marLeft w:val="480"/>
          <w:marRight w:val="0"/>
          <w:marTop w:val="0"/>
          <w:marBottom w:val="0"/>
          <w:divBdr>
            <w:top w:val="none" w:sz="0" w:space="0" w:color="auto"/>
            <w:left w:val="none" w:sz="0" w:space="0" w:color="auto"/>
            <w:bottom w:val="none" w:sz="0" w:space="0" w:color="auto"/>
            <w:right w:val="none" w:sz="0" w:space="0" w:color="auto"/>
          </w:divBdr>
        </w:div>
        <w:div w:id="1429083734">
          <w:marLeft w:val="480"/>
          <w:marRight w:val="0"/>
          <w:marTop w:val="0"/>
          <w:marBottom w:val="0"/>
          <w:divBdr>
            <w:top w:val="none" w:sz="0" w:space="0" w:color="auto"/>
            <w:left w:val="none" w:sz="0" w:space="0" w:color="auto"/>
            <w:bottom w:val="none" w:sz="0" w:space="0" w:color="auto"/>
            <w:right w:val="none" w:sz="0" w:space="0" w:color="auto"/>
          </w:divBdr>
        </w:div>
        <w:div w:id="1450972556">
          <w:marLeft w:val="480"/>
          <w:marRight w:val="0"/>
          <w:marTop w:val="0"/>
          <w:marBottom w:val="0"/>
          <w:divBdr>
            <w:top w:val="none" w:sz="0" w:space="0" w:color="auto"/>
            <w:left w:val="none" w:sz="0" w:space="0" w:color="auto"/>
            <w:bottom w:val="none" w:sz="0" w:space="0" w:color="auto"/>
            <w:right w:val="none" w:sz="0" w:space="0" w:color="auto"/>
          </w:divBdr>
        </w:div>
        <w:div w:id="1459375987">
          <w:marLeft w:val="480"/>
          <w:marRight w:val="0"/>
          <w:marTop w:val="0"/>
          <w:marBottom w:val="0"/>
          <w:divBdr>
            <w:top w:val="none" w:sz="0" w:space="0" w:color="auto"/>
            <w:left w:val="none" w:sz="0" w:space="0" w:color="auto"/>
            <w:bottom w:val="none" w:sz="0" w:space="0" w:color="auto"/>
            <w:right w:val="none" w:sz="0" w:space="0" w:color="auto"/>
          </w:divBdr>
        </w:div>
        <w:div w:id="1482771465">
          <w:marLeft w:val="480"/>
          <w:marRight w:val="0"/>
          <w:marTop w:val="0"/>
          <w:marBottom w:val="0"/>
          <w:divBdr>
            <w:top w:val="none" w:sz="0" w:space="0" w:color="auto"/>
            <w:left w:val="none" w:sz="0" w:space="0" w:color="auto"/>
            <w:bottom w:val="none" w:sz="0" w:space="0" w:color="auto"/>
            <w:right w:val="none" w:sz="0" w:space="0" w:color="auto"/>
          </w:divBdr>
        </w:div>
        <w:div w:id="1582905503">
          <w:marLeft w:val="480"/>
          <w:marRight w:val="0"/>
          <w:marTop w:val="0"/>
          <w:marBottom w:val="0"/>
          <w:divBdr>
            <w:top w:val="none" w:sz="0" w:space="0" w:color="auto"/>
            <w:left w:val="none" w:sz="0" w:space="0" w:color="auto"/>
            <w:bottom w:val="none" w:sz="0" w:space="0" w:color="auto"/>
            <w:right w:val="none" w:sz="0" w:space="0" w:color="auto"/>
          </w:divBdr>
        </w:div>
        <w:div w:id="1672172528">
          <w:marLeft w:val="480"/>
          <w:marRight w:val="0"/>
          <w:marTop w:val="0"/>
          <w:marBottom w:val="0"/>
          <w:divBdr>
            <w:top w:val="none" w:sz="0" w:space="0" w:color="auto"/>
            <w:left w:val="none" w:sz="0" w:space="0" w:color="auto"/>
            <w:bottom w:val="none" w:sz="0" w:space="0" w:color="auto"/>
            <w:right w:val="none" w:sz="0" w:space="0" w:color="auto"/>
          </w:divBdr>
        </w:div>
        <w:div w:id="1773160061">
          <w:marLeft w:val="480"/>
          <w:marRight w:val="0"/>
          <w:marTop w:val="0"/>
          <w:marBottom w:val="0"/>
          <w:divBdr>
            <w:top w:val="none" w:sz="0" w:space="0" w:color="auto"/>
            <w:left w:val="none" w:sz="0" w:space="0" w:color="auto"/>
            <w:bottom w:val="none" w:sz="0" w:space="0" w:color="auto"/>
            <w:right w:val="none" w:sz="0" w:space="0" w:color="auto"/>
          </w:divBdr>
        </w:div>
        <w:div w:id="1791510937">
          <w:marLeft w:val="480"/>
          <w:marRight w:val="0"/>
          <w:marTop w:val="0"/>
          <w:marBottom w:val="0"/>
          <w:divBdr>
            <w:top w:val="none" w:sz="0" w:space="0" w:color="auto"/>
            <w:left w:val="none" w:sz="0" w:space="0" w:color="auto"/>
            <w:bottom w:val="none" w:sz="0" w:space="0" w:color="auto"/>
            <w:right w:val="none" w:sz="0" w:space="0" w:color="auto"/>
          </w:divBdr>
        </w:div>
        <w:div w:id="1800760780">
          <w:marLeft w:val="480"/>
          <w:marRight w:val="0"/>
          <w:marTop w:val="0"/>
          <w:marBottom w:val="0"/>
          <w:divBdr>
            <w:top w:val="none" w:sz="0" w:space="0" w:color="auto"/>
            <w:left w:val="none" w:sz="0" w:space="0" w:color="auto"/>
            <w:bottom w:val="none" w:sz="0" w:space="0" w:color="auto"/>
            <w:right w:val="none" w:sz="0" w:space="0" w:color="auto"/>
          </w:divBdr>
        </w:div>
        <w:div w:id="1823084170">
          <w:marLeft w:val="480"/>
          <w:marRight w:val="0"/>
          <w:marTop w:val="0"/>
          <w:marBottom w:val="0"/>
          <w:divBdr>
            <w:top w:val="none" w:sz="0" w:space="0" w:color="auto"/>
            <w:left w:val="none" w:sz="0" w:space="0" w:color="auto"/>
            <w:bottom w:val="none" w:sz="0" w:space="0" w:color="auto"/>
            <w:right w:val="none" w:sz="0" w:space="0" w:color="auto"/>
          </w:divBdr>
        </w:div>
        <w:div w:id="1845898835">
          <w:marLeft w:val="480"/>
          <w:marRight w:val="0"/>
          <w:marTop w:val="0"/>
          <w:marBottom w:val="0"/>
          <w:divBdr>
            <w:top w:val="none" w:sz="0" w:space="0" w:color="auto"/>
            <w:left w:val="none" w:sz="0" w:space="0" w:color="auto"/>
            <w:bottom w:val="none" w:sz="0" w:space="0" w:color="auto"/>
            <w:right w:val="none" w:sz="0" w:space="0" w:color="auto"/>
          </w:divBdr>
        </w:div>
        <w:div w:id="1942449407">
          <w:marLeft w:val="480"/>
          <w:marRight w:val="0"/>
          <w:marTop w:val="0"/>
          <w:marBottom w:val="0"/>
          <w:divBdr>
            <w:top w:val="none" w:sz="0" w:space="0" w:color="auto"/>
            <w:left w:val="none" w:sz="0" w:space="0" w:color="auto"/>
            <w:bottom w:val="none" w:sz="0" w:space="0" w:color="auto"/>
            <w:right w:val="none" w:sz="0" w:space="0" w:color="auto"/>
          </w:divBdr>
        </w:div>
        <w:div w:id="1956473345">
          <w:marLeft w:val="480"/>
          <w:marRight w:val="0"/>
          <w:marTop w:val="0"/>
          <w:marBottom w:val="0"/>
          <w:divBdr>
            <w:top w:val="none" w:sz="0" w:space="0" w:color="auto"/>
            <w:left w:val="none" w:sz="0" w:space="0" w:color="auto"/>
            <w:bottom w:val="none" w:sz="0" w:space="0" w:color="auto"/>
            <w:right w:val="none" w:sz="0" w:space="0" w:color="auto"/>
          </w:divBdr>
        </w:div>
        <w:div w:id="1957440102">
          <w:marLeft w:val="480"/>
          <w:marRight w:val="0"/>
          <w:marTop w:val="0"/>
          <w:marBottom w:val="0"/>
          <w:divBdr>
            <w:top w:val="none" w:sz="0" w:space="0" w:color="auto"/>
            <w:left w:val="none" w:sz="0" w:space="0" w:color="auto"/>
            <w:bottom w:val="none" w:sz="0" w:space="0" w:color="auto"/>
            <w:right w:val="none" w:sz="0" w:space="0" w:color="auto"/>
          </w:divBdr>
        </w:div>
        <w:div w:id="2027827201">
          <w:marLeft w:val="480"/>
          <w:marRight w:val="0"/>
          <w:marTop w:val="0"/>
          <w:marBottom w:val="0"/>
          <w:divBdr>
            <w:top w:val="none" w:sz="0" w:space="0" w:color="auto"/>
            <w:left w:val="none" w:sz="0" w:space="0" w:color="auto"/>
            <w:bottom w:val="none" w:sz="0" w:space="0" w:color="auto"/>
            <w:right w:val="none" w:sz="0" w:space="0" w:color="auto"/>
          </w:divBdr>
        </w:div>
        <w:div w:id="2061778837">
          <w:marLeft w:val="480"/>
          <w:marRight w:val="0"/>
          <w:marTop w:val="0"/>
          <w:marBottom w:val="0"/>
          <w:divBdr>
            <w:top w:val="none" w:sz="0" w:space="0" w:color="auto"/>
            <w:left w:val="none" w:sz="0" w:space="0" w:color="auto"/>
            <w:bottom w:val="none" w:sz="0" w:space="0" w:color="auto"/>
            <w:right w:val="none" w:sz="0" w:space="0" w:color="auto"/>
          </w:divBdr>
        </w:div>
        <w:div w:id="2116976607">
          <w:marLeft w:val="480"/>
          <w:marRight w:val="0"/>
          <w:marTop w:val="0"/>
          <w:marBottom w:val="0"/>
          <w:divBdr>
            <w:top w:val="none" w:sz="0" w:space="0" w:color="auto"/>
            <w:left w:val="none" w:sz="0" w:space="0" w:color="auto"/>
            <w:bottom w:val="none" w:sz="0" w:space="0" w:color="auto"/>
            <w:right w:val="none" w:sz="0" w:space="0" w:color="auto"/>
          </w:divBdr>
        </w:div>
        <w:div w:id="2134329099">
          <w:marLeft w:val="480"/>
          <w:marRight w:val="0"/>
          <w:marTop w:val="0"/>
          <w:marBottom w:val="0"/>
          <w:divBdr>
            <w:top w:val="none" w:sz="0" w:space="0" w:color="auto"/>
            <w:left w:val="none" w:sz="0" w:space="0" w:color="auto"/>
            <w:bottom w:val="none" w:sz="0" w:space="0" w:color="auto"/>
            <w:right w:val="none" w:sz="0" w:space="0" w:color="auto"/>
          </w:divBdr>
        </w:div>
        <w:div w:id="2138453742">
          <w:marLeft w:val="480"/>
          <w:marRight w:val="0"/>
          <w:marTop w:val="0"/>
          <w:marBottom w:val="0"/>
          <w:divBdr>
            <w:top w:val="none" w:sz="0" w:space="0" w:color="auto"/>
            <w:left w:val="none" w:sz="0" w:space="0" w:color="auto"/>
            <w:bottom w:val="none" w:sz="0" w:space="0" w:color="auto"/>
            <w:right w:val="none" w:sz="0" w:space="0" w:color="auto"/>
          </w:divBdr>
        </w:div>
      </w:divsChild>
    </w:div>
    <w:div w:id="46684035">
      <w:bodyDiv w:val="1"/>
      <w:marLeft w:val="0"/>
      <w:marRight w:val="0"/>
      <w:marTop w:val="0"/>
      <w:marBottom w:val="0"/>
      <w:divBdr>
        <w:top w:val="none" w:sz="0" w:space="0" w:color="auto"/>
        <w:left w:val="none" w:sz="0" w:space="0" w:color="auto"/>
        <w:bottom w:val="none" w:sz="0" w:space="0" w:color="auto"/>
        <w:right w:val="none" w:sz="0" w:space="0" w:color="auto"/>
      </w:divBdr>
      <w:divsChild>
        <w:div w:id="18703003">
          <w:marLeft w:val="480"/>
          <w:marRight w:val="0"/>
          <w:marTop w:val="0"/>
          <w:marBottom w:val="0"/>
          <w:divBdr>
            <w:top w:val="none" w:sz="0" w:space="0" w:color="auto"/>
            <w:left w:val="none" w:sz="0" w:space="0" w:color="auto"/>
            <w:bottom w:val="none" w:sz="0" w:space="0" w:color="auto"/>
            <w:right w:val="none" w:sz="0" w:space="0" w:color="auto"/>
          </w:divBdr>
        </w:div>
        <w:div w:id="19549860">
          <w:marLeft w:val="480"/>
          <w:marRight w:val="0"/>
          <w:marTop w:val="0"/>
          <w:marBottom w:val="0"/>
          <w:divBdr>
            <w:top w:val="none" w:sz="0" w:space="0" w:color="auto"/>
            <w:left w:val="none" w:sz="0" w:space="0" w:color="auto"/>
            <w:bottom w:val="none" w:sz="0" w:space="0" w:color="auto"/>
            <w:right w:val="none" w:sz="0" w:space="0" w:color="auto"/>
          </w:divBdr>
        </w:div>
        <w:div w:id="158622364">
          <w:marLeft w:val="480"/>
          <w:marRight w:val="0"/>
          <w:marTop w:val="0"/>
          <w:marBottom w:val="0"/>
          <w:divBdr>
            <w:top w:val="none" w:sz="0" w:space="0" w:color="auto"/>
            <w:left w:val="none" w:sz="0" w:space="0" w:color="auto"/>
            <w:bottom w:val="none" w:sz="0" w:space="0" w:color="auto"/>
            <w:right w:val="none" w:sz="0" w:space="0" w:color="auto"/>
          </w:divBdr>
        </w:div>
        <w:div w:id="159582100">
          <w:marLeft w:val="480"/>
          <w:marRight w:val="0"/>
          <w:marTop w:val="0"/>
          <w:marBottom w:val="0"/>
          <w:divBdr>
            <w:top w:val="none" w:sz="0" w:space="0" w:color="auto"/>
            <w:left w:val="none" w:sz="0" w:space="0" w:color="auto"/>
            <w:bottom w:val="none" w:sz="0" w:space="0" w:color="auto"/>
            <w:right w:val="none" w:sz="0" w:space="0" w:color="auto"/>
          </w:divBdr>
        </w:div>
        <w:div w:id="258177808">
          <w:marLeft w:val="480"/>
          <w:marRight w:val="0"/>
          <w:marTop w:val="0"/>
          <w:marBottom w:val="0"/>
          <w:divBdr>
            <w:top w:val="none" w:sz="0" w:space="0" w:color="auto"/>
            <w:left w:val="none" w:sz="0" w:space="0" w:color="auto"/>
            <w:bottom w:val="none" w:sz="0" w:space="0" w:color="auto"/>
            <w:right w:val="none" w:sz="0" w:space="0" w:color="auto"/>
          </w:divBdr>
        </w:div>
        <w:div w:id="268121198">
          <w:marLeft w:val="480"/>
          <w:marRight w:val="0"/>
          <w:marTop w:val="0"/>
          <w:marBottom w:val="0"/>
          <w:divBdr>
            <w:top w:val="none" w:sz="0" w:space="0" w:color="auto"/>
            <w:left w:val="none" w:sz="0" w:space="0" w:color="auto"/>
            <w:bottom w:val="none" w:sz="0" w:space="0" w:color="auto"/>
            <w:right w:val="none" w:sz="0" w:space="0" w:color="auto"/>
          </w:divBdr>
        </w:div>
        <w:div w:id="276329192">
          <w:marLeft w:val="480"/>
          <w:marRight w:val="0"/>
          <w:marTop w:val="0"/>
          <w:marBottom w:val="0"/>
          <w:divBdr>
            <w:top w:val="none" w:sz="0" w:space="0" w:color="auto"/>
            <w:left w:val="none" w:sz="0" w:space="0" w:color="auto"/>
            <w:bottom w:val="none" w:sz="0" w:space="0" w:color="auto"/>
            <w:right w:val="none" w:sz="0" w:space="0" w:color="auto"/>
          </w:divBdr>
        </w:div>
        <w:div w:id="294146348">
          <w:marLeft w:val="480"/>
          <w:marRight w:val="0"/>
          <w:marTop w:val="0"/>
          <w:marBottom w:val="0"/>
          <w:divBdr>
            <w:top w:val="none" w:sz="0" w:space="0" w:color="auto"/>
            <w:left w:val="none" w:sz="0" w:space="0" w:color="auto"/>
            <w:bottom w:val="none" w:sz="0" w:space="0" w:color="auto"/>
            <w:right w:val="none" w:sz="0" w:space="0" w:color="auto"/>
          </w:divBdr>
        </w:div>
        <w:div w:id="306251163">
          <w:marLeft w:val="480"/>
          <w:marRight w:val="0"/>
          <w:marTop w:val="0"/>
          <w:marBottom w:val="0"/>
          <w:divBdr>
            <w:top w:val="none" w:sz="0" w:space="0" w:color="auto"/>
            <w:left w:val="none" w:sz="0" w:space="0" w:color="auto"/>
            <w:bottom w:val="none" w:sz="0" w:space="0" w:color="auto"/>
            <w:right w:val="none" w:sz="0" w:space="0" w:color="auto"/>
          </w:divBdr>
        </w:div>
        <w:div w:id="311102710">
          <w:marLeft w:val="480"/>
          <w:marRight w:val="0"/>
          <w:marTop w:val="0"/>
          <w:marBottom w:val="0"/>
          <w:divBdr>
            <w:top w:val="none" w:sz="0" w:space="0" w:color="auto"/>
            <w:left w:val="none" w:sz="0" w:space="0" w:color="auto"/>
            <w:bottom w:val="none" w:sz="0" w:space="0" w:color="auto"/>
            <w:right w:val="none" w:sz="0" w:space="0" w:color="auto"/>
          </w:divBdr>
        </w:div>
        <w:div w:id="348218875">
          <w:marLeft w:val="480"/>
          <w:marRight w:val="0"/>
          <w:marTop w:val="0"/>
          <w:marBottom w:val="0"/>
          <w:divBdr>
            <w:top w:val="none" w:sz="0" w:space="0" w:color="auto"/>
            <w:left w:val="none" w:sz="0" w:space="0" w:color="auto"/>
            <w:bottom w:val="none" w:sz="0" w:space="0" w:color="auto"/>
            <w:right w:val="none" w:sz="0" w:space="0" w:color="auto"/>
          </w:divBdr>
        </w:div>
        <w:div w:id="460733734">
          <w:marLeft w:val="480"/>
          <w:marRight w:val="0"/>
          <w:marTop w:val="0"/>
          <w:marBottom w:val="0"/>
          <w:divBdr>
            <w:top w:val="none" w:sz="0" w:space="0" w:color="auto"/>
            <w:left w:val="none" w:sz="0" w:space="0" w:color="auto"/>
            <w:bottom w:val="none" w:sz="0" w:space="0" w:color="auto"/>
            <w:right w:val="none" w:sz="0" w:space="0" w:color="auto"/>
          </w:divBdr>
        </w:div>
        <w:div w:id="462044577">
          <w:marLeft w:val="480"/>
          <w:marRight w:val="0"/>
          <w:marTop w:val="0"/>
          <w:marBottom w:val="0"/>
          <w:divBdr>
            <w:top w:val="none" w:sz="0" w:space="0" w:color="auto"/>
            <w:left w:val="none" w:sz="0" w:space="0" w:color="auto"/>
            <w:bottom w:val="none" w:sz="0" w:space="0" w:color="auto"/>
            <w:right w:val="none" w:sz="0" w:space="0" w:color="auto"/>
          </w:divBdr>
        </w:div>
        <w:div w:id="569075996">
          <w:marLeft w:val="480"/>
          <w:marRight w:val="0"/>
          <w:marTop w:val="0"/>
          <w:marBottom w:val="0"/>
          <w:divBdr>
            <w:top w:val="none" w:sz="0" w:space="0" w:color="auto"/>
            <w:left w:val="none" w:sz="0" w:space="0" w:color="auto"/>
            <w:bottom w:val="none" w:sz="0" w:space="0" w:color="auto"/>
            <w:right w:val="none" w:sz="0" w:space="0" w:color="auto"/>
          </w:divBdr>
        </w:div>
        <w:div w:id="639501691">
          <w:marLeft w:val="480"/>
          <w:marRight w:val="0"/>
          <w:marTop w:val="0"/>
          <w:marBottom w:val="0"/>
          <w:divBdr>
            <w:top w:val="none" w:sz="0" w:space="0" w:color="auto"/>
            <w:left w:val="none" w:sz="0" w:space="0" w:color="auto"/>
            <w:bottom w:val="none" w:sz="0" w:space="0" w:color="auto"/>
            <w:right w:val="none" w:sz="0" w:space="0" w:color="auto"/>
          </w:divBdr>
        </w:div>
        <w:div w:id="680353012">
          <w:marLeft w:val="480"/>
          <w:marRight w:val="0"/>
          <w:marTop w:val="0"/>
          <w:marBottom w:val="0"/>
          <w:divBdr>
            <w:top w:val="none" w:sz="0" w:space="0" w:color="auto"/>
            <w:left w:val="none" w:sz="0" w:space="0" w:color="auto"/>
            <w:bottom w:val="none" w:sz="0" w:space="0" w:color="auto"/>
            <w:right w:val="none" w:sz="0" w:space="0" w:color="auto"/>
          </w:divBdr>
        </w:div>
        <w:div w:id="766390404">
          <w:marLeft w:val="480"/>
          <w:marRight w:val="0"/>
          <w:marTop w:val="0"/>
          <w:marBottom w:val="0"/>
          <w:divBdr>
            <w:top w:val="none" w:sz="0" w:space="0" w:color="auto"/>
            <w:left w:val="none" w:sz="0" w:space="0" w:color="auto"/>
            <w:bottom w:val="none" w:sz="0" w:space="0" w:color="auto"/>
            <w:right w:val="none" w:sz="0" w:space="0" w:color="auto"/>
          </w:divBdr>
        </w:div>
        <w:div w:id="774247587">
          <w:marLeft w:val="480"/>
          <w:marRight w:val="0"/>
          <w:marTop w:val="0"/>
          <w:marBottom w:val="0"/>
          <w:divBdr>
            <w:top w:val="none" w:sz="0" w:space="0" w:color="auto"/>
            <w:left w:val="none" w:sz="0" w:space="0" w:color="auto"/>
            <w:bottom w:val="none" w:sz="0" w:space="0" w:color="auto"/>
            <w:right w:val="none" w:sz="0" w:space="0" w:color="auto"/>
          </w:divBdr>
        </w:div>
        <w:div w:id="812410075">
          <w:marLeft w:val="480"/>
          <w:marRight w:val="0"/>
          <w:marTop w:val="0"/>
          <w:marBottom w:val="0"/>
          <w:divBdr>
            <w:top w:val="none" w:sz="0" w:space="0" w:color="auto"/>
            <w:left w:val="none" w:sz="0" w:space="0" w:color="auto"/>
            <w:bottom w:val="none" w:sz="0" w:space="0" w:color="auto"/>
            <w:right w:val="none" w:sz="0" w:space="0" w:color="auto"/>
          </w:divBdr>
        </w:div>
        <w:div w:id="887913369">
          <w:marLeft w:val="480"/>
          <w:marRight w:val="0"/>
          <w:marTop w:val="0"/>
          <w:marBottom w:val="0"/>
          <w:divBdr>
            <w:top w:val="none" w:sz="0" w:space="0" w:color="auto"/>
            <w:left w:val="none" w:sz="0" w:space="0" w:color="auto"/>
            <w:bottom w:val="none" w:sz="0" w:space="0" w:color="auto"/>
            <w:right w:val="none" w:sz="0" w:space="0" w:color="auto"/>
          </w:divBdr>
        </w:div>
        <w:div w:id="904411151">
          <w:marLeft w:val="480"/>
          <w:marRight w:val="0"/>
          <w:marTop w:val="0"/>
          <w:marBottom w:val="0"/>
          <w:divBdr>
            <w:top w:val="none" w:sz="0" w:space="0" w:color="auto"/>
            <w:left w:val="none" w:sz="0" w:space="0" w:color="auto"/>
            <w:bottom w:val="none" w:sz="0" w:space="0" w:color="auto"/>
            <w:right w:val="none" w:sz="0" w:space="0" w:color="auto"/>
          </w:divBdr>
        </w:div>
        <w:div w:id="919605858">
          <w:marLeft w:val="480"/>
          <w:marRight w:val="0"/>
          <w:marTop w:val="0"/>
          <w:marBottom w:val="0"/>
          <w:divBdr>
            <w:top w:val="none" w:sz="0" w:space="0" w:color="auto"/>
            <w:left w:val="none" w:sz="0" w:space="0" w:color="auto"/>
            <w:bottom w:val="none" w:sz="0" w:space="0" w:color="auto"/>
            <w:right w:val="none" w:sz="0" w:space="0" w:color="auto"/>
          </w:divBdr>
        </w:div>
        <w:div w:id="967316451">
          <w:marLeft w:val="480"/>
          <w:marRight w:val="0"/>
          <w:marTop w:val="0"/>
          <w:marBottom w:val="0"/>
          <w:divBdr>
            <w:top w:val="none" w:sz="0" w:space="0" w:color="auto"/>
            <w:left w:val="none" w:sz="0" w:space="0" w:color="auto"/>
            <w:bottom w:val="none" w:sz="0" w:space="0" w:color="auto"/>
            <w:right w:val="none" w:sz="0" w:space="0" w:color="auto"/>
          </w:divBdr>
        </w:div>
        <w:div w:id="1003321852">
          <w:marLeft w:val="480"/>
          <w:marRight w:val="0"/>
          <w:marTop w:val="0"/>
          <w:marBottom w:val="0"/>
          <w:divBdr>
            <w:top w:val="none" w:sz="0" w:space="0" w:color="auto"/>
            <w:left w:val="none" w:sz="0" w:space="0" w:color="auto"/>
            <w:bottom w:val="none" w:sz="0" w:space="0" w:color="auto"/>
            <w:right w:val="none" w:sz="0" w:space="0" w:color="auto"/>
          </w:divBdr>
        </w:div>
        <w:div w:id="1039936254">
          <w:marLeft w:val="480"/>
          <w:marRight w:val="0"/>
          <w:marTop w:val="0"/>
          <w:marBottom w:val="0"/>
          <w:divBdr>
            <w:top w:val="none" w:sz="0" w:space="0" w:color="auto"/>
            <w:left w:val="none" w:sz="0" w:space="0" w:color="auto"/>
            <w:bottom w:val="none" w:sz="0" w:space="0" w:color="auto"/>
            <w:right w:val="none" w:sz="0" w:space="0" w:color="auto"/>
          </w:divBdr>
        </w:div>
        <w:div w:id="1063135941">
          <w:marLeft w:val="480"/>
          <w:marRight w:val="0"/>
          <w:marTop w:val="0"/>
          <w:marBottom w:val="0"/>
          <w:divBdr>
            <w:top w:val="none" w:sz="0" w:space="0" w:color="auto"/>
            <w:left w:val="none" w:sz="0" w:space="0" w:color="auto"/>
            <w:bottom w:val="none" w:sz="0" w:space="0" w:color="auto"/>
            <w:right w:val="none" w:sz="0" w:space="0" w:color="auto"/>
          </w:divBdr>
        </w:div>
        <w:div w:id="1109662840">
          <w:marLeft w:val="480"/>
          <w:marRight w:val="0"/>
          <w:marTop w:val="0"/>
          <w:marBottom w:val="0"/>
          <w:divBdr>
            <w:top w:val="none" w:sz="0" w:space="0" w:color="auto"/>
            <w:left w:val="none" w:sz="0" w:space="0" w:color="auto"/>
            <w:bottom w:val="none" w:sz="0" w:space="0" w:color="auto"/>
            <w:right w:val="none" w:sz="0" w:space="0" w:color="auto"/>
          </w:divBdr>
        </w:div>
        <w:div w:id="1125194302">
          <w:marLeft w:val="480"/>
          <w:marRight w:val="0"/>
          <w:marTop w:val="0"/>
          <w:marBottom w:val="0"/>
          <w:divBdr>
            <w:top w:val="none" w:sz="0" w:space="0" w:color="auto"/>
            <w:left w:val="none" w:sz="0" w:space="0" w:color="auto"/>
            <w:bottom w:val="none" w:sz="0" w:space="0" w:color="auto"/>
            <w:right w:val="none" w:sz="0" w:space="0" w:color="auto"/>
          </w:divBdr>
        </w:div>
        <w:div w:id="1165977475">
          <w:marLeft w:val="480"/>
          <w:marRight w:val="0"/>
          <w:marTop w:val="0"/>
          <w:marBottom w:val="0"/>
          <w:divBdr>
            <w:top w:val="none" w:sz="0" w:space="0" w:color="auto"/>
            <w:left w:val="none" w:sz="0" w:space="0" w:color="auto"/>
            <w:bottom w:val="none" w:sz="0" w:space="0" w:color="auto"/>
            <w:right w:val="none" w:sz="0" w:space="0" w:color="auto"/>
          </w:divBdr>
        </w:div>
        <w:div w:id="1174882777">
          <w:marLeft w:val="480"/>
          <w:marRight w:val="0"/>
          <w:marTop w:val="0"/>
          <w:marBottom w:val="0"/>
          <w:divBdr>
            <w:top w:val="none" w:sz="0" w:space="0" w:color="auto"/>
            <w:left w:val="none" w:sz="0" w:space="0" w:color="auto"/>
            <w:bottom w:val="none" w:sz="0" w:space="0" w:color="auto"/>
            <w:right w:val="none" w:sz="0" w:space="0" w:color="auto"/>
          </w:divBdr>
        </w:div>
        <w:div w:id="1203831954">
          <w:marLeft w:val="480"/>
          <w:marRight w:val="0"/>
          <w:marTop w:val="0"/>
          <w:marBottom w:val="0"/>
          <w:divBdr>
            <w:top w:val="none" w:sz="0" w:space="0" w:color="auto"/>
            <w:left w:val="none" w:sz="0" w:space="0" w:color="auto"/>
            <w:bottom w:val="none" w:sz="0" w:space="0" w:color="auto"/>
            <w:right w:val="none" w:sz="0" w:space="0" w:color="auto"/>
          </w:divBdr>
        </w:div>
        <w:div w:id="1240095932">
          <w:marLeft w:val="480"/>
          <w:marRight w:val="0"/>
          <w:marTop w:val="0"/>
          <w:marBottom w:val="0"/>
          <w:divBdr>
            <w:top w:val="none" w:sz="0" w:space="0" w:color="auto"/>
            <w:left w:val="none" w:sz="0" w:space="0" w:color="auto"/>
            <w:bottom w:val="none" w:sz="0" w:space="0" w:color="auto"/>
            <w:right w:val="none" w:sz="0" w:space="0" w:color="auto"/>
          </w:divBdr>
        </w:div>
        <w:div w:id="1295868076">
          <w:marLeft w:val="480"/>
          <w:marRight w:val="0"/>
          <w:marTop w:val="0"/>
          <w:marBottom w:val="0"/>
          <w:divBdr>
            <w:top w:val="none" w:sz="0" w:space="0" w:color="auto"/>
            <w:left w:val="none" w:sz="0" w:space="0" w:color="auto"/>
            <w:bottom w:val="none" w:sz="0" w:space="0" w:color="auto"/>
            <w:right w:val="none" w:sz="0" w:space="0" w:color="auto"/>
          </w:divBdr>
        </w:div>
        <w:div w:id="1296520879">
          <w:marLeft w:val="480"/>
          <w:marRight w:val="0"/>
          <w:marTop w:val="0"/>
          <w:marBottom w:val="0"/>
          <w:divBdr>
            <w:top w:val="none" w:sz="0" w:space="0" w:color="auto"/>
            <w:left w:val="none" w:sz="0" w:space="0" w:color="auto"/>
            <w:bottom w:val="none" w:sz="0" w:space="0" w:color="auto"/>
            <w:right w:val="none" w:sz="0" w:space="0" w:color="auto"/>
          </w:divBdr>
        </w:div>
        <w:div w:id="1303118554">
          <w:marLeft w:val="480"/>
          <w:marRight w:val="0"/>
          <w:marTop w:val="0"/>
          <w:marBottom w:val="0"/>
          <w:divBdr>
            <w:top w:val="none" w:sz="0" w:space="0" w:color="auto"/>
            <w:left w:val="none" w:sz="0" w:space="0" w:color="auto"/>
            <w:bottom w:val="none" w:sz="0" w:space="0" w:color="auto"/>
            <w:right w:val="none" w:sz="0" w:space="0" w:color="auto"/>
          </w:divBdr>
        </w:div>
        <w:div w:id="1327513702">
          <w:marLeft w:val="480"/>
          <w:marRight w:val="0"/>
          <w:marTop w:val="0"/>
          <w:marBottom w:val="0"/>
          <w:divBdr>
            <w:top w:val="none" w:sz="0" w:space="0" w:color="auto"/>
            <w:left w:val="none" w:sz="0" w:space="0" w:color="auto"/>
            <w:bottom w:val="none" w:sz="0" w:space="0" w:color="auto"/>
            <w:right w:val="none" w:sz="0" w:space="0" w:color="auto"/>
          </w:divBdr>
        </w:div>
        <w:div w:id="1346204179">
          <w:marLeft w:val="480"/>
          <w:marRight w:val="0"/>
          <w:marTop w:val="0"/>
          <w:marBottom w:val="0"/>
          <w:divBdr>
            <w:top w:val="none" w:sz="0" w:space="0" w:color="auto"/>
            <w:left w:val="none" w:sz="0" w:space="0" w:color="auto"/>
            <w:bottom w:val="none" w:sz="0" w:space="0" w:color="auto"/>
            <w:right w:val="none" w:sz="0" w:space="0" w:color="auto"/>
          </w:divBdr>
        </w:div>
        <w:div w:id="1376008319">
          <w:marLeft w:val="480"/>
          <w:marRight w:val="0"/>
          <w:marTop w:val="0"/>
          <w:marBottom w:val="0"/>
          <w:divBdr>
            <w:top w:val="none" w:sz="0" w:space="0" w:color="auto"/>
            <w:left w:val="none" w:sz="0" w:space="0" w:color="auto"/>
            <w:bottom w:val="none" w:sz="0" w:space="0" w:color="auto"/>
            <w:right w:val="none" w:sz="0" w:space="0" w:color="auto"/>
          </w:divBdr>
        </w:div>
        <w:div w:id="1389571896">
          <w:marLeft w:val="480"/>
          <w:marRight w:val="0"/>
          <w:marTop w:val="0"/>
          <w:marBottom w:val="0"/>
          <w:divBdr>
            <w:top w:val="none" w:sz="0" w:space="0" w:color="auto"/>
            <w:left w:val="none" w:sz="0" w:space="0" w:color="auto"/>
            <w:bottom w:val="none" w:sz="0" w:space="0" w:color="auto"/>
            <w:right w:val="none" w:sz="0" w:space="0" w:color="auto"/>
          </w:divBdr>
        </w:div>
        <w:div w:id="1394114409">
          <w:marLeft w:val="480"/>
          <w:marRight w:val="0"/>
          <w:marTop w:val="0"/>
          <w:marBottom w:val="0"/>
          <w:divBdr>
            <w:top w:val="none" w:sz="0" w:space="0" w:color="auto"/>
            <w:left w:val="none" w:sz="0" w:space="0" w:color="auto"/>
            <w:bottom w:val="none" w:sz="0" w:space="0" w:color="auto"/>
            <w:right w:val="none" w:sz="0" w:space="0" w:color="auto"/>
          </w:divBdr>
        </w:div>
        <w:div w:id="1437939696">
          <w:marLeft w:val="480"/>
          <w:marRight w:val="0"/>
          <w:marTop w:val="0"/>
          <w:marBottom w:val="0"/>
          <w:divBdr>
            <w:top w:val="none" w:sz="0" w:space="0" w:color="auto"/>
            <w:left w:val="none" w:sz="0" w:space="0" w:color="auto"/>
            <w:bottom w:val="none" w:sz="0" w:space="0" w:color="auto"/>
            <w:right w:val="none" w:sz="0" w:space="0" w:color="auto"/>
          </w:divBdr>
        </w:div>
        <w:div w:id="1512910784">
          <w:marLeft w:val="480"/>
          <w:marRight w:val="0"/>
          <w:marTop w:val="0"/>
          <w:marBottom w:val="0"/>
          <w:divBdr>
            <w:top w:val="none" w:sz="0" w:space="0" w:color="auto"/>
            <w:left w:val="none" w:sz="0" w:space="0" w:color="auto"/>
            <w:bottom w:val="none" w:sz="0" w:space="0" w:color="auto"/>
            <w:right w:val="none" w:sz="0" w:space="0" w:color="auto"/>
          </w:divBdr>
        </w:div>
        <w:div w:id="1525634125">
          <w:marLeft w:val="480"/>
          <w:marRight w:val="0"/>
          <w:marTop w:val="0"/>
          <w:marBottom w:val="0"/>
          <w:divBdr>
            <w:top w:val="none" w:sz="0" w:space="0" w:color="auto"/>
            <w:left w:val="none" w:sz="0" w:space="0" w:color="auto"/>
            <w:bottom w:val="none" w:sz="0" w:space="0" w:color="auto"/>
            <w:right w:val="none" w:sz="0" w:space="0" w:color="auto"/>
          </w:divBdr>
        </w:div>
        <w:div w:id="1547520589">
          <w:marLeft w:val="480"/>
          <w:marRight w:val="0"/>
          <w:marTop w:val="0"/>
          <w:marBottom w:val="0"/>
          <w:divBdr>
            <w:top w:val="none" w:sz="0" w:space="0" w:color="auto"/>
            <w:left w:val="none" w:sz="0" w:space="0" w:color="auto"/>
            <w:bottom w:val="none" w:sz="0" w:space="0" w:color="auto"/>
            <w:right w:val="none" w:sz="0" w:space="0" w:color="auto"/>
          </w:divBdr>
        </w:div>
        <w:div w:id="1564021319">
          <w:marLeft w:val="480"/>
          <w:marRight w:val="0"/>
          <w:marTop w:val="0"/>
          <w:marBottom w:val="0"/>
          <w:divBdr>
            <w:top w:val="none" w:sz="0" w:space="0" w:color="auto"/>
            <w:left w:val="none" w:sz="0" w:space="0" w:color="auto"/>
            <w:bottom w:val="none" w:sz="0" w:space="0" w:color="auto"/>
            <w:right w:val="none" w:sz="0" w:space="0" w:color="auto"/>
          </w:divBdr>
        </w:div>
        <w:div w:id="1628077864">
          <w:marLeft w:val="480"/>
          <w:marRight w:val="0"/>
          <w:marTop w:val="0"/>
          <w:marBottom w:val="0"/>
          <w:divBdr>
            <w:top w:val="none" w:sz="0" w:space="0" w:color="auto"/>
            <w:left w:val="none" w:sz="0" w:space="0" w:color="auto"/>
            <w:bottom w:val="none" w:sz="0" w:space="0" w:color="auto"/>
            <w:right w:val="none" w:sz="0" w:space="0" w:color="auto"/>
          </w:divBdr>
        </w:div>
        <w:div w:id="1682665191">
          <w:marLeft w:val="480"/>
          <w:marRight w:val="0"/>
          <w:marTop w:val="0"/>
          <w:marBottom w:val="0"/>
          <w:divBdr>
            <w:top w:val="none" w:sz="0" w:space="0" w:color="auto"/>
            <w:left w:val="none" w:sz="0" w:space="0" w:color="auto"/>
            <w:bottom w:val="none" w:sz="0" w:space="0" w:color="auto"/>
            <w:right w:val="none" w:sz="0" w:space="0" w:color="auto"/>
          </w:divBdr>
        </w:div>
        <w:div w:id="1683319887">
          <w:marLeft w:val="480"/>
          <w:marRight w:val="0"/>
          <w:marTop w:val="0"/>
          <w:marBottom w:val="0"/>
          <w:divBdr>
            <w:top w:val="none" w:sz="0" w:space="0" w:color="auto"/>
            <w:left w:val="none" w:sz="0" w:space="0" w:color="auto"/>
            <w:bottom w:val="none" w:sz="0" w:space="0" w:color="auto"/>
            <w:right w:val="none" w:sz="0" w:space="0" w:color="auto"/>
          </w:divBdr>
        </w:div>
        <w:div w:id="1734159549">
          <w:marLeft w:val="480"/>
          <w:marRight w:val="0"/>
          <w:marTop w:val="0"/>
          <w:marBottom w:val="0"/>
          <w:divBdr>
            <w:top w:val="none" w:sz="0" w:space="0" w:color="auto"/>
            <w:left w:val="none" w:sz="0" w:space="0" w:color="auto"/>
            <w:bottom w:val="none" w:sz="0" w:space="0" w:color="auto"/>
            <w:right w:val="none" w:sz="0" w:space="0" w:color="auto"/>
          </w:divBdr>
        </w:div>
        <w:div w:id="1760325413">
          <w:marLeft w:val="480"/>
          <w:marRight w:val="0"/>
          <w:marTop w:val="0"/>
          <w:marBottom w:val="0"/>
          <w:divBdr>
            <w:top w:val="none" w:sz="0" w:space="0" w:color="auto"/>
            <w:left w:val="none" w:sz="0" w:space="0" w:color="auto"/>
            <w:bottom w:val="none" w:sz="0" w:space="0" w:color="auto"/>
            <w:right w:val="none" w:sz="0" w:space="0" w:color="auto"/>
          </w:divBdr>
        </w:div>
        <w:div w:id="1893232619">
          <w:marLeft w:val="480"/>
          <w:marRight w:val="0"/>
          <w:marTop w:val="0"/>
          <w:marBottom w:val="0"/>
          <w:divBdr>
            <w:top w:val="none" w:sz="0" w:space="0" w:color="auto"/>
            <w:left w:val="none" w:sz="0" w:space="0" w:color="auto"/>
            <w:bottom w:val="none" w:sz="0" w:space="0" w:color="auto"/>
            <w:right w:val="none" w:sz="0" w:space="0" w:color="auto"/>
          </w:divBdr>
        </w:div>
        <w:div w:id="1986159227">
          <w:marLeft w:val="480"/>
          <w:marRight w:val="0"/>
          <w:marTop w:val="0"/>
          <w:marBottom w:val="0"/>
          <w:divBdr>
            <w:top w:val="none" w:sz="0" w:space="0" w:color="auto"/>
            <w:left w:val="none" w:sz="0" w:space="0" w:color="auto"/>
            <w:bottom w:val="none" w:sz="0" w:space="0" w:color="auto"/>
            <w:right w:val="none" w:sz="0" w:space="0" w:color="auto"/>
          </w:divBdr>
        </w:div>
        <w:div w:id="2047678031">
          <w:marLeft w:val="480"/>
          <w:marRight w:val="0"/>
          <w:marTop w:val="0"/>
          <w:marBottom w:val="0"/>
          <w:divBdr>
            <w:top w:val="none" w:sz="0" w:space="0" w:color="auto"/>
            <w:left w:val="none" w:sz="0" w:space="0" w:color="auto"/>
            <w:bottom w:val="none" w:sz="0" w:space="0" w:color="auto"/>
            <w:right w:val="none" w:sz="0" w:space="0" w:color="auto"/>
          </w:divBdr>
        </w:div>
        <w:div w:id="2086565722">
          <w:marLeft w:val="480"/>
          <w:marRight w:val="0"/>
          <w:marTop w:val="0"/>
          <w:marBottom w:val="0"/>
          <w:divBdr>
            <w:top w:val="none" w:sz="0" w:space="0" w:color="auto"/>
            <w:left w:val="none" w:sz="0" w:space="0" w:color="auto"/>
            <w:bottom w:val="none" w:sz="0" w:space="0" w:color="auto"/>
            <w:right w:val="none" w:sz="0" w:space="0" w:color="auto"/>
          </w:divBdr>
        </w:div>
        <w:div w:id="2088526511">
          <w:marLeft w:val="480"/>
          <w:marRight w:val="0"/>
          <w:marTop w:val="0"/>
          <w:marBottom w:val="0"/>
          <w:divBdr>
            <w:top w:val="none" w:sz="0" w:space="0" w:color="auto"/>
            <w:left w:val="none" w:sz="0" w:space="0" w:color="auto"/>
            <w:bottom w:val="none" w:sz="0" w:space="0" w:color="auto"/>
            <w:right w:val="none" w:sz="0" w:space="0" w:color="auto"/>
          </w:divBdr>
        </w:div>
        <w:div w:id="2115056714">
          <w:marLeft w:val="480"/>
          <w:marRight w:val="0"/>
          <w:marTop w:val="0"/>
          <w:marBottom w:val="0"/>
          <w:divBdr>
            <w:top w:val="none" w:sz="0" w:space="0" w:color="auto"/>
            <w:left w:val="none" w:sz="0" w:space="0" w:color="auto"/>
            <w:bottom w:val="none" w:sz="0" w:space="0" w:color="auto"/>
            <w:right w:val="none" w:sz="0" w:space="0" w:color="auto"/>
          </w:divBdr>
        </w:div>
        <w:div w:id="2135295634">
          <w:marLeft w:val="480"/>
          <w:marRight w:val="0"/>
          <w:marTop w:val="0"/>
          <w:marBottom w:val="0"/>
          <w:divBdr>
            <w:top w:val="none" w:sz="0" w:space="0" w:color="auto"/>
            <w:left w:val="none" w:sz="0" w:space="0" w:color="auto"/>
            <w:bottom w:val="none" w:sz="0" w:space="0" w:color="auto"/>
            <w:right w:val="none" w:sz="0" w:space="0" w:color="auto"/>
          </w:divBdr>
        </w:div>
      </w:divsChild>
    </w:div>
    <w:div w:id="48498741">
      <w:bodyDiv w:val="1"/>
      <w:marLeft w:val="0"/>
      <w:marRight w:val="0"/>
      <w:marTop w:val="0"/>
      <w:marBottom w:val="0"/>
      <w:divBdr>
        <w:top w:val="none" w:sz="0" w:space="0" w:color="auto"/>
        <w:left w:val="none" w:sz="0" w:space="0" w:color="auto"/>
        <w:bottom w:val="none" w:sz="0" w:space="0" w:color="auto"/>
        <w:right w:val="none" w:sz="0" w:space="0" w:color="auto"/>
      </w:divBdr>
      <w:divsChild>
        <w:div w:id="281619">
          <w:marLeft w:val="480"/>
          <w:marRight w:val="0"/>
          <w:marTop w:val="0"/>
          <w:marBottom w:val="0"/>
          <w:divBdr>
            <w:top w:val="none" w:sz="0" w:space="0" w:color="auto"/>
            <w:left w:val="none" w:sz="0" w:space="0" w:color="auto"/>
            <w:bottom w:val="none" w:sz="0" w:space="0" w:color="auto"/>
            <w:right w:val="none" w:sz="0" w:space="0" w:color="auto"/>
          </w:divBdr>
        </w:div>
        <w:div w:id="10762795">
          <w:marLeft w:val="480"/>
          <w:marRight w:val="0"/>
          <w:marTop w:val="0"/>
          <w:marBottom w:val="0"/>
          <w:divBdr>
            <w:top w:val="none" w:sz="0" w:space="0" w:color="auto"/>
            <w:left w:val="none" w:sz="0" w:space="0" w:color="auto"/>
            <w:bottom w:val="none" w:sz="0" w:space="0" w:color="auto"/>
            <w:right w:val="none" w:sz="0" w:space="0" w:color="auto"/>
          </w:divBdr>
        </w:div>
        <w:div w:id="61100588">
          <w:marLeft w:val="480"/>
          <w:marRight w:val="0"/>
          <w:marTop w:val="0"/>
          <w:marBottom w:val="0"/>
          <w:divBdr>
            <w:top w:val="none" w:sz="0" w:space="0" w:color="auto"/>
            <w:left w:val="none" w:sz="0" w:space="0" w:color="auto"/>
            <w:bottom w:val="none" w:sz="0" w:space="0" w:color="auto"/>
            <w:right w:val="none" w:sz="0" w:space="0" w:color="auto"/>
          </w:divBdr>
        </w:div>
        <w:div w:id="65105682">
          <w:marLeft w:val="480"/>
          <w:marRight w:val="0"/>
          <w:marTop w:val="0"/>
          <w:marBottom w:val="0"/>
          <w:divBdr>
            <w:top w:val="none" w:sz="0" w:space="0" w:color="auto"/>
            <w:left w:val="none" w:sz="0" w:space="0" w:color="auto"/>
            <w:bottom w:val="none" w:sz="0" w:space="0" w:color="auto"/>
            <w:right w:val="none" w:sz="0" w:space="0" w:color="auto"/>
          </w:divBdr>
        </w:div>
        <w:div w:id="68189207">
          <w:marLeft w:val="480"/>
          <w:marRight w:val="0"/>
          <w:marTop w:val="0"/>
          <w:marBottom w:val="0"/>
          <w:divBdr>
            <w:top w:val="none" w:sz="0" w:space="0" w:color="auto"/>
            <w:left w:val="none" w:sz="0" w:space="0" w:color="auto"/>
            <w:bottom w:val="none" w:sz="0" w:space="0" w:color="auto"/>
            <w:right w:val="none" w:sz="0" w:space="0" w:color="auto"/>
          </w:divBdr>
        </w:div>
        <w:div w:id="140999154">
          <w:marLeft w:val="480"/>
          <w:marRight w:val="0"/>
          <w:marTop w:val="0"/>
          <w:marBottom w:val="0"/>
          <w:divBdr>
            <w:top w:val="none" w:sz="0" w:space="0" w:color="auto"/>
            <w:left w:val="none" w:sz="0" w:space="0" w:color="auto"/>
            <w:bottom w:val="none" w:sz="0" w:space="0" w:color="auto"/>
            <w:right w:val="none" w:sz="0" w:space="0" w:color="auto"/>
          </w:divBdr>
        </w:div>
        <w:div w:id="141508908">
          <w:marLeft w:val="480"/>
          <w:marRight w:val="0"/>
          <w:marTop w:val="0"/>
          <w:marBottom w:val="0"/>
          <w:divBdr>
            <w:top w:val="none" w:sz="0" w:space="0" w:color="auto"/>
            <w:left w:val="none" w:sz="0" w:space="0" w:color="auto"/>
            <w:bottom w:val="none" w:sz="0" w:space="0" w:color="auto"/>
            <w:right w:val="none" w:sz="0" w:space="0" w:color="auto"/>
          </w:divBdr>
        </w:div>
        <w:div w:id="151602056">
          <w:marLeft w:val="480"/>
          <w:marRight w:val="0"/>
          <w:marTop w:val="0"/>
          <w:marBottom w:val="0"/>
          <w:divBdr>
            <w:top w:val="none" w:sz="0" w:space="0" w:color="auto"/>
            <w:left w:val="none" w:sz="0" w:space="0" w:color="auto"/>
            <w:bottom w:val="none" w:sz="0" w:space="0" w:color="auto"/>
            <w:right w:val="none" w:sz="0" w:space="0" w:color="auto"/>
          </w:divBdr>
        </w:div>
        <w:div w:id="158665082">
          <w:marLeft w:val="480"/>
          <w:marRight w:val="0"/>
          <w:marTop w:val="0"/>
          <w:marBottom w:val="0"/>
          <w:divBdr>
            <w:top w:val="none" w:sz="0" w:space="0" w:color="auto"/>
            <w:left w:val="none" w:sz="0" w:space="0" w:color="auto"/>
            <w:bottom w:val="none" w:sz="0" w:space="0" w:color="auto"/>
            <w:right w:val="none" w:sz="0" w:space="0" w:color="auto"/>
          </w:divBdr>
        </w:div>
        <w:div w:id="234828269">
          <w:marLeft w:val="480"/>
          <w:marRight w:val="0"/>
          <w:marTop w:val="0"/>
          <w:marBottom w:val="0"/>
          <w:divBdr>
            <w:top w:val="none" w:sz="0" w:space="0" w:color="auto"/>
            <w:left w:val="none" w:sz="0" w:space="0" w:color="auto"/>
            <w:bottom w:val="none" w:sz="0" w:space="0" w:color="auto"/>
            <w:right w:val="none" w:sz="0" w:space="0" w:color="auto"/>
          </w:divBdr>
        </w:div>
        <w:div w:id="269708608">
          <w:marLeft w:val="480"/>
          <w:marRight w:val="0"/>
          <w:marTop w:val="0"/>
          <w:marBottom w:val="0"/>
          <w:divBdr>
            <w:top w:val="none" w:sz="0" w:space="0" w:color="auto"/>
            <w:left w:val="none" w:sz="0" w:space="0" w:color="auto"/>
            <w:bottom w:val="none" w:sz="0" w:space="0" w:color="auto"/>
            <w:right w:val="none" w:sz="0" w:space="0" w:color="auto"/>
          </w:divBdr>
        </w:div>
        <w:div w:id="279384821">
          <w:marLeft w:val="480"/>
          <w:marRight w:val="0"/>
          <w:marTop w:val="0"/>
          <w:marBottom w:val="0"/>
          <w:divBdr>
            <w:top w:val="none" w:sz="0" w:space="0" w:color="auto"/>
            <w:left w:val="none" w:sz="0" w:space="0" w:color="auto"/>
            <w:bottom w:val="none" w:sz="0" w:space="0" w:color="auto"/>
            <w:right w:val="none" w:sz="0" w:space="0" w:color="auto"/>
          </w:divBdr>
        </w:div>
        <w:div w:id="311567616">
          <w:marLeft w:val="480"/>
          <w:marRight w:val="0"/>
          <w:marTop w:val="0"/>
          <w:marBottom w:val="0"/>
          <w:divBdr>
            <w:top w:val="none" w:sz="0" w:space="0" w:color="auto"/>
            <w:left w:val="none" w:sz="0" w:space="0" w:color="auto"/>
            <w:bottom w:val="none" w:sz="0" w:space="0" w:color="auto"/>
            <w:right w:val="none" w:sz="0" w:space="0" w:color="auto"/>
          </w:divBdr>
        </w:div>
        <w:div w:id="311912038">
          <w:marLeft w:val="480"/>
          <w:marRight w:val="0"/>
          <w:marTop w:val="0"/>
          <w:marBottom w:val="0"/>
          <w:divBdr>
            <w:top w:val="none" w:sz="0" w:space="0" w:color="auto"/>
            <w:left w:val="none" w:sz="0" w:space="0" w:color="auto"/>
            <w:bottom w:val="none" w:sz="0" w:space="0" w:color="auto"/>
            <w:right w:val="none" w:sz="0" w:space="0" w:color="auto"/>
          </w:divBdr>
        </w:div>
        <w:div w:id="386228147">
          <w:marLeft w:val="480"/>
          <w:marRight w:val="0"/>
          <w:marTop w:val="0"/>
          <w:marBottom w:val="0"/>
          <w:divBdr>
            <w:top w:val="none" w:sz="0" w:space="0" w:color="auto"/>
            <w:left w:val="none" w:sz="0" w:space="0" w:color="auto"/>
            <w:bottom w:val="none" w:sz="0" w:space="0" w:color="auto"/>
            <w:right w:val="none" w:sz="0" w:space="0" w:color="auto"/>
          </w:divBdr>
        </w:div>
        <w:div w:id="390228907">
          <w:marLeft w:val="480"/>
          <w:marRight w:val="0"/>
          <w:marTop w:val="0"/>
          <w:marBottom w:val="0"/>
          <w:divBdr>
            <w:top w:val="none" w:sz="0" w:space="0" w:color="auto"/>
            <w:left w:val="none" w:sz="0" w:space="0" w:color="auto"/>
            <w:bottom w:val="none" w:sz="0" w:space="0" w:color="auto"/>
            <w:right w:val="none" w:sz="0" w:space="0" w:color="auto"/>
          </w:divBdr>
        </w:div>
        <w:div w:id="402065601">
          <w:marLeft w:val="480"/>
          <w:marRight w:val="0"/>
          <w:marTop w:val="0"/>
          <w:marBottom w:val="0"/>
          <w:divBdr>
            <w:top w:val="none" w:sz="0" w:space="0" w:color="auto"/>
            <w:left w:val="none" w:sz="0" w:space="0" w:color="auto"/>
            <w:bottom w:val="none" w:sz="0" w:space="0" w:color="auto"/>
            <w:right w:val="none" w:sz="0" w:space="0" w:color="auto"/>
          </w:divBdr>
        </w:div>
        <w:div w:id="483088900">
          <w:marLeft w:val="480"/>
          <w:marRight w:val="0"/>
          <w:marTop w:val="0"/>
          <w:marBottom w:val="0"/>
          <w:divBdr>
            <w:top w:val="none" w:sz="0" w:space="0" w:color="auto"/>
            <w:left w:val="none" w:sz="0" w:space="0" w:color="auto"/>
            <w:bottom w:val="none" w:sz="0" w:space="0" w:color="auto"/>
            <w:right w:val="none" w:sz="0" w:space="0" w:color="auto"/>
          </w:divBdr>
        </w:div>
        <w:div w:id="498618703">
          <w:marLeft w:val="480"/>
          <w:marRight w:val="0"/>
          <w:marTop w:val="0"/>
          <w:marBottom w:val="0"/>
          <w:divBdr>
            <w:top w:val="none" w:sz="0" w:space="0" w:color="auto"/>
            <w:left w:val="none" w:sz="0" w:space="0" w:color="auto"/>
            <w:bottom w:val="none" w:sz="0" w:space="0" w:color="auto"/>
            <w:right w:val="none" w:sz="0" w:space="0" w:color="auto"/>
          </w:divBdr>
        </w:div>
        <w:div w:id="500703383">
          <w:marLeft w:val="480"/>
          <w:marRight w:val="0"/>
          <w:marTop w:val="0"/>
          <w:marBottom w:val="0"/>
          <w:divBdr>
            <w:top w:val="none" w:sz="0" w:space="0" w:color="auto"/>
            <w:left w:val="none" w:sz="0" w:space="0" w:color="auto"/>
            <w:bottom w:val="none" w:sz="0" w:space="0" w:color="auto"/>
            <w:right w:val="none" w:sz="0" w:space="0" w:color="auto"/>
          </w:divBdr>
        </w:div>
        <w:div w:id="531960783">
          <w:marLeft w:val="480"/>
          <w:marRight w:val="0"/>
          <w:marTop w:val="0"/>
          <w:marBottom w:val="0"/>
          <w:divBdr>
            <w:top w:val="none" w:sz="0" w:space="0" w:color="auto"/>
            <w:left w:val="none" w:sz="0" w:space="0" w:color="auto"/>
            <w:bottom w:val="none" w:sz="0" w:space="0" w:color="auto"/>
            <w:right w:val="none" w:sz="0" w:space="0" w:color="auto"/>
          </w:divBdr>
        </w:div>
        <w:div w:id="538250694">
          <w:marLeft w:val="480"/>
          <w:marRight w:val="0"/>
          <w:marTop w:val="0"/>
          <w:marBottom w:val="0"/>
          <w:divBdr>
            <w:top w:val="none" w:sz="0" w:space="0" w:color="auto"/>
            <w:left w:val="none" w:sz="0" w:space="0" w:color="auto"/>
            <w:bottom w:val="none" w:sz="0" w:space="0" w:color="auto"/>
            <w:right w:val="none" w:sz="0" w:space="0" w:color="auto"/>
          </w:divBdr>
        </w:div>
        <w:div w:id="612976413">
          <w:marLeft w:val="480"/>
          <w:marRight w:val="0"/>
          <w:marTop w:val="0"/>
          <w:marBottom w:val="0"/>
          <w:divBdr>
            <w:top w:val="none" w:sz="0" w:space="0" w:color="auto"/>
            <w:left w:val="none" w:sz="0" w:space="0" w:color="auto"/>
            <w:bottom w:val="none" w:sz="0" w:space="0" w:color="auto"/>
            <w:right w:val="none" w:sz="0" w:space="0" w:color="auto"/>
          </w:divBdr>
        </w:div>
        <w:div w:id="655304894">
          <w:marLeft w:val="480"/>
          <w:marRight w:val="0"/>
          <w:marTop w:val="0"/>
          <w:marBottom w:val="0"/>
          <w:divBdr>
            <w:top w:val="none" w:sz="0" w:space="0" w:color="auto"/>
            <w:left w:val="none" w:sz="0" w:space="0" w:color="auto"/>
            <w:bottom w:val="none" w:sz="0" w:space="0" w:color="auto"/>
            <w:right w:val="none" w:sz="0" w:space="0" w:color="auto"/>
          </w:divBdr>
        </w:div>
        <w:div w:id="667171178">
          <w:marLeft w:val="480"/>
          <w:marRight w:val="0"/>
          <w:marTop w:val="0"/>
          <w:marBottom w:val="0"/>
          <w:divBdr>
            <w:top w:val="none" w:sz="0" w:space="0" w:color="auto"/>
            <w:left w:val="none" w:sz="0" w:space="0" w:color="auto"/>
            <w:bottom w:val="none" w:sz="0" w:space="0" w:color="auto"/>
            <w:right w:val="none" w:sz="0" w:space="0" w:color="auto"/>
          </w:divBdr>
        </w:div>
        <w:div w:id="675231207">
          <w:marLeft w:val="480"/>
          <w:marRight w:val="0"/>
          <w:marTop w:val="0"/>
          <w:marBottom w:val="0"/>
          <w:divBdr>
            <w:top w:val="none" w:sz="0" w:space="0" w:color="auto"/>
            <w:left w:val="none" w:sz="0" w:space="0" w:color="auto"/>
            <w:bottom w:val="none" w:sz="0" w:space="0" w:color="auto"/>
            <w:right w:val="none" w:sz="0" w:space="0" w:color="auto"/>
          </w:divBdr>
        </w:div>
        <w:div w:id="763962576">
          <w:marLeft w:val="480"/>
          <w:marRight w:val="0"/>
          <w:marTop w:val="0"/>
          <w:marBottom w:val="0"/>
          <w:divBdr>
            <w:top w:val="none" w:sz="0" w:space="0" w:color="auto"/>
            <w:left w:val="none" w:sz="0" w:space="0" w:color="auto"/>
            <w:bottom w:val="none" w:sz="0" w:space="0" w:color="auto"/>
            <w:right w:val="none" w:sz="0" w:space="0" w:color="auto"/>
          </w:divBdr>
        </w:div>
        <w:div w:id="791094432">
          <w:marLeft w:val="480"/>
          <w:marRight w:val="0"/>
          <w:marTop w:val="0"/>
          <w:marBottom w:val="0"/>
          <w:divBdr>
            <w:top w:val="none" w:sz="0" w:space="0" w:color="auto"/>
            <w:left w:val="none" w:sz="0" w:space="0" w:color="auto"/>
            <w:bottom w:val="none" w:sz="0" w:space="0" w:color="auto"/>
            <w:right w:val="none" w:sz="0" w:space="0" w:color="auto"/>
          </w:divBdr>
        </w:div>
        <w:div w:id="817844375">
          <w:marLeft w:val="480"/>
          <w:marRight w:val="0"/>
          <w:marTop w:val="0"/>
          <w:marBottom w:val="0"/>
          <w:divBdr>
            <w:top w:val="none" w:sz="0" w:space="0" w:color="auto"/>
            <w:left w:val="none" w:sz="0" w:space="0" w:color="auto"/>
            <w:bottom w:val="none" w:sz="0" w:space="0" w:color="auto"/>
            <w:right w:val="none" w:sz="0" w:space="0" w:color="auto"/>
          </w:divBdr>
        </w:div>
        <w:div w:id="820342290">
          <w:marLeft w:val="480"/>
          <w:marRight w:val="0"/>
          <w:marTop w:val="0"/>
          <w:marBottom w:val="0"/>
          <w:divBdr>
            <w:top w:val="none" w:sz="0" w:space="0" w:color="auto"/>
            <w:left w:val="none" w:sz="0" w:space="0" w:color="auto"/>
            <w:bottom w:val="none" w:sz="0" w:space="0" w:color="auto"/>
            <w:right w:val="none" w:sz="0" w:space="0" w:color="auto"/>
          </w:divBdr>
        </w:div>
        <w:div w:id="853611844">
          <w:marLeft w:val="480"/>
          <w:marRight w:val="0"/>
          <w:marTop w:val="0"/>
          <w:marBottom w:val="0"/>
          <w:divBdr>
            <w:top w:val="none" w:sz="0" w:space="0" w:color="auto"/>
            <w:left w:val="none" w:sz="0" w:space="0" w:color="auto"/>
            <w:bottom w:val="none" w:sz="0" w:space="0" w:color="auto"/>
            <w:right w:val="none" w:sz="0" w:space="0" w:color="auto"/>
          </w:divBdr>
        </w:div>
        <w:div w:id="864901832">
          <w:marLeft w:val="480"/>
          <w:marRight w:val="0"/>
          <w:marTop w:val="0"/>
          <w:marBottom w:val="0"/>
          <w:divBdr>
            <w:top w:val="none" w:sz="0" w:space="0" w:color="auto"/>
            <w:left w:val="none" w:sz="0" w:space="0" w:color="auto"/>
            <w:bottom w:val="none" w:sz="0" w:space="0" w:color="auto"/>
            <w:right w:val="none" w:sz="0" w:space="0" w:color="auto"/>
          </w:divBdr>
        </w:div>
        <w:div w:id="887449200">
          <w:marLeft w:val="480"/>
          <w:marRight w:val="0"/>
          <w:marTop w:val="0"/>
          <w:marBottom w:val="0"/>
          <w:divBdr>
            <w:top w:val="none" w:sz="0" w:space="0" w:color="auto"/>
            <w:left w:val="none" w:sz="0" w:space="0" w:color="auto"/>
            <w:bottom w:val="none" w:sz="0" w:space="0" w:color="auto"/>
            <w:right w:val="none" w:sz="0" w:space="0" w:color="auto"/>
          </w:divBdr>
        </w:div>
        <w:div w:id="917250190">
          <w:marLeft w:val="480"/>
          <w:marRight w:val="0"/>
          <w:marTop w:val="0"/>
          <w:marBottom w:val="0"/>
          <w:divBdr>
            <w:top w:val="none" w:sz="0" w:space="0" w:color="auto"/>
            <w:left w:val="none" w:sz="0" w:space="0" w:color="auto"/>
            <w:bottom w:val="none" w:sz="0" w:space="0" w:color="auto"/>
            <w:right w:val="none" w:sz="0" w:space="0" w:color="auto"/>
          </w:divBdr>
        </w:div>
        <w:div w:id="934634975">
          <w:marLeft w:val="480"/>
          <w:marRight w:val="0"/>
          <w:marTop w:val="0"/>
          <w:marBottom w:val="0"/>
          <w:divBdr>
            <w:top w:val="none" w:sz="0" w:space="0" w:color="auto"/>
            <w:left w:val="none" w:sz="0" w:space="0" w:color="auto"/>
            <w:bottom w:val="none" w:sz="0" w:space="0" w:color="auto"/>
            <w:right w:val="none" w:sz="0" w:space="0" w:color="auto"/>
          </w:divBdr>
        </w:div>
        <w:div w:id="943928237">
          <w:marLeft w:val="480"/>
          <w:marRight w:val="0"/>
          <w:marTop w:val="0"/>
          <w:marBottom w:val="0"/>
          <w:divBdr>
            <w:top w:val="none" w:sz="0" w:space="0" w:color="auto"/>
            <w:left w:val="none" w:sz="0" w:space="0" w:color="auto"/>
            <w:bottom w:val="none" w:sz="0" w:space="0" w:color="auto"/>
            <w:right w:val="none" w:sz="0" w:space="0" w:color="auto"/>
          </w:divBdr>
        </w:div>
        <w:div w:id="965087894">
          <w:marLeft w:val="480"/>
          <w:marRight w:val="0"/>
          <w:marTop w:val="0"/>
          <w:marBottom w:val="0"/>
          <w:divBdr>
            <w:top w:val="none" w:sz="0" w:space="0" w:color="auto"/>
            <w:left w:val="none" w:sz="0" w:space="0" w:color="auto"/>
            <w:bottom w:val="none" w:sz="0" w:space="0" w:color="auto"/>
            <w:right w:val="none" w:sz="0" w:space="0" w:color="auto"/>
          </w:divBdr>
        </w:div>
        <w:div w:id="1133209348">
          <w:marLeft w:val="480"/>
          <w:marRight w:val="0"/>
          <w:marTop w:val="0"/>
          <w:marBottom w:val="0"/>
          <w:divBdr>
            <w:top w:val="none" w:sz="0" w:space="0" w:color="auto"/>
            <w:left w:val="none" w:sz="0" w:space="0" w:color="auto"/>
            <w:bottom w:val="none" w:sz="0" w:space="0" w:color="auto"/>
            <w:right w:val="none" w:sz="0" w:space="0" w:color="auto"/>
          </w:divBdr>
        </w:div>
        <w:div w:id="1151017297">
          <w:marLeft w:val="480"/>
          <w:marRight w:val="0"/>
          <w:marTop w:val="0"/>
          <w:marBottom w:val="0"/>
          <w:divBdr>
            <w:top w:val="none" w:sz="0" w:space="0" w:color="auto"/>
            <w:left w:val="none" w:sz="0" w:space="0" w:color="auto"/>
            <w:bottom w:val="none" w:sz="0" w:space="0" w:color="auto"/>
            <w:right w:val="none" w:sz="0" w:space="0" w:color="auto"/>
          </w:divBdr>
        </w:div>
        <w:div w:id="1328558147">
          <w:marLeft w:val="480"/>
          <w:marRight w:val="0"/>
          <w:marTop w:val="0"/>
          <w:marBottom w:val="0"/>
          <w:divBdr>
            <w:top w:val="none" w:sz="0" w:space="0" w:color="auto"/>
            <w:left w:val="none" w:sz="0" w:space="0" w:color="auto"/>
            <w:bottom w:val="none" w:sz="0" w:space="0" w:color="auto"/>
            <w:right w:val="none" w:sz="0" w:space="0" w:color="auto"/>
          </w:divBdr>
        </w:div>
        <w:div w:id="1348481285">
          <w:marLeft w:val="480"/>
          <w:marRight w:val="0"/>
          <w:marTop w:val="0"/>
          <w:marBottom w:val="0"/>
          <w:divBdr>
            <w:top w:val="none" w:sz="0" w:space="0" w:color="auto"/>
            <w:left w:val="none" w:sz="0" w:space="0" w:color="auto"/>
            <w:bottom w:val="none" w:sz="0" w:space="0" w:color="auto"/>
            <w:right w:val="none" w:sz="0" w:space="0" w:color="auto"/>
          </w:divBdr>
        </w:div>
        <w:div w:id="1349017970">
          <w:marLeft w:val="480"/>
          <w:marRight w:val="0"/>
          <w:marTop w:val="0"/>
          <w:marBottom w:val="0"/>
          <w:divBdr>
            <w:top w:val="none" w:sz="0" w:space="0" w:color="auto"/>
            <w:left w:val="none" w:sz="0" w:space="0" w:color="auto"/>
            <w:bottom w:val="none" w:sz="0" w:space="0" w:color="auto"/>
            <w:right w:val="none" w:sz="0" w:space="0" w:color="auto"/>
          </w:divBdr>
        </w:div>
        <w:div w:id="1377271612">
          <w:marLeft w:val="480"/>
          <w:marRight w:val="0"/>
          <w:marTop w:val="0"/>
          <w:marBottom w:val="0"/>
          <w:divBdr>
            <w:top w:val="none" w:sz="0" w:space="0" w:color="auto"/>
            <w:left w:val="none" w:sz="0" w:space="0" w:color="auto"/>
            <w:bottom w:val="none" w:sz="0" w:space="0" w:color="auto"/>
            <w:right w:val="none" w:sz="0" w:space="0" w:color="auto"/>
          </w:divBdr>
        </w:div>
        <w:div w:id="1391224438">
          <w:marLeft w:val="480"/>
          <w:marRight w:val="0"/>
          <w:marTop w:val="0"/>
          <w:marBottom w:val="0"/>
          <w:divBdr>
            <w:top w:val="none" w:sz="0" w:space="0" w:color="auto"/>
            <w:left w:val="none" w:sz="0" w:space="0" w:color="auto"/>
            <w:bottom w:val="none" w:sz="0" w:space="0" w:color="auto"/>
            <w:right w:val="none" w:sz="0" w:space="0" w:color="auto"/>
          </w:divBdr>
        </w:div>
        <w:div w:id="1405451963">
          <w:marLeft w:val="480"/>
          <w:marRight w:val="0"/>
          <w:marTop w:val="0"/>
          <w:marBottom w:val="0"/>
          <w:divBdr>
            <w:top w:val="none" w:sz="0" w:space="0" w:color="auto"/>
            <w:left w:val="none" w:sz="0" w:space="0" w:color="auto"/>
            <w:bottom w:val="none" w:sz="0" w:space="0" w:color="auto"/>
            <w:right w:val="none" w:sz="0" w:space="0" w:color="auto"/>
          </w:divBdr>
        </w:div>
        <w:div w:id="1439133530">
          <w:marLeft w:val="480"/>
          <w:marRight w:val="0"/>
          <w:marTop w:val="0"/>
          <w:marBottom w:val="0"/>
          <w:divBdr>
            <w:top w:val="none" w:sz="0" w:space="0" w:color="auto"/>
            <w:left w:val="none" w:sz="0" w:space="0" w:color="auto"/>
            <w:bottom w:val="none" w:sz="0" w:space="0" w:color="auto"/>
            <w:right w:val="none" w:sz="0" w:space="0" w:color="auto"/>
          </w:divBdr>
        </w:div>
        <w:div w:id="1451513669">
          <w:marLeft w:val="480"/>
          <w:marRight w:val="0"/>
          <w:marTop w:val="0"/>
          <w:marBottom w:val="0"/>
          <w:divBdr>
            <w:top w:val="none" w:sz="0" w:space="0" w:color="auto"/>
            <w:left w:val="none" w:sz="0" w:space="0" w:color="auto"/>
            <w:bottom w:val="none" w:sz="0" w:space="0" w:color="auto"/>
            <w:right w:val="none" w:sz="0" w:space="0" w:color="auto"/>
          </w:divBdr>
        </w:div>
        <w:div w:id="1619292286">
          <w:marLeft w:val="480"/>
          <w:marRight w:val="0"/>
          <w:marTop w:val="0"/>
          <w:marBottom w:val="0"/>
          <w:divBdr>
            <w:top w:val="none" w:sz="0" w:space="0" w:color="auto"/>
            <w:left w:val="none" w:sz="0" w:space="0" w:color="auto"/>
            <w:bottom w:val="none" w:sz="0" w:space="0" w:color="auto"/>
            <w:right w:val="none" w:sz="0" w:space="0" w:color="auto"/>
          </w:divBdr>
        </w:div>
        <w:div w:id="1641499840">
          <w:marLeft w:val="480"/>
          <w:marRight w:val="0"/>
          <w:marTop w:val="0"/>
          <w:marBottom w:val="0"/>
          <w:divBdr>
            <w:top w:val="none" w:sz="0" w:space="0" w:color="auto"/>
            <w:left w:val="none" w:sz="0" w:space="0" w:color="auto"/>
            <w:bottom w:val="none" w:sz="0" w:space="0" w:color="auto"/>
            <w:right w:val="none" w:sz="0" w:space="0" w:color="auto"/>
          </w:divBdr>
        </w:div>
        <w:div w:id="1667854535">
          <w:marLeft w:val="480"/>
          <w:marRight w:val="0"/>
          <w:marTop w:val="0"/>
          <w:marBottom w:val="0"/>
          <w:divBdr>
            <w:top w:val="none" w:sz="0" w:space="0" w:color="auto"/>
            <w:left w:val="none" w:sz="0" w:space="0" w:color="auto"/>
            <w:bottom w:val="none" w:sz="0" w:space="0" w:color="auto"/>
            <w:right w:val="none" w:sz="0" w:space="0" w:color="auto"/>
          </w:divBdr>
        </w:div>
        <w:div w:id="1706833963">
          <w:marLeft w:val="480"/>
          <w:marRight w:val="0"/>
          <w:marTop w:val="0"/>
          <w:marBottom w:val="0"/>
          <w:divBdr>
            <w:top w:val="none" w:sz="0" w:space="0" w:color="auto"/>
            <w:left w:val="none" w:sz="0" w:space="0" w:color="auto"/>
            <w:bottom w:val="none" w:sz="0" w:space="0" w:color="auto"/>
            <w:right w:val="none" w:sz="0" w:space="0" w:color="auto"/>
          </w:divBdr>
        </w:div>
        <w:div w:id="1712417577">
          <w:marLeft w:val="480"/>
          <w:marRight w:val="0"/>
          <w:marTop w:val="0"/>
          <w:marBottom w:val="0"/>
          <w:divBdr>
            <w:top w:val="none" w:sz="0" w:space="0" w:color="auto"/>
            <w:left w:val="none" w:sz="0" w:space="0" w:color="auto"/>
            <w:bottom w:val="none" w:sz="0" w:space="0" w:color="auto"/>
            <w:right w:val="none" w:sz="0" w:space="0" w:color="auto"/>
          </w:divBdr>
        </w:div>
        <w:div w:id="1737361564">
          <w:marLeft w:val="480"/>
          <w:marRight w:val="0"/>
          <w:marTop w:val="0"/>
          <w:marBottom w:val="0"/>
          <w:divBdr>
            <w:top w:val="none" w:sz="0" w:space="0" w:color="auto"/>
            <w:left w:val="none" w:sz="0" w:space="0" w:color="auto"/>
            <w:bottom w:val="none" w:sz="0" w:space="0" w:color="auto"/>
            <w:right w:val="none" w:sz="0" w:space="0" w:color="auto"/>
          </w:divBdr>
        </w:div>
        <w:div w:id="1737362613">
          <w:marLeft w:val="480"/>
          <w:marRight w:val="0"/>
          <w:marTop w:val="0"/>
          <w:marBottom w:val="0"/>
          <w:divBdr>
            <w:top w:val="none" w:sz="0" w:space="0" w:color="auto"/>
            <w:left w:val="none" w:sz="0" w:space="0" w:color="auto"/>
            <w:bottom w:val="none" w:sz="0" w:space="0" w:color="auto"/>
            <w:right w:val="none" w:sz="0" w:space="0" w:color="auto"/>
          </w:divBdr>
        </w:div>
        <w:div w:id="1740446955">
          <w:marLeft w:val="480"/>
          <w:marRight w:val="0"/>
          <w:marTop w:val="0"/>
          <w:marBottom w:val="0"/>
          <w:divBdr>
            <w:top w:val="none" w:sz="0" w:space="0" w:color="auto"/>
            <w:left w:val="none" w:sz="0" w:space="0" w:color="auto"/>
            <w:bottom w:val="none" w:sz="0" w:space="0" w:color="auto"/>
            <w:right w:val="none" w:sz="0" w:space="0" w:color="auto"/>
          </w:divBdr>
        </w:div>
        <w:div w:id="1796211139">
          <w:marLeft w:val="480"/>
          <w:marRight w:val="0"/>
          <w:marTop w:val="0"/>
          <w:marBottom w:val="0"/>
          <w:divBdr>
            <w:top w:val="none" w:sz="0" w:space="0" w:color="auto"/>
            <w:left w:val="none" w:sz="0" w:space="0" w:color="auto"/>
            <w:bottom w:val="none" w:sz="0" w:space="0" w:color="auto"/>
            <w:right w:val="none" w:sz="0" w:space="0" w:color="auto"/>
          </w:divBdr>
        </w:div>
        <w:div w:id="1826972387">
          <w:marLeft w:val="480"/>
          <w:marRight w:val="0"/>
          <w:marTop w:val="0"/>
          <w:marBottom w:val="0"/>
          <w:divBdr>
            <w:top w:val="none" w:sz="0" w:space="0" w:color="auto"/>
            <w:left w:val="none" w:sz="0" w:space="0" w:color="auto"/>
            <w:bottom w:val="none" w:sz="0" w:space="0" w:color="auto"/>
            <w:right w:val="none" w:sz="0" w:space="0" w:color="auto"/>
          </w:divBdr>
        </w:div>
        <w:div w:id="1840928878">
          <w:marLeft w:val="480"/>
          <w:marRight w:val="0"/>
          <w:marTop w:val="0"/>
          <w:marBottom w:val="0"/>
          <w:divBdr>
            <w:top w:val="none" w:sz="0" w:space="0" w:color="auto"/>
            <w:left w:val="none" w:sz="0" w:space="0" w:color="auto"/>
            <w:bottom w:val="none" w:sz="0" w:space="0" w:color="auto"/>
            <w:right w:val="none" w:sz="0" w:space="0" w:color="auto"/>
          </w:divBdr>
        </w:div>
        <w:div w:id="1857619913">
          <w:marLeft w:val="480"/>
          <w:marRight w:val="0"/>
          <w:marTop w:val="0"/>
          <w:marBottom w:val="0"/>
          <w:divBdr>
            <w:top w:val="none" w:sz="0" w:space="0" w:color="auto"/>
            <w:left w:val="none" w:sz="0" w:space="0" w:color="auto"/>
            <w:bottom w:val="none" w:sz="0" w:space="0" w:color="auto"/>
            <w:right w:val="none" w:sz="0" w:space="0" w:color="auto"/>
          </w:divBdr>
        </w:div>
        <w:div w:id="1869298496">
          <w:marLeft w:val="480"/>
          <w:marRight w:val="0"/>
          <w:marTop w:val="0"/>
          <w:marBottom w:val="0"/>
          <w:divBdr>
            <w:top w:val="none" w:sz="0" w:space="0" w:color="auto"/>
            <w:left w:val="none" w:sz="0" w:space="0" w:color="auto"/>
            <w:bottom w:val="none" w:sz="0" w:space="0" w:color="auto"/>
            <w:right w:val="none" w:sz="0" w:space="0" w:color="auto"/>
          </w:divBdr>
        </w:div>
        <w:div w:id="1880047277">
          <w:marLeft w:val="480"/>
          <w:marRight w:val="0"/>
          <w:marTop w:val="0"/>
          <w:marBottom w:val="0"/>
          <w:divBdr>
            <w:top w:val="none" w:sz="0" w:space="0" w:color="auto"/>
            <w:left w:val="none" w:sz="0" w:space="0" w:color="auto"/>
            <w:bottom w:val="none" w:sz="0" w:space="0" w:color="auto"/>
            <w:right w:val="none" w:sz="0" w:space="0" w:color="auto"/>
          </w:divBdr>
        </w:div>
        <w:div w:id="1904488359">
          <w:marLeft w:val="480"/>
          <w:marRight w:val="0"/>
          <w:marTop w:val="0"/>
          <w:marBottom w:val="0"/>
          <w:divBdr>
            <w:top w:val="none" w:sz="0" w:space="0" w:color="auto"/>
            <w:left w:val="none" w:sz="0" w:space="0" w:color="auto"/>
            <w:bottom w:val="none" w:sz="0" w:space="0" w:color="auto"/>
            <w:right w:val="none" w:sz="0" w:space="0" w:color="auto"/>
          </w:divBdr>
        </w:div>
        <w:div w:id="2005664694">
          <w:marLeft w:val="480"/>
          <w:marRight w:val="0"/>
          <w:marTop w:val="0"/>
          <w:marBottom w:val="0"/>
          <w:divBdr>
            <w:top w:val="none" w:sz="0" w:space="0" w:color="auto"/>
            <w:left w:val="none" w:sz="0" w:space="0" w:color="auto"/>
            <w:bottom w:val="none" w:sz="0" w:space="0" w:color="auto"/>
            <w:right w:val="none" w:sz="0" w:space="0" w:color="auto"/>
          </w:divBdr>
        </w:div>
        <w:div w:id="2125077336">
          <w:marLeft w:val="480"/>
          <w:marRight w:val="0"/>
          <w:marTop w:val="0"/>
          <w:marBottom w:val="0"/>
          <w:divBdr>
            <w:top w:val="none" w:sz="0" w:space="0" w:color="auto"/>
            <w:left w:val="none" w:sz="0" w:space="0" w:color="auto"/>
            <w:bottom w:val="none" w:sz="0" w:space="0" w:color="auto"/>
            <w:right w:val="none" w:sz="0" w:space="0" w:color="auto"/>
          </w:divBdr>
        </w:div>
      </w:divsChild>
    </w:div>
    <w:div w:id="52192629">
      <w:bodyDiv w:val="1"/>
      <w:marLeft w:val="0"/>
      <w:marRight w:val="0"/>
      <w:marTop w:val="0"/>
      <w:marBottom w:val="0"/>
      <w:divBdr>
        <w:top w:val="none" w:sz="0" w:space="0" w:color="auto"/>
        <w:left w:val="none" w:sz="0" w:space="0" w:color="auto"/>
        <w:bottom w:val="none" w:sz="0" w:space="0" w:color="auto"/>
        <w:right w:val="none" w:sz="0" w:space="0" w:color="auto"/>
      </w:divBdr>
      <w:divsChild>
        <w:div w:id="124088189">
          <w:marLeft w:val="480"/>
          <w:marRight w:val="0"/>
          <w:marTop w:val="0"/>
          <w:marBottom w:val="0"/>
          <w:divBdr>
            <w:top w:val="none" w:sz="0" w:space="0" w:color="auto"/>
            <w:left w:val="none" w:sz="0" w:space="0" w:color="auto"/>
            <w:bottom w:val="none" w:sz="0" w:space="0" w:color="auto"/>
            <w:right w:val="none" w:sz="0" w:space="0" w:color="auto"/>
          </w:divBdr>
        </w:div>
        <w:div w:id="149488285">
          <w:marLeft w:val="480"/>
          <w:marRight w:val="0"/>
          <w:marTop w:val="0"/>
          <w:marBottom w:val="0"/>
          <w:divBdr>
            <w:top w:val="none" w:sz="0" w:space="0" w:color="auto"/>
            <w:left w:val="none" w:sz="0" w:space="0" w:color="auto"/>
            <w:bottom w:val="none" w:sz="0" w:space="0" w:color="auto"/>
            <w:right w:val="none" w:sz="0" w:space="0" w:color="auto"/>
          </w:divBdr>
        </w:div>
        <w:div w:id="351876563">
          <w:marLeft w:val="480"/>
          <w:marRight w:val="0"/>
          <w:marTop w:val="0"/>
          <w:marBottom w:val="0"/>
          <w:divBdr>
            <w:top w:val="none" w:sz="0" w:space="0" w:color="auto"/>
            <w:left w:val="none" w:sz="0" w:space="0" w:color="auto"/>
            <w:bottom w:val="none" w:sz="0" w:space="0" w:color="auto"/>
            <w:right w:val="none" w:sz="0" w:space="0" w:color="auto"/>
          </w:divBdr>
        </w:div>
        <w:div w:id="356657971">
          <w:marLeft w:val="480"/>
          <w:marRight w:val="0"/>
          <w:marTop w:val="0"/>
          <w:marBottom w:val="0"/>
          <w:divBdr>
            <w:top w:val="none" w:sz="0" w:space="0" w:color="auto"/>
            <w:left w:val="none" w:sz="0" w:space="0" w:color="auto"/>
            <w:bottom w:val="none" w:sz="0" w:space="0" w:color="auto"/>
            <w:right w:val="none" w:sz="0" w:space="0" w:color="auto"/>
          </w:divBdr>
        </w:div>
        <w:div w:id="365566023">
          <w:marLeft w:val="480"/>
          <w:marRight w:val="0"/>
          <w:marTop w:val="0"/>
          <w:marBottom w:val="0"/>
          <w:divBdr>
            <w:top w:val="none" w:sz="0" w:space="0" w:color="auto"/>
            <w:left w:val="none" w:sz="0" w:space="0" w:color="auto"/>
            <w:bottom w:val="none" w:sz="0" w:space="0" w:color="auto"/>
            <w:right w:val="none" w:sz="0" w:space="0" w:color="auto"/>
          </w:divBdr>
        </w:div>
        <w:div w:id="401757149">
          <w:marLeft w:val="480"/>
          <w:marRight w:val="0"/>
          <w:marTop w:val="0"/>
          <w:marBottom w:val="0"/>
          <w:divBdr>
            <w:top w:val="none" w:sz="0" w:space="0" w:color="auto"/>
            <w:left w:val="none" w:sz="0" w:space="0" w:color="auto"/>
            <w:bottom w:val="none" w:sz="0" w:space="0" w:color="auto"/>
            <w:right w:val="none" w:sz="0" w:space="0" w:color="auto"/>
          </w:divBdr>
        </w:div>
        <w:div w:id="404645212">
          <w:marLeft w:val="480"/>
          <w:marRight w:val="0"/>
          <w:marTop w:val="0"/>
          <w:marBottom w:val="0"/>
          <w:divBdr>
            <w:top w:val="none" w:sz="0" w:space="0" w:color="auto"/>
            <w:left w:val="none" w:sz="0" w:space="0" w:color="auto"/>
            <w:bottom w:val="none" w:sz="0" w:space="0" w:color="auto"/>
            <w:right w:val="none" w:sz="0" w:space="0" w:color="auto"/>
          </w:divBdr>
        </w:div>
        <w:div w:id="426196492">
          <w:marLeft w:val="480"/>
          <w:marRight w:val="0"/>
          <w:marTop w:val="0"/>
          <w:marBottom w:val="0"/>
          <w:divBdr>
            <w:top w:val="none" w:sz="0" w:space="0" w:color="auto"/>
            <w:left w:val="none" w:sz="0" w:space="0" w:color="auto"/>
            <w:bottom w:val="none" w:sz="0" w:space="0" w:color="auto"/>
            <w:right w:val="none" w:sz="0" w:space="0" w:color="auto"/>
          </w:divBdr>
        </w:div>
        <w:div w:id="445317822">
          <w:marLeft w:val="480"/>
          <w:marRight w:val="0"/>
          <w:marTop w:val="0"/>
          <w:marBottom w:val="0"/>
          <w:divBdr>
            <w:top w:val="none" w:sz="0" w:space="0" w:color="auto"/>
            <w:left w:val="none" w:sz="0" w:space="0" w:color="auto"/>
            <w:bottom w:val="none" w:sz="0" w:space="0" w:color="auto"/>
            <w:right w:val="none" w:sz="0" w:space="0" w:color="auto"/>
          </w:divBdr>
        </w:div>
        <w:div w:id="458499647">
          <w:marLeft w:val="480"/>
          <w:marRight w:val="0"/>
          <w:marTop w:val="0"/>
          <w:marBottom w:val="0"/>
          <w:divBdr>
            <w:top w:val="none" w:sz="0" w:space="0" w:color="auto"/>
            <w:left w:val="none" w:sz="0" w:space="0" w:color="auto"/>
            <w:bottom w:val="none" w:sz="0" w:space="0" w:color="auto"/>
            <w:right w:val="none" w:sz="0" w:space="0" w:color="auto"/>
          </w:divBdr>
        </w:div>
        <w:div w:id="505900998">
          <w:marLeft w:val="480"/>
          <w:marRight w:val="0"/>
          <w:marTop w:val="0"/>
          <w:marBottom w:val="0"/>
          <w:divBdr>
            <w:top w:val="none" w:sz="0" w:space="0" w:color="auto"/>
            <w:left w:val="none" w:sz="0" w:space="0" w:color="auto"/>
            <w:bottom w:val="none" w:sz="0" w:space="0" w:color="auto"/>
            <w:right w:val="none" w:sz="0" w:space="0" w:color="auto"/>
          </w:divBdr>
        </w:div>
        <w:div w:id="587541533">
          <w:marLeft w:val="480"/>
          <w:marRight w:val="0"/>
          <w:marTop w:val="0"/>
          <w:marBottom w:val="0"/>
          <w:divBdr>
            <w:top w:val="none" w:sz="0" w:space="0" w:color="auto"/>
            <w:left w:val="none" w:sz="0" w:space="0" w:color="auto"/>
            <w:bottom w:val="none" w:sz="0" w:space="0" w:color="auto"/>
            <w:right w:val="none" w:sz="0" w:space="0" w:color="auto"/>
          </w:divBdr>
        </w:div>
        <w:div w:id="590429483">
          <w:marLeft w:val="480"/>
          <w:marRight w:val="0"/>
          <w:marTop w:val="0"/>
          <w:marBottom w:val="0"/>
          <w:divBdr>
            <w:top w:val="none" w:sz="0" w:space="0" w:color="auto"/>
            <w:left w:val="none" w:sz="0" w:space="0" w:color="auto"/>
            <w:bottom w:val="none" w:sz="0" w:space="0" w:color="auto"/>
            <w:right w:val="none" w:sz="0" w:space="0" w:color="auto"/>
          </w:divBdr>
        </w:div>
        <w:div w:id="609434831">
          <w:marLeft w:val="480"/>
          <w:marRight w:val="0"/>
          <w:marTop w:val="0"/>
          <w:marBottom w:val="0"/>
          <w:divBdr>
            <w:top w:val="none" w:sz="0" w:space="0" w:color="auto"/>
            <w:left w:val="none" w:sz="0" w:space="0" w:color="auto"/>
            <w:bottom w:val="none" w:sz="0" w:space="0" w:color="auto"/>
            <w:right w:val="none" w:sz="0" w:space="0" w:color="auto"/>
          </w:divBdr>
        </w:div>
        <w:div w:id="646131973">
          <w:marLeft w:val="480"/>
          <w:marRight w:val="0"/>
          <w:marTop w:val="0"/>
          <w:marBottom w:val="0"/>
          <w:divBdr>
            <w:top w:val="none" w:sz="0" w:space="0" w:color="auto"/>
            <w:left w:val="none" w:sz="0" w:space="0" w:color="auto"/>
            <w:bottom w:val="none" w:sz="0" w:space="0" w:color="auto"/>
            <w:right w:val="none" w:sz="0" w:space="0" w:color="auto"/>
          </w:divBdr>
        </w:div>
        <w:div w:id="669060875">
          <w:marLeft w:val="480"/>
          <w:marRight w:val="0"/>
          <w:marTop w:val="0"/>
          <w:marBottom w:val="0"/>
          <w:divBdr>
            <w:top w:val="none" w:sz="0" w:space="0" w:color="auto"/>
            <w:left w:val="none" w:sz="0" w:space="0" w:color="auto"/>
            <w:bottom w:val="none" w:sz="0" w:space="0" w:color="auto"/>
            <w:right w:val="none" w:sz="0" w:space="0" w:color="auto"/>
          </w:divBdr>
        </w:div>
        <w:div w:id="672298083">
          <w:marLeft w:val="480"/>
          <w:marRight w:val="0"/>
          <w:marTop w:val="0"/>
          <w:marBottom w:val="0"/>
          <w:divBdr>
            <w:top w:val="none" w:sz="0" w:space="0" w:color="auto"/>
            <w:left w:val="none" w:sz="0" w:space="0" w:color="auto"/>
            <w:bottom w:val="none" w:sz="0" w:space="0" w:color="auto"/>
            <w:right w:val="none" w:sz="0" w:space="0" w:color="auto"/>
          </w:divBdr>
        </w:div>
        <w:div w:id="683286988">
          <w:marLeft w:val="480"/>
          <w:marRight w:val="0"/>
          <w:marTop w:val="0"/>
          <w:marBottom w:val="0"/>
          <w:divBdr>
            <w:top w:val="none" w:sz="0" w:space="0" w:color="auto"/>
            <w:left w:val="none" w:sz="0" w:space="0" w:color="auto"/>
            <w:bottom w:val="none" w:sz="0" w:space="0" w:color="auto"/>
            <w:right w:val="none" w:sz="0" w:space="0" w:color="auto"/>
          </w:divBdr>
        </w:div>
        <w:div w:id="708142352">
          <w:marLeft w:val="480"/>
          <w:marRight w:val="0"/>
          <w:marTop w:val="0"/>
          <w:marBottom w:val="0"/>
          <w:divBdr>
            <w:top w:val="none" w:sz="0" w:space="0" w:color="auto"/>
            <w:left w:val="none" w:sz="0" w:space="0" w:color="auto"/>
            <w:bottom w:val="none" w:sz="0" w:space="0" w:color="auto"/>
            <w:right w:val="none" w:sz="0" w:space="0" w:color="auto"/>
          </w:divBdr>
        </w:div>
        <w:div w:id="800727888">
          <w:marLeft w:val="480"/>
          <w:marRight w:val="0"/>
          <w:marTop w:val="0"/>
          <w:marBottom w:val="0"/>
          <w:divBdr>
            <w:top w:val="none" w:sz="0" w:space="0" w:color="auto"/>
            <w:left w:val="none" w:sz="0" w:space="0" w:color="auto"/>
            <w:bottom w:val="none" w:sz="0" w:space="0" w:color="auto"/>
            <w:right w:val="none" w:sz="0" w:space="0" w:color="auto"/>
          </w:divBdr>
        </w:div>
        <w:div w:id="874655957">
          <w:marLeft w:val="480"/>
          <w:marRight w:val="0"/>
          <w:marTop w:val="0"/>
          <w:marBottom w:val="0"/>
          <w:divBdr>
            <w:top w:val="none" w:sz="0" w:space="0" w:color="auto"/>
            <w:left w:val="none" w:sz="0" w:space="0" w:color="auto"/>
            <w:bottom w:val="none" w:sz="0" w:space="0" w:color="auto"/>
            <w:right w:val="none" w:sz="0" w:space="0" w:color="auto"/>
          </w:divBdr>
        </w:div>
        <w:div w:id="927228313">
          <w:marLeft w:val="480"/>
          <w:marRight w:val="0"/>
          <w:marTop w:val="0"/>
          <w:marBottom w:val="0"/>
          <w:divBdr>
            <w:top w:val="none" w:sz="0" w:space="0" w:color="auto"/>
            <w:left w:val="none" w:sz="0" w:space="0" w:color="auto"/>
            <w:bottom w:val="none" w:sz="0" w:space="0" w:color="auto"/>
            <w:right w:val="none" w:sz="0" w:space="0" w:color="auto"/>
          </w:divBdr>
        </w:div>
        <w:div w:id="946695851">
          <w:marLeft w:val="480"/>
          <w:marRight w:val="0"/>
          <w:marTop w:val="0"/>
          <w:marBottom w:val="0"/>
          <w:divBdr>
            <w:top w:val="none" w:sz="0" w:space="0" w:color="auto"/>
            <w:left w:val="none" w:sz="0" w:space="0" w:color="auto"/>
            <w:bottom w:val="none" w:sz="0" w:space="0" w:color="auto"/>
            <w:right w:val="none" w:sz="0" w:space="0" w:color="auto"/>
          </w:divBdr>
        </w:div>
        <w:div w:id="1010713710">
          <w:marLeft w:val="480"/>
          <w:marRight w:val="0"/>
          <w:marTop w:val="0"/>
          <w:marBottom w:val="0"/>
          <w:divBdr>
            <w:top w:val="none" w:sz="0" w:space="0" w:color="auto"/>
            <w:left w:val="none" w:sz="0" w:space="0" w:color="auto"/>
            <w:bottom w:val="none" w:sz="0" w:space="0" w:color="auto"/>
            <w:right w:val="none" w:sz="0" w:space="0" w:color="auto"/>
          </w:divBdr>
        </w:div>
        <w:div w:id="1030570353">
          <w:marLeft w:val="480"/>
          <w:marRight w:val="0"/>
          <w:marTop w:val="0"/>
          <w:marBottom w:val="0"/>
          <w:divBdr>
            <w:top w:val="none" w:sz="0" w:space="0" w:color="auto"/>
            <w:left w:val="none" w:sz="0" w:space="0" w:color="auto"/>
            <w:bottom w:val="none" w:sz="0" w:space="0" w:color="auto"/>
            <w:right w:val="none" w:sz="0" w:space="0" w:color="auto"/>
          </w:divBdr>
        </w:div>
        <w:div w:id="1085414377">
          <w:marLeft w:val="480"/>
          <w:marRight w:val="0"/>
          <w:marTop w:val="0"/>
          <w:marBottom w:val="0"/>
          <w:divBdr>
            <w:top w:val="none" w:sz="0" w:space="0" w:color="auto"/>
            <w:left w:val="none" w:sz="0" w:space="0" w:color="auto"/>
            <w:bottom w:val="none" w:sz="0" w:space="0" w:color="auto"/>
            <w:right w:val="none" w:sz="0" w:space="0" w:color="auto"/>
          </w:divBdr>
        </w:div>
        <w:div w:id="1100418302">
          <w:marLeft w:val="480"/>
          <w:marRight w:val="0"/>
          <w:marTop w:val="0"/>
          <w:marBottom w:val="0"/>
          <w:divBdr>
            <w:top w:val="none" w:sz="0" w:space="0" w:color="auto"/>
            <w:left w:val="none" w:sz="0" w:space="0" w:color="auto"/>
            <w:bottom w:val="none" w:sz="0" w:space="0" w:color="auto"/>
            <w:right w:val="none" w:sz="0" w:space="0" w:color="auto"/>
          </w:divBdr>
        </w:div>
        <w:div w:id="1127892684">
          <w:marLeft w:val="480"/>
          <w:marRight w:val="0"/>
          <w:marTop w:val="0"/>
          <w:marBottom w:val="0"/>
          <w:divBdr>
            <w:top w:val="none" w:sz="0" w:space="0" w:color="auto"/>
            <w:left w:val="none" w:sz="0" w:space="0" w:color="auto"/>
            <w:bottom w:val="none" w:sz="0" w:space="0" w:color="auto"/>
            <w:right w:val="none" w:sz="0" w:space="0" w:color="auto"/>
          </w:divBdr>
        </w:div>
        <w:div w:id="1139803538">
          <w:marLeft w:val="480"/>
          <w:marRight w:val="0"/>
          <w:marTop w:val="0"/>
          <w:marBottom w:val="0"/>
          <w:divBdr>
            <w:top w:val="none" w:sz="0" w:space="0" w:color="auto"/>
            <w:left w:val="none" w:sz="0" w:space="0" w:color="auto"/>
            <w:bottom w:val="none" w:sz="0" w:space="0" w:color="auto"/>
            <w:right w:val="none" w:sz="0" w:space="0" w:color="auto"/>
          </w:divBdr>
        </w:div>
        <w:div w:id="1154221735">
          <w:marLeft w:val="480"/>
          <w:marRight w:val="0"/>
          <w:marTop w:val="0"/>
          <w:marBottom w:val="0"/>
          <w:divBdr>
            <w:top w:val="none" w:sz="0" w:space="0" w:color="auto"/>
            <w:left w:val="none" w:sz="0" w:space="0" w:color="auto"/>
            <w:bottom w:val="none" w:sz="0" w:space="0" w:color="auto"/>
            <w:right w:val="none" w:sz="0" w:space="0" w:color="auto"/>
          </w:divBdr>
        </w:div>
        <w:div w:id="1164592574">
          <w:marLeft w:val="480"/>
          <w:marRight w:val="0"/>
          <w:marTop w:val="0"/>
          <w:marBottom w:val="0"/>
          <w:divBdr>
            <w:top w:val="none" w:sz="0" w:space="0" w:color="auto"/>
            <w:left w:val="none" w:sz="0" w:space="0" w:color="auto"/>
            <w:bottom w:val="none" w:sz="0" w:space="0" w:color="auto"/>
            <w:right w:val="none" w:sz="0" w:space="0" w:color="auto"/>
          </w:divBdr>
        </w:div>
        <w:div w:id="1188526978">
          <w:marLeft w:val="480"/>
          <w:marRight w:val="0"/>
          <w:marTop w:val="0"/>
          <w:marBottom w:val="0"/>
          <w:divBdr>
            <w:top w:val="none" w:sz="0" w:space="0" w:color="auto"/>
            <w:left w:val="none" w:sz="0" w:space="0" w:color="auto"/>
            <w:bottom w:val="none" w:sz="0" w:space="0" w:color="auto"/>
            <w:right w:val="none" w:sz="0" w:space="0" w:color="auto"/>
          </w:divBdr>
        </w:div>
        <w:div w:id="1208488290">
          <w:marLeft w:val="480"/>
          <w:marRight w:val="0"/>
          <w:marTop w:val="0"/>
          <w:marBottom w:val="0"/>
          <w:divBdr>
            <w:top w:val="none" w:sz="0" w:space="0" w:color="auto"/>
            <w:left w:val="none" w:sz="0" w:space="0" w:color="auto"/>
            <w:bottom w:val="none" w:sz="0" w:space="0" w:color="auto"/>
            <w:right w:val="none" w:sz="0" w:space="0" w:color="auto"/>
          </w:divBdr>
        </w:div>
        <w:div w:id="1210149087">
          <w:marLeft w:val="480"/>
          <w:marRight w:val="0"/>
          <w:marTop w:val="0"/>
          <w:marBottom w:val="0"/>
          <w:divBdr>
            <w:top w:val="none" w:sz="0" w:space="0" w:color="auto"/>
            <w:left w:val="none" w:sz="0" w:space="0" w:color="auto"/>
            <w:bottom w:val="none" w:sz="0" w:space="0" w:color="auto"/>
            <w:right w:val="none" w:sz="0" w:space="0" w:color="auto"/>
          </w:divBdr>
        </w:div>
        <w:div w:id="1250577517">
          <w:marLeft w:val="480"/>
          <w:marRight w:val="0"/>
          <w:marTop w:val="0"/>
          <w:marBottom w:val="0"/>
          <w:divBdr>
            <w:top w:val="none" w:sz="0" w:space="0" w:color="auto"/>
            <w:left w:val="none" w:sz="0" w:space="0" w:color="auto"/>
            <w:bottom w:val="none" w:sz="0" w:space="0" w:color="auto"/>
            <w:right w:val="none" w:sz="0" w:space="0" w:color="auto"/>
          </w:divBdr>
        </w:div>
        <w:div w:id="1272787514">
          <w:marLeft w:val="480"/>
          <w:marRight w:val="0"/>
          <w:marTop w:val="0"/>
          <w:marBottom w:val="0"/>
          <w:divBdr>
            <w:top w:val="none" w:sz="0" w:space="0" w:color="auto"/>
            <w:left w:val="none" w:sz="0" w:space="0" w:color="auto"/>
            <w:bottom w:val="none" w:sz="0" w:space="0" w:color="auto"/>
            <w:right w:val="none" w:sz="0" w:space="0" w:color="auto"/>
          </w:divBdr>
        </w:div>
        <w:div w:id="1319119044">
          <w:marLeft w:val="480"/>
          <w:marRight w:val="0"/>
          <w:marTop w:val="0"/>
          <w:marBottom w:val="0"/>
          <w:divBdr>
            <w:top w:val="none" w:sz="0" w:space="0" w:color="auto"/>
            <w:left w:val="none" w:sz="0" w:space="0" w:color="auto"/>
            <w:bottom w:val="none" w:sz="0" w:space="0" w:color="auto"/>
            <w:right w:val="none" w:sz="0" w:space="0" w:color="auto"/>
          </w:divBdr>
        </w:div>
        <w:div w:id="1364553684">
          <w:marLeft w:val="480"/>
          <w:marRight w:val="0"/>
          <w:marTop w:val="0"/>
          <w:marBottom w:val="0"/>
          <w:divBdr>
            <w:top w:val="none" w:sz="0" w:space="0" w:color="auto"/>
            <w:left w:val="none" w:sz="0" w:space="0" w:color="auto"/>
            <w:bottom w:val="none" w:sz="0" w:space="0" w:color="auto"/>
            <w:right w:val="none" w:sz="0" w:space="0" w:color="auto"/>
          </w:divBdr>
        </w:div>
        <w:div w:id="1411806244">
          <w:marLeft w:val="480"/>
          <w:marRight w:val="0"/>
          <w:marTop w:val="0"/>
          <w:marBottom w:val="0"/>
          <w:divBdr>
            <w:top w:val="none" w:sz="0" w:space="0" w:color="auto"/>
            <w:left w:val="none" w:sz="0" w:space="0" w:color="auto"/>
            <w:bottom w:val="none" w:sz="0" w:space="0" w:color="auto"/>
            <w:right w:val="none" w:sz="0" w:space="0" w:color="auto"/>
          </w:divBdr>
        </w:div>
        <w:div w:id="1413045338">
          <w:marLeft w:val="480"/>
          <w:marRight w:val="0"/>
          <w:marTop w:val="0"/>
          <w:marBottom w:val="0"/>
          <w:divBdr>
            <w:top w:val="none" w:sz="0" w:space="0" w:color="auto"/>
            <w:left w:val="none" w:sz="0" w:space="0" w:color="auto"/>
            <w:bottom w:val="none" w:sz="0" w:space="0" w:color="auto"/>
            <w:right w:val="none" w:sz="0" w:space="0" w:color="auto"/>
          </w:divBdr>
        </w:div>
        <w:div w:id="1514029553">
          <w:marLeft w:val="480"/>
          <w:marRight w:val="0"/>
          <w:marTop w:val="0"/>
          <w:marBottom w:val="0"/>
          <w:divBdr>
            <w:top w:val="none" w:sz="0" w:space="0" w:color="auto"/>
            <w:left w:val="none" w:sz="0" w:space="0" w:color="auto"/>
            <w:bottom w:val="none" w:sz="0" w:space="0" w:color="auto"/>
            <w:right w:val="none" w:sz="0" w:space="0" w:color="auto"/>
          </w:divBdr>
        </w:div>
        <w:div w:id="1538929111">
          <w:marLeft w:val="480"/>
          <w:marRight w:val="0"/>
          <w:marTop w:val="0"/>
          <w:marBottom w:val="0"/>
          <w:divBdr>
            <w:top w:val="none" w:sz="0" w:space="0" w:color="auto"/>
            <w:left w:val="none" w:sz="0" w:space="0" w:color="auto"/>
            <w:bottom w:val="none" w:sz="0" w:space="0" w:color="auto"/>
            <w:right w:val="none" w:sz="0" w:space="0" w:color="auto"/>
          </w:divBdr>
        </w:div>
        <w:div w:id="1545631264">
          <w:marLeft w:val="480"/>
          <w:marRight w:val="0"/>
          <w:marTop w:val="0"/>
          <w:marBottom w:val="0"/>
          <w:divBdr>
            <w:top w:val="none" w:sz="0" w:space="0" w:color="auto"/>
            <w:left w:val="none" w:sz="0" w:space="0" w:color="auto"/>
            <w:bottom w:val="none" w:sz="0" w:space="0" w:color="auto"/>
            <w:right w:val="none" w:sz="0" w:space="0" w:color="auto"/>
          </w:divBdr>
        </w:div>
        <w:div w:id="1679118176">
          <w:marLeft w:val="480"/>
          <w:marRight w:val="0"/>
          <w:marTop w:val="0"/>
          <w:marBottom w:val="0"/>
          <w:divBdr>
            <w:top w:val="none" w:sz="0" w:space="0" w:color="auto"/>
            <w:left w:val="none" w:sz="0" w:space="0" w:color="auto"/>
            <w:bottom w:val="none" w:sz="0" w:space="0" w:color="auto"/>
            <w:right w:val="none" w:sz="0" w:space="0" w:color="auto"/>
          </w:divBdr>
        </w:div>
        <w:div w:id="1719817612">
          <w:marLeft w:val="480"/>
          <w:marRight w:val="0"/>
          <w:marTop w:val="0"/>
          <w:marBottom w:val="0"/>
          <w:divBdr>
            <w:top w:val="none" w:sz="0" w:space="0" w:color="auto"/>
            <w:left w:val="none" w:sz="0" w:space="0" w:color="auto"/>
            <w:bottom w:val="none" w:sz="0" w:space="0" w:color="auto"/>
            <w:right w:val="none" w:sz="0" w:space="0" w:color="auto"/>
          </w:divBdr>
        </w:div>
        <w:div w:id="1858620006">
          <w:marLeft w:val="480"/>
          <w:marRight w:val="0"/>
          <w:marTop w:val="0"/>
          <w:marBottom w:val="0"/>
          <w:divBdr>
            <w:top w:val="none" w:sz="0" w:space="0" w:color="auto"/>
            <w:left w:val="none" w:sz="0" w:space="0" w:color="auto"/>
            <w:bottom w:val="none" w:sz="0" w:space="0" w:color="auto"/>
            <w:right w:val="none" w:sz="0" w:space="0" w:color="auto"/>
          </w:divBdr>
        </w:div>
        <w:div w:id="1924799417">
          <w:marLeft w:val="480"/>
          <w:marRight w:val="0"/>
          <w:marTop w:val="0"/>
          <w:marBottom w:val="0"/>
          <w:divBdr>
            <w:top w:val="none" w:sz="0" w:space="0" w:color="auto"/>
            <w:left w:val="none" w:sz="0" w:space="0" w:color="auto"/>
            <w:bottom w:val="none" w:sz="0" w:space="0" w:color="auto"/>
            <w:right w:val="none" w:sz="0" w:space="0" w:color="auto"/>
          </w:divBdr>
        </w:div>
        <w:div w:id="1948541448">
          <w:marLeft w:val="480"/>
          <w:marRight w:val="0"/>
          <w:marTop w:val="0"/>
          <w:marBottom w:val="0"/>
          <w:divBdr>
            <w:top w:val="none" w:sz="0" w:space="0" w:color="auto"/>
            <w:left w:val="none" w:sz="0" w:space="0" w:color="auto"/>
            <w:bottom w:val="none" w:sz="0" w:space="0" w:color="auto"/>
            <w:right w:val="none" w:sz="0" w:space="0" w:color="auto"/>
          </w:divBdr>
        </w:div>
        <w:div w:id="1960449988">
          <w:marLeft w:val="480"/>
          <w:marRight w:val="0"/>
          <w:marTop w:val="0"/>
          <w:marBottom w:val="0"/>
          <w:divBdr>
            <w:top w:val="none" w:sz="0" w:space="0" w:color="auto"/>
            <w:left w:val="none" w:sz="0" w:space="0" w:color="auto"/>
            <w:bottom w:val="none" w:sz="0" w:space="0" w:color="auto"/>
            <w:right w:val="none" w:sz="0" w:space="0" w:color="auto"/>
          </w:divBdr>
        </w:div>
        <w:div w:id="1963879382">
          <w:marLeft w:val="480"/>
          <w:marRight w:val="0"/>
          <w:marTop w:val="0"/>
          <w:marBottom w:val="0"/>
          <w:divBdr>
            <w:top w:val="none" w:sz="0" w:space="0" w:color="auto"/>
            <w:left w:val="none" w:sz="0" w:space="0" w:color="auto"/>
            <w:bottom w:val="none" w:sz="0" w:space="0" w:color="auto"/>
            <w:right w:val="none" w:sz="0" w:space="0" w:color="auto"/>
          </w:divBdr>
        </w:div>
        <w:div w:id="1982035567">
          <w:marLeft w:val="480"/>
          <w:marRight w:val="0"/>
          <w:marTop w:val="0"/>
          <w:marBottom w:val="0"/>
          <w:divBdr>
            <w:top w:val="none" w:sz="0" w:space="0" w:color="auto"/>
            <w:left w:val="none" w:sz="0" w:space="0" w:color="auto"/>
            <w:bottom w:val="none" w:sz="0" w:space="0" w:color="auto"/>
            <w:right w:val="none" w:sz="0" w:space="0" w:color="auto"/>
          </w:divBdr>
        </w:div>
        <w:div w:id="2020110564">
          <w:marLeft w:val="480"/>
          <w:marRight w:val="0"/>
          <w:marTop w:val="0"/>
          <w:marBottom w:val="0"/>
          <w:divBdr>
            <w:top w:val="none" w:sz="0" w:space="0" w:color="auto"/>
            <w:left w:val="none" w:sz="0" w:space="0" w:color="auto"/>
            <w:bottom w:val="none" w:sz="0" w:space="0" w:color="auto"/>
            <w:right w:val="none" w:sz="0" w:space="0" w:color="auto"/>
          </w:divBdr>
        </w:div>
        <w:div w:id="2075813063">
          <w:marLeft w:val="480"/>
          <w:marRight w:val="0"/>
          <w:marTop w:val="0"/>
          <w:marBottom w:val="0"/>
          <w:divBdr>
            <w:top w:val="none" w:sz="0" w:space="0" w:color="auto"/>
            <w:left w:val="none" w:sz="0" w:space="0" w:color="auto"/>
            <w:bottom w:val="none" w:sz="0" w:space="0" w:color="auto"/>
            <w:right w:val="none" w:sz="0" w:space="0" w:color="auto"/>
          </w:divBdr>
        </w:div>
        <w:div w:id="2083676714">
          <w:marLeft w:val="480"/>
          <w:marRight w:val="0"/>
          <w:marTop w:val="0"/>
          <w:marBottom w:val="0"/>
          <w:divBdr>
            <w:top w:val="none" w:sz="0" w:space="0" w:color="auto"/>
            <w:left w:val="none" w:sz="0" w:space="0" w:color="auto"/>
            <w:bottom w:val="none" w:sz="0" w:space="0" w:color="auto"/>
            <w:right w:val="none" w:sz="0" w:space="0" w:color="auto"/>
          </w:divBdr>
        </w:div>
        <w:div w:id="2105834192">
          <w:marLeft w:val="480"/>
          <w:marRight w:val="0"/>
          <w:marTop w:val="0"/>
          <w:marBottom w:val="0"/>
          <w:divBdr>
            <w:top w:val="none" w:sz="0" w:space="0" w:color="auto"/>
            <w:left w:val="none" w:sz="0" w:space="0" w:color="auto"/>
            <w:bottom w:val="none" w:sz="0" w:space="0" w:color="auto"/>
            <w:right w:val="none" w:sz="0" w:space="0" w:color="auto"/>
          </w:divBdr>
        </w:div>
        <w:div w:id="2122336174">
          <w:marLeft w:val="480"/>
          <w:marRight w:val="0"/>
          <w:marTop w:val="0"/>
          <w:marBottom w:val="0"/>
          <w:divBdr>
            <w:top w:val="none" w:sz="0" w:space="0" w:color="auto"/>
            <w:left w:val="none" w:sz="0" w:space="0" w:color="auto"/>
            <w:bottom w:val="none" w:sz="0" w:space="0" w:color="auto"/>
            <w:right w:val="none" w:sz="0" w:space="0" w:color="auto"/>
          </w:divBdr>
        </w:div>
      </w:divsChild>
    </w:div>
    <w:div w:id="65957129">
      <w:bodyDiv w:val="1"/>
      <w:marLeft w:val="0"/>
      <w:marRight w:val="0"/>
      <w:marTop w:val="0"/>
      <w:marBottom w:val="0"/>
      <w:divBdr>
        <w:top w:val="none" w:sz="0" w:space="0" w:color="auto"/>
        <w:left w:val="none" w:sz="0" w:space="0" w:color="auto"/>
        <w:bottom w:val="none" w:sz="0" w:space="0" w:color="auto"/>
        <w:right w:val="none" w:sz="0" w:space="0" w:color="auto"/>
      </w:divBdr>
      <w:divsChild>
        <w:div w:id="138806385">
          <w:marLeft w:val="480"/>
          <w:marRight w:val="0"/>
          <w:marTop w:val="0"/>
          <w:marBottom w:val="0"/>
          <w:divBdr>
            <w:top w:val="none" w:sz="0" w:space="0" w:color="auto"/>
            <w:left w:val="none" w:sz="0" w:space="0" w:color="auto"/>
            <w:bottom w:val="none" w:sz="0" w:space="0" w:color="auto"/>
            <w:right w:val="none" w:sz="0" w:space="0" w:color="auto"/>
          </w:divBdr>
        </w:div>
        <w:div w:id="174082272">
          <w:marLeft w:val="480"/>
          <w:marRight w:val="0"/>
          <w:marTop w:val="0"/>
          <w:marBottom w:val="0"/>
          <w:divBdr>
            <w:top w:val="none" w:sz="0" w:space="0" w:color="auto"/>
            <w:left w:val="none" w:sz="0" w:space="0" w:color="auto"/>
            <w:bottom w:val="none" w:sz="0" w:space="0" w:color="auto"/>
            <w:right w:val="none" w:sz="0" w:space="0" w:color="auto"/>
          </w:divBdr>
        </w:div>
        <w:div w:id="175314334">
          <w:marLeft w:val="480"/>
          <w:marRight w:val="0"/>
          <w:marTop w:val="0"/>
          <w:marBottom w:val="0"/>
          <w:divBdr>
            <w:top w:val="none" w:sz="0" w:space="0" w:color="auto"/>
            <w:left w:val="none" w:sz="0" w:space="0" w:color="auto"/>
            <w:bottom w:val="none" w:sz="0" w:space="0" w:color="auto"/>
            <w:right w:val="none" w:sz="0" w:space="0" w:color="auto"/>
          </w:divBdr>
        </w:div>
        <w:div w:id="186261142">
          <w:marLeft w:val="480"/>
          <w:marRight w:val="0"/>
          <w:marTop w:val="0"/>
          <w:marBottom w:val="0"/>
          <w:divBdr>
            <w:top w:val="none" w:sz="0" w:space="0" w:color="auto"/>
            <w:left w:val="none" w:sz="0" w:space="0" w:color="auto"/>
            <w:bottom w:val="none" w:sz="0" w:space="0" w:color="auto"/>
            <w:right w:val="none" w:sz="0" w:space="0" w:color="auto"/>
          </w:divBdr>
        </w:div>
        <w:div w:id="267933869">
          <w:marLeft w:val="480"/>
          <w:marRight w:val="0"/>
          <w:marTop w:val="0"/>
          <w:marBottom w:val="0"/>
          <w:divBdr>
            <w:top w:val="none" w:sz="0" w:space="0" w:color="auto"/>
            <w:left w:val="none" w:sz="0" w:space="0" w:color="auto"/>
            <w:bottom w:val="none" w:sz="0" w:space="0" w:color="auto"/>
            <w:right w:val="none" w:sz="0" w:space="0" w:color="auto"/>
          </w:divBdr>
        </w:div>
        <w:div w:id="268662096">
          <w:marLeft w:val="480"/>
          <w:marRight w:val="0"/>
          <w:marTop w:val="0"/>
          <w:marBottom w:val="0"/>
          <w:divBdr>
            <w:top w:val="none" w:sz="0" w:space="0" w:color="auto"/>
            <w:left w:val="none" w:sz="0" w:space="0" w:color="auto"/>
            <w:bottom w:val="none" w:sz="0" w:space="0" w:color="auto"/>
            <w:right w:val="none" w:sz="0" w:space="0" w:color="auto"/>
          </w:divBdr>
        </w:div>
        <w:div w:id="268707330">
          <w:marLeft w:val="480"/>
          <w:marRight w:val="0"/>
          <w:marTop w:val="0"/>
          <w:marBottom w:val="0"/>
          <w:divBdr>
            <w:top w:val="none" w:sz="0" w:space="0" w:color="auto"/>
            <w:left w:val="none" w:sz="0" w:space="0" w:color="auto"/>
            <w:bottom w:val="none" w:sz="0" w:space="0" w:color="auto"/>
            <w:right w:val="none" w:sz="0" w:space="0" w:color="auto"/>
          </w:divBdr>
        </w:div>
        <w:div w:id="296491201">
          <w:marLeft w:val="480"/>
          <w:marRight w:val="0"/>
          <w:marTop w:val="0"/>
          <w:marBottom w:val="0"/>
          <w:divBdr>
            <w:top w:val="none" w:sz="0" w:space="0" w:color="auto"/>
            <w:left w:val="none" w:sz="0" w:space="0" w:color="auto"/>
            <w:bottom w:val="none" w:sz="0" w:space="0" w:color="auto"/>
            <w:right w:val="none" w:sz="0" w:space="0" w:color="auto"/>
          </w:divBdr>
        </w:div>
        <w:div w:id="334646394">
          <w:marLeft w:val="480"/>
          <w:marRight w:val="0"/>
          <w:marTop w:val="0"/>
          <w:marBottom w:val="0"/>
          <w:divBdr>
            <w:top w:val="none" w:sz="0" w:space="0" w:color="auto"/>
            <w:left w:val="none" w:sz="0" w:space="0" w:color="auto"/>
            <w:bottom w:val="none" w:sz="0" w:space="0" w:color="auto"/>
            <w:right w:val="none" w:sz="0" w:space="0" w:color="auto"/>
          </w:divBdr>
        </w:div>
        <w:div w:id="341862252">
          <w:marLeft w:val="480"/>
          <w:marRight w:val="0"/>
          <w:marTop w:val="0"/>
          <w:marBottom w:val="0"/>
          <w:divBdr>
            <w:top w:val="none" w:sz="0" w:space="0" w:color="auto"/>
            <w:left w:val="none" w:sz="0" w:space="0" w:color="auto"/>
            <w:bottom w:val="none" w:sz="0" w:space="0" w:color="auto"/>
            <w:right w:val="none" w:sz="0" w:space="0" w:color="auto"/>
          </w:divBdr>
        </w:div>
        <w:div w:id="379793906">
          <w:marLeft w:val="480"/>
          <w:marRight w:val="0"/>
          <w:marTop w:val="0"/>
          <w:marBottom w:val="0"/>
          <w:divBdr>
            <w:top w:val="none" w:sz="0" w:space="0" w:color="auto"/>
            <w:left w:val="none" w:sz="0" w:space="0" w:color="auto"/>
            <w:bottom w:val="none" w:sz="0" w:space="0" w:color="auto"/>
            <w:right w:val="none" w:sz="0" w:space="0" w:color="auto"/>
          </w:divBdr>
        </w:div>
        <w:div w:id="385691658">
          <w:marLeft w:val="480"/>
          <w:marRight w:val="0"/>
          <w:marTop w:val="0"/>
          <w:marBottom w:val="0"/>
          <w:divBdr>
            <w:top w:val="none" w:sz="0" w:space="0" w:color="auto"/>
            <w:left w:val="none" w:sz="0" w:space="0" w:color="auto"/>
            <w:bottom w:val="none" w:sz="0" w:space="0" w:color="auto"/>
            <w:right w:val="none" w:sz="0" w:space="0" w:color="auto"/>
          </w:divBdr>
        </w:div>
        <w:div w:id="404843865">
          <w:marLeft w:val="480"/>
          <w:marRight w:val="0"/>
          <w:marTop w:val="0"/>
          <w:marBottom w:val="0"/>
          <w:divBdr>
            <w:top w:val="none" w:sz="0" w:space="0" w:color="auto"/>
            <w:left w:val="none" w:sz="0" w:space="0" w:color="auto"/>
            <w:bottom w:val="none" w:sz="0" w:space="0" w:color="auto"/>
            <w:right w:val="none" w:sz="0" w:space="0" w:color="auto"/>
          </w:divBdr>
        </w:div>
        <w:div w:id="451902624">
          <w:marLeft w:val="480"/>
          <w:marRight w:val="0"/>
          <w:marTop w:val="0"/>
          <w:marBottom w:val="0"/>
          <w:divBdr>
            <w:top w:val="none" w:sz="0" w:space="0" w:color="auto"/>
            <w:left w:val="none" w:sz="0" w:space="0" w:color="auto"/>
            <w:bottom w:val="none" w:sz="0" w:space="0" w:color="auto"/>
            <w:right w:val="none" w:sz="0" w:space="0" w:color="auto"/>
          </w:divBdr>
        </w:div>
        <w:div w:id="487793257">
          <w:marLeft w:val="480"/>
          <w:marRight w:val="0"/>
          <w:marTop w:val="0"/>
          <w:marBottom w:val="0"/>
          <w:divBdr>
            <w:top w:val="none" w:sz="0" w:space="0" w:color="auto"/>
            <w:left w:val="none" w:sz="0" w:space="0" w:color="auto"/>
            <w:bottom w:val="none" w:sz="0" w:space="0" w:color="auto"/>
            <w:right w:val="none" w:sz="0" w:space="0" w:color="auto"/>
          </w:divBdr>
        </w:div>
        <w:div w:id="542600069">
          <w:marLeft w:val="480"/>
          <w:marRight w:val="0"/>
          <w:marTop w:val="0"/>
          <w:marBottom w:val="0"/>
          <w:divBdr>
            <w:top w:val="none" w:sz="0" w:space="0" w:color="auto"/>
            <w:left w:val="none" w:sz="0" w:space="0" w:color="auto"/>
            <w:bottom w:val="none" w:sz="0" w:space="0" w:color="auto"/>
            <w:right w:val="none" w:sz="0" w:space="0" w:color="auto"/>
          </w:divBdr>
        </w:div>
        <w:div w:id="726031194">
          <w:marLeft w:val="480"/>
          <w:marRight w:val="0"/>
          <w:marTop w:val="0"/>
          <w:marBottom w:val="0"/>
          <w:divBdr>
            <w:top w:val="none" w:sz="0" w:space="0" w:color="auto"/>
            <w:left w:val="none" w:sz="0" w:space="0" w:color="auto"/>
            <w:bottom w:val="none" w:sz="0" w:space="0" w:color="auto"/>
            <w:right w:val="none" w:sz="0" w:space="0" w:color="auto"/>
          </w:divBdr>
        </w:div>
        <w:div w:id="730621397">
          <w:marLeft w:val="480"/>
          <w:marRight w:val="0"/>
          <w:marTop w:val="0"/>
          <w:marBottom w:val="0"/>
          <w:divBdr>
            <w:top w:val="none" w:sz="0" w:space="0" w:color="auto"/>
            <w:left w:val="none" w:sz="0" w:space="0" w:color="auto"/>
            <w:bottom w:val="none" w:sz="0" w:space="0" w:color="auto"/>
            <w:right w:val="none" w:sz="0" w:space="0" w:color="auto"/>
          </w:divBdr>
        </w:div>
        <w:div w:id="762410105">
          <w:marLeft w:val="480"/>
          <w:marRight w:val="0"/>
          <w:marTop w:val="0"/>
          <w:marBottom w:val="0"/>
          <w:divBdr>
            <w:top w:val="none" w:sz="0" w:space="0" w:color="auto"/>
            <w:left w:val="none" w:sz="0" w:space="0" w:color="auto"/>
            <w:bottom w:val="none" w:sz="0" w:space="0" w:color="auto"/>
            <w:right w:val="none" w:sz="0" w:space="0" w:color="auto"/>
          </w:divBdr>
        </w:div>
        <w:div w:id="766077366">
          <w:marLeft w:val="480"/>
          <w:marRight w:val="0"/>
          <w:marTop w:val="0"/>
          <w:marBottom w:val="0"/>
          <w:divBdr>
            <w:top w:val="none" w:sz="0" w:space="0" w:color="auto"/>
            <w:left w:val="none" w:sz="0" w:space="0" w:color="auto"/>
            <w:bottom w:val="none" w:sz="0" w:space="0" w:color="auto"/>
            <w:right w:val="none" w:sz="0" w:space="0" w:color="auto"/>
          </w:divBdr>
        </w:div>
        <w:div w:id="766274214">
          <w:marLeft w:val="480"/>
          <w:marRight w:val="0"/>
          <w:marTop w:val="0"/>
          <w:marBottom w:val="0"/>
          <w:divBdr>
            <w:top w:val="none" w:sz="0" w:space="0" w:color="auto"/>
            <w:left w:val="none" w:sz="0" w:space="0" w:color="auto"/>
            <w:bottom w:val="none" w:sz="0" w:space="0" w:color="auto"/>
            <w:right w:val="none" w:sz="0" w:space="0" w:color="auto"/>
          </w:divBdr>
        </w:div>
        <w:div w:id="808130626">
          <w:marLeft w:val="480"/>
          <w:marRight w:val="0"/>
          <w:marTop w:val="0"/>
          <w:marBottom w:val="0"/>
          <w:divBdr>
            <w:top w:val="none" w:sz="0" w:space="0" w:color="auto"/>
            <w:left w:val="none" w:sz="0" w:space="0" w:color="auto"/>
            <w:bottom w:val="none" w:sz="0" w:space="0" w:color="auto"/>
            <w:right w:val="none" w:sz="0" w:space="0" w:color="auto"/>
          </w:divBdr>
        </w:div>
        <w:div w:id="836848625">
          <w:marLeft w:val="480"/>
          <w:marRight w:val="0"/>
          <w:marTop w:val="0"/>
          <w:marBottom w:val="0"/>
          <w:divBdr>
            <w:top w:val="none" w:sz="0" w:space="0" w:color="auto"/>
            <w:left w:val="none" w:sz="0" w:space="0" w:color="auto"/>
            <w:bottom w:val="none" w:sz="0" w:space="0" w:color="auto"/>
            <w:right w:val="none" w:sz="0" w:space="0" w:color="auto"/>
          </w:divBdr>
        </w:div>
        <w:div w:id="849680018">
          <w:marLeft w:val="480"/>
          <w:marRight w:val="0"/>
          <w:marTop w:val="0"/>
          <w:marBottom w:val="0"/>
          <w:divBdr>
            <w:top w:val="none" w:sz="0" w:space="0" w:color="auto"/>
            <w:left w:val="none" w:sz="0" w:space="0" w:color="auto"/>
            <w:bottom w:val="none" w:sz="0" w:space="0" w:color="auto"/>
            <w:right w:val="none" w:sz="0" w:space="0" w:color="auto"/>
          </w:divBdr>
        </w:div>
        <w:div w:id="850342750">
          <w:marLeft w:val="480"/>
          <w:marRight w:val="0"/>
          <w:marTop w:val="0"/>
          <w:marBottom w:val="0"/>
          <w:divBdr>
            <w:top w:val="none" w:sz="0" w:space="0" w:color="auto"/>
            <w:left w:val="none" w:sz="0" w:space="0" w:color="auto"/>
            <w:bottom w:val="none" w:sz="0" w:space="0" w:color="auto"/>
            <w:right w:val="none" w:sz="0" w:space="0" w:color="auto"/>
          </w:divBdr>
        </w:div>
        <w:div w:id="859784361">
          <w:marLeft w:val="480"/>
          <w:marRight w:val="0"/>
          <w:marTop w:val="0"/>
          <w:marBottom w:val="0"/>
          <w:divBdr>
            <w:top w:val="none" w:sz="0" w:space="0" w:color="auto"/>
            <w:left w:val="none" w:sz="0" w:space="0" w:color="auto"/>
            <w:bottom w:val="none" w:sz="0" w:space="0" w:color="auto"/>
            <w:right w:val="none" w:sz="0" w:space="0" w:color="auto"/>
          </w:divBdr>
        </w:div>
        <w:div w:id="880358991">
          <w:marLeft w:val="480"/>
          <w:marRight w:val="0"/>
          <w:marTop w:val="0"/>
          <w:marBottom w:val="0"/>
          <w:divBdr>
            <w:top w:val="none" w:sz="0" w:space="0" w:color="auto"/>
            <w:left w:val="none" w:sz="0" w:space="0" w:color="auto"/>
            <w:bottom w:val="none" w:sz="0" w:space="0" w:color="auto"/>
            <w:right w:val="none" w:sz="0" w:space="0" w:color="auto"/>
          </w:divBdr>
        </w:div>
        <w:div w:id="894389139">
          <w:marLeft w:val="480"/>
          <w:marRight w:val="0"/>
          <w:marTop w:val="0"/>
          <w:marBottom w:val="0"/>
          <w:divBdr>
            <w:top w:val="none" w:sz="0" w:space="0" w:color="auto"/>
            <w:left w:val="none" w:sz="0" w:space="0" w:color="auto"/>
            <w:bottom w:val="none" w:sz="0" w:space="0" w:color="auto"/>
            <w:right w:val="none" w:sz="0" w:space="0" w:color="auto"/>
          </w:divBdr>
        </w:div>
        <w:div w:id="899942660">
          <w:marLeft w:val="480"/>
          <w:marRight w:val="0"/>
          <w:marTop w:val="0"/>
          <w:marBottom w:val="0"/>
          <w:divBdr>
            <w:top w:val="none" w:sz="0" w:space="0" w:color="auto"/>
            <w:left w:val="none" w:sz="0" w:space="0" w:color="auto"/>
            <w:bottom w:val="none" w:sz="0" w:space="0" w:color="auto"/>
            <w:right w:val="none" w:sz="0" w:space="0" w:color="auto"/>
          </w:divBdr>
        </w:div>
        <w:div w:id="907150397">
          <w:marLeft w:val="480"/>
          <w:marRight w:val="0"/>
          <w:marTop w:val="0"/>
          <w:marBottom w:val="0"/>
          <w:divBdr>
            <w:top w:val="none" w:sz="0" w:space="0" w:color="auto"/>
            <w:left w:val="none" w:sz="0" w:space="0" w:color="auto"/>
            <w:bottom w:val="none" w:sz="0" w:space="0" w:color="auto"/>
            <w:right w:val="none" w:sz="0" w:space="0" w:color="auto"/>
          </w:divBdr>
        </w:div>
        <w:div w:id="952325906">
          <w:marLeft w:val="480"/>
          <w:marRight w:val="0"/>
          <w:marTop w:val="0"/>
          <w:marBottom w:val="0"/>
          <w:divBdr>
            <w:top w:val="none" w:sz="0" w:space="0" w:color="auto"/>
            <w:left w:val="none" w:sz="0" w:space="0" w:color="auto"/>
            <w:bottom w:val="none" w:sz="0" w:space="0" w:color="auto"/>
            <w:right w:val="none" w:sz="0" w:space="0" w:color="auto"/>
          </w:divBdr>
        </w:div>
        <w:div w:id="1026717406">
          <w:marLeft w:val="480"/>
          <w:marRight w:val="0"/>
          <w:marTop w:val="0"/>
          <w:marBottom w:val="0"/>
          <w:divBdr>
            <w:top w:val="none" w:sz="0" w:space="0" w:color="auto"/>
            <w:left w:val="none" w:sz="0" w:space="0" w:color="auto"/>
            <w:bottom w:val="none" w:sz="0" w:space="0" w:color="auto"/>
            <w:right w:val="none" w:sz="0" w:space="0" w:color="auto"/>
          </w:divBdr>
        </w:div>
        <w:div w:id="1081829368">
          <w:marLeft w:val="480"/>
          <w:marRight w:val="0"/>
          <w:marTop w:val="0"/>
          <w:marBottom w:val="0"/>
          <w:divBdr>
            <w:top w:val="none" w:sz="0" w:space="0" w:color="auto"/>
            <w:left w:val="none" w:sz="0" w:space="0" w:color="auto"/>
            <w:bottom w:val="none" w:sz="0" w:space="0" w:color="auto"/>
            <w:right w:val="none" w:sz="0" w:space="0" w:color="auto"/>
          </w:divBdr>
        </w:div>
        <w:div w:id="1128820201">
          <w:marLeft w:val="480"/>
          <w:marRight w:val="0"/>
          <w:marTop w:val="0"/>
          <w:marBottom w:val="0"/>
          <w:divBdr>
            <w:top w:val="none" w:sz="0" w:space="0" w:color="auto"/>
            <w:left w:val="none" w:sz="0" w:space="0" w:color="auto"/>
            <w:bottom w:val="none" w:sz="0" w:space="0" w:color="auto"/>
            <w:right w:val="none" w:sz="0" w:space="0" w:color="auto"/>
          </w:divBdr>
        </w:div>
        <w:div w:id="1145901686">
          <w:marLeft w:val="480"/>
          <w:marRight w:val="0"/>
          <w:marTop w:val="0"/>
          <w:marBottom w:val="0"/>
          <w:divBdr>
            <w:top w:val="none" w:sz="0" w:space="0" w:color="auto"/>
            <w:left w:val="none" w:sz="0" w:space="0" w:color="auto"/>
            <w:bottom w:val="none" w:sz="0" w:space="0" w:color="auto"/>
            <w:right w:val="none" w:sz="0" w:space="0" w:color="auto"/>
          </w:divBdr>
        </w:div>
        <w:div w:id="1162896018">
          <w:marLeft w:val="480"/>
          <w:marRight w:val="0"/>
          <w:marTop w:val="0"/>
          <w:marBottom w:val="0"/>
          <w:divBdr>
            <w:top w:val="none" w:sz="0" w:space="0" w:color="auto"/>
            <w:left w:val="none" w:sz="0" w:space="0" w:color="auto"/>
            <w:bottom w:val="none" w:sz="0" w:space="0" w:color="auto"/>
            <w:right w:val="none" w:sz="0" w:space="0" w:color="auto"/>
          </w:divBdr>
        </w:div>
        <w:div w:id="1188059323">
          <w:marLeft w:val="480"/>
          <w:marRight w:val="0"/>
          <w:marTop w:val="0"/>
          <w:marBottom w:val="0"/>
          <w:divBdr>
            <w:top w:val="none" w:sz="0" w:space="0" w:color="auto"/>
            <w:left w:val="none" w:sz="0" w:space="0" w:color="auto"/>
            <w:bottom w:val="none" w:sz="0" w:space="0" w:color="auto"/>
            <w:right w:val="none" w:sz="0" w:space="0" w:color="auto"/>
          </w:divBdr>
        </w:div>
        <w:div w:id="1239754827">
          <w:marLeft w:val="480"/>
          <w:marRight w:val="0"/>
          <w:marTop w:val="0"/>
          <w:marBottom w:val="0"/>
          <w:divBdr>
            <w:top w:val="none" w:sz="0" w:space="0" w:color="auto"/>
            <w:left w:val="none" w:sz="0" w:space="0" w:color="auto"/>
            <w:bottom w:val="none" w:sz="0" w:space="0" w:color="auto"/>
            <w:right w:val="none" w:sz="0" w:space="0" w:color="auto"/>
          </w:divBdr>
        </w:div>
        <w:div w:id="1318681605">
          <w:marLeft w:val="480"/>
          <w:marRight w:val="0"/>
          <w:marTop w:val="0"/>
          <w:marBottom w:val="0"/>
          <w:divBdr>
            <w:top w:val="none" w:sz="0" w:space="0" w:color="auto"/>
            <w:left w:val="none" w:sz="0" w:space="0" w:color="auto"/>
            <w:bottom w:val="none" w:sz="0" w:space="0" w:color="auto"/>
            <w:right w:val="none" w:sz="0" w:space="0" w:color="auto"/>
          </w:divBdr>
        </w:div>
        <w:div w:id="1321469149">
          <w:marLeft w:val="480"/>
          <w:marRight w:val="0"/>
          <w:marTop w:val="0"/>
          <w:marBottom w:val="0"/>
          <w:divBdr>
            <w:top w:val="none" w:sz="0" w:space="0" w:color="auto"/>
            <w:left w:val="none" w:sz="0" w:space="0" w:color="auto"/>
            <w:bottom w:val="none" w:sz="0" w:space="0" w:color="auto"/>
            <w:right w:val="none" w:sz="0" w:space="0" w:color="auto"/>
          </w:divBdr>
        </w:div>
        <w:div w:id="1364788006">
          <w:marLeft w:val="480"/>
          <w:marRight w:val="0"/>
          <w:marTop w:val="0"/>
          <w:marBottom w:val="0"/>
          <w:divBdr>
            <w:top w:val="none" w:sz="0" w:space="0" w:color="auto"/>
            <w:left w:val="none" w:sz="0" w:space="0" w:color="auto"/>
            <w:bottom w:val="none" w:sz="0" w:space="0" w:color="auto"/>
            <w:right w:val="none" w:sz="0" w:space="0" w:color="auto"/>
          </w:divBdr>
        </w:div>
        <w:div w:id="1381981937">
          <w:marLeft w:val="480"/>
          <w:marRight w:val="0"/>
          <w:marTop w:val="0"/>
          <w:marBottom w:val="0"/>
          <w:divBdr>
            <w:top w:val="none" w:sz="0" w:space="0" w:color="auto"/>
            <w:left w:val="none" w:sz="0" w:space="0" w:color="auto"/>
            <w:bottom w:val="none" w:sz="0" w:space="0" w:color="auto"/>
            <w:right w:val="none" w:sz="0" w:space="0" w:color="auto"/>
          </w:divBdr>
        </w:div>
        <w:div w:id="1387488809">
          <w:marLeft w:val="480"/>
          <w:marRight w:val="0"/>
          <w:marTop w:val="0"/>
          <w:marBottom w:val="0"/>
          <w:divBdr>
            <w:top w:val="none" w:sz="0" w:space="0" w:color="auto"/>
            <w:left w:val="none" w:sz="0" w:space="0" w:color="auto"/>
            <w:bottom w:val="none" w:sz="0" w:space="0" w:color="auto"/>
            <w:right w:val="none" w:sz="0" w:space="0" w:color="auto"/>
          </w:divBdr>
        </w:div>
        <w:div w:id="1410662635">
          <w:marLeft w:val="480"/>
          <w:marRight w:val="0"/>
          <w:marTop w:val="0"/>
          <w:marBottom w:val="0"/>
          <w:divBdr>
            <w:top w:val="none" w:sz="0" w:space="0" w:color="auto"/>
            <w:left w:val="none" w:sz="0" w:space="0" w:color="auto"/>
            <w:bottom w:val="none" w:sz="0" w:space="0" w:color="auto"/>
            <w:right w:val="none" w:sz="0" w:space="0" w:color="auto"/>
          </w:divBdr>
        </w:div>
        <w:div w:id="1413236714">
          <w:marLeft w:val="480"/>
          <w:marRight w:val="0"/>
          <w:marTop w:val="0"/>
          <w:marBottom w:val="0"/>
          <w:divBdr>
            <w:top w:val="none" w:sz="0" w:space="0" w:color="auto"/>
            <w:left w:val="none" w:sz="0" w:space="0" w:color="auto"/>
            <w:bottom w:val="none" w:sz="0" w:space="0" w:color="auto"/>
            <w:right w:val="none" w:sz="0" w:space="0" w:color="auto"/>
          </w:divBdr>
        </w:div>
        <w:div w:id="1512183240">
          <w:marLeft w:val="480"/>
          <w:marRight w:val="0"/>
          <w:marTop w:val="0"/>
          <w:marBottom w:val="0"/>
          <w:divBdr>
            <w:top w:val="none" w:sz="0" w:space="0" w:color="auto"/>
            <w:left w:val="none" w:sz="0" w:space="0" w:color="auto"/>
            <w:bottom w:val="none" w:sz="0" w:space="0" w:color="auto"/>
            <w:right w:val="none" w:sz="0" w:space="0" w:color="auto"/>
          </w:divBdr>
        </w:div>
        <w:div w:id="1515533215">
          <w:marLeft w:val="480"/>
          <w:marRight w:val="0"/>
          <w:marTop w:val="0"/>
          <w:marBottom w:val="0"/>
          <w:divBdr>
            <w:top w:val="none" w:sz="0" w:space="0" w:color="auto"/>
            <w:left w:val="none" w:sz="0" w:space="0" w:color="auto"/>
            <w:bottom w:val="none" w:sz="0" w:space="0" w:color="auto"/>
            <w:right w:val="none" w:sz="0" w:space="0" w:color="auto"/>
          </w:divBdr>
        </w:div>
        <w:div w:id="1548293462">
          <w:marLeft w:val="480"/>
          <w:marRight w:val="0"/>
          <w:marTop w:val="0"/>
          <w:marBottom w:val="0"/>
          <w:divBdr>
            <w:top w:val="none" w:sz="0" w:space="0" w:color="auto"/>
            <w:left w:val="none" w:sz="0" w:space="0" w:color="auto"/>
            <w:bottom w:val="none" w:sz="0" w:space="0" w:color="auto"/>
            <w:right w:val="none" w:sz="0" w:space="0" w:color="auto"/>
          </w:divBdr>
        </w:div>
        <w:div w:id="1563053670">
          <w:marLeft w:val="480"/>
          <w:marRight w:val="0"/>
          <w:marTop w:val="0"/>
          <w:marBottom w:val="0"/>
          <w:divBdr>
            <w:top w:val="none" w:sz="0" w:space="0" w:color="auto"/>
            <w:left w:val="none" w:sz="0" w:space="0" w:color="auto"/>
            <w:bottom w:val="none" w:sz="0" w:space="0" w:color="auto"/>
            <w:right w:val="none" w:sz="0" w:space="0" w:color="auto"/>
          </w:divBdr>
        </w:div>
        <w:div w:id="1652707452">
          <w:marLeft w:val="480"/>
          <w:marRight w:val="0"/>
          <w:marTop w:val="0"/>
          <w:marBottom w:val="0"/>
          <w:divBdr>
            <w:top w:val="none" w:sz="0" w:space="0" w:color="auto"/>
            <w:left w:val="none" w:sz="0" w:space="0" w:color="auto"/>
            <w:bottom w:val="none" w:sz="0" w:space="0" w:color="auto"/>
            <w:right w:val="none" w:sz="0" w:space="0" w:color="auto"/>
          </w:divBdr>
        </w:div>
        <w:div w:id="1677883918">
          <w:marLeft w:val="480"/>
          <w:marRight w:val="0"/>
          <w:marTop w:val="0"/>
          <w:marBottom w:val="0"/>
          <w:divBdr>
            <w:top w:val="none" w:sz="0" w:space="0" w:color="auto"/>
            <w:left w:val="none" w:sz="0" w:space="0" w:color="auto"/>
            <w:bottom w:val="none" w:sz="0" w:space="0" w:color="auto"/>
            <w:right w:val="none" w:sz="0" w:space="0" w:color="auto"/>
          </w:divBdr>
        </w:div>
        <w:div w:id="1705445907">
          <w:marLeft w:val="480"/>
          <w:marRight w:val="0"/>
          <w:marTop w:val="0"/>
          <w:marBottom w:val="0"/>
          <w:divBdr>
            <w:top w:val="none" w:sz="0" w:space="0" w:color="auto"/>
            <w:left w:val="none" w:sz="0" w:space="0" w:color="auto"/>
            <w:bottom w:val="none" w:sz="0" w:space="0" w:color="auto"/>
            <w:right w:val="none" w:sz="0" w:space="0" w:color="auto"/>
          </w:divBdr>
        </w:div>
        <w:div w:id="1740788221">
          <w:marLeft w:val="480"/>
          <w:marRight w:val="0"/>
          <w:marTop w:val="0"/>
          <w:marBottom w:val="0"/>
          <w:divBdr>
            <w:top w:val="none" w:sz="0" w:space="0" w:color="auto"/>
            <w:left w:val="none" w:sz="0" w:space="0" w:color="auto"/>
            <w:bottom w:val="none" w:sz="0" w:space="0" w:color="auto"/>
            <w:right w:val="none" w:sz="0" w:space="0" w:color="auto"/>
          </w:divBdr>
        </w:div>
        <w:div w:id="1758747165">
          <w:marLeft w:val="480"/>
          <w:marRight w:val="0"/>
          <w:marTop w:val="0"/>
          <w:marBottom w:val="0"/>
          <w:divBdr>
            <w:top w:val="none" w:sz="0" w:space="0" w:color="auto"/>
            <w:left w:val="none" w:sz="0" w:space="0" w:color="auto"/>
            <w:bottom w:val="none" w:sz="0" w:space="0" w:color="auto"/>
            <w:right w:val="none" w:sz="0" w:space="0" w:color="auto"/>
          </w:divBdr>
        </w:div>
        <w:div w:id="1806044575">
          <w:marLeft w:val="480"/>
          <w:marRight w:val="0"/>
          <w:marTop w:val="0"/>
          <w:marBottom w:val="0"/>
          <w:divBdr>
            <w:top w:val="none" w:sz="0" w:space="0" w:color="auto"/>
            <w:left w:val="none" w:sz="0" w:space="0" w:color="auto"/>
            <w:bottom w:val="none" w:sz="0" w:space="0" w:color="auto"/>
            <w:right w:val="none" w:sz="0" w:space="0" w:color="auto"/>
          </w:divBdr>
        </w:div>
        <w:div w:id="1810316699">
          <w:marLeft w:val="480"/>
          <w:marRight w:val="0"/>
          <w:marTop w:val="0"/>
          <w:marBottom w:val="0"/>
          <w:divBdr>
            <w:top w:val="none" w:sz="0" w:space="0" w:color="auto"/>
            <w:left w:val="none" w:sz="0" w:space="0" w:color="auto"/>
            <w:bottom w:val="none" w:sz="0" w:space="0" w:color="auto"/>
            <w:right w:val="none" w:sz="0" w:space="0" w:color="auto"/>
          </w:divBdr>
        </w:div>
        <w:div w:id="1860586280">
          <w:marLeft w:val="480"/>
          <w:marRight w:val="0"/>
          <w:marTop w:val="0"/>
          <w:marBottom w:val="0"/>
          <w:divBdr>
            <w:top w:val="none" w:sz="0" w:space="0" w:color="auto"/>
            <w:left w:val="none" w:sz="0" w:space="0" w:color="auto"/>
            <w:bottom w:val="none" w:sz="0" w:space="0" w:color="auto"/>
            <w:right w:val="none" w:sz="0" w:space="0" w:color="auto"/>
          </w:divBdr>
        </w:div>
        <w:div w:id="1870676456">
          <w:marLeft w:val="480"/>
          <w:marRight w:val="0"/>
          <w:marTop w:val="0"/>
          <w:marBottom w:val="0"/>
          <w:divBdr>
            <w:top w:val="none" w:sz="0" w:space="0" w:color="auto"/>
            <w:left w:val="none" w:sz="0" w:space="0" w:color="auto"/>
            <w:bottom w:val="none" w:sz="0" w:space="0" w:color="auto"/>
            <w:right w:val="none" w:sz="0" w:space="0" w:color="auto"/>
          </w:divBdr>
        </w:div>
        <w:div w:id="1944532557">
          <w:marLeft w:val="480"/>
          <w:marRight w:val="0"/>
          <w:marTop w:val="0"/>
          <w:marBottom w:val="0"/>
          <w:divBdr>
            <w:top w:val="none" w:sz="0" w:space="0" w:color="auto"/>
            <w:left w:val="none" w:sz="0" w:space="0" w:color="auto"/>
            <w:bottom w:val="none" w:sz="0" w:space="0" w:color="auto"/>
            <w:right w:val="none" w:sz="0" w:space="0" w:color="auto"/>
          </w:divBdr>
        </w:div>
        <w:div w:id="1952739107">
          <w:marLeft w:val="480"/>
          <w:marRight w:val="0"/>
          <w:marTop w:val="0"/>
          <w:marBottom w:val="0"/>
          <w:divBdr>
            <w:top w:val="none" w:sz="0" w:space="0" w:color="auto"/>
            <w:left w:val="none" w:sz="0" w:space="0" w:color="auto"/>
            <w:bottom w:val="none" w:sz="0" w:space="0" w:color="auto"/>
            <w:right w:val="none" w:sz="0" w:space="0" w:color="auto"/>
          </w:divBdr>
        </w:div>
        <w:div w:id="2015495247">
          <w:marLeft w:val="480"/>
          <w:marRight w:val="0"/>
          <w:marTop w:val="0"/>
          <w:marBottom w:val="0"/>
          <w:divBdr>
            <w:top w:val="none" w:sz="0" w:space="0" w:color="auto"/>
            <w:left w:val="none" w:sz="0" w:space="0" w:color="auto"/>
            <w:bottom w:val="none" w:sz="0" w:space="0" w:color="auto"/>
            <w:right w:val="none" w:sz="0" w:space="0" w:color="auto"/>
          </w:divBdr>
        </w:div>
        <w:div w:id="2032603135">
          <w:marLeft w:val="480"/>
          <w:marRight w:val="0"/>
          <w:marTop w:val="0"/>
          <w:marBottom w:val="0"/>
          <w:divBdr>
            <w:top w:val="none" w:sz="0" w:space="0" w:color="auto"/>
            <w:left w:val="none" w:sz="0" w:space="0" w:color="auto"/>
            <w:bottom w:val="none" w:sz="0" w:space="0" w:color="auto"/>
            <w:right w:val="none" w:sz="0" w:space="0" w:color="auto"/>
          </w:divBdr>
        </w:div>
        <w:div w:id="2047442065">
          <w:marLeft w:val="480"/>
          <w:marRight w:val="0"/>
          <w:marTop w:val="0"/>
          <w:marBottom w:val="0"/>
          <w:divBdr>
            <w:top w:val="none" w:sz="0" w:space="0" w:color="auto"/>
            <w:left w:val="none" w:sz="0" w:space="0" w:color="auto"/>
            <w:bottom w:val="none" w:sz="0" w:space="0" w:color="auto"/>
            <w:right w:val="none" w:sz="0" w:space="0" w:color="auto"/>
          </w:divBdr>
        </w:div>
        <w:div w:id="2098284721">
          <w:marLeft w:val="480"/>
          <w:marRight w:val="0"/>
          <w:marTop w:val="0"/>
          <w:marBottom w:val="0"/>
          <w:divBdr>
            <w:top w:val="none" w:sz="0" w:space="0" w:color="auto"/>
            <w:left w:val="none" w:sz="0" w:space="0" w:color="auto"/>
            <w:bottom w:val="none" w:sz="0" w:space="0" w:color="auto"/>
            <w:right w:val="none" w:sz="0" w:space="0" w:color="auto"/>
          </w:divBdr>
        </w:div>
        <w:div w:id="2112386294">
          <w:marLeft w:val="480"/>
          <w:marRight w:val="0"/>
          <w:marTop w:val="0"/>
          <w:marBottom w:val="0"/>
          <w:divBdr>
            <w:top w:val="none" w:sz="0" w:space="0" w:color="auto"/>
            <w:left w:val="none" w:sz="0" w:space="0" w:color="auto"/>
            <w:bottom w:val="none" w:sz="0" w:space="0" w:color="auto"/>
            <w:right w:val="none" w:sz="0" w:space="0" w:color="auto"/>
          </w:divBdr>
        </w:div>
      </w:divsChild>
    </w:div>
    <w:div w:id="67963564">
      <w:bodyDiv w:val="1"/>
      <w:marLeft w:val="0"/>
      <w:marRight w:val="0"/>
      <w:marTop w:val="0"/>
      <w:marBottom w:val="0"/>
      <w:divBdr>
        <w:top w:val="none" w:sz="0" w:space="0" w:color="auto"/>
        <w:left w:val="none" w:sz="0" w:space="0" w:color="auto"/>
        <w:bottom w:val="none" w:sz="0" w:space="0" w:color="auto"/>
        <w:right w:val="none" w:sz="0" w:space="0" w:color="auto"/>
      </w:divBdr>
      <w:divsChild>
        <w:div w:id="47535062">
          <w:marLeft w:val="480"/>
          <w:marRight w:val="0"/>
          <w:marTop w:val="0"/>
          <w:marBottom w:val="0"/>
          <w:divBdr>
            <w:top w:val="none" w:sz="0" w:space="0" w:color="auto"/>
            <w:left w:val="none" w:sz="0" w:space="0" w:color="auto"/>
            <w:bottom w:val="none" w:sz="0" w:space="0" w:color="auto"/>
            <w:right w:val="none" w:sz="0" w:space="0" w:color="auto"/>
          </w:divBdr>
        </w:div>
        <w:div w:id="93984136">
          <w:marLeft w:val="480"/>
          <w:marRight w:val="0"/>
          <w:marTop w:val="0"/>
          <w:marBottom w:val="0"/>
          <w:divBdr>
            <w:top w:val="none" w:sz="0" w:space="0" w:color="auto"/>
            <w:left w:val="none" w:sz="0" w:space="0" w:color="auto"/>
            <w:bottom w:val="none" w:sz="0" w:space="0" w:color="auto"/>
            <w:right w:val="none" w:sz="0" w:space="0" w:color="auto"/>
          </w:divBdr>
        </w:div>
        <w:div w:id="145898592">
          <w:marLeft w:val="480"/>
          <w:marRight w:val="0"/>
          <w:marTop w:val="0"/>
          <w:marBottom w:val="0"/>
          <w:divBdr>
            <w:top w:val="none" w:sz="0" w:space="0" w:color="auto"/>
            <w:left w:val="none" w:sz="0" w:space="0" w:color="auto"/>
            <w:bottom w:val="none" w:sz="0" w:space="0" w:color="auto"/>
            <w:right w:val="none" w:sz="0" w:space="0" w:color="auto"/>
          </w:divBdr>
        </w:div>
        <w:div w:id="160657301">
          <w:marLeft w:val="480"/>
          <w:marRight w:val="0"/>
          <w:marTop w:val="0"/>
          <w:marBottom w:val="0"/>
          <w:divBdr>
            <w:top w:val="none" w:sz="0" w:space="0" w:color="auto"/>
            <w:left w:val="none" w:sz="0" w:space="0" w:color="auto"/>
            <w:bottom w:val="none" w:sz="0" w:space="0" w:color="auto"/>
            <w:right w:val="none" w:sz="0" w:space="0" w:color="auto"/>
          </w:divBdr>
        </w:div>
        <w:div w:id="258874479">
          <w:marLeft w:val="480"/>
          <w:marRight w:val="0"/>
          <w:marTop w:val="0"/>
          <w:marBottom w:val="0"/>
          <w:divBdr>
            <w:top w:val="none" w:sz="0" w:space="0" w:color="auto"/>
            <w:left w:val="none" w:sz="0" w:space="0" w:color="auto"/>
            <w:bottom w:val="none" w:sz="0" w:space="0" w:color="auto"/>
            <w:right w:val="none" w:sz="0" w:space="0" w:color="auto"/>
          </w:divBdr>
        </w:div>
        <w:div w:id="276065192">
          <w:marLeft w:val="480"/>
          <w:marRight w:val="0"/>
          <w:marTop w:val="0"/>
          <w:marBottom w:val="0"/>
          <w:divBdr>
            <w:top w:val="none" w:sz="0" w:space="0" w:color="auto"/>
            <w:left w:val="none" w:sz="0" w:space="0" w:color="auto"/>
            <w:bottom w:val="none" w:sz="0" w:space="0" w:color="auto"/>
            <w:right w:val="none" w:sz="0" w:space="0" w:color="auto"/>
          </w:divBdr>
        </w:div>
        <w:div w:id="283779133">
          <w:marLeft w:val="480"/>
          <w:marRight w:val="0"/>
          <w:marTop w:val="0"/>
          <w:marBottom w:val="0"/>
          <w:divBdr>
            <w:top w:val="none" w:sz="0" w:space="0" w:color="auto"/>
            <w:left w:val="none" w:sz="0" w:space="0" w:color="auto"/>
            <w:bottom w:val="none" w:sz="0" w:space="0" w:color="auto"/>
            <w:right w:val="none" w:sz="0" w:space="0" w:color="auto"/>
          </w:divBdr>
        </w:div>
        <w:div w:id="284889673">
          <w:marLeft w:val="480"/>
          <w:marRight w:val="0"/>
          <w:marTop w:val="0"/>
          <w:marBottom w:val="0"/>
          <w:divBdr>
            <w:top w:val="none" w:sz="0" w:space="0" w:color="auto"/>
            <w:left w:val="none" w:sz="0" w:space="0" w:color="auto"/>
            <w:bottom w:val="none" w:sz="0" w:space="0" w:color="auto"/>
            <w:right w:val="none" w:sz="0" w:space="0" w:color="auto"/>
          </w:divBdr>
        </w:div>
        <w:div w:id="298194637">
          <w:marLeft w:val="480"/>
          <w:marRight w:val="0"/>
          <w:marTop w:val="0"/>
          <w:marBottom w:val="0"/>
          <w:divBdr>
            <w:top w:val="none" w:sz="0" w:space="0" w:color="auto"/>
            <w:left w:val="none" w:sz="0" w:space="0" w:color="auto"/>
            <w:bottom w:val="none" w:sz="0" w:space="0" w:color="auto"/>
            <w:right w:val="none" w:sz="0" w:space="0" w:color="auto"/>
          </w:divBdr>
        </w:div>
        <w:div w:id="302781132">
          <w:marLeft w:val="480"/>
          <w:marRight w:val="0"/>
          <w:marTop w:val="0"/>
          <w:marBottom w:val="0"/>
          <w:divBdr>
            <w:top w:val="none" w:sz="0" w:space="0" w:color="auto"/>
            <w:left w:val="none" w:sz="0" w:space="0" w:color="auto"/>
            <w:bottom w:val="none" w:sz="0" w:space="0" w:color="auto"/>
            <w:right w:val="none" w:sz="0" w:space="0" w:color="auto"/>
          </w:divBdr>
        </w:div>
        <w:div w:id="348721924">
          <w:marLeft w:val="480"/>
          <w:marRight w:val="0"/>
          <w:marTop w:val="0"/>
          <w:marBottom w:val="0"/>
          <w:divBdr>
            <w:top w:val="none" w:sz="0" w:space="0" w:color="auto"/>
            <w:left w:val="none" w:sz="0" w:space="0" w:color="auto"/>
            <w:bottom w:val="none" w:sz="0" w:space="0" w:color="auto"/>
            <w:right w:val="none" w:sz="0" w:space="0" w:color="auto"/>
          </w:divBdr>
        </w:div>
        <w:div w:id="379982882">
          <w:marLeft w:val="480"/>
          <w:marRight w:val="0"/>
          <w:marTop w:val="0"/>
          <w:marBottom w:val="0"/>
          <w:divBdr>
            <w:top w:val="none" w:sz="0" w:space="0" w:color="auto"/>
            <w:left w:val="none" w:sz="0" w:space="0" w:color="auto"/>
            <w:bottom w:val="none" w:sz="0" w:space="0" w:color="auto"/>
            <w:right w:val="none" w:sz="0" w:space="0" w:color="auto"/>
          </w:divBdr>
        </w:div>
        <w:div w:id="383023356">
          <w:marLeft w:val="480"/>
          <w:marRight w:val="0"/>
          <w:marTop w:val="0"/>
          <w:marBottom w:val="0"/>
          <w:divBdr>
            <w:top w:val="none" w:sz="0" w:space="0" w:color="auto"/>
            <w:left w:val="none" w:sz="0" w:space="0" w:color="auto"/>
            <w:bottom w:val="none" w:sz="0" w:space="0" w:color="auto"/>
            <w:right w:val="none" w:sz="0" w:space="0" w:color="auto"/>
          </w:divBdr>
        </w:div>
        <w:div w:id="386950270">
          <w:marLeft w:val="480"/>
          <w:marRight w:val="0"/>
          <w:marTop w:val="0"/>
          <w:marBottom w:val="0"/>
          <w:divBdr>
            <w:top w:val="none" w:sz="0" w:space="0" w:color="auto"/>
            <w:left w:val="none" w:sz="0" w:space="0" w:color="auto"/>
            <w:bottom w:val="none" w:sz="0" w:space="0" w:color="auto"/>
            <w:right w:val="none" w:sz="0" w:space="0" w:color="auto"/>
          </w:divBdr>
        </w:div>
        <w:div w:id="388236866">
          <w:marLeft w:val="480"/>
          <w:marRight w:val="0"/>
          <w:marTop w:val="0"/>
          <w:marBottom w:val="0"/>
          <w:divBdr>
            <w:top w:val="none" w:sz="0" w:space="0" w:color="auto"/>
            <w:left w:val="none" w:sz="0" w:space="0" w:color="auto"/>
            <w:bottom w:val="none" w:sz="0" w:space="0" w:color="auto"/>
            <w:right w:val="none" w:sz="0" w:space="0" w:color="auto"/>
          </w:divBdr>
        </w:div>
        <w:div w:id="413556574">
          <w:marLeft w:val="480"/>
          <w:marRight w:val="0"/>
          <w:marTop w:val="0"/>
          <w:marBottom w:val="0"/>
          <w:divBdr>
            <w:top w:val="none" w:sz="0" w:space="0" w:color="auto"/>
            <w:left w:val="none" w:sz="0" w:space="0" w:color="auto"/>
            <w:bottom w:val="none" w:sz="0" w:space="0" w:color="auto"/>
            <w:right w:val="none" w:sz="0" w:space="0" w:color="auto"/>
          </w:divBdr>
        </w:div>
        <w:div w:id="435713072">
          <w:marLeft w:val="480"/>
          <w:marRight w:val="0"/>
          <w:marTop w:val="0"/>
          <w:marBottom w:val="0"/>
          <w:divBdr>
            <w:top w:val="none" w:sz="0" w:space="0" w:color="auto"/>
            <w:left w:val="none" w:sz="0" w:space="0" w:color="auto"/>
            <w:bottom w:val="none" w:sz="0" w:space="0" w:color="auto"/>
            <w:right w:val="none" w:sz="0" w:space="0" w:color="auto"/>
          </w:divBdr>
        </w:div>
        <w:div w:id="438985517">
          <w:marLeft w:val="480"/>
          <w:marRight w:val="0"/>
          <w:marTop w:val="0"/>
          <w:marBottom w:val="0"/>
          <w:divBdr>
            <w:top w:val="none" w:sz="0" w:space="0" w:color="auto"/>
            <w:left w:val="none" w:sz="0" w:space="0" w:color="auto"/>
            <w:bottom w:val="none" w:sz="0" w:space="0" w:color="auto"/>
            <w:right w:val="none" w:sz="0" w:space="0" w:color="auto"/>
          </w:divBdr>
        </w:div>
        <w:div w:id="557204807">
          <w:marLeft w:val="480"/>
          <w:marRight w:val="0"/>
          <w:marTop w:val="0"/>
          <w:marBottom w:val="0"/>
          <w:divBdr>
            <w:top w:val="none" w:sz="0" w:space="0" w:color="auto"/>
            <w:left w:val="none" w:sz="0" w:space="0" w:color="auto"/>
            <w:bottom w:val="none" w:sz="0" w:space="0" w:color="auto"/>
            <w:right w:val="none" w:sz="0" w:space="0" w:color="auto"/>
          </w:divBdr>
        </w:div>
        <w:div w:id="711617429">
          <w:marLeft w:val="480"/>
          <w:marRight w:val="0"/>
          <w:marTop w:val="0"/>
          <w:marBottom w:val="0"/>
          <w:divBdr>
            <w:top w:val="none" w:sz="0" w:space="0" w:color="auto"/>
            <w:left w:val="none" w:sz="0" w:space="0" w:color="auto"/>
            <w:bottom w:val="none" w:sz="0" w:space="0" w:color="auto"/>
            <w:right w:val="none" w:sz="0" w:space="0" w:color="auto"/>
          </w:divBdr>
        </w:div>
        <w:div w:id="731927511">
          <w:marLeft w:val="480"/>
          <w:marRight w:val="0"/>
          <w:marTop w:val="0"/>
          <w:marBottom w:val="0"/>
          <w:divBdr>
            <w:top w:val="none" w:sz="0" w:space="0" w:color="auto"/>
            <w:left w:val="none" w:sz="0" w:space="0" w:color="auto"/>
            <w:bottom w:val="none" w:sz="0" w:space="0" w:color="auto"/>
            <w:right w:val="none" w:sz="0" w:space="0" w:color="auto"/>
          </w:divBdr>
        </w:div>
        <w:div w:id="796028953">
          <w:marLeft w:val="480"/>
          <w:marRight w:val="0"/>
          <w:marTop w:val="0"/>
          <w:marBottom w:val="0"/>
          <w:divBdr>
            <w:top w:val="none" w:sz="0" w:space="0" w:color="auto"/>
            <w:left w:val="none" w:sz="0" w:space="0" w:color="auto"/>
            <w:bottom w:val="none" w:sz="0" w:space="0" w:color="auto"/>
            <w:right w:val="none" w:sz="0" w:space="0" w:color="auto"/>
          </w:divBdr>
        </w:div>
        <w:div w:id="834760723">
          <w:marLeft w:val="480"/>
          <w:marRight w:val="0"/>
          <w:marTop w:val="0"/>
          <w:marBottom w:val="0"/>
          <w:divBdr>
            <w:top w:val="none" w:sz="0" w:space="0" w:color="auto"/>
            <w:left w:val="none" w:sz="0" w:space="0" w:color="auto"/>
            <w:bottom w:val="none" w:sz="0" w:space="0" w:color="auto"/>
            <w:right w:val="none" w:sz="0" w:space="0" w:color="auto"/>
          </w:divBdr>
        </w:div>
        <w:div w:id="864831721">
          <w:marLeft w:val="480"/>
          <w:marRight w:val="0"/>
          <w:marTop w:val="0"/>
          <w:marBottom w:val="0"/>
          <w:divBdr>
            <w:top w:val="none" w:sz="0" w:space="0" w:color="auto"/>
            <w:left w:val="none" w:sz="0" w:space="0" w:color="auto"/>
            <w:bottom w:val="none" w:sz="0" w:space="0" w:color="auto"/>
            <w:right w:val="none" w:sz="0" w:space="0" w:color="auto"/>
          </w:divBdr>
        </w:div>
        <w:div w:id="890729344">
          <w:marLeft w:val="480"/>
          <w:marRight w:val="0"/>
          <w:marTop w:val="0"/>
          <w:marBottom w:val="0"/>
          <w:divBdr>
            <w:top w:val="none" w:sz="0" w:space="0" w:color="auto"/>
            <w:left w:val="none" w:sz="0" w:space="0" w:color="auto"/>
            <w:bottom w:val="none" w:sz="0" w:space="0" w:color="auto"/>
            <w:right w:val="none" w:sz="0" w:space="0" w:color="auto"/>
          </w:divBdr>
        </w:div>
        <w:div w:id="908687046">
          <w:marLeft w:val="480"/>
          <w:marRight w:val="0"/>
          <w:marTop w:val="0"/>
          <w:marBottom w:val="0"/>
          <w:divBdr>
            <w:top w:val="none" w:sz="0" w:space="0" w:color="auto"/>
            <w:left w:val="none" w:sz="0" w:space="0" w:color="auto"/>
            <w:bottom w:val="none" w:sz="0" w:space="0" w:color="auto"/>
            <w:right w:val="none" w:sz="0" w:space="0" w:color="auto"/>
          </w:divBdr>
        </w:div>
        <w:div w:id="937297369">
          <w:marLeft w:val="480"/>
          <w:marRight w:val="0"/>
          <w:marTop w:val="0"/>
          <w:marBottom w:val="0"/>
          <w:divBdr>
            <w:top w:val="none" w:sz="0" w:space="0" w:color="auto"/>
            <w:left w:val="none" w:sz="0" w:space="0" w:color="auto"/>
            <w:bottom w:val="none" w:sz="0" w:space="0" w:color="auto"/>
            <w:right w:val="none" w:sz="0" w:space="0" w:color="auto"/>
          </w:divBdr>
        </w:div>
        <w:div w:id="940262973">
          <w:marLeft w:val="480"/>
          <w:marRight w:val="0"/>
          <w:marTop w:val="0"/>
          <w:marBottom w:val="0"/>
          <w:divBdr>
            <w:top w:val="none" w:sz="0" w:space="0" w:color="auto"/>
            <w:left w:val="none" w:sz="0" w:space="0" w:color="auto"/>
            <w:bottom w:val="none" w:sz="0" w:space="0" w:color="auto"/>
            <w:right w:val="none" w:sz="0" w:space="0" w:color="auto"/>
          </w:divBdr>
        </w:div>
        <w:div w:id="948926134">
          <w:marLeft w:val="480"/>
          <w:marRight w:val="0"/>
          <w:marTop w:val="0"/>
          <w:marBottom w:val="0"/>
          <w:divBdr>
            <w:top w:val="none" w:sz="0" w:space="0" w:color="auto"/>
            <w:left w:val="none" w:sz="0" w:space="0" w:color="auto"/>
            <w:bottom w:val="none" w:sz="0" w:space="0" w:color="auto"/>
            <w:right w:val="none" w:sz="0" w:space="0" w:color="auto"/>
          </w:divBdr>
        </w:div>
        <w:div w:id="1003363325">
          <w:marLeft w:val="480"/>
          <w:marRight w:val="0"/>
          <w:marTop w:val="0"/>
          <w:marBottom w:val="0"/>
          <w:divBdr>
            <w:top w:val="none" w:sz="0" w:space="0" w:color="auto"/>
            <w:left w:val="none" w:sz="0" w:space="0" w:color="auto"/>
            <w:bottom w:val="none" w:sz="0" w:space="0" w:color="auto"/>
            <w:right w:val="none" w:sz="0" w:space="0" w:color="auto"/>
          </w:divBdr>
        </w:div>
        <w:div w:id="1047799608">
          <w:marLeft w:val="480"/>
          <w:marRight w:val="0"/>
          <w:marTop w:val="0"/>
          <w:marBottom w:val="0"/>
          <w:divBdr>
            <w:top w:val="none" w:sz="0" w:space="0" w:color="auto"/>
            <w:left w:val="none" w:sz="0" w:space="0" w:color="auto"/>
            <w:bottom w:val="none" w:sz="0" w:space="0" w:color="auto"/>
            <w:right w:val="none" w:sz="0" w:space="0" w:color="auto"/>
          </w:divBdr>
        </w:div>
        <w:div w:id="1058161567">
          <w:marLeft w:val="480"/>
          <w:marRight w:val="0"/>
          <w:marTop w:val="0"/>
          <w:marBottom w:val="0"/>
          <w:divBdr>
            <w:top w:val="none" w:sz="0" w:space="0" w:color="auto"/>
            <w:left w:val="none" w:sz="0" w:space="0" w:color="auto"/>
            <w:bottom w:val="none" w:sz="0" w:space="0" w:color="auto"/>
            <w:right w:val="none" w:sz="0" w:space="0" w:color="auto"/>
          </w:divBdr>
        </w:div>
        <w:div w:id="1088498926">
          <w:marLeft w:val="480"/>
          <w:marRight w:val="0"/>
          <w:marTop w:val="0"/>
          <w:marBottom w:val="0"/>
          <w:divBdr>
            <w:top w:val="none" w:sz="0" w:space="0" w:color="auto"/>
            <w:left w:val="none" w:sz="0" w:space="0" w:color="auto"/>
            <w:bottom w:val="none" w:sz="0" w:space="0" w:color="auto"/>
            <w:right w:val="none" w:sz="0" w:space="0" w:color="auto"/>
          </w:divBdr>
        </w:div>
        <w:div w:id="1091391094">
          <w:marLeft w:val="480"/>
          <w:marRight w:val="0"/>
          <w:marTop w:val="0"/>
          <w:marBottom w:val="0"/>
          <w:divBdr>
            <w:top w:val="none" w:sz="0" w:space="0" w:color="auto"/>
            <w:left w:val="none" w:sz="0" w:space="0" w:color="auto"/>
            <w:bottom w:val="none" w:sz="0" w:space="0" w:color="auto"/>
            <w:right w:val="none" w:sz="0" w:space="0" w:color="auto"/>
          </w:divBdr>
        </w:div>
        <w:div w:id="1148008800">
          <w:marLeft w:val="480"/>
          <w:marRight w:val="0"/>
          <w:marTop w:val="0"/>
          <w:marBottom w:val="0"/>
          <w:divBdr>
            <w:top w:val="none" w:sz="0" w:space="0" w:color="auto"/>
            <w:left w:val="none" w:sz="0" w:space="0" w:color="auto"/>
            <w:bottom w:val="none" w:sz="0" w:space="0" w:color="auto"/>
            <w:right w:val="none" w:sz="0" w:space="0" w:color="auto"/>
          </w:divBdr>
        </w:div>
        <w:div w:id="1157259358">
          <w:marLeft w:val="480"/>
          <w:marRight w:val="0"/>
          <w:marTop w:val="0"/>
          <w:marBottom w:val="0"/>
          <w:divBdr>
            <w:top w:val="none" w:sz="0" w:space="0" w:color="auto"/>
            <w:left w:val="none" w:sz="0" w:space="0" w:color="auto"/>
            <w:bottom w:val="none" w:sz="0" w:space="0" w:color="auto"/>
            <w:right w:val="none" w:sz="0" w:space="0" w:color="auto"/>
          </w:divBdr>
        </w:div>
        <w:div w:id="1200165798">
          <w:marLeft w:val="480"/>
          <w:marRight w:val="0"/>
          <w:marTop w:val="0"/>
          <w:marBottom w:val="0"/>
          <w:divBdr>
            <w:top w:val="none" w:sz="0" w:space="0" w:color="auto"/>
            <w:left w:val="none" w:sz="0" w:space="0" w:color="auto"/>
            <w:bottom w:val="none" w:sz="0" w:space="0" w:color="auto"/>
            <w:right w:val="none" w:sz="0" w:space="0" w:color="auto"/>
          </w:divBdr>
        </w:div>
        <w:div w:id="1201938671">
          <w:marLeft w:val="480"/>
          <w:marRight w:val="0"/>
          <w:marTop w:val="0"/>
          <w:marBottom w:val="0"/>
          <w:divBdr>
            <w:top w:val="none" w:sz="0" w:space="0" w:color="auto"/>
            <w:left w:val="none" w:sz="0" w:space="0" w:color="auto"/>
            <w:bottom w:val="none" w:sz="0" w:space="0" w:color="auto"/>
            <w:right w:val="none" w:sz="0" w:space="0" w:color="auto"/>
          </w:divBdr>
        </w:div>
        <w:div w:id="1216426300">
          <w:marLeft w:val="480"/>
          <w:marRight w:val="0"/>
          <w:marTop w:val="0"/>
          <w:marBottom w:val="0"/>
          <w:divBdr>
            <w:top w:val="none" w:sz="0" w:space="0" w:color="auto"/>
            <w:left w:val="none" w:sz="0" w:space="0" w:color="auto"/>
            <w:bottom w:val="none" w:sz="0" w:space="0" w:color="auto"/>
            <w:right w:val="none" w:sz="0" w:space="0" w:color="auto"/>
          </w:divBdr>
        </w:div>
        <w:div w:id="1232273561">
          <w:marLeft w:val="480"/>
          <w:marRight w:val="0"/>
          <w:marTop w:val="0"/>
          <w:marBottom w:val="0"/>
          <w:divBdr>
            <w:top w:val="none" w:sz="0" w:space="0" w:color="auto"/>
            <w:left w:val="none" w:sz="0" w:space="0" w:color="auto"/>
            <w:bottom w:val="none" w:sz="0" w:space="0" w:color="auto"/>
            <w:right w:val="none" w:sz="0" w:space="0" w:color="auto"/>
          </w:divBdr>
        </w:div>
        <w:div w:id="1288582065">
          <w:marLeft w:val="480"/>
          <w:marRight w:val="0"/>
          <w:marTop w:val="0"/>
          <w:marBottom w:val="0"/>
          <w:divBdr>
            <w:top w:val="none" w:sz="0" w:space="0" w:color="auto"/>
            <w:left w:val="none" w:sz="0" w:space="0" w:color="auto"/>
            <w:bottom w:val="none" w:sz="0" w:space="0" w:color="auto"/>
            <w:right w:val="none" w:sz="0" w:space="0" w:color="auto"/>
          </w:divBdr>
        </w:div>
        <w:div w:id="1338314650">
          <w:marLeft w:val="480"/>
          <w:marRight w:val="0"/>
          <w:marTop w:val="0"/>
          <w:marBottom w:val="0"/>
          <w:divBdr>
            <w:top w:val="none" w:sz="0" w:space="0" w:color="auto"/>
            <w:left w:val="none" w:sz="0" w:space="0" w:color="auto"/>
            <w:bottom w:val="none" w:sz="0" w:space="0" w:color="auto"/>
            <w:right w:val="none" w:sz="0" w:space="0" w:color="auto"/>
          </w:divBdr>
        </w:div>
        <w:div w:id="1360355805">
          <w:marLeft w:val="480"/>
          <w:marRight w:val="0"/>
          <w:marTop w:val="0"/>
          <w:marBottom w:val="0"/>
          <w:divBdr>
            <w:top w:val="none" w:sz="0" w:space="0" w:color="auto"/>
            <w:left w:val="none" w:sz="0" w:space="0" w:color="auto"/>
            <w:bottom w:val="none" w:sz="0" w:space="0" w:color="auto"/>
            <w:right w:val="none" w:sz="0" w:space="0" w:color="auto"/>
          </w:divBdr>
        </w:div>
        <w:div w:id="1375303473">
          <w:marLeft w:val="480"/>
          <w:marRight w:val="0"/>
          <w:marTop w:val="0"/>
          <w:marBottom w:val="0"/>
          <w:divBdr>
            <w:top w:val="none" w:sz="0" w:space="0" w:color="auto"/>
            <w:left w:val="none" w:sz="0" w:space="0" w:color="auto"/>
            <w:bottom w:val="none" w:sz="0" w:space="0" w:color="auto"/>
            <w:right w:val="none" w:sz="0" w:space="0" w:color="auto"/>
          </w:divBdr>
        </w:div>
        <w:div w:id="1406564796">
          <w:marLeft w:val="480"/>
          <w:marRight w:val="0"/>
          <w:marTop w:val="0"/>
          <w:marBottom w:val="0"/>
          <w:divBdr>
            <w:top w:val="none" w:sz="0" w:space="0" w:color="auto"/>
            <w:left w:val="none" w:sz="0" w:space="0" w:color="auto"/>
            <w:bottom w:val="none" w:sz="0" w:space="0" w:color="auto"/>
            <w:right w:val="none" w:sz="0" w:space="0" w:color="auto"/>
          </w:divBdr>
        </w:div>
        <w:div w:id="1409498589">
          <w:marLeft w:val="480"/>
          <w:marRight w:val="0"/>
          <w:marTop w:val="0"/>
          <w:marBottom w:val="0"/>
          <w:divBdr>
            <w:top w:val="none" w:sz="0" w:space="0" w:color="auto"/>
            <w:left w:val="none" w:sz="0" w:space="0" w:color="auto"/>
            <w:bottom w:val="none" w:sz="0" w:space="0" w:color="auto"/>
            <w:right w:val="none" w:sz="0" w:space="0" w:color="auto"/>
          </w:divBdr>
        </w:div>
        <w:div w:id="1435319423">
          <w:marLeft w:val="480"/>
          <w:marRight w:val="0"/>
          <w:marTop w:val="0"/>
          <w:marBottom w:val="0"/>
          <w:divBdr>
            <w:top w:val="none" w:sz="0" w:space="0" w:color="auto"/>
            <w:left w:val="none" w:sz="0" w:space="0" w:color="auto"/>
            <w:bottom w:val="none" w:sz="0" w:space="0" w:color="auto"/>
            <w:right w:val="none" w:sz="0" w:space="0" w:color="auto"/>
          </w:divBdr>
        </w:div>
        <w:div w:id="1462504669">
          <w:marLeft w:val="480"/>
          <w:marRight w:val="0"/>
          <w:marTop w:val="0"/>
          <w:marBottom w:val="0"/>
          <w:divBdr>
            <w:top w:val="none" w:sz="0" w:space="0" w:color="auto"/>
            <w:left w:val="none" w:sz="0" w:space="0" w:color="auto"/>
            <w:bottom w:val="none" w:sz="0" w:space="0" w:color="auto"/>
            <w:right w:val="none" w:sz="0" w:space="0" w:color="auto"/>
          </w:divBdr>
        </w:div>
        <w:div w:id="1542135362">
          <w:marLeft w:val="480"/>
          <w:marRight w:val="0"/>
          <w:marTop w:val="0"/>
          <w:marBottom w:val="0"/>
          <w:divBdr>
            <w:top w:val="none" w:sz="0" w:space="0" w:color="auto"/>
            <w:left w:val="none" w:sz="0" w:space="0" w:color="auto"/>
            <w:bottom w:val="none" w:sz="0" w:space="0" w:color="auto"/>
            <w:right w:val="none" w:sz="0" w:space="0" w:color="auto"/>
          </w:divBdr>
        </w:div>
        <w:div w:id="1567690337">
          <w:marLeft w:val="480"/>
          <w:marRight w:val="0"/>
          <w:marTop w:val="0"/>
          <w:marBottom w:val="0"/>
          <w:divBdr>
            <w:top w:val="none" w:sz="0" w:space="0" w:color="auto"/>
            <w:left w:val="none" w:sz="0" w:space="0" w:color="auto"/>
            <w:bottom w:val="none" w:sz="0" w:space="0" w:color="auto"/>
            <w:right w:val="none" w:sz="0" w:space="0" w:color="auto"/>
          </w:divBdr>
        </w:div>
        <w:div w:id="1594781464">
          <w:marLeft w:val="480"/>
          <w:marRight w:val="0"/>
          <w:marTop w:val="0"/>
          <w:marBottom w:val="0"/>
          <w:divBdr>
            <w:top w:val="none" w:sz="0" w:space="0" w:color="auto"/>
            <w:left w:val="none" w:sz="0" w:space="0" w:color="auto"/>
            <w:bottom w:val="none" w:sz="0" w:space="0" w:color="auto"/>
            <w:right w:val="none" w:sz="0" w:space="0" w:color="auto"/>
          </w:divBdr>
        </w:div>
        <w:div w:id="1632520791">
          <w:marLeft w:val="480"/>
          <w:marRight w:val="0"/>
          <w:marTop w:val="0"/>
          <w:marBottom w:val="0"/>
          <w:divBdr>
            <w:top w:val="none" w:sz="0" w:space="0" w:color="auto"/>
            <w:left w:val="none" w:sz="0" w:space="0" w:color="auto"/>
            <w:bottom w:val="none" w:sz="0" w:space="0" w:color="auto"/>
            <w:right w:val="none" w:sz="0" w:space="0" w:color="auto"/>
          </w:divBdr>
        </w:div>
        <w:div w:id="1645891192">
          <w:marLeft w:val="480"/>
          <w:marRight w:val="0"/>
          <w:marTop w:val="0"/>
          <w:marBottom w:val="0"/>
          <w:divBdr>
            <w:top w:val="none" w:sz="0" w:space="0" w:color="auto"/>
            <w:left w:val="none" w:sz="0" w:space="0" w:color="auto"/>
            <w:bottom w:val="none" w:sz="0" w:space="0" w:color="auto"/>
            <w:right w:val="none" w:sz="0" w:space="0" w:color="auto"/>
          </w:divBdr>
        </w:div>
        <w:div w:id="1676810335">
          <w:marLeft w:val="480"/>
          <w:marRight w:val="0"/>
          <w:marTop w:val="0"/>
          <w:marBottom w:val="0"/>
          <w:divBdr>
            <w:top w:val="none" w:sz="0" w:space="0" w:color="auto"/>
            <w:left w:val="none" w:sz="0" w:space="0" w:color="auto"/>
            <w:bottom w:val="none" w:sz="0" w:space="0" w:color="auto"/>
            <w:right w:val="none" w:sz="0" w:space="0" w:color="auto"/>
          </w:divBdr>
        </w:div>
        <w:div w:id="1728333261">
          <w:marLeft w:val="480"/>
          <w:marRight w:val="0"/>
          <w:marTop w:val="0"/>
          <w:marBottom w:val="0"/>
          <w:divBdr>
            <w:top w:val="none" w:sz="0" w:space="0" w:color="auto"/>
            <w:left w:val="none" w:sz="0" w:space="0" w:color="auto"/>
            <w:bottom w:val="none" w:sz="0" w:space="0" w:color="auto"/>
            <w:right w:val="none" w:sz="0" w:space="0" w:color="auto"/>
          </w:divBdr>
        </w:div>
        <w:div w:id="1734234171">
          <w:marLeft w:val="480"/>
          <w:marRight w:val="0"/>
          <w:marTop w:val="0"/>
          <w:marBottom w:val="0"/>
          <w:divBdr>
            <w:top w:val="none" w:sz="0" w:space="0" w:color="auto"/>
            <w:left w:val="none" w:sz="0" w:space="0" w:color="auto"/>
            <w:bottom w:val="none" w:sz="0" w:space="0" w:color="auto"/>
            <w:right w:val="none" w:sz="0" w:space="0" w:color="auto"/>
          </w:divBdr>
        </w:div>
        <w:div w:id="1744133529">
          <w:marLeft w:val="480"/>
          <w:marRight w:val="0"/>
          <w:marTop w:val="0"/>
          <w:marBottom w:val="0"/>
          <w:divBdr>
            <w:top w:val="none" w:sz="0" w:space="0" w:color="auto"/>
            <w:left w:val="none" w:sz="0" w:space="0" w:color="auto"/>
            <w:bottom w:val="none" w:sz="0" w:space="0" w:color="auto"/>
            <w:right w:val="none" w:sz="0" w:space="0" w:color="auto"/>
          </w:divBdr>
        </w:div>
        <w:div w:id="1789155025">
          <w:marLeft w:val="480"/>
          <w:marRight w:val="0"/>
          <w:marTop w:val="0"/>
          <w:marBottom w:val="0"/>
          <w:divBdr>
            <w:top w:val="none" w:sz="0" w:space="0" w:color="auto"/>
            <w:left w:val="none" w:sz="0" w:space="0" w:color="auto"/>
            <w:bottom w:val="none" w:sz="0" w:space="0" w:color="auto"/>
            <w:right w:val="none" w:sz="0" w:space="0" w:color="auto"/>
          </w:divBdr>
        </w:div>
        <w:div w:id="1798521157">
          <w:marLeft w:val="480"/>
          <w:marRight w:val="0"/>
          <w:marTop w:val="0"/>
          <w:marBottom w:val="0"/>
          <w:divBdr>
            <w:top w:val="none" w:sz="0" w:space="0" w:color="auto"/>
            <w:left w:val="none" w:sz="0" w:space="0" w:color="auto"/>
            <w:bottom w:val="none" w:sz="0" w:space="0" w:color="auto"/>
            <w:right w:val="none" w:sz="0" w:space="0" w:color="auto"/>
          </w:divBdr>
        </w:div>
        <w:div w:id="1799372048">
          <w:marLeft w:val="480"/>
          <w:marRight w:val="0"/>
          <w:marTop w:val="0"/>
          <w:marBottom w:val="0"/>
          <w:divBdr>
            <w:top w:val="none" w:sz="0" w:space="0" w:color="auto"/>
            <w:left w:val="none" w:sz="0" w:space="0" w:color="auto"/>
            <w:bottom w:val="none" w:sz="0" w:space="0" w:color="auto"/>
            <w:right w:val="none" w:sz="0" w:space="0" w:color="auto"/>
          </w:divBdr>
        </w:div>
        <w:div w:id="1807120240">
          <w:marLeft w:val="480"/>
          <w:marRight w:val="0"/>
          <w:marTop w:val="0"/>
          <w:marBottom w:val="0"/>
          <w:divBdr>
            <w:top w:val="none" w:sz="0" w:space="0" w:color="auto"/>
            <w:left w:val="none" w:sz="0" w:space="0" w:color="auto"/>
            <w:bottom w:val="none" w:sz="0" w:space="0" w:color="auto"/>
            <w:right w:val="none" w:sz="0" w:space="0" w:color="auto"/>
          </w:divBdr>
        </w:div>
        <w:div w:id="1867058172">
          <w:marLeft w:val="480"/>
          <w:marRight w:val="0"/>
          <w:marTop w:val="0"/>
          <w:marBottom w:val="0"/>
          <w:divBdr>
            <w:top w:val="none" w:sz="0" w:space="0" w:color="auto"/>
            <w:left w:val="none" w:sz="0" w:space="0" w:color="auto"/>
            <w:bottom w:val="none" w:sz="0" w:space="0" w:color="auto"/>
            <w:right w:val="none" w:sz="0" w:space="0" w:color="auto"/>
          </w:divBdr>
        </w:div>
        <w:div w:id="2099522481">
          <w:marLeft w:val="480"/>
          <w:marRight w:val="0"/>
          <w:marTop w:val="0"/>
          <w:marBottom w:val="0"/>
          <w:divBdr>
            <w:top w:val="none" w:sz="0" w:space="0" w:color="auto"/>
            <w:left w:val="none" w:sz="0" w:space="0" w:color="auto"/>
            <w:bottom w:val="none" w:sz="0" w:space="0" w:color="auto"/>
            <w:right w:val="none" w:sz="0" w:space="0" w:color="auto"/>
          </w:divBdr>
        </w:div>
        <w:div w:id="2110268920">
          <w:marLeft w:val="480"/>
          <w:marRight w:val="0"/>
          <w:marTop w:val="0"/>
          <w:marBottom w:val="0"/>
          <w:divBdr>
            <w:top w:val="none" w:sz="0" w:space="0" w:color="auto"/>
            <w:left w:val="none" w:sz="0" w:space="0" w:color="auto"/>
            <w:bottom w:val="none" w:sz="0" w:space="0" w:color="auto"/>
            <w:right w:val="none" w:sz="0" w:space="0" w:color="auto"/>
          </w:divBdr>
        </w:div>
      </w:divsChild>
    </w:div>
    <w:div w:id="83307937">
      <w:bodyDiv w:val="1"/>
      <w:marLeft w:val="0"/>
      <w:marRight w:val="0"/>
      <w:marTop w:val="0"/>
      <w:marBottom w:val="0"/>
      <w:divBdr>
        <w:top w:val="none" w:sz="0" w:space="0" w:color="auto"/>
        <w:left w:val="none" w:sz="0" w:space="0" w:color="auto"/>
        <w:bottom w:val="none" w:sz="0" w:space="0" w:color="auto"/>
        <w:right w:val="none" w:sz="0" w:space="0" w:color="auto"/>
      </w:divBdr>
      <w:divsChild>
        <w:div w:id="4017448">
          <w:marLeft w:val="480"/>
          <w:marRight w:val="0"/>
          <w:marTop w:val="0"/>
          <w:marBottom w:val="0"/>
          <w:divBdr>
            <w:top w:val="none" w:sz="0" w:space="0" w:color="auto"/>
            <w:left w:val="none" w:sz="0" w:space="0" w:color="auto"/>
            <w:bottom w:val="none" w:sz="0" w:space="0" w:color="auto"/>
            <w:right w:val="none" w:sz="0" w:space="0" w:color="auto"/>
          </w:divBdr>
        </w:div>
        <w:div w:id="73859831">
          <w:marLeft w:val="480"/>
          <w:marRight w:val="0"/>
          <w:marTop w:val="0"/>
          <w:marBottom w:val="0"/>
          <w:divBdr>
            <w:top w:val="none" w:sz="0" w:space="0" w:color="auto"/>
            <w:left w:val="none" w:sz="0" w:space="0" w:color="auto"/>
            <w:bottom w:val="none" w:sz="0" w:space="0" w:color="auto"/>
            <w:right w:val="none" w:sz="0" w:space="0" w:color="auto"/>
          </w:divBdr>
        </w:div>
        <w:div w:id="196549113">
          <w:marLeft w:val="480"/>
          <w:marRight w:val="0"/>
          <w:marTop w:val="0"/>
          <w:marBottom w:val="0"/>
          <w:divBdr>
            <w:top w:val="none" w:sz="0" w:space="0" w:color="auto"/>
            <w:left w:val="none" w:sz="0" w:space="0" w:color="auto"/>
            <w:bottom w:val="none" w:sz="0" w:space="0" w:color="auto"/>
            <w:right w:val="none" w:sz="0" w:space="0" w:color="auto"/>
          </w:divBdr>
        </w:div>
        <w:div w:id="254634280">
          <w:marLeft w:val="480"/>
          <w:marRight w:val="0"/>
          <w:marTop w:val="0"/>
          <w:marBottom w:val="0"/>
          <w:divBdr>
            <w:top w:val="none" w:sz="0" w:space="0" w:color="auto"/>
            <w:left w:val="none" w:sz="0" w:space="0" w:color="auto"/>
            <w:bottom w:val="none" w:sz="0" w:space="0" w:color="auto"/>
            <w:right w:val="none" w:sz="0" w:space="0" w:color="auto"/>
          </w:divBdr>
        </w:div>
        <w:div w:id="259266212">
          <w:marLeft w:val="480"/>
          <w:marRight w:val="0"/>
          <w:marTop w:val="0"/>
          <w:marBottom w:val="0"/>
          <w:divBdr>
            <w:top w:val="none" w:sz="0" w:space="0" w:color="auto"/>
            <w:left w:val="none" w:sz="0" w:space="0" w:color="auto"/>
            <w:bottom w:val="none" w:sz="0" w:space="0" w:color="auto"/>
            <w:right w:val="none" w:sz="0" w:space="0" w:color="auto"/>
          </w:divBdr>
        </w:div>
        <w:div w:id="260647416">
          <w:marLeft w:val="480"/>
          <w:marRight w:val="0"/>
          <w:marTop w:val="0"/>
          <w:marBottom w:val="0"/>
          <w:divBdr>
            <w:top w:val="none" w:sz="0" w:space="0" w:color="auto"/>
            <w:left w:val="none" w:sz="0" w:space="0" w:color="auto"/>
            <w:bottom w:val="none" w:sz="0" w:space="0" w:color="auto"/>
            <w:right w:val="none" w:sz="0" w:space="0" w:color="auto"/>
          </w:divBdr>
        </w:div>
        <w:div w:id="312565688">
          <w:marLeft w:val="480"/>
          <w:marRight w:val="0"/>
          <w:marTop w:val="0"/>
          <w:marBottom w:val="0"/>
          <w:divBdr>
            <w:top w:val="none" w:sz="0" w:space="0" w:color="auto"/>
            <w:left w:val="none" w:sz="0" w:space="0" w:color="auto"/>
            <w:bottom w:val="none" w:sz="0" w:space="0" w:color="auto"/>
            <w:right w:val="none" w:sz="0" w:space="0" w:color="auto"/>
          </w:divBdr>
        </w:div>
        <w:div w:id="347608720">
          <w:marLeft w:val="480"/>
          <w:marRight w:val="0"/>
          <w:marTop w:val="0"/>
          <w:marBottom w:val="0"/>
          <w:divBdr>
            <w:top w:val="none" w:sz="0" w:space="0" w:color="auto"/>
            <w:left w:val="none" w:sz="0" w:space="0" w:color="auto"/>
            <w:bottom w:val="none" w:sz="0" w:space="0" w:color="auto"/>
            <w:right w:val="none" w:sz="0" w:space="0" w:color="auto"/>
          </w:divBdr>
        </w:div>
        <w:div w:id="354966597">
          <w:marLeft w:val="480"/>
          <w:marRight w:val="0"/>
          <w:marTop w:val="0"/>
          <w:marBottom w:val="0"/>
          <w:divBdr>
            <w:top w:val="none" w:sz="0" w:space="0" w:color="auto"/>
            <w:left w:val="none" w:sz="0" w:space="0" w:color="auto"/>
            <w:bottom w:val="none" w:sz="0" w:space="0" w:color="auto"/>
            <w:right w:val="none" w:sz="0" w:space="0" w:color="auto"/>
          </w:divBdr>
        </w:div>
        <w:div w:id="378482603">
          <w:marLeft w:val="480"/>
          <w:marRight w:val="0"/>
          <w:marTop w:val="0"/>
          <w:marBottom w:val="0"/>
          <w:divBdr>
            <w:top w:val="none" w:sz="0" w:space="0" w:color="auto"/>
            <w:left w:val="none" w:sz="0" w:space="0" w:color="auto"/>
            <w:bottom w:val="none" w:sz="0" w:space="0" w:color="auto"/>
            <w:right w:val="none" w:sz="0" w:space="0" w:color="auto"/>
          </w:divBdr>
        </w:div>
        <w:div w:id="386876832">
          <w:marLeft w:val="480"/>
          <w:marRight w:val="0"/>
          <w:marTop w:val="0"/>
          <w:marBottom w:val="0"/>
          <w:divBdr>
            <w:top w:val="none" w:sz="0" w:space="0" w:color="auto"/>
            <w:left w:val="none" w:sz="0" w:space="0" w:color="auto"/>
            <w:bottom w:val="none" w:sz="0" w:space="0" w:color="auto"/>
            <w:right w:val="none" w:sz="0" w:space="0" w:color="auto"/>
          </w:divBdr>
        </w:div>
        <w:div w:id="433597244">
          <w:marLeft w:val="480"/>
          <w:marRight w:val="0"/>
          <w:marTop w:val="0"/>
          <w:marBottom w:val="0"/>
          <w:divBdr>
            <w:top w:val="none" w:sz="0" w:space="0" w:color="auto"/>
            <w:left w:val="none" w:sz="0" w:space="0" w:color="auto"/>
            <w:bottom w:val="none" w:sz="0" w:space="0" w:color="auto"/>
            <w:right w:val="none" w:sz="0" w:space="0" w:color="auto"/>
          </w:divBdr>
        </w:div>
        <w:div w:id="456922046">
          <w:marLeft w:val="480"/>
          <w:marRight w:val="0"/>
          <w:marTop w:val="0"/>
          <w:marBottom w:val="0"/>
          <w:divBdr>
            <w:top w:val="none" w:sz="0" w:space="0" w:color="auto"/>
            <w:left w:val="none" w:sz="0" w:space="0" w:color="auto"/>
            <w:bottom w:val="none" w:sz="0" w:space="0" w:color="auto"/>
            <w:right w:val="none" w:sz="0" w:space="0" w:color="auto"/>
          </w:divBdr>
        </w:div>
        <w:div w:id="516237474">
          <w:marLeft w:val="480"/>
          <w:marRight w:val="0"/>
          <w:marTop w:val="0"/>
          <w:marBottom w:val="0"/>
          <w:divBdr>
            <w:top w:val="none" w:sz="0" w:space="0" w:color="auto"/>
            <w:left w:val="none" w:sz="0" w:space="0" w:color="auto"/>
            <w:bottom w:val="none" w:sz="0" w:space="0" w:color="auto"/>
            <w:right w:val="none" w:sz="0" w:space="0" w:color="auto"/>
          </w:divBdr>
        </w:div>
        <w:div w:id="527645418">
          <w:marLeft w:val="480"/>
          <w:marRight w:val="0"/>
          <w:marTop w:val="0"/>
          <w:marBottom w:val="0"/>
          <w:divBdr>
            <w:top w:val="none" w:sz="0" w:space="0" w:color="auto"/>
            <w:left w:val="none" w:sz="0" w:space="0" w:color="auto"/>
            <w:bottom w:val="none" w:sz="0" w:space="0" w:color="auto"/>
            <w:right w:val="none" w:sz="0" w:space="0" w:color="auto"/>
          </w:divBdr>
        </w:div>
        <w:div w:id="571279007">
          <w:marLeft w:val="480"/>
          <w:marRight w:val="0"/>
          <w:marTop w:val="0"/>
          <w:marBottom w:val="0"/>
          <w:divBdr>
            <w:top w:val="none" w:sz="0" w:space="0" w:color="auto"/>
            <w:left w:val="none" w:sz="0" w:space="0" w:color="auto"/>
            <w:bottom w:val="none" w:sz="0" w:space="0" w:color="auto"/>
            <w:right w:val="none" w:sz="0" w:space="0" w:color="auto"/>
          </w:divBdr>
        </w:div>
        <w:div w:id="573200697">
          <w:marLeft w:val="480"/>
          <w:marRight w:val="0"/>
          <w:marTop w:val="0"/>
          <w:marBottom w:val="0"/>
          <w:divBdr>
            <w:top w:val="none" w:sz="0" w:space="0" w:color="auto"/>
            <w:left w:val="none" w:sz="0" w:space="0" w:color="auto"/>
            <w:bottom w:val="none" w:sz="0" w:space="0" w:color="auto"/>
            <w:right w:val="none" w:sz="0" w:space="0" w:color="auto"/>
          </w:divBdr>
        </w:div>
        <w:div w:id="659892222">
          <w:marLeft w:val="480"/>
          <w:marRight w:val="0"/>
          <w:marTop w:val="0"/>
          <w:marBottom w:val="0"/>
          <w:divBdr>
            <w:top w:val="none" w:sz="0" w:space="0" w:color="auto"/>
            <w:left w:val="none" w:sz="0" w:space="0" w:color="auto"/>
            <w:bottom w:val="none" w:sz="0" w:space="0" w:color="auto"/>
            <w:right w:val="none" w:sz="0" w:space="0" w:color="auto"/>
          </w:divBdr>
        </w:div>
        <w:div w:id="678239985">
          <w:marLeft w:val="480"/>
          <w:marRight w:val="0"/>
          <w:marTop w:val="0"/>
          <w:marBottom w:val="0"/>
          <w:divBdr>
            <w:top w:val="none" w:sz="0" w:space="0" w:color="auto"/>
            <w:left w:val="none" w:sz="0" w:space="0" w:color="auto"/>
            <w:bottom w:val="none" w:sz="0" w:space="0" w:color="auto"/>
            <w:right w:val="none" w:sz="0" w:space="0" w:color="auto"/>
          </w:divBdr>
        </w:div>
        <w:div w:id="695694310">
          <w:marLeft w:val="480"/>
          <w:marRight w:val="0"/>
          <w:marTop w:val="0"/>
          <w:marBottom w:val="0"/>
          <w:divBdr>
            <w:top w:val="none" w:sz="0" w:space="0" w:color="auto"/>
            <w:left w:val="none" w:sz="0" w:space="0" w:color="auto"/>
            <w:bottom w:val="none" w:sz="0" w:space="0" w:color="auto"/>
            <w:right w:val="none" w:sz="0" w:space="0" w:color="auto"/>
          </w:divBdr>
        </w:div>
        <w:div w:id="703755356">
          <w:marLeft w:val="480"/>
          <w:marRight w:val="0"/>
          <w:marTop w:val="0"/>
          <w:marBottom w:val="0"/>
          <w:divBdr>
            <w:top w:val="none" w:sz="0" w:space="0" w:color="auto"/>
            <w:left w:val="none" w:sz="0" w:space="0" w:color="auto"/>
            <w:bottom w:val="none" w:sz="0" w:space="0" w:color="auto"/>
            <w:right w:val="none" w:sz="0" w:space="0" w:color="auto"/>
          </w:divBdr>
        </w:div>
        <w:div w:id="733704534">
          <w:marLeft w:val="480"/>
          <w:marRight w:val="0"/>
          <w:marTop w:val="0"/>
          <w:marBottom w:val="0"/>
          <w:divBdr>
            <w:top w:val="none" w:sz="0" w:space="0" w:color="auto"/>
            <w:left w:val="none" w:sz="0" w:space="0" w:color="auto"/>
            <w:bottom w:val="none" w:sz="0" w:space="0" w:color="auto"/>
            <w:right w:val="none" w:sz="0" w:space="0" w:color="auto"/>
          </w:divBdr>
        </w:div>
        <w:div w:id="830947728">
          <w:marLeft w:val="480"/>
          <w:marRight w:val="0"/>
          <w:marTop w:val="0"/>
          <w:marBottom w:val="0"/>
          <w:divBdr>
            <w:top w:val="none" w:sz="0" w:space="0" w:color="auto"/>
            <w:left w:val="none" w:sz="0" w:space="0" w:color="auto"/>
            <w:bottom w:val="none" w:sz="0" w:space="0" w:color="auto"/>
            <w:right w:val="none" w:sz="0" w:space="0" w:color="auto"/>
          </w:divBdr>
        </w:div>
        <w:div w:id="842672516">
          <w:marLeft w:val="480"/>
          <w:marRight w:val="0"/>
          <w:marTop w:val="0"/>
          <w:marBottom w:val="0"/>
          <w:divBdr>
            <w:top w:val="none" w:sz="0" w:space="0" w:color="auto"/>
            <w:left w:val="none" w:sz="0" w:space="0" w:color="auto"/>
            <w:bottom w:val="none" w:sz="0" w:space="0" w:color="auto"/>
            <w:right w:val="none" w:sz="0" w:space="0" w:color="auto"/>
          </w:divBdr>
        </w:div>
        <w:div w:id="869689699">
          <w:marLeft w:val="480"/>
          <w:marRight w:val="0"/>
          <w:marTop w:val="0"/>
          <w:marBottom w:val="0"/>
          <w:divBdr>
            <w:top w:val="none" w:sz="0" w:space="0" w:color="auto"/>
            <w:left w:val="none" w:sz="0" w:space="0" w:color="auto"/>
            <w:bottom w:val="none" w:sz="0" w:space="0" w:color="auto"/>
            <w:right w:val="none" w:sz="0" w:space="0" w:color="auto"/>
          </w:divBdr>
        </w:div>
        <w:div w:id="877352724">
          <w:marLeft w:val="480"/>
          <w:marRight w:val="0"/>
          <w:marTop w:val="0"/>
          <w:marBottom w:val="0"/>
          <w:divBdr>
            <w:top w:val="none" w:sz="0" w:space="0" w:color="auto"/>
            <w:left w:val="none" w:sz="0" w:space="0" w:color="auto"/>
            <w:bottom w:val="none" w:sz="0" w:space="0" w:color="auto"/>
            <w:right w:val="none" w:sz="0" w:space="0" w:color="auto"/>
          </w:divBdr>
        </w:div>
        <w:div w:id="888418149">
          <w:marLeft w:val="480"/>
          <w:marRight w:val="0"/>
          <w:marTop w:val="0"/>
          <w:marBottom w:val="0"/>
          <w:divBdr>
            <w:top w:val="none" w:sz="0" w:space="0" w:color="auto"/>
            <w:left w:val="none" w:sz="0" w:space="0" w:color="auto"/>
            <w:bottom w:val="none" w:sz="0" w:space="0" w:color="auto"/>
            <w:right w:val="none" w:sz="0" w:space="0" w:color="auto"/>
          </w:divBdr>
        </w:div>
        <w:div w:id="909271886">
          <w:marLeft w:val="480"/>
          <w:marRight w:val="0"/>
          <w:marTop w:val="0"/>
          <w:marBottom w:val="0"/>
          <w:divBdr>
            <w:top w:val="none" w:sz="0" w:space="0" w:color="auto"/>
            <w:left w:val="none" w:sz="0" w:space="0" w:color="auto"/>
            <w:bottom w:val="none" w:sz="0" w:space="0" w:color="auto"/>
            <w:right w:val="none" w:sz="0" w:space="0" w:color="auto"/>
          </w:divBdr>
        </w:div>
        <w:div w:id="919216868">
          <w:marLeft w:val="480"/>
          <w:marRight w:val="0"/>
          <w:marTop w:val="0"/>
          <w:marBottom w:val="0"/>
          <w:divBdr>
            <w:top w:val="none" w:sz="0" w:space="0" w:color="auto"/>
            <w:left w:val="none" w:sz="0" w:space="0" w:color="auto"/>
            <w:bottom w:val="none" w:sz="0" w:space="0" w:color="auto"/>
            <w:right w:val="none" w:sz="0" w:space="0" w:color="auto"/>
          </w:divBdr>
        </w:div>
        <w:div w:id="920257547">
          <w:marLeft w:val="480"/>
          <w:marRight w:val="0"/>
          <w:marTop w:val="0"/>
          <w:marBottom w:val="0"/>
          <w:divBdr>
            <w:top w:val="none" w:sz="0" w:space="0" w:color="auto"/>
            <w:left w:val="none" w:sz="0" w:space="0" w:color="auto"/>
            <w:bottom w:val="none" w:sz="0" w:space="0" w:color="auto"/>
            <w:right w:val="none" w:sz="0" w:space="0" w:color="auto"/>
          </w:divBdr>
        </w:div>
        <w:div w:id="954554940">
          <w:marLeft w:val="480"/>
          <w:marRight w:val="0"/>
          <w:marTop w:val="0"/>
          <w:marBottom w:val="0"/>
          <w:divBdr>
            <w:top w:val="none" w:sz="0" w:space="0" w:color="auto"/>
            <w:left w:val="none" w:sz="0" w:space="0" w:color="auto"/>
            <w:bottom w:val="none" w:sz="0" w:space="0" w:color="auto"/>
            <w:right w:val="none" w:sz="0" w:space="0" w:color="auto"/>
          </w:divBdr>
        </w:div>
        <w:div w:id="973025098">
          <w:marLeft w:val="480"/>
          <w:marRight w:val="0"/>
          <w:marTop w:val="0"/>
          <w:marBottom w:val="0"/>
          <w:divBdr>
            <w:top w:val="none" w:sz="0" w:space="0" w:color="auto"/>
            <w:left w:val="none" w:sz="0" w:space="0" w:color="auto"/>
            <w:bottom w:val="none" w:sz="0" w:space="0" w:color="auto"/>
            <w:right w:val="none" w:sz="0" w:space="0" w:color="auto"/>
          </w:divBdr>
        </w:div>
        <w:div w:id="1007946235">
          <w:marLeft w:val="480"/>
          <w:marRight w:val="0"/>
          <w:marTop w:val="0"/>
          <w:marBottom w:val="0"/>
          <w:divBdr>
            <w:top w:val="none" w:sz="0" w:space="0" w:color="auto"/>
            <w:left w:val="none" w:sz="0" w:space="0" w:color="auto"/>
            <w:bottom w:val="none" w:sz="0" w:space="0" w:color="auto"/>
            <w:right w:val="none" w:sz="0" w:space="0" w:color="auto"/>
          </w:divBdr>
        </w:div>
        <w:div w:id="1052775807">
          <w:marLeft w:val="480"/>
          <w:marRight w:val="0"/>
          <w:marTop w:val="0"/>
          <w:marBottom w:val="0"/>
          <w:divBdr>
            <w:top w:val="none" w:sz="0" w:space="0" w:color="auto"/>
            <w:left w:val="none" w:sz="0" w:space="0" w:color="auto"/>
            <w:bottom w:val="none" w:sz="0" w:space="0" w:color="auto"/>
            <w:right w:val="none" w:sz="0" w:space="0" w:color="auto"/>
          </w:divBdr>
        </w:div>
        <w:div w:id="1105271224">
          <w:marLeft w:val="480"/>
          <w:marRight w:val="0"/>
          <w:marTop w:val="0"/>
          <w:marBottom w:val="0"/>
          <w:divBdr>
            <w:top w:val="none" w:sz="0" w:space="0" w:color="auto"/>
            <w:left w:val="none" w:sz="0" w:space="0" w:color="auto"/>
            <w:bottom w:val="none" w:sz="0" w:space="0" w:color="auto"/>
            <w:right w:val="none" w:sz="0" w:space="0" w:color="auto"/>
          </w:divBdr>
        </w:div>
        <w:div w:id="1131094048">
          <w:marLeft w:val="480"/>
          <w:marRight w:val="0"/>
          <w:marTop w:val="0"/>
          <w:marBottom w:val="0"/>
          <w:divBdr>
            <w:top w:val="none" w:sz="0" w:space="0" w:color="auto"/>
            <w:left w:val="none" w:sz="0" w:space="0" w:color="auto"/>
            <w:bottom w:val="none" w:sz="0" w:space="0" w:color="auto"/>
            <w:right w:val="none" w:sz="0" w:space="0" w:color="auto"/>
          </w:divBdr>
        </w:div>
        <w:div w:id="1181965498">
          <w:marLeft w:val="480"/>
          <w:marRight w:val="0"/>
          <w:marTop w:val="0"/>
          <w:marBottom w:val="0"/>
          <w:divBdr>
            <w:top w:val="none" w:sz="0" w:space="0" w:color="auto"/>
            <w:left w:val="none" w:sz="0" w:space="0" w:color="auto"/>
            <w:bottom w:val="none" w:sz="0" w:space="0" w:color="auto"/>
            <w:right w:val="none" w:sz="0" w:space="0" w:color="auto"/>
          </w:divBdr>
        </w:div>
        <w:div w:id="1193957546">
          <w:marLeft w:val="480"/>
          <w:marRight w:val="0"/>
          <w:marTop w:val="0"/>
          <w:marBottom w:val="0"/>
          <w:divBdr>
            <w:top w:val="none" w:sz="0" w:space="0" w:color="auto"/>
            <w:left w:val="none" w:sz="0" w:space="0" w:color="auto"/>
            <w:bottom w:val="none" w:sz="0" w:space="0" w:color="auto"/>
            <w:right w:val="none" w:sz="0" w:space="0" w:color="auto"/>
          </w:divBdr>
        </w:div>
        <w:div w:id="1296182530">
          <w:marLeft w:val="480"/>
          <w:marRight w:val="0"/>
          <w:marTop w:val="0"/>
          <w:marBottom w:val="0"/>
          <w:divBdr>
            <w:top w:val="none" w:sz="0" w:space="0" w:color="auto"/>
            <w:left w:val="none" w:sz="0" w:space="0" w:color="auto"/>
            <w:bottom w:val="none" w:sz="0" w:space="0" w:color="auto"/>
            <w:right w:val="none" w:sz="0" w:space="0" w:color="auto"/>
          </w:divBdr>
        </w:div>
        <w:div w:id="1354379791">
          <w:marLeft w:val="480"/>
          <w:marRight w:val="0"/>
          <w:marTop w:val="0"/>
          <w:marBottom w:val="0"/>
          <w:divBdr>
            <w:top w:val="none" w:sz="0" w:space="0" w:color="auto"/>
            <w:left w:val="none" w:sz="0" w:space="0" w:color="auto"/>
            <w:bottom w:val="none" w:sz="0" w:space="0" w:color="auto"/>
            <w:right w:val="none" w:sz="0" w:space="0" w:color="auto"/>
          </w:divBdr>
        </w:div>
        <w:div w:id="1366442619">
          <w:marLeft w:val="480"/>
          <w:marRight w:val="0"/>
          <w:marTop w:val="0"/>
          <w:marBottom w:val="0"/>
          <w:divBdr>
            <w:top w:val="none" w:sz="0" w:space="0" w:color="auto"/>
            <w:left w:val="none" w:sz="0" w:space="0" w:color="auto"/>
            <w:bottom w:val="none" w:sz="0" w:space="0" w:color="auto"/>
            <w:right w:val="none" w:sz="0" w:space="0" w:color="auto"/>
          </w:divBdr>
        </w:div>
        <w:div w:id="1446002553">
          <w:marLeft w:val="480"/>
          <w:marRight w:val="0"/>
          <w:marTop w:val="0"/>
          <w:marBottom w:val="0"/>
          <w:divBdr>
            <w:top w:val="none" w:sz="0" w:space="0" w:color="auto"/>
            <w:left w:val="none" w:sz="0" w:space="0" w:color="auto"/>
            <w:bottom w:val="none" w:sz="0" w:space="0" w:color="auto"/>
            <w:right w:val="none" w:sz="0" w:space="0" w:color="auto"/>
          </w:divBdr>
        </w:div>
        <w:div w:id="1450508377">
          <w:marLeft w:val="480"/>
          <w:marRight w:val="0"/>
          <w:marTop w:val="0"/>
          <w:marBottom w:val="0"/>
          <w:divBdr>
            <w:top w:val="none" w:sz="0" w:space="0" w:color="auto"/>
            <w:left w:val="none" w:sz="0" w:space="0" w:color="auto"/>
            <w:bottom w:val="none" w:sz="0" w:space="0" w:color="auto"/>
            <w:right w:val="none" w:sz="0" w:space="0" w:color="auto"/>
          </w:divBdr>
        </w:div>
        <w:div w:id="1548301789">
          <w:marLeft w:val="480"/>
          <w:marRight w:val="0"/>
          <w:marTop w:val="0"/>
          <w:marBottom w:val="0"/>
          <w:divBdr>
            <w:top w:val="none" w:sz="0" w:space="0" w:color="auto"/>
            <w:left w:val="none" w:sz="0" w:space="0" w:color="auto"/>
            <w:bottom w:val="none" w:sz="0" w:space="0" w:color="auto"/>
            <w:right w:val="none" w:sz="0" w:space="0" w:color="auto"/>
          </w:divBdr>
        </w:div>
        <w:div w:id="1628775851">
          <w:marLeft w:val="480"/>
          <w:marRight w:val="0"/>
          <w:marTop w:val="0"/>
          <w:marBottom w:val="0"/>
          <w:divBdr>
            <w:top w:val="none" w:sz="0" w:space="0" w:color="auto"/>
            <w:left w:val="none" w:sz="0" w:space="0" w:color="auto"/>
            <w:bottom w:val="none" w:sz="0" w:space="0" w:color="auto"/>
            <w:right w:val="none" w:sz="0" w:space="0" w:color="auto"/>
          </w:divBdr>
        </w:div>
        <w:div w:id="1632781141">
          <w:marLeft w:val="480"/>
          <w:marRight w:val="0"/>
          <w:marTop w:val="0"/>
          <w:marBottom w:val="0"/>
          <w:divBdr>
            <w:top w:val="none" w:sz="0" w:space="0" w:color="auto"/>
            <w:left w:val="none" w:sz="0" w:space="0" w:color="auto"/>
            <w:bottom w:val="none" w:sz="0" w:space="0" w:color="auto"/>
            <w:right w:val="none" w:sz="0" w:space="0" w:color="auto"/>
          </w:divBdr>
        </w:div>
        <w:div w:id="1650288478">
          <w:marLeft w:val="480"/>
          <w:marRight w:val="0"/>
          <w:marTop w:val="0"/>
          <w:marBottom w:val="0"/>
          <w:divBdr>
            <w:top w:val="none" w:sz="0" w:space="0" w:color="auto"/>
            <w:left w:val="none" w:sz="0" w:space="0" w:color="auto"/>
            <w:bottom w:val="none" w:sz="0" w:space="0" w:color="auto"/>
            <w:right w:val="none" w:sz="0" w:space="0" w:color="auto"/>
          </w:divBdr>
        </w:div>
        <w:div w:id="1724258253">
          <w:marLeft w:val="480"/>
          <w:marRight w:val="0"/>
          <w:marTop w:val="0"/>
          <w:marBottom w:val="0"/>
          <w:divBdr>
            <w:top w:val="none" w:sz="0" w:space="0" w:color="auto"/>
            <w:left w:val="none" w:sz="0" w:space="0" w:color="auto"/>
            <w:bottom w:val="none" w:sz="0" w:space="0" w:color="auto"/>
            <w:right w:val="none" w:sz="0" w:space="0" w:color="auto"/>
          </w:divBdr>
        </w:div>
        <w:div w:id="1789742294">
          <w:marLeft w:val="480"/>
          <w:marRight w:val="0"/>
          <w:marTop w:val="0"/>
          <w:marBottom w:val="0"/>
          <w:divBdr>
            <w:top w:val="none" w:sz="0" w:space="0" w:color="auto"/>
            <w:left w:val="none" w:sz="0" w:space="0" w:color="auto"/>
            <w:bottom w:val="none" w:sz="0" w:space="0" w:color="auto"/>
            <w:right w:val="none" w:sz="0" w:space="0" w:color="auto"/>
          </w:divBdr>
        </w:div>
        <w:div w:id="1795060318">
          <w:marLeft w:val="480"/>
          <w:marRight w:val="0"/>
          <w:marTop w:val="0"/>
          <w:marBottom w:val="0"/>
          <w:divBdr>
            <w:top w:val="none" w:sz="0" w:space="0" w:color="auto"/>
            <w:left w:val="none" w:sz="0" w:space="0" w:color="auto"/>
            <w:bottom w:val="none" w:sz="0" w:space="0" w:color="auto"/>
            <w:right w:val="none" w:sz="0" w:space="0" w:color="auto"/>
          </w:divBdr>
        </w:div>
        <w:div w:id="1802454521">
          <w:marLeft w:val="480"/>
          <w:marRight w:val="0"/>
          <w:marTop w:val="0"/>
          <w:marBottom w:val="0"/>
          <w:divBdr>
            <w:top w:val="none" w:sz="0" w:space="0" w:color="auto"/>
            <w:left w:val="none" w:sz="0" w:space="0" w:color="auto"/>
            <w:bottom w:val="none" w:sz="0" w:space="0" w:color="auto"/>
            <w:right w:val="none" w:sz="0" w:space="0" w:color="auto"/>
          </w:divBdr>
        </w:div>
        <w:div w:id="1803304540">
          <w:marLeft w:val="480"/>
          <w:marRight w:val="0"/>
          <w:marTop w:val="0"/>
          <w:marBottom w:val="0"/>
          <w:divBdr>
            <w:top w:val="none" w:sz="0" w:space="0" w:color="auto"/>
            <w:left w:val="none" w:sz="0" w:space="0" w:color="auto"/>
            <w:bottom w:val="none" w:sz="0" w:space="0" w:color="auto"/>
            <w:right w:val="none" w:sz="0" w:space="0" w:color="auto"/>
          </w:divBdr>
        </w:div>
        <w:div w:id="1837957197">
          <w:marLeft w:val="480"/>
          <w:marRight w:val="0"/>
          <w:marTop w:val="0"/>
          <w:marBottom w:val="0"/>
          <w:divBdr>
            <w:top w:val="none" w:sz="0" w:space="0" w:color="auto"/>
            <w:left w:val="none" w:sz="0" w:space="0" w:color="auto"/>
            <w:bottom w:val="none" w:sz="0" w:space="0" w:color="auto"/>
            <w:right w:val="none" w:sz="0" w:space="0" w:color="auto"/>
          </w:divBdr>
        </w:div>
        <w:div w:id="1899630227">
          <w:marLeft w:val="480"/>
          <w:marRight w:val="0"/>
          <w:marTop w:val="0"/>
          <w:marBottom w:val="0"/>
          <w:divBdr>
            <w:top w:val="none" w:sz="0" w:space="0" w:color="auto"/>
            <w:left w:val="none" w:sz="0" w:space="0" w:color="auto"/>
            <w:bottom w:val="none" w:sz="0" w:space="0" w:color="auto"/>
            <w:right w:val="none" w:sz="0" w:space="0" w:color="auto"/>
          </w:divBdr>
        </w:div>
        <w:div w:id="1940333747">
          <w:marLeft w:val="480"/>
          <w:marRight w:val="0"/>
          <w:marTop w:val="0"/>
          <w:marBottom w:val="0"/>
          <w:divBdr>
            <w:top w:val="none" w:sz="0" w:space="0" w:color="auto"/>
            <w:left w:val="none" w:sz="0" w:space="0" w:color="auto"/>
            <w:bottom w:val="none" w:sz="0" w:space="0" w:color="auto"/>
            <w:right w:val="none" w:sz="0" w:space="0" w:color="auto"/>
          </w:divBdr>
        </w:div>
        <w:div w:id="2014651140">
          <w:marLeft w:val="480"/>
          <w:marRight w:val="0"/>
          <w:marTop w:val="0"/>
          <w:marBottom w:val="0"/>
          <w:divBdr>
            <w:top w:val="none" w:sz="0" w:space="0" w:color="auto"/>
            <w:left w:val="none" w:sz="0" w:space="0" w:color="auto"/>
            <w:bottom w:val="none" w:sz="0" w:space="0" w:color="auto"/>
            <w:right w:val="none" w:sz="0" w:space="0" w:color="auto"/>
          </w:divBdr>
        </w:div>
        <w:div w:id="2120372255">
          <w:marLeft w:val="480"/>
          <w:marRight w:val="0"/>
          <w:marTop w:val="0"/>
          <w:marBottom w:val="0"/>
          <w:divBdr>
            <w:top w:val="none" w:sz="0" w:space="0" w:color="auto"/>
            <w:left w:val="none" w:sz="0" w:space="0" w:color="auto"/>
            <w:bottom w:val="none" w:sz="0" w:space="0" w:color="auto"/>
            <w:right w:val="none" w:sz="0" w:space="0" w:color="auto"/>
          </w:divBdr>
        </w:div>
        <w:div w:id="2131901025">
          <w:marLeft w:val="480"/>
          <w:marRight w:val="0"/>
          <w:marTop w:val="0"/>
          <w:marBottom w:val="0"/>
          <w:divBdr>
            <w:top w:val="none" w:sz="0" w:space="0" w:color="auto"/>
            <w:left w:val="none" w:sz="0" w:space="0" w:color="auto"/>
            <w:bottom w:val="none" w:sz="0" w:space="0" w:color="auto"/>
            <w:right w:val="none" w:sz="0" w:space="0" w:color="auto"/>
          </w:divBdr>
        </w:div>
      </w:divsChild>
    </w:div>
    <w:div w:id="97920314">
      <w:bodyDiv w:val="1"/>
      <w:marLeft w:val="0"/>
      <w:marRight w:val="0"/>
      <w:marTop w:val="0"/>
      <w:marBottom w:val="0"/>
      <w:divBdr>
        <w:top w:val="none" w:sz="0" w:space="0" w:color="auto"/>
        <w:left w:val="none" w:sz="0" w:space="0" w:color="auto"/>
        <w:bottom w:val="none" w:sz="0" w:space="0" w:color="auto"/>
        <w:right w:val="none" w:sz="0" w:space="0" w:color="auto"/>
      </w:divBdr>
      <w:divsChild>
        <w:div w:id="10881242">
          <w:marLeft w:val="480"/>
          <w:marRight w:val="0"/>
          <w:marTop w:val="0"/>
          <w:marBottom w:val="0"/>
          <w:divBdr>
            <w:top w:val="none" w:sz="0" w:space="0" w:color="auto"/>
            <w:left w:val="none" w:sz="0" w:space="0" w:color="auto"/>
            <w:bottom w:val="none" w:sz="0" w:space="0" w:color="auto"/>
            <w:right w:val="none" w:sz="0" w:space="0" w:color="auto"/>
          </w:divBdr>
        </w:div>
        <w:div w:id="73093496">
          <w:marLeft w:val="480"/>
          <w:marRight w:val="0"/>
          <w:marTop w:val="0"/>
          <w:marBottom w:val="0"/>
          <w:divBdr>
            <w:top w:val="none" w:sz="0" w:space="0" w:color="auto"/>
            <w:left w:val="none" w:sz="0" w:space="0" w:color="auto"/>
            <w:bottom w:val="none" w:sz="0" w:space="0" w:color="auto"/>
            <w:right w:val="none" w:sz="0" w:space="0" w:color="auto"/>
          </w:divBdr>
        </w:div>
        <w:div w:id="81684940">
          <w:marLeft w:val="480"/>
          <w:marRight w:val="0"/>
          <w:marTop w:val="0"/>
          <w:marBottom w:val="0"/>
          <w:divBdr>
            <w:top w:val="none" w:sz="0" w:space="0" w:color="auto"/>
            <w:left w:val="none" w:sz="0" w:space="0" w:color="auto"/>
            <w:bottom w:val="none" w:sz="0" w:space="0" w:color="auto"/>
            <w:right w:val="none" w:sz="0" w:space="0" w:color="auto"/>
          </w:divBdr>
        </w:div>
        <w:div w:id="98915175">
          <w:marLeft w:val="480"/>
          <w:marRight w:val="0"/>
          <w:marTop w:val="0"/>
          <w:marBottom w:val="0"/>
          <w:divBdr>
            <w:top w:val="none" w:sz="0" w:space="0" w:color="auto"/>
            <w:left w:val="none" w:sz="0" w:space="0" w:color="auto"/>
            <w:bottom w:val="none" w:sz="0" w:space="0" w:color="auto"/>
            <w:right w:val="none" w:sz="0" w:space="0" w:color="auto"/>
          </w:divBdr>
        </w:div>
        <w:div w:id="102117492">
          <w:marLeft w:val="480"/>
          <w:marRight w:val="0"/>
          <w:marTop w:val="0"/>
          <w:marBottom w:val="0"/>
          <w:divBdr>
            <w:top w:val="none" w:sz="0" w:space="0" w:color="auto"/>
            <w:left w:val="none" w:sz="0" w:space="0" w:color="auto"/>
            <w:bottom w:val="none" w:sz="0" w:space="0" w:color="auto"/>
            <w:right w:val="none" w:sz="0" w:space="0" w:color="auto"/>
          </w:divBdr>
        </w:div>
        <w:div w:id="104157730">
          <w:marLeft w:val="480"/>
          <w:marRight w:val="0"/>
          <w:marTop w:val="0"/>
          <w:marBottom w:val="0"/>
          <w:divBdr>
            <w:top w:val="none" w:sz="0" w:space="0" w:color="auto"/>
            <w:left w:val="none" w:sz="0" w:space="0" w:color="auto"/>
            <w:bottom w:val="none" w:sz="0" w:space="0" w:color="auto"/>
            <w:right w:val="none" w:sz="0" w:space="0" w:color="auto"/>
          </w:divBdr>
        </w:div>
        <w:div w:id="108209237">
          <w:marLeft w:val="480"/>
          <w:marRight w:val="0"/>
          <w:marTop w:val="0"/>
          <w:marBottom w:val="0"/>
          <w:divBdr>
            <w:top w:val="none" w:sz="0" w:space="0" w:color="auto"/>
            <w:left w:val="none" w:sz="0" w:space="0" w:color="auto"/>
            <w:bottom w:val="none" w:sz="0" w:space="0" w:color="auto"/>
            <w:right w:val="none" w:sz="0" w:space="0" w:color="auto"/>
          </w:divBdr>
        </w:div>
        <w:div w:id="115490493">
          <w:marLeft w:val="480"/>
          <w:marRight w:val="0"/>
          <w:marTop w:val="0"/>
          <w:marBottom w:val="0"/>
          <w:divBdr>
            <w:top w:val="none" w:sz="0" w:space="0" w:color="auto"/>
            <w:left w:val="none" w:sz="0" w:space="0" w:color="auto"/>
            <w:bottom w:val="none" w:sz="0" w:space="0" w:color="auto"/>
            <w:right w:val="none" w:sz="0" w:space="0" w:color="auto"/>
          </w:divBdr>
        </w:div>
        <w:div w:id="157968157">
          <w:marLeft w:val="480"/>
          <w:marRight w:val="0"/>
          <w:marTop w:val="0"/>
          <w:marBottom w:val="0"/>
          <w:divBdr>
            <w:top w:val="none" w:sz="0" w:space="0" w:color="auto"/>
            <w:left w:val="none" w:sz="0" w:space="0" w:color="auto"/>
            <w:bottom w:val="none" w:sz="0" w:space="0" w:color="auto"/>
            <w:right w:val="none" w:sz="0" w:space="0" w:color="auto"/>
          </w:divBdr>
        </w:div>
        <w:div w:id="179902116">
          <w:marLeft w:val="480"/>
          <w:marRight w:val="0"/>
          <w:marTop w:val="0"/>
          <w:marBottom w:val="0"/>
          <w:divBdr>
            <w:top w:val="none" w:sz="0" w:space="0" w:color="auto"/>
            <w:left w:val="none" w:sz="0" w:space="0" w:color="auto"/>
            <w:bottom w:val="none" w:sz="0" w:space="0" w:color="auto"/>
            <w:right w:val="none" w:sz="0" w:space="0" w:color="auto"/>
          </w:divBdr>
        </w:div>
        <w:div w:id="185293462">
          <w:marLeft w:val="480"/>
          <w:marRight w:val="0"/>
          <w:marTop w:val="0"/>
          <w:marBottom w:val="0"/>
          <w:divBdr>
            <w:top w:val="none" w:sz="0" w:space="0" w:color="auto"/>
            <w:left w:val="none" w:sz="0" w:space="0" w:color="auto"/>
            <w:bottom w:val="none" w:sz="0" w:space="0" w:color="auto"/>
            <w:right w:val="none" w:sz="0" w:space="0" w:color="auto"/>
          </w:divBdr>
        </w:div>
        <w:div w:id="206770182">
          <w:marLeft w:val="480"/>
          <w:marRight w:val="0"/>
          <w:marTop w:val="0"/>
          <w:marBottom w:val="0"/>
          <w:divBdr>
            <w:top w:val="none" w:sz="0" w:space="0" w:color="auto"/>
            <w:left w:val="none" w:sz="0" w:space="0" w:color="auto"/>
            <w:bottom w:val="none" w:sz="0" w:space="0" w:color="auto"/>
            <w:right w:val="none" w:sz="0" w:space="0" w:color="auto"/>
          </w:divBdr>
        </w:div>
        <w:div w:id="226847016">
          <w:marLeft w:val="480"/>
          <w:marRight w:val="0"/>
          <w:marTop w:val="0"/>
          <w:marBottom w:val="0"/>
          <w:divBdr>
            <w:top w:val="none" w:sz="0" w:space="0" w:color="auto"/>
            <w:left w:val="none" w:sz="0" w:space="0" w:color="auto"/>
            <w:bottom w:val="none" w:sz="0" w:space="0" w:color="auto"/>
            <w:right w:val="none" w:sz="0" w:space="0" w:color="auto"/>
          </w:divBdr>
        </w:div>
        <w:div w:id="254561337">
          <w:marLeft w:val="480"/>
          <w:marRight w:val="0"/>
          <w:marTop w:val="0"/>
          <w:marBottom w:val="0"/>
          <w:divBdr>
            <w:top w:val="none" w:sz="0" w:space="0" w:color="auto"/>
            <w:left w:val="none" w:sz="0" w:space="0" w:color="auto"/>
            <w:bottom w:val="none" w:sz="0" w:space="0" w:color="auto"/>
            <w:right w:val="none" w:sz="0" w:space="0" w:color="auto"/>
          </w:divBdr>
        </w:div>
        <w:div w:id="289946535">
          <w:marLeft w:val="480"/>
          <w:marRight w:val="0"/>
          <w:marTop w:val="0"/>
          <w:marBottom w:val="0"/>
          <w:divBdr>
            <w:top w:val="none" w:sz="0" w:space="0" w:color="auto"/>
            <w:left w:val="none" w:sz="0" w:space="0" w:color="auto"/>
            <w:bottom w:val="none" w:sz="0" w:space="0" w:color="auto"/>
            <w:right w:val="none" w:sz="0" w:space="0" w:color="auto"/>
          </w:divBdr>
        </w:div>
        <w:div w:id="350836432">
          <w:marLeft w:val="480"/>
          <w:marRight w:val="0"/>
          <w:marTop w:val="0"/>
          <w:marBottom w:val="0"/>
          <w:divBdr>
            <w:top w:val="none" w:sz="0" w:space="0" w:color="auto"/>
            <w:left w:val="none" w:sz="0" w:space="0" w:color="auto"/>
            <w:bottom w:val="none" w:sz="0" w:space="0" w:color="auto"/>
            <w:right w:val="none" w:sz="0" w:space="0" w:color="auto"/>
          </w:divBdr>
        </w:div>
        <w:div w:id="356544872">
          <w:marLeft w:val="480"/>
          <w:marRight w:val="0"/>
          <w:marTop w:val="0"/>
          <w:marBottom w:val="0"/>
          <w:divBdr>
            <w:top w:val="none" w:sz="0" w:space="0" w:color="auto"/>
            <w:left w:val="none" w:sz="0" w:space="0" w:color="auto"/>
            <w:bottom w:val="none" w:sz="0" w:space="0" w:color="auto"/>
            <w:right w:val="none" w:sz="0" w:space="0" w:color="auto"/>
          </w:divBdr>
        </w:div>
        <w:div w:id="356586327">
          <w:marLeft w:val="480"/>
          <w:marRight w:val="0"/>
          <w:marTop w:val="0"/>
          <w:marBottom w:val="0"/>
          <w:divBdr>
            <w:top w:val="none" w:sz="0" w:space="0" w:color="auto"/>
            <w:left w:val="none" w:sz="0" w:space="0" w:color="auto"/>
            <w:bottom w:val="none" w:sz="0" w:space="0" w:color="auto"/>
            <w:right w:val="none" w:sz="0" w:space="0" w:color="auto"/>
          </w:divBdr>
        </w:div>
        <w:div w:id="374281525">
          <w:marLeft w:val="480"/>
          <w:marRight w:val="0"/>
          <w:marTop w:val="0"/>
          <w:marBottom w:val="0"/>
          <w:divBdr>
            <w:top w:val="none" w:sz="0" w:space="0" w:color="auto"/>
            <w:left w:val="none" w:sz="0" w:space="0" w:color="auto"/>
            <w:bottom w:val="none" w:sz="0" w:space="0" w:color="auto"/>
            <w:right w:val="none" w:sz="0" w:space="0" w:color="auto"/>
          </w:divBdr>
        </w:div>
        <w:div w:id="377050996">
          <w:marLeft w:val="480"/>
          <w:marRight w:val="0"/>
          <w:marTop w:val="0"/>
          <w:marBottom w:val="0"/>
          <w:divBdr>
            <w:top w:val="none" w:sz="0" w:space="0" w:color="auto"/>
            <w:left w:val="none" w:sz="0" w:space="0" w:color="auto"/>
            <w:bottom w:val="none" w:sz="0" w:space="0" w:color="auto"/>
            <w:right w:val="none" w:sz="0" w:space="0" w:color="auto"/>
          </w:divBdr>
        </w:div>
        <w:div w:id="397442894">
          <w:marLeft w:val="480"/>
          <w:marRight w:val="0"/>
          <w:marTop w:val="0"/>
          <w:marBottom w:val="0"/>
          <w:divBdr>
            <w:top w:val="none" w:sz="0" w:space="0" w:color="auto"/>
            <w:left w:val="none" w:sz="0" w:space="0" w:color="auto"/>
            <w:bottom w:val="none" w:sz="0" w:space="0" w:color="auto"/>
            <w:right w:val="none" w:sz="0" w:space="0" w:color="auto"/>
          </w:divBdr>
        </w:div>
        <w:div w:id="402726115">
          <w:marLeft w:val="480"/>
          <w:marRight w:val="0"/>
          <w:marTop w:val="0"/>
          <w:marBottom w:val="0"/>
          <w:divBdr>
            <w:top w:val="none" w:sz="0" w:space="0" w:color="auto"/>
            <w:left w:val="none" w:sz="0" w:space="0" w:color="auto"/>
            <w:bottom w:val="none" w:sz="0" w:space="0" w:color="auto"/>
            <w:right w:val="none" w:sz="0" w:space="0" w:color="auto"/>
          </w:divBdr>
        </w:div>
        <w:div w:id="532421607">
          <w:marLeft w:val="480"/>
          <w:marRight w:val="0"/>
          <w:marTop w:val="0"/>
          <w:marBottom w:val="0"/>
          <w:divBdr>
            <w:top w:val="none" w:sz="0" w:space="0" w:color="auto"/>
            <w:left w:val="none" w:sz="0" w:space="0" w:color="auto"/>
            <w:bottom w:val="none" w:sz="0" w:space="0" w:color="auto"/>
            <w:right w:val="none" w:sz="0" w:space="0" w:color="auto"/>
          </w:divBdr>
        </w:div>
        <w:div w:id="533736526">
          <w:marLeft w:val="480"/>
          <w:marRight w:val="0"/>
          <w:marTop w:val="0"/>
          <w:marBottom w:val="0"/>
          <w:divBdr>
            <w:top w:val="none" w:sz="0" w:space="0" w:color="auto"/>
            <w:left w:val="none" w:sz="0" w:space="0" w:color="auto"/>
            <w:bottom w:val="none" w:sz="0" w:space="0" w:color="auto"/>
            <w:right w:val="none" w:sz="0" w:space="0" w:color="auto"/>
          </w:divBdr>
        </w:div>
        <w:div w:id="558906970">
          <w:marLeft w:val="480"/>
          <w:marRight w:val="0"/>
          <w:marTop w:val="0"/>
          <w:marBottom w:val="0"/>
          <w:divBdr>
            <w:top w:val="none" w:sz="0" w:space="0" w:color="auto"/>
            <w:left w:val="none" w:sz="0" w:space="0" w:color="auto"/>
            <w:bottom w:val="none" w:sz="0" w:space="0" w:color="auto"/>
            <w:right w:val="none" w:sz="0" w:space="0" w:color="auto"/>
          </w:divBdr>
        </w:div>
        <w:div w:id="561602628">
          <w:marLeft w:val="480"/>
          <w:marRight w:val="0"/>
          <w:marTop w:val="0"/>
          <w:marBottom w:val="0"/>
          <w:divBdr>
            <w:top w:val="none" w:sz="0" w:space="0" w:color="auto"/>
            <w:left w:val="none" w:sz="0" w:space="0" w:color="auto"/>
            <w:bottom w:val="none" w:sz="0" w:space="0" w:color="auto"/>
            <w:right w:val="none" w:sz="0" w:space="0" w:color="auto"/>
          </w:divBdr>
        </w:div>
        <w:div w:id="602540252">
          <w:marLeft w:val="480"/>
          <w:marRight w:val="0"/>
          <w:marTop w:val="0"/>
          <w:marBottom w:val="0"/>
          <w:divBdr>
            <w:top w:val="none" w:sz="0" w:space="0" w:color="auto"/>
            <w:left w:val="none" w:sz="0" w:space="0" w:color="auto"/>
            <w:bottom w:val="none" w:sz="0" w:space="0" w:color="auto"/>
            <w:right w:val="none" w:sz="0" w:space="0" w:color="auto"/>
          </w:divBdr>
        </w:div>
        <w:div w:id="623538270">
          <w:marLeft w:val="480"/>
          <w:marRight w:val="0"/>
          <w:marTop w:val="0"/>
          <w:marBottom w:val="0"/>
          <w:divBdr>
            <w:top w:val="none" w:sz="0" w:space="0" w:color="auto"/>
            <w:left w:val="none" w:sz="0" w:space="0" w:color="auto"/>
            <w:bottom w:val="none" w:sz="0" w:space="0" w:color="auto"/>
            <w:right w:val="none" w:sz="0" w:space="0" w:color="auto"/>
          </w:divBdr>
        </w:div>
        <w:div w:id="646327075">
          <w:marLeft w:val="480"/>
          <w:marRight w:val="0"/>
          <w:marTop w:val="0"/>
          <w:marBottom w:val="0"/>
          <w:divBdr>
            <w:top w:val="none" w:sz="0" w:space="0" w:color="auto"/>
            <w:left w:val="none" w:sz="0" w:space="0" w:color="auto"/>
            <w:bottom w:val="none" w:sz="0" w:space="0" w:color="auto"/>
            <w:right w:val="none" w:sz="0" w:space="0" w:color="auto"/>
          </w:divBdr>
        </w:div>
        <w:div w:id="652829816">
          <w:marLeft w:val="480"/>
          <w:marRight w:val="0"/>
          <w:marTop w:val="0"/>
          <w:marBottom w:val="0"/>
          <w:divBdr>
            <w:top w:val="none" w:sz="0" w:space="0" w:color="auto"/>
            <w:left w:val="none" w:sz="0" w:space="0" w:color="auto"/>
            <w:bottom w:val="none" w:sz="0" w:space="0" w:color="auto"/>
            <w:right w:val="none" w:sz="0" w:space="0" w:color="auto"/>
          </w:divBdr>
        </w:div>
        <w:div w:id="753015832">
          <w:marLeft w:val="480"/>
          <w:marRight w:val="0"/>
          <w:marTop w:val="0"/>
          <w:marBottom w:val="0"/>
          <w:divBdr>
            <w:top w:val="none" w:sz="0" w:space="0" w:color="auto"/>
            <w:left w:val="none" w:sz="0" w:space="0" w:color="auto"/>
            <w:bottom w:val="none" w:sz="0" w:space="0" w:color="auto"/>
            <w:right w:val="none" w:sz="0" w:space="0" w:color="auto"/>
          </w:divBdr>
        </w:div>
        <w:div w:id="753819552">
          <w:marLeft w:val="480"/>
          <w:marRight w:val="0"/>
          <w:marTop w:val="0"/>
          <w:marBottom w:val="0"/>
          <w:divBdr>
            <w:top w:val="none" w:sz="0" w:space="0" w:color="auto"/>
            <w:left w:val="none" w:sz="0" w:space="0" w:color="auto"/>
            <w:bottom w:val="none" w:sz="0" w:space="0" w:color="auto"/>
            <w:right w:val="none" w:sz="0" w:space="0" w:color="auto"/>
          </w:divBdr>
        </w:div>
        <w:div w:id="767382813">
          <w:marLeft w:val="480"/>
          <w:marRight w:val="0"/>
          <w:marTop w:val="0"/>
          <w:marBottom w:val="0"/>
          <w:divBdr>
            <w:top w:val="none" w:sz="0" w:space="0" w:color="auto"/>
            <w:left w:val="none" w:sz="0" w:space="0" w:color="auto"/>
            <w:bottom w:val="none" w:sz="0" w:space="0" w:color="auto"/>
            <w:right w:val="none" w:sz="0" w:space="0" w:color="auto"/>
          </w:divBdr>
        </w:div>
        <w:div w:id="791676981">
          <w:marLeft w:val="480"/>
          <w:marRight w:val="0"/>
          <w:marTop w:val="0"/>
          <w:marBottom w:val="0"/>
          <w:divBdr>
            <w:top w:val="none" w:sz="0" w:space="0" w:color="auto"/>
            <w:left w:val="none" w:sz="0" w:space="0" w:color="auto"/>
            <w:bottom w:val="none" w:sz="0" w:space="0" w:color="auto"/>
            <w:right w:val="none" w:sz="0" w:space="0" w:color="auto"/>
          </w:divBdr>
        </w:div>
        <w:div w:id="805273213">
          <w:marLeft w:val="480"/>
          <w:marRight w:val="0"/>
          <w:marTop w:val="0"/>
          <w:marBottom w:val="0"/>
          <w:divBdr>
            <w:top w:val="none" w:sz="0" w:space="0" w:color="auto"/>
            <w:left w:val="none" w:sz="0" w:space="0" w:color="auto"/>
            <w:bottom w:val="none" w:sz="0" w:space="0" w:color="auto"/>
            <w:right w:val="none" w:sz="0" w:space="0" w:color="auto"/>
          </w:divBdr>
        </w:div>
        <w:div w:id="857085882">
          <w:marLeft w:val="480"/>
          <w:marRight w:val="0"/>
          <w:marTop w:val="0"/>
          <w:marBottom w:val="0"/>
          <w:divBdr>
            <w:top w:val="none" w:sz="0" w:space="0" w:color="auto"/>
            <w:left w:val="none" w:sz="0" w:space="0" w:color="auto"/>
            <w:bottom w:val="none" w:sz="0" w:space="0" w:color="auto"/>
            <w:right w:val="none" w:sz="0" w:space="0" w:color="auto"/>
          </w:divBdr>
        </w:div>
        <w:div w:id="874077888">
          <w:marLeft w:val="480"/>
          <w:marRight w:val="0"/>
          <w:marTop w:val="0"/>
          <w:marBottom w:val="0"/>
          <w:divBdr>
            <w:top w:val="none" w:sz="0" w:space="0" w:color="auto"/>
            <w:left w:val="none" w:sz="0" w:space="0" w:color="auto"/>
            <w:bottom w:val="none" w:sz="0" w:space="0" w:color="auto"/>
            <w:right w:val="none" w:sz="0" w:space="0" w:color="auto"/>
          </w:divBdr>
        </w:div>
        <w:div w:id="890338057">
          <w:marLeft w:val="480"/>
          <w:marRight w:val="0"/>
          <w:marTop w:val="0"/>
          <w:marBottom w:val="0"/>
          <w:divBdr>
            <w:top w:val="none" w:sz="0" w:space="0" w:color="auto"/>
            <w:left w:val="none" w:sz="0" w:space="0" w:color="auto"/>
            <w:bottom w:val="none" w:sz="0" w:space="0" w:color="auto"/>
            <w:right w:val="none" w:sz="0" w:space="0" w:color="auto"/>
          </w:divBdr>
        </w:div>
        <w:div w:id="938369311">
          <w:marLeft w:val="480"/>
          <w:marRight w:val="0"/>
          <w:marTop w:val="0"/>
          <w:marBottom w:val="0"/>
          <w:divBdr>
            <w:top w:val="none" w:sz="0" w:space="0" w:color="auto"/>
            <w:left w:val="none" w:sz="0" w:space="0" w:color="auto"/>
            <w:bottom w:val="none" w:sz="0" w:space="0" w:color="auto"/>
            <w:right w:val="none" w:sz="0" w:space="0" w:color="auto"/>
          </w:divBdr>
        </w:div>
        <w:div w:id="949163853">
          <w:marLeft w:val="480"/>
          <w:marRight w:val="0"/>
          <w:marTop w:val="0"/>
          <w:marBottom w:val="0"/>
          <w:divBdr>
            <w:top w:val="none" w:sz="0" w:space="0" w:color="auto"/>
            <w:left w:val="none" w:sz="0" w:space="0" w:color="auto"/>
            <w:bottom w:val="none" w:sz="0" w:space="0" w:color="auto"/>
            <w:right w:val="none" w:sz="0" w:space="0" w:color="auto"/>
          </w:divBdr>
        </w:div>
        <w:div w:id="1028261909">
          <w:marLeft w:val="480"/>
          <w:marRight w:val="0"/>
          <w:marTop w:val="0"/>
          <w:marBottom w:val="0"/>
          <w:divBdr>
            <w:top w:val="none" w:sz="0" w:space="0" w:color="auto"/>
            <w:left w:val="none" w:sz="0" w:space="0" w:color="auto"/>
            <w:bottom w:val="none" w:sz="0" w:space="0" w:color="auto"/>
            <w:right w:val="none" w:sz="0" w:space="0" w:color="auto"/>
          </w:divBdr>
        </w:div>
        <w:div w:id="1041708994">
          <w:marLeft w:val="480"/>
          <w:marRight w:val="0"/>
          <w:marTop w:val="0"/>
          <w:marBottom w:val="0"/>
          <w:divBdr>
            <w:top w:val="none" w:sz="0" w:space="0" w:color="auto"/>
            <w:left w:val="none" w:sz="0" w:space="0" w:color="auto"/>
            <w:bottom w:val="none" w:sz="0" w:space="0" w:color="auto"/>
            <w:right w:val="none" w:sz="0" w:space="0" w:color="auto"/>
          </w:divBdr>
        </w:div>
        <w:div w:id="1041789524">
          <w:marLeft w:val="480"/>
          <w:marRight w:val="0"/>
          <w:marTop w:val="0"/>
          <w:marBottom w:val="0"/>
          <w:divBdr>
            <w:top w:val="none" w:sz="0" w:space="0" w:color="auto"/>
            <w:left w:val="none" w:sz="0" w:space="0" w:color="auto"/>
            <w:bottom w:val="none" w:sz="0" w:space="0" w:color="auto"/>
            <w:right w:val="none" w:sz="0" w:space="0" w:color="auto"/>
          </w:divBdr>
        </w:div>
        <w:div w:id="1050767031">
          <w:marLeft w:val="480"/>
          <w:marRight w:val="0"/>
          <w:marTop w:val="0"/>
          <w:marBottom w:val="0"/>
          <w:divBdr>
            <w:top w:val="none" w:sz="0" w:space="0" w:color="auto"/>
            <w:left w:val="none" w:sz="0" w:space="0" w:color="auto"/>
            <w:bottom w:val="none" w:sz="0" w:space="0" w:color="auto"/>
            <w:right w:val="none" w:sz="0" w:space="0" w:color="auto"/>
          </w:divBdr>
        </w:div>
        <w:div w:id="1156150417">
          <w:marLeft w:val="480"/>
          <w:marRight w:val="0"/>
          <w:marTop w:val="0"/>
          <w:marBottom w:val="0"/>
          <w:divBdr>
            <w:top w:val="none" w:sz="0" w:space="0" w:color="auto"/>
            <w:left w:val="none" w:sz="0" w:space="0" w:color="auto"/>
            <w:bottom w:val="none" w:sz="0" w:space="0" w:color="auto"/>
            <w:right w:val="none" w:sz="0" w:space="0" w:color="auto"/>
          </w:divBdr>
        </w:div>
        <w:div w:id="1194463153">
          <w:marLeft w:val="480"/>
          <w:marRight w:val="0"/>
          <w:marTop w:val="0"/>
          <w:marBottom w:val="0"/>
          <w:divBdr>
            <w:top w:val="none" w:sz="0" w:space="0" w:color="auto"/>
            <w:left w:val="none" w:sz="0" w:space="0" w:color="auto"/>
            <w:bottom w:val="none" w:sz="0" w:space="0" w:color="auto"/>
            <w:right w:val="none" w:sz="0" w:space="0" w:color="auto"/>
          </w:divBdr>
        </w:div>
        <w:div w:id="1200751215">
          <w:marLeft w:val="480"/>
          <w:marRight w:val="0"/>
          <w:marTop w:val="0"/>
          <w:marBottom w:val="0"/>
          <w:divBdr>
            <w:top w:val="none" w:sz="0" w:space="0" w:color="auto"/>
            <w:left w:val="none" w:sz="0" w:space="0" w:color="auto"/>
            <w:bottom w:val="none" w:sz="0" w:space="0" w:color="auto"/>
            <w:right w:val="none" w:sz="0" w:space="0" w:color="auto"/>
          </w:divBdr>
        </w:div>
        <w:div w:id="1205827469">
          <w:marLeft w:val="480"/>
          <w:marRight w:val="0"/>
          <w:marTop w:val="0"/>
          <w:marBottom w:val="0"/>
          <w:divBdr>
            <w:top w:val="none" w:sz="0" w:space="0" w:color="auto"/>
            <w:left w:val="none" w:sz="0" w:space="0" w:color="auto"/>
            <w:bottom w:val="none" w:sz="0" w:space="0" w:color="auto"/>
            <w:right w:val="none" w:sz="0" w:space="0" w:color="auto"/>
          </w:divBdr>
        </w:div>
        <w:div w:id="1286085758">
          <w:marLeft w:val="480"/>
          <w:marRight w:val="0"/>
          <w:marTop w:val="0"/>
          <w:marBottom w:val="0"/>
          <w:divBdr>
            <w:top w:val="none" w:sz="0" w:space="0" w:color="auto"/>
            <w:left w:val="none" w:sz="0" w:space="0" w:color="auto"/>
            <w:bottom w:val="none" w:sz="0" w:space="0" w:color="auto"/>
            <w:right w:val="none" w:sz="0" w:space="0" w:color="auto"/>
          </w:divBdr>
        </w:div>
        <w:div w:id="1368800062">
          <w:marLeft w:val="480"/>
          <w:marRight w:val="0"/>
          <w:marTop w:val="0"/>
          <w:marBottom w:val="0"/>
          <w:divBdr>
            <w:top w:val="none" w:sz="0" w:space="0" w:color="auto"/>
            <w:left w:val="none" w:sz="0" w:space="0" w:color="auto"/>
            <w:bottom w:val="none" w:sz="0" w:space="0" w:color="auto"/>
            <w:right w:val="none" w:sz="0" w:space="0" w:color="auto"/>
          </w:divBdr>
        </w:div>
        <w:div w:id="1441141412">
          <w:marLeft w:val="480"/>
          <w:marRight w:val="0"/>
          <w:marTop w:val="0"/>
          <w:marBottom w:val="0"/>
          <w:divBdr>
            <w:top w:val="none" w:sz="0" w:space="0" w:color="auto"/>
            <w:left w:val="none" w:sz="0" w:space="0" w:color="auto"/>
            <w:bottom w:val="none" w:sz="0" w:space="0" w:color="auto"/>
            <w:right w:val="none" w:sz="0" w:space="0" w:color="auto"/>
          </w:divBdr>
        </w:div>
        <w:div w:id="1445736014">
          <w:marLeft w:val="480"/>
          <w:marRight w:val="0"/>
          <w:marTop w:val="0"/>
          <w:marBottom w:val="0"/>
          <w:divBdr>
            <w:top w:val="none" w:sz="0" w:space="0" w:color="auto"/>
            <w:left w:val="none" w:sz="0" w:space="0" w:color="auto"/>
            <w:bottom w:val="none" w:sz="0" w:space="0" w:color="auto"/>
            <w:right w:val="none" w:sz="0" w:space="0" w:color="auto"/>
          </w:divBdr>
        </w:div>
        <w:div w:id="1473979745">
          <w:marLeft w:val="480"/>
          <w:marRight w:val="0"/>
          <w:marTop w:val="0"/>
          <w:marBottom w:val="0"/>
          <w:divBdr>
            <w:top w:val="none" w:sz="0" w:space="0" w:color="auto"/>
            <w:left w:val="none" w:sz="0" w:space="0" w:color="auto"/>
            <w:bottom w:val="none" w:sz="0" w:space="0" w:color="auto"/>
            <w:right w:val="none" w:sz="0" w:space="0" w:color="auto"/>
          </w:divBdr>
        </w:div>
        <w:div w:id="1515193802">
          <w:marLeft w:val="480"/>
          <w:marRight w:val="0"/>
          <w:marTop w:val="0"/>
          <w:marBottom w:val="0"/>
          <w:divBdr>
            <w:top w:val="none" w:sz="0" w:space="0" w:color="auto"/>
            <w:left w:val="none" w:sz="0" w:space="0" w:color="auto"/>
            <w:bottom w:val="none" w:sz="0" w:space="0" w:color="auto"/>
            <w:right w:val="none" w:sz="0" w:space="0" w:color="auto"/>
          </w:divBdr>
        </w:div>
        <w:div w:id="1577205821">
          <w:marLeft w:val="480"/>
          <w:marRight w:val="0"/>
          <w:marTop w:val="0"/>
          <w:marBottom w:val="0"/>
          <w:divBdr>
            <w:top w:val="none" w:sz="0" w:space="0" w:color="auto"/>
            <w:left w:val="none" w:sz="0" w:space="0" w:color="auto"/>
            <w:bottom w:val="none" w:sz="0" w:space="0" w:color="auto"/>
            <w:right w:val="none" w:sz="0" w:space="0" w:color="auto"/>
          </w:divBdr>
        </w:div>
        <w:div w:id="1605307600">
          <w:marLeft w:val="480"/>
          <w:marRight w:val="0"/>
          <w:marTop w:val="0"/>
          <w:marBottom w:val="0"/>
          <w:divBdr>
            <w:top w:val="none" w:sz="0" w:space="0" w:color="auto"/>
            <w:left w:val="none" w:sz="0" w:space="0" w:color="auto"/>
            <w:bottom w:val="none" w:sz="0" w:space="0" w:color="auto"/>
            <w:right w:val="none" w:sz="0" w:space="0" w:color="auto"/>
          </w:divBdr>
        </w:div>
        <w:div w:id="1607888180">
          <w:marLeft w:val="480"/>
          <w:marRight w:val="0"/>
          <w:marTop w:val="0"/>
          <w:marBottom w:val="0"/>
          <w:divBdr>
            <w:top w:val="none" w:sz="0" w:space="0" w:color="auto"/>
            <w:left w:val="none" w:sz="0" w:space="0" w:color="auto"/>
            <w:bottom w:val="none" w:sz="0" w:space="0" w:color="auto"/>
            <w:right w:val="none" w:sz="0" w:space="0" w:color="auto"/>
          </w:divBdr>
        </w:div>
        <w:div w:id="1630672974">
          <w:marLeft w:val="480"/>
          <w:marRight w:val="0"/>
          <w:marTop w:val="0"/>
          <w:marBottom w:val="0"/>
          <w:divBdr>
            <w:top w:val="none" w:sz="0" w:space="0" w:color="auto"/>
            <w:left w:val="none" w:sz="0" w:space="0" w:color="auto"/>
            <w:bottom w:val="none" w:sz="0" w:space="0" w:color="auto"/>
            <w:right w:val="none" w:sz="0" w:space="0" w:color="auto"/>
          </w:divBdr>
        </w:div>
        <w:div w:id="1636256151">
          <w:marLeft w:val="480"/>
          <w:marRight w:val="0"/>
          <w:marTop w:val="0"/>
          <w:marBottom w:val="0"/>
          <w:divBdr>
            <w:top w:val="none" w:sz="0" w:space="0" w:color="auto"/>
            <w:left w:val="none" w:sz="0" w:space="0" w:color="auto"/>
            <w:bottom w:val="none" w:sz="0" w:space="0" w:color="auto"/>
            <w:right w:val="none" w:sz="0" w:space="0" w:color="auto"/>
          </w:divBdr>
        </w:div>
        <w:div w:id="1653366797">
          <w:marLeft w:val="480"/>
          <w:marRight w:val="0"/>
          <w:marTop w:val="0"/>
          <w:marBottom w:val="0"/>
          <w:divBdr>
            <w:top w:val="none" w:sz="0" w:space="0" w:color="auto"/>
            <w:left w:val="none" w:sz="0" w:space="0" w:color="auto"/>
            <w:bottom w:val="none" w:sz="0" w:space="0" w:color="auto"/>
            <w:right w:val="none" w:sz="0" w:space="0" w:color="auto"/>
          </w:divBdr>
        </w:div>
        <w:div w:id="1666932861">
          <w:marLeft w:val="480"/>
          <w:marRight w:val="0"/>
          <w:marTop w:val="0"/>
          <w:marBottom w:val="0"/>
          <w:divBdr>
            <w:top w:val="none" w:sz="0" w:space="0" w:color="auto"/>
            <w:left w:val="none" w:sz="0" w:space="0" w:color="auto"/>
            <w:bottom w:val="none" w:sz="0" w:space="0" w:color="auto"/>
            <w:right w:val="none" w:sz="0" w:space="0" w:color="auto"/>
          </w:divBdr>
        </w:div>
        <w:div w:id="1715806913">
          <w:marLeft w:val="480"/>
          <w:marRight w:val="0"/>
          <w:marTop w:val="0"/>
          <w:marBottom w:val="0"/>
          <w:divBdr>
            <w:top w:val="none" w:sz="0" w:space="0" w:color="auto"/>
            <w:left w:val="none" w:sz="0" w:space="0" w:color="auto"/>
            <w:bottom w:val="none" w:sz="0" w:space="0" w:color="auto"/>
            <w:right w:val="none" w:sz="0" w:space="0" w:color="auto"/>
          </w:divBdr>
        </w:div>
        <w:div w:id="1722435467">
          <w:marLeft w:val="480"/>
          <w:marRight w:val="0"/>
          <w:marTop w:val="0"/>
          <w:marBottom w:val="0"/>
          <w:divBdr>
            <w:top w:val="none" w:sz="0" w:space="0" w:color="auto"/>
            <w:left w:val="none" w:sz="0" w:space="0" w:color="auto"/>
            <w:bottom w:val="none" w:sz="0" w:space="0" w:color="auto"/>
            <w:right w:val="none" w:sz="0" w:space="0" w:color="auto"/>
          </w:divBdr>
        </w:div>
        <w:div w:id="1724521682">
          <w:marLeft w:val="480"/>
          <w:marRight w:val="0"/>
          <w:marTop w:val="0"/>
          <w:marBottom w:val="0"/>
          <w:divBdr>
            <w:top w:val="none" w:sz="0" w:space="0" w:color="auto"/>
            <w:left w:val="none" w:sz="0" w:space="0" w:color="auto"/>
            <w:bottom w:val="none" w:sz="0" w:space="0" w:color="auto"/>
            <w:right w:val="none" w:sz="0" w:space="0" w:color="auto"/>
          </w:divBdr>
        </w:div>
        <w:div w:id="1758406651">
          <w:marLeft w:val="480"/>
          <w:marRight w:val="0"/>
          <w:marTop w:val="0"/>
          <w:marBottom w:val="0"/>
          <w:divBdr>
            <w:top w:val="none" w:sz="0" w:space="0" w:color="auto"/>
            <w:left w:val="none" w:sz="0" w:space="0" w:color="auto"/>
            <w:bottom w:val="none" w:sz="0" w:space="0" w:color="auto"/>
            <w:right w:val="none" w:sz="0" w:space="0" w:color="auto"/>
          </w:divBdr>
        </w:div>
        <w:div w:id="1780834035">
          <w:marLeft w:val="480"/>
          <w:marRight w:val="0"/>
          <w:marTop w:val="0"/>
          <w:marBottom w:val="0"/>
          <w:divBdr>
            <w:top w:val="none" w:sz="0" w:space="0" w:color="auto"/>
            <w:left w:val="none" w:sz="0" w:space="0" w:color="auto"/>
            <w:bottom w:val="none" w:sz="0" w:space="0" w:color="auto"/>
            <w:right w:val="none" w:sz="0" w:space="0" w:color="auto"/>
          </w:divBdr>
        </w:div>
        <w:div w:id="1805539145">
          <w:marLeft w:val="480"/>
          <w:marRight w:val="0"/>
          <w:marTop w:val="0"/>
          <w:marBottom w:val="0"/>
          <w:divBdr>
            <w:top w:val="none" w:sz="0" w:space="0" w:color="auto"/>
            <w:left w:val="none" w:sz="0" w:space="0" w:color="auto"/>
            <w:bottom w:val="none" w:sz="0" w:space="0" w:color="auto"/>
            <w:right w:val="none" w:sz="0" w:space="0" w:color="auto"/>
          </w:divBdr>
        </w:div>
        <w:div w:id="1851799314">
          <w:marLeft w:val="480"/>
          <w:marRight w:val="0"/>
          <w:marTop w:val="0"/>
          <w:marBottom w:val="0"/>
          <w:divBdr>
            <w:top w:val="none" w:sz="0" w:space="0" w:color="auto"/>
            <w:left w:val="none" w:sz="0" w:space="0" w:color="auto"/>
            <w:bottom w:val="none" w:sz="0" w:space="0" w:color="auto"/>
            <w:right w:val="none" w:sz="0" w:space="0" w:color="auto"/>
          </w:divBdr>
        </w:div>
        <w:div w:id="1867324252">
          <w:marLeft w:val="480"/>
          <w:marRight w:val="0"/>
          <w:marTop w:val="0"/>
          <w:marBottom w:val="0"/>
          <w:divBdr>
            <w:top w:val="none" w:sz="0" w:space="0" w:color="auto"/>
            <w:left w:val="none" w:sz="0" w:space="0" w:color="auto"/>
            <w:bottom w:val="none" w:sz="0" w:space="0" w:color="auto"/>
            <w:right w:val="none" w:sz="0" w:space="0" w:color="auto"/>
          </w:divBdr>
        </w:div>
        <w:div w:id="1968706422">
          <w:marLeft w:val="480"/>
          <w:marRight w:val="0"/>
          <w:marTop w:val="0"/>
          <w:marBottom w:val="0"/>
          <w:divBdr>
            <w:top w:val="none" w:sz="0" w:space="0" w:color="auto"/>
            <w:left w:val="none" w:sz="0" w:space="0" w:color="auto"/>
            <w:bottom w:val="none" w:sz="0" w:space="0" w:color="auto"/>
            <w:right w:val="none" w:sz="0" w:space="0" w:color="auto"/>
          </w:divBdr>
        </w:div>
        <w:div w:id="2046371943">
          <w:marLeft w:val="480"/>
          <w:marRight w:val="0"/>
          <w:marTop w:val="0"/>
          <w:marBottom w:val="0"/>
          <w:divBdr>
            <w:top w:val="none" w:sz="0" w:space="0" w:color="auto"/>
            <w:left w:val="none" w:sz="0" w:space="0" w:color="auto"/>
            <w:bottom w:val="none" w:sz="0" w:space="0" w:color="auto"/>
            <w:right w:val="none" w:sz="0" w:space="0" w:color="auto"/>
          </w:divBdr>
        </w:div>
        <w:div w:id="2060977248">
          <w:marLeft w:val="480"/>
          <w:marRight w:val="0"/>
          <w:marTop w:val="0"/>
          <w:marBottom w:val="0"/>
          <w:divBdr>
            <w:top w:val="none" w:sz="0" w:space="0" w:color="auto"/>
            <w:left w:val="none" w:sz="0" w:space="0" w:color="auto"/>
            <w:bottom w:val="none" w:sz="0" w:space="0" w:color="auto"/>
            <w:right w:val="none" w:sz="0" w:space="0" w:color="auto"/>
          </w:divBdr>
        </w:div>
        <w:div w:id="2106732367">
          <w:marLeft w:val="480"/>
          <w:marRight w:val="0"/>
          <w:marTop w:val="0"/>
          <w:marBottom w:val="0"/>
          <w:divBdr>
            <w:top w:val="none" w:sz="0" w:space="0" w:color="auto"/>
            <w:left w:val="none" w:sz="0" w:space="0" w:color="auto"/>
            <w:bottom w:val="none" w:sz="0" w:space="0" w:color="auto"/>
            <w:right w:val="none" w:sz="0" w:space="0" w:color="auto"/>
          </w:divBdr>
        </w:div>
        <w:div w:id="2124032373">
          <w:marLeft w:val="480"/>
          <w:marRight w:val="0"/>
          <w:marTop w:val="0"/>
          <w:marBottom w:val="0"/>
          <w:divBdr>
            <w:top w:val="none" w:sz="0" w:space="0" w:color="auto"/>
            <w:left w:val="none" w:sz="0" w:space="0" w:color="auto"/>
            <w:bottom w:val="none" w:sz="0" w:space="0" w:color="auto"/>
            <w:right w:val="none" w:sz="0" w:space="0" w:color="auto"/>
          </w:divBdr>
        </w:div>
        <w:div w:id="2127694414">
          <w:marLeft w:val="480"/>
          <w:marRight w:val="0"/>
          <w:marTop w:val="0"/>
          <w:marBottom w:val="0"/>
          <w:divBdr>
            <w:top w:val="none" w:sz="0" w:space="0" w:color="auto"/>
            <w:left w:val="none" w:sz="0" w:space="0" w:color="auto"/>
            <w:bottom w:val="none" w:sz="0" w:space="0" w:color="auto"/>
            <w:right w:val="none" w:sz="0" w:space="0" w:color="auto"/>
          </w:divBdr>
        </w:div>
      </w:divsChild>
    </w:div>
    <w:div w:id="101270536">
      <w:bodyDiv w:val="1"/>
      <w:marLeft w:val="0"/>
      <w:marRight w:val="0"/>
      <w:marTop w:val="0"/>
      <w:marBottom w:val="0"/>
      <w:divBdr>
        <w:top w:val="none" w:sz="0" w:space="0" w:color="auto"/>
        <w:left w:val="none" w:sz="0" w:space="0" w:color="auto"/>
        <w:bottom w:val="none" w:sz="0" w:space="0" w:color="auto"/>
        <w:right w:val="none" w:sz="0" w:space="0" w:color="auto"/>
      </w:divBdr>
      <w:divsChild>
        <w:div w:id="9378507">
          <w:marLeft w:val="480"/>
          <w:marRight w:val="0"/>
          <w:marTop w:val="0"/>
          <w:marBottom w:val="0"/>
          <w:divBdr>
            <w:top w:val="none" w:sz="0" w:space="0" w:color="auto"/>
            <w:left w:val="none" w:sz="0" w:space="0" w:color="auto"/>
            <w:bottom w:val="none" w:sz="0" w:space="0" w:color="auto"/>
            <w:right w:val="none" w:sz="0" w:space="0" w:color="auto"/>
          </w:divBdr>
        </w:div>
        <w:div w:id="49429326">
          <w:marLeft w:val="480"/>
          <w:marRight w:val="0"/>
          <w:marTop w:val="0"/>
          <w:marBottom w:val="0"/>
          <w:divBdr>
            <w:top w:val="none" w:sz="0" w:space="0" w:color="auto"/>
            <w:left w:val="none" w:sz="0" w:space="0" w:color="auto"/>
            <w:bottom w:val="none" w:sz="0" w:space="0" w:color="auto"/>
            <w:right w:val="none" w:sz="0" w:space="0" w:color="auto"/>
          </w:divBdr>
        </w:div>
        <w:div w:id="53626079">
          <w:marLeft w:val="480"/>
          <w:marRight w:val="0"/>
          <w:marTop w:val="0"/>
          <w:marBottom w:val="0"/>
          <w:divBdr>
            <w:top w:val="none" w:sz="0" w:space="0" w:color="auto"/>
            <w:left w:val="none" w:sz="0" w:space="0" w:color="auto"/>
            <w:bottom w:val="none" w:sz="0" w:space="0" w:color="auto"/>
            <w:right w:val="none" w:sz="0" w:space="0" w:color="auto"/>
          </w:divBdr>
        </w:div>
        <w:div w:id="218253162">
          <w:marLeft w:val="480"/>
          <w:marRight w:val="0"/>
          <w:marTop w:val="0"/>
          <w:marBottom w:val="0"/>
          <w:divBdr>
            <w:top w:val="none" w:sz="0" w:space="0" w:color="auto"/>
            <w:left w:val="none" w:sz="0" w:space="0" w:color="auto"/>
            <w:bottom w:val="none" w:sz="0" w:space="0" w:color="auto"/>
            <w:right w:val="none" w:sz="0" w:space="0" w:color="auto"/>
          </w:divBdr>
        </w:div>
        <w:div w:id="259486812">
          <w:marLeft w:val="480"/>
          <w:marRight w:val="0"/>
          <w:marTop w:val="0"/>
          <w:marBottom w:val="0"/>
          <w:divBdr>
            <w:top w:val="none" w:sz="0" w:space="0" w:color="auto"/>
            <w:left w:val="none" w:sz="0" w:space="0" w:color="auto"/>
            <w:bottom w:val="none" w:sz="0" w:space="0" w:color="auto"/>
            <w:right w:val="none" w:sz="0" w:space="0" w:color="auto"/>
          </w:divBdr>
        </w:div>
        <w:div w:id="315646712">
          <w:marLeft w:val="480"/>
          <w:marRight w:val="0"/>
          <w:marTop w:val="0"/>
          <w:marBottom w:val="0"/>
          <w:divBdr>
            <w:top w:val="none" w:sz="0" w:space="0" w:color="auto"/>
            <w:left w:val="none" w:sz="0" w:space="0" w:color="auto"/>
            <w:bottom w:val="none" w:sz="0" w:space="0" w:color="auto"/>
            <w:right w:val="none" w:sz="0" w:space="0" w:color="auto"/>
          </w:divBdr>
        </w:div>
        <w:div w:id="364791523">
          <w:marLeft w:val="480"/>
          <w:marRight w:val="0"/>
          <w:marTop w:val="0"/>
          <w:marBottom w:val="0"/>
          <w:divBdr>
            <w:top w:val="none" w:sz="0" w:space="0" w:color="auto"/>
            <w:left w:val="none" w:sz="0" w:space="0" w:color="auto"/>
            <w:bottom w:val="none" w:sz="0" w:space="0" w:color="auto"/>
            <w:right w:val="none" w:sz="0" w:space="0" w:color="auto"/>
          </w:divBdr>
        </w:div>
        <w:div w:id="372995969">
          <w:marLeft w:val="480"/>
          <w:marRight w:val="0"/>
          <w:marTop w:val="0"/>
          <w:marBottom w:val="0"/>
          <w:divBdr>
            <w:top w:val="none" w:sz="0" w:space="0" w:color="auto"/>
            <w:left w:val="none" w:sz="0" w:space="0" w:color="auto"/>
            <w:bottom w:val="none" w:sz="0" w:space="0" w:color="auto"/>
            <w:right w:val="none" w:sz="0" w:space="0" w:color="auto"/>
          </w:divBdr>
        </w:div>
        <w:div w:id="379400999">
          <w:marLeft w:val="480"/>
          <w:marRight w:val="0"/>
          <w:marTop w:val="0"/>
          <w:marBottom w:val="0"/>
          <w:divBdr>
            <w:top w:val="none" w:sz="0" w:space="0" w:color="auto"/>
            <w:left w:val="none" w:sz="0" w:space="0" w:color="auto"/>
            <w:bottom w:val="none" w:sz="0" w:space="0" w:color="auto"/>
            <w:right w:val="none" w:sz="0" w:space="0" w:color="auto"/>
          </w:divBdr>
        </w:div>
        <w:div w:id="435444952">
          <w:marLeft w:val="480"/>
          <w:marRight w:val="0"/>
          <w:marTop w:val="0"/>
          <w:marBottom w:val="0"/>
          <w:divBdr>
            <w:top w:val="none" w:sz="0" w:space="0" w:color="auto"/>
            <w:left w:val="none" w:sz="0" w:space="0" w:color="auto"/>
            <w:bottom w:val="none" w:sz="0" w:space="0" w:color="auto"/>
            <w:right w:val="none" w:sz="0" w:space="0" w:color="auto"/>
          </w:divBdr>
        </w:div>
        <w:div w:id="465200893">
          <w:marLeft w:val="480"/>
          <w:marRight w:val="0"/>
          <w:marTop w:val="0"/>
          <w:marBottom w:val="0"/>
          <w:divBdr>
            <w:top w:val="none" w:sz="0" w:space="0" w:color="auto"/>
            <w:left w:val="none" w:sz="0" w:space="0" w:color="auto"/>
            <w:bottom w:val="none" w:sz="0" w:space="0" w:color="auto"/>
            <w:right w:val="none" w:sz="0" w:space="0" w:color="auto"/>
          </w:divBdr>
        </w:div>
        <w:div w:id="526674200">
          <w:marLeft w:val="480"/>
          <w:marRight w:val="0"/>
          <w:marTop w:val="0"/>
          <w:marBottom w:val="0"/>
          <w:divBdr>
            <w:top w:val="none" w:sz="0" w:space="0" w:color="auto"/>
            <w:left w:val="none" w:sz="0" w:space="0" w:color="auto"/>
            <w:bottom w:val="none" w:sz="0" w:space="0" w:color="auto"/>
            <w:right w:val="none" w:sz="0" w:space="0" w:color="auto"/>
          </w:divBdr>
        </w:div>
        <w:div w:id="549653908">
          <w:marLeft w:val="480"/>
          <w:marRight w:val="0"/>
          <w:marTop w:val="0"/>
          <w:marBottom w:val="0"/>
          <w:divBdr>
            <w:top w:val="none" w:sz="0" w:space="0" w:color="auto"/>
            <w:left w:val="none" w:sz="0" w:space="0" w:color="auto"/>
            <w:bottom w:val="none" w:sz="0" w:space="0" w:color="auto"/>
            <w:right w:val="none" w:sz="0" w:space="0" w:color="auto"/>
          </w:divBdr>
        </w:div>
        <w:div w:id="578557526">
          <w:marLeft w:val="480"/>
          <w:marRight w:val="0"/>
          <w:marTop w:val="0"/>
          <w:marBottom w:val="0"/>
          <w:divBdr>
            <w:top w:val="none" w:sz="0" w:space="0" w:color="auto"/>
            <w:left w:val="none" w:sz="0" w:space="0" w:color="auto"/>
            <w:bottom w:val="none" w:sz="0" w:space="0" w:color="auto"/>
            <w:right w:val="none" w:sz="0" w:space="0" w:color="auto"/>
          </w:divBdr>
        </w:div>
        <w:div w:id="605620770">
          <w:marLeft w:val="480"/>
          <w:marRight w:val="0"/>
          <w:marTop w:val="0"/>
          <w:marBottom w:val="0"/>
          <w:divBdr>
            <w:top w:val="none" w:sz="0" w:space="0" w:color="auto"/>
            <w:left w:val="none" w:sz="0" w:space="0" w:color="auto"/>
            <w:bottom w:val="none" w:sz="0" w:space="0" w:color="auto"/>
            <w:right w:val="none" w:sz="0" w:space="0" w:color="auto"/>
          </w:divBdr>
        </w:div>
        <w:div w:id="605967542">
          <w:marLeft w:val="480"/>
          <w:marRight w:val="0"/>
          <w:marTop w:val="0"/>
          <w:marBottom w:val="0"/>
          <w:divBdr>
            <w:top w:val="none" w:sz="0" w:space="0" w:color="auto"/>
            <w:left w:val="none" w:sz="0" w:space="0" w:color="auto"/>
            <w:bottom w:val="none" w:sz="0" w:space="0" w:color="auto"/>
            <w:right w:val="none" w:sz="0" w:space="0" w:color="auto"/>
          </w:divBdr>
        </w:div>
        <w:div w:id="618609738">
          <w:marLeft w:val="480"/>
          <w:marRight w:val="0"/>
          <w:marTop w:val="0"/>
          <w:marBottom w:val="0"/>
          <w:divBdr>
            <w:top w:val="none" w:sz="0" w:space="0" w:color="auto"/>
            <w:left w:val="none" w:sz="0" w:space="0" w:color="auto"/>
            <w:bottom w:val="none" w:sz="0" w:space="0" w:color="auto"/>
            <w:right w:val="none" w:sz="0" w:space="0" w:color="auto"/>
          </w:divBdr>
        </w:div>
        <w:div w:id="651448623">
          <w:marLeft w:val="480"/>
          <w:marRight w:val="0"/>
          <w:marTop w:val="0"/>
          <w:marBottom w:val="0"/>
          <w:divBdr>
            <w:top w:val="none" w:sz="0" w:space="0" w:color="auto"/>
            <w:left w:val="none" w:sz="0" w:space="0" w:color="auto"/>
            <w:bottom w:val="none" w:sz="0" w:space="0" w:color="auto"/>
            <w:right w:val="none" w:sz="0" w:space="0" w:color="auto"/>
          </w:divBdr>
        </w:div>
        <w:div w:id="666447100">
          <w:marLeft w:val="480"/>
          <w:marRight w:val="0"/>
          <w:marTop w:val="0"/>
          <w:marBottom w:val="0"/>
          <w:divBdr>
            <w:top w:val="none" w:sz="0" w:space="0" w:color="auto"/>
            <w:left w:val="none" w:sz="0" w:space="0" w:color="auto"/>
            <w:bottom w:val="none" w:sz="0" w:space="0" w:color="auto"/>
            <w:right w:val="none" w:sz="0" w:space="0" w:color="auto"/>
          </w:divBdr>
        </w:div>
        <w:div w:id="706640719">
          <w:marLeft w:val="480"/>
          <w:marRight w:val="0"/>
          <w:marTop w:val="0"/>
          <w:marBottom w:val="0"/>
          <w:divBdr>
            <w:top w:val="none" w:sz="0" w:space="0" w:color="auto"/>
            <w:left w:val="none" w:sz="0" w:space="0" w:color="auto"/>
            <w:bottom w:val="none" w:sz="0" w:space="0" w:color="auto"/>
            <w:right w:val="none" w:sz="0" w:space="0" w:color="auto"/>
          </w:divBdr>
        </w:div>
        <w:div w:id="720909106">
          <w:marLeft w:val="480"/>
          <w:marRight w:val="0"/>
          <w:marTop w:val="0"/>
          <w:marBottom w:val="0"/>
          <w:divBdr>
            <w:top w:val="none" w:sz="0" w:space="0" w:color="auto"/>
            <w:left w:val="none" w:sz="0" w:space="0" w:color="auto"/>
            <w:bottom w:val="none" w:sz="0" w:space="0" w:color="auto"/>
            <w:right w:val="none" w:sz="0" w:space="0" w:color="auto"/>
          </w:divBdr>
        </w:div>
        <w:div w:id="728958991">
          <w:marLeft w:val="480"/>
          <w:marRight w:val="0"/>
          <w:marTop w:val="0"/>
          <w:marBottom w:val="0"/>
          <w:divBdr>
            <w:top w:val="none" w:sz="0" w:space="0" w:color="auto"/>
            <w:left w:val="none" w:sz="0" w:space="0" w:color="auto"/>
            <w:bottom w:val="none" w:sz="0" w:space="0" w:color="auto"/>
            <w:right w:val="none" w:sz="0" w:space="0" w:color="auto"/>
          </w:divBdr>
        </w:div>
        <w:div w:id="766124245">
          <w:marLeft w:val="480"/>
          <w:marRight w:val="0"/>
          <w:marTop w:val="0"/>
          <w:marBottom w:val="0"/>
          <w:divBdr>
            <w:top w:val="none" w:sz="0" w:space="0" w:color="auto"/>
            <w:left w:val="none" w:sz="0" w:space="0" w:color="auto"/>
            <w:bottom w:val="none" w:sz="0" w:space="0" w:color="auto"/>
            <w:right w:val="none" w:sz="0" w:space="0" w:color="auto"/>
          </w:divBdr>
        </w:div>
        <w:div w:id="768547069">
          <w:marLeft w:val="480"/>
          <w:marRight w:val="0"/>
          <w:marTop w:val="0"/>
          <w:marBottom w:val="0"/>
          <w:divBdr>
            <w:top w:val="none" w:sz="0" w:space="0" w:color="auto"/>
            <w:left w:val="none" w:sz="0" w:space="0" w:color="auto"/>
            <w:bottom w:val="none" w:sz="0" w:space="0" w:color="auto"/>
            <w:right w:val="none" w:sz="0" w:space="0" w:color="auto"/>
          </w:divBdr>
        </w:div>
        <w:div w:id="930510270">
          <w:marLeft w:val="480"/>
          <w:marRight w:val="0"/>
          <w:marTop w:val="0"/>
          <w:marBottom w:val="0"/>
          <w:divBdr>
            <w:top w:val="none" w:sz="0" w:space="0" w:color="auto"/>
            <w:left w:val="none" w:sz="0" w:space="0" w:color="auto"/>
            <w:bottom w:val="none" w:sz="0" w:space="0" w:color="auto"/>
            <w:right w:val="none" w:sz="0" w:space="0" w:color="auto"/>
          </w:divBdr>
        </w:div>
        <w:div w:id="935022416">
          <w:marLeft w:val="480"/>
          <w:marRight w:val="0"/>
          <w:marTop w:val="0"/>
          <w:marBottom w:val="0"/>
          <w:divBdr>
            <w:top w:val="none" w:sz="0" w:space="0" w:color="auto"/>
            <w:left w:val="none" w:sz="0" w:space="0" w:color="auto"/>
            <w:bottom w:val="none" w:sz="0" w:space="0" w:color="auto"/>
            <w:right w:val="none" w:sz="0" w:space="0" w:color="auto"/>
          </w:divBdr>
        </w:div>
        <w:div w:id="945968783">
          <w:marLeft w:val="480"/>
          <w:marRight w:val="0"/>
          <w:marTop w:val="0"/>
          <w:marBottom w:val="0"/>
          <w:divBdr>
            <w:top w:val="none" w:sz="0" w:space="0" w:color="auto"/>
            <w:left w:val="none" w:sz="0" w:space="0" w:color="auto"/>
            <w:bottom w:val="none" w:sz="0" w:space="0" w:color="auto"/>
            <w:right w:val="none" w:sz="0" w:space="0" w:color="auto"/>
          </w:divBdr>
        </w:div>
        <w:div w:id="955990640">
          <w:marLeft w:val="480"/>
          <w:marRight w:val="0"/>
          <w:marTop w:val="0"/>
          <w:marBottom w:val="0"/>
          <w:divBdr>
            <w:top w:val="none" w:sz="0" w:space="0" w:color="auto"/>
            <w:left w:val="none" w:sz="0" w:space="0" w:color="auto"/>
            <w:bottom w:val="none" w:sz="0" w:space="0" w:color="auto"/>
            <w:right w:val="none" w:sz="0" w:space="0" w:color="auto"/>
          </w:divBdr>
        </w:div>
        <w:div w:id="1033917478">
          <w:marLeft w:val="480"/>
          <w:marRight w:val="0"/>
          <w:marTop w:val="0"/>
          <w:marBottom w:val="0"/>
          <w:divBdr>
            <w:top w:val="none" w:sz="0" w:space="0" w:color="auto"/>
            <w:left w:val="none" w:sz="0" w:space="0" w:color="auto"/>
            <w:bottom w:val="none" w:sz="0" w:space="0" w:color="auto"/>
            <w:right w:val="none" w:sz="0" w:space="0" w:color="auto"/>
          </w:divBdr>
        </w:div>
        <w:div w:id="1056971052">
          <w:marLeft w:val="480"/>
          <w:marRight w:val="0"/>
          <w:marTop w:val="0"/>
          <w:marBottom w:val="0"/>
          <w:divBdr>
            <w:top w:val="none" w:sz="0" w:space="0" w:color="auto"/>
            <w:left w:val="none" w:sz="0" w:space="0" w:color="auto"/>
            <w:bottom w:val="none" w:sz="0" w:space="0" w:color="auto"/>
            <w:right w:val="none" w:sz="0" w:space="0" w:color="auto"/>
          </w:divBdr>
        </w:div>
        <w:div w:id="1064376898">
          <w:marLeft w:val="480"/>
          <w:marRight w:val="0"/>
          <w:marTop w:val="0"/>
          <w:marBottom w:val="0"/>
          <w:divBdr>
            <w:top w:val="none" w:sz="0" w:space="0" w:color="auto"/>
            <w:left w:val="none" w:sz="0" w:space="0" w:color="auto"/>
            <w:bottom w:val="none" w:sz="0" w:space="0" w:color="auto"/>
            <w:right w:val="none" w:sz="0" w:space="0" w:color="auto"/>
          </w:divBdr>
        </w:div>
        <w:div w:id="1092118717">
          <w:marLeft w:val="480"/>
          <w:marRight w:val="0"/>
          <w:marTop w:val="0"/>
          <w:marBottom w:val="0"/>
          <w:divBdr>
            <w:top w:val="none" w:sz="0" w:space="0" w:color="auto"/>
            <w:left w:val="none" w:sz="0" w:space="0" w:color="auto"/>
            <w:bottom w:val="none" w:sz="0" w:space="0" w:color="auto"/>
            <w:right w:val="none" w:sz="0" w:space="0" w:color="auto"/>
          </w:divBdr>
        </w:div>
        <w:div w:id="1124470268">
          <w:marLeft w:val="480"/>
          <w:marRight w:val="0"/>
          <w:marTop w:val="0"/>
          <w:marBottom w:val="0"/>
          <w:divBdr>
            <w:top w:val="none" w:sz="0" w:space="0" w:color="auto"/>
            <w:left w:val="none" w:sz="0" w:space="0" w:color="auto"/>
            <w:bottom w:val="none" w:sz="0" w:space="0" w:color="auto"/>
            <w:right w:val="none" w:sz="0" w:space="0" w:color="auto"/>
          </w:divBdr>
        </w:div>
        <w:div w:id="1134448201">
          <w:marLeft w:val="480"/>
          <w:marRight w:val="0"/>
          <w:marTop w:val="0"/>
          <w:marBottom w:val="0"/>
          <w:divBdr>
            <w:top w:val="none" w:sz="0" w:space="0" w:color="auto"/>
            <w:left w:val="none" w:sz="0" w:space="0" w:color="auto"/>
            <w:bottom w:val="none" w:sz="0" w:space="0" w:color="auto"/>
            <w:right w:val="none" w:sz="0" w:space="0" w:color="auto"/>
          </w:divBdr>
        </w:div>
        <w:div w:id="1194920778">
          <w:marLeft w:val="480"/>
          <w:marRight w:val="0"/>
          <w:marTop w:val="0"/>
          <w:marBottom w:val="0"/>
          <w:divBdr>
            <w:top w:val="none" w:sz="0" w:space="0" w:color="auto"/>
            <w:left w:val="none" w:sz="0" w:space="0" w:color="auto"/>
            <w:bottom w:val="none" w:sz="0" w:space="0" w:color="auto"/>
            <w:right w:val="none" w:sz="0" w:space="0" w:color="auto"/>
          </w:divBdr>
        </w:div>
        <w:div w:id="1217937563">
          <w:marLeft w:val="480"/>
          <w:marRight w:val="0"/>
          <w:marTop w:val="0"/>
          <w:marBottom w:val="0"/>
          <w:divBdr>
            <w:top w:val="none" w:sz="0" w:space="0" w:color="auto"/>
            <w:left w:val="none" w:sz="0" w:space="0" w:color="auto"/>
            <w:bottom w:val="none" w:sz="0" w:space="0" w:color="auto"/>
            <w:right w:val="none" w:sz="0" w:space="0" w:color="auto"/>
          </w:divBdr>
        </w:div>
        <w:div w:id="1222212701">
          <w:marLeft w:val="480"/>
          <w:marRight w:val="0"/>
          <w:marTop w:val="0"/>
          <w:marBottom w:val="0"/>
          <w:divBdr>
            <w:top w:val="none" w:sz="0" w:space="0" w:color="auto"/>
            <w:left w:val="none" w:sz="0" w:space="0" w:color="auto"/>
            <w:bottom w:val="none" w:sz="0" w:space="0" w:color="auto"/>
            <w:right w:val="none" w:sz="0" w:space="0" w:color="auto"/>
          </w:divBdr>
        </w:div>
        <w:div w:id="1223902589">
          <w:marLeft w:val="480"/>
          <w:marRight w:val="0"/>
          <w:marTop w:val="0"/>
          <w:marBottom w:val="0"/>
          <w:divBdr>
            <w:top w:val="none" w:sz="0" w:space="0" w:color="auto"/>
            <w:left w:val="none" w:sz="0" w:space="0" w:color="auto"/>
            <w:bottom w:val="none" w:sz="0" w:space="0" w:color="auto"/>
            <w:right w:val="none" w:sz="0" w:space="0" w:color="auto"/>
          </w:divBdr>
        </w:div>
        <w:div w:id="1257061787">
          <w:marLeft w:val="480"/>
          <w:marRight w:val="0"/>
          <w:marTop w:val="0"/>
          <w:marBottom w:val="0"/>
          <w:divBdr>
            <w:top w:val="none" w:sz="0" w:space="0" w:color="auto"/>
            <w:left w:val="none" w:sz="0" w:space="0" w:color="auto"/>
            <w:bottom w:val="none" w:sz="0" w:space="0" w:color="auto"/>
            <w:right w:val="none" w:sz="0" w:space="0" w:color="auto"/>
          </w:divBdr>
        </w:div>
        <w:div w:id="1327247002">
          <w:marLeft w:val="480"/>
          <w:marRight w:val="0"/>
          <w:marTop w:val="0"/>
          <w:marBottom w:val="0"/>
          <w:divBdr>
            <w:top w:val="none" w:sz="0" w:space="0" w:color="auto"/>
            <w:left w:val="none" w:sz="0" w:space="0" w:color="auto"/>
            <w:bottom w:val="none" w:sz="0" w:space="0" w:color="auto"/>
            <w:right w:val="none" w:sz="0" w:space="0" w:color="auto"/>
          </w:divBdr>
        </w:div>
        <w:div w:id="1328485036">
          <w:marLeft w:val="480"/>
          <w:marRight w:val="0"/>
          <w:marTop w:val="0"/>
          <w:marBottom w:val="0"/>
          <w:divBdr>
            <w:top w:val="none" w:sz="0" w:space="0" w:color="auto"/>
            <w:left w:val="none" w:sz="0" w:space="0" w:color="auto"/>
            <w:bottom w:val="none" w:sz="0" w:space="0" w:color="auto"/>
            <w:right w:val="none" w:sz="0" w:space="0" w:color="auto"/>
          </w:divBdr>
        </w:div>
        <w:div w:id="1377923964">
          <w:marLeft w:val="480"/>
          <w:marRight w:val="0"/>
          <w:marTop w:val="0"/>
          <w:marBottom w:val="0"/>
          <w:divBdr>
            <w:top w:val="none" w:sz="0" w:space="0" w:color="auto"/>
            <w:left w:val="none" w:sz="0" w:space="0" w:color="auto"/>
            <w:bottom w:val="none" w:sz="0" w:space="0" w:color="auto"/>
            <w:right w:val="none" w:sz="0" w:space="0" w:color="auto"/>
          </w:divBdr>
        </w:div>
        <w:div w:id="1406488969">
          <w:marLeft w:val="480"/>
          <w:marRight w:val="0"/>
          <w:marTop w:val="0"/>
          <w:marBottom w:val="0"/>
          <w:divBdr>
            <w:top w:val="none" w:sz="0" w:space="0" w:color="auto"/>
            <w:left w:val="none" w:sz="0" w:space="0" w:color="auto"/>
            <w:bottom w:val="none" w:sz="0" w:space="0" w:color="auto"/>
            <w:right w:val="none" w:sz="0" w:space="0" w:color="auto"/>
          </w:divBdr>
        </w:div>
        <w:div w:id="1418212797">
          <w:marLeft w:val="480"/>
          <w:marRight w:val="0"/>
          <w:marTop w:val="0"/>
          <w:marBottom w:val="0"/>
          <w:divBdr>
            <w:top w:val="none" w:sz="0" w:space="0" w:color="auto"/>
            <w:left w:val="none" w:sz="0" w:space="0" w:color="auto"/>
            <w:bottom w:val="none" w:sz="0" w:space="0" w:color="auto"/>
            <w:right w:val="none" w:sz="0" w:space="0" w:color="auto"/>
          </w:divBdr>
        </w:div>
        <w:div w:id="1472602358">
          <w:marLeft w:val="480"/>
          <w:marRight w:val="0"/>
          <w:marTop w:val="0"/>
          <w:marBottom w:val="0"/>
          <w:divBdr>
            <w:top w:val="none" w:sz="0" w:space="0" w:color="auto"/>
            <w:left w:val="none" w:sz="0" w:space="0" w:color="auto"/>
            <w:bottom w:val="none" w:sz="0" w:space="0" w:color="auto"/>
            <w:right w:val="none" w:sz="0" w:space="0" w:color="auto"/>
          </w:divBdr>
        </w:div>
        <w:div w:id="1477726296">
          <w:marLeft w:val="480"/>
          <w:marRight w:val="0"/>
          <w:marTop w:val="0"/>
          <w:marBottom w:val="0"/>
          <w:divBdr>
            <w:top w:val="none" w:sz="0" w:space="0" w:color="auto"/>
            <w:left w:val="none" w:sz="0" w:space="0" w:color="auto"/>
            <w:bottom w:val="none" w:sz="0" w:space="0" w:color="auto"/>
            <w:right w:val="none" w:sz="0" w:space="0" w:color="auto"/>
          </w:divBdr>
        </w:div>
        <w:div w:id="1489326333">
          <w:marLeft w:val="480"/>
          <w:marRight w:val="0"/>
          <w:marTop w:val="0"/>
          <w:marBottom w:val="0"/>
          <w:divBdr>
            <w:top w:val="none" w:sz="0" w:space="0" w:color="auto"/>
            <w:left w:val="none" w:sz="0" w:space="0" w:color="auto"/>
            <w:bottom w:val="none" w:sz="0" w:space="0" w:color="auto"/>
            <w:right w:val="none" w:sz="0" w:space="0" w:color="auto"/>
          </w:divBdr>
        </w:div>
        <w:div w:id="1516728350">
          <w:marLeft w:val="480"/>
          <w:marRight w:val="0"/>
          <w:marTop w:val="0"/>
          <w:marBottom w:val="0"/>
          <w:divBdr>
            <w:top w:val="none" w:sz="0" w:space="0" w:color="auto"/>
            <w:left w:val="none" w:sz="0" w:space="0" w:color="auto"/>
            <w:bottom w:val="none" w:sz="0" w:space="0" w:color="auto"/>
            <w:right w:val="none" w:sz="0" w:space="0" w:color="auto"/>
          </w:divBdr>
        </w:div>
        <w:div w:id="1544515290">
          <w:marLeft w:val="480"/>
          <w:marRight w:val="0"/>
          <w:marTop w:val="0"/>
          <w:marBottom w:val="0"/>
          <w:divBdr>
            <w:top w:val="none" w:sz="0" w:space="0" w:color="auto"/>
            <w:left w:val="none" w:sz="0" w:space="0" w:color="auto"/>
            <w:bottom w:val="none" w:sz="0" w:space="0" w:color="auto"/>
            <w:right w:val="none" w:sz="0" w:space="0" w:color="auto"/>
          </w:divBdr>
        </w:div>
        <w:div w:id="1613127731">
          <w:marLeft w:val="480"/>
          <w:marRight w:val="0"/>
          <w:marTop w:val="0"/>
          <w:marBottom w:val="0"/>
          <w:divBdr>
            <w:top w:val="none" w:sz="0" w:space="0" w:color="auto"/>
            <w:left w:val="none" w:sz="0" w:space="0" w:color="auto"/>
            <w:bottom w:val="none" w:sz="0" w:space="0" w:color="auto"/>
            <w:right w:val="none" w:sz="0" w:space="0" w:color="auto"/>
          </w:divBdr>
        </w:div>
        <w:div w:id="1632663499">
          <w:marLeft w:val="480"/>
          <w:marRight w:val="0"/>
          <w:marTop w:val="0"/>
          <w:marBottom w:val="0"/>
          <w:divBdr>
            <w:top w:val="none" w:sz="0" w:space="0" w:color="auto"/>
            <w:left w:val="none" w:sz="0" w:space="0" w:color="auto"/>
            <w:bottom w:val="none" w:sz="0" w:space="0" w:color="auto"/>
            <w:right w:val="none" w:sz="0" w:space="0" w:color="auto"/>
          </w:divBdr>
        </w:div>
        <w:div w:id="1695688951">
          <w:marLeft w:val="480"/>
          <w:marRight w:val="0"/>
          <w:marTop w:val="0"/>
          <w:marBottom w:val="0"/>
          <w:divBdr>
            <w:top w:val="none" w:sz="0" w:space="0" w:color="auto"/>
            <w:left w:val="none" w:sz="0" w:space="0" w:color="auto"/>
            <w:bottom w:val="none" w:sz="0" w:space="0" w:color="auto"/>
            <w:right w:val="none" w:sz="0" w:space="0" w:color="auto"/>
          </w:divBdr>
        </w:div>
        <w:div w:id="1695840506">
          <w:marLeft w:val="480"/>
          <w:marRight w:val="0"/>
          <w:marTop w:val="0"/>
          <w:marBottom w:val="0"/>
          <w:divBdr>
            <w:top w:val="none" w:sz="0" w:space="0" w:color="auto"/>
            <w:left w:val="none" w:sz="0" w:space="0" w:color="auto"/>
            <w:bottom w:val="none" w:sz="0" w:space="0" w:color="auto"/>
            <w:right w:val="none" w:sz="0" w:space="0" w:color="auto"/>
          </w:divBdr>
        </w:div>
        <w:div w:id="1702128173">
          <w:marLeft w:val="480"/>
          <w:marRight w:val="0"/>
          <w:marTop w:val="0"/>
          <w:marBottom w:val="0"/>
          <w:divBdr>
            <w:top w:val="none" w:sz="0" w:space="0" w:color="auto"/>
            <w:left w:val="none" w:sz="0" w:space="0" w:color="auto"/>
            <w:bottom w:val="none" w:sz="0" w:space="0" w:color="auto"/>
            <w:right w:val="none" w:sz="0" w:space="0" w:color="auto"/>
          </w:divBdr>
        </w:div>
        <w:div w:id="1708599789">
          <w:marLeft w:val="480"/>
          <w:marRight w:val="0"/>
          <w:marTop w:val="0"/>
          <w:marBottom w:val="0"/>
          <w:divBdr>
            <w:top w:val="none" w:sz="0" w:space="0" w:color="auto"/>
            <w:left w:val="none" w:sz="0" w:space="0" w:color="auto"/>
            <w:bottom w:val="none" w:sz="0" w:space="0" w:color="auto"/>
            <w:right w:val="none" w:sz="0" w:space="0" w:color="auto"/>
          </w:divBdr>
        </w:div>
        <w:div w:id="1808008090">
          <w:marLeft w:val="480"/>
          <w:marRight w:val="0"/>
          <w:marTop w:val="0"/>
          <w:marBottom w:val="0"/>
          <w:divBdr>
            <w:top w:val="none" w:sz="0" w:space="0" w:color="auto"/>
            <w:left w:val="none" w:sz="0" w:space="0" w:color="auto"/>
            <w:bottom w:val="none" w:sz="0" w:space="0" w:color="auto"/>
            <w:right w:val="none" w:sz="0" w:space="0" w:color="auto"/>
          </w:divBdr>
        </w:div>
        <w:div w:id="1853763386">
          <w:marLeft w:val="480"/>
          <w:marRight w:val="0"/>
          <w:marTop w:val="0"/>
          <w:marBottom w:val="0"/>
          <w:divBdr>
            <w:top w:val="none" w:sz="0" w:space="0" w:color="auto"/>
            <w:left w:val="none" w:sz="0" w:space="0" w:color="auto"/>
            <w:bottom w:val="none" w:sz="0" w:space="0" w:color="auto"/>
            <w:right w:val="none" w:sz="0" w:space="0" w:color="auto"/>
          </w:divBdr>
        </w:div>
        <w:div w:id="1879002583">
          <w:marLeft w:val="480"/>
          <w:marRight w:val="0"/>
          <w:marTop w:val="0"/>
          <w:marBottom w:val="0"/>
          <w:divBdr>
            <w:top w:val="none" w:sz="0" w:space="0" w:color="auto"/>
            <w:left w:val="none" w:sz="0" w:space="0" w:color="auto"/>
            <w:bottom w:val="none" w:sz="0" w:space="0" w:color="auto"/>
            <w:right w:val="none" w:sz="0" w:space="0" w:color="auto"/>
          </w:divBdr>
        </w:div>
        <w:div w:id="1883400411">
          <w:marLeft w:val="480"/>
          <w:marRight w:val="0"/>
          <w:marTop w:val="0"/>
          <w:marBottom w:val="0"/>
          <w:divBdr>
            <w:top w:val="none" w:sz="0" w:space="0" w:color="auto"/>
            <w:left w:val="none" w:sz="0" w:space="0" w:color="auto"/>
            <w:bottom w:val="none" w:sz="0" w:space="0" w:color="auto"/>
            <w:right w:val="none" w:sz="0" w:space="0" w:color="auto"/>
          </w:divBdr>
        </w:div>
        <w:div w:id="1894466993">
          <w:marLeft w:val="480"/>
          <w:marRight w:val="0"/>
          <w:marTop w:val="0"/>
          <w:marBottom w:val="0"/>
          <w:divBdr>
            <w:top w:val="none" w:sz="0" w:space="0" w:color="auto"/>
            <w:left w:val="none" w:sz="0" w:space="0" w:color="auto"/>
            <w:bottom w:val="none" w:sz="0" w:space="0" w:color="auto"/>
            <w:right w:val="none" w:sz="0" w:space="0" w:color="auto"/>
          </w:divBdr>
        </w:div>
        <w:div w:id="1908614352">
          <w:marLeft w:val="480"/>
          <w:marRight w:val="0"/>
          <w:marTop w:val="0"/>
          <w:marBottom w:val="0"/>
          <w:divBdr>
            <w:top w:val="none" w:sz="0" w:space="0" w:color="auto"/>
            <w:left w:val="none" w:sz="0" w:space="0" w:color="auto"/>
            <w:bottom w:val="none" w:sz="0" w:space="0" w:color="auto"/>
            <w:right w:val="none" w:sz="0" w:space="0" w:color="auto"/>
          </w:divBdr>
        </w:div>
        <w:div w:id="1966959882">
          <w:marLeft w:val="480"/>
          <w:marRight w:val="0"/>
          <w:marTop w:val="0"/>
          <w:marBottom w:val="0"/>
          <w:divBdr>
            <w:top w:val="none" w:sz="0" w:space="0" w:color="auto"/>
            <w:left w:val="none" w:sz="0" w:space="0" w:color="auto"/>
            <w:bottom w:val="none" w:sz="0" w:space="0" w:color="auto"/>
            <w:right w:val="none" w:sz="0" w:space="0" w:color="auto"/>
          </w:divBdr>
        </w:div>
        <w:div w:id="1971203732">
          <w:marLeft w:val="480"/>
          <w:marRight w:val="0"/>
          <w:marTop w:val="0"/>
          <w:marBottom w:val="0"/>
          <w:divBdr>
            <w:top w:val="none" w:sz="0" w:space="0" w:color="auto"/>
            <w:left w:val="none" w:sz="0" w:space="0" w:color="auto"/>
            <w:bottom w:val="none" w:sz="0" w:space="0" w:color="auto"/>
            <w:right w:val="none" w:sz="0" w:space="0" w:color="auto"/>
          </w:divBdr>
        </w:div>
        <w:div w:id="2002928524">
          <w:marLeft w:val="480"/>
          <w:marRight w:val="0"/>
          <w:marTop w:val="0"/>
          <w:marBottom w:val="0"/>
          <w:divBdr>
            <w:top w:val="none" w:sz="0" w:space="0" w:color="auto"/>
            <w:left w:val="none" w:sz="0" w:space="0" w:color="auto"/>
            <w:bottom w:val="none" w:sz="0" w:space="0" w:color="auto"/>
            <w:right w:val="none" w:sz="0" w:space="0" w:color="auto"/>
          </w:divBdr>
        </w:div>
        <w:div w:id="2082869300">
          <w:marLeft w:val="480"/>
          <w:marRight w:val="0"/>
          <w:marTop w:val="0"/>
          <w:marBottom w:val="0"/>
          <w:divBdr>
            <w:top w:val="none" w:sz="0" w:space="0" w:color="auto"/>
            <w:left w:val="none" w:sz="0" w:space="0" w:color="auto"/>
            <w:bottom w:val="none" w:sz="0" w:space="0" w:color="auto"/>
            <w:right w:val="none" w:sz="0" w:space="0" w:color="auto"/>
          </w:divBdr>
        </w:div>
        <w:div w:id="2093232943">
          <w:marLeft w:val="480"/>
          <w:marRight w:val="0"/>
          <w:marTop w:val="0"/>
          <w:marBottom w:val="0"/>
          <w:divBdr>
            <w:top w:val="none" w:sz="0" w:space="0" w:color="auto"/>
            <w:left w:val="none" w:sz="0" w:space="0" w:color="auto"/>
            <w:bottom w:val="none" w:sz="0" w:space="0" w:color="auto"/>
            <w:right w:val="none" w:sz="0" w:space="0" w:color="auto"/>
          </w:divBdr>
        </w:div>
        <w:div w:id="2096241252">
          <w:marLeft w:val="480"/>
          <w:marRight w:val="0"/>
          <w:marTop w:val="0"/>
          <w:marBottom w:val="0"/>
          <w:divBdr>
            <w:top w:val="none" w:sz="0" w:space="0" w:color="auto"/>
            <w:left w:val="none" w:sz="0" w:space="0" w:color="auto"/>
            <w:bottom w:val="none" w:sz="0" w:space="0" w:color="auto"/>
            <w:right w:val="none" w:sz="0" w:space="0" w:color="auto"/>
          </w:divBdr>
        </w:div>
        <w:div w:id="2120446835">
          <w:marLeft w:val="480"/>
          <w:marRight w:val="0"/>
          <w:marTop w:val="0"/>
          <w:marBottom w:val="0"/>
          <w:divBdr>
            <w:top w:val="none" w:sz="0" w:space="0" w:color="auto"/>
            <w:left w:val="none" w:sz="0" w:space="0" w:color="auto"/>
            <w:bottom w:val="none" w:sz="0" w:space="0" w:color="auto"/>
            <w:right w:val="none" w:sz="0" w:space="0" w:color="auto"/>
          </w:divBdr>
        </w:div>
        <w:div w:id="2141602995">
          <w:marLeft w:val="480"/>
          <w:marRight w:val="0"/>
          <w:marTop w:val="0"/>
          <w:marBottom w:val="0"/>
          <w:divBdr>
            <w:top w:val="none" w:sz="0" w:space="0" w:color="auto"/>
            <w:left w:val="none" w:sz="0" w:space="0" w:color="auto"/>
            <w:bottom w:val="none" w:sz="0" w:space="0" w:color="auto"/>
            <w:right w:val="none" w:sz="0" w:space="0" w:color="auto"/>
          </w:divBdr>
        </w:div>
      </w:divsChild>
    </w:div>
    <w:div w:id="101339789">
      <w:bodyDiv w:val="1"/>
      <w:marLeft w:val="0"/>
      <w:marRight w:val="0"/>
      <w:marTop w:val="0"/>
      <w:marBottom w:val="0"/>
      <w:divBdr>
        <w:top w:val="none" w:sz="0" w:space="0" w:color="auto"/>
        <w:left w:val="none" w:sz="0" w:space="0" w:color="auto"/>
        <w:bottom w:val="none" w:sz="0" w:space="0" w:color="auto"/>
        <w:right w:val="none" w:sz="0" w:space="0" w:color="auto"/>
      </w:divBdr>
      <w:divsChild>
        <w:div w:id="937344">
          <w:marLeft w:val="480"/>
          <w:marRight w:val="0"/>
          <w:marTop w:val="0"/>
          <w:marBottom w:val="0"/>
          <w:divBdr>
            <w:top w:val="none" w:sz="0" w:space="0" w:color="auto"/>
            <w:left w:val="none" w:sz="0" w:space="0" w:color="auto"/>
            <w:bottom w:val="none" w:sz="0" w:space="0" w:color="auto"/>
            <w:right w:val="none" w:sz="0" w:space="0" w:color="auto"/>
          </w:divBdr>
        </w:div>
        <w:div w:id="16740224">
          <w:marLeft w:val="480"/>
          <w:marRight w:val="0"/>
          <w:marTop w:val="0"/>
          <w:marBottom w:val="0"/>
          <w:divBdr>
            <w:top w:val="none" w:sz="0" w:space="0" w:color="auto"/>
            <w:left w:val="none" w:sz="0" w:space="0" w:color="auto"/>
            <w:bottom w:val="none" w:sz="0" w:space="0" w:color="auto"/>
            <w:right w:val="none" w:sz="0" w:space="0" w:color="auto"/>
          </w:divBdr>
        </w:div>
        <w:div w:id="51008127">
          <w:marLeft w:val="480"/>
          <w:marRight w:val="0"/>
          <w:marTop w:val="0"/>
          <w:marBottom w:val="0"/>
          <w:divBdr>
            <w:top w:val="none" w:sz="0" w:space="0" w:color="auto"/>
            <w:left w:val="none" w:sz="0" w:space="0" w:color="auto"/>
            <w:bottom w:val="none" w:sz="0" w:space="0" w:color="auto"/>
            <w:right w:val="none" w:sz="0" w:space="0" w:color="auto"/>
          </w:divBdr>
        </w:div>
        <w:div w:id="138772009">
          <w:marLeft w:val="480"/>
          <w:marRight w:val="0"/>
          <w:marTop w:val="0"/>
          <w:marBottom w:val="0"/>
          <w:divBdr>
            <w:top w:val="none" w:sz="0" w:space="0" w:color="auto"/>
            <w:left w:val="none" w:sz="0" w:space="0" w:color="auto"/>
            <w:bottom w:val="none" w:sz="0" w:space="0" w:color="auto"/>
            <w:right w:val="none" w:sz="0" w:space="0" w:color="auto"/>
          </w:divBdr>
        </w:div>
        <w:div w:id="176163898">
          <w:marLeft w:val="480"/>
          <w:marRight w:val="0"/>
          <w:marTop w:val="0"/>
          <w:marBottom w:val="0"/>
          <w:divBdr>
            <w:top w:val="none" w:sz="0" w:space="0" w:color="auto"/>
            <w:left w:val="none" w:sz="0" w:space="0" w:color="auto"/>
            <w:bottom w:val="none" w:sz="0" w:space="0" w:color="auto"/>
            <w:right w:val="none" w:sz="0" w:space="0" w:color="auto"/>
          </w:divBdr>
        </w:div>
        <w:div w:id="192304763">
          <w:marLeft w:val="480"/>
          <w:marRight w:val="0"/>
          <w:marTop w:val="0"/>
          <w:marBottom w:val="0"/>
          <w:divBdr>
            <w:top w:val="none" w:sz="0" w:space="0" w:color="auto"/>
            <w:left w:val="none" w:sz="0" w:space="0" w:color="auto"/>
            <w:bottom w:val="none" w:sz="0" w:space="0" w:color="auto"/>
            <w:right w:val="none" w:sz="0" w:space="0" w:color="auto"/>
          </w:divBdr>
        </w:div>
        <w:div w:id="232618586">
          <w:marLeft w:val="480"/>
          <w:marRight w:val="0"/>
          <w:marTop w:val="0"/>
          <w:marBottom w:val="0"/>
          <w:divBdr>
            <w:top w:val="none" w:sz="0" w:space="0" w:color="auto"/>
            <w:left w:val="none" w:sz="0" w:space="0" w:color="auto"/>
            <w:bottom w:val="none" w:sz="0" w:space="0" w:color="auto"/>
            <w:right w:val="none" w:sz="0" w:space="0" w:color="auto"/>
          </w:divBdr>
        </w:div>
        <w:div w:id="252398891">
          <w:marLeft w:val="480"/>
          <w:marRight w:val="0"/>
          <w:marTop w:val="0"/>
          <w:marBottom w:val="0"/>
          <w:divBdr>
            <w:top w:val="none" w:sz="0" w:space="0" w:color="auto"/>
            <w:left w:val="none" w:sz="0" w:space="0" w:color="auto"/>
            <w:bottom w:val="none" w:sz="0" w:space="0" w:color="auto"/>
            <w:right w:val="none" w:sz="0" w:space="0" w:color="auto"/>
          </w:divBdr>
        </w:div>
        <w:div w:id="254285702">
          <w:marLeft w:val="480"/>
          <w:marRight w:val="0"/>
          <w:marTop w:val="0"/>
          <w:marBottom w:val="0"/>
          <w:divBdr>
            <w:top w:val="none" w:sz="0" w:space="0" w:color="auto"/>
            <w:left w:val="none" w:sz="0" w:space="0" w:color="auto"/>
            <w:bottom w:val="none" w:sz="0" w:space="0" w:color="auto"/>
            <w:right w:val="none" w:sz="0" w:space="0" w:color="auto"/>
          </w:divBdr>
        </w:div>
        <w:div w:id="295064162">
          <w:marLeft w:val="480"/>
          <w:marRight w:val="0"/>
          <w:marTop w:val="0"/>
          <w:marBottom w:val="0"/>
          <w:divBdr>
            <w:top w:val="none" w:sz="0" w:space="0" w:color="auto"/>
            <w:left w:val="none" w:sz="0" w:space="0" w:color="auto"/>
            <w:bottom w:val="none" w:sz="0" w:space="0" w:color="auto"/>
            <w:right w:val="none" w:sz="0" w:space="0" w:color="auto"/>
          </w:divBdr>
        </w:div>
        <w:div w:id="319432631">
          <w:marLeft w:val="480"/>
          <w:marRight w:val="0"/>
          <w:marTop w:val="0"/>
          <w:marBottom w:val="0"/>
          <w:divBdr>
            <w:top w:val="none" w:sz="0" w:space="0" w:color="auto"/>
            <w:left w:val="none" w:sz="0" w:space="0" w:color="auto"/>
            <w:bottom w:val="none" w:sz="0" w:space="0" w:color="auto"/>
            <w:right w:val="none" w:sz="0" w:space="0" w:color="auto"/>
          </w:divBdr>
        </w:div>
        <w:div w:id="320277734">
          <w:marLeft w:val="480"/>
          <w:marRight w:val="0"/>
          <w:marTop w:val="0"/>
          <w:marBottom w:val="0"/>
          <w:divBdr>
            <w:top w:val="none" w:sz="0" w:space="0" w:color="auto"/>
            <w:left w:val="none" w:sz="0" w:space="0" w:color="auto"/>
            <w:bottom w:val="none" w:sz="0" w:space="0" w:color="auto"/>
            <w:right w:val="none" w:sz="0" w:space="0" w:color="auto"/>
          </w:divBdr>
        </w:div>
        <w:div w:id="349530446">
          <w:marLeft w:val="480"/>
          <w:marRight w:val="0"/>
          <w:marTop w:val="0"/>
          <w:marBottom w:val="0"/>
          <w:divBdr>
            <w:top w:val="none" w:sz="0" w:space="0" w:color="auto"/>
            <w:left w:val="none" w:sz="0" w:space="0" w:color="auto"/>
            <w:bottom w:val="none" w:sz="0" w:space="0" w:color="auto"/>
            <w:right w:val="none" w:sz="0" w:space="0" w:color="auto"/>
          </w:divBdr>
        </w:div>
        <w:div w:id="401609385">
          <w:marLeft w:val="480"/>
          <w:marRight w:val="0"/>
          <w:marTop w:val="0"/>
          <w:marBottom w:val="0"/>
          <w:divBdr>
            <w:top w:val="none" w:sz="0" w:space="0" w:color="auto"/>
            <w:left w:val="none" w:sz="0" w:space="0" w:color="auto"/>
            <w:bottom w:val="none" w:sz="0" w:space="0" w:color="auto"/>
            <w:right w:val="none" w:sz="0" w:space="0" w:color="auto"/>
          </w:divBdr>
        </w:div>
        <w:div w:id="430930909">
          <w:marLeft w:val="480"/>
          <w:marRight w:val="0"/>
          <w:marTop w:val="0"/>
          <w:marBottom w:val="0"/>
          <w:divBdr>
            <w:top w:val="none" w:sz="0" w:space="0" w:color="auto"/>
            <w:left w:val="none" w:sz="0" w:space="0" w:color="auto"/>
            <w:bottom w:val="none" w:sz="0" w:space="0" w:color="auto"/>
            <w:right w:val="none" w:sz="0" w:space="0" w:color="auto"/>
          </w:divBdr>
        </w:div>
        <w:div w:id="451100368">
          <w:marLeft w:val="480"/>
          <w:marRight w:val="0"/>
          <w:marTop w:val="0"/>
          <w:marBottom w:val="0"/>
          <w:divBdr>
            <w:top w:val="none" w:sz="0" w:space="0" w:color="auto"/>
            <w:left w:val="none" w:sz="0" w:space="0" w:color="auto"/>
            <w:bottom w:val="none" w:sz="0" w:space="0" w:color="auto"/>
            <w:right w:val="none" w:sz="0" w:space="0" w:color="auto"/>
          </w:divBdr>
        </w:div>
        <w:div w:id="571820343">
          <w:marLeft w:val="480"/>
          <w:marRight w:val="0"/>
          <w:marTop w:val="0"/>
          <w:marBottom w:val="0"/>
          <w:divBdr>
            <w:top w:val="none" w:sz="0" w:space="0" w:color="auto"/>
            <w:left w:val="none" w:sz="0" w:space="0" w:color="auto"/>
            <w:bottom w:val="none" w:sz="0" w:space="0" w:color="auto"/>
            <w:right w:val="none" w:sz="0" w:space="0" w:color="auto"/>
          </w:divBdr>
        </w:div>
        <w:div w:id="584849522">
          <w:marLeft w:val="480"/>
          <w:marRight w:val="0"/>
          <w:marTop w:val="0"/>
          <w:marBottom w:val="0"/>
          <w:divBdr>
            <w:top w:val="none" w:sz="0" w:space="0" w:color="auto"/>
            <w:left w:val="none" w:sz="0" w:space="0" w:color="auto"/>
            <w:bottom w:val="none" w:sz="0" w:space="0" w:color="auto"/>
            <w:right w:val="none" w:sz="0" w:space="0" w:color="auto"/>
          </w:divBdr>
        </w:div>
        <w:div w:id="607279382">
          <w:marLeft w:val="480"/>
          <w:marRight w:val="0"/>
          <w:marTop w:val="0"/>
          <w:marBottom w:val="0"/>
          <w:divBdr>
            <w:top w:val="none" w:sz="0" w:space="0" w:color="auto"/>
            <w:left w:val="none" w:sz="0" w:space="0" w:color="auto"/>
            <w:bottom w:val="none" w:sz="0" w:space="0" w:color="auto"/>
            <w:right w:val="none" w:sz="0" w:space="0" w:color="auto"/>
          </w:divBdr>
        </w:div>
        <w:div w:id="648288931">
          <w:marLeft w:val="480"/>
          <w:marRight w:val="0"/>
          <w:marTop w:val="0"/>
          <w:marBottom w:val="0"/>
          <w:divBdr>
            <w:top w:val="none" w:sz="0" w:space="0" w:color="auto"/>
            <w:left w:val="none" w:sz="0" w:space="0" w:color="auto"/>
            <w:bottom w:val="none" w:sz="0" w:space="0" w:color="auto"/>
            <w:right w:val="none" w:sz="0" w:space="0" w:color="auto"/>
          </w:divBdr>
        </w:div>
        <w:div w:id="757942326">
          <w:marLeft w:val="480"/>
          <w:marRight w:val="0"/>
          <w:marTop w:val="0"/>
          <w:marBottom w:val="0"/>
          <w:divBdr>
            <w:top w:val="none" w:sz="0" w:space="0" w:color="auto"/>
            <w:left w:val="none" w:sz="0" w:space="0" w:color="auto"/>
            <w:bottom w:val="none" w:sz="0" w:space="0" w:color="auto"/>
            <w:right w:val="none" w:sz="0" w:space="0" w:color="auto"/>
          </w:divBdr>
        </w:div>
        <w:div w:id="804736718">
          <w:marLeft w:val="480"/>
          <w:marRight w:val="0"/>
          <w:marTop w:val="0"/>
          <w:marBottom w:val="0"/>
          <w:divBdr>
            <w:top w:val="none" w:sz="0" w:space="0" w:color="auto"/>
            <w:left w:val="none" w:sz="0" w:space="0" w:color="auto"/>
            <w:bottom w:val="none" w:sz="0" w:space="0" w:color="auto"/>
            <w:right w:val="none" w:sz="0" w:space="0" w:color="auto"/>
          </w:divBdr>
        </w:div>
        <w:div w:id="807822392">
          <w:marLeft w:val="480"/>
          <w:marRight w:val="0"/>
          <w:marTop w:val="0"/>
          <w:marBottom w:val="0"/>
          <w:divBdr>
            <w:top w:val="none" w:sz="0" w:space="0" w:color="auto"/>
            <w:left w:val="none" w:sz="0" w:space="0" w:color="auto"/>
            <w:bottom w:val="none" w:sz="0" w:space="0" w:color="auto"/>
            <w:right w:val="none" w:sz="0" w:space="0" w:color="auto"/>
          </w:divBdr>
        </w:div>
        <w:div w:id="825245734">
          <w:marLeft w:val="480"/>
          <w:marRight w:val="0"/>
          <w:marTop w:val="0"/>
          <w:marBottom w:val="0"/>
          <w:divBdr>
            <w:top w:val="none" w:sz="0" w:space="0" w:color="auto"/>
            <w:left w:val="none" w:sz="0" w:space="0" w:color="auto"/>
            <w:bottom w:val="none" w:sz="0" w:space="0" w:color="auto"/>
            <w:right w:val="none" w:sz="0" w:space="0" w:color="auto"/>
          </w:divBdr>
        </w:div>
        <w:div w:id="907881842">
          <w:marLeft w:val="480"/>
          <w:marRight w:val="0"/>
          <w:marTop w:val="0"/>
          <w:marBottom w:val="0"/>
          <w:divBdr>
            <w:top w:val="none" w:sz="0" w:space="0" w:color="auto"/>
            <w:left w:val="none" w:sz="0" w:space="0" w:color="auto"/>
            <w:bottom w:val="none" w:sz="0" w:space="0" w:color="auto"/>
            <w:right w:val="none" w:sz="0" w:space="0" w:color="auto"/>
          </w:divBdr>
        </w:div>
        <w:div w:id="922571254">
          <w:marLeft w:val="480"/>
          <w:marRight w:val="0"/>
          <w:marTop w:val="0"/>
          <w:marBottom w:val="0"/>
          <w:divBdr>
            <w:top w:val="none" w:sz="0" w:space="0" w:color="auto"/>
            <w:left w:val="none" w:sz="0" w:space="0" w:color="auto"/>
            <w:bottom w:val="none" w:sz="0" w:space="0" w:color="auto"/>
            <w:right w:val="none" w:sz="0" w:space="0" w:color="auto"/>
          </w:divBdr>
        </w:div>
        <w:div w:id="1031146863">
          <w:marLeft w:val="480"/>
          <w:marRight w:val="0"/>
          <w:marTop w:val="0"/>
          <w:marBottom w:val="0"/>
          <w:divBdr>
            <w:top w:val="none" w:sz="0" w:space="0" w:color="auto"/>
            <w:left w:val="none" w:sz="0" w:space="0" w:color="auto"/>
            <w:bottom w:val="none" w:sz="0" w:space="0" w:color="auto"/>
            <w:right w:val="none" w:sz="0" w:space="0" w:color="auto"/>
          </w:divBdr>
        </w:div>
        <w:div w:id="1045133628">
          <w:marLeft w:val="480"/>
          <w:marRight w:val="0"/>
          <w:marTop w:val="0"/>
          <w:marBottom w:val="0"/>
          <w:divBdr>
            <w:top w:val="none" w:sz="0" w:space="0" w:color="auto"/>
            <w:left w:val="none" w:sz="0" w:space="0" w:color="auto"/>
            <w:bottom w:val="none" w:sz="0" w:space="0" w:color="auto"/>
            <w:right w:val="none" w:sz="0" w:space="0" w:color="auto"/>
          </w:divBdr>
        </w:div>
        <w:div w:id="1070619990">
          <w:marLeft w:val="480"/>
          <w:marRight w:val="0"/>
          <w:marTop w:val="0"/>
          <w:marBottom w:val="0"/>
          <w:divBdr>
            <w:top w:val="none" w:sz="0" w:space="0" w:color="auto"/>
            <w:left w:val="none" w:sz="0" w:space="0" w:color="auto"/>
            <w:bottom w:val="none" w:sz="0" w:space="0" w:color="auto"/>
            <w:right w:val="none" w:sz="0" w:space="0" w:color="auto"/>
          </w:divBdr>
        </w:div>
        <w:div w:id="1082943822">
          <w:marLeft w:val="480"/>
          <w:marRight w:val="0"/>
          <w:marTop w:val="0"/>
          <w:marBottom w:val="0"/>
          <w:divBdr>
            <w:top w:val="none" w:sz="0" w:space="0" w:color="auto"/>
            <w:left w:val="none" w:sz="0" w:space="0" w:color="auto"/>
            <w:bottom w:val="none" w:sz="0" w:space="0" w:color="auto"/>
            <w:right w:val="none" w:sz="0" w:space="0" w:color="auto"/>
          </w:divBdr>
        </w:div>
        <w:div w:id="1155024581">
          <w:marLeft w:val="480"/>
          <w:marRight w:val="0"/>
          <w:marTop w:val="0"/>
          <w:marBottom w:val="0"/>
          <w:divBdr>
            <w:top w:val="none" w:sz="0" w:space="0" w:color="auto"/>
            <w:left w:val="none" w:sz="0" w:space="0" w:color="auto"/>
            <w:bottom w:val="none" w:sz="0" w:space="0" w:color="auto"/>
            <w:right w:val="none" w:sz="0" w:space="0" w:color="auto"/>
          </w:divBdr>
        </w:div>
        <w:div w:id="1174955058">
          <w:marLeft w:val="480"/>
          <w:marRight w:val="0"/>
          <w:marTop w:val="0"/>
          <w:marBottom w:val="0"/>
          <w:divBdr>
            <w:top w:val="none" w:sz="0" w:space="0" w:color="auto"/>
            <w:left w:val="none" w:sz="0" w:space="0" w:color="auto"/>
            <w:bottom w:val="none" w:sz="0" w:space="0" w:color="auto"/>
            <w:right w:val="none" w:sz="0" w:space="0" w:color="auto"/>
          </w:divBdr>
        </w:div>
        <w:div w:id="1261914835">
          <w:marLeft w:val="480"/>
          <w:marRight w:val="0"/>
          <w:marTop w:val="0"/>
          <w:marBottom w:val="0"/>
          <w:divBdr>
            <w:top w:val="none" w:sz="0" w:space="0" w:color="auto"/>
            <w:left w:val="none" w:sz="0" w:space="0" w:color="auto"/>
            <w:bottom w:val="none" w:sz="0" w:space="0" w:color="auto"/>
            <w:right w:val="none" w:sz="0" w:space="0" w:color="auto"/>
          </w:divBdr>
        </w:div>
        <w:div w:id="1342706111">
          <w:marLeft w:val="480"/>
          <w:marRight w:val="0"/>
          <w:marTop w:val="0"/>
          <w:marBottom w:val="0"/>
          <w:divBdr>
            <w:top w:val="none" w:sz="0" w:space="0" w:color="auto"/>
            <w:left w:val="none" w:sz="0" w:space="0" w:color="auto"/>
            <w:bottom w:val="none" w:sz="0" w:space="0" w:color="auto"/>
            <w:right w:val="none" w:sz="0" w:space="0" w:color="auto"/>
          </w:divBdr>
        </w:div>
        <w:div w:id="1384132148">
          <w:marLeft w:val="480"/>
          <w:marRight w:val="0"/>
          <w:marTop w:val="0"/>
          <w:marBottom w:val="0"/>
          <w:divBdr>
            <w:top w:val="none" w:sz="0" w:space="0" w:color="auto"/>
            <w:left w:val="none" w:sz="0" w:space="0" w:color="auto"/>
            <w:bottom w:val="none" w:sz="0" w:space="0" w:color="auto"/>
            <w:right w:val="none" w:sz="0" w:space="0" w:color="auto"/>
          </w:divBdr>
        </w:div>
        <w:div w:id="1421020656">
          <w:marLeft w:val="480"/>
          <w:marRight w:val="0"/>
          <w:marTop w:val="0"/>
          <w:marBottom w:val="0"/>
          <w:divBdr>
            <w:top w:val="none" w:sz="0" w:space="0" w:color="auto"/>
            <w:left w:val="none" w:sz="0" w:space="0" w:color="auto"/>
            <w:bottom w:val="none" w:sz="0" w:space="0" w:color="auto"/>
            <w:right w:val="none" w:sz="0" w:space="0" w:color="auto"/>
          </w:divBdr>
        </w:div>
        <w:div w:id="1444962254">
          <w:marLeft w:val="480"/>
          <w:marRight w:val="0"/>
          <w:marTop w:val="0"/>
          <w:marBottom w:val="0"/>
          <w:divBdr>
            <w:top w:val="none" w:sz="0" w:space="0" w:color="auto"/>
            <w:left w:val="none" w:sz="0" w:space="0" w:color="auto"/>
            <w:bottom w:val="none" w:sz="0" w:space="0" w:color="auto"/>
            <w:right w:val="none" w:sz="0" w:space="0" w:color="auto"/>
          </w:divBdr>
        </w:div>
        <w:div w:id="1478187886">
          <w:marLeft w:val="480"/>
          <w:marRight w:val="0"/>
          <w:marTop w:val="0"/>
          <w:marBottom w:val="0"/>
          <w:divBdr>
            <w:top w:val="none" w:sz="0" w:space="0" w:color="auto"/>
            <w:left w:val="none" w:sz="0" w:space="0" w:color="auto"/>
            <w:bottom w:val="none" w:sz="0" w:space="0" w:color="auto"/>
            <w:right w:val="none" w:sz="0" w:space="0" w:color="auto"/>
          </w:divBdr>
        </w:div>
        <w:div w:id="1491368988">
          <w:marLeft w:val="480"/>
          <w:marRight w:val="0"/>
          <w:marTop w:val="0"/>
          <w:marBottom w:val="0"/>
          <w:divBdr>
            <w:top w:val="none" w:sz="0" w:space="0" w:color="auto"/>
            <w:left w:val="none" w:sz="0" w:space="0" w:color="auto"/>
            <w:bottom w:val="none" w:sz="0" w:space="0" w:color="auto"/>
            <w:right w:val="none" w:sz="0" w:space="0" w:color="auto"/>
          </w:divBdr>
        </w:div>
        <w:div w:id="1498954606">
          <w:marLeft w:val="480"/>
          <w:marRight w:val="0"/>
          <w:marTop w:val="0"/>
          <w:marBottom w:val="0"/>
          <w:divBdr>
            <w:top w:val="none" w:sz="0" w:space="0" w:color="auto"/>
            <w:left w:val="none" w:sz="0" w:space="0" w:color="auto"/>
            <w:bottom w:val="none" w:sz="0" w:space="0" w:color="auto"/>
            <w:right w:val="none" w:sz="0" w:space="0" w:color="auto"/>
          </w:divBdr>
        </w:div>
        <w:div w:id="1529445722">
          <w:marLeft w:val="480"/>
          <w:marRight w:val="0"/>
          <w:marTop w:val="0"/>
          <w:marBottom w:val="0"/>
          <w:divBdr>
            <w:top w:val="none" w:sz="0" w:space="0" w:color="auto"/>
            <w:left w:val="none" w:sz="0" w:space="0" w:color="auto"/>
            <w:bottom w:val="none" w:sz="0" w:space="0" w:color="auto"/>
            <w:right w:val="none" w:sz="0" w:space="0" w:color="auto"/>
          </w:divBdr>
        </w:div>
        <w:div w:id="1536843172">
          <w:marLeft w:val="480"/>
          <w:marRight w:val="0"/>
          <w:marTop w:val="0"/>
          <w:marBottom w:val="0"/>
          <w:divBdr>
            <w:top w:val="none" w:sz="0" w:space="0" w:color="auto"/>
            <w:left w:val="none" w:sz="0" w:space="0" w:color="auto"/>
            <w:bottom w:val="none" w:sz="0" w:space="0" w:color="auto"/>
            <w:right w:val="none" w:sz="0" w:space="0" w:color="auto"/>
          </w:divBdr>
        </w:div>
        <w:div w:id="1537813897">
          <w:marLeft w:val="480"/>
          <w:marRight w:val="0"/>
          <w:marTop w:val="0"/>
          <w:marBottom w:val="0"/>
          <w:divBdr>
            <w:top w:val="none" w:sz="0" w:space="0" w:color="auto"/>
            <w:left w:val="none" w:sz="0" w:space="0" w:color="auto"/>
            <w:bottom w:val="none" w:sz="0" w:space="0" w:color="auto"/>
            <w:right w:val="none" w:sz="0" w:space="0" w:color="auto"/>
          </w:divBdr>
        </w:div>
        <w:div w:id="1556701564">
          <w:marLeft w:val="480"/>
          <w:marRight w:val="0"/>
          <w:marTop w:val="0"/>
          <w:marBottom w:val="0"/>
          <w:divBdr>
            <w:top w:val="none" w:sz="0" w:space="0" w:color="auto"/>
            <w:left w:val="none" w:sz="0" w:space="0" w:color="auto"/>
            <w:bottom w:val="none" w:sz="0" w:space="0" w:color="auto"/>
            <w:right w:val="none" w:sz="0" w:space="0" w:color="auto"/>
          </w:divBdr>
        </w:div>
        <w:div w:id="1565530656">
          <w:marLeft w:val="480"/>
          <w:marRight w:val="0"/>
          <w:marTop w:val="0"/>
          <w:marBottom w:val="0"/>
          <w:divBdr>
            <w:top w:val="none" w:sz="0" w:space="0" w:color="auto"/>
            <w:left w:val="none" w:sz="0" w:space="0" w:color="auto"/>
            <w:bottom w:val="none" w:sz="0" w:space="0" w:color="auto"/>
            <w:right w:val="none" w:sz="0" w:space="0" w:color="auto"/>
          </w:divBdr>
        </w:div>
        <w:div w:id="1595506522">
          <w:marLeft w:val="480"/>
          <w:marRight w:val="0"/>
          <w:marTop w:val="0"/>
          <w:marBottom w:val="0"/>
          <w:divBdr>
            <w:top w:val="none" w:sz="0" w:space="0" w:color="auto"/>
            <w:left w:val="none" w:sz="0" w:space="0" w:color="auto"/>
            <w:bottom w:val="none" w:sz="0" w:space="0" w:color="auto"/>
            <w:right w:val="none" w:sz="0" w:space="0" w:color="auto"/>
          </w:divBdr>
        </w:div>
        <w:div w:id="1597254550">
          <w:marLeft w:val="480"/>
          <w:marRight w:val="0"/>
          <w:marTop w:val="0"/>
          <w:marBottom w:val="0"/>
          <w:divBdr>
            <w:top w:val="none" w:sz="0" w:space="0" w:color="auto"/>
            <w:left w:val="none" w:sz="0" w:space="0" w:color="auto"/>
            <w:bottom w:val="none" w:sz="0" w:space="0" w:color="auto"/>
            <w:right w:val="none" w:sz="0" w:space="0" w:color="auto"/>
          </w:divBdr>
        </w:div>
        <w:div w:id="1634140273">
          <w:marLeft w:val="480"/>
          <w:marRight w:val="0"/>
          <w:marTop w:val="0"/>
          <w:marBottom w:val="0"/>
          <w:divBdr>
            <w:top w:val="none" w:sz="0" w:space="0" w:color="auto"/>
            <w:left w:val="none" w:sz="0" w:space="0" w:color="auto"/>
            <w:bottom w:val="none" w:sz="0" w:space="0" w:color="auto"/>
            <w:right w:val="none" w:sz="0" w:space="0" w:color="auto"/>
          </w:divBdr>
        </w:div>
        <w:div w:id="1643344749">
          <w:marLeft w:val="480"/>
          <w:marRight w:val="0"/>
          <w:marTop w:val="0"/>
          <w:marBottom w:val="0"/>
          <w:divBdr>
            <w:top w:val="none" w:sz="0" w:space="0" w:color="auto"/>
            <w:left w:val="none" w:sz="0" w:space="0" w:color="auto"/>
            <w:bottom w:val="none" w:sz="0" w:space="0" w:color="auto"/>
            <w:right w:val="none" w:sz="0" w:space="0" w:color="auto"/>
          </w:divBdr>
        </w:div>
        <w:div w:id="1676882045">
          <w:marLeft w:val="480"/>
          <w:marRight w:val="0"/>
          <w:marTop w:val="0"/>
          <w:marBottom w:val="0"/>
          <w:divBdr>
            <w:top w:val="none" w:sz="0" w:space="0" w:color="auto"/>
            <w:left w:val="none" w:sz="0" w:space="0" w:color="auto"/>
            <w:bottom w:val="none" w:sz="0" w:space="0" w:color="auto"/>
            <w:right w:val="none" w:sz="0" w:space="0" w:color="auto"/>
          </w:divBdr>
        </w:div>
        <w:div w:id="1700618382">
          <w:marLeft w:val="480"/>
          <w:marRight w:val="0"/>
          <w:marTop w:val="0"/>
          <w:marBottom w:val="0"/>
          <w:divBdr>
            <w:top w:val="none" w:sz="0" w:space="0" w:color="auto"/>
            <w:left w:val="none" w:sz="0" w:space="0" w:color="auto"/>
            <w:bottom w:val="none" w:sz="0" w:space="0" w:color="auto"/>
            <w:right w:val="none" w:sz="0" w:space="0" w:color="auto"/>
          </w:divBdr>
        </w:div>
        <w:div w:id="1706099865">
          <w:marLeft w:val="480"/>
          <w:marRight w:val="0"/>
          <w:marTop w:val="0"/>
          <w:marBottom w:val="0"/>
          <w:divBdr>
            <w:top w:val="none" w:sz="0" w:space="0" w:color="auto"/>
            <w:left w:val="none" w:sz="0" w:space="0" w:color="auto"/>
            <w:bottom w:val="none" w:sz="0" w:space="0" w:color="auto"/>
            <w:right w:val="none" w:sz="0" w:space="0" w:color="auto"/>
          </w:divBdr>
        </w:div>
        <w:div w:id="1716465420">
          <w:marLeft w:val="480"/>
          <w:marRight w:val="0"/>
          <w:marTop w:val="0"/>
          <w:marBottom w:val="0"/>
          <w:divBdr>
            <w:top w:val="none" w:sz="0" w:space="0" w:color="auto"/>
            <w:left w:val="none" w:sz="0" w:space="0" w:color="auto"/>
            <w:bottom w:val="none" w:sz="0" w:space="0" w:color="auto"/>
            <w:right w:val="none" w:sz="0" w:space="0" w:color="auto"/>
          </w:divBdr>
        </w:div>
        <w:div w:id="1721856234">
          <w:marLeft w:val="480"/>
          <w:marRight w:val="0"/>
          <w:marTop w:val="0"/>
          <w:marBottom w:val="0"/>
          <w:divBdr>
            <w:top w:val="none" w:sz="0" w:space="0" w:color="auto"/>
            <w:left w:val="none" w:sz="0" w:space="0" w:color="auto"/>
            <w:bottom w:val="none" w:sz="0" w:space="0" w:color="auto"/>
            <w:right w:val="none" w:sz="0" w:space="0" w:color="auto"/>
          </w:divBdr>
        </w:div>
        <w:div w:id="1725643919">
          <w:marLeft w:val="480"/>
          <w:marRight w:val="0"/>
          <w:marTop w:val="0"/>
          <w:marBottom w:val="0"/>
          <w:divBdr>
            <w:top w:val="none" w:sz="0" w:space="0" w:color="auto"/>
            <w:left w:val="none" w:sz="0" w:space="0" w:color="auto"/>
            <w:bottom w:val="none" w:sz="0" w:space="0" w:color="auto"/>
            <w:right w:val="none" w:sz="0" w:space="0" w:color="auto"/>
          </w:divBdr>
        </w:div>
        <w:div w:id="1753772467">
          <w:marLeft w:val="480"/>
          <w:marRight w:val="0"/>
          <w:marTop w:val="0"/>
          <w:marBottom w:val="0"/>
          <w:divBdr>
            <w:top w:val="none" w:sz="0" w:space="0" w:color="auto"/>
            <w:left w:val="none" w:sz="0" w:space="0" w:color="auto"/>
            <w:bottom w:val="none" w:sz="0" w:space="0" w:color="auto"/>
            <w:right w:val="none" w:sz="0" w:space="0" w:color="auto"/>
          </w:divBdr>
        </w:div>
        <w:div w:id="1804733808">
          <w:marLeft w:val="480"/>
          <w:marRight w:val="0"/>
          <w:marTop w:val="0"/>
          <w:marBottom w:val="0"/>
          <w:divBdr>
            <w:top w:val="none" w:sz="0" w:space="0" w:color="auto"/>
            <w:left w:val="none" w:sz="0" w:space="0" w:color="auto"/>
            <w:bottom w:val="none" w:sz="0" w:space="0" w:color="auto"/>
            <w:right w:val="none" w:sz="0" w:space="0" w:color="auto"/>
          </w:divBdr>
        </w:div>
        <w:div w:id="1810436838">
          <w:marLeft w:val="480"/>
          <w:marRight w:val="0"/>
          <w:marTop w:val="0"/>
          <w:marBottom w:val="0"/>
          <w:divBdr>
            <w:top w:val="none" w:sz="0" w:space="0" w:color="auto"/>
            <w:left w:val="none" w:sz="0" w:space="0" w:color="auto"/>
            <w:bottom w:val="none" w:sz="0" w:space="0" w:color="auto"/>
            <w:right w:val="none" w:sz="0" w:space="0" w:color="auto"/>
          </w:divBdr>
        </w:div>
        <w:div w:id="1819225596">
          <w:marLeft w:val="480"/>
          <w:marRight w:val="0"/>
          <w:marTop w:val="0"/>
          <w:marBottom w:val="0"/>
          <w:divBdr>
            <w:top w:val="none" w:sz="0" w:space="0" w:color="auto"/>
            <w:left w:val="none" w:sz="0" w:space="0" w:color="auto"/>
            <w:bottom w:val="none" w:sz="0" w:space="0" w:color="auto"/>
            <w:right w:val="none" w:sz="0" w:space="0" w:color="auto"/>
          </w:divBdr>
        </w:div>
        <w:div w:id="1863472075">
          <w:marLeft w:val="480"/>
          <w:marRight w:val="0"/>
          <w:marTop w:val="0"/>
          <w:marBottom w:val="0"/>
          <w:divBdr>
            <w:top w:val="none" w:sz="0" w:space="0" w:color="auto"/>
            <w:left w:val="none" w:sz="0" w:space="0" w:color="auto"/>
            <w:bottom w:val="none" w:sz="0" w:space="0" w:color="auto"/>
            <w:right w:val="none" w:sz="0" w:space="0" w:color="auto"/>
          </w:divBdr>
        </w:div>
        <w:div w:id="1875845419">
          <w:marLeft w:val="480"/>
          <w:marRight w:val="0"/>
          <w:marTop w:val="0"/>
          <w:marBottom w:val="0"/>
          <w:divBdr>
            <w:top w:val="none" w:sz="0" w:space="0" w:color="auto"/>
            <w:left w:val="none" w:sz="0" w:space="0" w:color="auto"/>
            <w:bottom w:val="none" w:sz="0" w:space="0" w:color="auto"/>
            <w:right w:val="none" w:sz="0" w:space="0" w:color="auto"/>
          </w:divBdr>
        </w:div>
        <w:div w:id="1884832351">
          <w:marLeft w:val="480"/>
          <w:marRight w:val="0"/>
          <w:marTop w:val="0"/>
          <w:marBottom w:val="0"/>
          <w:divBdr>
            <w:top w:val="none" w:sz="0" w:space="0" w:color="auto"/>
            <w:left w:val="none" w:sz="0" w:space="0" w:color="auto"/>
            <w:bottom w:val="none" w:sz="0" w:space="0" w:color="auto"/>
            <w:right w:val="none" w:sz="0" w:space="0" w:color="auto"/>
          </w:divBdr>
        </w:div>
        <w:div w:id="1917350710">
          <w:marLeft w:val="480"/>
          <w:marRight w:val="0"/>
          <w:marTop w:val="0"/>
          <w:marBottom w:val="0"/>
          <w:divBdr>
            <w:top w:val="none" w:sz="0" w:space="0" w:color="auto"/>
            <w:left w:val="none" w:sz="0" w:space="0" w:color="auto"/>
            <w:bottom w:val="none" w:sz="0" w:space="0" w:color="auto"/>
            <w:right w:val="none" w:sz="0" w:space="0" w:color="auto"/>
          </w:divBdr>
        </w:div>
        <w:div w:id="1946384057">
          <w:marLeft w:val="480"/>
          <w:marRight w:val="0"/>
          <w:marTop w:val="0"/>
          <w:marBottom w:val="0"/>
          <w:divBdr>
            <w:top w:val="none" w:sz="0" w:space="0" w:color="auto"/>
            <w:left w:val="none" w:sz="0" w:space="0" w:color="auto"/>
            <w:bottom w:val="none" w:sz="0" w:space="0" w:color="auto"/>
            <w:right w:val="none" w:sz="0" w:space="0" w:color="auto"/>
          </w:divBdr>
        </w:div>
        <w:div w:id="1966228704">
          <w:marLeft w:val="480"/>
          <w:marRight w:val="0"/>
          <w:marTop w:val="0"/>
          <w:marBottom w:val="0"/>
          <w:divBdr>
            <w:top w:val="none" w:sz="0" w:space="0" w:color="auto"/>
            <w:left w:val="none" w:sz="0" w:space="0" w:color="auto"/>
            <w:bottom w:val="none" w:sz="0" w:space="0" w:color="auto"/>
            <w:right w:val="none" w:sz="0" w:space="0" w:color="auto"/>
          </w:divBdr>
        </w:div>
        <w:div w:id="2013608396">
          <w:marLeft w:val="480"/>
          <w:marRight w:val="0"/>
          <w:marTop w:val="0"/>
          <w:marBottom w:val="0"/>
          <w:divBdr>
            <w:top w:val="none" w:sz="0" w:space="0" w:color="auto"/>
            <w:left w:val="none" w:sz="0" w:space="0" w:color="auto"/>
            <w:bottom w:val="none" w:sz="0" w:space="0" w:color="auto"/>
            <w:right w:val="none" w:sz="0" w:space="0" w:color="auto"/>
          </w:divBdr>
        </w:div>
        <w:div w:id="2034649745">
          <w:marLeft w:val="480"/>
          <w:marRight w:val="0"/>
          <w:marTop w:val="0"/>
          <w:marBottom w:val="0"/>
          <w:divBdr>
            <w:top w:val="none" w:sz="0" w:space="0" w:color="auto"/>
            <w:left w:val="none" w:sz="0" w:space="0" w:color="auto"/>
            <w:bottom w:val="none" w:sz="0" w:space="0" w:color="auto"/>
            <w:right w:val="none" w:sz="0" w:space="0" w:color="auto"/>
          </w:divBdr>
        </w:div>
      </w:divsChild>
    </w:div>
    <w:div w:id="101538389">
      <w:bodyDiv w:val="1"/>
      <w:marLeft w:val="0"/>
      <w:marRight w:val="0"/>
      <w:marTop w:val="0"/>
      <w:marBottom w:val="0"/>
      <w:divBdr>
        <w:top w:val="none" w:sz="0" w:space="0" w:color="auto"/>
        <w:left w:val="none" w:sz="0" w:space="0" w:color="auto"/>
        <w:bottom w:val="none" w:sz="0" w:space="0" w:color="auto"/>
        <w:right w:val="none" w:sz="0" w:space="0" w:color="auto"/>
      </w:divBdr>
      <w:divsChild>
        <w:div w:id="11541257">
          <w:marLeft w:val="480"/>
          <w:marRight w:val="0"/>
          <w:marTop w:val="0"/>
          <w:marBottom w:val="0"/>
          <w:divBdr>
            <w:top w:val="none" w:sz="0" w:space="0" w:color="auto"/>
            <w:left w:val="none" w:sz="0" w:space="0" w:color="auto"/>
            <w:bottom w:val="none" w:sz="0" w:space="0" w:color="auto"/>
            <w:right w:val="none" w:sz="0" w:space="0" w:color="auto"/>
          </w:divBdr>
        </w:div>
        <w:div w:id="41251309">
          <w:marLeft w:val="480"/>
          <w:marRight w:val="0"/>
          <w:marTop w:val="0"/>
          <w:marBottom w:val="0"/>
          <w:divBdr>
            <w:top w:val="none" w:sz="0" w:space="0" w:color="auto"/>
            <w:left w:val="none" w:sz="0" w:space="0" w:color="auto"/>
            <w:bottom w:val="none" w:sz="0" w:space="0" w:color="auto"/>
            <w:right w:val="none" w:sz="0" w:space="0" w:color="auto"/>
          </w:divBdr>
        </w:div>
        <w:div w:id="125512814">
          <w:marLeft w:val="480"/>
          <w:marRight w:val="0"/>
          <w:marTop w:val="0"/>
          <w:marBottom w:val="0"/>
          <w:divBdr>
            <w:top w:val="none" w:sz="0" w:space="0" w:color="auto"/>
            <w:left w:val="none" w:sz="0" w:space="0" w:color="auto"/>
            <w:bottom w:val="none" w:sz="0" w:space="0" w:color="auto"/>
            <w:right w:val="none" w:sz="0" w:space="0" w:color="auto"/>
          </w:divBdr>
        </w:div>
        <w:div w:id="128129996">
          <w:marLeft w:val="480"/>
          <w:marRight w:val="0"/>
          <w:marTop w:val="0"/>
          <w:marBottom w:val="0"/>
          <w:divBdr>
            <w:top w:val="none" w:sz="0" w:space="0" w:color="auto"/>
            <w:left w:val="none" w:sz="0" w:space="0" w:color="auto"/>
            <w:bottom w:val="none" w:sz="0" w:space="0" w:color="auto"/>
            <w:right w:val="none" w:sz="0" w:space="0" w:color="auto"/>
          </w:divBdr>
        </w:div>
        <w:div w:id="128598908">
          <w:marLeft w:val="480"/>
          <w:marRight w:val="0"/>
          <w:marTop w:val="0"/>
          <w:marBottom w:val="0"/>
          <w:divBdr>
            <w:top w:val="none" w:sz="0" w:space="0" w:color="auto"/>
            <w:left w:val="none" w:sz="0" w:space="0" w:color="auto"/>
            <w:bottom w:val="none" w:sz="0" w:space="0" w:color="auto"/>
            <w:right w:val="none" w:sz="0" w:space="0" w:color="auto"/>
          </w:divBdr>
        </w:div>
        <w:div w:id="137575686">
          <w:marLeft w:val="480"/>
          <w:marRight w:val="0"/>
          <w:marTop w:val="0"/>
          <w:marBottom w:val="0"/>
          <w:divBdr>
            <w:top w:val="none" w:sz="0" w:space="0" w:color="auto"/>
            <w:left w:val="none" w:sz="0" w:space="0" w:color="auto"/>
            <w:bottom w:val="none" w:sz="0" w:space="0" w:color="auto"/>
            <w:right w:val="none" w:sz="0" w:space="0" w:color="auto"/>
          </w:divBdr>
        </w:div>
        <w:div w:id="158542346">
          <w:marLeft w:val="480"/>
          <w:marRight w:val="0"/>
          <w:marTop w:val="0"/>
          <w:marBottom w:val="0"/>
          <w:divBdr>
            <w:top w:val="none" w:sz="0" w:space="0" w:color="auto"/>
            <w:left w:val="none" w:sz="0" w:space="0" w:color="auto"/>
            <w:bottom w:val="none" w:sz="0" w:space="0" w:color="auto"/>
            <w:right w:val="none" w:sz="0" w:space="0" w:color="auto"/>
          </w:divBdr>
        </w:div>
        <w:div w:id="229846861">
          <w:marLeft w:val="480"/>
          <w:marRight w:val="0"/>
          <w:marTop w:val="0"/>
          <w:marBottom w:val="0"/>
          <w:divBdr>
            <w:top w:val="none" w:sz="0" w:space="0" w:color="auto"/>
            <w:left w:val="none" w:sz="0" w:space="0" w:color="auto"/>
            <w:bottom w:val="none" w:sz="0" w:space="0" w:color="auto"/>
            <w:right w:val="none" w:sz="0" w:space="0" w:color="auto"/>
          </w:divBdr>
        </w:div>
        <w:div w:id="252250573">
          <w:marLeft w:val="480"/>
          <w:marRight w:val="0"/>
          <w:marTop w:val="0"/>
          <w:marBottom w:val="0"/>
          <w:divBdr>
            <w:top w:val="none" w:sz="0" w:space="0" w:color="auto"/>
            <w:left w:val="none" w:sz="0" w:space="0" w:color="auto"/>
            <w:bottom w:val="none" w:sz="0" w:space="0" w:color="auto"/>
            <w:right w:val="none" w:sz="0" w:space="0" w:color="auto"/>
          </w:divBdr>
        </w:div>
        <w:div w:id="274605562">
          <w:marLeft w:val="480"/>
          <w:marRight w:val="0"/>
          <w:marTop w:val="0"/>
          <w:marBottom w:val="0"/>
          <w:divBdr>
            <w:top w:val="none" w:sz="0" w:space="0" w:color="auto"/>
            <w:left w:val="none" w:sz="0" w:space="0" w:color="auto"/>
            <w:bottom w:val="none" w:sz="0" w:space="0" w:color="auto"/>
            <w:right w:val="none" w:sz="0" w:space="0" w:color="auto"/>
          </w:divBdr>
        </w:div>
        <w:div w:id="393042947">
          <w:marLeft w:val="480"/>
          <w:marRight w:val="0"/>
          <w:marTop w:val="0"/>
          <w:marBottom w:val="0"/>
          <w:divBdr>
            <w:top w:val="none" w:sz="0" w:space="0" w:color="auto"/>
            <w:left w:val="none" w:sz="0" w:space="0" w:color="auto"/>
            <w:bottom w:val="none" w:sz="0" w:space="0" w:color="auto"/>
            <w:right w:val="none" w:sz="0" w:space="0" w:color="auto"/>
          </w:divBdr>
        </w:div>
        <w:div w:id="419838975">
          <w:marLeft w:val="480"/>
          <w:marRight w:val="0"/>
          <w:marTop w:val="0"/>
          <w:marBottom w:val="0"/>
          <w:divBdr>
            <w:top w:val="none" w:sz="0" w:space="0" w:color="auto"/>
            <w:left w:val="none" w:sz="0" w:space="0" w:color="auto"/>
            <w:bottom w:val="none" w:sz="0" w:space="0" w:color="auto"/>
            <w:right w:val="none" w:sz="0" w:space="0" w:color="auto"/>
          </w:divBdr>
        </w:div>
        <w:div w:id="489951467">
          <w:marLeft w:val="480"/>
          <w:marRight w:val="0"/>
          <w:marTop w:val="0"/>
          <w:marBottom w:val="0"/>
          <w:divBdr>
            <w:top w:val="none" w:sz="0" w:space="0" w:color="auto"/>
            <w:left w:val="none" w:sz="0" w:space="0" w:color="auto"/>
            <w:bottom w:val="none" w:sz="0" w:space="0" w:color="auto"/>
            <w:right w:val="none" w:sz="0" w:space="0" w:color="auto"/>
          </w:divBdr>
        </w:div>
        <w:div w:id="495652545">
          <w:marLeft w:val="480"/>
          <w:marRight w:val="0"/>
          <w:marTop w:val="0"/>
          <w:marBottom w:val="0"/>
          <w:divBdr>
            <w:top w:val="none" w:sz="0" w:space="0" w:color="auto"/>
            <w:left w:val="none" w:sz="0" w:space="0" w:color="auto"/>
            <w:bottom w:val="none" w:sz="0" w:space="0" w:color="auto"/>
            <w:right w:val="none" w:sz="0" w:space="0" w:color="auto"/>
          </w:divBdr>
        </w:div>
        <w:div w:id="509756141">
          <w:marLeft w:val="480"/>
          <w:marRight w:val="0"/>
          <w:marTop w:val="0"/>
          <w:marBottom w:val="0"/>
          <w:divBdr>
            <w:top w:val="none" w:sz="0" w:space="0" w:color="auto"/>
            <w:left w:val="none" w:sz="0" w:space="0" w:color="auto"/>
            <w:bottom w:val="none" w:sz="0" w:space="0" w:color="auto"/>
            <w:right w:val="none" w:sz="0" w:space="0" w:color="auto"/>
          </w:divBdr>
        </w:div>
        <w:div w:id="546256333">
          <w:marLeft w:val="480"/>
          <w:marRight w:val="0"/>
          <w:marTop w:val="0"/>
          <w:marBottom w:val="0"/>
          <w:divBdr>
            <w:top w:val="none" w:sz="0" w:space="0" w:color="auto"/>
            <w:left w:val="none" w:sz="0" w:space="0" w:color="auto"/>
            <w:bottom w:val="none" w:sz="0" w:space="0" w:color="auto"/>
            <w:right w:val="none" w:sz="0" w:space="0" w:color="auto"/>
          </w:divBdr>
        </w:div>
        <w:div w:id="599869914">
          <w:marLeft w:val="480"/>
          <w:marRight w:val="0"/>
          <w:marTop w:val="0"/>
          <w:marBottom w:val="0"/>
          <w:divBdr>
            <w:top w:val="none" w:sz="0" w:space="0" w:color="auto"/>
            <w:left w:val="none" w:sz="0" w:space="0" w:color="auto"/>
            <w:bottom w:val="none" w:sz="0" w:space="0" w:color="auto"/>
            <w:right w:val="none" w:sz="0" w:space="0" w:color="auto"/>
          </w:divBdr>
        </w:div>
        <w:div w:id="623733744">
          <w:marLeft w:val="480"/>
          <w:marRight w:val="0"/>
          <w:marTop w:val="0"/>
          <w:marBottom w:val="0"/>
          <w:divBdr>
            <w:top w:val="none" w:sz="0" w:space="0" w:color="auto"/>
            <w:left w:val="none" w:sz="0" w:space="0" w:color="auto"/>
            <w:bottom w:val="none" w:sz="0" w:space="0" w:color="auto"/>
            <w:right w:val="none" w:sz="0" w:space="0" w:color="auto"/>
          </w:divBdr>
        </w:div>
        <w:div w:id="641882824">
          <w:marLeft w:val="480"/>
          <w:marRight w:val="0"/>
          <w:marTop w:val="0"/>
          <w:marBottom w:val="0"/>
          <w:divBdr>
            <w:top w:val="none" w:sz="0" w:space="0" w:color="auto"/>
            <w:left w:val="none" w:sz="0" w:space="0" w:color="auto"/>
            <w:bottom w:val="none" w:sz="0" w:space="0" w:color="auto"/>
            <w:right w:val="none" w:sz="0" w:space="0" w:color="auto"/>
          </w:divBdr>
        </w:div>
        <w:div w:id="709375446">
          <w:marLeft w:val="480"/>
          <w:marRight w:val="0"/>
          <w:marTop w:val="0"/>
          <w:marBottom w:val="0"/>
          <w:divBdr>
            <w:top w:val="none" w:sz="0" w:space="0" w:color="auto"/>
            <w:left w:val="none" w:sz="0" w:space="0" w:color="auto"/>
            <w:bottom w:val="none" w:sz="0" w:space="0" w:color="auto"/>
            <w:right w:val="none" w:sz="0" w:space="0" w:color="auto"/>
          </w:divBdr>
        </w:div>
        <w:div w:id="711153862">
          <w:marLeft w:val="480"/>
          <w:marRight w:val="0"/>
          <w:marTop w:val="0"/>
          <w:marBottom w:val="0"/>
          <w:divBdr>
            <w:top w:val="none" w:sz="0" w:space="0" w:color="auto"/>
            <w:left w:val="none" w:sz="0" w:space="0" w:color="auto"/>
            <w:bottom w:val="none" w:sz="0" w:space="0" w:color="auto"/>
            <w:right w:val="none" w:sz="0" w:space="0" w:color="auto"/>
          </w:divBdr>
        </w:div>
        <w:div w:id="711687700">
          <w:marLeft w:val="480"/>
          <w:marRight w:val="0"/>
          <w:marTop w:val="0"/>
          <w:marBottom w:val="0"/>
          <w:divBdr>
            <w:top w:val="none" w:sz="0" w:space="0" w:color="auto"/>
            <w:left w:val="none" w:sz="0" w:space="0" w:color="auto"/>
            <w:bottom w:val="none" w:sz="0" w:space="0" w:color="auto"/>
            <w:right w:val="none" w:sz="0" w:space="0" w:color="auto"/>
          </w:divBdr>
        </w:div>
        <w:div w:id="722405483">
          <w:marLeft w:val="480"/>
          <w:marRight w:val="0"/>
          <w:marTop w:val="0"/>
          <w:marBottom w:val="0"/>
          <w:divBdr>
            <w:top w:val="none" w:sz="0" w:space="0" w:color="auto"/>
            <w:left w:val="none" w:sz="0" w:space="0" w:color="auto"/>
            <w:bottom w:val="none" w:sz="0" w:space="0" w:color="auto"/>
            <w:right w:val="none" w:sz="0" w:space="0" w:color="auto"/>
          </w:divBdr>
        </w:div>
        <w:div w:id="747314092">
          <w:marLeft w:val="480"/>
          <w:marRight w:val="0"/>
          <w:marTop w:val="0"/>
          <w:marBottom w:val="0"/>
          <w:divBdr>
            <w:top w:val="none" w:sz="0" w:space="0" w:color="auto"/>
            <w:left w:val="none" w:sz="0" w:space="0" w:color="auto"/>
            <w:bottom w:val="none" w:sz="0" w:space="0" w:color="auto"/>
            <w:right w:val="none" w:sz="0" w:space="0" w:color="auto"/>
          </w:divBdr>
        </w:div>
        <w:div w:id="748386500">
          <w:marLeft w:val="480"/>
          <w:marRight w:val="0"/>
          <w:marTop w:val="0"/>
          <w:marBottom w:val="0"/>
          <w:divBdr>
            <w:top w:val="none" w:sz="0" w:space="0" w:color="auto"/>
            <w:left w:val="none" w:sz="0" w:space="0" w:color="auto"/>
            <w:bottom w:val="none" w:sz="0" w:space="0" w:color="auto"/>
            <w:right w:val="none" w:sz="0" w:space="0" w:color="auto"/>
          </w:divBdr>
        </w:div>
        <w:div w:id="771969863">
          <w:marLeft w:val="480"/>
          <w:marRight w:val="0"/>
          <w:marTop w:val="0"/>
          <w:marBottom w:val="0"/>
          <w:divBdr>
            <w:top w:val="none" w:sz="0" w:space="0" w:color="auto"/>
            <w:left w:val="none" w:sz="0" w:space="0" w:color="auto"/>
            <w:bottom w:val="none" w:sz="0" w:space="0" w:color="auto"/>
            <w:right w:val="none" w:sz="0" w:space="0" w:color="auto"/>
          </w:divBdr>
        </w:div>
        <w:div w:id="850070306">
          <w:marLeft w:val="480"/>
          <w:marRight w:val="0"/>
          <w:marTop w:val="0"/>
          <w:marBottom w:val="0"/>
          <w:divBdr>
            <w:top w:val="none" w:sz="0" w:space="0" w:color="auto"/>
            <w:left w:val="none" w:sz="0" w:space="0" w:color="auto"/>
            <w:bottom w:val="none" w:sz="0" w:space="0" w:color="auto"/>
            <w:right w:val="none" w:sz="0" w:space="0" w:color="auto"/>
          </w:divBdr>
        </w:div>
        <w:div w:id="861043667">
          <w:marLeft w:val="480"/>
          <w:marRight w:val="0"/>
          <w:marTop w:val="0"/>
          <w:marBottom w:val="0"/>
          <w:divBdr>
            <w:top w:val="none" w:sz="0" w:space="0" w:color="auto"/>
            <w:left w:val="none" w:sz="0" w:space="0" w:color="auto"/>
            <w:bottom w:val="none" w:sz="0" w:space="0" w:color="auto"/>
            <w:right w:val="none" w:sz="0" w:space="0" w:color="auto"/>
          </w:divBdr>
        </w:div>
        <w:div w:id="960069230">
          <w:marLeft w:val="480"/>
          <w:marRight w:val="0"/>
          <w:marTop w:val="0"/>
          <w:marBottom w:val="0"/>
          <w:divBdr>
            <w:top w:val="none" w:sz="0" w:space="0" w:color="auto"/>
            <w:left w:val="none" w:sz="0" w:space="0" w:color="auto"/>
            <w:bottom w:val="none" w:sz="0" w:space="0" w:color="auto"/>
            <w:right w:val="none" w:sz="0" w:space="0" w:color="auto"/>
          </w:divBdr>
        </w:div>
        <w:div w:id="1045256624">
          <w:marLeft w:val="480"/>
          <w:marRight w:val="0"/>
          <w:marTop w:val="0"/>
          <w:marBottom w:val="0"/>
          <w:divBdr>
            <w:top w:val="none" w:sz="0" w:space="0" w:color="auto"/>
            <w:left w:val="none" w:sz="0" w:space="0" w:color="auto"/>
            <w:bottom w:val="none" w:sz="0" w:space="0" w:color="auto"/>
            <w:right w:val="none" w:sz="0" w:space="0" w:color="auto"/>
          </w:divBdr>
        </w:div>
        <w:div w:id="1107700520">
          <w:marLeft w:val="480"/>
          <w:marRight w:val="0"/>
          <w:marTop w:val="0"/>
          <w:marBottom w:val="0"/>
          <w:divBdr>
            <w:top w:val="none" w:sz="0" w:space="0" w:color="auto"/>
            <w:left w:val="none" w:sz="0" w:space="0" w:color="auto"/>
            <w:bottom w:val="none" w:sz="0" w:space="0" w:color="auto"/>
            <w:right w:val="none" w:sz="0" w:space="0" w:color="auto"/>
          </w:divBdr>
        </w:div>
        <w:div w:id="1142306017">
          <w:marLeft w:val="480"/>
          <w:marRight w:val="0"/>
          <w:marTop w:val="0"/>
          <w:marBottom w:val="0"/>
          <w:divBdr>
            <w:top w:val="none" w:sz="0" w:space="0" w:color="auto"/>
            <w:left w:val="none" w:sz="0" w:space="0" w:color="auto"/>
            <w:bottom w:val="none" w:sz="0" w:space="0" w:color="auto"/>
            <w:right w:val="none" w:sz="0" w:space="0" w:color="auto"/>
          </w:divBdr>
        </w:div>
        <w:div w:id="1142389659">
          <w:marLeft w:val="480"/>
          <w:marRight w:val="0"/>
          <w:marTop w:val="0"/>
          <w:marBottom w:val="0"/>
          <w:divBdr>
            <w:top w:val="none" w:sz="0" w:space="0" w:color="auto"/>
            <w:left w:val="none" w:sz="0" w:space="0" w:color="auto"/>
            <w:bottom w:val="none" w:sz="0" w:space="0" w:color="auto"/>
            <w:right w:val="none" w:sz="0" w:space="0" w:color="auto"/>
          </w:divBdr>
        </w:div>
        <w:div w:id="1147893131">
          <w:marLeft w:val="480"/>
          <w:marRight w:val="0"/>
          <w:marTop w:val="0"/>
          <w:marBottom w:val="0"/>
          <w:divBdr>
            <w:top w:val="none" w:sz="0" w:space="0" w:color="auto"/>
            <w:left w:val="none" w:sz="0" w:space="0" w:color="auto"/>
            <w:bottom w:val="none" w:sz="0" w:space="0" w:color="auto"/>
            <w:right w:val="none" w:sz="0" w:space="0" w:color="auto"/>
          </w:divBdr>
        </w:div>
        <w:div w:id="1179127218">
          <w:marLeft w:val="480"/>
          <w:marRight w:val="0"/>
          <w:marTop w:val="0"/>
          <w:marBottom w:val="0"/>
          <w:divBdr>
            <w:top w:val="none" w:sz="0" w:space="0" w:color="auto"/>
            <w:left w:val="none" w:sz="0" w:space="0" w:color="auto"/>
            <w:bottom w:val="none" w:sz="0" w:space="0" w:color="auto"/>
            <w:right w:val="none" w:sz="0" w:space="0" w:color="auto"/>
          </w:divBdr>
        </w:div>
        <w:div w:id="1199127544">
          <w:marLeft w:val="480"/>
          <w:marRight w:val="0"/>
          <w:marTop w:val="0"/>
          <w:marBottom w:val="0"/>
          <w:divBdr>
            <w:top w:val="none" w:sz="0" w:space="0" w:color="auto"/>
            <w:left w:val="none" w:sz="0" w:space="0" w:color="auto"/>
            <w:bottom w:val="none" w:sz="0" w:space="0" w:color="auto"/>
            <w:right w:val="none" w:sz="0" w:space="0" w:color="auto"/>
          </w:divBdr>
        </w:div>
        <w:div w:id="1217014903">
          <w:marLeft w:val="480"/>
          <w:marRight w:val="0"/>
          <w:marTop w:val="0"/>
          <w:marBottom w:val="0"/>
          <w:divBdr>
            <w:top w:val="none" w:sz="0" w:space="0" w:color="auto"/>
            <w:left w:val="none" w:sz="0" w:space="0" w:color="auto"/>
            <w:bottom w:val="none" w:sz="0" w:space="0" w:color="auto"/>
            <w:right w:val="none" w:sz="0" w:space="0" w:color="auto"/>
          </w:divBdr>
        </w:div>
        <w:div w:id="1422752329">
          <w:marLeft w:val="480"/>
          <w:marRight w:val="0"/>
          <w:marTop w:val="0"/>
          <w:marBottom w:val="0"/>
          <w:divBdr>
            <w:top w:val="none" w:sz="0" w:space="0" w:color="auto"/>
            <w:left w:val="none" w:sz="0" w:space="0" w:color="auto"/>
            <w:bottom w:val="none" w:sz="0" w:space="0" w:color="auto"/>
            <w:right w:val="none" w:sz="0" w:space="0" w:color="auto"/>
          </w:divBdr>
        </w:div>
        <w:div w:id="1445809458">
          <w:marLeft w:val="480"/>
          <w:marRight w:val="0"/>
          <w:marTop w:val="0"/>
          <w:marBottom w:val="0"/>
          <w:divBdr>
            <w:top w:val="none" w:sz="0" w:space="0" w:color="auto"/>
            <w:left w:val="none" w:sz="0" w:space="0" w:color="auto"/>
            <w:bottom w:val="none" w:sz="0" w:space="0" w:color="auto"/>
            <w:right w:val="none" w:sz="0" w:space="0" w:color="auto"/>
          </w:divBdr>
        </w:div>
        <w:div w:id="1485269402">
          <w:marLeft w:val="480"/>
          <w:marRight w:val="0"/>
          <w:marTop w:val="0"/>
          <w:marBottom w:val="0"/>
          <w:divBdr>
            <w:top w:val="none" w:sz="0" w:space="0" w:color="auto"/>
            <w:left w:val="none" w:sz="0" w:space="0" w:color="auto"/>
            <w:bottom w:val="none" w:sz="0" w:space="0" w:color="auto"/>
            <w:right w:val="none" w:sz="0" w:space="0" w:color="auto"/>
          </w:divBdr>
        </w:div>
        <w:div w:id="1590626246">
          <w:marLeft w:val="480"/>
          <w:marRight w:val="0"/>
          <w:marTop w:val="0"/>
          <w:marBottom w:val="0"/>
          <w:divBdr>
            <w:top w:val="none" w:sz="0" w:space="0" w:color="auto"/>
            <w:left w:val="none" w:sz="0" w:space="0" w:color="auto"/>
            <w:bottom w:val="none" w:sz="0" w:space="0" w:color="auto"/>
            <w:right w:val="none" w:sz="0" w:space="0" w:color="auto"/>
          </w:divBdr>
        </w:div>
        <w:div w:id="1614287700">
          <w:marLeft w:val="480"/>
          <w:marRight w:val="0"/>
          <w:marTop w:val="0"/>
          <w:marBottom w:val="0"/>
          <w:divBdr>
            <w:top w:val="none" w:sz="0" w:space="0" w:color="auto"/>
            <w:left w:val="none" w:sz="0" w:space="0" w:color="auto"/>
            <w:bottom w:val="none" w:sz="0" w:space="0" w:color="auto"/>
            <w:right w:val="none" w:sz="0" w:space="0" w:color="auto"/>
          </w:divBdr>
        </w:div>
        <w:div w:id="1674723616">
          <w:marLeft w:val="480"/>
          <w:marRight w:val="0"/>
          <w:marTop w:val="0"/>
          <w:marBottom w:val="0"/>
          <w:divBdr>
            <w:top w:val="none" w:sz="0" w:space="0" w:color="auto"/>
            <w:left w:val="none" w:sz="0" w:space="0" w:color="auto"/>
            <w:bottom w:val="none" w:sz="0" w:space="0" w:color="auto"/>
            <w:right w:val="none" w:sz="0" w:space="0" w:color="auto"/>
          </w:divBdr>
        </w:div>
        <w:div w:id="1801653797">
          <w:marLeft w:val="480"/>
          <w:marRight w:val="0"/>
          <w:marTop w:val="0"/>
          <w:marBottom w:val="0"/>
          <w:divBdr>
            <w:top w:val="none" w:sz="0" w:space="0" w:color="auto"/>
            <w:left w:val="none" w:sz="0" w:space="0" w:color="auto"/>
            <w:bottom w:val="none" w:sz="0" w:space="0" w:color="auto"/>
            <w:right w:val="none" w:sz="0" w:space="0" w:color="auto"/>
          </w:divBdr>
        </w:div>
        <w:div w:id="1823227971">
          <w:marLeft w:val="480"/>
          <w:marRight w:val="0"/>
          <w:marTop w:val="0"/>
          <w:marBottom w:val="0"/>
          <w:divBdr>
            <w:top w:val="none" w:sz="0" w:space="0" w:color="auto"/>
            <w:left w:val="none" w:sz="0" w:space="0" w:color="auto"/>
            <w:bottom w:val="none" w:sz="0" w:space="0" w:color="auto"/>
            <w:right w:val="none" w:sz="0" w:space="0" w:color="auto"/>
          </w:divBdr>
        </w:div>
        <w:div w:id="1836918489">
          <w:marLeft w:val="480"/>
          <w:marRight w:val="0"/>
          <w:marTop w:val="0"/>
          <w:marBottom w:val="0"/>
          <w:divBdr>
            <w:top w:val="none" w:sz="0" w:space="0" w:color="auto"/>
            <w:left w:val="none" w:sz="0" w:space="0" w:color="auto"/>
            <w:bottom w:val="none" w:sz="0" w:space="0" w:color="auto"/>
            <w:right w:val="none" w:sz="0" w:space="0" w:color="auto"/>
          </w:divBdr>
        </w:div>
        <w:div w:id="1859156500">
          <w:marLeft w:val="480"/>
          <w:marRight w:val="0"/>
          <w:marTop w:val="0"/>
          <w:marBottom w:val="0"/>
          <w:divBdr>
            <w:top w:val="none" w:sz="0" w:space="0" w:color="auto"/>
            <w:left w:val="none" w:sz="0" w:space="0" w:color="auto"/>
            <w:bottom w:val="none" w:sz="0" w:space="0" w:color="auto"/>
            <w:right w:val="none" w:sz="0" w:space="0" w:color="auto"/>
          </w:divBdr>
        </w:div>
        <w:div w:id="1867063014">
          <w:marLeft w:val="480"/>
          <w:marRight w:val="0"/>
          <w:marTop w:val="0"/>
          <w:marBottom w:val="0"/>
          <w:divBdr>
            <w:top w:val="none" w:sz="0" w:space="0" w:color="auto"/>
            <w:left w:val="none" w:sz="0" w:space="0" w:color="auto"/>
            <w:bottom w:val="none" w:sz="0" w:space="0" w:color="auto"/>
            <w:right w:val="none" w:sz="0" w:space="0" w:color="auto"/>
          </w:divBdr>
        </w:div>
        <w:div w:id="1890067229">
          <w:marLeft w:val="480"/>
          <w:marRight w:val="0"/>
          <w:marTop w:val="0"/>
          <w:marBottom w:val="0"/>
          <w:divBdr>
            <w:top w:val="none" w:sz="0" w:space="0" w:color="auto"/>
            <w:left w:val="none" w:sz="0" w:space="0" w:color="auto"/>
            <w:bottom w:val="none" w:sz="0" w:space="0" w:color="auto"/>
            <w:right w:val="none" w:sz="0" w:space="0" w:color="auto"/>
          </w:divBdr>
        </w:div>
        <w:div w:id="1942909051">
          <w:marLeft w:val="480"/>
          <w:marRight w:val="0"/>
          <w:marTop w:val="0"/>
          <w:marBottom w:val="0"/>
          <w:divBdr>
            <w:top w:val="none" w:sz="0" w:space="0" w:color="auto"/>
            <w:left w:val="none" w:sz="0" w:space="0" w:color="auto"/>
            <w:bottom w:val="none" w:sz="0" w:space="0" w:color="auto"/>
            <w:right w:val="none" w:sz="0" w:space="0" w:color="auto"/>
          </w:divBdr>
        </w:div>
        <w:div w:id="1954173000">
          <w:marLeft w:val="480"/>
          <w:marRight w:val="0"/>
          <w:marTop w:val="0"/>
          <w:marBottom w:val="0"/>
          <w:divBdr>
            <w:top w:val="none" w:sz="0" w:space="0" w:color="auto"/>
            <w:left w:val="none" w:sz="0" w:space="0" w:color="auto"/>
            <w:bottom w:val="none" w:sz="0" w:space="0" w:color="auto"/>
            <w:right w:val="none" w:sz="0" w:space="0" w:color="auto"/>
          </w:divBdr>
        </w:div>
        <w:div w:id="1954899811">
          <w:marLeft w:val="480"/>
          <w:marRight w:val="0"/>
          <w:marTop w:val="0"/>
          <w:marBottom w:val="0"/>
          <w:divBdr>
            <w:top w:val="none" w:sz="0" w:space="0" w:color="auto"/>
            <w:left w:val="none" w:sz="0" w:space="0" w:color="auto"/>
            <w:bottom w:val="none" w:sz="0" w:space="0" w:color="auto"/>
            <w:right w:val="none" w:sz="0" w:space="0" w:color="auto"/>
          </w:divBdr>
        </w:div>
        <w:div w:id="1989046906">
          <w:marLeft w:val="480"/>
          <w:marRight w:val="0"/>
          <w:marTop w:val="0"/>
          <w:marBottom w:val="0"/>
          <w:divBdr>
            <w:top w:val="none" w:sz="0" w:space="0" w:color="auto"/>
            <w:left w:val="none" w:sz="0" w:space="0" w:color="auto"/>
            <w:bottom w:val="none" w:sz="0" w:space="0" w:color="auto"/>
            <w:right w:val="none" w:sz="0" w:space="0" w:color="auto"/>
          </w:divBdr>
        </w:div>
        <w:div w:id="1991252637">
          <w:marLeft w:val="480"/>
          <w:marRight w:val="0"/>
          <w:marTop w:val="0"/>
          <w:marBottom w:val="0"/>
          <w:divBdr>
            <w:top w:val="none" w:sz="0" w:space="0" w:color="auto"/>
            <w:left w:val="none" w:sz="0" w:space="0" w:color="auto"/>
            <w:bottom w:val="none" w:sz="0" w:space="0" w:color="auto"/>
            <w:right w:val="none" w:sz="0" w:space="0" w:color="auto"/>
          </w:divBdr>
        </w:div>
        <w:div w:id="2037582921">
          <w:marLeft w:val="480"/>
          <w:marRight w:val="0"/>
          <w:marTop w:val="0"/>
          <w:marBottom w:val="0"/>
          <w:divBdr>
            <w:top w:val="none" w:sz="0" w:space="0" w:color="auto"/>
            <w:left w:val="none" w:sz="0" w:space="0" w:color="auto"/>
            <w:bottom w:val="none" w:sz="0" w:space="0" w:color="auto"/>
            <w:right w:val="none" w:sz="0" w:space="0" w:color="auto"/>
          </w:divBdr>
        </w:div>
        <w:div w:id="2060350490">
          <w:marLeft w:val="480"/>
          <w:marRight w:val="0"/>
          <w:marTop w:val="0"/>
          <w:marBottom w:val="0"/>
          <w:divBdr>
            <w:top w:val="none" w:sz="0" w:space="0" w:color="auto"/>
            <w:left w:val="none" w:sz="0" w:space="0" w:color="auto"/>
            <w:bottom w:val="none" w:sz="0" w:space="0" w:color="auto"/>
            <w:right w:val="none" w:sz="0" w:space="0" w:color="auto"/>
          </w:divBdr>
        </w:div>
        <w:div w:id="2133665107">
          <w:marLeft w:val="480"/>
          <w:marRight w:val="0"/>
          <w:marTop w:val="0"/>
          <w:marBottom w:val="0"/>
          <w:divBdr>
            <w:top w:val="none" w:sz="0" w:space="0" w:color="auto"/>
            <w:left w:val="none" w:sz="0" w:space="0" w:color="auto"/>
            <w:bottom w:val="none" w:sz="0" w:space="0" w:color="auto"/>
            <w:right w:val="none" w:sz="0" w:space="0" w:color="auto"/>
          </w:divBdr>
        </w:div>
        <w:div w:id="2135323414">
          <w:marLeft w:val="480"/>
          <w:marRight w:val="0"/>
          <w:marTop w:val="0"/>
          <w:marBottom w:val="0"/>
          <w:divBdr>
            <w:top w:val="none" w:sz="0" w:space="0" w:color="auto"/>
            <w:left w:val="none" w:sz="0" w:space="0" w:color="auto"/>
            <w:bottom w:val="none" w:sz="0" w:space="0" w:color="auto"/>
            <w:right w:val="none" w:sz="0" w:space="0" w:color="auto"/>
          </w:divBdr>
        </w:div>
      </w:divsChild>
    </w:div>
    <w:div w:id="111216580">
      <w:bodyDiv w:val="1"/>
      <w:marLeft w:val="0"/>
      <w:marRight w:val="0"/>
      <w:marTop w:val="0"/>
      <w:marBottom w:val="0"/>
      <w:divBdr>
        <w:top w:val="none" w:sz="0" w:space="0" w:color="auto"/>
        <w:left w:val="none" w:sz="0" w:space="0" w:color="auto"/>
        <w:bottom w:val="none" w:sz="0" w:space="0" w:color="auto"/>
        <w:right w:val="none" w:sz="0" w:space="0" w:color="auto"/>
      </w:divBdr>
      <w:divsChild>
        <w:div w:id="77137726">
          <w:marLeft w:val="480"/>
          <w:marRight w:val="0"/>
          <w:marTop w:val="0"/>
          <w:marBottom w:val="0"/>
          <w:divBdr>
            <w:top w:val="none" w:sz="0" w:space="0" w:color="auto"/>
            <w:left w:val="none" w:sz="0" w:space="0" w:color="auto"/>
            <w:bottom w:val="none" w:sz="0" w:space="0" w:color="auto"/>
            <w:right w:val="none" w:sz="0" w:space="0" w:color="auto"/>
          </w:divBdr>
        </w:div>
        <w:div w:id="87237726">
          <w:marLeft w:val="480"/>
          <w:marRight w:val="0"/>
          <w:marTop w:val="0"/>
          <w:marBottom w:val="0"/>
          <w:divBdr>
            <w:top w:val="none" w:sz="0" w:space="0" w:color="auto"/>
            <w:left w:val="none" w:sz="0" w:space="0" w:color="auto"/>
            <w:bottom w:val="none" w:sz="0" w:space="0" w:color="auto"/>
            <w:right w:val="none" w:sz="0" w:space="0" w:color="auto"/>
          </w:divBdr>
        </w:div>
        <w:div w:id="95445884">
          <w:marLeft w:val="480"/>
          <w:marRight w:val="0"/>
          <w:marTop w:val="0"/>
          <w:marBottom w:val="0"/>
          <w:divBdr>
            <w:top w:val="none" w:sz="0" w:space="0" w:color="auto"/>
            <w:left w:val="none" w:sz="0" w:space="0" w:color="auto"/>
            <w:bottom w:val="none" w:sz="0" w:space="0" w:color="auto"/>
            <w:right w:val="none" w:sz="0" w:space="0" w:color="auto"/>
          </w:divBdr>
        </w:div>
        <w:div w:id="124540972">
          <w:marLeft w:val="480"/>
          <w:marRight w:val="0"/>
          <w:marTop w:val="0"/>
          <w:marBottom w:val="0"/>
          <w:divBdr>
            <w:top w:val="none" w:sz="0" w:space="0" w:color="auto"/>
            <w:left w:val="none" w:sz="0" w:space="0" w:color="auto"/>
            <w:bottom w:val="none" w:sz="0" w:space="0" w:color="auto"/>
            <w:right w:val="none" w:sz="0" w:space="0" w:color="auto"/>
          </w:divBdr>
        </w:div>
        <w:div w:id="152377871">
          <w:marLeft w:val="480"/>
          <w:marRight w:val="0"/>
          <w:marTop w:val="0"/>
          <w:marBottom w:val="0"/>
          <w:divBdr>
            <w:top w:val="none" w:sz="0" w:space="0" w:color="auto"/>
            <w:left w:val="none" w:sz="0" w:space="0" w:color="auto"/>
            <w:bottom w:val="none" w:sz="0" w:space="0" w:color="auto"/>
            <w:right w:val="none" w:sz="0" w:space="0" w:color="auto"/>
          </w:divBdr>
        </w:div>
        <w:div w:id="180626477">
          <w:marLeft w:val="480"/>
          <w:marRight w:val="0"/>
          <w:marTop w:val="0"/>
          <w:marBottom w:val="0"/>
          <w:divBdr>
            <w:top w:val="none" w:sz="0" w:space="0" w:color="auto"/>
            <w:left w:val="none" w:sz="0" w:space="0" w:color="auto"/>
            <w:bottom w:val="none" w:sz="0" w:space="0" w:color="auto"/>
            <w:right w:val="none" w:sz="0" w:space="0" w:color="auto"/>
          </w:divBdr>
        </w:div>
        <w:div w:id="228882694">
          <w:marLeft w:val="480"/>
          <w:marRight w:val="0"/>
          <w:marTop w:val="0"/>
          <w:marBottom w:val="0"/>
          <w:divBdr>
            <w:top w:val="none" w:sz="0" w:space="0" w:color="auto"/>
            <w:left w:val="none" w:sz="0" w:space="0" w:color="auto"/>
            <w:bottom w:val="none" w:sz="0" w:space="0" w:color="auto"/>
            <w:right w:val="none" w:sz="0" w:space="0" w:color="auto"/>
          </w:divBdr>
        </w:div>
        <w:div w:id="249968210">
          <w:marLeft w:val="480"/>
          <w:marRight w:val="0"/>
          <w:marTop w:val="0"/>
          <w:marBottom w:val="0"/>
          <w:divBdr>
            <w:top w:val="none" w:sz="0" w:space="0" w:color="auto"/>
            <w:left w:val="none" w:sz="0" w:space="0" w:color="auto"/>
            <w:bottom w:val="none" w:sz="0" w:space="0" w:color="auto"/>
            <w:right w:val="none" w:sz="0" w:space="0" w:color="auto"/>
          </w:divBdr>
        </w:div>
        <w:div w:id="358942337">
          <w:marLeft w:val="480"/>
          <w:marRight w:val="0"/>
          <w:marTop w:val="0"/>
          <w:marBottom w:val="0"/>
          <w:divBdr>
            <w:top w:val="none" w:sz="0" w:space="0" w:color="auto"/>
            <w:left w:val="none" w:sz="0" w:space="0" w:color="auto"/>
            <w:bottom w:val="none" w:sz="0" w:space="0" w:color="auto"/>
            <w:right w:val="none" w:sz="0" w:space="0" w:color="auto"/>
          </w:divBdr>
        </w:div>
        <w:div w:id="435946710">
          <w:marLeft w:val="480"/>
          <w:marRight w:val="0"/>
          <w:marTop w:val="0"/>
          <w:marBottom w:val="0"/>
          <w:divBdr>
            <w:top w:val="none" w:sz="0" w:space="0" w:color="auto"/>
            <w:left w:val="none" w:sz="0" w:space="0" w:color="auto"/>
            <w:bottom w:val="none" w:sz="0" w:space="0" w:color="auto"/>
            <w:right w:val="none" w:sz="0" w:space="0" w:color="auto"/>
          </w:divBdr>
        </w:div>
        <w:div w:id="443186924">
          <w:marLeft w:val="480"/>
          <w:marRight w:val="0"/>
          <w:marTop w:val="0"/>
          <w:marBottom w:val="0"/>
          <w:divBdr>
            <w:top w:val="none" w:sz="0" w:space="0" w:color="auto"/>
            <w:left w:val="none" w:sz="0" w:space="0" w:color="auto"/>
            <w:bottom w:val="none" w:sz="0" w:space="0" w:color="auto"/>
            <w:right w:val="none" w:sz="0" w:space="0" w:color="auto"/>
          </w:divBdr>
        </w:div>
        <w:div w:id="498236671">
          <w:marLeft w:val="480"/>
          <w:marRight w:val="0"/>
          <w:marTop w:val="0"/>
          <w:marBottom w:val="0"/>
          <w:divBdr>
            <w:top w:val="none" w:sz="0" w:space="0" w:color="auto"/>
            <w:left w:val="none" w:sz="0" w:space="0" w:color="auto"/>
            <w:bottom w:val="none" w:sz="0" w:space="0" w:color="auto"/>
            <w:right w:val="none" w:sz="0" w:space="0" w:color="auto"/>
          </w:divBdr>
        </w:div>
        <w:div w:id="546571935">
          <w:marLeft w:val="480"/>
          <w:marRight w:val="0"/>
          <w:marTop w:val="0"/>
          <w:marBottom w:val="0"/>
          <w:divBdr>
            <w:top w:val="none" w:sz="0" w:space="0" w:color="auto"/>
            <w:left w:val="none" w:sz="0" w:space="0" w:color="auto"/>
            <w:bottom w:val="none" w:sz="0" w:space="0" w:color="auto"/>
            <w:right w:val="none" w:sz="0" w:space="0" w:color="auto"/>
          </w:divBdr>
        </w:div>
        <w:div w:id="577635557">
          <w:marLeft w:val="480"/>
          <w:marRight w:val="0"/>
          <w:marTop w:val="0"/>
          <w:marBottom w:val="0"/>
          <w:divBdr>
            <w:top w:val="none" w:sz="0" w:space="0" w:color="auto"/>
            <w:left w:val="none" w:sz="0" w:space="0" w:color="auto"/>
            <w:bottom w:val="none" w:sz="0" w:space="0" w:color="auto"/>
            <w:right w:val="none" w:sz="0" w:space="0" w:color="auto"/>
          </w:divBdr>
        </w:div>
        <w:div w:id="579097442">
          <w:marLeft w:val="480"/>
          <w:marRight w:val="0"/>
          <w:marTop w:val="0"/>
          <w:marBottom w:val="0"/>
          <w:divBdr>
            <w:top w:val="none" w:sz="0" w:space="0" w:color="auto"/>
            <w:left w:val="none" w:sz="0" w:space="0" w:color="auto"/>
            <w:bottom w:val="none" w:sz="0" w:space="0" w:color="auto"/>
            <w:right w:val="none" w:sz="0" w:space="0" w:color="auto"/>
          </w:divBdr>
        </w:div>
        <w:div w:id="654988847">
          <w:marLeft w:val="480"/>
          <w:marRight w:val="0"/>
          <w:marTop w:val="0"/>
          <w:marBottom w:val="0"/>
          <w:divBdr>
            <w:top w:val="none" w:sz="0" w:space="0" w:color="auto"/>
            <w:left w:val="none" w:sz="0" w:space="0" w:color="auto"/>
            <w:bottom w:val="none" w:sz="0" w:space="0" w:color="auto"/>
            <w:right w:val="none" w:sz="0" w:space="0" w:color="auto"/>
          </w:divBdr>
        </w:div>
        <w:div w:id="674654945">
          <w:marLeft w:val="480"/>
          <w:marRight w:val="0"/>
          <w:marTop w:val="0"/>
          <w:marBottom w:val="0"/>
          <w:divBdr>
            <w:top w:val="none" w:sz="0" w:space="0" w:color="auto"/>
            <w:left w:val="none" w:sz="0" w:space="0" w:color="auto"/>
            <w:bottom w:val="none" w:sz="0" w:space="0" w:color="auto"/>
            <w:right w:val="none" w:sz="0" w:space="0" w:color="auto"/>
          </w:divBdr>
        </w:div>
        <w:div w:id="686760899">
          <w:marLeft w:val="480"/>
          <w:marRight w:val="0"/>
          <w:marTop w:val="0"/>
          <w:marBottom w:val="0"/>
          <w:divBdr>
            <w:top w:val="none" w:sz="0" w:space="0" w:color="auto"/>
            <w:left w:val="none" w:sz="0" w:space="0" w:color="auto"/>
            <w:bottom w:val="none" w:sz="0" w:space="0" w:color="auto"/>
            <w:right w:val="none" w:sz="0" w:space="0" w:color="auto"/>
          </w:divBdr>
        </w:div>
        <w:div w:id="729423394">
          <w:marLeft w:val="480"/>
          <w:marRight w:val="0"/>
          <w:marTop w:val="0"/>
          <w:marBottom w:val="0"/>
          <w:divBdr>
            <w:top w:val="none" w:sz="0" w:space="0" w:color="auto"/>
            <w:left w:val="none" w:sz="0" w:space="0" w:color="auto"/>
            <w:bottom w:val="none" w:sz="0" w:space="0" w:color="auto"/>
            <w:right w:val="none" w:sz="0" w:space="0" w:color="auto"/>
          </w:divBdr>
        </w:div>
        <w:div w:id="787310580">
          <w:marLeft w:val="480"/>
          <w:marRight w:val="0"/>
          <w:marTop w:val="0"/>
          <w:marBottom w:val="0"/>
          <w:divBdr>
            <w:top w:val="none" w:sz="0" w:space="0" w:color="auto"/>
            <w:left w:val="none" w:sz="0" w:space="0" w:color="auto"/>
            <w:bottom w:val="none" w:sz="0" w:space="0" w:color="auto"/>
            <w:right w:val="none" w:sz="0" w:space="0" w:color="auto"/>
          </w:divBdr>
        </w:div>
        <w:div w:id="816579128">
          <w:marLeft w:val="480"/>
          <w:marRight w:val="0"/>
          <w:marTop w:val="0"/>
          <w:marBottom w:val="0"/>
          <w:divBdr>
            <w:top w:val="none" w:sz="0" w:space="0" w:color="auto"/>
            <w:left w:val="none" w:sz="0" w:space="0" w:color="auto"/>
            <w:bottom w:val="none" w:sz="0" w:space="0" w:color="auto"/>
            <w:right w:val="none" w:sz="0" w:space="0" w:color="auto"/>
          </w:divBdr>
        </w:div>
        <w:div w:id="831023399">
          <w:marLeft w:val="480"/>
          <w:marRight w:val="0"/>
          <w:marTop w:val="0"/>
          <w:marBottom w:val="0"/>
          <w:divBdr>
            <w:top w:val="none" w:sz="0" w:space="0" w:color="auto"/>
            <w:left w:val="none" w:sz="0" w:space="0" w:color="auto"/>
            <w:bottom w:val="none" w:sz="0" w:space="0" w:color="auto"/>
            <w:right w:val="none" w:sz="0" w:space="0" w:color="auto"/>
          </w:divBdr>
        </w:div>
        <w:div w:id="845437871">
          <w:marLeft w:val="480"/>
          <w:marRight w:val="0"/>
          <w:marTop w:val="0"/>
          <w:marBottom w:val="0"/>
          <w:divBdr>
            <w:top w:val="none" w:sz="0" w:space="0" w:color="auto"/>
            <w:left w:val="none" w:sz="0" w:space="0" w:color="auto"/>
            <w:bottom w:val="none" w:sz="0" w:space="0" w:color="auto"/>
            <w:right w:val="none" w:sz="0" w:space="0" w:color="auto"/>
          </w:divBdr>
        </w:div>
        <w:div w:id="851914563">
          <w:marLeft w:val="480"/>
          <w:marRight w:val="0"/>
          <w:marTop w:val="0"/>
          <w:marBottom w:val="0"/>
          <w:divBdr>
            <w:top w:val="none" w:sz="0" w:space="0" w:color="auto"/>
            <w:left w:val="none" w:sz="0" w:space="0" w:color="auto"/>
            <w:bottom w:val="none" w:sz="0" w:space="0" w:color="auto"/>
            <w:right w:val="none" w:sz="0" w:space="0" w:color="auto"/>
          </w:divBdr>
        </w:div>
        <w:div w:id="866260516">
          <w:marLeft w:val="480"/>
          <w:marRight w:val="0"/>
          <w:marTop w:val="0"/>
          <w:marBottom w:val="0"/>
          <w:divBdr>
            <w:top w:val="none" w:sz="0" w:space="0" w:color="auto"/>
            <w:left w:val="none" w:sz="0" w:space="0" w:color="auto"/>
            <w:bottom w:val="none" w:sz="0" w:space="0" w:color="auto"/>
            <w:right w:val="none" w:sz="0" w:space="0" w:color="auto"/>
          </w:divBdr>
        </w:div>
        <w:div w:id="916522419">
          <w:marLeft w:val="480"/>
          <w:marRight w:val="0"/>
          <w:marTop w:val="0"/>
          <w:marBottom w:val="0"/>
          <w:divBdr>
            <w:top w:val="none" w:sz="0" w:space="0" w:color="auto"/>
            <w:left w:val="none" w:sz="0" w:space="0" w:color="auto"/>
            <w:bottom w:val="none" w:sz="0" w:space="0" w:color="auto"/>
            <w:right w:val="none" w:sz="0" w:space="0" w:color="auto"/>
          </w:divBdr>
        </w:div>
        <w:div w:id="919369735">
          <w:marLeft w:val="480"/>
          <w:marRight w:val="0"/>
          <w:marTop w:val="0"/>
          <w:marBottom w:val="0"/>
          <w:divBdr>
            <w:top w:val="none" w:sz="0" w:space="0" w:color="auto"/>
            <w:left w:val="none" w:sz="0" w:space="0" w:color="auto"/>
            <w:bottom w:val="none" w:sz="0" w:space="0" w:color="auto"/>
            <w:right w:val="none" w:sz="0" w:space="0" w:color="auto"/>
          </w:divBdr>
        </w:div>
        <w:div w:id="929849874">
          <w:marLeft w:val="480"/>
          <w:marRight w:val="0"/>
          <w:marTop w:val="0"/>
          <w:marBottom w:val="0"/>
          <w:divBdr>
            <w:top w:val="none" w:sz="0" w:space="0" w:color="auto"/>
            <w:left w:val="none" w:sz="0" w:space="0" w:color="auto"/>
            <w:bottom w:val="none" w:sz="0" w:space="0" w:color="auto"/>
            <w:right w:val="none" w:sz="0" w:space="0" w:color="auto"/>
          </w:divBdr>
        </w:div>
        <w:div w:id="942608501">
          <w:marLeft w:val="480"/>
          <w:marRight w:val="0"/>
          <w:marTop w:val="0"/>
          <w:marBottom w:val="0"/>
          <w:divBdr>
            <w:top w:val="none" w:sz="0" w:space="0" w:color="auto"/>
            <w:left w:val="none" w:sz="0" w:space="0" w:color="auto"/>
            <w:bottom w:val="none" w:sz="0" w:space="0" w:color="auto"/>
            <w:right w:val="none" w:sz="0" w:space="0" w:color="auto"/>
          </w:divBdr>
        </w:div>
        <w:div w:id="963849119">
          <w:marLeft w:val="480"/>
          <w:marRight w:val="0"/>
          <w:marTop w:val="0"/>
          <w:marBottom w:val="0"/>
          <w:divBdr>
            <w:top w:val="none" w:sz="0" w:space="0" w:color="auto"/>
            <w:left w:val="none" w:sz="0" w:space="0" w:color="auto"/>
            <w:bottom w:val="none" w:sz="0" w:space="0" w:color="auto"/>
            <w:right w:val="none" w:sz="0" w:space="0" w:color="auto"/>
          </w:divBdr>
        </w:div>
        <w:div w:id="973438562">
          <w:marLeft w:val="480"/>
          <w:marRight w:val="0"/>
          <w:marTop w:val="0"/>
          <w:marBottom w:val="0"/>
          <w:divBdr>
            <w:top w:val="none" w:sz="0" w:space="0" w:color="auto"/>
            <w:left w:val="none" w:sz="0" w:space="0" w:color="auto"/>
            <w:bottom w:val="none" w:sz="0" w:space="0" w:color="auto"/>
            <w:right w:val="none" w:sz="0" w:space="0" w:color="auto"/>
          </w:divBdr>
        </w:div>
        <w:div w:id="1021468767">
          <w:marLeft w:val="480"/>
          <w:marRight w:val="0"/>
          <w:marTop w:val="0"/>
          <w:marBottom w:val="0"/>
          <w:divBdr>
            <w:top w:val="none" w:sz="0" w:space="0" w:color="auto"/>
            <w:left w:val="none" w:sz="0" w:space="0" w:color="auto"/>
            <w:bottom w:val="none" w:sz="0" w:space="0" w:color="auto"/>
            <w:right w:val="none" w:sz="0" w:space="0" w:color="auto"/>
          </w:divBdr>
        </w:div>
        <w:div w:id="1045835634">
          <w:marLeft w:val="480"/>
          <w:marRight w:val="0"/>
          <w:marTop w:val="0"/>
          <w:marBottom w:val="0"/>
          <w:divBdr>
            <w:top w:val="none" w:sz="0" w:space="0" w:color="auto"/>
            <w:left w:val="none" w:sz="0" w:space="0" w:color="auto"/>
            <w:bottom w:val="none" w:sz="0" w:space="0" w:color="auto"/>
            <w:right w:val="none" w:sz="0" w:space="0" w:color="auto"/>
          </w:divBdr>
        </w:div>
        <w:div w:id="1057313741">
          <w:marLeft w:val="480"/>
          <w:marRight w:val="0"/>
          <w:marTop w:val="0"/>
          <w:marBottom w:val="0"/>
          <w:divBdr>
            <w:top w:val="none" w:sz="0" w:space="0" w:color="auto"/>
            <w:left w:val="none" w:sz="0" w:space="0" w:color="auto"/>
            <w:bottom w:val="none" w:sz="0" w:space="0" w:color="auto"/>
            <w:right w:val="none" w:sz="0" w:space="0" w:color="auto"/>
          </w:divBdr>
        </w:div>
        <w:div w:id="1111389714">
          <w:marLeft w:val="480"/>
          <w:marRight w:val="0"/>
          <w:marTop w:val="0"/>
          <w:marBottom w:val="0"/>
          <w:divBdr>
            <w:top w:val="none" w:sz="0" w:space="0" w:color="auto"/>
            <w:left w:val="none" w:sz="0" w:space="0" w:color="auto"/>
            <w:bottom w:val="none" w:sz="0" w:space="0" w:color="auto"/>
            <w:right w:val="none" w:sz="0" w:space="0" w:color="auto"/>
          </w:divBdr>
        </w:div>
        <w:div w:id="1262255686">
          <w:marLeft w:val="480"/>
          <w:marRight w:val="0"/>
          <w:marTop w:val="0"/>
          <w:marBottom w:val="0"/>
          <w:divBdr>
            <w:top w:val="none" w:sz="0" w:space="0" w:color="auto"/>
            <w:left w:val="none" w:sz="0" w:space="0" w:color="auto"/>
            <w:bottom w:val="none" w:sz="0" w:space="0" w:color="auto"/>
            <w:right w:val="none" w:sz="0" w:space="0" w:color="auto"/>
          </w:divBdr>
        </w:div>
        <w:div w:id="1358774134">
          <w:marLeft w:val="480"/>
          <w:marRight w:val="0"/>
          <w:marTop w:val="0"/>
          <w:marBottom w:val="0"/>
          <w:divBdr>
            <w:top w:val="none" w:sz="0" w:space="0" w:color="auto"/>
            <w:left w:val="none" w:sz="0" w:space="0" w:color="auto"/>
            <w:bottom w:val="none" w:sz="0" w:space="0" w:color="auto"/>
            <w:right w:val="none" w:sz="0" w:space="0" w:color="auto"/>
          </w:divBdr>
        </w:div>
        <w:div w:id="1389457510">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1530608034">
          <w:marLeft w:val="480"/>
          <w:marRight w:val="0"/>
          <w:marTop w:val="0"/>
          <w:marBottom w:val="0"/>
          <w:divBdr>
            <w:top w:val="none" w:sz="0" w:space="0" w:color="auto"/>
            <w:left w:val="none" w:sz="0" w:space="0" w:color="auto"/>
            <w:bottom w:val="none" w:sz="0" w:space="0" w:color="auto"/>
            <w:right w:val="none" w:sz="0" w:space="0" w:color="auto"/>
          </w:divBdr>
        </w:div>
        <w:div w:id="1530753402">
          <w:marLeft w:val="480"/>
          <w:marRight w:val="0"/>
          <w:marTop w:val="0"/>
          <w:marBottom w:val="0"/>
          <w:divBdr>
            <w:top w:val="none" w:sz="0" w:space="0" w:color="auto"/>
            <w:left w:val="none" w:sz="0" w:space="0" w:color="auto"/>
            <w:bottom w:val="none" w:sz="0" w:space="0" w:color="auto"/>
            <w:right w:val="none" w:sz="0" w:space="0" w:color="auto"/>
          </w:divBdr>
        </w:div>
        <w:div w:id="1535918695">
          <w:marLeft w:val="480"/>
          <w:marRight w:val="0"/>
          <w:marTop w:val="0"/>
          <w:marBottom w:val="0"/>
          <w:divBdr>
            <w:top w:val="none" w:sz="0" w:space="0" w:color="auto"/>
            <w:left w:val="none" w:sz="0" w:space="0" w:color="auto"/>
            <w:bottom w:val="none" w:sz="0" w:space="0" w:color="auto"/>
            <w:right w:val="none" w:sz="0" w:space="0" w:color="auto"/>
          </w:divBdr>
        </w:div>
        <w:div w:id="1587613127">
          <w:marLeft w:val="480"/>
          <w:marRight w:val="0"/>
          <w:marTop w:val="0"/>
          <w:marBottom w:val="0"/>
          <w:divBdr>
            <w:top w:val="none" w:sz="0" w:space="0" w:color="auto"/>
            <w:left w:val="none" w:sz="0" w:space="0" w:color="auto"/>
            <w:bottom w:val="none" w:sz="0" w:space="0" w:color="auto"/>
            <w:right w:val="none" w:sz="0" w:space="0" w:color="auto"/>
          </w:divBdr>
        </w:div>
        <w:div w:id="1627080530">
          <w:marLeft w:val="480"/>
          <w:marRight w:val="0"/>
          <w:marTop w:val="0"/>
          <w:marBottom w:val="0"/>
          <w:divBdr>
            <w:top w:val="none" w:sz="0" w:space="0" w:color="auto"/>
            <w:left w:val="none" w:sz="0" w:space="0" w:color="auto"/>
            <w:bottom w:val="none" w:sz="0" w:space="0" w:color="auto"/>
            <w:right w:val="none" w:sz="0" w:space="0" w:color="auto"/>
          </w:divBdr>
        </w:div>
        <w:div w:id="1645811154">
          <w:marLeft w:val="480"/>
          <w:marRight w:val="0"/>
          <w:marTop w:val="0"/>
          <w:marBottom w:val="0"/>
          <w:divBdr>
            <w:top w:val="none" w:sz="0" w:space="0" w:color="auto"/>
            <w:left w:val="none" w:sz="0" w:space="0" w:color="auto"/>
            <w:bottom w:val="none" w:sz="0" w:space="0" w:color="auto"/>
            <w:right w:val="none" w:sz="0" w:space="0" w:color="auto"/>
          </w:divBdr>
        </w:div>
        <w:div w:id="1670450478">
          <w:marLeft w:val="480"/>
          <w:marRight w:val="0"/>
          <w:marTop w:val="0"/>
          <w:marBottom w:val="0"/>
          <w:divBdr>
            <w:top w:val="none" w:sz="0" w:space="0" w:color="auto"/>
            <w:left w:val="none" w:sz="0" w:space="0" w:color="auto"/>
            <w:bottom w:val="none" w:sz="0" w:space="0" w:color="auto"/>
            <w:right w:val="none" w:sz="0" w:space="0" w:color="auto"/>
          </w:divBdr>
        </w:div>
        <w:div w:id="1675650742">
          <w:marLeft w:val="480"/>
          <w:marRight w:val="0"/>
          <w:marTop w:val="0"/>
          <w:marBottom w:val="0"/>
          <w:divBdr>
            <w:top w:val="none" w:sz="0" w:space="0" w:color="auto"/>
            <w:left w:val="none" w:sz="0" w:space="0" w:color="auto"/>
            <w:bottom w:val="none" w:sz="0" w:space="0" w:color="auto"/>
            <w:right w:val="none" w:sz="0" w:space="0" w:color="auto"/>
          </w:divBdr>
        </w:div>
        <w:div w:id="1711613246">
          <w:marLeft w:val="480"/>
          <w:marRight w:val="0"/>
          <w:marTop w:val="0"/>
          <w:marBottom w:val="0"/>
          <w:divBdr>
            <w:top w:val="none" w:sz="0" w:space="0" w:color="auto"/>
            <w:left w:val="none" w:sz="0" w:space="0" w:color="auto"/>
            <w:bottom w:val="none" w:sz="0" w:space="0" w:color="auto"/>
            <w:right w:val="none" w:sz="0" w:space="0" w:color="auto"/>
          </w:divBdr>
        </w:div>
        <w:div w:id="1755513760">
          <w:marLeft w:val="480"/>
          <w:marRight w:val="0"/>
          <w:marTop w:val="0"/>
          <w:marBottom w:val="0"/>
          <w:divBdr>
            <w:top w:val="none" w:sz="0" w:space="0" w:color="auto"/>
            <w:left w:val="none" w:sz="0" w:space="0" w:color="auto"/>
            <w:bottom w:val="none" w:sz="0" w:space="0" w:color="auto"/>
            <w:right w:val="none" w:sz="0" w:space="0" w:color="auto"/>
          </w:divBdr>
        </w:div>
        <w:div w:id="1758134648">
          <w:marLeft w:val="480"/>
          <w:marRight w:val="0"/>
          <w:marTop w:val="0"/>
          <w:marBottom w:val="0"/>
          <w:divBdr>
            <w:top w:val="none" w:sz="0" w:space="0" w:color="auto"/>
            <w:left w:val="none" w:sz="0" w:space="0" w:color="auto"/>
            <w:bottom w:val="none" w:sz="0" w:space="0" w:color="auto"/>
            <w:right w:val="none" w:sz="0" w:space="0" w:color="auto"/>
          </w:divBdr>
        </w:div>
        <w:div w:id="1767920431">
          <w:marLeft w:val="480"/>
          <w:marRight w:val="0"/>
          <w:marTop w:val="0"/>
          <w:marBottom w:val="0"/>
          <w:divBdr>
            <w:top w:val="none" w:sz="0" w:space="0" w:color="auto"/>
            <w:left w:val="none" w:sz="0" w:space="0" w:color="auto"/>
            <w:bottom w:val="none" w:sz="0" w:space="0" w:color="auto"/>
            <w:right w:val="none" w:sz="0" w:space="0" w:color="auto"/>
          </w:divBdr>
        </w:div>
        <w:div w:id="1782144209">
          <w:marLeft w:val="480"/>
          <w:marRight w:val="0"/>
          <w:marTop w:val="0"/>
          <w:marBottom w:val="0"/>
          <w:divBdr>
            <w:top w:val="none" w:sz="0" w:space="0" w:color="auto"/>
            <w:left w:val="none" w:sz="0" w:space="0" w:color="auto"/>
            <w:bottom w:val="none" w:sz="0" w:space="0" w:color="auto"/>
            <w:right w:val="none" w:sz="0" w:space="0" w:color="auto"/>
          </w:divBdr>
        </w:div>
        <w:div w:id="1807357273">
          <w:marLeft w:val="480"/>
          <w:marRight w:val="0"/>
          <w:marTop w:val="0"/>
          <w:marBottom w:val="0"/>
          <w:divBdr>
            <w:top w:val="none" w:sz="0" w:space="0" w:color="auto"/>
            <w:left w:val="none" w:sz="0" w:space="0" w:color="auto"/>
            <w:bottom w:val="none" w:sz="0" w:space="0" w:color="auto"/>
            <w:right w:val="none" w:sz="0" w:space="0" w:color="auto"/>
          </w:divBdr>
        </w:div>
        <w:div w:id="1835414671">
          <w:marLeft w:val="480"/>
          <w:marRight w:val="0"/>
          <w:marTop w:val="0"/>
          <w:marBottom w:val="0"/>
          <w:divBdr>
            <w:top w:val="none" w:sz="0" w:space="0" w:color="auto"/>
            <w:left w:val="none" w:sz="0" w:space="0" w:color="auto"/>
            <w:bottom w:val="none" w:sz="0" w:space="0" w:color="auto"/>
            <w:right w:val="none" w:sz="0" w:space="0" w:color="auto"/>
          </w:divBdr>
        </w:div>
        <w:div w:id="1843857916">
          <w:marLeft w:val="480"/>
          <w:marRight w:val="0"/>
          <w:marTop w:val="0"/>
          <w:marBottom w:val="0"/>
          <w:divBdr>
            <w:top w:val="none" w:sz="0" w:space="0" w:color="auto"/>
            <w:left w:val="none" w:sz="0" w:space="0" w:color="auto"/>
            <w:bottom w:val="none" w:sz="0" w:space="0" w:color="auto"/>
            <w:right w:val="none" w:sz="0" w:space="0" w:color="auto"/>
          </w:divBdr>
        </w:div>
        <w:div w:id="1894079566">
          <w:marLeft w:val="480"/>
          <w:marRight w:val="0"/>
          <w:marTop w:val="0"/>
          <w:marBottom w:val="0"/>
          <w:divBdr>
            <w:top w:val="none" w:sz="0" w:space="0" w:color="auto"/>
            <w:left w:val="none" w:sz="0" w:space="0" w:color="auto"/>
            <w:bottom w:val="none" w:sz="0" w:space="0" w:color="auto"/>
            <w:right w:val="none" w:sz="0" w:space="0" w:color="auto"/>
          </w:divBdr>
        </w:div>
        <w:div w:id="1936741967">
          <w:marLeft w:val="480"/>
          <w:marRight w:val="0"/>
          <w:marTop w:val="0"/>
          <w:marBottom w:val="0"/>
          <w:divBdr>
            <w:top w:val="none" w:sz="0" w:space="0" w:color="auto"/>
            <w:left w:val="none" w:sz="0" w:space="0" w:color="auto"/>
            <w:bottom w:val="none" w:sz="0" w:space="0" w:color="auto"/>
            <w:right w:val="none" w:sz="0" w:space="0" w:color="auto"/>
          </w:divBdr>
        </w:div>
        <w:div w:id="1942907209">
          <w:marLeft w:val="480"/>
          <w:marRight w:val="0"/>
          <w:marTop w:val="0"/>
          <w:marBottom w:val="0"/>
          <w:divBdr>
            <w:top w:val="none" w:sz="0" w:space="0" w:color="auto"/>
            <w:left w:val="none" w:sz="0" w:space="0" w:color="auto"/>
            <w:bottom w:val="none" w:sz="0" w:space="0" w:color="auto"/>
            <w:right w:val="none" w:sz="0" w:space="0" w:color="auto"/>
          </w:divBdr>
        </w:div>
        <w:div w:id="1993293811">
          <w:marLeft w:val="480"/>
          <w:marRight w:val="0"/>
          <w:marTop w:val="0"/>
          <w:marBottom w:val="0"/>
          <w:divBdr>
            <w:top w:val="none" w:sz="0" w:space="0" w:color="auto"/>
            <w:left w:val="none" w:sz="0" w:space="0" w:color="auto"/>
            <w:bottom w:val="none" w:sz="0" w:space="0" w:color="auto"/>
            <w:right w:val="none" w:sz="0" w:space="0" w:color="auto"/>
          </w:divBdr>
        </w:div>
        <w:div w:id="2064133104">
          <w:marLeft w:val="480"/>
          <w:marRight w:val="0"/>
          <w:marTop w:val="0"/>
          <w:marBottom w:val="0"/>
          <w:divBdr>
            <w:top w:val="none" w:sz="0" w:space="0" w:color="auto"/>
            <w:left w:val="none" w:sz="0" w:space="0" w:color="auto"/>
            <w:bottom w:val="none" w:sz="0" w:space="0" w:color="auto"/>
            <w:right w:val="none" w:sz="0" w:space="0" w:color="auto"/>
          </w:divBdr>
        </w:div>
        <w:div w:id="2064449757">
          <w:marLeft w:val="480"/>
          <w:marRight w:val="0"/>
          <w:marTop w:val="0"/>
          <w:marBottom w:val="0"/>
          <w:divBdr>
            <w:top w:val="none" w:sz="0" w:space="0" w:color="auto"/>
            <w:left w:val="none" w:sz="0" w:space="0" w:color="auto"/>
            <w:bottom w:val="none" w:sz="0" w:space="0" w:color="auto"/>
            <w:right w:val="none" w:sz="0" w:space="0" w:color="auto"/>
          </w:divBdr>
        </w:div>
        <w:div w:id="2080014104">
          <w:marLeft w:val="480"/>
          <w:marRight w:val="0"/>
          <w:marTop w:val="0"/>
          <w:marBottom w:val="0"/>
          <w:divBdr>
            <w:top w:val="none" w:sz="0" w:space="0" w:color="auto"/>
            <w:left w:val="none" w:sz="0" w:space="0" w:color="auto"/>
            <w:bottom w:val="none" w:sz="0" w:space="0" w:color="auto"/>
            <w:right w:val="none" w:sz="0" w:space="0" w:color="auto"/>
          </w:divBdr>
        </w:div>
        <w:div w:id="2086561022">
          <w:marLeft w:val="480"/>
          <w:marRight w:val="0"/>
          <w:marTop w:val="0"/>
          <w:marBottom w:val="0"/>
          <w:divBdr>
            <w:top w:val="none" w:sz="0" w:space="0" w:color="auto"/>
            <w:left w:val="none" w:sz="0" w:space="0" w:color="auto"/>
            <w:bottom w:val="none" w:sz="0" w:space="0" w:color="auto"/>
            <w:right w:val="none" w:sz="0" w:space="0" w:color="auto"/>
          </w:divBdr>
        </w:div>
        <w:div w:id="2094861616">
          <w:marLeft w:val="480"/>
          <w:marRight w:val="0"/>
          <w:marTop w:val="0"/>
          <w:marBottom w:val="0"/>
          <w:divBdr>
            <w:top w:val="none" w:sz="0" w:space="0" w:color="auto"/>
            <w:left w:val="none" w:sz="0" w:space="0" w:color="auto"/>
            <w:bottom w:val="none" w:sz="0" w:space="0" w:color="auto"/>
            <w:right w:val="none" w:sz="0" w:space="0" w:color="auto"/>
          </w:divBdr>
        </w:div>
      </w:divsChild>
    </w:div>
    <w:div w:id="113788680">
      <w:bodyDiv w:val="1"/>
      <w:marLeft w:val="0"/>
      <w:marRight w:val="0"/>
      <w:marTop w:val="0"/>
      <w:marBottom w:val="0"/>
      <w:divBdr>
        <w:top w:val="none" w:sz="0" w:space="0" w:color="auto"/>
        <w:left w:val="none" w:sz="0" w:space="0" w:color="auto"/>
        <w:bottom w:val="none" w:sz="0" w:space="0" w:color="auto"/>
        <w:right w:val="none" w:sz="0" w:space="0" w:color="auto"/>
      </w:divBdr>
      <w:divsChild>
        <w:div w:id="333722984">
          <w:marLeft w:val="480"/>
          <w:marRight w:val="0"/>
          <w:marTop w:val="0"/>
          <w:marBottom w:val="0"/>
          <w:divBdr>
            <w:top w:val="none" w:sz="0" w:space="0" w:color="auto"/>
            <w:left w:val="none" w:sz="0" w:space="0" w:color="auto"/>
            <w:bottom w:val="none" w:sz="0" w:space="0" w:color="auto"/>
            <w:right w:val="none" w:sz="0" w:space="0" w:color="auto"/>
          </w:divBdr>
        </w:div>
        <w:div w:id="1549565874">
          <w:marLeft w:val="480"/>
          <w:marRight w:val="0"/>
          <w:marTop w:val="0"/>
          <w:marBottom w:val="0"/>
          <w:divBdr>
            <w:top w:val="none" w:sz="0" w:space="0" w:color="auto"/>
            <w:left w:val="none" w:sz="0" w:space="0" w:color="auto"/>
            <w:bottom w:val="none" w:sz="0" w:space="0" w:color="auto"/>
            <w:right w:val="none" w:sz="0" w:space="0" w:color="auto"/>
          </w:divBdr>
        </w:div>
        <w:div w:id="2053845825">
          <w:marLeft w:val="480"/>
          <w:marRight w:val="0"/>
          <w:marTop w:val="0"/>
          <w:marBottom w:val="0"/>
          <w:divBdr>
            <w:top w:val="none" w:sz="0" w:space="0" w:color="auto"/>
            <w:left w:val="none" w:sz="0" w:space="0" w:color="auto"/>
            <w:bottom w:val="none" w:sz="0" w:space="0" w:color="auto"/>
            <w:right w:val="none" w:sz="0" w:space="0" w:color="auto"/>
          </w:divBdr>
        </w:div>
        <w:div w:id="1751195849">
          <w:marLeft w:val="480"/>
          <w:marRight w:val="0"/>
          <w:marTop w:val="0"/>
          <w:marBottom w:val="0"/>
          <w:divBdr>
            <w:top w:val="none" w:sz="0" w:space="0" w:color="auto"/>
            <w:left w:val="none" w:sz="0" w:space="0" w:color="auto"/>
            <w:bottom w:val="none" w:sz="0" w:space="0" w:color="auto"/>
            <w:right w:val="none" w:sz="0" w:space="0" w:color="auto"/>
          </w:divBdr>
        </w:div>
        <w:div w:id="1546791740">
          <w:marLeft w:val="480"/>
          <w:marRight w:val="0"/>
          <w:marTop w:val="0"/>
          <w:marBottom w:val="0"/>
          <w:divBdr>
            <w:top w:val="none" w:sz="0" w:space="0" w:color="auto"/>
            <w:left w:val="none" w:sz="0" w:space="0" w:color="auto"/>
            <w:bottom w:val="none" w:sz="0" w:space="0" w:color="auto"/>
            <w:right w:val="none" w:sz="0" w:space="0" w:color="auto"/>
          </w:divBdr>
        </w:div>
        <w:div w:id="1072657838">
          <w:marLeft w:val="480"/>
          <w:marRight w:val="0"/>
          <w:marTop w:val="0"/>
          <w:marBottom w:val="0"/>
          <w:divBdr>
            <w:top w:val="none" w:sz="0" w:space="0" w:color="auto"/>
            <w:left w:val="none" w:sz="0" w:space="0" w:color="auto"/>
            <w:bottom w:val="none" w:sz="0" w:space="0" w:color="auto"/>
            <w:right w:val="none" w:sz="0" w:space="0" w:color="auto"/>
          </w:divBdr>
        </w:div>
        <w:div w:id="829371564">
          <w:marLeft w:val="480"/>
          <w:marRight w:val="0"/>
          <w:marTop w:val="0"/>
          <w:marBottom w:val="0"/>
          <w:divBdr>
            <w:top w:val="none" w:sz="0" w:space="0" w:color="auto"/>
            <w:left w:val="none" w:sz="0" w:space="0" w:color="auto"/>
            <w:bottom w:val="none" w:sz="0" w:space="0" w:color="auto"/>
            <w:right w:val="none" w:sz="0" w:space="0" w:color="auto"/>
          </w:divBdr>
        </w:div>
        <w:div w:id="1042247997">
          <w:marLeft w:val="480"/>
          <w:marRight w:val="0"/>
          <w:marTop w:val="0"/>
          <w:marBottom w:val="0"/>
          <w:divBdr>
            <w:top w:val="none" w:sz="0" w:space="0" w:color="auto"/>
            <w:left w:val="none" w:sz="0" w:space="0" w:color="auto"/>
            <w:bottom w:val="none" w:sz="0" w:space="0" w:color="auto"/>
            <w:right w:val="none" w:sz="0" w:space="0" w:color="auto"/>
          </w:divBdr>
        </w:div>
        <w:div w:id="1597589312">
          <w:marLeft w:val="480"/>
          <w:marRight w:val="0"/>
          <w:marTop w:val="0"/>
          <w:marBottom w:val="0"/>
          <w:divBdr>
            <w:top w:val="none" w:sz="0" w:space="0" w:color="auto"/>
            <w:left w:val="none" w:sz="0" w:space="0" w:color="auto"/>
            <w:bottom w:val="none" w:sz="0" w:space="0" w:color="auto"/>
            <w:right w:val="none" w:sz="0" w:space="0" w:color="auto"/>
          </w:divBdr>
        </w:div>
        <w:div w:id="242641001">
          <w:marLeft w:val="480"/>
          <w:marRight w:val="0"/>
          <w:marTop w:val="0"/>
          <w:marBottom w:val="0"/>
          <w:divBdr>
            <w:top w:val="none" w:sz="0" w:space="0" w:color="auto"/>
            <w:left w:val="none" w:sz="0" w:space="0" w:color="auto"/>
            <w:bottom w:val="none" w:sz="0" w:space="0" w:color="auto"/>
            <w:right w:val="none" w:sz="0" w:space="0" w:color="auto"/>
          </w:divBdr>
        </w:div>
        <w:div w:id="560941971">
          <w:marLeft w:val="480"/>
          <w:marRight w:val="0"/>
          <w:marTop w:val="0"/>
          <w:marBottom w:val="0"/>
          <w:divBdr>
            <w:top w:val="none" w:sz="0" w:space="0" w:color="auto"/>
            <w:left w:val="none" w:sz="0" w:space="0" w:color="auto"/>
            <w:bottom w:val="none" w:sz="0" w:space="0" w:color="auto"/>
            <w:right w:val="none" w:sz="0" w:space="0" w:color="auto"/>
          </w:divBdr>
        </w:div>
        <w:div w:id="1453942670">
          <w:marLeft w:val="480"/>
          <w:marRight w:val="0"/>
          <w:marTop w:val="0"/>
          <w:marBottom w:val="0"/>
          <w:divBdr>
            <w:top w:val="none" w:sz="0" w:space="0" w:color="auto"/>
            <w:left w:val="none" w:sz="0" w:space="0" w:color="auto"/>
            <w:bottom w:val="none" w:sz="0" w:space="0" w:color="auto"/>
            <w:right w:val="none" w:sz="0" w:space="0" w:color="auto"/>
          </w:divBdr>
        </w:div>
        <w:div w:id="1626472817">
          <w:marLeft w:val="480"/>
          <w:marRight w:val="0"/>
          <w:marTop w:val="0"/>
          <w:marBottom w:val="0"/>
          <w:divBdr>
            <w:top w:val="none" w:sz="0" w:space="0" w:color="auto"/>
            <w:left w:val="none" w:sz="0" w:space="0" w:color="auto"/>
            <w:bottom w:val="none" w:sz="0" w:space="0" w:color="auto"/>
            <w:right w:val="none" w:sz="0" w:space="0" w:color="auto"/>
          </w:divBdr>
        </w:div>
        <w:div w:id="1345014023">
          <w:marLeft w:val="480"/>
          <w:marRight w:val="0"/>
          <w:marTop w:val="0"/>
          <w:marBottom w:val="0"/>
          <w:divBdr>
            <w:top w:val="none" w:sz="0" w:space="0" w:color="auto"/>
            <w:left w:val="none" w:sz="0" w:space="0" w:color="auto"/>
            <w:bottom w:val="none" w:sz="0" w:space="0" w:color="auto"/>
            <w:right w:val="none" w:sz="0" w:space="0" w:color="auto"/>
          </w:divBdr>
        </w:div>
        <w:div w:id="787241467">
          <w:marLeft w:val="480"/>
          <w:marRight w:val="0"/>
          <w:marTop w:val="0"/>
          <w:marBottom w:val="0"/>
          <w:divBdr>
            <w:top w:val="none" w:sz="0" w:space="0" w:color="auto"/>
            <w:left w:val="none" w:sz="0" w:space="0" w:color="auto"/>
            <w:bottom w:val="none" w:sz="0" w:space="0" w:color="auto"/>
            <w:right w:val="none" w:sz="0" w:space="0" w:color="auto"/>
          </w:divBdr>
        </w:div>
        <w:div w:id="45879513">
          <w:marLeft w:val="480"/>
          <w:marRight w:val="0"/>
          <w:marTop w:val="0"/>
          <w:marBottom w:val="0"/>
          <w:divBdr>
            <w:top w:val="none" w:sz="0" w:space="0" w:color="auto"/>
            <w:left w:val="none" w:sz="0" w:space="0" w:color="auto"/>
            <w:bottom w:val="none" w:sz="0" w:space="0" w:color="auto"/>
            <w:right w:val="none" w:sz="0" w:space="0" w:color="auto"/>
          </w:divBdr>
        </w:div>
        <w:div w:id="1806848987">
          <w:marLeft w:val="480"/>
          <w:marRight w:val="0"/>
          <w:marTop w:val="0"/>
          <w:marBottom w:val="0"/>
          <w:divBdr>
            <w:top w:val="none" w:sz="0" w:space="0" w:color="auto"/>
            <w:left w:val="none" w:sz="0" w:space="0" w:color="auto"/>
            <w:bottom w:val="none" w:sz="0" w:space="0" w:color="auto"/>
            <w:right w:val="none" w:sz="0" w:space="0" w:color="auto"/>
          </w:divBdr>
        </w:div>
        <w:div w:id="450445148">
          <w:marLeft w:val="480"/>
          <w:marRight w:val="0"/>
          <w:marTop w:val="0"/>
          <w:marBottom w:val="0"/>
          <w:divBdr>
            <w:top w:val="none" w:sz="0" w:space="0" w:color="auto"/>
            <w:left w:val="none" w:sz="0" w:space="0" w:color="auto"/>
            <w:bottom w:val="none" w:sz="0" w:space="0" w:color="auto"/>
            <w:right w:val="none" w:sz="0" w:space="0" w:color="auto"/>
          </w:divBdr>
        </w:div>
        <w:div w:id="1390566785">
          <w:marLeft w:val="480"/>
          <w:marRight w:val="0"/>
          <w:marTop w:val="0"/>
          <w:marBottom w:val="0"/>
          <w:divBdr>
            <w:top w:val="none" w:sz="0" w:space="0" w:color="auto"/>
            <w:left w:val="none" w:sz="0" w:space="0" w:color="auto"/>
            <w:bottom w:val="none" w:sz="0" w:space="0" w:color="auto"/>
            <w:right w:val="none" w:sz="0" w:space="0" w:color="auto"/>
          </w:divBdr>
        </w:div>
        <w:div w:id="1305507969">
          <w:marLeft w:val="480"/>
          <w:marRight w:val="0"/>
          <w:marTop w:val="0"/>
          <w:marBottom w:val="0"/>
          <w:divBdr>
            <w:top w:val="none" w:sz="0" w:space="0" w:color="auto"/>
            <w:left w:val="none" w:sz="0" w:space="0" w:color="auto"/>
            <w:bottom w:val="none" w:sz="0" w:space="0" w:color="auto"/>
            <w:right w:val="none" w:sz="0" w:space="0" w:color="auto"/>
          </w:divBdr>
        </w:div>
        <w:div w:id="440609589">
          <w:marLeft w:val="480"/>
          <w:marRight w:val="0"/>
          <w:marTop w:val="0"/>
          <w:marBottom w:val="0"/>
          <w:divBdr>
            <w:top w:val="none" w:sz="0" w:space="0" w:color="auto"/>
            <w:left w:val="none" w:sz="0" w:space="0" w:color="auto"/>
            <w:bottom w:val="none" w:sz="0" w:space="0" w:color="auto"/>
            <w:right w:val="none" w:sz="0" w:space="0" w:color="auto"/>
          </w:divBdr>
        </w:div>
        <w:div w:id="708258770">
          <w:marLeft w:val="480"/>
          <w:marRight w:val="0"/>
          <w:marTop w:val="0"/>
          <w:marBottom w:val="0"/>
          <w:divBdr>
            <w:top w:val="none" w:sz="0" w:space="0" w:color="auto"/>
            <w:left w:val="none" w:sz="0" w:space="0" w:color="auto"/>
            <w:bottom w:val="none" w:sz="0" w:space="0" w:color="auto"/>
            <w:right w:val="none" w:sz="0" w:space="0" w:color="auto"/>
          </w:divBdr>
        </w:div>
        <w:div w:id="706300024">
          <w:marLeft w:val="480"/>
          <w:marRight w:val="0"/>
          <w:marTop w:val="0"/>
          <w:marBottom w:val="0"/>
          <w:divBdr>
            <w:top w:val="none" w:sz="0" w:space="0" w:color="auto"/>
            <w:left w:val="none" w:sz="0" w:space="0" w:color="auto"/>
            <w:bottom w:val="none" w:sz="0" w:space="0" w:color="auto"/>
            <w:right w:val="none" w:sz="0" w:space="0" w:color="auto"/>
          </w:divBdr>
        </w:div>
        <w:div w:id="789276650">
          <w:marLeft w:val="480"/>
          <w:marRight w:val="0"/>
          <w:marTop w:val="0"/>
          <w:marBottom w:val="0"/>
          <w:divBdr>
            <w:top w:val="none" w:sz="0" w:space="0" w:color="auto"/>
            <w:left w:val="none" w:sz="0" w:space="0" w:color="auto"/>
            <w:bottom w:val="none" w:sz="0" w:space="0" w:color="auto"/>
            <w:right w:val="none" w:sz="0" w:space="0" w:color="auto"/>
          </w:divBdr>
        </w:div>
        <w:div w:id="527989039">
          <w:marLeft w:val="480"/>
          <w:marRight w:val="0"/>
          <w:marTop w:val="0"/>
          <w:marBottom w:val="0"/>
          <w:divBdr>
            <w:top w:val="none" w:sz="0" w:space="0" w:color="auto"/>
            <w:left w:val="none" w:sz="0" w:space="0" w:color="auto"/>
            <w:bottom w:val="none" w:sz="0" w:space="0" w:color="auto"/>
            <w:right w:val="none" w:sz="0" w:space="0" w:color="auto"/>
          </w:divBdr>
        </w:div>
        <w:div w:id="938299166">
          <w:marLeft w:val="480"/>
          <w:marRight w:val="0"/>
          <w:marTop w:val="0"/>
          <w:marBottom w:val="0"/>
          <w:divBdr>
            <w:top w:val="none" w:sz="0" w:space="0" w:color="auto"/>
            <w:left w:val="none" w:sz="0" w:space="0" w:color="auto"/>
            <w:bottom w:val="none" w:sz="0" w:space="0" w:color="auto"/>
            <w:right w:val="none" w:sz="0" w:space="0" w:color="auto"/>
          </w:divBdr>
        </w:div>
        <w:div w:id="1188832032">
          <w:marLeft w:val="480"/>
          <w:marRight w:val="0"/>
          <w:marTop w:val="0"/>
          <w:marBottom w:val="0"/>
          <w:divBdr>
            <w:top w:val="none" w:sz="0" w:space="0" w:color="auto"/>
            <w:left w:val="none" w:sz="0" w:space="0" w:color="auto"/>
            <w:bottom w:val="none" w:sz="0" w:space="0" w:color="auto"/>
            <w:right w:val="none" w:sz="0" w:space="0" w:color="auto"/>
          </w:divBdr>
        </w:div>
        <w:div w:id="515921813">
          <w:marLeft w:val="480"/>
          <w:marRight w:val="0"/>
          <w:marTop w:val="0"/>
          <w:marBottom w:val="0"/>
          <w:divBdr>
            <w:top w:val="none" w:sz="0" w:space="0" w:color="auto"/>
            <w:left w:val="none" w:sz="0" w:space="0" w:color="auto"/>
            <w:bottom w:val="none" w:sz="0" w:space="0" w:color="auto"/>
            <w:right w:val="none" w:sz="0" w:space="0" w:color="auto"/>
          </w:divBdr>
        </w:div>
        <w:div w:id="224919689">
          <w:marLeft w:val="480"/>
          <w:marRight w:val="0"/>
          <w:marTop w:val="0"/>
          <w:marBottom w:val="0"/>
          <w:divBdr>
            <w:top w:val="none" w:sz="0" w:space="0" w:color="auto"/>
            <w:left w:val="none" w:sz="0" w:space="0" w:color="auto"/>
            <w:bottom w:val="none" w:sz="0" w:space="0" w:color="auto"/>
            <w:right w:val="none" w:sz="0" w:space="0" w:color="auto"/>
          </w:divBdr>
        </w:div>
        <w:div w:id="290941733">
          <w:marLeft w:val="480"/>
          <w:marRight w:val="0"/>
          <w:marTop w:val="0"/>
          <w:marBottom w:val="0"/>
          <w:divBdr>
            <w:top w:val="none" w:sz="0" w:space="0" w:color="auto"/>
            <w:left w:val="none" w:sz="0" w:space="0" w:color="auto"/>
            <w:bottom w:val="none" w:sz="0" w:space="0" w:color="auto"/>
            <w:right w:val="none" w:sz="0" w:space="0" w:color="auto"/>
          </w:divBdr>
        </w:div>
        <w:div w:id="523402763">
          <w:marLeft w:val="480"/>
          <w:marRight w:val="0"/>
          <w:marTop w:val="0"/>
          <w:marBottom w:val="0"/>
          <w:divBdr>
            <w:top w:val="none" w:sz="0" w:space="0" w:color="auto"/>
            <w:left w:val="none" w:sz="0" w:space="0" w:color="auto"/>
            <w:bottom w:val="none" w:sz="0" w:space="0" w:color="auto"/>
            <w:right w:val="none" w:sz="0" w:space="0" w:color="auto"/>
          </w:divBdr>
        </w:div>
        <w:div w:id="426730071">
          <w:marLeft w:val="480"/>
          <w:marRight w:val="0"/>
          <w:marTop w:val="0"/>
          <w:marBottom w:val="0"/>
          <w:divBdr>
            <w:top w:val="none" w:sz="0" w:space="0" w:color="auto"/>
            <w:left w:val="none" w:sz="0" w:space="0" w:color="auto"/>
            <w:bottom w:val="none" w:sz="0" w:space="0" w:color="auto"/>
            <w:right w:val="none" w:sz="0" w:space="0" w:color="auto"/>
          </w:divBdr>
        </w:div>
        <w:div w:id="1057360078">
          <w:marLeft w:val="480"/>
          <w:marRight w:val="0"/>
          <w:marTop w:val="0"/>
          <w:marBottom w:val="0"/>
          <w:divBdr>
            <w:top w:val="none" w:sz="0" w:space="0" w:color="auto"/>
            <w:left w:val="none" w:sz="0" w:space="0" w:color="auto"/>
            <w:bottom w:val="none" w:sz="0" w:space="0" w:color="auto"/>
            <w:right w:val="none" w:sz="0" w:space="0" w:color="auto"/>
          </w:divBdr>
        </w:div>
        <w:div w:id="1544907570">
          <w:marLeft w:val="480"/>
          <w:marRight w:val="0"/>
          <w:marTop w:val="0"/>
          <w:marBottom w:val="0"/>
          <w:divBdr>
            <w:top w:val="none" w:sz="0" w:space="0" w:color="auto"/>
            <w:left w:val="none" w:sz="0" w:space="0" w:color="auto"/>
            <w:bottom w:val="none" w:sz="0" w:space="0" w:color="auto"/>
            <w:right w:val="none" w:sz="0" w:space="0" w:color="auto"/>
          </w:divBdr>
        </w:div>
        <w:div w:id="193856688">
          <w:marLeft w:val="480"/>
          <w:marRight w:val="0"/>
          <w:marTop w:val="0"/>
          <w:marBottom w:val="0"/>
          <w:divBdr>
            <w:top w:val="none" w:sz="0" w:space="0" w:color="auto"/>
            <w:left w:val="none" w:sz="0" w:space="0" w:color="auto"/>
            <w:bottom w:val="none" w:sz="0" w:space="0" w:color="auto"/>
            <w:right w:val="none" w:sz="0" w:space="0" w:color="auto"/>
          </w:divBdr>
        </w:div>
        <w:div w:id="1384984070">
          <w:marLeft w:val="480"/>
          <w:marRight w:val="0"/>
          <w:marTop w:val="0"/>
          <w:marBottom w:val="0"/>
          <w:divBdr>
            <w:top w:val="none" w:sz="0" w:space="0" w:color="auto"/>
            <w:left w:val="none" w:sz="0" w:space="0" w:color="auto"/>
            <w:bottom w:val="none" w:sz="0" w:space="0" w:color="auto"/>
            <w:right w:val="none" w:sz="0" w:space="0" w:color="auto"/>
          </w:divBdr>
        </w:div>
        <w:div w:id="1052342488">
          <w:marLeft w:val="480"/>
          <w:marRight w:val="0"/>
          <w:marTop w:val="0"/>
          <w:marBottom w:val="0"/>
          <w:divBdr>
            <w:top w:val="none" w:sz="0" w:space="0" w:color="auto"/>
            <w:left w:val="none" w:sz="0" w:space="0" w:color="auto"/>
            <w:bottom w:val="none" w:sz="0" w:space="0" w:color="auto"/>
            <w:right w:val="none" w:sz="0" w:space="0" w:color="auto"/>
          </w:divBdr>
        </w:div>
        <w:div w:id="713967825">
          <w:marLeft w:val="480"/>
          <w:marRight w:val="0"/>
          <w:marTop w:val="0"/>
          <w:marBottom w:val="0"/>
          <w:divBdr>
            <w:top w:val="none" w:sz="0" w:space="0" w:color="auto"/>
            <w:left w:val="none" w:sz="0" w:space="0" w:color="auto"/>
            <w:bottom w:val="none" w:sz="0" w:space="0" w:color="auto"/>
            <w:right w:val="none" w:sz="0" w:space="0" w:color="auto"/>
          </w:divBdr>
        </w:div>
        <w:div w:id="163205350">
          <w:marLeft w:val="480"/>
          <w:marRight w:val="0"/>
          <w:marTop w:val="0"/>
          <w:marBottom w:val="0"/>
          <w:divBdr>
            <w:top w:val="none" w:sz="0" w:space="0" w:color="auto"/>
            <w:left w:val="none" w:sz="0" w:space="0" w:color="auto"/>
            <w:bottom w:val="none" w:sz="0" w:space="0" w:color="auto"/>
            <w:right w:val="none" w:sz="0" w:space="0" w:color="auto"/>
          </w:divBdr>
        </w:div>
        <w:div w:id="469253563">
          <w:marLeft w:val="480"/>
          <w:marRight w:val="0"/>
          <w:marTop w:val="0"/>
          <w:marBottom w:val="0"/>
          <w:divBdr>
            <w:top w:val="none" w:sz="0" w:space="0" w:color="auto"/>
            <w:left w:val="none" w:sz="0" w:space="0" w:color="auto"/>
            <w:bottom w:val="none" w:sz="0" w:space="0" w:color="auto"/>
            <w:right w:val="none" w:sz="0" w:space="0" w:color="auto"/>
          </w:divBdr>
        </w:div>
        <w:div w:id="1294562149">
          <w:marLeft w:val="480"/>
          <w:marRight w:val="0"/>
          <w:marTop w:val="0"/>
          <w:marBottom w:val="0"/>
          <w:divBdr>
            <w:top w:val="none" w:sz="0" w:space="0" w:color="auto"/>
            <w:left w:val="none" w:sz="0" w:space="0" w:color="auto"/>
            <w:bottom w:val="none" w:sz="0" w:space="0" w:color="auto"/>
            <w:right w:val="none" w:sz="0" w:space="0" w:color="auto"/>
          </w:divBdr>
        </w:div>
        <w:div w:id="320235254">
          <w:marLeft w:val="480"/>
          <w:marRight w:val="0"/>
          <w:marTop w:val="0"/>
          <w:marBottom w:val="0"/>
          <w:divBdr>
            <w:top w:val="none" w:sz="0" w:space="0" w:color="auto"/>
            <w:left w:val="none" w:sz="0" w:space="0" w:color="auto"/>
            <w:bottom w:val="none" w:sz="0" w:space="0" w:color="auto"/>
            <w:right w:val="none" w:sz="0" w:space="0" w:color="auto"/>
          </w:divBdr>
        </w:div>
        <w:div w:id="115376016">
          <w:marLeft w:val="480"/>
          <w:marRight w:val="0"/>
          <w:marTop w:val="0"/>
          <w:marBottom w:val="0"/>
          <w:divBdr>
            <w:top w:val="none" w:sz="0" w:space="0" w:color="auto"/>
            <w:left w:val="none" w:sz="0" w:space="0" w:color="auto"/>
            <w:bottom w:val="none" w:sz="0" w:space="0" w:color="auto"/>
            <w:right w:val="none" w:sz="0" w:space="0" w:color="auto"/>
          </w:divBdr>
        </w:div>
        <w:div w:id="1462579740">
          <w:marLeft w:val="480"/>
          <w:marRight w:val="0"/>
          <w:marTop w:val="0"/>
          <w:marBottom w:val="0"/>
          <w:divBdr>
            <w:top w:val="none" w:sz="0" w:space="0" w:color="auto"/>
            <w:left w:val="none" w:sz="0" w:space="0" w:color="auto"/>
            <w:bottom w:val="none" w:sz="0" w:space="0" w:color="auto"/>
            <w:right w:val="none" w:sz="0" w:space="0" w:color="auto"/>
          </w:divBdr>
        </w:div>
        <w:div w:id="36248173">
          <w:marLeft w:val="480"/>
          <w:marRight w:val="0"/>
          <w:marTop w:val="0"/>
          <w:marBottom w:val="0"/>
          <w:divBdr>
            <w:top w:val="none" w:sz="0" w:space="0" w:color="auto"/>
            <w:left w:val="none" w:sz="0" w:space="0" w:color="auto"/>
            <w:bottom w:val="none" w:sz="0" w:space="0" w:color="auto"/>
            <w:right w:val="none" w:sz="0" w:space="0" w:color="auto"/>
          </w:divBdr>
        </w:div>
        <w:div w:id="1648322635">
          <w:marLeft w:val="480"/>
          <w:marRight w:val="0"/>
          <w:marTop w:val="0"/>
          <w:marBottom w:val="0"/>
          <w:divBdr>
            <w:top w:val="none" w:sz="0" w:space="0" w:color="auto"/>
            <w:left w:val="none" w:sz="0" w:space="0" w:color="auto"/>
            <w:bottom w:val="none" w:sz="0" w:space="0" w:color="auto"/>
            <w:right w:val="none" w:sz="0" w:space="0" w:color="auto"/>
          </w:divBdr>
        </w:div>
        <w:div w:id="458108109">
          <w:marLeft w:val="480"/>
          <w:marRight w:val="0"/>
          <w:marTop w:val="0"/>
          <w:marBottom w:val="0"/>
          <w:divBdr>
            <w:top w:val="none" w:sz="0" w:space="0" w:color="auto"/>
            <w:left w:val="none" w:sz="0" w:space="0" w:color="auto"/>
            <w:bottom w:val="none" w:sz="0" w:space="0" w:color="auto"/>
            <w:right w:val="none" w:sz="0" w:space="0" w:color="auto"/>
          </w:divBdr>
        </w:div>
        <w:div w:id="1241720220">
          <w:marLeft w:val="480"/>
          <w:marRight w:val="0"/>
          <w:marTop w:val="0"/>
          <w:marBottom w:val="0"/>
          <w:divBdr>
            <w:top w:val="none" w:sz="0" w:space="0" w:color="auto"/>
            <w:left w:val="none" w:sz="0" w:space="0" w:color="auto"/>
            <w:bottom w:val="none" w:sz="0" w:space="0" w:color="auto"/>
            <w:right w:val="none" w:sz="0" w:space="0" w:color="auto"/>
          </w:divBdr>
        </w:div>
        <w:div w:id="1558011885">
          <w:marLeft w:val="480"/>
          <w:marRight w:val="0"/>
          <w:marTop w:val="0"/>
          <w:marBottom w:val="0"/>
          <w:divBdr>
            <w:top w:val="none" w:sz="0" w:space="0" w:color="auto"/>
            <w:left w:val="none" w:sz="0" w:space="0" w:color="auto"/>
            <w:bottom w:val="none" w:sz="0" w:space="0" w:color="auto"/>
            <w:right w:val="none" w:sz="0" w:space="0" w:color="auto"/>
          </w:divBdr>
        </w:div>
        <w:div w:id="745231010">
          <w:marLeft w:val="480"/>
          <w:marRight w:val="0"/>
          <w:marTop w:val="0"/>
          <w:marBottom w:val="0"/>
          <w:divBdr>
            <w:top w:val="none" w:sz="0" w:space="0" w:color="auto"/>
            <w:left w:val="none" w:sz="0" w:space="0" w:color="auto"/>
            <w:bottom w:val="none" w:sz="0" w:space="0" w:color="auto"/>
            <w:right w:val="none" w:sz="0" w:space="0" w:color="auto"/>
          </w:divBdr>
        </w:div>
        <w:div w:id="858617111">
          <w:marLeft w:val="480"/>
          <w:marRight w:val="0"/>
          <w:marTop w:val="0"/>
          <w:marBottom w:val="0"/>
          <w:divBdr>
            <w:top w:val="none" w:sz="0" w:space="0" w:color="auto"/>
            <w:left w:val="none" w:sz="0" w:space="0" w:color="auto"/>
            <w:bottom w:val="none" w:sz="0" w:space="0" w:color="auto"/>
            <w:right w:val="none" w:sz="0" w:space="0" w:color="auto"/>
          </w:divBdr>
        </w:div>
        <w:div w:id="324478287">
          <w:marLeft w:val="480"/>
          <w:marRight w:val="0"/>
          <w:marTop w:val="0"/>
          <w:marBottom w:val="0"/>
          <w:divBdr>
            <w:top w:val="none" w:sz="0" w:space="0" w:color="auto"/>
            <w:left w:val="none" w:sz="0" w:space="0" w:color="auto"/>
            <w:bottom w:val="none" w:sz="0" w:space="0" w:color="auto"/>
            <w:right w:val="none" w:sz="0" w:space="0" w:color="auto"/>
          </w:divBdr>
        </w:div>
        <w:div w:id="1352298894">
          <w:marLeft w:val="480"/>
          <w:marRight w:val="0"/>
          <w:marTop w:val="0"/>
          <w:marBottom w:val="0"/>
          <w:divBdr>
            <w:top w:val="none" w:sz="0" w:space="0" w:color="auto"/>
            <w:left w:val="none" w:sz="0" w:space="0" w:color="auto"/>
            <w:bottom w:val="none" w:sz="0" w:space="0" w:color="auto"/>
            <w:right w:val="none" w:sz="0" w:space="0" w:color="auto"/>
          </w:divBdr>
        </w:div>
        <w:div w:id="6951599">
          <w:marLeft w:val="480"/>
          <w:marRight w:val="0"/>
          <w:marTop w:val="0"/>
          <w:marBottom w:val="0"/>
          <w:divBdr>
            <w:top w:val="none" w:sz="0" w:space="0" w:color="auto"/>
            <w:left w:val="none" w:sz="0" w:space="0" w:color="auto"/>
            <w:bottom w:val="none" w:sz="0" w:space="0" w:color="auto"/>
            <w:right w:val="none" w:sz="0" w:space="0" w:color="auto"/>
          </w:divBdr>
        </w:div>
        <w:div w:id="1193349399">
          <w:marLeft w:val="480"/>
          <w:marRight w:val="0"/>
          <w:marTop w:val="0"/>
          <w:marBottom w:val="0"/>
          <w:divBdr>
            <w:top w:val="none" w:sz="0" w:space="0" w:color="auto"/>
            <w:left w:val="none" w:sz="0" w:space="0" w:color="auto"/>
            <w:bottom w:val="none" w:sz="0" w:space="0" w:color="auto"/>
            <w:right w:val="none" w:sz="0" w:space="0" w:color="auto"/>
          </w:divBdr>
        </w:div>
        <w:div w:id="708191317">
          <w:marLeft w:val="480"/>
          <w:marRight w:val="0"/>
          <w:marTop w:val="0"/>
          <w:marBottom w:val="0"/>
          <w:divBdr>
            <w:top w:val="none" w:sz="0" w:space="0" w:color="auto"/>
            <w:left w:val="none" w:sz="0" w:space="0" w:color="auto"/>
            <w:bottom w:val="none" w:sz="0" w:space="0" w:color="auto"/>
            <w:right w:val="none" w:sz="0" w:space="0" w:color="auto"/>
          </w:divBdr>
        </w:div>
        <w:div w:id="1373115451">
          <w:marLeft w:val="480"/>
          <w:marRight w:val="0"/>
          <w:marTop w:val="0"/>
          <w:marBottom w:val="0"/>
          <w:divBdr>
            <w:top w:val="none" w:sz="0" w:space="0" w:color="auto"/>
            <w:left w:val="none" w:sz="0" w:space="0" w:color="auto"/>
            <w:bottom w:val="none" w:sz="0" w:space="0" w:color="auto"/>
            <w:right w:val="none" w:sz="0" w:space="0" w:color="auto"/>
          </w:divBdr>
        </w:div>
        <w:div w:id="513809245">
          <w:marLeft w:val="480"/>
          <w:marRight w:val="0"/>
          <w:marTop w:val="0"/>
          <w:marBottom w:val="0"/>
          <w:divBdr>
            <w:top w:val="none" w:sz="0" w:space="0" w:color="auto"/>
            <w:left w:val="none" w:sz="0" w:space="0" w:color="auto"/>
            <w:bottom w:val="none" w:sz="0" w:space="0" w:color="auto"/>
            <w:right w:val="none" w:sz="0" w:space="0" w:color="auto"/>
          </w:divBdr>
        </w:div>
        <w:div w:id="1455097679">
          <w:marLeft w:val="480"/>
          <w:marRight w:val="0"/>
          <w:marTop w:val="0"/>
          <w:marBottom w:val="0"/>
          <w:divBdr>
            <w:top w:val="none" w:sz="0" w:space="0" w:color="auto"/>
            <w:left w:val="none" w:sz="0" w:space="0" w:color="auto"/>
            <w:bottom w:val="none" w:sz="0" w:space="0" w:color="auto"/>
            <w:right w:val="none" w:sz="0" w:space="0" w:color="auto"/>
          </w:divBdr>
        </w:div>
        <w:div w:id="1507282405">
          <w:marLeft w:val="480"/>
          <w:marRight w:val="0"/>
          <w:marTop w:val="0"/>
          <w:marBottom w:val="0"/>
          <w:divBdr>
            <w:top w:val="none" w:sz="0" w:space="0" w:color="auto"/>
            <w:left w:val="none" w:sz="0" w:space="0" w:color="auto"/>
            <w:bottom w:val="none" w:sz="0" w:space="0" w:color="auto"/>
            <w:right w:val="none" w:sz="0" w:space="0" w:color="auto"/>
          </w:divBdr>
        </w:div>
        <w:div w:id="1704987005">
          <w:marLeft w:val="480"/>
          <w:marRight w:val="0"/>
          <w:marTop w:val="0"/>
          <w:marBottom w:val="0"/>
          <w:divBdr>
            <w:top w:val="none" w:sz="0" w:space="0" w:color="auto"/>
            <w:left w:val="none" w:sz="0" w:space="0" w:color="auto"/>
            <w:bottom w:val="none" w:sz="0" w:space="0" w:color="auto"/>
            <w:right w:val="none" w:sz="0" w:space="0" w:color="auto"/>
          </w:divBdr>
        </w:div>
        <w:div w:id="500511268">
          <w:marLeft w:val="480"/>
          <w:marRight w:val="0"/>
          <w:marTop w:val="0"/>
          <w:marBottom w:val="0"/>
          <w:divBdr>
            <w:top w:val="none" w:sz="0" w:space="0" w:color="auto"/>
            <w:left w:val="none" w:sz="0" w:space="0" w:color="auto"/>
            <w:bottom w:val="none" w:sz="0" w:space="0" w:color="auto"/>
            <w:right w:val="none" w:sz="0" w:space="0" w:color="auto"/>
          </w:divBdr>
        </w:div>
        <w:div w:id="544022085">
          <w:marLeft w:val="480"/>
          <w:marRight w:val="0"/>
          <w:marTop w:val="0"/>
          <w:marBottom w:val="0"/>
          <w:divBdr>
            <w:top w:val="none" w:sz="0" w:space="0" w:color="auto"/>
            <w:left w:val="none" w:sz="0" w:space="0" w:color="auto"/>
            <w:bottom w:val="none" w:sz="0" w:space="0" w:color="auto"/>
            <w:right w:val="none" w:sz="0" w:space="0" w:color="auto"/>
          </w:divBdr>
        </w:div>
        <w:div w:id="1154879036">
          <w:marLeft w:val="480"/>
          <w:marRight w:val="0"/>
          <w:marTop w:val="0"/>
          <w:marBottom w:val="0"/>
          <w:divBdr>
            <w:top w:val="none" w:sz="0" w:space="0" w:color="auto"/>
            <w:left w:val="none" w:sz="0" w:space="0" w:color="auto"/>
            <w:bottom w:val="none" w:sz="0" w:space="0" w:color="auto"/>
            <w:right w:val="none" w:sz="0" w:space="0" w:color="auto"/>
          </w:divBdr>
        </w:div>
        <w:div w:id="757797664">
          <w:marLeft w:val="480"/>
          <w:marRight w:val="0"/>
          <w:marTop w:val="0"/>
          <w:marBottom w:val="0"/>
          <w:divBdr>
            <w:top w:val="none" w:sz="0" w:space="0" w:color="auto"/>
            <w:left w:val="none" w:sz="0" w:space="0" w:color="auto"/>
            <w:bottom w:val="none" w:sz="0" w:space="0" w:color="auto"/>
            <w:right w:val="none" w:sz="0" w:space="0" w:color="auto"/>
          </w:divBdr>
        </w:div>
        <w:div w:id="898321913">
          <w:marLeft w:val="480"/>
          <w:marRight w:val="0"/>
          <w:marTop w:val="0"/>
          <w:marBottom w:val="0"/>
          <w:divBdr>
            <w:top w:val="none" w:sz="0" w:space="0" w:color="auto"/>
            <w:left w:val="none" w:sz="0" w:space="0" w:color="auto"/>
            <w:bottom w:val="none" w:sz="0" w:space="0" w:color="auto"/>
            <w:right w:val="none" w:sz="0" w:space="0" w:color="auto"/>
          </w:divBdr>
        </w:div>
        <w:div w:id="1598057478">
          <w:marLeft w:val="480"/>
          <w:marRight w:val="0"/>
          <w:marTop w:val="0"/>
          <w:marBottom w:val="0"/>
          <w:divBdr>
            <w:top w:val="none" w:sz="0" w:space="0" w:color="auto"/>
            <w:left w:val="none" w:sz="0" w:space="0" w:color="auto"/>
            <w:bottom w:val="none" w:sz="0" w:space="0" w:color="auto"/>
            <w:right w:val="none" w:sz="0" w:space="0" w:color="auto"/>
          </w:divBdr>
        </w:div>
        <w:div w:id="1326788792">
          <w:marLeft w:val="480"/>
          <w:marRight w:val="0"/>
          <w:marTop w:val="0"/>
          <w:marBottom w:val="0"/>
          <w:divBdr>
            <w:top w:val="none" w:sz="0" w:space="0" w:color="auto"/>
            <w:left w:val="none" w:sz="0" w:space="0" w:color="auto"/>
            <w:bottom w:val="none" w:sz="0" w:space="0" w:color="auto"/>
            <w:right w:val="none" w:sz="0" w:space="0" w:color="auto"/>
          </w:divBdr>
        </w:div>
        <w:div w:id="464927743">
          <w:marLeft w:val="480"/>
          <w:marRight w:val="0"/>
          <w:marTop w:val="0"/>
          <w:marBottom w:val="0"/>
          <w:divBdr>
            <w:top w:val="none" w:sz="0" w:space="0" w:color="auto"/>
            <w:left w:val="none" w:sz="0" w:space="0" w:color="auto"/>
            <w:bottom w:val="none" w:sz="0" w:space="0" w:color="auto"/>
            <w:right w:val="none" w:sz="0" w:space="0" w:color="auto"/>
          </w:divBdr>
        </w:div>
        <w:div w:id="787356682">
          <w:marLeft w:val="480"/>
          <w:marRight w:val="0"/>
          <w:marTop w:val="0"/>
          <w:marBottom w:val="0"/>
          <w:divBdr>
            <w:top w:val="none" w:sz="0" w:space="0" w:color="auto"/>
            <w:left w:val="none" w:sz="0" w:space="0" w:color="auto"/>
            <w:bottom w:val="none" w:sz="0" w:space="0" w:color="auto"/>
            <w:right w:val="none" w:sz="0" w:space="0" w:color="auto"/>
          </w:divBdr>
        </w:div>
        <w:div w:id="1120953358">
          <w:marLeft w:val="480"/>
          <w:marRight w:val="0"/>
          <w:marTop w:val="0"/>
          <w:marBottom w:val="0"/>
          <w:divBdr>
            <w:top w:val="none" w:sz="0" w:space="0" w:color="auto"/>
            <w:left w:val="none" w:sz="0" w:space="0" w:color="auto"/>
            <w:bottom w:val="none" w:sz="0" w:space="0" w:color="auto"/>
            <w:right w:val="none" w:sz="0" w:space="0" w:color="auto"/>
          </w:divBdr>
        </w:div>
        <w:div w:id="525604277">
          <w:marLeft w:val="480"/>
          <w:marRight w:val="0"/>
          <w:marTop w:val="0"/>
          <w:marBottom w:val="0"/>
          <w:divBdr>
            <w:top w:val="none" w:sz="0" w:space="0" w:color="auto"/>
            <w:left w:val="none" w:sz="0" w:space="0" w:color="auto"/>
            <w:bottom w:val="none" w:sz="0" w:space="0" w:color="auto"/>
            <w:right w:val="none" w:sz="0" w:space="0" w:color="auto"/>
          </w:divBdr>
        </w:div>
        <w:div w:id="1387483672">
          <w:marLeft w:val="480"/>
          <w:marRight w:val="0"/>
          <w:marTop w:val="0"/>
          <w:marBottom w:val="0"/>
          <w:divBdr>
            <w:top w:val="none" w:sz="0" w:space="0" w:color="auto"/>
            <w:left w:val="none" w:sz="0" w:space="0" w:color="auto"/>
            <w:bottom w:val="none" w:sz="0" w:space="0" w:color="auto"/>
            <w:right w:val="none" w:sz="0" w:space="0" w:color="auto"/>
          </w:divBdr>
        </w:div>
        <w:div w:id="195852257">
          <w:marLeft w:val="480"/>
          <w:marRight w:val="0"/>
          <w:marTop w:val="0"/>
          <w:marBottom w:val="0"/>
          <w:divBdr>
            <w:top w:val="none" w:sz="0" w:space="0" w:color="auto"/>
            <w:left w:val="none" w:sz="0" w:space="0" w:color="auto"/>
            <w:bottom w:val="none" w:sz="0" w:space="0" w:color="auto"/>
            <w:right w:val="none" w:sz="0" w:space="0" w:color="auto"/>
          </w:divBdr>
        </w:div>
        <w:div w:id="308748845">
          <w:marLeft w:val="480"/>
          <w:marRight w:val="0"/>
          <w:marTop w:val="0"/>
          <w:marBottom w:val="0"/>
          <w:divBdr>
            <w:top w:val="none" w:sz="0" w:space="0" w:color="auto"/>
            <w:left w:val="none" w:sz="0" w:space="0" w:color="auto"/>
            <w:bottom w:val="none" w:sz="0" w:space="0" w:color="auto"/>
            <w:right w:val="none" w:sz="0" w:space="0" w:color="auto"/>
          </w:divBdr>
        </w:div>
        <w:div w:id="682973417">
          <w:marLeft w:val="480"/>
          <w:marRight w:val="0"/>
          <w:marTop w:val="0"/>
          <w:marBottom w:val="0"/>
          <w:divBdr>
            <w:top w:val="none" w:sz="0" w:space="0" w:color="auto"/>
            <w:left w:val="none" w:sz="0" w:space="0" w:color="auto"/>
            <w:bottom w:val="none" w:sz="0" w:space="0" w:color="auto"/>
            <w:right w:val="none" w:sz="0" w:space="0" w:color="auto"/>
          </w:divBdr>
        </w:div>
        <w:div w:id="149562712">
          <w:marLeft w:val="480"/>
          <w:marRight w:val="0"/>
          <w:marTop w:val="0"/>
          <w:marBottom w:val="0"/>
          <w:divBdr>
            <w:top w:val="none" w:sz="0" w:space="0" w:color="auto"/>
            <w:left w:val="none" w:sz="0" w:space="0" w:color="auto"/>
            <w:bottom w:val="none" w:sz="0" w:space="0" w:color="auto"/>
            <w:right w:val="none" w:sz="0" w:space="0" w:color="auto"/>
          </w:divBdr>
        </w:div>
        <w:div w:id="1104500260">
          <w:marLeft w:val="480"/>
          <w:marRight w:val="0"/>
          <w:marTop w:val="0"/>
          <w:marBottom w:val="0"/>
          <w:divBdr>
            <w:top w:val="none" w:sz="0" w:space="0" w:color="auto"/>
            <w:left w:val="none" w:sz="0" w:space="0" w:color="auto"/>
            <w:bottom w:val="none" w:sz="0" w:space="0" w:color="auto"/>
            <w:right w:val="none" w:sz="0" w:space="0" w:color="auto"/>
          </w:divBdr>
        </w:div>
        <w:div w:id="1155142831">
          <w:marLeft w:val="480"/>
          <w:marRight w:val="0"/>
          <w:marTop w:val="0"/>
          <w:marBottom w:val="0"/>
          <w:divBdr>
            <w:top w:val="none" w:sz="0" w:space="0" w:color="auto"/>
            <w:left w:val="none" w:sz="0" w:space="0" w:color="auto"/>
            <w:bottom w:val="none" w:sz="0" w:space="0" w:color="auto"/>
            <w:right w:val="none" w:sz="0" w:space="0" w:color="auto"/>
          </w:divBdr>
        </w:div>
        <w:div w:id="323357608">
          <w:marLeft w:val="480"/>
          <w:marRight w:val="0"/>
          <w:marTop w:val="0"/>
          <w:marBottom w:val="0"/>
          <w:divBdr>
            <w:top w:val="none" w:sz="0" w:space="0" w:color="auto"/>
            <w:left w:val="none" w:sz="0" w:space="0" w:color="auto"/>
            <w:bottom w:val="none" w:sz="0" w:space="0" w:color="auto"/>
            <w:right w:val="none" w:sz="0" w:space="0" w:color="auto"/>
          </w:divBdr>
        </w:div>
        <w:div w:id="744451073">
          <w:marLeft w:val="480"/>
          <w:marRight w:val="0"/>
          <w:marTop w:val="0"/>
          <w:marBottom w:val="0"/>
          <w:divBdr>
            <w:top w:val="none" w:sz="0" w:space="0" w:color="auto"/>
            <w:left w:val="none" w:sz="0" w:space="0" w:color="auto"/>
            <w:bottom w:val="none" w:sz="0" w:space="0" w:color="auto"/>
            <w:right w:val="none" w:sz="0" w:space="0" w:color="auto"/>
          </w:divBdr>
        </w:div>
      </w:divsChild>
    </w:div>
    <w:div w:id="115683930">
      <w:bodyDiv w:val="1"/>
      <w:marLeft w:val="0"/>
      <w:marRight w:val="0"/>
      <w:marTop w:val="0"/>
      <w:marBottom w:val="0"/>
      <w:divBdr>
        <w:top w:val="none" w:sz="0" w:space="0" w:color="auto"/>
        <w:left w:val="none" w:sz="0" w:space="0" w:color="auto"/>
        <w:bottom w:val="none" w:sz="0" w:space="0" w:color="auto"/>
        <w:right w:val="none" w:sz="0" w:space="0" w:color="auto"/>
      </w:divBdr>
      <w:divsChild>
        <w:div w:id="75326903">
          <w:marLeft w:val="480"/>
          <w:marRight w:val="0"/>
          <w:marTop w:val="0"/>
          <w:marBottom w:val="0"/>
          <w:divBdr>
            <w:top w:val="none" w:sz="0" w:space="0" w:color="auto"/>
            <w:left w:val="none" w:sz="0" w:space="0" w:color="auto"/>
            <w:bottom w:val="none" w:sz="0" w:space="0" w:color="auto"/>
            <w:right w:val="none" w:sz="0" w:space="0" w:color="auto"/>
          </w:divBdr>
        </w:div>
        <w:div w:id="119422589">
          <w:marLeft w:val="480"/>
          <w:marRight w:val="0"/>
          <w:marTop w:val="0"/>
          <w:marBottom w:val="0"/>
          <w:divBdr>
            <w:top w:val="none" w:sz="0" w:space="0" w:color="auto"/>
            <w:left w:val="none" w:sz="0" w:space="0" w:color="auto"/>
            <w:bottom w:val="none" w:sz="0" w:space="0" w:color="auto"/>
            <w:right w:val="none" w:sz="0" w:space="0" w:color="auto"/>
          </w:divBdr>
        </w:div>
        <w:div w:id="154029862">
          <w:marLeft w:val="480"/>
          <w:marRight w:val="0"/>
          <w:marTop w:val="0"/>
          <w:marBottom w:val="0"/>
          <w:divBdr>
            <w:top w:val="none" w:sz="0" w:space="0" w:color="auto"/>
            <w:left w:val="none" w:sz="0" w:space="0" w:color="auto"/>
            <w:bottom w:val="none" w:sz="0" w:space="0" w:color="auto"/>
            <w:right w:val="none" w:sz="0" w:space="0" w:color="auto"/>
          </w:divBdr>
        </w:div>
        <w:div w:id="160394361">
          <w:marLeft w:val="480"/>
          <w:marRight w:val="0"/>
          <w:marTop w:val="0"/>
          <w:marBottom w:val="0"/>
          <w:divBdr>
            <w:top w:val="none" w:sz="0" w:space="0" w:color="auto"/>
            <w:left w:val="none" w:sz="0" w:space="0" w:color="auto"/>
            <w:bottom w:val="none" w:sz="0" w:space="0" w:color="auto"/>
            <w:right w:val="none" w:sz="0" w:space="0" w:color="auto"/>
          </w:divBdr>
        </w:div>
        <w:div w:id="164977623">
          <w:marLeft w:val="480"/>
          <w:marRight w:val="0"/>
          <w:marTop w:val="0"/>
          <w:marBottom w:val="0"/>
          <w:divBdr>
            <w:top w:val="none" w:sz="0" w:space="0" w:color="auto"/>
            <w:left w:val="none" w:sz="0" w:space="0" w:color="auto"/>
            <w:bottom w:val="none" w:sz="0" w:space="0" w:color="auto"/>
            <w:right w:val="none" w:sz="0" w:space="0" w:color="auto"/>
          </w:divBdr>
        </w:div>
        <w:div w:id="183060054">
          <w:marLeft w:val="480"/>
          <w:marRight w:val="0"/>
          <w:marTop w:val="0"/>
          <w:marBottom w:val="0"/>
          <w:divBdr>
            <w:top w:val="none" w:sz="0" w:space="0" w:color="auto"/>
            <w:left w:val="none" w:sz="0" w:space="0" w:color="auto"/>
            <w:bottom w:val="none" w:sz="0" w:space="0" w:color="auto"/>
            <w:right w:val="none" w:sz="0" w:space="0" w:color="auto"/>
          </w:divBdr>
        </w:div>
        <w:div w:id="189530810">
          <w:marLeft w:val="480"/>
          <w:marRight w:val="0"/>
          <w:marTop w:val="0"/>
          <w:marBottom w:val="0"/>
          <w:divBdr>
            <w:top w:val="none" w:sz="0" w:space="0" w:color="auto"/>
            <w:left w:val="none" w:sz="0" w:space="0" w:color="auto"/>
            <w:bottom w:val="none" w:sz="0" w:space="0" w:color="auto"/>
            <w:right w:val="none" w:sz="0" w:space="0" w:color="auto"/>
          </w:divBdr>
        </w:div>
        <w:div w:id="222569700">
          <w:marLeft w:val="480"/>
          <w:marRight w:val="0"/>
          <w:marTop w:val="0"/>
          <w:marBottom w:val="0"/>
          <w:divBdr>
            <w:top w:val="none" w:sz="0" w:space="0" w:color="auto"/>
            <w:left w:val="none" w:sz="0" w:space="0" w:color="auto"/>
            <w:bottom w:val="none" w:sz="0" w:space="0" w:color="auto"/>
            <w:right w:val="none" w:sz="0" w:space="0" w:color="auto"/>
          </w:divBdr>
        </w:div>
        <w:div w:id="230163018">
          <w:marLeft w:val="480"/>
          <w:marRight w:val="0"/>
          <w:marTop w:val="0"/>
          <w:marBottom w:val="0"/>
          <w:divBdr>
            <w:top w:val="none" w:sz="0" w:space="0" w:color="auto"/>
            <w:left w:val="none" w:sz="0" w:space="0" w:color="auto"/>
            <w:bottom w:val="none" w:sz="0" w:space="0" w:color="auto"/>
            <w:right w:val="none" w:sz="0" w:space="0" w:color="auto"/>
          </w:divBdr>
        </w:div>
        <w:div w:id="237403300">
          <w:marLeft w:val="480"/>
          <w:marRight w:val="0"/>
          <w:marTop w:val="0"/>
          <w:marBottom w:val="0"/>
          <w:divBdr>
            <w:top w:val="none" w:sz="0" w:space="0" w:color="auto"/>
            <w:left w:val="none" w:sz="0" w:space="0" w:color="auto"/>
            <w:bottom w:val="none" w:sz="0" w:space="0" w:color="auto"/>
            <w:right w:val="none" w:sz="0" w:space="0" w:color="auto"/>
          </w:divBdr>
        </w:div>
        <w:div w:id="274292106">
          <w:marLeft w:val="480"/>
          <w:marRight w:val="0"/>
          <w:marTop w:val="0"/>
          <w:marBottom w:val="0"/>
          <w:divBdr>
            <w:top w:val="none" w:sz="0" w:space="0" w:color="auto"/>
            <w:left w:val="none" w:sz="0" w:space="0" w:color="auto"/>
            <w:bottom w:val="none" w:sz="0" w:space="0" w:color="auto"/>
            <w:right w:val="none" w:sz="0" w:space="0" w:color="auto"/>
          </w:divBdr>
        </w:div>
        <w:div w:id="335576361">
          <w:marLeft w:val="480"/>
          <w:marRight w:val="0"/>
          <w:marTop w:val="0"/>
          <w:marBottom w:val="0"/>
          <w:divBdr>
            <w:top w:val="none" w:sz="0" w:space="0" w:color="auto"/>
            <w:left w:val="none" w:sz="0" w:space="0" w:color="auto"/>
            <w:bottom w:val="none" w:sz="0" w:space="0" w:color="auto"/>
            <w:right w:val="none" w:sz="0" w:space="0" w:color="auto"/>
          </w:divBdr>
        </w:div>
        <w:div w:id="339284032">
          <w:marLeft w:val="480"/>
          <w:marRight w:val="0"/>
          <w:marTop w:val="0"/>
          <w:marBottom w:val="0"/>
          <w:divBdr>
            <w:top w:val="none" w:sz="0" w:space="0" w:color="auto"/>
            <w:left w:val="none" w:sz="0" w:space="0" w:color="auto"/>
            <w:bottom w:val="none" w:sz="0" w:space="0" w:color="auto"/>
            <w:right w:val="none" w:sz="0" w:space="0" w:color="auto"/>
          </w:divBdr>
        </w:div>
        <w:div w:id="344482777">
          <w:marLeft w:val="480"/>
          <w:marRight w:val="0"/>
          <w:marTop w:val="0"/>
          <w:marBottom w:val="0"/>
          <w:divBdr>
            <w:top w:val="none" w:sz="0" w:space="0" w:color="auto"/>
            <w:left w:val="none" w:sz="0" w:space="0" w:color="auto"/>
            <w:bottom w:val="none" w:sz="0" w:space="0" w:color="auto"/>
            <w:right w:val="none" w:sz="0" w:space="0" w:color="auto"/>
          </w:divBdr>
        </w:div>
        <w:div w:id="349110418">
          <w:marLeft w:val="480"/>
          <w:marRight w:val="0"/>
          <w:marTop w:val="0"/>
          <w:marBottom w:val="0"/>
          <w:divBdr>
            <w:top w:val="none" w:sz="0" w:space="0" w:color="auto"/>
            <w:left w:val="none" w:sz="0" w:space="0" w:color="auto"/>
            <w:bottom w:val="none" w:sz="0" w:space="0" w:color="auto"/>
            <w:right w:val="none" w:sz="0" w:space="0" w:color="auto"/>
          </w:divBdr>
        </w:div>
        <w:div w:id="390739873">
          <w:marLeft w:val="480"/>
          <w:marRight w:val="0"/>
          <w:marTop w:val="0"/>
          <w:marBottom w:val="0"/>
          <w:divBdr>
            <w:top w:val="none" w:sz="0" w:space="0" w:color="auto"/>
            <w:left w:val="none" w:sz="0" w:space="0" w:color="auto"/>
            <w:bottom w:val="none" w:sz="0" w:space="0" w:color="auto"/>
            <w:right w:val="none" w:sz="0" w:space="0" w:color="auto"/>
          </w:divBdr>
        </w:div>
        <w:div w:id="401951168">
          <w:marLeft w:val="480"/>
          <w:marRight w:val="0"/>
          <w:marTop w:val="0"/>
          <w:marBottom w:val="0"/>
          <w:divBdr>
            <w:top w:val="none" w:sz="0" w:space="0" w:color="auto"/>
            <w:left w:val="none" w:sz="0" w:space="0" w:color="auto"/>
            <w:bottom w:val="none" w:sz="0" w:space="0" w:color="auto"/>
            <w:right w:val="none" w:sz="0" w:space="0" w:color="auto"/>
          </w:divBdr>
        </w:div>
        <w:div w:id="429549803">
          <w:marLeft w:val="480"/>
          <w:marRight w:val="0"/>
          <w:marTop w:val="0"/>
          <w:marBottom w:val="0"/>
          <w:divBdr>
            <w:top w:val="none" w:sz="0" w:space="0" w:color="auto"/>
            <w:left w:val="none" w:sz="0" w:space="0" w:color="auto"/>
            <w:bottom w:val="none" w:sz="0" w:space="0" w:color="auto"/>
            <w:right w:val="none" w:sz="0" w:space="0" w:color="auto"/>
          </w:divBdr>
        </w:div>
        <w:div w:id="436367676">
          <w:marLeft w:val="480"/>
          <w:marRight w:val="0"/>
          <w:marTop w:val="0"/>
          <w:marBottom w:val="0"/>
          <w:divBdr>
            <w:top w:val="none" w:sz="0" w:space="0" w:color="auto"/>
            <w:left w:val="none" w:sz="0" w:space="0" w:color="auto"/>
            <w:bottom w:val="none" w:sz="0" w:space="0" w:color="auto"/>
            <w:right w:val="none" w:sz="0" w:space="0" w:color="auto"/>
          </w:divBdr>
        </w:div>
        <w:div w:id="446629238">
          <w:marLeft w:val="480"/>
          <w:marRight w:val="0"/>
          <w:marTop w:val="0"/>
          <w:marBottom w:val="0"/>
          <w:divBdr>
            <w:top w:val="none" w:sz="0" w:space="0" w:color="auto"/>
            <w:left w:val="none" w:sz="0" w:space="0" w:color="auto"/>
            <w:bottom w:val="none" w:sz="0" w:space="0" w:color="auto"/>
            <w:right w:val="none" w:sz="0" w:space="0" w:color="auto"/>
          </w:divBdr>
        </w:div>
        <w:div w:id="466631991">
          <w:marLeft w:val="480"/>
          <w:marRight w:val="0"/>
          <w:marTop w:val="0"/>
          <w:marBottom w:val="0"/>
          <w:divBdr>
            <w:top w:val="none" w:sz="0" w:space="0" w:color="auto"/>
            <w:left w:val="none" w:sz="0" w:space="0" w:color="auto"/>
            <w:bottom w:val="none" w:sz="0" w:space="0" w:color="auto"/>
            <w:right w:val="none" w:sz="0" w:space="0" w:color="auto"/>
          </w:divBdr>
        </w:div>
        <w:div w:id="471020607">
          <w:marLeft w:val="480"/>
          <w:marRight w:val="0"/>
          <w:marTop w:val="0"/>
          <w:marBottom w:val="0"/>
          <w:divBdr>
            <w:top w:val="none" w:sz="0" w:space="0" w:color="auto"/>
            <w:left w:val="none" w:sz="0" w:space="0" w:color="auto"/>
            <w:bottom w:val="none" w:sz="0" w:space="0" w:color="auto"/>
            <w:right w:val="none" w:sz="0" w:space="0" w:color="auto"/>
          </w:divBdr>
        </w:div>
        <w:div w:id="607584266">
          <w:marLeft w:val="480"/>
          <w:marRight w:val="0"/>
          <w:marTop w:val="0"/>
          <w:marBottom w:val="0"/>
          <w:divBdr>
            <w:top w:val="none" w:sz="0" w:space="0" w:color="auto"/>
            <w:left w:val="none" w:sz="0" w:space="0" w:color="auto"/>
            <w:bottom w:val="none" w:sz="0" w:space="0" w:color="auto"/>
            <w:right w:val="none" w:sz="0" w:space="0" w:color="auto"/>
          </w:divBdr>
        </w:div>
        <w:div w:id="636690485">
          <w:marLeft w:val="480"/>
          <w:marRight w:val="0"/>
          <w:marTop w:val="0"/>
          <w:marBottom w:val="0"/>
          <w:divBdr>
            <w:top w:val="none" w:sz="0" w:space="0" w:color="auto"/>
            <w:left w:val="none" w:sz="0" w:space="0" w:color="auto"/>
            <w:bottom w:val="none" w:sz="0" w:space="0" w:color="auto"/>
            <w:right w:val="none" w:sz="0" w:space="0" w:color="auto"/>
          </w:divBdr>
        </w:div>
        <w:div w:id="644119766">
          <w:marLeft w:val="480"/>
          <w:marRight w:val="0"/>
          <w:marTop w:val="0"/>
          <w:marBottom w:val="0"/>
          <w:divBdr>
            <w:top w:val="none" w:sz="0" w:space="0" w:color="auto"/>
            <w:left w:val="none" w:sz="0" w:space="0" w:color="auto"/>
            <w:bottom w:val="none" w:sz="0" w:space="0" w:color="auto"/>
            <w:right w:val="none" w:sz="0" w:space="0" w:color="auto"/>
          </w:divBdr>
        </w:div>
        <w:div w:id="644315265">
          <w:marLeft w:val="480"/>
          <w:marRight w:val="0"/>
          <w:marTop w:val="0"/>
          <w:marBottom w:val="0"/>
          <w:divBdr>
            <w:top w:val="none" w:sz="0" w:space="0" w:color="auto"/>
            <w:left w:val="none" w:sz="0" w:space="0" w:color="auto"/>
            <w:bottom w:val="none" w:sz="0" w:space="0" w:color="auto"/>
            <w:right w:val="none" w:sz="0" w:space="0" w:color="auto"/>
          </w:divBdr>
        </w:div>
        <w:div w:id="653610705">
          <w:marLeft w:val="480"/>
          <w:marRight w:val="0"/>
          <w:marTop w:val="0"/>
          <w:marBottom w:val="0"/>
          <w:divBdr>
            <w:top w:val="none" w:sz="0" w:space="0" w:color="auto"/>
            <w:left w:val="none" w:sz="0" w:space="0" w:color="auto"/>
            <w:bottom w:val="none" w:sz="0" w:space="0" w:color="auto"/>
            <w:right w:val="none" w:sz="0" w:space="0" w:color="auto"/>
          </w:divBdr>
        </w:div>
        <w:div w:id="672150457">
          <w:marLeft w:val="480"/>
          <w:marRight w:val="0"/>
          <w:marTop w:val="0"/>
          <w:marBottom w:val="0"/>
          <w:divBdr>
            <w:top w:val="none" w:sz="0" w:space="0" w:color="auto"/>
            <w:left w:val="none" w:sz="0" w:space="0" w:color="auto"/>
            <w:bottom w:val="none" w:sz="0" w:space="0" w:color="auto"/>
            <w:right w:val="none" w:sz="0" w:space="0" w:color="auto"/>
          </w:divBdr>
        </w:div>
        <w:div w:id="674113655">
          <w:marLeft w:val="480"/>
          <w:marRight w:val="0"/>
          <w:marTop w:val="0"/>
          <w:marBottom w:val="0"/>
          <w:divBdr>
            <w:top w:val="none" w:sz="0" w:space="0" w:color="auto"/>
            <w:left w:val="none" w:sz="0" w:space="0" w:color="auto"/>
            <w:bottom w:val="none" w:sz="0" w:space="0" w:color="auto"/>
            <w:right w:val="none" w:sz="0" w:space="0" w:color="auto"/>
          </w:divBdr>
        </w:div>
        <w:div w:id="692658733">
          <w:marLeft w:val="480"/>
          <w:marRight w:val="0"/>
          <w:marTop w:val="0"/>
          <w:marBottom w:val="0"/>
          <w:divBdr>
            <w:top w:val="none" w:sz="0" w:space="0" w:color="auto"/>
            <w:left w:val="none" w:sz="0" w:space="0" w:color="auto"/>
            <w:bottom w:val="none" w:sz="0" w:space="0" w:color="auto"/>
            <w:right w:val="none" w:sz="0" w:space="0" w:color="auto"/>
          </w:divBdr>
        </w:div>
        <w:div w:id="719520800">
          <w:marLeft w:val="480"/>
          <w:marRight w:val="0"/>
          <w:marTop w:val="0"/>
          <w:marBottom w:val="0"/>
          <w:divBdr>
            <w:top w:val="none" w:sz="0" w:space="0" w:color="auto"/>
            <w:left w:val="none" w:sz="0" w:space="0" w:color="auto"/>
            <w:bottom w:val="none" w:sz="0" w:space="0" w:color="auto"/>
            <w:right w:val="none" w:sz="0" w:space="0" w:color="auto"/>
          </w:divBdr>
        </w:div>
        <w:div w:id="728646686">
          <w:marLeft w:val="480"/>
          <w:marRight w:val="0"/>
          <w:marTop w:val="0"/>
          <w:marBottom w:val="0"/>
          <w:divBdr>
            <w:top w:val="none" w:sz="0" w:space="0" w:color="auto"/>
            <w:left w:val="none" w:sz="0" w:space="0" w:color="auto"/>
            <w:bottom w:val="none" w:sz="0" w:space="0" w:color="auto"/>
            <w:right w:val="none" w:sz="0" w:space="0" w:color="auto"/>
          </w:divBdr>
        </w:div>
        <w:div w:id="755177850">
          <w:marLeft w:val="480"/>
          <w:marRight w:val="0"/>
          <w:marTop w:val="0"/>
          <w:marBottom w:val="0"/>
          <w:divBdr>
            <w:top w:val="none" w:sz="0" w:space="0" w:color="auto"/>
            <w:left w:val="none" w:sz="0" w:space="0" w:color="auto"/>
            <w:bottom w:val="none" w:sz="0" w:space="0" w:color="auto"/>
            <w:right w:val="none" w:sz="0" w:space="0" w:color="auto"/>
          </w:divBdr>
        </w:div>
        <w:div w:id="774406109">
          <w:marLeft w:val="480"/>
          <w:marRight w:val="0"/>
          <w:marTop w:val="0"/>
          <w:marBottom w:val="0"/>
          <w:divBdr>
            <w:top w:val="none" w:sz="0" w:space="0" w:color="auto"/>
            <w:left w:val="none" w:sz="0" w:space="0" w:color="auto"/>
            <w:bottom w:val="none" w:sz="0" w:space="0" w:color="auto"/>
            <w:right w:val="none" w:sz="0" w:space="0" w:color="auto"/>
          </w:divBdr>
        </w:div>
        <w:div w:id="845248107">
          <w:marLeft w:val="480"/>
          <w:marRight w:val="0"/>
          <w:marTop w:val="0"/>
          <w:marBottom w:val="0"/>
          <w:divBdr>
            <w:top w:val="none" w:sz="0" w:space="0" w:color="auto"/>
            <w:left w:val="none" w:sz="0" w:space="0" w:color="auto"/>
            <w:bottom w:val="none" w:sz="0" w:space="0" w:color="auto"/>
            <w:right w:val="none" w:sz="0" w:space="0" w:color="auto"/>
          </w:divBdr>
        </w:div>
        <w:div w:id="874931040">
          <w:marLeft w:val="480"/>
          <w:marRight w:val="0"/>
          <w:marTop w:val="0"/>
          <w:marBottom w:val="0"/>
          <w:divBdr>
            <w:top w:val="none" w:sz="0" w:space="0" w:color="auto"/>
            <w:left w:val="none" w:sz="0" w:space="0" w:color="auto"/>
            <w:bottom w:val="none" w:sz="0" w:space="0" w:color="auto"/>
            <w:right w:val="none" w:sz="0" w:space="0" w:color="auto"/>
          </w:divBdr>
        </w:div>
        <w:div w:id="960651368">
          <w:marLeft w:val="480"/>
          <w:marRight w:val="0"/>
          <w:marTop w:val="0"/>
          <w:marBottom w:val="0"/>
          <w:divBdr>
            <w:top w:val="none" w:sz="0" w:space="0" w:color="auto"/>
            <w:left w:val="none" w:sz="0" w:space="0" w:color="auto"/>
            <w:bottom w:val="none" w:sz="0" w:space="0" w:color="auto"/>
            <w:right w:val="none" w:sz="0" w:space="0" w:color="auto"/>
          </w:divBdr>
        </w:div>
        <w:div w:id="962930512">
          <w:marLeft w:val="480"/>
          <w:marRight w:val="0"/>
          <w:marTop w:val="0"/>
          <w:marBottom w:val="0"/>
          <w:divBdr>
            <w:top w:val="none" w:sz="0" w:space="0" w:color="auto"/>
            <w:left w:val="none" w:sz="0" w:space="0" w:color="auto"/>
            <w:bottom w:val="none" w:sz="0" w:space="0" w:color="auto"/>
            <w:right w:val="none" w:sz="0" w:space="0" w:color="auto"/>
          </w:divBdr>
        </w:div>
        <w:div w:id="963198508">
          <w:marLeft w:val="480"/>
          <w:marRight w:val="0"/>
          <w:marTop w:val="0"/>
          <w:marBottom w:val="0"/>
          <w:divBdr>
            <w:top w:val="none" w:sz="0" w:space="0" w:color="auto"/>
            <w:left w:val="none" w:sz="0" w:space="0" w:color="auto"/>
            <w:bottom w:val="none" w:sz="0" w:space="0" w:color="auto"/>
            <w:right w:val="none" w:sz="0" w:space="0" w:color="auto"/>
          </w:divBdr>
        </w:div>
        <w:div w:id="998583674">
          <w:marLeft w:val="480"/>
          <w:marRight w:val="0"/>
          <w:marTop w:val="0"/>
          <w:marBottom w:val="0"/>
          <w:divBdr>
            <w:top w:val="none" w:sz="0" w:space="0" w:color="auto"/>
            <w:left w:val="none" w:sz="0" w:space="0" w:color="auto"/>
            <w:bottom w:val="none" w:sz="0" w:space="0" w:color="auto"/>
            <w:right w:val="none" w:sz="0" w:space="0" w:color="auto"/>
          </w:divBdr>
        </w:div>
        <w:div w:id="1052577319">
          <w:marLeft w:val="480"/>
          <w:marRight w:val="0"/>
          <w:marTop w:val="0"/>
          <w:marBottom w:val="0"/>
          <w:divBdr>
            <w:top w:val="none" w:sz="0" w:space="0" w:color="auto"/>
            <w:left w:val="none" w:sz="0" w:space="0" w:color="auto"/>
            <w:bottom w:val="none" w:sz="0" w:space="0" w:color="auto"/>
            <w:right w:val="none" w:sz="0" w:space="0" w:color="auto"/>
          </w:divBdr>
        </w:div>
        <w:div w:id="1062290008">
          <w:marLeft w:val="480"/>
          <w:marRight w:val="0"/>
          <w:marTop w:val="0"/>
          <w:marBottom w:val="0"/>
          <w:divBdr>
            <w:top w:val="none" w:sz="0" w:space="0" w:color="auto"/>
            <w:left w:val="none" w:sz="0" w:space="0" w:color="auto"/>
            <w:bottom w:val="none" w:sz="0" w:space="0" w:color="auto"/>
            <w:right w:val="none" w:sz="0" w:space="0" w:color="auto"/>
          </w:divBdr>
        </w:div>
        <w:div w:id="1066076631">
          <w:marLeft w:val="480"/>
          <w:marRight w:val="0"/>
          <w:marTop w:val="0"/>
          <w:marBottom w:val="0"/>
          <w:divBdr>
            <w:top w:val="none" w:sz="0" w:space="0" w:color="auto"/>
            <w:left w:val="none" w:sz="0" w:space="0" w:color="auto"/>
            <w:bottom w:val="none" w:sz="0" w:space="0" w:color="auto"/>
            <w:right w:val="none" w:sz="0" w:space="0" w:color="auto"/>
          </w:divBdr>
        </w:div>
        <w:div w:id="1086465295">
          <w:marLeft w:val="480"/>
          <w:marRight w:val="0"/>
          <w:marTop w:val="0"/>
          <w:marBottom w:val="0"/>
          <w:divBdr>
            <w:top w:val="none" w:sz="0" w:space="0" w:color="auto"/>
            <w:left w:val="none" w:sz="0" w:space="0" w:color="auto"/>
            <w:bottom w:val="none" w:sz="0" w:space="0" w:color="auto"/>
            <w:right w:val="none" w:sz="0" w:space="0" w:color="auto"/>
          </w:divBdr>
        </w:div>
        <w:div w:id="1101995826">
          <w:marLeft w:val="480"/>
          <w:marRight w:val="0"/>
          <w:marTop w:val="0"/>
          <w:marBottom w:val="0"/>
          <w:divBdr>
            <w:top w:val="none" w:sz="0" w:space="0" w:color="auto"/>
            <w:left w:val="none" w:sz="0" w:space="0" w:color="auto"/>
            <w:bottom w:val="none" w:sz="0" w:space="0" w:color="auto"/>
            <w:right w:val="none" w:sz="0" w:space="0" w:color="auto"/>
          </w:divBdr>
        </w:div>
        <w:div w:id="1110314436">
          <w:marLeft w:val="480"/>
          <w:marRight w:val="0"/>
          <w:marTop w:val="0"/>
          <w:marBottom w:val="0"/>
          <w:divBdr>
            <w:top w:val="none" w:sz="0" w:space="0" w:color="auto"/>
            <w:left w:val="none" w:sz="0" w:space="0" w:color="auto"/>
            <w:bottom w:val="none" w:sz="0" w:space="0" w:color="auto"/>
            <w:right w:val="none" w:sz="0" w:space="0" w:color="auto"/>
          </w:divBdr>
        </w:div>
        <w:div w:id="1206671884">
          <w:marLeft w:val="480"/>
          <w:marRight w:val="0"/>
          <w:marTop w:val="0"/>
          <w:marBottom w:val="0"/>
          <w:divBdr>
            <w:top w:val="none" w:sz="0" w:space="0" w:color="auto"/>
            <w:left w:val="none" w:sz="0" w:space="0" w:color="auto"/>
            <w:bottom w:val="none" w:sz="0" w:space="0" w:color="auto"/>
            <w:right w:val="none" w:sz="0" w:space="0" w:color="auto"/>
          </w:divBdr>
        </w:div>
        <w:div w:id="1313368316">
          <w:marLeft w:val="480"/>
          <w:marRight w:val="0"/>
          <w:marTop w:val="0"/>
          <w:marBottom w:val="0"/>
          <w:divBdr>
            <w:top w:val="none" w:sz="0" w:space="0" w:color="auto"/>
            <w:left w:val="none" w:sz="0" w:space="0" w:color="auto"/>
            <w:bottom w:val="none" w:sz="0" w:space="0" w:color="auto"/>
            <w:right w:val="none" w:sz="0" w:space="0" w:color="auto"/>
          </w:divBdr>
        </w:div>
        <w:div w:id="1323697155">
          <w:marLeft w:val="480"/>
          <w:marRight w:val="0"/>
          <w:marTop w:val="0"/>
          <w:marBottom w:val="0"/>
          <w:divBdr>
            <w:top w:val="none" w:sz="0" w:space="0" w:color="auto"/>
            <w:left w:val="none" w:sz="0" w:space="0" w:color="auto"/>
            <w:bottom w:val="none" w:sz="0" w:space="0" w:color="auto"/>
            <w:right w:val="none" w:sz="0" w:space="0" w:color="auto"/>
          </w:divBdr>
        </w:div>
        <w:div w:id="1339890517">
          <w:marLeft w:val="480"/>
          <w:marRight w:val="0"/>
          <w:marTop w:val="0"/>
          <w:marBottom w:val="0"/>
          <w:divBdr>
            <w:top w:val="none" w:sz="0" w:space="0" w:color="auto"/>
            <w:left w:val="none" w:sz="0" w:space="0" w:color="auto"/>
            <w:bottom w:val="none" w:sz="0" w:space="0" w:color="auto"/>
            <w:right w:val="none" w:sz="0" w:space="0" w:color="auto"/>
          </w:divBdr>
        </w:div>
        <w:div w:id="1344891582">
          <w:marLeft w:val="480"/>
          <w:marRight w:val="0"/>
          <w:marTop w:val="0"/>
          <w:marBottom w:val="0"/>
          <w:divBdr>
            <w:top w:val="none" w:sz="0" w:space="0" w:color="auto"/>
            <w:left w:val="none" w:sz="0" w:space="0" w:color="auto"/>
            <w:bottom w:val="none" w:sz="0" w:space="0" w:color="auto"/>
            <w:right w:val="none" w:sz="0" w:space="0" w:color="auto"/>
          </w:divBdr>
        </w:div>
        <w:div w:id="1350259286">
          <w:marLeft w:val="480"/>
          <w:marRight w:val="0"/>
          <w:marTop w:val="0"/>
          <w:marBottom w:val="0"/>
          <w:divBdr>
            <w:top w:val="none" w:sz="0" w:space="0" w:color="auto"/>
            <w:left w:val="none" w:sz="0" w:space="0" w:color="auto"/>
            <w:bottom w:val="none" w:sz="0" w:space="0" w:color="auto"/>
            <w:right w:val="none" w:sz="0" w:space="0" w:color="auto"/>
          </w:divBdr>
        </w:div>
        <w:div w:id="1360470656">
          <w:marLeft w:val="480"/>
          <w:marRight w:val="0"/>
          <w:marTop w:val="0"/>
          <w:marBottom w:val="0"/>
          <w:divBdr>
            <w:top w:val="none" w:sz="0" w:space="0" w:color="auto"/>
            <w:left w:val="none" w:sz="0" w:space="0" w:color="auto"/>
            <w:bottom w:val="none" w:sz="0" w:space="0" w:color="auto"/>
            <w:right w:val="none" w:sz="0" w:space="0" w:color="auto"/>
          </w:divBdr>
        </w:div>
        <w:div w:id="1373115526">
          <w:marLeft w:val="480"/>
          <w:marRight w:val="0"/>
          <w:marTop w:val="0"/>
          <w:marBottom w:val="0"/>
          <w:divBdr>
            <w:top w:val="none" w:sz="0" w:space="0" w:color="auto"/>
            <w:left w:val="none" w:sz="0" w:space="0" w:color="auto"/>
            <w:bottom w:val="none" w:sz="0" w:space="0" w:color="auto"/>
            <w:right w:val="none" w:sz="0" w:space="0" w:color="auto"/>
          </w:divBdr>
        </w:div>
        <w:div w:id="1376812953">
          <w:marLeft w:val="480"/>
          <w:marRight w:val="0"/>
          <w:marTop w:val="0"/>
          <w:marBottom w:val="0"/>
          <w:divBdr>
            <w:top w:val="none" w:sz="0" w:space="0" w:color="auto"/>
            <w:left w:val="none" w:sz="0" w:space="0" w:color="auto"/>
            <w:bottom w:val="none" w:sz="0" w:space="0" w:color="auto"/>
            <w:right w:val="none" w:sz="0" w:space="0" w:color="auto"/>
          </w:divBdr>
        </w:div>
        <w:div w:id="1383097977">
          <w:marLeft w:val="480"/>
          <w:marRight w:val="0"/>
          <w:marTop w:val="0"/>
          <w:marBottom w:val="0"/>
          <w:divBdr>
            <w:top w:val="none" w:sz="0" w:space="0" w:color="auto"/>
            <w:left w:val="none" w:sz="0" w:space="0" w:color="auto"/>
            <w:bottom w:val="none" w:sz="0" w:space="0" w:color="auto"/>
            <w:right w:val="none" w:sz="0" w:space="0" w:color="auto"/>
          </w:divBdr>
        </w:div>
        <w:div w:id="1414544489">
          <w:marLeft w:val="480"/>
          <w:marRight w:val="0"/>
          <w:marTop w:val="0"/>
          <w:marBottom w:val="0"/>
          <w:divBdr>
            <w:top w:val="none" w:sz="0" w:space="0" w:color="auto"/>
            <w:left w:val="none" w:sz="0" w:space="0" w:color="auto"/>
            <w:bottom w:val="none" w:sz="0" w:space="0" w:color="auto"/>
            <w:right w:val="none" w:sz="0" w:space="0" w:color="auto"/>
          </w:divBdr>
        </w:div>
        <w:div w:id="1441607193">
          <w:marLeft w:val="480"/>
          <w:marRight w:val="0"/>
          <w:marTop w:val="0"/>
          <w:marBottom w:val="0"/>
          <w:divBdr>
            <w:top w:val="none" w:sz="0" w:space="0" w:color="auto"/>
            <w:left w:val="none" w:sz="0" w:space="0" w:color="auto"/>
            <w:bottom w:val="none" w:sz="0" w:space="0" w:color="auto"/>
            <w:right w:val="none" w:sz="0" w:space="0" w:color="auto"/>
          </w:divBdr>
        </w:div>
        <w:div w:id="1475681037">
          <w:marLeft w:val="480"/>
          <w:marRight w:val="0"/>
          <w:marTop w:val="0"/>
          <w:marBottom w:val="0"/>
          <w:divBdr>
            <w:top w:val="none" w:sz="0" w:space="0" w:color="auto"/>
            <w:left w:val="none" w:sz="0" w:space="0" w:color="auto"/>
            <w:bottom w:val="none" w:sz="0" w:space="0" w:color="auto"/>
            <w:right w:val="none" w:sz="0" w:space="0" w:color="auto"/>
          </w:divBdr>
        </w:div>
        <w:div w:id="1517186025">
          <w:marLeft w:val="480"/>
          <w:marRight w:val="0"/>
          <w:marTop w:val="0"/>
          <w:marBottom w:val="0"/>
          <w:divBdr>
            <w:top w:val="none" w:sz="0" w:space="0" w:color="auto"/>
            <w:left w:val="none" w:sz="0" w:space="0" w:color="auto"/>
            <w:bottom w:val="none" w:sz="0" w:space="0" w:color="auto"/>
            <w:right w:val="none" w:sz="0" w:space="0" w:color="auto"/>
          </w:divBdr>
        </w:div>
        <w:div w:id="1545823156">
          <w:marLeft w:val="480"/>
          <w:marRight w:val="0"/>
          <w:marTop w:val="0"/>
          <w:marBottom w:val="0"/>
          <w:divBdr>
            <w:top w:val="none" w:sz="0" w:space="0" w:color="auto"/>
            <w:left w:val="none" w:sz="0" w:space="0" w:color="auto"/>
            <w:bottom w:val="none" w:sz="0" w:space="0" w:color="auto"/>
            <w:right w:val="none" w:sz="0" w:space="0" w:color="auto"/>
          </w:divBdr>
        </w:div>
        <w:div w:id="1650667339">
          <w:marLeft w:val="480"/>
          <w:marRight w:val="0"/>
          <w:marTop w:val="0"/>
          <w:marBottom w:val="0"/>
          <w:divBdr>
            <w:top w:val="none" w:sz="0" w:space="0" w:color="auto"/>
            <w:left w:val="none" w:sz="0" w:space="0" w:color="auto"/>
            <w:bottom w:val="none" w:sz="0" w:space="0" w:color="auto"/>
            <w:right w:val="none" w:sz="0" w:space="0" w:color="auto"/>
          </w:divBdr>
        </w:div>
        <w:div w:id="1696804459">
          <w:marLeft w:val="480"/>
          <w:marRight w:val="0"/>
          <w:marTop w:val="0"/>
          <w:marBottom w:val="0"/>
          <w:divBdr>
            <w:top w:val="none" w:sz="0" w:space="0" w:color="auto"/>
            <w:left w:val="none" w:sz="0" w:space="0" w:color="auto"/>
            <w:bottom w:val="none" w:sz="0" w:space="0" w:color="auto"/>
            <w:right w:val="none" w:sz="0" w:space="0" w:color="auto"/>
          </w:divBdr>
        </w:div>
        <w:div w:id="1722440057">
          <w:marLeft w:val="480"/>
          <w:marRight w:val="0"/>
          <w:marTop w:val="0"/>
          <w:marBottom w:val="0"/>
          <w:divBdr>
            <w:top w:val="none" w:sz="0" w:space="0" w:color="auto"/>
            <w:left w:val="none" w:sz="0" w:space="0" w:color="auto"/>
            <w:bottom w:val="none" w:sz="0" w:space="0" w:color="auto"/>
            <w:right w:val="none" w:sz="0" w:space="0" w:color="auto"/>
          </w:divBdr>
        </w:div>
        <w:div w:id="1738672556">
          <w:marLeft w:val="480"/>
          <w:marRight w:val="0"/>
          <w:marTop w:val="0"/>
          <w:marBottom w:val="0"/>
          <w:divBdr>
            <w:top w:val="none" w:sz="0" w:space="0" w:color="auto"/>
            <w:left w:val="none" w:sz="0" w:space="0" w:color="auto"/>
            <w:bottom w:val="none" w:sz="0" w:space="0" w:color="auto"/>
            <w:right w:val="none" w:sz="0" w:space="0" w:color="auto"/>
          </w:divBdr>
        </w:div>
        <w:div w:id="1771193503">
          <w:marLeft w:val="480"/>
          <w:marRight w:val="0"/>
          <w:marTop w:val="0"/>
          <w:marBottom w:val="0"/>
          <w:divBdr>
            <w:top w:val="none" w:sz="0" w:space="0" w:color="auto"/>
            <w:left w:val="none" w:sz="0" w:space="0" w:color="auto"/>
            <w:bottom w:val="none" w:sz="0" w:space="0" w:color="auto"/>
            <w:right w:val="none" w:sz="0" w:space="0" w:color="auto"/>
          </w:divBdr>
        </w:div>
        <w:div w:id="1778286213">
          <w:marLeft w:val="480"/>
          <w:marRight w:val="0"/>
          <w:marTop w:val="0"/>
          <w:marBottom w:val="0"/>
          <w:divBdr>
            <w:top w:val="none" w:sz="0" w:space="0" w:color="auto"/>
            <w:left w:val="none" w:sz="0" w:space="0" w:color="auto"/>
            <w:bottom w:val="none" w:sz="0" w:space="0" w:color="auto"/>
            <w:right w:val="none" w:sz="0" w:space="0" w:color="auto"/>
          </w:divBdr>
        </w:div>
        <w:div w:id="1789667511">
          <w:marLeft w:val="480"/>
          <w:marRight w:val="0"/>
          <w:marTop w:val="0"/>
          <w:marBottom w:val="0"/>
          <w:divBdr>
            <w:top w:val="none" w:sz="0" w:space="0" w:color="auto"/>
            <w:left w:val="none" w:sz="0" w:space="0" w:color="auto"/>
            <w:bottom w:val="none" w:sz="0" w:space="0" w:color="auto"/>
            <w:right w:val="none" w:sz="0" w:space="0" w:color="auto"/>
          </w:divBdr>
        </w:div>
        <w:div w:id="1894122384">
          <w:marLeft w:val="480"/>
          <w:marRight w:val="0"/>
          <w:marTop w:val="0"/>
          <w:marBottom w:val="0"/>
          <w:divBdr>
            <w:top w:val="none" w:sz="0" w:space="0" w:color="auto"/>
            <w:left w:val="none" w:sz="0" w:space="0" w:color="auto"/>
            <w:bottom w:val="none" w:sz="0" w:space="0" w:color="auto"/>
            <w:right w:val="none" w:sz="0" w:space="0" w:color="auto"/>
          </w:divBdr>
        </w:div>
        <w:div w:id="1915161449">
          <w:marLeft w:val="480"/>
          <w:marRight w:val="0"/>
          <w:marTop w:val="0"/>
          <w:marBottom w:val="0"/>
          <w:divBdr>
            <w:top w:val="none" w:sz="0" w:space="0" w:color="auto"/>
            <w:left w:val="none" w:sz="0" w:space="0" w:color="auto"/>
            <w:bottom w:val="none" w:sz="0" w:space="0" w:color="auto"/>
            <w:right w:val="none" w:sz="0" w:space="0" w:color="auto"/>
          </w:divBdr>
        </w:div>
        <w:div w:id="1929344826">
          <w:marLeft w:val="480"/>
          <w:marRight w:val="0"/>
          <w:marTop w:val="0"/>
          <w:marBottom w:val="0"/>
          <w:divBdr>
            <w:top w:val="none" w:sz="0" w:space="0" w:color="auto"/>
            <w:left w:val="none" w:sz="0" w:space="0" w:color="auto"/>
            <w:bottom w:val="none" w:sz="0" w:space="0" w:color="auto"/>
            <w:right w:val="none" w:sz="0" w:space="0" w:color="auto"/>
          </w:divBdr>
        </w:div>
        <w:div w:id="1956712514">
          <w:marLeft w:val="480"/>
          <w:marRight w:val="0"/>
          <w:marTop w:val="0"/>
          <w:marBottom w:val="0"/>
          <w:divBdr>
            <w:top w:val="none" w:sz="0" w:space="0" w:color="auto"/>
            <w:left w:val="none" w:sz="0" w:space="0" w:color="auto"/>
            <w:bottom w:val="none" w:sz="0" w:space="0" w:color="auto"/>
            <w:right w:val="none" w:sz="0" w:space="0" w:color="auto"/>
          </w:divBdr>
        </w:div>
        <w:div w:id="2009018256">
          <w:marLeft w:val="480"/>
          <w:marRight w:val="0"/>
          <w:marTop w:val="0"/>
          <w:marBottom w:val="0"/>
          <w:divBdr>
            <w:top w:val="none" w:sz="0" w:space="0" w:color="auto"/>
            <w:left w:val="none" w:sz="0" w:space="0" w:color="auto"/>
            <w:bottom w:val="none" w:sz="0" w:space="0" w:color="auto"/>
            <w:right w:val="none" w:sz="0" w:space="0" w:color="auto"/>
          </w:divBdr>
        </w:div>
        <w:div w:id="2010480335">
          <w:marLeft w:val="480"/>
          <w:marRight w:val="0"/>
          <w:marTop w:val="0"/>
          <w:marBottom w:val="0"/>
          <w:divBdr>
            <w:top w:val="none" w:sz="0" w:space="0" w:color="auto"/>
            <w:left w:val="none" w:sz="0" w:space="0" w:color="auto"/>
            <w:bottom w:val="none" w:sz="0" w:space="0" w:color="auto"/>
            <w:right w:val="none" w:sz="0" w:space="0" w:color="auto"/>
          </w:divBdr>
        </w:div>
        <w:div w:id="2023240395">
          <w:marLeft w:val="480"/>
          <w:marRight w:val="0"/>
          <w:marTop w:val="0"/>
          <w:marBottom w:val="0"/>
          <w:divBdr>
            <w:top w:val="none" w:sz="0" w:space="0" w:color="auto"/>
            <w:left w:val="none" w:sz="0" w:space="0" w:color="auto"/>
            <w:bottom w:val="none" w:sz="0" w:space="0" w:color="auto"/>
            <w:right w:val="none" w:sz="0" w:space="0" w:color="auto"/>
          </w:divBdr>
        </w:div>
        <w:div w:id="2050107118">
          <w:marLeft w:val="480"/>
          <w:marRight w:val="0"/>
          <w:marTop w:val="0"/>
          <w:marBottom w:val="0"/>
          <w:divBdr>
            <w:top w:val="none" w:sz="0" w:space="0" w:color="auto"/>
            <w:left w:val="none" w:sz="0" w:space="0" w:color="auto"/>
            <w:bottom w:val="none" w:sz="0" w:space="0" w:color="auto"/>
            <w:right w:val="none" w:sz="0" w:space="0" w:color="auto"/>
          </w:divBdr>
        </w:div>
        <w:div w:id="2083214353">
          <w:marLeft w:val="480"/>
          <w:marRight w:val="0"/>
          <w:marTop w:val="0"/>
          <w:marBottom w:val="0"/>
          <w:divBdr>
            <w:top w:val="none" w:sz="0" w:space="0" w:color="auto"/>
            <w:left w:val="none" w:sz="0" w:space="0" w:color="auto"/>
            <w:bottom w:val="none" w:sz="0" w:space="0" w:color="auto"/>
            <w:right w:val="none" w:sz="0" w:space="0" w:color="auto"/>
          </w:divBdr>
        </w:div>
        <w:div w:id="2114087048">
          <w:marLeft w:val="480"/>
          <w:marRight w:val="0"/>
          <w:marTop w:val="0"/>
          <w:marBottom w:val="0"/>
          <w:divBdr>
            <w:top w:val="none" w:sz="0" w:space="0" w:color="auto"/>
            <w:left w:val="none" w:sz="0" w:space="0" w:color="auto"/>
            <w:bottom w:val="none" w:sz="0" w:space="0" w:color="auto"/>
            <w:right w:val="none" w:sz="0" w:space="0" w:color="auto"/>
          </w:divBdr>
        </w:div>
      </w:divsChild>
    </w:div>
    <w:div w:id="116534957">
      <w:bodyDiv w:val="1"/>
      <w:marLeft w:val="0"/>
      <w:marRight w:val="0"/>
      <w:marTop w:val="0"/>
      <w:marBottom w:val="0"/>
      <w:divBdr>
        <w:top w:val="none" w:sz="0" w:space="0" w:color="auto"/>
        <w:left w:val="none" w:sz="0" w:space="0" w:color="auto"/>
        <w:bottom w:val="none" w:sz="0" w:space="0" w:color="auto"/>
        <w:right w:val="none" w:sz="0" w:space="0" w:color="auto"/>
      </w:divBdr>
      <w:divsChild>
        <w:div w:id="3170391">
          <w:marLeft w:val="480"/>
          <w:marRight w:val="0"/>
          <w:marTop w:val="0"/>
          <w:marBottom w:val="0"/>
          <w:divBdr>
            <w:top w:val="none" w:sz="0" w:space="0" w:color="auto"/>
            <w:left w:val="none" w:sz="0" w:space="0" w:color="auto"/>
            <w:bottom w:val="none" w:sz="0" w:space="0" w:color="auto"/>
            <w:right w:val="none" w:sz="0" w:space="0" w:color="auto"/>
          </w:divBdr>
        </w:div>
        <w:div w:id="17856394">
          <w:marLeft w:val="480"/>
          <w:marRight w:val="0"/>
          <w:marTop w:val="0"/>
          <w:marBottom w:val="0"/>
          <w:divBdr>
            <w:top w:val="none" w:sz="0" w:space="0" w:color="auto"/>
            <w:left w:val="none" w:sz="0" w:space="0" w:color="auto"/>
            <w:bottom w:val="none" w:sz="0" w:space="0" w:color="auto"/>
            <w:right w:val="none" w:sz="0" w:space="0" w:color="auto"/>
          </w:divBdr>
        </w:div>
        <w:div w:id="48188394">
          <w:marLeft w:val="480"/>
          <w:marRight w:val="0"/>
          <w:marTop w:val="0"/>
          <w:marBottom w:val="0"/>
          <w:divBdr>
            <w:top w:val="none" w:sz="0" w:space="0" w:color="auto"/>
            <w:left w:val="none" w:sz="0" w:space="0" w:color="auto"/>
            <w:bottom w:val="none" w:sz="0" w:space="0" w:color="auto"/>
            <w:right w:val="none" w:sz="0" w:space="0" w:color="auto"/>
          </w:divBdr>
        </w:div>
        <w:div w:id="73089219">
          <w:marLeft w:val="480"/>
          <w:marRight w:val="0"/>
          <w:marTop w:val="0"/>
          <w:marBottom w:val="0"/>
          <w:divBdr>
            <w:top w:val="none" w:sz="0" w:space="0" w:color="auto"/>
            <w:left w:val="none" w:sz="0" w:space="0" w:color="auto"/>
            <w:bottom w:val="none" w:sz="0" w:space="0" w:color="auto"/>
            <w:right w:val="none" w:sz="0" w:space="0" w:color="auto"/>
          </w:divBdr>
        </w:div>
        <w:div w:id="95297557">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16530239">
          <w:marLeft w:val="480"/>
          <w:marRight w:val="0"/>
          <w:marTop w:val="0"/>
          <w:marBottom w:val="0"/>
          <w:divBdr>
            <w:top w:val="none" w:sz="0" w:space="0" w:color="auto"/>
            <w:left w:val="none" w:sz="0" w:space="0" w:color="auto"/>
            <w:bottom w:val="none" w:sz="0" w:space="0" w:color="auto"/>
            <w:right w:val="none" w:sz="0" w:space="0" w:color="auto"/>
          </w:divBdr>
        </w:div>
        <w:div w:id="127554836">
          <w:marLeft w:val="480"/>
          <w:marRight w:val="0"/>
          <w:marTop w:val="0"/>
          <w:marBottom w:val="0"/>
          <w:divBdr>
            <w:top w:val="none" w:sz="0" w:space="0" w:color="auto"/>
            <w:left w:val="none" w:sz="0" w:space="0" w:color="auto"/>
            <w:bottom w:val="none" w:sz="0" w:space="0" w:color="auto"/>
            <w:right w:val="none" w:sz="0" w:space="0" w:color="auto"/>
          </w:divBdr>
        </w:div>
        <w:div w:id="145630364">
          <w:marLeft w:val="480"/>
          <w:marRight w:val="0"/>
          <w:marTop w:val="0"/>
          <w:marBottom w:val="0"/>
          <w:divBdr>
            <w:top w:val="none" w:sz="0" w:space="0" w:color="auto"/>
            <w:left w:val="none" w:sz="0" w:space="0" w:color="auto"/>
            <w:bottom w:val="none" w:sz="0" w:space="0" w:color="auto"/>
            <w:right w:val="none" w:sz="0" w:space="0" w:color="auto"/>
          </w:divBdr>
        </w:div>
        <w:div w:id="157775571">
          <w:marLeft w:val="480"/>
          <w:marRight w:val="0"/>
          <w:marTop w:val="0"/>
          <w:marBottom w:val="0"/>
          <w:divBdr>
            <w:top w:val="none" w:sz="0" w:space="0" w:color="auto"/>
            <w:left w:val="none" w:sz="0" w:space="0" w:color="auto"/>
            <w:bottom w:val="none" w:sz="0" w:space="0" w:color="auto"/>
            <w:right w:val="none" w:sz="0" w:space="0" w:color="auto"/>
          </w:divBdr>
        </w:div>
        <w:div w:id="158692757">
          <w:marLeft w:val="480"/>
          <w:marRight w:val="0"/>
          <w:marTop w:val="0"/>
          <w:marBottom w:val="0"/>
          <w:divBdr>
            <w:top w:val="none" w:sz="0" w:space="0" w:color="auto"/>
            <w:left w:val="none" w:sz="0" w:space="0" w:color="auto"/>
            <w:bottom w:val="none" w:sz="0" w:space="0" w:color="auto"/>
            <w:right w:val="none" w:sz="0" w:space="0" w:color="auto"/>
          </w:divBdr>
        </w:div>
        <w:div w:id="204755615">
          <w:marLeft w:val="480"/>
          <w:marRight w:val="0"/>
          <w:marTop w:val="0"/>
          <w:marBottom w:val="0"/>
          <w:divBdr>
            <w:top w:val="none" w:sz="0" w:space="0" w:color="auto"/>
            <w:left w:val="none" w:sz="0" w:space="0" w:color="auto"/>
            <w:bottom w:val="none" w:sz="0" w:space="0" w:color="auto"/>
            <w:right w:val="none" w:sz="0" w:space="0" w:color="auto"/>
          </w:divBdr>
        </w:div>
        <w:div w:id="241647741">
          <w:marLeft w:val="480"/>
          <w:marRight w:val="0"/>
          <w:marTop w:val="0"/>
          <w:marBottom w:val="0"/>
          <w:divBdr>
            <w:top w:val="none" w:sz="0" w:space="0" w:color="auto"/>
            <w:left w:val="none" w:sz="0" w:space="0" w:color="auto"/>
            <w:bottom w:val="none" w:sz="0" w:space="0" w:color="auto"/>
            <w:right w:val="none" w:sz="0" w:space="0" w:color="auto"/>
          </w:divBdr>
        </w:div>
        <w:div w:id="253898319">
          <w:marLeft w:val="480"/>
          <w:marRight w:val="0"/>
          <w:marTop w:val="0"/>
          <w:marBottom w:val="0"/>
          <w:divBdr>
            <w:top w:val="none" w:sz="0" w:space="0" w:color="auto"/>
            <w:left w:val="none" w:sz="0" w:space="0" w:color="auto"/>
            <w:bottom w:val="none" w:sz="0" w:space="0" w:color="auto"/>
            <w:right w:val="none" w:sz="0" w:space="0" w:color="auto"/>
          </w:divBdr>
        </w:div>
        <w:div w:id="268659244">
          <w:marLeft w:val="480"/>
          <w:marRight w:val="0"/>
          <w:marTop w:val="0"/>
          <w:marBottom w:val="0"/>
          <w:divBdr>
            <w:top w:val="none" w:sz="0" w:space="0" w:color="auto"/>
            <w:left w:val="none" w:sz="0" w:space="0" w:color="auto"/>
            <w:bottom w:val="none" w:sz="0" w:space="0" w:color="auto"/>
            <w:right w:val="none" w:sz="0" w:space="0" w:color="auto"/>
          </w:divBdr>
        </w:div>
        <w:div w:id="282228774">
          <w:marLeft w:val="480"/>
          <w:marRight w:val="0"/>
          <w:marTop w:val="0"/>
          <w:marBottom w:val="0"/>
          <w:divBdr>
            <w:top w:val="none" w:sz="0" w:space="0" w:color="auto"/>
            <w:left w:val="none" w:sz="0" w:space="0" w:color="auto"/>
            <w:bottom w:val="none" w:sz="0" w:space="0" w:color="auto"/>
            <w:right w:val="none" w:sz="0" w:space="0" w:color="auto"/>
          </w:divBdr>
        </w:div>
        <w:div w:id="353383123">
          <w:marLeft w:val="480"/>
          <w:marRight w:val="0"/>
          <w:marTop w:val="0"/>
          <w:marBottom w:val="0"/>
          <w:divBdr>
            <w:top w:val="none" w:sz="0" w:space="0" w:color="auto"/>
            <w:left w:val="none" w:sz="0" w:space="0" w:color="auto"/>
            <w:bottom w:val="none" w:sz="0" w:space="0" w:color="auto"/>
            <w:right w:val="none" w:sz="0" w:space="0" w:color="auto"/>
          </w:divBdr>
        </w:div>
        <w:div w:id="395057766">
          <w:marLeft w:val="480"/>
          <w:marRight w:val="0"/>
          <w:marTop w:val="0"/>
          <w:marBottom w:val="0"/>
          <w:divBdr>
            <w:top w:val="none" w:sz="0" w:space="0" w:color="auto"/>
            <w:left w:val="none" w:sz="0" w:space="0" w:color="auto"/>
            <w:bottom w:val="none" w:sz="0" w:space="0" w:color="auto"/>
            <w:right w:val="none" w:sz="0" w:space="0" w:color="auto"/>
          </w:divBdr>
        </w:div>
        <w:div w:id="402724729">
          <w:marLeft w:val="480"/>
          <w:marRight w:val="0"/>
          <w:marTop w:val="0"/>
          <w:marBottom w:val="0"/>
          <w:divBdr>
            <w:top w:val="none" w:sz="0" w:space="0" w:color="auto"/>
            <w:left w:val="none" w:sz="0" w:space="0" w:color="auto"/>
            <w:bottom w:val="none" w:sz="0" w:space="0" w:color="auto"/>
            <w:right w:val="none" w:sz="0" w:space="0" w:color="auto"/>
          </w:divBdr>
        </w:div>
        <w:div w:id="411240217">
          <w:marLeft w:val="480"/>
          <w:marRight w:val="0"/>
          <w:marTop w:val="0"/>
          <w:marBottom w:val="0"/>
          <w:divBdr>
            <w:top w:val="none" w:sz="0" w:space="0" w:color="auto"/>
            <w:left w:val="none" w:sz="0" w:space="0" w:color="auto"/>
            <w:bottom w:val="none" w:sz="0" w:space="0" w:color="auto"/>
            <w:right w:val="none" w:sz="0" w:space="0" w:color="auto"/>
          </w:divBdr>
        </w:div>
        <w:div w:id="417756553">
          <w:marLeft w:val="480"/>
          <w:marRight w:val="0"/>
          <w:marTop w:val="0"/>
          <w:marBottom w:val="0"/>
          <w:divBdr>
            <w:top w:val="none" w:sz="0" w:space="0" w:color="auto"/>
            <w:left w:val="none" w:sz="0" w:space="0" w:color="auto"/>
            <w:bottom w:val="none" w:sz="0" w:space="0" w:color="auto"/>
            <w:right w:val="none" w:sz="0" w:space="0" w:color="auto"/>
          </w:divBdr>
        </w:div>
        <w:div w:id="442922296">
          <w:marLeft w:val="480"/>
          <w:marRight w:val="0"/>
          <w:marTop w:val="0"/>
          <w:marBottom w:val="0"/>
          <w:divBdr>
            <w:top w:val="none" w:sz="0" w:space="0" w:color="auto"/>
            <w:left w:val="none" w:sz="0" w:space="0" w:color="auto"/>
            <w:bottom w:val="none" w:sz="0" w:space="0" w:color="auto"/>
            <w:right w:val="none" w:sz="0" w:space="0" w:color="auto"/>
          </w:divBdr>
        </w:div>
        <w:div w:id="462427871">
          <w:marLeft w:val="480"/>
          <w:marRight w:val="0"/>
          <w:marTop w:val="0"/>
          <w:marBottom w:val="0"/>
          <w:divBdr>
            <w:top w:val="none" w:sz="0" w:space="0" w:color="auto"/>
            <w:left w:val="none" w:sz="0" w:space="0" w:color="auto"/>
            <w:bottom w:val="none" w:sz="0" w:space="0" w:color="auto"/>
            <w:right w:val="none" w:sz="0" w:space="0" w:color="auto"/>
          </w:divBdr>
        </w:div>
        <w:div w:id="474562858">
          <w:marLeft w:val="480"/>
          <w:marRight w:val="0"/>
          <w:marTop w:val="0"/>
          <w:marBottom w:val="0"/>
          <w:divBdr>
            <w:top w:val="none" w:sz="0" w:space="0" w:color="auto"/>
            <w:left w:val="none" w:sz="0" w:space="0" w:color="auto"/>
            <w:bottom w:val="none" w:sz="0" w:space="0" w:color="auto"/>
            <w:right w:val="none" w:sz="0" w:space="0" w:color="auto"/>
          </w:divBdr>
        </w:div>
        <w:div w:id="500967741">
          <w:marLeft w:val="480"/>
          <w:marRight w:val="0"/>
          <w:marTop w:val="0"/>
          <w:marBottom w:val="0"/>
          <w:divBdr>
            <w:top w:val="none" w:sz="0" w:space="0" w:color="auto"/>
            <w:left w:val="none" w:sz="0" w:space="0" w:color="auto"/>
            <w:bottom w:val="none" w:sz="0" w:space="0" w:color="auto"/>
            <w:right w:val="none" w:sz="0" w:space="0" w:color="auto"/>
          </w:divBdr>
        </w:div>
        <w:div w:id="595094247">
          <w:marLeft w:val="480"/>
          <w:marRight w:val="0"/>
          <w:marTop w:val="0"/>
          <w:marBottom w:val="0"/>
          <w:divBdr>
            <w:top w:val="none" w:sz="0" w:space="0" w:color="auto"/>
            <w:left w:val="none" w:sz="0" w:space="0" w:color="auto"/>
            <w:bottom w:val="none" w:sz="0" w:space="0" w:color="auto"/>
            <w:right w:val="none" w:sz="0" w:space="0" w:color="auto"/>
          </w:divBdr>
        </w:div>
        <w:div w:id="652610367">
          <w:marLeft w:val="480"/>
          <w:marRight w:val="0"/>
          <w:marTop w:val="0"/>
          <w:marBottom w:val="0"/>
          <w:divBdr>
            <w:top w:val="none" w:sz="0" w:space="0" w:color="auto"/>
            <w:left w:val="none" w:sz="0" w:space="0" w:color="auto"/>
            <w:bottom w:val="none" w:sz="0" w:space="0" w:color="auto"/>
            <w:right w:val="none" w:sz="0" w:space="0" w:color="auto"/>
          </w:divBdr>
        </w:div>
        <w:div w:id="655299130">
          <w:marLeft w:val="480"/>
          <w:marRight w:val="0"/>
          <w:marTop w:val="0"/>
          <w:marBottom w:val="0"/>
          <w:divBdr>
            <w:top w:val="none" w:sz="0" w:space="0" w:color="auto"/>
            <w:left w:val="none" w:sz="0" w:space="0" w:color="auto"/>
            <w:bottom w:val="none" w:sz="0" w:space="0" w:color="auto"/>
            <w:right w:val="none" w:sz="0" w:space="0" w:color="auto"/>
          </w:divBdr>
        </w:div>
        <w:div w:id="784275384">
          <w:marLeft w:val="480"/>
          <w:marRight w:val="0"/>
          <w:marTop w:val="0"/>
          <w:marBottom w:val="0"/>
          <w:divBdr>
            <w:top w:val="none" w:sz="0" w:space="0" w:color="auto"/>
            <w:left w:val="none" w:sz="0" w:space="0" w:color="auto"/>
            <w:bottom w:val="none" w:sz="0" w:space="0" w:color="auto"/>
            <w:right w:val="none" w:sz="0" w:space="0" w:color="auto"/>
          </w:divBdr>
        </w:div>
        <w:div w:id="861747823">
          <w:marLeft w:val="480"/>
          <w:marRight w:val="0"/>
          <w:marTop w:val="0"/>
          <w:marBottom w:val="0"/>
          <w:divBdr>
            <w:top w:val="none" w:sz="0" w:space="0" w:color="auto"/>
            <w:left w:val="none" w:sz="0" w:space="0" w:color="auto"/>
            <w:bottom w:val="none" w:sz="0" w:space="0" w:color="auto"/>
            <w:right w:val="none" w:sz="0" w:space="0" w:color="auto"/>
          </w:divBdr>
        </w:div>
        <w:div w:id="886264771">
          <w:marLeft w:val="480"/>
          <w:marRight w:val="0"/>
          <w:marTop w:val="0"/>
          <w:marBottom w:val="0"/>
          <w:divBdr>
            <w:top w:val="none" w:sz="0" w:space="0" w:color="auto"/>
            <w:left w:val="none" w:sz="0" w:space="0" w:color="auto"/>
            <w:bottom w:val="none" w:sz="0" w:space="0" w:color="auto"/>
            <w:right w:val="none" w:sz="0" w:space="0" w:color="auto"/>
          </w:divBdr>
        </w:div>
        <w:div w:id="937449920">
          <w:marLeft w:val="480"/>
          <w:marRight w:val="0"/>
          <w:marTop w:val="0"/>
          <w:marBottom w:val="0"/>
          <w:divBdr>
            <w:top w:val="none" w:sz="0" w:space="0" w:color="auto"/>
            <w:left w:val="none" w:sz="0" w:space="0" w:color="auto"/>
            <w:bottom w:val="none" w:sz="0" w:space="0" w:color="auto"/>
            <w:right w:val="none" w:sz="0" w:space="0" w:color="auto"/>
          </w:divBdr>
        </w:div>
        <w:div w:id="946038362">
          <w:marLeft w:val="480"/>
          <w:marRight w:val="0"/>
          <w:marTop w:val="0"/>
          <w:marBottom w:val="0"/>
          <w:divBdr>
            <w:top w:val="none" w:sz="0" w:space="0" w:color="auto"/>
            <w:left w:val="none" w:sz="0" w:space="0" w:color="auto"/>
            <w:bottom w:val="none" w:sz="0" w:space="0" w:color="auto"/>
            <w:right w:val="none" w:sz="0" w:space="0" w:color="auto"/>
          </w:divBdr>
        </w:div>
        <w:div w:id="981421639">
          <w:marLeft w:val="480"/>
          <w:marRight w:val="0"/>
          <w:marTop w:val="0"/>
          <w:marBottom w:val="0"/>
          <w:divBdr>
            <w:top w:val="none" w:sz="0" w:space="0" w:color="auto"/>
            <w:left w:val="none" w:sz="0" w:space="0" w:color="auto"/>
            <w:bottom w:val="none" w:sz="0" w:space="0" w:color="auto"/>
            <w:right w:val="none" w:sz="0" w:space="0" w:color="auto"/>
          </w:divBdr>
        </w:div>
        <w:div w:id="1008171570">
          <w:marLeft w:val="480"/>
          <w:marRight w:val="0"/>
          <w:marTop w:val="0"/>
          <w:marBottom w:val="0"/>
          <w:divBdr>
            <w:top w:val="none" w:sz="0" w:space="0" w:color="auto"/>
            <w:left w:val="none" w:sz="0" w:space="0" w:color="auto"/>
            <w:bottom w:val="none" w:sz="0" w:space="0" w:color="auto"/>
            <w:right w:val="none" w:sz="0" w:space="0" w:color="auto"/>
          </w:divBdr>
        </w:div>
        <w:div w:id="1020353983">
          <w:marLeft w:val="480"/>
          <w:marRight w:val="0"/>
          <w:marTop w:val="0"/>
          <w:marBottom w:val="0"/>
          <w:divBdr>
            <w:top w:val="none" w:sz="0" w:space="0" w:color="auto"/>
            <w:left w:val="none" w:sz="0" w:space="0" w:color="auto"/>
            <w:bottom w:val="none" w:sz="0" w:space="0" w:color="auto"/>
            <w:right w:val="none" w:sz="0" w:space="0" w:color="auto"/>
          </w:divBdr>
        </w:div>
        <w:div w:id="1110274664">
          <w:marLeft w:val="480"/>
          <w:marRight w:val="0"/>
          <w:marTop w:val="0"/>
          <w:marBottom w:val="0"/>
          <w:divBdr>
            <w:top w:val="none" w:sz="0" w:space="0" w:color="auto"/>
            <w:left w:val="none" w:sz="0" w:space="0" w:color="auto"/>
            <w:bottom w:val="none" w:sz="0" w:space="0" w:color="auto"/>
            <w:right w:val="none" w:sz="0" w:space="0" w:color="auto"/>
          </w:divBdr>
        </w:div>
        <w:div w:id="1113745472">
          <w:marLeft w:val="480"/>
          <w:marRight w:val="0"/>
          <w:marTop w:val="0"/>
          <w:marBottom w:val="0"/>
          <w:divBdr>
            <w:top w:val="none" w:sz="0" w:space="0" w:color="auto"/>
            <w:left w:val="none" w:sz="0" w:space="0" w:color="auto"/>
            <w:bottom w:val="none" w:sz="0" w:space="0" w:color="auto"/>
            <w:right w:val="none" w:sz="0" w:space="0" w:color="auto"/>
          </w:divBdr>
        </w:div>
        <w:div w:id="1132287408">
          <w:marLeft w:val="480"/>
          <w:marRight w:val="0"/>
          <w:marTop w:val="0"/>
          <w:marBottom w:val="0"/>
          <w:divBdr>
            <w:top w:val="none" w:sz="0" w:space="0" w:color="auto"/>
            <w:left w:val="none" w:sz="0" w:space="0" w:color="auto"/>
            <w:bottom w:val="none" w:sz="0" w:space="0" w:color="auto"/>
            <w:right w:val="none" w:sz="0" w:space="0" w:color="auto"/>
          </w:divBdr>
        </w:div>
        <w:div w:id="1134715117">
          <w:marLeft w:val="480"/>
          <w:marRight w:val="0"/>
          <w:marTop w:val="0"/>
          <w:marBottom w:val="0"/>
          <w:divBdr>
            <w:top w:val="none" w:sz="0" w:space="0" w:color="auto"/>
            <w:left w:val="none" w:sz="0" w:space="0" w:color="auto"/>
            <w:bottom w:val="none" w:sz="0" w:space="0" w:color="auto"/>
            <w:right w:val="none" w:sz="0" w:space="0" w:color="auto"/>
          </w:divBdr>
        </w:div>
        <w:div w:id="1188980687">
          <w:marLeft w:val="480"/>
          <w:marRight w:val="0"/>
          <w:marTop w:val="0"/>
          <w:marBottom w:val="0"/>
          <w:divBdr>
            <w:top w:val="none" w:sz="0" w:space="0" w:color="auto"/>
            <w:left w:val="none" w:sz="0" w:space="0" w:color="auto"/>
            <w:bottom w:val="none" w:sz="0" w:space="0" w:color="auto"/>
            <w:right w:val="none" w:sz="0" w:space="0" w:color="auto"/>
          </w:divBdr>
        </w:div>
        <w:div w:id="1260916420">
          <w:marLeft w:val="480"/>
          <w:marRight w:val="0"/>
          <w:marTop w:val="0"/>
          <w:marBottom w:val="0"/>
          <w:divBdr>
            <w:top w:val="none" w:sz="0" w:space="0" w:color="auto"/>
            <w:left w:val="none" w:sz="0" w:space="0" w:color="auto"/>
            <w:bottom w:val="none" w:sz="0" w:space="0" w:color="auto"/>
            <w:right w:val="none" w:sz="0" w:space="0" w:color="auto"/>
          </w:divBdr>
        </w:div>
        <w:div w:id="1286738957">
          <w:marLeft w:val="480"/>
          <w:marRight w:val="0"/>
          <w:marTop w:val="0"/>
          <w:marBottom w:val="0"/>
          <w:divBdr>
            <w:top w:val="none" w:sz="0" w:space="0" w:color="auto"/>
            <w:left w:val="none" w:sz="0" w:space="0" w:color="auto"/>
            <w:bottom w:val="none" w:sz="0" w:space="0" w:color="auto"/>
            <w:right w:val="none" w:sz="0" w:space="0" w:color="auto"/>
          </w:divBdr>
        </w:div>
        <w:div w:id="1334602340">
          <w:marLeft w:val="480"/>
          <w:marRight w:val="0"/>
          <w:marTop w:val="0"/>
          <w:marBottom w:val="0"/>
          <w:divBdr>
            <w:top w:val="none" w:sz="0" w:space="0" w:color="auto"/>
            <w:left w:val="none" w:sz="0" w:space="0" w:color="auto"/>
            <w:bottom w:val="none" w:sz="0" w:space="0" w:color="auto"/>
            <w:right w:val="none" w:sz="0" w:space="0" w:color="auto"/>
          </w:divBdr>
        </w:div>
        <w:div w:id="1420517226">
          <w:marLeft w:val="480"/>
          <w:marRight w:val="0"/>
          <w:marTop w:val="0"/>
          <w:marBottom w:val="0"/>
          <w:divBdr>
            <w:top w:val="none" w:sz="0" w:space="0" w:color="auto"/>
            <w:left w:val="none" w:sz="0" w:space="0" w:color="auto"/>
            <w:bottom w:val="none" w:sz="0" w:space="0" w:color="auto"/>
            <w:right w:val="none" w:sz="0" w:space="0" w:color="auto"/>
          </w:divBdr>
        </w:div>
        <w:div w:id="1423843777">
          <w:marLeft w:val="480"/>
          <w:marRight w:val="0"/>
          <w:marTop w:val="0"/>
          <w:marBottom w:val="0"/>
          <w:divBdr>
            <w:top w:val="none" w:sz="0" w:space="0" w:color="auto"/>
            <w:left w:val="none" w:sz="0" w:space="0" w:color="auto"/>
            <w:bottom w:val="none" w:sz="0" w:space="0" w:color="auto"/>
            <w:right w:val="none" w:sz="0" w:space="0" w:color="auto"/>
          </w:divBdr>
        </w:div>
        <w:div w:id="1438790463">
          <w:marLeft w:val="480"/>
          <w:marRight w:val="0"/>
          <w:marTop w:val="0"/>
          <w:marBottom w:val="0"/>
          <w:divBdr>
            <w:top w:val="none" w:sz="0" w:space="0" w:color="auto"/>
            <w:left w:val="none" w:sz="0" w:space="0" w:color="auto"/>
            <w:bottom w:val="none" w:sz="0" w:space="0" w:color="auto"/>
            <w:right w:val="none" w:sz="0" w:space="0" w:color="auto"/>
          </w:divBdr>
        </w:div>
        <w:div w:id="1648702728">
          <w:marLeft w:val="480"/>
          <w:marRight w:val="0"/>
          <w:marTop w:val="0"/>
          <w:marBottom w:val="0"/>
          <w:divBdr>
            <w:top w:val="none" w:sz="0" w:space="0" w:color="auto"/>
            <w:left w:val="none" w:sz="0" w:space="0" w:color="auto"/>
            <w:bottom w:val="none" w:sz="0" w:space="0" w:color="auto"/>
            <w:right w:val="none" w:sz="0" w:space="0" w:color="auto"/>
          </w:divBdr>
        </w:div>
        <w:div w:id="1692876944">
          <w:marLeft w:val="480"/>
          <w:marRight w:val="0"/>
          <w:marTop w:val="0"/>
          <w:marBottom w:val="0"/>
          <w:divBdr>
            <w:top w:val="none" w:sz="0" w:space="0" w:color="auto"/>
            <w:left w:val="none" w:sz="0" w:space="0" w:color="auto"/>
            <w:bottom w:val="none" w:sz="0" w:space="0" w:color="auto"/>
            <w:right w:val="none" w:sz="0" w:space="0" w:color="auto"/>
          </w:divBdr>
        </w:div>
        <w:div w:id="1706517021">
          <w:marLeft w:val="480"/>
          <w:marRight w:val="0"/>
          <w:marTop w:val="0"/>
          <w:marBottom w:val="0"/>
          <w:divBdr>
            <w:top w:val="none" w:sz="0" w:space="0" w:color="auto"/>
            <w:left w:val="none" w:sz="0" w:space="0" w:color="auto"/>
            <w:bottom w:val="none" w:sz="0" w:space="0" w:color="auto"/>
            <w:right w:val="none" w:sz="0" w:space="0" w:color="auto"/>
          </w:divBdr>
        </w:div>
        <w:div w:id="1739671128">
          <w:marLeft w:val="480"/>
          <w:marRight w:val="0"/>
          <w:marTop w:val="0"/>
          <w:marBottom w:val="0"/>
          <w:divBdr>
            <w:top w:val="none" w:sz="0" w:space="0" w:color="auto"/>
            <w:left w:val="none" w:sz="0" w:space="0" w:color="auto"/>
            <w:bottom w:val="none" w:sz="0" w:space="0" w:color="auto"/>
            <w:right w:val="none" w:sz="0" w:space="0" w:color="auto"/>
          </w:divBdr>
        </w:div>
        <w:div w:id="1757020308">
          <w:marLeft w:val="480"/>
          <w:marRight w:val="0"/>
          <w:marTop w:val="0"/>
          <w:marBottom w:val="0"/>
          <w:divBdr>
            <w:top w:val="none" w:sz="0" w:space="0" w:color="auto"/>
            <w:left w:val="none" w:sz="0" w:space="0" w:color="auto"/>
            <w:bottom w:val="none" w:sz="0" w:space="0" w:color="auto"/>
            <w:right w:val="none" w:sz="0" w:space="0" w:color="auto"/>
          </w:divBdr>
        </w:div>
        <w:div w:id="1771928984">
          <w:marLeft w:val="480"/>
          <w:marRight w:val="0"/>
          <w:marTop w:val="0"/>
          <w:marBottom w:val="0"/>
          <w:divBdr>
            <w:top w:val="none" w:sz="0" w:space="0" w:color="auto"/>
            <w:left w:val="none" w:sz="0" w:space="0" w:color="auto"/>
            <w:bottom w:val="none" w:sz="0" w:space="0" w:color="auto"/>
            <w:right w:val="none" w:sz="0" w:space="0" w:color="auto"/>
          </w:divBdr>
        </w:div>
        <w:div w:id="1836333397">
          <w:marLeft w:val="480"/>
          <w:marRight w:val="0"/>
          <w:marTop w:val="0"/>
          <w:marBottom w:val="0"/>
          <w:divBdr>
            <w:top w:val="none" w:sz="0" w:space="0" w:color="auto"/>
            <w:left w:val="none" w:sz="0" w:space="0" w:color="auto"/>
            <w:bottom w:val="none" w:sz="0" w:space="0" w:color="auto"/>
            <w:right w:val="none" w:sz="0" w:space="0" w:color="auto"/>
          </w:divBdr>
        </w:div>
        <w:div w:id="1877699801">
          <w:marLeft w:val="480"/>
          <w:marRight w:val="0"/>
          <w:marTop w:val="0"/>
          <w:marBottom w:val="0"/>
          <w:divBdr>
            <w:top w:val="none" w:sz="0" w:space="0" w:color="auto"/>
            <w:left w:val="none" w:sz="0" w:space="0" w:color="auto"/>
            <w:bottom w:val="none" w:sz="0" w:space="0" w:color="auto"/>
            <w:right w:val="none" w:sz="0" w:space="0" w:color="auto"/>
          </w:divBdr>
        </w:div>
        <w:div w:id="1931808892">
          <w:marLeft w:val="480"/>
          <w:marRight w:val="0"/>
          <w:marTop w:val="0"/>
          <w:marBottom w:val="0"/>
          <w:divBdr>
            <w:top w:val="none" w:sz="0" w:space="0" w:color="auto"/>
            <w:left w:val="none" w:sz="0" w:space="0" w:color="auto"/>
            <w:bottom w:val="none" w:sz="0" w:space="0" w:color="auto"/>
            <w:right w:val="none" w:sz="0" w:space="0" w:color="auto"/>
          </w:divBdr>
        </w:div>
        <w:div w:id="2034720059">
          <w:marLeft w:val="480"/>
          <w:marRight w:val="0"/>
          <w:marTop w:val="0"/>
          <w:marBottom w:val="0"/>
          <w:divBdr>
            <w:top w:val="none" w:sz="0" w:space="0" w:color="auto"/>
            <w:left w:val="none" w:sz="0" w:space="0" w:color="auto"/>
            <w:bottom w:val="none" w:sz="0" w:space="0" w:color="auto"/>
            <w:right w:val="none" w:sz="0" w:space="0" w:color="auto"/>
          </w:divBdr>
        </w:div>
        <w:div w:id="2083599007">
          <w:marLeft w:val="480"/>
          <w:marRight w:val="0"/>
          <w:marTop w:val="0"/>
          <w:marBottom w:val="0"/>
          <w:divBdr>
            <w:top w:val="none" w:sz="0" w:space="0" w:color="auto"/>
            <w:left w:val="none" w:sz="0" w:space="0" w:color="auto"/>
            <w:bottom w:val="none" w:sz="0" w:space="0" w:color="auto"/>
            <w:right w:val="none" w:sz="0" w:space="0" w:color="auto"/>
          </w:divBdr>
        </w:div>
        <w:div w:id="2124685382">
          <w:marLeft w:val="480"/>
          <w:marRight w:val="0"/>
          <w:marTop w:val="0"/>
          <w:marBottom w:val="0"/>
          <w:divBdr>
            <w:top w:val="none" w:sz="0" w:space="0" w:color="auto"/>
            <w:left w:val="none" w:sz="0" w:space="0" w:color="auto"/>
            <w:bottom w:val="none" w:sz="0" w:space="0" w:color="auto"/>
            <w:right w:val="none" w:sz="0" w:space="0" w:color="auto"/>
          </w:divBdr>
        </w:div>
      </w:divsChild>
    </w:div>
    <w:div w:id="121776550">
      <w:bodyDiv w:val="1"/>
      <w:marLeft w:val="0"/>
      <w:marRight w:val="0"/>
      <w:marTop w:val="0"/>
      <w:marBottom w:val="0"/>
      <w:divBdr>
        <w:top w:val="none" w:sz="0" w:space="0" w:color="auto"/>
        <w:left w:val="none" w:sz="0" w:space="0" w:color="auto"/>
        <w:bottom w:val="none" w:sz="0" w:space="0" w:color="auto"/>
        <w:right w:val="none" w:sz="0" w:space="0" w:color="auto"/>
      </w:divBdr>
      <w:divsChild>
        <w:div w:id="31659097">
          <w:marLeft w:val="480"/>
          <w:marRight w:val="0"/>
          <w:marTop w:val="0"/>
          <w:marBottom w:val="0"/>
          <w:divBdr>
            <w:top w:val="none" w:sz="0" w:space="0" w:color="auto"/>
            <w:left w:val="none" w:sz="0" w:space="0" w:color="auto"/>
            <w:bottom w:val="none" w:sz="0" w:space="0" w:color="auto"/>
            <w:right w:val="none" w:sz="0" w:space="0" w:color="auto"/>
          </w:divBdr>
        </w:div>
        <w:div w:id="143549898">
          <w:marLeft w:val="480"/>
          <w:marRight w:val="0"/>
          <w:marTop w:val="0"/>
          <w:marBottom w:val="0"/>
          <w:divBdr>
            <w:top w:val="none" w:sz="0" w:space="0" w:color="auto"/>
            <w:left w:val="none" w:sz="0" w:space="0" w:color="auto"/>
            <w:bottom w:val="none" w:sz="0" w:space="0" w:color="auto"/>
            <w:right w:val="none" w:sz="0" w:space="0" w:color="auto"/>
          </w:divBdr>
        </w:div>
        <w:div w:id="180513086">
          <w:marLeft w:val="480"/>
          <w:marRight w:val="0"/>
          <w:marTop w:val="0"/>
          <w:marBottom w:val="0"/>
          <w:divBdr>
            <w:top w:val="none" w:sz="0" w:space="0" w:color="auto"/>
            <w:left w:val="none" w:sz="0" w:space="0" w:color="auto"/>
            <w:bottom w:val="none" w:sz="0" w:space="0" w:color="auto"/>
            <w:right w:val="none" w:sz="0" w:space="0" w:color="auto"/>
          </w:divBdr>
        </w:div>
        <w:div w:id="194461457">
          <w:marLeft w:val="480"/>
          <w:marRight w:val="0"/>
          <w:marTop w:val="0"/>
          <w:marBottom w:val="0"/>
          <w:divBdr>
            <w:top w:val="none" w:sz="0" w:space="0" w:color="auto"/>
            <w:left w:val="none" w:sz="0" w:space="0" w:color="auto"/>
            <w:bottom w:val="none" w:sz="0" w:space="0" w:color="auto"/>
            <w:right w:val="none" w:sz="0" w:space="0" w:color="auto"/>
          </w:divBdr>
        </w:div>
        <w:div w:id="214203733">
          <w:marLeft w:val="480"/>
          <w:marRight w:val="0"/>
          <w:marTop w:val="0"/>
          <w:marBottom w:val="0"/>
          <w:divBdr>
            <w:top w:val="none" w:sz="0" w:space="0" w:color="auto"/>
            <w:left w:val="none" w:sz="0" w:space="0" w:color="auto"/>
            <w:bottom w:val="none" w:sz="0" w:space="0" w:color="auto"/>
            <w:right w:val="none" w:sz="0" w:space="0" w:color="auto"/>
          </w:divBdr>
        </w:div>
        <w:div w:id="220479978">
          <w:marLeft w:val="480"/>
          <w:marRight w:val="0"/>
          <w:marTop w:val="0"/>
          <w:marBottom w:val="0"/>
          <w:divBdr>
            <w:top w:val="none" w:sz="0" w:space="0" w:color="auto"/>
            <w:left w:val="none" w:sz="0" w:space="0" w:color="auto"/>
            <w:bottom w:val="none" w:sz="0" w:space="0" w:color="auto"/>
            <w:right w:val="none" w:sz="0" w:space="0" w:color="auto"/>
          </w:divBdr>
        </w:div>
        <w:div w:id="222571928">
          <w:marLeft w:val="480"/>
          <w:marRight w:val="0"/>
          <w:marTop w:val="0"/>
          <w:marBottom w:val="0"/>
          <w:divBdr>
            <w:top w:val="none" w:sz="0" w:space="0" w:color="auto"/>
            <w:left w:val="none" w:sz="0" w:space="0" w:color="auto"/>
            <w:bottom w:val="none" w:sz="0" w:space="0" w:color="auto"/>
            <w:right w:val="none" w:sz="0" w:space="0" w:color="auto"/>
          </w:divBdr>
        </w:div>
        <w:div w:id="264653500">
          <w:marLeft w:val="480"/>
          <w:marRight w:val="0"/>
          <w:marTop w:val="0"/>
          <w:marBottom w:val="0"/>
          <w:divBdr>
            <w:top w:val="none" w:sz="0" w:space="0" w:color="auto"/>
            <w:left w:val="none" w:sz="0" w:space="0" w:color="auto"/>
            <w:bottom w:val="none" w:sz="0" w:space="0" w:color="auto"/>
            <w:right w:val="none" w:sz="0" w:space="0" w:color="auto"/>
          </w:divBdr>
        </w:div>
        <w:div w:id="293370924">
          <w:marLeft w:val="480"/>
          <w:marRight w:val="0"/>
          <w:marTop w:val="0"/>
          <w:marBottom w:val="0"/>
          <w:divBdr>
            <w:top w:val="none" w:sz="0" w:space="0" w:color="auto"/>
            <w:left w:val="none" w:sz="0" w:space="0" w:color="auto"/>
            <w:bottom w:val="none" w:sz="0" w:space="0" w:color="auto"/>
            <w:right w:val="none" w:sz="0" w:space="0" w:color="auto"/>
          </w:divBdr>
        </w:div>
        <w:div w:id="379404660">
          <w:marLeft w:val="480"/>
          <w:marRight w:val="0"/>
          <w:marTop w:val="0"/>
          <w:marBottom w:val="0"/>
          <w:divBdr>
            <w:top w:val="none" w:sz="0" w:space="0" w:color="auto"/>
            <w:left w:val="none" w:sz="0" w:space="0" w:color="auto"/>
            <w:bottom w:val="none" w:sz="0" w:space="0" w:color="auto"/>
            <w:right w:val="none" w:sz="0" w:space="0" w:color="auto"/>
          </w:divBdr>
        </w:div>
        <w:div w:id="389040656">
          <w:marLeft w:val="480"/>
          <w:marRight w:val="0"/>
          <w:marTop w:val="0"/>
          <w:marBottom w:val="0"/>
          <w:divBdr>
            <w:top w:val="none" w:sz="0" w:space="0" w:color="auto"/>
            <w:left w:val="none" w:sz="0" w:space="0" w:color="auto"/>
            <w:bottom w:val="none" w:sz="0" w:space="0" w:color="auto"/>
            <w:right w:val="none" w:sz="0" w:space="0" w:color="auto"/>
          </w:divBdr>
        </w:div>
        <w:div w:id="396904822">
          <w:marLeft w:val="480"/>
          <w:marRight w:val="0"/>
          <w:marTop w:val="0"/>
          <w:marBottom w:val="0"/>
          <w:divBdr>
            <w:top w:val="none" w:sz="0" w:space="0" w:color="auto"/>
            <w:left w:val="none" w:sz="0" w:space="0" w:color="auto"/>
            <w:bottom w:val="none" w:sz="0" w:space="0" w:color="auto"/>
            <w:right w:val="none" w:sz="0" w:space="0" w:color="auto"/>
          </w:divBdr>
        </w:div>
        <w:div w:id="421610376">
          <w:marLeft w:val="480"/>
          <w:marRight w:val="0"/>
          <w:marTop w:val="0"/>
          <w:marBottom w:val="0"/>
          <w:divBdr>
            <w:top w:val="none" w:sz="0" w:space="0" w:color="auto"/>
            <w:left w:val="none" w:sz="0" w:space="0" w:color="auto"/>
            <w:bottom w:val="none" w:sz="0" w:space="0" w:color="auto"/>
            <w:right w:val="none" w:sz="0" w:space="0" w:color="auto"/>
          </w:divBdr>
        </w:div>
        <w:div w:id="487865150">
          <w:marLeft w:val="480"/>
          <w:marRight w:val="0"/>
          <w:marTop w:val="0"/>
          <w:marBottom w:val="0"/>
          <w:divBdr>
            <w:top w:val="none" w:sz="0" w:space="0" w:color="auto"/>
            <w:left w:val="none" w:sz="0" w:space="0" w:color="auto"/>
            <w:bottom w:val="none" w:sz="0" w:space="0" w:color="auto"/>
            <w:right w:val="none" w:sz="0" w:space="0" w:color="auto"/>
          </w:divBdr>
        </w:div>
        <w:div w:id="499582134">
          <w:marLeft w:val="480"/>
          <w:marRight w:val="0"/>
          <w:marTop w:val="0"/>
          <w:marBottom w:val="0"/>
          <w:divBdr>
            <w:top w:val="none" w:sz="0" w:space="0" w:color="auto"/>
            <w:left w:val="none" w:sz="0" w:space="0" w:color="auto"/>
            <w:bottom w:val="none" w:sz="0" w:space="0" w:color="auto"/>
            <w:right w:val="none" w:sz="0" w:space="0" w:color="auto"/>
          </w:divBdr>
        </w:div>
        <w:div w:id="544948107">
          <w:marLeft w:val="480"/>
          <w:marRight w:val="0"/>
          <w:marTop w:val="0"/>
          <w:marBottom w:val="0"/>
          <w:divBdr>
            <w:top w:val="none" w:sz="0" w:space="0" w:color="auto"/>
            <w:left w:val="none" w:sz="0" w:space="0" w:color="auto"/>
            <w:bottom w:val="none" w:sz="0" w:space="0" w:color="auto"/>
            <w:right w:val="none" w:sz="0" w:space="0" w:color="auto"/>
          </w:divBdr>
        </w:div>
        <w:div w:id="589849642">
          <w:marLeft w:val="480"/>
          <w:marRight w:val="0"/>
          <w:marTop w:val="0"/>
          <w:marBottom w:val="0"/>
          <w:divBdr>
            <w:top w:val="none" w:sz="0" w:space="0" w:color="auto"/>
            <w:left w:val="none" w:sz="0" w:space="0" w:color="auto"/>
            <w:bottom w:val="none" w:sz="0" w:space="0" w:color="auto"/>
            <w:right w:val="none" w:sz="0" w:space="0" w:color="auto"/>
          </w:divBdr>
        </w:div>
        <w:div w:id="662439503">
          <w:marLeft w:val="480"/>
          <w:marRight w:val="0"/>
          <w:marTop w:val="0"/>
          <w:marBottom w:val="0"/>
          <w:divBdr>
            <w:top w:val="none" w:sz="0" w:space="0" w:color="auto"/>
            <w:left w:val="none" w:sz="0" w:space="0" w:color="auto"/>
            <w:bottom w:val="none" w:sz="0" w:space="0" w:color="auto"/>
            <w:right w:val="none" w:sz="0" w:space="0" w:color="auto"/>
          </w:divBdr>
        </w:div>
        <w:div w:id="681589565">
          <w:marLeft w:val="480"/>
          <w:marRight w:val="0"/>
          <w:marTop w:val="0"/>
          <w:marBottom w:val="0"/>
          <w:divBdr>
            <w:top w:val="none" w:sz="0" w:space="0" w:color="auto"/>
            <w:left w:val="none" w:sz="0" w:space="0" w:color="auto"/>
            <w:bottom w:val="none" w:sz="0" w:space="0" w:color="auto"/>
            <w:right w:val="none" w:sz="0" w:space="0" w:color="auto"/>
          </w:divBdr>
        </w:div>
        <w:div w:id="696545845">
          <w:marLeft w:val="480"/>
          <w:marRight w:val="0"/>
          <w:marTop w:val="0"/>
          <w:marBottom w:val="0"/>
          <w:divBdr>
            <w:top w:val="none" w:sz="0" w:space="0" w:color="auto"/>
            <w:left w:val="none" w:sz="0" w:space="0" w:color="auto"/>
            <w:bottom w:val="none" w:sz="0" w:space="0" w:color="auto"/>
            <w:right w:val="none" w:sz="0" w:space="0" w:color="auto"/>
          </w:divBdr>
        </w:div>
        <w:div w:id="701176644">
          <w:marLeft w:val="480"/>
          <w:marRight w:val="0"/>
          <w:marTop w:val="0"/>
          <w:marBottom w:val="0"/>
          <w:divBdr>
            <w:top w:val="none" w:sz="0" w:space="0" w:color="auto"/>
            <w:left w:val="none" w:sz="0" w:space="0" w:color="auto"/>
            <w:bottom w:val="none" w:sz="0" w:space="0" w:color="auto"/>
            <w:right w:val="none" w:sz="0" w:space="0" w:color="auto"/>
          </w:divBdr>
        </w:div>
        <w:div w:id="859708709">
          <w:marLeft w:val="480"/>
          <w:marRight w:val="0"/>
          <w:marTop w:val="0"/>
          <w:marBottom w:val="0"/>
          <w:divBdr>
            <w:top w:val="none" w:sz="0" w:space="0" w:color="auto"/>
            <w:left w:val="none" w:sz="0" w:space="0" w:color="auto"/>
            <w:bottom w:val="none" w:sz="0" w:space="0" w:color="auto"/>
            <w:right w:val="none" w:sz="0" w:space="0" w:color="auto"/>
          </w:divBdr>
        </w:div>
        <w:div w:id="879244813">
          <w:marLeft w:val="480"/>
          <w:marRight w:val="0"/>
          <w:marTop w:val="0"/>
          <w:marBottom w:val="0"/>
          <w:divBdr>
            <w:top w:val="none" w:sz="0" w:space="0" w:color="auto"/>
            <w:left w:val="none" w:sz="0" w:space="0" w:color="auto"/>
            <w:bottom w:val="none" w:sz="0" w:space="0" w:color="auto"/>
            <w:right w:val="none" w:sz="0" w:space="0" w:color="auto"/>
          </w:divBdr>
        </w:div>
        <w:div w:id="888761172">
          <w:marLeft w:val="480"/>
          <w:marRight w:val="0"/>
          <w:marTop w:val="0"/>
          <w:marBottom w:val="0"/>
          <w:divBdr>
            <w:top w:val="none" w:sz="0" w:space="0" w:color="auto"/>
            <w:left w:val="none" w:sz="0" w:space="0" w:color="auto"/>
            <w:bottom w:val="none" w:sz="0" w:space="0" w:color="auto"/>
            <w:right w:val="none" w:sz="0" w:space="0" w:color="auto"/>
          </w:divBdr>
        </w:div>
        <w:div w:id="921767005">
          <w:marLeft w:val="480"/>
          <w:marRight w:val="0"/>
          <w:marTop w:val="0"/>
          <w:marBottom w:val="0"/>
          <w:divBdr>
            <w:top w:val="none" w:sz="0" w:space="0" w:color="auto"/>
            <w:left w:val="none" w:sz="0" w:space="0" w:color="auto"/>
            <w:bottom w:val="none" w:sz="0" w:space="0" w:color="auto"/>
            <w:right w:val="none" w:sz="0" w:space="0" w:color="auto"/>
          </w:divBdr>
        </w:div>
        <w:div w:id="939483444">
          <w:marLeft w:val="480"/>
          <w:marRight w:val="0"/>
          <w:marTop w:val="0"/>
          <w:marBottom w:val="0"/>
          <w:divBdr>
            <w:top w:val="none" w:sz="0" w:space="0" w:color="auto"/>
            <w:left w:val="none" w:sz="0" w:space="0" w:color="auto"/>
            <w:bottom w:val="none" w:sz="0" w:space="0" w:color="auto"/>
            <w:right w:val="none" w:sz="0" w:space="0" w:color="auto"/>
          </w:divBdr>
        </w:div>
        <w:div w:id="967318284">
          <w:marLeft w:val="480"/>
          <w:marRight w:val="0"/>
          <w:marTop w:val="0"/>
          <w:marBottom w:val="0"/>
          <w:divBdr>
            <w:top w:val="none" w:sz="0" w:space="0" w:color="auto"/>
            <w:left w:val="none" w:sz="0" w:space="0" w:color="auto"/>
            <w:bottom w:val="none" w:sz="0" w:space="0" w:color="auto"/>
            <w:right w:val="none" w:sz="0" w:space="0" w:color="auto"/>
          </w:divBdr>
        </w:div>
        <w:div w:id="983893543">
          <w:marLeft w:val="480"/>
          <w:marRight w:val="0"/>
          <w:marTop w:val="0"/>
          <w:marBottom w:val="0"/>
          <w:divBdr>
            <w:top w:val="none" w:sz="0" w:space="0" w:color="auto"/>
            <w:left w:val="none" w:sz="0" w:space="0" w:color="auto"/>
            <w:bottom w:val="none" w:sz="0" w:space="0" w:color="auto"/>
            <w:right w:val="none" w:sz="0" w:space="0" w:color="auto"/>
          </w:divBdr>
        </w:div>
        <w:div w:id="1000892536">
          <w:marLeft w:val="480"/>
          <w:marRight w:val="0"/>
          <w:marTop w:val="0"/>
          <w:marBottom w:val="0"/>
          <w:divBdr>
            <w:top w:val="none" w:sz="0" w:space="0" w:color="auto"/>
            <w:left w:val="none" w:sz="0" w:space="0" w:color="auto"/>
            <w:bottom w:val="none" w:sz="0" w:space="0" w:color="auto"/>
            <w:right w:val="none" w:sz="0" w:space="0" w:color="auto"/>
          </w:divBdr>
        </w:div>
        <w:div w:id="1041436819">
          <w:marLeft w:val="480"/>
          <w:marRight w:val="0"/>
          <w:marTop w:val="0"/>
          <w:marBottom w:val="0"/>
          <w:divBdr>
            <w:top w:val="none" w:sz="0" w:space="0" w:color="auto"/>
            <w:left w:val="none" w:sz="0" w:space="0" w:color="auto"/>
            <w:bottom w:val="none" w:sz="0" w:space="0" w:color="auto"/>
            <w:right w:val="none" w:sz="0" w:space="0" w:color="auto"/>
          </w:divBdr>
        </w:div>
        <w:div w:id="1056314006">
          <w:marLeft w:val="480"/>
          <w:marRight w:val="0"/>
          <w:marTop w:val="0"/>
          <w:marBottom w:val="0"/>
          <w:divBdr>
            <w:top w:val="none" w:sz="0" w:space="0" w:color="auto"/>
            <w:left w:val="none" w:sz="0" w:space="0" w:color="auto"/>
            <w:bottom w:val="none" w:sz="0" w:space="0" w:color="auto"/>
            <w:right w:val="none" w:sz="0" w:space="0" w:color="auto"/>
          </w:divBdr>
        </w:div>
        <w:div w:id="1078402644">
          <w:marLeft w:val="480"/>
          <w:marRight w:val="0"/>
          <w:marTop w:val="0"/>
          <w:marBottom w:val="0"/>
          <w:divBdr>
            <w:top w:val="none" w:sz="0" w:space="0" w:color="auto"/>
            <w:left w:val="none" w:sz="0" w:space="0" w:color="auto"/>
            <w:bottom w:val="none" w:sz="0" w:space="0" w:color="auto"/>
            <w:right w:val="none" w:sz="0" w:space="0" w:color="auto"/>
          </w:divBdr>
        </w:div>
        <w:div w:id="1083188710">
          <w:marLeft w:val="480"/>
          <w:marRight w:val="0"/>
          <w:marTop w:val="0"/>
          <w:marBottom w:val="0"/>
          <w:divBdr>
            <w:top w:val="none" w:sz="0" w:space="0" w:color="auto"/>
            <w:left w:val="none" w:sz="0" w:space="0" w:color="auto"/>
            <w:bottom w:val="none" w:sz="0" w:space="0" w:color="auto"/>
            <w:right w:val="none" w:sz="0" w:space="0" w:color="auto"/>
          </w:divBdr>
        </w:div>
        <w:div w:id="1152452577">
          <w:marLeft w:val="480"/>
          <w:marRight w:val="0"/>
          <w:marTop w:val="0"/>
          <w:marBottom w:val="0"/>
          <w:divBdr>
            <w:top w:val="none" w:sz="0" w:space="0" w:color="auto"/>
            <w:left w:val="none" w:sz="0" w:space="0" w:color="auto"/>
            <w:bottom w:val="none" w:sz="0" w:space="0" w:color="auto"/>
            <w:right w:val="none" w:sz="0" w:space="0" w:color="auto"/>
          </w:divBdr>
        </w:div>
        <w:div w:id="1163623221">
          <w:marLeft w:val="480"/>
          <w:marRight w:val="0"/>
          <w:marTop w:val="0"/>
          <w:marBottom w:val="0"/>
          <w:divBdr>
            <w:top w:val="none" w:sz="0" w:space="0" w:color="auto"/>
            <w:left w:val="none" w:sz="0" w:space="0" w:color="auto"/>
            <w:bottom w:val="none" w:sz="0" w:space="0" w:color="auto"/>
            <w:right w:val="none" w:sz="0" w:space="0" w:color="auto"/>
          </w:divBdr>
        </w:div>
        <w:div w:id="1172065708">
          <w:marLeft w:val="480"/>
          <w:marRight w:val="0"/>
          <w:marTop w:val="0"/>
          <w:marBottom w:val="0"/>
          <w:divBdr>
            <w:top w:val="none" w:sz="0" w:space="0" w:color="auto"/>
            <w:left w:val="none" w:sz="0" w:space="0" w:color="auto"/>
            <w:bottom w:val="none" w:sz="0" w:space="0" w:color="auto"/>
            <w:right w:val="none" w:sz="0" w:space="0" w:color="auto"/>
          </w:divBdr>
        </w:div>
        <w:div w:id="1181972419">
          <w:marLeft w:val="480"/>
          <w:marRight w:val="0"/>
          <w:marTop w:val="0"/>
          <w:marBottom w:val="0"/>
          <w:divBdr>
            <w:top w:val="none" w:sz="0" w:space="0" w:color="auto"/>
            <w:left w:val="none" w:sz="0" w:space="0" w:color="auto"/>
            <w:bottom w:val="none" w:sz="0" w:space="0" w:color="auto"/>
            <w:right w:val="none" w:sz="0" w:space="0" w:color="auto"/>
          </w:divBdr>
        </w:div>
        <w:div w:id="1299334618">
          <w:marLeft w:val="480"/>
          <w:marRight w:val="0"/>
          <w:marTop w:val="0"/>
          <w:marBottom w:val="0"/>
          <w:divBdr>
            <w:top w:val="none" w:sz="0" w:space="0" w:color="auto"/>
            <w:left w:val="none" w:sz="0" w:space="0" w:color="auto"/>
            <w:bottom w:val="none" w:sz="0" w:space="0" w:color="auto"/>
            <w:right w:val="none" w:sz="0" w:space="0" w:color="auto"/>
          </w:divBdr>
        </w:div>
        <w:div w:id="1320186173">
          <w:marLeft w:val="480"/>
          <w:marRight w:val="0"/>
          <w:marTop w:val="0"/>
          <w:marBottom w:val="0"/>
          <w:divBdr>
            <w:top w:val="none" w:sz="0" w:space="0" w:color="auto"/>
            <w:left w:val="none" w:sz="0" w:space="0" w:color="auto"/>
            <w:bottom w:val="none" w:sz="0" w:space="0" w:color="auto"/>
            <w:right w:val="none" w:sz="0" w:space="0" w:color="auto"/>
          </w:divBdr>
        </w:div>
        <w:div w:id="1339623124">
          <w:marLeft w:val="480"/>
          <w:marRight w:val="0"/>
          <w:marTop w:val="0"/>
          <w:marBottom w:val="0"/>
          <w:divBdr>
            <w:top w:val="none" w:sz="0" w:space="0" w:color="auto"/>
            <w:left w:val="none" w:sz="0" w:space="0" w:color="auto"/>
            <w:bottom w:val="none" w:sz="0" w:space="0" w:color="auto"/>
            <w:right w:val="none" w:sz="0" w:space="0" w:color="auto"/>
          </w:divBdr>
        </w:div>
        <w:div w:id="1343969005">
          <w:marLeft w:val="480"/>
          <w:marRight w:val="0"/>
          <w:marTop w:val="0"/>
          <w:marBottom w:val="0"/>
          <w:divBdr>
            <w:top w:val="none" w:sz="0" w:space="0" w:color="auto"/>
            <w:left w:val="none" w:sz="0" w:space="0" w:color="auto"/>
            <w:bottom w:val="none" w:sz="0" w:space="0" w:color="auto"/>
            <w:right w:val="none" w:sz="0" w:space="0" w:color="auto"/>
          </w:divBdr>
        </w:div>
        <w:div w:id="1367098616">
          <w:marLeft w:val="480"/>
          <w:marRight w:val="0"/>
          <w:marTop w:val="0"/>
          <w:marBottom w:val="0"/>
          <w:divBdr>
            <w:top w:val="none" w:sz="0" w:space="0" w:color="auto"/>
            <w:left w:val="none" w:sz="0" w:space="0" w:color="auto"/>
            <w:bottom w:val="none" w:sz="0" w:space="0" w:color="auto"/>
            <w:right w:val="none" w:sz="0" w:space="0" w:color="auto"/>
          </w:divBdr>
        </w:div>
        <w:div w:id="1368945740">
          <w:marLeft w:val="480"/>
          <w:marRight w:val="0"/>
          <w:marTop w:val="0"/>
          <w:marBottom w:val="0"/>
          <w:divBdr>
            <w:top w:val="none" w:sz="0" w:space="0" w:color="auto"/>
            <w:left w:val="none" w:sz="0" w:space="0" w:color="auto"/>
            <w:bottom w:val="none" w:sz="0" w:space="0" w:color="auto"/>
            <w:right w:val="none" w:sz="0" w:space="0" w:color="auto"/>
          </w:divBdr>
        </w:div>
        <w:div w:id="1392734265">
          <w:marLeft w:val="480"/>
          <w:marRight w:val="0"/>
          <w:marTop w:val="0"/>
          <w:marBottom w:val="0"/>
          <w:divBdr>
            <w:top w:val="none" w:sz="0" w:space="0" w:color="auto"/>
            <w:left w:val="none" w:sz="0" w:space="0" w:color="auto"/>
            <w:bottom w:val="none" w:sz="0" w:space="0" w:color="auto"/>
            <w:right w:val="none" w:sz="0" w:space="0" w:color="auto"/>
          </w:divBdr>
        </w:div>
        <w:div w:id="1393306969">
          <w:marLeft w:val="480"/>
          <w:marRight w:val="0"/>
          <w:marTop w:val="0"/>
          <w:marBottom w:val="0"/>
          <w:divBdr>
            <w:top w:val="none" w:sz="0" w:space="0" w:color="auto"/>
            <w:left w:val="none" w:sz="0" w:space="0" w:color="auto"/>
            <w:bottom w:val="none" w:sz="0" w:space="0" w:color="auto"/>
            <w:right w:val="none" w:sz="0" w:space="0" w:color="auto"/>
          </w:divBdr>
        </w:div>
        <w:div w:id="1397165336">
          <w:marLeft w:val="480"/>
          <w:marRight w:val="0"/>
          <w:marTop w:val="0"/>
          <w:marBottom w:val="0"/>
          <w:divBdr>
            <w:top w:val="none" w:sz="0" w:space="0" w:color="auto"/>
            <w:left w:val="none" w:sz="0" w:space="0" w:color="auto"/>
            <w:bottom w:val="none" w:sz="0" w:space="0" w:color="auto"/>
            <w:right w:val="none" w:sz="0" w:space="0" w:color="auto"/>
          </w:divBdr>
        </w:div>
        <w:div w:id="1430588805">
          <w:marLeft w:val="480"/>
          <w:marRight w:val="0"/>
          <w:marTop w:val="0"/>
          <w:marBottom w:val="0"/>
          <w:divBdr>
            <w:top w:val="none" w:sz="0" w:space="0" w:color="auto"/>
            <w:left w:val="none" w:sz="0" w:space="0" w:color="auto"/>
            <w:bottom w:val="none" w:sz="0" w:space="0" w:color="auto"/>
            <w:right w:val="none" w:sz="0" w:space="0" w:color="auto"/>
          </w:divBdr>
        </w:div>
        <w:div w:id="1449465574">
          <w:marLeft w:val="480"/>
          <w:marRight w:val="0"/>
          <w:marTop w:val="0"/>
          <w:marBottom w:val="0"/>
          <w:divBdr>
            <w:top w:val="none" w:sz="0" w:space="0" w:color="auto"/>
            <w:left w:val="none" w:sz="0" w:space="0" w:color="auto"/>
            <w:bottom w:val="none" w:sz="0" w:space="0" w:color="auto"/>
            <w:right w:val="none" w:sz="0" w:space="0" w:color="auto"/>
          </w:divBdr>
        </w:div>
        <w:div w:id="1465850682">
          <w:marLeft w:val="480"/>
          <w:marRight w:val="0"/>
          <w:marTop w:val="0"/>
          <w:marBottom w:val="0"/>
          <w:divBdr>
            <w:top w:val="none" w:sz="0" w:space="0" w:color="auto"/>
            <w:left w:val="none" w:sz="0" w:space="0" w:color="auto"/>
            <w:bottom w:val="none" w:sz="0" w:space="0" w:color="auto"/>
            <w:right w:val="none" w:sz="0" w:space="0" w:color="auto"/>
          </w:divBdr>
        </w:div>
        <w:div w:id="1494908038">
          <w:marLeft w:val="480"/>
          <w:marRight w:val="0"/>
          <w:marTop w:val="0"/>
          <w:marBottom w:val="0"/>
          <w:divBdr>
            <w:top w:val="none" w:sz="0" w:space="0" w:color="auto"/>
            <w:left w:val="none" w:sz="0" w:space="0" w:color="auto"/>
            <w:bottom w:val="none" w:sz="0" w:space="0" w:color="auto"/>
            <w:right w:val="none" w:sz="0" w:space="0" w:color="auto"/>
          </w:divBdr>
        </w:div>
        <w:div w:id="1499619417">
          <w:marLeft w:val="480"/>
          <w:marRight w:val="0"/>
          <w:marTop w:val="0"/>
          <w:marBottom w:val="0"/>
          <w:divBdr>
            <w:top w:val="none" w:sz="0" w:space="0" w:color="auto"/>
            <w:left w:val="none" w:sz="0" w:space="0" w:color="auto"/>
            <w:bottom w:val="none" w:sz="0" w:space="0" w:color="auto"/>
            <w:right w:val="none" w:sz="0" w:space="0" w:color="auto"/>
          </w:divBdr>
        </w:div>
        <w:div w:id="1508444738">
          <w:marLeft w:val="480"/>
          <w:marRight w:val="0"/>
          <w:marTop w:val="0"/>
          <w:marBottom w:val="0"/>
          <w:divBdr>
            <w:top w:val="none" w:sz="0" w:space="0" w:color="auto"/>
            <w:left w:val="none" w:sz="0" w:space="0" w:color="auto"/>
            <w:bottom w:val="none" w:sz="0" w:space="0" w:color="auto"/>
            <w:right w:val="none" w:sz="0" w:space="0" w:color="auto"/>
          </w:divBdr>
        </w:div>
        <w:div w:id="1537082346">
          <w:marLeft w:val="480"/>
          <w:marRight w:val="0"/>
          <w:marTop w:val="0"/>
          <w:marBottom w:val="0"/>
          <w:divBdr>
            <w:top w:val="none" w:sz="0" w:space="0" w:color="auto"/>
            <w:left w:val="none" w:sz="0" w:space="0" w:color="auto"/>
            <w:bottom w:val="none" w:sz="0" w:space="0" w:color="auto"/>
            <w:right w:val="none" w:sz="0" w:space="0" w:color="auto"/>
          </w:divBdr>
        </w:div>
        <w:div w:id="1548909795">
          <w:marLeft w:val="480"/>
          <w:marRight w:val="0"/>
          <w:marTop w:val="0"/>
          <w:marBottom w:val="0"/>
          <w:divBdr>
            <w:top w:val="none" w:sz="0" w:space="0" w:color="auto"/>
            <w:left w:val="none" w:sz="0" w:space="0" w:color="auto"/>
            <w:bottom w:val="none" w:sz="0" w:space="0" w:color="auto"/>
            <w:right w:val="none" w:sz="0" w:space="0" w:color="auto"/>
          </w:divBdr>
        </w:div>
        <w:div w:id="1606575740">
          <w:marLeft w:val="480"/>
          <w:marRight w:val="0"/>
          <w:marTop w:val="0"/>
          <w:marBottom w:val="0"/>
          <w:divBdr>
            <w:top w:val="none" w:sz="0" w:space="0" w:color="auto"/>
            <w:left w:val="none" w:sz="0" w:space="0" w:color="auto"/>
            <w:bottom w:val="none" w:sz="0" w:space="0" w:color="auto"/>
            <w:right w:val="none" w:sz="0" w:space="0" w:color="auto"/>
          </w:divBdr>
        </w:div>
        <w:div w:id="1680041846">
          <w:marLeft w:val="480"/>
          <w:marRight w:val="0"/>
          <w:marTop w:val="0"/>
          <w:marBottom w:val="0"/>
          <w:divBdr>
            <w:top w:val="none" w:sz="0" w:space="0" w:color="auto"/>
            <w:left w:val="none" w:sz="0" w:space="0" w:color="auto"/>
            <w:bottom w:val="none" w:sz="0" w:space="0" w:color="auto"/>
            <w:right w:val="none" w:sz="0" w:space="0" w:color="auto"/>
          </w:divBdr>
        </w:div>
        <w:div w:id="1690643049">
          <w:marLeft w:val="480"/>
          <w:marRight w:val="0"/>
          <w:marTop w:val="0"/>
          <w:marBottom w:val="0"/>
          <w:divBdr>
            <w:top w:val="none" w:sz="0" w:space="0" w:color="auto"/>
            <w:left w:val="none" w:sz="0" w:space="0" w:color="auto"/>
            <w:bottom w:val="none" w:sz="0" w:space="0" w:color="auto"/>
            <w:right w:val="none" w:sz="0" w:space="0" w:color="auto"/>
          </w:divBdr>
        </w:div>
        <w:div w:id="1691759517">
          <w:marLeft w:val="480"/>
          <w:marRight w:val="0"/>
          <w:marTop w:val="0"/>
          <w:marBottom w:val="0"/>
          <w:divBdr>
            <w:top w:val="none" w:sz="0" w:space="0" w:color="auto"/>
            <w:left w:val="none" w:sz="0" w:space="0" w:color="auto"/>
            <w:bottom w:val="none" w:sz="0" w:space="0" w:color="auto"/>
            <w:right w:val="none" w:sz="0" w:space="0" w:color="auto"/>
          </w:divBdr>
        </w:div>
        <w:div w:id="1734893610">
          <w:marLeft w:val="480"/>
          <w:marRight w:val="0"/>
          <w:marTop w:val="0"/>
          <w:marBottom w:val="0"/>
          <w:divBdr>
            <w:top w:val="none" w:sz="0" w:space="0" w:color="auto"/>
            <w:left w:val="none" w:sz="0" w:space="0" w:color="auto"/>
            <w:bottom w:val="none" w:sz="0" w:space="0" w:color="auto"/>
            <w:right w:val="none" w:sz="0" w:space="0" w:color="auto"/>
          </w:divBdr>
        </w:div>
        <w:div w:id="1743067417">
          <w:marLeft w:val="480"/>
          <w:marRight w:val="0"/>
          <w:marTop w:val="0"/>
          <w:marBottom w:val="0"/>
          <w:divBdr>
            <w:top w:val="none" w:sz="0" w:space="0" w:color="auto"/>
            <w:left w:val="none" w:sz="0" w:space="0" w:color="auto"/>
            <w:bottom w:val="none" w:sz="0" w:space="0" w:color="auto"/>
            <w:right w:val="none" w:sz="0" w:space="0" w:color="auto"/>
          </w:divBdr>
        </w:div>
        <w:div w:id="1746801830">
          <w:marLeft w:val="480"/>
          <w:marRight w:val="0"/>
          <w:marTop w:val="0"/>
          <w:marBottom w:val="0"/>
          <w:divBdr>
            <w:top w:val="none" w:sz="0" w:space="0" w:color="auto"/>
            <w:left w:val="none" w:sz="0" w:space="0" w:color="auto"/>
            <w:bottom w:val="none" w:sz="0" w:space="0" w:color="auto"/>
            <w:right w:val="none" w:sz="0" w:space="0" w:color="auto"/>
          </w:divBdr>
        </w:div>
        <w:div w:id="1754350245">
          <w:marLeft w:val="480"/>
          <w:marRight w:val="0"/>
          <w:marTop w:val="0"/>
          <w:marBottom w:val="0"/>
          <w:divBdr>
            <w:top w:val="none" w:sz="0" w:space="0" w:color="auto"/>
            <w:left w:val="none" w:sz="0" w:space="0" w:color="auto"/>
            <w:bottom w:val="none" w:sz="0" w:space="0" w:color="auto"/>
            <w:right w:val="none" w:sz="0" w:space="0" w:color="auto"/>
          </w:divBdr>
        </w:div>
        <w:div w:id="1883785042">
          <w:marLeft w:val="480"/>
          <w:marRight w:val="0"/>
          <w:marTop w:val="0"/>
          <w:marBottom w:val="0"/>
          <w:divBdr>
            <w:top w:val="none" w:sz="0" w:space="0" w:color="auto"/>
            <w:left w:val="none" w:sz="0" w:space="0" w:color="auto"/>
            <w:bottom w:val="none" w:sz="0" w:space="0" w:color="auto"/>
            <w:right w:val="none" w:sz="0" w:space="0" w:color="auto"/>
          </w:divBdr>
        </w:div>
        <w:div w:id="1940409502">
          <w:marLeft w:val="480"/>
          <w:marRight w:val="0"/>
          <w:marTop w:val="0"/>
          <w:marBottom w:val="0"/>
          <w:divBdr>
            <w:top w:val="none" w:sz="0" w:space="0" w:color="auto"/>
            <w:left w:val="none" w:sz="0" w:space="0" w:color="auto"/>
            <w:bottom w:val="none" w:sz="0" w:space="0" w:color="auto"/>
            <w:right w:val="none" w:sz="0" w:space="0" w:color="auto"/>
          </w:divBdr>
        </w:div>
        <w:div w:id="1943106374">
          <w:marLeft w:val="480"/>
          <w:marRight w:val="0"/>
          <w:marTop w:val="0"/>
          <w:marBottom w:val="0"/>
          <w:divBdr>
            <w:top w:val="none" w:sz="0" w:space="0" w:color="auto"/>
            <w:left w:val="none" w:sz="0" w:space="0" w:color="auto"/>
            <w:bottom w:val="none" w:sz="0" w:space="0" w:color="auto"/>
            <w:right w:val="none" w:sz="0" w:space="0" w:color="auto"/>
          </w:divBdr>
        </w:div>
        <w:div w:id="1972705968">
          <w:marLeft w:val="480"/>
          <w:marRight w:val="0"/>
          <w:marTop w:val="0"/>
          <w:marBottom w:val="0"/>
          <w:divBdr>
            <w:top w:val="none" w:sz="0" w:space="0" w:color="auto"/>
            <w:left w:val="none" w:sz="0" w:space="0" w:color="auto"/>
            <w:bottom w:val="none" w:sz="0" w:space="0" w:color="auto"/>
            <w:right w:val="none" w:sz="0" w:space="0" w:color="auto"/>
          </w:divBdr>
        </w:div>
        <w:div w:id="2017731019">
          <w:marLeft w:val="480"/>
          <w:marRight w:val="0"/>
          <w:marTop w:val="0"/>
          <w:marBottom w:val="0"/>
          <w:divBdr>
            <w:top w:val="none" w:sz="0" w:space="0" w:color="auto"/>
            <w:left w:val="none" w:sz="0" w:space="0" w:color="auto"/>
            <w:bottom w:val="none" w:sz="0" w:space="0" w:color="auto"/>
            <w:right w:val="none" w:sz="0" w:space="0" w:color="auto"/>
          </w:divBdr>
        </w:div>
        <w:div w:id="2037804099">
          <w:marLeft w:val="480"/>
          <w:marRight w:val="0"/>
          <w:marTop w:val="0"/>
          <w:marBottom w:val="0"/>
          <w:divBdr>
            <w:top w:val="none" w:sz="0" w:space="0" w:color="auto"/>
            <w:left w:val="none" w:sz="0" w:space="0" w:color="auto"/>
            <w:bottom w:val="none" w:sz="0" w:space="0" w:color="auto"/>
            <w:right w:val="none" w:sz="0" w:space="0" w:color="auto"/>
          </w:divBdr>
        </w:div>
        <w:div w:id="2046757433">
          <w:marLeft w:val="480"/>
          <w:marRight w:val="0"/>
          <w:marTop w:val="0"/>
          <w:marBottom w:val="0"/>
          <w:divBdr>
            <w:top w:val="none" w:sz="0" w:space="0" w:color="auto"/>
            <w:left w:val="none" w:sz="0" w:space="0" w:color="auto"/>
            <w:bottom w:val="none" w:sz="0" w:space="0" w:color="auto"/>
            <w:right w:val="none" w:sz="0" w:space="0" w:color="auto"/>
          </w:divBdr>
        </w:div>
        <w:div w:id="2073697867">
          <w:marLeft w:val="480"/>
          <w:marRight w:val="0"/>
          <w:marTop w:val="0"/>
          <w:marBottom w:val="0"/>
          <w:divBdr>
            <w:top w:val="none" w:sz="0" w:space="0" w:color="auto"/>
            <w:left w:val="none" w:sz="0" w:space="0" w:color="auto"/>
            <w:bottom w:val="none" w:sz="0" w:space="0" w:color="auto"/>
            <w:right w:val="none" w:sz="0" w:space="0" w:color="auto"/>
          </w:divBdr>
        </w:div>
        <w:div w:id="2112966996">
          <w:marLeft w:val="480"/>
          <w:marRight w:val="0"/>
          <w:marTop w:val="0"/>
          <w:marBottom w:val="0"/>
          <w:divBdr>
            <w:top w:val="none" w:sz="0" w:space="0" w:color="auto"/>
            <w:left w:val="none" w:sz="0" w:space="0" w:color="auto"/>
            <w:bottom w:val="none" w:sz="0" w:space="0" w:color="auto"/>
            <w:right w:val="none" w:sz="0" w:space="0" w:color="auto"/>
          </w:divBdr>
        </w:div>
        <w:div w:id="2122724021">
          <w:marLeft w:val="480"/>
          <w:marRight w:val="0"/>
          <w:marTop w:val="0"/>
          <w:marBottom w:val="0"/>
          <w:divBdr>
            <w:top w:val="none" w:sz="0" w:space="0" w:color="auto"/>
            <w:left w:val="none" w:sz="0" w:space="0" w:color="auto"/>
            <w:bottom w:val="none" w:sz="0" w:space="0" w:color="auto"/>
            <w:right w:val="none" w:sz="0" w:space="0" w:color="auto"/>
          </w:divBdr>
        </w:div>
        <w:div w:id="2129346333">
          <w:marLeft w:val="480"/>
          <w:marRight w:val="0"/>
          <w:marTop w:val="0"/>
          <w:marBottom w:val="0"/>
          <w:divBdr>
            <w:top w:val="none" w:sz="0" w:space="0" w:color="auto"/>
            <w:left w:val="none" w:sz="0" w:space="0" w:color="auto"/>
            <w:bottom w:val="none" w:sz="0" w:space="0" w:color="auto"/>
            <w:right w:val="none" w:sz="0" w:space="0" w:color="auto"/>
          </w:divBdr>
        </w:div>
      </w:divsChild>
    </w:div>
    <w:div w:id="122577951">
      <w:bodyDiv w:val="1"/>
      <w:marLeft w:val="0"/>
      <w:marRight w:val="0"/>
      <w:marTop w:val="0"/>
      <w:marBottom w:val="0"/>
      <w:divBdr>
        <w:top w:val="none" w:sz="0" w:space="0" w:color="auto"/>
        <w:left w:val="none" w:sz="0" w:space="0" w:color="auto"/>
        <w:bottom w:val="none" w:sz="0" w:space="0" w:color="auto"/>
        <w:right w:val="none" w:sz="0" w:space="0" w:color="auto"/>
      </w:divBdr>
      <w:divsChild>
        <w:div w:id="862322695">
          <w:marLeft w:val="480"/>
          <w:marRight w:val="0"/>
          <w:marTop w:val="0"/>
          <w:marBottom w:val="0"/>
          <w:divBdr>
            <w:top w:val="none" w:sz="0" w:space="0" w:color="auto"/>
            <w:left w:val="none" w:sz="0" w:space="0" w:color="auto"/>
            <w:bottom w:val="none" w:sz="0" w:space="0" w:color="auto"/>
            <w:right w:val="none" w:sz="0" w:space="0" w:color="auto"/>
          </w:divBdr>
        </w:div>
        <w:div w:id="492455881">
          <w:marLeft w:val="480"/>
          <w:marRight w:val="0"/>
          <w:marTop w:val="0"/>
          <w:marBottom w:val="0"/>
          <w:divBdr>
            <w:top w:val="none" w:sz="0" w:space="0" w:color="auto"/>
            <w:left w:val="none" w:sz="0" w:space="0" w:color="auto"/>
            <w:bottom w:val="none" w:sz="0" w:space="0" w:color="auto"/>
            <w:right w:val="none" w:sz="0" w:space="0" w:color="auto"/>
          </w:divBdr>
        </w:div>
        <w:div w:id="31151769">
          <w:marLeft w:val="480"/>
          <w:marRight w:val="0"/>
          <w:marTop w:val="0"/>
          <w:marBottom w:val="0"/>
          <w:divBdr>
            <w:top w:val="none" w:sz="0" w:space="0" w:color="auto"/>
            <w:left w:val="none" w:sz="0" w:space="0" w:color="auto"/>
            <w:bottom w:val="none" w:sz="0" w:space="0" w:color="auto"/>
            <w:right w:val="none" w:sz="0" w:space="0" w:color="auto"/>
          </w:divBdr>
        </w:div>
        <w:div w:id="1199583712">
          <w:marLeft w:val="480"/>
          <w:marRight w:val="0"/>
          <w:marTop w:val="0"/>
          <w:marBottom w:val="0"/>
          <w:divBdr>
            <w:top w:val="none" w:sz="0" w:space="0" w:color="auto"/>
            <w:left w:val="none" w:sz="0" w:space="0" w:color="auto"/>
            <w:bottom w:val="none" w:sz="0" w:space="0" w:color="auto"/>
            <w:right w:val="none" w:sz="0" w:space="0" w:color="auto"/>
          </w:divBdr>
        </w:div>
        <w:div w:id="1691251713">
          <w:marLeft w:val="480"/>
          <w:marRight w:val="0"/>
          <w:marTop w:val="0"/>
          <w:marBottom w:val="0"/>
          <w:divBdr>
            <w:top w:val="none" w:sz="0" w:space="0" w:color="auto"/>
            <w:left w:val="none" w:sz="0" w:space="0" w:color="auto"/>
            <w:bottom w:val="none" w:sz="0" w:space="0" w:color="auto"/>
            <w:right w:val="none" w:sz="0" w:space="0" w:color="auto"/>
          </w:divBdr>
        </w:div>
        <w:div w:id="2056736029">
          <w:marLeft w:val="480"/>
          <w:marRight w:val="0"/>
          <w:marTop w:val="0"/>
          <w:marBottom w:val="0"/>
          <w:divBdr>
            <w:top w:val="none" w:sz="0" w:space="0" w:color="auto"/>
            <w:left w:val="none" w:sz="0" w:space="0" w:color="auto"/>
            <w:bottom w:val="none" w:sz="0" w:space="0" w:color="auto"/>
            <w:right w:val="none" w:sz="0" w:space="0" w:color="auto"/>
          </w:divBdr>
        </w:div>
        <w:div w:id="1836873922">
          <w:marLeft w:val="480"/>
          <w:marRight w:val="0"/>
          <w:marTop w:val="0"/>
          <w:marBottom w:val="0"/>
          <w:divBdr>
            <w:top w:val="none" w:sz="0" w:space="0" w:color="auto"/>
            <w:left w:val="none" w:sz="0" w:space="0" w:color="auto"/>
            <w:bottom w:val="none" w:sz="0" w:space="0" w:color="auto"/>
            <w:right w:val="none" w:sz="0" w:space="0" w:color="auto"/>
          </w:divBdr>
        </w:div>
        <w:div w:id="1159806997">
          <w:marLeft w:val="480"/>
          <w:marRight w:val="0"/>
          <w:marTop w:val="0"/>
          <w:marBottom w:val="0"/>
          <w:divBdr>
            <w:top w:val="none" w:sz="0" w:space="0" w:color="auto"/>
            <w:left w:val="none" w:sz="0" w:space="0" w:color="auto"/>
            <w:bottom w:val="none" w:sz="0" w:space="0" w:color="auto"/>
            <w:right w:val="none" w:sz="0" w:space="0" w:color="auto"/>
          </w:divBdr>
        </w:div>
        <w:div w:id="96994485">
          <w:marLeft w:val="480"/>
          <w:marRight w:val="0"/>
          <w:marTop w:val="0"/>
          <w:marBottom w:val="0"/>
          <w:divBdr>
            <w:top w:val="none" w:sz="0" w:space="0" w:color="auto"/>
            <w:left w:val="none" w:sz="0" w:space="0" w:color="auto"/>
            <w:bottom w:val="none" w:sz="0" w:space="0" w:color="auto"/>
            <w:right w:val="none" w:sz="0" w:space="0" w:color="auto"/>
          </w:divBdr>
        </w:div>
        <w:div w:id="237137654">
          <w:marLeft w:val="480"/>
          <w:marRight w:val="0"/>
          <w:marTop w:val="0"/>
          <w:marBottom w:val="0"/>
          <w:divBdr>
            <w:top w:val="none" w:sz="0" w:space="0" w:color="auto"/>
            <w:left w:val="none" w:sz="0" w:space="0" w:color="auto"/>
            <w:bottom w:val="none" w:sz="0" w:space="0" w:color="auto"/>
            <w:right w:val="none" w:sz="0" w:space="0" w:color="auto"/>
          </w:divBdr>
        </w:div>
        <w:div w:id="1867208341">
          <w:marLeft w:val="480"/>
          <w:marRight w:val="0"/>
          <w:marTop w:val="0"/>
          <w:marBottom w:val="0"/>
          <w:divBdr>
            <w:top w:val="none" w:sz="0" w:space="0" w:color="auto"/>
            <w:left w:val="none" w:sz="0" w:space="0" w:color="auto"/>
            <w:bottom w:val="none" w:sz="0" w:space="0" w:color="auto"/>
            <w:right w:val="none" w:sz="0" w:space="0" w:color="auto"/>
          </w:divBdr>
        </w:div>
        <w:div w:id="1187868619">
          <w:marLeft w:val="480"/>
          <w:marRight w:val="0"/>
          <w:marTop w:val="0"/>
          <w:marBottom w:val="0"/>
          <w:divBdr>
            <w:top w:val="none" w:sz="0" w:space="0" w:color="auto"/>
            <w:left w:val="none" w:sz="0" w:space="0" w:color="auto"/>
            <w:bottom w:val="none" w:sz="0" w:space="0" w:color="auto"/>
            <w:right w:val="none" w:sz="0" w:space="0" w:color="auto"/>
          </w:divBdr>
        </w:div>
        <w:div w:id="1974869579">
          <w:marLeft w:val="480"/>
          <w:marRight w:val="0"/>
          <w:marTop w:val="0"/>
          <w:marBottom w:val="0"/>
          <w:divBdr>
            <w:top w:val="none" w:sz="0" w:space="0" w:color="auto"/>
            <w:left w:val="none" w:sz="0" w:space="0" w:color="auto"/>
            <w:bottom w:val="none" w:sz="0" w:space="0" w:color="auto"/>
            <w:right w:val="none" w:sz="0" w:space="0" w:color="auto"/>
          </w:divBdr>
        </w:div>
        <w:div w:id="849220550">
          <w:marLeft w:val="480"/>
          <w:marRight w:val="0"/>
          <w:marTop w:val="0"/>
          <w:marBottom w:val="0"/>
          <w:divBdr>
            <w:top w:val="none" w:sz="0" w:space="0" w:color="auto"/>
            <w:left w:val="none" w:sz="0" w:space="0" w:color="auto"/>
            <w:bottom w:val="none" w:sz="0" w:space="0" w:color="auto"/>
            <w:right w:val="none" w:sz="0" w:space="0" w:color="auto"/>
          </w:divBdr>
        </w:div>
        <w:div w:id="507260426">
          <w:marLeft w:val="480"/>
          <w:marRight w:val="0"/>
          <w:marTop w:val="0"/>
          <w:marBottom w:val="0"/>
          <w:divBdr>
            <w:top w:val="none" w:sz="0" w:space="0" w:color="auto"/>
            <w:left w:val="none" w:sz="0" w:space="0" w:color="auto"/>
            <w:bottom w:val="none" w:sz="0" w:space="0" w:color="auto"/>
            <w:right w:val="none" w:sz="0" w:space="0" w:color="auto"/>
          </w:divBdr>
        </w:div>
        <w:div w:id="1016926280">
          <w:marLeft w:val="480"/>
          <w:marRight w:val="0"/>
          <w:marTop w:val="0"/>
          <w:marBottom w:val="0"/>
          <w:divBdr>
            <w:top w:val="none" w:sz="0" w:space="0" w:color="auto"/>
            <w:left w:val="none" w:sz="0" w:space="0" w:color="auto"/>
            <w:bottom w:val="none" w:sz="0" w:space="0" w:color="auto"/>
            <w:right w:val="none" w:sz="0" w:space="0" w:color="auto"/>
          </w:divBdr>
        </w:div>
        <w:div w:id="563375227">
          <w:marLeft w:val="480"/>
          <w:marRight w:val="0"/>
          <w:marTop w:val="0"/>
          <w:marBottom w:val="0"/>
          <w:divBdr>
            <w:top w:val="none" w:sz="0" w:space="0" w:color="auto"/>
            <w:left w:val="none" w:sz="0" w:space="0" w:color="auto"/>
            <w:bottom w:val="none" w:sz="0" w:space="0" w:color="auto"/>
            <w:right w:val="none" w:sz="0" w:space="0" w:color="auto"/>
          </w:divBdr>
        </w:div>
        <w:div w:id="1169758345">
          <w:marLeft w:val="480"/>
          <w:marRight w:val="0"/>
          <w:marTop w:val="0"/>
          <w:marBottom w:val="0"/>
          <w:divBdr>
            <w:top w:val="none" w:sz="0" w:space="0" w:color="auto"/>
            <w:left w:val="none" w:sz="0" w:space="0" w:color="auto"/>
            <w:bottom w:val="none" w:sz="0" w:space="0" w:color="auto"/>
            <w:right w:val="none" w:sz="0" w:space="0" w:color="auto"/>
          </w:divBdr>
        </w:div>
        <w:div w:id="1030839079">
          <w:marLeft w:val="480"/>
          <w:marRight w:val="0"/>
          <w:marTop w:val="0"/>
          <w:marBottom w:val="0"/>
          <w:divBdr>
            <w:top w:val="none" w:sz="0" w:space="0" w:color="auto"/>
            <w:left w:val="none" w:sz="0" w:space="0" w:color="auto"/>
            <w:bottom w:val="none" w:sz="0" w:space="0" w:color="auto"/>
            <w:right w:val="none" w:sz="0" w:space="0" w:color="auto"/>
          </w:divBdr>
        </w:div>
        <w:div w:id="2118208309">
          <w:marLeft w:val="480"/>
          <w:marRight w:val="0"/>
          <w:marTop w:val="0"/>
          <w:marBottom w:val="0"/>
          <w:divBdr>
            <w:top w:val="none" w:sz="0" w:space="0" w:color="auto"/>
            <w:left w:val="none" w:sz="0" w:space="0" w:color="auto"/>
            <w:bottom w:val="none" w:sz="0" w:space="0" w:color="auto"/>
            <w:right w:val="none" w:sz="0" w:space="0" w:color="auto"/>
          </w:divBdr>
        </w:div>
        <w:div w:id="1340035417">
          <w:marLeft w:val="480"/>
          <w:marRight w:val="0"/>
          <w:marTop w:val="0"/>
          <w:marBottom w:val="0"/>
          <w:divBdr>
            <w:top w:val="none" w:sz="0" w:space="0" w:color="auto"/>
            <w:left w:val="none" w:sz="0" w:space="0" w:color="auto"/>
            <w:bottom w:val="none" w:sz="0" w:space="0" w:color="auto"/>
            <w:right w:val="none" w:sz="0" w:space="0" w:color="auto"/>
          </w:divBdr>
        </w:div>
        <w:div w:id="1636057087">
          <w:marLeft w:val="480"/>
          <w:marRight w:val="0"/>
          <w:marTop w:val="0"/>
          <w:marBottom w:val="0"/>
          <w:divBdr>
            <w:top w:val="none" w:sz="0" w:space="0" w:color="auto"/>
            <w:left w:val="none" w:sz="0" w:space="0" w:color="auto"/>
            <w:bottom w:val="none" w:sz="0" w:space="0" w:color="auto"/>
            <w:right w:val="none" w:sz="0" w:space="0" w:color="auto"/>
          </w:divBdr>
        </w:div>
        <w:div w:id="835875375">
          <w:marLeft w:val="480"/>
          <w:marRight w:val="0"/>
          <w:marTop w:val="0"/>
          <w:marBottom w:val="0"/>
          <w:divBdr>
            <w:top w:val="none" w:sz="0" w:space="0" w:color="auto"/>
            <w:left w:val="none" w:sz="0" w:space="0" w:color="auto"/>
            <w:bottom w:val="none" w:sz="0" w:space="0" w:color="auto"/>
            <w:right w:val="none" w:sz="0" w:space="0" w:color="auto"/>
          </w:divBdr>
        </w:div>
        <w:div w:id="554049542">
          <w:marLeft w:val="480"/>
          <w:marRight w:val="0"/>
          <w:marTop w:val="0"/>
          <w:marBottom w:val="0"/>
          <w:divBdr>
            <w:top w:val="none" w:sz="0" w:space="0" w:color="auto"/>
            <w:left w:val="none" w:sz="0" w:space="0" w:color="auto"/>
            <w:bottom w:val="none" w:sz="0" w:space="0" w:color="auto"/>
            <w:right w:val="none" w:sz="0" w:space="0" w:color="auto"/>
          </w:divBdr>
        </w:div>
        <w:div w:id="516970545">
          <w:marLeft w:val="480"/>
          <w:marRight w:val="0"/>
          <w:marTop w:val="0"/>
          <w:marBottom w:val="0"/>
          <w:divBdr>
            <w:top w:val="none" w:sz="0" w:space="0" w:color="auto"/>
            <w:left w:val="none" w:sz="0" w:space="0" w:color="auto"/>
            <w:bottom w:val="none" w:sz="0" w:space="0" w:color="auto"/>
            <w:right w:val="none" w:sz="0" w:space="0" w:color="auto"/>
          </w:divBdr>
        </w:div>
        <w:div w:id="75254446">
          <w:marLeft w:val="480"/>
          <w:marRight w:val="0"/>
          <w:marTop w:val="0"/>
          <w:marBottom w:val="0"/>
          <w:divBdr>
            <w:top w:val="none" w:sz="0" w:space="0" w:color="auto"/>
            <w:left w:val="none" w:sz="0" w:space="0" w:color="auto"/>
            <w:bottom w:val="none" w:sz="0" w:space="0" w:color="auto"/>
            <w:right w:val="none" w:sz="0" w:space="0" w:color="auto"/>
          </w:divBdr>
        </w:div>
        <w:div w:id="447048951">
          <w:marLeft w:val="480"/>
          <w:marRight w:val="0"/>
          <w:marTop w:val="0"/>
          <w:marBottom w:val="0"/>
          <w:divBdr>
            <w:top w:val="none" w:sz="0" w:space="0" w:color="auto"/>
            <w:left w:val="none" w:sz="0" w:space="0" w:color="auto"/>
            <w:bottom w:val="none" w:sz="0" w:space="0" w:color="auto"/>
            <w:right w:val="none" w:sz="0" w:space="0" w:color="auto"/>
          </w:divBdr>
        </w:div>
        <w:div w:id="1737892490">
          <w:marLeft w:val="480"/>
          <w:marRight w:val="0"/>
          <w:marTop w:val="0"/>
          <w:marBottom w:val="0"/>
          <w:divBdr>
            <w:top w:val="none" w:sz="0" w:space="0" w:color="auto"/>
            <w:left w:val="none" w:sz="0" w:space="0" w:color="auto"/>
            <w:bottom w:val="none" w:sz="0" w:space="0" w:color="auto"/>
            <w:right w:val="none" w:sz="0" w:space="0" w:color="auto"/>
          </w:divBdr>
        </w:div>
        <w:div w:id="684019688">
          <w:marLeft w:val="480"/>
          <w:marRight w:val="0"/>
          <w:marTop w:val="0"/>
          <w:marBottom w:val="0"/>
          <w:divBdr>
            <w:top w:val="none" w:sz="0" w:space="0" w:color="auto"/>
            <w:left w:val="none" w:sz="0" w:space="0" w:color="auto"/>
            <w:bottom w:val="none" w:sz="0" w:space="0" w:color="auto"/>
            <w:right w:val="none" w:sz="0" w:space="0" w:color="auto"/>
          </w:divBdr>
        </w:div>
        <w:div w:id="498619695">
          <w:marLeft w:val="480"/>
          <w:marRight w:val="0"/>
          <w:marTop w:val="0"/>
          <w:marBottom w:val="0"/>
          <w:divBdr>
            <w:top w:val="none" w:sz="0" w:space="0" w:color="auto"/>
            <w:left w:val="none" w:sz="0" w:space="0" w:color="auto"/>
            <w:bottom w:val="none" w:sz="0" w:space="0" w:color="auto"/>
            <w:right w:val="none" w:sz="0" w:space="0" w:color="auto"/>
          </w:divBdr>
        </w:div>
        <w:div w:id="343947625">
          <w:marLeft w:val="480"/>
          <w:marRight w:val="0"/>
          <w:marTop w:val="0"/>
          <w:marBottom w:val="0"/>
          <w:divBdr>
            <w:top w:val="none" w:sz="0" w:space="0" w:color="auto"/>
            <w:left w:val="none" w:sz="0" w:space="0" w:color="auto"/>
            <w:bottom w:val="none" w:sz="0" w:space="0" w:color="auto"/>
            <w:right w:val="none" w:sz="0" w:space="0" w:color="auto"/>
          </w:divBdr>
        </w:div>
        <w:div w:id="176697393">
          <w:marLeft w:val="480"/>
          <w:marRight w:val="0"/>
          <w:marTop w:val="0"/>
          <w:marBottom w:val="0"/>
          <w:divBdr>
            <w:top w:val="none" w:sz="0" w:space="0" w:color="auto"/>
            <w:left w:val="none" w:sz="0" w:space="0" w:color="auto"/>
            <w:bottom w:val="none" w:sz="0" w:space="0" w:color="auto"/>
            <w:right w:val="none" w:sz="0" w:space="0" w:color="auto"/>
          </w:divBdr>
        </w:div>
        <w:div w:id="1635216594">
          <w:marLeft w:val="480"/>
          <w:marRight w:val="0"/>
          <w:marTop w:val="0"/>
          <w:marBottom w:val="0"/>
          <w:divBdr>
            <w:top w:val="none" w:sz="0" w:space="0" w:color="auto"/>
            <w:left w:val="none" w:sz="0" w:space="0" w:color="auto"/>
            <w:bottom w:val="none" w:sz="0" w:space="0" w:color="auto"/>
            <w:right w:val="none" w:sz="0" w:space="0" w:color="auto"/>
          </w:divBdr>
        </w:div>
        <w:div w:id="1400249486">
          <w:marLeft w:val="480"/>
          <w:marRight w:val="0"/>
          <w:marTop w:val="0"/>
          <w:marBottom w:val="0"/>
          <w:divBdr>
            <w:top w:val="none" w:sz="0" w:space="0" w:color="auto"/>
            <w:left w:val="none" w:sz="0" w:space="0" w:color="auto"/>
            <w:bottom w:val="none" w:sz="0" w:space="0" w:color="auto"/>
            <w:right w:val="none" w:sz="0" w:space="0" w:color="auto"/>
          </w:divBdr>
        </w:div>
        <w:div w:id="309602227">
          <w:marLeft w:val="480"/>
          <w:marRight w:val="0"/>
          <w:marTop w:val="0"/>
          <w:marBottom w:val="0"/>
          <w:divBdr>
            <w:top w:val="none" w:sz="0" w:space="0" w:color="auto"/>
            <w:left w:val="none" w:sz="0" w:space="0" w:color="auto"/>
            <w:bottom w:val="none" w:sz="0" w:space="0" w:color="auto"/>
            <w:right w:val="none" w:sz="0" w:space="0" w:color="auto"/>
          </w:divBdr>
        </w:div>
        <w:div w:id="406466798">
          <w:marLeft w:val="480"/>
          <w:marRight w:val="0"/>
          <w:marTop w:val="0"/>
          <w:marBottom w:val="0"/>
          <w:divBdr>
            <w:top w:val="none" w:sz="0" w:space="0" w:color="auto"/>
            <w:left w:val="none" w:sz="0" w:space="0" w:color="auto"/>
            <w:bottom w:val="none" w:sz="0" w:space="0" w:color="auto"/>
            <w:right w:val="none" w:sz="0" w:space="0" w:color="auto"/>
          </w:divBdr>
        </w:div>
        <w:div w:id="729696449">
          <w:marLeft w:val="480"/>
          <w:marRight w:val="0"/>
          <w:marTop w:val="0"/>
          <w:marBottom w:val="0"/>
          <w:divBdr>
            <w:top w:val="none" w:sz="0" w:space="0" w:color="auto"/>
            <w:left w:val="none" w:sz="0" w:space="0" w:color="auto"/>
            <w:bottom w:val="none" w:sz="0" w:space="0" w:color="auto"/>
            <w:right w:val="none" w:sz="0" w:space="0" w:color="auto"/>
          </w:divBdr>
        </w:div>
        <w:div w:id="1045063985">
          <w:marLeft w:val="480"/>
          <w:marRight w:val="0"/>
          <w:marTop w:val="0"/>
          <w:marBottom w:val="0"/>
          <w:divBdr>
            <w:top w:val="none" w:sz="0" w:space="0" w:color="auto"/>
            <w:left w:val="none" w:sz="0" w:space="0" w:color="auto"/>
            <w:bottom w:val="none" w:sz="0" w:space="0" w:color="auto"/>
            <w:right w:val="none" w:sz="0" w:space="0" w:color="auto"/>
          </w:divBdr>
        </w:div>
        <w:div w:id="862091986">
          <w:marLeft w:val="480"/>
          <w:marRight w:val="0"/>
          <w:marTop w:val="0"/>
          <w:marBottom w:val="0"/>
          <w:divBdr>
            <w:top w:val="none" w:sz="0" w:space="0" w:color="auto"/>
            <w:left w:val="none" w:sz="0" w:space="0" w:color="auto"/>
            <w:bottom w:val="none" w:sz="0" w:space="0" w:color="auto"/>
            <w:right w:val="none" w:sz="0" w:space="0" w:color="auto"/>
          </w:divBdr>
        </w:div>
        <w:div w:id="1745643531">
          <w:marLeft w:val="480"/>
          <w:marRight w:val="0"/>
          <w:marTop w:val="0"/>
          <w:marBottom w:val="0"/>
          <w:divBdr>
            <w:top w:val="none" w:sz="0" w:space="0" w:color="auto"/>
            <w:left w:val="none" w:sz="0" w:space="0" w:color="auto"/>
            <w:bottom w:val="none" w:sz="0" w:space="0" w:color="auto"/>
            <w:right w:val="none" w:sz="0" w:space="0" w:color="auto"/>
          </w:divBdr>
        </w:div>
        <w:div w:id="39284563">
          <w:marLeft w:val="480"/>
          <w:marRight w:val="0"/>
          <w:marTop w:val="0"/>
          <w:marBottom w:val="0"/>
          <w:divBdr>
            <w:top w:val="none" w:sz="0" w:space="0" w:color="auto"/>
            <w:left w:val="none" w:sz="0" w:space="0" w:color="auto"/>
            <w:bottom w:val="none" w:sz="0" w:space="0" w:color="auto"/>
            <w:right w:val="none" w:sz="0" w:space="0" w:color="auto"/>
          </w:divBdr>
        </w:div>
        <w:div w:id="1594513240">
          <w:marLeft w:val="480"/>
          <w:marRight w:val="0"/>
          <w:marTop w:val="0"/>
          <w:marBottom w:val="0"/>
          <w:divBdr>
            <w:top w:val="none" w:sz="0" w:space="0" w:color="auto"/>
            <w:left w:val="none" w:sz="0" w:space="0" w:color="auto"/>
            <w:bottom w:val="none" w:sz="0" w:space="0" w:color="auto"/>
            <w:right w:val="none" w:sz="0" w:space="0" w:color="auto"/>
          </w:divBdr>
        </w:div>
        <w:div w:id="1789348249">
          <w:marLeft w:val="480"/>
          <w:marRight w:val="0"/>
          <w:marTop w:val="0"/>
          <w:marBottom w:val="0"/>
          <w:divBdr>
            <w:top w:val="none" w:sz="0" w:space="0" w:color="auto"/>
            <w:left w:val="none" w:sz="0" w:space="0" w:color="auto"/>
            <w:bottom w:val="none" w:sz="0" w:space="0" w:color="auto"/>
            <w:right w:val="none" w:sz="0" w:space="0" w:color="auto"/>
          </w:divBdr>
        </w:div>
        <w:div w:id="552542142">
          <w:marLeft w:val="480"/>
          <w:marRight w:val="0"/>
          <w:marTop w:val="0"/>
          <w:marBottom w:val="0"/>
          <w:divBdr>
            <w:top w:val="none" w:sz="0" w:space="0" w:color="auto"/>
            <w:left w:val="none" w:sz="0" w:space="0" w:color="auto"/>
            <w:bottom w:val="none" w:sz="0" w:space="0" w:color="auto"/>
            <w:right w:val="none" w:sz="0" w:space="0" w:color="auto"/>
          </w:divBdr>
        </w:div>
        <w:div w:id="1429421745">
          <w:marLeft w:val="480"/>
          <w:marRight w:val="0"/>
          <w:marTop w:val="0"/>
          <w:marBottom w:val="0"/>
          <w:divBdr>
            <w:top w:val="none" w:sz="0" w:space="0" w:color="auto"/>
            <w:left w:val="none" w:sz="0" w:space="0" w:color="auto"/>
            <w:bottom w:val="none" w:sz="0" w:space="0" w:color="auto"/>
            <w:right w:val="none" w:sz="0" w:space="0" w:color="auto"/>
          </w:divBdr>
        </w:div>
        <w:div w:id="570652591">
          <w:marLeft w:val="480"/>
          <w:marRight w:val="0"/>
          <w:marTop w:val="0"/>
          <w:marBottom w:val="0"/>
          <w:divBdr>
            <w:top w:val="none" w:sz="0" w:space="0" w:color="auto"/>
            <w:left w:val="none" w:sz="0" w:space="0" w:color="auto"/>
            <w:bottom w:val="none" w:sz="0" w:space="0" w:color="auto"/>
            <w:right w:val="none" w:sz="0" w:space="0" w:color="auto"/>
          </w:divBdr>
        </w:div>
        <w:div w:id="406417556">
          <w:marLeft w:val="480"/>
          <w:marRight w:val="0"/>
          <w:marTop w:val="0"/>
          <w:marBottom w:val="0"/>
          <w:divBdr>
            <w:top w:val="none" w:sz="0" w:space="0" w:color="auto"/>
            <w:left w:val="none" w:sz="0" w:space="0" w:color="auto"/>
            <w:bottom w:val="none" w:sz="0" w:space="0" w:color="auto"/>
            <w:right w:val="none" w:sz="0" w:space="0" w:color="auto"/>
          </w:divBdr>
        </w:div>
        <w:div w:id="185795600">
          <w:marLeft w:val="480"/>
          <w:marRight w:val="0"/>
          <w:marTop w:val="0"/>
          <w:marBottom w:val="0"/>
          <w:divBdr>
            <w:top w:val="none" w:sz="0" w:space="0" w:color="auto"/>
            <w:left w:val="none" w:sz="0" w:space="0" w:color="auto"/>
            <w:bottom w:val="none" w:sz="0" w:space="0" w:color="auto"/>
            <w:right w:val="none" w:sz="0" w:space="0" w:color="auto"/>
          </w:divBdr>
        </w:div>
        <w:div w:id="1746028689">
          <w:marLeft w:val="480"/>
          <w:marRight w:val="0"/>
          <w:marTop w:val="0"/>
          <w:marBottom w:val="0"/>
          <w:divBdr>
            <w:top w:val="none" w:sz="0" w:space="0" w:color="auto"/>
            <w:left w:val="none" w:sz="0" w:space="0" w:color="auto"/>
            <w:bottom w:val="none" w:sz="0" w:space="0" w:color="auto"/>
            <w:right w:val="none" w:sz="0" w:space="0" w:color="auto"/>
          </w:divBdr>
        </w:div>
        <w:div w:id="1838350961">
          <w:marLeft w:val="480"/>
          <w:marRight w:val="0"/>
          <w:marTop w:val="0"/>
          <w:marBottom w:val="0"/>
          <w:divBdr>
            <w:top w:val="none" w:sz="0" w:space="0" w:color="auto"/>
            <w:left w:val="none" w:sz="0" w:space="0" w:color="auto"/>
            <w:bottom w:val="none" w:sz="0" w:space="0" w:color="auto"/>
            <w:right w:val="none" w:sz="0" w:space="0" w:color="auto"/>
          </w:divBdr>
        </w:div>
        <w:div w:id="1003972464">
          <w:marLeft w:val="480"/>
          <w:marRight w:val="0"/>
          <w:marTop w:val="0"/>
          <w:marBottom w:val="0"/>
          <w:divBdr>
            <w:top w:val="none" w:sz="0" w:space="0" w:color="auto"/>
            <w:left w:val="none" w:sz="0" w:space="0" w:color="auto"/>
            <w:bottom w:val="none" w:sz="0" w:space="0" w:color="auto"/>
            <w:right w:val="none" w:sz="0" w:space="0" w:color="auto"/>
          </w:divBdr>
        </w:div>
        <w:div w:id="1588424587">
          <w:marLeft w:val="480"/>
          <w:marRight w:val="0"/>
          <w:marTop w:val="0"/>
          <w:marBottom w:val="0"/>
          <w:divBdr>
            <w:top w:val="none" w:sz="0" w:space="0" w:color="auto"/>
            <w:left w:val="none" w:sz="0" w:space="0" w:color="auto"/>
            <w:bottom w:val="none" w:sz="0" w:space="0" w:color="auto"/>
            <w:right w:val="none" w:sz="0" w:space="0" w:color="auto"/>
          </w:divBdr>
        </w:div>
        <w:div w:id="1099446380">
          <w:marLeft w:val="480"/>
          <w:marRight w:val="0"/>
          <w:marTop w:val="0"/>
          <w:marBottom w:val="0"/>
          <w:divBdr>
            <w:top w:val="none" w:sz="0" w:space="0" w:color="auto"/>
            <w:left w:val="none" w:sz="0" w:space="0" w:color="auto"/>
            <w:bottom w:val="none" w:sz="0" w:space="0" w:color="auto"/>
            <w:right w:val="none" w:sz="0" w:space="0" w:color="auto"/>
          </w:divBdr>
        </w:div>
        <w:div w:id="642195152">
          <w:marLeft w:val="480"/>
          <w:marRight w:val="0"/>
          <w:marTop w:val="0"/>
          <w:marBottom w:val="0"/>
          <w:divBdr>
            <w:top w:val="none" w:sz="0" w:space="0" w:color="auto"/>
            <w:left w:val="none" w:sz="0" w:space="0" w:color="auto"/>
            <w:bottom w:val="none" w:sz="0" w:space="0" w:color="auto"/>
            <w:right w:val="none" w:sz="0" w:space="0" w:color="auto"/>
          </w:divBdr>
        </w:div>
        <w:div w:id="402412782">
          <w:marLeft w:val="480"/>
          <w:marRight w:val="0"/>
          <w:marTop w:val="0"/>
          <w:marBottom w:val="0"/>
          <w:divBdr>
            <w:top w:val="none" w:sz="0" w:space="0" w:color="auto"/>
            <w:left w:val="none" w:sz="0" w:space="0" w:color="auto"/>
            <w:bottom w:val="none" w:sz="0" w:space="0" w:color="auto"/>
            <w:right w:val="none" w:sz="0" w:space="0" w:color="auto"/>
          </w:divBdr>
        </w:div>
        <w:div w:id="1065640875">
          <w:marLeft w:val="480"/>
          <w:marRight w:val="0"/>
          <w:marTop w:val="0"/>
          <w:marBottom w:val="0"/>
          <w:divBdr>
            <w:top w:val="none" w:sz="0" w:space="0" w:color="auto"/>
            <w:left w:val="none" w:sz="0" w:space="0" w:color="auto"/>
            <w:bottom w:val="none" w:sz="0" w:space="0" w:color="auto"/>
            <w:right w:val="none" w:sz="0" w:space="0" w:color="auto"/>
          </w:divBdr>
        </w:div>
        <w:div w:id="986669774">
          <w:marLeft w:val="480"/>
          <w:marRight w:val="0"/>
          <w:marTop w:val="0"/>
          <w:marBottom w:val="0"/>
          <w:divBdr>
            <w:top w:val="none" w:sz="0" w:space="0" w:color="auto"/>
            <w:left w:val="none" w:sz="0" w:space="0" w:color="auto"/>
            <w:bottom w:val="none" w:sz="0" w:space="0" w:color="auto"/>
            <w:right w:val="none" w:sz="0" w:space="0" w:color="auto"/>
          </w:divBdr>
        </w:div>
        <w:div w:id="415857780">
          <w:marLeft w:val="480"/>
          <w:marRight w:val="0"/>
          <w:marTop w:val="0"/>
          <w:marBottom w:val="0"/>
          <w:divBdr>
            <w:top w:val="none" w:sz="0" w:space="0" w:color="auto"/>
            <w:left w:val="none" w:sz="0" w:space="0" w:color="auto"/>
            <w:bottom w:val="none" w:sz="0" w:space="0" w:color="auto"/>
            <w:right w:val="none" w:sz="0" w:space="0" w:color="auto"/>
          </w:divBdr>
        </w:div>
        <w:div w:id="393939976">
          <w:marLeft w:val="480"/>
          <w:marRight w:val="0"/>
          <w:marTop w:val="0"/>
          <w:marBottom w:val="0"/>
          <w:divBdr>
            <w:top w:val="none" w:sz="0" w:space="0" w:color="auto"/>
            <w:left w:val="none" w:sz="0" w:space="0" w:color="auto"/>
            <w:bottom w:val="none" w:sz="0" w:space="0" w:color="auto"/>
            <w:right w:val="none" w:sz="0" w:space="0" w:color="auto"/>
          </w:divBdr>
        </w:div>
        <w:div w:id="400830647">
          <w:marLeft w:val="480"/>
          <w:marRight w:val="0"/>
          <w:marTop w:val="0"/>
          <w:marBottom w:val="0"/>
          <w:divBdr>
            <w:top w:val="none" w:sz="0" w:space="0" w:color="auto"/>
            <w:left w:val="none" w:sz="0" w:space="0" w:color="auto"/>
            <w:bottom w:val="none" w:sz="0" w:space="0" w:color="auto"/>
            <w:right w:val="none" w:sz="0" w:space="0" w:color="auto"/>
          </w:divBdr>
        </w:div>
        <w:div w:id="1846894845">
          <w:marLeft w:val="480"/>
          <w:marRight w:val="0"/>
          <w:marTop w:val="0"/>
          <w:marBottom w:val="0"/>
          <w:divBdr>
            <w:top w:val="none" w:sz="0" w:space="0" w:color="auto"/>
            <w:left w:val="none" w:sz="0" w:space="0" w:color="auto"/>
            <w:bottom w:val="none" w:sz="0" w:space="0" w:color="auto"/>
            <w:right w:val="none" w:sz="0" w:space="0" w:color="auto"/>
          </w:divBdr>
        </w:div>
        <w:div w:id="1543899746">
          <w:marLeft w:val="480"/>
          <w:marRight w:val="0"/>
          <w:marTop w:val="0"/>
          <w:marBottom w:val="0"/>
          <w:divBdr>
            <w:top w:val="none" w:sz="0" w:space="0" w:color="auto"/>
            <w:left w:val="none" w:sz="0" w:space="0" w:color="auto"/>
            <w:bottom w:val="none" w:sz="0" w:space="0" w:color="auto"/>
            <w:right w:val="none" w:sz="0" w:space="0" w:color="auto"/>
          </w:divBdr>
        </w:div>
        <w:div w:id="1744713400">
          <w:marLeft w:val="480"/>
          <w:marRight w:val="0"/>
          <w:marTop w:val="0"/>
          <w:marBottom w:val="0"/>
          <w:divBdr>
            <w:top w:val="none" w:sz="0" w:space="0" w:color="auto"/>
            <w:left w:val="none" w:sz="0" w:space="0" w:color="auto"/>
            <w:bottom w:val="none" w:sz="0" w:space="0" w:color="auto"/>
            <w:right w:val="none" w:sz="0" w:space="0" w:color="auto"/>
          </w:divBdr>
        </w:div>
        <w:div w:id="962998704">
          <w:marLeft w:val="480"/>
          <w:marRight w:val="0"/>
          <w:marTop w:val="0"/>
          <w:marBottom w:val="0"/>
          <w:divBdr>
            <w:top w:val="none" w:sz="0" w:space="0" w:color="auto"/>
            <w:left w:val="none" w:sz="0" w:space="0" w:color="auto"/>
            <w:bottom w:val="none" w:sz="0" w:space="0" w:color="auto"/>
            <w:right w:val="none" w:sz="0" w:space="0" w:color="auto"/>
          </w:divBdr>
        </w:div>
        <w:div w:id="1268661406">
          <w:marLeft w:val="480"/>
          <w:marRight w:val="0"/>
          <w:marTop w:val="0"/>
          <w:marBottom w:val="0"/>
          <w:divBdr>
            <w:top w:val="none" w:sz="0" w:space="0" w:color="auto"/>
            <w:left w:val="none" w:sz="0" w:space="0" w:color="auto"/>
            <w:bottom w:val="none" w:sz="0" w:space="0" w:color="auto"/>
            <w:right w:val="none" w:sz="0" w:space="0" w:color="auto"/>
          </w:divBdr>
        </w:div>
        <w:div w:id="34932194">
          <w:marLeft w:val="480"/>
          <w:marRight w:val="0"/>
          <w:marTop w:val="0"/>
          <w:marBottom w:val="0"/>
          <w:divBdr>
            <w:top w:val="none" w:sz="0" w:space="0" w:color="auto"/>
            <w:left w:val="none" w:sz="0" w:space="0" w:color="auto"/>
            <w:bottom w:val="none" w:sz="0" w:space="0" w:color="auto"/>
            <w:right w:val="none" w:sz="0" w:space="0" w:color="auto"/>
          </w:divBdr>
        </w:div>
        <w:div w:id="754207257">
          <w:marLeft w:val="480"/>
          <w:marRight w:val="0"/>
          <w:marTop w:val="0"/>
          <w:marBottom w:val="0"/>
          <w:divBdr>
            <w:top w:val="none" w:sz="0" w:space="0" w:color="auto"/>
            <w:left w:val="none" w:sz="0" w:space="0" w:color="auto"/>
            <w:bottom w:val="none" w:sz="0" w:space="0" w:color="auto"/>
            <w:right w:val="none" w:sz="0" w:space="0" w:color="auto"/>
          </w:divBdr>
        </w:div>
        <w:div w:id="1150245883">
          <w:marLeft w:val="480"/>
          <w:marRight w:val="0"/>
          <w:marTop w:val="0"/>
          <w:marBottom w:val="0"/>
          <w:divBdr>
            <w:top w:val="none" w:sz="0" w:space="0" w:color="auto"/>
            <w:left w:val="none" w:sz="0" w:space="0" w:color="auto"/>
            <w:bottom w:val="none" w:sz="0" w:space="0" w:color="auto"/>
            <w:right w:val="none" w:sz="0" w:space="0" w:color="auto"/>
          </w:divBdr>
        </w:div>
        <w:div w:id="1394426928">
          <w:marLeft w:val="480"/>
          <w:marRight w:val="0"/>
          <w:marTop w:val="0"/>
          <w:marBottom w:val="0"/>
          <w:divBdr>
            <w:top w:val="none" w:sz="0" w:space="0" w:color="auto"/>
            <w:left w:val="none" w:sz="0" w:space="0" w:color="auto"/>
            <w:bottom w:val="none" w:sz="0" w:space="0" w:color="auto"/>
            <w:right w:val="none" w:sz="0" w:space="0" w:color="auto"/>
          </w:divBdr>
        </w:div>
        <w:div w:id="1396801">
          <w:marLeft w:val="480"/>
          <w:marRight w:val="0"/>
          <w:marTop w:val="0"/>
          <w:marBottom w:val="0"/>
          <w:divBdr>
            <w:top w:val="none" w:sz="0" w:space="0" w:color="auto"/>
            <w:left w:val="none" w:sz="0" w:space="0" w:color="auto"/>
            <w:bottom w:val="none" w:sz="0" w:space="0" w:color="auto"/>
            <w:right w:val="none" w:sz="0" w:space="0" w:color="auto"/>
          </w:divBdr>
        </w:div>
        <w:div w:id="1862546420">
          <w:marLeft w:val="480"/>
          <w:marRight w:val="0"/>
          <w:marTop w:val="0"/>
          <w:marBottom w:val="0"/>
          <w:divBdr>
            <w:top w:val="none" w:sz="0" w:space="0" w:color="auto"/>
            <w:left w:val="none" w:sz="0" w:space="0" w:color="auto"/>
            <w:bottom w:val="none" w:sz="0" w:space="0" w:color="auto"/>
            <w:right w:val="none" w:sz="0" w:space="0" w:color="auto"/>
          </w:divBdr>
        </w:div>
        <w:div w:id="656105862">
          <w:marLeft w:val="480"/>
          <w:marRight w:val="0"/>
          <w:marTop w:val="0"/>
          <w:marBottom w:val="0"/>
          <w:divBdr>
            <w:top w:val="none" w:sz="0" w:space="0" w:color="auto"/>
            <w:left w:val="none" w:sz="0" w:space="0" w:color="auto"/>
            <w:bottom w:val="none" w:sz="0" w:space="0" w:color="auto"/>
            <w:right w:val="none" w:sz="0" w:space="0" w:color="auto"/>
          </w:divBdr>
        </w:div>
        <w:div w:id="133759208">
          <w:marLeft w:val="480"/>
          <w:marRight w:val="0"/>
          <w:marTop w:val="0"/>
          <w:marBottom w:val="0"/>
          <w:divBdr>
            <w:top w:val="none" w:sz="0" w:space="0" w:color="auto"/>
            <w:left w:val="none" w:sz="0" w:space="0" w:color="auto"/>
            <w:bottom w:val="none" w:sz="0" w:space="0" w:color="auto"/>
            <w:right w:val="none" w:sz="0" w:space="0" w:color="auto"/>
          </w:divBdr>
        </w:div>
        <w:div w:id="1151290528">
          <w:marLeft w:val="480"/>
          <w:marRight w:val="0"/>
          <w:marTop w:val="0"/>
          <w:marBottom w:val="0"/>
          <w:divBdr>
            <w:top w:val="none" w:sz="0" w:space="0" w:color="auto"/>
            <w:left w:val="none" w:sz="0" w:space="0" w:color="auto"/>
            <w:bottom w:val="none" w:sz="0" w:space="0" w:color="auto"/>
            <w:right w:val="none" w:sz="0" w:space="0" w:color="auto"/>
          </w:divBdr>
        </w:div>
        <w:div w:id="881405992">
          <w:marLeft w:val="480"/>
          <w:marRight w:val="0"/>
          <w:marTop w:val="0"/>
          <w:marBottom w:val="0"/>
          <w:divBdr>
            <w:top w:val="none" w:sz="0" w:space="0" w:color="auto"/>
            <w:left w:val="none" w:sz="0" w:space="0" w:color="auto"/>
            <w:bottom w:val="none" w:sz="0" w:space="0" w:color="auto"/>
            <w:right w:val="none" w:sz="0" w:space="0" w:color="auto"/>
          </w:divBdr>
        </w:div>
        <w:div w:id="175003986">
          <w:marLeft w:val="480"/>
          <w:marRight w:val="0"/>
          <w:marTop w:val="0"/>
          <w:marBottom w:val="0"/>
          <w:divBdr>
            <w:top w:val="none" w:sz="0" w:space="0" w:color="auto"/>
            <w:left w:val="none" w:sz="0" w:space="0" w:color="auto"/>
            <w:bottom w:val="none" w:sz="0" w:space="0" w:color="auto"/>
            <w:right w:val="none" w:sz="0" w:space="0" w:color="auto"/>
          </w:divBdr>
        </w:div>
        <w:div w:id="966013999">
          <w:marLeft w:val="480"/>
          <w:marRight w:val="0"/>
          <w:marTop w:val="0"/>
          <w:marBottom w:val="0"/>
          <w:divBdr>
            <w:top w:val="none" w:sz="0" w:space="0" w:color="auto"/>
            <w:left w:val="none" w:sz="0" w:space="0" w:color="auto"/>
            <w:bottom w:val="none" w:sz="0" w:space="0" w:color="auto"/>
            <w:right w:val="none" w:sz="0" w:space="0" w:color="auto"/>
          </w:divBdr>
        </w:div>
        <w:div w:id="127091585">
          <w:marLeft w:val="480"/>
          <w:marRight w:val="0"/>
          <w:marTop w:val="0"/>
          <w:marBottom w:val="0"/>
          <w:divBdr>
            <w:top w:val="none" w:sz="0" w:space="0" w:color="auto"/>
            <w:left w:val="none" w:sz="0" w:space="0" w:color="auto"/>
            <w:bottom w:val="none" w:sz="0" w:space="0" w:color="auto"/>
            <w:right w:val="none" w:sz="0" w:space="0" w:color="auto"/>
          </w:divBdr>
        </w:div>
        <w:div w:id="913471757">
          <w:marLeft w:val="480"/>
          <w:marRight w:val="0"/>
          <w:marTop w:val="0"/>
          <w:marBottom w:val="0"/>
          <w:divBdr>
            <w:top w:val="none" w:sz="0" w:space="0" w:color="auto"/>
            <w:left w:val="none" w:sz="0" w:space="0" w:color="auto"/>
            <w:bottom w:val="none" w:sz="0" w:space="0" w:color="auto"/>
            <w:right w:val="none" w:sz="0" w:space="0" w:color="auto"/>
          </w:divBdr>
        </w:div>
      </w:divsChild>
    </w:div>
    <w:div w:id="127866688">
      <w:bodyDiv w:val="1"/>
      <w:marLeft w:val="0"/>
      <w:marRight w:val="0"/>
      <w:marTop w:val="0"/>
      <w:marBottom w:val="0"/>
      <w:divBdr>
        <w:top w:val="none" w:sz="0" w:space="0" w:color="auto"/>
        <w:left w:val="none" w:sz="0" w:space="0" w:color="auto"/>
        <w:bottom w:val="none" w:sz="0" w:space="0" w:color="auto"/>
        <w:right w:val="none" w:sz="0" w:space="0" w:color="auto"/>
      </w:divBdr>
    </w:div>
    <w:div w:id="128405976">
      <w:bodyDiv w:val="1"/>
      <w:marLeft w:val="0"/>
      <w:marRight w:val="0"/>
      <w:marTop w:val="0"/>
      <w:marBottom w:val="0"/>
      <w:divBdr>
        <w:top w:val="none" w:sz="0" w:space="0" w:color="auto"/>
        <w:left w:val="none" w:sz="0" w:space="0" w:color="auto"/>
        <w:bottom w:val="none" w:sz="0" w:space="0" w:color="auto"/>
        <w:right w:val="none" w:sz="0" w:space="0" w:color="auto"/>
      </w:divBdr>
      <w:divsChild>
        <w:div w:id="11299630">
          <w:marLeft w:val="480"/>
          <w:marRight w:val="0"/>
          <w:marTop w:val="0"/>
          <w:marBottom w:val="0"/>
          <w:divBdr>
            <w:top w:val="none" w:sz="0" w:space="0" w:color="auto"/>
            <w:left w:val="none" w:sz="0" w:space="0" w:color="auto"/>
            <w:bottom w:val="none" w:sz="0" w:space="0" w:color="auto"/>
            <w:right w:val="none" w:sz="0" w:space="0" w:color="auto"/>
          </w:divBdr>
        </w:div>
        <w:div w:id="38827611">
          <w:marLeft w:val="480"/>
          <w:marRight w:val="0"/>
          <w:marTop w:val="0"/>
          <w:marBottom w:val="0"/>
          <w:divBdr>
            <w:top w:val="none" w:sz="0" w:space="0" w:color="auto"/>
            <w:left w:val="none" w:sz="0" w:space="0" w:color="auto"/>
            <w:bottom w:val="none" w:sz="0" w:space="0" w:color="auto"/>
            <w:right w:val="none" w:sz="0" w:space="0" w:color="auto"/>
          </w:divBdr>
        </w:div>
        <w:div w:id="53820065">
          <w:marLeft w:val="480"/>
          <w:marRight w:val="0"/>
          <w:marTop w:val="0"/>
          <w:marBottom w:val="0"/>
          <w:divBdr>
            <w:top w:val="none" w:sz="0" w:space="0" w:color="auto"/>
            <w:left w:val="none" w:sz="0" w:space="0" w:color="auto"/>
            <w:bottom w:val="none" w:sz="0" w:space="0" w:color="auto"/>
            <w:right w:val="none" w:sz="0" w:space="0" w:color="auto"/>
          </w:divBdr>
        </w:div>
        <w:div w:id="101071344">
          <w:marLeft w:val="480"/>
          <w:marRight w:val="0"/>
          <w:marTop w:val="0"/>
          <w:marBottom w:val="0"/>
          <w:divBdr>
            <w:top w:val="none" w:sz="0" w:space="0" w:color="auto"/>
            <w:left w:val="none" w:sz="0" w:space="0" w:color="auto"/>
            <w:bottom w:val="none" w:sz="0" w:space="0" w:color="auto"/>
            <w:right w:val="none" w:sz="0" w:space="0" w:color="auto"/>
          </w:divBdr>
        </w:div>
        <w:div w:id="152456463">
          <w:marLeft w:val="480"/>
          <w:marRight w:val="0"/>
          <w:marTop w:val="0"/>
          <w:marBottom w:val="0"/>
          <w:divBdr>
            <w:top w:val="none" w:sz="0" w:space="0" w:color="auto"/>
            <w:left w:val="none" w:sz="0" w:space="0" w:color="auto"/>
            <w:bottom w:val="none" w:sz="0" w:space="0" w:color="auto"/>
            <w:right w:val="none" w:sz="0" w:space="0" w:color="auto"/>
          </w:divBdr>
        </w:div>
        <w:div w:id="155264635">
          <w:marLeft w:val="480"/>
          <w:marRight w:val="0"/>
          <w:marTop w:val="0"/>
          <w:marBottom w:val="0"/>
          <w:divBdr>
            <w:top w:val="none" w:sz="0" w:space="0" w:color="auto"/>
            <w:left w:val="none" w:sz="0" w:space="0" w:color="auto"/>
            <w:bottom w:val="none" w:sz="0" w:space="0" w:color="auto"/>
            <w:right w:val="none" w:sz="0" w:space="0" w:color="auto"/>
          </w:divBdr>
        </w:div>
        <w:div w:id="193348156">
          <w:marLeft w:val="480"/>
          <w:marRight w:val="0"/>
          <w:marTop w:val="0"/>
          <w:marBottom w:val="0"/>
          <w:divBdr>
            <w:top w:val="none" w:sz="0" w:space="0" w:color="auto"/>
            <w:left w:val="none" w:sz="0" w:space="0" w:color="auto"/>
            <w:bottom w:val="none" w:sz="0" w:space="0" w:color="auto"/>
            <w:right w:val="none" w:sz="0" w:space="0" w:color="auto"/>
          </w:divBdr>
        </w:div>
        <w:div w:id="228855595">
          <w:marLeft w:val="480"/>
          <w:marRight w:val="0"/>
          <w:marTop w:val="0"/>
          <w:marBottom w:val="0"/>
          <w:divBdr>
            <w:top w:val="none" w:sz="0" w:space="0" w:color="auto"/>
            <w:left w:val="none" w:sz="0" w:space="0" w:color="auto"/>
            <w:bottom w:val="none" w:sz="0" w:space="0" w:color="auto"/>
            <w:right w:val="none" w:sz="0" w:space="0" w:color="auto"/>
          </w:divBdr>
        </w:div>
        <w:div w:id="253394007">
          <w:marLeft w:val="480"/>
          <w:marRight w:val="0"/>
          <w:marTop w:val="0"/>
          <w:marBottom w:val="0"/>
          <w:divBdr>
            <w:top w:val="none" w:sz="0" w:space="0" w:color="auto"/>
            <w:left w:val="none" w:sz="0" w:space="0" w:color="auto"/>
            <w:bottom w:val="none" w:sz="0" w:space="0" w:color="auto"/>
            <w:right w:val="none" w:sz="0" w:space="0" w:color="auto"/>
          </w:divBdr>
        </w:div>
        <w:div w:id="256334978">
          <w:marLeft w:val="480"/>
          <w:marRight w:val="0"/>
          <w:marTop w:val="0"/>
          <w:marBottom w:val="0"/>
          <w:divBdr>
            <w:top w:val="none" w:sz="0" w:space="0" w:color="auto"/>
            <w:left w:val="none" w:sz="0" w:space="0" w:color="auto"/>
            <w:bottom w:val="none" w:sz="0" w:space="0" w:color="auto"/>
            <w:right w:val="none" w:sz="0" w:space="0" w:color="auto"/>
          </w:divBdr>
        </w:div>
        <w:div w:id="368460844">
          <w:marLeft w:val="480"/>
          <w:marRight w:val="0"/>
          <w:marTop w:val="0"/>
          <w:marBottom w:val="0"/>
          <w:divBdr>
            <w:top w:val="none" w:sz="0" w:space="0" w:color="auto"/>
            <w:left w:val="none" w:sz="0" w:space="0" w:color="auto"/>
            <w:bottom w:val="none" w:sz="0" w:space="0" w:color="auto"/>
            <w:right w:val="none" w:sz="0" w:space="0" w:color="auto"/>
          </w:divBdr>
        </w:div>
        <w:div w:id="421415974">
          <w:marLeft w:val="480"/>
          <w:marRight w:val="0"/>
          <w:marTop w:val="0"/>
          <w:marBottom w:val="0"/>
          <w:divBdr>
            <w:top w:val="none" w:sz="0" w:space="0" w:color="auto"/>
            <w:left w:val="none" w:sz="0" w:space="0" w:color="auto"/>
            <w:bottom w:val="none" w:sz="0" w:space="0" w:color="auto"/>
            <w:right w:val="none" w:sz="0" w:space="0" w:color="auto"/>
          </w:divBdr>
        </w:div>
        <w:div w:id="448551911">
          <w:marLeft w:val="480"/>
          <w:marRight w:val="0"/>
          <w:marTop w:val="0"/>
          <w:marBottom w:val="0"/>
          <w:divBdr>
            <w:top w:val="none" w:sz="0" w:space="0" w:color="auto"/>
            <w:left w:val="none" w:sz="0" w:space="0" w:color="auto"/>
            <w:bottom w:val="none" w:sz="0" w:space="0" w:color="auto"/>
            <w:right w:val="none" w:sz="0" w:space="0" w:color="auto"/>
          </w:divBdr>
        </w:div>
        <w:div w:id="500314394">
          <w:marLeft w:val="480"/>
          <w:marRight w:val="0"/>
          <w:marTop w:val="0"/>
          <w:marBottom w:val="0"/>
          <w:divBdr>
            <w:top w:val="none" w:sz="0" w:space="0" w:color="auto"/>
            <w:left w:val="none" w:sz="0" w:space="0" w:color="auto"/>
            <w:bottom w:val="none" w:sz="0" w:space="0" w:color="auto"/>
            <w:right w:val="none" w:sz="0" w:space="0" w:color="auto"/>
          </w:divBdr>
        </w:div>
        <w:div w:id="502017610">
          <w:marLeft w:val="480"/>
          <w:marRight w:val="0"/>
          <w:marTop w:val="0"/>
          <w:marBottom w:val="0"/>
          <w:divBdr>
            <w:top w:val="none" w:sz="0" w:space="0" w:color="auto"/>
            <w:left w:val="none" w:sz="0" w:space="0" w:color="auto"/>
            <w:bottom w:val="none" w:sz="0" w:space="0" w:color="auto"/>
            <w:right w:val="none" w:sz="0" w:space="0" w:color="auto"/>
          </w:divBdr>
        </w:div>
        <w:div w:id="509872590">
          <w:marLeft w:val="480"/>
          <w:marRight w:val="0"/>
          <w:marTop w:val="0"/>
          <w:marBottom w:val="0"/>
          <w:divBdr>
            <w:top w:val="none" w:sz="0" w:space="0" w:color="auto"/>
            <w:left w:val="none" w:sz="0" w:space="0" w:color="auto"/>
            <w:bottom w:val="none" w:sz="0" w:space="0" w:color="auto"/>
            <w:right w:val="none" w:sz="0" w:space="0" w:color="auto"/>
          </w:divBdr>
        </w:div>
        <w:div w:id="603195806">
          <w:marLeft w:val="480"/>
          <w:marRight w:val="0"/>
          <w:marTop w:val="0"/>
          <w:marBottom w:val="0"/>
          <w:divBdr>
            <w:top w:val="none" w:sz="0" w:space="0" w:color="auto"/>
            <w:left w:val="none" w:sz="0" w:space="0" w:color="auto"/>
            <w:bottom w:val="none" w:sz="0" w:space="0" w:color="auto"/>
            <w:right w:val="none" w:sz="0" w:space="0" w:color="auto"/>
          </w:divBdr>
        </w:div>
        <w:div w:id="620651572">
          <w:marLeft w:val="480"/>
          <w:marRight w:val="0"/>
          <w:marTop w:val="0"/>
          <w:marBottom w:val="0"/>
          <w:divBdr>
            <w:top w:val="none" w:sz="0" w:space="0" w:color="auto"/>
            <w:left w:val="none" w:sz="0" w:space="0" w:color="auto"/>
            <w:bottom w:val="none" w:sz="0" w:space="0" w:color="auto"/>
            <w:right w:val="none" w:sz="0" w:space="0" w:color="auto"/>
          </w:divBdr>
        </w:div>
        <w:div w:id="678776697">
          <w:marLeft w:val="480"/>
          <w:marRight w:val="0"/>
          <w:marTop w:val="0"/>
          <w:marBottom w:val="0"/>
          <w:divBdr>
            <w:top w:val="none" w:sz="0" w:space="0" w:color="auto"/>
            <w:left w:val="none" w:sz="0" w:space="0" w:color="auto"/>
            <w:bottom w:val="none" w:sz="0" w:space="0" w:color="auto"/>
            <w:right w:val="none" w:sz="0" w:space="0" w:color="auto"/>
          </w:divBdr>
        </w:div>
        <w:div w:id="715349849">
          <w:marLeft w:val="480"/>
          <w:marRight w:val="0"/>
          <w:marTop w:val="0"/>
          <w:marBottom w:val="0"/>
          <w:divBdr>
            <w:top w:val="none" w:sz="0" w:space="0" w:color="auto"/>
            <w:left w:val="none" w:sz="0" w:space="0" w:color="auto"/>
            <w:bottom w:val="none" w:sz="0" w:space="0" w:color="auto"/>
            <w:right w:val="none" w:sz="0" w:space="0" w:color="auto"/>
          </w:divBdr>
        </w:div>
        <w:div w:id="733238404">
          <w:marLeft w:val="480"/>
          <w:marRight w:val="0"/>
          <w:marTop w:val="0"/>
          <w:marBottom w:val="0"/>
          <w:divBdr>
            <w:top w:val="none" w:sz="0" w:space="0" w:color="auto"/>
            <w:left w:val="none" w:sz="0" w:space="0" w:color="auto"/>
            <w:bottom w:val="none" w:sz="0" w:space="0" w:color="auto"/>
            <w:right w:val="none" w:sz="0" w:space="0" w:color="auto"/>
          </w:divBdr>
        </w:div>
        <w:div w:id="760177424">
          <w:marLeft w:val="480"/>
          <w:marRight w:val="0"/>
          <w:marTop w:val="0"/>
          <w:marBottom w:val="0"/>
          <w:divBdr>
            <w:top w:val="none" w:sz="0" w:space="0" w:color="auto"/>
            <w:left w:val="none" w:sz="0" w:space="0" w:color="auto"/>
            <w:bottom w:val="none" w:sz="0" w:space="0" w:color="auto"/>
            <w:right w:val="none" w:sz="0" w:space="0" w:color="auto"/>
          </w:divBdr>
        </w:div>
        <w:div w:id="826165212">
          <w:marLeft w:val="480"/>
          <w:marRight w:val="0"/>
          <w:marTop w:val="0"/>
          <w:marBottom w:val="0"/>
          <w:divBdr>
            <w:top w:val="none" w:sz="0" w:space="0" w:color="auto"/>
            <w:left w:val="none" w:sz="0" w:space="0" w:color="auto"/>
            <w:bottom w:val="none" w:sz="0" w:space="0" w:color="auto"/>
            <w:right w:val="none" w:sz="0" w:space="0" w:color="auto"/>
          </w:divBdr>
        </w:div>
        <w:div w:id="832330573">
          <w:marLeft w:val="480"/>
          <w:marRight w:val="0"/>
          <w:marTop w:val="0"/>
          <w:marBottom w:val="0"/>
          <w:divBdr>
            <w:top w:val="none" w:sz="0" w:space="0" w:color="auto"/>
            <w:left w:val="none" w:sz="0" w:space="0" w:color="auto"/>
            <w:bottom w:val="none" w:sz="0" w:space="0" w:color="auto"/>
            <w:right w:val="none" w:sz="0" w:space="0" w:color="auto"/>
          </w:divBdr>
        </w:div>
        <w:div w:id="870652395">
          <w:marLeft w:val="480"/>
          <w:marRight w:val="0"/>
          <w:marTop w:val="0"/>
          <w:marBottom w:val="0"/>
          <w:divBdr>
            <w:top w:val="none" w:sz="0" w:space="0" w:color="auto"/>
            <w:left w:val="none" w:sz="0" w:space="0" w:color="auto"/>
            <w:bottom w:val="none" w:sz="0" w:space="0" w:color="auto"/>
            <w:right w:val="none" w:sz="0" w:space="0" w:color="auto"/>
          </w:divBdr>
        </w:div>
        <w:div w:id="880828096">
          <w:marLeft w:val="480"/>
          <w:marRight w:val="0"/>
          <w:marTop w:val="0"/>
          <w:marBottom w:val="0"/>
          <w:divBdr>
            <w:top w:val="none" w:sz="0" w:space="0" w:color="auto"/>
            <w:left w:val="none" w:sz="0" w:space="0" w:color="auto"/>
            <w:bottom w:val="none" w:sz="0" w:space="0" w:color="auto"/>
            <w:right w:val="none" w:sz="0" w:space="0" w:color="auto"/>
          </w:divBdr>
        </w:div>
        <w:div w:id="890072338">
          <w:marLeft w:val="480"/>
          <w:marRight w:val="0"/>
          <w:marTop w:val="0"/>
          <w:marBottom w:val="0"/>
          <w:divBdr>
            <w:top w:val="none" w:sz="0" w:space="0" w:color="auto"/>
            <w:left w:val="none" w:sz="0" w:space="0" w:color="auto"/>
            <w:bottom w:val="none" w:sz="0" w:space="0" w:color="auto"/>
            <w:right w:val="none" w:sz="0" w:space="0" w:color="auto"/>
          </w:divBdr>
        </w:div>
        <w:div w:id="906570348">
          <w:marLeft w:val="480"/>
          <w:marRight w:val="0"/>
          <w:marTop w:val="0"/>
          <w:marBottom w:val="0"/>
          <w:divBdr>
            <w:top w:val="none" w:sz="0" w:space="0" w:color="auto"/>
            <w:left w:val="none" w:sz="0" w:space="0" w:color="auto"/>
            <w:bottom w:val="none" w:sz="0" w:space="0" w:color="auto"/>
            <w:right w:val="none" w:sz="0" w:space="0" w:color="auto"/>
          </w:divBdr>
        </w:div>
        <w:div w:id="941448606">
          <w:marLeft w:val="480"/>
          <w:marRight w:val="0"/>
          <w:marTop w:val="0"/>
          <w:marBottom w:val="0"/>
          <w:divBdr>
            <w:top w:val="none" w:sz="0" w:space="0" w:color="auto"/>
            <w:left w:val="none" w:sz="0" w:space="0" w:color="auto"/>
            <w:bottom w:val="none" w:sz="0" w:space="0" w:color="auto"/>
            <w:right w:val="none" w:sz="0" w:space="0" w:color="auto"/>
          </w:divBdr>
        </w:div>
        <w:div w:id="949363784">
          <w:marLeft w:val="480"/>
          <w:marRight w:val="0"/>
          <w:marTop w:val="0"/>
          <w:marBottom w:val="0"/>
          <w:divBdr>
            <w:top w:val="none" w:sz="0" w:space="0" w:color="auto"/>
            <w:left w:val="none" w:sz="0" w:space="0" w:color="auto"/>
            <w:bottom w:val="none" w:sz="0" w:space="0" w:color="auto"/>
            <w:right w:val="none" w:sz="0" w:space="0" w:color="auto"/>
          </w:divBdr>
        </w:div>
        <w:div w:id="1009527495">
          <w:marLeft w:val="480"/>
          <w:marRight w:val="0"/>
          <w:marTop w:val="0"/>
          <w:marBottom w:val="0"/>
          <w:divBdr>
            <w:top w:val="none" w:sz="0" w:space="0" w:color="auto"/>
            <w:left w:val="none" w:sz="0" w:space="0" w:color="auto"/>
            <w:bottom w:val="none" w:sz="0" w:space="0" w:color="auto"/>
            <w:right w:val="none" w:sz="0" w:space="0" w:color="auto"/>
          </w:divBdr>
        </w:div>
        <w:div w:id="1047070743">
          <w:marLeft w:val="480"/>
          <w:marRight w:val="0"/>
          <w:marTop w:val="0"/>
          <w:marBottom w:val="0"/>
          <w:divBdr>
            <w:top w:val="none" w:sz="0" w:space="0" w:color="auto"/>
            <w:left w:val="none" w:sz="0" w:space="0" w:color="auto"/>
            <w:bottom w:val="none" w:sz="0" w:space="0" w:color="auto"/>
            <w:right w:val="none" w:sz="0" w:space="0" w:color="auto"/>
          </w:divBdr>
        </w:div>
        <w:div w:id="1143153786">
          <w:marLeft w:val="480"/>
          <w:marRight w:val="0"/>
          <w:marTop w:val="0"/>
          <w:marBottom w:val="0"/>
          <w:divBdr>
            <w:top w:val="none" w:sz="0" w:space="0" w:color="auto"/>
            <w:left w:val="none" w:sz="0" w:space="0" w:color="auto"/>
            <w:bottom w:val="none" w:sz="0" w:space="0" w:color="auto"/>
            <w:right w:val="none" w:sz="0" w:space="0" w:color="auto"/>
          </w:divBdr>
        </w:div>
        <w:div w:id="1146162984">
          <w:marLeft w:val="480"/>
          <w:marRight w:val="0"/>
          <w:marTop w:val="0"/>
          <w:marBottom w:val="0"/>
          <w:divBdr>
            <w:top w:val="none" w:sz="0" w:space="0" w:color="auto"/>
            <w:left w:val="none" w:sz="0" w:space="0" w:color="auto"/>
            <w:bottom w:val="none" w:sz="0" w:space="0" w:color="auto"/>
            <w:right w:val="none" w:sz="0" w:space="0" w:color="auto"/>
          </w:divBdr>
        </w:div>
        <w:div w:id="1219197613">
          <w:marLeft w:val="480"/>
          <w:marRight w:val="0"/>
          <w:marTop w:val="0"/>
          <w:marBottom w:val="0"/>
          <w:divBdr>
            <w:top w:val="none" w:sz="0" w:space="0" w:color="auto"/>
            <w:left w:val="none" w:sz="0" w:space="0" w:color="auto"/>
            <w:bottom w:val="none" w:sz="0" w:space="0" w:color="auto"/>
            <w:right w:val="none" w:sz="0" w:space="0" w:color="auto"/>
          </w:divBdr>
        </w:div>
        <w:div w:id="1254051635">
          <w:marLeft w:val="480"/>
          <w:marRight w:val="0"/>
          <w:marTop w:val="0"/>
          <w:marBottom w:val="0"/>
          <w:divBdr>
            <w:top w:val="none" w:sz="0" w:space="0" w:color="auto"/>
            <w:left w:val="none" w:sz="0" w:space="0" w:color="auto"/>
            <w:bottom w:val="none" w:sz="0" w:space="0" w:color="auto"/>
            <w:right w:val="none" w:sz="0" w:space="0" w:color="auto"/>
          </w:divBdr>
        </w:div>
        <w:div w:id="1259406352">
          <w:marLeft w:val="480"/>
          <w:marRight w:val="0"/>
          <w:marTop w:val="0"/>
          <w:marBottom w:val="0"/>
          <w:divBdr>
            <w:top w:val="none" w:sz="0" w:space="0" w:color="auto"/>
            <w:left w:val="none" w:sz="0" w:space="0" w:color="auto"/>
            <w:bottom w:val="none" w:sz="0" w:space="0" w:color="auto"/>
            <w:right w:val="none" w:sz="0" w:space="0" w:color="auto"/>
          </w:divBdr>
        </w:div>
        <w:div w:id="1263149196">
          <w:marLeft w:val="480"/>
          <w:marRight w:val="0"/>
          <w:marTop w:val="0"/>
          <w:marBottom w:val="0"/>
          <w:divBdr>
            <w:top w:val="none" w:sz="0" w:space="0" w:color="auto"/>
            <w:left w:val="none" w:sz="0" w:space="0" w:color="auto"/>
            <w:bottom w:val="none" w:sz="0" w:space="0" w:color="auto"/>
            <w:right w:val="none" w:sz="0" w:space="0" w:color="auto"/>
          </w:divBdr>
        </w:div>
        <w:div w:id="1292975911">
          <w:marLeft w:val="480"/>
          <w:marRight w:val="0"/>
          <w:marTop w:val="0"/>
          <w:marBottom w:val="0"/>
          <w:divBdr>
            <w:top w:val="none" w:sz="0" w:space="0" w:color="auto"/>
            <w:left w:val="none" w:sz="0" w:space="0" w:color="auto"/>
            <w:bottom w:val="none" w:sz="0" w:space="0" w:color="auto"/>
            <w:right w:val="none" w:sz="0" w:space="0" w:color="auto"/>
          </w:divBdr>
        </w:div>
        <w:div w:id="1308241276">
          <w:marLeft w:val="480"/>
          <w:marRight w:val="0"/>
          <w:marTop w:val="0"/>
          <w:marBottom w:val="0"/>
          <w:divBdr>
            <w:top w:val="none" w:sz="0" w:space="0" w:color="auto"/>
            <w:left w:val="none" w:sz="0" w:space="0" w:color="auto"/>
            <w:bottom w:val="none" w:sz="0" w:space="0" w:color="auto"/>
            <w:right w:val="none" w:sz="0" w:space="0" w:color="auto"/>
          </w:divBdr>
        </w:div>
        <w:div w:id="1336105008">
          <w:marLeft w:val="480"/>
          <w:marRight w:val="0"/>
          <w:marTop w:val="0"/>
          <w:marBottom w:val="0"/>
          <w:divBdr>
            <w:top w:val="none" w:sz="0" w:space="0" w:color="auto"/>
            <w:left w:val="none" w:sz="0" w:space="0" w:color="auto"/>
            <w:bottom w:val="none" w:sz="0" w:space="0" w:color="auto"/>
            <w:right w:val="none" w:sz="0" w:space="0" w:color="auto"/>
          </w:divBdr>
        </w:div>
        <w:div w:id="1402601783">
          <w:marLeft w:val="480"/>
          <w:marRight w:val="0"/>
          <w:marTop w:val="0"/>
          <w:marBottom w:val="0"/>
          <w:divBdr>
            <w:top w:val="none" w:sz="0" w:space="0" w:color="auto"/>
            <w:left w:val="none" w:sz="0" w:space="0" w:color="auto"/>
            <w:bottom w:val="none" w:sz="0" w:space="0" w:color="auto"/>
            <w:right w:val="none" w:sz="0" w:space="0" w:color="auto"/>
          </w:divBdr>
        </w:div>
        <w:div w:id="1436905255">
          <w:marLeft w:val="480"/>
          <w:marRight w:val="0"/>
          <w:marTop w:val="0"/>
          <w:marBottom w:val="0"/>
          <w:divBdr>
            <w:top w:val="none" w:sz="0" w:space="0" w:color="auto"/>
            <w:left w:val="none" w:sz="0" w:space="0" w:color="auto"/>
            <w:bottom w:val="none" w:sz="0" w:space="0" w:color="auto"/>
            <w:right w:val="none" w:sz="0" w:space="0" w:color="auto"/>
          </w:divBdr>
        </w:div>
        <w:div w:id="1454863969">
          <w:marLeft w:val="480"/>
          <w:marRight w:val="0"/>
          <w:marTop w:val="0"/>
          <w:marBottom w:val="0"/>
          <w:divBdr>
            <w:top w:val="none" w:sz="0" w:space="0" w:color="auto"/>
            <w:left w:val="none" w:sz="0" w:space="0" w:color="auto"/>
            <w:bottom w:val="none" w:sz="0" w:space="0" w:color="auto"/>
            <w:right w:val="none" w:sz="0" w:space="0" w:color="auto"/>
          </w:divBdr>
        </w:div>
        <w:div w:id="1456217691">
          <w:marLeft w:val="480"/>
          <w:marRight w:val="0"/>
          <w:marTop w:val="0"/>
          <w:marBottom w:val="0"/>
          <w:divBdr>
            <w:top w:val="none" w:sz="0" w:space="0" w:color="auto"/>
            <w:left w:val="none" w:sz="0" w:space="0" w:color="auto"/>
            <w:bottom w:val="none" w:sz="0" w:space="0" w:color="auto"/>
            <w:right w:val="none" w:sz="0" w:space="0" w:color="auto"/>
          </w:divBdr>
        </w:div>
        <w:div w:id="1489905265">
          <w:marLeft w:val="480"/>
          <w:marRight w:val="0"/>
          <w:marTop w:val="0"/>
          <w:marBottom w:val="0"/>
          <w:divBdr>
            <w:top w:val="none" w:sz="0" w:space="0" w:color="auto"/>
            <w:left w:val="none" w:sz="0" w:space="0" w:color="auto"/>
            <w:bottom w:val="none" w:sz="0" w:space="0" w:color="auto"/>
            <w:right w:val="none" w:sz="0" w:space="0" w:color="auto"/>
          </w:divBdr>
        </w:div>
        <w:div w:id="1543977197">
          <w:marLeft w:val="480"/>
          <w:marRight w:val="0"/>
          <w:marTop w:val="0"/>
          <w:marBottom w:val="0"/>
          <w:divBdr>
            <w:top w:val="none" w:sz="0" w:space="0" w:color="auto"/>
            <w:left w:val="none" w:sz="0" w:space="0" w:color="auto"/>
            <w:bottom w:val="none" w:sz="0" w:space="0" w:color="auto"/>
            <w:right w:val="none" w:sz="0" w:space="0" w:color="auto"/>
          </w:divBdr>
        </w:div>
        <w:div w:id="1549221992">
          <w:marLeft w:val="480"/>
          <w:marRight w:val="0"/>
          <w:marTop w:val="0"/>
          <w:marBottom w:val="0"/>
          <w:divBdr>
            <w:top w:val="none" w:sz="0" w:space="0" w:color="auto"/>
            <w:left w:val="none" w:sz="0" w:space="0" w:color="auto"/>
            <w:bottom w:val="none" w:sz="0" w:space="0" w:color="auto"/>
            <w:right w:val="none" w:sz="0" w:space="0" w:color="auto"/>
          </w:divBdr>
        </w:div>
        <w:div w:id="1568496875">
          <w:marLeft w:val="480"/>
          <w:marRight w:val="0"/>
          <w:marTop w:val="0"/>
          <w:marBottom w:val="0"/>
          <w:divBdr>
            <w:top w:val="none" w:sz="0" w:space="0" w:color="auto"/>
            <w:left w:val="none" w:sz="0" w:space="0" w:color="auto"/>
            <w:bottom w:val="none" w:sz="0" w:space="0" w:color="auto"/>
            <w:right w:val="none" w:sz="0" w:space="0" w:color="auto"/>
          </w:divBdr>
        </w:div>
        <w:div w:id="1602182945">
          <w:marLeft w:val="480"/>
          <w:marRight w:val="0"/>
          <w:marTop w:val="0"/>
          <w:marBottom w:val="0"/>
          <w:divBdr>
            <w:top w:val="none" w:sz="0" w:space="0" w:color="auto"/>
            <w:left w:val="none" w:sz="0" w:space="0" w:color="auto"/>
            <w:bottom w:val="none" w:sz="0" w:space="0" w:color="auto"/>
            <w:right w:val="none" w:sz="0" w:space="0" w:color="auto"/>
          </w:divBdr>
        </w:div>
        <w:div w:id="1638146775">
          <w:marLeft w:val="480"/>
          <w:marRight w:val="0"/>
          <w:marTop w:val="0"/>
          <w:marBottom w:val="0"/>
          <w:divBdr>
            <w:top w:val="none" w:sz="0" w:space="0" w:color="auto"/>
            <w:left w:val="none" w:sz="0" w:space="0" w:color="auto"/>
            <w:bottom w:val="none" w:sz="0" w:space="0" w:color="auto"/>
            <w:right w:val="none" w:sz="0" w:space="0" w:color="auto"/>
          </w:divBdr>
        </w:div>
        <w:div w:id="1644578420">
          <w:marLeft w:val="480"/>
          <w:marRight w:val="0"/>
          <w:marTop w:val="0"/>
          <w:marBottom w:val="0"/>
          <w:divBdr>
            <w:top w:val="none" w:sz="0" w:space="0" w:color="auto"/>
            <w:left w:val="none" w:sz="0" w:space="0" w:color="auto"/>
            <w:bottom w:val="none" w:sz="0" w:space="0" w:color="auto"/>
            <w:right w:val="none" w:sz="0" w:space="0" w:color="auto"/>
          </w:divBdr>
        </w:div>
        <w:div w:id="1647513014">
          <w:marLeft w:val="480"/>
          <w:marRight w:val="0"/>
          <w:marTop w:val="0"/>
          <w:marBottom w:val="0"/>
          <w:divBdr>
            <w:top w:val="none" w:sz="0" w:space="0" w:color="auto"/>
            <w:left w:val="none" w:sz="0" w:space="0" w:color="auto"/>
            <w:bottom w:val="none" w:sz="0" w:space="0" w:color="auto"/>
            <w:right w:val="none" w:sz="0" w:space="0" w:color="auto"/>
          </w:divBdr>
        </w:div>
        <w:div w:id="1659111642">
          <w:marLeft w:val="480"/>
          <w:marRight w:val="0"/>
          <w:marTop w:val="0"/>
          <w:marBottom w:val="0"/>
          <w:divBdr>
            <w:top w:val="none" w:sz="0" w:space="0" w:color="auto"/>
            <w:left w:val="none" w:sz="0" w:space="0" w:color="auto"/>
            <w:bottom w:val="none" w:sz="0" w:space="0" w:color="auto"/>
            <w:right w:val="none" w:sz="0" w:space="0" w:color="auto"/>
          </w:divBdr>
        </w:div>
        <w:div w:id="1711882720">
          <w:marLeft w:val="480"/>
          <w:marRight w:val="0"/>
          <w:marTop w:val="0"/>
          <w:marBottom w:val="0"/>
          <w:divBdr>
            <w:top w:val="none" w:sz="0" w:space="0" w:color="auto"/>
            <w:left w:val="none" w:sz="0" w:space="0" w:color="auto"/>
            <w:bottom w:val="none" w:sz="0" w:space="0" w:color="auto"/>
            <w:right w:val="none" w:sz="0" w:space="0" w:color="auto"/>
          </w:divBdr>
        </w:div>
        <w:div w:id="1718047559">
          <w:marLeft w:val="480"/>
          <w:marRight w:val="0"/>
          <w:marTop w:val="0"/>
          <w:marBottom w:val="0"/>
          <w:divBdr>
            <w:top w:val="none" w:sz="0" w:space="0" w:color="auto"/>
            <w:left w:val="none" w:sz="0" w:space="0" w:color="auto"/>
            <w:bottom w:val="none" w:sz="0" w:space="0" w:color="auto"/>
            <w:right w:val="none" w:sz="0" w:space="0" w:color="auto"/>
          </w:divBdr>
        </w:div>
        <w:div w:id="1796019925">
          <w:marLeft w:val="480"/>
          <w:marRight w:val="0"/>
          <w:marTop w:val="0"/>
          <w:marBottom w:val="0"/>
          <w:divBdr>
            <w:top w:val="none" w:sz="0" w:space="0" w:color="auto"/>
            <w:left w:val="none" w:sz="0" w:space="0" w:color="auto"/>
            <w:bottom w:val="none" w:sz="0" w:space="0" w:color="auto"/>
            <w:right w:val="none" w:sz="0" w:space="0" w:color="auto"/>
          </w:divBdr>
        </w:div>
        <w:div w:id="1808475685">
          <w:marLeft w:val="480"/>
          <w:marRight w:val="0"/>
          <w:marTop w:val="0"/>
          <w:marBottom w:val="0"/>
          <w:divBdr>
            <w:top w:val="none" w:sz="0" w:space="0" w:color="auto"/>
            <w:left w:val="none" w:sz="0" w:space="0" w:color="auto"/>
            <w:bottom w:val="none" w:sz="0" w:space="0" w:color="auto"/>
            <w:right w:val="none" w:sz="0" w:space="0" w:color="auto"/>
          </w:divBdr>
        </w:div>
        <w:div w:id="1823741583">
          <w:marLeft w:val="480"/>
          <w:marRight w:val="0"/>
          <w:marTop w:val="0"/>
          <w:marBottom w:val="0"/>
          <w:divBdr>
            <w:top w:val="none" w:sz="0" w:space="0" w:color="auto"/>
            <w:left w:val="none" w:sz="0" w:space="0" w:color="auto"/>
            <w:bottom w:val="none" w:sz="0" w:space="0" w:color="auto"/>
            <w:right w:val="none" w:sz="0" w:space="0" w:color="auto"/>
          </w:divBdr>
        </w:div>
        <w:div w:id="1853228549">
          <w:marLeft w:val="480"/>
          <w:marRight w:val="0"/>
          <w:marTop w:val="0"/>
          <w:marBottom w:val="0"/>
          <w:divBdr>
            <w:top w:val="none" w:sz="0" w:space="0" w:color="auto"/>
            <w:left w:val="none" w:sz="0" w:space="0" w:color="auto"/>
            <w:bottom w:val="none" w:sz="0" w:space="0" w:color="auto"/>
            <w:right w:val="none" w:sz="0" w:space="0" w:color="auto"/>
          </w:divBdr>
        </w:div>
        <w:div w:id="1880968261">
          <w:marLeft w:val="480"/>
          <w:marRight w:val="0"/>
          <w:marTop w:val="0"/>
          <w:marBottom w:val="0"/>
          <w:divBdr>
            <w:top w:val="none" w:sz="0" w:space="0" w:color="auto"/>
            <w:left w:val="none" w:sz="0" w:space="0" w:color="auto"/>
            <w:bottom w:val="none" w:sz="0" w:space="0" w:color="auto"/>
            <w:right w:val="none" w:sz="0" w:space="0" w:color="auto"/>
          </w:divBdr>
        </w:div>
        <w:div w:id="1911771473">
          <w:marLeft w:val="480"/>
          <w:marRight w:val="0"/>
          <w:marTop w:val="0"/>
          <w:marBottom w:val="0"/>
          <w:divBdr>
            <w:top w:val="none" w:sz="0" w:space="0" w:color="auto"/>
            <w:left w:val="none" w:sz="0" w:space="0" w:color="auto"/>
            <w:bottom w:val="none" w:sz="0" w:space="0" w:color="auto"/>
            <w:right w:val="none" w:sz="0" w:space="0" w:color="auto"/>
          </w:divBdr>
        </w:div>
        <w:div w:id="1913006025">
          <w:marLeft w:val="480"/>
          <w:marRight w:val="0"/>
          <w:marTop w:val="0"/>
          <w:marBottom w:val="0"/>
          <w:divBdr>
            <w:top w:val="none" w:sz="0" w:space="0" w:color="auto"/>
            <w:left w:val="none" w:sz="0" w:space="0" w:color="auto"/>
            <w:bottom w:val="none" w:sz="0" w:space="0" w:color="auto"/>
            <w:right w:val="none" w:sz="0" w:space="0" w:color="auto"/>
          </w:divBdr>
        </w:div>
        <w:div w:id="1930969698">
          <w:marLeft w:val="480"/>
          <w:marRight w:val="0"/>
          <w:marTop w:val="0"/>
          <w:marBottom w:val="0"/>
          <w:divBdr>
            <w:top w:val="none" w:sz="0" w:space="0" w:color="auto"/>
            <w:left w:val="none" w:sz="0" w:space="0" w:color="auto"/>
            <w:bottom w:val="none" w:sz="0" w:space="0" w:color="auto"/>
            <w:right w:val="none" w:sz="0" w:space="0" w:color="auto"/>
          </w:divBdr>
        </w:div>
        <w:div w:id="1958367391">
          <w:marLeft w:val="480"/>
          <w:marRight w:val="0"/>
          <w:marTop w:val="0"/>
          <w:marBottom w:val="0"/>
          <w:divBdr>
            <w:top w:val="none" w:sz="0" w:space="0" w:color="auto"/>
            <w:left w:val="none" w:sz="0" w:space="0" w:color="auto"/>
            <w:bottom w:val="none" w:sz="0" w:space="0" w:color="auto"/>
            <w:right w:val="none" w:sz="0" w:space="0" w:color="auto"/>
          </w:divBdr>
        </w:div>
        <w:div w:id="1970938532">
          <w:marLeft w:val="480"/>
          <w:marRight w:val="0"/>
          <w:marTop w:val="0"/>
          <w:marBottom w:val="0"/>
          <w:divBdr>
            <w:top w:val="none" w:sz="0" w:space="0" w:color="auto"/>
            <w:left w:val="none" w:sz="0" w:space="0" w:color="auto"/>
            <w:bottom w:val="none" w:sz="0" w:space="0" w:color="auto"/>
            <w:right w:val="none" w:sz="0" w:space="0" w:color="auto"/>
          </w:divBdr>
        </w:div>
        <w:div w:id="2024279496">
          <w:marLeft w:val="480"/>
          <w:marRight w:val="0"/>
          <w:marTop w:val="0"/>
          <w:marBottom w:val="0"/>
          <w:divBdr>
            <w:top w:val="none" w:sz="0" w:space="0" w:color="auto"/>
            <w:left w:val="none" w:sz="0" w:space="0" w:color="auto"/>
            <w:bottom w:val="none" w:sz="0" w:space="0" w:color="auto"/>
            <w:right w:val="none" w:sz="0" w:space="0" w:color="auto"/>
          </w:divBdr>
        </w:div>
        <w:div w:id="2032801922">
          <w:marLeft w:val="480"/>
          <w:marRight w:val="0"/>
          <w:marTop w:val="0"/>
          <w:marBottom w:val="0"/>
          <w:divBdr>
            <w:top w:val="none" w:sz="0" w:space="0" w:color="auto"/>
            <w:left w:val="none" w:sz="0" w:space="0" w:color="auto"/>
            <w:bottom w:val="none" w:sz="0" w:space="0" w:color="auto"/>
            <w:right w:val="none" w:sz="0" w:space="0" w:color="auto"/>
          </w:divBdr>
        </w:div>
        <w:div w:id="2071151456">
          <w:marLeft w:val="480"/>
          <w:marRight w:val="0"/>
          <w:marTop w:val="0"/>
          <w:marBottom w:val="0"/>
          <w:divBdr>
            <w:top w:val="none" w:sz="0" w:space="0" w:color="auto"/>
            <w:left w:val="none" w:sz="0" w:space="0" w:color="auto"/>
            <w:bottom w:val="none" w:sz="0" w:space="0" w:color="auto"/>
            <w:right w:val="none" w:sz="0" w:space="0" w:color="auto"/>
          </w:divBdr>
        </w:div>
        <w:div w:id="2078822715">
          <w:marLeft w:val="480"/>
          <w:marRight w:val="0"/>
          <w:marTop w:val="0"/>
          <w:marBottom w:val="0"/>
          <w:divBdr>
            <w:top w:val="none" w:sz="0" w:space="0" w:color="auto"/>
            <w:left w:val="none" w:sz="0" w:space="0" w:color="auto"/>
            <w:bottom w:val="none" w:sz="0" w:space="0" w:color="auto"/>
            <w:right w:val="none" w:sz="0" w:space="0" w:color="auto"/>
          </w:divBdr>
        </w:div>
        <w:div w:id="2100248596">
          <w:marLeft w:val="480"/>
          <w:marRight w:val="0"/>
          <w:marTop w:val="0"/>
          <w:marBottom w:val="0"/>
          <w:divBdr>
            <w:top w:val="none" w:sz="0" w:space="0" w:color="auto"/>
            <w:left w:val="none" w:sz="0" w:space="0" w:color="auto"/>
            <w:bottom w:val="none" w:sz="0" w:space="0" w:color="auto"/>
            <w:right w:val="none" w:sz="0" w:space="0" w:color="auto"/>
          </w:divBdr>
        </w:div>
        <w:div w:id="2121794506">
          <w:marLeft w:val="480"/>
          <w:marRight w:val="0"/>
          <w:marTop w:val="0"/>
          <w:marBottom w:val="0"/>
          <w:divBdr>
            <w:top w:val="none" w:sz="0" w:space="0" w:color="auto"/>
            <w:left w:val="none" w:sz="0" w:space="0" w:color="auto"/>
            <w:bottom w:val="none" w:sz="0" w:space="0" w:color="auto"/>
            <w:right w:val="none" w:sz="0" w:space="0" w:color="auto"/>
          </w:divBdr>
        </w:div>
        <w:div w:id="2138255924">
          <w:marLeft w:val="480"/>
          <w:marRight w:val="0"/>
          <w:marTop w:val="0"/>
          <w:marBottom w:val="0"/>
          <w:divBdr>
            <w:top w:val="none" w:sz="0" w:space="0" w:color="auto"/>
            <w:left w:val="none" w:sz="0" w:space="0" w:color="auto"/>
            <w:bottom w:val="none" w:sz="0" w:space="0" w:color="auto"/>
            <w:right w:val="none" w:sz="0" w:space="0" w:color="auto"/>
          </w:divBdr>
        </w:div>
      </w:divsChild>
    </w:div>
    <w:div w:id="130562836">
      <w:bodyDiv w:val="1"/>
      <w:marLeft w:val="0"/>
      <w:marRight w:val="0"/>
      <w:marTop w:val="0"/>
      <w:marBottom w:val="0"/>
      <w:divBdr>
        <w:top w:val="none" w:sz="0" w:space="0" w:color="auto"/>
        <w:left w:val="none" w:sz="0" w:space="0" w:color="auto"/>
        <w:bottom w:val="none" w:sz="0" w:space="0" w:color="auto"/>
        <w:right w:val="none" w:sz="0" w:space="0" w:color="auto"/>
      </w:divBdr>
      <w:divsChild>
        <w:div w:id="49967727">
          <w:marLeft w:val="480"/>
          <w:marRight w:val="0"/>
          <w:marTop w:val="0"/>
          <w:marBottom w:val="0"/>
          <w:divBdr>
            <w:top w:val="none" w:sz="0" w:space="0" w:color="auto"/>
            <w:left w:val="none" w:sz="0" w:space="0" w:color="auto"/>
            <w:bottom w:val="none" w:sz="0" w:space="0" w:color="auto"/>
            <w:right w:val="none" w:sz="0" w:space="0" w:color="auto"/>
          </w:divBdr>
        </w:div>
        <w:div w:id="258831204">
          <w:marLeft w:val="480"/>
          <w:marRight w:val="0"/>
          <w:marTop w:val="0"/>
          <w:marBottom w:val="0"/>
          <w:divBdr>
            <w:top w:val="none" w:sz="0" w:space="0" w:color="auto"/>
            <w:left w:val="none" w:sz="0" w:space="0" w:color="auto"/>
            <w:bottom w:val="none" w:sz="0" w:space="0" w:color="auto"/>
            <w:right w:val="none" w:sz="0" w:space="0" w:color="auto"/>
          </w:divBdr>
        </w:div>
        <w:div w:id="265844507">
          <w:marLeft w:val="480"/>
          <w:marRight w:val="0"/>
          <w:marTop w:val="0"/>
          <w:marBottom w:val="0"/>
          <w:divBdr>
            <w:top w:val="none" w:sz="0" w:space="0" w:color="auto"/>
            <w:left w:val="none" w:sz="0" w:space="0" w:color="auto"/>
            <w:bottom w:val="none" w:sz="0" w:space="0" w:color="auto"/>
            <w:right w:val="none" w:sz="0" w:space="0" w:color="auto"/>
          </w:divBdr>
        </w:div>
        <w:div w:id="290749711">
          <w:marLeft w:val="480"/>
          <w:marRight w:val="0"/>
          <w:marTop w:val="0"/>
          <w:marBottom w:val="0"/>
          <w:divBdr>
            <w:top w:val="none" w:sz="0" w:space="0" w:color="auto"/>
            <w:left w:val="none" w:sz="0" w:space="0" w:color="auto"/>
            <w:bottom w:val="none" w:sz="0" w:space="0" w:color="auto"/>
            <w:right w:val="none" w:sz="0" w:space="0" w:color="auto"/>
          </w:divBdr>
        </w:div>
        <w:div w:id="415899907">
          <w:marLeft w:val="480"/>
          <w:marRight w:val="0"/>
          <w:marTop w:val="0"/>
          <w:marBottom w:val="0"/>
          <w:divBdr>
            <w:top w:val="none" w:sz="0" w:space="0" w:color="auto"/>
            <w:left w:val="none" w:sz="0" w:space="0" w:color="auto"/>
            <w:bottom w:val="none" w:sz="0" w:space="0" w:color="auto"/>
            <w:right w:val="none" w:sz="0" w:space="0" w:color="auto"/>
          </w:divBdr>
        </w:div>
        <w:div w:id="457183094">
          <w:marLeft w:val="480"/>
          <w:marRight w:val="0"/>
          <w:marTop w:val="0"/>
          <w:marBottom w:val="0"/>
          <w:divBdr>
            <w:top w:val="none" w:sz="0" w:space="0" w:color="auto"/>
            <w:left w:val="none" w:sz="0" w:space="0" w:color="auto"/>
            <w:bottom w:val="none" w:sz="0" w:space="0" w:color="auto"/>
            <w:right w:val="none" w:sz="0" w:space="0" w:color="auto"/>
          </w:divBdr>
        </w:div>
        <w:div w:id="499005022">
          <w:marLeft w:val="480"/>
          <w:marRight w:val="0"/>
          <w:marTop w:val="0"/>
          <w:marBottom w:val="0"/>
          <w:divBdr>
            <w:top w:val="none" w:sz="0" w:space="0" w:color="auto"/>
            <w:left w:val="none" w:sz="0" w:space="0" w:color="auto"/>
            <w:bottom w:val="none" w:sz="0" w:space="0" w:color="auto"/>
            <w:right w:val="none" w:sz="0" w:space="0" w:color="auto"/>
          </w:divBdr>
        </w:div>
        <w:div w:id="516965044">
          <w:marLeft w:val="480"/>
          <w:marRight w:val="0"/>
          <w:marTop w:val="0"/>
          <w:marBottom w:val="0"/>
          <w:divBdr>
            <w:top w:val="none" w:sz="0" w:space="0" w:color="auto"/>
            <w:left w:val="none" w:sz="0" w:space="0" w:color="auto"/>
            <w:bottom w:val="none" w:sz="0" w:space="0" w:color="auto"/>
            <w:right w:val="none" w:sz="0" w:space="0" w:color="auto"/>
          </w:divBdr>
        </w:div>
        <w:div w:id="549268159">
          <w:marLeft w:val="480"/>
          <w:marRight w:val="0"/>
          <w:marTop w:val="0"/>
          <w:marBottom w:val="0"/>
          <w:divBdr>
            <w:top w:val="none" w:sz="0" w:space="0" w:color="auto"/>
            <w:left w:val="none" w:sz="0" w:space="0" w:color="auto"/>
            <w:bottom w:val="none" w:sz="0" w:space="0" w:color="auto"/>
            <w:right w:val="none" w:sz="0" w:space="0" w:color="auto"/>
          </w:divBdr>
        </w:div>
        <w:div w:id="592206819">
          <w:marLeft w:val="480"/>
          <w:marRight w:val="0"/>
          <w:marTop w:val="0"/>
          <w:marBottom w:val="0"/>
          <w:divBdr>
            <w:top w:val="none" w:sz="0" w:space="0" w:color="auto"/>
            <w:left w:val="none" w:sz="0" w:space="0" w:color="auto"/>
            <w:bottom w:val="none" w:sz="0" w:space="0" w:color="auto"/>
            <w:right w:val="none" w:sz="0" w:space="0" w:color="auto"/>
          </w:divBdr>
        </w:div>
        <w:div w:id="633481993">
          <w:marLeft w:val="480"/>
          <w:marRight w:val="0"/>
          <w:marTop w:val="0"/>
          <w:marBottom w:val="0"/>
          <w:divBdr>
            <w:top w:val="none" w:sz="0" w:space="0" w:color="auto"/>
            <w:left w:val="none" w:sz="0" w:space="0" w:color="auto"/>
            <w:bottom w:val="none" w:sz="0" w:space="0" w:color="auto"/>
            <w:right w:val="none" w:sz="0" w:space="0" w:color="auto"/>
          </w:divBdr>
        </w:div>
        <w:div w:id="690643566">
          <w:marLeft w:val="480"/>
          <w:marRight w:val="0"/>
          <w:marTop w:val="0"/>
          <w:marBottom w:val="0"/>
          <w:divBdr>
            <w:top w:val="none" w:sz="0" w:space="0" w:color="auto"/>
            <w:left w:val="none" w:sz="0" w:space="0" w:color="auto"/>
            <w:bottom w:val="none" w:sz="0" w:space="0" w:color="auto"/>
            <w:right w:val="none" w:sz="0" w:space="0" w:color="auto"/>
          </w:divBdr>
        </w:div>
        <w:div w:id="751899478">
          <w:marLeft w:val="480"/>
          <w:marRight w:val="0"/>
          <w:marTop w:val="0"/>
          <w:marBottom w:val="0"/>
          <w:divBdr>
            <w:top w:val="none" w:sz="0" w:space="0" w:color="auto"/>
            <w:left w:val="none" w:sz="0" w:space="0" w:color="auto"/>
            <w:bottom w:val="none" w:sz="0" w:space="0" w:color="auto"/>
            <w:right w:val="none" w:sz="0" w:space="0" w:color="auto"/>
          </w:divBdr>
        </w:div>
        <w:div w:id="759447202">
          <w:marLeft w:val="480"/>
          <w:marRight w:val="0"/>
          <w:marTop w:val="0"/>
          <w:marBottom w:val="0"/>
          <w:divBdr>
            <w:top w:val="none" w:sz="0" w:space="0" w:color="auto"/>
            <w:left w:val="none" w:sz="0" w:space="0" w:color="auto"/>
            <w:bottom w:val="none" w:sz="0" w:space="0" w:color="auto"/>
            <w:right w:val="none" w:sz="0" w:space="0" w:color="auto"/>
          </w:divBdr>
        </w:div>
        <w:div w:id="766971309">
          <w:marLeft w:val="480"/>
          <w:marRight w:val="0"/>
          <w:marTop w:val="0"/>
          <w:marBottom w:val="0"/>
          <w:divBdr>
            <w:top w:val="none" w:sz="0" w:space="0" w:color="auto"/>
            <w:left w:val="none" w:sz="0" w:space="0" w:color="auto"/>
            <w:bottom w:val="none" w:sz="0" w:space="0" w:color="auto"/>
            <w:right w:val="none" w:sz="0" w:space="0" w:color="auto"/>
          </w:divBdr>
        </w:div>
        <w:div w:id="784077062">
          <w:marLeft w:val="480"/>
          <w:marRight w:val="0"/>
          <w:marTop w:val="0"/>
          <w:marBottom w:val="0"/>
          <w:divBdr>
            <w:top w:val="none" w:sz="0" w:space="0" w:color="auto"/>
            <w:left w:val="none" w:sz="0" w:space="0" w:color="auto"/>
            <w:bottom w:val="none" w:sz="0" w:space="0" w:color="auto"/>
            <w:right w:val="none" w:sz="0" w:space="0" w:color="auto"/>
          </w:divBdr>
        </w:div>
        <w:div w:id="803932246">
          <w:marLeft w:val="480"/>
          <w:marRight w:val="0"/>
          <w:marTop w:val="0"/>
          <w:marBottom w:val="0"/>
          <w:divBdr>
            <w:top w:val="none" w:sz="0" w:space="0" w:color="auto"/>
            <w:left w:val="none" w:sz="0" w:space="0" w:color="auto"/>
            <w:bottom w:val="none" w:sz="0" w:space="0" w:color="auto"/>
            <w:right w:val="none" w:sz="0" w:space="0" w:color="auto"/>
          </w:divBdr>
        </w:div>
        <w:div w:id="820848852">
          <w:marLeft w:val="480"/>
          <w:marRight w:val="0"/>
          <w:marTop w:val="0"/>
          <w:marBottom w:val="0"/>
          <w:divBdr>
            <w:top w:val="none" w:sz="0" w:space="0" w:color="auto"/>
            <w:left w:val="none" w:sz="0" w:space="0" w:color="auto"/>
            <w:bottom w:val="none" w:sz="0" w:space="0" w:color="auto"/>
            <w:right w:val="none" w:sz="0" w:space="0" w:color="auto"/>
          </w:divBdr>
        </w:div>
        <w:div w:id="837188543">
          <w:marLeft w:val="480"/>
          <w:marRight w:val="0"/>
          <w:marTop w:val="0"/>
          <w:marBottom w:val="0"/>
          <w:divBdr>
            <w:top w:val="none" w:sz="0" w:space="0" w:color="auto"/>
            <w:left w:val="none" w:sz="0" w:space="0" w:color="auto"/>
            <w:bottom w:val="none" w:sz="0" w:space="0" w:color="auto"/>
            <w:right w:val="none" w:sz="0" w:space="0" w:color="auto"/>
          </w:divBdr>
        </w:div>
        <w:div w:id="977078499">
          <w:marLeft w:val="480"/>
          <w:marRight w:val="0"/>
          <w:marTop w:val="0"/>
          <w:marBottom w:val="0"/>
          <w:divBdr>
            <w:top w:val="none" w:sz="0" w:space="0" w:color="auto"/>
            <w:left w:val="none" w:sz="0" w:space="0" w:color="auto"/>
            <w:bottom w:val="none" w:sz="0" w:space="0" w:color="auto"/>
            <w:right w:val="none" w:sz="0" w:space="0" w:color="auto"/>
          </w:divBdr>
        </w:div>
        <w:div w:id="1025600161">
          <w:marLeft w:val="480"/>
          <w:marRight w:val="0"/>
          <w:marTop w:val="0"/>
          <w:marBottom w:val="0"/>
          <w:divBdr>
            <w:top w:val="none" w:sz="0" w:space="0" w:color="auto"/>
            <w:left w:val="none" w:sz="0" w:space="0" w:color="auto"/>
            <w:bottom w:val="none" w:sz="0" w:space="0" w:color="auto"/>
            <w:right w:val="none" w:sz="0" w:space="0" w:color="auto"/>
          </w:divBdr>
        </w:div>
        <w:div w:id="1057778318">
          <w:marLeft w:val="480"/>
          <w:marRight w:val="0"/>
          <w:marTop w:val="0"/>
          <w:marBottom w:val="0"/>
          <w:divBdr>
            <w:top w:val="none" w:sz="0" w:space="0" w:color="auto"/>
            <w:left w:val="none" w:sz="0" w:space="0" w:color="auto"/>
            <w:bottom w:val="none" w:sz="0" w:space="0" w:color="auto"/>
            <w:right w:val="none" w:sz="0" w:space="0" w:color="auto"/>
          </w:divBdr>
        </w:div>
        <w:div w:id="1198590539">
          <w:marLeft w:val="480"/>
          <w:marRight w:val="0"/>
          <w:marTop w:val="0"/>
          <w:marBottom w:val="0"/>
          <w:divBdr>
            <w:top w:val="none" w:sz="0" w:space="0" w:color="auto"/>
            <w:left w:val="none" w:sz="0" w:space="0" w:color="auto"/>
            <w:bottom w:val="none" w:sz="0" w:space="0" w:color="auto"/>
            <w:right w:val="none" w:sz="0" w:space="0" w:color="auto"/>
          </w:divBdr>
        </w:div>
        <w:div w:id="1205218880">
          <w:marLeft w:val="480"/>
          <w:marRight w:val="0"/>
          <w:marTop w:val="0"/>
          <w:marBottom w:val="0"/>
          <w:divBdr>
            <w:top w:val="none" w:sz="0" w:space="0" w:color="auto"/>
            <w:left w:val="none" w:sz="0" w:space="0" w:color="auto"/>
            <w:bottom w:val="none" w:sz="0" w:space="0" w:color="auto"/>
            <w:right w:val="none" w:sz="0" w:space="0" w:color="auto"/>
          </w:divBdr>
        </w:div>
        <w:div w:id="1227766284">
          <w:marLeft w:val="480"/>
          <w:marRight w:val="0"/>
          <w:marTop w:val="0"/>
          <w:marBottom w:val="0"/>
          <w:divBdr>
            <w:top w:val="none" w:sz="0" w:space="0" w:color="auto"/>
            <w:left w:val="none" w:sz="0" w:space="0" w:color="auto"/>
            <w:bottom w:val="none" w:sz="0" w:space="0" w:color="auto"/>
            <w:right w:val="none" w:sz="0" w:space="0" w:color="auto"/>
          </w:divBdr>
        </w:div>
        <w:div w:id="1251816285">
          <w:marLeft w:val="480"/>
          <w:marRight w:val="0"/>
          <w:marTop w:val="0"/>
          <w:marBottom w:val="0"/>
          <w:divBdr>
            <w:top w:val="none" w:sz="0" w:space="0" w:color="auto"/>
            <w:left w:val="none" w:sz="0" w:space="0" w:color="auto"/>
            <w:bottom w:val="none" w:sz="0" w:space="0" w:color="auto"/>
            <w:right w:val="none" w:sz="0" w:space="0" w:color="auto"/>
          </w:divBdr>
        </w:div>
        <w:div w:id="1286930484">
          <w:marLeft w:val="480"/>
          <w:marRight w:val="0"/>
          <w:marTop w:val="0"/>
          <w:marBottom w:val="0"/>
          <w:divBdr>
            <w:top w:val="none" w:sz="0" w:space="0" w:color="auto"/>
            <w:left w:val="none" w:sz="0" w:space="0" w:color="auto"/>
            <w:bottom w:val="none" w:sz="0" w:space="0" w:color="auto"/>
            <w:right w:val="none" w:sz="0" w:space="0" w:color="auto"/>
          </w:divBdr>
        </w:div>
        <w:div w:id="1303464343">
          <w:marLeft w:val="480"/>
          <w:marRight w:val="0"/>
          <w:marTop w:val="0"/>
          <w:marBottom w:val="0"/>
          <w:divBdr>
            <w:top w:val="none" w:sz="0" w:space="0" w:color="auto"/>
            <w:left w:val="none" w:sz="0" w:space="0" w:color="auto"/>
            <w:bottom w:val="none" w:sz="0" w:space="0" w:color="auto"/>
            <w:right w:val="none" w:sz="0" w:space="0" w:color="auto"/>
          </w:divBdr>
        </w:div>
        <w:div w:id="1331982870">
          <w:marLeft w:val="480"/>
          <w:marRight w:val="0"/>
          <w:marTop w:val="0"/>
          <w:marBottom w:val="0"/>
          <w:divBdr>
            <w:top w:val="none" w:sz="0" w:space="0" w:color="auto"/>
            <w:left w:val="none" w:sz="0" w:space="0" w:color="auto"/>
            <w:bottom w:val="none" w:sz="0" w:space="0" w:color="auto"/>
            <w:right w:val="none" w:sz="0" w:space="0" w:color="auto"/>
          </w:divBdr>
        </w:div>
        <w:div w:id="1412462925">
          <w:marLeft w:val="480"/>
          <w:marRight w:val="0"/>
          <w:marTop w:val="0"/>
          <w:marBottom w:val="0"/>
          <w:divBdr>
            <w:top w:val="none" w:sz="0" w:space="0" w:color="auto"/>
            <w:left w:val="none" w:sz="0" w:space="0" w:color="auto"/>
            <w:bottom w:val="none" w:sz="0" w:space="0" w:color="auto"/>
            <w:right w:val="none" w:sz="0" w:space="0" w:color="auto"/>
          </w:divBdr>
        </w:div>
        <w:div w:id="1419252960">
          <w:marLeft w:val="480"/>
          <w:marRight w:val="0"/>
          <w:marTop w:val="0"/>
          <w:marBottom w:val="0"/>
          <w:divBdr>
            <w:top w:val="none" w:sz="0" w:space="0" w:color="auto"/>
            <w:left w:val="none" w:sz="0" w:space="0" w:color="auto"/>
            <w:bottom w:val="none" w:sz="0" w:space="0" w:color="auto"/>
            <w:right w:val="none" w:sz="0" w:space="0" w:color="auto"/>
          </w:divBdr>
        </w:div>
        <w:div w:id="1430466018">
          <w:marLeft w:val="480"/>
          <w:marRight w:val="0"/>
          <w:marTop w:val="0"/>
          <w:marBottom w:val="0"/>
          <w:divBdr>
            <w:top w:val="none" w:sz="0" w:space="0" w:color="auto"/>
            <w:left w:val="none" w:sz="0" w:space="0" w:color="auto"/>
            <w:bottom w:val="none" w:sz="0" w:space="0" w:color="auto"/>
            <w:right w:val="none" w:sz="0" w:space="0" w:color="auto"/>
          </w:divBdr>
        </w:div>
        <w:div w:id="1431002885">
          <w:marLeft w:val="480"/>
          <w:marRight w:val="0"/>
          <w:marTop w:val="0"/>
          <w:marBottom w:val="0"/>
          <w:divBdr>
            <w:top w:val="none" w:sz="0" w:space="0" w:color="auto"/>
            <w:left w:val="none" w:sz="0" w:space="0" w:color="auto"/>
            <w:bottom w:val="none" w:sz="0" w:space="0" w:color="auto"/>
            <w:right w:val="none" w:sz="0" w:space="0" w:color="auto"/>
          </w:divBdr>
        </w:div>
        <w:div w:id="1472669491">
          <w:marLeft w:val="480"/>
          <w:marRight w:val="0"/>
          <w:marTop w:val="0"/>
          <w:marBottom w:val="0"/>
          <w:divBdr>
            <w:top w:val="none" w:sz="0" w:space="0" w:color="auto"/>
            <w:left w:val="none" w:sz="0" w:space="0" w:color="auto"/>
            <w:bottom w:val="none" w:sz="0" w:space="0" w:color="auto"/>
            <w:right w:val="none" w:sz="0" w:space="0" w:color="auto"/>
          </w:divBdr>
        </w:div>
        <w:div w:id="1475760588">
          <w:marLeft w:val="480"/>
          <w:marRight w:val="0"/>
          <w:marTop w:val="0"/>
          <w:marBottom w:val="0"/>
          <w:divBdr>
            <w:top w:val="none" w:sz="0" w:space="0" w:color="auto"/>
            <w:left w:val="none" w:sz="0" w:space="0" w:color="auto"/>
            <w:bottom w:val="none" w:sz="0" w:space="0" w:color="auto"/>
            <w:right w:val="none" w:sz="0" w:space="0" w:color="auto"/>
          </w:divBdr>
        </w:div>
        <w:div w:id="1491872149">
          <w:marLeft w:val="480"/>
          <w:marRight w:val="0"/>
          <w:marTop w:val="0"/>
          <w:marBottom w:val="0"/>
          <w:divBdr>
            <w:top w:val="none" w:sz="0" w:space="0" w:color="auto"/>
            <w:left w:val="none" w:sz="0" w:space="0" w:color="auto"/>
            <w:bottom w:val="none" w:sz="0" w:space="0" w:color="auto"/>
            <w:right w:val="none" w:sz="0" w:space="0" w:color="auto"/>
          </w:divBdr>
        </w:div>
        <w:div w:id="1513033501">
          <w:marLeft w:val="480"/>
          <w:marRight w:val="0"/>
          <w:marTop w:val="0"/>
          <w:marBottom w:val="0"/>
          <w:divBdr>
            <w:top w:val="none" w:sz="0" w:space="0" w:color="auto"/>
            <w:left w:val="none" w:sz="0" w:space="0" w:color="auto"/>
            <w:bottom w:val="none" w:sz="0" w:space="0" w:color="auto"/>
            <w:right w:val="none" w:sz="0" w:space="0" w:color="auto"/>
          </w:divBdr>
        </w:div>
        <w:div w:id="1569682454">
          <w:marLeft w:val="480"/>
          <w:marRight w:val="0"/>
          <w:marTop w:val="0"/>
          <w:marBottom w:val="0"/>
          <w:divBdr>
            <w:top w:val="none" w:sz="0" w:space="0" w:color="auto"/>
            <w:left w:val="none" w:sz="0" w:space="0" w:color="auto"/>
            <w:bottom w:val="none" w:sz="0" w:space="0" w:color="auto"/>
            <w:right w:val="none" w:sz="0" w:space="0" w:color="auto"/>
          </w:divBdr>
        </w:div>
        <w:div w:id="1577781306">
          <w:marLeft w:val="480"/>
          <w:marRight w:val="0"/>
          <w:marTop w:val="0"/>
          <w:marBottom w:val="0"/>
          <w:divBdr>
            <w:top w:val="none" w:sz="0" w:space="0" w:color="auto"/>
            <w:left w:val="none" w:sz="0" w:space="0" w:color="auto"/>
            <w:bottom w:val="none" w:sz="0" w:space="0" w:color="auto"/>
            <w:right w:val="none" w:sz="0" w:space="0" w:color="auto"/>
          </w:divBdr>
        </w:div>
        <w:div w:id="1608655387">
          <w:marLeft w:val="480"/>
          <w:marRight w:val="0"/>
          <w:marTop w:val="0"/>
          <w:marBottom w:val="0"/>
          <w:divBdr>
            <w:top w:val="none" w:sz="0" w:space="0" w:color="auto"/>
            <w:left w:val="none" w:sz="0" w:space="0" w:color="auto"/>
            <w:bottom w:val="none" w:sz="0" w:space="0" w:color="auto"/>
            <w:right w:val="none" w:sz="0" w:space="0" w:color="auto"/>
          </w:divBdr>
        </w:div>
        <w:div w:id="1619263707">
          <w:marLeft w:val="480"/>
          <w:marRight w:val="0"/>
          <w:marTop w:val="0"/>
          <w:marBottom w:val="0"/>
          <w:divBdr>
            <w:top w:val="none" w:sz="0" w:space="0" w:color="auto"/>
            <w:left w:val="none" w:sz="0" w:space="0" w:color="auto"/>
            <w:bottom w:val="none" w:sz="0" w:space="0" w:color="auto"/>
            <w:right w:val="none" w:sz="0" w:space="0" w:color="auto"/>
          </w:divBdr>
        </w:div>
        <w:div w:id="1641038124">
          <w:marLeft w:val="480"/>
          <w:marRight w:val="0"/>
          <w:marTop w:val="0"/>
          <w:marBottom w:val="0"/>
          <w:divBdr>
            <w:top w:val="none" w:sz="0" w:space="0" w:color="auto"/>
            <w:left w:val="none" w:sz="0" w:space="0" w:color="auto"/>
            <w:bottom w:val="none" w:sz="0" w:space="0" w:color="auto"/>
            <w:right w:val="none" w:sz="0" w:space="0" w:color="auto"/>
          </w:divBdr>
        </w:div>
        <w:div w:id="1653749271">
          <w:marLeft w:val="480"/>
          <w:marRight w:val="0"/>
          <w:marTop w:val="0"/>
          <w:marBottom w:val="0"/>
          <w:divBdr>
            <w:top w:val="none" w:sz="0" w:space="0" w:color="auto"/>
            <w:left w:val="none" w:sz="0" w:space="0" w:color="auto"/>
            <w:bottom w:val="none" w:sz="0" w:space="0" w:color="auto"/>
            <w:right w:val="none" w:sz="0" w:space="0" w:color="auto"/>
          </w:divBdr>
        </w:div>
        <w:div w:id="1734544786">
          <w:marLeft w:val="480"/>
          <w:marRight w:val="0"/>
          <w:marTop w:val="0"/>
          <w:marBottom w:val="0"/>
          <w:divBdr>
            <w:top w:val="none" w:sz="0" w:space="0" w:color="auto"/>
            <w:left w:val="none" w:sz="0" w:space="0" w:color="auto"/>
            <w:bottom w:val="none" w:sz="0" w:space="0" w:color="auto"/>
            <w:right w:val="none" w:sz="0" w:space="0" w:color="auto"/>
          </w:divBdr>
        </w:div>
        <w:div w:id="1770537992">
          <w:marLeft w:val="480"/>
          <w:marRight w:val="0"/>
          <w:marTop w:val="0"/>
          <w:marBottom w:val="0"/>
          <w:divBdr>
            <w:top w:val="none" w:sz="0" w:space="0" w:color="auto"/>
            <w:left w:val="none" w:sz="0" w:space="0" w:color="auto"/>
            <w:bottom w:val="none" w:sz="0" w:space="0" w:color="auto"/>
            <w:right w:val="none" w:sz="0" w:space="0" w:color="auto"/>
          </w:divBdr>
        </w:div>
        <w:div w:id="1785348577">
          <w:marLeft w:val="480"/>
          <w:marRight w:val="0"/>
          <w:marTop w:val="0"/>
          <w:marBottom w:val="0"/>
          <w:divBdr>
            <w:top w:val="none" w:sz="0" w:space="0" w:color="auto"/>
            <w:left w:val="none" w:sz="0" w:space="0" w:color="auto"/>
            <w:bottom w:val="none" w:sz="0" w:space="0" w:color="auto"/>
            <w:right w:val="none" w:sz="0" w:space="0" w:color="auto"/>
          </w:divBdr>
        </w:div>
        <w:div w:id="1806662065">
          <w:marLeft w:val="480"/>
          <w:marRight w:val="0"/>
          <w:marTop w:val="0"/>
          <w:marBottom w:val="0"/>
          <w:divBdr>
            <w:top w:val="none" w:sz="0" w:space="0" w:color="auto"/>
            <w:left w:val="none" w:sz="0" w:space="0" w:color="auto"/>
            <w:bottom w:val="none" w:sz="0" w:space="0" w:color="auto"/>
            <w:right w:val="none" w:sz="0" w:space="0" w:color="auto"/>
          </w:divBdr>
        </w:div>
        <w:div w:id="1820804195">
          <w:marLeft w:val="480"/>
          <w:marRight w:val="0"/>
          <w:marTop w:val="0"/>
          <w:marBottom w:val="0"/>
          <w:divBdr>
            <w:top w:val="none" w:sz="0" w:space="0" w:color="auto"/>
            <w:left w:val="none" w:sz="0" w:space="0" w:color="auto"/>
            <w:bottom w:val="none" w:sz="0" w:space="0" w:color="auto"/>
            <w:right w:val="none" w:sz="0" w:space="0" w:color="auto"/>
          </w:divBdr>
        </w:div>
        <w:div w:id="1844585036">
          <w:marLeft w:val="480"/>
          <w:marRight w:val="0"/>
          <w:marTop w:val="0"/>
          <w:marBottom w:val="0"/>
          <w:divBdr>
            <w:top w:val="none" w:sz="0" w:space="0" w:color="auto"/>
            <w:left w:val="none" w:sz="0" w:space="0" w:color="auto"/>
            <w:bottom w:val="none" w:sz="0" w:space="0" w:color="auto"/>
            <w:right w:val="none" w:sz="0" w:space="0" w:color="auto"/>
          </w:divBdr>
        </w:div>
        <w:div w:id="1889953911">
          <w:marLeft w:val="480"/>
          <w:marRight w:val="0"/>
          <w:marTop w:val="0"/>
          <w:marBottom w:val="0"/>
          <w:divBdr>
            <w:top w:val="none" w:sz="0" w:space="0" w:color="auto"/>
            <w:left w:val="none" w:sz="0" w:space="0" w:color="auto"/>
            <w:bottom w:val="none" w:sz="0" w:space="0" w:color="auto"/>
            <w:right w:val="none" w:sz="0" w:space="0" w:color="auto"/>
          </w:divBdr>
        </w:div>
        <w:div w:id="1911042768">
          <w:marLeft w:val="480"/>
          <w:marRight w:val="0"/>
          <w:marTop w:val="0"/>
          <w:marBottom w:val="0"/>
          <w:divBdr>
            <w:top w:val="none" w:sz="0" w:space="0" w:color="auto"/>
            <w:left w:val="none" w:sz="0" w:space="0" w:color="auto"/>
            <w:bottom w:val="none" w:sz="0" w:space="0" w:color="auto"/>
            <w:right w:val="none" w:sz="0" w:space="0" w:color="auto"/>
          </w:divBdr>
        </w:div>
        <w:div w:id="1929532715">
          <w:marLeft w:val="480"/>
          <w:marRight w:val="0"/>
          <w:marTop w:val="0"/>
          <w:marBottom w:val="0"/>
          <w:divBdr>
            <w:top w:val="none" w:sz="0" w:space="0" w:color="auto"/>
            <w:left w:val="none" w:sz="0" w:space="0" w:color="auto"/>
            <w:bottom w:val="none" w:sz="0" w:space="0" w:color="auto"/>
            <w:right w:val="none" w:sz="0" w:space="0" w:color="auto"/>
          </w:divBdr>
        </w:div>
        <w:div w:id="1997800140">
          <w:marLeft w:val="480"/>
          <w:marRight w:val="0"/>
          <w:marTop w:val="0"/>
          <w:marBottom w:val="0"/>
          <w:divBdr>
            <w:top w:val="none" w:sz="0" w:space="0" w:color="auto"/>
            <w:left w:val="none" w:sz="0" w:space="0" w:color="auto"/>
            <w:bottom w:val="none" w:sz="0" w:space="0" w:color="auto"/>
            <w:right w:val="none" w:sz="0" w:space="0" w:color="auto"/>
          </w:divBdr>
        </w:div>
        <w:div w:id="2014451489">
          <w:marLeft w:val="480"/>
          <w:marRight w:val="0"/>
          <w:marTop w:val="0"/>
          <w:marBottom w:val="0"/>
          <w:divBdr>
            <w:top w:val="none" w:sz="0" w:space="0" w:color="auto"/>
            <w:left w:val="none" w:sz="0" w:space="0" w:color="auto"/>
            <w:bottom w:val="none" w:sz="0" w:space="0" w:color="auto"/>
            <w:right w:val="none" w:sz="0" w:space="0" w:color="auto"/>
          </w:divBdr>
        </w:div>
        <w:div w:id="2048143438">
          <w:marLeft w:val="480"/>
          <w:marRight w:val="0"/>
          <w:marTop w:val="0"/>
          <w:marBottom w:val="0"/>
          <w:divBdr>
            <w:top w:val="none" w:sz="0" w:space="0" w:color="auto"/>
            <w:left w:val="none" w:sz="0" w:space="0" w:color="auto"/>
            <w:bottom w:val="none" w:sz="0" w:space="0" w:color="auto"/>
            <w:right w:val="none" w:sz="0" w:space="0" w:color="auto"/>
          </w:divBdr>
        </w:div>
        <w:div w:id="2074310784">
          <w:marLeft w:val="480"/>
          <w:marRight w:val="0"/>
          <w:marTop w:val="0"/>
          <w:marBottom w:val="0"/>
          <w:divBdr>
            <w:top w:val="none" w:sz="0" w:space="0" w:color="auto"/>
            <w:left w:val="none" w:sz="0" w:space="0" w:color="auto"/>
            <w:bottom w:val="none" w:sz="0" w:space="0" w:color="auto"/>
            <w:right w:val="none" w:sz="0" w:space="0" w:color="auto"/>
          </w:divBdr>
        </w:div>
        <w:div w:id="2093962867">
          <w:marLeft w:val="480"/>
          <w:marRight w:val="0"/>
          <w:marTop w:val="0"/>
          <w:marBottom w:val="0"/>
          <w:divBdr>
            <w:top w:val="none" w:sz="0" w:space="0" w:color="auto"/>
            <w:left w:val="none" w:sz="0" w:space="0" w:color="auto"/>
            <w:bottom w:val="none" w:sz="0" w:space="0" w:color="auto"/>
            <w:right w:val="none" w:sz="0" w:space="0" w:color="auto"/>
          </w:divBdr>
        </w:div>
        <w:div w:id="2134204664">
          <w:marLeft w:val="480"/>
          <w:marRight w:val="0"/>
          <w:marTop w:val="0"/>
          <w:marBottom w:val="0"/>
          <w:divBdr>
            <w:top w:val="none" w:sz="0" w:space="0" w:color="auto"/>
            <w:left w:val="none" w:sz="0" w:space="0" w:color="auto"/>
            <w:bottom w:val="none" w:sz="0" w:space="0" w:color="auto"/>
            <w:right w:val="none" w:sz="0" w:space="0" w:color="auto"/>
          </w:divBdr>
        </w:div>
      </w:divsChild>
    </w:div>
    <w:div w:id="130679310">
      <w:bodyDiv w:val="1"/>
      <w:marLeft w:val="0"/>
      <w:marRight w:val="0"/>
      <w:marTop w:val="0"/>
      <w:marBottom w:val="0"/>
      <w:divBdr>
        <w:top w:val="none" w:sz="0" w:space="0" w:color="auto"/>
        <w:left w:val="none" w:sz="0" w:space="0" w:color="auto"/>
        <w:bottom w:val="none" w:sz="0" w:space="0" w:color="auto"/>
        <w:right w:val="none" w:sz="0" w:space="0" w:color="auto"/>
      </w:divBdr>
      <w:divsChild>
        <w:div w:id="71202780">
          <w:marLeft w:val="480"/>
          <w:marRight w:val="0"/>
          <w:marTop w:val="0"/>
          <w:marBottom w:val="0"/>
          <w:divBdr>
            <w:top w:val="none" w:sz="0" w:space="0" w:color="auto"/>
            <w:left w:val="none" w:sz="0" w:space="0" w:color="auto"/>
            <w:bottom w:val="none" w:sz="0" w:space="0" w:color="auto"/>
            <w:right w:val="none" w:sz="0" w:space="0" w:color="auto"/>
          </w:divBdr>
        </w:div>
        <w:div w:id="107043496">
          <w:marLeft w:val="480"/>
          <w:marRight w:val="0"/>
          <w:marTop w:val="0"/>
          <w:marBottom w:val="0"/>
          <w:divBdr>
            <w:top w:val="none" w:sz="0" w:space="0" w:color="auto"/>
            <w:left w:val="none" w:sz="0" w:space="0" w:color="auto"/>
            <w:bottom w:val="none" w:sz="0" w:space="0" w:color="auto"/>
            <w:right w:val="none" w:sz="0" w:space="0" w:color="auto"/>
          </w:divBdr>
        </w:div>
        <w:div w:id="156725361">
          <w:marLeft w:val="480"/>
          <w:marRight w:val="0"/>
          <w:marTop w:val="0"/>
          <w:marBottom w:val="0"/>
          <w:divBdr>
            <w:top w:val="none" w:sz="0" w:space="0" w:color="auto"/>
            <w:left w:val="none" w:sz="0" w:space="0" w:color="auto"/>
            <w:bottom w:val="none" w:sz="0" w:space="0" w:color="auto"/>
            <w:right w:val="none" w:sz="0" w:space="0" w:color="auto"/>
          </w:divBdr>
        </w:div>
        <w:div w:id="178205673">
          <w:marLeft w:val="480"/>
          <w:marRight w:val="0"/>
          <w:marTop w:val="0"/>
          <w:marBottom w:val="0"/>
          <w:divBdr>
            <w:top w:val="none" w:sz="0" w:space="0" w:color="auto"/>
            <w:left w:val="none" w:sz="0" w:space="0" w:color="auto"/>
            <w:bottom w:val="none" w:sz="0" w:space="0" w:color="auto"/>
            <w:right w:val="none" w:sz="0" w:space="0" w:color="auto"/>
          </w:divBdr>
        </w:div>
        <w:div w:id="210310188">
          <w:marLeft w:val="480"/>
          <w:marRight w:val="0"/>
          <w:marTop w:val="0"/>
          <w:marBottom w:val="0"/>
          <w:divBdr>
            <w:top w:val="none" w:sz="0" w:space="0" w:color="auto"/>
            <w:left w:val="none" w:sz="0" w:space="0" w:color="auto"/>
            <w:bottom w:val="none" w:sz="0" w:space="0" w:color="auto"/>
            <w:right w:val="none" w:sz="0" w:space="0" w:color="auto"/>
          </w:divBdr>
        </w:div>
        <w:div w:id="222906874">
          <w:marLeft w:val="480"/>
          <w:marRight w:val="0"/>
          <w:marTop w:val="0"/>
          <w:marBottom w:val="0"/>
          <w:divBdr>
            <w:top w:val="none" w:sz="0" w:space="0" w:color="auto"/>
            <w:left w:val="none" w:sz="0" w:space="0" w:color="auto"/>
            <w:bottom w:val="none" w:sz="0" w:space="0" w:color="auto"/>
            <w:right w:val="none" w:sz="0" w:space="0" w:color="auto"/>
          </w:divBdr>
        </w:div>
        <w:div w:id="233512141">
          <w:marLeft w:val="480"/>
          <w:marRight w:val="0"/>
          <w:marTop w:val="0"/>
          <w:marBottom w:val="0"/>
          <w:divBdr>
            <w:top w:val="none" w:sz="0" w:space="0" w:color="auto"/>
            <w:left w:val="none" w:sz="0" w:space="0" w:color="auto"/>
            <w:bottom w:val="none" w:sz="0" w:space="0" w:color="auto"/>
            <w:right w:val="none" w:sz="0" w:space="0" w:color="auto"/>
          </w:divBdr>
        </w:div>
        <w:div w:id="271130027">
          <w:marLeft w:val="480"/>
          <w:marRight w:val="0"/>
          <w:marTop w:val="0"/>
          <w:marBottom w:val="0"/>
          <w:divBdr>
            <w:top w:val="none" w:sz="0" w:space="0" w:color="auto"/>
            <w:left w:val="none" w:sz="0" w:space="0" w:color="auto"/>
            <w:bottom w:val="none" w:sz="0" w:space="0" w:color="auto"/>
            <w:right w:val="none" w:sz="0" w:space="0" w:color="auto"/>
          </w:divBdr>
        </w:div>
        <w:div w:id="341318539">
          <w:marLeft w:val="480"/>
          <w:marRight w:val="0"/>
          <w:marTop w:val="0"/>
          <w:marBottom w:val="0"/>
          <w:divBdr>
            <w:top w:val="none" w:sz="0" w:space="0" w:color="auto"/>
            <w:left w:val="none" w:sz="0" w:space="0" w:color="auto"/>
            <w:bottom w:val="none" w:sz="0" w:space="0" w:color="auto"/>
            <w:right w:val="none" w:sz="0" w:space="0" w:color="auto"/>
          </w:divBdr>
        </w:div>
        <w:div w:id="409621790">
          <w:marLeft w:val="480"/>
          <w:marRight w:val="0"/>
          <w:marTop w:val="0"/>
          <w:marBottom w:val="0"/>
          <w:divBdr>
            <w:top w:val="none" w:sz="0" w:space="0" w:color="auto"/>
            <w:left w:val="none" w:sz="0" w:space="0" w:color="auto"/>
            <w:bottom w:val="none" w:sz="0" w:space="0" w:color="auto"/>
            <w:right w:val="none" w:sz="0" w:space="0" w:color="auto"/>
          </w:divBdr>
        </w:div>
        <w:div w:id="411127746">
          <w:marLeft w:val="480"/>
          <w:marRight w:val="0"/>
          <w:marTop w:val="0"/>
          <w:marBottom w:val="0"/>
          <w:divBdr>
            <w:top w:val="none" w:sz="0" w:space="0" w:color="auto"/>
            <w:left w:val="none" w:sz="0" w:space="0" w:color="auto"/>
            <w:bottom w:val="none" w:sz="0" w:space="0" w:color="auto"/>
            <w:right w:val="none" w:sz="0" w:space="0" w:color="auto"/>
          </w:divBdr>
        </w:div>
        <w:div w:id="642008576">
          <w:marLeft w:val="480"/>
          <w:marRight w:val="0"/>
          <w:marTop w:val="0"/>
          <w:marBottom w:val="0"/>
          <w:divBdr>
            <w:top w:val="none" w:sz="0" w:space="0" w:color="auto"/>
            <w:left w:val="none" w:sz="0" w:space="0" w:color="auto"/>
            <w:bottom w:val="none" w:sz="0" w:space="0" w:color="auto"/>
            <w:right w:val="none" w:sz="0" w:space="0" w:color="auto"/>
          </w:divBdr>
        </w:div>
        <w:div w:id="656956321">
          <w:marLeft w:val="480"/>
          <w:marRight w:val="0"/>
          <w:marTop w:val="0"/>
          <w:marBottom w:val="0"/>
          <w:divBdr>
            <w:top w:val="none" w:sz="0" w:space="0" w:color="auto"/>
            <w:left w:val="none" w:sz="0" w:space="0" w:color="auto"/>
            <w:bottom w:val="none" w:sz="0" w:space="0" w:color="auto"/>
            <w:right w:val="none" w:sz="0" w:space="0" w:color="auto"/>
          </w:divBdr>
        </w:div>
        <w:div w:id="668406689">
          <w:marLeft w:val="480"/>
          <w:marRight w:val="0"/>
          <w:marTop w:val="0"/>
          <w:marBottom w:val="0"/>
          <w:divBdr>
            <w:top w:val="none" w:sz="0" w:space="0" w:color="auto"/>
            <w:left w:val="none" w:sz="0" w:space="0" w:color="auto"/>
            <w:bottom w:val="none" w:sz="0" w:space="0" w:color="auto"/>
            <w:right w:val="none" w:sz="0" w:space="0" w:color="auto"/>
          </w:divBdr>
        </w:div>
        <w:div w:id="684016336">
          <w:marLeft w:val="480"/>
          <w:marRight w:val="0"/>
          <w:marTop w:val="0"/>
          <w:marBottom w:val="0"/>
          <w:divBdr>
            <w:top w:val="none" w:sz="0" w:space="0" w:color="auto"/>
            <w:left w:val="none" w:sz="0" w:space="0" w:color="auto"/>
            <w:bottom w:val="none" w:sz="0" w:space="0" w:color="auto"/>
            <w:right w:val="none" w:sz="0" w:space="0" w:color="auto"/>
          </w:divBdr>
        </w:div>
        <w:div w:id="706641101">
          <w:marLeft w:val="480"/>
          <w:marRight w:val="0"/>
          <w:marTop w:val="0"/>
          <w:marBottom w:val="0"/>
          <w:divBdr>
            <w:top w:val="none" w:sz="0" w:space="0" w:color="auto"/>
            <w:left w:val="none" w:sz="0" w:space="0" w:color="auto"/>
            <w:bottom w:val="none" w:sz="0" w:space="0" w:color="auto"/>
            <w:right w:val="none" w:sz="0" w:space="0" w:color="auto"/>
          </w:divBdr>
        </w:div>
        <w:div w:id="767623818">
          <w:marLeft w:val="480"/>
          <w:marRight w:val="0"/>
          <w:marTop w:val="0"/>
          <w:marBottom w:val="0"/>
          <w:divBdr>
            <w:top w:val="none" w:sz="0" w:space="0" w:color="auto"/>
            <w:left w:val="none" w:sz="0" w:space="0" w:color="auto"/>
            <w:bottom w:val="none" w:sz="0" w:space="0" w:color="auto"/>
            <w:right w:val="none" w:sz="0" w:space="0" w:color="auto"/>
          </w:divBdr>
        </w:div>
        <w:div w:id="777799924">
          <w:marLeft w:val="480"/>
          <w:marRight w:val="0"/>
          <w:marTop w:val="0"/>
          <w:marBottom w:val="0"/>
          <w:divBdr>
            <w:top w:val="none" w:sz="0" w:space="0" w:color="auto"/>
            <w:left w:val="none" w:sz="0" w:space="0" w:color="auto"/>
            <w:bottom w:val="none" w:sz="0" w:space="0" w:color="auto"/>
            <w:right w:val="none" w:sz="0" w:space="0" w:color="auto"/>
          </w:divBdr>
        </w:div>
        <w:div w:id="858784940">
          <w:marLeft w:val="480"/>
          <w:marRight w:val="0"/>
          <w:marTop w:val="0"/>
          <w:marBottom w:val="0"/>
          <w:divBdr>
            <w:top w:val="none" w:sz="0" w:space="0" w:color="auto"/>
            <w:left w:val="none" w:sz="0" w:space="0" w:color="auto"/>
            <w:bottom w:val="none" w:sz="0" w:space="0" w:color="auto"/>
            <w:right w:val="none" w:sz="0" w:space="0" w:color="auto"/>
          </w:divBdr>
        </w:div>
        <w:div w:id="893152496">
          <w:marLeft w:val="480"/>
          <w:marRight w:val="0"/>
          <w:marTop w:val="0"/>
          <w:marBottom w:val="0"/>
          <w:divBdr>
            <w:top w:val="none" w:sz="0" w:space="0" w:color="auto"/>
            <w:left w:val="none" w:sz="0" w:space="0" w:color="auto"/>
            <w:bottom w:val="none" w:sz="0" w:space="0" w:color="auto"/>
            <w:right w:val="none" w:sz="0" w:space="0" w:color="auto"/>
          </w:divBdr>
        </w:div>
        <w:div w:id="941569833">
          <w:marLeft w:val="480"/>
          <w:marRight w:val="0"/>
          <w:marTop w:val="0"/>
          <w:marBottom w:val="0"/>
          <w:divBdr>
            <w:top w:val="none" w:sz="0" w:space="0" w:color="auto"/>
            <w:left w:val="none" w:sz="0" w:space="0" w:color="auto"/>
            <w:bottom w:val="none" w:sz="0" w:space="0" w:color="auto"/>
            <w:right w:val="none" w:sz="0" w:space="0" w:color="auto"/>
          </w:divBdr>
        </w:div>
        <w:div w:id="969437977">
          <w:marLeft w:val="480"/>
          <w:marRight w:val="0"/>
          <w:marTop w:val="0"/>
          <w:marBottom w:val="0"/>
          <w:divBdr>
            <w:top w:val="none" w:sz="0" w:space="0" w:color="auto"/>
            <w:left w:val="none" w:sz="0" w:space="0" w:color="auto"/>
            <w:bottom w:val="none" w:sz="0" w:space="0" w:color="auto"/>
            <w:right w:val="none" w:sz="0" w:space="0" w:color="auto"/>
          </w:divBdr>
        </w:div>
        <w:div w:id="997927780">
          <w:marLeft w:val="480"/>
          <w:marRight w:val="0"/>
          <w:marTop w:val="0"/>
          <w:marBottom w:val="0"/>
          <w:divBdr>
            <w:top w:val="none" w:sz="0" w:space="0" w:color="auto"/>
            <w:left w:val="none" w:sz="0" w:space="0" w:color="auto"/>
            <w:bottom w:val="none" w:sz="0" w:space="0" w:color="auto"/>
            <w:right w:val="none" w:sz="0" w:space="0" w:color="auto"/>
          </w:divBdr>
        </w:div>
        <w:div w:id="1056469896">
          <w:marLeft w:val="480"/>
          <w:marRight w:val="0"/>
          <w:marTop w:val="0"/>
          <w:marBottom w:val="0"/>
          <w:divBdr>
            <w:top w:val="none" w:sz="0" w:space="0" w:color="auto"/>
            <w:left w:val="none" w:sz="0" w:space="0" w:color="auto"/>
            <w:bottom w:val="none" w:sz="0" w:space="0" w:color="auto"/>
            <w:right w:val="none" w:sz="0" w:space="0" w:color="auto"/>
          </w:divBdr>
        </w:div>
        <w:div w:id="1057557147">
          <w:marLeft w:val="480"/>
          <w:marRight w:val="0"/>
          <w:marTop w:val="0"/>
          <w:marBottom w:val="0"/>
          <w:divBdr>
            <w:top w:val="none" w:sz="0" w:space="0" w:color="auto"/>
            <w:left w:val="none" w:sz="0" w:space="0" w:color="auto"/>
            <w:bottom w:val="none" w:sz="0" w:space="0" w:color="auto"/>
            <w:right w:val="none" w:sz="0" w:space="0" w:color="auto"/>
          </w:divBdr>
        </w:div>
        <w:div w:id="1072121408">
          <w:marLeft w:val="480"/>
          <w:marRight w:val="0"/>
          <w:marTop w:val="0"/>
          <w:marBottom w:val="0"/>
          <w:divBdr>
            <w:top w:val="none" w:sz="0" w:space="0" w:color="auto"/>
            <w:left w:val="none" w:sz="0" w:space="0" w:color="auto"/>
            <w:bottom w:val="none" w:sz="0" w:space="0" w:color="auto"/>
            <w:right w:val="none" w:sz="0" w:space="0" w:color="auto"/>
          </w:divBdr>
        </w:div>
        <w:div w:id="1092362444">
          <w:marLeft w:val="480"/>
          <w:marRight w:val="0"/>
          <w:marTop w:val="0"/>
          <w:marBottom w:val="0"/>
          <w:divBdr>
            <w:top w:val="none" w:sz="0" w:space="0" w:color="auto"/>
            <w:left w:val="none" w:sz="0" w:space="0" w:color="auto"/>
            <w:bottom w:val="none" w:sz="0" w:space="0" w:color="auto"/>
            <w:right w:val="none" w:sz="0" w:space="0" w:color="auto"/>
          </w:divBdr>
        </w:div>
        <w:div w:id="1122649247">
          <w:marLeft w:val="480"/>
          <w:marRight w:val="0"/>
          <w:marTop w:val="0"/>
          <w:marBottom w:val="0"/>
          <w:divBdr>
            <w:top w:val="none" w:sz="0" w:space="0" w:color="auto"/>
            <w:left w:val="none" w:sz="0" w:space="0" w:color="auto"/>
            <w:bottom w:val="none" w:sz="0" w:space="0" w:color="auto"/>
            <w:right w:val="none" w:sz="0" w:space="0" w:color="auto"/>
          </w:divBdr>
        </w:div>
        <w:div w:id="1140270763">
          <w:marLeft w:val="480"/>
          <w:marRight w:val="0"/>
          <w:marTop w:val="0"/>
          <w:marBottom w:val="0"/>
          <w:divBdr>
            <w:top w:val="none" w:sz="0" w:space="0" w:color="auto"/>
            <w:left w:val="none" w:sz="0" w:space="0" w:color="auto"/>
            <w:bottom w:val="none" w:sz="0" w:space="0" w:color="auto"/>
            <w:right w:val="none" w:sz="0" w:space="0" w:color="auto"/>
          </w:divBdr>
        </w:div>
        <w:div w:id="1165827626">
          <w:marLeft w:val="480"/>
          <w:marRight w:val="0"/>
          <w:marTop w:val="0"/>
          <w:marBottom w:val="0"/>
          <w:divBdr>
            <w:top w:val="none" w:sz="0" w:space="0" w:color="auto"/>
            <w:left w:val="none" w:sz="0" w:space="0" w:color="auto"/>
            <w:bottom w:val="none" w:sz="0" w:space="0" w:color="auto"/>
            <w:right w:val="none" w:sz="0" w:space="0" w:color="auto"/>
          </w:divBdr>
        </w:div>
        <w:div w:id="1169441308">
          <w:marLeft w:val="480"/>
          <w:marRight w:val="0"/>
          <w:marTop w:val="0"/>
          <w:marBottom w:val="0"/>
          <w:divBdr>
            <w:top w:val="none" w:sz="0" w:space="0" w:color="auto"/>
            <w:left w:val="none" w:sz="0" w:space="0" w:color="auto"/>
            <w:bottom w:val="none" w:sz="0" w:space="0" w:color="auto"/>
            <w:right w:val="none" w:sz="0" w:space="0" w:color="auto"/>
          </w:divBdr>
        </w:div>
        <w:div w:id="1235165082">
          <w:marLeft w:val="480"/>
          <w:marRight w:val="0"/>
          <w:marTop w:val="0"/>
          <w:marBottom w:val="0"/>
          <w:divBdr>
            <w:top w:val="none" w:sz="0" w:space="0" w:color="auto"/>
            <w:left w:val="none" w:sz="0" w:space="0" w:color="auto"/>
            <w:bottom w:val="none" w:sz="0" w:space="0" w:color="auto"/>
            <w:right w:val="none" w:sz="0" w:space="0" w:color="auto"/>
          </w:divBdr>
        </w:div>
        <w:div w:id="1302882556">
          <w:marLeft w:val="480"/>
          <w:marRight w:val="0"/>
          <w:marTop w:val="0"/>
          <w:marBottom w:val="0"/>
          <w:divBdr>
            <w:top w:val="none" w:sz="0" w:space="0" w:color="auto"/>
            <w:left w:val="none" w:sz="0" w:space="0" w:color="auto"/>
            <w:bottom w:val="none" w:sz="0" w:space="0" w:color="auto"/>
            <w:right w:val="none" w:sz="0" w:space="0" w:color="auto"/>
          </w:divBdr>
        </w:div>
        <w:div w:id="1340278851">
          <w:marLeft w:val="480"/>
          <w:marRight w:val="0"/>
          <w:marTop w:val="0"/>
          <w:marBottom w:val="0"/>
          <w:divBdr>
            <w:top w:val="none" w:sz="0" w:space="0" w:color="auto"/>
            <w:left w:val="none" w:sz="0" w:space="0" w:color="auto"/>
            <w:bottom w:val="none" w:sz="0" w:space="0" w:color="auto"/>
            <w:right w:val="none" w:sz="0" w:space="0" w:color="auto"/>
          </w:divBdr>
        </w:div>
        <w:div w:id="1347291528">
          <w:marLeft w:val="480"/>
          <w:marRight w:val="0"/>
          <w:marTop w:val="0"/>
          <w:marBottom w:val="0"/>
          <w:divBdr>
            <w:top w:val="none" w:sz="0" w:space="0" w:color="auto"/>
            <w:left w:val="none" w:sz="0" w:space="0" w:color="auto"/>
            <w:bottom w:val="none" w:sz="0" w:space="0" w:color="auto"/>
            <w:right w:val="none" w:sz="0" w:space="0" w:color="auto"/>
          </w:divBdr>
        </w:div>
        <w:div w:id="1355230032">
          <w:marLeft w:val="480"/>
          <w:marRight w:val="0"/>
          <w:marTop w:val="0"/>
          <w:marBottom w:val="0"/>
          <w:divBdr>
            <w:top w:val="none" w:sz="0" w:space="0" w:color="auto"/>
            <w:left w:val="none" w:sz="0" w:space="0" w:color="auto"/>
            <w:bottom w:val="none" w:sz="0" w:space="0" w:color="auto"/>
            <w:right w:val="none" w:sz="0" w:space="0" w:color="auto"/>
          </w:divBdr>
        </w:div>
        <w:div w:id="1360855801">
          <w:marLeft w:val="480"/>
          <w:marRight w:val="0"/>
          <w:marTop w:val="0"/>
          <w:marBottom w:val="0"/>
          <w:divBdr>
            <w:top w:val="none" w:sz="0" w:space="0" w:color="auto"/>
            <w:left w:val="none" w:sz="0" w:space="0" w:color="auto"/>
            <w:bottom w:val="none" w:sz="0" w:space="0" w:color="auto"/>
            <w:right w:val="none" w:sz="0" w:space="0" w:color="auto"/>
          </w:divBdr>
        </w:div>
        <w:div w:id="1442383039">
          <w:marLeft w:val="480"/>
          <w:marRight w:val="0"/>
          <w:marTop w:val="0"/>
          <w:marBottom w:val="0"/>
          <w:divBdr>
            <w:top w:val="none" w:sz="0" w:space="0" w:color="auto"/>
            <w:left w:val="none" w:sz="0" w:space="0" w:color="auto"/>
            <w:bottom w:val="none" w:sz="0" w:space="0" w:color="auto"/>
            <w:right w:val="none" w:sz="0" w:space="0" w:color="auto"/>
          </w:divBdr>
        </w:div>
        <w:div w:id="1453985145">
          <w:marLeft w:val="480"/>
          <w:marRight w:val="0"/>
          <w:marTop w:val="0"/>
          <w:marBottom w:val="0"/>
          <w:divBdr>
            <w:top w:val="none" w:sz="0" w:space="0" w:color="auto"/>
            <w:left w:val="none" w:sz="0" w:space="0" w:color="auto"/>
            <w:bottom w:val="none" w:sz="0" w:space="0" w:color="auto"/>
            <w:right w:val="none" w:sz="0" w:space="0" w:color="auto"/>
          </w:divBdr>
        </w:div>
        <w:div w:id="1505628752">
          <w:marLeft w:val="480"/>
          <w:marRight w:val="0"/>
          <w:marTop w:val="0"/>
          <w:marBottom w:val="0"/>
          <w:divBdr>
            <w:top w:val="none" w:sz="0" w:space="0" w:color="auto"/>
            <w:left w:val="none" w:sz="0" w:space="0" w:color="auto"/>
            <w:bottom w:val="none" w:sz="0" w:space="0" w:color="auto"/>
            <w:right w:val="none" w:sz="0" w:space="0" w:color="auto"/>
          </w:divBdr>
        </w:div>
        <w:div w:id="1540973496">
          <w:marLeft w:val="480"/>
          <w:marRight w:val="0"/>
          <w:marTop w:val="0"/>
          <w:marBottom w:val="0"/>
          <w:divBdr>
            <w:top w:val="none" w:sz="0" w:space="0" w:color="auto"/>
            <w:left w:val="none" w:sz="0" w:space="0" w:color="auto"/>
            <w:bottom w:val="none" w:sz="0" w:space="0" w:color="auto"/>
            <w:right w:val="none" w:sz="0" w:space="0" w:color="auto"/>
          </w:divBdr>
        </w:div>
        <w:div w:id="1568953640">
          <w:marLeft w:val="480"/>
          <w:marRight w:val="0"/>
          <w:marTop w:val="0"/>
          <w:marBottom w:val="0"/>
          <w:divBdr>
            <w:top w:val="none" w:sz="0" w:space="0" w:color="auto"/>
            <w:left w:val="none" w:sz="0" w:space="0" w:color="auto"/>
            <w:bottom w:val="none" w:sz="0" w:space="0" w:color="auto"/>
            <w:right w:val="none" w:sz="0" w:space="0" w:color="auto"/>
          </w:divBdr>
        </w:div>
        <w:div w:id="1590196153">
          <w:marLeft w:val="480"/>
          <w:marRight w:val="0"/>
          <w:marTop w:val="0"/>
          <w:marBottom w:val="0"/>
          <w:divBdr>
            <w:top w:val="none" w:sz="0" w:space="0" w:color="auto"/>
            <w:left w:val="none" w:sz="0" w:space="0" w:color="auto"/>
            <w:bottom w:val="none" w:sz="0" w:space="0" w:color="auto"/>
            <w:right w:val="none" w:sz="0" w:space="0" w:color="auto"/>
          </w:divBdr>
        </w:div>
        <w:div w:id="1612348939">
          <w:marLeft w:val="480"/>
          <w:marRight w:val="0"/>
          <w:marTop w:val="0"/>
          <w:marBottom w:val="0"/>
          <w:divBdr>
            <w:top w:val="none" w:sz="0" w:space="0" w:color="auto"/>
            <w:left w:val="none" w:sz="0" w:space="0" w:color="auto"/>
            <w:bottom w:val="none" w:sz="0" w:space="0" w:color="auto"/>
            <w:right w:val="none" w:sz="0" w:space="0" w:color="auto"/>
          </w:divBdr>
        </w:div>
        <w:div w:id="1617979448">
          <w:marLeft w:val="480"/>
          <w:marRight w:val="0"/>
          <w:marTop w:val="0"/>
          <w:marBottom w:val="0"/>
          <w:divBdr>
            <w:top w:val="none" w:sz="0" w:space="0" w:color="auto"/>
            <w:left w:val="none" w:sz="0" w:space="0" w:color="auto"/>
            <w:bottom w:val="none" w:sz="0" w:space="0" w:color="auto"/>
            <w:right w:val="none" w:sz="0" w:space="0" w:color="auto"/>
          </w:divBdr>
        </w:div>
        <w:div w:id="1632326732">
          <w:marLeft w:val="480"/>
          <w:marRight w:val="0"/>
          <w:marTop w:val="0"/>
          <w:marBottom w:val="0"/>
          <w:divBdr>
            <w:top w:val="none" w:sz="0" w:space="0" w:color="auto"/>
            <w:left w:val="none" w:sz="0" w:space="0" w:color="auto"/>
            <w:bottom w:val="none" w:sz="0" w:space="0" w:color="auto"/>
            <w:right w:val="none" w:sz="0" w:space="0" w:color="auto"/>
          </w:divBdr>
        </w:div>
        <w:div w:id="1657411970">
          <w:marLeft w:val="480"/>
          <w:marRight w:val="0"/>
          <w:marTop w:val="0"/>
          <w:marBottom w:val="0"/>
          <w:divBdr>
            <w:top w:val="none" w:sz="0" w:space="0" w:color="auto"/>
            <w:left w:val="none" w:sz="0" w:space="0" w:color="auto"/>
            <w:bottom w:val="none" w:sz="0" w:space="0" w:color="auto"/>
            <w:right w:val="none" w:sz="0" w:space="0" w:color="auto"/>
          </w:divBdr>
        </w:div>
        <w:div w:id="1672105966">
          <w:marLeft w:val="480"/>
          <w:marRight w:val="0"/>
          <w:marTop w:val="0"/>
          <w:marBottom w:val="0"/>
          <w:divBdr>
            <w:top w:val="none" w:sz="0" w:space="0" w:color="auto"/>
            <w:left w:val="none" w:sz="0" w:space="0" w:color="auto"/>
            <w:bottom w:val="none" w:sz="0" w:space="0" w:color="auto"/>
            <w:right w:val="none" w:sz="0" w:space="0" w:color="auto"/>
          </w:divBdr>
        </w:div>
        <w:div w:id="1701010068">
          <w:marLeft w:val="480"/>
          <w:marRight w:val="0"/>
          <w:marTop w:val="0"/>
          <w:marBottom w:val="0"/>
          <w:divBdr>
            <w:top w:val="none" w:sz="0" w:space="0" w:color="auto"/>
            <w:left w:val="none" w:sz="0" w:space="0" w:color="auto"/>
            <w:bottom w:val="none" w:sz="0" w:space="0" w:color="auto"/>
            <w:right w:val="none" w:sz="0" w:space="0" w:color="auto"/>
          </w:divBdr>
        </w:div>
        <w:div w:id="1706830587">
          <w:marLeft w:val="480"/>
          <w:marRight w:val="0"/>
          <w:marTop w:val="0"/>
          <w:marBottom w:val="0"/>
          <w:divBdr>
            <w:top w:val="none" w:sz="0" w:space="0" w:color="auto"/>
            <w:left w:val="none" w:sz="0" w:space="0" w:color="auto"/>
            <w:bottom w:val="none" w:sz="0" w:space="0" w:color="auto"/>
            <w:right w:val="none" w:sz="0" w:space="0" w:color="auto"/>
          </w:divBdr>
        </w:div>
        <w:div w:id="1713117179">
          <w:marLeft w:val="480"/>
          <w:marRight w:val="0"/>
          <w:marTop w:val="0"/>
          <w:marBottom w:val="0"/>
          <w:divBdr>
            <w:top w:val="none" w:sz="0" w:space="0" w:color="auto"/>
            <w:left w:val="none" w:sz="0" w:space="0" w:color="auto"/>
            <w:bottom w:val="none" w:sz="0" w:space="0" w:color="auto"/>
            <w:right w:val="none" w:sz="0" w:space="0" w:color="auto"/>
          </w:divBdr>
        </w:div>
        <w:div w:id="1716660436">
          <w:marLeft w:val="480"/>
          <w:marRight w:val="0"/>
          <w:marTop w:val="0"/>
          <w:marBottom w:val="0"/>
          <w:divBdr>
            <w:top w:val="none" w:sz="0" w:space="0" w:color="auto"/>
            <w:left w:val="none" w:sz="0" w:space="0" w:color="auto"/>
            <w:bottom w:val="none" w:sz="0" w:space="0" w:color="auto"/>
            <w:right w:val="none" w:sz="0" w:space="0" w:color="auto"/>
          </w:divBdr>
        </w:div>
        <w:div w:id="1771512631">
          <w:marLeft w:val="480"/>
          <w:marRight w:val="0"/>
          <w:marTop w:val="0"/>
          <w:marBottom w:val="0"/>
          <w:divBdr>
            <w:top w:val="none" w:sz="0" w:space="0" w:color="auto"/>
            <w:left w:val="none" w:sz="0" w:space="0" w:color="auto"/>
            <w:bottom w:val="none" w:sz="0" w:space="0" w:color="auto"/>
            <w:right w:val="none" w:sz="0" w:space="0" w:color="auto"/>
          </w:divBdr>
        </w:div>
        <w:div w:id="1785228562">
          <w:marLeft w:val="480"/>
          <w:marRight w:val="0"/>
          <w:marTop w:val="0"/>
          <w:marBottom w:val="0"/>
          <w:divBdr>
            <w:top w:val="none" w:sz="0" w:space="0" w:color="auto"/>
            <w:left w:val="none" w:sz="0" w:space="0" w:color="auto"/>
            <w:bottom w:val="none" w:sz="0" w:space="0" w:color="auto"/>
            <w:right w:val="none" w:sz="0" w:space="0" w:color="auto"/>
          </w:divBdr>
        </w:div>
        <w:div w:id="1808158715">
          <w:marLeft w:val="480"/>
          <w:marRight w:val="0"/>
          <w:marTop w:val="0"/>
          <w:marBottom w:val="0"/>
          <w:divBdr>
            <w:top w:val="none" w:sz="0" w:space="0" w:color="auto"/>
            <w:left w:val="none" w:sz="0" w:space="0" w:color="auto"/>
            <w:bottom w:val="none" w:sz="0" w:space="0" w:color="auto"/>
            <w:right w:val="none" w:sz="0" w:space="0" w:color="auto"/>
          </w:divBdr>
        </w:div>
        <w:div w:id="1843163513">
          <w:marLeft w:val="480"/>
          <w:marRight w:val="0"/>
          <w:marTop w:val="0"/>
          <w:marBottom w:val="0"/>
          <w:divBdr>
            <w:top w:val="none" w:sz="0" w:space="0" w:color="auto"/>
            <w:left w:val="none" w:sz="0" w:space="0" w:color="auto"/>
            <w:bottom w:val="none" w:sz="0" w:space="0" w:color="auto"/>
            <w:right w:val="none" w:sz="0" w:space="0" w:color="auto"/>
          </w:divBdr>
        </w:div>
        <w:div w:id="1863665192">
          <w:marLeft w:val="480"/>
          <w:marRight w:val="0"/>
          <w:marTop w:val="0"/>
          <w:marBottom w:val="0"/>
          <w:divBdr>
            <w:top w:val="none" w:sz="0" w:space="0" w:color="auto"/>
            <w:left w:val="none" w:sz="0" w:space="0" w:color="auto"/>
            <w:bottom w:val="none" w:sz="0" w:space="0" w:color="auto"/>
            <w:right w:val="none" w:sz="0" w:space="0" w:color="auto"/>
          </w:divBdr>
        </w:div>
        <w:div w:id="1887914449">
          <w:marLeft w:val="480"/>
          <w:marRight w:val="0"/>
          <w:marTop w:val="0"/>
          <w:marBottom w:val="0"/>
          <w:divBdr>
            <w:top w:val="none" w:sz="0" w:space="0" w:color="auto"/>
            <w:left w:val="none" w:sz="0" w:space="0" w:color="auto"/>
            <w:bottom w:val="none" w:sz="0" w:space="0" w:color="auto"/>
            <w:right w:val="none" w:sz="0" w:space="0" w:color="auto"/>
          </w:divBdr>
        </w:div>
        <w:div w:id="1890798905">
          <w:marLeft w:val="480"/>
          <w:marRight w:val="0"/>
          <w:marTop w:val="0"/>
          <w:marBottom w:val="0"/>
          <w:divBdr>
            <w:top w:val="none" w:sz="0" w:space="0" w:color="auto"/>
            <w:left w:val="none" w:sz="0" w:space="0" w:color="auto"/>
            <w:bottom w:val="none" w:sz="0" w:space="0" w:color="auto"/>
            <w:right w:val="none" w:sz="0" w:space="0" w:color="auto"/>
          </w:divBdr>
        </w:div>
        <w:div w:id="1921017209">
          <w:marLeft w:val="480"/>
          <w:marRight w:val="0"/>
          <w:marTop w:val="0"/>
          <w:marBottom w:val="0"/>
          <w:divBdr>
            <w:top w:val="none" w:sz="0" w:space="0" w:color="auto"/>
            <w:left w:val="none" w:sz="0" w:space="0" w:color="auto"/>
            <w:bottom w:val="none" w:sz="0" w:space="0" w:color="auto"/>
            <w:right w:val="none" w:sz="0" w:space="0" w:color="auto"/>
          </w:divBdr>
        </w:div>
        <w:div w:id="1930850254">
          <w:marLeft w:val="480"/>
          <w:marRight w:val="0"/>
          <w:marTop w:val="0"/>
          <w:marBottom w:val="0"/>
          <w:divBdr>
            <w:top w:val="none" w:sz="0" w:space="0" w:color="auto"/>
            <w:left w:val="none" w:sz="0" w:space="0" w:color="auto"/>
            <w:bottom w:val="none" w:sz="0" w:space="0" w:color="auto"/>
            <w:right w:val="none" w:sz="0" w:space="0" w:color="auto"/>
          </w:divBdr>
        </w:div>
        <w:div w:id="1934627920">
          <w:marLeft w:val="480"/>
          <w:marRight w:val="0"/>
          <w:marTop w:val="0"/>
          <w:marBottom w:val="0"/>
          <w:divBdr>
            <w:top w:val="none" w:sz="0" w:space="0" w:color="auto"/>
            <w:left w:val="none" w:sz="0" w:space="0" w:color="auto"/>
            <w:bottom w:val="none" w:sz="0" w:space="0" w:color="auto"/>
            <w:right w:val="none" w:sz="0" w:space="0" w:color="auto"/>
          </w:divBdr>
        </w:div>
        <w:div w:id="1944454919">
          <w:marLeft w:val="480"/>
          <w:marRight w:val="0"/>
          <w:marTop w:val="0"/>
          <w:marBottom w:val="0"/>
          <w:divBdr>
            <w:top w:val="none" w:sz="0" w:space="0" w:color="auto"/>
            <w:left w:val="none" w:sz="0" w:space="0" w:color="auto"/>
            <w:bottom w:val="none" w:sz="0" w:space="0" w:color="auto"/>
            <w:right w:val="none" w:sz="0" w:space="0" w:color="auto"/>
          </w:divBdr>
        </w:div>
        <w:div w:id="1954092256">
          <w:marLeft w:val="480"/>
          <w:marRight w:val="0"/>
          <w:marTop w:val="0"/>
          <w:marBottom w:val="0"/>
          <w:divBdr>
            <w:top w:val="none" w:sz="0" w:space="0" w:color="auto"/>
            <w:left w:val="none" w:sz="0" w:space="0" w:color="auto"/>
            <w:bottom w:val="none" w:sz="0" w:space="0" w:color="auto"/>
            <w:right w:val="none" w:sz="0" w:space="0" w:color="auto"/>
          </w:divBdr>
        </w:div>
        <w:div w:id="1985230588">
          <w:marLeft w:val="480"/>
          <w:marRight w:val="0"/>
          <w:marTop w:val="0"/>
          <w:marBottom w:val="0"/>
          <w:divBdr>
            <w:top w:val="none" w:sz="0" w:space="0" w:color="auto"/>
            <w:left w:val="none" w:sz="0" w:space="0" w:color="auto"/>
            <w:bottom w:val="none" w:sz="0" w:space="0" w:color="auto"/>
            <w:right w:val="none" w:sz="0" w:space="0" w:color="auto"/>
          </w:divBdr>
        </w:div>
        <w:div w:id="2001810398">
          <w:marLeft w:val="480"/>
          <w:marRight w:val="0"/>
          <w:marTop w:val="0"/>
          <w:marBottom w:val="0"/>
          <w:divBdr>
            <w:top w:val="none" w:sz="0" w:space="0" w:color="auto"/>
            <w:left w:val="none" w:sz="0" w:space="0" w:color="auto"/>
            <w:bottom w:val="none" w:sz="0" w:space="0" w:color="auto"/>
            <w:right w:val="none" w:sz="0" w:space="0" w:color="auto"/>
          </w:divBdr>
        </w:div>
        <w:div w:id="2006397334">
          <w:marLeft w:val="480"/>
          <w:marRight w:val="0"/>
          <w:marTop w:val="0"/>
          <w:marBottom w:val="0"/>
          <w:divBdr>
            <w:top w:val="none" w:sz="0" w:space="0" w:color="auto"/>
            <w:left w:val="none" w:sz="0" w:space="0" w:color="auto"/>
            <w:bottom w:val="none" w:sz="0" w:space="0" w:color="auto"/>
            <w:right w:val="none" w:sz="0" w:space="0" w:color="auto"/>
          </w:divBdr>
        </w:div>
        <w:div w:id="2012561652">
          <w:marLeft w:val="480"/>
          <w:marRight w:val="0"/>
          <w:marTop w:val="0"/>
          <w:marBottom w:val="0"/>
          <w:divBdr>
            <w:top w:val="none" w:sz="0" w:space="0" w:color="auto"/>
            <w:left w:val="none" w:sz="0" w:space="0" w:color="auto"/>
            <w:bottom w:val="none" w:sz="0" w:space="0" w:color="auto"/>
            <w:right w:val="none" w:sz="0" w:space="0" w:color="auto"/>
          </w:divBdr>
        </w:div>
        <w:div w:id="2072145742">
          <w:marLeft w:val="480"/>
          <w:marRight w:val="0"/>
          <w:marTop w:val="0"/>
          <w:marBottom w:val="0"/>
          <w:divBdr>
            <w:top w:val="none" w:sz="0" w:space="0" w:color="auto"/>
            <w:left w:val="none" w:sz="0" w:space="0" w:color="auto"/>
            <w:bottom w:val="none" w:sz="0" w:space="0" w:color="auto"/>
            <w:right w:val="none" w:sz="0" w:space="0" w:color="auto"/>
          </w:divBdr>
        </w:div>
        <w:div w:id="2074231101">
          <w:marLeft w:val="480"/>
          <w:marRight w:val="0"/>
          <w:marTop w:val="0"/>
          <w:marBottom w:val="0"/>
          <w:divBdr>
            <w:top w:val="none" w:sz="0" w:space="0" w:color="auto"/>
            <w:left w:val="none" w:sz="0" w:space="0" w:color="auto"/>
            <w:bottom w:val="none" w:sz="0" w:space="0" w:color="auto"/>
            <w:right w:val="none" w:sz="0" w:space="0" w:color="auto"/>
          </w:divBdr>
        </w:div>
      </w:divsChild>
    </w:div>
    <w:div w:id="132913905">
      <w:bodyDiv w:val="1"/>
      <w:marLeft w:val="0"/>
      <w:marRight w:val="0"/>
      <w:marTop w:val="0"/>
      <w:marBottom w:val="0"/>
      <w:divBdr>
        <w:top w:val="none" w:sz="0" w:space="0" w:color="auto"/>
        <w:left w:val="none" w:sz="0" w:space="0" w:color="auto"/>
        <w:bottom w:val="none" w:sz="0" w:space="0" w:color="auto"/>
        <w:right w:val="none" w:sz="0" w:space="0" w:color="auto"/>
      </w:divBdr>
      <w:divsChild>
        <w:div w:id="12460234">
          <w:marLeft w:val="480"/>
          <w:marRight w:val="0"/>
          <w:marTop w:val="0"/>
          <w:marBottom w:val="0"/>
          <w:divBdr>
            <w:top w:val="none" w:sz="0" w:space="0" w:color="auto"/>
            <w:left w:val="none" w:sz="0" w:space="0" w:color="auto"/>
            <w:bottom w:val="none" w:sz="0" w:space="0" w:color="auto"/>
            <w:right w:val="none" w:sz="0" w:space="0" w:color="auto"/>
          </w:divBdr>
        </w:div>
        <w:div w:id="27878694">
          <w:marLeft w:val="480"/>
          <w:marRight w:val="0"/>
          <w:marTop w:val="0"/>
          <w:marBottom w:val="0"/>
          <w:divBdr>
            <w:top w:val="none" w:sz="0" w:space="0" w:color="auto"/>
            <w:left w:val="none" w:sz="0" w:space="0" w:color="auto"/>
            <w:bottom w:val="none" w:sz="0" w:space="0" w:color="auto"/>
            <w:right w:val="none" w:sz="0" w:space="0" w:color="auto"/>
          </w:divBdr>
        </w:div>
        <w:div w:id="35938174">
          <w:marLeft w:val="480"/>
          <w:marRight w:val="0"/>
          <w:marTop w:val="0"/>
          <w:marBottom w:val="0"/>
          <w:divBdr>
            <w:top w:val="none" w:sz="0" w:space="0" w:color="auto"/>
            <w:left w:val="none" w:sz="0" w:space="0" w:color="auto"/>
            <w:bottom w:val="none" w:sz="0" w:space="0" w:color="auto"/>
            <w:right w:val="none" w:sz="0" w:space="0" w:color="auto"/>
          </w:divBdr>
        </w:div>
        <w:div w:id="41952304">
          <w:marLeft w:val="480"/>
          <w:marRight w:val="0"/>
          <w:marTop w:val="0"/>
          <w:marBottom w:val="0"/>
          <w:divBdr>
            <w:top w:val="none" w:sz="0" w:space="0" w:color="auto"/>
            <w:left w:val="none" w:sz="0" w:space="0" w:color="auto"/>
            <w:bottom w:val="none" w:sz="0" w:space="0" w:color="auto"/>
            <w:right w:val="none" w:sz="0" w:space="0" w:color="auto"/>
          </w:divBdr>
        </w:div>
        <w:div w:id="62413309">
          <w:marLeft w:val="480"/>
          <w:marRight w:val="0"/>
          <w:marTop w:val="0"/>
          <w:marBottom w:val="0"/>
          <w:divBdr>
            <w:top w:val="none" w:sz="0" w:space="0" w:color="auto"/>
            <w:left w:val="none" w:sz="0" w:space="0" w:color="auto"/>
            <w:bottom w:val="none" w:sz="0" w:space="0" w:color="auto"/>
            <w:right w:val="none" w:sz="0" w:space="0" w:color="auto"/>
          </w:divBdr>
        </w:div>
        <w:div w:id="70397635">
          <w:marLeft w:val="480"/>
          <w:marRight w:val="0"/>
          <w:marTop w:val="0"/>
          <w:marBottom w:val="0"/>
          <w:divBdr>
            <w:top w:val="none" w:sz="0" w:space="0" w:color="auto"/>
            <w:left w:val="none" w:sz="0" w:space="0" w:color="auto"/>
            <w:bottom w:val="none" w:sz="0" w:space="0" w:color="auto"/>
            <w:right w:val="none" w:sz="0" w:space="0" w:color="auto"/>
          </w:divBdr>
        </w:div>
        <w:div w:id="83573266">
          <w:marLeft w:val="480"/>
          <w:marRight w:val="0"/>
          <w:marTop w:val="0"/>
          <w:marBottom w:val="0"/>
          <w:divBdr>
            <w:top w:val="none" w:sz="0" w:space="0" w:color="auto"/>
            <w:left w:val="none" w:sz="0" w:space="0" w:color="auto"/>
            <w:bottom w:val="none" w:sz="0" w:space="0" w:color="auto"/>
            <w:right w:val="none" w:sz="0" w:space="0" w:color="auto"/>
          </w:divBdr>
        </w:div>
        <w:div w:id="151333215">
          <w:marLeft w:val="480"/>
          <w:marRight w:val="0"/>
          <w:marTop w:val="0"/>
          <w:marBottom w:val="0"/>
          <w:divBdr>
            <w:top w:val="none" w:sz="0" w:space="0" w:color="auto"/>
            <w:left w:val="none" w:sz="0" w:space="0" w:color="auto"/>
            <w:bottom w:val="none" w:sz="0" w:space="0" w:color="auto"/>
            <w:right w:val="none" w:sz="0" w:space="0" w:color="auto"/>
          </w:divBdr>
        </w:div>
        <w:div w:id="184101732">
          <w:marLeft w:val="480"/>
          <w:marRight w:val="0"/>
          <w:marTop w:val="0"/>
          <w:marBottom w:val="0"/>
          <w:divBdr>
            <w:top w:val="none" w:sz="0" w:space="0" w:color="auto"/>
            <w:left w:val="none" w:sz="0" w:space="0" w:color="auto"/>
            <w:bottom w:val="none" w:sz="0" w:space="0" w:color="auto"/>
            <w:right w:val="none" w:sz="0" w:space="0" w:color="auto"/>
          </w:divBdr>
        </w:div>
        <w:div w:id="185141354">
          <w:marLeft w:val="480"/>
          <w:marRight w:val="0"/>
          <w:marTop w:val="0"/>
          <w:marBottom w:val="0"/>
          <w:divBdr>
            <w:top w:val="none" w:sz="0" w:space="0" w:color="auto"/>
            <w:left w:val="none" w:sz="0" w:space="0" w:color="auto"/>
            <w:bottom w:val="none" w:sz="0" w:space="0" w:color="auto"/>
            <w:right w:val="none" w:sz="0" w:space="0" w:color="auto"/>
          </w:divBdr>
        </w:div>
        <w:div w:id="252052581">
          <w:marLeft w:val="480"/>
          <w:marRight w:val="0"/>
          <w:marTop w:val="0"/>
          <w:marBottom w:val="0"/>
          <w:divBdr>
            <w:top w:val="none" w:sz="0" w:space="0" w:color="auto"/>
            <w:left w:val="none" w:sz="0" w:space="0" w:color="auto"/>
            <w:bottom w:val="none" w:sz="0" w:space="0" w:color="auto"/>
            <w:right w:val="none" w:sz="0" w:space="0" w:color="auto"/>
          </w:divBdr>
        </w:div>
        <w:div w:id="257717091">
          <w:marLeft w:val="480"/>
          <w:marRight w:val="0"/>
          <w:marTop w:val="0"/>
          <w:marBottom w:val="0"/>
          <w:divBdr>
            <w:top w:val="none" w:sz="0" w:space="0" w:color="auto"/>
            <w:left w:val="none" w:sz="0" w:space="0" w:color="auto"/>
            <w:bottom w:val="none" w:sz="0" w:space="0" w:color="auto"/>
            <w:right w:val="none" w:sz="0" w:space="0" w:color="auto"/>
          </w:divBdr>
        </w:div>
        <w:div w:id="264584212">
          <w:marLeft w:val="480"/>
          <w:marRight w:val="0"/>
          <w:marTop w:val="0"/>
          <w:marBottom w:val="0"/>
          <w:divBdr>
            <w:top w:val="none" w:sz="0" w:space="0" w:color="auto"/>
            <w:left w:val="none" w:sz="0" w:space="0" w:color="auto"/>
            <w:bottom w:val="none" w:sz="0" w:space="0" w:color="auto"/>
            <w:right w:val="none" w:sz="0" w:space="0" w:color="auto"/>
          </w:divBdr>
        </w:div>
        <w:div w:id="320086274">
          <w:marLeft w:val="480"/>
          <w:marRight w:val="0"/>
          <w:marTop w:val="0"/>
          <w:marBottom w:val="0"/>
          <w:divBdr>
            <w:top w:val="none" w:sz="0" w:space="0" w:color="auto"/>
            <w:left w:val="none" w:sz="0" w:space="0" w:color="auto"/>
            <w:bottom w:val="none" w:sz="0" w:space="0" w:color="auto"/>
            <w:right w:val="none" w:sz="0" w:space="0" w:color="auto"/>
          </w:divBdr>
        </w:div>
        <w:div w:id="398093473">
          <w:marLeft w:val="480"/>
          <w:marRight w:val="0"/>
          <w:marTop w:val="0"/>
          <w:marBottom w:val="0"/>
          <w:divBdr>
            <w:top w:val="none" w:sz="0" w:space="0" w:color="auto"/>
            <w:left w:val="none" w:sz="0" w:space="0" w:color="auto"/>
            <w:bottom w:val="none" w:sz="0" w:space="0" w:color="auto"/>
            <w:right w:val="none" w:sz="0" w:space="0" w:color="auto"/>
          </w:divBdr>
        </w:div>
        <w:div w:id="413357059">
          <w:marLeft w:val="480"/>
          <w:marRight w:val="0"/>
          <w:marTop w:val="0"/>
          <w:marBottom w:val="0"/>
          <w:divBdr>
            <w:top w:val="none" w:sz="0" w:space="0" w:color="auto"/>
            <w:left w:val="none" w:sz="0" w:space="0" w:color="auto"/>
            <w:bottom w:val="none" w:sz="0" w:space="0" w:color="auto"/>
            <w:right w:val="none" w:sz="0" w:space="0" w:color="auto"/>
          </w:divBdr>
        </w:div>
        <w:div w:id="428357345">
          <w:marLeft w:val="480"/>
          <w:marRight w:val="0"/>
          <w:marTop w:val="0"/>
          <w:marBottom w:val="0"/>
          <w:divBdr>
            <w:top w:val="none" w:sz="0" w:space="0" w:color="auto"/>
            <w:left w:val="none" w:sz="0" w:space="0" w:color="auto"/>
            <w:bottom w:val="none" w:sz="0" w:space="0" w:color="auto"/>
            <w:right w:val="none" w:sz="0" w:space="0" w:color="auto"/>
          </w:divBdr>
        </w:div>
        <w:div w:id="438525305">
          <w:marLeft w:val="480"/>
          <w:marRight w:val="0"/>
          <w:marTop w:val="0"/>
          <w:marBottom w:val="0"/>
          <w:divBdr>
            <w:top w:val="none" w:sz="0" w:space="0" w:color="auto"/>
            <w:left w:val="none" w:sz="0" w:space="0" w:color="auto"/>
            <w:bottom w:val="none" w:sz="0" w:space="0" w:color="auto"/>
            <w:right w:val="none" w:sz="0" w:space="0" w:color="auto"/>
          </w:divBdr>
        </w:div>
        <w:div w:id="522790140">
          <w:marLeft w:val="480"/>
          <w:marRight w:val="0"/>
          <w:marTop w:val="0"/>
          <w:marBottom w:val="0"/>
          <w:divBdr>
            <w:top w:val="none" w:sz="0" w:space="0" w:color="auto"/>
            <w:left w:val="none" w:sz="0" w:space="0" w:color="auto"/>
            <w:bottom w:val="none" w:sz="0" w:space="0" w:color="auto"/>
            <w:right w:val="none" w:sz="0" w:space="0" w:color="auto"/>
          </w:divBdr>
        </w:div>
        <w:div w:id="545407177">
          <w:marLeft w:val="480"/>
          <w:marRight w:val="0"/>
          <w:marTop w:val="0"/>
          <w:marBottom w:val="0"/>
          <w:divBdr>
            <w:top w:val="none" w:sz="0" w:space="0" w:color="auto"/>
            <w:left w:val="none" w:sz="0" w:space="0" w:color="auto"/>
            <w:bottom w:val="none" w:sz="0" w:space="0" w:color="auto"/>
            <w:right w:val="none" w:sz="0" w:space="0" w:color="auto"/>
          </w:divBdr>
        </w:div>
        <w:div w:id="562179368">
          <w:marLeft w:val="480"/>
          <w:marRight w:val="0"/>
          <w:marTop w:val="0"/>
          <w:marBottom w:val="0"/>
          <w:divBdr>
            <w:top w:val="none" w:sz="0" w:space="0" w:color="auto"/>
            <w:left w:val="none" w:sz="0" w:space="0" w:color="auto"/>
            <w:bottom w:val="none" w:sz="0" w:space="0" w:color="auto"/>
            <w:right w:val="none" w:sz="0" w:space="0" w:color="auto"/>
          </w:divBdr>
        </w:div>
        <w:div w:id="563568229">
          <w:marLeft w:val="480"/>
          <w:marRight w:val="0"/>
          <w:marTop w:val="0"/>
          <w:marBottom w:val="0"/>
          <w:divBdr>
            <w:top w:val="none" w:sz="0" w:space="0" w:color="auto"/>
            <w:left w:val="none" w:sz="0" w:space="0" w:color="auto"/>
            <w:bottom w:val="none" w:sz="0" w:space="0" w:color="auto"/>
            <w:right w:val="none" w:sz="0" w:space="0" w:color="auto"/>
          </w:divBdr>
        </w:div>
        <w:div w:id="578635006">
          <w:marLeft w:val="480"/>
          <w:marRight w:val="0"/>
          <w:marTop w:val="0"/>
          <w:marBottom w:val="0"/>
          <w:divBdr>
            <w:top w:val="none" w:sz="0" w:space="0" w:color="auto"/>
            <w:left w:val="none" w:sz="0" w:space="0" w:color="auto"/>
            <w:bottom w:val="none" w:sz="0" w:space="0" w:color="auto"/>
            <w:right w:val="none" w:sz="0" w:space="0" w:color="auto"/>
          </w:divBdr>
        </w:div>
        <w:div w:id="596864167">
          <w:marLeft w:val="480"/>
          <w:marRight w:val="0"/>
          <w:marTop w:val="0"/>
          <w:marBottom w:val="0"/>
          <w:divBdr>
            <w:top w:val="none" w:sz="0" w:space="0" w:color="auto"/>
            <w:left w:val="none" w:sz="0" w:space="0" w:color="auto"/>
            <w:bottom w:val="none" w:sz="0" w:space="0" w:color="auto"/>
            <w:right w:val="none" w:sz="0" w:space="0" w:color="auto"/>
          </w:divBdr>
        </w:div>
        <w:div w:id="597832031">
          <w:marLeft w:val="480"/>
          <w:marRight w:val="0"/>
          <w:marTop w:val="0"/>
          <w:marBottom w:val="0"/>
          <w:divBdr>
            <w:top w:val="none" w:sz="0" w:space="0" w:color="auto"/>
            <w:left w:val="none" w:sz="0" w:space="0" w:color="auto"/>
            <w:bottom w:val="none" w:sz="0" w:space="0" w:color="auto"/>
            <w:right w:val="none" w:sz="0" w:space="0" w:color="auto"/>
          </w:divBdr>
        </w:div>
        <w:div w:id="600071705">
          <w:marLeft w:val="480"/>
          <w:marRight w:val="0"/>
          <w:marTop w:val="0"/>
          <w:marBottom w:val="0"/>
          <w:divBdr>
            <w:top w:val="none" w:sz="0" w:space="0" w:color="auto"/>
            <w:left w:val="none" w:sz="0" w:space="0" w:color="auto"/>
            <w:bottom w:val="none" w:sz="0" w:space="0" w:color="auto"/>
            <w:right w:val="none" w:sz="0" w:space="0" w:color="auto"/>
          </w:divBdr>
        </w:div>
        <w:div w:id="664435678">
          <w:marLeft w:val="480"/>
          <w:marRight w:val="0"/>
          <w:marTop w:val="0"/>
          <w:marBottom w:val="0"/>
          <w:divBdr>
            <w:top w:val="none" w:sz="0" w:space="0" w:color="auto"/>
            <w:left w:val="none" w:sz="0" w:space="0" w:color="auto"/>
            <w:bottom w:val="none" w:sz="0" w:space="0" w:color="auto"/>
            <w:right w:val="none" w:sz="0" w:space="0" w:color="auto"/>
          </w:divBdr>
        </w:div>
        <w:div w:id="686058377">
          <w:marLeft w:val="480"/>
          <w:marRight w:val="0"/>
          <w:marTop w:val="0"/>
          <w:marBottom w:val="0"/>
          <w:divBdr>
            <w:top w:val="none" w:sz="0" w:space="0" w:color="auto"/>
            <w:left w:val="none" w:sz="0" w:space="0" w:color="auto"/>
            <w:bottom w:val="none" w:sz="0" w:space="0" w:color="auto"/>
            <w:right w:val="none" w:sz="0" w:space="0" w:color="auto"/>
          </w:divBdr>
        </w:div>
        <w:div w:id="691951642">
          <w:marLeft w:val="480"/>
          <w:marRight w:val="0"/>
          <w:marTop w:val="0"/>
          <w:marBottom w:val="0"/>
          <w:divBdr>
            <w:top w:val="none" w:sz="0" w:space="0" w:color="auto"/>
            <w:left w:val="none" w:sz="0" w:space="0" w:color="auto"/>
            <w:bottom w:val="none" w:sz="0" w:space="0" w:color="auto"/>
            <w:right w:val="none" w:sz="0" w:space="0" w:color="auto"/>
          </w:divBdr>
        </w:div>
        <w:div w:id="709115825">
          <w:marLeft w:val="480"/>
          <w:marRight w:val="0"/>
          <w:marTop w:val="0"/>
          <w:marBottom w:val="0"/>
          <w:divBdr>
            <w:top w:val="none" w:sz="0" w:space="0" w:color="auto"/>
            <w:left w:val="none" w:sz="0" w:space="0" w:color="auto"/>
            <w:bottom w:val="none" w:sz="0" w:space="0" w:color="auto"/>
            <w:right w:val="none" w:sz="0" w:space="0" w:color="auto"/>
          </w:divBdr>
        </w:div>
        <w:div w:id="812479606">
          <w:marLeft w:val="480"/>
          <w:marRight w:val="0"/>
          <w:marTop w:val="0"/>
          <w:marBottom w:val="0"/>
          <w:divBdr>
            <w:top w:val="none" w:sz="0" w:space="0" w:color="auto"/>
            <w:left w:val="none" w:sz="0" w:space="0" w:color="auto"/>
            <w:bottom w:val="none" w:sz="0" w:space="0" w:color="auto"/>
            <w:right w:val="none" w:sz="0" w:space="0" w:color="auto"/>
          </w:divBdr>
        </w:div>
        <w:div w:id="825514628">
          <w:marLeft w:val="480"/>
          <w:marRight w:val="0"/>
          <w:marTop w:val="0"/>
          <w:marBottom w:val="0"/>
          <w:divBdr>
            <w:top w:val="none" w:sz="0" w:space="0" w:color="auto"/>
            <w:left w:val="none" w:sz="0" w:space="0" w:color="auto"/>
            <w:bottom w:val="none" w:sz="0" w:space="0" w:color="auto"/>
            <w:right w:val="none" w:sz="0" w:space="0" w:color="auto"/>
          </w:divBdr>
        </w:div>
        <w:div w:id="901140130">
          <w:marLeft w:val="480"/>
          <w:marRight w:val="0"/>
          <w:marTop w:val="0"/>
          <w:marBottom w:val="0"/>
          <w:divBdr>
            <w:top w:val="none" w:sz="0" w:space="0" w:color="auto"/>
            <w:left w:val="none" w:sz="0" w:space="0" w:color="auto"/>
            <w:bottom w:val="none" w:sz="0" w:space="0" w:color="auto"/>
            <w:right w:val="none" w:sz="0" w:space="0" w:color="auto"/>
          </w:divBdr>
        </w:div>
        <w:div w:id="901792367">
          <w:marLeft w:val="480"/>
          <w:marRight w:val="0"/>
          <w:marTop w:val="0"/>
          <w:marBottom w:val="0"/>
          <w:divBdr>
            <w:top w:val="none" w:sz="0" w:space="0" w:color="auto"/>
            <w:left w:val="none" w:sz="0" w:space="0" w:color="auto"/>
            <w:bottom w:val="none" w:sz="0" w:space="0" w:color="auto"/>
            <w:right w:val="none" w:sz="0" w:space="0" w:color="auto"/>
          </w:divBdr>
        </w:div>
        <w:div w:id="976497155">
          <w:marLeft w:val="480"/>
          <w:marRight w:val="0"/>
          <w:marTop w:val="0"/>
          <w:marBottom w:val="0"/>
          <w:divBdr>
            <w:top w:val="none" w:sz="0" w:space="0" w:color="auto"/>
            <w:left w:val="none" w:sz="0" w:space="0" w:color="auto"/>
            <w:bottom w:val="none" w:sz="0" w:space="0" w:color="auto"/>
            <w:right w:val="none" w:sz="0" w:space="0" w:color="auto"/>
          </w:divBdr>
        </w:div>
        <w:div w:id="990715954">
          <w:marLeft w:val="480"/>
          <w:marRight w:val="0"/>
          <w:marTop w:val="0"/>
          <w:marBottom w:val="0"/>
          <w:divBdr>
            <w:top w:val="none" w:sz="0" w:space="0" w:color="auto"/>
            <w:left w:val="none" w:sz="0" w:space="0" w:color="auto"/>
            <w:bottom w:val="none" w:sz="0" w:space="0" w:color="auto"/>
            <w:right w:val="none" w:sz="0" w:space="0" w:color="auto"/>
          </w:divBdr>
        </w:div>
        <w:div w:id="1003170652">
          <w:marLeft w:val="480"/>
          <w:marRight w:val="0"/>
          <w:marTop w:val="0"/>
          <w:marBottom w:val="0"/>
          <w:divBdr>
            <w:top w:val="none" w:sz="0" w:space="0" w:color="auto"/>
            <w:left w:val="none" w:sz="0" w:space="0" w:color="auto"/>
            <w:bottom w:val="none" w:sz="0" w:space="0" w:color="auto"/>
            <w:right w:val="none" w:sz="0" w:space="0" w:color="auto"/>
          </w:divBdr>
        </w:div>
        <w:div w:id="1127284785">
          <w:marLeft w:val="480"/>
          <w:marRight w:val="0"/>
          <w:marTop w:val="0"/>
          <w:marBottom w:val="0"/>
          <w:divBdr>
            <w:top w:val="none" w:sz="0" w:space="0" w:color="auto"/>
            <w:left w:val="none" w:sz="0" w:space="0" w:color="auto"/>
            <w:bottom w:val="none" w:sz="0" w:space="0" w:color="auto"/>
            <w:right w:val="none" w:sz="0" w:space="0" w:color="auto"/>
          </w:divBdr>
        </w:div>
        <w:div w:id="1141924601">
          <w:marLeft w:val="480"/>
          <w:marRight w:val="0"/>
          <w:marTop w:val="0"/>
          <w:marBottom w:val="0"/>
          <w:divBdr>
            <w:top w:val="none" w:sz="0" w:space="0" w:color="auto"/>
            <w:left w:val="none" w:sz="0" w:space="0" w:color="auto"/>
            <w:bottom w:val="none" w:sz="0" w:space="0" w:color="auto"/>
            <w:right w:val="none" w:sz="0" w:space="0" w:color="auto"/>
          </w:divBdr>
        </w:div>
        <w:div w:id="1143690731">
          <w:marLeft w:val="480"/>
          <w:marRight w:val="0"/>
          <w:marTop w:val="0"/>
          <w:marBottom w:val="0"/>
          <w:divBdr>
            <w:top w:val="none" w:sz="0" w:space="0" w:color="auto"/>
            <w:left w:val="none" w:sz="0" w:space="0" w:color="auto"/>
            <w:bottom w:val="none" w:sz="0" w:space="0" w:color="auto"/>
            <w:right w:val="none" w:sz="0" w:space="0" w:color="auto"/>
          </w:divBdr>
        </w:div>
        <w:div w:id="1286497767">
          <w:marLeft w:val="480"/>
          <w:marRight w:val="0"/>
          <w:marTop w:val="0"/>
          <w:marBottom w:val="0"/>
          <w:divBdr>
            <w:top w:val="none" w:sz="0" w:space="0" w:color="auto"/>
            <w:left w:val="none" w:sz="0" w:space="0" w:color="auto"/>
            <w:bottom w:val="none" w:sz="0" w:space="0" w:color="auto"/>
            <w:right w:val="none" w:sz="0" w:space="0" w:color="auto"/>
          </w:divBdr>
        </w:div>
        <w:div w:id="1290671910">
          <w:marLeft w:val="480"/>
          <w:marRight w:val="0"/>
          <w:marTop w:val="0"/>
          <w:marBottom w:val="0"/>
          <w:divBdr>
            <w:top w:val="none" w:sz="0" w:space="0" w:color="auto"/>
            <w:left w:val="none" w:sz="0" w:space="0" w:color="auto"/>
            <w:bottom w:val="none" w:sz="0" w:space="0" w:color="auto"/>
            <w:right w:val="none" w:sz="0" w:space="0" w:color="auto"/>
          </w:divBdr>
        </w:div>
        <w:div w:id="1295208835">
          <w:marLeft w:val="480"/>
          <w:marRight w:val="0"/>
          <w:marTop w:val="0"/>
          <w:marBottom w:val="0"/>
          <w:divBdr>
            <w:top w:val="none" w:sz="0" w:space="0" w:color="auto"/>
            <w:left w:val="none" w:sz="0" w:space="0" w:color="auto"/>
            <w:bottom w:val="none" w:sz="0" w:space="0" w:color="auto"/>
            <w:right w:val="none" w:sz="0" w:space="0" w:color="auto"/>
          </w:divBdr>
        </w:div>
        <w:div w:id="1309285789">
          <w:marLeft w:val="480"/>
          <w:marRight w:val="0"/>
          <w:marTop w:val="0"/>
          <w:marBottom w:val="0"/>
          <w:divBdr>
            <w:top w:val="none" w:sz="0" w:space="0" w:color="auto"/>
            <w:left w:val="none" w:sz="0" w:space="0" w:color="auto"/>
            <w:bottom w:val="none" w:sz="0" w:space="0" w:color="auto"/>
            <w:right w:val="none" w:sz="0" w:space="0" w:color="auto"/>
          </w:divBdr>
        </w:div>
        <w:div w:id="1334189188">
          <w:marLeft w:val="480"/>
          <w:marRight w:val="0"/>
          <w:marTop w:val="0"/>
          <w:marBottom w:val="0"/>
          <w:divBdr>
            <w:top w:val="none" w:sz="0" w:space="0" w:color="auto"/>
            <w:left w:val="none" w:sz="0" w:space="0" w:color="auto"/>
            <w:bottom w:val="none" w:sz="0" w:space="0" w:color="auto"/>
            <w:right w:val="none" w:sz="0" w:space="0" w:color="auto"/>
          </w:divBdr>
        </w:div>
        <w:div w:id="1404451035">
          <w:marLeft w:val="480"/>
          <w:marRight w:val="0"/>
          <w:marTop w:val="0"/>
          <w:marBottom w:val="0"/>
          <w:divBdr>
            <w:top w:val="none" w:sz="0" w:space="0" w:color="auto"/>
            <w:left w:val="none" w:sz="0" w:space="0" w:color="auto"/>
            <w:bottom w:val="none" w:sz="0" w:space="0" w:color="auto"/>
            <w:right w:val="none" w:sz="0" w:space="0" w:color="auto"/>
          </w:divBdr>
        </w:div>
        <w:div w:id="1422143979">
          <w:marLeft w:val="480"/>
          <w:marRight w:val="0"/>
          <w:marTop w:val="0"/>
          <w:marBottom w:val="0"/>
          <w:divBdr>
            <w:top w:val="none" w:sz="0" w:space="0" w:color="auto"/>
            <w:left w:val="none" w:sz="0" w:space="0" w:color="auto"/>
            <w:bottom w:val="none" w:sz="0" w:space="0" w:color="auto"/>
            <w:right w:val="none" w:sz="0" w:space="0" w:color="auto"/>
          </w:divBdr>
        </w:div>
        <w:div w:id="1503616705">
          <w:marLeft w:val="480"/>
          <w:marRight w:val="0"/>
          <w:marTop w:val="0"/>
          <w:marBottom w:val="0"/>
          <w:divBdr>
            <w:top w:val="none" w:sz="0" w:space="0" w:color="auto"/>
            <w:left w:val="none" w:sz="0" w:space="0" w:color="auto"/>
            <w:bottom w:val="none" w:sz="0" w:space="0" w:color="auto"/>
            <w:right w:val="none" w:sz="0" w:space="0" w:color="auto"/>
          </w:divBdr>
        </w:div>
        <w:div w:id="1563518184">
          <w:marLeft w:val="480"/>
          <w:marRight w:val="0"/>
          <w:marTop w:val="0"/>
          <w:marBottom w:val="0"/>
          <w:divBdr>
            <w:top w:val="none" w:sz="0" w:space="0" w:color="auto"/>
            <w:left w:val="none" w:sz="0" w:space="0" w:color="auto"/>
            <w:bottom w:val="none" w:sz="0" w:space="0" w:color="auto"/>
            <w:right w:val="none" w:sz="0" w:space="0" w:color="auto"/>
          </w:divBdr>
        </w:div>
        <w:div w:id="1568229092">
          <w:marLeft w:val="480"/>
          <w:marRight w:val="0"/>
          <w:marTop w:val="0"/>
          <w:marBottom w:val="0"/>
          <w:divBdr>
            <w:top w:val="none" w:sz="0" w:space="0" w:color="auto"/>
            <w:left w:val="none" w:sz="0" w:space="0" w:color="auto"/>
            <w:bottom w:val="none" w:sz="0" w:space="0" w:color="auto"/>
            <w:right w:val="none" w:sz="0" w:space="0" w:color="auto"/>
          </w:divBdr>
        </w:div>
        <w:div w:id="1614247618">
          <w:marLeft w:val="480"/>
          <w:marRight w:val="0"/>
          <w:marTop w:val="0"/>
          <w:marBottom w:val="0"/>
          <w:divBdr>
            <w:top w:val="none" w:sz="0" w:space="0" w:color="auto"/>
            <w:left w:val="none" w:sz="0" w:space="0" w:color="auto"/>
            <w:bottom w:val="none" w:sz="0" w:space="0" w:color="auto"/>
            <w:right w:val="none" w:sz="0" w:space="0" w:color="auto"/>
          </w:divBdr>
        </w:div>
        <w:div w:id="1614826277">
          <w:marLeft w:val="480"/>
          <w:marRight w:val="0"/>
          <w:marTop w:val="0"/>
          <w:marBottom w:val="0"/>
          <w:divBdr>
            <w:top w:val="none" w:sz="0" w:space="0" w:color="auto"/>
            <w:left w:val="none" w:sz="0" w:space="0" w:color="auto"/>
            <w:bottom w:val="none" w:sz="0" w:space="0" w:color="auto"/>
            <w:right w:val="none" w:sz="0" w:space="0" w:color="auto"/>
          </w:divBdr>
        </w:div>
        <w:div w:id="1655143349">
          <w:marLeft w:val="480"/>
          <w:marRight w:val="0"/>
          <w:marTop w:val="0"/>
          <w:marBottom w:val="0"/>
          <w:divBdr>
            <w:top w:val="none" w:sz="0" w:space="0" w:color="auto"/>
            <w:left w:val="none" w:sz="0" w:space="0" w:color="auto"/>
            <w:bottom w:val="none" w:sz="0" w:space="0" w:color="auto"/>
            <w:right w:val="none" w:sz="0" w:space="0" w:color="auto"/>
          </w:divBdr>
        </w:div>
        <w:div w:id="1678386487">
          <w:marLeft w:val="480"/>
          <w:marRight w:val="0"/>
          <w:marTop w:val="0"/>
          <w:marBottom w:val="0"/>
          <w:divBdr>
            <w:top w:val="none" w:sz="0" w:space="0" w:color="auto"/>
            <w:left w:val="none" w:sz="0" w:space="0" w:color="auto"/>
            <w:bottom w:val="none" w:sz="0" w:space="0" w:color="auto"/>
            <w:right w:val="none" w:sz="0" w:space="0" w:color="auto"/>
          </w:divBdr>
        </w:div>
        <w:div w:id="1706560907">
          <w:marLeft w:val="480"/>
          <w:marRight w:val="0"/>
          <w:marTop w:val="0"/>
          <w:marBottom w:val="0"/>
          <w:divBdr>
            <w:top w:val="none" w:sz="0" w:space="0" w:color="auto"/>
            <w:left w:val="none" w:sz="0" w:space="0" w:color="auto"/>
            <w:bottom w:val="none" w:sz="0" w:space="0" w:color="auto"/>
            <w:right w:val="none" w:sz="0" w:space="0" w:color="auto"/>
          </w:divBdr>
        </w:div>
        <w:div w:id="1716848483">
          <w:marLeft w:val="480"/>
          <w:marRight w:val="0"/>
          <w:marTop w:val="0"/>
          <w:marBottom w:val="0"/>
          <w:divBdr>
            <w:top w:val="none" w:sz="0" w:space="0" w:color="auto"/>
            <w:left w:val="none" w:sz="0" w:space="0" w:color="auto"/>
            <w:bottom w:val="none" w:sz="0" w:space="0" w:color="auto"/>
            <w:right w:val="none" w:sz="0" w:space="0" w:color="auto"/>
          </w:divBdr>
        </w:div>
        <w:div w:id="1743334943">
          <w:marLeft w:val="480"/>
          <w:marRight w:val="0"/>
          <w:marTop w:val="0"/>
          <w:marBottom w:val="0"/>
          <w:divBdr>
            <w:top w:val="none" w:sz="0" w:space="0" w:color="auto"/>
            <w:left w:val="none" w:sz="0" w:space="0" w:color="auto"/>
            <w:bottom w:val="none" w:sz="0" w:space="0" w:color="auto"/>
            <w:right w:val="none" w:sz="0" w:space="0" w:color="auto"/>
          </w:divBdr>
        </w:div>
        <w:div w:id="1800105920">
          <w:marLeft w:val="480"/>
          <w:marRight w:val="0"/>
          <w:marTop w:val="0"/>
          <w:marBottom w:val="0"/>
          <w:divBdr>
            <w:top w:val="none" w:sz="0" w:space="0" w:color="auto"/>
            <w:left w:val="none" w:sz="0" w:space="0" w:color="auto"/>
            <w:bottom w:val="none" w:sz="0" w:space="0" w:color="auto"/>
            <w:right w:val="none" w:sz="0" w:space="0" w:color="auto"/>
          </w:divBdr>
        </w:div>
        <w:div w:id="1834641246">
          <w:marLeft w:val="480"/>
          <w:marRight w:val="0"/>
          <w:marTop w:val="0"/>
          <w:marBottom w:val="0"/>
          <w:divBdr>
            <w:top w:val="none" w:sz="0" w:space="0" w:color="auto"/>
            <w:left w:val="none" w:sz="0" w:space="0" w:color="auto"/>
            <w:bottom w:val="none" w:sz="0" w:space="0" w:color="auto"/>
            <w:right w:val="none" w:sz="0" w:space="0" w:color="auto"/>
          </w:divBdr>
        </w:div>
        <w:div w:id="1940215099">
          <w:marLeft w:val="480"/>
          <w:marRight w:val="0"/>
          <w:marTop w:val="0"/>
          <w:marBottom w:val="0"/>
          <w:divBdr>
            <w:top w:val="none" w:sz="0" w:space="0" w:color="auto"/>
            <w:left w:val="none" w:sz="0" w:space="0" w:color="auto"/>
            <w:bottom w:val="none" w:sz="0" w:space="0" w:color="auto"/>
            <w:right w:val="none" w:sz="0" w:space="0" w:color="auto"/>
          </w:divBdr>
        </w:div>
        <w:div w:id="1988318414">
          <w:marLeft w:val="480"/>
          <w:marRight w:val="0"/>
          <w:marTop w:val="0"/>
          <w:marBottom w:val="0"/>
          <w:divBdr>
            <w:top w:val="none" w:sz="0" w:space="0" w:color="auto"/>
            <w:left w:val="none" w:sz="0" w:space="0" w:color="auto"/>
            <w:bottom w:val="none" w:sz="0" w:space="0" w:color="auto"/>
            <w:right w:val="none" w:sz="0" w:space="0" w:color="auto"/>
          </w:divBdr>
        </w:div>
        <w:div w:id="2008053519">
          <w:marLeft w:val="480"/>
          <w:marRight w:val="0"/>
          <w:marTop w:val="0"/>
          <w:marBottom w:val="0"/>
          <w:divBdr>
            <w:top w:val="none" w:sz="0" w:space="0" w:color="auto"/>
            <w:left w:val="none" w:sz="0" w:space="0" w:color="auto"/>
            <w:bottom w:val="none" w:sz="0" w:space="0" w:color="auto"/>
            <w:right w:val="none" w:sz="0" w:space="0" w:color="auto"/>
          </w:divBdr>
        </w:div>
        <w:div w:id="2013559042">
          <w:marLeft w:val="480"/>
          <w:marRight w:val="0"/>
          <w:marTop w:val="0"/>
          <w:marBottom w:val="0"/>
          <w:divBdr>
            <w:top w:val="none" w:sz="0" w:space="0" w:color="auto"/>
            <w:left w:val="none" w:sz="0" w:space="0" w:color="auto"/>
            <w:bottom w:val="none" w:sz="0" w:space="0" w:color="auto"/>
            <w:right w:val="none" w:sz="0" w:space="0" w:color="auto"/>
          </w:divBdr>
        </w:div>
        <w:div w:id="2015104791">
          <w:marLeft w:val="480"/>
          <w:marRight w:val="0"/>
          <w:marTop w:val="0"/>
          <w:marBottom w:val="0"/>
          <w:divBdr>
            <w:top w:val="none" w:sz="0" w:space="0" w:color="auto"/>
            <w:left w:val="none" w:sz="0" w:space="0" w:color="auto"/>
            <w:bottom w:val="none" w:sz="0" w:space="0" w:color="auto"/>
            <w:right w:val="none" w:sz="0" w:space="0" w:color="auto"/>
          </w:divBdr>
        </w:div>
        <w:div w:id="2053533804">
          <w:marLeft w:val="480"/>
          <w:marRight w:val="0"/>
          <w:marTop w:val="0"/>
          <w:marBottom w:val="0"/>
          <w:divBdr>
            <w:top w:val="none" w:sz="0" w:space="0" w:color="auto"/>
            <w:left w:val="none" w:sz="0" w:space="0" w:color="auto"/>
            <w:bottom w:val="none" w:sz="0" w:space="0" w:color="auto"/>
            <w:right w:val="none" w:sz="0" w:space="0" w:color="auto"/>
          </w:divBdr>
        </w:div>
        <w:div w:id="2059863165">
          <w:marLeft w:val="480"/>
          <w:marRight w:val="0"/>
          <w:marTop w:val="0"/>
          <w:marBottom w:val="0"/>
          <w:divBdr>
            <w:top w:val="none" w:sz="0" w:space="0" w:color="auto"/>
            <w:left w:val="none" w:sz="0" w:space="0" w:color="auto"/>
            <w:bottom w:val="none" w:sz="0" w:space="0" w:color="auto"/>
            <w:right w:val="none" w:sz="0" w:space="0" w:color="auto"/>
          </w:divBdr>
        </w:div>
        <w:div w:id="2063432936">
          <w:marLeft w:val="480"/>
          <w:marRight w:val="0"/>
          <w:marTop w:val="0"/>
          <w:marBottom w:val="0"/>
          <w:divBdr>
            <w:top w:val="none" w:sz="0" w:space="0" w:color="auto"/>
            <w:left w:val="none" w:sz="0" w:space="0" w:color="auto"/>
            <w:bottom w:val="none" w:sz="0" w:space="0" w:color="auto"/>
            <w:right w:val="none" w:sz="0" w:space="0" w:color="auto"/>
          </w:divBdr>
        </w:div>
        <w:div w:id="2086486696">
          <w:marLeft w:val="480"/>
          <w:marRight w:val="0"/>
          <w:marTop w:val="0"/>
          <w:marBottom w:val="0"/>
          <w:divBdr>
            <w:top w:val="none" w:sz="0" w:space="0" w:color="auto"/>
            <w:left w:val="none" w:sz="0" w:space="0" w:color="auto"/>
            <w:bottom w:val="none" w:sz="0" w:space="0" w:color="auto"/>
            <w:right w:val="none" w:sz="0" w:space="0" w:color="auto"/>
          </w:divBdr>
        </w:div>
        <w:div w:id="2086873929">
          <w:marLeft w:val="480"/>
          <w:marRight w:val="0"/>
          <w:marTop w:val="0"/>
          <w:marBottom w:val="0"/>
          <w:divBdr>
            <w:top w:val="none" w:sz="0" w:space="0" w:color="auto"/>
            <w:left w:val="none" w:sz="0" w:space="0" w:color="auto"/>
            <w:bottom w:val="none" w:sz="0" w:space="0" w:color="auto"/>
            <w:right w:val="none" w:sz="0" w:space="0" w:color="auto"/>
          </w:divBdr>
        </w:div>
        <w:div w:id="2100759637">
          <w:marLeft w:val="480"/>
          <w:marRight w:val="0"/>
          <w:marTop w:val="0"/>
          <w:marBottom w:val="0"/>
          <w:divBdr>
            <w:top w:val="none" w:sz="0" w:space="0" w:color="auto"/>
            <w:left w:val="none" w:sz="0" w:space="0" w:color="auto"/>
            <w:bottom w:val="none" w:sz="0" w:space="0" w:color="auto"/>
            <w:right w:val="none" w:sz="0" w:space="0" w:color="auto"/>
          </w:divBdr>
        </w:div>
        <w:div w:id="2143883297">
          <w:marLeft w:val="480"/>
          <w:marRight w:val="0"/>
          <w:marTop w:val="0"/>
          <w:marBottom w:val="0"/>
          <w:divBdr>
            <w:top w:val="none" w:sz="0" w:space="0" w:color="auto"/>
            <w:left w:val="none" w:sz="0" w:space="0" w:color="auto"/>
            <w:bottom w:val="none" w:sz="0" w:space="0" w:color="auto"/>
            <w:right w:val="none" w:sz="0" w:space="0" w:color="auto"/>
          </w:divBdr>
        </w:div>
      </w:divsChild>
    </w:div>
    <w:div w:id="136342487">
      <w:bodyDiv w:val="1"/>
      <w:marLeft w:val="0"/>
      <w:marRight w:val="0"/>
      <w:marTop w:val="0"/>
      <w:marBottom w:val="0"/>
      <w:divBdr>
        <w:top w:val="none" w:sz="0" w:space="0" w:color="auto"/>
        <w:left w:val="none" w:sz="0" w:space="0" w:color="auto"/>
        <w:bottom w:val="none" w:sz="0" w:space="0" w:color="auto"/>
        <w:right w:val="none" w:sz="0" w:space="0" w:color="auto"/>
      </w:divBdr>
      <w:divsChild>
        <w:div w:id="1815948398">
          <w:marLeft w:val="480"/>
          <w:marRight w:val="0"/>
          <w:marTop w:val="0"/>
          <w:marBottom w:val="0"/>
          <w:divBdr>
            <w:top w:val="none" w:sz="0" w:space="0" w:color="auto"/>
            <w:left w:val="none" w:sz="0" w:space="0" w:color="auto"/>
            <w:bottom w:val="none" w:sz="0" w:space="0" w:color="auto"/>
            <w:right w:val="none" w:sz="0" w:space="0" w:color="auto"/>
          </w:divBdr>
        </w:div>
        <w:div w:id="57871221">
          <w:marLeft w:val="480"/>
          <w:marRight w:val="0"/>
          <w:marTop w:val="0"/>
          <w:marBottom w:val="0"/>
          <w:divBdr>
            <w:top w:val="none" w:sz="0" w:space="0" w:color="auto"/>
            <w:left w:val="none" w:sz="0" w:space="0" w:color="auto"/>
            <w:bottom w:val="none" w:sz="0" w:space="0" w:color="auto"/>
            <w:right w:val="none" w:sz="0" w:space="0" w:color="auto"/>
          </w:divBdr>
        </w:div>
        <w:div w:id="29649898">
          <w:marLeft w:val="480"/>
          <w:marRight w:val="0"/>
          <w:marTop w:val="0"/>
          <w:marBottom w:val="0"/>
          <w:divBdr>
            <w:top w:val="none" w:sz="0" w:space="0" w:color="auto"/>
            <w:left w:val="none" w:sz="0" w:space="0" w:color="auto"/>
            <w:bottom w:val="none" w:sz="0" w:space="0" w:color="auto"/>
            <w:right w:val="none" w:sz="0" w:space="0" w:color="auto"/>
          </w:divBdr>
        </w:div>
        <w:div w:id="145634603">
          <w:marLeft w:val="480"/>
          <w:marRight w:val="0"/>
          <w:marTop w:val="0"/>
          <w:marBottom w:val="0"/>
          <w:divBdr>
            <w:top w:val="none" w:sz="0" w:space="0" w:color="auto"/>
            <w:left w:val="none" w:sz="0" w:space="0" w:color="auto"/>
            <w:bottom w:val="none" w:sz="0" w:space="0" w:color="auto"/>
            <w:right w:val="none" w:sz="0" w:space="0" w:color="auto"/>
          </w:divBdr>
        </w:div>
        <w:div w:id="944920973">
          <w:marLeft w:val="480"/>
          <w:marRight w:val="0"/>
          <w:marTop w:val="0"/>
          <w:marBottom w:val="0"/>
          <w:divBdr>
            <w:top w:val="none" w:sz="0" w:space="0" w:color="auto"/>
            <w:left w:val="none" w:sz="0" w:space="0" w:color="auto"/>
            <w:bottom w:val="none" w:sz="0" w:space="0" w:color="auto"/>
            <w:right w:val="none" w:sz="0" w:space="0" w:color="auto"/>
          </w:divBdr>
        </w:div>
        <w:div w:id="602881542">
          <w:marLeft w:val="480"/>
          <w:marRight w:val="0"/>
          <w:marTop w:val="0"/>
          <w:marBottom w:val="0"/>
          <w:divBdr>
            <w:top w:val="none" w:sz="0" w:space="0" w:color="auto"/>
            <w:left w:val="none" w:sz="0" w:space="0" w:color="auto"/>
            <w:bottom w:val="none" w:sz="0" w:space="0" w:color="auto"/>
            <w:right w:val="none" w:sz="0" w:space="0" w:color="auto"/>
          </w:divBdr>
        </w:div>
        <w:div w:id="80612544">
          <w:marLeft w:val="480"/>
          <w:marRight w:val="0"/>
          <w:marTop w:val="0"/>
          <w:marBottom w:val="0"/>
          <w:divBdr>
            <w:top w:val="none" w:sz="0" w:space="0" w:color="auto"/>
            <w:left w:val="none" w:sz="0" w:space="0" w:color="auto"/>
            <w:bottom w:val="none" w:sz="0" w:space="0" w:color="auto"/>
            <w:right w:val="none" w:sz="0" w:space="0" w:color="auto"/>
          </w:divBdr>
        </w:div>
        <w:div w:id="661202951">
          <w:marLeft w:val="480"/>
          <w:marRight w:val="0"/>
          <w:marTop w:val="0"/>
          <w:marBottom w:val="0"/>
          <w:divBdr>
            <w:top w:val="none" w:sz="0" w:space="0" w:color="auto"/>
            <w:left w:val="none" w:sz="0" w:space="0" w:color="auto"/>
            <w:bottom w:val="none" w:sz="0" w:space="0" w:color="auto"/>
            <w:right w:val="none" w:sz="0" w:space="0" w:color="auto"/>
          </w:divBdr>
        </w:div>
        <w:div w:id="532184289">
          <w:marLeft w:val="480"/>
          <w:marRight w:val="0"/>
          <w:marTop w:val="0"/>
          <w:marBottom w:val="0"/>
          <w:divBdr>
            <w:top w:val="none" w:sz="0" w:space="0" w:color="auto"/>
            <w:left w:val="none" w:sz="0" w:space="0" w:color="auto"/>
            <w:bottom w:val="none" w:sz="0" w:space="0" w:color="auto"/>
            <w:right w:val="none" w:sz="0" w:space="0" w:color="auto"/>
          </w:divBdr>
        </w:div>
        <w:div w:id="1843547843">
          <w:marLeft w:val="480"/>
          <w:marRight w:val="0"/>
          <w:marTop w:val="0"/>
          <w:marBottom w:val="0"/>
          <w:divBdr>
            <w:top w:val="none" w:sz="0" w:space="0" w:color="auto"/>
            <w:left w:val="none" w:sz="0" w:space="0" w:color="auto"/>
            <w:bottom w:val="none" w:sz="0" w:space="0" w:color="auto"/>
            <w:right w:val="none" w:sz="0" w:space="0" w:color="auto"/>
          </w:divBdr>
        </w:div>
        <w:div w:id="873736435">
          <w:marLeft w:val="480"/>
          <w:marRight w:val="0"/>
          <w:marTop w:val="0"/>
          <w:marBottom w:val="0"/>
          <w:divBdr>
            <w:top w:val="none" w:sz="0" w:space="0" w:color="auto"/>
            <w:left w:val="none" w:sz="0" w:space="0" w:color="auto"/>
            <w:bottom w:val="none" w:sz="0" w:space="0" w:color="auto"/>
            <w:right w:val="none" w:sz="0" w:space="0" w:color="auto"/>
          </w:divBdr>
        </w:div>
        <w:div w:id="416050477">
          <w:marLeft w:val="480"/>
          <w:marRight w:val="0"/>
          <w:marTop w:val="0"/>
          <w:marBottom w:val="0"/>
          <w:divBdr>
            <w:top w:val="none" w:sz="0" w:space="0" w:color="auto"/>
            <w:left w:val="none" w:sz="0" w:space="0" w:color="auto"/>
            <w:bottom w:val="none" w:sz="0" w:space="0" w:color="auto"/>
            <w:right w:val="none" w:sz="0" w:space="0" w:color="auto"/>
          </w:divBdr>
        </w:div>
        <w:div w:id="80684097">
          <w:marLeft w:val="480"/>
          <w:marRight w:val="0"/>
          <w:marTop w:val="0"/>
          <w:marBottom w:val="0"/>
          <w:divBdr>
            <w:top w:val="none" w:sz="0" w:space="0" w:color="auto"/>
            <w:left w:val="none" w:sz="0" w:space="0" w:color="auto"/>
            <w:bottom w:val="none" w:sz="0" w:space="0" w:color="auto"/>
            <w:right w:val="none" w:sz="0" w:space="0" w:color="auto"/>
          </w:divBdr>
        </w:div>
        <w:div w:id="1679623362">
          <w:marLeft w:val="480"/>
          <w:marRight w:val="0"/>
          <w:marTop w:val="0"/>
          <w:marBottom w:val="0"/>
          <w:divBdr>
            <w:top w:val="none" w:sz="0" w:space="0" w:color="auto"/>
            <w:left w:val="none" w:sz="0" w:space="0" w:color="auto"/>
            <w:bottom w:val="none" w:sz="0" w:space="0" w:color="auto"/>
            <w:right w:val="none" w:sz="0" w:space="0" w:color="auto"/>
          </w:divBdr>
        </w:div>
        <w:div w:id="362635838">
          <w:marLeft w:val="480"/>
          <w:marRight w:val="0"/>
          <w:marTop w:val="0"/>
          <w:marBottom w:val="0"/>
          <w:divBdr>
            <w:top w:val="none" w:sz="0" w:space="0" w:color="auto"/>
            <w:left w:val="none" w:sz="0" w:space="0" w:color="auto"/>
            <w:bottom w:val="none" w:sz="0" w:space="0" w:color="auto"/>
            <w:right w:val="none" w:sz="0" w:space="0" w:color="auto"/>
          </w:divBdr>
        </w:div>
        <w:div w:id="2057779352">
          <w:marLeft w:val="480"/>
          <w:marRight w:val="0"/>
          <w:marTop w:val="0"/>
          <w:marBottom w:val="0"/>
          <w:divBdr>
            <w:top w:val="none" w:sz="0" w:space="0" w:color="auto"/>
            <w:left w:val="none" w:sz="0" w:space="0" w:color="auto"/>
            <w:bottom w:val="none" w:sz="0" w:space="0" w:color="auto"/>
            <w:right w:val="none" w:sz="0" w:space="0" w:color="auto"/>
          </w:divBdr>
        </w:div>
        <w:div w:id="1230581105">
          <w:marLeft w:val="480"/>
          <w:marRight w:val="0"/>
          <w:marTop w:val="0"/>
          <w:marBottom w:val="0"/>
          <w:divBdr>
            <w:top w:val="none" w:sz="0" w:space="0" w:color="auto"/>
            <w:left w:val="none" w:sz="0" w:space="0" w:color="auto"/>
            <w:bottom w:val="none" w:sz="0" w:space="0" w:color="auto"/>
            <w:right w:val="none" w:sz="0" w:space="0" w:color="auto"/>
          </w:divBdr>
        </w:div>
        <w:div w:id="1369062762">
          <w:marLeft w:val="480"/>
          <w:marRight w:val="0"/>
          <w:marTop w:val="0"/>
          <w:marBottom w:val="0"/>
          <w:divBdr>
            <w:top w:val="none" w:sz="0" w:space="0" w:color="auto"/>
            <w:left w:val="none" w:sz="0" w:space="0" w:color="auto"/>
            <w:bottom w:val="none" w:sz="0" w:space="0" w:color="auto"/>
            <w:right w:val="none" w:sz="0" w:space="0" w:color="auto"/>
          </w:divBdr>
        </w:div>
        <w:div w:id="690880708">
          <w:marLeft w:val="480"/>
          <w:marRight w:val="0"/>
          <w:marTop w:val="0"/>
          <w:marBottom w:val="0"/>
          <w:divBdr>
            <w:top w:val="none" w:sz="0" w:space="0" w:color="auto"/>
            <w:left w:val="none" w:sz="0" w:space="0" w:color="auto"/>
            <w:bottom w:val="none" w:sz="0" w:space="0" w:color="auto"/>
            <w:right w:val="none" w:sz="0" w:space="0" w:color="auto"/>
          </w:divBdr>
        </w:div>
        <w:div w:id="1703558572">
          <w:marLeft w:val="480"/>
          <w:marRight w:val="0"/>
          <w:marTop w:val="0"/>
          <w:marBottom w:val="0"/>
          <w:divBdr>
            <w:top w:val="none" w:sz="0" w:space="0" w:color="auto"/>
            <w:left w:val="none" w:sz="0" w:space="0" w:color="auto"/>
            <w:bottom w:val="none" w:sz="0" w:space="0" w:color="auto"/>
            <w:right w:val="none" w:sz="0" w:space="0" w:color="auto"/>
          </w:divBdr>
        </w:div>
        <w:div w:id="2021539327">
          <w:marLeft w:val="480"/>
          <w:marRight w:val="0"/>
          <w:marTop w:val="0"/>
          <w:marBottom w:val="0"/>
          <w:divBdr>
            <w:top w:val="none" w:sz="0" w:space="0" w:color="auto"/>
            <w:left w:val="none" w:sz="0" w:space="0" w:color="auto"/>
            <w:bottom w:val="none" w:sz="0" w:space="0" w:color="auto"/>
            <w:right w:val="none" w:sz="0" w:space="0" w:color="auto"/>
          </w:divBdr>
        </w:div>
        <w:div w:id="1902448493">
          <w:marLeft w:val="480"/>
          <w:marRight w:val="0"/>
          <w:marTop w:val="0"/>
          <w:marBottom w:val="0"/>
          <w:divBdr>
            <w:top w:val="none" w:sz="0" w:space="0" w:color="auto"/>
            <w:left w:val="none" w:sz="0" w:space="0" w:color="auto"/>
            <w:bottom w:val="none" w:sz="0" w:space="0" w:color="auto"/>
            <w:right w:val="none" w:sz="0" w:space="0" w:color="auto"/>
          </w:divBdr>
        </w:div>
        <w:div w:id="1617447107">
          <w:marLeft w:val="480"/>
          <w:marRight w:val="0"/>
          <w:marTop w:val="0"/>
          <w:marBottom w:val="0"/>
          <w:divBdr>
            <w:top w:val="none" w:sz="0" w:space="0" w:color="auto"/>
            <w:left w:val="none" w:sz="0" w:space="0" w:color="auto"/>
            <w:bottom w:val="none" w:sz="0" w:space="0" w:color="auto"/>
            <w:right w:val="none" w:sz="0" w:space="0" w:color="auto"/>
          </w:divBdr>
        </w:div>
        <w:div w:id="1867862365">
          <w:marLeft w:val="480"/>
          <w:marRight w:val="0"/>
          <w:marTop w:val="0"/>
          <w:marBottom w:val="0"/>
          <w:divBdr>
            <w:top w:val="none" w:sz="0" w:space="0" w:color="auto"/>
            <w:left w:val="none" w:sz="0" w:space="0" w:color="auto"/>
            <w:bottom w:val="none" w:sz="0" w:space="0" w:color="auto"/>
            <w:right w:val="none" w:sz="0" w:space="0" w:color="auto"/>
          </w:divBdr>
        </w:div>
        <w:div w:id="1822964393">
          <w:marLeft w:val="480"/>
          <w:marRight w:val="0"/>
          <w:marTop w:val="0"/>
          <w:marBottom w:val="0"/>
          <w:divBdr>
            <w:top w:val="none" w:sz="0" w:space="0" w:color="auto"/>
            <w:left w:val="none" w:sz="0" w:space="0" w:color="auto"/>
            <w:bottom w:val="none" w:sz="0" w:space="0" w:color="auto"/>
            <w:right w:val="none" w:sz="0" w:space="0" w:color="auto"/>
          </w:divBdr>
        </w:div>
        <w:div w:id="300885533">
          <w:marLeft w:val="480"/>
          <w:marRight w:val="0"/>
          <w:marTop w:val="0"/>
          <w:marBottom w:val="0"/>
          <w:divBdr>
            <w:top w:val="none" w:sz="0" w:space="0" w:color="auto"/>
            <w:left w:val="none" w:sz="0" w:space="0" w:color="auto"/>
            <w:bottom w:val="none" w:sz="0" w:space="0" w:color="auto"/>
            <w:right w:val="none" w:sz="0" w:space="0" w:color="auto"/>
          </w:divBdr>
        </w:div>
        <w:div w:id="930553077">
          <w:marLeft w:val="480"/>
          <w:marRight w:val="0"/>
          <w:marTop w:val="0"/>
          <w:marBottom w:val="0"/>
          <w:divBdr>
            <w:top w:val="none" w:sz="0" w:space="0" w:color="auto"/>
            <w:left w:val="none" w:sz="0" w:space="0" w:color="auto"/>
            <w:bottom w:val="none" w:sz="0" w:space="0" w:color="auto"/>
            <w:right w:val="none" w:sz="0" w:space="0" w:color="auto"/>
          </w:divBdr>
        </w:div>
        <w:div w:id="84377586">
          <w:marLeft w:val="480"/>
          <w:marRight w:val="0"/>
          <w:marTop w:val="0"/>
          <w:marBottom w:val="0"/>
          <w:divBdr>
            <w:top w:val="none" w:sz="0" w:space="0" w:color="auto"/>
            <w:left w:val="none" w:sz="0" w:space="0" w:color="auto"/>
            <w:bottom w:val="none" w:sz="0" w:space="0" w:color="auto"/>
            <w:right w:val="none" w:sz="0" w:space="0" w:color="auto"/>
          </w:divBdr>
        </w:div>
        <w:div w:id="599531697">
          <w:marLeft w:val="480"/>
          <w:marRight w:val="0"/>
          <w:marTop w:val="0"/>
          <w:marBottom w:val="0"/>
          <w:divBdr>
            <w:top w:val="none" w:sz="0" w:space="0" w:color="auto"/>
            <w:left w:val="none" w:sz="0" w:space="0" w:color="auto"/>
            <w:bottom w:val="none" w:sz="0" w:space="0" w:color="auto"/>
            <w:right w:val="none" w:sz="0" w:space="0" w:color="auto"/>
          </w:divBdr>
        </w:div>
        <w:div w:id="1153333346">
          <w:marLeft w:val="480"/>
          <w:marRight w:val="0"/>
          <w:marTop w:val="0"/>
          <w:marBottom w:val="0"/>
          <w:divBdr>
            <w:top w:val="none" w:sz="0" w:space="0" w:color="auto"/>
            <w:left w:val="none" w:sz="0" w:space="0" w:color="auto"/>
            <w:bottom w:val="none" w:sz="0" w:space="0" w:color="auto"/>
            <w:right w:val="none" w:sz="0" w:space="0" w:color="auto"/>
          </w:divBdr>
        </w:div>
        <w:div w:id="2073654592">
          <w:marLeft w:val="480"/>
          <w:marRight w:val="0"/>
          <w:marTop w:val="0"/>
          <w:marBottom w:val="0"/>
          <w:divBdr>
            <w:top w:val="none" w:sz="0" w:space="0" w:color="auto"/>
            <w:left w:val="none" w:sz="0" w:space="0" w:color="auto"/>
            <w:bottom w:val="none" w:sz="0" w:space="0" w:color="auto"/>
            <w:right w:val="none" w:sz="0" w:space="0" w:color="auto"/>
          </w:divBdr>
        </w:div>
        <w:div w:id="1349797085">
          <w:marLeft w:val="480"/>
          <w:marRight w:val="0"/>
          <w:marTop w:val="0"/>
          <w:marBottom w:val="0"/>
          <w:divBdr>
            <w:top w:val="none" w:sz="0" w:space="0" w:color="auto"/>
            <w:left w:val="none" w:sz="0" w:space="0" w:color="auto"/>
            <w:bottom w:val="none" w:sz="0" w:space="0" w:color="auto"/>
            <w:right w:val="none" w:sz="0" w:space="0" w:color="auto"/>
          </w:divBdr>
        </w:div>
        <w:div w:id="12078774">
          <w:marLeft w:val="480"/>
          <w:marRight w:val="0"/>
          <w:marTop w:val="0"/>
          <w:marBottom w:val="0"/>
          <w:divBdr>
            <w:top w:val="none" w:sz="0" w:space="0" w:color="auto"/>
            <w:left w:val="none" w:sz="0" w:space="0" w:color="auto"/>
            <w:bottom w:val="none" w:sz="0" w:space="0" w:color="auto"/>
            <w:right w:val="none" w:sz="0" w:space="0" w:color="auto"/>
          </w:divBdr>
        </w:div>
        <w:div w:id="1165390644">
          <w:marLeft w:val="480"/>
          <w:marRight w:val="0"/>
          <w:marTop w:val="0"/>
          <w:marBottom w:val="0"/>
          <w:divBdr>
            <w:top w:val="none" w:sz="0" w:space="0" w:color="auto"/>
            <w:left w:val="none" w:sz="0" w:space="0" w:color="auto"/>
            <w:bottom w:val="none" w:sz="0" w:space="0" w:color="auto"/>
            <w:right w:val="none" w:sz="0" w:space="0" w:color="auto"/>
          </w:divBdr>
        </w:div>
        <w:div w:id="1090656954">
          <w:marLeft w:val="480"/>
          <w:marRight w:val="0"/>
          <w:marTop w:val="0"/>
          <w:marBottom w:val="0"/>
          <w:divBdr>
            <w:top w:val="none" w:sz="0" w:space="0" w:color="auto"/>
            <w:left w:val="none" w:sz="0" w:space="0" w:color="auto"/>
            <w:bottom w:val="none" w:sz="0" w:space="0" w:color="auto"/>
            <w:right w:val="none" w:sz="0" w:space="0" w:color="auto"/>
          </w:divBdr>
        </w:div>
        <w:div w:id="1621372086">
          <w:marLeft w:val="480"/>
          <w:marRight w:val="0"/>
          <w:marTop w:val="0"/>
          <w:marBottom w:val="0"/>
          <w:divBdr>
            <w:top w:val="none" w:sz="0" w:space="0" w:color="auto"/>
            <w:left w:val="none" w:sz="0" w:space="0" w:color="auto"/>
            <w:bottom w:val="none" w:sz="0" w:space="0" w:color="auto"/>
            <w:right w:val="none" w:sz="0" w:space="0" w:color="auto"/>
          </w:divBdr>
        </w:div>
        <w:div w:id="1249078085">
          <w:marLeft w:val="480"/>
          <w:marRight w:val="0"/>
          <w:marTop w:val="0"/>
          <w:marBottom w:val="0"/>
          <w:divBdr>
            <w:top w:val="none" w:sz="0" w:space="0" w:color="auto"/>
            <w:left w:val="none" w:sz="0" w:space="0" w:color="auto"/>
            <w:bottom w:val="none" w:sz="0" w:space="0" w:color="auto"/>
            <w:right w:val="none" w:sz="0" w:space="0" w:color="auto"/>
          </w:divBdr>
        </w:div>
        <w:div w:id="1803647732">
          <w:marLeft w:val="480"/>
          <w:marRight w:val="0"/>
          <w:marTop w:val="0"/>
          <w:marBottom w:val="0"/>
          <w:divBdr>
            <w:top w:val="none" w:sz="0" w:space="0" w:color="auto"/>
            <w:left w:val="none" w:sz="0" w:space="0" w:color="auto"/>
            <w:bottom w:val="none" w:sz="0" w:space="0" w:color="auto"/>
            <w:right w:val="none" w:sz="0" w:space="0" w:color="auto"/>
          </w:divBdr>
        </w:div>
        <w:div w:id="385181509">
          <w:marLeft w:val="480"/>
          <w:marRight w:val="0"/>
          <w:marTop w:val="0"/>
          <w:marBottom w:val="0"/>
          <w:divBdr>
            <w:top w:val="none" w:sz="0" w:space="0" w:color="auto"/>
            <w:left w:val="none" w:sz="0" w:space="0" w:color="auto"/>
            <w:bottom w:val="none" w:sz="0" w:space="0" w:color="auto"/>
            <w:right w:val="none" w:sz="0" w:space="0" w:color="auto"/>
          </w:divBdr>
        </w:div>
        <w:div w:id="1775205614">
          <w:marLeft w:val="480"/>
          <w:marRight w:val="0"/>
          <w:marTop w:val="0"/>
          <w:marBottom w:val="0"/>
          <w:divBdr>
            <w:top w:val="none" w:sz="0" w:space="0" w:color="auto"/>
            <w:left w:val="none" w:sz="0" w:space="0" w:color="auto"/>
            <w:bottom w:val="none" w:sz="0" w:space="0" w:color="auto"/>
            <w:right w:val="none" w:sz="0" w:space="0" w:color="auto"/>
          </w:divBdr>
        </w:div>
        <w:div w:id="1994289482">
          <w:marLeft w:val="480"/>
          <w:marRight w:val="0"/>
          <w:marTop w:val="0"/>
          <w:marBottom w:val="0"/>
          <w:divBdr>
            <w:top w:val="none" w:sz="0" w:space="0" w:color="auto"/>
            <w:left w:val="none" w:sz="0" w:space="0" w:color="auto"/>
            <w:bottom w:val="none" w:sz="0" w:space="0" w:color="auto"/>
            <w:right w:val="none" w:sz="0" w:space="0" w:color="auto"/>
          </w:divBdr>
        </w:div>
        <w:div w:id="1038819182">
          <w:marLeft w:val="480"/>
          <w:marRight w:val="0"/>
          <w:marTop w:val="0"/>
          <w:marBottom w:val="0"/>
          <w:divBdr>
            <w:top w:val="none" w:sz="0" w:space="0" w:color="auto"/>
            <w:left w:val="none" w:sz="0" w:space="0" w:color="auto"/>
            <w:bottom w:val="none" w:sz="0" w:space="0" w:color="auto"/>
            <w:right w:val="none" w:sz="0" w:space="0" w:color="auto"/>
          </w:divBdr>
        </w:div>
        <w:div w:id="1350451025">
          <w:marLeft w:val="480"/>
          <w:marRight w:val="0"/>
          <w:marTop w:val="0"/>
          <w:marBottom w:val="0"/>
          <w:divBdr>
            <w:top w:val="none" w:sz="0" w:space="0" w:color="auto"/>
            <w:left w:val="none" w:sz="0" w:space="0" w:color="auto"/>
            <w:bottom w:val="none" w:sz="0" w:space="0" w:color="auto"/>
            <w:right w:val="none" w:sz="0" w:space="0" w:color="auto"/>
          </w:divBdr>
        </w:div>
        <w:div w:id="379331919">
          <w:marLeft w:val="480"/>
          <w:marRight w:val="0"/>
          <w:marTop w:val="0"/>
          <w:marBottom w:val="0"/>
          <w:divBdr>
            <w:top w:val="none" w:sz="0" w:space="0" w:color="auto"/>
            <w:left w:val="none" w:sz="0" w:space="0" w:color="auto"/>
            <w:bottom w:val="none" w:sz="0" w:space="0" w:color="auto"/>
            <w:right w:val="none" w:sz="0" w:space="0" w:color="auto"/>
          </w:divBdr>
        </w:div>
        <w:div w:id="1814908980">
          <w:marLeft w:val="480"/>
          <w:marRight w:val="0"/>
          <w:marTop w:val="0"/>
          <w:marBottom w:val="0"/>
          <w:divBdr>
            <w:top w:val="none" w:sz="0" w:space="0" w:color="auto"/>
            <w:left w:val="none" w:sz="0" w:space="0" w:color="auto"/>
            <w:bottom w:val="none" w:sz="0" w:space="0" w:color="auto"/>
            <w:right w:val="none" w:sz="0" w:space="0" w:color="auto"/>
          </w:divBdr>
        </w:div>
        <w:div w:id="1827746637">
          <w:marLeft w:val="480"/>
          <w:marRight w:val="0"/>
          <w:marTop w:val="0"/>
          <w:marBottom w:val="0"/>
          <w:divBdr>
            <w:top w:val="none" w:sz="0" w:space="0" w:color="auto"/>
            <w:left w:val="none" w:sz="0" w:space="0" w:color="auto"/>
            <w:bottom w:val="none" w:sz="0" w:space="0" w:color="auto"/>
            <w:right w:val="none" w:sz="0" w:space="0" w:color="auto"/>
          </w:divBdr>
        </w:div>
        <w:div w:id="568155256">
          <w:marLeft w:val="480"/>
          <w:marRight w:val="0"/>
          <w:marTop w:val="0"/>
          <w:marBottom w:val="0"/>
          <w:divBdr>
            <w:top w:val="none" w:sz="0" w:space="0" w:color="auto"/>
            <w:left w:val="none" w:sz="0" w:space="0" w:color="auto"/>
            <w:bottom w:val="none" w:sz="0" w:space="0" w:color="auto"/>
            <w:right w:val="none" w:sz="0" w:space="0" w:color="auto"/>
          </w:divBdr>
        </w:div>
        <w:div w:id="180169433">
          <w:marLeft w:val="480"/>
          <w:marRight w:val="0"/>
          <w:marTop w:val="0"/>
          <w:marBottom w:val="0"/>
          <w:divBdr>
            <w:top w:val="none" w:sz="0" w:space="0" w:color="auto"/>
            <w:left w:val="none" w:sz="0" w:space="0" w:color="auto"/>
            <w:bottom w:val="none" w:sz="0" w:space="0" w:color="auto"/>
            <w:right w:val="none" w:sz="0" w:space="0" w:color="auto"/>
          </w:divBdr>
        </w:div>
        <w:div w:id="1564684247">
          <w:marLeft w:val="480"/>
          <w:marRight w:val="0"/>
          <w:marTop w:val="0"/>
          <w:marBottom w:val="0"/>
          <w:divBdr>
            <w:top w:val="none" w:sz="0" w:space="0" w:color="auto"/>
            <w:left w:val="none" w:sz="0" w:space="0" w:color="auto"/>
            <w:bottom w:val="none" w:sz="0" w:space="0" w:color="auto"/>
            <w:right w:val="none" w:sz="0" w:space="0" w:color="auto"/>
          </w:divBdr>
        </w:div>
        <w:div w:id="1727147082">
          <w:marLeft w:val="480"/>
          <w:marRight w:val="0"/>
          <w:marTop w:val="0"/>
          <w:marBottom w:val="0"/>
          <w:divBdr>
            <w:top w:val="none" w:sz="0" w:space="0" w:color="auto"/>
            <w:left w:val="none" w:sz="0" w:space="0" w:color="auto"/>
            <w:bottom w:val="none" w:sz="0" w:space="0" w:color="auto"/>
            <w:right w:val="none" w:sz="0" w:space="0" w:color="auto"/>
          </w:divBdr>
        </w:div>
        <w:div w:id="360591395">
          <w:marLeft w:val="480"/>
          <w:marRight w:val="0"/>
          <w:marTop w:val="0"/>
          <w:marBottom w:val="0"/>
          <w:divBdr>
            <w:top w:val="none" w:sz="0" w:space="0" w:color="auto"/>
            <w:left w:val="none" w:sz="0" w:space="0" w:color="auto"/>
            <w:bottom w:val="none" w:sz="0" w:space="0" w:color="auto"/>
            <w:right w:val="none" w:sz="0" w:space="0" w:color="auto"/>
          </w:divBdr>
        </w:div>
        <w:div w:id="1457408781">
          <w:marLeft w:val="480"/>
          <w:marRight w:val="0"/>
          <w:marTop w:val="0"/>
          <w:marBottom w:val="0"/>
          <w:divBdr>
            <w:top w:val="none" w:sz="0" w:space="0" w:color="auto"/>
            <w:left w:val="none" w:sz="0" w:space="0" w:color="auto"/>
            <w:bottom w:val="none" w:sz="0" w:space="0" w:color="auto"/>
            <w:right w:val="none" w:sz="0" w:space="0" w:color="auto"/>
          </w:divBdr>
        </w:div>
        <w:div w:id="1503012899">
          <w:marLeft w:val="480"/>
          <w:marRight w:val="0"/>
          <w:marTop w:val="0"/>
          <w:marBottom w:val="0"/>
          <w:divBdr>
            <w:top w:val="none" w:sz="0" w:space="0" w:color="auto"/>
            <w:left w:val="none" w:sz="0" w:space="0" w:color="auto"/>
            <w:bottom w:val="none" w:sz="0" w:space="0" w:color="auto"/>
            <w:right w:val="none" w:sz="0" w:space="0" w:color="auto"/>
          </w:divBdr>
        </w:div>
        <w:div w:id="1689791617">
          <w:marLeft w:val="480"/>
          <w:marRight w:val="0"/>
          <w:marTop w:val="0"/>
          <w:marBottom w:val="0"/>
          <w:divBdr>
            <w:top w:val="none" w:sz="0" w:space="0" w:color="auto"/>
            <w:left w:val="none" w:sz="0" w:space="0" w:color="auto"/>
            <w:bottom w:val="none" w:sz="0" w:space="0" w:color="auto"/>
            <w:right w:val="none" w:sz="0" w:space="0" w:color="auto"/>
          </w:divBdr>
        </w:div>
        <w:div w:id="1870560435">
          <w:marLeft w:val="480"/>
          <w:marRight w:val="0"/>
          <w:marTop w:val="0"/>
          <w:marBottom w:val="0"/>
          <w:divBdr>
            <w:top w:val="none" w:sz="0" w:space="0" w:color="auto"/>
            <w:left w:val="none" w:sz="0" w:space="0" w:color="auto"/>
            <w:bottom w:val="none" w:sz="0" w:space="0" w:color="auto"/>
            <w:right w:val="none" w:sz="0" w:space="0" w:color="auto"/>
          </w:divBdr>
        </w:div>
        <w:div w:id="275261230">
          <w:marLeft w:val="480"/>
          <w:marRight w:val="0"/>
          <w:marTop w:val="0"/>
          <w:marBottom w:val="0"/>
          <w:divBdr>
            <w:top w:val="none" w:sz="0" w:space="0" w:color="auto"/>
            <w:left w:val="none" w:sz="0" w:space="0" w:color="auto"/>
            <w:bottom w:val="none" w:sz="0" w:space="0" w:color="auto"/>
            <w:right w:val="none" w:sz="0" w:space="0" w:color="auto"/>
          </w:divBdr>
        </w:div>
        <w:div w:id="459081788">
          <w:marLeft w:val="480"/>
          <w:marRight w:val="0"/>
          <w:marTop w:val="0"/>
          <w:marBottom w:val="0"/>
          <w:divBdr>
            <w:top w:val="none" w:sz="0" w:space="0" w:color="auto"/>
            <w:left w:val="none" w:sz="0" w:space="0" w:color="auto"/>
            <w:bottom w:val="none" w:sz="0" w:space="0" w:color="auto"/>
            <w:right w:val="none" w:sz="0" w:space="0" w:color="auto"/>
          </w:divBdr>
        </w:div>
        <w:div w:id="29578574">
          <w:marLeft w:val="480"/>
          <w:marRight w:val="0"/>
          <w:marTop w:val="0"/>
          <w:marBottom w:val="0"/>
          <w:divBdr>
            <w:top w:val="none" w:sz="0" w:space="0" w:color="auto"/>
            <w:left w:val="none" w:sz="0" w:space="0" w:color="auto"/>
            <w:bottom w:val="none" w:sz="0" w:space="0" w:color="auto"/>
            <w:right w:val="none" w:sz="0" w:space="0" w:color="auto"/>
          </w:divBdr>
        </w:div>
        <w:div w:id="1044981707">
          <w:marLeft w:val="480"/>
          <w:marRight w:val="0"/>
          <w:marTop w:val="0"/>
          <w:marBottom w:val="0"/>
          <w:divBdr>
            <w:top w:val="none" w:sz="0" w:space="0" w:color="auto"/>
            <w:left w:val="none" w:sz="0" w:space="0" w:color="auto"/>
            <w:bottom w:val="none" w:sz="0" w:space="0" w:color="auto"/>
            <w:right w:val="none" w:sz="0" w:space="0" w:color="auto"/>
          </w:divBdr>
        </w:div>
        <w:div w:id="396169074">
          <w:marLeft w:val="480"/>
          <w:marRight w:val="0"/>
          <w:marTop w:val="0"/>
          <w:marBottom w:val="0"/>
          <w:divBdr>
            <w:top w:val="none" w:sz="0" w:space="0" w:color="auto"/>
            <w:left w:val="none" w:sz="0" w:space="0" w:color="auto"/>
            <w:bottom w:val="none" w:sz="0" w:space="0" w:color="auto"/>
            <w:right w:val="none" w:sz="0" w:space="0" w:color="auto"/>
          </w:divBdr>
        </w:div>
        <w:div w:id="37362540">
          <w:marLeft w:val="480"/>
          <w:marRight w:val="0"/>
          <w:marTop w:val="0"/>
          <w:marBottom w:val="0"/>
          <w:divBdr>
            <w:top w:val="none" w:sz="0" w:space="0" w:color="auto"/>
            <w:left w:val="none" w:sz="0" w:space="0" w:color="auto"/>
            <w:bottom w:val="none" w:sz="0" w:space="0" w:color="auto"/>
            <w:right w:val="none" w:sz="0" w:space="0" w:color="auto"/>
          </w:divBdr>
        </w:div>
        <w:div w:id="359010562">
          <w:marLeft w:val="480"/>
          <w:marRight w:val="0"/>
          <w:marTop w:val="0"/>
          <w:marBottom w:val="0"/>
          <w:divBdr>
            <w:top w:val="none" w:sz="0" w:space="0" w:color="auto"/>
            <w:left w:val="none" w:sz="0" w:space="0" w:color="auto"/>
            <w:bottom w:val="none" w:sz="0" w:space="0" w:color="auto"/>
            <w:right w:val="none" w:sz="0" w:space="0" w:color="auto"/>
          </w:divBdr>
        </w:div>
        <w:div w:id="369569081">
          <w:marLeft w:val="480"/>
          <w:marRight w:val="0"/>
          <w:marTop w:val="0"/>
          <w:marBottom w:val="0"/>
          <w:divBdr>
            <w:top w:val="none" w:sz="0" w:space="0" w:color="auto"/>
            <w:left w:val="none" w:sz="0" w:space="0" w:color="auto"/>
            <w:bottom w:val="none" w:sz="0" w:space="0" w:color="auto"/>
            <w:right w:val="none" w:sz="0" w:space="0" w:color="auto"/>
          </w:divBdr>
        </w:div>
        <w:div w:id="189031651">
          <w:marLeft w:val="480"/>
          <w:marRight w:val="0"/>
          <w:marTop w:val="0"/>
          <w:marBottom w:val="0"/>
          <w:divBdr>
            <w:top w:val="none" w:sz="0" w:space="0" w:color="auto"/>
            <w:left w:val="none" w:sz="0" w:space="0" w:color="auto"/>
            <w:bottom w:val="none" w:sz="0" w:space="0" w:color="auto"/>
            <w:right w:val="none" w:sz="0" w:space="0" w:color="auto"/>
          </w:divBdr>
        </w:div>
        <w:div w:id="1889798193">
          <w:marLeft w:val="480"/>
          <w:marRight w:val="0"/>
          <w:marTop w:val="0"/>
          <w:marBottom w:val="0"/>
          <w:divBdr>
            <w:top w:val="none" w:sz="0" w:space="0" w:color="auto"/>
            <w:left w:val="none" w:sz="0" w:space="0" w:color="auto"/>
            <w:bottom w:val="none" w:sz="0" w:space="0" w:color="auto"/>
            <w:right w:val="none" w:sz="0" w:space="0" w:color="auto"/>
          </w:divBdr>
        </w:div>
        <w:div w:id="1492330458">
          <w:marLeft w:val="480"/>
          <w:marRight w:val="0"/>
          <w:marTop w:val="0"/>
          <w:marBottom w:val="0"/>
          <w:divBdr>
            <w:top w:val="none" w:sz="0" w:space="0" w:color="auto"/>
            <w:left w:val="none" w:sz="0" w:space="0" w:color="auto"/>
            <w:bottom w:val="none" w:sz="0" w:space="0" w:color="auto"/>
            <w:right w:val="none" w:sz="0" w:space="0" w:color="auto"/>
          </w:divBdr>
        </w:div>
        <w:div w:id="1745101220">
          <w:marLeft w:val="480"/>
          <w:marRight w:val="0"/>
          <w:marTop w:val="0"/>
          <w:marBottom w:val="0"/>
          <w:divBdr>
            <w:top w:val="none" w:sz="0" w:space="0" w:color="auto"/>
            <w:left w:val="none" w:sz="0" w:space="0" w:color="auto"/>
            <w:bottom w:val="none" w:sz="0" w:space="0" w:color="auto"/>
            <w:right w:val="none" w:sz="0" w:space="0" w:color="auto"/>
          </w:divBdr>
        </w:div>
        <w:div w:id="551117763">
          <w:marLeft w:val="480"/>
          <w:marRight w:val="0"/>
          <w:marTop w:val="0"/>
          <w:marBottom w:val="0"/>
          <w:divBdr>
            <w:top w:val="none" w:sz="0" w:space="0" w:color="auto"/>
            <w:left w:val="none" w:sz="0" w:space="0" w:color="auto"/>
            <w:bottom w:val="none" w:sz="0" w:space="0" w:color="auto"/>
            <w:right w:val="none" w:sz="0" w:space="0" w:color="auto"/>
          </w:divBdr>
        </w:div>
        <w:div w:id="1736245777">
          <w:marLeft w:val="480"/>
          <w:marRight w:val="0"/>
          <w:marTop w:val="0"/>
          <w:marBottom w:val="0"/>
          <w:divBdr>
            <w:top w:val="none" w:sz="0" w:space="0" w:color="auto"/>
            <w:left w:val="none" w:sz="0" w:space="0" w:color="auto"/>
            <w:bottom w:val="none" w:sz="0" w:space="0" w:color="auto"/>
            <w:right w:val="none" w:sz="0" w:space="0" w:color="auto"/>
          </w:divBdr>
        </w:div>
        <w:div w:id="1273703592">
          <w:marLeft w:val="480"/>
          <w:marRight w:val="0"/>
          <w:marTop w:val="0"/>
          <w:marBottom w:val="0"/>
          <w:divBdr>
            <w:top w:val="none" w:sz="0" w:space="0" w:color="auto"/>
            <w:left w:val="none" w:sz="0" w:space="0" w:color="auto"/>
            <w:bottom w:val="none" w:sz="0" w:space="0" w:color="auto"/>
            <w:right w:val="none" w:sz="0" w:space="0" w:color="auto"/>
          </w:divBdr>
        </w:div>
        <w:div w:id="1265766488">
          <w:marLeft w:val="480"/>
          <w:marRight w:val="0"/>
          <w:marTop w:val="0"/>
          <w:marBottom w:val="0"/>
          <w:divBdr>
            <w:top w:val="none" w:sz="0" w:space="0" w:color="auto"/>
            <w:left w:val="none" w:sz="0" w:space="0" w:color="auto"/>
            <w:bottom w:val="none" w:sz="0" w:space="0" w:color="auto"/>
            <w:right w:val="none" w:sz="0" w:space="0" w:color="auto"/>
          </w:divBdr>
        </w:div>
      </w:divsChild>
    </w:div>
    <w:div w:id="139352918">
      <w:bodyDiv w:val="1"/>
      <w:marLeft w:val="0"/>
      <w:marRight w:val="0"/>
      <w:marTop w:val="0"/>
      <w:marBottom w:val="0"/>
      <w:divBdr>
        <w:top w:val="none" w:sz="0" w:space="0" w:color="auto"/>
        <w:left w:val="none" w:sz="0" w:space="0" w:color="auto"/>
        <w:bottom w:val="none" w:sz="0" w:space="0" w:color="auto"/>
        <w:right w:val="none" w:sz="0" w:space="0" w:color="auto"/>
      </w:divBdr>
      <w:divsChild>
        <w:div w:id="10450173">
          <w:marLeft w:val="480"/>
          <w:marRight w:val="0"/>
          <w:marTop w:val="0"/>
          <w:marBottom w:val="0"/>
          <w:divBdr>
            <w:top w:val="none" w:sz="0" w:space="0" w:color="auto"/>
            <w:left w:val="none" w:sz="0" w:space="0" w:color="auto"/>
            <w:bottom w:val="none" w:sz="0" w:space="0" w:color="auto"/>
            <w:right w:val="none" w:sz="0" w:space="0" w:color="auto"/>
          </w:divBdr>
        </w:div>
        <w:div w:id="13574941">
          <w:marLeft w:val="480"/>
          <w:marRight w:val="0"/>
          <w:marTop w:val="0"/>
          <w:marBottom w:val="0"/>
          <w:divBdr>
            <w:top w:val="none" w:sz="0" w:space="0" w:color="auto"/>
            <w:left w:val="none" w:sz="0" w:space="0" w:color="auto"/>
            <w:bottom w:val="none" w:sz="0" w:space="0" w:color="auto"/>
            <w:right w:val="none" w:sz="0" w:space="0" w:color="auto"/>
          </w:divBdr>
        </w:div>
        <w:div w:id="23867868">
          <w:marLeft w:val="480"/>
          <w:marRight w:val="0"/>
          <w:marTop w:val="0"/>
          <w:marBottom w:val="0"/>
          <w:divBdr>
            <w:top w:val="none" w:sz="0" w:space="0" w:color="auto"/>
            <w:left w:val="none" w:sz="0" w:space="0" w:color="auto"/>
            <w:bottom w:val="none" w:sz="0" w:space="0" w:color="auto"/>
            <w:right w:val="none" w:sz="0" w:space="0" w:color="auto"/>
          </w:divBdr>
        </w:div>
        <w:div w:id="36785394">
          <w:marLeft w:val="480"/>
          <w:marRight w:val="0"/>
          <w:marTop w:val="0"/>
          <w:marBottom w:val="0"/>
          <w:divBdr>
            <w:top w:val="none" w:sz="0" w:space="0" w:color="auto"/>
            <w:left w:val="none" w:sz="0" w:space="0" w:color="auto"/>
            <w:bottom w:val="none" w:sz="0" w:space="0" w:color="auto"/>
            <w:right w:val="none" w:sz="0" w:space="0" w:color="auto"/>
          </w:divBdr>
        </w:div>
        <w:div w:id="49620774">
          <w:marLeft w:val="480"/>
          <w:marRight w:val="0"/>
          <w:marTop w:val="0"/>
          <w:marBottom w:val="0"/>
          <w:divBdr>
            <w:top w:val="none" w:sz="0" w:space="0" w:color="auto"/>
            <w:left w:val="none" w:sz="0" w:space="0" w:color="auto"/>
            <w:bottom w:val="none" w:sz="0" w:space="0" w:color="auto"/>
            <w:right w:val="none" w:sz="0" w:space="0" w:color="auto"/>
          </w:divBdr>
        </w:div>
        <w:div w:id="59719447">
          <w:marLeft w:val="480"/>
          <w:marRight w:val="0"/>
          <w:marTop w:val="0"/>
          <w:marBottom w:val="0"/>
          <w:divBdr>
            <w:top w:val="none" w:sz="0" w:space="0" w:color="auto"/>
            <w:left w:val="none" w:sz="0" w:space="0" w:color="auto"/>
            <w:bottom w:val="none" w:sz="0" w:space="0" w:color="auto"/>
            <w:right w:val="none" w:sz="0" w:space="0" w:color="auto"/>
          </w:divBdr>
        </w:div>
        <w:div w:id="87309577">
          <w:marLeft w:val="480"/>
          <w:marRight w:val="0"/>
          <w:marTop w:val="0"/>
          <w:marBottom w:val="0"/>
          <w:divBdr>
            <w:top w:val="none" w:sz="0" w:space="0" w:color="auto"/>
            <w:left w:val="none" w:sz="0" w:space="0" w:color="auto"/>
            <w:bottom w:val="none" w:sz="0" w:space="0" w:color="auto"/>
            <w:right w:val="none" w:sz="0" w:space="0" w:color="auto"/>
          </w:divBdr>
        </w:div>
        <w:div w:id="142822566">
          <w:marLeft w:val="480"/>
          <w:marRight w:val="0"/>
          <w:marTop w:val="0"/>
          <w:marBottom w:val="0"/>
          <w:divBdr>
            <w:top w:val="none" w:sz="0" w:space="0" w:color="auto"/>
            <w:left w:val="none" w:sz="0" w:space="0" w:color="auto"/>
            <w:bottom w:val="none" w:sz="0" w:space="0" w:color="auto"/>
            <w:right w:val="none" w:sz="0" w:space="0" w:color="auto"/>
          </w:divBdr>
        </w:div>
        <w:div w:id="194542742">
          <w:marLeft w:val="480"/>
          <w:marRight w:val="0"/>
          <w:marTop w:val="0"/>
          <w:marBottom w:val="0"/>
          <w:divBdr>
            <w:top w:val="none" w:sz="0" w:space="0" w:color="auto"/>
            <w:left w:val="none" w:sz="0" w:space="0" w:color="auto"/>
            <w:bottom w:val="none" w:sz="0" w:space="0" w:color="auto"/>
            <w:right w:val="none" w:sz="0" w:space="0" w:color="auto"/>
          </w:divBdr>
        </w:div>
        <w:div w:id="206257562">
          <w:marLeft w:val="480"/>
          <w:marRight w:val="0"/>
          <w:marTop w:val="0"/>
          <w:marBottom w:val="0"/>
          <w:divBdr>
            <w:top w:val="none" w:sz="0" w:space="0" w:color="auto"/>
            <w:left w:val="none" w:sz="0" w:space="0" w:color="auto"/>
            <w:bottom w:val="none" w:sz="0" w:space="0" w:color="auto"/>
            <w:right w:val="none" w:sz="0" w:space="0" w:color="auto"/>
          </w:divBdr>
        </w:div>
        <w:div w:id="254092661">
          <w:marLeft w:val="480"/>
          <w:marRight w:val="0"/>
          <w:marTop w:val="0"/>
          <w:marBottom w:val="0"/>
          <w:divBdr>
            <w:top w:val="none" w:sz="0" w:space="0" w:color="auto"/>
            <w:left w:val="none" w:sz="0" w:space="0" w:color="auto"/>
            <w:bottom w:val="none" w:sz="0" w:space="0" w:color="auto"/>
            <w:right w:val="none" w:sz="0" w:space="0" w:color="auto"/>
          </w:divBdr>
        </w:div>
        <w:div w:id="293289448">
          <w:marLeft w:val="480"/>
          <w:marRight w:val="0"/>
          <w:marTop w:val="0"/>
          <w:marBottom w:val="0"/>
          <w:divBdr>
            <w:top w:val="none" w:sz="0" w:space="0" w:color="auto"/>
            <w:left w:val="none" w:sz="0" w:space="0" w:color="auto"/>
            <w:bottom w:val="none" w:sz="0" w:space="0" w:color="auto"/>
            <w:right w:val="none" w:sz="0" w:space="0" w:color="auto"/>
          </w:divBdr>
        </w:div>
        <w:div w:id="315452647">
          <w:marLeft w:val="480"/>
          <w:marRight w:val="0"/>
          <w:marTop w:val="0"/>
          <w:marBottom w:val="0"/>
          <w:divBdr>
            <w:top w:val="none" w:sz="0" w:space="0" w:color="auto"/>
            <w:left w:val="none" w:sz="0" w:space="0" w:color="auto"/>
            <w:bottom w:val="none" w:sz="0" w:space="0" w:color="auto"/>
            <w:right w:val="none" w:sz="0" w:space="0" w:color="auto"/>
          </w:divBdr>
        </w:div>
        <w:div w:id="352808487">
          <w:marLeft w:val="480"/>
          <w:marRight w:val="0"/>
          <w:marTop w:val="0"/>
          <w:marBottom w:val="0"/>
          <w:divBdr>
            <w:top w:val="none" w:sz="0" w:space="0" w:color="auto"/>
            <w:left w:val="none" w:sz="0" w:space="0" w:color="auto"/>
            <w:bottom w:val="none" w:sz="0" w:space="0" w:color="auto"/>
            <w:right w:val="none" w:sz="0" w:space="0" w:color="auto"/>
          </w:divBdr>
        </w:div>
        <w:div w:id="359748974">
          <w:marLeft w:val="480"/>
          <w:marRight w:val="0"/>
          <w:marTop w:val="0"/>
          <w:marBottom w:val="0"/>
          <w:divBdr>
            <w:top w:val="none" w:sz="0" w:space="0" w:color="auto"/>
            <w:left w:val="none" w:sz="0" w:space="0" w:color="auto"/>
            <w:bottom w:val="none" w:sz="0" w:space="0" w:color="auto"/>
            <w:right w:val="none" w:sz="0" w:space="0" w:color="auto"/>
          </w:divBdr>
        </w:div>
        <w:div w:id="387388384">
          <w:marLeft w:val="480"/>
          <w:marRight w:val="0"/>
          <w:marTop w:val="0"/>
          <w:marBottom w:val="0"/>
          <w:divBdr>
            <w:top w:val="none" w:sz="0" w:space="0" w:color="auto"/>
            <w:left w:val="none" w:sz="0" w:space="0" w:color="auto"/>
            <w:bottom w:val="none" w:sz="0" w:space="0" w:color="auto"/>
            <w:right w:val="none" w:sz="0" w:space="0" w:color="auto"/>
          </w:divBdr>
        </w:div>
        <w:div w:id="454832731">
          <w:marLeft w:val="480"/>
          <w:marRight w:val="0"/>
          <w:marTop w:val="0"/>
          <w:marBottom w:val="0"/>
          <w:divBdr>
            <w:top w:val="none" w:sz="0" w:space="0" w:color="auto"/>
            <w:left w:val="none" w:sz="0" w:space="0" w:color="auto"/>
            <w:bottom w:val="none" w:sz="0" w:space="0" w:color="auto"/>
            <w:right w:val="none" w:sz="0" w:space="0" w:color="auto"/>
          </w:divBdr>
        </w:div>
        <w:div w:id="490489460">
          <w:marLeft w:val="480"/>
          <w:marRight w:val="0"/>
          <w:marTop w:val="0"/>
          <w:marBottom w:val="0"/>
          <w:divBdr>
            <w:top w:val="none" w:sz="0" w:space="0" w:color="auto"/>
            <w:left w:val="none" w:sz="0" w:space="0" w:color="auto"/>
            <w:bottom w:val="none" w:sz="0" w:space="0" w:color="auto"/>
            <w:right w:val="none" w:sz="0" w:space="0" w:color="auto"/>
          </w:divBdr>
        </w:div>
        <w:div w:id="494423373">
          <w:marLeft w:val="480"/>
          <w:marRight w:val="0"/>
          <w:marTop w:val="0"/>
          <w:marBottom w:val="0"/>
          <w:divBdr>
            <w:top w:val="none" w:sz="0" w:space="0" w:color="auto"/>
            <w:left w:val="none" w:sz="0" w:space="0" w:color="auto"/>
            <w:bottom w:val="none" w:sz="0" w:space="0" w:color="auto"/>
            <w:right w:val="none" w:sz="0" w:space="0" w:color="auto"/>
          </w:divBdr>
        </w:div>
        <w:div w:id="505747085">
          <w:marLeft w:val="480"/>
          <w:marRight w:val="0"/>
          <w:marTop w:val="0"/>
          <w:marBottom w:val="0"/>
          <w:divBdr>
            <w:top w:val="none" w:sz="0" w:space="0" w:color="auto"/>
            <w:left w:val="none" w:sz="0" w:space="0" w:color="auto"/>
            <w:bottom w:val="none" w:sz="0" w:space="0" w:color="auto"/>
            <w:right w:val="none" w:sz="0" w:space="0" w:color="auto"/>
          </w:divBdr>
        </w:div>
        <w:div w:id="523137437">
          <w:marLeft w:val="480"/>
          <w:marRight w:val="0"/>
          <w:marTop w:val="0"/>
          <w:marBottom w:val="0"/>
          <w:divBdr>
            <w:top w:val="none" w:sz="0" w:space="0" w:color="auto"/>
            <w:left w:val="none" w:sz="0" w:space="0" w:color="auto"/>
            <w:bottom w:val="none" w:sz="0" w:space="0" w:color="auto"/>
            <w:right w:val="none" w:sz="0" w:space="0" w:color="auto"/>
          </w:divBdr>
        </w:div>
        <w:div w:id="552155421">
          <w:marLeft w:val="480"/>
          <w:marRight w:val="0"/>
          <w:marTop w:val="0"/>
          <w:marBottom w:val="0"/>
          <w:divBdr>
            <w:top w:val="none" w:sz="0" w:space="0" w:color="auto"/>
            <w:left w:val="none" w:sz="0" w:space="0" w:color="auto"/>
            <w:bottom w:val="none" w:sz="0" w:space="0" w:color="auto"/>
            <w:right w:val="none" w:sz="0" w:space="0" w:color="auto"/>
          </w:divBdr>
        </w:div>
        <w:div w:id="609821164">
          <w:marLeft w:val="480"/>
          <w:marRight w:val="0"/>
          <w:marTop w:val="0"/>
          <w:marBottom w:val="0"/>
          <w:divBdr>
            <w:top w:val="none" w:sz="0" w:space="0" w:color="auto"/>
            <w:left w:val="none" w:sz="0" w:space="0" w:color="auto"/>
            <w:bottom w:val="none" w:sz="0" w:space="0" w:color="auto"/>
            <w:right w:val="none" w:sz="0" w:space="0" w:color="auto"/>
          </w:divBdr>
        </w:div>
        <w:div w:id="681979663">
          <w:marLeft w:val="480"/>
          <w:marRight w:val="0"/>
          <w:marTop w:val="0"/>
          <w:marBottom w:val="0"/>
          <w:divBdr>
            <w:top w:val="none" w:sz="0" w:space="0" w:color="auto"/>
            <w:left w:val="none" w:sz="0" w:space="0" w:color="auto"/>
            <w:bottom w:val="none" w:sz="0" w:space="0" w:color="auto"/>
            <w:right w:val="none" w:sz="0" w:space="0" w:color="auto"/>
          </w:divBdr>
        </w:div>
        <w:div w:id="714351101">
          <w:marLeft w:val="480"/>
          <w:marRight w:val="0"/>
          <w:marTop w:val="0"/>
          <w:marBottom w:val="0"/>
          <w:divBdr>
            <w:top w:val="none" w:sz="0" w:space="0" w:color="auto"/>
            <w:left w:val="none" w:sz="0" w:space="0" w:color="auto"/>
            <w:bottom w:val="none" w:sz="0" w:space="0" w:color="auto"/>
            <w:right w:val="none" w:sz="0" w:space="0" w:color="auto"/>
          </w:divBdr>
        </w:div>
        <w:div w:id="739451321">
          <w:marLeft w:val="480"/>
          <w:marRight w:val="0"/>
          <w:marTop w:val="0"/>
          <w:marBottom w:val="0"/>
          <w:divBdr>
            <w:top w:val="none" w:sz="0" w:space="0" w:color="auto"/>
            <w:left w:val="none" w:sz="0" w:space="0" w:color="auto"/>
            <w:bottom w:val="none" w:sz="0" w:space="0" w:color="auto"/>
            <w:right w:val="none" w:sz="0" w:space="0" w:color="auto"/>
          </w:divBdr>
        </w:div>
        <w:div w:id="850922020">
          <w:marLeft w:val="480"/>
          <w:marRight w:val="0"/>
          <w:marTop w:val="0"/>
          <w:marBottom w:val="0"/>
          <w:divBdr>
            <w:top w:val="none" w:sz="0" w:space="0" w:color="auto"/>
            <w:left w:val="none" w:sz="0" w:space="0" w:color="auto"/>
            <w:bottom w:val="none" w:sz="0" w:space="0" w:color="auto"/>
            <w:right w:val="none" w:sz="0" w:space="0" w:color="auto"/>
          </w:divBdr>
        </w:div>
        <w:div w:id="940801877">
          <w:marLeft w:val="480"/>
          <w:marRight w:val="0"/>
          <w:marTop w:val="0"/>
          <w:marBottom w:val="0"/>
          <w:divBdr>
            <w:top w:val="none" w:sz="0" w:space="0" w:color="auto"/>
            <w:left w:val="none" w:sz="0" w:space="0" w:color="auto"/>
            <w:bottom w:val="none" w:sz="0" w:space="0" w:color="auto"/>
            <w:right w:val="none" w:sz="0" w:space="0" w:color="auto"/>
          </w:divBdr>
        </w:div>
        <w:div w:id="968168740">
          <w:marLeft w:val="480"/>
          <w:marRight w:val="0"/>
          <w:marTop w:val="0"/>
          <w:marBottom w:val="0"/>
          <w:divBdr>
            <w:top w:val="none" w:sz="0" w:space="0" w:color="auto"/>
            <w:left w:val="none" w:sz="0" w:space="0" w:color="auto"/>
            <w:bottom w:val="none" w:sz="0" w:space="0" w:color="auto"/>
            <w:right w:val="none" w:sz="0" w:space="0" w:color="auto"/>
          </w:divBdr>
        </w:div>
        <w:div w:id="988553538">
          <w:marLeft w:val="480"/>
          <w:marRight w:val="0"/>
          <w:marTop w:val="0"/>
          <w:marBottom w:val="0"/>
          <w:divBdr>
            <w:top w:val="none" w:sz="0" w:space="0" w:color="auto"/>
            <w:left w:val="none" w:sz="0" w:space="0" w:color="auto"/>
            <w:bottom w:val="none" w:sz="0" w:space="0" w:color="auto"/>
            <w:right w:val="none" w:sz="0" w:space="0" w:color="auto"/>
          </w:divBdr>
        </w:div>
        <w:div w:id="1003121873">
          <w:marLeft w:val="480"/>
          <w:marRight w:val="0"/>
          <w:marTop w:val="0"/>
          <w:marBottom w:val="0"/>
          <w:divBdr>
            <w:top w:val="none" w:sz="0" w:space="0" w:color="auto"/>
            <w:left w:val="none" w:sz="0" w:space="0" w:color="auto"/>
            <w:bottom w:val="none" w:sz="0" w:space="0" w:color="auto"/>
            <w:right w:val="none" w:sz="0" w:space="0" w:color="auto"/>
          </w:divBdr>
        </w:div>
        <w:div w:id="1066297608">
          <w:marLeft w:val="480"/>
          <w:marRight w:val="0"/>
          <w:marTop w:val="0"/>
          <w:marBottom w:val="0"/>
          <w:divBdr>
            <w:top w:val="none" w:sz="0" w:space="0" w:color="auto"/>
            <w:left w:val="none" w:sz="0" w:space="0" w:color="auto"/>
            <w:bottom w:val="none" w:sz="0" w:space="0" w:color="auto"/>
            <w:right w:val="none" w:sz="0" w:space="0" w:color="auto"/>
          </w:divBdr>
        </w:div>
        <w:div w:id="1203634639">
          <w:marLeft w:val="480"/>
          <w:marRight w:val="0"/>
          <w:marTop w:val="0"/>
          <w:marBottom w:val="0"/>
          <w:divBdr>
            <w:top w:val="none" w:sz="0" w:space="0" w:color="auto"/>
            <w:left w:val="none" w:sz="0" w:space="0" w:color="auto"/>
            <w:bottom w:val="none" w:sz="0" w:space="0" w:color="auto"/>
            <w:right w:val="none" w:sz="0" w:space="0" w:color="auto"/>
          </w:divBdr>
        </w:div>
        <w:div w:id="1242521092">
          <w:marLeft w:val="480"/>
          <w:marRight w:val="0"/>
          <w:marTop w:val="0"/>
          <w:marBottom w:val="0"/>
          <w:divBdr>
            <w:top w:val="none" w:sz="0" w:space="0" w:color="auto"/>
            <w:left w:val="none" w:sz="0" w:space="0" w:color="auto"/>
            <w:bottom w:val="none" w:sz="0" w:space="0" w:color="auto"/>
            <w:right w:val="none" w:sz="0" w:space="0" w:color="auto"/>
          </w:divBdr>
        </w:div>
        <w:div w:id="1257203555">
          <w:marLeft w:val="480"/>
          <w:marRight w:val="0"/>
          <w:marTop w:val="0"/>
          <w:marBottom w:val="0"/>
          <w:divBdr>
            <w:top w:val="none" w:sz="0" w:space="0" w:color="auto"/>
            <w:left w:val="none" w:sz="0" w:space="0" w:color="auto"/>
            <w:bottom w:val="none" w:sz="0" w:space="0" w:color="auto"/>
            <w:right w:val="none" w:sz="0" w:space="0" w:color="auto"/>
          </w:divBdr>
        </w:div>
        <w:div w:id="1272128930">
          <w:marLeft w:val="480"/>
          <w:marRight w:val="0"/>
          <w:marTop w:val="0"/>
          <w:marBottom w:val="0"/>
          <w:divBdr>
            <w:top w:val="none" w:sz="0" w:space="0" w:color="auto"/>
            <w:left w:val="none" w:sz="0" w:space="0" w:color="auto"/>
            <w:bottom w:val="none" w:sz="0" w:space="0" w:color="auto"/>
            <w:right w:val="none" w:sz="0" w:space="0" w:color="auto"/>
          </w:divBdr>
        </w:div>
        <w:div w:id="1320580084">
          <w:marLeft w:val="480"/>
          <w:marRight w:val="0"/>
          <w:marTop w:val="0"/>
          <w:marBottom w:val="0"/>
          <w:divBdr>
            <w:top w:val="none" w:sz="0" w:space="0" w:color="auto"/>
            <w:left w:val="none" w:sz="0" w:space="0" w:color="auto"/>
            <w:bottom w:val="none" w:sz="0" w:space="0" w:color="auto"/>
            <w:right w:val="none" w:sz="0" w:space="0" w:color="auto"/>
          </w:divBdr>
        </w:div>
        <w:div w:id="1487236278">
          <w:marLeft w:val="480"/>
          <w:marRight w:val="0"/>
          <w:marTop w:val="0"/>
          <w:marBottom w:val="0"/>
          <w:divBdr>
            <w:top w:val="none" w:sz="0" w:space="0" w:color="auto"/>
            <w:left w:val="none" w:sz="0" w:space="0" w:color="auto"/>
            <w:bottom w:val="none" w:sz="0" w:space="0" w:color="auto"/>
            <w:right w:val="none" w:sz="0" w:space="0" w:color="auto"/>
          </w:divBdr>
        </w:div>
        <w:div w:id="1523477701">
          <w:marLeft w:val="480"/>
          <w:marRight w:val="0"/>
          <w:marTop w:val="0"/>
          <w:marBottom w:val="0"/>
          <w:divBdr>
            <w:top w:val="none" w:sz="0" w:space="0" w:color="auto"/>
            <w:left w:val="none" w:sz="0" w:space="0" w:color="auto"/>
            <w:bottom w:val="none" w:sz="0" w:space="0" w:color="auto"/>
            <w:right w:val="none" w:sz="0" w:space="0" w:color="auto"/>
          </w:divBdr>
        </w:div>
        <w:div w:id="1571693719">
          <w:marLeft w:val="480"/>
          <w:marRight w:val="0"/>
          <w:marTop w:val="0"/>
          <w:marBottom w:val="0"/>
          <w:divBdr>
            <w:top w:val="none" w:sz="0" w:space="0" w:color="auto"/>
            <w:left w:val="none" w:sz="0" w:space="0" w:color="auto"/>
            <w:bottom w:val="none" w:sz="0" w:space="0" w:color="auto"/>
            <w:right w:val="none" w:sz="0" w:space="0" w:color="auto"/>
          </w:divBdr>
        </w:div>
        <w:div w:id="1589339150">
          <w:marLeft w:val="480"/>
          <w:marRight w:val="0"/>
          <w:marTop w:val="0"/>
          <w:marBottom w:val="0"/>
          <w:divBdr>
            <w:top w:val="none" w:sz="0" w:space="0" w:color="auto"/>
            <w:left w:val="none" w:sz="0" w:space="0" w:color="auto"/>
            <w:bottom w:val="none" w:sz="0" w:space="0" w:color="auto"/>
            <w:right w:val="none" w:sz="0" w:space="0" w:color="auto"/>
          </w:divBdr>
        </w:div>
        <w:div w:id="1589994587">
          <w:marLeft w:val="480"/>
          <w:marRight w:val="0"/>
          <w:marTop w:val="0"/>
          <w:marBottom w:val="0"/>
          <w:divBdr>
            <w:top w:val="none" w:sz="0" w:space="0" w:color="auto"/>
            <w:left w:val="none" w:sz="0" w:space="0" w:color="auto"/>
            <w:bottom w:val="none" w:sz="0" w:space="0" w:color="auto"/>
            <w:right w:val="none" w:sz="0" w:space="0" w:color="auto"/>
          </w:divBdr>
        </w:div>
        <w:div w:id="1598783471">
          <w:marLeft w:val="480"/>
          <w:marRight w:val="0"/>
          <w:marTop w:val="0"/>
          <w:marBottom w:val="0"/>
          <w:divBdr>
            <w:top w:val="none" w:sz="0" w:space="0" w:color="auto"/>
            <w:left w:val="none" w:sz="0" w:space="0" w:color="auto"/>
            <w:bottom w:val="none" w:sz="0" w:space="0" w:color="auto"/>
            <w:right w:val="none" w:sz="0" w:space="0" w:color="auto"/>
          </w:divBdr>
        </w:div>
        <w:div w:id="1685785481">
          <w:marLeft w:val="480"/>
          <w:marRight w:val="0"/>
          <w:marTop w:val="0"/>
          <w:marBottom w:val="0"/>
          <w:divBdr>
            <w:top w:val="none" w:sz="0" w:space="0" w:color="auto"/>
            <w:left w:val="none" w:sz="0" w:space="0" w:color="auto"/>
            <w:bottom w:val="none" w:sz="0" w:space="0" w:color="auto"/>
            <w:right w:val="none" w:sz="0" w:space="0" w:color="auto"/>
          </w:divBdr>
        </w:div>
        <w:div w:id="1717702584">
          <w:marLeft w:val="480"/>
          <w:marRight w:val="0"/>
          <w:marTop w:val="0"/>
          <w:marBottom w:val="0"/>
          <w:divBdr>
            <w:top w:val="none" w:sz="0" w:space="0" w:color="auto"/>
            <w:left w:val="none" w:sz="0" w:space="0" w:color="auto"/>
            <w:bottom w:val="none" w:sz="0" w:space="0" w:color="auto"/>
            <w:right w:val="none" w:sz="0" w:space="0" w:color="auto"/>
          </w:divBdr>
        </w:div>
        <w:div w:id="1805541318">
          <w:marLeft w:val="480"/>
          <w:marRight w:val="0"/>
          <w:marTop w:val="0"/>
          <w:marBottom w:val="0"/>
          <w:divBdr>
            <w:top w:val="none" w:sz="0" w:space="0" w:color="auto"/>
            <w:left w:val="none" w:sz="0" w:space="0" w:color="auto"/>
            <w:bottom w:val="none" w:sz="0" w:space="0" w:color="auto"/>
            <w:right w:val="none" w:sz="0" w:space="0" w:color="auto"/>
          </w:divBdr>
        </w:div>
        <w:div w:id="1882936472">
          <w:marLeft w:val="480"/>
          <w:marRight w:val="0"/>
          <w:marTop w:val="0"/>
          <w:marBottom w:val="0"/>
          <w:divBdr>
            <w:top w:val="none" w:sz="0" w:space="0" w:color="auto"/>
            <w:left w:val="none" w:sz="0" w:space="0" w:color="auto"/>
            <w:bottom w:val="none" w:sz="0" w:space="0" w:color="auto"/>
            <w:right w:val="none" w:sz="0" w:space="0" w:color="auto"/>
          </w:divBdr>
        </w:div>
        <w:div w:id="1896354668">
          <w:marLeft w:val="480"/>
          <w:marRight w:val="0"/>
          <w:marTop w:val="0"/>
          <w:marBottom w:val="0"/>
          <w:divBdr>
            <w:top w:val="none" w:sz="0" w:space="0" w:color="auto"/>
            <w:left w:val="none" w:sz="0" w:space="0" w:color="auto"/>
            <w:bottom w:val="none" w:sz="0" w:space="0" w:color="auto"/>
            <w:right w:val="none" w:sz="0" w:space="0" w:color="auto"/>
          </w:divBdr>
        </w:div>
        <w:div w:id="1904174897">
          <w:marLeft w:val="480"/>
          <w:marRight w:val="0"/>
          <w:marTop w:val="0"/>
          <w:marBottom w:val="0"/>
          <w:divBdr>
            <w:top w:val="none" w:sz="0" w:space="0" w:color="auto"/>
            <w:left w:val="none" w:sz="0" w:space="0" w:color="auto"/>
            <w:bottom w:val="none" w:sz="0" w:space="0" w:color="auto"/>
            <w:right w:val="none" w:sz="0" w:space="0" w:color="auto"/>
          </w:divBdr>
        </w:div>
        <w:div w:id="1938630432">
          <w:marLeft w:val="480"/>
          <w:marRight w:val="0"/>
          <w:marTop w:val="0"/>
          <w:marBottom w:val="0"/>
          <w:divBdr>
            <w:top w:val="none" w:sz="0" w:space="0" w:color="auto"/>
            <w:left w:val="none" w:sz="0" w:space="0" w:color="auto"/>
            <w:bottom w:val="none" w:sz="0" w:space="0" w:color="auto"/>
            <w:right w:val="none" w:sz="0" w:space="0" w:color="auto"/>
          </w:divBdr>
        </w:div>
        <w:div w:id="1949266374">
          <w:marLeft w:val="480"/>
          <w:marRight w:val="0"/>
          <w:marTop w:val="0"/>
          <w:marBottom w:val="0"/>
          <w:divBdr>
            <w:top w:val="none" w:sz="0" w:space="0" w:color="auto"/>
            <w:left w:val="none" w:sz="0" w:space="0" w:color="auto"/>
            <w:bottom w:val="none" w:sz="0" w:space="0" w:color="auto"/>
            <w:right w:val="none" w:sz="0" w:space="0" w:color="auto"/>
          </w:divBdr>
        </w:div>
        <w:div w:id="1963612313">
          <w:marLeft w:val="480"/>
          <w:marRight w:val="0"/>
          <w:marTop w:val="0"/>
          <w:marBottom w:val="0"/>
          <w:divBdr>
            <w:top w:val="none" w:sz="0" w:space="0" w:color="auto"/>
            <w:left w:val="none" w:sz="0" w:space="0" w:color="auto"/>
            <w:bottom w:val="none" w:sz="0" w:space="0" w:color="auto"/>
            <w:right w:val="none" w:sz="0" w:space="0" w:color="auto"/>
          </w:divBdr>
        </w:div>
        <w:div w:id="1996716223">
          <w:marLeft w:val="480"/>
          <w:marRight w:val="0"/>
          <w:marTop w:val="0"/>
          <w:marBottom w:val="0"/>
          <w:divBdr>
            <w:top w:val="none" w:sz="0" w:space="0" w:color="auto"/>
            <w:left w:val="none" w:sz="0" w:space="0" w:color="auto"/>
            <w:bottom w:val="none" w:sz="0" w:space="0" w:color="auto"/>
            <w:right w:val="none" w:sz="0" w:space="0" w:color="auto"/>
          </w:divBdr>
        </w:div>
        <w:div w:id="2024281488">
          <w:marLeft w:val="480"/>
          <w:marRight w:val="0"/>
          <w:marTop w:val="0"/>
          <w:marBottom w:val="0"/>
          <w:divBdr>
            <w:top w:val="none" w:sz="0" w:space="0" w:color="auto"/>
            <w:left w:val="none" w:sz="0" w:space="0" w:color="auto"/>
            <w:bottom w:val="none" w:sz="0" w:space="0" w:color="auto"/>
            <w:right w:val="none" w:sz="0" w:space="0" w:color="auto"/>
          </w:divBdr>
        </w:div>
        <w:div w:id="2030836122">
          <w:marLeft w:val="480"/>
          <w:marRight w:val="0"/>
          <w:marTop w:val="0"/>
          <w:marBottom w:val="0"/>
          <w:divBdr>
            <w:top w:val="none" w:sz="0" w:space="0" w:color="auto"/>
            <w:left w:val="none" w:sz="0" w:space="0" w:color="auto"/>
            <w:bottom w:val="none" w:sz="0" w:space="0" w:color="auto"/>
            <w:right w:val="none" w:sz="0" w:space="0" w:color="auto"/>
          </w:divBdr>
        </w:div>
        <w:div w:id="2080207910">
          <w:marLeft w:val="480"/>
          <w:marRight w:val="0"/>
          <w:marTop w:val="0"/>
          <w:marBottom w:val="0"/>
          <w:divBdr>
            <w:top w:val="none" w:sz="0" w:space="0" w:color="auto"/>
            <w:left w:val="none" w:sz="0" w:space="0" w:color="auto"/>
            <w:bottom w:val="none" w:sz="0" w:space="0" w:color="auto"/>
            <w:right w:val="none" w:sz="0" w:space="0" w:color="auto"/>
          </w:divBdr>
        </w:div>
        <w:div w:id="2093433332">
          <w:marLeft w:val="480"/>
          <w:marRight w:val="0"/>
          <w:marTop w:val="0"/>
          <w:marBottom w:val="0"/>
          <w:divBdr>
            <w:top w:val="none" w:sz="0" w:space="0" w:color="auto"/>
            <w:left w:val="none" w:sz="0" w:space="0" w:color="auto"/>
            <w:bottom w:val="none" w:sz="0" w:space="0" w:color="auto"/>
            <w:right w:val="none" w:sz="0" w:space="0" w:color="auto"/>
          </w:divBdr>
        </w:div>
      </w:divsChild>
    </w:div>
    <w:div w:id="140465665">
      <w:bodyDiv w:val="1"/>
      <w:marLeft w:val="0"/>
      <w:marRight w:val="0"/>
      <w:marTop w:val="0"/>
      <w:marBottom w:val="0"/>
      <w:divBdr>
        <w:top w:val="none" w:sz="0" w:space="0" w:color="auto"/>
        <w:left w:val="none" w:sz="0" w:space="0" w:color="auto"/>
        <w:bottom w:val="none" w:sz="0" w:space="0" w:color="auto"/>
        <w:right w:val="none" w:sz="0" w:space="0" w:color="auto"/>
      </w:divBdr>
      <w:divsChild>
        <w:div w:id="17514332">
          <w:marLeft w:val="480"/>
          <w:marRight w:val="0"/>
          <w:marTop w:val="0"/>
          <w:marBottom w:val="0"/>
          <w:divBdr>
            <w:top w:val="none" w:sz="0" w:space="0" w:color="auto"/>
            <w:left w:val="none" w:sz="0" w:space="0" w:color="auto"/>
            <w:bottom w:val="none" w:sz="0" w:space="0" w:color="auto"/>
            <w:right w:val="none" w:sz="0" w:space="0" w:color="auto"/>
          </w:divBdr>
        </w:div>
        <w:div w:id="90588502">
          <w:marLeft w:val="480"/>
          <w:marRight w:val="0"/>
          <w:marTop w:val="0"/>
          <w:marBottom w:val="0"/>
          <w:divBdr>
            <w:top w:val="none" w:sz="0" w:space="0" w:color="auto"/>
            <w:left w:val="none" w:sz="0" w:space="0" w:color="auto"/>
            <w:bottom w:val="none" w:sz="0" w:space="0" w:color="auto"/>
            <w:right w:val="none" w:sz="0" w:space="0" w:color="auto"/>
          </w:divBdr>
        </w:div>
        <w:div w:id="123741166">
          <w:marLeft w:val="480"/>
          <w:marRight w:val="0"/>
          <w:marTop w:val="0"/>
          <w:marBottom w:val="0"/>
          <w:divBdr>
            <w:top w:val="none" w:sz="0" w:space="0" w:color="auto"/>
            <w:left w:val="none" w:sz="0" w:space="0" w:color="auto"/>
            <w:bottom w:val="none" w:sz="0" w:space="0" w:color="auto"/>
            <w:right w:val="none" w:sz="0" w:space="0" w:color="auto"/>
          </w:divBdr>
        </w:div>
        <w:div w:id="191382117">
          <w:marLeft w:val="480"/>
          <w:marRight w:val="0"/>
          <w:marTop w:val="0"/>
          <w:marBottom w:val="0"/>
          <w:divBdr>
            <w:top w:val="none" w:sz="0" w:space="0" w:color="auto"/>
            <w:left w:val="none" w:sz="0" w:space="0" w:color="auto"/>
            <w:bottom w:val="none" w:sz="0" w:space="0" w:color="auto"/>
            <w:right w:val="none" w:sz="0" w:space="0" w:color="auto"/>
          </w:divBdr>
        </w:div>
        <w:div w:id="215238443">
          <w:marLeft w:val="480"/>
          <w:marRight w:val="0"/>
          <w:marTop w:val="0"/>
          <w:marBottom w:val="0"/>
          <w:divBdr>
            <w:top w:val="none" w:sz="0" w:space="0" w:color="auto"/>
            <w:left w:val="none" w:sz="0" w:space="0" w:color="auto"/>
            <w:bottom w:val="none" w:sz="0" w:space="0" w:color="auto"/>
            <w:right w:val="none" w:sz="0" w:space="0" w:color="auto"/>
          </w:divBdr>
        </w:div>
        <w:div w:id="288822603">
          <w:marLeft w:val="480"/>
          <w:marRight w:val="0"/>
          <w:marTop w:val="0"/>
          <w:marBottom w:val="0"/>
          <w:divBdr>
            <w:top w:val="none" w:sz="0" w:space="0" w:color="auto"/>
            <w:left w:val="none" w:sz="0" w:space="0" w:color="auto"/>
            <w:bottom w:val="none" w:sz="0" w:space="0" w:color="auto"/>
            <w:right w:val="none" w:sz="0" w:space="0" w:color="auto"/>
          </w:divBdr>
        </w:div>
        <w:div w:id="293410573">
          <w:marLeft w:val="480"/>
          <w:marRight w:val="0"/>
          <w:marTop w:val="0"/>
          <w:marBottom w:val="0"/>
          <w:divBdr>
            <w:top w:val="none" w:sz="0" w:space="0" w:color="auto"/>
            <w:left w:val="none" w:sz="0" w:space="0" w:color="auto"/>
            <w:bottom w:val="none" w:sz="0" w:space="0" w:color="auto"/>
            <w:right w:val="none" w:sz="0" w:space="0" w:color="auto"/>
          </w:divBdr>
        </w:div>
        <w:div w:id="347100581">
          <w:marLeft w:val="480"/>
          <w:marRight w:val="0"/>
          <w:marTop w:val="0"/>
          <w:marBottom w:val="0"/>
          <w:divBdr>
            <w:top w:val="none" w:sz="0" w:space="0" w:color="auto"/>
            <w:left w:val="none" w:sz="0" w:space="0" w:color="auto"/>
            <w:bottom w:val="none" w:sz="0" w:space="0" w:color="auto"/>
            <w:right w:val="none" w:sz="0" w:space="0" w:color="auto"/>
          </w:divBdr>
        </w:div>
        <w:div w:id="350226195">
          <w:marLeft w:val="480"/>
          <w:marRight w:val="0"/>
          <w:marTop w:val="0"/>
          <w:marBottom w:val="0"/>
          <w:divBdr>
            <w:top w:val="none" w:sz="0" w:space="0" w:color="auto"/>
            <w:left w:val="none" w:sz="0" w:space="0" w:color="auto"/>
            <w:bottom w:val="none" w:sz="0" w:space="0" w:color="auto"/>
            <w:right w:val="none" w:sz="0" w:space="0" w:color="auto"/>
          </w:divBdr>
        </w:div>
        <w:div w:id="436946940">
          <w:marLeft w:val="480"/>
          <w:marRight w:val="0"/>
          <w:marTop w:val="0"/>
          <w:marBottom w:val="0"/>
          <w:divBdr>
            <w:top w:val="none" w:sz="0" w:space="0" w:color="auto"/>
            <w:left w:val="none" w:sz="0" w:space="0" w:color="auto"/>
            <w:bottom w:val="none" w:sz="0" w:space="0" w:color="auto"/>
            <w:right w:val="none" w:sz="0" w:space="0" w:color="auto"/>
          </w:divBdr>
        </w:div>
        <w:div w:id="444155335">
          <w:marLeft w:val="480"/>
          <w:marRight w:val="0"/>
          <w:marTop w:val="0"/>
          <w:marBottom w:val="0"/>
          <w:divBdr>
            <w:top w:val="none" w:sz="0" w:space="0" w:color="auto"/>
            <w:left w:val="none" w:sz="0" w:space="0" w:color="auto"/>
            <w:bottom w:val="none" w:sz="0" w:space="0" w:color="auto"/>
            <w:right w:val="none" w:sz="0" w:space="0" w:color="auto"/>
          </w:divBdr>
        </w:div>
        <w:div w:id="468715589">
          <w:marLeft w:val="480"/>
          <w:marRight w:val="0"/>
          <w:marTop w:val="0"/>
          <w:marBottom w:val="0"/>
          <w:divBdr>
            <w:top w:val="none" w:sz="0" w:space="0" w:color="auto"/>
            <w:left w:val="none" w:sz="0" w:space="0" w:color="auto"/>
            <w:bottom w:val="none" w:sz="0" w:space="0" w:color="auto"/>
            <w:right w:val="none" w:sz="0" w:space="0" w:color="auto"/>
          </w:divBdr>
        </w:div>
        <w:div w:id="504588389">
          <w:marLeft w:val="480"/>
          <w:marRight w:val="0"/>
          <w:marTop w:val="0"/>
          <w:marBottom w:val="0"/>
          <w:divBdr>
            <w:top w:val="none" w:sz="0" w:space="0" w:color="auto"/>
            <w:left w:val="none" w:sz="0" w:space="0" w:color="auto"/>
            <w:bottom w:val="none" w:sz="0" w:space="0" w:color="auto"/>
            <w:right w:val="none" w:sz="0" w:space="0" w:color="auto"/>
          </w:divBdr>
        </w:div>
        <w:div w:id="513762313">
          <w:marLeft w:val="480"/>
          <w:marRight w:val="0"/>
          <w:marTop w:val="0"/>
          <w:marBottom w:val="0"/>
          <w:divBdr>
            <w:top w:val="none" w:sz="0" w:space="0" w:color="auto"/>
            <w:left w:val="none" w:sz="0" w:space="0" w:color="auto"/>
            <w:bottom w:val="none" w:sz="0" w:space="0" w:color="auto"/>
            <w:right w:val="none" w:sz="0" w:space="0" w:color="auto"/>
          </w:divBdr>
        </w:div>
        <w:div w:id="574054716">
          <w:marLeft w:val="480"/>
          <w:marRight w:val="0"/>
          <w:marTop w:val="0"/>
          <w:marBottom w:val="0"/>
          <w:divBdr>
            <w:top w:val="none" w:sz="0" w:space="0" w:color="auto"/>
            <w:left w:val="none" w:sz="0" w:space="0" w:color="auto"/>
            <w:bottom w:val="none" w:sz="0" w:space="0" w:color="auto"/>
            <w:right w:val="none" w:sz="0" w:space="0" w:color="auto"/>
          </w:divBdr>
        </w:div>
        <w:div w:id="579797828">
          <w:marLeft w:val="480"/>
          <w:marRight w:val="0"/>
          <w:marTop w:val="0"/>
          <w:marBottom w:val="0"/>
          <w:divBdr>
            <w:top w:val="none" w:sz="0" w:space="0" w:color="auto"/>
            <w:left w:val="none" w:sz="0" w:space="0" w:color="auto"/>
            <w:bottom w:val="none" w:sz="0" w:space="0" w:color="auto"/>
            <w:right w:val="none" w:sz="0" w:space="0" w:color="auto"/>
          </w:divBdr>
        </w:div>
        <w:div w:id="644819834">
          <w:marLeft w:val="480"/>
          <w:marRight w:val="0"/>
          <w:marTop w:val="0"/>
          <w:marBottom w:val="0"/>
          <w:divBdr>
            <w:top w:val="none" w:sz="0" w:space="0" w:color="auto"/>
            <w:left w:val="none" w:sz="0" w:space="0" w:color="auto"/>
            <w:bottom w:val="none" w:sz="0" w:space="0" w:color="auto"/>
            <w:right w:val="none" w:sz="0" w:space="0" w:color="auto"/>
          </w:divBdr>
        </w:div>
        <w:div w:id="648440599">
          <w:marLeft w:val="480"/>
          <w:marRight w:val="0"/>
          <w:marTop w:val="0"/>
          <w:marBottom w:val="0"/>
          <w:divBdr>
            <w:top w:val="none" w:sz="0" w:space="0" w:color="auto"/>
            <w:left w:val="none" w:sz="0" w:space="0" w:color="auto"/>
            <w:bottom w:val="none" w:sz="0" w:space="0" w:color="auto"/>
            <w:right w:val="none" w:sz="0" w:space="0" w:color="auto"/>
          </w:divBdr>
        </w:div>
        <w:div w:id="648559696">
          <w:marLeft w:val="480"/>
          <w:marRight w:val="0"/>
          <w:marTop w:val="0"/>
          <w:marBottom w:val="0"/>
          <w:divBdr>
            <w:top w:val="none" w:sz="0" w:space="0" w:color="auto"/>
            <w:left w:val="none" w:sz="0" w:space="0" w:color="auto"/>
            <w:bottom w:val="none" w:sz="0" w:space="0" w:color="auto"/>
            <w:right w:val="none" w:sz="0" w:space="0" w:color="auto"/>
          </w:divBdr>
        </w:div>
        <w:div w:id="854227917">
          <w:marLeft w:val="480"/>
          <w:marRight w:val="0"/>
          <w:marTop w:val="0"/>
          <w:marBottom w:val="0"/>
          <w:divBdr>
            <w:top w:val="none" w:sz="0" w:space="0" w:color="auto"/>
            <w:left w:val="none" w:sz="0" w:space="0" w:color="auto"/>
            <w:bottom w:val="none" w:sz="0" w:space="0" w:color="auto"/>
            <w:right w:val="none" w:sz="0" w:space="0" w:color="auto"/>
          </w:divBdr>
        </w:div>
        <w:div w:id="925652975">
          <w:marLeft w:val="480"/>
          <w:marRight w:val="0"/>
          <w:marTop w:val="0"/>
          <w:marBottom w:val="0"/>
          <w:divBdr>
            <w:top w:val="none" w:sz="0" w:space="0" w:color="auto"/>
            <w:left w:val="none" w:sz="0" w:space="0" w:color="auto"/>
            <w:bottom w:val="none" w:sz="0" w:space="0" w:color="auto"/>
            <w:right w:val="none" w:sz="0" w:space="0" w:color="auto"/>
          </w:divBdr>
        </w:div>
        <w:div w:id="1010791910">
          <w:marLeft w:val="480"/>
          <w:marRight w:val="0"/>
          <w:marTop w:val="0"/>
          <w:marBottom w:val="0"/>
          <w:divBdr>
            <w:top w:val="none" w:sz="0" w:space="0" w:color="auto"/>
            <w:left w:val="none" w:sz="0" w:space="0" w:color="auto"/>
            <w:bottom w:val="none" w:sz="0" w:space="0" w:color="auto"/>
            <w:right w:val="none" w:sz="0" w:space="0" w:color="auto"/>
          </w:divBdr>
        </w:div>
        <w:div w:id="1050032978">
          <w:marLeft w:val="480"/>
          <w:marRight w:val="0"/>
          <w:marTop w:val="0"/>
          <w:marBottom w:val="0"/>
          <w:divBdr>
            <w:top w:val="none" w:sz="0" w:space="0" w:color="auto"/>
            <w:left w:val="none" w:sz="0" w:space="0" w:color="auto"/>
            <w:bottom w:val="none" w:sz="0" w:space="0" w:color="auto"/>
            <w:right w:val="none" w:sz="0" w:space="0" w:color="auto"/>
          </w:divBdr>
        </w:div>
        <w:div w:id="1067217909">
          <w:marLeft w:val="480"/>
          <w:marRight w:val="0"/>
          <w:marTop w:val="0"/>
          <w:marBottom w:val="0"/>
          <w:divBdr>
            <w:top w:val="none" w:sz="0" w:space="0" w:color="auto"/>
            <w:left w:val="none" w:sz="0" w:space="0" w:color="auto"/>
            <w:bottom w:val="none" w:sz="0" w:space="0" w:color="auto"/>
            <w:right w:val="none" w:sz="0" w:space="0" w:color="auto"/>
          </w:divBdr>
        </w:div>
        <w:div w:id="1080442895">
          <w:marLeft w:val="480"/>
          <w:marRight w:val="0"/>
          <w:marTop w:val="0"/>
          <w:marBottom w:val="0"/>
          <w:divBdr>
            <w:top w:val="none" w:sz="0" w:space="0" w:color="auto"/>
            <w:left w:val="none" w:sz="0" w:space="0" w:color="auto"/>
            <w:bottom w:val="none" w:sz="0" w:space="0" w:color="auto"/>
            <w:right w:val="none" w:sz="0" w:space="0" w:color="auto"/>
          </w:divBdr>
        </w:div>
        <w:div w:id="1080635328">
          <w:marLeft w:val="480"/>
          <w:marRight w:val="0"/>
          <w:marTop w:val="0"/>
          <w:marBottom w:val="0"/>
          <w:divBdr>
            <w:top w:val="none" w:sz="0" w:space="0" w:color="auto"/>
            <w:left w:val="none" w:sz="0" w:space="0" w:color="auto"/>
            <w:bottom w:val="none" w:sz="0" w:space="0" w:color="auto"/>
            <w:right w:val="none" w:sz="0" w:space="0" w:color="auto"/>
          </w:divBdr>
        </w:div>
        <w:div w:id="1145389293">
          <w:marLeft w:val="480"/>
          <w:marRight w:val="0"/>
          <w:marTop w:val="0"/>
          <w:marBottom w:val="0"/>
          <w:divBdr>
            <w:top w:val="none" w:sz="0" w:space="0" w:color="auto"/>
            <w:left w:val="none" w:sz="0" w:space="0" w:color="auto"/>
            <w:bottom w:val="none" w:sz="0" w:space="0" w:color="auto"/>
            <w:right w:val="none" w:sz="0" w:space="0" w:color="auto"/>
          </w:divBdr>
        </w:div>
        <w:div w:id="1224368775">
          <w:marLeft w:val="480"/>
          <w:marRight w:val="0"/>
          <w:marTop w:val="0"/>
          <w:marBottom w:val="0"/>
          <w:divBdr>
            <w:top w:val="none" w:sz="0" w:space="0" w:color="auto"/>
            <w:left w:val="none" w:sz="0" w:space="0" w:color="auto"/>
            <w:bottom w:val="none" w:sz="0" w:space="0" w:color="auto"/>
            <w:right w:val="none" w:sz="0" w:space="0" w:color="auto"/>
          </w:divBdr>
        </w:div>
        <w:div w:id="1225875803">
          <w:marLeft w:val="480"/>
          <w:marRight w:val="0"/>
          <w:marTop w:val="0"/>
          <w:marBottom w:val="0"/>
          <w:divBdr>
            <w:top w:val="none" w:sz="0" w:space="0" w:color="auto"/>
            <w:left w:val="none" w:sz="0" w:space="0" w:color="auto"/>
            <w:bottom w:val="none" w:sz="0" w:space="0" w:color="auto"/>
            <w:right w:val="none" w:sz="0" w:space="0" w:color="auto"/>
          </w:divBdr>
        </w:div>
        <w:div w:id="1331105695">
          <w:marLeft w:val="480"/>
          <w:marRight w:val="0"/>
          <w:marTop w:val="0"/>
          <w:marBottom w:val="0"/>
          <w:divBdr>
            <w:top w:val="none" w:sz="0" w:space="0" w:color="auto"/>
            <w:left w:val="none" w:sz="0" w:space="0" w:color="auto"/>
            <w:bottom w:val="none" w:sz="0" w:space="0" w:color="auto"/>
            <w:right w:val="none" w:sz="0" w:space="0" w:color="auto"/>
          </w:divBdr>
        </w:div>
        <w:div w:id="1446465246">
          <w:marLeft w:val="480"/>
          <w:marRight w:val="0"/>
          <w:marTop w:val="0"/>
          <w:marBottom w:val="0"/>
          <w:divBdr>
            <w:top w:val="none" w:sz="0" w:space="0" w:color="auto"/>
            <w:left w:val="none" w:sz="0" w:space="0" w:color="auto"/>
            <w:bottom w:val="none" w:sz="0" w:space="0" w:color="auto"/>
            <w:right w:val="none" w:sz="0" w:space="0" w:color="auto"/>
          </w:divBdr>
        </w:div>
        <w:div w:id="1455521400">
          <w:marLeft w:val="480"/>
          <w:marRight w:val="0"/>
          <w:marTop w:val="0"/>
          <w:marBottom w:val="0"/>
          <w:divBdr>
            <w:top w:val="none" w:sz="0" w:space="0" w:color="auto"/>
            <w:left w:val="none" w:sz="0" w:space="0" w:color="auto"/>
            <w:bottom w:val="none" w:sz="0" w:space="0" w:color="auto"/>
            <w:right w:val="none" w:sz="0" w:space="0" w:color="auto"/>
          </w:divBdr>
        </w:div>
        <w:div w:id="1566455303">
          <w:marLeft w:val="480"/>
          <w:marRight w:val="0"/>
          <w:marTop w:val="0"/>
          <w:marBottom w:val="0"/>
          <w:divBdr>
            <w:top w:val="none" w:sz="0" w:space="0" w:color="auto"/>
            <w:left w:val="none" w:sz="0" w:space="0" w:color="auto"/>
            <w:bottom w:val="none" w:sz="0" w:space="0" w:color="auto"/>
            <w:right w:val="none" w:sz="0" w:space="0" w:color="auto"/>
          </w:divBdr>
        </w:div>
        <w:div w:id="1572890959">
          <w:marLeft w:val="480"/>
          <w:marRight w:val="0"/>
          <w:marTop w:val="0"/>
          <w:marBottom w:val="0"/>
          <w:divBdr>
            <w:top w:val="none" w:sz="0" w:space="0" w:color="auto"/>
            <w:left w:val="none" w:sz="0" w:space="0" w:color="auto"/>
            <w:bottom w:val="none" w:sz="0" w:space="0" w:color="auto"/>
            <w:right w:val="none" w:sz="0" w:space="0" w:color="auto"/>
          </w:divBdr>
        </w:div>
        <w:div w:id="1629319485">
          <w:marLeft w:val="480"/>
          <w:marRight w:val="0"/>
          <w:marTop w:val="0"/>
          <w:marBottom w:val="0"/>
          <w:divBdr>
            <w:top w:val="none" w:sz="0" w:space="0" w:color="auto"/>
            <w:left w:val="none" w:sz="0" w:space="0" w:color="auto"/>
            <w:bottom w:val="none" w:sz="0" w:space="0" w:color="auto"/>
            <w:right w:val="none" w:sz="0" w:space="0" w:color="auto"/>
          </w:divBdr>
        </w:div>
        <w:div w:id="1652490293">
          <w:marLeft w:val="480"/>
          <w:marRight w:val="0"/>
          <w:marTop w:val="0"/>
          <w:marBottom w:val="0"/>
          <w:divBdr>
            <w:top w:val="none" w:sz="0" w:space="0" w:color="auto"/>
            <w:left w:val="none" w:sz="0" w:space="0" w:color="auto"/>
            <w:bottom w:val="none" w:sz="0" w:space="0" w:color="auto"/>
            <w:right w:val="none" w:sz="0" w:space="0" w:color="auto"/>
          </w:divBdr>
        </w:div>
        <w:div w:id="1656377943">
          <w:marLeft w:val="480"/>
          <w:marRight w:val="0"/>
          <w:marTop w:val="0"/>
          <w:marBottom w:val="0"/>
          <w:divBdr>
            <w:top w:val="none" w:sz="0" w:space="0" w:color="auto"/>
            <w:left w:val="none" w:sz="0" w:space="0" w:color="auto"/>
            <w:bottom w:val="none" w:sz="0" w:space="0" w:color="auto"/>
            <w:right w:val="none" w:sz="0" w:space="0" w:color="auto"/>
          </w:divBdr>
        </w:div>
        <w:div w:id="1661152845">
          <w:marLeft w:val="480"/>
          <w:marRight w:val="0"/>
          <w:marTop w:val="0"/>
          <w:marBottom w:val="0"/>
          <w:divBdr>
            <w:top w:val="none" w:sz="0" w:space="0" w:color="auto"/>
            <w:left w:val="none" w:sz="0" w:space="0" w:color="auto"/>
            <w:bottom w:val="none" w:sz="0" w:space="0" w:color="auto"/>
            <w:right w:val="none" w:sz="0" w:space="0" w:color="auto"/>
          </w:divBdr>
        </w:div>
        <w:div w:id="1693338836">
          <w:marLeft w:val="480"/>
          <w:marRight w:val="0"/>
          <w:marTop w:val="0"/>
          <w:marBottom w:val="0"/>
          <w:divBdr>
            <w:top w:val="none" w:sz="0" w:space="0" w:color="auto"/>
            <w:left w:val="none" w:sz="0" w:space="0" w:color="auto"/>
            <w:bottom w:val="none" w:sz="0" w:space="0" w:color="auto"/>
            <w:right w:val="none" w:sz="0" w:space="0" w:color="auto"/>
          </w:divBdr>
        </w:div>
        <w:div w:id="1707951623">
          <w:marLeft w:val="480"/>
          <w:marRight w:val="0"/>
          <w:marTop w:val="0"/>
          <w:marBottom w:val="0"/>
          <w:divBdr>
            <w:top w:val="none" w:sz="0" w:space="0" w:color="auto"/>
            <w:left w:val="none" w:sz="0" w:space="0" w:color="auto"/>
            <w:bottom w:val="none" w:sz="0" w:space="0" w:color="auto"/>
            <w:right w:val="none" w:sz="0" w:space="0" w:color="auto"/>
          </w:divBdr>
        </w:div>
        <w:div w:id="1740857003">
          <w:marLeft w:val="480"/>
          <w:marRight w:val="0"/>
          <w:marTop w:val="0"/>
          <w:marBottom w:val="0"/>
          <w:divBdr>
            <w:top w:val="none" w:sz="0" w:space="0" w:color="auto"/>
            <w:left w:val="none" w:sz="0" w:space="0" w:color="auto"/>
            <w:bottom w:val="none" w:sz="0" w:space="0" w:color="auto"/>
            <w:right w:val="none" w:sz="0" w:space="0" w:color="auto"/>
          </w:divBdr>
        </w:div>
        <w:div w:id="1743407193">
          <w:marLeft w:val="480"/>
          <w:marRight w:val="0"/>
          <w:marTop w:val="0"/>
          <w:marBottom w:val="0"/>
          <w:divBdr>
            <w:top w:val="none" w:sz="0" w:space="0" w:color="auto"/>
            <w:left w:val="none" w:sz="0" w:space="0" w:color="auto"/>
            <w:bottom w:val="none" w:sz="0" w:space="0" w:color="auto"/>
            <w:right w:val="none" w:sz="0" w:space="0" w:color="auto"/>
          </w:divBdr>
        </w:div>
        <w:div w:id="1808277336">
          <w:marLeft w:val="480"/>
          <w:marRight w:val="0"/>
          <w:marTop w:val="0"/>
          <w:marBottom w:val="0"/>
          <w:divBdr>
            <w:top w:val="none" w:sz="0" w:space="0" w:color="auto"/>
            <w:left w:val="none" w:sz="0" w:space="0" w:color="auto"/>
            <w:bottom w:val="none" w:sz="0" w:space="0" w:color="auto"/>
            <w:right w:val="none" w:sz="0" w:space="0" w:color="auto"/>
          </w:divBdr>
        </w:div>
        <w:div w:id="1851943886">
          <w:marLeft w:val="480"/>
          <w:marRight w:val="0"/>
          <w:marTop w:val="0"/>
          <w:marBottom w:val="0"/>
          <w:divBdr>
            <w:top w:val="none" w:sz="0" w:space="0" w:color="auto"/>
            <w:left w:val="none" w:sz="0" w:space="0" w:color="auto"/>
            <w:bottom w:val="none" w:sz="0" w:space="0" w:color="auto"/>
            <w:right w:val="none" w:sz="0" w:space="0" w:color="auto"/>
          </w:divBdr>
        </w:div>
        <w:div w:id="1859394102">
          <w:marLeft w:val="480"/>
          <w:marRight w:val="0"/>
          <w:marTop w:val="0"/>
          <w:marBottom w:val="0"/>
          <w:divBdr>
            <w:top w:val="none" w:sz="0" w:space="0" w:color="auto"/>
            <w:left w:val="none" w:sz="0" w:space="0" w:color="auto"/>
            <w:bottom w:val="none" w:sz="0" w:space="0" w:color="auto"/>
            <w:right w:val="none" w:sz="0" w:space="0" w:color="auto"/>
          </w:divBdr>
        </w:div>
        <w:div w:id="1894653744">
          <w:marLeft w:val="480"/>
          <w:marRight w:val="0"/>
          <w:marTop w:val="0"/>
          <w:marBottom w:val="0"/>
          <w:divBdr>
            <w:top w:val="none" w:sz="0" w:space="0" w:color="auto"/>
            <w:left w:val="none" w:sz="0" w:space="0" w:color="auto"/>
            <w:bottom w:val="none" w:sz="0" w:space="0" w:color="auto"/>
            <w:right w:val="none" w:sz="0" w:space="0" w:color="auto"/>
          </w:divBdr>
        </w:div>
        <w:div w:id="1900091060">
          <w:marLeft w:val="480"/>
          <w:marRight w:val="0"/>
          <w:marTop w:val="0"/>
          <w:marBottom w:val="0"/>
          <w:divBdr>
            <w:top w:val="none" w:sz="0" w:space="0" w:color="auto"/>
            <w:left w:val="none" w:sz="0" w:space="0" w:color="auto"/>
            <w:bottom w:val="none" w:sz="0" w:space="0" w:color="auto"/>
            <w:right w:val="none" w:sz="0" w:space="0" w:color="auto"/>
          </w:divBdr>
        </w:div>
        <w:div w:id="1905525231">
          <w:marLeft w:val="480"/>
          <w:marRight w:val="0"/>
          <w:marTop w:val="0"/>
          <w:marBottom w:val="0"/>
          <w:divBdr>
            <w:top w:val="none" w:sz="0" w:space="0" w:color="auto"/>
            <w:left w:val="none" w:sz="0" w:space="0" w:color="auto"/>
            <w:bottom w:val="none" w:sz="0" w:space="0" w:color="auto"/>
            <w:right w:val="none" w:sz="0" w:space="0" w:color="auto"/>
          </w:divBdr>
        </w:div>
        <w:div w:id="1910268040">
          <w:marLeft w:val="480"/>
          <w:marRight w:val="0"/>
          <w:marTop w:val="0"/>
          <w:marBottom w:val="0"/>
          <w:divBdr>
            <w:top w:val="none" w:sz="0" w:space="0" w:color="auto"/>
            <w:left w:val="none" w:sz="0" w:space="0" w:color="auto"/>
            <w:bottom w:val="none" w:sz="0" w:space="0" w:color="auto"/>
            <w:right w:val="none" w:sz="0" w:space="0" w:color="auto"/>
          </w:divBdr>
        </w:div>
        <w:div w:id="1929003649">
          <w:marLeft w:val="480"/>
          <w:marRight w:val="0"/>
          <w:marTop w:val="0"/>
          <w:marBottom w:val="0"/>
          <w:divBdr>
            <w:top w:val="none" w:sz="0" w:space="0" w:color="auto"/>
            <w:left w:val="none" w:sz="0" w:space="0" w:color="auto"/>
            <w:bottom w:val="none" w:sz="0" w:space="0" w:color="auto"/>
            <w:right w:val="none" w:sz="0" w:space="0" w:color="auto"/>
          </w:divBdr>
        </w:div>
        <w:div w:id="1929195914">
          <w:marLeft w:val="480"/>
          <w:marRight w:val="0"/>
          <w:marTop w:val="0"/>
          <w:marBottom w:val="0"/>
          <w:divBdr>
            <w:top w:val="none" w:sz="0" w:space="0" w:color="auto"/>
            <w:left w:val="none" w:sz="0" w:space="0" w:color="auto"/>
            <w:bottom w:val="none" w:sz="0" w:space="0" w:color="auto"/>
            <w:right w:val="none" w:sz="0" w:space="0" w:color="auto"/>
          </w:divBdr>
        </w:div>
        <w:div w:id="1963412904">
          <w:marLeft w:val="480"/>
          <w:marRight w:val="0"/>
          <w:marTop w:val="0"/>
          <w:marBottom w:val="0"/>
          <w:divBdr>
            <w:top w:val="none" w:sz="0" w:space="0" w:color="auto"/>
            <w:left w:val="none" w:sz="0" w:space="0" w:color="auto"/>
            <w:bottom w:val="none" w:sz="0" w:space="0" w:color="auto"/>
            <w:right w:val="none" w:sz="0" w:space="0" w:color="auto"/>
          </w:divBdr>
        </w:div>
        <w:div w:id="2007391769">
          <w:marLeft w:val="480"/>
          <w:marRight w:val="0"/>
          <w:marTop w:val="0"/>
          <w:marBottom w:val="0"/>
          <w:divBdr>
            <w:top w:val="none" w:sz="0" w:space="0" w:color="auto"/>
            <w:left w:val="none" w:sz="0" w:space="0" w:color="auto"/>
            <w:bottom w:val="none" w:sz="0" w:space="0" w:color="auto"/>
            <w:right w:val="none" w:sz="0" w:space="0" w:color="auto"/>
          </w:divBdr>
        </w:div>
        <w:div w:id="2051689946">
          <w:marLeft w:val="480"/>
          <w:marRight w:val="0"/>
          <w:marTop w:val="0"/>
          <w:marBottom w:val="0"/>
          <w:divBdr>
            <w:top w:val="none" w:sz="0" w:space="0" w:color="auto"/>
            <w:left w:val="none" w:sz="0" w:space="0" w:color="auto"/>
            <w:bottom w:val="none" w:sz="0" w:space="0" w:color="auto"/>
            <w:right w:val="none" w:sz="0" w:space="0" w:color="auto"/>
          </w:divBdr>
        </w:div>
        <w:div w:id="2139251858">
          <w:marLeft w:val="480"/>
          <w:marRight w:val="0"/>
          <w:marTop w:val="0"/>
          <w:marBottom w:val="0"/>
          <w:divBdr>
            <w:top w:val="none" w:sz="0" w:space="0" w:color="auto"/>
            <w:left w:val="none" w:sz="0" w:space="0" w:color="auto"/>
            <w:bottom w:val="none" w:sz="0" w:space="0" w:color="auto"/>
            <w:right w:val="none" w:sz="0" w:space="0" w:color="auto"/>
          </w:divBdr>
        </w:div>
        <w:div w:id="2143691898">
          <w:marLeft w:val="480"/>
          <w:marRight w:val="0"/>
          <w:marTop w:val="0"/>
          <w:marBottom w:val="0"/>
          <w:divBdr>
            <w:top w:val="none" w:sz="0" w:space="0" w:color="auto"/>
            <w:left w:val="none" w:sz="0" w:space="0" w:color="auto"/>
            <w:bottom w:val="none" w:sz="0" w:space="0" w:color="auto"/>
            <w:right w:val="none" w:sz="0" w:space="0" w:color="auto"/>
          </w:divBdr>
        </w:div>
      </w:divsChild>
    </w:div>
    <w:div w:id="141166525">
      <w:bodyDiv w:val="1"/>
      <w:marLeft w:val="0"/>
      <w:marRight w:val="0"/>
      <w:marTop w:val="0"/>
      <w:marBottom w:val="0"/>
      <w:divBdr>
        <w:top w:val="none" w:sz="0" w:space="0" w:color="auto"/>
        <w:left w:val="none" w:sz="0" w:space="0" w:color="auto"/>
        <w:bottom w:val="none" w:sz="0" w:space="0" w:color="auto"/>
        <w:right w:val="none" w:sz="0" w:space="0" w:color="auto"/>
      </w:divBdr>
      <w:divsChild>
        <w:div w:id="8720592">
          <w:marLeft w:val="480"/>
          <w:marRight w:val="0"/>
          <w:marTop w:val="0"/>
          <w:marBottom w:val="0"/>
          <w:divBdr>
            <w:top w:val="none" w:sz="0" w:space="0" w:color="auto"/>
            <w:left w:val="none" w:sz="0" w:space="0" w:color="auto"/>
            <w:bottom w:val="none" w:sz="0" w:space="0" w:color="auto"/>
            <w:right w:val="none" w:sz="0" w:space="0" w:color="auto"/>
          </w:divBdr>
        </w:div>
        <w:div w:id="19550308">
          <w:marLeft w:val="480"/>
          <w:marRight w:val="0"/>
          <w:marTop w:val="0"/>
          <w:marBottom w:val="0"/>
          <w:divBdr>
            <w:top w:val="none" w:sz="0" w:space="0" w:color="auto"/>
            <w:left w:val="none" w:sz="0" w:space="0" w:color="auto"/>
            <w:bottom w:val="none" w:sz="0" w:space="0" w:color="auto"/>
            <w:right w:val="none" w:sz="0" w:space="0" w:color="auto"/>
          </w:divBdr>
        </w:div>
        <w:div w:id="37753601">
          <w:marLeft w:val="480"/>
          <w:marRight w:val="0"/>
          <w:marTop w:val="0"/>
          <w:marBottom w:val="0"/>
          <w:divBdr>
            <w:top w:val="none" w:sz="0" w:space="0" w:color="auto"/>
            <w:left w:val="none" w:sz="0" w:space="0" w:color="auto"/>
            <w:bottom w:val="none" w:sz="0" w:space="0" w:color="auto"/>
            <w:right w:val="none" w:sz="0" w:space="0" w:color="auto"/>
          </w:divBdr>
        </w:div>
        <w:div w:id="75825743">
          <w:marLeft w:val="480"/>
          <w:marRight w:val="0"/>
          <w:marTop w:val="0"/>
          <w:marBottom w:val="0"/>
          <w:divBdr>
            <w:top w:val="none" w:sz="0" w:space="0" w:color="auto"/>
            <w:left w:val="none" w:sz="0" w:space="0" w:color="auto"/>
            <w:bottom w:val="none" w:sz="0" w:space="0" w:color="auto"/>
            <w:right w:val="none" w:sz="0" w:space="0" w:color="auto"/>
          </w:divBdr>
        </w:div>
        <w:div w:id="132523251">
          <w:marLeft w:val="480"/>
          <w:marRight w:val="0"/>
          <w:marTop w:val="0"/>
          <w:marBottom w:val="0"/>
          <w:divBdr>
            <w:top w:val="none" w:sz="0" w:space="0" w:color="auto"/>
            <w:left w:val="none" w:sz="0" w:space="0" w:color="auto"/>
            <w:bottom w:val="none" w:sz="0" w:space="0" w:color="auto"/>
            <w:right w:val="none" w:sz="0" w:space="0" w:color="auto"/>
          </w:divBdr>
        </w:div>
        <w:div w:id="133522109">
          <w:marLeft w:val="480"/>
          <w:marRight w:val="0"/>
          <w:marTop w:val="0"/>
          <w:marBottom w:val="0"/>
          <w:divBdr>
            <w:top w:val="none" w:sz="0" w:space="0" w:color="auto"/>
            <w:left w:val="none" w:sz="0" w:space="0" w:color="auto"/>
            <w:bottom w:val="none" w:sz="0" w:space="0" w:color="auto"/>
            <w:right w:val="none" w:sz="0" w:space="0" w:color="auto"/>
          </w:divBdr>
        </w:div>
        <w:div w:id="141821236">
          <w:marLeft w:val="480"/>
          <w:marRight w:val="0"/>
          <w:marTop w:val="0"/>
          <w:marBottom w:val="0"/>
          <w:divBdr>
            <w:top w:val="none" w:sz="0" w:space="0" w:color="auto"/>
            <w:left w:val="none" w:sz="0" w:space="0" w:color="auto"/>
            <w:bottom w:val="none" w:sz="0" w:space="0" w:color="auto"/>
            <w:right w:val="none" w:sz="0" w:space="0" w:color="auto"/>
          </w:divBdr>
        </w:div>
        <w:div w:id="171797566">
          <w:marLeft w:val="480"/>
          <w:marRight w:val="0"/>
          <w:marTop w:val="0"/>
          <w:marBottom w:val="0"/>
          <w:divBdr>
            <w:top w:val="none" w:sz="0" w:space="0" w:color="auto"/>
            <w:left w:val="none" w:sz="0" w:space="0" w:color="auto"/>
            <w:bottom w:val="none" w:sz="0" w:space="0" w:color="auto"/>
            <w:right w:val="none" w:sz="0" w:space="0" w:color="auto"/>
          </w:divBdr>
        </w:div>
        <w:div w:id="185338840">
          <w:marLeft w:val="480"/>
          <w:marRight w:val="0"/>
          <w:marTop w:val="0"/>
          <w:marBottom w:val="0"/>
          <w:divBdr>
            <w:top w:val="none" w:sz="0" w:space="0" w:color="auto"/>
            <w:left w:val="none" w:sz="0" w:space="0" w:color="auto"/>
            <w:bottom w:val="none" w:sz="0" w:space="0" w:color="auto"/>
            <w:right w:val="none" w:sz="0" w:space="0" w:color="auto"/>
          </w:divBdr>
        </w:div>
        <w:div w:id="219632570">
          <w:marLeft w:val="480"/>
          <w:marRight w:val="0"/>
          <w:marTop w:val="0"/>
          <w:marBottom w:val="0"/>
          <w:divBdr>
            <w:top w:val="none" w:sz="0" w:space="0" w:color="auto"/>
            <w:left w:val="none" w:sz="0" w:space="0" w:color="auto"/>
            <w:bottom w:val="none" w:sz="0" w:space="0" w:color="auto"/>
            <w:right w:val="none" w:sz="0" w:space="0" w:color="auto"/>
          </w:divBdr>
        </w:div>
        <w:div w:id="235825604">
          <w:marLeft w:val="480"/>
          <w:marRight w:val="0"/>
          <w:marTop w:val="0"/>
          <w:marBottom w:val="0"/>
          <w:divBdr>
            <w:top w:val="none" w:sz="0" w:space="0" w:color="auto"/>
            <w:left w:val="none" w:sz="0" w:space="0" w:color="auto"/>
            <w:bottom w:val="none" w:sz="0" w:space="0" w:color="auto"/>
            <w:right w:val="none" w:sz="0" w:space="0" w:color="auto"/>
          </w:divBdr>
        </w:div>
        <w:div w:id="252322215">
          <w:marLeft w:val="480"/>
          <w:marRight w:val="0"/>
          <w:marTop w:val="0"/>
          <w:marBottom w:val="0"/>
          <w:divBdr>
            <w:top w:val="none" w:sz="0" w:space="0" w:color="auto"/>
            <w:left w:val="none" w:sz="0" w:space="0" w:color="auto"/>
            <w:bottom w:val="none" w:sz="0" w:space="0" w:color="auto"/>
            <w:right w:val="none" w:sz="0" w:space="0" w:color="auto"/>
          </w:divBdr>
        </w:div>
        <w:div w:id="339040464">
          <w:marLeft w:val="480"/>
          <w:marRight w:val="0"/>
          <w:marTop w:val="0"/>
          <w:marBottom w:val="0"/>
          <w:divBdr>
            <w:top w:val="none" w:sz="0" w:space="0" w:color="auto"/>
            <w:left w:val="none" w:sz="0" w:space="0" w:color="auto"/>
            <w:bottom w:val="none" w:sz="0" w:space="0" w:color="auto"/>
            <w:right w:val="none" w:sz="0" w:space="0" w:color="auto"/>
          </w:divBdr>
        </w:div>
        <w:div w:id="365445145">
          <w:marLeft w:val="480"/>
          <w:marRight w:val="0"/>
          <w:marTop w:val="0"/>
          <w:marBottom w:val="0"/>
          <w:divBdr>
            <w:top w:val="none" w:sz="0" w:space="0" w:color="auto"/>
            <w:left w:val="none" w:sz="0" w:space="0" w:color="auto"/>
            <w:bottom w:val="none" w:sz="0" w:space="0" w:color="auto"/>
            <w:right w:val="none" w:sz="0" w:space="0" w:color="auto"/>
          </w:divBdr>
        </w:div>
        <w:div w:id="384374832">
          <w:marLeft w:val="480"/>
          <w:marRight w:val="0"/>
          <w:marTop w:val="0"/>
          <w:marBottom w:val="0"/>
          <w:divBdr>
            <w:top w:val="none" w:sz="0" w:space="0" w:color="auto"/>
            <w:left w:val="none" w:sz="0" w:space="0" w:color="auto"/>
            <w:bottom w:val="none" w:sz="0" w:space="0" w:color="auto"/>
            <w:right w:val="none" w:sz="0" w:space="0" w:color="auto"/>
          </w:divBdr>
        </w:div>
        <w:div w:id="479463117">
          <w:marLeft w:val="480"/>
          <w:marRight w:val="0"/>
          <w:marTop w:val="0"/>
          <w:marBottom w:val="0"/>
          <w:divBdr>
            <w:top w:val="none" w:sz="0" w:space="0" w:color="auto"/>
            <w:left w:val="none" w:sz="0" w:space="0" w:color="auto"/>
            <w:bottom w:val="none" w:sz="0" w:space="0" w:color="auto"/>
            <w:right w:val="none" w:sz="0" w:space="0" w:color="auto"/>
          </w:divBdr>
        </w:div>
        <w:div w:id="512693152">
          <w:marLeft w:val="480"/>
          <w:marRight w:val="0"/>
          <w:marTop w:val="0"/>
          <w:marBottom w:val="0"/>
          <w:divBdr>
            <w:top w:val="none" w:sz="0" w:space="0" w:color="auto"/>
            <w:left w:val="none" w:sz="0" w:space="0" w:color="auto"/>
            <w:bottom w:val="none" w:sz="0" w:space="0" w:color="auto"/>
            <w:right w:val="none" w:sz="0" w:space="0" w:color="auto"/>
          </w:divBdr>
        </w:div>
        <w:div w:id="520821667">
          <w:marLeft w:val="480"/>
          <w:marRight w:val="0"/>
          <w:marTop w:val="0"/>
          <w:marBottom w:val="0"/>
          <w:divBdr>
            <w:top w:val="none" w:sz="0" w:space="0" w:color="auto"/>
            <w:left w:val="none" w:sz="0" w:space="0" w:color="auto"/>
            <w:bottom w:val="none" w:sz="0" w:space="0" w:color="auto"/>
            <w:right w:val="none" w:sz="0" w:space="0" w:color="auto"/>
          </w:divBdr>
        </w:div>
        <w:div w:id="548153000">
          <w:marLeft w:val="480"/>
          <w:marRight w:val="0"/>
          <w:marTop w:val="0"/>
          <w:marBottom w:val="0"/>
          <w:divBdr>
            <w:top w:val="none" w:sz="0" w:space="0" w:color="auto"/>
            <w:left w:val="none" w:sz="0" w:space="0" w:color="auto"/>
            <w:bottom w:val="none" w:sz="0" w:space="0" w:color="auto"/>
            <w:right w:val="none" w:sz="0" w:space="0" w:color="auto"/>
          </w:divBdr>
        </w:div>
        <w:div w:id="556862548">
          <w:marLeft w:val="480"/>
          <w:marRight w:val="0"/>
          <w:marTop w:val="0"/>
          <w:marBottom w:val="0"/>
          <w:divBdr>
            <w:top w:val="none" w:sz="0" w:space="0" w:color="auto"/>
            <w:left w:val="none" w:sz="0" w:space="0" w:color="auto"/>
            <w:bottom w:val="none" w:sz="0" w:space="0" w:color="auto"/>
            <w:right w:val="none" w:sz="0" w:space="0" w:color="auto"/>
          </w:divBdr>
        </w:div>
        <w:div w:id="575939113">
          <w:marLeft w:val="480"/>
          <w:marRight w:val="0"/>
          <w:marTop w:val="0"/>
          <w:marBottom w:val="0"/>
          <w:divBdr>
            <w:top w:val="none" w:sz="0" w:space="0" w:color="auto"/>
            <w:left w:val="none" w:sz="0" w:space="0" w:color="auto"/>
            <w:bottom w:val="none" w:sz="0" w:space="0" w:color="auto"/>
            <w:right w:val="none" w:sz="0" w:space="0" w:color="auto"/>
          </w:divBdr>
        </w:div>
        <w:div w:id="594362128">
          <w:marLeft w:val="480"/>
          <w:marRight w:val="0"/>
          <w:marTop w:val="0"/>
          <w:marBottom w:val="0"/>
          <w:divBdr>
            <w:top w:val="none" w:sz="0" w:space="0" w:color="auto"/>
            <w:left w:val="none" w:sz="0" w:space="0" w:color="auto"/>
            <w:bottom w:val="none" w:sz="0" w:space="0" w:color="auto"/>
            <w:right w:val="none" w:sz="0" w:space="0" w:color="auto"/>
          </w:divBdr>
        </w:div>
        <w:div w:id="594944055">
          <w:marLeft w:val="480"/>
          <w:marRight w:val="0"/>
          <w:marTop w:val="0"/>
          <w:marBottom w:val="0"/>
          <w:divBdr>
            <w:top w:val="none" w:sz="0" w:space="0" w:color="auto"/>
            <w:left w:val="none" w:sz="0" w:space="0" w:color="auto"/>
            <w:bottom w:val="none" w:sz="0" w:space="0" w:color="auto"/>
            <w:right w:val="none" w:sz="0" w:space="0" w:color="auto"/>
          </w:divBdr>
        </w:div>
        <w:div w:id="605845911">
          <w:marLeft w:val="480"/>
          <w:marRight w:val="0"/>
          <w:marTop w:val="0"/>
          <w:marBottom w:val="0"/>
          <w:divBdr>
            <w:top w:val="none" w:sz="0" w:space="0" w:color="auto"/>
            <w:left w:val="none" w:sz="0" w:space="0" w:color="auto"/>
            <w:bottom w:val="none" w:sz="0" w:space="0" w:color="auto"/>
            <w:right w:val="none" w:sz="0" w:space="0" w:color="auto"/>
          </w:divBdr>
        </w:div>
        <w:div w:id="751700789">
          <w:marLeft w:val="480"/>
          <w:marRight w:val="0"/>
          <w:marTop w:val="0"/>
          <w:marBottom w:val="0"/>
          <w:divBdr>
            <w:top w:val="none" w:sz="0" w:space="0" w:color="auto"/>
            <w:left w:val="none" w:sz="0" w:space="0" w:color="auto"/>
            <w:bottom w:val="none" w:sz="0" w:space="0" w:color="auto"/>
            <w:right w:val="none" w:sz="0" w:space="0" w:color="auto"/>
          </w:divBdr>
        </w:div>
        <w:div w:id="809592768">
          <w:marLeft w:val="480"/>
          <w:marRight w:val="0"/>
          <w:marTop w:val="0"/>
          <w:marBottom w:val="0"/>
          <w:divBdr>
            <w:top w:val="none" w:sz="0" w:space="0" w:color="auto"/>
            <w:left w:val="none" w:sz="0" w:space="0" w:color="auto"/>
            <w:bottom w:val="none" w:sz="0" w:space="0" w:color="auto"/>
            <w:right w:val="none" w:sz="0" w:space="0" w:color="auto"/>
          </w:divBdr>
        </w:div>
        <w:div w:id="811676765">
          <w:marLeft w:val="480"/>
          <w:marRight w:val="0"/>
          <w:marTop w:val="0"/>
          <w:marBottom w:val="0"/>
          <w:divBdr>
            <w:top w:val="none" w:sz="0" w:space="0" w:color="auto"/>
            <w:left w:val="none" w:sz="0" w:space="0" w:color="auto"/>
            <w:bottom w:val="none" w:sz="0" w:space="0" w:color="auto"/>
            <w:right w:val="none" w:sz="0" w:space="0" w:color="auto"/>
          </w:divBdr>
        </w:div>
        <w:div w:id="846745670">
          <w:marLeft w:val="480"/>
          <w:marRight w:val="0"/>
          <w:marTop w:val="0"/>
          <w:marBottom w:val="0"/>
          <w:divBdr>
            <w:top w:val="none" w:sz="0" w:space="0" w:color="auto"/>
            <w:left w:val="none" w:sz="0" w:space="0" w:color="auto"/>
            <w:bottom w:val="none" w:sz="0" w:space="0" w:color="auto"/>
            <w:right w:val="none" w:sz="0" w:space="0" w:color="auto"/>
          </w:divBdr>
        </w:div>
        <w:div w:id="898856721">
          <w:marLeft w:val="480"/>
          <w:marRight w:val="0"/>
          <w:marTop w:val="0"/>
          <w:marBottom w:val="0"/>
          <w:divBdr>
            <w:top w:val="none" w:sz="0" w:space="0" w:color="auto"/>
            <w:left w:val="none" w:sz="0" w:space="0" w:color="auto"/>
            <w:bottom w:val="none" w:sz="0" w:space="0" w:color="auto"/>
            <w:right w:val="none" w:sz="0" w:space="0" w:color="auto"/>
          </w:divBdr>
        </w:div>
        <w:div w:id="931739355">
          <w:marLeft w:val="480"/>
          <w:marRight w:val="0"/>
          <w:marTop w:val="0"/>
          <w:marBottom w:val="0"/>
          <w:divBdr>
            <w:top w:val="none" w:sz="0" w:space="0" w:color="auto"/>
            <w:left w:val="none" w:sz="0" w:space="0" w:color="auto"/>
            <w:bottom w:val="none" w:sz="0" w:space="0" w:color="auto"/>
            <w:right w:val="none" w:sz="0" w:space="0" w:color="auto"/>
          </w:divBdr>
        </w:div>
        <w:div w:id="945312529">
          <w:marLeft w:val="480"/>
          <w:marRight w:val="0"/>
          <w:marTop w:val="0"/>
          <w:marBottom w:val="0"/>
          <w:divBdr>
            <w:top w:val="none" w:sz="0" w:space="0" w:color="auto"/>
            <w:left w:val="none" w:sz="0" w:space="0" w:color="auto"/>
            <w:bottom w:val="none" w:sz="0" w:space="0" w:color="auto"/>
            <w:right w:val="none" w:sz="0" w:space="0" w:color="auto"/>
          </w:divBdr>
        </w:div>
        <w:div w:id="951786623">
          <w:marLeft w:val="480"/>
          <w:marRight w:val="0"/>
          <w:marTop w:val="0"/>
          <w:marBottom w:val="0"/>
          <w:divBdr>
            <w:top w:val="none" w:sz="0" w:space="0" w:color="auto"/>
            <w:left w:val="none" w:sz="0" w:space="0" w:color="auto"/>
            <w:bottom w:val="none" w:sz="0" w:space="0" w:color="auto"/>
            <w:right w:val="none" w:sz="0" w:space="0" w:color="auto"/>
          </w:divBdr>
        </w:div>
        <w:div w:id="952174434">
          <w:marLeft w:val="480"/>
          <w:marRight w:val="0"/>
          <w:marTop w:val="0"/>
          <w:marBottom w:val="0"/>
          <w:divBdr>
            <w:top w:val="none" w:sz="0" w:space="0" w:color="auto"/>
            <w:left w:val="none" w:sz="0" w:space="0" w:color="auto"/>
            <w:bottom w:val="none" w:sz="0" w:space="0" w:color="auto"/>
            <w:right w:val="none" w:sz="0" w:space="0" w:color="auto"/>
          </w:divBdr>
        </w:div>
        <w:div w:id="990981303">
          <w:marLeft w:val="480"/>
          <w:marRight w:val="0"/>
          <w:marTop w:val="0"/>
          <w:marBottom w:val="0"/>
          <w:divBdr>
            <w:top w:val="none" w:sz="0" w:space="0" w:color="auto"/>
            <w:left w:val="none" w:sz="0" w:space="0" w:color="auto"/>
            <w:bottom w:val="none" w:sz="0" w:space="0" w:color="auto"/>
            <w:right w:val="none" w:sz="0" w:space="0" w:color="auto"/>
          </w:divBdr>
        </w:div>
        <w:div w:id="1038969771">
          <w:marLeft w:val="480"/>
          <w:marRight w:val="0"/>
          <w:marTop w:val="0"/>
          <w:marBottom w:val="0"/>
          <w:divBdr>
            <w:top w:val="none" w:sz="0" w:space="0" w:color="auto"/>
            <w:left w:val="none" w:sz="0" w:space="0" w:color="auto"/>
            <w:bottom w:val="none" w:sz="0" w:space="0" w:color="auto"/>
            <w:right w:val="none" w:sz="0" w:space="0" w:color="auto"/>
          </w:divBdr>
        </w:div>
        <w:div w:id="1259097303">
          <w:marLeft w:val="480"/>
          <w:marRight w:val="0"/>
          <w:marTop w:val="0"/>
          <w:marBottom w:val="0"/>
          <w:divBdr>
            <w:top w:val="none" w:sz="0" w:space="0" w:color="auto"/>
            <w:left w:val="none" w:sz="0" w:space="0" w:color="auto"/>
            <w:bottom w:val="none" w:sz="0" w:space="0" w:color="auto"/>
            <w:right w:val="none" w:sz="0" w:space="0" w:color="auto"/>
          </w:divBdr>
        </w:div>
        <w:div w:id="1278635464">
          <w:marLeft w:val="480"/>
          <w:marRight w:val="0"/>
          <w:marTop w:val="0"/>
          <w:marBottom w:val="0"/>
          <w:divBdr>
            <w:top w:val="none" w:sz="0" w:space="0" w:color="auto"/>
            <w:left w:val="none" w:sz="0" w:space="0" w:color="auto"/>
            <w:bottom w:val="none" w:sz="0" w:space="0" w:color="auto"/>
            <w:right w:val="none" w:sz="0" w:space="0" w:color="auto"/>
          </w:divBdr>
        </w:div>
        <w:div w:id="1279527887">
          <w:marLeft w:val="480"/>
          <w:marRight w:val="0"/>
          <w:marTop w:val="0"/>
          <w:marBottom w:val="0"/>
          <w:divBdr>
            <w:top w:val="none" w:sz="0" w:space="0" w:color="auto"/>
            <w:left w:val="none" w:sz="0" w:space="0" w:color="auto"/>
            <w:bottom w:val="none" w:sz="0" w:space="0" w:color="auto"/>
            <w:right w:val="none" w:sz="0" w:space="0" w:color="auto"/>
          </w:divBdr>
        </w:div>
        <w:div w:id="1289700045">
          <w:marLeft w:val="480"/>
          <w:marRight w:val="0"/>
          <w:marTop w:val="0"/>
          <w:marBottom w:val="0"/>
          <w:divBdr>
            <w:top w:val="none" w:sz="0" w:space="0" w:color="auto"/>
            <w:left w:val="none" w:sz="0" w:space="0" w:color="auto"/>
            <w:bottom w:val="none" w:sz="0" w:space="0" w:color="auto"/>
            <w:right w:val="none" w:sz="0" w:space="0" w:color="auto"/>
          </w:divBdr>
        </w:div>
        <w:div w:id="1335836995">
          <w:marLeft w:val="480"/>
          <w:marRight w:val="0"/>
          <w:marTop w:val="0"/>
          <w:marBottom w:val="0"/>
          <w:divBdr>
            <w:top w:val="none" w:sz="0" w:space="0" w:color="auto"/>
            <w:left w:val="none" w:sz="0" w:space="0" w:color="auto"/>
            <w:bottom w:val="none" w:sz="0" w:space="0" w:color="auto"/>
            <w:right w:val="none" w:sz="0" w:space="0" w:color="auto"/>
          </w:divBdr>
        </w:div>
        <w:div w:id="1370296794">
          <w:marLeft w:val="480"/>
          <w:marRight w:val="0"/>
          <w:marTop w:val="0"/>
          <w:marBottom w:val="0"/>
          <w:divBdr>
            <w:top w:val="none" w:sz="0" w:space="0" w:color="auto"/>
            <w:left w:val="none" w:sz="0" w:space="0" w:color="auto"/>
            <w:bottom w:val="none" w:sz="0" w:space="0" w:color="auto"/>
            <w:right w:val="none" w:sz="0" w:space="0" w:color="auto"/>
          </w:divBdr>
        </w:div>
        <w:div w:id="1390616668">
          <w:marLeft w:val="480"/>
          <w:marRight w:val="0"/>
          <w:marTop w:val="0"/>
          <w:marBottom w:val="0"/>
          <w:divBdr>
            <w:top w:val="none" w:sz="0" w:space="0" w:color="auto"/>
            <w:left w:val="none" w:sz="0" w:space="0" w:color="auto"/>
            <w:bottom w:val="none" w:sz="0" w:space="0" w:color="auto"/>
            <w:right w:val="none" w:sz="0" w:space="0" w:color="auto"/>
          </w:divBdr>
        </w:div>
        <w:div w:id="1412124695">
          <w:marLeft w:val="480"/>
          <w:marRight w:val="0"/>
          <w:marTop w:val="0"/>
          <w:marBottom w:val="0"/>
          <w:divBdr>
            <w:top w:val="none" w:sz="0" w:space="0" w:color="auto"/>
            <w:left w:val="none" w:sz="0" w:space="0" w:color="auto"/>
            <w:bottom w:val="none" w:sz="0" w:space="0" w:color="auto"/>
            <w:right w:val="none" w:sz="0" w:space="0" w:color="auto"/>
          </w:divBdr>
        </w:div>
        <w:div w:id="1427531288">
          <w:marLeft w:val="480"/>
          <w:marRight w:val="0"/>
          <w:marTop w:val="0"/>
          <w:marBottom w:val="0"/>
          <w:divBdr>
            <w:top w:val="none" w:sz="0" w:space="0" w:color="auto"/>
            <w:left w:val="none" w:sz="0" w:space="0" w:color="auto"/>
            <w:bottom w:val="none" w:sz="0" w:space="0" w:color="auto"/>
            <w:right w:val="none" w:sz="0" w:space="0" w:color="auto"/>
          </w:divBdr>
        </w:div>
        <w:div w:id="1469740110">
          <w:marLeft w:val="480"/>
          <w:marRight w:val="0"/>
          <w:marTop w:val="0"/>
          <w:marBottom w:val="0"/>
          <w:divBdr>
            <w:top w:val="none" w:sz="0" w:space="0" w:color="auto"/>
            <w:left w:val="none" w:sz="0" w:space="0" w:color="auto"/>
            <w:bottom w:val="none" w:sz="0" w:space="0" w:color="auto"/>
            <w:right w:val="none" w:sz="0" w:space="0" w:color="auto"/>
          </w:divBdr>
        </w:div>
        <w:div w:id="1472862307">
          <w:marLeft w:val="480"/>
          <w:marRight w:val="0"/>
          <w:marTop w:val="0"/>
          <w:marBottom w:val="0"/>
          <w:divBdr>
            <w:top w:val="none" w:sz="0" w:space="0" w:color="auto"/>
            <w:left w:val="none" w:sz="0" w:space="0" w:color="auto"/>
            <w:bottom w:val="none" w:sz="0" w:space="0" w:color="auto"/>
            <w:right w:val="none" w:sz="0" w:space="0" w:color="auto"/>
          </w:divBdr>
        </w:div>
        <w:div w:id="1560550126">
          <w:marLeft w:val="480"/>
          <w:marRight w:val="0"/>
          <w:marTop w:val="0"/>
          <w:marBottom w:val="0"/>
          <w:divBdr>
            <w:top w:val="none" w:sz="0" w:space="0" w:color="auto"/>
            <w:left w:val="none" w:sz="0" w:space="0" w:color="auto"/>
            <w:bottom w:val="none" w:sz="0" w:space="0" w:color="auto"/>
            <w:right w:val="none" w:sz="0" w:space="0" w:color="auto"/>
          </w:divBdr>
        </w:div>
        <w:div w:id="1565875392">
          <w:marLeft w:val="480"/>
          <w:marRight w:val="0"/>
          <w:marTop w:val="0"/>
          <w:marBottom w:val="0"/>
          <w:divBdr>
            <w:top w:val="none" w:sz="0" w:space="0" w:color="auto"/>
            <w:left w:val="none" w:sz="0" w:space="0" w:color="auto"/>
            <w:bottom w:val="none" w:sz="0" w:space="0" w:color="auto"/>
            <w:right w:val="none" w:sz="0" w:space="0" w:color="auto"/>
          </w:divBdr>
        </w:div>
        <w:div w:id="1570386404">
          <w:marLeft w:val="480"/>
          <w:marRight w:val="0"/>
          <w:marTop w:val="0"/>
          <w:marBottom w:val="0"/>
          <w:divBdr>
            <w:top w:val="none" w:sz="0" w:space="0" w:color="auto"/>
            <w:left w:val="none" w:sz="0" w:space="0" w:color="auto"/>
            <w:bottom w:val="none" w:sz="0" w:space="0" w:color="auto"/>
            <w:right w:val="none" w:sz="0" w:space="0" w:color="auto"/>
          </w:divBdr>
        </w:div>
        <w:div w:id="1580823676">
          <w:marLeft w:val="480"/>
          <w:marRight w:val="0"/>
          <w:marTop w:val="0"/>
          <w:marBottom w:val="0"/>
          <w:divBdr>
            <w:top w:val="none" w:sz="0" w:space="0" w:color="auto"/>
            <w:left w:val="none" w:sz="0" w:space="0" w:color="auto"/>
            <w:bottom w:val="none" w:sz="0" w:space="0" w:color="auto"/>
            <w:right w:val="none" w:sz="0" w:space="0" w:color="auto"/>
          </w:divBdr>
        </w:div>
        <w:div w:id="1642493811">
          <w:marLeft w:val="480"/>
          <w:marRight w:val="0"/>
          <w:marTop w:val="0"/>
          <w:marBottom w:val="0"/>
          <w:divBdr>
            <w:top w:val="none" w:sz="0" w:space="0" w:color="auto"/>
            <w:left w:val="none" w:sz="0" w:space="0" w:color="auto"/>
            <w:bottom w:val="none" w:sz="0" w:space="0" w:color="auto"/>
            <w:right w:val="none" w:sz="0" w:space="0" w:color="auto"/>
          </w:divBdr>
        </w:div>
        <w:div w:id="1694066428">
          <w:marLeft w:val="480"/>
          <w:marRight w:val="0"/>
          <w:marTop w:val="0"/>
          <w:marBottom w:val="0"/>
          <w:divBdr>
            <w:top w:val="none" w:sz="0" w:space="0" w:color="auto"/>
            <w:left w:val="none" w:sz="0" w:space="0" w:color="auto"/>
            <w:bottom w:val="none" w:sz="0" w:space="0" w:color="auto"/>
            <w:right w:val="none" w:sz="0" w:space="0" w:color="auto"/>
          </w:divBdr>
        </w:div>
        <w:div w:id="1714424849">
          <w:marLeft w:val="480"/>
          <w:marRight w:val="0"/>
          <w:marTop w:val="0"/>
          <w:marBottom w:val="0"/>
          <w:divBdr>
            <w:top w:val="none" w:sz="0" w:space="0" w:color="auto"/>
            <w:left w:val="none" w:sz="0" w:space="0" w:color="auto"/>
            <w:bottom w:val="none" w:sz="0" w:space="0" w:color="auto"/>
            <w:right w:val="none" w:sz="0" w:space="0" w:color="auto"/>
          </w:divBdr>
        </w:div>
        <w:div w:id="1716540517">
          <w:marLeft w:val="480"/>
          <w:marRight w:val="0"/>
          <w:marTop w:val="0"/>
          <w:marBottom w:val="0"/>
          <w:divBdr>
            <w:top w:val="none" w:sz="0" w:space="0" w:color="auto"/>
            <w:left w:val="none" w:sz="0" w:space="0" w:color="auto"/>
            <w:bottom w:val="none" w:sz="0" w:space="0" w:color="auto"/>
            <w:right w:val="none" w:sz="0" w:space="0" w:color="auto"/>
          </w:divBdr>
        </w:div>
        <w:div w:id="1720275025">
          <w:marLeft w:val="480"/>
          <w:marRight w:val="0"/>
          <w:marTop w:val="0"/>
          <w:marBottom w:val="0"/>
          <w:divBdr>
            <w:top w:val="none" w:sz="0" w:space="0" w:color="auto"/>
            <w:left w:val="none" w:sz="0" w:space="0" w:color="auto"/>
            <w:bottom w:val="none" w:sz="0" w:space="0" w:color="auto"/>
            <w:right w:val="none" w:sz="0" w:space="0" w:color="auto"/>
          </w:divBdr>
        </w:div>
        <w:div w:id="1761290659">
          <w:marLeft w:val="480"/>
          <w:marRight w:val="0"/>
          <w:marTop w:val="0"/>
          <w:marBottom w:val="0"/>
          <w:divBdr>
            <w:top w:val="none" w:sz="0" w:space="0" w:color="auto"/>
            <w:left w:val="none" w:sz="0" w:space="0" w:color="auto"/>
            <w:bottom w:val="none" w:sz="0" w:space="0" w:color="auto"/>
            <w:right w:val="none" w:sz="0" w:space="0" w:color="auto"/>
          </w:divBdr>
        </w:div>
        <w:div w:id="1777017970">
          <w:marLeft w:val="480"/>
          <w:marRight w:val="0"/>
          <w:marTop w:val="0"/>
          <w:marBottom w:val="0"/>
          <w:divBdr>
            <w:top w:val="none" w:sz="0" w:space="0" w:color="auto"/>
            <w:left w:val="none" w:sz="0" w:space="0" w:color="auto"/>
            <w:bottom w:val="none" w:sz="0" w:space="0" w:color="auto"/>
            <w:right w:val="none" w:sz="0" w:space="0" w:color="auto"/>
          </w:divBdr>
        </w:div>
        <w:div w:id="1840584925">
          <w:marLeft w:val="480"/>
          <w:marRight w:val="0"/>
          <w:marTop w:val="0"/>
          <w:marBottom w:val="0"/>
          <w:divBdr>
            <w:top w:val="none" w:sz="0" w:space="0" w:color="auto"/>
            <w:left w:val="none" w:sz="0" w:space="0" w:color="auto"/>
            <w:bottom w:val="none" w:sz="0" w:space="0" w:color="auto"/>
            <w:right w:val="none" w:sz="0" w:space="0" w:color="auto"/>
          </w:divBdr>
        </w:div>
        <w:div w:id="1865243742">
          <w:marLeft w:val="480"/>
          <w:marRight w:val="0"/>
          <w:marTop w:val="0"/>
          <w:marBottom w:val="0"/>
          <w:divBdr>
            <w:top w:val="none" w:sz="0" w:space="0" w:color="auto"/>
            <w:left w:val="none" w:sz="0" w:space="0" w:color="auto"/>
            <w:bottom w:val="none" w:sz="0" w:space="0" w:color="auto"/>
            <w:right w:val="none" w:sz="0" w:space="0" w:color="auto"/>
          </w:divBdr>
        </w:div>
        <w:div w:id="1868982899">
          <w:marLeft w:val="480"/>
          <w:marRight w:val="0"/>
          <w:marTop w:val="0"/>
          <w:marBottom w:val="0"/>
          <w:divBdr>
            <w:top w:val="none" w:sz="0" w:space="0" w:color="auto"/>
            <w:left w:val="none" w:sz="0" w:space="0" w:color="auto"/>
            <w:bottom w:val="none" w:sz="0" w:space="0" w:color="auto"/>
            <w:right w:val="none" w:sz="0" w:space="0" w:color="auto"/>
          </w:divBdr>
        </w:div>
        <w:div w:id="1870029128">
          <w:marLeft w:val="480"/>
          <w:marRight w:val="0"/>
          <w:marTop w:val="0"/>
          <w:marBottom w:val="0"/>
          <w:divBdr>
            <w:top w:val="none" w:sz="0" w:space="0" w:color="auto"/>
            <w:left w:val="none" w:sz="0" w:space="0" w:color="auto"/>
            <w:bottom w:val="none" w:sz="0" w:space="0" w:color="auto"/>
            <w:right w:val="none" w:sz="0" w:space="0" w:color="auto"/>
          </w:divBdr>
        </w:div>
        <w:div w:id="1881354713">
          <w:marLeft w:val="480"/>
          <w:marRight w:val="0"/>
          <w:marTop w:val="0"/>
          <w:marBottom w:val="0"/>
          <w:divBdr>
            <w:top w:val="none" w:sz="0" w:space="0" w:color="auto"/>
            <w:left w:val="none" w:sz="0" w:space="0" w:color="auto"/>
            <w:bottom w:val="none" w:sz="0" w:space="0" w:color="auto"/>
            <w:right w:val="none" w:sz="0" w:space="0" w:color="auto"/>
          </w:divBdr>
        </w:div>
        <w:div w:id="1895266205">
          <w:marLeft w:val="480"/>
          <w:marRight w:val="0"/>
          <w:marTop w:val="0"/>
          <w:marBottom w:val="0"/>
          <w:divBdr>
            <w:top w:val="none" w:sz="0" w:space="0" w:color="auto"/>
            <w:left w:val="none" w:sz="0" w:space="0" w:color="auto"/>
            <w:bottom w:val="none" w:sz="0" w:space="0" w:color="auto"/>
            <w:right w:val="none" w:sz="0" w:space="0" w:color="auto"/>
          </w:divBdr>
        </w:div>
        <w:div w:id="1944336244">
          <w:marLeft w:val="480"/>
          <w:marRight w:val="0"/>
          <w:marTop w:val="0"/>
          <w:marBottom w:val="0"/>
          <w:divBdr>
            <w:top w:val="none" w:sz="0" w:space="0" w:color="auto"/>
            <w:left w:val="none" w:sz="0" w:space="0" w:color="auto"/>
            <w:bottom w:val="none" w:sz="0" w:space="0" w:color="auto"/>
            <w:right w:val="none" w:sz="0" w:space="0" w:color="auto"/>
          </w:divBdr>
        </w:div>
        <w:div w:id="1966615375">
          <w:marLeft w:val="480"/>
          <w:marRight w:val="0"/>
          <w:marTop w:val="0"/>
          <w:marBottom w:val="0"/>
          <w:divBdr>
            <w:top w:val="none" w:sz="0" w:space="0" w:color="auto"/>
            <w:left w:val="none" w:sz="0" w:space="0" w:color="auto"/>
            <w:bottom w:val="none" w:sz="0" w:space="0" w:color="auto"/>
            <w:right w:val="none" w:sz="0" w:space="0" w:color="auto"/>
          </w:divBdr>
        </w:div>
        <w:div w:id="1973513882">
          <w:marLeft w:val="480"/>
          <w:marRight w:val="0"/>
          <w:marTop w:val="0"/>
          <w:marBottom w:val="0"/>
          <w:divBdr>
            <w:top w:val="none" w:sz="0" w:space="0" w:color="auto"/>
            <w:left w:val="none" w:sz="0" w:space="0" w:color="auto"/>
            <w:bottom w:val="none" w:sz="0" w:space="0" w:color="auto"/>
            <w:right w:val="none" w:sz="0" w:space="0" w:color="auto"/>
          </w:divBdr>
        </w:div>
        <w:div w:id="1976442607">
          <w:marLeft w:val="480"/>
          <w:marRight w:val="0"/>
          <w:marTop w:val="0"/>
          <w:marBottom w:val="0"/>
          <w:divBdr>
            <w:top w:val="none" w:sz="0" w:space="0" w:color="auto"/>
            <w:left w:val="none" w:sz="0" w:space="0" w:color="auto"/>
            <w:bottom w:val="none" w:sz="0" w:space="0" w:color="auto"/>
            <w:right w:val="none" w:sz="0" w:space="0" w:color="auto"/>
          </w:divBdr>
        </w:div>
        <w:div w:id="2013137530">
          <w:marLeft w:val="480"/>
          <w:marRight w:val="0"/>
          <w:marTop w:val="0"/>
          <w:marBottom w:val="0"/>
          <w:divBdr>
            <w:top w:val="none" w:sz="0" w:space="0" w:color="auto"/>
            <w:left w:val="none" w:sz="0" w:space="0" w:color="auto"/>
            <w:bottom w:val="none" w:sz="0" w:space="0" w:color="auto"/>
            <w:right w:val="none" w:sz="0" w:space="0" w:color="auto"/>
          </w:divBdr>
        </w:div>
        <w:div w:id="2024045109">
          <w:marLeft w:val="480"/>
          <w:marRight w:val="0"/>
          <w:marTop w:val="0"/>
          <w:marBottom w:val="0"/>
          <w:divBdr>
            <w:top w:val="none" w:sz="0" w:space="0" w:color="auto"/>
            <w:left w:val="none" w:sz="0" w:space="0" w:color="auto"/>
            <w:bottom w:val="none" w:sz="0" w:space="0" w:color="auto"/>
            <w:right w:val="none" w:sz="0" w:space="0" w:color="auto"/>
          </w:divBdr>
        </w:div>
        <w:div w:id="2029524159">
          <w:marLeft w:val="480"/>
          <w:marRight w:val="0"/>
          <w:marTop w:val="0"/>
          <w:marBottom w:val="0"/>
          <w:divBdr>
            <w:top w:val="none" w:sz="0" w:space="0" w:color="auto"/>
            <w:left w:val="none" w:sz="0" w:space="0" w:color="auto"/>
            <w:bottom w:val="none" w:sz="0" w:space="0" w:color="auto"/>
            <w:right w:val="none" w:sz="0" w:space="0" w:color="auto"/>
          </w:divBdr>
        </w:div>
        <w:div w:id="2076005314">
          <w:marLeft w:val="480"/>
          <w:marRight w:val="0"/>
          <w:marTop w:val="0"/>
          <w:marBottom w:val="0"/>
          <w:divBdr>
            <w:top w:val="none" w:sz="0" w:space="0" w:color="auto"/>
            <w:left w:val="none" w:sz="0" w:space="0" w:color="auto"/>
            <w:bottom w:val="none" w:sz="0" w:space="0" w:color="auto"/>
            <w:right w:val="none" w:sz="0" w:space="0" w:color="auto"/>
          </w:divBdr>
        </w:div>
        <w:div w:id="2098556309">
          <w:marLeft w:val="480"/>
          <w:marRight w:val="0"/>
          <w:marTop w:val="0"/>
          <w:marBottom w:val="0"/>
          <w:divBdr>
            <w:top w:val="none" w:sz="0" w:space="0" w:color="auto"/>
            <w:left w:val="none" w:sz="0" w:space="0" w:color="auto"/>
            <w:bottom w:val="none" w:sz="0" w:space="0" w:color="auto"/>
            <w:right w:val="none" w:sz="0" w:space="0" w:color="auto"/>
          </w:divBdr>
        </w:div>
        <w:div w:id="2112847063">
          <w:marLeft w:val="480"/>
          <w:marRight w:val="0"/>
          <w:marTop w:val="0"/>
          <w:marBottom w:val="0"/>
          <w:divBdr>
            <w:top w:val="none" w:sz="0" w:space="0" w:color="auto"/>
            <w:left w:val="none" w:sz="0" w:space="0" w:color="auto"/>
            <w:bottom w:val="none" w:sz="0" w:space="0" w:color="auto"/>
            <w:right w:val="none" w:sz="0" w:space="0" w:color="auto"/>
          </w:divBdr>
        </w:div>
      </w:divsChild>
    </w:div>
    <w:div w:id="142284147">
      <w:bodyDiv w:val="1"/>
      <w:marLeft w:val="0"/>
      <w:marRight w:val="0"/>
      <w:marTop w:val="0"/>
      <w:marBottom w:val="0"/>
      <w:divBdr>
        <w:top w:val="none" w:sz="0" w:space="0" w:color="auto"/>
        <w:left w:val="none" w:sz="0" w:space="0" w:color="auto"/>
        <w:bottom w:val="none" w:sz="0" w:space="0" w:color="auto"/>
        <w:right w:val="none" w:sz="0" w:space="0" w:color="auto"/>
      </w:divBdr>
      <w:divsChild>
        <w:div w:id="56322403">
          <w:marLeft w:val="480"/>
          <w:marRight w:val="0"/>
          <w:marTop w:val="0"/>
          <w:marBottom w:val="0"/>
          <w:divBdr>
            <w:top w:val="none" w:sz="0" w:space="0" w:color="auto"/>
            <w:left w:val="none" w:sz="0" w:space="0" w:color="auto"/>
            <w:bottom w:val="none" w:sz="0" w:space="0" w:color="auto"/>
            <w:right w:val="none" w:sz="0" w:space="0" w:color="auto"/>
          </w:divBdr>
        </w:div>
        <w:div w:id="89786496">
          <w:marLeft w:val="480"/>
          <w:marRight w:val="0"/>
          <w:marTop w:val="0"/>
          <w:marBottom w:val="0"/>
          <w:divBdr>
            <w:top w:val="none" w:sz="0" w:space="0" w:color="auto"/>
            <w:left w:val="none" w:sz="0" w:space="0" w:color="auto"/>
            <w:bottom w:val="none" w:sz="0" w:space="0" w:color="auto"/>
            <w:right w:val="none" w:sz="0" w:space="0" w:color="auto"/>
          </w:divBdr>
        </w:div>
        <w:div w:id="92092320">
          <w:marLeft w:val="480"/>
          <w:marRight w:val="0"/>
          <w:marTop w:val="0"/>
          <w:marBottom w:val="0"/>
          <w:divBdr>
            <w:top w:val="none" w:sz="0" w:space="0" w:color="auto"/>
            <w:left w:val="none" w:sz="0" w:space="0" w:color="auto"/>
            <w:bottom w:val="none" w:sz="0" w:space="0" w:color="auto"/>
            <w:right w:val="none" w:sz="0" w:space="0" w:color="auto"/>
          </w:divBdr>
        </w:div>
        <w:div w:id="129910479">
          <w:marLeft w:val="480"/>
          <w:marRight w:val="0"/>
          <w:marTop w:val="0"/>
          <w:marBottom w:val="0"/>
          <w:divBdr>
            <w:top w:val="none" w:sz="0" w:space="0" w:color="auto"/>
            <w:left w:val="none" w:sz="0" w:space="0" w:color="auto"/>
            <w:bottom w:val="none" w:sz="0" w:space="0" w:color="auto"/>
            <w:right w:val="none" w:sz="0" w:space="0" w:color="auto"/>
          </w:divBdr>
        </w:div>
        <w:div w:id="140460684">
          <w:marLeft w:val="480"/>
          <w:marRight w:val="0"/>
          <w:marTop w:val="0"/>
          <w:marBottom w:val="0"/>
          <w:divBdr>
            <w:top w:val="none" w:sz="0" w:space="0" w:color="auto"/>
            <w:left w:val="none" w:sz="0" w:space="0" w:color="auto"/>
            <w:bottom w:val="none" w:sz="0" w:space="0" w:color="auto"/>
            <w:right w:val="none" w:sz="0" w:space="0" w:color="auto"/>
          </w:divBdr>
        </w:div>
        <w:div w:id="166987273">
          <w:marLeft w:val="480"/>
          <w:marRight w:val="0"/>
          <w:marTop w:val="0"/>
          <w:marBottom w:val="0"/>
          <w:divBdr>
            <w:top w:val="none" w:sz="0" w:space="0" w:color="auto"/>
            <w:left w:val="none" w:sz="0" w:space="0" w:color="auto"/>
            <w:bottom w:val="none" w:sz="0" w:space="0" w:color="auto"/>
            <w:right w:val="none" w:sz="0" w:space="0" w:color="auto"/>
          </w:divBdr>
        </w:div>
        <w:div w:id="171263420">
          <w:marLeft w:val="480"/>
          <w:marRight w:val="0"/>
          <w:marTop w:val="0"/>
          <w:marBottom w:val="0"/>
          <w:divBdr>
            <w:top w:val="none" w:sz="0" w:space="0" w:color="auto"/>
            <w:left w:val="none" w:sz="0" w:space="0" w:color="auto"/>
            <w:bottom w:val="none" w:sz="0" w:space="0" w:color="auto"/>
            <w:right w:val="none" w:sz="0" w:space="0" w:color="auto"/>
          </w:divBdr>
        </w:div>
        <w:div w:id="225190700">
          <w:marLeft w:val="480"/>
          <w:marRight w:val="0"/>
          <w:marTop w:val="0"/>
          <w:marBottom w:val="0"/>
          <w:divBdr>
            <w:top w:val="none" w:sz="0" w:space="0" w:color="auto"/>
            <w:left w:val="none" w:sz="0" w:space="0" w:color="auto"/>
            <w:bottom w:val="none" w:sz="0" w:space="0" w:color="auto"/>
            <w:right w:val="none" w:sz="0" w:space="0" w:color="auto"/>
          </w:divBdr>
        </w:div>
        <w:div w:id="236598859">
          <w:marLeft w:val="480"/>
          <w:marRight w:val="0"/>
          <w:marTop w:val="0"/>
          <w:marBottom w:val="0"/>
          <w:divBdr>
            <w:top w:val="none" w:sz="0" w:space="0" w:color="auto"/>
            <w:left w:val="none" w:sz="0" w:space="0" w:color="auto"/>
            <w:bottom w:val="none" w:sz="0" w:space="0" w:color="auto"/>
            <w:right w:val="none" w:sz="0" w:space="0" w:color="auto"/>
          </w:divBdr>
        </w:div>
        <w:div w:id="236941102">
          <w:marLeft w:val="480"/>
          <w:marRight w:val="0"/>
          <w:marTop w:val="0"/>
          <w:marBottom w:val="0"/>
          <w:divBdr>
            <w:top w:val="none" w:sz="0" w:space="0" w:color="auto"/>
            <w:left w:val="none" w:sz="0" w:space="0" w:color="auto"/>
            <w:bottom w:val="none" w:sz="0" w:space="0" w:color="auto"/>
            <w:right w:val="none" w:sz="0" w:space="0" w:color="auto"/>
          </w:divBdr>
        </w:div>
        <w:div w:id="239292745">
          <w:marLeft w:val="480"/>
          <w:marRight w:val="0"/>
          <w:marTop w:val="0"/>
          <w:marBottom w:val="0"/>
          <w:divBdr>
            <w:top w:val="none" w:sz="0" w:space="0" w:color="auto"/>
            <w:left w:val="none" w:sz="0" w:space="0" w:color="auto"/>
            <w:bottom w:val="none" w:sz="0" w:space="0" w:color="auto"/>
            <w:right w:val="none" w:sz="0" w:space="0" w:color="auto"/>
          </w:divBdr>
        </w:div>
        <w:div w:id="242418155">
          <w:marLeft w:val="480"/>
          <w:marRight w:val="0"/>
          <w:marTop w:val="0"/>
          <w:marBottom w:val="0"/>
          <w:divBdr>
            <w:top w:val="none" w:sz="0" w:space="0" w:color="auto"/>
            <w:left w:val="none" w:sz="0" w:space="0" w:color="auto"/>
            <w:bottom w:val="none" w:sz="0" w:space="0" w:color="auto"/>
            <w:right w:val="none" w:sz="0" w:space="0" w:color="auto"/>
          </w:divBdr>
        </w:div>
        <w:div w:id="268513461">
          <w:marLeft w:val="480"/>
          <w:marRight w:val="0"/>
          <w:marTop w:val="0"/>
          <w:marBottom w:val="0"/>
          <w:divBdr>
            <w:top w:val="none" w:sz="0" w:space="0" w:color="auto"/>
            <w:left w:val="none" w:sz="0" w:space="0" w:color="auto"/>
            <w:bottom w:val="none" w:sz="0" w:space="0" w:color="auto"/>
            <w:right w:val="none" w:sz="0" w:space="0" w:color="auto"/>
          </w:divBdr>
        </w:div>
        <w:div w:id="273942529">
          <w:marLeft w:val="480"/>
          <w:marRight w:val="0"/>
          <w:marTop w:val="0"/>
          <w:marBottom w:val="0"/>
          <w:divBdr>
            <w:top w:val="none" w:sz="0" w:space="0" w:color="auto"/>
            <w:left w:val="none" w:sz="0" w:space="0" w:color="auto"/>
            <w:bottom w:val="none" w:sz="0" w:space="0" w:color="auto"/>
            <w:right w:val="none" w:sz="0" w:space="0" w:color="auto"/>
          </w:divBdr>
        </w:div>
        <w:div w:id="279654113">
          <w:marLeft w:val="480"/>
          <w:marRight w:val="0"/>
          <w:marTop w:val="0"/>
          <w:marBottom w:val="0"/>
          <w:divBdr>
            <w:top w:val="none" w:sz="0" w:space="0" w:color="auto"/>
            <w:left w:val="none" w:sz="0" w:space="0" w:color="auto"/>
            <w:bottom w:val="none" w:sz="0" w:space="0" w:color="auto"/>
            <w:right w:val="none" w:sz="0" w:space="0" w:color="auto"/>
          </w:divBdr>
        </w:div>
        <w:div w:id="284973341">
          <w:marLeft w:val="480"/>
          <w:marRight w:val="0"/>
          <w:marTop w:val="0"/>
          <w:marBottom w:val="0"/>
          <w:divBdr>
            <w:top w:val="none" w:sz="0" w:space="0" w:color="auto"/>
            <w:left w:val="none" w:sz="0" w:space="0" w:color="auto"/>
            <w:bottom w:val="none" w:sz="0" w:space="0" w:color="auto"/>
            <w:right w:val="none" w:sz="0" w:space="0" w:color="auto"/>
          </w:divBdr>
        </w:div>
        <w:div w:id="366300814">
          <w:marLeft w:val="480"/>
          <w:marRight w:val="0"/>
          <w:marTop w:val="0"/>
          <w:marBottom w:val="0"/>
          <w:divBdr>
            <w:top w:val="none" w:sz="0" w:space="0" w:color="auto"/>
            <w:left w:val="none" w:sz="0" w:space="0" w:color="auto"/>
            <w:bottom w:val="none" w:sz="0" w:space="0" w:color="auto"/>
            <w:right w:val="none" w:sz="0" w:space="0" w:color="auto"/>
          </w:divBdr>
        </w:div>
        <w:div w:id="381710065">
          <w:marLeft w:val="480"/>
          <w:marRight w:val="0"/>
          <w:marTop w:val="0"/>
          <w:marBottom w:val="0"/>
          <w:divBdr>
            <w:top w:val="none" w:sz="0" w:space="0" w:color="auto"/>
            <w:left w:val="none" w:sz="0" w:space="0" w:color="auto"/>
            <w:bottom w:val="none" w:sz="0" w:space="0" w:color="auto"/>
            <w:right w:val="none" w:sz="0" w:space="0" w:color="auto"/>
          </w:divBdr>
        </w:div>
        <w:div w:id="535653701">
          <w:marLeft w:val="480"/>
          <w:marRight w:val="0"/>
          <w:marTop w:val="0"/>
          <w:marBottom w:val="0"/>
          <w:divBdr>
            <w:top w:val="none" w:sz="0" w:space="0" w:color="auto"/>
            <w:left w:val="none" w:sz="0" w:space="0" w:color="auto"/>
            <w:bottom w:val="none" w:sz="0" w:space="0" w:color="auto"/>
            <w:right w:val="none" w:sz="0" w:space="0" w:color="auto"/>
          </w:divBdr>
        </w:div>
        <w:div w:id="538123800">
          <w:marLeft w:val="480"/>
          <w:marRight w:val="0"/>
          <w:marTop w:val="0"/>
          <w:marBottom w:val="0"/>
          <w:divBdr>
            <w:top w:val="none" w:sz="0" w:space="0" w:color="auto"/>
            <w:left w:val="none" w:sz="0" w:space="0" w:color="auto"/>
            <w:bottom w:val="none" w:sz="0" w:space="0" w:color="auto"/>
            <w:right w:val="none" w:sz="0" w:space="0" w:color="auto"/>
          </w:divBdr>
        </w:div>
        <w:div w:id="538398685">
          <w:marLeft w:val="480"/>
          <w:marRight w:val="0"/>
          <w:marTop w:val="0"/>
          <w:marBottom w:val="0"/>
          <w:divBdr>
            <w:top w:val="none" w:sz="0" w:space="0" w:color="auto"/>
            <w:left w:val="none" w:sz="0" w:space="0" w:color="auto"/>
            <w:bottom w:val="none" w:sz="0" w:space="0" w:color="auto"/>
            <w:right w:val="none" w:sz="0" w:space="0" w:color="auto"/>
          </w:divBdr>
        </w:div>
        <w:div w:id="547375243">
          <w:marLeft w:val="480"/>
          <w:marRight w:val="0"/>
          <w:marTop w:val="0"/>
          <w:marBottom w:val="0"/>
          <w:divBdr>
            <w:top w:val="none" w:sz="0" w:space="0" w:color="auto"/>
            <w:left w:val="none" w:sz="0" w:space="0" w:color="auto"/>
            <w:bottom w:val="none" w:sz="0" w:space="0" w:color="auto"/>
            <w:right w:val="none" w:sz="0" w:space="0" w:color="auto"/>
          </w:divBdr>
        </w:div>
        <w:div w:id="557981975">
          <w:marLeft w:val="480"/>
          <w:marRight w:val="0"/>
          <w:marTop w:val="0"/>
          <w:marBottom w:val="0"/>
          <w:divBdr>
            <w:top w:val="none" w:sz="0" w:space="0" w:color="auto"/>
            <w:left w:val="none" w:sz="0" w:space="0" w:color="auto"/>
            <w:bottom w:val="none" w:sz="0" w:space="0" w:color="auto"/>
            <w:right w:val="none" w:sz="0" w:space="0" w:color="auto"/>
          </w:divBdr>
        </w:div>
        <w:div w:id="611664867">
          <w:marLeft w:val="480"/>
          <w:marRight w:val="0"/>
          <w:marTop w:val="0"/>
          <w:marBottom w:val="0"/>
          <w:divBdr>
            <w:top w:val="none" w:sz="0" w:space="0" w:color="auto"/>
            <w:left w:val="none" w:sz="0" w:space="0" w:color="auto"/>
            <w:bottom w:val="none" w:sz="0" w:space="0" w:color="auto"/>
            <w:right w:val="none" w:sz="0" w:space="0" w:color="auto"/>
          </w:divBdr>
        </w:div>
        <w:div w:id="616838769">
          <w:marLeft w:val="480"/>
          <w:marRight w:val="0"/>
          <w:marTop w:val="0"/>
          <w:marBottom w:val="0"/>
          <w:divBdr>
            <w:top w:val="none" w:sz="0" w:space="0" w:color="auto"/>
            <w:left w:val="none" w:sz="0" w:space="0" w:color="auto"/>
            <w:bottom w:val="none" w:sz="0" w:space="0" w:color="auto"/>
            <w:right w:val="none" w:sz="0" w:space="0" w:color="auto"/>
          </w:divBdr>
        </w:div>
        <w:div w:id="663164355">
          <w:marLeft w:val="480"/>
          <w:marRight w:val="0"/>
          <w:marTop w:val="0"/>
          <w:marBottom w:val="0"/>
          <w:divBdr>
            <w:top w:val="none" w:sz="0" w:space="0" w:color="auto"/>
            <w:left w:val="none" w:sz="0" w:space="0" w:color="auto"/>
            <w:bottom w:val="none" w:sz="0" w:space="0" w:color="auto"/>
            <w:right w:val="none" w:sz="0" w:space="0" w:color="auto"/>
          </w:divBdr>
        </w:div>
        <w:div w:id="672729569">
          <w:marLeft w:val="480"/>
          <w:marRight w:val="0"/>
          <w:marTop w:val="0"/>
          <w:marBottom w:val="0"/>
          <w:divBdr>
            <w:top w:val="none" w:sz="0" w:space="0" w:color="auto"/>
            <w:left w:val="none" w:sz="0" w:space="0" w:color="auto"/>
            <w:bottom w:val="none" w:sz="0" w:space="0" w:color="auto"/>
            <w:right w:val="none" w:sz="0" w:space="0" w:color="auto"/>
          </w:divBdr>
        </w:div>
        <w:div w:id="916401118">
          <w:marLeft w:val="480"/>
          <w:marRight w:val="0"/>
          <w:marTop w:val="0"/>
          <w:marBottom w:val="0"/>
          <w:divBdr>
            <w:top w:val="none" w:sz="0" w:space="0" w:color="auto"/>
            <w:left w:val="none" w:sz="0" w:space="0" w:color="auto"/>
            <w:bottom w:val="none" w:sz="0" w:space="0" w:color="auto"/>
            <w:right w:val="none" w:sz="0" w:space="0" w:color="auto"/>
          </w:divBdr>
        </w:div>
        <w:div w:id="962813248">
          <w:marLeft w:val="480"/>
          <w:marRight w:val="0"/>
          <w:marTop w:val="0"/>
          <w:marBottom w:val="0"/>
          <w:divBdr>
            <w:top w:val="none" w:sz="0" w:space="0" w:color="auto"/>
            <w:left w:val="none" w:sz="0" w:space="0" w:color="auto"/>
            <w:bottom w:val="none" w:sz="0" w:space="0" w:color="auto"/>
            <w:right w:val="none" w:sz="0" w:space="0" w:color="auto"/>
          </w:divBdr>
        </w:div>
        <w:div w:id="1000038586">
          <w:marLeft w:val="480"/>
          <w:marRight w:val="0"/>
          <w:marTop w:val="0"/>
          <w:marBottom w:val="0"/>
          <w:divBdr>
            <w:top w:val="none" w:sz="0" w:space="0" w:color="auto"/>
            <w:left w:val="none" w:sz="0" w:space="0" w:color="auto"/>
            <w:bottom w:val="none" w:sz="0" w:space="0" w:color="auto"/>
            <w:right w:val="none" w:sz="0" w:space="0" w:color="auto"/>
          </w:divBdr>
        </w:div>
        <w:div w:id="1003362775">
          <w:marLeft w:val="480"/>
          <w:marRight w:val="0"/>
          <w:marTop w:val="0"/>
          <w:marBottom w:val="0"/>
          <w:divBdr>
            <w:top w:val="none" w:sz="0" w:space="0" w:color="auto"/>
            <w:left w:val="none" w:sz="0" w:space="0" w:color="auto"/>
            <w:bottom w:val="none" w:sz="0" w:space="0" w:color="auto"/>
            <w:right w:val="none" w:sz="0" w:space="0" w:color="auto"/>
          </w:divBdr>
        </w:div>
        <w:div w:id="1061640307">
          <w:marLeft w:val="480"/>
          <w:marRight w:val="0"/>
          <w:marTop w:val="0"/>
          <w:marBottom w:val="0"/>
          <w:divBdr>
            <w:top w:val="none" w:sz="0" w:space="0" w:color="auto"/>
            <w:left w:val="none" w:sz="0" w:space="0" w:color="auto"/>
            <w:bottom w:val="none" w:sz="0" w:space="0" w:color="auto"/>
            <w:right w:val="none" w:sz="0" w:space="0" w:color="auto"/>
          </w:divBdr>
        </w:div>
        <w:div w:id="1062367743">
          <w:marLeft w:val="480"/>
          <w:marRight w:val="0"/>
          <w:marTop w:val="0"/>
          <w:marBottom w:val="0"/>
          <w:divBdr>
            <w:top w:val="none" w:sz="0" w:space="0" w:color="auto"/>
            <w:left w:val="none" w:sz="0" w:space="0" w:color="auto"/>
            <w:bottom w:val="none" w:sz="0" w:space="0" w:color="auto"/>
            <w:right w:val="none" w:sz="0" w:space="0" w:color="auto"/>
          </w:divBdr>
        </w:div>
        <w:div w:id="1142116191">
          <w:marLeft w:val="480"/>
          <w:marRight w:val="0"/>
          <w:marTop w:val="0"/>
          <w:marBottom w:val="0"/>
          <w:divBdr>
            <w:top w:val="none" w:sz="0" w:space="0" w:color="auto"/>
            <w:left w:val="none" w:sz="0" w:space="0" w:color="auto"/>
            <w:bottom w:val="none" w:sz="0" w:space="0" w:color="auto"/>
            <w:right w:val="none" w:sz="0" w:space="0" w:color="auto"/>
          </w:divBdr>
        </w:div>
        <w:div w:id="1192458641">
          <w:marLeft w:val="480"/>
          <w:marRight w:val="0"/>
          <w:marTop w:val="0"/>
          <w:marBottom w:val="0"/>
          <w:divBdr>
            <w:top w:val="none" w:sz="0" w:space="0" w:color="auto"/>
            <w:left w:val="none" w:sz="0" w:space="0" w:color="auto"/>
            <w:bottom w:val="none" w:sz="0" w:space="0" w:color="auto"/>
            <w:right w:val="none" w:sz="0" w:space="0" w:color="auto"/>
          </w:divBdr>
        </w:div>
        <w:div w:id="1200701761">
          <w:marLeft w:val="480"/>
          <w:marRight w:val="0"/>
          <w:marTop w:val="0"/>
          <w:marBottom w:val="0"/>
          <w:divBdr>
            <w:top w:val="none" w:sz="0" w:space="0" w:color="auto"/>
            <w:left w:val="none" w:sz="0" w:space="0" w:color="auto"/>
            <w:bottom w:val="none" w:sz="0" w:space="0" w:color="auto"/>
            <w:right w:val="none" w:sz="0" w:space="0" w:color="auto"/>
          </w:divBdr>
        </w:div>
        <w:div w:id="1308511351">
          <w:marLeft w:val="480"/>
          <w:marRight w:val="0"/>
          <w:marTop w:val="0"/>
          <w:marBottom w:val="0"/>
          <w:divBdr>
            <w:top w:val="none" w:sz="0" w:space="0" w:color="auto"/>
            <w:left w:val="none" w:sz="0" w:space="0" w:color="auto"/>
            <w:bottom w:val="none" w:sz="0" w:space="0" w:color="auto"/>
            <w:right w:val="none" w:sz="0" w:space="0" w:color="auto"/>
          </w:divBdr>
        </w:div>
        <w:div w:id="1320378911">
          <w:marLeft w:val="480"/>
          <w:marRight w:val="0"/>
          <w:marTop w:val="0"/>
          <w:marBottom w:val="0"/>
          <w:divBdr>
            <w:top w:val="none" w:sz="0" w:space="0" w:color="auto"/>
            <w:left w:val="none" w:sz="0" w:space="0" w:color="auto"/>
            <w:bottom w:val="none" w:sz="0" w:space="0" w:color="auto"/>
            <w:right w:val="none" w:sz="0" w:space="0" w:color="auto"/>
          </w:divBdr>
        </w:div>
        <w:div w:id="1433933201">
          <w:marLeft w:val="480"/>
          <w:marRight w:val="0"/>
          <w:marTop w:val="0"/>
          <w:marBottom w:val="0"/>
          <w:divBdr>
            <w:top w:val="none" w:sz="0" w:space="0" w:color="auto"/>
            <w:left w:val="none" w:sz="0" w:space="0" w:color="auto"/>
            <w:bottom w:val="none" w:sz="0" w:space="0" w:color="auto"/>
            <w:right w:val="none" w:sz="0" w:space="0" w:color="auto"/>
          </w:divBdr>
        </w:div>
        <w:div w:id="1450856139">
          <w:marLeft w:val="480"/>
          <w:marRight w:val="0"/>
          <w:marTop w:val="0"/>
          <w:marBottom w:val="0"/>
          <w:divBdr>
            <w:top w:val="none" w:sz="0" w:space="0" w:color="auto"/>
            <w:left w:val="none" w:sz="0" w:space="0" w:color="auto"/>
            <w:bottom w:val="none" w:sz="0" w:space="0" w:color="auto"/>
            <w:right w:val="none" w:sz="0" w:space="0" w:color="auto"/>
          </w:divBdr>
        </w:div>
        <w:div w:id="1471829095">
          <w:marLeft w:val="480"/>
          <w:marRight w:val="0"/>
          <w:marTop w:val="0"/>
          <w:marBottom w:val="0"/>
          <w:divBdr>
            <w:top w:val="none" w:sz="0" w:space="0" w:color="auto"/>
            <w:left w:val="none" w:sz="0" w:space="0" w:color="auto"/>
            <w:bottom w:val="none" w:sz="0" w:space="0" w:color="auto"/>
            <w:right w:val="none" w:sz="0" w:space="0" w:color="auto"/>
          </w:divBdr>
        </w:div>
        <w:div w:id="1478648581">
          <w:marLeft w:val="480"/>
          <w:marRight w:val="0"/>
          <w:marTop w:val="0"/>
          <w:marBottom w:val="0"/>
          <w:divBdr>
            <w:top w:val="none" w:sz="0" w:space="0" w:color="auto"/>
            <w:left w:val="none" w:sz="0" w:space="0" w:color="auto"/>
            <w:bottom w:val="none" w:sz="0" w:space="0" w:color="auto"/>
            <w:right w:val="none" w:sz="0" w:space="0" w:color="auto"/>
          </w:divBdr>
        </w:div>
        <w:div w:id="1509296678">
          <w:marLeft w:val="480"/>
          <w:marRight w:val="0"/>
          <w:marTop w:val="0"/>
          <w:marBottom w:val="0"/>
          <w:divBdr>
            <w:top w:val="none" w:sz="0" w:space="0" w:color="auto"/>
            <w:left w:val="none" w:sz="0" w:space="0" w:color="auto"/>
            <w:bottom w:val="none" w:sz="0" w:space="0" w:color="auto"/>
            <w:right w:val="none" w:sz="0" w:space="0" w:color="auto"/>
          </w:divBdr>
        </w:div>
        <w:div w:id="1549145673">
          <w:marLeft w:val="480"/>
          <w:marRight w:val="0"/>
          <w:marTop w:val="0"/>
          <w:marBottom w:val="0"/>
          <w:divBdr>
            <w:top w:val="none" w:sz="0" w:space="0" w:color="auto"/>
            <w:left w:val="none" w:sz="0" w:space="0" w:color="auto"/>
            <w:bottom w:val="none" w:sz="0" w:space="0" w:color="auto"/>
            <w:right w:val="none" w:sz="0" w:space="0" w:color="auto"/>
          </w:divBdr>
        </w:div>
        <w:div w:id="1569607751">
          <w:marLeft w:val="480"/>
          <w:marRight w:val="0"/>
          <w:marTop w:val="0"/>
          <w:marBottom w:val="0"/>
          <w:divBdr>
            <w:top w:val="none" w:sz="0" w:space="0" w:color="auto"/>
            <w:left w:val="none" w:sz="0" w:space="0" w:color="auto"/>
            <w:bottom w:val="none" w:sz="0" w:space="0" w:color="auto"/>
            <w:right w:val="none" w:sz="0" w:space="0" w:color="auto"/>
          </w:divBdr>
        </w:div>
        <w:div w:id="1577326225">
          <w:marLeft w:val="480"/>
          <w:marRight w:val="0"/>
          <w:marTop w:val="0"/>
          <w:marBottom w:val="0"/>
          <w:divBdr>
            <w:top w:val="none" w:sz="0" w:space="0" w:color="auto"/>
            <w:left w:val="none" w:sz="0" w:space="0" w:color="auto"/>
            <w:bottom w:val="none" w:sz="0" w:space="0" w:color="auto"/>
            <w:right w:val="none" w:sz="0" w:space="0" w:color="auto"/>
          </w:divBdr>
        </w:div>
        <w:div w:id="1613973150">
          <w:marLeft w:val="480"/>
          <w:marRight w:val="0"/>
          <w:marTop w:val="0"/>
          <w:marBottom w:val="0"/>
          <w:divBdr>
            <w:top w:val="none" w:sz="0" w:space="0" w:color="auto"/>
            <w:left w:val="none" w:sz="0" w:space="0" w:color="auto"/>
            <w:bottom w:val="none" w:sz="0" w:space="0" w:color="auto"/>
            <w:right w:val="none" w:sz="0" w:space="0" w:color="auto"/>
          </w:divBdr>
        </w:div>
        <w:div w:id="1626539205">
          <w:marLeft w:val="480"/>
          <w:marRight w:val="0"/>
          <w:marTop w:val="0"/>
          <w:marBottom w:val="0"/>
          <w:divBdr>
            <w:top w:val="none" w:sz="0" w:space="0" w:color="auto"/>
            <w:left w:val="none" w:sz="0" w:space="0" w:color="auto"/>
            <w:bottom w:val="none" w:sz="0" w:space="0" w:color="auto"/>
            <w:right w:val="none" w:sz="0" w:space="0" w:color="auto"/>
          </w:divBdr>
        </w:div>
        <w:div w:id="1644970907">
          <w:marLeft w:val="480"/>
          <w:marRight w:val="0"/>
          <w:marTop w:val="0"/>
          <w:marBottom w:val="0"/>
          <w:divBdr>
            <w:top w:val="none" w:sz="0" w:space="0" w:color="auto"/>
            <w:left w:val="none" w:sz="0" w:space="0" w:color="auto"/>
            <w:bottom w:val="none" w:sz="0" w:space="0" w:color="auto"/>
            <w:right w:val="none" w:sz="0" w:space="0" w:color="auto"/>
          </w:divBdr>
        </w:div>
        <w:div w:id="1647778905">
          <w:marLeft w:val="480"/>
          <w:marRight w:val="0"/>
          <w:marTop w:val="0"/>
          <w:marBottom w:val="0"/>
          <w:divBdr>
            <w:top w:val="none" w:sz="0" w:space="0" w:color="auto"/>
            <w:left w:val="none" w:sz="0" w:space="0" w:color="auto"/>
            <w:bottom w:val="none" w:sz="0" w:space="0" w:color="auto"/>
            <w:right w:val="none" w:sz="0" w:space="0" w:color="auto"/>
          </w:divBdr>
        </w:div>
        <w:div w:id="1654144157">
          <w:marLeft w:val="480"/>
          <w:marRight w:val="0"/>
          <w:marTop w:val="0"/>
          <w:marBottom w:val="0"/>
          <w:divBdr>
            <w:top w:val="none" w:sz="0" w:space="0" w:color="auto"/>
            <w:left w:val="none" w:sz="0" w:space="0" w:color="auto"/>
            <w:bottom w:val="none" w:sz="0" w:space="0" w:color="auto"/>
            <w:right w:val="none" w:sz="0" w:space="0" w:color="auto"/>
          </w:divBdr>
        </w:div>
        <w:div w:id="1688479549">
          <w:marLeft w:val="480"/>
          <w:marRight w:val="0"/>
          <w:marTop w:val="0"/>
          <w:marBottom w:val="0"/>
          <w:divBdr>
            <w:top w:val="none" w:sz="0" w:space="0" w:color="auto"/>
            <w:left w:val="none" w:sz="0" w:space="0" w:color="auto"/>
            <w:bottom w:val="none" w:sz="0" w:space="0" w:color="auto"/>
            <w:right w:val="none" w:sz="0" w:space="0" w:color="auto"/>
          </w:divBdr>
        </w:div>
        <w:div w:id="1689479227">
          <w:marLeft w:val="480"/>
          <w:marRight w:val="0"/>
          <w:marTop w:val="0"/>
          <w:marBottom w:val="0"/>
          <w:divBdr>
            <w:top w:val="none" w:sz="0" w:space="0" w:color="auto"/>
            <w:left w:val="none" w:sz="0" w:space="0" w:color="auto"/>
            <w:bottom w:val="none" w:sz="0" w:space="0" w:color="auto"/>
            <w:right w:val="none" w:sz="0" w:space="0" w:color="auto"/>
          </w:divBdr>
        </w:div>
        <w:div w:id="1707825658">
          <w:marLeft w:val="480"/>
          <w:marRight w:val="0"/>
          <w:marTop w:val="0"/>
          <w:marBottom w:val="0"/>
          <w:divBdr>
            <w:top w:val="none" w:sz="0" w:space="0" w:color="auto"/>
            <w:left w:val="none" w:sz="0" w:space="0" w:color="auto"/>
            <w:bottom w:val="none" w:sz="0" w:space="0" w:color="auto"/>
            <w:right w:val="none" w:sz="0" w:space="0" w:color="auto"/>
          </w:divBdr>
        </w:div>
        <w:div w:id="1748963698">
          <w:marLeft w:val="480"/>
          <w:marRight w:val="0"/>
          <w:marTop w:val="0"/>
          <w:marBottom w:val="0"/>
          <w:divBdr>
            <w:top w:val="none" w:sz="0" w:space="0" w:color="auto"/>
            <w:left w:val="none" w:sz="0" w:space="0" w:color="auto"/>
            <w:bottom w:val="none" w:sz="0" w:space="0" w:color="auto"/>
            <w:right w:val="none" w:sz="0" w:space="0" w:color="auto"/>
          </w:divBdr>
        </w:div>
        <w:div w:id="1781366750">
          <w:marLeft w:val="480"/>
          <w:marRight w:val="0"/>
          <w:marTop w:val="0"/>
          <w:marBottom w:val="0"/>
          <w:divBdr>
            <w:top w:val="none" w:sz="0" w:space="0" w:color="auto"/>
            <w:left w:val="none" w:sz="0" w:space="0" w:color="auto"/>
            <w:bottom w:val="none" w:sz="0" w:space="0" w:color="auto"/>
            <w:right w:val="none" w:sz="0" w:space="0" w:color="auto"/>
          </w:divBdr>
        </w:div>
        <w:div w:id="1820606788">
          <w:marLeft w:val="480"/>
          <w:marRight w:val="0"/>
          <w:marTop w:val="0"/>
          <w:marBottom w:val="0"/>
          <w:divBdr>
            <w:top w:val="none" w:sz="0" w:space="0" w:color="auto"/>
            <w:left w:val="none" w:sz="0" w:space="0" w:color="auto"/>
            <w:bottom w:val="none" w:sz="0" w:space="0" w:color="auto"/>
            <w:right w:val="none" w:sz="0" w:space="0" w:color="auto"/>
          </w:divBdr>
        </w:div>
        <w:div w:id="1829902880">
          <w:marLeft w:val="480"/>
          <w:marRight w:val="0"/>
          <w:marTop w:val="0"/>
          <w:marBottom w:val="0"/>
          <w:divBdr>
            <w:top w:val="none" w:sz="0" w:space="0" w:color="auto"/>
            <w:left w:val="none" w:sz="0" w:space="0" w:color="auto"/>
            <w:bottom w:val="none" w:sz="0" w:space="0" w:color="auto"/>
            <w:right w:val="none" w:sz="0" w:space="0" w:color="auto"/>
          </w:divBdr>
        </w:div>
        <w:div w:id="1909417264">
          <w:marLeft w:val="480"/>
          <w:marRight w:val="0"/>
          <w:marTop w:val="0"/>
          <w:marBottom w:val="0"/>
          <w:divBdr>
            <w:top w:val="none" w:sz="0" w:space="0" w:color="auto"/>
            <w:left w:val="none" w:sz="0" w:space="0" w:color="auto"/>
            <w:bottom w:val="none" w:sz="0" w:space="0" w:color="auto"/>
            <w:right w:val="none" w:sz="0" w:space="0" w:color="auto"/>
          </w:divBdr>
        </w:div>
        <w:div w:id="1996492127">
          <w:marLeft w:val="480"/>
          <w:marRight w:val="0"/>
          <w:marTop w:val="0"/>
          <w:marBottom w:val="0"/>
          <w:divBdr>
            <w:top w:val="none" w:sz="0" w:space="0" w:color="auto"/>
            <w:left w:val="none" w:sz="0" w:space="0" w:color="auto"/>
            <w:bottom w:val="none" w:sz="0" w:space="0" w:color="auto"/>
            <w:right w:val="none" w:sz="0" w:space="0" w:color="auto"/>
          </w:divBdr>
        </w:div>
        <w:div w:id="2007508900">
          <w:marLeft w:val="480"/>
          <w:marRight w:val="0"/>
          <w:marTop w:val="0"/>
          <w:marBottom w:val="0"/>
          <w:divBdr>
            <w:top w:val="none" w:sz="0" w:space="0" w:color="auto"/>
            <w:left w:val="none" w:sz="0" w:space="0" w:color="auto"/>
            <w:bottom w:val="none" w:sz="0" w:space="0" w:color="auto"/>
            <w:right w:val="none" w:sz="0" w:space="0" w:color="auto"/>
          </w:divBdr>
        </w:div>
        <w:div w:id="2011329387">
          <w:marLeft w:val="480"/>
          <w:marRight w:val="0"/>
          <w:marTop w:val="0"/>
          <w:marBottom w:val="0"/>
          <w:divBdr>
            <w:top w:val="none" w:sz="0" w:space="0" w:color="auto"/>
            <w:left w:val="none" w:sz="0" w:space="0" w:color="auto"/>
            <w:bottom w:val="none" w:sz="0" w:space="0" w:color="auto"/>
            <w:right w:val="none" w:sz="0" w:space="0" w:color="auto"/>
          </w:divBdr>
        </w:div>
        <w:div w:id="2039966926">
          <w:marLeft w:val="480"/>
          <w:marRight w:val="0"/>
          <w:marTop w:val="0"/>
          <w:marBottom w:val="0"/>
          <w:divBdr>
            <w:top w:val="none" w:sz="0" w:space="0" w:color="auto"/>
            <w:left w:val="none" w:sz="0" w:space="0" w:color="auto"/>
            <w:bottom w:val="none" w:sz="0" w:space="0" w:color="auto"/>
            <w:right w:val="none" w:sz="0" w:space="0" w:color="auto"/>
          </w:divBdr>
        </w:div>
        <w:div w:id="2052876622">
          <w:marLeft w:val="480"/>
          <w:marRight w:val="0"/>
          <w:marTop w:val="0"/>
          <w:marBottom w:val="0"/>
          <w:divBdr>
            <w:top w:val="none" w:sz="0" w:space="0" w:color="auto"/>
            <w:left w:val="none" w:sz="0" w:space="0" w:color="auto"/>
            <w:bottom w:val="none" w:sz="0" w:space="0" w:color="auto"/>
            <w:right w:val="none" w:sz="0" w:space="0" w:color="auto"/>
          </w:divBdr>
        </w:div>
        <w:div w:id="2075271555">
          <w:marLeft w:val="480"/>
          <w:marRight w:val="0"/>
          <w:marTop w:val="0"/>
          <w:marBottom w:val="0"/>
          <w:divBdr>
            <w:top w:val="none" w:sz="0" w:space="0" w:color="auto"/>
            <w:left w:val="none" w:sz="0" w:space="0" w:color="auto"/>
            <w:bottom w:val="none" w:sz="0" w:space="0" w:color="auto"/>
            <w:right w:val="none" w:sz="0" w:space="0" w:color="auto"/>
          </w:divBdr>
        </w:div>
        <w:div w:id="2132823135">
          <w:marLeft w:val="480"/>
          <w:marRight w:val="0"/>
          <w:marTop w:val="0"/>
          <w:marBottom w:val="0"/>
          <w:divBdr>
            <w:top w:val="none" w:sz="0" w:space="0" w:color="auto"/>
            <w:left w:val="none" w:sz="0" w:space="0" w:color="auto"/>
            <w:bottom w:val="none" w:sz="0" w:space="0" w:color="auto"/>
            <w:right w:val="none" w:sz="0" w:space="0" w:color="auto"/>
          </w:divBdr>
        </w:div>
      </w:divsChild>
    </w:div>
    <w:div w:id="144131193">
      <w:bodyDiv w:val="1"/>
      <w:marLeft w:val="0"/>
      <w:marRight w:val="0"/>
      <w:marTop w:val="0"/>
      <w:marBottom w:val="0"/>
      <w:divBdr>
        <w:top w:val="none" w:sz="0" w:space="0" w:color="auto"/>
        <w:left w:val="none" w:sz="0" w:space="0" w:color="auto"/>
        <w:bottom w:val="none" w:sz="0" w:space="0" w:color="auto"/>
        <w:right w:val="none" w:sz="0" w:space="0" w:color="auto"/>
      </w:divBdr>
      <w:divsChild>
        <w:div w:id="13844235">
          <w:marLeft w:val="480"/>
          <w:marRight w:val="0"/>
          <w:marTop w:val="0"/>
          <w:marBottom w:val="0"/>
          <w:divBdr>
            <w:top w:val="none" w:sz="0" w:space="0" w:color="auto"/>
            <w:left w:val="none" w:sz="0" w:space="0" w:color="auto"/>
            <w:bottom w:val="none" w:sz="0" w:space="0" w:color="auto"/>
            <w:right w:val="none" w:sz="0" w:space="0" w:color="auto"/>
          </w:divBdr>
        </w:div>
        <w:div w:id="36125675">
          <w:marLeft w:val="480"/>
          <w:marRight w:val="0"/>
          <w:marTop w:val="0"/>
          <w:marBottom w:val="0"/>
          <w:divBdr>
            <w:top w:val="none" w:sz="0" w:space="0" w:color="auto"/>
            <w:left w:val="none" w:sz="0" w:space="0" w:color="auto"/>
            <w:bottom w:val="none" w:sz="0" w:space="0" w:color="auto"/>
            <w:right w:val="none" w:sz="0" w:space="0" w:color="auto"/>
          </w:divBdr>
        </w:div>
        <w:div w:id="65106724">
          <w:marLeft w:val="480"/>
          <w:marRight w:val="0"/>
          <w:marTop w:val="0"/>
          <w:marBottom w:val="0"/>
          <w:divBdr>
            <w:top w:val="none" w:sz="0" w:space="0" w:color="auto"/>
            <w:left w:val="none" w:sz="0" w:space="0" w:color="auto"/>
            <w:bottom w:val="none" w:sz="0" w:space="0" w:color="auto"/>
            <w:right w:val="none" w:sz="0" w:space="0" w:color="auto"/>
          </w:divBdr>
        </w:div>
        <w:div w:id="92559143">
          <w:marLeft w:val="480"/>
          <w:marRight w:val="0"/>
          <w:marTop w:val="0"/>
          <w:marBottom w:val="0"/>
          <w:divBdr>
            <w:top w:val="none" w:sz="0" w:space="0" w:color="auto"/>
            <w:left w:val="none" w:sz="0" w:space="0" w:color="auto"/>
            <w:bottom w:val="none" w:sz="0" w:space="0" w:color="auto"/>
            <w:right w:val="none" w:sz="0" w:space="0" w:color="auto"/>
          </w:divBdr>
        </w:div>
        <w:div w:id="135999547">
          <w:marLeft w:val="480"/>
          <w:marRight w:val="0"/>
          <w:marTop w:val="0"/>
          <w:marBottom w:val="0"/>
          <w:divBdr>
            <w:top w:val="none" w:sz="0" w:space="0" w:color="auto"/>
            <w:left w:val="none" w:sz="0" w:space="0" w:color="auto"/>
            <w:bottom w:val="none" w:sz="0" w:space="0" w:color="auto"/>
            <w:right w:val="none" w:sz="0" w:space="0" w:color="auto"/>
          </w:divBdr>
        </w:div>
        <w:div w:id="176820459">
          <w:marLeft w:val="480"/>
          <w:marRight w:val="0"/>
          <w:marTop w:val="0"/>
          <w:marBottom w:val="0"/>
          <w:divBdr>
            <w:top w:val="none" w:sz="0" w:space="0" w:color="auto"/>
            <w:left w:val="none" w:sz="0" w:space="0" w:color="auto"/>
            <w:bottom w:val="none" w:sz="0" w:space="0" w:color="auto"/>
            <w:right w:val="none" w:sz="0" w:space="0" w:color="auto"/>
          </w:divBdr>
        </w:div>
        <w:div w:id="288174222">
          <w:marLeft w:val="480"/>
          <w:marRight w:val="0"/>
          <w:marTop w:val="0"/>
          <w:marBottom w:val="0"/>
          <w:divBdr>
            <w:top w:val="none" w:sz="0" w:space="0" w:color="auto"/>
            <w:left w:val="none" w:sz="0" w:space="0" w:color="auto"/>
            <w:bottom w:val="none" w:sz="0" w:space="0" w:color="auto"/>
            <w:right w:val="none" w:sz="0" w:space="0" w:color="auto"/>
          </w:divBdr>
        </w:div>
        <w:div w:id="300773177">
          <w:marLeft w:val="480"/>
          <w:marRight w:val="0"/>
          <w:marTop w:val="0"/>
          <w:marBottom w:val="0"/>
          <w:divBdr>
            <w:top w:val="none" w:sz="0" w:space="0" w:color="auto"/>
            <w:left w:val="none" w:sz="0" w:space="0" w:color="auto"/>
            <w:bottom w:val="none" w:sz="0" w:space="0" w:color="auto"/>
            <w:right w:val="none" w:sz="0" w:space="0" w:color="auto"/>
          </w:divBdr>
        </w:div>
        <w:div w:id="307175699">
          <w:marLeft w:val="480"/>
          <w:marRight w:val="0"/>
          <w:marTop w:val="0"/>
          <w:marBottom w:val="0"/>
          <w:divBdr>
            <w:top w:val="none" w:sz="0" w:space="0" w:color="auto"/>
            <w:left w:val="none" w:sz="0" w:space="0" w:color="auto"/>
            <w:bottom w:val="none" w:sz="0" w:space="0" w:color="auto"/>
            <w:right w:val="none" w:sz="0" w:space="0" w:color="auto"/>
          </w:divBdr>
        </w:div>
        <w:div w:id="315885307">
          <w:marLeft w:val="480"/>
          <w:marRight w:val="0"/>
          <w:marTop w:val="0"/>
          <w:marBottom w:val="0"/>
          <w:divBdr>
            <w:top w:val="none" w:sz="0" w:space="0" w:color="auto"/>
            <w:left w:val="none" w:sz="0" w:space="0" w:color="auto"/>
            <w:bottom w:val="none" w:sz="0" w:space="0" w:color="auto"/>
            <w:right w:val="none" w:sz="0" w:space="0" w:color="auto"/>
          </w:divBdr>
        </w:div>
        <w:div w:id="326980333">
          <w:marLeft w:val="480"/>
          <w:marRight w:val="0"/>
          <w:marTop w:val="0"/>
          <w:marBottom w:val="0"/>
          <w:divBdr>
            <w:top w:val="none" w:sz="0" w:space="0" w:color="auto"/>
            <w:left w:val="none" w:sz="0" w:space="0" w:color="auto"/>
            <w:bottom w:val="none" w:sz="0" w:space="0" w:color="auto"/>
            <w:right w:val="none" w:sz="0" w:space="0" w:color="auto"/>
          </w:divBdr>
        </w:div>
        <w:div w:id="340086931">
          <w:marLeft w:val="480"/>
          <w:marRight w:val="0"/>
          <w:marTop w:val="0"/>
          <w:marBottom w:val="0"/>
          <w:divBdr>
            <w:top w:val="none" w:sz="0" w:space="0" w:color="auto"/>
            <w:left w:val="none" w:sz="0" w:space="0" w:color="auto"/>
            <w:bottom w:val="none" w:sz="0" w:space="0" w:color="auto"/>
            <w:right w:val="none" w:sz="0" w:space="0" w:color="auto"/>
          </w:divBdr>
        </w:div>
        <w:div w:id="413010129">
          <w:marLeft w:val="480"/>
          <w:marRight w:val="0"/>
          <w:marTop w:val="0"/>
          <w:marBottom w:val="0"/>
          <w:divBdr>
            <w:top w:val="none" w:sz="0" w:space="0" w:color="auto"/>
            <w:left w:val="none" w:sz="0" w:space="0" w:color="auto"/>
            <w:bottom w:val="none" w:sz="0" w:space="0" w:color="auto"/>
            <w:right w:val="none" w:sz="0" w:space="0" w:color="auto"/>
          </w:divBdr>
        </w:div>
        <w:div w:id="420683742">
          <w:marLeft w:val="480"/>
          <w:marRight w:val="0"/>
          <w:marTop w:val="0"/>
          <w:marBottom w:val="0"/>
          <w:divBdr>
            <w:top w:val="none" w:sz="0" w:space="0" w:color="auto"/>
            <w:left w:val="none" w:sz="0" w:space="0" w:color="auto"/>
            <w:bottom w:val="none" w:sz="0" w:space="0" w:color="auto"/>
            <w:right w:val="none" w:sz="0" w:space="0" w:color="auto"/>
          </w:divBdr>
        </w:div>
        <w:div w:id="454300960">
          <w:marLeft w:val="480"/>
          <w:marRight w:val="0"/>
          <w:marTop w:val="0"/>
          <w:marBottom w:val="0"/>
          <w:divBdr>
            <w:top w:val="none" w:sz="0" w:space="0" w:color="auto"/>
            <w:left w:val="none" w:sz="0" w:space="0" w:color="auto"/>
            <w:bottom w:val="none" w:sz="0" w:space="0" w:color="auto"/>
            <w:right w:val="none" w:sz="0" w:space="0" w:color="auto"/>
          </w:divBdr>
        </w:div>
        <w:div w:id="460999873">
          <w:marLeft w:val="480"/>
          <w:marRight w:val="0"/>
          <w:marTop w:val="0"/>
          <w:marBottom w:val="0"/>
          <w:divBdr>
            <w:top w:val="none" w:sz="0" w:space="0" w:color="auto"/>
            <w:left w:val="none" w:sz="0" w:space="0" w:color="auto"/>
            <w:bottom w:val="none" w:sz="0" w:space="0" w:color="auto"/>
            <w:right w:val="none" w:sz="0" w:space="0" w:color="auto"/>
          </w:divBdr>
        </w:div>
        <w:div w:id="470560798">
          <w:marLeft w:val="480"/>
          <w:marRight w:val="0"/>
          <w:marTop w:val="0"/>
          <w:marBottom w:val="0"/>
          <w:divBdr>
            <w:top w:val="none" w:sz="0" w:space="0" w:color="auto"/>
            <w:left w:val="none" w:sz="0" w:space="0" w:color="auto"/>
            <w:bottom w:val="none" w:sz="0" w:space="0" w:color="auto"/>
            <w:right w:val="none" w:sz="0" w:space="0" w:color="auto"/>
          </w:divBdr>
        </w:div>
        <w:div w:id="470908096">
          <w:marLeft w:val="480"/>
          <w:marRight w:val="0"/>
          <w:marTop w:val="0"/>
          <w:marBottom w:val="0"/>
          <w:divBdr>
            <w:top w:val="none" w:sz="0" w:space="0" w:color="auto"/>
            <w:left w:val="none" w:sz="0" w:space="0" w:color="auto"/>
            <w:bottom w:val="none" w:sz="0" w:space="0" w:color="auto"/>
            <w:right w:val="none" w:sz="0" w:space="0" w:color="auto"/>
          </w:divBdr>
        </w:div>
        <w:div w:id="507019097">
          <w:marLeft w:val="480"/>
          <w:marRight w:val="0"/>
          <w:marTop w:val="0"/>
          <w:marBottom w:val="0"/>
          <w:divBdr>
            <w:top w:val="none" w:sz="0" w:space="0" w:color="auto"/>
            <w:left w:val="none" w:sz="0" w:space="0" w:color="auto"/>
            <w:bottom w:val="none" w:sz="0" w:space="0" w:color="auto"/>
            <w:right w:val="none" w:sz="0" w:space="0" w:color="auto"/>
          </w:divBdr>
        </w:div>
        <w:div w:id="543055003">
          <w:marLeft w:val="480"/>
          <w:marRight w:val="0"/>
          <w:marTop w:val="0"/>
          <w:marBottom w:val="0"/>
          <w:divBdr>
            <w:top w:val="none" w:sz="0" w:space="0" w:color="auto"/>
            <w:left w:val="none" w:sz="0" w:space="0" w:color="auto"/>
            <w:bottom w:val="none" w:sz="0" w:space="0" w:color="auto"/>
            <w:right w:val="none" w:sz="0" w:space="0" w:color="auto"/>
          </w:divBdr>
        </w:div>
        <w:div w:id="555052255">
          <w:marLeft w:val="480"/>
          <w:marRight w:val="0"/>
          <w:marTop w:val="0"/>
          <w:marBottom w:val="0"/>
          <w:divBdr>
            <w:top w:val="none" w:sz="0" w:space="0" w:color="auto"/>
            <w:left w:val="none" w:sz="0" w:space="0" w:color="auto"/>
            <w:bottom w:val="none" w:sz="0" w:space="0" w:color="auto"/>
            <w:right w:val="none" w:sz="0" w:space="0" w:color="auto"/>
          </w:divBdr>
        </w:div>
        <w:div w:id="608005310">
          <w:marLeft w:val="480"/>
          <w:marRight w:val="0"/>
          <w:marTop w:val="0"/>
          <w:marBottom w:val="0"/>
          <w:divBdr>
            <w:top w:val="none" w:sz="0" w:space="0" w:color="auto"/>
            <w:left w:val="none" w:sz="0" w:space="0" w:color="auto"/>
            <w:bottom w:val="none" w:sz="0" w:space="0" w:color="auto"/>
            <w:right w:val="none" w:sz="0" w:space="0" w:color="auto"/>
          </w:divBdr>
        </w:div>
        <w:div w:id="614948574">
          <w:marLeft w:val="480"/>
          <w:marRight w:val="0"/>
          <w:marTop w:val="0"/>
          <w:marBottom w:val="0"/>
          <w:divBdr>
            <w:top w:val="none" w:sz="0" w:space="0" w:color="auto"/>
            <w:left w:val="none" w:sz="0" w:space="0" w:color="auto"/>
            <w:bottom w:val="none" w:sz="0" w:space="0" w:color="auto"/>
            <w:right w:val="none" w:sz="0" w:space="0" w:color="auto"/>
          </w:divBdr>
        </w:div>
        <w:div w:id="748233675">
          <w:marLeft w:val="480"/>
          <w:marRight w:val="0"/>
          <w:marTop w:val="0"/>
          <w:marBottom w:val="0"/>
          <w:divBdr>
            <w:top w:val="none" w:sz="0" w:space="0" w:color="auto"/>
            <w:left w:val="none" w:sz="0" w:space="0" w:color="auto"/>
            <w:bottom w:val="none" w:sz="0" w:space="0" w:color="auto"/>
            <w:right w:val="none" w:sz="0" w:space="0" w:color="auto"/>
          </w:divBdr>
        </w:div>
        <w:div w:id="755397617">
          <w:marLeft w:val="480"/>
          <w:marRight w:val="0"/>
          <w:marTop w:val="0"/>
          <w:marBottom w:val="0"/>
          <w:divBdr>
            <w:top w:val="none" w:sz="0" w:space="0" w:color="auto"/>
            <w:left w:val="none" w:sz="0" w:space="0" w:color="auto"/>
            <w:bottom w:val="none" w:sz="0" w:space="0" w:color="auto"/>
            <w:right w:val="none" w:sz="0" w:space="0" w:color="auto"/>
          </w:divBdr>
        </w:div>
        <w:div w:id="766461778">
          <w:marLeft w:val="480"/>
          <w:marRight w:val="0"/>
          <w:marTop w:val="0"/>
          <w:marBottom w:val="0"/>
          <w:divBdr>
            <w:top w:val="none" w:sz="0" w:space="0" w:color="auto"/>
            <w:left w:val="none" w:sz="0" w:space="0" w:color="auto"/>
            <w:bottom w:val="none" w:sz="0" w:space="0" w:color="auto"/>
            <w:right w:val="none" w:sz="0" w:space="0" w:color="auto"/>
          </w:divBdr>
        </w:div>
        <w:div w:id="770859314">
          <w:marLeft w:val="480"/>
          <w:marRight w:val="0"/>
          <w:marTop w:val="0"/>
          <w:marBottom w:val="0"/>
          <w:divBdr>
            <w:top w:val="none" w:sz="0" w:space="0" w:color="auto"/>
            <w:left w:val="none" w:sz="0" w:space="0" w:color="auto"/>
            <w:bottom w:val="none" w:sz="0" w:space="0" w:color="auto"/>
            <w:right w:val="none" w:sz="0" w:space="0" w:color="auto"/>
          </w:divBdr>
        </w:div>
        <w:div w:id="868035133">
          <w:marLeft w:val="480"/>
          <w:marRight w:val="0"/>
          <w:marTop w:val="0"/>
          <w:marBottom w:val="0"/>
          <w:divBdr>
            <w:top w:val="none" w:sz="0" w:space="0" w:color="auto"/>
            <w:left w:val="none" w:sz="0" w:space="0" w:color="auto"/>
            <w:bottom w:val="none" w:sz="0" w:space="0" w:color="auto"/>
            <w:right w:val="none" w:sz="0" w:space="0" w:color="auto"/>
          </w:divBdr>
        </w:div>
        <w:div w:id="882446033">
          <w:marLeft w:val="480"/>
          <w:marRight w:val="0"/>
          <w:marTop w:val="0"/>
          <w:marBottom w:val="0"/>
          <w:divBdr>
            <w:top w:val="none" w:sz="0" w:space="0" w:color="auto"/>
            <w:left w:val="none" w:sz="0" w:space="0" w:color="auto"/>
            <w:bottom w:val="none" w:sz="0" w:space="0" w:color="auto"/>
            <w:right w:val="none" w:sz="0" w:space="0" w:color="auto"/>
          </w:divBdr>
        </w:div>
        <w:div w:id="890195582">
          <w:marLeft w:val="480"/>
          <w:marRight w:val="0"/>
          <w:marTop w:val="0"/>
          <w:marBottom w:val="0"/>
          <w:divBdr>
            <w:top w:val="none" w:sz="0" w:space="0" w:color="auto"/>
            <w:left w:val="none" w:sz="0" w:space="0" w:color="auto"/>
            <w:bottom w:val="none" w:sz="0" w:space="0" w:color="auto"/>
            <w:right w:val="none" w:sz="0" w:space="0" w:color="auto"/>
          </w:divBdr>
        </w:div>
        <w:div w:id="926427084">
          <w:marLeft w:val="480"/>
          <w:marRight w:val="0"/>
          <w:marTop w:val="0"/>
          <w:marBottom w:val="0"/>
          <w:divBdr>
            <w:top w:val="none" w:sz="0" w:space="0" w:color="auto"/>
            <w:left w:val="none" w:sz="0" w:space="0" w:color="auto"/>
            <w:bottom w:val="none" w:sz="0" w:space="0" w:color="auto"/>
            <w:right w:val="none" w:sz="0" w:space="0" w:color="auto"/>
          </w:divBdr>
        </w:div>
        <w:div w:id="933053329">
          <w:marLeft w:val="480"/>
          <w:marRight w:val="0"/>
          <w:marTop w:val="0"/>
          <w:marBottom w:val="0"/>
          <w:divBdr>
            <w:top w:val="none" w:sz="0" w:space="0" w:color="auto"/>
            <w:left w:val="none" w:sz="0" w:space="0" w:color="auto"/>
            <w:bottom w:val="none" w:sz="0" w:space="0" w:color="auto"/>
            <w:right w:val="none" w:sz="0" w:space="0" w:color="auto"/>
          </w:divBdr>
        </w:div>
        <w:div w:id="946696270">
          <w:marLeft w:val="480"/>
          <w:marRight w:val="0"/>
          <w:marTop w:val="0"/>
          <w:marBottom w:val="0"/>
          <w:divBdr>
            <w:top w:val="none" w:sz="0" w:space="0" w:color="auto"/>
            <w:left w:val="none" w:sz="0" w:space="0" w:color="auto"/>
            <w:bottom w:val="none" w:sz="0" w:space="0" w:color="auto"/>
            <w:right w:val="none" w:sz="0" w:space="0" w:color="auto"/>
          </w:divBdr>
        </w:div>
        <w:div w:id="992442713">
          <w:marLeft w:val="480"/>
          <w:marRight w:val="0"/>
          <w:marTop w:val="0"/>
          <w:marBottom w:val="0"/>
          <w:divBdr>
            <w:top w:val="none" w:sz="0" w:space="0" w:color="auto"/>
            <w:left w:val="none" w:sz="0" w:space="0" w:color="auto"/>
            <w:bottom w:val="none" w:sz="0" w:space="0" w:color="auto"/>
            <w:right w:val="none" w:sz="0" w:space="0" w:color="auto"/>
          </w:divBdr>
        </w:div>
        <w:div w:id="993025138">
          <w:marLeft w:val="480"/>
          <w:marRight w:val="0"/>
          <w:marTop w:val="0"/>
          <w:marBottom w:val="0"/>
          <w:divBdr>
            <w:top w:val="none" w:sz="0" w:space="0" w:color="auto"/>
            <w:left w:val="none" w:sz="0" w:space="0" w:color="auto"/>
            <w:bottom w:val="none" w:sz="0" w:space="0" w:color="auto"/>
            <w:right w:val="none" w:sz="0" w:space="0" w:color="auto"/>
          </w:divBdr>
        </w:div>
        <w:div w:id="1031733356">
          <w:marLeft w:val="480"/>
          <w:marRight w:val="0"/>
          <w:marTop w:val="0"/>
          <w:marBottom w:val="0"/>
          <w:divBdr>
            <w:top w:val="none" w:sz="0" w:space="0" w:color="auto"/>
            <w:left w:val="none" w:sz="0" w:space="0" w:color="auto"/>
            <w:bottom w:val="none" w:sz="0" w:space="0" w:color="auto"/>
            <w:right w:val="none" w:sz="0" w:space="0" w:color="auto"/>
          </w:divBdr>
        </w:div>
        <w:div w:id="1048650726">
          <w:marLeft w:val="480"/>
          <w:marRight w:val="0"/>
          <w:marTop w:val="0"/>
          <w:marBottom w:val="0"/>
          <w:divBdr>
            <w:top w:val="none" w:sz="0" w:space="0" w:color="auto"/>
            <w:left w:val="none" w:sz="0" w:space="0" w:color="auto"/>
            <w:bottom w:val="none" w:sz="0" w:space="0" w:color="auto"/>
            <w:right w:val="none" w:sz="0" w:space="0" w:color="auto"/>
          </w:divBdr>
        </w:div>
        <w:div w:id="1085032269">
          <w:marLeft w:val="480"/>
          <w:marRight w:val="0"/>
          <w:marTop w:val="0"/>
          <w:marBottom w:val="0"/>
          <w:divBdr>
            <w:top w:val="none" w:sz="0" w:space="0" w:color="auto"/>
            <w:left w:val="none" w:sz="0" w:space="0" w:color="auto"/>
            <w:bottom w:val="none" w:sz="0" w:space="0" w:color="auto"/>
            <w:right w:val="none" w:sz="0" w:space="0" w:color="auto"/>
          </w:divBdr>
        </w:div>
        <w:div w:id="1088967243">
          <w:marLeft w:val="480"/>
          <w:marRight w:val="0"/>
          <w:marTop w:val="0"/>
          <w:marBottom w:val="0"/>
          <w:divBdr>
            <w:top w:val="none" w:sz="0" w:space="0" w:color="auto"/>
            <w:left w:val="none" w:sz="0" w:space="0" w:color="auto"/>
            <w:bottom w:val="none" w:sz="0" w:space="0" w:color="auto"/>
            <w:right w:val="none" w:sz="0" w:space="0" w:color="auto"/>
          </w:divBdr>
        </w:div>
        <w:div w:id="1104764692">
          <w:marLeft w:val="480"/>
          <w:marRight w:val="0"/>
          <w:marTop w:val="0"/>
          <w:marBottom w:val="0"/>
          <w:divBdr>
            <w:top w:val="none" w:sz="0" w:space="0" w:color="auto"/>
            <w:left w:val="none" w:sz="0" w:space="0" w:color="auto"/>
            <w:bottom w:val="none" w:sz="0" w:space="0" w:color="auto"/>
            <w:right w:val="none" w:sz="0" w:space="0" w:color="auto"/>
          </w:divBdr>
        </w:div>
        <w:div w:id="1110778318">
          <w:marLeft w:val="480"/>
          <w:marRight w:val="0"/>
          <w:marTop w:val="0"/>
          <w:marBottom w:val="0"/>
          <w:divBdr>
            <w:top w:val="none" w:sz="0" w:space="0" w:color="auto"/>
            <w:left w:val="none" w:sz="0" w:space="0" w:color="auto"/>
            <w:bottom w:val="none" w:sz="0" w:space="0" w:color="auto"/>
            <w:right w:val="none" w:sz="0" w:space="0" w:color="auto"/>
          </w:divBdr>
        </w:div>
        <w:div w:id="1199583369">
          <w:marLeft w:val="480"/>
          <w:marRight w:val="0"/>
          <w:marTop w:val="0"/>
          <w:marBottom w:val="0"/>
          <w:divBdr>
            <w:top w:val="none" w:sz="0" w:space="0" w:color="auto"/>
            <w:left w:val="none" w:sz="0" w:space="0" w:color="auto"/>
            <w:bottom w:val="none" w:sz="0" w:space="0" w:color="auto"/>
            <w:right w:val="none" w:sz="0" w:space="0" w:color="auto"/>
          </w:divBdr>
        </w:div>
        <w:div w:id="1345549881">
          <w:marLeft w:val="480"/>
          <w:marRight w:val="0"/>
          <w:marTop w:val="0"/>
          <w:marBottom w:val="0"/>
          <w:divBdr>
            <w:top w:val="none" w:sz="0" w:space="0" w:color="auto"/>
            <w:left w:val="none" w:sz="0" w:space="0" w:color="auto"/>
            <w:bottom w:val="none" w:sz="0" w:space="0" w:color="auto"/>
            <w:right w:val="none" w:sz="0" w:space="0" w:color="auto"/>
          </w:divBdr>
        </w:div>
        <w:div w:id="1446390798">
          <w:marLeft w:val="480"/>
          <w:marRight w:val="0"/>
          <w:marTop w:val="0"/>
          <w:marBottom w:val="0"/>
          <w:divBdr>
            <w:top w:val="none" w:sz="0" w:space="0" w:color="auto"/>
            <w:left w:val="none" w:sz="0" w:space="0" w:color="auto"/>
            <w:bottom w:val="none" w:sz="0" w:space="0" w:color="auto"/>
            <w:right w:val="none" w:sz="0" w:space="0" w:color="auto"/>
          </w:divBdr>
        </w:div>
        <w:div w:id="1483232507">
          <w:marLeft w:val="480"/>
          <w:marRight w:val="0"/>
          <w:marTop w:val="0"/>
          <w:marBottom w:val="0"/>
          <w:divBdr>
            <w:top w:val="none" w:sz="0" w:space="0" w:color="auto"/>
            <w:left w:val="none" w:sz="0" w:space="0" w:color="auto"/>
            <w:bottom w:val="none" w:sz="0" w:space="0" w:color="auto"/>
            <w:right w:val="none" w:sz="0" w:space="0" w:color="auto"/>
          </w:divBdr>
        </w:div>
        <w:div w:id="1507403641">
          <w:marLeft w:val="480"/>
          <w:marRight w:val="0"/>
          <w:marTop w:val="0"/>
          <w:marBottom w:val="0"/>
          <w:divBdr>
            <w:top w:val="none" w:sz="0" w:space="0" w:color="auto"/>
            <w:left w:val="none" w:sz="0" w:space="0" w:color="auto"/>
            <w:bottom w:val="none" w:sz="0" w:space="0" w:color="auto"/>
            <w:right w:val="none" w:sz="0" w:space="0" w:color="auto"/>
          </w:divBdr>
        </w:div>
        <w:div w:id="1547642801">
          <w:marLeft w:val="480"/>
          <w:marRight w:val="0"/>
          <w:marTop w:val="0"/>
          <w:marBottom w:val="0"/>
          <w:divBdr>
            <w:top w:val="none" w:sz="0" w:space="0" w:color="auto"/>
            <w:left w:val="none" w:sz="0" w:space="0" w:color="auto"/>
            <w:bottom w:val="none" w:sz="0" w:space="0" w:color="auto"/>
            <w:right w:val="none" w:sz="0" w:space="0" w:color="auto"/>
          </w:divBdr>
        </w:div>
        <w:div w:id="1560164299">
          <w:marLeft w:val="480"/>
          <w:marRight w:val="0"/>
          <w:marTop w:val="0"/>
          <w:marBottom w:val="0"/>
          <w:divBdr>
            <w:top w:val="none" w:sz="0" w:space="0" w:color="auto"/>
            <w:left w:val="none" w:sz="0" w:space="0" w:color="auto"/>
            <w:bottom w:val="none" w:sz="0" w:space="0" w:color="auto"/>
            <w:right w:val="none" w:sz="0" w:space="0" w:color="auto"/>
          </w:divBdr>
        </w:div>
        <w:div w:id="1575777866">
          <w:marLeft w:val="480"/>
          <w:marRight w:val="0"/>
          <w:marTop w:val="0"/>
          <w:marBottom w:val="0"/>
          <w:divBdr>
            <w:top w:val="none" w:sz="0" w:space="0" w:color="auto"/>
            <w:left w:val="none" w:sz="0" w:space="0" w:color="auto"/>
            <w:bottom w:val="none" w:sz="0" w:space="0" w:color="auto"/>
            <w:right w:val="none" w:sz="0" w:space="0" w:color="auto"/>
          </w:divBdr>
        </w:div>
        <w:div w:id="1580746207">
          <w:marLeft w:val="480"/>
          <w:marRight w:val="0"/>
          <w:marTop w:val="0"/>
          <w:marBottom w:val="0"/>
          <w:divBdr>
            <w:top w:val="none" w:sz="0" w:space="0" w:color="auto"/>
            <w:left w:val="none" w:sz="0" w:space="0" w:color="auto"/>
            <w:bottom w:val="none" w:sz="0" w:space="0" w:color="auto"/>
            <w:right w:val="none" w:sz="0" w:space="0" w:color="auto"/>
          </w:divBdr>
        </w:div>
        <w:div w:id="1654524584">
          <w:marLeft w:val="480"/>
          <w:marRight w:val="0"/>
          <w:marTop w:val="0"/>
          <w:marBottom w:val="0"/>
          <w:divBdr>
            <w:top w:val="none" w:sz="0" w:space="0" w:color="auto"/>
            <w:left w:val="none" w:sz="0" w:space="0" w:color="auto"/>
            <w:bottom w:val="none" w:sz="0" w:space="0" w:color="auto"/>
            <w:right w:val="none" w:sz="0" w:space="0" w:color="auto"/>
          </w:divBdr>
        </w:div>
        <w:div w:id="1665664801">
          <w:marLeft w:val="480"/>
          <w:marRight w:val="0"/>
          <w:marTop w:val="0"/>
          <w:marBottom w:val="0"/>
          <w:divBdr>
            <w:top w:val="none" w:sz="0" w:space="0" w:color="auto"/>
            <w:left w:val="none" w:sz="0" w:space="0" w:color="auto"/>
            <w:bottom w:val="none" w:sz="0" w:space="0" w:color="auto"/>
            <w:right w:val="none" w:sz="0" w:space="0" w:color="auto"/>
          </w:divBdr>
        </w:div>
        <w:div w:id="1673531847">
          <w:marLeft w:val="480"/>
          <w:marRight w:val="0"/>
          <w:marTop w:val="0"/>
          <w:marBottom w:val="0"/>
          <w:divBdr>
            <w:top w:val="none" w:sz="0" w:space="0" w:color="auto"/>
            <w:left w:val="none" w:sz="0" w:space="0" w:color="auto"/>
            <w:bottom w:val="none" w:sz="0" w:space="0" w:color="auto"/>
            <w:right w:val="none" w:sz="0" w:space="0" w:color="auto"/>
          </w:divBdr>
        </w:div>
        <w:div w:id="1782601775">
          <w:marLeft w:val="480"/>
          <w:marRight w:val="0"/>
          <w:marTop w:val="0"/>
          <w:marBottom w:val="0"/>
          <w:divBdr>
            <w:top w:val="none" w:sz="0" w:space="0" w:color="auto"/>
            <w:left w:val="none" w:sz="0" w:space="0" w:color="auto"/>
            <w:bottom w:val="none" w:sz="0" w:space="0" w:color="auto"/>
            <w:right w:val="none" w:sz="0" w:space="0" w:color="auto"/>
          </w:divBdr>
        </w:div>
        <w:div w:id="1848709870">
          <w:marLeft w:val="480"/>
          <w:marRight w:val="0"/>
          <w:marTop w:val="0"/>
          <w:marBottom w:val="0"/>
          <w:divBdr>
            <w:top w:val="none" w:sz="0" w:space="0" w:color="auto"/>
            <w:left w:val="none" w:sz="0" w:space="0" w:color="auto"/>
            <w:bottom w:val="none" w:sz="0" w:space="0" w:color="auto"/>
            <w:right w:val="none" w:sz="0" w:space="0" w:color="auto"/>
          </w:divBdr>
        </w:div>
        <w:div w:id="1860045348">
          <w:marLeft w:val="480"/>
          <w:marRight w:val="0"/>
          <w:marTop w:val="0"/>
          <w:marBottom w:val="0"/>
          <w:divBdr>
            <w:top w:val="none" w:sz="0" w:space="0" w:color="auto"/>
            <w:left w:val="none" w:sz="0" w:space="0" w:color="auto"/>
            <w:bottom w:val="none" w:sz="0" w:space="0" w:color="auto"/>
            <w:right w:val="none" w:sz="0" w:space="0" w:color="auto"/>
          </w:divBdr>
        </w:div>
        <w:div w:id="1882473246">
          <w:marLeft w:val="480"/>
          <w:marRight w:val="0"/>
          <w:marTop w:val="0"/>
          <w:marBottom w:val="0"/>
          <w:divBdr>
            <w:top w:val="none" w:sz="0" w:space="0" w:color="auto"/>
            <w:left w:val="none" w:sz="0" w:space="0" w:color="auto"/>
            <w:bottom w:val="none" w:sz="0" w:space="0" w:color="auto"/>
            <w:right w:val="none" w:sz="0" w:space="0" w:color="auto"/>
          </w:divBdr>
        </w:div>
        <w:div w:id="1920285196">
          <w:marLeft w:val="480"/>
          <w:marRight w:val="0"/>
          <w:marTop w:val="0"/>
          <w:marBottom w:val="0"/>
          <w:divBdr>
            <w:top w:val="none" w:sz="0" w:space="0" w:color="auto"/>
            <w:left w:val="none" w:sz="0" w:space="0" w:color="auto"/>
            <w:bottom w:val="none" w:sz="0" w:space="0" w:color="auto"/>
            <w:right w:val="none" w:sz="0" w:space="0" w:color="auto"/>
          </w:divBdr>
        </w:div>
        <w:div w:id="1940260478">
          <w:marLeft w:val="480"/>
          <w:marRight w:val="0"/>
          <w:marTop w:val="0"/>
          <w:marBottom w:val="0"/>
          <w:divBdr>
            <w:top w:val="none" w:sz="0" w:space="0" w:color="auto"/>
            <w:left w:val="none" w:sz="0" w:space="0" w:color="auto"/>
            <w:bottom w:val="none" w:sz="0" w:space="0" w:color="auto"/>
            <w:right w:val="none" w:sz="0" w:space="0" w:color="auto"/>
          </w:divBdr>
        </w:div>
        <w:div w:id="1979602752">
          <w:marLeft w:val="480"/>
          <w:marRight w:val="0"/>
          <w:marTop w:val="0"/>
          <w:marBottom w:val="0"/>
          <w:divBdr>
            <w:top w:val="none" w:sz="0" w:space="0" w:color="auto"/>
            <w:left w:val="none" w:sz="0" w:space="0" w:color="auto"/>
            <w:bottom w:val="none" w:sz="0" w:space="0" w:color="auto"/>
            <w:right w:val="none" w:sz="0" w:space="0" w:color="auto"/>
          </w:divBdr>
        </w:div>
        <w:div w:id="2009747939">
          <w:marLeft w:val="480"/>
          <w:marRight w:val="0"/>
          <w:marTop w:val="0"/>
          <w:marBottom w:val="0"/>
          <w:divBdr>
            <w:top w:val="none" w:sz="0" w:space="0" w:color="auto"/>
            <w:left w:val="none" w:sz="0" w:space="0" w:color="auto"/>
            <w:bottom w:val="none" w:sz="0" w:space="0" w:color="auto"/>
            <w:right w:val="none" w:sz="0" w:space="0" w:color="auto"/>
          </w:divBdr>
        </w:div>
        <w:div w:id="2055303406">
          <w:marLeft w:val="480"/>
          <w:marRight w:val="0"/>
          <w:marTop w:val="0"/>
          <w:marBottom w:val="0"/>
          <w:divBdr>
            <w:top w:val="none" w:sz="0" w:space="0" w:color="auto"/>
            <w:left w:val="none" w:sz="0" w:space="0" w:color="auto"/>
            <w:bottom w:val="none" w:sz="0" w:space="0" w:color="auto"/>
            <w:right w:val="none" w:sz="0" w:space="0" w:color="auto"/>
          </w:divBdr>
        </w:div>
        <w:div w:id="2064667851">
          <w:marLeft w:val="480"/>
          <w:marRight w:val="0"/>
          <w:marTop w:val="0"/>
          <w:marBottom w:val="0"/>
          <w:divBdr>
            <w:top w:val="none" w:sz="0" w:space="0" w:color="auto"/>
            <w:left w:val="none" w:sz="0" w:space="0" w:color="auto"/>
            <w:bottom w:val="none" w:sz="0" w:space="0" w:color="auto"/>
            <w:right w:val="none" w:sz="0" w:space="0" w:color="auto"/>
          </w:divBdr>
        </w:div>
        <w:div w:id="2070180345">
          <w:marLeft w:val="480"/>
          <w:marRight w:val="0"/>
          <w:marTop w:val="0"/>
          <w:marBottom w:val="0"/>
          <w:divBdr>
            <w:top w:val="none" w:sz="0" w:space="0" w:color="auto"/>
            <w:left w:val="none" w:sz="0" w:space="0" w:color="auto"/>
            <w:bottom w:val="none" w:sz="0" w:space="0" w:color="auto"/>
            <w:right w:val="none" w:sz="0" w:space="0" w:color="auto"/>
          </w:divBdr>
        </w:div>
        <w:div w:id="2102600076">
          <w:marLeft w:val="480"/>
          <w:marRight w:val="0"/>
          <w:marTop w:val="0"/>
          <w:marBottom w:val="0"/>
          <w:divBdr>
            <w:top w:val="none" w:sz="0" w:space="0" w:color="auto"/>
            <w:left w:val="none" w:sz="0" w:space="0" w:color="auto"/>
            <w:bottom w:val="none" w:sz="0" w:space="0" w:color="auto"/>
            <w:right w:val="none" w:sz="0" w:space="0" w:color="auto"/>
          </w:divBdr>
        </w:div>
        <w:div w:id="2140102550">
          <w:marLeft w:val="480"/>
          <w:marRight w:val="0"/>
          <w:marTop w:val="0"/>
          <w:marBottom w:val="0"/>
          <w:divBdr>
            <w:top w:val="none" w:sz="0" w:space="0" w:color="auto"/>
            <w:left w:val="none" w:sz="0" w:space="0" w:color="auto"/>
            <w:bottom w:val="none" w:sz="0" w:space="0" w:color="auto"/>
            <w:right w:val="none" w:sz="0" w:space="0" w:color="auto"/>
          </w:divBdr>
        </w:div>
      </w:divsChild>
    </w:div>
    <w:div w:id="148132623">
      <w:bodyDiv w:val="1"/>
      <w:marLeft w:val="0"/>
      <w:marRight w:val="0"/>
      <w:marTop w:val="0"/>
      <w:marBottom w:val="0"/>
      <w:divBdr>
        <w:top w:val="none" w:sz="0" w:space="0" w:color="auto"/>
        <w:left w:val="none" w:sz="0" w:space="0" w:color="auto"/>
        <w:bottom w:val="none" w:sz="0" w:space="0" w:color="auto"/>
        <w:right w:val="none" w:sz="0" w:space="0" w:color="auto"/>
      </w:divBdr>
      <w:divsChild>
        <w:div w:id="13843352">
          <w:marLeft w:val="480"/>
          <w:marRight w:val="0"/>
          <w:marTop w:val="0"/>
          <w:marBottom w:val="0"/>
          <w:divBdr>
            <w:top w:val="none" w:sz="0" w:space="0" w:color="auto"/>
            <w:left w:val="none" w:sz="0" w:space="0" w:color="auto"/>
            <w:bottom w:val="none" w:sz="0" w:space="0" w:color="auto"/>
            <w:right w:val="none" w:sz="0" w:space="0" w:color="auto"/>
          </w:divBdr>
        </w:div>
        <w:div w:id="41180720">
          <w:marLeft w:val="480"/>
          <w:marRight w:val="0"/>
          <w:marTop w:val="0"/>
          <w:marBottom w:val="0"/>
          <w:divBdr>
            <w:top w:val="none" w:sz="0" w:space="0" w:color="auto"/>
            <w:left w:val="none" w:sz="0" w:space="0" w:color="auto"/>
            <w:bottom w:val="none" w:sz="0" w:space="0" w:color="auto"/>
            <w:right w:val="none" w:sz="0" w:space="0" w:color="auto"/>
          </w:divBdr>
        </w:div>
        <w:div w:id="61222107">
          <w:marLeft w:val="480"/>
          <w:marRight w:val="0"/>
          <w:marTop w:val="0"/>
          <w:marBottom w:val="0"/>
          <w:divBdr>
            <w:top w:val="none" w:sz="0" w:space="0" w:color="auto"/>
            <w:left w:val="none" w:sz="0" w:space="0" w:color="auto"/>
            <w:bottom w:val="none" w:sz="0" w:space="0" w:color="auto"/>
            <w:right w:val="none" w:sz="0" w:space="0" w:color="auto"/>
          </w:divBdr>
        </w:div>
        <w:div w:id="123081436">
          <w:marLeft w:val="480"/>
          <w:marRight w:val="0"/>
          <w:marTop w:val="0"/>
          <w:marBottom w:val="0"/>
          <w:divBdr>
            <w:top w:val="none" w:sz="0" w:space="0" w:color="auto"/>
            <w:left w:val="none" w:sz="0" w:space="0" w:color="auto"/>
            <w:bottom w:val="none" w:sz="0" w:space="0" w:color="auto"/>
            <w:right w:val="none" w:sz="0" w:space="0" w:color="auto"/>
          </w:divBdr>
        </w:div>
        <w:div w:id="132984789">
          <w:marLeft w:val="480"/>
          <w:marRight w:val="0"/>
          <w:marTop w:val="0"/>
          <w:marBottom w:val="0"/>
          <w:divBdr>
            <w:top w:val="none" w:sz="0" w:space="0" w:color="auto"/>
            <w:left w:val="none" w:sz="0" w:space="0" w:color="auto"/>
            <w:bottom w:val="none" w:sz="0" w:space="0" w:color="auto"/>
            <w:right w:val="none" w:sz="0" w:space="0" w:color="auto"/>
          </w:divBdr>
        </w:div>
        <w:div w:id="138966375">
          <w:marLeft w:val="480"/>
          <w:marRight w:val="0"/>
          <w:marTop w:val="0"/>
          <w:marBottom w:val="0"/>
          <w:divBdr>
            <w:top w:val="none" w:sz="0" w:space="0" w:color="auto"/>
            <w:left w:val="none" w:sz="0" w:space="0" w:color="auto"/>
            <w:bottom w:val="none" w:sz="0" w:space="0" w:color="auto"/>
            <w:right w:val="none" w:sz="0" w:space="0" w:color="auto"/>
          </w:divBdr>
        </w:div>
        <w:div w:id="159859620">
          <w:marLeft w:val="480"/>
          <w:marRight w:val="0"/>
          <w:marTop w:val="0"/>
          <w:marBottom w:val="0"/>
          <w:divBdr>
            <w:top w:val="none" w:sz="0" w:space="0" w:color="auto"/>
            <w:left w:val="none" w:sz="0" w:space="0" w:color="auto"/>
            <w:bottom w:val="none" w:sz="0" w:space="0" w:color="auto"/>
            <w:right w:val="none" w:sz="0" w:space="0" w:color="auto"/>
          </w:divBdr>
        </w:div>
        <w:div w:id="223569956">
          <w:marLeft w:val="480"/>
          <w:marRight w:val="0"/>
          <w:marTop w:val="0"/>
          <w:marBottom w:val="0"/>
          <w:divBdr>
            <w:top w:val="none" w:sz="0" w:space="0" w:color="auto"/>
            <w:left w:val="none" w:sz="0" w:space="0" w:color="auto"/>
            <w:bottom w:val="none" w:sz="0" w:space="0" w:color="auto"/>
            <w:right w:val="none" w:sz="0" w:space="0" w:color="auto"/>
          </w:divBdr>
        </w:div>
        <w:div w:id="238951107">
          <w:marLeft w:val="480"/>
          <w:marRight w:val="0"/>
          <w:marTop w:val="0"/>
          <w:marBottom w:val="0"/>
          <w:divBdr>
            <w:top w:val="none" w:sz="0" w:space="0" w:color="auto"/>
            <w:left w:val="none" w:sz="0" w:space="0" w:color="auto"/>
            <w:bottom w:val="none" w:sz="0" w:space="0" w:color="auto"/>
            <w:right w:val="none" w:sz="0" w:space="0" w:color="auto"/>
          </w:divBdr>
        </w:div>
        <w:div w:id="249387392">
          <w:marLeft w:val="480"/>
          <w:marRight w:val="0"/>
          <w:marTop w:val="0"/>
          <w:marBottom w:val="0"/>
          <w:divBdr>
            <w:top w:val="none" w:sz="0" w:space="0" w:color="auto"/>
            <w:left w:val="none" w:sz="0" w:space="0" w:color="auto"/>
            <w:bottom w:val="none" w:sz="0" w:space="0" w:color="auto"/>
            <w:right w:val="none" w:sz="0" w:space="0" w:color="auto"/>
          </w:divBdr>
        </w:div>
        <w:div w:id="258760577">
          <w:marLeft w:val="480"/>
          <w:marRight w:val="0"/>
          <w:marTop w:val="0"/>
          <w:marBottom w:val="0"/>
          <w:divBdr>
            <w:top w:val="none" w:sz="0" w:space="0" w:color="auto"/>
            <w:left w:val="none" w:sz="0" w:space="0" w:color="auto"/>
            <w:bottom w:val="none" w:sz="0" w:space="0" w:color="auto"/>
            <w:right w:val="none" w:sz="0" w:space="0" w:color="auto"/>
          </w:divBdr>
        </w:div>
        <w:div w:id="259265172">
          <w:marLeft w:val="480"/>
          <w:marRight w:val="0"/>
          <w:marTop w:val="0"/>
          <w:marBottom w:val="0"/>
          <w:divBdr>
            <w:top w:val="none" w:sz="0" w:space="0" w:color="auto"/>
            <w:left w:val="none" w:sz="0" w:space="0" w:color="auto"/>
            <w:bottom w:val="none" w:sz="0" w:space="0" w:color="auto"/>
            <w:right w:val="none" w:sz="0" w:space="0" w:color="auto"/>
          </w:divBdr>
        </w:div>
        <w:div w:id="289551615">
          <w:marLeft w:val="480"/>
          <w:marRight w:val="0"/>
          <w:marTop w:val="0"/>
          <w:marBottom w:val="0"/>
          <w:divBdr>
            <w:top w:val="none" w:sz="0" w:space="0" w:color="auto"/>
            <w:left w:val="none" w:sz="0" w:space="0" w:color="auto"/>
            <w:bottom w:val="none" w:sz="0" w:space="0" w:color="auto"/>
            <w:right w:val="none" w:sz="0" w:space="0" w:color="auto"/>
          </w:divBdr>
        </w:div>
        <w:div w:id="319578814">
          <w:marLeft w:val="480"/>
          <w:marRight w:val="0"/>
          <w:marTop w:val="0"/>
          <w:marBottom w:val="0"/>
          <w:divBdr>
            <w:top w:val="none" w:sz="0" w:space="0" w:color="auto"/>
            <w:left w:val="none" w:sz="0" w:space="0" w:color="auto"/>
            <w:bottom w:val="none" w:sz="0" w:space="0" w:color="auto"/>
            <w:right w:val="none" w:sz="0" w:space="0" w:color="auto"/>
          </w:divBdr>
        </w:div>
        <w:div w:id="386606597">
          <w:marLeft w:val="480"/>
          <w:marRight w:val="0"/>
          <w:marTop w:val="0"/>
          <w:marBottom w:val="0"/>
          <w:divBdr>
            <w:top w:val="none" w:sz="0" w:space="0" w:color="auto"/>
            <w:left w:val="none" w:sz="0" w:space="0" w:color="auto"/>
            <w:bottom w:val="none" w:sz="0" w:space="0" w:color="auto"/>
            <w:right w:val="none" w:sz="0" w:space="0" w:color="auto"/>
          </w:divBdr>
        </w:div>
        <w:div w:id="387648195">
          <w:marLeft w:val="480"/>
          <w:marRight w:val="0"/>
          <w:marTop w:val="0"/>
          <w:marBottom w:val="0"/>
          <w:divBdr>
            <w:top w:val="none" w:sz="0" w:space="0" w:color="auto"/>
            <w:left w:val="none" w:sz="0" w:space="0" w:color="auto"/>
            <w:bottom w:val="none" w:sz="0" w:space="0" w:color="auto"/>
            <w:right w:val="none" w:sz="0" w:space="0" w:color="auto"/>
          </w:divBdr>
        </w:div>
        <w:div w:id="409153971">
          <w:marLeft w:val="480"/>
          <w:marRight w:val="0"/>
          <w:marTop w:val="0"/>
          <w:marBottom w:val="0"/>
          <w:divBdr>
            <w:top w:val="none" w:sz="0" w:space="0" w:color="auto"/>
            <w:left w:val="none" w:sz="0" w:space="0" w:color="auto"/>
            <w:bottom w:val="none" w:sz="0" w:space="0" w:color="auto"/>
            <w:right w:val="none" w:sz="0" w:space="0" w:color="auto"/>
          </w:divBdr>
        </w:div>
        <w:div w:id="423842526">
          <w:marLeft w:val="480"/>
          <w:marRight w:val="0"/>
          <w:marTop w:val="0"/>
          <w:marBottom w:val="0"/>
          <w:divBdr>
            <w:top w:val="none" w:sz="0" w:space="0" w:color="auto"/>
            <w:left w:val="none" w:sz="0" w:space="0" w:color="auto"/>
            <w:bottom w:val="none" w:sz="0" w:space="0" w:color="auto"/>
            <w:right w:val="none" w:sz="0" w:space="0" w:color="auto"/>
          </w:divBdr>
        </w:div>
        <w:div w:id="433789628">
          <w:marLeft w:val="480"/>
          <w:marRight w:val="0"/>
          <w:marTop w:val="0"/>
          <w:marBottom w:val="0"/>
          <w:divBdr>
            <w:top w:val="none" w:sz="0" w:space="0" w:color="auto"/>
            <w:left w:val="none" w:sz="0" w:space="0" w:color="auto"/>
            <w:bottom w:val="none" w:sz="0" w:space="0" w:color="auto"/>
            <w:right w:val="none" w:sz="0" w:space="0" w:color="auto"/>
          </w:divBdr>
        </w:div>
        <w:div w:id="449395025">
          <w:marLeft w:val="480"/>
          <w:marRight w:val="0"/>
          <w:marTop w:val="0"/>
          <w:marBottom w:val="0"/>
          <w:divBdr>
            <w:top w:val="none" w:sz="0" w:space="0" w:color="auto"/>
            <w:left w:val="none" w:sz="0" w:space="0" w:color="auto"/>
            <w:bottom w:val="none" w:sz="0" w:space="0" w:color="auto"/>
            <w:right w:val="none" w:sz="0" w:space="0" w:color="auto"/>
          </w:divBdr>
        </w:div>
        <w:div w:id="504318858">
          <w:marLeft w:val="480"/>
          <w:marRight w:val="0"/>
          <w:marTop w:val="0"/>
          <w:marBottom w:val="0"/>
          <w:divBdr>
            <w:top w:val="none" w:sz="0" w:space="0" w:color="auto"/>
            <w:left w:val="none" w:sz="0" w:space="0" w:color="auto"/>
            <w:bottom w:val="none" w:sz="0" w:space="0" w:color="auto"/>
            <w:right w:val="none" w:sz="0" w:space="0" w:color="auto"/>
          </w:divBdr>
        </w:div>
        <w:div w:id="507257708">
          <w:marLeft w:val="480"/>
          <w:marRight w:val="0"/>
          <w:marTop w:val="0"/>
          <w:marBottom w:val="0"/>
          <w:divBdr>
            <w:top w:val="none" w:sz="0" w:space="0" w:color="auto"/>
            <w:left w:val="none" w:sz="0" w:space="0" w:color="auto"/>
            <w:bottom w:val="none" w:sz="0" w:space="0" w:color="auto"/>
            <w:right w:val="none" w:sz="0" w:space="0" w:color="auto"/>
          </w:divBdr>
        </w:div>
        <w:div w:id="539782334">
          <w:marLeft w:val="480"/>
          <w:marRight w:val="0"/>
          <w:marTop w:val="0"/>
          <w:marBottom w:val="0"/>
          <w:divBdr>
            <w:top w:val="none" w:sz="0" w:space="0" w:color="auto"/>
            <w:left w:val="none" w:sz="0" w:space="0" w:color="auto"/>
            <w:bottom w:val="none" w:sz="0" w:space="0" w:color="auto"/>
            <w:right w:val="none" w:sz="0" w:space="0" w:color="auto"/>
          </w:divBdr>
        </w:div>
        <w:div w:id="547690611">
          <w:marLeft w:val="480"/>
          <w:marRight w:val="0"/>
          <w:marTop w:val="0"/>
          <w:marBottom w:val="0"/>
          <w:divBdr>
            <w:top w:val="none" w:sz="0" w:space="0" w:color="auto"/>
            <w:left w:val="none" w:sz="0" w:space="0" w:color="auto"/>
            <w:bottom w:val="none" w:sz="0" w:space="0" w:color="auto"/>
            <w:right w:val="none" w:sz="0" w:space="0" w:color="auto"/>
          </w:divBdr>
        </w:div>
        <w:div w:id="565266012">
          <w:marLeft w:val="480"/>
          <w:marRight w:val="0"/>
          <w:marTop w:val="0"/>
          <w:marBottom w:val="0"/>
          <w:divBdr>
            <w:top w:val="none" w:sz="0" w:space="0" w:color="auto"/>
            <w:left w:val="none" w:sz="0" w:space="0" w:color="auto"/>
            <w:bottom w:val="none" w:sz="0" w:space="0" w:color="auto"/>
            <w:right w:val="none" w:sz="0" w:space="0" w:color="auto"/>
          </w:divBdr>
        </w:div>
        <w:div w:id="637154074">
          <w:marLeft w:val="480"/>
          <w:marRight w:val="0"/>
          <w:marTop w:val="0"/>
          <w:marBottom w:val="0"/>
          <w:divBdr>
            <w:top w:val="none" w:sz="0" w:space="0" w:color="auto"/>
            <w:left w:val="none" w:sz="0" w:space="0" w:color="auto"/>
            <w:bottom w:val="none" w:sz="0" w:space="0" w:color="auto"/>
            <w:right w:val="none" w:sz="0" w:space="0" w:color="auto"/>
          </w:divBdr>
        </w:div>
        <w:div w:id="638075340">
          <w:marLeft w:val="480"/>
          <w:marRight w:val="0"/>
          <w:marTop w:val="0"/>
          <w:marBottom w:val="0"/>
          <w:divBdr>
            <w:top w:val="none" w:sz="0" w:space="0" w:color="auto"/>
            <w:left w:val="none" w:sz="0" w:space="0" w:color="auto"/>
            <w:bottom w:val="none" w:sz="0" w:space="0" w:color="auto"/>
            <w:right w:val="none" w:sz="0" w:space="0" w:color="auto"/>
          </w:divBdr>
        </w:div>
        <w:div w:id="644896853">
          <w:marLeft w:val="480"/>
          <w:marRight w:val="0"/>
          <w:marTop w:val="0"/>
          <w:marBottom w:val="0"/>
          <w:divBdr>
            <w:top w:val="none" w:sz="0" w:space="0" w:color="auto"/>
            <w:left w:val="none" w:sz="0" w:space="0" w:color="auto"/>
            <w:bottom w:val="none" w:sz="0" w:space="0" w:color="auto"/>
            <w:right w:val="none" w:sz="0" w:space="0" w:color="auto"/>
          </w:divBdr>
        </w:div>
        <w:div w:id="801733428">
          <w:marLeft w:val="480"/>
          <w:marRight w:val="0"/>
          <w:marTop w:val="0"/>
          <w:marBottom w:val="0"/>
          <w:divBdr>
            <w:top w:val="none" w:sz="0" w:space="0" w:color="auto"/>
            <w:left w:val="none" w:sz="0" w:space="0" w:color="auto"/>
            <w:bottom w:val="none" w:sz="0" w:space="0" w:color="auto"/>
            <w:right w:val="none" w:sz="0" w:space="0" w:color="auto"/>
          </w:divBdr>
        </w:div>
        <w:div w:id="817841770">
          <w:marLeft w:val="480"/>
          <w:marRight w:val="0"/>
          <w:marTop w:val="0"/>
          <w:marBottom w:val="0"/>
          <w:divBdr>
            <w:top w:val="none" w:sz="0" w:space="0" w:color="auto"/>
            <w:left w:val="none" w:sz="0" w:space="0" w:color="auto"/>
            <w:bottom w:val="none" w:sz="0" w:space="0" w:color="auto"/>
            <w:right w:val="none" w:sz="0" w:space="0" w:color="auto"/>
          </w:divBdr>
        </w:div>
        <w:div w:id="879588272">
          <w:marLeft w:val="480"/>
          <w:marRight w:val="0"/>
          <w:marTop w:val="0"/>
          <w:marBottom w:val="0"/>
          <w:divBdr>
            <w:top w:val="none" w:sz="0" w:space="0" w:color="auto"/>
            <w:left w:val="none" w:sz="0" w:space="0" w:color="auto"/>
            <w:bottom w:val="none" w:sz="0" w:space="0" w:color="auto"/>
            <w:right w:val="none" w:sz="0" w:space="0" w:color="auto"/>
          </w:divBdr>
        </w:div>
        <w:div w:id="910889162">
          <w:marLeft w:val="480"/>
          <w:marRight w:val="0"/>
          <w:marTop w:val="0"/>
          <w:marBottom w:val="0"/>
          <w:divBdr>
            <w:top w:val="none" w:sz="0" w:space="0" w:color="auto"/>
            <w:left w:val="none" w:sz="0" w:space="0" w:color="auto"/>
            <w:bottom w:val="none" w:sz="0" w:space="0" w:color="auto"/>
            <w:right w:val="none" w:sz="0" w:space="0" w:color="auto"/>
          </w:divBdr>
        </w:div>
        <w:div w:id="932591325">
          <w:marLeft w:val="480"/>
          <w:marRight w:val="0"/>
          <w:marTop w:val="0"/>
          <w:marBottom w:val="0"/>
          <w:divBdr>
            <w:top w:val="none" w:sz="0" w:space="0" w:color="auto"/>
            <w:left w:val="none" w:sz="0" w:space="0" w:color="auto"/>
            <w:bottom w:val="none" w:sz="0" w:space="0" w:color="auto"/>
            <w:right w:val="none" w:sz="0" w:space="0" w:color="auto"/>
          </w:divBdr>
        </w:div>
        <w:div w:id="960066998">
          <w:marLeft w:val="480"/>
          <w:marRight w:val="0"/>
          <w:marTop w:val="0"/>
          <w:marBottom w:val="0"/>
          <w:divBdr>
            <w:top w:val="none" w:sz="0" w:space="0" w:color="auto"/>
            <w:left w:val="none" w:sz="0" w:space="0" w:color="auto"/>
            <w:bottom w:val="none" w:sz="0" w:space="0" w:color="auto"/>
            <w:right w:val="none" w:sz="0" w:space="0" w:color="auto"/>
          </w:divBdr>
        </w:div>
        <w:div w:id="994915580">
          <w:marLeft w:val="480"/>
          <w:marRight w:val="0"/>
          <w:marTop w:val="0"/>
          <w:marBottom w:val="0"/>
          <w:divBdr>
            <w:top w:val="none" w:sz="0" w:space="0" w:color="auto"/>
            <w:left w:val="none" w:sz="0" w:space="0" w:color="auto"/>
            <w:bottom w:val="none" w:sz="0" w:space="0" w:color="auto"/>
            <w:right w:val="none" w:sz="0" w:space="0" w:color="auto"/>
          </w:divBdr>
        </w:div>
        <w:div w:id="1093818634">
          <w:marLeft w:val="480"/>
          <w:marRight w:val="0"/>
          <w:marTop w:val="0"/>
          <w:marBottom w:val="0"/>
          <w:divBdr>
            <w:top w:val="none" w:sz="0" w:space="0" w:color="auto"/>
            <w:left w:val="none" w:sz="0" w:space="0" w:color="auto"/>
            <w:bottom w:val="none" w:sz="0" w:space="0" w:color="auto"/>
            <w:right w:val="none" w:sz="0" w:space="0" w:color="auto"/>
          </w:divBdr>
        </w:div>
        <w:div w:id="1115170374">
          <w:marLeft w:val="480"/>
          <w:marRight w:val="0"/>
          <w:marTop w:val="0"/>
          <w:marBottom w:val="0"/>
          <w:divBdr>
            <w:top w:val="none" w:sz="0" w:space="0" w:color="auto"/>
            <w:left w:val="none" w:sz="0" w:space="0" w:color="auto"/>
            <w:bottom w:val="none" w:sz="0" w:space="0" w:color="auto"/>
            <w:right w:val="none" w:sz="0" w:space="0" w:color="auto"/>
          </w:divBdr>
        </w:div>
        <w:div w:id="1132554714">
          <w:marLeft w:val="480"/>
          <w:marRight w:val="0"/>
          <w:marTop w:val="0"/>
          <w:marBottom w:val="0"/>
          <w:divBdr>
            <w:top w:val="none" w:sz="0" w:space="0" w:color="auto"/>
            <w:left w:val="none" w:sz="0" w:space="0" w:color="auto"/>
            <w:bottom w:val="none" w:sz="0" w:space="0" w:color="auto"/>
            <w:right w:val="none" w:sz="0" w:space="0" w:color="auto"/>
          </w:divBdr>
        </w:div>
        <w:div w:id="1146245354">
          <w:marLeft w:val="480"/>
          <w:marRight w:val="0"/>
          <w:marTop w:val="0"/>
          <w:marBottom w:val="0"/>
          <w:divBdr>
            <w:top w:val="none" w:sz="0" w:space="0" w:color="auto"/>
            <w:left w:val="none" w:sz="0" w:space="0" w:color="auto"/>
            <w:bottom w:val="none" w:sz="0" w:space="0" w:color="auto"/>
            <w:right w:val="none" w:sz="0" w:space="0" w:color="auto"/>
          </w:divBdr>
        </w:div>
        <w:div w:id="1186214000">
          <w:marLeft w:val="480"/>
          <w:marRight w:val="0"/>
          <w:marTop w:val="0"/>
          <w:marBottom w:val="0"/>
          <w:divBdr>
            <w:top w:val="none" w:sz="0" w:space="0" w:color="auto"/>
            <w:left w:val="none" w:sz="0" w:space="0" w:color="auto"/>
            <w:bottom w:val="none" w:sz="0" w:space="0" w:color="auto"/>
            <w:right w:val="none" w:sz="0" w:space="0" w:color="auto"/>
          </w:divBdr>
        </w:div>
        <w:div w:id="1213081954">
          <w:marLeft w:val="480"/>
          <w:marRight w:val="0"/>
          <w:marTop w:val="0"/>
          <w:marBottom w:val="0"/>
          <w:divBdr>
            <w:top w:val="none" w:sz="0" w:space="0" w:color="auto"/>
            <w:left w:val="none" w:sz="0" w:space="0" w:color="auto"/>
            <w:bottom w:val="none" w:sz="0" w:space="0" w:color="auto"/>
            <w:right w:val="none" w:sz="0" w:space="0" w:color="auto"/>
          </w:divBdr>
        </w:div>
        <w:div w:id="1225523967">
          <w:marLeft w:val="480"/>
          <w:marRight w:val="0"/>
          <w:marTop w:val="0"/>
          <w:marBottom w:val="0"/>
          <w:divBdr>
            <w:top w:val="none" w:sz="0" w:space="0" w:color="auto"/>
            <w:left w:val="none" w:sz="0" w:space="0" w:color="auto"/>
            <w:bottom w:val="none" w:sz="0" w:space="0" w:color="auto"/>
            <w:right w:val="none" w:sz="0" w:space="0" w:color="auto"/>
          </w:divBdr>
        </w:div>
        <w:div w:id="1240870969">
          <w:marLeft w:val="480"/>
          <w:marRight w:val="0"/>
          <w:marTop w:val="0"/>
          <w:marBottom w:val="0"/>
          <w:divBdr>
            <w:top w:val="none" w:sz="0" w:space="0" w:color="auto"/>
            <w:left w:val="none" w:sz="0" w:space="0" w:color="auto"/>
            <w:bottom w:val="none" w:sz="0" w:space="0" w:color="auto"/>
            <w:right w:val="none" w:sz="0" w:space="0" w:color="auto"/>
          </w:divBdr>
        </w:div>
        <w:div w:id="1245601645">
          <w:marLeft w:val="480"/>
          <w:marRight w:val="0"/>
          <w:marTop w:val="0"/>
          <w:marBottom w:val="0"/>
          <w:divBdr>
            <w:top w:val="none" w:sz="0" w:space="0" w:color="auto"/>
            <w:left w:val="none" w:sz="0" w:space="0" w:color="auto"/>
            <w:bottom w:val="none" w:sz="0" w:space="0" w:color="auto"/>
            <w:right w:val="none" w:sz="0" w:space="0" w:color="auto"/>
          </w:divBdr>
        </w:div>
        <w:div w:id="1246962298">
          <w:marLeft w:val="480"/>
          <w:marRight w:val="0"/>
          <w:marTop w:val="0"/>
          <w:marBottom w:val="0"/>
          <w:divBdr>
            <w:top w:val="none" w:sz="0" w:space="0" w:color="auto"/>
            <w:left w:val="none" w:sz="0" w:space="0" w:color="auto"/>
            <w:bottom w:val="none" w:sz="0" w:space="0" w:color="auto"/>
            <w:right w:val="none" w:sz="0" w:space="0" w:color="auto"/>
          </w:divBdr>
        </w:div>
        <w:div w:id="1353334561">
          <w:marLeft w:val="480"/>
          <w:marRight w:val="0"/>
          <w:marTop w:val="0"/>
          <w:marBottom w:val="0"/>
          <w:divBdr>
            <w:top w:val="none" w:sz="0" w:space="0" w:color="auto"/>
            <w:left w:val="none" w:sz="0" w:space="0" w:color="auto"/>
            <w:bottom w:val="none" w:sz="0" w:space="0" w:color="auto"/>
            <w:right w:val="none" w:sz="0" w:space="0" w:color="auto"/>
          </w:divBdr>
        </w:div>
        <w:div w:id="1357389615">
          <w:marLeft w:val="480"/>
          <w:marRight w:val="0"/>
          <w:marTop w:val="0"/>
          <w:marBottom w:val="0"/>
          <w:divBdr>
            <w:top w:val="none" w:sz="0" w:space="0" w:color="auto"/>
            <w:left w:val="none" w:sz="0" w:space="0" w:color="auto"/>
            <w:bottom w:val="none" w:sz="0" w:space="0" w:color="auto"/>
            <w:right w:val="none" w:sz="0" w:space="0" w:color="auto"/>
          </w:divBdr>
        </w:div>
        <w:div w:id="1367758314">
          <w:marLeft w:val="480"/>
          <w:marRight w:val="0"/>
          <w:marTop w:val="0"/>
          <w:marBottom w:val="0"/>
          <w:divBdr>
            <w:top w:val="none" w:sz="0" w:space="0" w:color="auto"/>
            <w:left w:val="none" w:sz="0" w:space="0" w:color="auto"/>
            <w:bottom w:val="none" w:sz="0" w:space="0" w:color="auto"/>
            <w:right w:val="none" w:sz="0" w:space="0" w:color="auto"/>
          </w:divBdr>
        </w:div>
        <w:div w:id="1412855072">
          <w:marLeft w:val="480"/>
          <w:marRight w:val="0"/>
          <w:marTop w:val="0"/>
          <w:marBottom w:val="0"/>
          <w:divBdr>
            <w:top w:val="none" w:sz="0" w:space="0" w:color="auto"/>
            <w:left w:val="none" w:sz="0" w:space="0" w:color="auto"/>
            <w:bottom w:val="none" w:sz="0" w:space="0" w:color="auto"/>
            <w:right w:val="none" w:sz="0" w:space="0" w:color="auto"/>
          </w:divBdr>
        </w:div>
        <w:div w:id="1441267745">
          <w:marLeft w:val="480"/>
          <w:marRight w:val="0"/>
          <w:marTop w:val="0"/>
          <w:marBottom w:val="0"/>
          <w:divBdr>
            <w:top w:val="none" w:sz="0" w:space="0" w:color="auto"/>
            <w:left w:val="none" w:sz="0" w:space="0" w:color="auto"/>
            <w:bottom w:val="none" w:sz="0" w:space="0" w:color="auto"/>
            <w:right w:val="none" w:sz="0" w:space="0" w:color="auto"/>
          </w:divBdr>
        </w:div>
        <w:div w:id="1454592357">
          <w:marLeft w:val="480"/>
          <w:marRight w:val="0"/>
          <w:marTop w:val="0"/>
          <w:marBottom w:val="0"/>
          <w:divBdr>
            <w:top w:val="none" w:sz="0" w:space="0" w:color="auto"/>
            <w:left w:val="none" w:sz="0" w:space="0" w:color="auto"/>
            <w:bottom w:val="none" w:sz="0" w:space="0" w:color="auto"/>
            <w:right w:val="none" w:sz="0" w:space="0" w:color="auto"/>
          </w:divBdr>
        </w:div>
        <w:div w:id="1525746086">
          <w:marLeft w:val="480"/>
          <w:marRight w:val="0"/>
          <w:marTop w:val="0"/>
          <w:marBottom w:val="0"/>
          <w:divBdr>
            <w:top w:val="none" w:sz="0" w:space="0" w:color="auto"/>
            <w:left w:val="none" w:sz="0" w:space="0" w:color="auto"/>
            <w:bottom w:val="none" w:sz="0" w:space="0" w:color="auto"/>
            <w:right w:val="none" w:sz="0" w:space="0" w:color="auto"/>
          </w:divBdr>
        </w:div>
        <w:div w:id="1536698144">
          <w:marLeft w:val="480"/>
          <w:marRight w:val="0"/>
          <w:marTop w:val="0"/>
          <w:marBottom w:val="0"/>
          <w:divBdr>
            <w:top w:val="none" w:sz="0" w:space="0" w:color="auto"/>
            <w:left w:val="none" w:sz="0" w:space="0" w:color="auto"/>
            <w:bottom w:val="none" w:sz="0" w:space="0" w:color="auto"/>
            <w:right w:val="none" w:sz="0" w:space="0" w:color="auto"/>
          </w:divBdr>
        </w:div>
        <w:div w:id="1577351528">
          <w:marLeft w:val="480"/>
          <w:marRight w:val="0"/>
          <w:marTop w:val="0"/>
          <w:marBottom w:val="0"/>
          <w:divBdr>
            <w:top w:val="none" w:sz="0" w:space="0" w:color="auto"/>
            <w:left w:val="none" w:sz="0" w:space="0" w:color="auto"/>
            <w:bottom w:val="none" w:sz="0" w:space="0" w:color="auto"/>
            <w:right w:val="none" w:sz="0" w:space="0" w:color="auto"/>
          </w:divBdr>
        </w:div>
        <w:div w:id="1650012934">
          <w:marLeft w:val="480"/>
          <w:marRight w:val="0"/>
          <w:marTop w:val="0"/>
          <w:marBottom w:val="0"/>
          <w:divBdr>
            <w:top w:val="none" w:sz="0" w:space="0" w:color="auto"/>
            <w:left w:val="none" w:sz="0" w:space="0" w:color="auto"/>
            <w:bottom w:val="none" w:sz="0" w:space="0" w:color="auto"/>
            <w:right w:val="none" w:sz="0" w:space="0" w:color="auto"/>
          </w:divBdr>
        </w:div>
        <w:div w:id="1657342777">
          <w:marLeft w:val="480"/>
          <w:marRight w:val="0"/>
          <w:marTop w:val="0"/>
          <w:marBottom w:val="0"/>
          <w:divBdr>
            <w:top w:val="none" w:sz="0" w:space="0" w:color="auto"/>
            <w:left w:val="none" w:sz="0" w:space="0" w:color="auto"/>
            <w:bottom w:val="none" w:sz="0" w:space="0" w:color="auto"/>
            <w:right w:val="none" w:sz="0" w:space="0" w:color="auto"/>
          </w:divBdr>
        </w:div>
        <w:div w:id="1730499822">
          <w:marLeft w:val="480"/>
          <w:marRight w:val="0"/>
          <w:marTop w:val="0"/>
          <w:marBottom w:val="0"/>
          <w:divBdr>
            <w:top w:val="none" w:sz="0" w:space="0" w:color="auto"/>
            <w:left w:val="none" w:sz="0" w:space="0" w:color="auto"/>
            <w:bottom w:val="none" w:sz="0" w:space="0" w:color="auto"/>
            <w:right w:val="none" w:sz="0" w:space="0" w:color="auto"/>
          </w:divBdr>
        </w:div>
        <w:div w:id="1730836474">
          <w:marLeft w:val="480"/>
          <w:marRight w:val="0"/>
          <w:marTop w:val="0"/>
          <w:marBottom w:val="0"/>
          <w:divBdr>
            <w:top w:val="none" w:sz="0" w:space="0" w:color="auto"/>
            <w:left w:val="none" w:sz="0" w:space="0" w:color="auto"/>
            <w:bottom w:val="none" w:sz="0" w:space="0" w:color="auto"/>
            <w:right w:val="none" w:sz="0" w:space="0" w:color="auto"/>
          </w:divBdr>
        </w:div>
        <w:div w:id="1746683950">
          <w:marLeft w:val="480"/>
          <w:marRight w:val="0"/>
          <w:marTop w:val="0"/>
          <w:marBottom w:val="0"/>
          <w:divBdr>
            <w:top w:val="none" w:sz="0" w:space="0" w:color="auto"/>
            <w:left w:val="none" w:sz="0" w:space="0" w:color="auto"/>
            <w:bottom w:val="none" w:sz="0" w:space="0" w:color="auto"/>
            <w:right w:val="none" w:sz="0" w:space="0" w:color="auto"/>
          </w:divBdr>
        </w:div>
        <w:div w:id="1753315570">
          <w:marLeft w:val="480"/>
          <w:marRight w:val="0"/>
          <w:marTop w:val="0"/>
          <w:marBottom w:val="0"/>
          <w:divBdr>
            <w:top w:val="none" w:sz="0" w:space="0" w:color="auto"/>
            <w:left w:val="none" w:sz="0" w:space="0" w:color="auto"/>
            <w:bottom w:val="none" w:sz="0" w:space="0" w:color="auto"/>
            <w:right w:val="none" w:sz="0" w:space="0" w:color="auto"/>
          </w:divBdr>
        </w:div>
        <w:div w:id="1775394403">
          <w:marLeft w:val="480"/>
          <w:marRight w:val="0"/>
          <w:marTop w:val="0"/>
          <w:marBottom w:val="0"/>
          <w:divBdr>
            <w:top w:val="none" w:sz="0" w:space="0" w:color="auto"/>
            <w:left w:val="none" w:sz="0" w:space="0" w:color="auto"/>
            <w:bottom w:val="none" w:sz="0" w:space="0" w:color="auto"/>
            <w:right w:val="none" w:sz="0" w:space="0" w:color="auto"/>
          </w:divBdr>
        </w:div>
        <w:div w:id="1790317203">
          <w:marLeft w:val="480"/>
          <w:marRight w:val="0"/>
          <w:marTop w:val="0"/>
          <w:marBottom w:val="0"/>
          <w:divBdr>
            <w:top w:val="none" w:sz="0" w:space="0" w:color="auto"/>
            <w:left w:val="none" w:sz="0" w:space="0" w:color="auto"/>
            <w:bottom w:val="none" w:sz="0" w:space="0" w:color="auto"/>
            <w:right w:val="none" w:sz="0" w:space="0" w:color="auto"/>
          </w:divBdr>
        </w:div>
        <w:div w:id="1921283855">
          <w:marLeft w:val="480"/>
          <w:marRight w:val="0"/>
          <w:marTop w:val="0"/>
          <w:marBottom w:val="0"/>
          <w:divBdr>
            <w:top w:val="none" w:sz="0" w:space="0" w:color="auto"/>
            <w:left w:val="none" w:sz="0" w:space="0" w:color="auto"/>
            <w:bottom w:val="none" w:sz="0" w:space="0" w:color="auto"/>
            <w:right w:val="none" w:sz="0" w:space="0" w:color="auto"/>
          </w:divBdr>
        </w:div>
        <w:div w:id="1927613645">
          <w:marLeft w:val="480"/>
          <w:marRight w:val="0"/>
          <w:marTop w:val="0"/>
          <w:marBottom w:val="0"/>
          <w:divBdr>
            <w:top w:val="none" w:sz="0" w:space="0" w:color="auto"/>
            <w:left w:val="none" w:sz="0" w:space="0" w:color="auto"/>
            <w:bottom w:val="none" w:sz="0" w:space="0" w:color="auto"/>
            <w:right w:val="none" w:sz="0" w:space="0" w:color="auto"/>
          </w:divBdr>
        </w:div>
        <w:div w:id="1982032657">
          <w:marLeft w:val="480"/>
          <w:marRight w:val="0"/>
          <w:marTop w:val="0"/>
          <w:marBottom w:val="0"/>
          <w:divBdr>
            <w:top w:val="none" w:sz="0" w:space="0" w:color="auto"/>
            <w:left w:val="none" w:sz="0" w:space="0" w:color="auto"/>
            <w:bottom w:val="none" w:sz="0" w:space="0" w:color="auto"/>
            <w:right w:val="none" w:sz="0" w:space="0" w:color="auto"/>
          </w:divBdr>
        </w:div>
        <w:div w:id="2026831952">
          <w:marLeft w:val="480"/>
          <w:marRight w:val="0"/>
          <w:marTop w:val="0"/>
          <w:marBottom w:val="0"/>
          <w:divBdr>
            <w:top w:val="none" w:sz="0" w:space="0" w:color="auto"/>
            <w:left w:val="none" w:sz="0" w:space="0" w:color="auto"/>
            <w:bottom w:val="none" w:sz="0" w:space="0" w:color="auto"/>
            <w:right w:val="none" w:sz="0" w:space="0" w:color="auto"/>
          </w:divBdr>
        </w:div>
        <w:div w:id="2058355364">
          <w:marLeft w:val="480"/>
          <w:marRight w:val="0"/>
          <w:marTop w:val="0"/>
          <w:marBottom w:val="0"/>
          <w:divBdr>
            <w:top w:val="none" w:sz="0" w:space="0" w:color="auto"/>
            <w:left w:val="none" w:sz="0" w:space="0" w:color="auto"/>
            <w:bottom w:val="none" w:sz="0" w:space="0" w:color="auto"/>
            <w:right w:val="none" w:sz="0" w:space="0" w:color="auto"/>
          </w:divBdr>
        </w:div>
        <w:div w:id="2091463202">
          <w:marLeft w:val="480"/>
          <w:marRight w:val="0"/>
          <w:marTop w:val="0"/>
          <w:marBottom w:val="0"/>
          <w:divBdr>
            <w:top w:val="none" w:sz="0" w:space="0" w:color="auto"/>
            <w:left w:val="none" w:sz="0" w:space="0" w:color="auto"/>
            <w:bottom w:val="none" w:sz="0" w:space="0" w:color="auto"/>
            <w:right w:val="none" w:sz="0" w:space="0" w:color="auto"/>
          </w:divBdr>
        </w:div>
        <w:div w:id="2115704382">
          <w:marLeft w:val="480"/>
          <w:marRight w:val="0"/>
          <w:marTop w:val="0"/>
          <w:marBottom w:val="0"/>
          <w:divBdr>
            <w:top w:val="none" w:sz="0" w:space="0" w:color="auto"/>
            <w:left w:val="none" w:sz="0" w:space="0" w:color="auto"/>
            <w:bottom w:val="none" w:sz="0" w:space="0" w:color="auto"/>
            <w:right w:val="none" w:sz="0" w:space="0" w:color="auto"/>
          </w:divBdr>
        </w:div>
        <w:div w:id="2128815611">
          <w:marLeft w:val="480"/>
          <w:marRight w:val="0"/>
          <w:marTop w:val="0"/>
          <w:marBottom w:val="0"/>
          <w:divBdr>
            <w:top w:val="none" w:sz="0" w:space="0" w:color="auto"/>
            <w:left w:val="none" w:sz="0" w:space="0" w:color="auto"/>
            <w:bottom w:val="none" w:sz="0" w:space="0" w:color="auto"/>
            <w:right w:val="none" w:sz="0" w:space="0" w:color="auto"/>
          </w:divBdr>
        </w:div>
      </w:divsChild>
    </w:div>
    <w:div w:id="150952647">
      <w:bodyDiv w:val="1"/>
      <w:marLeft w:val="0"/>
      <w:marRight w:val="0"/>
      <w:marTop w:val="0"/>
      <w:marBottom w:val="0"/>
      <w:divBdr>
        <w:top w:val="none" w:sz="0" w:space="0" w:color="auto"/>
        <w:left w:val="none" w:sz="0" w:space="0" w:color="auto"/>
        <w:bottom w:val="none" w:sz="0" w:space="0" w:color="auto"/>
        <w:right w:val="none" w:sz="0" w:space="0" w:color="auto"/>
      </w:divBdr>
    </w:div>
    <w:div w:id="153642295">
      <w:bodyDiv w:val="1"/>
      <w:marLeft w:val="0"/>
      <w:marRight w:val="0"/>
      <w:marTop w:val="0"/>
      <w:marBottom w:val="0"/>
      <w:divBdr>
        <w:top w:val="none" w:sz="0" w:space="0" w:color="auto"/>
        <w:left w:val="none" w:sz="0" w:space="0" w:color="auto"/>
        <w:bottom w:val="none" w:sz="0" w:space="0" w:color="auto"/>
        <w:right w:val="none" w:sz="0" w:space="0" w:color="auto"/>
      </w:divBdr>
    </w:div>
    <w:div w:id="158624304">
      <w:bodyDiv w:val="1"/>
      <w:marLeft w:val="0"/>
      <w:marRight w:val="0"/>
      <w:marTop w:val="0"/>
      <w:marBottom w:val="0"/>
      <w:divBdr>
        <w:top w:val="none" w:sz="0" w:space="0" w:color="auto"/>
        <w:left w:val="none" w:sz="0" w:space="0" w:color="auto"/>
        <w:bottom w:val="none" w:sz="0" w:space="0" w:color="auto"/>
        <w:right w:val="none" w:sz="0" w:space="0" w:color="auto"/>
      </w:divBdr>
      <w:divsChild>
        <w:div w:id="65230063">
          <w:marLeft w:val="480"/>
          <w:marRight w:val="0"/>
          <w:marTop w:val="0"/>
          <w:marBottom w:val="0"/>
          <w:divBdr>
            <w:top w:val="none" w:sz="0" w:space="0" w:color="auto"/>
            <w:left w:val="none" w:sz="0" w:space="0" w:color="auto"/>
            <w:bottom w:val="none" w:sz="0" w:space="0" w:color="auto"/>
            <w:right w:val="none" w:sz="0" w:space="0" w:color="auto"/>
          </w:divBdr>
        </w:div>
        <w:div w:id="69351977">
          <w:marLeft w:val="480"/>
          <w:marRight w:val="0"/>
          <w:marTop w:val="0"/>
          <w:marBottom w:val="0"/>
          <w:divBdr>
            <w:top w:val="none" w:sz="0" w:space="0" w:color="auto"/>
            <w:left w:val="none" w:sz="0" w:space="0" w:color="auto"/>
            <w:bottom w:val="none" w:sz="0" w:space="0" w:color="auto"/>
            <w:right w:val="none" w:sz="0" w:space="0" w:color="auto"/>
          </w:divBdr>
        </w:div>
        <w:div w:id="131557350">
          <w:marLeft w:val="480"/>
          <w:marRight w:val="0"/>
          <w:marTop w:val="0"/>
          <w:marBottom w:val="0"/>
          <w:divBdr>
            <w:top w:val="none" w:sz="0" w:space="0" w:color="auto"/>
            <w:left w:val="none" w:sz="0" w:space="0" w:color="auto"/>
            <w:bottom w:val="none" w:sz="0" w:space="0" w:color="auto"/>
            <w:right w:val="none" w:sz="0" w:space="0" w:color="auto"/>
          </w:divBdr>
        </w:div>
        <w:div w:id="142505894">
          <w:marLeft w:val="480"/>
          <w:marRight w:val="0"/>
          <w:marTop w:val="0"/>
          <w:marBottom w:val="0"/>
          <w:divBdr>
            <w:top w:val="none" w:sz="0" w:space="0" w:color="auto"/>
            <w:left w:val="none" w:sz="0" w:space="0" w:color="auto"/>
            <w:bottom w:val="none" w:sz="0" w:space="0" w:color="auto"/>
            <w:right w:val="none" w:sz="0" w:space="0" w:color="auto"/>
          </w:divBdr>
        </w:div>
        <w:div w:id="167015693">
          <w:marLeft w:val="480"/>
          <w:marRight w:val="0"/>
          <w:marTop w:val="0"/>
          <w:marBottom w:val="0"/>
          <w:divBdr>
            <w:top w:val="none" w:sz="0" w:space="0" w:color="auto"/>
            <w:left w:val="none" w:sz="0" w:space="0" w:color="auto"/>
            <w:bottom w:val="none" w:sz="0" w:space="0" w:color="auto"/>
            <w:right w:val="none" w:sz="0" w:space="0" w:color="auto"/>
          </w:divBdr>
        </w:div>
        <w:div w:id="225143818">
          <w:marLeft w:val="480"/>
          <w:marRight w:val="0"/>
          <w:marTop w:val="0"/>
          <w:marBottom w:val="0"/>
          <w:divBdr>
            <w:top w:val="none" w:sz="0" w:space="0" w:color="auto"/>
            <w:left w:val="none" w:sz="0" w:space="0" w:color="auto"/>
            <w:bottom w:val="none" w:sz="0" w:space="0" w:color="auto"/>
            <w:right w:val="none" w:sz="0" w:space="0" w:color="auto"/>
          </w:divBdr>
        </w:div>
        <w:div w:id="229585202">
          <w:marLeft w:val="480"/>
          <w:marRight w:val="0"/>
          <w:marTop w:val="0"/>
          <w:marBottom w:val="0"/>
          <w:divBdr>
            <w:top w:val="none" w:sz="0" w:space="0" w:color="auto"/>
            <w:left w:val="none" w:sz="0" w:space="0" w:color="auto"/>
            <w:bottom w:val="none" w:sz="0" w:space="0" w:color="auto"/>
            <w:right w:val="none" w:sz="0" w:space="0" w:color="auto"/>
          </w:divBdr>
        </w:div>
        <w:div w:id="291176759">
          <w:marLeft w:val="480"/>
          <w:marRight w:val="0"/>
          <w:marTop w:val="0"/>
          <w:marBottom w:val="0"/>
          <w:divBdr>
            <w:top w:val="none" w:sz="0" w:space="0" w:color="auto"/>
            <w:left w:val="none" w:sz="0" w:space="0" w:color="auto"/>
            <w:bottom w:val="none" w:sz="0" w:space="0" w:color="auto"/>
            <w:right w:val="none" w:sz="0" w:space="0" w:color="auto"/>
          </w:divBdr>
        </w:div>
        <w:div w:id="300229325">
          <w:marLeft w:val="480"/>
          <w:marRight w:val="0"/>
          <w:marTop w:val="0"/>
          <w:marBottom w:val="0"/>
          <w:divBdr>
            <w:top w:val="none" w:sz="0" w:space="0" w:color="auto"/>
            <w:left w:val="none" w:sz="0" w:space="0" w:color="auto"/>
            <w:bottom w:val="none" w:sz="0" w:space="0" w:color="auto"/>
            <w:right w:val="none" w:sz="0" w:space="0" w:color="auto"/>
          </w:divBdr>
        </w:div>
        <w:div w:id="324935197">
          <w:marLeft w:val="480"/>
          <w:marRight w:val="0"/>
          <w:marTop w:val="0"/>
          <w:marBottom w:val="0"/>
          <w:divBdr>
            <w:top w:val="none" w:sz="0" w:space="0" w:color="auto"/>
            <w:left w:val="none" w:sz="0" w:space="0" w:color="auto"/>
            <w:bottom w:val="none" w:sz="0" w:space="0" w:color="auto"/>
            <w:right w:val="none" w:sz="0" w:space="0" w:color="auto"/>
          </w:divBdr>
        </w:div>
        <w:div w:id="331570264">
          <w:marLeft w:val="480"/>
          <w:marRight w:val="0"/>
          <w:marTop w:val="0"/>
          <w:marBottom w:val="0"/>
          <w:divBdr>
            <w:top w:val="none" w:sz="0" w:space="0" w:color="auto"/>
            <w:left w:val="none" w:sz="0" w:space="0" w:color="auto"/>
            <w:bottom w:val="none" w:sz="0" w:space="0" w:color="auto"/>
            <w:right w:val="none" w:sz="0" w:space="0" w:color="auto"/>
          </w:divBdr>
        </w:div>
        <w:div w:id="402527056">
          <w:marLeft w:val="480"/>
          <w:marRight w:val="0"/>
          <w:marTop w:val="0"/>
          <w:marBottom w:val="0"/>
          <w:divBdr>
            <w:top w:val="none" w:sz="0" w:space="0" w:color="auto"/>
            <w:left w:val="none" w:sz="0" w:space="0" w:color="auto"/>
            <w:bottom w:val="none" w:sz="0" w:space="0" w:color="auto"/>
            <w:right w:val="none" w:sz="0" w:space="0" w:color="auto"/>
          </w:divBdr>
        </w:div>
        <w:div w:id="413868061">
          <w:marLeft w:val="480"/>
          <w:marRight w:val="0"/>
          <w:marTop w:val="0"/>
          <w:marBottom w:val="0"/>
          <w:divBdr>
            <w:top w:val="none" w:sz="0" w:space="0" w:color="auto"/>
            <w:left w:val="none" w:sz="0" w:space="0" w:color="auto"/>
            <w:bottom w:val="none" w:sz="0" w:space="0" w:color="auto"/>
            <w:right w:val="none" w:sz="0" w:space="0" w:color="auto"/>
          </w:divBdr>
        </w:div>
        <w:div w:id="426197745">
          <w:marLeft w:val="480"/>
          <w:marRight w:val="0"/>
          <w:marTop w:val="0"/>
          <w:marBottom w:val="0"/>
          <w:divBdr>
            <w:top w:val="none" w:sz="0" w:space="0" w:color="auto"/>
            <w:left w:val="none" w:sz="0" w:space="0" w:color="auto"/>
            <w:bottom w:val="none" w:sz="0" w:space="0" w:color="auto"/>
            <w:right w:val="none" w:sz="0" w:space="0" w:color="auto"/>
          </w:divBdr>
        </w:div>
        <w:div w:id="499542869">
          <w:marLeft w:val="480"/>
          <w:marRight w:val="0"/>
          <w:marTop w:val="0"/>
          <w:marBottom w:val="0"/>
          <w:divBdr>
            <w:top w:val="none" w:sz="0" w:space="0" w:color="auto"/>
            <w:left w:val="none" w:sz="0" w:space="0" w:color="auto"/>
            <w:bottom w:val="none" w:sz="0" w:space="0" w:color="auto"/>
            <w:right w:val="none" w:sz="0" w:space="0" w:color="auto"/>
          </w:divBdr>
        </w:div>
        <w:div w:id="541603007">
          <w:marLeft w:val="480"/>
          <w:marRight w:val="0"/>
          <w:marTop w:val="0"/>
          <w:marBottom w:val="0"/>
          <w:divBdr>
            <w:top w:val="none" w:sz="0" w:space="0" w:color="auto"/>
            <w:left w:val="none" w:sz="0" w:space="0" w:color="auto"/>
            <w:bottom w:val="none" w:sz="0" w:space="0" w:color="auto"/>
            <w:right w:val="none" w:sz="0" w:space="0" w:color="auto"/>
          </w:divBdr>
        </w:div>
        <w:div w:id="548033477">
          <w:marLeft w:val="480"/>
          <w:marRight w:val="0"/>
          <w:marTop w:val="0"/>
          <w:marBottom w:val="0"/>
          <w:divBdr>
            <w:top w:val="none" w:sz="0" w:space="0" w:color="auto"/>
            <w:left w:val="none" w:sz="0" w:space="0" w:color="auto"/>
            <w:bottom w:val="none" w:sz="0" w:space="0" w:color="auto"/>
            <w:right w:val="none" w:sz="0" w:space="0" w:color="auto"/>
          </w:divBdr>
        </w:div>
        <w:div w:id="562374235">
          <w:marLeft w:val="480"/>
          <w:marRight w:val="0"/>
          <w:marTop w:val="0"/>
          <w:marBottom w:val="0"/>
          <w:divBdr>
            <w:top w:val="none" w:sz="0" w:space="0" w:color="auto"/>
            <w:left w:val="none" w:sz="0" w:space="0" w:color="auto"/>
            <w:bottom w:val="none" w:sz="0" w:space="0" w:color="auto"/>
            <w:right w:val="none" w:sz="0" w:space="0" w:color="auto"/>
          </w:divBdr>
        </w:div>
        <w:div w:id="597367067">
          <w:marLeft w:val="480"/>
          <w:marRight w:val="0"/>
          <w:marTop w:val="0"/>
          <w:marBottom w:val="0"/>
          <w:divBdr>
            <w:top w:val="none" w:sz="0" w:space="0" w:color="auto"/>
            <w:left w:val="none" w:sz="0" w:space="0" w:color="auto"/>
            <w:bottom w:val="none" w:sz="0" w:space="0" w:color="auto"/>
            <w:right w:val="none" w:sz="0" w:space="0" w:color="auto"/>
          </w:divBdr>
        </w:div>
        <w:div w:id="611135311">
          <w:marLeft w:val="480"/>
          <w:marRight w:val="0"/>
          <w:marTop w:val="0"/>
          <w:marBottom w:val="0"/>
          <w:divBdr>
            <w:top w:val="none" w:sz="0" w:space="0" w:color="auto"/>
            <w:left w:val="none" w:sz="0" w:space="0" w:color="auto"/>
            <w:bottom w:val="none" w:sz="0" w:space="0" w:color="auto"/>
            <w:right w:val="none" w:sz="0" w:space="0" w:color="auto"/>
          </w:divBdr>
        </w:div>
        <w:div w:id="683482832">
          <w:marLeft w:val="480"/>
          <w:marRight w:val="0"/>
          <w:marTop w:val="0"/>
          <w:marBottom w:val="0"/>
          <w:divBdr>
            <w:top w:val="none" w:sz="0" w:space="0" w:color="auto"/>
            <w:left w:val="none" w:sz="0" w:space="0" w:color="auto"/>
            <w:bottom w:val="none" w:sz="0" w:space="0" w:color="auto"/>
            <w:right w:val="none" w:sz="0" w:space="0" w:color="auto"/>
          </w:divBdr>
        </w:div>
        <w:div w:id="712270844">
          <w:marLeft w:val="480"/>
          <w:marRight w:val="0"/>
          <w:marTop w:val="0"/>
          <w:marBottom w:val="0"/>
          <w:divBdr>
            <w:top w:val="none" w:sz="0" w:space="0" w:color="auto"/>
            <w:left w:val="none" w:sz="0" w:space="0" w:color="auto"/>
            <w:bottom w:val="none" w:sz="0" w:space="0" w:color="auto"/>
            <w:right w:val="none" w:sz="0" w:space="0" w:color="auto"/>
          </w:divBdr>
        </w:div>
        <w:div w:id="735707972">
          <w:marLeft w:val="480"/>
          <w:marRight w:val="0"/>
          <w:marTop w:val="0"/>
          <w:marBottom w:val="0"/>
          <w:divBdr>
            <w:top w:val="none" w:sz="0" w:space="0" w:color="auto"/>
            <w:left w:val="none" w:sz="0" w:space="0" w:color="auto"/>
            <w:bottom w:val="none" w:sz="0" w:space="0" w:color="auto"/>
            <w:right w:val="none" w:sz="0" w:space="0" w:color="auto"/>
          </w:divBdr>
        </w:div>
        <w:div w:id="745810919">
          <w:marLeft w:val="480"/>
          <w:marRight w:val="0"/>
          <w:marTop w:val="0"/>
          <w:marBottom w:val="0"/>
          <w:divBdr>
            <w:top w:val="none" w:sz="0" w:space="0" w:color="auto"/>
            <w:left w:val="none" w:sz="0" w:space="0" w:color="auto"/>
            <w:bottom w:val="none" w:sz="0" w:space="0" w:color="auto"/>
            <w:right w:val="none" w:sz="0" w:space="0" w:color="auto"/>
          </w:divBdr>
        </w:div>
        <w:div w:id="774131182">
          <w:marLeft w:val="480"/>
          <w:marRight w:val="0"/>
          <w:marTop w:val="0"/>
          <w:marBottom w:val="0"/>
          <w:divBdr>
            <w:top w:val="none" w:sz="0" w:space="0" w:color="auto"/>
            <w:left w:val="none" w:sz="0" w:space="0" w:color="auto"/>
            <w:bottom w:val="none" w:sz="0" w:space="0" w:color="auto"/>
            <w:right w:val="none" w:sz="0" w:space="0" w:color="auto"/>
          </w:divBdr>
        </w:div>
        <w:div w:id="828523076">
          <w:marLeft w:val="480"/>
          <w:marRight w:val="0"/>
          <w:marTop w:val="0"/>
          <w:marBottom w:val="0"/>
          <w:divBdr>
            <w:top w:val="none" w:sz="0" w:space="0" w:color="auto"/>
            <w:left w:val="none" w:sz="0" w:space="0" w:color="auto"/>
            <w:bottom w:val="none" w:sz="0" w:space="0" w:color="auto"/>
            <w:right w:val="none" w:sz="0" w:space="0" w:color="auto"/>
          </w:divBdr>
        </w:div>
        <w:div w:id="850526642">
          <w:marLeft w:val="480"/>
          <w:marRight w:val="0"/>
          <w:marTop w:val="0"/>
          <w:marBottom w:val="0"/>
          <w:divBdr>
            <w:top w:val="none" w:sz="0" w:space="0" w:color="auto"/>
            <w:left w:val="none" w:sz="0" w:space="0" w:color="auto"/>
            <w:bottom w:val="none" w:sz="0" w:space="0" w:color="auto"/>
            <w:right w:val="none" w:sz="0" w:space="0" w:color="auto"/>
          </w:divBdr>
        </w:div>
        <w:div w:id="965938959">
          <w:marLeft w:val="480"/>
          <w:marRight w:val="0"/>
          <w:marTop w:val="0"/>
          <w:marBottom w:val="0"/>
          <w:divBdr>
            <w:top w:val="none" w:sz="0" w:space="0" w:color="auto"/>
            <w:left w:val="none" w:sz="0" w:space="0" w:color="auto"/>
            <w:bottom w:val="none" w:sz="0" w:space="0" w:color="auto"/>
            <w:right w:val="none" w:sz="0" w:space="0" w:color="auto"/>
          </w:divBdr>
        </w:div>
        <w:div w:id="1001736640">
          <w:marLeft w:val="480"/>
          <w:marRight w:val="0"/>
          <w:marTop w:val="0"/>
          <w:marBottom w:val="0"/>
          <w:divBdr>
            <w:top w:val="none" w:sz="0" w:space="0" w:color="auto"/>
            <w:left w:val="none" w:sz="0" w:space="0" w:color="auto"/>
            <w:bottom w:val="none" w:sz="0" w:space="0" w:color="auto"/>
            <w:right w:val="none" w:sz="0" w:space="0" w:color="auto"/>
          </w:divBdr>
        </w:div>
        <w:div w:id="1059479338">
          <w:marLeft w:val="480"/>
          <w:marRight w:val="0"/>
          <w:marTop w:val="0"/>
          <w:marBottom w:val="0"/>
          <w:divBdr>
            <w:top w:val="none" w:sz="0" w:space="0" w:color="auto"/>
            <w:left w:val="none" w:sz="0" w:space="0" w:color="auto"/>
            <w:bottom w:val="none" w:sz="0" w:space="0" w:color="auto"/>
            <w:right w:val="none" w:sz="0" w:space="0" w:color="auto"/>
          </w:divBdr>
        </w:div>
        <w:div w:id="1062019418">
          <w:marLeft w:val="480"/>
          <w:marRight w:val="0"/>
          <w:marTop w:val="0"/>
          <w:marBottom w:val="0"/>
          <w:divBdr>
            <w:top w:val="none" w:sz="0" w:space="0" w:color="auto"/>
            <w:left w:val="none" w:sz="0" w:space="0" w:color="auto"/>
            <w:bottom w:val="none" w:sz="0" w:space="0" w:color="auto"/>
            <w:right w:val="none" w:sz="0" w:space="0" w:color="auto"/>
          </w:divBdr>
        </w:div>
        <w:div w:id="1075785068">
          <w:marLeft w:val="480"/>
          <w:marRight w:val="0"/>
          <w:marTop w:val="0"/>
          <w:marBottom w:val="0"/>
          <w:divBdr>
            <w:top w:val="none" w:sz="0" w:space="0" w:color="auto"/>
            <w:left w:val="none" w:sz="0" w:space="0" w:color="auto"/>
            <w:bottom w:val="none" w:sz="0" w:space="0" w:color="auto"/>
            <w:right w:val="none" w:sz="0" w:space="0" w:color="auto"/>
          </w:divBdr>
        </w:div>
        <w:div w:id="1083113827">
          <w:marLeft w:val="480"/>
          <w:marRight w:val="0"/>
          <w:marTop w:val="0"/>
          <w:marBottom w:val="0"/>
          <w:divBdr>
            <w:top w:val="none" w:sz="0" w:space="0" w:color="auto"/>
            <w:left w:val="none" w:sz="0" w:space="0" w:color="auto"/>
            <w:bottom w:val="none" w:sz="0" w:space="0" w:color="auto"/>
            <w:right w:val="none" w:sz="0" w:space="0" w:color="auto"/>
          </w:divBdr>
        </w:div>
        <w:div w:id="1144155061">
          <w:marLeft w:val="480"/>
          <w:marRight w:val="0"/>
          <w:marTop w:val="0"/>
          <w:marBottom w:val="0"/>
          <w:divBdr>
            <w:top w:val="none" w:sz="0" w:space="0" w:color="auto"/>
            <w:left w:val="none" w:sz="0" w:space="0" w:color="auto"/>
            <w:bottom w:val="none" w:sz="0" w:space="0" w:color="auto"/>
            <w:right w:val="none" w:sz="0" w:space="0" w:color="auto"/>
          </w:divBdr>
        </w:div>
        <w:div w:id="1168862173">
          <w:marLeft w:val="480"/>
          <w:marRight w:val="0"/>
          <w:marTop w:val="0"/>
          <w:marBottom w:val="0"/>
          <w:divBdr>
            <w:top w:val="none" w:sz="0" w:space="0" w:color="auto"/>
            <w:left w:val="none" w:sz="0" w:space="0" w:color="auto"/>
            <w:bottom w:val="none" w:sz="0" w:space="0" w:color="auto"/>
            <w:right w:val="none" w:sz="0" w:space="0" w:color="auto"/>
          </w:divBdr>
        </w:div>
        <w:div w:id="1205868829">
          <w:marLeft w:val="480"/>
          <w:marRight w:val="0"/>
          <w:marTop w:val="0"/>
          <w:marBottom w:val="0"/>
          <w:divBdr>
            <w:top w:val="none" w:sz="0" w:space="0" w:color="auto"/>
            <w:left w:val="none" w:sz="0" w:space="0" w:color="auto"/>
            <w:bottom w:val="none" w:sz="0" w:space="0" w:color="auto"/>
            <w:right w:val="none" w:sz="0" w:space="0" w:color="auto"/>
          </w:divBdr>
        </w:div>
        <w:div w:id="1213031331">
          <w:marLeft w:val="480"/>
          <w:marRight w:val="0"/>
          <w:marTop w:val="0"/>
          <w:marBottom w:val="0"/>
          <w:divBdr>
            <w:top w:val="none" w:sz="0" w:space="0" w:color="auto"/>
            <w:left w:val="none" w:sz="0" w:space="0" w:color="auto"/>
            <w:bottom w:val="none" w:sz="0" w:space="0" w:color="auto"/>
            <w:right w:val="none" w:sz="0" w:space="0" w:color="auto"/>
          </w:divBdr>
        </w:div>
        <w:div w:id="1217468436">
          <w:marLeft w:val="480"/>
          <w:marRight w:val="0"/>
          <w:marTop w:val="0"/>
          <w:marBottom w:val="0"/>
          <w:divBdr>
            <w:top w:val="none" w:sz="0" w:space="0" w:color="auto"/>
            <w:left w:val="none" w:sz="0" w:space="0" w:color="auto"/>
            <w:bottom w:val="none" w:sz="0" w:space="0" w:color="auto"/>
            <w:right w:val="none" w:sz="0" w:space="0" w:color="auto"/>
          </w:divBdr>
        </w:div>
        <w:div w:id="1252928792">
          <w:marLeft w:val="480"/>
          <w:marRight w:val="0"/>
          <w:marTop w:val="0"/>
          <w:marBottom w:val="0"/>
          <w:divBdr>
            <w:top w:val="none" w:sz="0" w:space="0" w:color="auto"/>
            <w:left w:val="none" w:sz="0" w:space="0" w:color="auto"/>
            <w:bottom w:val="none" w:sz="0" w:space="0" w:color="auto"/>
            <w:right w:val="none" w:sz="0" w:space="0" w:color="auto"/>
          </w:divBdr>
        </w:div>
        <w:div w:id="1254243931">
          <w:marLeft w:val="480"/>
          <w:marRight w:val="0"/>
          <w:marTop w:val="0"/>
          <w:marBottom w:val="0"/>
          <w:divBdr>
            <w:top w:val="none" w:sz="0" w:space="0" w:color="auto"/>
            <w:left w:val="none" w:sz="0" w:space="0" w:color="auto"/>
            <w:bottom w:val="none" w:sz="0" w:space="0" w:color="auto"/>
            <w:right w:val="none" w:sz="0" w:space="0" w:color="auto"/>
          </w:divBdr>
        </w:div>
        <w:div w:id="1372683149">
          <w:marLeft w:val="480"/>
          <w:marRight w:val="0"/>
          <w:marTop w:val="0"/>
          <w:marBottom w:val="0"/>
          <w:divBdr>
            <w:top w:val="none" w:sz="0" w:space="0" w:color="auto"/>
            <w:left w:val="none" w:sz="0" w:space="0" w:color="auto"/>
            <w:bottom w:val="none" w:sz="0" w:space="0" w:color="auto"/>
            <w:right w:val="none" w:sz="0" w:space="0" w:color="auto"/>
          </w:divBdr>
        </w:div>
        <w:div w:id="1377119318">
          <w:marLeft w:val="480"/>
          <w:marRight w:val="0"/>
          <w:marTop w:val="0"/>
          <w:marBottom w:val="0"/>
          <w:divBdr>
            <w:top w:val="none" w:sz="0" w:space="0" w:color="auto"/>
            <w:left w:val="none" w:sz="0" w:space="0" w:color="auto"/>
            <w:bottom w:val="none" w:sz="0" w:space="0" w:color="auto"/>
            <w:right w:val="none" w:sz="0" w:space="0" w:color="auto"/>
          </w:divBdr>
        </w:div>
        <w:div w:id="1404451847">
          <w:marLeft w:val="480"/>
          <w:marRight w:val="0"/>
          <w:marTop w:val="0"/>
          <w:marBottom w:val="0"/>
          <w:divBdr>
            <w:top w:val="none" w:sz="0" w:space="0" w:color="auto"/>
            <w:left w:val="none" w:sz="0" w:space="0" w:color="auto"/>
            <w:bottom w:val="none" w:sz="0" w:space="0" w:color="auto"/>
            <w:right w:val="none" w:sz="0" w:space="0" w:color="auto"/>
          </w:divBdr>
        </w:div>
        <w:div w:id="1421173744">
          <w:marLeft w:val="480"/>
          <w:marRight w:val="0"/>
          <w:marTop w:val="0"/>
          <w:marBottom w:val="0"/>
          <w:divBdr>
            <w:top w:val="none" w:sz="0" w:space="0" w:color="auto"/>
            <w:left w:val="none" w:sz="0" w:space="0" w:color="auto"/>
            <w:bottom w:val="none" w:sz="0" w:space="0" w:color="auto"/>
            <w:right w:val="none" w:sz="0" w:space="0" w:color="auto"/>
          </w:divBdr>
        </w:div>
        <w:div w:id="1469586542">
          <w:marLeft w:val="480"/>
          <w:marRight w:val="0"/>
          <w:marTop w:val="0"/>
          <w:marBottom w:val="0"/>
          <w:divBdr>
            <w:top w:val="none" w:sz="0" w:space="0" w:color="auto"/>
            <w:left w:val="none" w:sz="0" w:space="0" w:color="auto"/>
            <w:bottom w:val="none" w:sz="0" w:space="0" w:color="auto"/>
            <w:right w:val="none" w:sz="0" w:space="0" w:color="auto"/>
          </w:divBdr>
        </w:div>
        <w:div w:id="1479296760">
          <w:marLeft w:val="480"/>
          <w:marRight w:val="0"/>
          <w:marTop w:val="0"/>
          <w:marBottom w:val="0"/>
          <w:divBdr>
            <w:top w:val="none" w:sz="0" w:space="0" w:color="auto"/>
            <w:left w:val="none" w:sz="0" w:space="0" w:color="auto"/>
            <w:bottom w:val="none" w:sz="0" w:space="0" w:color="auto"/>
            <w:right w:val="none" w:sz="0" w:space="0" w:color="auto"/>
          </w:divBdr>
        </w:div>
        <w:div w:id="1540437340">
          <w:marLeft w:val="480"/>
          <w:marRight w:val="0"/>
          <w:marTop w:val="0"/>
          <w:marBottom w:val="0"/>
          <w:divBdr>
            <w:top w:val="none" w:sz="0" w:space="0" w:color="auto"/>
            <w:left w:val="none" w:sz="0" w:space="0" w:color="auto"/>
            <w:bottom w:val="none" w:sz="0" w:space="0" w:color="auto"/>
            <w:right w:val="none" w:sz="0" w:space="0" w:color="auto"/>
          </w:divBdr>
        </w:div>
        <w:div w:id="1548451490">
          <w:marLeft w:val="480"/>
          <w:marRight w:val="0"/>
          <w:marTop w:val="0"/>
          <w:marBottom w:val="0"/>
          <w:divBdr>
            <w:top w:val="none" w:sz="0" w:space="0" w:color="auto"/>
            <w:left w:val="none" w:sz="0" w:space="0" w:color="auto"/>
            <w:bottom w:val="none" w:sz="0" w:space="0" w:color="auto"/>
            <w:right w:val="none" w:sz="0" w:space="0" w:color="auto"/>
          </w:divBdr>
        </w:div>
        <w:div w:id="1553616140">
          <w:marLeft w:val="480"/>
          <w:marRight w:val="0"/>
          <w:marTop w:val="0"/>
          <w:marBottom w:val="0"/>
          <w:divBdr>
            <w:top w:val="none" w:sz="0" w:space="0" w:color="auto"/>
            <w:left w:val="none" w:sz="0" w:space="0" w:color="auto"/>
            <w:bottom w:val="none" w:sz="0" w:space="0" w:color="auto"/>
            <w:right w:val="none" w:sz="0" w:space="0" w:color="auto"/>
          </w:divBdr>
        </w:div>
        <w:div w:id="1635869200">
          <w:marLeft w:val="480"/>
          <w:marRight w:val="0"/>
          <w:marTop w:val="0"/>
          <w:marBottom w:val="0"/>
          <w:divBdr>
            <w:top w:val="none" w:sz="0" w:space="0" w:color="auto"/>
            <w:left w:val="none" w:sz="0" w:space="0" w:color="auto"/>
            <w:bottom w:val="none" w:sz="0" w:space="0" w:color="auto"/>
            <w:right w:val="none" w:sz="0" w:space="0" w:color="auto"/>
          </w:divBdr>
        </w:div>
        <w:div w:id="1681854688">
          <w:marLeft w:val="480"/>
          <w:marRight w:val="0"/>
          <w:marTop w:val="0"/>
          <w:marBottom w:val="0"/>
          <w:divBdr>
            <w:top w:val="none" w:sz="0" w:space="0" w:color="auto"/>
            <w:left w:val="none" w:sz="0" w:space="0" w:color="auto"/>
            <w:bottom w:val="none" w:sz="0" w:space="0" w:color="auto"/>
            <w:right w:val="none" w:sz="0" w:space="0" w:color="auto"/>
          </w:divBdr>
        </w:div>
        <w:div w:id="1706367823">
          <w:marLeft w:val="480"/>
          <w:marRight w:val="0"/>
          <w:marTop w:val="0"/>
          <w:marBottom w:val="0"/>
          <w:divBdr>
            <w:top w:val="none" w:sz="0" w:space="0" w:color="auto"/>
            <w:left w:val="none" w:sz="0" w:space="0" w:color="auto"/>
            <w:bottom w:val="none" w:sz="0" w:space="0" w:color="auto"/>
            <w:right w:val="none" w:sz="0" w:space="0" w:color="auto"/>
          </w:divBdr>
        </w:div>
        <w:div w:id="1740130815">
          <w:marLeft w:val="480"/>
          <w:marRight w:val="0"/>
          <w:marTop w:val="0"/>
          <w:marBottom w:val="0"/>
          <w:divBdr>
            <w:top w:val="none" w:sz="0" w:space="0" w:color="auto"/>
            <w:left w:val="none" w:sz="0" w:space="0" w:color="auto"/>
            <w:bottom w:val="none" w:sz="0" w:space="0" w:color="auto"/>
            <w:right w:val="none" w:sz="0" w:space="0" w:color="auto"/>
          </w:divBdr>
        </w:div>
        <w:div w:id="1802261150">
          <w:marLeft w:val="480"/>
          <w:marRight w:val="0"/>
          <w:marTop w:val="0"/>
          <w:marBottom w:val="0"/>
          <w:divBdr>
            <w:top w:val="none" w:sz="0" w:space="0" w:color="auto"/>
            <w:left w:val="none" w:sz="0" w:space="0" w:color="auto"/>
            <w:bottom w:val="none" w:sz="0" w:space="0" w:color="auto"/>
            <w:right w:val="none" w:sz="0" w:space="0" w:color="auto"/>
          </w:divBdr>
        </w:div>
        <w:div w:id="1819613639">
          <w:marLeft w:val="480"/>
          <w:marRight w:val="0"/>
          <w:marTop w:val="0"/>
          <w:marBottom w:val="0"/>
          <w:divBdr>
            <w:top w:val="none" w:sz="0" w:space="0" w:color="auto"/>
            <w:left w:val="none" w:sz="0" w:space="0" w:color="auto"/>
            <w:bottom w:val="none" w:sz="0" w:space="0" w:color="auto"/>
            <w:right w:val="none" w:sz="0" w:space="0" w:color="auto"/>
          </w:divBdr>
        </w:div>
        <w:div w:id="1867789987">
          <w:marLeft w:val="480"/>
          <w:marRight w:val="0"/>
          <w:marTop w:val="0"/>
          <w:marBottom w:val="0"/>
          <w:divBdr>
            <w:top w:val="none" w:sz="0" w:space="0" w:color="auto"/>
            <w:left w:val="none" w:sz="0" w:space="0" w:color="auto"/>
            <w:bottom w:val="none" w:sz="0" w:space="0" w:color="auto"/>
            <w:right w:val="none" w:sz="0" w:space="0" w:color="auto"/>
          </w:divBdr>
        </w:div>
        <w:div w:id="1930233167">
          <w:marLeft w:val="480"/>
          <w:marRight w:val="0"/>
          <w:marTop w:val="0"/>
          <w:marBottom w:val="0"/>
          <w:divBdr>
            <w:top w:val="none" w:sz="0" w:space="0" w:color="auto"/>
            <w:left w:val="none" w:sz="0" w:space="0" w:color="auto"/>
            <w:bottom w:val="none" w:sz="0" w:space="0" w:color="auto"/>
            <w:right w:val="none" w:sz="0" w:space="0" w:color="auto"/>
          </w:divBdr>
        </w:div>
        <w:div w:id="2016611085">
          <w:marLeft w:val="480"/>
          <w:marRight w:val="0"/>
          <w:marTop w:val="0"/>
          <w:marBottom w:val="0"/>
          <w:divBdr>
            <w:top w:val="none" w:sz="0" w:space="0" w:color="auto"/>
            <w:left w:val="none" w:sz="0" w:space="0" w:color="auto"/>
            <w:bottom w:val="none" w:sz="0" w:space="0" w:color="auto"/>
            <w:right w:val="none" w:sz="0" w:space="0" w:color="auto"/>
          </w:divBdr>
        </w:div>
        <w:div w:id="2041200693">
          <w:marLeft w:val="480"/>
          <w:marRight w:val="0"/>
          <w:marTop w:val="0"/>
          <w:marBottom w:val="0"/>
          <w:divBdr>
            <w:top w:val="none" w:sz="0" w:space="0" w:color="auto"/>
            <w:left w:val="none" w:sz="0" w:space="0" w:color="auto"/>
            <w:bottom w:val="none" w:sz="0" w:space="0" w:color="auto"/>
            <w:right w:val="none" w:sz="0" w:space="0" w:color="auto"/>
          </w:divBdr>
        </w:div>
        <w:div w:id="2041663052">
          <w:marLeft w:val="480"/>
          <w:marRight w:val="0"/>
          <w:marTop w:val="0"/>
          <w:marBottom w:val="0"/>
          <w:divBdr>
            <w:top w:val="none" w:sz="0" w:space="0" w:color="auto"/>
            <w:left w:val="none" w:sz="0" w:space="0" w:color="auto"/>
            <w:bottom w:val="none" w:sz="0" w:space="0" w:color="auto"/>
            <w:right w:val="none" w:sz="0" w:space="0" w:color="auto"/>
          </w:divBdr>
        </w:div>
        <w:div w:id="2045129335">
          <w:marLeft w:val="480"/>
          <w:marRight w:val="0"/>
          <w:marTop w:val="0"/>
          <w:marBottom w:val="0"/>
          <w:divBdr>
            <w:top w:val="none" w:sz="0" w:space="0" w:color="auto"/>
            <w:left w:val="none" w:sz="0" w:space="0" w:color="auto"/>
            <w:bottom w:val="none" w:sz="0" w:space="0" w:color="auto"/>
            <w:right w:val="none" w:sz="0" w:space="0" w:color="auto"/>
          </w:divBdr>
        </w:div>
        <w:div w:id="2050907630">
          <w:marLeft w:val="480"/>
          <w:marRight w:val="0"/>
          <w:marTop w:val="0"/>
          <w:marBottom w:val="0"/>
          <w:divBdr>
            <w:top w:val="none" w:sz="0" w:space="0" w:color="auto"/>
            <w:left w:val="none" w:sz="0" w:space="0" w:color="auto"/>
            <w:bottom w:val="none" w:sz="0" w:space="0" w:color="auto"/>
            <w:right w:val="none" w:sz="0" w:space="0" w:color="auto"/>
          </w:divBdr>
        </w:div>
        <w:div w:id="2123067807">
          <w:marLeft w:val="480"/>
          <w:marRight w:val="0"/>
          <w:marTop w:val="0"/>
          <w:marBottom w:val="0"/>
          <w:divBdr>
            <w:top w:val="none" w:sz="0" w:space="0" w:color="auto"/>
            <w:left w:val="none" w:sz="0" w:space="0" w:color="auto"/>
            <w:bottom w:val="none" w:sz="0" w:space="0" w:color="auto"/>
            <w:right w:val="none" w:sz="0" w:space="0" w:color="auto"/>
          </w:divBdr>
        </w:div>
        <w:div w:id="2136095118">
          <w:marLeft w:val="480"/>
          <w:marRight w:val="0"/>
          <w:marTop w:val="0"/>
          <w:marBottom w:val="0"/>
          <w:divBdr>
            <w:top w:val="none" w:sz="0" w:space="0" w:color="auto"/>
            <w:left w:val="none" w:sz="0" w:space="0" w:color="auto"/>
            <w:bottom w:val="none" w:sz="0" w:space="0" w:color="auto"/>
            <w:right w:val="none" w:sz="0" w:space="0" w:color="auto"/>
          </w:divBdr>
        </w:div>
      </w:divsChild>
    </w:div>
    <w:div w:id="161118442">
      <w:bodyDiv w:val="1"/>
      <w:marLeft w:val="0"/>
      <w:marRight w:val="0"/>
      <w:marTop w:val="0"/>
      <w:marBottom w:val="0"/>
      <w:divBdr>
        <w:top w:val="none" w:sz="0" w:space="0" w:color="auto"/>
        <w:left w:val="none" w:sz="0" w:space="0" w:color="auto"/>
        <w:bottom w:val="none" w:sz="0" w:space="0" w:color="auto"/>
        <w:right w:val="none" w:sz="0" w:space="0" w:color="auto"/>
      </w:divBdr>
      <w:divsChild>
        <w:div w:id="14238513">
          <w:marLeft w:val="480"/>
          <w:marRight w:val="0"/>
          <w:marTop w:val="0"/>
          <w:marBottom w:val="0"/>
          <w:divBdr>
            <w:top w:val="none" w:sz="0" w:space="0" w:color="auto"/>
            <w:left w:val="none" w:sz="0" w:space="0" w:color="auto"/>
            <w:bottom w:val="none" w:sz="0" w:space="0" w:color="auto"/>
            <w:right w:val="none" w:sz="0" w:space="0" w:color="auto"/>
          </w:divBdr>
        </w:div>
        <w:div w:id="78408986">
          <w:marLeft w:val="480"/>
          <w:marRight w:val="0"/>
          <w:marTop w:val="0"/>
          <w:marBottom w:val="0"/>
          <w:divBdr>
            <w:top w:val="none" w:sz="0" w:space="0" w:color="auto"/>
            <w:left w:val="none" w:sz="0" w:space="0" w:color="auto"/>
            <w:bottom w:val="none" w:sz="0" w:space="0" w:color="auto"/>
            <w:right w:val="none" w:sz="0" w:space="0" w:color="auto"/>
          </w:divBdr>
        </w:div>
        <w:div w:id="84425969">
          <w:marLeft w:val="480"/>
          <w:marRight w:val="0"/>
          <w:marTop w:val="0"/>
          <w:marBottom w:val="0"/>
          <w:divBdr>
            <w:top w:val="none" w:sz="0" w:space="0" w:color="auto"/>
            <w:left w:val="none" w:sz="0" w:space="0" w:color="auto"/>
            <w:bottom w:val="none" w:sz="0" w:space="0" w:color="auto"/>
            <w:right w:val="none" w:sz="0" w:space="0" w:color="auto"/>
          </w:divBdr>
        </w:div>
        <w:div w:id="92094498">
          <w:marLeft w:val="480"/>
          <w:marRight w:val="0"/>
          <w:marTop w:val="0"/>
          <w:marBottom w:val="0"/>
          <w:divBdr>
            <w:top w:val="none" w:sz="0" w:space="0" w:color="auto"/>
            <w:left w:val="none" w:sz="0" w:space="0" w:color="auto"/>
            <w:bottom w:val="none" w:sz="0" w:space="0" w:color="auto"/>
            <w:right w:val="none" w:sz="0" w:space="0" w:color="auto"/>
          </w:divBdr>
        </w:div>
        <w:div w:id="136000482">
          <w:marLeft w:val="480"/>
          <w:marRight w:val="0"/>
          <w:marTop w:val="0"/>
          <w:marBottom w:val="0"/>
          <w:divBdr>
            <w:top w:val="none" w:sz="0" w:space="0" w:color="auto"/>
            <w:left w:val="none" w:sz="0" w:space="0" w:color="auto"/>
            <w:bottom w:val="none" w:sz="0" w:space="0" w:color="auto"/>
            <w:right w:val="none" w:sz="0" w:space="0" w:color="auto"/>
          </w:divBdr>
        </w:div>
        <w:div w:id="146702275">
          <w:marLeft w:val="480"/>
          <w:marRight w:val="0"/>
          <w:marTop w:val="0"/>
          <w:marBottom w:val="0"/>
          <w:divBdr>
            <w:top w:val="none" w:sz="0" w:space="0" w:color="auto"/>
            <w:left w:val="none" w:sz="0" w:space="0" w:color="auto"/>
            <w:bottom w:val="none" w:sz="0" w:space="0" w:color="auto"/>
            <w:right w:val="none" w:sz="0" w:space="0" w:color="auto"/>
          </w:divBdr>
        </w:div>
        <w:div w:id="152910744">
          <w:marLeft w:val="480"/>
          <w:marRight w:val="0"/>
          <w:marTop w:val="0"/>
          <w:marBottom w:val="0"/>
          <w:divBdr>
            <w:top w:val="none" w:sz="0" w:space="0" w:color="auto"/>
            <w:left w:val="none" w:sz="0" w:space="0" w:color="auto"/>
            <w:bottom w:val="none" w:sz="0" w:space="0" w:color="auto"/>
            <w:right w:val="none" w:sz="0" w:space="0" w:color="auto"/>
          </w:divBdr>
        </w:div>
        <w:div w:id="188640562">
          <w:marLeft w:val="480"/>
          <w:marRight w:val="0"/>
          <w:marTop w:val="0"/>
          <w:marBottom w:val="0"/>
          <w:divBdr>
            <w:top w:val="none" w:sz="0" w:space="0" w:color="auto"/>
            <w:left w:val="none" w:sz="0" w:space="0" w:color="auto"/>
            <w:bottom w:val="none" w:sz="0" w:space="0" w:color="auto"/>
            <w:right w:val="none" w:sz="0" w:space="0" w:color="auto"/>
          </w:divBdr>
        </w:div>
        <w:div w:id="220020955">
          <w:marLeft w:val="480"/>
          <w:marRight w:val="0"/>
          <w:marTop w:val="0"/>
          <w:marBottom w:val="0"/>
          <w:divBdr>
            <w:top w:val="none" w:sz="0" w:space="0" w:color="auto"/>
            <w:left w:val="none" w:sz="0" w:space="0" w:color="auto"/>
            <w:bottom w:val="none" w:sz="0" w:space="0" w:color="auto"/>
            <w:right w:val="none" w:sz="0" w:space="0" w:color="auto"/>
          </w:divBdr>
        </w:div>
        <w:div w:id="227376914">
          <w:marLeft w:val="480"/>
          <w:marRight w:val="0"/>
          <w:marTop w:val="0"/>
          <w:marBottom w:val="0"/>
          <w:divBdr>
            <w:top w:val="none" w:sz="0" w:space="0" w:color="auto"/>
            <w:left w:val="none" w:sz="0" w:space="0" w:color="auto"/>
            <w:bottom w:val="none" w:sz="0" w:space="0" w:color="auto"/>
            <w:right w:val="none" w:sz="0" w:space="0" w:color="auto"/>
          </w:divBdr>
        </w:div>
        <w:div w:id="270666186">
          <w:marLeft w:val="480"/>
          <w:marRight w:val="0"/>
          <w:marTop w:val="0"/>
          <w:marBottom w:val="0"/>
          <w:divBdr>
            <w:top w:val="none" w:sz="0" w:space="0" w:color="auto"/>
            <w:left w:val="none" w:sz="0" w:space="0" w:color="auto"/>
            <w:bottom w:val="none" w:sz="0" w:space="0" w:color="auto"/>
            <w:right w:val="none" w:sz="0" w:space="0" w:color="auto"/>
          </w:divBdr>
        </w:div>
        <w:div w:id="279339081">
          <w:marLeft w:val="480"/>
          <w:marRight w:val="0"/>
          <w:marTop w:val="0"/>
          <w:marBottom w:val="0"/>
          <w:divBdr>
            <w:top w:val="none" w:sz="0" w:space="0" w:color="auto"/>
            <w:left w:val="none" w:sz="0" w:space="0" w:color="auto"/>
            <w:bottom w:val="none" w:sz="0" w:space="0" w:color="auto"/>
            <w:right w:val="none" w:sz="0" w:space="0" w:color="auto"/>
          </w:divBdr>
        </w:div>
        <w:div w:id="296959846">
          <w:marLeft w:val="480"/>
          <w:marRight w:val="0"/>
          <w:marTop w:val="0"/>
          <w:marBottom w:val="0"/>
          <w:divBdr>
            <w:top w:val="none" w:sz="0" w:space="0" w:color="auto"/>
            <w:left w:val="none" w:sz="0" w:space="0" w:color="auto"/>
            <w:bottom w:val="none" w:sz="0" w:space="0" w:color="auto"/>
            <w:right w:val="none" w:sz="0" w:space="0" w:color="auto"/>
          </w:divBdr>
        </w:div>
        <w:div w:id="310528357">
          <w:marLeft w:val="480"/>
          <w:marRight w:val="0"/>
          <w:marTop w:val="0"/>
          <w:marBottom w:val="0"/>
          <w:divBdr>
            <w:top w:val="none" w:sz="0" w:space="0" w:color="auto"/>
            <w:left w:val="none" w:sz="0" w:space="0" w:color="auto"/>
            <w:bottom w:val="none" w:sz="0" w:space="0" w:color="auto"/>
            <w:right w:val="none" w:sz="0" w:space="0" w:color="auto"/>
          </w:divBdr>
        </w:div>
        <w:div w:id="371077986">
          <w:marLeft w:val="480"/>
          <w:marRight w:val="0"/>
          <w:marTop w:val="0"/>
          <w:marBottom w:val="0"/>
          <w:divBdr>
            <w:top w:val="none" w:sz="0" w:space="0" w:color="auto"/>
            <w:left w:val="none" w:sz="0" w:space="0" w:color="auto"/>
            <w:bottom w:val="none" w:sz="0" w:space="0" w:color="auto"/>
            <w:right w:val="none" w:sz="0" w:space="0" w:color="auto"/>
          </w:divBdr>
        </w:div>
        <w:div w:id="379942409">
          <w:marLeft w:val="480"/>
          <w:marRight w:val="0"/>
          <w:marTop w:val="0"/>
          <w:marBottom w:val="0"/>
          <w:divBdr>
            <w:top w:val="none" w:sz="0" w:space="0" w:color="auto"/>
            <w:left w:val="none" w:sz="0" w:space="0" w:color="auto"/>
            <w:bottom w:val="none" w:sz="0" w:space="0" w:color="auto"/>
            <w:right w:val="none" w:sz="0" w:space="0" w:color="auto"/>
          </w:divBdr>
        </w:div>
        <w:div w:id="391199183">
          <w:marLeft w:val="480"/>
          <w:marRight w:val="0"/>
          <w:marTop w:val="0"/>
          <w:marBottom w:val="0"/>
          <w:divBdr>
            <w:top w:val="none" w:sz="0" w:space="0" w:color="auto"/>
            <w:left w:val="none" w:sz="0" w:space="0" w:color="auto"/>
            <w:bottom w:val="none" w:sz="0" w:space="0" w:color="auto"/>
            <w:right w:val="none" w:sz="0" w:space="0" w:color="auto"/>
          </w:divBdr>
        </w:div>
        <w:div w:id="399405477">
          <w:marLeft w:val="480"/>
          <w:marRight w:val="0"/>
          <w:marTop w:val="0"/>
          <w:marBottom w:val="0"/>
          <w:divBdr>
            <w:top w:val="none" w:sz="0" w:space="0" w:color="auto"/>
            <w:left w:val="none" w:sz="0" w:space="0" w:color="auto"/>
            <w:bottom w:val="none" w:sz="0" w:space="0" w:color="auto"/>
            <w:right w:val="none" w:sz="0" w:space="0" w:color="auto"/>
          </w:divBdr>
        </w:div>
        <w:div w:id="477189376">
          <w:marLeft w:val="480"/>
          <w:marRight w:val="0"/>
          <w:marTop w:val="0"/>
          <w:marBottom w:val="0"/>
          <w:divBdr>
            <w:top w:val="none" w:sz="0" w:space="0" w:color="auto"/>
            <w:left w:val="none" w:sz="0" w:space="0" w:color="auto"/>
            <w:bottom w:val="none" w:sz="0" w:space="0" w:color="auto"/>
            <w:right w:val="none" w:sz="0" w:space="0" w:color="auto"/>
          </w:divBdr>
        </w:div>
        <w:div w:id="538980105">
          <w:marLeft w:val="480"/>
          <w:marRight w:val="0"/>
          <w:marTop w:val="0"/>
          <w:marBottom w:val="0"/>
          <w:divBdr>
            <w:top w:val="none" w:sz="0" w:space="0" w:color="auto"/>
            <w:left w:val="none" w:sz="0" w:space="0" w:color="auto"/>
            <w:bottom w:val="none" w:sz="0" w:space="0" w:color="auto"/>
            <w:right w:val="none" w:sz="0" w:space="0" w:color="auto"/>
          </w:divBdr>
        </w:div>
        <w:div w:id="558244244">
          <w:marLeft w:val="480"/>
          <w:marRight w:val="0"/>
          <w:marTop w:val="0"/>
          <w:marBottom w:val="0"/>
          <w:divBdr>
            <w:top w:val="none" w:sz="0" w:space="0" w:color="auto"/>
            <w:left w:val="none" w:sz="0" w:space="0" w:color="auto"/>
            <w:bottom w:val="none" w:sz="0" w:space="0" w:color="auto"/>
            <w:right w:val="none" w:sz="0" w:space="0" w:color="auto"/>
          </w:divBdr>
        </w:div>
        <w:div w:id="566690539">
          <w:marLeft w:val="480"/>
          <w:marRight w:val="0"/>
          <w:marTop w:val="0"/>
          <w:marBottom w:val="0"/>
          <w:divBdr>
            <w:top w:val="none" w:sz="0" w:space="0" w:color="auto"/>
            <w:left w:val="none" w:sz="0" w:space="0" w:color="auto"/>
            <w:bottom w:val="none" w:sz="0" w:space="0" w:color="auto"/>
            <w:right w:val="none" w:sz="0" w:space="0" w:color="auto"/>
          </w:divBdr>
        </w:div>
        <w:div w:id="570769908">
          <w:marLeft w:val="480"/>
          <w:marRight w:val="0"/>
          <w:marTop w:val="0"/>
          <w:marBottom w:val="0"/>
          <w:divBdr>
            <w:top w:val="none" w:sz="0" w:space="0" w:color="auto"/>
            <w:left w:val="none" w:sz="0" w:space="0" w:color="auto"/>
            <w:bottom w:val="none" w:sz="0" w:space="0" w:color="auto"/>
            <w:right w:val="none" w:sz="0" w:space="0" w:color="auto"/>
          </w:divBdr>
        </w:div>
        <w:div w:id="580063135">
          <w:marLeft w:val="480"/>
          <w:marRight w:val="0"/>
          <w:marTop w:val="0"/>
          <w:marBottom w:val="0"/>
          <w:divBdr>
            <w:top w:val="none" w:sz="0" w:space="0" w:color="auto"/>
            <w:left w:val="none" w:sz="0" w:space="0" w:color="auto"/>
            <w:bottom w:val="none" w:sz="0" w:space="0" w:color="auto"/>
            <w:right w:val="none" w:sz="0" w:space="0" w:color="auto"/>
          </w:divBdr>
        </w:div>
        <w:div w:id="637564428">
          <w:marLeft w:val="480"/>
          <w:marRight w:val="0"/>
          <w:marTop w:val="0"/>
          <w:marBottom w:val="0"/>
          <w:divBdr>
            <w:top w:val="none" w:sz="0" w:space="0" w:color="auto"/>
            <w:left w:val="none" w:sz="0" w:space="0" w:color="auto"/>
            <w:bottom w:val="none" w:sz="0" w:space="0" w:color="auto"/>
            <w:right w:val="none" w:sz="0" w:space="0" w:color="auto"/>
          </w:divBdr>
        </w:div>
        <w:div w:id="654601113">
          <w:marLeft w:val="480"/>
          <w:marRight w:val="0"/>
          <w:marTop w:val="0"/>
          <w:marBottom w:val="0"/>
          <w:divBdr>
            <w:top w:val="none" w:sz="0" w:space="0" w:color="auto"/>
            <w:left w:val="none" w:sz="0" w:space="0" w:color="auto"/>
            <w:bottom w:val="none" w:sz="0" w:space="0" w:color="auto"/>
            <w:right w:val="none" w:sz="0" w:space="0" w:color="auto"/>
          </w:divBdr>
        </w:div>
        <w:div w:id="656736271">
          <w:marLeft w:val="480"/>
          <w:marRight w:val="0"/>
          <w:marTop w:val="0"/>
          <w:marBottom w:val="0"/>
          <w:divBdr>
            <w:top w:val="none" w:sz="0" w:space="0" w:color="auto"/>
            <w:left w:val="none" w:sz="0" w:space="0" w:color="auto"/>
            <w:bottom w:val="none" w:sz="0" w:space="0" w:color="auto"/>
            <w:right w:val="none" w:sz="0" w:space="0" w:color="auto"/>
          </w:divBdr>
        </w:div>
        <w:div w:id="704257203">
          <w:marLeft w:val="480"/>
          <w:marRight w:val="0"/>
          <w:marTop w:val="0"/>
          <w:marBottom w:val="0"/>
          <w:divBdr>
            <w:top w:val="none" w:sz="0" w:space="0" w:color="auto"/>
            <w:left w:val="none" w:sz="0" w:space="0" w:color="auto"/>
            <w:bottom w:val="none" w:sz="0" w:space="0" w:color="auto"/>
            <w:right w:val="none" w:sz="0" w:space="0" w:color="auto"/>
          </w:divBdr>
        </w:div>
        <w:div w:id="705757739">
          <w:marLeft w:val="480"/>
          <w:marRight w:val="0"/>
          <w:marTop w:val="0"/>
          <w:marBottom w:val="0"/>
          <w:divBdr>
            <w:top w:val="none" w:sz="0" w:space="0" w:color="auto"/>
            <w:left w:val="none" w:sz="0" w:space="0" w:color="auto"/>
            <w:bottom w:val="none" w:sz="0" w:space="0" w:color="auto"/>
            <w:right w:val="none" w:sz="0" w:space="0" w:color="auto"/>
          </w:divBdr>
        </w:div>
        <w:div w:id="847674119">
          <w:marLeft w:val="480"/>
          <w:marRight w:val="0"/>
          <w:marTop w:val="0"/>
          <w:marBottom w:val="0"/>
          <w:divBdr>
            <w:top w:val="none" w:sz="0" w:space="0" w:color="auto"/>
            <w:left w:val="none" w:sz="0" w:space="0" w:color="auto"/>
            <w:bottom w:val="none" w:sz="0" w:space="0" w:color="auto"/>
            <w:right w:val="none" w:sz="0" w:space="0" w:color="auto"/>
          </w:divBdr>
        </w:div>
        <w:div w:id="857962570">
          <w:marLeft w:val="480"/>
          <w:marRight w:val="0"/>
          <w:marTop w:val="0"/>
          <w:marBottom w:val="0"/>
          <w:divBdr>
            <w:top w:val="none" w:sz="0" w:space="0" w:color="auto"/>
            <w:left w:val="none" w:sz="0" w:space="0" w:color="auto"/>
            <w:bottom w:val="none" w:sz="0" w:space="0" w:color="auto"/>
            <w:right w:val="none" w:sz="0" w:space="0" w:color="auto"/>
          </w:divBdr>
        </w:div>
        <w:div w:id="880215373">
          <w:marLeft w:val="480"/>
          <w:marRight w:val="0"/>
          <w:marTop w:val="0"/>
          <w:marBottom w:val="0"/>
          <w:divBdr>
            <w:top w:val="none" w:sz="0" w:space="0" w:color="auto"/>
            <w:left w:val="none" w:sz="0" w:space="0" w:color="auto"/>
            <w:bottom w:val="none" w:sz="0" w:space="0" w:color="auto"/>
            <w:right w:val="none" w:sz="0" w:space="0" w:color="auto"/>
          </w:divBdr>
        </w:div>
        <w:div w:id="893543387">
          <w:marLeft w:val="480"/>
          <w:marRight w:val="0"/>
          <w:marTop w:val="0"/>
          <w:marBottom w:val="0"/>
          <w:divBdr>
            <w:top w:val="none" w:sz="0" w:space="0" w:color="auto"/>
            <w:left w:val="none" w:sz="0" w:space="0" w:color="auto"/>
            <w:bottom w:val="none" w:sz="0" w:space="0" w:color="auto"/>
            <w:right w:val="none" w:sz="0" w:space="0" w:color="auto"/>
          </w:divBdr>
        </w:div>
        <w:div w:id="920943862">
          <w:marLeft w:val="480"/>
          <w:marRight w:val="0"/>
          <w:marTop w:val="0"/>
          <w:marBottom w:val="0"/>
          <w:divBdr>
            <w:top w:val="none" w:sz="0" w:space="0" w:color="auto"/>
            <w:left w:val="none" w:sz="0" w:space="0" w:color="auto"/>
            <w:bottom w:val="none" w:sz="0" w:space="0" w:color="auto"/>
            <w:right w:val="none" w:sz="0" w:space="0" w:color="auto"/>
          </w:divBdr>
        </w:div>
        <w:div w:id="970746537">
          <w:marLeft w:val="480"/>
          <w:marRight w:val="0"/>
          <w:marTop w:val="0"/>
          <w:marBottom w:val="0"/>
          <w:divBdr>
            <w:top w:val="none" w:sz="0" w:space="0" w:color="auto"/>
            <w:left w:val="none" w:sz="0" w:space="0" w:color="auto"/>
            <w:bottom w:val="none" w:sz="0" w:space="0" w:color="auto"/>
            <w:right w:val="none" w:sz="0" w:space="0" w:color="auto"/>
          </w:divBdr>
        </w:div>
        <w:div w:id="996762269">
          <w:marLeft w:val="480"/>
          <w:marRight w:val="0"/>
          <w:marTop w:val="0"/>
          <w:marBottom w:val="0"/>
          <w:divBdr>
            <w:top w:val="none" w:sz="0" w:space="0" w:color="auto"/>
            <w:left w:val="none" w:sz="0" w:space="0" w:color="auto"/>
            <w:bottom w:val="none" w:sz="0" w:space="0" w:color="auto"/>
            <w:right w:val="none" w:sz="0" w:space="0" w:color="auto"/>
          </w:divBdr>
        </w:div>
        <w:div w:id="1001859382">
          <w:marLeft w:val="480"/>
          <w:marRight w:val="0"/>
          <w:marTop w:val="0"/>
          <w:marBottom w:val="0"/>
          <w:divBdr>
            <w:top w:val="none" w:sz="0" w:space="0" w:color="auto"/>
            <w:left w:val="none" w:sz="0" w:space="0" w:color="auto"/>
            <w:bottom w:val="none" w:sz="0" w:space="0" w:color="auto"/>
            <w:right w:val="none" w:sz="0" w:space="0" w:color="auto"/>
          </w:divBdr>
        </w:div>
        <w:div w:id="1038437505">
          <w:marLeft w:val="480"/>
          <w:marRight w:val="0"/>
          <w:marTop w:val="0"/>
          <w:marBottom w:val="0"/>
          <w:divBdr>
            <w:top w:val="none" w:sz="0" w:space="0" w:color="auto"/>
            <w:left w:val="none" w:sz="0" w:space="0" w:color="auto"/>
            <w:bottom w:val="none" w:sz="0" w:space="0" w:color="auto"/>
            <w:right w:val="none" w:sz="0" w:space="0" w:color="auto"/>
          </w:divBdr>
        </w:div>
        <w:div w:id="1089423671">
          <w:marLeft w:val="480"/>
          <w:marRight w:val="0"/>
          <w:marTop w:val="0"/>
          <w:marBottom w:val="0"/>
          <w:divBdr>
            <w:top w:val="none" w:sz="0" w:space="0" w:color="auto"/>
            <w:left w:val="none" w:sz="0" w:space="0" w:color="auto"/>
            <w:bottom w:val="none" w:sz="0" w:space="0" w:color="auto"/>
            <w:right w:val="none" w:sz="0" w:space="0" w:color="auto"/>
          </w:divBdr>
        </w:div>
        <w:div w:id="1172838628">
          <w:marLeft w:val="480"/>
          <w:marRight w:val="0"/>
          <w:marTop w:val="0"/>
          <w:marBottom w:val="0"/>
          <w:divBdr>
            <w:top w:val="none" w:sz="0" w:space="0" w:color="auto"/>
            <w:left w:val="none" w:sz="0" w:space="0" w:color="auto"/>
            <w:bottom w:val="none" w:sz="0" w:space="0" w:color="auto"/>
            <w:right w:val="none" w:sz="0" w:space="0" w:color="auto"/>
          </w:divBdr>
        </w:div>
        <w:div w:id="1310286636">
          <w:marLeft w:val="480"/>
          <w:marRight w:val="0"/>
          <w:marTop w:val="0"/>
          <w:marBottom w:val="0"/>
          <w:divBdr>
            <w:top w:val="none" w:sz="0" w:space="0" w:color="auto"/>
            <w:left w:val="none" w:sz="0" w:space="0" w:color="auto"/>
            <w:bottom w:val="none" w:sz="0" w:space="0" w:color="auto"/>
            <w:right w:val="none" w:sz="0" w:space="0" w:color="auto"/>
          </w:divBdr>
        </w:div>
        <w:div w:id="1340621632">
          <w:marLeft w:val="480"/>
          <w:marRight w:val="0"/>
          <w:marTop w:val="0"/>
          <w:marBottom w:val="0"/>
          <w:divBdr>
            <w:top w:val="none" w:sz="0" w:space="0" w:color="auto"/>
            <w:left w:val="none" w:sz="0" w:space="0" w:color="auto"/>
            <w:bottom w:val="none" w:sz="0" w:space="0" w:color="auto"/>
            <w:right w:val="none" w:sz="0" w:space="0" w:color="auto"/>
          </w:divBdr>
        </w:div>
        <w:div w:id="1372267450">
          <w:marLeft w:val="480"/>
          <w:marRight w:val="0"/>
          <w:marTop w:val="0"/>
          <w:marBottom w:val="0"/>
          <w:divBdr>
            <w:top w:val="none" w:sz="0" w:space="0" w:color="auto"/>
            <w:left w:val="none" w:sz="0" w:space="0" w:color="auto"/>
            <w:bottom w:val="none" w:sz="0" w:space="0" w:color="auto"/>
            <w:right w:val="none" w:sz="0" w:space="0" w:color="auto"/>
          </w:divBdr>
        </w:div>
        <w:div w:id="1383943868">
          <w:marLeft w:val="480"/>
          <w:marRight w:val="0"/>
          <w:marTop w:val="0"/>
          <w:marBottom w:val="0"/>
          <w:divBdr>
            <w:top w:val="none" w:sz="0" w:space="0" w:color="auto"/>
            <w:left w:val="none" w:sz="0" w:space="0" w:color="auto"/>
            <w:bottom w:val="none" w:sz="0" w:space="0" w:color="auto"/>
            <w:right w:val="none" w:sz="0" w:space="0" w:color="auto"/>
          </w:divBdr>
        </w:div>
        <w:div w:id="1400640474">
          <w:marLeft w:val="480"/>
          <w:marRight w:val="0"/>
          <w:marTop w:val="0"/>
          <w:marBottom w:val="0"/>
          <w:divBdr>
            <w:top w:val="none" w:sz="0" w:space="0" w:color="auto"/>
            <w:left w:val="none" w:sz="0" w:space="0" w:color="auto"/>
            <w:bottom w:val="none" w:sz="0" w:space="0" w:color="auto"/>
            <w:right w:val="none" w:sz="0" w:space="0" w:color="auto"/>
          </w:divBdr>
        </w:div>
        <w:div w:id="1436709760">
          <w:marLeft w:val="480"/>
          <w:marRight w:val="0"/>
          <w:marTop w:val="0"/>
          <w:marBottom w:val="0"/>
          <w:divBdr>
            <w:top w:val="none" w:sz="0" w:space="0" w:color="auto"/>
            <w:left w:val="none" w:sz="0" w:space="0" w:color="auto"/>
            <w:bottom w:val="none" w:sz="0" w:space="0" w:color="auto"/>
            <w:right w:val="none" w:sz="0" w:space="0" w:color="auto"/>
          </w:divBdr>
        </w:div>
        <w:div w:id="1495952044">
          <w:marLeft w:val="480"/>
          <w:marRight w:val="0"/>
          <w:marTop w:val="0"/>
          <w:marBottom w:val="0"/>
          <w:divBdr>
            <w:top w:val="none" w:sz="0" w:space="0" w:color="auto"/>
            <w:left w:val="none" w:sz="0" w:space="0" w:color="auto"/>
            <w:bottom w:val="none" w:sz="0" w:space="0" w:color="auto"/>
            <w:right w:val="none" w:sz="0" w:space="0" w:color="auto"/>
          </w:divBdr>
        </w:div>
        <w:div w:id="1496336960">
          <w:marLeft w:val="480"/>
          <w:marRight w:val="0"/>
          <w:marTop w:val="0"/>
          <w:marBottom w:val="0"/>
          <w:divBdr>
            <w:top w:val="none" w:sz="0" w:space="0" w:color="auto"/>
            <w:left w:val="none" w:sz="0" w:space="0" w:color="auto"/>
            <w:bottom w:val="none" w:sz="0" w:space="0" w:color="auto"/>
            <w:right w:val="none" w:sz="0" w:space="0" w:color="auto"/>
          </w:divBdr>
        </w:div>
        <w:div w:id="1506287058">
          <w:marLeft w:val="480"/>
          <w:marRight w:val="0"/>
          <w:marTop w:val="0"/>
          <w:marBottom w:val="0"/>
          <w:divBdr>
            <w:top w:val="none" w:sz="0" w:space="0" w:color="auto"/>
            <w:left w:val="none" w:sz="0" w:space="0" w:color="auto"/>
            <w:bottom w:val="none" w:sz="0" w:space="0" w:color="auto"/>
            <w:right w:val="none" w:sz="0" w:space="0" w:color="auto"/>
          </w:divBdr>
        </w:div>
        <w:div w:id="1541942666">
          <w:marLeft w:val="480"/>
          <w:marRight w:val="0"/>
          <w:marTop w:val="0"/>
          <w:marBottom w:val="0"/>
          <w:divBdr>
            <w:top w:val="none" w:sz="0" w:space="0" w:color="auto"/>
            <w:left w:val="none" w:sz="0" w:space="0" w:color="auto"/>
            <w:bottom w:val="none" w:sz="0" w:space="0" w:color="auto"/>
            <w:right w:val="none" w:sz="0" w:space="0" w:color="auto"/>
          </w:divBdr>
        </w:div>
        <w:div w:id="1614747797">
          <w:marLeft w:val="480"/>
          <w:marRight w:val="0"/>
          <w:marTop w:val="0"/>
          <w:marBottom w:val="0"/>
          <w:divBdr>
            <w:top w:val="none" w:sz="0" w:space="0" w:color="auto"/>
            <w:left w:val="none" w:sz="0" w:space="0" w:color="auto"/>
            <w:bottom w:val="none" w:sz="0" w:space="0" w:color="auto"/>
            <w:right w:val="none" w:sz="0" w:space="0" w:color="auto"/>
          </w:divBdr>
        </w:div>
        <w:div w:id="1659262210">
          <w:marLeft w:val="480"/>
          <w:marRight w:val="0"/>
          <w:marTop w:val="0"/>
          <w:marBottom w:val="0"/>
          <w:divBdr>
            <w:top w:val="none" w:sz="0" w:space="0" w:color="auto"/>
            <w:left w:val="none" w:sz="0" w:space="0" w:color="auto"/>
            <w:bottom w:val="none" w:sz="0" w:space="0" w:color="auto"/>
            <w:right w:val="none" w:sz="0" w:space="0" w:color="auto"/>
          </w:divBdr>
        </w:div>
        <w:div w:id="1666277542">
          <w:marLeft w:val="480"/>
          <w:marRight w:val="0"/>
          <w:marTop w:val="0"/>
          <w:marBottom w:val="0"/>
          <w:divBdr>
            <w:top w:val="none" w:sz="0" w:space="0" w:color="auto"/>
            <w:left w:val="none" w:sz="0" w:space="0" w:color="auto"/>
            <w:bottom w:val="none" w:sz="0" w:space="0" w:color="auto"/>
            <w:right w:val="none" w:sz="0" w:space="0" w:color="auto"/>
          </w:divBdr>
        </w:div>
        <w:div w:id="1673025229">
          <w:marLeft w:val="480"/>
          <w:marRight w:val="0"/>
          <w:marTop w:val="0"/>
          <w:marBottom w:val="0"/>
          <w:divBdr>
            <w:top w:val="none" w:sz="0" w:space="0" w:color="auto"/>
            <w:left w:val="none" w:sz="0" w:space="0" w:color="auto"/>
            <w:bottom w:val="none" w:sz="0" w:space="0" w:color="auto"/>
            <w:right w:val="none" w:sz="0" w:space="0" w:color="auto"/>
          </w:divBdr>
        </w:div>
        <w:div w:id="1679890791">
          <w:marLeft w:val="480"/>
          <w:marRight w:val="0"/>
          <w:marTop w:val="0"/>
          <w:marBottom w:val="0"/>
          <w:divBdr>
            <w:top w:val="none" w:sz="0" w:space="0" w:color="auto"/>
            <w:left w:val="none" w:sz="0" w:space="0" w:color="auto"/>
            <w:bottom w:val="none" w:sz="0" w:space="0" w:color="auto"/>
            <w:right w:val="none" w:sz="0" w:space="0" w:color="auto"/>
          </w:divBdr>
        </w:div>
        <w:div w:id="1695377545">
          <w:marLeft w:val="480"/>
          <w:marRight w:val="0"/>
          <w:marTop w:val="0"/>
          <w:marBottom w:val="0"/>
          <w:divBdr>
            <w:top w:val="none" w:sz="0" w:space="0" w:color="auto"/>
            <w:left w:val="none" w:sz="0" w:space="0" w:color="auto"/>
            <w:bottom w:val="none" w:sz="0" w:space="0" w:color="auto"/>
            <w:right w:val="none" w:sz="0" w:space="0" w:color="auto"/>
          </w:divBdr>
        </w:div>
        <w:div w:id="1760446933">
          <w:marLeft w:val="480"/>
          <w:marRight w:val="0"/>
          <w:marTop w:val="0"/>
          <w:marBottom w:val="0"/>
          <w:divBdr>
            <w:top w:val="none" w:sz="0" w:space="0" w:color="auto"/>
            <w:left w:val="none" w:sz="0" w:space="0" w:color="auto"/>
            <w:bottom w:val="none" w:sz="0" w:space="0" w:color="auto"/>
            <w:right w:val="none" w:sz="0" w:space="0" w:color="auto"/>
          </w:divBdr>
        </w:div>
        <w:div w:id="1761870261">
          <w:marLeft w:val="480"/>
          <w:marRight w:val="0"/>
          <w:marTop w:val="0"/>
          <w:marBottom w:val="0"/>
          <w:divBdr>
            <w:top w:val="none" w:sz="0" w:space="0" w:color="auto"/>
            <w:left w:val="none" w:sz="0" w:space="0" w:color="auto"/>
            <w:bottom w:val="none" w:sz="0" w:space="0" w:color="auto"/>
            <w:right w:val="none" w:sz="0" w:space="0" w:color="auto"/>
          </w:divBdr>
        </w:div>
        <w:div w:id="1762216672">
          <w:marLeft w:val="480"/>
          <w:marRight w:val="0"/>
          <w:marTop w:val="0"/>
          <w:marBottom w:val="0"/>
          <w:divBdr>
            <w:top w:val="none" w:sz="0" w:space="0" w:color="auto"/>
            <w:left w:val="none" w:sz="0" w:space="0" w:color="auto"/>
            <w:bottom w:val="none" w:sz="0" w:space="0" w:color="auto"/>
            <w:right w:val="none" w:sz="0" w:space="0" w:color="auto"/>
          </w:divBdr>
        </w:div>
        <w:div w:id="1765028857">
          <w:marLeft w:val="480"/>
          <w:marRight w:val="0"/>
          <w:marTop w:val="0"/>
          <w:marBottom w:val="0"/>
          <w:divBdr>
            <w:top w:val="none" w:sz="0" w:space="0" w:color="auto"/>
            <w:left w:val="none" w:sz="0" w:space="0" w:color="auto"/>
            <w:bottom w:val="none" w:sz="0" w:space="0" w:color="auto"/>
            <w:right w:val="none" w:sz="0" w:space="0" w:color="auto"/>
          </w:divBdr>
        </w:div>
        <w:div w:id="1798059748">
          <w:marLeft w:val="480"/>
          <w:marRight w:val="0"/>
          <w:marTop w:val="0"/>
          <w:marBottom w:val="0"/>
          <w:divBdr>
            <w:top w:val="none" w:sz="0" w:space="0" w:color="auto"/>
            <w:left w:val="none" w:sz="0" w:space="0" w:color="auto"/>
            <w:bottom w:val="none" w:sz="0" w:space="0" w:color="auto"/>
            <w:right w:val="none" w:sz="0" w:space="0" w:color="auto"/>
          </w:divBdr>
        </w:div>
        <w:div w:id="1849175863">
          <w:marLeft w:val="480"/>
          <w:marRight w:val="0"/>
          <w:marTop w:val="0"/>
          <w:marBottom w:val="0"/>
          <w:divBdr>
            <w:top w:val="none" w:sz="0" w:space="0" w:color="auto"/>
            <w:left w:val="none" w:sz="0" w:space="0" w:color="auto"/>
            <w:bottom w:val="none" w:sz="0" w:space="0" w:color="auto"/>
            <w:right w:val="none" w:sz="0" w:space="0" w:color="auto"/>
          </w:divBdr>
        </w:div>
        <w:div w:id="1867867391">
          <w:marLeft w:val="480"/>
          <w:marRight w:val="0"/>
          <w:marTop w:val="0"/>
          <w:marBottom w:val="0"/>
          <w:divBdr>
            <w:top w:val="none" w:sz="0" w:space="0" w:color="auto"/>
            <w:left w:val="none" w:sz="0" w:space="0" w:color="auto"/>
            <w:bottom w:val="none" w:sz="0" w:space="0" w:color="auto"/>
            <w:right w:val="none" w:sz="0" w:space="0" w:color="auto"/>
          </w:divBdr>
        </w:div>
        <w:div w:id="1882205528">
          <w:marLeft w:val="480"/>
          <w:marRight w:val="0"/>
          <w:marTop w:val="0"/>
          <w:marBottom w:val="0"/>
          <w:divBdr>
            <w:top w:val="none" w:sz="0" w:space="0" w:color="auto"/>
            <w:left w:val="none" w:sz="0" w:space="0" w:color="auto"/>
            <w:bottom w:val="none" w:sz="0" w:space="0" w:color="auto"/>
            <w:right w:val="none" w:sz="0" w:space="0" w:color="auto"/>
          </w:divBdr>
        </w:div>
        <w:div w:id="1891382337">
          <w:marLeft w:val="480"/>
          <w:marRight w:val="0"/>
          <w:marTop w:val="0"/>
          <w:marBottom w:val="0"/>
          <w:divBdr>
            <w:top w:val="none" w:sz="0" w:space="0" w:color="auto"/>
            <w:left w:val="none" w:sz="0" w:space="0" w:color="auto"/>
            <w:bottom w:val="none" w:sz="0" w:space="0" w:color="auto"/>
            <w:right w:val="none" w:sz="0" w:space="0" w:color="auto"/>
          </w:divBdr>
        </w:div>
        <w:div w:id="1895386583">
          <w:marLeft w:val="480"/>
          <w:marRight w:val="0"/>
          <w:marTop w:val="0"/>
          <w:marBottom w:val="0"/>
          <w:divBdr>
            <w:top w:val="none" w:sz="0" w:space="0" w:color="auto"/>
            <w:left w:val="none" w:sz="0" w:space="0" w:color="auto"/>
            <w:bottom w:val="none" w:sz="0" w:space="0" w:color="auto"/>
            <w:right w:val="none" w:sz="0" w:space="0" w:color="auto"/>
          </w:divBdr>
        </w:div>
        <w:div w:id="1948199017">
          <w:marLeft w:val="480"/>
          <w:marRight w:val="0"/>
          <w:marTop w:val="0"/>
          <w:marBottom w:val="0"/>
          <w:divBdr>
            <w:top w:val="none" w:sz="0" w:space="0" w:color="auto"/>
            <w:left w:val="none" w:sz="0" w:space="0" w:color="auto"/>
            <w:bottom w:val="none" w:sz="0" w:space="0" w:color="auto"/>
            <w:right w:val="none" w:sz="0" w:space="0" w:color="auto"/>
          </w:divBdr>
        </w:div>
        <w:div w:id="1978601901">
          <w:marLeft w:val="480"/>
          <w:marRight w:val="0"/>
          <w:marTop w:val="0"/>
          <w:marBottom w:val="0"/>
          <w:divBdr>
            <w:top w:val="none" w:sz="0" w:space="0" w:color="auto"/>
            <w:left w:val="none" w:sz="0" w:space="0" w:color="auto"/>
            <w:bottom w:val="none" w:sz="0" w:space="0" w:color="auto"/>
            <w:right w:val="none" w:sz="0" w:space="0" w:color="auto"/>
          </w:divBdr>
        </w:div>
        <w:div w:id="1991712588">
          <w:marLeft w:val="480"/>
          <w:marRight w:val="0"/>
          <w:marTop w:val="0"/>
          <w:marBottom w:val="0"/>
          <w:divBdr>
            <w:top w:val="none" w:sz="0" w:space="0" w:color="auto"/>
            <w:left w:val="none" w:sz="0" w:space="0" w:color="auto"/>
            <w:bottom w:val="none" w:sz="0" w:space="0" w:color="auto"/>
            <w:right w:val="none" w:sz="0" w:space="0" w:color="auto"/>
          </w:divBdr>
        </w:div>
        <w:div w:id="2006666045">
          <w:marLeft w:val="480"/>
          <w:marRight w:val="0"/>
          <w:marTop w:val="0"/>
          <w:marBottom w:val="0"/>
          <w:divBdr>
            <w:top w:val="none" w:sz="0" w:space="0" w:color="auto"/>
            <w:left w:val="none" w:sz="0" w:space="0" w:color="auto"/>
            <w:bottom w:val="none" w:sz="0" w:space="0" w:color="auto"/>
            <w:right w:val="none" w:sz="0" w:space="0" w:color="auto"/>
          </w:divBdr>
        </w:div>
        <w:div w:id="2008829051">
          <w:marLeft w:val="480"/>
          <w:marRight w:val="0"/>
          <w:marTop w:val="0"/>
          <w:marBottom w:val="0"/>
          <w:divBdr>
            <w:top w:val="none" w:sz="0" w:space="0" w:color="auto"/>
            <w:left w:val="none" w:sz="0" w:space="0" w:color="auto"/>
            <w:bottom w:val="none" w:sz="0" w:space="0" w:color="auto"/>
            <w:right w:val="none" w:sz="0" w:space="0" w:color="auto"/>
          </w:divBdr>
        </w:div>
      </w:divsChild>
    </w:div>
    <w:div w:id="162478426">
      <w:bodyDiv w:val="1"/>
      <w:marLeft w:val="0"/>
      <w:marRight w:val="0"/>
      <w:marTop w:val="0"/>
      <w:marBottom w:val="0"/>
      <w:divBdr>
        <w:top w:val="none" w:sz="0" w:space="0" w:color="auto"/>
        <w:left w:val="none" w:sz="0" w:space="0" w:color="auto"/>
        <w:bottom w:val="none" w:sz="0" w:space="0" w:color="auto"/>
        <w:right w:val="none" w:sz="0" w:space="0" w:color="auto"/>
      </w:divBdr>
      <w:divsChild>
        <w:div w:id="9838076">
          <w:marLeft w:val="480"/>
          <w:marRight w:val="0"/>
          <w:marTop w:val="0"/>
          <w:marBottom w:val="0"/>
          <w:divBdr>
            <w:top w:val="none" w:sz="0" w:space="0" w:color="auto"/>
            <w:left w:val="none" w:sz="0" w:space="0" w:color="auto"/>
            <w:bottom w:val="none" w:sz="0" w:space="0" w:color="auto"/>
            <w:right w:val="none" w:sz="0" w:space="0" w:color="auto"/>
          </w:divBdr>
        </w:div>
        <w:div w:id="35278927">
          <w:marLeft w:val="480"/>
          <w:marRight w:val="0"/>
          <w:marTop w:val="0"/>
          <w:marBottom w:val="0"/>
          <w:divBdr>
            <w:top w:val="none" w:sz="0" w:space="0" w:color="auto"/>
            <w:left w:val="none" w:sz="0" w:space="0" w:color="auto"/>
            <w:bottom w:val="none" w:sz="0" w:space="0" w:color="auto"/>
            <w:right w:val="none" w:sz="0" w:space="0" w:color="auto"/>
          </w:divBdr>
        </w:div>
        <w:div w:id="39911648">
          <w:marLeft w:val="480"/>
          <w:marRight w:val="0"/>
          <w:marTop w:val="0"/>
          <w:marBottom w:val="0"/>
          <w:divBdr>
            <w:top w:val="none" w:sz="0" w:space="0" w:color="auto"/>
            <w:left w:val="none" w:sz="0" w:space="0" w:color="auto"/>
            <w:bottom w:val="none" w:sz="0" w:space="0" w:color="auto"/>
            <w:right w:val="none" w:sz="0" w:space="0" w:color="auto"/>
          </w:divBdr>
        </w:div>
        <w:div w:id="83042264">
          <w:marLeft w:val="480"/>
          <w:marRight w:val="0"/>
          <w:marTop w:val="0"/>
          <w:marBottom w:val="0"/>
          <w:divBdr>
            <w:top w:val="none" w:sz="0" w:space="0" w:color="auto"/>
            <w:left w:val="none" w:sz="0" w:space="0" w:color="auto"/>
            <w:bottom w:val="none" w:sz="0" w:space="0" w:color="auto"/>
            <w:right w:val="none" w:sz="0" w:space="0" w:color="auto"/>
          </w:divBdr>
        </w:div>
        <w:div w:id="98912172">
          <w:marLeft w:val="480"/>
          <w:marRight w:val="0"/>
          <w:marTop w:val="0"/>
          <w:marBottom w:val="0"/>
          <w:divBdr>
            <w:top w:val="none" w:sz="0" w:space="0" w:color="auto"/>
            <w:left w:val="none" w:sz="0" w:space="0" w:color="auto"/>
            <w:bottom w:val="none" w:sz="0" w:space="0" w:color="auto"/>
            <w:right w:val="none" w:sz="0" w:space="0" w:color="auto"/>
          </w:divBdr>
        </w:div>
        <w:div w:id="111024693">
          <w:marLeft w:val="480"/>
          <w:marRight w:val="0"/>
          <w:marTop w:val="0"/>
          <w:marBottom w:val="0"/>
          <w:divBdr>
            <w:top w:val="none" w:sz="0" w:space="0" w:color="auto"/>
            <w:left w:val="none" w:sz="0" w:space="0" w:color="auto"/>
            <w:bottom w:val="none" w:sz="0" w:space="0" w:color="auto"/>
            <w:right w:val="none" w:sz="0" w:space="0" w:color="auto"/>
          </w:divBdr>
        </w:div>
        <w:div w:id="138150907">
          <w:marLeft w:val="480"/>
          <w:marRight w:val="0"/>
          <w:marTop w:val="0"/>
          <w:marBottom w:val="0"/>
          <w:divBdr>
            <w:top w:val="none" w:sz="0" w:space="0" w:color="auto"/>
            <w:left w:val="none" w:sz="0" w:space="0" w:color="auto"/>
            <w:bottom w:val="none" w:sz="0" w:space="0" w:color="auto"/>
            <w:right w:val="none" w:sz="0" w:space="0" w:color="auto"/>
          </w:divBdr>
        </w:div>
        <w:div w:id="142351809">
          <w:marLeft w:val="480"/>
          <w:marRight w:val="0"/>
          <w:marTop w:val="0"/>
          <w:marBottom w:val="0"/>
          <w:divBdr>
            <w:top w:val="none" w:sz="0" w:space="0" w:color="auto"/>
            <w:left w:val="none" w:sz="0" w:space="0" w:color="auto"/>
            <w:bottom w:val="none" w:sz="0" w:space="0" w:color="auto"/>
            <w:right w:val="none" w:sz="0" w:space="0" w:color="auto"/>
          </w:divBdr>
        </w:div>
        <w:div w:id="149910922">
          <w:marLeft w:val="480"/>
          <w:marRight w:val="0"/>
          <w:marTop w:val="0"/>
          <w:marBottom w:val="0"/>
          <w:divBdr>
            <w:top w:val="none" w:sz="0" w:space="0" w:color="auto"/>
            <w:left w:val="none" w:sz="0" w:space="0" w:color="auto"/>
            <w:bottom w:val="none" w:sz="0" w:space="0" w:color="auto"/>
            <w:right w:val="none" w:sz="0" w:space="0" w:color="auto"/>
          </w:divBdr>
        </w:div>
        <w:div w:id="182131824">
          <w:marLeft w:val="480"/>
          <w:marRight w:val="0"/>
          <w:marTop w:val="0"/>
          <w:marBottom w:val="0"/>
          <w:divBdr>
            <w:top w:val="none" w:sz="0" w:space="0" w:color="auto"/>
            <w:left w:val="none" w:sz="0" w:space="0" w:color="auto"/>
            <w:bottom w:val="none" w:sz="0" w:space="0" w:color="auto"/>
            <w:right w:val="none" w:sz="0" w:space="0" w:color="auto"/>
          </w:divBdr>
        </w:div>
        <w:div w:id="221066066">
          <w:marLeft w:val="480"/>
          <w:marRight w:val="0"/>
          <w:marTop w:val="0"/>
          <w:marBottom w:val="0"/>
          <w:divBdr>
            <w:top w:val="none" w:sz="0" w:space="0" w:color="auto"/>
            <w:left w:val="none" w:sz="0" w:space="0" w:color="auto"/>
            <w:bottom w:val="none" w:sz="0" w:space="0" w:color="auto"/>
            <w:right w:val="none" w:sz="0" w:space="0" w:color="auto"/>
          </w:divBdr>
        </w:div>
        <w:div w:id="229000726">
          <w:marLeft w:val="480"/>
          <w:marRight w:val="0"/>
          <w:marTop w:val="0"/>
          <w:marBottom w:val="0"/>
          <w:divBdr>
            <w:top w:val="none" w:sz="0" w:space="0" w:color="auto"/>
            <w:left w:val="none" w:sz="0" w:space="0" w:color="auto"/>
            <w:bottom w:val="none" w:sz="0" w:space="0" w:color="auto"/>
            <w:right w:val="none" w:sz="0" w:space="0" w:color="auto"/>
          </w:divBdr>
        </w:div>
        <w:div w:id="259729144">
          <w:marLeft w:val="480"/>
          <w:marRight w:val="0"/>
          <w:marTop w:val="0"/>
          <w:marBottom w:val="0"/>
          <w:divBdr>
            <w:top w:val="none" w:sz="0" w:space="0" w:color="auto"/>
            <w:left w:val="none" w:sz="0" w:space="0" w:color="auto"/>
            <w:bottom w:val="none" w:sz="0" w:space="0" w:color="auto"/>
            <w:right w:val="none" w:sz="0" w:space="0" w:color="auto"/>
          </w:divBdr>
        </w:div>
        <w:div w:id="323825605">
          <w:marLeft w:val="480"/>
          <w:marRight w:val="0"/>
          <w:marTop w:val="0"/>
          <w:marBottom w:val="0"/>
          <w:divBdr>
            <w:top w:val="none" w:sz="0" w:space="0" w:color="auto"/>
            <w:left w:val="none" w:sz="0" w:space="0" w:color="auto"/>
            <w:bottom w:val="none" w:sz="0" w:space="0" w:color="auto"/>
            <w:right w:val="none" w:sz="0" w:space="0" w:color="auto"/>
          </w:divBdr>
        </w:div>
        <w:div w:id="336350046">
          <w:marLeft w:val="480"/>
          <w:marRight w:val="0"/>
          <w:marTop w:val="0"/>
          <w:marBottom w:val="0"/>
          <w:divBdr>
            <w:top w:val="none" w:sz="0" w:space="0" w:color="auto"/>
            <w:left w:val="none" w:sz="0" w:space="0" w:color="auto"/>
            <w:bottom w:val="none" w:sz="0" w:space="0" w:color="auto"/>
            <w:right w:val="none" w:sz="0" w:space="0" w:color="auto"/>
          </w:divBdr>
        </w:div>
        <w:div w:id="396099587">
          <w:marLeft w:val="480"/>
          <w:marRight w:val="0"/>
          <w:marTop w:val="0"/>
          <w:marBottom w:val="0"/>
          <w:divBdr>
            <w:top w:val="none" w:sz="0" w:space="0" w:color="auto"/>
            <w:left w:val="none" w:sz="0" w:space="0" w:color="auto"/>
            <w:bottom w:val="none" w:sz="0" w:space="0" w:color="auto"/>
            <w:right w:val="none" w:sz="0" w:space="0" w:color="auto"/>
          </w:divBdr>
        </w:div>
        <w:div w:id="415637797">
          <w:marLeft w:val="480"/>
          <w:marRight w:val="0"/>
          <w:marTop w:val="0"/>
          <w:marBottom w:val="0"/>
          <w:divBdr>
            <w:top w:val="none" w:sz="0" w:space="0" w:color="auto"/>
            <w:left w:val="none" w:sz="0" w:space="0" w:color="auto"/>
            <w:bottom w:val="none" w:sz="0" w:space="0" w:color="auto"/>
            <w:right w:val="none" w:sz="0" w:space="0" w:color="auto"/>
          </w:divBdr>
        </w:div>
        <w:div w:id="422264784">
          <w:marLeft w:val="480"/>
          <w:marRight w:val="0"/>
          <w:marTop w:val="0"/>
          <w:marBottom w:val="0"/>
          <w:divBdr>
            <w:top w:val="none" w:sz="0" w:space="0" w:color="auto"/>
            <w:left w:val="none" w:sz="0" w:space="0" w:color="auto"/>
            <w:bottom w:val="none" w:sz="0" w:space="0" w:color="auto"/>
            <w:right w:val="none" w:sz="0" w:space="0" w:color="auto"/>
          </w:divBdr>
        </w:div>
        <w:div w:id="440607171">
          <w:marLeft w:val="480"/>
          <w:marRight w:val="0"/>
          <w:marTop w:val="0"/>
          <w:marBottom w:val="0"/>
          <w:divBdr>
            <w:top w:val="none" w:sz="0" w:space="0" w:color="auto"/>
            <w:left w:val="none" w:sz="0" w:space="0" w:color="auto"/>
            <w:bottom w:val="none" w:sz="0" w:space="0" w:color="auto"/>
            <w:right w:val="none" w:sz="0" w:space="0" w:color="auto"/>
          </w:divBdr>
        </w:div>
        <w:div w:id="446387046">
          <w:marLeft w:val="480"/>
          <w:marRight w:val="0"/>
          <w:marTop w:val="0"/>
          <w:marBottom w:val="0"/>
          <w:divBdr>
            <w:top w:val="none" w:sz="0" w:space="0" w:color="auto"/>
            <w:left w:val="none" w:sz="0" w:space="0" w:color="auto"/>
            <w:bottom w:val="none" w:sz="0" w:space="0" w:color="auto"/>
            <w:right w:val="none" w:sz="0" w:space="0" w:color="auto"/>
          </w:divBdr>
        </w:div>
        <w:div w:id="455412759">
          <w:marLeft w:val="480"/>
          <w:marRight w:val="0"/>
          <w:marTop w:val="0"/>
          <w:marBottom w:val="0"/>
          <w:divBdr>
            <w:top w:val="none" w:sz="0" w:space="0" w:color="auto"/>
            <w:left w:val="none" w:sz="0" w:space="0" w:color="auto"/>
            <w:bottom w:val="none" w:sz="0" w:space="0" w:color="auto"/>
            <w:right w:val="none" w:sz="0" w:space="0" w:color="auto"/>
          </w:divBdr>
        </w:div>
        <w:div w:id="455880509">
          <w:marLeft w:val="480"/>
          <w:marRight w:val="0"/>
          <w:marTop w:val="0"/>
          <w:marBottom w:val="0"/>
          <w:divBdr>
            <w:top w:val="none" w:sz="0" w:space="0" w:color="auto"/>
            <w:left w:val="none" w:sz="0" w:space="0" w:color="auto"/>
            <w:bottom w:val="none" w:sz="0" w:space="0" w:color="auto"/>
            <w:right w:val="none" w:sz="0" w:space="0" w:color="auto"/>
          </w:divBdr>
        </w:div>
        <w:div w:id="472405055">
          <w:marLeft w:val="480"/>
          <w:marRight w:val="0"/>
          <w:marTop w:val="0"/>
          <w:marBottom w:val="0"/>
          <w:divBdr>
            <w:top w:val="none" w:sz="0" w:space="0" w:color="auto"/>
            <w:left w:val="none" w:sz="0" w:space="0" w:color="auto"/>
            <w:bottom w:val="none" w:sz="0" w:space="0" w:color="auto"/>
            <w:right w:val="none" w:sz="0" w:space="0" w:color="auto"/>
          </w:divBdr>
        </w:div>
        <w:div w:id="507719965">
          <w:marLeft w:val="480"/>
          <w:marRight w:val="0"/>
          <w:marTop w:val="0"/>
          <w:marBottom w:val="0"/>
          <w:divBdr>
            <w:top w:val="none" w:sz="0" w:space="0" w:color="auto"/>
            <w:left w:val="none" w:sz="0" w:space="0" w:color="auto"/>
            <w:bottom w:val="none" w:sz="0" w:space="0" w:color="auto"/>
            <w:right w:val="none" w:sz="0" w:space="0" w:color="auto"/>
          </w:divBdr>
        </w:div>
        <w:div w:id="546063985">
          <w:marLeft w:val="480"/>
          <w:marRight w:val="0"/>
          <w:marTop w:val="0"/>
          <w:marBottom w:val="0"/>
          <w:divBdr>
            <w:top w:val="none" w:sz="0" w:space="0" w:color="auto"/>
            <w:left w:val="none" w:sz="0" w:space="0" w:color="auto"/>
            <w:bottom w:val="none" w:sz="0" w:space="0" w:color="auto"/>
            <w:right w:val="none" w:sz="0" w:space="0" w:color="auto"/>
          </w:divBdr>
        </w:div>
        <w:div w:id="549535476">
          <w:marLeft w:val="480"/>
          <w:marRight w:val="0"/>
          <w:marTop w:val="0"/>
          <w:marBottom w:val="0"/>
          <w:divBdr>
            <w:top w:val="none" w:sz="0" w:space="0" w:color="auto"/>
            <w:left w:val="none" w:sz="0" w:space="0" w:color="auto"/>
            <w:bottom w:val="none" w:sz="0" w:space="0" w:color="auto"/>
            <w:right w:val="none" w:sz="0" w:space="0" w:color="auto"/>
          </w:divBdr>
        </w:div>
        <w:div w:id="652879365">
          <w:marLeft w:val="480"/>
          <w:marRight w:val="0"/>
          <w:marTop w:val="0"/>
          <w:marBottom w:val="0"/>
          <w:divBdr>
            <w:top w:val="none" w:sz="0" w:space="0" w:color="auto"/>
            <w:left w:val="none" w:sz="0" w:space="0" w:color="auto"/>
            <w:bottom w:val="none" w:sz="0" w:space="0" w:color="auto"/>
            <w:right w:val="none" w:sz="0" w:space="0" w:color="auto"/>
          </w:divBdr>
        </w:div>
        <w:div w:id="727075238">
          <w:marLeft w:val="480"/>
          <w:marRight w:val="0"/>
          <w:marTop w:val="0"/>
          <w:marBottom w:val="0"/>
          <w:divBdr>
            <w:top w:val="none" w:sz="0" w:space="0" w:color="auto"/>
            <w:left w:val="none" w:sz="0" w:space="0" w:color="auto"/>
            <w:bottom w:val="none" w:sz="0" w:space="0" w:color="auto"/>
            <w:right w:val="none" w:sz="0" w:space="0" w:color="auto"/>
          </w:divBdr>
        </w:div>
        <w:div w:id="744569734">
          <w:marLeft w:val="480"/>
          <w:marRight w:val="0"/>
          <w:marTop w:val="0"/>
          <w:marBottom w:val="0"/>
          <w:divBdr>
            <w:top w:val="none" w:sz="0" w:space="0" w:color="auto"/>
            <w:left w:val="none" w:sz="0" w:space="0" w:color="auto"/>
            <w:bottom w:val="none" w:sz="0" w:space="0" w:color="auto"/>
            <w:right w:val="none" w:sz="0" w:space="0" w:color="auto"/>
          </w:divBdr>
        </w:div>
        <w:div w:id="759715993">
          <w:marLeft w:val="480"/>
          <w:marRight w:val="0"/>
          <w:marTop w:val="0"/>
          <w:marBottom w:val="0"/>
          <w:divBdr>
            <w:top w:val="none" w:sz="0" w:space="0" w:color="auto"/>
            <w:left w:val="none" w:sz="0" w:space="0" w:color="auto"/>
            <w:bottom w:val="none" w:sz="0" w:space="0" w:color="auto"/>
            <w:right w:val="none" w:sz="0" w:space="0" w:color="auto"/>
          </w:divBdr>
        </w:div>
        <w:div w:id="761923603">
          <w:marLeft w:val="480"/>
          <w:marRight w:val="0"/>
          <w:marTop w:val="0"/>
          <w:marBottom w:val="0"/>
          <w:divBdr>
            <w:top w:val="none" w:sz="0" w:space="0" w:color="auto"/>
            <w:left w:val="none" w:sz="0" w:space="0" w:color="auto"/>
            <w:bottom w:val="none" w:sz="0" w:space="0" w:color="auto"/>
            <w:right w:val="none" w:sz="0" w:space="0" w:color="auto"/>
          </w:divBdr>
        </w:div>
        <w:div w:id="802380577">
          <w:marLeft w:val="480"/>
          <w:marRight w:val="0"/>
          <w:marTop w:val="0"/>
          <w:marBottom w:val="0"/>
          <w:divBdr>
            <w:top w:val="none" w:sz="0" w:space="0" w:color="auto"/>
            <w:left w:val="none" w:sz="0" w:space="0" w:color="auto"/>
            <w:bottom w:val="none" w:sz="0" w:space="0" w:color="auto"/>
            <w:right w:val="none" w:sz="0" w:space="0" w:color="auto"/>
          </w:divBdr>
        </w:div>
        <w:div w:id="848519064">
          <w:marLeft w:val="480"/>
          <w:marRight w:val="0"/>
          <w:marTop w:val="0"/>
          <w:marBottom w:val="0"/>
          <w:divBdr>
            <w:top w:val="none" w:sz="0" w:space="0" w:color="auto"/>
            <w:left w:val="none" w:sz="0" w:space="0" w:color="auto"/>
            <w:bottom w:val="none" w:sz="0" w:space="0" w:color="auto"/>
            <w:right w:val="none" w:sz="0" w:space="0" w:color="auto"/>
          </w:divBdr>
        </w:div>
        <w:div w:id="855924075">
          <w:marLeft w:val="480"/>
          <w:marRight w:val="0"/>
          <w:marTop w:val="0"/>
          <w:marBottom w:val="0"/>
          <w:divBdr>
            <w:top w:val="none" w:sz="0" w:space="0" w:color="auto"/>
            <w:left w:val="none" w:sz="0" w:space="0" w:color="auto"/>
            <w:bottom w:val="none" w:sz="0" w:space="0" w:color="auto"/>
            <w:right w:val="none" w:sz="0" w:space="0" w:color="auto"/>
          </w:divBdr>
        </w:div>
        <w:div w:id="878779801">
          <w:marLeft w:val="480"/>
          <w:marRight w:val="0"/>
          <w:marTop w:val="0"/>
          <w:marBottom w:val="0"/>
          <w:divBdr>
            <w:top w:val="none" w:sz="0" w:space="0" w:color="auto"/>
            <w:left w:val="none" w:sz="0" w:space="0" w:color="auto"/>
            <w:bottom w:val="none" w:sz="0" w:space="0" w:color="auto"/>
            <w:right w:val="none" w:sz="0" w:space="0" w:color="auto"/>
          </w:divBdr>
        </w:div>
        <w:div w:id="880744744">
          <w:marLeft w:val="480"/>
          <w:marRight w:val="0"/>
          <w:marTop w:val="0"/>
          <w:marBottom w:val="0"/>
          <w:divBdr>
            <w:top w:val="none" w:sz="0" w:space="0" w:color="auto"/>
            <w:left w:val="none" w:sz="0" w:space="0" w:color="auto"/>
            <w:bottom w:val="none" w:sz="0" w:space="0" w:color="auto"/>
            <w:right w:val="none" w:sz="0" w:space="0" w:color="auto"/>
          </w:divBdr>
        </w:div>
        <w:div w:id="885681074">
          <w:marLeft w:val="480"/>
          <w:marRight w:val="0"/>
          <w:marTop w:val="0"/>
          <w:marBottom w:val="0"/>
          <w:divBdr>
            <w:top w:val="none" w:sz="0" w:space="0" w:color="auto"/>
            <w:left w:val="none" w:sz="0" w:space="0" w:color="auto"/>
            <w:bottom w:val="none" w:sz="0" w:space="0" w:color="auto"/>
            <w:right w:val="none" w:sz="0" w:space="0" w:color="auto"/>
          </w:divBdr>
        </w:div>
        <w:div w:id="932274950">
          <w:marLeft w:val="480"/>
          <w:marRight w:val="0"/>
          <w:marTop w:val="0"/>
          <w:marBottom w:val="0"/>
          <w:divBdr>
            <w:top w:val="none" w:sz="0" w:space="0" w:color="auto"/>
            <w:left w:val="none" w:sz="0" w:space="0" w:color="auto"/>
            <w:bottom w:val="none" w:sz="0" w:space="0" w:color="auto"/>
            <w:right w:val="none" w:sz="0" w:space="0" w:color="auto"/>
          </w:divBdr>
        </w:div>
        <w:div w:id="943223488">
          <w:marLeft w:val="480"/>
          <w:marRight w:val="0"/>
          <w:marTop w:val="0"/>
          <w:marBottom w:val="0"/>
          <w:divBdr>
            <w:top w:val="none" w:sz="0" w:space="0" w:color="auto"/>
            <w:left w:val="none" w:sz="0" w:space="0" w:color="auto"/>
            <w:bottom w:val="none" w:sz="0" w:space="0" w:color="auto"/>
            <w:right w:val="none" w:sz="0" w:space="0" w:color="auto"/>
          </w:divBdr>
        </w:div>
        <w:div w:id="1030841038">
          <w:marLeft w:val="480"/>
          <w:marRight w:val="0"/>
          <w:marTop w:val="0"/>
          <w:marBottom w:val="0"/>
          <w:divBdr>
            <w:top w:val="none" w:sz="0" w:space="0" w:color="auto"/>
            <w:left w:val="none" w:sz="0" w:space="0" w:color="auto"/>
            <w:bottom w:val="none" w:sz="0" w:space="0" w:color="auto"/>
            <w:right w:val="none" w:sz="0" w:space="0" w:color="auto"/>
          </w:divBdr>
        </w:div>
        <w:div w:id="1056707978">
          <w:marLeft w:val="480"/>
          <w:marRight w:val="0"/>
          <w:marTop w:val="0"/>
          <w:marBottom w:val="0"/>
          <w:divBdr>
            <w:top w:val="none" w:sz="0" w:space="0" w:color="auto"/>
            <w:left w:val="none" w:sz="0" w:space="0" w:color="auto"/>
            <w:bottom w:val="none" w:sz="0" w:space="0" w:color="auto"/>
            <w:right w:val="none" w:sz="0" w:space="0" w:color="auto"/>
          </w:divBdr>
        </w:div>
        <w:div w:id="1070928599">
          <w:marLeft w:val="480"/>
          <w:marRight w:val="0"/>
          <w:marTop w:val="0"/>
          <w:marBottom w:val="0"/>
          <w:divBdr>
            <w:top w:val="none" w:sz="0" w:space="0" w:color="auto"/>
            <w:left w:val="none" w:sz="0" w:space="0" w:color="auto"/>
            <w:bottom w:val="none" w:sz="0" w:space="0" w:color="auto"/>
            <w:right w:val="none" w:sz="0" w:space="0" w:color="auto"/>
          </w:divBdr>
        </w:div>
        <w:div w:id="1083335314">
          <w:marLeft w:val="480"/>
          <w:marRight w:val="0"/>
          <w:marTop w:val="0"/>
          <w:marBottom w:val="0"/>
          <w:divBdr>
            <w:top w:val="none" w:sz="0" w:space="0" w:color="auto"/>
            <w:left w:val="none" w:sz="0" w:space="0" w:color="auto"/>
            <w:bottom w:val="none" w:sz="0" w:space="0" w:color="auto"/>
            <w:right w:val="none" w:sz="0" w:space="0" w:color="auto"/>
          </w:divBdr>
        </w:div>
        <w:div w:id="1089738796">
          <w:marLeft w:val="480"/>
          <w:marRight w:val="0"/>
          <w:marTop w:val="0"/>
          <w:marBottom w:val="0"/>
          <w:divBdr>
            <w:top w:val="none" w:sz="0" w:space="0" w:color="auto"/>
            <w:left w:val="none" w:sz="0" w:space="0" w:color="auto"/>
            <w:bottom w:val="none" w:sz="0" w:space="0" w:color="auto"/>
            <w:right w:val="none" w:sz="0" w:space="0" w:color="auto"/>
          </w:divBdr>
        </w:div>
        <w:div w:id="1093624449">
          <w:marLeft w:val="480"/>
          <w:marRight w:val="0"/>
          <w:marTop w:val="0"/>
          <w:marBottom w:val="0"/>
          <w:divBdr>
            <w:top w:val="none" w:sz="0" w:space="0" w:color="auto"/>
            <w:left w:val="none" w:sz="0" w:space="0" w:color="auto"/>
            <w:bottom w:val="none" w:sz="0" w:space="0" w:color="auto"/>
            <w:right w:val="none" w:sz="0" w:space="0" w:color="auto"/>
          </w:divBdr>
        </w:div>
        <w:div w:id="1118796633">
          <w:marLeft w:val="480"/>
          <w:marRight w:val="0"/>
          <w:marTop w:val="0"/>
          <w:marBottom w:val="0"/>
          <w:divBdr>
            <w:top w:val="none" w:sz="0" w:space="0" w:color="auto"/>
            <w:left w:val="none" w:sz="0" w:space="0" w:color="auto"/>
            <w:bottom w:val="none" w:sz="0" w:space="0" w:color="auto"/>
            <w:right w:val="none" w:sz="0" w:space="0" w:color="auto"/>
          </w:divBdr>
        </w:div>
        <w:div w:id="1155487361">
          <w:marLeft w:val="480"/>
          <w:marRight w:val="0"/>
          <w:marTop w:val="0"/>
          <w:marBottom w:val="0"/>
          <w:divBdr>
            <w:top w:val="none" w:sz="0" w:space="0" w:color="auto"/>
            <w:left w:val="none" w:sz="0" w:space="0" w:color="auto"/>
            <w:bottom w:val="none" w:sz="0" w:space="0" w:color="auto"/>
            <w:right w:val="none" w:sz="0" w:space="0" w:color="auto"/>
          </w:divBdr>
        </w:div>
        <w:div w:id="1193303622">
          <w:marLeft w:val="480"/>
          <w:marRight w:val="0"/>
          <w:marTop w:val="0"/>
          <w:marBottom w:val="0"/>
          <w:divBdr>
            <w:top w:val="none" w:sz="0" w:space="0" w:color="auto"/>
            <w:left w:val="none" w:sz="0" w:space="0" w:color="auto"/>
            <w:bottom w:val="none" w:sz="0" w:space="0" w:color="auto"/>
            <w:right w:val="none" w:sz="0" w:space="0" w:color="auto"/>
          </w:divBdr>
        </w:div>
        <w:div w:id="1222670975">
          <w:marLeft w:val="480"/>
          <w:marRight w:val="0"/>
          <w:marTop w:val="0"/>
          <w:marBottom w:val="0"/>
          <w:divBdr>
            <w:top w:val="none" w:sz="0" w:space="0" w:color="auto"/>
            <w:left w:val="none" w:sz="0" w:space="0" w:color="auto"/>
            <w:bottom w:val="none" w:sz="0" w:space="0" w:color="auto"/>
            <w:right w:val="none" w:sz="0" w:space="0" w:color="auto"/>
          </w:divBdr>
        </w:div>
        <w:div w:id="1223519041">
          <w:marLeft w:val="480"/>
          <w:marRight w:val="0"/>
          <w:marTop w:val="0"/>
          <w:marBottom w:val="0"/>
          <w:divBdr>
            <w:top w:val="none" w:sz="0" w:space="0" w:color="auto"/>
            <w:left w:val="none" w:sz="0" w:space="0" w:color="auto"/>
            <w:bottom w:val="none" w:sz="0" w:space="0" w:color="auto"/>
            <w:right w:val="none" w:sz="0" w:space="0" w:color="auto"/>
          </w:divBdr>
        </w:div>
        <w:div w:id="1271663290">
          <w:marLeft w:val="480"/>
          <w:marRight w:val="0"/>
          <w:marTop w:val="0"/>
          <w:marBottom w:val="0"/>
          <w:divBdr>
            <w:top w:val="none" w:sz="0" w:space="0" w:color="auto"/>
            <w:left w:val="none" w:sz="0" w:space="0" w:color="auto"/>
            <w:bottom w:val="none" w:sz="0" w:space="0" w:color="auto"/>
            <w:right w:val="none" w:sz="0" w:space="0" w:color="auto"/>
          </w:divBdr>
        </w:div>
        <w:div w:id="1280183030">
          <w:marLeft w:val="480"/>
          <w:marRight w:val="0"/>
          <w:marTop w:val="0"/>
          <w:marBottom w:val="0"/>
          <w:divBdr>
            <w:top w:val="none" w:sz="0" w:space="0" w:color="auto"/>
            <w:left w:val="none" w:sz="0" w:space="0" w:color="auto"/>
            <w:bottom w:val="none" w:sz="0" w:space="0" w:color="auto"/>
            <w:right w:val="none" w:sz="0" w:space="0" w:color="auto"/>
          </w:divBdr>
        </w:div>
        <w:div w:id="1356806141">
          <w:marLeft w:val="480"/>
          <w:marRight w:val="0"/>
          <w:marTop w:val="0"/>
          <w:marBottom w:val="0"/>
          <w:divBdr>
            <w:top w:val="none" w:sz="0" w:space="0" w:color="auto"/>
            <w:left w:val="none" w:sz="0" w:space="0" w:color="auto"/>
            <w:bottom w:val="none" w:sz="0" w:space="0" w:color="auto"/>
            <w:right w:val="none" w:sz="0" w:space="0" w:color="auto"/>
          </w:divBdr>
        </w:div>
        <w:div w:id="1395590108">
          <w:marLeft w:val="480"/>
          <w:marRight w:val="0"/>
          <w:marTop w:val="0"/>
          <w:marBottom w:val="0"/>
          <w:divBdr>
            <w:top w:val="none" w:sz="0" w:space="0" w:color="auto"/>
            <w:left w:val="none" w:sz="0" w:space="0" w:color="auto"/>
            <w:bottom w:val="none" w:sz="0" w:space="0" w:color="auto"/>
            <w:right w:val="none" w:sz="0" w:space="0" w:color="auto"/>
          </w:divBdr>
        </w:div>
        <w:div w:id="1469544117">
          <w:marLeft w:val="480"/>
          <w:marRight w:val="0"/>
          <w:marTop w:val="0"/>
          <w:marBottom w:val="0"/>
          <w:divBdr>
            <w:top w:val="none" w:sz="0" w:space="0" w:color="auto"/>
            <w:left w:val="none" w:sz="0" w:space="0" w:color="auto"/>
            <w:bottom w:val="none" w:sz="0" w:space="0" w:color="auto"/>
            <w:right w:val="none" w:sz="0" w:space="0" w:color="auto"/>
          </w:divBdr>
        </w:div>
        <w:div w:id="1522888539">
          <w:marLeft w:val="480"/>
          <w:marRight w:val="0"/>
          <w:marTop w:val="0"/>
          <w:marBottom w:val="0"/>
          <w:divBdr>
            <w:top w:val="none" w:sz="0" w:space="0" w:color="auto"/>
            <w:left w:val="none" w:sz="0" w:space="0" w:color="auto"/>
            <w:bottom w:val="none" w:sz="0" w:space="0" w:color="auto"/>
            <w:right w:val="none" w:sz="0" w:space="0" w:color="auto"/>
          </w:divBdr>
        </w:div>
        <w:div w:id="1540360473">
          <w:marLeft w:val="480"/>
          <w:marRight w:val="0"/>
          <w:marTop w:val="0"/>
          <w:marBottom w:val="0"/>
          <w:divBdr>
            <w:top w:val="none" w:sz="0" w:space="0" w:color="auto"/>
            <w:left w:val="none" w:sz="0" w:space="0" w:color="auto"/>
            <w:bottom w:val="none" w:sz="0" w:space="0" w:color="auto"/>
            <w:right w:val="none" w:sz="0" w:space="0" w:color="auto"/>
          </w:divBdr>
        </w:div>
        <w:div w:id="1541092264">
          <w:marLeft w:val="480"/>
          <w:marRight w:val="0"/>
          <w:marTop w:val="0"/>
          <w:marBottom w:val="0"/>
          <w:divBdr>
            <w:top w:val="none" w:sz="0" w:space="0" w:color="auto"/>
            <w:left w:val="none" w:sz="0" w:space="0" w:color="auto"/>
            <w:bottom w:val="none" w:sz="0" w:space="0" w:color="auto"/>
            <w:right w:val="none" w:sz="0" w:space="0" w:color="auto"/>
          </w:divBdr>
        </w:div>
        <w:div w:id="1553731734">
          <w:marLeft w:val="480"/>
          <w:marRight w:val="0"/>
          <w:marTop w:val="0"/>
          <w:marBottom w:val="0"/>
          <w:divBdr>
            <w:top w:val="none" w:sz="0" w:space="0" w:color="auto"/>
            <w:left w:val="none" w:sz="0" w:space="0" w:color="auto"/>
            <w:bottom w:val="none" w:sz="0" w:space="0" w:color="auto"/>
            <w:right w:val="none" w:sz="0" w:space="0" w:color="auto"/>
          </w:divBdr>
        </w:div>
        <w:div w:id="1615861645">
          <w:marLeft w:val="480"/>
          <w:marRight w:val="0"/>
          <w:marTop w:val="0"/>
          <w:marBottom w:val="0"/>
          <w:divBdr>
            <w:top w:val="none" w:sz="0" w:space="0" w:color="auto"/>
            <w:left w:val="none" w:sz="0" w:space="0" w:color="auto"/>
            <w:bottom w:val="none" w:sz="0" w:space="0" w:color="auto"/>
            <w:right w:val="none" w:sz="0" w:space="0" w:color="auto"/>
          </w:divBdr>
        </w:div>
        <w:div w:id="1677079462">
          <w:marLeft w:val="480"/>
          <w:marRight w:val="0"/>
          <w:marTop w:val="0"/>
          <w:marBottom w:val="0"/>
          <w:divBdr>
            <w:top w:val="none" w:sz="0" w:space="0" w:color="auto"/>
            <w:left w:val="none" w:sz="0" w:space="0" w:color="auto"/>
            <w:bottom w:val="none" w:sz="0" w:space="0" w:color="auto"/>
            <w:right w:val="none" w:sz="0" w:space="0" w:color="auto"/>
          </w:divBdr>
        </w:div>
        <w:div w:id="1700005742">
          <w:marLeft w:val="480"/>
          <w:marRight w:val="0"/>
          <w:marTop w:val="0"/>
          <w:marBottom w:val="0"/>
          <w:divBdr>
            <w:top w:val="none" w:sz="0" w:space="0" w:color="auto"/>
            <w:left w:val="none" w:sz="0" w:space="0" w:color="auto"/>
            <w:bottom w:val="none" w:sz="0" w:space="0" w:color="auto"/>
            <w:right w:val="none" w:sz="0" w:space="0" w:color="auto"/>
          </w:divBdr>
        </w:div>
        <w:div w:id="1715542022">
          <w:marLeft w:val="480"/>
          <w:marRight w:val="0"/>
          <w:marTop w:val="0"/>
          <w:marBottom w:val="0"/>
          <w:divBdr>
            <w:top w:val="none" w:sz="0" w:space="0" w:color="auto"/>
            <w:left w:val="none" w:sz="0" w:space="0" w:color="auto"/>
            <w:bottom w:val="none" w:sz="0" w:space="0" w:color="auto"/>
            <w:right w:val="none" w:sz="0" w:space="0" w:color="auto"/>
          </w:divBdr>
        </w:div>
        <w:div w:id="1767340423">
          <w:marLeft w:val="480"/>
          <w:marRight w:val="0"/>
          <w:marTop w:val="0"/>
          <w:marBottom w:val="0"/>
          <w:divBdr>
            <w:top w:val="none" w:sz="0" w:space="0" w:color="auto"/>
            <w:left w:val="none" w:sz="0" w:space="0" w:color="auto"/>
            <w:bottom w:val="none" w:sz="0" w:space="0" w:color="auto"/>
            <w:right w:val="none" w:sz="0" w:space="0" w:color="auto"/>
          </w:divBdr>
        </w:div>
        <w:div w:id="1789347006">
          <w:marLeft w:val="480"/>
          <w:marRight w:val="0"/>
          <w:marTop w:val="0"/>
          <w:marBottom w:val="0"/>
          <w:divBdr>
            <w:top w:val="none" w:sz="0" w:space="0" w:color="auto"/>
            <w:left w:val="none" w:sz="0" w:space="0" w:color="auto"/>
            <w:bottom w:val="none" w:sz="0" w:space="0" w:color="auto"/>
            <w:right w:val="none" w:sz="0" w:space="0" w:color="auto"/>
          </w:divBdr>
        </w:div>
        <w:div w:id="1817532899">
          <w:marLeft w:val="480"/>
          <w:marRight w:val="0"/>
          <w:marTop w:val="0"/>
          <w:marBottom w:val="0"/>
          <w:divBdr>
            <w:top w:val="none" w:sz="0" w:space="0" w:color="auto"/>
            <w:left w:val="none" w:sz="0" w:space="0" w:color="auto"/>
            <w:bottom w:val="none" w:sz="0" w:space="0" w:color="auto"/>
            <w:right w:val="none" w:sz="0" w:space="0" w:color="auto"/>
          </w:divBdr>
        </w:div>
        <w:div w:id="1834756174">
          <w:marLeft w:val="480"/>
          <w:marRight w:val="0"/>
          <w:marTop w:val="0"/>
          <w:marBottom w:val="0"/>
          <w:divBdr>
            <w:top w:val="none" w:sz="0" w:space="0" w:color="auto"/>
            <w:left w:val="none" w:sz="0" w:space="0" w:color="auto"/>
            <w:bottom w:val="none" w:sz="0" w:space="0" w:color="auto"/>
            <w:right w:val="none" w:sz="0" w:space="0" w:color="auto"/>
          </w:divBdr>
        </w:div>
        <w:div w:id="1960144688">
          <w:marLeft w:val="480"/>
          <w:marRight w:val="0"/>
          <w:marTop w:val="0"/>
          <w:marBottom w:val="0"/>
          <w:divBdr>
            <w:top w:val="none" w:sz="0" w:space="0" w:color="auto"/>
            <w:left w:val="none" w:sz="0" w:space="0" w:color="auto"/>
            <w:bottom w:val="none" w:sz="0" w:space="0" w:color="auto"/>
            <w:right w:val="none" w:sz="0" w:space="0" w:color="auto"/>
          </w:divBdr>
        </w:div>
        <w:div w:id="2029868744">
          <w:marLeft w:val="480"/>
          <w:marRight w:val="0"/>
          <w:marTop w:val="0"/>
          <w:marBottom w:val="0"/>
          <w:divBdr>
            <w:top w:val="none" w:sz="0" w:space="0" w:color="auto"/>
            <w:left w:val="none" w:sz="0" w:space="0" w:color="auto"/>
            <w:bottom w:val="none" w:sz="0" w:space="0" w:color="auto"/>
            <w:right w:val="none" w:sz="0" w:space="0" w:color="auto"/>
          </w:divBdr>
        </w:div>
        <w:div w:id="2047636711">
          <w:marLeft w:val="480"/>
          <w:marRight w:val="0"/>
          <w:marTop w:val="0"/>
          <w:marBottom w:val="0"/>
          <w:divBdr>
            <w:top w:val="none" w:sz="0" w:space="0" w:color="auto"/>
            <w:left w:val="none" w:sz="0" w:space="0" w:color="auto"/>
            <w:bottom w:val="none" w:sz="0" w:space="0" w:color="auto"/>
            <w:right w:val="none" w:sz="0" w:space="0" w:color="auto"/>
          </w:divBdr>
        </w:div>
        <w:div w:id="2108963906">
          <w:marLeft w:val="480"/>
          <w:marRight w:val="0"/>
          <w:marTop w:val="0"/>
          <w:marBottom w:val="0"/>
          <w:divBdr>
            <w:top w:val="none" w:sz="0" w:space="0" w:color="auto"/>
            <w:left w:val="none" w:sz="0" w:space="0" w:color="auto"/>
            <w:bottom w:val="none" w:sz="0" w:space="0" w:color="auto"/>
            <w:right w:val="none" w:sz="0" w:space="0" w:color="auto"/>
          </w:divBdr>
        </w:div>
        <w:div w:id="2115899949">
          <w:marLeft w:val="480"/>
          <w:marRight w:val="0"/>
          <w:marTop w:val="0"/>
          <w:marBottom w:val="0"/>
          <w:divBdr>
            <w:top w:val="none" w:sz="0" w:space="0" w:color="auto"/>
            <w:left w:val="none" w:sz="0" w:space="0" w:color="auto"/>
            <w:bottom w:val="none" w:sz="0" w:space="0" w:color="auto"/>
            <w:right w:val="none" w:sz="0" w:space="0" w:color="auto"/>
          </w:divBdr>
        </w:div>
        <w:div w:id="2118792141">
          <w:marLeft w:val="480"/>
          <w:marRight w:val="0"/>
          <w:marTop w:val="0"/>
          <w:marBottom w:val="0"/>
          <w:divBdr>
            <w:top w:val="none" w:sz="0" w:space="0" w:color="auto"/>
            <w:left w:val="none" w:sz="0" w:space="0" w:color="auto"/>
            <w:bottom w:val="none" w:sz="0" w:space="0" w:color="auto"/>
            <w:right w:val="none" w:sz="0" w:space="0" w:color="auto"/>
          </w:divBdr>
        </w:div>
        <w:div w:id="2133203799">
          <w:marLeft w:val="480"/>
          <w:marRight w:val="0"/>
          <w:marTop w:val="0"/>
          <w:marBottom w:val="0"/>
          <w:divBdr>
            <w:top w:val="none" w:sz="0" w:space="0" w:color="auto"/>
            <w:left w:val="none" w:sz="0" w:space="0" w:color="auto"/>
            <w:bottom w:val="none" w:sz="0" w:space="0" w:color="auto"/>
            <w:right w:val="none" w:sz="0" w:space="0" w:color="auto"/>
          </w:divBdr>
        </w:div>
        <w:div w:id="2138526219">
          <w:marLeft w:val="480"/>
          <w:marRight w:val="0"/>
          <w:marTop w:val="0"/>
          <w:marBottom w:val="0"/>
          <w:divBdr>
            <w:top w:val="none" w:sz="0" w:space="0" w:color="auto"/>
            <w:left w:val="none" w:sz="0" w:space="0" w:color="auto"/>
            <w:bottom w:val="none" w:sz="0" w:space="0" w:color="auto"/>
            <w:right w:val="none" w:sz="0" w:space="0" w:color="auto"/>
          </w:divBdr>
        </w:div>
      </w:divsChild>
    </w:div>
    <w:div w:id="164055236">
      <w:bodyDiv w:val="1"/>
      <w:marLeft w:val="0"/>
      <w:marRight w:val="0"/>
      <w:marTop w:val="0"/>
      <w:marBottom w:val="0"/>
      <w:divBdr>
        <w:top w:val="none" w:sz="0" w:space="0" w:color="auto"/>
        <w:left w:val="none" w:sz="0" w:space="0" w:color="auto"/>
        <w:bottom w:val="none" w:sz="0" w:space="0" w:color="auto"/>
        <w:right w:val="none" w:sz="0" w:space="0" w:color="auto"/>
      </w:divBdr>
      <w:divsChild>
        <w:div w:id="1273825837">
          <w:marLeft w:val="480"/>
          <w:marRight w:val="0"/>
          <w:marTop w:val="0"/>
          <w:marBottom w:val="0"/>
          <w:divBdr>
            <w:top w:val="none" w:sz="0" w:space="0" w:color="auto"/>
            <w:left w:val="none" w:sz="0" w:space="0" w:color="auto"/>
            <w:bottom w:val="none" w:sz="0" w:space="0" w:color="auto"/>
            <w:right w:val="none" w:sz="0" w:space="0" w:color="auto"/>
          </w:divBdr>
        </w:div>
        <w:div w:id="1827014172">
          <w:marLeft w:val="480"/>
          <w:marRight w:val="0"/>
          <w:marTop w:val="0"/>
          <w:marBottom w:val="0"/>
          <w:divBdr>
            <w:top w:val="none" w:sz="0" w:space="0" w:color="auto"/>
            <w:left w:val="none" w:sz="0" w:space="0" w:color="auto"/>
            <w:bottom w:val="none" w:sz="0" w:space="0" w:color="auto"/>
            <w:right w:val="none" w:sz="0" w:space="0" w:color="auto"/>
          </w:divBdr>
        </w:div>
        <w:div w:id="2073889964">
          <w:marLeft w:val="480"/>
          <w:marRight w:val="0"/>
          <w:marTop w:val="0"/>
          <w:marBottom w:val="0"/>
          <w:divBdr>
            <w:top w:val="none" w:sz="0" w:space="0" w:color="auto"/>
            <w:left w:val="none" w:sz="0" w:space="0" w:color="auto"/>
            <w:bottom w:val="none" w:sz="0" w:space="0" w:color="auto"/>
            <w:right w:val="none" w:sz="0" w:space="0" w:color="auto"/>
          </w:divBdr>
        </w:div>
        <w:div w:id="924607201">
          <w:marLeft w:val="480"/>
          <w:marRight w:val="0"/>
          <w:marTop w:val="0"/>
          <w:marBottom w:val="0"/>
          <w:divBdr>
            <w:top w:val="none" w:sz="0" w:space="0" w:color="auto"/>
            <w:left w:val="none" w:sz="0" w:space="0" w:color="auto"/>
            <w:bottom w:val="none" w:sz="0" w:space="0" w:color="auto"/>
            <w:right w:val="none" w:sz="0" w:space="0" w:color="auto"/>
          </w:divBdr>
        </w:div>
        <w:div w:id="112603368">
          <w:marLeft w:val="480"/>
          <w:marRight w:val="0"/>
          <w:marTop w:val="0"/>
          <w:marBottom w:val="0"/>
          <w:divBdr>
            <w:top w:val="none" w:sz="0" w:space="0" w:color="auto"/>
            <w:left w:val="none" w:sz="0" w:space="0" w:color="auto"/>
            <w:bottom w:val="none" w:sz="0" w:space="0" w:color="auto"/>
            <w:right w:val="none" w:sz="0" w:space="0" w:color="auto"/>
          </w:divBdr>
        </w:div>
        <w:div w:id="1421026534">
          <w:marLeft w:val="480"/>
          <w:marRight w:val="0"/>
          <w:marTop w:val="0"/>
          <w:marBottom w:val="0"/>
          <w:divBdr>
            <w:top w:val="none" w:sz="0" w:space="0" w:color="auto"/>
            <w:left w:val="none" w:sz="0" w:space="0" w:color="auto"/>
            <w:bottom w:val="none" w:sz="0" w:space="0" w:color="auto"/>
            <w:right w:val="none" w:sz="0" w:space="0" w:color="auto"/>
          </w:divBdr>
        </w:div>
        <w:div w:id="202910677">
          <w:marLeft w:val="480"/>
          <w:marRight w:val="0"/>
          <w:marTop w:val="0"/>
          <w:marBottom w:val="0"/>
          <w:divBdr>
            <w:top w:val="none" w:sz="0" w:space="0" w:color="auto"/>
            <w:left w:val="none" w:sz="0" w:space="0" w:color="auto"/>
            <w:bottom w:val="none" w:sz="0" w:space="0" w:color="auto"/>
            <w:right w:val="none" w:sz="0" w:space="0" w:color="auto"/>
          </w:divBdr>
        </w:div>
        <w:div w:id="583226996">
          <w:marLeft w:val="480"/>
          <w:marRight w:val="0"/>
          <w:marTop w:val="0"/>
          <w:marBottom w:val="0"/>
          <w:divBdr>
            <w:top w:val="none" w:sz="0" w:space="0" w:color="auto"/>
            <w:left w:val="none" w:sz="0" w:space="0" w:color="auto"/>
            <w:bottom w:val="none" w:sz="0" w:space="0" w:color="auto"/>
            <w:right w:val="none" w:sz="0" w:space="0" w:color="auto"/>
          </w:divBdr>
        </w:div>
        <w:div w:id="1406611356">
          <w:marLeft w:val="480"/>
          <w:marRight w:val="0"/>
          <w:marTop w:val="0"/>
          <w:marBottom w:val="0"/>
          <w:divBdr>
            <w:top w:val="none" w:sz="0" w:space="0" w:color="auto"/>
            <w:left w:val="none" w:sz="0" w:space="0" w:color="auto"/>
            <w:bottom w:val="none" w:sz="0" w:space="0" w:color="auto"/>
            <w:right w:val="none" w:sz="0" w:space="0" w:color="auto"/>
          </w:divBdr>
        </w:div>
        <w:div w:id="200363610">
          <w:marLeft w:val="480"/>
          <w:marRight w:val="0"/>
          <w:marTop w:val="0"/>
          <w:marBottom w:val="0"/>
          <w:divBdr>
            <w:top w:val="none" w:sz="0" w:space="0" w:color="auto"/>
            <w:left w:val="none" w:sz="0" w:space="0" w:color="auto"/>
            <w:bottom w:val="none" w:sz="0" w:space="0" w:color="auto"/>
            <w:right w:val="none" w:sz="0" w:space="0" w:color="auto"/>
          </w:divBdr>
        </w:div>
        <w:div w:id="1839884560">
          <w:marLeft w:val="480"/>
          <w:marRight w:val="0"/>
          <w:marTop w:val="0"/>
          <w:marBottom w:val="0"/>
          <w:divBdr>
            <w:top w:val="none" w:sz="0" w:space="0" w:color="auto"/>
            <w:left w:val="none" w:sz="0" w:space="0" w:color="auto"/>
            <w:bottom w:val="none" w:sz="0" w:space="0" w:color="auto"/>
            <w:right w:val="none" w:sz="0" w:space="0" w:color="auto"/>
          </w:divBdr>
        </w:div>
        <w:div w:id="920217627">
          <w:marLeft w:val="480"/>
          <w:marRight w:val="0"/>
          <w:marTop w:val="0"/>
          <w:marBottom w:val="0"/>
          <w:divBdr>
            <w:top w:val="none" w:sz="0" w:space="0" w:color="auto"/>
            <w:left w:val="none" w:sz="0" w:space="0" w:color="auto"/>
            <w:bottom w:val="none" w:sz="0" w:space="0" w:color="auto"/>
            <w:right w:val="none" w:sz="0" w:space="0" w:color="auto"/>
          </w:divBdr>
        </w:div>
        <w:div w:id="1914898709">
          <w:marLeft w:val="480"/>
          <w:marRight w:val="0"/>
          <w:marTop w:val="0"/>
          <w:marBottom w:val="0"/>
          <w:divBdr>
            <w:top w:val="none" w:sz="0" w:space="0" w:color="auto"/>
            <w:left w:val="none" w:sz="0" w:space="0" w:color="auto"/>
            <w:bottom w:val="none" w:sz="0" w:space="0" w:color="auto"/>
            <w:right w:val="none" w:sz="0" w:space="0" w:color="auto"/>
          </w:divBdr>
        </w:div>
        <w:div w:id="1685521744">
          <w:marLeft w:val="480"/>
          <w:marRight w:val="0"/>
          <w:marTop w:val="0"/>
          <w:marBottom w:val="0"/>
          <w:divBdr>
            <w:top w:val="none" w:sz="0" w:space="0" w:color="auto"/>
            <w:left w:val="none" w:sz="0" w:space="0" w:color="auto"/>
            <w:bottom w:val="none" w:sz="0" w:space="0" w:color="auto"/>
            <w:right w:val="none" w:sz="0" w:space="0" w:color="auto"/>
          </w:divBdr>
        </w:div>
        <w:div w:id="1329215975">
          <w:marLeft w:val="480"/>
          <w:marRight w:val="0"/>
          <w:marTop w:val="0"/>
          <w:marBottom w:val="0"/>
          <w:divBdr>
            <w:top w:val="none" w:sz="0" w:space="0" w:color="auto"/>
            <w:left w:val="none" w:sz="0" w:space="0" w:color="auto"/>
            <w:bottom w:val="none" w:sz="0" w:space="0" w:color="auto"/>
            <w:right w:val="none" w:sz="0" w:space="0" w:color="auto"/>
          </w:divBdr>
        </w:div>
        <w:div w:id="2095390743">
          <w:marLeft w:val="480"/>
          <w:marRight w:val="0"/>
          <w:marTop w:val="0"/>
          <w:marBottom w:val="0"/>
          <w:divBdr>
            <w:top w:val="none" w:sz="0" w:space="0" w:color="auto"/>
            <w:left w:val="none" w:sz="0" w:space="0" w:color="auto"/>
            <w:bottom w:val="none" w:sz="0" w:space="0" w:color="auto"/>
            <w:right w:val="none" w:sz="0" w:space="0" w:color="auto"/>
          </w:divBdr>
        </w:div>
        <w:div w:id="627932477">
          <w:marLeft w:val="480"/>
          <w:marRight w:val="0"/>
          <w:marTop w:val="0"/>
          <w:marBottom w:val="0"/>
          <w:divBdr>
            <w:top w:val="none" w:sz="0" w:space="0" w:color="auto"/>
            <w:left w:val="none" w:sz="0" w:space="0" w:color="auto"/>
            <w:bottom w:val="none" w:sz="0" w:space="0" w:color="auto"/>
            <w:right w:val="none" w:sz="0" w:space="0" w:color="auto"/>
          </w:divBdr>
        </w:div>
        <w:div w:id="726073389">
          <w:marLeft w:val="480"/>
          <w:marRight w:val="0"/>
          <w:marTop w:val="0"/>
          <w:marBottom w:val="0"/>
          <w:divBdr>
            <w:top w:val="none" w:sz="0" w:space="0" w:color="auto"/>
            <w:left w:val="none" w:sz="0" w:space="0" w:color="auto"/>
            <w:bottom w:val="none" w:sz="0" w:space="0" w:color="auto"/>
            <w:right w:val="none" w:sz="0" w:space="0" w:color="auto"/>
          </w:divBdr>
        </w:div>
        <w:div w:id="1121605486">
          <w:marLeft w:val="480"/>
          <w:marRight w:val="0"/>
          <w:marTop w:val="0"/>
          <w:marBottom w:val="0"/>
          <w:divBdr>
            <w:top w:val="none" w:sz="0" w:space="0" w:color="auto"/>
            <w:left w:val="none" w:sz="0" w:space="0" w:color="auto"/>
            <w:bottom w:val="none" w:sz="0" w:space="0" w:color="auto"/>
            <w:right w:val="none" w:sz="0" w:space="0" w:color="auto"/>
          </w:divBdr>
        </w:div>
        <w:div w:id="1089885137">
          <w:marLeft w:val="480"/>
          <w:marRight w:val="0"/>
          <w:marTop w:val="0"/>
          <w:marBottom w:val="0"/>
          <w:divBdr>
            <w:top w:val="none" w:sz="0" w:space="0" w:color="auto"/>
            <w:left w:val="none" w:sz="0" w:space="0" w:color="auto"/>
            <w:bottom w:val="none" w:sz="0" w:space="0" w:color="auto"/>
            <w:right w:val="none" w:sz="0" w:space="0" w:color="auto"/>
          </w:divBdr>
        </w:div>
        <w:div w:id="413088477">
          <w:marLeft w:val="480"/>
          <w:marRight w:val="0"/>
          <w:marTop w:val="0"/>
          <w:marBottom w:val="0"/>
          <w:divBdr>
            <w:top w:val="none" w:sz="0" w:space="0" w:color="auto"/>
            <w:left w:val="none" w:sz="0" w:space="0" w:color="auto"/>
            <w:bottom w:val="none" w:sz="0" w:space="0" w:color="auto"/>
            <w:right w:val="none" w:sz="0" w:space="0" w:color="auto"/>
          </w:divBdr>
        </w:div>
        <w:div w:id="1506674089">
          <w:marLeft w:val="480"/>
          <w:marRight w:val="0"/>
          <w:marTop w:val="0"/>
          <w:marBottom w:val="0"/>
          <w:divBdr>
            <w:top w:val="none" w:sz="0" w:space="0" w:color="auto"/>
            <w:left w:val="none" w:sz="0" w:space="0" w:color="auto"/>
            <w:bottom w:val="none" w:sz="0" w:space="0" w:color="auto"/>
            <w:right w:val="none" w:sz="0" w:space="0" w:color="auto"/>
          </w:divBdr>
        </w:div>
        <w:div w:id="862939805">
          <w:marLeft w:val="480"/>
          <w:marRight w:val="0"/>
          <w:marTop w:val="0"/>
          <w:marBottom w:val="0"/>
          <w:divBdr>
            <w:top w:val="none" w:sz="0" w:space="0" w:color="auto"/>
            <w:left w:val="none" w:sz="0" w:space="0" w:color="auto"/>
            <w:bottom w:val="none" w:sz="0" w:space="0" w:color="auto"/>
            <w:right w:val="none" w:sz="0" w:space="0" w:color="auto"/>
          </w:divBdr>
        </w:div>
        <w:div w:id="1057823790">
          <w:marLeft w:val="480"/>
          <w:marRight w:val="0"/>
          <w:marTop w:val="0"/>
          <w:marBottom w:val="0"/>
          <w:divBdr>
            <w:top w:val="none" w:sz="0" w:space="0" w:color="auto"/>
            <w:left w:val="none" w:sz="0" w:space="0" w:color="auto"/>
            <w:bottom w:val="none" w:sz="0" w:space="0" w:color="auto"/>
            <w:right w:val="none" w:sz="0" w:space="0" w:color="auto"/>
          </w:divBdr>
        </w:div>
        <w:div w:id="244656206">
          <w:marLeft w:val="480"/>
          <w:marRight w:val="0"/>
          <w:marTop w:val="0"/>
          <w:marBottom w:val="0"/>
          <w:divBdr>
            <w:top w:val="none" w:sz="0" w:space="0" w:color="auto"/>
            <w:left w:val="none" w:sz="0" w:space="0" w:color="auto"/>
            <w:bottom w:val="none" w:sz="0" w:space="0" w:color="auto"/>
            <w:right w:val="none" w:sz="0" w:space="0" w:color="auto"/>
          </w:divBdr>
        </w:div>
        <w:div w:id="1458527199">
          <w:marLeft w:val="480"/>
          <w:marRight w:val="0"/>
          <w:marTop w:val="0"/>
          <w:marBottom w:val="0"/>
          <w:divBdr>
            <w:top w:val="none" w:sz="0" w:space="0" w:color="auto"/>
            <w:left w:val="none" w:sz="0" w:space="0" w:color="auto"/>
            <w:bottom w:val="none" w:sz="0" w:space="0" w:color="auto"/>
            <w:right w:val="none" w:sz="0" w:space="0" w:color="auto"/>
          </w:divBdr>
        </w:div>
        <w:div w:id="214856068">
          <w:marLeft w:val="480"/>
          <w:marRight w:val="0"/>
          <w:marTop w:val="0"/>
          <w:marBottom w:val="0"/>
          <w:divBdr>
            <w:top w:val="none" w:sz="0" w:space="0" w:color="auto"/>
            <w:left w:val="none" w:sz="0" w:space="0" w:color="auto"/>
            <w:bottom w:val="none" w:sz="0" w:space="0" w:color="auto"/>
            <w:right w:val="none" w:sz="0" w:space="0" w:color="auto"/>
          </w:divBdr>
        </w:div>
        <w:div w:id="52699684">
          <w:marLeft w:val="480"/>
          <w:marRight w:val="0"/>
          <w:marTop w:val="0"/>
          <w:marBottom w:val="0"/>
          <w:divBdr>
            <w:top w:val="none" w:sz="0" w:space="0" w:color="auto"/>
            <w:left w:val="none" w:sz="0" w:space="0" w:color="auto"/>
            <w:bottom w:val="none" w:sz="0" w:space="0" w:color="auto"/>
            <w:right w:val="none" w:sz="0" w:space="0" w:color="auto"/>
          </w:divBdr>
        </w:div>
        <w:div w:id="1249534365">
          <w:marLeft w:val="480"/>
          <w:marRight w:val="0"/>
          <w:marTop w:val="0"/>
          <w:marBottom w:val="0"/>
          <w:divBdr>
            <w:top w:val="none" w:sz="0" w:space="0" w:color="auto"/>
            <w:left w:val="none" w:sz="0" w:space="0" w:color="auto"/>
            <w:bottom w:val="none" w:sz="0" w:space="0" w:color="auto"/>
            <w:right w:val="none" w:sz="0" w:space="0" w:color="auto"/>
          </w:divBdr>
        </w:div>
        <w:div w:id="1672676628">
          <w:marLeft w:val="480"/>
          <w:marRight w:val="0"/>
          <w:marTop w:val="0"/>
          <w:marBottom w:val="0"/>
          <w:divBdr>
            <w:top w:val="none" w:sz="0" w:space="0" w:color="auto"/>
            <w:left w:val="none" w:sz="0" w:space="0" w:color="auto"/>
            <w:bottom w:val="none" w:sz="0" w:space="0" w:color="auto"/>
            <w:right w:val="none" w:sz="0" w:space="0" w:color="auto"/>
          </w:divBdr>
        </w:div>
        <w:div w:id="1332440946">
          <w:marLeft w:val="480"/>
          <w:marRight w:val="0"/>
          <w:marTop w:val="0"/>
          <w:marBottom w:val="0"/>
          <w:divBdr>
            <w:top w:val="none" w:sz="0" w:space="0" w:color="auto"/>
            <w:left w:val="none" w:sz="0" w:space="0" w:color="auto"/>
            <w:bottom w:val="none" w:sz="0" w:space="0" w:color="auto"/>
            <w:right w:val="none" w:sz="0" w:space="0" w:color="auto"/>
          </w:divBdr>
        </w:div>
        <w:div w:id="584605226">
          <w:marLeft w:val="480"/>
          <w:marRight w:val="0"/>
          <w:marTop w:val="0"/>
          <w:marBottom w:val="0"/>
          <w:divBdr>
            <w:top w:val="none" w:sz="0" w:space="0" w:color="auto"/>
            <w:left w:val="none" w:sz="0" w:space="0" w:color="auto"/>
            <w:bottom w:val="none" w:sz="0" w:space="0" w:color="auto"/>
            <w:right w:val="none" w:sz="0" w:space="0" w:color="auto"/>
          </w:divBdr>
        </w:div>
        <w:div w:id="344133693">
          <w:marLeft w:val="480"/>
          <w:marRight w:val="0"/>
          <w:marTop w:val="0"/>
          <w:marBottom w:val="0"/>
          <w:divBdr>
            <w:top w:val="none" w:sz="0" w:space="0" w:color="auto"/>
            <w:left w:val="none" w:sz="0" w:space="0" w:color="auto"/>
            <w:bottom w:val="none" w:sz="0" w:space="0" w:color="auto"/>
            <w:right w:val="none" w:sz="0" w:space="0" w:color="auto"/>
          </w:divBdr>
        </w:div>
        <w:div w:id="2046061142">
          <w:marLeft w:val="480"/>
          <w:marRight w:val="0"/>
          <w:marTop w:val="0"/>
          <w:marBottom w:val="0"/>
          <w:divBdr>
            <w:top w:val="none" w:sz="0" w:space="0" w:color="auto"/>
            <w:left w:val="none" w:sz="0" w:space="0" w:color="auto"/>
            <w:bottom w:val="none" w:sz="0" w:space="0" w:color="auto"/>
            <w:right w:val="none" w:sz="0" w:space="0" w:color="auto"/>
          </w:divBdr>
        </w:div>
        <w:div w:id="31345210">
          <w:marLeft w:val="480"/>
          <w:marRight w:val="0"/>
          <w:marTop w:val="0"/>
          <w:marBottom w:val="0"/>
          <w:divBdr>
            <w:top w:val="none" w:sz="0" w:space="0" w:color="auto"/>
            <w:left w:val="none" w:sz="0" w:space="0" w:color="auto"/>
            <w:bottom w:val="none" w:sz="0" w:space="0" w:color="auto"/>
            <w:right w:val="none" w:sz="0" w:space="0" w:color="auto"/>
          </w:divBdr>
        </w:div>
        <w:div w:id="727533114">
          <w:marLeft w:val="480"/>
          <w:marRight w:val="0"/>
          <w:marTop w:val="0"/>
          <w:marBottom w:val="0"/>
          <w:divBdr>
            <w:top w:val="none" w:sz="0" w:space="0" w:color="auto"/>
            <w:left w:val="none" w:sz="0" w:space="0" w:color="auto"/>
            <w:bottom w:val="none" w:sz="0" w:space="0" w:color="auto"/>
            <w:right w:val="none" w:sz="0" w:space="0" w:color="auto"/>
          </w:divBdr>
        </w:div>
        <w:div w:id="1121847084">
          <w:marLeft w:val="480"/>
          <w:marRight w:val="0"/>
          <w:marTop w:val="0"/>
          <w:marBottom w:val="0"/>
          <w:divBdr>
            <w:top w:val="none" w:sz="0" w:space="0" w:color="auto"/>
            <w:left w:val="none" w:sz="0" w:space="0" w:color="auto"/>
            <w:bottom w:val="none" w:sz="0" w:space="0" w:color="auto"/>
            <w:right w:val="none" w:sz="0" w:space="0" w:color="auto"/>
          </w:divBdr>
        </w:div>
        <w:div w:id="518547928">
          <w:marLeft w:val="480"/>
          <w:marRight w:val="0"/>
          <w:marTop w:val="0"/>
          <w:marBottom w:val="0"/>
          <w:divBdr>
            <w:top w:val="none" w:sz="0" w:space="0" w:color="auto"/>
            <w:left w:val="none" w:sz="0" w:space="0" w:color="auto"/>
            <w:bottom w:val="none" w:sz="0" w:space="0" w:color="auto"/>
            <w:right w:val="none" w:sz="0" w:space="0" w:color="auto"/>
          </w:divBdr>
        </w:div>
        <w:div w:id="706225237">
          <w:marLeft w:val="480"/>
          <w:marRight w:val="0"/>
          <w:marTop w:val="0"/>
          <w:marBottom w:val="0"/>
          <w:divBdr>
            <w:top w:val="none" w:sz="0" w:space="0" w:color="auto"/>
            <w:left w:val="none" w:sz="0" w:space="0" w:color="auto"/>
            <w:bottom w:val="none" w:sz="0" w:space="0" w:color="auto"/>
            <w:right w:val="none" w:sz="0" w:space="0" w:color="auto"/>
          </w:divBdr>
        </w:div>
        <w:div w:id="1822846874">
          <w:marLeft w:val="480"/>
          <w:marRight w:val="0"/>
          <w:marTop w:val="0"/>
          <w:marBottom w:val="0"/>
          <w:divBdr>
            <w:top w:val="none" w:sz="0" w:space="0" w:color="auto"/>
            <w:left w:val="none" w:sz="0" w:space="0" w:color="auto"/>
            <w:bottom w:val="none" w:sz="0" w:space="0" w:color="auto"/>
            <w:right w:val="none" w:sz="0" w:space="0" w:color="auto"/>
          </w:divBdr>
        </w:div>
        <w:div w:id="2099908976">
          <w:marLeft w:val="480"/>
          <w:marRight w:val="0"/>
          <w:marTop w:val="0"/>
          <w:marBottom w:val="0"/>
          <w:divBdr>
            <w:top w:val="none" w:sz="0" w:space="0" w:color="auto"/>
            <w:left w:val="none" w:sz="0" w:space="0" w:color="auto"/>
            <w:bottom w:val="none" w:sz="0" w:space="0" w:color="auto"/>
            <w:right w:val="none" w:sz="0" w:space="0" w:color="auto"/>
          </w:divBdr>
        </w:div>
        <w:div w:id="84034301">
          <w:marLeft w:val="480"/>
          <w:marRight w:val="0"/>
          <w:marTop w:val="0"/>
          <w:marBottom w:val="0"/>
          <w:divBdr>
            <w:top w:val="none" w:sz="0" w:space="0" w:color="auto"/>
            <w:left w:val="none" w:sz="0" w:space="0" w:color="auto"/>
            <w:bottom w:val="none" w:sz="0" w:space="0" w:color="auto"/>
            <w:right w:val="none" w:sz="0" w:space="0" w:color="auto"/>
          </w:divBdr>
        </w:div>
        <w:div w:id="186799718">
          <w:marLeft w:val="480"/>
          <w:marRight w:val="0"/>
          <w:marTop w:val="0"/>
          <w:marBottom w:val="0"/>
          <w:divBdr>
            <w:top w:val="none" w:sz="0" w:space="0" w:color="auto"/>
            <w:left w:val="none" w:sz="0" w:space="0" w:color="auto"/>
            <w:bottom w:val="none" w:sz="0" w:space="0" w:color="auto"/>
            <w:right w:val="none" w:sz="0" w:space="0" w:color="auto"/>
          </w:divBdr>
        </w:div>
        <w:div w:id="920914551">
          <w:marLeft w:val="480"/>
          <w:marRight w:val="0"/>
          <w:marTop w:val="0"/>
          <w:marBottom w:val="0"/>
          <w:divBdr>
            <w:top w:val="none" w:sz="0" w:space="0" w:color="auto"/>
            <w:left w:val="none" w:sz="0" w:space="0" w:color="auto"/>
            <w:bottom w:val="none" w:sz="0" w:space="0" w:color="auto"/>
            <w:right w:val="none" w:sz="0" w:space="0" w:color="auto"/>
          </w:divBdr>
        </w:div>
        <w:div w:id="2039546634">
          <w:marLeft w:val="480"/>
          <w:marRight w:val="0"/>
          <w:marTop w:val="0"/>
          <w:marBottom w:val="0"/>
          <w:divBdr>
            <w:top w:val="none" w:sz="0" w:space="0" w:color="auto"/>
            <w:left w:val="none" w:sz="0" w:space="0" w:color="auto"/>
            <w:bottom w:val="none" w:sz="0" w:space="0" w:color="auto"/>
            <w:right w:val="none" w:sz="0" w:space="0" w:color="auto"/>
          </w:divBdr>
        </w:div>
        <w:div w:id="641545639">
          <w:marLeft w:val="480"/>
          <w:marRight w:val="0"/>
          <w:marTop w:val="0"/>
          <w:marBottom w:val="0"/>
          <w:divBdr>
            <w:top w:val="none" w:sz="0" w:space="0" w:color="auto"/>
            <w:left w:val="none" w:sz="0" w:space="0" w:color="auto"/>
            <w:bottom w:val="none" w:sz="0" w:space="0" w:color="auto"/>
            <w:right w:val="none" w:sz="0" w:space="0" w:color="auto"/>
          </w:divBdr>
        </w:div>
        <w:div w:id="1630238329">
          <w:marLeft w:val="480"/>
          <w:marRight w:val="0"/>
          <w:marTop w:val="0"/>
          <w:marBottom w:val="0"/>
          <w:divBdr>
            <w:top w:val="none" w:sz="0" w:space="0" w:color="auto"/>
            <w:left w:val="none" w:sz="0" w:space="0" w:color="auto"/>
            <w:bottom w:val="none" w:sz="0" w:space="0" w:color="auto"/>
            <w:right w:val="none" w:sz="0" w:space="0" w:color="auto"/>
          </w:divBdr>
        </w:div>
        <w:div w:id="576935957">
          <w:marLeft w:val="480"/>
          <w:marRight w:val="0"/>
          <w:marTop w:val="0"/>
          <w:marBottom w:val="0"/>
          <w:divBdr>
            <w:top w:val="none" w:sz="0" w:space="0" w:color="auto"/>
            <w:left w:val="none" w:sz="0" w:space="0" w:color="auto"/>
            <w:bottom w:val="none" w:sz="0" w:space="0" w:color="auto"/>
            <w:right w:val="none" w:sz="0" w:space="0" w:color="auto"/>
          </w:divBdr>
        </w:div>
        <w:div w:id="787118334">
          <w:marLeft w:val="480"/>
          <w:marRight w:val="0"/>
          <w:marTop w:val="0"/>
          <w:marBottom w:val="0"/>
          <w:divBdr>
            <w:top w:val="none" w:sz="0" w:space="0" w:color="auto"/>
            <w:left w:val="none" w:sz="0" w:space="0" w:color="auto"/>
            <w:bottom w:val="none" w:sz="0" w:space="0" w:color="auto"/>
            <w:right w:val="none" w:sz="0" w:space="0" w:color="auto"/>
          </w:divBdr>
        </w:div>
        <w:div w:id="1254582922">
          <w:marLeft w:val="480"/>
          <w:marRight w:val="0"/>
          <w:marTop w:val="0"/>
          <w:marBottom w:val="0"/>
          <w:divBdr>
            <w:top w:val="none" w:sz="0" w:space="0" w:color="auto"/>
            <w:left w:val="none" w:sz="0" w:space="0" w:color="auto"/>
            <w:bottom w:val="none" w:sz="0" w:space="0" w:color="auto"/>
            <w:right w:val="none" w:sz="0" w:space="0" w:color="auto"/>
          </w:divBdr>
        </w:div>
        <w:div w:id="1625110122">
          <w:marLeft w:val="480"/>
          <w:marRight w:val="0"/>
          <w:marTop w:val="0"/>
          <w:marBottom w:val="0"/>
          <w:divBdr>
            <w:top w:val="none" w:sz="0" w:space="0" w:color="auto"/>
            <w:left w:val="none" w:sz="0" w:space="0" w:color="auto"/>
            <w:bottom w:val="none" w:sz="0" w:space="0" w:color="auto"/>
            <w:right w:val="none" w:sz="0" w:space="0" w:color="auto"/>
          </w:divBdr>
        </w:div>
        <w:div w:id="562519560">
          <w:marLeft w:val="480"/>
          <w:marRight w:val="0"/>
          <w:marTop w:val="0"/>
          <w:marBottom w:val="0"/>
          <w:divBdr>
            <w:top w:val="none" w:sz="0" w:space="0" w:color="auto"/>
            <w:left w:val="none" w:sz="0" w:space="0" w:color="auto"/>
            <w:bottom w:val="none" w:sz="0" w:space="0" w:color="auto"/>
            <w:right w:val="none" w:sz="0" w:space="0" w:color="auto"/>
          </w:divBdr>
        </w:div>
        <w:div w:id="232279011">
          <w:marLeft w:val="480"/>
          <w:marRight w:val="0"/>
          <w:marTop w:val="0"/>
          <w:marBottom w:val="0"/>
          <w:divBdr>
            <w:top w:val="none" w:sz="0" w:space="0" w:color="auto"/>
            <w:left w:val="none" w:sz="0" w:space="0" w:color="auto"/>
            <w:bottom w:val="none" w:sz="0" w:space="0" w:color="auto"/>
            <w:right w:val="none" w:sz="0" w:space="0" w:color="auto"/>
          </w:divBdr>
        </w:div>
        <w:div w:id="1537810205">
          <w:marLeft w:val="480"/>
          <w:marRight w:val="0"/>
          <w:marTop w:val="0"/>
          <w:marBottom w:val="0"/>
          <w:divBdr>
            <w:top w:val="none" w:sz="0" w:space="0" w:color="auto"/>
            <w:left w:val="none" w:sz="0" w:space="0" w:color="auto"/>
            <w:bottom w:val="none" w:sz="0" w:space="0" w:color="auto"/>
            <w:right w:val="none" w:sz="0" w:space="0" w:color="auto"/>
          </w:divBdr>
        </w:div>
        <w:div w:id="1028801971">
          <w:marLeft w:val="480"/>
          <w:marRight w:val="0"/>
          <w:marTop w:val="0"/>
          <w:marBottom w:val="0"/>
          <w:divBdr>
            <w:top w:val="none" w:sz="0" w:space="0" w:color="auto"/>
            <w:left w:val="none" w:sz="0" w:space="0" w:color="auto"/>
            <w:bottom w:val="none" w:sz="0" w:space="0" w:color="auto"/>
            <w:right w:val="none" w:sz="0" w:space="0" w:color="auto"/>
          </w:divBdr>
        </w:div>
        <w:div w:id="1880169593">
          <w:marLeft w:val="480"/>
          <w:marRight w:val="0"/>
          <w:marTop w:val="0"/>
          <w:marBottom w:val="0"/>
          <w:divBdr>
            <w:top w:val="none" w:sz="0" w:space="0" w:color="auto"/>
            <w:left w:val="none" w:sz="0" w:space="0" w:color="auto"/>
            <w:bottom w:val="none" w:sz="0" w:space="0" w:color="auto"/>
            <w:right w:val="none" w:sz="0" w:space="0" w:color="auto"/>
          </w:divBdr>
        </w:div>
        <w:div w:id="1357848925">
          <w:marLeft w:val="480"/>
          <w:marRight w:val="0"/>
          <w:marTop w:val="0"/>
          <w:marBottom w:val="0"/>
          <w:divBdr>
            <w:top w:val="none" w:sz="0" w:space="0" w:color="auto"/>
            <w:left w:val="none" w:sz="0" w:space="0" w:color="auto"/>
            <w:bottom w:val="none" w:sz="0" w:space="0" w:color="auto"/>
            <w:right w:val="none" w:sz="0" w:space="0" w:color="auto"/>
          </w:divBdr>
        </w:div>
        <w:div w:id="2108579068">
          <w:marLeft w:val="480"/>
          <w:marRight w:val="0"/>
          <w:marTop w:val="0"/>
          <w:marBottom w:val="0"/>
          <w:divBdr>
            <w:top w:val="none" w:sz="0" w:space="0" w:color="auto"/>
            <w:left w:val="none" w:sz="0" w:space="0" w:color="auto"/>
            <w:bottom w:val="none" w:sz="0" w:space="0" w:color="auto"/>
            <w:right w:val="none" w:sz="0" w:space="0" w:color="auto"/>
          </w:divBdr>
        </w:div>
        <w:div w:id="1453406481">
          <w:marLeft w:val="480"/>
          <w:marRight w:val="0"/>
          <w:marTop w:val="0"/>
          <w:marBottom w:val="0"/>
          <w:divBdr>
            <w:top w:val="none" w:sz="0" w:space="0" w:color="auto"/>
            <w:left w:val="none" w:sz="0" w:space="0" w:color="auto"/>
            <w:bottom w:val="none" w:sz="0" w:space="0" w:color="auto"/>
            <w:right w:val="none" w:sz="0" w:space="0" w:color="auto"/>
          </w:divBdr>
        </w:div>
        <w:div w:id="1347246087">
          <w:marLeft w:val="480"/>
          <w:marRight w:val="0"/>
          <w:marTop w:val="0"/>
          <w:marBottom w:val="0"/>
          <w:divBdr>
            <w:top w:val="none" w:sz="0" w:space="0" w:color="auto"/>
            <w:left w:val="none" w:sz="0" w:space="0" w:color="auto"/>
            <w:bottom w:val="none" w:sz="0" w:space="0" w:color="auto"/>
            <w:right w:val="none" w:sz="0" w:space="0" w:color="auto"/>
          </w:divBdr>
        </w:div>
        <w:div w:id="691999700">
          <w:marLeft w:val="480"/>
          <w:marRight w:val="0"/>
          <w:marTop w:val="0"/>
          <w:marBottom w:val="0"/>
          <w:divBdr>
            <w:top w:val="none" w:sz="0" w:space="0" w:color="auto"/>
            <w:left w:val="none" w:sz="0" w:space="0" w:color="auto"/>
            <w:bottom w:val="none" w:sz="0" w:space="0" w:color="auto"/>
            <w:right w:val="none" w:sz="0" w:space="0" w:color="auto"/>
          </w:divBdr>
        </w:div>
        <w:div w:id="940452790">
          <w:marLeft w:val="480"/>
          <w:marRight w:val="0"/>
          <w:marTop w:val="0"/>
          <w:marBottom w:val="0"/>
          <w:divBdr>
            <w:top w:val="none" w:sz="0" w:space="0" w:color="auto"/>
            <w:left w:val="none" w:sz="0" w:space="0" w:color="auto"/>
            <w:bottom w:val="none" w:sz="0" w:space="0" w:color="auto"/>
            <w:right w:val="none" w:sz="0" w:space="0" w:color="auto"/>
          </w:divBdr>
        </w:div>
        <w:div w:id="1791391787">
          <w:marLeft w:val="480"/>
          <w:marRight w:val="0"/>
          <w:marTop w:val="0"/>
          <w:marBottom w:val="0"/>
          <w:divBdr>
            <w:top w:val="none" w:sz="0" w:space="0" w:color="auto"/>
            <w:left w:val="none" w:sz="0" w:space="0" w:color="auto"/>
            <w:bottom w:val="none" w:sz="0" w:space="0" w:color="auto"/>
            <w:right w:val="none" w:sz="0" w:space="0" w:color="auto"/>
          </w:divBdr>
        </w:div>
        <w:div w:id="1108309695">
          <w:marLeft w:val="480"/>
          <w:marRight w:val="0"/>
          <w:marTop w:val="0"/>
          <w:marBottom w:val="0"/>
          <w:divBdr>
            <w:top w:val="none" w:sz="0" w:space="0" w:color="auto"/>
            <w:left w:val="none" w:sz="0" w:space="0" w:color="auto"/>
            <w:bottom w:val="none" w:sz="0" w:space="0" w:color="auto"/>
            <w:right w:val="none" w:sz="0" w:space="0" w:color="auto"/>
          </w:divBdr>
        </w:div>
        <w:div w:id="995305947">
          <w:marLeft w:val="480"/>
          <w:marRight w:val="0"/>
          <w:marTop w:val="0"/>
          <w:marBottom w:val="0"/>
          <w:divBdr>
            <w:top w:val="none" w:sz="0" w:space="0" w:color="auto"/>
            <w:left w:val="none" w:sz="0" w:space="0" w:color="auto"/>
            <w:bottom w:val="none" w:sz="0" w:space="0" w:color="auto"/>
            <w:right w:val="none" w:sz="0" w:space="0" w:color="auto"/>
          </w:divBdr>
        </w:div>
        <w:div w:id="1517383146">
          <w:marLeft w:val="480"/>
          <w:marRight w:val="0"/>
          <w:marTop w:val="0"/>
          <w:marBottom w:val="0"/>
          <w:divBdr>
            <w:top w:val="none" w:sz="0" w:space="0" w:color="auto"/>
            <w:left w:val="none" w:sz="0" w:space="0" w:color="auto"/>
            <w:bottom w:val="none" w:sz="0" w:space="0" w:color="auto"/>
            <w:right w:val="none" w:sz="0" w:space="0" w:color="auto"/>
          </w:divBdr>
        </w:div>
        <w:div w:id="1172332863">
          <w:marLeft w:val="480"/>
          <w:marRight w:val="0"/>
          <w:marTop w:val="0"/>
          <w:marBottom w:val="0"/>
          <w:divBdr>
            <w:top w:val="none" w:sz="0" w:space="0" w:color="auto"/>
            <w:left w:val="none" w:sz="0" w:space="0" w:color="auto"/>
            <w:bottom w:val="none" w:sz="0" w:space="0" w:color="auto"/>
            <w:right w:val="none" w:sz="0" w:space="0" w:color="auto"/>
          </w:divBdr>
        </w:div>
        <w:div w:id="1315836656">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395852688">
          <w:marLeft w:val="480"/>
          <w:marRight w:val="0"/>
          <w:marTop w:val="0"/>
          <w:marBottom w:val="0"/>
          <w:divBdr>
            <w:top w:val="none" w:sz="0" w:space="0" w:color="auto"/>
            <w:left w:val="none" w:sz="0" w:space="0" w:color="auto"/>
            <w:bottom w:val="none" w:sz="0" w:space="0" w:color="auto"/>
            <w:right w:val="none" w:sz="0" w:space="0" w:color="auto"/>
          </w:divBdr>
        </w:div>
        <w:div w:id="1912150944">
          <w:marLeft w:val="480"/>
          <w:marRight w:val="0"/>
          <w:marTop w:val="0"/>
          <w:marBottom w:val="0"/>
          <w:divBdr>
            <w:top w:val="none" w:sz="0" w:space="0" w:color="auto"/>
            <w:left w:val="none" w:sz="0" w:space="0" w:color="auto"/>
            <w:bottom w:val="none" w:sz="0" w:space="0" w:color="auto"/>
            <w:right w:val="none" w:sz="0" w:space="0" w:color="auto"/>
          </w:divBdr>
        </w:div>
        <w:div w:id="1342582978">
          <w:marLeft w:val="480"/>
          <w:marRight w:val="0"/>
          <w:marTop w:val="0"/>
          <w:marBottom w:val="0"/>
          <w:divBdr>
            <w:top w:val="none" w:sz="0" w:space="0" w:color="auto"/>
            <w:left w:val="none" w:sz="0" w:space="0" w:color="auto"/>
            <w:bottom w:val="none" w:sz="0" w:space="0" w:color="auto"/>
            <w:right w:val="none" w:sz="0" w:space="0" w:color="auto"/>
          </w:divBdr>
        </w:div>
        <w:div w:id="562451712">
          <w:marLeft w:val="480"/>
          <w:marRight w:val="0"/>
          <w:marTop w:val="0"/>
          <w:marBottom w:val="0"/>
          <w:divBdr>
            <w:top w:val="none" w:sz="0" w:space="0" w:color="auto"/>
            <w:left w:val="none" w:sz="0" w:space="0" w:color="auto"/>
            <w:bottom w:val="none" w:sz="0" w:space="0" w:color="auto"/>
            <w:right w:val="none" w:sz="0" w:space="0" w:color="auto"/>
          </w:divBdr>
        </w:div>
      </w:divsChild>
    </w:div>
    <w:div w:id="171142693">
      <w:bodyDiv w:val="1"/>
      <w:marLeft w:val="0"/>
      <w:marRight w:val="0"/>
      <w:marTop w:val="0"/>
      <w:marBottom w:val="0"/>
      <w:divBdr>
        <w:top w:val="none" w:sz="0" w:space="0" w:color="auto"/>
        <w:left w:val="none" w:sz="0" w:space="0" w:color="auto"/>
        <w:bottom w:val="none" w:sz="0" w:space="0" w:color="auto"/>
        <w:right w:val="none" w:sz="0" w:space="0" w:color="auto"/>
      </w:divBdr>
      <w:divsChild>
        <w:div w:id="62410053">
          <w:marLeft w:val="480"/>
          <w:marRight w:val="0"/>
          <w:marTop w:val="0"/>
          <w:marBottom w:val="0"/>
          <w:divBdr>
            <w:top w:val="none" w:sz="0" w:space="0" w:color="auto"/>
            <w:left w:val="none" w:sz="0" w:space="0" w:color="auto"/>
            <w:bottom w:val="none" w:sz="0" w:space="0" w:color="auto"/>
            <w:right w:val="none" w:sz="0" w:space="0" w:color="auto"/>
          </w:divBdr>
        </w:div>
        <w:div w:id="133715106">
          <w:marLeft w:val="480"/>
          <w:marRight w:val="0"/>
          <w:marTop w:val="0"/>
          <w:marBottom w:val="0"/>
          <w:divBdr>
            <w:top w:val="none" w:sz="0" w:space="0" w:color="auto"/>
            <w:left w:val="none" w:sz="0" w:space="0" w:color="auto"/>
            <w:bottom w:val="none" w:sz="0" w:space="0" w:color="auto"/>
            <w:right w:val="none" w:sz="0" w:space="0" w:color="auto"/>
          </w:divBdr>
        </w:div>
        <w:div w:id="203909106">
          <w:marLeft w:val="480"/>
          <w:marRight w:val="0"/>
          <w:marTop w:val="0"/>
          <w:marBottom w:val="0"/>
          <w:divBdr>
            <w:top w:val="none" w:sz="0" w:space="0" w:color="auto"/>
            <w:left w:val="none" w:sz="0" w:space="0" w:color="auto"/>
            <w:bottom w:val="none" w:sz="0" w:space="0" w:color="auto"/>
            <w:right w:val="none" w:sz="0" w:space="0" w:color="auto"/>
          </w:divBdr>
        </w:div>
        <w:div w:id="234168665">
          <w:marLeft w:val="480"/>
          <w:marRight w:val="0"/>
          <w:marTop w:val="0"/>
          <w:marBottom w:val="0"/>
          <w:divBdr>
            <w:top w:val="none" w:sz="0" w:space="0" w:color="auto"/>
            <w:left w:val="none" w:sz="0" w:space="0" w:color="auto"/>
            <w:bottom w:val="none" w:sz="0" w:space="0" w:color="auto"/>
            <w:right w:val="none" w:sz="0" w:space="0" w:color="auto"/>
          </w:divBdr>
        </w:div>
        <w:div w:id="278420310">
          <w:marLeft w:val="480"/>
          <w:marRight w:val="0"/>
          <w:marTop w:val="0"/>
          <w:marBottom w:val="0"/>
          <w:divBdr>
            <w:top w:val="none" w:sz="0" w:space="0" w:color="auto"/>
            <w:left w:val="none" w:sz="0" w:space="0" w:color="auto"/>
            <w:bottom w:val="none" w:sz="0" w:space="0" w:color="auto"/>
            <w:right w:val="none" w:sz="0" w:space="0" w:color="auto"/>
          </w:divBdr>
        </w:div>
        <w:div w:id="344286841">
          <w:marLeft w:val="480"/>
          <w:marRight w:val="0"/>
          <w:marTop w:val="0"/>
          <w:marBottom w:val="0"/>
          <w:divBdr>
            <w:top w:val="none" w:sz="0" w:space="0" w:color="auto"/>
            <w:left w:val="none" w:sz="0" w:space="0" w:color="auto"/>
            <w:bottom w:val="none" w:sz="0" w:space="0" w:color="auto"/>
            <w:right w:val="none" w:sz="0" w:space="0" w:color="auto"/>
          </w:divBdr>
        </w:div>
        <w:div w:id="357313142">
          <w:marLeft w:val="480"/>
          <w:marRight w:val="0"/>
          <w:marTop w:val="0"/>
          <w:marBottom w:val="0"/>
          <w:divBdr>
            <w:top w:val="none" w:sz="0" w:space="0" w:color="auto"/>
            <w:left w:val="none" w:sz="0" w:space="0" w:color="auto"/>
            <w:bottom w:val="none" w:sz="0" w:space="0" w:color="auto"/>
            <w:right w:val="none" w:sz="0" w:space="0" w:color="auto"/>
          </w:divBdr>
        </w:div>
        <w:div w:id="396167838">
          <w:marLeft w:val="480"/>
          <w:marRight w:val="0"/>
          <w:marTop w:val="0"/>
          <w:marBottom w:val="0"/>
          <w:divBdr>
            <w:top w:val="none" w:sz="0" w:space="0" w:color="auto"/>
            <w:left w:val="none" w:sz="0" w:space="0" w:color="auto"/>
            <w:bottom w:val="none" w:sz="0" w:space="0" w:color="auto"/>
            <w:right w:val="none" w:sz="0" w:space="0" w:color="auto"/>
          </w:divBdr>
        </w:div>
        <w:div w:id="401754692">
          <w:marLeft w:val="480"/>
          <w:marRight w:val="0"/>
          <w:marTop w:val="0"/>
          <w:marBottom w:val="0"/>
          <w:divBdr>
            <w:top w:val="none" w:sz="0" w:space="0" w:color="auto"/>
            <w:left w:val="none" w:sz="0" w:space="0" w:color="auto"/>
            <w:bottom w:val="none" w:sz="0" w:space="0" w:color="auto"/>
            <w:right w:val="none" w:sz="0" w:space="0" w:color="auto"/>
          </w:divBdr>
        </w:div>
        <w:div w:id="453601152">
          <w:marLeft w:val="480"/>
          <w:marRight w:val="0"/>
          <w:marTop w:val="0"/>
          <w:marBottom w:val="0"/>
          <w:divBdr>
            <w:top w:val="none" w:sz="0" w:space="0" w:color="auto"/>
            <w:left w:val="none" w:sz="0" w:space="0" w:color="auto"/>
            <w:bottom w:val="none" w:sz="0" w:space="0" w:color="auto"/>
            <w:right w:val="none" w:sz="0" w:space="0" w:color="auto"/>
          </w:divBdr>
        </w:div>
        <w:div w:id="455609297">
          <w:marLeft w:val="480"/>
          <w:marRight w:val="0"/>
          <w:marTop w:val="0"/>
          <w:marBottom w:val="0"/>
          <w:divBdr>
            <w:top w:val="none" w:sz="0" w:space="0" w:color="auto"/>
            <w:left w:val="none" w:sz="0" w:space="0" w:color="auto"/>
            <w:bottom w:val="none" w:sz="0" w:space="0" w:color="auto"/>
            <w:right w:val="none" w:sz="0" w:space="0" w:color="auto"/>
          </w:divBdr>
        </w:div>
        <w:div w:id="490222026">
          <w:marLeft w:val="480"/>
          <w:marRight w:val="0"/>
          <w:marTop w:val="0"/>
          <w:marBottom w:val="0"/>
          <w:divBdr>
            <w:top w:val="none" w:sz="0" w:space="0" w:color="auto"/>
            <w:left w:val="none" w:sz="0" w:space="0" w:color="auto"/>
            <w:bottom w:val="none" w:sz="0" w:space="0" w:color="auto"/>
            <w:right w:val="none" w:sz="0" w:space="0" w:color="auto"/>
          </w:divBdr>
        </w:div>
        <w:div w:id="511649776">
          <w:marLeft w:val="480"/>
          <w:marRight w:val="0"/>
          <w:marTop w:val="0"/>
          <w:marBottom w:val="0"/>
          <w:divBdr>
            <w:top w:val="none" w:sz="0" w:space="0" w:color="auto"/>
            <w:left w:val="none" w:sz="0" w:space="0" w:color="auto"/>
            <w:bottom w:val="none" w:sz="0" w:space="0" w:color="auto"/>
            <w:right w:val="none" w:sz="0" w:space="0" w:color="auto"/>
          </w:divBdr>
        </w:div>
        <w:div w:id="555287929">
          <w:marLeft w:val="480"/>
          <w:marRight w:val="0"/>
          <w:marTop w:val="0"/>
          <w:marBottom w:val="0"/>
          <w:divBdr>
            <w:top w:val="none" w:sz="0" w:space="0" w:color="auto"/>
            <w:left w:val="none" w:sz="0" w:space="0" w:color="auto"/>
            <w:bottom w:val="none" w:sz="0" w:space="0" w:color="auto"/>
            <w:right w:val="none" w:sz="0" w:space="0" w:color="auto"/>
          </w:divBdr>
        </w:div>
        <w:div w:id="561907710">
          <w:marLeft w:val="480"/>
          <w:marRight w:val="0"/>
          <w:marTop w:val="0"/>
          <w:marBottom w:val="0"/>
          <w:divBdr>
            <w:top w:val="none" w:sz="0" w:space="0" w:color="auto"/>
            <w:left w:val="none" w:sz="0" w:space="0" w:color="auto"/>
            <w:bottom w:val="none" w:sz="0" w:space="0" w:color="auto"/>
            <w:right w:val="none" w:sz="0" w:space="0" w:color="auto"/>
          </w:divBdr>
        </w:div>
        <w:div w:id="577635204">
          <w:marLeft w:val="480"/>
          <w:marRight w:val="0"/>
          <w:marTop w:val="0"/>
          <w:marBottom w:val="0"/>
          <w:divBdr>
            <w:top w:val="none" w:sz="0" w:space="0" w:color="auto"/>
            <w:left w:val="none" w:sz="0" w:space="0" w:color="auto"/>
            <w:bottom w:val="none" w:sz="0" w:space="0" w:color="auto"/>
            <w:right w:val="none" w:sz="0" w:space="0" w:color="auto"/>
          </w:divBdr>
        </w:div>
        <w:div w:id="654262121">
          <w:marLeft w:val="480"/>
          <w:marRight w:val="0"/>
          <w:marTop w:val="0"/>
          <w:marBottom w:val="0"/>
          <w:divBdr>
            <w:top w:val="none" w:sz="0" w:space="0" w:color="auto"/>
            <w:left w:val="none" w:sz="0" w:space="0" w:color="auto"/>
            <w:bottom w:val="none" w:sz="0" w:space="0" w:color="auto"/>
            <w:right w:val="none" w:sz="0" w:space="0" w:color="auto"/>
          </w:divBdr>
        </w:div>
        <w:div w:id="835076891">
          <w:marLeft w:val="480"/>
          <w:marRight w:val="0"/>
          <w:marTop w:val="0"/>
          <w:marBottom w:val="0"/>
          <w:divBdr>
            <w:top w:val="none" w:sz="0" w:space="0" w:color="auto"/>
            <w:left w:val="none" w:sz="0" w:space="0" w:color="auto"/>
            <w:bottom w:val="none" w:sz="0" w:space="0" w:color="auto"/>
            <w:right w:val="none" w:sz="0" w:space="0" w:color="auto"/>
          </w:divBdr>
        </w:div>
        <w:div w:id="856428954">
          <w:marLeft w:val="480"/>
          <w:marRight w:val="0"/>
          <w:marTop w:val="0"/>
          <w:marBottom w:val="0"/>
          <w:divBdr>
            <w:top w:val="none" w:sz="0" w:space="0" w:color="auto"/>
            <w:left w:val="none" w:sz="0" w:space="0" w:color="auto"/>
            <w:bottom w:val="none" w:sz="0" w:space="0" w:color="auto"/>
            <w:right w:val="none" w:sz="0" w:space="0" w:color="auto"/>
          </w:divBdr>
        </w:div>
        <w:div w:id="861625228">
          <w:marLeft w:val="480"/>
          <w:marRight w:val="0"/>
          <w:marTop w:val="0"/>
          <w:marBottom w:val="0"/>
          <w:divBdr>
            <w:top w:val="none" w:sz="0" w:space="0" w:color="auto"/>
            <w:left w:val="none" w:sz="0" w:space="0" w:color="auto"/>
            <w:bottom w:val="none" w:sz="0" w:space="0" w:color="auto"/>
            <w:right w:val="none" w:sz="0" w:space="0" w:color="auto"/>
          </w:divBdr>
        </w:div>
        <w:div w:id="867716761">
          <w:marLeft w:val="480"/>
          <w:marRight w:val="0"/>
          <w:marTop w:val="0"/>
          <w:marBottom w:val="0"/>
          <w:divBdr>
            <w:top w:val="none" w:sz="0" w:space="0" w:color="auto"/>
            <w:left w:val="none" w:sz="0" w:space="0" w:color="auto"/>
            <w:bottom w:val="none" w:sz="0" w:space="0" w:color="auto"/>
            <w:right w:val="none" w:sz="0" w:space="0" w:color="auto"/>
          </w:divBdr>
        </w:div>
        <w:div w:id="880898839">
          <w:marLeft w:val="480"/>
          <w:marRight w:val="0"/>
          <w:marTop w:val="0"/>
          <w:marBottom w:val="0"/>
          <w:divBdr>
            <w:top w:val="none" w:sz="0" w:space="0" w:color="auto"/>
            <w:left w:val="none" w:sz="0" w:space="0" w:color="auto"/>
            <w:bottom w:val="none" w:sz="0" w:space="0" w:color="auto"/>
            <w:right w:val="none" w:sz="0" w:space="0" w:color="auto"/>
          </w:divBdr>
        </w:div>
        <w:div w:id="903488648">
          <w:marLeft w:val="480"/>
          <w:marRight w:val="0"/>
          <w:marTop w:val="0"/>
          <w:marBottom w:val="0"/>
          <w:divBdr>
            <w:top w:val="none" w:sz="0" w:space="0" w:color="auto"/>
            <w:left w:val="none" w:sz="0" w:space="0" w:color="auto"/>
            <w:bottom w:val="none" w:sz="0" w:space="0" w:color="auto"/>
            <w:right w:val="none" w:sz="0" w:space="0" w:color="auto"/>
          </w:divBdr>
        </w:div>
        <w:div w:id="951590591">
          <w:marLeft w:val="480"/>
          <w:marRight w:val="0"/>
          <w:marTop w:val="0"/>
          <w:marBottom w:val="0"/>
          <w:divBdr>
            <w:top w:val="none" w:sz="0" w:space="0" w:color="auto"/>
            <w:left w:val="none" w:sz="0" w:space="0" w:color="auto"/>
            <w:bottom w:val="none" w:sz="0" w:space="0" w:color="auto"/>
            <w:right w:val="none" w:sz="0" w:space="0" w:color="auto"/>
          </w:divBdr>
        </w:div>
        <w:div w:id="951667949">
          <w:marLeft w:val="480"/>
          <w:marRight w:val="0"/>
          <w:marTop w:val="0"/>
          <w:marBottom w:val="0"/>
          <w:divBdr>
            <w:top w:val="none" w:sz="0" w:space="0" w:color="auto"/>
            <w:left w:val="none" w:sz="0" w:space="0" w:color="auto"/>
            <w:bottom w:val="none" w:sz="0" w:space="0" w:color="auto"/>
            <w:right w:val="none" w:sz="0" w:space="0" w:color="auto"/>
          </w:divBdr>
        </w:div>
        <w:div w:id="965506803">
          <w:marLeft w:val="480"/>
          <w:marRight w:val="0"/>
          <w:marTop w:val="0"/>
          <w:marBottom w:val="0"/>
          <w:divBdr>
            <w:top w:val="none" w:sz="0" w:space="0" w:color="auto"/>
            <w:left w:val="none" w:sz="0" w:space="0" w:color="auto"/>
            <w:bottom w:val="none" w:sz="0" w:space="0" w:color="auto"/>
            <w:right w:val="none" w:sz="0" w:space="0" w:color="auto"/>
          </w:divBdr>
        </w:div>
        <w:div w:id="979117881">
          <w:marLeft w:val="480"/>
          <w:marRight w:val="0"/>
          <w:marTop w:val="0"/>
          <w:marBottom w:val="0"/>
          <w:divBdr>
            <w:top w:val="none" w:sz="0" w:space="0" w:color="auto"/>
            <w:left w:val="none" w:sz="0" w:space="0" w:color="auto"/>
            <w:bottom w:val="none" w:sz="0" w:space="0" w:color="auto"/>
            <w:right w:val="none" w:sz="0" w:space="0" w:color="auto"/>
          </w:divBdr>
        </w:div>
        <w:div w:id="994646202">
          <w:marLeft w:val="480"/>
          <w:marRight w:val="0"/>
          <w:marTop w:val="0"/>
          <w:marBottom w:val="0"/>
          <w:divBdr>
            <w:top w:val="none" w:sz="0" w:space="0" w:color="auto"/>
            <w:left w:val="none" w:sz="0" w:space="0" w:color="auto"/>
            <w:bottom w:val="none" w:sz="0" w:space="0" w:color="auto"/>
            <w:right w:val="none" w:sz="0" w:space="0" w:color="auto"/>
          </w:divBdr>
        </w:div>
        <w:div w:id="1012143312">
          <w:marLeft w:val="480"/>
          <w:marRight w:val="0"/>
          <w:marTop w:val="0"/>
          <w:marBottom w:val="0"/>
          <w:divBdr>
            <w:top w:val="none" w:sz="0" w:space="0" w:color="auto"/>
            <w:left w:val="none" w:sz="0" w:space="0" w:color="auto"/>
            <w:bottom w:val="none" w:sz="0" w:space="0" w:color="auto"/>
            <w:right w:val="none" w:sz="0" w:space="0" w:color="auto"/>
          </w:divBdr>
        </w:div>
        <w:div w:id="1047535502">
          <w:marLeft w:val="480"/>
          <w:marRight w:val="0"/>
          <w:marTop w:val="0"/>
          <w:marBottom w:val="0"/>
          <w:divBdr>
            <w:top w:val="none" w:sz="0" w:space="0" w:color="auto"/>
            <w:left w:val="none" w:sz="0" w:space="0" w:color="auto"/>
            <w:bottom w:val="none" w:sz="0" w:space="0" w:color="auto"/>
            <w:right w:val="none" w:sz="0" w:space="0" w:color="auto"/>
          </w:divBdr>
        </w:div>
        <w:div w:id="1087069570">
          <w:marLeft w:val="480"/>
          <w:marRight w:val="0"/>
          <w:marTop w:val="0"/>
          <w:marBottom w:val="0"/>
          <w:divBdr>
            <w:top w:val="none" w:sz="0" w:space="0" w:color="auto"/>
            <w:left w:val="none" w:sz="0" w:space="0" w:color="auto"/>
            <w:bottom w:val="none" w:sz="0" w:space="0" w:color="auto"/>
            <w:right w:val="none" w:sz="0" w:space="0" w:color="auto"/>
          </w:divBdr>
        </w:div>
        <w:div w:id="1092702015">
          <w:marLeft w:val="480"/>
          <w:marRight w:val="0"/>
          <w:marTop w:val="0"/>
          <w:marBottom w:val="0"/>
          <w:divBdr>
            <w:top w:val="none" w:sz="0" w:space="0" w:color="auto"/>
            <w:left w:val="none" w:sz="0" w:space="0" w:color="auto"/>
            <w:bottom w:val="none" w:sz="0" w:space="0" w:color="auto"/>
            <w:right w:val="none" w:sz="0" w:space="0" w:color="auto"/>
          </w:divBdr>
        </w:div>
        <w:div w:id="1118182875">
          <w:marLeft w:val="480"/>
          <w:marRight w:val="0"/>
          <w:marTop w:val="0"/>
          <w:marBottom w:val="0"/>
          <w:divBdr>
            <w:top w:val="none" w:sz="0" w:space="0" w:color="auto"/>
            <w:left w:val="none" w:sz="0" w:space="0" w:color="auto"/>
            <w:bottom w:val="none" w:sz="0" w:space="0" w:color="auto"/>
            <w:right w:val="none" w:sz="0" w:space="0" w:color="auto"/>
          </w:divBdr>
        </w:div>
        <w:div w:id="1119883025">
          <w:marLeft w:val="480"/>
          <w:marRight w:val="0"/>
          <w:marTop w:val="0"/>
          <w:marBottom w:val="0"/>
          <w:divBdr>
            <w:top w:val="none" w:sz="0" w:space="0" w:color="auto"/>
            <w:left w:val="none" w:sz="0" w:space="0" w:color="auto"/>
            <w:bottom w:val="none" w:sz="0" w:space="0" w:color="auto"/>
            <w:right w:val="none" w:sz="0" w:space="0" w:color="auto"/>
          </w:divBdr>
        </w:div>
        <w:div w:id="1135686141">
          <w:marLeft w:val="480"/>
          <w:marRight w:val="0"/>
          <w:marTop w:val="0"/>
          <w:marBottom w:val="0"/>
          <w:divBdr>
            <w:top w:val="none" w:sz="0" w:space="0" w:color="auto"/>
            <w:left w:val="none" w:sz="0" w:space="0" w:color="auto"/>
            <w:bottom w:val="none" w:sz="0" w:space="0" w:color="auto"/>
            <w:right w:val="none" w:sz="0" w:space="0" w:color="auto"/>
          </w:divBdr>
        </w:div>
        <w:div w:id="1153838683">
          <w:marLeft w:val="480"/>
          <w:marRight w:val="0"/>
          <w:marTop w:val="0"/>
          <w:marBottom w:val="0"/>
          <w:divBdr>
            <w:top w:val="none" w:sz="0" w:space="0" w:color="auto"/>
            <w:left w:val="none" w:sz="0" w:space="0" w:color="auto"/>
            <w:bottom w:val="none" w:sz="0" w:space="0" w:color="auto"/>
            <w:right w:val="none" w:sz="0" w:space="0" w:color="auto"/>
          </w:divBdr>
        </w:div>
        <w:div w:id="1180242170">
          <w:marLeft w:val="480"/>
          <w:marRight w:val="0"/>
          <w:marTop w:val="0"/>
          <w:marBottom w:val="0"/>
          <w:divBdr>
            <w:top w:val="none" w:sz="0" w:space="0" w:color="auto"/>
            <w:left w:val="none" w:sz="0" w:space="0" w:color="auto"/>
            <w:bottom w:val="none" w:sz="0" w:space="0" w:color="auto"/>
            <w:right w:val="none" w:sz="0" w:space="0" w:color="auto"/>
          </w:divBdr>
        </w:div>
        <w:div w:id="1320959839">
          <w:marLeft w:val="480"/>
          <w:marRight w:val="0"/>
          <w:marTop w:val="0"/>
          <w:marBottom w:val="0"/>
          <w:divBdr>
            <w:top w:val="none" w:sz="0" w:space="0" w:color="auto"/>
            <w:left w:val="none" w:sz="0" w:space="0" w:color="auto"/>
            <w:bottom w:val="none" w:sz="0" w:space="0" w:color="auto"/>
            <w:right w:val="none" w:sz="0" w:space="0" w:color="auto"/>
          </w:divBdr>
        </w:div>
        <w:div w:id="1374304719">
          <w:marLeft w:val="480"/>
          <w:marRight w:val="0"/>
          <w:marTop w:val="0"/>
          <w:marBottom w:val="0"/>
          <w:divBdr>
            <w:top w:val="none" w:sz="0" w:space="0" w:color="auto"/>
            <w:left w:val="none" w:sz="0" w:space="0" w:color="auto"/>
            <w:bottom w:val="none" w:sz="0" w:space="0" w:color="auto"/>
            <w:right w:val="none" w:sz="0" w:space="0" w:color="auto"/>
          </w:divBdr>
        </w:div>
        <w:div w:id="1391342320">
          <w:marLeft w:val="480"/>
          <w:marRight w:val="0"/>
          <w:marTop w:val="0"/>
          <w:marBottom w:val="0"/>
          <w:divBdr>
            <w:top w:val="none" w:sz="0" w:space="0" w:color="auto"/>
            <w:left w:val="none" w:sz="0" w:space="0" w:color="auto"/>
            <w:bottom w:val="none" w:sz="0" w:space="0" w:color="auto"/>
            <w:right w:val="none" w:sz="0" w:space="0" w:color="auto"/>
          </w:divBdr>
        </w:div>
        <w:div w:id="1423256073">
          <w:marLeft w:val="480"/>
          <w:marRight w:val="0"/>
          <w:marTop w:val="0"/>
          <w:marBottom w:val="0"/>
          <w:divBdr>
            <w:top w:val="none" w:sz="0" w:space="0" w:color="auto"/>
            <w:left w:val="none" w:sz="0" w:space="0" w:color="auto"/>
            <w:bottom w:val="none" w:sz="0" w:space="0" w:color="auto"/>
            <w:right w:val="none" w:sz="0" w:space="0" w:color="auto"/>
          </w:divBdr>
        </w:div>
        <w:div w:id="1432162126">
          <w:marLeft w:val="480"/>
          <w:marRight w:val="0"/>
          <w:marTop w:val="0"/>
          <w:marBottom w:val="0"/>
          <w:divBdr>
            <w:top w:val="none" w:sz="0" w:space="0" w:color="auto"/>
            <w:left w:val="none" w:sz="0" w:space="0" w:color="auto"/>
            <w:bottom w:val="none" w:sz="0" w:space="0" w:color="auto"/>
            <w:right w:val="none" w:sz="0" w:space="0" w:color="auto"/>
          </w:divBdr>
        </w:div>
        <w:div w:id="1439836280">
          <w:marLeft w:val="480"/>
          <w:marRight w:val="0"/>
          <w:marTop w:val="0"/>
          <w:marBottom w:val="0"/>
          <w:divBdr>
            <w:top w:val="none" w:sz="0" w:space="0" w:color="auto"/>
            <w:left w:val="none" w:sz="0" w:space="0" w:color="auto"/>
            <w:bottom w:val="none" w:sz="0" w:space="0" w:color="auto"/>
            <w:right w:val="none" w:sz="0" w:space="0" w:color="auto"/>
          </w:divBdr>
        </w:div>
        <w:div w:id="1445886521">
          <w:marLeft w:val="480"/>
          <w:marRight w:val="0"/>
          <w:marTop w:val="0"/>
          <w:marBottom w:val="0"/>
          <w:divBdr>
            <w:top w:val="none" w:sz="0" w:space="0" w:color="auto"/>
            <w:left w:val="none" w:sz="0" w:space="0" w:color="auto"/>
            <w:bottom w:val="none" w:sz="0" w:space="0" w:color="auto"/>
            <w:right w:val="none" w:sz="0" w:space="0" w:color="auto"/>
          </w:divBdr>
        </w:div>
        <w:div w:id="1483695506">
          <w:marLeft w:val="480"/>
          <w:marRight w:val="0"/>
          <w:marTop w:val="0"/>
          <w:marBottom w:val="0"/>
          <w:divBdr>
            <w:top w:val="none" w:sz="0" w:space="0" w:color="auto"/>
            <w:left w:val="none" w:sz="0" w:space="0" w:color="auto"/>
            <w:bottom w:val="none" w:sz="0" w:space="0" w:color="auto"/>
            <w:right w:val="none" w:sz="0" w:space="0" w:color="auto"/>
          </w:divBdr>
        </w:div>
        <w:div w:id="1503550543">
          <w:marLeft w:val="480"/>
          <w:marRight w:val="0"/>
          <w:marTop w:val="0"/>
          <w:marBottom w:val="0"/>
          <w:divBdr>
            <w:top w:val="none" w:sz="0" w:space="0" w:color="auto"/>
            <w:left w:val="none" w:sz="0" w:space="0" w:color="auto"/>
            <w:bottom w:val="none" w:sz="0" w:space="0" w:color="auto"/>
            <w:right w:val="none" w:sz="0" w:space="0" w:color="auto"/>
          </w:divBdr>
        </w:div>
        <w:div w:id="1517227697">
          <w:marLeft w:val="480"/>
          <w:marRight w:val="0"/>
          <w:marTop w:val="0"/>
          <w:marBottom w:val="0"/>
          <w:divBdr>
            <w:top w:val="none" w:sz="0" w:space="0" w:color="auto"/>
            <w:left w:val="none" w:sz="0" w:space="0" w:color="auto"/>
            <w:bottom w:val="none" w:sz="0" w:space="0" w:color="auto"/>
            <w:right w:val="none" w:sz="0" w:space="0" w:color="auto"/>
          </w:divBdr>
        </w:div>
        <w:div w:id="1547520154">
          <w:marLeft w:val="480"/>
          <w:marRight w:val="0"/>
          <w:marTop w:val="0"/>
          <w:marBottom w:val="0"/>
          <w:divBdr>
            <w:top w:val="none" w:sz="0" w:space="0" w:color="auto"/>
            <w:left w:val="none" w:sz="0" w:space="0" w:color="auto"/>
            <w:bottom w:val="none" w:sz="0" w:space="0" w:color="auto"/>
            <w:right w:val="none" w:sz="0" w:space="0" w:color="auto"/>
          </w:divBdr>
        </w:div>
        <w:div w:id="1552425797">
          <w:marLeft w:val="480"/>
          <w:marRight w:val="0"/>
          <w:marTop w:val="0"/>
          <w:marBottom w:val="0"/>
          <w:divBdr>
            <w:top w:val="none" w:sz="0" w:space="0" w:color="auto"/>
            <w:left w:val="none" w:sz="0" w:space="0" w:color="auto"/>
            <w:bottom w:val="none" w:sz="0" w:space="0" w:color="auto"/>
            <w:right w:val="none" w:sz="0" w:space="0" w:color="auto"/>
          </w:divBdr>
        </w:div>
        <w:div w:id="1605378904">
          <w:marLeft w:val="480"/>
          <w:marRight w:val="0"/>
          <w:marTop w:val="0"/>
          <w:marBottom w:val="0"/>
          <w:divBdr>
            <w:top w:val="none" w:sz="0" w:space="0" w:color="auto"/>
            <w:left w:val="none" w:sz="0" w:space="0" w:color="auto"/>
            <w:bottom w:val="none" w:sz="0" w:space="0" w:color="auto"/>
            <w:right w:val="none" w:sz="0" w:space="0" w:color="auto"/>
          </w:divBdr>
        </w:div>
        <w:div w:id="1616473930">
          <w:marLeft w:val="480"/>
          <w:marRight w:val="0"/>
          <w:marTop w:val="0"/>
          <w:marBottom w:val="0"/>
          <w:divBdr>
            <w:top w:val="none" w:sz="0" w:space="0" w:color="auto"/>
            <w:left w:val="none" w:sz="0" w:space="0" w:color="auto"/>
            <w:bottom w:val="none" w:sz="0" w:space="0" w:color="auto"/>
            <w:right w:val="none" w:sz="0" w:space="0" w:color="auto"/>
          </w:divBdr>
        </w:div>
        <w:div w:id="1665667109">
          <w:marLeft w:val="480"/>
          <w:marRight w:val="0"/>
          <w:marTop w:val="0"/>
          <w:marBottom w:val="0"/>
          <w:divBdr>
            <w:top w:val="none" w:sz="0" w:space="0" w:color="auto"/>
            <w:left w:val="none" w:sz="0" w:space="0" w:color="auto"/>
            <w:bottom w:val="none" w:sz="0" w:space="0" w:color="auto"/>
            <w:right w:val="none" w:sz="0" w:space="0" w:color="auto"/>
          </w:divBdr>
        </w:div>
        <w:div w:id="1694840181">
          <w:marLeft w:val="480"/>
          <w:marRight w:val="0"/>
          <w:marTop w:val="0"/>
          <w:marBottom w:val="0"/>
          <w:divBdr>
            <w:top w:val="none" w:sz="0" w:space="0" w:color="auto"/>
            <w:left w:val="none" w:sz="0" w:space="0" w:color="auto"/>
            <w:bottom w:val="none" w:sz="0" w:space="0" w:color="auto"/>
            <w:right w:val="none" w:sz="0" w:space="0" w:color="auto"/>
          </w:divBdr>
        </w:div>
        <w:div w:id="1725332548">
          <w:marLeft w:val="480"/>
          <w:marRight w:val="0"/>
          <w:marTop w:val="0"/>
          <w:marBottom w:val="0"/>
          <w:divBdr>
            <w:top w:val="none" w:sz="0" w:space="0" w:color="auto"/>
            <w:left w:val="none" w:sz="0" w:space="0" w:color="auto"/>
            <w:bottom w:val="none" w:sz="0" w:space="0" w:color="auto"/>
            <w:right w:val="none" w:sz="0" w:space="0" w:color="auto"/>
          </w:divBdr>
        </w:div>
        <w:div w:id="1730836957">
          <w:marLeft w:val="480"/>
          <w:marRight w:val="0"/>
          <w:marTop w:val="0"/>
          <w:marBottom w:val="0"/>
          <w:divBdr>
            <w:top w:val="none" w:sz="0" w:space="0" w:color="auto"/>
            <w:left w:val="none" w:sz="0" w:space="0" w:color="auto"/>
            <w:bottom w:val="none" w:sz="0" w:space="0" w:color="auto"/>
            <w:right w:val="none" w:sz="0" w:space="0" w:color="auto"/>
          </w:divBdr>
        </w:div>
        <w:div w:id="1747339008">
          <w:marLeft w:val="480"/>
          <w:marRight w:val="0"/>
          <w:marTop w:val="0"/>
          <w:marBottom w:val="0"/>
          <w:divBdr>
            <w:top w:val="none" w:sz="0" w:space="0" w:color="auto"/>
            <w:left w:val="none" w:sz="0" w:space="0" w:color="auto"/>
            <w:bottom w:val="none" w:sz="0" w:space="0" w:color="auto"/>
            <w:right w:val="none" w:sz="0" w:space="0" w:color="auto"/>
          </w:divBdr>
        </w:div>
        <w:div w:id="1766417527">
          <w:marLeft w:val="480"/>
          <w:marRight w:val="0"/>
          <w:marTop w:val="0"/>
          <w:marBottom w:val="0"/>
          <w:divBdr>
            <w:top w:val="none" w:sz="0" w:space="0" w:color="auto"/>
            <w:left w:val="none" w:sz="0" w:space="0" w:color="auto"/>
            <w:bottom w:val="none" w:sz="0" w:space="0" w:color="auto"/>
            <w:right w:val="none" w:sz="0" w:space="0" w:color="auto"/>
          </w:divBdr>
        </w:div>
        <w:div w:id="1771580954">
          <w:marLeft w:val="480"/>
          <w:marRight w:val="0"/>
          <w:marTop w:val="0"/>
          <w:marBottom w:val="0"/>
          <w:divBdr>
            <w:top w:val="none" w:sz="0" w:space="0" w:color="auto"/>
            <w:left w:val="none" w:sz="0" w:space="0" w:color="auto"/>
            <w:bottom w:val="none" w:sz="0" w:space="0" w:color="auto"/>
            <w:right w:val="none" w:sz="0" w:space="0" w:color="auto"/>
          </w:divBdr>
        </w:div>
        <w:div w:id="1832746054">
          <w:marLeft w:val="480"/>
          <w:marRight w:val="0"/>
          <w:marTop w:val="0"/>
          <w:marBottom w:val="0"/>
          <w:divBdr>
            <w:top w:val="none" w:sz="0" w:space="0" w:color="auto"/>
            <w:left w:val="none" w:sz="0" w:space="0" w:color="auto"/>
            <w:bottom w:val="none" w:sz="0" w:space="0" w:color="auto"/>
            <w:right w:val="none" w:sz="0" w:space="0" w:color="auto"/>
          </w:divBdr>
        </w:div>
        <w:div w:id="1854104769">
          <w:marLeft w:val="480"/>
          <w:marRight w:val="0"/>
          <w:marTop w:val="0"/>
          <w:marBottom w:val="0"/>
          <w:divBdr>
            <w:top w:val="none" w:sz="0" w:space="0" w:color="auto"/>
            <w:left w:val="none" w:sz="0" w:space="0" w:color="auto"/>
            <w:bottom w:val="none" w:sz="0" w:space="0" w:color="auto"/>
            <w:right w:val="none" w:sz="0" w:space="0" w:color="auto"/>
          </w:divBdr>
        </w:div>
        <w:div w:id="1876115862">
          <w:marLeft w:val="480"/>
          <w:marRight w:val="0"/>
          <w:marTop w:val="0"/>
          <w:marBottom w:val="0"/>
          <w:divBdr>
            <w:top w:val="none" w:sz="0" w:space="0" w:color="auto"/>
            <w:left w:val="none" w:sz="0" w:space="0" w:color="auto"/>
            <w:bottom w:val="none" w:sz="0" w:space="0" w:color="auto"/>
            <w:right w:val="none" w:sz="0" w:space="0" w:color="auto"/>
          </w:divBdr>
        </w:div>
        <w:div w:id="1909998222">
          <w:marLeft w:val="480"/>
          <w:marRight w:val="0"/>
          <w:marTop w:val="0"/>
          <w:marBottom w:val="0"/>
          <w:divBdr>
            <w:top w:val="none" w:sz="0" w:space="0" w:color="auto"/>
            <w:left w:val="none" w:sz="0" w:space="0" w:color="auto"/>
            <w:bottom w:val="none" w:sz="0" w:space="0" w:color="auto"/>
            <w:right w:val="none" w:sz="0" w:space="0" w:color="auto"/>
          </w:divBdr>
        </w:div>
        <w:div w:id="1913159489">
          <w:marLeft w:val="480"/>
          <w:marRight w:val="0"/>
          <w:marTop w:val="0"/>
          <w:marBottom w:val="0"/>
          <w:divBdr>
            <w:top w:val="none" w:sz="0" w:space="0" w:color="auto"/>
            <w:left w:val="none" w:sz="0" w:space="0" w:color="auto"/>
            <w:bottom w:val="none" w:sz="0" w:space="0" w:color="auto"/>
            <w:right w:val="none" w:sz="0" w:space="0" w:color="auto"/>
          </w:divBdr>
        </w:div>
        <w:div w:id="1937901813">
          <w:marLeft w:val="480"/>
          <w:marRight w:val="0"/>
          <w:marTop w:val="0"/>
          <w:marBottom w:val="0"/>
          <w:divBdr>
            <w:top w:val="none" w:sz="0" w:space="0" w:color="auto"/>
            <w:left w:val="none" w:sz="0" w:space="0" w:color="auto"/>
            <w:bottom w:val="none" w:sz="0" w:space="0" w:color="auto"/>
            <w:right w:val="none" w:sz="0" w:space="0" w:color="auto"/>
          </w:divBdr>
        </w:div>
        <w:div w:id="1943342853">
          <w:marLeft w:val="480"/>
          <w:marRight w:val="0"/>
          <w:marTop w:val="0"/>
          <w:marBottom w:val="0"/>
          <w:divBdr>
            <w:top w:val="none" w:sz="0" w:space="0" w:color="auto"/>
            <w:left w:val="none" w:sz="0" w:space="0" w:color="auto"/>
            <w:bottom w:val="none" w:sz="0" w:space="0" w:color="auto"/>
            <w:right w:val="none" w:sz="0" w:space="0" w:color="auto"/>
          </w:divBdr>
        </w:div>
        <w:div w:id="1962951364">
          <w:marLeft w:val="480"/>
          <w:marRight w:val="0"/>
          <w:marTop w:val="0"/>
          <w:marBottom w:val="0"/>
          <w:divBdr>
            <w:top w:val="none" w:sz="0" w:space="0" w:color="auto"/>
            <w:left w:val="none" w:sz="0" w:space="0" w:color="auto"/>
            <w:bottom w:val="none" w:sz="0" w:space="0" w:color="auto"/>
            <w:right w:val="none" w:sz="0" w:space="0" w:color="auto"/>
          </w:divBdr>
        </w:div>
        <w:div w:id="1981032022">
          <w:marLeft w:val="480"/>
          <w:marRight w:val="0"/>
          <w:marTop w:val="0"/>
          <w:marBottom w:val="0"/>
          <w:divBdr>
            <w:top w:val="none" w:sz="0" w:space="0" w:color="auto"/>
            <w:left w:val="none" w:sz="0" w:space="0" w:color="auto"/>
            <w:bottom w:val="none" w:sz="0" w:space="0" w:color="auto"/>
            <w:right w:val="none" w:sz="0" w:space="0" w:color="auto"/>
          </w:divBdr>
        </w:div>
        <w:div w:id="1982808118">
          <w:marLeft w:val="480"/>
          <w:marRight w:val="0"/>
          <w:marTop w:val="0"/>
          <w:marBottom w:val="0"/>
          <w:divBdr>
            <w:top w:val="none" w:sz="0" w:space="0" w:color="auto"/>
            <w:left w:val="none" w:sz="0" w:space="0" w:color="auto"/>
            <w:bottom w:val="none" w:sz="0" w:space="0" w:color="auto"/>
            <w:right w:val="none" w:sz="0" w:space="0" w:color="auto"/>
          </w:divBdr>
        </w:div>
        <w:div w:id="1987977042">
          <w:marLeft w:val="480"/>
          <w:marRight w:val="0"/>
          <w:marTop w:val="0"/>
          <w:marBottom w:val="0"/>
          <w:divBdr>
            <w:top w:val="none" w:sz="0" w:space="0" w:color="auto"/>
            <w:left w:val="none" w:sz="0" w:space="0" w:color="auto"/>
            <w:bottom w:val="none" w:sz="0" w:space="0" w:color="auto"/>
            <w:right w:val="none" w:sz="0" w:space="0" w:color="auto"/>
          </w:divBdr>
        </w:div>
        <w:div w:id="2002540484">
          <w:marLeft w:val="480"/>
          <w:marRight w:val="0"/>
          <w:marTop w:val="0"/>
          <w:marBottom w:val="0"/>
          <w:divBdr>
            <w:top w:val="none" w:sz="0" w:space="0" w:color="auto"/>
            <w:left w:val="none" w:sz="0" w:space="0" w:color="auto"/>
            <w:bottom w:val="none" w:sz="0" w:space="0" w:color="auto"/>
            <w:right w:val="none" w:sz="0" w:space="0" w:color="auto"/>
          </w:divBdr>
        </w:div>
        <w:div w:id="2006349268">
          <w:marLeft w:val="480"/>
          <w:marRight w:val="0"/>
          <w:marTop w:val="0"/>
          <w:marBottom w:val="0"/>
          <w:divBdr>
            <w:top w:val="none" w:sz="0" w:space="0" w:color="auto"/>
            <w:left w:val="none" w:sz="0" w:space="0" w:color="auto"/>
            <w:bottom w:val="none" w:sz="0" w:space="0" w:color="auto"/>
            <w:right w:val="none" w:sz="0" w:space="0" w:color="auto"/>
          </w:divBdr>
        </w:div>
        <w:div w:id="2075156676">
          <w:marLeft w:val="480"/>
          <w:marRight w:val="0"/>
          <w:marTop w:val="0"/>
          <w:marBottom w:val="0"/>
          <w:divBdr>
            <w:top w:val="none" w:sz="0" w:space="0" w:color="auto"/>
            <w:left w:val="none" w:sz="0" w:space="0" w:color="auto"/>
            <w:bottom w:val="none" w:sz="0" w:space="0" w:color="auto"/>
            <w:right w:val="none" w:sz="0" w:space="0" w:color="auto"/>
          </w:divBdr>
        </w:div>
        <w:div w:id="2094929886">
          <w:marLeft w:val="480"/>
          <w:marRight w:val="0"/>
          <w:marTop w:val="0"/>
          <w:marBottom w:val="0"/>
          <w:divBdr>
            <w:top w:val="none" w:sz="0" w:space="0" w:color="auto"/>
            <w:left w:val="none" w:sz="0" w:space="0" w:color="auto"/>
            <w:bottom w:val="none" w:sz="0" w:space="0" w:color="auto"/>
            <w:right w:val="none" w:sz="0" w:space="0" w:color="auto"/>
          </w:divBdr>
        </w:div>
        <w:div w:id="2098820424">
          <w:marLeft w:val="480"/>
          <w:marRight w:val="0"/>
          <w:marTop w:val="0"/>
          <w:marBottom w:val="0"/>
          <w:divBdr>
            <w:top w:val="none" w:sz="0" w:space="0" w:color="auto"/>
            <w:left w:val="none" w:sz="0" w:space="0" w:color="auto"/>
            <w:bottom w:val="none" w:sz="0" w:space="0" w:color="auto"/>
            <w:right w:val="none" w:sz="0" w:space="0" w:color="auto"/>
          </w:divBdr>
        </w:div>
        <w:div w:id="2143300463">
          <w:marLeft w:val="480"/>
          <w:marRight w:val="0"/>
          <w:marTop w:val="0"/>
          <w:marBottom w:val="0"/>
          <w:divBdr>
            <w:top w:val="none" w:sz="0" w:space="0" w:color="auto"/>
            <w:left w:val="none" w:sz="0" w:space="0" w:color="auto"/>
            <w:bottom w:val="none" w:sz="0" w:space="0" w:color="auto"/>
            <w:right w:val="none" w:sz="0" w:space="0" w:color="auto"/>
          </w:divBdr>
        </w:div>
      </w:divsChild>
    </w:div>
    <w:div w:id="183903437">
      <w:bodyDiv w:val="1"/>
      <w:marLeft w:val="0"/>
      <w:marRight w:val="0"/>
      <w:marTop w:val="0"/>
      <w:marBottom w:val="0"/>
      <w:divBdr>
        <w:top w:val="none" w:sz="0" w:space="0" w:color="auto"/>
        <w:left w:val="none" w:sz="0" w:space="0" w:color="auto"/>
        <w:bottom w:val="none" w:sz="0" w:space="0" w:color="auto"/>
        <w:right w:val="none" w:sz="0" w:space="0" w:color="auto"/>
      </w:divBdr>
    </w:div>
    <w:div w:id="185753843">
      <w:bodyDiv w:val="1"/>
      <w:marLeft w:val="0"/>
      <w:marRight w:val="0"/>
      <w:marTop w:val="0"/>
      <w:marBottom w:val="0"/>
      <w:divBdr>
        <w:top w:val="none" w:sz="0" w:space="0" w:color="auto"/>
        <w:left w:val="none" w:sz="0" w:space="0" w:color="auto"/>
        <w:bottom w:val="none" w:sz="0" w:space="0" w:color="auto"/>
        <w:right w:val="none" w:sz="0" w:space="0" w:color="auto"/>
      </w:divBdr>
      <w:divsChild>
        <w:div w:id="5062773">
          <w:marLeft w:val="480"/>
          <w:marRight w:val="0"/>
          <w:marTop w:val="0"/>
          <w:marBottom w:val="0"/>
          <w:divBdr>
            <w:top w:val="none" w:sz="0" w:space="0" w:color="auto"/>
            <w:left w:val="none" w:sz="0" w:space="0" w:color="auto"/>
            <w:bottom w:val="none" w:sz="0" w:space="0" w:color="auto"/>
            <w:right w:val="none" w:sz="0" w:space="0" w:color="auto"/>
          </w:divBdr>
        </w:div>
        <w:div w:id="9333321">
          <w:marLeft w:val="480"/>
          <w:marRight w:val="0"/>
          <w:marTop w:val="0"/>
          <w:marBottom w:val="0"/>
          <w:divBdr>
            <w:top w:val="none" w:sz="0" w:space="0" w:color="auto"/>
            <w:left w:val="none" w:sz="0" w:space="0" w:color="auto"/>
            <w:bottom w:val="none" w:sz="0" w:space="0" w:color="auto"/>
            <w:right w:val="none" w:sz="0" w:space="0" w:color="auto"/>
          </w:divBdr>
        </w:div>
        <w:div w:id="61412134">
          <w:marLeft w:val="480"/>
          <w:marRight w:val="0"/>
          <w:marTop w:val="0"/>
          <w:marBottom w:val="0"/>
          <w:divBdr>
            <w:top w:val="none" w:sz="0" w:space="0" w:color="auto"/>
            <w:left w:val="none" w:sz="0" w:space="0" w:color="auto"/>
            <w:bottom w:val="none" w:sz="0" w:space="0" w:color="auto"/>
            <w:right w:val="none" w:sz="0" w:space="0" w:color="auto"/>
          </w:divBdr>
        </w:div>
        <w:div w:id="84808575">
          <w:marLeft w:val="480"/>
          <w:marRight w:val="0"/>
          <w:marTop w:val="0"/>
          <w:marBottom w:val="0"/>
          <w:divBdr>
            <w:top w:val="none" w:sz="0" w:space="0" w:color="auto"/>
            <w:left w:val="none" w:sz="0" w:space="0" w:color="auto"/>
            <w:bottom w:val="none" w:sz="0" w:space="0" w:color="auto"/>
            <w:right w:val="none" w:sz="0" w:space="0" w:color="auto"/>
          </w:divBdr>
        </w:div>
        <w:div w:id="151601900">
          <w:marLeft w:val="480"/>
          <w:marRight w:val="0"/>
          <w:marTop w:val="0"/>
          <w:marBottom w:val="0"/>
          <w:divBdr>
            <w:top w:val="none" w:sz="0" w:space="0" w:color="auto"/>
            <w:left w:val="none" w:sz="0" w:space="0" w:color="auto"/>
            <w:bottom w:val="none" w:sz="0" w:space="0" w:color="auto"/>
            <w:right w:val="none" w:sz="0" w:space="0" w:color="auto"/>
          </w:divBdr>
        </w:div>
        <w:div w:id="172570161">
          <w:marLeft w:val="480"/>
          <w:marRight w:val="0"/>
          <w:marTop w:val="0"/>
          <w:marBottom w:val="0"/>
          <w:divBdr>
            <w:top w:val="none" w:sz="0" w:space="0" w:color="auto"/>
            <w:left w:val="none" w:sz="0" w:space="0" w:color="auto"/>
            <w:bottom w:val="none" w:sz="0" w:space="0" w:color="auto"/>
            <w:right w:val="none" w:sz="0" w:space="0" w:color="auto"/>
          </w:divBdr>
        </w:div>
        <w:div w:id="212423153">
          <w:marLeft w:val="480"/>
          <w:marRight w:val="0"/>
          <w:marTop w:val="0"/>
          <w:marBottom w:val="0"/>
          <w:divBdr>
            <w:top w:val="none" w:sz="0" w:space="0" w:color="auto"/>
            <w:left w:val="none" w:sz="0" w:space="0" w:color="auto"/>
            <w:bottom w:val="none" w:sz="0" w:space="0" w:color="auto"/>
            <w:right w:val="none" w:sz="0" w:space="0" w:color="auto"/>
          </w:divBdr>
        </w:div>
        <w:div w:id="225726191">
          <w:marLeft w:val="480"/>
          <w:marRight w:val="0"/>
          <w:marTop w:val="0"/>
          <w:marBottom w:val="0"/>
          <w:divBdr>
            <w:top w:val="none" w:sz="0" w:space="0" w:color="auto"/>
            <w:left w:val="none" w:sz="0" w:space="0" w:color="auto"/>
            <w:bottom w:val="none" w:sz="0" w:space="0" w:color="auto"/>
            <w:right w:val="none" w:sz="0" w:space="0" w:color="auto"/>
          </w:divBdr>
        </w:div>
        <w:div w:id="246812690">
          <w:marLeft w:val="480"/>
          <w:marRight w:val="0"/>
          <w:marTop w:val="0"/>
          <w:marBottom w:val="0"/>
          <w:divBdr>
            <w:top w:val="none" w:sz="0" w:space="0" w:color="auto"/>
            <w:left w:val="none" w:sz="0" w:space="0" w:color="auto"/>
            <w:bottom w:val="none" w:sz="0" w:space="0" w:color="auto"/>
            <w:right w:val="none" w:sz="0" w:space="0" w:color="auto"/>
          </w:divBdr>
        </w:div>
        <w:div w:id="253250116">
          <w:marLeft w:val="480"/>
          <w:marRight w:val="0"/>
          <w:marTop w:val="0"/>
          <w:marBottom w:val="0"/>
          <w:divBdr>
            <w:top w:val="none" w:sz="0" w:space="0" w:color="auto"/>
            <w:left w:val="none" w:sz="0" w:space="0" w:color="auto"/>
            <w:bottom w:val="none" w:sz="0" w:space="0" w:color="auto"/>
            <w:right w:val="none" w:sz="0" w:space="0" w:color="auto"/>
          </w:divBdr>
        </w:div>
        <w:div w:id="266042293">
          <w:marLeft w:val="480"/>
          <w:marRight w:val="0"/>
          <w:marTop w:val="0"/>
          <w:marBottom w:val="0"/>
          <w:divBdr>
            <w:top w:val="none" w:sz="0" w:space="0" w:color="auto"/>
            <w:left w:val="none" w:sz="0" w:space="0" w:color="auto"/>
            <w:bottom w:val="none" w:sz="0" w:space="0" w:color="auto"/>
            <w:right w:val="none" w:sz="0" w:space="0" w:color="auto"/>
          </w:divBdr>
        </w:div>
        <w:div w:id="321928799">
          <w:marLeft w:val="480"/>
          <w:marRight w:val="0"/>
          <w:marTop w:val="0"/>
          <w:marBottom w:val="0"/>
          <w:divBdr>
            <w:top w:val="none" w:sz="0" w:space="0" w:color="auto"/>
            <w:left w:val="none" w:sz="0" w:space="0" w:color="auto"/>
            <w:bottom w:val="none" w:sz="0" w:space="0" w:color="auto"/>
            <w:right w:val="none" w:sz="0" w:space="0" w:color="auto"/>
          </w:divBdr>
        </w:div>
        <w:div w:id="365906021">
          <w:marLeft w:val="480"/>
          <w:marRight w:val="0"/>
          <w:marTop w:val="0"/>
          <w:marBottom w:val="0"/>
          <w:divBdr>
            <w:top w:val="none" w:sz="0" w:space="0" w:color="auto"/>
            <w:left w:val="none" w:sz="0" w:space="0" w:color="auto"/>
            <w:bottom w:val="none" w:sz="0" w:space="0" w:color="auto"/>
            <w:right w:val="none" w:sz="0" w:space="0" w:color="auto"/>
          </w:divBdr>
        </w:div>
        <w:div w:id="375160586">
          <w:marLeft w:val="480"/>
          <w:marRight w:val="0"/>
          <w:marTop w:val="0"/>
          <w:marBottom w:val="0"/>
          <w:divBdr>
            <w:top w:val="none" w:sz="0" w:space="0" w:color="auto"/>
            <w:left w:val="none" w:sz="0" w:space="0" w:color="auto"/>
            <w:bottom w:val="none" w:sz="0" w:space="0" w:color="auto"/>
            <w:right w:val="none" w:sz="0" w:space="0" w:color="auto"/>
          </w:divBdr>
        </w:div>
        <w:div w:id="388967855">
          <w:marLeft w:val="480"/>
          <w:marRight w:val="0"/>
          <w:marTop w:val="0"/>
          <w:marBottom w:val="0"/>
          <w:divBdr>
            <w:top w:val="none" w:sz="0" w:space="0" w:color="auto"/>
            <w:left w:val="none" w:sz="0" w:space="0" w:color="auto"/>
            <w:bottom w:val="none" w:sz="0" w:space="0" w:color="auto"/>
            <w:right w:val="none" w:sz="0" w:space="0" w:color="auto"/>
          </w:divBdr>
        </w:div>
        <w:div w:id="411238473">
          <w:marLeft w:val="480"/>
          <w:marRight w:val="0"/>
          <w:marTop w:val="0"/>
          <w:marBottom w:val="0"/>
          <w:divBdr>
            <w:top w:val="none" w:sz="0" w:space="0" w:color="auto"/>
            <w:left w:val="none" w:sz="0" w:space="0" w:color="auto"/>
            <w:bottom w:val="none" w:sz="0" w:space="0" w:color="auto"/>
            <w:right w:val="none" w:sz="0" w:space="0" w:color="auto"/>
          </w:divBdr>
        </w:div>
        <w:div w:id="433403877">
          <w:marLeft w:val="480"/>
          <w:marRight w:val="0"/>
          <w:marTop w:val="0"/>
          <w:marBottom w:val="0"/>
          <w:divBdr>
            <w:top w:val="none" w:sz="0" w:space="0" w:color="auto"/>
            <w:left w:val="none" w:sz="0" w:space="0" w:color="auto"/>
            <w:bottom w:val="none" w:sz="0" w:space="0" w:color="auto"/>
            <w:right w:val="none" w:sz="0" w:space="0" w:color="auto"/>
          </w:divBdr>
        </w:div>
        <w:div w:id="461727442">
          <w:marLeft w:val="480"/>
          <w:marRight w:val="0"/>
          <w:marTop w:val="0"/>
          <w:marBottom w:val="0"/>
          <w:divBdr>
            <w:top w:val="none" w:sz="0" w:space="0" w:color="auto"/>
            <w:left w:val="none" w:sz="0" w:space="0" w:color="auto"/>
            <w:bottom w:val="none" w:sz="0" w:space="0" w:color="auto"/>
            <w:right w:val="none" w:sz="0" w:space="0" w:color="auto"/>
          </w:divBdr>
        </w:div>
        <w:div w:id="466582685">
          <w:marLeft w:val="480"/>
          <w:marRight w:val="0"/>
          <w:marTop w:val="0"/>
          <w:marBottom w:val="0"/>
          <w:divBdr>
            <w:top w:val="none" w:sz="0" w:space="0" w:color="auto"/>
            <w:left w:val="none" w:sz="0" w:space="0" w:color="auto"/>
            <w:bottom w:val="none" w:sz="0" w:space="0" w:color="auto"/>
            <w:right w:val="none" w:sz="0" w:space="0" w:color="auto"/>
          </w:divBdr>
        </w:div>
        <w:div w:id="474224079">
          <w:marLeft w:val="480"/>
          <w:marRight w:val="0"/>
          <w:marTop w:val="0"/>
          <w:marBottom w:val="0"/>
          <w:divBdr>
            <w:top w:val="none" w:sz="0" w:space="0" w:color="auto"/>
            <w:left w:val="none" w:sz="0" w:space="0" w:color="auto"/>
            <w:bottom w:val="none" w:sz="0" w:space="0" w:color="auto"/>
            <w:right w:val="none" w:sz="0" w:space="0" w:color="auto"/>
          </w:divBdr>
        </w:div>
        <w:div w:id="487406170">
          <w:marLeft w:val="480"/>
          <w:marRight w:val="0"/>
          <w:marTop w:val="0"/>
          <w:marBottom w:val="0"/>
          <w:divBdr>
            <w:top w:val="none" w:sz="0" w:space="0" w:color="auto"/>
            <w:left w:val="none" w:sz="0" w:space="0" w:color="auto"/>
            <w:bottom w:val="none" w:sz="0" w:space="0" w:color="auto"/>
            <w:right w:val="none" w:sz="0" w:space="0" w:color="auto"/>
          </w:divBdr>
        </w:div>
        <w:div w:id="488525774">
          <w:marLeft w:val="480"/>
          <w:marRight w:val="0"/>
          <w:marTop w:val="0"/>
          <w:marBottom w:val="0"/>
          <w:divBdr>
            <w:top w:val="none" w:sz="0" w:space="0" w:color="auto"/>
            <w:left w:val="none" w:sz="0" w:space="0" w:color="auto"/>
            <w:bottom w:val="none" w:sz="0" w:space="0" w:color="auto"/>
            <w:right w:val="none" w:sz="0" w:space="0" w:color="auto"/>
          </w:divBdr>
        </w:div>
        <w:div w:id="510725343">
          <w:marLeft w:val="480"/>
          <w:marRight w:val="0"/>
          <w:marTop w:val="0"/>
          <w:marBottom w:val="0"/>
          <w:divBdr>
            <w:top w:val="none" w:sz="0" w:space="0" w:color="auto"/>
            <w:left w:val="none" w:sz="0" w:space="0" w:color="auto"/>
            <w:bottom w:val="none" w:sz="0" w:space="0" w:color="auto"/>
            <w:right w:val="none" w:sz="0" w:space="0" w:color="auto"/>
          </w:divBdr>
        </w:div>
        <w:div w:id="612709187">
          <w:marLeft w:val="480"/>
          <w:marRight w:val="0"/>
          <w:marTop w:val="0"/>
          <w:marBottom w:val="0"/>
          <w:divBdr>
            <w:top w:val="none" w:sz="0" w:space="0" w:color="auto"/>
            <w:left w:val="none" w:sz="0" w:space="0" w:color="auto"/>
            <w:bottom w:val="none" w:sz="0" w:space="0" w:color="auto"/>
            <w:right w:val="none" w:sz="0" w:space="0" w:color="auto"/>
          </w:divBdr>
        </w:div>
        <w:div w:id="654651124">
          <w:marLeft w:val="480"/>
          <w:marRight w:val="0"/>
          <w:marTop w:val="0"/>
          <w:marBottom w:val="0"/>
          <w:divBdr>
            <w:top w:val="none" w:sz="0" w:space="0" w:color="auto"/>
            <w:left w:val="none" w:sz="0" w:space="0" w:color="auto"/>
            <w:bottom w:val="none" w:sz="0" w:space="0" w:color="auto"/>
            <w:right w:val="none" w:sz="0" w:space="0" w:color="auto"/>
          </w:divBdr>
        </w:div>
        <w:div w:id="672881981">
          <w:marLeft w:val="480"/>
          <w:marRight w:val="0"/>
          <w:marTop w:val="0"/>
          <w:marBottom w:val="0"/>
          <w:divBdr>
            <w:top w:val="none" w:sz="0" w:space="0" w:color="auto"/>
            <w:left w:val="none" w:sz="0" w:space="0" w:color="auto"/>
            <w:bottom w:val="none" w:sz="0" w:space="0" w:color="auto"/>
            <w:right w:val="none" w:sz="0" w:space="0" w:color="auto"/>
          </w:divBdr>
        </w:div>
        <w:div w:id="708341911">
          <w:marLeft w:val="480"/>
          <w:marRight w:val="0"/>
          <w:marTop w:val="0"/>
          <w:marBottom w:val="0"/>
          <w:divBdr>
            <w:top w:val="none" w:sz="0" w:space="0" w:color="auto"/>
            <w:left w:val="none" w:sz="0" w:space="0" w:color="auto"/>
            <w:bottom w:val="none" w:sz="0" w:space="0" w:color="auto"/>
            <w:right w:val="none" w:sz="0" w:space="0" w:color="auto"/>
          </w:divBdr>
        </w:div>
        <w:div w:id="710304078">
          <w:marLeft w:val="480"/>
          <w:marRight w:val="0"/>
          <w:marTop w:val="0"/>
          <w:marBottom w:val="0"/>
          <w:divBdr>
            <w:top w:val="none" w:sz="0" w:space="0" w:color="auto"/>
            <w:left w:val="none" w:sz="0" w:space="0" w:color="auto"/>
            <w:bottom w:val="none" w:sz="0" w:space="0" w:color="auto"/>
            <w:right w:val="none" w:sz="0" w:space="0" w:color="auto"/>
          </w:divBdr>
        </w:div>
        <w:div w:id="726103073">
          <w:marLeft w:val="480"/>
          <w:marRight w:val="0"/>
          <w:marTop w:val="0"/>
          <w:marBottom w:val="0"/>
          <w:divBdr>
            <w:top w:val="none" w:sz="0" w:space="0" w:color="auto"/>
            <w:left w:val="none" w:sz="0" w:space="0" w:color="auto"/>
            <w:bottom w:val="none" w:sz="0" w:space="0" w:color="auto"/>
            <w:right w:val="none" w:sz="0" w:space="0" w:color="auto"/>
          </w:divBdr>
        </w:div>
        <w:div w:id="751511683">
          <w:marLeft w:val="480"/>
          <w:marRight w:val="0"/>
          <w:marTop w:val="0"/>
          <w:marBottom w:val="0"/>
          <w:divBdr>
            <w:top w:val="none" w:sz="0" w:space="0" w:color="auto"/>
            <w:left w:val="none" w:sz="0" w:space="0" w:color="auto"/>
            <w:bottom w:val="none" w:sz="0" w:space="0" w:color="auto"/>
            <w:right w:val="none" w:sz="0" w:space="0" w:color="auto"/>
          </w:divBdr>
        </w:div>
        <w:div w:id="762921582">
          <w:marLeft w:val="480"/>
          <w:marRight w:val="0"/>
          <w:marTop w:val="0"/>
          <w:marBottom w:val="0"/>
          <w:divBdr>
            <w:top w:val="none" w:sz="0" w:space="0" w:color="auto"/>
            <w:left w:val="none" w:sz="0" w:space="0" w:color="auto"/>
            <w:bottom w:val="none" w:sz="0" w:space="0" w:color="auto"/>
            <w:right w:val="none" w:sz="0" w:space="0" w:color="auto"/>
          </w:divBdr>
        </w:div>
        <w:div w:id="808980982">
          <w:marLeft w:val="480"/>
          <w:marRight w:val="0"/>
          <w:marTop w:val="0"/>
          <w:marBottom w:val="0"/>
          <w:divBdr>
            <w:top w:val="none" w:sz="0" w:space="0" w:color="auto"/>
            <w:left w:val="none" w:sz="0" w:space="0" w:color="auto"/>
            <w:bottom w:val="none" w:sz="0" w:space="0" w:color="auto"/>
            <w:right w:val="none" w:sz="0" w:space="0" w:color="auto"/>
          </w:divBdr>
        </w:div>
        <w:div w:id="809178933">
          <w:marLeft w:val="480"/>
          <w:marRight w:val="0"/>
          <w:marTop w:val="0"/>
          <w:marBottom w:val="0"/>
          <w:divBdr>
            <w:top w:val="none" w:sz="0" w:space="0" w:color="auto"/>
            <w:left w:val="none" w:sz="0" w:space="0" w:color="auto"/>
            <w:bottom w:val="none" w:sz="0" w:space="0" w:color="auto"/>
            <w:right w:val="none" w:sz="0" w:space="0" w:color="auto"/>
          </w:divBdr>
        </w:div>
        <w:div w:id="816652100">
          <w:marLeft w:val="480"/>
          <w:marRight w:val="0"/>
          <w:marTop w:val="0"/>
          <w:marBottom w:val="0"/>
          <w:divBdr>
            <w:top w:val="none" w:sz="0" w:space="0" w:color="auto"/>
            <w:left w:val="none" w:sz="0" w:space="0" w:color="auto"/>
            <w:bottom w:val="none" w:sz="0" w:space="0" w:color="auto"/>
            <w:right w:val="none" w:sz="0" w:space="0" w:color="auto"/>
          </w:divBdr>
        </w:div>
        <w:div w:id="823542697">
          <w:marLeft w:val="480"/>
          <w:marRight w:val="0"/>
          <w:marTop w:val="0"/>
          <w:marBottom w:val="0"/>
          <w:divBdr>
            <w:top w:val="none" w:sz="0" w:space="0" w:color="auto"/>
            <w:left w:val="none" w:sz="0" w:space="0" w:color="auto"/>
            <w:bottom w:val="none" w:sz="0" w:space="0" w:color="auto"/>
            <w:right w:val="none" w:sz="0" w:space="0" w:color="auto"/>
          </w:divBdr>
        </w:div>
        <w:div w:id="828138610">
          <w:marLeft w:val="480"/>
          <w:marRight w:val="0"/>
          <w:marTop w:val="0"/>
          <w:marBottom w:val="0"/>
          <w:divBdr>
            <w:top w:val="none" w:sz="0" w:space="0" w:color="auto"/>
            <w:left w:val="none" w:sz="0" w:space="0" w:color="auto"/>
            <w:bottom w:val="none" w:sz="0" w:space="0" w:color="auto"/>
            <w:right w:val="none" w:sz="0" w:space="0" w:color="auto"/>
          </w:divBdr>
        </w:div>
        <w:div w:id="842862975">
          <w:marLeft w:val="480"/>
          <w:marRight w:val="0"/>
          <w:marTop w:val="0"/>
          <w:marBottom w:val="0"/>
          <w:divBdr>
            <w:top w:val="none" w:sz="0" w:space="0" w:color="auto"/>
            <w:left w:val="none" w:sz="0" w:space="0" w:color="auto"/>
            <w:bottom w:val="none" w:sz="0" w:space="0" w:color="auto"/>
            <w:right w:val="none" w:sz="0" w:space="0" w:color="auto"/>
          </w:divBdr>
        </w:div>
        <w:div w:id="852961909">
          <w:marLeft w:val="480"/>
          <w:marRight w:val="0"/>
          <w:marTop w:val="0"/>
          <w:marBottom w:val="0"/>
          <w:divBdr>
            <w:top w:val="none" w:sz="0" w:space="0" w:color="auto"/>
            <w:left w:val="none" w:sz="0" w:space="0" w:color="auto"/>
            <w:bottom w:val="none" w:sz="0" w:space="0" w:color="auto"/>
            <w:right w:val="none" w:sz="0" w:space="0" w:color="auto"/>
          </w:divBdr>
        </w:div>
        <w:div w:id="862935397">
          <w:marLeft w:val="480"/>
          <w:marRight w:val="0"/>
          <w:marTop w:val="0"/>
          <w:marBottom w:val="0"/>
          <w:divBdr>
            <w:top w:val="none" w:sz="0" w:space="0" w:color="auto"/>
            <w:left w:val="none" w:sz="0" w:space="0" w:color="auto"/>
            <w:bottom w:val="none" w:sz="0" w:space="0" w:color="auto"/>
            <w:right w:val="none" w:sz="0" w:space="0" w:color="auto"/>
          </w:divBdr>
        </w:div>
        <w:div w:id="867372205">
          <w:marLeft w:val="480"/>
          <w:marRight w:val="0"/>
          <w:marTop w:val="0"/>
          <w:marBottom w:val="0"/>
          <w:divBdr>
            <w:top w:val="none" w:sz="0" w:space="0" w:color="auto"/>
            <w:left w:val="none" w:sz="0" w:space="0" w:color="auto"/>
            <w:bottom w:val="none" w:sz="0" w:space="0" w:color="auto"/>
            <w:right w:val="none" w:sz="0" w:space="0" w:color="auto"/>
          </w:divBdr>
        </w:div>
        <w:div w:id="868563186">
          <w:marLeft w:val="480"/>
          <w:marRight w:val="0"/>
          <w:marTop w:val="0"/>
          <w:marBottom w:val="0"/>
          <w:divBdr>
            <w:top w:val="none" w:sz="0" w:space="0" w:color="auto"/>
            <w:left w:val="none" w:sz="0" w:space="0" w:color="auto"/>
            <w:bottom w:val="none" w:sz="0" w:space="0" w:color="auto"/>
            <w:right w:val="none" w:sz="0" w:space="0" w:color="auto"/>
          </w:divBdr>
        </w:div>
        <w:div w:id="905381256">
          <w:marLeft w:val="480"/>
          <w:marRight w:val="0"/>
          <w:marTop w:val="0"/>
          <w:marBottom w:val="0"/>
          <w:divBdr>
            <w:top w:val="none" w:sz="0" w:space="0" w:color="auto"/>
            <w:left w:val="none" w:sz="0" w:space="0" w:color="auto"/>
            <w:bottom w:val="none" w:sz="0" w:space="0" w:color="auto"/>
            <w:right w:val="none" w:sz="0" w:space="0" w:color="auto"/>
          </w:divBdr>
        </w:div>
        <w:div w:id="909847750">
          <w:marLeft w:val="480"/>
          <w:marRight w:val="0"/>
          <w:marTop w:val="0"/>
          <w:marBottom w:val="0"/>
          <w:divBdr>
            <w:top w:val="none" w:sz="0" w:space="0" w:color="auto"/>
            <w:left w:val="none" w:sz="0" w:space="0" w:color="auto"/>
            <w:bottom w:val="none" w:sz="0" w:space="0" w:color="auto"/>
            <w:right w:val="none" w:sz="0" w:space="0" w:color="auto"/>
          </w:divBdr>
        </w:div>
        <w:div w:id="960376027">
          <w:marLeft w:val="480"/>
          <w:marRight w:val="0"/>
          <w:marTop w:val="0"/>
          <w:marBottom w:val="0"/>
          <w:divBdr>
            <w:top w:val="none" w:sz="0" w:space="0" w:color="auto"/>
            <w:left w:val="none" w:sz="0" w:space="0" w:color="auto"/>
            <w:bottom w:val="none" w:sz="0" w:space="0" w:color="auto"/>
            <w:right w:val="none" w:sz="0" w:space="0" w:color="auto"/>
          </w:divBdr>
        </w:div>
        <w:div w:id="995065742">
          <w:marLeft w:val="480"/>
          <w:marRight w:val="0"/>
          <w:marTop w:val="0"/>
          <w:marBottom w:val="0"/>
          <w:divBdr>
            <w:top w:val="none" w:sz="0" w:space="0" w:color="auto"/>
            <w:left w:val="none" w:sz="0" w:space="0" w:color="auto"/>
            <w:bottom w:val="none" w:sz="0" w:space="0" w:color="auto"/>
            <w:right w:val="none" w:sz="0" w:space="0" w:color="auto"/>
          </w:divBdr>
        </w:div>
        <w:div w:id="1082607788">
          <w:marLeft w:val="480"/>
          <w:marRight w:val="0"/>
          <w:marTop w:val="0"/>
          <w:marBottom w:val="0"/>
          <w:divBdr>
            <w:top w:val="none" w:sz="0" w:space="0" w:color="auto"/>
            <w:left w:val="none" w:sz="0" w:space="0" w:color="auto"/>
            <w:bottom w:val="none" w:sz="0" w:space="0" w:color="auto"/>
            <w:right w:val="none" w:sz="0" w:space="0" w:color="auto"/>
          </w:divBdr>
        </w:div>
        <w:div w:id="1103458056">
          <w:marLeft w:val="480"/>
          <w:marRight w:val="0"/>
          <w:marTop w:val="0"/>
          <w:marBottom w:val="0"/>
          <w:divBdr>
            <w:top w:val="none" w:sz="0" w:space="0" w:color="auto"/>
            <w:left w:val="none" w:sz="0" w:space="0" w:color="auto"/>
            <w:bottom w:val="none" w:sz="0" w:space="0" w:color="auto"/>
            <w:right w:val="none" w:sz="0" w:space="0" w:color="auto"/>
          </w:divBdr>
        </w:div>
        <w:div w:id="1108962128">
          <w:marLeft w:val="480"/>
          <w:marRight w:val="0"/>
          <w:marTop w:val="0"/>
          <w:marBottom w:val="0"/>
          <w:divBdr>
            <w:top w:val="none" w:sz="0" w:space="0" w:color="auto"/>
            <w:left w:val="none" w:sz="0" w:space="0" w:color="auto"/>
            <w:bottom w:val="none" w:sz="0" w:space="0" w:color="auto"/>
            <w:right w:val="none" w:sz="0" w:space="0" w:color="auto"/>
          </w:divBdr>
        </w:div>
        <w:div w:id="1158619957">
          <w:marLeft w:val="480"/>
          <w:marRight w:val="0"/>
          <w:marTop w:val="0"/>
          <w:marBottom w:val="0"/>
          <w:divBdr>
            <w:top w:val="none" w:sz="0" w:space="0" w:color="auto"/>
            <w:left w:val="none" w:sz="0" w:space="0" w:color="auto"/>
            <w:bottom w:val="none" w:sz="0" w:space="0" w:color="auto"/>
            <w:right w:val="none" w:sz="0" w:space="0" w:color="auto"/>
          </w:divBdr>
        </w:div>
        <w:div w:id="1206025846">
          <w:marLeft w:val="480"/>
          <w:marRight w:val="0"/>
          <w:marTop w:val="0"/>
          <w:marBottom w:val="0"/>
          <w:divBdr>
            <w:top w:val="none" w:sz="0" w:space="0" w:color="auto"/>
            <w:left w:val="none" w:sz="0" w:space="0" w:color="auto"/>
            <w:bottom w:val="none" w:sz="0" w:space="0" w:color="auto"/>
            <w:right w:val="none" w:sz="0" w:space="0" w:color="auto"/>
          </w:divBdr>
        </w:div>
        <w:div w:id="1215845531">
          <w:marLeft w:val="480"/>
          <w:marRight w:val="0"/>
          <w:marTop w:val="0"/>
          <w:marBottom w:val="0"/>
          <w:divBdr>
            <w:top w:val="none" w:sz="0" w:space="0" w:color="auto"/>
            <w:left w:val="none" w:sz="0" w:space="0" w:color="auto"/>
            <w:bottom w:val="none" w:sz="0" w:space="0" w:color="auto"/>
            <w:right w:val="none" w:sz="0" w:space="0" w:color="auto"/>
          </w:divBdr>
        </w:div>
        <w:div w:id="1234513349">
          <w:marLeft w:val="480"/>
          <w:marRight w:val="0"/>
          <w:marTop w:val="0"/>
          <w:marBottom w:val="0"/>
          <w:divBdr>
            <w:top w:val="none" w:sz="0" w:space="0" w:color="auto"/>
            <w:left w:val="none" w:sz="0" w:space="0" w:color="auto"/>
            <w:bottom w:val="none" w:sz="0" w:space="0" w:color="auto"/>
            <w:right w:val="none" w:sz="0" w:space="0" w:color="auto"/>
          </w:divBdr>
        </w:div>
        <w:div w:id="1290239750">
          <w:marLeft w:val="480"/>
          <w:marRight w:val="0"/>
          <w:marTop w:val="0"/>
          <w:marBottom w:val="0"/>
          <w:divBdr>
            <w:top w:val="none" w:sz="0" w:space="0" w:color="auto"/>
            <w:left w:val="none" w:sz="0" w:space="0" w:color="auto"/>
            <w:bottom w:val="none" w:sz="0" w:space="0" w:color="auto"/>
            <w:right w:val="none" w:sz="0" w:space="0" w:color="auto"/>
          </w:divBdr>
        </w:div>
        <w:div w:id="1342201246">
          <w:marLeft w:val="480"/>
          <w:marRight w:val="0"/>
          <w:marTop w:val="0"/>
          <w:marBottom w:val="0"/>
          <w:divBdr>
            <w:top w:val="none" w:sz="0" w:space="0" w:color="auto"/>
            <w:left w:val="none" w:sz="0" w:space="0" w:color="auto"/>
            <w:bottom w:val="none" w:sz="0" w:space="0" w:color="auto"/>
            <w:right w:val="none" w:sz="0" w:space="0" w:color="auto"/>
          </w:divBdr>
        </w:div>
        <w:div w:id="1366642168">
          <w:marLeft w:val="480"/>
          <w:marRight w:val="0"/>
          <w:marTop w:val="0"/>
          <w:marBottom w:val="0"/>
          <w:divBdr>
            <w:top w:val="none" w:sz="0" w:space="0" w:color="auto"/>
            <w:left w:val="none" w:sz="0" w:space="0" w:color="auto"/>
            <w:bottom w:val="none" w:sz="0" w:space="0" w:color="auto"/>
            <w:right w:val="none" w:sz="0" w:space="0" w:color="auto"/>
          </w:divBdr>
        </w:div>
        <w:div w:id="1389960489">
          <w:marLeft w:val="480"/>
          <w:marRight w:val="0"/>
          <w:marTop w:val="0"/>
          <w:marBottom w:val="0"/>
          <w:divBdr>
            <w:top w:val="none" w:sz="0" w:space="0" w:color="auto"/>
            <w:left w:val="none" w:sz="0" w:space="0" w:color="auto"/>
            <w:bottom w:val="none" w:sz="0" w:space="0" w:color="auto"/>
            <w:right w:val="none" w:sz="0" w:space="0" w:color="auto"/>
          </w:divBdr>
        </w:div>
        <w:div w:id="1447577386">
          <w:marLeft w:val="480"/>
          <w:marRight w:val="0"/>
          <w:marTop w:val="0"/>
          <w:marBottom w:val="0"/>
          <w:divBdr>
            <w:top w:val="none" w:sz="0" w:space="0" w:color="auto"/>
            <w:left w:val="none" w:sz="0" w:space="0" w:color="auto"/>
            <w:bottom w:val="none" w:sz="0" w:space="0" w:color="auto"/>
            <w:right w:val="none" w:sz="0" w:space="0" w:color="auto"/>
          </w:divBdr>
        </w:div>
        <w:div w:id="1466701989">
          <w:marLeft w:val="480"/>
          <w:marRight w:val="0"/>
          <w:marTop w:val="0"/>
          <w:marBottom w:val="0"/>
          <w:divBdr>
            <w:top w:val="none" w:sz="0" w:space="0" w:color="auto"/>
            <w:left w:val="none" w:sz="0" w:space="0" w:color="auto"/>
            <w:bottom w:val="none" w:sz="0" w:space="0" w:color="auto"/>
            <w:right w:val="none" w:sz="0" w:space="0" w:color="auto"/>
          </w:divBdr>
        </w:div>
        <w:div w:id="1466847075">
          <w:marLeft w:val="480"/>
          <w:marRight w:val="0"/>
          <w:marTop w:val="0"/>
          <w:marBottom w:val="0"/>
          <w:divBdr>
            <w:top w:val="none" w:sz="0" w:space="0" w:color="auto"/>
            <w:left w:val="none" w:sz="0" w:space="0" w:color="auto"/>
            <w:bottom w:val="none" w:sz="0" w:space="0" w:color="auto"/>
            <w:right w:val="none" w:sz="0" w:space="0" w:color="auto"/>
          </w:divBdr>
        </w:div>
        <w:div w:id="1561402774">
          <w:marLeft w:val="480"/>
          <w:marRight w:val="0"/>
          <w:marTop w:val="0"/>
          <w:marBottom w:val="0"/>
          <w:divBdr>
            <w:top w:val="none" w:sz="0" w:space="0" w:color="auto"/>
            <w:left w:val="none" w:sz="0" w:space="0" w:color="auto"/>
            <w:bottom w:val="none" w:sz="0" w:space="0" w:color="auto"/>
            <w:right w:val="none" w:sz="0" w:space="0" w:color="auto"/>
          </w:divBdr>
        </w:div>
        <w:div w:id="1566143978">
          <w:marLeft w:val="480"/>
          <w:marRight w:val="0"/>
          <w:marTop w:val="0"/>
          <w:marBottom w:val="0"/>
          <w:divBdr>
            <w:top w:val="none" w:sz="0" w:space="0" w:color="auto"/>
            <w:left w:val="none" w:sz="0" w:space="0" w:color="auto"/>
            <w:bottom w:val="none" w:sz="0" w:space="0" w:color="auto"/>
            <w:right w:val="none" w:sz="0" w:space="0" w:color="auto"/>
          </w:divBdr>
        </w:div>
        <w:div w:id="1575893358">
          <w:marLeft w:val="480"/>
          <w:marRight w:val="0"/>
          <w:marTop w:val="0"/>
          <w:marBottom w:val="0"/>
          <w:divBdr>
            <w:top w:val="none" w:sz="0" w:space="0" w:color="auto"/>
            <w:left w:val="none" w:sz="0" w:space="0" w:color="auto"/>
            <w:bottom w:val="none" w:sz="0" w:space="0" w:color="auto"/>
            <w:right w:val="none" w:sz="0" w:space="0" w:color="auto"/>
          </w:divBdr>
        </w:div>
        <w:div w:id="1597517985">
          <w:marLeft w:val="480"/>
          <w:marRight w:val="0"/>
          <w:marTop w:val="0"/>
          <w:marBottom w:val="0"/>
          <w:divBdr>
            <w:top w:val="none" w:sz="0" w:space="0" w:color="auto"/>
            <w:left w:val="none" w:sz="0" w:space="0" w:color="auto"/>
            <w:bottom w:val="none" w:sz="0" w:space="0" w:color="auto"/>
            <w:right w:val="none" w:sz="0" w:space="0" w:color="auto"/>
          </w:divBdr>
        </w:div>
        <w:div w:id="1602570820">
          <w:marLeft w:val="480"/>
          <w:marRight w:val="0"/>
          <w:marTop w:val="0"/>
          <w:marBottom w:val="0"/>
          <w:divBdr>
            <w:top w:val="none" w:sz="0" w:space="0" w:color="auto"/>
            <w:left w:val="none" w:sz="0" w:space="0" w:color="auto"/>
            <w:bottom w:val="none" w:sz="0" w:space="0" w:color="auto"/>
            <w:right w:val="none" w:sz="0" w:space="0" w:color="auto"/>
          </w:divBdr>
        </w:div>
        <w:div w:id="1770614717">
          <w:marLeft w:val="480"/>
          <w:marRight w:val="0"/>
          <w:marTop w:val="0"/>
          <w:marBottom w:val="0"/>
          <w:divBdr>
            <w:top w:val="none" w:sz="0" w:space="0" w:color="auto"/>
            <w:left w:val="none" w:sz="0" w:space="0" w:color="auto"/>
            <w:bottom w:val="none" w:sz="0" w:space="0" w:color="auto"/>
            <w:right w:val="none" w:sz="0" w:space="0" w:color="auto"/>
          </w:divBdr>
        </w:div>
        <w:div w:id="1791589292">
          <w:marLeft w:val="480"/>
          <w:marRight w:val="0"/>
          <w:marTop w:val="0"/>
          <w:marBottom w:val="0"/>
          <w:divBdr>
            <w:top w:val="none" w:sz="0" w:space="0" w:color="auto"/>
            <w:left w:val="none" w:sz="0" w:space="0" w:color="auto"/>
            <w:bottom w:val="none" w:sz="0" w:space="0" w:color="auto"/>
            <w:right w:val="none" w:sz="0" w:space="0" w:color="auto"/>
          </w:divBdr>
        </w:div>
        <w:div w:id="1893732620">
          <w:marLeft w:val="480"/>
          <w:marRight w:val="0"/>
          <w:marTop w:val="0"/>
          <w:marBottom w:val="0"/>
          <w:divBdr>
            <w:top w:val="none" w:sz="0" w:space="0" w:color="auto"/>
            <w:left w:val="none" w:sz="0" w:space="0" w:color="auto"/>
            <w:bottom w:val="none" w:sz="0" w:space="0" w:color="auto"/>
            <w:right w:val="none" w:sz="0" w:space="0" w:color="auto"/>
          </w:divBdr>
        </w:div>
        <w:div w:id="1899047998">
          <w:marLeft w:val="480"/>
          <w:marRight w:val="0"/>
          <w:marTop w:val="0"/>
          <w:marBottom w:val="0"/>
          <w:divBdr>
            <w:top w:val="none" w:sz="0" w:space="0" w:color="auto"/>
            <w:left w:val="none" w:sz="0" w:space="0" w:color="auto"/>
            <w:bottom w:val="none" w:sz="0" w:space="0" w:color="auto"/>
            <w:right w:val="none" w:sz="0" w:space="0" w:color="auto"/>
          </w:divBdr>
        </w:div>
        <w:div w:id="1909996309">
          <w:marLeft w:val="480"/>
          <w:marRight w:val="0"/>
          <w:marTop w:val="0"/>
          <w:marBottom w:val="0"/>
          <w:divBdr>
            <w:top w:val="none" w:sz="0" w:space="0" w:color="auto"/>
            <w:left w:val="none" w:sz="0" w:space="0" w:color="auto"/>
            <w:bottom w:val="none" w:sz="0" w:space="0" w:color="auto"/>
            <w:right w:val="none" w:sz="0" w:space="0" w:color="auto"/>
          </w:divBdr>
        </w:div>
        <w:div w:id="1917396731">
          <w:marLeft w:val="480"/>
          <w:marRight w:val="0"/>
          <w:marTop w:val="0"/>
          <w:marBottom w:val="0"/>
          <w:divBdr>
            <w:top w:val="none" w:sz="0" w:space="0" w:color="auto"/>
            <w:left w:val="none" w:sz="0" w:space="0" w:color="auto"/>
            <w:bottom w:val="none" w:sz="0" w:space="0" w:color="auto"/>
            <w:right w:val="none" w:sz="0" w:space="0" w:color="auto"/>
          </w:divBdr>
        </w:div>
        <w:div w:id="1952660963">
          <w:marLeft w:val="480"/>
          <w:marRight w:val="0"/>
          <w:marTop w:val="0"/>
          <w:marBottom w:val="0"/>
          <w:divBdr>
            <w:top w:val="none" w:sz="0" w:space="0" w:color="auto"/>
            <w:left w:val="none" w:sz="0" w:space="0" w:color="auto"/>
            <w:bottom w:val="none" w:sz="0" w:space="0" w:color="auto"/>
            <w:right w:val="none" w:sz="0" w:space="0" w:color="auto"/>
          </w:divBdr>
        </w:div>
        <w:div w:id="2115897487">
          <w:marLeft w:val="480"/>
          <w:marRight w:val="0"/>
          <w:marTop w:val="0"/>
          <w:marBottom w:val="0"/>
          <w:divBdr>
            <w:top w:val="none" w:sz="0" w:space="0" w:color="auto"/>
            <w:left w:val="none" w:sz="0" w:space="0" w:color="auto"/>
            <w:bottom w:val="none" w:sz="0" w:space="0" w:color="auto"/>
            <w:right w:val="none" w:sz="0" w:space="0" w:color="auto"/>
          </w:divBdr>
        </w:div>
        <w:div w:id="2126382222">
          <w:marLeft w:val="480"/>
          <w:marRight w:val="0"/>
          <w:marTop w:val="0"/>
          <w:marBottom w:val="0"/>
          <w:divBdr>
            <w:top w:val="none" w:sz="0" w:space="0" w:color="auto"/>
            <w:left w:val="none" w:sz="0" w:space="0" w:color="auto"/>
            <w:bottom w:val="none" w:sz="0" w:space="0" w:color="auto"/>
            <w:right w:val="none" w:sz="0" w:space="0" w:color="auto"/>
          </w:divBdr>
        </w:div>
      </w:divsChild>
    </w:div>
    <w:div w:id="187987479">
      <w:bodyDiv w:val="1"/>
      <w:marLeft w:val="0"/>
      <w:marRight w:val="0"/>
      <w:marTop w:val="0"/>
      <w:marBottom w:val="0"/>
      <w:divBdr>
        <w:top w:val="none" w:sz="0" w:space="0" w:color="auto"/>
        <w:left w:val="none" w:sz="0" w:space="0" w:color="auto"/>
        <w:bottom w:val="none" w:sz="0" w:space="0" w:color="auto"/>
        <w:right w:val="none" w:sz="0" w:space="0" w:color="auto"/>
      </w:divBdr>
      <w:divsChild>
        <w:div w:id="126169413">
          <w:marLeft w:val="480"/>
          <w:marRight w:val="0"/>
          <w:marTop w:val="0"/>
          <w:marBottom w:val="0"/>
          <w:divBdr>
            <w:top w:val="none" w:sz="0" w:space="0" w:color="auto"/>
            <w:left w:val="none" w:sz="0" w:space="0" w:color="auto"/>
            <w:bottom w:val="none" w:sz="0" w:space="0" w:color="auto"/>
            <w:right w:val="none" w:sz="0" w:space="0" w:color="auto"/>
          </w:divBdr>
        </w:div>
        <w:div w:id="876821676">
          <w:marLeft w:val="480"/>
          <w:marRight w:val="0"/>
          <w:marTop w:val="0"/>
          <w:marBottom w:val="0"/>
          <w:divBdr>
            <w:top w:val="none" w:sz="0" w:space="0" w:color="auto"/>
            <w:left w:val="none" w:sz="0" w:space="0" w:color="auto"/>
            <w:bottom w:val="none" w:sz="0" w:space="0" w:color="auto"/>
            <w:right w:val="none" w:sz="0" w:space="0" w:color="auto"/>
          </w:divBdr>
        </w:div>
        <w:div w:id="665281821">
          <w:marLeft w:val="480"/>
          <w:marRight w:val="0"/>
          <w:marTop w:val="0"/>
          <w:marBottom w:val="0"/>
          <w:divBdr>
            <w:top w:val="none" w:sz="0" w:space="0" w:color="auto"/>
            <w:left w:val="none" w:sz="0" w:space="0" w:color="auto"/>
            <w:bottom w:val="none" w:sz="0" w:space="0" w:color="auto"/>
            <w:right w:val="none" w:sz="0" w:space="0" w:color="auto"/>
          </w:divBdr>
        </w:div>
        <w:div w:id="1009065010">
          <w:marLeft w:val="480"/>
          <w:marRight w:val="0"/>
          <w:marTop w:val="0"/>
          <w:marBottom w:val="0"/>
          <w:divBdr>
            <w:top w:val="none" w:sz="0" w:space="0" w:color="auto"/>
            <w:left w:val="none" w:sz="0" w:space="0" w:color="auto"/>
            <w:bottom w:val="none" w:sz="0" w:space="0" w:color="auto"/>
            <w:right w:val="none" w:sz="0" w:space="0" w:color="auto"/>
          </w:divBdr>
        </w:div>
        <w:div w:id="1005985332">
          <w:marLeft w:val="480"/>
          <w:marRight w:val="0"/>
          <w:marTop w:val="0"/>
          <w:marBottom w:val="0"/>
          <w:divBdr>
            <w:top w:val="none" w:sz="0" w:space="0" w:color="auto"/>
            <w:left w:val="none" w:sz="0" w:space="0" w:color="auto"/>
            <w:bottom w:val="none" w:sz="0" w:space="0" w:color="auto"/>
            <w:right w:val="none" w:sz="0" w:space="0" w:color="auto"/>
          </w:divBdr>
        </w:div>
        <w:div w:id="811363633">
          <w:marLeft w:val="480"/>
          <w:marRight w:val="0"/>
          <w:marTop w:val="0"/>
          <w:marBottom w:val="0"/>
          <w:divBdr>
            <w:top w:val="none" w:sz="0" w:space="0" w:color="auto"/>
            <w:left w:val="none" w:sz="0" w:space="0" w:color="auto"/>
            <w:bottom w:val="none" w:sz="0" w:space="0" w:color="auto"/>
            <w:right w:val="none" w:sz="0" w:space="0" w:color="auto"/>
          </w:divBdr>
        </w:div>
        <w:div w:id="683824565">
          <w:marLeft w:val="480"/>
          <w:marRight w:val="0"/>
          <w:marTop w:val="0"/>
          <w:marBottom w:val="0"/>
          <w:divBdr>
            <w:top w:val="none" w:sz="0" w:space="0" w:color="auto"/>
            <w:left w:val="none" w:sz="0" w:space="0" w:color="auto"/>
            <w:bottom w:val="none" w:sz="0" w:space="0" w:color="auto"/>
            <w:right w:val="none" w:sz="0" w:space="0" w:color="auto"/>
          </w:divBdr>
        </w:div>
        <w:div w:id="820391749">
          <w:marLeft w:val="480"/>
          <w:marRight w:val="0"/>
          <w:marTop w:val="0"/>
          <w:marBottom w:val="0"/>
          <w:divBdr>
            <w:top w:val="none" w:sz="0" w:space="0" w:color="auto"/>
            <w:left w:val="none" w:sz="0" w:space="0" w:color="auto"/>
            <w:bottom w:val="none" w:sz="0" w:space="0" w:color="auto"/>
            <w:right w:val="none" w:sz="0" w:space="0" w:color="auto"/>
          </w:divBdr>
        </w:div>
        <w:div w:id="152569920">
          <w:marLeft w:val="480"/>
          <w:marRight w:val="0"/>
          <w:marTop w:val="0"/>
          <w:marBottom w:val="0"/>
          <w:divBdr>
            <w:top w:val="none" w:sz="0" w:space="0" w:color="auto"/>
            <w:left w:val="none" w:sz="0" w:space="0" w:color="auto"/>
            <w:bottom w:val="none" w:sz="0" w:space="0" w:color="auto"/>
            <w:right w:val="none" w:sz="0" w:space="0" w:color="auto"/>
          </w:divBdr>
        </w:div>
        <w:div w:id="105463576">
          <w:marLeft w:val="480"/>
          <w:marRight w:val="0"/>
          <w:marTop w:val="0"/>
          <w:marBottom w:val="0"/>
          <w:divBdr>
            <w:top w:val="none" w:sz="0" w:space="0" w:color="auto"/>
            <w:left w:val="none" w:sz="0" w:space="0" w:color="auto"/>
            <w:bottom w:val="none" w:sz="0" w:space="0" w:color="auto"/>
            <w:right w:val="none" w:sz="0" w:space="0" w:color="auto"/>
          </w:divBdr>
        </w:div>
        <w:div w:id="214246191">
          <w:marLeft w:val="480"/>
          <w:marRight w:val="0"/>
          <w:marTop w:val="0"/>
          <w:marBottom w:val="0"/>
          <w:divBdr>
            <w:top w:val="none" w:sz="0" w:space="0" w:color="auto"/>
            <w:left w:val="none" w:sz="0" w:space="0" w:color="auto"/>
            <w:bottom w:val="none" w:sz="0" w:space="0" w:color="auto"/>
            <w:right w:val="none" w:sz="0" w:space="0" w:color="auto"/>
          </w:divBdr>
        </w:div>
        <w:div w:id="1273243362">
          <w:marLeft w:val="480"/>
          <w:marRight w:val="0"/>
          <w:marTop w:val="0"/>
          <w:marBottom w:val="0"/>
          <w:divBdr>
            <w:top w:val="none" w:sz="0" w:space="0" w:color="auto"/>
            <w:left w:val="none" w:sz="0" w:space="0" w:color="auto"/>
            <w:bottom w:val="none" w:sz="0" w:space="0" w:color="auto"/>
            <w:right w:val="none" w:sz="0" w:space="0" w:color="auto"/>
          </w:divBdr>
        </w:div>
        <w:div w:id="1225482848">
          <w:marLeft w:val="480"/>
          <w:marRight w:val="0"/>
          <w:marTop w:val="0"/>
          <w:marBottom w:val="0"/>
          <w:divBdr>
            <w:top w:val="none" w:sz="0" w:space="0" w:color="auto"/>
            <w:left w:val="none" w:sz="0" w:space="0" w:color="auto"/>
            <w:bottom w:val="none" w:sz="0" w:space="0" w:color="auto"/>
            <w:right w:val="none" w:sz="0" w:space="0" w:color="auto"/>
          </w:divBdr>
        </w:div>
        <w:div w:id="775708613">
          <w:marLeft w:val="480"/>
          <w:marRight w:val="0"/>
          <w:marTop w:val="0"/>
          <w:marBottom w:val="0"/>
          <w:divBdr>
            <w:top w:val="none" w:sz="0" w:space="0" w:color="auto"/>
            <w:left w:val="none" w:sz="0" w:space="0" w:color="auto"/>
            <w:bottom w:val="none" w:sz="0" w:space="0" w:color="auto"/>
            <w:right w:val="none" w:sz="0" w:space="0" w:color="auto"/>
          </w:divBdr>
        </w:div>
        <w:div w:id="640814337">
          <w:marLeft w:val="480"/>
          <w:marRight w:val="0"/>
          <w:marTop w:val="0"/>
          <w:marBottom w:val="0"/>
          <w:divBdr>
            <w:top w:val="none" w:sz="0" w:space="0" w:color="auto"/>
            <w:left w:val="none" w:sz="0" w:space="0" w:color="auto"/>
            <w:bottom w:val="none" w:sz="0" w:space="0" w:color="auto"/>
            <w:right w:val="none" w:sz="0" w:space="0" w:color="auto"/>
          </w:divBdr>
        </w:div>
        <w:div w:id="1976988277">
          <w:marLeft w:val="480"/>
          <w:marRight w:val="0"/>
          <w:marTop w:val="0"/>
          <w:marBottom w:val="0"/>
          <w:divBdr>
            <w:top w:val="none" w:sz="0" w:space="0" w:color="auto"/>
            <w:left w:val="none" w:sz="0" w:space="0" w:color="auto"/>
            <w:bottom w:val="none" w:sz="0" w:space="0" w:color="auto"/>
            <w:right w:val="none" w:sz="0" w:space="0" w:color="auto"/>
          </w:divBdr>
        </w:div>
        <w:div w:id="398018216">
          <w:marLeft w:val="480"/>
          <w:marRight w:val="0"/>
          <w:marTop w:val="0"/>
          <w:marBottom w:val="0"/>
          <w:divBdr>
            <w:top w:val="none" w:sz="0" w:space="0" w:color="auto"/>
            <w:left w:val="none" w:sz="0" w:space="0" w:color="auto"/>
            <w:bottom w:val="none" w:sz="0" w:space="0" w:color="auto"/>
            <w:right w:val="none" w:sz="0" w:space="0" w:color="auto"/>
          </w:divBdr>
        </w:div>
        <w:div w:id="1096906421">
          <w:marLeft w:val="480"/>
          <w:marRight w:val="0"/>
          <w:marTop w:val="0"/>
          <w:marBottom w:val="0"/>
          <w:divBdr>
            <w:top w:val="none" w:sz="0" w:space="0" w:color="auto"/>
            <w:left w:val="none" w:sz="0" w:space="0" w:color="auto"/>
            <w:bottom w:val="none" w:sz="0" w:space="0" w:color="auto"/>
            <w:right w:val="none" w:sz="0" w:space="0" w:color="auto"/>
          </w:divBdr>
        </w:div>
        <w:div w:id="580915980">
          <w:marLeft w:val="480"/>
          <w:marRight w:val="0"/>
          <w:marTop w:val="0"/>
          <w:marBottom w:val="0"/>
          <w:divBdr>
            <w:top w:val="none" w:sz="0" w:space="0" w:color="auto"/>
            <w:left w:val="none" w:sz="0" w:space="0" w:color="auto"/>
            <w:bottom w:val="none" w:sz="0" w:space="0" w:color="auto"/>
            <w:right w:val="none" w:sz="0" w:space="0" w:color="auto"/>
          </w:divBdr>
        </w:div>
        <w:div w:id="814682518">
          <w:marLeft w:val="480"/>
          <w:marRight w:val="0"/>
          <w:marTop w:val="0"/>
          <w:marBottom w:val="0"/>
          <w:divBdr>
            <w:top w:val="none" w:sz="0" w:space="0" w:color="auto"/>
            <w:left w:val="none" w:sz="0" w:space="0" w:color="auto"/>
            <w:bottom w:val="none" w:sz="0" w:space="0" w:color="auto"/>
            <w:right w:val="none" w:sz="0" w:space="0" w:color="auto"/>
          </w:divBdr>
        </w:div>
        <w:div w:id="915554291">
          <w:marLeft w:val="480"/>
          <w:marRight w:val="0"/>
          <w:marTop w:val="0"/>
          <w:marBottom w:val="0"/>
          <w:divBdr>
            <w:top w:val="none" w:sz="0" w:space="0" w:color="auto"/>
            <w:left w:val="none" w:sz="0" w:space="0" w:color="auto"/>
            <w:bottom w:val="none" w:sz="0" w:space="0" w:color="auto"/>
            <w:right w:val="none" w:sz="0" w:space="0" w:color="auto"/>
          </w:divBdr>
        </w:div>
        <w:div w:id="1724673631">
          <w:marLeft w:val="480"/>
          <w:marRight w:val="0"/>
          <w:marTop w:val="0"/>
          <w:marBottom w:val="0"/>
          <w:divBdr>
            <w:top w:val="none" w:sz="0" w:space="0" w:color="auto"/>
            <w:left w:val="none" w:sz="0" w:space="0" w:color="auto"/>
            <w:bottom w:val="none" w:sz="0" w:space="0" w:color="auto"/>
            <w:right w:val="none" w:sz="0" w:space="0" w:color="auto"/>
          </w:divBdr>
        </w:div>
        <w:div w:id="1638417604">
          <w:marLeft w:val="480"/>
          <w:marRight w:val="0"/>
          <w:marTop w:val="0"/>
          <w:marBottom w:val="0"/>
          <w:divBdr>
            <w:top w:val="none" w:sz="0" w:space="0" w:color="auto"/>
            <w:left w:val="none" w:sz="0" w:space="0" w:color="auto"/>
            <w:bottom w:val="none" w:sz="0" w:space="0" w:color="auto"/>
            <w:right w:val="none" w:sz="0" w:space="0" w:color="auto"/>
          </w:divBdr>
        </w:div>
        <w:div w:id="520362472">
          <w:marLeft w:val="480"/>
          <w:marRight w:val="0"/>
          <w:marTop w:val="0"/>
          <w:marBottom w:val="0"/>
          <w:divBdr>
            <w:top w:val="none" w:sz="0" w:space="0" w:color="auto"/>
            <w:left w:val="none" w:sz="0" w:space="0" w:color="auto"/>
            <w:bottom w:val="none" w:sz="0" w:space="0" w:color="auto"/>
            <w:right w:val="none" w:sz="0" w:space="0" w:color="auto"/>
          </w:divBdr>
        </w:div>
        <w:div w:id="1499808276">
          <w:marLeft w:val="480"/>
          <w:marRight w:val="0"/>
          <w:marTop w:val="0"/>
          <w:marBottom w:val="0"/>
          <w:divBdr>
            <w:top w:val="none" w:sz="0" w:space="0" w:color="auto"/>
            <w:left w:val="none" w:sz="0" w:space="0" w:color="auto"/>
            <w:bottom w:val="none" w:sz="0" w:space="0" w:color="auto"/>
            <w:right w:val="none" w:sz="0" w:space="0" w:color="auto"/>
          </w:divBdr>
        </w:div>
        <w:div w:id="226260211">
          <w:marLeft w:val="480"/>
          <w:marRight w:val="0"/>
          <w:marTop w:val="0"/>
          <w:marBottom w:val="0"/>
          <w:divBdr>
            <w:top w:val="none" w:sz="0" w:space="0" w:color="auto"/>
            <w:left w:val="none" w:sz="0" w:space="0" w:color="auto"/>
            <w:bottom w:val="none" w:sz="0" w:space="0" w:color="auto"/>
            <w:right w:val="none" w:sz="0" w:space="0" w:color="auto"/>
          </w:divBdr>
        </w:div>
        <w:div w:id="996108382">
          <w:marLeft w:val="480"/>
          <w:marRight w:val="0"/>
          <w:marTop w:val="0"/>
          <w:marBottom w:val="0"/>
          <w:divBdr>
            <w:top w:val="none" w:sz="0" w:space="0" w:color="auto"/>
            <w:left w:val="none" w:sz="0" w:space="0" w:color="auto"/>
            <w:bottom w:val="none" w:sz="0" w:space="0" w:color="auto"/>
            <w:right w:val="none" w:sz="0" w:space="0" w:color="auto"/>
          </w:divBdr>
        </w:div>
        <w:div w:id="2094232373">
          <w:marLeft w:val="480"/>
          <w:marRight w:val="0"/>
          <w:marTop w:val="0"/>
          <w:marBottom w:val="0"/>
          <w:divBdr>
            <w:top w:val="none" w:sz="0" w:space="0" w:color="auto"/>
            <w:left w:val="none" w:sz="0" w:space="0" w:color="auto"/>
            <w:bottom w:val="none" w:sz="0" w:space="0" w:color="auto"/>
            <w:right w:val="none" w:sz="0" w:space="0" w:color="auto"/>
          </w:divBdr>
        </w:div>
        <w:div w:id="1376345354">
          <w:marLeft w:val="480"/>
          <w:marRight w:val="0"/>
          <w:marTop w:val="0"/>
          <w:marBottom w:val="0"/>
          <w:divBdr>
            <w:top w:val="none" w:sz="0" w:space="0" w:color="auto"/>
            <w:left w:val="none" w:sz="0" w:space="0" w:color="auto"/>
            <w:bottom w:val="none" w:sz="0" w:space="0" w:color="auto"/>
            <w:right w:val="none" w:sz="0" w:space="0" w:color="auto"/>
          </w:divBdr>
        </w:div>
        <w:div w:id="1627010377">
          <w:marLeft w:val="480"/>
          <w:marRight w:val="0"/>
          <w:marTop w:val="0"/>
          <w:marBottom w:val="0"/>
          <w:divBdr>
            <w:top w:val="none" w:sz="0" w:space="0" w:color="auto"/>
            <w:left w:val="none" w:sz="0" w:space="0" w:color="auto"/>
            <w:bottom w:val="none" w:sz="0" w:space="0" w:color="auto"/>
            <w:right w:val="none" w:sz="0" w:space="0" w:color="auto"/>
          </w:divBdr>
        </w:div>
        <w:div w:id="1007636938">
          <w:marLeft w:val="480"/>
          <w:marRight w:val="0"/>
          <w:marTop w:val="0"/>
          <w:marBottom w:val="0"/>
          <w:divBdr>
            <w:top w:val="none" w:sz="0" w:space="0" w:color="auto"/>
            <w:left w:val="none" w:sz="0" w:space="0" w:color="auto"/>
            <w:bottom w:val="none" w:sz="0" w:space="0" w:color="auto"/>
            <w:right w:val="none" w:sz="0" w:space="0" w:color="auto"/>
          </w:divBdr>
        </w:div>
        <w:div w:id="1345740732">
          <w:marLeft w:val="480"/>
          <w:marRight w:val="0"/>
          <w:marTop w:val="0"/>
          <w:marBottom w:val="0"/>
          <w:divBdr>
            <w:top w:val="none" w:sz="0" w:space="0" w:color="auto"/>
            <w:left w:val="none" w:sz="0" w:space="0" w:color="auto"/>
            <w:bottom w:val="none" w:sz="0" w:space="0" w:color="auto"/>
            <w:right w:val="none" w:sz="0" w:space="0" w:color="auto"/>
          </w:divBdr>
        </w:div>
        <w:div w:id="1567450301">
          <w:marLeft w:val="480"/>
          <w:marRight w:val="0"/>
          <w:marTop w:val="0"/>
          <w:marBottom w:val="0"/>
          <w:divBdr>
            <w:top w:val="none" w:sz="0" w:space="0" w:color="auto"/>
            <w:left w:val="none" w:sz="0" w:space="0" w:color="auto"/>
            <w:bottom w:val="none" w:sz="0" w:space="0" w:color="auto"/>
            <w:right w:val="none" w:sz="0" w:space="0" w:color="auto"/>
          </w:divBdr>
        </w:div>
        <w:div w:id="1126897456">
          <w:marLeft w:val="480"/>
          <w:marRight w:val="0"/>
          <w:marTop w:val="0"/>
          <w:marBottom w:val="0"/>
          <w:divBdr>
            <w:top w:val="none" w:sz="0" w:space="0" w:color="auto"/>
            <w:left w:val="none" w:sz="0" w:space="0" w:color="auto"/>
            <w:bottom w:val="none" w:sz="0" w:space="0" w:color="auto"/>
            <w:right w:val="none" w:sz="0" w:space="0" w:color="auto"/>
          </w:divBdr>
        </w:div>
        <w:div w:id="259603009">
          <w:marLeft w:val="480"/>
          <w:marRight w:val="0"/>
          <w:marTop w:val="0"/>
          <w:marBottom w:val="0"/>
          <w:divBdr>
            <w:top w:val="none" w:sz="0" w:space="0" w:color="auto"/>
            <w:left w:val="none" w:sz="0" w:space="0" w:color="auto"/>
            <w:bottom w:val="none" w:sz="0" w:space="0" w:color="auto"/>
            <w:right w:val="none" w:sz="0" w:space="0" w:color="auto"/>
          </w:divBdr>
        </w:div>
        <w:div w:id="1915628663">
          <w:marLeft w:val="480"/>
          <w:marRight w:val="0"/>
          <w:marTop w:val="0"/>
          <w:marBottom w:val="0"/>
          <w:divBdr>
            <w:top w:val="none" w:sz="0" w:space="0" w:color="auto"/>
            <w:left w:val="none" w:sz="0" w:space="0" w:color="auto"/>
            <w:bottom w:val="none" w:sz="0" w:space="0" w:color="auto"/>
            <w:right w:val="none" w:sz="0" w:space="0" w:color="auto"/>
          </w:divBdr>
        </w:div>
        <w:div w:id="1927154613">
          <w:marLeft w:val="480"/>
          <w:marRight w:val="0"/>
          <w:marTop w:val="0"/>
          <w:marBottom w:val="0"/>
          <w:divBdr>
            <w:top w:val="none" w:sz="0" w:space="0" w:color="auto"/>
            <w:left w:val="none" w:sz="0" w:space="0" w:color="auto"/>
            <w:bottom w:val="none" w:sz="0" w:space="0" w:color="auto"/>
            <w:right w:val="none" w:sz="0" w:space="0" w:color="auto"/>
          </w:divBdr>
        </w:div>
        <w:div w:id="722025212">
          <w:marLeft w:val="480"/>
          <w:marRight w:val="0"/>
          <w:marTop w:val="0"/>
          <w:marBottom w:val="0"/>
          <w:divBdr>
            <w:top w:val="none" w:sz="0" w:space="0" w:color="auto"/>
            <w:left w:val="none" w:sz="0" w:space="0" w:color="auto"/>
            <w:bottom w:val="none" w:sz="0" w:space="0" w:color="auto"/>
            <w:right w:val="none" w:sz="0" w:space="0" w:color="auto"/>
          </w:divBdr>
        </w:div>
        <w:div w:id="2092773571">
          <w:marLeft w:val="480"/>
          <w:marRight w:val="0"/>
          <w:marTop w:val="0"/>
          <w:marBottom w:val="0"/>
          <w:divBdr>
            <w:top w:val="none" w:sz="0" w:space="0" w:color="auto"/>
            <w:left w:val="none" w:sz="0" w:space="0" w:color="auto"/>
            <w:bottom w:val="none" w:sz="0" w:space="0" w:color="auto"/>
            <w:right w:val="none" w:sz="0" w:space="0" w:color="auto"/>
          </w:divBdr>
        </w:div>
        <w:div w:id="1134253206">
          <w:marLeft w:val="480"/>
          <w:marRight w:val="0"/>
          <w:marTop w:val="0"/>
          <w:marBottom w:val="0"/>
          <w:divBdr>
            <w:top w:val="none" w:sz="0" w:space="0" w:color="auto"/>
            <w:left w:val="none" w:sz="0" w:space="0" w:color="auto"/>
            <w:bottom w:val="none" w:sz="0" w:space="0" w:color="auto"/>
            <w:right w:val="none" w:sz="0" w:space="0" w:color="auto"/>
          </w:divBdr>
        </w:div>
        <w:div w:id="300305005">
          <w:marLeft w:val="480"/>
          <w:marRight w:val="0"/>
          <w:marTop w:val="0"/>
          <w:marBottom w:val="0"/>
          <w:divBdr>
            <w:top w:val="none" w:sz="0" w:space="0" w:color="auto"/>
            <w:left w:val="none" w:sz="0" w:space="0" w:color="auto"/>
            <w:bottom w:val="none" w:sz="0" w:space="0" w:color="auto"/>
            <w:right w:val="none" w:sz="0" w:space="0" w:color="auto"/>
          </w:divBdr>
        </w:div>
        <w:div w:id="1160652614">
          <w:marLeft w:val="480"/>
          <w:marRight w:val="0"/>
          <w:marTop w:val="0"/>
          <w:marBottom w:val="0"/>
          <w:divBdr>
            <w:top w:val="none" w:sz="0" w:space="0" w:color="auto"/>
            <w:left w:val="none" w:sz="0" w:space="0" w:color="auto"/>
            <w:bottom w:val="none" w:sz="0" w:space="0" w:color="auto"/>
            <w:right w:val="none" w:sz="0" w:space="0" w:color="auto"/>
          </w:divBdr>
        </w:div>
        <w:div w:id="702173397">
          <w:marLeft w:val="480"/>
          <w:marRight w:val="0"/>
          <w:marTop w:val="0"/>
          <w:marBottom w:val="0"/>
          <w:divBdr>
            <w:top w:val="none" w:sz="0" w:space="0" w:color="auto"/>
            <w:left w:val="none" w:sz="0" w:space="0" w:color="auto"/>
            <w:bottom w:val="none" w:sz="0" w:space="0" w:color="auto"/>
            <w:right w:val="none" w:sz="0" w:space="0" w:color="auto"/>
          </w:divBdr>
        </w:div>
        <w:div w:id="651107636">
          <w:marLeft w:val="480"/>
          <w:marRight w:val="0"/>
          <w:marTop w:val="0"/>
          <w:marBottom w:val="0"/>
          <w:divBdr>
            <w:top w:val="none" w:sz="0" w:space="0" w:color="auto"/>
            <w:left w:val="none" w:sz="0" w:space="0" w:color="auto"/>
            <w:bottom w:val="none" w:sz="0" w:space="0" w:color="auto"/>
            <w:right w:val="none" w:sz="0" w:space="0" w:color="auto"/>
          </w:divBdr>
        </w:div>
        <w:div w:id="1476483158">
          <w:marLeft w:val="480"/>
          <w:marRight w:val="0"/>
          <w:marTop w:val="0"/>
          <w:marBottom w:val="0"/>
          <w:divBdr>
            <w:top w:val="none" w:sz="0" w:space="0" w:color="auto"/>
            <w:left w:val="none" w:sz="0" w:space="0" w:color="auto"/>
            <w:bottom w:val="none" w:sz="0" w:space="0" w:color="auto"/>
            <w:right w:val="none" w:sz="0" w:space="0" w:color="auto"/>
          </w:divBdr>
        </w:div>
        <w:div w:id="1994983765">
          <w:marLeft w:val="480"/>
          <w:marRight w:val="0"/>
          <w:marTop w:val="0"/>
          <w:marBottom w:val="0"/>
          <w:divBdr>
            <w:top w:val="none" w:sz="0" w:space="0" w:color="auto"/>
            <w:left w:val="none" w:sz="0" w:space="0" w:color="auto"/>
            <w:bottom w:val="none" w:sz="0" w:space="0" w:color="auto"/>
            <w:right w:val="none" w:sz="0" w:space="0" w:color="auto"/>
          </w:divBdr>
        </w:div>
        <w:div w:id="300229530">
          <w:marLeft w:val="480"/>
          <w:marRight w:val="0"/>
          <w:marTop w:val="0"/>
          <w:marBottom w:val="0"/>
          <w:divBdr>
            <w:top w:val="none" w:sz="0" w:space="0" w:color="auto"/>
            <w:left w:val="none" w:sz="0" w:space="0" w:color="auto"/>
            <w:bottom w:val="none" w:sz="0" w:space="0" w:color="auto"/>
            <w:right w:val="none" w:sz="0" w:space="0" w:color="auto"/>
          </w:divBdr>
        </w:div>
        <w:div w:id="1764884866">
          <w:marLeft w:val="480"/>
          <w:marRight w:val="0"/>
          <w:marTop w:val="0"/>
          <w:marBottom w:val="0"/>
          <w:divBdr>
            <w:top w:val="none" w:sz="0" w:space="0" w:color="auto"/>
            <w:left w:val="none" w:sz="0" w:space="0" w:color="auto"/>
            <w:bottom w:val="none" w:sz="0" w:space="0" w:color="auto"/>
            <w:right w:val="none" w:sz="0" w:space="0" w:color="auto"/>
          </w:divBdr>
        </w:div>
        <w:div w:id="1769933222">
          <w:marLeft w:val="480"/>
          <w:marRight w:val="0"/>
          <w:marTop w:val="0"/>
          <w:marBottom w:val="0"/>
          <w:divBdr>
            <w:top w:val="none" w:sz="0" w:space="0" w:color="auto"/>
            <w:left w:val="none" w:sz="0" w:space="0" w:color="auto"/>
            <w:bottom w:val="none" w:sz="0" w:space="0" w:color="auto"/>
            <w:right w:val="none" w:sz="0" w:space="0" w:color="auto"/>
          </w:divBdr>
        </w:div>
        <w:div w:id="1118262100">
          <w:marLeft w:val="480"/>
          <w:marRight w:val="0"/>
          <w:marTop w:val="0"/>
          <w:marBottom w:val="0"/>
          <w:divBdr>
            <w:top w:val="none" w:sz="0" w:space="0" w:color="auto"/>
            <w:left w:val="none" w:sz="0" w:space="0" w:color="auto"/>
            <w:bottom w:val="none" w:sz="0" w:space="0" w:color="auto"/>
            <w:right w:val="none" w:sz="0" w:space="0" w:color="auto"/>
          </w:divBdr>
        </w:div>
        <w:div w:id="1711564907">
          <w:marLeft w:val="480"/>
          <w:marRight w:val="0"/>
          <w:marTop w:val="0"/>
          <w:marBottom w:val="0"/>
          <w:divBdr>
            <w:top w:val="none" w:sz="0" w:space="0" w:color="auto"/>
            <w:left w:val="none" w:sz="0" w:space="0" w:color="auto"/>
            <w:bottom w:val="none" w:sz="0" w:space="0" w:color="auto"/>
            <w:right w:val="none" w:sz="0" w:space="0" w:color="auto"/>
          </w:divBdr>
        </w:div>
        <w:div w:id="1926500042">
          <w:marLeft w:val="480"/>
          <w:marRight w:val="0"/>
          <w:marTop w:val="0"/>
          <w:marBottom w:val="0"/>
          <w:divBdr>
            <w:top w:val="none" w:sz="0" w:space="0" w:color="auto"/>
            <w:left w:val="none" w:sz="0" w:space="0" w:color="auto"/>
            <w:bottom w:val="none" w:sz="0" w:space="0" w:color="auto"/>
            <w:right w:val="none" w:sz="0" w:space="0" w:color="auto"/>
          </w:divBdr>
        </w:div>
        <w:div w:id="1720669689">
          <w:marLeft w:val="480"/>
          <w:marRight w:val="0"/>
          <w:marTop w:val="0"/>
          <w:marBottom w:val="0"/>
          <w:divBdr>
            <w:top w:val="none" w:sz="0" w:space="0" w:color="auto"/>
            <w:left w:val="none" w:sz="0" w:space="0" w:color="auto"/>
            <w:bottom w:val="none" w:sz="0" w:space="0" w:color="auto"/>
            <w:right w:val="none" w:sz="0" w:space="0" w:color="auto"/>
          </w:divBdr>
        </w:div>
        <w:div w:id="1588996513">
          <w:marLeft w:val="480"/>
          <w:marRight w:val="0"/>
          <w:marTop w:val="0"/>
          <w:marBottom w:val="0"/>
          <w:divBdr>
            <w:top w:val="none" w:sz="0" w:space="0" w:color="auto"/>
            <w:left w:val="none" w:sz="0" w:space="0" w:color="auto"/>
            <w:bottom w:val="none" w:sz="0" w:space="0" w:color="auto"/>
            <w:right w:val="none" w:sz="0" w:space="0" w:color="auto"/>
          </w:divBdr>
        </w:div>
        <w:div w:id="497156960">
          <w:marLeft w:val="480"/>
          <w:marRight w:val="0"/>
          <w:marTop w:val="0"/>
          <w:marBottom w:val="0"/>
          <w:divBdr>
            <w:top w:val="none" w:sz="0" w:space="0" w:color="auto"/>
            <w:left w:val="none" w:sz="0" w:space="0" w:color="auto"/>
            <w:bottom w:val="none" w:sz="0" w:space="0" w:color="auto"/>
            <w:right w:val="none" w:sz="0" w:space="0" w:color="auto"/>
          </w:divBdr>
        </w:div>
        <w:div w:id="2113894992">
          <w:marLeft w:val="480"/>
          <w:marRight w:val="0"/>
          <w:marTop w:val="0"/>
          <w:marBottom w:val="0"/>
          <w:divBdr>
            <w:top w:val="none" w:sz="0" w:space="0" w:color="auto"/>
            <w:left w:val="none" w:sz="0" w:space="0" w:color="auto"/>
            <w:bottom w:val="none" w:sz="0" w:space="0" w:color="auto"/>
            <w:right w:val="none" w:sz="0" w:space="0" w:color="auto"/>
          </w:divBdr>
        </w:div>
        <w:div w:id="175191692">
          <w:marLeft w:val="480"/>
          <w:marRight w:val="0"/>
          <w:marTop w:val="0"/>
          <w:marBottom w:val="0"/>
          <w:divBdr>
            <w:top w:val="none" w:sz="0" w:space="0" w:color="auto"/>
            <w:left w:val="none" w:sz="0" w:space="0" w:color="auto"/>
            <w:bottom w:val="none" w:sz="0" w:space="0" w:color="auto"/>
            <w:right w:val="none" w:sz="0" w:space="0" w:color="auto"/>
          </w:divBdr>
        </w:div>
        <w:div w:id="746002399">
          <w:marLeft w:val="480"/>
          <w:marRight w:val="0"/>
          <w:marTop w:val="0"/>
          <w:marBottom w:val="0"/>
          <w:divBdr>
            <w:top w:val="none" w:sz="0" w:space="0" w:color="auto"/>
            <w:left w:val="none" w:sz="0" w:space="0" w:color="auto"/>
            <w:bottom w:val="none" w:sz="0" w:space="0" w:color="auto"/>
            <w:right w:val="none" w:sz="0" w:space="0" w:color="auto"/>
          </w:divBdr>
        </w:div>
        <w:div w:id="1321930440">
          <w:marLeft w:val="480"/>
          <w:marRight w:val="0"/>
          <w:marTop w:val="0"/>
          <w:marBottom w:val="0"/>
          <w:divBdr>
            <w:top w:val="none" w:sz="0" w:space="0" w:color="auto"/>
            <w:left w:val="none" w:sz="0" w:space="0" w:color="auto"/>
            <w:bottom w:val="none" w:sz="0" w:space="0" w:color="auto"/>
            <w:right w:val="none" w:sz="0" w:space="0" w:color="auto"/>
          </w:divBdr>
        </w:div>
        <w:div w:id="519003112">
          <w:marLeft w:val="480"/>
          <w:marRight w:val="0"/>
          <w:marTop w:val="0"/>
          <w:marBottom w:val="0"/>
          <w:divBdr>
            <w:top w:val="none" w:sz="0" w:space="0" w:color="auto"/>
            <w:left w:val="none" w:sz="0" w:space="0" w:color="auto"/>
            <w:bottom w:val="none" w:sz="0" w:space="0" w:color="auto"/>
            <w:right w:val="none" w:sz="0" w:space="0" w:color="auto"/>
          </w:divBdr>
        </w:div>
        <w:div w:id="1903523876">
          <w:marLeft w:val="480"/>
          <w:marRight w:val="0"/>
          <w:marTop w:val="0"/>
          <w:marBottom w:val="0"/>
          <w:divBdr>
            <w:top w:val="none" w:sz="0" w:space="0" w:color="auto"/>
            <w:left w:val="none" w:sz="0" w:space="0" w:color="auto"/>
            <w:bottom w:val="none" w:sz="0" w:space="0" w:color="auto"/>
            <w:right w:val="none" w:sz="0" w:space="0" w:color="auto"/>
          </w:divBdr>
        </w:div>
        <w:div w:id="386105121">
          <w:marLeft w:val="480"/>
          <w:marRight w:val="0"/>
          <w:marTop w:val="0"/>
          <w:marBottom w:val="0"/>
          <w:divBdr>
            <w:top w:val="none" w:sz="0" w:space="0" w:color="auto"/>
            <w:left w:val="none" w:sz="0" w:space="0" w:color="auto"/>
            <w:bottom w:val="none" w:sz="0" w:space="0" w:color="auto"/>
            <w:right w:val="none" w:sz="0" w:space="0" w:color="auto"/>
          </w:divBdr>
        </w:div>
        <w:div w:id="972294286">
          <w:marLeft w:val="480"/>
          <w:marRight w:val="0"/>
          <w:marTop w:val="0"/>
          <w:marBottom w:val="0"/>
          <w:divBdr>
            <w:top w:val="none" w:sz="0" w:space="0" w:color="auto"/>
            <w:left w:val="none" w:sz="0" w:space="0" w:color="auto"/>
            <w:bottom w:val="none" w:sz="0" w:space="0" w:color="auto"/>
            <w:right w:val="none" w:sz="0" w:space="0" w:color="auto"/>
          </w:divBdr>
        </w:div>
        <w:div w:id="846020079">
          <w:marLeft w:val="480"/>
          <w:marRight w:val="0"/>
          <w:marTop w:val="0"/>
          <w:marBottom w:val="0"/>
          <w:divBdr>
            <w:top w:val="none" w:sz="0" w:space="0" w:color="auto"/>
            <w:left w:val="none" w:sz="0" w:space="0" w:color="auto"/>
            <w:bottom w:val="none" w:sz="0" w:space="0" w:color="auto"/>
            <w:right w:val="none" w:sz="0" w:space="0" w:color="auto"/>
          </w:divBdr>
        </w:div>
        <w:div w:id="587886784">
          <w:marLeft w:val="480"/>
          <w:marRight w:val="0"/>
          <w:marTop w:val="0"/>
          <w:marBottom w:val="0"/>
          <w:divBdr>
            <w:top w:val="none" w:sz="0" w:space="0" w:color="auto"/>
            <w:left w:val="none" w:sz="0" w:space="0" w:color="auto"/>
            <w:bottom w:val="none" w:sz="0" w:space="0" w:color="auto"/>
            <w:right w:val="none" w:sz="0" w:space="0" w:color="auto"/>
          </w:divBdr>
        </w:div>
        <w:div w:id="366225712">
          <w:marLeft w:val="480"/>
          <w:marRight w:val="0"/>
          <w:marTop w:val="0"/>
          <w:marBottom w:val="0"/>
          <w:divBdr>
            <w:top w:val="none" w:sz="0" w:space="0" w:color="auto"/>
            <w:left w:val="none" w:sz="0" w:space="0" w:color="auto"/>
            <w:bottom w:val="none" w:sz="0" w:space="0" w:color="auto"/>
            <w:right w:val="none" w:sz="0" w:space="0" w:color="auto"/>
          </w:divBdr>
        </w:div>
        <w:div w:id="558322831">
          <w:marLeft w:val="480"/>
          <w:marRight w:val="0"/>
          <w:marTop w:val="0"/>
          <w:marBottom w:val="0"/>
          <w:divBdr>
            <w:top w:val="none" w:sz="0" w:space="0" w:color="auto"/>
            <w:left w:val="none" w:sz="0" w:space="0" w:color="auto"/>
            <w:bottom w:val="none" w:sz="0" w:space="0" w:color="auto"/>
            <w:right w:val="none" w:sz="0" w:space="0" w:color="auto"/>
          </w:divBdr>
        </w:div>
        <w:div w:id="222259841">
          <w:marLeft w:val="480"/>
          <w:marRight w:val="0"/>
          <w:marTop w:val="0"/>
          <w:marBottom w:val="0"/>
          <w:divBdr>
            <w:top w:val="none" w:sz="0" w:space="0" w:color="auto"/>
            <w:left w:val="none" w:sz="0" w:space="0" w:color="auto"/>
            <w:bottom w:val="none" w:sz="0" w:space="0" w:color="auto"/>
            <w:right w:val="none" w:sz="0" w:space="0" w:color="auto"/>
          </w:divBdr>
        </w:div>
        <w:div w:id="124080720">
          <w:marLeft w:val="480"/>
          <w:marRight w:val="0"/>
          <w:marTop w:val="0"/>
          <w:marBottom w:val="0"/>
          <w:divBdr>
            <w:top w:val="none" w:sz="0" w:space="0" w:color="auto"/>
            <w:left w:val="none" w:sz="0" w:space="0" w:color="auto"/>
            <w:bottom w:val="none" w:sz="0" w:space="0" w:color="auto"/>
            <w:right w:val="none" w:sz="0" w:space="0" w:color="auto"/>
          </w:divBdr>
        </w:div>
        <w:div w:id="1684044561">
          <w:marLeft w:val="480"/>
          <w:marRight w:val="0"/>
          <w:marTop w:val="0"/>
          <w:marBottom w:val="0"/>
          <w:divBdr>
            <w:top w:val="none" w:sz="0" w:space="0" w:color="auto"/>
            <w:left w:val="none" w:sz="0" w:space="0" w:color="auto"/>
            <w:bottom w:val="none" w:sz="0" w:space="0" w:color="auto"/>
            <w:right w:val="none" w:sz="0" w:space="0" w:color="auto"/>
          </w:divBdr>
        </w:div>
        <w:div w:id="1630429368">
          <w:marLeft w:val="480"/>
          <w:marRight w:val="0"/>
          <w:marTop w:val="0"/>
          <w:marBottom w:val="0"/>
          <w:divBdr>
            <w:top w:val="none" w:sz="0" w:space="0" w:color="auto"/>
            <w:left w:val="none" w:sz="0" w:space="0" w:color="auto"/>
            <w:bottom w:val="none" w:sz="0" w:space="0" w:color="auto"/>
            <w:right w:val="none" w:sz="0" w:space="0" w:color="auto"/>
          </w:divBdr>
        </w:div>
      </w:divsChild>
    </w:div>
    <w:div w:id="190077271">
      <w:bodyDiv w:val="1"/>
      <w:marLeft w:val="0"/>
      <w:marRight w:val="0"/>
      <w:marTop w:val="0"/>
      <w:marBottom w:val="0"/>
      <w:divBdr>
        <w:top w:val="none" w:sz="0" w:space="0" w:color="auto"/>
        <w:left w:val="none" w:sz="0" w:space="0" w:color="auto"/>
        <w:bottom w:val="none" w:sz="0" w:space="0" w:color="auto"/>
        <w:right w:val="none" w:sz="0" w:space="0" w:color="auto"/>
      </w:divBdr>
      <w:divsChild>
        <w:div w:id="3672724">
          <w:marLeft w:val="480"/>
          <w:marRight w:val="0"/>
          <w:marTop w:val="0"/>
          <w:marBottom w:val="0"/>
          <w:divBdr>
            <w:top w:val="none" w:sz="0" w:space="0" w:color="auto"/>
            <w:left w:val="none" w:sz="0" w:space="0" w:color="auto"/>
            <w:bottom w:val="none" w:sz="0" w:space="0" w:color="auto"/>
            <w:right w:val="none" w:sz="0" w:space="0" w:color="auto"/>
          </w:divBdr>
        </w:div>
        <w:div w:id="8679497">
          <w:marLeft w:val="480"/>
          <w:marRight w:val="0"/>
          <w:marTop w:val="0"/>
          <w:marBottom w:val="0"/>
          <w:divBdr>
            <w:top w:val="none" w:sz="0" w:space="0" w:color="auto"/>
            <w:left w:val="none" w:sz="0" w:space="0" w:color="auto"/>
            <w:bottom w:val="none" w:sz="0" w:space="0" w:color="auto"/>
            <w:right w:val="none" w:sz="0" w:space="0" w:color="auto"/>
          </w:divBdr>
        </w:div>
        <w:div w:id="17779166">
          <w:marLeft w:val="480"/>
          <w:marRight w:val="0"/>
          <w:marTop w:val="0"/>
          <w:marBottom w:val="0"/>
          <w:divBdr>
            <w:top w:val="none" w:sz="0" w:space="0" w:color="auto"/>
            <w:left w:val="none" w:sz="0" w:space="0" w:color="auto"/>
            <w:bottom w:val="none" w:sz="0" w:space="0" w:color="auto"/>
            <w:right w:val="none" w:sz="0" w:space="0" w:color="auto"/>
          </w:divBdr>
        </w:div>
        <w:div w:id="75590345">
          <w:marLeft w:val="480"/>
          <w:marRight w:val="0"/>
          <w:marTop w:val="0"/>
          <w:marBottom w:val="0"/>
          <w:divBdr>
            <w:top w:val="none" w:sz="0" w:space="0" w:color="auto"/>
            <w:left w:val="none" w:sz="0" w:space="0" w:color="auto"/>
            <w:bottom w:val="none" w:sz="0" w:space="0" w:color="auto"/>
            <w:right w:val="none" w:sz="0" w:space="0" w:color="auto"/>
          </w:divBdr>
        </w:div>
        <w:div w:id="156042858">
          <w:marLeft w:val="480"/>
          <w:marRight w:val="0"/>
          <w:marTop w:val="0"/>
          <w:marBottom w:val="0"/>
          <w:divBdr>
            <w:top w:val="none" w:sz="0" w:space="0" w:color="auto"/>
            <w:left w:val="none" w:sz="0" w:space="0" w:color="auto"/>
            <w:bottom w:val="none" w:sz="0" w:space="0" w:color="auto"/>
            <w:right w:val="none" w:sz="0" w:space="0" w:color="auto"/>
          </w:divBdr>
        </w:div>
        <w:div w:id="165020696">
          <w:marLeft w:val="480"/>
          <w:marRight w:val="0"/>
          <w:marTop w:val="0"/>
          <w:marBottom w:val="0"/>
          <w:divBdr>
            <w:top w:val="none" w:sz="0" w:space="0" w:color="auto"/>
            <w:left w:val="none" w:sz="0" w:space="0" w:color="auto"/>
            <w:bottom w:val="none" w:sz="0" w:space="0" w:color="auto"/>
            <w:right w:val="none" w:sz="0" w:space="0" w:color="auto"/>
          </w:divBdr>
        </w:div>
        <w:div w:id="168957000">
          <w:marLeft w:val="480"/>
          <w:marRight w:val="0"/>
          <w:marTop w:val="0"/>
          <w:marBottom w:val="0"/>
          <w:divBdr>
            <w:top w:val="none" w:sz="0" w:space="0" w:color="auto"/>
            <w:left w:val="none" w:sz="0" w:space="0" w:color="auto"/>
            <w:bottom w:val="none" w:sz="0" w:space="0" w:color="auto"/>
            <w:right w:val="none" w:sz="0" w:space="0" w:color="auto"/>
          </w:divBdr>
        </w:div>
        <w:div w:id="214631154">
          <w:marLeft w:val="480"/>
          <w:marRight w:val="0"/>
          <w:marTop w:val="0"/>
          <w:marBottom w:val="0"/>
          <w:divBdr>
            <w:top w:val="none" w:sz="0" w:space="0" w:color="auto"/>
            <w:left w:val="none" w:sz="0" w:space="0" w:color="auto"/>
            <w:bottom w:val="none" w:sz="0" w:space="0" w:color="auto"/>
            <w:right w:val="none" w:sz="0" w:space="0" w:color="auto"/>
          </w:divBdr>
        </w:div>
        <w:div w:id="256639033">
          <w:marLeft w:val="480"/>
          <w:marRight w:val="0"/>
          <w:marTop w:val="0"/>
          <w:marBottom w:val="0"/>
          <w:divBdr>
            <w:top w:val="none" w:sz="0" w:space="0" w:color="auto"/>
            <w:left w:val="none" w:sz="0" w:space="0" w:color="auto"/>
            <w:bottom w:val="none" w:sz="0" w:space="0" w:color="auto"/>
            <w:right w:val="none" w:sz="0" w:space="0" w:color="auto"/>
          </w:divBdr>
        </w:div>
        <w:div w:id="284577336">
          <w:marLeft w:val="480"/>
          <w:marRight w:val="0"/>
          <w:marTop w:val="0"/>
          <w:marBottom w:val="0"/>
          <w:divBdr>
            <w:top w:val="none" w:sz="0" w:space="0" w:color="auto"/>
            <w:left w:val="none" w:sz="0" w:space="0" w:color="auto"/>
            <w:bottom w:val="none" w:sz="0" w:space="0" w:color="auto"/>
            <w:right w:val="none" w:sz="0" w:space="0" w:color="auto"/>
          </w:divBdr>
        </w:div>
        <w:div w:id="301812126">
          <w:marLeft w:val="480"/>
          <w:marRight w:val="0"/>
          <w:marTop w:val="0"/>
          <w:marBottom w:val="0"/>
          <w:divBdr>
            <w:top w:val="none" w:sz="0" w:space="0" w:color="auto"/>
            <w:left w:val="none" w:sz="0" w:space="0" w:color="auto"/>
            <w:bottom w:val="none" w:sz="0" w:space="0" w:color="auto"/>
            <w:right w:val="none" w:sz="0" w:space="0" w:color="auto"/>
          </w:divBdr>
        </w:div>
        <w:div w:id="358892998">
          <w:marLeft w:val="480"/>
          <w:marRight w:val="0"/>
          <w:marTop w:val="0"/>
          <w:marBottom w:val="0"/>
          <w:divBdr>
            <w:top w:val="none" w:sz="0" w:space="0" w:color="auto"/>
            <w:left w:val="none" w:sz="0" w:space="0" w:color="auto"/>
            <w:bottom w:val="none" w:sz="0" w:space="0" w:color="auto"/>
            <w:right w:val="none" w:sz="0" w:space="0" w:color="auto"/>
          </w:divBdr>
        </w:div>
        <w:div w:id="373895907">
          <w:marLeft w:val="480"/>
          <w:marRight w:val="0"/>
          <w:marTop w:val="0"/>
          <w:marBottom w:val="0"/>
          <w:divBdr>
            <w:top w:val="none" w:sz="0" w:space="0" w:color="auto"/>
            <w:left w:val="none" w:sz="0" w:space="0" w:color="auto"/>
            <w:bottom w:val="none" w:sz="0" w:space="0" w:color="auto"/>
            <w:right w:val="none" w:sz="0" w:space="0" w:color="auto"/>
          </w:divBdr>
        </w:div>
        <w:div w:id="391660548">
          <w:marLeft w:val="480"/>
          <w:marRight w:val="0"/>
          <w:marTop w:val="0"/>
          <w:marBottom w:val="0"/>
          <w:divBdr>
            <w:top w:val="none" w:sz="0" w:space="0" w:color="auto"/>
            <w:left w:val="none" w:sz="0" w:space="0" w:color="auto"/>
            <w:bottom w:val="none" w:sz="0" w:space="0" w:color="auto"/>
            <w:right w:val="none" w:sz="0" w:space="0" w:color="auto"/>
          </w:divBdr>
        </w:div>
        <w:div w:id="433331806">
          <w:marLeft w:val="480"/>
          <w:marRight w:val="0"/>
          <w:marTop w:val="0"/>
          <w:marBottom w:val="0"/>
          <w:divBdr>
            <w:top w:val="none" w:sz="0" w:space="0" w:color="auto"/>
            <w:left w:val="none" w:sz="0" w:space="0" w:color="auto"/>
            <w:bottom w:val="none" w:sz="0" w:space="0" w:color="auto"/>
            <w:right w:val="none" w:sz="0" w:space="0" w:color="auto"/>
          </w:divBdr>
        </w:div>
        <w:div w:id="449669241">
          <w:marLeft w:val="480"/>
          <w:marRight w:val="0"/>
          <w:marTop w:val="0"/>
          <w:marBottom w:val="0"/>
          <w:divBdr>
            <w:top w:val="none" w:sz="0" w:space="0" w:color="auto"/>
            <w:left w:val="none" w:sz="0" w:space="0" w:color="auto"/>
            <w:bottom w:val="none" w:sz="0" w:space="0" w:color="auto"/>
            <w:right w:val="none" w:sz="0" w:space="0" w:color="auto"/>
          </w:divBdr>
        </w:div>
        <w:div w:id="485587768">
          <w:marLeft w:val="480"/>
          <w:marRight w:val="0"/>
          <w:marTop w:val="0"/>
          <w:marBottom w:val="0"/>
          <w:divBdr>
            <w:top w:val="none" w:sz="0" w:space="0" w:color="auto"/>
            <w:left w:val="none" w:sz="0" w:space="0" w:color="auto"/>
            <w:bottom w:val="none" w:sz="0" w:space="0" w:color="auto"/>
            <w:right w:val="none" w:sz="0" w:space="0" w:color="auto"/>
          </w:divBdr>
        </w:div>
        <w:div w:id="504517978">
          <w:marLeft w:val="480"/>
          <w:marRight w:val="0"/>
          <w:marTop w:val="0"/>
          <w:marBottom w:val="0"/>
          <w:divBdr>
            <w:top w:val="none" w:sz="0" w:space="0" w:color="auto"/>
            <w:left w:val="none" w:sz="0" w:space="0" w:color="auto"/>
            <w:bottom w:val="none" w:sz="0" w:space="0" w:color="auto"/>
            <w:right w:val="none" w:sz="0" w:space="0" w:color="auto"/>
          </w:divBdr>
        </w:div>
        <w:div w:id="515267911">
          <w:marLeft w:val="480"/>
          <w:marRight w:val="0"/>
          <w:marTop w:val="0"/>
          <w:marBottom w:val="0"/>
          <w:divBdr>
            <w:top w:val="none" w:sz="0" w:space="0" w:color="auto"/>
            <w:left w:val="none" w:sz="0" w:space="0" w:color="auto"/>
            <w:bottom w:val="none" w:sz="0" w:space="0" w:color="auto"/>
            <w:right w:val="none" w:sz="0" w:space="0" w:color="auto"/>
          </w:divBdr>
        </w:div>
        <w:div w:id="541672546">
          <w:marLeft w:val="480"/>
          <w:marRight w:val="0"/>
          <w:marTop w:val="0"/>
          <w:marBottom w:val="0"/>
          <w:divBdr>
            <w:top w:val="none" w:sz="0" w:space="0" w:color="auto"/>
            <w:left w:val="none" w:sz="0" w:space="0" w:color="auto"/>
            <w:bottom w:val="none" w:sz="0" w:space="0" w:color="auto"/>
            <w:right w:val="none" w:sz="0" w:space="0" w:color="auto"/>
          </w:divBdr>
        </w:div>
        <w:div w:id="550963770">
          <w:marLeft w:val="480"/>
          <w:marRight w:val="0"/>
          <w:marTop w:val="0"/>
          <w:marBottom w:val="0"/>
          <w:divBdr>
            <w:top w:val="none" w:sz="0" w:space="0" w:color="auto"/>
            <w:left w:val="none" w:sz="0" w:space="0" w:color="auto"/>
            <w:bottom w:val="none" w:sz="0" w:space="0" w:color="auto"/>
            <w:right w:val="none" w:sz="0" w:space="0" w:color="auto"/>
          </w:divBdr>
        </w:div>
        <w:div w:id="568074130">
          <w:marLeft w:val="480"/>
          <w:marRight w:val="0"/>
          <w:marTop w:val="0"/>
          <w:marBottom w:val="0"/>
          <w:divBdr>
            <w:top w:val="none" w:sz="0" w:space="0" w:color="auto"/>
            <w:left w:val="none" w:sz="0" w:space="0" w:color="auto"/>
            <w:bottom w:val="none" w:sz="0" w:space="0" w:color="auto"/>
            <w:right w:val="none" w:sz="0" w:space="0" w:color="auto"/>
          </w:divBdr>
        </w:div>
        <w:div w:id="613512751">
          <w:marLeft w:val="480"/>
          <w:marRight w:val="0"/>
          <w:marTop w:val="0"/>
          <w:marBottom w:val="0"/>
          <w:divBdr>
            <w:top w:val="none" w:sz="0" w:space="0" w:color="auto"/>
            <w:left w:val="none" w:sz="0" w:space="0" w:color="auto"/>
            <w:bottom w:val="none" w:sz="0" w:space="0" w:color="auto"/>
            <w:right w:val="none" w:sz="0" w:space="0" w:color="auto"/>
          </w:divBdr>
        </w:div>
        <w:div w:id="626542924">
          <w:marLeft w:val="480"/>
          <w:marRight w:val="0"/>
          <w:marTop w:val="0"/>
          <w:marBottom w:val="0"/>
          <w:divBdr>
            <w:top w:val="none" w:sz="0" w:space="0" w:color="auto"/>
            <w:left w:val="none" w:sz="0" w:space="0" w:color="auto"/>
            <w:bottom w:val="none" w:sz="0" w:space="0" w:color="auto"/>
            <w:right w:val="none" w:sz="0" w:space="0" w:color="auto"/>
          </w:divBdr>
        </w:div>
        <w:div w:id="658189999">
          <w:marLeft w:val="480"/>
          <w:marRight w:val="0"/>
          <w:marTop w:val="0"/>
          <w:marBottom w:val="0"/>
          <w:divBdr>
            <w:top w:val="none" w:sz="0" w:space="0" w:color="auto"/>
            <w:left w:val="none" w:sz="0" w:space="0" w:color="auto"/>
            <w:bottom w:val="none" w:sz="0" w:space="0" w:color="auto"/>
            <w:right w:val="none" w:sz="0" w:space="0" w:color="auto"/>
          </w:divBdr>
        </w:div>
        <w:div w:id="716978090">
          <w:marLeft w:val="480"/>
          <w:marRight w:val="0"/>
          <w:marTop w:val="0"/>
          <w:marBottom w:val="0"/>
          <w:divBdr>
            <w:top w:val="none" w:sz="0" w:space="0" w:color="auto"/>
            <w:left w:val="none" w:sz="0" w:space="0" w:color="auto"/>
            <w:bottom w:val="none" w:sz="0" w:space="0" w:color="auto"/>
            <w:right w:val="none" w:sz="0" w:space="0" w:color="auto"/>
          </w:divBdr>
        </w:div>
        <w:div w:id="733240257">
          <w:marLeft w:val="480"/>
          <w:marRight w:val="0"/>
          <w:marTop w:val="0"/>
          <w:marBottom w:val="0"/>
          <w:divBdr>
            <w:top w:val="none" w:sz="0" w:space="0" w:color="auto"/>
            <w:left w:val="none" w:sz="0" w:space="0" w:color="auto"/>
            <w:bottom w:val="none" w:sz="0" w:space="0" w:color="auto"/>
            <w:right w:val="none" w:sz="0" w:space="0" w:color="auto"/>
          </w:divBdr>
        </w:div>
        <w:div w:id="785739464">
          <w:marLeft w:val="480"/>
          <w:marRight w:val="0"/>
          <w:marTop w:val="0"/>
          <w:marBottom w:val="0"/>
          <w:divBdr>
            <w:top w:val="none" w:sz="0" w:space="0" w:color="auto"/>
            <w:left w:val="none" w:sz="0" w:space="0" w:color="auto"/>
            <w:bottom w:val="none" w:sz="0" w:space="0" w:color="auto"/>
            <w:right w:val="none" w:sz="0" w:space="0" w:color="auto"/>
          </w:divBdr>
        </w:div>
        <w:div w:id="857356275">
          <w:marLeft w:val="480"/>
          <w:marRight w:val="0"/>
          <w:marTop w:val="0"/>
          <w:marBottom w:val="0"/>
          <w:divBdr>
            <w:top w:val="none" w:sz="0" w:space="0" w:color="auto"/>
            <w:left w:val="none" w:sz="0" w:space="0" w:color="auto"/>
            <w:bottom w:val="none" w:sz="0" w:space="0" w:color="auto"/>
            <w:right w:val="none" w:sz="0" w:space="0" w:color="auto"/>
          </w:divBdr>
        </w:div>
        <w:div w:id="904679764">
          <w:marLeft w:val="480"/>
          <w:marRight w:val="0"/>
          <w:marTop w:val="0"/>
          <w:marBottom w:val="0"/>
          <w:divBdr>
            <w:top w:val="none" w:sz="0" w:space="0" w:color="auto"/>
            <w:left w:val="none" w:sz="0" w:space="0" w:color="auto"/>
            <w:bottom w:val="none" w:sz="0" w:space="0" w:color="auto"/>
            <w:right w:val="none" w:sz="0" w:space="0" w:color="auto"/>
          </w:divBdr>
        </w:div>
        <w:div w:id="921765204">
          <w:marLeft w:val="480"/>
          <w:marRight w:val="0"/>
          <w:marTop w:val="0"/>
          <w:marBottom w:val="0"/>
          <w:divBdr>
            <w:top w:val="none" w:sz="0" w:space="0" w:color="auto"/>
            <w:left w:val="none" w:sz="0" w:space="0" w:color="auto"/>
            <w:bottom w:val="none" w:sz="0" w:space="0" w:color="auto"/>
            <w:right w:val="none" w:sz="0" w:space="0" w:color="auto"/>
          </w:divBdr>
        </w:div>
        <w:div w:id="939290284">
          <w:marLeft w:val="480"/>
          <w:marRight w:val="0"/>
          <w:marTop w:val="0"/>
          <w:marBottom w:val="0"/>
          <w:divBdr>
            <w:top w:val="none" w:sz="0" w:space="0" w:color="auto"/>
            <w:left w:val="none" w:sz="0" w:space="0" w:color="auto"/>
            <w:bottom w:val="none" w:sz="0" w:space="0" w:color="auto"/>
            <w:right w:val="none" w:sz="0" w:space="0" w:color="auto"/>
          </w:divBdr>
        </w:div>
        <w:div w:id="941037474">
          <w:marLeft w:val="480"/>
          <w:marRight w:val="0"/>
          <w:marTop w:val="0"/>
          <w:marBottom w:val="0"/>
          <w:divBdr>
            <w:top w:val="none" w:sz="0" w:space="0" w:color="auto"/>
            <w:left w:val="none" w:sz="0" w:space="0" w:color="auto"/>
            <w:bottom w:val="none" w:sz="0" w:space="0" w:color="auto"/>
            <w:right w:val="none" w:sz="0" w:space="0" w:color="auto"/>
          </w:divBdr>
        </w:div>
        <w:div w:id="962614878">
          <w:marLeft w:val="480"/>
          <w:marRight w:val="0"/>
          <w:marTop w:val="0"/>
          <w:marBottom w:val="0"/>
          <w:divBdr>
            <w:top w:val="none" w:sz="0" w:space="0" w:color="auto"/>
            <w:left w:val="none" w:sz="0" w:space="0" w:color="auto"/>
            <w:bottom w:val="none" w:sz="0" w:space="0" w:color="auto"/>
            <w:right w:val="none" w:sz="0" w:space="0" w:color="auto"/>
          </w:divBdr>
        </w:div>
        <w:div w:id="997272865">
          <w:marLeft w:val="480"/>
          <w:marRight w:val="0"/>
          <w:marTop w:val="0"/>
          <w:marBottom w:val="0"/>
          <w:divBdr>
            <w:top w:val="none" w:sz="0" w:space="0" w:color="auto"/>
            <w:left w:val="none" w:sz="0" w:space="0" w:color="auto"/>
            <w:bottom w:val="none" w:sz="0" w:space="0" w:color="auto"/>
            <w:right w:val="none" w:sz="0" w:space="0" w:color="auto"/>
          </w:divBdr>
        </w:div>
        <w:div w:id="1015689494">
          <w:marLeft w:val="480"/>
          <w:marRight w:val="0"/>
          <w:marTop w:val="0"/>
          <w:marBottom w:val="0"/>
          <w:divBdr>
            <w:top w:val="none" w:sz="0" w:space="0" w:color="auto"/>
            <w:left w:val="none" w:sz="0" w:space="0" w:color="auto"/>
            <w:bottom w:val="none" w:sz="0" w:space="0" w:color="auto"/>
            <w:right w:val="none" w:sz="0" w:space="0" w:color="auto"/>
          </w:divBdr>
        </w:div>
        <w:div w:id="1017735859">
          <w:marLeft w:val="480"/>
          <w:marRight w:val="0"/>
          <w:marTop w:val="0"/>
          <w:marBottom w:val="0"/>
          <w:divBdr>
            <w:top w:val="none" w:sz="0" w:space="0" w:color="auto"/>
            <w:left w:val="none" w:sz="0" w:space="0" w:color="auto"/>
            <w:bottom w:val="none" w:sz="0" w:space="0" w:color="auto"/>
            <w:right w:val="none" w:sz="0" w:space="0" w:color="auto"/>
          </w:divBdr>
        </w:div>
        <w:div w:id="1087311688">
          <w:marLeft w:val="480"/>
          <w:marRight w:val="0"/>
          <w:marTop w:val="0"/>
          <w:marBottom w:val="0"/>
          <w:divBdr>
            <w:top w:val="none" w:sz="0" w:space="0" w:color="auto"/>
            <w:left w:val="none" w:sz="0" w:space="0" w:color="auto"/>
            <w:bottom w:val="none" w:sz="0" w:space="0" w:color="auto"/>
            <w:right w:val="none" w:sz="0" w:space="0" w:color="auto"/>
          </w:divBdr>
        </w:div>
        <w:div w:id="1136872331">
          <w:marLeft w:val="480"/>
          <w:marRight w:val="0"/>
          <w:marTop w:val="0"/>
          <w:marBottom w:val="0"/>
          <w:divBdr>
            <w:top w:val="none" w:sz="0" w:space="0" w:color="auto"/>
            <w:left w:val="none" w:sz="0" w:space="0" w:color="auto"/>
            <w:bottom w:val="none" w:sz="0" w:space="0" w:color="auto"/>
            <w:right w:val="none" w:sz="0" w:space="0" w:color="auto"/>
          </w:divBdr>
        </w:div>
        <w:div w:id="1203127898">
          <w:marLeft w:val="480"/>
          <w:marRight w:val="0"/>
          <w:marTop w:val="0"/>
          <w:marBottom w:val="0"/>
          <w:divBdr>
            <w:top w:val="none" w:sz="0" w:space="0" w:color="auto"/>
            <w:left w:val="none" w:sz="0" w:space="0" w:color="auto"/>
            <w:bottom w:val="none" w:sz="0" w:space="0" w:color="auto"/>
            <w:right w:val="none" w:sz="0" w:space="0" w:color="auto"/>
          </w:divBdr>
        </w:div>
        <w:div w:id="1239637004">
          <w:marLeft w:val="480"/>
          <w:marRight w:val="0"/>
          <w:marTop w:val="0"/>
          <w:marBottom w:val="0"/>
          <w:divBdr>
            <w:top w:val="none" w:sz="0" w:space="0" w:color="auto"/>
            <w:left w:val="none" w:sz="0" w:space="0" w:color="auto"/>
            <w:bottom w:val="none" w:sz="0" w:space="0" w:color="auto"/>
            <w:right w:val="none" w:sz="0" w:space="0" w:color="auto"/>
          </w:divBdr>
        </w:div>
        <w:div w:id="1266499429">
          <w:marLeft w:val="480"/>
          <w:marRight w:val="0"/>
          <w:marTop w:val="0"/>
          <w:marBottom w:val="0"/>
          <w:divBdr>
            <w:top w:val="none" w:sz="0" w:space="0" w:color="auto"/>
            <w:left w:val="none" w:sz="0" w:space="0" w:color="auto"/>
            <w:bottom w:val="none" w:sz="0" w:space="0" w:color="auto"/>
            <w:right w:val="none" w:sz="0" w:space="0" w:color="auto"/>
          </w:divBdr>
        </w:div>
        <w:div w:id="1270164041">
          <w:marLeft w:val="480"/>
          <w:marRight w:val="0"/>
          <w:marTop w:val="0"/>
          <w:marBottom w:val="0"/>
          <w:divBdr>
            <w:top w:val="none" w:sz="0" w:space="0" w:color="auto"/>
            <w:left w:val="none" w:sz="0" w:space="0" w:color="auto"/>
            <w:bottom w:val="none" w:sz="0" w:space="0" w:color="auto"/>
            <w:right w:val="none" w:sz="0" w:space="0" w:color="auto"/>
          </w:divBdr>
        </w:div>
        <w:div w:id="1333295732">
          <w:marLeft w:val="480"/>
          <w:marRight w:val="0"/>
          <w:marTop w:val="0"/>
          <w:marBottom w:val="0"/>
          <w:divBdr>
            <w:top w:val="none" w:sz="0" w:space="0" w:color="auto"/>
            <w:left w:val="none" w:sz="0" w:space="0" w:color="auto"/>
            <w:bottom w:val="none" w:sz="0" w:space="0" w:color="auto"/>
            <w:right w:val="none" w:sz="0" w:space="0" w:color="auto"/>
          </w:divBdr>
        </w:div>
        <w:div w:id="1356885913">
          <w:marLeft w:val="480"/>
          <w:marRight w:val="0"/>
          <w:marTop w:val="0"/>
          <w:marBottom w:val="0"/>
          <w:divBdr>
            <w:top w:val="none" w:sz="0" w:space="0" w:color="auto"/>
            <w:left w:val="none" w:sz="0" w:space="0" w:color="auto"/>
            <w:bottom w:val="none" w:sz="0" w:space="0" w:color="auto"/>
            <w:right w:val="none" w:sz="0" w:space="0" w:color="auto"/>
          </w:divBdr>
        </w:div>
        <w:div w:id="1383090883">
          <w:marLeft w:val="480"/>
          <w:marRight w:val="0"/>
          <w:marTop w:val="0"/>
          <w:marBottom w:val="0"/>
          <w:divBdr>
            <w:top w:val="none" w:sz="0" w:space="0" w:color="auto"/>
            <w:left w:val="none" w:sz="0" w:space="0" w:color="auto"/>
            <w:bottom w:val="none" w:sz="0" w:space="0" w:color="auto"/>
            <w:right w:val="none" w:sz="0" w:space="0" w:color="auto"/>
          </w:divBdr>
        </w:div>
        <w:div w:id="1436364471">
          <w:marLeft w:val="480"/>
          <w:marRight w:val="0"/>
          <w:marTop w:val="0"/>
          <w:marBottom w:val="0"/>
          <w:divBdr>
            <w:top w:val="none" w:sz="0" w:space="0" w:color="auto"/>
            <w:left w:val="none" w:sz="0" w:space="0" w:color="auto"/>
            <w:bottom w:val="none" w:sz="0" w:space="0" w:color="auto"/>
            <w:right w:val="none" w:sz="0" w:space="0" w:color="auto"/>
          </w:divBdr>
        </w:div>
        <w:div w:id="1447307492">
          <w:marLeft w:val="480"/>
          <w:marRight w:val="0"/>
          <w:marTop w:val="0"/>
          <w:marBottom w:val="0"/>
          <w:divBdr>
            <w:top w:val="none" w:sz="0" w:space="0" w:color="auto"/>
            <w:left w:val="none" w:sz="0" w:space="0" w:color="auto"/>
            <w:bottom w:val="none" w:sz="0" w:space="0" w:color="auto"/>
            <w:right w:val="none" w:sz="0" w:space="0" w:color="auto"/>
          </w:divBdr>
        </w:div>
        <w:div w:id="1508136423">
          <w:marLeft w:val="480"/>
          <w:marRight w:val="0"/>
          <w:marTop w:val="0"/>
          <w:marBottom w:val="0"/>
          <w:divBdr>
            <w:top w:val="none" w:sz="0" w:space="0" w:color="auto"/>
            <w:left w:val="none" w:sz="0" w:space="0" w:color="auto"/>
            <w:bottom w:val="none" w:sz="0" w:space="0" w:color="auto"/>
            <w:right w:val="none" w:sz="0" w:space="0" w:color="auto"/>
          </w:divBdr>
        </w:div>
        <w:div w:id="1508909799">
          <w:marLeft w:val="480"/>
          <w:marRight w:val="0"/>
          <w:marTop w:val="0"/>
          <w:marBottom w:val="0"/>
          <w:divBdr>
            <w:top w:val="none" w:sz="0" w:space="0" w:color="auto"/>
            <w:left w:val="none" w:sz="0" w:space="0" w:color="auto"/>
            <w:bottom w:val="none" w:sz="0" w:space="0" w:color="auto"/>
            <w:right w:val="none" w:sz="0" w:space="0" w:color="auto"/>
          </w:divBdr>
        </w:div>
        <w:div w:id="1579633630">
          <w:marLeft w:val="480"/>
          <w:marRight w:val="0"/>
          <w:marTop w:val="0"/>
          <w:marBottom w:val="0"/>
          <w:divBdr>
            <w:top w:val="none" w:sz="0" w:space="0" w:color="auto"/>
            <w:left w:val="none" w:sz="0" w:space="0" w:color="auto"/>
            <w:bottom w:val="none" w:sz="0" w:space="0" w:color="auto"/>
            <w:right w:val="none" w:sz="0" w:space="0" w:color="auto"/>
          </w:divBdr>
        </w:div>
        <w:div w:id="1623421108">
          <w:marLeft w:val="480"/>
          <w:marRight w:val="0"/>
          <w:marTop w:val="0"/>
          <w:marBottom w:val="0"/>
          <w:divBdr>
            <w:top w:val="none" w:sz="0" w:space="0" w:color="auto"/>
            <w:left w:val="none" w:sz="0" w:space="0" w:color="auto"/>
            <w:bottom w:val="none" w:sz="0" w:space="0" w:color="auto"/>
            <w:right w:val="none" w:sz="0" w:space="0" w:color="auto"/>
          </w:divBdr>
        </w:div>
        <w:div w:id="1660232608">
          <w:marLeft w:val="480"/>
          <w:marRight w:val="0"/>
          <w:marTop w:val="0"/>
          <w:marBottom w:val="0"/>
          <w:divBdr>
            <w:top w:val="none" w:sz="0" w:space="0" w:color="auto"/>
            <w:left w:val="none" w:sz="0" w:space="0" w:color="auto"/>
            <w:bottom w:val="none" w:sz="0" w:space="0" w:color="auto"/>
            <w:right w:val="none" w:sz="0" w:space="0" w:color="auto"/>
          </w:divBdr>
        </w:div>
        <w:div w:id="1668709288">
          <w:marLeft w:val="480"/>
          <w:marRight w:val="0"/>
          <w:marTop w:val="0"/>
          <w:marBottom w:val="0"/>
          <w:divBdr>
            <w:top w:val="none" w:sz="0" w:space="0" w:color="auto"/>
            <w:left w:val="none" w:sz="0" w:space="0" w:color="auto"/>
            <w:bottom w:val="none" w:sz="0" w:space="0" w:color="auto"/>
            <w:right w:val="none" w:sz="0" w:space="0" w:color="auto"/>
          </w:divBdr>
        </w:div>
        <w:div w:id="1690569962">
          <w:marLeft w:val="480"/>
          <w:marRight w:val="0"/>
          <w:marTop w:val="0"/>
          <w:marBottom w:val="0"/>
          <w:divBdr>
            <w:top w:val="none" w:sz="0" w:space="0" w:color="auto"/>
            <w:left w:val="none" w:sz="0" w:space="0" w:color="auto"/>
            <w:bottom w:val="none" w:sz="0" w:space="0" w:color="auto"/>
            <w:right w:val="none" w:sz="0" w:space="0" w:color="auto"/>
          </w:divBdr>
        </w:div>
        <w:div w:id="1751124003">
          <w:marLeft w:val="480"/>
          <w:marRight w:val="0"/>
          <w:marTop w:val="0"/>
          <w:marBottom w:val="0"/>
          <w:divBdr>
            <w:top w:val="none" w:sz="0" w:space="0" w:color="auto"/>
            <w:left w:val="none" w:sz="0" w:space="0" w:color="auto"/>
            <w:bottom w:val="none" w:sz="0" w:space="0" w:color="auto"/>
            <w:right w:val="none" w:sz="0" w:space="0" w:color="auto"/>
          </w:divBdr>
        </w:div>
        <w:div w:id="1770848907">
          <w:marLeft w:val="480"/>
          <w:marRight w:val="0"/>
          <w:marTop w:val="0"/>
          <w:marBottom w:val="0"/>
          <w:divBdr>
            <w:top w:val="none" w:sz="0" w:space="0" w:color="auto"/>
            <w:left w:val="none" w:sz="0" w:space="0" w:color="auto"/>
            <w:bottom w:val="none" w:sz="0" w:space="0" w:color="auto"/>
            <w:right w:val="none" w:sz="0" w:space="0" w:color="auto"/>
          </w:divBdr>
        </w:div>
        <w:div w:id="1808667569">
          <w:marLeft w:val="480"/>
          <w:marRight w:val="0"/>
          <w:marTop w:val="0"/>
          <w:marBottom w:val="0"/>
          <w:divBdr>
            <w:top w:val="none" w:sz="0" w:space="0" w:color="auto"/>
            <w:left w:val="none" w:sz="0" w:space="0" w:color="auto"/>
            <w:bottom w:val="none" w:sz="0" w:space="0" w:color="auto"/>
            <w:right w:val="none" w:sz="0" w:space="0" w:color="auto"/>
          </w:divBdr>
        </w:div>
        <w:div w:id="1822308728">
          <w:marLeft w:val="480"/>
          <w:marRight w:val="0"/>
          <w:marTop w:val="0"/>
          <w:marBottom w:val="0"/>
          <w:divBdr>
            <w:top w:val="none" w:sz="0" w:space="0" w:color="auto"/>
            <w:left w:val="none" w:sz="0" w:space="0" w:color="auto"/>
            <w:bottom w:val="none" w:sz="0" w:space="0" w:color="auto"/>
            <w:right w:val="none" w:sz="0" w:space="0" w:color="auto"/>
          </w:divBdr>
        </w:div>
        <w:div w:id="1842620237">
          <w:marLeft w:val="480"/>
          <w:marRight w:val="0"/>
          <w:marTop w:val="0"/>
          <w:marBottom w:val="0"/>
          <w:divBdr>
            <w:top w:val="none" w:sz="0" w:space="0" w:color="auto"/>
            <w:left w:val="none" w:sz="0" w:space="0" w:color="auto"/>
            <w:bottom w:val="none" w:sz="0" w:space="0" w:color="auto"/>
            <w:right w:val="none" w:sz="0" w:space="0" w:color="auto"/>
          </w:divBdr>
        </w:div>
        <w:div w:id="1861506229">
          <w:marLeft w:val="480"/>
          <w:marRight w:val="0"/>
          <w:marTop w:val="0"/>
          <w:marBottom w:val="0"/>
          <w:divBdr>
            <w:top w:val="none" w:sz="0" w:space="0" w:color="auto"/>
            <w:left w:val="none" w:sz="0" w:space="0" w:color="auto"/>
            <w:bottom w:val="none" w:sz="0" w:space="0" w:color="auto"/>
            <w:right w:val="none" w:sz="0" w:space="0" w:color="auto"/>
          </w:divBdr>
        </w:div>
        <w:div w:id="1873348857">
          <w:marLeft w:val="480"/>
          <w:marRight w:val="0"/>
          <w:marTop w:val="0"/>
          <w:marBottom w:val="0"/>
          <w:divBdr>
            <w:top w:val="none" w:sz="0" w:space="0" w:color="auto"/>
            <w:left w:val="none" w:sz="0" w:space="0" w:color="auto"/>
            <w:bottom w:val="none" w:sz="0" w:space="0" w:color="auto"/>
            <w:right w:val="none" w:sz="0" w:space="0" w:color="auto"/>
          </w:divBdr>
        </w:div>
        <w:div w:id="1911694600">
          <w:marLeft w:val="480"/>
          <w:marRight w:val="0"/>
          <w:marTop w:val="0"/>
          <w:marBottom w:val="0"/>
          <w:divBdr>
            <w:top w:val="none" w:sz="0" w:space="0" w:color="auto"/>
            <w:left w:val="none" w:sz="0" w:space="0" w:color="auto"/>
            <w:bottom w:val="none" w:sz="0" w:space="0" w:color="auto"/>
            <w:right w:val="none" w:sz="0" w:space="0" w:color="auto"/>
          </w:divBdr>
        </w:div>
        <w:div w:id="2043434227">
          <w:marLeft w:val="480"/>
          <w:marRight w:val="0"/>
          <w:marTop w:val="0"/>
          <w:marBottom w:val="0"/>
          <w:divBdr>
            <w:top w:val="none" w:sz="0" w:space="0" w:color="auto"/>
            <w:left w:val="none" w:sz="0" w:space="0" w:color="auto"/>
            <w:bottom w:val="none" w:sz="0" w:space="0" w:color="auto"/>
            <w:right w:val="none" w:sz="0" w:space="0" w:color="auto"/>
          </w:divBdr>
        </w:div>
        <w:div w:id="2058160741">
          <w:marLeft w:val="480"/>
          <w:marRight w:val="0"/>
          <w:marTop w:val="0"/>
          <w:marBottom w:val="0"/>
          <w:divBdr>
            <w:top w:val="none" w:sz="0" w:space="0" w:color="auto"/>
            <w:left w:val="none" w:sz="0" w:space="0" w:color="auto"/>
            <w:bottom w:val="none" w:sz="0" w:space="0" w:color="auto"/>
            <w:right w:val="none" w:sz="0" w:space="0" w:color="auto"/>
          </w:divBdr>
        </w:div>
        <w:div w:id="2074574778">
          <w:marLeft w:val="480"/>
          <w:marRight w:val="0"/>
          <w:marTop w:val="0"/>
          <w:marBottom w:val="0"/>
          <w:divBdr>
            <w:top w:val="none" w:sz="0" w:space="0" w:color="auto"/>
            <w:left w:val="none" w:sz="0" w:space="0" w:color="auto"/>
            <w:bottom w:val="none" w:sz="0" w:space="0" w:color="auto"/>
            <w:right w:val="none" w:sz="0" w:space="0" w:color="auto"/>
          </w:divBdr>
        </w:div>
        <w:div w:id="2095199751">
          <w:marLeft w:val="480"/>
          <w:marRight w:val="0"/>
          <w:marTop w:val="0"/>
          <w:marBottom w:val="0"/>
          <w:divBdr>
            <w:top w:val="none" w:sz="0" w:space="0" w:color="auto"/>
            <w:left w:val="none" w:sz="0" w:space="0" w:color="auto"/>
            <w:bottom w:val="none" w:sz="0" w:space="0" w:color="auto"/>
            <w:right w:val="none" w:sz="0" w:space="0" w:color="auto"/>
          </w:divBdr>
        </w:div>
        <w:div w:id="2104832841">
          <w:marLeft w:val="480"/>
          <w:marRight w:val="0"/>
          <w:marTop w:val="0"/>
          <w:marBottom w:val="0"/>
          <w:divBdr>
            <w:top w:val="none" w:sz="0" w:space="0" w:color="auto"/>
            <w:left w:val="none" w:sz="0" w:space="0" w:color="auto"/>
            <w:bottom w:val="none" w:sz="0" w:space="0" w:color="auto"/>
            <w:right w:val="none" w:sz="0" w:space="0" w:color="auto"/>
          </w:divBdr>
        </w:div>
        <w:div w:id="2125227962">
          <w:marLeft w:val="480"/>
          <w:marRight w:val="0"/>
          <w:marTop w:val="0"/>
          <w:marBottom w:val="0"/>
          <w:divBdr>
            <w:top w:val="none" w:sz="0" w:space="0" w:color="auto"/>
            <w:left w:val="none" w:sz="0" w:space="0" w:color="auto"/>
            <w:bottom w:val="none" w:sz="0" w:space="0" w:color="auto"/>
            <w:right w:val="none" w:sz="0" w:space="0" w:color="auto"/>
          </w:divBdr>
        </w:div>
      </w:divsChild>
    </w:div>
    <w:div w:id="198209321">
      <w:bodyDiv w:val="1"/>
      <w:marLeft w:val="0"/>
      <w:marRight w:val="0"/>
      <w:marTop w:val="0"/>
      <w:marBottom w:val="0"/>
      <w:divBdr>
        <w:top w:val="none" w:sz="0" w:space="0" w:color="auto"/>
        <w:left w:val="none" w:sz="0" w:space="0" w:color="auto"/>
        <w:bottom w:val="none" w:sz="0" w:space="0" w:color="auto"/>
        <w:right w:val="none" w:sz="0" w:space="0" w:color="auto"/>
      </w:divBdr>
      <w:divsChild>
        <w:div w:id="2141027525">
          <w:marLeft w:val="480"/>
          <w:marRight w:val="0"/>
          <w:marTop w:val="0"/>
          <w:marBottom w:val="0"/>
          <w:divBdr>
            <w:top w:val="none" w:sz="0" w:space="0" w:color="auto"/>
            <w:left w:val="none" w:sz="0" w:space="0" w:color="auto"/>
            <w:bottom w:val="none" w:sz="0" w:space="0" w:color="auto"/>
            <w:right w:val="none" w:sz="0" w:space="0" w:color="auto"/>
          </w:divBdr>
        </w:div>
        <w:div w:id="1353147318">
          <w:marLeft w:val="480"/>
          <w:marRight w:val="0"/>
          <w:marTop w:val="0"/>
          <w:marBottom w:val="0"/>
          <w:divBdr>
            <w:top w:val="none" w:sz="0" w:space="0" w:color="auto"/>
            <w:left w:val="none" w:sz="0" w:space="0" w:color="auto"/>
            <w:bottom w:val="none" w:sz="0" w:space="0" w:color="auto"/>
            <w:right w:val="none" w:sz="0" w:space="0" w:color="auto"/>
          </w:divBdr>
        </w:div>
        <w:div w:id="1837723678">
          <w:marLeft w:val="480"/>
          <w:marRight w:val="0"/>
          <w:marTop w:val="0"/>
          <w:marBottom w:val="0"/>
          <w:divBdr>
            <w:top w:val="none" w:sz="0" w:space="0" w:color="auto"/>
            <w:left w:val="none" w:sz="0" w:space="0" w:color="auto"/>
            <w:bottom w:val="none" w:sz="0" w:space="0" w:color="auto"/>
            <w:right w:val="none" w:sz="0" w:space="0" w:color="auto"/>
          </w:divBdr>
        </w:div>
        <w:div w:id="1685015728">
          <w:marLeft w:val="480"/>
          <w:marRight w:val="0"/>
          <w:marTop w:val="0"/>
          <w:marBottom w:val="0"/>
          <w:divBdr>
            <w:top w:val="none" w:sz="0" w:space="0" w:color="auto"/>
            <w:left w:val="none" w:sz="0" w:space="0" w:color="auto"/>
            <w:bottom w:val="none" w:sz="0" w:space="0" w:color="auto"/>
            <w:right w:val="none" w:sz="0" w:space="0" w:color="auto"/>
          </w:divBdr>
        </w:div>
        <w:div w:id="351153579">
          <w:marLeft w:val="480"/>
          <w:marRight w:val="0"/>
          <w:marTop w:val="0"/>
          <w:marBottom w:val="0"/>
          <w:divBdr>
            <w:top w:val="none" w:sz="0" w:space="0" w:color="auto"/>
            <w:left w:val="none" w:sz="0" w:space="0" w:color="auto"/>
            <w:bottom w:val="none" w:sz="0" w:space="0" w:color="auto"/>
            <w:right w:val="none" w:sz="0" w:space="0" w:color="auto"/>
          </w:divBdr>
        </w:div>
        <w:div w:id="313142509">
          <w:marLeft w:val="480"/>
          <w:marRight w:val="0"/>
          <w:marTop w:val="0"/>
          <w:marBottom w:val="0"/>
          <w:divBdr>
            <w:top w:val="none" w:sz="0" w:space="0" w:color="auto"/>
            <w:left w:val="none" w:sz="0" w:space="0" w:color="auto"/>
            <w:bottom w:val="none" w:sz="0" w:space="0" w:color="auto"/>
            <w:right w:val="none" w:sz="0" w:space="0" w:color="auto"/>
          </w:divBdr>
        </w:div>
        <w:div w:id="672295447">
          <w:marLeft w:val="480"/>
          <w:marRight w:val="0"/>
          <w:marTop w:val="0"/>
          <w:marBottom w:val="0"/>
          <w:divBdr>
            <w:top w:val="none" w:sz="0" w:space="0" w:color="auto"/>
            <w:left w:val="none" w:sz="0" w:space="0" w:color="auto"/>
            <w:bottom w:val="none" w:sz="0" w:space="0" w:color="auto"/>
            <w:right w:val="none" w:sz="0" w:space="0" w:color="auto"/>
          </w:divBdr>
        </w:div>
        <w:div w:id="241108470">
          <w:marLeft w:val="480"/>
          <w:marRight w:val="0"/>
          <w:marTop w:val="0"/>
          <w:marBottom w:val="0"/>
          <w:divBdr>
            <w:top w:val="none" w:sz="0" w:space="0" w:color="auto"/>
            <w:left w:val="none" w:sz="0" w:space="0" w:color="auto"/>
            <w:bottom w:val="none" w:sz="0" w:space="0" w:color="auto"/>
            <w:right w:val="none" w:sz="0" w:space="0" w:color="auto"/>
          </w:divBdr>
        </w:div>
        <w:div w:id="928580544">
          <w:marLeft w:val="480"/>
          <w:marRight w:val="0"/>
          <w:marTop w:val="0"/>
          <w:marBottom w:val="0"/>
          <w:divBdr>
            <w:top w:val="none" w:sz="0" w:space="0" w:color="auto"/>
            <w:left w:val="none" w:sz="0" w:space="0" w:color="auto"/>
            <w:bottom w:val="none" w:sz="0" w:space="0" w:color="auto"/>
            <w:right w:val="none" w:sz="0" w:space="0" w:color="auto"/>
          </w:divBdr>
        </w:div>
        <w:div w:id="1617907126">
          <w:marLeft w:val="480"/>
          <w:marRight w:val="0"/>
          <w:marTop w:val="0"/>
          <w:marBottom w:val="0"/>
          <w:divBdr>
            <w:top w:val="none" w:sz="0" w:space="0" w:color="auto"/>
            <w:left w:val="none" w:sz="0" w:space="0" w:color="auto"/>
            <w:bottom w:val="none" w:sz="0" w:space="0" w:color="auto"/>
            <w:right w:val="none" w:sz="0" w:space="0" w:color="auto"/>
          </w:divBdr>
        </w:div>
        <w:div w:id="1813330355">
          <w:marLeft w:val="480"/>
          <w:marRight w:val="0"/>
          <w:marTop w:val="0"/>
          <w:marBottom w:val="0"/>
          <w:divBdr>
            <w:top w:val="none" w:sz="0" w:space="0" w:color="auto"/>
            <w:left w:val="none" w:sz="0" w:space="0" w:color="auto"/>
            <w:bottom w:val="none" w:sz="0" w:space="0" w:color="auto"/>
            <w:right w:val="none" w:sz="0" w:space="0" w:color="auto"/>
          </w:divBdr>
        </w:div>
        <w:div w:id="799542264">
          <w:marLeft w:val="480"/>
          <w:marRight w:val="0"/>
          <w:marTop w:val="0"/>
          <w:marBottom w:val="0"/>
          <w:divBdr>
            <w:top w:val="none" w:sz="0" w:space="0" w:color="auto"/>
            <w:left w:val="none" w:sz="0" w:space="0" w:color="auto"/>
            <w:bottom w:val="none" w:sz="0" w:space="0" w:color="auto"/>
            <w:right w:val="none" w:sz="0" w:space="0" w:color="auto"/>
          </w:divBdr>
        </w:div>
        <w:div w:id="633877893">
          <w:marLeft w:val="480"/>
          <w:marRight w:val="0"/>
          <w:marTop w:val="0"/>
          <w:marBottom w:val="0"/>
          <w:divBdr>
            <w:top w:val="none" w:sz="0" w:space="0" w:color="auto"/>
            <w:left w:val="none" w:sz="0" w:space="0" w:color="auto"/>
            <w:bottom w:val="none" w:sz="0" w:space="0" w:color="auto"/>
            <w:right w:val="none" w:sz="0" w:space="0" w:color="auto"/>
          </w:divBdr>
        </w:div>
        <w:div w:id="1137182554">
          <w:marLeft w:val="480"/>
          <w:marRight w:val="0"/>
          <w:marTop w:val="0"/>
          <w:marBottom w:val="0"/>
          <w:divBdr>
            <w:top w:val="none" w:sz="0" w:space="0" w:color="auto"/>
            <w:left w:val="none" w:sz="0" w:space="0" w:color="auto"/>
            <w:bottom w:val="none" w:sz="0" w:space="0" w:color="auto"/>
            <w:right w:val="none" w:sz="0" w:space="0" w:color="auto"/>
          </w:divBdr>
        </w:div>
        <w:div w:id="166096858">
          <w:marLeft w:val="480"/>
          <w:marRight w:val="0"/>
          <w:marTop w:val="0"/>
          <w:marBottom w:val="0"/>
          <w:divBdr>
            <w:top w:val="none" w:sz="0" w:space="0" w:color="auto"/>
            <w:left w:val="none" w:sz="0" w:space="0" w:color="auto"/>
            <w:bottom w:val="none" w:sz="0" w:space="0" w:color="auto"/>
            <w:right w:val="none" w:sz="0" w:space="0" w:color="auto"/>
          </w:divBdr>
        </w:div>
        <w:div w:id="634725442">
          <w:marLeft w:val="480"/>
          <w:marRight w:val="0"/>
          <w:marTop w:val="0"/>
          <w:marBottom w:val="0"/>
          <w:divBdr>
            <w:top w:val="none" w:sz="0" w:space="0" w:color="auto"/>
            <w:left w:val="none" w:sz="0" w:space="0" w:color="auto"/>
            <w:bottom w:val="none" w:sz="0" w:space="0" w:color="auto"/>
            <w:right w:val="none" w:sz="0" w:space="0" w:color="auto"/>
          </w:divBdr>
        </w:div>
        <w:div w:id="280259566">
          <w:marLeft w:val="480"/>
          <w:marRight w:val="0"/>
          <w:marTop w:val="0"/>
          <w:marBottom w:val="0"/>
          <w:divBdr>
            <w:top w:val="none" w:sz="0" w:space="0" w:color="auto"/>
            <w:left w:val="none" w:sz="0" w:space="0" w:color="auto"/>
            <w:bottom w:val="none" w:sz="0" w:space="0" w:color="auto"/>
            <w:right w:val="none" w:sz="0" w:space="0" w:color="auto"/>
          </w:divBdr>
        </w:div>
        <w:div w:id="527720724">
          <w:marLeft w:val="480"/>
          <w:marRight w:val="0"/>
          <w:marTop w:val="0"/>
          <w:marBottom w:val="0"/>
          <w:divBdr>
            <w:top w:val="none" w:sz="0" w:space="0" w:color="auto"/>
            <w:left w:val="none" w:sz="0" w:space="0" w:color="auto"/>
            <w:bottom w:val="none" w:sz="0" w:space="0" w:color="auto"/>
            <w:right w:val="none" w:sz="0" w:space="0" w:color="auto"/>
          </w:divBdr>
        </w:div>
        <w:div w:id="1897399746">
          <w:marLeft w:val="480"/>
          <w:marRight w:val="0"/>
          <w:marTop w:val="0"/>
          <w:marBottom w:val="0"/>
          <w:divBdr>
            <w:top w:val="none" w:sz="0" w:space="0" w:color="auto"/>
            <w:left w:val="none" w:sz="0" w:space="0" w:color="auto"/>
            <w:bottom w:val="none" w:sz="0" w:space="0" w:color="auto"/>
            <w:right w:val="none" w:sz="0" w:space="0" w:color="auto"/>
          </w:divBdr>
        </w:div>
        <w:div w:id="1988166763">
          <w:marLeft w:val="480"/>
          <w:marRight w:val="0"/>
          <w:marTop w:val="0"/>
          <w:marBottom w:val="0"/>
          <w:divBdr>
            <w:top w:val="none" w:sz="0" w:space="0" w:color="auto"/>
            <w:left w:val="none" w:sz="0" w:space="0" w:color="auto"/>
            <w:bottom w:val="none" w:sz="0" w:space="0" w:color="auto"/>
            <w:right w:val="none" w:sz="0" w:space="0" w:color="auto"/>
          </w:divBdr>
        </w:div>
        <w:div w:id="1972862687">
          <w:marLeft w:val="480"/>
          <w:marRight w:val="0"/>
          <w:marTop w:val="0"/>
          <w:marBottom w:val="0"/>
          <w:divBdr>
            <w:top w:val="none" w:sz="0" w:space="0" w:color="auto"/>
            <w:left w:val="none" w:sz="0" w:space="0" w:color="auto"/>
            <w:bottom w:val="none" w:sz="0" w:space="0" w:color="auto"/>
            <w:right w:val="none" w:sz="0" w:space="0" w:color="auto"/>
          </w:divBdr>
        </w:div>
        <w:div w:id="1866747785">
          <w:marLeft w:val="480"/>
          <w:marRight w:val="0"/>
          <w:marTop w:val="0"/>
          <w:marBottom w:val="0"/>
          <w:divBdr>
            <w:top w:val="none" w:sz="0" w:space="0" w:color="auto"/>
            <w:left w:val="none" w:sz="0" w:space="0" w:color="auto"/>
            <w:bottom w:val="none" w:sz="0" w:space="0" w:color="auto"/>
            <w:right w:val="none" w:sz="0" w:space="0" w:color="auto"/>
          </w:divBdr>
        </w:div>
        <w:div w:id="1278027760">
          <w:marLeft w:val="480"/>
          <w:marRight w:val="0"/>
          <w:marTop w:val="0"/>
          <w:marBottom w:val="0"/>
          <w:divBdr>
            <w:top w:val="none" w:sz="0" w:space="0" w:color="auto"/>
            <w:left w:val="none" w:sz="0" w:space="0" w:color="auto"/>
            <w:bottom w:val="none" w:sz="0" w:space="0" w:color="auto"/>
            <w:right w:val="none" w:sz="0" w:space="0" w:color="auto"/>
          </w:divBdr>
        </w:div>
        <w:div w:id="912543003">
          <w:marLeft w:val="480"/>
          <w:marRight w:val="0"/>
          <w:marTop w:val="0"/>
          <w:marBottom w:val="0"/>
          <w:divBdr>
            <w:top w:val="none" w:sz="0" w:space="0" w:color="auto"/>
            <w:left w:val="none" w:sz="0" w:space="0" w:color="auto"/>
            <w:bottom w:val="none" w:sz="0" w:space="0" w:color="auto"/>
            <w:right w:val="none" w:sz="0" w:space="0" w:color="auto"/>
          </w:divBdr>
        </w:div>
        <w:div w:id="512107328">
          <w:marLeft w:val="480"/>
          <w:marRight w:val="0"/>
          <w:marTop w:val="0"/>
          <w:marBottom w:val="0"/>
          <w:divBdr>
            <w:top w:val="none" w:sz="0" w:space="0" w:color="auto"/>
            <w:left w:val="none" w:sz="0" w:space="0" w:color="auto"/>
            <w:bottom w:val="none" w:sz="0" w:space="0" w:color="auto"/>
            <w:right w:val="none" w:sz="0" w:space="0" w:color="auto"/>
          </w:divBdr>
        </w:div>
        <w:div w:id="1634676972">
          <w:marLeft w:val="480"/>
          <w:marRight w:val="0"/>
          <w:marTop w:val="0"/>
          <w:marBottom w:val="0"/>
          <w:divBdr>
            <w:top w:val="none" w:sz="0" w:space="0" w:color="auto"/>
            <w:left w:val="none" w:sz="0" w:space="0" w:color="auto"/>
            <w:bottom w:val="none" w:sz="0" w:space="0" w:color="auto"/>
            <w:right w:val="none" w:sz="0" w:space="0" w:color="auto"/>
          </w:divBdr>
        </w:div>
        <w:div w:id="1476951374">
          <w:marLeft w:val="480"/>
          <w:marRight w:val="0"/>
          <w:marTop w:val="0"/>
          <w:marBottom w:val="0"/>
          <w:divBdr>
            <w:top w:val="none" w:sz="0" w:space="0" w:color="auto"/>
            <w:left w:val="none" w:sz="0" w:space="0" w:color="auto"/>
            <w:bottom w:val="none" w:sz="0" w:space="0" w:color="auto"/>
            <w:right w:val="none" w:sz="0" w:space="0" w:color="auto"/>
          </w:divBdr>
        </w:div>
        <w:div w:id="1468740096">
          <w:marLeft w:val="480"/>
          <w:marRight w:val="0"/>
          <w:marTop w:val="0"/>
          <w:marBottom w:val="0"/>
          <w:divBdr>
            <w:top w:val="none" w:sz="0" w:space="0" w:color="auto"/>
            <w:left w:val="none" w:sz="0" w:space="0" w:color="auto"/>
            <w:bottom w:val="none" w:sz="0" w:space="0" w:color="auto"/>
            <w:right w:val="none" w:sz="0" w:space="0" w:color="auto"/>
          </w:divBdr>
        </w:div>
        <w:div w:id="920527379">
          <w:marLeft w:val="480"/>
          <w:marRight w:val="0"/>
          <w:marTop w:val="0"/>
          <w:marBottom w:val="0"/>
          <w:divBdr>
            <w:top w:val="none" w:sz="0" w:space="0" w:color="auto"/>
            <w:left w:val="none" w:sz="0" w:space="0" w:color="auto"/>
            <w:bottom w:val="none" w:sz="0" w:space="0" w:color="auto"/>
            <w:right w:val="none" w:sz="0" w:space="0" w:color="auto"/>
          </w:divBdr>
        </w:div>
        <w:div w:id="1269390669">
          <w:marLeft w:val="480"/>
          <w:marRight w:val="0"/>
          <w:marTop w:val="0"/>
          <w:marBottom w:val="0"/>
          <w:divBdr>
            <w:top w:val="none" w:sz="0" w:space="0" w:color="auto"/>
            <w:left w:val="none" w:sz="0" w:space="0" w:color="auto"/>
            <w:bottom w:val="none" w:sz="0" w:space="0" w:color="auto"/>
            <w:right w:val="none" w:sz="0" w:space="0" w:color="auto"/>
          </w:divBdr>
        </w:div>
        <w:div w:id="2002854735">
          <w:marLeft w:val="480"/>
          <w:marRight w:val="0"/>
          <w:marTop w:val="0"/>
          <w:marBottom w:val="0"/>
          <w:divBdr>
            <w:top w:val="none" w:sz="0" w:space="0" w:color="auto"/>
            <w:left w:val="none" w:sz="0" w:space="0" w:color="auto"/>
            <w:bottom w:val="none" w:sz="0" w:space="0" w:color="auto"/>
            <w:right w:val="none" w:sz="0" w:space="0" w:color="auto"/>
          </w:divBdr>
        </w:div>
        <w:div w:id="792289697">
          <w:marLeft w:val="480"/>
          <w:marRight w:val="0"/>
          <w:marTop w:val="0"/>
          <w:marBottom w:val="0"/>
          <w:divBdr>
            <w:top w:val="none" w:sz="0" w:space="0" w:color="auto"/>
            <w:left w:val="none" w:sz="0" w:space="0" w:color="auto"/>
            <w:bottom w:val="none" w:sz="0" w:space="0" w:color="auto"/>
            <w:right w:val="none" w:sz="0" w:space="0" w:color="auto"/>
          </w:divBdr>
        </w:div>
        <w:div w:id="1893422576">
          <w:marLeft w:val="480"/>
          <w:marRight w:val="0"/>
          <w:marTop w:val="0"/>
          <w:marBottom w:val="0"/>
          <w:divBdr>
            <w:top w:val="none" w:sz="0" w:space="0" w:color="auto"/>
            <w:left w:val="none" w:sz="0" w:space="0" w:color="auto"/>
            <w:bottom w:val="none" w:sz="0" w:space="0" w:color="auto"/>
            <w:right w:val="none" w:sz="0" w:space="0" w:color="auto"/>
          </w:divBdr>
        </w:div>
        <w:div w:id="1815178274">
          <w:marLeft w:val="480"/>
          <w:marRight w:val="0"/>
          <w:marTop w:val="0"/>
          <w:marBottom w:val="0"/>
          <w:divBdr>
            <w:top w:val="none" w:sz="0" w:space="0" w:color="auto"/>
            <w:left w:val="none" w:sz="0" w:space="0" w:color="auto"/>
            <w:bottom w:val="none" w:sz="0" w:space="0" w:color="auto"/>
            <w:right w:val="none" w:sz="0" w:space="0" w:color="auto"/>
          </w:divBdr>
        </w:div>
        <w:div w:id="1902013847">
          <w:marLeft w:val="480"/>
          <w:marRight w:val="0"/>
          <w:marTop w:val="0"/>
          <w:marBottom w:val="0"/>
          <w:divBdr>
            <w:top w:val="none" w:sz="0" w:space="0" w:color="auto"/>
            <w:left w:val="none" w:sz="0" w:space="0" w:color="auto"/>
            <w:bottom w:val="none" w:sz="0" w:space="0" w:color="auto"/>
            <w:right w:val="none" w:sz="0" w:space="0" w:color="auto"/>
          </w:divBdr>
        </w:div>
        <w:div w:id="1620985744">
          <w:marLeft w:val="480"/>
          <w:marRight w:val="0"/>
          <w:marTop w:val="0"/>
          <w:marBottom w:val="0"/>
          <w:divBdr>
            <w:top w:val="none" w:sz="0" w:space="0" w:color="auto"/>
            <w:left w:val="none" w:sz="0" w:space="0" w:color="auto"/>
            <w:bottom w:val="none" w:sz="0" w:space="0" w:color="auto"/>
            <w:right w:val="none" w:sz="0" w:space="0" w:color="auto"/>
          </w:divBdr>
        </w:div>
        <w:div w:id="1846550932">
          <w:marLeft w:val="480"/>
          <w:marRight w:val="0"/>
          <w:marTop w:val="0"/>
          <w:marBottom w:val="0"/>
          <w:divBdr>
            <w:top w:val="none" w:sz="0" w:space="0" w:color="auto"/>
            <w:left w:val="none" w:sz="0" w:space="0" w:color="auto"/>
            <w:bottom w:val="none" w:sz="0" w:space="0" w:color="auto"/>
            <w:right w:val="none" w:sz="0" w:space="0" w:color="auto"/>
          </w:divBdr>
        </w:div>
        <w:div w:id="1155415987">
          <w:marLeft w:val="480"/>
          <w:marRight w:val="0"/>
          <w:marTop w:val="0"/>
          <w:marBottom w:val="0"/>
          <w:divBdr>
            <w:top w:val="none" w:sz="0" w:space="0" w:color="auto"/>
            <w:left w:val="none" w:sz="0" w:space="0" w:color="auto"/>
            <w:bottom w:val="none" w:sz="0" w:space="0" w:color="auto"/>
            <w:right w:val="none" w:sz="0" w:space="0" w:color="auto"/>
          </w:divBdr>
        </w:div>
        <w:div w:id="1231648736">
          <w:marLeft w:val="480"/>
          <w:marRight w:val="0"/>
          <w:marTop w:val="0"/>
          <w:marBottom w:val="0"/>
          <w:divBdr>
            <w:top w:val="none" w:sz="0" w:space="0" w:color="auto"/>
            <w:left w:val="none" w:sz="0" w:space="0" w:color="auto"/>
            <w:bottom w:val="none" w:sz="0" w:space="0" w:color="auto"/>
            <w:right w:val="none" w:sz="0" w:space="0" w:color="auto"/>
          </w:divBdr>
        </w:div>
        <w:div w:id="1732772779">
          <w:marLeft w:val="480"/>
          <w:marRight w:val="0"/>
          <w:marTop w:val="0"/>
          <w:marBottom w:val="0"/>
          <w:divBdr>
            <w:top w:val="none" w:sz="0" w:space="0" w:color="auto"/>
            <w:left w:val="none" w:sz="0" w:space="0" w:color="auto"/>
            <w:bottom w:val="none" w:sz="0" w:space="0" w:color="auto"/>
            <w:right w:val="none" w:sz="0" w:space="0" w:color="auto"/>
          </w:divBdr>
        </w:div>
        <w:div w:id="998731783">
          <w:marLeft w:val="480"/>
          <w:marRight w:val="0"/>
          <w:marTop w:val="0"/>
          <w:marBottom w:val="0"/>
          <w:divBdr>
            <w:top w:val="none" w:sz="0" w:space="0" w:color="auto"/>
            <w:left w:val="none" w:sz="0" w:space="0" w:color="auto"/>
            <w:bottom w:val="none" w:sz="0" w:space="0" w:color="auto"/>
            <w:right w:val="none" w:sz="0" w:space="0" w:color="auto"/>
          </w:divBdr>
        </w:div>
        <w:div w:id="1888492487">
          <w:marLeft w:val="480"/>
          <w:marRight w:val="0"/>
          <w:marTop w:val="0"/>
          <w:marBottom w:val="0"/>
          <w:divBdr>
            <w:top w:val="none" w:sz="0" w:space="0" w:color="auto"/>
            <w:left w:val="none" w:sz="0" w:space="0" w:color="auto"/>
            <w:bottom w:val="none" w:sz="0" w:space="0" w:color="auto"/>
            <w:right w:val="none" w:sz="0" w:space="0" w:color="auto"/>
          </w:divBdr>
        </w:div>
        <w:div w:id="663751784">
          <w:marLeft w:val="480"/>
          <w:marRight w:val="0"/>
          <w:marTop w:val="0"/>
          <w:marBottom w:val="0"/>
          <w:divBdr>
            <w:top w:val="none" w:sz="0" w:space="0" w:color="auto"/>
            <w:left w:val="none" w:sz="0" w:space="0" w:color="auto"/>
            <w:bottom w:val="none" w:sz="0" w:space="0" w:color="auto"/>
            <w:right w:val="none" w:sz="0" w:space="0" w:color="auto"/>
          </w:divBdr>
        </w:div>
        <w:div w:id="1819881807">
          <w:marLeft w:val="480"/>
          <w:marRight w:val="0"/>
          <w:marTop w:val="0"/>
          <w:marBottom w:val="0"/>
          <w:divBdr>
            <w:top w:val="none" w:sz="0" w:space="0" w:color="auto"/>
            <w:left w:val="none" w:sz="0" w:space="0" w:color="auto"/>
            <w:bottom w:val="none" w:sz="0" w:space="0" w:color="auto"/>
            <w:right w:val="none" w:sz="0" w:space="0" w:color="auto"/>
          </w:divBdr>
        </w:div>
        <w:div w:id="714963967">
          <w:marLeft w:val="480"/>
          <w:marRight w:val="0"/>
          <w:marTop w:val="0"/>
          <w:marBottom w:val="0"/>
          <w:divBdr>
            <w:top w:val="none" w:sz="0" w:space="0" w:color="auto"/>
            <w:left w:val="none" w:sz="0" w:space="0" w:color="auto"/>
            <w:bottom w:val="none" w:sz="0" w:space="0" w:color="auto"/>
            <w:right w:val="none" w:sz="0" w:space="0" w:color="auto"/>
          </w:divBdr>
        </w:div>
        <w:div w:id="39208340">
          <w:marLeft w:val="480"/>
          <w:marRight w:val="0"/>
          <w:marTop w:val="0"/>
          <w:marBottom w:val="0"/>
          <w:divBdr>
            <w:top w:val="none" w:sz="0" w:space="0" w:color="auto"/>
            <w:left w:val="none" w:sz="0" w:space="0" w:color="auto"/>
            <w:bottom w:val="none" w:sz="0" w:space="0" w:color="auto"/>
            <w:right w:val="none" w:sz="0" w:space="0" w:color="auto"/>
          </w:divBdr>
        </w:div>
        <w:div w:id="1761290573">
          <w:marLeft w:val="480"/>
          <w:marRight w:val="0"/>
          <w:marTop w:val="0"/>
          <w:marBottom w:val="0"/>
          <w:divBdr>
            <w:top w:val="none" w:sz="0" w:space="0" w:color="auto"/>
            <w:left w:val="none" w:sz="0" w:space="0" w:color="auto"/>
            <w:bottom w:val="none" w:sz="0" w:space="0" w:color="auto"/>
            <w:right w:val="none" w:sz="0" w:space="0" w:color="auto"/>
          </w:divBdr>
        </w:div>
        <w:div w:id="1939950017">
          <w:marLeft w:val="480"/>
          <w:marRight w:val="0"/>
          <w:marTop w:val="0"/>
          <w:marBottom w:val="0"/>
          <w:divBdr>
            <w:top w:val="none" w:sz="0" w:space="0" w:color="auto"/>
            <w:left w:val="none" w:sz="0" w:space="0" w:color="auto"/>
            <w:bottom w:val="none" w:sz="0" w:space="0" w:color="auto"/>
            <w:right w:val="none" w:sz="0" w:space="0" w:color="auto"/>
          </w:divBdr>
        </w:div>
        <w:div w:id="390662099">
          <w:marLeft w:val="480"/>
          <w:marRight w:val="0"/>
          <w:marTop w:val="0"/>
          <w:marBottom w:val="0"/>
          <w:divBdr>
            <w:top w:val="none" w:sz="0" w:space="0" w:color="auto"/>
            <w:left w:val="none" w:sz="0" w:space="0" w:color="auto"/>
            <w:bottom w:val="none" w:sz="0" w:space="0" w:color="auto"/>
            <w:right w:val="none" w:sz="0" w:space="0" w:color="auto"/>
          </w:divBdr>
        </w:div>
        <w:div w:id="964773190">
          <w:marLeft w:val="480"/>
          <w:marRight w:val="0"/>
          <w:marTop w:val="0"/>
          <w:marBottom w:val="0"/>
          <w:divBdr>
            <w:top w:val="none" w:sz="0" w:space="0" w:color="auto"/>
            <w:left w:val="none" w:sz="0" w:space="0" w:color="auto"/>
            <w:bottom w:val="none" w:sz="0" w:space="0" w:color="auto"/>
            <w:right w:val="none" w:sz="0" w:space="0" w:color="auto"/>
          </w:divBdr>
        </w:div>
        <w:div w:id="590086673">
          <w:marLeft w:val="480"/>
          <w:marRight w:val="0"/>
          <w:marTop w:val="0"/>
          <w:marBottom w:val="0"/>
          <w:divBdr>
            <w:top w:val="none" w:sz="0" w:space="0" w:color="auto"/>
            <w:left w:val="none" w:sz="0" w:space="0" w:color="auto"/>
            <w:bottom w:val="none" w:sz="0" w:space="0" w:color="auto"/>
            <w:right w:val="none" w:sz="0" w:space="0" w:color="auto"/>
          </w:divBdr>
        </w:div>
        <w:div w:id="1640257896">
          <w:marLeft w:val="480"/>
          <w:marRight w:val="0"/>
          <w:marTop w:val="0"/>
          <w:marBottom w:val="0"/>
          <w:divBdr>
            <w:top w:val="none" w:sz="0" w:space="0" w:color="auto"/>
            <w:left w:val="none" w:sz="0" w:space="0" w:color="auto"/>
            <w:bottom w:val="none" w:sz="0" w:space="0" w:color="auto"/>
            <w:right w:val="none" w:sz="0" w:space="0" w:color="auto"/>
          </w:divBdr>
        </w:div>
        <w:div w:id="509026713">
          <w:marLeft w:val="480"/>
          <w:marRight w:val="0"/>
          <w:marTop w:val="0"/>
          <w:marBottom w:val="0"/>
          <w:divBdr>
            <w:top w:val="none" w:sz="0" w:space="0" w:color="auto"/>
            <w:left w:val="none" w:sz="0" w:space="0" w:color="auto"/>
            <w:bottom w:val="none" w:sz="0" w:space="0" w:color="auto"/>
            <w:right w:val="none" w:sz="0" w:space="0" w:color="auto"/>
          </w:divBdr>
        </w:div>
        <w:div w:id="2120369936">
          <w:marLeft w:val="480"/>
          <w:marRight w:val="0"/>
          <w:marTop w:val="0"/>
          <w:marBottom w:val="0"/>
          <w:divBdr>
            <w:top w:val="none" w:sz="0" w:space="0" w:color="auto"/>
            <w:left w:val="none" w:sz="0" w:space="0" w:color="auto"/>
            <w:bottom w:val="none" w:sz="0" w:space="0" w:color="auto"/>
            <w:right w:val="none" w:sz="0" w:space="0" w:color="auto"/>
          </w:divBdr>
        </w:div>
        <w:div w:id="1586262269">
          <w:marLeft w:val="480"/>
          <w:marRight w:val="0"/>
          <w:marTop w:val="0"/>
          <w:marBottom w:val="0"/>
          <w:divBdr>
            <w:top w:val="none" w:sz="0" w:space="0" w:color="auto"/>
            <w:left w:val="none" w:sz="0" w:space="0" w:color="auto"/>
            <w:bottom w:val="none" w:sz="0" w:space="0" w:color="auto"/>
            <w:right w:val="none" w:sz="0" w:space="0" w:color="auto"/>
          </w:divBdr>
        </w:div>
        <w:div w:id="1074594825">
          <w:marLeft w:val="480"/>
          <w:marRight w:val="0"/>
          <w:marTop w:val="0"/>
          <w:marBottom w:val="0"/>
          <w:divBdr>
            <w:top w:val="none" w:sz="0" w:space="0" w:color="auto"/>
            <w:left w:val="none" w:sz="0" w:space="0" w:color="auto"/>
            <w:bottom w:val="none" w:sz="0" w:space="0" w:color="auto"/>
            <w:right w:val="none" w:sz="0" w:space="0" w:color="auto"/>
          </w:divBdr>
        </w:div>
        <w:div w:id="1313363799">
          <w:marLeft w:val="480"/>
          <w:marRight w:val="0"/>
          <w:marTop w:val="0"/>
          <w:marBottom w:val="0"/>
          <w:divBdr>
            <w:top w:val="none" w:sz="0" w:space="0" w:color="auto"/>
            <w:left w:val="none" w:sz="0" w:space="0" w:color="auto"/>
            <w:bottom w:val="none" w:sz="0" w:space="0" w:color="auto"/>
            <w:right w:val="none" w:sz="0" w:space="0" w:color="auto"/>
          </w:divBdr>
        </w:div>
        <w:div w:id="1201091211">
          <w:marLeft w:val="480"/>
          <w:marRight w:val="0"/>
          <w:marTop w:val="0"/>
          <w:marBottom w:val="0"/>
          <w:divBdr>
            <w:top w:val="none" w:sz="0" w:space="0" w:color="auto"/>
            <w:left w:val="none" w:sz="0" w:space="0" w:color="auto"/>
            <w:bottom w:val="none" w:sz="0" w:space="0" w:color="auto"/>
            <w:right w:val="none" w:sz="0" w:space="0" w:color="auto"/>
          </w:divBdr>
        </w:div>
        <w:div w:id="607615008">
          <w:marLeft w:val="480"/>
          <w:marRight w:val="0"/>
          <w:marTop w:val="0"/>
          <w:marBottom w:val="0"/>
          <w:divBdr>
            <w:top w:val="none" w:sz="0" w:space="0" w:color="auto"/>
            <w:left w:val="none" w:sz="0" w:space="0" w:color="auto"/>
            <w:bottom w:val="none" w:sz="0" w:space="0" w:color="auto"/>
            <w:right w:val="none" w:sz="0" w:space="0" w:color="auto"/>
          </w:divBdr>
        </w:div>
        <w:div w:id="167983804">
          <w:marLeft w:val="480"/>
          <w:marRight w:val="0"/>
          <w:marTop w:val="0"/>
          <w:marBottom w:val="0"/>
          <w:divBdr>
            <w:top w:val="none" w:sz="0" w:space="0" w:color="auto"/>
            <w:left w:val="none" w:sz="0" w:space="0" w:color="auto"/>
            <w:bottom w:val="none" w:sz="0" w:space="0" w:color="auto"/>
            <w:right w:val="none" w:sz="0" w:space="0" w:color="auto"/>
          </w:divBdr>
        </w:div>
        <w:div w:id="1449665141">
          <w:marLeft w:val="480"/>
          <w:marRight w:val="0"/>
          <w:marTop w:val="0"/>
          <w:marBottom w:val="0"/>
          <w:divBdr>
            <w:top w:val="none" w:sz="0" w:space="0" w:color="auto"/>
            <w:left w:val="none" w:sz="0" w:space="0" w:color="auto"/>
            <w:bottom w:val="none" w:sz="0" w:space="0" w:color="auto"/>
            <w:right w:val="none" w:sz="0" w:space="0" w:color="auto"/>
          </w:divBdr>
        </w:div>
        <w:div w:id="16666604">
          <w:marLeft w:val="480"/>
          <w:marRight w:val="0"/>
          <w:marTop w:val="0"/>
          <w:marBottom w:val="0"/>
          <w:divBdr>
            <w:top w:val="none" w:sz="0" w:space="0" w:color="auto"/>
            <w:left w:val="none" w:sz="0" w:space="0" w:color="auto"/>
            <w:bottom w:val="none" w:sz="0" w:space="0" w:color="auto"/>
            <w:right w:val="none" w:sz="0" w:space="0" w:color="auto"/>
          </w:divBdr>
        </w:div>
        <w:div w:id="712312091">
          <w:marLeft w:val="480"/>
          <w:marRight w:val="0"/>
          <w:marTop w:val="0"/>
          <w:marBottom w:val="0"/>
          <w:divBdr>
            <w:top w:val="none" w:sz="0" w:space="0" w:color="auto"/>
            <w:left w:val="none" w:sz="0" w:space="0" w:color="auto"/>
            <w:bottom w:val="none" w:sz="0" w:space="0" w:color="auto"/>
            <w:right w:val="none" w:sz="0" w:space="0" w:color="auto"/>
          </w:divBdr>
        </w:div>
        <w:div w:id="1818834250">
          <w:marLeft w:val="480"/>
          <w:marRight w:val="0"/>
          <w:marTop w:val="0"/>
          <w:marBottom w:val="0"/>
          <w:divBdr>
            <w:top w:val="none" w:sz="0" w:space="0" w:color="auto"/>
            <w:left w:val="none" w:sz="0" w:space="0" w:color="auto"/>
            <w:bottom w:val="none" w:sz="0" w:space="0" w:color="auto"/>
            <w:right w:val="none" w:sz="0" w:space="0" w:color="auto"/>
          </w:divBdr>
        </w:div>
        <w:div w:id="1748839648">
          <w:marLeft w:val="480"/>
          <w:marRight w:val="0"/>
          <w:marTop w:val="0"/>
          <w:marBottom w:val="0"/>
          <w:divBdr>
            <w:top w:val="none" w:sz="0" w:space="0" w:color="auto"/>
            <w:left w:val="none" w:sz="0" w:space="0" w:color="auto"/>
            <w:bottom w:val="none" w:sz="0" w:space="0" w:color="auto"/>
            <w:right w:val="none" w:sz="0" w:space="0" w:color="auto"/>
          </w:divBdr>
        </w:div>
        <w:div w:id="802701461">
          <w:marLeft w:val="480"/>
          <w:marRight w:val="0"/>
          <w:marTop w:val="0"/>
          <w:marBottom w:val="0"/>
          <w:divBdr>
            <w:top w:val="none" w:sz="0" w:space="0" w:color="auto"/>
            <w:left w:val="none" w:sz="0" w:space="0" w:color="auto"/>
            <w:bottom w:val="none" w:sz="0" w:space="0" w:color="auto"/>
            <w:right w:val="none" w:sz="0" w:space="0" w:color="auto"/>
          </w:divBdr>
        </w:div>
        <w:div w:id="698507436">
          <w:marLeft w:val="480"/>
          <w:marRight w:val="0"/>
          <w:marTop w:val="0"/>
          <w:marBottom w:val="0"/>
          <w:divBdr>
            <w:top w:val="none" w:sz="0" w:space="0" w:color="auto"/>
            <w:left w:val="none" w:sz="0" w:space="0" w:color="auto"/>
            <w:bottom w:val="none" w:sz="0" w:space="0" w:color="auto"/>
            <w:right w:val="none" w:sz="0" w:space="0" w:color="auto"/>
          </w:divBdr>
        </w:div>
        <w:div w:id="1335496847">
          <w:marLeft w:val="480"/>
          <w:marRight w:val="0"/>
          <w:marTop w:val="0"/>
          <w:marBottom w:val="0"/>
          <w:divBdr>
            <w:top w:val="none" w:sz="0" w:space="0" w:color="auto"/>
            <w:left w:val="none" w:sz="0" w:space="0" w:color="auto"/>
            <w:bottom w:val="none" w:sz="0" w:space="0" w:color="auto"/>
            <w:right w:val="none" w:sz="0" w:space="0" w:color="auto"/>
          </w:divBdr>
        </w:div>
        <w:div w:id="1466657985">
          <w:marLeft w:val="480"/>
          <w:marRight w:val="0"/>
          <w:marTop w:val="0"/>
          <w:marBottom w:val="0"/>
          <w:divBdr>
            <w:top w:val="none" w:sz="0" w:space="0" w:color="auto"/>
            <w:left w:val="none" w:sz="0" w:space="0" w:color="auto"/>
            <w:bottom w:val="none" w:sz="0" w:space="0" w:color="auto"/>
            <w:right w:val="none" w:sz="0" w:space="0" w:color="auto"/>
          </w:divBdr>
        </w:div>
        <w:div w:id="1177580538">
          <w:marLeft w:val="480"/>
          <w:marRight w:val="0"/>
          <w:marTop w:val="0"/>
          <w:marBottom w:val="0"/>
          <w:divBdr>
            <w:top w:val="none" w:sz="0" w:space="0" w:color="auto"/>
            <w:left w:val="none" w:sz="0" w:space="0" w:color="auto"/>
            <w:bottom w:val="none" w:sz="0" w:space="0" w:color="auto"/>
            <w:right w:val="none" w:sz="0" w:space="0" w:color="auto"/>
          </w:divBdr>
        </w:div>
        <w:div w:id="1720279482">
          <w:marLeft w:val="480"/>
          <w:marRight w:val="0"/>
          <w:marTop w:val="0"/>
          <w:marBottom w:val="0"/>
          <w:divBdr>
            <w:top w:val="none" w:sz="0" w:space="0" w:color="auto"/>
            <w:left w:val="none" w:sz="0" w:space="0" w:color="auto"/>
            <w:bottom w:val="none" w:sz="0" w:space="0" w:color="auto"/>
            <w:right w:val="none" w:sz="0" w:space="0" w:color="auto"/>
          </w:divBdr>
        </w:div>
        <w:div w:id="1097795786">
          <w:marLeft w:val="480"/>
          <w:marRight w:val="0"/>
          <w:marTop w:val="0"/>
          <w:marBottom w:val="0"/>
          <w:divBdr>
            <w:top w:val="none" w:sz="0" w:space="0" w:color="auto"/>
            <w:left w:val="none" w:sz="0" w:space="0" w:color="auto"/>
            <w:bottom w:val="none" w:sz="0" w:space="0" w:color="auto"/>
            <w:right w:val="none" w:sz="0" w:space="0" w:color="auto"/>
          </w:divBdr>
        </w:div>
        <w:div w:id="1182663853">
          <w:marLeft w:val="480"/>
          <w:marRight w:val="0"/>
          <w:marTop w:val="0"/>
          <w:marBottom w:val="0"/>
          <w:divBdr>
            <w:top w:val="none" w:sz="0" w:space="0" w:color="auto"/>
            <w:left w:val="none" w:sz="0" w:space="0" w:color="auto"/>
            <w:bottom w:val="none" w:sz="0" w:space="0" w:color="auto"/>
            <w:right w:val="none" w:sz="0" w:space="0" w:color="auto"/>
          </w:divBdr>
        </w:div>
        <w:div w:id="1528062215">
          <w:marLeft w:val="480"/>
          <w:marRight w:val="0"/>
          <w:marTop w:val="0"/>
          <w:marBottom w:val="0"/>
          <w:divBdr>
            <w:top w:val="none" w:sz="0" w:space="0" w:color="auto"/>
            <w:left w:val="none" w:sz="0" w:space="0" w:color="auto"/>
            <w:bottom w:val="none" w:sz="0" w:space="0" w:color="auto"/>
            <w:right w:val="none" w:sz="0" w:space="0" w:color="auto"/>
          </w:divBdr>
        </w:div>
        <w:div w:id="2037729693">
          <w:marLeft w:val="480"/>
          <w:marRight w:val="0"/>
          <w:marTop w:val="0"/>
          <w:marBottom w:val="0"/>
          <w:divBdr>
            <w:top w:val="none" w:sz="0" w:space="0" w:color="auto"/>
            <w:left w:val="none" w:sz="0" w:space="0" w:color="auto"/>
            <w:bottom w:val="none" w:sz="0" w:space="0" w:color="auto"/>
            <w:right w:val="none" w:sz="0" w:space="0" w:color="auto"/>
          </w:divBdr>
        </w:div>
        <w:div w:id="809980494">
          <w:marLeft w:val="480"/>
          <w:marRight w:val="0"/>
          <w:marTop w:val="0"/>
          <w:marBottom w:val="0"/>
          <w:divBdr>
            <w:top w:val="none" w:sz="0" w:space="0" w:color="auto"/>
            <w:left w:val="none" w:sz="0" w:space="0" w:color="auto"/>
            <w:bottom w:val="none" w:sz="0" w:space="0" w:color="auto"/>
            <w:right w:val="none" w:sz="0" w:space="0" w:color="auto"/>
          </w:divBdr>
        </w:div>
      </w:divsChild>
    </w:div>
    <w:div w:id="200868930">
      <w:bodyDiv w:val="1"/>
      <w:marLeft w:val="0"/>
      <w:marRight w:val="0"/>
      <w:marTop w:val="0"/>
      <w:marBottom w:val="0"/>
      <w:divBdr>
        <w:top w:val="none" w:sz="0" w:space="0" w:color="auto"/>
        <w:left w:val="none" w:sz="0" w:space="0" w:color="auto"/>
        <w:bottom w:val="none" w:sz="0" w:space="0" w:color="auto"/>
        <w:right w:val="none" w:sz="0" w:space="0" w:color="auto"/>
      </w:divBdr>
      <w:divsChild>
        <w:div w:id="284843">
          <w:marLeft w:val="480"/>
          <w:marRight w:val="0"/>
          <w:marTop w:val="0"/>
          <w:marBottom w:val="0"/>
          <w:divBdr>
            <w:top w:val="none" w:sz="0" w:space="0" w:color="auto"/>
            <w:left w:val="none" w:sz="0" w:space="0" w:color="auto"/>
            <w:bottom w:val="none" w:sz="0" w:space="0" w:color="auto"/>
            <w:right w:val="none" w:sz="0" w:space="0" w:color="auto"/>
          </w:divBdr>
        </w:div>
        <w:div w:id="53818945">
          <w:marLeft w:val="480"/>
          <w:marRight w:val="0"/>
          <w:marTop w:val="0"/>
          <w:marBottom w:val="0"/>
          <w:divBdr>
            <w:top w:val="none" w:sz="0" w:space="0" w:color="auto"/>
            <w:left w:val="none" w:sz="0" w:space="0" w:color="auto"/>
            <w:bottom w:val="none" w:sz="0" w:space="0" w:color="auto"/>
            <w:right w:val="none" w:sz="0" w:space="0" w:color="auto"/>
          </w:divBdr>
        </w:div>
        <w:div w:id="107088468">
          <w:marLeft w:val="480"/>
          <w:marRight w:val="0"/>
          <w:marTop w:val="0"/>
          <w:marBottom w:val="0"/>
          <w:divBdr>
            <w:top w:val="none" w:sz="0" w:space="0" w:color="auto"/>
            <w:left w:val="none" w:sz="0" w:space="0" w:color="auto"/>
            <w:bottom w:val="none" w:sz="0" w:space="0" w:color="auto"/>
            <w:right w:val="none" w:sz="0" w:space="0" w:color="auto"/>
          </w:divBdr>
        </w:div>
        <w:div w:id="116064920">
          <w:marLeft w:val="480"/>
          <w:marRight w:val="0"/>
          <w:marTop w:val="0"/>
          <w:marBottom w:val="0"/>
          <w:divBdr>
            <w:top w:val="none" w:sz="0" w:space="0" w:color="auto"/>
            <w:left w:val="none" w:sz="0" w:space="0" w:color="auto"/>
            <w:bottom w:val="none" w:sz="0" w:space="0" w:color="auto"/>
            <w:right w:val="none" w:sz="0" w:space="0" w:color="auto"/>
          </w:divBdr>
        </w:div>
        <w:div w:id="144473993">
          <w:marLeft w:val="480"/>
          <w:marRight w:val="0"/>
          <w:marTop w:val="0"/>
          <w:marBottom w:val="0"/>
          <w:divBdr>
            <w:top w:val="none" w:sz="0" w:space="0" w:color="auto"/>
            <w:left w:val="none" w:sz="0" w:space="0" w:color="auto"/>
            <w:bottom w:val="none" w:sz="0" w:space="0" w:color="auto"/>
            <w:right w:val="none" w:sz="0" w:space="0" w:color="auto"/>
          </w:divBdr>
        </w:div>
        <w:div w:id="167641167">
          <w:marLeft w:val="480"/>
          <w:marRight w:val="0"/>
          <w:marTop w:val="0"/>
          <w:marBottom w:val="0"/>
          <w:divBdr>
            <w:top w:val="none" w:sz="0" w:space="0" w:color="auto"/>
            <w:left w:val="none" w:sz="0" w:space="0" w:color="auto"/>
            <w:bottom w:val="none" w:sz="0" w:space="0" w:color="auto"/>
            <w:right w:val="none" w:sz="0" w:space="0" w:color="auto"/>
          </w:divBdr>
        </w:div>
        <w:div w:id="229466988">
          <w:marLeft w:val="480"/>
          <w:marRight w:val="0"/>
          <w:marTop w:val="0"/>
          <w:marBottom w:val="0"/>
          <w:divBdr>
            <w:top w:val="none" w:sz="0" w:space="0" w:color="auto"/>
            <w:left w:val="none" w:sz="0" w:space="0" w:color="auto"/>
            <w:bottom w:val="none" w:sz="0" w:space="0" w:color="auto"/>
            <w:right w:val="none" w:sz="0" w:space="0" w:color="auto"/>
          </w:divBdr>
        </w:div>
        <w:div w:id="240911712">
          <w:marLeft w:val="480"/>
          <w:marRight w:val="0"/>
          <w:marTop w:val="0"/>
          <w:marBottom w:val="0"/>
          <w:divBdr>
            <w:top w:val="none" w:sz="0" w:space="0" w:color="auto"/>
            <w:left w:val="none" w:sz="0" w:space="0" w:color="auto"/>
            <w:bottom w:val="none" w:sz="0" w:space="0" w:color="auto"/>
            <w:right w:val="none" w:sz="0" w:space="0" w:color="auto"/>
          </w:divBdr>
        </w:div>
        <w:div w:id="287396097">
          <w:marLeft w:val="480"/>
          <w:marRight w:val="0"/>
          <w:marTop w:val="0"/>
          <w:marBottom w:val="0"/>
          <w:divBdr>
            <w:top w:val="none" w:sz="0" w:space="0" w:color="auto"/>
            <w:left w:val="none" w:sz="0" w:space="0" w:color="auto"/>
            <w:bottom w:val="none" w:sz="0" w:space="0" w:color="auto"/>
            <w:right w:val="none" w:sz="0" w:space="0" w:color="auto"/>
          </w:divBdr>
        </w:div>
        <w:div w:id="293340705">
          <w:marLeft w:val="480"/>
          <w:marRight w:val="0"/>
          <w:marTop w:val="0"/>
          <w:marBottom w:val="0"/>
          <w:divBdr>
            <w:top w:val="none" w:sz="0" w:space="0" w:color="auto"/>
            <w:left w:val="none" w:sz="0" w:space="0" w:color="auto"/>
            <w:bottom w:val="none" w:sz="0" w:space="0" w:color="auto"/>
            <w:right w:val="none" w:sz="0" w:space="0" w:color="auto"/>
          </w:divBdr>
        </w:div>
        <w:div w:id="309407036">
          <w:marLeft w:val="480"/>
          <w:marRight w:val="0"/>
          <w:marTop w:val="0"/>
          <w:marBottom w:val="0"/>
          <w:divBdr>
            <w:top w:val="none" w:sz="0" w:space="0" w:color="auto"/>
            <w:left w:val="none" w:sz="0" w:space="0" w:color="auto"/>
            <w:bottom w:val="none" w:sz="0" w:space="0" w:color="auto"/>
            <w:right w:val="none" w:sz="0" w:space="0" w:color="auto"/>
          </w:divBdr>
        </w:div>
        <w:div w:id="420877206">
          <w:marLeft w:val="480"/>
          <w:marRight w:val="0"/>
          <w:marTop w:val="0"/>
          <w:marBottom w:val="0"/>
          <w:divBdr>
            <w:top w:val="none" w:sz="0" w:space="0" w:color="auto"/>
            <w:left w:val="none" w:sz="0" w:space="0" w:color="auto"/>
            <w:bottom w:val="none" w:sz="0" w:space="0" w:color="auto"/>
            <w:right w:val="none" w:sz="0" w:space="0" w:color="auto"/>
          </w:divBdr>
        </w:div>
        <w:div w:id="424543616">
          <w:marLeft w:val="480"/>
          <w:marRight w:val="0"/>
          <w:marTop w:val="0"/>
          <w:marBottom w:val="0"/>
          <w:divBdr>
            <w:top w:val="none" w:sz="0" w:space="0" w:color="auto"/>
            <w:left w:val="none" w:sz="0" w:space="0" w:color="auto"/>
            <w:bottom w:val="none" w:sz="0" w:space="0" w:color="auto"/>
            <w:right w:val="none" w:sz="0" w:space="0" w:color="auto"/>
          </w:divBdr>
        </w:div>
        <w:div w:id="436561475">
          <w:marLeft w:val="480"/>
          <w:marRight w:val="0"/>
          <w:marTop w:val="0"/>
          <w:marBottom w:val="0"/>
          <w:divBdr>
            <w:top w:val="none" w:sz="0" w:space="0" w:color="auto"/>
            <w:left w:val="none" w:sz="0" w:space="0" w:color="auto"/>
            <w:bottom w:val="none" w:sz="0" w:space="0" w:color="auto"/>
            <w:right w:val="none" w:sz="0" w:space="0" w:color="auto"/>
          </w:divBdr>
        </w:div>
        <w:div w:id="544490048">
          <w:marLeft w:val="480"/>
          <w:marRight w:val="0"/>
          <w:marTop w:val="0"/>
          <w:marBottom w:val="0"/>
          <w:divBdr>
            <w:top w:val="none" w:sz="0" w:space="0" w:color="auto"/>
            <w:left w:val="none" w:sz="0" w:space="0" w:color="auto"/>
            <w:bottom w:val="none" w:sz="0" w:space="0" w:color="auto"/>
            <w:right w:val="none" w:sz="0" w:space="0" w:color="auto"/>
          </w:divBdr>
        </w:div>
        <w:div w:id="650476787">
          <w:marLeft w:val="480"/>
          <w:marRight w:val="0"/>
          <w:marTop w:val="0"/>
          <w:marBottom w:val="0"/>
          <w:divBdr>
            <w:top w:val="none" w:sz="0" w:space="0" w:color="auto"/>
            <w:left w:val="none" w:sz="0" w:space="0" w:color="auto"/>
            <w:bottom w:val="none" w:sz="0" w:space="0" w:color="auto"/>
            <w:right w:val="none" w:sz="0" w:space="0" w:color="auto"/>
          </w:divBdr>
        </w:div>
        <w:div w:id="674307233">
          <w:marLeft w:val="480"/>
          <w:marRight w:val="0"/>
          <w:marTop w:val="0"/>
          <w:marBottom w:val="0"/>
          <w:divBdr>
            <w:top w:val="none" w:sz="0" w:space="0" w:color="auto"/>
            <w:left w:val="none" w:sz="0" w:space="0" w:color="auto"/>
            <w:bottom w:val="none" w:sz="0" w:space="0" w:color="auto"/>
            <w:right w:val="none" w:sz="0" w:space="0" w:color="auto"/>
          </w:divBdr>
        </w:div>
        <w:div w:id="714357049">
          <w:marLeft w:val="480"/>
          <w:marRight w:val="0"/>
          <w:marTop w:val="0"/>
          <w:marBottom w:val="0"/>
          <w:divBdr>
            <w:top w:val="none" w:sz="0" w:space="0" w:color="auto"/>
            <w:left w:val="none" w:sz="0" w:space="0" w:color="auto"/>
            <w:bottom w:val="none" w:sz="0" w:space="0" w:color="auto"/>
            <w:right w:val="none" w:sz="0" w:space="0" w:color="auto"/>
          </w:divBdr>
        </w:div>
        <w:div w:id="730926314">
          <w:marLeft w:val="480"/>
          <w:marRight w:val="0"/>
          <w:marTop w:val="0"/>
          <w:marBottom w:val="0"/>
          <w:divBdr>
            <w:top w:val="none" w:sz="0" w:space="0" w:color="auto"/>
            <w:left w:val="none" w:sz="0" w:space="0" w:color="auto"/>
            <w:bottom w:val="none" w:sz="0" w:space="0" w:color="auto"/>
            <w:right w:val="none" w:sz="0" w:space="0" w:color="auto"/>
          </w:divBdr>
        </w:div>
        <w:div w:id="741369904">
          <w:marLeft w:val="480"/>
          <w:marRight w:val="0"/>
          <w:marTop w:val="0"/>
          <w:marBottom w:val="0"/>
          <w:divBdr>
            <w:top w:val="none" w:sz="0" w:space="0" w:color="auto"/>
            <w:left w:val="none" w:sz="0" w:space="0" w:color="auto"/>
            <w:bottom w:val="none" w:sz="0" w:space="0" w:color="auto"/>
            <w:right w:val="none" w:sz="0" w:space="0" w:color="auto"/>
          </w:divBdr>
        </w:div>
        <w:div w:id="748162226">
          <w:marLeft w:val="480"/>
          <w:marRight w:val="0"/>
          <w:marTop w:val="0"/>
          <w:marBottom w:val="0"/>
          <w:divBdr>
            <w:top w:val="none" w:sz="0" w:space="0" w:color="auto"/>
            <w:left w:val="none" w:sz="0" w:space="0" w:color="auto"/>
            <w:bottom w:val="none" w:sz="0" w:space="0" w:color="auto"/>
            <w:right w:val="none" w:sz="0" w:space="0" w:color="auto"/>
          </w:divBdr>
        </w:div>
        <w:div w:id="756633088">
          <w:marLeft w:val="480"/>
          <w:marRight w:val="0"/>
          <w:marTop w:val="0"/>
          <w:marBottom w:val="0"/>
          <w:divBdr>
            <w:top w:val="none" w:sz="0" w:space="0" w:color="auto"/>
            <w:left w:val="none" w:sz="0" w:space="0" w:color="auto"/>
            <w:bottom w:val="none" w:sz="0" w:space="0" w:color="auto"/>
            <w:right w:val="none" w:sz="0" w:space="0" w:color="auto"/>
          </w:divBdr>
        </w:div>
        <w:div w:id="780222682">
          <w:marLeft w:val="480"/>
          <w:marRight w:val="0"/>
          <w:marTop w:val="0"/>
          <w:marBottom w:val="0"/>
          <w:divBdr>
            <w:top w:val="none" w:sz="0" w:space="0" w:color="auto"/>
            <w:left w:val="none" w:sz="0" w:space="0" w:color="auto"/>
            <w:bottom w:val="none" w:sz="0" w:space="0" w:color="auto"/>
            <w:right w:val="none" w:sz="0" w:space="0" w:color="auto"/>
          </w:divBdr>
        </w:div>
        <w:div w:id="839005267">
          <w:marLeft w:val="480"/>
          <w:marRight w:val="0"/>
          <w:marTop w:val="0"/>
          <w:marBottom w:val="0"/>
          <w:divBdr>
            <w:top w:val="none" w:sz="0" w:space="0" w:color="auto"/>
            <w:left w:val="none" w:sz="0" w:space="0" w:color="auto"/>
            <w:bottom w:val="none" w:sz="0" w:space="0" w:color="auto"/>
            <w:right w:val="none" w:sz="0" w:space="0" w:color="auto"/>
          </w:divBdr>
        </w:div>
        <w:div w:id="909116984">
          <w:marLeft w:val="480"/>
          <w:marRight w:val="0"/>
          <w:marTop w:val="0"/>
          <w:marBottom w:val="0"/>
          <w:divBdr>
            <w:top w:val="none" w:sz="0" w:space="0" w:color="auto"/>
            <w:left w:val="none" w:sz="0" w:space="0" w:color="auto"/>
            <w:bottom w:val="none" w:sz="0" w:space="0" w:color="auto"/>
            <w:right w:val="none" w:sz="0" w:space="0" w:color="auto"/>
          </w:divBdr>
        </w:div>
        <w:div w:id="920067297">
          <w:marLeft w:val="480"/>
          <w:marRight w:val="0"/>
          <w:marTop w:val="0"/>
          <w:marBottom w:val="0"/>
          <w:divBdr>
            <w:top w:val="none" w:sz="0" w:space="0" w:color="auto"/>
            <w:left w:val="none" w:sz="0" w:space="0" w:color="auto"/>
            <w:bottom w:val="none" w:sz="0" w:space="0" w:color="auto"/>
            <w:right w:val="none" w:sz="0" w:space="0" w:color="auto"/>
          </w:divBdr>
        </w:div>
        <w:div w:id="924261194">
          <w:marLeft w:val="480"/>
          <w:marRight w:val="0"/>
          <w:marTop w:val="0"/>
          <w:marBottom w:val="0"/>
          <w:divBdr>
            <w:top w:val="none" w:sz="0" w:space="0" w:color="auto"/>
            <w:left w:val="none" w:sz="0" w:space="0" w:color="auto"/>
            <w:bottom w:val="none" w:sz="0" w:space="0" w:color="auto"/>
            <w:right w:val="none" w:sz="0" w:space="0" w:color="auto"/>
          </w:divBdr>
        </w:div>
        <w:div w:id="943270700">
          <w:marLeft w:val="480"/>
          <w:marRight w:val="0"/>
          <w:marTop w:val="0"/>
          <w:marBottom w:val="0"/>
          <w:divBdr>
            <w:top w:val="none" w:sz="0" w:space="0" w:color="auto"/>
            <w:left w:val="none" w:sz="0" w:space="0" w:color="auto"/>
            <w:bottom w:val="none" w:sz="0" w:space="0" w:color="auto"/>
            <w:right w:val="none" w:sz="0" w:space="0" w:color="auto"/>
          </w:divBdr>
        </w:div>
        <w:div w:id="983973104">
          <w:marLeft w:val="480"/>
          <w:marRight w:val="0"/>
          <w:marTop w:val="0"/>
          <w:marBottom w:val="0"/>
          <w:divBdr>
            <w:top w:val="none" w:sz="0" w:space="0" w:color="auto"/>
            <w:left w:val="none" w:sz="0" w:space="0" w:color="auto"/>
            <w:bottom w:val="none" w:sz="0" w:space="0" w:color="auto"/>
            <w:right w:val="none" w:sz="0" w:space="0" w:color="auto"/>
          </w:divBdr>
        </w:div>
        <w:div w:id="1003628136">
          <w:marLeft w:val="480"/>
          <w:marRight w:val="0"/>
          <w:marTop w:val="0"/>
          <w:marBottom w:val="0"/>
          <w:divBdr>
            <w:top w:val="none" w:sz="0" w:space="0" w:color="auto"/>
            <w:left w:val="none" w:sz="0" w:space="0" w:color="auto"/>
            <w:bottom w:val="none" w:sz="0" w:space="0" w:color="auto"/>
            <w:right w:val="none" w:sz="0" w:space="0" w:color="auto"/>
          </w:divBdr>
        </w:div>
        <w:div w:id="1051929256">
          <w:marLeft w:val="480"/>
          <w:marRight w:val="0"/>
          <w:marTop w:val="0"/>
          <w:marBottom w:val="0"/>
          <w:divBdr>
            <w:top w:val="none" w:sz="0" w:space="0" w:color="auto"/>
            <w:left w:val="none" w:sz="0" w:space="0" w:color="auto"/>
            <w:bottom w:val="none" w:sz="0" w:space="0" w:color="auto"/>
            <w:right w:val="none" w:sz="0" w:space="0" w:color="auto"/>
          </w:divBdr>
        </w:div>
        <w:div w:id="1059205777">
          <w:marLeft w:val="480"/>
          <w:marRight w:val="0"/>
          <w:marTop w:val="0"/>
          <w:marBottom w:val="0"/>
          <w:divBdr>
            <w:top w:val="none" w:sz="0" w:space="0" w:color="auto"/>
            <w:left w:val="none" w:sz="0" w:space="0" w:color="auto"/>
            <w:bottom w:val="none" w:sz="0" w:space="0" w:color="auto"/>
            <w:right w:val="none" w:sz="0" w:space="0" w:color="auto"/>
          </w:divBdr>
        </w:div>
        <w:div w:id="1100682763">
          <w:marLeft w:val="480"/>
          <w:marRight w:val="0"/>
          <w:marTop w:val="0"/>
          <w:marBottom w:val="0"/>
          <w:divBdr>
            <w:top w:val="none" w:sz="0" w:space="0" w:color="auto"/>
            <w:left w:val="none" w:sz="0" w:space="0" w:color="auto"/>
            <w:bottom w:val="none" w:sz="0" w:space="0" w:color="auto"/>
            <w:right w:val="none" w:sz="0" w:space="0" w:color="auto"/>
          </w:divBdr>
        </w:div>
        <w:div w:id="1107238935">
          <w:marLeft w:val="480"/>
          <w:marRight w:val="0"/>
          <w:marTop w:val="0"/>
          <w:marBottom w:val="0"/>
          <w:divBdr>
            <w:top w:val="none" w:sz="0" w:space="0" w:color="auto"/>
            <w:left w:val="none" w:sz="0" w:space="0" w:color="auto"/>
            <w:bottom w:val="none" w:sz="0" w:space="0" w:color="auto"/>
            <w:right w:val="none" w:sz="0" w:space="0" w:color="auto"/>
          </w:divBdr>
        </w:div>
        <w:div w:id="1124932359">
          <w:marLeft w:val="480"/>
          <w:marRight w:val="0"/>
          <w:marTop w:val="0"/>
          <w:marBottom w:val="0"/>
          <w:divBdr>
            <w:top w:val="none" w:sz="0" w:space="0" w:color="auto"/>
            <w:left w:val="none" w:sz="0" w:space="0" w:color="auto"/>
            <w:bottom w:val="none" w:sz="0" w:space="0" w:color="auto"/>
            <w:right w:val="none" w:sz="0" w:space="0" w:color="auto"/>
          </w:divBdr>
        </w:div>
        <w:div w:id="1170604106">
          <w:marLeft w:val="480"/>
          <w:marRight w:val="0"/>
          <w:marTop w:val="0"/>
          <w:marBottom w:val="0"/>
          <w:divBdr>
            <w:top w:val="none" w:sz="0" w:space="0" w:color="auto"/>
            <w:left w:val="none" w:sz="0" w:space="0" w:color="auto"/>
            <w:bottom w:val="none" w:sz="0" w:space="0" w:color="auto"/>
            <w:right w:val="none" w:sz="0" w:space="0" w:color="auto"/>
          </w:divBdr>
        </w:div>
        <w:div w:id="1222138358">
          <w:marLeft w:val="480"/>
          <w:marRight w:val="0"/>
          <w:marTop w:val="0"/>
          <w:marBottom w:val="0"/>
          <w:divBdr>
            <w:top w:val="none" w:sz="0" w:space="0" w:color="auto"/>
            <w:left w:val="none" w:sz="0" w:space="0" w:color="auto"/>
            <w:bottom w:val="none" w:sz="0" w:space="0" w:color="auto"/>
            <w:right w:val="none" w:sz="0" w:space="0" w:color="auto"/>
          </w:divBdr>
        </w:div>
        <w:div w:id="1238637737">
          <w:marLeft w:val="480"/>
          <w:marRight w:val="0"/>
          <w:marTop w:val="0"/>
          <w:marBottom w:val="0"/>
          <w:divBdr>
            <w:top w:val="none" w:sz="0" w:space="0" w:color="auto"/>
            <w:left w:val="none" w:sz="0" w:space="0" w:color="auto"/>
            <w:bottom w:val="none" w:sz="0" w:space="0" w:color="auto"/>
            <w:right w:val="none" w:sz="0" w:space="0" w:color="auto"/>
          </w:divBdr>
        </w:div>
        <w:div w:id="1249316454">
          <w:marLeft w:val="480"/>
          <w:marRight w:val="0"/>
          <w:marTop w:val="0"/>
          <w:marBottom w:val="0"/>
          <w:divBdr>
            <w:top w:val="none" w:sz="0" w:space="0" w:color="auto"/>
            <w:left w:val="none" w:sz="0" w:space="0" w:color="auto"/>
            <w:bottom w:val="none" w:sz="0" w:space="0" w:color="auto"/>
            <w:right w:val="none" w:sz="0" w:space="0" w:color="auto"/>
          </w:divBdr>
        </w:div>
        <w:div w:id="1269892460">
          <w:marLeft w:val="480"/>
          <w:marRight w:val="0"/>
          <w:marTop w:val="0"/>
          <w:marBottom w:val="0"/>
          <w:divBdr>
            <w:top w:val="none" w:sz="0" w:space="0" w:color="auto"/>
            <w:left w:val="none" w:sz="0" w:space="0" w:color="auto"/>
            <w:bottom w:val="none" w:sz="0" w:space="0" w:color="auto"/>
            <w:right w:val="none" w:sz="0" w:space="0" w:color="auto"/>
          </w:divBdr>
        </w:div>
        <w:div w:id="1273367835">
          <w:marLeft w:val="480"/>
          <w:marRight w:val="0"/>
          <w:marTop w:val="0"/>
          <w:marBottom w:val="0"/>
          <w:divBdr>
            <w:top w:val="none" w:sz="0" w:space="0" w:color="auto"/>
            <w:left w:val="none" w:sz="0" w:space="0" w:color="auto"/>
            <w:bottom w:val="none" w:sz="0" w:space="0" w:color="auto"/>
            <w:right w:val="none" w:sz="0" w:space="0" w:color="auto"/>
          </w:divBdr>
        </w:div>
        <w:div w:id="1323509262">
          <w:marLeft w:val="480"/>
          <w:marRight w:val="0"/>
          <w:marTop w:val="0"/>
          <w:marBottom w:val="0"/>
          <w:divBdr>
            <w:top w:val="none" w:sz="0" w:space="0" w:color="auto"/>
            <w:left w:val="none" w:sz="0" w:space="0" w:color="auto"/>
            <w:bottom w:val="none" w:sz="0" w:space="0" w:color="auto"/>
            <w:right w:val="none" w:sz="0" w:space="0" w:color="auto"/>
          </w:divBdr>
        </w:div>
        <w:div w:id="1348755824">
          <w:marLeft w:val="480"/>
          <w:marRight w:val="0"/>
          <w:marTop w:val="0"/>
          <w:marBottom w:val="0"/>
          <w:divBdr>
            <w:top w:val="none" w:sz="0" w:space="0" w:color="auto"/>
            <w:left w:val="none" w:sz="0" w:space="0" w:color="auto"/>
            <w:bottom w:val="none" w:sz="0" w:space="0" w:color="auto"/>
            <w:right w:val="none" w:sz="0" w:space="0" w:color="auto"/>
          </w:divBdr>
        </w:div>
        <w:div w:id="1389454077">
          <w:marLeft w:val="480"/>
          <w:marRight w:val="0"/>
          <w:marTop w:val="0"/>
          <w:marBottom w:val="0"/>
          <w:divBdr>
            <w:top w:val="none" w:sz="0" w:space="0" w:color="auto"/>
            <w:left w:val="none" w:sz="0" w:space="0" w:color="auto"/>
            <w:bottom w:val="none" w:sz="0" w:space="0" w:color="auto"/>
            <w:right w:val="none" w:sz="0" w:space="0" w:color="auto"/>
          </w:divBdr>
        </w:div>
        <w:div w:id="1407265976">
          <w:marLeft w:val="480"/>
          <w:marRight w:val="0"/>
          <w:marTop w:val="0"/>
          <w:marBottom w:val="0"/>
          <w:divBdr>
            <w:top w:val="none" w:sz="0" w:space="0" w:color="auto"/>
            <w:left w:val="none" w:sz="0" w:space="0" w:color="auto"/>
            <w:bottom w:val="none" w:sz="0" w:space="0" w:color="auto"/>
            <w:right w:val="none" w:sz="0" w:space="0" w:color="auto"/>
          </w:divBdr>
        </w:div>
        <w:div w:id="1417166154">
          <w:marLeft w:val="480"/>
          <w:marRight w:val="0"/>
          <w:marTop w:val="0"/>
          <w:marBottom w:val="0"/>
          <w:divBdr>
            <w:top w:val="none" w:sz="0" w:space="0" w:color="auto"/>
            <w:left w:val="none" w:sz="0" w:space="0" w:color="auto"/>
            <w:bottom w:val="none" w:sz="0" w:space="0" w:color="auto"/>
            <w:right w:val="none" w:sz="0" w:space="0" w:color="auto"/>
          </w:divBdr>
        </w:div>
        <w:div w:id="1419012571">
          <w:marLeft w:val="480"/>
          <w:marRight w:val="0"/>
          <w:marTop w:val="0"/>
          <w:marBottom w:val="0"/>
          <w:divBdr>
            <w:top w:val="none" w:sz="0" w:space="0" w:color="auto"/>
            <w:left w:val="none" w:sz="0" w:space="0" w:color="auto"/>
            <w:bottom w:val="none" w:sz="0" w:space="0" w:color="auto"/>
            <w:right w:val="none" w:sz="0" w:space="0" w:color="auto"/>
          </w:divBdr>
        </w:div>
        <w:div w:id="1470977774">
          <w:marLeft w:val="480"/>
          <w:marRight w:val="0"/>
          <w:marTop w:val="0"/>
          <w:marBottom w:val="0"/>
          <w:divBdr>
            <w:top w:val="none" w:sz="0" w:space="0" w:color="auto"/>
            <w:left w:val="none" w:sz="0" w:space="0" w:color="auto"/>
            <w:bottom w:val="none" w:sz="0" w:space="0" w:color="auto"/>
            <w:right w:val="none" w:sz="0" w:space="0" w:color="auto"/>
          </w:divBdr>
        </w:div>
        <w:div w:id="1533299616">
          <w:marLeft w:val="480"/>
          <w:marRight w:val="0"/>
          <w:marTop w:val="0"/>
          <w:marBottom w:val="0"/>
          <w:divBdr>
            <w:top w:val="none" w:sz="0" w:space="0" w:color="auto"/>
            <w:left w:val="none" w:sz="0" w:space="0" w:color="auto"/>
            <w:bottom w:val="none" w:sz="0" w:space="0" w:color="auto"/>
            <w:right w:val="none" w:sz="0" w:space="0" w:color="auto"/>
          </w:divBdr>
        </w:div>
        <w:div w:id="1564102182">
          <w:marLeft w:val="480"/>
          <w:marRight w:val="0"/>
          <w:marTop w:val="0"/>
          <w:marBottom w:val="0"/>
          <w:divBdr>
            <w:top w:val="none" w:sz="0" w:space="0" w:color="auto"/>
            <w:left w:val="none" w:sz="0" w:space="0" w:color="auto"/>
            <w:bottom w:val="none" w:sz="0" w:space="0" w:color="auto"/>
            <w:right w:val="none" w:sz="0" w:space="0" w:color="auto"/>
          </w:divBdr>
        </w:div>
        <w:div w:id="1598168806">
          <w:marLeft w:val="480"/>
          <w:marRight w:val="0"/>
          <w:marTop w:val="0"/>
          <w:marBottom w:val="0"/>
          <w:divBdr>
            <w:top w:val="none" w:sz="0" w:space="0" w:color="auto"/>
            <w:left w:val="none" w:sz="0" w:space="0" w:color="auto"/>
            <w:bottom w:val="none" w:sz="0" w:space="0" w:color="auto"/>
            <w:right w:val="none" w:sz="0" w:space="0" w:color="auto"/>
          </w:divBdr>
        </w:div>
        <w:div w:id="1707559783">
          <w:marLeft w:val="480"/>
          <w:marRight w:val="0"/>
          <w:marTop w:val="0"/>
          <w:marBottom w:val="0"/>
          <w:divBdr>
            <w:top w:val="none" w:sz="0" w:space="0" w:color="auto"/>
            <w:left w:val="none" w:sz="0" w:space="0" w:color="auto"/>
            <w:bottom w:val="none" w:sz="0" w:space="0" w:color="auto"/>
            <w:right w:val="none" w:sz="0" w:space="0" w:color="auto"/>
          </w:divBdr>
        </w:div>
        <w:div w:id="1713773882">
          <w:marLeft w:val="480"/>
          <w:marRight w:val="0"/>
          <w:marTop w:val="0"/>
          <w:marBottom w:val="0"/>
          <w:divBdr>
            <w:top w:val="none" w:sz="0" w:space="0" w:color="auto"/>
            <w:left w:val="none" w:sz="0" w:space="0" w:color="auto"/>
            <w:bottom w:val="none" w:sz="0" w:space="0" w:color="auto"/>
            <w:right w:val="none" w:sz="0" w:space="0" w:color="auto"/>
          </w:divBdr>
        </w:div>
        <w:div w:id="1757823286">
          <w:marLeft w:val="480"/>
          <w:marRight w:val="0"/>
          <w:marTop w:val="0"/>
          <w:marBottom w:val="0"/>
          <w:divBdr>
            <w:top w:val="none" w:sz="0" w:space="0" w:color="auto"/>
            <w:left w:val="none" w:sz="0" w:space="0" w:color="auto"/>
            <w:bottom w:val="none" w:sz="0" w:space="0" w:color="auto"/>
            <w:right w:val="none" w:sz="0" w:space="0" w:color="auto"/>
          </w:divBdr>
        </w:div>
        <w:div w:id="1774859903">
          <w:marLeft w:val="480"/>
          <w:marRight w:val="0"/>
          <w:marTop w:val="0"/>
          <w:marBottom w:val="0"/>
          <w:divBdr>
            <w:top w:val="none" w:sz="0" w:space="0" w:color="auto"/>
            <w:left w:val="none" w:sz="0" w:space="0" w:color="auto"/>
            <w:bottom w:val="none" w:sz="0" w:space="0" w:color="auto"/>
            <w:right w:val="none" w:sz="0" w:space="0" w:color="auto"/>
          </w:divBdr>
        </w:div>
        <w:div w:id="1956714142">
          <w:marLeft w:val="480"/>
          <w:marRight w:val="0"/>
          <w:marTop w:val="0"/>
          <w:marBottom w:val="0"/>
          <w:divBdr>
            <w:top w:val="none" w:sz="0" w:space="0" w:color="auto"/>
            <w:left w:val="none" w:sz="0" w:space="0" w:color="auto"/>
            <w:bottom w:val="none" w:sz="0" w:space="0" w:color="auto"/>
            <w:right w:val="none" w:sz="0" w:space="0" w:color="auto"/>
          </w:divBdr>
        </w:div>
        <w:div w:id="1965843762">
          <w:marLeft w:val="480"/>
          <w:marRight w:val="0"/>
          <w:marTop w:val="0"/>
          <w:marBottom w:val="0"/>
          <w:divBdr>
            <w:top w:val="none" w:sz="0" w:space="0" w:color="auto"/>
            <w:left w:val="none" w:sz="0" w:space="0" w:color="auto"/>
            <w:bottom w:val="none" w:sz="0" w:space="0" w:color="auto"/>
            <w:right w:val="none" w:sz="0" w:space="0" w:color="auto"/>
          </w:divBdr>
        </w:div>
        <w:div w:id="2018455304">
          <w:marLeft w:val="480"/>
          <w:marRight w:val="0"/>
          <w:marTop w:val="0"/>
          <w:marBottom w:val="0"/>
          <w:divBdr>
            <w:top w:val="none" w:sz="0" w:space="0" w:color="auto"/>
            <w:left w:val="none" w:sz="0" w:space="0" w:color="auto"/>
            <w:bottom w:val="none" w:sz="0" w:space="0" w:color="auto"/>
            <w:right w:val="none" w:sz="0" w:space="0" w:color="auto"/>
          </w:divBdr>
        </w:div>
        <w:div w:id="2041277888">
          <w:marLeft w:val="480"/>
          <w:marRight w:val="0"/>
          <w:marTop w:val="0"/>
          <w:marBottom w:val="0"/>
          <w:divBdr>
            <w:top w:val="none" w:sz="0" w:space="0" w:color="auto"/>
            <w:left w:val="none" w:sz="0" w:space="0" w:color="auto"/>
            <w:bottom w:val="none" w:sz="0" w:space="0" w:color="auto"/>
            <w:right w:val="none" w:sz="0" w:space="0" w:color="auto"/>
          </w:divBdr>
        </w:div>
        <w:div w:id="2070878541">
          <w:marLeft w:val="480"/>
          <w:marRight w:val="0"/>
          <w:marTop w:val="0"/>
          <w:marBottom w:val="0"/>
          <w:divBdr>
            <w:top w:val="none" w:sz="0" w:space="0" w:color="auto"/>
            <w:left w:val="none" w:sz="0" w:space="0" w:color="auto"/>
            <w:bottom w:val="none" w:sz="0" w:space="0" w:color="auto"/>
            <w:right w:val="none" w:sz="0" w:space="0" w:color="auto"/>
          </w:divBdr>
        </w:div>
        <w:div w:id="2072805215">
          <w:marLeft w:val="480"/>
          <w:marRight w:val="0"/>
          <w:marTop w:val="0"/>
          <w:marBottom w:val="0"/>
          <w:divBdr>
            <w:top w:val="none" w:sz="0" w:space="0" w:color="auto"/>
            <w:left w:val="none" w:sz="0" w:space="0" w:color="auto"/>
            <w:bottom w:val="none" w:sz="0" w:space="0" w:color="auto"/>
            <w:right w:val="none" w:sz="0" w:space="0" w:color="auto"/>
          </w:divBdr>
        </w:div>
        <w:div w:id="2107730965">
          <w:marLeft w:val="480"/>
          <w:marRight w:val="0"/>
          <w:marTop w:val="0"/>
          <w:marBottom w:val="0"/>
          <w:divBdr>
            <w:top w:val="none" w:sz="0" w:space="0" w:color="auto"/>
            <w:left w:val="none" w:sz="0" w:space="0" w:color="auto"/>
            <w:bottom w:val="none" w:sz="0" w:space="0" w:color="auto"/>
            <w:right w:val="none" w:sz="0" w:space="0" w:color="auto"/>
          </w:divBdr>
        </w:div>
        <w:div w:id="2112238781">
          <w:marLeft w:val="480"/>
          <w:marRight w:val="0"/>
          <w:marTop w:val="0"/>
          <w:marBottom w:val="0"/>
          <w:divBdr>
            <w:top w:val="none" w:sz="0" w:space="0" w:color="auto"/>
            <w:left w:val="none" w:sz="0" w:space="0" w:color="auto"/>
            <w:bottom w:val="none" w:sz="0" w:space="0" w:color="auto"/>
            <w:right w:val="none" w:sz="0" w:space="0" w:color="auto"/>
          </w:divBdr>
        </w:div>
        <w:div w:id="2129081139">
          <w:marLeft w:val="480"/>
          <w:marRight w:val="0"/>
          <w:marTop w:val="0"/>
          <w:marBottom w:val="0"/>
          <w:divBdr>
            <w:top w:val="none" w:sz="0" w:space="0" w:color="auto"/>
            <w:left w:val="none" w:sz="0" w:space="0" w:color="auto"/>
            <w:bottom w:val="none" w:sz="0" w:space="0" w:color="auto"/>
            <w:right w:val="none" w:sz="0" w:space="0" w:color="auto"/>
          </w:divBdr>
        </w:div>
      </w:divsChild>
    </w:div>
    <w:div w:id="203257941">
      <w:bodyDiv w:val="1"/>
      <w:marLeft w:val="0"/>
      <w:marRight w:val="0"/>
      <w:marTop w:val="0"/>
      <w:marBottom w:val="0"/>
      <w:divBdr>
        <w:top w:val="none" w:sz="0" w:space="0" w:color="auto"/>
        <w:left w:val="none" w:sz="0" w:space="0" w:color="auto"/>
        <w:bottom w:val="none" w:sz="0" w:space="0" w:color="auto"/>
        <w:right w:val="none" w:sz="0" w:space="0" w:color="auto"/>
      </w:divBdr>
      <w:divsChild>
        <w:div w:id="1588667">
          <w:marLeft w:val="480"/>
          <w:marRight w:val="0"/>
          <w:marTop w:val="0"/>
          <w:marBottom w:val="0"/>
          <w:divBdr>
            <w:top w:val="none" w:sz="0" w:space="0" w:color="auto"/>
            <w:left w:val="none" w:sz="0" w:space="0" w:color="auto"/>
            <w:bottom w:val="none" w:sz="0" w:space="0" w:color="auto"/>
            <w:right w:val="none" w:sz="0" w:space="0" w:color="auto"/>
          </w:divBdr>
        </w:div>
        <w:div w:id="4014052">
          <w:marLeft w:val="480"/>
          <w:marRight w:val="0"/>
          <w:marTop w:val="0"/>
          <w:marBottom w:val="0"/>
          <w:divBdr>
            <w:top w:val="none" w:sz="0" w:space="0" w:color="auto"/>
            <w:left w:val="none" w:sz="0" w:space="0" w:color="auto"/>
            <w:bottom w:val="none" w:sz="0" w:space="0" w:color="auto"/>
            <w:right w:val="none" w:sz="0" w:space="0" w:color="auto"/>
          </w:divBdr>
        </w:div>
        <w:div w:id="30082541">
          <w:marLeft w:val="480"/>
          <w:marRight w:val="0"/>
          <w:marTop w:val="0"/>
          <w:marBottom w:val="0"/>
          <w:divBdr>
            <w:top w:val="none" w:sz="0" w:space="0" w:color="auto"/>
            <w:left w:val="none" w:sz="0" w:space="0" w:color="auto"/>
            <w:bottom w:val="none" w:sz="0" w:space="0" w:color="auto"/>
            <w:right w:val="none" w:sz="0" w:space="0" w:color="auto"/>
          </w:divBdr>
        </w:div>
        <w:div w:id="87239655">
          <w:marLeft w:val="480"/>
          <w:marRight w:val="0"/>
          <w:marTop w:val="0"/>
          <w:marBottom w:val="0"/>
          <w:divBdr>
            <w:top w:val="none" w:sz="0" w:space="0" w:color="auto"/>
            <w:left w:val="none" w:sz="0" w:space="0" w:color="auto"/>
            <w:bottom w:val="none" w:sz="0" w:space="0" w:color="auto"/>
            <w:right w:val="none" w:sz="0" w:space="0" w:color="auto"/>
          </w:divBdr>
        </w:div>
        <w:div w:id="163596517">
          <w:marLeft w:val="480"/>
          <w:marRight w:val="0"/>
          <w:marTop w:val="0"/>
          <w:marBottom w:val="0"/>
          <w:divBdr>
            <w:top w:val="none" w:sz="0" w:space="0" w:color="auto"/>
            <w:left w:val="none" w:sz="0" w:space="0" w:color="auto"/>
            <w:bottom w:val="none" w:sz="0" w:space="0" w:color="auto"/>
            <w:right w:val="none" w:sz="0" w:space="0" w:color="auto"/>
          </w:divBdr>
        </w:div>
        <w:div w:id="170334923">
          <w:marLeft w:val="480"/>
          <w:marRight w:val="0"/>
          <w:marTop w:val="0"/>
          <w:marBottom w:val="0"/>
          <w:divBdr>
            <w:top w:val="none" w:sz="0" w:space="0" w:color="auto"/>
            <w:left w:val="none" w:sz="0" w:space="0" w:color="auto"/>
            <w:bottom w:val="none" w:sz="0" w:space="0" w:color="auto"/>
            <w:right w:val="none" w:sz="0" w:space="0" w:color="auto"/>
          </w:divBdr>
        </w:div>
        <w:div w:id="172188773">
          <w:marLeft w:val="480"/>
          <w:marRight w:val="0"/>
          <w:marTop w:val="0"/>
          <w:marBottom w:val="0"/>
          <w:divBdr>
            <w:top w:val="none" w:sz="0" w:space="0" w:color="auto"/>
            <w:left w:val="none" w:sz="0" w:space="0" w:color="auto"/>
            <w:bottom w:val="none" w:sz="0" w:space="0" w:color="auto"/>
            <w:right w:val="none" w:sz="0" w:space="0" w:color="auto"/>
          </w:divBdr>
        </w:div>
        <w:div w:id="172578270">
          <w:marLeft w:val="480"/>
          <w:marRight w:val="0"/>
          <w:marTop w:val="0"/>
          <w:marBottom w:val="0"/>
          <w:divBdr>
            <w:top w:val="none" w:sz="0" w:space="0" w:color="auto"/>
            <w:left w:val="none" w:sz="0" w:space="0" w:color="auto"/>
            <w:bottom w:val="none" w:sz="0" w:space="0" w:color="auto"/>
            <w:right w:val="none" w:sz="0" w:space="0" w:color="auto"/>
          </w:divBdr>
        </w:div>
        <w:div w:id="188957230">
          <w:marLeft w:val="480"/>
          <w:marRight w:val="0"/>
          <w:marTop w:val="0"/>
          <w:marBottom w:val="0"/>
          <w:divBdr>
            <w:top w:val="none" w:sz="0" w:space="0" w:color="auto"/>
            <w:left w:val="none" w:sz="0" w:space="0" w:color="auto"/>
            <w:bottom w:val="none" w:sz="0" w:space="0" w:color="auto"/>
            <w:right w:val="none" w:sz="0" w:space="0" w:color="auto"/>
          </w:divBdr>
        </w:div>
        <w:div w:id="199588057">
          <w:marLeft w:val="480"/>
          <w:marRight w:val="0"/>
          <w:marTop w:val="0"/>
          <w:marBottom w:val="0"/>
          <w:divBdr>
            <w:top w:val="none" w:sz="0" w:space="0" w:color="auto"/>
            <w:left w:val="none" w:sz="0" w:space="0" w:color="auto"/>
            <w:bottom w:val="none" w:sz="0" w:space="0" w:color="auto"/>
            <w:right w:val="none" w:sz="0" w:space="0" w:color="auto"/>
          </w:divBdr>
        </w:div>
        <w:div w:id="242616525">
          <w:marLeft w:val="480"/>
          <w:marRight w:val="0"/>
          <w:marTop w:val="0"/>
          <w:marBottom w:val="0"/>
          <w:divBdr>
            <w:top w:val="none" w:sz="0" w:space="0" w:color="auto"/>
            <w:left w:val="none" w:sz="0" w:space="0" w:color="auto"/>
            <w:bottom w:val="none" w:sz="0" w:space="0" w:color="auto"/>
            <w:right w:val="none" w:sz="0" w:space="0" w:color="auto"/>
          </w:divBdr>
        </w:div>
        <w:div w:id="259874751">
          <w:marLeft w:val="480"/>
          <w:marRight w:val="0"/>
          <w:marTop w:val="0"/>
          <w:marBottom w:val="0"/>
          <w:divBdr>
            <w:top w:val="none" w:sz="0" w:space="0" w:color="auto"/>
            <w:left w:val="none" w:sz="0" w:space="0" w:color="auto"/>
            <w:bottom w:val="none" w:sz="0" w:space="0" w:color="auto"/>
            <w:right w:val="none" w:sz="0" w:space="0" w:color="auto"/>
          </w:divBdr>
        </w:div>
        <w:div w:id="265040451">
          <w:marLeft w:val="480"/>
          <w:marRight w:val="0"/>
          <w:marTop w:val="0"/>
          <w:marBottom w:val="0"/>
          <w:divBdr>
            <w:top w:val="none" w:sz="0" w:space="0" w:color="auto"/>
            <w:left w:val="none" w:sz="0" w:space="0" w:color="auto"/>
            <w:bottom w:val="none" w:sz="0" w:space="0" w:color="auto"/>
            <w:right w:val="none" w:sz="0" w:space="0" w:color="auto"/>
          </w:divBdr>
        </w:div>
        <w:div w:id="280264694">
          <w:marLeft w:val="480"/>
          <w:marRight w:val="0"/>
          <w:marTop w:val="0"/>
          <w:marBottom w:val="0"/>
          <w:divBdr>
            <w:top w:val="none" w:sz="0" w:space="0" w:color="auto"/>
            <w:left w:val="none" w:sz="0" w:space="0" w:color="auto"/>
            <w:bottom w:val="none" w:sz="0" w:space="0" w:color="auto"/>
            <w:right w:val="none" w:sz="0" w:space="0" w:color="auto"/>
          </w:divBdr>
        </w:div>
        <w:div w:id="284779985">
          <w:marLeft w:val="480"/>
          <w:marRight w:val="0"/>
          <w:marTop w:val="0"/>
          <w:marBottom w:val="0"/>
          <w:divBdr>
            <w:top w:val="none" w:sz="0" w:space="0" w:color="auto"/>
            <w:left w:val="none" w:sz="0" w:space="0" w:color="auto"/>
            <w:bottom w:val="none" w:sz="0" w:space="0" w:color="auto"/>
            <w:right w:val="none" w:sz="0" w:space="0" w:color="auto"/>
          </w:divBdr>
        </w:div>
        <w:div w:id="321587923">
          <w:marLeft w:val="480"/>
          <w:marRight w:val="0"/>
          <w:marTop w:val="0"/>
          <w:marBottom w:val="0"/>
          <w:divBdr>
            <w:top w:val="none" w:sz="0" w:space="0" w:color="auto"/>
            <w:left w:val="none" w:sz="0" w:space="0" w:color="auto"/>
            <w:bottom w:val="none" w:sz="0" w:space="0" w:color="auto"/>
            <w:right w:val="none" w:sz="0" w:space="0" w:color="auto"/>
          </w:divBdr>
        </w:div>
        <w:div w:id="350842579">
          <w:marLeft w:val="480"/>
          <w:marRight w:val="0"/>
          <w:marTop w:val="0"/>
          <w:marBottom w:val="0"/>
          <w:divBdr>
            <w:top w:val="none" w:sz="0" w:space="0" w:color="auto"/>
            <w:left w:val="none" w:sz="0" w:space="0" w:color="auto"/>
            <w:bottom w:val="none" w:sz="0" w:space="0" w:color="auto"/>
            <w:right w:val="none" w:sz="0" w:space="0" w:color="auto"/>
          </w:divBdr>
        </w:div>
        <w:div w:id="386875625">
          <w:marLeft w:val="480"/>
          <w:marRight w:val="0"/>
          <w:marTop w:val="0"/>
          <w:marBottom w:val="0"/>
          <w:divBdr>
            <w:top w:val="none" w:sz="0" w:space="0" w:color="auto"/>
            <w:left w:val="none" w:sz="0" w:space="0" w:color="auto"/>
            <w:bottom w:val="none" w:sz="0" w:space="0" w:color="auto"/>
            <w:right w:val="none" w:sz="0" w:space="0" w:color="auto"/>
          </w:divBdr>
        </w:div>
        <w:div w:id="389504935">
          <w:marLeft w:val="480"/>
          <w:marRight w:val="0"/>
          <w:marTop w:val="0"/>
          <w:marBottom w:val="0"/>
          <w:divBdr>
            <w:top w:val="none" w:sz="0" w:space="0" w:color="auto"/>
            <w:left w:val="none" w:sz="0" w:space="0" w:color="auto"/>
            <w:bottom w:val="none" w:sz="0" w:space="0" w:color="auto"/>
            <w:right w:val="none" w:sz="0" w:space="0" w:color="auto"/>
          </w:divBdr>
        </w:div>
        <w:div w:id="461535041">
          <w:marLeft w:val="480"/>
          <w:marRight w:val="0"/>
          <w:marTop w:val="0"/>
          <w:marBottom w:val="0"/>
          <w:divBdr>
            <w:top w:val="none" w:sz="0" w:space="0" w:color="auto"/>
            <w:left w:val="none" w:sz="0" w:space="0" w:color="auto"/>
            <w:bottom w:val="none" w:sz="0" w:space="0" w:color="auto"/>
            <w:right w:val="none" w:sz="0" w:space="0" w:color="auto"/>
          </w:divBdr>
        </w:div>
        <w:div w:id="475341032">
          <w:marLeft w:val="480"/>
          <w:marRight w:val="0"/>
          <w:marTop w:val="0"/>
          <w:marBottom w:val="0"/>
          <w:divBdr>
            <w:top w:val="none" w:sz="0" w:space="0" w:color="auto"/>
            <w:left w:val="none" w:sz="0" w:space="0" w:color="auto"/>
            <w:bottom w:val="none" w:sz="0" w:space="0" w:color="auto"/>
            <w:right w:val="none" w:sz="0" w:space="0" w:color="auto"/>
          </w:divBdr>
        </w:div>
        <w:div w:id="482740054">
          <w:marLeft w:val="480"/>
          <w:marRight w:val="0"/>
          <w:marTop w:val="0"/>
          <w:marBottom w:val="0"/>
          <w:divBdr>
            <w:top w:val="none" w:sz="0" w:space="0" w:color="auto"/>
            <w:left w:val="none" w:sz="0" w:space="0" w:color="auto"/>
            <w:bottom w:val="none" w:sz="0" w:space="0" w:color="auto"/>
            <w:right w:val="none" w:sz="0" w:space="0" w:color="auto"/>
          </w:divBdr>
        </w:div>
        <w:div w:id="495999588">
          <w:marLeft w:val="480"/>
          <w:marRight w:val="0"/>
          <w:marTop w:val="0"/>
          <w:marBottom w:val="0"/>
          <w:divBdr>
            <w:top w:val="none" w:sz="0" w:space="0" w:color="auto"/>
            <w:left w:val="none" w:sz="0" w:space="0" w:color="auto"/>
            <w:bottom w:val="none" w:sz="0" w:space="0" w:color="auto"/>
            <w:right w:val="none" w:sz="0" w:space="0" w:color="auto"/>
          </w:divBdr>
        </w:div>
        <w:div w:id="504786031">
          <w:marLeft w:val="480"/>
          <w:marRight w:val="0"/>
          <w:marTop w:val="0"/>
          <w:marBottom w:val="0"/>
          <w:divBdr>
            <w:top w:val="none" w:sz="0" w:space="0" w:color="auto"/>
            <w:left w:val="none" w:sz="0" w:space="0" w:color="auto"/>
            <w:bottom w:val="none" w:sz="0" w:space="0" w:color="auto"/>
            <w:right w:val="none" w:sz="0" w:space="0" w:color="auto"/>
          </w:divBdr>
        </w:div>
        <w:div w:id="506212954">
          <w:marLeft w:val="480"/>
          <w:marRight w:val="0"/>
          <w:marTop w:val="0"/>
          <w:marBottom w:val="0"/>
          <w:divBdr>
            <w:top w:val="none" w:sz="0" w:space="0" w:color="auto"/>
            <w:left w:val="none" w:sz="0" w:space="0" w:color="auto"/>
            <w:bottom w:val="none" w:sz="0" w:space="0" w:color="auto"/>
            <w:right w:val="none" w:sz="0" w:space="0" w:color="auto"/>
          </w:divBdr>
        </w:div>
        <w:div w:id="508953041">
          <w:marLeft w:val="480"/>
          <w:marRight w:val="0"/>
          <w:marTop w:val="0"/>
          <w:marBottom w:val="0"/>
          <w:divBdr>
            <w:top w:val="none" w:sz="0" w:space="0" w:color="auto"/>
            <w:left w:val="none" w:sz="0" w:space="0" w:color="auto"/>
            <w:bottom w:val="none" w:sz="0" w:space="0" w:color="auto"/>
            <w:right w:val="none" w:sz="0" w:space="0" w:color="auto"/>
          </w:divBdr>
        </w:div>
        <w:div w:id="511578454">
          <w:marLeft w:val="480"/>
          <w:marRight w:val="0"/>
          <w:marTop w:val="0"/>
          <w:marBottom w:val="0"/>
          <w:divBdr>
            <w:top w:val="none" w:sz="0" w:space="0" w:color="auto"/>
            <w:left w:val="none" w:sz="0" w:space="0" w:color="auto"/>
            <w:bottom w:val="none" w:sz="0" w:space="0" w:color="auto"/>
            <w:right w:val="none" w:sz="0" w:space="0" w:color="auto"/>
          </w:divBdr>
        </w:div>
        <w:div w:id="567419934">
          <w:marLeft w:val="480"/>
          <w:marRight w:val="0"/>
          <w:marTop w:val="0"/>
          <w:marBottom w:val="0"/>
          <w:divBdr>
            <w:top w:val="none" w:sz="0" w:space="0" w:color="auto"/>
            <w:left w:val="none" w:sz="0" w:space="0" w:color="auto"/>
            <w:bottom w:val="none" w:sz="0" w:space="0" w:color="auto"/>
            <w:right w:val="none" w:sz="0" w:space="0" w:color="auto"/>
          </w:divBdr>
        </w:div>
        <w:div w:id="620769444">
          <w:marLeft w:val="480"/>
          <w:marRight w:val="0"/>
          <w:marTop w:val="0"/>
          <w:marBottom w:val="0"/>
          <w:divBdr>
            <w:top w:val="none" w:sz="0" w:space="0" w:color="auto"/>
            <w:left w:val="none" w:sz="0" w:space="0" w:color="auto"/>
            <w:bottom w:val="none" w:sz="0" w:space="0" w:color="auto"/>
            <w:right w:val="none" w:sz="0" w:space="0" w:color="auto"/>
          </w:divBdr>
        </w:div>
        <w:div w:id="631637833">
          <w:marLeft w:val="480"/>
          <w:marRight w:val="0"/>
          <w:marTop w:val="0"/>
          <w:marBottom w:val="0"/>
          <w:divBdr>
            <w:top w:val="none" w:sz="0" w:space="0" w:color="auto"/>
            <w:left w:val="none" w:sz="0" w:space="0" w:color="auto"/>
            <w:bottom w:val="none" w:sz="0" w:space="0" w:color="auto"/>
            <w:right w:val="none" w:sz="0" w:space="0" w:color="auto"/>
          </w:divBdr>
        </w:div>
        <w:div w:id="653023863">
          <w:marLeft w:val="480"/>
          <w:marRight w:val="0"/>
          <w:marTop w:val="0"/>
          <w:marBottom w:val="0"/>
          <w:divBdr>
            <w:top w:val="none" w:sz="0" w:space="0" w:color="auto"/>
            <w:left w:val="none" w:sz="0" w:space="0" w:color="auto"/>
            <w:bottom w:val="none" w:sz="0" w:space="0" w:color="auto"/>
            <w:right w:val="none" w:sz="0" w:space="0" w:color="auto"/>
          </w:divBdr>
        </w:div>
        <w:div w:id="790587532">
          <w:marLeft w:val="480"/>
          <w:marRight w:val="0"/>
          <w:marTop w:val="0"/>
          <w:marBottom w:val="0"/>
          <w:divBdr>
            <w:top w:val="none" w:sz="0" w:space="0" w:color="auto"/>
            <w:left w:val="none" w:sz="0" w:space="0" w:color="auto"/>
            <w:bottom w:val="none" w:sz="0" w:space="0" w:color="auto"/>
            <w:right w:val="none" w:sz="0" w:space="0" w:color="auto"/>
          </w:divBdr>
        </w:div>
        <w:div w:id="791901272">
          <w:marLeft w:val="480"/>
          <w:marRight w:val="0"/>
          <w:marTop w:val="0"/>
          <w:marBottom w:val="0"/>
          <w:divBdr>
            <w:top w:val="none" w:sz="0" w:space="0" w:color="auto"/>
            <w:left w:val="none" w:sz="0" w:space="0" w:color="auto"/>
            <w:bottom w:val="none" w:sz="0" w:space="0" w:color="auto"/>
            <w:right w:val="none" w:sz="0" w:space="0" w:color="auto"/>
          </w:divBdr>
        </w:div>
        <w:div w:id="803550164">
          <w:marLeft w:val="480"/>
          <w:marRight w:val="0"/>
          <w:marTop w:val="0"/>
          <w:marBottom w:val="0"/>
          <w:divBdr>
            <w:top w:val="none" w:sz="0" w:space="0" w:color="auto"/>
            <w:left w:val="none" w:sz="0" w:space="0" w:color="auto"/>
            <w:bottom w:val="none" w:sz="0" w:space="0" w:color="auto"/>
            <w:right w:val="none" w:sz="0" w:space="0" w:color="auto"/>
          </w:divBdr>
        </w:div>
        <w:div w:id="858469690">
          <w:marLeft w:val="480"/>
          <w:marRight w:val="0"/>
          <w:marTop w:val="0"/>
          <w:marBottom w:val="0"/>
          <w:divBdr>
            <w:top w:val="none" w:sz="0" w:space="0" w:color="auto"/>
            <w:left w:val="none" w:sz="0" w:space="0" w:color="auto"/>
            <w:bottom w:val="none" w:sz="0" w:space="0" w:color="auto"/>
            <w:right w:val="none" w:sz="0" w:space="0" w:color="auto"/>
          </w:divBdr>
        </w:div>
        <w:div w:id="890730061">
          <w:marLeft w:val="480"/>
          <w:marRight w:val="0"/>
          <w:marTop w:val="0"/>
          <w:marBottom w:val="0"/>
          <w:divBdr>
            <w:top w:val="none" w:sz="0" w:space="0" w:color="auto"/>
            <w:left w:val="none" w:sz="0" w:space="0" w:color="auto"/>
            <w:bottom w:val="none" w:sz="0" w:space="0" w:color="auto"/>
            <w:right w:val="none" w:sz="0" w:space="0" w:color="auto"/>
          </w:divBdr>
        </w:div>
        <w:div w:id="898324624">
          <w:marLeft w:val="480"/>
          <w:marRight w:val="0"/>
          <w:marTop w:val="0"/>
          <w:marBottom w:val="0"/>
          <w:divBdr>
            <w:top w:val="none" w:sz="0" w:space="0" w:color="auto"/>
            <w:left w:val="none" w:sz="0" w:space="0" w:color="auto"/>
            <w:bottom w:val="none" w:sz="0" w:space="0" w:color="auto"/>
            <w:right w:val="none" w:sz="0" w:space="0" w:color="auto"/>
          </w:divBdr>
        </w:div>
        <w:div w:id="938561837">
          <w:marLeft w:val="480"/>
          <w:marRight w:val="0"/>
          <w:marTop w:val="0"/>
          <w:marBottom w:val="0"/>
          <w:divBdr>
            <w:top w:val="none" w:sz="0" w:space="0" w:color="auto"/>
            <w:left w:val="none" w:sz="0" w:space="0" w:color="auto"/>
            <w:bottom w:val="none" w:sz="0" w:space="0" w:color="auto"/>
            <w:right w:val="none" w:sz="0" w:space="0" w:color="auto"/>
          </w:divBdr>
        </w:div>
        <w:div w:id="942491395">
          <w:marLeft w:val="480"/>
          <w:marRight w:val="0"/>
          <w:marTop w:val="0"/>
          <w:marBottom w:val="0"/>
          <w:divBdr>
            <w:top w:val="none" w:sz="0" w:space="0" w:color="auto"/>
            <w:left w:val="none" w:sz="0" w:space="0" w:color="auto"/>
            <w:bottom w:val="none" w:sz="0" w:space="0" w:color="auto"/>
            <w:right w:val="none" w:sz="0" w:space="0" w:color="auto"/>
          </w:divBdr>
        </w:div>
        <w:div w:id="972255310">
          <w:marLeft w:val="480"/>
          <w:marRight w:val="0"/>
          <w:marTop w:val="0"/>
          <w:marBottom w:val="0"/>
          <w:divBdr>
            <w:top w:val="none" w:sz="0" w:space="0" w:color="auto"/>
            <w:left w:val="none" w:sz="0" w:space="0" w:color="auto"/>
            <w:bottom w:val="none" w:sz="0" w:space="0" w:color="auto"/>
            <w:right w:val="none" w:sz="0" w:space="0" w:color="auto"/>
          </w:divBdr>
        </w:div>
        <w:div w:id="983394632">
          <w:marLeft w:val="480"/>
          <w:marRight w:val="0"/>
          <w:marTop w:val="0"/>
          <w:marBottom w:val="0"/>
          <w:divBdr>
            <w:top w:val="none" w:sz="0" w:space="0" w:color="auto"/>
            <w:left w:val="none" w:sz="0" w:space="0" w:color="auto"/>
            <w:bottom w:val="none" w:sz="0" w:space="0" w:color="auto"/>
            <w:right w:val="none" w:sz="0" w:space="0" w:color="auto"/>
          </w:divBdr>
        </w:div>
        <w:div w:id="1041438278">
          <w:marLeft w:val="480"/>
          <w:marRight w:val="0"/>
          <w:marTop w:val="0"/>
          <w:marBottom w:val="0"/>
          <w:divBdr>
            <w:top w:val="none" w:sz="0" w:space="0" w:color="auto"/>
            <w:left w:val="none" w:sz="0" w:space="0" w:color="auto"/>
            <w:bottom w:val="none" w:sz="0" w:space="0" w:color="auto"/>
            <w:right w:val="none" w:sz="0" w:space="0" w:color="auto"/>
          </w:divBdr>
        </w:div>
        <w:div w:id="1041518430">
          <w:marLeft w:val="480"/>
          <w:marRight w:val="0"/>
          <w:marTop w:val="0"/>
          <w:marBottom w:val="0"/>
          <w:divBdr>
            <w:top w:val="none" w:sz="0" w:space="0" w:color="auto"/>
            <w:left w:val="none" w:sz="0" w:space="0" w:color="auto"/>
            <w:bottom w:val="none" w:sz="0" w:space="0" w:color="auto"/>
            <w:right w:val="none" w:sz="0" w:space="0" w:color="auto"/>
          </w:divBdr>
        </w:div>
        <w:div w:id="1080173202">
          <w:marLeft w:val="480"/>
          <w:marRight w:val="0"/>
          <w:marTop w:val="0"/>
          <w:marBottom w:val="0"/>
          <w:divBdr>
            <w:top w:val="none" w:sz="0" w:space="0" w:color="auto"/>
            <w:left w:val="none" w:sz="0" w:space="0" w:color="auto"/>
            <w:bottom w:val="none" w:sz="0" w:space="0" w:color="auto"/>
            <w:right w:val="none" w:sz="0" w:space="0" w:color="auto"/>
          </w:divBdr>
        </w:div>
        <w:div w:id="1092554927">
          <w:marLeft w:val="480"/>
          <w:marRight w:val="0"/>
          <w:marTop w:val="0"/>
          <w:marBottom w:val="0"/>
          <w:divBdr>
            <w:top w:val="none" w:sz="0" w:space="0" w:color="auto"/>
            <w:left w:val="none" w:sz="0" w:space="0" w:color="auto"/>
            <w:bottom w:val="none" w:sz="0" w:space="0" w:color="auto"/>
            <w:right w:val="none" w:sz="0" w:space="0" w:color="auto"/>
          </w:divBdr>
        </w:div>
        <w:div w:id="1096559856">
          <w:marLeft w:val="480"/>
          <w:marRight w:val="0"/>
          <w:marTop w:val="0"/>
          <w:marBottom w:val="0"/>
          <w:divBdr>
            <w:top w:val="none" w:sz="0" w:space="0" w:color="auto"/>
            <w:left w:val="none" w:sz="0" w:space="0" w:color="auto"/>
            <w:bottom w:val="none" w:sz="0" w:space="0" w:color="auto"/>
            <w:right w:val="none" w:sz="0" w:space="0" w:color="auto"/>
          </w:divBdr>
        </w:div>
        <w:div w:id="1189441881">
          <w:marLeft w:val="480"/>
          <w:marRight w:val="0"/>
          <w:marTop w:val="0"/>
          <w:marBottom w:val="0"/>
          <w:divBdr>
            <w:top w:val="none" w:sz="0" w:space="0" w:color="auto"/>
            <w:left w:val="none" w:sz="0" w:space="0" w:color="auto"/>
            <w:bottom w:val="none" w:sz="0" w:space="0" w:color="auto"/>
            <w:right w:val="none" w:sz="0" w:space="0" w:color="auto"/>
          </w:divBdr>
        </w:div>
        <w:div w:id="1198736433">
          <w:marLeft w:val="480"/>
          <w:marRight w:val="0"/>
          <w:marTop w:val="0"/>
          <w:marBottom w:val="0"/>
          <w:divBdr>
            <w:top w:val="none" w:sz="0" w:space="0" w:color="auto"/>
            <w:left w:val="none" w:sz="0" w:space="0" w:color="auto"/>
            <w:bottom w:val="none" w:sz="0" w:space="0" w:color="auto"/>
            <w:right w:val="none" w:sz="0" w:space="0" w:color="auto"/>
          </w:divBdr>
        </w:div>
        <w:div w:id="1213494253">
          <w:marLeft w:val="480"/>
          <w:marRight w:val="0"/>
          <w:marTop w:val="0"/>
          <w:marBottom w:val="0"/>
          <w:divBdr>
            <w:top w:val="none" w:sz="0" w:space="0" w:color="auto"/>
            <w:left w:val="none" w:sz="0" w:space="0" w:color="auto"/>
            <w:bottom w:val="none" w:sz="0" w:space="0" w:color="auto"/>
            <w:right w:val="none" w:sz="0" w:space="0" w:color="auto"/>
          </w:divBdr>
        </w:div>
        <w:div w:id="1404379117">
          <w:marLeft w:val="480"/>
          <w:marRight w:val="0"/>
          <w:marTop w:val="0"/>
          <w:marBottom w:val="0"/>
          <w:divBdr>
            <w:top w:val="none" w:sz="0" w:space="0" w:color="auto"/>
            <w:left w:val="none" w:sz="0" w:space="0" w:color="auto"/>
            <w:bottom w:val="none" w:sz="0" w:space="0" w:color="auto"/>
            <w:right w:val="none" w:sz="0" w:space="0" w:color="auto"/>
          </w:divBdr>
        </w:div>
        <w:div w:id="1405570178">
          <w:marLeft w:val="480"/>
          <w:marRight w:val="0"/>
          <w:marTop w:val="0"/>
          <w:marBottom w:val="0"/>
          <w:divBdr>
            <w:top w:val="none" w:sz="0" w:space="0" w:color="auto"/>
            <w:left w:val="none" w:sz="0" w:space="0" w:color="auto"/>
            <w:bottom w:val="none" w:sz="0" w:space="0" w:color="auto"/>
            <w:right w:val="none" w:sz="0" w:space="0" w:color="auto"/>
          </w:divBdr>
        </w:div>
        <w:div w:id="1429614678">
          <w:marLeft w:val="480"/>
          <w:marRight w:val="0"/>
          <w:marTop w:val="0"/>
          <w:marBottom w:val="0"/>
          <w:divBdr>
            <w:top w:val="none" w:sz="0" w:space="0" w:color="auto"/>
            <w:left w:val="none" w:sz="0" w:space="0" w:color="auto"/>
            <w:bottom w:val="none" w:sz="0" w:space="0" w:color="auto"/>
            <w:right w:val="none" w:sz="0" w:space="0" w:color="auto"/>
          </w:divBdr>
        </w:div>
        <w:div w:id="1430159018">
          <w:marLeft w:val="480"/>
          <w:marRight w:val="0"/>
          <w:marTop w:val="0"/>
          <w:marBottom w:val="0"/>
          <w:divBdr>
            <w:top w:val="none" w:sz="0" w:space="0" w:color="auto"/>
            <w:left w:val="none" w:sz="0" w:space="0" w:color="auto"/>
            <w:bottom w:val="none" w:sz="0" w:space="0" w:color="auto"/>
            <w:right w:val="none" w:sz="0" w:space="0" w:color="auto"/>
          </w:divBdr>
        </w:div>
        <w:div w:id="1430659688">
          <w:marLeft w:val="480"/>
          <w:marRight w:val="0"/>
          <w:marTop w:val="0"/>
          <w:marBottom w:val="0"/>
          <w:divBdr>
            <w:top w:val="none" w:sz="0" w:space="0" w:color="auto"/>
            <w:left w:val="none" w:sz="0" w:space="0" w:color="auto"/>
            <w:bottom w:val="none" w:sz="0" w:space="0" w:color="auto"/>
            <w:right w:val="none" w:sz="0" w:space="0" w:color="auto"/>
          </w:divBdr>
        </w:div>
        <w:div w:id="1448238997">
          <w:marLeft w:val="480"/>
          <w:marRight w:val="0"/>
          <w:marTop w:val="0"/>
          <w:marBottom w:val="0"/>
          <w:divBdr>
            <w:top w:val="none" w:sz="0" w:space="0" w:color="auto"/>
            <w:left w:val="none" w:sz="0" w:space="0" w:color="auto"/>
            <w:bottom w:val="none" w:sz="0" w:space="0" w:color="auto"/>
            <w:right w:val="none" w:sz="0" w:space="0" w:color="auto"/>
          </w:divBdr>
        </w:div>
        <w:div w:id="1449156111">
          <w:marLeft w:val="480"/>
          <w:marRight w:val="0"/>
          <w:marTop w:val="0"/>
          <w:marBottom w:val="0"/>
          <w:divBdr>
            <w:top w:val="none" w:sz="0" w:space="0" w:color="auto"/>
            <w:left w:val="none" w:sz="0" w:space="0" w:color="auto"/>
            <w:bottom w:val="none" w:sz="0" w:space="0" w:color="auto"/>
            <w:right w:val="none" w:sz="0" w:space="0" w:color="auto"/>
          </w:divBdr>
        </w:div>
        <w:div w:id="1546715920">
          <w:marLeft w:val="480"/>
          <w:marRight w:val="0"/>
          <w:marTop w:val="0"/>
          <w:marBottom w:val="0"/>
          <w:divBdr>
            <w:top w:val="none" w:sz="0" w:space="0" w:color="auto"/>
            <w:left w:val="none" w:sz="0" w:space="0" w:color="auto"/>
            <w:bottom w:val="none" w:sz="0" w:space="0" w:color="auto"/>
            <w:right w:val="none" w:sz="0" w:space="0" w:color="auto"/>
          </w:divBdr>
        </w:div>
        <w:div w:id="1547448838">
          <w:marLeft w:val="480"/>
          <w:marRight w:val="0"/>
          <w:marTop w:val="0"/>
          <w:marBottom w:val="0"/>
          <w:divBdr>
            <w:top w:val="none" w:sz="0" w:space="0" w:color="auto"/>
            <w:left w:val="none" w:sz="0" w:space="0" w:color="auto"/>
            <w:bottom w:val="none" w:sz="0" w:space="0" w:color="auto"/>
            <w:right w:val="none" w:sz="0" w:space="0" w:color="auto"/>
          </w:divBdr>
        </w:div>
        <w:div w:id="1554580524">
          <w:marLeft w:val="480"/>
          <w:marRight w:val="0"/>
          <w:marTop w:val="0"/>
          <w:marBottom w:val="0"/>
          <w:divBdr>
            <w:top w:val="none" w:sz="0" w:space="0" w:color="auto"/>
            <w:left w:val="none" w:sz="0" w:space="0" w:color="auto"/>
            <w:bottom w:val="none" w:sz="0" w:space="0" w:color="auto"/>
            <w:right w:val="none" w:sz="0" w:space="0" w:color="auto"/>
          </w:divBdr>
        </w:div>
        <w:div w:id="1576554059">
          <w:marLeft w:val="480"/>
          <w:marRight w:val="0"/>
          <w:marTop w:val="0"/>
          <w:marBottom w:val="0"/>
          <w:divBdr>
            <w:top w:val="none" w:sz="0" w:space="0" w:color="auto"/>
            <w:left w:val="none" w:sz="0" w:space="0" w:color="auto"/>
            <w:bottom w:val="none" w:sz="0" w:space="0" w:color="auto"/>
            <w:right w:val="none" w:sz="0" w:space="0" w:color="auto"/>
          </w:divBdr>
        </w:div>
        <w:div w:id="1613629242">
          <w:marLeft w:val="480"/>
          <w:marRight w:val="0"/>
          <w:marTop w:val="0"/>
          <w:marBottom w:val="0"/>
          <w:divBdr>
            <w:top w:val="none" w:sz="0" w:space="0" w:color="auto"/>
            <w:left w:val="none" w:sz="0" w:space="0" w:color="auto"/>
            <w:bottom w:val="none" w:sz="0" w:space="0" w:color="auto"/>
            <w:right w:val="none" w:sz="0" w:space="0" w:color="auto"/>
          </w:divBdr>
        </w:div>
        <w:div w:id="1679041597">
          <w:marLeft w:val="480"/>
          <w:marRight w:val="0"/>
          <w:marTop w:val="0"/>
          <w:marBottom w:val="0"/>
          <w:divBdr>
            <w:top w:val="none" w:sz="0" w:space="0" w:color="auto"/>
            <w:left w:val="none" w:sz="0" w:space="0" w:color="auto"/>
            <w:bottom w:val="none" w:sz="0" w:space="0" w:color="auto"/>
            <w:right w:val="none" w:sz="0" w:space="0" w:color="auto"/>
          </w:divBdr>
        </w:div>
        <w:div w:id="1684669978">
          <w:marLeft w:val="480"/>
          <w:marRight w:val="0"/>
          <w:marTop w:val="0"/>
          <w:marBottom w:val="0"/>
          <w:divBdr>
            <w:top w:val="none" w:sz="0" w:space="0" w:color="auto"/>
            <w:left w:val="none" w:sz="0" w:space="0" w:color="auto"/>
            <w:bottom w:val="none" w:sz="0" w:space="0" w:color="auto"/>
            <w:right w:val="none" w:sz="0" w:space="0" w:color="auto"/>
          </w:divBdr>
        </w:div>
        <w:div w:id="1704556497">
          <w:marLeft w:val="480"/>
          <w:marRight w:val="0"/>
          <w:marTop w:val="0"/>
          <w:marBottom w:val="0"/>
          <w:divBdr>
            <w:top w:val="none" w:sz="0" w:space="0" w:color="auto"/>
            <w:left w:val="none" w:sz="0" w:space="0" w:color="auto"/>
            <w:bottom w:val="none" w:sz="0" w:space="0" w:color="auto"/>
            <w:right w:val="none" w:sz="0" w:space="0" w:color="auto"/>
          </w:divBdr>
        </w:div>
        <w:div w:id="1718236979">
          <w:marLeft w:val="480"/>
          <w:marRight w:val="0"/>
          <w:marTop w:val="0"/>
          <w:marBottom w:val="0"/>
          <w:divBdr>
            <w:top w:val="none" w:sz="0" w:space="0" w:color="auto"/>
            <w:left w:val="none" w:sz="0" w:space="0" w:color="auto"/>
            <w:bottom w:val="none" w:sz="0" w:space="0" w:color="auto"/>
            <w:right w:val="none" w:sz="0" w:space="0" w:color="auto"/>
          </w:divBdr>
        </w:div>
        <w:div w:id="1773210181">
          <w:marLeft w:val="480"/>
          <w:marRight w:val="0"/>
          <w:marTop w:val="0"/>
          <w:marBottom w:val="0"/>
          <w:divBdr>
            <w:top w:val="none" w:sz="0" w:space="0" w:color="auto"/>
            <w:left w:val="none" w:sz="0" w:space="0" w:color="auto"/>
            <w:bottom w:val="none" w:sz="0" w:space="0" w:color="auto"/>
            <w:right w:val="none" w:sz="0" w:space="0" w:color="auto"/>
          </w:divBdr>
        </w:div>
        <w:div w:id="1829324975">
          <w:marLeft w:val="480"/>
          <w:marRight w:val="0"/>
          <w:marTop w:val="0"/>
          <w:marBottom w:val="0"/>
          <w:divBdr>
            <w:top w:val="none" w:sz="0" w:space="0" w:color="auto"/>
            <w:left w:val="none" w:sz="0" w:space="0" w:color="auto"/>
            <w:bottom w:val="none" w:sz="0" w:space="0" w:color="auto"/>
            <w:right w:val="none" w:sz="0" w:space="0" w:color="auto"/>
          </w:divBdr>
        </w:div>
        <w:div w:id="1836141737">
          <w:marLeft w:val="480"/>
          <w:marRight w:val="0"/>
          <w:marTop w:val="0"/>
          <w:marBottom w:val="0"/>
          <w:divBdr>
            <w:top w:val="none" w:sz="0" w:space="0" w:color="auto"/>
            <w:left w:val="none" w:sz="0" w:space="0" w:color="auto"/>
            <w:bottom w:val="none" w:sz="0" w:space="0" w:color="auto"/>
            <w:right w:val="none" w:sz="0" w:space="0" w:color="auto"/>
          </w:divBdr>
        </w:div>
        <w:div w:id="1849831957">
          <w:marLeft w:val="480"/>
          <w:marRight w:val="0"/>
          <w:marTop w:val="0"/>
          <w:marBottom w:val="0"/>
          <w:divBdr>
            <w:top w:val="none" w:sz="0" w:space="0" w:color="auto"/>
            <w:left w:val="none" w:sz="0" w:space="0" w:color="auto"/>
            <w:bottom w:val="none" w:sz="0" w:space="0" w:color="auto"/>
            <w:right w:val="none" w:sz="0" w:space="0" w:color="auto"/>
          </w:divBdr>
        </w:div>
        <w:div w:id="1870870635">
          <w:marLeft w:val="480"/>
          <w:marRight w:val="0"/>
          <w:marTop w:val="0"/>
          <w:marBottom w:val="0"/>
          <w:divBdr>
            <w:top w:val="none" w:sz="0" w:space="0" w:color="auto"/>
            <w:left w:val="none" w:sz="0" w:space="0" w:color="auto"/>
            <w:bottom w:val="none" w:sz="0" w:space="0" w:color="auto"/>
            <w:right w:val="none" w:sz="0" w:space="0" w:color="auto"/>
          </w:divBdr>
        </w:div>
        <w:div w:id="1962372662">
          <w:marLeft w:val="480"/>
          <w:marRight w:val="0"/>
          <w:marTop w:val="0"/>
          <w:marBottom w:val="0"/>
          <w:divBdr>
            <w:top w:val="none" w:sz="0" w:space="0" w:color="auto"/>
            <w:left w:val="none" w:sz="0" w:space="0" w:color="auto"/>
            <w:bottom w:val="none" w:sz="0" w:space="0" w:color="auto"/>
            <w:right w:val="none" w:sz="0" w:space="0" w:color="auto"/>
          </w:divBdr>
        </w:div>
        <w:div w:id="2035691319">
          <w:marLeft w:val="480"/>
          <w:marRight w:val="0"/>
          <w:marTop w:val="0"/>
          <w:marBottom w:val="0"/>
          <w:divBdr>
            <w:top w:val="none" w:sz="0" w:space="0" w:color="auto"/>
            <w:left w:val="none" w:sz="0" w:space="0" w:color="auto"/>
            <w:bottom w:val="none" w:sz="0" w:space="0" w:color="auto"/>
            <w:right w:val="none" w:sz="0" w:space="0" w:color="auto"/>
          </w:divBdr>
        </w:div>
        <w:div w:id="2054649324">
          <w:marLeft w:val="480"/>
          <w:marRight w:val="0"/>
          <w:marTop w:val="0"/>
          <w:marBottom w:val="0"/>
          <w:divBdr>
            <w:top w:val="none" w:sz="0" w:space="0" w:color="auto"/>
            <w:left w:val="none" w:sz="0" w:space="0" w:color="auto"/>
            <w:bottom w:val="none" w:sz="0" w:space="0" w:color="auto"/>
            <w:right w:val="none" w:sz="0" w:space="0" w:color="auto"/>
          </w:divBdr>
        </w:div>
        <w:div w:id="2097750708">
          <w:marLeft w:val="480"/>
          <w:marRight w:val="0"/>
          <w:marTop w:val="0"/>
          <w:marBottom w:val="0"/>
          <w:divBdr>
            <w:top w:val="none" w:sz="0" w:space="0" w:color="auto"/>
            <w:left w:val="none" w:sz="0" w:space="0" w:color="auto"/>
            <w:bottom w:val="none" w:sz="0" w:space="0" w:color="auto"/>
            <w:right w:val="none" w:sz="0" w:space="0" w:color="auto"/>
          </w:divBdr>
        </w:div>
        <w:div w:id="2140220928">
          <w:marLeft w:val="480"/>
          <w:marRight w:val="0"/>
          <w:marTop w:val="0"/>
          <w:marBottom w:val="0"/>
          <w:divBdr>
            <w:top w:val="none" w:sz="0" w:space="0" w:color="auto"/>
            <w:left w:val="none" w:sz="0" w:space="0" w:color="auto"/>
            <w:bottom w:val="none" w:sz="0" w:space="0" w:color="auto"/>
            <w:right w:val="none" w:sz="0" w:space="0" w:color="auto"/>
          </w:divBdr>
        </w:div>
      </w:divsChild>
    </w:div>
    <w:div w:id="204684592">
      <w:bodyDiv w:val="1"/>
      <w:marLeft w:val="0"/>
      <w:marRight w:val="0"/>
      <w:marTop w:val="0"/>
      <w:marBottom w:val="0"/>
      <w:divBdr>
        <w:top w:val="none" w:sz="0" w:space="0" w:color="auto"/>
        <w:left w:val="none" w:sz="0" w:space="0" w:color="auto"/>
        <w:bottom w:val="none" w:sz="0" w:space="0" w:color="auto"/>
        <w:right w:val="none" w:sz="0" w:space="0" w:color="auto"/>
      </w:divBdr>
      <w:divsChild>
        <w:div w:id="53356087">
          <w:marLeft w:val="480"/>
          <w:marRight w:val="0"/>
          <w:marTop w:val="0"/>
          <w:marBottom w:val="0"/>
          <w:divBdr>
            <w:top w:val="none" w:sz="0" w:space="0" w:color="auto"/>
            <w:left w:val="none" w:sz="0" w:space="0" w:color="auto"/>
            <w:bottom w:val="none" w:sz="0" w:space="0" w:color="auto"/>
            <w:right w:val="none" w:sz="0" w:space="0" w:color="auto"/>
          </w:divBdr>
        </w:div>
        <w:div w:id="68843337">
          <w:marLeft w:val="480"/>
          <w:marRight w:val="0"/>
          <w:marTop w:val="0"/>
          <w:marBottom w:val="0"/>
          <w:divBdr>
            <w:top w:val="none" w:sz="0" w:space="0" w:color="auto"/>
            <w:left w:val="none" w:sz="0" w:space="0" w:color="auto"/>
            <w:bottom w:val="none" w:sz="0" w:space="0" w:color="auto"/>
            <w:right w:val="none" w:sz="0" w:space="0" w:color="auto"/>
          </w:divBdr>
        </w:div>
        <w:div w:id="176968412">
          <w:marLeft w:val="480"/>
          <w:marRight w:val="0"/>
          <w:marTop w:val="0"/>
          <w:marBottom w:val="0"/>
          <w:divBdr>
            <w:top w:val="none" w:sz="0" w:space="0" w:color="auto"/>
            <w:left w:val="none" w:sz="0" w:space="0" w:color="auto"/>
            <w:bottom w:val="none" w:sz="0" w:space="0" w:color="auto"/>
            <w:right w:val="none" w:sz="0" w:space="0" w:color="auto"/>
          </w:divBdr>
        </w:div>
        <w:div w:id="176969831">
          <w:marLeft w:val="480"/>
          <w:marRight w:val="0"/>
          <w:marTop w:val="0"/>
          <w:marBottom w:val="0"/>
          <w:divBdr>
            <w:top w:val="none" w:sz="0" w:space="0" w:color="auto"/>
            <w:left w:val="none" w:sz="0" w:space="0" w:color="auto"/>
            <w:bottom w:val="none" w:sz="0" w:space="0" w:color="auto"/>
            <w:right w:val="none" w:sz="0" w:space="0" w:color="auto"/>
          </w:divBdr>
        </w:div>
        <w:div w:id="198709996">
          <w:marLeft w:val="480"/>
          <w:marRight w:val="0"/>
          <w:marTop w:val="0"/>
          <w:marBottom w:val="0"/>
          <w:divBdr>
            <w:top w:val="none" w:sz="0" w:space="0" w:color="auto"/>
            <w:left w:val="none" w:sz="0" w:space="0" w:color="auto"/>
            <w:bottom w:val="none" w:sz="0" w:space="0" w:color="auto"/>
            <w:right w:val="none" w:sz="0" w:space="0" w:color="auto"/>
          </w:divBdr>
        </w:div>
        <w:div w:id="222372955">
          <w:marLeft w:val="480"/>
          <w:marRight w:val="0"/>
          <w:marTop w:val="0"/>
          <w:marBottom w:val="0"/>
          <w:divBdr>
            <w:top w:val="none" w:sz="0" w:space="0" w:color="auto"/>
            <w:left w:val="none" w:sz="0" w:space="0" w:color="auto"/>
            <w:bottom w:val="none" w:sz="0" w:space="0" w:color="auto"/>
            <w:right w:val="none" w:sz="0" w:space="0" w:color="auto"/>
          </w:divBdr>
        </w:div>
        <w:div w:id="235823884">
          <w:marLeft w:val="480"/>
          <w:marRight w:val="0"/>
          <w:marTop w:val="0"/>
          <w:marBottom w:val="0"/>
          <w:divBdr>
            <w:top w:val="none" w:sz="0" w:space="0" w:color="auto"/>
            <w:left w:val="none" w:sz="0" w:space="0" w:color="auto"/>
            <w:bottom w:val="none" w:sz="0" w:space="0" w:color="auto"/>
            <w:right w:val="none" w:sz="0" w:space="0" w:color="auto"/>
          </w:divBdr>
        </w:div>
        <w:div w:id="249169337">
          <w:marLeft w:val="480"/>
          <w:marRight w:val="0"/>
          <w:marTop w:val="0"/>
          <w:marBottom w:val="0"/>
          <w:divBdr>
            <w:top w:val="none" w:sz="0" w:space="0" w:color="auto"/>
            <w:left w:val="none" w:sz="0" w:space="0" w:color="auto"/>
            <w:bottom w:val="none" w:sz="0" w:space="0" w:color="auto"/>
            <w:right w:val="none" w:sz="0" w:space="0" w:color="auto"/>
          </w:divBdr>
        </w:div>
        <w:div w:id="333537927">
          <w:marLeft w:val="480"/>
          <w:marRight w:val="0"/>
          <w:marTop w:val="0"/>
          <w:marBottom w:val="0"/>
          <w:divBdr>
            <w:top w:val="none" w:sz="0" w:space="0" w:color="auto"/>
            <w:left w:val="none" w:sz="0" w:space="0" w:color="auto"/>
            <w:bottom w:val="none" w:sz="0" w:space="0" w:color="auto"/>
            <w:right w:val="none" w:sz="0" w:space="0" w:color="auto"/>
          </w:divBdr>
        </w:div>
        <w:div w:id="336080048">
          <w:marLeft w:val="480"/>
          <w:marRight w:val="0"/>
          <w:marTop w:val="0"/>
          <w:marBottom w:val="0"/>
          <w:divBdr>
            <w:top w:val="none" w:sz="0" w:space="0" w:color="auto"/>
            <w:left w:val="none" w:sz="0" w:space="0" w:color="auto"/>
            <w:bottom w:val="none" w:sz="0" w:space="0" w:color="auto"/>
            <w:right w:val="none" w:sz="0" w:space="0" w:color="auto"/>
          </w:divBdr>
        </w:div>
        <w:div w:id="348487258">
          <w:marLeft w:val="480"/>
          <w:marRight w:val="0"/>
          <w:marTop w:val="0"/>
          <w:marBottom w:val="0"/>
          <w:divBdr>
            <w:top w:val="none" w:sz="0" w:space="0" w:color="auto"/>
            <w:left w:val="none" w:sz="0" w:space="0" w:color="auto"/>
            <w:bottom w:val="none" w:sz="0" w:space="0" w:color="auto"/>
            <w:right w:val="none" w:sz="0" w:space="0" w:color="auto"/>
          </w:divBdr>
        </w:div>
        <w:div w:id="353922009">
          <w:marLeft w:val="480"/>
          <w:marRight w:val="0"/>
          <w:marTop w:val="0"/>
          <w:marBottom w:val="0"/>
          <w:divBdr>
            <w:top w:val="none" w:sz="0" w:space="0" w:color="auto"/>
            <w:left w:val="none" w:sz="0" w:space="0" w:color="auto"/>
            <w:bottom w:val="none" w:sz="0" w:space="0" w:color="auto"/>
            <w:right w:val="none" w:sz="0" w:space="0" w:color="auto"/>
          </w:divBdr>
        </w:div>
        <w:div w:id="369304955">
          <w:marLeft w:val="480"/>
          <w:marRight w:val="0"/>
          <w:marTop w:val="0"/>
          <w:marBottom w:val="0"/>
          <w:divBdr>
            <w:top w:val="none" w:sz="0" w:space="0" w:color="auto"/>
            <w:left w:val="none" w:sz="0" w:space="0" w:color="auto"/>
            <w:bottom w:val="none" w:sz="0" w:space="0" w:color="auto"/>
            <w:right w:val="none" w:sz="0" w:space="0" w:color="auto"/>
          </w:divBdr>
        </w:div>
        <w:div w:id="371269748">
          <w:marLeft w:val="480"/>
          <w:marRight w:val="0"/>
          <w:marTop w:val="0"/>
          <w:marBottom w:val="0"/>
          <w:divBdr>
            <w:top w:val="none" w:sz="0" w:space="0" w:color="auto"/>
            <w:left w:val="none" w:sz="0" w:space="0" w:color="auto"/>
            <w:bottom w:val="none" w:sz="0" w:space="0" w:color="auto"/>
            <w:right w:val="none" w:sz="0" w:space="0" w:color="auto"/>
          </w:divBdr>
        </w:div>
        <w:div w:id="420641170">
          <w:marLeft w:val="480"/>
          <w:marRight w:val="0"/>
          <w:marTop w:val="0"/>
          <w:marBottom w:val="0"/>
          <w:divBdr>
            <w:top w:val="none" w:sz="0" w:space="0" w:color="auto"/>
            <w:left w:val="none" w:sz="0" w:space="0" w:color="auto"/>
            <w:bottom w:val="none" w:sz="0" w:space="0" w:color="auto"/>
            <w:right w:val="none" w:sz="0" w:space="0" w:color="auto"/>
          </w:divBdr>
        </w:div>
        <w:div w:id="425929980">
          <w:marLeft w:val="480"/>
          <w:marRight w:val="0"/>
          <w:marTop w:val="0"/>
          <w:marBottom w:val="0"/>
          <w:divBdr>
            <w:top w:val="none" w:sz="0" w:space="0" w:color="auto"/>
            <w:left w:val="none" w:sz="0" w:space="0" w:color="auto"/>
            <w:bottom w:val="none" w:sz="0" w:space="0" w:color="auto"/>
            <w:right w:val="none" w:sz="0" w:space="0" w:color="auto"/>
          </w:divBdr>
        </w:div>
        <w:div w:id="470291124">
          <w:marLeft w:val="480"/>
          <w:marRight w:val="0"/>
          <w:marTop w:val="0"/>
          <w:marBottom w:val="0"/>
          <w:divBdr>
            <w:top w:val="none" w:sz="0" w:space="0" w:color="auto"/>
            <w:left w:val="none" w:sz="0" w:space="0" w:color="auto"/>
            <w:bottom w:val="none" w:sz="0" w:space="0" w:color="auto"/>
            <w:right w:val="none" w:sz="0" w:space="0" w:color="auto"/>
          </w:divBdr>
        </w:div>
        <w:div w:id="568227395">
          <w:marLeft w:val="480"/>
          <w:marRight w:val="0"/>
          <w:marTop w:val="0"/>
          <w:marBottom w:val="0"/>
          <w:divBdr>
            <w:top w:val="none" w:sz="0" w:space="0" w:color="auto"/>
            <w:left w:val="none" w:sz="0" w:space="0" w:color="auto"/>
            <w:bottom w:val="none" w:sz="0" w:space="0" w:color="auto"/>
            <w:right w:val="none" w:sz="0" w:space="0" w:color="auto"/>
          </w:divBdr>
        </w:div>
        <w:div w:id="594246143">
          <w:marLeft w:val="480"/>
          <w:marRight w:val="0"/>
          <w:marTop w:val="0"/>
          <w:marBottom w:val="0"/>
          <w:divBdr>
            <w:top w:val="none" w:sz="0" w:space="0" w:color="auto"/>
            <w:left w:val="none" w:sz="0" w:space="0" w:color="auto"/>
            <w:bottom w:val="none" w:sz="0" w:space="0" w:color="auto"/>
            <w:right w:val="none" w:sz="0" w:space="0" w:color="auto"/>
          </w:divBdr>
        </w:div>
        <w:div w:id="646201551">
          <w:marLeft w:val="480"/>
          <w:marRight w:val="0"/>
          <w:marTop w:val="0"/>
          <w:marBottom w:val="0"/>
          <w:divBdr>
            <w:top w:val="none" w:sz="0" w:space="0" w:color="auto"/>
            <w:left w:val="none" w:sz="0" w:space="0" w:color="auto"/>
            <w:bottom w:val="none" w:sz="0" w:space="0" w:color="auto"/>
            <w:right w:val="none" w:sz="0" w:space="0" w:color="auto"/>
          </w:divBdr>
        </w:div>
        <w:div w:id="678653660">
          <w:marLeft w:val="480"/>
          <w:marRight w:val="0"/>
          <w:marTop w:val="0"/>
          <w:marBottom w:val="0"/>
          <w:divBdr>
            <w:top w:val="none" w:sz="0" w:space="0" w:color="auto"/>
            <w:left w:val="none" w:sz="0" w:space="0" w:color="auto"/>
            <w:bottom w:val="none" w:sz="0" w:space="0" w:color="auto"/>
            <w:right w:val="none" w:sz="0" w:space="0" w:color="auto"/>
          </w:divBdr>
        </w:div>
        <w:div w:id="694309596">
          <w:marLeft w:val="480"/>
          <w:marRight w:val="0"/>
          <w:marTop w:val="0"/>
          <w:marBottom w:val="0"/>
          <w:divBdr>
            <w:top w:val="none" w:sz="0" w:space="0" w:color="auto"/>
            <w:left w:val="none" w:sz="0" w:space="0" w:color="auto"/>
            <w:bottom w:val="none" w:sz="0" w:space="0" w:color="auto"/>
            <w:right w:val="none" w:sz="0" w:space="0" w:color="auto"/>
          </w:divBdr>
        </w:div>
        <w:div w:id="699282851">
          <w:marLeft w:val="480"/>
          <w:marRight w:val="0"/>
          <w:marTop w:val="0"/>
          <w:marBottom w:val="0"/>
          <w:divBdr>
            <w:top w:val="none" w:sz="0" w:space="0" w:color="auto"/>
            <w:left w:val="none" w:sz="0" w:space="0" w:color="auto"/>
            <w:bottom w:val="none" w:sz="0" w:space="0" w:color="auto"/>
            <w:right w:val="none" w:sz="0" w:space="0" w:color="auto"/>
          </w:divBdr>
        </w:div>
        <w:div w:id="709767051">
          <w:marLeft w:val="480"/>
          <w:marRight w:val="0"/>
          <w:marTop w:val="0"/>
          <w:marBottom w:val="0"/>
          <w:divBdr>
            <w:top w:val="none" w:sz="0" w:space="0" w:color="auto"/>
            <w:left w:val="none" w:sz="0" w:space="0" w:color="auto"/>
            <w:bottom w:val="none" w:sz="0" w:space="0" w:color="auto"/>
            <w:right w:val="none" w:sz="0" w:space="0" w:color="auto"/>
          </w:divBdr>
        </w:div>
        <w:div w:id="758871632">
          <w:marLeft w:val="480"/>
          <w:marRight w:val="0"/>
          <w:marTop w:val="0"/>
          <w:marBottom w:val="0"/>
          <w:divBdr>
            <w:top w:val="none" w:sz="0" w:space="0" w:color="auto"/>
            <w:left w:val="none" w:sz="0" w:space="0" w:color="auto"/>
            <w:bottom w:val="none" w:sz="0" w:space="0" w:color="auto"/>
            <w:right w:val="none" w:sz="0" w:space="0" w:color="auto"/>
          </w:divBdr>
        </w:div>
        <w:div w:id="944116541">
          <w:marLeft w:val="480"/>
          <w:marRight w:val="0"/>
          <w:marTop w:val="0"/>
          <w:marBottom w:val="0"/>
          <w:divBdr>
            <w:top w:val="none" w:sz="0" w:space="0" w:color="auto"/>
            <w:left w:val="none" w:sz="0" w:space="0" w:color="auto"/>
            <w:bottom w:val="none" w:sz="0" w:space="0" w:color="auto"/>
            <w:right w:val="none" w:sz="0" w:space="0" w:color="auto"/>
          </w:divBdr>
        </w:div>
        <w:div w:id="959803793">
          <w:marLeft w:val="480"/>
          <w:marRight w:val="0"/>
          <w:marTop w:val="0"/>
          <w:marBottom w:val="0"/>
          <w:divBdr>
            <w:top w:val="none" w:sz="0" w:space="0" w:color="auto"/>
            <w:left w:val="none" w:sz="0" w:space="0" w:color="auto"/>
            <w:bottom w:val="none" w:sz="0" w:space="0" w:color="auto"/>
            <w:right w:val="none" w:sz="0" w:space="0" w:color="auto"/>
          </w:divBdr>
        </w:div>
        <w:div w:id="963777354">
          <w:marLeft w:val="480"/>
          <w:marRight w:val="0"/>
          <w:marTop w:val="0"/>
          <w:marBottom w:val="0"/>
          <w:divBdr>
            <w:top w:val="none" w:sz="0" w:space="0" w:color="auto"/>
            <w:left w:val="none" w:sz="0" w:space="0" w:color="auto"/>
            <w:bottom w:val="none" w:sz="0" w:space="0" w:color="auto"/>
            <w:right w:val="none" w:sz="0" w:space="0" w:color="auto"/>
          </w:divBdr>
        </w:div>
        <w:div w:id="991372991">
          <w:marLeft w:val="480"/>
          <w:marRight w:val="0"/>
          <w:marTop w:val="0"/>
          <w:marBottom w:val="0"/>
          <w:divBdr>
            <w:top w:val="none" w:sz="0" w:space="0" w:color="auto"/>
            <w:left w:val="none" w:sz="0" w:space="0" w:color="auto"/>
            <w:bottom w:val="none" w:sz="0" w:space="0" w:color="auto"/>
            <w:right w:val="none" w:sz="0" w:space="0" w:color="auto"/>
          </w:divBdr>
        </w:div>
        <w:div w:id="1007706807">
          <w:marLeft w:val="480"/>
          <w:marRight w:val="0"/>
          <w:marTop w:val="0"/>
          <w:marBottom w:val="0"/>
          <w:divBdr>
            <w:top w:val="none" w:sz="0" w:space="0" w:color="auto"/>
            <w:left w:val="none" w:sz="0" w:space="0" w:color="auto"/>
            <w:bottom w:val="none" w:sz="0" w:space="0" w:color="auto"/>
            <w:right w:val="none" w:sz="0" w:space="0" w:color="auto"/>
          </w:divBdr>
        </w:div>
        <w:div w:id="1007707142">
          <w:marLeft w:val="480"/>
          <w:marRight w:val="0"/>
          <w:marTop w:val="0"/>
          <w:marBottom w:val="0"/>
          <w:divBdr>
            <w:top w:val="none" w:sz="0" w:space="0" w:color="auto"/>
            <w:left w:val="none" w:sz="0" w:space="0" w:color="auto"/>
            <w:bottom w:val="none" w:sz="0" w:space="0" w:color="auto"/>
            <w:right w:val="none" w:sz="0" w:space="0" w:color="auto"/>
          </w:divBdr>
        </w:div>
        <w:div w:id="1034572195">
          <w:marLeft w:val="480"/>
          <w:marRight w:val="0"/>
          <w:marTop w:val="0"/>
          <w:marBottom w:val="0"/>
          <w:divBdr>
            <w:top w:val="none" w:sz="0" w:space="0" w:color="auto"/>
            <w:left w:val="none" w:sz="0" w:space="0" w:color="auto"/>
            <w:bottom w:val="none" w:sz="0" w:space="0" w:color="auto"/>
            <w:right w:val="none" w:sz="0" w:space="0" w:color="auto"/>
          </w:divBdr>
        </w:div>
        <w:div w:id="1037775448">
          <w:marLeft w:val="480"/>
          <w:marRight w:val="0"/>
          <w:marTop w:val="0"/>
          <w:marBottom w:val="0"/>
          <w:divBdr>
            <w:top w:val="none" w:sz="0" w:space="0" w:color="auto"/>
            <w:left w:val="none" w:sz="0" w:space="0" w:color="auto"/>
            <w:bottom w:val="none" w:sz="0" w:space="0" w:color="auto"/>
            <w:right w:val="none" w:sz="0" w:space="0" w:color="auto"/>
          </w:divBdr>
        </w:div>
        <w:div w:id="1073311637">
          <w:marLeft w:val="480"/>
          <w:marRight w:val="0"/>
          <w:marTop w:val="0"/>
          <w:marBottom w:val="0"/>
          <w:divBdr>
            <w:top w:val="none" w:sz="0" w:space="0" w:color="auto"/>
            <w:left w:val="none" w:sz="0" w:space="0" w:color="auto"/>
            <w:bottom w:val="none" w:sz="0" w:space="0" w:color="auto"/>
            <w:right w:val="none" w:sz="0" w:space="0" w:color="auto"/>
          </w:divBdr>
        </w:div>
        <w:div w:id="1234510535">
          <w:marLeft w:val="480"/>
          <w:marRight w:val="0"/>
          <w:marTop w:val="0"/>
          <w:marBottom w:val="0"/>
          <w:divBdr>
            <w:top w:val="none" w:sz="0" w:space="0" w:color="auto"/>
            <w:left w:val="none" w:sz="0" w:space="0" w:color="auto"/>
            <w:bottom w:val="none" w:sz="0" w:space="0" w:color="auto"/>
            <w:right w:val="none" w:sz="0" w:space="0" w:color="auto"/>
          </w:divBdr>
        </w:div>
        <w:div w:id="1247306795">
          <w:marLeft w:val="480"/>
          <w:marRight w:val="0"/>
          <w:marTop w:val="0"/>
          <w:marBottom w:val="0"/>
          <w:divBdr>
            <w:top w:val="none" w:sz="0" w:space="0" w:color="auto"/>
            <w:left w:val="none" w:sz="0" w:space="0" w:color="auto"/>
            <w:bottom w:val="none" w:sz="0" w:space="0" w:color="auto"/>
            <w:right w:val="none" w:sz="0" w:space="0" w:color="auto"/>
          </w:divBdr>
        </w:div>
        <w:div w:id="1332562199">
          <w:marLeft w:val="480"/>
          <w:marRight w:val="0"/>
          <w:marTop w:val="0"/>
          <w:marBottom w:val="0"/>
          <w:divBdr>
            <w:top w:val="none" w:sz="0" w:space="0" w:color="auto"/>
            <w:left w:val="none" w:sz="0" w:space="0" w:color="auto"/>
            <w:bottom w:val="none" w:sz="0" w:space="0" w:color="auto"/>
            <w:right w:val="none" w:sz="0" w:space="0" w:color="auto"/>
          </w:divBdr>
        </w:div>
        <w:div w:id="1380477227">
          <w:marLeft w:val="480"/>
          <w:marRight w:val="0"/>
          <w:marTop w:val="0"/>
          <w:marBottom w:val="0"/>
          <w:divBdr>
            <w:top w:val="none" w:sz="0" w:space="0" w:color="auto"/>
            <w:left w:val="none" w:sz="0" w:space="0" w:color="auto"/>
            <w:bottom w:val="none" w:sz="0" w:space="0" w:color="auto"/>
            <w:right w:val="none" w:sz="0" w:space="0" w:color="auto"/>
          </w:divBdr>
        </w:div>
        <w:div w:id="1384871242">
          <w:marLeft w:val="480"/>
          <w:marRight w:val="0"/>
          <w:marTop w:val="0"/>
          <w:marBottom w:val="0"/>
          <w:divBdr>
            <w:top w:val="none" w:sz="0" w:space="0" w:color="auto"/>
            <w:left w:val="none" w:sz="0" w:space="0" w:color="auto"/>
            <w:bottom w:val="none" w:sz="0" w:space="0" w:color="auto"/>
            <w:right w:val="none" w:sz="0" w:space="0" w:color="auto"/>
          </w:divBdr>
        </w:div>
        <w:div w:id="1400177981">
          <w:marLeft w:val="480"/>
          <w:marRight w:val="0"/>
          <w:marTop w:val="0"/>
          <w:marBottom w:val="0"/>
          <w:divBdr>
            <w:top w:val="none" w:sz="0" w:space="0" w:color="auto"/>
            <w:left w:val="none" w:sz="0" w:space="0" w:color="auto"/>
            <w:bottom w:val="none" w:sz="0" w:space="0" w:color="auto"/>
            <w:right w:val="none" w:sz="0" w:space="0" w:color="auto"/>
          </w:divBdr>
        </w:div>
        <w:div w:id="1433821625">
          <w:marLeft w:val="480"/>
          <w:marRight w:val="0"/>
          <w:marTop w:val="0"/>
          <w:marBottom w:val="0"/>
          <w:divBdr>
            <w:top w:val="none" w:sz="0" w:space="0" w:color="auto"/>
            <w:left w:val="none" w:sz="0" w:space="0" w:color="auto"/>
            <w:bottom w:val="none" w:sz="0" w:space="0" w:color="auto"/>
            <w:right w:val="none" w:sz="0" w:space="0" w:color="auto"/>
          </w:divBdr>
        </w:div>
        <w:div w:id="1445925737">
          <w:marLeft w:val="480"/>
          <w:marRight w:val="0"/>
          <w:marTop w:val="0"/>
          <w:marBottom w:val="0"/>
          <w:divBdr>
            <w:top w:val="none" w:sz="0" w:space="0" w:color="auto"/>
            <w:left w:val="none" w:sz="0" w:space="0" w:color="auto"/>
            <w:bottom w:val="none" w:sz="0" w:space="0" w:color="auto"/>
            <w:right w:val="none" w:sz="0" w:space="0" w:color="auto"/>
          </w:divBdr>
        </w:div>
        <w:div w:id="1456603597">
          <w:marLeft w:val="480"/>
          <w:marRight w:val="0"/>
          <w:marTop w:val="0"/>
          <w:marBottom w:val="0"/>
          <w:divBdr>
            <w:top w:val="none" w:sz="0" w:space="0" w:color="auto"/>
            <w:left w:val="none" w:sz="0" w:space="0" w:color="auto"/>
            <w:bottom w:val="none" w:sz="0" w:space="0" w:color="auto"/>
            <w:right w:val="none" w:sz="0" w:space="0" w:color="auto"/>
          </w:divBdr>
        </w:div>
        <w:div w:id="1543008877">
          <w:marLeft w:val="480"/>
          <w:marRight w:val="0"/>
          <w:marTop w:val="0"/>
          <w:marBottom w:val="0"/>
          <w:divBdr>
            <w:top w:val="none" w:sz="0" w:space="0" w:color="auto"/>
            <w:left w:val="none" w:sz="0" w:space="0" w:color="auto"/>
            <w:bottom w:val="none" w:sz="0" w:space="0" w:color="auto"/>
            <w:right w:val="none" w:sz="0" w:space="0" w:color="auto"/>
          </w:divBdr>
        </w:div>
        <w:div w:id="1626082841">
          <w:marLeft w:val="480"/>
          <w:marRight w:val="0"/>
          <w:marTop w:val="0"/>
          <w:marBottom w:val="0"/>
          <w:divBdr>
            <w:top w:val="none" w:sz="0" w:space="0" w:color="auto"/>
            <w:left w:val="none" w:sz="0" w:space="0" w:color="auto"/>
            <w:bottom w:val="none" w:sz="0" w:space="0" w:color="auto"/>
            <w:right w:val="none" w:sz="0" w:space="0" w:color="auto"/>
          </w:divBdr>
        </w:div>
        <w:div w:id="1659570754">
          <w:marLeft w:val="480"/>
          <w:marRight w:val="0"/>
          <w:marTop w:val="0"/>
          <w:marBottom w:val="0"/>
          <w:divBdr>
            <w:top w:val="none" w:sz="0" w:space="0" w:color="auto"/>
            <w:left w:val="none" w:sz="0" w:space="0" w:color="auto"/>
            <w:bottom w:val="none" w:sz="0" w:space="0" w:color="auto"/>
            <w:right w:val="none" w:sz="0" w:space="0" w:color="auto"/>
          </w:divBdr>
        </w:div>
        <w:div w:id="1660838660">
          <w:marLeft w:val="480"/>
          <w:marRight w:val="0"/>
          <w:marTop w:val="0"/>
          <w:marBottom w:val="0"/>
          <w:divBdr>
            <w:top w:val="none" w:sz="0" w:space="0" w:color="auto"/>
            <w:left w:val="none" w:sz="0" w:space="0" w:color="auto"/>
            <w:bottom w:val="none" w:sz="0" w:space="0" w:color="auto"/>
            <w:right w:val="none" w:sz="0" w:space="0" w:color="auto"/>
          </w:divBdr>
        </w:div>
        <w:div w:id="1735198685">
          <w:marLeft w:val="480"/>
          <w:marRight w:val="0"/>
          <w:marTop w:val="0"/>
          <w:marBottom w:val="0"/>
          <w:divBdr>
            <w:top w:val="none" w:sz="0" w:space="0" w:color="auto"/>
            <w:left w:val="none" w:sz="0" w:space="0" w:color="auto"/>
            <w:bottom w:val="none" w:sz="0" w:space="0" w:color="auto"/>
            <w:right w:val="none" w:sz="0" w:space="0" w:color="auto"/>
          </w:divBdr>
        </w:div>
        <w:div w:id="1744067165">
          <w:marLeft w:val="480"/>
          <w:marRight w:val="0"/>
          <w:marTop w:val="0"/>
          <w:marBottom w:val="0"/>
          <w:divBdr>
            <w:top w:val="none" w:sz="0" w:space="0" w:color="auto"/>
            <w:left w:val="none" w:sz="0" w:space="0" w:color="auto"/>
            <w:bottom w:val="none" w:sz="0" w:space="0" w:color="auto"/>
            <w:right w:val="none" w:sz="0" w:space="0" w:color="auto"/>
          </w:divBdr>
        </w:div>
        <w:div w:id="1761290394">
          <w:marLeft w:val="480"/>
          <w:marRight w:val="0"/>
          <w:marTop w:val="0"/>
          <w:marBottom w:val="0"/>
          <w:divBdr>
            <w:top w:val="none" w:sz="0" w:space="0" w:color="auto"/>
            <w:left w:val="none" w:sz="0" w:space="0" w:color="auto"/>
            <w:bottom w:val="none" w:sz="0" w:space="0" w:color="auto"/>
            <w:right w:val="none" w:sz="0" w:space="0" w:color="auto"/>
          </w:divBdr>
        </w:div>
        <w:div w:id="1788891454">
          <w:marLeft w:val="480"/>
          <w:marRight w:val="0"/>
          <w:marTop w:val="0"/>
          <w:marBottom w:val="0"/>
          <w:divBdr>
            <w:top w:val="none" w:sz="0" w:space="0" w:color="auto"/>
            <w:left w:val="none" w:sz="0" w:space="0" w:color="auto"/>
            <w:bottom w:val="none" w:sz="0" w:space="0" w:color="auto"/>
            <w:right w:val="none" w:sz="0" w:space="0" w:color="auto"/>
          </w:divBdr>
        </w:div>
        <w:div w:id="1797413016">
          <w:marLeft w:val="480"/>
          <w:marRight w:val="0"/>
          <w:marTop w:val="0"/>
          <w:marBottom w:val="0"/>
          <w:divBdr>
            <w:top w:val="none" w:sz="0" w:space="0" w:color="auto"/>
            <w:left w:val="none" w:sz="0" w:space="0" w:color="auto"/>
            <w:bottom w:val="none" w:sz="0" w:space="0" w:color="auto"/>
            <w:right w:val="none" w:sz="0" w:space="0" w:color="auto"/>
          </w:divBdr>
        </w:div>
        <w:div w:id="1807317479">
          <w:marLeft w:val="480"/>
          <w:marRight w:val="0"/>
          <w:marTop w:val="0"/>
          <w:marBottom w:val="0"/>
          <w:divBdr>
            <w:top w:val="none" w:sz="0" w:space="0" w:color="auto"/>
            <w:left w:val="none" w:sz="0" w:space="0" w:color="auto"/>
            <w:bottom w:val="none" w:sz="0" w:space="0" w:color="auto"/>
            <w:right w:val="none" w:sz="0" w:space="0" w:color="auto"/>
          </w:divBdr>
        </w:div>
        <w:div w:id="1813672650">
          <w:marLeft w:val="480"/>
          <w:marRight w:val="0"/>
          <w:marTop w:val="0"/>
          <w:marBottom w:val="0"/>
          <w:divBdr>
            <w:top w:val="none" w:sz="0" w:space="0" w:color="auto"/>
            <w:left w:val="none" w:sz="0" w:space="0" w:color="auto"/>
            <w:bottom w:val="none" w:sz="0" w:space="0" w:color="auto"/>
            <w:right w:val="none" w:sz="0" w:space="0" w:color="auto"/>
          </w:divBdr>
        </w:div>
        <w:div w:id="1817337515">
          <w:marLeft w:val="480"/>
          <w:marRight w:val="0"/>
          <w:marTop w:val="0"/>
          <w:marBottom w:val="0"/>
          <w:divBdr>
            <w:top w:val="none" w:sz="0" w:space="0" w:color="auto"/>
            <w:left w:val="none" w:sz="0" w:space="0" w:color="auto"/>
            <w:bottom w:val="none" w:sz="0" w:space="0" w:color="auto"/>
            <w:right w:val="none" w:sz="0" w:space="0" w:color="auto"/>
          </w:divBdr>
        </w:div>
        <w:div w:id="1818107116">
          <w:marLeft w:val="480"/>
          <w:marRight w:val="0"/>
          <w:marTop w:val="0"/>
          <w:marBottom w:val="0"/>
          <w:divBdr>
            <w:top w:val="none" w:sz="0" w:space="0" w:color="auto"/>
            <w:left w:val="none" w:sz="0" w:space="0" w:color="auto"/>
            <w:bottom w:val="none" w:sz="0" w:space="0" w:color="auto"/>
            <w:right w:val="none" w:sz="0" w:space="0" w:color="auto"/>
          </w:divBdr>
        </w:div>
        <w:div w:id="1856919401">
          <w:marLeft w:val="480"/>
          <w:marRight w:val="0"/>
          <w:marTop w:val="0"/>
          <w:marBottom w:val="0"/>
          <w:divBdr>
            <w:top w:val="none" w:sz="0" w:space="0" w:color="auto"/>
            <w:left w:val="none" w:sz="0" w:space="0" w:color="auto"/>
            <w:bottom w:val="none" w:sz="0" w:space="0" w:color="auto"/>
            <w:right w:val="none" w:sz="0" w:space="0" w:color="auto"/>
          </w:divBdr>
        </w:div>
        <w:div w:id="1876579851">
          <w:marLeft w:val="480"/>
          <w:marRight w:val="0"/>
          <w:marTop w:val="0"/>
          <w:marBottom w:val="0"/>
          <w:divBdr>
            <w:top w:val="none" w:sz="0" w:space="0" w:color="auto"/>
            <w:left w:val="none" w:sz="0" w:space="0" w:color="auto"/>
            <w:bottom w:val="none" w:sz="0" w:space="0" w:color="auto"/>
            <w:right w:val="none" w:sz="0" w:space="0" w:color="auto"/>
          </w:divBdr>
        </w:div>
        <w:div w:id="1898543604">
          <w:marLeft w:val="480"/>
          <w:marRight w:val="0"/>
          <w:marTop w:val="0"/>
          <w:marBottom w:val="0"/>
          <w:divBdr>
            <w:top w:val="none" w:sz="0" w:space="0" w:color="auto"/>
            <w:left w:val="none" w:sz="0" w:space="0" w:color="auto"/>
            <w:bottom w:val="none" w:sz="0" w:space="0" w:color="auto"/>
            <w:right w:val="none" w:sz="0" w:space="0" w:color="auto"/>
          </w:divBdr>
        </w:div>
        <w:div w:id="1949921836">
          <w:marLeft w:val="480"/>
          <w:marRight w:val="0"/>
          <w:marTop w:val="0"/>
          <w:marBottom w:val="0"/>
          <w:divBdr>
            <w:top w:val="none" w:sz="0" w:space="0" w:color="auto"/>
            <w:left w:val="none" w:sz="0" w:space="0" w:color="auto"/>
            <w:bottom w:val="none" w:sz="0" w:space="0" w:color="auto"/>
            <w:right w:val="none" w:sz="0" w:space="0" w:color="auto"/>
          </w:divBdr>
        </w:div>
        <w:div w:id="1960910724">
          <w:marLeft w:val="480"/>
          <w:marRight w:val="0"/>
          <w:marTop w:val="0"/>
          <w:marBottom w:val="0"/>
          <w:divBdr>
            <w:top w:val="none" w:sz="0" w:space="0" w:color="auto"/>
            <w:left w:val="none" w:sz="0" w:space="0" w:color="auto"/>
            <w:bottom w:val="none" w:sz="0" w:space="0" w:color="auto"/>
            <w:right w:val="none" w:sz="0" w:space="0" w:color="auto"/>
          </w:divBdr>
        </w:div>
        <w:div w:id="1976249276">
          <w:marLeft w:val="480"/>
          <w:marRight w:val="0"/>
          <w:marTop w:val="0"/>
          <w:marBottom w:val="0"/>
          <w:divBdr>
            <w:top w:val="none" w:sz="0" w:space="0" w:color="auto"/>
            <w:left w:val="none" w:sz="0" w:space="0" w:color="auto"/>
            <w:bottom w:val="none" w:sz="0" w:space="0" w:color="auto"/>
            <w:right w:val="none" w:sz="0" w:space="0" w:color="auto"/>
          </w:divBdr>
        </w:div>
        <w:div w:id="1993102406">
          <w:marLeft w:val="480"/>
          <w:marRight w:val="0"/>
          <w:marTop w:val="0"/>
          <w:marBottom w:val="0"/>
          <w:divBdr>
            <w:top w:val="none" w:sz="0" w:space="0" w:color="auto"/>
            <w:left w:val="none" w:sz="0" w:space="0" w:color="auto"/>
            <w:bottom w:val="none" w:sz="0" w:space="0" w:color="auto"/>
            <w:right w:val="none" w:sz="0" w:space="0" w:color="auto"/>
          </w:divBdr>
        </w:div>
        <w:div w:id="1996058547">
          <w:marLeft w:val="480"/>
          <w:marRight w:val="0"/>
          <w:marTop w:val="0"/>
          <w:marBottom w:val="0"/>
          <w:divBdr>
            <w:top w:val="none" w:sz="0" w:space="0" w:color="auto"/>
            <w:left w:val="none" w:sz="0" w:space="0" w:color="auto"/>
            <w:bottom w:val="none" w:sz="0" w:space="0" w:color="auto"/>
            <w:right w:val="none" w:sz="0" w:space="0" w:color="auto"/>
          </w:divBdr>
        </w:div>
        <w:div w:id="2003583492">
          <w:marLeft w:val="480"/>
          <w:marRight w:val="0"/>
          <w:marTop w:val="0"/>
          <w:marBottom w:val="0"/>
          <w:divBdr>
            <w:top w:val="none" w:sz="0" w:space="0" w:color="auto"/>
            <w:left w:val="none" w:sz="0" w:space="0" w:color="auto"/>
            <w:bottom w:val="none" w:sz="0" w:space="0" w:color="auto"/>
            <w:right w:val="none" w:sz="0" w:space="0" w:color="auto"/>
          </w:divBdr>
        </w:div>
        <w:div w:id="2030597658">
          <w:marLeft w:val="480"/>
          <w:marRight w:val="0"/>
          <w:marTop w:val="0"/>
          <w:marBottom w:val="0"/>
          <w:divBdr>
            <w:top w:val="none" w:sz="0" w:space="0" w:color="auto"/>
            <w:left w:val="none" w:sz="0" w:space="0" w:color="auto"/>
            <w:bottom w:val="none" w:sz="0" w:space="0" w:color="auto"/>
            <w:right w:val="none" w:sz="0" w:space="0" w:color="auto"/>
          </w:divBdr>
        </w:div>
        <w:div w:id="2035304254">
          <w:marLeft w:val="480"/>
          <w:marRight w:val="0"/>
          <w:marTop w:val="0"/>
          <w:marBottom w:val="0"/>
          <w:divBdr>
            <w:top w:val="none" w:sz="0" w:space="0" w:color="auto"/>
            <w:left w:val="none" w:sz="0" w:space="0" w:color="auto"/>
            <w:bottom w:val="none" w:sz="0" w:space="0" w:color="auto"/>
            <w:right w:val="none" w:sz="0" w:space="0" w:color="auto"/>
          </w:divBdr>
        </w:div>
        <w:div w:id="2068913118">
          <w:marLeft w:val="480"/>
          <w:marRight w:val="0"/>
          <w:marTop w:val="0"/>
          <w:marBottom w:val="0"/>
          <w:divBdr>
            <w:top w:val="none" w:sz="0" w:space="0" w:color="auto"/>
            <w:left w:val="none" w:sz="0" w:space="0" w:color="auto"/>
            <w:bottom w:val="none" w:sz="0" w:space="0" w:color="auto"/>
            <w:right w:val="none" w:sz="0" w:space="0" w:color="auto"/>
          </w:divBdr>
        </w:div>
        <w:div w:id="2092654604">
          <w:marLeft w:val="480"/>
          <w:marRight w:val="0"/>
          <w:marTop w:val="0"/>
          <w:marBottom w:val="0"/>
          <w:divBdr>
            <w:top w:val="none" w:sz="0" w:space="0" w:color="auto"/>
            <w:left w:val="none" w:sz="0" w:space="0" w:color="auto"/>
            <w:bottom w:val="none" w:sz="0" w:space="0" w:color="auto"/>
            <w:right w:val="none" w:sz="0" w:space="0" w:color="auto"/>
          </w:divBdr>
        </w:div>
        <w:div w:id="2093698682">
          <w:marLeft w:val="480"/>
          <w:marRight w:val="0"/>
          <w:marTop w:val="0"/>
          <w:marBottom w:val="0"/>
          <w:divBdr>
            <w:top w:val="none" w:sz="0" w:space="0" w:color="auto"/>
            <w:left w:val="none" w:sz="0" w:space="0" w:color="auto"/>
            <w:bottom w:val="none" w:sz="0" w:space="0" w:color="auto"/>
            <w:right w:val="none" w:sz="0" w:space="0" w:color="auto"/>
          </w:divBdr>
        </w:div>
      </w:divsChild>
    </w:div>
    <w:div w:id="220602068">
      <w:bodyDiv w:val="1"/>
      <w:marLeft w:val="0"/>
      <w:marRight w:val="0"/>
      <w:marTop w:val="0"/>
      <w:marBottom w:val="0"/>
      <w:divBdr>
        <w:top w:val="none" w:sz="0" w:space="0" w:color="auto"/>
        <w:left w:val="none" w:sz="0" w:space="0" w:color="auto"/>
        <w:bottom w:val="none" w:sz="0" w:space="0" w:color="auto"/>
        <w:right w:val="none" w:sz="0" w:space="0" w:color="auto"/>
      </w:divBdr>
      <w:divsChild>
        <w:div w:id="1473407311">
          <w:marLeft w:val="480"/>
          <w:marRight w:val="0"/>
          <w:marTop w:val="0"/>
          <w:marBottom w:val="0"/>
          <w:divBdr>
            <w:top w:val="none" w:sz="0" w:space="0" w:color="auto"/>
            <w:left w:val="none" w:sz="0" w:space="0" w:color="auto"/>
            <w:bottom w:val="none" w:sz="0" w:space="0" w:color="auto"/>
            <w:right w:val="none" w:sz="0" w:space="0" w:color="auto"/>
          </w:divBdr>
        </w:div>
        <w:div w:id="802622437">
          <w:marLeft w:val="480"/>
          <w:marRight w:val="0"/>
          <w:marTop w:val="0"/>
          <w:marBottom w:val="0"/>
          <w:divBdr>
            <w:top w:val="none" w:sz="0" w:space="0" w:color="auto"/>
            <w:left w:val="none" w:sz="0" w:space="0" w:color="auto"/>
            <w:bottom w:val="none" w:sz="0" w:space="0" w:color="auto"/>
            <w:right w:val="none" w:sz="0" w:space="0" w:color="auto"/>
          </w:divBdr>
        </w:div>
        <w:div w:id="1218128793">
          <w:marLeft w:val="480"/>
          <w:marRight w:val="0"/>
          <w:marTop w:val="0"/>
          <w:marBottom w:val="0"/>
          <w:divBdr>
            <w:top w:val="none" w:sz="0" w:space="0" w:color="auto"/>
            <w:left w:val="none" w:sz="0" w:space="0" w:color="auto"/>
            <w:bottom w:val="none" w:sz="0" w:space="0" w:color="auto"/>
            <w:right w:val="none" w:sz="0" w:space="0" w:color="auto"/>
          </w:divBdr>
        </w:div>
        <w:div w:id="621809284">
          <w:marLeft w:val="480"/>
          <w:marRight w:val="0"/>
          <w:marTop w:val="0"/>
          <w:marBottom w:val="0"/>
          <w:divBdr>
            <w:top w:val="none" w:sz="0" w:space="0" w:color="auto"/>
            <w:left w:val="none" w:sz="0" w:space="0" w:color="auto"/>
            <w:bottom w:val="none" w:sz="0" w:space="0" w:color="auto"/>
            <w:right w:val="none" w:sz="0" w:space="0" w:color="auto"/>
          </w:divBdr>
        </w:div>
        <w:div w:id="1887640180">
          <w:marLeft w:val="480"/>
          <w:marRight w:val="0"/>
          <w:marTop w:val="0"/>
          <w:marBottom w:val="0"/>
          <w:divBdr>
            <w:top w:val="none" w:sz="0" w:space="0" w:color="auto"/>
            <w:left w:val="none" w:sz="0" w:space="0" w:color="auto"/>
            <w:bottom w:val="none" w:sz="0" w:space="0" w:color="auto"/>
            <w:right w:val="none" w:sz="0" w:space="0" w:color="auto"/>
          </w:divBdr>
        </w:div>
        <w:div w:id="1457141870">
          <w:marLeft w:val="480"/>
          <w:marRight w:val="0"/>
          <w:marTop w:val="0"/>
          <w:marBottom w:val="0"/>
          <w:divBdr>
            <w:top w:val="none" w:sz="0" w:space="0" w:color="auto"/>
            <w:left w:val="none" w:sz="0" w:space="0" w:color="auto"/>
            <w:bottom w:val="none" w:sz="0" w:space="0" w:color="auto"/>
            <w:right w:val="none" w:sz="0" w:space="0" w:color="auto"/>
          </w:divBdr>
        </w:div>
        <w:div w:id="1825008926">
          <w:marLeft w:val="480"/>
          <w:marRight w:val="0"/>
          <w:marTop w:val="0"/>
          <w:marBottom w:val="0"/>
          <w:divBdr>
            <w:top w:val="none" w:sz="0" w:space="0" w:color="auto"/>
            <w:left w:val="none" w:sz="0" w:space="0" w:color="auto"/>
            <w:bottom w:val="none" w:sz="0" w:space="0" w:color="auto"/>
            <w:right w:val="none" w:sz="0" w:space="0" w:color="auto"/>
          </w:divBdr>
        </w:div>
        <w:div w:id="1229921202">
          <w:marLeft w:val="480"/>
          <w:marRight w:val="0"/>
          <w:marTop w:val="0"/>
          <w:marBottom w:val="0"/>
          <w:divBdr>
            <w:top w:val="none" w:sz="0" w:space="0" w:color="auto"/>
            <w:left w:val="none" w:sz="0" w:space="0" w:color="auto"/>
            <w:bottom w:val="none" w:sz="0" w:space="0" w:color="auto"/>
            <w:right w:val="none" w:sz="0" w:space="0" w:color="auto"/>
          </w:divBdr>
        </w:div>
        <w:div w:id="287007555">
          <w:marLeft w:val="480"/>
          <w:marRight w:val="0"/>
          <w:marTop w:val="0"/>
          <w:marBottom w:val="0"/>
          <w:divBdr>
            <w:top w:val="none" w:sz="0" w:space="0" w:color="auto"/>
            <w:left w:val="none" w:sz="0" w:space="0" w:color="auto"/>
            <w:bottom w:val="none" w:sz="0" w:space="0" w:color="auto"/>
            <w:right w:val="none" w:sz="0" w:space="0" w:color="auto"/>
          </w:divBdr>
        </w:div>
        <w:div w:id="524055608">
          <w:marLeft w:val="480"/>
          <w:marRight w:val="0"/>
          <w:marTop w:val="0"/>
          <w:marBottom w:val="0"/>
          <w:divBdr>
            <w:top w:val="none" w:sz="0" w:space="0" w:color="auto"/>
            <w:left w:val="none" w:sz="0" w:space="0" w:color="auto"/>
            <w:bottom w:val="none" w:sz="0" w:space="0" w:color="auto"/>
            <w:right w:val="none" w:sz="0" w:space="0" w:color="auto"/>
          </w:divBdr>
        </w:div>
        <w:div w:id="829832472">
          <w:marLeft w:val="480"/>
          <w:marRight w:val="0"/>
          <w:marTop w:val="0"/>
          <w:marBottom w:val="0"/>
          <w:divBdr>
            <w:top w:val="none" w:sz="0" w:space="0" w:color="auto"/>
            <w:left w:val="none" w:sz="0" w:space="0" w:color="auto"/>
            <w:bottom w:val="none" w:sz="0" w:space="0" w:color="auto"/>
            <w:right w:val="none" w:sz="0" w:space="0" w:color="auto"/>
          </w:divBdr>
        </w:div>
        <w:div w:id="1370911467">
          <w:marLeft w:val="480"/>
          <w:marRight w:val="0"/>
          <w:marTop w:val="0"/>
          <w:marBottom w:val="0"/>
          <w:divBdr>
            <w:top w:val="none" w:sz="0" w:space="0" w:color="auto"/>
            <w:left w:val="none" w:sz="0" w:space="0" w:color="auto"/>
            <w:bottom w:val="none" w:sz="0" w:space="0" w:color="auto"/>
            <w:right w:val="none" w:sz="0" w:space="0" w:color="auto"/>
          </w:divBdr>
        </w:div>
        <w:div w:id="1578133378">
          <w:marLeft w:val="480"/>
          <w:marRight w:val="0"/>
          <w:marTop w:val="0"/>
          <w:marBottom w:val="0"/>
          <w:divBdr>
            <w:top w:val="none" w:sz="0" w:space="0" w:color="auto"/>
            <w:left w:val="none" w:sz="0" w:space="0" w:color="auto"/>
            <w:bottom w:val="none" w:sz="0" w:space="0" w:color="auto"/>
            <w:right w:val="none" w:sz="0" w:space="0" w:color="auto"/>
          </w:divBdr>
        </w:div>
        <w:div w:id="541216236">
          <w:marLeft w:val="480"/>
          <w:marRight w:val="0"/>
          <w:marTop w:val="0"/>
          <w:marBottom w:val="0"/>
          <w:divBdr>
            <w:top w:val="none" w:sz="0" w:space="0" w:color="auto"/>
            <w:left w:val="none" w:sz="0" w:space="0" w:color="auto"/>
            <w:bottom w:val="none" w:sz="0" w:space="0" w:color="auto"/>
            <w:right w:val="none" w:sz="0" w:space="0" w:color="auto"/>
          </w:divBdr>
        </w:div>
        <w:div w:id="1753970929">
          <w:marLeft w:val="480"/>
          <w:marRight w:val="0"/>
          <w:marTop w:val="0"/>
          <w:marBottom w:val="0"/>
          <w:divBdr>
            <w:top w:val="none" w:sz="0" w:space="0" w:color="auto"/>
            <w:left w:val="none" w:sz="0" w:space="0" w:color="auto"/>
            <w:bottom w:val="none" w:sz="0" w:space="0" w:color="auto"/>
            <w:right w:val="none" w:sz="0" w:space="0" w:color="auto"/>
          </w:divBdr>
        </w:div>
        <w:div w:id="1513494083">
          <w:marLeft w:val="480"/>
          <w:marRight w:val="0"/>
          <w:marTop w:val="0"/>
          <w:marBottom w:val="0"/>
          <w:divBdr>
            <w:top w:val="none" w:sz="0" w:space="0" w:color="auto"/>
            <w:left w:val="none" w:sz="0" w:space="0" w:color="auto"/>
            <w:bottom w:val="none" w:sz="0" w:space="0" w:color="auto"/>
            <w:right w:val="none" w:sz="0" w:space="0" w:color="auto"/>
          </w:divBdr>
        </w:div>
        <w:div w:id="631520604">
          <w:marLeft w:val="480"/>
          <w:marRight w:val="0"/>
          <w:marTop w:val="0"/>
          <w:marBottom w:val="0"/>
          <w:divBdr>
            <w:top w:val="none" w:sz="0" w:space="0" w:color="auto"/>
            <w:left w:val="none" w:sz="0" w:space="0" w:color="auto"/>
            <w:bottom w:val="none" w:sz="0" w:space="0" w:color="auto"/>
            <w:right w:val="none" w:sz="0" w:space="0" w:color="auto"/>
          </w:divBdr>
        </w:div>
        <w:div w:id="372079289">
          <w:marLeft w:val="480"/>
          <w:marRight w:val="0"/>
          <w:marTop w:val="0"/>
          <w:marBottom w:val="0"/>
          <w:divBdr>
            <w:top w:val="none" w:sz="0" w:space="0" w:color="auto"/>
            <w:left w:val="none" w:sz="0" w:space="0" w:color="auto"/>
            <w:bottom w:val="none" w:sz="0" w:space="0" w:color="auto"/>
            <w:right w:val="none" w:sz="0" w:space="0" w:color="auto"/>
          </w:divBdr>
        </w:div>
        <w:div w:id="887031801">
          <w:marLeft w:val="480"/>
          <w:marRight w:val="0"/>
          <w:marTop w:val="0"/>
          <w:marBottom w:val="0"/>
          <w:divBdr>
            <w:top w:val="none" w:sz="0" w:space="0" w:color="auto"/>
            <w:left w:val="none" w:sz="0" w:space="0" w:color="auto"/>
            <w:bottom w:val="none" w:sz="0" w:space="0" w:color="auto"/>
            <w:right w:val="none" w:sz="0" w:space="0" w:color="auto"/>
          </w:divBdr>
        </w:div>
        <w:div w:id="1952318886">
          <w:marLeft w:val="480"/>
          <w:marRight w:val="0"/>
          <w:marTop w:val="0"/>
          <w:marBottom w:val="0"/>
          <w:divBdr>
            <w:top w:val="none" w:sz="0" w:space="0" w:color="auto"/>
            <w:left w:val="none" w:sz="0" w:space="0" w:color="auto"/>
            <w:bottom w:val="none" w:sz="0" w:space="0" w:color="auto"/>
            <w:right w:val="none" w:sz="0" w:space="0" w:color="auto"/>
          </w:divBdr>
        </w:div>
        <w:div w:id="897135274">
          <w:marLeft w:val="480"/>
          <w:marRight w:val="0"/>
          <w:marTop w:val="0"/>
          <w:marBottom w:val="0"/>
          <w:divBdr>
            <w:top w:val="none" w:sz="0" w:space="0" w:color="auto"/>
            <w:left w:val="none" w:sz="0" w:space="0" w:color="auto"/>
            <w:bottom w:val="none" w:sz="0" w:space="0" w:color="auto"/>
            <w:right w:val="none" w:sz="0" w:space="0" w:color="auto"/>
          </w:divBdr>
        </w:div>
        <w:div w:id="972904494">
          <w:marLeft w:val="480"/>
          <w:marRight w:val="0"/>
          <w:marTop w:val="0"/>
          <w:marBottom w:val="0"/>
          <w:divBdr>
            <w:top w:val="none" w:sz="0" w:space="0" w:color="auto"/>
            <w:left w:val="none" w:sz="0" w:space="0" w:color="auto"/>
            <w:bottom w:val="none" w:sz="0" w:space="0" w:color="auto"/>
            <w:right w:val="none" w:sz="0" w:space="0" w:color="auto"/>
          </w:divBdr>
        </w:div>
        <w:div w:id="268197621">
          <w:marLeft w:val="480"/>
          <w:marRight w:val="0"/>
          <w:marTop w:val="0"/>
          <w:marBottom w:val="0"/>
          <w:divBdr>
            <w:top w:val="none" w:sz="0" w:space="0" w:color="auto"/>
            <w:left w:val="none" w:sz="0" w:space="0" w:color="auto"/>
            <w:bottom w:val="none" w:sz="0" w:space="0" w:color="auto"/>
            <w:right w:val="none" w:sz="0" w:space="0" w:color="auto"/>
          </w:divBdr>
        </w:div>
        <w:div w:id="101464580">
          <w:marLeft w:val="480"/>
          <w:marRight w:val="0"/>
          <w:marTop w:val="0"/>
          <w:marBottom w:val="0"/>
          <w:divBdr>
            <w:top w:val="none" w:sz="0" w:space="0" w:color="auto"/>
            <w:left w:val="none" w:sz="0" w:space="0" w:color="auto"/>
            <w:bottom w:val="none" w:sz="0" w:space="0" w:color="auto"/>
            <w:right w:val="none" w:sz="0" w:space="0" w:color="auto"/>
          </w:divBdr>
        </w:div>
        <w:div w:id="1472866267">
          <w:marLeft w:val="480"/>
          <w:marRight w:val="0"/>
          <w:marTop w:val="0"/>
          <w:marBottom w:val="0"/>
          <w:divBdr>
            <w:top w:val="none" w:sz="0" w:space="0" w:color="auto"/>
            <w:left w:val="none" w:sz="0" w:space="0" w:color="auto"/>
            <w:bottom w:val="none" w:sz="0" w:space="0" w:color="auto"/>
            <w:right w:val="none" w:sz="0" w:space="0" w:color="auto"/>
          </w:divBdr>
        </w:div>
        <w:div w:id="289938418">
          <w:marLeft w:val="480"/>
          <w:marRight w:val="0"/>
          <w:marTop w:val="0"/>
          <w:marBottom w:val="0"/>
          <w:divBdr>
            <w:top w:val="none" w:sz="0" w:space="0" w:color="auto"/>
            <w:left w:val="none" w:sz="0" w:space="0" w:color="auto"/>
            <w:bottom w:val="none" w:sz="0" w:space="0" w:color="auto"/>
            <w:right w:val="none" w:sz="0" w:space="0" w:color="auto"/>
          </w:divBdr>
        </w:div>
        <w:div w:id="634145831">
          <w:marLeft w:val="480"/>
          <w:marRight w:val="0"/>
          <w:marTop w:val="0"/>
          <w:marBottom w:val="0"/>
          <w:divBdr>
            <w:top w:val="none" w:sz="0" w:space="0" w:color="auto"/>
            <w:left w:val="none" w:sz="0" w:space="0" w:color="auto"/>
            <w:bottom w:val="none" w:sz="0" w:space="0" w:color="auto"/>
            <w:right w:val="none" w:sz="0" w:space="0" w:color="auto"/>
          </w:divBdr>
        </w:div>
        <w:div w:id="158665278">
          <w:marLeft w:val="480"/>
          <w:marRight w:val="0"/>
          <w:marTop w:val="0"/>
          <w:marBottom w:val="0"/>
          <w:divBdr>
            <w:top w:val="none" w:sz="0" w:space="0" w:color="auto"/>
            <w:left w:val="none" w:sz="0" w:space="0" w:color="auto"/>
            <w:bottom w:val="none" w:sz="0" w:space="0" w:color="auto"/>
            <w:right w:val="none" w:sz="0" w:space="0" w:color="auto"/>
          </w:divBdr>
        </w:div>
        <w:div w:id="88697414">
          <w:marLeft w:val="480"/>
          <w:marRight w:val="0"/>
          <w:marTop w:val="0"/>
          <w:marBottom w:val="0"/>
          <w:divBdr>
            <w:top w:val="none" w:sz="0" w:space="0" w:color="auto"/>
            <w:left w:val="none" w:sz="0" w:space="0" w:color="auto"/>
            <w:bottom w:val="none" w:sz="0" w:space="0" w:color="auto"/>
            <w:right w:val="none" w:sz="0" w:space="0" w:color="auto"/>
          </w:divBdr>
        </w:div>
        <w:div w:id="559829044">
          <w:marLeft w:val="480"/>
          <w:marRight w:val="0"/>
          <w:marTop w:val="0"/>
          <w:marBottom w:val="0"/>
          <w:divBdr>
            <w:top w:val="none" w:sz="0" w:space="0" w:color="auto"/>
            <w:left w:val="none" w:sz="0" w:space="0" w:color="auto"/>
            <w:bottom w:val="none" w:sz="0" w:space="0" w:color="auto"/>
            <w:right w:val="none" w:sz="0" w:space="0" w:color="auto"/>
          </w:divBdr>
        </w:div>
        <w:div w:id="1755515805">
          <w:marLeft w:val="480"/>
          <w:marRight w:val="0"/>
          <w:marTop w:val="0"/>
          <w:marBottom w:val="0"/>
          <w:divBdr>
            <w:top w:val="none" w:sz="0" w:space="0" w:color="auto"/>
            <w:left w:val="none" w:sz="0" w:space="0" w:color="auto"/>
            <w:bottom w:val="none" w:sz="0" w:space="0" w:color="auto"/>
            <w:right w:val="none" w:sz="0" w:space="0" w:color="auto"/>
          </w:divBdr>
        </w:div>
        <w:div w:id="511840677">
          <w:marLeft w:val="480"/>
          <w:marRight w:val="0"/>
          <w:marTop w:val="0"/>
          <w:marBottom w:val="0"/>
          <w:divBdr>
            <w:top w:val="none" w:sz="0" w:space="0" w:color="auto"/>
            <w:left w:val="none" w:sz="0" w:space="0" w:color="auto"/>
            <w:bottom w:val="none" w:sz="0" w:space="0" w:color="auto"/>
            <w:right w:val="none" w:sz="0" w:space="0" w:color="auto"/>
          </w:divBdr>
        </w:div>
        <w:div w:id="2057581911">
          <w:marLeft w:val="480"/>
          <w:marRight w:val="0"/>
          <w:marTop w:val="0"/>
          <w:marBottom w:val="0"/>
          <w:divBdr>
            <w:top w:val="none" w:sz="0" w:space="0" w:color="auto"/>
            <w:left w:val="none" w:sz="0" w:space="0" w:color="auto"/>
            <w:bottom w:val="none" w:sz="0" w:space="0" w:color="auto"/>
            <w:right w:val="none" w:sz="0" w:space="0" w:color="auto"/>
          </w:divBdr>
        </w:div>
        <w:div w:id="1907842061">
          <w:marLeft w:val="480"/>
          <w:marRight w:val="0"/>
          <w:marTop w:val="0"/>
          <w:marBottom w:val="0"/>
          <w:divBdr>
            <w:top w:val="none" w:sz="0" w:space="0" w:color="auto"/>
            <w:left w:val="none" w:sz="0" w:space="0" w:color="auto"/>
            <w:bottom w:val="none" w:sz="0" w:space="0" w:color="auto"/>
            <w:right w:val="none" w:sz="0" w:space="0" w:color="auto"/>
          </w:divBdr>
        </w:div>
        <w:div w:id="1880580332">
          <w:marLeft w:val="480"/>
          <w:marRight w:val="0"/>
          <w:marTop w:val="0"/>
          <w:marBottom w:val="0"/>
          <w:divBdr>
            <w:top w:val="none" w:sz="0" w:space="0" w:color="auto"/>
            <w:left w:val="none" w:sz="0" w:space="0" w:color="auto"/>
            <w:bottom w:val="none" w:sz="0" w:space="0" w:color="auto"/>
            <w:right w:val="none" w:sz="0" w:space="0" w:color="auto"/>
          </w:divBdr>
        </w:div>
        <w:div w:id="1333410098">
          <w:marLeft w:val="480"/>
          <w:marRight w:val="0"/>
          <w:marTop w:val="0"/>
          <w:marBottom w:val="0"/>
          <w:divBdr>
            <w:top w:val="none" w:sz="0" w:space="0" w:color="auto"/>
            <w:left w:val="none" w:sz="0" w:space="0" w:color="auto"/>
            <w:bottom w:val="none" w:sz="0" w:space="0" w:color="auto"/>
            <w:right w:val="none" w:sz="0" w:space="0" w:color="auto"/>
          </w:divBdr>
        </w:div>
        <w:div w:id="1050229853">
          <w:marLeft w:val="480"/>
          <w:marRight w:val="0"/>
          <w:marTop w:val="0"/>
          <w:marBottom w:val="0"/>
          <w:divBdr>
            <w:top w:val="none" w:sz="0" w:space="0" w:color="auto"/>
            <w:left w:val="none" w:sz="0" w:space="0" w:color="auto"/>
            <w:bottom w:val="none" w:sz="0" w:space="0" w:color="auto"/>
            <w:right w:val="none" w:sz="0" w:space="0" w:color="auto"/>
          </w:divBdr>
        </w:div>
        <w:div w:id="1672180413">
          <w:marLeft w:val="480"/>
          <w:marRight w:val="0"/>
          <w:marTop w:val="0"/>
          <w:marBottom w:val="0"/>
          <w:divBdr>
            <w:top w:val="none" w:sz="0" w:space="0" w:color="auto"/>
            <w:left w:val="none" w:sz="0" w:space="0" w:color="auto"/>
            <w:bottom w:val="none" w:sz="0" w:space="0" w:color="auto"/>
            <w:right w:val="none" w:sz="0" w:space="0" w:color="auto"/>
          </w:divBdr>
        </w:div>
        <w:div w:id="1994874428">
          <w:marLeft w:val="480"/>
          <w:marRight w:val="0"/>
          <w:marTop w:val="0"/>
          <w:marBottom w:val="0"/>
          <w:divBdr>
            <w:top w:val="none" w:sz="0" w:space="0" w:color="auto"/>
            <w:left w:val="none" w:sz="0" w:space="0" w:color="auto"/>
            <w:bottom w:val="none" w:sz="0" w:space="0" w:color="auto"/>
            <w:right w:val="none" w:sz="0" w:space="0" w:color="auto"/>
          </w:divBdr>
        </w:div>
        <w:div w:id="1108618651">
          <w:marLeft w:val="480"/>
          <w:marRight w:val="0"/>
          <w:marTop w:val="0"/>
          <w:marBottom w:val="0"/>
          <w:divBdr>
            <w:top w:val="none" w:sz="0" w:space="0" w:color="auto"/>
            <w:left w:val="none" w:sz="0" w:space="0" w:color="auto"/>
            <w:bottom w:val="none" w:sz="0" w:space="0" w:color="auto"/>
            <w:right w:val="none" w:sz="0" w:space="0" w:color="auto"/>
          </w:divBdr>
        </w:div>
        <w:div w:id="666371752">
          <w:marLeft w:val="480"/>
          <w:marRight w:val="0"/>
          <w:marTop w:val="0"/>
          <w:marBottom w:val="0"/>
          <w:divBdr>
            <w:top w:val="none" w:sz="0" w:space="0" w:color="auto"/>
            <w:left w:val="none" w:sz="0" w:space="0" w:color="auto"/>
            <w:bottom w:val="none" w:sz="0" w:space="0" w:color="auto"/>
            <w:right w:val="none" w:sz="0" w:space="0" w:color="auto"/>
          </w:divBdr>
        </w:div>
        <w:div w:id="1495874420">
          <w:marLeft w:val="480"/>
          <w:marRight w:val="0"/>
          <w:marTop w:val="0"/>
          <w:marBottom w:val="0"/>
          <w:divBdr>
            <w:top w:val="none" w:sz="0" w:space="0" w:color="auto"/>
            <w:left w:val="none" w:sz="0" w:space="0" w:color="auto"/>
            <w:bottom w:val="none" w:sz="0" w:space="0" w:color="auto"/>
            <w:right w:val="none" w:sz="0" w:space="0" w:color="auto"/>
          </w:divBdr>
        </w:div>
        <w:div w:id="2072271945">
          <w:marLeft w:val="480"/>
          <w:marRight w:val="0"/>
          <w:marTop w:val="0"/>
          <w:marBottom w:val="0"/>
          <w:divBdr>
            <w:top w:val="none" w:sz="0" w:space="0" w:color="auto"/>
            <w:left w:val="none" w:sz="0" w:space="0" w:color="auto"/>
            <w:bottom w:val="none" w:sz="0" w:space="0" w:color="auto"/>
            <w:right w:val="none" w:sz="0" w:space="0" w:color="auto"/>
          </w:divBdr>
        </w:div>
        <w:div w:id="2129081335">
          <w:marLeft w:val="480"/>
          <w:marRight w:val="0"/>
          <w:marTop w:val="0"/>
          <w:marBottom w:val="0"/>
          <w:divBdr>
            <w:top w:val="none" w:sz="0" w:space="0" w:color="auto"/>
            <w:left w:val="none" w:sz="0" w:space="0" w:color="auto"/>
            <w:bottom w:val="none" w:sz="0" w:space="0" w:color="auto"/>
            <w:right w:val="none" w:sz="0" w:space="0" w:color="auto"/>
          </w:divBdr>
        </w:div>
        <w:div w:id="656541841">
          <w:marLeft w:val="480"/>
          <w:marRight w:val="0"/>
          <w:marTop w:val="0"/>
          <w:marBottom w:val="0"/>
          <w:divBdr>
            <w:top w:val="none" w:sz="0" w:space="0" w:color="auto"/>
            <w:left w:val="none" w:sz="0" w:space="0" w:color="auto"/>
            <w:bottom w:val="none" w:sz="0" w:space="0" w:color="auto"/>
            <w:right w:val="none" w:sz="0" w:space="0" w:color="auto"/>
          </w:divBdr>
        </w:div>
        <w:div w:id="727650374">
          <w:marLeft w:val="480"/>
          <w:marRight w:val="0"/>
          <w:marTop w:val="0"/>
          <w:marBottom w:val="0"/>
          <w:divBdr>
            <w:top w:val="none" w:sz="0" w:space="0" w:color="auto"/>
            <w:left w:val="none" w:sz="0" w:space="0" w:color="auto"/>
            <w:bottom w:val="none" w:sz="0" w:space="0" w:color="auto"/>
            <w:right w:val="none" w:sz="0" w:space="0" w:color="auto"/>
          </w:divBdr>
        </w:div>
        <w:div w:id="1532838692">
          <w:marLeft w:val="480"/>
          <w:marRight w:val="0"/>
          <w:marTop w:val="0"/>
          <w:marBottom w:val="0"/>
          <w:divBdr>
            <w:top w:val="none" w:sz="0" w:space="0" w:color="auto"/>
            <w:left w:val="none" w:sz="0" w:space="0" w:color="auto"/>
            <w:bottom w:val="none" w:sz="0" w:space="0" w:color="auto"/>
            <w:right w:val="none" w:sz="0" w:space="0" w:color="auto"/>
          </w:divBdr>
        </w:div>
        <w:div w:id="1556232346">
          <w:marLeft w:val="480"/>
          <w:marRight w:val="0"/>
          <w:marTop w:val="0"/>
          <w:marBottom w:val="0"/>
          <w:divBdr>
            <w:top w:val="none" w:sz="0" w:space="0" w:color="auto"/>
            <w:left w:val="none" w:sz="0" w:space="0" w:color="auto"/>
            <w:bottom w:val="none" w:sz="0" w:space="0" w:color="auto"/>
            <w:right w:val="none" w:sz="0" w:space="0" w:color="auto"/>
          </w:divBdr>
        </w:div>
        <w:div w:id="313994023">
          <w:marLeft w:val="480"/>
          <w:marRight w:val="0"/>
          <w:marTop w:val="0"/>
          <w:marBottom w:val="0"/>
          <w:divBdr>
            <w:top w:val="none" w:sz="0" w:space="0" w:color="auto"/>
            <w:left w:val="none" w:sz="0" w:space="0" w:color="auto"/>
            <w:bottom w:val="none" w:sz="0" w:space="0" w:color="auto"/>
            <w:right w:val="none" w:sz="0" w:space="0" w:color="auto"/>
          </w:divBdr>
        </w:div>
        <w:div w:id="2114740452">
          <w:marLeft w:val="480"/>
          <w:marRight w:val="0"/>
          <w:marTop w:val="0"/>
          <w:marBottom w:val="0"/>
          <w:divBdr>
            <w:top w:val="none" w:sz="0" w:space="0" w:color="auto"/>
            <w:left w:val="none" w:sz="0" w:space="0" w:color="auto"/>
            <w:bottom w:val="none" w:sz="0" w:space="0" w:color="auto"/>
            <w:right w:val="none" w:sz="0" w:space="0" w:color="auto"/>
          </w:divBdr>
        </w:div>
        <w:div w:id="691151492">
          <w:marLeft w:val="480"/>
          <w:marRight w:val="0"/>
          <w:marTop w:val="0"/>
          <w:marBottom w:val="0"/>
          <w:divBdr>
            <w:top w:val="none" w:sz="0" w:space="0" w:color="auto"/>
            <w:left w:val="none" w:sz="0" w:space="0" w:color="auto"/>
            <w:bottom w:val="none" w:sz="0" w:space="0" w:color="auto"/>
            <w:right w:val="none" w:sz="0" w:space="0" w:color="auto"/>
          </w:divBdr>
        </w:div>
        <w:div w:id="1094011607">
          <w:marLeft w:val="480"/>
          <w:marRight w:val="0"/>
          <w:marTop w:val="0"/>
          <w:marBottom w:val="0"/>
          <w:divBdr>
            <w:top w:val="none" w:sz="0" w:space="0" w:color="auto"/>
            <w:left w:val="none" w:sz="0" w:space="0" w:color="auto"/>
            <w:bottom w:val="none" w:sz="0" w:space="0" w:color="auto"/>
            <w:right w:val="none" w:sz="0" w:space="0" w:color="auto"/>
          </w:divBdr>
        </w:div>
        <w:div w:id="1009671941">
          <w:marLeft w:val="480"/>
          <w:marRight w:val="0"/>
          <w:marTop w:val="0"/>
          <w:marBottom w:val="0"/>
          <w:divBdr>
            <w:top w:val="none" w:sz="0" w:space="0" w:color="auto"/>
            <w:left w:val="none" w:sz="0" w:space="0" w:color="auto"/>
            <w:bottom w:val="none" w:sz="0" w:space="0" w:color="auto"/>
            <w:right w:val="none" w:sz="0" w:space="0" w:color="auto"/>
          </w:divBdr>
        </w:div>
        <w:div w:id="1836606602">
          <w:marLeft w:val="480"/>
          <w:marRight w:val="0"/>
          <w:marTop w:val="0"/>
          <w:marBottom w:val="0"/>
          <w:divBdr>
            <w:top w:val="none" w:sz="0" w:space="0" w:color="auto"/>
            <w:left w:val="none" w:sz="0" w:space="0" w:color="auto"/>
            <w:bottom w:val="none" w:sz="0" w:space="0" w:color="auto"/>
            <w:right w:val="none" w:sz="0" w:space="0" w:color="auto"/>
          </w:divBdr>
        </w:div>
        <w:div w:id="719862516">
          <w:marLeft w:val="480"/>
          <w:marRight w:val="0"/>
          <w:marTop w:val="0"/>
          <w:marBottom w:val="0"/>
          <w:divBdr>
            <w:top w:val="none" w:sz="0" w:space="0" w:color="auto"/>
            <w:left w:val="none" w:sz="0" w:space="0" w:color="auto"/>
            <w:bottom w:val="none" w:sz="0" w:space="0" w:color="auto"/>
            <w:right w:val="none" w:sz="0" w:space="0" w:color="auto"/>
          </w:divBdr>
        </w:div>
        <w:div w:id="738092636">
          <w:marLeft w:val="480"/>
          <w:marRight w:val="0"/>
          <w:marTop w:val="0"/>
          <w:marBottom w:val="0"/>
          <w:divBdr>
            <w:top w:val="none" w:sz="0" w:space="0" w:color="auto"/>
            <w:left w:val="none" w:sz="0" w:space="0" w:color="auto"/>
            <w:bottom w:val="none" w:sz="0" w:space="0" w:color="auto"/>
            <w:right w:val="none" w:sz="0" w:space="0" w:color="auto"/>
          </w:divBdr>
        </w:div>
        <w:div w:id="1975989786">
          <w:marLeft w:val="480"/>
          <w:marRight w:val="0"/>
          <w:marTop w:val="0"/>
          <w:marBottom w:val="0"/>
          <w:divBdr>
            <w:top w:val="none" w:sz="0" w:space="0" w:color="auto"/>
            <w:left w:val="none" w:sz="0" w:space="0" w:color="auto"/>
            <w:bottom w:val="none" w:sz="0" w:space="0" w:color="auto"/>
            <w:right w:val="none" w:sz="0" w:space="0" w:color="auto"/>
          </w:divBdr>
        </w:div>
        <w:div w:id="635448247">
          <w:marLeft w:val="480"/>
          <w:marRight w:val="0"/>
          <w:marTop w:val="0"/>
          <w:marBottom w:val="0"/>
          <w:divBdr>
            <w:top w:val="none" w:sz="0" w:space="0" w:color="auto"/>
            <w:left w:val="none" w:sz="0" w:space="0" w:color="auto"/>
            <w:bottom w:val="none" w:sz="0" w:space="0" w:color="auto"/>
            <w:right w:val="none" w:sz="0" w:space="0" w:color="auto"/>
          </w:divBdr>
        </w:div>
        <w:div w:id="688143713">
          <w:marLeft w:val="480"/>
          <w:marRight w:val="0"/>
          <w:marTop w:val="0"/>
          <w:marBottom w:val="0"/>
          <w:divBdr>
            <w:top w:val="none" w:sz="0" w:space="0" w:color="auto"/>
            <w:left w:val="none" w:sz="0" w:space="0" w:color="auto"/>
            <w:bottom w:val="none" w:sz="0" w:space="0" w:color="auto"/>
            <w:right w:val="none" w:sz="0" w:space="0" w:color="auto"/>
          </w:divBdr>
        </w:div>
        <w:div w:id="985085836">
          <w:marLeft w:val="480"/>
          <w:marRight w:val="0"/>
          <w:marTop w:val="0"/>
          <w:marBottom w:val="0"/>
          <w:divBdr>
            <w:top w:val="none" w:sz="0" w:space="0" w:color="auto"/>
            <w:left w:val="none" w:sz="0" w:space="0" w:color="auto"/>
            <w:bottom w:val="none" w:sz="0" w:space="0" w:color="auto"/>
            <w:right w:val="none" w:sz="0" w:space="0" w:color="auto"/>
          </w:divBdr>
        </w:div>
        <w:div w:id="521867823">
          <w:marLeft w:val="480"/>
          <w:marRight w:val="0"/>
          <w:marTop w:val="0"/>
          <w:marBottom w:val="0"/>
          <w:divBdr>
            <w:top w:val="none" w:sz="0" w:space="0" w:color="auto"/>
            <w:left w:val="none" w:sz="0" w:space="0" w:color="auto"/>
            <w:bottom w:val="none" w:sz="0" w:space="0" w:color="auto"/>
            <w:right w:val="none" w:sz="0" w:space="0" w:color="auto"/>
          </w:divBdr>
        </w:div>
        <w:div w:id="345136622">
          <w:marLeft w:val="480"/>
          <w:marRight w:val="0"/>
          <w:marTop w:val="0"/>
          <w:marBottom w:val="0"/>
          <w:divBdr>
            <w:top w:val="none" w:sz="0" w:space="0" w:color="auto"/>
            <w:left w:val="none" w:sz="0" w:space="0" w:color="auto"/>
            <w:bottom w:val="none" w:sz="0" w:space="0" w:color="auto"/>
            <w:right w:val="none" w:sz="0" w:space="0" w:color="auto"/>
          </w:divBdr>
        </w:div>
        <w:div w:id="205684708">
          <w:marLeft w:val="480"/>
          <w:marRight w:val="0"/>
          <w:marTop w:val="0"/>
          <w:marBottom w:val="0"/>
          <w:divBdr>
            <w:top w:val="none" w:sz="0" w:space="0" w:color="auto"/>
            <w:left w:val="none" w:sz="0" w:space="0" w:color="auto"/>
            <w:bottom w:val="none" w:sz="0" w:space="0" w:color="auto"/>
            <w:right w:val="none" w:sz="0" w:space="0" w:color="auto"/>
          </w:divBdr>
        </w:div>
        <w:div w:id="1826237468">
          <w:marLeft w:val="480"/>
          <w:marRight w:val="0"/>
          <w:marTop w:val="0"/>
          <w:marBottom w:val="0"/>
          <w:divBdr>
            <w:top w:val="none" w:sz="0" w:space="0" w:color="auto"/>
            <w:left w:val="none" w:sz="0" w:space="0" w:color="auto"/>
            <w:bottom w:val="none" w:sz="0" w:space="0" w:color="auto"/>
            <w:right w:val="none" w:sz="0" w:space="0" w:color="auto"/>
          </w:divBdr>
        </w:div>
        <w:div w:id="837499166">
          <w:marLeft w:val="480"/>
          <w:marRight w:val="0"/>
          <w:marTop w:val="0"/>
          <w:marBottom w:val="0"/>
          <w:divBdr>
            <w:top w:val="none" w:sz="0" w:space="0" w:color="auto"/>
            <w:left w:val="none" w:sz="0" w:space="0" w:color="auto"/>
            <w:bottom w:val="none" w:sz="0" w:space="0" w:color="auto"/>
            <w:right w:val="none" w:sz="0" w:space="0" w:color="auto"/>
          </w:divBdr>
        </w:div>
        <w:div w:id="1160346217">
          <w:marLeft w:val="480"/>
          <w:marRight w:val="0"/>
          <w:marTop w:val="0"/>
          <w:marBottom w:val="0"/>
          <w:divBdr>
            <w:top w:val="none" w:sz="0" w:space="0" w:color="auto"/>
            <w:left w:val="none" w:sz="0" w:space="0" w:color="auto"/>
            <w:bottom w:val="none" w:sz="0" w:space="0" w:color="auto"/>
            <w:right w:val="none" w:sz="0" w:space="0" w:color="auto"/>
          </w:divBdr>
        </w:div>
        <w:div w:id="1232694278">
          <w:marLeft w:val="480"/>
          <w:marRight w:val="0"/>
          <w:marTop w:val="0"/>
          <w:marBottom w:val="0"/>
          <w:divBdr>
            <w:top w:val="none" w:sz="0" w:space="0" w:color="auto"/>
            <w:left w:val="none" w:sz="0" w:space="0" w:color="auto"/>
            <w:bottom w:val="none" w:sz="0" w:space="0" w:color="auto"/>
            <w:right w:val="none" w:sz="0" w:space="0" w:color="auto"/>
          </w:divBdr>
        </w:div>
        <w:div w:id="1235434797">
          <w:marLeft w:val="480"/>
          <w:marRight w:val="0"/>
          <w:marTop w:val="0"/>
          <w:marBottom w:val="0"/>
          <w:divBdr>
            <w:top w:val="none" w:sz="0" w:space="0" w:color="auto"/>
            <w:left w:val="none" w:sz="0" w:space="0" w:color="auto"/>
            <w:bottom w:val="none" w:sz="0" w:space="0" w:color="auto"/>
            <w:right w:val="none" w:sz="0" w:space="0" w:color="auto"/>
          </w:divBdr>
        </w:div>
        <w:div w:id="247345844">
          <w:marLeft w:val="480"/>
          <w:marRight w:val="0"/>
          <w:marTop w:val="0"/>
          <w:marBottom w:val="0"/>
          <w:divBdr>
            <w:top w:val="none" w:sz="0" w:space="0" w:color="auto"/>
            <w:left w:val="none" w:sz="0" w:space="0" w:color="auto"/>
            <w:bottom w:val="none" w:sz="0" w:space="0" w:color="auto"/>
            <w:right w:val="none" w:sz="0" w:space="0" w:color="auto"/>
          </w:divBdr>
        </w:div>
        <w:div w:id="1179152736">
          <w:marLeft w:val="480"/>
          <w:marRight w:val="0"/>
          <w:marTop w:val="0"/>
          <w:marBottom w:val="0"/>
          <w:divBdr>
            <w:top w:val="none" w:sz="0" w:space="0" w:color="auto"/>
            <w:left w:val="none" w:sz="0" w:space="0" w:color="auto"/>
            <w:bottom w:val="none" w:sz="0" w:space="0" w:color="auto"/>
            <w:right w:val="none" w:sz="0" w:space="0" w:color="auto"/>
          </w:divBdr>
        </w:div>
      </w:divsChild>
    </w:div>
    <w:div w:id="220945596">
      <w:bodyDiv w:val="1"/>
      <w:marLeft w:val="0"/>
      <w:marRight w:val="0"/>
      <w:marTop w:val="0"/>
      <w:marBottom w:val="0"/>
      <w:divBdr>
        <w:top w:val="none" w:sz="0" w:space="0" w:color="auto"/>
        <w:left w:val="none" w:sz="0" w:space="0" w:color="auto"/>
        <w:bottom w:val="none" w:sz="0" w:space="0" w:color="auto"/>
        <w:right w:val="none" w:sz="0" w:space="0" w:color="auto"/>
      </w:divBdr>
      <w:divsChild>
        <w:div w:id="1492678741">
          <w:marLeft w:val="480"/>
          <w:marRight w:val="0"/>
          <w:marTop w:val="0"/>
          <w:marBottom w:val="0"/>
          <w:divBdr>
            <w:top w:val="none" w:sz="0" w:space="0" w:color="auto"/>
            <w:left w:val="none" w:sz="0" w:space="0" w:color="auto"/>
            <w:bottom w:val="none" w:sz="0" w:space="0" w:color="auto"/>
            <w:right w:val="none" w:sz="0" w:space="0" w:color="auto"/>
          </w:divBdr>
        </w:div>
        <w:div w:id="1923251998">
          <w:marLeft w:val="480"/>
          <w:marRight w:val="0"/>
          <w:marTop w:val="0"/>
          <w:marBottom w:val="0"/>
          <w:divBdr>
            <w:top w:val="none" w:sz="0" w:space="0" w:color="auto"/>
            <w:left w:val="none" w:sz="0" w:space="0" w:color="auto"/>
            <w:bottom w:val="none" w:sz="0" w:space="0" w:color="auto"/>
            <w:right w:val="none" w:sz="0" w:space="0" w:color="auto"/>
          </w:divBdr>
        </w:div>
        <w:div w:id="1132089158">
          <w:marLeft w:val="480"/>
          <w:marRight w:val="0"/>
          <w:marTop w:val="0"/>
          <w:marBottom w:val="0"/>
          <w:divBdr>
            <w:top w:val="none" w:sz="0" w:space="0" w:color="auto"/>
            <w:left w:val="none" w:sz="0" w:space="0" w:color="auto"/>
            <w:bottom w:val="none" w:sz="0" w:space="0" w:color="auto"/>
            <w:right w:val="none" w:sz="0" w:space="0" w:color="auto"/>
          </w:divBdr>
        </w:div>
        <w:div w:id="1127699417">
          <w:marLeft w:val="480"/>
          <w:marRight w:val="0"/>
          <w:marTop w:val="0"/>
          <w:marBottom w:val="0"/>
          <w:divBdr>
            <w:top w:val="none" w:sz="0" w:space="0" w:color="auto"/>
            <w:left w:val="none" w:sz="0" w:space="0" w:color="auto"/>
            <w:bottom w:val="none" w:sz="0" w:space="0" w:color="auto"/>
            <w:right w:val="none" w:sz="0" w:space="0" w:color="auto"/>
          </w:divBdr>
        </w:div>
        <w:div w:id="1564026530">
          <w:marLeft w:val="480"/>
          <w:marRight w:val="0"/>
          <w:marTop w:val="0"/>
          <w:marBottom w:val="0"/>
          <w:divBdr>
            <w:top w:val="none" w:sz="0" w:space="0" w:color="auto"/>
            <w:left w:val="none" w:sz="0" w:space="0" w:color="auto"/>
            <w:bottom w:val="none" w:sz="0" w:space="0" w:color="auto"/>
            <w:right w:val="none" w:sz="0" w:space="0" w:color="auto"/>
          </w:divBdr>
        </w:div>
        <w:div w:id="968897492">
          <w:marLeft w:val="480"/>
          <w:marRight w:val="0"/>
          <w:marTop w:val="0"/>
          <w:marBottom w:val="0"/>
          <w:divBdr>
            <w:top w:val="none" w:sz="0" w:space="0" w:color="auto"/>
            <w:left w:val="none" w:sz="0" w:space="0" w:color="auto"/>
            <w:bottom w:val="none" w:sz="0" w:space="0" w:color="auto"/>
            <w:right w:val="none" w:sz="0" w:space="0" w:color="auto"/>
          </w:divBdr>
        </w:div>
        <w:div w:id="1666545508">
          <w:marLeft w:val="480"/>
          <w:marRight w:val="0"/>
          <w:marTop w:val="0"/>
          <w:marBottom w:val="0"/>
          <w:divBdr>
            <w:top w:val="none" w:sz="0" w:space="0" w:color="auto"/>
            <w:left w:val="none" w:sz="0" w:space="0" w:color="auto"/>
            <w:bottom w:val="none" w:sz="0" w:space="0" w:color="auto"/>
            <w:right w:val="none" w:sz="0" w:space="0" w:color="auto"/>
          </w:divBdr>
        </w:div>
        <w:div w:id="1683824595">
          <w:marLeft w:val="480"/>
          <w:marRight w:val="0"/>
          <w:marTop w:val="0"/>
          <w:marBottom w:val="0"/>
          <w:divBdr>
            <w:top w:val="none" w:sz="0" w:space="0" w:color="auto"/>
            <w:left w:val="none" w:sz="0" w:space="0" w:color="auto"/>
            <w:bottom w:val="none" w:sz="0" w:space="0" w:color="auto"/>
            <w:right w:val="none" w:sz="0" w:space="0" w:color="auto"/>
          </w:divBdr>
        </w:div>
        <w:div w:id="1822846724">
          <w:marLeft w:val="480"/>
          <w:marRight w:val="0"/>
          <w:marTop w:val="0"/>
          <w:marBottom w:val="0"/>
          <w:divBdr>
            <w:top w:val="none" w:sz="0" w:space="0" w:color="auto"/>
            <w:left w:val="none" w:sz="0" w:space="0" w:color="auto"/>
            <w:bottom w:val="none" w:sz="0" w:space="0" w:color="auto"/>
            <w:right w:val="none" w:sz="0" w:space="0" w:color="auto"/>
          </w:divBdr>
        </w:div>
        <w:div w:id="173737863">
          <w:marLeft w:val="480"/>
          <w:marRight w:val="0"/>
          <w:marTop w:val="0"/>
          <w:marBottom w:val="0"/>
          <w:divBdr>
            <w:top w:val="none" w:sz="0" w:space="0" w:color="auto"/>
            <w:left w:val="none" w:sz="0" w:space="0" w:color="auto"/>
            <w:bottom w:val="none" w:sz="0" w:space="0" w:color="auto"/>
            <w:right w:val="none" w:sz="0" w:space="0" w:color="auto"/>
          </w:divBdr>
        </w:div>
        <w:div w:id="1379939916">
          <w:marLeft w:val="480"/>
          <w:marRight w:val="0"/>
          <w:marTop w:val="0"/>
          <w:marBottom w:val="0"/>
          <w:divBdr>
            <w:top w:val="none" w:sz="0" w:space="0" w:color="auto"/>
            <w:left w:val="none" w:sz="0" w:space="0" w:color="auto"/>
            <w:bottom w:val="none" w:sz="0" w:space="0" w:color="auto"/>
            <w:right w:val="none" w:sz="0" w:space="0" w:color="auto"/>
          </w:divBdr>
        </w:div>
        <w:div w:id="262568862">
          <w:marLeft w:val="480"/>
          <w:marRight w:val="0"/>
          <w:marTop w:val="0"/>
          <w:marBottom w:val="0"/>
          <w:divBdr>
            <w:top w:val="none" w:sz="0" w:space="0" w:color="auto"/>
            <w:left w:val="none" w:sz="0" w:space="0" w:color="auto"/>
            <w:bottom w:val="none" w:sz="0" w:space="0" w:color="auto"/>
            <w:right w:val="none" w:sz="0" w:space="0" w:color="auto"/>
          </w:divBdr>
        </w:div>
        <w:div w:id="456029482">
          <w:marLeft w:val="480"/>
          <w:marRight w:val="0"/>
          <w:marTop w:val="0"/>
          <w:marBottom w:val="0"/>
          <w:divBdr>
            <w:top w:val="none" w:sz="0" w:space="0" w:color="auto"/>
            <w:left w:val="none" w:sz="0" w:space="0" w:color="auto"/>
            <w:bottom w:val="none" w:sz="0" w:space="0" w:color="auto"/>
            <w:right w:val="none" w:sz="0" w:space="0" w:color="auto"/>
          </w:divBdr>
        </w:div>
        <w:div w:id="2107000199">
          <w:marLeft w:val="480"/>
          <w:marRight w:val="0"/>
          <w:marTop w:val="0"/>
          <w:marBottom w:val="0"/>
          <w:divBdr>
            <w:top w:val="none" w:sz="0" w:space="0" w:color="auto"/>
            <w:left w:val="none" w:sz="0" w:space="0" w:color="auto"/>
            <w:bottom w:val="none" w:sz="0" w:space="0" w:color="auto"/>
            <w:right w:val="none" w:sz="0" w:space="0" w:color="auto"/>
          </w:divBdr>
        </w:div>
        <w:div w:id="1854106596">
          <w:marLeft w:val="480"/>
          <w:marRight w:val="0"/>
          <w:marTop w:val="0"/>
          <w:marBottom w:val="0"/>
          <w:divBdr>
            <w:top w:val="none" w:sz="0" w:space="0" w:color="auto"/>
            <w:left w:val="none" w:sz="0" w:space="0" w:color="auto"/>
            <w:bottom w:val="none" w:sz="0" w:space="0" w:color="auto"/>
            <w:right w:val="none" w:sz="0" w:space="0" w:color="auto"/>
          </w:divBdr>
        </w:div>
        <w:div w:id="536356290">
          <w:marLeft w:val="480"/>
          <w:marRight w:val="0"/>
          <w:marTop w:val="0"/>
          <w:marBottom w:val="0"/>
          <w:divBdr>
            <w:top w:val="none" w:sz="0" w:space="0" w:color="auto"/>
            <w:left w:val="none" w:sz="0" w:space="0" w:color="auto"/>
            <w:bottom w:val="none" w:sz="0" w:space="0" w:color="auto"/>
            <w:right w:val="none" w:sz="0" w:space="0" w:color="auto"/>
          </w:divBdr>
        </w:div>
        <w:div w:id="420103754">
          <w:marLeft w:val="480"/>
          <w:marRight w:val="0"/>
          <w:marTop w:val="0"/>
          <w:marBottom w:val="0"/>
          <w:divBdr>
            <w:top w:val="none" w:sz="0" w:space="0" w:color="auto"/>
            <w:left w:val="none" w:sz="0" w:space="0" w:color="auto"/>
            <w:bottom w:val="none" w:sz="0" w:space="0" w:color="auto"/>
            <w:right w:val="none" w:sz="0" w:space="0" w:color="auto"/>
          </w:divBdr>
        </w:div>
        <w:div w:id="371155839">
          <w:marLeft w:val="480"/>
          <w:marRight w:val="0"/>
          <w:marTop w:val="0"/>
          <w:marBottom w:val="0"/>
          <w:divBdr>
            <w:top w:val="none" w:sz="0" w:space="0" w:color="auto"/>
            <w:left w:val="none" w:sz="0" w:space="0" w:color="auto"/>
            <w:bottom w:val="none" w:sz="0" w:space="0" w:color="auto"/>
            <w:right w:val="none" w:sz="0" w:space="0" w:color="auto"/>
          </w:divBdr>
        </w:div>
        <w:div w:id="770858328">
          <w:marLeft w:val="480"/>
          <w:marRight w:val="0"/>
          <w:marTop w:val="0"/>
          <w:marBottom w:val="0"/>
          <w:divBdr>
            <w:top w:val="none" w:sz="0" w:space="0" w:color="auto"/>
            <w:left w:val="none" w:sz="0" w:space="0" w:color="auto"/>
            <w:bottom w:val="none" w:sz="0" w:space="0" w:color="auto"/>
            <w:right w:val="none" w:sz="0" w:space="0" w:color="auto"/>
          </w:divBdr>
        </w:div>
        <w:div w:id="639531803">
          <w:marLeft w:val="480"/>
          <w:marRight w:val="0"/>
          <w:marTop w:val="0"/>
          <w:marBottom w:val="0"/>
          <w:divBdr>
            <w:top w:val="none" w:sz="0" w:space="0" w:color="auto"/>
            <w:left w:val="none" w:sz="0" w:space="0" w:color="auto"/>
            <w:bottom w:val="none" w:sz="0" w:space="0" w:color="auto"/>
            <w:right w:val="none" w:sz="0" w:space="0" w:color="auto"/>
          </w:divBdr>
        </w:div>
        <w:div w:id="1819885211">
          <w:marLeft w:val="480"/>
          <w:marRight w:val="0"/>
          <w:marTop w:val="0"/>
          <w:marBottom w:val="0"/>
          <w:divBdr>
            <w:top w:val="none" w:sz="0" w:space="0" w:color="auto"/>
            <w:left w:val="none" w:sz="0" w:space="0" w:color="auto"/>
            <w:bottom w:val="none" w:sz="0" w:space="0" w:color="auto"/>
            <w:right w:val="none" w:sz="0" w:space="0" w:color="auto"/>
          </w:divBdr>
        </w:div>
        <w:div w:id="1417090420">
          <w:marLeft w:val="480"/>
          <w:marRight w:val="0"/>
          <w:marTop w:val="0"/>
          <w:marBottom w:val="0"/>
          <w:divBdr>
            <w:top w:val="none" w:sz="0" w:space="0" w:color="auto"/>
            <w:left w:val="none" w:sz="0" w:space="0" w:color="auto"/>
            <w:bottom w:val="none" w:sz="0" w:space="0" w:color="auto"/>
            <w:right w:val="none" w:sz="0" w:space="0" w:color="auto"/>
          </w:divBdr>
        </w:div>
        <w:div w:id="507909326">
          <w:marLeft w:val="480"/>
          <w:marRight w:val="0"/>
          <w:marTop w:val="0"/>
          <w:marBottom w:val="0"/>
          <w:divBdr>
            <w:top w:val="none" w:sz="0" w:space="0" w:color="auto"/>
            <w:left w:val="none" w:sz="0" w:space="0" w:color="auto"/>
            <w:bottom w:val="none" w:sz="0" w:space="0" w:color="auto"/>
            <w:right w:val="none" w:sz="0" w:space="0" w:color="auto"/>
          </w:divBdr>
        </w:div>
        <w:div w:id="788938283">
          <w:marLeft w:val="480"/>
          <w:marRight w:val="0"/>
          <w:marTop w:val="0"/>
          <w:marBottom w:val="0"/>
          <w:divBdr>
            <w:top w:val="none" w:sz="0" w:space="0" w:color="auto"/>
            <w:left w:val="none" w:sz="0" w:space="0" w:color="auto"/>
            <w:bottom w:val="none" w:sz="0" w:space="0" w:color="auto"/>
            <w:right w:val="none" w:sz="0" w:space="0" w:color="auto"/>
          </w:divBdr>
        </w:div>
        <w:div w:id="402219490">
          <w:marLeft w:val="480"/>
          <w:marRight w:val="0"/>
          <w:marTop w:val="0"/>
          <w:marBottom w:val="0"/>
          <w:divBdr>
            <w:top w:val="none" w:sz="0" w:space="0" w:color="auto"/>
            <w:left w:val="none" w:sz="0" w:space="0" w:color="auto"/>
            <w:bottom w:val="none" w:sz="0" w:space="0" w:color="auto"/>
            <w:right w:val="none" w:sz="0" w:space="0" w:color="auto"/>
          </w:divBdr>
        </w:div>
        <w:div w:id="879904237">
          <w:marLeft w:val="480"/>
          <w:marRight w:val="0"/>
          <w:marTop w:val="0"/>
          <w:marBottom w:val="0"/>
          <w:divBdr>
            <w:top w:val="none" w:sz="0" w:space="0" w:color="auto"/>
            <w:left w:val="none" w:sz="0" w:space="0" w:color="auto"/>
            <w:bottom w:val="none" w:sz="0" w:space="0" w:color="auto"/>
            <w:right w:val="none" w:sz="0" w:space="0" w:color="auto"/>
          </w:divBdr>
        </w:div>
        <w:div w:id="902717078">
          <w:marLeft w:val="480"/>
          <w:marRight w:val="0"/>
          <w:marTop w:val="0"/>
          <w:marBottom w:val="0"/>
          <w:divBdr>
            <w:top w:val="none" w:sz="0" w:space="0" w:color="auto"/>
            <w:left w:val="none" w:sz="0" w:space="0" w:color="auto"/>
            <w:bottom w:val="none" w:sz="0" w:space="0" w:color="auto"/>
            <w:right w:val="none" w:sz="0" w:space="0" w:color="auto"/>
          </w:divBdr>
        </w:div>
        <w:div w:id="1008942181">
          <w:marLeft w:val="480"/>
          <w:marRight w:val="0"/>
          <w:marTop w:val="0"/>
          <w:marBottom w:val="0"/>
          <w:divBdr>
            <w:top w:val="none" w:sz="0" w:space="0" w:color="auto"/>
            <w:left w:val="none" w:sz="0" w:space="0" w:color="auto"/>
            <w:bottom w:val="none" w:sz="0" w:space="0" w:color="auto"/>
            <w:right w:val="none" w:sz="0" w:space="0" w:color="auto"/>
          </w:divBdr>
        </w:div>
        <w:div w:id="320089227">
          <w:marLeft w:val="480"/>
          <w:marRight w:val="0"/>
          <w:marTop w:val="0"/>
          <w:marBottom w:val="0"/>
          <w:divBdr>
            <w:top w:val="none" w:sz="0" w:space="0" w:color="auto"/>
            <w:left w:val="none" w:sz="0" w:space="0" w:color="auto"/>
            <w:bottom w:val="none" w:sz="0" w:space="0" w:color="auto"/>
            <w:right w:val="none" w:sz="0" w:space="0" w:color="auto"/>
          </w:divBdr>
        </w:div>
        <w:div w:id="1990403222">
          <w:marLeft w:val="480"/>
          <w:marRight w:val="0"/>
          <w:marTop w:val="0"/>
          <w:marBottom w:val="0"/>
          <w:divBdr>
            <w:top w:val="none" w:sz="0" w:space="0" w:color="auto"/>
            <w:left w:val="none" w:sz="0" w:space="0" w:color="auto"/>
            <w:bottom w:val="none" w:sz="0" w:space="0" w:color="auto"/>
            <w:right w:val="none" w:sz="0" w:space="0" w:color="auto"/>
          </w:divBdr>
        </w:div>
        <w:div w:id="831023629">
          <w:marLeft w:val="480"/>
          <w:marRight w:val="0"/>
          <w:marTop w:val="0"/>
          <w:marBottom w:val="0"/>
          <w:divBdr>
            <w:top w:val="none" w:sz="0" w:space="0" w:color="auto"/>
            <w:left w:val="none" w:sz="0" w:space="0" w:color="auto"/>
            <w:bottom w:val="none" w:sz="0" w:space="0" w:color="auto"/>
            <w:right w:val="none" w:sz="0" w:space="0" w:color="auto"/>
          </w:divBdr>
        </w:div>
        <w:div w:id="577401392">
          <w:marLeft w:val="480"/>
          <w:marRight w:val="0"/>
          <w:marTop w:val="0"/>
          <w:marBottom w:val="0"/>
          <w:divBdr>
            <w:top w:val="none" w:sz="0" w:space="0" w:color="auto"/>
            <w:left w:val="none" w:sz="0" w:space="0" w:color="auto"/>
            <w:bottom w:val="none" w:sz="0" w:space="0" w:color="auto"/>
            <w:right w:val="none" w:sz="0" w:space="0" w:color="auto"/>
          </w:divBdr>
        </w:div>
        <w:div w:id="1374378013">
          <w:marLeft w:val="480"/>
          <w:marRight w:val="0"/>
          <w:marTop w:val="0"/>
          <w:marBottom w:val="0"/>
          <w:divBdr>
            <w:top w:val="none" w:sz="0" w:space="0" w:color="auto"/>
            <w:left w:val="none" w:sz="0" w:space="0" w:color="auto"/>
            <w:bottom w:val="none" w:sz="0" w:space="0" w:color="auto"/>
            <w:right w:val="none" w:sz="0" w:space="0" w:color="auto"/>
          </w:divBdr>
        </w:div>
        <w:div w:id="1845588090">
          <w:marLeft w:val="480"/>
          <w:marRight w:val="0"/>
          <w:marTop w:val="0"/>
          <w:marBottom w:val="0"/>
          <w:divBdr>
            <w:top w:val="none" w:sz="0" w:space="0" w:color="auto"/>
            <w:left w:val="none" w:sz="0" w:space="0" w:color="auto"/>
            <w:bottom w:val="none" w:sz="0" w:space="0" w:color="auto"/>
            <w:right w:val="none" w:sz="0" w:space="0" w:color="auto"/>
          </w:divBdr>
        </w:div>
        <w:div w:id="504825900">
          <w:marLeft w:val="480"/>
          <w:marRight w:val="0"/>
          <w:marTop w:val="0"/>
          <w:marBottom w:val="0"/>
          <w:divBdr>
            <w:top w:val="none" w:sz="0" w:space="0" w:color="auto"/>
            <w:left w:val="none" w:sz="0" w:space="0" w:color="auto"/>
            <w:bottom w:val="none" w:sz="0" w:space="0" w:color="auto"/>
            <w:right w:val="none" w:sz="0" w:space="0" w:color="auto"/>
          </w:divBdr>
        </w:div>
        <w:div w:id="323432998">
          <w:marLeft w:val="480"/>
          <w:marRight w:val="0"/>
          <w:marTop w:val="0"/>
          <w:marBottom w:val="0"/>
          <w:divBdr>
            <w:top w:val="none" w:sz="0" w:space="0" w:color="auto"/>
            <w:left w:val="none" w:sz="0" w:space="0" w:color="auto"/>
            <w:bottom w:val="none" w:sz="0" w:space="0" w:color="auto"/>
            <w:right w:val="none" w:sz="0" w:space="0" w:color="auto"/>
          </w:divBdr>
        </w:div>
        <w:div w:id="14505767">
          <w:marLeft w:val="480"/>
          <w:marRight w:val="0"/>
          <w:marTop w:val="0"/>
          <w:marBottom w:val="0"/>
          <w:divBdr>
            <w:top w:val="none" w:sz="0" w:space="0" w:color="auto"/>
            <w:left w:val="none" w:sz="0" w:space="0" w:color="auto"/>
            <w:bottom w:val="none" w:sz="0" w:space="0" w:color="auto"/>
            <w:right w:val="none" w:sz="0" w:space="0" w:color="auto"/>
          </w:divBdr>
        </w:div>
        <w:div w:id="493644920">
          <w:marLeft w:val="480"/>
          <w:marRight w:val="0"/>
          <w:marTop w:val="0"/>
          <w:marBottom w:val="0"/>
          <w:divBdr>
            <w:top w:val="none" w:sz="0" w:space="0" w:color="auto"/>
            <w:left w:val="none" w:sz="0" w:space="0" w:color="auto"/>
            <w:bottom w:val="none" w:sz="0" w:space="0" w:color="auto"/>
            <w:right w:val="none" w:sz="0" w:space="0" w:color="auto"/>
          </w:divBdr>
        </w:div>
        <w:div w:id="1917936829">
          <w:marLeft w:val="480"/>
          <w:marRight w:val="0"/>
          <w:marTop w:val="0"/>
          <w:marBottom w:val="0"/>
          <w:divBdr>
            <w:top w:val="none" w:sz="0" w:space="0" w:color="auto"/>
            <w:left w:val="none" w:sz="0" w:space="0" w:color="auto"/>
            <w:bottom w:val="none" w:sz="0" w:space="0" w:color="auto"/>
            <w:right w:val="none" w:sz="0" w:space="0" w:color="auto"/>
          </w:divBdr>
        </w:div>
        <w:div w:id="1444690885">
          <w:marLeft w:val="480"/>
          <w:marRight w:val="0"/>
          <w:marTop w:val="0"/>
          <w:marBottom w:val="0"/>
          <w:divBdr>
            <w:top w:val="none" w:sz="0" w:space="0" w:color="auto"/>
            <w:left w:val="none" w:sz="0" w:space="0" w:color="auto"/>
            <w:bottom w:val="none" w:sz="0" w:space="0" w:color="auto"/>
            <w:right w:val="none" w:sz="0" w:space="0" w:color="auto"/>
          </w:divBdr>
        </w:div>
        <w:div w:id="442924965">
          <w:marLeft w:val="480"/>
          <w:marRight w:val="0"/>
          <w:marTop w:val="0"/>
          <w:marBottom w:val="0"/>
          <w:divBdr>
            <w:top w:val="none" w:sz="0" w:space="0" w:color="auto"/>
            <w:left w:val="none" w:sz="0" w:space="0" w:color="auto"/>
            <w:bottom w:val="none" w:sz="0" w:space="0" w:color="auto"/>
            <w:right w:val="none" w:sz="0" w:space="0" w:color="auto"/>
          </w:divBdr>
        </w:div>
        <w:div w:id="346293365">
          <w:marLeft w:val="480"/>
          <w:marRight w:val="0"/>
          <w:marTop w:val="0"/>
          <w:marBottom w:val="0"/>
          <w:divBdr>
            <w:top w:val="none" w:sz="0" w:space="0" w:color="auto"/>
            <w:left w:val="none" w:sz="0" w:space="0" w:color="auto"/>
            <w:bottom w:val="none" w:sz="0" w:space="0" w:color="auto"/>
            <w:right w:val="none" w:sz="0" w:space="0" w:color="auto"/>
          </w:divBdr>
        </w:div>
        <w:div w:id="306010346">
          <w:marLeft w:val="480"/>
          <w:marRight w:val="0"/>
          <w:marTop w:val="0"/>
          <w:marBottom w:val="0"/>
          <w:divBdr>
            <w:top w:val="none" w:sz="0" w:space="0" w:color="auto"/>
            <w:left w:val="none" w:sz="0" w:space="0" w:color="auto"/>
            <w:bottom w:val="none" w:sz="0" w:space="0" w:color="auto"/>
            <w:right w:val="none" w:sz="0" w:space="0" w:color="auto"/>
          </w:divBdr>
        </w:div>
        <w:div w:id="998116044">
          <w:marLeft w:val="480"/>
          <w:marRight w:val="0"/>
          <w:marTop w:val="0"/>
          <w:marBottom w:val="0"/>
          <w:divBdr>
            <w:top w:val="none" w:sz="0" w:space="0" w:color="auto"/>
            <w:left w:val="none" w:sz="0" w:space="0" w:color="auto"/>
            <w:bottom w:val="none" w:sz="0" w:space="0" w:color="auto"/>
            <w:right w:val="none" w:sz="0" w:space="0" w:color="auto"/>
          </w:divBdr>
        </w:div>
        <w:div w:id="908806692">
          <w:marLeft w:val="480"/>
          <w:marRight w:val="0"/>
          <w:marTop w:val="0"/>
          <w:marBottom w:val="0"/>
          <w:divBdr>
            <w:top w:val="none" w:sz="0" w:space="0" w:color="auto"/>
            <w:left w:val="none" w:sz="0" w:space="0" w:color="auto"/>
            <w:bottom w:val="none" w:sz="0" w:space="0" w:color="auto"/>
            <w:right w:val="none" w:sz="0" w:space="0" w:color="auto"/>
          </w:divBdr>
        </w:div>
        <w:div w:id="1800764708">
          <w:marLeft w:val="480"/>
          <w:marRight w:val="0"/>
          <w:marTop w:val="0"/>
          <w:marBottom w:val="0"/>
          <w:divBdr>
            <w:top w:val="none" w:sz="0" w:space="0" w:color="auto"/>
            <w:left w:val="none" w:sz="0" w:space="0" w:color="auto"/>
            <w:bottom w:val="none" w:sz="0" w:space="0" w:color="auto"/>
            <w:right w:val="none" w:sz="0" w:space="0" w:color="auto"/>
          </w:divBdr>
        </w:div>
        <w:div w:id="185146244">
          <w:marLeft w:val="480"/>
          <w:marRight w:val="0"/>
          <w:marTop w:val="0"/>
          <w:marBottom w:val="0"/>
          <w:divBdr>
            <w:top w:val="none" w:sz="0" w:space="0" w:color="auto"/>
            <w:left w:val="none" w:sz="0" w:space="0" w:color="auto"/>
            <w:bottom w:val="none" w:sz="0" w:space="0" w:color="auto"/>
            <w:right w:val="none" w:sz="0" w:space="0" w:color="auto"/>
          </w:divBdr>
        </w:div>
        <w:div w:id="623581304">
          <w:marLeft w:val="480"/>
          <w:marRight w:val="0"/>
          <w:marTop w:val="0"/>
          <w:marBottom w:val="0"/>
          <w:divBdr>
            <w:top w:val="none" w:sz="0" w:space="0" w:color="auto"/>
            <w:left w:val="none" w:sz="0" w:space="0" w:color="auto"/>
            <w:bottom w:val="none" w:sz="0" w:space="0" w:color="auto"/>
            <w:right w:val="none" w:sz="0" w:space="0" w:color="auto"/>
          </w:divBdr>
        </w:div>
        <w:div w:id="1096050404">
          <w:marLeft w:val="480"/>
          <w:marRight w:val="0"/>
          <w:marTop w:val="0"/>
          <w:marBottom w:val="0"/>
          <w:divBdr>
            <w:top w:val="none" w:sz="0" w:space="0" w:color="auto"/>
            <w:left w:val="none" w:sz="0" w:space="0" w:color="auto"/>
            <w:bottom w:val="none" w:sz="0" w:space="0" w:color="auto"/>
            <w:right w:val="none" w:sz="0" w:space="0" w:color="auto"/>
          </w:divBdr>
        </w:div>
        <w:div w:id="1285959905">
          <w:marLeft w:val="480"/>
          <w:marRight w:val="0"/>
          <w:marTop w:val="0"/>
          <w:marBottom w:val="0"/>
          <w:divBdr>
            <w:top w:val="none" w:sz="0" w:space="0" w:color="auto"/>
            <w:left w:val="none" w:sz="0" w:space="0" w:color="auto"/>
            <w:bottom w:val="none" w:sz="0" w:space="0" w:color="auto"/>
            <w:right w:val="none" w:sz="0" w:space="0" w:color="auto"/>
          </w:divBdr>
        </w:div>
        <w:div w:id="738795424">
          <w:marLeft w:val="480"/>
          <w:marRight w:val="0"/>
          <w:marTop w:val="0"/>
          <w:marBottom w:val="0"/>
          <w:divBdr>
            <w:top w:val="none" w:sz="0" w:space="0" w:color="auto"/>
            <w:left w:val="none" w:sz="0" w:space="0" w:color="auto"/>
            <w:bottom w:val="none" w:sz="0" w:space="0" w:color="auto"/>
            <w:right w:val="none" w:sz="0" w:space="0" w:color="auto"/>
          </w:divBdr>
        </w:div>
        <w:div w:id="1017465139">
          <w:marLeft w:val="480"/>
          <w:marRight w:val="0"/>
          <w:marTop w:val="0"/>
          <w:marBottom w:val="0"/>
          <w:divBdr>
            <w:top w:val="none" w:sz="0" w:space="0" w:color="auto"/>
            <w:left w:val="none" w:sz="0" w:space="0" w:color="auto"/>
            <w:bottom w:val="none" w:sz="0" w:space="0" w:color="auto"/>
            <w:right w:val="none" w:sz="0" w:space="0" w:color="auto"/>
          </w:divBdr>
        </w:div>
        <w:div w:id="1307471696">
          <w:marLeft w:val="480"/>
          <w:marRight w:val="0"/>
          <w:marTop w:val="0"/>
          <w:marBottom w:val="0"/>
          <w:divBdr>
            <w:top w:val="none" w:sz="0" w:space="0" w:color="auto"/>
            <w:left w:val="none" w:sz="0" w:space="0" w:color="auto"/>
            <w:bottom w:val="none" w:sz="0" w:space="0" w:color="auto"/>
            <w:right w:val="none" w:sz="0" w:space="0" w:color="auto"/>
          </w:divBdr>
        </w:div>
        <w:div w:id="138310077">
          <w:marLeft w:val="480"/>
          <w:marRight w:val="0"/>
          <w:marTop w:val="0"/>
          <w:marBottom w:val="0"/>
          <w:divBdr>
            <w:top w:val="none" w:sz="0" w:space="0" w:color="auto"/>
            <w:left w:val="none" w:sz="0" w:space="0" w:color="auto"/>
            <w:bottom w:val="none" w:sz="0" w:space="0" w:color="auto"/>
            <w:right w:val="none" w:sz="0" w:space="0" w:color="auto"/>
          </w:divBdr>
        </w:div>
        <w:div w:id="145709114">
          <w:marLeft w:val="480"/>
          <w:marRight w:val="0"/>
          <w:marTop w:val="0"/>
          <w:marBottom w:val="0"/>
          <w:divBdr>
            <w:top w:val="none" w:sz="0" w:space="0" w:color="auto"/>
            <w:left w:val="none" w:sz="0" w:space="0" w:color="auto"/>
            <w:bottom w:val="none" w:sz="0" w:space="0" w:color="auto"/>
            <w:right w:val="none" w:sz="0" w:space="0" w:color="auto"/>
          </w:divBdr>
        </w:div>
        <w:div w:id="1214539568">
          <w:marLeft w:val="480"/>
          <w:marRight w:val="0"/>
          <w:marTop w:val="0"/>
          <w:marBottom w:val="0"/>
          <w:divBdr>
            <w:top w:val="none" w:sz="0" w:space="0" w:color="auto"/>
            <w:left w:val="none" w:sz="0" w:space="0" w:color="auto"/>
            <w:bottom w:val="none" w:sz="0" w:space="0" w:color="auto"/>
            <w:right w:val="none" w:sz="0" w:space="0" w:color="auto"/>
          </w:divBdr>
        </w:div>
        <w:div w:id="1210150507">
          <w:marLeft w:val="480"/>
          <w:marRight w:val="0"/>
          <w:marTop w:val="0"/>
          <w:marBottom w:val="0"/>
          <w:divBdr>
            <w:top w:val="none" w:sz="0" w:space="0" w:color="auto"/>
            <w:left w:val="none" w:sz="0" w:space="0" w:color="auto"/>
            <w:bottom w:val="none" w:sz="0" w:space="0" w:color="auto"/>
            <w:right w:val="none" w:sz="0" w:space="0" w:color="auto"/>
          </w:divBdr>
        </w:div>
        <w:div w:id="541871092">
          <w:marLeft w:val="480"/>
          <w:marRight w:val="0"/>
          <w:marTop w:val="0"/>
          <w:marBottom w:val="0"/>
          <w:divBdr>
            <w:top w:val="none" w:sz="0" w:space="0" w:color="auto"/>
            <w:left w:val="none" w:sz="0" w:space="0" w:color="auto"/>
            <w:bottom w:val="none" w:sz="0" w:space="0" w:color="auto"/>
            <w:right w:val="none" w:sz="0" w:space="0" w:color="auto"/>
          </w:divBdr>
        </w:div>
        <w:div w:id="2032103600">
          <w:marLeft w:val="480"/>
          <w:marRight w:val="0"/>
          <w:marTop w:val="0"/>
          <w:marBottom w:val="0"/>
          <w:divBdr>
            <w:top w:val="none" w:sz="0" w:space="0" w:color="auto"/>
            <w:left w:val="none" w:sz="0" w:space="0" w:color="auto"/>
            <w:bottom w:val="none" w:sz="0" w:space="0" w:color="auto"/>
            <w:right w:val="none" w:sz="0" w:space="0" w:color="auto"/>
          </w:divBdr>
        </w:div>
        <w:div w:id="875510984">
          <w:marLeft w:val="480"/>
          <w:marRight w:val="0"/>
          <w:marTop w:val="0"/>
          <w:marBottom w:val="0"/>
          <w:divBdr>
            <w:top w:val="none" w:sz="0" w:space="0" w:color="auto"/>
            <w:left w:val="none" w:sz="0" w:space="0" w:color="auto"/>
            <w:bottom w:val="none" w:sz="0" w:space="0" w:color="auto"/>
            <w:right w:val="none" w:sz="0" w:space="0" w:color="auto"/>
          </w:divBdr>
        </w:div>
        <w:div w:id="1664310496">
          <w:marLeft w:val="480"/>
          <w:marRight w:val="0"/>
          <w:marTop w:val="0"/>
          <w:marBottom w:val="0"/>
          <w:divBdr>
            <w:top w:val="none" w:sz="0" w:space="0" w:color="auto"/>
            <w:left w:val="none" w:sz="0" w:space="0" w:color="auto"/>
            <w:bottom w:val="none" w:sz="0" w:space="0" w:color="auto"/>
            <w:right w:val="none" w:sz="0" w:space="0" w:color="auto"/>
          </w:divBdr>
        </w:div>
        <w:div w:id="876353495">
          <w:marLeft w:val="480"/>
          <w:marRight w:val="0"/>
          <w:marTop w:val="0"/>
          <w:marBottom w:val="0"/>
          <w:divBdr>
            <w:top w:val="none" w:sz="0" w:space="0" w:color="auto"/>
            <w:left w:val="none" w:sz="0" w:space="0" w:color="auto"/>
            <w:bottom w:val="none" w:sz="0" w:space="0" w:color="auto"/>
            <w:right w:val="none" w:sz="0" w:space="0" w:color="auto"/>
          </w:divBdr>
        </w:div>
        <w:div w:id="557395692">
          <w:marLeft w:val="480"/>
          <w:marRight w:val="0"/>
          <w:marTop w:val="0"/>
          <w:marBottom w:val="0"/>
          <w:divBdr>
            <w:top w:val="none" w:sz="0" w:space="0" w:color="auto"/>
            <w:left w:val="none" w:sz="0" w:space="0" w:color="auto"/>
            <w:bottom w:val="none" w:sz="0" w:space="0" w:color="auto"/>
            <w:right w:val="none" w:sz="0" w:space="0" w:color="auto"/>
          </w:divBdr>
        </w:div>
        <w:div w:id="920721183">
          <w:marLeft w:val="480"/>
          <w:marRight w:val="0"/>
          <w:marTop w:val="0"/>
          <w:marBottom w:val="0"/>
          <w:divBdr>
            <w:top w:val="none" w:sz="0" w:space="0" w:color="auto"/>
            <w:left w:val="none" w:sz="0" w:space="0" w:color="auto"/>
            <w:bottom w:val="none" w:sz="0" w:space="0" w:color="auto"/>
            <w:right w:val="none" w:sz="0" w:space="0" w:color="auto"/>
          </w:divBdr>
        </w:div>
        <w:div w:id="297927872">
          <w:marLeft w:val="480"/>
          <w:marRight w:val="0"/>
          <w:marTop w:val="0"/>
          <w:marBottom w:val="0"/>
          <w:divBdr>
            <w:top w:val="none" w:sz="0" w:space="0" w:color="auto"/>
            <w:left w:val="none" w:sz="0" w:space="0" w:color="auto"/>
            <w:bottom w:val="none" w:sz="0" w:space="0" w:color="auto"/>
            <w:right w:val="none" w:sz="0" w:space="0" w:color="auto"/>
          </w:divBdr>
        </w:div>
        <w:div w:id="1019047904">
          <w:marLeft w:val="480"/>
          <w:marRight w:val="0"/>
          <w:marTop w:val="0"/>
          <w:marBottom w:val="0"/>
          <w:divBdr>
            <w:top w:val="none" w:sz="0" w:space="0" w:color="auto"/>
            <w:left w:val="none" w:sz="0" w:space="0" w:color="auto"/>
            <w:bottom w:val="none" w:sz="0" w:space="0" w:color="auto"/>
            <w:right w:val="none" w:sz="0" w:space="0" w:color="auto"/>
          </w:divBdr>
        </w:div>
        <w:div w:id="2094087972">
          <w:marLeft w:val="480"/>
          <w:marRight w:val="0"/>
          <w:marTop w:val="0"/>
          <w:marBottom w:val="0"/>
          <w:divBdr>
            <w:top w:val="none" w:sz="0" w:space="0" w:color="auto"/>
            <w:left w:val="none" w:sz="0" w:space="0" w:color="auto"/>
            <w:bottom w:val="none" w:sz="0" w:space="0" w:color="auto"/>
            <w:right w:val="none" w:sz="0" w:space="0" w:color="auto"/>
          </w:divBdr>
        </w:div>
        <w:div w:id="1531797415">
          <w:marLeft w:val="480"/>
          <w:marRight w:val="0"/>
          <w:marTop w:val="0"/>
          <w:marBottom w:val="0"/>
          <w:divBdr>
            <w:top w:val="none" w:sz="0" w:space="0" w:color="auto"/>
            <w:left w:val="none" w:sz="0" w:space="0" w:color="auto"/>
            <w:bottom w:val="none" w:sz="0" w:space="0" w:color="auto"/>
            <w:right w:val="none" w:sz="0" w:space="0" w:color="auto"/>
          </w:divBdr>
        </w:div>
        <w:div w:id="966468491">
          <w:marLeft w:val="480"/>
          <w:marRight w:val="0"/>
          <w:marTop w:val="0"/>
          <w:marBottom w:val="0"/>
          <w:divBdr>
            <w:top w:val="none" w:sz="0" w:space="0" w:color="auto"/>
            <w:left w:val="none" w:sz="0" w:space="0" w:color="auto"/>
            <w:bottom w:val="none" w:sz="0" w:space="0" w:color="auto"/>
            <w:right w:val="none" w:sz="0" w:space="0" w:color="auto"/>
          </w:divBdr>
        </w:div>
        <w:div w:id="217401059">
          <w:marLeft w:val="480"/>
          <w:marRight w:val="0"/>
          <w:marTop w:val="0"/>
          <w:marBottom w:val="0"/>
          <w:divBdr>
            <w:top w:val="none" w:sz="0" w:space="0" w:color="auto"/>
            <w:left w:val="none" w:sz="0" w:space="0" w:color="auto"/>
            <w:bottom w:val="none" w:sz="0" w:space="0" w:color="auto"/>
            <w:right w:val="none" w:sz="0" w:space="0" w:color="auto"/>
          </w:divBdr>
        </w:div>
      </w:divsChild>
    </w:div>
    <w:div w:id="221448498">
      <w:bodyDiv w:val="1"/>
      <w:marLeft w:val="0"/>
      <w:marRight w:val="0"/>
      <w:marTop w:val="0"/>
      <w:marBottom w:val="0"/>
      <w:divBdr>
        <w:top w:val="none" w:sz="0" w:space="0" w:color="auto"/>
        <w:left w:val="none" w:sz="0" w:space="0" w:color="auto"/>
        <w:bottom w:val="none" w:sz="0" w:space="0" w:color="auto"/>
        <w:right w:val="none" w:sz="0" w:space="0" w:color="auto"/>
      </w:divBdr>
      <w:divsChild>
        <w:div w:id="38166995">
          <w:marLeft w:val="480"/>
          <w:marRight w:val="0"/>
          <w:marTop w:val="0"/>
          <w:marBottom w:val="0"/>
          <w:divBdr>
            <w:top w:val="none" w:sz="0" w:space="0" w:color="auto"/>
            <w:left w:val="none" w:sz="0" w:space="0" w:color="auto"/>
            <w:bottom w:val="none" w:sz="0" w:space="0" w:color="auto"/>
            <w:right w:val="none" w:sz="0" w:space="0" w:color="auto"/>
          </w:divBdr>
        </w:div>
        <w:div w:id="65496879">
          <w:marLeft w:val="480"/>
          <w:marRight w:val="0"/>
          <w:marTop w:val="0"/>
          <w:marBottom w:val="0"/>
          <w:divBdr>
            <w:top w:val="none" w:sz="0" w:space="0" w:color="auto"/>
            <w:left w:val="none" w:sz="0" w:space="0" w:color="auto"/>
            <w:bottom w:val="none" w:sz="0" w:space="0" w:color="auto"/>
            <w:right w:val="none" w:sz="0" w:space="0" w:color="auto"/>
          </w:divBdr>
        </w:div>
        <w:div w:id="84036540">
          <w:marLeft w:val="480"/>
          <w:marRight w:val="0"/>
          <w:marTop w:val="0"/>
          <w:marBottom w:val="0"/>
          <w:divBdr>
            <w:top w:val="none" w:sz="0" w:space="0" w:color="auto"/>
            <w:left w:val="none" w:sz="0" w:space="0" w:color="auto"/>
            <w:bottom w:val="none" w:sz="0" w:space="0" w:color="auto"/>
            <w:right w:val="none" w:sz="0" w:space="0" w:color="auto"/>
          </w:divBdr>
        </w:div>
        <w:div w:id="125394765">
          <w:marLeft w:val="480"/>
          <w:marRight w:val="0"/>
          <w:marTop w:val="0"/>
          <w:marBottom w:val="0"/>
          <w:divBdr>
            <w:top w:val="none" w:sz="0" w:space="0" w:color="auto"/>
            <w:left w:val="none" w:sz="0" w:space="0" w:color="auto"/>
            <w:bottom w:val="none" w:sz="0" w:space="0" w:color="auto"/>
            <w:right w:val="none" w:sz="0" w:space="0" w:color="auto"/>
          </w:divBdr>
        </w:div>
        <w:div w:id="135420817">
          <w:marLeft w:val="480"/>
          <w:marRight w:val="0"/>
          <w:marTop w:val="0"/>
          <w:marBottom w:val="0"/>
          <w:divBdr>
            <w:top w:val="none" w:sz="0" w:space="0" w:color="auto"/>
            <w:left w:val="none" w:sz="0" w:space="0" w:color="auto"/>
            <w:bottom w:val="none" w:sz="0" w:space="0" w:color="auto"/>
            <w:right w:val="none" w:sz="0" w:space="0" w:color="auto"/>
          </w:divBdr>
        </w:div>
        <w:div w:id="200097319">
          <w:marLeft w:val="480"/>
          <w:marRight w:val="0"/>
          <w:marTop w:val="0"/>
          <w:marBottom w:val="0"/>
          <w:divBdr>
            <w:top w:val="none" w:sz="0" w:space="0" w:color="auto"/>
            <w:left w:val="none" w:sz="0" w:space="0" w:color="auto"/>
            <w:bottom w:val="none" w:sz="0" w:space="0" w:color="auto"/>
            <w:right w:val="none" w:sz="0" w:space="0" w:color="auto"/>
          </w:divBdr>
        </w:div>
        <w:div w:id="290014545">
          <w:marLeft w:val="480"/>
          <w:marRight w:val="0"/>
          <w:marTop w:val="0"/>
          <w:marBottom w:val="0"/>
          <w:divBdr>
            <w:top w:val="none" w:sz="0" w:space="0" w:color="auto"/>
            <w:left w:val="none" w:sz="0" w:space="0" w:color="auto"/>
            <w:bottom w:val="none" w:sz="0" w:space="0" w:color="auto"/>
            <w:right w:val="none" w:sz="0" w:space="0" w:color="auto"/>
          </w:divBdr>
        </w:div>
        <w:div w:id="308554152">
          <w:marLeft w:val="480"/>
          <w:marRight w:val="0"/>
          <w:marTop w:val="0"/>
          <w:marBottom w:val="0"/>
          <w:divBdr>
            <w:top w:val="none" w:sz="0" w:space="0" w:color="auto"/>
            <w:left w:val="none" w:sz="0" w:space="0" w:color="auto"/>
            <w:bottom w:val="none" w:sz="0" w:space="0" w:color="auto"/>
            <w:right w:val="none" w:sz="0" w:space="0" w:color="auto"/>
          </w:divBdr>
        </w:div>
        <w:div w:id="311981981">
          <w:marLeft w:val="480"/>
          <w:marRight w:val="0"/>
          <w:marTop w:val="0"/>
          <w:marBottom w:val="0"/>
          <w:divBdr>
            <w:top w:val="none" w:sz="0" w:space="0" w:color="auto"/>
            <w:left w:val="none" w:sz="0" w:space="0" w:color="auto"/>
            <w:bottom w:val="none" w:sz="0" w:space="0" w:color="auto"/>
            <w:right w:val="none" w:sz="0" w:space="0" w:color="auto"/>
          </w:divBdr>
        </w:div>
        <w:div w:id="335807712">
          <w:marLeft w:val="480"/>
          <w:marRight w:val="0"/>
          <w:marTop w:val="0"/>
          <w:marBottom w:val="0"/>
          <w:divBdr>
            <w:top w:val="none" w:sz="0" w:space="0" w:color="auto"/>
            <w:left w:val="none" w:sz="0" w:space="0" w:color="auto"/>
            <w:bottom w:val="none" w:sz="0" w:space="0" w:color="auto"/>
            <w:right w:val="none" w:sz="0" w:space="0" w:color="auto"/>
          </w:divBdr>
        </w:div>
        <w:div w:id="341132620">
          <w:marLeft w:val="480"/>
          <w:marRight w:val="0"/>
          <w:marTop w:val="0"/>
          <w:marBottom w:val="0"/>
          <w:divBdr>
            <w:top w:val="none" w:sz="0" w:space="0" w:color="auto"/>
            <w:left w:val="none" w:sz="0" w:space="0" w:color="auto"/>
            <w:bottom w:val="none" w:sz="0" w:space="0" w:color="auto"/>
            <w:right w:val="none" w:sz="0" w:space="0" w:color="auto"/>
          </w:divBdr>
        </w:div>
        <w:div w:id="370157241">
          <w:marLeft w:val="480"/>
          <w:marRight w:val="0"/>
          <w:marTop w:val="0"/>
          <w:marBottom w:val="0"/>
          <w:divBdr>
            <w:top w:val="none" w:sz="0" w:space="0" w:color="auto"/>
            <w:left w:val="none" w:sz="0" w:space="0" w:color="auto"/>
            <w:bottom w:val="none" w:sz="0" w:space="0" w:color="auto"/>
            <w:right w:val="none" w:sz="0" w:space="0" w:color="auto"/>
          </w:divBdr>
        </w:div>
        <w:div w:id="434447722">
          <w:marLeft w:val="480"/>
          <w:marRight w:val="0"/>
          <w:marTop w:val="0"/>
          <w:marBottom w:val="0"/>
          <w:divBdr>
            <w:top w:val="none" w:sz="0" w:space="0" w:color="auto"/>
            <w:left w:val="none" w:sz="0" w:space="0" w:color="auto"/>
            <w:bottom w:val="none" w:sz="0" w:space="0" w:color="auto"/>
            <w:right w:val="none" w:sz="0" w:space="0" w:color="auto"/>
          </w:divBdr>
        </w:div>
        <w:div w:id="437407358">
          <w:marLeft w:val="480"/>
          <w:marRight w:val="0"/>
          <w:marTop w:val="0"/>
          <w:marBottom w:val="0"/>
          <w:divBdr>
            <w:top w:val="none" w:sz="0" w:space="0" w:color="auto"/>
            <w:left w:val="none" w:sz="0" w:space="0" w:color="auto"/>
            <w:bottom w:val="none" w:sz="0" w:space="0" w:color="auto"/>
            <w:right w:val="none" w:sz="0" w:space="0" w:color="auto"/>
          </w:divBdr>
        </w:div>
        <w:div w:id="441807741">
          <w:marLeft w:val="480"/>
          <w:marRight w:val="0"/>
          <w:marTop w:val="0"/>
          <w:marBottom w:val="0"/>
          <w:divBdr>
            <w:top w:val="none" w:sz="0" w:space="0" w:color="auto"/>
            <w:left w:val="none" w:sz="0" w:space="0" w:color="auto"/>
            <w:bottom w:val="none" w:sz="0" w:space="0" w:color="auto"/>
            <w:right w:val="none" w:sz="0" w:space="0" w:color="auto"/>
          </w:divBdr>
        </w:div>
        <w:div w:id="443618645">
          <w:marLeft w:val="480"/>
          <w:marRight w:val="0"/>
          <w:marTop w:val="0"/>
          <w:marBottom w:val="0"/>
          <w:divBdr>
            <w:top w:val="none" w:sz="0" w:space="0" w:color="auto"/>
            <w:left w:val="none" w:sz="0" w:space="0" w:color="auto"/>
            <w:bottom w:val="none" w:sz="0" w:space="0" w:color="auto"/>
            <w:right w:val="none" w:sz="0" w:space="0" w:color="auto"/>
          </w:divBdr>
        </w:div>
        <w:div w:id="451366081">
          <w:marLeft w:val="480"/>
          <w:marRight w:val="0"/>
          <w:marTop w:val="0"/>
          <w:marBottom w:val="0"/>
          <w:divBdr>
            <w:top w:val="none" w:sz="0" w:space="0" w:color="auto"/>
            <w:left w:val="none" w:sz="0" w:space="0" w:color="auto"/>
            <w:bottom w:val="none" w:sz="0" w:space="0" w:color="auto"/>
            <w:right w:val="none" w:sz="0" w:space="0" w:color="auto"/>
          </w:divBdr>
        </w:div>
        <w:div w:id="549154043">
          <w:marLeft w:val="480"/>
          <w:marRight w:val="0"/>
          <w:marTop w:val="0"/>
          <w:marBottom w:val="0"/>
          <w:divBdr>
            <w:top w:val="none" w:sz="0" w:space="0" w:color="auto"/>
            <w:left w:val="none" w:sz="0" w:space="0" w:color="auto"/>
            <w:bottom w:val="none" w:sz="0" w:space="0" w:color="auto"/>
            <w:right w:val="none" w:sz="0" w:space="0" w:color="auto"/>
          </w:divBdr>
        </w:div>
        <w:div w:id="558563472">
          <w:marLeft w:val="480"/>
          <w:marRight w:val="0"/>
          <w:marTop w:val="0"/>
          <w:marBottom w:val="0"/>
          <w:divBdr>
            <w:top w:val="none" w:sz="0" w:space="0" w:color="auto"/>
            <w:left w:val="none" w:sz="0" w:space="0" w:color="auto"/>
            <w:bottom w:val="none" w:sz="0" w:space="0" w:color="auto"/>
            <w:right w:val="none" w:sz="0" w:space="0" w:color="auto"/>
          </w:divBdr>
        </w:div>
        <w:div w:id="600190288">
          <w:marLeft w:val="480"/>
          <w:marRight w:val="0"/>
          <w:marTop w:val="0"/>
          <w:marBottom w:val="0"/>
          <w:divBdr>
            <w:top w:val="none" w:sz="0" w:space="0" w:color="auto"/>
            <w:left w:val="none" w:sz="0" w:space="0" w:color="auto"/>
            <w:bottom w:val="none" w:sz="0" w:space="0" w:color="auto"/>
            <w:right w:val="none" w:sz="0" w:space="0" w:color="auto"/>
          </w:divBdr>
        </w:div>
        <w:div w:id="608270409">
          <w:marLeft w:val="480"/>
          <w:marRight w:val="0"/>
          <w:marTop w:val="0"/>
          <w:marBottom w:val="0"/>
          <w:divBdr>
            <w:top w:val="none" w:sz="0" w:space="0" w:color="auto"/>
            <w:left w:val="none" w:sz="0" w:space="0" w:color="auto"/>
            <w:bottom w:val="none" w:sz="0" w:space="0" w:color="auto"/>
            <w:right w:val="none" w:sz="0" w:space="0" w:color="auto"/>
          </w:divBdr>
        </w:div>
        <w:div w:id="668599879">
          <w:marLeft w:val="480"/>
          <w:marRight w:val="0"/>
          <w:marTop w:val="0"/>
          <w:marBottom w:val="0"/>
          <w:divBdr>
            <w:top w:val="none" w:sz="0" w:space="0" w:color="auto"/>
            <w:left w:val="none" w:sz="0" w:space="0" w:color="auto"/>
            <w:bottom w:val="none" w:sz="0" w:space="0" w:color="auto"/>
            <w:right w:val="none" w:sz="0" w:space="0" w:color="auto"/>
          </w:divBdr>
        </w:div>
        <w:div w:id="687483324">
          <w:marLeft w:val="480"/>
          <w:marRight w:val="0"/>
          <w:marTop w:val="0"/>
          <w:marBottom w:val="0"/>
          <w:divBdr>
            <w:top w:val="none" w:sz="0" w:space="0" w:color="auto"/>
            <w:left w:val="none" w:sz="0" w:space="0" w:color="auto"/>
            <w:bottom w:val="none" w:sz="0" w:space="0" w:color="auto"/>
            <w:right w:val="none" w:sz="0" w:space="0" w:color="auto"/>
          </w:divBdr>
        </w:div>
        <w:div w:id="688022516">
          <w:marLeft w:val="480"/>
          <w:marRight w:val="0"/>
          <w:marTop w:val="0"/>
          <w:marBottom w:val="0"/>
          <w:divBdr>
            <w:top w:val="none" w:sz="0" w:space="0" w:color="auto"/>
            <w:left w:val="none" w:sz="0" w:space="0" w:color="auto"/>
            <w:bottom w:val="none" w:sz="0" w:space="0" w:color="auto"/>
            <w:right w:val="none" w:sz="0" w:space="0" w:color="auto"/>
          </w:divBdr>
        </w:div>
        <w:div w:id="699629179">
          <w:marLeft w:val="480"/>
          <w:marRight w:val="0"/>
          <w:marTop w:val="0"/>
          <w:marBottom w:val="0"/>
          <w:divBdr>
            <w:top w:val="none" w:sz="0" w:space="0" w:color="auto"/>
            <w:left w:val="none" w:sz="0" w:space="0" w:color="auto"/>
            <w:bottom w:val="none" w:sz="0" w:space="0" w:color="auto"/>
            <w:right w:val="none" w:sz="0" w:space="0" w:color="auto"/>
          </w:divBdr>
        </w:div>
        <w:div w:id="707873702">
          <w:marLeft w:val="480"/>
          <w:marRight w:val="0"/>
          <w:marTop w:val="0"/>
          <w:marBottom w:val="0"/>
          <w:divBdr>
            <w:top w:val="none" w:sz="0" w:space="0" w:color="auto"/>
            <w:left w:val="none" w:sz="0" w:space="0" w:color="auto"/>
            <w:bottom w:val="none" w:sz="0" w:space="0" w:color="auto"/>
            <w:right w:val="none" w:sz="0" w:space="0" w:color="auto"/>
          </w:divBdr>
        </w:div>
        <w:div w:id="748621348">
          <w:marLeft w:val="480"/>
          <w:marRight w:val="0"/>
          <w:marTop w:val="0"/>
          <w:marBottom w:val="0"/>
          <w:divBdr>
            <w:top w:val="none" w:sz="0" w:space="0" w:color="auto"/>
            <w:left w:val="none" w:sz="0" w:space="0" w:color="auto"/>
            <w:bottom w:val="none" w:sz="0" w:space="0" w:color="auto"/>
            <w:right w:val="none" w:sz="0" w:space="0" w:color="auto"/>
          </w:divBdr>
        </w:div>
        <w:div w:id="761488919">
          <w:marLeft w:val="480"/>
          <w:marRight w:val="0"/>
          <w:marTop w:val="0"/>
          <w:marBottom w:val="0"/>
          <w:divBdr>
            <w:top w:val="none" w:sz="0" w:space="0" w:color="auto"/>
            <w:left w:val="none" w:sz="0" w:space="0" w:color="auto"/>
            <w:bottom w:val="none" w:sz="0" w:space="0" w:color="auto"/>
            <w:right w:val="none" w:sz="0" w:space="0" w:color="auto"/>
          </w:divBdr>
        </w:div>
        <w:div w:id="927495158">
          <w:marLeft w:val="480"/>
          <w:marRight w:val="0"/>
          <w:marTop w:val="0"/>
          <w:marBottom w:val="0"/>
          <w:divBdr>
            <w:top w:val="none" w:sz="0" w:space="0" w:color="auto"/>
            <w:left w:val="none" w:sz="0" w:space="0" w:color="auto"/>
            <w:bottom w:val="none" w:sz="0" w:space="0" w:color="auto"/>
            <w:right w:val="none" w:sz="0" w:space="0" w:color="auto"/>
          </w:divBdr>
        </w:div>
        <w:div w:id="1065880639">
          <w:marLeft w:val="480"/>
          <w:marRight w:val="0"/>
          <w:marTop w:val="0"/>
          <w:marBottom w:val="0"/>
          <w:divBdr>
            <w:top w:val="none" w:sz="0" w:space="0" w:color="auto"/>
            <w:left w:val="none" w:sz="0" w:space="0" w:color="auto"/>
            <w:bottom w:val="none" w:sz="0" w:space="0" w:color="auto"/>
            <w:right w:val="none" w:sz="0" w:space="0" w:color="auto"/>
          </w:divBdr>
        </w:div>
        <w:div w:id="1104426582">
          <w:marLeft w:val="480"/>
          <w:marRight w:val="0"/>
          <w:marTop w:val="0"/>
          <w:marBottom w:val="0"/>
          <w:divBdr>
            <w:top w:val="none" w:sz="0" w:space="0" w:color="auto"/>
            <w:left w:val="none" w:sz="0" w:space="0" w:color="auto"/>
            <w:bottom w:val="none" w:sz="0" w:space="0" w:color="auto"/>
            <w:right w:val="none" w:sz="0" w:space="0" w:color="auto"/>
          </w:divBdr>
        </w:div>
        <w:div w:id="1129593736">
          <w:marLeft w:val="480"/>
          <w:marRight w:val="0"/>
          <w:marTop w:val="0"/>
          <w:marBottom w:val="0"/>
          <w:divBdr>
            <w:top w:val="none" w:sz="0" w:space="0" w:color="auto"/>
            <w:left w:val="none" w:sz="0" w:space="0" w:color="auto"/>
            <w:bottom w:val="none" w:sz="0" w:space="0" w:color="auto"/>
            <w:right w:val="none" w:sz="0" w:space="0" w:color="auto"/>
          </w:divBdr>
        </w:div>
        <w:div w:id="1131750030">
          <w:marLeft w:val="480"/>
          <w:marRight w:val="0"/>
          <w:marTop w:val="0"/>
          <w:marBottom w:val="0"/>
          <w:divBdr>
            <w:top w:val="none" w:sz="0" w:space="0" w:color="auto"/>
            <w:left w:val="none" w:sz="0" w:space="0" w:color="auto"/>
            <w:bottom w:val="none" w:sz="0" w:space="0" w:color="auto"/>
            <w:right w:val="none" w:sz="0" w:space="0" w:color="auto"/>
          </w:divBdr>
        </w:div>
        <w:div w:id="1165587196">
          <w:marLeft w:val="480"/>
          <w:marRight w:val="0"/>
          <w:marTop w:val="0"/>
          <w:marBottom w:val="0"/>
          <w:divBdr>
            <w:top w:val="none" w:sz="0" w:space="0" w:color="auto"/>
            <w:left w:val="none" w:sz="0" w:space="0" w:color="auto"/>
            <w:bottom w:val="none" w:sz="0" w:space="0" w:color="auto"/>
            <w:right w:val="none" w:sz="0" w:space="0" w:color="auto"/>
          </w:divBdr>
        </w:div>
        <w:div w:id="1418091196">
          <w:marLeft w:val="480"/>
          <w:marRight w:val="0"/>
          <w:marTop w:val="0"/>
          <w:marBottom w:val="0"/>
          <w:divBdr>
            <w:top w:val="none" w:sz="0" w:space="0" w:color="auto"/>
            <w:left w:val="none" w:sz="0" w:space="0" w:color="auto"/>
            <w:bottom w:val="none" w:sz="0" w:space="0" w:color="auto"/>
            <w:right w:val="none" w:sz="0" w:space="0" w:color="auto"/>
          </w:divBdr>
        </w:div>
        <w:div w:id="1434088827">
          <w:marLeft w:val="480"/>
          <w:marRight w:val="0"/>
          <w:marTop w:val="0"/>
          <w:marBottom w:val="0"/>
          <w:divBdr>
            <w:top w:val="none" w:sz="0" w:space="0" w:color="auto"/>
            <w:left w:val="none" w:sz="0" w:space="0" w:color="auto"/>
            <w:bottom w:val="none" w:sz="0" w:space="0" w:color="auto"/>
            <w:right w:val="none" w:sz="0" w:space="0" w:color="auto"/>
          </w:divBdr>
        </w:div>
        <w:div w:id="1461846793">
          <w:marLeft w:val="480"/>
          <w:marRight w:val="0"/>
          <w:marTop w:val="0"/>
          <w:marBottom w:val="0"/>
          <w:divBdr>
            <w:top w:val="none" w:sz="0" w:space="0" w:color="auto"/>
            <w:left w:val="none" w:sz="0" w:space="0" w:color="auto"/>
            <w:bottom w:val="none" w:sz="0" w:space="0" w:color="auto"/>
            <w:right w:val="none" w:sz="0" w:space="0" w:color="auto"/>
          </w:divBdr>
        </w:div>
        <w:div w:id="1464039530">
          <w:marLeft w:val="480"/>
          <w:marRight w:val="0"/>
          <w:marTop w:val="0"/>
          <w:marBottom w:val="0"/>
          <w:divBdr>
            <w:top w:val="none" w:sz="0" w:space="0" w:color="auto"/>
            <w:left w:val="none" w:sz="0" w:space="0" w:color="auto"/>
            <w:bottom w:val="none" w:sz="0" w:space="0" w:color="auto"/>
            <w:right w:val="none" w:sz="0" w:space="0" w:color="auto"/>
          </w:divBdr>
        </w:div>
        <w:div w:id="1484664821">
          <w:marLeft w:val="480"/>
          <w:marRight w:val="0"/>
          <w:marTop w:val="0"/>
          <w:marBottom w:val="0"/>
          <w:divBdr>
            <w:top w:val="none" w:sz="0" w:space="0" w:color="auto"/>
            <w:left w:val="none" w:sz="0" w:space="0" w:color="auto"/>
            <w:bottom w:val="none" w:sz="0" w:space="0" w:color="auto"/>
            <w:right w:val="none" w:sz="0" w:space="0" w:color="auto"/>
          </w:divBdr>
        </w:div>
        <w:div w:id="1508247827">
          <w:marLeft w:val="480"/>
          <w:marRight w:val="0"/>
          <w:marTop w:val="0"/>
          <w:marBottom w:val="0"/>
          <w:divBdr>
            <w:top w:val="none" w:sz="0" w:space="0" w:color="auto"/>
            <w:left w:val="none" w:sz="0" w:space="0" w:color="auto"/>
            <w:bottom w:val="none" w:sz="0" w:space="0" w:color="auto"/>
            <w:right w:val="none" w:sz="0" w:space="0" w:color="auto"/>
          </w:divBdr>
        </w:div>
        <w:div w:id="1536696627">
          <w:marLeft w:val="480"/>
          <w:marRight w:val="0"/>
          <w:marTop w:val="0"/>
          <w:marBottom w:val="0"/>
          <w:divBdr>
            <w:top w:val="none" w:sz="0" w:space="0" w:color="auto"/>
            <w:left w:val="none" w:sz="0" w:space="0" w:color="auto"/>
            <w:bottom w:val="none" w:sz="0" w:space="0" w:color="auto"/>
            <w:right w:val="none" w:sz="0" w:space="0" w:color="auto"/>
          </w:divBdr>
        </w:div>
        <w:div w:id="1596287470">
          <w:marLeft w:val="480"/>
          <w:marRight w:val="0"/>
          <w:marTop w:val="0"/>
          <w:marBottom w:val="0"/>
          <w:divBdr>
            <w:top w:val="none" w:sz="0" w:space="0" w:color="auto"/>
            <w:left w:val="none" w:sz="0" w:space="0" w:color="auto"/>
            <w:bottom w:val="none" w:sz="0" w:space="0" w:color="auto"/>
            <w:right w:val="none" w:sz="0" w:space="0" w:color="auto"/>
          </w:divBdr>
        </w:div>
        <w:div w:id="1610887948">
          <w:marLeft w:val="480"/>
          <w:marRight w:val="0"/>
          <w:marTop w:val="0"/>
          <w:marBottom w:val="0"/>
          <w:divBdr>
            <w:top w:val="none" w:sz="0" w:space="0" w:color="auto"/>
            <w:left w:val="none" w:sz="0" w:space="0" w:color="auto"/>
            <w:bottom w:val="none" w:sz="0" w:space="0" w:color="auto"/>
            <w:right w:val="none" w:sz="0" w:space="0" w:color="auto"/>
          </w:divBdr>
        </w:div>
        <w:div w:id="1638416026">
          <w:marLeft w:val="480"/>
          <w:marRight w:val="0"/>
          <w:marTop w:val="0"/>
          <w:marBottom w:val="0"/>
          <w:divBdr>
            <w:top w:val="none" w:sz="0" w:space="0" w:color="auto"/>
            <w:left w:val="none" w:sz="0" w:space="0" w:color="auto"/>
            <w:bottom w:val="none" w:sz="0" w:space="0" w:color="auto"/>
            <w:right w:val="none" w:sz="0" w:space="0" w:color="auto"/>
          </w:divBdr>
        </w:div>
        <w:div w:id="1642996607">
          <w:marLeft w:val="480"/>
          <w:marRight w:val="0"/>
          <w:marTop w:val="0"/>
          <w:marBottom w:val="0"/>
          <w:divBdr>
            <w:top w:val="none" w:sz="0" w:space="0" w:color="auto"/>
            <w:left w:val="none" w:sz="0" w:space="0" w:color="auto"/>
            <w:bottom w:val="none" w:sz="0" w:space="0" w:color="auto"/>
            <w:right w:val="none" w:sz="0" w:space="0" w:color="auto"/>
          </w:divBdr>
        </w:div>
        <w:div w:id="1690059136">
          <w:marLeft w:val="480"/>
          <w:marRight w:val="0"/>
          <w:marTop w:val="0"/>
          <w:marBottom w:val="0"/>
          <w:divBdr>
            <w:top w:val="none" w:sz="0" w:space="0" w:color="auto"/>
            <w:left w:val="none" w:sz="0" w:space="0" w:color="auto"/>
            <w:bottom w:val="none" w:sz="0" w:space="0" w:color="auto"/>
            <w:right w:val="none" w:sz="0" w:space="0" w:color="auto"/>
          </w:divBdr>
        </w:div>
        <w:div w:id="1731034122">
          <w:marLeft w:val="480"/>
          <w:marRight w:val="0"/>
          <w:marTop w:val="0"/>
          <w:marBottom w:val="0"/>
          <w:divBdr>
            <w:top w:val="none" w:sz="0" w:space="0" w:color="auto"/>
            <w:left w:val="none" w:sz="0" w:space="0" w:color="auto"/>
            <w:bottom w:val="none" w:sz="0" w:space="0" w:color="auto"/>
            <w:right w:val="none" w:sz="0" w:space="0" w:color="auto"/>
          </w:divBdr>
        </w:div>
        <w:div w:id="1758135352">
          <w:marLeft w:val="480"/>
          <w:marRight w:val="0"/>
          <w:marTop w:val="0"/>
          <w:marBottom w:val="0"/>
          <w:divBdr>
            <w:top w:val="none" w:sz="0" w:space="0" w:color="auto"/>
            <w:left w:val="none" w:sz="0" w:space="0" w:color="auto"/>
            <w:bottom w:val="none" w:sz="0" w:space="0" w:color="auto"/>
            <w:right w:val="none" w:sz="0" w:space="0" w:color="auto"/>
          </w:divBdr>
        </w:div>
        <w:div w:id="1798911724">
          <w:marLeft w:val="480"/>
          <w:marRight w:val="0"/>
          <w:marTop w:val="0"/>
          <w:marBottom w:val="0"/>
          <w:divBdr>
            <w:top w:val="none" w:sz="0" w:space="0" w:color="auto"/>
            <w:left w:val="none" w:sz="0" w:space="0" w:color="auto"/>
            <w:bottom w:val="none" w:sz="0" w:space="0" w:color="auto"/>
            <w:right w:val="none" w:sz="0" w:space="0" w:color="auto"/>
          </w:divBdr>
        </w:div>
        <w:div w:id="1902596006">
          <w:marLeft w:val="480"/>
          <w:marRight w:val="0"/>
          <w:marTop w:val="0"/>
          <w:marBottom w:val="0"/>
          <w:divBdr>
            <w:top w:val="none" w:sz="0" w:space="0" w:color="auto"/>
            <w:left w:val="none" w:sz="0" w:space="0" w:color="auto"/>
            <w:bottom w:val="none" w:sz="0" w:space="0" w:color="auto"/>
            <w:right w:val="none" w:sz="0" w:space="0" w:color="auto"/>
          </w:divBdr>
        </w:div>
        <w:div w:id="1933661675">
          <w:marLeft w:val="480"/>
          <w:marRight w:val="0"/>
          <w:marTop w:val="0"/>
          <w:marBottom w:val="0"/>
          <w:divBdr>
            <w:top w:val="none" w:sz="0" w:space="0" w:color="auto"/>
            <w:left w:val="none" w:sz="0" w:space="0" w:color="auto"/>
            <w:bottom w:val="none" w:sz="0" w:space="0" w:color="auto"/>
            <w:right w:val="none" w:sz="0" w:space="0" w:color="auto"/>
          </w:divBdr>
        </w:div>
        <w:div w:id="1937669314">
          <w:marLeft w:val="480"/>
          <w:marRight w:val="0"/>
          <w:marTop w:val="0"/>
          <w:marBottom w:val="0"/>
          <w:divBdr>
            <w:top w:val="none" w:sz="0" w:space="0" w:color="auto"/>
            <w:left w:val="none" w:sz="0" w:space="0" w:color="auto"/>
            <w:bottom w:val="none" w:sz="0" w:space="0" w:color="auto"/>
            <w:right w:val="none" w:sz="0" w:space="0" w:color="auto"/>
          </w:divBdr>
        </w:div>
        <w:div w:id="1946184953">
          <w:marLeft w:val="480"/>
          <w:marRight w:val="0"/>
          <w:marTop w:val="0"/>
          <w:marBottom w:val="0"/>
          <w:divBdr>
            <w:top w:val="none" w:sz="0" w:space="0" w:color="auto"/>
            <w:left w:val="none" w:sz="0" w:space="0" w:color="auto"/>
            <w:bottom w:val="none" w:sz="0" w:space="0" w:color="auto"/>
            <w:right w:val="none" w:sz="0" w:space="0" w:color="auto"/>
          </w:divBdr>
        </w:div>
        <w:div w:id="1992295314">
          <w:marLeft w:val="480"/>
          <w:marRight w:val="0"/>
          <w:marTop w:val="0"/>
          <w:marBottom w:val="0"/>
          <w:divBdr>
            <w:top w:val="none" w:sz="0" w:space="0" w:color="auto"/>
            <w:left w:val="none" w:sz="0" w:space="0" w:color="auto"/>
            <w:bottom w:val="none" w:sz="0" w:space="0" w:color="auto"/>
            <w:right w:val="none" w:sz="0" w:space="0" w:color="auto"/>
          </w:divBdr>
        </w:div>
        <w:div w:id="2038849502">
          <w:marLeft w:val="480"/>
          <w:marRight w:val="0"/>
          <w:marTop w:val="0"/>
          <w:marBottom w:val="0"/>
          <w:divBdr>
            <w:top w:val="none" w:sz="0" w:space="0" w:color="auto"/>
            <w:left w:val="none" w:sz="0" w:space="0" w:color="auto"/>
            <w:bottom w:val="none" w:sz="0" w:space="0" w:color="auto"/>
            <w:right w:val="none" w:sz="0" w:space="0" w:color="auto"/>
          </w:divBdr>
        </w:div>
        <w:div w:id="2053381262">
          <w:marLeft w:val="480"/>
          <w:marRight w:val="0"/>
          <w:marTop w:val="0"/>
          <w:marBottom w:val="0"/>
          <w:divBdr>
            <w:top w:val="none" w:sz="0" w:space="0" w:color="auto"/>
            <w:left w:val="none" w:sz="0" w:space="0" w:color="auto"/>
            <w:bottom w:val="none" w:sz="0" w:space="0" w:color="auto"/>
            <w:right w:val="none" w:sz="0" w:space="0" w:color="auto"/>
          </w:divBdr>
        </w:div>
        <w:div w:id="2058816349">
          <w:marLeft w:val="480"/>
          <w:marRight w:val="0"/>
          <w:marTop w:val="0"/>
          <w:marBottom w:val="0"/>
          <w:divBdr>
            <w:top w:val="none" w:sz="0" w:space="0" w:color="auto"/>
            <w:left w:val="none" w:sz="0" w:space="0" w:color="auto"/>
            <w:bottom w:val="none" w:sz="0" w:space="0" w:color="auto"/>
            <w:right w:val="none" w:sz="0" w:space="0" w:color="auto"/>
          </w:divBdr>
        </w:div>
        <w:div w:id="2133015206">
          <w:marLeft w:val="480"/>
          <w:marRight w:val="0"/>
          <w:marTop w:val="0"/>
          <w:marBottom w:val="0"/>
          <w:divBdr>
            <w:top w:val="none" w:sz="0" w:space="0" w:color="auto"/>
            <w:left w:val="none" w:sz="0" w:space="0" w:color="auto"/>
            <w:bottom w:val="none" w:sz="0" w:space="0" w:color="auto"/>
            <w:right w:val="none" w:sz="0" w:space="0" w:color="auto"/>
          </w:divBdr>
        </w:div>
      </w:divsChild>
    </w:div>
    <w:div w:id="233668186">
      <w:bodyDiv w:val="1"/>
      <w:marLeft w:val="0"/>
      <w:marRight w:val="0"/>
      <w:marTop w:val="0"/>
      <w:marBottom w:val="0"/>
      <w:divBdr>
        <w:top w:val="none" w:sz="0" w:space="0" w:color="auto"/>
        <w:left w:val="none" w:sz="0" w:space="0" w:color="auto"/>
        <w:bottom w:val="none" w:sz="0" w:space="0" w:color="auto"/>
        <w:right w:val="none" w:sz="0" w:space="0" w:color="auto"/>
      </w:divBdr>
      <w:divsChild>
        <w:div w:id="27949706">
          <w:marLeft w:val="480"/>
          <w:marRight w:val="0"/>
          <w:marTop w:val="0"/>
          <w:marBottom w:val="0"/>
          <w:divBdr>
            <w:top w:val="none" w:sz="0" w:space="0" w:color="auto"/>
            <w:left w:val="none" w:sz="0" w:space="0" w:color="auto"/>
            <w:bottom w:val="none" w:sz="0" w:space="0" w:color="auto"/>
            <w:right w:val="none" w:sz="0" w:space="0" w:color="auto"/>
          </w:divBdr>
        </w:div>
        <w:div w:id="101999066">
          <w:marLeft w:val="480"/>
          <w:marRight w:val="0"/>
          <w:marTop w:val="0"/>
          <w:marBottom w:val="0"/>
          <w:divBdr>
            <w:top w:val="none" w:sz="0" w:space="0" w:color="auto"/>
            <w:left w:val="none" w:sz="0" w:space="0" w:color="auto"/>
            <w:bottom w:val="none" w:sz="0" w:space="0" w:color="auto"/>
            <w:right w:val="none" w:sz="0" w:space="0" w:color="auto"/>
          </w:divBdr>
        </w:div>
        <w:div w:id="102068681">
          <w:marLeft w:val="480"/>
          <w:marRight w:val="0"/>
          <w:marTop w:val="0"/>
          <w:marBottom w:val="0"/>
          <w:divBdr>
            <w:top w:val="none" w:sz="0" w:space="0" w:color="auto"/>
            <w:left w:val="none" w:sz="0" w:space="0" w:color="auto"/>
            <w:bottom w:val="none" w:sz="0" w:space="0" w:color="auto"/>
            <w:right w:val="none" w:sz="0" w:space="0" w:color="auto"/>
          </w:divBdr>
        </w:div>
        <w:div w:id="162858996">
          <w:marLeft w:val="480"/>
          <w:marRight w:val="0"/>
          <w:marTop w:val="0"/>
          <w:marBottom w:val="0"/>
          <w:divBdr>
            <w:top w:val="none" w:sz="0" w:space="0" w:color="auto"/>
            <w:left w:val="none" w:sz="0" w:space="0" w:color="auto"/>
            <w:bottom w:val="none" w:sz="0" w:space="0" w:color="auto"/>
            <w:right w:val="none" w:sz="0" w:space="0" w:color="auto"/>
          </w:divBdr>
        </w:div>
        <w:div w:id="169495335">
          <w:marLeft w:val="480"/>
          <w:marRight w:val="0"/>
          <w:marTop w:val="0"/>
          <w:marBottom w:val="0"/>
          <w:divBdr>
            <w:top w:val="none" w:sz="0" w:space="0" w:color="auto"/>
            <w:left w:val="none" w:sz="0" w:space="0" w:color="auto"/>
            <w:bottom w:val="none" w:sz="0" w:space="0" w:color="auto"/>
            <w:right w:val="none" w:sz="0" w:space="0" w:color="auto"/>
          </w:divBdr>
        </w:div>
        <w:div w:id="184634944">
          <w:marLeft w:val="480"/>
          <w:marRight w:val="0"/>
          <w:marTop w:val="0"/>
          <w:marBottom w:val="0"/>
          <w:divBdr>
            <w:top w:val="none" w:sz="0" w:space="0" w:color="auto"/>
            <w:left w:val="none" w:sz="0" w:space="0" w:color="auto"/>
            <w:bottom w:val="none" w:sz="0" w:space="0" w:color="auto"/>
            <w:right w:val="none" w:sz="0" w:space="0" w:color="auto"/>
          </w:divBdr>
        </w:div>
        <w:div w:id="189339971">
          <w:marLeft w:val="480"/>
          <w:marRight w:val="0"/>
          <w:marTop w:val="0"/>
          <w:marBottom w:val="0"/>
          <w:divBdr>
            <w:top w:val="none" w:sz="0" w:space="0" w:color="auto"/>
            <w:left w:val="none" w:sz="0" w:space="0" w:color="auto"/>
            <w:bottom w:val="none" w:sz="0" w:space="0" w:color="auto"/>
            <w:right w:val="none" w:sz="0" w:space="0" w:color="auto"/>
          </w:divBdr>
        </w:div>
        <w:div w:id="224688821">
          <w:marLeft w:val="480"/>
          <w:marRight w:val="0"/>
          <w:marTop w:val="0"/>
          <w:marBottom w:val="0"/>
          <w:divBdr>
            <w:top w:val="none" w:sz="0" w:space="0" w:color="auto"/>
            <w:left w:val="none" w:sz="0" w:space="0" w:color="auto"/>
            <w:bottom w:val="none" w:sz="0" w:space="0" w:color="auto"/>
            <w:right w:val="none" w:sz="0" w:space="0" w:color="auto"/>
          </w:divBdr>
        </w:div>
        <w:div w:id="257831507">
          <w:marLeft w:val="480"/>
          <w:marRight w:val="0"/>
          <w:marTop w:val="0"/>
          <w:marBottom w:val="0"/>
          <w:divBdr>
            <w:top w:val="none" w:sz="0" w:space="0" w:color="auto"/>
            <w:left w:val="none" w:sz="0" w:space="0" w:color="auto"/>
            <w:bottom w:val="none" w:sz="0" w:space="0" w:color="auto"/>
            <w:right w:val="none" w:sz="0" w:space="0" w:color="auto"/>
          </w:divBdr>
        </w:div>
        <w:div w:id="323321628">
          <w:marLeft w:val="480"/>
          <w:marRight w:val="0"/>
          <w:marTop w:val="0"/>
          <w:marBottom w:val="0"/>
          <w:divBdr>
            <w:top w:val="none" w:sz="0" w:space="0" w:color="auto"/>
            <w:left w:val="none" w:sz="0" w:space="0" w:color="auto"/>
            <w:bottom w:val="none" w:sz="0" w:space="0" w:color="auto"/>
            <w:right w:val="none" w:sz="0" w:space="0" w:color="auto"/>
          </w:divBdr>
        </w:div>
        <w:div w:id="355351286">
          <w:marLeft w:val="480"/>
          <w:marRight w:val="0"/>
          <w:marTop w:val="0"/>
          <w:marBottom w:val="0"/>
          <w:divBdr>
            <w:top w:val="none" w:sz="0" w:space="0" w:color="auto"/>
            <w:left w:val="none" w:sz="0" w:space="0" w:color="auto"/>
            <w:bottom w:val="none" w:sz="0" w:space="0" w:color="auto"/>
            <w:right w:val="none" w:sz="0" w:space="0" w:color="auto"/>
          </w:divBdr>
        </w:div>
        <w:div w:id="360252143">
          <w:marLeft w:val="480"/>
          <w:marRight w:val="0"/>
          <w:marTop w:val="0"/>
          <w:marBottom w:val="0"/>
          <w:divBdr>
            <w:top w:val="none" w:sz="0" w:space="0" w:color="auto"/>
            <w:left w:val="none" w:sz="0" w:space="0" w:color="auto"/>
            <w:bottom w:val="none" w:sz="0" w:space="0" w:color="auto"/>
            <w:right w:val="none" w:sz="0" w:space="0" w:color="auto"/>
          </w:divBdr>
        </w:div>
        <w:div w:id="406267566">
          <w:marLeft w:val="480"/>
          <w:marRight w:val="0"/>
          <w:marTop w:val="0"/>
          <w:marBottom w:val="0"/>
          <w:divBdr>
            <w:top w:val="none" w:sz="0" w:space="0" w:color="auto"/>
            <w:left w:val="none" w:sz="0" w:space="0" w:color="auto"/>
            <w:bottom w:val="none" w:sz="0" w:space="0" w:color="auto"/>
            <w:right w:val="none" w:sz="0" w:space="0" w:color="auto"/>
          </w:divBdr>
        </w:div>
        <w:div w:id="443503283">
          <w:marLeft w:val="480"/>
          <w:marRight w:val="0"/>
          <w:marTop w:val="0"/>
          <w:marBottom w:val="0"/>
          <w:divBdr>
            <w:top w:val="none" w:sz="0" w:space="0" w:color="auto"/>
            <w:left w:val="none" w:sz="0" w:space="0" w:color="auto"/>
            <w:bottom w:val="none" w:sz="0" w:space="0" w:color="auto"/>
            <w:right w:val="none" w:sz="0" w:space="0" w:color="auto"/>
          </w:divBdr>
        </w:div>
        <w:div w:id="454101504">
          <w:marLeft w:val="480"/>
          <w:marRight w:val="0"/>
          <w:marTop w:val="0"/>
          <w:marBottom w:val="0"/>
          <w:divBdr>
            <w:top w:val="none" w:sz="0" w:space="0" w:color="auto"/>
            <w:left w:val="none" w:sz="0" w:space="0" w:color="auto"/>
            <w:bottom w:val="none" w:sz="0" w:space="0" w:color="auto"/>
            <w:right w:val="none" w:sz="0" w:space="0" w:color="auto"/>
          </w:divBdr>
        </w:div>
        <w:div w:id="469791329">
          <w:marLeft w:val="480"/>
          <w:marRight w:val="0"/>
          <w:marTop w:val="0"/>
          <w:marBottom w:val="0"/>
          <w:divBdr>
            <w:top w:val="none" w:sz="0" w:space="0" w:color="auto"/>
            <w:left w:val="none" w:sz="0" w:space="0" w:color="auto"/>
            <w:bottom w:val="none" w:sz="0" w:space="0" w:color="auto"/>
            <w:right w:val="none" w:sz="0" w:space="0" w:color="auto"/>
          </w:divBdr>
        </w:div>
        <w:div w:id="488013811">
          <w:marLeft w:val="480"/>
          <w:marRight w:val="0"/>
          <w:marTop w:val="0"/>
          <w:marBottom w:val="0"/>
          <w:divBdr>
            <w:top w:val="none" w:sz="0" w:space="0" w:color="auto"/>
            <w:left w:val="none" w:sz="0" w:space="0" w:color="auto"/>
            <w:bottom w:val="none" w:sz="0" w:space="0" w:color="auto"/>
            <w:right w:val="none" w:sz="0" w:space="0" w:color="auto"/>
          </w:divBdr>
        </w:div>
        <w:div w:id="517158990">
          <w:marLeft w:val="480"/>
          <w:marRight w:val="0"/>
          <w:marTop w:val="0"/>
          <w:marBottom w:val="0"/>
          <w:divBdr>
            <w:top w:val="none" w:sz="0" w:space="0" w:color="auto"/>
            <w:left w:val="none" w:sz="0" w:space="0" w:color="auto"/>
            <w:bottom w:val="none" w:sz="0" w:space="0" w:color="auto"/>
            <w:right w:val="none" w:sz="0" w:space="0" w:color="auto"/>
          </w:divBdr>
        </w:div>
        <w:div w:id="533469627">
          <w:marLeft w:val="480"/>
          <w:marRight w:val="0"/>
          <w:marTop w:val="0"/>
          <w:marBottom w:val="0"/>
          <w:divBdr>
            <w:top w:val="none" w:sz="0" w:space="0" w:color="auto"/>
            <w:left w:val="none" w:sz="0" w:space="0" w:color="auto"/>
            <w:bottom w:val="none" w:sz="0" w:space="0" w:color="auto"/>
            <w:right w:val="none" w:sz="0" w:space="0" w:color="auto"/>
          </w:divBdr>
        </w:div>
        <w:div w:id="575015124">
          <w:marLeft w:val="480"/>
          <w:marRight w:val="0"/>
          <w:marTop w:val="0"/>
          <w:marBottom w:val="0"/>
          <w:divBdr>
            <w:top w:val="none" w:sz="0" w:space="0" w:color="auto"/>
            <w:left w:val="none" w:sz="0" w:space="0" w:color="auto"/>
            <w:bottom w:val="none" w:sz="0" w:space="0" w:color="auto"/>
            <w:right w:val="none" w:sz="0" w:space="0" w:color="auto"/>
          </w:divBdr>
        </w:div>
        <w:div w:id="614599570">
          <w:marLeft w:val="480"/>
          <w:marRight w:val="0"/>
          <w:marTop w:val="0"/>
          <w:marBottom w:val="0"/>
          <w:divBdr>
            <w:top w:val="none" w:sz="0" w:space="0" w:color="auto"/>
            <w:left w:val="none" w:sz="0" w:space="0" w:color="auto"/>
            <w:bottom w:val="none" w:sz="0" w:space="0" w:color="auto"/>
            <w:right w:val="none" w:sz="0" w:space="0" w:color="auto"/>
          </w:divBdr>
        </w:div>
        <w:div w:id="625236069">
          <w:marLeft w:val="480"/>
          <w:marRight w:val="0"/>
          <w:marTop w:val="0"/>
          <w:marBottom w:val="0"/>
          <w:divBdr>
            <w:top w:val="none" w:sz="0" w:space="0" w:color="auto"/>
            <w:left w:val="none" w:sz="0" w:space="0" w:color="auto"/>
            <w:bottom w:val="none" w:sz="0" w:space="0" w:color="auto"/>
            <w:right w:val="none" w:sz="0" w:space="0" w:color="auto"/>
          </w:divBdr>
        </w:div>
        <w:div w:id="642396453">
          <w:marLeft w:val="480"/>
          <w:marRight w:val="0"/>
          <w:marTop w:val="0"/>
          <w:marBottom w:val="0"/>
          <w:divBdr>
            <w:top w:val="none" w:sz="0" w:space="0" w:color="auto"/>
            <w:left w:val="none" w:sz="0" w:space="0" w:color="auto"/>
            <w:bottom w:val="none" w:sz="0" w:space="0" w:color="auto"/>
            <w:right w:val="none" w:sz="0" w:space="0" w:color="auto"/>
          </w:divBdr>
        </w:div>
        <w:div w:id="655689380">
          <w:marLeft w:val="480"/>
          <w:marRight w:val="0"/>
          <w:marTop w:val="0"/>
          <w:marBottom w:val="0"/>
          <w:divBdr>
            <w:top w:val="none" w:sz="0" w:space="0" w:color="auto"/>
            <w:left w:val="none" w:sz="0" w:space="0" w:color="auto"/>
            <w:bottom w:val="none" w:sz="0" w:space="0" w:color="auto"/>
            <w:right w:val="none" w:sz="0" w:space="0" w:color="auto"/>
          </w:divBdr>
        </w:div>
        <w:div w:id="713425150">
          <w:marLeft w:val="480"/>
          <w:marRight w:val="0"/>
          <w:marTop w:val="0"/>
          <w:marBottom w:val="0"/>
          <w:divBdr>
            <w:top w:val="none" w:sz="0" w:space="0" w:color="auto"/>
            <w:left w:val="none" w:sz="0" w:space="0" w:color="auto"/>
            <w:bottom w:val="none" w:sz="0" w:space="0" w:color="auto"/>
            <w:right w:val="none" w:sz="0" w:space="0" w:color="auto"/>
          </w:divBdr>
        </w:div>
        <w:div w:id="751700685">
          <w:marLeft w:val="480"/>
          <w:marRight w:val="0"/>
          <w:marTop w:val="0"/>
          <w:marBottom w:val="0"/>
          <w:divBdr>
            <w:top w:val="none" w:sz="0" w:space="0" w:color="auto"/>
            <w:left w:val="none" w:sz="0" w:space="0" w:color="auto"/>
            <w:bottom w:val="none" w:sz="0" w:space="0" w:color="auto"/>
            <w:right w:val="none" w:sz="0" w:space="0" w:color="auto"/>
          </w:divBdr>
        </w:div>
        <w:div w:id="766731900">
          <w:marLeft w:val="480"/>
          <w:marRight w:val="0"/>
          <w:marTop w:val="0"/>
          <w:marBottom w:val="0"/>
          <w:divBdr>
            <w:top w:val="none" w:sz="0" w:space="0" w:color="auto"/>
            <w:left w:val="none" w:sz="0" w:space="0" w:color="auto"/>
            <w:bottom w:val="none" w:sz="0" w:space="0" w:color="auto"/>
            <w:right w:val="none" w:sz="0" w:space="0" w:color="auto"/>
          </w:divBdr>
        </w:div>
        <w:div w:id="794787764">
          <w:marLeft w:val="480"/>
          <w:marRight w:val="0"/>
          <w:marTop w:val="0"/>
          <w:marBottom w:val="0"/>
          <w:divBdr>
            <w:top w:val="none" w:sz="0" w:space="0" w:color="auto"/>
            <w:left w:val="none" w:sz="0" w:space="0" w:color="auto"/>
            <w:bottom w:val="none" w:sz="0" w:space="0" w:color="auto"/>
            <w:right w:val="none" w:sz="0" w:space="0" w:color="auto"/>
          </w:divBdr>
        </w:div>
        <w:div w:id="813984150">
          <w:marLeft w:val="480"/>
          <w:marRight w:val="0"/>
          <w:marTop w:val="0"/>
          <w:marBottom w:val="0"/>
          <w:divBdr>
            <w:top w:val="none" w:sz="0" w:space="0" w:color="auto"/>
            <w:left w:val="none" w:sz="0" w:space="0" w:color="auto"/>
            <w:bottom w:val="none" w:sz="0" w:space="0" w:color="auto"/>
            <w:right w:val="none" w:sz="0" w:space="0" w:color="auto"/>
          </w:divBdr>
        </w:div>
        <w:div w:id="817573991">
          <w:marLeft w:val="480"/>
          <w:marRight w:val="0"/>
          <w:marTop w:val="0"/>
          <w:marBottom w:val="0"/>
          <w:divBdr>
            <w:top w:val="none" w:sz="0" w:space="0" w:color="auto"/>
            <w:left w:val="none" w:sz="0" w:space="0" w:color="auto"/>
            <w:bottom w:val="none" w:sz="0" w:space="0" w:color="auto"/>
            <w:right w:val="none" w:sz="0" w:space="0" w:color="auto"/>
          </w:divBdr>
        </w:div>
        <w:div w:id="852963482">
          <w:marLeft w:val="480"/>
          <w:marRight w:val="0"/>
          <w:marTop w:val="0"/>
          <w:marBottom w:val="0"/>
          <w:divBdr>
            <w:top w:val="none" w:sz="0" w:space="0" w:color="auto"/>
            <w:left w:val="none" w:sz="0" w:space="0" w:color="auto"/>
            <w:bottom w:val="none" w:sz="0" w:space="0" w:color="auto"/>
            <w:right w:val="none" w:sz="0" w:space="0" w:color="auto"/>
          </w:divBdr>
        </w:div>
        <w:div w:id="937520714">
          <w:marLeft w:val="480"/>
          <w:marRight w:val="0"/>
          <w:marTop w:val="0"/>
          <w:marBottom w:val="0"/>
          <w:divBdr>
            <w:top w:val="none" w:sz="0" w:space="0" w:color="auto"/>
            <w:left w:val="none" w:sz="0" w:space="0" w:color="auto"/>
            <w:bottom w:val="none" w:sz="0" w:space="0" w:color="auto"/>
            <w:right w:val="none" w:sz="0" w:space="0" w:color="auto"/>
          </w:divBdr>
        </w:div>
        <w:div w:id="999700793">
          <w:marLeft w:val="480"/>
          <w:marRight w:val="0"/>
          <w:marTop w:val="0"/>
          <w:marBottom w:val="0"/>
          <w:divBdr>
            <w:top w:val="none" w:sz="0" w:space="0" w:color="auto"/>
            <w:left w:val="none" w:sz="0" w:space="0" w:color="auto"/>
            <w:bottom w:val="none" w:sz="0" w:space="0" w:color="auto"/>
            <w:right w:val="none" w:sz="0" w:space="0" w:color="auto"/>
          </w:divBdr>
        </w:div>
        <w:div w:id="1054348032">
          <w:marLeft w:val="480"/>
          <w:marRight w:val="0"/>
          <w:marTop w:val="0"/>
          <w:marBottom w:val="0"/>
          <w:divBdr>
            <w:top w:val="none" w:sz="0" w:space="0" w:color="auto"/>
            <w:left w:val="none" w:sz="0" w:space="0" w:color="auto"/>
            <w:bottom w:val="none" w:sz="0" w:space="0" w:color="auto"/>
            <w:right w:val="none" w:sz="0" w:space="0" w:color="auto"/>
          </w:divBdr>
        </w:div>
        <w:div w:id="1075779150">
          <w:marLeft w:val="480"/>
          <w:marRight w:val="0"/>
          <w:marTop w:val="0"/>
          <w:marBottom w:val="0"/>
          <w:divBdr>
            <w:top w:val="none" w:sz="0" w:space="0" w:color="auto"/>
            <w:left w:val="none" w:sz="0" w:space="0" w:color="auto"/>
            <w:bottom w:val="none" w:sz="0" w:space="0" w:color="auto"/>
            <w:right w:val="none" w:sz="0" w:space="0" w:color="auto"/>
          </w:divBdr>
        </w:div>
        <w:div w:id="1140269398">
          <w:marLeft w:val="480"/>
          <w:marRight w:val="0"/>
          <w:marTop w:val="0"/>
          <w:marBottom w:val="0"/>
          <w:divBdr>
            <w:top w:val="none" w:sz="0" w:space="0" w:color="auto"/>
            <w:left w:val="none" w:sz="0" w:space="0" w:color="auto"/>
            <w:bottom w:val="none" w:sz="0" w:space="0" w:color="auto"/>
            <w:right w:val="none" w:sz="0" w:space="0" w:color="auto"/>
          </w:divBdr>
        </w:div>
        <w:div w:id="1165052819">
          <w:marLeft w:val="480"/>
          <w:marRight w:val="0"/>
          <w:marTop w:val="0"/>
          <w:marBottom w:val="0"/>
          <w:divBdr>
            <w:top w:val="none" w:sz="0" w:space="0" w:color="auto"/>
            <w:left w:val="none" w:sz="0" w:space="0" w:color="auto"/>
            <w:bottom w:val="none" w:sz="0" w:space="0" w:color="auto"/>
            <w:right w:val="none" w:sz="0" w:space="0" w:color="auto"/>
          </w:divBdr>
        </w:div>
        <w:div w:id="1184200994">
          <w:marLeft w:val="480"/>
          <w:marRight w:val="0"/>
          <w:marTop w:val="0"/>
          <w:marBottom w:val="0"/>
          <w:divBdr>
            <w:top w:val="none" w:sz="0" w:space="0" w:color="auto"/>
            <w:left w:val="none" w:sz="0" w:space="0" w:color="auto"/>
            <w:bottom w:val="none" w:sz="0" w:space="0" w:color="auto"/>
            <w:right w:val="none" w:sz="0" w:space="0" w:color="auto"/>
          </w:divBdr>
        </w:div>
        <w:div w:id="1216964845">
          <w:marLeft w:val="480"/>
          <w:marRight w:val="0"/>
          <w:marTop w:val="0"/>
          <w:marBottom w:val="0"/>
          <w:divBdr>
            <w:top w:val="none" w:sz="0" w:space="0" w:color="auto"/>
            <w:left w:val="none" w:sz="0" w:space="0" w:color="auto"/>
            <w:bottom w:val="none" w:sz="0" w:space="0" w:color="auto"/>
            <w:right w:val="none" w:sz="0" w:space="0" w:color="auto"/>
          </w:divBdr>
        </w:div>
        <w:div w:id="1240870377">
          <w:marLeft w:val="480"/>
          <w:marRight w:val="0"/>
          <w:marTop w:val="0"/>
          <w:marBottom w:val="0"/>
          <w:divBdr>
            <w:top w:val="none" w:sz="0" w:space="0" w:color="auto"/>
            <w:left w:val="none" w:sz="0" w:space="0" w:color="auto"/>
            <w:bottom w:val="none" w:sz="0" w:space="0" w:color="auto"/>
            <w:right w:val="none" w:sz="0" w:space="0" w:color="auto"/>
          </w:divBdr>
        </w:div>
        <w:div w:id="1255823180">
          <w:marLeft w:val="480"/>
          <w:marRight w:val="0"/>
          <w:marTop w:val="0"/>
          <w:marBottom w:val="0"/>
          <w:divBdr>
            <w:top w:val="none" w:sz="0" w:space="0" w:color="auto"/>
            <w:left w:val="none" w:sz="0" w:space="0" w:color="auto"/>
            <w:bottom w:val="none" w:sz="0" w:space="0" w:color="auto"/>
            <w:right w:val="none" w:sz="0" w:space="0" w:color="auto"/>
          </w:divBdr>
        </w:div>
        <w:div w:id="1263993930">
          <w:marLeft w:val="480"/>
          <w:marRight w:val="0"/>
          <w:marTop w:val="0"/>
          <w:marBottom w:val="0"/>
          <w:divBdr>
            <w:top w:val="none" w:sz="0" w:space="0" w:color="auto"/>
            <w:left w:val="none" w:sz="0" w:space="0" w:color="auto"/>
            <w:bottom w:val="none" w:sz="0" w:space="0" w:color="auto"/>
            <w:right w:val="none" w:sz="0" w:space="0" w:color="auto"/>
          </w:divBdr>
        </w:div>
        <w:div w:id="1298683505">
          <w:marLeft w:val="480"/>
          <w:marRight w:val="0"/>
          <w:marTop w:val="0"/>
          <w:marBottom w:val="0"/>
          <w:divBdr>
            <w:top w:val="none" w:sz="0" w:space="0" w:color="auto"/>
            <w:left w:val="none" w:sz="0" w:space="0" w:color="auto"/>
            <w:bottom w:val="none" w:sz="0" w:space="0" w:color="auto"/>
            <w:right w:val="none" w:sz="0" w:space="0" w:color="auto"/>
          </w:divBdr>
        </w:div>
        <w:div w:id="1327172308">
          <w:marLeft w:val="480"/>
          <w:marRight w:val="0"/>
          <w:marTop w:val="0"/>
          <w:marBottom w:val="0"/>
          <w:divBdr>
            <w:top w:val="none" w:sz="0" w:space="0" w:color="auto"/>
            <w:left w:val="none" w:sz="0" w:space="0" w:color="auto"/>
            <w:bottom w:val="none" w:sz="0" w:space="0" w:color="auto"/>
            <w:right w:val="none" w:sz="0" w:space="0" w:color="auto"/>
          </w:divBdr>
        </w:div>
        <w:div w:id="1328366652">
          <w:marLeft w:val="480"/>
          <w:marRight w:val="0"/>
          <w:marTop w:val="0"/>
          <w:marBottom w:val="0"/>
          <w:divBdr>
            <w:top w:val="none" w:sz="0" w:space="0" w:color="auto"/>
            <w:left w:val="none" w:sz="0" w:space="0" w:color="auto"/>
            <w:bottom w:val="none" w:sz="0" w:space="0" w:color="auto"/>
            <w:right w:val="none" w:sz="0" w:space="0" w:color="auto"/>
          </w:divBdr>
        </w:div>
        <w:div w:id="1439176909">
          <w:marLeft w:val="480"/>
          <w:marRight w:val="0"/>
          <w:marTop w:val="0"/>
          <w:marBottom w:val="0"/>
          <w:divBdr>
            <w:top w:val="none" w:sz="0" w:space="0" w:color="auto"/>
            <w:left w:val="none" w:sz="0" w:space="0" w:color="auto"/>
            <w:bottom w:val="none" w:sz="0" w:space="0" w:color="auto"/>
            <w:right w:val="none" w:sz="0" w:space="0" w:color="auto"/>
          </w:divBdr>
        </w:div>
        <w:div w:id="1455320336">
          <w:marLeft w:val="480"/>
          <w:marRight w:val="0"/>
          <w:marTop w:val="0"/>
          <w:marBottom w:val="0"/>
          <w:divBdr>
            <w:top w:val="none" w:sz="0" w:space="0" w:color="auto"/>
            <w:left w:val="none" w:sz="0" w:space="0" w:color="auto"/>
            <w:bottom w:val="none" w:sz="0" w:space="0" w:color="auto"/>
            <w:right w:val="none" w:sz="0" w:space="0" w:color="auto"/>
          </w:divBdr>
        </w:div>
        <w:div w:id="1494567420">
          <w:marLeft w:val="480"/>
          <w:marRight w:val="0"/>
          <w:marTop w:val="0"/>
          <w:marBottom w:val="0"/>
          <w:divBdr>
            <w:top w:val="none" w:sz="0" w:space="0" w:color="auto"/>
            <w:left w:val="none" w:sz="0" w:space="0" w:color="auto"/>
            <w:bottom w:val="none" w:sz="0" w:space="0" w:color="auto"/>
            <w:right w:val="none" w:sz="0" w:space="0" w:color="auto"/>
          </w:divBdr>
        </w:div>
        <w:div w:id="1588539589">
          <w:marLeft w:val="480"/>
          <w:marRight w:val="0"/>
          <w:marTop w:val="0"/>
          <w:marBottom w:val="0"/>
          <w:divBdr>
            <w:top w:val="none" w:sz="0" w:space="0" w:color="auto"/>
            <w:left w:val="none" w:sz="0" w:space="0" w:color="auto"/>
            <w:bottom w:val="none" w:sz="0" w:space="0" w:color="auto"/>
            <w:right w:val="none" w:sz="0" w:space="0" w:color="auto"/>
          </w:divBdr>
        </w:div>
        <w:div w:id="1633948439">
          <w:marLeft w:val="480"/>
          <w:marRight w:val="0"/>
          <w:marTop w:val="0"/>
          <w:marBottom w:val="0"/>
          <w:divBdr>
            <w:top w:val="none" w:sz="0" w:space="0" w:color="auto"/>
            <w:left w:val="none" w:sz="0" w:space="0" w:color="auto"/>
            <w:bottom w:val="none" w:sz="0" w:space="0" w:color="auto"/>
            <w:right w:val="none" w:sz="0" w:space="0" w:color="auto"/>
          </w:divBdr>
        </w:div>
        <w:div w:id="1687098657">
          <w:marLeft w:val="480"/>
          <w:marRight w:val="0"/>
          <w:marTop w:val="0"/>
          <w:marBottom w:val="0"/>
          <w:divBdr>
            <w:top w:val="none" w:sz="0" w:space="0" w:color="auto"/>
            <w:left w:val="none" w:sz="0" w:space="0" w:color="auto"/>
            <w:bottom w:val="none" w:sz="0" w:space="0" w:color="auto"/>
            <w:right w:val="none" w:sz="0" w:space="0" w:color="auto"/>
          </w:divBdr>
        </w:div>
        <w:div w:id="1697996931">
          <w:marLeft w:val="480"/>
          <w:marRight w:val="0"/>
          <w:marTop w:val="0"/>
          <w:marBottom w:val="0"/>
          <w:divBdr>
            <w:top w:val="none" w:sz="0" w:space="0" w:color="auto"/>
            <w:left w:val="none" w:sz="0" w:space="0" w:color="auto"/>
            <w:bottom w:val="none" w:sz="0" w:space="0" w:color="auto"/>
            <w:right w:val="none" w:sz="0" w:space="0" w:color="auto"/>
          </w:divBdr>
        </w:div>
        <w:div w:id="1700277318">
          <w:marLeft w:val="480"/>
          <w:marRight w:val="0"/>
          <w:marTop w:val="0"/>
          <w:marBottom w:val="0"/>
          <w:divBdr>
            <w:top w:val="none" w:sz="0" w:space="0" w:color="auto"/>
            <w:left w:val="none" w:sz="0" w:space="0" w:color="auto"/>
            <w:bottom w:val="none" w:sz="0" w:space="0" w:color="auto"/>
            <w:right w:val="none" w:sz="0" w:space="0" w:color="auto"/>
          </w:divBdr>
        </w:div>
        <w:div w:id="1718160653">
          <w:marLeft w:val="480"/>
          <w:marRight w:val="0"/>
          <w:marTop w:val="0"/>
          <w:marBottom w:val="0"/>
          <w:divBdr>
            <w:top w:val="none" w:sz="0" w:space="0" w:color="auto"/>
            <w:left w:val="none" w:sz="0" w:space="0" w:color="auto"/>
            <w:bottom w:val="none" w:sz="0" w:space="0" w:color="auto"/>
            <w:right w:val="none" w:sz="0" w:space="0" w:color="auto"/>
          </w:divBdr>
        </w:div>
        <w:div w:id="1748266848">
          <w:marLeft w:val="480"/>
          <w:marRight w:val="0"/>
          <w:marTop w:val="0"/>
          <w:marBottom w:val="0"/>
          <w:divBdr>
            <w:top w:val="none" w:sz="0" w:space="0" w:color="auto"/>
            <w:left w:val="none" w:sz="0" w:space="0" w:color="auto"/>
            <w:bottom w:val="none" w:sz="0" w:space="0" w:color="auto"/>
            <w:right w:val="none" w:sz="0" w:space="0" w:color="auto"/>
          </w:divBdr>
        </w:div>
        <w:div w:id="1761756929">
          <w:marLeft w:val="480"/>
          <w:marRight w:val="0"/>
          <w:marTop w:val="0"/>
          <w:marBottom w:val="0"/>
          <w:divBdr>
            <w:top w:val="none" w:sz="0" w:space="0" w:color="auto"/>
            <w:left w:val="none" w:sz="0" w:space="0" w:color="auto"/>
            <w:bottom w:val="none" w:sz="0" w:space="0" w:color="auto"/>
            <w:right w:val="none" w:sz="0" w:space="0" w:color="auto"/>
          </w:divBdr>
        </w:div>
        <w:div w:id="1870026822">
          <w:marLeft w:val="480"/>
          <w:marRight w:val="0"/>
          <w:marTop w:val="0"/>
          <w:marBottom w:val="0"/>
          <w:divBdr>
            <w:top w:val="none" w:sz="0" w:space="0" w:color="auto"/>
            <w:left w:val="none" w:sz="0" w:space="0" w:color="auto"/>
            <w:bottom w:val="none" w:sz="0" w:space="0" w:color="auto"/>
            <w:right w:val="none" w:sz="0" w:space="0" w:color="auto"/>
          </w:divBdr>
        </w:div>
        <w:div w:id="1908420992">
          <w:marLeft w:val="480"/>
          <w:marRight w:val="0"/>
          <w:marTop w:val="0"/>
          <w:marBottom w:val="0"/>
          <w:divBdr>
            <w:top w:val="none" w:sz="0" w:space="0" w:color="auto"/>
            <w:left w:val="none" w:sz="0" w:space="0" w:color="auto"/>
            <w:bottom w:val="none" w:sz="0" w:space="0" w:color="auto"/>
            <w:right w:val="none" w:sz="0" w:space="0" w:color="auto"/>
          </w:divBdr>
        </w:div>
        <w:div w:id="1920091852">
          <w:marLeft w:val="480"/>
          <w:marRight w:val="0"/>
          <w:marTop w:val="0"/>
          <w:marBottom w:val="0"/>
          <w:divBdr>
            <w:top w:val="none" w:sz="0" w:space="0" w:color="auto"/>
            <w:left w:val="none" w:sz="0" w:space="0" w:color="auto"/>
            <w:bottom w:val="none" w:sz="0" w:space="0" w:color="auto"/>
            <w:right w:val="none" w:sz="0" w:space="0" w:color="auto"/>
          </w:divBdr>
        </w:div>
        <w:div w:id="2056927845">
          <w:marLeft w:val="480"/>
          <w:marRight w:val="0"/>
          <w:marTop w:val="0"/>
          <w:marBottom w:val="0"/>
          <w:divBdr>
            <w:top w:val="none" w:sz="0" w:space="0" w:color="auto"/>
            <w:left w:val="none" w:sz="0" w:space="0" w:color="auto"/>
            <w:bottom w:val="none" w:sz="0" w:space="0" w:color="auto"/>
            <w:right w:val="none" w:sz="0" w:space="0" w:color="auto"/>
          </w:divBdr>
        </w:div>
        <w:div w:id="2061203718">
          <w:marLeft w:val="480"/>
          <w:marRight w:val="0"/>
          <w:marTop w:val="0"/>
          <w:marBottom w:val="0"/>
          <w:divBdr>
            <w:top w:val="none" w:sz="0" w:space="0" w:color="auto"/>
            <w:left w:val="none" w:sz="0" w:space="0" w:color="auto"/>
            <w:bottom w:val="none" w:sz="0" w:space="0" w:color="auto"/>
            <w:right w:val="none" w:sz="0" w:space="0" w:color="auto"/>
          </w:divBdr>
        </w:div>
        <w:div w:id="2061975898">
          <w:marLeft w:val="480"/>
          <w:marRight w:val="0"/>
          <w:marTop w:val="0"/>
          <w:marBottom w:val="0"/>
          <w:divBdr>
            <w:top w:val="none" w:sz="0" w:space="0" w:color="auto"/>
            <w:left w:val="none" w:sz="0" w:space="0" w:color="auto"/>
            <w:bottom w:val="none" w:sz="0" w:space="0" w:color="auto"/>
            <w:right w:val="none" w:sz="0" w:space="0" w:color="auto"/>
          </w:divBdr>
        </w:div>
        <w:div w:id="2070028754">
          <w:marLeft w:val="480"/>
          <w:marRight w:val="0"/>
          <w:marTop w:val="0"/>
          <w:marBottom w:val="0"/>
          <w:divBdr>
            <w:top w:val="none" w:sz="0" w:space="0" w:color="auto"/>
            <w:left w:val="none" w:sz="0" w:space="0" w:color="auto"/>
            <w:bottom w:val="none" w:sz="0" w:space="0" w:color="auto"/>
            <w:right w:val="none" w:sz="0" w:space="0" w:color="auto"/>
          </w:divBdr>
        </w:div>
        <w:div w:id="2140563382">
          <w:marLeft w:val="480"/>
          <w:marRight w:val="0"/>
          <w:marTop w:val="0"/>
          <w:marBottom w:val="0"/>
          <w:divBdr>
            <w:top w:val="none" w:sz="0" w:space="0" w:color="auto"/>
            <w:left w:val="none" w:sz="0" w:space="0" w:color="auto"/>
            <w:bottom w:val="none" w:sz="0" w:space="0" w:color="auto"/>
            <w:right w:val="none" w:sz="0" w:space="0" w:color="auto"/>
          </w:divBdr>
        </w:div>
      </w:divsChild>
    </w:div>
    <w:div w:id="235013579">
      <w:bodyDiv w:val="1"/>
      <w:marLeft w:val="0"/>
      <w:marRight w:val="0"/>
      <w:marTop w:val="0"/>
      <w:marBottom w:val="0"/>
      <w:divBdr>
        <w:top w:val="none" w:sz="0" w:space="0" w:color="auto"/>
        <w:left w:val="none" w:sz="0" w:space="0" w:color="auto"/>
        <w:bottom w:val="none" w:sz="0" w:space="0" w:color="auto"/>
        <w:right w:val="none" w:sz="0" w:space="0" w:color="auto"/>
      </w:divBdr>
      <w:divsChild>
        <w:div w:id="58944662">
          <w:marLeft w:val="480"/>
          <w:marRight w:val="0"/>
          <w:marTop w:val="0"/>
          <w:marBottom w:val="0"/>
          <w:divBdr>
            <w:top w:val="none" w:sz="0" w:space="0" w:color="auto"/>
            <w:left w:val="none" w:sz="0" w:space="0" w:color="auto"/>
            <w:bottom w:val="none" w:sz="0" w:space="0" w:color="auto"/>
            <w:right w:val="none" w:sz="0" w:space="0" w:color="auto"/>
          </w:divBdr>
        </w:div>
        <w:div w:id="85656881">
          <w:marLeft w:val="480"/>
          <w:marRight w:val="0"/>
          <w:marTop w:val="0"/>
          <w:marBottom w:val="0"/>
          <w:divBdr>
            <w:top w:val="none" w:sz="0" w:space="0" w:color="auto"/>
            <w:left w:val="none" w:sz="0" w:space="0" w:color="auto"/>
            <w:bottom w:val="none" w:sz="0" w:space="0" w:color="auto"/>
            <w:right w:val="none" w:sz="0" w:space="0" w:color="auto"/>
          </w:divBdr>
        </w:div>
        <w:div w:id="96147253">
          <w:marLeft w:val="480"/>
          <w:marRight w:val="0"/>
          <w:marTop w:val="0"/>
          <w:marBottom w:val="0"/>
          <w:divBdr>
            <w:top w:val="none" w:sz="0" w:space="0" w:color="auto"/>
            <w:left w:val="none" w:sz="0" w:space="0" w:color="auto"/>
            <w:bottom w:val="none" w:sz="0" w:space="0" w:color="auto"/>
            <w:right w:val="none" w:sz="0" w:space="0" w:color="auto"/>
          </w:divBdr>
        </w:div>
        <w:div w:id="316736673">
          <w:marLeft w:val="480"/>
          <w:marRight w:val="0"/>
          <w:marTop w:val="0"/>
          <w:marBottom w:val="0"/>
          <w:divBdr>
            <w:top w:val="none" w:sz="0" w:space="0" w:color="auto"/>
            <w:left w:val="none" w:sz="0" w:space="0" w:color="auto"/>
            <w:bottom w:val="none" w:sz="0" w:space="0" w:color="auto"/>
            <w:right w:val="none" w:sz="0" w:space="0" w:color="auto"/>
          </w:divBdr>
        </w:div>
        <w:div w:id="330714984">
          <w:marLeft w:val="480"/>
          <w:marRight w:val="0"/>
          <w:marTop w:val="0"/>
          <w:marBottom w:val="0"/>
          <w:divBdr>
            <w:top w:val="none" w:sz="0" w:space="0" w:color="auto"/>
            <w:left w:val="none" w:sz="0" w:space="0" w:color="auto"/>
            <w:bottom w:val="none" w:sz="0" w:space="0" w:color="auto"/>
            <w:right w:val="none" w:sz="0" w:space="0" w:color="auto"/>
          </w:divBdr>
        </w:div>
        <w:div w:id="388500459">
          <w:marLeft w:val="480"/>
          <w:marRight w:val="0"/>
          <w:marTop w:val="0"/>
          <w:marBottom w:val="0"/>
          <w:divBdr>
            <w:top w:val="none" w:sz="0" w:space="0" w:color="auto"/>
            <w:left w:val="none" w:sz="0" w:space="0" w:color="auto"/>
            <w:bottom w:val="none" w:sz="0" w:space="0" w:color="auto"/>
            <w:right w:val="none" w:sz="0" w:space="0" w:color="auto"/>
          </w:divBdr>
        </w:div>
        <w:div w:id="413745775">
          <w:marLeft w:val="480"/>
          <w:marRight w:val="0"/>
          <w:marTop w:val="0"/>
          <w:marBottom w:val="0"/>
          <w:divBdr>
            <w:top w:val="none" w:sz="0" w:space="0" w:color="auto"/>
            <w:left w:val="none" w:sz="0" w:space="0" w:color="auto"/>
            <w:bottom w:val="none" w:sz="0" w:space="0" w:color="auto"/>
            <w:right w:val="none" w:sz="0" w:space="0" w:color="auto"/>
          </w:divBdr>
        </w:div>
        <w:div w:id="441458644">
          <w:marLeft w:val="480"/>
          <w:marRight w:val="0"/>
          <w:marTop w:val="0"/>
          <w:marBottom w:val="0"/>
          <w:divBdr>
            <w:top w:val="none" w:sz="0" w:space="0" w:color="auto"/>
            <w:left w:val="none" w:sz="0" w:space="0" w:color="auto"/>
            <w:bottom w:val="none" w:sz="0" w:space="0" w:color="auto"/>
            <w:right w:val="none" w:sz="0" w:space="0" w:color="auto"/>
          </w:divBdr>
        </w:div>
        <w:div w:id="446391283">
          <w:marLeft w:val="480"/>
          <w:marRight w:val="0"/>
          <w:marTop w:val="0"/>
          <w:marBottom w:val="0"/>
          <w:divBdr>
            <w:top w:val="none" w:sz="0" w:space="0" w:color="auto"/>
            <w:left w:val="none" w:sz="0" w:space="0" w:color="auto"/>
            <w:bottom w:val="none" w:sz="0" w:space="0" w:color="auto"/>
            <w:right w:val="none" w:sz="0" w:space="0" w:color="auto"/>
          </w:divBdr>
        </w:div>
        <w:div w:id="504830407">
          <w:marLeft w:val="480"/>
          <w:marRight w:val="0"/>
          <w:marTop w:val="0"/>
          <w:marBottom w:val="0"/>
          <w:divBdr>
            <w:top w:val="none" w:sz="0" w:space="0" w:color="auto"/>
            <w:left w:val="none" w:sz="0" w:space="0" w:color="auto"/>
            <w:bottom w:val="none" w:sz="0" w:space="0" w:color="auto"/>
            <w:right w:val="none" w:sz="0" w:space="0" w:color="auto"/>
          </w:divBdr>
        </w:div>
        <w:div w:id="522407003">
          <w:marLeft w:val="480"/>
          <w:marRight w:val="0"/>
          <w:marTop w:val="0"/>
          <w:marBottom w:val="0"/>
          <w:divBdr>
            <w:top w:val="none" w:sz="0" w:space="0" w:color="auto"/>
            <w:left w:val="none" w:sz="0" w:space="0" w:color="auto"/>
            <w:bottom w:val="none" w:sz="0" w:space="0" w:color="auto"/>
            <w:right w:val="none" w:sz="0" w:space="0" w:color="auto"/>
          </w:divBdr>
        </w:div>
        <w:div w:id="557133348">
          <w:marLeft w:val="480"/>
          <w:marRight w:val="0"/>
          <w:marTop w:val="0"/>
          <w:marBottom w:val="0"/>
          <w:divBdr>
            <w:top w:val="none" w:sz="0" w:space="0" w:color="auto"/>
            <w:left w:val="none" w:sz="0" w:space="0" w:color="auto"/>
            <w:bottom w:val="none" w:sz="0" w:space="0" w:color="auto"/>
            <w:right w:val="none" w:sz="0" w:space="0" w:color="auto"/>
          </w:divBdr>
        </w:div>
        <w:div w:id="574243804">
          <w:marLeft w:val="480"/>
          <w:marRight w:val="0"/>
          <w:marTop w:val="0"/>
          <w:marBottom w:val="0"/>
          <w:divBdr>
            <w:top w:val="none" w:sz="0" w:space="0" w:color="auto"/>
            <w:left w:val="none" w:sz="0" w:space="0" w:color="auto"/>
            <w:bottom w:val="none" w:sz="0" w:space="0" w:color="auto"/>
            <w:right w:val="none" w:sz="0" w:space="0" w:color="auto"/>
          </w:divBdr>
        </w:div>
        <w:div w:id="599872420">
          <w:marLeft w:val="480"/>
          <w:marRight w:val="0"/>
          <w:marTop w:val="0"/>
          <w:marBottom w:val="0"/>
          <w:divBdr>
            <w:top w:val="none" w:sz="0" w:space="0" w:color="auto"/>
            <w:left w:val="none" w:sz="0" w:space="0" w:color="auto"/>
            <w:bottom w:val="none" w:sz="0" w:space="0" w:color="auto"/>
            <w:right w:val="none" w:sz="0" w:space="0" w:color="auto"/>
          </w:divBdr>
        </w:div>
        <w:div w:id="644314274">
          <w:marLeft w:val="480"/>
          <w:marRight w:val="0"/>
          <w:marTop w:val="0"/>
          <w:marBottom w:val="0"/>
          <w:divBdr>
            <w:top w:val="none" w:sz="0" w:space="0" w:color="auto"/>
            <w:left w:val="none" w:sz="0" w:space="0" w:color="auto"/>
            <w:bottom w:val="none" w:sz="0" w:space="0" w:color="auto"/>
            <w:right w:val="none" w:sz="0" w:space="0" w:color="auto"/>
          </w:divBdr>
        </w:div>
        <w:div w:id="661859804">
          <w:marLeft w:val="480"/>
          <w:marRight w:val="0"/>
          <w:marTop w:val="0"/>
          <w:marBottom w:val="0"/>
          <w:divBdr>
            <w:top w:val="none" w:sz="0" w:space="0" w:color="auto"/>
            <w:left w:val="none" w:sz="0" w:space="0" w:color="auto"/>
            <w:bottom w:val="none" w:sz="0" w:space="0" w:color="auto"/>
            <w:right w:val="none" w:sz="0" w:space="0" w:color="auto"/>
          </w:divBdr>
        </w:div>
        <w:div w:id="730615102">
          <w:marLeft w:val="480"/>
          <w:marRight w:val="0"/>
          <w:marTop w:val="0"/>
          <w:marBottom w:val="0"/>
          <w:divBdr>
            <w:top w:val="none" w:sz="0" w:space="0" w:color="auto"/>
            <w:left w:val="none" w:sz="0" w:space="0" w:color="auto"/>
            <w:bottom w:val="none" w:sz="0" w:space="0" w:color="auto"/>
            <w:right w:val="none" w:sz="0" w:space="0" w:color="auto"/>
          </w:divBdr>
        </w:div>
        <w:div w:id="736560221">
          <w:marLeft w:val="480"/>
          <w:marRight w:val="0"/>
          <w:marTop w:val="0"/>
          <w:marBottom w:val="0"/>
          <w:divBdr>
            <w:top w:val="none" w:sz="0" w:space="0" w:color="auto"/>
            <w:left w:val="none" w:sz="0" w:space="0" w:color="auto"/>
            <w:bottom w:val="none" w:sz="0" w:space="0" w:color="auto"/>
            <w:right w:val="none" w:sz="0" w:space="0" w:color="auto"/>
          </w:divBdr>
        </w:div>
        <w:div w:id="741683708">
          <w:marLeft w:val="480"/>
          <w:marRight w:val="0"/>
          <w:marTop w:val="0"/>
          <w:marBottom w:val="0"/>
          <w:divBdr>
            <w:top w:val="none" w:sz="0" w:space="0" w:color="auto"/>
            <w:left w:val="none" w:sz="0" w:space="0" w:color="auto"/>
            <w:bottom w:val="none" w:sz="0" w:space="0" w:color="auto"/>
            <w:right w:val="none" w:sz="0" w:space="0" w:color="auto"/>
          </w:divBdr>
        </w:div>
        <w:div w:id="770079551">
          <w:marLeft w:val="480"/>
          <w:marRight w:val="0"/>
          <w:marTop w:val="0"/>
          <w:marBottom w:val="0"/>
          <w:divBdr>
            <w:top w:val="none" w:sz="0" w:space="0" w:color="auto"/>
            <w:left w:val="none" w:sz="0" w:space="0" w:color="auto"/>
            <w:bottom w:val="none" w:sz="0" w:space="0" w:color="auto"/>
            <w:right w:val="none" w:sz="0" w:space="0" w:color="auto"/>
          </w:divBdr>
        </w:div>
        <w:div w:id="881669822">
          <w:marLeft w:val="480"/>
          <w:marRight w:val="0"/>
          <w:marTop w:val="0"/>
          <w:marBottom w:val="0"/>
          <w:divBdr>
            <w:top w:val="none" w:sz="0" w:space="0" w:color="auto"/>
            <w:left w:val="none" w:sz="0" w:space="0" w:color="auto"/>
            <w:bottom w:val="none" w:sz="0" w:space="0" w:color="auto"/>
            <w:right w:val="none" w:sz="0" w:space="0" w:color="auto"/>
          </w:divBdr>
        </w:div>
        <w:div w:id="894043823">
          <w:marLeft w:val="480"/>
          <w:marRight w:val="0"/>
          <w:marTop w:val="0"/>
          <w:marBottom w:val="0"/>
          <w:divBdr>
            <w:top w:val="none" w:sz="0" w:space="0" w:color="auto"/>
            <w:left w:val="none" w:sz="0" w:space="0" w:color="auto"/>
            <w:bottom w:val="none" w:sz="0" w:space="0" w:color="auto"/>
            <w:right w:val="none" w:sz="0" w:space="0" w:color="auto"/>
          </w:divBdr>
        </w:div>
        <w:div w:id="963846206">
          <w:marLeft w:val="480"/>
          <w:marRight w:val="0"/>
          <w:marTop w:val="0"/>
          <w:marBottom w:val="0"/>
          <w:divBdr>
            <w:top w:val="none" w:sz="0" w:space="0" w:color="auto"/>
            <w:left w:val="none" w:sz="0" w:space="0" w:color="auto"/>
            <w:bottom w:val="none" w:sz="0" w:space="0" w:color="auto"/>
            <w:right w:val="none" w:sz="0" w:space="0" w:color="auto"/>
          </w:divBdr>
        </w:div>
        <w:div w:id="997809287">
          <w:marLeft w:val="480"/>
          <w:marRight w:val="0"/>
          <w:marTop w:val="0"/>
          <w:marBottom w:val="0"/>
          <w:divBdr>
            <w:top w:val="none" w:sz="0" w:space="0" w:color="auto"/>
            <w:left w:val="none" w:sz="0" w:space="0" w:color="auto"/>
            <w:bottom w:val="none" w:sz="0" w:space="0" w:color="auto"/>
            <w:right w:val="none" w:sz="0" w:space="0" w:color="auto"/>
          </w:divBdr>
        </w:div>
        <w:div w:id="1005861456">
          <w:marLeft w:val="480"/>
          <w:marRight w:val="0"/>
          <w:marTop w:val="0"/>
          <w:marBottom w:val="0"/>
          <w:divBdr>
            <w:top w:val="none" w:sz="0" w:space="0" w:color="auto"/>
            <w:left w:val="none" w:sz="0" w:space="0" w:color="auto"/>
            <w:bottom w:val="none" w:sz="0" w:space="0" w:color="auto"/>
            <w:right w:val="none" w:sz="0" w:space="0" w:color="auto"/>
          </w:divBdr>
        </w:div>
        <w:div w:id="1015304850">
          <w:marLeft w:val="480"/>
          <w:marRight w:val="0"/>
          <w:marTop w:val="0"/>
          <w:marBottom w:val="0"/>
          <w:divBdr>
            <w:top w:val="none" w:sz="0" w:space="0" w:color="auto"/>
            <w:left w:val="none" w:sz="0" w:space="0" w:color="auto"/>
            <w:bottom w:val="none" w:sz="0" w:space="0" w:color="auto"/>
            <w:right w:val="none" w:sz="0" w:space="0" w:color="auto"/>
          </w:divBdr>
        </w:div>
        <w:div w:id="1019427716">
          <w:marLeft w:val="480"/>
          <w:marRight w:val="0"/>
          <w:marTop w:val="0"/>
          <w:marBottom w:val="0"/>
          <w:divBdr>
            <w:top w:val="none" w:sz="0" w:space="0" w:color="auto"/>
            <w:left w:val="none" w:sz="0" w:space="0" w:color="auto"/>
            <w:bottom w:val="none" w:sz="0" w:space="0" w:color="auto"/>
            <w:right w:val="none" w:sz="0" w:space="0" w:color="auto"/>
          </w:divBdr>
        </w:div>
        <w:div w:id="1032799883">
          <w:marLeft w:val="480"/>
          <w:marRight w:val="0"/>
          <w:marTop w:val="0"/>
          <w:marBottom w:val="0"/>
          <w:divBdr>
            <w:top w:val="none" w:sz="0" w:space="0" w:color="auto"/>
            <w:left w:val="none" w:sz="0" w:space="0" w:color="auto"/>
            <w:bottom w:val="none" w:sz="0" w:space="0" w:color="auto"/>
            <w:right w:val="none" w:sz="0" w:space="0" w:color="auto"/>
          </w:divBdr>
        </w:div>
        <w:div w:id="1175538087">
          <w:marLeft w:val="480"/>
          <w:marRight w:val="0"/>
          <w:marTop w:val="0"/>
          <w:marBottom w:val="0"/>
          <w:divBdr>
            <w:top w:val="none" w:sz="0" w:space="0" w:color="auto"/>
            <w:left w:val="none" w:sz="0" w:space="0" w:color="auto"/>
            <w:bottom w:val="none" w:sz="0" w:space="0" w:color="auto"/>
            <w:right w:val="none" w:sz="0" w:space="0" w:color="auto"/>
          </w:divBdr>
        </w:div>
        <w:div w:id="1221361280">
          <w:marLeft w:val="480"/>
          <w:marRight w:val="0"/>
          <w:marTop w:val="0"/>
          <w:marBottom w:val="0"/>
          <w:divBdr>
            <w:top w:val="none" w:sz="0" w:space="0" w:color="auto"/>
            <w:left w:val="none" w:sz="0" w:space="0" w:color="auto"/>
            <w:bottom w:val="none" w:sz="0" w:space="0" w:color="auto"/>
            <w:right w:val="none" w:sz="0" w:space="0" w:color="auto"/>
          </w:divBdr>
        </w:div>
        <w:div w:id="1249996057">
          <w:marLeft w:val="480"/>
          <w:marRight w:val="0"/>
          <w:marTop w:val="0"/>
          <w:marBottom w:val="0"/>
          <w:divBdr>
            <w:top w:val="none" w:sz="0" w:space="0" w:color="auto"/>
            <w:left w:val="none" w:sz="0" w:space="0" w:color="auto"/>
            <w:bottom w:val="none" w:sz="0" w:space="0" w:color="auto"/>
            <w:right w:val="none" w:sz="0" w:space="0" w:color="auto"/>
          </w:divBdr>
        </w:div>
        <w:div w:id="1261523782">
          <w:marLeft w:val="480"/>
          <w:marRight w:val="0"/>
          <w:marTop w:val="0"/>
          <w:marBottom w:val="0"/>
          <w:divBdr>
            <w:top w:val="none" w:sz="0" w:space="0" w:color="auto"/>
            <w:left w:val="none" w:sz="0" w:space="0" w:color="auto"/>
            <w:bottom w:val="none" w:sz="0" w:space="0" w:color="auto"/>
            <w:right w:val="none" w:sz="0" w:space="0" w:color="auto"/>
          </w:divBdr>
        </w:div>
        <w:div w:id="1308437893">
          <w:marLeft w:val="480"/>
          <w:marRight w:val="0"/>
          <w:marTop w:val="0"/>
          <w:marBottom w:val="0"/>
          <w:divBdr>
            <w:top w:val="none" w:sz="0" w:space="0" w:color="auto"/>
            <w:left w:val="none" w:sz="0" w:space="0" w:color="auto"/>
            <w:bottom w:val="none" w:sz="0" w:space="0" w:color="auto"/>
            <w:right w:val="none" w:sz="0" w:space="0" w:color="auto"/>
          </w:divBdr>
        </w:div>
        <w:div w:id="1327976810">
          <w:marLeft w:val="480"/>
          <w:marRight w:val="0"/>
          <w:marTop w:val="0"/>
          <w:marBottom w:val="0"/>
          <w:divBdr>
            <w:top w:val="none" w:sz="0" w:space="0" w:color="auto"/>
            <w:left w:val="none" w:sz="0" w:space="0" w:color="auto"/>
            <w:bottom w:val="none" w:sz="0" w:space="0" w:color="auto"/>
            <w:right w:val="none" w:sz="0" w:space="0" w:color="auto"/>
          </w:divBdr>
        </w:div>
        <w:div w:id="1405908834">
          <w:marLeft w:val="480"/>
          <w:marRight w:val="0"/>
          <w:marTop w:val="0"/>
          <w:marBottom w:val="0"/>
          <w:divBdr>
            <w:top w:val="none" w:sz="0" w:space="0" w:color="auto"/>
            <w:left w:val="none" w:sz="0" w:space="0" w:color="auto"/>
            <w:bottom w:val="none" w:sz="0" w:space="0" w:color="auto"/>
            <w:right w:val="none" w:sz="0" w:space="0" w:color="auto"/>
          </w:divBdr>
        </w:div>
        <w:div w:id="1406756670">
          <w:marLeft w:val="480"/>
          <w:marRight w:val="0"/>
          <w:marTop w:val="0"/>
          <w:marBottom w:val="0"/>
          <w:divBdr>
            <w:top w:val="none" w:sz="0" w:space="0" w:color="auto"/>
            <w:left w:val="none" w:sz="0" w:space="0" w:color="auto"/>
            <w:bottom w:val="none" w:sz="0" w:space="0" w:color="auto"/>
            <w:right w:val="none" w:sz="0" w:space="0" w:color="auto"/>
          </w:divBdr>
        </w:div>
        <w:div w:id="1431198833">
          <w:marLeft w:val="480"/>
          <w:marRight w:val="0"/>
          <w:marTop w:val="0"/>
          <w:marBottom w:val="0"/>
          <w:divBdr>
            <w:top w:val="none" w:sz="0" w:space="0" w:color="auto"/>
            <w:left w:val="none" w:sz="0" w:space="0" w:color="auto"/>
            <w:bottom w:val="none" w:sz="0" w:space="0" w:color="auto"/>
            <w:right w:val="none" w:sz="0" w:space="0" w:color="auto"/>
          </w:divBdr>
        </w:div>
        <w:div w:id="1449660604">
          <w:marLeft w:val="480"/>
          <w:marRight w:val="0"/>
          <w:marTop w:val="0"/>
          <w:marBottom w:val="0"/>
          <w:divBdr>
            <w:top w:val="none" w:sz="0" w:space="0" w:color="auto"/>
            <w:left w:val="none" w:sz="0" w:space="0" w:color="auto"/>
            <w:bottom w:val="none" w:sz="0" w:space="0" w:color="auto"/>
            <w:right w:val="none" w:sz="0" w:space="0" w:color="auto"/>
          </w:divBdr>
        </w:div>
        <w:div w:id="1451438588">
          <w:marLeft w:val="480"/>
          <w:marRight w:val="0"/>
          <w:marTop w:val="0"/>
          <w:marBottom w:val="0"/>
          <w:divBdr>
            <w:top w:val="none" w:sz="0" w:space="0" w:color="auto"/>
            <w:left w:val="none" w:sz="0" w:space="0" w:color="auto"/>
            <w:bottom w:val="none" w:sz="0" w:space="0" w:color="auto"/>
            <w:right w:val="none" w:sz="0" w:space="0" w:color="auto"/>
          </w:divBdr>
        </w:div>
        <w:div w:id="1477650687">
          <w:marLeft w:val="480"/>
          <w:marRight w:val="0"/>
          <w:marTop w:val="0"/>
          <w:marBottom w:val="0"/>
          <w:divBdr>
            <w:top w:val="none" w:sz="0" w:space="0" w:color="auto"/>
            <w:left w:val="none" w:sz="0" w:space="0" w:color="auto"/>
            <w:bottom w:val="none" w:sz="0" w:space="0" w:color="auto"/>
            <w:right w:val="none" w:sz="0" w:space="0" w:color="auto"/>
          </w:divBdr>
        </w:div>
        <w:div w:id="1498613713">
          <w:marLeft w:val="480"/>
          <w:marRight w:val="0"/>
          <w:marTop w:val="0"/>
          <w:marBottom w:val="0"/>
          <w:divBdr>
            <w:top w:val="none" w:sz="0" w:space="0" w:color="auto"/>
            <w:left w:val="none" w:sz="0" w:space="0" w:color="auto"/>
            <w:bottom w:val="none" w:sz="0" w:space="0" w:color="auto"/>
            <w:right w:val="none" w:sz="0" w:space="0" w:color="auto"/>
          </w:divBdr>
        </w:div>
        <w:div w:id="1498885191">
          <w:marLeft w:val="480"/>
          <w:marRight w:val="0"/>
          <w:marTop w:val="0"/>
          <w:marBottom w:val="0"/>
          <w:divBdr>
            <w:top w:val="none" w:sz="0" w:space="0" w:color="auto"/>
            <w:left w:val="none" w:sz="0" w:space="0" w:color="auto"/>
            <w:bottom w:val="none" w:sz="0" w:space="0" w:color="auto"/>
            <w:right w:val="none" w:sz="0" w:space="0" w:color="auto"/>
          </w:divBdr>
        </w:div>
        <w:div w:id="1516068480">
          <w:marLeft w:val="480"/>
          <w:marRight w:val="0"/>
          <w:marTop w:val="0"/>
          <w:marBottom w:val="0"/>
          <w:divBdr>
            <w:top w:val="none" w:sz="0" w:space="0" w:color="auto"/>
            <w:left w:val="none" w:sz="0" w:space="0" w:color="auto"/>
            <w:bottom w:val="none" w:sz="0" w:space="0" w:color="auto"/>
            <w:right w:val="none" w:sz="0" w:space="0" w:color="auto"/>
          </w:divBdr>
        </w:div>
        <w:div w:id="1528913120">
          <w:marLeft w:val="480"/>
          <w:marRight w:val="0"/>
          <w:marTop w:val="0"/>
          <w:marBottom w:val="0"/>
          <w:divBdr>
            <w:top w:val="none" w:sz="0" w:space="0" w:color="auto"/>
            <w:left w:val="none" w:sz="0" w:space="0" w:color="auto"/>
            <w:bottom w:val="none" w:sz="0" w:space="0" w:color="auto"/>
            <w:right w:val="none" w:sz="0" w:space="0" w:color="auto"/>
          </w:divBdr>
        </w:div>
        <w:div w:id="1546409599">
          <w:marLeft w:val="480"/>
          <w:marRight w:val="0"/>
          <w:marTop w:val="0"/>
          <w:marBottom w:val="0"/>
          <w:divBdr>
            <w:top w:val="none" w:sz="0" w:space="0" w:color="auto"/>
            <w:left w:val="none" w:sz="0" w:space="0" w:color="auto"/>
            <w:bottom w:val="none" w:sz="0" w:space="0" w:color="auto"/>
            <w:right w:val="none" w:sz="0" w:space="0" w:color="auto"/>
          </w:divBdr>
        </w:div>
        <w:div w:id="1599214616">
          <w:marLeft w:val="480"/>
          <w:marRight w:val="0"/>
          <w:marTop w:val="0"/>
          <w:marBottom w:val="0"/>
          <w:divBdr>
            <w:top w:val="none" w:sz="0" w:space="0" w:color="auto"/>
            <w:left w:val="none" w:sz="0" w:space="0" w:color="auto"/>
            <w:bottom w:val="none" w:sz="0" w:space="0" w:color="auto"/>
            <w:right w:val="none" w:sz="0" w:space="0" w:color="auto"/>
          </w:divBdr>
        </w:div>
        <w:div w:id="1609846368">
          <w:marLeft w:val="480"/>
          <w:marRight w:val="0"/>
          <w:marTop w:val="0"/>
          <w:marBottom w:val="0"/>
          <w:divBdr>
            <w:top w:val="none" w:sz="0" w:space="0" w:color="auto"/>
            <w:left w:val="none" w:sz="0" w:space="0" w:color="auto"/>
            <w:bottom w:val="none" w:sz="0" w:space="0" w:color="auto"/>
            <w:right w:val="none" w:sz="0" w:space="0" w:color="auto"/>
          </w:divBdr>
        </w:div>
        <w:div w:id="1674259517">
          <w:marLeft w:val="480"/>
          <w:marRight w:val="0"/>
          <w:marTop w:val="0"/>
          <w:marBottom w:val="0"/>
          <w:divBdr>
            <w:top w:val="none" w:sz="0" w:space="0" w:color="auto"/>
            <w:left w:val="none" w:sz="0" w:space="0" w:color="auto"/>
            <w:bottom w:val="none" w:sz="0" w:space="0" w:color="auto"/>
            <w:right w:val="none" w:sz="0" w:space="0" w:color="auto"/>
          </w:divBdr>
        </w:div>
        <w:div w:id="1734039589">
          <w:marLeft w:val="480"/>
          <w:marRight w:val="0"/>
          <w:marTop w:val="0"/>
          <w:marBottom w:val="0"/>
          <w:divBdr>
            <w:top w:val="none" w:sz="0" w:space="0" w:color="auto"/>
            <w:left w:val="none" w:sz="0" w:space="0" w:color="auto"/>
            <w:bottom w:val="none" w:sz="0" w:space="0" w:color="auto"/>
            <w:right w:val="none" w:sz="0" w:space="0" w:color="auto"/>
          </w:divBdr>
        </w:div>
        <w:div w:id="1753695850">
          <w:marLeft w:val="480"/>
          <w:marRight w:val="0"/>
          <w:marTop w:val="0"/>
          <w:marBottom w:val="0"/>
          <w:divBdr>
            <w:top w:val="none" w:sz="0" w:space="0" w:color="auto"/>
            <w:left w:val="none" w:sz="0" w:space="0" w:color="auto"/>
            <w:bottom w:val="none" w:sz="0" w:space="0" w:color="auto"/>
            <w:right w:val="none" w:sz="0" w:space="0" w:color="auto"/>
          </w:divBdr>
        </w:div>
        <w:div w:id="1763408817">
          <w:marLeft w:val="480"/>
          <w:marRight w:val="0"/>
          <w:marTop w:val="0"/>
          <w:marBottom w:val="0"/>
          <w:divBdr>
            <w:top w:val="none" w:sz="0" w:space="0" w:color="auto"/>
            <w:left w:val="none" w:sz="0" w:space="0" w:color="auto"/>
            <w:bottom w:val="none" w:sz="0" w:space="0" w:color="auto"/>
            <w:right w:val="none" w:sz="0" w:space="0" w:color="auto"/>
          </w:divBdr>
        </w:div>
        <w:div w:id="1774091688">
          <w:marLeft w:val="480"/>
          <w:marRight w:val="0"/>
          <w:marTop w:val="0"/>
          <w:marBottom w:val="0"/>
          <w:divBdr>
            <w:top w:val="none" w:sz="0" w:space="0" w:color="auto"/>
            <w:left w:val="none" w:sz="0" w:space="0" w:color="auto"/>
            <w:bottom w:val="none" w:sz="0" w:space="0" w:color="auto"/>
            <w:right w:val="none" w:sz="0" w:space="0" w:color="auto"/>
          </w:divBdr>
        </w:div>
        <w:div w:id="1819305373">
          <w:marLeft w:val="480"/>
          <w:marRight w:val="0"/>
          <w:marTop w:val="0"/>
          <w:marBottom w:val="0"/>
          <w:divBdr>
            <w:top w:val="none" w:sz="0" w:space="0" w:color="auto"/>
            <w:left w:val="none" w:sz="0" w:space="0" w:color="auto"/>
            <w:bottom w:val="none" w:sz="0" w:space="0" w:color="auto"/>
            <w:right w:val="none" w:sz="0" w:space="0" w:color="auto"/>
          </w:divBdr>
        </w:div>
        <w:div w:id="1829981738">
          <w:marLeft w:val="480"/>
          <w:marRight w:val="0"/>
          <w:marTop w:val="0"/>
          <w:marBottom w:val="0"/>
          <w:divBdr>
            <w:top w:val="none" w:sz="0" w:space="0" w:color="auto"/>
            <w:left w:val="none" w:sz="0" w:space="0" w:color="auto"/>
            <w:bottom w:val="none" w:sz="0" w:space="0" w:color="auto"/>
            <w:right w:val="none" w:sz="0" w:space="0" w:color="auto"/>
          </w:divBdr>
        </w:div>
        <w:div w:id="1840001424">
          <w:marLeft w:val="480"/>
          <w:marRight w:val="0"/>
          <w:marTop w:val="0"/>
          <w:marBottom w:val="0"/>
          <w:divBdr>
            <w:top w:val="none" w:sz="0" w:space="0" w:color="auto"/>
            <w:left w:val="none" w:sz="0" w:space="0" w:color="auto"/>
            <w:bottom w:val="none" w:sz="0" w:space="0" w:color="auto"/>
            <w:right w:val="none" w:sz="0" w:space="0" w:color="auto"/>
          </w:divBdr>
        </w:div>
        <w:div w:id="1871213828">
          <w:marLeft w:val="480"/>
          <w:marRight w:val="0"/>
          <w:marTop w:val="0"/>
          <w:marBottom w:val="0"/>
          <w:divBdr>
            <w:top w:val="none" w:sz="0" w:space="0" w:color="auto"/>
            <w:left w:val="none" w:sz="0" w:space="0" w:color="auto"/>
            <w:bottom w:val="none" w:sz="0" w:space="0" w:color="auto"/>
            <w:right w:val="none" w:sz="0" w:space="0" w:color="auto"/>
          </w:divBdr>
        </w:div>
        <w:div w:id="1927566342">
          <w:marLeft w:val="480"/>
          <w:marRight w:val="0"/>
          <w:marTop w:val="0"/>
          <w:marBottom w:val="0"/>
          <w:divBdr>
            <w:top w:val="none" w:sz="0" w:space="0" w:color="auto"/>
            <w:left w:val="none" w:sz="0" w:space="0" w:color="auto"/>
            <w:bottom w:val="none" w:sz="0" w:space="0" w:color="auto"/>
            <w:right w:val="none" w:sz="0" w:space="0" w:color="auto"/>
          </w:divBdr>
        </w:div>
        <w:div w:id="1933783794">
          <w:marLeft w:val="480"/>
          <w:marRight w:val="0"/>
          <w:marTop w:val="0"/>
          <w:marBottom w:val="0"/>
          <w:divBdr>
            <w:top w:val="none" w:sz="0" w:space="0" w:color="auto"/>
            <w:left w:val="none" w:sz="0" w:space="0" w:color="auto"/>
            <w:bottom w:val="none" w:sz="0" w:space="0" w:color="auto"/>
            <w:right w:val="none" w:sz="0" w:space="0" w:color="auto"/>
          </w:divBdr>
        </w:div>
        <w:div w:id="1988899266">
          <w:marLeft w:val="480"/>
          <w:marRight w:val="0"/>
          <w:marTop w:val="0"/>
          <w:marBottom w:val="0"/>
          <w:divBdr>
            <w:top w:val="none" w:sz="0" w:space="0" w:color="auto"/>
            <w:left w:val="none" w:sz="0" w:space="0" w:color="auto"/>
            <w:bottom w:val="none" w:sz="0" w:space="0" w:color="auto"/>
            <w:right w:val="none" w:sz="0" w:space="0" w:color="auto"/>
          </w:divBdr>
        </w:div>
        <w:div w:id="1992174887">
          <w:marLeft w:val="480"/>
          <w:marRight w:val="0"/>
          <w:marTop w:val="0"/>
          <w:marBottom w:val="0"/>
          <w:divBdr>
            <w:top w:val="none" w:sz="0" w:space="0" w:color="auto"/>
            <w:left w:val="none" w:sz="0" w:space="0" w:color="auto"/>
            <w:bottom w:val="none" w:sz="0" w:space="0" w:color="auto"/>
            <w:right w:val="none" w:sz="0" w:space="0" w:color="auto"/>
          </w:divBdr>
        </w:div>
        <w:div w:id="2010600485">
          <w:marLeft w:val="480"/>
          <w:marRight w:val="0"/>
          <w:marTop w:val="0"/>
          <w:marBottom w:val="0"/>
          <w:divBdr>
            <w:top w:val="none" w:sz="0" w:space="0" w:color="auto"/>
            <w:left w:val="none" w:sz="0" w:space="0" w:color="auto"/>
            <w:bottom w:val="none" w:sz="0" w:space="0" w:color="auto"/>
            <w:right w:val="none" w:sz="0" w:space="0" w:color="auto"/>
          </w:divBdr>
        </w:div>
        <w:div w:id="2013216724">
          <w:marLeft w:val="480"/>
          <w:marRight w:val="0"/>
          <w:marTop w:val="0"/>
          <w:marBottom w:val="0"/>
          <w:divBdr>
            <w:top w:val="none" w:sz="0" w:space="0" w:color="auto"/>
            <w:left w:val="none" w:sz="0" w:space="0" w:color="auto"/>
            <w:bottom w:val="none" w:sz="0" w:space="0" w:color="auto"/>
            <w:right w:val="none" w:sz="0" w:space="0" w:color="auto"/>
          </w:divBdr>
        </w:div>
        <w:div w:id="2057655905">
          <w:marLeft w:val="480"/>
          <w:marRight w:val="0"/>
          <w:marTop w:val="0"/>
          <w:marBottom w:val="0"/>
          <w:divBdr>
            <w:top w:val="none" w:sz="0" w:space="0" w:color="auto"/>
            <w:left w:val="none" w:sz="0" w:space="0" w:color="auto"/>
            <w:bottom w:val="none" w:sz="0" w:space="0" w:color="auto"/>
            <w:right w:val="none" w:sz="0" w:space="0" w:color="auto"/>
          </w:divBdr>
        </w:div>
        <w:div w:id="2134861979">
          <w:marLeft w:val="480"/>
          <w:marRight w:val="0"/>
          <w:marTop w:val="0"/>
          <w:marBottom w:val="0"/>
          <w:divBdr>
            <w:top w:val="none" w:sz="0" w:space="0" w:color="auto"/>
            <w:left w:val="none" w:sz="0" w:space="0" w:color="auto"/>
            <w:bottom w:val="none" w:sz="0" w:space="0" w:color="auto"/>
            <w:right w:val="none" w:sz="0" w:space="0" w:color="auto"/>
          </w:divBdr>
        </w:div>
      </w:divsChild>
    </w:div>
    <w:div w:id="236089616">
      <w:bodyDiv w:val="1"/>
      <w:marLeft w:val="0"/>
      <w:marRight w:val="0"/>
      <w:marTop w:val="0"/>
      <w:marBottom w:val="0"/>
      <w:divBdr>
        <w:top w:val="none" w:sz="0" w:space="0" w:color="auto"/>
        <w:left w:val="none" w:sz="0" w:space="0" w:color="auto"/>
        <w:bottom w:val="none" w:sz="0" w:space="0" w:color="auto"/>
        <w:right w:val="none" w:sz="0" w:space="0" w:color="auto"/>
      </w:divBdr>
      <w:divsChild>
        <w:div w:id="23680429">
          <w:marLeft w:val="480"/>
          <w:marRight w:val="0"/>
          <w:marTop w:val="0"/>
          <w:marBottom w:val="0"/>
          <w:divBdr>
            <w:top w:val="none" w:sz="0" w:space="0" w:color="auto"/>
            <w:left w:val="none" w:sz="0" w:space="0" w:color="auto"/>
            <w:bottom w:val="none" w:sz="0" w:space="0" w:color="auto"/>
            <w:right w:val="none" w:sz="0" w:space="0" w:color="auto"/>
          </w:divBdr>
        </w:div>
        <w:div w:id="36662122">
          <w:marLeft w:val="480"/>
          <w:marRight w:val="0"/>
          <w:marTop w:val="0"/>
          <w:marBottom w:val="0"/>
          <w:divBdr>
            <w:top w:val="none" w:sz="0" w:space="0" w:color="auto"/>
            <w:left w:val="none" w:sz="0" w:space="0" w:color="auto"/>
            <w:bottom w:val="none" w:sz="0" w:space="0" w:color="auto"/>
            <w:right w:val="none" w:sz="0" w:space="0" w:color="auto"/>
          </w:divBdr>
        </w:div>
        <w:div w:id="37365398">
          <w:marLeft w:val="480"/>
          <w:marRight w:val="0"/>
          <w:marTop w:val="0"/>
          <w:marBottom w:val="0"/>
          <w:divBdr>
            <w:top w:val="none" w:sz="0" w:space="0" w:color="auto"/>
            <w:left w:val="none" w:sz="0" w:space="0" w:color="auto"/>
            <w:bottom w:val="none" w:sz="0" w:space="0" w:color="auto"/>
            <w:right w:val="none" w:sz="0" w:space="0" w:color="auto"/>
          </w:divBdr>
        </w:div>
        <w:div w:id="66927478">
          <w:marLeft w:val="480"/>
          <w:marRight w:val="0"/>
          <w:marTop w:val="0"/>
          <w:marBottom w:val="0"/>
          <w:divBdr>
            <w:top w:val="none" w:sz="0" w:space="0" w:color="auto"/>
            <w:left w:val="none" w:sz="0" w:space="0" w:color="auto"/>
            <w:bottom w:val="none" w:sz="0" w:space="0" w:color="auto"/>
            <w:right w:val="none" w:sz="0" w:space="0" w:color="auto"/>
          </w:divBdr>
        </w:div>
        <w:div w:id="99839287">
          <w:marLeft w:val="480"/>
          <w:marRight w:val="0"/>
          <w:marTop w:val="0"/>
          <w:marBottom w:val="0"/>
          <w:divBdr>
            <w:top w:val="none" w:sz="0" w:space="0" w:color="auto"/>
            <w:left w:val="none" w:sz="0" w:space="0" w:color="auto"/>
            <w:bottom w:val="none" w:sz="0" w:space="0" w:color="auto"/>
            <w:right w:val="none" w:sz="0" w:space="0" w:color="auto"/>
          </w:divBdr>
        </w:div>
        <w:div w:id="136385106">
          <w:marLeft w:val="480"/>
          <w:marRight w:val="0"/>
          <w:marTop w:val="0"/>
          <w:marBottom w:val="0"/>
          <w:divBdr>
            <w:top w:val="none" w:sz="0" w:space="0" w:color="auto"/>
            <w:left w:val="none" w:sz="0" w:space="0" w:color="auto"/>
            <w:bottom w:val="none" w:sz="0" w:space="0" w:color="auto"/>
            <w:right w:val="none" w:sz="0" w:space="0" w:color="auto"/>
          </w:divBdr>
        </w:div>
        <w:div w:id="194394745">
          <w:marLeft w:val="480"/>
          <w:marRight w:val="0"/>
          <w:marTop w:val="0"/>
          <w:marBottom w:val="0"/>
          <w:divBdr>
            <w:top w:val="none" w:sz="0" w:space="0" w:color="auto"/>
            <w:left w:val="none" w:sz="0" w:space="0" w:color="auto"/>
            <w:bottom w:val="none" w:sz="0" w:space="0" w:color="auto"/>
            <w:right w:val="none" w:sz="0" w:space="0" w:color="auto"/>
          </w:divBdr>
        </w:div>
        <w:div w:id="208104401">
          <w:marLeft w:val="480"/>
          <w:marRight w:val="0"/>
          <w:marTop w:val="0"/>
          <w:marBottom w:val="0"/>
          <w:divBdr>
            <w:top w:val="none" w:sz="0" w:space="0" w:color="auto"/>
            <w:left w:val="none" w:sz="0" w:space="0" w:color="auto"/>
            <w:bottom w:val="none" w:sz="0" w:space="0" w:color="auto"/>
            <w:right w:val="none" w:sz="0" w:space="0" w:color="auto"/>
          </w:divBdr>
        </w:div>
        <w:div w:id="278296392">
          <w:marLeft w:val="480"/>
          <w:marRight w:val="0"/>
          <w:marTop w:val="0"/>
          <w:marBottom w:val="0"/>
          <w:divBdr>
            <w:top w:val="none" w:sz="0" w:space="0" w:color="auto"/>
            <w:left w:val="none" w:sz="0" w:space="0" w:color="auto"/>
            <w:bottom w:val="none" w:sz="0" w:space="0" w:color="auto"/>
            <w:right w:val="none" w:sz="0" w:space="0" w:color="auto"/>
          </w:divBdr>
        </w:div>
        <w:div w:id="292489186">
          <w:marLeft w:val="480"/>
          <w:marRight w:val="0"/>
          <w:marTop w:val="0"/>
          <w:marBottom w:val="0"/>
          <w:divBdr>
            <w:top w:val="none" w:sz="0" w:space="0" w:color="auto"/>
            <w:left w:val="none" w:sz="0" w:space="0" w:color="auto"/>
            <w:bottom w:val="none" w:sz="0" w:space="0" w:color="auto"/>
            <w:right w:val="none" w:sz="0" w:space="0" w:color="auto"/>
          </w:divBdr>
        </w:div>
        <w:div w:id="310525953">
          <w:marLeft w:val="480"/>
          <w:marRight w:val="0"/>
          <w:marTop w:val="0"/>
          <w:marBottom w:val="0"/>
          <w:divBdr>
            <w:top w:val="none" w:sz="0" w:space="0" w:color="auto"/>
            <w:left w:val="none" w:sz="0" w:space="0" w:color="auto"/>
            <w:bottom w:val="none" w:sz="0" w:space="0" w:color="auto"/>
            <w:right w:val="none" w:sz="0" w:space="0" w:color="auto"/>
          </w:divBdr>
        </w:div>
        <w:div w:id="316111317">
          <w:marLeft w:val="480"/>
          <w:marRight w:val="0"/>
          <w:marTop w:val="0"/>
          <w:marBottom w:val="0"/>
          <w:divBdr>
            <w:top w:val="none" w:sz="0" w:space="0" w:color="auto"/>
            <w:left w:val="none" w:sz="0" w:space="0" w:color="auto"/>
            <w:bottom w:val="none" w:sz="0" w:space="0" w:color="auto"/>
            <w:right w:val="none" w:sz="0" w:space="0" w:color="auto"/>
          </w:divBdr>
        </w:div>
        <w:div w:id="324817720">
          <w:marLeft w:val="480"/>
          <w:marRight w:val="0"/>
          <w:marTop w:val="0"/>
          <w:marBottom w:val="0"/>
          <w:divBdr>
            <w:top w:val="none" w:sz="0" w:space="0" w:color="auto"/>
            <w:left w:val="none" w:sz="0" w:space="0" w:color="auto"/>
            <w:bottom w:val="none" w:sz="0" w:space="0" w:color="auto"/>
            <w:right w:val="none" w:sz="0" w:space="0" w:color="auto"/>
          </w:divBdr>
        </w:div>
        <w:div w:id="328289209">
          <w:marLeft w:val="480"/>
          <w:marRight w:val="0"/>
          <w:marTop w:val="0"/>
          <w:marBottom w:val="0"/>
          <w:divBdr>
            <w:top w:val="none" w:sz="0" w:space="0" w:color="auto"/>
            <w:left w:val="none" w:sz="0" w:space="0" w:color="auto"/>
            <w:bottom w:val="none" w:sz="0" w:space="0" w:color="auto"/>
            <w:right w:val="none" w:sz="0" w:space="0" w:color="auto"/>
          </w:divBdr>
        </w:div>
        <w:div w:id="338391624">
          <w:marLeft w:val="480"/>
          <w:marRight w:val="0"/>
          <w:marTop w:val="0"/>
          <w:marBottom w:val="0"/>
          <w:divBdr>
            <w:top w:val="none" w:sz="0" w:space="0" w:color="auto"/>
            <w:left w:val="none" w:sz="0" w:space="0" w:color="auto"/>
            <w:bottom w:val="none" w:sz="0" w:space="0" w:color="auto"/>
            <w:right w:val="none" w:sz="0" w:space="0" w:color="auto"/>
          </w:divBdr>
        </w:div>
        <w:div w:id="445777387">
          <w:marLeft w:val="480"/>
          <w:marRight w:val="0"/>
          <w:marTop w:val="0"/>
          <w:marBottom w:val="0"/>
          <w:divBdr>
            <w:top w:val="none" w:sz="0" w:space="0" w:color="auto"/>
            <w:left w:val="none" w:sz="0" w:space="0" w:color="auto"/>
            <w:bottom w:val="none" w:sz="0" w:space="0" w:color="auto"/>
            <w:right w:val="none" w:sz="0" w:space="0" w:color="auto"/>
          </w:divBdr>
        </w:div>
        <w:div w:id="461310714">
          <w:marLeft w:val="480"/>
          <w:marRight w:val="0"/>
          <w:marTop w:val="0"/>
          <w:marBottom w:val="0"/>
          <w:divBdr>
            <w:top w:val="none" w:sz="0" w:space="0" w:color="auto"/>
            <w:left w:val="none" w:sz="0" w:space="0" w:color="auto"/>
            <w:bottom w:val="none" w:sz="0" w:space="0" w:color="auto"/>
            <w:right w:val="none" w:sz="0" w:space="0" w:color="auto"/>
          </w:divBdr>
        </w:div>
        <w:div w:id="486046810">
          <w:marLeft w:val="480"/>
          <w:marRight w:val="0"/>
          <w:marTop w:val="0"/>
          <w:marBottom w:val="0"/>
          <w:divBdr>
            <w:top w:val="none" w:sz="0" w:space="0" w:color="auto"/>
            <w:left w:val="none" w:sz="0" w:space="0" w:color="auto"/>
            <w:bottom w:val="none" w:sz="0" w:space="0" w:color="auto"/>
            <w:right w:val="none" w:sz="0" w:space="0" w:color="auto"/>
          </w:divBdr>
        </w:div>
        <w:div w:id="499777557">
          <w:marLeft w:val="480"/>
          <w:marRight w:val="0"/>
          <w:marTop w:val="0"/>
          <w:marBottom w:val="0"/>
          <w:divBdr>
            <w:top w:val="none" w:sz="0" w:space="0" w:color="auto"/>
            <w:left w:val="none" w:sz="0" w:space="0" w:color="auto"/>
            <w:bottom w:val="none" w:sz="0" w:space="0" w:color="auto"/>
            <w:right w:val="none" w:sz="0" w:space="0" w:color="auto"/>
          </w:divBdr>
        </w:div>
        <w:div w:id="547493751">
          <w:marLeft w:val="480"/>
          <w:marRight w:val="0"/>
          <w:marTop w:val="0"/>
          <w:marBottom w:val="0"/>
          <w:divBdr>
            <w:top w:val="none" w:sz="0" w:space="0" w:color="auto"/>
            <w:left w:val="none" w:sz="0" w:space="0" w:color="auto"/>
            <w:bottom w:val="none" w:sz="0" w:space="0" w:color="auto"/>
            <w:right w:val="none" w:sz="0" w:space="0" w:color="auto"/>
          </w:divBdr>
        </w:div>
        <w:div w:id="574558365">
          <w:marLeft w:val="480"/>
          <w:marRight w:val="0"/>
          <w:marTop w:val="0"/>
          <w:marBottom w:val="0"/>
          <w:divBdr>
            <w:top w:val="none" w:sz="0" w:space="0" w:color="auto"/>
            <w:left w:val="none" w:sz="0" w:space="0" w:color="auto"/>
            <w:bottom w:val="none" w:sz="0" w:space="0" w:color="auto"/>
            <w:right w:val="none" w:sz="0" w:space="0" w:color="auto"/>
          </w:divBdr>
        </w:div>
        <w:div w:id="795804777">
          <w:marLeft w:val="480"/>
          <w:marRight w:val="0"/>
          <w:marTop w:val="0"/>
          <w:marBottom w:val="0"/>
          <w:divBdr>
            <w:top w:val="none" w:sz="0" w:space="0" w:color="auto"/>
            <w:left w:val="none" w:sz="0" w:space="0" w:color="auto"/>
            <w:bottom w:val="none" w:sz="0" w:space="0" w:color="auto"/>
            <w:right w:val="none" w:sz="0" w:space="0" w:color="auto"/>
          </w:divBdr>
        </w:div>
        <w:div w:id="819855750">
          <w:marLeft w:val="480"/>
          <w:marRight w:val="0"/>
          <w:marTop w:val="0"/>
          <w:marBottom w:val="0"/>
          <w:divBdr>
            <w:top w:val="none" w:sz="0" w:space="0" w:color="auto"/>
            <w:left w:val="none" w:sz="0" w:space="0" w:color="auto"/>
            <w:bottom w:val="none" w:sz="0" w:space="0" w:color="auto"/>
            <w:right w:val="none" w:sz="0" w:space="0" w:color="auto"/>
          </w:divBdr>
        </w:div>
        <w:div w:id="826635298">
          <w:marLeft w:val="480"/>
          <w:marRight w:val="0"/>
          <w:marTop w:val="0"/>
          <w:marBottom w:val="0"/>
          <w:divBdr>
            <w:top w:val="none" w:sz="0" w:space="0" w:color="auto"/>
            <w:left w:val="none" w:sz="0" w:space="0" w:color="auto"/>
            <w:bottom w:val="none" w:sz="0" w:space="0" w:color="auto"/>
            <w:right w:val="none" w:sz="0" w:space="0" w:color="auto"/>
          </w:divBdr>
        </w:div>
        <w:div w:id="884146396">
          <w:marLeft w:val="480"/>
          <w:marRight w:val="0"/>
          <w:marTop w:val="0"/>
          <w:marBottom w:val="0"/>
          <w:divBdr>
            <w:top w:val="none" w:sz="0" w:space="0" w:color="auto"/>
            <w:left w:val="none" w:sz="0" w:space="0" w:color="auto"/>
            <w:bottom w:val="none" w:sz="0" w:space="0" w:color="auto"/>
            <w:right w:val="none" w:sz="0" w:space="0" w:color="auto"/>
          </w:divBdr>
        </w:div>
        <w:div w:id="939486716">
          <w:marLeft w:val="480"/>
          <w:marRight w:val="0"/>
          <w:marTop w:val="0"/>
          <w:marBottom w:val="0"/>
          <w:divBdr>
            <w:top w:val="none" w:sz="0" w:space="0" w:color="auto"/>
            <w:left w:val="none" w:sz="0" w:space="0" w:color="auto"/>
            <w:bottom w:val="none" w:sz="0" w:space="0" w:color="auto"/>
            <w:right w:val="none" w:sz="0" w:space="0" w:color="auto"/>
          </w:divBdr>
        </w:div>
        <w:div w:id="948314370">
          <w:marLeft w:val="480"/>
          <w:marRight w:val="0"/>
          <w:marTop w:val="0"/>
          <w:marBottom w:val="0"/>
          <w:divBdr>
            <w:top w:val="none" w:sz="0" w:space="0" w:color="auto"/>
            <w:left w:val="none" w:sz="0" w:space="0" w:color="auto"/>
            <w:bottom w:val="none" w:sz="0" w:space="0" w:color="auto"/>
            <w:right w:val="none" w:sz="0" w:space="0" w:color="auto"/>
          </w:divBdr>
        </w:div>
        <w:div w:id="956058158">
          <w:marLeft w:val="480"/>
          <w:marRight w:val="0"/>
          <w:marTop w:val="0"/>
          <w:marBottom w:val="0"/>
          <w:divBdr>
            <w:top w:val="none" w:sz="0" w:space="0" w:color="auto"/>
            <w:left w:val="none" w:sz="0" w:space="0" w:color="auto"/>
            <w:bottom w:val="none" w:sz="0" w:space="0" w:color="auto"/>
            <w:right w:val="none" w:sz="0" w:space="0" w:color="auto"/>
          </w:divBdr>
        </w:div>
        <w:div w:id="980619636">
          <w:marLeft w:val="480"/>
          <w:marRight w:val="0"/>
          <w:marTop w:val="0"/>
          <w:marBottom w:val="0"/>
          <w:divBdr>
            <w:top w:val="none" w:sz="0" w:space="0" w:color="auto"/>
            <w:left w:val="none" w:sz="0" w:space="0" w:color="auto"/>
            <w:bottom w:val="none" w:sz="0" w:space="0" w:color="auto"/>
            <w:right w:val="none" w:sz="0" w:space="0" w:color="auto"/>
          </w:divBdr>
        </w:div>
        <w:div w:id="1008554570">
          <w:marLeft w:val="480"/>
          <w:marRight w:val="0"/>
          <w:marTop w:val="0"/>
          <w:marBottom w:val="0"/>
          <w:divBdr>
            <w:top w:val="none" w:sz="0" w:space="0" w:color="auto"/>
            <w:left w:val="none" w:sz="0" w:space="0" w:color="auto"/>
            <w:bottom w:val="none" w:sz="0" w:space="0" w:color="auto"/>
            <w:right w:val="none" w:sz="0" w:space="0" w:color="auto"/>
          </w:divBdr>
        </w:div>
        <w:div w:id="1032072678">
          <w:marLeft w:val="480"/>
          <w:marRight w:val="0"/>
          <w:marTop w:val="0"/>
          <w:marBottom w:val="0"/>
          <w:divBdr>
            <w:top w:val="none" w:sz="0" w:space="0" w:color="auto"/>
            <w:left w:val="none" w:sz="0" w:space="0" w:color="auto"/>
            <w:bottom w:val="none" w:sz="0" w:space="0" w:color="auto"/>
            <w:right w:val="none" w:sz="0" w:space="0" w:color="auto"/>
          </w:divBdr>
        </w:div>
        <w:div w:id="1043989989">
          <w:marLeft w:val="480"/>
          <w:marRight w:val="0"/>
          <w:marTop w:val="0"/>
          <w:marBottom w:val="0"/>
          <w:divBdr>
            <w:top w:val="none" w:sz="0" w:space="0" w:color="auto"/>
            <w:left w:val="none" w:sz="0" w:space="0" w:color="auto"/>
            <w:bottom w:val="none" w:sz="0" w:space="0" w:color="auto"/>
            <w:right w:val="none" w:sz="0" w:space="0" w:color="auto"/>
          </w:divBdr>
        </w:div>
        <w:div w:id="1143156361">
          <w:marLeft w:val="480"/>
          <w:marRight w:val="0"/>
          <w:marTop w:val="0"/>
          <w:marBottom w:val="0"/>
          <w:divBdr>
            <w:top w:val="none" w:sz="0" w:space="0" w:color="auto"/>
            <w:left w:val="none" w:sz="0" w:space="0" w:color="auto"/>
            <w:bottom w:val="none" w:sz="0" w:space="0" w:color="auto"/>
            <w:right w:val="none" w:sz="0" w:space="0" w:color="auto"/>
          </w:divBdr>
        </w:div>
        <w:div w:id="1179271366">
          <w:marLeft w:val="480"/>
          <w:marRight w:val="0"/>
          <w:marTop w:val="0"/>
          <w:marBottom w:val="0"/>
          <w:divBdr>
            <w:top w:val="none" w:sz="0" w:space="0" w:color="auto"/>
            <w:left w:val="none" w:sz="0" w:space="0" w:color="auto"/>
            <w:bottom w:val="none" w:sz="0" w:space="0" w:color="auto"/>
            <w:right w:val="none" w:sz="0" w:space="0" w:color="auto"/>
          </w:divBdr>
        </w:div>
        <w:div w:id="1201438259">
          <w:marLeft w:val="480"/>
          <w:marRight w:val="0"/>
          <w:marTop w:val="0"/>
          <w:marBottom w:val="0"/>
          <w:divBdr>
            <w:top w:val="none" w:sz="0" w:space="0" w:color="auto"/>
            <w:left w:val="none" w:sz="0" w:space="0" w:color="auto"/>
            <w:bottom w:val="none" w:sz="0" w:space="0" w:color="auto"/>
            <w:right w:val="none" w:sz="0" w:space="0" w:color="auto"/>
          </w:divBdr>
        </w:div>
        <w:div w:id="1214079647">
          <w:marLeft w:val="480"/>
          <w:marRight w:val="0"/>
          <w:marTop w:val="0"/>
          <w:marBottom w:val="0"/>
          <w:divBdr>
            <w:top w:val="none" w:sz="0" w:space="0" w:color="auto"/>
            <w:left w:val="none" w:sz="0" w:space="0" w:color="auto"/>
            <w:bottom w:val="none" w:sz="0" w:space="0" w:color="auto"/>
            <w:right w:val="none" w:sz="0" w:space="0" w:color="auto"/>
          </w:divBdr>
        </w:div>
        <w:div w:id="1235242712">
          <w:marLeft w:val="480"/>
          <w:marRight w:val="0"/>
          <w:marTop w:val="0"/>
          <w:marBottom w:val="0"/>
          <w:divBdr>
            <w:top w:val="none" w:sz="0" w:space="0" w:color="auto"/>
            <w:left w:val="none" w:sz="0" w:space="0" w:color="auto"/>
            <w:bottom w:val="none" w:sz="0" w:space="0" w:color="auto"/>
            <w:right w:val="none" w:sz="0" w:space="0" w:color="auto"/>
          </w:divBdr>
        </w:div>
        <w:div w:id="1280333912">
          <w:marLeft w:val="480"/>
          <w:marRight w:val="0"/>
          <w:marTop w:val="0"/>
          <w:marBottom w:val="0"/>
          <w:divBdr>
            <w:top w:val="none" w:sz="0" w:space="0" w:color="auto"/>
            <w:left w:val="none" w:sz="0" w:space="0" w:color="auto"/>
            <w:bottom w:val="none" w:sz="0" w:space="0" w:color="auto"/>
            <w:right w:val="none" w:sz="0" w:space="0" w:color="auto"/>
          </w:divBdr>
        </w:div>
        <w:div w:id="1291743048">
          <w:marLeft w:val="480"/>
          <w:marRight w:val="0"/>
          <w:marTop w:val="0"/>
          <w:marBottom w:val="0"/>
          <w:divBdr>
            <w:top w:val="none" w:sz="0" w:space="0" w:color="auto"/>
            <w:left w:val="none" w:sz="0" w:space="0" w:color="auto"/>
            <w:bottom w:val="none" w:sz="0" w:space="0" w:color="auto"/>
            <w:right w:val="none" w:sz="0" w:space="0" w:color="auto"/>
          </w:divBdr>
        </w:div>
        <w:div w:id="1355886537">
          <w:marLeft w:val="480"/>
          <w:marRight w:val="0"/>
          <w:marTop w:val="0"/>
          <w:marBottom w:val="0"/>
          <w:divBdr>
            <w:top w:val="none" w:sz="0" w:space="0" w:color="auto"/>
            <w:left w:val="none" w:sz="0" w:space="0" w:color="auto"/>
            <w:bottom w:val="none" w:sz="0" w:space="0" w:color="auto"/>
            <w:right w:val="none" w:sz="0" w:space="0" w:color="auto"/>
          </w:divBdr>
        </w:div>
        <w:div w:id="1361584315">
          <w:marLeft w:val="480"/>
          <w:marRight w:val="0"/>
          <w:marTop w:val="0"/>
          <w:marBottom w:val="0"/>
          <w:divBdr>
            <w:top w:val="none" w:sz="0" w:space="0" w:color="auto"/>
            <w:left w:val="none" w:sz="0" w:space="0" w:color="auto"/>
            <w:bottom w:val="none" w:sz="0" w:space="0" w:color="auto"/>
            <w:right w:val="none" w:sz="0" w:space="0" w:color="auto"/>
          </w:divBdr>
        </w:div>
        <w:div w:id="1404257234">
          <w:marLeft w:val="480"/>
          <w:marRight w:val="0"/>
          <w:marTop w:val="0"/>
          <w:marBottom w:val="0"/>
          <w:divBdr>
            <w:top w:val="none" w:sz="0" w:space="0" w:color="auto"/>
            <w:left w:val="none" w:sz="0" w:space="0" w:color="auto"/>
            <w:bottom w:val="none" w:sz="0" w:space="0" w:color="auto"/>
            <w:right w:val="none" w:sz="0" w:space="0" w:color="auto"/>
          </w:divBdr>
        </w:div>
        <w:div w:id="1437863923">
          <w:marLeft w:val="480"/>
          <w:marRight w:val="0"/>
          <w:marTop w:val="0"/>
          <w:marBottom w:val="0"/>
          <w:divBdr>
            <w:top w:val="none" w:sz="0" w:space="0" w:color="auto"/>
            <w:left w:val="none" w:sz="0" w:space="0" w:color="auto"/>
            <w:bottom w:val="none" w:sz="0" w:space="0" w:color="auto"/>
            <w:right w:val="none" w:sz="0" w:space="0" w:color="auto"/>
          </w:divBdr>
        </w:div>
        <w:div w:id="1440877082">
          <w:marLeft w:val="480"/>
          <w:marRight w:val="0"/>
          <w:marTop w:val="0"/>
          <w:marBottom w:val="0"/>
          <w:divBdr>
            <w:top w:val="none" w:sz="0" w:space="0" w:color="auto"/>
            <w:left w:val="none" w:sz="0" w:space="0" w:color="auto"/>
            <w:bottom w:val="none" w:sz="0" w:space="0" w:color="auto"/>
            <w:right w:val="none" w:sz="0" w:space="0" w:color="auto"/>
          </w:divBdr>
        </w:div>
        <w:div w:id="1456097775">
          <w:marLeft w:val="480"/>
          <w:marRight w:val="0"/>
          <w:marTop w:val="0"/>
          <w:marBottom w:val="0"/>
          <w:divBdr>
            <w:top w:val="none" w:sz="0" w:space="0" w:color="auto"/>
            <w:left w:val="none" w:sz="0" w:space="0" w:color="auto"/>
            <w:bottom w:val="none" w:sz="0" w:space="0" w:color="auto"/>
            <w:right w:val="none" w:sz="0" w:space="0" w:color="auto"/>
          </w:divBdr>
        </w:div>
        <w:div w:id="1478111462">
          <w:marLeft w:val="480"/>
          <w:marRight w:val="0"/>
          <w:marTop w:val="0"/>
          <w:marBottom w:val="0"/>
          <w:divBdr>
            <w:top w:val="none" w:sz="0" w:space="0" w:color="auto"/>
            <w:left w:val="none" w:sz="0" w:space="0" w:color="auto"/>
            <w:bottom w:val="none" w:sz="0" w:space="0" w:color="auto"/>
            <w:right w:val="none" w:sz="0" w:space="0" w:color="auto"/>
          </w:divBdr>
        </w:div>
        <w:div w:id="1526366109">
          <w:marLeft w:val="480"/>
          <w:marRight w:val="0"/>
          <w:marTop w:val="0"/>
          <w:marBottom w:val="0"/>
          <w:divBdr>
            <w:top w:val="none" w:sz="0" w:space="0" w:color="auto"/>
            <w:left w:val="none" w:sz="0" w:space="0" w:color="auto"/>
            <w:bottom w:val="none" w:sz="0" w:space="0" w:color="auto"/>
            <w:right w:val="none" w:sz="0" w:space="0" w:color="auto"/>
          </w:divBdr>
        </w:div>
        <w:div w:id="1541354646">
          <w:marLeft w:val="480"/>
          <w:marRight w:val="0"/>
          <w:marTop w:val="0"/>
          <w:marBottom w:val="0"/>
          <w:divBdr>
            <w:top w:val="none" w:sz="0" w:space="0" w:color="auto"/>
            <w:left w:val="none" w:sz="0" w:space="0" w:color="auto"/>
            <w:bottom w:val="none" w:sz="0" w:space="0" w:color="auto"/>
            <w:right w:val="none" w:sz="0" w:space="0" w:color="auto"/>
          </w:divBdr>
        </w:div>
        <w:div w:id="1543329031">
          <w:marLeft w:val="480"/>
          <w:marRight w:val="0"/>
          <w:marTop w:val="0"/>
          <w:marBottom w:val="0"/>
          <w:divBdr>
            <w:top w:val="none" w:sz="0" w:space="0" w:color="auto"/>
            <w:left w:val="none" w:sz="0" w:space="0" w:color="auto"/>
            <w:bottom w:val="none" w:sz="0" w:space="0" w:color="auto"/>
            <w:right w:val="none" w:sz="0" w:space="0" w:color="auto"/>
          </w:divBdr>
        </w:div>
        <w:div w:id="1555237147">
          <w:marLeft w:val="480"/>
          <w:marRight w:val="0"/>
          <w:marTop w:val="0"/>
          <w:marBottom w:val="0"/>
          <w:divBdr>
            <w:top w:val="none" w:sz="0" w:space="0" w:color="auto"/>
            <w:left w:val="none" w:sz="0" w:space="0" w:color="auto"/>
            <w:bottom w:val="none" w:sz="0" w:space="0" w:color="auto"/>
            <w:right w:val="none" w:sz="0" w:space="0" w:color="auto"/>
          </w:divBdr>
        </w:div>
        <w:div w:id="1568301897">
          <w:marLeft w:val="480"/>
          <w:marRight w:val="0"/>
          <w:marTop w:val="0"/>
          <w:marBottom w:val="0"/>
          <w:divBdr>
            <w:top w:val="none" w:sz="0" w:space="0" w:color="auto"/>
            <w:left w:val="none" w:sz="0" w:space="0" w:color="auto"/>
            <w:bottom w:val="none" w:sz="0" w:space="0" w:color="auto"/>
            <w:right w:val="none" w:sz="0" w:space="0" w:color="auto"/>
          </w:divBdr>
        </w:div>
        <w:div w:id="1589076181">
          <w:marLeft w:val="480"/>
          <w:marRight w:val="0"/>
          <w:marTop w:val="0"/>
          <w:marBottom w:val="0"/>
          <w:divBdr>
            <w:top w:val="none" w:sz="0" w:space="0" w:color="auto"/>
            <w:left w:val="none" w:sz="0" w:space="0" w:color="auto"/>
            <w:bottom w:val="none" w:sz="0" w:space="0" w:color="auto"/>
            <w:right w:val="none" w:sz="0" w:space="0" w:color="auto"/>
          </w:divBdr>
        </w:div>
        <w:div w:id="1594850537">
          <w:marLeft w:val="480"/>
          <w:marRight w:val="0"/>
          <w:marTop w:val="0"/>
          <w:marBottom w:val="0"/>
          <w:divBdr>
            <w:top w:val="none" w:sz="0" w:space="0" w:color="auto"/>
            <w:left w:val="none" w:sz="0" w:space="0" w:color="auto"/>
            <w:bottom w:val="none" w:sz="0" w:space="0" w:color="auto"/>
            <w:right w:val="none" w:sz="0" w:space="0" w:color="auto"/>
          </w:divBdr>
        </w:div>
        <w:div w:id="1656833194">
          <w:marLeft w:val="480"/>
          <w:marRight w:val="0"/>
          <w:marTop w:val="0"/>
          <w:marBottom w:val="0"/>
          <w:divBdr>
            <w:top w:val="none" w:sz="0" w:space="0" w:color="auto"/>
            <w:left w:val="none" w:sz="0" w:space="0" w:color="auto"/>
            <w:bottom w:val="none" w:sz="0" w:space="0" w:color="auto"/>
            <w:right w:val="none" w:sz="0" w:space="0" w:color="auto"/>
          </w:divBdr>
        </w:div>
        <w:div w:id="1669866312">
          <w:marLeft w:val="480"/>
          <w:marRight w:val="0"/>
          <w:marTop w:val="0"/>
          <w:marBottom w:val="0"/>
          <w:divBdr>
            <w:top w:val="none" w:sz="0" w:space="0" w:color="auto"/>
            <w:left w:val="none" w:sz="0" w:space="0" w:color="auto"/>
            <w:bottom w:val="none" w:sz="0" w:space="0" w:color="auto"/>
            <w:right w:val="none" w:sz="0" w:space="0" w:color="auto"/>
          </w:divBdr>
        </w:div>
        <w:div w:id="1677077089">
          <w:marLeft w:val="480"/>
          <w:marRight w:val="0"/>
          <w:marTop w:val="0"/>
          <w:marBottom w:val="0"/>
          <w:divBdr>
            <w:top w:val="none" w:sz="0" w:space="0" w:color="auto"/>
            <w:left w:val="none" w:sz="0" w:space="0" w:color="auto"/>
            <w:bottom w:val="none" w:sz="0" w:space="0" w:color="auto"/>
            <w:right w:val="none" w:sz="0" w:space="0" w:color="auto"/>
          </w:divBdr>
        </w:div>
        <w:div w:id="1700933350">
          <w:marLeft w:val="480"/>
          <w:marRight w:val="0"/>
          <w:marTop w:val="0"/>
          <w:marBottom w:val="0"/>
          <w:divBdr>
            <w:top w:val="none" w:sz="0" w:space="0" w:color="auto"/>
            <w:left w:val="none" w:sz="0" w:space="0" w:color="auto"/>
            <w:bottom w:val="none" w:sz="0" w:space="0" w:color="auto"/>
            <w:right w:val="none" w:sz="0" w:space="0" w:color="auto"/>
          </w:divBdr>
        </w:div>
        <w:div w:id="1711034957">
          <w:marLeft w:val="480"/>
          <w:marRight w:val="0"/>
          <w:marTop w:val="0"/>
          <w:marBottom w:val="0"/>
          <w:divBdr>
            <w:top w:val="none" w:sz="0" w:space="0" w:color="auto"/>
            <w:left w:val="none" w:sz="0" w:space="0" w:color="auto"/>
            <w:bottom w:val="none" w:sz="0" w:space="0" w:color="auto"/>
            <w:right w:val="none" w:sz="0" w:space="0" w:color="auto"/>
          </w:divBdr>
        </w:div>
        <w:div w:id="1722442151">
          <w:marLeft w:val="480"/>
          <w:marRight w:val="0"/>
          <w:marTop w:val="0"/>
          <w:marBottom w:val="0"/>
          <w:divBdr>
            <w:top w:val="none" w:sz="0" w:space="0" w:color="auto"/>
            <w:left w:val="none" w:sz="0" w:space="0" w:color="auto"/>
            <w:bottom w:val="none" w:sz="0" w:space="0" w:color="auto"/>
            <w:right w:val="none" w:sz="0" w:space="0" w:color="auto"/>
          </w:divBdr>
        </w:div>
        <w:div w:id="1724478752">
          <w:marLeft w:val="480"/>
          <w:marRight w:val="0"/>
          <w:marTop w:val="0"/>
          <w:marBottom w:val="0"/>
          <w:divBdr>
            <w:top w:val="none" w:sz="0" w:space="0" w:color="auto"/>
            <w:left w:val="none" w:sz="0" w:space="0" w:color="auto"/>
            <w:bottom w:val="none" w:sz="0" w:space="0" w:color="auto"/>
            <w:right w:val="none" w:sz="0" w:space="0" w:color="auto"/>
          </w:divBdr>
        </w:div>
        <w:div w:id="1732003377">
          <w:marLeft w:val="480"/>
          <w:marRight w:val="0"/>
          <w:marTop w:val="0"/>
          <w:marBottom w:val="0"/>
          <w:divBdr>
            <w:top w:val="none" w:sz="0" w:space="0" w:color="auto"/>
            <w:left w:val="none" w:sz="0" w:space="0" w:color="auto"/>
            <w:bottom w:val="none" w:sz="0" w:space="0" w:color="auto"/>
            <w:right w:val="none" w:sz="0" w:space="0" w:color="auto"/>
          </w:divBdr>
        </w:div>
        <w:div w:id="1735741213">
          <w:marLeft w:val="480"/>
          <w:marRight w:val="0"/>
          <w:marTop w:val="0"/>
          <w:marBottom w:val="0"/>
          <w:divBdr>
            <w:top w:val="none" w:sz="0" w:space="0" w:color="auto"/>
            <w:left w:val="none" w:sz="0" w:space="0" w:color="auto"/>
            <w:bottom w:val="none" w:sz="0" w:space="0" w:color="auto"/>
            <w:right w:val="none" w:sz="0" w:space="0" w:color="auto"/>
          </w:divBdr>
        </w:div>
        <w:div w:id="1746685195">
          <w:marLeft w:val="480"/>
          <w:marRight w:val="0"/>
          <w:marTop w:val="0"/>
          <w:marBottom w:val="0"/>
          <w:divBdr>
            <w:top w:val="none" w:sz="0" w:space="0" w:color="auto"/>
            <w:left w:val="none" w:sz="0" w:space="0" w:color="auto"/>
            <w:bottom w:val="none" w:sz="0" w:space="0" w:color="auto"/>
            <w:right w:val="none" w:sz="0" w:space="0" w:color="auto"/>
          </w:divBdr>
        </w:div>
        <w:div w:id="1748838912">
          <w:marLeft w:val="480"/>
          <w:marRight w:val="0"/>
          <w:marTop w:val="0"/>
          <w:marBottom w:val="0"/>
          <w:divBdr>
            <w:top w:val="none" w:sz="0" w:space="0" w:color="auto"/>
            <w:left w:val="none" w:sz="0" w:space="0" w:color="auto"/>
            <w:bottom w:val="none" w:sz="0" w:space="0" w:color="auto"/>
            <w:right w:val="none" w:sz="0" w:space="0" w:color="auto"/>
          </w:divBdr>
        </w:div>
        <w:div w:id="1816992353">
          <w:marLeft w:val="480"/>
          <w:marRight w:val="0"/>
          <w:marTop w:val="0"/>
          <w:marBottom w:val="0"/>
          <w:divBdr>
            <w:top w:val="none" w:sz="0" w:space="0" w:color="auto"/>
            <w:left w:val="none" w:sz="0" w:space="0" w:color="auto"/>
            <w:bottom w:val="none" w:sz="0" w:space="0" w:color="auto"/>
            <w:right w:val="none" w:sz="0" w:space="0" w:color="auto"/>
          </w:divBdr>
        </w:div>
        <w:div w:id="1854371293">
          <w:marLeft w:val="480"/>
          <w:marRight w:val="0"/>
          <w:marTop w:val="0"/>
          <w:marBottom w:val="0"/>
          <w:divBdr>
            <w:top w:val="none" w:sz="0" w:space="0" w:color="auto"/>
            <w:left w:val="none" w:sz="0" w:space="0" w:color="auto"/>
            <w:bottom w:val="none" w:sz="0" w:space="0" w:color="auto"/>
            <w:right w:val="none" w:sz="0" w:space="0" w:color="auto"/>
          </w:divBdr>
        </w:div>
        <w:div w:id="1879078533">
          <w:marLeft w:val="480"/>
          <w:marRight w:val="0"/>
          <w:marTop w:val="0"/>
          <w:marBottom w:val="0"/>
          <w:divBdr>
            <w:top w:val="none" w:sz="0" w:space="0" w:color="auto"/>
            <w:left w:val="none" w:sz="0" w:space="0" w:color="auto"/>
            <w:bottom w:val="none" w:sz="0" w:space="0" w:color="auto"/>
            <w:right w:val="none" w:sz="0" w:space="0" w:color="auto"/>
          </w:divBdr>
        </w:div>
        <w:div w:id="1920827236">
          <w:marLeft w:val="480"/>
          <w:marRight w:val="0"/>
          <w:marTop w:val="0"/>
          <w:marBottom w:val="0"/>
          <w:divBdr>
            <w:top w:val="none" w:sz="0" w:space="0" w:color="auto"/>
            <w:left w:val="none" w:sz="0" w:space="0" w:color="auto"/>
            <w:bottom w:val="none" w:sz="0" w:space="0" w:color="auto"/>
            <w:right w:val="none" w:sz="0" w:space="0" w:color="auto"/>
          </w:divBdr>
        </w:div>
        <w:div w:id="1930386755">
          <w:marLeft w:val="480"/>
          <w:marRight w:val="0"/>
          <w:marTop w:val="0"/>
          <w:marBottom w:val="0"/>
          <w:divBdr>
            <w:top w:val="none" w:sz="0" w:space="0" w:color="auto"/>
            <w:left w:val="none" w:sz="0" w:space="0" w:color="auto"/>
            <w:bottom w:val="none" w:sz="0" w:space="0" w:color="auto"/>
            <w:right w:val="none" w:sz="0" w:space="0" w:color="auto"/>
          </w:divBdr>
        </w:div>
        <w:div w:id="1987011830">
          <w:marLeft w:val="480"/>
          <w:marRight w:val="0"/>
          <w:marTop w:val="0"/>
          <w:marBottom w:val="0"/>
          <w:divBdr>
            <w:top w:val="none" w:sz="0" w:space="0" w:color="auto"/>
            <w:left w:val="none" w:sz="0" w:space="0" w:color="auto"/>
            <w:bottom w:val="none" w:sz="0" w:space="0" w:color="auto"/>
            <w:right w:val="none" w:sz="0" w:space="0" w:color="auto"/>
          </w:divBdr>
        </w:div>
        <w:div w:id="1993749171">
          <w:marLeft w:val="480"/>
          <w:marRight w:val="0"/>
          <w:marTop w:val="0"/>
          <w:marBottom w:val="0"/>
          <w:divBdr>
            <w:top w:val="none" w:sz="0" w:space="0" w:color="auto"/>
            <w:left w:val="none" w:sz="0" w:space="0" w:color="auto"/>
            <w:bottom w:val="none" w:sz="0" w:space="0" w:color="auto"/>
            <w:right w:val="none" w:sz="0" w:space="0" w:color="auto"/>
          </w:divBdr>
        </w:div>
        <w:div w:id="2026201624">
          <w:marLeft w:val="480"/>
          <w:marRight w:val="0"/>
          <w:marTop w:val="0"/>
          <w:marBottom w:val="0"/>
          <w:divBdr>
            <w:top w:val="none" w:sz="0" w:space="0" w:color="auto"/>
            <w:left w:val="none" w:sz="0" w:space="0" w:color="auto"/>
            <w:bottom w:val="none" w:sz="0" w:space="0" w:color="auto"/>
            <w:right w:val="none" w:sz="0" w:space="0" w:color="auto"/>
          </w:divBdr>
        </w:div>
        <w:div w:id="2049837555">
          <w:marLeft w:val="480"/>
          <w:marRight w:val="0"/>
          <w:marTop w:val="0"/>
          <w:marBottom w:val="0"/>
          <w:divBdr>
            <w:top w:val="none" w:sz="0" w:space="0" w:color="auto"/>
            <w:left w:val="none" w:sz="0" w:space="0" w:color="auto"/>
            <w:bottom w:val="none" w:sz="0" w:space="0" w:color="auto"/>
            <w:right w:val="none" w:sz="0" w:space="0" w:color="auto"/>
          </w:divBdr>
        </w:div>
        <w:div w:id="2056193453">
          <w:marLeft w:val="480"/>
          <w:marRight w:val="0"/>
          <w:marTop w:val="0"/>
          <w:marBottom w:val="0"/>
          <w:divBdr>
            <w:top w:val="none" w:sz="0" w:space="0" w:color="auto"/>
            <w:left w:val="none" w:sz="0" w:space="0" w:color="auto"/>
            <w:bottom w:val="none" w:sz="0" w:space="0" w:color="auto"/>
            <w:right w:val="none" w:sz="0" w:space="0" w:color="auto"/>
          </w:divBdr>
        </w:div>
        <w:div w:id="2074305360">
          <w:marLeft w:val="480"/>
          <w:marRight w:val="0"/>
          <w:marTop w:val="0"/>
          <w:marBottom w:val="0"/>
          <w:divBdr>
            <w:top w:val="none" w:sz="0" w:space="0" w:color="auto"/>
            <w:left w:val="none" w:sz="0" w:space="0" w:color="auto"/>
            <w:bottom w:val="none" w:sz="0" w:space="0" w:color="auto"/>
            <w:right w:val="none" w:sz="0" w:space="0" w:color="auto"/>
          </w:divBdr>
        </w:div>
        <w:div w:id="2077899480">
          <w:marLeft w:val="480"/>
          <w:marRight w:val="0"/>
          <w:marTop w:val="0"/>
          <w:marBottom w:val="0"/>
          <w:divBdr>
            <w:top w:val="none" w:sz="0" w:space="0" w:color="auto"/>
            <w:left w:val="none" w:sz="0" w:space="0" w:color="auto"/>
            <w:bottom w:val="none" w:sz="0" w:space="0" w:color="auto"/>
            <w:right w:val="none" w:sz="0" w:space="0" w:color="auto"/>
          </w:divBdr>
        </w:div>
        <w:div w:id="2147383114">
          <w:marLeft w:val="480"/>
          <w:marRight w:val="0"/>
          <w:marTop w:val="0"/>
          <w:marBottom w:val="0"/>
          <w:divBdr>
            <w:top w:val="none" w:sz="0" w:space="0" w:color="auto"/>
            <w:left w:val="none" w:sz="0" w:space="0" w:color="auto"/>
            <w:bottom w:val="none" w:sz="0" w:space="0" w:color="auto"/>
            <w:right w:val="none" w:sz="0" w:space="0" w:color="auto"/>
          </w:divBdr>
        </w:div>
      </w:divsChild>
    </w:div>
    <w:div w:id="239102505">
      <w:bodyDiv w:val="1"/>
      <w:marLeft w:val="0"/>
      <w:marRight w:val="0"/>
      <w:marTop w:val="0"/>
      <w:marBottom w:val="0"/>
      <w:divBdr>
        <w:top w:val="none" w:sz="0" w:space="0" w:color="auto"/>
        <w:left w:val="none" w:sz="0" w:space="0" w:color="auto"/>
        <w:bottom w:val="none" w:sz="0" w:space="0" w:color="auto"/>
        <w:right w:val="none" w:sz="0" w:space="0" w:color="auto"/>
      </w:divBdr>
      <w:divsChild>
        <w:div w:id="74128884">
          <w:marLeft w:val="480"/>
          <w:marRight w:val="0"/>
          <w:marTop w:val="0"/>
          <w:marBottom w:val="0"/>
          <w:divBdr>
            <w:top w:val="none" w:sz="0" w:space="0" w:color="auto"/>
            <w:left w:val="none" w:sz="0" w:space="0" w:color="auto"/>
            <w:bottom w:val="none" w:sz="0" w:space="0" w:color="auto"/>
            <w:right w:val="none" w:sz="0" w:space="0" w:color="auto"/>
          </w:divBdr>
        </w:div>
        <w:div w:id="75831019">
          <w:marLeft w:val="480"/>
          <w:marRight w:val="0"/>
          <w:marTop w:val="0"/>
          <w:marBottom w:val="0"/>
          <w:divBdr>
            <w:top w:val="none" w:sz="0" w:space="0" w:color="auto"/>
            <w:left w:val="none" w:sz="0" w:space="0" w:color="auto"/>
            <w:bottom w:val="none" w:sz="0" w:space="0" w:color="auto"/>
            <w:right w:val="none" w:sz="0" w:space="0" w:color="auto"/>
          </w:divBdr>
        </w:div>
        <w:div w:id="80222213">
          <w:marLeft w:val="480"/>
          <w:marRight w:val="0"/>
          <w:marTop w:val="0"/>
          <w:marBottom w:val="0"/>
          <w:divBdr>
            <w:top w:val="none" w:sz="0" w:space="0" w:color="auto"/>
            <w:left w:val="none" w:sz="0" w:space="0" w:color="auto"/>
            <w:bottom w:val="none" w:sz="0" w:space="0" w:color="auto"/>
            <w:right w:val="none" w:sz="0" w:space="0" w:color="auto"/>
          </w:divBdr>
        </w:div>
        <w:div w:id="104038172">
          <w:marLeft w:val="480"/>
          <w:marRight w:val="0"/>
          <w:marTop w:val="0"/>
          <w:marBottom w:val="0"/>
          <w:divBdr>
            <w:top w:val="none" w:sz="0" w:space="0" w:color="auto"/>
            <w:left w:val="none" w:sz="0" w:space="0" w:color="auto"/>
            <w:bottom w:val="none" w:sz="0" w:space="0" w:color="auto"/>
            <w:right w:val="none" w:sz="0" w:space="0" w:color="auto"/>
          </w:divBdr>
        </w:div>
        <w:div w:id="123042039">
          <w:marLeft w:val="480"/>
          <w:marRight w:val="0"/>
          <w:marTop w:val="0"/>
          <w:marBottom w:val="0"/>
          <w:divBdr>
            <w:top w:val="none" w:sz="0" w:space="0" w:color="auto"/>
            <w:left w:val="none" w:sz="0" w:space="0" w:color="auto"/>
            <w:bottom w:val="none" w:sz="0" w:space="0" w:color="auto"/>
            <w:right w:val="none" w:sz="0" w:space="0" w:color="auto"/>
          </w:divBdr>
        </w:div>
        <w:div w:id="140580798">
          <w:marLeft w:val="480"/>
          <w:marRight w:val="0"/>
          <w:marTop w:val="0"/>
          <w:marBottom w:val="0"/>
          <w:divBdr>
            <w:top w:val="none" w:sz="0" w:space="0" w:color="auto"/>
            <w:left w:val="none" w:sz="0" w:space="0" w:color="auto"/>
            <w:bottom w:val="none" w:sz="0" w:space="0" w:color="auto"/>
            <w:right w:val="none" w:sz="0" w:space="0" w:color="auto"/>
          </w:divBdr>
        </w:div>
        <w:div w:id="144664719">
          <w:marLeft w:val="480"/>
          <w:marRight w:val="0"/>
          <w:marTop w:val="0"/>
          <w:marBottom w:val="0"/>
          <w:divBdr>
            <w:top w:val="none" w:sz="0" w:space="0" w:color="auto"/>
            <w:left w:val="none" w:sz="0" w:space="0" w:color="auto"/>
            <w:bottom w:val="none" w:sz="0" w:space="0" w:color="auto"/>
            <w:right w:val="none" w:sz="0" w:space="0" w:color="auto"/>
          </w:divBdr>
        </w:div>
        <w:div w:id="149102792">
          <w:marLeft w:val="480"/>
          <w:marRight w:val="0"/>
          <w:marTop w:val="0"/>
          <w:marBottom w:val="0"/>
          <w:divBdr>
            <w:top w:val="none" w:sz="0" w:space="0" w:color="auto"/>
            <w:left w:val="none" w:sz="0" w:space="0" w:color="auto"/>
            <w:bottom w:val="none" w:sz="0" w:space="0" w:color="auto"/>
            <w:right w:val="none" w:sz="0" w:space="0" w:color="auto"/>
          </w:divBdr>
        </w:div>
        <w:div w:id="180439049">
          <w:marLeft w:val="480"/>
          <w:marRight w:val="0"/>
          <w:marTop w:val="0"/>
          <w:marBottom w:val="0"/>
          <w:divBdr>
            <w:top w:val="none" w:sz="0" w:space="0" w:color="auto"/>
            <w:left w:val="none" w:sz="0" w:space="0" w:color="auto"/>
            <w:bottom w:val="none" w:sz="0" w:space="0" w:color="auto"/>
            <w:right w:val="none" w:sz="0" w:space="0" w:color="auto"/>
          </w:divBdr>
        </w:div>
        <w:div w:id="180706286">
          <w:marLeft w:val="480"/>
          <w:marRight w:val="0"/>
          <w:marTop w:val="0"/>
          <w:marBottom w:val="0"/>
          <w:divBdr>
            <w:top w:val="none" w:sz="0" w:space="0" w:color="auto"/>
            <w:left w:val="none" w:sz="0" w:space="0" w:color="auto"/>
            <w:bottom w:val="none" w:sz="0" w:space="0" w:color="auto"/>
            <w:right w:val="none" w:sz="0" w:space="0" w:color="auto"/>
          </w:divBdr>
        </w:div>
        <w:div w:id="183329632">
          <w:marLeft w:val="480"/>
          <w:marRight w:val="0"/>
          <w:marTop w:val="0"/>
          <w:marBottom w:val="0"/>
          <w:divBdr>
            <w:top w:val="none" w:sz="0" w:space="0" w:color="auto"/>
            <w:left w:val="none" w:sz="0" w:space="0" w:color="auto"/>
            <w:bottom w:val="none" w:sz="0" w:space="0" w:color="auto"/>
            <w:right w:val="none" w:sz="0" w:space="0" w:color="auto"/>
          </w:divBdr>
        </w:div>
        <w:div w:id="271909648">
          <w:marLeft w:val="480"/>
          <w:marRight w:val="0"/>
          <w:marTop w:val="0"/>
          <w:marBottom w:val="0"/>
          <w:divBdr>
            <w:top w:val="none" w:sz="0" w:space="0" w:color="auto"/>
            <w:left w:val="none" w:sz="0" w:space="0" w:color="auto"/>
            <w:bottom w:val="none" w:sz="0" w:space="0" w:color="auto"/>
            <w:right w:val="none" w:sz="0" w:space="0" w:color="auto"/>
          </w:divBdr>
        </w:div>
        <w:div w:id="294024017">
          <w:marLeft w:val="480"/>
          <w:marRight w:val="0"/>
          <w:marTop w:val="0"/>
          <w:marBottom w:val="0"/>
          <w:divBdr>
            <w:top w:val="none" w:sz="0" w:space="0" w:color="auto"/>
            <w:left w:val="none" w:sz="0" w:space="0" w:color="auto"/>
            <w:bottom w:val="none" w:sz="0" w:space="0" w:color="auto"/>
            <w:right w:val="none" w:sz="0" w:space="0" w:color="auto"/>
          </w:divBdr>
        </w:div>
        <w:div w:id="302541598">
          <w:marLeft w:val="480"/>
          <w:marRight w:val="0"/>
          <w:marTop w:val="0"/>
          <w:marBottom w:val="0"/>
          <w:divBdr>
            <w:top w:val="none" w:sz="0" w:space="0" w:color="auto"/>
            <w:left w:val="none" w:sz="0" w:space="0" w:color="auto"/>
            <w:bottom w:val="none" w:sz="0" w:space="0" w:color="auto"/>
            <w:right w:val="none" w:sz="0" w:space="0" w:color="auto"/>
          </w:divBdr>
        </w:div>
        <w:div w:id="320432614">
          <w:marLeft w:val="480"/>
          <w:marRight w:val="0"/>
          <w:marTop w:val="0"/>
          <w:marBottom w:val="0"/>
          <w:divBdr>
            <w:top w:val="none" w:sz="0" w:space="0" w:color="auto"/>
            <w:left w:val="none" w:sz="0" w:space="0" w:color="auto"/>
            <w:bottom w:val="none" w:sz="0" w:space="0" w:color="auto"/>
            <w:right w:val="none" w:sz="0" w:space="0" w:color="auto"/>
          </w:divBdr>
        </w:div>
        <w:div w:id="322515557">
          <w:marLeft w:val="480"/>
          <w:marRight w:val="0"/>
          <w:marTop w:val="0"/>
          <w:marBottom w:val="0"/>
          <w:divBdr>
            <w:top w:val="none" w:sz="0" w:space="0" w:color="auto"/>
            <w:left w:val="none" w:sz="0" w:space="0" w:color="auto"/>
            <w:bottom w:val="none" w:sz="0" w:space="0" w:color="auto"/>
            <w:right w:val="none" w:sz="0" w:space="0" w:color="auto"/>
          </w:divBdr>
        </w:div>
        <w:div w:id="363866971">
          <w:marLeft w:val="480"/>
          <w:marRight w:val="0"/>
          <w:marTop w:val="0"/>
          <w:marBottom w:val="0"/>
          <w:divBdr>
            <w:top w:val="none" w:sz="0" w:space="0" w:color="auto"/>
            <w:left w:val="none" w:sz="0" w:space="0" w:color="auto"/>
            <w:bottom w:val="none" w:sz="0" w:space="0" w:color="auto"/>
            <w:right w:val="none" w:sz="0" w:space="0" w:color="auto"/>
          </w:divBdr>
        </w:div>
        <w:div w:id="383600172">
          <w:marLeft w:val="480"/>
          <w:marRight w:val="0"/>
          <w:marTop w:val="0"/>
          <w:marBottom w:val="0"/>
          <w:divBdr>
            <w:top w:val="none" w:sz="0" w:space="0" w:color="auto"/>
            <w:left w:val="none" w:sz="0" w:space="0" w:color="auto"/>
            <w:bottom w:val="none" w:sz="0" w:space="0" w:color="auto"/>
            <w:right w:val="none" w:sz="0" w:space="0" w:color="auto"/>
          </w:divBdr>
        </w:div>
        <w:div w:id="405996338">
          <w:marLeft w:val="480"/>
          <w:marRight w:val="0"/>
          <w:marTop w:val="0"/>
          <w:marBottom w:val="0"/>
          <w:divBdr>
            <w:top w:val="none" w:sz="0" w:space="0" w:color="auto"/>
            <w:left w:val="none" w:sz="0" w:space="0" w:color="auto"/>
            <w:bottom w:val="none" w:sz="0" w:space="0" w:color="auto"/>
            <w:right w:val="none" w:sz="0" w:space="0" w:color="auto"/>
          </w:divBdr>
        </w:div>
        <w:div w:id="488329312">
          <w:marLeft w:val="480"/>
          <w:marRight w:val="0"/>
          <w:marTop w:val="0"/>
          <w:marBottom w:val="0"/>
          <w:divBdr>
            <w:top w:val="none" w:sz="0" w:space="0" w:color="auto"/>
            <w:left w:val="none" w:sz="0" w:space="0" w:color="auto"/>
            <w:bottom w:val="none" w:sz="0" w:space="0" w:color="auto"/>
            <w:right w:val="none" w:sz="0" w:space="0" w:color="auto"/>
          </w:divBdr>
        </w:div>
        <w:div w:id="514155094">
          <w:marLeft w:val="480"/>
          <w:marRight w:val="0"/>
          <w:marTop w:val="0"/>
          <w:marBottom w:val="0"/>
          <w:divBdr>
            <w:top w:val="none" w:sz="0" w:space="0" w:color="auto"/>
            <w:left w:val="none" w:sz="0" w:space="0" w:color="auto"/>
            <w:bottom w:val="none" w:sz="0" w:space="0" w:color="auto"/>
            <w:right w:val="none" w:sz="0" w:space="0" w:color="auto"/>
          </w:divBdr>
        </w:div>
        <w:div w:id="534387167">
          <w:marLeft w:val="480"/>
          <w:marRight w:val="0"/>
          <w:marTop w:val="0"/>
          <w:marBottom w:val="0"/>
          <w:divBdr>
            <w:top w:val="none" w:sz="0" w:space="0" w:color="auto"/>
            <w:left w:val="none" w:sz="0" w:space="0" w:color="auto"/>
            <w:bottom w:val="none" w:sz="0" w:space="0" w:color="auto"/>
            <w:right w:val="none" w:sz="0" w:space="0" w:color="auto"/>
          </w:divBdr>
        </w:div>
        <w:div w:id="558441146">
          <w:marLeft w:val="480"/>
          <w:marRight w:val="0"/>
          <w:marTop w:val="0"/>
          <w:marBottom w:val="0"/>
          <w:divBdr>
            <w:top w:val="none" w:sz="0" w:space="0" w:color="auto"/>
            <w:left w:val="none" w:sz="0" w:space="0" w:color="auto"/>
            <w:bottom w:val="none" w:sz="0" w:space="0" w:color="auto"/>
            <w:right w:val="none" w:sz="0" w:space="0" w:color="auto"/>
          </w:divBdr>
        </w:div>
        <w:div w:id="576136196">
          <w:marLeft w:val="480"/>
          <w:marRight w:val="0"/>
          <w:marTop w:val="0"/>
          <w:marBottom w:val="0"/>
          <w:divBdr>
            <w:top w:val="none" w:sz="0" w:space="0" w:color="auto"/>
            <w:left w:val="none" w:sz="0" w:space="0" w:color="auto"/>
            <w:bottom w:val="none" w:sz="0" w:space="0" w:color="auto"/>
            <w:right w:val="none" w:sz="0" w:space="0" w:color="auto"/>
          </w:divBdr>
        </w:div>
        <w:div w:id="610478900">
          <w:marLeft w:val="480"/>
          <w:marRight w:val="0"/>
          <w:marTop w:val="0"/>
          <w:marBottom w:val="0"/>
          <w:divBdr>
            <w:top w:val="none" w:sz="0" w:space="0" w:color="auto"/>
            <w:left w:val="none" w:sz="0" w:space="0" w:color="auto"/>
            <w:bottom w:val="none" w:sz="0" w:space="0" w:color="auto"/>
            <w:right w:val="none" w:sz="0" w:space="0" w:color="auto"/>
          </w:divBdr>
        </w:div>
        <w:div w:id="610865481">
          <w:marLeft w:val="480"/>
          <w:marRight w:val="0"/>
          <w:marTop w:val="0"/>
          <w:marBottom w:val="0"/>
          <w:divBdr>
            <w:top w:val="none" w:sz="0" w:space="0" w:color="auto"/>
            <w:left w:val="none" w:sz="0" w:space="0" w:color="auto"/>
            <w:bottom w:val="none" w:sz="0" w:space="0" w:color="auto"/>
            <w:right w:val="none" w:sz="0" w:space="0" w:color="auto"/>
          </w:divBdr>
        </w:div>
        <w:div w:id="690839515">
          <w:marLeft w:val="480"/>
          <w:marRight w:val="0"/>
          <w:marTop w:val="0"/>
          <w:marBottom w:val="0"/>
          <w:divBdr>
            <w:top w:val="none" w:sz="0" w:space="0" w:color="auto"/>
            <w:left w:val="none" w:sz="0" w:space="0" w:color="auto"/>
            <w:bottom w:val="none" w:sz="0" w:space="0" w:color="auto"/>
            <w:right w:val="none" w:sz="0" w:space="0" w:color="auto"/>
          </w:divBdr>
        </w:div>
        <w:div w:id="708652538">
          <w:marLeft w:val="480"/>
          <w:marRight w:val="0"/>
          <w:marTop w:val="0"/>
          <w:marBottom w:val="0"/>
          <w:divBdr>
            <w:top w:val="none" w:sz="0" w:space="0" w:color="auto"/>
            <w:left w:val="none" w:sz="0" w:space="0" w:color="auto"/>
            <w:bottom w:val="none" w:sz="0" w:space="0" w:color="auto"/>
            <w:right w:val="none" w:sz="0" w:space="0" w:color="auto"/>
          </w:divBdr>
        </w:div>
        <w:div w:id="714697231">
          <w:marLeft w:val="480"/>
          <w:marRight w:val="0"/>
          <w:marTop w:val="0"/>
          <w:marBottom w:val="0"/>
          <w:divBdr>
            <w:top w:val="none" w:sz="0" w:space="0" w:color="auto"/>
            <w:left w:val="none" w:sz="0" w:space="0" w:color="auto"/>
            <w:bottom w:val="none" w:sz="0" w:space="0" w:color="auto"/>
            <w:right w:val="none" w:sz="0" w:space="0" w:color="auto"/>
          </w:divBdr>
        </w:div>
        <w:div w:id="748767290">
          <w:marLeft w:val="480"/>
          <w:marRight w:val="0"/>
          <w:marTop w:val="0"/>
          <w:marBottom w:val="0"/>
          <w:divBdr>
            <w:top w:val="none" w:sz="0" w:space="0" w:color="auto"/>
            <w:left w:val="none" w:sz="0" w:space="0" w:color="auto"/>
            <w:bottom w:val="none" w:sz="0" w:space="0" w:color="auto"/>
            <w:right w:val="none" w:sz="0" w:space="0" w:color="auto"/>
          </w:divBdr>
        </w:div>
        <w:div w:id="820463340">
          <w:marLeft w:val="480"/>
          <w:marRight w:val="0"/>
          <w:marTop w:val="0"/>
          <w:marBottom w:val="0"/>
          <w:divBdr>
            <w:top w:val="none" w:sz="0" w:space="0" w:color="auto"/>
            <w:left w:val="none" w:sz="0" w:space="0" w:color="auto"/>
            <w:bottom w:val="none" w:sz="0" w:space="0" w:color="auto"/>
            <w:right w:val="none" w:sz="0" w:space="0" w:color="auto"/>
          </w:divBdr>
        </w:div>
        <w:div w:id="823010352">
          <w:marLeft w:val="480"/>
          <w:marRight w:val="0"/>
          <w:marTop w:val="0"/>
          <w:marBottom w:val="0"/>
          <w:divBdr>
            <w:top w:val="none" w:sz="0" w:space="0" w:color="auto"/>
            <w:left w:val="none" w:sz="0" w:space="0" w:color="auto"/>
            <w:bottom w:val="none" w:sz="0" w:space="0" w:color="auto"/>
            <w:right w:val="none" w:sz="0" w:space="0" w:color="auto"/>
          </w:divBdr>
        </w:div>
        <w:div w:id="885261003">
          <w:marLeft w:val="480"/>
          <w:marRight w:val="0"/>
          <w:marTop w:val="0"/>
          <w:marBottom w:val="0"/>
          <w:divBdr>
            <w:top w:val="none" w:sz="0" w:space="0" w:color="auto"/>
            <w:left w:val="none" w:sz="0" w:space="0" w:color="auto"/>
            <w:bottom w:val="none" w:sz="0" w:space="0" w:color="auto"/>
            <w:right w:val="none" w:sz="0" w:space="0" w:color="auto"/>
          </w:divBdr>
        </w:div>
        <w:div w:id="925379139">
          <w:marLeft w:val="480"/>
          <w:marRight w:val="0"/>
          <w:marTop w:val="0"/>
          <w:marBottom w:val="0"/>
          <w:divBdr>
            <w:top w:val="none" w:sz="0" w:space="0" w:color="auto"/>
            <w:left w:val="none" w:sz="0" w:space="0" w:color="auto"/>
            <w:bottom w:val="none" w:sz="0" w:space="0" w:color="auto"/>
            <w:right w:val="none" w:sz="0" w:space="0" w:color="auto"/>
          </w:divBdr>
        </w:div>
        <w:div w:id="930511084">
          <w:marLeft w:val="480"/>
          <w:marRight w:val="0"/>
          <w:marTop w:val="0"/>
          <w:marBottom w:val="0"/>
          <w:divBdr>
            <w:top w:val="none" w:sz="0" w:space="0" w:color="auto"/>
            <w:left w:val="none" w:sz="0" w:space="0" w:color="auto"/>
            <w:bottom w:val="none" w:sz="0" w:space="0" w:color="auto"/>
            <w:right w:val="none" w:sz="0" w:space="0" w:color="auto"/>
          </w:divBdr>
        </w:div>
        <w:div w:id="969214208">
          <w:marLeft w:val="480"/>
          <w:marRight w:val="0"/>
          <w:marTop w:val="0"/>
          <w:marBottom w:val="0"/>
          <w:divBdr>
            <w:top w:val="none" w:sz="0" w:space="0" w:color="auto"/>
            <w:left w:val="none" w:sz="0" w:space="0" w:color="auto"/>
            <w:bottom w:val="none" w:sz="0" w:space="0" w:color="auto"/>
            <w:right w:val="none" w:sz="0" w:space="0" w:color="auto"/>
          </w:divBdr>
        </w:div>
        <w:div w:id="1014763499">
          <w:marLeft w:val="480"/>
          <w:marRight w:val="0"/>
          <w:marTop w:val="0"/>
          <w:marBottom w:val="0"/>
          <w:divBdr>
            <w:top w:val="none" w:sz="0" w:space="0" w:color="auto"/>
            <w:left w:val="none" w:sz="0" w:space="0" w:color="auto"/>
            <w:bottom w:val="none" w:sz="0" w:space="0" w:color="auto"/>
            <w:right w:val="none" w:sz="0" w:space="0" w:color="auto"/>
          </w:divBdr>
        </w:div>
        <w:div w:id="1018311977">
          <w:marLeft w:val="480"/>
          <w:marRight w:val="0"/>
          <w:marTop w:val="0"/>
          <w:marBottom w:val="0"/>
          <w:divBdr>
            <w:top w:val="none" w:sz="0" w:space="0" w:color="auto"/>
            <w:left w:val="none" w:sz="0" w:space="0" w:color="auto"/>
            <w:bottom w:val="none" w:sz="0" w:space="0" w:color="auto"/>
            <w:right w:val="none" w:sz="0" w:space="0" w:color="auto"/>
          </w:divBdr>
        </w:div>
        <w:div w:id="1076319001">
          <w:marLeft w:val="480"/>
          <w:marRight w:val="0"/>
          <w:marTop w:val="0"/>
          <w:marBottom w:val="0"/>
          <w:divBdr>
            <w:top w:val="none" w:sz="0" w:space="0" w:color="auto"/>
            <w:left w:val="none" w:sz="0" w:space="0" w:color="auto"/>
            <w:bottom w:val="none" w:sz="0" w:space="0" w:color="auto"/>
            <w:right w:val="none" w:sz="0" w:space="0" w:color="auto"/>
          </w:divBdr>
        </w:div>
        <w:div w:id="1096172890">
          <w:marLeft w:val="480"/>
          <w:marRight w:val="0"/>
          <w:marTop w:val="0"/>
          <w:marBottom w:val="0"/>
          <w:divBdr>
            <w:top w:val="none" w:sz="0" w:space="0" w:color="auto"/>
            <w:left w:val="none" w:sz="0" w:space="0" w:color="auto"/>
            <w:bottom w:val="none" w:sz="0" w:space="0" w:color="auto"/>
            <w:right w:val="none" w:sz="0" w:space="0" w:color="auto"/>
          </w:divBdr>
        </w:div>
        <w:div w:id="1103497780">
          <w:marLeft w:val="480"/>
          <w:marRight w:val="0"/>
          <w:marTop w:val="0"/>
          <w:marBottom w:val="0"/>
          <w:divBdr>
            <w:top w:val="none" w:sz="0" w:space="0" w:color="auto"/>
            <w:left w:val="none" w:sz="0" w:space="0" w:color="auto"/>
            <w:bottom w:val="none" w:sz="0" w:space="0" w:color="auto"/>
            <w:right w:val="none" w:sz="0" w:space="0" w:color="auto"/>
          </w:divBdr>
        </w:div>
        <w:div w:id="1107893548">
          <w:marLeft w:val="480"/>
          <w:marRight w:val="0"/>
          <w:marTop w:val="0"/>
          <w:marBottom w:val="0"/>
          <w:divBdr>
            <w:top w:val="none" w:sz="0" w:space="0" w:color="auto"/>
            <w:left w:val="none" w:sz="0" w:space="0" w:color="auto"/>
            <w:bottom w:val="none" w:sz="0" w:space="0" w:color="auto"/>
            <w:right w:val="none" w:sz="0" w:space="0" w:color="auto"/>
          </w:divBdr>
        </w:div>
        <w:div w:id="1176922110">
          <w:marLeft w:val="480"/>
          <w:marRight w:val="0"/>
          <w:marTop w:val="0"/>
          <w:marBottom w:val="0"/>
          <w:divBdr>
            <w:top w:val="none" w:sz="0" w:space="0" w:color="auto"/>
            <w:left w:val="none" w:sz="0" w:space="0" w:color="auto"/>
            <w:bottom w:val="none" w:sz="0" w:space="0" w:color="auto"/>
            <w:right w:val="none" w:sz="0" w:space="0" w:color="auto"/>
          </w:divBdr>
        </w:div>
        <w:div w:id="1188064207">
          <w:marLeft w:val="480"/>
          <w:marRight w:val="0"/>
          <w:marTop w:val="0"/>
          <w:marBottom w:val="0"/>
          <w:divBdr>
            <w:top w:val="none" w:sz="0" w:space="0" w:color="auto"/>
            <w:left w:val="none" w:sz="0" w:space="0" w:color="auto"/>
            <w:bottom w:val="none" w:sz="0" w:space="0" w:color="auto"/>
            <w:right w:val="none" w:sz="0" w:space="0" w:color="auto"/>
          </w:divBdr>
        </w:div>
        <w:div w:id="1196576603">
          <w:marLeft w:val="480"/>
          <w:marRight w:val="0"/>
          <w:marTop w:val="0"/>
          <w:marBottom w:val="0"/>
          <w:divBdr>
            <w:top w:val="none" w:sz="0" w:space="0" w:color="auto"/>
            <w:left w:val="none" w:sz="0" w:space="0" w:color="auto"/>
            <w:bottom w:val="none" w:sz="0" w:space="0" w:color="auto"/>
            <w:right w:val="none" w:sz="0" w:space="0" w:color="auto"/>
          </w:divBdr>
        </w:div>
        <w:div w:id="1256935199">
          <w:marLeft w:val="480"/>
          <w:marRight w:val="0"/>
          <w:marTop w:val="0"/>
          <w:marBottom w:val="0"/>
          <w:divBdr>
            <w:top w:val="none" w:sz="0" w:space="0" w:color="auto"/>
            <w:left w:val="none" w:sz="0" w:space="0" w:color="auto"/>
            <w:bottom w:val="none" w:sz="0" w:space="0" w:color="auto"/>
            <w:right w:val="none" w:sz="0" w:space="0" w:color="auto"/>
          </w:divBdr>
        </w:div>
        <w:div w:id="1274358264">
          <w:marLeft w:val="480"/>
          <w:marRight w:val="0"/>
          <w:marTop w:val="0"/>
          <w:marBottom w:val="0"/>
          <w:divBdr>
            <w:top w:val="none" w:sz="0" w:space="0" w:color="auto"/>
            <w:left w:val="none" w:sz="0" w:space="0" w:color="auto"/>
            <w:bottom w:val="none" w:sz="0" w:space="0" w:color="auto"/>
            <w:right w:val="none" w:sz="0" w:space="0" w:color="auto"/>
          </w:divBdr>
        </w:div>
        <w:div w:id="1301377168">
          <w:marLeft w:val="480"/>
          <w:marRight w:val="0"/>
          <w:marTop w:val="0"/>
          <w:marBottom w:val="0"/>
          <w:divBdr>
            <w:top w:val="none" w:sz="0" w:space="0" w:color="auto"/>
            <w:left w:val="none" w:sz="0" w:space="0" w:color="auto"/>
            <w:bottom w:val="none" w:sz="0" w:space="0" w:color="auto"/>
            <w:right w:val="none" w:sz="0" w:space="0" w:color="auto"/>
          </w:divBdr>
        </w:div>
        <w:div w:id="1313176937">
          <w:marLeft w:val="480"/>
          <w:marRight w:val="0"/>
          <w:marTop w:val="0"/>
          <w:marBottom w:val="0"/>
          <w:divBdr>
            <w:top w:val="none" w:sz="0" w:space="0" w:color="auto"/>
            <w:left w:val="none" w:sz="0" w:space="0" w:color="auto"/>
            <w:bottom w:val="none" w:sz="0" w:space="0" w:color="auto"/>
            <w:right w:val="none" w:sz="0" w:space="0" w:color="auto"/>
          </w:divBdr>
        </w:div>
        <w:div w:id="1315185881">
          <w:marLeft w:val="480"/>
          <w:marRight w:val="0"/>
          <w:marTop w:val="0"/>
          <w:marBottom w:val="0"/>
          <w:divBdr>
            <w:top w:val="none" w:sz="0" w:space="0" w:color="auto"/>
            <w:left w:val="none" w:sz="0" w:space="0" w:color="auto"/>
            <w:bottom w:val="none" w:sz="0" w:space="0" w:color="auto"/>
            <w:right w:val="none" w:sz="0" w:space="0" w:color="auto"/>
          </w:divBdr>
        </w:div>
        <w:div w:id="1479691800">
          <w:marLeft w:val="480"/>
          <w:marRight w:val="0"/>
          <w:marTop w:val="0"/>
          <w:marBottom w:val="0"/>
          <w:divBdr>
            <w:top w:val="none" w:sz="0" w:space="0" w:color="auto"/>
            <w:left w:val="none" w:sz="0" w:space="0" w:color="auto"/>
            <w:bottom w:val="none" w:sz="0" w:space="0" w:color="auto"/>
            <w:right w:val="none" w:sz="0" w:space="0" w:color="auto"/>
          </w:divBdr>
        </w:div>
        <w:div w:id="1501240260">
          <w:marLeft w:val="480"/>
          <w:marRight w:val="0"/>
          <w:marTop w:val="0"/>
          <w:marBottom w:val="0"/>
          <w:divBdr>
            <w:top w:val="none" w:sz="0" w:space="0" w:color="auto"/>
            <w:left w:val="none" w:sz="0" w:space="0" w:color="auto"/>
            <w:bottom w:val="none" w:sz="0" w:space="0" w:color="auto"/>
            <w:right w:val="none" w:sz="0" w:space="0" w:color="auto"/>
          </w:divBdr>
        </w:div>
        <w:div w:id="1599680682">
          <w:marLeft w:val="480"/>
          <w:marRight w:val="0"/>
          <w:marTop w:val="0"/>
          <w:marBottom w:val="0"/>
          <w:divBdr>
            <w:top w:val="none" w:sz="0" w:space="0" w:color="auto"/>
            <w:left w:val="none" w:sz="0" w:space="0" w:color="auto"/>
            <w:bottom w:val="none" w:sz="0" w:space="0" w:color="auto"/>
            <w:right w:val="none" w:sz="0" w:space="0" w:color="auto"/>
          </w:divBdr>
        </w:div>
        <w:div w:id="1648589659">
          <w:marLeft w:val="480"/>
          <w:marRight w:val="0"/>
          <w:marTop w:val="0"/>
          <w:marBottom w:val="0"/>
          <w:divBdr>
            <w:top w:val="none" w:sz="0" w:space="0" w:color="auto"/>
            <w:left w:val="none" w:sz="0" w:space="0" w:color="auto"/>
            <w:bottom w:val="none" w:sz="0" w:space="0" w:color="auto"/>
            <w:right w:val="none" w:sz="0" w:space="0" w:color="auto"/>
          </w:divBdr>
        </w:div>
        <w:div w:id="1660763589">
          <w:marLeft w:val="480"/>
          <w:marRight w:val="0"/>
          <w:marTop w:val="0"/>
          <w:marBottom w:val="0"/>
          <w:divBdr>
            <w:top w:val="none" w:sz="0" w:space="0" w:color="auto"/>
            <w:left w:val="none" w:sz="0" w:space="0" w:color="auto"/>
            <w:bottom w:val="none" w:sz="0" w:space="0" w:color="auto"/>
            <w:right w:val="none" w:sz="0" w:space="0" w:color="auto"/>
          </w:divBdr>
        </w:div>
        <w:div w:id="1668167654">
          <w:marLeft w:val="480"/>
          <w:marRight w:val="0"/>
          <w:marTop w:val="0"/>
          <w:marBottom w:val="0"/>
          <w:divBdr>
            <w:top w:val="none" w:sz="0" w:space="0" w:color="auto"/>
            <w:left w:val="none" w:sz="0" w:space="0" w:color="auto"/>
            <w:bottom w:val="none" w:sz="0" w:space="0" w:color="auto"/>
            <w:right w:val="none" w:sz="0" w:space="0" w:color="auto"/>
          </w:divBdr>
        </w:div>
        <w:div w:id="1691222936">
          <w:marLeft w:val="480"/>
          <w:marRight w:val="0"/>
          <w:marTop w:val="0"/>
          <w:marBottom w:val="0"/>
          <w:divBdr>
            <w:top w:val="none" w:sz="0" w:space="0" w:color="auto"/>
            <w:left w:val="none" w:sz="0" w:space="0" w:color="auto"/>
            <w:bottom w:val="none" w:sz="0" w:space="0" w:color="auto"/>
            <w:right w:val="none" w:sz="0" w:space="0" w:color="auto"/>
          </w:divBdr>
        </w:div>
        <w:div w:id="1801724867">
          <w:marLeft w:val="480"/>
          <w:marRight w:val="0"/>
          <w:marTop w:val="0"/>
          <w:marBottom w:val="0"/>
          <w:divBdr>
            <w:top w:val="none" w:sz="0" w:space="0" w:color="auto"/>
            <w:left w:val="none" w:sz="0" w:space="0" w:color="auto"/>
            <w:bottom w:val="none" w:sz="0" w:space="0" w:color="auto"/>
            <w:right w:val="none" w:sz="0" w:space="0" w:color="auto"/>
          </w:divBdr>
        </w:div>
        <w:div w:id="1807241163">
          <w:marLeft w:val="480"/>
          <w:marRight w:val="0"/>
          <w:marTop w:val="0"/>
          <w:marBottom w:val="0"/>
          <w:divBdr>
            <w:top w:val="none" w:sz="0" w:space="0" w:color="auto"/>
            <w:left w:val="none" w:sz="0" w:space="0" w:color="auto"/>
            <w:bottom w:val="none" w:sz="0" w:space="0" w:color="auto"/>
            <w:right w:val="none" w:sz="0" w:space="0" w:color="auto"/>
          </w:divBdr>
        </w:div>
        <w:div w:id="1837115426">
          <w:marLeft w:val="480"/>
          <w:marRight w:val="0"/>
          <w:marTop w:val="0"/>
          <w:marBottom w:val="0"/>
          <w:divBdr>
            <w:top w:val="none" w:sz="0" w:space="0" w:color="auto"/>
            <w:left w:val="none" w:sz="0" w:space="0" w:color="auto"/>
            <w:bottom w:val="none" w:sz="0" w:space="0" w:color="auto"/>
            <w:right w:val="none" w:sz="0" w:space="0" w:color="auto"/>
          </w:divBdr>
        </w:div>
        <w:div w:id="1873571087">
          <w:marLeft w:val="480"/>
          <w:marRight w:val="0"/>
          <w:marTop w:val="0"/>
          <w:marBottom w:val="0"/>
          <w:divBdr>
            <w:top w:val="none" w:sz="0" w:space="0" w:color="auto"/>
            <w:left w:val="none" w:sz="0" w:space="0" w:color="auto"/>
            <w:bottom w:val="none" w:sz="0" w:space="0" w:color="auto"/>
            <w:right w:val="none" w:sz="0" w:space="0" w:color="auto"/>
          </w:divBdr>
        </w:div>
        <w:div w:id="1993412546">
          <w:marLeft w:val="480"/>
          <w:marRight w:val="0"/>
          <w:marTop w:val="0"/>
          <w:marBottom w:val="0"/>
          <w:divBdr>
            <w:top w:val="none" w:sz="0" w:space="0" w:color="auto"/>
            <w:left w:val="none" w:sz="0" w:space="0" w:color="auto"/>
            <w:bottom w:val="none" w:sz="0" w:space="0" w:color="auto"/>
            <w:right w:val="none" w:sz="0" w:space="0" w:color="auto"/>
          </w:divBdr>
        </w:div>
        <w:div w:id="1994482874">
          <w:marLeft w:val="480"/>
          <w:marRight w:val="0"/>
          <w:marTop w:val="0"/>
          <w:marBottom w:val="0"/>
          <w:divBdr>
            <w:top w:val="none" w:sz="0" w:space="0" w:color="auto"/>
            <w:left w:val="none" w:sz="0" w:space="0" w:color="auto"/>
            <w:bottom w:val="none" w:sz="0" w:space="0" w:color="auto"/>
            <w:right w:val="none" w:sz="0" w:space="0" w:color="auto"/>
          </w:divBdr>
        </w:div>
        <w:div w:id="2023891893">
          <w:marLeft w:val="480"/>
          <w:marRight w:val="0"/>
          <w:marTop w:val="0"/>
          <w:marBottom w:val="0"/>
          <w:divBdr>
            <w:top w:val="none" w:sz="0" w:space="0" w:color="auto"/>
            <w:left w:val="none" w:sz="0" w:space="0" w:color="auto"/>
            <w:bottom w:val="none" w:sz="0" w:space="0" w:color="auto"/>
            <w:right w:val="none" w:sz="0" w:space="0" w:color="auto"/>
          </w:divBdr>
        </w:div>
        <w:div w:id="2032103592">
          <w:marLeft w:val="480"/>
          <w:marRight w:val="0"/>
          <w:marTop w:val="0"/>
          <w:marBottom w:val="0"/>
          <w:divBdr>
            <w:top w:val="none" w:sz="0" w:space="0" w:color="auto"/>
            <w:left w:val="none" w:sz="0" w:space="0" w:color="auto"/>
            <w:bottom w:val="none" w:sz="0" w:space="0" w:color="auto"/>
            <w:right w:val="none" w:sz="0" w:space="0" w:color="auto"/>
          </w:divBdr>
        </w:div>
        <w:div w:id="2058436076">
          <w:marLeft w:val="480"/>
          <w:marRight w:val="0"/>
          <w:marTop w:val="0"/>
          <w:marBottom w:val="0"/>
          <w:divBdr>
            <w:top w:val="none" w:sz="0" w:space="0" w:color="auto"/>
            <w:left w:val="none" w:sz="0" w:space="0" w:color="auto"/>
            <w:bottom w:val="none" w:sz="0" w:space="0" w:color="auto"/>
            <w:right w:val="none" w:sz="0" w:space="0" w:color="auto"/>
          </w:divBdr>
        </w:div>
        <w:div w:id="2059695596">
          <w:marLeft w:val="480"/>
          <w:marRight w:val="0"/>
          <w:marTop w:val="0"/>
          <w:marBottom w:val="0"/>
          <w:divBdr>
            <w:top w:val="none" w:sz="0" w:space="0" w:color="auto"/>
            <w:left w:val="none" w:sz="0" w:space="0" w:color="auto"/>
            <w:bottom w:val="none" w:sz="0" w:space="0" w:color="auto"/>
            <w:right w:val="none" w:sz="0" w:space="0" w:color="auto"/>
          </w:divBdr>
        </w:div>
        <w:div w:id="2061322150">
          <w:marLeft w:val="480"/>
          <w:marRight w:val="0"/>
          <w:marTop w:val="0"/>
          <w:marBottom w:val="0"/>
          <w:divBdr>
            <w:top w:val="none" w:sz="0" w:space="0" w:color="auto"/>
            <w:left w:val="none" w:sz="0" w:space="0" w:color="auto"/>
            <w:bottom w:val="none" w:sz="0" w:space="0" w:color="auto"/>
            <w:right w:val="none" w:sz="0" w:space="0" w:color="auto"/>
          </w:divBdr>
        </w:div>
        <w:div w:id="2088257615">
          <w:marLeft w:val="480"/>
          <w:marRight w:val="0"/>
          <w:marTop w:val="0"/>
          <w:marBottom w:val="0"/>
          <w:divBdr>
            <w:top w:val="none" w:sz="0" w:space="0" w:color="auto"/>
            <w:left w:val="none" w:sz="0" w:space="0" w:color="auto"/>
            <w:bottom w:val="none" w:sz="0" w:space="0" w:color="auto"/>
            <w:right w:val="none" w:sz="0" w:space="0" w:color="auto"/>
          </w:divBdr>
        </w:div>
        <w:div w:id="2134788799">
          <w:marLeft w:val="480"/>
          <w:marRight w:val="0"/>
          <w:marTop w:val="0"/>
          <w:marBottom w:val="0"/>
          <w:divBdr>
            <w:top w:val="none" w:sz="0" w:space="0" w:color="auto"/>
            <w:left w:val="none" w:sz="0" w:space="0" w:color="auto"/>
            <w:bottom w:val="none" w:sz="0" w:space="0" w:color="auto"/>
            <w:right w:val="none" w:sz="0" w:space="0" w:color="auto"/>
          </w:divBdr>
        </w:div>
      </w:divsChild>
    </w:div>
    <w:div w:id="244456456">
      <w:bodyDiv w:val="1"/>
      <w:marLeft w:val="0"/>
      <w:marRight w:val="0"/>
      <w:marTop w:val="0"/>
      <w:marBottom w:val="0"/>
      <w:divBdr>
        <w:top w:val="none" w:sz="0" w:space="0" w:color="auto"/>
        <w:left w:val="none" w:sz="0" w:space="0" w:color="auto"/>
        <w:bottom w:val="none" w:sz="0" w:space="0" w:color="auto"/>
        <w:right w:val="none" w:sz="0" w:space="0" w:color="auto"/>
      </w:divBdr>
      <w:divsChild>
        <w:div w:id="1980697">
          <w:marLeft w:val="480"/>
          <w:marRight w:val="0"/>
          <w:marTop w:val="0"/>
          <w:marBottom w:val="0"/>
          <w:divBdr>
            <w:top w:val="none" w:sz="0" w:space="0" w:color="auto"/>
            <w:left w:val="none" w:sz="0" w:space="0" w:color="auto"/>
            <w:bottom w:val="none" w:sz="0" w:space="0" w:color="auto"/>
            <w:right w:val="none" w:sz="0" w:space="0" w:color="auto"/>
          </w:divBdr>
        </w:div>
        <w:div w:id="5644345">
          <w:marLeft w:val="480"/>
          <w:marRight w:val="0"/>
          <w:marTop w:val="0"/>
          <w:marBottom w:val="0"/>
          <w:divBdr>
            <w:top w:val="none" w:sz="0" w:space="0" w:color="auto"/>
            <w:left w:val="none" w:sz="0" w:space="0" w:color="auto"/>
            <w:bottom w:val="none" w:sz="0" w:space="0" w:color="auto"/>
            <w:right w:val="none" w:sz="0" w:space="0" w:color="auto"/>
          </w:divBdr>
        </w:div>
        <w:div w:id="98719840">
          <w:marLeft w:val="480"/>
          <w:marRight w:val="0"/>
          <w:marTop w:val="0"/>
          <w:marBottom w:val="0"/>
          <w:divBdr>
            <w:top w:val="none" w:sz="0" w:space="0" w:color="auto"/>
            <w:left w:val="none" w:sz="0" w:space="0" w:color="auto"/>
            <w:bottom w:val="none" w:sz="0" w:space="0" w:color="auto"/>
            <w:right w:val="none" w:sz="0" w:space="0" w:color="auto"/>
          </w:divBdr>
        </w:div>
        <w:div w:id="155997024">
          <w:marLeft w:val="480"/>
          <w:marRight w:val="0"/>
          <w:marTop w:val="0"/>
          <w:marBottom w:val="0"/>
          <w:divBdr>
            <w:top w:val="none" w:sz="0" w:space="0" w:color="auto"/>
            <w:left w:val="none" w:sz="0" w:space="0" w:color="auto"/>
            <w:bottom w:val="none" w:sz="0" w:space="0" w:color="auto"/>
            <w:right w:val="none" w:sz="0" w:space="0" w:color="auto"/>
          </w:divBdr>
        </w:div>
        <w:div w:id="226455267">
          <w:marLeft w:val="480"/>
          <w:marRight w:val="0"/>
          <w:marTop w:val="0"/>
          <w:marBottom w:val="0"/>
          <w:divBdr>
            <w:top w:val="none" w:sz="0" w:space="0" w:color="auto"/>
            <w:left w:val="none" w:sz="0" w:space="0" w:color="auto"/>
            <w:bottom w:val="none" w:sz="0" w:space="0" w:color="auto"/>
            <w:right w:val="none" w:sz="0" w:space="0" w:color="auto"/>
          </w:divBdr>
        </w:div>
        <w:div w:id="230120246">
          <w:marLeft w:val="480"/>
          <w:marRight w:val="0"/>
          <w:marTop w:val="0"/>
          <w:marBottom w:val="0"/>
          <w:divBdr>
            <w:top w:val="none" w:sz="0" w:space="0" w:color="auto"/>
            <w:left w:val="none" w:sz="0" w:space="0" w:color="auto"/>
            <w:bottom w:val="none" w:sz="0" w:space="0" w:color="auto"/>
            <w:right w:val="none" w:sz="0" w:space="0" w:color="auto"/>
          </w:divBdr>
        </w:div>
        <w:div w:id="245266218">
          <w:marLeft w:val="480"/>
          <w:marRight w:val="0"/>
          <w:marTop w:val="0"/>
          <w:marBottom w:val="0"/>
          <w:divBdr>
            <w:top w:val="none" w:sz="0" w:space="0" w:color="auto"/>
            <w:left w:val="none" w:sz="0" w:space="0" w:color="auto"/>
            <w:bottom w:val="none" w:sz="0" w:space="0" w:color="auto"/>
            <w:right w:val="none" w:sz="0" w:space="0" w:color="auto"/>
          </w:divBdr>
        </w:div>
        <w:div w:id="254552820">
          <w:marLeft w:val="480"/>
          <w:marRight w:val="0"/>
          <w:marTop w:val="0"/>
          <w:marBottom w:val="0"/>
          <w:divBdr>
            <w:top w:val="none" w:sz="0" w:space="0" w:color="auto"/>
            <w:left w:val="none" w:sz="0" w:space="0" w:color="auto"/>
            <w:bottom w:val="none" w:sz="0" w:space="0" w:color="auto"/>
            <w:right w:val="none" w:sz="0" w:space="0" w:color="auto"/>
          </w:divBdr>
        </w:div>
        <w:div w:id="276182821">
          <w:marLeft w:val="480"/>
          <w:marRight w:val="0"/>
          <w:marTop w:val="0"/>
          <w:marBottom w:val="0"/>
          <w:divBdr>
            <w:top w:val="none" w:sz="0" w:space="0" w:color="auto"/>
            <w:left w:val="none" w:sz="0" w:space="0" w:color="auto"/>
            <w:bottom w:val="none" w:sz="0" w:space="0" w:color="auto"/>
            <w:right w:val="none" w:sz="0" w:space="0" w:color="auto"/>
          </w:divBdr>
        </w:div>
        <w:div w:id="319424932">
          <w:marLeft w:val="480"/>
          <w:marRight w:val="0"/>
          <w:marTop w:val="0"/>
          <w:marBottom w:val="0"/>
          <w:divBdr>
            <w:top w:val="none" w:sz="0" w:space="0" w:color="auto"/>
            <w:left w:val="none" w:sz="0" w:space="0" w:color="auto"/>
            <w:bottom w:val="none" w:sz="0" w:space="0" w:color="auto"/>
            <w:right w:val="none" w:sz="0" w:space="0" w:color="auto"/>
          </w:divBdr>
        </w:div>
        <w:div w:id="336924271">
          <w:marLeft w:val="480"/>
          <w:marRight w:val="0"/>
          <w:marTop w:val="0"/>
          <w:marBottom w:val="0"/>
          <w:divBdr>
            <w:top w:val="none" w:sz="0" w:space="0" w:color="auto"/>
            <w:left w:val="none" w:sz="0" w:space="0" w:color="auto"/>
            <w:bottom w:val="none" w:sz="0" w:space="0" w:color="auto"/>
            <w:right w:val="none" w:sz="0" w:space="0" w:color="auto"/>
          </w:divBdr>
        </w:div>
        <w:div w:id="341008185">
          <w:marLeft w:val="480"/>
          <w:marRight w:val="0"/>
          <w:marTop w:val="0"/>
          <w:marBottom w:val="0"/>
          <w:divBdr>
            <w:top w:val="none" w:sz="0" w:space="0" w:color="auto"/>
            <w:left w:val="none" w:sz="0" w:space="0" w:color="auto"/>
            <w:bottom w:val="none" w:sz="0" w:space="0" w:color="auto"/>
            <w:right w:val="none" w:sz="0" w:space="0" w:color="auto"/>
          </w:divBdr>
        </w:div>
        <w:div w:id="378016751">
          <w:marLeft w:val="480"/>
          <w:marRight w:val="0"/>
          <w:marTop w:val="0"/>
          <w:marBottom w:val="0"/>
          <w:divBdr>
            <w:top w:val="none" w:sz="0" w:space="0" w:color="auto"/>
            <w:left w:val="none" w:sz="0" w:space="0" w:color="auto"/>
            <w:bottom w:val="none" w:sz="0" w:space="0" w:color="auto"/>
            <w:right w:val="none" w:sz="0" w:space="0" w:color="auto"/>
          </w:divBdr>
        </w:div>
        <w:div w:id="407650595">
          <w:marLeft w:val="480"/>
          <w:marRight w:val="0"/>
          <w:marTop w:val="0"/>
          <w:marBottom w:val="0"/>
          <w:divBdr>
            <w:top w:val="none" w:sz="0" w:space="0" w:color="auto"/>
            <w:left w:val="none" w:sz="0" w:space="0" w:color="auto"/>
            <w:bottom w:val="none" w:sz="0" w:space="0" w:color="auto"/>
            <w:right w:val="none" w:sz="0" w:space="0" w:color="auto"/>
          </w:divBdr>
        </w:div>
        <w:div w:id="440609214">
          <w:marLeft w:val="480"/>
          <w:marRight w:val="0"/>
          <w:marTop w:val="0"/>
          <w:marBottom w:val="0"/>
          <w:divBdr>
            <w:top w:val="none" w:sz="0" w:space="0" w:color="auto"/>
            <w:left w:val="none" w:sz="0" w:space="0" w:color="auto"/>
            <w:bottom w:val="none" w:sz="0" w:space="0" w:color="auto"/>
            <w:right w:val="none" w:sz="0" w:space="0" w:color="auto"/>
          </w:divBdr>
        </w:div>
        <w:div w:id="454299567">
          <w:marLeft w:val="480"/>
          <w:marRight w:val="0"/>
          <w:marTop w:val="0"/>
          <w:marBottom w:val="0"/>
          <w:divBdr>
            <w:top w:val="none" w:sz="0" w:space="0" w:color="auto"/>
            <w:left w:val="none" w:sz="0" w:space="0" w:color="auto"/>
            <w:bottom w:val="none" w:sz="0" w:space="0" w:color="auto"/>
            <w:right w:val="none" w:sz="0" w:space="0" w:color="auto"/>
          </w:divBdr>
        </w:div>
        <w:div w:id="464154851">
          <w:marLeft w:val="480"/>
          <w:marRight w:val="0"/>
          <w:marTop w:val="0"/>
          <w:marBottom w:val="0"/>
          <w:divBdr>
            <w:top w:val="none" w:sz="0" w:space="0" w:color="auto"/>
            <w:left w:val="none" w:sz="0" w:space="0" w:color="auto"/>
            <w:bottom w:val="none" w:sz="0" w:space="0" w:color="auto"/>
            <w:right w:val="none" w:sz="0" w:space="0" w:color="auto"/>
          </w:divBdr>
        </w:div>
        <w:div w:id="672563184">
          <w:marLeft w:val="480"/>
          <w:marRight w:val="0"/>
          <w:marTop w:val="0"/>
          <w:marBottom w:val="0"/>
          <w:divBdr>
            <w:top w:val="none" w:sz="0" w:space="0" w:color="auto"/>
            <w:left w:val="none" w:sz="0" w:space="0" w:color="auto"/>
            <w:bottom w:val="none" w:sz="0" w:space="0" w:color="auto"/>
            <w:right w:val="none" w:sz="0" w:space="0" w:color="auto"/>
          </w:divBdr>
        </w:div>
        <w:div w:id="690765419">
          <w:marLeft w:val="480"/>
          <w:marRight w:val="0"/>
          <w:marTop w:val="0"/>
          <w:marBottom w:val="0"/>
          <w:divBdr>
            <w:top w:val="none" w:sz="0" w:space="0" w:color="auto"/>
            <w:left w:val="none" w:sz="0" w:space="0" w:color="auto"/>
            <w:bottom w:val="none" w:sz="0" w:space="0" w:color="auto"/>
            <w:right w:val="none" w:sz="0" w:space="0" w:color="auto"/>
          </w:divBdr>
        </w:div>
        <w:div w:id="702947180">
          <w:marLeft w:val="480"/>
          <w:marRight w:val="0"/>
          <w:marTop w:val="0"/>
          <w:marBottom w:val="0"/>
          <w:divBdr>
            <w:top w:val="none" w:sz="0" w:space="0" w:color="auto"/>
            <w:left w:val="none" w:sz="0" w:space="0" w:color="auto"/>
            <w:bottom w:val="none" w:sz="0" w:space="0" w:color="auto"/>
            <w:right w:val="none" w:sz="0" w:space="0" w:color="auto"/>
          </w:divBdr>
        </w:div>
        <w:div w:id="721833139">
          <w:marLeft w:val="480"/>
          <w:marRight w:val="0"/>
          <w:marTop w:val="0"/>
          <w:marBottom w:val="0"/>
          <w:divBdr>
            <w:top w:val="none" w:sz="0" w:space="0" w:color="auto"/>
            <w:left w:val="none" w:sz="0" w:space="0" w:color="auto"/>
            <w:bottom w:val="none" w:sz="0" w:space="0" w:color="auto"/>
            <w:right w:val="none" w:sz="0" w:space="0" w:color="auto"/>
          </w:divBdr>
        </w:div>
        <w:div w:id="787353468">
          <w:marLeft w:val="480"/>
          <w:marRight w:val="0"/>
          <w:marTop w:val="0"/>
          <w:marBottom w:val="0"/>
          <w:divBdr>
            <w:top w:val="none" w:sz="0" w:space="0" w:color="auto"/>
            <w:left w:val="none" w:sz="0" w:space="0" w:color="auto"/>
            <w:bottom w:val="none" w:sz="0" w:space="0" w:color="auto"/>
            <w:right w:val="none" w:sz="0" w:space="0" w:color="auto"/>
          </w:divBdr>
        </w:div>
        <w:div w:id="909384203">
          <w:marLeft w:val="480"/>
          <w:marRight w:val="0"/>
          <w:marTop w:val="0"/>
          <w:marBottom w:val="0"/>
          <w:divBdr>
            <w:top w:val="none" w:sz="0" w:space="0" w:color="auto"/>
            <w:left w:val="none" w:sz="0" w:space="0" w:color="auto"/>
            <w:bottom w:val="none" w:sz="0" w:space="0" w:color="auto"/>
            <w:right w:val="none" w:sz="0" w:space="0" w:color="auto"/>
          </w:divBdr>
        </w:div>
        <w:div w:id="917590111">
          <w:marLeft w:val="480"/>
          <w:marRight w:val="0"/>
          <w:marTop w:val="0"/>
          <w:marBottom w:val="0"/>
          <w:divBdr>
            <w:top w:val="none" w:sz="0" w:space="0" w:color="auto"/>
            <w:left w:val="none" w:sz="0" w:space="0" w:color="auto"/>
            <w:bottom w:val="none" w:sz="0" w:space="0" w:color="auto"/>
            <w:right w:val="none" w:sz="0" w:space="0" w:color="auto"/>
          </w:divBdr>
        </w:div>
        <w:div w:id="925188661">
          <w:marLeft w:val="480"/>
          <w:marRight w:val="0"/>
          <w:marTop w:val="0"/>
          <w:marBottom w:val="0"/>
          <w:divBdr>
            <w:top w:val="none" w:sz="0" w:space="0" w:color="auto"/>
            <w:left w:val="none" w:sz="0" w:space="0" w:color="auto"/>
            <w:bottom w:val="none" w:sz="0" w:space="0" w:color="auto"/>
            <w:right w:val="none" w:sz="0" w:space="0" w:color="auto"/>
          </w:divBdr>
        </w:div>
        <w:div w:id="984238561">
          <w:marLeft w:val="480"/>
          <w:marRight w:val="0"/>
          <w:marTop w:val="0"/>
          <w:marBottom w:val="0"/>
          <w:divBdr>
            <w:top w:val="none" w:sz="0" w:space="0" w:color="auto"/>
            <w:left w:val="none" w:sz="0" w:space="0" w:color="auto"/>
            <w:bottom w:val="none" w:sz="0" w:space="0" w:color="auto"/>
            <w:right w:val="none" w:sz="0" w:space="0" w:color="auto"/>
          </w:divBdr>
        </w:div>
        <w:div w:id="987900533">
          <w:marLeft w:val="480"/>
          <w:marRight w:val="0"/>
          <w:marTop w:val="0"/>
          <w:marBottom w:val="0"/>
          <w:divBdr>
            <w:top w:val="none" w:sz="0" w:space="0" w:color="auto"/>
            <w:left w:val="none" w:sz="0" w:space="0" w:color="auto"/>
            <w:bottom w:val="none" w:sz="0" w:space="0" w:color="auto"/>
            <w:right w:val="none" w:sz="0" w:space="0" w:color="auto"/>
          </w:divBdr>
        </w:div>
        <w:div w:id="1000541355">
          <w:marLeft w:val="480"/>
          <w:marRight w:val="0"/>
          <w:marTop w:val="0"/>
          <w:marBottom w:val="0"/>
          <w:divBdr>
            <w:top w:val="none" w:sz="0" w:space="0" w:color="auto"/>
            <w:left w:val="none" w:sz="0" w:space="0" w:color="auto"/>
            <w:bottom w:val="none" w:sz="0" w:space="0" w:color="auto"/>
            <w:right w:val="none" w:sz="0" w:space="0" w:color="auto"/>
          </w:divBdr>
        </w:div>
        <w:div w:id="1049954720">
          <w:marLeft w:val="480"/>
          <w:marRight w:val="0"/>
          <w:marTop w:val="0"/>
          <w:marBottom w:val="0"/>
          <w:divBdr>
            <w:top w:val="none" w:sz="0" w:space="0" w:color="auto"/>
            <w:left w:val="none" w:sz="0" w:space="0" w:color="auto"/>
            <w:bottom w:val="none" w:sz="0" w:space="0" w:color="auto"/>
            <w:right w:val="none" w:sz="0" w:space="0" w:color="auto"/>
          </w:divBdr>
        </w:div>
        <w:div w:id="1088968442">
          <w:marLeft w:val="480"/>
          <w:marRight w:val="0"/>
          <w:marTop w:val="0"/>
          <w:marBottom w:val="0"/>
          <w:divBdr>
            <w:top w:val="none" w:sz="0" w:space="0" w:color="auto"/>
            <w:left w:val="none" w:sz="0" w:space="0" w:color="auto"/>
            <w:bottom w:val="none" w:sz="0" w:space="0" w:color="auto"/>
            <w:right w:val="none" w:sz="0" w:space="0" w:color="auto"/>
          </w:divBdr>
        </w:div>
        <w:div w:id="1119420890">
          <w:marLeft w:val="480"/>
          <w:marRight w:val="0"/>
          <w:marTop w:val="0"/>
          <w:marBottom w:val="0"/>
          <w:divBdr>
            <w:top w:val="none" w:sz="0" w:space="0" w:color="auto"/>
            <w:left w:val="none" w:sz="0" w:space="0" w:color="auto"/>
            <w:bottom w:val="none" w:sz="0" w:space="0" w:color="auto"/>
            <w:right w:val="none" w:sz="0" w:space="0" w:color="auto"/>
          </w:divBdr>
        </w:div>
        <w:div w:id="1145315240">
          <w:marLeft w:val="480"/>
          <w:marRight w:val="0"/>
          <w:marTop w:val="0"/>
          <w:marBottom w:val="0"/>
          <w:divBdr>
            <w:top w:val="none" w:sz="0" w:space="0" w:color="auto"/>
            <w:left w:val="none" w:sz="0" w:space="0" w:color="auto"/>
            <w:bottom w:val="none" w:sz="0" w:space="0" w:color="auto"/>
            <w:right w:val="none" w:sz="0" w:space="0" w:color="auto"/>
          </w:divBdr>
        </w:div>
        <w:div w:id="1157721996">
          <w:marLeft w:val="480"/>
          <w:marRight w:val="0"/>
          <w:marTop w:val="0"/>
          <w:marBottom w:val="0"/>
          <w:divBdr>
            <w:top w:val="none" w:sz="0" w:space="0" w:color="auto"/>
            <w:left w:val="none" w:sz="0" w:space="0" w:color="auto"/>
            <w:bottom w:val="none" w:sz="0" w:space="0" w:color="auto"/>
            <w:right w:val="none" w:sz="0" w:space="0" w:color="auto"/>
          </w:divBdr>
        </w:div>
        <w:div w:id="1216427659">
          <w:marLeft w:val="480"/>
          <w:marRight w:val="0"/>
          <w:marTop w:val="0"/>
          <w:marBottom w:val="0"/>
          <w:divBdr>
            <w:top w:val="none" w:sz="0" w:space="0" w:color="auto"/>
            <w:left w:val="none" w:sz="0" w:space="0" w:color="auto"/>
            <w:bottom w:val="none" w:sz="0" w:space="0" w:color="auto"/>
            <w:right w:val="none" w:sz="0" w:space="0" w:color="auto"/>
          </w:divBdr>
        </w:div>
        <w:div w:id="1226992596">
          <w:marLeft w:val="480"/>
          <w:marRight w:val="0"/>
          <w:marTop w:val="0"/>
          <w:marBottom w:val="0"/>
          <w:divBdr>
            <w:top w:val="none" w:sz="0" w:space="0" w:color="auto"/>
            <w:left w:val="none" w:sz="0" w:space="0" w:color="auto"/>
            <w:bottom w:val="none" w:sz="0" w:space="0" w:color="auto"/>
            <w:right w:val="none" w:sz="0" w:space="0" w:color="auto"/>
          </w:divBdr>
        </w:div>
        <w:div w:id="1260330728">
          <w:marLeft w:val="480"/>
          <w:marRight w:val="0"/>
          <w:marTop w:val="0"/>
          <w:marBottom w:val="0"/>
          <w:divBdr>
            <w:top w:val="none" w:sz="0" w:space="0" w:color="auto"/>
            <w:left w:val="none" w:sz="0" w:space="0" w:color="auto"/>
            <w:bottom w:val="none" w:sz="0" w:space="0" w:color="auto"/>
            <w:right w:val="none" w:sz="0" w:space="0" w:color="auto"/>
          </w:divBdr>
        </w:div>
        <w:div w:id="1278487978">
          <w:marLeft w:val="480"/>
          <w:marRight w:val="0"/>
          <w:marTop w:val="0"/>
          <w:marBottom w:val="0"/>
          <w:divBdr>
            <w:top w:val="none" w:sz="0" w:space="0" w:color="auto"/>
            <w:left w:val="none" w:sz="0" w:space="0" w:color="auto"/>
            <w:bottom w:val="none" w:sz="0" w:space="0" w:color="auto"/>
            <w:right w:val="none" w:sz="0" w:space="0" w:color="auto"/>
          </w:divBdr>
        </w:div>
        <w:div w:id="1344166764">
          <w:marLeft w:val="480"/>
          <w:marRight w:val="0"/>
          <w:marTop w:val="0"/>
          <w:marBottom w:val="0"/>
          <w:divBdr>
            <w:top w:val="none" w:sz="0" w:space="0" w:color="auto"/>
            <w:left w:val="none" w:sz="0" w:space="0" w:color="auto"/>
            <w:bottom w:val="none" w:sz="0" w:space="0" w:color="auto"/>
            <w:right w:val="none" w:sz="0" w:space="0" w:color="auto"/>
          </w:divBdr>
        </w:div>
        <w:div w:id="1397631101">
          <w:marLeft w:val="480"/>
          <w:marRight w:val="0"/>
          <w:marTop w:val="0"/>
          <w:marBottom w:val="0"/>
          <w:divBdr>
            <w:top w:val="none" w:sz="0" w:space="0" w:color="auto"/>
            <w:left w:val="none" w:sz="0" w:space="0" w:color="auto"/>
            <w:bottom w:val="none" w:sz="0" w:space="0" w:color="auto"/>
            <w:right w:val="none" w:sz="0" w:space="0" w:color="auto"/>
          </w:divBdr>
        </w:div>
        <w:div w:id="1402823757">
          <w:marLeft w:val="480"/>
          <w:marRight w:val="0"/>
          <w:marTop w:val="0"/>
          <w:marBottom w:val="0"/>
          <w:divBdr>
            <w:top w:val="none" w:sz="0" w:space="0" w:color="auto"/>
            <w:left w:val="none" w:sz="0" w:space="0" w:color="auto"/>
            <w:bottom w:val="none" w:sz="0" w:space="0" w:color="auto"/>
            <w:right w:val="none" w:sz="0" w:space="0" w:color="auto"/>
          </w:divBdr>
        </w:div>
        <w:div w:id="1429691226">
          <w:marLeft w:val="480"/>
          <w:marRight w:val="0"/>
          <w:marTop w:val="0"/>
          <w:marBottom w:val="0"/>
          <w:divBdr>
            <w:top w:val="none" w:sz="0" w:space="0" w:color="auto"/>
            <w:left w:val="none" w:sz="0" w:space="0" w:color="auto"/>
            <w:bottom w:val="none" w:sz="0" w:space="0" w:color="auto"/>
            <w:right w:val="none" w:sz="0" w:space="0" w:color="auto"/>
          </w:divBdr>
        </w:div>
        <w:div w:id="1453094950">
          <w:marLeft w:val="480"/>
          <w:marRight w:val="0"/>
          <w:marTop w:val="0"/>
          <w:marBottom w:val="0"/>
          <w:divBdr>
            <w:top w:val="none" w:sz="0" w:space="0" w:color="auto"/>
            <w:left w:val="none" w:sz="0" w:space="0" w:color="auto"/>
            <w:bottom w:val="none" w:sz="0" w:space="0" w:color="auto"/>
            <w:right w:val="none" w:sz="0" w:space="0" w:color="auto"/>
          </w:divBdr>
        </w:div>
        <w:div w:id="1453211062">
          <w:marLeft w:val="480"/>
          <w:marRight w:val="0"/>
          <w:marTop w:val="0"/>
          <w:marBottom w:val="0"/>
          <w:divBdr>
            <w:top w:val="none" w:sz="0" w:space="0" w:color="auto"/>
            <w:left w:val="none" w:sz="0" w:space="0" w:color="auto"/>
            <w:bottom w:val="none" w:sz="0" w:space="0" w:color="auto"/>
            <w:right w:val="none" w:sz="0" w:space="0" w:color="auto"/>
          </w:divBdr>
        </w:div>
        <w:div w:id="1466695881">
          <w:marLeft w:val="480"/>
          <w:marRight w:val="0"/>
          <w:marTop w:val="0"/>
          <w:marBottom w:val="0"/>
          <w:divBdr>
            <w:top w:val="none" w:sz="0" w:space="0" w:color="auto"/>
            <w:left w:val="none" w:sz="0" w:space="0" w:color="auto"/>
            <w:bottom w:val="none" w:sz="0" w:space="0" w:color="auto"/>
            <w:right w:val="none" w:sz="0" w:space="0" w:color="auto"/>
          </w:divBdr>
        </w:div>
        <w:div w:id="1533108273">
          <w:marLeft w:val="480"/>
          <w:marRight w:val="0"/>
          <w:marTop w:val="0"/>
          <w:marBottom w:val="0"/>
          <w:divBdr>
            <w:top w:val="none" w:sz="0" w:space="0" w:color="auto"/>
            <w:left w:val="none" w:sz="0" w:space="0" w:color="auto"/>
            <w:bottom w:val="none" w:sz="0" w:space="0" w:color="auto"/>
            <w:right w:val="none" w:sz="0" w:space="0" w:color="auto"/>
          </w:divBdr>
        </w:div>
        <w:div w:id="1560019903">
          <w:marLeft w:val="480"/>
          <w:marRight w:val="0"/>
          <w:marTop w:val="0"/>
          <w:marBottom w:val="0"/>
          <w:divBdr>
            <w:top w:val="none" w:sz="0" w:space="0" w:color="auto"/>
            <w:left w:val="none" w:sz="0" w:space="0" w:color="auto"/>
            <w:bottom w:val="none" w:sz="0" w:space="0" w:color="auto"/>
            <w:right w:val="none" w:sz="0" w:space="0" w:color="auto"/>
          </w:divBdr>
        </w:div>
        <w:div w:id="1603607594">
          <w:marLeft w:val="480"/>
          <w:marRight w:val="0"/>
          <w:marTop w:val="0"/>
          <w:marBottom w:val="0"/>
          <w:divBdr>
            <w:top w:val="none" w:sz="0" w:space="0" w:color="auto"/>
            <w:left w:val="none" w:sz="0" w:space="0" w:color="auto"/>
            <w:bottom w:val="none" w:sz="0" w:space="0" w:color="auto"/>
            <w:right w:val="none" w:sz="0" w:space="0" w:color="auto"/>
          </w:divBdr>
        </w:div>
        <w:div w:id="1613897960">
          <w:marLeft w:val="480"/>
          <w:marRight w:val="0"/>
          <w:marTop w:val="0"/>
          <w:marBottom w:val="0"/>
          <w:divBdr>
            <w:top w:val="none" w:sz="0" w:space="0" w:color="auto"/>
            <w:left w:val="none" w:sz="0" w:space="0" w:color="auto"/>
            <w:bottom w:val="none" w:sz="0" w:space="0" w:color="auto"/>
            <w:right w:val="none" w:sz="0" w:space="0" w:color="auto"/>
          </w:divBdr>
        </w:div>
        <w:div w:id="1635523087">
          <w:marLeft w:val="480"/>
          <w:marRight w:val="0"/>
          <w:marTop w:val="0"/>
          <w:marBottom w:val="0"/>
          <w:divBdr>
            <w:top w:val="none" w:sz="0" w:space="0" w:color="auto"/>
            <w:left w:val="none" w:sz="0" w:space="0" w:color="auto"/>
            <w:bottom w:val="none" w:sz="0" w:space="0" w:color="auto"/>
            <w:right w:val="none" w:sz="0" w:space="0" w:color="auto"/>
          </w:divBdr>
        </w:div>
        <w:div w:id="1670013112">
          <w:marLeft w:val="480"/>
          <w:marRight w:val="0"/>
          <w:marTop w:val="0"/>
          <w:marBottom w:val="0"/>
          <w:divBdr>
            <w:top w:val="none" w:sz="0" w:space="0" w:color="auto"/>
            <w:left w:val="none" w:sz="0" w:space="0" w:color="auto"/>
            <w:bottom w:val="none" w:sz="0" w:space="0" w:color="auto"/>
            <w:right w:val="none" w:sz="0" w:space="0" w:color="auto"/>
          </w:divBdr>
        </w:div>
        <w:div w:id="1749691657">
          <w:marLeft w:val="480"/>
          <w:marRight w:val="0"/>
          <w:marTop w:val="0"/>
          <w:marBottom w:val="0"/>
          <w:divBdr>
            <w:top w:val="none" w:sz="0" w:space="0" w:color="auto"/>
            <w:left w:val="none" w:sz="0" w:space="0" w:color="auto"/>
            <w:bottom w:val="none" w:sz="0" w:space="0" w:color="auto"/>
            <w:right w:val="none" w:sz="0" w:space="0" w:color="auto"/>
          </w:divBdr>
        </w:div>
        <w:div w:id="1809931314">
          <w:marLeft w:val="480"/>
          <w:marRight w:val="0"/>
          <w:marTop w:val="0"/>
          <w:marBottom w:val="0"/>
          <w:divBdr>
            <w:top w:val="none" w:sz="0" w:space="0" w:color="auto"/>
            <w:left w:val="none" w:sz="0" w:space="0" w:color="auto"/>
            <w:bottom w:val="none" w:sz="0" w:space="0" w:color="auto"/>
            <w:right w:val="none" w:sz="0" w:space="0" w:color="auto"/>
          </w:divBdr>
        </w:div>
        <w:div w:id="1849442937">
          <w:marLeft w:val="480"/>
          <w:marRight w:val="0"/>
          <w:marTop w:val="0"/>
          <w:marBottom w:val="0"/>
          <w:divBdr>
            <w:top w:val="none" w:sz="0" w:space="0" w:color="auto"/>
            <w:left w:val="none" w:sz="0" w:space="0" w:color="auto"/>
            <w:bottom w:val="none" w:sz="0" w:space="0" w:color="auto"/>
            <w:right w:val="none" w:sz="0" w:space="0" w:color="auto"/>
          </w:divBdr>
        </w:div>
        <w:div w:id="1910916842">
          <w:marLeft w:val="480"/>
          <w:marRight w:val="0"/>
          <w:marTop w:val="0"/>
          <w:marBottom w:val="0"/>
          <w:divBdr>
            <w:top w:val="none" w:sz="0" w:space="0" w:color="auto"/>
            <w:left w:val="none" w:sz="0" w:space="0" w:color="auto"/>
            <w:bottom w:val="none" w:sz="0" w:space="0" w:color="auto"/>
            <w:right w:val="none" w:sz="0" w:space="0" w:color="auto"/>
          </w:divBdr>
        </w:div>
        <w:div w:id="2022120354">
          <w:marLeft w:val="480"/>
          <w:marRight w:val="0"/>
          <w:marTop w:val="0"/>
          <w:marBottom w:val="0"/>
          <w:divBdr>
            <w:top w:val="none" w:sz="0" w:space="0" w:color="auto"/>
            <w:left w:val="none" w:sz="0" w:space="0" w:color="auto"/>
            <w:bottom w:val="none" w:sz="0" w:space="0" w:color="auto"/>
            <w:right w:val="none" w:sz="0" w:space="0" w:color="auto"/>
          </w:divBdr>
        </w:div>
        <w:div w:id="2056586646">
          <w:marLeft w:val="480"/>
          <w:marRight w:val="0"/>
          <w:marTop w:val="0"/>
          <w:marBottom w:val="0"/>
          <w:divBdr>
            <w:top w:val="none" w:sz="0" w:space="0" w:color="auto"/>
            <w:left w:val="none" w:sz="0" w:space="0" w:color="auto"/>
            <w:bottom w:val="none" w:sz="0" w:space="0" w:color="auto"/>
            <w:right w:val="none" w:sz="0" w:space="0" w:color="auto"/>
          </w:divBdr>
        </w:div>
        <w:div w:id="2061056951">
          <w:marLeft w:val="480"/>
          <w:marRight w:val="0"/>
          <w:marTop w:val="0"/>
          <w:marBottom w:val="0"/>
          <w:divBdr>
            <w:top w:val="none" w:sz="0" w:space="0" w:color="auto"/>
            <w:left w:val="none" w:sz="0" w:space="0" w:color="auto"/>
            <w:bottom w:val="none" w:sz="0" w:space="0" w:color="auto"/>
            <w:right w:val="none" w:sz="0" w:space="0" w:color="auto"/>
          </w:divBdr>
        </w:div>
        <w:div w:id="2085255389">
          <w:marLeft w:val="480"/>
          <w:marRight w:val="0"/>
          <w:marTop w:val="0"/>
          <w:marBottom w:val="0"/>
          <w:divBdr>
            <w:top w:val="none" w:sz="0" w:space="0" w:color="auto"/>
            <w:left w:val="none" w:sz="0" w:space="0" w:color="auto"/>
            <w:bottom w:val="none" w:sz="0" w:space="0" w:color="auto"/>
            <w:right w:val="none" w:sz="0" w:space="0" w:color="auto"/>
          </w:divBdr>
        </w:div>
        <w:div w:id="2096054942">
          <w:marLeft w:val="480"/>
          <w:marRight w:val="0"/>
          <w:marTop w:val="0"/>
          <w:marBottom w:val="0"/>
          <w:divBdr>
            <w:top w:val="none" w:sz="0" w:space="0" w:color="auto"/>
            <w:left w:val="none" w:sz="0" w:space="0" w:color="auto"/>
            <w:bottom w:val="none" w:sz="0" w:space="0" w:color="auto"/>
            <w:right w:val="none" w:sz="0" w:space="0" w:color="auto"/>
          </w:divBdr>
        </w:div>
      </w:divsChild>
    </w:div>
    <w:div w:id="247858225">
      <w:bodyDiv w:val="1"/>
      <w:marLeft w:val="0"/>
      <w:marRight w:val="0"/>
      <w:marTop w:val="0"/>
      <w:marBottom w:val="0"/>
      <w:divBdr>
        <w:top w:val="none" w:sz="0" w:space="0" w:color="auto"/>
        <w:left w:val="none" w:sz="0" w:space="0" w:color="auto"/>
        <w:bottom w:val="none" w:sz="0" w:space="0" w:color="auto"/>
        <w:right w:val="none" w:sz="0" w:space="0" w:color="auto"/>
      </w:divBdr>
      <w:divsChild>
        <w:div w:id="32197940">
          <w:marLeft w:val="480"/>
          <w:marRight w:val="0"/>
          <w:marTop w:val="0"/>
          <w:marBottom w:val="0"/>
          <w:divBdr>
            <w:top w:val="none" w:sz="0" w:space="0" w:color="auto"/>
            <w:left w:val="none" w:sz="0" w:space="0" w:color="auto"/>
            <w:bottom w:val="none" w:sz="0" w:space="0" w:color="auto"/>
            <w:right w:val="none" w:sz="0" w:space="0" w:color="auto"/>
          </w:divBdr>
        </w:div>
        <w:div w:id="100534934">
          <w:marLeft w:val="480"/>
          <w:marRight w:val="0"/>
          <w:marTop w:val="0"/>
          <w:marBottom w:val="0"/>
          <w:divBdr>
            <w:top w:val="none" w:sz="0" w:space="0" w:color="auto"/>
            <w:left w:val="none" w:sz="0" w:space="0" w:color="auto"/>
            <w:bottom w:val="none" w:sz="0" w:space="0" w:color="auto"/>
            <w:right w:val="none" w:sz="0" w:space="0" w:color="auto"/>
          </w:divBdr>
        </w:div>
        <w:div w:id="110520263">
          <w:marLeft w:val="480"/>
          <w:marRight w:val="0"/>
          <w:marTop w:val="0"/>
          <w:marBottom w:val="0"/>
          <w:divBdr>
            <w:top w:val="none" w:sz="0" w:space="0" w:color="auto"/>
            <w:left w:val="none" w:sz="0" w:space="0" w:color="auto"/>
            <w:bottom w:val="none" w:sz="0" w:space="0" w:color="auto"/>
            <w:right w:val="none" w:sz="0" w:space="0" w:color="auto"/>
          </w:divBdr>
        </w:div>
        <w:div w:id="171918008">
          <w:marLeft w:val="480"/>
          <w:marRight w:val="0"/>
          <w:marTop w:val="0"/>
          <w:marBottom w:val="0"/>
          <w:divBdr>
            <w:top w:val="none" w:sz="0" w:space="0" w:color="auto"/>
            <w:left w:val="none" w:sz="0" w:space="0" w:color="auto"/>
            <w:bottom w:val="none" w:sz="0" w:space="0" w:color="auto"/>
            <w:right w:val="none" w:sz="0" w:space="0" w:color="auto"/>
          </w:divBdr>
        </w:div>
        <w:div w:id="181823443">
          <w:marLeft w:val="480"/>
          <w:marRight w:val="0"/>
          <w:marTop w:val="0"/>
          <w:marBottom w:val="0"/>
          <w:divBdr>
            <w:top w:val="none" w:sz="0" w:space="0" w:color="auto"/>
            <w:left w:val="none" w:sz="0" w:space="0" w:color="auto"/>
            <w:bottom w:val="none" w:sz="0" w:space="0" w:color="auto"/>
            <w:right w:val="none" w:sz="0" w:space="0" w:color="auto"/>
          </w:divBdr>
        </w:div>
        <w:div w:id="226650019">
          <w:marLeft w:val="480"/>
          <w:marRight w:val="0"/>
          <w:marTop w:val="0"/>
          <w:marBottom w:val="0"/>
          <w:divBdr>
            <w:top w:val="none" w:sz="0" w:space="0" w:color="auto"/>
            <w:left w:val="none" w:sz="0" w:space="0" w:color="auto"/>
            <w:bottom w:val="none" w:sz="0" w:space="0" w:color="auto"/>
            <w:right w:val="none" w:sz="0" w:space="0" w:color="auto"/>
          </w:divBdr>
        </w:div>
        <w:div w:id="265505432">
          <w:marLeft w:val="480"/>
          <w:marRight w:val="0"/>
          <w:marTop w:val="0"/>
          <w:marBottom w:val="0"/>
          <w:divBdr>
            <w:top w:val="none" w:sz="0" w:space="0" w:color="auto"/>
            <w:left w:val="none" w:sz="0" w:space="0" w:color="auto"/>
            <w:bottom w:val="none" w:sz="0" w:space="0" w:color="auto"/>
            <w:right w:val="none" w:sz="0" w:space="0" w:color="auto"/>
          </w:divBdr>
        </w:div>
        <w:div w:id="359546726">
          <w:marLeft w:val="480"/>
          <w:marRight w:val="0"/>
          <w:marTop w:val="0"/>
          <w:marBottom w:val="0"/>
          <w:divBdr>
            <w:top w:val="none" w:sz="0" w:space="0" w:color="auto"/>
            <w:left w:val="none" w:sz="0" w:space="0" w:color="auto"/>
            <w:bottom w:val="none" w:sz="0" w:space="0" w:color="auto"/>
            <w:right w:val="none" w:sz="0" w:space="0" w:color="auto"/>
          </w:divBdr>
        </w:div>
        <w:div w:id="363796860">
          <w:marLeft w:val="480"/>
          <w:marRight w:val="0"/>
          <w:marTop w:val="0"/>
          <w:marBottom w:val="0"/>
          <w:divBdr>
            <w:top w:val="none" w:sz="0" w:space="0" w:color="auto"/>
            <w:left w:val="none" w:sz="0" w:space="0" w:color="auto"/>
            <w:bottom w:val="none" w:sz="0" w:space="0" w:color="auto"/>
            <w:right w:val="none" w:sz="0" w:space="0" w:color="auto"/>
          </w:divBdr>
        </w:div>
        <w:div w:id="373122354">
          <w:marLeft w:val="480"/>
          <w:marRight w:val="0"/>
          <w:marTop w:val="0"/>
          <w:marBottom w:val="0"/>
          <w:divBdr>
            <w:top w:val="none" w:sz="0" w:space="0" w:color="auto"/>
            <w:left w:val="none" w:sz="0" w:space="0" w:color="auto"/>
            <w:bottom w:val="none" w:sz="0" w:space="0" w:color="auto"/>
            <w:right w:val="none" w:sz="0" w:space="0" w:color="auto"/>
          </w:divBdr>
        </w:div>
        <w:div w:id="388501841">
          <w:marLeft w:val="480"/>
          <w:marRight w:val="0"/>
          <w:marTop w:val="0"/>
          <w:marBottom w:val="0"/>
          <w:divBdr>
            <w:top w:val="none" w:sz="0" w:space="0" w:color="auto"/>
            <w:left w:val="none" w:sz="0" w:space="0" w:color="auto"/>
            <w:bottom w:val="none" w:sz="0" w:space="0" w:color="auto"/>
            <w:right w:val="none" w:sz="0" w:space="0" w:color="auto"/>
          </w:divBdr>
        </w:div>
        <w:div w:id="399914087">
          <w:marLeft w:val="480"/>
          <w:marRight w:val="0"/>
          <w:marTop w:val="0"/>
          <w:marBottom w:val="0"/>
          <w:divBdr>
            <w:top w:val="none" w:sz="0" w:space="0" w:color="auto"/>
            <w:left w:val="none" w:sz="0" w:space="0" w:color="auto"/>
            <w:bottom w:val="none" w:sz="0" w:space="0" w:color="auto"/>
            <w:right w:val="none" w:sz="0" w:space="0" w:color="auto"/>
          </w:divBdr>
        </w:div>
        <w:div w:id="409470229">
          <w:marLeft w:val="480"/>
          <w:marRight w:val="0"/>
          <w:marTop w:val="0"/>
          <w:marBottom w:val="0"/>
          <w:divBdr>
            <w:top w:val="none" w:sz="0" w:space="0" w:color="auto"/>
            <w:left w:val="none" w:sz="0" w:space="0" w:color="auto"/>
            <w:bottom w:val="none" w:sz="0" w:space="0" w:color="auto"/>
            <w:right w:val="none" w:sz="0" w:space="0" w:color="auto"/>
          </w:divBdr>
        </w:div>
        <w:div w:id="497384443">
          <w:marLeft w:val="480"/>
          <w:marRight w:val="0"/>
          <w:marTop w:val="0"/>
          <w:marBottom w:val="0"/>
          <w:divBdr>
            <w:top w:val="none" w:sz="0" w:space="0" w:color="auto"/>
            <w:left w:val="none" w:sz="0" w:space="0" w:color="auto"/>
            <w:bottom w:val="none" w:sz="0" w:space="0" w:color="auto"/>
            <w:right w:val="none" w:sz="0" w:space="0" w:color="auto"/>
          </w:divBdr>
        </w:div>
        <w:div w:id="583419217">
          <w:marLeft w:val="480"/>
          <w:marRight w:val="0"/>
          <w:marTop w:val="0"/>
          <w:marBottom w:val="0"/>
          <w:divBdr>
            <w:top w:val="none" w:sz="0" w:space="0" w:color="auto"/>
            <w:left w:val="none" w:sz="0" w:space="0" w:color="auto"/>
            <w:bottom w:val="none" w:sz="0" w:space="0" w:color="auto"/>
            <w:right w:val="none" w:sz="0" w:space="0" w:color="auto"/>
          </w:divBdr>
        </w:div>
        <w:div w:id="591595661">
          <w:marLeft w:val="480"/>
          <w:marRight w:val="0"/>
          <w:marTop w:val="0"/>
          <w:marBottom w:val="0"/>
          <w:divBdr>
            <w:top w:val="none" w:sz="0" w:space="0" w:color="auto"/>
            <w:left w:val="none" w:sz="0" w:space="0" w:color="auto"/>
            <w:bottom w:val="none" w:sz="0" w:space="0" w:color="auto"/>
            <w:right w:val="none" w:sz="0" w:space="0" w:color="auto"/>
          </w:divBdr>
        </w:div>
        <w:div w:id="595989633">
          <w:marLeft w:val="480"/>
          <w:marRight w:val="0"/>
          <w:marTop w:val="0"/>
          <w:marBottom w:val="0"/>
          <w:divBdr>
            <w:top w:val="none" w:sz="0" w:space="0" w:color="auto"/>
            <w:left w:val="none" w:sz="0" w:space="0" w:color="auto"/>
            <w:bottom w:val="none" w:sz="0" w:space="0" w:color="auto"/>
            <w:right w:val="none" w:sz="0" w:space="0" w:color="auto"/>
          </w:divBdr>
        </w:div>
        <w:div w:id="628704028">
          <w:marLeft w:val="480"/>
          <w:marRight w:val="0"/>
          <w:marTop w:val="0"/>
          <w:marBottom w:val="0"/>
          <w:divBdr>
            <w:top w:val="none" w:sz="0" w:space="0" w:color="auto"/>
            <w:left w:val="none" w:sz="0" w:space="0" w:color="auto"/>
            <w:bottom w:val="none" w:sz="0" w:space="0" w:color="auto"/>
            <w:right w:val="none" w:sz="0" w:space="0" w:color="auto"/>
          </w:divBdr>
        </w:div>
        <w:div w:id="637148300">
          <w:marLeft w:val="480"/>
          <w:marRight w:val="0"/>
          <w:marTop w:val="0"/>
          <w:marBottom w:val="0"/>
          <w:divBdr>
            <w:top w:val="none" w:sz="0" w:space="0" w:color="auto"/>
            <w:left w:val="none" w:sz="0" w:space="0" w:color="auto"/>
            <w:bottom w:val="none" w:sz="0" w:space="0" w:color="auto"/>
            <w:right w:val="none" w:sz="0" w:space="0" w:color="auto"/>
          </w:divBdr>
        </w:div>
        <w:div w:id="655450111">
          <w:marLeft w:val="480"/>
          <w:marRight w:val="0"/>
          <w:marTop w:val="0"/>
          <w:marBottom w:val="0"/>
          <w:divBdr>
            <w:top w:val="none" w:sz="0" w:space="0" w:color="auto"/>
            <w:left w:val="none" w:sz="0" w:space="0" w:color="auto"/>
            <w:bottom w:val="none" w:sz="0" w:space="0" w:color="auto"/>
            <w:right w:val="none" w:sz="0" w:space="0" w:color="auto"/>
          </w:divBdr>
        </w:div>
        <w:div w:id="734166663">
          <w:marLeft w:val="480"/>
          <w:marRight w:val="0"/>
          <w:marTop w:val="0"/>
          <w:marBottom w:val="0"/>
          <w:divBdr>
            <w:top w:val="none" w:sz="0" w:space="0" w:color="auto"/>
            <w:left w:val="none" w:sz="0" w:space="0" w:color="auto"/>
            <w:bottom w:val="none" w:sz="0" w:space="0" w:color="auto"/>
            <w:right w:val="none" w:sz="0" w:space="0" w:color="auto"/>
          </w:divBdr>
        </w:div>
        <w:div w:id="794563986">
          <w:marLeft w:val="480"/>
          <w:marRight w:val="0"/>
          <w:marTop w:val="0"/>
          <w:marBottom w:val="0"/>
          <w:divBdr>
            <w:top w:val="none" w:sz="0" w:space="0" w:color="auto"/>
            <w:left w:val="none" w:sz="0" w:space="0" w:color="auto"/>
            <w:bottom w:val="none" w:sz="0" w:space="0" w:color="auto"/>
            <w:right w:val="none" w:sz="0" w:space="0" w:color="auto"/>
          </w:divBdr>
        </w:div>
        <w:div w:id="803625311">
          <w:marLeft w:val="480"/>
          <w:marRight w:val="0"/>
          <w:marTop w:val="0"/>
          <w:marBottom w:val="0"/>
          <w:divBdr>
            <w:top w:val="none" w:sz="0" w:space="0" w:color="auto"/>
            <w:left w:val="none" w:sz="0" w:space="0" w:color="auto"/>
            <w:bottom w:val="none" w:sz="0" w:space="0" w:color="auto"/>
            <w:right w:val="none" w:sz="0" w:space="0" w:color="auto"/>
          </w:divBdr>
        </w:div>
        <w:div w:id="804855193">
          <w:marLeft w:val="480"/>
          <w:marRight w:val="0"/>
          <w:marTop w:val="0"/>
          <w:marBottom w:val="0"/>
          <w:divBdr>
            <w:top w:val="none" w:sz="0" w:space="0" w:color="auto"/>
            <w:left w:val="none" w:sz="0" w:space="0" w:color="auto"/>
            <w:bottom w:val="none" w:sz="0" w:space="0" w:color="auto"/>
            <w:right w:val="none" w:sz="0" w:space="0" w:color="auto"/>
          </w:divBdr>
        </w:div>
        <w:div w:id="813260318">
          <w:marLeft w:val="480"/>
          <w:marRight w:val="0"/>
          <w:marTop w:val="0"/>
          <w:marBottom w:val="0"/>
          <w:divBdr>
            <w:top w:val="none" w:sz="0" w:space="0" w:color="auto"/>
            <w:left w:val="none" w:sz="0" w:space="0" w:color="auto"/>
            <w:bottom w:val="none" w:sz="0" w:space="0" w:color="auto"/>
            <w:right w:val="none" w:sz="0" w:space="0" w:color="auto"/>
          </w:divBdr>
        </w:div>
        <w:div w:id="908730522">
          <w:marLeft w:val="480"/>
          <w:marRight w:val="0"/>
          <w:marTop w:val="0"/>
          <w:marBottom w:val="0"/>
          <w:divBdr>
            <w:top w:val="none" w:sz="0" w:space="0" w:color="auto"/>
            <w:left w:val="none" w:sz="0" w:space="0" w:color="auto"/>
            <w:bottom w:val="none" w:sz="0" w:space="0" w:color="auto"/>
            <w:right w:val="none" w:sz="0" w:space="0" w:color="auto"/>
          </w:divBdr>
        </w:div>
        <w:div w:id="928855037">
          <w:marLeft w:val="480"/>
          <w:marRight w:val="0"/>
          <w:marTop w:val="0"/>
          <w:marBottom w:val="0"/>
          <w:divBdr>
            <w:top w:val="none" w:sz="0" w:space="0" w:color="auto"/>
            <w:left w:val="none" w:sz="0" w:space="0" w:color="auto"/>
            <w:bottom w:val="none" w:sz="0" w:space="0" w:color="auto"/>
            <w:right w:val="none" w:sz="0" w:space="0" w:color="auto"/>
          </w:divBdr>
        </w:div>
        <w:div w:id="938685512">
          <w:marLeft w:val="480"/>
          <w:marRight w:val="0"/>
          <w:marTop w:val="0"/>
          <w:marBottom w:val="0"/>
          <w:divBdr>
            <w:top w:val="none" w:sz="0" w:space="0" w:color="auto"/>
            <w:left w:val="none" w:sz="0" w:space="0" w:color="auto"/>
            <w:bottom w:val="none" w:sz="0" w:space="0" w:color="auto"/>
            <w:right w:val="none" w:sz="0" w:space="0" w:color="auto"/>
          </w:divBdr>
        </w:div>
        <w:div w:id="950160123">
          <w:marLeft w:val="480"/>
          <w:marRight w:val="0"/>
          <w:marTop w:val="0"/>
          <w:marBottom w:val="0"/>
          <w:divBdr>
            <w:top w:val="none" w:sz="0" w:space="0" w:color="auto"/>
            <w:left w:val="none" w:sz="0" w:space="0" w:color="auto"/>
            <w:bottom w:val="none" w:sz="0" w:space="0" w:color="auto"/>
            <w:right w:val="none" w:sz="0" w:space="0" w:color="auto"/>
          </w:divBdr>
        </w:div>
        <w:div w:id="1145318091">
          <w:marLeft w:val="480"/>
          <w:marRight w:val="0"/>
          <w:marTop w:val="0"/>
          <w:marBottom w:val="0"/>
          <w:divBdr>
            <w:top w:val="none" w:sz="0" w:space="0" w:color="auto"/>
            <w:left w:val="none" w:sz="0" w:space="0" w:color="auto"/>
            <w:bottom w:val="none" w:sz="0" w:space="0" w:color="auto"/>
            <w:right w:val="none" w:sz="0" w:space="0" w:color="auto"/>
          </w:divBdr>
        </w:div>
        <w:div w:id="1151558554">
          <w:marLeft w:val="480"/>
          <w:marRight w:val="0"/>
          <w:marTop w:val="0"/>
          <w:marBottom w:val="0"/>
          <w:divBdr>
            <w:top w:val="none" w:sz="0" w:space="0" w:color="auto"/>
            <w:left w:val="none" w:sz="0" w:space="0" w:color="auto"/>
            <w:bottom w:val="none" w:sz="0" w:space="0" w:color="auto"/>
            <w:right w:val="none" w:sz="0" w:space="0" w:color="auto"/>
          </w:divBdr>
        </w:div>
        <w:div w:id="1160999295">
          <w:marLeft w:val="480"/>
          <w:marRight w:val="0"/>
          <w:marTop w:val="0"/>
          <w:marBottom w:val="0"/>
          <w:divBdr>
            <w:top w:val="none" w:sz="0" w:space="0" w:color="auto"/>
            <w:left w:val="none" w:sz="0" w:space="0" w:color="auto"/>
            <w:bottom w:val="none" w:sz="0" w:space="0" w:color="auto"/>
            <w:right w:val="none" w:sz="0" w:space="0" w:color="auto"/>
          </w:divBdr>
        </w:div>
        <w:div w:id="1225532568">
          <w:marLeft w:val="480"/>
          <w:marRight w:val="0"/>
          <w:marTop w:val="0"/>
          <w:marBottom w:val="0"/>
          <w:divBdr>
            <w:top w:val="none" w:sz="0" w:space="0" w:color="auto"/>
            <w:left w:val="none" w:sz="0" w:space="0" w:color="auto"/>
            <w:bottom w:val="none" w:sz="0" w:space="0" w:color="auto"/>
            <w:right w:val="none" w:sz="0" w:space="0" w:color="auto"/>
          </w:divBdr>
        </w:div>
        <w:div w:id="1228957436">
          <w:marLeft w:val="480"/>
          <w:marRight w:val="0"/>
          <w:marTop w:val="0"/>
          <w:marBottom w:val="0"/>
          <w:divBdr>
            <w:top w:val="none" w:sz="0" w:space="0" w:color="auto"/>
            <w:left w:val="none" w:sz="0" w:space="0" w:color="auto"/>
            <w:bottom w:val="none" w:sz="0" w:space="0" w:color="auto"/>
            <w:right w:val="none" w:sz="0" w:space="0" w:color="auto"/>
          </w:divBdr>
        </w:div>
        <w:div w:id="1293750528">
          <w:marLeft w:val="480"/>
          <w:marRight w:val="0"/>
          <w:marTop w:val="0"/>
          <w:marBottom w:val="0"/>
          <w:divBdr>
            <w:top w:val="none" w:sz="0" w:space="0" w:color="auto"/>
            <w:left w:val="none" w:sz="0" w:space="0" w:color="auto"/>
            <w:bottom w:val="none" w:sz="0" w:space="0" w:color="auto"/>
            <w:right w:val="none" w:sz="0" w:space="0" w:color="auto"/>
          </w:divBdr>
        </w:div>
        <w:div w:id="1304239419">
          <w:marLeft w:val="480"/>
          <w:marRight w:val="0"/>
          <w:marTop w:val="0"/>
          <w:marBottom w:val="0"/>
          <w:divBdr>
            <w:top w:val="none" w:sz="0" w:space="0" w:color="auto"/>
            <w:left w:val="none" w:sz="0" w:space="0" w:color="auto"/>
            <w:bottom w:val="none" w:sz="0" w:space="0" w:color="auto"/>
            <w:right w:val="none" w:sz="0" w:space="0" w:color="auto"/>
          </w:divBdr>
        </w:div>
        <w:div w:id="1336155597">
          <w:marLeft w:val="480"/>
          <w:marRight w:val="0"/>
          <w:marTop w:val="0"/>
          <w:marBottom w:val="0"/>
          <w:divBdr>
            <w:top w:val="none" w:sz="0" w:space="0" w:color="auto"/>
            <w:left w:val="none" w:sz="0" w:space="0" w:color="auto"/>
            <w:bottom w:val="none" w:sz="0" w:space="0" w:color="auto"/>
            <w:right w:val="none" w:sz="0" w:space="0" w:color="auto"/>
          </w:divBdr>
        </w:div>
        <w:div w:id="1350333498">
          <w:marLeft w:val="480"/>
          <w:marRight w:val="0"/>
          <w:marTop w:val="0"/>
          <w:marBottom w:val="0"/>
          <w:divBdr>
            <w:top w:val="none" w:sz="0" w:space="0" w:color="auto"/>
            <w:left w:val="none" w:sz="0" w:space="0" w:color="auto"/>
            <w:bottom w:val="none" w:sz="0" w:space="0" w:color="auto"/>
            <w:right w:val="none" w:sz="0" w:space="0" w:color="auto"/>
          </w:divBdr>
        </w:div>
        <w:div w:id="1381435752">
          <w:marLeft w:val="480"/>
          <w:marRight w:val="0"/>
          <w:marTop w:val="0"/>
          <w:marBottom w:val="0"/>
          <w:divBdr>
            <w:top w:val="none" w:sz="0" w:space="0" w:color="auto"/>
            <w:left w:val="none" w:sz="0" w:space="0" w:color="auto"/>
            <w:bottom w:val="none" w:sz="0" w:space="0" w:color="auto"/>
            <w:right w:val="none" w:sz="0" w:space="0" w:color="auto"/>
          </w:divBdr>
        </w:div>
        <w:div w:id="1395935945">
          <w:marLeft w:val="480"/>
          <w:marRight w:val="0"/>
          <w:marTop w:val="0"/>
          <w:marBottom w:val="0"/>
          <w:divBdr>
            <w:top w:val="none" w:sz="0" w:space="0" w:color="auto"/>
            <w:left w:val="none" w:sz="0" w:space="0" w:color="auto"/>
            <w:bottom w:val="none" w:sz="0" w:space="0" w:color="auto"/>
            <w:right w:val="none" w:sz="0" w:space="0" w:color="auto"/>
          </w:divBdr>
        </w:div>
        <w:div w:id="1436170835">
          <w:marLeft w:val="480"/>
          <w:marRight w:val="0"/>
          <w:marTop w:val="0"/>
          <w:marBottom w:val="0"/>
          <w:divBdr>
            <w:top w:val="none" w:sz="0" w:space="0" w:color="auto"/>
            <w:left w:val="none" w:sz="0" w:space="0" w:color="auto"/>
            <w:bottom w:val="none" w:sz="0" w:space="0" w:color="auto"/>
            <w:right w:val="none" w:sz="0" w:space="0" w:color="auto"/>
          </w:divBdr>
        </w:div>
        <w:div w:id="1450974897">
          <w:marLeft w:val="480"/>
          <w:marRight w:val="0"/>
          <w:marTop w:val="0"/>
          <w:marBottom w:val="0"/>
          <w:divBdr>
            <w:top w:val="none" w:sz="0" w:space="0" w:color="auto"/>
            <w:left w:val="none" w:sz="0" w:space="0" w:color="auto"/>
            <w:bottom w:val="none" w:sz="0" w:space="0" w:color="auto"/>
            <w:right w:val="none" w:sz="0" w:space="0" w:color="auto"/>
          </w:divBdr>
        </w:div>
        <w:div w:id="1584146966">
          <w:marLeft w:val="480"/>
          <w:marRight w:val="0"/>
          <w:marTop w:val="0"/>
          <w:marBottom w:val="0"/>
          <w:divBdr>
            <w:top w:val="none" w:sz="0" w:space="0" w:color="auto"/>
            <w:left w:val="none" w:sz="0" w:space="0" w:color="auto"/>
            <w:bottom w:val="none" w:sz="0" w:space="0" w:color="auto"/>
            <w:right w:val="none" w:sz="0" w:space="0" w:color="auto"/>
          </w:divBdr>
        </w:div>
        <w:div w:id="1672951488">
          <w:marLeft w:val="480"/>
          <w:marRight w:val="0"/>
          <w:marTop w:val="0"/>
          <w:marBottom w:val="0"/>
          <w:divBdr>
            <w:top w:val="none" w:sz="0" w:space="0" w:color="auto"/>
            <w:left w:val="none" w:sz="0" w:space="0" w:color="auto"/>
            <w:bottom w:val="none" w:sz="0" w:space="0" w:color="auto"/>
            <w:right w:val="none" w:sz="0" w:space="0" w:color="auto"/>
          </w:divBdr>
        </w:div>
        <w:div w:id="1750075380">
          <w:marLeft w:val="480"/>
          <w:marRight w:val="0"/>
          <w:marTop w:val="0"/>
          <w:marBottom w:val="0"/>
          <w:divBdr>
            <w:top w:val="none" w:sz="0" w:space="0" w:color="auto"/>
            <w:left w:val="none" w:sz="0" w:space="0" w:color="auto"/>
            <w:bottom w:val="none" w:sz="0" w:space="0" w:color="auto"/>
            <w:right w:val="none" w:sz="0" w:space="0" w:color="auto"/>
          </w:divBdr>
        </w:div>
        <w:div w:id="1766654233">
          <w:marLeft w:val="480"/>
          <w:marRight w:val="0"/>
          <w:marTop w:val="0"/>
          <w:marBottom w:val="0"/>
          <w:divBdr>
            <w:top w:val="none" w:sz="0" w:space="0" w:color="auto"/>
            <w:left w:val="none" w:sz="0" w:space="0" w:color="auto"/>
            <w:bottom w:val="none" w:sz="0" w:space="0" w:color="auto"/>
            <w:right w:val="none" w:sz="0" w:space="0" w:color="auto"/>
          </w:divBdr>
        </w:div>
        <w:div w:id="1795175360">
          <w:marLeft w:val="480"/>
          <w:marRight w:val="0"/>
          <w:marTop w:val="0"/>
          <w:marBottom w:val="0"/>
          <w:divBdr>
            <w:top w:val="none" w:sz="0" w:space="0" w:color="auto"/>
            <w:left w:val="none" w:sz="0" w:space="0" w:color="auto"/>
            <w:bottom w:val="none" w:sz="0" w:space="0" w:color="auto"/>
            <w:right w:val="none" w:sz="0" w:space="0" w:color="auto"/>
          </w:divBdr>
        </w:div>
        <w:div w:id="1806046881">
          <w:marLeft w:val="480"/>
          <w:marRight w:val="0"/>
          <w:marTop w:val="0"/>
          <w:marBottom w:val="0"/>
          <w:divBdr>
            <w:top w:val="none" w:sz="0" w:space="0" w:color="auto"/>
            <w:left w:val="none" w:sz="0" w:space="0" w:color="auto"/>
            <w:bottom w:val="none" w:sz="0" w:space="0" w:color="auto"/>
            <w:right w:val="none" w:sz="0" w:space="0" w:color="auto"/>
          </w:divBdr>
        </w:div>
        <w:div w:id="1825393948">
          <w:marLeft w:val="480"/>
          <w:marRight w:val="0"/>
          <w:marTop w:val="0"/>
          <w:marBottom w:val="0"/>
          <w:divBdr>
            <w:top w:val="none" w:sz="0" w:space="0" w:color="auto"/>
            <w:left w:val="none" w:sz="0" w:space="0" w:color="auto"/>
            <w:bottom w:val="none" w:sz="0" w:space="0" w:color="auto"/>
            <w:right w:val="none" w:sz="0" w:space="0" w:color="auto"/>
          </w:divBdr>
        </w:div>
        <w:div w:id="1867207216">
          <w:marLeft w:val="480"/>
          <w:marRight w:val="0"/>
          <w:marTop w:val="0"/>
          <w:marBottom w:val="0"/>
          <w:divBdr>
            <w:top w:val="none" w:sz="0" w:space="0" w:color="auto"/>
            <w:left w:val="none" w:sz="0" w:space="0" w:color="auto"/>
            <w:bottom w:val="none" w:sz="0" w:space="0" w:color="auto"/>
            <w:right w:val="none" w:sz="0" w:space="0" w:color="auto"/>
          </w:divBdr>
        </w:div>
        <w:div w:id="1886524552">
          <w:marLeft w:val="480"/>
          <w:marRight w:val="0"/>
          <w:marTop w:val="0"/>
          <w:marBottom w:val="0"/>
          <w:divBdr>
            <w:top w:val="none" w:sz="0" w:space="0" w:color="auto"/>
            <w:left w:val="none" w:sz="0" w:space="0" w:color="auto"/>
            <w:bottom w:val="none" w:sz="0" w:space="0" w:color="auto"/>
            <w:right w:val="none" w:sz="0" w:space="0" w:color="auto"/>
          </w:divBdr>
        </w:div>
        <w:div w:id="1939554438">
          <w:marLeft w:val="480"/>
          <w:marRight w:val="0"/>
          <w:marTop w:val="0"/>
          <w:marBottom w:val="0"/>
          <w:divBdr>
            <w:top w:val="none" w:sz="0" w:space="0" w:color="auto"/>
            <w:left w:val="none" w:sz="0" w:space="0" w:color="auto"/>
            <w:bottom w:val="none" w:sz="0" w:space="0" w:color="auto"/>
            <w:right w:val="none" w:sz="0" w:space="0" w:color="auto"/>
          </w:divBdr>
        </w:div>
        <w:div w:id="1972442894">
          <w:marLeft w:val="480"/>
          <w:marRight w:val="0"/>
          <w:marTop w:val="0"/>
          <w:marBottom w:val="0"/>
          <w:divBdr>
            <w:top w:val="none" w:sz="0" w:space="0" w:color="auto"/>
            <w:left w:val="none" w:sz="0" w:space="0" w:color="auto"/>
            <w:bottom w:val="none" w:sz="0" w:space="0" w:color="auto"/>
            <w:right w:val="none" w:sz="0" w:space="0" w:color="auto"/>
          </w:divBdr>
        </w:div>
        <w:div w:id="2009477400">
          <w:marLeft w:val="480"/>
          <w:marRight w:val="0"/>
          <w:marTop w:val="0"/>
          <w:marBottom w:val="0"/>
          <w:divBdr>
            <w:top w:val="none" w:sz="0" w:space="0" w:color="auto"/>
            <w:left w:val="none" w:sz="0" w:space="0" w:color="auto"/>
            <w:bottom w:val="none" w:sz="0" w:space="0" w:color="auto"/>
            <w:right w:val="none" w:sz="0" w:space="0" w:color="auto"/>
          </w:divBdr>
        </w:div>
        <w:div w:id="2053966277">
          <w:marLeft w:val="480"/>
          <w:marRight w:val="0"/>
          <w:marTop w:val="0"/>
          <w:marBottom w:val="0"/>
          <w:divBdr>
            <w:top w:val="none" w:sz="0" w:space="0" w:color="auto"/>
            <w:left w:val="none" w:sz="0" w:space="0" w:color="auto"/>
            <w:bottom w:val="none" w:sz="0" w:space="0" w:color="auto"/>
            <w:right w:val="none" w:sz="0" w:space="0" w:color="auto"/>
          </w:divBdr>
        </w:div>
        <w:div w:id="2056541551">
          <w:marLeft w:val="480"/>
          <w:marRight w:val="0"/>
          <w:marTop w:val="0"/>
          <w:marBottom w:val="0"/>
          <w:divBdr>
            <w:top w:val="none" w:sz="0" w:space="0" w:color="auto"/>
            <w:left w:val="none" w:sz="0" w:space="0" w:color="auto"/>
            <w:bottom w:val="none" w:sz="0" w:space="0" w:color="auto"/>
            <w:right w:val="none" w:sz="0" w:space="0" w:color="auto"/>
          </w:divBdr>
        </w:div>
        <w:div w:id="2124687506">
          <w:marLeft w:val="480"/>
          <w:marRight w:val="0"/>
          <w:marTop w:val="0"/>
          <w:marBottom w:val="0"/>
          <w:divBdr>
            <w:top w:val="none" w:sz="0" w:space="0" w:color="auto"/>
            <w:left w:val="none" w:sz="0" w:space="0" w:color="auto"/>
            <w:bottom w:val="none" w:sz="0" w:space="0" w:color="auto"/>
            <w:right w:val="none" w:sz="0" w:space="0" w:color="auto"/>
          </w:divBdr>
        </w:div>
      </w:divsChild>
    </w:div>
    <w:div w:id="250429685">
      <w:bodyDiv w:val="1"/>
      <w:marLeft w:val="0"/>
      <w:marRight w:val="0"/>
      <w:marTop w:val="0"/>
      <w:marBottom w:val="0"/>
      <w:divBdr>
        <w:top w:val="none" w:sz="0" w:space="0" w:color="auto"/>
        <w:left w:val="none" w:sz="0" w:space="0" w:color="auto"/>
        <w:bottom w:val="none" w:sz="0" w:space="0" w:color="auto"/>
        <w:right w:val="none" w:sz="0" w:space="0" w:color="auto"/>
      </w:divBdr>
      <w:divsChild>
        <w:div w:id="10374496">
          <w:marLeft w:val="480"/>
          <w:marRight w:val="0"/>
          <w:marTop w:val="0"/>
          <w:marBottom w:val="0"/>
          <w:divBdr>
            <w:top w:val="none" w:sz="0" w:space="0" w:color="auto"/>
            <w:left w:val="none" w:sz="0" w:space="0" w:color="auto"/>
            <w:bottom w:val="none" w:sz="0" w:space="0" w:color="auto"/>
            <w:right w:val="none" w:sz="0" w:space="0" w:color="auto"/>
          </w:divBdr>
        </w:div>
        <w:div w:id="32728278">
          <w:marLeft w:val="480"/>
          <w:marRight w:val="0"/>
          <w:marTop w:val="0"/>
          <w:marBottom w:val="0"/>
          <w:divBdr>
            <w:top w:val="none" w:sz="0" w:space="0" w:color="auto"/>
            <w:left w:val="none" w:sz="0" w:space="0" w:color="auto"/>
            <w:bottom w:val="none" w:sz="0" w:space="0" w:color="auto"/>
            <w:right w:val="none" w:sz="0" w:space="0" w:color="auto"/>
          </w:divBdr>
        </w:div>
        <w:div w:id="47074722">
          <w:marLeft w:val="480"/>
          <w:marRight w:val="0"/>
          <w:marTop w:val="0"/>
          <w:marBottom w:val="0"/>
          <w:divBdr>
            <w:top w:val="none" w:sz="0" w:space="0" w:color="auto"/>
            <w:left w:val="none" w:sz="0" w:space="0" w:color="auto"/>
            <w:bottom w:val="none" w:sz="0" w:space="0" w:color="auto"/>
            <w:right w:val="none" w:sz="0" w:space="0" w:color="auto"/>
          </w:divBdr>
        </w:div>
        <w:div w:id="159005959">
          <w:marLeft w:val="480"/>
          <w:marRight w:val="0"/>
          <w:marTop w:val="0"/>
          <w:marBottom w:val="0"/>
          <w:divBdr>
            <w:top w:val="none" w:sz="0" w:space="0" w:color="auto"/>
            <w:left w:val="none" w:sz="0" w:space="0" w:color="auto"/>
            <w:bottom w:val="none" w:sz="0" w:space="0" w:color="auto"/>
            <w:right w:val="none" w:sz="0" w:space="0" w:color="auto"/>
          </w:divBdr>
        </w:div>
        <w:div w:id="230193759">
          <w:marLeft w:val="480"/>
          <w:marRight w:val="0"/>
          <w:marTop w:val="0"/>
          <w:marBottom w:val="0"/>
          <w:divBdr>
            <w:top w:val="none" w:sz="0" w:space="0" w:color="auto"/>
            <w:left w:val="none" w:sz="0" w:space="0" w:color="auto"/>
            <w:bottom w:val="none" w:sz="0" w:space="0" w:color="auto"/>
            <w:right w:val="none" w:sz="0" w:space="0" w:color="auto"/>
          </w:divBdr>
        </w:div>
        <w:div w:id="257568887">
          <w:marLeft w:val="480"/>
          <w:marRight w:val="0"/>
          <w:marTop w:val="0"/>
          <w:marBottom w:val="0"/>
          <w:divBdr>
            <w:top w:val="none" w:sz="0" w:space="0" w:color="auto"/>
            <w:left w:val="none" w:sz="0" w:space="0" w:color="auto"/>
            <w:bottom w:val="none" w:sz="0" w:space="0" w:color="auto"/>
            <w:right w:val="none" w:sz="0" w:space="0" w:color="auto"/>
          </w:divBdr>
        </w:div>
        <w:div w:id="291716863">
          <w:marLeft w:val="480"/>
          <w:marRight w:val="0"/>
          <w:marTop w:val="0"/>
          <w:marBottom w:val="0"/>
          <w:divBdr>
            <w:top w:val="none" w:sz="0" w:space="0" w:color="auto"/>
            <w:left w:val="none" w:sz="0" w:space="0" w:color="auto"/>
            <w:bottom w:val="none" w:sz="0" w:space="0" w:color="auto"/>
            <w:right w:val="none" w:sz="0" w:space="0" w:color="auto"/>
          </w:divBdr>
        </w:div>
        <w:div w:id="313610062">
          <w:marLeft w:val="480"/>
          <w:marRight w:val="0"/>
          <w:marTop w:val="0"/>
          <w:marBottom w:val="0"/>
          <w:divBdr>
            <w:top w:val="none" w:sz="0" w:space="0" w:color="auto"/>
            <w:left w:val="none" w:sz="0" w:space="0" w:color="auto"/>
            <w:bottom w:val="none" w:sz="0" w:space="0" w:color="auto"/>
            <w:right w:val="none" w:sz="0" w:space="0" w:color="auto"/>
          </w:divBdr>
        </w:div>
        <w:div w:id="346635586">
          <w:marLeft w:val="480"/>
          <w:marRight w:val="0"/>
          <w:marTop w:val="0"/>
          <w:marBottom w:val="0"/>
          <w:divBdr>
            <w:top w:val="none" w:sz="0" w:space="0" w:color="auto"/>
            <w:left w:val="none" w:sz="0" w:space="0" w:color="auto"/>
            <w:bottom w:val="none" w:sz="0" w:space="0" w:color="auto"/>
            <w:right w:val="none" w:sz="0" w:space="0" w:color="auto"/>
          </w:divBdr>
        </w:div>
        <w:div w:id="370804489">
          <w:marLeft w:val="480"/>
          <w:marRight w:val="0"/>
          <w:marTop w:val="0"/>
          <w:marBottom w:val="0"/>
          <w:divBdr>
            <w:top w:val="none" w:sz="0" w:space="0" w:color="auto"/>
            <w:left w:val="none" w:sz="0" w:space="0" w:color="auto"/>
            <w:bottom w:val="none" w:sz="0" w:space="0" w:color="auto"/>
            <w:right w:val="none" w:sz="0" w:space="0" w:color="auto"/>
          </w:divBdr>
        </w:div>
        <w:div w:id="401486915">
          <w:marLeft w:val="480"/>
          <w:marRight w:val="0"/>
          <w:marTop w:val="0"/>
          <w:marBottom w:val="0"/>
          <w:divBdr>
            <w:top w:val="none" w:sz="0" w:space="0" w:color="auto"/>
            <w:left w:val="none" w:sz="0" w:space="0" w:color="auto"/>
            <w:bottom w:val="none" w:sz="0" w:space="0" w:color="auto"/>
            <w:right w:val="none" w:sz="0" w:space="0" w:color="auto"/>
          </w:divBdr>
        </w:div>
        <w:div w:id="421998302">
          <w:marLeft w:val="480"/>
          <w:marRight w:val="0"/>
          <w:marTop w:val="0"/>
          <w:marBottom w:val="0"/>
          <w:divBdr>
            <w:top w:val="none" w:sz="0" w:space="0" w:color="auto"/>
            <w:left w:val="none" w:sz="0" w:space="0" w:color="auto"/>
            <w:bottom w:val="none" w:sz="0" w:space="0" w:color="auto"/>
            <w:right w:val="none" w:sz="0" w:space="0" w:color="auto"/>
          </w:divBdr>
        </w:div>
        <w:div w:id="519664060">
          <w:marLeft w:val="480"/>
          <w:marRight w:val="0"/>
          <w:marTop w:val="0"/>
          <w:marBottom w:val="0"/>
          <w:divBdr>
            <w:top w:val="none" w:sz="0" w:space="0" w:color="auto"/>
            <w:left w:val="none" w:sz="0" w:space="0" w:color="auto"/>
            <w:bottom w:val="none" w:sz="0" w:space="0" w:color="auto"/>
            <w:right w:val="none" w:sz="0" w:space="0" w:color="auto"/>
          </w:divBdr>
        </w:div>
        <w:div w:id="616571021">
          <w:marLeft w:val="480"/>
          <w:marRight w:val="0"/>
          <w:marTop w:val="0"/>
          <w:marBottom w:val="0"/>
          <w:divBdr>
            <w:top w:val="none" w:sz="0" w:space="0" w:color="auto"/>
            <w:left w:val="none" w:sz="0" w:space="0" w:color="auto"/>
            <w:bottom w:val="none" w:sz="0" w:space="0" w:color="auto"/>
            <w:right w:val="none" w:sz="0" w:space="0" w:color="auto"/>
          </w:divBdr>
        </w:div>
        <w:div w:id="711731032">
          <w:marLeft w:val="480"/>
          <w:marRight w:val="0"/>
          <w:marTop w:val="0"/>
          <w:marBottom w:val="0"/>
          <w:divBdr>
            <w:top w:val="none" w:sz="0" w:space="0" w:color="auto"/>
            <w:left w:val="none" w:sz="0" w:space="0" w:color="auto"/>
            <w:bottom w:val="none" w:sz="0" w:space="0" w:color="auto"/>
            <w:right w:val="none" w:sz="0" w:space="0" w:color="auto"/>
          </w:divBdr>
        </w:div>
        <w:div w:id="790512774">
          <w:marLeft w:val="480"/>
          <w:marRight w:val="0"/>
          <w:marTop w:val="0"/>
          <w:marBottom w:val="0"/>
          <w:divBdr>
            <w:top w:val="none" w:sz="0" w:space="0" w:color="auto"/>
            <w:left w:val="none" w:sz="0" w:space="0" w:color="auto"/>
            <w:bottom w:val="none" w:sz="0" w:space="0" w:color="auto"/>
            <w:right w:val="none" w:sz="0" w:space="0" w:color="auto"/>
          </w:divBdr>
        </w:div>
        <w:div w:id="803157788">
          <w:marLeft w:val="480"/>
          <w:marRight w:val="0"/>
          <w:marTop w:val="0"/>
          <w:marBottom w:val="0"/>
          <w:divBdr>
            <w:top w:val="none" w:sz="0" w:space="0" w:color="auto"/>
            <w:left w:val="none" w:sz="0" w:space="0" w:color="auto"/>
            <w:bottom w:val="none" w:sz="0" w:space="0" w:color="auto"/>
            <w:right w:val="none" w:sz="0" w:space="0" w:color="auto"/>
          </w:divBdr>
        </w:div>
        <w:div w:id="807864446">
          <w:marLeft w:val="480"/>
          <w:marRight w:val="0"/>
          <w:marTop w:val="0"/>
          <w:marBottom w:val="0"/>
          <w:divBdr>
            <w:top w:val="none" w:sz="0" w:space="0" w:color="auto"/>
            <w:left w:val="none" w:sz="0" w:space="0" w:color="auto"/>
            <w:bottom w:val="none" w:sz="0" w:space="0" w:color="auto"/>
            <w:right w:val="none" w:sz="0" w:space="0" w:color="auto"/>
          </w:divBdr>
        </w:div>
        <w:div w:id="819076603">
          <w:marLeft w:val="480"/>
          <w:marRight w:val="0"/>
          <w:marTop w:val="0"/>
          <w:marBottom w:val="0"/>
          <w:divBdr>
            <w:top w:val="none" w:sz="0" w:space="0" w:color="auto"/>
            <w:left w:val="none" w:sz="0" w:space="0" w:color="auto"/>
            <w:bottom w:val="none" w:sz="0" w:space="0" w:color="auto"/>
            <w:right w:val="none" w:sz="0" w:space="0" w:color="auto"/>
          </w:divBdr>
        </w:div>
        <w:div w:id="920876019">
          <w:marLeft w:val="480"/>
          <w:marRight w:val="0"/>
          <w:marTop w:val="0"/>
          <w:marBottom w:val="0"/>
          <w:divBdr>
            <w:top w:val="none" w:sz="0" w:space="0" w:color="auto"/>
            <w:left w:val="none" w:sz="0" w:space="0" w:color="auto"/>
            <w:bottom w:val="none" w:sz="0" w:space="0" w:color="auto"/>
            <w:right w:val="none" w:sz="0" w:space="0" w:color="auto"/>
          </w:divBdr>
        </w:div>
        <w:div w:id="928124220">
          <w:marLeft w:val="480"/>
          <w:marRight w:val="0"/>
          <w:marTop w:val="0"/>
          <w:marBottom w:val="0"/>
          <w:divBdr>
            <w:top w:val="none" w:sz="0" w:space="0" w:color="auto"/>
            <w:left w:val="none" w:sz="0" w:space="0" w:color="auto"/>
            <w:bottom w:val="none" w:sz="0" w:space="0" w:color="auto"/>
            <w:right w:val="none" w:sz="0" w:space="0" w:color="auto"/>
          </w:divBdr>
        </w:div>
        <w:div w:id="943414500">
          <w:marLeft w:val="480"/>
          <w:marRight w:val="0"/>
          <w:marTop w:val="0"/>
          <w:marBottom w:val="0"/>
          <w:divBdr>
            <w:top w:val="none" w:sz="0" w:space="0" w:color="auto"/>
            <w:left w:val="none" w:sz="0" w:space="0" w:color="auto"/>
            <w:bottom w:val="none" w:sz="0" w:space="0" w:color="auto"/>
            <w:right w:val="none" w:sz="0" w:space="0" w:color="auto"/>
          </w:divBdr>
        </w:div>
        <w:div w:id="964772306">
          <w:marLeft w:val="480"/>
          <w:marRight w:val="0"/>
          <w:marTop w:val="0"/>
          <w:marBottom w:val="0"/>
          <w:divBdr>
            <w:top w:val="none" w:sz="0" w:space="0" w:color="auto"/>
            <w:left w:val="none" w:sz="0" w:space="0" w:color="auto"/>
            <w:bottom w:val="none" w:sz="0" w:space="0" w:color="auto"/>
            <w:right w:val="none" w:sz="0" w:space="0" w:color="auto"/>
          </w:divBdr>
        </w:div>
        <w:div w:id="980812751">
          <w:marLeft w:val="480"/>
          <w:marRight w:val="0"/>
          <w:marTop w:val="0"/>
          <w:marBottom w:val="0"/>
          <w:divBdr>
            <w:top w:val="none" w:sz="0" w:space="0" w:color="auto"/>
            <w:left w:val="none" w:sz="0" w:space="0" w:color="auto"/>
            <w:bottom w:val="none" w:sz="0" w:space="0" w:color="auto"/>
            <w:right w:val="none" w:sz="0" w:space="0" w:color="auto"/>
          </w:divBdr>
        </w:div>
        <w:div w:id="1019620923">
          <w:marLeft w:val="480"/>
          <w:marRight w:val="0"/>
          <w:marTop w:val="0"/>
          <w:marBottom w:val="0"/>
          <w:divBdr>
            <w:top w:val="none" w:sz="0" w:space="0" w:color="auto"/>
            <w:left w:val="none" w:sz="0" w:space="0" w:color="auto"/>
            <w:bottom w:val="none" w:sz="0" w:space="0" w:color="auto"/>
            <w:right w:val="none" w:sz="0" w:space="0" w:color="auto"/>
          </w:divBdr>
        </w:div>
        <w:div w:id="1209341857">
          <w:marLeft w:val="480"/>
          <w:marRight w:val="0"/>
          <w:marTop w:val="0"/>
          <w:marBottom w:val="0"/>
          <w:divBdr>
            <w:top w:val="none" w:sz="0" w:space="0" w:color="auto"/>
            <w:left w:val="none" w:sz="0" w:space="0" w:color="auto"/>
            <w:bottom w:val="none" w:sz="0" w:space="0" w:color="auto"/>
            <w:right w:val="none" w:sz="0" w:space="0" w:color="auto"/>
          </w:divBdr>
        </w:div>
        <w:div w:id="1221595480">
          <w:marLeft w:val="480"/>
          <w:marRight w:val="0"/>
          <w:marTop w:val="0"/>
          <w:marBottom w:val="0"/>
          <w:divBdr>
            <w:top w:val="none" w:sz="0" w:space="0" w:color="auto"/>
            <w:left w:val="none" w:sz="0" w:space="0" w:color="auto"/>
            <w:bottom w:val="none" w:sz="0" w:space="0" w:color="auto"/>
            <w:right w:val="none" w:sz="0" w:space="0" w:color="auto"/>
          </w:divBdr>
        </w:div>
        <w:div w:id="1275795928">
          <w:marLeft w:val="480"/>
          <w:marRight w:val="0"/>
          <w:marTop w:val="0"/>
          <w:marBottom w:val="0"/>
          <w:divBdr>
            <w:top w:val="none" w:sz="0" w:space="0" w:color="auto"/>
            <w:left w:val="none" w:sz="0" w:space="0" w:color="auto"/>
            <w:bottom w:val="none" w:sz="0" w:space="0" w:color="auto"/>
            <w:right w:val="none" w:sz="0" w:space="0" w:color="auto"/>
          </w:divBdr>
        </w:div>
        <w:div w:id="1290434168">
          <w:marLeft w:val="480"/>
          <w:marRight w:val="0"/>
          <w:marTop w:val="0"/>
          <w:marBottom w:val="0"/>
          <w:divBdr>
            <w:top w:val="none" w:sz="0" w:space="0" w:color="auto"/>
            <w:left w:val="none" w:sz="0" w:space="0" w:color="auto"/>
            <w:bottom w:val="none" w:sz="0" w:space="0" w:color="auto"/>
            <w:right w:val="none" w:sz="0" w:space="0" w:color="auto"/>
          </w:divBdr>
        </w:div>
        <w:div w:id="1298610464">
          <w:marLeft w:val="480"/>
          <w:marRight w:val="0"/>
          <w:marTop w:val="0"/>
          <w:marBottom w:val="0"/>
          <w:divBdr>
            <w:top w:val="none" w:sz="0" w:space="0" w:color="auto"/>
            <w:left w:val="none" w:sz="0" w:space="0" w:color="auto"/>
            <w:bottom w:val="none" w:sz="0" w:space="0" w:color="auto"/>
            <w:right w:val="none" w:sz="0" w:space="0" w:color="auto"/>
          </w:divBdr>
        </w:div>
        <w:div w:id="1327974848">
          <w:marLeft w:val="480"/>
          <w:marRight w:val="0"/>
          <w:marTop w:val="0"/>
          <w:marBottom w:val="0"/>
          <w:divBdr>
            <w:top w:val="none" w:sz="0" w:space="0" w:color="auto"/>
            <w:left w:val="none" w:sz="0" w:space="0" w:color="auto"/>
            <w:bottom w:val="none" w:sz="0" w:space="0" w:color="auto"/>
            <w:right w:val="none" w:sz="0" w:space="0" w:color="auto"/>
          </w:divBdr>
        </w:div>
        <w:div w:id="1359552291">
          <w:marLeft w:val="480"/>
          <w:marRight w:val="0"/>
          <w:marTop w:val="0"/>
          <w:marBottom w:val="0"/>
          <w:divBdr>
            <w:top w:val="none" w:sz="0" w:space="0" w:color="auto"/>
            <w:left w:val="none" w:sz="0" w:space="0" w:color="auto"/>
            <w:bottom w:val="none" w:sz="0" w:space="0" w:color="auto"/>
            <w:right w:val="none" w:sz="0" w:space="0" w:color="auto"/>
          </w:divBdr>
        </w:div>
        <w:div w:id="1426804366">
          <w:marLeft w:val="480"/>
          <w:marRight w:val="0"/>
          <w:marTop w:val="0"/>
          <w:marBottom w:val="0"/>
          <w:divBdr>
            <w:top w:val="none" w:sz="0" w:space="0" w:color="auto"/>
            <w:left w:val="none" w:sz="0" w:space="0" w:color="auto"/>
            <w:bottom w:val="none" w:sz="0" w:space="0" w:color="auto"/>
            <w:right w:val="none" w:sz="0" w:space="0" w:color="auto"/>
          </w:divBdr>
        </w:div>
        <w:div w:id="1427995352">
          <w:marLeft w:val="480"/>
          <w:marRight w:val="0"/>
          <w:marTop w:val="0"/>
          <w:marBottom w:val="0"/>
          <w:divBdr>
            <w:top w:val="none" w:sz="0" w:space="0" w:color="auto"/>
            <w:left w:val="none" w:sz="0" w:space="0" w:color="auto"/>
            <w:bottom w:val="none" w:sz="0" w:space="0" w:color="auto"/>
            <w:right w:val="none" w:sz="0" w:space="0" w:color="auto"/>
          </w:divBdr>
        </w:div>
        <w:div w:id="1429695536">
          <w:marLeft w:val="480"/>
          <w:marRight w:val="0"/>
          <w:marTop w:val="0"/>
          <w:marBottom w:val="0"/>
          <w:divBdr>
            <w:top w:val="none" w:sz="0" w:space="0" w:color="auto"/>
            <w:left w:val="none" w:sz="0" w:space="0" w:color="auto"/>
            <w:bottom w:val="none" w:sz="0" w:space="0" w:color="auto"/>
            <w:right w:val="none" w:sz="0" w:space="0" w:color="auto"/>
          </w:divBdr>
        </w:div>
        <w:div w:id="1432244732">
          <w:marLeft w:val="480"/>
          <w:marRight w:val="0"/>
          <w:marTop w:val="0"/>
          <w:marBottom w:val="0"/>
          <w:divBdr>
            <w:top w:val="none" w:sz="0" w:space="0" w:color="auto"/>
            <w:left w:val="none" w:sz="0" w:space="0" w:color="auto"/>
            <w:bottom w:val="none" w:sz="0" w:space="0" w:color="auto"/>
            <w:right w:val="none" w:sz="0" w:space="0" w:color="auto"/>
          </w:divBdr>
        </w:div>
        <w:div w:id="1432317515">
          <w:marLeft w:val="480"/>
          <w:marRight w:val="0"/>
          <w:marTop w:val="0"/>
          <w:marBottom w:val="0"/>
          <w:divBdr>
            <w:top w:val="none" w:sz="0" w:space="0" w:color="auto"/>
            <w:left w:val="none" w:sz="0" w:space="0" w:color="auto"/>
            <w:bottom w:val="none" w:sz="0" w:space="0" w:color="auto"/>
            <w:right w:val="none" w:sz="0" w:space="0" w:color="auto"/>
          </w:divBdr>
        </w:div>
        <w:div w:id="1559626495">
          <w:marLeft w:val="480"/>
          <w:marRight w:val="0"/>
          <w:marTop w:val="0"/>
          <w:marBottom w:val="0"/>
          <w:divBdr>
            <w:top w:val="none" w:sz="0" w:space="0" w:color="auto"/>
            <w:left w:val="none" w:sz="0" w:space="0" w:color="auto"/>
            <w:bottom w:val="none" w:sz="0" w:space="0" w:color="auto"/>
            <w:right w:val="none" w:sz="0" w:space="0" w:color="auto"/>
          </w:divBdr>
        </w:div>
        <w:div w:id="1570381625">
          <w:marLeft w:val="480"/>
          <w:marRight w:val="0"/>
          <w:marTop w:val="0"/>
          <w:marBottom w:val="0"/>
          <w:divBdr>
            <w:top w:val="none" w:sz="0" w:space="0" w:color="auto"/>
            <w:left w:val="none" w:sz="0" w:space="0" w:color="auto"/>
            <w:bottom w:val="none" w:sz="0" w:space="0" w:color="auto"/>
            <w:right w:val="none" w:sz="0" w:space="0" w:color="auto"/>
          </w:divBdr>
        </w:div>
        <w:div w:id="1590191696">
          <w:marLeft w:val="480"/>
          <w:marRight w:val="0"/>
          <w:marTop w:val="0"/>
          <w:marBottom w:val="0"/>
          <w:divBdr>
            <w:top w:val="none" w:sz="0" w:space="0" w:color="auto"/>
            <w:left w:val="none" w:sz="0" w:space="0" w:color="auto"/>
            <w:bottom w:val="none" w:sz="0" w:space="0" w:color="auto"/>
            <w:right w:val="none" w:sz="0" w:space="0" w:color="auto"/>
          </w:divBdr>
        </w:div>
        <w:div w:id="1597713112">
          <w:marLeft w:val="480"/>
          <w:marRight w:val="0"/>
          <w:marTop w:val="0"/>
          <w:marBottom w:val="0"/>
          <w:divBdr>
            <w:top w:val="none" w:sz="0" w:space="0" w:color="auto"/>
            <w:left w:val="none" w:sz="0" w:space="0" w:color="auto"/>
            <w:bottom w:val="none" w:sz="0" w:space="0" w:color="auto"/>
            <w:right w:val="none" w:sz="0" w:space="0" w:color="auto"/>
          </w:divBdr>
        </w:div>
        <w:div w:id="1604193818">
          <w:marLeft w:val="480"/>
          <w:marRight w:val="0"/>
          <w:marTop w:val="0"/>
          <w:marBottom w:val="0"/>
          <w:divBdr>
            <w:top w:val="none" w:sz="0" w:space="0" w:color="auto"/>
            <w:left w:val="none" w:sz="0" w:space="0" w:color="auto"/>
            <w:bottom w:val="none" w:sz="0" w:space="0" w:color="auto"/>
            <w:right w:val="none" w:sz="0" w:space="0" w:color="auto"/>
          </w:divBdr>
        </w:div>
        <w:div w:id="1696073878">
          <w:marLeft w:val="480"/>
          <w:marRight w:val="0"/>
          <w:marTop w:val="0"/>
          <w:marBottom w:val="0"/>
          <w:divBdr>
            <w:top w:val="none" w:sz="0" w:space="0" w:color="auto"/>
            <w:left w:val="none" w:sz="0" w:space="0" w:color="auto"/>
            <w:bottom w:val="none" w:sz="0" w:space="0" w:color="auto"/>
            <w:right w:val="none" w:sz="0" w:space="0" w:color="auto"/>
          </w:divBdr>
        </w:div>
        <w:div w:id="1749767474">
          <w:marLeft w:val="480"/>
          <w:marRight w:val="0"/>
          <w:marTop w:val="0"/>
          <w:marBottom w:val="0"/>
          <w:divBdr>
            <w:top w:val="none" w:sz="0" w:space="0" w:color="auto"/>
            <w:left w:val="none" w:sz="0" w:space="0" w:color="auto"/>
            <w:bottom w:val="none" w:sz="0" w:space="0" w:color="auto"/>
            <w:right w:val="none" w:sz="0" w:space="0" w:color="auto"/>
          </w:divBdr>
        </w:div>
        <w:div w:id="1761218530">
          <w:marLeft w:val="480"/>
          <w:marRight w:val="0"/>
          <w:marTop w:val="0"/>
          <w:marBottom w:val="0"/>
          <w:divBdr>
            <w:top w:val="none" w:sz="0" w:space="0" w:color="auto"/>
            <w:left w:val="none" w:sz="0" w:space="0" w:color="auto"/>
            <w:bottom w:val="none" w:sz="0" w:space="0" w:color="auto"/>
            <w:right w:val="none" w:sz="0" w:space="0" w:color="auto"/>
          </w:divBdr>
        </w:div>
        <w:div w:id="1768696729">
          <w:marLeft w:val="480"/>
          <w:marRight w:val="0"/>
          <w:marTop w:val="0"/>
          <w:marBottom w:val="0"/>
          <w:divBdr>
            <w:top w:val="none" w:sz="0" w:space="0" w:color="auto"/>
            <w:left w:val="none" w:sz="0" w:space="0" w:color="auto"/>
            <w:bottom w:val="none" w:sz="0" w:space="0" w:color="auto"/>
            <w:right w:val="none" w:sz="0" w:space="0" w:color="auto"/>
          </w:divBdr>
        </w:div>
        <w:div w:id="1801531111">
          <w:marLeft w:val="480"/>
          <w:marRight w:val="0"/>
          <w:marTop w:val="0"/>
          <w:marBottom w:val="0"/>
          <w:divBdr>
            <w:top w:val="none" w:sz="0" w:space="0" w:color="auto"/>
            <w:left w:val="none" w:sz="0" w:space="0" w:color="auto"/>
            <w:bottom w:val="none" w:sz="0" w:space="0" w:color="auto"/>
            <w:right w:val="none" w:sz="0" w:space="0" w:color="auto"/>
          </w:divBdr>
        </w:div>
        <w:div w:id="1814984776">
          <w:marLeft w:val="480"/>
          <w:marRight w:val="0"/>
          <w:marTop w:val="0"/>
          <w:marBottom w:val="0"/>
          <w:divBdr>
            <w:top w:val="none" w:sz="0" w:space="0" w:color="auto"/>
            <w:left w:val="none" w:sz="0" w:space="0" w:color="auto"/>
            <w:bottom w:val="none" w:sz="0" w:space="0" w:color="auto"/>
            <w:right w:val="none" w:sz="0" w:space="0" w:color="auto"/>
          </w:divBdr>
        </w:div>
        <w:div w:id="1860704327">
          <w:marLeft w:val="480"/>
          <w:marRight w:val="0"/>
          <w:marTop w:val="0"/>
          <w:marBottom w:val="0"/>
          <w:divBdr>
            <w:top w:val="none" w:sz="0" w:space="0" w:color="auto"/>
            <w:left w:val="none" w:sz="0" w:space="0" w:color="auto"/>
            <w:bottom w:val="none" w:sz="0" w:space="0" w:color="auto"/>
            <w:right w:val="none" w:sz="0" w:space="0" w:color="auto"/>
          </w:divBdr>
        </w:div>
        <w:div w:id="1878934655">
          <w:marLeft w:val="480"/>
          <w:marRight w:val="0"/>
          <w:marTop w:val="0"/>
          <w:marBottom w:val="0"/>
          <w:divBdr>
            <w:top w:val="none" w:sz="0" w:space="0" w:color="auto"/>
            <w:left w:val="none" w:sz="0" w:space="0" w:color="auto"/>
            <w:bottom w:val="none" w:sz="0" w:space="0" w:color="auto"/>
            <w:right w:val="none" w:sz="0" w:space="0" w:color="auto"/>
          </w:divBdr>
        </w:div>
        <w:div w:id="1914044427">
          <w:marLeft w:val="480"/>
          <w:marRight w:val="0"/>
          <w:marTop w:val="0"/>
          <w:marBottom w:val="0"/>
          <w:divBdr>
            <w:top w:val="none" w:sz="0" w:space="0" w:color="auto"/>
            <w:left w:val="none" w:sz="0" w:space="0" w:color="auto"/>
            <w:bottom w:val="none" w:sz="0" w:space="0" w:color="auto"/>
            <w:right w:val="none" w:sz="0" w:space="0" w:color="auto"/>
          </w:divBdr>
        </w:div>
        <w:div w:id="1962148225">
          <w:marLeft w:val="480"/>
          <w:marRight w:val="0"/>
          <w:marTop w:val="0"/>
          <w:marBottom w:val="0"/>
          <w:divBdr>
            <w:top w:val="none" w:sz="0" w:space="0" w:color="auto"/>
            <w:left w:val="none" w:sz="0" w:space="0" w:color="auto"/>
            <w:bottom w:val="none" w:sz="0" w:space="0" w:color="auto"/>
            <w:right w:val="none" w:sz="0" w:space="0" w:color="auto"/>
          </w:divBdr>
        </w:div>
        <w:div w:id="2050958875">
          <w:marLeft w:val="480"/>
          <w:marRight w:val="0"/>
          <w:marTop w:val="0"/>
          <w:marBottom w:val="0"/>
          <w:divBdr>
            <w:top w:val="none" w:sz="0" w:space="0" w:color="auto"/>
            <w:left w:val="none" w:sz="0" w:space="0" w:color="auto"/>
            <w:bottom w:val="none" w:sz="0" w:space="0" w:color="auto"/>
            <w:right w:val="none" w:sz="0" w:space="0" w:color="auto"/>
          </w:divBdr>
        </w:div>
        <w:div w:id="2059934129">
          <w:marLeft w:val="480"/>
          <w:marRight w:val="0"/>
          <w:marTop w:val="0"/>
          <w:marBottom w:val="0"/>
          <w:divBdr>
            <w:top w:val="none" w:sz="0" w:space="0" w:color="auto"/>
            <w:left w:val="none" w:sz="0" w:space="0" w:color="auto"/>
            <w:bottom w:val="none" w:sz="0" w:space="0" w:color="auto"/>
            <w:right w:val="none" w:sz="0" w:space="0" w:color="auto"/>
          </w:divBdr>
        </w:div>
        <w:div w:id="2093812271">
          <w:marLeft w:val="480"/>
          <w:marRight w:val="0"/>
          <w:marTop w:val="0"/>
          <w:marBottom w:val="0"/>
          <w:divBdr>
            <w:top w:val="none" w:sz="0" w:space="0" w:color="auto"/>
            <w:left w:val="none" w:sz="0" w:space="0" w:color="auto"/>
            <w:bottom w:val="none" w:sz="0" w:space="0" w:color="auto"/>
            <w:right w:val="none" w:sz="0" w:space="0" w:color="auto"/>
          </w:divBdr>
        </w:div>
        <w:div w:id="2093888523">
          <w:marLeft w:val="480"/>
          <w:marRight w:val="0"/>
          <w:marTop w:val="0"/>
          <w:marBottom w:val="0"/>
          <w:divBdr>
            <w:top w:val="none" w:sz="0" w:space="0" w:color="auto"/>
            <w:left w:val="none" w:sz="0" w:space="0" w:color="auto"/>
            <w:bottom w:val="none" w:sz="0" w:space="0" w:color="auto"/>
            <w:right w:val="none" w:sz="0" w:space="0" w:color="auto"/>
          </w:divBdr>
        </w:div>
        <w:div w:id="2100370957">
          <w:marLeft w:val="480"/>
          <w:marRight w:val="0"/>
          <w:marTop w:val="0"/>
          <w:marBottom w:val="0"/>
          <w:divBdr>
            <w:top w:val="none" w:sz="0" w:space="0" w:color="auto"/>
            <w:left w:val="none" w:sz="0" w:space="0" w:color="auto"/>
            <w:bottom w:val="none" w:sz="0" w:space="0" w:color="auto"/>
            <w:right w:val="none" w:sz="0" w:space="0" w:color="auto"/>
          </w:divBdr>
        </w:div>
      </w:divsChild>
    </w:div>
    <w:div w:id="251015059">
      <w:bodyDiv w:val="1"/>
      <w:marLeft w:val="0"/>
      <w:marRight w:val="0"/>
      <w:marTop w:val="0"/>
      <w:marBottom w:val="0"/>
      <w:divBdr>
        <w:top w:val="none" w:sz="0" w:space="0" w:color="auto"/>
        <w:left w:val="none" w:sz="0" w:space="0" w:color="auto"/>
        <w:bottom w:val="none" w:sz="0" w:space="0" w:color="auto"/>
        <w:right w:val="none" w:sz="0" w:space="0" w:color="auto"/>
      </w:divBdr>
      <w:divsChild>
        <w:div w:id="18512934">
          <w:marLeft w:val="480"/>
          <w:marRight w:val="0"/>
          <w:marTop w:val="0"/>
          <w:marBottom w:val="0"/>
          <w:divBdr>
            <w:top w:val="none" w:sz="0" w:space="0" w:color="auto"/>
            <w:left w:val="none" w:sz="0" w:space="0" w:color="auto"/>
            <w:bottom w:val="none" w:sz="0" w:space="0" w:color="auto"/>
            <w:right w:val="none" w:sz="0" w:space="0" w:color="auto"/>
          </w:divBdr>
        </w:div>
        <w:div w:id="106436407">
          <w:marLeft w:val="480"/>
          <w:marRight w:val="0"/>
          <w:marTop w:val="0"/>
          <w:marBottom w:val="0"/>
          <w:divBdr>
            <w:top w:val="none" w:sz="0" w:space="0" w:color="auto"/>
            <w:left w:val="none" w:sz="0" w:space="0" w:color="auto"/>
            <w:bottom w:val="none" w:sz="0" w:space="0" w:color="auto"/>
            <w:right w:val="none" w:sz="0" w:space="0" w:color="auto"/>
          </w:divBdr>
        </w:div>
        <w:div w:id="146212744">
          <w:marLeft w:val="480"/>
          <w:marRight w:val="0"/>
          <w:marTop w:val="0"/>
          <w:marBottom w:val="0"/>
          <w:divBdr>
            <w:top w:val="none" w:sz="0" w:space="0" w:color="auto"/>
            <w:left w:val="none" w:sz="0" w:space="0" w:color="auto"/>
            <w:bottom w:val="none" w:sz="0" w:space="0" w:color="auto"/>
            <w:right w:val="none" w:sz="0" w:space="0" w:color="auto"/>
          </w:divBdr>
        </w:div>
        <w:div w:id="152183228">
          <w:marLeft w:val="480"/>
          <w:marRight w:val="0"/>
          <w:marTop w:val="0"/>
          <w:marBottom w:val="0"/>
          <w:divBdr>
            <w:top w:val="none" w:sz="0" w:space="0" w:color="auto"/>
            <w:left w:val="none" w:sz="0" w:space="0" w:color="auto"/>
            <w:bottom w:val="none" w:sz="0" w:space="0" w:color="auto"/>
            <w:right w:val="none" w:sz="0" w:space="0" w:color="auto"/>
          </w:divBdr>
        </w:div>
        <w:div w:id="173351136">
          <w:marLeft w:val="480"/>
          <w:marRight w:val="0"/>
          <w:marTop w:val="0"/>
          <w:marBottom w:val="0"/>
          <w:divBdr>
            <w:top w:val="none" w:sz="0" w:space="0" w:color="auto"/>
            <w:left w:val="none" w:sz="0" w:space="0" w:color="auto"/>
            <w:bottom w:val="none" w:sz="0" w:space="0" w:color="auto"/>
            <w:right w:val="none" w:sz="0" w:space="0" w:color="auto"/>
          </w:divBdr>
        </w:div>
        <w:div w:id="321128650">
          <w:marLeft w:val="480"/>
          <w:marRight w:val="0"/>
          <w:marTop w:val="0"/>
          <w:marBottom w:val="0"/>
          <w:divBdr>
            <w:top w:val="none" w:sz="0" w:space="0" w:color="auto"/>
            <w:left w:val="none" w:sz="0" w:space="0" w:color="auto"/>
            <w:bottom w:val="none" w:sz="0" w:space="0" w:color="auto"/>
            <w:right w:val="none" w:sz="0" w:space="0" w:color="auto"/>
          </w:divBdr>
        </w:div>
        <w:div w:id="323242109">
          <w:marLeft w:val="480"/>
          <w:marRight w:val="0"/>
          <w:marTop w:val="0"/>
          <w:marBottom w:val="0"/>
          <w:divBdr>
            <w:top w:val="none" w:sz="0" w:space="0" w:color="auto"/>
            <w:left w:val="none" w:sz="0" w:space="0" w:color="auto"/>
            <w:bottom w:val="none" w:sz="0" w:space="0" w:color="auto"/>
            <w:right w:val="none" w:sz="0" w:space="0" w:color="auto"/>
          </w:divBdr>
        </w:div>
        <w:div w:id="498886473">
          <w:marLeft w:val="480"/>
          <w:marRight w:val="0"/>
          <w:marTop w:val="0"/>
          <w:marBottom w:val="0"/>
          <w:divBdr>
            <w:top w:val="none" w:sz="0" w:space="0" w:color="auto"/>
            <w:left w:val="none" w:sz="0" w:space="0" w:color="auto"/>
            <w:bottom w:val="none" w:sz="0" w:space="0" w:color="auto"/>
            <w:right w:val="none" w:sz="0" w:space="0" w:color="auto"/>
          </w:divBdr>
        </w:div>
        <w:div w:id="527834968">
          <w:marLeft w:val="480"/>
          <w:marRight w:val="0"/>
          <w:marTop w:val="0"/>
          <w:marBottom w:val="0"/>
          <w:divBdr>
            <w:top w:val="none" w:sz="0" w:space="0" w:color="auto"/>
            <w:left w:val="none" w:sz="0" w:space="0" w:color="auto"/>
            <w:bottom w:val="none" w:sz="0" w:space="0" w:color="auto"/>
            <w:right w:val="none" w:sz="0" w:space="0" w:color="auto"/>
          </w:divBdr>
        </w:div>
        <w:div w:id="579023149">
          <w:marLeft w:val="480"/>
          <w:marRight w:val="0"/>
          <w:marTop w:val="0"/>
          <w:marBottom w:val="0"/>
          <w:divBdr>
            <w:top w:val="none" w:sz="0" w:space="0" w:color="auto"/>
            <w:left w:val="none" w:sz="0" w:space="0" w:color="auto"/>
            <w:bottom w:val="none" w:sz="0" w:space="0" w:color="auto"/>
            <w:right w:val="none" w:sz="0" w:space="0" w:color="auto"/>
          </w:divBdr>
        </w:div>
        <w:div w:id="581915593">
          <w:marLeft w:val="480"/>
          <w:marRight w:val="0"/>
          <w:marTop w:val="0"/>
          <w:marBottom w:val="0"/>
          <w:divBdr>
            <w:top w:val="none" w:sz="0" w:space="0" w:color="auto"/>
            <w:left w:val="none" w:sz="0" w:space="0" w:color="auto"/>
            <w:bottom w:val="none" w:sz="0" w:space="0" w:color="auto"/>
            <w:right w:val="none" w:sz="0" w:space="0" w:color="auto"/>
          </w:divBdr>
        </w:div>
        <w:div w:id="594635407">
          <w:marLeft w:val="480"/>
          <w:marRight w:val="0"/>
          <w:marTop w:val="0"/>
          <w:marBottom w:val="0"/>
          <w:divBdr>
            <w:top w:val="none" w:sz="0" w:space="0" w:color="auto"/>
            <w:left w:val="none" w:sz="0" w:space="0" w:color="auto"/>
            <w:bottom w:val="none" w:sz="0" w:space="0" w:color="auto"/>
            <w:right w:val="none" w:sz="0" w:space="0" w:color="auto"/>
          </w:divBdr>
        </w:div>
        <w:div w:id="621032574">
          <w:marLeft w:val="480"/>
          <w:marRight w:val="0"/>
          <w:marTop w:val="0"/>
          <w:marBottom w:val="0"/>
          <w:divBdr>
            <w:top w:val="none" w:sz="0" w:space="0" w:color="auto"/>
            <w:left w:val="none" w:sz="0" w:space="0" w:color="auto"/>
            <w:bottom w:val="none" w:sz="0" w:space="0" w:color="auto"/>
            <w:right w:val="none" w:sz="0" w:space="0" w:color="auto"/>
          </w:divBdr>
        </w:div>
        <w:div w:id="811139966">
          <w:marLeft w:val="480"/>
          <w:marRight w:val="0"/>
          <w:marTop w:val="0"/>
          <w:marBottom w:val="0"/>
          <w:divBdr>
            <w:top w:val="none" w:sz="0" w:space="0" w:color="auto"/>
            <w:left w:val="none" w:sz="0" w:space="0" w:color="auto"/>
            <w:bottom w:val="none" w:sz="0" w:space="0" w:color="auto"/>
            <w:right w:val="none" w:sz="0" w:space="0" w:color="auto"/>
          </w:divBdr>
        </w:div>
        <w:div w:id="830873477">
          <w:marLeft w:val="480"/>
          <w:marRight w:val="0"/>
          <w:marTop w:val="0"/>
          <w:marBottom w:val="0"/>
          <w:divBdr>
            <w:top w:val="none" w:sz="0" w:space="0" w:color="auto"/>
            <w:left w:val="none" w:sz="0" w:space="0" w:color="auto"/>
            <w:bottom w:val="none" w:sz="0" w:space="0" w:color="auto"/>
            <w:right w:val="none" w:sz="0" w:space="0" w:color="auto"/>
          </w:divBdr>
        </w:div>
        <w:div w:id="863052447">
          <w:marLeft w:val="480"/>
          <w:marRight w:val="0"/>
          <w:marTop w:val="0"/>
          <w:marBottom w:val="0"/>
          <w:divBdr>
            <w:top w:val="none" w:sz="0" w:space="0" w:color="auto"/>
            <w:left w:val="none" w:sz="0" w:space="0" w:color="auto"/>
            <w:bottom w:val="none" w:sz="0" w:space="0" w:color="auto"/>
            <w:right w:val="none" w:sz="0" w:space="0" w:color="auto"/>
          </w:divBdr>
        </w:div>
        <w:div w:id="886527763">
          <w:marLeft w:val="480"/>
          <w:marRight w:val="0"/>
          <w:marTop w:val="0"/>
          <w:marBottom w:val="0"/>
          <w:divBdr>
            <w:top w:val="none" w:sz="0" w:space="0" w:color="auto"/>
            <w:left w:val="none" w:sz="0" w:space="0" w:color="auto"/>
            <w:bottom w:val="none" w:sz="0" w:space="0" w:color="auto"/>
            <w:right w:val="none" w:sz="0" w:space="0" w:color="auto"/>
          </w:divBdr>
        </w:div>
        <w:div w:id="960186079">
          <w:marLeft w:val="480"/>
          <w:marRight w:val="0"/>
          <w:marTop w:val="0"/>
          <w:marBottom w:val="0"/>
          <w:divBdr>
            <w:top w:val="none" w:sz="0" w:space="0" w:color="auto"/>
            <w:left w:val="none" w:sz="0" w:space="0" w:color="auto"/>
            <w:bottom w:val="none" w:sz="0" w:space="0" w:color="auto"/>
            <w:right w:val="none" w:sz="0" w:space="0" w:color="auto"/>
          </w:divBdr>
        </w:div>
        <w:div w:id="993415687">
          <w:marLeft w:val="480"/>
          <w:marRight w:val="0"/>
          <w:marTop w:val="0"/>
          <w:marBottom w:val="0"/>
          <w:divBdr>
            <w:top w:val="none" w:sz="0" w:space="0" w:color="auto"/>
            <w:left w:val="none" w:sz="0" w:space="0" w:color="auto"/>
            <w:bottom w:val="none" w:sz="0" w:space="0" w:color="auto"/>
            <w:right w:val="none" w:sz="0" w:space="0" w:color="auto"/>
          </w:divBdr>
        </w:div>
        <w:div w:id="1000082792">
          <w:marLeft w:val="480"/>
          <w:marRight w:val="0"/>
          <w:marTop w:val="0"/>
          <w:marBottom w:val="0"/>
          <w:divBdr>
            <w:top w:val="none" w:sz="0" w:space="0" w:color="auto"/>
            <w:left w:val="none" w:sz="0" w:space="0" w:color="auto"/>
            <w:bottom w:val="none" w:sz="0" w:space="0" w:color="auto"/>
            <w:right w:val="none" w:sz="0" w:space="0" w:color="auto"/>
          </w:divBdr>
        </w:div>
        <w:div w:id="1021247971">
          <w:marLeft w:val="480"/>
          <w:marRight w:val="0"/>
          <w:marTop w:val="0"/>
          <w:marBottom w:val="0"/>
          <w:divBdr>
            <w:top w:val="none" w:sz="0" w:space="0" w:color="auto"/>
            <w:left w:val="none" w:sz="0" w:space="0" w:color="auto"/>
            <w:bottom w:val="none" w:sz="0" w:space="0" w:color="auto"/>
            <w:right w:val="none" w:sz="0" w:space="0" w:color="auto"/>
          </w:divBdr>
        </w:div>
        <w:div w:id="1089349498">
          <w:marLeft w:val="480"/>
          <w:marRight w:val="0"/>
          <w:marTop w:val="0"/>
          <w:marBottom w:val="0"/>
          <w:divBdr>
            <w:top w:val="none" w:sz="0" w:space="0" w:color="auto"/>
            <w:left w:val="none" w:sz="0" w:space="0" w:color="auto"/>
            <w:bottom w:val="none" w:sz="0" w:space="0" w:color="auto"/>
            <w:right w:val="none" w:sz="0" w:space="0" w:color="auto"/>
          </w:divBdr>
        </w:div>
        <w:div w:id="1091125914">
          <w:marLeft w:val="480"/>
          <w:marRight w:val="0"/>
          <w:marTop w:val="0"/>
          <w:marBottom w:val="0"/>
          <w:divBdr>
            <w:top w:val="none" w:sz="0" w:space="0" w:color="auto"/>
            <w:left w:val="none" w:sz="0" w:space="0" w:color="auto"/>
            <w:bottom w:val="none" w:sz="0" w:space="0" w:color="auto"/>
            <w:right w:val="none" w:sz="0" w:space="0" w:color="auto"/>
          </w:divBdr>
        </w:div>
        <w:div w:id="1116948988">
          <w:marLeft w:val="480"/>
          <w:marRight w:val="0"/>
          <w:marTop w:val="0"/>
          <w:marBottom w:val="0"/>
          <w:divBdr>
            <w:top w:val="none" w:sz="0" w:space="0" w:color="auto"/>
            <w:left w:val="none" w:sz="0" w:space="0" w:color="auto"/>
            <w:bottom w:val="none" w:sz="0" w:space="0" w:color="auto"/>
            <w:right w:val="none" w:sz="0" w:space="0" w:color="auto"/>
          </w:divBdr>
        </w:div>
        <w:div w:id="1149326428">
          <w:marLeft w:val="480"/>
          <w:marRight w:val="0"/>
          <w:marTop w:val="0"/>
          <w:marBottom w:val="0"/>
          <w:divBdr>
            <w:top w:val="none" w:sz="0" w:space="0" w:color="auto"/>
            <w:left w:val="none" w:sz="0" w:space="0" w:color="auto"/>
            <w:bottom w:val="none" w:sz="0" w:space="0" w:color="auto"/>
            <w:right w:val="none" w:sz="0" w:space="0" w:color="auto"/>
          </w:divBdr>
        </w:div>
        <w:div w:id="1166245286">
          <w:marLeft w:val="480"/>
          <w:marRight w:val="0"/>
          <w:marTop w:val="0"/>
          <w:marBottom w:val="0"/>
          <w:divBdr>
            <w:top w:val="none" w:sz="0" w:space="0" w:color="auto"/>
            <w:left w:val="none" w:sz="0" w:space="0" w:color="auto"/>
            <w:bottom w:val="none" w:sz="0" w:space="0" w:color="auto"/>
            <w:right w:val="none" w:sz="0" w:space="0" w:color="auto"/>
          </w:divBdr>
        </w:div>
        <w:div w:id="1227376707">
          <w:marLeft w:val="480"/>
          <w:marRight w:val="0"/>
          <w:marTop w:val="0"/>
          <w:marBottom w:val="0"/>
          <w:divBdr>
            <w:top w:val="none" w:sz="0" w:space="0" w:color="auto"/>
            <w:left w:val="none" w:sz="0" w:space="0" w:color="auto"/>
            <w:bottom w:val="none" w:sz="0" w:space="0" w:color="auto"/>
            <w:right w:val="none" w:sz="0" w:space="0" w:color="auto"/>
          </w:divBdr>
        </w:div>
        <w:div w:id="1260992026">
          <w:marLeft w:val="480"/>
          <w:marRight w:val="0"/>
          <w:marTop w:val="0"/>
          <w:marBottom w:val="0"/>
          <w:divBdr>
            <w:top w:val="none" w:sz="0" w:space="0" w:color="auto"/>
            <w:left w:val="none" w:sz="0" w:space="0" w:color="auto"/>
            <w:bottom w:val="none" w:sz="0" w:space="0" w:color="auto"/>
            <w:right w:val="none" w:sz="0" w:space="0" w:color="auto"/>
          </w:divBdr>
        </w:div>
        <w:div w:id="1261252677">
          <w:marLeft w:val="480"/>
          <w:marRight w:val="0"/>
          <w:marTop w:val="0"/>
          <w:marBottom w:val="0"/>
          <w:divBdr>
            <w:top w:val="none" w:sz="0" w:space="0" w:color="auto"/>
            <w:left w:val="none" w:sz="0" w:space="0" w:color="auto"/>
            <w:bottom w:val="none" w:sz="0" w:space="0" w:color="auto"/>
            <w:right w:val="none" w:sz="0" w:space="0" w:color="auto"/>
          </w:divBdr>
        </w:div>
        <w:div w:id="1261914668">
          <w:marLeft w:val="480"/>
          <w:marRight w:val="0"/>
          <w:marTop w:val="0"/>
          <w:marBottom w:val="0"/>
          <w:divBdr>
            <w:top w:val="none" w:sz="0" w:space="0" w:color="auto"/>
            <w:left w:val="none" w:sz="0" w:space="0" w:color="auto"/>
            <w:bottom w:val="none" w:sz="0" w:space="0" w:color="auto"/>
            <w:right w:val="none" w:sz="0" w:space="0" w:color="auto"/>
          </w:divBdr>
        </w:div>
        <w:div w:id="1290473125">
          <w:marLeft w:val="480"/>
          <w:marRight w:val="0"/>
          <w:marTop w:val="0"/>
          <w:marBottom w:val="0"/>
          <w:divBdr>
            <w:top w:val="none" w:sz="0" w:space="0" w:color="auto"/>
            <w:left w:val="none" w:sz="0" w:space="0" w:color="auto"/>
            <w:bottom w:val="none" w:sz="0" w:space="0" w:color="auto"/>
            <w:right w:val="none" w:sz="0" w:space="0" w:color="auto"/>
          </w:divBdr>
        </w:div>
        <w:div w:id="1300376724">
          <w:marLeft w:val="480"/>
          <w:marRight w:val="0"/>
          <w:marTop w:val="0"/>
          <w:marBottom w:val="0"/>
          <w:divBdr>
            <w:top w:val="none" w:sz="0" w:space="0" w:color="auto"/>
            <w:left w:val="none" w:sz="0" w:space="0" w:color="auto"/>
            <w:bottom w:val="none" w:sz="0" w:space="0" w:color="auto"/>
            <w:right w:val="none" w:sz="0" w:space="0" w:color="auto"/>
          </w:divBdr>
        </w:div>
        <w:div w:id="1304189773">
          <w:marLeft w:val="480"/>
          <w:marRight w:val="0"/>
          <w:marTop w:val="0"/>
          <w:marBottom w:val="0"/>
          <w:divBdr>
            <w:top w:val="none" w:sz="0" w:space="0" w:color="auto"/>
            <w:left w:val="none" w:sz="0" w:space="0" w:color="auto"/>
            <w:bottom w:val="none" w:sz="0" w:space="0" w:color="auto"/>
            <w:right w:val="none" w:sz="0" w:space="0" w:color="auto"/>
          </w:divBdr>
        </w:div>
        <w:div w:id="1322855443">
          <w:marLeft w:val="480"/>
          <w:marRight w:val="0"/>
          <w:marTop w:val="0"/>
          <w:marBottom w:val="0"/>
          <w:divBdr>
            <w:top w:val="none" w:sz="0" w:space="0" w:color="auto"/>
            <w:left w:val="none" w:sz="0" w:space="0" w:color="auto"/>
            <w:bottom w:val="none" w:sz="0" w:space="0" w:color="auto"/>
            <w:right w:val="none" w:sz="0" w:space="0" w:color="auto"/>
          </w:divBdr>
        </w:div>
        <w:div w:id="1328022022">
          <w:marLeft w:val="480"/>
          <w:marRight w:val="0"/>
          <w:marTop w:val="0"/>
          <w:marBottom w:val="0"/>
          <w:divBdr>
            <w:top w:val="none" w:sz="0" w:space="0" w:color="auto"/>
            <w:left w:val="none" w:sz="0" w:space="0" w:color="auto"/>
            <w:bottom w:val="none" w:sz="0" w:space="0" w:color="auto"/>
            <w:right w:val="none" w:sz="0" w:space="0" w:color="auto"/>
          </w:divBdr>
        </w:div>
        <w:div w:id="1388921278">
          <w:marLeft w:val="480"/>
          <w:marRight w:val="0"/>
          <w:marTop w:val="0"/>
          <w:marBottom w:val="0"/>
          <w:divBdr>
            <w:top w:val="none" w:sz="0" w:space="0" w:color="auto"/>
            <w:left w:val="none" w:sz="0" w:space="0" w:color="auto"/>
            <w:bottom w:val="none" w:sz="0" w:space="0" w:color="auto"/>
            <w:right w:val="none" w:sz="0" w:space="0" w:color="auto"/>
          </w:divBdr>
        </w:div>
        <w:div w:id="1485271237">
          <w:marLeft w:val="480"/>
          <w:marRight w:val="0"/>
          <w:marTop w:val="0"/>
          <w:marBottom w:val="0"/>
          <w:divBdr>
            <w:top w:val="none" w:sz="0" w:space="0" w:color="auto"/>
            <w:left w:val="none" w:sz="0" w:space="0" w:color="auto"/>
            <w:bottom w:val="none" w:sz="0" w:space="0" w:color="auto"/>
            <w:right w:val="none" w:sz="0" w:space="0" w:color="auto"/>
          </w:divBdr>
        </w:div>
        <w:div w:id="1518153659">
          <w:marLeft w:val="480"/>
          <w:marRight w:val="0"/>
          <w:marTop w:val="0"/>
          <w:marBottom w:val="0"/>
          <w:divBdr>
            <w:top w:val="none" w:sz="0" w:space="0" w:color="auto"/>
            <w:left w:val="none" w:sz="0" w:space="0" w:color="auto"/>
            <w:bottom w:val="none" w:sz="0" w:space="0" w:color="auto"/>
            <w:right w:val="none" w:sz="0" w:space="0" w:color="auto"/>
          </w:divBdr>
        </w:div>
        <w:div w:id="1633443489">
          <w:marLeft w:val="480"/>
          <w:marRight w:val="0"/>
          <w:marTop w:val="0"/>
          <w:marBottom w:val="0"/>
          <w:divBdr>
            <w:top w:val="none" w:sz="0" w:space="0" w:color="auto"/>
            <w:left w:val="none" w:sz="0" w:space="0" w:color="auto"/>
            <w:bottom w:val="none" w:sz="0" w:space="0" w:color="auto"/>
            <w:right w:val="none" w:sz="0" w:space="0" w:color="auto"/>
          </w:divBdr>
        </w:div>
        <w:div w:id="1636253090">
          <w:marLeft w:val="480"/>
          <w:marRight w:val="0"/>
          <w:marTop w:val="0"/>
          <w:marBottom w:val="0"/>
          <w:divBdr>
            <w:top w:val="none" w:sz="0" w:space="0" w:color="auto"/>
            <w:left w:val="none" w:sz="0" w:space="0" w:color="auto"/>
            <w:bottom w:val="none" w:sz="0" w:space="0" w:color="auto"/>
            <w:right w:val="none" w:sz="0" w:space="0" w:color="auto"/>
          </w:divBdr>
        </w:div>
        <w:div w:id="1661031982">
          <w:marLeft w:val="480"/>
          <w:marRight w:val="0"/>
          <w:marTop w:val="0"/>
          <w:marBottom w:val="0"/>
          <w:divBdr>
            <w:top w:val="none" w:sz="0" w:space="0" w:color="auto"/>
            <w:left w:val="none" w:sz="0" w:space="0" w:color="auto"/>
            <w:bottom w:val="none" w:sz="0" w:space="0" w:color="auto"/>
            <w:right w:val="none" w:sz="0" w:space="0" w:color="auto"/>
          </w:divBdr>
        </w:div>
        <w:div w:id="1716151865">
          <w:marLeft w:val="480"/>
          <w:marRight w:val="0"/>
          <w:marTop w:val="0"/>
          <w:marBottom w:val="0"/>
          <w:divBdr>
            <w:top w:val="none" w:sz="0" w:space="0" w:color="auto"/>
            <w:left w:val="none" w:sz="0" w:space="0" w:color="auto"/>
            <w:bottom w:val="none" w:sz="0" w:space="0" w:color="auto"/>
            <w:right w:val="none" w:sz="0" w:space="0" w:color="auto"/>
          </w:divBdr>
        </w:div>
        <w:div w:id="1759793883">
          <w:marLeft w:val="480"/>
          <w:marRight w:val="0"/>
          <w:marTop w:val="0"/>
          <w:marBottom w:val="0"/>
          <w:divBdr>
            <w:top w:val="none" w:sz="0" w:space="0" w:color="auto"/>
            <w:left w:val="none" w:sz="0" w:space="0" w:color="auto"/>
            <w:bottom w:val="none" w:sz="0" w:space="0" w:color="auto"/>
            <w:right w:val="none" w:sz="0" w:space="0" w:color="auto"/>
          </w:divBdr>
        </w:div>
        <w:div w:id="1760638538">
          <w:marLeft w:val="480"/>
          <w:marRight w:val="0"/>
          <w:marTop w:val="0"/>
          <w:marBottom w:val="0"/>
          <w:divBdr>
            <w:top w:val="none" w:sz="0" w:space="0" w:color="auto"/>
            <w:left w:val="none" w:sz="0" w:space="0" w:color="auto"/>
            <w:bottom w:val="none" w:sz="0" w:space="0" w:color="auto"/>
            <w:right w:val="none" w:sz="0" w:space="0" w:color="auto"/>
          </w:divBdr>
        </w:div>
        <w:div w:id="1795831621">
          <w:marLeft w:val="480"/>
          <w:marRight w:val="0"/>
          <w:marTop w:val="0"/>
          <w:marBottom w:val="0"/>
          <w:divBdr>
            <w:top w:val="none" w:sz="0" w:space="0" w:color="auto"/>
            <w:left w:val="none" w:sz="0" w:space="0" w:color="auto"/>
            <w:bottom w:val="none" w:sz="0" w:space="0" w:color="auto"/>
            <w:right w:val="none" w:sz="0" w:space="0" w:color="auto"/>
          </w:divBdr>
        </w:div>
        <w:div w:id="1824614410">
          <w:marLeft w:val="480"/>
          <w:marRight w:val="0"/>
          <w:marTop w:val="0"/>
          <w:marBottom w:val="0"/>
          <w:divBdr>
            <w:top w:val="none" w:sz="0" w:space="0" w:color="auto"/>
            <w:left w:val="none" w:sz="0" w:space="0" w:color="auto"/>
            <w:bottom w:val="none" w:sz="0" w:space="0" w:color="auto"/>
            <w:right w:val="none" w:sz="0" w:space="0" w:color="auto"/>
          </w:divBdr>
        </w:div>
        <w:div w:id="1861816388">
          <w:marLeft w:val="480"/>
          <w:marRight w:val="0"/>
          <w:marTop w:val="0"/>
          <w:marBottom w:val="0"/>
          <w:divBdr>
            <w:top w:val="none" w:sz="0" w:space="0" w:color="auto"/>
            <w:left w:val="none" w:sz="0" w:space="0" w:color="auto"/>
            <w:bottom w:val="none" w:sz="0" w:space="0" w:color="auto"/>
            <w:right w:val="none" w:sz="0" w:space="0" w:color="auto"/>
          </w:divBdr>
        </w:div>
        <w:div w:id="1865055987">
          <w:marLeft w:val="480"/>
          <w:marRight w:val="0"/>
          <w:marTop w:val="0"/>
          <w:marBottom w:val="0"/>
          <w:divBdr>
            <w:top w:val="none" w:sz="0" w:space="0" w:color="auto"/>
            <w:left w:val="none" w:sz="0" w:space="0" w:color="auto"/>
            <w:bottom w:val="none" w:sz="0" w:space="0" w:color="auto"/>
            <w:right w:val="none" w:sz="0" w:space="0" w:color="auto"/>
          </w:divBdr>
        </w:div>
        <w:div w:id="1924876936">
          <w:marLeft w:val="480"/>
          <w:marRight w:val="0"/>
          <w:marTop w:val="0"/>
          <w:marBottom w:val="0"/>
          <w:divBdr>
            <w:top w:val="none" w:sz="0" w:space="0" w:color="auto"/>
            <w:left w:val="none" w:sz="0" w:space="0" w:color="auto"/>
            <w:bottom w:val="none" w:sz="0" w:space="0" w:color="auto"/>
            <w:right w:val="none" w:sz="0" w:space="0" w:color="auto"/>
          </w:divBdr>
        </w:div>
        <w:div w:id="1925526357">
          <w:marLeft w:val="480"/>
          <w:marRight w:val="0"/>
          <w:marTop w:val="0"/>
          <w:marBottom w:val="0"/>
          <w:divBdr>
            <w:top w:val="none" w:sz="0" w:space="0" w:color="auto"/>
            <w:left w:val="none" w:sz="0" w:space="0" w:color="auto"/>
            <w:bottom w:val="none" w:sz="0" w:space="0" w:color="auto"/>
            <w:right w:val="none" w:sz="0" w:space="0" w:color="auto"/>
          </w:divBdr>
        </w:div>
        <w:div w:id="1935821156">
          <w:marLeft w:val="480"/>
          <w:marRight w:val="0"/>
          <w:marTop w:val="0"/>
          <w:marBottom w:val="0"/>
          <w:divBdr>
            <w:top w:val="none" w:sz="0" w:space="0" w:color="auto"/>
            <w:left w:val="none" w:sz="0" w:space="0" w:color="auto"/>
            <w:bottom w:val="none" w:sz="0" w:space="0" w:color="auto"/>
            <w:right w:val="none" w:sz="0" w:space="0" w:color="auto"/>
          </w:divBdr>
        </w:div>
        <w:div w:id="1940944196">
          <w:marLeft w:val="480"/>
          <w:marRight w:val="0"/>
          <w:marTop w:val="0"/>
          <w:marBottom w:val="0"/>
          <w:divBdr>
            <w:top w:val="none" w:sz="0" w:space="0" w:color="auto"/>
            <w:left w:val="none" w:sz="0" w:space="0" w:color="auto"/>
            <w:bottom w:val="none" w:sz="0" w:space="0" w:color="auto"/>
            <w:right w:val="none" w:sz="0" w:space="0" w:color="auto"/>
          </w:divBdr>
        </w:div>
        <w:div w:id="1949000926">
          <w:marLeft w:val="480"/>
          <w:marRight w:val="0"/>
          <w:marTop w:val="0"/>
          <w:marBottom w:val="0"/>
          <w:divBdr>
            <w:top w:val="none" w:sz="0" w:space="0" w:color="auto"/>
            <w:left w:val="none" w:sz="0" w:space="0" w:color="auto"/>
            <w:bottom w:val="none" w:sz="0" w:space="0" w:color="auto"/>
            <w:right w:val="none" w:sz="0" w:space="0" w:color="auto"/>
          </w:divBdr>
        </w:div>
        <w:div w:id="2030519245">
          <w:marLeft w:val="480"/>
          <w:marRight w:val="0"/>
          <w:marTop w:val="0"/>
          <w:marBottom w:val="0"/>
          <w:divBdr>
            <w:top w:val="none" w:sz="0" w:space="0" w:color="auto"/>
            <w:left w:val="none" w:sz="0" w:space="0" w:color="auto"/>
            <w:bottom w:val="none" w:sz="0" w:space="0" w:color="auto"/>
            <w:right w:val="none" w:sz="0" w:space="0" w:color="auto"/>
          </w:divBdr>
        </w:div>
        <w:div w:id="2048144416">
          <w:marLeft w:val="480"/>
          <w:marRight w:val="0"/>
          <w:marTop w:val="0"/>
          <w:marBottom w:val="0"/>
          <w:divBdr>
            <w:top w:val="none" w:sz="0" w:space="0" w:color="auto"/>
            <w:left w:val="none" w:sz="0" w:space="0" w:color="auto"/>
            <w:bottom w:val="none" w:sz="0" w:space="0" w:color="auto"/>
            <w:right w:val="none" w:sz="0" w:space="0" w:color="auto"/>
          </w:divBdr>
        </w:div>
        <w:div w:id="2068801466">
          <w:marLeft w:val="480"/>
          <w:marRight w:val="0"/>
          <w:marTop w:val="0"/>
          <w:marBottom w:val="0"/>
          <w:divBdr>
            <w:top w:val="none" w:sz="0" w:space="0" w:color="auto"/>
            <w:left w:val="none" w:sz="0" w:space="0" w:color="auto"/>
            <w:bottom w:val="none" w:sz="0" w:space="0" w:color="auto"/>
            <w:right w:val="none" w:sz="0" w:space="0" w:color="auto"/>
          </w:divBdr>
        </w:div>
        <w:div w:id="2073843995">
          <w:marLeft w:val="480"/>
          <w:marRight w:val="0"/>
          <w:marTop w:val="0"/>
          <w:marBottom w:val="0"/>
          <w:divBdr>
            <w:top w:val="none" w:sz="0" w:space="0" w:color="auto"/>
            <w:left w:val="none" w:sz="0" w:space="0" w:color="auto"/>
            <w:bottom w:val="none" w:sz="0" w:space="0" w:color="auto"/>
            <w:right w:val="none" w:sz="0" w:space="0" w:color="auto"/>
          </w:divBdr>
        </w:div>
        <w:div w:id="2115704288">
          <w:marLeft w:val="480"/>
          <w:marRight w:val="0"/>
          <w:marTop w:val="0"/>
          <w:marBottom w:val="0"/>
          <w:divBdr>
            <w:top w:val="none" w:sz="0" w:space="0" w:color="auto"/>
            <w:left w:val="none" w:sz="0" w:space="0" w:color="auto"/>
            <w:bottom w:val="none" w:sz="0" w:space="0" w:color="auto"/>
            <w:right w:val="none" w:sz="0" w:space="0" w:color="auto"/>
          </w:divBdr>
        </w:div>
      </w:divsChild>
    </w:div>
    <w:div w:id="254435345">
      <w:bodyDiv w:val="1"/>
      <w:marLeft w:val="0"/>
      <w:marRight w:val="0"/>
      <w:marTop w:val="0"/>
      <w:marBottom w:val="0"/>
      <w:divBdr>
        <w:top w:val="none" w:sz="0" w:space="0" w:color="auto"/>
        <w:left w:val="none" w:sz="0" w:space="0" w:color="auto"/>
        <w:bottom w:val="none" w:sz="0" w:space="0" w:color="auto"/>
        <w:right w:val="none" w:sz="0" w:space="0" w:color="auto"/>
      </w:divBdr>
      <w:divsChild>
        <w:div w:id="3091189">
          <w:marLeft w:val="480"/>
          <w:marRight w:val="0"/>
          <w:marTop w:val="0"/>
          <w:marBottom w:val="0"/>
          <w:divBdr>
            <w:top w:val="none" w:sz="0" w:space="0" w:color="auto"/>
            <w:left w:val="none" w:sz="0" w:space="0" w:color="auto"/>
            <w:bottom w:val="none" w:sz="0" w:space="0" w:color="auto"/>
            <w:right w:val="none" w:sz="0" w:space="0" w:color="auto"/>
          </w:divBdr>
        </w:div>
        <w:div w:id="6254906">
          <w:marLeft w:val="480"/>
          <w:marRight w:val="0"/>
          <w:marTop w:val="0"/>
          <w:marBottom w:val="0"/>
          <w:divBdr>
            <w:top w:val="none" w:sz="0" w:space="0" w:color="auto"/>
            <w:left w:val="none" w:sz="0" w:space="0" w:color="auto"/>
            <w:bottom w:val="none" w:sz="0" w:space="0" w:color="auto"/>
            <w:right w:val="none" w:sz="0" w:space="0" w:color="auto"/>
          </w:divBdr>
        </w:div>
        <w:div w:id="8722845">
          <w:marLeft w:val="480"/>
          <w:marRight w:val="0"/>
          <w:marTop w:val="0"/>
          <w:marBottom w:val="0"/>
          <w:divBdr>
            <w:top w:val="none" w:sz="0" w:space="0" w:color="auto"/>
            <w:left w:val="none" w:sz="0" w:space="0" w:color="auto"/>
            <w:bottom w:val="none" w:sz="0" w:space="0" w:color="auto"/>
            <w:right w:val="none" w:sz="0" w:space="0" w:color="auto"/>
          </w:divBdr>
        </w:div>
        <w:div w:id="21177567">
          <w:marLeft w:val="480"/>
          <w:marRight w:val="0"/>
          <w:marTop w:val="0"/>
          <w:marBottom w:val="0"/>
          <w:divBdr>
            <w:top w:val="none" w:sz="0" w:space="0" w:color="auto"/>
            <w:left w:val="none" w:sz="0" w:space="0" w:color="auto"/>
            <w:bottom w:val="none" w:sz="0" w:space="0" w:color="auto"/>
            <w:right w:val="none" w:sz="0" w:space="0" w:color="auto"/>
          </w:divBdr>
        </w:div>
        <w:div w:id="70348735">
          <w:marLeft w:val="480"/>
          <w:marRight w:val="0"/>
          <w:marTop w:val="0"/>
          <w:marBottom w:val="0"/>
          <w:divBdr>
            <w:top w:val="none" w:sz="0" w:space="0" w:color="auto"/>
            <w:left w:val="none" w:sz="0" w:space="0" w:color="auto"/>
            <w:bottom w:val="none" w:sz="0" w:space="0" w:color="auto"/>
            <w:right w:val="none" w:sz="0" w:space="0" w:color="auto"/>
          </w:divBdr>
        </w:div>
        <w:div w:id="159464307">
          <w:marLeft w:val="480"/>
          <w:marRight w:val="0"/>
          <w:marTop w:val="0"/>
          <w:marBottom w:val="0"/>
          <w:divBdr>
            <w:top w:val="none" w:sz="0" w:space="0" w:color="auto"/>
            <w:left w:val="none" w:sz="0" w:space="0" w:color="auto"/>
            <w:bottom w:val="none" w:sz="0" w:space="0" w:color="auto"/>
            <w:right w:val="none" w:sz="0" w:space="0" w:color="auto"/>
          </w:divBdr>
        </w:div>
        <w:div w:id="170922872">
          <w:marLeft w:val="480"/>
          <w:marRight w:val="0"/>
          <w:marTop w:val="0"/>
          <w:marBottom w:val="0"/>
          <w:divBdr>
            <w:top w:val="none" w:sz="0" w:space="0" w:color="auto"/>
            <w:left w:val="none" w:sz="0" w:space="0" w:color="auto"/>
            <w:bottom w:val="none" w:sz="0" w:space="0" w:color="auto"/>
            <w:right w:val="none" w:sz="0" w:space="0" w:color="auto"/>
          </w:divBdr>
        </w:div>
        <w:div w:id="180440341">
          <w:marLeft w:val="480"/>
          <w:marRight w:val="0"/>
          <w:marTop w:val="0"/>
          <w:marBottom w:val="0"/>
          <w:divBdr>
            <w:top w:val="none" w:sz="0" w:space="0" w:color="auto"/>
            <w:left w:val="none" w:sz="0" w:space="0" w:color="auto"/>
            <w:bottom w:val="none" w:sz="0" w:space="0" w:color="auto"/>
            <w:right w:val="none" w:sz="0" w:space="0" w:color="auto"/>
          </w:divBdr>
        </w:div>
        <w:div w:id="190073409">
          <w:marLeft w:val="480"/>
          <w:marRight w:val="0"/>
          <w:marTop w:val="0"/>
          <w:marBottom w:val="0"/>
          <w:divBdr>
            <w:top w:val="none" w:sz="0" w:space="0" w:color="auto"/>
            <w:left w:val="none" w:sz="0" w:space="0" w:color="auto"/>
            <w:bottom w:val="none" w:sz="0" w:space="0" w:color="auto"/>
            <w:right w:val="none" w:sz="0" w:space="0" w:color="auto"/>
          </w:divBdr>
        </w:div>
        <w:div w:id="192770115">
          <w:marLeft w:val="480"/>
          <w:marRight w:val="0"/>
          <w:marTop w:val="0"/>
          <w:marBottom w:val="0"/>
          <w:divBdr>
            <w:top w:val="none" w:sz="0" w:space="0" w:color="auto"/>
            <w:left w:val="none" w:sz="0" w:space="0" w:color="auto"/>
            <w:bottom w:val="none" w:sz="0" w:space="0" w:color="auto"/>
            <w:right w:val="none" w:sz="0" w:space="0" w:color="auto"/>
          </w:divBdr>
        </w:div>
        <w:div w:id="272368200">
          <w:marLeft w:val="480"/>
          <w:marRight w:val="0"/>
          <w:marTop w:val="0"/>
          <w:marBottom w:val="0"/>
          <w:divBdr>
            <w:top w:val="none" w:sz="0" w:space="0" w:color="auto"/>
            <w:left w:val="none" w:sz="0" w:space="0" w:color="auto"/>
            <w:bottom w:val="none" w:sz="0" w:space="0" w:color="auto"/>
            <w:right w:val="none" w:sz="0" w:space="0" w:color="auto"/>
          </w:divBdr>
        </w:div>
        <w:div w:id="315648798">
          <w:marLeft w:val="480"/>
          <w:marRight w:val="0"/>
          <w:marTop w:val="0"/>
          <w:marBottom w:val="0"/>
          <w:divBdr>
            <w:top w:val="none" w:sz="0" w:space="0" w:color="auto"/>
            <w:left w:val="none" w:sz="0" w:space="0" w:color="auto"/>
            <w:bottom w:val="none" w:sz="0" w:space="0" w:color="auto"/>
            <w:right w:val="none" w:sz="0" w:space="0" w:color="auto"/>
          </w:divBdr>
        </w:div>
        <w:div w:id="328406132">
          <w:marLeft w:val="480"/>
          <w:marRight w:val="0"/>
          <w:marTop w:val="0"/>
          <w:marBottom w:val="0"/>
          <w:divBdr>
            <w:top w:val="none" w:sz="0" w:space="0" w:color="auto"/>
            <w:left w:val="none" w:sz="0" w:space="0" w:color="auto"/>
            <w:bottom w:val="none" w:sz="0" w:space="0" w:color="auto"/>
            <w:right w:val="none" w:sz="0" w:space="0" w:color="auto"/>
          </w:divBdr>
        </w:div>
        <w:div w:id="446703579">
          <w:marLeft w:val="480"/>
          <w:marRight w:val="0"/>
          <w:marTop w:val="0"/>
          <w:marBottom w:val="0"/>
          <w:divBdr>
            <w:top w:val="none" w:sz="0" w:space="0" w:color="auto"/>
            <w:left w:val="none" w:sz="0" w:space="0" w:color="auto"/>
            <w:bottom w:val="none" w:sz="0" w:space="0" w:color="auto"/>
            <w:right w:val="none" w:sz="0" w:space="0" w:color="auto"/>
          </w:divBdr>
        </w:div>
        <w:div w:id="478890437">
          <w:marLeft w:val="480"/>
          <w:marRight w:val="0"/>
          <w:marTop w:val="0"/>
          <w:marBottom w:val="0"/>
          <w:divBdr>
            <w:top w:val="none" w:sz="0" w:space="0" w:color="auto"/>
            <w:left w:val="none" w:sz="0" w:space="0" w:color="auto"/>
            <w:bottom w:val="none" w:sz="0" w:space="0" w:color="auto"/>
            <w:right w:val="none" w:sz="0" w:space="0" w:color="auto"/>
          </w:divBdr>
        </w:div>
        <w:div w:id="493298827">
          <w:marLeft w:val="480"/>
          <w:marRight w:val="0"/>
          <w:marTop w:val="0"/>
          <w:marBottom w:val="0"/>
          <w:divBdr>
            <w:top w:val="none" w:sz="0" w:space="0" w:color="auto"/>
            <w:left w:val="none" w:sz="0" w:space="0" w:color="auto"/>
            <w:bottom w:val="none" w:sz="0" w:space="0" w:color="auto"/>
            <w:right w:val="none" w:sz="0" w:space="0" w:color="auto"/>
          </w:divBdr>
        </w:div>
        <w:div w:id="496382421">
          <w:marLeft w:val="480"/>
          <w:marRight w:val="0"/>
          <w:marTop w:val="0"/>
          <w:marBottom w:val="0"/>
          <w:divBdr>
            <w:top w:val="none" w:sz="0" w:space="0" w:color="auto"/>
            <w:left w:val="none" w:sz="0" w:space="0" w:color="auto"/>
            <w:bottom w:val="none" w:sz="0" w:space="0" w:color="auto"/>
            <w:right w:val="none" w:sz="0" w:space="0" w:color="auto"/>
          </w:divBdr>
        </w:div>
        <w:div w:id="515193248">
          <w:marLeft w:val="480"/>
          <w:marRight w:val="0"/>
          <w:marTop w:val="0"/>
          <w:marBottom w:val="0"/>
          <w:divBdr>
            <w:top w:val="none" w:sz="0" w:space="0" w:color="auto"/>
            <w:left w:val="none" w:sz="0" w:space="0" w:color="auto"/>
            <w:bottom w:val="none" w:sz="0" w:space="0" w:color="auto"/>
            <w:right w:val="none" w:sz="0" w:space="0" w:color="auto"/>
          </w:divBdr>
        </w:div>
        <w:div w:id="556473048">
          <w:marLeft w:val="480"/>
          <w:marRight w:val="0"/>
          <w:marTop w:val="0"/>
          <w:marBottom w:val="0"/>
          <w:divBdr>
            <w:top w:val="none" w:sz="0" w:space="0" w:color="auto"/>
            <w:left w:val="none" w:sz="0" w:space="0" w:color="auto"/>
            <w:bottom w:val="none" w:sz="0" w:space="0" w:color="auto"/>
            <w:right w:val="none" w:sz="0" w:space="0" w:color="auto"/>
          </w:divBdr>
        </w:div>
        <w:div w:id="560403685">
          <w:marLeft w:val="480"/>
          <w:marRight w:val="0"/>
          <w:marTop w:val="0"/>
          <w:marBottom w:val="0"/>
          <w:divBdr>
            <w:top w:val="none" w:sz="0" w:space="0" w:color="auto"/>
            <w:left w:val="none" w:sz="0" w:space="0" w:color="auto"/>
            <w:bottom w:val="none" w:sz="0" w:space="0" w:color="auto"/>
            <w:right w:val="none" w:sz="0" w:space="0" w:color="auto"/>
          </w:divBdr>
        </w:div>
        <w:div w:id="579801419">
          <w:marLeft w:val="480"/>
          <w:marRight w:val="0"/>
          <w:marTop w:val="0"/>
          <w:marBottom w:val="0"/>
          <w:divBdr>
            <w:top w:val="none" w:sz="0" w:space="0" w:color="auto"/>
            <w:left w:val="none" w:sz="0" w:space="0" w:color="auto"/>
            <w:bottom w:val="none" w:sz="0" w:space="0" w:color="auto"/>
            <w:right w:val="none" w:sz="0" w:space="0" w:color="auto"/>
          </w:divBdr>
        </w:div>
        <w:div w:id="651056900">
          <w:marLeft w:val="480"/>
          <w:marRight w:val="0"/>
          <w:marTop w:val="0"/>
          <w:marBottom w:val="0"/>
          <w:divBdr>
            <w:top w:val="none" w:sz="0" w:space="0" w:color="auto"/>
            <w:left w:val="none" w:sz="0" w:space="0" w:color="auto"/>
            <w:bottom w:val="none" w:sz="0" w:space="0" w:color="auto"/>
            <w:right w:val="none" w:sz="0" w:space="0" w:color="auto"/>
          </w:divBdr>
        </w:div>
        <w:div w:id="661472950">
          <w:marLeft w:val="480"/>
          <w:marRight w:val="0"/>
          <w:marTop w:val="0"/>
          <w:marBottom w:val="0"/>
          <w:divBdr>
            <w:top w:val="none" w:sz="0" w:space="0" w:color="auto"/>
            <w:left w:val="none" w:sz="0" w:space="0" w:color="auto"/>
            <w:bottom w:val="none" w:sz="0" w:space="0" w:color="auto"/>
            <w:right w:val="none" w:sz="0" w:space="0" w:color="auto"/>
          </w:divBdr>
        </w:div>
        <w:div w:id="683096719">
          <w:marLeft w:val="480"/>
          <w:marRight w:val="0"/>
          <w:marTop w:val="0"/>
          <w:marBottom w:val="0"/>
          <w:divBdr>
            <w:top w:val="none" w:sz="0" w:space="0" w:color="auto"/>
            <w:left w:val="none" w:sz="0" w:space="0" w:color="auto"/>
            <w:bottom w:val="none" w:sz="0" w:space="0" w:color="auto"/>
            <w:right w:val="none" w:sz="0" w:space="0" w:color="auto"/>
          </w:divBdr>
        </w:div>
        <w:div w:id="704604274">
          <w:marLeft w:val="480"/>
          <w:marRight w:val="0"/>
          <w:marTop w:val="0"/>
          <w:marBottom w:val="0"/>
          <w:divBdr>
            <w:top w:val="none" w:sz="0" w:space="0" w:color="auto"/>
            <w:left w:val="none" w:sz="0" w:space="0" w:color="auto"/>
            <w:bottom w:val="none" w:sz="0" w:space="0" w:color="auto"/>
            <w:right w:val="none" w:sz="0" w:space="0" w:color="auto"/>
          </w:divBdr>
        </w:div>
        <w:div w:id="711266189">
          <w:marLeft w:val="480"/>
          <w:marRight w:val="0"/>
          <w:marTop w:val="0"/>
          <w:marBottom w:val="0"/>
          <w:divBdr>
            <w:top w:val="none" w:sz="0" w:space="0" w:color="auto"/>
            <w:left w:val="none" w:sz="0" w:space="0" w:color="auto"/>
            <w:bottom w:val="none" w:sz="0" w:space="0" w:color="auto"/>
            <w:right w:val="none" w:sz="0" w:space="0" w:color="auto"/>
          </w:divBdr>
        </w:div>
        <w:div w:id="723988806">
          <w:marLeft w:val="480"/>
          <w:marRight w:val="0"/>
          <w:marTop w:val="0"/>
          <w:marBottom w:val="0"/>
          <w:divBdr>
            <w:top w:val="none" w:sz="0" w:space="0" w:color="auto"/>
            <w:left w:val="none" w:sz="0" w:space="0" w:color="auto"/>
            <w:bottom w:val="none" w:sz="0" w:space="0" w:color="auto"/>
            <w:right w:val="none" w:sz="0" w:space="0" w:color="auto"/>
          </w:divBdr>
        </w:div>
        <w:div w:id="787701575">
          <w:marLeft w:val="480"/>
          <w:marRight w:val="0"/>
          <w:marTop w:val="0"/>
          <w:marBottom w:val="0"/>
          <w:divBdr>
            <w:top w:val="none" w:sz="0" w:space="0" w:color="auto"/>
            <w:left w:val="none" w:sz="0" w:space="0" w:color="auto"/>
            <w:bottom w:val="none" w:sz="0" w:space="0" w:color="auto"/>
            <w:right w:val="none" w:sz="0" w:space="0" w:color="auto"/>
          </w:divBdr>
        </w:div>
        <w:div w:id="813109813">
          <w:marLeft w:val="480"/>
          <w:marRight w:val="0"/>
          <w:marTop w:val="0"/>
          <w:marBottom w:val="0"/>
          <w:divBdr>
            <w:top w:val="none" w:sz="0" w:space="0" w:color="auto"/>
            <w:left w:val="none" w:sz="0" w:space="0" w:color="auto"/>
            <w:bottom w:val="none" w:sz="0" w:space="0" w:color="auto"/>
            <w:right w:val="none" w:sz="0" w:space="0" w:color="auto"/>
          </w:divBdr>
        </w:div>
        <w:div w:id="870799315">
          <w:marLeft w:val="480"/>
          <w:marRight w:val="0"/>
          <w:marTop w:val="0"/>
          <w:marBottom w:val="0"/>
          <w:divBdr>
            <w:top w:val="none" w:sz="0" w:space="0" w:color="auto"/>
            <w:left w:val="none" w:sz="0" w:space="0" w:color="auto"/>
            <w:bottom w:val="none" w:sz="0" w:space="0" w:color="auto"/>
            <w:right w:val="none" w:sz="0" w:space="0" w:color="auto"/>
          </w:divBdr>
        </w:div>
        <w:div w:id="945885122">
          <w:marLeft w:val="480"/>
          <w:marRight w:val="0"/>
          <w:marTop w:val="0"/>
          <w:marBottom w:val="0"/>
          <w:divBdr>
            <w:top w:val="none" w:sz="0" w:space="0" w:color="auto"/>
            <w:left w:val="none" w:sz="0" w:space="0" w:color="auto"/>
            <w:bottom w:val="none" w:sz="0" w:space="0" w:color="auto"/>
            <w:right w:val="none" w:sz="0" w:space="0" w:color="auto"/>
          </w:divBdr>
        </w:div>
        <w:div w:id="977733335">
          <w:marLeft w:val="480"/>
          <w:marRight w:val="0"/>
          <w:marTop w:val="0"/>
          <w:marBottom w:val="0"/>
          <w:divBdr>
            <w:top w:val="none" w:sz="0" w:space="0" w:color="auto"/>
            <w:left w:val="none" w:sz="0" w:space="0" w:color="auto"/>
            <w:bottom w:val="none" w:sz="0" w:space="0" w:color="auto"/>
            <w:right w:val="none" w:sz="0" w:space="0" w:color="auto"/>
          </w:divBdr>
        </w:div>
        <w:div w:id="981814219">
          <w:marLeft w:val="480"/>
          <w:marRight w:val="0"/>
          <w:marTop w:val="0"/>
          <w:marBottom w:val="0"/>
          <w:divBdr>
            <w:top w:val="none" w:sz="0" w:space="0" w:color="auto"/>
            <w:left w:val="none" w:sz="0" w:space="0" w:color="auto"/>
            <w:bottom w:val="none" w:sz="0" w:space="0" w:color="auto"/>
            <w:right w:val="none" w:sz="0" w:space="0" w:color="auto"/>
          </w:divBdr>
        </w:div>
        <w:div w:id="989944834">
          <w:marLeft w:val="480"/>
          <w:marRight w:val="0"/>
          <w:marTop w:val="0"/>
          <w:marBottom w:val="0"/>
          <w:divBdr>
            <w:top w:val="none" w:sz="0" w:space="0" w:color="auto"/>
            <w:left w:val="none" w:sz="0" w:space="0" w:color="auto"/>
            <w:bottom w:val="none" w:sz="0" w:space="0" w:color="auto"/>
            <w:right w:val="none" w:sz="0" w:space="0" w:color="auto"/>
          </w:divBdr>
        </w:div>
        <w:div w:id="1003359025">
          <w:marLeft w:val="480"/>
          <w:marRight w:val="0"/>
          <w:marTop w:val="0"/>
          <w:marBottom w:val="0"/>
          <w:divBdr>
            <w:top w:val="none" w:sz="0" w:space="0" w:color="auto"/>
            <w:left w:val="none" w:sz="0" w:space="0" w:color="auto"/>
            <w:bottom w:val="none" w:sz="0" w:space="0" w:color="auto"/>
            <w:right w:val="none" w:sz="0" w:space="0" w:color="auto"/>
          </w:divBdr>
        </w:div>
        <w:div w:id="1012610541">
          <w:marLeft w:val="480"/>
          <w:marRight w:val="0"/>
          <w:marTop w:val="0"/>
          <w:marBottom w:val="0"/>
          <w:divBdr>
            <w:top w:val="none" w:sz="0" w:space="0" w:color="auto"/>
            <w:left w:val="none" w:sz="0" w:space="0" w:color="auto"/>
            <w:bottom w:val="none" w:sz="0" w:space="0" w:color="auto"/>
            <w:right w:val="none" w:sz="0" w:space="0" w:color="auto"/>
          </w:divBdr>
        </w:div>
        <w:div w:id="1022821636">
          <w:marLeft w:val="480"/>
          <w:marRight w:val="0"/>
          <w:marTop w:val="0"/>
          <w:marBottom w:val="0"/>
          <w:divBdr>
            <w:top w:val="none" w:sz="0" w:space="0" w:color="auto"/>
            <w:left w:val="none" w:sz="0" w:space="0" w:color="auto"/>
            <w:bottom w:val="none" w:sz="0" w:space="0" w:color="auto"/>
            <w:right w:val="none" w:sz="0" w:space="0" w:color="auto"/>
          </w:divBdr>
        </w:div>
        <w:div w:id="1026564971">
          <w:marLeft w:val="480"/>
          <w:marRight w:val="0"/>
          <w:marTop w:val="0"/>
          <w:marBottom w:val="0"/>
          <w:divBdr>
            <w:top w:val="none" w:sz="0" w:space="0" w:color="auto"/>
            <w:left w:val="none" w:sz="0" w:space="0" w:color="auto"/>
            <w:bottom w:val="none" w:sz="0" w:space="0" w:color="auto"/>
            <w:right w:val="none" w:sz="0" w:space="0" w:color="auto"/>
          </w:divBdr>
        </w:div>
        <w:div w:id="1057783290">
          <w:marLeft w:val="480"/>
          <w:marRight w:val="0"/>
          <w:marTop w:val="0"/>
          <w:marBottom w:val="0"/>
          <w:divBdr>
            <w:top w:val="none" w:sz="0" w:space="0" w:color="auto"/>
            <w:left w:val="none" w:sz="0" w:space="0" w:color="auto"/>
            <w:bottom w:val="none" w:sz="0" w:space="0" w:color="auto"/>
            <w:right w:val="none" w:sz="0" w:space="0" w:color="auto"/>
          </w:divBdr>
        </w:div>
        <w:div w:id="1060598084">
          <w:marLeft w:val="480"/>
          <w:marRight w:val="0"/>
          <w:marTop w:val="0"/>
          <w:marBottom w:val="0"/>
          <w:divBdr>
            <w:top w:val="none" w:sz="0" w:space="0" w:color="auto"/>
            <w:left w:val="none" w:sz="0" w:space="0" w:color="auto"/>
            <w:bottom w:val="none" w:sz="0" w:space="0" w:color="auto"/>
            <w:right w:val="none" w:sz="0" w:space="0" w:color="auto"/>
          </w:divBdr>
        </w:div>
        <w:div w:id="1070925780">
          <w:marLeft w:val="480"/>
          <w:marRight w:val="0"/>
          <w:marTop w:val="0"/>
          <w:marBottom w:val="0"/>
          <w:divBdr>
            <w:top w:val="none" w:sz="0" w:space="0" w:color="auto"/>
            <w:left w:val="none" w:sz="0" w:space="0" w:color="auto"/>
            <w:bottom w:val="none" w:sz="0" w:space="0" w:color="auto"/>
            <w:right w:val="none" w:sz="0" w:space="0" w:color="auto"/>
          </w:divBdr>
        </w:div>
        <w:div w:id="1094130708">
          <w:marLeft w:val="480"/>
          <w:marRight w:val="0"/>
          <w:marTop w:val="0"/>
          <w:marBottom w:val="0"/>
          <w:divBdr>
            <w:top w:val="none" w:sz="0" w:space="0" w:color="auto"/>
            <w:left w:val="none" w:sz="0" w:space="0" w:color="auto"/>
            <w:bottom w:val="none" w:sz="0" w:space="0" w:color="auto"/>
            <w:right w:val="none" w:sz="0" w:space="0" w:color="auto"/>
          </w:divBdr>
        </w:div>
        <w:div w:id="1163744827">
          <w:marLeft w:val="480"/>
          <w:marRight w:val="0"/>
          <w:marTop w:val="0"/>
          <w:marBottom w:val="0"/>
          <w:divBdr>
            <w:top w:val="none" w:sz="0" w:space="0" w:color="auto"/>
            <w:left w:val="none" w:sz="0" w:space="0" w:color="auto"/>
            <w:bottom w:val="none" w:sz="0" w:space="0" w:color="auto"/>
            <w:right w:val="none" w:sz="0" w:space="0" w:color="auto"/>
          </w:divBdr>
        </w:div>
        <w:div w:id="1184906706">
          <w:marLeft w:val="480"/>
          <w:marRight w:val="0"/>
          <w:marTop w:val="0"/>
          <w:marBottom w:val="0"/>
          <w:divBdr>
            <w:top w:val="none" w:sz="0" w:space="0" w:color="auto"/>
            <w:left w:val="none" w:sz="0" w:space="0" w:color="auto"/>
            <w:bottom w:val="none" w:sz="0" w:space="0" w:color="auto"/>
            <w:right w:val="none" w:sz="0" w:space="0" w:color="auto"/>
          </w:divBdr>
        </w:div>
        <w:div w:id="1206336332">
          <w:marLeft w:val="480"/>
          <w:marRight w:val="0"/>
          <w:marTop w:val="0"/>
          <w:marBottom w:val="0"/>
          <w:divBdr>
            <w:top w:val="none" w:sz="0" w:space="0" w:color="auto"/>
            <w:left w:val="none" w:sz="0" w:space="0" w:color="auto"/>
            <w:bottom w:val="none" w:sz="0" w:space="0" w:color="auto"/>
            <w:right w:val="none" w:sz="0" w:space="0" w:color="auto"/>
          </w:divBdr>
        </w:div>
        <w:div w:id="1220287228">
          <w:marLeft w:val="480"/>
          <w:marRight w:val="0"/>
          <w:marTop w:val="0"/>
          <w:marBottom w:val="0"/>
          <w:divBdr>
            <w:top w:val="none" w:sz="0" w:space="0" w:color="auto"/>
            <w:left w:val="none" w:sz="0" w:space="0" w:color="auto"/>
            <w:bottom w:val="none" w:sz="0" w:space="0" w:color="auto"/>
            <w:right w:val="none" w:sz="0" w:space="0" w:color="auto"/>
          </w:divBdr>
        </w:div>
        <w:div w:id="1256791438">
          <w:marLeft w:val="480"/>
          <w:marRight w:val="0"/>
          <w:marTop w:val="0"/>
          <w:marBottom w:val="0"/>
          <w:divBdr>
            <w:top w:val="none" w:sz="0" w:space="0" w:color="auto"/>
            <w:left w:val="none" w:sz="0" w:space="0" w:color="auto"/>
            <w:bottom w:val="none" w:sz="0" w:space="0" w:color="auto"/>
            <w:right w:val="none" w:sz="0" w:space="0" w:color="auto"/>
          </w:divBdr>
        </w:div>
        <w:div w:id="1257666023">
          <w:marLeft w:val="480"/>
          <w:marRight w:val="0"/>
          <w:marTop w:val="0"/>
          <w:marBottom w:val="0"/>
          <w:divBdr>
            <w:top w:val="none" w:sz="0" w:space="0" w:color="auto"/>
            <w:left w:val="none" w:sz="0" w:space="0" w:color="auto"/>
            <w:bottom w:val="none" w:sz="0" w:space="0" w:color="auto"/>
            <w:right w:val="none" w:sz="0" w:space="0" w:color="auto"/>
          </w:divBdr>
        </w:div>
        <w:div w:id="1301114435">
          <w:marLeft w:val="480"/>
          <w:marRight w:val="0"/>
          <w:marTop w:val="0"/>
          <w:marBottom w:val="0"/>
          <w:divBdr>
            <w:top w:val="none" w:sz="0" w:space="0" w:color="auto"/>
            <w:left w:val="none" w:sz="0" w:space="0" w:color="auto"/>
            <w:bottom w:val="none" w:sz="0" w:space="0" w:color="auto"/>
            <w:right w:val="none" w:sz="0" w:space="0" w:color="auto"/>
          </w:divBdr>
        </w:div>
        <w:div w:id="1305354866">
          <w:marLeft w:val="480"/>
          <w:marRight w:val="0"/>
          <w:marTop w:val="0"/>
          <w:marBottom w:val="0"/>
          <w:divBdr>
            <w:top w:val="none" w:sz="0" w:space="0" w:color="auto"/>
            <w:left w:val="none" w:sz="0" w:space="0" w:color="auto"/>
            <w:bottom w:val="none" w:sz="0" w:space="0" w:color="auto"/>
            <w:right w:val="none" w:sz="0" w:space="0" w:color="auto"/>
          </w:divBdr>
        </w:div>
        <w:div w:id="1306277136">
          <w:marLeft w:val="480"/>
          <w:marRight w:val="0"/>
          <w:marTop w:val="0"/>
          <w:marBottom w:val="0"/>
          <w:divBdr>
            <w:top w:val="none" w:sz="0" w:space="0" w:color="auto"/>
            <w:left w:val="none" w:sz="0" w:space="0" w:color="auto"/>
            <w:bottom w:val="none" w:sz="0" w:space="0" w:color="auto"/>
            <w:right w:val="none" w:sz="0" w:space="0" w:color="auto"/>
          </w:divBdr>
        </w:div>
        <w:div w:id="1309358167">
          <w:marLeft w:val="480"/>
          <w:marRight w:val="0"/>
          <w:marTop w:val="0"/>
          <w:marBottom w:val="0"/>
          <w:divBdr>
            <w:top w:val="none" w:sz="0" w:space="0" w:color="auto"/>
            <w:left w:val="none" w:sz="0" w:space="0" w:color="auto"/>
            <w:bottom w:val="none" w:sz="0" w:space="0" w:color="auto"/>
            <w:right w:val="none" w:sz="0" w:space="0" w:color="auto"/>
          </w:divBdr>
        </w:div>
        <w:div w:id="1317759905">
          <w:marLeft w:val="480"/>
          <w:marRight w:val="0"/>
          <w:marTop w:val="0"/>
          <w:marBottom w:val="0"/>
          <w:divBdr>
            <w:top w:val="none" w:sz="0" w:space="0" w:color="auto"/>
            <w:left w:val="none" w:sz="0" w:space="0" w:color="auto"/>
            <w:bottom w:val="none" w:sz="0" w:space="0" w:color="auto"/>
            <w:right w:val="none" w:sz="0" w:space="0" w:color="auto"/>
          </w:divBdr>
        </w:div>
        <w:div w:id="1336567095">
          <w:marLeft w:val="480"/>
          <w:marRight w:val="0"/>
          <w:marTop w:val="0"/>
          <w:marBottom w:val="0"/>
          <w:divBdr>
            <w:top w:val="none" w:sz="0" w:space="0" w:color="auto"/>
            <w:left w:val="none" w:sz="0" w:space="0" w:color="auto"/>
            <w:bottom w:val="none" w:sz="0" w:space="0" w:color="auto"/>
            <w:right w:val="none" w:sz="0" w:space="0" w:color="auto"/>
          </w:divBdr>
        </w:div>
        <w:div w:id="1342439621">
          <w:marLeft w:val="480"/>
          <w:marRight w:val="0"/>
          <w:marTop w:val="0"/>
          <w:marBottom w:val="0"/>
          <w:divBdr>
            <w:top w:val="none" w:sz="0" w:space="0" w:color="auto"/>
            <w:left w:val="none" w:sz="0" w:space="0" w:color="auto"/>
            <w:bottom w:val="none" w:sz="0" w:space="0" w:color="auto"/>
            <w:right w:val="none" w:sz="0" w:space="0" w:color="auto"/>
          </w:divBdr>
        </w:div>
        <w:div w:id="1370836581">
          <w:marLeft w:val="480"/>
          <w:marRight w:val="0"/>
          <w:marTop w:val="0"/>
          <w:marBottom w:val="0"/>
          <w:divBdr>
            <w:top w:val="none" w:sz="0" w:space="0" w:color="auto"/>
            <w:left w:val="none" w:sz="0" w:space="0" w:color="auto"/>
            <w:bottom w:val="none" w:sz="0" w:space="0" w:color="auto"/>
            <w:right w:val="none" w:sz="0" w:space="0" w:color="auto"/>
          </w:divBdr>
        </w:div>
        <w:div w:id="1445810324">
          <w:marLeft w:val="480"/>
          <w:marRight w:val="0"/>
          <w:marTop w:val="0"/>
          <w:marBottom w:val="0"/>
          <w:divBdr>
            <w:top w:val="none" w:sz="0" w:space="0" w:color="auto"/>
            <w:left w:val="none" w:sz="0" w:space="0" w:color="auto"/>
            <w:bottom w:val="none" w:sz="0" w:space="0" w:color="auto"/>
            <w:right w:val="none" w:sz="0" w:space="0" w:color="auto"/>
          </w:divBdr>
        </w:div>
        <w:div w:id="1447239269">
          <w:marLeft w:val="480"/>
          <w:marRight w:val="0"/>
          <w:marTop w:val="0"/>
          <w:marBottom w:val="0"/>
          <w:divBdr>
            <w:top w:val="none" w:sz="0" w:space="0" w:color="auto"/>
            <w:left w:val="none" w:sz="0" w:space="0" w:color="auto"/>
            <w:bottom w:val="none" w:sz="0" w:space="0" w:color="auto"/>
            <w:right w:val="none" w:sz="0" w:space="0" w:color="auto"/>
          </w:divBdr>
        </w:div>
        <w:div w:id="1473862215">
          <w:marLeft w:val="480"/>
          <w:marRight w:val="0"/>
          <w:marTop w:val="0"/>
          <w:marBottom w:val="0"/>
          <w:divBdr>
            <w:top w:val="none" w:sz="0" w:space="0" w:color="auto"/>
            <w:left w:val="none" w:sz="0" w:space="0" w:color="auto"/>
            <w:bottom w:val="none" w:sz="0" w:space="0" w:color="auto"/>
            <w:right w:val="none" w:sz="0" w:space="0" w:color="auto"/>
          </w:divBdr>
        </w:div>
        <w:div w:id="1501848571">
          <w:marLeft w:val="480"/>
          <w:marRight w:val="0"/>
          <w:marTop w:val="0"/>
          <w:marBottom w:val="0"/>
          <w:divBdr>
            <w:top w:val="none" w:sz="0" w:space="0" w:color="auto"/>
            <w:left w:val="none" w:sz="0" w:space="0" w:color="auto"/>
            <w:bottom w:val="none" w:sz="0" w:space="0" w:color="auto"/>
            <w:right w:val="none" w:sz="0" w:space="0" w:color="auto"/>
          </w:divBdr>
        </w:div>
        <w:div w:id="1626504949">
          <w:marLeft w:val="480"/>
          <w:marRight w:val="0"/>
          <w:marTop w:val="0"/>
          <w:marBottom w:val="0"/>
          <w:divBdr>
            <w:top w:val="none" w:sz="0" w:space="0" w:color="auto"/>
            <w:left w:val="none" w:sz="0" w:space="0" w:color="auto"/>
            <w:bottom w:val="none" w:sz="0" w:space="0" w:color="auto"/>
            <w:right w:val="none" w:sz="0" w:space="0" w:color="auto"/>
          </w:divBdr>
        </w:div>
        <w:div w:id="1650136043">
          <w:marLeft w:val="480"/>
          <w:marRight w:val="0"/>
          <w:marTop w:val="0"/>
          <w:marBottom w:val="0"/>
          <w:divBdr>
            <w:top w:val="none" w:sz="0" w:space="0" w:color="auto"/>
            <w:left w:val="none" w:sz="0" w:space="0" w:color="auto"/>
            <w:bottom w:val="none" w:sz="0" w:space="0" w:color="auto"/>
            <w:right w:val="none" w:sz="0" w:space="0" w:color="auto"/>
          </w:divBdr>
        </w:div>
        <w:div w:id="1650591526">
          <w:marLeft w:val="480"/>
          <w:marRight w:val="0"/>
          <w:marTop w:val="0"/>
          <w:marBottom w:val="0"/>
          <w:divBdr>
            <w:top w:val="none" w:sz="0" w:space="0" w:color="auto"/>
            <w:left w:val="none" w:sz="0" w:space="0" w:color="auto"/>
            <w:bottom w:val="none" w:sz="0" w:space="0" w:color="auto"/>
            <w:right w:val="none" w:sz="0" w:space="0" w:color="auto"/>
          </w:divBdr>
        </w:div>
        <w:div w:id="1666516388">
          <w:marLeft w:val="480"/>
          <w:marRight w:val="0"/>
          <w:marTop w:val="0"/>
          <w:marBottom w:val="0"/>
          <w:divBdr>
            <w:top w:val="none" w:sz="0" w:space="0" w:color="auto"/>
            <w:left w:val="none" w:sz="0" w:space="0" w:color="auto"/>
            <w:bottom w:val="none" w:sz="0" w:space="0" w:color="auto"/>
            <w:right w:val="none" w:sz="0" w:space="0" w:color="auto"/>
          </w:divBdr>
        </w:div>
        <w:div w:id="1706716016">
          <w:marLeft w:val="480"/>
          <w:marRight w:val="0"/>
          <w:marTop w:val="0"/>
          <w:marBottom w:val="0"/>
          <w:divBdr>
            <w:top w:val="none" w:sz="0" w:space="0" w:color="auto"/>
            <w:left w:val="none" w:sz="0" w:space="0" w:color="auto"/>
            <w:bottom w:val="none" w:sz="0" w:space="0" w:color="auto"/>
            <w:right w:val="none" w:sz="0" w:space="0" w:color="auto"/>
          </w:divBdr>
        </w:div>
        <w:div w:id="1728383039">
          <w:marLeft w:val="480"/>
          <w:marRight w:val="0"/>
          <w:marTop w:val="0"/>
          <w:marBottom w:val="0"/>
          <w:divBdr>
            <w:top w:val="none" w:sz="0" w:space="0" w:color="auto"/>
            <w:left w:val="none" w:sz="0" w:space="0" w:color="auto"/>
            <w:bottom w:val="none" w:sz="0" w:space="0" w:color="auto"/>
            <w:right w:val="none" w:sz="0" w:space="0" w:color="auto"/>
          </w:divBdr>
        </w:div>
        <w:div w:id="1743984016">
          <w:marLeft w:val="480"/>
          <w:marRight w:val="0"/>
          <w:marTop w:val="0"/>
          <w:marBottom w:val="0"/>
          <w:divBdr>
            <w:top w:val="none" w:sz="0" w:space="0" w:color="auto"/>
            <w:left w:val="none" w:sz="0" w:space="0" w:color="auto"/>
            <w:bottom w:val="none" w:sz="0" w:space="0" w:color="auto"/>
            <w:right w:val="none" w:sz="0" w:space="0" w:color="auto"/>
          </w:divBdr>
        </w:div>
        <w:div w:id="1813792658">
          <w:marLeft w:val="480"/>
          <w:marRight w:val="0"/>
          <w:marTop w:val="0"/>
          <w:marBottom w:val="0"/>
          <w:divBdr>
            <w:top w:val="none" w:sz="0" w:space="0" w:color="auto"/>
            <w:left w:val="none" w:sz="0" w:space="0" w:color="auto"/>
            <w:bottom w:val="none" w:sz="0" w:space="0" w:color="auto"/>
            <w:right w:val="none" w:sz="0" w:space="0" w:color="auto"/>
          </w:divBdr>
        </w:div>
        <w:div w:id="1830437439">
          <w:marLeft w:val="480"/>
          <w:marRight w:val="0"/>
          <w:marTop w:val="0"/>
          <w:marBottom w:val="0"/>
          <w:divBdr>
            <w:top w:val="none" w:sz="0" w:space="0" w:color="auto"/>
            <w:left w:val="none" w:sz="0" w:space="0" w:color="auto"/>
            <w:bottom w:val="none" w:sz="0" w:space="0" w:color="auto"/>
            <w:right w:val="none" w:sz="0" w:space="0" w:color="auto"/>
          </w:divBdr>
        </w:div>
        <w:div w:id="1850943140">
          <w:marLeft w:val="480"/>
          <w:marRight w:val="0"/>
          <w:marTop w:val="0"/>
          <w:marBottom w:val="0"/>
          <w:divBdr>
            <w:top w:val="none" w:sz="0" w:space="0" w:color="auto"/>
            <w:left w:val="none" w:sz="0" w:space="0" w:color="auto"/>
            <w:bottom w:val="none" w:sz="0" w:space="0" w:color="auto"/>
            <w:right w:val="none" w:sz="0" w:space="0" w:color="auto"/>
          </w:divBdr>
        </w:div>
        <w:div w:id="1908151192">
          <w:marLeft w:val="480"/>
          <w:marRight w:val="0"/>
          <w:marTop w:val="0"/>
          <w:marBottom w:val="0"/>
          <w:divBdr>
            <w:top w:val="none" w:sz="0" w:space="0" w:color="auto"/>
            <w:left w:val="none" w:sz="0" w:space="0" w:color="auto"/>
            <w:bottom w:val="none" w:sz="0" w:space="0" w:color="auto"/>
            <w:right w:val="none" w:sz="0" w:space="0" w:color="auto"/>
          </w:divBdr>
        </w:div>
        <w:div w:id="1910577759">
          <w:marLeft w:val="480"/>
          <w:marRight w:val="0"/>
          <w:marTop w:val="0"/>
          <w:marBottom w:val="0"/>
          <w:divBdr>
            <w:top w:val="none" w:sz="0" w:space="0" w:color="auto"/>
            <w:left w:val="none" w:sz="0" w:space="0" w:color="auto"/>
            <w:bottom w:val="none" w:sz="0" w:space="0" w:color="auto"/>
            <w:right w:val="none" w:sz="0" w:space="0" w:color="auto"/>
          </w:divBdr>
        </w:div>
        <w:div w:id="1928688505">
          <w:marLeft w:val="480"/>
          <w:marRight w:val="0"/>
          <w:marTop w:val="0"/>
          <w:marBottom w:val="0"/>
          <w:divBdr>
            <w:top w:val="none" w:sz="0" w:space="0" w:color="auto"/>
            <w:left w:val="none" w:sz="0" w:space="0" w:color="auto"/>
            <w:bottom w:val="none" w:sz="0" w:space="0" w:color="auto"/>
            <w:right w:val="none" w:sz="0" w:space="0" w:color="auto"/>
          </w:divBdr>
        </w:div>
        <w:div w:id="2051563571">
          <w:marLeft w:val="480"/>
          <w:marRight w:val="0"/>
          <w:marTop w:val="0"/>
          <w:marBottom w:val="0"/>
          <w:divBdr>
            <w:top w:val="none" w:sz="0" w:space="0" w:color="auto"/>
            <w:left w:val="none" w:sz="0" w:space="0" w:color="auto"/>
            <w:bottom w:val="none" w:sz="0" w:space="0" w:color="auto"/>
            <w:right w:val="none" w:sz="0" w:space="0" w:color="auto"/>
          </w:divBdr>
        </w:div>
        <w:div w:id="2065908886">
          <w:marLeft w:val="480"/>
          <w:marRight w:val="0"/>
          <w:marTop w:val="0"/>
          <w:marBottom w:val="0"/>
          <w:divBdr>
            <w:top w:val="none" w:sz="0" w:space="0" w:color="auto"/>
            <w:left w:val="none" w:sz="0" w:space="0" w:color="auto"/>
            <w:bottom w:val="none" w:sz="0" w:space="0" w:color="auto"/>
            <w:right w:val="none" w:sz="0" w:space="0" w:color="auto"/>
          </w:divBdr>
        </w:div>
        <w:div w:id="2083209847">
          <w:marLeft w:val="480"/>
          <w:marRight w:val="0"/>
          <w:marTop w:val="0"/>
          <w:marBottom w:val="0"/>
          <w:divBdr>
            <w:top w:val="none" w:sz="0" w:space="0" w:color="auto"/>
            <w:left w:val="none" w:sz="0" w:space="0" w:color="auto"/>
            <w:bottom w:val="none" w:sz="0" w:space="0" w:color="auto"/>
            <w:right w:val="none" w:sz="0" w:space="0" w:color="auto"/>
          </w:divBdr>
        </w:div>
        <w:div w:id="2085255263">
          <w:marLeft w:val="480"/>
          <w:marRight w:val="0"/>
          <w:marTop w:val="0"/>
          <w:marBottom w:val="0"/>
          <w:divBdr>
            <w:top w:val="none" w:sz="0" w:space="0" w:color="auto"/>
            <w:left w:val="none" w:sz="0" w:space="0" w:color="auto"/>
            <w:bottom w:val="none" w:sz="0" w:space="0" w:color="auto"/>
            <w:right w:val="none" w:sz="0" w:space="0" w:color="auto"/>
          </w:divBdr>
        </w:div>
        <w:div w:id="2087920741">
          <w:marLeft w:val="480"/>
          <w:marRight w:val="0"/>
          <w:marTop w:val="0"/>
          <w:marBottom w:val="0"/>
          <w:divBdr>
            <w:top w:val="none" w:sz="0" w:space="0" w:color="auto"/>
            <w:left w:val="none" w:sz="0" w:space="0" w:color="auto"/>
            <w:bottom w:val="none" w:sz="0" w:space="0" w:color="auto"/>
            <w:right w:val="none" w:sz="0" w:space="0" w:color="auto"/>
          </w:divBdr>
        </w:div>
        <w:div w:id="2147383900">
          <w:marLeft w:val="480"/>
          <w:marRight w:val="0"/>
          <w:marTop w:val="0"/>
          <w:marBottom w:val="0"/>
          <w:divBdr>
            <w:top w:val="none" w:sz="0" w:space="0" w:color="auto"/>
            <w:left w:val="none" w:sz="0" w:space="0" w:color="auto"/>
            <w:bottom w:val="none" w:sz="0" w:space="0" w:color="auto"/>
            <w:right w:val="none" w:sz="0" w:space="0" w:color="auto"/>
          </w:divBdr>
        </w:div>
      </w:divsChild>
    </w:div>
    <w:div w:id="261031058">
      <w:bodyDiv w:val="1"/>
      <w:marLeft w:val="0"/>
      <w:marRight w:val="0"/>
      <w:marTop w:val="0"/>
      <w:marBottom w:val="0"/>
      <w:divBdr>
        <w:top w:val="none" w:sz="0" w:space="0" w:color="auto"/>
        <w:left w:val="none" w:sz="0" w:space="0" w:color="auto"/>
        <w:bottom w:val="none" w:sz="0" w:space="0" w:color="auto"/>
        <w:right w:val="none" w:sz="0" w:space="0" w:color="auto"/>
      </w:divBdr>
      <w:divsChild>
        <w:div w:id="2515386">
          <w:marLeft w:val="480"/>
          <w:marRight w:val="0"/>
          <w:marTop w:val="0"/>
          <w:marBottom w:val="0"/>
          <w:divBdr>
            <w:top w:val="none" w:sz="0" w:space="0" w:color="auto"/>
            <w:left w:val="none" w:sz="0" w:space="0" w:color="auto"/>
            <w:bottom w:val="none" w:sz="0" w:space="0" w:color="auto"/>
            <w:right w:val="none" w:sz="0" w:space="0" w:color="auto"/>
          </w:divBdr>
        </w:div>
        <w:div w:id="7603029">
          <w:marLeft w:val="480"/>
          <w:marRight w:val="0"/>
          <w:marTop w:val="0"/>
          <w:marBottom w:val="0"/>
          <w:divBdr>
            <w:top w:val="none" w:sz="0" w:space="0" w:color="auto"/>
            <w:left w:val="none" w:sz="0" w:space="0" w:color="auto"/>
            <w:bottom w:val="none" w:sz="0" w:space="0" w:color="auto"/>
            <w:right w:val="none" w:sz="0" w:space="0" w:color="auto"/>
          </w:divBdr>
        </w:div>
        <w:div w:id="26758947">
          <w:marLeft w:val="480"/>
          <w:marRight w:val="0"/>
          <w:marTop w:val="0"/>
          <w:marBottom w:val="0"/>
          <w:divBdr>
            <w:top w:val="none" w:sz="0" w:space="0" w:color="auto"/>
            <w:left w:val="none" w:sz="0" w:space="0" w:color="auto"/>
            <w:bottom w:val="none" w:sz="0" w:space="0" w:color="auto"/>
            <w:right w:val="none" w:sz="0" w:space="0" w:color="auto"/>
          </w:divBdr>
        </w:div>
        <w:div w:id="33162666">
          <w:marLeft w:val="480"/>
          <w:marRight w:val="0"/>
          <w:marTop w:val="0"/>
          <w:marBottom w:val="0"/>
          <w:divBdr>
            <w:top w:val="none" w:sz="0" w:space="0" w:color="auto"/>
            <w:left w:val="none" w:sz="0" w:space="0" w:color="auto"/>
            <w:bottom w:val="none" w:sz="0" w:space="0" w:color="auto"/>
            <w:right w:val="none" w:sz="0" w:space="0" w:color="auto"/>
          </w:divBdr>
        </w:div>
        <w:div w:id="60368235">
          <w:marLeft w:val="480"/>
          <w:marRight w:val="0"/>
          <w:marTop w:val="0"/>
          <w:marBottom w:val="0"/>
          <w:divBdr>
            <w:top w:val="none" w:sz="0" w:space="0" w:color="auto"/>
            <w:left w:val="none" w:sz="0" w:space="0" w:color="auto"/>
            <w:bottom w:val="none" w:sz="0" w:space="0" w:color="auto"/>
            <w:right w:val="none" w:sz="0" w:space="0" w:color="auto"/>
          </w:divBdr>
        </w:div>
        <w:div w:id="99565716">
          <w:marLeft w:val="480"/>
          <w:marRight w:val="0"/>
          <w:marTop w:val="0"/>
          <w:marBottom w:val="0"/>
          <w:divBdr>
            <w:top w:val="none" w:sz="0" w:space="0" w:color="auto"/>
            <w:left w:val="none" w:sz="0" w:space="0" w:color="auto"/>
            <w:bottom w:val="none" w:sz="0" w:space="0" w:color="auto"/>
            <w:right w:val="none" w:sz="0" w:space="0" w:color="auto"/>
          </w:divBdr>
        </w:div>
        <w:div w:id="112212917">
          <w:marLeft w:val="480"/>
          <w:marRight w:val="0"/>
          <w:marTop w:val="0"/>
          <w:marBottom w:val="0"/>
          <w:divBdr>
            <w:top w:val="none" w:sz="0" w:space="0" w:color="auto"/>
            <w:left w:val="none" w:sz="0" w:space="0" w:color="auto"/>
            <w:bottom w:val="none" w:sz="0" w:space="0" w:color="auto"/>
            <w:right w:val="none" w:sz="0" w:space="0" w:color="auto"/>
          </w:divBdr>
        </w:div>
        <w:div w:id="122309357">
          <w:marLeft w:val="480"/>
          <w:marRight w:val="0"/>
          <w:marTop w:val="0"/>
          <w:marBottom w:val="0"/>
          <w:divBdr>
            <w:top w:val="none" w:sz="0" w:space="0" w:color="auto"/>
            <w:left w:val="none" w:sz="0" w:space="0" w:color="auto"/>
            <w:bottom w:val="none" w:sz="0" w:space="0" w:color="auto"/>
            <w:right w:val="none" w:sz="0" w:space="0" w:color="auto"/>
          </w:divBdr>
        </w:div>
        <w:div w:id="143204017">
          <w:marLeft w:val="480"/>
          <w:marRight w:val="0"/>
          <w:marTop w:val="0"/>
          <w:marBottom w:val="0"/>
          <w:divBdr>
            <w:top w:val="none" w:sz="0" w:space="0" w:color="auto"/>
            <w:left w:val="none" w:sz="0" w:space="0" w:color="auto"/>
            <w:bottom w:val="none" w:sz="0" w:space="0" w:color="auto"/>
            <w:right w:val="none" w:sz="0" w:space="0" w:color="auto"/>
          </w:divBdr>
        </w:div>
        <w:div w:id="148252665">
          <w:marLeft w:val="480"/>
          <w:marRight w:val="0"/>
          <w:marTop w:val="0"/>
          <w:marBottom w:val="0"/>
          <w:divBdr>
            <w:top w:val="none" w:sz="0" w:space="0" w:color="auto"/>
            <w:left w:val="none" w:sz="0" w:space="0" w:color="auto"/>
            <w:bottom w:val="none" w:sz="0" w:space="0" w:color="auto"/>
            <w:right w:val="none" w:sz="0" w:space="0" w:color="auto"/>
          </w:divBdr>
        </w:div>
        <w:div w:id="173887291">
          <w:marLeft w:val="480"/>
          <w:marRight w:val="0"/>
          <w:marTop w:val="0"/>
          <w:marBottom w:val="0"/>
          <w:divBdr>
            <w:top w:val="none" w:sz="0" w:space="0" w:color="auto"/>
            <w:left w:val="none" w:sz="0" w:space="0" w:color="auto"/>
            <w:bottom w:val="none" w:sz="0" w:space="0" w:color="auto"/>
            <w:right w:val="none" w:sz="0" w:space="0" w:color="auto"/>
          </w:divBdr>
        </w:div>
        <w:div w:id="176115654">
          <w:marLeft w:val="480"/>
          <w:marRight w:val="0"/>
          <w:marTop w:val="0"/>
          <w:marBottom w:val="0"/>
          <w:divBdr>
            <w:top w:val="none" w:sz="0" w:space="0" w:color="auto"/>
            <w:left w:val="none" w:sz="0" w:space="0" w:color="auto"/>
            <w:bottom w:val="none" w:sz="0" w:space="0" w:color="auto"/>
            <w:right w:val="none" w:sz="0" w:space="0" w:color="auto"/>
          </w:divBdr>
        </w:div>
        <w:div w:id="247428453">
          <w:marLeft w:val="480"/>
          <w:marRight w:val="0"/>
          <w:marTop w:val="0"/>
          <w:marBottom w:val="0"/>
          <w:divBdr>
            <w:top w:val="none" w:sz="0" w:space="0" w:color="auto"/>
            <w:left w:val="none" w:sz="0" w:space="0" w:color="auto"/>
            <w:bottom w:val="none" w:sz="0" w:space="0" w:color="auto"/>
            <w:right w:val="none" w:sz="0" w:space="0" w:color="auto"/>
          </w:divBdr>
        </w:div>
        <w:div w:id="289214990">
          <w:marLeft w:val="480"/>
          <w:marRight w:val="0"/>
          <w:marTop w:val="0"/>
          <w:marBottom w:val="0"/>
          <w:divBdr>
            <w:top w:val="none" w:sz="0" w:space="0" w:color="auto"/>
            <w:left w:val="none" w:sz="0" w:space="0" w:color="auto"/>
            <w:bottom w:val="none" w:sz="0" w:space="0" w:color="auto"/>
            <w:right w:val="none" w:sz="0" w:space="0" w:color="auto"/>
          </w:divBdr>
        </w:div>
        <w:div w:id="299237627">
          <w:marLeft w:val="480"/>
          <w:marRight w:val="0"/>
          <w:marTop w:val="0"/>
          <w:marBottom w:val="0"/>
          <w:divBdr>
            <w:top w:val="none" w:sz="0" w:space="0" w:color="auto"/>
            <w:left w:val="none" w:sz="0" w:space="0" w:color="auto"/>
            <w:bottom w:val="none" w:sz="0" w:space="0" w:color="auto"/>
            <w:right w:val="none" w:sz="0" w:space="0" w:color="auto"/>
          </w:divBdr>
        </w:div>
        <w:div w:id="314116583">
          <w:marLeft w:val="480"/>
          <w:marRight w:val="0"/>
          <w:marTop w:val="0"/>
          <w:marBottom w:val="0"/>
          <w:divBdr>
            <w:top w:val="none" w:sz="0" w:space="0" w:color="auto"/>
            <w:left w:val="none" w:sz="0" w:space="0" w:color="auto"/>
            <w:bottom w:val="none" w:sz="0" w:space="0" w:color="auto"/>
            <w:right w:val="none" w:sz="0" w:space="0" w:color="auto"/>
          </w:divBdr>
        </w:div>
        <w:div w:id="367800307">
          <w:marLeft w:val="480"/>
          <w:marRight w:val="0"/>
          <w:marTop w:val="0"/>
          <w:marBottom w:val="0"/>
          <w:divBdr>
            <w:top w:val="none" w:sz="0" w:space="0" w:color="auto"/>
            <w:left w:val="none" w:sz="0" w:space="0" w:color="auto"/>
            <w:bottom w:val="none" w:sz="0" w:space="0" w:color="auto"/>
            <w:right w:val="none" w:sz="0" w:space="0" w:color="auto"/>
          </w:divBdr>
        </w:div>
        <w:div w:id="369500610">
          <w:marLeft w:val="480"/>
          <w:marRight w:val="0"/>
          <w:marTop w:val="0"/>
          <w:marBottom w:val="0"/>
          <w:divBdr>
            <w:top w:val="none" w:sz="0" w:space="0" w:color="auto"/>
            <w:left w:val="none" w:sz="0" w:space="0" w:color="auto"/>
            <w:bottom w:val="none" w:sz="0" w:space="0" w:color="auto"/>
            <w:right w:val="none" w:sz="0" w:space="0" w:color="auto"/>
          </w:divBdr>
        </w:div>
        <w:div w:id="377972467">
          <w:marLeft w:val="480"/>
          <w:marRight w:val="0"/>
          <w:marTop w:val="0"/>
          <w:marBottom w:val="0"/>
          <w:divBdr>
            <w:top w:val="none" w:sz="0" w:space="0" w:color="auto"/>
            <w:left w:val="none" w:sz="0" w:space="0" w:color="auto"/>
            <w:bottom w:val="none" w:sz="0" w:space="0" w:color="auto"/>
            <w:right w:val="none" w:sz="0" w:space="0" w:color="auto"/>
          </w:divBdr>
        </w:div>
        <w:div w:id="387850697">
          <w:marLeft w:val="480"/>
          <w:marRight w:val="0"/>
          <w:marTop w:val="0"/>
          <w:marBottom w:val="0"/>
          <w:divBdr>
            <w:top w:val="none" w:sz="0" w:space="0" w:color="auto"/>
            <w:left w:val="none" w:sz="0" w:space="0" w:color="auto"/>
            <w:bottom w:val="none" w:sz="0" w:space="0" w:color="auto"/>
            <w:right w:val="none" w:sz="0" w:space="0" w:color="auto"/>
          </w:divBdr>
        </w:div>
        <w:div w:id="405616307">
          <w:marLeft w:val="480"/>
          <w:marRight w:val="0"/>
          <w:marTop w:val="0"/>
          <w:marBottom w:val="0"/>
          <w:divBdr>
            <w:top w:val="none" w:sz="0" w:space="0" w:color="auto"/>
            <w:left w:val="none" w:sz="0" w:space="0" w:color="auto"/>
            <w:bottom w:val="none" w:sz="0" w:space="0" w:color="auto"/>
            <w:right w:val="none" w:sz="0" w:space="0" w:color="auto"/>
          </w:divBdr>
        </w:div>
        <w:div w:id="428163208">
          <w:marLeft w:val="480"/>
          <w:marRight w:val="0"/>
          <w:marTop w:val="0"/>
          <w:marBottom w:val="0"/>
          <w:divBdr>
            <w:top w:val="none" w:sz="0" w:space="0" w:color="auto"/>
            <w:left w:val="none" w:sz="0" w:space="0" w:color="auto"/>
            <w:bottom w:val="none" w:sz="0" w:space="0" w:color="auto"/>
            <w:right w:val="none" w:sz="0" w:space="0" w:color="auto"/>
          </w:divBdr>
        </w:div>
        <w:div w:id="433137588">
          <w:marLeft w:val="480"/>
          <w:marRight w:val="0"/>
          <w:marTop w:val="0"/>
          <w:marBottom w:val="0"/>
          <w:divBdr>
            <w:top w:val="none" w:sz="0" w:space="0" w:color="auto"/>
            <w:left w:val="none" w:sz="0" w:space="0" w:color="auto"/>
            <w:bottom w:val="none" w:sz="0" w:space="0" w:color="auto"/>
            <w:right w:val="none" w:sz="0" w:space="0" w:color="auto"/>
          </w:divBdr>
        </w:div>
        <w:div w:id="436827800">
          <w:marLeft w:val="480"/>
          <w:marRight w:val="0"/>
          <w:marTop w:val="0"/>
          <w:marBottom w:val="0"/>
          <w:divBdr>
            <w:top w:val="none" w:sz="0" w:space="0" w:color="auto"/>
            <w:left w:val="none" w:sz="0" w:space="0" w:color="auto"/>
            <w:bottom w:val="none" w:sz="0" w:space="0" w:color="auto"/>
            <w:right w:val="none" w:sz="0" w:space="0" w:color="auto"/>
          </w:divBdr>
        </w:div>
        <w:div w:id="481118991">
          <w:marLeft w:val="480"/>
          <w:marRight w:val="0"/>
          <w:marTop w:val="0"/>
          <w:marBottom w:val="0"/>
          <w:divBdr>
            <w:top w:val="none" w:sz="0" w:space="0" w:color="auto"/>
            <w:left w:val="none" w:sz="0" w:space="0" w:color="auto"/>
            <w:bottom w:val="none" w:sz="0" w:space="0" w:color="auto"/>
            <w:right w:val="none" w:sz="0" w:space="0" w:color="auto"/>
          </w:divBdr>
        </w:div>
        <w:div w:id="495535851">
          <w:marLeft w:val="480"/>
          <w:marRight w:val="0"/>
          <w:marTop w:val="0"/>
          <w:marBottom w:val="0"/>
          <w:divBdr>
            <w:top w:val="none" w:sz="0" w:space="0" w:color="auto"/>
            <w:left w:val="none" w:sz="0" w:space="0" w:color="auto"/>
            <w:bottom w:val="none" w:sz="0" w:space="0" w:color="auto"/>
            <w:right w:val="none" w:sz="0" w:space="0" w:color="auto"/>
          </w:divBdr>
        </w:div>
        <w:div w:id="522092033">
          <w:marLeft w:val="480"/>
          <w:marRight w:val="0"/>
          <w:marTop w:val="0"/>
          <w:marBottom w:val="0"/>
          <w:divBdr>
            <w:top w:val="none" w:sz="0" w:space="0" w:color="auto"/>
            <w:left w:val="none" w:sz="0" w:space="0" w:color="auto"/>
            <w:bottom w:val="none" w:sz="0" w:space="0" w:color="auto"/>
            <w:right w:val="none" w:sz="0" w:space="0" w:color="auto"/>
          </w:divBdr>
        </w:div>
        <w:div w:id="532812555">
          <w:marLeft w:val="480"/>
          <w:marRight w:val="0"/>
          <w:marTop w:val="0"/>
          <w:marBottom w:val="0"/>
          <w:divBdr>
            <w:top w:val="none" w:sz="0" w:space="0" w:color="auto"/>
            <w:left w:val="none" w:sz="0" w:space="0" w:color="auto"/>
            <w:bottom w:val="none" w:sz="0" w:space="0" w:color="auto"/>
            <w:right w:val="none" w:sz="0" w:space="0" w:color="auto"/>
          </w:divBdr>
        </w:div>
        <w:div w:id="536695231">
          <w:marLeft w:val="480"/>
          <w:marRight w:val="0"/>
          <w:marTop w:val="0"/>
          <w:marBottom w:val="0"/>
          <w:divBdr>
            <w:top w:val="none" w:sz="0" w:space="0" w:color="auto"/>
            <w:left w:val="none" w:sz="0" w:space="0" w:color="auto"/>
            <w:bottom w:val="none" w:sz="0" w:space="0" w:color="auto"/>
            <w:right w:val="none" w:sz="0" w:space="0" w:color="auto"/>
          </w:divBdr>
        </w:div>
        <w:div w:id="571744936">
          <w:marLeft w:val="480"/>
          <w:marRight w:val="0"/>
          <w:marTop w:val="0"/>
          <w:marBottom w:val="0"/>
          <w:divBdr>
            <w:top w:val="none" w:sz="0" w:space="0" w:color="auto"/>
            <w:left w:val="none" w:sz="0" w:space="0" w:color="auto"/>
            <w:bottom w:val="none" w:sz="0" w:space="0" w:color="auto"/>
            <w:right w:val="none" w:sz="0" w:space="0" w:color="auto"/>
          </w:divBdr>
        </w:div>
        <w:div w:id="587346028">
          <w:marLeft w:val="480"/>
          <w:marRight w:val="0"/>
          <w:marTop w:val="0"/>
          <w:marBottom w:val="0"/>
          <w:divBdr>
            <w:top w:val="none" w:sz="0" w:space="0" w:color="auto"/>
            <w:left w:val="none" w:sz="0" w:space="0" w:color="auto"/>
            <w:bottom w:val="none" w:sz="0" w:space="0" w:color="auto"/>
            <w:right w:val="none" w:sz="0" w:space="0" w:color="auto"/>
          </w:divBdr>
        </w:div>
        <w:div w:id="590814890">
          <w:marLeft w:val="480"/>
          <w:marRight w:val="0"/>
          <w:marTop w:val="0"/>
          <w:marBottom w:val="0"/>
          <w:divBdr>
            <w:top w:val="none" w:sz="0" w:space="0" w:color="auto"/>
            <w:left w:val="none" w:sz="0" w:space="0" w:color="auto"/>
            <w:bottom w:val="none" w:sz="0" w:space="0" w:color="auto"/>
            <w:right w:val="none" w:sz="0" w:space="0" w:color="auto"/>
          </w:divBdr>
        </w:div>
        <w:div w:id="620067212">
          <w:marLeft w:val="480"/>
          <w:marRight w:val="0"/>
          <w:marTop w:val="0"/>
          <w:marBottom w:val="0"/>
          <w:divBdr>
            <w:top w:val="none" w:sz="0" w:space="0" w:color="auto"/>
            <w:left w:val="none" w:sz="0" w:space="0" w:color="auto"/>
            <w:bottom w:val="none" w:sz="0" w:space="0" w:color="auto"/>
            <w:right w:val="none" w:sz="0" w:space="0" w:color="auto"/>
          </w:divBdr>
        </w:div>
        <w:div w:id="664166094">
          <w:marLeft w:val="480"/>
          <w:marRight w:val="0"/>
          <w:marTop w:val="0"/>
          <w:marBottom w:val="0"/>
          <w:divBdr>
            <w:top w:val="none" w:sz="0" w:space="0" w:color="auto"/>
            <w:left w:val="none" w:sz="0" w:space="0" w:color="auto"/>
            <w:bottom w:val="none" w:sz="0" w:space="0" w:color="auto"/>
            <w:right w:val="none" w:sz="0" w:space="0" w:color="auto"/>
          </w:divBdr>
        </w:div>
        <w:div w:id="717900498">
          <w:marLeft w:val="480"/>
          <w:marRight w:val="0"/>
          <w:marTop w:val="0"/>
          <w:marBottom w:val="0"/>
          <w:divBdr>
            <w:top w:val="none" w:sz="0" w:space="0" w:color="auto"/>
            <w:left w:val="none" w:sz="0" w:space="0" w:color="auto"/>
            <w:bottom w:val="none" w:sz="0" w:space="0" w:color="auto"/>
            <w:right w:val="none" w:sz="0" w:space="0" w:color="auto"/>
          </w:divBdr>
        </w:div>
        <w:div w:id="720985421">
          <w:marLeft w:val="480"/>
          <w:marRight w:val="0"/>
          <w:marTop w:val="0"/>
          <w:marBottom w:val="0"/>
          <w:divBdr>
            <w:top w:val="none" w:sz="0" w:space="0" w:color="auto"/>
            <w:left w:val="none" w:sz="0" w:space="0" w:color="auto"/>
            <w:bottom w:val="none" w:sz="0" w:space="0" w:color="auto"/>
            <w:right w:val="none" w:sz="0" w:space="0" w:color="auto"/>
          </w:divBdr>
        </w:div>
        <w:div w:id="783353074">
          <w:marLeft w:val="480"/>
          <w:marRight w:val="0"/>
          <w:marTop w:val="0"/>
          <w:marBottom w:val="0"/>
          <w:divBdr>
            <w:top w:val="none" w:sz="0" w:space="0" w:color="auto"/>
            <w:left w:val="none" w:sz="0" w:space="0" w:color="auto"/>
            <w:bottom w:val="none" w:sz="0" w:space="0" w:color="auto"/>
            <w:right w:val="none" w:sz="0" w:space="0" w:color="auto"/>
          </w:divBdr>
        </w:div>
        <w:div w:id="794983766">
          <w:marLeft w:val="480"/>
          <w:marRight w:val="0"/>
          <w:marTop w:val="0"/>
          <w:marBottom w:val="0"/>
          <w:divBdr>
            <w:top w:val="none" w:sz="0" w:space="0" w:color="auto"/>
            <w:left w:val="none" w:sz="0" w:space="0" w:color="auto"/>
            <w:bottom w:val="none" w:sz="0" w:space="0" w:color="auto"/>
            <w:right w:val="none" w:sz="0" w:space="0" w:color="auto"/>
          </w:divBdr>
        </w:div>
        <w:div w:id="843322114">
          <w:marLeft w:val="480"/>
          <w:marRight w:val="0"/>
          <w:marTop w:val="0"/>
          <w:marBottom w:val="0"/>
          <w:divBdr>
            <w:top w:val="none" w:sz="0" w:space="0" w:color="auto"/>
            <w:left w:val="none" w:sz="0" w:space="0" w:color="auto"/>
            <w:bottom w:val="none" w:sz="0" w:space="0" w:color="auto"/>
            <w:right w:val="none" w:sz="0" w:space="0" w:color="auto"/>
          </w:divBdr>
        </w:div>
        <w:div w:id="864826265">
          <w:marLeft w:val="480"/>
          <w:marRight w:val="0"/>
          <w:marTop w:val="0"/>
          <w:marBottom w:val="0"/>
          <w:divBdr>
            <w:top w:val="none" w:sz="0" w:space="0" w:color="auto"/>
            <w:left w:val="none" w:sz="0" w:space="0" w:color="auto"/>
            <w:bottom w:val="none" w:sz="0" w:space="0" w:color="auto"/>
            <w:right w:val="none" w:sz="0" w:space="0" w:color="auto"/>
          </w:divBdr>
        </w:div>
        <w:div w:id="880939558">
          <w:marLeft w:val="480"/>
          <w:marRight w:val="0"/>
          <w:marTop w:val="0"/>
          <w:marBottom w:val="0"/>
          <w:divBdr>
            <w:top w:val="none" w:sz="0" w:space="0" w:color="auto"/>
            <w:left w:val="none" w:sz="0" w:space="0" w:color="auto"/>
            <w:bottom w:val="none" w:sz="0" w:space="0" w:color="auto"/>
            <w:right w:val="none" w:sz="0" w:space="0" w:color="auto"/>
          </w:divBdr>
        </w:div>
        <w:div w:id="889533287">
          <w:marLeft w:val="480"/>
          <w:marRight w:val="0"/>
          <w:marTop w:val="0"/>
          <w:marBottom w:val="0"/>
          <w:divBdr>
            <w:top w:val="none" w:sz="0" w:space="0" w:color="auto"/>
            <w:left w:val="none" w:sz="0" w:space="0" w:color="auto"/>
            <w:bottom w:val="none" w:sz="0" w:space="0" w:color="auto"/>
            <w:right w:val="none" w:sz="0" w:space="0" w:color="auto"/>
          </w:divBdr>
        </w:div>
        <w:div w:id="942419252">
          <w:marLeft w:val="480"/>
          <w:marRight w:val="0"/>
          <w:marTop w:val="0"/>
          <w:marBottom w:val="0"/>
          <w:divBdr>
            <w:top w:val="none" w:sz="0" w:space="0" w:color="auto"/>
            <w:left w:val="none" w:sz="0" w:space="0" w:color="auto"/>
            <w:bottom w:val="none" w:sz="0" w:space="0" w:color="auto"/>
            <w:right w:val="none" w:sz="0" w:space="0" w:color="auto"/>
          </w:divBdr>
        </w:div>
        <w:div w:id="959385718">
          <w:marLeft w:val="480"/>
          <w:marRight w:val="0"/>
          <w:marTop w:val="0"/>
          <w:marBottom w:val="0"/>
          <w:divBdr>
            <w:top w:val="none" w:sz="0" w:space="0" w:color="auto"/>
            <w:left w:val="none" w:sz="0" w:space="0" w:color="auto"/>
            <w:bottom w:val="none" w:sz="0" w:space="0" w:color="auto"/>
            <w:right w:val="none" w:sz="0" w:space="0" w:color="auto"/>
          </w:divBdr>
        </w:div>
        <w:div w:id="986938340">
          <w:marLeft w:val="480"/>
          <w:marRight w:val="0"/>
          <w:marTop w:val="0"/>
          <w:marBottom w:val="0"/>
          <w:divBdr>
            <w:top w:val="none" w:sz="0" w:space="0" w:color="auto"/>
            <w:left w:val="none" w:sz="0" w:space="0" w:color="auto"/>
            <w:bottom w:val="none" w:sz="0" w:space="0" w:color="auto"/>
            <w:right w:val="none" w:sz="0" w:space="0" w:color="auto"/>
          </w:divBdr>
        </w:div>
        <w:div w:id="1069159462">
          <w:marLeft w:val="480"/>
          <w:marRight w:val="0"/>
          <w:marTop w:val="0"/>
          <w:marBottom w:val="0"/>
          <w:divBdr>
            <w:top w:val="none" w:sz="0" w:space="0" w:color="auto"/>
            <w:left w:val="none" w:sz="0" w:space="0" w:color="auto"/>
            <w:bottom w:val="none" w:sz="0" w:space="0" w:color="auto"/>
            <w:right w:val="none" w:sz="0" w:space="0" w:color="auto"/>
          </w:divBdr>
        </w:div>
        <w:div w:id="1145899573">
          <w:marLeft w:val="480"/>
          <w:marRight w:val="0"/>
          <w:marTop w:val="0"/>
          <w:marBottom w:val="0"/>
          <w:divBdr>
            <w:top w:val="none" w:sz="0" w:space="0" w:color="auto"/>
            <w:left w:val="none" w:sz="0" w:space="0" w:color="auto"/>
            <w:bottom w:val="none" w:sz="0" w:space="0" w:color="auto"/>
            <w:right w:val="none" w:sz="0" w:space="0" w:color="auto"/>
          </w:divBdr>
        </w:div>
        <w:div w:id="1267498084">
          <w:marLeft w:val="480"/>
          <w:marRight w:val="0"/>
          <w:marTop w:val="0"/>
          <w:marBottom w:val="0"/>
          <w:divBdr>
            <w:top w:val="none" w:sz="0" w:space="0" w:color="auto"/>
            <w:left w:val="none" w:sz="0" w:space="0" w:color="auto"/>
            <w:bottom w:val="none" w:sz="0" w:space="0" w:color="auto"/>
            <w:right w:val="none" w:sz="0" w:space="0" w:color="auto"/>
          </w:divBdr>
        </w:div>
        <w:div w:id="1273246822">
          <w:marLeft w:val="480"/>
          <w:marRight w:val="0"/>
          <w:marTop w:val="0"/>
          <w:marBottom w:val="0"/>
          <w:divBdr>
            <w:top w:val="none" w:sz="0" w:space="0" w:color="auto"/>
            <w:left w:val="none" w:sz="0" w:space="0" w:color="auto"/>
            <w:bottom w:val="none" w:sz="0" w:space="0" w:color="auto"/>
            <w:right w:val="none" w:sz="0" w:space="0" w:color="auto"/>
          </w:divBdr>
        </w:div>
        <w:div w:id="1290667258">
          <w:marLeft w:val="480"/>
          <w:marRight w:val="0"/>
          <w:marTop w:val="0"/>
          <w:marBottom w:val="0"/>
          <w:divBdr>
            <w:top w:val="none" w:sz="0" w:space="0" w:color="auto"/>
            <w:left w:val="none" w:sz="0" w:space="0" w:color="auto"/>
            <w:bottom w:val="none" w:sz="0" w:space="0" w:color="auto"/>
            <w:right w:val="none" w:sz="0" w:space="0" w:color="auto"/>
          </w:divBdr>
        </w:div>
        <w:div w:id="1327782875">
          <w:marLeft w:val="480"/>
          <w:marRight w:val="0"/>
          <w:marTop w:val="0"/>
          <w:marBottom w:val="0"/>
          <w:divBdr>
            <w:top w:val="none" w:sz="0" w:space="0" w:color="auto"/>
            <w:left w:val="none" w:sz="0" w:space="0" w:color="auto"/>
            <w:bottom w:val="none" w:sz="0" w:space="0" w:color="auto"/>
            <w:right w:val="none" w:sz="0" w:space="0" w:color="auto"/>
          </w:divBdr>
        </w:div>
        <w:div w:id="1347904510">
          <w:marLeft w:val="480"/>
          <w:marRight w:val="0"/>
          <w:marTop w:val="0"/>
          <w:marBottom w:val="0"/>
          <w:divBdr>
            <w:top w:val="none" w:sz="0" w:space="0" w:color="auto"/>
            <w:left w:val="none" w:sz="0" w:space="0" w:color="auto"/>
            <w:bottom w:val="none" w:sz="0" w:space="0" w:color="auto"/>
            <w:right w:val="none" w:sz="0" w:space="0" w:color="auto"/>
          </w:divBdr>
        </w:div>
        <w:div w:id="1418361932">
          <w:marLeft w:val="480"/>
          <w:marRight w:val="0"/>
          <w:marTop w:val="0"/>
          <w:marBottom w:val="0"/>
          <w:divBdr>
            <w:top w:val="none" w:sz="0" w:space="0" w:color="auto"/>
            <w:left w:val="none" w:sz="0" w:space="0" w:color="auto"/>
            <w:bottom w:val="none" w:sz="0" w:space="0" w:color="auto"/>
            <w:right w:val="none" w:sz="0" w:space="0" w:color="auto"/>
          </w:divBdr>
        </w:div>
        <w:div w:id="1516116967">
          <w:marLeft w:val="480"/>
          <w:marRight w:val="0"/>
          <w:marTop w:val="0"/>
          <w:marBottom w:val="0"/>
          <w:divBdr>
            <w:top w:val="none" w:sz="0" w:space="0" w:color="auto"/>
            <w:left w:val="none" w:sz="0" w:space="0" w:color="auto"/>
            <w:bottom w:val="none" w:sz="0" w:space="0" w:color="auto"/>
            <w:right w:val="none" w:sz="0" w:space="0" w:color="auto"/>
          </w:divBdr>
        </w:div>
        <w:div w:id="1556502239">
          <w:marLeft w:val="480"/>
          <w:marRight w:val="0"/>
          <w:marTop w:val="0"/>
          <w:marBottom w:val="0"/>
          <w:divBdr>
            <w:top w:val="none" w:sz="0" w:space="0" w:color="auto"/>
            <w:left w:val="none" w:sz="0" w:space="0" w:color="auto"/>
            <w:bottom w:val="none" w:sz="0" w:space="0" w:color="auto"/>
            <w:right w:val="none" w:sz="0" w:space="0" w:color="auto"/>
          </w:divBdr>
        </w:div>
        <w:div w:id="1559053017">
          <w:marLeft w:val="480"/>
          <w:marRight w:val="0"/>
          <w:marTop w:val="0"/>
          <w:marBottom w:val="0"/>
          <w:divBdr>
            <w:top w:val="none" w:sz="0" w:space="0" w:color="auto"/>
            <w:left w:val="none" w:sz="0" w:space="0" w:color="auto"/>
            <w:bottom w:val="none" w:sz="0" w:space="0" w:color="auto"/>
            <w:right w:val="none" w:sz="0" w:space="0" w:color="auto"/>
          </w:divBdr>
        </w:div>
        <w:div w:id="1700005138">
          <w:marLeft w:val="480"/>
          <w:marRight w:val="0"/>
          <w:marTop w:val="0"/>
          <w:marBottom w:val="0"/>
          <w:divBdr>
            <w:top w:val="none" w:sz="0" w:space="0" w:color="auto"/>
            <w:left w:val="none" w:sz="0" w:space="0" w:color="auto"/>
            <w:bottom w:val="none" w:sz="0" w:space="0" w:color="auto"/>
            <w:right w:val="none" w:sz="0" w:space="0" w:color="auto"/>
          </w:divBdr>
        </w:div>
        <w:div w:id="1714842869">
          <w:marLeft w:val="480"/>
          <w:marRight w:val="0"/>
          <w:marTop w:val="0"/>
          <w:marBottom w:val="0"/>
          <w:divBdr>
            <w:top w:val="none" w:sz="0" w:space="0" w:color="auto"/>
            <w:left w:val="none" w:sz="0" w:space="0" w:color="auto"/>
            <w:bottom w:val="none" w:sz="0" w:space="0" w:color="auto"/>
            <w:right w:val="none" w:sz="0" w:space="0" w:color="auto"/>
          </w:divBdr>
        </w:div>
        <w:div w:id="1820611934">
          <w:marLeft w:val="480"/>
          <w:marRight w:val="0"/>
          <w:marTop w:val="0"/>
          <w:marBottom w:val="0"/>
          <w:divBdr>
            <w:top w:val="none" w:sz="0" w:space="0" w:color="auto"/>
            <w:left w:val="none" w:sz="0" w:space="0" w:color="auto"/>
            <w:bottom w:val="none" w:sz="0" w:space="0" w:color="auto"/>
            <w:right w:val="none" w:sz="0" w:space="0" w:color="auto"/>
          </w:divBdr>
        </w:div>
        <w:div w:id="1825200291">
          <w:marLeft w:val="480"/>
          <w:marRight w:val="0"/>
          <w:marTop w:val="0"/>
          <w:marBottom w:val="0"/>
          <w:divBdr>
            <w:top w:val="none" w:sz="0" w:space="0" w:color="auto"/>
            <w:left w:val="none" w:sz="0" w:space="0" w:color="auto"/>
            <w:bottom w:val="none" w:sz="0" w:space="0" w:color="auto"/>
            <w:right w:val="none" w:sz="0" w:space="0" w:color="auto"/>
          </w:divBdr>
        </w:div>
        <w:div w:id="1905680407">
          <w:marLeft w:val="480"/>
          <w:marRight w:val="0"/>
          <w:marTop w:val="0"/>
          <w:marBottom w:val="0"/>
          <w:divBdr>
            <w:top w:val="none" w:sz="0" w:space="0" w:color="auto"/>
            <w:left w:val="none" w:sz="0" w:space="0" w:color="auto"/>
            <w:bottom w:val="none" w:sz="0" w:space="0" w:color="auto"/>
            <w:right w:val="none" w:sz="0" w:space="0" w:color="auto"/>
          </w:divBdr>
        </w:div>
        <w:div w:id="1909026920">
          <w:marLeft w:val="480"/>
          <w:marRight w:val="0"/>
          <w:marTop w:val="0"/>
          <w:marBottom w:val="0"/>
          <w:divBdr>
            <w:top w:val="none" w:sz="0" w:space="0" w:color="auto"/>
            <w:left w:val="none" w:sz="0" w:space="0" w:color="auto"/>
            <w:bottom w:val="none" w:sz="0" w:space="0" w:color="auto"/>
            <w:right w:val="none" w:sz="0" w:space="0" w:color="auto"/>
          </w:divBdr>
        </w:div>
        <w:div w:id="1932086126">
          <w:marLeft w:val="480"/>
          <w:marRight w:val="0"/>
          <w:marTop w:val="0"/>
          <w:marBottom w:val="0"/>
          <w:divBdr>
            <w:top w:val="none" w:sz="0" w:space="0" w:color="auto"/>
            <w:left w:val="none" w:sz="0" w:space="0" w:color="auto"/>
            <w:bottom w:val="none" w:sz="0" w:space="0" w:color="auto"/>
            <w:right w:val="none" w:sz="0" w:space="0" w:color="auto"/>
          </w:divBdr>
        </w:div>
        <w:div w:id="1950353029">
          <w:marLeft w:val="480"/>
          <w:marRight w:val="0"/>
          <w:marTop w:val="0"/>
          <w:marBottom w:val="0"/>
          <w:divBdr>
            <w:top w:val="none" w:sz="0" w:space="0" w:color="auto"/>
            <w:left w:val="none" w:sz="0" w:space="0" w:color="auto"/>
            <w:bottom w:val="none" w:sz="0" w:space="0" w:color="auto"/>
            <w:right w:val="none" w:sz="0" w:space="0" w:color="auto"/>
          </w:divBdr>
        </w:div>
        <w:div w:id="1960381421">
          <w:marLeft w:val="480"/>
          <w:marRight w:val="0"/>
          <w:marTop w:val="0"/>
          <w:marBottom w:val="0"/>
          <w:divBdr>
            <w:top w:val="none" w:sz="0" w:space="0" w:color="auto"/>
            <w:left w:val="none" w:sz="0" w:space="0" w:color="auto"/>
            <w:bottom w:val="none" w:sz="0" w:space="0" w:color="auto"/>
            <w:right w:val="none" w:sz="0" w:space="0" w:color="auto"/>
          </w:divBdr>
        </w:div>
        <w:div w:id="2028217502">
          <w:marLeft w:val="480"/>
          <w:marRight w:val="0"/>
          <w:marTop w:val="0"/>
          <w:marBottom w:val="0"/>
          <w:divBdr>
            <w:top w:val="none" w:sz="0" w:space="0" w:color="auto"/>
            <w:left w:val="none" w:sz="0" w:space="0" w:color="auto"/>
            <w:bottom w:val="none" w:sz="0" w:space="0" w:color="auto"/>
            <w:right w:val="none" w:sz="0" w:space="0" w:color="auto"/>
          </w:divBdr>
        </w:div>
        <w:div w:id="2064402818">
          <w:marLeft w:val="480"/>
          <w:marRight w:val="0"/>
          <w:marTop w:val="0"/>
          <w:marBottom w:val="0"/>
          <w:divBdr>
            <w:top w:val="none" w:sz="0" w:space="0" w:color="auto"/>
            <w:left w:val="none" w:sz="0" w:space="0" w:color="auto"/>
            <w:bottom w:val="none" w:sz="0" w:space="0" w:color="auto"/>
            <w:right w:val="none" w:sz="0" w:space="0" w:color="auto"/>
          </w:divBdr>
        </w:div>
        <w:div w:id="2098550796">
          <w:marLeft w:val="480"/>
          <w:marRight w:val="0"/>
          <w:marTop w:val="0"/>
          <w:marBottom w:val="0"/>
          <w:divBdr>
            <w:top w:val="none" w:sz="0" w:space="0" w:color="auto"/>
            <w:left w:val="none" w:sz="0" w:space="0" w:color="auto"/>
            <w:bottom w:val="none" w:sz="0" w:space="0" w:color="auto"/>
            <w:right w:val="none" w:sz="0" w:space="0" w:color="auto"/>
          </w:divBdr>
        </w:div>
        <w:div w:id="2145812085">
          <w:marLeft w:val="480"/>
          <w:marRight w:val="0"/>
          <w:marTop w:val="0"/>
          <w:marBottom w:val="0"/>
          <w:divBdr>
            <w:top w:val="none" w:sz="0" w:space="0" w:color="auto"/>
            <w:left w:val="none" w:sz="0" w:space="0" w:color="auto"/>
            <w:bottom w:val="none" w:sz="0" w:space="0" w:color="auto"/>
            <w:right w:val="none" w:sz="0" w:space="0" w:color="auto"/>
          </w:divBdr>
        </w:div>
      </w:divsChild>
    </w:div>
    <w:div w:id="273292514">
      <w:bodyDiv w:val="1"/>
      <w:marLeft w:val="0"/>
      <w:marRight w:val="0"/>
      <w:marTop w:val="0"/>
      <w:marBottom w:val="0"/>
      <w:divBdr>
        <w:top w:val="none" w:sz="0" w:space="0" w:color="auto"/>
        <w:left w:val="none" w:sz="0" w:space="0" w:color="auto"/>
        <w:bottom w:val="none" w:sz="0" w:space="0" w:color="auto"/>
        <w:right w:val="none" w:sz="0" w:space="0" w:color="auto"/>
      </w:divBdr>
    </w:div>
    <w:div w:id="273946688">
      <w:bodyDiv w:val="1"/>
      <w:marLeft w:val="0"/>
      <w:marRight w:val="0"/>
      <w:marTop w:val="0"/>
      <w:marBottom w:val="0"/>
      <w:divBdr>
        <w:top w:val="none" w:sz="0" w:space="0" w:color="auto"/>
        <w:left w:val="none" w:sz="0" w:space="0" w:color="auto"/>
        <w:bottom w:val="none" w:sz="0" w:space="0" w:color="auto"/>
        <w:right w:val="none" w:sz="0" w:space="0" w:color="auto"/>
      </w:divBdr>
      <w:divsChild>
        <w:div w:id="73668568">
          <w:marLeft w:val="480"/>
          <w:marRight w:val="0"/>
          <w:marTop w:val="0"/>
          <w:marBottom w:val="0"/>
          <w:divBdr>
            <w:top w:val="none" w:sz="0" w:space="0" w:color="auto"/>
            <w:left w:val="none" w:sz="0" w:space="0" w:color="auto"/>
            <w:bottom w:val="none" w:sz="0" w:space="0" w:color="auto"/>
            <w:right w:val="none" w:sz="0" w:space="0" w:color="auto"/>
          </w:divBdr>
        </w:div>
        <w:div w:id="109472942">
          <w:marLeft w:val="480"/>
          <w:marRight w:val="0"/>
          <w:marTop w:val="0"/>
          <w:marBottom w:val="0"/>
          <w:divBdr>
            <w:top w:val="none" w:sz="0" w:space="0" w:color="auto"/>
            <w:left w:val="none" w:sz="0" w:space="0" w:color="auto"/>
            <w:bottom w:val="none" w:sz="0" w:space="0" w:color="auto"/>
            <w:right w:val="none" w:sz="0" w:space="0" w:color="auto"/>
          </w:divBdr>
        </w:div>
        <w:div w:id="121850423">
          <w:marLeft w:val="480"/>
          <w:marRight w:val="0"/>
          <w:marTop w:val="0"/>
          <w:marBottom w:val="0"/>
          <w:divBdr>
            <w:top w:val="none" w:sz="0" w:space="0" w:color="auto"/>
            <w:left w:val="none" w:sz="0" w:space="0" w:color="auto"/>
            <w:bottom w:val="none" w:sz="0" w:space="0" w:color="auto"/>
            <w:right w:val="none" w:sz="0" w:space="0" w:color="auto"/>
          </w:divBdr>
        </w:div>
        <w:div w:id="126894512">
          <w:marLeft w:val="480"/>
          <w:marRight w:val="0"/>
          <w:marTop w:val="0"/>
          <w:marBottom w:val="0"/>
          <w:divBdr>
            <w:top w:val="none" w:sz="0" w:space="0" w:color="auto"/>
            <w:left w:val="none" w:sz="0" w:space="0" w:color="auto"/>
            <w:bottom w:val="none" w:sz="0" w:space="0" w:color="auto"/>
            <w:right w:val="none" w:sz="0" w:space="0" w:color="auto"/>
          </w:divBdr>
        </w:div>
        <w:div w:id="216361119">
          <w:marLeft w:val="480"/>
          <w:marRight w:val="0"/>
          <w:marTop w:val="0"/>
          <w:marBottom w:val="0"/>
          <w:divBdr>
            <w:top w:val="none" w:sz="0" w:space="0" w:color="auto"/>
            <w:left w:val="none" w:sz="0" w:space="0" w:color="auto"/>
            <w:bottom w:val="none" w:sz="0" w:space="0" w:color="auto"/>
            <w:right w:val="none" w:sz="0" w:space="0" w:color="auto"/>
          </w:divBdr>
        </w:div>
        <w:div w:id="248737867">
          <w:marLeft w:val="480"/>
          <w:marRight w:val="0"/>
          <w:marTop w:val="0"/>
          <w:marBottom w:val="0"/>
          <w:divBdr>
            <w:top w:val="none" w:sz="0" w:space="0" w:color="auto"/>
            <w:left w:val="none" w:sz="0" w:space="0" w:color="auto"/>
            <w:bottom w:val="none" w:sz="0" w:space="0" w:color="auto"/>
            <w:right w:val="none" w:sz="0" w:space="0" w:color="auto"/>
          </w:divBdr>
        </w:div>
        <w:div w:id="263851084">
          <w:marLeft w:val="480"/>
          <w:marRight w:val="0"/>
          <w:marTop w:val="0"/>
          <w:marBottom w:val="0"/>
          <w:divBdr>
            <w:top w:val="none" w:sz="0" w:space="0" w:color="auto"/>
            <w:left w:val="none" w:sz="0" w:space="0" w:color="auto"/>
            <w:bottom w:val="none" w:sz="0" w:space="0" w:color="auto"/>
            <w:right w:val="none" w:sz="0" w:space="0" w:color="auto"/>
          </w:divBdr>
        </w:div>
        <w:div w:id="269431996">
          <w:marLeft w:val="480"/>
          <w:marRight w:val="0"/>
          <w:marTop w:val="0"/>
          <w:marBottom w:val="0"/>
          <w:divBdr>
            <w:top w:val="none" w:sz="0" w:space="0" w:color="auto"/>
            <w:left w:val="none" w:sz="0" w:space="0" w:color="auto"/>
            <w:bottom w:val="none" w:sz="0" w:space="0" w:color="auto"/>
            <w:right w:val="none" w:sz="0" w:space="0" w:color="auto"/>
          </w:divBdr>
        </w:div>
        <w:div w:id="406339963">
          <w:marLeft w:val="480"/>
          <w:marRight w:val="0"/>
          <w:marTop w:val="0"/>
          <w:marBottom w:val="0"/>
          <w:divBdr>
            <w:top w:val="none" w:sz="0" w:space="0" w:color="auto"/>
            <w:left w:val="none" w:sz="0" w:space="0" w:color="auto"/>
            <w:bottom w:val="none" w:sz="0" w:space="0" w:color="auto"/>
            <w:right w:val="none" w:sz="0" w:space="0" w:color="auto"/>
          </w:divBdr>
        </w:div>
        <w:div w:id="466239084">
          <w:marLeft w:val="480"/>
          <w:marRight w:val="0"/>
          <w:marTop w:val="0"/>
          <w:marBottom w:val="0"/>
          <w:divBdr>
            <w:top w:val="none" w:sz="0" w:space="0" w:color="auto"/>
            <w:left w:val="none" w:sz="0" w:space="0" w:color="auto"/>
            <w:bottom w:val="none" w:sz="0" w:space="0" w:color="auto"/>
            <w:right w:val="none" w:sz="0" w:space="0" w:color="auto"/>
          </w:divBdr>
        </w:div>
        <w:div w:id="476799793">
          <w:marLeft w:val="480"/>
          <w:marRight w:val="0"/>
          <w:marTop w:val="0"/>
          <w:marBottom w:val="0"/>
          <w:divBdr>
            <w:top w:val="none" w:sz="0" w:space="0" w:color="auto"/>
            <w:left w:val="none" w:sz="0" w:space="0" w:color="auto"/>
            <w:bottom w:val="none" w:sz="0" w:space="0" w:color="auto"/>
            <w:right w:val="none" w:sz="0" w:space="0" w:color="auto"/>
          </w:divBdr>
        </w:div>
        <w:div w:id="483930985">
          <w:marLeft w:val="480"/>
          <w:marRight w:val="0"/>
          <w:marTop w:val="0"/>
          <w:marBottom w:val="0"/>
          <w:divBdr>
            <w:top w:val="none" w:sz="0" w:space="0" w:color="auto"/>
            <w:left w:val="none" w:sz="0" w:space="0" w:color="auto"/>
            <w:bottom w:val="none" w:sz="0" w:space="0" w:color="auto"/>
            <w:right w:val="none" w:sz="0" w:space="0" w:color="auto"/>
          </w:divBdr>
        </w:div>
        <w:div w:id="521170814">
          <w:marLeft w:val="480"/>
          <w:marRight w:val="0"/>
          <w:marTop w:val="0"/>
          <w:marBottom w:val="0"/>
          <w:divBdr>
            <w:top w:val="none" w:sz="0" w:space="0" w:color="auto"/>
            <w:left w:val="none" w:sz="0" w:space="0" w:color="auto"/>
            <w:bottom w:val="none" w:sz="0" w:space="0" w:color="auto"/>
            <w:right w:val="none" w:sz="0" w:space="0" w:color="auto"/>
          </w:divBdr>
        </w:div>
        <w:div w:id="546263811">
          <w:marLeft w:val="480"/>
          <w:marRight w:val="0"/>
          <w:marTop w:val="0"/>
          <w:marBottom w:val="0"/>
          <w:divBdr>
            <w:top w:val="none" w:sz="0" w:space="0" w:color="auto"/>
            <w:left w:val="none" w:sz="0" w:space="0" w:color="auto"/>
            <w:bottom w:val="none" w:sz="0" w:space="0" w:color="auto"/>
            <w:right w:val="none" w:sz="0" w:space="0" w:color="auto"/>
          </w:divBdr>
        </w:div>
        <w:div w:id="572350700">
          <w:marLeft w:val="480"/>
          <w:marRight w:val="0"/>
          <w:marTop w:val="0"/>
          <w:marBottom w:val="0"/>
          <w:divBdr>
            <w:top w:val="none" w:sz="0" w:space="0" w:color="auto"/>
            <w:left w:val="none" w:sz="0" w:space="0" w:color="auto"/>
            <w:bottom w:val="none" w:sz="0" w:space="0" w:color="auto"/>
            <w:right w:val="none" w:sz="0" w:space="0" w:color="auto"/>
          </w:divBdr>
        </w:div>
        <w:div w:id="599879473">
          <w:marLeft w:val="480"/>
          <w:marRight w:val="0"/>
          <w:marTop w:val="0"/>
          <w:marBottom w:val="0"/>
          <w:divBdr>
            <w:top w:val="none" w:sz="0" w:space="0" w:color="auto"/>
            <w:left w:val="none" w:sz="0" w:space="0" w:color="auto"/>
            <w:bottom w:val="none" w:sz="0" w:space="0" w:color="auto"/>
            <w:right w:val="none" w:sz="0" w:space="0" w:color="auto"/>
          </w:divBdr>
        </w:div>
        <w:div w:id="607616499">
          <w:marLeft w:val="480"/>
          <w:marRight w:val="0"/>
          <w:marTop w:val="0"/>
          <w:marBottom w:val="0"/>
          <w:divBdr>
            <w:top w:val="none" w:sz="0" w:space="0" w:color="auto"/>
            <w:left w:val="none" w:sz="0" w:space="0" w:color="auto"/>
            <w:bottom w:val="none" w:sz="0" w:space="0" w:color="auto"/>
            <w:right w:val="none" w:sz="0" w:space="0" w:color="auto"/>
          </w:divBdr>
        </w:div>
        <w:div w:id="608394369">
          <w:marLeft w:val="480"/>
          <w:marRight w:val="0"/>
          <w:marTop w:val="0"/>
          <w:marBottom w:val="0"/>
          <w:divBdr>
            <w:top w:val="none" w:sz="0" w:space="0" w:color="auto"/>
            <w:left w:val="none" w:sz="0" w:space="0" w:color="auto"/>
            <w:bottom w:val="none" w:sz="0" w:space="0" w:color="auto"/>
            <w:right w:val="none" w:sz="0" w:space="0" w:color="auto"/>
          </w:divBdr>
        </w:div>
        <w:div w:id="619383573">
          <w:marLeft w:val="480"/>
          <w:marRight w:val="0"/>
          <w:marTop w:val="0"/>
          <w:marBottom w:val="0"/>
          <w:divBdr>
            <w:top w:val="none" w:sz="0" w:space="0" w:color="auto"/>
            <w:left w:val="none" w:sz="0" w:space="0" w:color="auto"/>
            <w:bottom w:val="none" w:sz="0" w:space="0" w:color="auto"/>
            <w:right w:val="none" w:sz="0" w:space="0" w:color="auto"/>
          </w:divBdr>
        </w:div>
        <w:div w:id="696081678">
          <w:marLeft w:val="480"/>
          <w:marRight w:val="0"/>
          <w:marTop w:val="0"/>
          <w:marBottom w:val="0"/>
          <w:divBdr>
            <w:top w:val="none" w:sz="0" w:space="0" w:color="auto"/>
            <w:left w:val="none" w:sz="0" w:space="0" w:color="auto"/>
            <w:bottom w:val="none" w:sz="0" w:space="0" w:color="auto"/>
            <w:right w:val="none" w:sz="0" w:space="0" w:color="auto"/>
          </w:divBdr>
        </w:div>
        <w:div w:id="733967799">
          <w:marLeft w:val="480"/>
          <w:marRight w:val="0"/>
          <w:marTop w:val="0"/>
          <w:marBottom w:val="0"/>
          <w:divBdr>
            <w:top w:val="none" w:sz="0" w:space="0" w:color="auto"/>
            <w:left w:val="none" w:sz="0" w:space="0" w:color="auto"/>
            <w:bottom w:val="none" w:sz="0" w:space="0" w:color="auto"/>
            <w:right w:val="none" w:sz="0" w:space="0" w:color="auto"/>
          </w:divBdr>
        </w:div>
        <w:div w:id="750390861">
          <w:marLeft w:val="480"/>
          <w:marRight w:val="0"/>
          <w:marTop w:val="0"/>
          <w:marBottom w:val="0"/>
          <w:divBdr>
            <w:top w:val="none" w:sz="0" w:space="0" w:color="auto"/>
            <w:left w:val="none" w:sz="0" w:space="0" w:color="auto"/>
            <w:bottom w:val="none" w:sz="0" w:space="0" w:color="auto"/>
            <w:right w:val="none" w:sz="0" w:space="0" w:color="auto"/>
          </w:divBdr>
        </w:div>
        <w:div w:id="854540993">
          <w:marLeft w:val="480"/>
          <w:marRight w:val="0"/>
          <w:marTop w:val="0"/>
          <w:marBottom w:val="0"/>
          <w:divBdr>
            <w:top w:val="none" w:sz="0" w:space="0" w:color="auto"/>
            <w:left w:val="none" w:sz="0" w:space="0" w:color="auto"/>
            <w:bottom w:val="none" w:sz="0" w:space="0" w:color="auto"/>
            <w:right w:val="none" w:sz="0" w:space="0" w:color="auto"/>
          </w:divBdr>
        </w:div>
        <w:div w:id="857890175">
          <w:marLeft w:val="480"/>
          <w:marRight w:val="0"/>
          <w:marTop w:val="0"/>
          <w:marBottom w:val="0"/>
          <w:divBdr>
            <w:top w:val="none" w:sz="0" w:space="0" w:color="auto"/>
            <w:left w:val="none" w:sz="0" w:space="0" w:color="auto"/>
            <w:bottom w:val="none" w:sz="0" w:space="0" w:color="auto"/>
            <w:right w:val="none" w:sz="0" w:space="0" w:color="auto"/>
          </w:divBdr>
        </w:div>
        <w:div w:id="859395151">
          <w:marLeft w:val="480"/>
          <w:marRight w:val="0"/>
          <w:marTop w:val="0"/>
          <w:marBottom w:val="0"/>
          <w:divBdr>
            <w:top w:val="none" w:sz="0" w:space="0" w:color="auto"/>
            <w:left w:val="none" w:sz="0" w:space="0" w:color="auto"/>
            <w:bottom w:val="none" w:sz="0" w:space="0" w:color="auto"/>
            <w:right w:val="none" w:sz="0" w:space="0" w:color="auto"/>
          </w:divBdr>
        </w:div>
        <w:div w:id="869758899">
          <w:marLeft w:val="480"/>
          <w:marRight w:val="0"/>
          <w:marTop w:val="0"/>
          <w:marBottom w:val="0"/>
          <w:divBdr>
            <w:top w:val="none" w:sz="0" w:space="0" w:color="auto"/>
            <w:left w:val="none" w:sz="0" w:space="0" w:color="auto"/>
            <w:bottom w:val="none" w:sz="0" w:space="0" w:color="auto"/>
            <w:right w:val="none" w:sz="0" w:space="0" w:color="auto"/>
          </w:divBdr>
        </w:div>
        <w:div w:id="871266582">
          <w:marLeft w:val="480"/>
          <w:marRight w:val="0"/>
          <w:marTop w:val="0"/>
          <w:marBottom w:val="0"/>
          <w:divBdr>
            <w:top w:val="none" w:sz="0" w:space="0" w:color="auto"/>
            <w:left w:val="none" w:sz="0" w:space="0" w:color="auto"/>
            <w:bottom w:val="none" w:sz="0" w:space="0" w:color="auto"/>
            <w:right w:val="none" w:sz="0" w:space="0" w:color="auto"/>
          </w:divBdr>
        </w:div>
        <w:div w:id="920674895">
          <w:marLeft w:val="480"/>
          <w:marRight w:val="0"/>
          <w:marTop w:val="0"/>
          <w:marBottom w:val="0"/>
          <w:divBdr>
            <w:top w:val="none" w:sz="0" w:space="0" w:color="auto"/>
            <w:left w:val="none" w:sz="0" w:space="0" w:color="auto"/>
            <w:bottom w:val="none" w:sz="0" w:space="0" w:color="auto"/>
            <w:right w:val="none" w:sz="0" w:space="0" w:color="auto"/>
          </w:divBdr>
        </w:div>
        <w:div w:id="932905105">
          <w:marLeft w:val="480"/>
          <w:marRight w:val="0"/>
          <w:marTop w:val="0"/>
          <w:marBottom w:val="0"/>
          <w:divBdr>
            <w:top w:val="none" w:sz="0" w:space="0" w:color="auto"/>
            <w:left w:val="none" w:sz="0" w:space="0" w:color="auto"/>
            <w:bottom w:val="none" w:sz="0" w:space="0" w:color="auto"/>
            <w:right w:val="none" w:sz="0" w:space="0" w:color="auto"/>
          </w:divBdr>
        </w:div>
        <w:div w:id="936668761">
          <w:marLeft w:val="480"/>
          <w:marRight w:val="0"/>
          <w:marTop w:val="0"/>
          <w:marBottom w:val="0"/>
          <w:divBdr>
            <w:top w:val="none" w:sz="0" w:space="0" w:color="auto"/>
            <w:left w:val="none" w:sz="0" w:space="0" w:color="auto"/>
            <w:bottom w:val="none" w:sz="0" w:space="0" w:color="auto"/>
            <w:right w:val="none" w:sz="0" w:space="0" w:color="auto"/>
          </w:divBdr>
        </w:div>
        <w:div w:id="1006786854">
          <w:marLeft w:val="480"/>
          <w:marRight w:val="0"/>
          <w:marTop w:val="0"/>
          <w:marBottom w:val="0"/>
          <w:divBdr>
            <w:top w:val="none" w:sz="0" w:space="0" w:color="auto"/>
            <w:left w:val="none" w:sz="0" w:space="0" w:color="auto"/>
            <w:bottom w:val="none" w:sz="0" w:space="0" w:color="auto"/>
            <w:right w:val="none" w:sz="0" w:space="0" w:color="auto"/>
          </w:divBdr>
        </w:div>
        <w:div w:id="1209030454">
          <w:marLeft w:val="480"/>
          <w:marRight w:val="0"/>
          <w:marTop w:val="0"/>
          <w:marBottom w:val="0"/>
          <w:divBdr>
            <w:top w:val="none" w:sz="0" w:space="0" w:color="auto"/>
            <w:left w:val="none" w:sz="0" w:space="0" w:color="auto"/>
            <w:bottom w:val="none" w:sz="0" w:space="0" w:color="auto"/>
            <w:right w:val="none" w:sz="0" w:space="0" w:color="auto"/>
          </w:divBdr>
        </w:div>
        <w:div w:id="1221790323">
          <w:marLeft w:val="480"/>
          <w:marRight w:val="0"/>
          <w:marTop w:val="0"/>
          <w:marBottom w:val="0"/>
          <w:divBdr>
            <w:top w:val="none" w:sz="0" w:space="0" w:color="auto"/>
            <w:left w:val="none" w:sz="0" w:space="0" w:color="auto"/>
            <w:bottom w:val="none" w:sz="0" w:space="0" w:color="auto"/>
            <w:right w:val="none" w:sz="0" w:space="0" w:color="auto"/>
          </w:divBdr>
        </w:div>
        <w:div w:id="1255432414">
          <w:marLeft w:val="480"/>
          <w:marRight w:val="0"/>
          <w:marTop w:val="0"/>
          <w:marBottom w:val="0"/>
          <w:divBdr>
            <w:top w:val="none" w:sz="0" w:space="0" w:color="auto"/>
            <w:left w:val="none" w:sz="0" w:space="0" w:color="auto"/>
            <w:bottom w:val="none" w:sz="0" w:space="0" w:color="auto"/>
            <w:right w:val="none" w:sz="0" w:space="0" w:color="auto"/>
          </w:divBdr>
        </w:div>
        <w:div w:id="1264998840">
          <w:marLeft w:val="480"/>
          <w:marRight w:val="0"/>
          <w:marTop w:val="0"/>
          <w:marBottom w:val="0"/>
          <w:divBdr>
            <w:top w:val="none" w:sz="0" w:space="0" w:color="auto"/>
            <w:left w:val="none" w:sz="0" w:space="0" w:color="auto"/>
            <w:bottom w:val="none" w:sz="0" w:space="0" w:color="auto"/>
            <w:right w:val="none" w:sz="0" w:space="0" w:color="auto"/>
          </w:divBdr>
        </w:div>
        <w:div w:id="1276402012">
          <w:marLeft w:val="480"/>
          <w:marRight w:val="0"/>
          <w:marTop w:val="0"/>
          <w:marBottom w:val="0"/>
          <w:divBdr>
            <w:top w:val="none" w:sz="0" w:space="0" w:color="auto"/>
            <w:left w:val="none" w:sz="0" w:space="0" w:color="auto"/>
            <w:bottom w:val="none" w:sz="0" w:space="0" w:color="auto"/>
            <w:right w:val="none" w:sz="0" w:space="0" w:color="auto"/>
          </w:divBdr>
        </w:div>
        <w:div w:id="1315987724">
          <w:marLeft w:val="480"/>
          <w:marRight w:val="0"/>
          <w:marTop w:val="0"/>
          <w:marBottom w:val="0"/>
          <w:divBdr>
            <w:top w:val="none" w:sz="0" w:space="0" w:color="auto"/>
            <w:left w:val="none" w:sz="0" w:space="0" w:color="auto"/>
            <w:bottom w:val="none" w:sz="0" w:space="0" w:color="auto"/>
            <w:right w:val="none" w:sz="0" w:space="0" w:color="auto"/>
          </w:divBdr>
        </w:div>
        <w:div w:id="1319579912">
          <w:marLeft w:val="480"/>
          <w:marRight w:val="0"/>
          <w:marTop w:val="0"/>
          <w:marBottom w:val="0"/>
          <w:divBdr>
            <w:top w:val="none" w:sz="0" w:space="0" w:color="auto"/>
            <w:left w:val="none" w:sz="0" w:space="0" w:color="auto"/>
            <w:bottom w:val="none" w:sz="0" w:space="0" w:color="auto"/>
            <w:right w:val="none" w:sz="0" w:space="0" w:color="auto"/>
          </w:divBdr>
        </w:div>
        <w:div w:id="1412969570">
          <w:marLeft w:val="480"/>
          <w:marRight w:val="0"/>
          <w:marTop w:val="0"/>
          <w:marBottom w:val="0"/>
          <w:divBdr>
            <w:top w:val="none" w:sz="0" w:space="0" w:color="auto"/>
            <w:left w:val="none" w:sz="0" w:space="0" w:color="auto"/>
            <w:bottom w:val="none" w:sz="0" w:space="0" w:color="auto"/>
            <w:right w:val="none" w:sz="0" w:space="0" w:color="auto"/>
          </w:divBdr>
        </w:div>
        <w:div w:id="1458795517">
          <w:marLeft w:val="480"/>
          <w:marRight w:val="0"/>
          <w:marTop w:val="0"/>
          <w:marBottom w:val="0"/>
          <w:divBdr>
            <w:top w:val="none" w:sz="0" w:space="0" w:color="auto"/>
            <w:left w:val="none" w:sz="0" w:space="0" w:color="auto"/>
            <w:bottom w:val="none" w:sz="0" w:space="0" w:color="auto"/>
            <w:right w:val="none" w:sz="0" w:space="0" w:color="auto"/>
          </w:divBdr>
        </w:div>
        <w:div w:id="1473988601">
          <w:marLeft w:val="480"/>
          <w:marRight w:val="0"/>
          <w:marTop w:val="0"/>
          <w:marBottom w:val="0"/>
          <w:divBdr>
            <w:top w:val="none" w:sz="0" w:space="0" w:color="auto"/>
            <w:left w:val="none" w:sz="0" w:space="0" w:color="auto"/>
            <w:bottom w:val="none" w:sz="0" w:space="0" w:color="auto"/>
            <w:right w:val="none" w:sz="0" w:space="0" w:color="auto"/>
          </w:divBdr>
        </w:div>
        <w:div w:id="1475098689">
          <w:marLeft w:val="480"/>
          <w:marRight w:val="0"/>
          <w:marTop w:val="0"/>
          <w:marBottom w:val="0"/>
          <w:divBdr>
            <w:top w:val="none" w:sz="0" w:space="0" w:color="auto"/>
            <w:left w:val="none" w:sz="0" w:space="0" w:color="auto"/>
            <w:bottom w:val="none" w:sz="0" w:space="0" w:color="auto"/>
            <w:right w:val="none" w:sz="0" w:space="0" w:color="auto"/>
          </w:divBdr>
        </w:div>
        <w:div w:id="1493908467">
          <w:marLeft w:val="480"/>
          <w:marRight w:val="0"/>
          <w:marTop w:val="0"/>
          <w:marBottom w:val="0"/>
          <w:divBdr>
            <w:top w:val="none" w:sz="0" w:space="0" w:color="auto"/>
            <w:left w:val="none" w:sz="0" w:space="0" w:color="auto"/>
            <w:bottom w:val="none" w:sz="0" w:space="0" w:color="auto"/>
            <w:right w:val="none" w:sz="0" w:space="0" w:color="auto"/>
          </w:divBdr>
        </w:div>
        <w:div w:id="1524247322">
          <w:marLeft w:val="480"/>
          <w:marRight w:val="0"/>
          <w:marTop w:val="0"/>
          <w:marBottom w:val="0"/>
          <w:divBdr>
            <w:top w:val="none" w:sz="0" w:space="0" w:color="auto"/>
            <w:left w:val="none" w:sz="0" w:space="0" w:color="auto"/>
            <w:bottom w:val="none" w:sz="0" w:space="0" w:color="auto"/>
            <w:right w:val="none" w:sz="0" w:space="0" w:color="auto"/>
          </w:divBdr>
        </w:div>
        <w:div w:id="1606689675">
          <w:marLeft w:val="480"/>
          <w:marRight w:val="0"/>
          <w:marTop w:val="0"/>
          <w:marBottom w:val="0"/>
          <w:divBdr>
            <w:top w:val="none" w:sz="0" w:space="0" w:color="auto"/>
            <w:left w:val="none" w:sz="0" w:space="0" w:color="auto"/>
            <w:bottom w:val="none" w:sz="0" w:space="0" w:color="auto"/>
            <w:right w:val="none" w:sz="0" w:space="0" w:color="auto"/>
          </w:divBdr>
        </w:div>
        <w:div w:id="1617831257">
          <w:marLeft w:val="480"/>
          <w:marRight w:val="0"/>
          <w:marTop w:val="0"/>
          <w:marBottom w:val="0"/>
          <w:divBdr>
            <w:top w:val="none" w:sz="0" w:space="0" w:color="auto"/>
            <w:left w:val="none" w:sz="0" w:space="0" w:color="auto"/>
            <w:bottom w:val="none" w:sz="0" w:space="0" w:color="auto"/>
            <w:right w:val="none" w:sz="0" w:space="0" w:color="auto"/>
          </w:divBdr>
        </w:div>
        <w:div w:id="1639457259">
          <w:marLeft w:val="480"/>
          <w:marRight w:val="0"/>
          <w:marTop w:val="0"/>
          <w:marBottom w:val="0"/>
          <w:divBdr>
            <w:top w:val="none" w:sz="0" w:space="0" w:color="auto"/>
            <w:left w:val="none" w:sz="0" w:space="0" w:color="auto"/>
            <w:bottom w:val="none" w:sz="0" w:space="0" w:color="auto"/>
            <w:right w:val="none" w:sz="0" w:space="0" w:color="auto"/>
          </w:divBdr>
        </w:div>
        <w:div w:id="1666741284">
          <w:marLeft w:val="480"/>
          <w:marRight w:val="0"/>
          <w:marTop w:val="0"/>
          <w:marBottom w:val="0"/>
          <w:divBdr>
            <w:top w:val="none" w:sz="0" w:space="0" w:color="auto"/>
            <w:left w:val="none" w:sz="0" w:space="0" w:color="auto"/>
            <w:bottom w:val="none" w:sz="0" w:space="0" w:color="auto"/>
            <w:right w:val="none" w:sz="0" w:space="0" w:color="auto"/>
          </w:divBdr>
        </w:div>
        <w:div w:id="1682396682">
          <w:marLeft w:val="480"/>
          <w:marRight w:val="0"/>
          <w:marTop w:val="0"/>
          <w:marBottom w:val="0"/>
          <w:divBdr>
            <w:top w:val="none" w:sz="0" w:space="0" w:color="auto"/>
            <w:left w:val="none" w:sz="0" w:space="0" w:color="auto"/>
            <w:bottom w:val="none" w:sz="0" w:space="0" w:color="auto"/>
            <w:right w:val="none" w:sz="0" w:space="0" w:color="auto"/>
          </w:divBdr>
        </w:div>
        <w:div w:id="1699623103">
          <w:marLeft w:val="480"/>
          <w:marRight w:val="0"/>
          <w:marTop w:val="0"/>
          <w:marBottom w:val="0"/>
          <w:divBdr>
            <w:top w:val="none" w:sz="0" w:space="0" w:color="auto"/>
            <w:left w:val="none" w:sz="0" w:space="0" w:color="auto"/>
            <w:bottom w:val="none" w:sz="0" w:space="0" w:color="auto"/>
            <w:right w:val="none" w:sz="0" w:space="0" w:color="auto"/>
          </w:divBdr>
        </w:div>
        <w:div w:id="1770463638">
          <w:marLeft w:val="480"/>
          <w:marRight w:val="0"/>
          <w:marTop w:val="0"/>
          <w:marBottom w:val="0"/>
          <w:divBdr>
            <w:top w:val="none" w:sz="0" w:space="0" w:color="auto"/>
            <w:left w:val="none" w:sz="0" w:space="0" w:color="auto"/>
            <w:bottom w:val="none" w:sz="0" w:space="0" w:color="auto"/>
            <w:right w:val="none" w:sz="0" w:space="0" w:color="auto"/>
          </w:divBdr>
        </w:div>
        <w:div w:id="1812090146">
          <w:marLeft w:val="480"/>
          <w:marRight w:val="0"/>
          <w:marTop w:val="0"/>
          <w:marBottom w:val="0"/>
          <w:divBdr>
            <w:top w:val="none" w:sz="0" w:space="0" w:color="auto"/>
            <w:left w:val="none" w:sz="0" w:space="0" w:color="auto"/>
            <w:bottom w:val="none" w:sz="0" w:space="0" w:color="auto"/>
            <w:right w:val="none" w:sz="0" w:space="0" w:color="auto"/>
          </w:divBdr>
        </w:div>
        <w:div w:id="1935740987">
          <w:marLeft w:val="480"/>
          <w:marRight w:val="0"/>
          <w:marTop w:val="0"/>
          <w:marBottom w:val="0"/>
          <w:divBdr>
            <w:top w:val="none" w:sz="0" w:space="0" w:color="auto"/>
            <w:left w:val="none" w:sz="0" w:space="0" w:color="auto"/>
            <w:bottom w:val="none" w:sz="0" w:space="0" w:color="auto"/>
            <w:right w:val="none" w:sz="0" w:space="0" w:color="auto"/>
          </w:divBdr>
        </w:div>
        <w:div w:id="1944219617">
          <w:marLeft w:val="480"/>
          <w:marRight w:val="0"/>
          <w:marTop w:val="0"/>
          <w:marBottom w:val="0"/>
          <w:divBdr>
            <w:top w:val="none" w:sz="0" w:space="0" w:color="auto"/>
            <w:left w:val="none" w:sz="0" w:space="0" w:color="auto"/>
            <w:bottom w:val="none" w:sz="0" w:space="0" w:color="auto"/>
            <w:right w:val="none" w:sz="0" w:space="0" w:color="auto"/>
          </w:divBdr>
        </w:div>
        <w:div w:id="2005282645">
          <w:marLeft w:val="480"/>
          <w:marRight w:val="0"/>
          <w:marTop w:val="0"/>
          <w:marBottom w:val="0"/>
          <w:divBdr>
            <w:top w:val="none" w:sz="0" w:space="0" w:color="auto"/>
            <w:left w:val="none" w:sz="0" w:space="0" w:color="auto"/>
            <w:bottom w:val="none" w:sz="0" w:space="0" w:color="auto"/>
            <w:right w:val="none" w:sz="0" w:space="0" w:color="auto"/>
          </w:divBdr>
        </w:div>
        <w:div w:id="2049452656">
          <w:marLeft w:val="480"/>
          <w:marRight w:val="0"/>
          <w:marTop w:val="0"/>
          <w:marBottom w:val="0"/>
          <w:divBdr>
            <w:top w:val="none" w:sz="0" w:space="0" w:color="auto"/>
            <w:left w:val="none" w:sz="0" w:space="0" w:color="auto"/>
            <w:bottom w:val="none" w:sz="0" w:space="0" w:color="auto"/>
            <w:right w:val="none" w:sz="0" w:space="0" w:color="auto"/>
          </w:divBdr>
        </w:div>
        <w:div w:id="2052991978">
          <w:marLeft w:val="480"/>
          <w:marRight w:val="0"/>
          <w:marTop w:val="0"/>
          <w:marBottom w:val="0"/>
          <w:divBdr>
            <w:top w:val="none" w:sz="0" w:space="0" w:color="auto"/>
            <w:left w:val="none" w:sz="0" w:space="0" w:color="auto"/>
            <w:bottom w:val="none" w:sz="0" w:space="0" w:color="auto"/>
            <w:right w:val="none" w:sz="0" w:space="0" w:color="auto"/>
          </w:divBdr>
        </w:div>
        <w:div w:id="2077049988">
          <w:marLeft w:val="480"/>
          <w:marRight w:val="0"/>
          <w:marTop w:val="0"/>
          <w:marBottom w:val="0"/>
          <w:divBdr>
            <w:top w:val="none" w:sz="0" w:space="0" w:color="auto"/>
            <w:left w:val="none" w:sz="0" w:space="0" w:color="auto"/>
            <w:bottom w:val="none" w:sz="0" w:space="0" w:color="auto"/>
            <w:right w:val="none" w:sz="0" w:space="0" w:color="auto"/>
          </w:divBdr>
        </w:div>
        <w:div w:id="2106148100">
          <w:marLeft w:val="480"/>
          <w:marRight w:val="0"/>
          <w:marTop w:val="0"/>
          <w:marBottom w:val="0"/>
          <w:divBdr>
            <w:top w:val="none" w:sz="0" w:space="0" w:color="auto"/>
            <w:left w:val="none" w:sz="0" w:space="0" w:color="auto"/>
            <w:bottom w:val="none" w:sz="0" w:space="0" w:color="auto"/>
            <w:right w:val="none" w:sz="0" w:space="0" w:color="auto"/>
          </w:divBdr>
        </w:div>
      </w:divsChild>
    </w:div>
    <w:div w:id="277446299">
      <w:bodyDiv w:val="1"/>
      <w:marLeft w:val="0"/>
      <w:marRight w:val="0"/>
      <w:marTop w:val="0"/>
      <w:marBottom w:val="0"/>
      <w:divBdr>
        <w:top w:val="none" w:sz="0" w:space="0" w:color="auto"/>
        <w:left w:val="none" w:sz="0" w:space="0" w:color="auto"/>
        <w:bottom w:val="none" w:sz="0" w:space="0" w:color="auto"/>
        <w:right w:val="none" w:sz="0" w:space="0" w:color="auto"/>
      </w:divBdr>
    </w:div>
    <w:div w:id="279383352">
      <w:bodyDiv w:val="1"/>
      <w:marLeft w:val="0"/>
      <w:marRight w:val="0"/>
      <w:marTop w:val="0"/>
      <w:marBottom w:val="0"/>
      <w:divBdr>
        <w:top w:val="none" w:sz="0" w:space="0" w:color="auto"/>
        <w:left w:val="none" w:sz="0" w:space="0" w:color="auto"/>
        <w:bottom w:val="none" w:sz="0" w:space="0" w:color="auto"/>
        <w:right w:val="none" w:sz="0" w:space="0" w:color="auto"/>
      </w:divBdr>
      <w:divsChild>
        <w:div w:id="802426710">
          <w:marLeft w:val="480"/>
          <w:marRight w:val="0"/>
          <w:marTop w:val="0"/>
          <w:marBottom w:val="0"/>
          <w:divBdr>
            <w:top w:val="none" w:sz="0" w:space="0" w:color="auto"/>
            <w:left w:val="none" w:sz="0" w:space="0" w:color="auto"/>
            <w:bottom w:val="none" w:sz="0" w:space="0" w:color="auto"/>
            <w:right w:val="none" w:sz="0" w:space="0" w:color="auto"/>
          </w:divBdr>
        </w:div>
        <w:div w:id="1599603565">
          <w:marLeft w:val="480"/>
          <w:marRight w:val="0"/>
          <w:marTop w:val="0"/>
          <w:marBottom w:val="0"/>
          <w:divBdr>
            <w:top w:val="none" w:sz="0" w:space="0" w:color="auto"/>
            <w:left w:val="none" w:sz="0" w:space="0" w:color="auto"/>
            <w:bottom w:val="none" w:sz="0" w:space="0" w:color="auto"/>
            <w:right w:val="none" w:sz="0" w:space="0" w:color="auto"/>
          </w:divBdr>
        </w:div>
        <w:div w:id="2136412579">
          <w:marLeft w:val="480"/>
          <w:marRight w:val="0"/>
          <w:marTop w:val="0"/>
          <w:marBottom w:val="0"/>
          <w:divBdr>
            <w:top w:val="none" w:sz="0" w:space="0" w:color="auto"/>
            <w:left w:val="none" w:sz="0" w:space="0" w:color="auto"/>
            <w:bottom w:val="none" w:sz="0" w:space="0" w:color="auto"/>
            <w:right w:val="none" w:sz="0" w:space="0" w:color="auto"/>
          </w:divBdr>
        </w:div>
        <w:div w:id="798033223">
          <w:marLeft w:val="480"/>
          <w:marRight w:val="0"/>
          <w:marTop w:val="0"/>
          <w:marBottom w:val="0"/>
          <w:divBdr>
            <w:top w:val="none" w:sz="0" w:space="0" w:color="auto"/>
            <w:left w:val="none" w:sz="0" w:space="0" w:color="auto"/>
            <w:bottom w:val="none" w:sz="0" w:space="0" w:color="auto"/>
            <w:right w:val="none" w:sz="0" w:space="0" w:color="auto"/>
          </w:divBdr>
        </w:div>
        <w:div w:id="2127194073">
          <w:marLeft w:val="480"/>
          <w:marRight w:val="0"/>
          <w:marTop w:val="0"/>
          <w:marBottom w:val="0"/>
          <w:divBdr>
            <w:top w:val="none" w:sz="0" w:space="0" w:color="auto"/>
            <w:left w:val="none" w:sz="0" w:space="0" w:color="auto"/>
            <w:bottom w:val="none" w:sz="0" w:space="0" w:color="auto"/>
            <w:right w:val="none" w:sz="0" w:space="0" w:color="auto"/>
          </w:divBdr>
        </w:div>
        <w:div w:id="256864039">
          <w:marLeft w:val="480"/>
          <w:marRight w:val="0"/>
          <w:marTop w:val="0"/>
          <w:marBottom w:val="0"/>
          <w:divBdr>
            <w:top w:val="none" w:sz="0" w:space="0" w:color="auto"/>
            <w:left w:val="none" w:sz="0" w:space="0" w:color="auto"/>
            <w:bottom w:val="none" w:sz="0" w:space="0" w:color="auto"/>
            <w:right w:val="none" w:sz="0" w:space="0" w:color="auto"/>
          </w:divBdr>
        </w:div>
        <w:div w:id="1237325282">
          <w:marLeft w:val="480"/>
          <w:marRight w:val="0"/>
          <w:marTop w:val="0"/>
          <w:marBottom w:val="0"/>
          <w:divBdr>
            <w:top w:val="none" w:sz="0" w:space="0" w:color="auto"/>
            <w:left w:val="none" w:sz="0" w:space="0" w:color="auto"/>
            <w:bottom w:val="none" w:sz="0" w:space="0" w:color="auto"/>
            <w:right w:val="none" w:sz="0" w:space="0" w:color="auto"/>
          </w:divBdr>
        </w:div>
        <w:div w:id="52773417">
          <w:marLeft w:val="480"/>
          <w:marRight w:val="0"/>
          <w:marTop w:val="0"/>
          <w:marBottom w:val="0"/>
          <w:divBdr>
            <w:top w:val="none" w:sz="0" w:space="0" w:color="auto"/>
            <w:left w:val="none" w:sz="0" w:space="0" w:color="auto"/>
            <w:bottom w:val="none" w:sz="0" w:space="0" w:color="auto"/>
            <w:right w:val="none" w:sz="0" w:space="0" w:color="auto"/>
          </w:divBdr>
        </w:div>
        <w:div w:id="901522599">
          <w:marLeft w:val="480"/>
          <w:marRight w:val="0"/>
          <w:marTop w:val="0"/>
          <w:marBottom w:val="0"/>
          <w:divBdr>
            <w:top w:val="none" w:sz="0" w:space="0" w:color="auto"/>
            <w:left w:val="none" w:sz="0" w:space="0" w:color="auto"/>
            <w:bottom w:val="none" w:sz="0" w:space="0" w:color="auto"/>
            <w:right w:val="none" w:sz="0" w:space="0" w:color="auto"/>
          </w:divBdr>
        </w:div>
        <w:div w:id="1015301833">
          <w:marLeft w:val="480"/>
          <w:marRight w:val="0"/>
          <w:marTop w:val="0"/>
          <w:marBottom w:val="0"/>
          <w:divBdr>
            <w:top w:val="none" w:sz="0" w:space="0" w:color="auto"/>
            <w:left w:val="none" w:sz="0" w:space="0" w:color="auto"/>
            <w:bottom w:val="none" w:sz="0" w:space="0" w:color="auto"/>
            <w:right w:val="none" w:sz="0" w:space="0" w:color="auto"/>
          </w:divBdr>
        </w:div>
        <w:div w:id="872423254">
          <w:marLeft w:val="480"/>
          <w:marRight w:val="0"/>
          <w:marTop w:val="0"/>
          <w:marBottom w:val="0"/>
          <w:divBdr>
            <w:top w:val="none" w:sz="0" w:space="0" w:color="auto"/>
            <w:left w:val="none" w:sz="0" w:space="0" w:color="auto"/>
            <w:bottom w:val="none" w:sz="0" w:space="0" w:color="auto"/>
            <w:right w:val="none" w:sz="0" w:space="0" w:color="auto"/>
          </w:divBdr>
        </w:div>
        <w:div w:id="915630942">
          <w:marLeft w:val="480"/>
          <w:marRight w:val="0"/>
          <w:marTop w:val="0"/>
          <w:marBottom w:val="0"/>
          <w:divBdr>
            <w:top w:val="none" w:sz="0" w:space="0" w:color="auto"/>
            <w:left w:val="none" w:sz="0" w:space="0" w:color="auto"/>
            <w:bottom w:val="none" w:sz="0" w:space="0" w:color="auto"/>
            <w:right w:val="none" w:sz="0" w:space="0" w:color="auto"/>
          </w:divBdr>
        </w:div>
        <w:div w:id="473371869">
          <w:marLeft w:val="480"/>
          <w:marRight w:val="0"/>
          <w:marTop w:val="0"/>
          <w:marBottom w:val="0"/>
          <w:divBdr>
            <w:top w:val="none" w:sz="0" w:space="0" w:color="auto"/>
            <w:left w:val="none" w:sz="0" w:space="0" w:color="auto"/>
            <w:bottom w:val="none" w:sz="0" w:space="0" w:color="auto"/>
            <w:right w:val="none" w:sz="0" w:space="0" w:color="auto"/>
          </w:divBdr>
        </w:div>
        <w:div w:id="2095786028">
          <w:marLeft w:val="480"/>
          <w:marRight w:val="0"/>
          <w:marTop w:val="0"/>
          <w:marBottom w:val="0"/>
          <w:divBdr>
            <w:top w:val="none" w:sz="0" w:space="0" w:color="auto"/>
            <w:left w:val="none" w:sz="0" w:space="0" w:color="auto"/>
            <w:bottom w:val="none" w:sz="0" w:space="0" w:color="auto"/>
            <w:right w:val="none" w:sz="0" w:space="0" w:color="auto"/>
          </w:divBdr>
        </w:div>
        <w:div w:id="573005347">
          <w:marLeft w:val="480"/>
          <w:marRight w:val="0"/>
          <w:marTop w:val="0"/>
          <w:marBottom w:val="0"/>
          <w:divBdr>
            <w:top w:val="none" w:sz="0" w:space="0" w:color="auto"/>
            <w:left w:val="none" w:sz="0" w:space="0" w:color="auto"/>
            <w:bottom w:val="none" w:sz="0" w:space="0" w:color="auto"/>
            <w:right w:val="none" w:sz="0" w:space="0" w:color="auto"/>
          </w:divBdr>
        </w:div>
        <w:div w:id="280452814">
          <w:marLeft w:val="480"/>
          <w:marRight w:val="0"/>
          <w:marTop w:val="0"/>
          <w:marBottom w:val="0"/>
          <w:divBdr>
            <w:top w:val="none" w:sz="0" w:space="0" w:color="auto"/>
            <w:left w:val="none" w:sz="0" w:space="0" w:color="auto"/>
            <w:bottom w:val="none" w:sz="0" w:space="0" w:color="auto"/>
            <w:right w:val="none" w:sz="0" w:space="0" w:color="auto"/>
          </w:divBdr>
        </w:div>
        <w:div w:id="497615455">
          <w:marLeft w:val="480"/>
          <w:marRight w:val="0"/>
          <w:marTop w:val="0"/>
          <w:marBottom w:val="0"/>
          <w:divBdr>
            <w:top w:val="none" w:sz="0" w:space="0" w:color="auto"/>
            <w:left w:val="none" w:sz="0" w:space="0" w:color="auto"/>
            <w:bottom w:val="none" w:sz="0" w:space="0" w:color="auto"/>
            <w:right w:val="none" w:sz="0" w:space="0" w:color="auto"/>
          </w:divBdr>
        </w:div>
        <w:div w:id="2080857524">
          <w:marLeft w:val="480"/>
          <w:marRight w:val="0"/>
          <w:marTop w:val="0"/>
          <w:marBottom w:val="0"/>
          <w:divBdr>
            <w:top w:val="none" w:sz="0" w:space="0" w:color="auto"/>
            <w:left w:val="none" w:sz="0" w:space="0" w:color="auto"/>
            <w:bottom w:val="none" w:sz="0" w:space="0" w:color="auto"/>
            <w:right w:val="none" w:sz="0" w:space="0" w:color="auto"/>
          </w:divBdr>
        </w:div>
        <w:div w:id="1812482781">
          <w:marLeft w:val="480"/>
          <w:marRight w:val="0"/>
          <w:marTop w:val="0"/>
          <w:marBottom w:val="0"/>
          <w:divBdr>
            <w:top w:val="none" w:sz="0" w:space="0" w:color="auto"/>
            <w:left w:val="none" w:sz="0" w:space="0" w:color="auto"/>
            <w:bottom w:val="none" w:sz="0" w:space="0" w:color="auto"/>
            <w:right w:val="none" w:sz="0" w:space="0" w:color="auto"/>
          </w:divBdr>
        </w:div>
        <w:div w:id="201327152">
          <w:marLeft w:val="480"/>
          <w:marRight w:val="0"/>
          <w:marTop w:val="0"/>
          <w:marBottom w:val="0"/>
          <w:divBdr>
            <w:top w:val="none" w:sz="0" w:space="0" w:color="auto"/>
            <w:left w:val="none" w:sz="0" w:space="0" w:color="auto"/>
            <w:bottom w:val="none" w:sz="0" w:space="0" w:color="auto"/>
            <w:right w:val="none" w:sz="0" w:space="0" w:color="auto"/>
          </w:divBdr>
        </w:div>
        <w:div w:id="1850486456">
          <w:marLeft w:val="480"/>
          <w:marRight w:val="0"/>
          <w:marTop w:val="0"/>
          <w:marBottom w:val="0"/>
          <w:divBdr>
            <w:top w:val="none" w:sz="0" w:space="0" w:color="auto"/>
            <w:left w:val="none" w:sz="0" w:space="0" w:color="auto"/>
            <w:bottom w:val="none" w:sz="0" w:space="0" w:color="auto"/>
            <w:right w:val="none" w:sz="0" w:space="0" w:color="auto"/>
          </w:divBdr>
        </w:div>
        <w:div w:id="1572808047">
          <w:marLeft w:val="480"/>
          <w:marRight w:val="0"/>
          <w:marTop w:val="0"/>
          <w:marBottom w:val="0"/>
          <w:divBdr>
            <w:top w:val="none" w:sz="0" w:space="0" w:color="auto"/>
            <w:left w:val="none" w:sz="0" w:space="0" w:color="auto"/>
            <w:bottom w:val="none" w:sz="0" w:space="0" w:color="auto"/>
            <w:right w:val="none" w:sz="0" w:space="0" w:color="auto"/>
          </w:divBdr>
        </w:div>
        <w:div w:id="649292766">
          <w:marLeft w:val="480"/>
          <w:marRight w:val="0"/>
          <w:marTop w:val="0"/>
          <w:marBottom w:val="0"/>
          <w:divBdr>
            <w:top w:val="none" w:sz="0" w:space="0" w:color="auto"/>
            <w:left w:val="none" w:sz="0" w:space="0" w:color="auto"/>
            <w:bottom w:val="none" w:sz="0" w:space="0" w:color="auto"/>
            <w:right w:val="none" w:sz="0" w:space="0" w:color="auto"/>
          </w:divBdr>
        </w:div>
        <w:div w:id="1562591523">
          <w:marLeft w:val="480"/>
          <w:marRight w:val="0"/>
          <w:marTop w:val="0"/>
          <w:marBottom w:val="0"/>
          <w:divBdr>
            <w:top w:val="none" w:sz="0" w:space="0" w:color="auto"/>
            <w:left w:val="none" w:sz="0" w:space="0" w:color="auto"/>
            <w:bottom w:val="none" w:sz="0" w:space="0" w:color="auto"/>
            <w:right w:val="none" w:sz="0" w:space="0" w:color="auto"/>
          </w:divBdr>
        </w:div>
        <w:div w:id="1858154834">
          <w:marLeft w:val="480"/>
          <w:marRight w:val="0"/>
          <w:marTop w:val="0"/>
          <w:marBottom w:val="0"/>
          <w:divBdr>
            <w:top w:val="none" w:sz="0" w:space="0" w:color="auto"/>
            <w:left w:val="none" w:sz="0" w:space="0" w:color="auto"/>
            <w:bottom w:val="none" w:sz="0" w:space="0" w:color="auto"/>
            <w:right w:val="none" w:sz="0" w:space="0" w:color="auto"/>
          </w:divBdr>
        </w:div>
        <w:div w:id="776756297">
          <w:marLeft w:val="480"/>
          <w:marRight w:val="0"/>
          <w:marTop w:val="0"/>
          <w:marBottom w:val="0"/>
          <w:divBdr>
            <w:top w:val="none" w:sz="0" w:space="0" w:color="auto"/>
            <w:left w:val="none" w:sz="0" w:space="0" w:color="auto"/>
            <w:bottom w:val="none" w:sz="0" w:space="0" w:color="auto"/>
            <w:right w:val="none" w:sz="0" w:space="0" w:color="auto"/>
          </w:divBdr>
        </w:div>
        <w:div w:id="217522751">
          <w:marLeft w:val="480"/>
          <w:marRight w:val="0"/>
          <w:marTop w:val="0"/>
          <w:marBottom w:val="0"/>
          <w:divBdr>
            <w:top w:val="none" w:sz="0" w:space="0" w:color="auto"/>
            <w:left w:val="none" w:sz="0" w:space="0" w:color="auto"/>
            <w:bottom w:val="none" w:sz="0" w:space="0" w:color="auto"/>
            <w:right w:val="none" w:sz="0" w:space="0" w:color="auto"/>
          </w:divBdr>
        </w:div>
        <w:div w:id="1427653963">
          <w:marLeft w:val="480"/>
          <w:marRight w:val="0"/>
          <w:marTop w:val="0"/>
          <w:marBottom w:val="0"/>
          <w:divBdr>
            <w:top w:val="none" w:sz="0" w:space="0" w:color="auto"/>
            <w:left w:val="none" w:sz="0" w:space="0" w:color="auto"/>
            <w:bottom w:val="none" w:sz="0" w:space="0" w:color="auto"/>
            <w:right w:val="none" w:sz="0" w:space="0" w:color="auto"/>
          </w:divBdr>
        </w:div>
        <w:div w:id="1555194705">
          <w:marLeft w:val="480"/>
          <w:marRight w:val="0"/>
          <w:marTop w:val="0"/>
          <w:marBottom w:val="0"/>
          <w:divBdr>
            <w:top w:val="none" w:sz="0" w:space="0" w:color="auto"/>
            <w:left w:val="none" w:sz="0" w:space="0" w:color="auto"/>
            <w:bottom w:val="none" w:sz="0" w:space="0" w:color="auto"/>
            <w:right w:val="none" w:sz="0" w:space="0" w:color="auto"/>
          </w:divBdr>
        </w:div>
        <w:div w:id="917861323">
          <w:marLeft w:val="480"/>
          <w:marRight w:val="0"/>
          <w:marTop w:val="0"/>
          <w:marBottom w:val="0"/>
          <w:divBdr>
            <w:top w:val="none" w:sz="0" w:space="0" w:color="auto"/>
            <w:left w:val="none" w:sz="0" w:space="0" w:color="auto"/>
            <w:bottom w:val="none" w:sz="0" w:space="0" w:color="auto"/>
            <w:right w:val="none" w:sz="0" w:space="0" w:color="auto"/>
          </w:divBdr>
        </w:div>
        <w:div w:id="1279525091">
          <w:marLeft w:val="480"/>
          <w:marRight w:val="0"/>
          <w:marTop w:val="0"/>
          <w:marBottom w:val="0"/>
          <w:divBdr>
            <w:top w:val="none" w:sz="0" w:space="0" w:color="auto"/>
            <w:left w:val="none" w:sz="0" w:space="0" w:color="auto"/>
            <w:bottom w:val="none" w:sz="0" w:space="0" w:color="auto"/>
            <w:right w:val="none" w:sz="0" w:space="0" w:color="auto"/>
          </w:divBdr>
        </w:div>
        <w:div w:id="2079326439">
          <w:marLeft w:val="480"/>
          <w:marRight w:val="0"/>
          <w:marTop w:val="0"/>
          <w:marBottom w:val="0"/>
          <w:divBdr>
            <w:top w:val="none" w:sz="0" w:space="0" w:color="auto"/>
            <w:left w:val="none" w:sz="0" w:space="0" w:color="auto"/>
            <w:bottom w:val="none" w:sz="0" w:space="0" w:color="auto"/>
            <w:right w:val="none" w:sz="0" w:space="0" w:color="auto"/>
          </w:divBdr>
        </w:div>
        <w:div w:id="465975917">
          <w:marLeft w:val="480"/>
          <w:marRight w:val="0"/>
          <w:marTop w:val="0"/>
          <w:marBottom w:val="0"/>
          <w:divBdr>
            <w:top w:val="none" w:sz="0" w:space="0" w:color="auto"/>
            <w:left w:val="none" w:sz="0" w:space="0" w:color="auto"/>
            <w:bottom w:val="none" w:sz="0" w:space="0" w:color="auto"/>
            <w:right w:val="none" w:sz="0" w:space="0" w:color="auto"/>
          </w:divBdr>
        </w:div>
        <w:div w:id="1910143408">
          <w:marLeft w:val="480"/>
          <w:marRight w:val="0"/>
          <w:marTop w:val="0"/>
          <w:marBottom w:val="0"/>
          <w:divBdr>
            <w:top w:val="none" w:sz="0" w:space="0" w:color="auto"/>
            <w:left w:val="none" w:sz="0" w:space="0" w:color="auto"/>
            <w:bottom w:val="none" w:sz="0" w:space="0" w:color="auto"/>
            <w:right w:val="none" w:sz="0" w:space="0" w:color="auto"/>
          </w:divBdr>
        </w:div>
        <w:div w:id="2024160440">
          <w:marLeft w:val="480"/>
          <w:marRight w:val="0"/>
          <w:marTop w:val="0"/>
          <w:marBottom w:val="0"/>
          <w:divBdr>
            <w:top w:val="none" w:sz="0" w:space="0" w:color="auto"/>
            <w:left w:val="none" w:sz="0" w:space="0" w:color="auto"/>
            <w:bottom w:val="none" w:sz="0" w:space="0" w:color="auto"/>
            <w:right w:val="none" w:sz="0" w:space="0" w:color="auto"/>
          </w:divBdr>
        </w:div>
        <w:div w:id="1865171140">
          <w:marLeft w:val="480"/>
          <w:marRight w:val="0"/>
          <w:marTop w:val="0"/>
          <w:marBottom w:val="0"/>
          <w:divBdr>
            <w:top w:val="none" w:sz="0" w:space="0" w:color="auto"/>
            <w:left w:val="none" w:sz="0" w:space="0" w:color="auto"/>
            <w:bottom w:val="none" w:sz="0" w:space="0" w:color="auto"/>
            <w:right w:val="none" w:sz="0" w:space="0" w:color="auto"/>
          </w:divBdr>
        </w:div>
        <w:div w:id="1188176208">
          <w:marLeft w:val="480"/>
          <w:marRight w:val="0"/>
          <w:marTop w:val="0"/>
          <w:marBottom w:val="0"/>
          <w:divBdr>
            <w:top w:val="none" w:sz="0" w:space="0" w:color="auto"/>
            <w:left w:val="none" w:sz="0" w:space="0" w:color="auto"/>
            <w:bottom w:val="none" w:sz="0" w:space="0" w:color="auto"/>
            <w:right w:val="none" w:sz="0" w:space="0" w:color="auto"/>
          </w:divBdr>
        </w:div>
        <w:div w:id="127360243">
          <w:marLeft w:val="480"/>
          <w:marRight w:val="0"/>
          <w:marTop w:val="0"/>
          <w:marBottom w:val="0"/>
          <w:divBdr>
            <w:top w:val="none" w:sz="0" w:space="0" w:color="auto"/>
            <w:left w:val="none" w:sz="0" w:space="0" w:color="auto"/>
            <w:bottom w:val="none" w:sz="0" w:space="0" w:color="auto"/>
            <w:right w:val="none" w:sz="0" w:space="0" w:color="auto"/>
          </w:divBdr>
        </w:div>
        <w:div w:id="1751273466">
          <w:marLeft w:val="480"/>
          <w:marRight w:val="0"/>
          <w:marTop w:val="0"/>
          <w:marBottom w:val="0"/>
          <w:divBdr>
            <w:top w:val="none" w:sz="0" w:space="0" w:color="auto"/>
            <w:left w:val="none" w:sz="0" w:space="0" w:color="auto"/>
            <w:bottom w:val="none" w:sz="0" w:space="0" w:color="auto"/>
            <w:right w:val="none" w:sz="0" w:space="0" w:color="auto"/>
          </w:divBdr>
        </w:div>
        <w:div w:id="1080247730">
          <w:marLeft w:val="480"/>
          <w:marRight w:val="0"/>
          <w:marTop w:val="0"/>
          <w:marBottom w:val="0"/>
          <w:divBdr>
            <w:top w:val="none" w:sz="0" w:space="0" w:color="auto"/>
            <w:left w:val="none" w:sz="0" w:space="0" w:color="auto"/>
            <w:bottom w:val="none" w:sz="0" w:space="0" w:color="auto"/>
            <w:right w:val="none" w:sz="0" w:space="0" w:color="auto"/>
          </w:divBdr>
        </w:div>
        <w:div w:id="1729723305">
          <w:marLeft w:val="480"/>
          <w:marRight w:val="0"/>
          <w:marTop w:val="0"/>
          <w:marBottom w:val="0"/>
          <w:divBdr>
            <w:top w:val="none" w:sz="0" w:space="0" w:color="auto"/>
            <w:left w:val="none" w:sz="0" w:space="0" w:color="auto"/>
            <w:bottom w:val="none" w:sz="0" w:space="0" w:color="auto"/>
            <w:right w:val="none" w:sz="0" w:space="0" w:color="auto"/>
          </w:divBdr>
        </w:div>
        <w:div w:id="522866523">
          <w:marLeft w:val="480"/>
          <w:marRight w:val="0"/>
          <w:marTop w:val="0"/>
          <w:marBottom w:val="0"/>
          <w:divBdr>
            <w:top w:val="none" w:sz="0" w:space="0" w:color="auto"/>
            <w:left w:val="none" w:sz="0" w:space="0" w:color="auto"/>
            <w:bottom w:val="none" w:sz="0" w:space="0" w:color="auto"/>
            <w:right w:val="none" w:sz="0" w:space="0" w:color="auto"/>
          </w:divBdr>
        </w:div>
        <w:div w:id="2034990892">
          <w:marLeft w:val="480"/>
          <w:marRight w:val="0"/>
          <w:marTop w:val="0"/>
          <w:marBottom w:val="0"/>
          <w:divBdr>
            <w:top w:val="none" w:sz="0" w:space="0" w:color="auto"/>
            <w:left w:val="none" w:sz="0" w:space="0" w:color="auto"/>
            <w:bottom w:val="none" w:sz="0" w:space="0" w:color="auto"/>
            <w:right w:val="none" w:sz="0" w:space="0" w:color="auto"/>
          </w:divBdr>
        </w:div>
        <w:div w:id="1625967110">
          <w:marLeft w:val="480"/>
          <w:marRight w:val="0"/>
          <w:marTop w:val="0"/>
          <w:marBottom w:val="0"/>
          <w:divBdr>
            <w:top w:val="none" w:sz="0" w:space="0" w:color="auto"/>
            <w:left w:val="none" w:sz="0" w:space="0" w:color="auto"/>
            <w:bottom w:val="none" w:sz="0" w:space="0" w:color="auto"/>
            <w:right w:val="none" w:sz="0" w:space="0" w:color="auto"/>
          </w:divBdr>
        </w:div>
        <w:div w:id="1940407596">
          <w:marLeft w:val="480"/>
          <w:marRight w:val="0"/>
          <w:marTop w:val="0"/>
          <w:marBottom w:val="0"/>
          <w:divBdr>
            <w:top w:val="none" w:sz="0" w:space="0" w:color="auto"/>
            <w:left w:val="none" w:sz="0" w:space="0" w:color="auto"/>
            <w:bottom w:val="none" w:sz="0" w:space="0" w:color="auto"/>
            <w:right w:val="none" w:sz="0" w:space="0" w:color="auto"/>
          </w:divBdr>
        </w:div>
        <w:div w:id="1137534130">
          <w:marLeft w:val="480"/>
          <w:marRight w:val="0"/>
          <w:marTop w:val="0"/>
          <w:marBottom w:val="0"/>
          <w:divBdr>
            <w:top w:val="none" w:sz="0" w:space="0" w:color="auto"/>
            <w:left w:val="none" w:sz="0" w:space="0" w:color="auto"/>
            <w:bottom w:val="none" w:sz="0" w:space="0" w:color="auto"/>
            <w:right w:val="none" w:sz="0" w:space="0" w:color="auto"/>
          </w:divBdr>
        </w:div>
        <w:div w:id="339739102">
          <w:marLeft w:val="480"/>
          <w:marRight w:val="0"/>
          <w:marTop w:val="0"/>
          <w:marBottom w:val="0"/>
          <w:divBdr>
            <w:top w:val="none" w:sz="0" w:space="0" w:color="auto"/>
            <w:left w:val="none" w:sz="0" w:space="0" w:color="auto"/>
            <w:bottom w:val="none" w:sz="0" w:space="0" w:color="auto"/>
            <w:right w:val="none" w:sz="0" w:space="0" w:color="auto"/>
          </w:divBdr>
        </w:div>
        <w:div w:id="676999732">
          <w:marLeft w:val="480"/>
          <w:marRight w:val="0"/>
          <w:marTop w:val="0"/>
          <w:marBottom w:val="0"/>
          <w:divBdr>
            <w:top w:val="none" w:sz="0" w:space="0" w:color="auto"/>
            <w:left w:val="none" w:sz="0" w:space="0" w:color="auto"/>
            <w:bottom w:val="none" w:sz="0" w:space="0" w:color="auto"/>
            <w:right w:val="none" w:sz="0" w:space="0" w:color="auto"/>
          </w:divBdr>
        </w:div>
        <w:div w:id="423259612">
          <w:marLeft w:val="480"/>
          <w:marRight w:val="0"/>
          <w:marTop w:val="0"/>
          <w:marBottom w:val="0"/>
          <w:divBdr>
            <w:top w:val="none" w:sz="0" w:space="0" w:color="auto"/>
            <w:left w:val="none" w:sz="0" w:space="0" w:color="auto"/>
            <w:bottom w:val="none" w:sz="0" w:space="0" w:color="auto"/>
            <w:right w:val="none" w:sz="0" w:space="0" w:color="auto"/>
          </w:divBdr>
        </w:div>
        <w:div w:id="1042704611">
          <w:marLeft w:val="480"/>
          <w:marRight w:val="0"/>
          <w:marTop w:val="0"/>
          <w:marBottom w:val="0"/>
          <w:divBdr>
            <w:top w:val="none" w:sz="0" w:space="0" w:color="auto"/>
            <w:left w:val="none" w:sz="0" w:space="0" w:color="auto"/>
            <w:bottom w:val="none" w:sz="0" w:space="0" w:color="auto"/>
            <w:right w:val="none" w:sz="0" w:space="0" w:color="auto"/>
          </w:divBdr>
        </w:div>
        <w:div w:id="2020112478">
          <w:marLeft w:val="480"/>
          <w:marRight w:val="0"/>
          <w:marTop w:val="0"/>
          <w:marBottom w:val="0"/>
          <w:divBdr>
            <w:top w:val="none" w:sz="0" w:space="0" w:color="auto"/>
            <w:left w:val="none" w:sz="0" w:space="0" w:color="auto"/>
            <w:bottom w:val="none" w:sz="0" w:space="0" w:color="auto"/>
            <w:right w:val="none" w:sz="0" w:space="0" w:color="auto"/>
          </w:divBdr>
        </w:div>
        <w:div w:id="1804303320">
          <w:marLeft w:val="480"/>
          <w:marRight w:val="0"/>
          <w:marTop w:val="0"/>
          <w:marBottom w:val="0"/>
          <w:divBdr>
            <w:top w:val="none" w:sz="0" w:space="0" w:color="auto"/>
            <w:left w:val="none" w:sz="0" w:space="0" w:color="auto"/>
            <w:bottom w:val="none" w:sz="0" w:space="0" w:color="auto"/>
            <w:right w:val="none" w:sz="0" w:space="0" w:color="auto"/>
          </w:divBdr>
        </w:div>
        <w:div w:id="1242449063">
          <w:marLeft w:val="480"/>
          <w:marRight w:val="0"/>
          <w:marTop w:val="0"/>
          <w:marBottom w:val="0"/>
          <w:divBdr>
            <w:top w:val="none" w:sz="0" w:space="0" w:color="auto"/>
            <w:left w:val="none" w:sz="0" w:space="0" w:color="auto"/>
            <w:bottom w:val="none" w:sz="0" w:space="0" w:color="auto"/>
            <w:right w:val="none" w:sz="0" w:space="0" w:color="auto"/>
          </w:divBdr>
        </w:div>
        <w:div w:id="1502814013">
          <w:marLeft w:val="480"/>
          <w:marRight w:val="0"/>
          <w:marTop w:val="0"/>
          <w:marBottom w:val="0"/>
          <w:divBdr>
            <w:top w:val="none" w:sz="0" w:space="0" w:color="auto"/>
            <w:left w:val="none" w:sz="0" w:space="0" w:color="auto"/>
            <w:bottom w:val="none" w:sz="0" w:space="0" w:color="auto"/>
            <w:right w:val="none" w:sz="0" w:space="0" w:color="auto"/>
          </w:divBdr>
        </w:div>
        <w:div w:id="1953169498">
          <w:marLeft w:val="480"/>
          <w:marRight w:val="0"/>
          <w:marTop w:val="0"/>
          <w:marBottom w:val="0"/>
          <w:divBdr>
            <w:top w:val="none" w:sz="0" w:space="0" w:color="auto"/>
            <w:left w:val="none" w:sz="0" w:space="0" w:color="auto"/>
            <w:bottom w:val="none" w:sz="0" w:space="0" w:color="auto"/>
            <w:right w:val="none" w:sz="0" w:space="0" w:color="auto"/>
          </w:divBdr>
        </w:div>
        <w:div w:id="197936628">
          <w:marLeft w:val="480"/>
          <w:marRight w:val="0"/>
          <w:marTop w:val="0"/>
          <w:marBottom w:val="0"/>
          <w:divBdr>
            <w:top w:val="none" w:sz="0" w:space="0" w:color="auto"/>
            <w:left w:val="none" w:sz="0" w:space="0" w:color="auto"/>
            <w:bottom w:val="none" w:sz="0" w:space="0" w:color="auto"/>
            <w:right w:val="none" w:sz="0" w:space="0" w:color="auto"/>
          </w:divBdr>
        </w:div>
        <w:div w:id="1032420380">
          <w:marLeft w:val="480"/>
          <w:marRight w:val="0"/>
          <w:marTop w:val="0"/>
          <w:marBottom w:val="0"/>
          <w:divBdr>
            <w:top w:val="none" w:sz="0" w:space="0" w:color="auto"/>
            <w:left w:val="none" w:sz="0" w:space="0" w:color="auto"/>
            <w:bottom w:val="none" w:sz="0" w:space="0" w:color="auto"/>
            <w:right w:val="none" w:sz="0" w:space="0" w:color="auto"/>
          </w:divBdr>
        </w:div>
        <w:div w:id="1989700826">
          <w:marLeft w:val="480"/>
          <w:marRight w:val="0"/>
          <w:marTop w:val="0"/>
          <w:marBottom w:val="0"/>
          <w:divBdr>
            <w:top w:val="none" w:sz="0" w:space="0" w:color="auto"/>
            <w:left w:val="none" w:sz="0" w:space="0" w:color="auto"/>
            <w:bottom w:val="none" w:sz="0" w:space="0" w:color="auto"/>
            <w:right w:val="none" w:sz="0" w:space="0" w:color="auto"/>
          </w:divBdr>
        </w:div>
        <w:div w:id="422847246">
          <w:marLeft w:val="480"/>
          <w:marRight w:val="0"/>
          <w:marTop w:val="0"/>
          <w:marBottom w:val="0"/>
          <w:divBdr>
            <w:top w:val="none" w:sz="0" w:space="0" w:color="auto"/>
            <w:left w:val="none" w:sz="0" w:space="0" w:color="auto"/>
            <w:bottom w:val="none" w:sz="0" w:space="0" w:color="auto"/>
            <w:right w:val="none" w:sz="0" w:space="0" w:color="auto"/>
          </w:divBdr>
        </w:div>
        <w:div w:id="1722745338">
          <w:marLeft w:val="480"/>
          <w:marRight w:val="0"/>
          <w:marTop w:val="0"/>
          <w:marBottom w:val="0"/>
          <w:divBdr>
            <w:top w:val="none" w:sz="0" w:space="0" w:color="auto"/>
            <w:left w:val="none" w:sz="0" w:space="0" w:color="auto"/>
            <w:bottom w:val="none" w:sz="0" w:space="0" w:color="auto"/>
            <w:right w:val="none" w:sz="0" w:space="0" w:color="auto"/>
          </w:divBdr>
        </w:div>
        <w:div w:id="1674722078">
          <w:marLeft w:val="480"/>
          <w:marRight w:val="0"/>
          <w:marTop w:val="0"/>
          <w:marBottom w:val="0"/>
          <w:divBdr>
            <w:top w:val="none" w:sz="0" w:space="0" w:color="auto"/>
            <w:left w:val="none" w:sz="0" w:space="0" w:color="auto"/>
            <w:bottom w:val="none" w:sz="0" w:space="0" w:color="auto"/>
            <w:right w:val="none" w:sz="0" w:space="0" w:color="auto"/>
          </w:divBdr>
        </w:div>
        <w:div w:id="75590051">
          <w:marLeft w:val="480"/>
          <w:marRight w:val="0"/>
          <w:marTop w:val="0"/>
          <w:marBottom w:val="0"/>
          <w:divBdr>
            <w:top w:val="none" w:sz="0" w:space="0" w:color="auto"/>
            <w:left w:val="none" w:sz="0" w:space="0" w:color="auto"/>
            <w:bottom w:val="none" w:sz="0" w:space="0" w:color="auto"/>
            <w:right w:val="none" w:sz="0" w:space="0" w:color="auto"/>
          </w:divBdr>
        </w:div>
        <w:div w:id="1105686995">
          <w:marLeft w:val="480"/>
          <w:marRight w:val="0"/>
          <w:marTop w:val="0"/>
          <w:marBottom w:val="0"/>
          <w:divBdr>
            <w:top w:val="none" w:sz="0" w:space="0" w:color="auto"/>
            <w:left w:val="none" w:sz="0" w:space="0" w:color="auto"/>
            <w:bottom w:val="none" w:sz="0" w:space="0" w:color="auto"/>
            <w:right w:val="none" w:sz="0" w:space="0" w:color="auto"/>
          </w:divBdr>
        </w:div>
        <w:div w:id="1621381552">
          <w:marLeft w:val="480"/>
          <w:marRight w:val="0"/>
          <w:marTop w:val="0"/>
          <w:marBottom w:val="0"/>
          <w:divBdr>
            <w:top w:val="none" w:sz="0" w:space="0" w:color="auto"/>
            <w:left w:val="none" w:sz="0" w:space="0" w:color="auto"/>
            <w:bottom w:val="none" w:sz="0" w:space="0" w:color="auto"/>
            <w:right w:val="none" w:sz="0" w:space="0" w:color="auto"/>
          </w:divBdr>
        </w:div>
        <w:div w:id="2058121553">
          <w:marLeft w:val="480"/>
          <w:marRight w:val="0"/>
          <w:marTop w:val="0"/>
          <w:marBottom w:val="0"/>
          <w:divBdr>
            <w:top w:val="none" w:sz="0" w:space="0" w:color="auto"/>
            <w:left w:val="none" w:sz="0" w:space="0" w:color="auto"/>
            <w:bottom w:val="none" w:sz="0" w:space="0" w:color="auto"/>
            <w:right w:val="none" w:sz="0" w:space="0" w:color="auto"/>
          </w:divBdr>
        </w:div>
        <w:div w:id="1280838834">
          <w:marLeft w:val="480"/>
          <w:marRight w:val="0"/>
          <w:marTop w:val="0"/>
          <w:marBottom w:val="0"/>
          <w:divBdr>
            <w:top w:val="none" w:sz="0" w:space="0" w:color="auto"/>
            <w:left w:val="none" w:sz="0" w:space="0" w:color="auto"/>
            <w:bottom w:val="none" w:sz="0" w:space="0" w:color="auto"/>
            <w:right w:val="none" w:sz="0" w:space="0" w:color="auto"/>
          </w:divBdr>
        </w:div>
        <w:div w:id="597299672">
          <w:marLeft w:val="480"/>
          <w:marRight w:val="0"/>
          <w:marTop w:val="0"/>
          <w:marBottom w:val="0"/>
          <w:divBdr>
            <w:top w:val="none" w:sz="0" w:space="0" w:color="auto"/>
            <w:left w:val="none" w:sz="0" w:space="0" w:color="auto"/>
            <w:bottom w:val="none" w:sz="0" w:space="0" w:color="auto"/>
            <w:right w:val="none" w:sz="0" w:space="0" w:color="auto"/>
          </w:divBdr>
        </w:div>
        <w:div w:id="690644486">
          <w:marLeft w:val="480"/>
          <w:marRight w:val="0"/>
          <w:marTop w:val="0"/>
          <w:marBottom w:val="0"/>
          <w:divBdr>
            <w:top w:val="none" w:sz="0" w:space="0" w:color="auto"/>
            <w:left w:val="none" w:sz="0" w:space="0" w:color="auto"/>
            <w:bottom w:val="none" w:sz="0" w:space="0" w:color="auto"/>
            <w:right w:val="none" w:sz="0" w:space="0" w:color="auto"/>
          </w:divBdr>
        </w:div>
      </w:divsChild>
    </w:div>
    <w:div w:id="280499459">
      <w:bodyDiv w:val="1"/>
      <w:marLeft w:val="0"/>
      <w:marRight w:val="0"/>
      <w:marTop w:val="0"/>
      <w:marBottom w:val="0"/>
      <w:divBdr>
        <w:top w:val="none" w:sz="0" w:space="0" w:color="auto"/>
        <w:left w:val="none" w:sz="0" w:space="0" w:color="auto"/>
        <w:bottom w:val="none" w:sz="0" w:space="0" w:color="auto"/>
        <w:right w:val="none" w:sz="0" w:space="0" w:color="auto"/>
      </w:divBdr>
    </w:div>
    <w:div w:id="292174392">
      <w:bodyDiv w:val="1"/>
      <w:marLeft w:val="0"/>
      <w:marRight w:val="0"/>
      <w:marTop w:val="0"/>
      <w:marBottom w:val="0"/>
      <w:divBdr>
        <w:top w:val="none" w:sz="0" w:space="0" w:color="auto"/>
        <w:left w:val="none" w:sz="0" w:space="0" w:color="auto"/>
        <w:bottom w:val="none" w:sz="0" w:space="0" w:color="auto"/>
        <w:right w:val="none" w:sz="0" w:space="0" w:color="auto"/>
      </w:divBdr>
      <w:divsChild>
        <w:div w:id="2168659">
          <w:marLeft w:val="480"/>
          <w:marRight w:val="0"/>
          <w:marTop w:val="0"/>
          <w:marBottom w:val="0"/>
          <w:divBdr>
            <w:top w:val="none" w:sz="0" w:space="0" w:color="auto"/>
            <w:left w:val="none" w:sz="0" w:space="0" w:color="auto"/>
            <w:bottom w:val="none" w:sz="0" w:space="0" w:color="auto"/>
            <w:right w:val="none" w:sz="0" w:space="0" w:color="auto"/>
          </w:divBdr>
        </w:div>
        <w:div w:id="40905962">
          <w:marLeft w:val="480"/>
          <w:marRight w:val="0"/>
          <w:marTop w:val="0"/>
          <w:marBottom w:val="0"/>
          <w:divBdr>
            <w:top w:val="none" w:sz="0" w:space="0" w:color="auto"/>
            <w:left w:val="none" w:sz="0" w:space="0" w:color="auto"/>
            <w:bottom w:val="none" w:sz="0" w:space="0" w:color="auto"/>
            <w:right w:val="none" w:sz="0" w:space="0" w:color="auto"/>
          </w:divBdr>
        </w:div>
        <w:div w:id="99028410">
          <w:marLeft w:val="480"/>
          <w:marRight w:val="0"/>
          <w:marTop w:val="0"/>
          <w:marBottom w:val="0"/>
          <w:divBdr>
            <w:top w:val="none" w:sz="0" w:space="0" w:color="auto"/>
            <w:left w:val="none" w:sz="0" w:space="0" w:color="auto"/>
            <w:bottom w:val="none" w:sz="0" w:space="0" w:color="auto"/>
            <w:right w:val="none" w:sz="0" w:space="0" w:color="auto"/>
          </w:divBdr>
        </w:div>
        <w:div w:id="171840758">
          <w:marLeft w:val="480"/>
          <w:marRight w:val="0"/>
          <w:marTop w:val="0"/>
          <w:marBottom w:val="0"/>
          <w:divBdr>
            <w:top w:val="none" w:sz="0" w:space="0" w:color="auto"/>
            <w:left w:val="none" w:sz="0" w:space="0" w:color="auto"/>
            <w:bottom w:val="none" w:sz="0" w:space="0" w:color="auto"/>
            <w:right w:val="none" w:sz="0" w:space="0" w:color="auto"/>
          </w:divBdr>
        </w:div>
        <w:div w:id="188297280">
          <w:marLeft w:val="480"/>
          <w:marRight w:val="0"/>
          <w:marTop w:val="0"/>
          <w:marBottom w:val="0"/>
          <w:divBdr>
            <w:top w:val="none" w:sz="0" w:space="0" w:color="auto"/>
            <w:left w:val="none" w:sz="0" w:space="0" w:color="auto"/>
            <w:bottom w:val="none" w:sz="0" w:space="0" w:color="auto"/>
            <w:right w:val="none" w:sz="0" w:space="0" w:color="auto"/>
          </w:divBdr>
        </w:div>
        <w:div w:id="192349980">
          <w:marLeft w:val="480"/>
          <w:marRight w:val="0"/>
          <w:marTop w:val="0"/>
          <w:marBottom w:val="0"/>
          <w:divBdr>
            <w:top w:val="none" w:sz="0" w:space="0" w:color="auto"/>
            <w:left w:val="none" w:sz="0" w:space="0" w:color="auto"/>
            <w:bottom w:val="none" w:sz="0" w:space="0" w:color="auto"/>
            <w:right w:val="none" w:sz="0" w:space="0" w:color="auto"/>
          </w:divBdr>
        </w:div>
        <w:div w:id="202445098">
          <w:marLeft w:val="480"/>
          <w:marRight w:val="0"/>
          <w:marTop w:val="0"/>
          <w:marBottom w:val="0"/>
          <w:divBdr>
            <w:top w:val="none" w:sz="0" w:space="0" w:color="auto"/>
            <w:left w:val="none" w:sz="0" w:space="0" w:color="auto"/>
            <w:bottom w:val="none" w:sz="0" w:space="0" w:color="auto"/>
            <w:right w:val="none" w:sz="0" w:space="0" w:color="auto"/>
          </w:divBdr>
        </w:div>
        <w:div w:id="241333777">
          <w:marLeft w:val="480"/>
          <w:marRight w:val="0"/>
          <w:marTop w:val="0"/>
          <w:marBottom w:val="0"/>
          <w:divBdr>
            <w:top w:val="none" w:sz="0" w:space="0" w:color="auto"/>
            <w:left w:val="none" w:sz="0" w:space="0" w:color="auto"/>
            <w:bottom w:val="none" w:sz="0" w:space="0" w:color="auto"/>
            <w:right w:val="none" w:sz="0" w:space="0" w:color="auto"/>
          </w:divBdr>
        </w:div>
        <w:div w:id="243076351">
          <w:marLeft w:val="480"/>
          <w:marRight w:val="0"/>
          <w:marTop w:val="0"/>
          <w:marBottom w:val="0"/>
          <w:divBdr>
            <w:top w:val="none" w:sz="0" w:space="0" w:color="auto"/>
            <w:left w:val="none" w:sz="0" w:space="0" w:color="auto"/>
            <w:bottom w:val="none" w:sz="0" w:space="0" w:color="auto"/>
            <w:right w:val="none" w:sz="0" w:space="0" w:color="auto"/>
          </w:divBdr>
        </w:div>
        <w:div w:id="246572396">
          <w:marLeft w:val="480"/>
          <w:marRight w:val="0"/>
          <w:marTop w:val="0"/>
          <w:marBottom w:val="0"/>
          <w:divBdr>
            <w:top w:val="none" w:sz="0" w:space="0" w:color="auto"/>
            <w:left w:val="none" w:sz="0" w:space="0" w:color="auto"/>
            <w:bottom w:val="none" w:sz="0" w:space="0" w:color="auto"/>
            <w:right w:val="none" w:sz="0" w:space="0" w:color="auto"/>
          </w:divBdr>
        </w:div>
        <w:div w:id="410584196">
          <w:marLeft w:val="480"/>
          <w:marRight w:val="0"/>
          <w:marTop w:val="0"/>
          <w:marBottom w:val="0"/>
          <w:divBdr>
            <w:top w:val="none" w:sz="0" w:space="0" w:color="auto"/>
            <w:left w:val="none" w:sz="0" w:space="0" w:color="auto"/>
            <w:bottom w:val="none" w:sz="0" w:space="0" w:color="auto"/>
            <w:right w:val="none" w:sz="0" w:space="0" w:color="auto"/>
          </w:divBdr>
        </w:div>
        <w:div w:id="447624324">
          <w:marLeft w:val="480"/>
          <w:marRight w:val="0"/>
          <w:marTop w:val="0"/>
          <w:marBottom w:val="0"/>
          <w:divBdr>
            <w:top w:val="none" w:sz="0" w:space="0" w:color="auto"/>
            <w:left w:val="none" w:sz="0" w:space="0" w:color="auto"/>
            <w:bottom w:val="none" w:sz="0" w:space="0" w:color="auto"/>
            <w:right w:val="none" w:sz="0" w:space="0" w:color="auto"/>
          </w:divBdr>
        </w:div>
        <w:div w:id="524288914">
          <w:marLeft w:val="480"/>
          <w:marRight w:val="0"/>
          <w:marTop w:val="0"/>
          <w:marBottom w:val="0"/>
          <w:divBdr>
            <w:top w:val="none" w:sz="0" w:space="0" w:color="auto"/>
            <w:left w:val="none" w:sz="0" w:space="0" w:color="auto"/>
            <w:bottom w:val="none" w:sz="0" w:space="0" w:color="auto"/>
            <w:right w:val="none" w:sz="0" w:space="0" w:color="auto"/>
          </w:divBdr>
        </w:div>
        <w:div w:id="524757081">
          <w:marLeft w:val="480"/>
          <w:marRight w:val="0"/>
          <w:marTop w:val="0"/>
          <w:marBottom w:val="0"/>
          <w:divBdr>
            <w:top w:val="none" w:sz="0" w:space="0" w:color="auto"/>
            <w:left w:val="none" w:sz="0" w:space="0" w:color="auto"/>
            <w:bottom w:val="none" w:sz="0" w:space="0" w:color="auto"/>
            <w:right w:val="none" w:sz="0" w:space="0" w:color="auto"/>
          </w:divBdr>
        </w:div>
        <w:div w:id="543567897">
          <w:marLeft w:val="480"/>
          <w:marRight w:val="0"/>
          <w:marTop w:val="0"/>
          <w:marBottom w:val="0"/>
          <w:divBdr>
            <w:top w:val="none" w:sz="0" w:space="0" w:color="auto"/>
            <w:left w:val="none" w:sz="0" w:space="0" w:color="auto"/>
            <w:bottom w:val="none" w:sz="0" w:space="0" w:color="auto"/>
            <w:right w:val="none" w:sz="0" w:space="0" w:color="auto"/>
          </w:divBdr>
        </w:div>
        <w:div w:id="594753729">
          <w:marLeft w:val="480"/>
          <w:marRight w:val="0"/>
          <w:marTop w:val="0"/>
          <w:marBottom w:val="0"/>
          <w:divBdr>
            <w:top w:val="none" w:sz="0" w:space="0" w:color="auto"/>
            <w:left w:val="none" w:sz="0" w:space="0" w:color="auto"/>
            <w:bottom w:val="none" w:sz="0" w:space="0" w:color="auto"/>
            <w:right w:val="none" w:sz="0" w:space="0" w:color="auto"/>
          </w:divBdr>
        </w:div>
        <w:div w:id="647132895">
          <w:marLeft w:val="480"/>
          <w:marRight w:val="0"/>
          <w:marTop w:val="0"/>
          <w:marBottom w:val="0"/>
          <w:divBdr>
            <w:top w:val="none" w:sz="0" w:space="0" w:color="auto"/>
            <w:left w:val="none" w:sz="0" w:space="0" w:color="auto"/>
            <w:bottom w:val="none" w:sz="0" w:space="0" w:color="auto"/>
            <w:right w:val="none" w:sz="0" w:space="0" w:color="auto"/>
          </w:divBdr>
        </w:div>
        <w:div w:id="659164281">
          <w:marLeft w:val="480"/>
          <w:marRight w:val="0"/>
          <w:marTop w:val="0"/>
          <w:marBottom w:val="0"/>
          <w:divBdr>
            <w:top w:val="none" w:sz="0" w:space="0" w:color="auto"/>
            <w:left w:val="none" w:sz="0" w:space="0" w:color="auto"/>
            <w:bottom w:val="none" w:sz="0" w:space="0" w:color="auto"/>
            <w:right w:val="none" w:sz="0" w:space="0" w:color="auto"/>
          </w:divBdr>
        </w:div>
        <w:div w:id="674504061">
          <w:marLeft w:val="480"/>
          <w:marRight w:val="0"/>
          <w:marTop w:val="0"/>
          <w:marBottom w:val="0"/>
          <w:divBdr>
            <w:top w:val="none" w:sz="0" w:space="0" w:color="auto"/>
            <w:left w:val="none" w:sz="0" w:space="0" w:color="auto"/>
            <w:bottom w:val="none" w:sz="0" w:space="0" w:color="auto"/>
            <w:right w:val="none" w:sz="0" w:space="0" w:color="auto"/>
          </w:divBdr>
        </w:div>
        <w:div w:id="802969349">
          <w:marLeft w:val="480"/>
          <w:marRight w:val="0"/>
          <w:marTop w:val="0"/>
          <w:marBottom w:val="0"/>
          <w:divBdr>
            <w:top w:val="none" w:sz="0" w:space="0" w:color="auto"/>
            <w:left w:val="none" w:sz="0" w:space="0" w:color="auto"/>
            <w:bottom w:val="none" w:sz="0" w:space="0" w:color="auto"/>
            <w:right w:val="none" w:sz="0" w:space="0" w:color="auto"/>
          </w:divBdr>
        </w:div>
        <w:div w:id="922448054">
          <w:marLeft w:val="480"/>
          <w:marRight w:val="0"/>
          <w:marTop w:val="0"/>
          <w:marBottom w:val="0"/>
          <w:divBdr>
            <w:top w:val="none" w:sz="0" w:space="0" w:color="auto"/>
            <w:left w:val="none" w:sz="0" w:space="0" w:color="auto"/>
            <w:bottom w:val="none" w:sz="0" w:space="0" w:color="auto"/>
            <w:right w:val="none" w:sz="0" w:space="0" w:color="auto"/>
          </w:divBdr>
        </w:div>
        <w:div w:id="967589361">
          <w:marLeft w:val="480"/>
          <w:marRight w:val="0"/>
          <w:marTop w:val="0"/>
          <w:marBottom w:val="0"/>
          <w:divBdr>
            <w:top w:val="none" w:sz="0" w:space="0" w:color="auto"/>
            <w:left w:val="none" w:sz="0" w:space="0" w:color="auto"/>
            <w:bottom w:val="none" w:sz="0" w:space="0" w:color="auto"/>
            <w:right w:val="none" w:sz="0" w:space="0" w:color="auto"/>
          </w:divBdr>
        </w:div>
        <w:div w:id="1029179455">
          <w:marLeft w:val="480"/>
          <w:marRight w:val="0"/>
          <w:marTop w:val="0"/>
          <w:marBottom w:val="0"/>
          <w:divBdr>
            <w:top w:val="none" w:sz="0" w:space="0" w:color="auto"/>
            <w:left w:val="none" w:sz="0" w:space="0" w:color="auto"/>
            <w:bottom w:val="none" w:sz="0" w:space="0" w:color="auto"/>
            <w:right w:val="none" w:sz="0" w:space="0" w:color="auto"/>
          </w:divBdr>
        </w:div>
        <w:div w:id="1074090766">
          <w:marLeft w:val="480"/>
          <w:marRight w:val="0"/>
          <w:marTop w:val="0"/>
          <w:marBottom w:val="0"/>
          <w:divBdr>
            <w:top w:val="none" w:sz="0" w:space="0" w:color="auto"/>
            <w:left w:val="none" w:sz="0" w:space="0" w:color="auto"/>
            <w:bottom w:val="none" w:sz="0" w:space="0" w:color="auto"/>
            <w:right w:val="none" w:sz="0" w:space="0" w:color="auto"/>
          </w:divBdr>
        </w:div>
        <w:div w:id="1141461066">
          <w:marLeft w:val="480"/>
          <w:marRight w:val="0"/>
          <w:marTop w:val="0"/>
          <w:marBottom w:val="0"/>
          <w:divBdr>
            <w:top w:val="none" w:sz="0" w:space="0" w:color="auto"/>
            <w:left w:val="none" w:sz="0" w:space="0" w:color="auto"/>
            <w:bottom w:val="none" w:sz="0" w:space="0" w:color="auto"/>
            <w:right w:val="none" w:sz="0" w:space="0" w:color="auto"/>
          </w:divBdr>
        </w:div>
        <w:div w:id="1165822891">
          <w:marLeft w:val="480"/>
          <w:marRight w:val="0"/>
          <w:marTop w:val="0"/>
          <w:marBottom w:val="0"/>
          <w:divBdr>
            <w:top w:val="none" w:sz="0" w:space="0" w:color="auto"/>
            <w:left w:val="none" w:sz="0" w:space="0" w:color="auto"/>
            <w:bottom w:val="none" w:sz="0" w:space="0" w:color="auto"/>
            <w:right w:val="none" w:sz="0" w:space="0" w:color="auto"/>
          </w:divBdr>
        </w:div>
        <w:div w:id="1174566640">
          <w:marLeft w:val="480"/>
          <w:marRight w:val="0"/>
          <w:marTop w:val="0"/>
          <w:marBottom w:val="0"/>
          <w:divBdr>
            <w:top w:val="none" w:sz="0" w:space="0" w:color="auto"/>
            <w:left w:val="none" w:sz="0" w:space="0" w:color="auto"/>
            <w:bottom w:val="none" w:sz="0" w:space="0" w:color="auto"/>
            <w:right w:val="none" w:sz="0" w:space="0" w:color="auto"/>
          </w:divBdr>
        </w:div>
        <w:div w:id="1266427029">
          <w:marLeft w:val="480"/>
          <w:marRight w:val="0"/>
          <w:marTop w:val="0"/>
          <w:marBottom w:val="0"/>
          <w:divBdr>
            <w:top w:val="none" w:sz="0" w:space="0" w:color="auto"/>
            <w:left w:val="none" w:sz="0" w:space="0" w:color="auto"/>
            <w:bottom w:val="none" w:sz="0" w:space="0" w:color="auto"/>
            <w:right w:val="none" w:sz="0" w:space="0" w:color="auto"/>
          </w:divBdr>
        </w:div>
        <w:div w:id="1280721224">
          <w:marLeft w:val="480"/>
          <w:marRight w:val="0"/>
          <w:marTop w:val="0"/>
          <w:marBottom w:val="0"/>
          <w:divBdr>
            <w:top w:val="none" w:sz="0" w:space="0" w:color="auto"/>
            <w:left w:val="none" w:sz="0" w:space="0" w:color="auto"/>
            <w:bottom w:val="none" w:sz="0" w:space="0" w:color="auto"/>
            <w:right w:val="none" w:sz="0" w:space="0" w:color="auto"/>
          </w:divBdr>
        </w:div>
        <w:div w:id="1298728450">
          <w:marLeft w:val="480"/>
          <w:marRight w:val="0"/>
          <w:marTop w:val="0"/>
          <w:marBottom w:val="0"/>
          <w:divBdr>
            <w:top w:val="none" w:sz="0" w:space="0" w:color="auto"/>
            <w:left w:val="none" w:sz="0" w:space="0" w:color="auto"/>
            <w:bottom w:val="none" w:sz="0" w:space="0" w:color="auto"/>
            <w:right w:val="none" w:sz="0" w:space="0" w:color="auto"/>
          </w:divBdr>
        </w:div>
        <w:div w:id="1343122018">
          <w:marLeft w:val="480"/>
          <w:marRight w:val="0"/>
          <w:marTop w:val="0"/>
          <w:marBottom w:val="0"/>
          <w:divBdr>
            <w:top w:val="none" w:sz="0" w:space="0" w:color="auto"/>
            <w:left w:val="none" w:sz="0" w:space="0" w:color="auto"/>
            <w:bottom w:val="none" w:sz="0" w:space="0" w:color="auto"/>
            <w:right w:val="none" w:sz="0" w:space="0" w:color="auto"/>
          </w:divBdr>
        </w:div>
        <w:div w:id="1352873911">
          <w:marLeft w:val="480"/>
          <w:marRight w:val="0"/>
          <w:marTop w:val="0"/>
          <w:marBottom w:val="0"/>
          <w:divBdr>
            <w:top w:val="none" w:sz="0" w:space="0" w:color="auto"/>
            <w:left w:val="none" w:sz="0" w:space="0" w:color="auto"/>
            <w:bottom w:val="none" w:sz="0" w:space="0" w:color="auto"/>
            <w:right w:val="none" w:sz="0" w:space="0" w:color="auto"/>
          </w:divBdr>
        </w:div>
        <w:div w:id="1355569921">
          <w:marLeft w:val="480"/>
          <w:marRight w:val="0"/>
          <w:marTop w:val="0"/>
          <w:marBottom w:val="0"/>
          <w:divBdr>
            <w:top w:val="none" w:sz="0" w:space="0" w:color="auto"/>
            <w:left w:val="none" w:sz="0" w:space="0" w:color="auto"/>
            <w:bottom w:val="none" w:sz="0" w:space="0" w:color="auto"/>
            <w:right w:val="none" w:sz="0" w:space="0" w:color="auto"/>
          </w:divBdr>
        </w:div>
        <w:div w:id="1381517266">
          <w:marLeft w:val="480"/>
          <w:marRight w:val="0"/>
          <w:marTop w:val="0"/>
          <w:marBottom w:val="0"/>
          <w:divBdr>
            <w:top w:val="none" w:sz="0" w:space="0" w:color="auto"/>
            <w:left w:val="none" w:sz="0" w:space="0" w:color="auto"/>
            <w:bottom w:val="none" w:sz="0" w:space="0" w:color="auto"/>
            <w:right w:val="none" w:sz="0" w:space="0" w:color="auto"/>
          </w:divBdr>
        </w:div>
        <w:div w:id="1390493155">
          <w:marLeft w:val="480"/>
          <w:marRight w:val="0"/>
          <w:marTop w:val="0"/>
          <w:marBottom w:val="0"/>
          <w:divBdr>
            <w:top w:val="none" w:sz="0" w:space="0" w:color="auto"/>
            <w:left w:val="none" w:sz="0" w:space="0" w:color="auto"/>
            <w:bottom w:val="none" w:sz="0" w:space="0" w:color="auto"/>
            <w:right w:val="none" w:sz="0" w:space="0" w:color="auto"/>
          </w:divBdr>
        </w:div>
        <w:div w:id="1391271901">
          <w:marLeft w:val="480"/>
          <w:marRight w:val="0"/>
          <w:marTop w:val="0"/>
          <w:marBottom w:val="0"/>
          <w:divBdr>
            <w:top w:val="none" w:sz="0" w:space="0" w:color="auto"/>
            <w:left w:val="none" w:sz="0" w:space="0" w:color="auto"/>
            <w:bottom w:val="none" w:sz="0" w:space="0" w:color="auto"/>
            <w:right w:val="none" w:sz="0" w:space="0" w:color="auto"/>
          </w:divBdr>
        </w:div>
        <w:div w:id="1445270847">
          <w:marLeft w:val="480"/>
          <w:marRight w:val="0"/>
          <w:marTop w:val="0"/>
          <w:marBottom w:val="0"/>
          <w:divBdr>
            <w:top w:val="none" w:sz="0" w:space="0" w:color="auto"/>
            <w:left w:val="none" w:sz="0" w:space="0" w:color="auto"/>
            <w:bottom w:val="none" w:sz="0" w:space="0" w:color="auto"/>
            <w:right w:val="none" w:sz="0" w:space="0" w:color="auto"/>
          </w:divBdr>
        </w:div>
        <w:div w:id="1489832626">
          <w:marLeft w:val="480"/>
          <w:marRight w:val="0"/>
          <w:marTop w:val="0"/>
          <w:marBottom w:val="0"/>
          <w:divBdr>
            <w:top w:val="none" w:sz="0" w:space="0" w:color="auto"/>
            <w:left w:val="none" w:sz="0" w:space="0" w:color="auto"/>
            <w:bottom w:val="none" w:sz="0" w:space="0" w:color="auto"/>
            <w:right w:val="none" w:sz="0" w:space="0" w:color="auto"/>
          </w:divBdr>
        </w:div>
        <w:div w:id="1505632014">
          <w:marLeft w:val="480"/>
          <w:marRight w:val="0"/>
          <w:marTop w:val="0"/>
          <w:marBottom w:val="0"/>
          <w:divBdr>
            <w:top w:val="none" w:sz="0" w:space="0" w:color="auto"/>
            <w:left w:val="none" w:sz="0" w:space="0" w:color="auto"/>
            <w:bottom w:val="none" w:sz="0" w:space="0" w:color="auto"/>
            <w:right w:val="none" w:sz="0" w:space="0" w:color="auto"/>
          </w:divBdr>
        </w:div>
        <w:div w:id="1570460504">
          <w:marLeft w:val="480"/>
          <w:marRight w:val="0"/>
          <w:marTop w:val="0"/>
          <w:marBottom w:val="0"/>
          <w:divBdr>
            <w:top w:val="none" w:sz="0" w:space="0" w:color="auto"/>
            <w:left w:val="none" w:sz="0" w:space="0" w:color="auto"/>
            <w:bottom w:val="none" w:sz="0" w:space="0" w:color="auto"/>
            <w:right w:val="none" w:sz="0" w:space="0" w:color="auto"/>
          </w:divBdr>
        </w:div>
        <w:div w:id="1578708323">
          <w:marLeft w:val="480"/>
          <w:marRight w:val="0"/>
          <w:marTop w:val="0"/>
          <w:marBottom w:val="0"/>
          <w:divBdr>
            <w:top w:val="none" w:sz="0" w:space="0" w:color="auto"/>
            <w:left w:val="none" w:sz="0" w:space="0" w:color="auto"/>
            <w:bottom w:val="none" w:sz="0" w:space="0" w:color="auto"/>
            <w:right w:val="none" w:sz="0" w:space="0" w:color="auto"/>
          </w:divBdr>
        </w:div>
        <w:div w:id="1595433176">
          <w:marLeft w:val="480"/>
          <w:marRight w:val="0"/>
          <w:marTop w:val="0"/>
          <w:marBottom w:val="0"/>
          <w:divBdr>
            <w:top w:val="none" w:sz="0" w:space="0" w:color="auto"/>
            <w:left w:val="none" w:sz="0" w:space="0" w:color="auto"/>
            <w:bottom w:val="none" w:sz="0" w:space="0" w:color="auto"/>
            <w:right w:val="none" w:sz="0" w:space="0" w:color="auto"/>
          </w:divBdr>
        </w:div>
        <w:div w:id="1598365938">
          <w:marLeft w:val="480"/>
          <w:marRight w:val="0"/>
          <w:marTop w:val="0"/>
          <w:marBottom w:val="0"/>
          <w:divBdr>
            <w:top w:val="none" w:sz="0" w:space="0" w:color="auto"/>
            <w:left w:val="none" w:sz="0" w:space="0" w:color="auto"/>
            <w:bottom w:val="none" w:sz="0" w:space="0" w:color="auto"/>
            <w:right w:val="none" w:sz="0" w:space="0" w:color="auto"/>
          </w:divBdr>
        </w:div>
        <w:div w:id="1631521476">
          <w:marLeft w:val="480"/>
          <w:marRight w:val="0"/>
          <w:marTop w:val="0"/>
          <w:marBottom w:val="0"/>
          <w:divBdr>
            <w:top w:val="none" w:sz="0" w:space="0" w:color="auto"/>
            <w:left w:val="none" w:sz="0" w:space="0" w:color="auto"/>
            <w:bottom w:val="none" w:sz="0" w:space="0" w:color="auto"/>
            <w:right w:val="none" w:sz="0" w:space="0" w:color="auto"/>
          </w:divBdr>
        </w:div>
        <w:div w:id="1653558769">
          <w:marLeft w:val="480"/>
          <w:marRight w:val="0"/>
          <w:marTop w:val="0"/>
          <w:marBottom w:val="0"/>
          <w:divBdr>
            <w:top w:val="none" w:sz="0" w:space="0" w:color="auto"/>
            <w:left w:val="none" w:sz="0" w:space="0" w:color="auto"/>
            <w:bottom w:val="none" w:sz="0" w:space="0" w:color="auto"/>
            <w:right w:val="none" w:sz="0" w:space="0" w:color="auto"/>
          </w:divBdr>
        </w:div>
        <w:div w:id="1700424925">
          <w:marLeft w:val="480"/>
          <w:marRight w:val="0"/>
          <w:marTop w:val="0"/>
          <w:marBottom w:val="0"/>
          <w:divBdr>
            <w:top w:val="none" w:sz="0" w:space="0" w:color="auto"/>
            <w:left w:val="none" w:sz="0" w:space="0" w:color="auto"/>
            <w:bottom w:val="none" w:sz="0" w:space="0" w:color="auto"/>
            <w:right w:val="none" w:sz="0" w:space="0" w:color="auto"/>
          </w:divBdr>
        </w:div>
        <w:div w:id="1729642111">
          <w:marLeft w:val="480"/>
          <w:marRight w:val="0"/>
          <w:marTop w:val="0"/>
          <w:marBottom w:val="0"/>
          <w:divBdr>
            <w:top w:val="none" w:sz="0" w:space="0" w:color="auto"/>
            <w:left w:val="none" w:sz="0" w:space="0" w:color="auto"/>
            <w:bottom w:val="none" w:sz="0" w:space="0" w:color="auto"/>
            <w:right w:val="none" w:sz="0" w:space="0" w:color="auto"/>
          </w:divBdr>
        </w:div>
        <w:div w:id="1749226979">
          <w:marLeft w:val="480"/>
          <w:marRight w:val="0"/>
          <w:marTop w:val="0"/>
          <w:marBottom w:val="0"/>
          <w:divBdr>
            <w:top w:val="none" w:sz="0" w:space="0" w:color="auto"/>
            <w:left w:val="none" w:sz="0" w:space="0" w:color="auto"/>
            <w:bottom w:val="none" w:sz="0" w:space="0" w:color="auto"/>
            <w:right w:val="none" w:sz="0" w:space="0" w:color="auto"/>
          </w:divBdr>
        </w:div>
        <w:div w:id="1763605722">
          <w:marLeft w:val="480"/>
          <w:marRight w:val="0"/>
          <w:marTop w:val="0"/>
          <w:marBottom w:val="0"/>
          <w:divBdr>
            <w:top w:val="none" w:sz="0" w:space="0" w:color="auto"/>
            <w:left w:val="none" w:sz="0" w:space="0" w:color="auto"/>
            <w:bottom w:val="none" w:sz="0" w:space="0" w:color="auto"/>
            <w:right w:val="none" w:sz="0" w:space="0" w:color="auto"/>
          </w:divBdr>
        </w:div>
        <w:div w:id="1769496529">
          <w:marLeft w:val="480"/>
          <w:marRight w:val="0"/>
          <w:marTop w:val="0"/>
          <w:marBottom w:val="0"/>
          <w:divBdr>
            <w:top w:val="none" w:sz="0" w:space="0" w:color="auto"/>
            <w:left w:val="none" w:sz="0" w:space="0" w:color="auto"/>
            <w:bottom w:val="none" w:sz="0" w:space="0" w:color="auto"/>
            <w:right w:val="none" w:sz="0" w:space="0" w:color="auto"/>
          </w:divBdr>
        </w:div>
        <w:div w:id="1772772711">
          <w:marLeft w:val="480"/>
          <w:marRight w:val="0"/>
          <w:marTop w:val="0"/>
          <w:marBottom w:val="0"/>
          <w:divBdr>
            <w:top w:val="none" w:sz="0" w:space="0" w:color="auto"/>
            <w:left w:val="none" w:sz="0" w:space="0" w:color="auto"/>
            <w:bottom w:val="none" w:sz="0" w:space="0" w:color="auto"/>
            <w:right w:val="none" w:sz="0" w:space="0" w:color="auto"/>
          </w:divBdr>
        </w:div>
        <w:div w:id="1807622604">
          <w:marLeft w:val="480"/>
          <w:marRight w:val="0"/>
          <w:marTop w:val="0"/>
          <w:marBottom w:val="0"/>
          <w:divBdr>
            <w:top w:val="none" w:sz="0" w:space="0" w:color="auto"/>
            <w:left w:val="none" w:sz="0" w:space="0" w:color="auto"/>
            <w:bottom w:val="none" w:sz="0" w:space="0" w:color="auto"/>
            <w:right w:val="none" w:sz="0" w:space="0" w:color="auto"/>
          </w:divBdr>
        </w:div>
        <w:div w:id="1887373131">
          <w:marLeft w:val="480"/>
          <w:marRight w:val="0"/>
          <w:marTop w:val="0"/>
          <w:marBottom w:val="0"/>
          <w:divBdr>
            <w:top w:val="none" w:sz="0" w:space="0" w:color="auto"/>
            <w:left w:val="none" w:sz="0" w:space="0" w:color="auto"/>
            <w:bottom w:val="none" w:sz="0" w:space="0" w:color="auto"/>
            <w:right w:val="none" w:sz="0" w:space="0" w:color="auto"/>
          </w:divBdr>
        </w:div>
        <w:div w:id="1920673016">
          <w:marLeft w:val="480"/>
          <w:marRight w:val="0"/>
          <w:marTop w:val="0"/>
          <w:marBottom w:val="0"/>
          <w:divBdr>
            <w:top w:val="none" w:sz="0" w:space="0" w:color="auto"/>
            <w:left w:val="none" w:sz="0" w:space="0" w:color="auto"/>
            <w:bottom w:val="none" w:sz="0" w:space="0" w:color="auto"/>
            <w:right w:val="none" w:sz="0" w:space="0" w:color="auto"/>
          </w:divBdr>
        </w:div>
        <w:div w:id="1923373393">
          <w:marLeft w:val="480"/>
          <w:marRight w:val="0"/>
          <w:marTop w:val="0"/>
          <w:marBottom w:val="0"/>
          <w:divBdr>
            <w:top w:val="none" w:sz="0" w:space="0" w:color="auto"/>
            <w:left w:val="none" w:sz="0" w:space="0" w:color="auto"/>
            <w:bottom w:val="none" w:sz="0" w:space="0" w:color="auto"/>
            <w:right w:val="none" w:sz="0" w:space="0" w:color="auto"/>
          </w:divBdr>
        </w:div>
        <w:div w:id="1952084916">
          <w:marLeft w:val="480"/>
          <w:marRight w:val="0"/>
          <w:marTop w:val="0"/>
          <w:marBottom w:val="0"/>
          <w:divBdr>
            <w:top w:val="none" w:sz="0" w:space="0" w:color="auto"/>
            <w:left w:val="none" w:sz="0" w:space="0" w:color="auto"/>
            <w:bottom w:val="none" w:sz="0" w:space="0" w:color="auto"/>
            <w:right w:val="none" w:sz="0" w:space="0" w:color="auto"/>
          </w:divBdr>
        </w:div>
        <w:div w:id="2042776900">
          <w:marLeft w:val="480"/>
          <w:marRight w:val="0"/>
          <w:marTop w:val="0"/>
          <w:marBottom w:val="0"/>
          <w:divBdr>
            <w:top w:val="none" w:sz="0" w:space="0" w:color="auto"/>
            <w:left w:val="none" w:sz="0" w:space="0" w:color="auto"/>
            <w:bottom w:val="none" w:sz="0" w:space="0" w:color="auto"/>
            <w:right w:val="none" w:sz="0" w:space="0" w:color="auto"/>
          </w:divBdr>
        </w:div>
        <w:div w:id="2057004912">
          <w:marLeft w:val="480"/>
          <w:marRight w:val="0"/>
          <w:marTop w:val="0"/>
          <w:marBottom w:val="0"/>
          <w:divBdr>
            <w:top w:val="none" w:sz="0" w:space="0" w:color="auto"/>
            <w:left w:val="none" w:sz="0" w:space="0" w:color="auto"/>
            <w:bottom w:val="none" w:sz="0" w:space="0" w:color="auto"/>
            <w:right w:val="none" w:sz="0" w:space="0" w:color="auto"/>
          </w:divBdr>
        </w:div>
        <w:div w:id="2095978212">
          <w:marLeft w:val="480"/>
          <w:marRight w:val="0"/>
          <w:marTop w:val="0"/>
          <w:marBottom w:val="0"/>
          <w:divBdr>
            <w:top w:val="none" w:sz="0" w:space="0" w:color="auto"/>
            <w:left w:val="none" w:sz="0" w:space="0" w:color="auto"/>
            <w:bottom w:val="none" w:sz="0" w:space="0" w:color="auto"/>
            <w:right w:val="none" w:sz="0" w:space="0" w:color="auto"/>
          </w:divBdr>
        </w:div>
      </w:divsChild>
    </w:div>
    <w:div w:id="296380640">
      <w:bodyDiv w:val="1"/>
      <w:marLeft w:val="0"/>
      <w:marRight w:val="0"/>
      <w:marTop w:val="0"/>
      <w:marBottom w:val="0"/>
      <w:divBdr>
        <w:top w:val="none" w:sz="0" w:space="0" w:color="auto"/>
        <w:left w:val="none" w:sz="0" w:space="0" w:color="auto"/>
        <w:bottom w:val="none" w:sz="0" w:space="0" w:color="auto"/>
        <w:right w:val="none" w:sz="0" w:space="0" w:color="auto"/>
      </w:divBdr>
      <w:divsChild>
        <w:div w:id="2006399919">
          <w:marLeft w:val="480"/>
          <w:marRight w:val="0"/>
          <w:marTop w:val="0"/>
          <w:marBottom w:val="0"/>
          <w:divBdr>
            <w:top w:val="none" w:sz="0" w:space="0" w:color="auto"/>
            <w:left w:val="none" w:sz="0" w:space="0" w:color="auto"/>
            <w:bottom w:val="none" w:sz="0" w:space="0" w:color="auto"/>
            <w:right w:val="none" w:sz="0" w:space="0" w:color="auto"/>
          </w:divBdr>
        </w:div>
        <w:div w:id="1366321503">
          <w:marLeft w:val="480"/>
          <w:marRight w:val="0"/>
          <w:marTop w:val="0"/>
          <w:marBottom w:val="0"/>
          <w:divBdr>
            <w:top w:val="none" w:sz="0" w:space="0" w:color="auto"/>
            <w:left w:val="none" w:sz="0" w:space="0" w:color="auto"/>
            <w:bottom w:val="none" w:sz="0" w:space="0" w:color="auto"/>
            <w:right w:val="none" w:sz="0" w:space="0" w:color="auto"/>
          </w:divBdr>
        </w:div>
        <w:div w:id="29306761">
          <w:marLeft w:val="480"/>
          <w:marRight w:val="0"/>
          <w:marTop w:val="0"/>
          <w:marBottom w:val="0"/>
          <w:divBdr>
            <w:top w:val="none" w:sz="0" w:space="0" w:color="auto"/>
            <w:left w:val="none" w:sz="0" w:space="0" w:color="auto"/>
            <w:bottom w:val="none" w:sz="0" w:space="0" w:color="auto"/>
            <w:right w:val="none" w:sz="0" w:space="0" w:color="auto"/>
          </w:divBdr>
        </w:div>
        <w:div w:id="666710990">
          <w:marLeft w:val="480"/>
          <w:marRight w:val="0"/>
          <w:marTop w:val="0"/>
          <w:marBottom w:val="0"/>
          <w:divBdr>
            <w:top w:val="none" w:sz="0" w:space="0" w:color="auto"/>
            <w:left w:val="none" w:sz="0" w:space="0" w:color="auto"/>
            <w:bottom w:val="none" w:sz="0" w:space="0" w:color="auto"/>
            <w:right w:val="none" w:sz="0" w:space="0" w:color="auto"/>
          </w:divBdr>
        </w:div>
        <w:div w:id="2128085191">
          <w:marLeft w:val="480"/>
          <w:marRight w:val="0"/>
          <w:marTop w:val="0"/>
          <w:marBottom w:val="0"/>
          <w:divBdr>
            <w:top w:val="none" w:sz="0" w:space="0" w:color="auto"/>
            <w:left w:val="none" w:sz="0" w:space="0" w:color="auto"/>
            <w:bottom w:val="none" w:sz="0" w:space="0" w:color="auto"/>
            <w:right w:val="none" w:sz="0" w:space="0" w:color="auto"/>
          </w:divBdr>
        </w:div>
        <w:div w:id="1511023339">
          <w:marLeft w:val="480"/>
          <w:marRight w:val="0"/>
          <w:marTop w:val="0"/>
          <w:marBottom w:val="0"/>
          <w:divBdr>
            <w:top w:val="none" w:sz="0" w:space="0" w:color="auto"/>
            <w:left w:val="none" w:sz="0" w:space="0" w:color="auto"/>
            <w:bottom w:val="none" w:sz="0" w:space="0" w:color="auto"/>
            <w:right w:val="none" w:sz="0" w:space="0" w:color="auto"/>
          </w:divBdr>
        </w:div>
        <w:div w:id="130830190">
          <w:marLeft w:val="480"/>
          <w:marRight w:val="0"/>
          <w:marTop w:val="0"/>
          <w:marBottom w:val="0"/>
          <w:divBdr>
            <w:top w:val="none" w:sz="0" w:space="0" w:color="auto"/>
            <w:left w:val="none" w:sz="0" w:space="0" w:color="auto"/>
            <w:bottom w:val="none" w:sz="0" w:space="0" w:color="auto"/>
            <w:right w:val="none" w:sz="0" w:space="0" w:color="auto"/>
          </w:divBdr>
        </w:div>
        <w:div w:id="1348364889">
          <w:marLeft w:val="480"/>
          <w:marRight w:val="0"/>
          <w:marTop w:val="0"/>
          <w:marBottom w:val="0"/>
          <w:divBdr>
            <w:top w:val="none" w:sz="0" w:space="0" w:color="auto"/>
            <w:left w:val="none" w:sz="0" w:space="0" w:color="auto"/>
            <w:bottom w:val="none" w:sz="0" w:space="0" w:color="auto"/>
            <w:right w:val="none" w:sz="0" w:space="0" w:color="auto"/>
          </w:divBdr>
        </w:div>
        <w:div w:id="233711147">
          <w:marLeft w:val="480"/>
          <w:marRight w:val="0"/>
          <w:marTop w:val="0"/>
          <w:marBottom w:val="0"/>
          <w:divBdr>
            <w:top w:val="none" w:sz="0" w:space="0" w:color="auto"/>
            <w:left w:val="none" w:sz="0" w:space="0" w:color="auto"/>
            <w:bottom w:val="none" w:sz="0" w:space="0" w:color="auto"/>
            <w:right w:val="none" w:sz="0" w:space="0" w:color="auto"/>
          </w:divBdr>
        </w:div>
        <w:div w:id="1417903477">
          <w:marLeft w:val="480"/>
          <w:marRight w:val="0"/>
          <w:marTop w:val="0"/>
          <w:marBottom w:val="0"/>
          <w:divBdr>
            <w:top w:val="none" w:sz="0" w:space="0" w:color="auto"/>
            <w:left w:val="none" w:sz="0" w:space="0" w:color="auto"/>
            <w:bottom w:val="none" w:sz="0" w:space="0" w:color="auto"/>
            <w:right w:val="none" w:sz="0" w:space="0" w:color="auto"/>
          </w:divBdr>
        </w:div>
        <w:div w:id="465661799">
          <w:marLeft w:val="480"/>
          <w:marRight w:val="0"/>
          <w:marTop w:val="0"/>
          <w:marBottom w:val="0"/>
          <w:divBdr>
            <w:top w:val="none" w:sz="0" w:space="0" w:color="auto"/>
            <w:left w:val="none" w:sz="0" w:space="0" w:color="auto"/>
            <w:bottom w:val="none" w:sz="0" w:space="0" w:color="auto"/>
            <w:right w:val="none" w:sz="0" w:space="0" w:color="auto"/>
          </w:divBdr>
        </w:div>
        <w:div w:id="1571041081">
          <w:marLeft w:val="480"/>
          <w:marRight w:val="0"/>
          <w:marTop w:val="0"/>
          <w:marBottom w:val="0"/>
          <w:divBdr>
            <w:top w:val="none" w:sz="0" w:space="0" w:color="auto"/>
            <w:left w:val="none" w:sz="0" w:space="0" w:color="auto"/>
            <w:bottom w:val="none" w:sz="0" w:space="0" w:color="auto"/>
            <w:right w:val="none" w:sz="0" w:space="0" w:color="auto"/>
          </w:divBdr>
        </w:div>
        <w:div w:id="1141071506">
          <w:marLeft w:val="480"/>
          <w:marRight w:val="0"/>
          <w:marTop w:val="0"/>
          <w:marBottom w:val="0"/>
          <w:divBdr>
            <w:top w:val="none" w:sz="0" w:space="0" w:color="auto"/>
            <w:left w:val="none" w:sz="0" w:space="0" w:color="auto"/>
            <w:bottom w:val="none" w:sz="0" w:space="0" w:color="auto"/>
            <w:right w:val="none" w:sz="0" w:space="0" w:color="auto"/>
          </w:divBdr>
        </w:div>
        <w:div w:id="807628212">
          <w:marLeft w:val="480"/>
          <w:marRight w:val="0"/>
          <w:marTop w:val="0"/>
          <w:marBottom w:val="0"/>
          <w:divBdr>
            <w:top w:val="none" w:sz="0" w:space="0" w:color="auto"/>
            <w:left w:val="none" w:sz="0" w:space="0" w:color="auto"/>
            <w:bottom w:val="none" w:sz="0" w:space="0" w:color="auto"/>
            <w:right w:val="none" w:sz="0" w:space="0" w:color="auto"/>
          </w:divBdr>
        </w:div>
        <w:div w:id="1207597594">
          <w:marLeft w:val="480"/>
          <w:marRight w:val="0"/>
          <w:marTop w:val="0"/>
          <w:marBottom w:val="0"/>
          <w:divBdr>
            <w:top w:val="none" w:sz="0" w:space="0" w:color="auto"/>
            <w:left w:val="none" w:sz="0" w:space="0" w:color="auto"/>
            <w:bottom w:val="none" w:sz="0" w:space="0" w:color="auto"/>
            <w:right w:val="none" w:sz="0" w:space="0" w:color="auto"/>
          </w:divBdr>
        </w:div>
        <w:div w:id="1858351655">
          <w:marLeft w:val="480"/>
          <w:marRight w:val="0"/>
          <w:marTop w:val="0"/>
          <w:marBottom w:val="0"/>
          <w:divBdr>
            <w:top w:val="none" w:sz="0" w:space="0" w:color="auto"/>
            <w:left w:val="none" w:sz="0" w:space="0" w:color="auto"/>
            <w:bottom w:val="none" w:sz="0" w:space="0" w:color="auto"/>
            <w:right w:val="none" w:sz="0" w:space="0" w:color="auto"/>
          </w:divBdr>
        </w:div>
        <w:div w:id="648174582">
          <w:marLeft w:val="480"/>
          <w:marRight w:val="0"/>
          <w:marTop w:val="0"/>
          <w:marBottom w:val="0"/>
          <w:divBdr>
            <w:top w:val="none" w:sz="0" w:space="0" w:color="auto"/>
            <w:left w:val="none" w:sz="0" w:space="0" w:color="auto"/>
            <w:bottom w:val="none" w:sz="0" w:space="0" w:color="auto"/>
            <w:right w:val="none" w:sz="0" w:space="0" w:color="auto"/>
          </w:divBdr>
        </w:div>
        <w:div w:id="112795576">
          <w:marLeft w:val="480"/>
          <w:marRight w:val="0"/>
          <w:marTop w:val="0"/>
          <w:marBottom w:val="0"/>
          <w:divBdr>
            <w:top w:val="none" w:sz="0" w:space="0" w:color="auto"/>
            <w:left w:val="none" w:sz="0" w:space="0" w:color="auto"/>
            <w:bottom w:val="none" w:sz="0" w:space="0" w:color="auto"/>
            <w:right w:val="none" w:sz="0" w:space="0" w:color="auto"/>
          </w:divBdr>
        </w:div>
        <w:div w:id="1420785491">
          <w:marLeft w:val="480"/>
          <w:marRight w:val="0"/>
          <w:marTop w:val="0"/>
          <w:marBottom w:val="0"/>
          <w:divBdr>
            <w:top w:val="none" w:sz="0" w:space="0" w:color="auto"/>
            <w:left w:val="none" w:sz="0" w:space="0" w:color="auto"/>
            <w:bottom w:val="none" w:sz="0" w:space="0" w:color="auto"/>
            <w:right w:val="none" w:sz="0" w:space="0" w:color="auto"/>
          </w:divBdr>
        </w:div>
        <w:div w:id="1737513283">
          <w:marLeft w:val="480"/>
          <w:marRight w:val="0"/>
          <w:marTop w:val="0"/>
          <w:marBottom w:val="0"/>
          <w:divBdr>
            <w:top w:val="none" w:sz="0" w:space="0" w:color="auto"/>
            <w:left w:val="none" w:sz="0" w:space="0" w:color="auto"/>
            <w:bottom w:val="none" w:sz="0" w:space="0" w:color="auto"/>
            <w:right w:val="none" w:sz="0" w:space="0" w:color="auto"/>
          </w:divBdr>
        </w:div>
        <w:div w:id="2074769097">
          <w:marLeft w:val="480"/>
          <w:marRight w:val="0"/>
          <w:marTop w:val="0"/>
          <w:marBottom w:val="0"/>
          <w:divBdr>
            <w:top w:val="none" w:sz="0" w:space="0" w:color="auto"/>
            <w:left w:val="none" w:sz="0" w:space="0" w:color="auto"/>
            <w:bottom w:val="none" w:sz="0" w:space="0" w:color="auto"/>
            <w:right w:val="none" w:sz="0" w:space="0" w:color="auto"/>
          </w:divBdr>
        </w:div>
        <w:div w:id="416636582">
          <w:marLeft w:val="480"/>
          <w:marRight w:val="0"/>
          <w:marTop w:val="0"/>
          <w:marBottom w:val="0"/>
          <w:divBdr>
            <w:top w:val="none" w:sz="0" w:space="0" w:color="auto"/>
            <w:left w:val="none" w:sz="0" w:space="0" w:color="auto"/>
            <w:bottom w:val="none" w:sz="0" w:space="0" w:color="auto"/>
            <w:right w:val="none" w:sz="0" w:space="0" w:color="auto"/>
          </w:divBdr>
        </w:div>
        <w:div w:id="942152428">
          <w:marLeft w:val="480"/>
          <w:marRight w:val="0"/>
          <w:marTop w:val="0"/>
          <w:marBottom w:val="0"/>
          <w:divBdr>
            <w:top w:val="none" w:sz="0" w:space="0" w:color="auto"/>
            <w:left w:val="none" w:sz="0" w:space="0" w:color="auto"/>
            <w:bottom w:val="none" w:sz="0" w:space="0" w:color="auto"/>
            <w:right w:val="none" w:sz="0" w:space="0" w:color="auto"/>
          </w:divBdr>
        </w:div>
        <w:div w:id="1304578910">
          <w:marLeft w:val="480"/>
          <w:marRight w:val="0"/>
          <w:marTop w:val="0"/>
          <w:marBottom w:val="0"/>
          <w:divBdr>
            <w:top w:val="none" w:sz="0" w:space="0" w:color="auto"/>
            <w:left w:val="none" w:sz="0" w:space="0" w:color="auto"/>
            <w:bottom w:val="none" w:sz="0" w:space="0" w:color="auto"/>
            <w:right w:val="none" w:sz="0" w:space="0" w:color="auto"/>
          </w:divBdr>
        </w:div>
        <w:div w:id="1690330462">
          <w:marLeft w:val="480"/>
          <w:marRight w:val="0"/>
          <w:marTop w:val="0"/>
          <w:marBottom w:val="0"/>
          <w:divBdr>
            <w:top w:val="none" w:sz="0" w:space="0" w:color="auto"/>
            <w:left w:val="none" w:sz="0" w:space="0" w:color="auto"/>
            <w:bottom w:val="none" w:sz="0" w:space="0" w:color="auto"/>
            <w:right w:val="none" w:sz="0" w:space="0" w:color="auto"/>
          </w:divBdr>
        </w:div>
        <w:div w:id="1612126675">
          <w:marLeft w:val="480"/>
          <w:marRight w:val="0"/>
          <w:marTop w:val="0"/>
          <w:marBottom w:val="0"/>
          <w:divBdr>
            <w:top w:val="none" w:sz="0" w:space="0" w:color="auto"/>
            <w:left w:val="none" w:sz="0" w:space="0" w:color="auto"/>
            <w:bottom w:val="none" w:sz="0" w:space="0" w:color="auto"/>
            <w:right w:val="none" w:sz="0" w:space="0" w:color="auto"/>
          </w:divBdr>
        </w:div>
        <w:div w:id="1337726983">
          <w:marLeft w:val="480"/>
          <w:marRight w:val="0"/>
          <w:marTop w:val="0"/>
          <w:marBottom w:val="0"/>
          <w:divBdr>
            <w:top w:val="none" w:sz="0" w:space="0" w:color="auto"/>
            <w:left w:val="none" w:sz="0" w:space="0" w:color="auto"/>
            <w:bottom w:val="none" w:sz="0" w:space="0" w:color="auto"/>
            <w:right w:val="none" w:sz="0" w:space="0" w:color="auto"/>
          </w:divBdr>
        </w:div>
        <w:div w:id="1436289725">
          <w:marLeft w:val="480"/>
          <w:marRight w:val="0"/>
          <w:marTop w:val="0"/>
          <w:marBottom w:val="0"/>
          <w:divBdr>
            <w:top w:val="none" w:sz="0" w:space="0" w:color="auto"/>
            <w:left w:val="none" w:sz="0" w:space="0" w:color="auto"/>
            <w:bottom w:val="none" w:sz="0" w:space="0" w:color="auto"/>
            <w:right w:val="none" w:sz="0" w:space="0" w:color="auto"/>
          </w:divBdr>
        </w:div>
        <w:div w:id="303237315">
          <w:marLeft w:val="480"/>
          <w:marRight w:val="0"/>
          <w:marTop w:val="0"/>
          <w:marBottom w:val="0"/>
          <w:divBdr>
            <w:top w:val="none" w:sz="0" w:space="0" w:color="auto"/>
            <w:left w:val="none" w:sz="0" w:space="0" w:color="auto"/>
            <w:bottom w:val="none" w:sz="0" w:space="0" w:color="auto"/>
            <w:right w:val="none" w:sz="0" w:space="0" w:color="auto"/>
          </w:divBdr>
        </w:div>
        <w:div w:id="698772980">
          <w:marLeft w:val="480"/>
          <w:marRight w:val="0"/>
          <w:marTop w:val="0"/>
          <w:marBottom w:val="0"/>
          <w:divBdr>
            <w:top w:val="none" w:sz="0" w:space="0" w:color="auto"/>
            <w:left w:val="none" w:sz="0" w:space="0" w:color="auto"/>
            <w:bottom w:val="none" w:sz="0" w:space="0" w:color="auto"/>
            <w:right w:val="none" w:sz="0" w:space="0" w:color="auto"/>
          </w:divBdr>
        </w:div>
        <w:div w:id="1650598282">
          <w:marLeft w:val="480"/>
          <w:marRight w:val="0"/>
          <w:marTop w:val="0"/>
          <w:marBottom w:val="0"/>
          <w:divBdr>
            <w:top w:val="none" w:sz="0" w:space="0" w:color="auto"/>
            <w:left w:val="none" w:sz="0" w:space="0" w:color="auto"/>
            <w:bottom w:val="none" w:sz="0" w:space="0" w:color="auto"/>
            <w:right w:val="none" w:sz="0" w:space="0" w:color="auto"/>
          </w:divBdr>
        </w:div>
        <w:div w:id="990019112">
          <w:marLeft w:val="480"/>
          <w:marRight w:val="0"/>
          <w:marTop w:val="0"/>
          <w:marBottom w:val="0"/>
          <w:divBdr>
            <w:top w:val="none" w:sz="0" w:space="0" w:color="auto"/>
            <w:left w:val="none" w:sz="0" w:space="0" w:color="auto"/>
            <w:bottom w:val="none" w:sz="0" w:space="0" w:color="auto"/>
            <w:right w:val="none" w:sz="0" w:space="0" w:color="auto"/>
          </w:divBdr>
        </w:div>
        <w:div w:id="1950239182">
          <w:marLeft w:val="480"/>
          <w:marRight w:val="0"/>
          <w:marTop w:val="0"/>
          <w:marBottom w:val="0"/>
          <w:divBdr>
            <w:top w:val="none" w:sz="0" w:space="0" w:color="auto"/>
            <w:left w:val="none" w:sz="0" w:space="0" w:color="auto"/>
            <w:bottom w:val="none" w:sz="0" w:space="0" w:color="auto"/>
            <w:right w:val="none" w:sz="0" w:space="0" w:color="auto"/>
          </w:divBdr>
        </w:div>
        <w:div w:id="180054745">
          <w:marLeft w:val="480"/>
          <w:marRight w:val="0"/>
          <w:marTop w:val="0"/>
          <w:marBottom w:val="0"/>
          <w:divBdr>
            <w:top w:val="none" w:sz="0" w:space="0" w:color="auto"/>
            <w:left w:val="none" w:sz="0" w:space="0" w:color="auto"/>
            <w:bottom w:val="none" w:sz="0" w:space="0" w:color="auto"/>
            <w:right w:val="none" w:sz="0" w:space="0" w:color="auto"/>
          </w:divBdr>
        </w:div>
        <w:div w:id="955529746">
          <w:marLeft w:val="480"/>
          <w:marRight w:val="0"/>
          <w:marTop w:val="0"/>
          <w:marBottom w:val="0"/>
          <w:divBdr>
            <w:top w:val="none" w:sz="0" w:space="0" w:color="auto"/>
            <w:left w:val="none" w:sz="0" w:space="0" w:color="auto"/>
            <w:bottom w:val="none" w:sz="0" w:space="0" w:color="auto"/>
            <w:right w:val="none" w:sz="0" w:space="0" w:color="auto"/>
          </w:divBdr>
        </w:div>
        <w:div w:id="1724863224">
          <w:marLeft w:val="480"/>
          <w:marRight w:val="0"/>
          <w:marTop w:val="0"/>
          <w:marBottom w:val="0"/>
          <w:divBdr>
            <w:top w:val="none" w:sz="0" w:space="0" w:color="auto"/>
            <w:left w:val="none" w:sz="0" w:space="0" w:color="auto"/>
            <w:bottom w:val="none" w:sz="0" w:space="0" w:color="auto"/>
            <w:right w:val="none" w:sz="0" w:space="0" w:color="auto"/>
          </w:divBdr>
        </w:div>
        <w:div w:id="380522360">
          <w:marLeft w:val="480"/>
          <w:marRight w:val="0"/>
          <w:marTop w:val="0"/>
          <w:marBottom w:val="0"/>
          <w:divBdr>
            <w:top w:val="none" w:sz="0" w:space="0" w:color="auto"/>
            <w:left w:val="none" w:sz="0" w:space="0" w:color="auto"/>
            <w:bottom w:val="none" w:sz="0" w:space="0" w:color="auto"/>
            <w:right w:val="none" w:sz="0" w:space="0" w:color="auto"/>
          </w:divBdr>
        </w:div>
        <w:div w:id="1369918554">
          <w:marLeft w:val="480"/>
          <w:marRight w:val="0"/>
          <w:marTop w:val="0"/>
          <w:marBottom w:val="0"/>
          <w:divBdr>
            <w:top w:val="none" w:sz="0" w:space="0" w:color="auto"/>
            <w:left w:val="none" w:sz="0" w:space="0" w:color="auto"/>
            <w:bottom w:val="none" w:sz="0" w:space="0" w:color="auto"/>
            <w:right w:val="none" w:sz="0" w:space="0" w:color="auto"/>
          </w:divBdr>
        </w:div>
        <w:div w:id="819611905">
          <w:marLeft w:val="480"/>
          <w:marRight w:val="0"/>
          <w:marTop w:val="0"/>
          <w:marBottom w:val="0"/>
          <w:divBdr>
            <w:top w:val="none" w:sz="0" w:space="0" w:color="auto"/>
            <w:left w:val="none" w:sz="0" w:space="0" w:color="auto"/>
            <w:bottom w:val="none" w:sz="0" w:space="0" w:color="auto"/>
            <w:right w:val="none" w:sz="0" w:space="0" w:color="auto"/>
          </w:divBdr>
        </w:div>
        <w:div w:id="1088962850">
          <w:marLeft w:val="480"/>
          <w:marRight w:val="0"/>
          <w:marTop w:val="0"/>
          <w:marBottom w:val="0"/>
          <w:divBdr>
            <w:top w:val="none" w:sz="0" w:space="0" w:color="auto"/>
            <w:left w:val="none" w:sz="0" w:space="0" w:color="auto"/>
            <w:bottom w:val="none" w:sz="0" w:space="0" w:color="auto"/>
            <w:right w:val="none" w:sz="0" w:space="0" w:color="auto"/>
          </w:divBdr>
        </w:div>
        <w:div w:id="1104692663">
          <w:marLeft w:val="480"/>
          <w:marRight w:val="0"/>
          <w:marTop w:val="0"/>
          <w:marBottom w:val="0"/>
          <w:divBdr>
            <w:top w:val="none" w:sz="0" w:space="0" w:color="auto"/>
            <w:left w:val="none" w:sz="0" w:space="0" w:color="auto"/>
            <w:bottom w:val="none" w:sz="0" w:space="0" w:color="auto"/>
            <w:right w:val="none" w:sz="0" w:space="0" w:color="auto"/>
          </w:divBdr>
        </w:div>
        <w:div w:id="346567887">
          <w:marLeft w:val="480"/>
          <w:marRight w:val="0"/>
          <w:marTop w:val="0"/>
          <w:marBottom w:val="0"/>
          <w:divBdr>
            <w:top w:val="none" w:sz="0" w:space="0" w:color="auto"/>
            <w:left w:val="none" w:sz="0" w:space="0" w:color="auto"/>
            <w:bottom w:val="none" w:sz="0" w:space="0" w:color="auto"/>
            <w:right w:val="none" w:sz="0" w:space="0" w:color="auto"/>
          </w:divBdr>
        </w:div>
        <w:div w:id="291979967">
          <w:marLeft w:val="480"/>
          <w:marRight w:val="0"/>
          <w:marTop w:val="0"/>
          <w:marBottom w:val="0"/>
          <w:divBdr>
            <w:top w:val="none" w:sz="0" w:space="0" w:color="auto"/>
            <w:left w:val="none" w:sz="0" w:space="0" w:color="auto"/>
            <w:bottom w:val="none" w:sz="0" w:space="0" w:color="auto"/>
            <w:right w:val="none" w:sz="0" w:space="0" w:color="auto"/>
          </w:divBdr>
        </w:div>
        <w:div w:id="753748783">
          <w:marLeft w:val="480"/>
          <w:marRight w:val="0"/>
          <w:marTop w:val="0"/>
          <w:marBottom w:val="0"/>
          <w:divBdr>
            <w:top w:val="none" w:sz="0" w:space="0" w:color="auto"/>
            <w:left w:val="none" w:sz="0" w:space="0" w:color="auto"/>
            <w:bottom w:val="none" w:sz="0" w:space="0" w:color="auto"/>
            <w:right w:val="none" w:sz="0" w:space="0" w:color="auto"/>
          </w:divBdr>
        </w:div>
        <w:div w:id="1964071754">
          <w:marLeft w:val="480"/>
          <w:marRight w:val="0"/>
          <w:marTop w:val="0"/>
          <w:marBottom w:val="0"/>
          <w:divBdr>
            <w:top w:val="none" w:sz="0" w:space="0" w:color="auto"/>
            <w:left w:val="none" w:sz="0" w:space="0" w:color="auto"/>
            <w:bottom w:val="none" w:sz="0" w:space="0" w:color="auto"/>
            <w:right w:val="none" w:sz="0" w:space="0" w:color="auto"/>
          </w:divBdr>
        </w:div>
        <w:div w:id="1188252093">
          <w:marLeft w:val="480"/>
          <w:marRight w:val="0"/>
          <w:marTop w:val="0"/>
          <w:marBottom w:val="0"/>
          <w:divBdr>
            <w:top w:val="none" w:sz="0" w:space="0" w:color="auto"/>
            <w:left w:val="none" w:sz="0" w:space="0" w:color="auto"/>
            <w:bottom w:val="none" w:sz="0" w:space="0" w:color="auto"/>
            <w:right w:val="none" w:sz="0" w:space="0" w:color="auto"/>
          </w:divBdr>
        </w:div>
        <w:div w:id="118501700">
          <w:marLeft w:val="480"/>
          <w:marRight w:val="0"/>
          <w:marTop w:val="0"/>
          <w:marBottom w:val="0"/>
          <w:divBdr>
            <w:top w:val="none" w:sz="0" w:space="0" w:color="auto"/>
            <w:left w:val="none" w:sz="0" w:space="0" w:color="auto"/>
            <w:bottom w:val="none" w:sz="0" w:space="0" w:color="auto"/>
            <w:right w:val="none" w:sz="0" w:space="0" w:color="auto"/>
          </w:divBdr>
        </w:div>
        <w:div w:id="90011362">
          <w:marLeft w:val="480"/>
          <w:marRight w:val="0"/>
          <w:marTop w:val="0"/>
          <w:marBottom w:val="0"/>
          <w:divBdr>
            <w:top w:val="none" w:sz="0" w:space="0" w:color="auto"/>
            <w:left w:val="none" w:sz="0" w:space="0" w:color="auto"/>
            <w:bottom w:val="none" w:sz="0" w:space="0" w:color="auto"/>
            <w:right w:val="none" w:sz="0" w:space="0" w:color="auto"/>
          </w:divBdr>
        </w:div>
        <w:div w:id="1453595494">
          <w:marLeft w:val="480"/>
          <w:marRight w:val="0"/>
          <w:marTop w:val="0"/>
          <w:marBottom w:val="0"/>
          <w:divBdr>
            <w:top w:val="none" w:sz="0" w:space="0" w:color="auto"/>
            <w:left w:val="none" w:sz="0" w:space="0" w:color="auto"/>
            <w:bottom w:val="none" w:sz="0" w:space="0" w:color="auto"/>
            <w:right w:val="none" w:sz="0" w:space="0" w:color="auto"/>
          </w:divBdr>
        </w:div>
        <w:div w:id="930970277">
          <w:marLeft w:val="480"/>
          <w:marRight w:val="0"/>
          <w:marTop w:val="0"/>
          <w:marBottom w:val="0"/>
          <w:divBdr>
            <w:top w:val="none" w:sz="0" w:space="0" w:color="auto"/>
            <w:left w:val="none" w:sz="0" w:space="0" w:color="auto"/>
            <w:bottom w:val="none" w:sz="0" w:space="0" w:color="auto"/>
            <w:right w:val="none" w:sz="0" w:space="0" w:color="auto"/>
          </w:divBdr>
        </w:div>
        <w:div w:id="1180699119">
          <w:marLeft w:val="480"/>
          <w:marRight w:val="0"/>
          <w:marTop w:val="0"/>
          <w:marBottom w:val="0"/>
          <w:divBdr>
            <w:top w:val="none" w:sz="0" w:space="0" w:color="auto"/>
            <w:left w:val="none" w:sz="0" w:space="0" w:color="auto"/>
            <w:bottom w:val="none" w:sz="0" w:space="0" w:color="auto"/>
            <w:right w:val="none" w:sz="0" w:space="0" w:color="auto"/>
          </w:divBdr>
        </w:div>
        <w:div w:id="814417696">
          <w:marLeft w:val="480"/>
          <w:marRight w:val="0"/>
          <w:marTop w:val="0"/>
          <w:marBottom w:val="0"/>
          <w:divBdr>
            <w:top w:val="none" w:sz="0" w:space="0" w:color="auto"/>
            <w:left w:val="none" w:sz="0" w:space="0" w:color="auto"/>
            <w:bottom w:val="none" w:sz="0" w:space="0" w:color="auto"/>
            <w:right w:val="none" w:sz="0" w:space="0" w:color="auto"/>
          </w:divBdr>
        </w:div>
        <w:div w:id="1692686670">
          <w:marLeft w:val="480"/>
          <w:marRight w:val="0"/>
          <w:marTop w:val="0"/>
          <w:marBottom w:val="0"/>
          <w:divBdr>
            <w:top w:val="none" w:sz="0" w:space="0" w:color="auto"/>
            <w:left w:val="none" w:sz="0" w:space="0" w:color="auto"/>
            <w:bottom w:val="none" w:sz="0" w:space="0" w:color="auto"/>
            <w:right w:val="none" w:sz="0" w:space="0" w:color="auto"/>
          </w:divBdr>
        </w:div>
        <w:div w:id="425542657">
          <w:marLeft w:val="480"/>
          <w:marRight w:val="0"/>
          <w:marTop w:val="0"/>
          <w:marBottom w:val="0"/>
          <w:divBdr>
            <w:top w:val="none" w:sz="0" w:space="0" w:color="auto"/>
            <w:left w:val="none" w:sz="0" w:space="0" w:color="auto"/>
            <w:bottom w:val="none" w:sz="0" w:space="0" w:color="auto"/>
            <w:right w:val="none" w:sz="0" w:space="0" w:color="auto"/>
          </w:divBdr>
        </w:div>
        <w:div w:id="1937787005">
          <w:marLeft w:val="480"/>
          <w:marRight w:val="0"/>
          <w:marTop w:val="0"/>
          <w:marBottom w:val="0"/>
          <w:divBdr>
            <w:top w:val="none" w:sz="0" w:space="0" w:color="auto"/>
            <w:left w:val="none" w:sz="0" w:space="0" w:color="auto"/>
            <w:bottom w:val="none" w:sz="0" w:space="0" w:color="auto"/>
            <w:right w:val="none" w:sz="0" w:space="0" w:color="auto"/>
          </w:divBdr>
        </w:div>
        <w:div w:id="108625453">
          <w:marLeft w:val="480"/>
          <w:marRight w:val="0"/>
          <w:marTop w:val="0"/>
          <w:marBottom w:val="0"/>
          <w:divBdr>
            <w:top w:val="none" w:sz="0" w:space="0" w:color="auto"/>
            <w:left w:val="none" w:sz="0" w:space="0" w:color="auto"/>
            <w:bottom w:val="none" w:sz="0" w:space="0" w:color="auto"/>
            <w:right w:val="none" w:sz="0" w:space="0" w:color="auto"/>
          </w:divBdr>
        </w:div>
        <w:div w:id="999187783">
          <w:marLeft w:val="480"/>
          <w:marRight w:val="0"/>
          <w:marTop w:val="0"/>
          <w:marBottom w:val="0"/>
          <w:divBdr>
            <w:top w:val="none" w:sz="0" w:space="0" w:color="auto"/>
            <w:left w:val="none" w:sz="0" w:space="0" w:color="auto"/>
            <w:bottom w:val="none" w:sz="0" w:space="0" w:color="auto"/>
            <w:right w:val="none" w:sz="0" w:space="0" w:color="auto"/>
          </w:divBdr>
        </w:div>
        <w:div w:id="54089495">
          <w:marLeft w:val="480"/>
          <w:marRight w:val="0"/>
          <w:marTop w:val="0"/>
          <w:marBottom w:val="0"/>
          <w:divBdr>
            <w:top w:val="none" w:sz="0" w:space="0" w:color="auto"/>
            <w:left w:val="none" w:sz="0" w:space="0" w:color="auto"/>
            <w:bottom w:val="none" w:sz="0" w:space="0" w:color="auto"/>
            <w:right w:val="none" w:sz="0" w:space="0" w:color="auto"/>
          </w:divBdr>
        </w:div>
        <w:div w:id="1090001700">
          <w:marLeft w:val="480"/>
          <w:marRight w:val="0"/>
          <w:marTop w:val="0"/>
          <w:marBottom w:val="0"/>
          <w:divBdr>
            <w:top w:val="none" w:sz="0" w:space="0" w:color="auto"/>
            <w:left w:val="none" w:sz="0" w:space="0" w:color="auto"/>
            <w:bottom w:val="none" w:sz="0" w:space="0" w:color="auto"/>
            <w:right w:val="none" w:sz="0" w:space="0" w:color="auto"/>
          </w:divBdr>
        </w:div>
        <w:div w:id="863907840">
          <w:marLeft w:val="480"/>
          <w:marRight w:val="0"/>
          <w:marTop w:val="0"/>
          <w:marBottom w:val="0"/>
          <w:divBdr>
            <w:top w:val="none" w:sz="0" w:space="0" w:color="auto"/>
            <w:left w:val="none" w:sz="0" w:space="0" w:color="auto"/>
            <w:bottom w:val="none" w:sz="0" w:space="0" w:color="auto"/>
            <w:right w:val="none" w:sz="0" w:space="0" w:color="auto"/>
          </w:divBdr>
        </w:div>
        <w:div w:id="2038266698">
          <w:marLeft w:val="480"/>
          <w:marRight w:val="0"/>
          <w:marTop w:val="0"/>
          <w:marBottom w:val="0"/>
          <w:divBdr>
            <w:top w:val="none" w:sz="0" w:space="0" w:color="auto"/>
            <w:left w:val="none" w:sz="0" w:space="0" w:color="auto"/>
            <w:bottom w:val="none" w:sz="0" w:space="0" w:color="auto"/>
            <w:right w:val="none" w:sz="0" w:space="0" w:color="auto"/>
          </w:divBdr>
        </w:div>
        <w:div w:id="2132043110">
          <w:marLeft w:val="480"/>
          <w:marRight w:val="0"/>
          <w:marTop w:val="0"/>
          <w:marBottom w:val="0"/>
          <w:divBdr>
            <w:top w:val="none" w:sz="0" w:space="0" w:color="auto"/>
            <w:left w:val="none" w:sz="0" w:space="0" w:color="auto"/>
            <w:bottom w:val="none" w:sz="0" w:space="0" w:color="auto"/>
            <w:right w:val="none" w:sz="0" w:space="0" w:color="auto"/>
          </w:divBdr>
        </w:div>
        <w:div w:id="549658633">
          <w:marLeft w:val="480"/>
          <w:marRight w:val="0"/>
          <w:marTop w:val="0"/>
          <w:marBottom w:val="0"/>
          <w:divBdr>
            <w:top w:val="none" w:sz="0" w:space="0" w:color="auto"/>
            <w:left w:val="none" w:sz="0" w:space="0" w:color="auto"/>
            <w:bottom w:val="none" w:sz="0" w:space="0" w:color="auto"/>
            <w:right w:val="none" w:sz="0" w:space="0" w:color="auto"/>
          </w:divBdr>
        </w:div>
        <w:div w:id="2010055535">
          <w:marLeft w:val="480"/>
          <w:marRight w:val="0"/>
          <w:marTop w:val="0"/>
          <w:marBottom w:val="0"/>
          <w:divBdr>
            <w:top w:val="none" w:sz="0" w:space="0" w:color="auto"/>
            <w:left w:val="none" w:sz="0" w:space="0" w:color="auto"/>
            <w:bottom w:val="none" w:sz="0" w:space="0" w:color="auto"/>
            <w:right w:val="none" w:sz="0" w:space="0" w:color="auto"/>
          </w:divBdr>
        </w:div>
        <w:div w:id="1154762944">
          <w:marLeft w:val="480"/>
          <w:marRight w:val="0"/>
          <w:marTop w:val="0"/>
          <w:marBottom w:val="0"/>
          <w:divBdr>
            <w:top w:val="none" w:sz="0" w:space="0" w:color="auto"/>
            <w:left w:val="none" w:sz="0" w:space="0" w:color="auto"/>
            <w:bottom w:val="none" w:sz="0" w:space="0" w:color="auto"/>
            <w:right w:val="none" w:sz="0" w:space="0" w:color="auto"/>
          </w:divBdr>
        </w:div>
        <w:div w:id="278880472">
          <w:marLeft w:val="480"/>
          <w:marRight w:val="0"/>
          <w:marTop w:val="0"/>
          <w:marBottom w:val="0"/>
          <w:divBdr>
            <w:top w:val="none" w:sz="0" w:space="0" w:color="auto"/>
            <w:left w:val="none" w:sz="0" w:space="0" w:color="auto"/>
            <w:bottom w:val="none" w:sz="0" w:space="0" w:color="auto"/>
            <w:right w:val="none" w:sz="0" w:space="0" w:color="auto"/>
          </w:divBdr>
        </w:div>
        <w:div w:id="1430539200">
          <w:marLeft w:val="480"/>
          <w:marRight w:val="0"/>
          <w:marTop w:val="0"/>
          <w:marBottom w:val="0"/>
          <w:divBdr>
            <w:top w:val="none" w:sz="0" w:space="0" w:color="auto"/>
            <w:left w:val="none" w:sz="0" w:space="0" w:color="auto"/>
            <w:bottom w:val="none" w:sz="0" w:space="0" w:color="auto"/>
            <w:right w:val="none" w:sz="0" w:space="0" w:color="auto"/>
          </w:divBdr>
        </w:div>
        <w:div w:id="422339920">
          <w:marLeft w:val="480"/>
          <w:marRight w:val="0"/>
          <w:marTop w:val="0"/>
          <w:marBottom w:val="0"/>
          <w:divBdr>
            <w:top w:val="none" w:sz="0" w:space="0" w:color="auto"/>
            <w:left w:val="none" w:sz="0" w:space="0" w:color="auto"/>
            <w:bottom w:val="none" w:sz="0" w:space="0" w:color="auto"/>
            <w:right w:val="none" w:sz="0" w:space="0" w:color="auto"/>
          </w:divBdr>
        </w:div>
        <w:div w:id="1265000080">
          <w:marLeft w:val="480"/>
          <w:marRight w:val="0"/>
          <w:marTop w:val="0"/>
          <w:marBottom w:val="0"/>
          <w:divBdr>
            <w:top w:val="none" w:sz="0" w:space="0" w:color="auto"/>
            <w:left w:val="none" w:sz="0" w:space="0" w:color="auto"/>
            <w:bottom w:val="none" w:sz="0" w:space="0" w:color="auto"/>
            <w:right w:val="none" w:sz="0" w:space="0" w:color="auto"/>
          </w:divBdr>
        </w:div>
        <w:div w:id="1902248434">
          <w:marLeft w:val="480"/>
          <w:marRight w:val="0"/>
          <w:marTop w:val="0"/>
          <w:marBottom w:val="0"/>
          <w:divBdr>
            <w:top w:val="none" w:sz="0" w:space="0" w:color="auto"/>
            <w:left w:val="none" w:sz="0" w:space="0" w:color="auto"/>
            <w:bottom w:val="none" w:sz="0" w:space="0" w:color="auto"/>
            <w:right w:val="none" w:sz="0" w:space="0" w:color="auto"/>
          </w:divBdr>
        </w:div>
        <w:div w:id="617108724">
          <w:marLeft w:val="480"/>
          <w:marRight w:val="0"/>
          <w:marTop w:val="0"/>
          <w:marBottom w:val="0"/>
          <w:divBdr>
            <w:top w:val="none" w:sz="0" w:space="0" w:color="auto"/>
            <w:left w:val="none" w:sz="0" w:space="0" w:color="auto"/>
            <w:bottom w:val="none" w:sz="0" w:space="0" w:color="auto"/>
            <w:right w:val="none" w:sz="0" w:space="0" w:color="auto"/>
          </w:divBdr>
        </w:div>
        <w:div w:id="1031413682">
          <w:marLeft w:val="480"/>
          <w:marRight w:val="0"/>
          <w:marTop w:val="0"/>
          <w:marBottom w:val="0"/>
          <w:divBdr>
            <w:top w:val="none" w:sz="0" w:space="0" w:color="auto"/>
            <w:left w:val="none" w:sz="0" w:space="0" w:color="auto"/>
            <w:bottom w:val="none" w:sz="0" w:space="0" w:color="auto"/>
            <w:right w:val="none" w:sz="0" w:space="0" w:color="auto"/>
          </w:divBdr>
        </w:div>
        <w:div w:id="231890569">
          <w:marLeft w:val="480"/>
          <w:marRight w:val="0"/>
          <w:marTop w:val="0"/>
          <w:marBottom w:val="0"/>
          <w:divBdr>
            <w:top w:val="none" w:sz="0" w:space="0" w:color="auto"/>
            <w:left w:val="none" w:sz="0" w:space="0" w:color="auto"/>
            <w:bottom w:val="none" w:sz="0" w:space="0" w:color="auto"/>
            <w:right w:val="none" w:sz="0" w:space="0" w:color="auto"/>
          </w:divBdr>
        </w:div>
        <w:div w:id="1062749479">
          <w:marLeft w:val="480"/>
          <w:marRight w:val="0"/>
          <w:marTop w:val="0"/>
          <w:marBottom w:val="0"/>
          <w:divBdr>
            <w:top w:val="none" w:sz="0" w:space="0" w:color="auto"/>
            <w:left w:val="none" w:sz="0" w:space="0" w:color="auto"/>
            <w:bottom w:val="none" w:sz="0" w:space="0" w:color="auto"/>
            <w:right w:val="none" w:sz="0" w:space="0" w:color="auto"/>
          </w:divBdr>
        </w:div>
        <w:div w:id="2032685653">
          <w:marLeft w:val="480"/>
          <w:marRight w:val="0"/>
          <w:marTop w:val="0"/>
          <w:marBottom w:val="0"/>
          <w:divBdr>
            <w:top w:val="none" w:sz="0" w:space="0" w:color="auto"/>
            <w:left w:val="none" w:sz="0" w:space="0" w:color="auto"/>
            <w:bottom w:val="none" w:sz="0" w:space="0" w:color="auto"/>
            <w:right w:val="none" w:sz="0" w:space="0" w:color="auto"/>
          </w:divBdr>
        </w:div>
        <w:div w:id="703402296">
          <w:marLeft w:val="480"/>
          <w:marRight w:val="0"/>
          <w:marTop w:val="0"/>
          <w:marBottom w:val="0"/>
          <w:divBdr>
            <w:top w:val="none" w:sz="0" w:space="0" w:color="auto"/>
            <w:left w:val="none" w:sz="0" w:space="0" w:color="auto"/>
            <w:bottom w:val="none" w:sz="0" w:space="0" w:color="auto"/>
            <w:right w:val="none" w:sz="0" w:space="0" w:color="auto"/>
          </w:divBdr>
        </w:div>
        <w:div w:id="205800612">
          <w:marLeft w:val="480"/>
          <w:marRight w:val="0"/>
          <w:marTop w:val="0"/>
          <w:marBottom w:val="0"/>
          <w:divBdr>
            <w:top w:val="none" w:sz="0" w:space="0" w:color="auto"/>
            <w:left w:val="none" w:sz="0" w:space="0" w:color="auto"/>
            <w:bottom w:val="none" w:sz="0" w:space="0" w:color="auto"/>
            <w:right w:val="none" w:sz="0" w:space="0" w:color="auto"/>
          </w:divBdr>
        </w:div>
        <w:div w:id="1413161628">
          <w:marLeft w:val="480"/>
          <w:marRight w:val="0"/>
          <w:marTop w:val="0"/>
          <w:marBottom w:val="0"/>
          <w:divBdr>
            <w:top w:val="none" w:sz="0" w:space="0" w:color="auto"/>
            <w:left w:val="none" w:sz="0" w:space="0" w:color="auto"/>
            <w:bottom w:val="none" w:sz="0" w:space="0" w:color="auto"/>
            <w:right w:val="none" w:sz="0" w:space="0" w:color="auto"/>
          </w:divBdr>
        </w:div>
        <w:div w:id="1049692478">
          <w:marLeft w:val="480"/>
          <w:marRight w:val="0"/>
          <w:marTop w:val="0"/>
          <w:marBottom w:val="0"/>
          <w:divBdr>
            <w:top w:val="none" w:sz="0" w:space="0" w:color="auto"/>
            <w:left w:val="none" w:sz="0" w:space="0" w:color="auto"/>
            <w:bottom w:val="none" w:sz="0" w:space="0" w:color="auto"/>
            <w:right w:val="none" w:sz="0" w:space="0" w:color="auto"/>
          </w:divBdr>
        </w:div>
        <w:div w:id="563222918">
          <w:marLeft w:val="480"/>
          <w:marRight w:val="0"/>
          <w:marTop w:val="0"/>
          <w:marBottom w:val="0"/>
          <w:divBdr>
            <w:top w:val="none" w:sz="0" w:space="0" w:color="auto"/>
            <w:left w:val="none" w:sz="0" w:space="0" w:color="auto"/>
            <w:bottom w:val="none" w:sz="0" w:space="0" w:color="auto"/>
            <w:right w:val="none" w:sz="0" w:space="0" w:color="auto"/>
          </w:divBdr>
        </w:div>
        <w:div w:id="1039087015">
          <w:marLeft w:val="480"/>
          <w:marRight w:val="0"/>
          <w:marTop w:val="0"/>
          <w:marBottom w:val="0"/>
          <w:divBdr>
            <w:top w:val="none" w:sz="0" w:space="0" w:color="auto"/>
            <w:left w:val="none" w:sz="0" w:space="0" w:color="auto"/>
            <w:bottom w:val="none" w:sz="0" w:space="0" w:color="auto"/>
            <w:right w:val="none" w:sz="0" w:space="0" w:color="auto"/>
          </w:divBdr>
        </w:div>
        <w:div w:id="1894273877">
          <w:marLeft w:val="480"/>
          <w:marRight w:val="0"/>
          <w:marTop w:val="0"/>
          <w:marBottom w:val="0"/>
          <w:divBdr>
            <w:top w:val="none" w:sz="0" w:space="0" w:color="auto"/>
            <w:left w:val="none" w:sz="0" w:space="0" w:color="auto"/>
            <w:bottom w:val="none" w:sz="0" w:space="0" w:color="auto"/>
            <w:right w:val="none" w:sz="0" w:space="0" w:color="auto"/>
          </w:divBdr>
        </w:div>
      </w:divsChild>
    </w:div>
    <w:div w:id="300968263">
      <w:bodyDiv w:val="1"/>
      <w:marLeft w:val="0"/>
      <w:marRight w:val="0"/>
      <w:marTop w:val="0"/>
      <w:marBottom w:val="0"/>
      <w:divBdr>
        <w:top w:val="none" w:sz="0" w:space="0" w:color="auto"/>
        <w:left w:val="none" w:sz="0" w:space="0" w:color="auto"/>
        <w:bottom w:val="none" w:sz="0" w:space="0" w:color="auto"/>
        <w:right w:val="none" w:sz="0" w:space="0" w:color="auto"/>
      </w:divBdr>
      <w:divsChild>
        <w:div w:id="15426363">
          <w:marLeft w:val="480"/>
          <w:marRight w:val="0"/>
          <w:marTop w:val="0"/>
          <w:marBottom w:val="0"/>
          <w:divBdr>
            <w:top w:val="none" w:sz="0" w:space="0" w:color="auto"/>
            <w:left w:val="none" w:sz="0" w:space="0" w:color="auto"/>
            <w:bottom w:val="none" w:sz="0" w:space="0" w:color="auto"/>
            <w:right w:val="none" w:sz="0" w:space="0" w:color="auto"/>
          </w:divBdr>
        </w:div>
        <w:div w:id="20279748">
          <w:marLeft w:val="480"/>
          <w:marRight w:val="0"/>
          <w:marTop w:val="0"/>
          <w:marBottom w:val="0"/>
          <w:divBdr>
            <w:top w:val="none" w:sz="0" w:space="0" w:color="auto"/>
            <w:left w:val="none" w:sz="0" w:space="0" w:color="auto"/>
            <w:bottom w:val="none" w:sz="0" w:space="0" w:color="auto"/>
            <w:right w:val="none" w:sz="0" w:space="0" w:color="auto"/>
          </w:divBdr>
        </w:div>
        <w:div w:id="155876852">
          <w:marLeft w:val="480"/>
          <w:marRight w:val="0"/>
          <w:marTop w:val="0"/>
          <w:marBottom w:val="0"/>
          <w:divBdr>
            <w:top w:val="none" w:sz="0" w:space="0" w:color="auto"/>
            <w:left w:val="none" w:sz="0" w:space="0" w:color="auto"/>
            <w:bottom w:val="none" w:sz="0" w:space="0" w:color="auto"/>
            <w:right w:val="none" w:sz="0" w:space="0" w:color="auto"/>
          </w:divBdr>
        </w:div>
        <w:div w:id="181827278">
          <w:marLeft w:val="480"/>
          <w:marRight w:val="0"/>
          <w:marTop w:val="0"/>
          <w:marBottom w:val="0"/>
          <w:divBdr>
            <w:top w:val="none" w:sz="0" w:space="0" w:color="auto"/>
            <w:left w:val="none" w:sz="0" w:space="0" w:color="auto"/>
            <w:bottom w:val="none" w:sz="0" w:space="0" w:color="auto"/>
            <w:right w:val="none" w:sz="0" w:space="0" w:color="auto"/>
          </w:divBdr>
        </w:div>
        <w:div w:id="229459577">
          <w:marLeft w:val="480"/>
          <w:marRight w:val="0"/>
          <w:marTop w:val="0"/>
          <w:marBottom w:val="0"/>
          <w:divBdr>
            <w:top w:val="none" w:sz="0" w:space="0" w:color="auto"/>
            <w:left w:val="none" w:sz="0" w:space="0" w:color="auto"/>
            <w:bottom w:val="none" w:sz="0" w:space="0" w:color="auto"/>
            <w:right w:val="none" w:sz="0" w:space="0" w:color="auto"/>
          </w:divBdr>
        </w:div>
        <w:div w:id="250090350">
          <w:marLeft w:val="480"/>
          <w:marRight w:val="0"/>
          <w:marTop w:val="0"/>
          <w:marBottom w:val="0"/>
          <w:divBdr>
            <w:top w:val="none" w:sz="0" w:space="0" w:color="auto"/>
            <w:left w:val="none" w:sz="0" w:space="0" w:color="auto"/>
            <w:bottom w:val="none" w:sz="0" w:space="0" w:color="auto"/>
            <w:right w:val="none" w:sz="0" w:space="0" w:color="auto"/>
          </w:divBdr>
        </w:div>
        <w:div w:id="366494365">
          <w:marLeft w:val="480"/>
          <w:marRight w:val="0"/>
          <w:marTop w:val="0"/>
          <w:marBottom w:val="0"/>
          <w:divBdr>
            <w:top w:val="none" w:sz="0" w:space="0" w:color="auto"/>
            <w:left w:val="none" w:sz="0" w:space="0" w:color="auto"/>
            <w:bottom w:val="none" w:sz="0" w:space="0" w:color="auto"/>
            <w:right w:val="none" w:sz="0" w:space="0" w:color="auto"/>
          </w:divBdr>
        </w:div>
        <w:div w:id="398284003">
          <w:marLeft w:val="480"/>
          <w:marRight w:val="0"/>
          <w:marTop w:val="0"/>
          <w:marBottom w:val="0"/>
          <w:divBdr>
            <w:top w:val="none" w:sz="0" w:space="0" w:color="auto"/>
            <w:left w:val="none" w:sz="0" w:space="0" w:color="auto"/>
            <w:bottom w:val="none" w:sz="0" w:space="0" w:color="auto"/>
            <w:right w:val="none" w:sz="0" w:space="0" w:color="auto"/>
          </w:divBdr>
        </w:div>
        <w:div w:id="449936269">
          <w:marLeft w:val="480"/>
          <w:marRight w:val="0"/>
          <w:marTop w:val="0"/>
          <w:marBottom w:val="0"/>
          <w:divBdr>
            <w:top w:val="none" w:sz="0" w:space="0" w:color="auto"/>
            <w:left w:val="none" w:sz="0" w:space="0" w:color="auto"/>
            <w:bottom w:val="none" w:sz="0" w:space="0" w:color="auto"/>
            <w:right w:val="none" w:sz="0" w:space="0" w:color="auto"/>
          </w:divBdr>
        </w:div>
        <w:div w:id="475993342">
          <w:marLeft w:val="480"/>
          <w:marRight w:val="0"/>
          <w:marTop w:val="0"/>
          <w:marBottom w:val="0"/>
          <w:divBdr>
            <w:top w:val="none" w:sz="0" w:space="0" w:color="auto"/>
            <w:left w:val="none" w:sz="0" w:space="0" w:color="auto"/>
            <w:bottom w:val="none" w:sz="0" w:space="0" w:color="auto"/>
            <w:right w:val="none" w:sz="0" w:space="0" w:color="auto"/>
          </w:divBdr>
        </w:div>
        <w:div w:id="506477668">
          <w:marLeft w:val="480"/>
          <w:marRight w:val="0"/>
          <w:marTop w:val="0"/>
          <w:marBottom w:val="0"/>
          <w:divBdr>
            <w:top w:val="none" w:sz="0" w:space="0" w:color="auto"/>
            <w:left w:val="none" w:sz="0" w:space="0" w:color="auto"/>
            <w:bottom w:val="none" w:sz="0" w:space="0" w:color="auto"/>
            <w:right w:val="none" w:sz="0" w:space="0" w:color="auto"/>
          </w:divBdr>
        </w:div>
        <w:div w:id="518080676">
          <w:marLeft w:val="480"/>
          <w:marRight w:val="0"/>
          <w:marTop w:val="0"/>
          <w:marBottom w:val="0"/>
          <w:divBdr>
            <w:top w:val="none" w:sz="0" w:space="0" w:color="auto"/>
            <w:left w:val="none" w:sz="0" w:space="0" w:color="auto"/>
            <w:bottom w:val="none" w:sz="0" w:space="0" w:color="auto"/>
            <w:right w:val="none" w:sz="0" w:space="0" w:color="auto"/>
          </w:divBdr>
        </w:div>
        <w:div w:id="574047985">
          <w:marLeft w:val="480"/>
          <w:marRight w:val="0"/>
          <w:marTop w:val="0"/>
          <w:marBottom w:val="0"/>
          <w:divBdr>
            <w:top w:val="none" w:sz="0" w:space="0" w:color="auto"/>
            <w:left w:val="none" w:sz="0" w:space="0" w:color="auto"/>
            <w:bottom w:val="none" w:sz="0" w:space="0" w:color="auto"/>
            <w:right w:val="none" w:sz="0" w:space="0" w:color="auto"/>
          </w:divBdr>
        </w:div>
        <w:div w:id="621884579">
          <w:marLeft w:val="480"/>
          <w:marRight w:val="0"/>
          <w:marTop w:val="0"/>
          <w:marBottom w:val="0"/>
          <w:divBdr>
            <w:top w:val="none" w:sz="0" w:space="0" w:color="auto"/>
            <w:left w:val="none" w:sz="0" w:space="0" w:color="auto"/>
            <w:bottom w:val="none" w:sz="0" w:space="0" w:color="auto"/>
            <w:right w:val="none" w:sz="0" w:space="0" w:color="auto"/>
          </w:divBdr>
        </w:div>
        <w:div w:id="644505081">
          <w:marLeft w:val="480"/>
          <w:marRight w:val="0"/>
          <w:marTop w:val="0"/>
          <w:marBottom w:val="0"/>
          <w:divBdr>
            <w:top w:val="none" w:sz="0" w:space="0" w:color="auto"/>
            <w:left w:val="none" w:sz="0" w:space="0" w:color="auto"/>
            <w:bottom w:val="none" w:sz="0" w:space="0" w:color="auto"/>
            <w:right w:val="none" w:sz="0" w:space="0" w:color="auto"/>
          </w:divBdr>
        </w:div>
        <w:div w:id="652097909">
          <w:marLeft w:val="480"/>
          <w:marRight w:val="0"/>
          <w:marTop w:val="0"/>
          <w:marBottom w:val="0"/>
          <w:divBdr>
            <w:top w:val="none" w:sz="0" w:space="0" w:color="auto"/>
            <w:left w:val="none" w:sz="0" w:space="0" w:color="auto"/>
            <w:bottom w:val="none" w:sz="0" w:space="0" w:color="auto"/>
            <w:right w:val="none" w:sz="0" w:space="0" w:color="auto"/>
          </w:divBdr>
        </w:div>
        <w:div w:id="679356832">
          <w:marLeft w:val="480"/>
          <w:marRight w:val="0"/>
          <w:marTop w:val="0"/>
          <w:marBottom w:val="0"/>
          <w:divBdr>
            <w:top w:val="none" w:sz="0" w:space="0" w:color="auto"/>
            <w:left w:val="none" w:sz="0" w:space="0" w:color="auto"/>
            <w:bottom w:val="none" w:sz="0" w:space="0" w:color="auto"/>
            <w:right w:val="none" w:sz="0" w:space="0" w:color="auto"/>
          </w:divBdr>
        </w:div>
        <w:div w:id="689529208">
          <w:marLeft w:val="480"/>
          <w:marRight w:val="0"/>
          <w:marTop w:val="0"/>
          <w:marBottom w:val="0"/>
          <w:divBdr>
            <w:top w:val="none" w:sz="0" w:space="0" w:color="auto"/>
            <w:left w:val="none" w:sz="0" w:space="0" w:color="auto"/>
            <w:bottom w:val="none" w:sz="0" w:space="0" w:color="auto"/>
            <w:right w:val="none" w:sz="0" w:space="0" w:color="auto"/>
          </w:divBdr>
        </w:div>
        <w:div w:id="731006782">
          <w:marLeft w:val="480"/>
          <w:marRight w:val="0"/>
          <w:marTop w:val="0"/>
          <w:marBottom w:val="0"/>
          <w:divBdr>
            <w:top w:val="none" w:sz="0" w:space="0" w:color="auto"/>
            <w:left w:val="none" w:sz="0" w:space="0" w:color="auto"/>
            <w:bottom w:val="none" w:sz="0" w:space="0" w:color="auto"/>
            <w:right w:val="none" w:sz="0" w:space="0" w:color="auto"/>
          </w:divBdr>
        </w:div>
        <w:div w:id="751590449">
          <w:marLeft w:val="480"/>
          <w:marRight w:val="0"/>
          <w:marTop w:val="0"/>
          <w:marBottom w:val="0"/>
          <w:divBdr>
            <w:top w:val="none" w:sz="0" w:space="0" w:color="auto"/>
            <w:left w:val="none" w:sz="0" w:space="0" w:color="auto"/>
            <w:bottom w:val="none" w:sz="0" w:space="0" w:color="auto"/>
            <w:right w:val="none" w:sz="0" w:space="0" w:color="auto"/>
          </w:divBdr>
        </w:div>
        <w:div w:id="792212454">
          <w:marLeft w:val="480"/>
          <w:marRight w:val="0"/>
          <w:marTop w:val="0"/>
          <w:marBottom w:val="0"/>
          <w:divBdr>
            <w:top w:val="none" w:sz="0" w:space="0" w:color="auto"/>
            <w:left w:val="none" w:sz="0" w:space="0" w:color="auto"/>
            <w:bottom w:val="none" w:sz="0" w:space="0" w:color="auto"/>
            <w:right w:val="none" w:sz="0" w:space="0" w:color="auto"/>
          </w:divBdr>
        </w:div>
        <w:div w:id="838427560">
          <w:marLeft w:val="480"/>
          <w:marRight w:val="0"/>
          <w:marTop w:val="0"/>
          <w:marBottom w:val="0"/>
          <w:divBdr>
            <w:top w:val="none" w:sz="0" w:space="0" w:color="auto"/>
            <w:left w:val="none" w:sz="0" w:space="0" w:color="auto"/>
            <w:bottom w:val="none" w:sz="0" w:space="0" w:color="auto"/>
            <w:right w:val="none" w:sz="0" w:space="0" w:color="auto"/>
          </w:divBdr>
        </w:div>
        <w:div w:id="842554904">
          <w:marLeft w:val="480"/>
          <w:marRight w:val="0"/>
          <w:marTop w:val="0"/>
          <w:marBottom w:val="0"/>
          <w:divBdr>
            <w:top w:val="none" w:sz="0" w:space="0" w:color="auto"/>
            <w:left w:val="none" w:sz="0" w:space="0" w:color="auto"/>
            <w:bottom w:val="none" w:sz="0" w:space="0" w:color="auto"/>
            <w:right w:val="none" w:sz="0" w:space="0" w:color="auto"/>
          </w:divBdr>
        </w:div>
        <w:div w:id="861236851">
          <w:marLeft w:val="480"/>
          <w:marRight w:val="0"/>
          <w:marTop w:val="0"/>
          <w:marBottom w:val="0"/>
          <w:divBdr>
            <w:top w:val="none" w:sz="0" w:space="0" w:color="auto"/>
            <w:left w:val="none" w:sz="0" w:space="0" w:color="auto"/>
            <w:bottom w:val="none" w:sz="0" w:space="0" w:color="auto"/>
            <w:right w:val="none" w:sz="0" w:space="0" w:color="auto"/>
          </w:divBdr>
        </w:div>
        <w:div w:id="874196543">
          <w:marLeft w:val="480"/>
          <w:marRight w:val="0"/>
          <w:marTop w:val="0"/>
          <w:marBottom w:val="0"/>
          <w:divBdr>
            <w:top w:val="none" w:sz="0" w:space="0" w:color="auto"/>
            <w:left w:val="none" w:sz="0" w:space="0" w:color="auto"/>
            <w:bottom w:val="none" w:sz="0" w:space="0" w:color="auto"/>
            <w:right w:val="none" w:sz="0" w:space="0" w:color="auto"/>
          </w:divBdr>
        </w:div>
        <w:div w:id="881789312">
          <w:marLeft w:val="480"/>
          <w:marRight w:val="0"/>
          <w:marTop w:val="0"/>
          <w:marBottom w:val="0"/>
          <w:divBdr>
            <w:top w:val="none" w:sz="0" w:space="0" w:color="auto"/>
            <w:left w:val="none" w:sz="0" w:space="0" w:color="auto"/>
            <w:bottom w:val="none" w:sz="0" w:space="0" w:color="auto"/>
            <w:right w:val="none" w:sz="0" w:space="0" w:color="auto"/>
          </w:divBdr>
        </w:div>
        <w:div w:id="940995671">
          <w:marLeft w:val="480"/>
          <w:marRight w:val="0"/>
          <w:marTop w:val="0"/>
          <w:marBottom w:val="0"/>
          <w:divBdr>
            <w:top w:val="none" w:sz="0" w:space="0" w:color="auto"/>
            <w:left w:val="none" w:sz="0" w:space="0" w:color="auto"/>
            <w:bottom w:val="none" w:sz="0" w:space="0" w:color="auto"/>
            <w:right w:val="none" w:sz="0" w:space="0" w:color="auto"/>
          </w:divBdr>
        </w:div>
        <w:div w:id="987706169">
          <w:marLeft w:val="480"/>
          <w:marRight w:val="0"/>
          <w:marTop w:val="0"/>
          <w:marBottom w:val="0"/>
          <w:divBdr>
            <w:top w:val="none" w:sz="0" w:space="0" w:color="auto"/>
            <w:left w:val="none" w:sz="0" w:space="0" w:color="auto"/>
            <w:bottom w:val="none" w:sz="0" w:space="0" w:color="auto"/>
            <w:right w:val="none" w:sz="0" w:space="0" w:color="auto"/>
          </w:divBdr>
        </w:div>
        <w:div w:id="1048922184">
          <w:marLeft w:val="480"/>
          <w:marRight w:val="0"/>
          <w:marTop w:val="0"/>
          <w:marBottom w:val="0"/>
          <w:divBdr>
            <w:top w:val="none" w:sz="0" w:space="0" w:color="auto"/>
            <w:left w:val="none" w:sz="0" w:space="0" w:color="auto"/>
            <w:bottom w:val="none" w:sz="0" w:space="0" w:color="auto"/>
            <w:right w:val="none" w:sz="0" w:space="0" w:color="auto"/>
          </w:divBdr>
        </w:div>
        <w:div w:id="1121267895">
          <w:marLeft w:val="480"/>
          <w:marRight w:val="0"/>
          <w:marTop w:val="0"/>
          <w:marBottom w:val="0"/>
          <w:divBdr>
            <w:top w:val="none" w:sz="0" w:space="0" w:color="auto"/>
            <w:left w:val="none" w:sz="0" w:space="0" w:color="auto"/>
            <w:bottom w:val="none" w:sz="0" w:space="0" w:color="auto"/>
            <w:right w:val="none" w:sz="0" w:space="0" w:color="auto"/>
          </w:divBdr>
        </w:div>
        <w:div w:id="1143885646">
          <w:marLeft w:val="480"/>
          <w:marRight w:val="0"/>
          <w:marTop w:val="0"/>
          <w:marBottom w:val="0"/>
          <w:divBdr>
            <w:top w:val="none" w:sz="0" w:space="0" w:color="auto"/>
            <w:left w:val="none" w:sz="0" w:space="0" w:color="auto"/>
            <w:bottom w:val="none" w:sz="0" w:space="0" w:color="auto"/>
            <w:right w:val="none" w:sz="0" w:space="0" w:color="auto"/>
          </w:divBdr>
        </w:div>
        <w:div w:id="1144201892">
          <w:marLeft w:val="480"/>
          <w:marRight w:val="0"/>
          <w:marTop w:val="0"/>
          <w:marBottom w:val="0"/>
          <w:divBdr>
            <w:top w:val="none" w:sz="0" w:space="0" w:color="auto"/>
            <w:left w:val="none" w:sz="0" w:space="0" w:color="auto"/>
            <w:bottom w:val="none" w:sz="0" w:space="0" w:color="auto"/>
            <w:right w:val="none" w:sz="0" w:space="0" w:color="auto"/>
          </w:divBdr>
        </w:div>
        <w:div w:id="1175531627">
          <w:marLeft w:val="480"/>
          <w:marRight w:val="0"/>
          <w:marTop w:val="0"/>
          <w:marBottom w:val="0"/>
          <w:divBdr>
            <w:top w:val="none" w:sz="0" w:space="0" w:color="auto"/>
            <w:left w:val="none" w:sz="0" w:space="0" w:color="auto"/>
            <w:bottom w:val="none" w:sz="0" w:space="0" w:color="auto"/>
            <w:right w:val="none" w:sz="0" w:space="0" w:color="auto"/>
          </w:divBdr>
        </w:div>
        <w:div w:id="1181700571">
          <w:marLeft w:val="480"/>
          <w:marRight w:val="0"/>
          <w:marTop w:val="0"/>
          <w:marBottom w:val="0"/>
          <w:divBdr>
            <w:top w:val="none" w:sz="0" w:space="0" w:color="auto"/>
            <w:left w:val="none" w:sz="0" w:space="0" w:color="auto"/>
            <w:bottom w:val="none" w:sz="0" w:space="0" w:color="auto"/>
            <w:right w:val="none" w:sz="0" w:space="0" w:color="auto"/>
          </w:divBdr>
        </w:div>
        <w:div w:id="1215504009">
          <w:marLeft w:val="480"/>
          <w:marRight w:val="0"/>
          <w:marTop w:val="0"/>
          <w:marBottom w:val="0"/>
          <w:divBdr>
            <w:top w:val="none" w:sz="0" w:space="0" w:color="auto"/>
            <w:left w:val="none" w:sz="0" w:space="0" w:color="auto"/>
            <w:bottom w:val="none" w:sz="0" w:space="0" w:color="auto"/>
            <w:right w:val="none" w:sz="0" w:space="0" w:color="auto"/>
          </w:divBdr>
        </w:div>
        <w:div w:id="1233195228">
          <w:marLeft w:val="480"/>
          <w:marRight w:val="0"/>
          <w:marTop w:val="0"/>
          <w:marBottom w:val="0"/>
          <w:divBdr>
            <w:top w:val="none" w:sz="0" w:space="0" w:color="auto"/>
            <w:left w:val="none" w:sz="0" w:space="0" w:color="auto"/>
            <w:bottom w:val="none" w:sz="0" w:space="0" w:color="auto"/>
            <w:right w:val="none" w:sz="0" w:space="0" w:color="auto"/>
          </w:divBdr>
        </w:div>
        <w:div w:id="1243030044">
          <w:marLeft w:val="480"/>
          <w:marRight w:val="0"/>
          <w:marTop w:val="0"/>
          <w:marBottom w:val="0"/>
          <w:divBdr>
            <w:top w:val="none" w:sz="0" w:space="0" w:color="auto"/>
            <w:left w:val="none" w:sz="0" w:space="0" w:color="auto"/>
            <w:bottom w:val="none" w:sz="0" w:space="0" w:color="auto"/>
            <w:right w:val="none" w:sz="0" w:space="0" w:color="auto"/>
          </w:divBdr>
        </w:div>
        <w:div w:id="1388800782">
          <w:marLeft w:val="480"/>
          <w:marRight w:val="0"/>
          <w:marTop w:val="0"/>
          <w:marBottom w:val="0"/>
          <w:divBdr>
            <w:top w:val="none" w:sz="0" w:space="0" w:color="auto"/>
            <w:left w:val="none" w:sz="0" w:space="0" w:color="auto"/>
            <w:bottom w:val="none" w:sz="0" w:space="0" w:color="auto"/>
            <w:right w:val="none" w:sz="0" w:space="0" w:color="auto"/>
          </w:divBdr>
        </w:div>
        <w:div w:id="1413550185">
          <w:marLeft w:val="480"/>
          <w:marRight w:val="0"/>
          <w:marTop w:val="0"/>
          <w:marBottom w:val="0"/>
          <w:divBdr>
            <w:top w:val="none" w:sz="0" w:space="0" w:color="auto"/>
            <w:left w:val="none" w:sz="0" w:space="0" w:color="auto"/>
            <w:bottom w:val="none" w:sz="0" w:space="0" w:color="auto"/>
            <w:right w:val="none" w:sz="0" w:space="0" w:color="auto"/>
          </w:divBdr>
        </w:div>
        <w:div w:id="1446970637">
          <w:marLeft w:val="480"/>
          <w:marRight w:val="0"/>
          <w:marTop w:val="0"/>
          <w:marBottom w:val="0"/>
          <w:divBdr>
            <w:top w:val="none" w:sz="0" w:space="0" w:color="auto"/>
            <w:left w:val="none" w:sz="0" w:space="0" w:color="auto"/>
            <w:bottom w:val="none" w:sz="0" w:space="0" w:color="auto"/>
            <w:right w:val="none" w:sz="0" w:space="0" w:color="auto"/>
          </w:divBdr>
        </w:div>
        <w:div w:id="1463840620">
          <w:marLeft w:val="480"/>
          <w:marRight w:val="0"/>
          <w:marTop w:val="0"/>
          <w:marBottom w:val="0"/>
          <w:divBdr>
            <w:top w:val="none" w:sz="0" w:space="0" w:color="auto"/>
            <w:left w:val="none" w:sz="0" w:space="0" w:color="auto"/>
            <w:bottom w:val="none" w:sz="0" w:space="0" w:color="auto"/>
            <w:right w:val="none" w:sz="0" w:space="0" w:color="auto"/>
          </w:divBdr>
        </w:div>
        <w:div w:id="1492525387">
          <w:marLeft w:val="480"/>
          <w:marRight w:val="0"/>
          <w:marTop w:val="0"/>
          <w:marBottom w:val="0"/>
          <w:divBdr>
            <w:top w:val="none" w:sz="0" w:space="0" w:color="auto"/>
            <w:left w:val="none" w:sz="0" w:space="0" w:color="auto"/>
            <w:bottom w:val="none" w:sz="0" w:space="0" w:color="auto"/>
            <w:right w:val="none" w:sz="0" w:space="0" w:color="auto"/>
          </w:divBdr>
        </w:div>
        <w:div w:id="1501656482">
          <w:marLeft w:val="480"/>
          <w:marRight w:val="0"/>
          <w:marTop w:val="0"/>
          <w:marBottom w:val="0"/>
          <w:divBdr>
            <w:top w:val="none" w:sz="0" w:space="0" w:color="auto"/>
            <w:left w:val="none" w:sz="0" w:space="0" w:color="auto"/>
            <w:bottom w:val="none" w:sz="0" w:space="0" w:color="auto"/>
            <w:right w:val="none" w:sz="0" w:space="0" w:color="auto"/>
          </w:divBdr>
        </w:div>
        <w:div w:id="1546412177">
          <w:marLeft w:val="480"/>
          <w:marRight w:val="0"/>
          <w:marTop w:val="0"/>
          <w:marBottom w:val="0"/>
          <w:divBdr>
            <w:top w:val="none" w:sz="0" w:space="0" w:color="auto"/>
            <w:left w:val="none" w:sz="0" w:space="0" w:color="auto"/>
            <w:bottom w:val="none" w:sz="0" w:space="0" w:color="auto"/>
            <w:right w:val="none" w:sz="0" w:space="0" w:color="auto"/>
          </w:divBdr>
        </w:div>
        <w:div w:id="1549801035">
          <w:marLeft w:val="480"/>
          <w:marRight w:val="0"/>
          <w:marTop w:val="0"/>
          <w:marBottom w:val="0"/>
          <w:divBdr>
            <w:top w:val="none" w:sz="0" w:space="0" w:color="auto"/>
            <w:left w:val="none" w:sz="0" w:space="0" w:color="auto"/>
            <w:bottom w:val="none" w:sz="0" w:space="0" w:color="auto"/>
            <w:right w:val="none" w:sz="0" w:space="0" w:color="auto"/>
          </w:divBdr>
        </w:div>
        <w:div w:id="1608929520">
          <w:marLeft w:val="480"/>
          <w:marRight w:val="0"/>
          <w:marTop w:val="0"/>
          <w:marBottom w:val="0"/>
          <w:divBdr>
            <w:top w:val="none" w:sz="0" w:space="0" w:color="auto"/>
            <w:left w:val="none" w:sz="0" w:space="0" w:color="auto"/>
            <w:bottom w:val="none" w:sz="0" w:space="0" w:color="auto"/>
            <w:right w:val="none" w:sz="0" w:space="0" w:color="auto"/>
          </w:divBdr>
        </w:div>
        <w:div w:id="1643727132">
          <w:marLeft w:val="480"/>
          <w:marRight w:val="0"/>
          <w:marTop w:val="0"/>
          <w:marBottom w:val="0"/>
          <w:divBdr>
            <w:top w:val="none" w:sz="0" w:space="0" w:color="auto"/>
            <w:left w:val="none" w:sz="0" w:space="0" w:color="auto"/>
            <w:bottom w:val="none" w:sz="0" w:space="0" w:color="auto"/>
            <w:right w:val="none" w:sz="0" w:space="0" w:color="auto"/>
          </w:divBdr>
        </w:div>
        <w:div w:id="1664510074">
          <w:marLeft w:val="480"/>
          <w:marRight w:val="0"/>
          <w:marTop w:val="0"/>
          <w:marBottom w:val="0"/>
          <w:divBdr>
            <w:top w:val="none" w:sz="0" w:space="0" w:color="auto"/>
            <w:left w:val="none" w:sz="0" w:space="0" w:color="auto"/>
            <w:bottom w:val="none" w:sz="0" w:space="0" w:color="auto"/>
            <w:right w:val="none" w:sz="0" w:space="0" w:color="auto"/>
          </w:divBdr>
        </w:div>
        <w:div w:id="1699161899">
          <w:marLeft w:val="480"/>
          <w:marRight w:val="0"/>
          <w:marTop w:val="0"/>
          <w:marBottom w:val="0"/>
          <w:divBdr>
            <w:top w:val="none" w:sz="0" w:space="0" w:color="auto"/>
            <w:left w:val="none" w:sz="0" w:space="0" w:color="auto"/>
            <w:bottom w:val="none" w:sz="0" w:space="0" w:color="auto"/>
            <w:right w:val="none" w:sz="0" w:space="0" w:color="auto"/>
          </w:divBdr>
        </w:div>
        <w:div w:id="1765607151">
          <w:marLeft w:val="480"/>
          <w:marRight w:val="0"/>
          <w:marTop w:val="0"/>
          <w:marBottom w:val="0"/>
          <w:divBdr>
            <w:top w:val="none" w:sz="0" w:space="0" w:color="auto"/>
            <w:left w:val="none" w:sz="0" w:space="0" w:color="auto"/>
            <w:bottom w:val="none" w:sz="0" w:space="0" w:color="auto"/>
            <w:right w:val="none" w:sz="0" w:space="0" w:color="auto"/>
          </w:divBdr>
        </w:div>
        <w:div w:id="1778331393">
          <w:marLeft w:val="480"/>
          <w:marRight w:val="0"/>
          <w:marTop w:val="0"/>
          <w:marBottom w:val="0"/>
          <w:divBdr>
            <w:top w:val="none" w:sz="0" w:space="0" w:color="auto"/>
            <w:left w:val="none" w:sz="0" w:space="0" w:color="auto"/>
            <w:bottom w:val="none" w:sz="0" w:space="0" w:color="auto"/>
            <w:right w:val="none" w:sz="0" w:space="0" w:color="auto"/>
          </w:divBdr>
        </w:div>
        <w:div w:id="1786074814">
          <w:marLeft w:val="480"/>
          <w:marRight w:val="0"/>
          <w:marTop w:val="0"/>
          <w:marBottom w:val="0"/>
          <w:divBdr>
            <w:top w:val="none" w:sz="0" w:space="0" w:color="auto"/>
            <w:left w:val="none" w:sz="0" w:space="0" w:color="auto"/>
            <w:bottom w:val="none" w:sz="0" w:space="0" w:color="auto"/>
            <w:right w:val="none" w:sz="0" w:space="0" w:color="auto"/>
          </w:divBdr>
        </w:div>
        <w:div w:id="1810705337">
          <w:marLeft w:val="480"/>
          <w:marRight w:val="0"/>
          <w:marTop w:val="0"/>
          <w:marBottom w:val="0"/>
          <w:divBdr>
            <w:top w:val="none" w:sz="0" w:space="0" w:color="auto"/>
            <w:left w:val="none" w:sz="0" w:space="0" w:color="auto"/>
            <w:bottom w:val="none" w:sz="0" w:space="0" w:color="auto"/>
            <w:right w:val="none" w:sz="0" w:space="0" w:color="auto"/>
          </w:divBdr>
        </w:div>
        <w:div w:id="1828353062">
          <w:marLeft w:val="480"/>
          <w:marRight w:val="0"/>
          <w:marTop w:val="0"/>
          <w:marBottom w:val="0"/>
          <w:divBdr>
            <w:top w:val="none" w:sz="0" w:space="0" w:color="auto"/>
            <w:left w:val="none" w:sz="0" w:space="0" w:color="auto"/>
            <w:bottom w:val="none" w:sz="0" w:space="0" w:color="auto"/>
            <w:right w:val="none" w:sz="0" w:space="0" w:color="auto"/>
          </w:divBdr>
        </w:div>
        <w:div w:id="1833638635">
          <w:marLeft w:val="480"/>
          <w:marRight w:val="0"/>
          <w:marTop w:val="0"/>
          <w:marBottom w:val="0"/>
          <w:divBdr>
            <w:top w:val="none" w:sz="0" w:space="0" w:color="auto"/>
            <w:left w:val="none" w:sz="0" w:space="0" w:color="auto"/>
            <w:bottom w:val="none" w:sz="0" w:space="0" w:color="auto"/>
            <w:right w:val="none" w:sz="0" w:space="0" w:color="auto"/>
          </w:divBdr>
        </w:div>
        <w:div w:id="1892840380">
          <w:marLeft w:val="480"/>
          <w:marRight w:val="0"/>
          <w:marTop w:val="0"/>
          <w:marBottom w:val="0"/>
          <w:divBdr>
            <w:top w:val="none" w:sz="0" w:space="0" w:color="auto"/>
            <w:left w:val="none" w:sz="0" w:space="0" w:color="auto"/>
            <w:bottom w:val="none" w:sz="0" w:space="0" w:color="auto"/>
            <w:right w:val="none" w:sz="0" w:space="0" w:color="auto"/>
          </w:divBdr>
        </w:div>
        <w:div w:id="1906647612">
          <w:marLeft w:val="480"/>
          <w:marRight w:val="0"/>
          <w:marTop w:val="0"/>
          <w:marBottom w:val="0"/>
          <w:divBdr>
            <w:top w:val="none" w:sz="0" w:space="0" w:color="auto"/>
            <w:left w:val="none" w:sz="0" w:space="0" w:color="auto"/>
            <w:bottom w:val="none" w:sz="0" w:space="0" w:color="auto"/>
            <w:right w:val="none" w:sz="0" w:space="0" w:color="auto"/>
          </w:divBdr>
        </w:div>
        <w:div w:id="1921449986">
          <w:marLeft w:val="480"/>
          <w:marRight w:val="0"/>
          <w:marTop w:val="0"/>
          <w:marBottom w:val="0"/>
          <w:divBdr>
            <w:top w:val="none" w:sz="0" w:space="0" w:color="auto"/>
            <w:left w:val="none" w:sz="0" w:space="0" w:color="auto"/>
            <w:bottom w:val="none" w:sz="0" w:space="0" w:color="auto"/>
            <w:right w:val="none" w:sz="0" w:space="0" w:color="auto"/>
          </w:divBdr>
        </w:div>
        <w:div w:id="1928881207">
          <w:marLeft w:val="480"/>
          <w:marRight w:val="0"/>
          <w:marTop w:val="0"/>
          <w:marBottom w:val="0"/>
          <w:divBdr>
            <w:top w:val="none" w:sz="0" w:space="0" w:color="auto"/>
            <w:left w:val="none" w:sz="0" w:space="0" w:color="auto"/>
            <w:bottom w:val="none" w:sz="0" w:space="0" w:color="auto"/>
            <w:right w:val="none" w:sz="0" w:space="0" w:color="auto"/>
          </w:divBdr>
        </w:div>
        <w:div w:id="1948811051">
          <w:marLeft w:val="480"/>
          <w:marRight w:val="0"/>
          <w:marTop w:val="0"/>
          <w:marBottom w:val="0"/>
          <w:divBdr>
            <w:top w:val="none" w:sz="0" w:space="0" w:color="auto"/>
            <w:left w:val="none" w:sz="0" w:space="0" w:color="auto"/>
            <w:bottom w:val="none" w:sz="0" w:space="0" w:color="auto"/>
            <w:right w:val="none" w:sz="0" w:space="0" w:color="auto"/>
          </w:divBdr>
        </w:div>
        <w:div w:id="1972976221">
          <w:marLeft w:val="480"/>
          <w:marRight w:val="0"/>
          <w:marTop w:val="0"/>
          <w:marBottom w:val="0"/>
          <w:divBdr>
            <w:top w:val="none" w:sz="0" w:space="0" w:color="auto"/>
            <w:left w:val="none" w:sz="0" w:space="0" w:color="auto"/>
            <w:bottom w:val="none" w:sz="0" w:space="0" w:color="auto"/>
            <w:right w:val="none" w:sz="0" w:space="0" w:color="auto"/>
          </w:divBdr>
        </w:div>
        <w:div w:id="1977908513">
          <w:marLeft w:val="480"/>
          <w:marRight w:val="0"/>
          <w:marTop w:val="0"/>
          <w:marBottom w:val="0"/>
          <w:divBdr>
            <w:top w:val="none" w:sz="0" w:space="0" w:color="auto"/>
            <w:left w:val="none" w:sz="0" w:space="0" w:color="auto"/>
            <w:bottom w:val="none" w:sz="0" w:space="0" w:color="auto"/>
            <w:right w:val="none" w:sz="0" w:space="0" w:color="auto"/>
          </w:divBdr>
        </w:div>
        <w:div w:id="1979990386">
          <w:marLeft w:val="480"/>
          <w:marRight w:val="0"/>
          <w:marTop w:val="0"/>
          <w:marBottom w:val="0"/>
          <w:divBdr>
            <w:top w:val="none" w:sz="0" w:space="0" w:color="auto"/>
            <w:left w:val="none" w:sz="0" w:space="0" w:color="auto"/>
            <w:bottom w:val="none" w:sz="0" w:space="0" w:color="auto"/>
            <w:right w:val="none" w:sz="0" w:space="0" w:color="auto"/>
          </w:divBdr>
        </w:div>
        <w:div w:id="1985696233">
          <w:marLeft w:val="480"/>
          <w:marRight w:val="0"/>
          <w:marTop w:val="0"/>
          <w:marBottom w:val="0"/>
          <w:divBdr>
            <w:top w:val="none" w:sz="0" w:space="0" w:color="auto"/>
            <w:left w:val="none" w:sz="0" w:space="0" w:color="auto"/>
            <w:bottom w:val="none" w:sz="0" w:space="0" w:color="auto"/>
            <w:right w:val="none" w:sz="0" w:space="0" w:color="auto"/>
          </w:divBdr>
        </w:div>
        <w:div w:id="2050914456">
          <w:marLeft w:val="480"/>
          <w:marRight w:val="0"/>
          <w:marTop w:val="0"/>
          <w:marBottom w:val="0"/>
          <w:divBdr>
            <w:top w:val="none" w:sz="0" w:space="0" w:color="auto"/>
            <w:left w:val="none" w:sz="0" w:space="0" w:color="auto"/>
            <w:bottom w:val="none" w:sz="0" w:space="0" w:color="auto"/>
            <w:right w:val="none" w:sz="0" w:space="0" w:color="auto"/>
          </w:divBdr>
        </w:div>
        <w:div w:id="2057241797">
          <w:marLeft w:val="480"/>
          <w:marRight w:val="0"/>
          <w:marTop w:val="0"/>
          <w:marBottom w:val="0"/>
          <w:divBdr>
            <w:top w:val="none" w:sz="0" w:space="0" w:color="auto"/>
            <w:left w:val="none" w:sz="0" w:space="0" w:color="auto"/>
            <w:bottom w:val="none" w:sz="0" w:space="0" w:color="auto"/>
            <w:right w:val="none" w:sz="0" w:space="0" w:color="auto"/>
          </w:divBdr>
        </w:div>
        <w:div w:id="2074692840">
          <w:marLeft w:val="480"/>
          <w:marRight w:val="0"/>
          <w:marTop w:val="0"/>
          <w:marBottom w:val="0"/>
          <w:divBdr>
            <w:top w:val="none" w:sz="0" w:space="0" w:color="auto"/>
            <w:left w:val="none" w:sz="0" w:space="0" w:color="auto"/>
            <w:bottom w:val="none" w:sz="0" w:space="0" w:color="auto"/>
            <w:right w:val="none" w:sz="0" w:space="0" w:color="auto"/>
          </w:divBdr>
        </w:div>
        <w:div w:id="2076926238">
          <w:marLeft w:val="480"/>
          <w:marRight w:val="0"/>
          <w:marTop w:val="0"/>
          <w:marBottom w:val="0"/>
          <w:divBdr>
            <w:top w:val="none" w:sz="0" w:space="0" w:color="auto"/>
            <w:left w:val="none" w:sz="0" w:space="0" w:color="auto"/>
            <w:bottom w:val="none" w:sz="0" w:space="0" w:color="auto"/>
            <w:right w:val="none" w:sz="0" w:space="0" w:color="auto"/>
          </w:divBdr>
        </w:div>
        <w:div w:id="2092777914">
          <w:marLeft w:val="480"/>
          <w:marRight w:val="0"/>
          <w:marTop w:val="0"/>
          <w:marBottom w:val="0"/>
          <w:divBdr>
            <w:top w:val="none" w:sz="0" w:space="0" w:color="auto"/>
            <w:left w:val="none" w:sz="0" w:space="0" w:color="auto"/>
            <w:bottom w:val="none" w:sz="0" w:space="0" w:color="auto"/>
            <w:right w:val="none" w:sz="0" w:space="0" w:color="auto"/>
          </w:divBdr>
        </w:div>
        <w:div w:id="2100372814">
          <w:marLeft w:val="480"/>
          <w:marRight w:val="0"/>
          <w:marTop w:val="0"/>
          <w:marBottom w:val="0"/>
          <w:divBdr>
            <w:top w:val="none" w:sz="0" w:space="0" w:color="auto"/>
            <w:left w:val="none" w:sz="0" w:space="0" w:color="auto"/>
            <w:bottom w:val="none" w:sz="0" w:space="0" w:color="auto"/>
            <w:right w:val="none" w:sz="0" w:space="0" w:color="auto"/>
          </w:divBdr>
        </w:div>
      </w:divsChild>
    </w:div>
    <w:div w:id="301008042">
      <w:bodyDiv w:val="1"/>
      <w:marLeft w:val="0"/>
      <w:marRight w:val="0"/>
      <w:marTop w:val="0"/>
      <w:marBottom w:val="0"/>
      <w:divBdr>
        <w:top w:val="none" w:sz="0" w:space="0" w:color="auto"/>
        <w:left w:val="none" w:sz="0" w:space="0" w:color="auto"/>
        <w:bottom w:val="none" w:sz="0" w:space="0" w:color="auto"/>
        <w:right w:val="none" w:sz="0" w:space="0" w:color="auto"/>
      </w:divBdr>
      <w:divsChild>
        <w:div w:id="61293547">
          <w:marLeft w:val="480"/>
          <w:marRight w:val="0"/>
          <w:marTop w:val="0"/>
          <w:marBottom w:val="0"/>
          <w:divBdr>
            <w:top w:val="none" w:sz="0" w:space="0" w:color="auto"/>
            <w:left w:val="none" w:sz="0" w:space="0" w:color="auto"/>
            <w:bottom w:val="none" w:sz="0" w:space="0" w:color="auto"/>
            <w:right w:val="none" w:sz="0" w:space="0" w:color="auto"/>
          </w:divBdr>
        </w:div>
        <w:div w:id="77946916">
          <w:marLeft w:val="480"/>
          <w:marRight w:val="0"/>
          <w:marTop w:val="0"/>
          <w:marBottom w:val="0"/>
          <w:divBdr>
            <w:top w:val="none" w:sz="0" w:space="0" w:color="auto"/>
            <w:left w:val="none" w:sz="0" w:space="0" w:color="auto"/>
            <w:bottom w:val="none" w:sz="0" w:space="0" w:color="auto"/>
            <w:right w:val="none" w:sz="0" w:space="0" w:color="auto"/>
          </w:divBdr>
        </w:div>
        <w:div w:id="91703885">
          <w:marLeft w:val="480"/>
          <w:marRight w:val="0"/>
          <w:marTop w:val="0"/>
          <w:marBottom w:val="0"/>
          <w:divBdr>
            <w:top w:val="none" w:sz="0" w:space="0" w:color="auto"/>
            <w:left w:val="none" w:sz="0" w:space="0" w:color="auto"/>
            <w:bottom w:val="none" w:sz="0" w:space="0" w:color="auto"/>
            <w:right w:val="none" w:sz="0" w:space="0" w:color="auto"/>
          </w:divBdr>
        </w:div>
        <w:div w:id="92171293">
          <w:marLeft w:val="480"/>
          <w:marRight w:val="0"/>
          <w:marTop w:val="0"/>
          <w:marBottom w:val="0"/>
          <w:divBdr>
            <w:top w:val="none" w:sz="0" w:space="0" w:color="auto"/>
            <w:left w:val="none" w:sz="0" w:space="0" w:color="auto"/>
            <w:bottom w:val="none" w:sz="0" w:space="0" w:color="auto"/>
            <w:right w:val="none" w:sz="0" w:space="0" w:color="auto"/>
          </w:divBdr>
        </w:div>
        <w:div w:id="100731564">
          <w:marLeft w:val="480"/>
          <w:marRight w:val="0"/>
          <w:marTop w:val="0"/>
          <w:marBottom w:val="0"/>
          <w:divBdr>
            <w:top w:val="none" w:sz="0" w:space="0" w:color="auto"/>
            <w:left w:val="none" w:sz="0" w:space="0" w:color="auto"/>
            <w:bottom w:val="none" w:sz="0" w:space="0" w:color="auto"/>
            <w:right w:val="none" w:sz="0" w:space="0" w:color="auto"/>
          </w:divBdr>
        </w:div>
        <w:div w:id="112604191">
          <w:marLeft w:val="480"/>
          <w:marRight w:val="0"/>
          <w:marTop w:val="0"/>
          <w:marBottom w:val="0"/>
          <w:divBdr>
            <w:top w:val="none" w:sz="0" w:space="0" w:color="auto"/>
            <w:left w:val="none" w:sz="0" w:space="0" w:color="auto"/>
            <w:bottom w:val="none" w:sz="0" w:space="0" w:color="auto"/>
            <w:right w:val="none" w:sz="0" w:space="0" w:color="auto"/>
          </w:divBdr>
        </w:div>
        <w:div w:id="123735110">
          <w:marLeft w:val="480"/>
          <w:marRight w:val="0"/>
          <w:marTop w:val="0"/>
          <w:marBottom w:val="0"/>
          <w:divBdr>
            <w:top w:val="none" w:sz="0" w:space="0" w:color="auto"/>
            <w:left w:val="none" w:sz="0" w:space="0" w:color="auto"/>
            <w:bottom w:val="none" w:sz="0" w:space="0" w:color="auto"/>
            <w:right w:val="none" w:sz="0" w:space="0" w:color="auto"/>
          </w:divBdr>
        </w:div>
        <w:div w:id="163712088">
          <w:marLeft w:val="480"/>
          <w:marRight w:val="0"/>
          <w:marTop w:val="0"/>
          <w:marBottom w:val="0"/>
          <w:divBdr>
            <w:top w:val="none" w:sz="0" w:space="0" w:color="auto"/>
            <w:left w:val="none" w:sz="0" w:space="0" w:color="auto"/>
            <w:bottom w:val="none" w:sz="0" w:space="0" w:color="auto"/>
            <w:right w:val="none" w:sz="0" w:space="0" w:color="auto"/>
          </w:divBdr>
        </w:div>
        <w:div w:id="167134117">
          <w:marLeft w:val="480"/>
          <w:marRight w:val="0"/>
          <w:marTop w:val="0"/>
          <w:marBottom w:val="0"/>
          <w:divBdr>
            <w:top w:val="none" w:sz="0" w:space="0" w:color="auto"/>
            <w:left w:val="none" w:sz="0" w:space="0" w:color="auto"/>
            <w:bottom w:val="none" w:sz="0" w:space="0" w:color="auto"/>
            <w:right w:val="none" w:sz="0" w:space="0" w:color="auto"/>
          </w:divBdr>
        </w:div>
        <w:div w:id="181212121">
          <w:marLeft w:val="480"/>
          <w:marRight w:val="0"/>
          <w:marTop w:val="0"/>
          <w:marBottom w:val="0"/>
          <w:divBdr>
            <w:top w:val="none" w:sz="0" w:space="0" w:color="auto"/>
            <w:left w:val="none" w:sz="0" w:space="0" w:color="auto"/>
            <w:bottom w:val="none" w:sz="0" w:space="0" w:color="auto"/>
            <w:right w:val="none" w:sz="0" w:space="0" w:color="auto"/>
          </w:divBdr>
        </w:div>
        <w:div w:id="229848965">
          <w:marLeft w:val="480"/>
          <w:marRight w:val="0"/>
          <w:marTop w:val="0"/>
          <w:marBottom w:val="0"/>
          <w:divBdr>
            <w:top w:val="none" w:sz="0" w:space="0" w:color="auto"/>
            <w:left w:val="none" w:sz="0" w:space="0" w:color="auto"/>
            <w:bottom w:val="none" w:sz="0" w:space="0" w:color="auto"/>
            <w:right w:val="none" w:sz="0" w:space="0" w:color="auto"/>
          </w:divBdr>
        </w:div>
        <w:div w:id="242180216">
          <w:marLeft w:val="480"/>
          <w:marRight w:val="0"/>
          <w:marTop w:val="0"/>
          <w:marBottom w:val="0"/>
          <w:divBdr>
            <w:top w:val="none" w:sz="0" w:space="0" w:color="auto"/>
            <w:left w:val="none" w:sz="0" w:space="0" w:color="auto"/>
            <w:bottom w:val="none" w:sz="0" w:space="0" w:color="auto"/>
            <w:right w:val="none" w:sz="0" w:space="0" w:color="auto"/>
          </w:divBdr>
        </w:div>
        <w:div w:id="274024681">
          <w:marLeft w:val="480"/>
          <w:marRight w:val="0"/>
          <w:marTop w:val="0"/>
          <w:marBottom w:val="0"/>
          <w:divBdr>
            <w:top w:val="none" w:sz="0" w:space="0" w:color="auto"/>
            <w:left w:val="none" w:sz="0" w:space="0" w:color="auto"/>
            <w:bottom w:val="none" w:sz="0" w:space="0" w:color="auto"/>
            <w:right w:val="none" w:sz="0" w:space="0" w:color="auto"/>
          </w:divBdr>
        </w:div>
        <w:div w:id="309751473">
          <w:marLeft w:val="480"/>
          <w:marRight w:val="0"/>
          <w:marTop w:val="0"/>
          <w:marBottom w:val="0"/>
          <w:divBdr>
            <w:top w:val="none" w:sz="0" w:space="0" w:color="auto"/>
            <w:left w:val="none" w:sz="0" w:space="0" w:color="auto"/>
            <w:bottom w:val="none" w:sz="0" w:space="0" w:color="auto"/>
            <w:right w:val="none" w:sz="0" w:space="0" w:color="auto"/>
          </w:divBdr>
        </w:div>
        <w:div w:id="318727830">
          <w:marLeft w:val="480"/>
          <w:marRight w:val="0"/>
          <w:marTop w:val="0"/>
          <w:marBottom w:val="0"/>
          <w:divBdr>
            <w:top w:val="none" w:sz="0" w:space="0" w:color="auto"/>
            <w:left w:val="none" w:sz="0" w:space="0" w:color="auto"/>
            <w:bottom w:val="none" w:sz="0" w:space="0" w:color="auto"/>
            <w:right w:val="none" w:sz="0" w:space="0" w:color="auto"/>
          </w:divBdr>
        </w:div>
        <w:div w:id="332415895">
          <w:marLeft w:val="480"/>
          <w:marRight w:val="0"/>
          <w:marTop w:val="0"/>
          <w:marBottom w:val="0"/>
          <w:divBdr>
            <w:top w:val="none" w:sz="0" w:space="0" w:color="auto"/>
            <w:left w:val="none" w:sz="0" w:space="0" w:color="auto"/>
            <w:bottom w:val="none" w:sz="0" w:space="0" w:color="auto"/>
            <w:right w:val="none" w:sz="0" w:space="0" w:color="auto"/>
          </w:divBdr>
        </w:div>
        <w:div w:id="396125308">
          <w:marLeft w:val="480"/>
          <w:marRight w:val="0"/>
          <w:marTop w:val="0"/>
          <w:marBottom w:val="0"/>
          <w:divBdr>
            <w:top w:val="none" w:sz="0" w:space="0" w:color="auto"/>
            <w:left w:val="none" w:sz="0" w:space="0" w:color="auto"/>
            <w:bottom w:val="none" w:sz="0" w:space="0" w:color="auto"/>
            <w:right w:val="none" w:sz="0" w:space="0" w:color="auto"/>
          </w:divBdr>
        </w:div>
        <w:div w:id="406418464">
          <w:marLeft w:val="480"/>
          <w:marRight w:val="0"/>
          <w:marTop w:val="0"/>
          <w:marBottom w:val="0"/>
          <w:divBdr>
            <w:top w:val="none" w:sz="0" w:space="0" w:color="auto"/>
            <w:left w:val="none" w:sz="0" w:space="0" w:color="auto"/>
            <w:bottom w:val="none" w:sz="0" w:space="0" w:color="auto"/>
            <w:right w:val="none" w:sz="0" w:space="0" w:color="auto"/>
          </w:divBdr>
        </w:div>
        <w:div w:id="410855053">
          <w:marLeft w:val="480"/>
          <w:marRight w:val="0"/>
          <w:marTop w:val="0"/>
          <w:marBottom w:val="0"/>
          <w:divBdr>
            <w:top w:val="none" w:sz="0" w:space="0" w:color="auto"/>
            <w:left w:val="none" w:sz="0" w:space="0" w:color="auto"/>
            <w:bottom w:val="none" w:sz="0" w:space="0" w:color="auto"/>
            <w:right w:val="none" w:sz="0" w:space="0" w:color="auto"/>
          </w:divBdr>
        </w:div>
        <w:div w:id="418597400">
          <w:marLeft w:val="480"/>
          <w:marRight w:val="0"/>
          <w:marTop w:val="0"/>
          <w:marBottom w:val="0"/>
          <w:divBdr>
            <w:top w:val="none" w:sz="0" w:space="0" w:color="auto"/>
            <w:left w:val="none" w:sz="0" w:space="0" w:color="auto"/>
            <w:bottom w:val="none" w:sz="0" w:space="0" w:color="auto"/>
            <w:right w:val="none" w:sz="0" w:space="0" w:color="auto"/>
          </w:divBdr>
        </w:div>
        <w:div w:id="456684003">
          <w:marLeft w:val="480"/>
          <w:marRight w:val="0"/>
          <w:marTop w:val="0"/>
          <w:marBottom w:val="0"/>
          <w:divBdr>
            <w:top w:val="none" w:sz="0" w:space="0" w:color="auto"/>
            <w:left w:val="none" w:sz="0" w:space="0" w:color="auto"/>
            <w:bottom w:val="none" w:sz="0" w:space="0" w:color="auto"/>
            <w:right w:val="none" w:sz="0" w:space="0" w:color="auto"/>
          </w:divBdr>
        </w:div>
        <w:div w:id="488130824">
          <w:marLeft w:val="480"/>
          <w:marRight w:val="0"/>
          <w:marTop w:val="0"/>
          <w:marBottom w:val="0"/>
          <w:divBdr>
            <w:top w:val="none" w:sz="0" w:space="0" w:color="auto"/>
            <w:left w:val="none" w:sz="0" w:space="0" w:color="auto"/>
            <w:bottom w:val="none" w:sz="0" w:space="0" w:color="auto"/>
            <w:right w:val="none" w:sz="0" w:space="0" w:color="auto"/>
          </w:divBdr>
        </w:div>
        <w:div w:id="508106120">
          <w:marLeft w:val="480"/>
          <w:marRight w:val="0"/>
          <w:marTop w:val="0"/>
          <w:marBottom w:val="0"/>
          <w:divBdr>
            <w:top w:val="none" w:sz="0" w:space="0" w:color="auto"/>
            <w:left w:val="none" w:sz="0" w:space="0" w:color="auto"/>
            <w:bottom w:val="none" w:sz="0" w:space="0" w:color="auto"/>
            <w:right w:val="none" w:sz="0" w:space="0" w:color="auto"/>
          </w:divBdr>
        </w:div>
        <w:div w:id="519658970">
          <w:marLeft w:val="480"/>
          <w:marRight w:val="0"/>
          <w:marTop w:val="0"/>
          <w:marBottom w:val="0"/>
          <w:divBdr>
            <w:top w:val="none" w:sz="0" w:space="0" w:color="auto"/>
            <w:left w:val="none" w:sz="0" w:space="0" w:color="auto"/>
            <w:bottom w:val="none" w:sz="0" w:space="0" w:color="auto"/>
            <w:right w:val="none" w:sz="0" w:space="0" w:color="auto"/>
          </w:divBdr>
        </w:div>
        <w:div w:id="544104880">
          <w:marLeft w:val="480"/>
          <w:marRight w:val="0"/>
          <w:marTop w:val="0"/>
          <w:marBottom w:val="0"/>
          <w:divBdr>
            <w:top w:val="none" w:sz="0" w:space="0" w:color="auto"/>
            <w:left w:val="none" w:sz="0" w:space="0" w:color="auto"/>
            <w:bottom w:val="none" w:sz="0" w:space="0" w:color="auto"/>
            <w:right w:val="none" w:sz="0" w:space="0" w:color="auto"/>
          </w:divBdr>
        </w:div>
        <w:div w:id="591011367">
          <w:marLeft w:val="480"/>
          <w:marRight w:val="0"/>
          <w:marTop w:val="0"/>
          <w:marBottom w:val="0"/>
          <w:divBdr>
            <w:top w:val="none" w:sz="0" w:space="0" w:color="auto"/>
            <w:left w:val="none" w:sz="0" w:space="0" w:color="auto"/>
            <w:bottom w:val="none" w:sz="0" w:space="0" w:color="auto"/>
            <w:right w:val="none" w:sz="0" w:space="0" w:color="auto"/>
          </w:divBdr>
        </w:div>
        <w:div w:id="658271277">
          <w:marLeft w:val="480"/>
          <w:marRight w:val="0"/>
          <w:marTop w:val="0"/>
          <w:marBottom w:val="0"/>
          <w:divBdr>
            <w:top w:val="none" w:sz="0" w:space="0" w:color="auto"/>
            <w:left w:val="none" w:sz="0" w:space="0" w:color="auto"/>
            <w:bottom w:val="none" w:sz="0" w:space="0" w:color="auto"/>
            <w:right w:val="none" w:sz="0" w:space="0" w:color="auto"/>
          </w:divBdr>
        </w:div>
        <w:div w:id="680351910">
          <w:marLeft w:val="480"/>
          <w:marRight w:val="0"/>
          <w:marTop w:val="0"/>
          <w:marBottom w:val="0"/>
          <w:divBdr>
            <w:top w:val="none" w:sz="0" w:space="0" w:color="auto"/>
            <w:left w:val="none" w:sz="0" w:space="0" w:color="auto"/>
            <w:bottom w:val="none" w:sz="0" w:space="0" w:color="auto"/>
            <w:right w:val="none" w:sz="0" w:space="0" w:color="auto"/>
          </w:divBdr>
        </w:div>
        <w:div w:id="700277915">
          <w:marLeft w:val="480"/>
          <w:marRight w:val="0"/>
          <w:marTop w:val="0"/>
          <w:marBottom w:val="0"/>
          <w:divBdr>
            <w:top w:val="none" w:sz="0" w:space="0" w:color="auto"/>
            <w:left w:val="none" w:sz="0" w:space="0" w:color="auto"/>
            <w:bottom w:val="none" w:sz="0" w:space="0" w:color="auto"/>
            <w:right w:val="none" w:sz="0" w:space="0" w:color="auto"/>
          </w:divBdr>
        </w:div>
        <w:div w:id="755056106">
          <w:marLeft w:val="480"/>
          <w:marRight w:val="0"/>
          <w:marTop w:val="0"/>
          <w:marBottom w:val="0"/>
          <w:divBdr>
            <w:top w:val="none" w:sz="0" w:space="0" w:color="auto"/>
            <w:left w:val="none" w:sz="0" w:space="0" w:color="auto"/>
            <w:bottom w:val="none" w:sz="0" w:space="0" w:color="auto"/>
            <w:right w:val="none" w:sz="0" w:space="0" w:color="auto"/>
          </w:divBdr>
        </w:div>
        <w:div w:id="791020715">
          <w:marLeft w:val="480"/>
          <w:marRight w:val="0"/>
          <w:marTop w:val="0"/>
          <w:marBottom w:val="0"/>
          <w:divBdr>
            <w:top w:val="none" w:sz="0" w:space="0" w:color="auto"/>
            <w:left w:val="none" w:sz="0" w:space="0" w:color="auto"/>
            <w:bottom w:val="none" w:sz="0" w:space="0" w:color="auto"/>
            <w:right w:val="none" w:sz="0" w:space="0" w:color="auto"/>
          </w:divBdr>
        </w:div>
        <w:div w:id="817308310">
          <w:marLeft w:val="480"/>
          <w:marRight w:val="0"/>
          <w:marTop w:val="0"/>
          <w:marBottom w:val="0"/>
          <w:divBdr>
            <w:top w:val="none" w:sz="0" w:space="0" w:color="auto"/>
            <w:left w:val="none" w:sz="0" w:space="0" w:color="auto"/>
            <w:bottom w:val="none" w:sz="0" w:space="0" w:color="auto"/>
            <w:right w:val="none" w:sz="0" w:space="0" w:color="auto"/>
          </w:divBdr>
        </w:div>
        <w:div w:id="903636581">
          <w:marLeft w:val="480"/>
          <w:marRight w:val="0"/>
          <w:marTop w:val="0"/>
          <w:marBottom w:val="0"/>
          <w:divBdr>
            <w:top w:val="none" w:sz="0" w:space="0" w:color="auto"/>
            <w:left w:val="none" w:sz="0" w:space="0" w:color="auto"/>
            <w:bottom w:val="none" w:sz="0" w:space="0" w:color="auto"/>
            <w:right w:val="none" w:sz="0" w:space="0" w:color="auto"/>
          </w:divBdr>
        </w:div>
        <w:div w:id="936711316">
          <w:marLeft w:val="480"/>
          <w:marRight w:val="0"/>
          <w:marTop w:val="0"/>
          <w:marBottom w:val="0"/>
          <w:divBdr>
            <w:top w:val="none" w:sz="0" w:space="0" w:color="auto"/>
            <w:left w:val="none" w:sz="0" w:space="0" w:color="auto"/>
            <w:bottom w:val="none" w:sz="0" w:space="0" w:color="auto"/>
            <w:right w:val="none" w:sz="0" w:space="0" w:color="auto"/>
          </w:divBdr>
        </w:div>
        <w:div w:id="1027102008">
          <w:marLeft w:val="480"/>
          <w:marRight w:val="0"/>
          <w:marTop w:val="0"/>
          <w:marBottom w:val="0"/>
          <w:divBdr>
            <w:top w:val="none" w:sz="0" w:space="0" w:color="auto"/>
            <w:left w:val="none" w:sz="0" w:space="0" w:color="auto"/>
            <w:bottom w:val="none" w:sz="0" w:space="0" w:color="auto"/>
            <w:right w:val="none" w:sz="0" w:space="0" w:color="auto"/>
          </w:divBdr>
        </w:div>
        <w:div w:id="1030450044">
          <w:marLeft w:val="480"/>
          <w:marRight w:val="0"/>
          <w:marTop w:val="0"/>
          <w:marBottom w:val="0"/>
          <w:divBdr>
            <w:top w:val="none" w:sz="0" w:space="0" w:color="auto"/>
            <w:left w:val="none" w:sz="0" w:space="0" w:color="auto"/>
            <w:bottom w:val="none" w:sz="0" w:space="0" w:color="auto"/>
            <w:right w:val="none" w:sz="0" w:space="0" w:color="auto"/>
          </w:divBdr>
        </w:div>
        <w:div w:id="1100486325">
          <w:marLeft w:val="480"/>
          <w:marRight w:val="0"/>
          <w:marTop w:val="0"/>
          <w:marBottom w:val="0"/>
          <w:divBdr>
            <w:top w:val="none" w:sz="0" w:space="0" w:color="auto"/>
            <w:left w:val="none" w:sz="0" w:space="0" w:color="auto"/>
            <w:bottom w:val="none" w:sz="0" w:space="0" w:color="auto"/>
            <w:right w:val="none" w:sz="0" w:space="0" w:color="auto"/>
          </w:divBdr>
        </w:div>
        <w:div w:id="1170288272">
          <w:marLeft w:val="480"/>
          <w:marRight w:val="0"/>
          <w:marTop w:val="0"/>
          <w:marBottom w:val="0"/>
          <w:divBdr>
            <w:top w:val="none" w:sz="0" w:space="0" w:color="auto"/>
            <w:left w:val="none" w:sz="0" w:space="0" w:color="auto"/>
            <w:bottom w:val="none" w:sz="0" w:space="0" w:color="auto"/>
            <w:right w:val="none" w:sz="0" w:space="0" w:color="auto"/>
          </w:divBdr>
        </w:div>
        <w:div w:id="1199011444">
          <w:marLeft w:val="480"/>
          <w:marRight w:val="0"/>
          <w:marTop w:val="0"/>
          <w:marBottom w:val="0"/>
          <w:divBdr>
            <w:top w:val="none" w:sz="0" w:space="0" w:color="auto"/>
            <w:left w:val="none" w:sz="0" w:space="0" w:color="auto"/>
            <w:bottom w:val="none" w:sz="0" w:space="0" w:color="auto"/>
            <w:right w:val="none" w:sz="0" w:space="0" w:color="auto"/>
          </w:divBdr>
        </w:div>
        <w:div w:id="1202087643">
          <w:marLeft w:val="480"/>
          <w:marRight w:val="0"/>
          <w:marTop w:val="0"/>
          <w:marBottom w:val="0"/>
          <w:divBdr>
            <w:top w:val="none" w:sz="0" w:space="0" w:color="auto"/>
            <w:left w:val="none" w:sz="0" w:space="0" w:color="auto"/>
            <w:bottom w:val="none" w:sz="0" w:space="0" w:color="auto"/>
            <w:right w:val="none" w:sz="0" w:space="0" w:color="auto"/>
          </w:divBdr>
        </w:div>
        <w:div w:id="1264654703">
          <w:marLeft w:val="480"/>
          <w:marRight w:val="0"/>
          <w:marTop w:val="0"/>
          <w:marBottom w:val="0"/>
          <w:divBdr>
            <w:top w:val="none" w:sz="0" w:space="0" w:color="auto"/>
            <w:left w:val="none" w:sz="0" w:space="0" w:color="auto"/>
            <w:bottom w:val="none" w:sz="0" w:space="0" w:color="auto"/>
            <w:right w:val="none" w:sz="0" w:space="0" w:color="auto"/>
          </w:divBdr>
        </w:div>
        <w:div w:id="1336422732">
          <w:marLeft w:val="480"/>
          <w:marRight w:val="0"/>
          <w:marTop w:val="0"/>
          <w:marBottom w:val="0"/>
          <w:divBdr>
            <w:top w:val="none" w:sz="0" w:space="0" w:color="auto"/>
            <w:left w:val="none" w:sz="0" w:space="0" w:color="auto"/>
            <w:bottom w:val="none" w:sz="0" w:space="0" w:color="auto"/>
            <w:right w:val="none" w:sz="0" w:space="0" w:color="auto"/>
          </w:divBdr>
        </w:div>
        <w:div w:id="1470169702">
          <w:marLeft w:val="480"/>
          <w:marRight w:val="0"/>
          <w:marTop w:val="0"/>
          <w:marBottom w:val="0"/>
          <w:divBdr>
            <w:top w:val="none" w:sz="0" w:space="0" w:color="auto"/>
            <w:left w:val="none" w:sz="0" w:space="0" w:color="auto"/>
            <w:bottom w:val="none" w:sz="0" w:space="0" w:color="auto"/>
            <w:right w:val="none" w:sz="0" w:space="0" w:color="auto"/>
          </w:divBdr>
        </w:div>
        <w:div w:id="1471437402">
          <w:marLeft w:val="480"/>
          <w:marRight w:val="0"/>
          <w:marTop w:val="0"/>
          <w:marBottom w:val="0"/>
          <w:divBdr>
            <w:top w:val="none" w:sz="0" w:space="0" w:color="auto"/>
            <w:left w:val="none" w:sz="0" w:space="0" w:color="auto"/>
            <w:bottom w:val="none" w:sz="0" w:space="0" w:color="auto"/>
            <w:right w:val="none" w:sz="0" w:space="0" w:color="auto"/>
          </w:divBdr>
        </w:div>
        <w:div w:id="1521895180">
          <w:marLeft w:val="480"/>
          <w:marRight w:val="0"/>
          <w:marTop w:val="0"/>
          <w:marBottom w:val="0"/>
          <w:divBdr>
            <w:top w:val="none" w:sz="0" w:space="0" w:color="auto"/>
            <w:left w:val="none" w:sz="0" w:space="0" w:color="auto"/>
            <w:bottom w:val="none" w:sz="0" w:space="0" w:color="auto"/>
            <w:right w:val="none" w:sz="0" w:space="0" w:color="auto"/>
          </w:divBdr>
        </w:div>
        <w:div w:id="1549342471">
          <w:marLeft w:val="480"/>
          <w:marRight w:val="0"/>
          <w:marTop w:val="0"/>
          <w:marBottom w:val="0"/>
          <w:divBdr>
            <w:top w:val="none" w:sz="0" w:space="0" w:color="auto"/>
            <w:left w:val="none" w:sz="0" w:space="0" w:color="auto"/>
            <w:bottom w:val="none" w:sz="0" w:space="0" w:color="auto"/>
            <w:right w:val="none" w:sz="0" w:space="0" w:color="auto"/>
          </w:divBdr>
        </w:div>
        <w:div w:id="1582642379">
          <w:marLeft w:val="480"/>
          <w:marRight w:val="0"/>
          <w:marTop w:val="0"/>
          <w:marBottom w:val="0"/>
          <w:divBdr>
            <w:top w:val="none" w:sz="0" w:space="0" w:color="auto"/>
            <w:left w:val="none" w:sz="0" w:space="0" w:color="auto"/>
            <w:bottom w:val="none" w:sz="0" w:space="0" w:color="auto"/>
            <w:right w:val="none" w:sz="0" w:space="0" w:color="auto"/>
          </w:divBdr>
        </w:div>
        <w:div w:id="1586455939">
          <w:marLeft w:val="480"/>
          <w:marRight w:val="0"/>
          <w:marTop w:val="0"/>
          <w:marBottom w:val="0"/>
          <w:divBdr>
            <w:top w:val="none" w:sz="0" w:space="0" w:color="auto"/>
            <w:left w:val="none" w:sz="0" w:space="0" w:color="auto"/>
            <w:bottom w:val="none" w:sz="0" w:space="0" w:color="auto"/>
            <w:right w:val="none" w:sz="0" w:space="0" w:color="auto"/>
          </w:divBdr>
        </w:div>
        <w:div w:id="1636986074">
          <w:marLeft w:val="480"/>
          <w:marRight w:val="0"/>
          <w:marTop w:val="0"/>
          <w:marBottom w:val="0"/>
          <w:divBdr>
            <w:top w:val="none" w:sz="0" w:space="0" w:color="auto"/>
            <w:left w:val="none" w:sz="0" w:space="0" w:color="auto"/>
            <w:bottom w:val="none" w:sz="0" w:space="0" w:color="auto"/>
            <w:right w:val="none" w:sz="0" w:space="0" w:color="auto"/>
          </w:divBdr>
        </w:div>
        <w:div w:id="1660886074">
          <w:marLeft w:val="480"/>
          <w:marRight w:val="0"/>
          <w:marTop w:val="0"/>
          <w:marBottom w:val="0"/>
          <w:divBdr>
            <w:top w:val="none" w:sz="0" w:space="0" w:color="auto"/>
            <w:left w:val="none" w:sz="0" w:space="0" w:color="auto"/>
            <w:bottom w:val="none" w:sz="0" w:space="0" w:color="auto"/>
            <w:right w:val="none" w:sz="0" w:space="0" w:color="auto"/>
          </w:divBdr>
        </w:div>
        <w:div w:id="1662998920">
          <w:marLeft w:val="480"/>
          <w:marRight w:val="0"/>
          <w:marTop w:val="0"/>
          <w:marBottom w:val="0"/>
          <w:divBdr>
            <w:top w:val="none" w:sz="0" w:space="0" w:color="auto"/>
            <w:left w:val="none" w:sz="0" w:space="0" w:color="auto"/>
            <w:bottom w:val="none" w:sz="0" w:space="0" w:color="auto"/>
            <w:right w:val="none" w:sz="0" w:space="0" w:color="auto"/>
          </w:divBdr>
        </w:div>
        <w:div w:id="1738892602">
          <w:marLeft w:val="480"/>
          <w:marRight w:val="0"/>
          <w:marTop w:val="0"/>
          <w:marBottom w:val="0"/>
          <w:divBdr>
            <w:top w:val="none" w:sz="0" w:space="0" w:color="auto"/>
            <w:left w:val="none" w:sz="0" w:space="0" w:color="auto"/>
            <w:bottom w:val="none" w:sz="0" w:space="0" w:color="auto"/>
            <w:right w:val="none" w:sz="0" w:space="0" w:color="auto"/>
          </w:divBdr>
        </w:div>
        <w:div w:id="1745955843">
          <w:marLeft w:val="480"/>
          <w:marRight w:val="0"/>
          <w:marTop w:val="0"/>
          <w:marBottom w:val="0"/>
          <w:divBdr>
            <w:top w:val="none" w:sz="0" w:space="0" w:color="auto"/>
            <w:left w:val="none" w:sz="0" w:space="0" w:color="auto"/>
            <w:bottom w:val="none" w:sz="0" w:space="0" w:color="auto"/>
            <w:right w:val="none" w:sz="0" w:space="0" w:color="auto"/>
          </w:divBdr>
        </w:div>
        <w:div w:id="1748770621">
          <w:marLeft w:val="480"/>
          <w:marRight w:val="0"/>
          <w:marTop w:val="0"/>
          <w:marBottom w:val="0"/>
          <w:divBdr>
            <w:top w:val="none" w:sz="0" w:space="0" w:color="auto"/>
            <w:left w:val="none" w:sz="0" w:space="0" w:color="auto"/>
            <w:bottom w:val="none" w:sz="0" w:space="0" w:color="auto"/>
            <w:right w:val="none" w:sz="0" w:space="0" w:color="auto"/>
          </w:divBdr>
        </w:div>
        <w:div w:id="1796673134">
          <w:marLeft w:val="480"/>
          <w:marRight w:val="0"/>
          <w:marTop w:val="0"/>
          <w:marBottom w:val="0"/>
          <w:divBdr>
            <w:top w:val="none" w:sz="0" w:space="0" w:color="auto"/>
            <w:left w:val="none" w:sz="0" w:space="0" w:color="auto"/>
            <w:bottom w:val="none" w:sz="0" w:space="0" w:color="auto"/>
            <w:right w:val="none" w:sz="0" w:space="0" w:color="auto"/>
          </w:divBdr>
        </w:div>
        <w:div w:id="1802117803">
          <w:marLeft w:val="480"/>
          <w:marRight w:val="0"/>
          <w:marTop w:val="0"/>
          <w:marBottom w:val="0"/>
          <w:divBdr>
            <w:top w:val="none" w:sz="0" w:space="0" w:color="auto"/>
            <w:left w:val="none" w:sz="0" w:space="0" w:color="auto"/>
            <w:bottom w:val="none" w:sz="0" w:space="0" w:color="auto"/>
            <w:right w:val="none" w:sz="0" w:space="0" w:color="auto"/>
          </w:divBdr>
        </w:div>
        <w:div w:id="1817914741">
          <w:marLeft w:val="480"/>
          <w:marRight w:val="0"/>
          <w:marTop w:val="0"/>
          <w:marBottom w:val="0"/>
          <w:divBdr>
            <w:top w:val="none" w:sz="0" w:space="0" w:color="auto"/>
            <w:left w:val="none" w:sz="0" w:space="0" w:color="auto"/>
            <w:bottom w:val="none" w:sz="0" w:space="0" w:color="auto"/>
            <w:right w:val="none" w:sz="0" w:space="0" w:color="auto"/>
          </w:divBdr>
        </w:div>
        <w:div w:id="1833912455">
          <w:marLeft w:val="480"/>
          <w:marRight w:val="0"/>
          <w:marTop w:val="0"/>
          <w:marBottom w:val="0"/>
          <w:divBdr>
            <w:top w:val="none" w:sz="0" w:space="0" w:color="auto"/>
            <w:left w:val="none" w:sz="0" w:space="0" w:color="auto"/>
            <w:bottom w:val="none" w:sz="0" w:space="0" w:color="auto"/>
            <w:right w:val="none" w:sz="0" w:space="0" w:color="auto"/>
          </w:divBdr>
        </w:div>
        <w:div w:id="1885167683">
          <w:marLeft w:val="480"/>
          <w:marRight w:val="0"/>
          <w:marTop w:val="0"/>
          <w:marBottom w:val="0"/>
          <w:divBdr>
            <w:top w:val="none" w:sz="0" w:space="0" w:color="auto"/>
            <w:left w:val="none" w:sz="0" w:space="0" w:color="auto"/>
            <w:bottom w:val="none" w:sz="0" w:space="0" w:color="auto"/>
            <w:right w:val="none" w:sz="0" w:space="0" w:color="auto"/>
          </w:divBdr>
        </w:div>
        <w:div w:id="1885754746">
          <w:marLeft w:val="480"/>
          <w:marRight w:val="0"/>
          <w:marTop w:val="0"/>
          <w:marBottom w:val="0"/>
          <w:divBdr>
            <w:top w:val="none" w:sz="0" w:space="0" w:color="auto"/>
            <w:left w:val="none" w:sz="0" w:space="0" w:color="auto"/>
            <w:bottom w:val="none" w:sz="0" w:space="0" w:color="auto"/>
            <w:right w:val="none" w:sz="0" w:space="0" w:color="auto"/>
          </w:divBdr>
        </w:div>
        <w:div w:id="1888174762">
          <w:marLeft w:val="480"/>
          <w:marRight w:val="0"/>
          <w:marTop w:val="0"/>
          <w:marBottom w:val="0"/>
          <w:divBdr>
            <w:top w:val="none" w:sz="0" w:space="0" w:color="auto"/>
            <w:left w:val="none" w:sz="0" w:space="0" w:color="auto"/>
            <w:bottom w:val="none" w:sz="0" w:space="0" w:color="auto"/>
            <w:right w:val="none" w:sz="0" w:space="0" w:color="auto"/>
          </w:divBdr>
        </w:div>
        <w:div w:id="1898276659">
          <w:marLeft w:val="480"/>
          <w:marRight w:val="0"/>
          <w:marTop w:val="0"/>
          <w:marBottom w:val="0"/>
          <w:divBdr>
            <w:top w:val="none" w:sz="0" w:space="0" w:color="auto"/>
            <w:left w:val="none" w:sz="0" w:space="0" w:color="auto"/>
            <w:bottom w:val="none" w:sz="0" w:space="0" w:color="auto"/>
            <w:right w:val="none" w:sz="0" w:space="0" w:color="auto"/>
          </w:divBdr>
        </w:div>
        <w:div w:id="2016302689">
          <w:marLeft w:val="480"/>
          <w:marRight w:val="0"/>
          <w:marTop w:val="0"/>
          <w:marBottom w:val="0"/>
          <w:divBdr>
            <w:top w:val="none" w:sz="0" w:space="0" w:color="auto"/>
            <w:left w:val="none" w:sz="0" w:space="0" w:color="auto"/>
            <w:bottom w:val="none" w:sz="0" w:space="0" w:color="auto"/>
            <w:right w:val="none" w:sz="0" w:space="0" w:color="auto"/>
          </w:divBdr>
        </w:div>
        <w:div w:id="2037533418">
          <w:marLeft w:val="480"/>
          <w:marRight w:val="0"/>
          <w:marTop w:val="0"/>
          <w:marBottom w:val="0"/>
          <w:divBdr>
            <w:top w:val="none" w:sz="0" w:space="0" w:color="auto"/>
            <w:left w:val="none" w:sz="0" w:space="0" w:color="auto"/>
            <w:bottom w:val="none" w:sz="0" w:space="0" w:color="auto"/>
            <w:right w:val="none" w:sz="0" w:space="0" w:color="auto"/>
          </w:divBdr>
        </w:div>
        <w:div w:id="2049335489">
          <w:marLeft w:val="480"/>
          <w:marRight w:val="0"/>
          <w:marTop w:val="0"/>
          <w:marBottom w:val="0"/>
          <w:divBdr>
            <w:top w:val="none" w:sz="0" w:space="0" w:color="auto"/>
            <w:left w:val="none" w:sz="0" w:space="0" w:color="auto"/>
            <w:bottom w:val="none" w:sz="0" w:space="0" w:color="auto"/>
            <w:right w:val="none" w:sz="0" w:space="0" w:color="auto"/>
          </w:divBdr>
        </w:div>
        <w:div w:id="2071490214">
          <w:marLeft w:val="480"/>
          <w:marRight w:val="0"/>
          <w:marTop w:val="0"/>
          <w:marBottom w:val="0"/>
          <w:divBdr>
            <w:top w:val="none" w:sz="0" w:space="0" w:color="auto"/>
            <w:left w:val="none" w:sz="0" w:space="0" w:color="auto"/>
            <w:bottom w:val="none" w:sz="0" w:space="0" w:color="auto"/>
            <w:right w:val="none" w:sz="0" w:space="0" w:color="auto"/>
          </w:divBdr>
        </w:div>
        <w:div w:id="2100910641">
          <w:marLeft w:val="480"/>
          <w:marRight w:val="0"/>
          <w:marTop w:val="0"/>
          <w:marBottom w:val="0"/>
          <w:divBdr>
            <w:top w:val="none" w:sz="0" w:space="0" w:color="auto"/>
            <w:left w:val="none" w:sz="0" w:space="0" w:color="auto"/>
            <w:bottom w:val="none" w:sz="0" w:space="0" w:color="auto"/>
            <w:right w:val="none" w:sz="0" w:space="0" w:color="auto"/>
          </w:divBdr>
        </w:div>
        <w:div w:id="2111116970">
          <w:marLeft w:val="480"/>
          <w:marRight w:val="0"/>
          <w:marTop w:val="0"/>
          <w:marBottom w:val="0"/>
          <w:divBdr>
            <w:top w:val="none" w:sz="0" w:space="0" w:color="auto"/>
            <w:left w:val="none" w:sz="0" w:space="0" w:color="auto"/>
            <w:bottom w:val="none" w:sz="0" w:space="0" w:color="auto"/>
            <w:right w:val="none" w:sz="0" w:space="0" w:color="auto"/>
          </w:divBdr>
        </w:div>
        <w:div w:id="2112359188">
          <w:marLeft w:val="480"/>
          <w:marRight w:val="0"/>
          <w:marTop w:val="0"/>
          <w:marBottom w:val="0"/>
          <w:divBdr>
            <w:top w:val="none" w:sz="0" w:space="0" w:color="auto"/>
            <w:left w:val="none" w:sz="0" w:space="0" w:color="auto"/>
            <w:bottom w:val="none" w:sz="0" w:space="0" w:color="auto"/>
            <w:right w:val="none" w:sz="0" w:space="0" w:color="auto"/>
          </w:divBdr>
        </w:div>
      </w:divsChild>
    </w:div>
    <w:div w:id="302854508">
      <w:bodyDiv w:val="1"/>
      <w:marLeft w:val="0"/>
      <w:marRight w:val="0"/>
      <w:marTop w:val="0"/>
      <w:marBottom w:val="0"/>
      <w:divBdr>
        <w:top w:val="none" w:sz="0" w:space="0" w:color="auto"/>
        <w:left w:val="none" w:sz="0" w:space="0" w:color="auto"/>
        <w:bottom w:val="none" w:sz="0" w:space="0" w:color="auto"/>
        <w:right w:val="none" w:sz="0" w:space="0" w:color="auto"/>
      </w:divBdr>
      <w:divsChild>
        <w:div w:id="27921336">
          <w:marLeft w:val="480"/>
          <w:marRight w:val="0"/>
          <w:marTop w:val="0"/>
          <w:marBottom w:val="0"/>
          <w:divBdr>
            <w:top w:val="none" w:sz="0" w:space="0" w:color="auto"/>
            <w:left w:val="none" w:sz="0" w:space="0" w:color="auto"/>
            <w:bottom w:val="none" w:sz="0" w:space="0" w:color="auto"/>
            <w:right w:val="none" w:sz="0" w:space="0" w:color="auto"/>
          </w:divBdr>
        </w:div>
        <w:div w:id="58066239">
          <w:marLeft w:val="480"/>
          <w:marRight w:val="0"/>
          <w:marTop w:val="0"/>
          <w:marBottom w:val="0"/>
          <w:divBdr>
            <w:top w:val="none" w:sz="0" w:space="0" w:color="auto"/>
            <w:left w:val="none" w:sz="0" w:space="0" w:color="auto"/>
            <w:bottom w:val="none" w:sz="0" w:space="0" w:color="auto"/>
            <w:right w:val="none" w:sz="0" w:space="0" w:color="auto"/>
          </w:divBdr>
        </w:div>
        <w:div w:id="77287436">
          <w:marLeft w:val="480"/>
          <w:marRight w:val="0"/>
          <w:marTop w:val="0"/>
          <w:marBottom w:val="0"/>
          <w:divBdr>
            <w:top w:val="none" w:sz="0" w:space="0" w:color="auto"/>
            <w:left w:val="none" w:sz="0" w:space="0" w:color="auto"/>
            <w:bottom w:val="none" w:sz="0" w:space="0" w:color="auto"/>
            <w:right w:val="none" w:sz="0" w:space="0" w:color="auto"/>
          </w:divBdr>
        </w:div>
        <w:div w:id="80102312">
          <w:marLeft w:val="480"/>
          <w:marRight w:val="0"/>
          <w:marTop w:val="0"/>
          <w:marBottom w:val="0"/>
          <w:divBdr>
            <w:top w:val="none" w:sz="0" w:space="0" w:color="auto"/>
            <w:left w:val="none" w:sz="0" w:space="0" w:color="auto"/>
            <w:bottom w:val="none" w:sz="0" w:space="0" w:color="auto"/>
            <w:right w:val="none" w:sz="0" w:space="0" w:color="auto"/>
          </w:divBdr>
        </w:div>
        <w:div w:id="123158620">
          <w:marLeft w:val="480"/>
          <w:marRight w:val="0"/>
          <w:marTop w:val="0"/>
          <w:marBottom w:val="0"/>
          <w:divBdr>
            <w:top w:val="none" w:sz="0" w:space="0" w:color="auto"/>
            <w:left w:val="none" w:sz="0" w:space="0" w:color="auto"/>
            <w:bottom w:val="none" w:sz="0" w:space="0" w:color="auto"/>
            <w:right w:val="none" w:sz="0" w:space="0" w:color="auto"/>
          </w:divBdr>
        </w:div>
        <w:div w:id="147283127">
          <w:marLeft w:val="480"/>
          <w:marRight w:val="0"/>
          <w:marTop w:val="0"/>
          <w:marBottom w:val="0"/>
          <w:divBdr>
            <w:top w:val="none" w:sz="0" w:space="0" w:color="auto"/>
            <w:left w:val="none" w:sz="0" w:space="0" w:color="auto"/>
            <w:bottom w:val="none" w:sz="0" w:space="0" w:color="auto"/>
            <w:right w:val="none" w:sz="0" w:space="0" w:color="auto"/>
          </w:divBdr>
        </w:div>
        <w:div w:id="150486411">
          <w:marLeft w:val="480"/>
          <w:marRight w:val="0"/>
          <w:marTop w:val="0"/>
          <w:marBottom w:val="0"/>
          <w:divBdr>
            <w:top w:val="none" w:sz="0" w:space="0" w:color="auto"/>
            <w:left w:val="none" w:sz="0" w:space="0" w:color="auto"/>
            <w:bottom w:val="none" w:sz="0" w:space="0" w:color="auto"/>
            <w:right w:val="none" w:sz="0" w:space="0" w:color="auto"/>
          </w:divBdr>
        </w:div>
        <w:div w:id="157696118">
          <w:marLeft w:val="480"/>
          <w:marRight w:val="0"/>
          <w:marTop w:val="0"/>
          <w:marBottom w:val="0"/>
          <w:divBdr>
            <w:top w:val="none" w:sz="0" w:space="0" w:color="auto"/>
            <w:left w:val="none" w:sz="0" w:space="0" w:color="auto"/>
            <w:bottom w:val="none" w:sz="0" w:space="0" w:color="auto"/>
            <w:right w:val="none" w:sz="0" w:space="0" w:color="auto"/>
          </w:divBdr>
        </w:div>
        <w:div w:id="185562104">
          <w:marLeft w:val="480"/>
          <w:marRight w:val="0"/>
          <w:marTop w:val="0"/>
          <w:marBottom w:val="0"/>
          <w:divBdr>
            <w:top w:val="none" w:sz="0" w:space="0" w:color="auto"/>
            <w:left w:val="none" w:sz="0" w:space="0" w:color="auto"/>
            <w:bottom w:val="none" w:sz="0" w:space="0" w:color="auto"/>
            <w:right w:val="none" w:sz="0" w:space="0" w:color="auto"/>
          </w:divBdr>
        </w:div>
        <w:div w:id="194738178">
          <w:marLeft w:val="480"/>
          <w:marRight w:val="0"/>
          <w:marTop w:val="0"/>
          <w:marBottom w:val="0"/>
          <w:divBdr>
            <w:top w:val="none" w:sz="0" w:space="0" w:color="auto"/>
            <w:left w:val="none" w:sz="0" w:space="0" w:color="auto"/>
            <w:bottom w:val="none" w:sz="0" w:space="0" w:color="auto"/>
            <w:right w:val="none" w:sz="0" w:space="0" w:color="auto"/>
          </w:divBdr>
        </w:div>
        <w:div w:id="219362928">
          <w:marLeft w:val="480"/>
          <w:marRight w:val="0"/>
          <w:marTop w:val="0"/>
          <w:marBottom w:val="0"/>
          <w:divBdr>
            <w:top w:val="none" w:sz="0" w:space="0" w:color="auto"/>
            <w:left w:val="none" w:sz="0" w:space="0" w:color="auto"/>
            <w:bottom w:val="none" w:sz="0" w:space="0" w:color="auto"/>
            <w:right w:val="none" w:sz="0" w:space="0" w:color="auto"/>
          </w:divBdr>
        </w:div>
        <w:div w:id="262226030">
          <w:marLeft w:val="480"/>
          <w:marRight w:val="0"/>
          <w:marTop w:val="0"/>
          <w:marBottom w:val="0"/>
          <w:divBdr>
            <w:top w:val="none" w:sz="0" w:space="0" w:color="auto"/>
            <w:left w:val="none" w:sz="0" w:space="0" w:color="auto"/>
            <w:bottom w:val="none" w:sz="0" w:space="0" w:color="auto"/>
            <w:right w:val="none" w:sz="0" w:space="0" w:color="auto"/>
          </w:divBdr>
        </w:div>
        <w:div w:id="413432803">
          <w:marLeft w:val="480"/>
          <w:marRight w:val="0"/>
          <w:marTop w:val="0"/>
          <w:marBottom w:val="0"/>
          <w:divBdr>
            <w:top w:val="none" w:sz="0" w:space="0" w:color="auto"/>
            <w:left w:val="none" w:sz="0" w:space="0" w:color="auto"/>
            <w:bottom w:val="none" w:sz="0" w:space="0" w:color="auto"/>
            <w:right w:val="none" w:sz="0" w:space="0" w:color="auto"/>
          </w:divBdr>
        </w:div>
        <w:div w:id="429354792">
          <w:marLeft w:val="480"/>
          <w:marRight w:val="0"/>
          <w:marTop w:val="0"/>
          <w:marBottom w:val="0"/>
          <w:divBdr>
            <w:top w:val="none" w:sz="0" w:space="0" w:color="auto"/>
            <w:left w:val="none" w:sz="0" w:space="0" w:color="auto"/>
            <w:bottom w:val="none" w:sz="0" w:space="0" w:color="auto"/>
            <w:right w:val="none" w:sz="0" w:space="0" w:color="auto"/>
          </w:divBdr>
        </w:div>
        <w:div w:id="509608167">
          <w:marLeft w:val="480"/>
          <w:marRight w:val="0"/>
          <w:marTop w:val="0"/>
          <w:marBottom w:val="0"/>
          <w:divBdr>
            <w:top w:val="none" w:sz="0" w:space="0" w:color="auto"/>
            <w:left w:val="none" w:sz="0" w:space="0" w:color="auto"/>
            <w:bottom w:val="none" w:sz="0" w:space="0" w:color="auto"/>
            <w:right w:val="none" w:sz="0" w:space="0" w:color="auto"/>
          </w:divBdr>
        </w:div>
        <w:div w:id="510611360">
          <w:marLeft w:val="480"/>
          <w:marRight w:val="0"/>
          <w:marTop w:val="0"/>
          <w:marBottom w:val="0"/>
          <w:divBdr>
            <w:top w:val="none" w:sz="0" w:space="0" w:color="auto"/>
            <w:left w:val="none" w:sz="0" w:space="0" w:color="auto"/>
            <w:bottom w:val="none" w:sz="0" w:space="0" w:color="auto"/>
            <w:right w:val="none" w:sz="0" w:space="0" w:color="auto"/>
          </w:divBdr>
        </w:div>
        <w:div w:id="563611146">
          <w:marLeft w:val="480"/>
          <w:marRight w:val="0"/>
          <w:marTop w:val="0"/>
          <w:marBottom w:val="0"/>
          <w:divBdr>
            <w:top w:val="none" w:sz="0" w:space="0" w:color="auto"/>
            <w:left w:val="none" w:sz="0" w:space="0" w:color="auto"/>
            <w:bottom w:val="none" w:sz="0" w:space="0" w:color="auto"/>
            <w:right w:val="none" w:sz="0" w:space="0" w:color="auto"/>
          </w:divBdr>
        </w:div>
        <w:div w:id="636641169">
          <w:marLeft w:val="480"/>
          <w:marRight w:val="0"/>
          <w:marTop w:val="0"/>
          <w:marBottom w:val="0"/>
          <w:divBdr>
            <w:top w:val="none" w:sz="0" w:space="0" w:color="auto"/>
            <w:left w:val="none" w:sz="0" w:space="0" w:color="auto"/>
            <w:bottom w:val="none" w:sz="0" w:space="0" w:color="auto"/>
            <w:right w:val="none" w:sz="0" w:space="0" w:color="auto"/>
          </w:divBdr>
        </w:div>
        <w:div w:id="646012483">
          <w:marLeft w:val="480"/>
          <w:marRight w:val="0"/>
          <w:marTop w:val="0"/>
          <w:marBottom w:val="0"/>
          <w:divBdr>
            <w:top w:val="none" w:sz="0" w:space="0" w:color="auto"/>
            <w:left w:val="none" w:sz="0" w:space="0" w:color="auto"/>
            <w:bottom w:val="none" w:sz="0" w:space="0" w:color="auto"/>
            <w:right w:val="none" w:sz="0" w:space="0" w:color="auto"/>
          </w:divBdr>
        </w:div>
        <w:div w:id="699206428">
          <w:marLeft w:val="480"/>
          <w:marRight w:val="0"/>
          <w:marTop w:val="0"/>
          <w:marBottom w:val="0"/>
          <w:divBdr>
            <w:top w:val="none" w:sz="0" w:space="0" w:color="auto"/>
            <w:left w:val="none" w:sz="0" w:space="0" w:color="auto"/>
            <w:bottom w:val="none" w:sz="0" w:space="0" w:color="auto"/>
            <w:right w:val="none" w:sz="0" w:space="0" w:color="auto"/>
          </w:divBdr>
        </w:div>
        <w:div w:id="700934778">
          <w:marLeft w:val="480"/>
          <w:marRight w:val="0"/>
          <w:marTop w:val="0"/>
          <w:marBottom w:val="0"/>
          <w:divBdr>
            <w:top w:val="none" w:sz="0" w:space="0" w:color="auto"/>
            <w:left w:val="none" w:sz="0" w:space="0" w:color="auto"/>
            <w:bottom w:val="none" w:sz="0" w:space="0" w:color="auto"/>
            <w:right w:val="none" w:sz="0" w:space="0" w:color="auto"/>
          </w:divBdr>
        </w:div>
        <w:div w:id="723330372">
          <w:marLeft w:val="480"/>
          <w:marRight w:val="0"/>
          <w:marTop w:val="0"/>
          <w:marBottom w:val="0"/>
          <w:divBdr>
            <w:top w:val="none" w:sz="0" w:space="0" w:color="auto"/>
            <w:left w:val="none" w:sz="0" w:space="0" w:color="auto"/>
            <w:bottom w:val="none" w:sz="0" w:space="0" w:color="auto"/>
            <w:right w:val="none" w:sz="0" w:space="0" w:color="auto"/>
          </w:divBdr>
        </w:div>
        <w:div w:id="882474251">
          <w:marLeft w:val="480"/>
          <w:marRight w:val="0"/>
          <w:marTop w:val="0"/>
          <w:marBottom w:val="0"/>
          <w:divBdr>
            <w:top w:val="none" w:sz="0" w:space="0" w:color="auto"/>
            <w:left w:val="none" w:sz="0" w:space="0" w:color="auto"/>
            <w:bottom w:val="none" w:sz="0" w:space="0" w:color="auto"/>
            <w:right w:val="none" w:sz="0" w:space="0" w:color="auto"/>
          </w:divBdr>
        </w:div>
        <w:div w:id="896404400">
          <w:marLeft w:val="480"/>
          <w:marRight w:val="0"/>
          <w:marTop w:val="0"/>
          <w:marBottom w:val="0"/>
          <w:divBdr>
            <w:top w:val="none" w:sz="0" w:space="0" w:color="auto"/>
            <w:left w:val="none" w:sz="0" w:space="0" w:color="auto"/>
            <w:bottom w:val="none" w:sz="0" w:space="0" w:color="auto"/>
            <w:right w:val="none" w:sz="0" w:space="0" w:color="auto"/>
          </w:divBdr>
        </w:div>
        <w:div w:id="898321072">
          <w:marLeft w:val="480"/>
          <w:marRight w:val="0"/>
          <w:marTop w:val="0"/>
          <w:marBottom w:val="0"/>
          <w:divBdr>
            <w:top w:val="none" w:sz="0" w:space="0" w:color="auto"/>
            <w:left w:val="none" w:sz="0" w:space="0" w:color="auto"/>
            <w:bottom w:val="none" w:sz="0" w:space="0" w:color="auto"/>
            <w:right w:val="none" w:sz="0" w:space="0" w:color="auto"/>
          </w:divBdr>
        </w:div>
        <w:div w:id="900599082">
          <w:marLeft w:val="480"/>
          <w:marRight w:val="0"/>
          <w:marTop w:val="0"/>
          <w:marBottom w:val="0"/>
          <w:divBdr>
            <w:top w:val="none" w:sz="0" w:space="0" w:color="auto"/>
            <w:left w:val="none" w:sz="0" w:space="0" w:color="auto"/>
            <w:bottom w:val="none" w:sz="0" w:space="0" w:color="auto"/>
            <w:right w:val="none" w:sz="0" w:space="0" w:color="auto"/>
          </w:divBdr>
        </w:div>
        <w:div w:id="900944706">
          <w:marLeft w:val="480"/>
          <w:marRight w:val="0"/>
          <w:marTop w:val="0"/>
          <w:marBottom w:val="0"/>
          <w:divBdr>
            <w:top w:val="none" w:sz="0" w:space="0" w:color="auto"/>
            <w:left w:val="none" w:sz="0" w:space="0" w:color="auto"/>
            <w:bottom w:val="none" w:sz="0" w:space="0" w:color="auto"/>
            <w:right w:val="none" w:sz="0" w:space="0" w:color="auto"/>
          </w:divBdr>
        </w:div>
        <w:div w:id="931090672">
          <w:marLeft w:val="480"/>
          <w:marRight w:val="0"/>
          <w:marTop w:val="0"/>
          <w:marBottom w:val="0"/>
          <w:divBdr>
            <w:top w:val="none" w:sz="0" w:space="0" w:color="auto"/>
            <w:left w:val="none" w:sz="0" w:space="0" w:color="auto"/>
            <w:bottom w:val="none" w:sz="0" w:space="0" w:color="auto"/>
            <w:right w:val="none" w:sz="0" w:space="0" w:color="auto"/>
          </w:divBdr>
        </w:div>
        <w:div w:id="948050166">
          <w:marLeft w:val="480"/>
          <w:marRight w:val="0"/>
          <w:marTop w:val="0"/>
          <w:marBottom w:val="0"/>
          <w:divBdr>
            <w:top w:val="none" w:sz="0" w:space="0" w:color="auto"/>
            <w:left w:val="none" w:sz="0" w:space="0" w:color="auto"/>
            <w:bottom w:val="none" w:sz="0" w:space="0" w:color="auto"/>
            <w:right w:val="none" w:sz="0" w:space="0" w:color="auto"/>
          </w:divBdr>
        </w:div>
        <w:div w:id="949505312">
          <w:marLeft w:val="480"/>
          <w:marRight w:val="0"/>
          <w:marTop w:val="0"/>
          <w:marBottom w:val="0"/>
          <w:divBdr>
            <w:top w:val="none" w:sz="0" w:space="0" w:color="auto"/>
            <w:left w:val="none" w:sz="0" w:space="0" w:color="auto"/>
            <w:bottom w:val="none" w:sz="0" w:space="0" w:color="auto"/>
            <w:right w:val="none" w:sz="0" w:space="0" w:color="auto"/>
          </w:divBdr>
        </w:div>
        <w:div w:id="1034428559">
          <w:marLeft w:val="480"/>
          <w:marRight w:val="0"/>
          <w:marTop w:val="0"/>
          <w:marBottom w:val="0"/>
          <w:divBdr>
            <w:top w:val="none" w:sz="0" w:space="0" w:color="auto"/>
            <w:left w:val="none" w:sz="0" w:space="0" w:color="auto"/>
            <w:bottom w:val="none" w:sz="0" w:space="0" w:color="auto"/>
            <w:right w:val="none" w:sz="0" w:space="0" w:color="auto"/>
          </w:divBdr>
        </w:div>
        <w:div w:id="1047796474">
          <w:marLeft w:val="480"/>
          <w:marRight w:val="0"/>
          <w:marTop w:val="0"/>
          <w:marBottom w:val="0"/>
          <w:divBdr>
            <w:top w:val="none" w:sz="0" w:space="0" w:color="auto"/>
            <w:left w:val="none" w:sz="0" w:space="0" w:color="auto"/>
            <w:bottom w:val="none" w:sz="0" w:space="0" w:color="auto"/>
            <w:right w:val="none" w:sz="0" w:space="0" w:color="auto"/>
          </w:divBdr>
        </w:div>
        <w:div w:id="1056901772">
          <w:marLeft w:val="480"/>
          <w:marRight w:val="0"/>
          <w:marTop w:val="0"/>
          <w:marBottom w:val="0"/>
          <w:divBdr>
            <w:top w:val="none" w:sz="0" w:space="0" w:color="auto"/>
            <w:left w:val="none" w:sz="0" w:space="0" w:color="auto"/>
            <w:bottom w:val="none" w:sz="0" w:space="0" w:color="auto"/>
            <w:right w:val="none" w:sz="0" w:space="0" w:color="auto"/>
          </w:divBdr>
        </w:div>
        <w:div w:id="1079669736">
          <w:marLeft w:val="480"/>
          <w:marRight w:val="0"/>
          <w:marTop w:val="0"/>
          <w:marBottom w:val="0"/>
          <w:divBdr>
            <w:top w:val="none" w:sz="0" w:space="0" w:color="auto"/>
            <w:left w:val="none" w:sz="0" w:space="0" w:color="auto"/>
            <w:bottom w:val="none" w:sz="0" w:space="0" w:color="auto"/>
            <w:right w:val="none" w:sz="0" w:space="0" w:color="auto"/>
          </w:divBdr>
        </w:div>
        <w:div w:id="1137911596">
          <w:marLeft w:val="480"/>
          <w:marRight w:val="0"/>
          <w:marTop w:val="0"/>
          <w:marBottom w:val="0"/>
          <w:divBdr>
            <w:top w:val="none" w:sz="0" w:space="0" w:color="auto"/>
            <w:left w:val="none" w:sz="0" w:space="0" w:color="auto"/>
            <w:bottom w:val="none" w:sz="0" w:space="0" w:color="auto"/>
            <w:right w:val="none" w:sz="0" w:space="0" w:color="auto"/>
          </w:divBdr>
        </w:div>
        <w:div w:id="1145242840">
          <w:marLeft w:val="480"/>
          <w:marRight w:val="0"/>
          <w:marTop w:val="0"/>
          <w:marBottom w:val="0"/>
          <w:divBdr>
            <w:top w:val="none" w:sz="0" w:space="0" w:color="auto"/>
            <w:left w:val="none" w:sz="0" w:space="0" w:color="auto"/>
            <w:bottom w:val="none" w:sz="0" w:space="0" w:color="auto"/>
            <w:right w:val="none" w:sz="0" w:space="0" w:color="auto"/>
          </w:divBdr>
        </w:div>
        <w:div w:id="1158229139">
          <w:marLeft w:val="480"/>
          <w:marRight w:val="0"/>
          <w:marTop w:val="0"/>
          <w:marBottom w:val="0"/>
          <w:divBdr>
            <w:top w:val="none" w:sz="0" w:space="0" w:color="auto"/>
            <w:left w:val="none" w:sz="0" w:space="0" w:color="auto"/>
            <w:bottom w:val="none" w:sz="0" w:space="0" w:color="auto"/>
            <w:right w:val="none" w:sz="0" w:space="0" w:color="auto"/>
          </w:divBdr>
        </w:div>
        <w:div w:id="1174415072">
          <w:marLeft w:val="480"/>
          <w:marRight w:val="0"/>
          <w:marTop w:val="0"/>
          <w:marBottom w:val="0"/>
          <w:divBdr>
            <w:top w:val="none" w:sz="0" w:space="0" w:color="auto"/>
            <w:left w:val="none" w:sz="0" w:space="0" w:color="auto"/>
            <w:bottom w:val="none" w:sz="0" w:space="0" w:color="auto"/>
            <w:right w:val="none" w:sz="0" w:space="0" w:color="auto"/>
          </w:divBdr>
        </w:div>
        <w:div w:id="1199975138">
          <w:marLeft w:val="480"/>
          <w:marRight w:val="0"/>
          <w:marTop w:val="0"/>
          <w:marBottom w:val="0"/>
          <w:divBdr>
            <w:top w:val="none" w:sz="0" w:space="0" w:color="auto"/>
            <w:left w:val="none" w:sz="0" w:space="0" w:color="auto"/>
            <w:bottom w:val="none" w:sz="0" w:space="0" w:color="auto"/>
            <w:right w:val="none" w:sz="0" w:space="0" w:color="auto"/>
          </w:divBdr>
        </w:div>
        <w:div w:id="1213729175">
          <w:marLeft w:val="480"/>
          <w:marRight w:val="0"/>
          <w:marTop w:val="0"/>
          <w:marBottom w:val="0"/>
          <w:divBdr>
            <w:top w:val="none" w:sz="0" w:space="0" w:color="auto"/>
            <w:left w:val="none" w:sz="0" w:space="0" w:color="auto"/>
            <w:bottom w:val="none" w:sz="0" w:space="0" w:color="auto"/>
            <w:right w:val="none" w:sz="0" w:space="0" w:color="auto"/>
          </w:divBdr>
        </w:div>
        <w:div w:id="1216546078">
          <w:marLeft w:val="480"/>
          <w:marRight w:val="0"/>
          <w:marTop w:val="0"/>
          <w:marBottom w:val="0"/>
          <w:divBdr>
            <w:top w:val="none" w:sz="0" w:space="0" w:color="auto"/>
            <w:left w:val="none" w:sz="0" w:space="0" w:color="auto"/>
            <w:bottom w:val="none" w:sz="0" w:space="0" w:color="auto"/>
            <w:right w:val="none" w:sz="0" w:space="0" w:color="auto"/>
          </w:divBdr>
        </w:div>
        <w:div w:id="1242525635">
          <w:marLeft w:val="480"/>
          <w:marRight w:val="0"/>
          <w:marTop w:val="0"/>
          <w:marBottom w:val="0"/>
          <w:divBdr>
            <w:top w:val="none" w:sz="0" w:space="0" w:color="auto"/>
            <w:left w:val="none" w:sz="0" w:space="0" w:color="auto"/>
            <w:bottom w:val="none" w:sz="0" w:space="0" w:color="auto"/>
            <w:right w:val="none" w:sz="0" w:space="0" w:color="auto"/>
          </w:divBdr>
        </w:div>
        <w:div w:id="1256672024">
          <w:marLeft w:val="480"/>
          <w:marRight w:val="0"/>
          <w:marTop w:val="0"/>
          <w:marBottom w:val="0"/>
          <w:divBdr>
            <w:top w:val="none" w:sz="0" w:space="0" w:color="auto"/>
            <w:left w:val="none" w:sz="0" w:space="0" w:color="auto"/>
            <w:bottom w:val="none" w:sz="0" w:space="0" w:color="auto"/>
            <w:right w:val="none" w:sz="0" w:space="0" w:color="auto"/>
          </w:divBdr>
        </w:div>
        <w:div w:id="1283609071">
          <w:marLeft w:val="480"/>
          <w:marRight w:val="0"/>
          <w:marTop w:val="0"/>
          <w:marBottom w:val="0"/>
          <w:divBdr>
            <w:top w:val="none" w:sz="0" w:space="0" w:color="auto"/>
            <w:left w:val="none" w:sz="0" w:space="0" w:color="auto"/>
            <w:bottom w:val="none" w:sz="0" w:space="0" w:color="auto"/>
            <w:right w:val="none" w:sz="0" w:space="0" w:color="auto"/>
          </w:divBdr>
        </w:div>
        <w:div w:id="1322855762">
          <w:marLeft w:val="480"/>
          <w:marRight w:val="0"/>
          <w:marTop w:val="0"/>
          <w:marBottom w:val="0"/>
          <w:divBdr>
            <w:top w:val="none" w:sz="0" w:space="0" w:color="auto"/>
            <w:left w:val="none" w:sz="0" w:space="0" w:color="auto"/>
            <w:bottom w:val="none" w:sz="0" w:space="0" w:color="auto"/>
            <w:right w:val="none" w:sz="0" w:space="0" w:color="auto"/>
          </w:divBdr>
        </w:div>
        <w:div w:id="1377777715">
          <w:marLeft w:val="480"/>
          <w:marRight w:val="0"/>
          <w:marTop w:val="0"/>
          <w:marBottom w:val="0"/>
          <w:divBdr>
            <w:top w:val="none" w:sz="0" w:space="0" w:color="auto"/>
            <w:left w:val="none" w:sz="0" w:space="0" w:color="auto"/>
            <w:bottom w:val="none" w:sz="0" w:space="0" w:color="auto"/>
            <w:right w:val="none" w:sz="0" w:space="0" w:color="auto"/>
          </w:divBdr>
        </w:div>
        <w:div w:id="1398699399">
          <w:marLeft w:val="480"/>
          <w:marRight w:val="0"/>
          <w:marTop w:val="0"/>
          <w:marBottom w:val="0"/>
          <w:divBdr>
            <w:top w:val="none" w:sz="0" w:space="0" w:color="auto"/>
            <w:left w:val="none" w:sz="0" w:space="0" w:color="auto"/>
            <w:bottom w:val="none" w:sz="0" w:space="0" w:color="auto"/>
            <w:right w:val="none" w:sz="0" w:space="0" w:color="auto"/>
          </w:divBdr>
        </w:div>
        <w:div w:id="1435133714">
          <w:marLeft w:val="480"/>
          <w:marRight w:val="0"/>
          <w:marTop w:val="0"/>
          <w:marBottom w:val="0"/>
          <w:divBdr>
            <w:top w:val="none" w:sz="0" w:space="0" w:color="auto"/>
            <w:left w:val="none" w:sz="0" w:space="0" w:color="auto"/>
            <w:bottom w:val="none" w:sz="0" w:space="0" w:color="auto"/>
            <w:right w:val="none" w:sz="0" w:space="0" w:color="auto"/>
          </w:divBdr>
        </w:div>
        <w:div w:id="1486624003">
          <w:marLeft w:val="480"/>
          <w:marRight w:val="0"/>
          <w:marTop w:val="0"/>
          <w:marBottom w:val="0"/>
          <w:divBdr>
            <w:top w:val="none" w:sz="0" w:space="0" w:color="auto"/>
            <w:left w:val="none" w:sz="0" w:space="0" w:color="auto"/>
            <w:bottom w:val="none" w:sz="0" w:space="0" w:color="auto"/>
            <w:right w:val="none" w:sz="0" w:space="0" w:color="auto"/>
          </w:divBdr>
        </w:div>
        <w:div w:id="1489830196">
          <w:marLeft w:val="480"/>
          <w:marRight w:val="0"/>
          <w:marTop w:val="0"/>
          <w:marBottom w:val="0"/>
          <w:divBdr>
            <w:top w:val="none" w:sz="0" w:space="0" w:color="auto"/>
            <w:left w:val="none" w:sz="0" w:space="0" w:color="auto"/>
            <w:bottom w:val="none" w:sz="0" w:space="0" w:color="auto"/>
            <w:right w:val="none" w:sz="0" w:space="0" w:color="auto"/>
          </w:divBdr>
        </w:div>
        <w:div w:id="1516722201">
          <w:marLeft w:val="480"/>
          <w:marRight w:val="0"/>
          <w:marTop w:val="0"/>
          <w:marBottom w:val="0"/>
          <w:divBdr>
            <w:top w:val="none" w:sz="0" w:space="0" w:color="auto"/>
            <w:left w:val="none" w:sz="0" w:space="0" w:color="auto"/>
            <w:bottom w:val="none" w:sz="0" w:space="0" w:color="auto"/>
            <w:right w:val="none" w:sz="0" w:space="0" w:color="auto"/>
          </w:divBdr>
        </w:div>
        <w:div w:id="1553733567">
          <w:marLeft w:val="480"/>
          <w:marRight w:val="0"/>
          <w:marTop w:val="0"/>
          <w:marBottom w:val="0"/>
          <w:divBdr>
            <w:top w:val="none" w:sz="0" w:space="0" w:color="auto"/>
            <w:left w:val="none" w:sz="0" w:space="0" w:color="auto"/>
            <w:bottom w:val="none" w:sz="0" w:space="0" w:color="auto"/>
            <w:right w:val="none" w:sz="0" w:space="0" w:color="auto"/>
          </w:divBdr>
        </w:div>
        <w:div w:id="1637292884">
          <w:marLeft w:val="480"/>
          <w:marRight w:val="0"/>
          <w:marTop w:val="0"/>
          <w:marBottom w:val="0"/>
          <w:divBdr>
            <w:top w:val="none" w:sz="0" w:space="0" w:color="auto"/>
            <w:left w:val="none" w:sz="0" w:space="0" w:color="auto"/>
            <w:bottom w:val="none" w:sz="0" w:space="0" w:color="auto"/>
            <w:right w:val="none" w:sz="0" w:space="0" w:color="auto"/>
          </w:divBdr>
        </w:div>
        <w:div w:id="1681469890">
          <w:marLeft w:val="480"/>
          <w:marRight w:val="0"/>
          <w:marTop w:val="0"/>
          <w:marBottom w:val="0"/>
          <w:divBdr>
            <w:top w:val="none" w:sz="0" w:space="0" w:color="auto"/>
            <w:left w:val="none" w:sz="0" w:space="0" w:color="auto"/>
            <w:bottom w:val="none" w:sz="0" w:space="0" w:color="auto"/>
            <w:right w:val="none" w:sz="0" w:space="0" w:color="auto"/>
          </w:divBdr>
        </w:div>
        <w:div w:id="1688487287">
          <w:marLeft w:val="480"/>
          <w:marRight w:val="0"/>
          <w:marTop w:val="0"/>
          <w:marBottom w:val="0"/>
          <w:divBdr>
            <w:top w:val="none" w:sz="0" w:space="0" w:color="auto"/>
            <w:left w:val="none" w:sz="0" w:space="0" w:color="auto"/>
            <w:bottom w:val="none" w:sz="0" w:space="0" w:color="auto"/>
            <w:right w:val="none" w:sz="0" w:space="0" w:color="auto"/>
          </w:divBdr>
        </w:div>
        <w:div w:id="1711148666">
          <w:marLeft w:val="480"/>
          <w:marRight w:val="0"/>
          <w:marTop w:val="0"/>
          <w:marBottom w:val="0"/>
          <w:divBdr>
            <w:top w:val="none" w:sz="0" w:space="0" w:color="auto"/>
            <w:left w:val="none" w:sz="0" w:space="0" w:color="auto"/>
            <w:bottom w:val="none" w:sz="0" w:space="0" w:color="auto"/>
            <w:right w:val="none" w:sz="0" w:space="0" w:color="auto"/>
          </w:divBdr>
        </w:div>
        <w:div w:id="1734280122">
          <w:marLeft w:val="480"/>
          <w:marRight w:val="0"/>
          <w:marTop w:val="0"/>
          <w:marBottom w:val="0"/>
          <w:divBdr>
            <w:top w:val="none" w:sz="0" w:space="0" w:color="auto"/>
            <w:left w:val="none" w:sz="0" w:space="0" w:color="auto"/>
            <w:bottom w:val="none" w:sz="0" w:space="0" w:color="auto"/>
            <w:right w:val="none" w:sz="0" w:space="0" w:color="auto"/>
          </w:divBdr>
        </w:div>
        <w:div w:id="1773090897">
          <w:marLeft w:val="480"/>
          <w:marRight w:val="0"/>
          <w:marTop w:val="0"/>
          <w:marBottom w:val="0"/>
          <w:divBdr>
            <w:top w:val="none" w:sz="0" w:space="0" w:color="auto"/>
            <w:left w:val="none" w:sz="0" w:space="0" w:color="auto"/>
            <w:bottom w:val="none" w:sz="0" w:space="0" w:color="auto"/>
            <w:right w:val="none" w:sz="0" w:space="0" w:color="auto"/>
          </w:divBdr>
        </w:div>
        <w:div w:id="1792164727">
          <w:marLeft w:val="480"/>
          <w:marRight w:val="0"/>
          <w:marTop w:val="0"/>
          <w:marBottom w:val="0"/>
          <w:divBdr>
            <w:top w:val="none" w:sz="0" w:space="0" w:color="auto"/>
            <w:left w:val="none" w:sz="0" w:space="0" w:color="auto"/>
            <w:bottom w:val="none" w:sz="0" w:space="0" w:color="auto"/>
            <w:right w:val="none" w:sz="0" w:space="0" w:color="auto"/>
          </w:divBdr>
        </w:div>
        <w:div w:id="1810319807">
          <w:marLeft w:val="480"/>
          <w:marRight w:val="0"/>
          <w:marTop w:val="0"/>
          <w:marBottom w:val="0"/>
          <w:divBdr>
            <w:top w:val="none" w:sz="0" w:space="0" w:color="auto"/>
            <w:left w:val="none" w:sz="0" w:space="0" w:color="auto"/>
            <w:bottom w:val="none" w:sz="0" w:space="0" w:color="auto"/>
            <w:right w:val="none" w:sz="0" w:space="0" w:color="auto"/>
          </w:divBdr>
        </w:div>
        <w:div w:id="1821773134">
          <w:marLeft w:val="480"/>
          <w:marRight w:val="0"/>
          <w:marTop w:val="0"/>
          <w:marBottom w:val="0"/>
          <w:divBdr>
            <w:top w:val="none" w:sz="0" w:space="0" w:color="auto"/>
            <w:left w:val="none" w:sz="0" w:space="0" w:color="auto"/>
            <w:bottom w:val="none" w:sz="0" w:space="0" w:color="auto"/>
            <w:right w:val="none" w:sz="0" w:space="0" w:color="auto"/>
          </w:divBdr>
        </w:div>
        <w:div w:id="1827085181">
          <w:marLeft w:val="480"/>
          <w:marRight w:val="0"/>
          <w:marTop w:val="0"/>
          <w:marBottom w:val="0"/>
          <w:divBdr>
            <w:top w:val="none" w:sz="0" w:space="0" w:color="auto"/>
            <w:left w:val="none" w:sz="0" w:space="0" w:color="auto"/>
            <w:bottom w:val="none" w:sz="0" w:space="0" w:color="auto"/>
            <w:right w:val="none" w:sz="0" w:space="0" w:color="auto"/>
          </w:divBdr>
        </w:div>
        <w:div w:id="1832942216">
          <w:marLeft w:val="480"/>
          <w:marRight w:val="0"/>
          <w:marTop w:val="0"/>
          <w:marBottom w:val="0"/>
          <w:divBdr>
            <w:top w:val="none" w:sz="0" w:space="0" w:color="auto"/>
            <w:left w:val="none" w:sz="0" w:space="0" w:color="auto"/>
            <w:bottom w:val="none" w:sz="0" w:space="0" w:color="auto"/>
            <w:right w:val="none" w:sz="0" w:space="0" w:color="auto"/>
          </w:divBdr>
        </w:div>
        <w:div w:id="1834948678">
          <w:marLeft w:val="480"/>
          <w:marRight w:val="0"/>
          <w:marTop w:val="0"/>
          <w:marBottom w:val="0"/>
          <w:divBdr>
            <w:top w:val="none" w:sz="0" w:space="0" w:color="auto"/>
            <w:left w:val="none" w:sz="0" w:space="0" w:color="auto"/>
            <w:bottom w:val="none" w:sz="0" w:space="0" w:color="auto"/>
            <w:right w:val="none" w:sz="0" w:space="0" w:color="auto"/>
          </w:divBdr>
        </w:div>
        <w:div w:id="1858733252">
          <w:marLeft w:val="480"/>
          <w:marRight w:val="0"/>
          <w:marTop w:val="0"/>
          <w:marBottom w:val="0"/>
          <w:divBdr>
            <w:top w:val="none" w:sz="0" w:space="0" w:color="auto"/>
            <w:left w:val="none" w:sz="0" w:space="0" w:color="auto"/>
            <w:bottom w:val="none" w:sz="0" w:space="0" w:color="auto"/>
            <w:right w:val="none" w:sz="0" w:space="0" w:color="auto"/>
          </w:divBdr>
        </w:div>
        <w:div w:id="1884753723">
          <w:marLeft w:val="480"/>
          <w:marRight w:val="0"/>
          <w:marTop w:val="0"/>
          <w:marBottom w:val="0"/>
          <w:divBdr>
            <w:top w:val="none" w:sz="0" w:space="0" w:color="auto"/>
            <w:left w:val="none" w:sz="0" w:space="0" w:color="auto"/>
            <w:bottom w:val="none" w:sz="0" w:space="0" w:color="auto"/>
            <w:right w:val="none" w:sz="0" w:space="0" w:color="auto"/>
          </w:divBdr>
        </w:div>
        <w:div w:id="1892233081">
          <w:marLeft w:val="480"/>
          <w:marRight w:val="0"/>
          <w:marTop w:val="0"/>
          <w:marBottom w:val="0"/>
          <w:divBdr>
            <w:top w:val="none" w:sz="0" w:space="0" w:color="auto"/>
            <w:left w:val="none" w:sz="0" w:space="0" w:color="auto"/>
            <w:bottom w:val="none" w:sz="0" w:space="0" w:color="auto"/>
            <w:right w:val="none" w:sz="0" w:space="0" w:color="auto"/>
          </w:divBdr>
        </w:div>
        <w:div w:id="1904175564">
          <w:marLeft w:val="480"/>
          <w:marRight w:val="0"/>
          <w:marTop w:val="0"/>
          <w:marBottom w:val="0"/>
          <w:divBdr>
            <w:top w:val="none" w:sz="0" w:space="0" w:color="auto"/>
            <w:left w:val="none" w:sz="0" w:space="0" w:color="auto"/>
            <w:bottom w:val="none" w:sz="0" w:space="0" w:color="auto"/>
            <w:right w:val="none" w:sz="0" w:space="0" w:color="auto"/>
          </w:divBdr>
        </w:div>
        <w:div w:id="1964843260">
          <w:marLeft w:val="480"/>
          <w:marRight w:val="0"/>
          <w:marTop w:val="0"/>
          <w:marBottom w:val="0"/>
          <w:divBdr>
            <w:top w:val="none" w:sz="0" w:space="0" w:color="auto"/>
            <w:left w:val="none" w:sz="0" w:space="0" w:color="auto"/>
            <w:bottom w:val="none" w:sz="0" w:space="0" w:color="auto"/>
            <w:right w:val="none" w:sz="0" w:space="0" w:color="auto"/>
          </w:divBdr>
        </w:div>
        <w:div w:id="1971671595">
          <w:marLeft w:val="480"/>
          <w:marRight w:val="0"/>
          <w:marTop w:val="0"/>
          <w:marBottom w:val="0"/>
          <w:divBdr>
            <w:top w:val="none" w:sz="0" w:space="0" w:color="auto"/>
            <w:left w:val="none" w:sz="0" w:space="0" w:color="auto"/>
            <w:bottom w:val="none" w:sz="0" w:space="0" w:color="auto"/>
            <w:right w:val="none" w:sz="0" w:space="0" w:color="auto"/>
          </w:divBdr>
        </w:div>
        <w:div w:id="1992708502">
          <w:marLeft w:val="480"/>
          <w:marRight w:val="0"/>
          <w:marTop w:val="0"/>
          <w:marBottom w:val="0"/>
          <w:divBdr>
            <w:top w:val="none" w:sz="0" w:space="0" w:color="auto"/>
            <w:left w:val="none" w:sz="0" w:space="0" w:color="auto"/>
            <w:bottom w:val="none" w:sz="0" w:space="0" w:color="auto"/>
            <w:right w:val="none" w:sz="0" w:space="0" w:color="auto"/>
          </w:divBdr>
        </w:div>
        <w:div w:id="1997879810">
          <w:marLeft w:val="480"/>
          <w:marRight w:val="0"/>
          <w:marTop w:val="0"/>
          <w:marBottom w:val="0"/>
          <w:divBdr>
            <w:top w:val="none" w:sz="0" w:space="0" w:color="auto"/>
            <w:left w:val="none" w:sz="0" w:space="0" w:color="auto"/>
            <w:bottom w:val="none" w:sz="0" w:space="0" w:color="auto"/>
            <w:right w:val="none" w:sz="0" w:space="0" w:color="auto"/>
          </w:divBdr>
        </w:div>
        <w:div w:id="2102948159">
          <w:marLeft w:val="480"/>
          <w:marRight w:val="0"/>
          <w:marTop w:val="0"/>
          <w:marBottom w:val="0"/>
          <w:divBdr>
            <w:top w:val="none" w:sz="0" w:space="0" w:color="auto"/>
            <w:left w:val="none" w:sz="0" w:space="0" w:color="auto"/>
            <w:bottom w:val="none" w:sz="0" w:space="0" w:color="auto"/>
            <w:right w:val="none" w:sz="0" w:space="0" w:color="auto"/>
          </w:divBdr>
        </w:div>
        <w:div w:id="2104690112">
          <w:marLeft w:val="480"/>
          <w:marRight w:val="0"/>
          <w:marTop w:val="0"/>
          <w:marBottom w:val="0"/>
          <w:divBdr>
            <w:top w:val="none" w:sz="0" w:space="0" w:color="auto"/>
            <w:left w:val="none" w:sz="0" w:space="0" w:color="auto"/>
            <w:bottom w:val="none" w:sz="0" w:space="0" w:color="auto"/>
            <w:right w:val="none" w:sz="0" w:space="0" w:color="auto"/>
          </w:divBdr>
        </w:div>
        <w:div w:id="2107534169">
          <w:marLeft w:val="480"/>
          <w:marRight w:val="0"/>
          <w:marTop w:val="0"/>
          <w:marBottom w:val="0"/>
          <w:divBdr>
            <w:top w:val="none" w:sz="0" w:space="0" w:color="auto"/>
            <w:left w:val="none" w:sz="0" w:space="0" w:color="auto"/>
            <w:bottom w:val="none" w:sz="0" w:space="0" w:color="auto"/>
            <w:right w:val="none" w:sz="0" w:space="0" w:color="auto"/>
          </w:divBdr>
        </w:div>
        <w:div w:id="2125997352">
          <w:marLeft w:val="480"/>
          <w:marRight w:val="0"/>
          <w:marTop w:val="0"/>
          <w:marBottom w:val="0"/>
          <w:divBdr>
            <w:top w:val="none" w:sz="0" w:space="0" w:color="auto"/>
            <w:left w:val="none" w:sz="0" w:space="0" w:color="auto"/>
            <w:bottom w:val="none" w:sz="0" w:space="0" w:color="auto"/>
            <w:right w:val="none" w:sz="0" w:space="0" w:color="auto"/>
          </w:divBdr>
        </w:div>
      </w:divsChild>
    </w:div>
    <w:div w:id="304430247">
      <w:bodyDiv w:val="1"/>
      <w:marLeft w:val="0"/>
      <w:marRight w:val="0"/>
      <w:marTop w:val="0"/>
      <w:marBottom w:val="0"/>
      <w:divBdr>
        <w:top w:val="none" w:sz="0" w:space="0" w:color="auto"/>
        <w:left w:val="none" w:sz="0" w:space="0" w:color="auto"/>
        <w:bottom w:val="none" w:sz="0" w:space="0" w:color="auto"/>
        <w:right w:val="none" w:sz="0" w:space="0" w:color="auto"/>
      </w:divBdr>
      <w:divsChild>
        <w:div w:id="43650507">
          <w:marLeft w:val="480"/>
          <w:marRight w:val="0"/>
          <w:marTop w:val="0"/>
          <w:marBottom w:val="0"/>
          <w:divBdr>
            <w:top w:val="none" w:sz="0" w:space="0" w:color="auto"/>
            <w:left w:val="none" w:sz="0" w:space="0" w:color="auto"/>
            <w:bottom w:val="none" w:sz="0" w:space="0" w:color="auto"/>
            <w:right w:val="none" w:sz="0" w:space="0" w:color="auto"/>
          </w:divBdr>
        </w:div>
        <w:div w:id="54552231">
          <w:marLeft w:val="480"/>
          <w:marRight w:val="0"/>
          <w:marTop w:val="0"/>
          <w:marBottom w:val="0"/>
          <w:divBdr>
            <w:top w:val="none" w:sz="0" w:space="0" w:color="auto"/>
            <w:left w:val="none" w:sz="0" w:space="0" w:color="auto"/>
            <w:bottom w:val="none" w:sz="0" w:space="0" w:color="auto"/>
            <w:right w:val="none" w:sz="0" w:space="0" w:color="auto"/>
          </w:divBdr>
        </w:div>
        <w:div w:id="93594130">
          <w:marLeft w:val="480"/>
          <w:marRight w:val="0"/>
          <w:marTop w:val="0"/>
          <w:marBottom w:val="0"/>
          <w:divBdr>
            <w:top w:val="none" w:sz="0" w:space="0" w:color="auto"/>
            <w:left w:val="none" w:sz="0" w:space="0" w:color="auto"/>
            <w:bottom w:val="none" w:sz="0" w:space="0" w:color="auto"/>
            <w:right w:val="none" w:sz="0" w:space="0" w:color="auto"/>
          </w:divBdr>
        </w:div>
        <w:div w:id="105931893">
          <w:marLeft w:val="480"/>
          <w:marRight w:val="0"/>
          <w:marTop w:val="0"/>
          <w:marBottom w:val="0"/>
          <w:divBdr>
            <w:top w:val="none" w:sz="0" w:space="0" w:color="auto"/>
            <w:left w:val="none" w:sz="0" w:space="0" w:color="auto"/>
            <w:bottom w:val="none" w:sz="0" w:space="0" w:color="auto"/>
            <w:right w:val="none" w:sz="0" w:space="0" w:color="auto"/>
          </w:divBdr>
        </w:div>
        <w:div w:id="123621665">
          <w:marLeft w:val="480"/>
          <w:marRight w:val="0"/>
          <w:marTop w:val="0"/>
          <w:marBottom w:val="0"/>
          <w:divBdr>
            <w:top w:val="none" w:sz="0" w:space="0" w:color="auto"/>
            <w:left w:val="none" w:sz="0" w:space="0" w:color="auto"/>
            <w:bottom w:val="none" w:sz="0" w:space="0" w:color="auto"/>
            <w:right w:val="none" w:sz="0" w:space="0" w:color="auto"/>
          </w:divBdr>
        </w:div>
        <w:div w:id="133910953">
          <w:marLeft w:val="480"/>
          <w:marRight w:val="0"/>
          <w:marTop w:val="0"/>
          <w:marBottom w:val="0"/>
          <w:divBdr>
            <w:top w:val="none" w:sz="0" w:space="0" w:color="auto"/>
            <w:left w:val="none" w:sz="0" w:space="0" w:color="auto"/>
            <w:bottom w:val="none" w:sz="0" w:space="0" w:color="auto"/>
            <w:right w:val="none" w:sz="0" w:space="0" w:color="auto"/>
          </w:divBdr>
        </w:div>
        <w:div w:id="198012325">
          <w:marLeft w:val="480"/>
          <w:marRight w:val="0"/>
          <w:marTop w:val="0"/>
          <w:marBottom w:val="0"/>
          <w:divBdr>
            <w:top w:val="none" w:sz="0" w:space="0" w:color="auto"/>
            <w:left w:val="none" w:sz="0" w:space="0" w:color="auto"/>
            <w:bottom w:val="none" w:sz="0" w:space="0" w:color="auto"/>
            <w:right w:val="none" w:sz="0" w:space="0" w:color="auto"/>
          </w:divBdr>
        </w:div>
        <w:div w:id="198705631">
          <w:marLeft w:val="480"/>
          <w:marRight w:val="0"/>
          <w:marTop w:val="0"/>
          <w:marBottom w:val="0"/>
          <w:divBdr>
            <w:top w:val="none" w:sz="0" w:space="0" w:color="auto"/>
            <w:left w:val="none" w:sz="0" w:space="0" w:color="auto"/>
            <w:bottom w:val="none" w:sz="0" w:space="0" w:color="auto"/>
            <w:right w:val="none" w:sz="0" w:space="0" w:color="auto"/>
          </w:divBdr>
        </w:div>
        <w:div w:id="240338578">
          <w:marLeft w:val="480"/>
          <w:marRight w:val="0"/>
          <w:marTop w:val="0"/>
          <w:marBottom w:val="0"/>
          <w:divBdr>
            <w:top w:val="none" w:sz="0" w:space="0" w:color="auto"/>
            <w:left w:val="none" w:sz="0" w:space="0" w:color="auto"/>
            <w:bottom w:val="none" w:sz="0" w:space="0" w:color="auto"/>
            <w:right w:val="none" w:sz="0" w:space="0" w:color="auto"/>
          </w:divBdr>
        </w:div>
        <w:div w:id="269096392">
          <w:marLeft w:val="480"/>
          <w:marRight w:val="0"/>
          <w:marTop w:val="0"/>
          <w:marBottom w:val="0"/>
          <w:divBdr>
            <w:top w:val="none" w:sz="0" w:space="0" w:color="auto"/>
            <w:left w:val="none" w:sz="0" w:space="0" w:color="auto"/>
            <w:bottom w:val="none" w:sz="0" w:space="0" w:color="auto"/>
            <w:right w:val="none" w:sz="0" w:space="0" w:color="auto"/>
          </w:divBdr>
        </w:div>
        <w:div w:id="296880954">
          <w:marLeft w:val="480"/>
          <w:marRight w:val="0"/>
          <w:marTop w:val="0"/>
          <w:marBottom w:val="0"/>
          <w:divBdr>
            <w:top w:val="none" w:sz="0" w:space="0" w:color="auto"/>
            <w:left w:val="none" w:sz="0" w:space="0" w:color="auto"/>
            <w:bottom w:val="none" w:sz="0" w:space="0" w:color="auto"/>
            <w:right w:val="none" w:sz="0" w:space="0" w:color="auto"/>
          </w:divBdr>
        </w:div>
        <w:div w:id="311450740">
          <w:marLeft w:val="480"/>
          <w:marRight w:val="0"/>
          <w:marTop w:val="0"/>
          <w:marBottom w:val="0"/>
          <w:divBdr>
            <w:top w:val="none" w:sz="0" w:space="0" w:color="auto"/>
            <w:left w:val="none" w:sz="0" w:space="0" w:color="auto"/>
            <w:bottom w:val="none" w:sz="0" w:space="0" w:color="auto"/>
            <w:right w:val="none" w:sz="0" w:space="0" w:color="auto"/>
          </w:divBdr>
        </w:div>
        <w:div w:id="319963669">
          <w:marLeft w:val="480"/>
          <w:marRight w:val="0"/>
          <w:marTop w:val="0"/>
          <w:marBottom w:val="0"/>
          <w:divBdr>
            <w:top w:val="none" w:sz="0" w:space="0" w:color="auto"/>
            <w:left w:val="none" w:sz="0" w:space="0" w:color="auto"/>
            <w:bottom w:val="none" w:sz="0" w:space="0" w:color="auto"/>
            <w:right w:val="none" w:sz="0" w:space="0" w:color="auto"/>
          </w:divBdr>
        </w:div>
        <w:div w:id="377827884">
          <w:marLeft w:val="480"/>
          <w:marRight w:val="0"/>
          <w:marTop w:val="0"/>
          <w:marBottom w:val="0"/>
          <w:divBdr>
            <w:top w:val="none" w:sz="0" w:space="0" w:color="auto"/>
            <w:left w:val="none" w:sz="0" w:space="0" w:color="auto"/>
            <w:bottom w:val="none" w:sz="0" w:space="0" w:color="auto"/>
            <w:right w:val="none" w:sz="0" w:space="0" w:color="auto"/>
          </w:divBdr>
        </w:div>
        <w:div w:id="399208363">
          <w:marLeft w:val="480"/>
          <w:marRight w:val="0"/>
          <w:marTop w:val="0"/>
          <w:marBottom w:val="0"/>
          <w:divBdr>
            <w:top w:val="none" w:sz="0" w:space="0" w:color="auto"/>
            <w:left w:val="none" w:sz="0" w:space="0" w:color="auto"/>
            <w:bottom w:val="none" w:sz="0" w:space="0" w:color="auto"/>
            <w:right w:val="none" w:sz="0" w:space="0" w:color="auto"/>
          </w:divBdr>
        </w:div>
        <w:div w:id="441148395">
          <w:marLeft w:val="480"/>
          <w:marRight w:val="0"/>
          <w:marTop w:val="0"/>
          <w:marBottom w:val="0"/>
          <w:divBdr>
            <w:top w:val="none" w:sz="0" w:space="0" w:color="auto"/>
            <w:left w:val="none" w:sz="0" w:space="0" w:color="auto"/>
            <w:bottom w:val="none" w:sz="0" w:space="0" w:color="auto"/>
            <w:right w:val="none" w:sz="0" w:space="0" w:color="auto"/>
          </w:divBdr>
        </w:div>
        <w:div w:id="446584160">
          <w:marLeft w:val="480"/>
          <w:marRight w:val="0"/>
          <w:marTop w:val="0"/>
          <w:marBottom w:val="0"/>
          <w:divBdr>
            <w:top w:val="none" w:sz="0" w:space="0" w:color="auto"/>
            <w:left w:val="none" w:sz="0" w:space="0" w:color="auto"/>
            <w:bottom w:val="none" w:sz="0" w:space="0" w:color="auto"/>
            <w:right w:val="none" w:sz="0" w:space="0" w:color="auto"/>
          </w:divBdr>
        </w:div>
        <w:div w:id="447166179">
          <w:marLeft w:val="480"/>
          <w:marRight w:val="0"/>
          <w:marTop w:val="0"/>
          <w:marBottom w:val="0"/>
          <w:divBdr>
            <w:top w:val="none" w:sz="0" w:space="0" w:color="auto"/>
            <w:left w:val="none" w:sz="0" w:space="0" w:color="auto"/>
            <w:bottom w:val="none" w:sz="0" w:space="0" w:color="auto"/>
            <w:right w:val="none" w:sz="0" w:space="0" w:color="auto"/>
          </w:divBdr>
        </w:div>
        <w:div w:id="512956878">
          <w:marLeft w:val="480"/>
          <w:marRight w:val="0"/>
          <w:marTop w:val="0"/>
          <w:marBottom w:val="0"/>
          <w:divBdr>
            <w:top w:val="none" w:sz="0" w:space="0" w:color="auto"/>
            <w:left w:val="none" w:sz="0" w:space="0" w:color="auto"/>
            <w:bottom w:val="none" w:sz="0" w:space="0" w:color="auto"/>
            <w:right w:val="none" w:sz="0" w:space="0" w:color="auto"/>
          </w:divBdr>
        </w:div>
        <w:div w:id="566768007">
          <w:marLeft w:val="480"/>
          <w:marRight w:val="0"/>
          <w:marTop w:val="0"/>
          <w:marBottom w:val="0"/>
          <w:divBdr>
            <w:top w:val="none" w:sz="0" w:space="0" w:color="auto"/>
            <w:left w:val="none" w:sz="0" w:space="0" w:color="auto"/>
            <w:bottom w:val="none" w:sz="0" w:space="0" w:color="auto"/>
            <w:right w:val="none" w:sz="0" w:space="0" w:color="auto"/>
          </w:divBdr>
        </w:div>
        <w:div w:id="647249163">
          <w:marLeft w:val="480"/>
          <w:marRight w:val="0"/>
          <w:marTop w:val="0"/>
          <w:marBottom w:val="0"/>
          <w:divBdr>
            <w:top w:val="none" w:sz="0" w:space="0" w:color="auto"/>
            <w:left w:val="none" w:sz="0" w:space="0" w:color="auto"/>
            <w:bottom w:val="none" w:sz="0" w:space="0" w:color="auto"/>
            <w:right w:val="none" w:sz="0" w:space="0" w:color="auto"/>
          </w:divBdr>
        </w:div>
        <w:div w:id="661083105">
          <w:marLeft w:val="480"/>
          <w:marRight w:val="0"/>
          <w:marTop w:val="0"/>
          <w:marBottom w:val="0"/>
          <w:divBdr>
            <w:top w:val="none" w:sz="0" w:space="0" w:color="auto"/>
            <w:left w:val="none" w:sz="0" w:space="0" w:color="auto"/>
            <w:bottom w:val="none" w:sz="0" w:space="0" w:color="auto"/>
            <w:right w:val="none" w:sz="0" w:space="0" w:color="auto"/>
          </w:divBdr>
        </w:div>
        <w:div w:id="755595148">
          <w:marLeft w:val="480"/>
          <w:marRight w:val="0"/>
          <w:marTop w:val="0"/>
          <w:marBottom w:val="0"/>
          <w:divBdr>
            <w:top w:val="none" w:sz="0" w:space="0" w:color="auto"/>
            <w:left w:val="none" w:sz="0" w:space="0" w:color="auto"/>
            <w:bottom w:val="none" w:sz="0" w:space="0" w:color="auto"/>
            <w:right w:val="none" w:sz="0" w:space="0" w:color="auto"/>
          </w:divBdr>
        </w:div>
        <w:div w:id="756291650">
          <w:marLeft w:val="480"/>
          <w:marRight w:val="0"/>
          <w:marTop w:val="0"/>
          <w:marBottom w:val="0"/>
          <w:divBdr>
            <w:top w:val="none" w:sz="0" w:space="0" w:color="auto"/>
            <w:left w:val="none" w:sz="0" w:space="0" w:color="auto"/>
            <w:bottom w:val="none" w:sz="0" w:space="0" w:color="auto"/>
            <w:right w:val="none" w:sz="0" w:space="0" w:color="auto"/>
          </w:divBdr>
        </w:div>
        <w:div w:id="759571053">
          <w:marLeft w:val="480"/>
          <w:marRight w:val="0"/>
          <w:marTop w:val="0"/>
          <w:marBottom w:val="0"/>
          <w:divBdr>
            <w:top w:val="none" w:sz="0" w:space="0" w:color="auto"/>
            <w:left w:val="none" w:sz="0" w:space="0" w:color="auto"/>
            <w:bottom w:val="none" w:sz="0" w:space="0" w:color="auto"/>
            <w:right w:val="none" w:sz="0" w:space="0" w:color="auto"/>
          </w:divBdr>
        </w:div>
        <w:div w:id="813255467">
          <w:marLeft w:val="480"/>
          <w:marRight w:val="0"/>
          <w:marTop w:val="0"/>
          <w:marBottom w:val="0"/>
          <w:divBdr>
            <w:top w:val="none" w:sz="0" w:space="0" w:color="auto"/>
            <w:left w:val="none" w:sz="0" w:space="0" w:color="auto"/>
            <w:bottom w:val="none" w:sz="0" w:space="0" w:color="auto"/>
            <w:right w:val="none" w:sz="0" w:space="0" w:color="auto"/>
          </w:divBdr>
        </w:div>
        <w:div w:id="901863912">
          <w:marLeft w:val="480"/>
          <w:marRight w:val="0"/>
          <w:marTop w:val="0"/>
          <w:marBottom w:val="0"/>
          <w:divBdr>
            <w:top w:val="none" w:sz="0" w:space="0" w:color="auto"/>
            <w:left w:val="none" w:sz="0" w:space="0" w:color="auto"/>
            <w:bottom w:val="none" w:sz="0" w:space="0" w:color="auto"/>
            <w:right w:val="none" w:sz="0" w:space="0" w:color="auto"/>
          </w:divBdr>
        </w:div>
        <w:div w:id="917322385">
          <w:marLeft w:val="480"/>
          <w:marRight w:val="0"/>
          <w:marTop w:val="0"/>
          <w:marBottom w:val="0"/>
          <w:divBdr>
            <w:top w:val="none" w:sz="0" w:space="0" w:color="auto"/>
            <w:left w:val="none" w:sz="0" w:space="0" w:color="auto"/>
            <w:bottom w:val="none" w:sz="0" w:space="0" w:color="auto"/>
            <w:right w:val="none" w:sz="0" w:space="0" w:color="auto"/>
          </w:divBdr>
        </w:div>
        <w:div w:id="950210143">
          <w:marLeft w:val="480"/>
          <w:marRight w:val="0"/>
          <w:marTop w:val="0"/>
          <w:marBottom w:val="0"/>
          <w:divBdr>
            <w:top w:val="none" w:sz="0" w:space="0" w:color="auto"/>
            <w:left w:val="none" w:sz="0" w:space="0" w:color="auto"/>
            <w:bottom w:val="none" w:sz="0" w:space="0" w:color="auto"/>
            <w:right w:val="none" w:sz="0" w:space="0" w:color="auto"/>
          </w:divBdr>
        </w:div>
        <w:div w:id="953093620">
          <w:marLeft w:val="480"/>
          <w:marRight w:val="0"/>
          <w:marTop w:val="0"/>
          <w:marBottom w:val="0"/>
          <w:divBdr>
            <w:top w:val="none" w:sz="0" w:space="0" w:color="auto"/>
            <w:left w:val="none" w:sz="0" w:space="0" w:color="auto"/>
            <w:bottom w:val="none" w:sz="0" w:space="0" w:color="auto"/>
            <w:right w:val="none" w:sz="0" w:space="0" w:color="auto"/>
          </w:divBdr>
        </w:div>
        <w:div w:id="969019006">
          <w:marLeft w:val="480"/>
          <w:marRight w:val="0"/>
          <w:marTop w:val="0"/>
          <w:marBottom w:val="0"/>
          <w:divBdr>
            <w:top w:val="none" w:sz="0" w:space="0" w:color="auto"/>
            <w:left w:val="none" w:sz="0" w:space="0" w:color="auto"/>
            <w:bottom w:val="none" w:sz="0" w:space="0" w:color="auto"/>
            <w:right w:val="none" w:sz="0" w:space="0" w:color="auto"/>
          </w:divBdr>
        </w:div>
        <w:div w:id="1000423839">
          <w:marLeft w:val="480"/>
          <w:marRight w:val="0"/>
          <w:marTop w:val="0"/>
          <w:marBottom w:val="0"/>
          <w:divBdr>
            <w:top w:val="none" w:sz="0" w:space="0" w:color="auto"/>
            <w:left w:val="none" w:sz="0" w:space="0" w:color="auto"/>
            <w:bottom w:val="none" w:sz="0" w:space="0" w:color="auto"/>
            <w:right w:val="none" w:sz="0" w:space="0" w:color="auto"/>
          </w:divBdr>
        </w:div>
        <w:div w:id="1025473694">
          <w:marLeft w:val="480"/>
          <w:marRight w:val="0"/>
          <w:marTop w:val="0"/>
          <w:marBottom w:val="0"/>
          <w:divBdr>
            <w:top w:val="none" w:sz="0" w:space="0" w:color="auto"/>
            <w:left w:val="none" w:sz="0" w:space="0" w:color="auto"/>
            <w:bottom w:val="none" w:sz="0" w:space="0" w:color="auto"/>
            <w:right w:val="none" w:sz="0" w:space="0" w:color="auto"/>
          </w:divBdr>
        </w:div>
        <w:div w:id="1050181239">
          <w:marLeft w:val="480"/>
          <w:marRight w:val="0"/>
          <w:marTop w:val="0"/>
          <w:marBottom w:val="0"/>
          <w:divBdr>
            <w:top w:val="none" w:sz="0" w:space="0" w:color="auto"/>
            <w:left w:val="none" w:sz="0" w:space="0" w:color="auto"/>
            <w:bottom w:val="none" w:sz="0" w:space="0" w:color="auto"/>
            <w:right w:val="none" w:sz="0" w:space="0" w:color="auto"/>
          </w:divBdr>
        </w:div>
        <w:div w:id="1075280349">
          <w:marLeft w:val="480"/>
          <w:marRight w:val="0"/>
          <w:marTop w:val="0"/>
          <w:marBottom w:val="0"/>
          <w:divBdr>
            <w:top w:val="none" w:sz="0" w:space="0" w:color="auto"/>
            <w:left w:val="none" w:sz="0" w:space="0" w:color="auto"/>
            <w:bottom w:val="none" w:sz="0" w:space="0" w:color="auto"/>
            <w:right w:val="none" w:sz="0" w:space="0" w:color="auto"/>
          </w:divBdr>
        </w:div>
        <w:div w:id="1098602262">
          <w:marLeft w:val="480"/>
          <w:marRight w:val="0"/>
          <w:marTop w:val="0"/>
          <w:marBottom w:val="0"/>
          <w:divBdr>
            <w:top w:val="none" w:sz="0" w:space="0" w:color="auto"/>
            <w:left w:val="none" w:sz="0" w:space="0" w:color="auto"/>
            <w:bottom w:val="none" w:sz="0" w:space="0" w:color="auto"/>
            <w:right w:val="none" w:sz="0" w:space="0" w:color="auto"/>
          </w:divBdr>
        </w:div>
        <w:div w:id="1144665446">
          <w:marLeft w:val="480"/>
          <w:marRight w:val="0"/>
          <w:marTop w:val="0"/>
          <w:marBottom w:val="0"/>
          <w:divBdr>
            <w:top w:val="none" w:sz="0" w:space="0" w:color="auto"/>
            <w:left w:val="none" w:sz="0" w:space="0" w:color="auto"/>
            <w:bottom w:val="none" w:sz="0" w:space="0" w:color="auto"/>
            <w:right w:val="none" w:sz="0" w:space="0" w:color="auto"/>
          </w:divBdr>
        </w:div>
        <w:div w:id="1204751336">
          <w:marLeft w:val="480"/>
          <w:marRight w:val="0"/>
          <w:marTop w:val="0"/>
          <w:marBottom w:val="0"/>
          <w:divBdr>
            <w:top w:val="none" w:sz="0" w:space="0" w:color="auto"/>
            <w:left w:val="none" w:sz="0" w:space="0" w:color="auto"/>
            <w:bottom w:val="none" w:sz="0" w:space="0" w:color="auto"/>
            <w:right w:val="none" w:sz="0" w:space="0" w:color="auto"/>
          </w:divBdr>
        </w:div>
        <w:div w:id="1209338853">
          <w:marLeft w:val="480"/>
          <w:marRight w:val="0"/>
          <w:marTop w:val="0"/>
          <w:marBottom w:val="0"/>
          <w:divBdr>
            <w:top w:val="none" w:sz="0" w:space="0" w:color="auto"/>
            <w:left w:val="none" w:sz="0" w:space="0" w:color="auto"/>
            <w:bottom w:val="none" w:sz="0" w:space="0" w:color="auto"/>
            <w:right w:val="none" w:sz="0" w:space="0" w:color="auto"/>
          </w:divBdr>
        </w:div>
        <w:div w:id="1217811519">
          <w:marLeft w:val="480"/>
          <w:marRight w:val="0"/>
          <w:marTop w:val="0"/>
          <w:marBottom w:val="0"/>
          <w:divBdr>
            <w:top w:val="none" w:sz="0" w:space="0" w:color="auto"/>
            <w:left w:val="none" w:sz="0" w:space="0" w:color="auto"/>
            <w:bottom w:val="none" w:sz="0" w:space="0" w:color="auto"/>
            <w:right w:val="none" w:sz="0" w:space="0" w:color="auto"/>
          </w:divBdr>
        </w:div>
        <w:div w:id="1236088091">
          <w:marLeft w:val="480"/>
          <w:marRight w:val="0"/>
          <w:marTop w:val="0"/>
          <w:marBottom w:val="0"/>
          <w:divBdr>
            <w:top w:val="none" w:sz="0" w:space="0" w:color="auto"/>
            <w:left w:val="none" w:sz="0" w:space="0" w:color="auto"/>
            <w:bottom w:val="none" w:sz="0" w:space="0" w:color="auto"/>
            <w:right w:val="none" w:sz="0" w:space="0" w:color="auto"/>
          </w:divBdr>
        </w:div>
        <w:div w:id="1236893334">
          <w:marLeft w:val="480"/>
          <w:marRight w:val="0"/>
          <w:marTop w:val="0"/>
          <w:marBottom w:val="0"/>
          <w:divBdr>
            <w:top w:val="none" w:sz="0" w:space="0" w:color="auto"/>
            <w:left w:val="none" w:sz="0" w:space="0" w:color="auto"/>
            <w:bottom w:val="none" w:sz="0" w:space="0" w:color="auto"/>
            <w:right w:val="none" w:sz="0" w:space="0" w:color="auto"/>
          </w:divBdr>
        </w:div>
        <w:div w:id="1300458334">
          <w:marLeft w:val="480"/>
          <w:marRight w:val="0"/>
          <w:marTop w:val="0"/>
          <w:marBottom w:val="0"/>
          <w:divBdr>
            <w:top w:val="none" w:sz="0" w:space="0" w:color="auto"/>
            <w:left w:val="none" w:sz="0" w:space="0" w:color="auto"/>
            <w:bottom w:val="none" w:sz="0" w:space="0" w:color="auto"/>
            <w:right w:val="none" w:sz="0" w:space="0" w:color="auto"/>
          </w:divBdr>
        </w:div>
        <w:div w:id="1341276872">
          <w:marLeft w:val="480"/>
          <w:marRight w:val="0"/>
          <w:marTop w:val="0"/>
          <w:marBottom w:val="0"/>
          <w:divBdr>
            <w:top w:val="none" w:sz="0" w:space="0" w:color="auto"/>
            <w:left w:val="none" w:sz="0" w:space="0" w:color="auto"/>
            <w:bottom w:val="none" w:sz="0" w:space="0" w:color="auto"/>
            <w:right w:val="none" w:sz="0" w:space="0" w:color="auto"/>
          </w:divBdr>
        </w:div>
        <w:div w:id="1410467522">
          <w:marLeft w:val="480"/>
          <w:marRight w:val="0"/>
          <w:marTop w:val="0"/>
          <w:marBottom w:val="0"/>
          <w:divBdr>
            <w:top w:val="none" w:sz="0" w:space="0" w:color="auto"/>
            <w:left w:val="none" w:sz="0" w:space="0" w:color="auto"/>
            <w:bottom w:val="none" w:sz="0" w:space="0" w:color="auto"/>
            <w:right w:val="none" w:sz="0" w:space="0" w:color="auto"/>
          </w:divBdr>
        </w:div>
        <w:div w:id="1413771106">
          <w:marLeft w:val="480"/>
          <w:marRight w:val="0"/>
          <w:marTop w:val="0"/>
          <w:marBottom w:val="0"/>
          <w:divBdr>
            <w:top w:val="none" w:sz="0" w:space="0" w:color="auto"/>
            <w:left w:val="none" w:sz="0" w:space="0" w:color="auto"/>
            <w:bottom w:val="none" w:sz="0" w:space="0" w:color="auto"/>
            <w:right w:val="none" w:sz="0" w:space="0" w:color="auto"/>
          </w:divBdr>
        </w:div>
        <w:div w:id="1455635430">
          <w:marLeft w:val="480"/>
          <w:marRight w:val="0"/>
          <w:marTop w:val="0"/>
          <w:marBottom w:val="0"/>
          <w:divBdr>
            <w:top w:val="none" w:sz="0" w:space="0" w:color="auto"/>
            <w:left w:val="none" w:sz="0" w:space="0" w:color="auto"/>
            <w:bottom w:val="none" w:sz="0" w:space="0" w:color="auto"/>
            <w:right w:val="none" w:sz="0" w:space="0" w:color="auto"/>
          </w:divBdr>
        </w:div>
        <w:div w:id="1487742137">
          <w:marLeft w:val="480"/>
          <w:marRight w:val="0"/>
          <w:marTop w:val="0"/>
          <w:marBottom w:val="0"/>
          <w:divBdr>
            <w:top w:val="none" w:sz="0" w:space="0" w:color="auto"/>
            <w:left w:val="none" w:sz="0" w:space="0" w:color="auto"/>
            <w:bottom w:val="none" w:sz="0" w:space="0" w:color="auto"/>
            <w:right w:val="none" w:sz="0" w:space="0" w:color="auto"/>
          </w:divBdr>
        </w:div>
        <w:div w:id="1497766033">
          <w:marLeft w:val="480"/>
          <w:marRight w:val="0"/>
          <w:marTop w:val="0"/>
          <w:marBottom w:val="0"/>
          <w:divBdr>
            <w:top w:val="none" w:sz="0" w:space="0" w:color="auto"/>
            <w:left w:val="none" w:sz="0" w:space="0" w:color="auto"/>
            <w:bottom w:val="none" w:sz="0" w:space="0" w:color="auto"/>
            <w:right w:val="none" w:sz="0" w:space="0" w:color="auto"/>
          </w:divBdr>
        </w:div>
        <w:div w:id="1559585712">
          <w:marLeft w:val="480"/>
          <w:marRight w:val="0"/>
          <w:marTop w:val="0"/>
          <w:marBottom w:val="0"/>
          <w:divBdr>
            <w:top w:val="none" w:sz="0" w:space="0" w:color="auto"/>
            <w:left w:val="none" w:sz="0" w:space="0" w:color="auto"/>
            <w:bottom w:val="none" w:sz="0" w:space="0" w:color="auto"/>
            <w:right w:val="none" w:sz="0" w:space="0" w:color="auto"/>
          </w:divBdr>
        </w:div>
        <w:div w:id="1587155410">
          <w:marLeft w:val="480"/>
          <w:marRight w:val="0"/>
          <w:marTop w:val="0"/>
          <w:marBottom w:val="0"/>
          <w:divBdr>
            <w:top w:val="none" w:sz="0" w:space="0" w:color="auto"/>
            <w:left w:val="none" w:sz="0" w:space="0" w:color="auto"/>
            <w:bottom w:val="none" w:sz="0" w:space="0" w:color="auto"/>
            <w:right w:val="none" w:sz="0" w:space="0" w:color="auto"/>
          </w:divBdr>
        </w:div>
        <w:div w:id="1649939580">
          <w:marLeft w:val="480"/>
          <w:marRight w:val="0"/>
          <w:marTop w:val="0"/>
          <w:marBottom w:val="0"/>
          <w:divBdr>
            <w:top w:val="none" w:sz="0" w:space="0" w:color="auto"/>
            <w:left w:val="none" w:sz="0" w:space="0" w:color="auto"/>
            <w:bottom w:val="none" w:sz="0" w:space="0" w:color="auto"/>
            <w:right w:val="none" w:sz="0" w:space="0" w:color="auto"/>
          </w:divBdr>
        </w:div>
        <w:div w:id="1656952228">
          <w:marLeft w:val="480"/>
          <w:marRight w:val="0"/>
          <w:marTop w:val="0"/>
          <w:marBottom w:val="0"/>
          <w:divBdr>
            <w:top w:val="none" w:sz="0" w:space="0" w:color="auto"/>
            <w:left w:val="none" w:sz="0" w:space="0" w:color="auto"/>
            <w:bottom w:val="none" w:sz="0" w:space="0" w:color="auto"/>
            <w:right w:val="none" w:sz="0" w:space="0" w:color="auto"/>
          </w:divBdr>
        </w:div>
        <w:div w:id="1700160895">
          <w:marLeft w:val="480"/>
          <w:marRight w:val="0"/>
          <w:marTop w:val="0"/>
          <w:marBottom w:val="0"/>
          <w:divBdr>
            <w:top w:val="none" w:sz="0" w:space="0" w:color="auto"/>
            <w:left w:val="none" w:sz="0" w:space="0" w:color="auto"/>
            <w:bottom w:val="none" w:sz="0" w:space="0" w:color="auto"/>
            <w:right w:val="none" w:sz="0" w:space="0" w:color="auto"/>
          </w:divBdr>
        </w:div>
        <w:div w:id="1701009678">
          <w:marLeft w:val="480"/>
          <w:marRight w:val="0"/>
          <w:marTop w:val="0"/>
          <w:marBottom w:val="0"/>
          <w:divBdr>
            <w:top w:val="none" w:sz="0" w:space="0" w:color="auto"/>
            <w:left w:val="none" w:sz="0" w:space="0" w:color="auto"/>
            <w:bottom w:val="none" w:sz="0" w:space="0" w:color="auto"/>
            <w:right w:val="none" w:sz="0" w:space="0" w:color="auto"/>
          </w:divBdr>
        </w:div>
        <w:div w:id="1741125701">
          <w:marLeft w:val="480"/>
          <w:marRight w:val="0"/>
          <w:marTop w:val="0"/>
          <w:marBottom w:val="0"/>
          <w:divBdr>
            <w:top w:val="none" w:sz="0" w:space="0" w:color="auto"/>
            <w:left w:val="none" w:sz="0" w:space="0" w:color="auto"/>
            <w:bottom w:val="none" w:sz="0" w:space="0" w:color="auto"/>
            <w:right w:val="none" w:sz="0" w:space="0" w:color="auto"/>
          </w:divBdr>
        </w:div>
        <w:div w:id="1759860455">
          <w:marLeft w:val="480"/>
          <w:marRight w:val="0"/>
          <w:marTop w:val="0"/>
          <w:marBottom w:val="0"/>
          <w:divBdr>
            <w:top w:val="none" w:sz="0" w:space="0" w:color="auto"/>
            <w:left w:val="none" w:sz="0" w:space="0" w:color="auto"/>
            <w:bottom w:val="none" w:sz="0" w:space="0" w:color="auto"/>
            <w:right w:val="none" w:sz="0" w:space="0" w:color="auto"/>
          </w:divBdr>
        </w:div>
        <w:div w:id="1782603236">
          <w:marLeft w:val="480"/>
          <w:marRight w:val="0"/>
          <w:marTop w:val="0"/>
          <w:marBottom w:val="0"/>
          <w:divBdr>
            <w:top w:val="none" w:sz="0" w:space="0" w:color="auto"/>
            <w:left w:val="none" w:sz="0" w:space="0" w:color="auto"/>
            <w:bottom w:val="none" w:sz="0" w:space="0" w:color="auto"/>
            <w:right w:val="none" w:sz="0" w:space="0" w:color="auto"/>
          </w:divBdr>
        </w:div>
        <w:div w:id="1785923336">
          <w:marLeft w:val="480"/>
          <w:marRight w:val="0"/>
          <w:marTop w:val="0"/>
          <w:marBottom w:val="0"/>
          <w:divBdr>
            <w:top w:val="none" w:sz="0" w:space="0" w:color="auto"/>
            <w:left w:val="none" w:sz="0" w:space="0" w:color="auto"/>
            <w:bottom w:val="none" w:sz="0" w:space="0" w:color="auto"/>
            <w:right w:val="none" w:sz="0" w:space="0" w:color="auto"/>
          </w:divBdr>
        </w:div>
        <w:div w:id="1825782815">
          <w:marLeft w:val="480"/>
          <w:marRight w:val="0"/>
          <w:marTop w:val="0"/>
          <w:marBottom w:val="0"/>
          <w:divBdr>
            <w:top w:val="none" w:sz="0" w:space="0" w:color="auto"/>
            <w:left w:val="none" w:sz="0" w:space="0" w:color="auto"/>
            <w:bottom w:val="none" w:sz="0" w:space="0" w:color="auto"/>
            <w:right w:val="none" w:sz="0" w:space="0" w:color="auto"/>
          </w:divBdr>
        </w:div>
        <w:div w:id="1829975430">
          <w:marLeft w:val="480"/>
          <w:marRight w:val="0"/>
          <w:marTop w:val="0"/>
          <w:marBottom w:val="0"/>
          <w:divBdr>
            <w:top w:val="none" w:sz="0" w:space="0" w:color="auto"/>
            <w:left w:val="none" w:sz="0" w:space="0" w:color="auto"/>
            <w:bottom w:val="none" w:sz="0" w:space="0" w:color="auto"/>
            <w:right w:val="none" w:sz="0" w:space="0" w:color="auto"/>
          </w:divBdr>
        </w:div>
        <w:div w:id="1873230494">
          <w:marLeft w:val="480"/>
          <w:marRight w:val="0"/>
          <w:marTop w:val="0"/>
          <w:marBottom w:val="0"/>
          <w:divBdr>
            <w:top w:val="none" w:sz="0" w:space="0" w:color="auto"/>
            <w:left w:val="none" w:sz="0" w:space="0" w:color="auto"/>
            <w:bottom w:val="none" w:sz="0" w:space="0" w:color="auto"/>
            <w:right w:val="none" w:sz="0" w:space="0" w:color="auto"/>
          </w:divBdr>
        </w:div>
        <w:div w:id="1927418381">
          <w:marLeft w:val="480"/>
          <w:marRight w:val="0"/>
          <w:marTop w:val="0"/>
          <w:marBottom w:val="0"/>
          <w:divBdr>
            <w:top w:val="none" w:sz="0" w:space="0" w:color="auto"/>
            <w:left w:val="none" w:sz="0" w:space="0" w:color="auto"/>
            <w:bottom w:val="none" w:sz="0" w:space="0" w:color="auto"/>
            <w:right w:val="none" w:sz="0" w:space="0" w:color="auto"/>
          </w:divBdr>
        </w:div>
        <w:div w:id="1945571091">
          <w:marLeft w:val="480"/>
          <w:marRight w:val="0"/>
          <w:marTop w:val="0"/>
          <w:marBottom w:val="0"/>
          <w:divBdr>
            <w:top w:val="none" w:sz="0" w:space="0" w:color="auto"/>
            <w:left w:val="none" w:sz="0" w:space="0" w:color="auto"/>
            <w:bottom w:val="none" w:sz="0" w:space="0" w:color="auto"/>
            <w:right w:val="none" w:sz="0" w:space="0" w:color="auto"/>
          </w:divBdr>
        </w:div>
        <w:div w:id="1950701806">
          <w:marLeft w:val="480"/>
          <w:marRight w:val="0"/>
          <w:marTop w:val="0"/>
          <w:marBottom w:val="0"/>
          <w:divBdr>
            <w:top w:val="none" w:sz="0" w:space="0" w:color="auto"/>
            <w:left w:val="none" w:sz="0" w:space="0" w:color="auto"/>
            <w:bottom w:val="none" w:sz="0" w:space="0" w:color="auto"/>
            <w:right w:val="none" w:sz="0" w:space="0" w:color="auto"/>
          </w:divBdr>
        </w:div>
        <w:div w:id="1971205391">
          <w:marLeft w:val="480"/>
          <w:marRight w:val="0"/>
          <w:marTop w:val="0"/>
          <w:marBottom w:val="0"/>
          <w:divBdr>
            <w:top w:val="none" w:sz="0" w:space="0" w:color="auto"/>
            <w:left w:val="none" w:sz="0" w:space="0" w:color="auto"/>
            <w:bottom w:val="none" w:sz="0" w:space="0" w:color="auto"/>
            <w:right w:val="none" w:sz="0" w:space="0" w:color="auto"/>
          </w:divBdr>
        </w:div>
        <w:div w:id="1996446291">
          <w:marLeft w:val="480"/>
          <w:marRight w:val="0"/>
          <w:marTop w:val="0"/>
          <w:marBottom w:val="0"/>
          <w:divBdr>
            <w:top w:val="none" w:sz="0" w:space="0" w:color="auto"/>
            <w:left w:val="none" w:sz="0" w:space="0" w:color="auto"/>
            <w:bottom w:val="none" w:sz="0" w:space="0" w:color="auto"/>
            <w:right w:val="none" w:sz="0" w:space="0" w:color="auto"/>
          </w:divBdr>
        </w:div>
        <w:div w:id="2004774942">
          <w:marLeft w:val="480"/>
          <w:marRight w:val="0"/>
          <w:marTop w:val="0"/>
          <w:marBottom w:val="0"/>
          <w:divBdr>
            <w:top w:val="none" w:sz="0" w:space="0" w:color="auto"/>
            <w:left w:val="none" w:sz="0" w:space="0" w:color="auto"/>
            <w:bottom w:val="none" w:sz="0" w:space="0" w:color="auto"/>
            <w:right w:val="none" w:sz="0" w:space="0" w:color="auto"/>
          </w:divBdr>
        </w:div>
        <w:div w:id="2099137159">
          <w:marLeft w:val="480"/>
          <w:marRight w:val="0"/>
          <w:marTop w:val="0"/>
          <w:marBottom w:val="0"/>
          <w:divBdr>
            <w:top w:val="none" w:sz="0" w:space="0" w:color="auto"/>
            <w:left w:val="none" w:sz="0" w:space="0" w:color="auto"/>
            <w:bottom w:val="none" w:sz="0" w:space="0" w:color="auto"/>
            <w:right w:val="none" w:sz="0" w:space="0" w:color="auto"/>
          </w:divBdr>
        </w:div>
        <w:div w:id="2106343426">
          <w:marLeft w:val="480"/>
          <w:marRight w:val="0"/>
          <w:marTop w:val="0"/>
          <w:marBottom w:val="0"/>
          <w:divBdr>
            <w:top w:val="none" w:sz="0" w:space="0" w:color="auto"/>
            <w:left w:val="none" w:sz="0" w:space="0" w:color="auto"/>
            <w:bottom w:val="none" w:sz="0" w:space="0" w:color="auto"/>
            <w:right w:val="none" w:sz="0" w:space="0" w:color="auto"/>
          </w:divBdr>
        </w:div>
      </w:divsChild>
    </w:div>
    <w:div w:id="306663569">
      <w:bodyDiv w:val="1"/>
      <w:marLeft w:val="0"/>
      <w:marRight w:val="0"/>
      <w:marTop w:val="0"/>
      <w:marBottom w:val="0"/>
      <w:divBdr>
        <w:top w:val="none" w:sz="0" w:space="0" w:color="auto"/>
        <w:left w:val="none" w:sz="0" w:space="0" w:color="auto"/>
        <w:bottom w:val="none" w:sz="0" w:space="0" w:color="auto"/>
        <w:right w:val="none" w:sz="0" w:space="0" w:color="auto"/>
      </w:divBdr>
    </w:div>
    <w:div w:id="312295489">
      <w:bodyDiv w:val="1"/>
      <w:marLeft w:val="0"/>
      <w:marRight w:val="0"/>
      <w:marTop w:val="0"/>
      <w:marBottom w:val="0"/>
      <w:divBdr>
        <w:top w:val="none" w:sz="0" w:space="0" w:color="auto"/>
        <w:left w:val="none" w:sz="0" w:space="0" w:color="auto"/>
        <w:bottom w:val="none" w:sz="0" w:space="0" w:color="auto"/>
        <w:right w:val="none" w:sz="0" w:space="0" w:color="auto"/>
      </w:divBdr>
      <w:divsChild>
        <w:div w:id="39017301">
          <w:marLeft w:val="480"/>
          <w:marRight w:val="0"/>
          <w:marTop w:val="0"/>
          <w:marBottom w:val="0"/>
          <w:divBdr>
            <w:top w:val="none" w:sz="0" w:space="0" w:color="auto"/>
            <w:left w:val="none" w:sz="0" w:space="0" w:color="auto"/>
            <w:bottom w:val="none" w:sz="0" w:space="0" w:color="auto"/>
            <w:right w:val="none" w:sz="0" w:space="0" w:color="auto"/>
          </w:divBdr>
        </w:div>
        <w:div w:id="129439814">
          <w:marLeft w:val="480"/>
          <w:marRight w:val="0"/>
          <w:marTop w:val="0"/>
          <w:marBottom w:val="0"/>
          <w:divBdr>
            <w:top w:val="none" w:sz="0" w:space="0" w:color="auto"/>
            <w:left w:val="none" w:sz="0" w:space="0" w:color="auto"/>
            <w:bottom w:val="none" w:sz="0" w:space="0" w:color="auto"/>
            <w:right w:val="none" w:sz="0" w:space="0" w:color="auto"/>
          </w:divBdr>
        </w:div>
        <w:div w:id="151415605">
          <w:marLeft w:val="480"/>
          <w:marRight w:val="0"/>
          <w:marTop w:val="0"/>
          <w:marBottom w:val="0"/>
          <w:divBdr>
            <w:top w:val="none" w:sz="0" w:space="0" w:color="auto"/>
            <w:left w:val="none" w:sz="0" w:space="0" w:color="auto"/>
            <w:bottom w:val="none" w:sz="0" w:space="0" w:color="auto"/>
            <w:right w:val="none" w:sz="0" w:space="0" w:color="auto"/>
          </w:divBdr>
        </w:div>
        <w:div w:id="170687958">
          <w:marLeft w:val="480"/>
          <w:marRight w:val="0"/>
          <w:marTop w:val="0"/>
          <w:marBottom w:val="0"/>
          <w:divBdr>
            <w:top w:val="none" w:sz="0" w:space="0" w:color="auto"/>
            <w:left w:val="none" w:sz="0" w:space="0" w:color="auto"/>
            <w:bottom w:val="none" w:sz="0" w:space="0" w:color="auto"/>
            <w:right w:val="none" w:sz="0" w:space="0" w:color="auto"/>
          </w:divBdr>
        </w:div>
        <w:div w:id="177086559">
          <w:marLeft w:val="480"/>
          <w:marRight w:val="0"/>
          <w:marTop w:val="0"/>
          <w:marBottom w:val="0"/>
          <w:divBdr>
            <w:top w:val="none" w:sz="0" w:space="0" w:color="auto"/>
            <w:left w:val="none" w:sz="0" w:space="0" w:color="auto"/>
            <w:bottom w:val="none" w:sz="0" w:space="0" w:color="auto"/>
            <w:right w:val="none" w:sz="0" w:space="0" w:color="auto"/>
          </w:divBdr>
        </w:div>
        <w:div w:id="222369359">
          <w:marLeft w:val="480"/>
          <w:marRight w:val="0"/>
          <w:marTop w:val="0"/>
          <w:marBottom w:val="0"/>
          <w:divBdr>
            <w:top w:val="none" w:sz="0" w:space="0" w:color="auto"/>
            <w:left w:val="none" w:sz="0" w:space="0" w:color="auto"/>
            <w:bottom w:val="none" w:sz="0" w:space="0" w:color="auto"/>
            <w:right w:val="none" w:sz="0" w:space="0" w:color="auto"/>
          </w:divBdr>
        </w:div>
        <w:div w:id="226962295">
          <w:marLeft w:val="480"/>
          <w:marRight w:val="0"/>
          <w:marTop w:val="0"/>
          <w:marBottom w:val="0"/>
          <w:divBdr>
            <w:top w:val="none" w:sz="0" w:space="0" w:color="auto"/>
            <w:left w:val="none" w:sz="0" w:space="0" w:color="auto"/>
            <w:bottom w:val="none" w:sz="0" w:space="0" w:color="auto"/>
            <w:right w:val="none" w:sz="0" w:space="0" w:color="auto"/>
          </w:divBdr>
        </w:div>
        <w:div w:id="292948018">
          <w:marLeft w:val="480"/>
          <w:marRight w:val="0"/>
          <w:marTop w:val="0"/>
          <w:marBottom w:val="0"/>
          <w:divBdr>
            <w:top w:val="none" w:sz="0" w:space="0" w:color="auto"/>
            <w:left w:val="none" w:sz="0" w:space="0" w:color="auto"/>
            <w:bottom w:val="none" w:sz="0" w:space="0" w:color="auto"/>
            <w:right w:val="none" w:sz="0" w:space="0" w:color="auto"/>
          </w:divBdr>
        </w:div>
        <w:div w:id="313145761">
          <w:marLeft w:val="480"/>
          <w:marRight w:val="0"/>
          <w:marTop w:val="0"/>
          <w:marBottom w:val="0"/>
          <w:divBdr>
            <w:top w:val="none" w:sz="0" w:space="0" w:color="auto"/>
            <w:left w:val="none" w:sz="0" w:space="0" w:color="auto"/>
            <w:bottom w:val="none" w:sz="0" w:space="0" w:color="auto"/>
            <w:right w:val="none" w:sz="0" w:space="0" w:color="auto"/>
          </w:divBdr>
        </w:div>
        <w:div w:id="324555643">
          <w:marLeft w:val="480"/>
          <w:marRight w:val="0"/>
          <w:marTop w:val="0"/>
          <w:marBottom w:val="0"/>
          <w:divBdr>
            <w:top w:val="none" w:sz="0" w:space="0" w:color="auto"/>
            <w:left w:val="none" w:sz="0" w:space="0" w:color="auto"/>
            <w:bottom w:val="none" w:sz="0" w:space="0" w:color="auto"/>
            <w:right w:val="none" w:sz="0" w:space="0" w:color="auto"/>
          </w:divBdr>
        </w:div>
        <w:div w:id="395711381">
          <w:marLeft w:val="480"/>
          <w:marRight w:val="0"/>
          <w:marTop w:val="0"/>
          <w:marBottom w:val="0"/>
          <w:divBdr>
            <w:top w:val="none" w:sz="0" w:space="0" w:color="auto"/>
            <w:left w:val="none" w:sz="0" w:space="0" w:color="auto"/>
            <w:bottom w:val="none" w:sz="0" w:space="0" w:color="auto"/>
            <w:right w:val="none" w:sz="0" w:space="0" w:color="auto"/>
          </w:divBdr>
        </w:div>
        <w:div w:id="516428960">
          <w:marLeft w:val="480"/>
          <w:marRight w:val="0"/>
          <w:marTop w:val="0"/>
          <w:marBottom w:val="0"/>
          <w:divBdr>
            <w:top w:val="none" w:sz="0" w:space="0" w:color="auto"/>
            <w:left w:val="none" w:sz="0" w:space="0" w:color="auto"/>
            <w:bottom w:val="none" w:sz="0" w:space="0" w:color="auto"/>
            <w:right w:val="none" w:sz="0" w:space="0" w:color="auto"/>
          </w:divBdr>
        </w:div>
        <w:div w:id="524440913">
          <w:marLeft w:val="480"/>
          <w:marRight w:val="0"/>
          <w:marTop w:val="0"/>
          <w:marBottom w:val="0"/>
          <w:divBdr>
            <w:top w:val="none" w:sz="0" w:space="0" w:color="auto"/>
            <w:left w:val="none" w:sz="0" w:space="0" w:color="auto"/>
            <w:bottom w:val="none" w:sz="0" w:space="0" w:color="auto"/>
            <w:right w:val="none" w:sz="0" w:space="0" w:color="auto"/>
          </w:divBdr>
        </w:div>
        <w:div w:id="560871653">
          <w:marLeft w:val="480"/>
          <w:marRight w:val="0"/>
          <w:marTop w:val="0"/>
          <w:marBottom w:val="0"/>
          <w:divBdr>
            <w:top w:val="none" w:sz="0" w:space="0" w:color="auto"/>
            <w:left w:val="none" w:sz="0" w:space="0" w:color="auto"/>
            <w:bottom w:val="none" w:sz="0" w:space="0" w:color="auto"/>
            <w:right w:val="none" w:sz="0" w:space="0" w:color="auto"/>
          </w:divBdr>
        </w:div>
        <w:div w:id="566263153">
          <w:marLeft w:val="480"/>
          <w:marRight w:val="0"/>
          <w:marTop w:val="0"/>
          <w:marBottom w:val="0"/>
          <w:divBdr>
            <w:top w:val="none" w:sz="0" w:space="0" w:color="auto"/>
            <w:left w:val="none" w:sz="0" w:space="0" w:color="auto"/>
            <w:bottom w:val="none" w:sz="0" w:space="0" w:color="auto"/>
            <w:right w:val="none" w:sz="0" w:space="0" w:color="auto"/>
          </w:divBdr>
        </w:div>
        <w:div w:id="583682247">
          <w:marLeft w:val="480"/>
          <w:marRight w:val="0"/>
          <w:marTop w:val="0"/>
          <w:marBottom w:val="0"/>
          <w:divBdr>
            <w:top w:val="none" w:sz="0" w:space="0" w:color="auto"/>
            <w:left w:val="none" w:sz="0" w:space="0" w:color="auto"/>
            <w:bottom w:val="none" w:sz="0" w:space="0" w:color="auto"/>
            <w:right w:val="none" w:sz="0" w:space="0" w:color="auto"/>
          </w:divBdr>
        </w:div>
        <w:div w:id="592710229">
          <w:marLeft w:val="480"/>
          <w:marRight w:val="0"/>
          <w:marTop w:val="0"/>
          <w:marBottom w:val="0"/>
          <w:divBdr>
            <w:top w:val="none" w:sz="0" w:space="0" w:color="auto"/>
            <w:left w:val="none" w:sz="0" w:space="0" w:color="auto"/>
            <w:bottom w:val="none" w:sz="0" w:space="0" w:color="auto"/>
            <w:right w:val="none" w:sz="0" w:space="0" w:color="auto"/>
          </w:divBdr>
        </w:div>
        <w:div w:id="759717673">
          <w:marLeft w:val="480"/>
          <w:marRight w:val="0"/>
          <w:marTop w:val="0"/>
          <w:marBottom w:val="0"/>
          <w:divBdr>
            <w:top w:val="none" w:sz="0" w:space="0" w:color="auto"/>
            <w:left w:val="none" w:sz="0" w:space="0" w:color="auto"/>
            <w:bottom w:val="none" w:sz="0" w:space="0" w:color="auto"/>
            <w:right w:val="none" w:sz="0" w:space="0" w:color="auto"/>
          </w:divBdr>
        </w:div>
        <w:div w:id="770465896">
          <w:marLeft w:val="480"/>
          <w:marRight w:val="0"/>
          <w:marTop w:val="0"/>
          <w:marBottom w:val="0"/>
          <w:divBdr>
            <w:top w:val="none" w:sz="0" w:space="0" w:color="auto"/>
            <w:left w:val="none" w:sz="0" w:space="0" w:color="auto"/>
            <w:bottom w:val="none" w:sz="0" w:space="0" w:color="auto"/>
            <w:right w:val="none" w:sz="0" w:space="0" w:color="auto"/>
          </w:divBdr>
        </w:div>
        <w:div w:id="782729093">
          <w:marLeft w:val="480"/>
          <w:marRight w:val="0"/>
          <w:marTop w:val="0"/>
          <w:marBottom w:val="0"/>
          <w:divBdr>
            <w:top w:val="none" w:sz="0" w:space="0" w:color="auto"/>
            <w:left w:val="none" w:sz="0" w:space="0" w:color="auto"/>
            <w:bottom w:val="none" w:sz="0" w:space="0" w:color="auto"/>
            <w:right w:val="none" w:sz="0" w:space="0" w:color="auto"/>
          </w:divBdr>
        </w:div>
        <w:div w:id="809514511">
          <w:marLeft w:val="480"/>
          <w:marRight w:val="0"/>
          <w:marTop w:val="0"/>
          <w:marBottom w:val="0"/>
          <w:divBdr>
            <w:top w:val="none" w:sz="0" w:space="0" w:color="auto"/>
            <w:left w:val="none" w:sz="0" w:space="0" w:color="auto"/>
            <w:bottom w:val="none" w:sz="0" w:space="0" w:color="auto"/>
            <w:right w:val="none" w:sz="0" w:space="0" w:color="auto"/>
          </w:divBdr>
        </w:div>
        <w:div w:id="822502815">
          <w:marLeft w:val="480"/>
          <w:marRight w:val="0"/>
          <w:marTop w:val="0"/>
          <w:marBottom w:val="0"/>
          <w:divBdr>
            <w:top w:val="none" w:sz="0" w:space="0" w:color="auto"/>
            <w:left w:val="none" w:sz="0" w:space="0" w:color="auto"/>
            <w:bottom w:val="none" w:sz="0" w:space="0" w:color="auto"/>
            <w:right w:val="none" w:sz="0" w:space="0" w:color="auto"/>
          </w:divBdr>
        </w:div>
        <w:div w:id="870996327">
          <w:marLeft w:val="480"/>
          <w:marRight w:val="0"/>
          <w:marTop w:val="0"/>
          <w:marBottom w:val="0"/>
          <w:divBdr>
            <w:top w:val="none" w:sz="0" w:space="0" w:color="auto"/>
            <w:left w:val="none" w:sz="0" w:space="0" w:color="auto"/>
            <w:bottom w:val="none" w:sz="0" w:space="0" w:color="auto"/>
            <w:right w:val="none" w:sz="0" w:space="0" w:color="auto"/>
          </w:divBdr>
        </w:div>
        <w:div w:id="871454080">
          <w:marLeft w:val="480"/>
          <w:marRight w:val="0"/>
          <w:marTop w:val="0"/>
          <w:marBottom w:val="0"/>
          <w:divBdr>
            <w:top w:val="none" w:sz="0" w:space="0" w:color="auto"/>
            <w:left w:val="none" w:sz="0" w:space="0" w:color="auto"/>
            <w:bottom w:val="none" w:sz="0" w:space="0" w:color="auto"/>
            <w:right w:val="none" w:sz="0" w:space="0" w:color="auto"/>
          </w:divBdr>
        </w:div>
        <w:div w:id="873692504">
          <w:marLeft w:val="480"/>
          <w:marRight w:val="0"/>
          <w:marTop w:val="0"/>
          <w:marBottom w:val="0"/>
          <w:divBdr>
            <w:top w:val="none" w:sz="0" w:space="0" w:color="auto"/>
            <w:left w:val="none" w:sz="0" w:space="0" w:color="auto"/>
            <w:bottom w:val="none" w:sz="0" w:space="0" w:color="auto"/>
            <w:right w:val="none" w:sz="0" w:space="0" w:color="auto"/>
          </w:divBdr>
        </w:div>
        <w:div w:id="936793973">
          <w:marLeft w:val="480"/>
          <w:marRight w:val="0"/>
          <w:marTop w:val="0"/>
          <w:marBottom w:val="0"/>
          <w:divBdr>
            <w:top w:val="none" w:sz="0" w:space="0" w:color="auto"/>
            <w:left w:val="none" w:sz="0" w:space="0" w:color="auto"/>
            <w:bottom w:val="none" w:sz="0" w:space="0" w:color="auto"/>
            <w:right w:val="none" w:sz="0" w:space="0" w:color="auto"/>
          </w:divBdr>
        </w:div>
        <w:div w:id="985890543">
          <w:marLeft w:val="480"/>
          <w:marRight w:val="0"/>
          <w:marTop w:val="0"/>
          <w:marBottom w:val="0"/>
          <w:divBdr>
            <w:top w:val="none" w:sz="0" w:space="0" w:color="auto"/>
            <w:left w:val="none" w:sz="0" w:space="0" w:color="auto"/>
            <w:bottom w:val="none" w:sz="0" w:space="0" w:color="auto"/>
            <w:right w:val="none" w:sz="0" w:space="0" w:color="auto"/>
          </w:divBdr>
        </w:div>
        <w:div w:id="1024290657">
          <w:marLeft w:val="480"/>
          <w:marRight w:val="0"/>
          <w:marTop w:val="0"/>
          <w:marBottom w:val="0"/>
          <w:divBdr>
            <w:top w:val="none" w:sz="0" w:space="0" w:color="auto"/>
            <w:left w:val="none" w:sz="0" w:space="0" w:color="auto"/>
            <w:bottom w:val="none" w:sz="0" w:space="0" w:color="auto"/>
            <w:right w:val="none" w:sz="0" w:space="0" w:color="auto"/>
          </w:divBdr>
        </w:div>
        <w:div w:id="1024332448">
          <w:marLeft w:val="480"/>
          <w:marRight w:val="0"/>
          <w:marTop w:val="0"/>
          <w:marBottom w:val="0"/>
          <w:divBdr>
            <w:top w:val="none" w:sz="0" w:space="0" w:color="auto"/>
            <w:left w:val="none" w:sz="0" w:space="0" w:color="auto"/>
            <w:bottom w:val="none" w:sz="0" w:space="0" w:color="auto"/>
            <w:right w:val="none" w:sz="0" w:space="0" w:color="auto"/>
          </w:divBdr>
        </w:div>
        <w:div w:id="1025986996">
          <w:marLeft w:val="480"/>
          <w:marRight w:val="0"/>
          <w:marTop w:val="0"/>
          <w:marBottom w:val="0"/>
          <w:divBdr>
            <w:top w:val="none" w:sz="0" w:space="0" w:color="auto"/>
            <w:left w:val="none" w:sz="0" w:space="0" w:color="auto"/>
            <w:bottom w:val="none" w:sz="0" w:space="0" w:color="auto"/>
            <w:right w:val="none" w:sz="0" w:space="0" w:color="auto"/>
          </w:divBdr>
        </w:div>
        <w:div w:id="1098647309">
          <w:marLeft w:val="480"/>
          <w:marRight w:val="0"/>
          <w:marTop w:val="0"/>
          <w:marBottom w:val="0"/>
          <w:divBdr>
            <w:top w:val="none" w:sz="0" w:space="0" w:color="auto"/>
            <w:left w:val="none" w:sz="0" w:space="0" w:color="auto"/>
            <w:bottom w:val="none" w:sz="0" w:space="0" w:color="auto"/>
            <w:right w:val="none" w:sz="0" w:space="0" w:color="auto"/>
          </w:divBdr>
        </w:div>
        <w:div w:id="1188106104">
          <w:marLeft w:val="480"/>
          <w:marRight w:val="0"/>
          <w:marTop w:val="0"/>
          <w:marBottom w:val="0"/>
          <w:divBdr>
            <w:top w:val="none" w:sz="0" w:space="0" w:color="auto"/>
            <w:left w:val="none" w:sz="0" w:space="0" w:color="auto"/>
            <w:bottom w:val="none" w:sz="0" w:space="0" w:color="auto"/>
            <w:right w:val="none" w:sz="0" w:space="0" w:color="auto"/>
          </w:divBdr>
        </w:div>
        <w:div w:id="1221595920">
          <w:marLeft w:val="480"/>
          <w:marRight w:val="0"/>
          <w:marTop w:val="0"/>
          <w:marBottom w:val="0"/>
          <w:divBdr>
            <w:top w:val="none" w:sz="0" w:space="0" w:color="auto"/>
            <w:left w:val="none" w:sz="0" w:space="0" w:color="auto"/>
            <w:bottom w:val="none" w:sz="0" w:space="0" w:color="auto"/>
            <w:right w:val="none" w:sz="0" w:space="0" w:color="auto"/>
          </w:divBdr>
        </w:div>
        <w:div w:id="1244490157">
          <w:marLeft w:val="480"/>
          <w:marRight w:val="0"/>
          <w:marTop w:val="0"/>
          <w:marBottom w:val="0"/>
          <w:divBdr>
            <w:top w:val="none" w:sz="0" w:space="0" w:color="auto"/>
            <w:left w:val="none" w:sz="0" w:space="0" w:color="auto"/>
            <w:bottom w:val="none" w:sz="0" w:space="0" w:color="auto"/>
            <w:right w:val="none" w:sz="0" w:space="0" w:color="auto"/>
          </w:divBdr>
        </w:div>
        <w:div w:id="1327515508">
          <w:marLeft w:val="480"/>
          <w:marRight w:val="0"/>
          <w:marTop w:val="0"/>
          <w:marBottom w:val="0"/>
          <w:divBdr>
            <w:top w:val="none" w:sz="0" w:space="0" w:color="auto"/>
            <w:left w:val="none" w:sz="0" w:space="0" w:color="auto"/>
            <w:bottom w:val="none" w:sz="0" w:space="0" w:color="auto"/>
            <w:right w:val="none" w:sz="0" w:space="0" w:color="auto"/>
          </w:divBdr>
        </w:div>
        <w:div w:id="1385252103">
          <w:marLeft w:val="480"/>
          <w:marRight w:val="0"/>
          <w:marTop w:val="0"/>
          <w:marBottom w:val="0"/>
          <w:divBdr>
            <w:top w:val="none" w:sz="0" w:space="0" w:color="auto"/>
            <w:left w:val="none" w:sz="0" w:space="0" w:color="auto"/>
            <w:bottom w:val="none" w:sz="0" w:space="0" w:color="auto"/>
            <w:right w:val="none" w:sz="0" w:space="0" w:color="auto"/>
          </w:divBdr>
        </w:div>
        <w:div w:id="1387803435">
          <w:marLeft w:val="480"/>
          <w:marRight w:val="0"/>
          <w:marTop w:val="0"/>
          <w:marBottom w:val="0"/>
          <w:divBdr>
            <w:top w:val="none" w:sz="0" w:space="0" w:color="auto"/>
            <w:left w:val="none" w:sz="0" w:space="0" w:color="auto"/>
            <w:bottom w:val="none" w:sz="0" w:space="0" w:color="auto"/>
            <w:right w:val="none" w:sz="0" w:space="0" w:color="auto"/>
          </w:divBdr>
        </w:div>
        <w:div w:id="1402676344">
          <w:marLeft w:val="480"/>
          <w:marRight w:val="0"/>
          <w:marTop w:val="0"/>
          <w:marBottom w:val="0"/>
          <w:divBdr>
            <w:top w:val="none" w:sz="0" w:space="0" w:color="auto"/>
            <w:left w:val="none" w:sz="0" w:space="0" w:color="auto"/>
            <w:bottom w:val="none" w:sz="0" w:space="0" w:color="auto"/>
            <w:right w:val="none" w:sz="0" w:space="0" w:color="auto"/>
          </w:divBdr>
        </w:div>
        <w:div w:id="1409886668">
          <w:marLeft w:val="480"/>
          <w:marRight w:val="0"/>
          <w:marTop w:val="0"/>
          <w:marBottom w:val="0"/>
          <w:divBdr>
            <w:top w:val="none" w:sz="0" w:space="0" w:color="auto"/>
            <w:left w:val="none" w:sz="0" w:space="0" w:color="auto"/>
            <w:bottom w:val="none" w:sz="0" w:space="0" w:color="auto"/>
            <w:right w:val="none" w:sz="0" w:space="0" w:color="auto"/>
          </w:divBdr>
        </w:div>
        <w:div w:id="1410807003">
          <w:marLeft w:val="480"/>
          <w:marRight w:val="0"/>
          <w:marTop w:val="0"/>
          <w:marBottom w:val="0"/>
          <w:divBdr>
            <w:top w:val="none" w:sz="0" w:space="0" w:color="auto"/>
            <w:left w:val="none" w:sz="0" w:space="0" w:color="auto"/>
            <w:bottom w:val="none" w:sz="0" w:space="0" w:color="auto"/>
            <w:right w:val="none" w:sz="0" w:space="0" w:color="auto"/>
          </w:divBdr>
        </w:div>
        <w:div w:id="1442604656">
          <w:marLeft w:val="480"/>
          <w:marRight w:val="0"/>
          <w:marTop w:val="0"/>
          <w:marBottom w:val="0"/>
          <w:divBdr>
            <w:top w:val="none" w:sz="0" w:space="0" w:color="auto"/>
            <w:left w:val="none" w:sz="0" w:space="0" w:color="auto"/>
            <w:bottom w:val="none" w:sz="0" w:space="0" w:color="auto"/>
            <w:right w:val="none" w:sz="0" w:space="0" w:color="auto"/>
          </w:divBdr>
        </w:div>
        <w:div w:id="1453279427">
          <w:marLeft w:val="480"/>
          <w:marRight w:val="0"/>
          <w:marTop w:val="0"/>
          <w:marBottom w:val="0"/>
          <w:divBdr>
            <w:top w:val="none" w:sz="0" w:space="0" w:color="auto"/>
            <w:left w:val="none" w:sz="0" w:space="0" w:color="auto"/>
            <w:bottom w:val="none" w:sz="0" w:space="0" w:color="auto"/>
            <w:right w:val="none" w:sz="0" w:space="0" w:color="auto"/>
          </w:divBdr>
        </w:div>
        <w:div w:id="1481530875">
          <w:marLeft w:val="480"/>
          <w:marRight w:val="0"/>
          <w:marTop w:val="0"/>
          <w:marBottom w:val="0"/>
          <w:divBdr>
            <w:top w:val="none" w:sz="0" w:space="0" w:color="auto"/>
            <w:left w:val="none" w:sz="0" w:space="0" w:color="auto"/>
            <w:bottom w:val="none" w:sz="0" w:space="0" w:color="auto"/>
            <w:right w:val="none" w:sz="0" w:space="0" w:color="auto"/>
          </w:divBdr>
        </w:div>
        <w:div w:id="1501503086">
          <w:marLeft w:val="480"/>
          <w:marRight w:val="0"/>
          <w:marTop w:val="0"/>
          <w:marBottom w:val="0"/>
          <w:divBdr>
            <w:top w:val="none" w:sz="0" w:space="0" w:color="auto"/>
            <w:left w:val="none" w:sz="0" w:space="0" w:color="auto"/>
            <w:bottom w:val="none" w:sz="0" w:space="0" w:color="auto"/>
            <w:right w:val="none" w:sz="0" w:space="0" w:color="auto"/>
          </w:divBdr>
        </w:div>
        <w:div w:id="1527405741">
          <w:marLeft w:val="480"/>
          <w:marRight w:val="0"/>
          <w:marTop w:val="0"/>
          <w:marBottom w:val="0"/>
          <w:divBdr>
            <w:top w:val="none" w:sz="0" w:space="0" w:color="auto"/>
            <w:left w:val="none" w:sz="0" w:space="0" w:color="auto"/>
            <w:bottom w:val="none" w:sz="0" w:space="0" w:color="auto"/>
            <w:right w:val="none" w:sz="0" w:space="0" w:color="auto"/>
          </w:divBdr>
        </w:div>
        <w:div w:id="1651983509">
          <w:marLeft w:val="480"/>
          <w:marRight w:val="0"/>
          <w:marTop w:val="0"/>
          <w:marBottom w:val="0"/>
          <w:divBdr>
            <w:top w:val="none" w:sz="0" w:space="0" w:color="auto"/>
            <w:left w:val="none" w:sz="0" w:space="0" w:color="auto"/>
            <w:bottom w:val="none" w:sz="0" w:space="0" w:color="auto"/>
            <w:right w:val="none" w:sz="0" w:space="0" w:color="auto"/>
          </w:divBdr>
        </w:div>
        <w:div w:id="1673140982">
          <w:marLeft w:val="480"/>
          <w:marRight w:val="0"/>
          <w:marTop w:val="0"/>
          <w:marBottom w:val="0"/>
          <w:divBdr>
            <w:top w:val="none" w:sz="0" w:space="0" w:color="auto"/>
            <w:left w:val="none" w:sz="0" w:space="0" w:color="auto"/>
            <w:bottom w:val="none" w:sz="0" w:space="0" w:color="auto"/>
            <w:right w:val="none" w:sz="0" w:space="0" w:color="auto"/>
          </w:divBdr>
        </w:div>
        <w:div w:id="1692414821">
          <w:marLeft w:val="480"/>
          <w:marRight w:val="0"/>
          <w:marTop w:val="0"/>
          <w:marBottom w:val="0"/>
          <w:divBdr>
            <w:top w:val="none" w:sz="0" w:space="0" w:color="auto"/>
            <w:left w:val="none" w:sz="0" w:space="0" w:color="auto"/>
            <w:bottom w:val="none" w:sz="0" w:space="0" w:color="auto"/>
            <w:right w:val="none" w:sz="0" w:space="0" w:color="auto"/>
          </w:divBdr>
        </w:div>
        <w:div w:id="1698043062">
          <w:marLeft w:val="480"/>
          <w:marRight w:val="0"/>
          <w:marTop w:val="0"/>
          <w:marBottom w:val="0"/>
          <w:divBdr>
            <w:top w:val="none" w:sz="0" w:space="0" w:color="auto"/>
            <w:left w:val="none" w:sz="0" w:space="0" w:color="auto"/>
            <w:bottom w:val="none" w:sz="0" w:space="0" w:color="auto"/>
            <w:right w:val="none" w:sz="0" w:space="0" w:color="auto"/>
          </w:divBdr>
        </w:div>
        <w:div w:id="1744135166">
          <w:marLeft w:val="480"/>
          <w:marRight w:val="0"/>
          <w:marTop w:val="0"/>
          <w:marBottom w:val="0"/>
          <w:divBdr>
            <w:top w:val="none" w:sz="0" w:space="0" w:color="auto"/>
            <w:left w:val="none" w:sz="0" w:space="0" w:color="auto"/>
            <w:bottom w:val="none" w:sz="0" w:space="0" w:color="auto"/>
            <w:right w:val="none" w:sz="0" w:space="0" w:color="auto"/>
          </w:divBdr>
        </w:div>
        <w:div w:id="1753697090">
          <w:marLeft w:val="480"/>
          <w:marRight w:val="0"/>
          <w:marTop w:val="0"/>
          <w:marBottom w:val="0"/>
          <w:divBdr>
            <w:top w:val="none" w:sz="0" w:space="0" w:color="auto"/>
            <w:left w:val="none" w:sz="0" w:space="0" w:color="auto"/>
            <w:bottom w:val="none" w:sz="0" w:space="0" w:color="auto"/>
            <w:right w:val="none" w:sz="0" w:space="0" w:color="auto"/>
          </w:divBdr>
        </w:div>
        <w:div w:id="1780879360">
          <w:marLeft w:val="480"/>
          <w:marRight w:val="0"/>
          <w:marTop w:val="0"/>
          <w:marBottom w:val="0"/>
          <w:divBdr>
            <w:top w:val="none" w:sz="0" w:space="0" w:color="auto"/>
            <w:left w:val="none" w:sz="0" w:space="0" w:color="auto"/>
            <w:bottom w:val="none" w:sz="0" w:space="0" w:color="auto"/>
            <w:right w:val="none" w:sz="0" w:space="0" w:color="auto"/>
          </w:divBdr>
        </w:div>
        <w:div w:id="1808082391">
          <w:marLeft w:val="480"/>
          <w:marRight w:val="0"/>
          <w:marTop w:val="0"/>
          <w:marBottom w:val="0"/>
          <w:divBdr>
            <w:top w:val="none" w:sz="0" w:space="0" w:color="auto"/>
            <w:left w:val="none" w:sz="0" w:space="0" w:color="auto"/>
            <w:bottom w:val="none" w:sz="0" w:space="0" w:color="auto"/>
            <w:right w:val="none" w:sz="0" w:space="0" w:color="auto"/>
          </w:divBdr>
        </w:div>
        <w:div w:id="1844078877">
          <w:marLeft w:val="480"/>
          <w:marRight w:val="0"/>
          <w:marTop w:val="0"/>
          <w:marBottom w:val="0"/>
          <w:divBdr>
            <w:top w:val="none" w:sz="0" w:space="0" w:color="auto"/>
            <w:left w:val="none" w:sz="0" w:space="0" w:color="auto"/>
            <w:bottom w:val="none" w:sz="0" w:space="0" w:color="auto"/>
            <w:right w:val="none" w:sz="0" w:space="0" w:color="auto"/>
          </w:divBdr>
        </w:div>
        <w:div w:id="1884095551">
          <w:marLeft w:val="480"/>
          <w:marRight w:val="0"/>
          <w:marTop w:val="0"/>
          <w:marBottom w:val="0"/>
          <w:divBdr>
            <w:top w:val="none" w:sz="0" w:space="0" w:color="auto"/>
            <w:left w:val="none" w:sz="0" w:space="0" w:color="auto"/>
            <w:bottom w:val="none" w:sz="0" w:space="0" w:color="auto"/>
            <w:right w:val="none" w:sz="0" w:space="0" w:color="auto"/>
          </w:divBdr>
        </w:div>
        <w:div w:id="1905683013">
          <w:marLeft w:val="480"/>
          <w:marRight w:val="0"/>
          <w:marTop w:val="0"/>
          <w:marBottom w:val="0"/>
          <w:divBdr>
            <w:top w:val="none" w:sz="0" w:space="0" w:color="auto"/>
            <w:left w:val="none" w:sz="0" w:space="0" w:color="auto"/>
            <w:bottom w:val="none" w:sz="0" w:space="0" w:color="auto"/>
            <w:right w:val="none" w:sz="0" w:space="0" w:color="auto"/>
          </w:divBdr>
        </w:div>
        <w:div w:id="1922328101">
          <w:marLeft w:val="480"/>
          <w:marRight w:val="0"/>
          <w:marTop w:val="0"/>
          <w:marBottom w:val="0"/>
          <w:divBdr>
            <w:top w:val="none" w:sz="0" w:space="0" w:color="auto"/>
            <w:left w:val="none" w:sz="0" w:space="0" w:color="auto"/>
            <w:bottom w:val="none" w:sz="0" w:space="0" w:color="auto"/>
            <w:right w:val="none" w:sz="0" w:space="0" w:color="auto"/>
          </w:divBdr>
        </w:div>
        <w:div w:id="1966545824">
          <w:marLeft w:val="480"/>
          <w:marRight w:val="0"/>
          <w:marTop w:val="0"/>
          <w:marBottom w:val="0"/>
          <w:divBdr>
            <w:top w:val="none" w:sz="0" w:space="0" w:color="auto"/>
            <w:left w:val="none" w:sz="0" w:space="0" w:color="auto"/>
            <w:bottom w:val="none" w:sz="0" w:space="0" w:color="auto"/>
            <w:right w:val="none" w:sz="0" w:space="0" w:color="auto"/>
          </w:divBdr>
        </w:div>
        <w:div w:id="1969124823">
          <w:marLeft w:val="480"/>
          <w:marRight w:val="0"/>
          <w:marTop w:val="0"/>
          <w:marBottom w:val="0"/>
          <w:divBdr>
            <w:top w:val="none" w:sz="0" w:space="0" w:color="auto"/>
            <w:left w:val="none" w:sz="0" w:space="0" w:color="auto"/>
            <w:bottom w:val="none" w:sz="0" w:space="0" w:color="auto"/>
            <w:right w:val="none" w:sz="0" w:space="0" w:color="auto"/>
          </w:divBdr>
        </w:div>
        <w:div w:id="2003046480">
          <w:marLeft w:val="480"/>
          <w:marRight w:val="0"/>
          <w:marTop w:val="0"/>
          <w:marBottom w:val="0"/>
          <w:divBdr>
            <w:top w:val="none" w:sz="0" w:space="0" w:color="auto"/>
            <w:left w:val="none" w:sz="0" w:space="0" w:color="auto"/>
            <w:bottom w:val="none" w:sz="0" w:space="0" w:color="auto"/>
            <w:right w:val="none" w:sz="0" w:space="0" w:color="auto"/>
          </w:divBdr>
        </w:div>
        <w:div w:id="2034840483">
          <w:marLeft w:val="480"/>
          <w:marRight w:val="0"/>
          <w:marTop w:val="0"/>
          <w:marBottom w:val="0"/>
          <w:divBdr>
            <w:top w:val="none" w:sz="0" w:space="0" w:color="auto"/>
            <w:left w:val="none" w:sz="0" w:space="0" w:color="auto"/>
            <w:bottom w:val="none" w:sz="0" w:space="0" w:color="auto"/>
            <w:right w:val="none" w:sz="0" w:space="0" w:color="auto"/>
          </w:divBdr>
        </w:div>
        <w:div w:id="2045709255">
          <w:marLeft w:val="480"/>
          <w:marRight w:val="0"/>
          <w:marTop w:val="0"/>
          <w:marBottom w:val="0"/>
          <w:divBdr>
            <w:top w:val="none" w:sz="0" w:space="0" w:color="auto"/>
            <w:left w:val="none" w:sz="0" w:space="0" w:color="auto"/>
            <w:bottom w:val="none" w:sz="0" w:space="0" w:color="auto"/>
            <w:right w:val="none" w:sz="0" w:space="0" w:color="auto"/>
          </w:divBdr>
        </w:div>
        <w:div w:id="2048263045">
          <w:marLeft w:val="480"/>
          <w:marRight w:val="0"/>
          <w:marTop w:val="0"/>
          <w:marBottom w:val="0"/>
          <w:divBdr>
            <w:top w:val="none" w:sz="0" w:space="0" w:color="auto"/>
            <w:left w:val="none" w:sz="0" w:space="0" w:color="auto"/>
            <w:bottom w:val="none" w:sz="0" w:space="0" w:color="auto"/>
            <w:right w:val="none" w:sz="0" w:space="0" w:color="auto"/>
          </w:divBdr>
        </w:div>
        <w:div w:id="2084982399">
          <w:marLeft w:val="480"/>
          <w:marRight w:val="0"/>
          <w:marTop w:val="0"/>
          <w:marBottom w:val="0"/>
          <w:divBdr>
            <w:top w:val="none" w:sz="0" w:space="0" w:color="auto"/>
            <w:left w:val="none" w:sz="0" w:space="0" w:color="auto"/>
            <w:bottom w:val="none" w:sz="0" w:space="0" w:color="auto"/>
            <w:right w:val="none" w:sz="0" w:space="0" w:color="auto"/>
          </w:divBdr>
        </w:div>
      </w:divsChild>
    </w:div>
    <w:div w:id="312803474">
      <w:bodyDiv w:val="1"/>
      <w:marLeft w:val="0"/>
      <w:marRight w:val="0"/>
      <w:marTop w:val="0"/>
      <w:marBottom w:val="0"/>
      <w:divBdr>
        <w:top w:val="none" w:sz="0" w:space="0" w:color="auto"/>
        <w:left w:val="none" w:sz="0" w:space="0" w:color="auto"/>
        <w:bottom w:val="none" w:sz="0" w:space="0" w:color="auto"/>
        <w:right w:val="none" w:sz="0" w:space="0" w:color="auto"/>
      </w:divBdr>
      <w:divsChild>
        <w:div w:id="664820261">
          <w:marLeft w:val="480"/>
          <w:marRight w:val="0"/>
          <w:marTop w:val="0"/>
          <w:marBottom w:val="0"/>
          <w:divBdr>
            <w:top w:val="none" w:sz="0" w:space="0" w:color="auto"/>
            <w:left w:val="none" w:sz="0" w:space="0" w:color="auto"/>
            <w:bottom w:val="none" w:sz="0" w:space="0" w:color="auto"/>
            <w:right w:val="none" w:sz="0" w:space="0" w:color="auto"/>
          </w:divBdr>
        </w:div>
        <w:div w:id="1485466159">
          <w:marLeft w:val="480"/>
          <w:marRight w:val="0"/>
          <w:marTop w:val="0"/>
          <w:marBottom w:val="0"/>
          <w:divBdr>
            <w:top w:val="none" w:sz="0" w:space="0" w:color="auto"/>
            <w:left w:val="none" w:sz="0" w:space="0" w:color="auto"/>
            <w:bottom w:val="none" w:sz="0" w:space="0" w:color="auto"/>
            <w:right w:val="none" w:sz="0" w:space="0" w:color="auto"/>
          </w:divBdr>
        </w:div>
        <w:div w:id="709382444">
          <w:marLeft w:val="480"/>
          <w:marRight w:val="0"/>
          <w:marTop w:val="0"/>
          <w:marBottom w:val="0"/>
          <w:divBdr>
            <w:top w:val="none" w:sz="0" w:space="0" w:color="auto"/>
            <w:left w:val="none" w:sz="0" w:space="0" w:color="auto"/>
            <w:bottom w:val="none" w:sz="0" w:space="0" w:color="auto"/>
            <w:right w:val="none" w:sz="0" w:space="0" w:color="auto"/>
          </w:divBdr>
        </w:div>
        <w:div w:id="360715398">
          <w:marLeft w:val="480"/>
          <w:marRight w:val="0"/>
          <w:marTop w:val="0"/>
          <w:marBottom w:val="0"/>
          <w:divBdr>
            <w:top w:val="none" w:sz="0" w:space="0" w:color="auto"/>
            <w:left w:val="none" w:sz="0" w:space="0" w:color="auto"/>
            <w:bottom w:val="none" w:sz="0" w:space="0" w:color="auto"/>
            <w:right w:val="none" w:sz="0" w:space="0" w:color="auto"/>
          </w:divBdr>
        </w:div>
        <w:div w:id="1448546877">
          <w:marLeft w:val="480"/>
          <w:marRight w:val="0"/>
          <w:marTop w:val="0"/>
          <w:marBottom w:val="0"/>
          <w:divBdr>
            <w:top w:val="none" w:sz="0" w:space="0" w:color="auto"/>
            <w:left w:val="none" w:sz="0" w:space="0" w:color="auto"/>
            <w:bottom w:val="none" w:sz="0" w:space="0" w:color="auto"/>
            <w:right w:val="none" w:sz="0" w:space="0" w:color="auto"/>
          </w:divBdr>
        </w:div>
        <w:div w:id="1299605317">
          <w:marLeft w:val="480"/>
          <w:marRight w:val="0"/>
          <w:marTop w:val="0"/>
          <w:marBottom w:val="0"/>
          <w:divBdr>
            <w:top w:val="none" w:sz="0" w:space="0" w:color="auto"/>
            <w:left w:val="none" w:sz="0" w:space="0" w:color="auto"/>
            <w:bottom w:val="none" w:sz="0" w:space="0" w:color="auto"/>
            <w:right w:val="none" w:sz="0" w:space="0" w:color="auto"/>
          </w:divBdr>
        </w:div>
        <w:div w:id="1623028385">
          <w:marLeft w:val="480"/>
          <w:marRight w:val="0"/>
          <w:marTop w:val="0"/>
          <w:marBottom w:val="0"/>
          <w:divBdr>
            <w:top w:val="none" w:sz="0" w:space="0" w:color="auto"/>
            <w:left w:val="none" w:sz="0" w:space="0" w:color="auto"/>
            <w:bottom w:val="none" w:sz="0" w:space="0" w:color="auto"/>
            <w:right w:val="none" w:sz="0" w:space="0" w:color="auto"/>
          </w:divBdr>
        </w:div>
        <w:div w:id="1082919749">
          <w:marLeft w:val="480"/>
          <w:marRight w:val="0"/>
          <w:marTop w:val="0"/>
          <w:marBottom w:val="0"/>
          <w:divBdr>
            <w:top w:val="none" w:sz="0" w:space="0" w:color="auto"/>
            <w:left w:val="none" w:sz="0" w:space="0" w:color="auto"/>
            <w:bottom w:val="none" w:sz="0" w:space="0" w:color="auto"/>
            <w:right w:val="none" w:sz="0" w:space="0" w:color="auto"/>
          </w:divBdr>
        </w:div>
        <w:div w:id="1370642536">
          <w:marLeft w:val="480"/>
          <w:marRight w:val="0"/>
          <w:marTop w:val="0"/>
          <w:marBottom w:val="0"/>
          <w:divBdr>
            <w:top w:val="none" w:sz="0" w:space="0" w:color="auto"/>
            <w:left w:val="none" w:sz="0" w:space="0" w:color="auto"/>
            <w:bottom w:val="none" w:sz="0" w:space="0" w:color="auto"/>
            <w:right w:val="none" w:sz="0" w:space="0" w:color="auto"/>
          </w:divBdr>
        </w:div>
        <w:div w:id="1031494055">
          <w:marLeft w:val="480"/>
          <w:marRight w:val="0"/>
          <w:marTop w:val="0"/>
          <w:marBottom w:val="0"/>
          <w:divBdr>
            <w:top w:val="none" w:sz="0" w:space="0" w:color="auto"/>
            <w:left w:val="none" w:sz="0" w:space="0" w:color="auto"/>
            <w:bottom w:val="none" w:sz="0" w:space="0" w:color="auto"/>
            <w:right w:val="none" w:sz="0" w:space="0" w:color="auto"/>
          </w:divBdr>
        </w:div>
        <w:div w:id="246890921">
          <w:marLeft w:val="480"/>
          <w:marRight w:val="0"/>
          <w:marTop w:val="0"/>
          <w:marBottom w:val="0"/>
          <w:divBdr>
            <w:top w:val="none" w:sz="0" w:space="0" w:color="auto"/>
            <w:left w:val="none" w:sz="0" w:space="0" w:color="auto"/>
            <w:bottom w:val="none" w:sz="0" w:space="0" w:color="auto"/>
            <w:right w:val="none" w:sz="0" w:space="0" w:color="auto"/>
          </w:divBdr>
        </w:div>
        <w:div w:id="399983666">
          <w:marLeft w:val="480"/>
          <w:marRight w:val="0"/>
          <w:marTop w:val="0"/>
          <w:marBottom w:val="0"/>
          <w:divBdr>
            <w:top w:val="none" w:sz="0" w:space="0" w:color="auto"/>
            <w:left w:val="none" w:sz="0" w:space="0" w:color="auto"/>
            <w:bottom w:val="none" w:sz="0" w:space="0" w:color="auto"/>
            <w:right w:val="none" w:sz="0" w:space="0" w:color="auto"/>
          </w:divBdr>
        </w:div>
        <w:div w:id="1239554278">
          <w:marLeft w:val="480"/>
          <w:marRight w:val="0"/>
          <w:marTop w:val="0"/>
          <w:marBottom w:val="0"/>
          <w:divBdr>
            <w:top w:val="none" w:sz="0" w:space="0" w:color="auto"/>
            <w:left w:val="none" w:sz="0" w:space="0" w:color="auto"/>
            <w:bottom w:val="none" w:sz="0" w:space="0" w:color="auto"/>
            <w:right w:val="none" w:sz="0" w:space="0" w:color="auto"/>
          </w:divBdr>
        </w:div>
        <w:div w:id="806701628">
          <w:marLeft w:val="480"/>
          <w:marRight w:val="0"/>
          <w:marTop w:val="0"/>
          <w:marBottom w:val="0"/>
          <w:divBdr>
            <w:top w:val="none" w:sz="0" w:space="0" w:color="auto"/>
            <w:left w:val="none" w:sz="0" w:space="0" w:color="auto"/>
            <w:bottom w:val="none" w:sz="0" w:space="0" w:color="auto"/>
            <w:right w:val="none" w:sz="0" w:space="0" w:color="auto"/>
          </w:divBdr>
        </w:div>
        <w:div w:id="136387960">
          <w:marLeft w:val="480"/>
          <w:marRight w:val="0"/>
          <w:marTop w:val="0"/>
          <w:marBottom w:val="0"/>
          <w:divBdr>
            <w:top w:val="none" w:sz="0" w:space="0" w:color="auto"/>
            <w:left w:val="none" w:sz="0" w:space="0" w:color="auto"/>
            <w:bottom w:val="none" w:sz="0" w:space="0" w:color="auto"/>
            <w:right w:val="none" w:sz="0" w:space="0" w:color="auto"/>
          </w:divBdr>
        </w:div>
        <w:div w:id="231547925">
          <w:marLeft w:val="480"/>
          <w:marRight w:val="0"/>
          <w:marTop w:val="0"/>
          <w:marBottom w:val="0"/>
          <w:divBdr>
            <w:top w:val="none" w:sz="0" w:space="0" w:color="auto"/>
            <w:left w:val="none" w:sz="0" w:space="0" w:color="auto"/>
            <w:bottom w:val="none" w:sz="0" w:space="0" w:color="auto"/>
            <w:right w:val="none" w:sz="0" w:space="0" w:color="auto"/>
          </w:divBdr>
        </w:div>
        <w:div w:id="1275559440">
          <w:marLeft w:val="480"/>
          <w:marRight w:val="0"/>
          <w:marTop w:val="0"/>
          <w:marBottom w:val="0"/>
          <w:divBdr>
            <w:top w:val="none" w:sz="0" w:space="0" w:color="auto"/>
            <w:left w:val="none" w:sz="0" w:space="0" w:color="auto"/>
            <w:bottom w:val="none" w:sz="0" w:space="0" w:color="auto"/>
            <w:right w:val="none" w:sz="0" w:space="0" w:color="auto"/>
          </w:divBdr>
        </w:div>
        <w:div w:id="1630863889">
          <w:marLeft w:val="480"/>
          <w:marRight w:val="0"/>
          <w:marTop w:val="0"/>
          <w:marBottom w:val="0"/>
          <w:divBdr>
            <w:top w:val="none" w:sz="0" w:space="0" w:color="auto"/>
            <w:left w:val="none" w:sz="0" w:space="0" w:color="auto"/>
            <w:bottom w:val="none" w:sz="0" w:space="0" w:color="auto"/>
            <w:right w:val="none" w:sz="0" w:space="0" w:color="auto"/>
          </w:divBdr>
        </w:div>
        <w:div w:id="1194686397">
          <w:marLeft w:val="480"/>
          <w:marRight w:val="0"/>
          <w:marTop w:val="0"/>
          <w:marBottom w:val="0"/>
          <w:divBdr>
            <w:top w:val="none" w:sz="0" w:space="0" w:color="auto"/>
            <w:left w:val="none" w:sz="0" w:space="0" w:color="auto"/>
            <w:bottom w:val="none" w:sz="0" w:space="0" w:color="auto"/>
            <w:right w:val="none" w:sz="0" w:space="0" w:color="auto"/>
          </w:divBdr>
        </w:div>
        <w:div w:id="768890654">
          <w:marLeft w:val="480"/>
          <w:marRight w:val="0"/>
          <w:marTop w:val="0"/>
          <w:marBottom w:val="0"/>
          <w:divBdr>
            <w:top w:val="none" w:sz="0" w:space="0" w:color="auto"/>
            <w:left w:val="none" w:sz="0" w:space="0" w:color="auto"/>
            <w:bottom w:val="none" w:sz="0" w:space="0" w:color="auto"/>
            <w:right w:val="none" w:sz="0" w:space="0" w:color="auto"/>
          </w:divBdr>
        </w:div>
        <w:div w:id="699939492">
          <w:marLeft w:val="480"/>
          <w:marRight w:val="0"/>
          <w:marTop w:val="0"/>
          <w:marBottom w:val="0"/>
          <w:divBdr>
            <w:top w:val="none" w:sz="0" w:space="0" w:color="auto"/>
            <w:left w:val="none" w:sz="0" w:space="0" w:color="auto"/>
            <w:bottom w:val="none" w:sz="0" w:space="0" w:color="auto"/>
            <w:right w:val="none" w:sz="0" w:space="0" w:color="auto"/>
          </w:divBdr>
        </w:div>
        <w:div w:id="882328195">
          <w:marLeft w:val="480"/>
          <w:marRight w:val="0"/>
          <w:marTop w:val="0"/>
          <w:marBottom w:val="0"/>
          <w:divBdr>
            <w:top w:val="none" w:sz="0" w:space="0" w:color="auto"/>
            <w:left w:val="none" w:sz="0" w:space="0" w:color="auto"/>
            <w:bottom w:val="none" w:sz="0" w:space="0" w:color="auto"/>
            <w:right w:val="none" w:sz="0" w:space="0" w:color="auto"/>
          </w:divBdr>
        </w:div>
        <w:div w:id="883560494">
          <w:marLeft w:val="480"/>
          <w:marRight w:val="0"/>
          <w:marTop w:val="0"/>
          <w:marBottom w:val="0"/>
          <w:divBdr>
            <w:top w:val="none" w:sz="0" w:space="0" w:color="auto"/>
            <w:left w:val="none" w:sz="0" w:space="0" w:color="auto"/>
            <w:bottom w:val="none" w:sz="0" w:space="0" w:color="auto"/>
            <w:right w:val="none" w:sz="0" w:space="0" w:color="auto"/>
          </w:divBdr>
        </w:div>
        <w:div w:id="1363898865">
          <w:marLeft w:val="480"/>
          <w:marRight w:val="0"/>
          <w:marTop w:val="0"/>
          <w:marBottom w:val="0"/>
          <w:divBdr>
            <w:top w:val="none" w:sz="0" w:space="0" w:color="auto"/>
            <w:left w:val="none" w:sz="0" w:space="0" w:color="auto"/>
            <w:bottom w:val="none" w:sz="0" w:space="0" w:color="auto"/>
            <w:right w:val="none" w:sz="0" w:space="0" w:color="auto"/>
          </w:divBdr>
        </w:div>
        <w:div w:id="1739790708">
          <w:marLeft w:val="480"/>
          <w:marRight w:val="0"/>
          <w:marTop w:val="0"/>
          <w:marBottom w:val="0"/>
          <w:divBdr>
            <w:top w:val="none" w:sz="0" w:space="0" w:color="auto"/>
            <w:left w:val="none" w:sz="0" w:space="0" w:color="auto"/>
            <w:bottom w:val="none" w:sz="0" w:space="0" w:color="auto"/>
            <w:right w:val="none" w:sz="0" w:space="0" w:color="auto"/>
          </w:divBdr>
        </w:div>
        <w:div w:id="388263379">
          <w:marLeft w:val="480"/>
          <w:marRight w:val="0"/>
          <w:marTop w:val="0"/>
          <w:marBottom w:val="0"/>
          <w:divBdr>
            <w:top w:val="none" w:sz="0" w:space="0" w:color="auto"/>
            <w:left w:val="none" w:sz="0" w:space="0" w:color="auto"/>
            <w:bottom w:val="none" w:sz="0" w:space="0" w:color="auto"/>
            <w:right w:val="none" w:sz="0" w:space="0" w:color="auto"/>
          </w:divBdr>
        </w:div>
        <w:div w:id="1426535553">
          <w:marLeft w:val="480"/>
          <w:marRight w:val="0"/>
          <w:marTop w:val="0"/>
          <w:marBottom w:val="0"/>
          <w:divBdr>
            <w:top w:val="none" w:sz="0" w:space="0" w:color="auto"/>
            <w:left w:val="none" w:sz="0" w:space="0" w:color="auto"/>
            <w:bottom w:val="none" w:sz="0" w:space="0" w:color="auto"/>
            <w:right w:val="none" w:sz="0" w:space="0" w:color="auto"/>
          </w:divBdr>
        </w:div>
        <w:div w:id="1115061470">
          <w:marLeft w:val="480"/>
          <w:marRight w:val="0"/>
          <w:marTop w:val="0"/>
          <w:marBottom w:val="0"/>
          <w:divBdr>
            <w:top w:val="none" w:sz="0" w:space="0" w:color="auto"/>
            <w:left w:val="none" w:sz="0" w:space="0" w:color="auto"/>
            <w:bottom w:val="none" w:sz="0" w:space="0" w:color="auto"/>
            <w:right w:val="none" w:sz="0" w:space="0" w:color="auto"/>
          </w:divBdr>
        </w:div>
        <w:div w:id="2078894180">
          <w:marLeft w:val="480"/>
          <w:marRight w:val="0"/>
          <w:marTop w:val="0"/>
          <w:marBottom w:val="0"/>
          <w:divBdr>
            <w:top w:val="none" w:sz="0" w:space="0" w:color="auto"/>
            <w:left w:val="none" w:sz="0" w:space="0" w:color="auto"/>
            <w:bottom w:val="none" w:sz="0" w:space="0" w:color="auto"/>
            <w:right w:val="none" w:sz="0" w:space="0" w:color="auto"/>
          </w:divBdr>
        </w:div>
        <w:div w:id="2102994152">
          <w:marLeft w:val="480"/>
          <w:marRight w:val="0"/>
          <w:marTop w:val="0"/>
          <w:marBottom w:val="0"/>
          <w:divBdr>
            <w:top w:val="none" w:sz="0" w:space="0" w:color="auto"/>
            <w:left w:val="none" w:sz="0" w:space="0" w:color="auto"/>
            <w:bottom w:val="none" w:sz="0" w:space="0" w:color="auto"/>
            <w:right w:val="none" w:sz="0" w:space="0" w:color="auto"/>
          </w:divBdr>
        </w:div>
        <w:div w:id="1564179575">
          <w:marLeft w:val="480"/>
          <w:marRight w:val="0"/>
          <w:marTop w:val="0"/>
          <w:marBottom w:val="0"/>
          <w:divBdr>
            <w:top w:val="none" w:sz="0" w:space="0" w:color="auto"/>
            <w:left w:val="none" w:sz="0" w:space="0" w:color="auto"/>
            <w:bottom w:val="none" w:sz="0" w:space="0" w:color="auto"/>
            <w:right w:val="none" w:sz="0" w:space="0" w:color="auto"/>
          </w:divBdr>
        </w:div>
        <w:div w:id="498035007">
          <w:marLeft w:val="480"/>
          <w:marRight w:val="0"/>
          <w:marTop w:val="0"/>
          <w:marBottom w:val="0"/>
          <w:divBdr>
            <w:top w:val="none" w:sz="0" w:space="0" w:color="auto"/>
            <w:left w:val="none" w:sz="0" w:space="0" w:color="auto"/>
            <w:bottom w:val="none" w:sz="0" w:space="0" w:color="auto"/>
            <w:right w:val="none" w:sz="0" w:space="0" w:color="auto"/>
          </w:divBdr>
        </w:div>
        <w:div w:id="1049067316">
          <w:marLeft w:val="480"/>
          <w:marRight w:val="0"/>
          <w:marTop w:val="0"/>
          <w:marBottom w:val="0"/>
          <w:divBdr>
            <w:top w:val="none" w:sz="0" w:space="0" w:color="auto"/>
            <w:left w:val="none" w:sz="0" w:space="0" w:color="auto"/>
            <w:bottom w:val="none" w:sz="0" w:space="0" w:color="auto"/>
            <w:right w:val="none" w:sz="0" w:space="0" w:color="auto"/>
          </w:divBdr>
        </w:div>
        <w:div w:id="581526444">
          <w:marLeft w:val="480"/>
          <w:marRight w:val="0"/>
          <w:marTop w:val="0"/>
          <w:marBottom w:val="0"/>
          <w:divBdr>
            <w:top w:val="none" w:sz="0" w:space="0" w:color="auto"/>
            <w:left w:val="none" w:sz="0" w:space="0" w:color="auto"/>
            <w:bottom w:val="none" w:sz="0" w:space="0" w:color="auto"/>
            <w:right w:val="none" w:sz="0" w:space="0" w:color="auto"/>
          </w:divBdr>
        </w:div>
        <w:div w:id="1845899055">
          <w:marLeft w:val="480"/>
          <w:marRight w:val="0"/>
          <w:marTop w:val="0"/>
          <w:marBottom w:val="0"/>
          <w:divBdr>
            <w:top w:val="none" w:sz="0" w:space="0" w:color="auto"/>
            <w:left w:val="none" w:sz="0" w:space="0" w:color="auto"/>
            <w:bottom w:val="none" w:sz="0" w:space="0" w:color="auto"/>
            <w:right w:val="none" w:sz="0" w:space="0" w:color="auto"/>
          </w:divBdr>
        </w:div>
        <w:div w:id="971404426">
          <w:marLeft w:val="480"/>
          <w:marRight w:val="0"/>
          <w:marTop w:val="0"/>
          <w:marBottom w:val="0"/>
          <w:divBdr>
            <w:top w:val="none" w:sz="0" w:space="0" w:color="auto"/>
            <w:left w:val="none" w:sz="0" w:space="0" w:color="auto"/>
            <w:bottom w:val="none" w:sz="0" w:space="0" w:color="auto"/>
            <w:right w:val="none" w:sz="0" w:space="0" w:color="auto"/>
          </w:divBdr>
        </w:div>
        <w:div w:id="1892377824">
          <w:marLeft w:val="480"/>
          <w:marRight w:val="0"/>
          <w:marTop w:val="0"/>
          <w:marBottom w:val="0"/>
          <w:divBdr>
            <w:top w:val="none" w:sz="0" w:space="0" w:color="auto"/>
            <w:left w:val="none" w:sz="0" w:space="0" w:color="auto"/>
            <w:bottom w:val="none" w:sz="0" w:space="0" w:color="auto"/>
            <w:right w:val="none" w:sz="0" w:space="0" w:color="auto"/>
          </w:divBdr>
        </w:div>
        <w:div w:id="470681503">
          <w:marLeft w:val="480"/>
          <w:marRight w:val="0"/>
          <w:marTop w:val="0"/>
          <w:marBottom w:val="0"/>
          <w:divBdr>
            <w:top w:val="none" w:sz="0" w:space="0" w:color="auto"/>
            <w:left w:val="none" w:sz="0" w:space="0" w:color="auto"/>
            <w:bottom w:val="none" w:sz="0" w:space="0" w:color="auto"/>
            <w:right w:val="none" w:sz="0" w:space="0" w:color="auto"/>
          </w:divBdr>
        </w:div>
        <w:div w:id="1960986447">
          <w:marLeft w:val="480"/>
          <w:marRight w:val="0"/>
          <w:marTop w:val="0"/>
          <w:marBottom w:val="0"/>
          <w:divBdr>
            <w:top w:val="none" w:sz="0" w:space="0" w:color="auto"/>
            <w:left w:val="none" w:sz="0" w:space="0" w:color="auto"/>
            <w:bottom w:val="none" w:sz="0" w:space="0" w:color="auto"/>
            <w:right w:val="none" w:sz="0" w:space="0" w:color="auto"/>
          </w:divBdr>
        </w:div>
        <w:div w:id="808322877">
          <w:marLeft w:val="480"/>
          <w:marRight w:val="0"/>
          <w:marTop w:val="0"/>
          <w:marBottom w:val="0"/>
          <w:divBdr>
            <w:top w:val="none" w:sz="0" w:space="0" w:color="auto"/>
            <w:left w:val="none" w:sz="0" w:space="0" w:color="auto"/>
            <w:bottom w:val="none" w:sz="0" w:space="0" w:color="auto"/>
            <w:right w:val="none" w:sz="0" w:space="0" w:color="auto"/>
          </w:divBdr>
        </w:div>
        <w:div w:id="800729185">
          <w:marLeft w:val="480"/>
          <w:marRight w:val="0"/>
          <w:marTop w:val="0"/>
          <w:marBottom w:val="0"/>
          <w:divBdr>
            <w:top w:val="none" w:sz="0" w:space="0" w:color="auto"/>
            <w:left w:val="none" w:sz="0" w:space="0" w:color="auto"/>
            <w:bottom w:val="none" w:sz="0" w:space="0" w:color="auto"/>
            <w:right w:val="none" w:sz="0" w:space="0" w:color="auto"/>
          </w:divBdr>
        </w:div>
        <w:div w:id="683360060">
          <w:marLeft w:val="480"/>
          <w:marRight w:val="0"/>
          <w:marTop w:val="0"/>
          <w:marBottom w:val="0"/>
          <w:divBdr>
            <w:top w:val="none" w:sz="0" w:space="0" w:color="auto"/>
            <w:left w:val="none" w:sz="0" w:space="0" w:color="auto"/>
            <w:bottom w:val="none" w:sz="0" w:space="0" w:color="auto"/>
            <w:right w:val="none" w:sz="0" w:space="0" w:color="auto"/>
          </w:divBdr>
        </w:div>
        <w:div w:id="2073648439">
          <w:marLeft w:val="480"/>
          <w:marRight w:val="0"/>
          <w:marTop w:val="0"/>
          <w:marBottom w:val="0"/>
          <w:divBdr>
            <w:top w:val="none" w:sz="0" w:space="0" w:color="auto"/>
            <w:left w:val="none" w:sz="0" w:space="0" w:color="auto"/>
            <w:bottom w:val="none" w:sz="0" w:space="0" w:color="auto"/>
            <w:right w:val="none" w:sz="0" w:space="0" w:color="auto"/>
          </w:divBdr>
        </w:div>
        <w:div w:id="658270309">
          <w:marLeft w:val="480"/>
          <w:marRight w:val="0"/>
          <w:marTop w:val="0"/>
          <w:marBottom w:val="0"/>
          <w:divBdr>
            <w:top w:val="none" w:sz="0" w:space="0" w:color="auto"/>
            <w:left w:val="none" w:sz="0" w:space="0" w:color="auto"/>
            <w:bottom w:val="none" w:sz="0" w:space="0" w:color="auto"/>
            <w:right w:val="none" w:sz="0" w:space="0" w:color="auto"/>
          </w:divBdr>
        </w:div>
        <w:div w:id="381292074">
          <w:marLeft w:val="480"/>
          <w:marRight w:val="0"/>
          <w:marTop w:val="0"/>
          <w:marBottom w:val="0"/>
          <w:divBdr>
            <w:top w:val="none" w:sz="0" w:space="0" w:color="auto"/>
            <w:left w:val="none" w:sz="0" w:space="0" w:color="auto"/>
            <w:bottom w:val="none" w:sz="0" w:space="0" w:color="auto"/>
            <w:right w:val="none" w:sz="0" w:space="0" w:color="auto"/>
          </w:divBdr>
        </w:div>
        <w:div w:id="1613198688">
          <w:marLeft w:val="480"/>
          <w:marRight w:val="0"/>
          <w:marTop w:val="0"/>
          <w:marBottom w:val="0"/>
          <w:divBdr>
            <w:top w:val="none" w:sz="0" w:space="0" w:color="auto"/>
            <w:left w:val="none" w:sz="0" w:space="0" w:color="auto"/>
            <w:bottom w:val="none" w:sz="0" w:space="0" w:color="auto"/>
            <w:right w:val="none" w:sz="0" w:space="0" w:color="auto"/>
          </w:divBdr>
        </w:div>
        <w:div w:id="14423247">
          <w:marLeft w:val="480"/>
          <w:marRight w:val="0"/>
          <w:marTop w:val="0"/>
          <w:marBottom w:val="0"/>
          <w:divBdr>
            <w:top w:val="none" w:sz="0" w:space="0" w:color="auto"/>
            <w:left w:val="none" w:sz="0" w:space="0" w:color="auto"/>
            <w:bottom w:val="none" w:sz="0" w:space="0" w:color="auto"/>
            <w:right w:val="none" w:sz="0" w:space="0" w:color="auto"/>
          </w:divBdr>
        </w:div>
        <w:div w:id="1625841112">
          <w:marLeft w:val="480"/>
          <w:marRight w:val="0"/>
          <w:marTop w:val="0"/>
          <w:marBottom w:val="0"/>
          <w:divBdr>
            <w:top w:val="none" w:sz="0" w:space="0" w:color="auto"/>
            <w:left w:val="none" w:sz="0" w:space="0" w:color="auto"/>
            <w:bottom w:val="none" w:sz="0" w:space="0" w:color="auto"/>
            <w:right w:val="none" w:sz="0" w:space="0" w:color="auto"/>
          </w:divBdr>
        </w:div>
        <w:div w:id="1509829449">
          <w:marLeft w:val="480"/>
          <w:marRight w:val="0"/>
          <w:marTop w:val="0"/>
          <w:marBottom w:val="0"/>
          <w:divBdr>
            <w:top w:val="none" w:sz="0" w:space="0" w:color="auto"/>
            <w:left w:val="none" w:sz="0" w:space="0" w:color="auto"/>
            <w:bottom w:val="none" w:sz="0" w:space="0" w:color="auto"/>
            <w:right w:val="none" w:sz="0" w:space="0" w:color="auto"/>
          </w:divBdr>
        </w:div>
        <w:div w:id="906723240">
          <w:marLeft w:val="480"/>
          <w:marRight w:val="0"/>
          <w:marTop w:val="0"/>
          <w:marBottom w:val="0"/>
          <w:divBdr>
            <w:top w:val="none" w:sz="0" w:space="0" w:color="auto"/>
            <w:left w:val="none" w:sz="0" w:space="0" w:color="auto"/>
            <w:bottom w:val="none" w:sz="0" w:space="0" w:color="auto"/>
            <w:right w:val="none" w:sz="0" w:space="0" w:color="auto"/>
          </w:divBdr>
        </w:div>
        <w:div w:id="146170599">
          <w:marLeft w:val="480"/>
          <w:marRight w:val="0"/>
          <w:marTop w:val="0"/>
          <w:marBottom w:val="0"/>
          <w:divBdr>
            <w:top w:val="none" w:sz="0" w:space="0" w:color="auto"/>
            <w:left w:val="none" w:sz="0" w:space="0" w:color="auto"/>
            <w:bottom w:val="none" w:sz="0" w:space="0" w:color="auto"/>
            <w:right w:val="none" w:sz="0" w:space="0" w:color="auto"/>
          </w:divBdr>
        </w:div>
        <w:div w:id="1653294385">
          <w:marLeft w:val="480"/>
          <w:marRight w:val="0"/>
          <w:marTop w:val="0"/>
          <w:marBottom w:val="0"/>
          <w:divBdr>
            <w:top w:val="none" w:sz="0" w:space="0" w:color="auto"/>
            <w:left w:val="none" w:sz="0" w:space="0" w:color="auto"/>
            <w:bottom w:val="none" w:sz="0" w:space="0" w:color="auto"/>
            <w:right w:val="none" w:sz="0" w:space="0" w:color="auto"/>
          </w:divBdr>
        </w:div>
        <w:div w:id="393508169">
          <w:marLeft w:val="480"/>
          <w:marRight w:val="0"/>
          <w:marTop w:val="0"/>
          <w:marBottom w:val="0"/>
          <w:divBdr>
            <w:top w:val="none" w:sz="0" w:space="0" w:color="auto"/>
            <w:left w:val="none" w:sz="0" w:space="0" w:color="auto"/>
            <w:bottom w:val="none" w:sz="0" w:space="0" w:color="auto"/>
            <w:right w:val="none" w:sz="0" w:space="0" w:color="auto"/>
          </w:divBdr>
        </w:div>
        <w:div w:id="297414159">
          <w:marLeft w:val="480"/>
          <w:marRight w:val="0"/>
          <w:marTop w:val="0"/>
          <w:marBottom w:val="0"/>
          <w:divBdr>
            <w:top w:val="none" w:sz="0" w:space="0" w:color="auto"/>
            <w:left w:val="none" w:sz="0" w:space="0" w:color="auto"/>
            <w:bottom w:val="none" w:sz="0" w:space="0" w:color="auto"/>
            <w:right w:val="none" w:sz="0" w:space="0" w:color="auto"/>
          </w:divBdr>
        </w:div>
        <w:div w:id="41946920">
          <w:marLeft w:val="480"/>
          <w:marRight w:val="0"/>
          <w:marTop w:val="0"/>
          <w:marBottom w:val="0"/>
          <w:divBdr>
            <w:top w:val="none" w:sz="0" w:space="0" w:color="auto"/>
            <w:left w:val="none" w:sz="0" w:space="0" w:color="auto"/>
            <w:bottom w:val="none" w:sz="0" w:space="0" w:color="auto"/>
            <w:right w:val="none" w:sz="0" w:space="0" w:color="auto"/>
          </w:divBdr>
        </w:div>
        <w:div w:id="1832717222">
          <w:marLeft w:val="480"/>
          <w:marRight w:val="0"/>
          <w:marTop w:val="0"/>
          <w:marBottom w:val="0"/>
          <w:divBdr>
            <w:top w:val="none" w:sz="0" w:space="0" w:color="auto"/>
            <w:left w:val="none" w:sz="0" w:space="0" w:color="auto"/>
            <w:bottom w:val="none" w:sz="0" w:space="0" w:color="auto"/>
            <w:right w:val="none" w:sz="0" w:space="0" w:color="auto"/>
          </w:divBdr>
        </w:div>
        <w:div w:id="1827503888">
          <w:marLeft w:val="480"/>
          <w:marRight w:val="0"/>
          <w:marTop w:val="0"/>
          <w:marBottom w:val="0"/>
          <w:divBdr>
            <w:top w:val="none" w:sz="0" w:space="0" w:color="auto"/>
            <w:left w:val="none" w:sz="0" w:space="0" w:color="auto"/>
            <w:bottom w:val="none" w:sz="0" w:space="0" w:color="auto"/>
            <w:right w:val="none" w:sz="0" w:space="0" w:color="auto"/>
          </w:divBdr>
        </w:div>
        <w:div w:id="903416875">
          <w:marLeft w:val="480"/>
          <w:marRight w:val="0"/>
          <w:marTop w:val="0"/>
          <w:marBottom w:val="0"/>
          <w:divBdr>
            <w:top w:val="none" w:sz="0" w:space="0" w:color="auto"/>
            <w:left w:val="none" w:sz="0" w:space="0" w:color="auto"/>
            <w:bottom w:val="none" w:sz="0" w:space="0" w:color="auto"/>
            <w:right w:val="none" w:sz="0" w:space="0" w:color="auto"/>
          </w:divBdr>
        </w:div>
        <w:div w:id="1230531965">
          <w:marLeft w:val="480"/>
          <w:marRight w:val="0"/>
          <w:marTop w:val="0"/>
          <w:marBottom w:val="0"/>
          <w:divBdr>
            <w:top w:val="none" w:sz="0" w:space="0" w:color="auto"/>
            <w:left w:val="none" w:sz="0" w:space="0" w:color="auto"/>
            <w:bottom w:val="none" w:sz="0" w:space="0" w:color="auto"/>
            <w:right w:val="none" w:sz="0" w:space="0" w:color="auto"/>
          </w:divBdr>
        </w:div>
        <w:div w:id="1802068425">
          <w:marLeft w:val="480"/>
          <w:marRight w:val="0"/>
          <w:marTop w:val="0"/>
          <w:marBottom w:val="0"/>
          <w:divBdr>
            <w:top w:val="none" w:sz="0" w:space="0" w:color="auto"/>
            <w:left w:val="none" w:sz="0" w:space="0" w:color="auto"/>
            <w:bottom w:val="none" w:sz="0" w:space="0" w:color="auto"/>
            <w:right w:val="none" w:sz="0" w:space="0" w:color="auto"/>
          </w:divBdr>
        </w:div>
        <w:div w:id="97217951">
          <w:marLeft w:val="480"/>
          <w:marRight w:val="0"/>
          <w:marTop w:val="0"/>
          <w:marBottom w:val="0"/>
          <w:divBdr>
            <w:top w:val="none" w:sz="0" w:space="0" w:color="auto"/>
            <w:left w:val="none" w:sz="0" w:space="0" w:color="auto"/>
            <w:bottom w:val="none" w:sz="0" w:space="0" w:color="auto"/>
            <w:right w:val="none" w:sz="0" w:space="0" w:color="auto"/>
          </w:divBdr>
        </w:div>
        <w:div w:id="681013030">
          <w:marLeft w:val="480"/>
          <w:marRight w:val="0"/>
          <w:marTop w:val="0"/>
          <w:marBottom w:val="0"/>
          <w:divBdr>
            <w:top w:val="none" w:sz="0" w:space="0" w:color="auto"/>
            <w:left w:val="none" w:sz="0" w:space="0" w:color="auto"/>
            <w:bottom w:val="none" w:sz="0" w:space="0" w:color="auto"/>
            <w:right w:val="none" w:sz="0" w:space="0" w:color="auto"/>
          </w:divBdr>
        </w:div>
        <w:div w:id="592974544">
          <w:marLeft w:val="480"/>
          <w:marRight w:val="0"/>
          <w:marTop w:val="0"/>
          <w:marBottom w:val="0"/>
          <w:divBdr>
            <w:top w:val="none" w:sz="0" w:space="0" w:color="auto"/>
            <w:left w:val="none" w:sz="0" w:space="0" w:color="auto"/>
            <w:bottom w:val="none" w:sz="0" w:space="0" w:color="auto"/>
            <w:right w:val="none" w:sz="0" w:space="0" w:color="auto"/>
          </w:divBdr>
        </w:div>
        <w:div w:id="1299994398">
          <w:marLeft w:val="480"/>
          <w:marRight w:val="0"/>
          <w:marTop w:val="0"/>
          <w:marBottom w:val="0"/>
          <w:divBdr>
            <w:top w:val="none" w:sz="0" w:space="0" w:color="auto"/>
            <w:left w:val="none" w:sz="0" w:space="0" w:color="auto"/>
            <w:bottom w:val="none" w:sz="0" w:space="0" w:color="auto"/>
            <w:right w:val="none" w:sz="0" w:space="0" w:color="auto"/>
          </w:divBdr>
        </w:div>
        <w:div w:id="1010370609">
          <w:marLeft w:val="480"/>
          <w:marRight w:val="0"/>
          <w:marTop w:val="0"/>
          <w:marBottom w:val="0"/>
          <w:divBdr>
            <w:top w:val="none" w:sz="0" w:space="0" w:color="auto"/>
            <w:left w:val="none" w:sz="0" w:space="0" w:color="auto"/>
            <w:bottom w:val="none" w:sz="0" w:space="0" w:color="auto"/>
            <w:right w:val="none" w:sz="0" w:space="0" w:color="auto"/>
          </w:divBdr>
        </w:div>
        <w:div w:id="1315254719">
          <w:marLeft w:val="480"/>
          <w:marRight w:val="0"/>
          <w:marTop w:val="0"/>
          <w:marBottom w:val="0"/>
          <w:divBdr>
            <w:top w:val="none" w:sz="0" w:space="0" w:color="auto"/>
            <w:left w:val="none" w:sz="0" w:space="0" w:color="auto"/>
            <w:bottom w:val="none" w:sz="0" w:space="0" w:color="auto"/>
            <w:right w:val="none" w:sz="0" w:space="0" w:color="auto"/>
          </w:divBdr>
        </w:div>
        <w:div w:id="180750671">
          <w:marLeft w:val="480"/>
          <w:marRight w:val="0"/>
          <w:marTop w:val="0"/>
          <w:marBottom w:val="0"/>
          <w:divBdr>
            <w:top w:val="none" w:sz="0" w:space="0" w:color="auto"/>
            <w:left w:val="none" w:sz="0" w:space="0" w:color="auto"/>
            <w:bottom w:val="none" w:sz="0" w:space="0" w:color="auto"/>
            <w:right w:val="none" w:sz="0" w:space="0" w:color="auto"/>
          </w:divBdr>
        </w:div>
        <w:div w:id="618295431">
          <w:marLeft w:val="480"/>
          <w:marRight w:val="0"/>
          <w:marTop w:val="0"/>
          <w:marBottom w:val="0"/>
          <w:divBdr>
            <w:top w:val="none" w:sz="0" w:space="0" w:color="auto"/>
            <w:left w:val="none" w:sz="0" w:space="0" w:color="auto"/>
            <w:bottom w:val="none" w:sz="0" w:space="0" w:color="auto"/>
            <w:right w:val="none" w:sz="0" w:space="0" w:color="auto"/>
          </w:divBdr>
        </w:div>
        <w:div w:id="260527858">
          <w:marLeft w:val="480"/>
          <w:marRight w:val="0"/>
          <w:marTop w:val="0"/>
          <w:marBottom w:val="0"/>
          <w:divBdr>
            <w:top w:val="none" w:sz="0" w:space="0" w:color="auto"/>
            <w:left w:val="none" w:sz="0" w:space="0" w:color="auto"/>
            <w:bottom w:val="none" w:sz="0" w:space="0" w:color="auto"/>
            <w:right w:val="none" w:sz="0" w:space="0" w:color="auto"/>
          </w:divBdr>
        </w:div>
        <w:div w:id="862984609">
          <w:marLeft w:val="480"/>
          <w:marRight w:val="0"/>
          <w:marTop w:val="0"/>
          <w:marBottom w:val="0"/>
          <w:divBdr>
            <w:top w:val="none" w:sz="0" w:space="0" w:color="auto"/>
            <w:left w:val="none" w:sz="0" w:space="0" w:color="auto"/>
            <w:bottom w:val="none" w:sz="0" w:space="0" w:color="auto"/>
            <w:right w:val="none" w:sz="0" w:space="0" w:color="auto"/>
          </w:divBdr>
        </w:div>
        <w:div w:id="1014696988">
          <w:marLeft w:val="480"/>
          <w:marRight w:val="0"/>
          <w:marTop w:val="0"/>
          <w:marBottom w:val="0"/>
          <w:divBdr>
            <w:top w:val="none" w:sz="0" w:space="0" w:color="auto"/>
            <w:left w:val="none" w:sz="0" w:space="0" w:color="auto"/>
            <w:bottom w:val="none" w:sz="0" w:space="0" w:color="auto"/>
            <w:right w:val="none" w:sz="0" w:space="0" w:color="auto"/>
          </w:divBdr>
        </w:div>
        <w:div w:id="387463156">
          <w:marLeft w:val="480"/>
          <w:marRight w:val="0"/>
          <w:marTop w:val="0"/>
          <w:marBottom w:val="0"/>
          <w:divBdr>
            <w:top w:val="none" w:sz="0" w:space="0" w:color="auto"/>
            <w:left w:val="none" w:sz="0" w:space="0" w:color="auto"/>
            <w:bottom w:val="none" w:sz="0" w:space="0" w:color="auto"/>
            <w:right w:val="none" w:sz="0" w:space="0" w:color="auto"/>
          </w:divBdr>
        </w:div>
        <w:div w:id="796610190">
          <w:marLeft w:val="480"/>
          <w:marRight w:val="0"/>
          <w:marTop w:val="0"/>
          <w:marBottom w:val="0"/>
          <w:divBdr>
            <w:top w:val="none" w:sz="0" w:space="0" w:color="auto"/>
            <w:left w:val="none" w:sz="0" w:space="0" w:color="auto"/>
            <w:bottom w:val="none" w:sz="0" w:space="0" w:color="auto"/>
            <w:right w:val="none" w:sz="0" w:space="0" w:color="auto"/>
          </w:divBdr>
        </w:div>
        <w:div w:id="793789826">
          <w:marLeft w:val="480"/>
          <w:marRight w:val="0"/>
          <w:marTop w:val="0"/>
          <w:marBottom w:val="0"/>
          <w:divBdr>
            <w:top w:val="none" w:sz="0" w:space="0" w:color="auto"/>
            <w:left w:val="none" w:sz="0" w:space="0" w:color="auto"/>
            <w:bottom w:val="none" w:sz="0" w:space="0" w:color="auto"/>
            <w:right w:val="none" w:sz="0" w:space="0" w:color="auto"/>
          </w:divBdr>
        </w:div>
        <w:div w:id="659697391">
          <w:marLeft w:val="480"/>
          <w:marRight w:val="0"/>
          <w:marTop w:val="0"/>
          <w:marBottom w:val="0"/>
          <w:divBdr>
            <w:top w:val="none" w:sz="0" w:space="0" w:color="auto"/>
            <w:left w:val="none" w:sz="0" w:space="0" w:color="auto"/>
            <w:bottom w:val="none" w:sz="0" w:space="0" w:color="auto"/>
            <w:right w:val="none" w:sz="0" w:space="0" w:color="auto"/>
          </w:divBdr>
        </w:div>
      </w:divsChild>
    </w:div>
    <w:div w:id="314071238">
      <w:bodyDiv w:val="1"/>
      <w:marLeft w:val="0"/>
      <w:marRight w:val="0"/>
      <w:marTop w:val="0"/>
      <w:marBottom w:val="0"/>
      <w:divBdr>
        <w:top w:val="none" w:sz="0" w:space="0" w:color="auto"/>
        <w:left w:val="none" w:sz="0" w:space="0" w:color="auto"/>
        <w:bottom w:val="none" w:sz="0" w:space="0" w:color="auto"/>
        <w:right w:val="none" w:sz="0" w:space="0" w:color="auto"/>
      </w:divBdr>
      <w:divsChild>
        <w:div w:id="39479399">
          <w:marLeft w:val="480"/>
          <w:marRight w:val="0"/>
          <w:marTop w:val="0"/>
          <w:marBottom w:val="0"/>
          <w:divBdr>
            <w:top w:val="none" w:sz="0" w:space="0" w:color="auto"/>
            <w:left w:val="none" w:sz="0" w:space="0" w:color="auto"/>
            <w:bottom w:val="none" w:sz="0" w:space="0" w:color="auto"/>
            <w:right w:val="none" w:sz="0" w:space="0" w:color="auto"/>
          </w:divBdr>
        </w:div>
        <w:div w:id="110563309">
          <w:marLeft w:val="480"/>
          <w:marRight w:val="0"/>
          <w:marTop w:val="0"/>
          <w:marBottom w:val="0"/>
          <w:divBdr>
            <w:top w:val="none" w:sz="0" w:space="0" w:color="auto"/>
            <w:left w:val="none" w:sz="0" w:space="0" w:color="auto"/>
            <w:bottom w:val="none" w:sz="0" w:space="0" w:color="auto"/>
            <w:right w:val="none" w:sz="0" w:space="0" w:color="auto"/>
          </w:divBdr>
        </w:div>
        <w:div w:id="132328858">
          <w:marLeft w:val="480"/>
          <w:marRight w:val="0"/>
          <w:marTop w:val="0"/>
          <w:marBottom w:val="0"/>
          <w:divBdr>
            <w:top w:val="none" w:sz="0" w:space="0" w:color="auto"/>
            <w:left w:val="none" w:sz="0" w:space="0" w:color="auto"/>
            <w:bottom w:val="none" w:sz="0" w:space="0" w:color="auto"/>
            <w:right w:val="none" w:sz="0" w:space="0" w:color="auto"/>
          </w:divBdr>
        </w:div>
        <w:div w:id="182668486">
          <w:marLeft w:val="480"/>
          <w:marRight w:val="0"/>
          <w:marTop w:val="0"/>
          <w:marBottom w:val="0"/>
          <w:divBdr>
            <w:top w:val="none" w:sz="0" w:space="0" w:color="auto"/>
            <w:left w:val="none" w:sz="0" w:space="0" w:color="auto"/>
            <w:bottom w:val="none" w:sz="0" w:space="0" w:color="auto"/>
            <w:right w:val="none" w:sz="0" w:space="0" w:color="auto"/>
          </w:divBdr>
        </w:div>
        <w:div w:id="209340830">
          <w:marLeft w:val="480"/>
          <w:marRight w:val="0"/>
          <w:marTop w:val="0"/>
          <w:marBottom w:val="0"/>
          <w:divBdr>
            <w:top w:val="none" w:sz="0" w:space="0" w:color="auto"/>
            <w:left w:val="none" w:sz="0" w:space="0" w:color="auto"/>
            <w:bottom w:val="none" w:sz="0" w:space="0" w:color="auto"/>
            <w:right w:val="none" w:sz="0" w:space="0" w:color="auto"/>
          </w:divBdr>
        </w:div>
        <w:div w:id="254360570">
          <w:marLeft w:val="480"/>
          <w:marRight w:val="0"/>
          <w:marTop w:val="0"/>
          <w:marBottom w:val="0"/>
          <w:divBdr>
            <w:top w:val="none" w:sz="0" w:space="0" w:color="auto"/>
            <w:left w:val="none" w:sz="0" w:space="0" w:color="auto"/>
            <w:bottom w:val="none" w:sz="0" w:space="0" w:color="auto"/>
            <w:right w:val="none" w:sz="0" w:space="0" w:color="auto"/>
          </w:divBdr>
        </w:div>
        <w:div w:id="263076904">
          <w:marLeft w:val="480"/>
          <w:marRight w:val="0"/>
          <w:marTop w:val="0"/>
          <w:marBottom w:val="0"/>
          <w:divBdr>
            <w:top w:val="none" w:sz="0" w:space="0" w:color="auto"/>
            <w:left w:val="none" w:sz="0" w:space="0" w:color="auto"/>
            <w:bottom w:val="none" w:sz="0" w:space="0" w:color="auto"/>
            <w:right w:val="none" w:sz="0" w:space="0" w:color="auto"/>
          </w:divBdr>
        </w:div>
        <w:div w:id="301080024">
          <w:marLeft w:val="480"/>
          <w:marRight w:val="0"/>
          <w:marTop w:val="0"/>
          <w:marBottom w:val="0"/>
          <w:divBdr>
            <w:top w:val="none" w:sz="0" w:space="0" w:color="auto"/>
            <w:left w:val="none" w:sz="0" w:space="0" w:color="auto"/>
            <w:bottom w:val="none" w:sz="0" w:space="0" w:color="auto"/>
            <w:right w:val="none" w:sz="0" w:space="0" w:color="auto"/>
          </w:divBdr>
        </w:div>
        <w:div w:id="309092919">
          <w:marLeft w:val="480"/>
          <w:marRight w:val="0"/>
          <w:marTop w:val="0"/>
          <w:marBottom w:val="0"/>
          <w:divBdr>
            <w:top w:val="none" w:sz="0" w:space="0" w:color="auto"/>
            <w:left w:val="none" w:sz="0" w:space="0" w:color="auto"/>
            <w:bottom w:val="none" w:sz="0" w:space="0" w:color="auto"/>
            <w:right w:val="none" w:sz="0" w:space="0" w:color="auto"/>
          </w:divBdr>
        </w:div>
        <w:div w:id="311375466">
          <w:marLeft w:val="480"/>
          <w:marRight w:val="0"/>
          <w:marTop w:val="0"/>
          <w:marBottom w:val="0"/>
          <w:divBdr>
            <w:top w:val="none" w:sz="0" w:space="0" w:color="auto"/>
            <w:left w:val="none" w:sz="0" w:space="0" w:color="auto"/>
            <w:bottom w:val="none" w:sz="0" w:space="0" w:color="auto"/>
            <w:right w:val="none" w:sz="0" w:space="0" w:color="auto"/>
          </w:divBdr>
        </w:div>
        <w:div w:id="329529654">
          <w:marLeft w:val="480"/>
          <w:marRight w:val="0"/>
          <w:marTop w:val="0"/>
          <w:marBottom w:val="0"/>
          <w:divBdr>
            <w:top w:val="none" w:sz="0" w:space="0" w:color="auto"/>
            <w:left w:val="none" w:sz="0" w:space="0" w:color="auto"/>
            <w:bottom w:val="none" w:sz="0" w:space="0" w:color="auto"/>
            <w:right w:val="none" w:sz="0" w:space="0" w:color="auto"/>
          </w:divBdr>
        </w:div>
        <w:div w:id="347295645">
          <w:marLeft w:val="480"/>
          <w:marRight w:val="0"/>
          <w:marTop w:val="0"/>
          <w:marBottom w:val="0"/>
          <w:divBdr>
            <w:top w:val="none" w:sz="0" w:space="0" w:color="auto"/>
            <w:left w:val="none" w:sz="0" w:space="0" w:color="auto"/>
            <w:bottom w:val="none" w:sz="0" w:space="0" w:color="auto"/>
            <w:right w:val="none" w:sz="0" w:space="0" w:color="auto"/>
          </w:divBdr>
        </w:div>
        <w:div w:id="363558517">
          <w:marLeft w:val="480"/>
          <w:marRight w:val="0"/>
          <w:marTop w:val="0"/>
          <w:marBottom w:val="0"/>
          <w:divBdr>
            <w:top w:val="none" w:sz="0" w:space="0" w:color="auto"/>
            <w:left w:val="none" w:sz="0" w:space="0" w:color="auto"/>
            <w:bottom w:val="none" w:sz="0" w:space="0" w:color="auto"/>
            <w:right w:val="none" w:sz="0" w:space="0" w:color="auto"/>
          </w:divBdr>
        </w:div>
        <w:div w:id="468977622">
          <w:marLeft w:val="480"/>
          <w:marRight w:val="0"/>
          <w:marTop w:val="0"/>
          <w:marBottom w:val="0"/>
          <w:divBdr>
            <w:top w:val="none" w:sz="0" w:space="0" w:color="auto"/>
            <w:left w:val="none" w:sz="0" w:space="0" w:color="auto"/>
            <w:bottom w:val="none" w:sz="0" w:space="0" w:color="auto"/>
            <w:right w:val="none" w:sz="0" w:space="0" w:color="auto"/>
          </w:divBdr>
        </w:div>
        <w:div w:id="504903123">
          <w:marLeft w:val="480"/>
          <w:marRight w:val="0"/>
          <w:marTop w:val="0"/>
          <w:marBottom w:val="0"/>
          <w:divBdr>
            <w:top w:val="none" w:sz="0" w:space="0" w:color="auto"/>
            <w:left w:val="none" w:sz="0" w:space="0" w:color="auto"/>
            <w:bottom w:val="none" w:sz="0" w:space="0" w:color="auto"/>
            <w:right w:val="none" w:sz="0" w:space="0" w:color="auto"/>
          </w:divBdr>
        </w:div>
        <w:div w:id="513107028">
          <w:marLeft w:val="480"/>
          <w:marRight w:val="0"/>
          <w:marTop w:val="0"/>
          <w:marBottom w:val="0"/>
          <w:divBdr>
            <w:top w:val="none" w:sz="0" w:space="0" w:color="auto"/>
            <w:left w:val="none" w:sz="0" w:space="0" w:color="auto"/>
            <w:bottom w:val="none" w:sz="0" w:space="0" w:color="auto"/>
            <w:right w:val="none" w:sz="0" w:space="0" w:color="auto"/>
          </w:divBdr>
        </w:div>
        <w:div w:id="519126199">
          <w:marLeft w:val="480"/>
          <w:marRight w:val="0"/>
          <w:marTop w:val="0"/>
          <w:marBottom w:val="0"/>
          <w:divBdr>
            <w:top w:val="none" w:sz="0" w:space="0" w:color="auto"/>
            <w:left w:val="none" w:sz="0" w:space="0" w:color="auto"/>
            <w:bottom w:val="none" w:sz="0" w:space="0" w:color="auto"/>
            <w:right w:val="none" w:sz="0" w:space="0" w:color="auto"/>
          </w:divBdr>
        </w:div>
        <w:div w:id="533883503">
          <w:marLeft w:val="480"/>
          <w:marRight w:val="0"/>
          <w:marTop w:val="0"/>
          <w:marBottom w:val="0"/>
          <w:divBdr>
            <w:top w:val="none" w:sz="0" w:space="0" w:color="auto"/>
            <w:left w:val="none" w:sz="0" w:space="0" w:color="auto"/>
            <w:bottom w:val="none" w:sz="0" w:space="0" w:color="auto"/>
            <w:right w:val="none" w:sz="0" w:space="0" w:color="auto"/>
          </w:divBdr>
        </w:div>
        <w:div w:id="541744820">
          <w:marLeft w:val="480"/>
          <w:marRight w:val="0"/>
          <w:marTop w:val="0"/>
          <w:marBottom w:val="0"/>
          <w:divBdr>
            <w:top w:val="none" w:sz="0" w:space="0" w:color="auto"/>
            <w:left w:val="none" w:sz="0" w:space="0" w:color="auto"/>
            <w:bottom w:val="none" w:sz="0" w:space="0" w:color="auto"/>
            <w:right w:val="none" w:sz="0" w:space="0" w:color="auto"/>
          </w:divBdr>
        </w:div>
        <w:div w:id="549078441">
          <w:marLeft w:val="480"/>
          <w:marRight w:val="0"/>
          <w:marTop w:val="0"/>
          <w:marBottom w:val="0"/>
          <w:divBdr>
            <w:top w:val="none" w:sz="0" w:space="0" w:color="auto"/>
            <w:left w:val="none" w:sz="0" w:space="0" w:color="auto"/>
            <w:bottom w:val="none" w:sz="0" w:space="0" w:color="auto"/>
            <w:right w:val="none" w:sz="0" w:space="0" w:color="auto"/>
          </w:divBdr>
        </w:div>
        <w:div w:id="560675542">
          <w:marLeft w:val="480"/>
          <w:marRight w:val="0"/>
          <w:marTop w:val="0"/>
          <w:marBottom w:val="0"/>
          <w:divBdr>
            <w:top w:val="none" w:sz="0" w:space="0" w:color="auto"/>
            <w:left w:val="none" w:sz="0" w:space="0" w:color="auto"/>
            <w:bottom w:val="none" w:sz="0" w:space="0" w:color="auto"/>
            <w:right w:val="none" w:sz="0" w:space="0" w:color="auto"/>
          </w:divBdr>
        </w:div>
        <w:div w:id="577715569">
          <w:marLeft w:val="480"/>
          <w:marRight w:val="0"/>
          <w:marTop w:val="0"/>
          <w:marBottom w:val="0"/>
          <w:divBdr>
            <w:top w:val="none" w:sz="0" w:space="0" w:color="auto"/>
            <w:left w:val="none" w:sz="0" w:space="0" w:color="auto"/>
            <w:bottom w:val="none" w:sz="0" w:space="0" w:color="auto"/>
            <w:right w:val="none" w:sz="0" w:space="0" w:color="auto"/>
          </w:divBdr>
        </w:div>
        <w:div w:id="618493035">
          <w:marLeft w:val="480"/>
          <w:marRight w:val="0"/>
          <w:marTop w:val="0"/>
          <w:marBottom w:val="0"/>
          <w:divBdr>
            <w:top w:val="none" w:sz="0" w:space="0" w:color="auto"/>
            <w:left w:val="none" w:sz="0" w:space="0" w:color="auto"/>
            <w:bottom w:val="none" w:sz="0" w:space="0" w:color="auto"/>
            <w:right w:val="none" w:sz="0" w:space="0" w:color="auto"/>
          </w:divBdr>
        </w:div>
        <w:div w:id="677268951">
          <w:marLeft w:val="480"/>
          <w:marRight w:val="0"/>
          <w:marTop w:val="0"/>
          <w:marBottom w:val="0"/>
          <w:divBdr>
            <w:top w:val="none" w:sz="0" w:space="0" w:color="auto"/>
            <w:left w:val="none" w:sz="0" w:space="0" w:color="auto"/>
            <w:bottom w:val="none" w:sz="0" w:space="0" w:color="auto"/>
            <w:right w:val="none" w:sz="0" w:space="0" w:color="auto"/>
          </w:divBdr>
        </w:div>
        <w:div w:id="689450658">
          <w:marLeft w:val="480"/>
          <w:marRight w:val="0"/>
          <w:marTop w:val="0"/>
          <w:marBottom w:val="0"/>
          <w:divBdr>
            <w:top w:val="none" w:sz="0" w:space="0" w:color="auto"/>
            <w:left w:val="none" w:sz="0" w:space="0" w:color="auto"/>
            <w:bottom w:val="none" w:sz="0" w:space="0" w:color="auto"/>
            <w:right w:val="none" w:sz="0" w:space="0" w:color="auto"/>
          </w:divBdr>
        </w:div>
        <w:div w:id="718548832">
          <w:marLeft w:val="480"/>
          <w:marRight w:val="0"/>
          <w:marTop w:val="0"/>
          <w:marBottom w:val="0"/>
          <w:divBdr>
            <w:top w:val="none" w:sz="0" w:space="0" w:color="auto"/>
            <w:left w:val="none" w:sz="0" w:space="0" w:color="auto"/>
            <w:bottom w:val="none" w:sz="0" w:space="0" w:color="auto"/>
            <w:right w:val="none" w:sz="0" w:space="0" w:color="auto"/>
          </w:divBdr>
        </w:div>
        <w:div w:id="776488702">
          <w:marLeft w:val="480"/>
          <w:marRight w:val="0"/>
          <w:marTop w:val="0"/>
          <w:marBottom w:val="0"/>
          <w:divBdr>
            <w:top w:val="none" w:sz="0" w:space="0" w:color="auto"/>
            <w:left w:val="none" w:sz="0" w:space="0" w:color="auto"/>
            <w:bottom w:val="none" w:sz="0" w:space="0" w:color="auto"/>
            <w:right w:val="none" w:sz="0" w:space="0" w:color="auto"/>
          </w:divBdr>
        </w:div>
        <w:div w:id="835538840">
          <w:marLeft w:val="480"/>
          <w:marRight w:val="0"/>
          <w:marTop w:val="0"/>
          <w:marBottom w:val="0"/>
          <w:divBdr>
            <w:top w:val="none" w:sz="0" w:space="0" w:color="auto"/>
            <w:left w:val="none" w:sz="0" w:space="0" w:color="auto"/>
            <w:bottom w:val="none" w:sz="0" w:space="0" w:color="auto"/>
            <w:right w:val="none" w:sz="0" w:space="0" w:color="auto"/>
          </w:divBdr>
        </w:div>
        <w:div w:id="918054641">
          <w:marLeft w:val="480"/>
          <w:marRight w:val="0"/>
          <w:marTop w:val="0"/>
          <w:marBottom w:val="0"/>
          <w:divBdr>
            <w:top w:val="none" w:sz="0" w:space="0" w:color="auto"/>
            <w:left w:val="none" w:sz="0" w:space="0" w:color="auto"/>
            <w:bottom w:val="none" w:sz="0" w:space="0" w:color="auto"/>
            <w:right w:val="none" w:sz="0" w:space="0" w:color="auto"/>
          </w:divBdr>
        </w:div>
        <w:div w:id="932934481">
          <w:marLeft w:val="480"/>
          <w:marRight w:val="0"/>
          <w:marTop w:val="0"/>
          <w:marBottom w:val="0"/>
          <w:divBdr>
            <w:top w:val="none" w:sz="0" w:space="0" w:color="auto"/>
            <w:left w:val="none" w:sz="0" w:space="0" w:color="auto"/>
            <w:bottom w:val="none" w:sz="0" w:space="0" w:color="auto"/>
            <w:right w:val="none" w:sz="0" w:space="0" w:color="auto"/>
          </w:divBdr>
        </w:div>
        <w:div w:id="957103824">
          <w:marLeft w:val="480"/>
          <w:marRight w:val="0"/>
          <w:marTop w:val="0"/>
          <w:marBottom w:val="0"/>
          <w:divBdr>
            <w:top w:val="none" w:sz="0" w:space="0" w:color="auto"/>
            <w:left w:val="none" w:sz="0" w:space="0" w:color="auto"/>
            <w:bottom w:val="none" w:sz="0" w:space="0" w:color="auto"/>
            <w:right w:val="none" w:sz="0" w:space="0" w:color="auto"/>
          </w:divBdr>
        </w:div>
        <w:div w:id="976497947">
          <w:marLeft w:val="480"/>
          <w:marRight w:val="0"/>
          <w:marTop w:val="0"/>
          <w:marBottom w:val="0"/>
          <w:divBdr>
            <w:top w:val="none" w:sz="0" w:space="0" w:color="auto"/>
            <w:left w:val="none" w:sz="0" w:space="0" w:color="auto"/>
            <w:bottom w:val="none" w:sz="0" w:space="0" w:color="auto"/>
            <w:right w:val="none" w:sz="0" w:space="0" w:color="auto"/>
          </w:divBdr>
        </w:div>
        <w:div w:id="977226854">
          <w:marLeft w:val="480"/>
          <w:marRight w:val="0"/>
          <w:marTop w:val="0"/>
          <w:marBottom w:val="0"/>
          <w:divBdr>
            <w:top w:val="none" w:sz="0" w:space="0" w:color="auto"/>
            <w:left w:val="none" w:sz="0" w:space="0" w:color="auto"/>
            <w:bottom w:val="none" w:sz="0" w:space="0" w:color="auto"/>
            <w:right w:val="none" w:sz="0" w:space="0" w:color="auto"/>
          </w:divBdr>
        </w:div>
        <w:div w:id="979387138">
          <w:marLeft w:val="480"/>
          <w:marRight w:val="0"/>
          <w:marTop w:val="0"/>
          <w:marBottom w:val="0"/>
          <w:divBdr>
            <w:top w:val="none" w:sz="0" w:space="0" w:color="auto"/>
            <w:left w:val="none" w:sz="0" w:space="0" w:color="auto"/>
            <w:bottom w:val="none" w:sz="0" w:space="0" w:color="auto"/>
            <w:right w:val="none" w:sz="0" w:space="0" w:color="auto"/>
          </w:divBdr>
        </w:div>
        <w:div w:id="1023895102">
          <w:marLeft w:val="480"/>
          <w:marRight w:val="0"/>
          <w:marTop w:val="0"/>
          <w:marBottom w:val="0"/>
          <w:divBdr>
            <w:top w:val="none" w:sz="0" w:space="0" w:color="auto"/>
            <w:left w:val="none" w:sz="0" w:space="0" w:color="auto"/>
            <w:bottom w:val="none" w:sz="0" w:space="0" w:color="auto"/>
            <w:right w:val="none" w:sz="0" w:space="0" w:color="auto"/>
          </w:divBdr>
        </w:div>
        <w:div w:id="1049574569">
          <w:marLeft w:val="480"/>
          <w:marRight w:val="0"/>
          <w:marTop w:val="0"/>
          <w:marBottom w:val="0"/>
          <w:divBdr>
            <w:top w:val="none" w:sz="0" w:space="0" w:color="auto"/>
            <w:left w:val="none" w:sz="0" w:space="0" w:color="auto"/>
            <w:bottom w:val="none" w:sz="0" w:space="0" w:color="auto"/>
            <w:right w:val="none" w:sz="0" w:space="0" w:color="auto"/>
          </w:divBdr>
        </w:div>
        <w:div w:id="1064716907">
          <w:marLeft w:val="480"/>
          <w:marRight w:val="0"/>
          <w:marTop w:val="0"/>
          <w:marBottom w:val="0"/>
          <w:divBdr>
            <w:top w:val="none" w:sz="0" w:space="0" w:color="auto"/>
            <w:left w:val="none" w:sz="0" w:space="0" w:color="auto"/>
            <w:bottom w:val="none" w:sz="0" w:space="0" w:color="auto"/>
            <w:right w:val="none" w:sz="0" w:space="0" w:color="auto"/>
          </w:divBdr>
        </w:div>
        <w:div w:id="1163274358">
          <w:marLeft w:val="480"/>
          <w:marRight w:val="0"/>
          <w:marTop w:val="0"/>
          <w:marBottom w:val="0"/>
          <w:divBdr>
            <w:top w:val="none" w:sz="0" w:space="0" w:color="auto"/>
            <w:left w:val="none" w:sz="0" w:space="0" w:color="auto"/>
            <w:bottom w:val="none" w:sz="0" w:space="0" w:color="auto"/>
            <w:right w:val="none" w:sz="0" w:space="0" w:color="auto"/>
          </w:divBdr>
        </w:div>
        <w:div w:id="1182089579">
          <w:marLeft w:val="480"/>
          <w:marRight w:val="0"/>
          <w:marTop w:val="0"/>
          <w:marBottom w:val="0"/>
          <w:divBdr>
            <w:top w:val="none" w:sz="0" w:space="0" w:color="auto"/>
            <w:left w:val="none" w:sz="0" w:space="0" w:color="auto"/>
            <w:bottom w:val="none" w:sz="0" w:space="0" w:color="auto"/>
            <w:right w:val="none" w:sz="0" w:space="0" w:color="auto"/>
          </w:divBdr>
        </w:div>
        <w:div w:id="1285499933">
          <w:marLeft w:val="480"/>
          <w:marRight w:val="0"/>
          <w:marTop w:val="0"/>
          <w:marBottom w:val="0"/>
          <w:divBdr>
            <w:top w:val="none" w:sz="0" w:space="0" w:color="auto"/>
            <w:left w:val="none" w:sz="0" w:space="0" w:color="auto"/>
            <w:bottom w:val="none" w:sz="0" w:space="0" w:color="auto"/>
            <w:right w:val="none" w:sz="0" w:space="0" w:color="auto"/>
          </w:divBdr>
        </w:div>
        <w:div w:id="1299409945">
          <w:marLeft w:val="480"/>
          <w:marRight w:val="0"/>
          <w:marTop w:val="0"/>
          <w:marBottom w:val="0"/>
          <w:divBdr>
            <w:top w:val="none" w:sz="0" w:space="0" w:color="auto"/>
            <w:left w:val="none" w:sz="0" w:space="0" w:color="auto"/>
            <w:bottom w:val="none" w:sz="0" w:space="0" w:color="auto"/>
            <w:right w:val="none" w:sz="0" w:space="0" w:color="auto"/>
          </w:divBdr>
        </w:div>
        <w:div w:id="1413235966">
          <w:marLeft w:val="480"/>
          <w:marRight w:val="0"/>
          <w:marTop w:val="0"/>
          <w:marBottom w:val="0"/>
          <w:divBdr>
            <w:top w:val="none" w:sz="0" w:space="0" w:color="auto"/>
            <w:left w:val="none" w:sz="0" w:space="0" w:color="auto"/>
            <w:bottom w:val="none" w:sz="0" w:space="0" w:color="auto"/>
            <w:right w:val="none" w:sz="0" w:space="0" w:color="auto"/>
          </w:divBdr>
        </w:div>
        <w:div w:id="1414162315">
          <w:marLeft w:val="480"/>
          <w:marRight w:val="0"/>
          <w:marTop w:val="0"/>
          <w:marBottom w:val="0"/>
          <w:divBdr>
            <w:top w:val="none" w:sz="0" w:space="0" w:color="auto"/>
            <w:left w:val="none" w:sz="0" w:space="0" w:color="auto"/>
            <w:bottom w:val="none" w:sz="0" w:space="0" w:color="auto"/>
            <w:right w:val="none" w:sz="0" w:space="0" w:color="auto"/>
          </w:divBdr>
        </w:div>
        <w:div w:id="1434780776">
          <w:marLeft w:val="480"/>
          <w:marRight w:val="0"/>
          <w:marTop w:val="0"/>
          <w:marBottom w:val="0"/>
          <w:divBdr>
            <w:top w:val="none" w:sz="0" w:space="0" w:color="auto"/>
            <w:left w:val="none" w:sz="0" w:space="0" w:color="auto"/>
            <w:bottom w:val="none" w:sz="0" w:space="0" w:color="auto"/>
            <w:right w:val="none" w:sz="0" w:space="0" w:color="auto"/>
          </w:divBdr>
        </w:div>
        <w:div w:id="1499803348">
          <w:marLeft w:val="480"/>
          <w:marRight w:val="0"/>
          <w:marTop w:val="0"/>
          <w:marBottom w:val="0"/>
          <w:divBdr>
            <w:top w:val="none" w:sz="0" w:space="0" w:color="auto"/>
            <w:left w:val="none" w:sz="0" w:space="0" w:color="auto"/>
            <w:bottom w:val="none" w:sz="0" w:space="0" w:color="auto"/>
            <w:right w:val="none" w:sz="0" w:space="0" w:color="auto"/>
          </w:divBdr>
        </w:div>
        <w:div w:id="1522934523">
          <w:marLeft w:val="480"/>
          <w:marRight w:val="0"/>
          <w:marTop w:val="0"/>
          <w:marBottom w:val="0"/>
          <w:divBdr>
            <w:top w:val="none" w:sz="0" w:space="0" w:color="auto"/>
            <w:left w:val="none" w:sz="0" w:space="0" w:color="auto"/>
            <w:bottom w:val="none" w:sz="0" w:space="0" w:color="auto"/>
            <w:right w:val="none" w:sz="0" w:space="0" w:color="auto"/>
          </w:divBdr>
        </w:div>
        <w:div w:id="1523667975">
          <w:marLeft w:val="480"/>
          <w:marRight w:val="0"/>
          <w:marTop w:val="0"/>
          <w:marBottom w:val="0"/>
          <w:divBdr>
            <w:top w:val="none" w:sz="0" w:space="0" w:color="auto"/>
            <w:left w:val="none" w:sz="0" w:space="0" w:color="auto"/>
            <w:bottom w:val="none" w:sz="0" w:space="0" w:color="auto"/>
            <w:right w:val="none" w:sz="0" w:space="0" w:color="auto"/>
          </w:divBdr>
        </w:div>
        <w:div w:id="1531187195">
          <w:marLeft w:val="480"/>
          <w:marRight w:val="0"/>
          <w:marTop w:val="0"/>
          <w:marBottom w:val="0"/>
          <w:divBdr>
            <w:top w:val="none" w:sz="0" w:space="0" w:color="auto"/>
            <w:left w:val="none" w:sz="0" w:space="0" w:color="auto"/>
            <w:bottom w:val="none" w:sz="0" w:space="0" w:color="auto"/>
            <w:right w:val="none" w:sz="0" w:space="0" w:color="auto"/>
          </w:divBdr>
        </w:div>
        <w:div w:id="1534995275">
          <w:marLeft w:val="480"/>
          <w:marRight w:val="0"/>
          <w:marTop w:val="0"/>
          <w:marBottom w:val="0"/>
          <w:divBdr>
            <w:top w:val="none" w:sz="0" w:space="0" w:color="auto"/>
            <w:left w:val="none" w:sz="0" w:space="0" w:color="auto"/>
            <w:bottom w:val="none" w:sz="0" w:space="0" w:color="auto"/>
            <w:right w:val="none" w:sz="0" w:space="0" w:color="auto"/>
          </w:divBdr>
        </w:div>
        <w:div w:id="1539926098">
          <w:marLeft w:val="480"/>
          <w:marRight w:val="0"/>
          <w:marTop w:val="0"/>
          <w:marBottom w:val="0"/>
          <w:divBdr>
            <w:top w:val="none" w:sz="0" w:space="0" w:color="auto"/>
            <w:left w:val="none" w:sz="0" w:space="0" w:color="auto"/>
            <w:bottom w:val="none" w:sz="0" w:space="0" w:color="auto"/>
            <w:right w:val="none" w:sz="0" w:space="0" w:color="auto"/>
          </w:divBdr>
        </w:div>
        <w:div w:id="1612394513">
          <w:marLeft w:val="480"/>
          <w:marRight w:val="0"/>
          <w:marTop w:val="0"/>
          <w:marBottom w:val="0"/>
          <w:divBdr>
            <w:top w:val="none" w:sz="0" w:space="0" w:color="auto"/>
            <w:left w:val="none" w:sz="0" w:space="0" w:color="auto"/>
            <w:bottom w:val="none" w:sz="0" w:space="0" w:color="auto"/>
            <w:right w:val="none" w:sz="0" w:space="0" w:color="auto"/>
          </w:divBdr>
        </w:div>
        <w:div w:id="1639187057">
          <w:marLeft w:val="480"/>
          <w:marRight w:val="0"/>
          <w:marTop w:val="0"/>
          <w:marBottom w:val="0"/>
          <w:divBdr>
            <w:top w:val="none" w:sz="0" w:space="0" w:color="auto"/>
            <w:left w:val="none" w:sz="0" w:space="0" w:color="auto"/>
            <w:bottom w:val="none" w:sz="0" w:space="0" w:color="auto"/>
            <w:right w:val="none" w:sz="0" w:space="0" w:color="auto"/>
          </w:divBdr>
        </w:div>
        <w:div w:id="1648897825">
          <w:marLeft w:val="480"/>
          <w:marRight w:val="0"/>
          <w:marTop w:val="0"/>
          <w:marBottom w:val="0"/>
          <w:divBdr>
            <w:top w:val="none" w:sz="0" w:space="0" w:color="auto"/>
            <w:left w:val="none" w:sz="0" w:space="0" w:color="auto"/>
            <w:bottom w:val="none" w:sz="0" w:space="0" w:color="auto"/>
            <w:right w:val="none" w:sz="0" w:space="0" w:color="auto"/>
          </w:divBdr>
        </w:div>
        <w:div w:id="1675693224">
          <w:marLeft w:val="480"/>
          <w:marRight w:val="0"/>
          <w:marTop w:val="0"/>
          <w:marBottom w:val="0"/>
          <w:divBdr>
            <w:top w:val="none" w:sz="0" w:space="0" w:color="auto"/>
            <w:left w:val="none" w:sz="0" w:space="0" w:color="auto"/>
            <w:bottom w:val="none" w:sz="0" w:space="0" w:color="auto"/>
            <w:right w:val="none" w:sz="0" w:space="0" w:color="auto"/>
          </w:divBdr>
        </w:div>
        <w:div w:id="1758399421">
          <w:marLeft w:val="480"/>
          <w:marRight w:val="0"/>
          <w:marTop w:val="0"/>
          <w:marBottom w:val="0"/>
          <w:divBdr>
            <w:top w:val="none" w:sz="0" w:space="0" w:color="auto"/>
            <w:left w:val="none" w:sz="0" w:space="0" w:color="auto"/>
            <w:bottom w:val="none" w:sz="0" w:space="0" w:color="auto"/>
            <w:right w:val="none" w:sz="0" w:space="0" w:color="auto"/>
          </w:divBdr>
        </w:div>
        <w:div w:id="1774472727">
          <w:marLeft w:val="480"/>
          <w:marRight w:val="0"/>
          <w:marTop w:val="0"/>
          <w:marBottom w:val="0"/>
          <w:divBdr>
            <w:top w:val="none" w:sz="0" w:space="0" w:color="auto"/>
            <w:left w:val="none" w:sz="0" w:space="0" w:color="auto"/>
            <w:bottom w:val="none" w:sz="0" w:space="0" w:color="auto"/>
            <w:right w:val="none" w:sz="0" w:space="0" w:color="auto"/>
          </w:divBdr>
        </w:div>
        <w:div w:id="1815485113">
          <w:marLeft w:val="480"/>
          <w:marRight w:val="0"/>
          <w:marTop w:val="0"/>
          <w:marBottom w:val="0"/>
          <w:divBdr>
            <w:top w:val="none" w:sz="0" w:space="0" w:color="auto"/>
            <w:left w:val="none" w:sz="0" w:space="0" w:color="auto"/>
            <w:bottom w:val="none" w:sz="0" w:space="0" w:color="auto"/>
            <w:right w:val="none" w:sz="0" w:space="0" w:color="auto"/>
          </w:divBdr>
        </w:div>
        <w:div w:id="1835338950">
          <w:marLeft w:val="480"/>
          <w:marRight w:val="0"/>
          <w:marTop w:val="0"/>
          <w:marBottom w:val="0"/>
          <w:divBdr>
            <w:top w:val="none" w:sz="0" w:space="0" w:color="auto"/>
            <w:left w:val="none" w:sz="0" w:space="0" w:color="auto"/>
            <w:bottom w:val="none" w:sz="0" w:space="0" w:color="auto"/>
            <w:right w:val="none" w:sz="0" w:space="0" w:color="auto"/>
          </w:divBdr>
        </w:div>
        <w:div w:id="1835952544">
          <w:marLeft w:val="480"/>
          <w:marRight w:val="0"/>
          <w:marTop w:val="0"/>
          <w:marBottom w:val="0"/>
          <w:divBdr>
            <w:top w:val="none" w:sz="0" w:space="0" w:color="auto"/>
            <w:left w:val="none" w:sz="0" w:space="0" w:color="auto"/>
            <w:bottom w:val="none" w:sz="0" w:space="0" w:color="auto"/>
            <w:right w:val="none" w:sz="0" w:space="0" w:color="auto"/>
          </w:divBdr>
        </w:div>
        <w:div w:id="1902909593">
          <w:marLeft w:val="480"/>
          <w:marRight w:val="0"/>
          <w:marTop w:val="0"/>
          <w:marBottom w:val="0"/>
          <w:divBdr>
            <w:top w:val="none" w:sz="0" w:space="0" w:color="auto"/>
            <w:left w:val="none" w:sz="0" w:space="0" w:color="auto"/>
            <w:bottom w:val="none" w:sz="0" w:space="0" w:color="auto"/>
            <w:right w:val="none" w:sz="0" w:space="0" w:color="auto"/>
          </w:divBdr>
        </w:div>
        <w:div w:id="1932813108">
          <w:marLeft w:val="480"/>
          <w:marRight w:val="0"/>
          <w:marTop w:val="0"/>
          <w:marBottom w:val="0"/>
          <w:divBdr>
            <w:top w:val="none" w:sz="0" w:space="0" w:color="auto"/>
            <w:left w:val="none" w:sz="0" w:space="0" w:color="auto"/>
            <w:bottom w:val="none" w:sz="0" w:space="0" w:color="auto"/>
            <w:right w:val="none" w:sz="0" w:space="0" w:color="auto"/>
          </w:divBdr>
        </w:div>
        <w:div w:id="1945109305">
          <w:marLeft w:val="480"/>
          <w:marRight w:val="0"/>
          <w:marTop w:val="0"/>
          <w:marBottom w:val="0"/>
          <w:divBdr>
            <w:top w:val="none" w:sz="0" w:space="0" w:color="auto"/>
            <w:left w:val="none" w:sz="0" w:space="0" w:color="auto"/>
            <w:bottom w:val="none" w:sz="0" w:space="0" w:color="auto"/>
            <w:right w:val="none" w:sz="0" w:space="0" w:color="auto"/>
          </w:divBdr>
        </w:div>
        <w:div w:id="1963917347">
          <w:marLeft w:val="480"/>
          <w:marRight w:val="0"/>
          <w:marTop w:val="0"/>
          <w:marBottom w:val="0"/>
          <w:divBdr>
            <w:top w:val="none" w:sz="0" w:space="0" w:color="auto"/>
            <w:left w:val="none" w:sz="0" w:space="0" w:color="auto"/>
            <w:bottom w:val="none" w:sz="0" w:space="0" w:color="auto"/>
            <w:right w:val="none" w:sz="0" w:space="0" w:color="auto"/>
          </w:divBdr>
        </w:div>
        <w:div w:id="1979215615">
          <w:marLeft w:val="480"/>
          <w:marRight w:val="0"/>
          <w:marTop w:val="0"/>
          <w:marBottom w:val="0"/>
          <w:divBdr>
            <w:top w:val="none" w:sz="0" w:space="0" w:color="auto"/>
            <w:left w:val="none" w:sz="0" w:space="0" w:color="auto"/>
            <w:bottom w:val="none" w:sz="0" w:space="0" w:color="auto"/>
            <w:right w:val="none" w:sz="0" w:space="0" w:color="auto"/>
          </w:divBdr>
        </w:div>
        <w:div w:id="1990933875">
          <w:marLeft w:val="480"/>
          <w:marRight w:val="0"/>
          <w:marTop w:val="0"/>
          <w:marBottom w:val="0"/>
          <w:divBdr>
            <w:top w:val="none" w:sz="0" w:space="0" w:color="auto"/>
            <w:left w:val="none" w:sz="0" w:space="0" w:color="auto"/>
            <w:bottom w:val="none" w:sz="0" w:space="0" w:color="auto"/>
            <w:right w:val="none" w:sz="0" w:space="0" w:color="auto"/>
          </w:divBdr>
        </w:div>
        <w:div w:id="2003241594">
          <w:marLeft w:val="480"/>
          <w:marRight w:val="0"/>
          <w:marTop w:val="0"/>
          <w:marBottom w:val="0"/>
          <w:divBdr>
            <w:top w:val="none" w:sz="0" w:space="0" w:color="auto"/>
            <w:left w:val="none" w:sz="0" w:space="0" w:color="auto"/>
            <w:bottom w:val="none" w:sz="0" w:space="0" w:color="auto"/>
            <w:right w:val="none" w:sz="0" w:space="0" w:color="auto"/>
          </w:divBdr>
        </w:div>
        <w:div w:id="2036996836">
          <w:marLeft w:val="480"/>
          <w:marRight w:val="0"/>
          <w:marTop w:val="0"/>
          <w:marBottom w:val="0"/>
          <w:divBdr>
            <w:top w:val="none" w:sz="0" w:space="0" w:color="auto"/>
            <w:left w:val="none" w:sz="0" w:space="0" w:color="auto"/>
            <w:bottom w:val="none" w:sz="0" w:space="0" w:color="auto"/>
            <w:right w:val="none" w:sz="0" w:space="0" w:color="auto"/>
          </w:divBdr>
        </w:div>
        <w:div w:id="2045136045">
          <w:marLeft w:val="480"/>
          <w:marRight w:val="0"/>
          <w:marTop w:val="0"/>
          <w:marBottom w:val="0"/>
          <w:divBdr>
            <w:top w:val="none" w:sz="0" w:space="0" w:color="auto"/>
            <w:left w:val="none" w:sz="0" w:space="0" w:color="auto"/>
            <w:bottom w:val="none" w:sz="0" w:space="0" w:color="auto"/>
            <w:right w:val="none" w:sz="0" w:space="0" w:color="auto"/>
          </w:divBdr>
        </w:div>
        <w:div w:id="2110004229">
          <w:marLeft w:val="480"/>
          <w:marRight w:val="0"/>
          <w:marTop w:val="0"/>
          <w:marBottom w:val="0"/>
          <w:divBdr>
            <w:top w:val="none" w:sz="0" w:space="0" w:color="auto"/>
            <w:left w:val="none" w:sz="0" w:space="0" w:color="auto"/>
            <w:bottom w:val="none" w:sz="0" w:space="0" w:color="auto"/>
            <w:right w:val="none" w:sz="0" w:space="0" w:color="auto"/>
          </w:divBdr>
        </w:div>
      </w:divsChild>
    </w:div>
    <w:div w:id="314384395">
      <w:bodyDiv w:val="1"/>
      <w:marLeft w:val="0"/>
      <w:marRight w:val="0"/>
      <w:marTop w:val="0"/>
      <w:marBottom w:val="0"/>
      <w:divBdr>
        <w:top w:val="none" w:sz="0" w:space="0" w:color="auto"/>
        <w:left w:val="none" w:sz="0" w:space="0" w:color="auto"/>
        <w:bottom w:val="none" w:sz="0" w:space="0" w:color="auto"/>
        <w:right w:val="none" w:sz="0" w:space="0" w:color="auto"/>
      </w:divBdr>
    </w:div>
    <w:div w:id="315185393">
      <w:bodyDiv w:val="1"/>
      <w:marLeft w:val="0"/>
      <w:marRight w:val="0"/>
      <w:marTop w:val="0"/>
      <w:marBottom w:val="0"/>
      <w:divBdr>
        <w:top w:val="none" w:sz="0" w:space="0" w:color="auto"/>
        <w:left w:val="none" w:sz="0" w:space="0" w:color="auto"/>
        <w:bottom w:val="none" w:sz="0" w:space="0" w:color="auto"/>
        <w:right w:val="none" w:sz="0" w:space="0" w:color="auto"/>
      </w:divBdr>
      <w:divsChild>
        <w:div w:id="6517862">
          <w:marLeft w:val="480"/>
          <w:marRight w:val="0"/>
          <w:marTop w:val="0"/>
          <w:marBottom w:val="0"/>
          <w:divBdr>
            <w:top w:val="none" w:sz="0" w:space="0" w:color="auto"/>
            <w:left w:val="none" w:sz="0" w:space="0" w:color="auto"/>
            <w:bottom w:val="none" w:sz="0" w:space="0" w:color="auto"/>
            <w:right w:val="none" w:sz="0" w:space="0" w:color="auto"/>
          </w:divBdr>
        </w:div>
        <w:div w:id="88082299">
          <w:marLeft w:val="480"/>
          <w:marRight w:val="0"/>
          <w:marTop w:val="0"/>
          <w:marBottom w:val="0"/>
          <w:divBdr>
            <w:top w:val="none" w:sz="0" w:space="0" w:color="auto"/>
            <w:left w:val="none" w:sz="0" w:space="0" w:color="auto"/>
            <w:bottom w:val="none" w:sz="0" w:space="0" w:color="auto"/>
            <w:right w:val="none" w:sz="0" w:space="0" w:color="auto"/>
          </w:divBdr>
        </w:div>
        <w:div w:id="157549952">
          <w:marLeft w:val="480"/>
          <w:marRight w:val="0"/>
          <w:marTop w:val="0"/>
          <w:marBottom w:val="0"/>
          <w:divBdr>
            <w:top w:val="none" w:sz="0" w:space="0" w:color="auto"/>
            <w:left w:val="none" w:sz="0" w:space="0" w:color="auto"/>
            <w:bottom w:val="none" w:sz="0" w:space="0" w:color="auto"/>
            <w:right w:val="none" w:sz="0" w:space="0" w:color="auto"/>
          </w:divBdr>
        </w:div>
        <w:div w:id="188764481">
          <w:marLeft w:val="480"/>
          <w:marRight w:val="0"/>
          <w:marTop w:val="0"/>
          <w:marBottom w:val="0"/>
          <w:divBdr>
            <w:top w:val="none" w:sz="0" w:space="0" w:color="auto"/>
            <w:left w:val="none" w:sz="0" w:space="0" w:color="auto"/>
            <w:bottom w:val="none" w:sz="0" w:space="0" w:color="auto"/>
            <w:right w:val="none" w:sz="0" w:space="0" w:color="auto"/>
          </w:divBdr>
        </w:div>
        <w:div w:id="211817835">
          <w:marLeft w:val="480"/>
          <w:marRight w:val="0"/>
          <w:marTop w:val="0"/>
          <w:marBottom w:val="0"/>
          <w:divBdr>
            <w:top w:val="none" w:sz="0" w:space="0" w:color="auto"/>
            <w:left w:val="none" w:sz="0" w:space="0" w:color="auto"/>
            <w:bottom w:val="none" w:sz="0" w:space="0" w:color="auto"/>
            <w:right w:val="none" w:sz="0" w:space="0" w:color="auto"/>
          </w:divBdr>
        </w:div>
        <w:div w:id="236674252">
          <w:marLeft w:val="480"/>
          <w:marRight w:val="0"/>
          <w:marTop w:val="0"/>
          <w:marBottom w:val="0"/>
          <w:divBdr>
            <w:top w:val="none" w:sz="0" w:space="0" w:color="auto"/>
            <w:left w:val="none" w:sz="0" w:space="0" w:color="auto"/>
            <w:bottom w:val="none" w:sz="0" w:space="0" w:color="auto"/>
            <w:right w:val="none" w:sz="0" w:space="0" w:color="auto"/>
          </w:divBdr>
        </w:div>
        <w:div w:id="238054442">
          <w:marLeft w:val="480"/>
          <w:marRight w:val="0"/>
          <w:marTop w:val="0"/>
          <w:marBottom w:val="0"/>
          <w:divBdr>
            <w:top w:val="none" w:sz="0" w:space="0" w:color="auto"/>
            <w:left w:val="none" w:sz="0" w:space="0" w:color="auto"/>
            <w:bottom w:val="none" w:sz="0" w:space="0" w:color="auto"/>
            <w:right w:val="none" w:sz="0" w:space="0" w:color="auto"/>
          </w:divBdr>
        </w:div>
        <w:div w:id="245070520">
          <w:marLeft w:val="480"/>
          <w:marRight w:val="0"/>
          <w:marTop w:val="0"/>
          <w:marBottom w:val="0"/>
          <w:divBdr>
            <w:top w:val="none" w:sz="0" w:space="0" w:color="auto"/>
            <w:left w:val="none" w:sz="0" w:space="0" w:color="auto"/>
            <w:bottom w:val="none" w:sz="0" w:space="0" w:color="auto"/>
            <w:right w:val="none" w:sz="0" w:space="0" w:color="auto"/>
          </w:divBdr>
        </w:div>
        <w:div w:id="309794795">
          <w:marLeft w:val="480"/>
          <w:marRight w:val="0"/>
          <w:marTop w:val="0"/>
          <w:marBottom w:val="0"/>
          <w:divBdr>
            <w:top w:val="none" w:sz="0" w:space="0" w:color="auto"/>
            <w:left w:val="none" w:sz="0" w:space="0" w:color="auto"/>
            <w:bottom w:val="none" w:sz="0" w:space="0" w:color="auto"/>
            <w:right w:val="none" w:sz="0" w:space="0" w:color="auto"/>
          </w:divBdr>
        </w:div>
        <w:div w:id="325019788">
          <w:marLeft w:val="480"/>
          <w:marRight w:val="0"/>
          <w:marTop w:val="0"/>
          <w:marBottom w:val="0"/>
          <w:divBdr>
            <w:top w:val="none" w:sz="0" w:space="0" w:color="auto"/>
            <w:left w:val="none" w:sz="0" w:space="0" w:color="auto"/>
            <w:bottom w:val="none" w:sz="0" w:space="0" w:color="auto"/>
            <w:right w:val="none" w:sz="0" w:space="0" w:color="auto"/>
          </w:divBdr>
        </w:div>
        <w:div w:id="327876813">
          <w:marLeft w:val="480"/>
          <w:marRight w:val="0"/>
          <w:marTop w:val="0"/>
          <w:marBottom w:val="0"/>
          <w:divBdr>
            <w:top w:val="none" w:sz="0" w:space="0" w:color="auto"/>
            <w:left w:val="none" w:sz="0" w:space="0" w:color="auto"/>
            <w:bottom w:val="none" w:sz="0" w:space="0" w:color="auto"/>
            <w:right w:val="none" w:sz="0" w:space="0" w:color="auto"/>
          </w:divBdr>
        </w:div>
        <w:div w:id="337006373">
          <w:marLeft w:val="480"/>
          <w:marRight w:val="0"/>
          <w:marTop w:val="0"/>
          <w:marBottom w:val="0"/>
          <w:divBdr>
            <w:top w:val="none" w:sz="0" w:space="0" w:color="auto"/>
            <w:left w:val="none" w:sz="0" w:space="0" w:color="auto"/>
            <w:bottom w:val="none" w:sz="0" w:space="0" w:color="auto"/>
            <w:right w:val="none" w:sz="0" w:space="0" w:color="auto"/>
          </w:divBdr>
        </w:div>
        <w:div w:id="436490535">
          <w:marLeft w:val="480"/>
          <w:marRight w:val="0"/>
          <w:marTop w:val="0"/>
          <w:marBottom w:val="0"/>
          <w:divBdr>
            <w:top w:val="none" w:sz="0" w:space="0" w:color="auto"/>
            <w:left w:val="none" w:sz="0" w:space="0" w:color="auto"/>
            <w:bottom w:val="none" w:sz="0" w:space="0" w:color="auto"/>
            <w:right w:val="none" w:sz="0" w:space="0" w:color="auto"/>
          </w:divBdr>
        </w:div>
        <w:div w:id="440226055">
          <w:marLeft w:val="480"/>
          <w:marRight w:val="0"/>
          <w:marTop w:val="0"/>
          <w:marBottom w:val="0"/>
          <w:divBdr>
            <w:top w:val="none" w:sz="0" w:space="0" w:color="auto"/>
            <w:left w:val="none" w:sz="0" w:space="0" w:color="auto"/>
            <w:bottom w:val="none" w:sz="0" w:space="0" w:color="auto"/>
            <w:right w:val="none" w:sz="0" w:space="0" w:color="auto"/>
          </w:divBdr>
        </w:div>
        <w:div w:id="441388246">
          <w:marLeft w:val="480"/>
          <w:marRight w:val="0"/>
          <w:marTop w:val="0"/>
          <w:marBottom w:val="0"/>
          <w:divBdr>
            <w:top w:val="none" w:sz="0" w:space="0" w:color="auto"/>
            <w:left w:val="none" w:sz="0" w:space="0" w:color="auto"/>
            <w:bottom w:val="none" w:sz="0" w:space="0" w:color="auto"/>
            <w:right w:val="none" w:sz="0" w:space="0" w:color="auto"/>
          </w:divBdr>
        </w:div>
        <w:div w:id="490369900">
          <w:marLeft w:val="480"/>
          <w:marRight w:val="0"/>
          <w:marTop w:val="0"/>
          <w:marBottom w:val="0"/>
          <w:divBdr>
            <w:top w:val="none" w:sz="0" w:space="0" w:color="auto"/>
            <w:left w:val="none" w:sz="0" w:space="0" w:color="auto"/>
            <w:bottom w:val="none" w:sz="0" w:space="0" w:color="auto"/>
            <w:right w:val="none" w:sz="0" w:space="0" w:color="auto"/>
          </w:divBdr>
        </w:div>
        <w:div w:id="503517887">
          <w:marLeft w:val="480"/>
          <w:marRight w:val="0"/>
          <w:marTop w:val="0"/>
          <w:marBottom w:val="0"/>
          <w:divBdr>
            <w:top w:val="none" w:sz="0" w:space="0" w:color="auto"/>
            <w:left w:val="none" w:sz="0" w:space="0" w:color="auto"/>
            <w:bottom w:val="none" w:sz="0" w:space="0" w:color="auto"/>
            <w:right w:val="none" w:sz="0" w:space="0" w:color="auto"/>
          </w:divBdr>
        </w:div>
        <w:div w:id="530073411">
          <w:marLeft w:val="480"/>
          <w:marRight w:val="0"/>
          <w:marTop w:val="0"/>
          <w:marBottom w:val="0"/>
          <w:divBdr>
            <w:top w:val="none" w:sz="0" w:space="0" w:color="auto"/>
            <w:left w:val="none" w:sz="0" w:space="0" w:color="auto"/>
            <w:bottom w:val="none" w:sz="0" w:space="0" w:color="auto"/>
            <w:right w:val="none" w:sz="0" w:space="0" w:color="auto"/>
          </w:divBdr>
        </w:div>
        <w:div w:id="531575483">
          <w:marLeft w:val="480"/>
          <w:marRight w:val="0"/>
          <w:marTop w:val="0"/>
          <w:marBottom w:val="0"/>
          <w:divBdr>
            <w:top w:val="none" w:sz="0" w:space="0" w:color="auto"/>
            <w:left w:val="none" w:sz="0" w:space="0" w:color="auto"/>
            <w:bottom w:val="none" w:sz="0" w:space="0" w:color="auto"/>
            <w:right w:val="none" w:sz="0" w:space="0" w:color="auto"/>
          </w:divBdr>
        </w:div>
        <w:div w:id="572855151">
          <w:marLeft w:val="480"/>
          <w:marRight w:val="0"/>
          <w:marTop w:val="0"/>
          <w:marBottom w:val="0"/>
          <w:divBdr>
            <w:top w:val="none" w:sz="0" w:space="0" w:color="auto"/>
            <w:left w:val="none" w:sz="0" w:space="0" w:color="auto"/>
            <w:bottom w:val="none" w:sz="0" w:space="0" w:color="auto"/>
            <w:right w:val="none" w:sz="0" w:space="0" w:color="auto"/>
          </w:divBdr>
        </w:div>
        <w:div w:id="575481817">
          <w:marLeft w:val="480"/>
          <w:marRight w:val="0"/>
          <w:marTop w:val="0"/>
          <w:marBottom w:val="0"/>
          <w:divBdr>
            <w:top w:val="none" w:sz="0" w:space="0" w:color="auto"/>
            <w:left w:val="none" w:sz="0" w:space="0" w:color="auto"/>
            <w:bottom w:val="none" w:sz="0" w:space="0" w:color="auto"/>
            <w:right w:val="none" w:sz="0" w:space="0" w:color="auto"/>
          </w:divBdr>
        </w:div>
        <w:div w:id="630939722">
          <w:marLeft w:val="480"/>
          <w:marRight w:val="0"/>
          <w:marTop w:val="0"/>
          <w:marBottom w:val="0"/>
          <w:divBdr>
            <w:top w:val="none" w:sz="0" w:space="0" w:color="auto"/>
            <w:left w:val="none" w:sz="0" w:space="0" w:color="auto"/>
            <w:bottom w:val="none" w:sz="0" w:space="0" w:color="auto"/>
            <w:right w:val="none" w:sz="0" w:space="0" w:color="auto"/>
          </w:divBdr>
        </w:div>
        <w:div w:id="648289074">
          <w:marLeft w:val="480"/>
          <w:marRight w:val="0"/>
          <w:marTop w:val="0"/>
          <w:marBottom w:val="0"/>
          <w:divBdr>
            <w:top w:val="none" w:sz="0" w:space="0" w:color="auto"/>
            <w:left w:val="none" w:sz="0" w:space="0" w:color="auto"/>
            <w:bottom w:val="none" w:sz="0" w:space="0" w:color="auto"/>
            <w:right w:val="none" w:sz="0" w:space="0" w:color="auto"/>
          </w:divBdr>
        </w:div>
        <w:div w:id="701397324">
          <w:marLeft w:val="480"/>
          <w:marRight w:val="0"/>
          <w:marTop w:val="0"/>
          <w:marBottom w:val="0"/>
          <w:divBdr>
            <w:top w:val="none" w:sz="0" w:space="0" w:color="auto"/>
            <w:left w:val="none" w:sz="0" w:space="0" w:color="auto"/>
            <w:bottom w:val="none" w:sz="0" w:space="0" w:color="auto"/>
            <w:right w:val="none" w:sz="0" w:space="0" w:color="auto"/>
          </w:divBdr>
        </w:div>
        <w:div w:id="760302323">
          <w:marLeft w:val="480"/>
          <w:marRight w:val="0"/>
          <w:marTop w:val="0"/>
          <w:marBottom w:val="0"/>
          <w:divBdr>
            <w:top w:val="none" w:sz="0" w:space="0" w:color="auto"/>
            <w:left w:val="none" w:sz="0" w:space="0" w:color="auto"/>
            <w:bottom w:val="none" w:sz="0" w:space="0" w:color="auto"/>
            <w:right w:val="none" w:sz="0" w:space="0" w:color="auto"/>
          </w:divBdr>
        </w:div>
        <w:div w:id="767627006">
          <w:marLeft w:val="480"/>
          <w:marRight w:val="0"/>
          <w:marTop w:val="0"/>
          <w:marBottom w:val="0"/>
          <w:divBdr>
            <w:top w:val="none" w:sz="0" w:space="0" w:color="auto"/>
            <w:left w:val="none" w:sz="0" w:space="0" w:color="auto"/>
            <w:bottom w:val="none" w:sz="0" w:space="0" w:color="auto"/>
            <w:right w:val="none" w:sz="0" w:space="0" w:color="auto"/>
          </w:divBdr>
        </w:div>
        <w:div w:id="779761010">
          <w:marLeft w:val="480"/>
          <w:marRight w:val="0"/>
          <w:marTop w:val="0"/>
          <w:marBottom w:val="0"/>
          <w:divBdr>
            <w:top w:val="none" w:sz="0" w:space="0" w:color="auto"/>
            <w:left w:val="none" w:sz="0" w:space="0" w:color="auto"/>
            <w:bottom w:val="none" w:sz="0" w:space="0" w:color="auto"/>
            <w:right w:val="none" w:sz="0" w:space="0" w:color="auto"/>
          </w:divBdr>
        </w:div>
        <w:div w:id="824856274">
          <w:marLeft w:val="480"/>
          <w:marRight w:val="0"/>
          <w:marTop w:val="0"/>
          <w:marBottom w:val="0"/>
          <w:divBdr>
            <w:top w:val="none" w:sz="0" w:space="0" w:color="auto"/>
            <w:left w:val="none" w:sz="0" w:space="0" w:color="auto"/>
            <w:bottom w:val="none" w:sz="0" w:space="0" w:color="auto"/>
            <w:right w:val="none" w:sz="0" w:space="0" w:color="auto"/>
          </w:divBdr>
        </w:div>
        <w:div w:id="882519539">
          <w:marLeft w:val="480"/>
          <w:marRight w:val="0"/>
          <w:marTop w:val="0"/>
          <w:marBottom w:val="0"/>
          <w:divBdr>
            <w:top w:val="none" w:sz="0" w:space="0" w:color="auto"/>
            <w:left w:val="none" w:sz="0" w:space="0" w:color="auto"/>
            <w:bottom w:val="none" w:sz="0" w:space="0" w:color="auto"/>
            <w:right w:val="none" w:sz="0" w:space="0" w:color="auto"/>
          </w:divBdr>
        </w:div>
        <w:div w:id="902761205">
          <w:marLeft w:val="480"/>
          <w:marRight w:val="0"/>
          <w:marTop w:val="0"/>
          <w:marBottom w:val="0"/>
          <w:divBdr>
            <w:top w:val="none" w:sz="0" w:space="0" w:color="auto"/>
            <w:left w:val="none" w:sz="0" w:space="0" w:color="auto"/>
            <w:bottom w:val="none" w:sz="0" w:space="0" w:color="auto"/>
            <w:right w:val="none" w:sz="0" w:space="0" w:color="auto"/>
          </w:divBdr>
        </w:div>
        <w:div w:id="954210655">
          <w:marLeft w:val="480"/>
          <w:marRight w:val="0"/>
          <w:marTop w:val="0"/>
          <w:marBottom w:val="0"/>
          <w:divBdr>
            <w:top w:val="none" w:sz="0" w:space="0" w:color="auto"/>
            <w:left w:val="none" w:sz="0" w:space="0" w:color="auto"/>
            <w:bottom w:val="none" w:sz="0" w:space="0" w:color="auto"/>
            <w:right w:val="none" w:sz="0" w:space="0" w:color="auto"/>
          </w:divBdr>
        </w:div>
        <w:div w:id="954210754">
          <w:marLeft w:val="480"/>
          <w:marRight w:val="0"/>
          <w:marTop w:val="0"/>
          <w:marBottom w:val="0"/>
          <w:divBdr>
            <w:top w:val="none" w:sz="0" w:space="0" w:color="auto"/>
            <w:left w:val="none" w:sz="0" w:space="0" w:color="auto"/>
            <w:bottom w:val="none" w:sz="0" w:space="0" w:color="auto"/>
            <w:right w:val="none" w:sz="0" w:space="0" w:color="auto"/>
          </w:divBdr>
        </w:div>
        <w:div w:id="955601146">
          <w:marLeft w:val="480"/>
          <w:marRight w:val="0"/>
          <w:marTop w:val="0"/>
          <w:marBottom w:val="0"/>
          <w:divBdr>
            <w:top w:val="none" w:sz="0" w:space="0" w:color="auto"/>
            <w:left w:val="none" w:sz="0" w:space="0" w:color="auto"/>
            <w:bottom w:val="none" w:sz="0" w:space="0" w:color="auto"/>
            <w:right w:val="none" w:sz="0" w:space="0" w:color="auto"/>
          </w:divBdr>
        </w:div>
        <w:div w:id="967735103">
          <w:marLeft w:val="480"/>
          <w:marRight w:val="0"/>
          <w:marTop w:val="0"/>
          <w:marBottom w:val="0"/>
          <w:divBdr>
            <w:top w:val="none" w:sz="0" w:space="0" w:color="auto"/>
            <w:left w:val="none" w:sz="0" w:space="0" w:color="auto"/>
            <w:bottom w:val="none" w:sz="0" w:space="0" w:color="auto"/>
            <w:right w:val="none" w:sz="0" w:space="0" w:color="auto"/>
          </w:divBdr>
        </w:div>
        <w:div w:id="991983259">
          <w:marLeft w:val="480"/>
          <w:marRight w:val="0"/>
          <w:marTop w:val="0"/>
          <w:marBottom w:val="0"/>
          <w:divBdr>
            <w:top w:val="none" w:sz="0" w:space="0" w:color="auto"/>
            <w:left w:val="none" w:sz="0" w:space="0" w:color="auto"/>
            <w:bottom w:val="none" w:sz="0" w:space="0" w:color="auto"/>
            <w:right w:val="none" w:sz="0" w:space="0" w:color="auto"/>
          </w:divBdr>
        </w:div>
        <w:div w:id="1015767643">
          <w:marLeft w:val="480"/>
          <w:marRight w:val="0"/>
          <w:marTop w:val="0"/>
          <w:marBottom w:val="0"/>
          <w:divBdr>
            <w:top w:val="none" w:sz="0" w:space="0" w:color="auto"/>
            <w:left w:val="none" w:sz="0" w:space="0" w:color="auto"/>
            <w:bottom w:val="none" w:sz="0" w:space="0" w:color="auto"/>
            <w:right w:val="none" w:sz="0" w:space="0" w:color="auto"/>
          </w:divBdr>
        </w:div>
        <w:div w:id="1035273021">
          <w:marLeft w:val="480"/>
          <w:marRight w:val="0"/>
          <w:marTop w:val="0"/>
          <w:marBottom w:val="0"/>
          <w:divBdr>
            <w:top w:val="none" w:sz="0" w:space="0" w:color="auto"/>
            <w:left w:val="none" w:sz="0" w:space="0" w:color="auto"/>
            <w:bottom w:val="none" w:sz="0" w:space="0" w:color="auto"/>
            <w:right w:val="none" w:sz="0" w:space="0" w:color="auto"/>
          </w:divBdr>
        </w:div>
        <w:div w:id="1055734402">
          <w:marLeft w:val="480"/>
          <w:marRight w:val="0"/>
          <w:marTop w:val="0"/>
          <w:marBottom w:val="0"/>
          <w:divBdr>
            <w:top w:val="none" w:sz="0" w:space="0" w:color="auto"/>
            <w:left w:val="none" w:sz="0" w:space="0" w:color="auto"/>
            <w:bottom w:val="none" w:sz="0" w:space="0" w:color="auto"/>
            <w:right w:val="none" w:sz="0" w:space="0" w:color="auto"/>
          </w:divBdr>
        </w:div>
        <w:div w:id="1075668592">
          <w:marLeft w:val="480"/>
          <w:marRight w:val="0"/>
          <w:marTop w:val="0"/>
          <w:marBottom w:val="0"/>
          <w:divBdr>
            <w:top w:val="none" w:sz="0" w:space="0" w:color="auto"/>
            <w:left w:val="none" w:sz="0" w:space="0" w:color="auto"/>
            <w:bottom w:val="none" w:sz="0" w:space="0" w:color="auto"/>
            <w:right w:val="none" w:sz="0" w:space="0" w:color="auto"/>
          </w:divBdr>
        </w:div>
        <w:div w:id="1112047199">
          <w:marLeft w:val="480"/>
          <w:marRight w:val="0"/>
          <w:marTop w:val="0"/>
          <w:marBottom w:val="0"/>
          <w:divBdr>
            <w:top w:val="none" w:sz="0" w:space="0" w:color="auto"/>
            <w:left w:val="none" w:sz="0" w:space="0" w:color="auto"/>
            <w:bottom w:val="none" w:sz="0" w:space="0" w:color="auto"/>
            <w:right w:val="none" w:sz="0" w:space="0" w:color="auto"/>
          </w:divBdr>
        </w:div>
        <w:div w:id="1163551227">
          <w:marLeft w:val="480"/>
          <w:marRight w:val="0"/>
          <w:marTop w:val="0"/>
          <w:marBottom w:val="0"/>
          <w:divBdr>
            <w:top w:val="none" w:sz="0" w:space="0" w:color="auto"/>
            <w:left w:val="none" w:sz="0" w:space="0" w:color="auto"/>
            <w:bottom w:val="none" w:sz="0" w:space="0" w:color="auto"/>
            <w:right w:val="none" w:sz="0" w:space="0" w:color="auto"/>
          </w:divBdr>
        </w:div>
        <w:div w:id="1202134769">
          <w:marLeft w:val="480"/>
          <w:marRight w:val="0"/>
          <w:marTop w:val="0"/>
          <w:marBottom w:val="0"/>
          <w:divBdr>
            <w:top w:val="none" w:sz="0" w:space="0" w:color="auto"/>
            <w:left w:val="none" w:sz="0" w:space="0" w:color="auto"/>
            <w:bottom w:val="none" w:sz="0" w:space="0" w:color="auto"/>
            <w:right w:val="none" w:sz="0" w:space="0" w:color="auto"/>
          </w:divBdr>
        </w:div>
        <w:div w:id="1205211090">
          <w:marLeft w:val="480"/>
          <w:marRight w:val="0"/>
          <w:marTop w:val="0"/>
          <w:marBottom w:val="0"/>
          <w:divBdr>
            <w:top w:val="none" w:sz="0" w:space="0" w:color="auto"/>
            <w:left w:val="none" w:sz="0" w:space="0" w:color="auto"/>
            <w:bottom w:val="none" w:sz="0" w:space="0" w:color="auto"/>
            <w:right w:val="none" w:sz="0" w:space="0" w:color="auto"/>
          </w:divBdr>
        </w:div>
        <w:div w:id="1288008797">
          <w:marLeft w:val="480"/>
          <w:marRight w:val="0"/>
          <w:marTop w:val="0"/>
          <w:marBottom w:val="0"/>
          <w:divBdr>
            <w:top w:val="none" w:sz="0" w:space="0" w:color="auto"/>
            <w:left w:val="none" w:sz="0" w:space="0" w:color="auto"/>
            <w:bottom w:val="none" w:sz="0" w:space="0" w:color="auto"/>
            <w:right w:val="none" w:sz="0" w:space="0" w:color="auto"/>
          </w:divBdr>
        </w:div>
        <w:div w:id="1297368931">
          <w:marLeft w:val="480"/>
          <w:marRight w:val="0"/>
          <w:marTop w:val="0"/>
          <w:marBottom w:val="0"/>
          <w:divBdr>
            <w:top w:val="none" w:sz="0" w:space="0" w:color="auto"/>
            <w:left w:val="none" w:sz="0" w:space="0" w:color="auto"/>
            <w:bottom w:val="none" w:sz="0" w:space="0" w:color="auto"/>
            <w:right w:val="none" w:sz="0" w:space="0" w:color="auto"/>
          </w:divBdr>
        </w:div>
        <w:div w:id="1298956129">
          <w:marLeft w:val="480"/>
          <w:marRight w:val="0"/>
          <w:marTop w:val="0"/>
          <w:marBottom w:val="0"/>
          <w:divBdr>
            <w:top w:val="none" w:sz="0" w:space="0" w:color="auto"/>
            <w:left w:val="none" w:sz="0" w:space="0" w:color="auto"/>
            <w:bottom w:val="none" w:sz="0" w:space="0" w:color="auto"/>
            <w:right w:val="none" w:sz="0" w:space="0" w:color="auto"/>
          </w:divBdr>
        </w:div>
        <w:div w:id="1401948514">
          <w:marLeft w:val="480"/>
          <w:marRight w:val="0"/>
          <w:marTop w:val="0"/>
          <w:marBottom w:val="0"/>
          <w:divBdr>
            <w:top w:val="none" w:sz="0" w:space="0" w:color="auto"/>
            <w:left w:val="none" w:sz="0" w:space="0" w:color="auto"/>
            <w:bottom w:val="none" w:sz="0" w:space="0" w:color="auto"/>
            <w:right w:val="none" w:sz="0" w:space="0" w:color="auto"/>
          </w:divBdr>
        </w:div>
        <w:div w:id="1406762207">
          <w:marLeft w:val="480"/>
          <w:marRight w:val="0"/>
          <w:marTop w:val="0"/>
          <w:marBottom w:val="0"/>
          <w:divBdr>
            <w:top w:val="none" w:sz="0" w:space="0" w:color="auto"/>
            <w:left w:val="none" w:sz="0" w:space="0" w:color="auto"/>
            <w:bottom w:val="none" w:sz="0" w:space="0" w:color="auto"/>
            <w:right w:val="none" w:sz="0" w:space="0" w:color="auto"/>
          </w:divBdr>
        </w:div>
        <w:div w:id="1479809037">
          <w:marLeft w:val="480"/>
          <w:marRight w:val="0"/>
          <w:marTop w:val="0"/>
          <w:marBottom w:val="0"/>
          <w:divBdr>
            <w:top w:val="none" w:sz="0" w:space="0" w:color="auto"/>
            <w:left w:val="none" w:sz="0" w:space="0" w:color="auto"/>
            <w:bottom w:val="none" w:sz="0" w:space="0" w:color="auto"/>
            <w:right w:val="none" w:sz="0" w:space="0" w:color="auto"/>
          </w:divBdr>
        </w:div>
        <w:div w:id="1515656436">
          <w:marLeft w:val="480"/>
          <w:marRight w:val="0"/>
          <w:marTop w:val="0"/>
          <w:marBottom w:val="0"/>
          <w:divBdr>
            <w:top w:val="none" w:sz="0" w:space="0" w:color="auto"/>
            <w:left w:val="none" w:sz="0" w:space="0" w:color="auto"/>
            <w:bottom w:val="none" w:sz="0" w:space="0" w:color="auto"/>
            <w:right w:val="none" w:sz="0" w:space="0" w:color="auto"/>
          </w:divBdr>
        </w:div>
        <w:div w:id="1518084629">
          <w:marLeft w:val="480"/>
          <w:marRight w:val="0"/>
          <w:marTop w:val="0"/>
          <w:marBottom w:val="0"/>
          <w:divBdr>
            <w:top w:val="none" w:sz="0" w:space="0" w:color="auto"/>
            <w:left w:val="none" w:sz="0" w:space="0" w:color="auto"/>
            <w:bottom w:val="none" w:sz="0" w:space="0" w:color="auto"/>
            <w:right w:val="none" w:sz="0" w:space="0" w:color="auto"/>
          </w:divBdr>
        </w:div>
        <w:div w:id="1549996079">
          <w:marLeft w:val="480"/>
          <w:marRight w:val="0"/>
          <w:marTop w:val="0"/>
          <w:marBottom w:val="0"/>
          <w:divBdr>
            <w:top w:val="none" w:sz="0" w:space="0" w:color="auto"/>
            <w:left w:val="none" w:sz="0" w:space="0" w:color="auto"/>
            <w:bottom w:val="none" w:sz="0" w:space="0" w:color="auto"/>
            <w:right w:val="none" w:sz="0" w:space="0" w:color="auto"/>
          </w:divBdr>
        </w:div>
        <w:div w:id="1585728132">
          <w:marLeft w:val="480"/>
          <w:marRight w:val="0"/>
          <w:marTop w:val="0"/>
          <w:marBottom w:val="0"/>
          <w:divBdr>
            <w:top w:val="none" w:sz="0" w:space="0" w:color="auto"/>
            <w:left w:val="none" w:sz="0" w:space="0" w:color="auto"/>
            <w:bottom w:val="none" w:sz="0" w:space="0" w:color="auto"/>
            <w:right w:val="none" w:sz="0" w:space="0" w:color="auto"/>
          </w:divBdr>
        </w:div>
        <w:div w:id="1642804280">
          <w:marLeft w:val="480"/>
          <w:marRight w:val="0"/>
          <w:marTop w:val="0"/>
          <w:marBottom w:val="0"/>
          <w:divBdr>
            <w:top w:val="none" w:sz="0" w:space="0" w:color="auto"/>
            <w:left w:val="none" w:sz="0" w:space="0" w:color="auto"/>
            <w:bottom w:val="none" w:sz="0" w:space="0" w:color="auto"/>
            <w:right w:val="none" w:sz="0" w:space="0" w:color="auto"/>
          </w:divBdr>
        </w:div>
        <w:div w:id="1655328365">
          <w:marLeft w:val="480"/>
          <w:marRight w:val="0"/>
          <w:marTop w:val="0"/>
          <w:marBottom w:val="0"/>
          <w:divBdr>
            <w:top w:val="none" w:sz="0" w:space="0" w:color="auto"/>
            <w:left w:val="none" w:sz="0" w:space="0" w:color="auto"/>
            <w:bottom w:val="none" w:sz="0" w:space="0" w:color="auto"/>
            <w:right w:val="none" w:sz="0" w:space="0" w:color="auto"/>
          </w:divBdr>
        </w:div>
        <w:div w:id="1706128195">
          <w:marLeft w:val="480"/>
          <w:marRight w:val="0"/>
          <w:marTop w:val="0"/>
          <w:marBottom w:val="0"/>
          <w:divBdr>
            <w:top w:val="none" w:sz="0" w:space="0" w:color="auto"/>
            <w:left w:val="none" w:sz="0" w:space="0" w:color="auto"/>
            <w:bottom w:val="none" w:sz="0" w:space="0" w:color="auto"/>
            <w:right w:val="none" w:sz="0" w:space="0" w:color="auto"/>
          </w:divBdr>
        </w:div>
        <w:div w:id="1782383997">
          <w:marLeft w:val="480"/>
          <w:marRight w:val="0"/>
          <w:marTop w:val="0"/>
          <w:marBottom w:val="0"/>
          <w:divBdr>
            <w:top w:val="none" w:sz="0" w:space="0" w:color="auto"/>
            <w:left w:val="none" w:sz="0" w:space="0" w:color="auto"/>
            <w:bottom w:val="none" w:sz="0" w:space="0" w:color="auto"/>
            <w:right w:val="none" w:sz="0" w:space="0" w:color="auto"/>
          </w:divBdr>
        </w:div>
        <w:div w:id="1782531527">
          <w:marLeft w:val="480"/>
          <w:marRight w:val="0"/>
          <w:marTop w:val="0"/>
          <w:marBottom w:val="0"/>
          <w:divBdr>
            <w:top w:val="none" w:sz="0" w:space="0" w:color="auto"/>
            <w:left w:val="none" w:sz="0" w:space="0" w:color="auto"/>
            <w:bottom w:val="none" w:sz="0" w:space="0" w:color="auto"/>
            <w:right w:val="none" w:sz="0" w:space="0" w:color="auto"/>
          </w:divBdr>
        </w:div>
        <w:div w:id="1821574670">
          <w:marLeft w:val="480"/>
          <w:marRight w:val="0"/>
          <w:marTop w:val="0"/>
          <w:marBottom w:val="0"/>
          <w:divBdr>
            <w:top w:val="none" w:sz="0" w:space="0" w:color="auto"/>
            <w:left w:val="none" w:sz="0" w:space="0" w:color="auto"/>
            <w:bottom w:val="none" w:sz="0" w:space="0" w:color="auto"/>
            <w:right w:val="none" w:sz="0" w:space="0" w:color="auto"/>
          </w:divBdr>
        </w:div>
        <w:div w:id="1828352467">
          <w:marLeft w:val="480"/>
          <w:marRight w:val="0"/>
          <w:marTop w:val="0"/>
          <w:marBottom w:val="0"/>
          <w:divBdr>
            <w:top w:val="none" w:sz="0" w:space="0" w:color="auto"/>
            <w:left w:val="none" w:sz="0" w:space="0" w:color="auto"/>
            <w:bottom w:val="none" w:sz="0" w:space="0" w:color="auto"/>
            <w:right w:val="none" w:sz="0" w:space="0" w:color="auto"/>
          </w:divBdr>
        </w:div>
        <w:div w:id="1868332274">
          <w:marLeft w:val="480"/>
          <w:marRight w:val="0"/>
          <w:marTop w:val="0"/>
          <w:marBottom w:val="0"/>
          <w:divBdr>
            <w:top w:val="none" w:sz="0" w:space="0" w:color="auto"/>
            <w:left w:val="none" w:sz="0" w:space="0" w:color="auto"/>
            <w:bottom w:val="none" w:sz="0" w:space="0" w:color="auto"/>
            <w:right w:val="none" w:sz="0" w:space="0" w:color="auto"/>
          </w:divBdr>
        </w:div>
        <w:div w:id="1887401756">
          <w:marLeft w:val="480"/>
          <w:marRight w:val="0"/>
          <w:marTop w:val="0"/>
          <w:marBottom w:val="0"/>
          <w:divBdr>
            <w:top w:val="none" w:sz="0" w:space="0" w:color="auto"/>
            <w:left w:val="none" w:sz="0" w:space="0" w:color="auto"/>
            <w:bottom w:val="none" w:sz="0" w:space="0" w:color="auto"/>
            <w:right w:val="none" w:sz="0" w:space="0" w:color="auto"/>
          </w:divBdr>
        </w:div>
        <w:div w:id="1904288555">
          <w:marLeft w:val="480"/>
          <w:marRight w:val="0"/>
          <w:marTop w:val="0"/>
          <w:marBottom w:val="0"/>
          <w:divBdr>
            <w:top w:val="none" w:sz="0" w:space="0" w:color="auto"/>
            <w:left w:val="none" w:sz="0" w:space="0" w:color="auto"/>
            <w:bottom w:val="none" w:sz="0" w:space="0" w:color="auto"/>
            <w:right w:val="none" w:sz="0" w:space="0" w:color="auto"/>
          </w:divBdr>
        </w:div>
        <w:div w:id="1909534420">
          <w:marLeft w:val="480"/>
          <w:marRight w:val="0"/>
          <w:marTop w:val="0"/>
          <w:marBottom w:val="0"/>
          <w:divBdr>
            <w:top w:val="none" w:sz="0" w:space="0" w:color="auto"/>
            <w:left w:val="none" w:sz="0" w:space="0" w:color="auto"/>
            <w:bottom w:val="none" w:sz="0" w:space="0" w:color="auto"/>
            <w:right w:val="none" w:sz="0" w:space="0" w:color="auto"/>
          </w:divBdr>
        </w:div>
        <w:div w:id="1916208618">
          <w:marLeft w:val="480"/>
          <w:marRight w:val="0"/>
          <w:marTop w:val="0"/>
          <w:marBottom w:val="0"/>
          <w:divBdr>
            <w:top w:val="none" w:sz="0" w:space="0" w:color="auto"/>
            <w:left w:val="none" w:sz="0" w:space="0" w:color="auto"/>
            <w:bottom w:val="none" w:sz="0" w:space="0" w:color="auto"/>
            <w:right w:val="none" w:sz="0" w:space="0" w:color="auto"/>
          </w:divBdr>
        </w:div>
        <w:div w:id="1916936941">
          <w:marLeft w:val="480"/>
          <w:marRight w:val="0"/>
          <w:marTop w:val="0"/>
          <w:marBottom w:val="0"/>
          <w:divBdr>
            <w:top w:val="none" w:sz="0" w:space="0" w:color="auto"/>
            <w:left w:val="none" w:sz="0" w:space="0" w:color="auto"/>
            <w:bottom w:val="none" w:sz="0" w:space="0" w:color="auto"/>
            <w:right w:val="none" w:sz="0" w:space="0" w:color="auto"/>
          </w:divBdr>
        </w:div>
        <w:div w:id="1928877797">
          <w:marLeft w:val="480"/>
          <w:marRight w:val="0"/>
          <w:marTop w:val="0"/>
          <w:marBottom w:val="0"/>
          <w:divBdr>
            <w:top w:val="none" w:sz="0" w:space="0" w:color="auto"/>
            <w:left w:val="none" w:sz="0" w:space="0" w:color="auto"/>
            <w:bottom w:val="none" w:sz="0" w:space="0" w:color="auto"/>
            <w:right w:val="none" w:sz="0" w:space="0" w:color="auto"/>
          </w:divBdr>
        </w:div>
        <w:div w:id="1973365349">
          <w:marLeft w:val="480"/>
          <w:marRight w:val="0"/>
          <w:marTop w:val="0"/>
          <w:marBottom w:val="0"/>
          <w:divBdr>
            <w:top w:val="none" w:sz="0" w:space="0" w:color="auto"/>
            <w:left w:val="none" w:sz="0" w:space="0" w:color="auto"/>
            <w:bottom w:val="none" w:sz="0" w:space="0" w:color="auto"/>
            <w:right w:val="none" w:sz="0" w:space="0" w:color="auto"/>
          </w:divBdr>
        </w:div>
        <w:div w:id="2062513558">
          <w:marLeft w:val="480"/>
          <w:marRight w:val="0"/>
          <w:marTop w:val="0"/>
          <w:marBottom w:val="0"/>
          <w:divBdr>
            <w:top w:val="none" w:sz="0" w:space="0" w:color="auto"/>
            <w:left w:val="none" w:sz="0" w:space="0" w:color="auto"/>
            <w:bottom w:val="none" w:sz="0" w:space="0" w:color="auto"/>
            <w:right w:val="none" w:sz="0" w:space="0" w:color="auto"/>
          </w:divBdr>
        </w:div>
        <w:div w:id="2094280328">
          <w:marLeft w:val="480"/>
          <w:marRight w:val="0"/>
          <w:marTop w:val="0"/>
          <w:marBottom w:val="0"/>
          <w:divBdr>
            <w:top w:val="none" w:sz="0" w:space="0" w:color="auto"/>
            <w:left w:val="none" w:sz="0" w:space="0" w:color="auto"/>
            <w:bottom w:val="none" w:sz="0" w:space="0" w:color="auto"/>
            <w:right w:val="none" w:sz="0" w:space="0" w:color="auto"/>
          </w:divBdr>
        </w:div>
        <w:div w:id="2138058853">
          <w:marLeft w:val="480"/>
          <w:marRight w:val="0"/>
          <w:marTop w:val="0"/>
          <w:marBottom w:val="0"/>
          <w:divBdr>
            <w:top w:val="none" w:sz="0" w:space="0" w:color="auto"/>
            <w:left w:val="none" w:sz="0" w:space="0" w:color="auto"/>
            <w:bottom w:val="none" w:sz="0" w:space="0" w:color="auto"/>
            <w:right w:val="none" w:sz="0" w:space="0" w:color="auto"/>
          </w:divBdr>
        </w:div>
      </w:divsChild>
    </w:div>
    <w:div w:id="319504849">
      <w:bodyDiv w:val="1"/>
      <w:marLeft w:val="0"/>
      <w:marRight w:val="0"/>
      <w:marTop w:val="0"/>
      <w:marBottom w:val="0"/>
      <w:divBdr>
        <w:top w:val="none" w:sz="0" w:space="0" w:color="auto"/>
        <w:left w:val="none" w:sz="0" w:space="0" w:color="auto"/>
        <w:bottom w:val="none" w:sz="0" w:space="0" w:color="auto"/>
        <w:right w:val="none" w:sz="0" w:space="0" w:color="auto"/>
      </w:divBdr>
    </w:div>
    <w:div w:id="322466512">
      <w:bodyDiv w:val="1"/>
      <w:marLeft w:val="0"/>
      <w:marRight w:val="0"/>
      <w:marTop w:val="0"/>
      <w:marBottom w:val="0"/>
      <w:divBdr>
        <w:top w:val="none" w:sz="0" w:space="0" w:color="auto"/>
        <w:left w:val="none" w:sz="0" w:space="0" w:color="auto"/>
        <w:bottom w:val="none" w:sz="0" w:space="0" w:color="auto"/>
        <w:right w:val="none" w:sz="0" w:space="0" w:color="auto"/>
      </w:divBdr>
      <w:divsChild>
        <w:div w:id="1155560941">
          <w:marLeft w:val="480"/>
          <w:marRight w:val="0"/>
          <w:marTop w:val="0"/>
          <w:marBottom w:val="0"/>
          <w:divBdr>
            <w:top w:val="none" w:sz="0" w:space="0" w:color="auto"/>
            <w:left w:val="none" w:sz="0" w:space="0" w:color="auto"/>
            <w:bottom w:val="none" w:sz="0" w:space="0" w:color="auto"/>
            <w:right w:val="none" w:sz="0" w:space="0" w:color="auto"/>
          </w:divBdr>
        </w:div>
        <w:div w:id="1046298827">
          <w:marLeft w:val="480"/>
          <w:marRight w:val="0"/>
          <w:marTop w:val="0"/>
          <w:marBottom w:val="0"/>
          <w:divBdr>
            <w:top w:val="none" w:sz="0" w:space="0" w:color="auto"/>
            <w:left w:val="none" w:sz="0" w:space="0" w:color="auto"/>
            <w:bottom w:val="none" w:sz="0" w:space="0" w:color="auto"/>
            <w:right w:val="none" w:sz="0" w:space="0" w:color="auto"/>
          </w:divBdr>
        </w:div>
        <w:div w:id="1111632343">
          <w:marLeft w:val="480"/>
          <w:marRight w:val="0"/>
          <w:marTop w:val="0"/>
          <w:marBottom w:val="0"/>
          <w:divBdr>
            <w:top w:val="none" w:sz="0" w:space="0" w:color="auto"/>
            <w:left w:val="none" w:sz="0" w:space="0" w:color="auto"/>
            <w:bottom w:val="none" w:sz="0" w:space="0" w:color="auto"/>
            <w:right w:val="none" w:sz="0" w:space="0" w:color="auto"/>
          </w:divBdr>
        </w:div>
        <w:div w:id="1037580382">
          <w:marLeft w:val="480"/>
          <w:marRight w:val="0"/>
          <w:marTop w:val="0"/>
          <w:marBottom w:val="0"/>
          <w:divBdr>
            <w:top w:val="none" w:sz="0" w:space="0" w:color="auto"/>
            <w:left w:val="none" w:sz="0" w:space="0" w:color="auto"/>
            <w:bottom w:val="none" w:sz="0" w:space="0" w:color="auto"/>
            <w:right w:val="none" w:sz="0" w:space="0" w:color="auto"/>
          </w:divBdr>
        </w:div>
        <w:div w:id="1951543684">
          <w:marLeft w:val="480"/>
          <w:marRight w:val="0"/>
          <w:marTop w:val="0"/>
          <w:marBottom w:val="0"/>
          <w:divBdr>
            <w:top w:val="none" w:sz="0" w:space="0" w:color="auto"/>
            <w:left w:val="none" w:sz="0" w:space="0" w:color="auto"/>
            <w:bottom w:val="none" w:sz="0" w:space="0" w:color="auto"/>
            <w:right w:val="none" w:sz="0" w:space="0" w:color="auto"/>
          </w:divBdr>
        </w:div>
        <w:div w:id="710615007">
          <w:marLeft w:val="480"/>
          <w:marRight w:val="0"/>
          <w:marTop w:val="0"/>
          <w:marBottom w:val="0"/>
          <w:divBdr>
            <w:top w:val="none" w:sz="0" w:space="0" w:color="auto"/>
            <w:left w:val="none" w:sz="0" w:space="0" w:color="auto"/>
            <w:bottom w:val="none" w:sz="0" w:space="0" w:color="auto"/>
            <w:right w:val="none" w:sz="0" w:space="0" w:color="auto"/>
          </w:divBdr>
        </w:div>
        <w:div w:id="1369333031">
          <w:marLeft w:val="480"/>
          <w:marRight w:val="0"/>
          <w:marTop w:val="0"/>
          <w:marBottom w:val="0"/>
          <w:divBdr>
            <w:top w:val="none" w:sz="0" w:space="0" w:color="auto"/>
            <w:left w:val="none" w:sz="0" w:space="0" w:color="auto"/>
            <w:bottom w:val="none" w:sz="0" w:space="0" w:color="auto"/>
            <w:right w:val="none" w:sz="0" w:space="0" w:color="auto"/>
          </w:divBdr>
        </w:div>
        <w:div w:id="943852728">
          <w:marLeft w:val="480"/>
          <w:marRight w:val="0"/>
          <w:marTop w:val="0"/>
          <w:marBottom w:val="0"/>
          <w:divBdr>
            <w:top w:val="none" w:sz="0" w:space="0" w:color="auto"/>
            <w:left w:val="none" w:sz="0" w:space="0" w:color="auto"/>
            <w:bottom w:val="none" w:sz="0" w:space="0" w:color="auto"/>
            <w:right w:val="none" w:sz="0" w:space="0" w:color="auto"/>
          </w:divBdr>
        </w:div>
        <w:div w:id="1738438039">
          <w:marLeft w:val="480"/>
          <w:marRight w:val="0"/>
          <w:marTop w:val="0"/>
          <w:marBottom w:val="0"/>
          <w:divBdr>
            <w:top w:val="none" w:sz="0" w:space="0" w:color="auto"/>
            <w:left w:val="none" w:sz="0" w:space="0" w:color="auto"/>
            <w:bottom w:val="none" w:sz="0" w:space="0" w:color="auto"/>
            <w:right w:val="none" w:sz="0" w:space="0" w:color="auto"/>
          </w:divBdr>
        </w:div>
        <w:div w:id="1501888719">
          <w:marLeft w:val="480"/>
          <w:marRight w:val="0"/>
          <w:marTop w:val="0"/>
          <w:marBottom w:val="0"/>
          <w:divBdr>
            <w:top w:val="none" w:sz="0" w:space="0" w:color="auto"/>
            <w:left w:val="none" w:sz="0" w:space="0" w:color="auto"/>
            <w:bottom w:val="none" w:sz="0" w:space="0" w:color="auto"/>
            <w:right w:val="none" w:sz="0" w:space="0" w:color="auto"/>
          </w:divBdr>
        </w:div>
        <w:div w:id="153643554">
          <w:marLeft w:val="480"/>
          <w:marRight w:val="0"/>
          <w:marTop w:val="0"/>
          <w:marBottom w:val="0"/>
          <w:divBdr>
            <w:top w:val="none" w:sz="0" w:space="0" w:color="auto"/>
            <w:left w:val="none" w:sz="0" w:space="0" w:color="auto"/>
            <w:bottom w:val="none" w:sz="0" w:space="0" w:color="auto"/>
            <w:right w:val="none" w:sz="0" w:space="0" w:color="auto"/>
          </w:divBdr>
        </w:div>
        <w:div w:id="1251431681">
          <w:marLeft w:val="480"/>
          <w:marRight w:val="0"/>
          <w:marTop w:val="0"/>
          <w:marBottom w:val="0"/>
          <w:divBdr>
            <w:top w:val="none" w:sz="0" w:space="0" w:color="auto"/>
            <w:left w:val="none" w:sz="0" w:space="0" w:color="auto"/>
            <w:bottom w:val="none" w:sz="0" w:space="0" w:color="auto"/>
            <w:right w:val="none" w:sz="0" w:space="0" w:color="auto"/>
          </w:divBdr>
        </w:div>
        <w:div w:id="431126575">
          <w:marLeft w:val="480"/>
          <w:marRight w:val="0"/>
          <w:marTop w:val="0"/>
          <w:marBottom w:val="0"/>
          <w:divBdr>
            <w:top w:val="none" w:sz="0" w:space="0" w:color="auto"/>
            <w:left w:val="none" w:sz="0" w:space="0" w:color="auto"/>
            <w:bottom w:val="none" w:sz="0" w:space="0" w:color="auto"/>
            <w:right w:val="none" w:sz="0" w:space="0" w:color="auto"/>
          </w:divBdr>
        </w:div>
        <w:div w:id="1556089987">
          <w:marLeft w:val="480"/>
          <w:marRight w:val="0"/>
          <w:marTop w:val="0"/>
          <w:marBottom w:val="0"/>
          <w:divBdr>
            <w:top w:val="none" w:sz="0" w:space="0" w:color="auto"/>
            <w:left w:val="none" w:sz="0" w:space="0" w:color="auto"/>
            <w:bottom w:val="none" w:sz="0" w:space="0" w:color="auto"/>
            <w:right w:val="none" w:sz="0" w:space="0" w:color="auto"/>
          </w:divBdr>
        </w:div>
        <w:div w:id="216163536">
          <w:marLeft w:val="480"/>
          <w:marRight w:val="0"/>
          <w:marTop w:val="0"/>
          <w:marBottom w:val="0"/>
          <w:divBdr>
            <w:top w:val="none" w:sz="0" w:space="0" w:color="auto"/>
            <w:left w:val="none" w:sz="0" w:space="0" w:color="auto"/>
            <w:bottom w:val="none" w:sz="0" w:space="0" w:color="auto"/>
            <w:right w:val="none" w:sz="0" w:space="0" w:color="auto"/>
          </w:divBdr>
        </w:div>
        <w:div w:id="465246249">
          <w:marLeft w:val="480"/>
          <w:marRight w:val="0"/>
          <w:marTop w:val="0"/>
          <w:marBottom w:val="0"/>
          <w:divBdr>
            <w:top w:val="none" w:sz="0" w:space="0" w:color="auto"/>
            <w:left w:val="none" w:sz="0" w:space="0" w:color="auto"/>
            <w:bottom w:val="none" w:sz="0" w:space="0" w:color="auto"/>
            <w:right w:val="none" w:sz="0" w:space="0" w:color="auto"/>
          </w:divBdr>
        </w:div>
        <w:div w:id="1880782747">
          <w:marLeft w:val="480"/>
          <w:marRight w:val="0"/>
          <w:marTop w:val="0"/>
          <w:marBottom w:val="0"/>
          <w:divBdr>
            <w:top w:val="none" w:sz="0" w:space="0" w:color="auto"/>
            <w:left w:val="none" w:sz="0" w:space="0" w:color="auto"/>
            <w:bottom w:val="none" w:sz="0" w:space="0" w:color="auto"/>
            <w:right w:val="none" w:sz="0" w:space="0" w:color="auto"/>
          </w:divBdr>
        </w:div>
        <w:div w:id="652298819">
          <w:marLeft w:val="480"/>
          <w:marRight w:val="0"/>
          <w:marTop w:val="0"/>
          <w:marBottom w:val="0"/>
          <w:divBdr>
            <w:top w:val="none" w:sz="0" w:space="0" w:color="auto"/>
            <w:left w:val="none" w:sz="0" w:space="0" w:color="auto"/>
            <w:bottom w:val="none" w:sz="0" w:space="0" w:color="auto"/>
            <w:right w:val="none" w:sz="0" w:space="0" w:color="auto"/>
          </w:divBdr>
        </w:div>
        <w:div w:id="371269741">
          <w:marLeft w:val="480"/>
          <w:marRight w:val="0"/>
          <w:marTop w:val="0"/>
          <w:marBottom w:val="0"/>
          <w:divBdr>
            <w:top w:val="none" w:sz="0" w:space="0" w:color="auto"/>
            <w:left w:val="none" w:sz="0" w:space="0" w:color="auto"/>
            <w:bottom w:val="none" w:sz="0" w:space="0" w:color="auto"/>
            <w:right w:val="none" w:sz="0" w:space="0" w:color="auto"/>
          </w:divBdr>
        </w:div>
        <w:div w:id="18898929">
          <w:marLeft w:val="480"/>
          <w:marRight w:val="0"/>
          <w:marTop w:val="0"/>
          <w:marBottom w:val="0"/>
          <w:divBdr>
            <w:top w:val="none" w:sz="0" w:space="0" w:color="auto"/>
            <w:left w:val="none" w:sz="0" w:space="0" w:color="auto"/>
            <w:bottom w:val="none" w:sz="0" w:space="0" w:color="auto"/>
            <w:right w:val="none" w:sz="0" w:space="0" w:color="auto"/>
          </w:divBdr>
        </w:div>
        <w:div w:id="1206866911">
          <w:marLeft w:val="480"/>
          <w:marRight w:val="0"/>
          <w:marTop w:val="0"/>
          <w:marBottom w:val="0"/>
          <w:divBdr>
            <w:top w:val="none" w:sz="0" w:space="0" w:color="auto"/>
            <w:left w:val="none" w:sz="0" w:space="0" w:color="auto"/>
            <w:bottom w:val="none" w:sz="0" w:space="0" w:color="auto"/>
            <w:right w:val="none" w:sz="0" w:space="0" w:color="auto"/>
          </w:divBdr>
        </w:div>
        <w:div w:id="762996918">
          <w:marLeft w:val="480"/>
          <w:marRight w:val="0"/>
          <w:marTop w:val="0"/>
          <w:marBottom w:val="0"/>
          <w:divBdr>
            <w:top w:val="none" w:sz="0" w:space="0" w:color="auto"/>
            <w:left w:val="none" w:sz="0" w:space="0" w:color="auto"/>
            <w:bottom w:val="none" w:sz="0" w:space="0" w:color="auto"/>
            <w:right w:val="none" w:sz="0" w:space="0" w:color="auto"/>
          </w:divBdr>
        </w:div>
        <w:div w:id="956133444">
          <w:marLeft w:val="480"/>
          <w:marRight w:val="0"/>
          <w:marTop w:val="0"/>
          <w:marBottom w:val="0"/>
          <w:divBdr>
            <w:top w:val="none" w:sz="0" w:space="0" w:color="auto"/>
            <w:left w:val="none" w:sz="0" w:space="0" w:color="auto"/>
            <w:bottom w:val="none" w:sz="0" w:space="0" w:color="auto"/>
            <w:right w:val="none" w:sz="0" w:space="0" w:color="auto"/>
          </w:divBdr>
        </w:div>
        <w:div w:id="2052538569">
          <w:marLeft w:val="480"/>
          <w:marRight w:val="0"/>
          <w:marTop w:val="0"/>
          <w:marBottom w:val="0"/>
          <w:divBdr>
            <w:top w:val="none" w:sz="0" w:space="0" w:color="auto"/>
            <w:left w:val="none" w:sz="0" w:space="0" w:color="auto"/>
            <w:bottom w:val="none" w:sz="0" w:space="0" w:color="auto"/>
            <w:right w:val="none" w:sz="0" w:space="0" w:color="auto"/>
          </w:divBdr>
        </w:div>
        <w:div w:id="118229026">
          <w:marLeft w:val="480"/>
          <w:marRight w:val="0"/>
          <w:marTop w:val="0"/>
          <w:marBottom w:val="0"/>
          <w:divBdr>
            <w:top w:val="none" w:sz="0" w:space="0" w:color="auto"/>
            <w:left w:val="none" w:sz="0" w:space="0" w:color="auto"/>
            <w:bottom w:val="none" w:sz="0" w:space="0" w:color="auto"/>
            <w:right w:val="none" w:sz="0" w:space="0" w:color="auto"/>
          </w:divBdr>
        </w:div>
        <w:div w:id="2046714553">
          <w:marLeft w:val="480"/>
          <w:marRight w:val="0"/>
          <w:marTop w:val="0"/>
          <w:marBottom w:val="0"/>
          <w:divBdr>
            <w:top w:val="none" w:sz="0" w:space="0" w:color="auto"/>
            <w:left w:val="none" w:sz="0" w:space="0" w:color="auto"/>
            <w:bottom w:val="none" w:sz="0" w:space="0" w:color="auto"/>
            <w:right w:val="none" w:sz="0" w:space="0" w:color="auto"/>
          </w:divBdr>
        </w:div>
        <w:div w:id="1890609840">
          <w:marLeft w:val="480"/>
          <w:marRight w:val="0"/>
          <w:marTop w:val="0"/>
          <w:marBottom w:val="0"/>
          <w:divBdr>
            <w:top w:val="none" w:sz="0" w:space="0" w:color="auto"/>
            <w:left w:val="none" w:sz="0" w:space="0" w:color="auto"/>
            <w:bottom w:val="none" w:sz="0" w:space="0" w:color="auto"/>
            <w:right w:val="none" w:sz="0" w:space="0" w:color="auto"/>
          </w:divBdr>
        </w:div>
        <w:div w:id="385687611">
          <w:marLeft w:val="480"/>
          <w:marRight w:val="0"/>
          <w:marTop w:val="0"/>
          <w:marBottom w:val="0"/>
          <w:divBdr>
            <w:top w:val="none" w:sz="0" w:space="0" w:color="auto"/>
            <w:left w:val="none" w:sz="0" w:space="0" w:color="auto"/>
            <w:bottom w:val="none" w:sz="0" w:space="0" w:color="auto"/>
            <w:right w:val="none" w:sz="0" w:space="0" w:color="auto"/>
          </w:divBdr>
        </w:div>
        <w:div w:id="355926768">
          <w:marLeft w:val="480"/>
          <w:marRight w:val="0"/>
          <w:marTop w:val="0"/>
          <w:marBottom w:val="0"/>
          <w:divBdr>
            <w:top w:val="none" w:sz="0" w:space="0" w:color="auto"/>
            <w:left w:val="none" w:sz="0" w:space="0" w:color="auto"/>
            <w:bottom w:val="none" w:sz="0" w:space="0" w:color="auto"/>
            <w:right w:val="none" w:sz="0" w:space="0" w:color="auto"/>
          </w:divBdr>
        </w:div>
        <w:div w:id="951783387">
          <w:marLeft w:val="480"/>
          <w:marRight w:val="0"/>
          <w:marTop w:val="0"/>
          <w:marBottom w:val="0"/>
          <w:divBdr>
            <w:top w:val="none" w:sz="0" w:space="0" w:color="auto"/>
            <w:left w:val="none" w:sz="0" w:space="0" w:color="auto"/>
            <w:bottom w:val="none" w:sz="0" w:space="0" w:color="auto"/>
            <w:right w:val="none" w:sz="0" w:space="0" w:color="auto"/>
          </w:divBdr>
        </w:div>
        <w:div w:id="1413821656">
          <w:marLeft w:val="480"/>
          <w:marRight w:val="0"/>
          <w:marTop w:val="0"/>
          <w:marBottom w:val="0"/>
          <w:divBdr>
            <w:top w:val="none" w:sz="0" w:space="0" w:color="auto"/>
            <w:left w:val="none" w:sz="0" w:space="0" w:color="auto"/>
            <w:bottom w:val="none" w:sz="0" w:space="0" w:color="auto"/>
            <w:right w:val="none" w:sz="0" w:space="0" w:color="auto"/>
          </w:divBdr>
        </w:div>
        <w:div w:id="1717044839">
          <w:marLeft w:val="480"/>
          <w:marRight w:val="0"/>
          <w:marTop w:val="0"/>
          <w:marBottom w:val="0"/>
          <w:divBdr>
            <w:top w:val="none" w:sz="0" w:space="0" w:color="auto"/>
            <w:left w:val="none" w:sz="0" w:space="0" w:color="auto"/>
            <w:bottom w:val="none" w:sz="0" w:space="0" w:color="auto"/>
            <w:right w:val="none" w:sz="0" w:space="0" w:color="auto"/>
          </w:divBdr>
        </w:div>
        <w:div w:id="414909988">
          <w:marLeft w:val="480"/>
          <w:marRight w:val="0"/>
          <w:marTop w:val="0"/>
          <w:marBottom w:val="0"/>
          <w:divBdr>
            <w:top w:val="none" w:sz="0" w:space="0" w:color="auto"/>
            <w:left w:val="none" w:sz="0" w:space="0" w:color="auto"/>
            <w:bottom w:val="none" w:sz="0" w:space="0" w:color="auto"/>
            <w:right w:val="none" w:sz="0" w:space="0" w:color="auto"/>
          </w:divBdr>
        </w:div>
        <w:div w:id="560336476">
          <w:marLeft w:val="480"/>
          <w:marRight w:val="0"/>
          <w:marTop w:val="0"/>
          <w:marBottom w:val="0"/>
          <w:divBdr>
            <w:top w:val="none" w:sz="0" w:space="0" w:color="auto"/>
            <w:left w:val="none" w:sz="0" w:space="0" w:color="auto"/>
            <w:bottom w:val="none" w:sz="0" w:space="0" w:color="auto"/>
            <w:right w:val="none" w:sz="0" w:space="0" w:color="auto"/>
          </w:divBdr>
        </w:div>
        <w:div w:id="1874883739">
          <w:marLeft w:val="480"/>
          <w:marRight w:val="0"/>
          <w:marTop w:val="0"/>
          <w:marBottom w:val="0"/>
          <w:divBdr>
            <w:top w:val="none" w:sz="0" w:space="0" w:color="auto"/>
            <w:left w:val="none" w:sz="0" w:space="0" w:color="auto"/>
            <w:bottom w:val="none" w:sz="0" w:space="0" w:color="auto"/>
            <w:right w:val="none" w:sz="0" w:space="0" w:color="auto"/>
          </w:divBdr>
        </w:div>
        <w:div w:id="164904054">
          <w:marLeft w:val="480"/>
          <w:marRight w:val="0"/>
          <w:marTop w:val="0"/>
          <w:marBottom w:val="0"/>
          <w:divBdr>
            <w:top w:val="none" w:sz="0" w:space="0" w:color="auto"/>
            <w:left w:val="none" w:sz="0" w:space="0" w:color="auto"/>
            <w:bottom w:val="none" w:sz="0" w:space="0" w:color="auto"/>
            <w:right w:val="none" w:sz="0" w:space="0" w:color="auto"/>
          </w:divBdr>
        </w:div>
        <w:div w:id="537788685">
          <w:marLeft w:val="480"/>
          <w:marRight w:val="0"/>
          <w:marTop w:val="0"/>
          <w:marBottom w:val="0"/>
          <w:divBdr>
            <w:top w:val="none" w:sz="0" w:space="0" w:color="auto"/>
            <w:left w:val="none" w:sz="0" w:space="0" w:color="auto"/>
            <w:bottom w:val="none" w:sz="0" w:space="0" w:color="auto"/>
            <w:right w:val="none" w:sz="0" w:space="0" w:color="auto"/>
          </w:divBdr>
        </w:div>
        <w:div w:id="1314678393">
          <w:marLeft w:val="480"/>
          <w:marRight w:val="0"/>
          <w:marTop w:val="0"/>
          <w:marBottom w:val="0"/>
          <w:divBdr>
            <w:top w:val="none" w:sz="0" w:space="0" w:color="auto"/>
            <w:left w:val="none" w:sz="0" w:space="0" w:color="auto"/>
            <w:bottom w:val="none" w:sz="0" w:space="0" w:color="auto"/>
            <w:right w:val="none" w:sz="0" w:space="0" w:color="auto"/>
          </w:divBdr>
        </w:div>
        <w:div w:id="1192912690">
          <w:marLeft w:val="480"/>
          <w:marRight w:val="0"/>
          <w:marTop w:val="0"/>
          <w:marBottom w:val="0"/>
          <w:divBdr>
            <w:top w:val="none" w:sz="0" w:space="0" w:color="auto"/>
            <w:left w:val="none" w:sz="0" w:space="0" w:color="auto"/>
            <w:bottom w:val="none" w:sz="0" w:space="0" w:color="auto"/>
            <w:right w:val="none" w:sz="0" w:space="0" w:color="auto"/>
          </w:divBdr>
        </w:div>
        <w:div w:id="303659622">
          <w:marLeft w:val="480"/>
          <w:marRight w:val="0"/>
          <w:marTop w:val="0"/>
          <w:marBottom w:val="0"/>
          <w:divBdr>
            <w:top w:val="none" w:sz="0" w:space="0" w:color="auto"/>
            <w:left w:val="none" w:sz="0" w:space="0" w:color="auto"/>
            <w:bottom w:val="none" w:sz="0" w:space="0" w:color="auto"/>
            <w:right w:val="none" w:sz="0" w:space="0" w:color="auto"/>
          </w:divBdr>
        </w:div>
        <w:div w:id="1019543645">
          <w:marLeft w:val="480"/>
          <w:marRight w:val="0"/>
          <w:marTop w:val="0"/>
          <w:marBottom w:val="0"/>
          <w:divBdr>
            <w:top w:val="none" w:sz="0" w:space="0" w:color="auto"/>
            <w:left w:val="none" w:sz="0" w:space="0" w:color="auto"/>
            <w:bottom w:val="none" w:sz="0" w:space="0" w:color="auto"/>
            <w:right w:val="none" w:sz="0" w:space="0" w:color="auto"/>
          </w:divBdr>
        </w:div>
        <w:div w:id="2121216993">
          <w:marLeft w:val="480"/>
          <w:marRight w:val="0"/>
          <w:marTop w:val="0"/>
          <w:marBottom w:val="0"/>
          <w:divBdr>
            <w:top w:val="none" w:sz="0" w:space="0" w:color="auto"/>
            <w:left w:val="none" w:sz="0" w:space="0" w:color="auto"/>
            <w:bottom w:val="none" w:sz="0" w:space="0" w:color="auto"/>
            <w:right w:val="none" w:sz="0" w:space="0" w:color="auto"/>
          </w:divBdr>
        </w:div>
        <w:div w:id="1564758355">
          <w:marLeft w:val="480"/>
          <w:marRight w:val="0"/>
          <w:marTop w:val="0"/>
          <w:marBottom w:val="0"/>
          <w:divBdr>
            <w:top w:val="none" w:sz="0" w:space="0" w:color="auto"/>
            <w:left w:val="none" w:sz="0" w:space="0" w:color="auto"/>
            <w:bottom w:val="none" w:sz="0" w:space="0" w:color="auto"/>
            <w:right w:val="none" w:sz="0" w:space="0" w:color="auto"/>
          </w:divBdr>
        </w:div>
        <w:div w:id="2017877647">
          <w:marLeft w:val="480"/>
          <w:marRight w:val="0"/>
          <w:marTop w:val="0"/>
          <w:marBottom w:val="0"/>
          <w:divBdr>
            <w:top w:val="none" w:sz="0" w:space="0" w:color="auto"/>
            <w:left w:val="none" w:sz="0" w:space="0" w:color="auto"/>
            <w:bottom w:val="none" w:sz="0" w:space="0" w:color="auto"/>
            <w:right w:val="none" w:sz="0" w:space="0" w:color="auto"/>
          </w:divBdr>
        </w:div>
        <w:div w:id="1092160900">
          <w:marLeft w:val="480"/>
          <w:marRight w:val="0"/>
          <w:marTop w:val="0"/>
          <w:marBottom w:val="0"/>
          <w:divBdr>
            <w:top w:val="none" w:sz="0" w:space="0" w:color="auto"/>
            <w:left w:val="none" w:sz="0" w:space="0" w:color="auto"/>
            <w:bottom w:val="none" w:sz="0" w:space="0" w:color="auto"/>
            <w:right w:val="none" w:sz="0" w:space="0" w:color="auto"/>
          </w:divBdr>
        </w:div>
        <w:div w:id="192811024">
          <w:marLeft w:val="480"/>
          <w:marRight w:val="0"/>
          <w:marTop w:val="0"/>
          <w:marBottom w:val="0"/>
          <w:divBdr>
            <w:top w:val="none" w:sz="0" w:space="0" w:color="auto"/>
            <w:left w:val="none" w:sz="0" w:space="0" w:color="auto"/>
            <w:bottom w:val="none" w:sz="0" w:space="0" w:color="auto"/>
            <w:right w:val="none" w:sz="0" w:space="0" w:color="auto"/>
          </w:divBdr>
        </w:div>
        <w:div w:id="1185821160">
          <w:marLeft w:val="480"/>
          <w:marRight w:val="0"/>
          <w:marTop w:val="0"/>
          <w:marBottom w:val="0"/>
          <w:divBdr>
            <w:top w:val="none" w:sz="0" w:space="0" w:color="auto"/>
            <w:left w:val="none" w:sz="0" w:space="0" w:color="auto"/>
            <w:bottom w:val="none" w:sz="0" w:space="0" w:color="auto"/>
            <w:right w:val="none" w:sz="0" w:space="0" w:color="auto"/>
          </w:divBdr>
        </w:div>
        <w:div w:id="942495337">
          <w:marLeft w:val="480"/>
          <w:marRight w:val="0"/>
          <w:marTop w:val="0"/>
          <w:marBottom w:val="0"/>
          <w:divBdr>
            <w:top w:val="none" w:sz="0" w:space="0" w:color="auto"/>
            <w:left w:val="none" w:sz="0" w:space="0" w:color="auto"/>
            <w:bottom w:val="none" w:sz="0" w:space="0" w:color="auto"/>
            <w:right w:val="none" w:sz="0" w:space="0" w:color="auto"/>
          </w:divBdr>
        </w:div>
        <w:div w:id="664430484">
          <w:marLeft w:val="480"/>
          <w:marRight w:val="0"/>
          <w:marTop w:val="0"/>
          <w:marBottom w:val="0"/>
          <w:divBdr>
            <w:top w:val="none" w:sz="0" w:space="0" w:color="auto"/>
            <w:left w:val="none" w:sz="0" w:space="0" w:color="auto"/>
            <w:bottom w:val="none" w:sz="0" w:space="0" w:color="auto"/>
            <w:right w:val="none" w:sz="0" w:space="0" w:color="auto"/>
          </w:divBdr>
        </w:div>
        <w:div w:id="1263032773">
          <w:marLeft w:val="480"/>
          <w:marRight w:val="0"/>
          <w:marTop w:val="0"/>
          <w:marBottom w:val="0"/>
          <w:divBdr>
            <w:top w:val="none" w:sz="0" w:space="0" w:color="auto"/>
            <w:left w:val="none" w:sz="0" w:space="0" w:color="auto"/>
            <w:bottom w:val="none" w:sz="0" w:space="0" w:color="auto"/>
            <w:right w:val="none" w:sz="0" w:space="0" w:color="auto"/>
          </w:divBdr>
        </w:div>
        <w:div w:id="82655140">
          <w:marLeft w:val="480"/>
          <w:marRight w:val="0"/>
          <w:marTop w:val="0"/>
          <w:marBottom w:val="0"/>
          <w:divBdr>
            <w:top w:val="none" w:sz="0" w:space="0" w:color="auto"/>
            <w:left w:val="none" w:sz="0" w:space="0" w:color="auto"/>
            <w:bottom w:val="none" w:sz="0" w:space="0" w:color="auto"/>
            <w:right w:val="none" w:sz="0" w:space="0" w:color="auto"/>
          </w:divBdr>
        </w:div>
        <w:div w:id="566762971">
          <w:marLeft w:val="480"/>
          <w:marRight w:val="0"/>
          <w:marTop w:val="0"/>
          <w:marBottom w:val="0"/>
          <w:divBdr>
            <w:top w:val="none" w:sz="0" w:space="0" w:color="auto"/>
            <w:left w:val="none" w:sz="0" w:space="0" w:color="auto"/>
            <w:bottom w:val="none" w:sz="0" w:space="0" w:color="auto"/>
            <w:right w:val="none" w:sz="0" w:space="0" w:color="auto"/>
          </w:divBdr>
        </w:div>
        <w:div w:id="1520006215">
          <w:marLeft w:val="480"/>
          <w:marRight w:val="0"/>
          <w:marTop w:val="0"/>
          <w:marBottom w:val="0"/>
          <w:divBdr>
            <w:top w:val="none" w:sz="0" w:space="0" w:color="auto"/>
            <w:left w:val="none" w:sz="0" w:space="0" w:color="auto"/>
            <w:bottom w:val="none" w:sz="0" w:space="0" w:color="auto"/>
            <w:right w:val="none" w:sz="0" w:space="0" w:color="auto"/>
          </w:divBdr>
        </w:div>
        <w:div w:id="10843880">
          <w:marLeft w:val="480"/>
          <w:marRight w:val="0"/>
          <w:marTop w:val="0"/>
          <w:marBottom w:val="0"/>
          <w:divBdr>
            <w:top w:val="none" w:sz="0" w:space="0" w:color="auto"/>
            <w:left w:val="none" w:sz="0" w:space="0" w:color="auto"/>
            <w:bottom w:val="none" w:sz="0" w:space="0" w:color="auto"/>
            <w:right w:val="none" w:sz="0" w:space="0" w:color="auto"/>
          </w:divBdr>
        </w:div>
        <w:div w:id="1491674428">
          <w:marLeft w:val="480"/>
          <w:marRight w:val="0"/>
          <w:marTop w:val="0"/>
          <w:marBottom w:val="0"/>
          <w:divBdr>
            <w:top w:val="none" w:sz="0" w:space="0" w:color="auto"/>
            <w:left w:val="none" w:sz="0" w:space="0" w:color="auto"/>
            <w:bottom w:val="none" w:sz="0" w:space="0" w:color="auto"/>
            <w:right w:val="none" w:sz="0" w:space="0" w:color="auto"/>
          </w:divBdr>
        </w:div>
        <w:div w:id="2137024084">
          <w:marLeft w:val="480"/>
          <w:marRight w:val="0"/>
          <w:marTop w:val="0"/>
          <w:marBottom w:val="0"/>
          <w:divBdr>
            <w:top w:val="none" w:sz="0" w:space="0" w:color="auto"/>
            <w:left w:val="none" w:sz="0" w:space="0" w:color="auto"/>
            <w:bottom w:val="none" w:sz="0" w:space="0" w:color="auto"/>
            <w:right w:val="none" w:sz="0" w:space="0" w:color="auto"/>
          </w:divBdr>
        </w:div>
        <w:div w:id="1554735728">
          <w:marLeft w:val="480"/>
          <w:marRight w:val="0"/>
          <w:marTop w:val="0"/>
          <w:marBottom w:val="0"/>
          <w:divBdr>
            <w:top w:val="none" w:sz="0" w:space="0" w:color="auto"/>
            <w:left w:val="none" w:sz="0" w:space="0" w:color="auto"/>
            <w:bottom w:val="none" w:sz="0" w:space="0" w:color="auto"/>
            <w:right w:val="none" w:sz="0" w:space="0" w:color="auto"/>
          </w:divBdr>
        </w:div>
        <w:div w:id="1968776397">
          <w:marLeft w:val="480"/>
          <w:marRight w:val="0"/>
          <w:marTop w:val="0"/>
          <w:marBottom w:val="0"/>
          <w:divBdr>
            <w:top w:val="none" w:sz="0" w:space="0" w:color="auto"/>
            <w:left w:val="none" w:sz="0" w:space="0" w:color="auto"/>
            <w:bottom w:val="none" w:sz="0" w:space="0" w:color="auto"/>
            <w:right w:val="none" w:sz="0" w:space="0" w:color="auto"/>
          </w:divBdr>
        </w:div>
        <w:div w:id="1757702403">
          <w:marLeft w:val="480"/>
          <w:marRight w:val="0"/>
          <w:marTop w:val="0"/>
          <w:marBottom w:val="0"/>
          <w:divBdr>
            <w:top w:val="none" w:sz="0" w:space="0" w:color="auto"/>
            <w:left w:val="none" w:sz="0" w:space="0" w:color="auto"/>
            <w:bottom w:val="none" w:sz="0" w:space="0" w:color="auto"/>
            <w:right w:val="none" w:sz="0" w:space="0" w:color="auto"/>
          </w:divBdr>
        </w:div>
        <w:div w:id="859662601">
          <w:marLeft w:val="480"/>
          <w:marRight w:val="0"/>
          <w:marTop w:val="0"/>
          <w:marBottom w:val="0"/>
          <w:divBdr>
            <w:top w:val="none" w:sz="0" w:space="0" w:color="auto"/>
            <w:left w:val="none" w:sz="0" w:space="0" w:color="auto"/>
            <w:bottom w:val="none" w:sz="0" w:space="0" w:color="auto"/>
            <w:right w:val="none" w:sz="0" w:space="0" w:color="auto"/>
          </w:divBdr>
        </w:div>
        <w:div w:id="840657104">
          <w:marLeft w:val="480"/>
          <w:marRight w:val="0"/>
          <w:marTop w:val="0"/>
          <w:marBottom w:val="0"/>
          <w:divBdr>
            <w:top w:val="none" w:sz="0" w:space="0" w:color="auto"/>
            <w:left w:val="none" w:sz="0" w:space="0" w:color="auto"/>
            <w:bottom w:val="none" w:sz="0" w:space="0" w:color="auto"/>
            <w:right w:val="none" w:sz="0" w:space="0" w:color="auto"/>
          </w:divBdr>
        </w:div>
        <w:div w:id="627976920">
          <w:marLeft w:val="480"/>
          <w:marRight w:val="0"/>
          <w:marTop w:val="0"/>
          <w:marBottom w:val="0"/>
          <w:divBdr>
            <w:top w:val="none" w:sz="0" w:space="0" w:color="auto"/>
            <w:left w:val="none" w:sz="0" w:space="0" w:color="auto"/>
            <w:bottom w:val="none" w:sz="0" w:space="0" w:color="auto"/>
            <w:right w:val="none" w:sz="0" w:space="0" w:color="auto"/>
          </w:divBdr>
        </w:div>
        <w:div w:id="842209248">
          <w:marLeft w:val="480"/>
          <w:marRight w:val="0"/>
          <w:marTop w:val="0"/>
          <w:marBottom w:val="0"/>
          <w:divBdr>
            <w:top w:val="none" w:sz="0" w:space="0" w:color="auto"/>
            <w:left w:val="none" w:sz="0" w:space="0" w:color="auto"/>
            <w:bottom w:val="none" w:sz="0" w:space="0" w:color="auto"/>
            <w:right w:val="none" w:sz="0" w:space="0" w:color="auto"/>
          </w:divBdr>
        </w:div>
        <w:div w:id="2114201390">
          <w:marLeft w:val="480"/>
          <w:marRight w:val="0"/>
          <w:marTop w:val="0"/>
          <w:marBottom w:val="0"/>
          <w:divBdr>
            <w:top w:val="none" w:sz="0" w:space="0" w:color="auto"/>
            <w:left w:val="none" w:sz="0" w:space="0" w:color="auto"/>
            <w:bottom w:val="none" w:sz="0" w:space="0" w:color="auto"/>
            <w:right w:val="none" w:sz="0" w:space="0" w:color="auto"/>
          </w:divBdr>
        </w:div>
        <w:div w:id="894706838">
          <w:marLeft w:val="480"/>
          <w:marRight w:val="0"/>
          <w:marTop w:val="0"/>
          <w:marBottom w:val="0"/>
          <w:divBdr>
            <w:top w:val="none" w:sz="0" w:space="0" w:color="auto"/>
            <w:left w:val="none" w:sz="0" w:space="0" w:color="auto"/>
            <w:bottom w:val="none" w:sz="0" w:space="0" w:color="auto"/>
            <w:right w:val="none" w:sz="0" w:space="0" w:color="auto"/>
          </w:divBdr>
        </w:div>
        <w:div w:id="725959323">
          <w:marLeft w:val="480"/>
          <w:marRight w:val="0"/>
          <w:marTop w:val="0"/>
          <w:marBottom w:val="0"/>
          <w:divBdr>
            <w:top w:val="none" w:sz="0" w:space="0" w:color="auto"/>
            <w:left w:val="none" w:sz="0" w:space="0" w:color="auto"/>
            <w:bottom w:val="none" w:sz="0" w:space="0" w:color="auto"/>
            <w:right w:val="none" w:sz="0" w:space="0" w:color="auto"/>
          </w:divBdr>
        </w:div>
        <w:div w:id="1168211470">
          <w:marLeft w:val="480"/>
          <w:marRight w:val="0"/>
          <w:marTop w:val="0"/>
          <w:marBottom w:val="0"/>
          <w:divBdr>
            <w:top w:val="none" w:sz="0" w:space="0" w:color="auto"/>
            <w:left w:val="none" w:sz="0" w:space="0" w:color="auto"/>
            <w:bottom w:val="none" w:sz="0" w:space="0" w:color="auto"/>
            <w:right w:val="none" w:sz="0" w:space="0" w:color="auto"/>
          </w:divBdr>
        </w:div>
        <w:div w:id="441807635">
          <w:marLeft w:val="480"/>
          <w:marRight w:val="0"/>
          <w:marTop w:val="0"/>
          <w:marBottom w:val="0"/>
          <w:divBdr>
            <w:top w:val="none" w:sz="0" w:space="0" w:color="auto"/>
            <w:left w:val="none" w:sz="0" w:space="0" w:color="auto"/>
            <w:bottom w:val="none" w:sz="0" w:space="0" w:color="auto"/>
            <w:right w:val="none" w:sz="0" w:space="0" w:color="auto"/>
          </w:divBdr>
        </w:div>
        <w:div w:id="1541554340">
          <w:marLeft w:val="480"/>
          <w:marRight w:val="0"/>
          <w:marTop w:val="0"/>
          <w:marBottom w:val="0"/>
          <w:divBdr>
            <w:top w:val="none" w:sz="0" w:space="0" w:color="auto"/>
            <w:left w:val="none" w:sz="0" w:space="0" w:color="auto"/>
            <w:bottom w:val="none" w:sz="0" w:space="0" w:color="auto"/>
            <w:right w:val="none" w:sz="0" w:space="0" w:color="auto"/>
          </w:divBdr>
        </w:div>
        <w:div w:id="1731075525">
          <w:marLeft w:val="480"/>
          <w:marRight w:val="0"/>
          <w:marTop w:val="0"/>
          <w:marBottom w:val="0"/>
          <w:divBdr>
            <w:top w:val="none" w:sz="0" w:space="0" w:color="auto"/>
            <w:left w:val="none" w:sz="0" w:space="0" w:color="auto"/>
            <w:bottom w:val="none" w:sz="0" w:space="0" w:color="auto"/>
            <w:right w:val="none" w:sz="0" w:space="0" w:color="auto"/>
          </w:divBdr>
        </w:div>
      </w:divsChild>
    </w:div>
    <w:div w:id="322515187">
      <w:bodyDiv w:val="1"/>
      <w:marLeft w:val="0"/>
      <w:marRight w:val="0"/>
      <w:marTop w:val="0"/>
      <w:marBottom w:val="0"/>
      <w:divBdr>
        <w:top w:val="none" w:sz="0" w:space="0" w:color="auto"/>
        <w:left w:val="none" w:sz="0" w:space="0" w:color="auto"/>
        <w:bottom w:val="none" w:sz="0" w:space="0" w:color="auto"/>
        <w:right w:val="none" w:sz="0" w:space="0" w:color="auto"/>
      </w:divBdr>
      <w:divsChild>
        <w:div w:id="68236167">
          <w:marLeft w:val="480"/>
          <w:marRight w:val="0"/>
          <w:marTop w:val="0"/>
          <w:marBottom w:val="0"/>
          <w:divBdr>
            <w:top w:val="none" w:sz="0" w:space="0" w:color="auto"/>
            <w:left w:val="none" w:sz="0" w:space="0" w:color="auto"/>
            <w:bottom w:val="none" w:sz="0" w:space="0" w:color="auto"/>
            <w:right w:val="none" w:sz="0" w:space="0" w:color="auto"/>
          </w:divBdr>
        </w:div>
        <w:div w:id="173687775">
          <w:marLeft w:val="480"/>
          <w:marRight w:val="0"/>
          <w:marTop w:val="0"/>
          <w:marBottom w:val="0"/>
          <w:divBdr>
            <w:top w:val="none" w:sz="0" w:space="0" w:color="auto"/>
            <w:left w:val="none" w:sz="0" w:space="0" w:color="auto"/>
            <w:bottom w:val="none" w:sz="0" w:space="0" w:color="auto"/>
            <w:right w:val="none" w:sz="0" w:space="0" w:color="auto"/>
          </w:divBdr>
        </w:div>
        <w:div w:id="243955948">
          <w:marLeft w:val="480"/>
          <w:marRight w:val="0"/>
          <w:marTop w:val="0"/>
          <w:marBottom w:val="0"/>
          <w:divBdr>
            <w:top w:val="none" w:sz="0" w:space="0" w:color="auto"/>
            <w:left w:val="none" w:sz="0" w:space="0" w:color="auto"/>
            <w:bottom w:val="none" w:sz="0" w:space="0" w:color="auto"/>
            <w:right w:val="none" w:sz="0" w:space="0" w:color="auto"/>
          </w:divBdr>
        </w:div>
        <w:div w:id="253443165">
          <w:marLeft w:val="480"/>
          <w:marRight w:val="0"/>
          <w:marTop w:val="0"/>
          <w:marBottom w:val="0"/>
          <w:divBdr>
            <w:top w:val="none" w:sz="0" w:space="0" w:color="auto"/>
            <w:left w:val="none" w:sz="0" w:space="0" w:color="auto"/>
            <w:bottom w:val="none" w:sz="0" w:space="0" w:color="auto"/>
            <w:right w:val="none" w:sz="0" w:space="0" w:color="auto"/>
          </w:divBdr>
        </w:div>
        <w:div w:id="276060364">
          <w:marLeft w:val="480"/>
          <w:marRight w:val="0"/>
          <w:marTop w:val="0"/>
          <w:marBottom w:val="0"/>
          <w:divBdr>
            <w:top w:val="none" w:sz="0" w:space="0" w:color="auto"/>
            <w:left w:val="none" w:sz="0" w:space="0" w:color="auto"/>
            <w:bottom w:val="none" w:sz="0" w:space="0" w:color="auto"/>
            <w:right w:val="none" w:sz="0" w:space="0" w:color="auto"/>
          </w:divBdr>
        </w:div>
        <w:div w:id="394816422">
          <w:marLeft w:val="480"/>
          <w:marRight w:val="0"/>
          <w:marTop w:val="0"/>
          <w:marBottom w:val="0"/>
          <w:divBdr>
            <w:top w:val="none" w:sz="0" w:space="0" w:color="auto"/>
            <w:left w:val="none" w:sz="0" w:space="0" w:color="auto"/>
            <w:bottom w:val="none" w:sz="0" w:space="0" w:color="auto"/>
            <w:right w:val="none" w:sz="0" w:space="0" w:color="auto"/>
          </w:divBdr>
        </w:div>
        <w:div w:id="418718307">
          <w:marLeft w:val="480"/>
          <w:marRight w:val="0"/>
          <w:marTop w:val="0"/>
          <w:marBottom w:val="0"/>
          <w:divBdr>
            <w:top w:val="none" w:sz="0" w:space="0" w:color="auto"/>
            <w:left w:val="none" w:sz="0" w:space="0" w:color="auto"/>
            <w:bottom w:val="none" w:sz="0" w:space="0" w:color="auto"/>
            <w:right w:val="none" w:sz="0" w:space="0" w:color="auto"/>
          </w:divBdr>
        </w:div>
        <w:div w:id="425541035">
          <w:marLeft w:val="480"/>
          <w:marRight w:val="0"/>
          <w:marTop w:val="0"/>
          <w:marBottom w:val="0"/>
          <w:divBdr>
            <w:top w:val="none" w:sz="0" w:space="0" w:color="auto"/>
            <w:left w:val="none" w:sz="0" w:space="0" w:color="auto"/>
            <w:bottom w:val="none" w:sz="0" w:space="0" w:color="auto"/>
            <w:right w:val="none" w:sz="0" w:space="0" w:color="auto"/>
          </w:divBdr>
        </w:div>
        <w:div w:id="442459472">
          <w:marLeft w:val="480"/>
          <w:marRight w:val="0"/>
          <w:marTop w:val="0"/>
          <w:marBottom w:val="0"/>
          <w:divBdr>
            <w:top w:val="none" w:sz="0" w:space="0" w:color="auto"/>
            <w:left w:val="none" w:sz="0" w:space="0" w:color="auto"/>
            <w:bottom w:val="none" w:sz="0" w:space="0" w:color="auto"/>
            <w:right w:val="none" w:sz="0" w:space="0" w:color="auto"/>
          </w:divBdr>
        </w:div>
        <w:div w:id="463276849">
          <w:marLeft w:val="480"/>
          <w:marRight w:val="0"/>
          <w:marTop w:val="0"/>
          <w:marBottom w:val="0"/>
          <w:divBdr>
            <w:top w:val="none" w:sz="0" w:space="0" w:color="auto"/>
            <w:left w:val="none" w:sz="0" w:space="0" w:color="auto"/>
            <w:bottom w:val="none" w:sz="0" w:space="0" w:color="auto"/>
            <w:right w:val="none" w:sz="0" w:space="0" w:color="auto"/>
          </w:divBdr>
        </w:div>
        <w:div w:id="536772417">
          <w:marLeft w:val="480"/>
          <w:marRight w:val="0"/>
          <w:marTop w:val="0"/>
          <w:marBottom w:val="0"/>
          <w:divBdr>
            <w:top w:val="none" w:sz="0" w:space="0" w:color="auto"/>
            <w:left w:val="none" w:sz="0" w:space="0" w:color="auto"/>
            <w:bottom w:val="none" w:sz="0" w:space="0" w:color="auto"/>
            <w:right w:val="none" w:sz="0" w:space="0" w:color="auto"/>
          </w:divBdr>
        </w:div>
        <w:div w:id="540754073">
          <w:marLeft w:val="480"/>
          <w:marRight w:val="0"/>
          <w:marTop w:val="0"/>
          <w:marBottom w:val="0"/>
          <w:divBdr>
            <w:top w:val="none" w:sz="0" w:space="0" w:color="auto"/>
            <w:left w:val="none" w:sz="0" w:space="0" w:color="auto"/>
            <w:bottom w:val="none" w:sz="0" w:space="0" w:color="auto"/>
            <w:right w:val="none" w:sz="0" w:space="0" w:color="auto"/>
          </w:divBdr>
        </w:div>
        <w:div w:id="605968855">
          <w:marLeft w:val="480"/>
          <w:marRight w:val="0"/>
          <w:marTop w:val="0"/>
          <w:marBottom w:val="0"/>
          <w:divBdr>
            <w:top w:val="none" w:sz="0" w:space="0" w:color="auto"/>
            <w:left w:val="none" w:sz="0" w:space="0" w:color="auto"/>
            <w:bottom w:val="none" w:sz="0" w:space="0" w:color="auto"/>
            <w:right w:val="none" w:sz="0" w:space="0" w:color="auto"/>
          </w:divBdr>
        </w:div>
        <w:div w:id="637034920">
          <w:marLeft w:val="480"/>
          <w:marRight w:val="0"/>
          <w:marTop w:val="0"/>
          <w:marBottom w:val="0"/>
          <w:divBdr>
            <w:top w:val="none" w:sz="0" w:space="0" w:color="auto"/>
            <w:left w:val="none" w:sz="0" w:space="0" w:color="auto"/>
            <w:bottom w:val="none" w:sz="0" w:space="0" w:color="auto"/>
            <w:right w:val="none" w:sz="0" w:space="0" w:color="auto"/>
          </w:divBdr>
        </w:div>
        <w:div w:id="649872483">
          <w:marLeft w:val="480"/>
          <w:marRight w:val="0"/>
          <w:marTop w:val="0"/>
          <w:marBottom w:val="0"/>
          <w:divBdr>
            <w:top w:val="none" w:sz="0" w:space="0" w:color="auto"/>
            <w:left w:val="none" w:sz="0" w:space="0" w:color="auto"/>
            <w:bottom w:val="none" w:sz="0" w:space="0" w:color="auto"/>
            <w:right w:val="none" w:sz="0" w:space="0" w:color="auto"/>
          </w:divBdr>
        </w:div>
        <w:div w:id="659772073">
          <w:marLeft w:val="480"/>
          <w:marRight w:val="0"/>
          <w:marTop w:val="0"/>
          <w:marBottom w:val="0"/>
          <w:divBdr>
            <w:top w:val="none" w:sz="0" w:space="0" w:color="auto"/>
            <w:left w:val="none" w:sz="0" w:space="0" w:color="auto"/>
            <w:bottom w:val="none" w:sz="0" w:space="0" w:color="auto"/>
            <w:right w:val="none" w:sz="0" w:space="0" w:color="auto"/>
          </w:divBdr>
        </w:div>
        <w:div w:id="671373655">
          <w:marLeft w:val="480"/>
          <w:marRight w:val="0"/>
          <w:marTop w:val="0"/>
          <w:marBottom w:val="0"/>
          <w:divBdr>
            <w:top w:val="none" w:sz="0" w:space="0" w:color="auto"/>
            <w:left w:val="none" w:sz="0" w:space="0" w:color="auto"/>
            <w:bottom w:val="none" w:sz="0" w:space="0" w:color="auto"/>
            <w:right w:val="none" w:sz="0" w:space="0" w:color="auto"/>
          </w:divBdr>
        </w:div>
        <w:div w:id="765079751">
          <w:marLeft w:val="480"/>
          <w:marRight w:val="0"/>
          <w:marTop w:val="0"/>
          <w:marBottom w:val="0"/>
          <w:divBdr>
            <w:top w:val="none" w:sz="0" w:space="0" w:color="auto"/>
            <w:left w:val="none" w:sz="0" w:space="0" w:color="auto"/>
            <w:bottom w:val="none" w:sz="0" w:space="0" w:color="auto"/>
            <w:right w:val="none" w:sz="0" w:space="0" w:color="auto"/>
          </w:divBdr>
        </w:div>
        <w:div w:id="776758687">
          <w:marLeft w:val="480"/>
          <w:marRight w:val="0"/>
          <w:marTop w:val="0"/>
          <w:marBottom w:val="0"/>
          <w:divBdr>
            <w:top w:val="none" w:sz="0" w:space="0" w:color="auto"/>
            <w:left w:val="none" w:sz="0" w:space="0" w:color="auto"/>
            <w:bottom w:val="none" w:sz="0" w:space="0" w:color="auto"/>
            <w:right w:val="none" w:sz="0" w:space="0" w:color="auto"/>
          </w:divBdr>
        </w:div>
        <w:div w:id="796721232">
          <w:marLeft w:val="480"/>
          <w:marRight w:val="0"/>
          <w:marTop w:val="0"/>
          <w:marBottom w:val="0"/>
          <w:divBdr>
            <w:top w:val="none" w:sz="0" w:space="0" w:color="auto"/>
            <w:left w:val="none" w:sz="0" w:space="0" w:color="auto"/>
            <w:bottom w:val="none" w:sz="0" w:space="0" w:color="auto"/>
            <w:right w:val="none" w:sz="0" w:space="0" w:color="auto"/>
          </w:divBdr>
        </w:div>
        <w:div w:id="828130446">
          <w:marLeft w:val="480"/>
          <w:marRight w:val="0"/>
          <w:marTop w:val="0"/>
          <w:marBottom w:val="0"/>
          <w:divBdr>
            <w:top w:val="none" w:sz="0" w:space="0" w:color="auto"/>
            <w:left w:val="none" w:sz="0" w:space="0" w:color="auto"/>
            <w:bottom w:val="none" w:sz="0" w:space="0" w:color="auto"/>
            <w:right w:val="none" w:sz="0" w:space="0" w:color="auto"/>
          </w:divBdr>
        </w:div>
        <w:div w:id="851994631">
          <w:marLeft w:val="480"/>
          <w:marRight w:val="0"/>
          <w:marTop w:val="0"/>
          <w:marBottom w:val="0"/>
          <w:divBdr>
            <w:top w:val="none" w:sz="0" w:space="0" w:color="auto"/>
            <w:left w:val="none" w:sz="0" w:space="0" w:color="auto"/>
            <w:bottom w:val="none" w:sz="0" w:space="0" w:color="auto"/>
            <w:right w:val="none" w:sz="0" w:space="0" w:color="auto"/>
          </w:divBdr>
        </w:div>
        <w:div w:id="900100379">
          <w:marLeft w:val="480"/>
          <w:marRight w:val="0"/>
          <w:marTop w:val="0"/>
          <w:marBottom w:val="0"/>
          <w:divBdr>
            <w:top w:val="none" w:sz="0" w:space="0" w:color="auto"/>
            <w:left w:val="none" w:sz="0" w:space="0" w:color="auto"/>
            <w:bottom w:val="none" w:sz="0" w:space="0" w:color="auto"/>
            <w:right w:val="none" w:sz="0" w:space="0" w:color="auto"/>
          </w:divBdr>
        </w:div>
        <w:div w:id="903416076">
          <w:marLeft w:val="480"/>
          <w:marRight w:val="0"/>
          <w:marTop w:val="0"/>
          <w:marBottom w:val="0"/>
          <w:divBdr>
            <w:top w:val="none" w:sz="0" w:space="0" w:color="auto"/>
            <w:left w:val="none" w:sz="0" w:space="0" w:color="auto"/>
            <w:bottom w:val="none" w:sz="0" w:space="0" w:color="auto"/>
            <w:right w:val="none" w:sz="0" w:space="0" w:color="auto"/>
          </w:divBdr>
        </w:div>
        <w:div w:id="909341276">
          <w:marLeft w:val="480"/>
          <w:marRight w:val="0"/>
          <w:marTop w:val="0"/>
          <w:marBottom w:val="0"/>
          <w:divBdr>
            <w:top w:val="none" w:sz="0" w:space="0" w:color="auto"/>
            <w:left w:val="none" w:sz="0" w:space="0" w:color="auto"/>
            <w:bottom w:val="none" w:sz="0" w:space="0" w:color="auto"/>
            <w:right w:val="none" w:sz="0" w:space="0" w:color="auto"/>
          </w:divBdr>
        </w:div>
        <w:div w:id="971329820">
          <w:marLeft w:val="480"/>
          <w:marRight w:val="0"/>
          <w:marTop w:val="0"/>
          <w:marBottom w:val="0"/>
          <w:divBdr>
            <w:top w:val="none" w:sz="0" w:space="0" w:color="auto"/>
            <w:left w:val="none" w:sz="0" w:space="0" w:color="auto"/>
            <w:bottom w:val="none" w:sz="0" w:space="0" w:color="auto"/>
            <w:right w:val="none" w:sz="0" w:space="0" w:color="auto"/>
          </w:divBdr>
        </w:div>
        <w:div w:id="977564027">
          <w:marLeft w:val="480"/>
          <w:marRight w:val="0"/>
          <w:marTop w:val="0"/>
          <w:marBottom w:val="0"/>
          <w:divBdr>
            <w:top w:val="none" w:sz="0" w:space="0" w:color="auto"/>
            <w:left w:val="none" w:sz="0" w:space="0" w:color="auto"/>
            <w:bottom w:val="none" w:sz="0" w:space="0" w:color="auto"/>
            <w:right w:val="none" w:sz="0" w:space="0" w:color="auto"/>
          </w:divBdr>
        </w:div>
        <w:div w:id="991788230">
          <w:marLeft w:val="480"/>
          <w:marRight w:val="0"/>
          <w:marTop w:val="0"/>
          <w:marBottom w:val="0"/>
          <w:divBdr>
            <w:top w:val="none" w:sz="0" w:space="0" w:color="auto"/>
            <w:left w:val="none" w:sz="0" w:space="0" w:color="auto"/>
            <w:bottom w:val="none" w:sz="0" w:space="0" w:color="auto"/>
            <w:right w:val="none" w:sz="0" w:space="0" w:color="auto"/>
          </w:divBdr>
        </w:div>
        <w:div w:id="1046296004">
          <w:marLeft w:val="480"/>
          <w:marRight w:val="0"/>
          <w:marTop w:val="0"/>
          <w:marBottom w:val="0"/>
          <w:divBdr>
            <w:top w:val="none" w:sz="0" w:space="0" w:color="auto"/>
            <w:left w:val="none" w:sz="0" w:space="0" w:color="auto"/>
            <w:bottom w:val="none" w:sz="0" w:space="0" w:color="auto"/>
            <w:right w:val="none" w:sz="0" w:space="0" w:color="auto"/>
          </w:divBdr>
        </w:div>
        <w:div w:id="1069226435">
          <w:marLeft w:val="480"/>
          <w:marRight w:val="0"/>
          <w:marTop w:val="0"/>
          <w:marBottom w:val="0"/>
          <w:divBdr>
            <w:top w:val="none" w:sz="0" w:space="0" w:color="auto"/>
            <w:left w:val="none" w:sz="0" w:space="0" w:color="auto"/>
            <w:bottom w:val="none" w:sz="0" w:space="0" w:color="auto"/>
            <w:right w:val="none" w:sz="0" w:space="0" w:color="auto"/>
          </w:divBdr>
        </w:div>
        <w:div w:id="1093164853">
          <w:marLeft w:val="480"/>
          <w:marRight w:val="0"/>
          <w:marTop w:val="0"/>
          <w:marBottom w:val="0"/>
          <w:divBdr>
            <w:top w:val="none" w:sz="0" w:space="0" w:color="auto"/>
            <w:left w:val="none" w:sz="0" w:space="0" w:color="auto"/>
            <w:bottom w:val="none" w:sz="0" w:space="0" w:color="auto"/>
            <w:right w:val="none" w:sz="0" w:space="0" w:color="auto"/>
          </w:divBdr>
        </w:div>
        <w:div w:id="1105617686">
          <w:marLeft w:val="480"/>
          <w:marRight w:val="0"/>
          <w:marTop w:val="0"/>
          <w:marBottom w:val="0"/>
          <w:divBdr>
            <w:top w:val="none" w:sz="0" w:space="0" w:color="auto"/>
            <w:left w:val="none" w:sz="0" w:space="0" w:color="auto"/>
            <w:bottom w:val="none" w:sz="0" w:space="0" w:color="auto"/>
            <w:right w:val="none" w:sz="0" w:space="0" w:color="auto"/>
          </w:divBdr>
        </w:div>
        <w:div w:id="1155758105">
          <w:marLeft w:val="480"/>
          <w:marRight w:val="0"/>
          <w:marTop w:val="0"/>
          <w:marBottom w:val="0"/>
          <w:divBdr>
            <w:top w:val="none" w:sz="0" w:space="0" w:color="auto"/>
            <w:left w:val="none" w:sz="0" w:space="0" w:color="auto"/>
            <w:bottom w:val="none" w:sz="0" w:space="0" w:color="auto"/>
            <w:right w:val="none" w:sz="0" w:space="0" w:color="auto"/>
          </w:divBdr>
        </w:div>
        <w:div w:id="1161895677">
          <w:marLeft w:val="480"/>
          <w:marRight w:val="0"/>
          <w:marTop w:val="0"/>
          <w:marBottom w:val="0"/>
          <w:divBdr>
            <w:top w:val="none" w:sz="0" w:space="0" w:color="auto"/>
            <w:left w:val="none" w:sz="0" w:space="0" w:color="auto"/>
            <w:bottom w:val="none" w:sz="0" w:space="0" w:color="auto"/>
            <w:right w:val="none" w:sz="0" w:space="0" w:color="auto"/>
          </w:divBdr>
        </w:div>
        <w:div w:id="1240866349">
          <w:marLeft w:val="480"/>
          <w:marRight w:val="0"/>
          <w:marTop w:val="0"/>
          <w:marBottom w:val="0"/>
          <w:divBdr>
            <w:top w:val="none" w:sz="0" w:space="0" w:color="auto"/>
            <w:left w:val="none" w:sz="0" w:space="0" w:color="auto"/>
            <w:bottom w:val="none" w:sz="0" w:space="0" w:color="auto"/>
            <w:right w:val="none" w:sz="0" w:space="0" w:color="auto"/>
          </w:divBdr>
        </w:div>
        <w:div w:id="1249118090">
          <w:marLeft w:val="480"/>
          <w:marRight w:val="0"/>
          <w:marTop w:val="0"/>
          <w:marBottom w:val="0"/>
          <w:divBdr>
            <w:top w:val="none" w:sz="0" w:space="0" w:color="auto"/>
            <w:left w:val="none" w:sz="0" w:space="0" w:color="auto"/>
            <w:bottom w:val="none" w:sz="0" w:space="0" w:color="auto"/>
            <w:right w:val="none" w:sz="0" w:space="0" w:color="auto"/>
          </w:divBdr>
        </w:div>
        <w:div w:id="1263295417">
          <w:marLeft w:val="480"/>
          <w:marRight w:val="0"/>
          <w:marTop w:val="0"/>
          <w:marBottom w:val="0"/>
          <w:divBdr>
            <w:top w:val="none" w:sz="0" w:space="0" w:color="auto"/>
            <w:left w:val="none" w:sz="0" w:space="0" w:color="auto"/>
            <w:bottom w:val="none" w:sz="0" w:space="0" w:color="auto"/>
            <w:right w:val="none" w:sz="0" w:space="0" w:color="auto"/>
          </w:divBdr>
        </w:div>
        <w:div w:id="1338462886">
          <w:marLeft w:val="480"/>
          <w:marRight w:val="0"/>
          <w:marTop w:val="0"/>
          <w:marBottom w:val="0"/>
          <w:divBdr>
            <w:top w:val="none" w:sz="0" w:space="0" w:color="auto"/>
            <w:left w:val="none" w:sz="0" w:space="0" w:color="auto"/>
            <w:bottom w:val="none" w:sz="0" w:space="0" w:color="auto"/>
            <w:right w:val="none" w:sz="0" w:space="0" w:color="auto"/>
          </w:divBdr>
        </w:div>
        <w:div w:id="1424032537">
          <w:marLeft w:val="480"/>
          <w:marRight w:val="0"/>
          <w:marTop w:val="0"/>
          <w:marBottom w:val="0"/>
          <w:divBdr>
            <w:top w:val="none" w:sz="0" w:space="0" w:color="auto"/>
            <w:left w:val="none" w:sz="0" w:space="0" w:color="auto"/>
            <w:bottom w:val="none" w:sz="0" w:space="0" w:color="auto"/>
            <w:right w:val="none" w:sz="0" w:space="0" w:color="auto"/>
          </w:divBdr>
        </w:div>
        <w:div w:id="1472746791">
          <w:marLeft w:val="480"/>
          <w:marRight w:val="0"/>
          <w:marTop w:val="0"/>
          <w:marBottom w:val="0"/>
          <w:divBdr>
            <w:top w:val="none" w:sz="0" w:space="0" w:color="auto"/>
            <w:left w:val="none" w:sz="0" w:space="0" w:color="auto"/>
            <w:bottom w:val="none" w:sz="0" w:space="0" w:color="auto"/>
            <w:right w:val="none" w:sz="0" w:space="0" w:color="auto"/>
          </w:divBdr>
        </w:div>
        <w:div w:id="1473909589">
          <w:marLeft w:val="480"/>
          <w:marRight w:val="0"/>
          <w:marTop w:val="0"/>
          <w:marBottom w:val="0"/>
          <w:divBdr>
            <w:top w:val="none" w:sz="0" w:space="0" w:color="auto"/>
            <w:left w:val="none" w:sz="0" w:space="0" w:color="auto"/>
            <w:bottom w:val="none" w:sz="0" w:space="0" w:color="auto"/>
            <w:right w:val="none" w:sz="0" w:space="0" w:color="auto"/>
          </w:divBdr>
        </w:div>
        <w:div w:id="1478453543">
          <w:marLeft w:val="480"/>
          <w:marRight w:val="0"/>
          <w:marTop w:val="0"/>
          <w:marBottom w:val="0"/>
          <w:divBdr>
            <w:top w:val="none" w:sz="0" w:space="0" w:color="auto"/>
            <w:left w:val="none" w:sz="0" w:space="0" w:color="auto"/>
            <w:bottom w:val="none" w:sz="0" w:space="0" w:color="auto"/>
            <w:right w:val="none" w:sz="0" w:space="0" w:color="auto"/>
          </w:divBdr>
        </w:div>
        <w:div w:id="1493836297">
          <w:marLeft w:val="480"/>
          <w:marRight w:val="0"/>
          <w:marTop w:val="0"/>
          <w:marBottom w:val="0"/>
          <w:divBdr>
            <w:top w:val="none" w:sz="0" w:space="0" w:color="auto"/>
            <w:left w:val="none" w:sz="0" w:space="0" w:color="auto"/>
            <w:bottom w:val="none" w:sz="0" w:space="0" w:color="auto"/>
            <w:right w:val="none" w:sz="0" w:space="0" w:color="auto"/>
          </w:divBdr>
        </w:div>
        <w:div w:id="1592204732">
          <w:marLeft w:val="480"/>
          <w:marRight w:val="0"/>
          <w:marTop w:val="0"/>
          <w:marBottom w:val="0"/>
          <w:divBdr>
            <w:top w:val="none" w:sz="0" w:space="0" w:color="auto"/>
            <w:left w:val="none" w:sz="0" w:space="0" w:color="auto"/>
            <w:bottom w:val="none" w:sz="0" w:space="0" w:color="auto"/>
            <w:right w:val="none" w:sz="0" w:space="0" w:color="auto"/>
          </w:divBdr>
        </w:div>
        <w:div w:id="1612084364">
          <w:marLeft w:val="480"/>
          <w:marRight w:val="0"/>
          <w:marTop w:val="0"/>
          <w:marBottom w:val="0"/>
          <w:divBdr>
            <w:top w:val="none" w:sz="0" w:space="0" w:color="auto"/>
            <w:left w:val="none" w:sz="0" w:space="0" w:color="auto"/>
            <w:bottom w:val="none" w:sz="0" w:space="0" w:color="auto"/>
            <w:right w:val="none" w:sz="0" w:space="0" w:color="auto"/>
          </w:divBdr>
        </w:div>
        <w:div w:id="1646203709">
          <w:marLeft w:val="480"/>
          <w:marRight w:val="0"/>
          <w:marTop w:val="0"/>
          <w:marBottom w:val="0"/>
          <w:divBdr>
            <w:top w:val="none" w:sz="0" w:space="0" w:color="auto"/>
            <w:left w:val="none" w:sz="0" w:space="0" w:color="auto"/>
            <w:bottom w:val="none" w:sz="0" w:space="0" w:color="auto"/>
            <w:right w:val="none" w:sz="0" w:space="0" w:color="auto"/>
          </w:divBdr>
        </w:div>
        <w:div w:id="1667243306">
          <w:marLeft w:val="480"/>
          <w:marRight w:val="0"/>
          <w:marTop w:val="0"/>
          <w:marBottom w:val="0"/>
          <w:divBdr>
            <w:top w:val="none" w:sz="0" w:space="0" w:color="auto"/>
            <w:left w:val="none" w:sz="0" w:space="0" w:color="auto"/>
            <w:bottom w:val="none" w:sz="0" w:space="0" w:color="auto"/>
            <w:right w:val="none" w:sz="0" w:space="0" w:color="auto"/>
          </w:divBdr>
        </w:div>
        <w:div w:id="1681659693">
          <w:marLeft w:val="480"/>
          <w:marRight w:val="0"/>
          <w:marTop w:val="0"/>
          <w:marBottom w:val="0"/>
          <w:divBdr>
            <w:top w:val="none" w:sz="0" w:space="0" w:color="auto"/>
            <w:left w:val="none" w:sz="0" w:space="0" w:color="auto"/>
            <w:bottom w:val="none" w:sz="0" w:space="0" w:color="auto"/>
            <w:right w:val="none" w:sz="0" w:space="0" w:color="auto"/>
          </w:divBdr>
        </w:div>
        <w:div w:id="1686663636">
          <w:marLeft w:val="480"/>
          <w:marRight w:val="0"/>
          <w:marTop w:val="0"/>
          <w:marBottom w:val="0"/>
          <w:divBdr>
            <w:top w:val="none" w:sz="0" w:space="0" w:color="auto"/>
            <w:left w:val="none" w:sz="0" w:space="0" w:color="auto"/>
            <w:bottom w:val="none" w:sz="0" w:space="0" w:color="auto"/>
            <w:right w:val="none" w:sz="0" w:space="0" w:color="auto"/>
          </w:divBdr>
        </w:div>
        <w:div w:id="1689525922">
          <w:marLeft w:val="480"/>
          <w:marRight w:val="0"/>
          <w:marTop w:val="0"/>
          <w:marBottom w:val="0"/>
          <w:divBdr>
            <w:top w:val="none" w:sz="0" w:space="0" w:color="auto"/>
            <w:left w:val="none" w:sz="0" w:space="0" w:color="auto"/>
            <w:bottom w:val="none" w:sz="0" w:space="0" w:color="auto"/>
            <w:right w:val="none" w:sz="0" w:space="0" w:color="auto"/>
          </w:divBdr>
        </w:div>
        <w:div w:id="1834641226">
          <w:marLeft w:val="480"/>
          <w:marRight w:val="0"/>
          <w:marTop w:val="0"/>
          <w:marBottom w:val="0"/>
          <w:divBdr>
            <w:top w:val="none" w:sz="0" w:space="0" w:color="auto"/>
            <w:left w:val="none" w:sz="0" w:space="0" w:color="auto"/>
            <w:bottom w:val="none" w:sz="0" w:space="0" w:color="auto"/>
            <w:right w:val="none" w:sz="0" w:space="0" w:color="auto"/>
          </w:divBdr>
        </w:div>
        <w:div w:id="1835801078">
          <w:marLeft w:val="480"/>
          <w:marRight w:val="0"/>
          <w:marTop w:val="0"/>
          <w:marBottom w:val="0"/>
          <w:divBdr>
            <w:top w:val="none" w:sz="0" w:space="0" w:color="auto"/>
            <w:left w:val="none" w:sz="0" w:space="0" w:color="auto"/>
            <w:bottom w:val="none" w:sz="0" w:space="0" w:color="auto"/>
            <w:right w:val="none" w:sz="0" w:space="0" w:color="auto"/>
          </w:divBdr>
        </w:div>
        <w:div w:id="1851213939">
          <w:marLeft w:val="480"/>
          <w:marRight w:val="0"/>
          <w:marTop w:val="0"/>
          <w:marBottom w:val="0"/>
          <w:divBdr>
            <w:top w:val="none" w:sz="0" w:space="0" w:color="auto"/>
            <w:left w:val="none" w:sz="0" w:space="0" w:color="auto"/>
            <w:bottom w:val="none" w:sz="0" w:space="0" w:color="auto"/>
            <w:right w:val="none" w:sz="0" w:space="0" w:color="auto"/>
          </w:divBdr>
        </w:div>
        <w:div w:id="1869099553">
          <w:marLeft w:val="480"/>
          <w:marRight w:val="0"/>
          <w:marTop w:val="0"/>
          <w:marBottom w:val="0"/>
          <w:divBdr>
            <w:top w:val="none" w:sz="0" w:space="0" w:color="auto"/>
            <w:left w:val="none" w:sz="0" w:space="0" w:color="auto"/>
            <w:bottom w:val="none" w:sz="0" w:space="0" w:color="auto"/>
            <w:right w:val="none" w:sz="0" w:space="0" w:color="auto"/>
          </w:divBdr>
        </w:div>
        <w:div w:id="1911650656">
          <w:marLeft w:val="480"/>
          <w:marRight w:val="0"/>
          <w:marTop w:val="0"/>
          <w:marBottom w:val="0"/>
          <w:divBdr>
            <w:top w:val="none" w:sz="0" w:space="0" w:color="auto"/>
            <w:left w:val="none" w:sz="0" w:space="0" w:color="auto"/>
            <w:bottom w:val="none" w:sz="0" w:space="0" w:color="auto"/>
            <w:right w:val="none" w:sz="0" w:space="0" w:color="auto"/>
          </w:divBdr>
        </w:div>
        <w:div w:id="1918897914">
          <w:marLeft w:val="480"/>
          <w:marRight w:val="0"/>
          <w:marTop w:val="0"/>
          <w:marBottom w:val="0"/>
          <w:divBdr>
            <w:top w:val="none" w:sz="0" w:space="0" w:color="auto"/>
            <w:left w:val="none" w:sz="0" w:space="0" w:color="auto"/>
            <w:bottom w:val="none" w:sz="0" w:space="0" w:color="auto"/>
            <w:right w:val="none" w:sz="0" w:space="0" w:color="auto"/>
          </w:divBdr>
        </w:div>
        <w:div w:id="1941184910">
          <w:marLeft w:val="480"/>
          <w:marRight w:val="0"/>
          <w:marTop w:val="0"/>
          <w:marBottom w:val="0"/>
          <w:divBdr>
            <w:top w:val="none" w:sz="0" w:space="0" w:color="auto"/>
            <w:left w:val="none" w:sz="0" w:space="0" w:color="auto"/>
            <w:bottom w:val="none" w:sz="0" w:space="0" w:color="auto"/>
            <w:right w:val="none" w:sz="0" w:space="0" w:color="auto"/>
          </w:divBdr>
        </w:div>
        <w:div w:id="1952980374">
          <w:marLeft w:val="480"/>
          <w:marRight w:val="0"/>
          <w:marTop w:val="0"/>
          <w:marBottom w:val="0"/>
          <w:divBdr>
            <w:top w:val="none" w:sz="0" w:space="0" w:color="auto"/>
            <w:left w:val="none" w:sz="0" w:space="0" w:color="auto"/>
            <w:bottom w:val="none" w:sz="0" w:space="0" w:color="auto"/>
            <w:right w:val="none" w:sz="0" w:space="0" w:color="auto"/>
          </w:divBdr>
        </w:div>
      </w:divsChild>
    </w:div>
    <w:div w:id="325404613">
      <w:bodyDiv w:val="1"/>
      <w:marLeft w:val="0"/>
      <w:marRight w:val="0"/>
      <w:marTop w:val="0"/>
      <w:marBottom w:val="0"/>
      <w:divBdr>
        <w:top w:val="none" w:sz="0" w:space="0" w:color="auto"/>
        <w:left w:val="none" w:sz="0" w:space="0" w:color="auto"/>
        <w:bottom w:val="none" w:sz="0" w:space="0" w:color="auto"/>
        <w:right w:val="none" w:sz="0" w:space="0" w:color="auto"/>
      </w:divBdr>
      <w:divsChild>
        <w:div w:id="1395265">
          <w:marLeft w:val="480"/>
          <w:marRight w:val="0"/>
          <w:marTop w:val="0"/>
          <w:marBottom w:val="0"/>
          <w:divBdr>
            <w:top w:val="none" w:sz="0" w:space="0" w:color="auto"/>
            <w:left w:val="none" w:sz="0" w:space="0" w:color="auto"/>
            <w:bottom w:val="none" w:sz="0" w:space="0" w:color="auto"/>
            <w:right w:val="none" w:sz="0" w:space="0" w:color="auto"/>
          </w:divBdr>
        </w:div>
        <w:div w:id="22680548">
          <w:marLeft w:val="480"/>
          <w:marRight w:val="0"/>
          <w:marTop w:val="0"/>
          <w:marBottom w:val="0"/>
          <w:divBdr>
            <w:top w:val="none" w:sz="0" w:space="0" w:color="auto"/>
            <w:left w:val="none" w:sz="0" w:space="0" w:color="auto"/>
            <w:bottom w:val="none" w:sz="0" w:space="0" w:color="auto"/>
            <w:right w:val="none" w:sz="0" w:space="0" w:color="auto"/>
          </w:divBdr>
        </w:div>
        <w:div w:id="38478401">
          <w:marLeft w:val="480"/>
          <w:marRight w:val="0"/>
          <w:marTop w:val="0"/>
          <w:marBottom w:val="0"/>
          <w:divBdr>
            <w:top w:val="none" w:sz="0" w:space="0" w:color="auto"/>
            <w:left w:val="none" w:sz="0" w:space="0" w:color="auto"/>
            <w:bottom w:val="none" w:sz="0" w:space="0" w:color="auto"/>
            <w:right w:val="none" w:sz="0" w:space="0" w:color="auto"/>
          </w:divBdr>
        </w:div>
        <w:div w:id="58137404">
          <w:marLeft w:val="480"/>
          <w:marRight w:val="0"/>
          <w:marTop w:val="0"/>
          <w:marBottom w:val="0"/>
          <w:divBdr>
            <w:top w:val="none" w:sz="0" w:space="0" w:color="auto"/>
            <w:left w:val="none" w:sz="0" w:space="0" w:color="auto"/>
            <w:bottom w:val="none" w:sz="0" w:space="0" w:color="auto"/>
            <w:right w:val="none" w:sz="0" w:space="0" w:color="auto"/>
          </w:divBdr>
        </w:div>
        <w:div w:id="70011582">
          <w:marLeft w:val="480"/>
          <w:marRight w:val="0"/>
          <w:marTop w:val="0"/>
          <w:marBottom w:val="0"/>
          <w:divBdr>
            <w:top w:val="none" w:sz="0" w:space="0" w:color="auto"/>
            <w:left w:val="none" w:sz="0" w:space="0" w:color="auto"/>
            <w:bottom w:val="none" w:sz="0" w:space="0" w:color="auto"/>
            <w:right w:val="none" w:sz="0" w:space="0" w:color="auto"/>
          </w:divBdr>
        </w:div>
        <w:div w:id="102774864">
          <w:marLeft w:val="480"/>
          <w:marRight w:val="0"/>
          <w:marTop w:val="0"/>
          <w:marBottom w:val="0"/>
          <w:divBdr>
            <w:top w:val="none" w:sz="0" w:space="0" w:color="auto"/>
            <w:left w:val="none" w:sz="0" w:space="0" w:color="auto"/>
            <w:bottom w:val="none" w:sz="0" w:space="0" w:color="auto"/>
            <w:right w:val="none" w:sz="0" w:space="0" w:color="auto"/>
          </w:divBdr>
        </w:div>
        <w:div w:id="127166343">
          <w:marLeft w:val="480"/>
          <w:marRight w:val="0"/>
          <w:marTop w:val="0"/>
          <w:marBottom w:val="0"/>
          <w:divBdr>
            <w:top w:val="none" w:sz="0" w:space="0" w:color="auto"/>
            <w:left w:val="none" w:sz="0" w:space="0" w:color="auto"/>
            <w:bottom w:val="none" w:sz="0" w:space="0" w:color="auto"/>
            <w:right w:val="none" w:sz="0" w:space="0" w:color="auto"/>
          </w:divBdr>
        </w:div>
        <w:div w:id="158548950">
          <w:marLeft w:val="480"/>
          <w:marRight w:val="0"/>
          <w:marTop w:val="0"/>
          <w:marBottom w:val="0"/>
          <w:divBdr>
            <w:top w:val="none" w:sz="0" w:space="0" w:color="auto"/>
            <w:left w:val="none" w:sz="0" w:space="0" w:color="auto"/>
            <w:bottom w:val="none" w:sz="0" w:space="0" w:color="auto"/>
            <w:right w:val="none" w:sz="0" w:space="0" w:color="auto"/>
          </w:divBdr>
        </w:div>
        <w:div w:id="182404784">
          <w:marLeft w:val="480"/>
          <w:marRight w:val="0"/>
          <w:marTop w:val="0"/>
          <w:marBottom w:val="0"/>
          <w:divBdr>
            <w:top w:val="none" w:sz="0" w:space="0" w:color="auto"/>
            <w:left w:val="none" w:sz="0" w:space="0" w:color="auto"/>
            <w:bottom w:val="none" w:sz="0" w:space="0" w:color="auto"/>
            <w:right w:val="none" w:sz="0" w:space="0" w:color="auto"/>
          </w:divBdr>
        </w:div>
        <w:div w:id="190611001">
          <w:marLeft w:val="480"/>
          <w:marRight w:val="0"/>
          <w:marTop w:val="0"/>
          <w:marBottom w:val="0"/>
          <w:divBdr>
            <w:top w:val="none" w:sz="0" w:space="0" w:color="auto"/>
            <w:left w:val="none" w:sz="0" w:space="0" w:color="auto"/>
            <w:bottom w:val="none" w:sz="0" w:space="0" w:color="auto"/>
            <w:right w:val="none" w:sz="0" w:space="0" w:color="auto"/>
          </w:divBdr>
        </w:div>
        <w:div w:id="221648359">
          <w:marLeft w:val="480"/>
          <w:marRight w:val="0"/>
          <w:marTop w:val="0"/>
          <w:marBottom w:val="0"/>
          <w:divBdr>
            <w:top w:val="none" w:sz="0" w:space="0" w:color="auto"/>
            <w:left w:val="none" w:sz="0" w:space="0" w:color="auto"/>
            <w:bottom w:val="none" w:sz="0" w:space="0" w:color="auto"/>
            <w:right w:val="none" w:sz="0" w:space="0" w:color="auto"/>
          </w:divBdr>
        </w:div>
        <w:div w:id="329065419">
          <w:marLeft w:val="480"/>
          <w:marRight w:val="0"/>
          <w:marTop w:val="0"/>
          <w:marBottom w:val="0"/>
          <w:divBdr>
            <w:top w:val="none" w:sz="0" w:space="0" w:color="auto"/>
            <w:left w:val="none" w:sz="0" w:space="0" w:color="auto"/>
            <w:bottom w:val="none" w:sz="0" w:space="0" w:color="auto"/>
            <w:right w:val="none" w:sz="0" w:space="0" w:color="auto"/>
          </w:divBdr>
        </w:div>
        <w:div w:id="342246680">
          <w:marLeft w:val="480"/>
          <w:marRight w:val="0"/>
          <w:marTop w:val="0"/>
          <w:marBottom w:val="0"/>
          <w:divBdr>
            <w:top w:val="none" w:sz="0" w:space="0" w:color="auto"/>
            <w:left w:val="none" w:sz="0" w:space="0" w:color="auto"/>
            <w:bottom w:val="none" w:sz="0" w:space="0" w:color="auto"/>
            <w:right w:val="none" w:sz="0" w:space="0" w:color="auto"/>
          </w:divBdr>
        </w:div>
        <w:div w:id="354427491">
          <w:marLeft w:val="480"/>
          <w:marRight w:val="0"/>
          <w:marTop w:val="0"/>
          <w:marBottom w:val="0"/>
          <w:divBdr>
            <w:top w:val="none" w:sz="0" w:space="0" w:color="auto"/>
            <w:left w:val="none" w:sz="0" w:space="0" w:color="auto"/>
            <w:bottom w:val="none" w:sz="0" w:space="0" w:color="auto"/>
            <w:right w:val="none" w:sz="0" w:space="0" w:color="auto"/>
          </w:divBdr>
        </w:div>
        <w:div w:id="377511239">
          <w:marLeft w:val="480"/>
          <w:marRight w:val="0"/>
          <w:marTop w:val="0"/>
          <w:marBottom w:val="0"/>
          <w:divBdr>
            <w:top w:val="none" w:sz="0" w:space="0" w:color="auto"/>
            <w:left w:val="none" w:sz="0" w:space="0" w:color="auto"/>
            <w:bottom w:val="none" w:sz="0" w:space="0" w:color="auto"/>
            <w:right w:val="none" w:sz="0" w:space="0" w:color="auto"/>
          </w:divBdr>
        </w:div>
        <w:div w:id="378477659">
          <w:marLeft w:val="480"/>
          <w:marRight w:val="0"/>
          <w:marTop w:val="0"/>
          <w:marBottom w:val="0"/>
          <w:divBdr>
            <w:top w:val="none" w:sz="0" w:space="0" w:color="auto"/>
            <w:left w:val="none" w:sz="0" w:space="0" w:color="auto"/>
            <w:bottom w:val="none" w:sz="0" w:space="0" w:color="auto"/>
            <w:right w:val="none" w:sz="0" w:space="0" w:color="auto"/>
          </w:divBdr>
        </w:div>
        <w:div w:id="438140548">
          <w:marLeft w:val="480"/>
          <w:marRight w:val="0"/>
          <w:marTop w:val="0"/>
          <w:marBottom w:val="0"/>
          <w:divBdr>
            <w:top w:val="none" w:sz="0" w:space="0" w:color="auto"/>
            <w:left w:val="none" w:sz="0" w:space="0" w:color="auto"/>
            <w:bottom w:val="none" w:sz="0" w:space="0" w:color="auto"/>
            <w:right w:val="none" w:sz="0" w:space="0" w:color="auto"/>
          </w:divBdr>
        </w:div>
        <w:div w:id="525944727">
          <w:marLeft w:val="480"/>
          <w:marRight w:val="0"/>
          <w:marTop w:val="0"/>
          <w:marBottom w:val="0"/>
          <w:divBdr>
            <w:top w:val="none" w:sz="0" w:space="0" w:color="auto"/>
            <w:left w:val="none" w:sz="0" w:space="0" w:color="auto"/>
            <w:bottom w:val="none" w:sz="0" w:space="0" w:color="auto"/>
            <w:right w:val="none" w:sz="0" w:space="0" w:color="auto"/>
          </w:divBdr>
        </w:div>
        <w:div w:id="579484755">
          <w:marLeft w:val="480"/>
          <w:marRight w:val="0"/>
          <w:marTop w:val="0"/>
          <w:marBottom w:val="0"/>
          <w:divBdr>
            <w:top w:val="none" w:sz="0" w:space="0" w:color="auto"/>
            <w:left w:val="none" w:sz="0" w:space="0" w:color="auto"/>
            <w:bottom w:val="none" w:sz="0" w:space="0" w:color="auto"/>
            <w:right w:val="none" w:sz="0" w:space="0" w:color="auto"/>
          </w:divBdr>
        </w:div>
        <w:div w:id="588466776">
          <w:marLeft w:val="480"/>
          <w:marRight w:val="0"/>
          <w:marTop w:val="0"/>
          <w:marBottom w:val="0"/>
          <w:divBdr>
            <w:top w:val="none" w:sz="0" w:space="0" w:color="auto"/>
            <w:left w:val="none" w:sz="0" w:space="0" w:color="auto"/>
            <w:bottom w:val="none" w:sz="0" w:space="0" w:color="auto"/>
            <w:right w:val="none" w:sz="0" w:space="0" w:color="auto"/>
          </w:divBdr>
        </w:div>
        <w:div w:id="590360418">
          <w:marLeft w:val="480"/>
          <w:marRight w:val="0"/>
          <w:marTop w:val="0"/>
          <w:marBottom w:val="0"/>
          <w:divBdr>
            <w:top w:val="none" w:sz="0" w:space="0" w:color="auto"/>
            <w:left w:val="none" w:sz="0" w:space="0" w:color="auto"/>
            <w:bottom w:val="none" w:sz="0" w:space="0" w:color="auto"/>
            <w:right w:val="none" w:sz="0" w:space="0" w:color="auto"/>
          </w:divBdr>
        </w:div>
        <w:div w:id="635261057">
          <w:marLeft w:val="480"/>
          <w:marRight w:val="0"/>
          <w:marTop w:val="0"/>
          <w:marBottom w:val="0"/>
          <w:divBdr>
            <w:top w:val="none" w:sz="0" w:space="0" w:color="auto"/>
            <w:left w:val="none" w:sz="0" w:space="0" w:color="auto"/>
            <w:bottom w:val="none" w:sz="0" w:space="0" w:color="auto"/>
            <w:right w:val="none" w:sz="0" w:space="0" w:color="auto"/>
          </w:divBdr>
        </w:div>
        <w:div w:id="701058708">
          <w:marLeft w:val="480"/>
          <w:marRight w:val="0"/>
          <w:marTop w:val="0"/>
          <w:marBottom w:val="0"/>
          <w:divBdr>
            <w:top w:val="none" w:sz="0" w:space="0" w:color="auto"/>
            <w:left w:val="none" w:sz="0" w:space="0" w:color="auto"/>
            <w:bottom w:val="none" w:sz="0" w:space="0" w:color="auto"/>
            <w:right w:val="none" w:sz="0" w:space="0" w:color="auto"/>
          </w:divBdr>
        </w:div>
        <w:div w:id="706834614">
          <w:marLeft w:val="480"/>
          <w:marRight w:val="0"/>
          <w:marTop w:val="0"/>
          <w:marBottom w:val="0"/>
          <w:divBdr>
            <w:top w:val="none" w:sz="0" w:space="0" w:color="auto"/>
            <w:left w:val="none" w:sz="0" w:space="0" w:color="auto"/>
            <w:bottom w:val="none" w:sz="0" w:space="0" w:color="auto"/>
            <w:right w:val="none" w:sz="0" w:space="0" w:color="auto"/>
          </w:divBdr>
        </w:div>
        <w:div w:id="720254964">
          <w:marLeft w:val="480"/>
          <w:marRight w:val="0"/>
          <w:marTop w:val="0"/>
          <w:marBottom w:val="0"/>
          <w:divBdr>
            <w:top w:val="none" w:sz="0" w:space="0" w:color="auto"/>
            <w:left w:val="none" w:sz="0" w:space="0" w:color="auto"/>
            <w:bottom w:val="none" w:sz="0" w:space="0" w:color="auto"/>
            <w:right w:val="none" w:sz="0" w:space="0" w:color="auto"/>
          </w:divBdr>
        </w:div>
        <w:div w:id="730226314">
          <w:marLeft w:val="480"/>
          <w:marRight w:val="0"/>
          <w:marTop w:val="0"/>
          <w:marBottom w:val="0"/>
          <w:divBdr>
            <w:top w:val="none" w:sz="0" w:space="0" w:color="auto"/>
            <w:left w:val="none" w:sz="0" w:space="0" w:color="auto"/>
            <w:bottom w:val="none" w:sz="0" w:space="0" w:color="auto"/>
            <w:right w:val="none" w:sz="0" w:space="0" w:color="auto"/>
          </w:divBdr>
        </w:div>
        <w:div w:id="759837495">
          <w:marLeft w:val="480"/>
          <w:marRight w:val="0"/>
          <w:marTop w:val="0"/>
          <w:marBottom w:val="0"/>
          <w:divBdr>
            <w:top w:val="none" w:sz="0" w:space="0" w:color="auto"/>
            <w:left w:val="none" w:sz="0" w:space="0" w:color="auto"/>
            <w:bottom w:val="none" w:sz="0" w:space="0" w:color="auto"/>
            <w:right w:val="none" w:sz="0" w:space="0" w:color="auto"/>
          </w:divBdr>
        </w:div>
        <w:div w:id="772632952">
          <w:marLeft w:val="480"/>
          <w:marRight w:val="0"/>
          <w:marTop w:val="0"/>
          <w:marBottom w:val="0"/>
          <w:divBdr>
            <w:top w:val="none" w:sz="0" w:space="0" w:color="auto"/>
            <w:left w:val="none" w:sz="0" w:space="0" w:color="auto"/>
            <w:bottom w:val="none" w:sz="0" w:space="0" w:color="auto"/>
            <w:right w:val="none" w:sz="0" w:space="0" w:color="auto"/>
          </w:divBdr>
        </w:div>
        <w:div w:id="779683926">
          <w:marLeft w:val="480"/>
          <w:marRight w:val="0"/>
          <w:marTop w:val="0"/>
          <w:marBottom w:val="0"/>
          <w:divBdr>
            <w:top w:val="none" w:sz="0" w:space="0" w:color="auto"/>
            <w:left w:val="none" w:sz="0" w:space="0" w:color="auto"/>
            <w:bottom w:val="none" w:sz="0" w:space="0" w:color="auto"/>
            <w:right w:val="none" w:sz="0" w:space="0" w:color="auto"/>
          </w:divBdr>
        </w:div>
        <w:div w:id="784269976">
          <w:marLeft w:val="480"/>
          <w:marRight w:val="0"/>
          <w:marTop w:val="0"/>
          <w:marBottom w:val="0"/>
          <w:divBdr>
            <w:top w:val="none" w:sz="0" w:space="0" w:color="auto"/>
            <w:left w:val="none" w:sz="0" w:space="0" w:color="auto"/>
            <w:bottom w:val="none" w:sz="0" w:space="0" w:color="auto"/>
            <w:right w:val="none" w:sz="0" w:space="0" w:color="auto"/>
          </w:divBdr>
        </w:div>
        <w:div w:id="794837269">
          <w:marLeft w:val="480"/>
          <w:marRight w:val="0"/>
          <w:marTop w:val="0"/>
          <w:marBottom w:val="0"/>
          <w:divBdr>
            <w:top w:val="none" w:sz="0" w:space="0" w:color="auto"/>
            <w:left w:val="none" w:sz="0" w:space="0" w:color="auto"/>
            <w:bottom w:val="none" w:sz="0" w:space="0" w:color="auto"/>
            <w:right w:val="none" w:sz="0" w:space="0" w:color="auto"/>
          </w:divBdr>
        </w:div>
        <w:div w:id="816148439">
          <w:marLeft w:val="480"/>
          <w:marRight w:val="0"/>
          <w:marTop w:val="0"/>
          <w:marBottom w:val="0"/>
          <w:divBdr>
            <w:top w:val="none" w:sz="0" w:space="0" w:color="auto"/>
            <w:left w:val="none" w:sz="0" w:space="0" w:color="auto"/>
            <w:bottom w:val="none" w:sz="0" w:space="0" w:color="auto"/>
            <w:right w:val="none" w:sz="0" w:space="0" w:color="auto"/>
          </w:divBdr>
        </w:div>
        <w:div w:id="835345129">
          <w:marLeft w:val="480"/>
          <w:marRight w:val="0"/>
          <w:marTop w:val="0"/>
          <w:marBottom w:val="0"/>
          <w:divBdr>
            <w:top w:val="none" w:sz="0" w:space="0" w:color="auto"/>
            <w:left w:val="none" w:sz="0" w:space="0" w:color="auto"/>
            <w:bottom w:val="none" w:sz="0" w:space="0" w:color="auto"/>
            <w:right w:val="none" w:sz="0" w:space="0" w:color="auto"/>
          </w:divBdr>
        </w:div>
        <w:div w:id="931665693">
          <w:marLeft w:val="480"/>
          <w:marRight w:val="0"/>
          <w:marTop w:val="0"/>
          <w:marBottom w:val="0"/>
          <w:divBdr>
            <w:top w:val="none" w:sz="0" w:space="0" w:color="auto"/>
            <w:left w:val="none" w:sz="0" w:space="0" w:color="auto"/>
            <w:bottom w:val="none" w:sz="0" w:space="0" w:color="auto"/>
            <w:right w:val="none" w:sz="0" w:space="0" w:color="auto"/>
          </w:divBdr>
        </w:div>
        <w:div w:id="990866177">
          <w:marLeft w:val="480"/>
          <w:marRight w:val="0"/>
          <w:marTop w:val="0"/>
          <w:marBottom w:val="0"/>
          <w:divBdr>
            <w:top w:val="none" w:sz="0" w:space="0" w:color="auto"/>
            <w:left w:val="none" w:sz="0" w:space="0" w:color="auto"/>
            <w:bottom w:val="none" w:sz="0" w:space="0" w:color="auto"/>
            <w:right w:val="none" w:sz="0" w:space="0" w:color="auto"/>
          </w:divBdr>
        </w:div>
        <w:div w:id="1055734343">
          <w:marLeft w:val="480"/>
          <w:marRight w:val="0"/>
          <w:marTop w:val="0"/>
          <w:marBottom w:val="0"/>
          <w:divBdr>
            <w:top w:val="none" w:sz="0" w:space="0" w:color="auto"/>
            <w:left w:val="none" w:sz="0" w:space="0" w:color="auto"/>
            <w:bottom w:val="none" w:sz="0" w:space="0" w:color="auto"/>
            <w:right w:val="none" w:sz="0" w:space="0" w:color="auto"/>
          </w:divBdr>
        </w:div>
        <w:div w:id="1123572787">
          <w:marLeft w:val="480"/>
          <w:marRight w:val="0"/>
          <w:marTop w:val="0"/>
          <w:marBottom w:val="0"/>
          <w:divBdr>
            <w:top w:val="none" w:sz="0" w:space="0" w:color="auto"/>
            <w:left w:val="none" w:sz="0" w:space="0" w:color="auto"/>
            <w:bottom w:val="none" w:sz="0" w:space="0" w:color="auto"/>
            <w:right w:val="none" w:sz="0" w:space="0" w:color="auto"/>
          </w:divBdr>
        </w:div>
        <w:div w:id="1131047459">
          <w:marLeft w:val="480"/>
          <w:marRight w:val="0"/>
          <w:marTop w:val="0"/>
          <w:marBottom w:val="0"/>
          <w:divBdr>
            <w:top w:val="none" w:sz="0" w:space="0" w:color="auto"/>
            <w:left w:val="none" w:sz="0" w:space="0" w:color="auto"/>
            <w:bottom w:val="none" w:sz="0" w:space="0" w:color="auto"/>
            <w:right w:val="none" w:sz="0" w:space="0" w:color="auto"/>
          </w:divBdr>
        </w:div>
        <w:div w:id="1152403964">
          <w:marLeft w:val="480"/>
          <w:marRight w:val="0"/>
          <w:marTop w:val="0"/>
          <w:marBottom w:val="0"/>
          <w:divBdr>
            <w:top w:val="none" w:sz="0" w:space="0" w:color="auto"/>
            <w:left w:val="none" w:sz="0" w:space="0" w:color="auto"/>
            <w:bottom w:val="none" w:sz="0" w:space="0" w:color="auto"/>
            <w:right w:val="none" w:sz="0" w:space="0" w:color="auto"/>
          </w:divBdr>
        </w:div>
        <w:div w:id="1156991801">
          <w:marLeft w:val="480"/>
          <w:marRight w:val="0"/>
          <w:marTop w:val="0"/>
          <w:marBottom w:val="0"/>
          <w:divBdr>
            <w:top w:val="none" w:sz="0" w:space="0" w:color="auto"/>
            <w:left w:val="none" w:sz="0" w:space="0" w:color="auto"/>
            <w:bottom w:val="none" w:sz="0" w:space="0" w:color="auto"/>
            <w:right w:val="none" w:sz="0" w:space="0" w:color="auto"/>
          </w:divBdr>
        </w:div>
        <w:div w:id="1193959556">
          <w:marLeft w:val="480"/>
          <w:marRight w:val="0"/>
          <w:marTop w:val="0"/>
          <w:marBottom w:val="0"/>
          <w:divBdr>
            <w:top w:val="none" w:sz="0" w:space="0" w:color="auto"/>
            <w:left w:val="none" w:sz="0" w:space="0" w:color="auto"/>
            <w:bottom w:val="none" w:sz="0" w:space="0" w:color="auto"/>
            <w:right w:val="none" w:sz="0" w:space="0" w:color="auto"/>
          </w:divBdr>
        </w:div>
        <w:div w:id="1288273196">
          <w:marLeft w:val="480"/>
          <w:marRight w:val="0"/>
          <w:marTop w:val="0"/>
          <w:marBottom w:val="0"/>
          <w:divBdr>
            <w:top w:val="none" w:sz="0" w:space="0" w:color="auto"/>
            <w:left w:val="none" w:sz="0" w:space="0" w:color="auto"/>
            <w:bottom w:val="none" w:sz="0" w:space="0" w:color="auto"/>
            <w:right w:val="none" w:sz="0" w:space="0" w:color="auto"/>
          </w:divBdr>
        </w:div>
        <w:div w:id="1313024350">
          <w:marLeft w:val="480"/>
          <w:marRight w:val="0"/>
          <w:marTop w:val="0"/>
          <w:marBottom w:val="0"/>
          <w:divBdr>
            <w:top w:val="none" w:sz="0" w:space="0" w:color="auto"/>
            <w:left w:val="none" w:sz="0" w:space="0" w:color="auto"/>
            <w:bottom w:val="none" w:sz="0" w:space="0" w:color="auto"/>
            <w:right w:val="none" w:sz="0" w:space="0" w:color="auto"/>
          </w:divBdr>
        </w:div>
        <w:div w:id="1321159537">
          <w:marLeft w:val="480"/>
          <w:marRight w:val="0"/>
          <w:marTop w:val="0"/>
          <w:marBottom w:val="0"/>
          <w:divBdr>
            <w:top w:val="none" w:sz="0" w:space="0" w:color="auto"/>
            <w:left w:val="none" w:sz="0" w:space="0" w:color="auto"/>
            <w:bottom w:val="none" w:sz="0" w:space="0" w:color="auto"/>
            <w:right w:val="none" w:sz="0" w:space="0" w:color="auto"/>
          </w:divBdr>
        </w:div>
        <w:div w:id="1351642634">
          <w:marLeft w:val="480"/>
          <w:marRight w:val="0"/>
          <w:marTop w:val="0"/>
          <w:marBottom w:val="0"/>
          <w:divBdr>
            <w:top w:val="none" w:sz="0" w:space="0" w:color="auto"/>
            <w:left w:val="none" w:sz="0" w:space="0" w:color="auto"/>
            <w:bottom w:val="none" w:sz="0" w:space="0" w:color="auto"/>
            <w:right w:val="none" w:sz="0" w:space="0" w:color="auto"/>
          </w:divBdr>
        </w:div>
        <w:div w:id="1356420401">
          <w:marLeft w:val="480"/>
          <w:marRight w:val="0"/>
          <w:marTop w:val="0"/>
          <w:marBottom w:val="0"/>
          <w:divBdr>
            <w:top w:val="none" w:sz="0" w:space="0" w:color="auto"/>
            <w:left w:val="none" w:sz="0" w:space="0" w:color="auto"/>
            <w:bottom w:val="none" w:sz="0" w:space="0" w:color="auto"/>
            <w:right w:val="none" w:sz="0" w:space="0" w:color="auto"/>
          </w:divBdr>
        </w:div>
        <w:div w:id="1406949664">
          <w:marLeft w:val="480"/>
          <w:marRight w:val="0"/>
          <w:marTop w:val="0"/>
          <w:marBottom w:val="0"/>
          <w:divBdr>
            <w:top w:val="none" w:sz="0" w:space="0" w:color="auto"/>
            <w:left w:val="none" w:sz="0" w:space="0" w:color="auto"/>
            <w:bottom w:val="none" w:sz="0" w:space="0" w:color="auto"/>
            <w:right w:val="none" w:sz="0" w:space="0" w:color="auto"/>
          </w:divBdr>
        </w:div>
        <w:div w:id="1507788647">
          <w:marLeft w:val="480"/>
          <w:marRight w:val="0"/>
          <w:marTop w:val="0"/>
          <w:marBottom w:val="0"/>
          <w:divBdr>
            <w:top w:val="none" w:sz="0" w:space="0" w:color="auto"/>
            <w:left w:val="none" w:sz="0" w:space="0" w:color="auto"/>
            <w:bottom w:val="none" w:sz="0" w:space="0" w:color="auto"/>
            <w:right w:val="none" w:sz="0" w:space="0" w:color="auto"/>
          </w:divBdr>
        </w:div>
        <w:div w:id="1530601272">
          <w:marLeft w:val="480"/>
          <w:marRight w:val="0"/>
          <w:marTop w:val="0"/>
          <w:marBottom w:val="0"/>
          <w:divBdr>
            <w:top w:val="none" w:sz="0" w:space="0" w:color="auto"/>
            <w:left w:val="none" w:sz="0" w:space="0" w:color="auto"/>
            <w:bottom w:val="none" w:sz="0" w:space="0" w:color="auto"/>
            <w:right w:val="none" w:sz="0" w:space="0" w:color="auto"/>
          </w:divBdr>
        </w:div>
        <w:div w:id="1538394919">
          <w:marLeft w:val="480"/>
          <w:marRight w:val="0"/>
          <w:marTop w:val="0"/>
          <w:marBottom w:val="0"/>
          <w:divBdr>
            <w:top w:val="none" w:sz="0" w:space="0" w:color="auto"/>
            <w:left w:val="none" w:sz="0" w:space="0" w:color="auto"/>
            <w:bottom w:val="none" w:sz="0" w:space="0" w:color="auto"/>
            <w:right w:val="none" w:sz="0" w:space="0" w:color="auto"/>
          </w:divBdr>
        </w:div>
        <w:div w:id="1569729288">
          <w:marLeft w:val="480"/>
          <w:marRight w:val="0"/>
          <w:marTop w:val="0"/>
          <w:marBottom w:val="0"/>
          <w:divBdr>
            <w:top w:val="none" w:sz="0" w:space="0" w:color="auto"/>
            <w:left w:val="none" w:sz="0" w:space="0" w:color="auto"/>
            <w:bottom w:val="none" w:sz="0" w:space="0" w:color="auto"/>
            <w:right w:val="none" w:sz="0" w:space="0" w:color="auto"/>
          </w:divBdr>
        </w:div>
        <w:div w:id="1577666149">
          <w:marLeft w:val="480"/>
          <w:marRight w:val="0"/>
          <w:marTop w:val="0"/>
          <w:marBottom w:val="0"/>
          <w:divBdr>
            <w:top w:val="none" w:sz="0" w:space="0" w:color="auto"/>
            <w:left w:val="none" w:sz="0" w:space="0" w:color="auto"/>
            <w:bottom w:val="none" w:sz="0" w:space="0" w:color="auto"/>
            <w:right w:val="none" w:sz="0" w:space="0" w:color="auto"/>
          </w:divBdr>
        </w:div>
        <w:div w:id="1591042843">
          <w:marLeft w:val="480"/>
          <w:marRight w:val="0"/>
          <w:marTop w:val="0"/>
          <w:marBottom w:val="0"/>
          <w:divBdr>
            <w:top w:val="none" w:sz="0" w:space="0" w:color="auto"/>
            <w:left w:val="none" w:sz="0" w:space="0" w:color="auto"/>
            <w:bottom w:val="none" w:sz="0" w:space="0" w:color="auto"/>
            <w:right w:val="none" w:sz="0" w:space="0" w:color="auto"/>
          </w:divBdr>
        </w:div>
        <w:div w:id="1593197833">
          <w:marLeft w:val="480"/>
          <w:marRight w:val="0"/>
          <w:marTop w:val="0"/>
          <w:marBottom w:val="0"/>
          <w:divBdr>
            <w:top w:val="none" w:sz="0" w:space="0" w:color="auto"/>
            <w:left w:val="none" w:sz="0" w:space="0" w:color="auto"/>
            <w:bottom w:val="none" w:sz="0" w:space="0" w:color="auto"/>
            <w:right w:val="none" w:sz="0" w:space="0" w:color="auto"/>
          </w:divBdr>
        </w:div>
        <w:div w:id="1622835157">
          <w:marLeft w:val="480"/>
          <w:marRight w:val="0"/>
          <w:marTop w:val="0"/>
          <w:marBottom w:val="0"/>
          <w:divBdr>
            <w:top w:val="none" w:sz="0" w:space="0" w:color="auto"/>
            <w:left w:val="none" w:sz="0" w:space="0" w:color="auto"/>
            <w:bottom w:val="none" w:sz="0" w:space="0" w:color="auto"/>
            <w:right w:val="none" w:sz="0" w:space="0" w:color="auto"/>
          </w:divBdr>
        </w:div>
        <w:div w:id="1715078795">
          <w:marLeft w:val="480"/>
          <w:marRight w:val="0"/>
          <w:marTop w:val="0"/>
          <w:marBottom w:val="0"/>
          <w:divBdr>
            <w:top w:val="none" w:sz="0" w:space="0" w:color="auto"/>
            <w:left w:val="none" w:sz="0" w:space="0" w:color="auto"/>
            <w:bottom w:val="none" w:sz="0" w:space="0" w:color="auto"/>
            <w:right w:val="none" w:sz="0" w:space="0" w:color="auto"/>
          </w:divBdr>
        </w:div>
        <w:div w:id="1766415880">
          <w:marLeft w:val="480"/>
          <w:marRight w:val="0"/>
          <w:marTop w:val="0"/>
          <w:marBottom w:val="0"/>
          <w:divBdr>
            <w:top w:val="none" w:sz="0" w:space="0" w:color="auto"/>
            <w:left w:val="none" w:sz="0" w:space="0" w:color="auto"/>
            <w:bottom w:val="none" w:sz="0" w:space="0" w:color="auto"/>
            <w:right w:val="none" w:sz="0" w:space="0" w:color="auto"/>
          </w:divBdr>
        </w:div>
        <w:div w:id="1768228254">
          <w:marLeft w:val="480"/>
          <w:marRight w:val="0"/>
          <w:marTop w:val="0"/>
          <w:marBottom w:val="0"/>
          <w:divBdr>
            <w:top w:val="none" w:sz="0" w:space="0" w:color="auto"/>
            <w:left w:val="none" w:sz="0" w:space="0" w:color="auto"/>
            <w:bottom w:val="none" w:sz="0" w:space="0" w:color="auto"/>
            <w:right w:val="none" w:sz="0" w:space="0" w:color="auto"/>
          </w:divBdr>
        </w:div>
        <w:div w:id="1773819168">
          <w:marLeft w:val="480"/>
          <w:marRight w:val="0"/>
          <w:marTop w:val="0"/>
          <w:marBottom w:val="0"/>
          <w:divBdr>
            <w:top w:val="none" w:sz="0" w:space="0" w:color="auto"/>
            <w:left w:val="none" w:sz="0" w:space="0" w:color="auto"/>
            <w:bottom w:val="none" w:sz="0" w:space="0" w:color="auto"/>
            <w:right w:val="none" w:sz="0" w:space="0" w:color="auto"/>
          </w:divBdr>
        </w:div>
        <w:div w:id="1788894492">
          <w:marLeft w:val="480"/>
          <w:marRight w:val="0"/>
          <w:marTop w:val="0"/>
          <w:marBottom w:val="0"/>
          <w:divBdr>
            <w:top w:val="none" w:sz="0" w:space="0" w:color="auto"/>
            <w:left w:val="none" w:sz="0" w:space="0" w:color="auto"/>
            <w:bottom w:val="none" w:sz="0" w:space="0" w:color="auto"/>
            <w:right w:val="none" w:sz="0" w:space="0" w:color="auto"/>
          </w:divBdr>
        </w:div>
        <w:div w:id="1820610124">
          <w:marLeft w:val="480"/>
          <w:marRight w:val="0"/>
          <w:marTop w:val="0"/>
          <w:marBottom w:val="0"/>
          <w:divBdr>
            <w:top w:val="none" w:sz="0" w:space="0" w:color="auto"/>
            <w:left w:val="none" w:sz="0" w:space="0" w:color="auto"/>
            <w:bottom w:val="none" w:sz="0" w:space="0" w:color="auto"/>
            <w:right w:val="none" w:sz="0" w:space="0" w:color="auto"/>
          </w:divBdr>
        </w:div>
        <w:div w:id="1846050568">
          <w:marLeft w:val="480"/>
          <w:marRight w:val="0"/>
          <w:marTop w:val="0"/>
          <w:marBottom w:val="0"/>
          <w:divBdr>
            <w:top w:val="none" w:sz="0" w:space="0" w:color="auto"/>
            <w:left w:val="none" w:sz="0" w:space="0" w:color="auto"/>
            <w:bottom w:val="none" w:sz="0" w:space="0" w:color="auto"/>
            <w:right w:val="none" w:sz="0" w:space="0" w:color="auto"/>
          </w:divBdr>
        </w:div>
        <w:div w:id="1970503109">
          <w:marLeft w:val="480"/>
          <w:marRight w:val="0"/>
          <w:marTop w:val="0"/>
          <w:marBottom w:val="0"/>
          <w:divBdr>
            <w:top w:val="none" w:sz="0" w:space="0" w:color="auto"/>
            <w:left w:val="none" w:sz="0" w:space="0" w:color="auto"/>
            <w:bottom w:val="none" w:sz="0" w:space="0" w:color="auto"/>
            <w:right w:val="none" w:sz="0" w:space="0" w:color="auto"/>
          </w:divBdr>
        </w:div>
        <w:div w:id="1981881366">
          <w:marLeft w:val="480"/>
          <w:marRight w:val="0"/>
          <w:marTop w:val="0"/>
          <w:marBottom w:val="0"/>
          <w:divBdr>
            <w:top w:val="none" w:sz="0" w:space="0" w:color="auto"/>
            <w:left w:val="none" w:sz="0" w:space="0" w:color="auto"/>
            <w:bottom w:val="none" w:sz="0" w:space="0" w:color="auto"/>
            <w:right w:val="none" w:sz="0" w:space="0" w:color="auto"/>
          </w:divBdr>
        </w:div>
        <w:div w:id="1983774848">
          <w:marLeft w:val="480"/>
          <w:marRight w:val="0"/>
          <w:marTop w:val="0"/>
          <w:marBottom w:val="0"/>
          <w:divBdr>
            <w:top w:val="none" w:sz="0" w:space="0" w:color="auto"/>
            <w:left w:val="none" w:sz="0" w:space="0" w:color="auto"/>
            <w:bottom w:val="none" w:sz="0" w:space="0" w:color="auto"/>
            <w:right w:val="none" w:sz="0" w:space="0" w:color="auto"/>
          </w:divBdr>
        </w:div>
        <w:div w:id="2086030194">
          <w:marLeft w:val="480"/>
          <w:marRight w:val="0"/>
          <w:marTop w:val="0"/>
          <w:marBottom w:val="0"/>
          <w:divBdr>
            <w:top w:val="none" w:sz="0" w:space="0" w:color="auto"/>
            <w:left w:val="none" w:sz="0" w:space="0" w:color="auto"/>
            <w:bottom w:val="none" w:sz="0" w:space="0" w:color="auto"/>
            <w:right w:val="none" w:sz="0" w:space="0" w:color="auto"/>
          </w:divBdr>
        </w:div>
        <w:div w:id="2089113595">
          <w:marLeft w:val="480"/>
          <w:marRight w:val="0"/>
          <w:marTop w:val="0"/>
          <w:marBottom w:val="0"/>
          <w:divBdr>
            <w:top w:val="none" w:sz="0" w:space="0" w:color="auto"/>
            <w:left w:val="none" w:sz="0" w:space="0" w:color="auto"/>
            <w:bottom w:val="none" w:sz="0" w:space="0" w:color="auto"/>
            <w:right w:val="none" w:sz="0" w:space="0" w:color="auto"/>
          </w:divBdr>
        </w:div>
        <w:div w:id="2116902458">
          <w:marLeft w:val="480"/>
          <w:marRight w:val="0"/>
          <w:marTop w:val="0"/>
          <w:marBottom w:val="0"/>
          <w:divBdr>
            <w:top w:val="none" w:sz="0" w:space="0" w:color="auto"/>
            <w:left w:val="none" w:sz="0" w:space="0" w:color="auto"/>
            <w:bottom w:val="none" w:sz="0" w:space="0" w:color="auto"/>
            <w:right w:val="none" w:sz="0" w:space="0" w:color="auto"/>
          </w:divBdr>
        </w:div>
        <w:div w:id="2118400394">
          <w:marLeft w:val="480"/>
          <w:marRight w:val="0"/>
          <w:marTop w:val="0"/>
          <w:marBottom w:val="0"/>
          <w:divBdr>
            <w:top w:val="none" w:sz="0" w:space="0" w:color="auto"/>
            <w:left w:val="none" w:sz="0" w:space="0" w:color="auto"/>
            <w:bottom w:val="none" w:sz="0" w:space="0" w:color="auto"/>
            <w:right w:val="none" w:sz="0" w:space="0" w:color="auto"/>
          </w:divBdr>
        </w:div>
        <w:div w:id="2146313362">
          <w:marLeft w:val="480"/>
          <w:marRight w:val="0"/>
          <w:marTop w:val="0"/>
          <w:marBottom w:val="0"/>
          <w:divBdr>
            <w:top w:val="none" w:sz="0" w:space="0" w:color="auto"/>
            <w:left w:val="none" w:sz="0" w:space="0" w:color="auto"/>
            <w:bottom w:val="none" w:sz="0" w:space="0" w:color="auto"/>
            <w:right w:val="none" w:sz="0" w:space="0" w:color="auto"/>
          </w:divBdr>
        </w:div>
      </w:divsChild>
    </w:div>
    <w:div w:id="325405638">
      <w:bodyDiv w:val="1"/>
      <w:marLeft w:val="0"/>
      <w:marRight w:val="0"/>
      <w:marTop w:val="0"/>
      <w:marBottom w:val="0"/>
      <w:divBdr>
        <w:top w:val="none" w:sz="0" w:space="0" w:color="auto"/>
        <w:left w:val="none" w:sz="0" w:space="0" w:color="auto"/>
        <w:bottom w:val="none" w:sz="0" w:space="0" w:color="auto"/>
        <w:right w:val="none" w:sz="0" w:space="0" w:color="auto"/>
      </w:divBdr>
      <w:divsChild>
        <w:div w:id="107627307">
          <w:marLeft w:val="480"/>
          <w:marRight w:val="0"/>
          <w:marTop w:val="0"/>
          <w:marBottom w:val="0"/>
          <w:divBdr>
            <w:top w:val="none" w:sz="0" w:space="0" w:color="auto"/>
            <w:left w:val="none" w:sz="0" w:space="0" w:color="auto"/>
            <w:bottom w:val="none" w:sz="0" w:space="0" w:color="auto"/>
            <w:right w:val="none" w:sz="0" w:space="0" w:color="auto"/>
          </w:divBdr>
        </w:div>
        <w:div w:id="111897792">
          <w:marLeft w:val="480"/>
          <w:marRight w:val="0"/>
          <w:marTop w:val="0"/>
          <w:marBottom w:val="0"/>
          <w:divBdr>
            <w:top w:val="none" w:sz="0" w:space="0" w:color="auto"/>
            <w:left w:val="none" w:sz="0" w:space="0" w:color="auto"/>
            <w:bottom w:val="none" w:sz="0" w:space="0" w:color="auto"/>
            <w:right w:val="none" w:sz="0" w:space="0" w:color="auto"/>
          </w:divBdr>
        </w:div>
        <w:div w:id="148715050">
          <w:marLeft w:val="480"/>
          <w:marRight w:val="0"/>
          <w:marTop w:val="0"/>
          <w:marBottom w:val="0"/>
          <w:divBdr>
            <w:top w:val="none" w:sz="0" w:space="0" w:color="auto"/>
            <w:left w:val="none" w:sz="0" w:space="0" w:color="auto"/>
            <w:bottom w:val="none" w:sz="0" w:space="0" w:color="auto"/>
            <w:right w:val="none" w:sz="0" w:space="0" w:color="auto"/>
          </w:divBdr>
        </w:div>
        <w:div w:id="198595732">
          <w:marLeft w:val="480"/>
          <w:marRight w:val="0"/>
          <w:marTop w:val="0"/>
          <w:marBottom w:val="0"/>
          <w:divBdr>
            <w:top w:val="none" w:sz="0" w:space="0" w:color="auto"/>
            <w:left w:val="none" w:sz="0" w:space="0" w:color="auto"/>
            <w:bottom w:val="none" w:sz="0" w:space="0" w:color="auto"/>
            <w:right w:val="none" w:sz="0" w:space="0" w:color="auto"/>
          </w:divBdr>
        </w:div>
        <w:div w:id="224025628">
          <w:marLeft w:val="480"/>
          <w:marRight w:val="0"/>
          <w:marTop w:val="0"/>
          <w:marBottom w:val="0"/>
          <w:divBdr>
            <w:top w:val="none" w:sz="0" w:space="0" w:color="auto"/>
            <w:left w:val="none" w:sz="0" w:space="0" w:color="auto"/>
            <w:bottom w:val="none" w:sz="0" w:space="0" w:color="auto"/>
            <w:right w:val="none" w:sz="0" w:space="0" w:color="auto"/>
          </w:divBdr>
        </w:div>
        <w:div w:id="239868586">
          <w:marLeft w:val="480"/>
          <w:marRight w:val="0"/>
          <w:marTop w:val="0"/>
          <w:marBottom w:val="0"/>
          <w:divBdr>
            <w:top w:val="none" w:sz="0" w:space="0" w:color="auto"/>
            <w:left w:val="none" w:sz="0" w:space="0" w:color="auto"/>
            <w:bottom w:val="none" w:sz="0" w:space="0" w:color="auto"/>
            <w:right w:val="none" w:sz="0" w:space="0" w:color="auto"/>
          </w:divBdr>
        </w:div>
        <w:div w:id="243683646">
          <w:marLeft w:val="480"/>
          <w:marRight w:val="0"/>
          <w:marTop w:val="0"/>
          <w:marBottom w:val="0"/>
          <w:divBdr>
            <w:top w:val="none" w:sz="0" w:space="0" w:color="auto"/>
            <w:left w:val="none" w:sz="0" w:space="0" w:color="auto"/>
            <w:bottom w:val="none" w:sz="0" w:space="0" w:color="auto"/>
            <w:right w:val="none" w:sz="0" w:space="0" w:color="auto"/>
          </w:divBdr>
        </w:div>
        <w:div w:id="292491454">
          <w:marLeft w:val="480"/>
          <w:marRight w:val="0"/>
          <w:marTop w:val="0"/>
          <w:marBottom w:val="0"/>
          <w:divBdr>
            <w:top w:val="none" w:sz="0" w:space="0" w:color="auto"/>
            <w:left w:val="none" w:sz="0" w:space="0" w:color="auto"/>
            <w:bottom w:val="none" w:sz="0" w:space="0" w:color="auto"/>
            <w:right w:val="none" w:sz="0" w:space="0" w:color="auto"/>
          </w:divBdr>
        </w:div>
        <w:div w:id="318462057">
          <w:marLeft w:val="480"/>
          <w:marRight w:val="0"/>
          <w:marTop w:val="0"/>
          <w:marBottom w:val="0"/>
          <w:divBdr>
            <w:top w:val="none" w:sz="0" w:space="0" w:color="auto"/>
            <w:left w:val="none" w:sz="0" w:space="0" w:color="auto"/>
            <w:bottom w:val="none" w:sz="0" w:space="0" w:color="auto"/>
            <w:right w:val="none" w:sz="0" w:space="0" w:color="auto"/>
          </w:divBdr>
        </w:div>
        <w:div w:id="354962873">
          <w:marLeft w:val="480"/>
          <w:marRight w:val="0"/>
          <w:marTop w:val="0"/>
          <w:marBottom w:val="0"/>
          <w:divBdr>
            <w:top w:val="none" w:sz="0" w:space="0" w:color="auto"/>
            <w:left w:val="none" w:sz="0" w:space="0" w:color="auto"/>
            <w:bottom w:val="none" w:sz="0" w:space="0" w:color="auto"/>
            <w:right w:val="none" w:sz="0" w:space="0" w:color="auto"/>
          </w:divBdr>
        </w:div>
        <w:div w:id="441801218">
          <w:marLeft w:val="480"/>
          <w:marRight w:val="0"/>
          <w:marTop w:val="0"/>
          <w:marBottom w:val="0"/>
          <w:divBdr>
            <w:top w:val="none" w:sz="0" w:space="0" w:color="auto"/>
            <w:left w:val="none" w:sz="0" w:space="0" w:color="auto"/>
            <w:bottom w:val="none" w:sz="0" w:space="0" w:color="auto"/>
            <w:right w:val="none" w:sz="0" w:space="0" w:color="auto"/>
          </w:divBdr>
        </w:div>
        <w:div w:id="501550606">
          <w:marLeft w:val="480"/>
          <w:marRight w:val="0"/>
          <w:marTop w:val="0"/>
          <w:marBottom w:val="0"/>
          <w:divBdr>
            <w:top w:val="none" w:sz="0" w:space="0" w:color="auto"/>
            <w:left w:val="none" w:sz="0" w:space="0" w:color="auto"/>
            <w:bottom w:val="none" w:sz="0" w:space="0" w:color="auto"/>
            <w:right w:val="none" w:sz="0" w:space="0" w:color="auto"/>
          </w:divBdr>
        </w:div>
        <w:div w:id="563613471">
          <w:marLeft w:val="480"/>
          <w:marRight w:val="0"/>
          <w:marTop w:val="0"/>
          <w:marBottom w:val="0"/>
          <w:divBdr>
            <w:top w:val="none" w:sz="0" w:space="0" w:color="auto"/>
            <w:left w:val="none" w:sz="0" w:space="0" w:color="auto"/>
            <w:bottom w:val="none" w:sz="0" w:space="0" w:color="auto"/>
            <w:right w:val="none" w:sz="0" w:space="0" w:color="auto"/>
          </w:divBdr>
        </w:div>
        <w:div w:id="593586146">
          <w:marLeft w:val="480"/>
          <w:marRight w:val="0"/>
          <w:marTop w:val="0"/>
          <w:marBottom w:val="0"/>
          <w:divBdr>
            <w:top w:val="none" w:sz="0" w:space="0" w:color="auto"/>
            <w:left w:val="none" w:sz="0" w:space="0" w:color="auto"/>
            <w:bottom w:val="none" w:sz="0" w:space="0" w:color="auto"/>
            <w:right w:val="none" w:sz="0" w:space="0" w:color="auto"/>
          </w:divBdr>
        </w:div>
        <w:div w:id="662973445">
          <w:marLeft w:val="480"/>
          <w:marRight w:val="0"/>
          <w:marTop w:val="0"/>
          <w:marBottom w:val="0"/>
          <w:divBdr>
            <w:top w:val="none" w:sz="0" w:space="0" w:color="auto"/>
            <w:left w:val="none" w:sz="0" w:space="0" w:color="auto"/>
            <w:bottom w:val="none" w:sz="0" w:space="0" w:color="auto"/>
            <w:right w:val="none" w:sz="0" w:space="0" w:color="auto"/>
          </w:divBdr>
        </w:div>
        <w:div w:id="672684355">
          <w:marLeft w:val="480"/>
          <w:marRight w:val="0"/>
          <w:marTop w:val="0"/>
          <w:marBottom w:val="0"/>
          <w:divBdr>
            <w:top w:val="none" w:sz="0" w:space="0" w:color="auto"/>
            <w:left w:val="none" w:sz="0" w:space="0" w:color="auto"/>
            <w:bottom w:val="none" w:sz="0" w:space="0" w:color="auto"/>
            <w:right w:val="none" w:sz="0" w:space="0" w:color="auto"/>
          </w:divBdr>
        </w:div>
        <w:div w:id="703599120">
          <w:marLeft w:val="480"/>
          <w:marRight w:val="0"/>
          <w:marTop w:val="0"/>
          <w:marBottom w:val="0"/>
          <w:divBdr>
            <w:top w:val="none" w:sz="0" w:space="0" w:color="auto"/>
            <w:left w:val="none" w:sz="0" w:space="0" w:color="auto"/>
            <w:bottom w:val="none" w:sz="0" w:space="0" w:color="auto"/>
            <w:right w:val="none" w:sz="0" w:space="0" w:color="auto"/>
          </w:divBdr>
        </w:div>
        <w:div w:id="706639291">
          <w:marLeft w:val="480"/>
          <w:marRight w:val="0"/>
          <w:marTop w:val="0"/>
          <w:marBottom w:val="0"/>
          <w:divBdr>
            <w:top w:val="none" w:sz="0" w:space="0" w:color="auto"/>
            <w:left w:val="none" w:sz="0" w:space="0" w:color="auto"/>
            <w:bottom w:val="none" w:sz="0" w:space="0" w:color="auto"/>
            <w:right w:val="none" w:sz="0" w:space="0" w:color="auto"/>
          </w:divBdr>
        </w:div>
        <w:div w:id="751509630">
          <w:marLeft w:val="480"/>
          <w:marRight w:val="0"/>
          <w:marTop w:val="0"/>
          <w:marBottom w:val="0"/>
          <w:divBdr>
            <w:top w:val="none" w:sz="0" w:space="0" w:color="auto"/>
            <w:left w:val="none" w:sz="0" w:space="0" w:color="auto"/>
            <w:bottom w:val="none" w:sz="0" w:space="0" w:color="auto"/>
            <w:right w:val="none" w:sz="0" w:space="0" w:color="auto"/>
          </w:divBdr>
        </w:div>
        <w:div w:id="754940094">
          <w:marLeft w:val="480"/>
          <w:marRight w:val="0"/>
          <w:marTop w:val="0"/>
          <w:marBottom w:val="0"/>
          <w:divBdr>
            <w:top w:val="none" w:sz="0" w:space="0" w:color="auto"/>
            <w:left w:val="none" w:sz="0" w:space="0" w:color="auto"/>
            <w:bottom w:val="none" w:sz="0" w:space="0" w:color="auto"/>
            <w:right w:val="none" w:sz="0" w:space="0" w:color="auto"/>
          </w:divBdr>
        </w:div>
        <w:div w:id="817646945">
          <w:marLeft w:val="480"/>
          <w:marRight w:val="0"/>
          <w:marTop w:val="0"/>
          <w:marBottom w:val="0"/>
          <w:divBdr>
            <w:top w:val="none" w:sz="0" w:space="0" w:color="auto"/>
            <w:left w:val="none" w:sz="0" w:space="0" w:color="auto"/>
            <w:bottom w:val="none" w:sz="0" w:space="0" w:color="auto"/>
            <w:right w:val="none" w:sz="0" w:space="0" w:color="auto"/>
          </w:divBdr>
        </w:div>
        <w:div w:id="893664304">
          <w:marLeft w:val="480"/>
          <w:marRight w:val="0"/>
          <w:marTop w:val="0"/>
          <w:marBottom w:val="0"/>
          <w:divBdr>
            <w:top w:val="none" w:sz="0" w:space="0" w:color="auto"/>
            <w:left w:val="none" w:sz="0" w:space="0" w:color="auto"/>
            <w:bottom w:val="none" w:sz="0" w:space="0" w:color="auto"/>
            <w:right w:val="none" w:sz="0" w:space="0" w:color="auto"/>
          </w:divBdr>
        </w:div>
        <w:div w:id="969628642">
          <w:marLeft w:val="480"/>
          <w:marRight w:val="0"/>
          <w:marTop w:val="0"/>
          <w:marBottom w:val="0"/>
          <w:divBdr>
            <w:top w:val="none" w:sz="0" w:space="0" w:color="auto"/>
            <w:left w:val="none" w:sz="0" w:space="0" w:color="auto"/>
            <w:bottom w:val="none" w:sz="0" w:space="0" w:color="auto"/>
            <w:right w:val="none" w:sz="0" w:space="0" w:color="auto"/>
          </w:divBdr>
        </w:div>
        <w:div w:id="1024599505">
          <w:marLeft w:val="480"/>
          <w:marRight w:val="0"/>
          <w:marTop w:val="0"/>
          <w:marBottom w:val="0"/>
          <w:divBdr>
            <w:top w:val="none" w:sz="0" w:space="0" w:color="auto"/>
            <w:left w:val="none" w:sz="0" w:space="0" w:color="auto"/>
            <w:bottom w:val="none" w:sz="0" w:space="0" w:color="auto"/>
            <w:right w:val="none" w:sz="0" w:space="0" w:color="auto"/>
          </w:divBdr>
        </w:div>
        <w:div w:id="1030257133">
          <w:marLeft w:val="480"/>
          <w:marRight w:val="0"/>
          <w:marTop w:val="0"/>
          <w:marBottom w:val="0"/>
          <w:divBdr>
            <w:top w:val="none" w:sz="0" w:space="0" w:color="auto"/>
            <w:left w:val="none" w:sz="0" w:space="0" w:color="auto"/>
            <w:bottom w:val="none" w:sz="0" w:space="0" w:color="auto"/>
            <w:right w:val="none" w:sz="0" w:space="0" w:color="auto"/>
          </w:divBdr>
        </w:div>
        <w:div w:id="1041322147">
          <w:marLeft w:val="480"/>
          <w:marRight w:val="0"/>
          <w:marTop w:val="0"/>
          <w:marBottom w:val="0"/>
          <w:divBdr>
            <w:top w:val="none" w:sz="0" w:space="0" w:color="auto"/>
            <w:left w:val="none" w:sz="0" w:space="0" w:color="auto"/>
            <w:bottom w:val="none" w:sz="0" w:space="0" w:color="auto"/>
            <w:right w:val="none" w:sz="0" w:space="0" w:color="auto"/>
          </w:divBdr>
        </w:div>
        <w:div w:id="1108963083">
          <w:marLeft w:val="480"/>
          <w:marRight w:val="0"/>
          <w:marTop w:val="0"/>
          <w:marBottom w:val="0"/>
          <w:divBdr>
            <w:top w:val="none" w:sz="0" w:space="0" w:color="auto"/>
            <w:left w:val="none" w:sz="0" w:space="0" w:color="auto"/>
            <w:bottom w:val="none" w:sz="0" w:space="0" w:color="auto"/>
            <w:right w:val="none" w:sz="0" w:space="0" w:color="auto"/>
          </w:divBdr>
        </w:div>
        <w:div w:id="1162308026">
          <w:marLeft w:val="480"/>
          <w:marRight w:val="0"/>
          <w:marTop w:val="0"/>
          <w:marBottom w:val="0"/>
          <w:divBdr>
            <w:top w:val="none" w:sz="0" w:space="0" w:color="auto"/>
            <w:left w:val="none" w:sz="0" w:space="0" w:color="auto"/>
            <w:bottom w:val="none" w:sz="0" w:space="0" w:color="auto"/>
            <w:right w:val="none" w:sz="0" w:space="0" w:color="auto"/>
          </w:divBdr>
        </w:div>
        <w:div w:id="1214122905">
          <w:marLeft w:val="480"/>
          <w:marRight w:val="0"/>
          <w:marTop w:val="0"/>
          <w:marBottom w:val="0"/>
          <w:divBdr>
            <w:top w:val="none" w:sz="0" w:space="0" w:color="auto"/>
            <w:left w:val="none" w:sz="0" w:space="0" w:color="auto"/>
            <w:bottom w:val="none" w:sz="0" w:space="0" w:color="auto"/>
            <w:right w:val="none" w:sz="0" w:space="0" w:color="auto"/>
          </w:divBdr>
        </w:div>
        <w:div w:id="1245720640">
          <w:marLeft w:val="480"/>
          <w:marRight w:val="0"/>
          <w:marTop w:val="0"/>
          <w:marBottom w:val="0"/>
          <w:divBdr>
            <w:top w:val="none" w:sz="0" w:space="0" w:color="auto"/>
            <w:left w:val="none" w:sz="0" w:space="0" w:color="auto"/>
            <w:bottom w:val="none" w:sz="0" w:space="0" w:color="auto"/>
            <w:right w:val="none" w:sz="0" w:space="0" w:color="auto"/>
          </w:divBdr>
        </w:div>
        <w:div w:id="1252276632">
          <w:marLeft w:val="480"/>
          <w:marRight w:val="0"/>
          <w:marTop w:val="0"/>
          <w:marBottom w:val="0"/>
          <w:divBdr>
            <w:top w:val="none" w:sz="0" w:space="0" w:color="auto"/>
            <w:left w:val="none" w:sz="0" w:space="0" w:color="auto"/>
            <w:bottom w:val="none" w:sz="0" w:space="0" w:color="auto"/>
            <w:right w:val="none" w:sz="0" w:space="0" w:color="auto"/>
          </w:divBdr>
        </w:div>
        <w:div w:id="1255820541">
          <w:marLeft w:val="480"/>
          <w:marRight w:val="0"/>
          <w:marTop w:val="0"/>
          <w:marBottom w:val="0"/>
          <w:divBdr>
            <w:top w:val="none" w:sz="0" w:space="0" w:color="auto"/>
            <w:left w:val="none" w:sz="0" w:space="0" w:color="auto"/>
            <w:bottom w:val="none" w:sz="0" w:space="0" w:color="auto"/>
            <w:right w:val="none" w:sz="0" w:space="0" w:color="auto"/>
          </w:divBdr>
        </w:div>
        <w:div w:id="1266882117">
          <w:marLeft w:val="480"/>
          <w:marRight w:val="0"/>
          <w:marTop w:val="0"/>
          <w:marBottom w:val="0"/>
          <w:divBdr>
            <w:top w:val="none" w:sz="0" w:space="0" w:color="auto"/>
            <w:left w:val="none" w:sz="0" w:space="0" w:color="auto"/>
            <w:bottom w:val="none" w:sz="0" w:space="0" w:color="auto"/>
            <w:right w:val="none" w:sz="0" w:space="0" w:color="auto"/>
          </w:divBdr>
        </w:div>
        <w:div w:id="1314606899">
          <w:marLeft w:val="480"/>
          <w:marRight w:val="0"/>
          <w:marTop w:val="0"/>
          <w:marBottom w:val="0"/>
          <w:divBdr>
            <w:top w:val="none" w:sz="0" w:space="0" w:color="auto"/>
            <w:left w:val="none" w:sz="0" w:space="0" w:color="auto"/>
            <w:bottom w:val="none" w:sz="0" w:space="0" w:color="auto"/>
            <w:right w:val="none" w:sz="0" w:space="0" w:color="auto"/>
          </w:divBdr>
        </w:div>
        <w:div w:id="1443450481">
          <w:marLeft w:val="480"/>
          <w:marRight w:val="0"/>
          <w:marTop w:val="0"/>
          <w:marBottom w:val="0"/>
          <w:divBdr>
            <w:top w:val="none" w:sz="0" w:space="0" w:color="auto"/>
            <w:left w:val="none" w:sz="0" w:space="0" w:color="auto"/>
            <w:bottom w:val="none" w:sz="0" w:space="0" w:color="auto"/>
            <w:right w:val="none" w:sz="0" w:space="0" w:color="auto"/>
          </w:divBdr>
        </w:div>
        <w:div w:id="1477335198">
          <w:marLeft w:val="480"/>
          <w:marRight w:val="0"/>
          <w:marTop w:val="0"/>
          <w:marBottom w:val="0"/>
          <w:divBdr>
            <w:top w:val="none" w:sz="0" w:space="0" w:color="auto"/>
            <w:left w:val="none" w:sz="0" w:space="0" w:color="auto"/>
            <w:bottom w:val="none" w:sz="0" w:space="0" w:color="auto"/>
            <w:right w:val="none" w:sz="0" w:space="0" w:color="auto"/>
          </w:divBdr>
        </w:div>
        <w:div w:id="1534688579">
          <w:marLeft w:val="480"/>
          <w:marRight w:val="0"/>
          <w:marTop w:val="0"/>
          <w:marBottom w:val="0"/>
          <w:divBdr>
            <w:top w:val="none" w:sz="0" w:space="0" w:color="auto"/>
            <w:left w:val="none" w:sz="0" w:space="0" w:color="auto"/>
            <w:bottom w:val="none" w:sz="0" w:space="0" w:color="auto"/>
            <w:right w:val="none" w:sz="0" w:space="0" w:color="auto"/>
          </w:divBdr>
        </w:div>
        <w:div w:id="1545023773">
          <w:marLeft w:val="480"/>
          <w:marRight w:val="0"/>
          <w:marTop w:val="0"/>
          <w:marBottom w:val="0"/>
          <w:divBdr>
            <w:top w:val="none" w:sz="0" w:space="0" w:color="auto"/>
            <w:left w:val="none" w:sz="0" w:space="0" w:color="auto"/>
            <w:bottom w:val="none" w:sz="0" w:space="0" w:color="auto"/>
            <w:right w:val="none" w:sz="0" w:space="0" w:color="auto"/>
          </w:divBdr>
        </w:div>
        <w:div w:id="1559902051">
          <w:marLeft w:val="480"/>
          <w:marRight w:val="0"/>
          <w:marTop w:val="0"/>
          <w:marBottom w:val="0"/>
          <w:divBdr>
            <w:top w:val="none" w:sz="0" w:space="0" w:color="auto"/>
            <w:left w:val="none" w:sz="0" w:space="0" w:color="auto"/>
            <w:bottom w:val="none" w:sz="0" w:space="0" w:color="auto"/>
            <w:right w:val="none" w:sz="0" w:space="0" w:color="auto"/>
          </w:divBdr>
        </w:div>
        <w:div w:id="1560894341">
          <w:marLeft w:val="480"/>
          <w:marRight w:val="0"/>
          <w:marTop w:val="0"/>
          <w:marBottom w:val="0"/>
          <w:divBdr>
            <w:top w:val="none" w:sz="0" w:space="0" w:color="auto"/>
            <w:left w:val="none" w:sz="0" w:space="0" w:color="auto"/>
            <w:bottom w:val="none" w:sz="0" w:space="0" w:color="auto"/>
            <w:right w:val="none" w:sz="0" w:space="0" w:color="auto"/>
          </w:divBdr>
        </w:div>
        <w:div w:id="1588660701">
          <w:marLeft w:val="480"/>
          <w:marRight w:val="0"/>
          <w:marTop w:val="0"/>
          <w:marBottom w:val="0"/>
          <w:divBdr>
            <w:top w:val="none" w:sz="0" w:space="0" w:color="auto"/>
            <w:left w:val="none" w:sz="0" w:space="0" w:color="auto"/>
            <w:bottom w:val="none" w:sz="0" w:space="0" w:color="auto"/>
            <w:right w:val="none" w:sz="0" w:space="0" w:color="auto"/>
          </w:divBdr>
        </w:div>
        <w:div w:id="1625231477">
          <w:marLeft w:val="480"/>
          <w:marRight w:val="0"/>
          <w:marTop w:val="0"/>
          <w:marBottom w:val="0"/>
          <w:divBdr>
            <w:top w:val="none" w:sz="0" w:space="0" w:color="auto"/>
            <w:left w:val="none" w:sz="0" w:space="0" w:color="auto"/>
            <w:bottom w:val="none" w:sz="0" w:space="0" w:color="auto"/>
            <w:right w:val="none" w:sz="0" w:space="0" w:color="auto"/>
          </w:divBdr>
        </w:div>
        <w:div w:id="1668970656">
          <w:marLeft w:val="480"/>
          <w:marRight w:val="0"/>
          <w:marTop w:val="0"/>
          <w:marBottom w:val="0"/>
          <w:divBdr>
            <w:top w:val="none" w:sz="0" w:space="0" w:color="auto"/>
            <w:left w:val="none" w:sz="0" w:space="0" w:color="auto"/>
            <w:bottom w:val="none" w:sz="0" w:space="0" w:color="auto"/>
            <w:right w:val="none" w:sz="0" w:space="0" w:color="auto"/>
          </w:divBdr>
        </w:div>
        <w:div w:id="1679850437">
          <w:marLeft w:val="480"/>
          <w:marRight w:val="0"/>
          <w:marTop w:val="0"/>
          <w:marBottom w:val="0"/>
          <w:divBdr>
            <w:top w:val="none" w:sz="0" w:space="0" w:color="auto"/>
            <w:left w:val="none" w:sz="0" w:space="0" w:color="auto"/>
            <w:bottom w:val="none" w:sz="0" w:space="0" w:color="auto"/>
            <w:right w:val="none" w:sz="0" w:space="0" w:color="auto"/>
          </w:divBdr>
        </w:div>
        <w:div w:id="1684933223">
          <w:marLeft w:val="480"/>
          <w:marRight w:val="0"/>
          <w:marTop w:val="0"/>
          <w:marBottom w:val="0"/>
          <w:divBdr>
            <w:top w:val="none" w:sz="0" w:space="0" w:color="auto"/>
            <w:left w:val="none" w:sz="0" w:space="0" w:color="auto"/>
            <w:bottom w:val="none" w:sz="0" w:space="0" w:color="auto"/>
            <w:right w:val="none" w:sz="0" w:space="0" w:color="auto"/>
          </w:divBdr>
        </w:div>
        <w:div w:id="1686520938">
          <w:marLeft w:val="480"/>
          <w:marRight w:val="0"/>
          <w:marTop w:val="0"/>
          <w:marBottom w:val="0"/>
          <w:divBdr>
            <w:top w:val="none" w:sz="0" w:space="0" w:color="auto"/>
            <w:left w:val="none" w:sz="0" w:space="0" w:color="auto"/>
            <w:bottom w:val="none" w:sz="0" w:space="0" w:color="auto"/>
            <w:right w:val="none" w:sz="0" w:space="0" w:color="auto"/>
          </w:divBdr>
        </w:div>
        <w:div w:id="1797554124">
          <w:marLeft w:val="480"/>
          <w:marRight w:val="0"/>
          <w:marTop w:val="0"/>
          <w:marBottom w:val="0"/>
          <w:divBdr>
            <w:top w:val="none" w:sz="0" w:space="0" w:color="auto"/>
            <w:left w:val="none" w:sz="0" w:space="0" w:color="auto"/>
            <w:bottom w:val="none" w:sz="0" w:space="0" w:color="auto"/>
            <w:right w:val="none" w:sz="0" w:space="0" w:color="auto"/>
          </w:divBdr>
        </w:div>
        <w:div w:id="1882862137">
          <w:marLeft w:val="480"/>
          <w:marRight w:val="0"/>
          <w:marTop w:val="0"/>
          <w:marBottom w:val="0"/>
          <w:divBdr>
            <w:top w:val="none" w:sz="0" w:space="0" w:color="auto"/>
            <w:left w:val="none" w:sz="0" w:space="0" w:color="auto"/>
            <w:bottom w:val="none" w:sz="0" w:space="0" w:color="auto"/>
            <w:right w:val="none" w:sz="0" w:space="0" w:color="auto"/>
          </w:divBdr>
        </w:div>
        <w:div w:id="1895777083">
          <w:marLeft w:val="480"/>
          <w:marRight w:val="0"/>
          <w:marTop w:val="0"/>
          <w:marBottom w:val="0"/>
          <w:divBdr>
            <w:top w:val="none" w:sz="0" w:space="0" w:color="auto"/>
            <w:left w:val="none" w:sz="0" w:space="0" w:color="auto"/>
            <w:bottom w:val="none" w:sz="0" w:space="0" w:color="auto"/>
            <w:right w:val="none" w:sz="0" w:space="0" w:color="auto"/>
          </w:divBdr>
        </w:div>
        <w:div w:id="1907910952">
          <w:marLeft w:val="480"/>
          <w:marRight w:val="0"/>
          <w:marTop w:val="0"/>
          <w:marBottom w:val="0"/>
          <w:divBdr>
            <w:top w:val="none" w:sz="0" w:space="0" w:color="auto"/>
            <w:left w:val="none" w:sz="0" w:space="0" w:color="auto"/>
            <w:bottom w:val="none" w:sz="0" w:space="0" w:color="auto"/>
            <w:right w:val="none" w:sz="0" w:space="0" w:color="auto"/>
          </w:divBdr>
        </w:div>
        <w:div w:id="1967275476">
          <w:marLeft w:val="480"/>
          <w:marRight w:val="0"/>
          <w:marTop w:val="0"/>
          <w:marBottom w:val="0"/>
          <w:divBdr>
            <w:top w:val="none" w:sz="0" w:space="0" w:color="auto"/>
            <w:left w:val="none" w:sz="0" w:space="0" w:color="auto"/>
            <w:bottom w:val="none" w:sz="0" w:space="0" w:color="auto"/>
            <w:right w:val="none" w:sz="0" w:space="0" w:color="auto"/>
          </w:divBdr>
        </w:div>
        <w:div w:id="1989750126">
          <w:marLeft w:val="480"/>
          <w:marRight w:val="0"/>
          <w:marTop w:val="0"/>
          <w:marBottom w:val="0"/>
          <w:divBdr>
            <w:top w:val="none" w:sz="0" w:space="0" w:color="auto"/>
            <w:left w:val="none" w:sz="0" w:space="0" w:color="auto"/>
            <w:bottom w:val="none" w:sz="0" w:space="0" w:color="auto"/>
            <w:right w:val="none" w:sz="0" w:space="0" w:color="auto"/>
          </w:divBdr>
        </w:div>
        <w:div w:id="2002806540">
          <w:marLeft w:val="480"/>
          <w:marRight w:val="0"/>
          <w:marTop w:val="0"/>
          <w:marBottom w:val="0"/>
          <w:divBdr>
            <w:top w:val="none" w:sz="0" w:space="0" w:color="auto"/>
            <w:left w:val="none" w:sz="0" w:space="0" w:color="auto"/>
            <w:bottom w:val="none" w:sz="0" w:space="0" w:color="auto"/>
            <w:right w:val="none" w:sz="0" w:space="0" w:color="auto"/>
          </w:divBdr>
        </w:div>
        <w:div w:id="2090150226">
          <w:marLeft w:val="480"/>
          <w:marRight w:val="0"/>
          <w:marTop w:val="0"/>
          <w:marBottom w:val="0"/>
          <w:divBdr>
            <w:top w:val="none" w:sz="0" w:space="0" w:color="auto"/>
            <w:left w:val="none" w:sz="0" w:space="0" w:color="auto"/>
            <w:bottom w:val="none" w:sz="0" w:space="0" w:color="auto"/>
            <w:right w:val="none" w:sz="0" w:space="0" w:color="auto"/>
          </w:divBdr>
        </w:div>
        <w:div w:id="2112123487">
          <w:marLeft w:val="480"/>
          <w:marRight w:val="0"/>
          <w:marTop w:val="0"/>
          <w:marBottom w:val="0"/>
          <w:divBdr>
            <w:top w:val="none" w:sz="0" w:space="0" w:color="auto"/>
            <w:left w:val="none" w:sz="0" w:space="0" w:color="auto"/>
            <w:bottom w:val="none" w:sz="0" w:space="0" w:color="auto"/>
            <w:right w:val="none" w:sz="0" w:space="0" w:color="auto"/>
          </w:divBdr>
        </w:div>
      </w:divsChild>
    </w:div>
    <w:div w:id="329065142">
      <w:bodyDiv w:val="1"/>
      <w:marLeft w:val="0"/>
      <w:marRight w:val="0"/>
      <w:marTop w:val="0"/>
      <w:marBottom w:val="0"/>
      <w:divBdr>
        <w:top w:val="none" w:sz="0" w:space="0" w:color="auto"/>
        <w:left w:val="none" w:sz="0" w:space="0" w:color="auto"/>
        <w:bottom w:val="none" w:sz="0" w:space="0" w:color="auto"/>
        <w:right w:val="none" w:sz="0" w:space="0" w:color="auto"/>
      </w:divBdr>
      <w:divsChild>
        <w:div w:id="18288325">
          <w:marLeft w:val="480"/>
          <w:marRight w:val="0"/>
          <w:marTop w:val="0"/>
          <w:marBottom w:val="0"/>
          <w:divBdr>
            <w:top w:val="none" w:sz="0" w:space="0" w:color="auto"/>
            <w:left w:val="none" w:sz="0" w:space="0" w:color="auto"/>
            <w:bottom w:val="none" w:sz="0" w:space="0" w:color="auto"/>
            <w:right w:val="none" w:sz="0" w:space="0" w:color="auto"/>
          </w:divBdr>
        </w:div>
        <w:div w:id="25328563">
          <w:marLeft w:val="480"/>
          <w:marRight w:val="0"/>
          <w:marTop w:val="0"/>
          <w:marBottom w:val="0"/>
          <w:divBdr>
            <w:top w:val="none" w:sz="0" w:space="0" w:color="auto"/>
            <w:left w:val="none" w:sz="0" w:space="0" w:color="auto"/>
            <w:bottom w:val="none" w:sz="0" w:space="0" w:color="auto"/>
            <w:right w:val="none" w:sz="0" w:space="0" w:color="auto"/>
          </w:divBdr>
        </w:div>
        <w:div w:id="28338433">
          <w:marLeft w:val="480"/>
          <w:marRight w:val="0"/>
          <w:marTop w:val="0"/>
          <w:marBottom w:val="0"/>
          <w:divBdr>
            <w:top w:val="none" w:sz="0" w:space="0" w:color="auto"/>
            <w:left w:val="none" w:sz="0" w:space="0" w:color="auto"/>
            <w:bottom w:val="none" w:sz="0" w:space="0" w:color="auto"/>
            <w:right w:val="none" w:sz="0" w:space="0" w:color="auto"/>
          </w:divBdr>
        </w:div>
        <w:div w:id="46539325">
          <w:marLeft w:val="480"/>
          <w:marRight w:val="0"/>
          <w:marTop w:val="0"/>
          <w:marBottom w:val="0"/>
          <w:divBdr>
            <w:top w:val="none" w:sz="0" w:space="0" w:color="auto"/>
            <w:left w:val="none" w:sz="0" w:space="0" w:color="auto"/>
            <w:bottom w:val="none" w:sz="0" w:space="0" w:color="auto"/>
            <w:right w:val="none" w:sz="0" w:space="0" w:color="auto"/>
          </w:divBdr>
        </w:div>
        <w:div w:id="73432929">
          <w:marLeft w:val="480"/>
          <w:marRight w:val="0"/>
          <w:marTop w:val="0"/>
          <w:marBottom w:val="0"/>
          <w:divBdr>
            <w:top w:val="none" w:sz="0" w:space="0" w:color="auto"/>
            <w:left w:val="none" w:sz="0" w:space="0" w:color="auto"/>
            <w:bottom w:val="none" w:sz="0" w:space="0" w:color="auto"/>
            <w:right w:val="none" w:sz="0" w:space="0" w:color="auto"/>
          </w:divBdr>
        </w:div>
        <w:div w:id="113408674">
          <w:marLeft w:val="480"/>
          <w:marRight w:val="0"/>
          <w:marTop w:val="0"/>
          <w:marBottom w:val="0"/>
          <w:divBdr>
            <w:top w:val="none" w:sz="0" w:space="0" w:color="auto"/>
            <w:left w:val="none" w:sz="0" w:space="0" w:color="auto"/>
            <w:bottom w:val="none" w:sz="0" w:space="0" w:color="auto"/>
            <w:right w:val="none" w:sz="0" w:space="0" w:color="auto"/>
          </w:divBdr>
        </w:div>
        <w:div w:id="116727487">
          <w:marLeft w:val="480"/>
          <w:marRight w:val="0"/>
          <w:marTop w:val="0"/>
          <w:marBottom w:val="0"/>
          <w:divBdr>
            <w:top w:val="none" w:sz="0" w:space="0" w:color="auto"/>
            <w:left w:val="none" w:sz="0" w:space="0" w:color="auto"/>
            <w:bottom w:val="none" w:sz="0" w:space="0" w:color="auto"/>
            <w:right w:val="none" w:sz="0" w:space="0" w:color="auto"/>
          </w:divBdr>
        </w:div>
        <w:div w:id="119613117">
          <w:marLeft w:val="480"/>
          <w:marRight w:val="0"/>
          <w:marTop w:val="0"/>
          <w:marBottom w:val="0"/>
          <w:divBdr>
            <w:top w:val="none" w:sz="0" w:space="0" w:color="auto"/>
            <w:left w:val="none" w:sz="0" w:space="0" w:color="auto"/>
            <w:bottom w:val="none" w:sz="0" w:space="0" w:color="auto"/>
            <w:right w:val="none" w:sz="0" w:space="0" w:color="auto"/>
          </w:divBdr>
        </w:div>
        <w:div w:id="119806668">
          <w:marLeft w:val="480"/>
          <w:marRight w:val="0"/>
          <w:marTop w:val="0"/>
          <w:marBottom w:val="0"/>
          <w:divBdr>
            <w:top w:val="none" w:sz="0" w:space="0" w:color="auto"/>
            <w:left w:val="none" w:sz="0" w:space="0" w:color="auto"/>
            <w:bottom w:val="none" w:sz="0" w:space="0" w:color="auto"/>
            <w:right w:val="none" w:sz="0" w:space="0" w:color="auto"/>
          </w:divBdr>
        </w:div>
        <w:div w:id="129710237">
          <w:marLeft w:val="480"/>
          <w:marRight w:val="0"/>
          <w:marTop w:val="0"/>
          <w:marBottom w:val="0"/>
          <w:divBdr>
            <w:top w:val="none" w:sz="0" w:space="0" w:color="auto"/>
            <w:left w:val="none" w:sz="0" w:space="0" w:color="auto"/>
            <w:bottom w:val="none" w:sz="0" w:space="0" w:color="auto"/>
            <w:right w:val="none" w:sz="0" w:space="0" w:color="auto"/>
          </w:divBdr>
        </w:div>
        <w:div w:id="146365167">
          <w:marLeft w:val="480"/>
          <w:marRight w:val="0"/>
          <w:marTop w:val="0"/>
          <w:marBottom w:val="0"/>
          <w:divBdr>
            <w:top w:val="none" w:sz="0" w:space="0" w:color="auto"/>
            <w:left w:val="none" w:sz="0" w:space="0" w:color="auto"/>
            <w:bottom w:val="none" w:sz="0" w:space="0" w:color="auto"/>
            <w:right w:val="none" w:sz="0" w:space="0" w:color="auto"/>
          </w:divBdr>
        </w:div>
        <w:div w:id="151453700">
          <w:marLeft w:val="480"/>
          <w:marRight w:val="0"/>
          <w:marTop w:val="0"/>
          <w:marBottom w:val="0"/>
          <w:divBdr>
            <w:top w:val="none" w:sz="0" w:space="0" w:color="auto"/>
            <w:left w:val="none" w:sz="0" w:space="0" w:color="auto"/>
            <w:bottom w:val="none" w:sz="0" w:space="0" w:color="auto"/>
            <w:right w:val="none" w:sz="0" w:space="0" w:color="auto"/>
          </w:divBdr>
        </w:div>
        <w:div w:id="191697968">
          <w:marLeft w:val="480"/>
          <w:marRight w:val="0"/>
          <w:marTop w:val="0"/>
          <w:marBottom w:val="0"/>
          <w:divBdr>
            <w:top w:val="none" w:sz="0" w:space="0" w:color="auto"/>
            <w:left w:val="none" w:sz="0" w:space="0" w:color="auto"/>
            <w:bottom w:val="none" w:sz="0" w:space="0" w:color="auto"/>
            <w:right w:val="none" w:sz="0" w:space="0" w:color="auto"/>
          </w:divBdr>
        </w:div>
        <w:div w:id="259996198">
          <w:marLeft w:val="480"/>
          <w:marRight w:val="0"/>
          <w:marTop w:val="0"/>
          <w:marBottom w:val="0"/>
          <w:divBdr>
            <w:top w:val="none" w:sz="0" w:space="0" w:color="auto"/>
            <w:left w:val="none" w:sz="0" w:space="0" w:color="auto"/>
            <w:bottom w:val="none" w:sz="0" w:space="0" w:color="auto"/>
            <w:right w:val="none" w:sz="0" w:space="0" w:color="auto"/>
          </w:divBdr>
        </w:div>
        <w:div w:id="367098699">
          <w:marLeft w:val="480"/>
          <w:marRight w:val="0"/>
          <w:marTop w:val="0"/>
          <w:marBottom w:val="0"/>
          <w:divBdr>
            <w:top w:val="none" w:sz="0" w:space="0" w:color="auto"/>
            <w:left w:val="none" w:sz="0" w:space="0" w:color="auto"/>
            <w:bottom w:val="none" w:sz="0" w:space="0" w:color="auto"/>
            <w:right w:val="none" w:sz="0" w:space="0" w:color="auto"/>
          </w:divBdr>
        </w:div>
        <w:div w:id="400761948">
          <w:marLeft w:val="480"/>
          <w:marRight w:val="0"/>
          <w:marTop w:val="0"/>
          <w:marBottom w:val="0"/>
          <w:divBdr>
            <w:top w:val="none" w:sz="0" w:space="0" w:color="auto"/>
            <w:left w:val="none" w:sz="0" w:space="0" w:color="auto"/>
            <w:bottom w:val="none" w:sz="0" w:space="0" w:color="auto"/>
            <w:right w:val="none" w:sz="0" w:space="0" w:color="auto"/>
          </w:divBdr>
        </w:div>
        <w:div w:id="402682993">
          <w:marLeft w:val="480"/>
          <w:marRight w:val="0"/>
          <w:marTop w:val="0"/>
          <w:marBottom w:val="0"/>
          <w:divBdr>
            <w:top w:val="none" w:sz="0" w:space="0" w:color="auto"/>
            <w:left w:val="none" w:sz="0" w:space="0" w:color="auto"/>
            <w:bottom w:val="none" w:sz="0" w:space="0" w:color="auto"/>
            <w:right w:val="none" w:sz="0" w:space="0" w:color="auto"/>
          </w:divBdr>
        </w:div>
        <w:div w:id="424499974">
          <w:marLeft w:val="480"/>
          <w:marRight w:val="0"/>
          <w:marTop w:val="0"/>
          <w:marBottom w:val="0"/>
          <w:divBdr>
            <w:top w:val="none" w:sz="0" w:space="0" w:color="auto"/>
            <w:left w:val="none" w:sz="0" w:space="0" w:color="auto"/>
            <w:bottom w:val="none" w:sz="0" w:space="0" w:color="auto"/>
            <w:right w:val="none" w:sz="0" w:space="0" w:color="auto"/>
          </w:divBdr>
        </w:div>
        <w:div w:id="429349603">
          <w:marLeft w:val="480"/>
          <w:marRight w:val="0"/>
          <w:marTop w:val="0"/>
          <w:marBottom w:val="0"/>
          <w:divBdr>
            <w:top w:val="none" w:sz="0" w:space="0" w:color="auto"/>
            <w:left w:val="none" w:sz="0" w:space="0" w:color="auto"/>
            <w:bottom w:val="none" w:sz="0" w:space="0" w:color="auto"/>
            <w:right w:val="none" w:sz="0" w:space="0" w:color="auto"/>
          </w:divBdr>
        </w:div>
        <w:div w:id="456148429">
          <w:marLeft w:val="480"/>
          <w:marRight w:val="0"/>
          <w:marTop w:val="0"/>
          <w:marBottom w:val="0"/>
          <w:divBdr>
            <w:top w:val="none" w:sz="0" w:space="0" w:color="auto"/>
            <w:left w:val="none" w:sz="0" w:space="0" w:color="auto"/>
            <w:bottom w:val="none" w:sz="0" w:space="0" w:color="auto"/>
            <w:right w:val="none" w:sz="0" w:space="0" w:color="auto"/>
          </w:divBdr>
        </w:div>
        <w:div w:id="492186854">
          <w:marLeft w:val="480"/>
          <w:marRight w:val="0"/>
          <w:marTop w:val="0"/>
          <w:marBottom w:val="0"/>
          <w:divBdr>
            <w:top w:val="none" w:sz="0" w:space="0" w:color="auto"/>
            <w:left w:val="none" w:sz="0" w:space="0" w:color="auto"/>
            <w:bottom w:val="none" w:sz="0" w:space="0" w:color="auto"/>
            <w:right w:val="none" w:sz="0" w:space="0" w:color="auto"/>
          </w:divBdr>
        </w:div>
        <w:div w:id="519201574">
          <w:marLeft w:val="480"/>
          <w:marRight w:val="0"/>
          <w:marTop w:val="0"/>
          <w:marBottom w:val="0"/>
          <w:divBdr>
            <w:top w:val="none" w:sz="0" w:space="0" w:color="auto"/>
            <w:left w:val="none" w:sz="0" w:space="0" w:color="auto"/>
            <w:bottom w:val="none" w:sz="0" w:space="0" w:color="auto"/>
            <w:right w:val="none" w:sz="0" w:space="0" w:color="auto"/>
          </w:divBdr>
        </w:div>
        <w:div w:id="520243064">
          <w:marLeft w:val="480"/>
          <w:marRight w:val="0"/>
          <w:marTop w:val="0"/>
          <w:marBottom w:val="0"/>
          <w:divBdr>
            <w:top w:val="none" w:sz="0" w:space="0" w:color="auto"/>
            <w:left w:val="none" w:sz="0" w:space="0" w:color="auto"/>
            <w:bottom w:val="none" w:sz="0" w:space="0" w:color="auto"/>
            <w:right w:val="none" w:sz="0" w:space="0" w:color="auto"/>
          </w:divBdr>
        </w:div>
        <w:div w:id="544945023">
          <w:marLeft w:val="480"/>
          <w:marRight w:val="0"/>
          <w:marTop w:val="0"/>
          <w:marBottom w:val="0"/>
          <w:divBdr>
            <w:top w:val="none" w:sz="0" w:space="0" w:color="auto"/>
            <w:left w:val="none" w:sz="0" w:space="0" w:color="auto"/>
            <w:bottom w:val="none" w:sz="0" w:space="0" w:color="auto"/>
            <w:right w:val="none" w:sz="0" w:space="0" w:color="auto"/>
          </w:divBdr>
        </w:div>
        <w:div w:id="553853998">
          <w:marLeft w:val="480"/>
          <w:marRight w:val="0"/>
          <w:marTop w:val="0"/>
          <w:marBottom w:val="0"/>
          <w:divBdr>
            <w:top w:val="none" w:sz="0" w:space="0" w:color="auto"/>
            <w:left w:val="none" w:sz="0" w:space="0" w:color="auto"/>
            <w:bottom w:val="none" w:sz="0" w:space="0" w:color="auto"/>
            <w:right w:val="none" w:sz="0" w:space="0" w:color="auto"/>
          </w:divBdr>
        </w:div>
        <w:div w:id="584537820">
          <w:marLeft w:val="480"/>
          <w:marRight w:val="0"/>
          <w:marTop w:val="0"/>
          <w:marBottom w:val="0"/>
          <w:divBdr>
            <w:top w:val="none" w:sz="0" w:space="0" w:color="auto"/>
            <w:left w:val="none" w:sz="0" w:space="0" w:color="auto"/>
            <w:bottom w:val="none" w:sz="0" w:space="0" w:color="auto"/>
            <w:right w:val="none" w:sz="0" w:space="0" w:color="auto"/>
          </w:divBdr>
        </w:div>
        <w:div w:id="646475746">
          <w:marLeft w:val="480"/>
          <w:marRight w:val="0"/>
          <w:marTop w:val="0"/>
          <w:marBottom w:val="0"/>
          <w:divBdr>
            <w:top w:val="none" w:sz="0" w:space="0" w:color="auto"/>
            <w:left w:val="none" w:sz="0" w:space="0" w:color="auto"/>
            <w:bottom w:val="none" w:sz="0" w:space="0" w:color="auto"/>
            <w:right w:val="none" w:sz="0" w:space="0" w:color="auto"/>
          </w:divBdr>
        </w:div>
        <w:div w:id="688290843">
          <w:marLeft w:val="480"/>
          <w:marRight w:val="0"/>
          <w:marTop w:val="0"/>
          <w:marBottom w:val="0"/>
          <w:divBdr>
            <w:top w:val="none" w:sz="0" w:space="0" w:color="auto"/>
            <w:left w:val="none" w:sz="0" w:space="0" w:color="auto"/>
            <w:bottom w:val="none" w:sz="0" w:space="0" w:color="auto"/>
            <w:right w:val="none" w:sz="0" w:space="0" w:color="auto"/>
          </w:divBdr>
        </w:div>
        <w:div w:id="690028855">
          <w:marLeft w:val="480"/>
          <w:marRight w:val="0"/>
          <w:marTop w:val="0"/>
          <w:marBottom w:val="0"/>
          <w:divBdr>
            <w:top w:val="none" w:sz="0" w:space="0" w:color="auto"/>
            <w:left w:val="none" w:sz="0" w:space="0" w:color="auto"/>
            <w:bottom w:val="none" w:sz="0" w:space="0" w:color="auto"/>
            <w:right w:val="none" w:sz="0" w:space="0" w:color="auto"/>
          </w:divBdr>
        </w:div>
        <w:div w:id="731853128">
          <w:marLeft w:val="480"/>
          <w:marRight w:val="0"/>
          <w:marTop w:val="0"/>
          <w:marBottom w:val="0"/>
          <w:divBdr>
            <w:top w:val="none" w:sz="0" w:space="0" w:color="auto"/>
            <w:left w:val="none" w:sz="0" w:space="0" w:color="auto"/>
            <w:bottom w:val="none" w:sz="0" w:space="0" w:color="auto"/>
            <w:right w:val="none" w:sz="0" w:space="0" w:color="auto"/>
          </w:divBdr>
        </w:div>
        <w:div w:id="749547457">
          <w:marLeft w:val="480"/>
          <w:marRight w:val="0"/>
          <w:marTop w:val="0"/>
          <w:marBottom w:val="0"/>
          <w:divBdr>
            <w:top w:val="none" w:sz="0" w:space="0" w:color="auto"/>
            <w:left w:val="none" w:sz="0" w:space="0" w:color="auto"/>
            <w:bottom w:val="none" w:sz="0" w:space="0" w:color="auto"/>
            <w:right w:val="none" w:sz="0" w:space="0" w:color="auto"/>
          </w:divBdr>
        </w:div>
        <w:div w:id="751195587">
          <w:marLeft w:val="480"/>
          <w:marRight w:val="0"/>
          <w:marTop w:val="0"/>
          <w:marBottom w:val="0"/>
          <w:divBdr>
            <w:top w:val="none" w:sz="0" w:space="0" w:color="auto"/>
            <w:left w:val="none" w:sz="0" w:space="0" w:color="auto"/>
            <w:bottom w:val="none" w:sz="0" w:space="0" w:color="auto"/>
            <w:right w:val="none" w:sz="0" w:space="0" w:color="auto"/>
          </w:divBdr>
        </w:div>
        <w:div w:id="833761194">
          <w:marLeft w:val="480"/>
          <w:marRight w:val="0"/>
          <w:marTop w:val="0"/>
          <w:marBottom w:val="0"/>
          <w:divBdr>
            <w:top w:val="none" w:sz="0" w:space="0" w:color="auto"/>
            <w:left w:val="none" w:sz="0" w:space="0" w:color="auto"/>
            <w:bottom w:val="none" w:sz="0" w:space="0" w:color="auto"/>
            <w:right w:val="none" w:sz="0" w:space="0" w:color="auto"/>
          </w:divBdr>
        </w:div>
        <w:div w:id="881284227">
          <w:marLeft w:val="480"/>
          <w:marRight w:val="0"/>
          <w:marTop w:val="0"/>
          <w:marBottom w:val="0"/>
          <w:divBdr>
            <w:top w:val="none" w:sz="0" w:space="0" w:color="auto"/>
            <w:left w:val="none" w:sz="0" w:space="0" w:color="auto"/>
            <w:bottom w:val="none" w:sz="0" w:space="0" w:color="auto"/>
            <w:right w:val="none" w:sz="0" w:space="0" w:color="auto"/>
          </w:divBdr>
        </w:div>
        <w:div w:id="952714245">
          <w:marLeft w:val="480"/>
          <w:marRight w:val="0"/>
          <w:marTop w:val="0"/>
          <w:marBottom w:val="0"/>
          <w:divBdr>
            <w:top w:val="none" w:sz="0" w:space="0" w:color="auto"/>
            <w:left w:val="none" w:sz="0" w:space="0" w:color="auto"/>
            <w:bottom w:val="none" w:sz="0" w:space="0" w:color="auto"/>
            <w:right w:val="none" w:sz="0" w:space="0" w:color="auto"/>
          </w:divBdr>
        </w:div>
        <w:div w:id="963005965">
          <w:marLeft w:val="480"/>
          <w:marRight w:val="0"/>
          <w:marTop w:val="0"/>
          <w:marBottom w:val="0"/>
          <w:divBdr>
            <w:top w:val="none" w:sz="0" w:space="0" w:color="auto"/>
            <w:left w:val="none" w:sz="0" w:space="0" w:color="auto"/>
            <w:bottom w:val="none" w:sz="0" w:space="0" w:color="auto"/>
            <w:right w:val="none" w:sz="0" w:space="0" w:color="auto"/>
          </w:divBdr>
        </w:div>
        <w:div w:id="987708842">
          <w:marLeft w:val="480"/>
          <w:marRight w:val="0"/>
          <w:marTop w:val="0"/>
          <w:marBottom w:val="0"/>
          <w:divBdr>
            <w:top w:val="none" w:sz="0" w:space="0" w:color="auto"/>
            <w:left w:val="none" w:sz="0" w:space="0" w:color="auto"/>
            <w:bottom w:val="none" w:sz="0" w:space="0" w:color="auto"/>
            <w:right w:val="none" w:sz="0" w:space="0" w:color="auto"/>
          </w:divBdr>
        </w:div>
        <w:div w:id="1116825887">
          <w:marLeft w:val="480"/>
          <w:marRight w:val="0"/>
          <w:marTop w:val="0"/>
          <w:marBottom w:val="0"/>
          <w:divBdr>
            <w:top w:val="none" w:sz="0" w:space="0" w:color="auto"/>
            <w:left w:val="none" w:sz="0" w:space="0" w:color="auto"/>
            <w:bottom w:val="none" w:sz="0" w:space="0" w:color="auto"/>
            <w:right w:val="none" w:sz="0" w:space="0" w:color="auto"/>
          </w:divBdr>
        </w:div>
        <w:div w:id="1121457698">
          <w:marLeft w:val="480"/>
          <w:marRight w:val="0"/>
          <w:marTop w:val="0"/>
          <w:marBottom w:val="0"/>
          <w:divBdr>
            <w:top w:val="none" w:sz="0" w:space="0" w:color="auto"/>
            <w:left w:val="none" w:sz="0" w:space="0" w:color="auto"/>
            <w:bottom w:val="none" w:sz="0" w:space="0" w:color="auto"/>
            <w:right w:val="none" w:sz="0" w:space="0" w:color="auto"/>
          </w:divBdr>
        </w:div>
        <w:div w:id="1170943582">
          <w:marLeft w:val="480"/>
          <w:marRight w:val="0"/>
          <w:marTop w:val="0"/>
          <w:marBottom w:val="0"/>
          <w:divBdr>
            <w:top w:val="none" w:sz="0" w:space="0" w:color="auto"/>
            <w:left w:val="none" w:sz="0" w:space="0" w:color="auto"/>
            <w:bottom w:val="none" w:sz="0" w:space="0" w:color="auto"/>
            <w:right w:val="none" w:sz="0" w:space="0" w:color="auto"/>
          </w:divBdr>
        </w:div>
        <w:div w:id="1189565793">
          <w:marLeft w:val="480"/>
          <w:marRight w:val="0"/>
          <w:marTop w:val="0"/>
          <w:marBottom w:val="0"/>
          <w:divBdr>
            <w:top w:val="none" w:sz="0" w:space="0" w:color="auto"/>
            <w:left w:val="none" w:sz="0" w:space="0" w:color="auto"/>
            <w:bottom w:val="none" w:sz="0" w:space="0" w:color="auto"/>
            <w:right w:val="none" w:sz="0" w:space="0" w:color="auto"/>
          </w:divBdr>
        </w:div>
        <w:div w:id="1231958783">
          <w:marLeft w:val="480"/>
          <w:marRight w:val="0"/>
          <w:marTop w:val="0"/>
          <w:marBottom w:val="0"/>
          <w:divBdr>
            <w:top w:val="none" w:sz="0" w:space="0" w:color="auto"/>
            <w:left w:val="none" w:sz="0" w:space="0" w:color="auto"/>
            <w:bottom w:val="none" w:sz="0" w:space="0" w:color="auto"/>
            <w:right w:val="none" w:sz="0" w:space="0" w:color="auto"/>
          </w:divBdr>
        </w:div>
        <w:div w:id="1239826874">
          <w:marLeft w:val="480"/>
          <w:marRight w:val="0"/>
          <w:marTop w:val="0"/>
          <w:marBottom w:val="0"/>
          <w:divBdr>
            <w:top w:val="none" w:sz="0" w:space="0" w:color="auto"/>
            <w:left w:val="none" w:sz="0" w:space="0" w:color="auto"/>
            <w:bottom w:val="none" w:sz="0" w:space="0" w:color="auto"/>
            <w:right w:val="none" w:sz="0" w:space="0" w:color="auto"/>
          </w:divBdr>
        </w:div>
        <w:div w:id="1264191764">
          <w:marLeft w:val="480"/>
          <w:marRight w:val="0"/>
          <w:marTop w:val="0"/>
          <w:marBottom w:val="0"/>
          <w:divBdr>
            <w:top w:val="none" w:sz="0" w:space="0" w:color="auto"/>
            <w:left w:val="none" w:sz="0" w:space="0" w:color="auto"/>
            <w:bottom w:val="none" w:sz="0" w:space="0" w:color="auto"/>
            <w:right w:val="none" w:sz="0" w:space="0" w:color="auto"/>
          </w:divBdr>
        </w:div>
        <w:div w:id="1265192592">
          <w:marLeft w:val="480"/>
          <w:marRight w:val="0"/>
          <w:marTop w:val="0"/>
          <w:marBottom w:val="0"/>
          <w:divBdr>
            <w:top w:val="none" w:sz="0" w:space="0" w:color="auto"/>
            <w:left w:val="none" w:sz="0" w:space="0" w:color="auto"/>
            <w:bottom w:val="none" w:sz="0" w:space="0" w:color="auto"/>
            <w:right w:val="none" w:sz="0" w:space="0" w:color="auto"/>
          </w:divBdr>
        </w:div>
        <w:div w:id="1338535461">
          <w:marLeft w:val="480"/>
          <w:marRight w:val="0"/>
          <w:marTop w:val="0"/>
          <w:marBottom w:val="0"/>
          <w:divBdr>
            <w:top w:val="none" w:sz="0" w:space="0" w:color="auto"/>
            <w:left w:val="none" w:sz="0" w:space="0" w:color="auto"/>
            <w:bottom w:val="none" w:sz="0" w:space="0" w:color="auto"/>
            <w:right w:val="none" w:sz="0" w:space="0" w:color="auto"/>
          </w:divBdr>
        </w:div>
        <w:div w:id="1364288170">
          <w:marLeft w:val="480"/>
          <w:marRight w:val="0"/>
          <w:marTop w:val="0"/>
          <w:marBottom w:val="0"/>
          <w:divBdr>
            <w:top w:val="none" w:sz="0" w:space="0" w:color="auto"/>
            <w:left w:val="none" w:sz="0" w:space="0" w:color="auto"/>
            <w:bottom w:val="none" w:sz="0" w:space="0" w:color="auto"/>
            <w:right w:val="none" w:sz="0" w:space="0" w:color="auto"/>
          </w:divBdr>
        </w:div>
        <w:div w:id="1377776256">
          <w:marLeft w:val="480"/>
          <w:marRight w:val="0"/>
          <w:marTop w:val="0"/>
          <w:marBottom w:val="0"/>
          <w:divBdr>
            <w:top w:val="none" w:sz="0" w:space="0" w:color="auto"/>
            <w:left w:val="none" w:sz="0" w:space="0" w:color="auto"/>
            <w:bottom w:val="none" w:sz="0" w:space="0" w:color="auto"/>
            <w:right w:val="none" w:sz="0" w:space="0" w:color="auto"/>
          </w:divBdr>
        </w:div>
        <w:div w:id="1420172757">
          <w:marLeft w:val="480"/>
          <w:marRight w:val="0"/>
          <w:marTop w:val="0"/>
          <w:marBottom w:val="0"/>
          <w:divBdr>
            <w:top w:val="none" w:sz="0" w:space="0" w:color="auto"/>
            <w:left w:val="none" w:sz="0" w:space="0" w:color="auto"/>
            <w:bottom w:val="none" w:sz="0" w:space="0" w:color="auto"/>
            <w:right w:val="none" w:sz="0" w:space="0" w:color="auto"/>
          </w:divBdr>
        </w:div>
        <w:div w:id="1466653793">
          <w:marLeft w:val="480"/>
          <w:marRight w:val="0"/>
          <w:marTop w:val="0"/>
          <w:marBottom w:val="0"/>
          <w:divBdr>
            <w:top w:val="none" w:sz="0" w:space="0" w:color="auto"/>
            <w:left w:val="none" w:sz="0" w:space="0" w:color="auto"/>
            <w:bottom w:val="none" w:sz="0" w:space="0" w:color="auto"/>
            <w:right w:val="none" w:sz="0" w:space="0" w:color="auto"/>
          </w:divBdr>
        </w:div>
        <w:div w:id="1482967524">
          <w:marLeft w:val="480"/>
          <w:marRight w:val="0"/>
          <w:marTop w:val="0"/>
          <w:marBottom w:val="0"/>
          <w:divBdr>
            <w:top w:val="none" w:sz="0" w:space="0" w:color="auto"/>
            <w:left w:val="none" w:sz="0" w:space="0" w:color="auto"/>
            <w:bottom w:val="none" w:sz="0" w:space="0" w:color="auto"/>
            <w:right w:val="none" w:sz="0" w:space="0" w:color="auto"/>
          </w:divBdr>
        </w:div>
        <w:div w:id="1496451991">
          <w:marLeft w:val="480"/>
          <w:marRight w:val="0"/>
          <w:marTop w:val="0"/>
          <w:marBottom w:val="0"/>
          <w:divBdr>
            <w:top w:val="none" w:sz="0" w:space="0" w:color="auto"/>
            <w:left w:val="none" w:sz="0" w:space="0" w:color="auto"/>
            <w:bottom w:val="none" w:sz="0" w:space="0" w:color="auto"/>
            <w:right w:val="none" w:sz="0" w:space="0" w:color="auto"/>
          </w:divBdr>
        </w:div>
        <w:div w:id="1507748536">
          <w:marLeft w:val="480"/>
          <w:marRight w:val="0"/>
          <w:marTop w:val="0"/>
          <w:marBottom w:val="0"/>
          <w:divBdr>
            <w:top w:val="none" w:sz="0" w:space="0" w:color="auto"/>
            <w:left w:val="none" w:sz="0" w:space="0" w:color="auto"/>
            <w:bottom w:val="none" w:sz="0" w:space="0" w:color="auto"/>
            <w:right w:val="none" w:sz="0" w:space="0" w:color="auto"/>
          </w:divBdr>
        </w:div>
        <w:div w:id="1510556946">
          <w:marLeft w:val="480"/>
          <w:marRight w:val="0"/>
          <w:marTop w:val="0"/>
          <w:marBottom w:val="0"/>
          <w:divBdr>
            <w:top w:val="none" w:sz="0" w:space="0" w:color="auto"/>
            <w:left w:val="none" w:sz="0" w:space="0" w:color="auto"/>
            <w:bottom w:val="none" w:sz="0" w:space="0" w:color="auto"/>
            <w:right w:val="none" w:sz="0" w:space="0" w:color="auto"/>
          </w:divBdr>
        </w:div>
        <w:div w:id="1613440026">
          <w:marLeft w:val="480"/>
          <w:marRight w:val="0"/>
          <w:marTop w:val="0"/>
          <w:marBottom w:val="0"/>
          <w:divBdr>
            <w:top w:val="none" w:sz="0" w:space="0" w:color="auto"/>
            <w:left w:val="none" w:sz="0" w:space="0" w:color="auto"/>
            <w:bottom w:val="none" w:sz="0" w:space="0" w:color="auto"/>
            <w:right w:val="none" w:sz="0" w:space="0" w:color="auto"/>
          </w:divBdr>
        </w:div>
        <w:div w:id="1628468765">
          <w:marLeft w:val="480"/>
          <w:marRight w:val="0"/>
          <w:marTop w:val="0"/>
          <w:marBottom w:val="0"/>
          <w:divBdr>
            <w:top w:val="none" w:sz="0" w:space="0" w:color="auto"/>
            <w:left w:val="none" w:sz="0" w:space="0" w:color="auto"/>
            <w:bottom w:val="none" w:sz="0" w:space="0" w:color="auto"/>
            <w:right w:val="none" w:sz="0" w:space="0" w:color="auto"/>
          </w:divBdr>
        </w:div>
        <w:div w:id="1649703674">
          <w:marLeft w:val="480"/>
          <w:marRight w:val="0"/>
          <w:marTop w:val="0"/>
          <w:marBottom w:val="0"/>
          <w:divBdr>
            <w:top w:val="none" w:sz="0" w:space="0" w:color="auto"/>
            <w:left w:val="none" w:sz="0" w:space="0" w:color="auto"/>
            <w:bottom w:val="none" w:sz="0" w:space="0" w:color="auto"/>
            <w:right w:val="none" w:sz="0" w:space="0" w:color="auto"/>
          </w:divBdr>
        </w:div>
        <w:div w:id="1677533472">
          <w:marLeft w:val="480"/>
          <w:marRight w:val="0"/>
          <w:marTop w:val="0"/>
          <w:marBottom w:val="0"/>
          <w:divBdr>
            <w:top w:val="none" w:sz="0" w:space="0" w:color="auto"/>
            <w:left w:val="none" w:sz="0" w:space="0" w:color="auto"/>
            <w:bottom w:val="none" w:sz="0" w:space="0" w:color="auto"/>
            <w:right w:val="none" w:sz="0" w:space="0" w:color="auto"/>
          </w:divBdr>
        </w:div>
        <w:div w:id="1677996098">
          <w:marLeft w:val="480"/>
          <w:marRight w:val="0"/>
          <w:marTop w:val="0"/>
          <w:marBottom w:val="0"/>
          <w:divBdr>
            <w:top w:val="none" w:sz="0" w:space="0" w:color="auto"/>
            <w:left w:val="none" w:sz="0" w:space="0" w:color="auto"/>
            <w:bottom w:val="none" w:sz="0" w:space="0" w:color="auto"/>
            <w:right w:val="none" w:sz="0" w:space="0" w:color="auto"/>
          </w:divBdr>
        </w:div>
        <w:div w:id="1727021420">
          <w:marLeft w:val="480"/>
          <w:marRight w:val="0"/>
          <w:marTop w:val="0"/>
          <w:marBottom w:val="0"/>
          <w:divBdr>
            <w:top w:val="none" w:sz="0" w:space="0" w:color="auto"/>
            <w:left w:val="none" w:sz="0" w:space="0" w:color="auto"/>
            <w:bottom w:val="none" w:sz="0" w:space="0" w:color="auto"/>
            <w:right w:val="none" w:sz="0" w:space="0" w:color="auto"/>
          </w:divBdr>
        </w:div>
        <w:div w:id="1758821871">
          <w:marLeft w:val="480"/>
          <w:marRight w:val="0"/>
          <w:marTop w:val="0"/>
          <w:marBottom w:val="0"/>
          <w:divBdr>
            <w:top w:val="none" w:sz="0" w:space="0" w:color="auto"/>
            <w:left w:val="none" w:sz="0" w:space="0" w:color="auto"/>
            <w:bottom w:val="none" w:sz="0" w:space="0" w:color="auto"/>
            <w:right w:val="none" w:sz="0" w:space="0" w:color="auto"/>
          </w:divBdr>
        </w:div>
        <w:div w:id="1803880821">
          <w:marLeft w:val="480"/>
          <w:marRight w:val="0"/>
          <w:marTop w:val="0"/>
          <w:marBottom w:val="0"/>
          <w:divBdr>
            <w:top w:val="none" w:sz="0" w:space="0" w:color="auto"/>
            <w:left w:val="none" w:sz="0" w:space="0" w:color="auto"/>
            <w:bottom w:val="none" w:sz="0" w:space="0" w:color="auto"/>
            <w:right w:val="none" w:sz="0" w:space="0" w:color="auto"/>
          </w:divBdr>
        </w:div>
        <w:div w:id="1804420301">
          <w:marLeft w:val="480"/>
          <w:marRight w:val="0"/>
          <w:marTop w:val="0"/>
          <w:marBottom w:val="0"/>
          <w:divBdr>
            <w:top w:val="none" w:sz="0" w:space="0" w:color="auto"/>
            <w:left w:val="none" w:sz="0" w:space="0" w:color="auto"/>
            <w:bottom w:val="none" w:sz="0" w:space="0" w:color="auto"/>
            <w:right w:val="none" w:sz="0" w:space="0" w:color="auto"/>
          </w:divBdr>
        </w:div>
        <w:div w:id="1937320543">
          <w:marLeft w:val="480"/>
          <w:marRight w:val="0"/>
          <w:marTop w:val="0"/>
          <w:marBottom w:val="0"/>
          <w:divBdr>
            <w:top w:val="none" w:sz="0" w:space="0" w:color="auto"/>
            <w:left w:val="none" w:sz="0" w:space="0" w:color="auto"/>
            <w:bottom w:val="none" w:sz="0" w:space="0" w:color="auto"/>
            <w:right w:val="none" w:sz="0" w:space="0" w:color="auto"/>
          </w:divBdr>
        </w:div>
        <w:div w:id="1998532395">
          <w:marLeft w:val="480"/>
          <w:marRight w:val="0"/>
          <w:marTop w:val="0"/>
          <w:marBottom w:val="0"/>
          <w:divBdr>
            <w:top w:val="none" w:sz="0" w:space="0" w:color="auto"/>
            <w:left w:val="none" w:sz="0" w:space="0" w:color="auto"/>
            <w:bottom w:val="none" w:sz="0" w:space="0" w:color="auto"/>
            <w:right w:val="none" w:sz="0" w:space="0" w:color="auto"/>
          </w:divBdr>
        </w:div>
        <w:div w:id="2014529443">
          <w:marLeft w:val="480"/>
          <w:marRight w:val="0"/>
          <w:marTop w:val="0"/>
          <w:marBottom w:val="0"/>
          <w:divBdr>
            <w:top w:val="none" w:sz="0" w:space="0" w:color="auto"/>
            <w:left w:val="none" w:sz="0" w:space="0" w:color="auto"/>
            <w:bottom w:val="none" w:sz="0" w:space="0" w:color="auto"/>
            <w:right w:val="none" w:sz="0" w:space="0" w:color="auto"/>
          </w:divBdr>
        </w:div>
        <w:div w:id="2039158488">
          <w:marLeft w:val="480"/>
          <w:marRight w:val="0"/>
          <w:marTop w:val="0"/>
          <w:marBottom w:val="0"/>
          <w:divBdr>
            <w:top w:val="none" w:sz="0" w:space="0" w:color="auto"/>
            <w:left w:val="none" w:sz="0" w:space="0" w:color="auto"/>
            <w:bottom w:val="none" w:sz="0" w:space="0" w:color="auto"/>
            <w:right w:val="none" w:sz="0" w:space="0" w:color="auto"/>
          </w:divBdr>
        </w:div>
        <w:div w:id="2044093165">
          <w:marLeft w:val="480"/>
          <w:marRight w:val="0"/>
          <w:marTop w:val="0"/>
          <w:marBottom w:val="0"/>
          <w:divBdr>
            <w:top w:val="none" w:sz="0" w:space="0" w:color="auto"/>
            <w:left w:val="none" w:sz="0" w:space="0" w:color="auto"/>
            <w:bottom w:val="none" w:sz="0" w:space="0" w:color="auto"/>
            <w:right w:val="none" w:sz="0" w:space="0" w:color="auto"/>
          </w:divBdr>
        </w:div>
        <w:div w:id="2108772398">
          <w:marLeft w:val="480"/>
          <w:marRight w:val="0"/>
          <w:marTop w:val="0"/>
          <w:marBottom w:val="0"/>
          <w:divBdr>
            <w:top w:val="none" w:sz="0" w:space="0" w:color="auto"/>
            <w:left w:val="none" w:sz="0" w:space="0" w:color="auto"/>
            <w:bottom w:val="none" w:sz="0" w:space="0" w:color="auto"/>
            <w:right w:val="none" w:sz="0" w:space="0" w:color="auto"/>
          </w:divBdr>
        </w:div>
        <w:div w:id="2136947175">
          <w:marLeft w:val="480"/>
          <w:marRight w:val="0"/>
          <w:marTop w:val="0"/>
          <w:marBottom w:val="0"/>
          <w:divBdr>
            <w:top w:val="none" w:sz="0" w:space="0" w:color="auto"/>
            <w:left w:val="none" w:sz="0" w:space="0" w:color="auto"/>
            <w:bottom w:val="none" w:sz="0" w:space="0" w:color="auto"/>
            <w:right w:val="none" w:sz="0" w:space="0" w:color="auto"/>
          </w:divBdr>
        </w:div>
      </w:divsChild>
    </w:div>
    <w:div w:id="333731692">
      <w:bodyDiv w:val="1"/>
      <w:marLeft w:val="0"/>
      <w:marRight w:val="0"/>
      <w:marTop w:val="0"/>
      <w:marBottom w:val="0"/>
      <w:divBdr>
        <w:top w:val="none" w:sz="0" w:space="0" w:color="auto"/>
        <w:left w:val="none" w:sz="0" w:space="0" w:color="auto"/>
        <w:bottom w:val="none" w:sz="0" w:space="0" w:color="auto"/>
        <w:right w:val="none" w:sz="0" w:space="0" w:color="auto"/>
      </w:divBdr>
      <w:divsChild>
        <w:div w:id="1318070735">
          <w:marLeft w:val="480"/>
          <w:marRight w:val="0"/>
          <w:marTop w:val="0"/>
          <w:marBottom w:val="0"/>
          <w:divBdr>
            <w:top w:val="none" w:sz="0" w:space="0" w:color="auto"/>
            <w:left w:val="none" w:sz="0" w:space="0" w:color="auto"/>
            <w:bottom w:val="none" w:sz="0" w:space="0" w:color="auto"/>
            <w:right w:val="none" w:sz="0" w:space="0" w:color="auto"/>
          </w:divBdr>
        </w:div>
        <w:div w:id="2065254590">
          <w:marLeft w:val="480"/>
          <w:marRight w:val="0"/>
          <w:marTop w:val="0"/>
          <w:marBottom w:val="0"/>
          <w:divBdr>
            <w:top w:val="none" w:sz="0" w:space="0" w:color="auto"/>
            <w:left w:val="none" w:sz="0" w:space="0" w:color="auto"/>
            <w:bottom w:val="none" w:sz="0" w:space="0" w:color="auto"/>
            <w:right w:val="none" w:sz="0" w:space="0" w:color="auto"/>
          </w:divBdr>
        </w:div>
        <w:div w:id="919632966">
          <w:marLeft w:val="480"/>
          <w:marRight w:val="0"/>
          <w:marTop w:val="0"/>
          <w:marBottom w:val="0"/>
          <w:divBdr>
            <w:top w:val="none" w:sz="0" w:space="0" w:color="auto"/>
            <w:left w:val="none" w:sz="0" w:space="0" w:color="auto"/>
            <w:bottom w:val="none" w:sz="0" w:space="0" w:color="auto"/>
            <w:right w:val="none" w:sz="0" w:space="0" w:color="auto"/>
          </w:divBdr>
        </w:div>
        <w:div w:id="910624360">
          <w:marLeft w:val="480"/>
          <w:marRight w:val="0"/>
          <w:marTop w:val="0"/>
          <w:marBottom w:val="0"/>
          <w:divBdr>
            <w:top w:val="none" w:sz="0" w:space="0" w:color="auto"/>
            <w:left w:val="none" w:sz="0" w:space="0" w:color="auto"/>
            <w:bottom w:val="none" w:sz="0" w:space="0" w:color="auto"/>
            <w:right w:val="none" w:sz="0" w:space="0" w:color="auto"/>
          </w:divBdr>
        </w:div>
        <w:div w:id="1499929000">
          <w:marLeft w:val="480"/>
          <w:marRight w:val="0"/>
          <w:marTop w:val="0"/>
          <w:marBottom w:val="0"/>
          <w:divBdr>
            <w:top w:val="none" w:sz="0" w:space="0" w:color="auto"/>
            <w:left w:val="none" w:sz="0" w:space="0" w:color="auto"/>
            <w:bottom w:val="none" w:sz="0" w:space="0" w:color="auto"/>
            <w:right w:val="none" w:sz="0" w:space="0" w:color="auto"/>
          </w:divBdr>
        </w:div>
        <w:div w:id="1563830518">
          <w:marLeft w:val="480"/>
          <w:marRight w:val="0"/>
          <w:marTop w:val="0"/>
          <w:marBottom w:val="0"/>
          <w:divBdr>
            <w:top w:val="none" w:sz="0" w:space="0" w:color="auto"/>
            <w:left w:val="none" w:sz="0" w:space="0" w:color="auto"/>
            <w:bottom w:val="none" w:sz="0" w:space="0" w:color="auto"/>
            <w:right w:val="none" w:sz="0" w:space="0" w:color="auto"/>
          </w:divBdr>
        </w:div>
        <w:div w:id="162867017">
          <w:marLeft w:val="480"/>
          <w:marRight w:val="0"/>
          <w:marTop w:val="0"/>
          <w:marBottom w:val="0"/>
          <w:divBdr>
            <w:top w:val="none" w:sz="0" w:space="0" w:color="auto"/>
            <w:left w:val="none" w:sz="0" w:space="0" w:color="auto"/>
            <w:bottom w:val="none" w:sz="0" w:space="0" w:color="auto"/>
            <w:right w:val="none" w:sz="0" w:space="0" w:color="auto"/>
          </w:divBdr>
        </w:div>
        <w:div w:id="783424934">
          <w:marLeft w:val="480"/>
          <w:marRight w:val="0"/>
          <w:marTop w:val="0"/>
          <w:marBottom w:val="0"/>
          <w:divBdr>
            <w:top w:val="none" w:sz="0" w:space="0" w:color="auto"/>
            <w:left w:val="none" w:sz="0" w:space="0" w:color="auto"/>
            <w:bottom w:val="none" w:sz="0" w:space="0" w:color="auto"/>
            <w:right w:val="none" w:sz="0" w:space="0" w:color="auto"/>
          </w:divBdr>
        </w:div>
        <w:div w:id="13725024">
          <w:marLeft w:val="480"/>
          <w:marRight w:val="0"/>
          <w:marTop w:val="0"/>
          <w:marBottom w:val="0"/>
          <w:divBdr>
            <w:top w:val="none" w:sz="0" w:space="0" w:color="auto"/>
            <w:left w:val="none" w:sz="0" w:space="0" w:color="auto"/>
            <w:bottom w:val="none" w:sz="0" w:space="0" w:color="auto"/>
            <w:right w:val="none" w:sz="0" w:space="0" w:color="auto"/>
          </w:divBdr>
        </w:div>
        <w:div w:id="527261918">
          <w:marLeft w:val="480"/>
          <w:marRight w:val="0"/>
          <w:marTop w:val="0"/>
          <w:marBottom w:val="0"/>
          <w:divBdr>
            <w:top w:val="none" w:sz="0" w:space="0" w:color="auto"/>
            <w:left w:val="none" w:sz="0" w:space="0" w:color="auto"/>
            <w:bottom w:val="none" w:sz="0" w:space="0" w:color="auto"/>
            <w:right w:val="none" w:sz="0" w:space="0" w:color="auto"/>
          </w:divBdr>
        </w:div>
        <w:div w:id="1379281176">
          <w:marLeft w:val="480"/>
          <w:marRight w:val="0"/>
          <w:marTop w:val="0"/>
          <w:marBottom w:val="0"/>
          <w:divBdr>
            <w:top w:val="none" w:sz="0" w:space="0" w:color="auto"/>
            <w:left w:val="none" w:sz="0" w:space="0" w:color="auto"/>
            <w:bottom w:val="none" w:sz="0" w:space="0" w:color="auto"/>
            <w:right w:val="none" w:sz="0" w:space="0" w:color="auto"/>
          </w:divBdr>
        </w:div>
        <w:div w:id="574704943">
          <w:marLeft w:val="480"/>
          <w:marRight w:val="0"/>
          <w:marTop w:val="0"/>
          <w:marBottom w:val="0"/>
          <w:divBdr>
            <w:top w:val="none" w:sz="0" w:space="0" w:color="auto"/>
            <w:left w:val="none" w:sz="0" w:space="0" w:color="auto"/>
            <w:bottom w:val="none" w:sz="0" w:space="0" w:color="auto"/>
            <w:right w:val="none" w:sz="0" w:space="0" w:color="auto"/>
          </w:divBdr>
        </w:div>
        <w:div w:id="894197662">
          <w:marLeft w:val="480"/>
          <w:marRight w:val="0"/>
          <w:marTop w:val="0"/>
          <w:marBottom w:val="0"/>
          <w:divBdr>
            <w:top w:val="none" w:sz="0" w:space="0" w:color="auto"/>
            <w:left w:val="none" w:sz="0" w:space="0" w:color="auto"/>
            <w:bottom w:val="none" w:sz="0" w:space="0" w:color="auto"/>
            <w:right w:val="none" w:sz="0" w:space="0" w:color="auto"/>
          </w:divBdr>
        </w:div>
        <w:div w:id="1298412340">
          <w:marLeft w:val="480"/>
          <w:marRight w:val="0"/>
          <w:marTop w:val="0"/>
          <w:marBottom w:val="0"/>
          <w:divBdr>
            <w:top w:val="none" w:sz="0" w:space="0" w:color="auto"/>
            <w:left w:val="none" w:sz="0" w:space="0" w:color="auto"/>
            <w:bottom w:val="none" w:sz="0" w:space="0" w:color="auto"/>
            <w:right w:val="none" w:sz="0" w:space="0" w:color="auto"/>
          </w:divBdr>
        </w:div>
        <w:div w:id="1571192809">
          <w:marLeft w:val="480"/>
          <w:marRight w:val="0"/>
          <w:marTop w:val="0"/>
          <w:marBottom w:val="0"/>
          <w:divBdr>
            <w:top w:val="none" w:sz="0" w:space="0" w:color="auto"/>
            <w:left w:val="none" w:sz="0" w:space="0" w:color="auto"/>
            <w:bottom w:val="none" w:sz="0" w:space="0" w:color="auto"/>
            <w:right w:val="none" w:sz="0" w:space="0" w:color="auto"/>
          </w:divBdr>
        </w:div>
        <w:div w:id="895163544">
          <w:marLeft w:val="480"/>
          <w:marRight w:val="0"/>
          <w:marTop w:val="0"/>
          <w:marBottom w:val="0"/>
          <w:divBdr>
            <w:top w:val="none" w:sz="0" w:space="0" w:color="auto"/>
            <w:left w:val="none" w:sz="0" w:space="0" w:color="auto"/>
            <w:bottom w:val="none" w:sz="0" w:space="0" w:color="auto"/>
            <w:right w:val="none" w:sz="0" w:space="0" w:color="auto"/>
          </w:divBdr>
        </w:div>
        <w:div w:id="374888904">
          <w:marLeft w:val="480"/>
          <w:marRight w:val="0"/>
          <w:marTop w:val="0"/>
          <w:marBottom w:val="0"/>
          <w:divBdr>
            <w:top w:val="none" w:sz="0" w:space="0" w:color="auto"/>
            <w:left w:val="none" w:sz="0" w:space="0" w:color="auto"/>
            <w:bottom w:val="none" w:sz="0" w:space="0" w:color="auto"/>
            <w:right w:val="none" w:sz="0" w:space="0" w:color="auto"/>
          </w:divBdr>
        </w:div>
        <w:div w:id="1661037849">
          <w:marLeft w:val="480"/>
          <w:marRight w:val="0"/>
          <w:marTop w:val="0"/>
          <w:marBottom w:val="0"/>
          <w:divBdr>
            <w:top w:val="none" w:sz="0" w:space="0" w:color="auto"/>
            <w:left w:val="none" w:sz="0" w:space="0" w:color="auto"/>
            <w:bottom w:val="none" w:sz="0" w:space="0" w:color="auto"/>
            <w:right w:val="none" w:sz="0" w:space="0" w:color="auto"/>
          </w:divBdr>
        </w:div>
        <w:div w:id="151412317">
          <w:marLeft w:val="480"/>
          <w:marRight w:val="0"/>
          <w:marTop w:val="0"/>
          <w:marBottom w:val="0"/>
          <w:divBdr>
            <w:top w:val="none" w:sz="0" w:space="0" w:color="auto"/>
            <w:left w:val="none" w:sz="0" w:space="0" w:color="auto"/>
            <w:bottom w:val="none" w:sz="0" w:space="0" w:color="auto"/>
            <w:right w:val="none" w:sz="0" w:space="0" w:color="auto"/>
          </w:divBdr>
        </w:div>
        <w:div w:id="931861812">
          <w:marLeft w:val="480"/>
          <w:marRight w:val="0"/>
          <w:marTop w:val="0"/>
          <w:marBottom w:val="0"/>
          <w:divBdr>
            <w:top w:val="none" w:sz="0" w:space="0" w:color="auto"/>
            <w:left w:val="none" w:sz="0" w:space="0" w:color="auto"/>
            <w:bottom w:val="none" w:sz="0" w:space="0" w:color="auto"/>
            <w:right w:val="none" w:sz="0" w:space="0" w:color="auto"/>
          </w:divBdr>
        </w:div>
        <w:div w:id="2125347795">
          <w:marLeft w:val="480"/>
          <w:marRight w:val="0"/>
          <w:marTop w:val="0"/>
          <w:marBottom w:val="0"/>
          <w:divBdr>
            <w:top w:val="none" w:sz="0" w:space="0" w:color="auto"/>
            <w:left w:val="none" w:sz="0" w:space="0" w:color="auto"/>
            <w:bottom w:val="none" w:sz="0" w:space="0" w:color="auto"/>
            <w:right w:val="none" w:sz="0" w:space="0" w:color="auto"/>
          </w:divBdr>
        </w:div>
        <w:div w:id="842663783">
          <w:marLeft w:val="480"/>
          <w:marRight w:val="0"/>
          <w:marTop w:val="0"/>
          <w:marBottom w:val="0"/>
          <w:divBdr>
            <w:top w:val="none" w:sz="0" w:space="0" w:color="auto"/>
            <w:left w:val="none" w:sz="0" w:space="0" w:color="auto"/>
            <w:bottom w:val="none" w:sz="0" w:space="0" w:color="auto"/>
            <w:right w:val="none" w:sz="0" w:space="0" w:color="auto"/>
          </w:divBdr>
        </w:div>
        <w:div w:id="269318091">
          <w:marLeft w:val="480"/>
          <w:marRight w:val="0"/>
          <w:marTop w:val="0"/>
          <w:marBottom w:val="0"/>
          <w:divBdr>
            <w:top w:val="none" w:sz="0" w:space="0" w:color="auto"/>
            <w:left w:val="none" w:sz="0" w:space="0" w:color="auto"/>
            <w:bottom w:val="none" w:sz="0" w:space="0" w:color="auto"/>
            <w:right w:val="none" w:sz="0" w:space="0" w:color="auto"/>
          </w:divBdr>
        </w:div>
        <w:div w:id="1198929563">
          <w:marLeft w:val="480"/>
          <w:marRight w:val="0"/>
          <w:marTop w:val="0"/>
          <w:marBottom w:val="0"/>
          <w:divBdr>
            <w:top w:val="none" w:sz="0" w:space="0" w:color="auto"/>
            <w:left w:val="none" w:sz="0" w:space="0" w:color="auto"/>
            <w:bottom w:val="none" w:sz="0" w:space="0" w:color="auto"/>
            <w:right w:val="none" w:sz="0" w:space="0" w:color="auto"/>
          </w:divBdr>
        </w:div>
        <w:div w:id="1873767542">
          <w:marLeft w:val="480"/>
          <w:marRight w:val="0"/>
          <w:marTop w:val="0"/>
          <w:marBottom w:val="0"/>
          <w:divBdr>
            <w:top w:val="none" w:sz="0" w:space="0" w:color="auto"/>
            <w:left w:val="none" w:sz="0" w:space="0" w:color="auto"/>
            <w:bottom w:val="none" w:sz="0" w:space="0" w:color="auto"/>
            <w:right w:val="none" w:sz="0" w:space="0" w:color="auto"/>
          </w:divBdr>
        </w:div>
        <w:div w:id="293946332">
          <w:marLeft w:val="480"/>
          <w:marRight w:val="0"/>
          <w:marTop w:val="0"/>
          <w:marBottom w:val="0"/>
          <w:divBdr>
            <w:top w:val="none" w:sz="0" w:space="0" w:color="auto"/>
            <w:left w:val="none" w:sz="0" w:space="0" w:color="auto"/>
            <w:bottom w:val="none" w:sz="0" w:space="0" w:color="auto"/>
            <w:right w:val="none" w:sz="0" w:space="0" w:color="auto"/>
          </w:divBdr>
        </w:div>
        <w:div w:id="1810054988">
          <w:marLeft w:val="480"/>
          <w:marRight w:val="0"/>
          <w:marTop w:val="0"/>
          <w:marBottom w:val="0"/>
          <w:divBdr>
            <w:top w:val="none" w:sz="0" w:space="0" w:color="auto"/>
            <w:left w:val="none" w:sz="0" w:space="0" w:color="auto"/>
            <w:bottom w:val="none" w:sz="0" w:space="0" w:color="auto"/>
            <w:right w:val="none" w:sz="0" w:space="0" w:color="auto"/>
          </w:divBdr>
        </w:div>
        <w:div w:id="1854343818">
          <w:marLeft w:val="480"/>
          <w:marRight w:val="0"/>
          <w:marTop w:val="0"/>
          <w:marBottom w:val="0"/>
          <w:divBdr>
            <w:top w:val="none" w:sz="0" w:space="0" w:color="auto"/>
            <w:left w:val="none" w:sz="0" w:space="0" w:color="auto"/>
            <w:bottom w:val="none" w:sz="0" w:space="0" w:color="auto"/>
            <w:right w:val="none" w:sz="0" w:space="0" w:color="auto"/>
          </w:divBdr>
        </w:div>
        <w:div w:id="1395860039">
          <w:marLeft w:val="480"/>
          <w:marRight w:val="0"/>
          <w:marTop w:val="0"/>
          <w:marBottom w:val="0"/>
          <w:divBdr>
            <w:top w:val="none" w:sz="0" w:space="0" w:color="auto"/>
            <w:left w:val="none" w:sz="0" w:space="0" w:color="auto"/>
            <w:bottom w:val="none" w:sz="0" w:space="0" w:color="auto"/>
            <w:right w:val="none" w:sz="0" w:space="0" w:color="auto"/>
          </w:divBdr>
        </w:div>
        <w:div w:id="441413300">
          <w:marLeft w:val="480"/>
          <w:marRight w:val="0"/>
          <w:marTop w:val="0"/>
          <w:marBottom w:val="0"/>
          <w:divBdr>
            <w:top w:val="none" w:sz="0" w:space="0" w:color="auto"/>
            <w:left w:val="none" w:sz="0" w:space="0" w:color="auto"/>
            <w:bottom w:val="none" w:sz="0" w:space="0" w:color="auto"/>
            <w:right w:val="none" w:sz="0" w:space="0" w:color="auto"/>
          </w:divBdr>
        </w:div>
        <w:div w:id="253590808">
          <w:marLeft w:val="480"/>
          <w:marRight w:val="0"/>
          <w:marTop w:val="0"/>
          <w:marBottom w:val="0"/>
          <w:divBdr>
            <w:top w:val="none" w:sz="0" w:space="0" w:color="auto"/>
            <w:left w:val="none" w:sz="0" w:space="0" w:color="auto"/>
            <w:bottom w:val="none" w:sz="0" w:space="0" w:color="auto"/>
            <w:right w:val="none" w:sz="0" w:space="0" w:color="auto"/>
          </w:divBdr>
        </w:div>
        <w:div w:id="682240992">
          <w:marLeft w:val="480"/>
          <w:marRight w:val="0"/>
          <w:marTop w:val="0"/>
          <w:marBottom w:val="0"/>
          <w:divBdr>
            <w:top w:val="none" w:sz="0" w:space="0" w:color="auto"/>
            <w:left w:val="none" w:sz="0" w:space="0" w:color="auto"/>
            <w:bottom w:val="none" w:sz="0" w:space="0" w:color="auto"/>
            <w:right w:val="none" w:sz="0" w:space="0" w:color="auto"/>
          </w:divBdr>
        </w:div>
        <w:div w:id="882474724">
          <w:marLeft w:val="480"/>
          <w:marRight w:val="0"/>
          <w:marTop w:val="0"/>
          <w:marBottom w:val="0"/>
          <w:divBdr>
            <w:top w:val="none" w:sz="0" w:space="0" w:color="auto"/>
            <w:left w:val="none" w:sz="0" w:space="0" w:color="auto"/>
            <w:bottom w:val="none" w:sz="0" w:space="0" w:color="auto"/>
            <w:right w:val="none" w:sz="0" w:space="0" w:color="auto"/>
          </w:divBdr>
        </w:div>
        <w:div w:id="284895263">
          <w:marLeft w:val="480"/>
          <w:marRight w:val="0"/>
          <w:marTop w:val="0"/>
          <w:marBottom w:val="0"/>
          <w:divBdr>
            <w:top w:val="none" w:sz="0" w:space="0" w:color="auto"/>
            <w:left w:val="none" w:sz="0" w:space="0" w:color="auto"/>
            <w:bottom w:val="none" w:sz="0" w:space="0" w:color="auto"/>
            <w:right w:val="none" w:sz="0" w:space="0" w:color="auto"/>
          </w:divBdr>
        </w:div>
        <w:div w:id="829251066">
          <w:marLeft w:val="480"/>
          <w:marRight w:val="0"/>
          <w:marTop w:val="0"/>
          <w:marBottom w:val="0"/>
          <w:divBdr>
            <w:top w:val="none" w:sz="0" w:space="0" w:color="auto"/>
            <w:left w:val="none" w:sz="0" w:space="0" w:color="auto"/>
            <w:bottom w:val="none" w:sz="0" w:space="0" w:color="auto"/>
            <w:right w:val="none" w:sz="0" w:space="0" w:color="auto"/>
          </w:divBdr>
        </w:div>
        <w:div w:id="1453741262">
          <w:marLeft w:val="480"/>
          <w:marRight w:val="0"/>
          <w:marTop w:val="0"/>
          <w:marBottom w:val="0"/>
          <w:divBdr>
            <w:top w:val="none" w:sz="0" w:space="0" w:color="auto"/>
            <w:left w:val="none" w:sz="0" w:space="0" w:color="auto"/>
            <w:bottom w:val="none" w:sz="0" w:space="0" w:color="auto"/>
            <w:right w:val="none" w:sz="0" w:space="0" w:color="auto"/>
          </w:divBdr>
        </w:div>
        <w:div w:id="2146585806">
          <w:marLeft w:val="480"/>
          <w:marRight w:val="0"/>
          <w:marTop w:val="0"/>
          <w:marBottom w:val="0"/>
          <w:divBdr>
            <w:top w:val="none" w:sz="0" w:space="0" w:color="auto"/>
            <w:left w:val="none" w:sz="0" w:space="0" w:color="auto"/>
            <w:bottom w:val="none" w:sz="0" w:space="0" w:color="auto"/>
            <w:right w:val="none" w:sz="0" w:space="0" w:color="auto"/>
          </w:divBdr>
        </w:div>
        <w:div w:id="541746960">
          <w:marLeft w:val="480"/>
          <w:marRight w:val="0"/>
          <w:marTop w:val="0"/>
          <w:marBottom w:val="0"/>
          <w:divBdr>
            <w:top w:val="none" w:sz="0" w:space="0" w:color="auto"/>
            <w:left w:val="none" w:sz="0" w:space="0" w:color="auto"/>
            <w:bottom w:val="none" w:sz="0" w:space="0" w:color="auto"/>
            <w:right w:val="none" w:sz="0" w:space="0" w:color="auto"/>
          </w:divBdr>
        </w:div>
        <w:div w:id="39715057">
          <w:marLeft w:val="480"/>
          <w:marRight w:val="0"/>
          <w:marTop w:val="0"/>
          <w:marBottom w:val="0"/>
          <w:divBdr>
            <w:top w:val="none" w:sz="0" w:space="0" w:color="auto"/>
            <w:left w:val="none" w:sz="0" w:space="0" w:color="auto"/>
            <w:bottom w:val="none" w:sz="0" w:space="0" w:color="auto"/>
            <w:right w:val="none" w:sz="0" w:space="0" w:color="auto"/>
          </w:divBdr>
        </w:div>
        <w:div w:id="419106251">
          <w:marLeft w:val="480"/>
          <w:marRight w:val="0"/>
          <w:marTop w:val="0"/>
          <w:marBottom w:val="0"/>
          <w:divBdr>
            <w:top w:val="none" w:sz="0" w:space="0" w:color="auto"/>
            <w:left w:val="none" w:sz="0" w:space="0" w:color="auto"/>
            <w:bottom w:val="none" w:sz="0" w:space="0" w:color="auto"/>
            <w:right w:val="none" w:sz="0" w:space="0" w:color="auto"/>
          </w:divBdr>
        </w:div>
        <w:div w:id="1105686610">
          <w:marLeft w:val="480"/>
          <w:marRight w:val="0"/>
          <w:marTop w:val="0"/>
          <w:marBottom w:val="0"/>
          <w:divBdr>
            <w:top w:val="none" w:sz="0" w:space="0" w:color="auto"/>
            <w:left w:val="none" w:sz="0" w:space="0" w:color="auto"/>
            <w:bottom w:val="none" w:sz="0" w:space="0" w:color="auto"/>
            <w:right w:val="none" w:sz="0" w:space="0" w:color="auto"/>
          </w:divBdr>
        </w:div>
        <w:div w:id="283388248">
          <w:marLeft w:val="480"/>
          <w:marRight w:val="0"/>
          <w:marTop w:val="0"/>
          <w:marBottom w:val="0"/>
          <w:divBdr>
            <w:top w:val="none" w:sz="0" w:space="0" w:color="auto"/>
            <w:left w:val="none" w:sz="0" w:space="0" w:color="auto"/>
            <w:bottom w:val="none" w:sz="0" w:space="0" w:color="auto"/>
            <w:right w:val="none" w:sz="0" w:space="0" w:color="auto"/>
          </w:divBdr>
        </w:div>
        <w:div w:id="946348002">
          <w:marLeft w:val="480"/>
          <w:marRight w:val="0"/>
          <w:marTop w:val="0"/>
          <w:marBottom w:val="0"/>
          <w:divBdr>
            <w:top w:val="none" w:sz="0" w:space="0" w:color="auto"/>
            <w:left w:val="none" w:sz="0" w:space="0" w:color="auto"/>
            <w:bottom w:val="none" w:sz="0" w:space="0" w:color="auto"/>
            <w:right w:val="none" w:sz="0" w:space="0" w:color="auto"/>
          </w:divBdr>
        </w:div>
        <w:div w:id="680207241">
          <w:marLeft w:val="480"/>
          <w:marRight w:val="0"/>
          <w:marTop w:val="0"/>
          <w:marBottom w:val="0"/>
          <w:divBdr>
            <w:top w:val="none" w:sz="0" w:space="0" w:color="auto"/>
            <w:left w:val="none" w:sz="0" w:space="0" w:color="auto"/>
            <w:bottom w:val="none" w:sz="0" w:space="0" w:color="auto"/>
            <w:right w:val="none" w:sz="0" w:space="0" w:color="auto"/>
          </w:divBdr>
        </w:div>
        <w:div w:id="1188527098">
          <w:marLeft w:val="480"/>
          <w:marRight w:val="0"/>
          <w:marTop w:val="0"/>
          <w:marBottom w:val="0"/>
          <w:divBdr>
            <w:top w:val="none" w:sz="0" w:space="0" w:color="auto"/>
            <w:left w:val="none" w:sz="0" w:space="0" w:color="auto"/>
            <w:bottom w:val="none" w:sz="0" w:space="0" w:color="auto"/>
            <w:right w:val="none" w:sz="0" w:space="0" w:color="auto"/>
          </w:divBdr>
        </w:div>
        <w:div w:id="1540513845">
          <w:marLeft w:val="480"/>
          <w:marRight w:val="0"/>
          <w:marTop w:val="0"/>
          <w:marBottom w:val="0"/>
          <w:divBdr>
            <w:top w:val="none" w:sz="0" w:space="0" w:color="auto"/>
            <w:left w:val="none" w:sz="0" w:space="0" w:color="auto"/>
            <w:bottom w:val="none" w:sz="0" w:space="0" w:color="auto"/>
            <w:right w:val="none" w:sz="0" w:space="0" w:color="auto"/>
          </w:divBdr>
        </w:div>
        <w:div w:id="1857379964">
          <w:marLeft w:val="480"/>
          <w:marRight w:val="0"/>
          <w:marTop w:val="0"/>
          <w:marBottom w:val="0"/>
          <w:divBdr>
            <w:top w:val="none" w:sz="0" w:space="0" w:color="auto"/>
            <w:left w:val="none" w:sz="0" w:space="0" w:color="auto"/>
            <w:bottom w:val="none" w:sz="0" w:space="0" w:color="auto"/>
            <w:right w:val="none" w:sz="0" w:space="0" w:color="auto"/>
          </w:divBdr>
        </w:div>
        <w:div w:id="1892035501">
          <w:marLeft w:val="480"/>
          <w:marRight w:val="0"/>
          <w:marTop w:val="0"/>
          <w:marBottom w:val="0"/>
          <w:divBdr>
            <w:top w:val="none" w:sz="0" w:space="0" w:color="auto"/>
            <w:left w:val="none" w:sz="0" w:space="0" w:color="auto"/>
            <w:bottom w:val="none" w:sz="0" w:space="0" w:color="auto"/>
            <w:right w:val="none" w:sz="0" w:space="0" w:color="auto"/>
          </w:divBdr>
        </w:div>
        <w:div w:id="440297003">
          <w:marLeft w:val="480"/>
          <w:marRight w:val="0"/>
          <w:marTop w:val="0"/>
          <w:marBottom w:val="0"/>
          <w:divBdr>
            <w:top w:val="none" w:sz="0" w:space="0" w:color="auto"/>
            <w:left w:val="none" w:sz="0" w:space="0" w:color="auto"/>
            <w:bottom w:val="none" w:sz="0" w:space="0" w:color="auto"/>
            <w:right w:val="none" w:sz="0" w:space="0" w:color="auto"/>
          </w:divBdr>
        </w:div>
        <w:div w:id="564026554">
          <w:marLeft w:val="480"/>
          <w:marRight w:val="0"/>
          <w:marTop w:val="0"/>
          <w:marBottom w:val="0"/>
          <w:divBdr>
            <w:top w:val="none" w:sz="0" w:space="0" w:color="auto"/>
            <w:left w:val="none" w:sz="0" w:space="0" w:color="auto"/>
            <w:bottom w:val="none" w:sz="0" w:space="0" w:color="auto"/>
            <w:right w:val="none" w:sz="0" w:space="0" w:color="auto"/>
          </w:divBdr>
        </w:div>
        <w:div w:id="2040743719">
          <w:marLeft w:val="480"/>
          <w:marRight w:val="0"/>
          <w:marTop w:val="0"/>
          <w:marBottom w:val="0"/>
          <w:divBdr>
            <w:top w:val="none" w:sz="0" w:space="0" w:color="auto"/>
            <w:left w:val="none" w:sz="0" w:space="0" w:color="auto"/>
            <w:bottom w:val="none" w:sz="0" w:space="0" w:color="auto"/>
            <w:right w:val="none" w:sz="0" w:space="0" w:color="auto"/>
          </w:divBdr>
        </w:div>
        <w:div w:id="814376292">
          <w:marLeft w:val="480"/>
          <w:marRight w:val="0"/>
          <w:marTop w:val="0"/>
          <w:marBottom w:val="0"/>
          <w:divBdr>
            <w:top w:val="none" w:sz="0" w:space="0" w:color="auto"/>
            <w:left w:val="none" w:sz="0" w:space="0" w:color="auto"/>
            <w:bottom w:val="none" w:sz="0" w:space="0" w:color="auto"/>
            <w:right w:val="none" w:sz="0" w:space="0" w:color="auto"/>
          </w:divBdr>
        </w:div>
        <w:div w:id="1252620435">
          <w:marLeft w:val="480"/>
          <w:marRight w:val="0"/>
          <w:marTop w:val="0"/>
          <w:marBottom w:val="0"/>
          <w:divBdr>
            <w:top w:val="none" w:sz="0" w:space="0" w:color="auto"/>
            <w:left w:val="none" w:sz="0" w:space="0" w:color="auto"/>
            <w:bottom w:val="none" w:sz="0" w:space="0" w:color="auto"/>
            <w:right w:val="none" w:sz="0" w:space="0" w:color="auto"/>
          </w:divBdr>
        </w:div>
        <w:div w:id="1351445667">
          <w:marLeft w:val="480"/>
          <w:marRight w:val="0"/>
          <w:marTop w:val="0"/>
          <w:marBottom w:val="0"/>
          <w:divBdr>
            <w:top w:val="none" w:sz="0" w:space="0" w:color="auto"/>
            <w:left w:val="none" w:sz="0" w:space="0" w:color="auto"/>
            <w:bottom w:val="none" w:sz="0" w:space="0" w:color="auto"/>
            <w:right w:val="none" w:sz="0" w:space="0" w:color="auto"/>
          </w:divBdr>
        </w:div>
        <w:div w:id="1596747972">
          <w:marLeft w:val="480"/>
          <w:marRight w:val="0"/>
          <w:marTop w:val="0"/>
          <w:marBottom w:val="0"/>
          <w:divBdr>
            <w:top w:val="none" w:sz="0" w:space="0" w:color="auto"/>
            <w:left w:val="none" w:sz="0" w:space="0" w:color="auto"/>
            <w:bottom w:val="none" w:sz="0" w:space="0" w:color="auto"/>
            <w:right w:val="none" w:sz="0" w:space="0" w:color="auto"/>
          </w:divBdr>
        </w:div>
        <w:div w:id="670526308">
          <w:marLeft w:val="480"/>
          <w:marRight w:val="0"/>
          <w:marTop w:val="0"/>
          <w:marBottom w:val="0"/>
          <w:divBdr>
            <w:top w:val="none" w:sz="0" w:space="0" w:color="auto"/>
            <w:left w:val="none" w:sz="0" w:space="0" w:color="auto"/>
            <w:bottom w:val="none" w:sz="0" w:space="0" w:color="auto"/>
            <w:right w:val="none" w:sz="0" w:space="0" w:color="auto"/>
          </w:divBdr>
        </w:div>
        <w:div w:id="263004590">
          <w:marLeft w:val="480"/>
          <w:marRight w:val="0"/>
          <w:marTop w:val="0"/>
          <w:marBottom w:val="0"/>
          <w:divBdr>
            <w:top w:val="none" w:sz="0" w:space="0" w:color="auto"/>
            <w:left w:val="none" w:sz="0" w:space="0" w:color="auto"/>
            <w:bottom w:val="none" w:sz="0" w:space="0" w:color="auto"/>
            <w:right w:val="none" w:sz="0" w:space="0" w:color="auto"/>
          </w:divBdr>
        </w:div>
        <w:div w:id="692339903">
          <w:marLeft w:val="480"/>
          <w:marRight w:val="0"/>
          <w:marTop w:val="0"/>
          <w:marBottom w:val="0"/>
          <w:divBdr>
            <w:top w:val="none" w:sz="0" w:space="0" w:color="auto"/>
            <w:left w:val="none" w:sz="0" w:space="0" w:color="auto"/>
            <w:bottom w:val="none" w:sz="0" w:space="0" w:color="auto"/>
            <w:right w:val="none" w:sz="0" w:space="0" w:color="auto"/>
          </w:divBdr>
        </w:div>
        <w:div w:id="1738242790">
          <w:marLeft w:val="480"/>
          <w:marRight w:val="0"/>
          <w:marTop w:val="0"/>
          <w:marBottom w:val="0"/>
          <w:divBdr>
            <w:top w:val="none" w:sz="0" w:space="0" w:color="auto"/>
            <w:left w:val="none" w:sz="0" w:space="0" w:color="auto"/>
            <w:bottom w:val="none" w:sz="0" w:space="0" w:color="auto"/>
            <w:right w:val="none" w:sz="0" w:space="0" w:color="auto"/>
          </w:divBdr>
        </w:div>
        <w:div w:id="2086761591">
          <w:marLeft w:val="480"/>
          <w:marRight w:val="0"/>
          <w:marTop w:val="0"/>
          <w:marBottom w:val="0"/>
          <w:divBdr>
            <w:top w:val="none" w:sz="0" w:space="0" w:color="auto"/>
            <w:left w:val="none" w:sz="0" w:space="0" w:color="auto"/>
            <w:bottom w:val="none" w:sz="0" w:space="0" w:color="auto"/>
            <w:right w:val="none" w:sz="0" w:space="0" w:color="auto"/>
          </w:divBdr>
        </w:div>
        <w:div w:id="831680362">
          <w:marLeft w:val="480"/>
          <w:marRight w:val="0"/>
          <w:marTop w:val="0"/>
          <w:marBottom w:val="0"/>
          <w:divBdr>
            <w:top w:val="none" w:sz="0" w:space="0" w:color="auto"/>
            <w:left w:val="none" w:sz="0" w:space="0" w:color="auto"/>
            <w:bottom w:val="none" w:sz="0" w:space="0" w:color="auto"/>
            <w:right w:val="none" w:sz="0" w:space="0" w:color="auto"/>
          </w:divBdr>
        </w:div>
        <w:div w:id="1593473537">
          <w:marLeft w:val="480"/>
          <w:marRight w:val="0"/>
          <w:marTop w:val="0"/>
          <w:marBottom w:val="0"/>
          <w:divBdr>
            <w:top w:val="none" w:sz="0" w:space="0" w:color="auto"/>
            <w:left w:val="none" w:sz="0" w:space="0" w:color="auto"/>
            <w:bottom w:val="none" w:sz="0" w:space="0" w:color="auto"/>
            <w:right w:val="none" w:sz="0" w:space="0" w:color="auto"/>
          </w:divBdr>
        </w:div>
        <w:div w:id="399325849">
          <w:marLeft w:val="480"/>
          <w:marRight w:val="0"/>
          <w:marTop w:val="0"/>
          <w:marBottom w:val="0"/>
          <w:divBdr>
            <w:top w:val="none" w:sz="0" w:space="0" w:color="auto"/>
            <w:left w:val="none" w:sz="0" w:space="0" w:color="auto"/>
            <w:bottom w:val="none" w:sz="0" w:space="0" w:color="auto"/>
            <w:right w:val="none" w:sz="0" w:space="0" w:color="auto"/>
          </w:divBdr>
        </w:div>
        <w:div w:id="705830313">
          <w:marLeft w:val="480"/>
          <w:marRight w:val="0"/>
          <w:marTop w:val="0"/>
          <w:marBottom w:val="0"/>
          <w:divBdr>
            <w:top w:val="none" w:sz="0" w:space="0" w:color="auto"/>
            <w:left w:val="none" w:sz="0" w:space="0" w:color="auto"/>
            <w:bottom w:val="none" w:sz="0" w:space="0" w:color="auto"/>
            <w:right w:val="none" w:sz="0" w:space="0" w:color="auto"/>
          </w:divBdr>
        </w:div>
        <w:div w:id="1985432236">
          <w:marLeft w:val="480"/>
          <w:marRight w:val="0"/>
          <w:marTop w:val="0"/>
          <w:marBottom w:val="0"/>
          <w:divBdr>
            <w:top w:val="none" w:sz="0" w:space="0" w:color="auto"/>
            <w:left w:val="none" w:sz="0" w:space="0" w:color="auto"/>
            <w:bottom w:val="none" w:sz="0" w:space="0" w:color="auto"/>
            <w:right w:val="none" w:sz="0" w:space="0" w:color="auto"/>
          </w:divBdr>
        </w:div>
        <w:div w:id="942879082">
          <w:marLeft w:val="480"/>
          <w:marRight w:val="0"/>
          <w:marTop w:val="0"/>
          <w:marBottom w:val="0"/>
          <w:divBdr>
            <w:top w:val="none" w:sz="0" w:space="0" w:color="auto"/>
            <w:left w:val="none" w:sz="0" w:space="0" w:color="auto"/>
            <w:bottom w:val="none" w:sz="0" w:space="0" w:color="auto"/>
            <w:right w:val="none" w:sz="0" w:space="0" w:color="auto"/>
          </w:divBdr>
        </w:div>
        <w:div w:id="1114984980">
          <w:marLeft w:val="480"/>
          <w:marRight w:val="0"/>
          <w:marTop w:val="0"/>
          <w:marBottom w:val="0"/>
          <w:divBdr>
            <w:top w:val="none" w:sz="0" w:space="0" w:color="auto"/>
            <w:left w:val="none" w:sz="0" w:space="0" w:color="auto"/>
            <w:bottom w:val="none" w:sz="0" w:space="0" w:color="auto"/>
            <w:right w:val="none" w:sz="0" w:space="0" w:color="auto"/>
          </w:divBdr>
        </w:div>
        <w:div w:id="1820729569">
          <w:marLeft w:val="480"/>
          <w:marRight w:val="0"/>
          <w:marTop w:val="0"/>
          <w:marBottom w:val="0"/>
          <w:divBdr>
            <w:top w:val="none" w:sz="0" w:space="0" w:color="auto"/>
            <w:left w:val="none" w:sz="0" w:space="0" w:color="auto"/>
            <w:bottom w:val="none" w:sz="0" w:space="0" w:color="auto"/>
            <w:right w:val="none" w:sz="0" w:space="0" w:color="auto"/>
          </w:divBdr>
        </w:div>
        <w:div w:id="1864977624">
          <w:marLeft w:val="480"/>
          <w:marRight w:val="0"/>
          <w:marTop w:val="0"/>
          <w:marBottom w:val="0"/>
          <w:divBdr>
            <w:top w:val="none" w:sz="0" w:space="0" w:color="auto"/>
            <w:left w:val="none" w:sz="0" w:space="0" w:color="auto"/>
            <w:bottom w:val="none" w:sz="0" w:space="0" w:color="auto"/>
            <w:right w:val="none" w:sz="0" w:space="0" w:color="auto"/>
          </w:divBdr>
        </w:div>
      </w:divsChild>
    </w:div>
    <w:div w:id="334236658">
      <w:bodyDiv w:val="1"/>
      <w:marLeft w:val="0"/>
      <w:marRight w:val="0"/>
      <w:marTop w:val="0"/>
      <w:marBottom w:val="0"/>
      <w:divBdr>
        <w:top w:val="none" w:sz="0" w:space="0" w:color="auto"/>
        <w:left w:val="none" w:sz="0" w:space="0" w:color="auto"/>
        <w:bottom w:val="none" w:sz="0" w:space="0" w:color="auto"/>
        <w:right w:val="none" w:sz="0" w:space="0" w:color="auto"/>
      </w:divBdr>
      <w:divsChild>
        <w:div w:id="27143243">
          <w:marLeft w:val="480"/>
          <w:marRight w:val="0"/>
          <w:marTop w:val="0"/>
          <w:marBottom w:val="0"/>
          <w:divBdr>
            <w:top w:val="none" w:sz="0" w:space="0" w:color="auto"/>
            <w:left w:val="none" w:sz="0" w:space="0" w:color="auto"/>
            <w:bottom w:val="none" w:sz="0" w:space="0" w:color="auto"/>
            <w:right w:val="none" w:sz="0" w:space="0" w:color="auto"/>
          </w:divBdr>
        </w:div>
        <w:div w:id="49235940">
          <w:marLeft w:val="480"/>
          <w:marRight w:val="0"/>
          <w:marTop w:val="0"/>
          <w:marBottom w:val="0"/>
          <w:divBdr>
            <w:top w:val="none" w:sz="0" w:space="0" w:color="auto"/>
            <w:left w:val="none" w:sz="0" w:space="0" w:color="auto"/>
            <w:bottom w:val="none" w:sz="0" w:space="0" w:color="auto"/>
            <w:right w:val="none" w:sz="0" w:space="0" w:color="auto"/>
          </w:divBdr>
        </w:div>
        <w:div w:id="106125505">
          <w:marLeft w:val="480"/>
          <w:marRight w:val="0"/>
          <w:marTop w:val="0"/>
          <w:marBottom w:val="0"/>
          <w:divBdr>
            <w:top w:val="none" w:sz="0" w:space="0" w:color="auto"/>
            <w:left w:val="none" w:sz="0" w:space="0" w:color="auto"/>
            <w:bottom w:val="none" w:sz="0" w:space="0" w:color="auto"/>
            <w:right w:val="none" w:sz="0" w:space="0" w:color="auto"/>
          </w:divBdr>
        </w:div>
        <w:div w:id="133180790">
          <w:marLeft w:val="480"/>
          <w:marRight w:val="0"/>
          <w:marTop w:val="0"/>
          <w:marBottom w:val="0"/>
          <w:divBdr>
            <w:top w:val="none" w:sz="0" w:space="0" w:color="auto"/>
            <w:left w:val="none" w:sz="0" w:space="0" w:color="auto"/>
            <w:bottom w:val="none" w:sz="0" w:space="0" w:color="auto"/>
            <w:right w:val="none" w:sz="0" w:space="0" w:color="auto"/>
          </w:divBdr>
        </w:div>
        <w:div w:id="178398912">
          <w:marLeft w:val="480"/>
          <w:marRight w:val="0"/>
          <w:marTop w:val="0"/>
          <w:marBottom w:val="0"/>
          <w:divBdr>
            <w:top w:val="none" w:sz="0" w:space="0" w:color="auto"/>
            <w:left w:val="none" w:sz="0" w:space="0" w:color="auto"/>
            <w:bottom w:val="none" w:sz="0" w:space="0" w:color="auto"/>
            <w:right w:val="none" w:sz="0" w:space="0" w:color="auto"/>
          </w:divBdr>
        </w:div>
        <w:div w:id="197858319">
          <w:marLeft w:val="480"/>
          <w:marRight w:val="0"/>
          <w:marTop w:val="0"/>
          <w:marBottom w:val="0"/>
          <w:divBdr>
            <w:top w:val="none" w:sz="0" w:space="0" w:color="auto"/>
            <w:left w:val="none" w:sz="0" w:space="0" w:color="auto"/>
            <w:bottom w:val="none" w:sz="0" w:space="0" w:color="auto"/>
            <w:right w:val="none" w:sz="0" w:space="0" w:color="auto"/>
          </w:divBdr>
        </w:div>
        <w:div w:id="237404085">
          <w:marLeft w:val="480"/>
          <w:marRight w:val="0"/>
          <w:marTop w:val="0"/>
          <w:marBottom w:val="0"/>
          <w:divBdr>
            <w:top w:val="none" w:sz="0" w:space="0" w:color="auto"/>
            <w:left w:val="none" w:sz="0" w:space="0" w:color="auto"/>
            <w:bottom w:val="none" w:sz="0" w:space="0" w:color="auto"/>
            <w:right w:val="none" w:sz="0" w:space="0" w:color="auto"/>
          </w:divBdr>
        </w:div>
        <w:div w:id="244993470">
          <w:marLeft w:val="480"/>
          <w:marRight w:val="0"/>
          <w:marTop w:val="0"/>
          <w:marBottom w:val="0"/>
          <w:divBdr>
            <w:top w:val="none" w:sz="0" w:space="0" w:color="auto"/>
            <w:left w:val="none" w:sz="0" w:space="0" w:color="auto"/>
            <w:bottom w:val="none" w:sz="0" w:space="0" w:color="auto"/>
            <w:right w:val="none" w:sz="0" w:space="0" w:color="auto"/>
          </w:divBdr>
        </w:div>
        <w:div w:id="303854913">
          <w:marLeft w:val="480"/>
          <w:marRight w:val="0"/>
          <w:marTop w:val="0"/>
          <w:marBottom w:val="0"/>
          <w:divBdr>
            <w:top w:val="none" w:sz="0" w:space="0" w:color="auto"/>
            <w:left w:val="none" w:sz="0" w:space="0" w:color="auto"/>
            <w:bottom w:val="none" w:sz="0" w:space="0" w:color="auto"/>
            <w:right w:val="none" w:sz="0" w:space="0" w:color="auto"/>
          </w:divBdr>
        </w:div>
        <w:div w:id="312295199">
          <w:marLeft w:val="480"/>
          <w:marRight w:val="0"/>
          <w:marTop w:val="0"/>
          <w:marBottom w:val="0"/>
          <w:divBdr>
            <w:top w:val="none" w:sz="0" w:space="0" w:color="auto"/>
            <w:left w:val="none" w:sz="0" w:space="0" w:color="auto"/>
            <w:bottom w:val="none" w:sz="0" w:space="0" w:color="auto"/>
            <w:right w:val="none" w:sz="0" w:space="0" w:color="auto"/>
          </w:divBdr>
        </w:div>
        <w:div w:id="332075197">
          <w:marLeft w:val="480"/>
          <w:marRight w:val="0"/>
          <w:marTop w:val="0"/>
          <w:marBottom w:val="0"/>
          <w:divBdr>
            <w:top w:val="none" w:sz="0" w:space="0" w:color="auto"/>
            <w:left w:val="none" w:sz="0" w:space="0" w:color="auto"/>
            <w:bottom w:val="none" w:sz="0" w:space="0" w:color="auto"/>
            <w:right w:val="none" w:sz="0" w:space="0" w:color="auto"/>
          </w:divBdr>
        </w:div>
        <w:div w:id="355696606">
          <w:marLeft w:val="480"/>
          <w:marRight w:val="0"/>
          <w:marTop w:val="0"/>
          <w:marBottom w:val="0"/>
          <w:divBdr>
            <w:top w:val="none" w:sz="0" w:space="0" w:color="auto"/>
            <w:left w:val="none" w:sz="0" w:space="0" w:color="auto"/>
            <w:bottom w:val="none" w:sz="0" w:space="0" w:color="auto"/>
            <w:right w:val="none" w:sz="0" w:space="0" w:color="auto"/>
          </w:divBdr>
        </w:div>
        <w:div w:id="359203887">
          <w:marLeft w:val="480"/>
          <w:marRight w:val="0"/>
          <w:marTop w:val="0"/>
          <w:marBottom w:val="0"/>
          <w:divBdr>
            <w:top w:val="none" w:sz="0" w:space="0" w:color="auto"/>
            <w:left w:val="none" w:sz="0" w:space="0" w:color="auto"/>
            <w:bottom w:val="none" w:sz="0" w:space="0" w:color="auto"/>
            <w:right w:val="none" w:sz="0" w:space="0" w:color="auto"/>
          </w:divBdr>
        </w:div>
        <w:div w:id="430702968">
          <w:marLeft w:val="480"/>
          <w:marRight w:val="0"/>
          <w:marTop w:val="0"/>
          <w:marBottom w:val="0"/>
          <w:divBdr>
            <w:top w:val="none" w:sz="0" w:space="0" w:color="auto"/>
            <w:left w:val="none" w:sz="0" w:space="0" w:color="auto"/>
            <w:bottom w:val="none" w:sz="0" w:space="0" w:color="auto"/>
            <w:right w:val="none" w:sz="0" w:space="0" w:color="auto"/>
          </w:divBdr>
        </w:div>
        <w:div w:id="494876468">
          <w:marLeft w:val="480"/>
          <w:marRight w:val="0"/>
          <w:marTop w:val="0"/>
          <w:marBottom w:val="0"/>
          <w:divBdr>
            <w:top w:val="none" w:sz="0" w:space="0" w:color="auto"/>
            <w:left w:val="none" w:sz="0" w:space="0" w:color="auto"/>
            <w:bottom w:val="none" w:sz="0" w:space="0" w:color="auto"/>
            <w:right w:val="none" w:sz="0" w:space="0" w:color="auto"/>
          </w:divBdr>
        </w:div>
        <w:div w:id="497111686">
          <w:marLeft w:val="480"/>
          <w:marRight w:val="0"/>
          <w:marTop w:val="0"/>
          <w:marBottom w:val="0"/>
          <w:divBdr>
            <w:top w:val="none" w:sz="0" w:space="0" w:color="auto"/>
            <w:left w:val="none" w:sz="0" w:space="0" w:color="auto"/>
            <w:bottom w:val="none" w:sz="0" w:space="0" w:color="auto"/>
            <w:right w:val="none" w:sz="0" w:space="0" w:color="auto"/>
          </w:divBdr>
        </w:div>
        <w:div w:id="502208018">
          <w:marLeft w:val="480"/>
          <w:marRight w:val="0"/>
          <w:marTop w:val="0"/>
          <w:marBottom w:val="0"/>
          <w:divBdr>
            <w:top w:val="none" w:sz="0" w:space="0" w:color="auto"/>
            <w:left w:val="none" w:sz="0" w:space="0" w:color="auto"/>
            <w:bottom w:val="none" w:sz="0" w:space="0" w:color="auto"/>
            <w:right w:val="none" w:sz="0" w:space="0" w:color="auto"/>
          </w:divBdr>
        </w:div>
        <w:div w:id="511526545">
          <w:marLeft w:val="480"/>
          <w:marRight w:val="0"/>
          <w:marTop w:val="0"/>
          <w:marBottom w:val="0"/>
          <w:divBdr>
            <w:top w:val="none" w:sz="0" w:space="0" w:color="auto"/>
            <w:left w:val="none" w:sz="0" w:space="0" w:color="auto"/>
            <w:bottom w:val="none" w:sz="0" w:space="0" w:color="auto"/>
            <w:right w:val="none" w:sz="0" w:space="0" w:color="auto"/>
          </w:divBdr>
        </w:div>
        <w:div w:id="539829676">
          <w:marLeft w:val="480"/>
          <w:marRight w:val="0"/>
          <w:marTop w:val="0"/>
          <w:marBottom w:val="0"/>
          <w:divBdr>
            <w:top w:val="none" w:sz="0" w:space="0" w:color="auto"/>
            <w:left w:val="none" w:sz="0" w:space="0" w:color="auto"/>
            <w:bottom w:val="none" w:sz="0" w:space="0" w:color="auto"/>
            <w:right w:val="none" w:sz="0" w:space="0" w:color="auto"/>
          </w:divBdr>
        </w:div>
        <w:div w:id="552692945">
          <w:marLeft w:val="480"/>
          <w:marRight w:val="0"/>
          <w:marTop w:val="0"/>
          <w:marBottom w:val="0"/>
          <w:divBdr>
            <w:top w:val="none" w:sz="0" w:space="0" w:color="auto"/>
            <w:left w:val="none" w:sz="0" w:space="0" w:color="auto"/>
            <w:bottom w:val="none" w:sz="0" w:space="0" w:color="auto"/>
            <w:right w:val="none" w:sz="0" w:space="0" w:color="auto"/>
          </w:divBdr>
        </w:div>
        <w:div w:id="555288240">
          <w:marLeft w:val="480"/>
          <w:marRight w:val="0"/>
          <w:marTop w:val="0"/>
          <w:marBottom w:val="0"/>
          <w:divBdr>
            <w:top w:val="none" w:sz="0" w:space="0" w:color="auto"/>
            <w:left w:val="none" w:sz="0" w:space="0" w:color="auto"/>
            <w:bottom w:val="none" w:sz="0" w:space="0" w:color="auto"/>
            <w:right w:val="none" w:sz="0" w:space="0" w:color="auto"/>
          </w:divBdr>
        </w:div>
        <w:div w:id="562521010">
          <w:marLeft w:val="480"/>
          <w:marRight w:val="0"/>
          <w:marTop w:val="0"/>
          <w:marBottom w:val="0"/>
          <w:divBdr>
            <w:top w:val="none" w:sz="0" w:space="0" w:color="auto"/>
            <w:left w:val="none" w:sz="0" w:space="0" w:color="auto"/>
            <w:bottom w:val="none" w:sz="0" w:space="0" w:color="auto"/>
            <w:right w:val="none" w:sz="0" w:space="0" w:color="auto"/>
          </w:divBdr>
        </w:div>
        <w:div w:id="596332816">
          <w:marLeft w:val="480"/>
          <w:marRight w:val="0"/>
          <w:marTop w:val="0"/>
          <w:marBottom w:val="0"/>
          <w:divBdr>
            <w:top w:val="none" w:sz="0" w:space="0" w:color="auto"/>
            <w:left w:val="none" w:sz="0" w:space="0" w:color="auto"/>
            <w:bottom w:val="none" w:sz="0" w:space="0" w:color="auto"/>
            <w:right w:val="none" w:sz="0" w:space="0" w:color="auto"/>
          </w:divBdr>
        </w:div>
        <w:div w:id="644092149">
          <w:marLeft w:val="480"/>
          <w:marRight w:val="0"/>
          <w:marTop w:val="0"/>
          <w:marBottom w:val="0"/>
          <w:divBdr>
            <w:top w:val="none" w:sz="0" w:space="0" w:color="auto"/>
            <w:left w:val="none" w:sz="0" w:space="0" w:color="auto"/>
            <w:bottom w:val="none" w:sz="0" w:space="0" w:color="auto"/>
            <w:right w:val="none" w:sz="0" w:space="0" w:color="auto"/>
          </w:divBdr>
        </w:div>
        <w:div w:id="658459556">
          <w:marLeft w:val="480"/>
          <w:marRight w:val="0"/>
          <w:marTop w:val="0"/>
          <w:marBottom w:val="0"/>
          <w:divBdr>
            <w:top w:val="none" w:sz="0" w:space="0" w:color="auto"/>
            <w:left w:val="none" w:sz="0" w:space="0" w:color="auto"/>
            <w:bottom w:val="none" w:sz="0" w:space="0" w:color="auto"/>
            <w:right w:val="none" w:sz="0" w:space="0" w:color="auto"/>
          </w:divBdr>
        </w:div>
        <w:div w:id="681278013">
          <w:marLeft w:val="480"/>
          <w:marRight w:val="0"/>
          <w:marTop w:val="0"/>
          <w:marBottom w:val="0"/>
          <w:divBdr>
            <w:top w:val="none" w:sz="0" w:space="0" w:color="auto"/>
            <w:left w:val="none" w:sz="0" w:space="0" w:color="auto"/>
            <w:bottom w:val="none" w:sz="0" w:space="0" w:color="auto"/>
            <w:right w:val="none" w:sz="0" w:space="0" w:color="auto"/>
          </w:divBdr>
        </w:div>
        <w:div w:id="689647602">
          <w:marLeft w:val="480"/>
          <w:marRight w:val="0"/>
          <w:marTop w:val="0"/>
          <w:marBottom w:val="0"/>
          <w:divBdr>
            <w:top w:val="none" w:sz="0" w:space="0" w:color="auto"/>
            <w:left w:val="none" w:sz="0" w:space="0" w:color="auto"/>
            <w:bottom w:val="none" w:sz="0" w:space="0" w:color="auto"/>
            <w:right w:val="none" w:sz="0" w:space="0" w:color="auto"/>
          </w:divBdr>
        </w:div>
        <w:div w:id="690298807">
          <w:marLeft w:val="480"/>
          <w:marRight w:val="0"/>
          <w:marTop w:val="0"/>
          <w:marBottom w:val="0"/>
          <w:divBdr>
            <w:top w:val="none" w:sz="0" w:space="0" w:color="auto"/>
            <w:left w:val="none" w:sz="0" w:space="0" w:color="auto"/>
            <w:bottom w:val="none" w:sz="0" w:space="0" w:color="auto"/>
            <w:right w:val="none" w:sz="0" w:space="0" w:color="auto"/>
          </w:divBdr>
        </w:div>
        <w:div w:id="763498249">
          <w:marLeft w:val="480"/>
          <w:marRight w:val="0"/>
          <w:marTop w:val="0"/>
          <w:marBottom w:val="0"/>
          <w:divBdr>
            <w:top w:val="none" w:sz="0" w:space="0" w:color="auto"/>
            <w:left w:val="none" w:sz="0" w:space="0" w:color="auto"/>
            <w:bottom w:val="none" w:sz="0" w:space="0" w:color="auto"/>
            <w:right w:val="none" w:sz="0" w:space="0" w:color="auto"/>
          </w:divBdr>
        </w:div>
        <w:div w:id="780803641">
          <w:marLeft w:val="480"/>
          <w:marRight w:val="0"/>
          <w:marTop w:val="0"/>
          <w:marBottom w:val="0"/>
          <w:divBdr>
            <w:top w:val="none" w:sz="0" w:space="0" w:color="auto"/>
            <w:left w:val="none" w:sz="0" w:space="0" w:color="auto"/>
            <w:bottom w:val="none" w:sz="0" w:space="0" w:color="auto"/>
            <w:right w:val="none" w:sz="0" w:space="0" w:color="auto"/>
          </w:divBdr>
        </w:div>
        <w:div w:id="834538192">
          <w:marLeft w:val="480"/>
          <w:marRight w:val="0"/>
          <w:marTop w:val="0"/>
          <w:marBottom w:val="0"/>
          <w:divBdr>
            <w:top w:val="none" w:sz="0" w:space="0" w:color="auto"/>
            <w:left w:val="none" w:sz="0" w:space="0" w:color="auto"/>
            <w:bottom w:val="none" w:sz="0" w:space="0" w:color="auto"/>
            <w:right w:val="none" w:sz="0" w:space="0" w:color="auto"/>
          </w:divBdr>
        </w:div>
        <w:div w:id="856121127">
          <w:marLeft w:val="480"/>
          <w:marRight w:val="0"/>
          <w:marTop w:val="0"/>
          <w:marBottom w:val="0"/>
          <w:divBdr>
            <w:top w:val="none" w:sz="0" w:space="0" w:color="auto"/>
            <w:left w:val="none" w:sz="0" w:space="0" w:color="auto"/>
            <w:bottom w:val="none" w:sz="0" w:space="0" w:color="auto"/>
            <w:right w:val="none" w:sz="0" w:space="0" w:color="auto"/>
          </w:divBdr>
        </w:div>
        <w:div w:id="883252899">
          <w:marLeft w:val="480"/>
          <w:marRight w:val="0"/>
          <w:marTop w:val="0"/>
          <w:marBottom w:val="0"/>
          <w:divBdr>
            <w:top w:val="none" w:sz="0" w:space="0" w:color="auto"/>
            <w:left w:val="none" w:sz="0" w:space="0" w:color="auto"/>
            <w:bottom w:val="none" w:sz="0" w:space="0" w:color="auto"/>
            <w:right w:val="none" w:sz="0" w:space="0" w:color="auto"/>
          </w:divBdr>
        </w:div>
        <w:div w:id="948319636">
          <w:marLeft w:val="480"/>
          <w:marRight w:val="0"/>
          <w:marTop w:val="0"/>
          <w:marBottom w:val="0"/>
          <w:divBdr>
            <w:top w:val="none" w:sz="0" w:space="0" w:color="auto"/>
            <w:left w:val="none" w:sz="0" w:space="0" w:color="auto"/>
            <w:bottom w:val="none" w:sz="0" w:space="0" w:color="auto"/>
            <w:right w:val="none" w:sz="0" w:space="0" w:color="auto"/>
          </w:divBdr>
        </w:div>
        <w:div w:id="983969246">
          <w:marLeft w:val="480"/>
          <w:marRight w:val="0"/>
          <w:marTop w:val="0"/>
          <w:marBottom w:val="0"/>
          <w:divBdr>
            <w:top w:val="none" w:sz="0" w:space="0" w:color="auto"/>
            <w:left w:val="none" w:sz="0" w:space="0" w:color="auto"/>
            <w:bottom w:val="none" w:sz="0" w:space="0" w:color="auto"/>
            <w:right w:val="none" w:sz="0" w:space="0" w:color="auto"/>
          </w:divBdr>
        </w:div>
        <w:div w:id="994453268">
          <w:marLeft w:val="480"/>
          <w:marRight w:val="0"/>
          <w:marTop w:val="0"/>
          <w:marBottom w:val="0"/>
          <w:divBdr>
            <w:top w:val="none" w:sz="0" w:space="0" w:color="auto"/>
            <w:left w:val="none" w:sz="0" w:space="0" w:color="auto"/>
            <w:bottom w:val="none" w:sz="0" w:space="0" w:color="auto"/>
            <w:right w:val="none" w:sz="0" w:space="0" w:color="auto"/>
          </w:divBdr>
        </w:div>
        <w:div w:id="996225276">
          <w:marLeft w:val="480"/>
          <w:marRight w:val="0"/>
          <w:marTop w:val="0"/>
          <w:marBottom w:val="0"/>
          <w:divBdr>
            <w:top w:val="none" w:sz="0" w:space="0" w:color="auto"/>
            <w:left w:val="none" w:sz="0" w:space="0" w:color="auto"/>
            <w:bottom w:val="none" w:sz="0" w:space="0" w:color="auto"/>
            <w:right w:val="none" w:sz="0" w:space="0" w:color="auto"/>
          </w:divBdr>
        </w:div>
        <w:div w:id="1021509701">
          <w:marLeft w:val="480"/>
          <w:marRight w:val="0"/>
          <w:marTop w:val="0"/>
          <w:marBottom w:val="0"/>
          <w:divBdr>
            <w:top w:val="none" w:sz="0" w:space="0" w:color="auto"/>
            <w:left w:val="none" w:sz="0" w:space="0" w:color="auto"/>
            <w:bottom w:val="none" w:sz="0" w:space="0" w:color="auto"/>
            <w:right w:val="none" w:sz="0" w:space="0" w:color="auto"/>
          </w:divBdr>
        </w:div>
        <w:div w:id="1037117700">
          <w:marLeft w:val="480"/>
          <w:marRight w:val="0"/>
          <w:marTop w:val="0"/>
          <w:marBottom w:val="0"/>
          <w:divBdr>
            <w:top w:val="none" w:sz="0" w:space="0" w:color="auto"/>
            <w:left w:val="none" w:sz="0" w:space="0" w:color="auto"/>
            <w:bottom w:val="none" w:sz="0" w:space="0" w:color="auto"/>
            <w:right w:val="none" w:sz="0" w:space="0" w:color="auto"/>
          </w:divBdr>
        </w:div>
        <w:div w:id="1082215133">
          <w:marLeft w:val="480"/>
          <w:marRight w:val="0"/>
          <w:marTop w:val="0"/>
          <w:marBottom w:val="0"/>
          <w:divBdr>
            <w:top w:val="none" w:sz="0" w:space="0" w:color="auto"/>
            <w:left w:val="none" w:sz="0" w:space="0" w:color="auto"/>
            <w:bottom w:val="none" w:sz="0" w:space="0" w:color="auto"/>
            <w:right w:val="none" w:sz="0" w:space="0" w:color="auto"/>
          </w:divBdr>
        </w:div>
        <w:div w:id="1092974901">
          <w:marLeft w:val="480"/>
          <w:marRight w:val="0"/>
          <w:marTop w:val="0"/>
          <w:marBottom w:val="0"/>
          <w:divBdr>
            <w:top w:val="none" w:sz="0" w:space="0" w:color="auto"/>
            <w:left w:val="none" w:sz="0" w:space="0" w:color="auto"/>
            <w:bottom w:val="none" w:sz="0" w:space="0" w:color="auto"/>
            <w:right w:val="none" w:sz="0" w:space="0" w:color="auto"/>
          </w:divBdr>
        </w:div>
        <w:div w:id="1131896333">
          <w:marLeft w:val="480"/>
          <w:marRight w:val="0"/>
          <w:marTop w:val="0"/>
          <w:marBottom w:val="0"/>
          <w:divBdr>
            <w:top w:val="none" w:sz="0" w:space="0" w:color="auto"/>
            <w:left w:val="none" w:sz="0" w:space="0" w:color="auto"/>
            <w:bottom w:val="none" w:sz="0" w:space="0" w:color="auto"/>
            <w:right w:val="none" w:sz="0" w:space="0" w:color="auto"/>
          </w:divBdr>
        </w:div>
        <w:div w:id="1142040234">
          <w:marLeft w:val="480"/>
          <w:marRight w:val="0"/>
          <w:marTop w:val="0"/>
          <w:marBottom w:val="0"/>
          <w:divBdr>
            <w:top w:val="none" w:sz="0" w:space="0" w:color="auto"/>
            <w:left w:val="none" w:sz="0" w:space="0" w:color="auto"/>
            <w:bottom w:val="none" w:sz="0" w:space="0" w:color="auto"/>
            <w:right w:val="none" w:sz="0" w:space="0" w:color="auto"/>
          </w:divBdr>
        </w:div>
        <w:div w:id="1160733575">
          <w:marLeft w:val="480"/>
          <w:marRight w:val="0"/>
          <w:marTop w:val="0"/>
          <w:marBottom w:val="0"/>
          <w:divBdr>
            <w:top w:val="none" w:sz="0" w:space="0" w:color="auto"/>
            <w:left w:val="none" w:sz="0" w:space="0" w:color="auto"/>
            <w:bottom w:val="none" w:sz="0" w:space="0" w:color="auto"/>
            <w:right w:val="none" w:sz="0" w:space="0" w:color="auto"/>
          </w:divBdr>
        </w:div>
        <w:div w:id="1191526932">
          <w:marLeft w:val="480"/>
          <w:marRight w:val="0"/>
          <w:marTop w:val="0"/>
          <w:marBottom w:val="0"/>
          <w:divBdr>
            <w:top w:val="none" w:sz="0" w:space="0" w:color="auto"/>
            <w:left w:val="none" w:sz="0" w:space="0" w:color="auto"/>
            <w:bottom w:val="none" w:sz="0" w:space="0" w:color="auto"/>
            <w:right w:val="none" w:sz="0" w:space="0" w:color="auto"/>
          </w:divBdr>
        </w:div>
        <w:div w:id="1202860005">
          <w:marLeft w:val="480"/>
          <w:marRight w:val="0"/>
          <w:marTop w:val="0"/>
          <w:marBottom w:val="0"/>
          <w:divBdr>
            <w:top w:val="none" w:sz="0" w:space="0" w:color="auto"/>
            <w:left w:val="none" w:sz="0" w:space="0" w:color="auto"/>
            <w:bottom w:val="none" w:sz="0" w:space="0" w:color="auto"/>
            <w:right w:val="none" w:sz="0" w:space="0" w:color="auto"/>
          </w:divBdr>
        </w:div>
        <w:div w:id="1208420833">
          <w:marLeft w:val="480"/>
          <w:marRight w:val="0"/>
          <w:marTop w:val="0"/>
          <w:marBottom w:val="0"/>
          <w:divBdr>
            <w:top w:val="none" w:sz="0" w:space="0" w:color="auto"/>
            <w:left w:val="none" w:sz="0" w:space="0" w:color="auto"/>
            <w:bottom w:val="none" w:sz="0" w:space="0" w:color="auto"/>
            <w:right w:val="none" w:sz="0" w:space="0" w:color="auto"/>
          </w:divBdr>
        </w:div>
        <w:div w:id="1374113043">
          <w:marLeft w:val="480"/>
          <w:marRight w:val="0"/>
          <w:marTop w:val="0"/>
          <w:marBottom w:val="0"/>
          <w:divBdr>
            <w:top w:val="none" w:sz="0" w:space="0" w:color="auto"/>
            <w:left w:val="none" w:sz="0" w:space="0" w:color="auto"/>
            <w:bottom w:val="none" w:sz="0" w:space="0" w:color="auto"/>
            <w:right w:val="none" w:sz="0" w:space="0" w:color="auto"/>
          </w:divBdr>
        </w:div>
        <w:div w:id="1423599618">
          <w:marLeft w:val="480"/>
          <w:marRight w:val="0"/>
          <w:marTop w:val="0"/>
          <w:marBottom w:val="0"/>
          <w:divBdr>
            <w:top w:val="none" w:sz="0" w:space="0" w:color="auto"/>
            <w:left w:val="none" w:sz="0" w:space="0" w:color="auto"/>
            <w:bottom w:val="none" w:sz="0" w:space="0" w:color="auto"/>
            <w:right w:val="none" w:sz="0" w:space="0" w:color="auto"/>
          </w:divBdr>
        </w:div>
        <w:div w:id="1466654349">
          <w:marLeft w:val="480"/>
          <w:marRight w:val="0"/>
          <w:marTop w:val="0"/>
          <w:marBottom w:val="0"/>
          <w:divBdr>
            <w:top w:val="none" w:sz="0" w:space="0" w:color="auto"/>
            <w:left w:val="none" w:sz="0" w:space="0" w:color="auto"/>
            <w:bottom w:val="none" w:sz="0" w:space="0" w:color="auto"/>
            <w:right w:val="none" w:sz="0" w:space="0" w:color="auto"/>
          </w:divBdr>
        </w:div>
        <w:div w:id="1531063478">
          <w:marLeft w:val="480"/>
          <w:marRight w:val="0"/>
          <w:marTop w:val="0"/>
          <w:marBottom w:val="0"/>
          <w:divBdr>
            <w:top w:val="none" w:sz="0" w:space="0" w:color="auto"/>
            <w:left w:val="none" w:sz="0" w:space="0" w:color="auto"/>
            <w:bottom w:val="none" w:sz="0" w:space="0" w:color="auto"/>
            <w:right w:val="none" w:sz="0" w:space="0" w:color="auto"/>
          </w:divBdr>
        </w:div>
        <w:div w:id="1546521079">
          <w:marLeft w:val="480"/>
          <w:marRight w:val="0"/>
          <w:marTop w:val="0"/>
          <w:marBottom w:val="0"/>
          <w:divBdr>
            <w:top w:val="none" w:sz="0" w:space="0" w:color="auto"/>
            <w:left w:val="none" w:sz="0" w:space="0" w:color="auto"/>
            <w:bottom w:val="none" w:sz="0" w:space="0" w:color="auto"/>
            <w:right w:val="none" w:sz="0" w:space="0" w:color="auto"/>
          </w:divBdr>
        </w:div>
        <w:div w:id="1603680054">
          <w:marLeft w:val="480"/>
          <w:marRight w:val="0"/>
          <w:marTop w:val="0"/>
          <w:marBottom w:val="0"/>
          <w:divBdr>
            <w:top w:val="none" w:sz="0" w:space="0" w:color="auto"/>
            <w:left w:val="none" w:sz="0" w:space="0" w:color="auto"/>
            <w:bottom w:val="none" w:sz="0" w:space="0" w:color="auto"/>
            <w:right w:val="none" w:sz="0" w:space="0" w:color="auto"/>
          </w:divBdr>
        </w:div>
        <w:div w:id="1616450709">
          <w:marLeft w:val="480"/>
          <w:marRight w:val="0"/>
          <w:marTop w:val="0"/>
          <w:marBottom w:val="0"/>
          <w:divBdr>
            <w:top w:val="none" w:sz="0" w:space="0" w:color="auto"/>
            <w:left w:val="none" w:sz="0" w:space="0" w:color="auto"/>
            <w:bottom w:val="none" w:sz="0" w:space="0" w:color="auto"/>
            <w:right w:val="none" w:sz="0" w:space="0" w:color="auto"/>
          </w:divBdr>
        </w:div>
        <w:div w:id="1658341399">
          <w:marLeft w:val="480"/>
          <w:marRight w:val="0"/>
          <w:marTop w:val="0"/>
          <w:marBottom w:val="0"/>
          <w:divBdr>
            <w:top w:val="none" w:sz="0" w:space="0" w:color="auto"/>
            <w:left w:val="none" w:sz="0" w:space="0" w:color="auto"/>
            <w:bottom w:val="none" w:sz="0" w:space="0" w:color="auto"/>
            <w:right w:val="none" w:sz="0" w:space="0" w:color="auto"/>
          </w:divBdr>
        </w:div>
        <w:div w:id="1660384487">
          <w:marLeft w:val="480"/>
          <w:marRight w:val="0"/>
          <w:marTop w:val="0"/>
          <w:marBottom w:val="0"/>
          <w:divBdr>
            <w:top w:val="none" w:sz="0" w:space="0" w:color="auto"/>
            <w:left w:val="none" w:sz="0" w:space="0" w:color="auto"/>
            <w:bottom w:val="none" w:sz="0" w:space="0" w:color="auto"/>
            <w:right w:val="none" w:sz="0" w:space="0" w:color="auto"/>
          </w:divBdr>
        </w:div>
        <w:div w:id="1674525307">
          <w:marLeft w:val="480"/>
          <w:marRight w:val="0"/>
          <w:marTop w:val="0"/>
          <w:marBottom w:val="0"/>
          <w:divBdr>
            <w:top w:val="none" w:sz="0" w:space="0" w:color="auto"/>
            <w:left w:val="none" w:sz="0" w:space="0" w:color="auto"/>
            <w:bottom w:val="none" w:sz="0" w:space="0" w:color="auto"/>
            <w:right w:val="none" w:sz="0" w:space="0" w:color="auto"/>
          </w:divBdr>
        </w:div>
        <w:div w:id="1675376689">
          <w:marLeft w:val="480"/>
          <w:marRight w:val="0"/>
          <w:marTop w:val="0"/>
          <w:marBottom w:val="0"/>
          <w:divBdr>
            <w:top w:val="none" w:sz="0" w:space="0" w:color="auto"/>
            <w:left w:val="none" w:sz="0" w:space="0" w:color="auto"/>
            <w:bottom w:val="none" w:sz="0" w:space="0" w:color="auto"/>
            <w:right w:val="none" w:sz="0" w:space="0" w:color="auto"/>
          </w:divBdr>
        </w:div>
        <w:div w:id="1691486042">
          <w:marLeft w:val="480"/>
          <w:marRight w:val="0"/>
          <w:marTop w:val="0"/>
          <w:marBottom w:val="0"/>
          <w:divBdr>
            <w:top w:val="none" w:sz="0" w:space="0" w:color="auto"/>
            <w:left w:val="none" w:sz="0" w:space="0" w:color="auto"/>
            <w:bottom w:val="none" w:sz="0" w:space="0" w:color="auto"/>
            <w:right w:val="none" w:sz="0" w:space="0" w:color="auto"/>
          </w:divBdr>
        </w:div>
        <w:div w:id="1697924361">
          <w:marLeft w:val="480"/>
          <w:marRight w:val="0"/>
          <w:marTop w:val="0"/>
          <w:marBottom w:val="0"/>
          <w:divBdr>
            <w:top w:val="none" w:sz="0" w:space="0" w:color="auto"/>
            <w:left w:val="none" w:sz="0" w:space="0" w:color="auto"/>
            <w:bottom w:val="none" w:sz="0" w:space="0" w:color="auto"/>
            <w:right w:val="none" w:sz="0" w:space="0" w:color="auto"/>
          </w:divBdr>
        </w:div>
        <w:div w:id="1743523759">
          <w:marLeft w:val="480"/>
          <w:marRight w:val="0"/>
          <w:marTop w:val="0"/>
          <w:marBottom w:val="0"/>
          <w:divBdr>
            <w:top w:val="none" w:sz="0" w:space="0" w:color="auto"/>
            <w:left w:val="none" w:sz="0" w:space="0" w:color="auto"/>
            <w:bottom w:val="none" w:sz="0" w:space="0" w:color="auto"/>
            <w:right w:val="none" w:sz="0" w:space="0" w:color="auto"/>
          </w:divBdr>
        </w:div>
        <w:div w:id="1753698382">
          <w:marLeft w:val="480"/>
          <w:marRight w:val="0"/>
          <w:marTop w:val="0"/>
          <w:marBottom w:val="0"/>
          <w:divBdr>
            <w:top w:val="none" w:sz="0" w:space="0" w:color="auto"/>
            <w:left w:val="none" w:sz="0" w:space="0" w:color="auto"/>
            <w:bottom w:val="none" w:sz="0" w:space="0" w:color="auto"/>
            <w:right w:val="none" w:sz="0" w:space="0" w:color="auto"/>
          </w:divBdr>
        </w:div>
        <w:div w:id="1758020103">
          <w:marLeft w:val="480"/>
          <w:marRight w:val="0"/>
          <w:marTop w:val="0"/>
          <w:marBottom w:val="0"/>
          <w:divBdr>
            <w:top w:val="none" w:sz="0" w:space="0" w:color="auto"/>
            <w:left w:val="none" w:sz="0" w:space="0" w:color="auto"/>
            <w:bottom w:val="none" w:sz="0" w:space="0" w:color="auto"/>
            <w:right w:val="none" w:sz="0" w:space="0" w:color="auto"/>
          </w:divBdr>
        </w:div>
        <w:div w:id="1771968227">
          <w:marLeft w:val="480"/>
          <w:marRight w:val="0"/>
          <w:marTop w:val="0"/>
          <w:marBottom w:val="0"/>
          <w:divBdr>
            <w:top w:val="none" w:sz="0" w:space="0" w:color="auto"/>
            <w:left w:val="none" w:sz="0" w:space="0" w:color="auto"/>
            <w:bottom w:val="none" w:sz="0" w:space="0" w:color="auto"/>
            <w:right w:val="none" w:sz="0" w:space="0" w:color="auto"/>
          </w:divBdr>
        </w:div>
        <w:div w:id="1853765974">
          <w:marLeft w:val="480"/>
          <w:marRight w:val="0"/>
          <w:marTop w:val="0"/>
          <w:marBottom w:val="0"/>
          <w:divBdr>
            <w:top w:val="none" w:sz="0" w:space="0" w:color="auto"/>
            <w:left w:val="none" w:sz="0" w:space="0" w:color="auto"/>
            <w:bottom w:val="none" w:sz="0" w:space="0" w:color="auto"/>
            <w:right w:val="none" w:sz="0" w:space="0" w:color="auto"/>
          </w:divBdr>
        </w:div>
        <w:div w:id="1884714437">
          <w:marLeft w:val="480"/>
          <w:marRight w:val="0"/>
          <w:marTop w:val="0"/>
          <w:marBottom w:val="0"/>
          <w:divBdr>
            <w:top w:val="none" w:sz="0" w:space="0" w:color="auto"/>
            <w:left w:val="none" w:sz="0" w:space="0" w:color="auto"/>
            <w:bottom w:val="none" w:sz="0" w:space="0" w:color="auto"/>
            <w:right w:val="none" w:sz="0" w:space="0" w:color="auto"/>
          </w:divBdr>
        </w:div>
        <w:div w:id="1917661905">
          <w:marLeft w:val="480"/>
          <w:marRight w:val="0"/>
          <w:marTop w:val="0"/>
          <w:marBottom w:val="0"/>
          <w:divBdr>
            <w:top w:val="none" w:sz="0" w:space="0" w:color="auto"/>
            <w:left w:val="none" w:sz="0" w:space="0" w:color="auto"/>
            <w:bottom w:val="none" w:sz="0" w:space="0" w:color="auto"/>
            <w:right w:val="none" w:sz="0" w:space="0" w:color="auto"/>
          </w:divBdr>
        </w:div>
        <w:div w:id="1939636002">
          <w:marLeft w:val="480"/>
          <w:marRight w:val="0"/>
          <w:marTop w:val="0"/>
          <w:marBottom w:val="0"/>
          <w:divBdr>
            <w:top w:val="none" w:sz="0" w:space="0" w:color="auto"/>
            <w:left w:val="none" w:sz="0" w:space="0" w:color="auto"/>
            <w:bottom w:val="none" w:sz="0" w:space="0" w:color="auto"/>
            <w:right w:val="none" w:sz="0" w:space="0" w:color="auto"/>
          </w:divBdr>
        </w:div>
        <w:div w:id="1954047700">
          <w:marLeft w:val="480"/>
          <w:marRight w:val="0"/>
          <w:marTop w:val="0"/>
          <w:marBottom w:val="0"/>
          <w:divBdr>
            <w:top w:val="none" w:sz="0" w:space="0" w:color="auto"/>
            <w:left w:val="none" w:sz="0" w:space="0" w:color="auto"/>
            <w:bottom w:val="none" w:sz="0" w:space="0" w:color="auto"/>
            <w:right w:val="none" w:sz="0" w:space="0" w:color="auto"/>
          </w:divBdr>
        </w:div>
        <w:div w:id="1968310773">
          <w:marLeft w:val="480"/>
          <w:marRight w:val="0"/>
          <w:marTop w:val="0"/>
          <w:marBottom w:val="0"/>
          <w:divBdr>
            <w:top w:val="none" w:sz="0" w:space="0" w:color="auto"/>
            <w:left w:val="none" w:sz="0" w:space="0" w:color="auto"/>
            <w:bottom w:val="none" w:sz="0" w:space="0" w:color="auto"/>
            <w:right w:val="none" w:sz="0" w:space="0" w:color="auto"/>
          </w:divBdr>
        </w:div>
        <w:div w:id="2031711953">
          <w:marLeft w:val="480"/>
          <w:marRight w:val="0"/>
          <w:marTop w:val="0"/>
          <w:marBottom w:val="0"/>
          <w:divBdr>
            <w:top w:val="none" w:sz="0" w:space="0" w:color="auto"/>
            <w:left w:val="none" w:sz="0" w:space="0" w:color="auto"/>
            <w:bottom w:val="none" w:sz="0" w:space="0" w:color="auto"/>
            <w:right w:val="none" w:sz="0" w:space="0" w:color="auto"/>
          </w:divBdr>
        </w:div>
        <w:div w:id="2042436913">
          <w:marLeft w:val="480"/>
          <w:marRight w:val="0"/>
          <w:marTop w:val="0"/>
          <w:marBottom w:val="0"/>
          <w:divBdr>
            <w:top w:val="none" w:sz="0" w:space="0" w:color="auto"/>
            <w:left w:val="none" w:sz="0" w:space="0" w:color="auto"/>
            <w:bottom w:val="none" w:sz="0" w:space="0" w:color="auto"/>
            <w:right w:val="none" w:sz="0" w:space="0" w:color="auto"/>
          </w:divBdr>
        </w:div>
        <w:div w:id="2055228999">
          <w:marLeft w:val="480"/>
          <w:marRight w:val="0"/>
          <w:marTop w:val="0"/>
          <w:marBottom w:val="0"/>
          <w:divBdr>
            <w:top w:val="none" w:sz="0" w:space="0" w:color="auto"/>
            <w:left w:val="none" w:sz="0" w:space="0" w:color="auto"/>
            <w:bottom w:val="none" w:sz="0" w:space="0" w:color="auto"/>
            <w:right w:val="none" w:sz="0" w:space="0" w:color="auto"/>
          </w:divBdr>
        </w:div>
        <w:div w:id="2062094606">
          <w:marLeft w:val="480"/>
          <w:marRight w:val="0"/>
          <w:marTop w:val="0"/>
          <w:marBottom w:val="0"/>
          <w:divBdr>
            <w:top w:val="none" w:sz="0" w:space="0" w:color="auto"/>
            <w:left w:val="none" w:sz="0" w:space="0" w:color="auto"/>
            <w:bottom w:val="none" w:sz="0" w:space="0" w:color="auto"/>
            <w:right w:val="none" w:sz="0" w:space="0" w:color="auto"/>
          </w:divBdr>
        </w:div>
      </w:divsChild>
    </w:div>
    <w:div w:id="334380060">
      <w:bodyDiv w:val="1"/>
      <w:marLeft w:val="0"/>
      <w:marRight w:val="0"/>
      <w:marTop w:val="0"/>
      <w:marBottom w:val="0"/>
      <w:divBdr>
        <w:top w:val="none" w:sz="0" w:space="0" w:color="auto"/>
        <w:left w:val="none" w:sz="0" w:space="0" w:color="auto"/>
        <w:bottom w:val="none" w:sz="0" w:space="0" w:color="auto"/>
        <w:right w:val="none" w:sz="0" w:space="0" w:color="auto"/>
      </w:divBdr>
      <w:divsChild>
        <w:div w:id="8722607">
          <w:marLeft w:val="480"/>
          <w:marRight w:val="0"/>
          <w:marTop w:val="0"/>
          <w:marBottom w:val="0"/>
          <w:divBdr>
            <w:top w:val="none" w:sz="0" w:space="0" w:color="auto"/>
            <w:left w:val="none" w:sz="0" w:space="0" w:color="auto"/>
            <w:bottom w:val="none" w:sz="0" w:space="0" w:color="auto"/>
            <w:right w:val="none" w:sz="0" w:space="0" w:color="auto"/>
          </w:divBdr>
        </w:div>
        <w:div w:id="25446420">
          <w:marLeft w:val="480"/>
          <w:marRight w:val="0"/>
          <w:marTop w:val="0"/>
          <w:marBottom w:val="0"/>
          <w:divBdr>
            <w:top w:val="none" w:sz="0" w:space="0" w:color="auto"/>
            <w:left w:val="none" w:sz="0" w:space="0" w:color="auto"/>
            <w:bottom w:val="none" w:sz="0" w:space="0" w:color="auto"/>
            <w:right w:val="none" w:sz="0" w:space="0" w:color="auto"/>
          </w:divBdr>
        </w:div>
        <w:div w:id="52700745">
          <w:marLeft w:val="480"/>
          <w:marRight w:val="0"/>
          <w:marTop w:val="0"/>
          <w:marBottom w:val="0"/>
          <w:divBdr>
            <w:top w:val="none" w:sz="0" w:space="0" w:color="auto"/>
            <w:left w:val="none" w:sz="0" w:space="0" w:color="auto"/>
            <w:bottom w:val="none" w:sz="0" w:space="0" w:color="auto"/>
            <w:right w:val="none" w:sz="0" w:space="0" w:color="auto"/>
          </w:divBdr>
        </w:div>
        <w:div w:id="109671366">
          <w:marLeft w:val="480"/>
          <w:marRight w:val="0"/>
          <w:marTop w:val="0"/>
          <w:marBottom w:val="0"/>
          <w:divBdr>
            <w:top w:val="none" w:sz="0" w:space="0" w:color="auto"/>
            <w:left w:val="none" w:sz="0" w:space="0" w:color="auto"/>
            <w:bottom w:val="none" w:sz="0" w:space="0" w:color="auto"/>
            <w:right w:val="none" w:sz="0" w:space="0" w:color="auto"/>
          </w:divBdr>
        </w:div>
        <w:div w:id="122888856">
          <w:marLeft w:val="480"/>
          <w:marRight w:val="0"/>
          <w:marTop w:val="0"/>
          <w:marBottom w:val="0"/>
          <w:divBdr>
            <w:top w:val="none" w:sz="0" w:space="0" w:color="auto"/>
            <w:left w:val="none" w:sz="0" w:space="0" w:color="auto"/>
            <w:bottom w:val="none" w:sz="0" w:space="0" w:color="auto"/>
            <w:right w:val="none" w:sz="0" w:space="0" w:color="auto"/>
          </w:divBdr>
        </w:div>
        <w:div w:id="140657244">
          <w:marLeft w:val="480"/>
          <w:marRight w:val="0"/>
          <w:marTop w:val="0"/>
          <w:marBottom w:val="0"/>
          <w:divBdr>
            <w:top w:val="none" w:sz="0" w:space="0" w:color="auto"/>
            <w:left w:val="none" w:sz="0" w:space="0" w:color="auto"/>
            <w:bottom w:val="none" w:sz="0" w:space="0" w:color="auto"/>
            <w:right w:val="none" w:sz="0" w:space="0" w:color="auto"/>
          </w:divBdr>
        </w:div>
        <w:div w:id="157694890">
          <w:marLeft w:val="480"/>
          <w:marRight w:val="0"/>
          <w:marTop w:val="0"/>
          <w:marBottom w:val="0"/>
          <w:divBdr>
            <w:top w:val="none" w:sz="0" w:space="0" w:color="auto"/>
            <w:left w:val="none" w:sz="0" w:space="0" w:color="auto"/>
            <w:bottom w:val="none" w:sz="0" w:space="0" w:color="auto"/>
            <w:right w:val="none" w:sz="0" w:space="0" w:color="auto"/>
          </w:divBdr>
        </w:div>
        <w:div w:id="172687502">
          <w:marLeft w:val="480"/>
          <w:marRight w:val="0"/>
          <w:marTop w:val="0"/>
          <w:marBottom w:val="0"/>
          <w:divBdr>
            <w:top w:val="none" w:sz="0" w:space="0" w:color="auto"/>
            <w:left w:val="none" w:sz="0" w:space="0" w:color="auto"/>
            <w:bottom w:val="none" w:sz="0" w:space="0" w:color="auto"/>
            <w:right w:val="none" w:sz="0" w:space="0" w:color="auto"/>
          </w:divBdr>
        </w:div>
        <w:div w:id="183860566">
          <w:marLeft w:val="480"/>
          <w:marRight w:val="0"/>
          <w:marTop w:val="0"/>
          <w:marBottom w:val="0"/>
          <w:divBdr>
            <w:top w:val="none" w:sz="0" w:space="0" w:color="auto"/>
            <w:left w:val="none" w:sz="0" w:space="0" w:color="auto"/>
            <w:bottom w:val="none" w:sz="0" w:space="0" w:color="auto"/>
            <w:right w:val="none" w:sz="0" w:space="0" w:color="auto"/>
          </w:divBdr>
        </w:div>
        <w:div w:id="192500695">
          <w:marLeft w:val="480"/>
          <w:marRight w:val="0"/>
          <w:marTop w:val="0"/>
          <w:marBottom w:val="0"/>
          <w:divBdr>
            <w:top w:val="none" w:sz="0" w:space="0" w:color="auto"/>
            <w:left w:val="none" w:sz="0" w:space="0" w:color="auto"/>
            <w:bottom w:val="none" w:sz="0" w:space="0" w:color="auto"/>
            <w:right w:val="none" w:sz="0" w:space="0" w:color="auto"/>
          </w:divBdr>
        </w:div>
        <w:div w:id="214047153">
          <w:marLeft w:val="480"/>
          <w:marRight w:val="0"/>
          <w:marTop w:val="0"/>
          <w:marBottom w:val="0"/>
          <w:divBdr>
            <w:top w:val="none" w:sz="0" w:space="0" w:color="auto"/>
            <w:left w:val="none" w:sz="0" w:space="0" w:color="auto"/>
            <w:bottom w:val="none" w:sz="0" w:space="0" w:color="auto"/>
            <w:right w:val="none" w:sz="0" w:space="0" w:color="auto"/>
          </w:divBdr>
        </w:div>
        <w:div w:id="217477909">
          <w:marLeft w:val="480"/>
          <w:marRight w:val="0"/>
          <w:marTop w:val="0"/>
          <w:marBottom w:val="0"/>
          <w:divBdr>
            <w:top w:val="none" w:sz="0" w:space="0" w:color="auto"/>
            <w:left w:val="none" w:sz="0" w:space="0" w:color="auto"/>
            <w:bottom w:val="none" w:sz="0" w:space="0" w:color="auto"/>
            <w:right w:val="none" w:sz="0" w:space="0" w:color="auto"/>
          </w:divBdr>
        </w:div>
        <w:div w:id="218251025">
          <w:marLeft w:val="480"/>
          <w:marRight w:val="0"/>
          <w:marTop w:val="0"/>
          <w:marBottom w:val="0"/>
          <w:divBdr>
            <w:top w:val="none" w:sz="0" w:space="0" w:color="auto"/>
            <w:left w:val="none" w:sz="0" w:space="0" w:color="auto"/>
            <w:bottom w:val="none" w:sz="0" w:space="0" w:color="auto"/>
            <w:right w:val="none" w:sz="0" w:space="0" w:color="auto"/>
          </w:divBdr>
        </w:div>
        <w:div w:id="282930630">
          <w:marLeft w:val="480"/>
          <w:marRight w:val="0"/>
          <w:marTop w:val="0"/>
          <w:marBottom w:val="0"/>
          <w:divBdr>
            <w:top w:val="none" w:sz="0" w:space="0" w:color="auto"/>
            <w:left w:val="none" w:sz="0" w:space="0" w:color="auto"/>
            <w:bottom w:val="none" w:sz="0" w:space="0" w:color="auto"/>
            <w:right w:val="none" w:sz="0" w:space="0" w:color="auto"/>
          </w:divBdr>
        </w:div>
        <w:div w:id="383136948">
          <w:marLeft w:val="480"/>
          <w:marRight w:val="0"/>
          <w:marTop w:val="0"/>
          <w:marBottom w:val="0"/>
          <w:divBdr>
            <w:top w:val="none" w:sz="0" w:space="0" w:color="auto"/>
            <w:left w:val="none" w:sz="0" w:space="0" w:color="auto"/>
            <w:bottom w:val="none" w:sz="0" w:space="0" w:color="auto"/>
            <w:right w:val="none" w:sz="0" w:space="0" w:color="auto"/>
          </w:divBdr>
        </w:div>
        <w:div w:id="399645140">
          <w:marLeft w:val="480"/>
          <w:marRight w:val="0"/>
          <w:marTop w:val="0"/>
          <w:marBottom w:val="0"/>
          <w:divBdr>
            <w:top w:val="none" w:sz="0" w:space="0" w:color="auto"/>
            <w:left w:val="none" w:sz="0" w:space="0" w:color="auto"/>
            <w:bottom w:val="none" w:sz="0" w:space="0" w:color="auto"/>
            <w:right w:val="none" w:sz="0" w:space="0" w:color="auto"/>
          </w:divBdr>
        </w:div>
        <w:div w:id="417362609">
          <w:marLeft w:val="480"/>
          <w:marRight w:val="0"/>
          <w:marTop w:val="0"/>
          <w:marBottom w:val="0"/>
          <w:divBdr>
            <w:top w:val="none" w:sz="0" w:space="0" w:color="auto"/>
            <w:left w:val="none" w:sz="0" w:space="0" w:color="auto"/>
            <w:bottom w:val="none" w:sz="0" w:space="0" w:color="auto"/>
            <w:right w:val="none" w:sz="0" w:space="0" w:color="auto"/>
          </w:divBdr>
        </w:div>
        <w:div w:id="434374774">
          <w:marLeft w:val="480"/>
          <w:marRight w:val="0"/>
          <w:marTop w:val="0"/>
          <w:marBottom w:val="0"/>
          <w:divBdr>
            <w:top w:val="none" w:sz="0" w:space="0" w:color="auto"/>
            <w:left w:val="none" w:sz="0" w:space="0" w:color="auto"/>
            <w:bottom w:val="none" w:sz="0" w:space="0" w:color="auto"/>
            <w:right w:val="none" w:sz="0" w:space="0" w:color="auto"/>
          </w:divBdr>
        </w:div>
        <w:div w:id="476726269">
          <w:marLeft w:val="480"/>
          <w:marRight w:val="0"/>
          <w:marTop w:val="0"/>
          <w:marBottom w:val="0"/>
          <w:divBdr>
            <w:top w:val="none" w:sz="0" w:space="0" w:color="auto"/>
            <w:left w:val="none" w:sz="0" w:space="0" w:color="auto"/>
            <w:bottom w:val="none" w:sz="0" w:space="0" w:color="auto"/>
            <w:right w:val="none" w:sz="0" w:space="0" w:color="auto"/>
          </w:divBdr>
        </w:div>
        <w:div w:id="478616680">
          <w:marLeft w:val="480"/>
          <w:marRight w:val="0"/>
          <w:marTop w:val="0"/>
          <w:marBottom w:val="0"/>
          <w:divBdr>
            <w:top w:val="none" w:sz="0" w:space="0" w:color="auto"/>
            <w:left w:val="none" w:sz="0" w:space="0" w:color="auto"/>
            <w:bottom w:val="none" w:sz="0" w:space="0" w:color="auto"/>
            <w:right w:val="none" w:sz="0" w:space="0" w:color="auto"/>
          </w:divBdr>
        </w:div>
        <w:div w:id="695277599">
          <w:marLeft w:val="480"/>
          <w:marRight w:val="0"/>
          <w:marTop w:val="0"/>
          <w:marBottom w:val="0"/>
          <w:divBdr>
            <w:top w:val="none" w:sz="0" w:space="0" w:color="auto"/>
            <w:left w:val="none" w:sz="0" w:space="0" w:color="auto"/>
            <w:bottom w:val="none" w:sz="0" w:space="0" w:color="auto"/>
            <w:right w:val="none" w:sz="0" w:space="0" w:color="auto"/>
          </w:divBdr>
        </w:div>
        <w:div w:id="732392115">
          <w:marLeft w:val="480"/>
          <w:marRight w:val="0"/>
          <w:marTop w:val="0"/>
          <w:marBottom w:val="0"/>
          <w:divBdr>
            <w:top w:val="none" w:sz="0" w:space="0" w:color="auto"/>
            <w:left w:val="none" w:sz="0" w:space="0" w:color="auto"/>
            <w:bottom w:val="none" w:sz="0" w:space="0" w:color="auto"/>
            <w:right w:val="none" w:sz="0" w:space="0" w:color="auto"/>
          </w:divBdr>
        </w:div>
        <w:div w:id="763723293">
          <w:marLeft w:val="480"/>
          <w:marRight w:val="0"/>
          <w:marTop w:val="0"/>
          <w:marBottom w:val="0"/>
          <w:divBdr>
            <w:top w:val="none" w:sz="0" w:space="0" w:color="auto"/>
            <w:left w:val="none" w:sz="0" w:space="0" w:color="auto"/>
            <w:bottom w:val="none" w:sz="0" w:space="0" w:color="auto"/>
            <w:right w:val="none" w:sz="0" w:space="0" w:color="auto"/>
          </w:divBdr>
        </w:div>
        <w:div w:id="803933731">
          <w:marLeft w:val="480"/>
          <w:marRight w:val="0"/>
          <w:marTop w:val="0"/>
          <w:marBottom w:val="0"/>
          <w:divBdr>
            <w:top w:val="none" w:sz="0" w:space="0" w:color="auto"/>
            <w:left w:val="none" w:sz="0" w:space="0" w:color="auto"/>
            <w:bottom w:val="none" w:sz="0" w:space="0" w:color="auto"/>
            <w:right w:val="none" w:sz="0" w:space="0" w:color="auto"/>
          </w:divBdr>
        </w:div>
        <w:div w:id="817108864">
          <w:marLeft w:val="480"/>
          <w:marRight w:val="0"/>
          <w:marTop w:val="0"/>
          <w:marBottom w:val="0"/>
          <w:divBdr>
            <w:top w:val="none" w:sz="0" w:space="0" w:color="auto"/>
            <w:left w:val="none" w:sz="0" w:space="0" w:color="auto"/>
            <w:bottom w:val="none" w:sz="0" w:space="0" w:color="auto"/>
            <w:right w:val="none" w:sz="0" w:space="0" w:color="auto"/>
          </w:divBdr>
        </w:div>
        <w:div w:id="817308007">
          <w:marLeft w:val="480"/>
          <w:marRight w:val="0"/>
          <w:marTop w:val="0"/>
          <w:marBottom w:val="0"/>
          <w:divBdr>
            <w:top w:val="none" w:sz="0" w:space="0" w:color="auto"/>
            <w:left w:val="none" w:sz="0" w:space="0" w:color="auto"/>
            <w:bottom w:val="none" w:sz="0" w:space="0" w:color="auto"/>
            <w:right w:val="none" w:sz="0" w:space="0" w:color="auto"/>
          </w:divBdr>
        </w:div>
        <w:div w:id="817309942">
          <w:marLeft w:val="480"/>
          <w:marRight w:val="0"/>
          <w:marTop w:val="0"/>
          <w:marBottom w:val="0"/>
          <w:divBdr>
            <w:top w:val="none" w:sz="0" w:space="0" w:color="auto"/>
            <w:left w:val="none" w:sz="0" w:space="0" w:color="auto"/>
            <w:bottom w:val="none" w:sz="0" w:space="0" w:color="auto"/>
            <w:right w:val="none" w:sz="0" w:space="0" w:color="auto"/>
          </w:divBdr>
        </w:div>
        <w:div w:id="887379820">
          <w:marLeft w:val="480"/>
          <w:marRight w:val="0"/>
          <w:marTop w:val="0"/>
          <w:marBottom w:val="0"/>
          <w:divBdr>
            <w:top w:val="none" w:sz="0" w:space="0" w:color="auto"/>
            <w:left w:val="none" w:sz="0" w:space="0" w:color="auto"/>
            <w:bottom w:val="none" w:sz="0" w:space="0" w:color="auto"/>
            <w:right w:val="none" w:sz="0" w:space="0" w:color="auto"/>
          </w:divBdr>
        </w:div>
        <w:div w:id="986862854">
          <w:marLeft w:val="480"/>
          <w:marRight w:val="0"/>
          <w:marTop w:val="0"/>
          <w:marBottom w:val="0"/>
          <w:divBdr>
            <w:top w:val="none" w:sz="0" w:space="0" w:color="auto"/>
            <w:left w:val="none" w:sz="0" w:space="0" w:color="auto"/>
            <w:bottom w:val="none" w:sz="0" w:space="0" w:color="auto"/>
            <w:right w:val="none" w:sz="0" w:space="0" w:color="auto"/>
          </w:divBdr>
        </w:div>
        <w:div w:id="1029527496">
          <w:marLeft w:val="480"/>
          <w:marRight w:val="0"/>
          <w:marTop w:val="0"/>
          <w:marBottom w:val="0"/>
          <w:divBdr>
            <w:top w:val="none" w:sz="0" w:space="0" w:color="auto"/>
            <w:left w:val="none" w:sz="0" w:space="0" w:color="auto"/>
            <w:bottom w:val="none" w:sz="0" w:space="0" w:color="auto"/>
            <w:right w:val="none" w:sz="0" w:space="0" w:color="auto"/>
          </w:divBdr>
        </w:div>
        <w:div w:id="1054351994">
          <w:marLeft w:val="480"/>
          <w:marRight w:val="0"/>
          <w:marTop w:val="0"/>
          <w:marBottom w:val="0"/>
          <w:divBdr>
            <w:top w:val="none" w:sz="0" w:space="0" w:color="auto"/>
            <w:left w:val="none" w:sz="0" w:space="0" w:color="auto"/>
            <w:bottom w:val="none" w:sz="0" w:space="0" w:color="auto"/>
            <w:right w:val="none" w:sz="0" w:space="0" w:color="auto"/>
          </w:divBdr>
        </w:div>
        <w:div w:id="1064765938">
          <w:marLeft w:val="480"/>
          <w:marRight w:val="0"/>
          <w:marTop w:val="0"/>
          <w:marBottom w:val="0"/>
          <w:divBdr>
            <w:top w:val="none" w:sz="0" w:space="0" w:color="auto"/>
            <w:left w:val="none" w:sz="0" w:space="0" w:color="auto"/>
            <w:bottom w:val="none" w:sz="0" w:space="0" w:color="auto"/>
            <w:right w:val="none" w:sz="0" w:space="0" w:color="auto"/>
          </w:divBdr>
        </w:div>
        <w:div w:id="1065764088">
          <w:marLeft w:val="480"/>
          <w:marRight w:val="0"/>
          <w:marTop w:val="0"/>
          <w:marBottom w:val="0"/>
          <w:divBdr>
            <w:top w:val="none" w:sz="0" w:space="0" w:color="auto"/>
            <w:left w:val="none" w:sz="0" w:space="0" w:color="auto"/>
            <w:bottom w:val="none" w:sz="0" w:space="0" w:color="auto"/>
            <w:right w:val="none" w:sz="0" w:space="0" w:color="auto"/>
          </w:divBdr>
        </w:div>
        <w:div w:id="1141997213">
          <w:marLeft w:val="480"/>
          <w:marRight w:val="0"/>
          <w:marTop w:val="0"/>
          <w:marBottom w:val="0"/>
          <w:divBdr>
            <w:top w:val="none" w:sz="0" w:space="0" w:color="auto"/>
            <w:left w:val="none" w:sz="0" w:space="0" w:color="auto"/>
            <w:bottom w:val="none" w:sz="0" w:space="0" w:color="auto"/>
            <w:right w:val="none" w:sz="0" w:space="0" w:color="auto"/>
          </w:divBdr>
        </w:div>
        <w:div w:id="1155486125">
          <w:marLeft w:val="480"/>
          <w:marRight w:val="0"/>
          <w:marTop w:val="0"/>
          <w:marBottom w:val="0"/>
          <w:divBdr>
            <w:top w:val="none" w:sz="0" w:space="0" w:color="auto"/>
            <w:left w:val="none" w:sz="0" w:space="0" w:color="auto"/>
            <w:bottom w:val="none" w:sz="0" w:space="0" w:color="auto"/>
            <w:right w:val="none" w:sz="0" w:space="0" w:color="auto"/>
          </w:divBdr>
        </w:div>
        <w:div w:id="1198078470">
          <w:marLeft w:val="480"/>
          <w:marRight w:val="0"/>
          <w:marTop w:val="0"/>
          <w:marBottom w:val="0"/>
          <w:divBdr>
            <w:top w:val="none" w:sz="0" w:space="0" w:color="auto"/>
            <w:left w:val="none" w:sz="0" w:space="0" w:color="auto"/>
            <w:bottom w:val="none" w:sz="0" w:space="0" w:color="auto"/>
            <w:right w:val="none" w:sz="0" w:space="0" w:color="auto"/>
          </w:divBdr>
        </w:div>
        <w:div w:id="1241209141">
          <w:marLeft w:val="480"/>
          <w:marRight w:val="0"/>
          <w:marTop w:val="0"/>
          <w:marBottom w:val="0"/>
          <w:divBdr>
            <w:top w:val="none" w:sz="0" w:space="0" w:color="auto"/>
            <w:left w:val="none" w:sz="0" w:space="0" w:color="auto"/>
            <w:bottom w:val="none" w:sz="0" w:space="0" w:color="auto"/>
            <w:right w:val="none" w:sz="0" w:space="0" w:color="auto"/>
          </w:divBdr>
        </w:div>
        <w:div w:id="1277100229">
          <w:marLeft w:val="480"/>
          <w:marRight w:val="0"/>
          <w:marTop w:val="0"/>
          <w:marBottom w:val="0"/>
          <w:divBdr>
            <w:top w:val="none" w:sz="0" w:space="0" w:color="auto"/>
            <w:left w:val="none" w:sz="0" w:space="0" w:color="auto"/>
            <w:bottom w:val="none" w:sz="0" w:space="0" w:color="auto"/>
            <w:right w:val="none" w:sz="0" w:space="0" w:color="auto"/>
          </w:divBdr>
        </w:div>
        <w:div w:id="1395355073">
          <w:marLeft w:val="480"/>
          <w:marRight w:val="0"/>
          <w:marTop w:val="0"/>
          <w:marBottom w:val="0"/>
          <w:divBdr>
            <w:top w:val="none" w:sz="0" w:space="0" w:color="auto"/>
            <w:left w:val="none" w:sz="0" w:space="0" w:color="auto"/>
            <w:bottom w:val="none" w:sz="0" w:space="0" w:color="auto"/>
            <w:right w:val="none" w:sz="0" w:space="0" w:color="auto"/>
          </w:divBdr>
        </w:div>
        <w:div w:id="1405295036">
          <w:marLeft w:val="480"/>
          <w:marRight w:val="0"/>
          <w:marTop w:val="0"/>
          <w:marBottom w:val="0"/>
          <w:divBdr>
            <w:top w:val="none" w:sz="0" w:space="0" w:color="auto"/>
            <w:left w:val="none" w:sz="0" w:space="0" w:color="auto"/>
            <w:bottom w:val="none" w:sz="0" w:space="0" w:color="auto"/>
            <w:right w:val="none" w:sz="0" w:space="0" w:color="auto"/>
          </w:divBdr>
        </w:div>
        <w:div w:id="1417675496">
          <w:marLeft w:val="480"/>
          <w:marRight w:val="0"/>
          <w:marTop w:val="0"/>
          <w:marBottom w:val="0"/>
          <w:divBdr>
            <w:top w:val="none" w:sz="0" w:space="0" w:color="auto"/>
            <w:left w:val="none" w:sz="0" w:space="0" w:color="auto"/>
            <w:bottom w:val="none" w:sz="0" w:space="0" w:color="auto"/>
            <w:right w:val="none" w:sz="0" w:space="0" w:color="auto"/>
          </w:divBdr>
        </w:div>
        <w:div w:id="1419979783">
          <w:marLeft w:val="480"/>
          <w:marRight w:val="0"/>
          <w:marTop w:val="0"/>
          <w:marBottom w:val="0"/>
          <w:divBdr>
            <w:top w:val="none" w:sz="0" w:space="0" w:color="auto"/>
            <w:left w:val="none" w:sz="0" w:space="0" w:color="auto"/>
            <w:bottom w:val="none" w:sz="0" w:space="0" w:color="auto"/>
            <w:right w:val="none" w:sz="0" w:space="0" w:color="auto"/>
          </w:divBdr>
        </w:div>
        <w:div w:id="1424260361">
          <w:marLeft w:val="480"/>
          <w:marRight w:val="0"/>
          <w:marTop w:val="0"/>
          <w:marBottom w:val="0"/>
          <w:divBdr>
            <w:top w:val="none" w:sz="0" w:space="0" w:color="auto"/>
            <w:left w:val="none" w:sz="0" w:space="0" w:color="auto"/>
            <w:bottom w:val="none" w:sz="0" w:space="0" w:color="auto"/>
            <w:right w:val="none" w:sz="0" w:space="0" w:color="auto"/>
          </w:divBdr>
        </w:div>
        <w:div w:id="1461460085">
          <w:marLeft w:val="480"/>
          <w:marRight w:val="0"/>
          <w:marTop w:val="0"/>
          <w:marBottom w:val="0"/>
          <w:divBdr>
            <w:top w:val="none" w:sz="0" w:space="0" w:color="auto"/>
            <w:left w:val="none" w:sz="0" w:space="0" w:color="auto"/>
            <w:bottom w:val="none" w:sz="0" w:space="0" w:color="auto"/>
            <w:right w:val="none" w:sz="0" w:space="0" w:color="auto"/>
          </w:divBdr>
        </w:div>
        <w:div w:id="1467165352">
          <w:marLeft w:val="480"/>
          <w:marRight w:val="0"/>
          <w:marTop w:val="0"/>
          <w:marBottom w:val="0"/>
          <w:divBdr>
            <w:top w:val="none" w:sz="0" w:space="0" w:color="auto"/>
            <w:left w:val="none" w:sz="0" w:space="0" w:color="auto"/>
            <w:bottom w:val="none" w:sz="0" w:space="0" w:color="auto"/>
            <w:right w:val="none" w:sz="0" w:space="0" w:color="auto"/>
          </w:divBdr>
        </w:div>
        <w:div w:id="1481457679">
          <w:marLeft w:val="480"/>
          <w:marRight w:val="0"/>
          <w:marTop w:val="0"/>
          <w:marBottom w:val="0"/>
          <w:divBdr>
            <w:top w:val="none" w:sz="0" w:space="0" w:color="auto"/>
            <w:left w:val="none" w:sz="0" w:space="0" w:color="auto"/>
            <w:bottom w:val="none" w:sz="0" w:space="0" w:color="auto"/>
            <w:right w:val="none" w:sz="0" w:space="0" w:color="auto"/>
          </w:divBdr>
        </w:div>
        <w:div w:id="1555967931">
          <w:marLeft w:val="480"/>
          <w:marRight w:val="0"/>
          <w:marTop w:val="0"/>
          <w:marBottom w:val="0"/>
          <w:divBdr>
            <w:top w:val="none" w:sz="0" w:space="0" w:color="auto"/>
            <w:left w:val="none" w:sz="0" w:space="0" w:color="auto"/>
            <w:bottom w:val="none" w:sz="0" w:space="0" w:color="auto"/>
            <w:right w:val="none" w:sz="0" w:space="0" w:color="auto"/>
          </w:divBdr>
        </w:div>
        <w:div w:id="1647471963">
          <w:marLeft w:val="480"/>
          <w:marRight w:val="0"/>
          <w:marTop w:val="0"/>
          <w:marBottom w:val="0"/>
          <w:divBdr>
            <w:top w:val="none" w:sz="0" w:space="0" w:color="auto"/>
            <w:left w:val="none" w:sz="0" w:space="0" w:color="auto"/>
            <w:bottom w:val="none" w:sz="0" w:space="0" w:color="auto"/>
            <w:right w:val="none" w:sz="0" w:space="0" w:color="auto"/>
          </w:divBdr>
        </w:div>
        <w:div w:id="1666858138">
          <w:marLeft w:val="480"/>
          <w:marRight w:val="0"/>
          <w:marTop w:val="0"/>
          <w:marBottom w:val="0"/>
          <w:divBdr>
            <w:top w:val="none" w:sz="0" w:space="0" w:color="auto"/>
            <w:left w:val="none" w:sz="0" w:space="0" w:color="auto"/>
            <w:bottom w:val="none" w:sz="0" w:space="0" w:color="auto"/>
            <w:right w:val="none" w:sz="0" w:space="0" w:color="auto"/>
          </w:divBdr>
        </w:div>
        <w:div w:id="1673409257">
          <w:marLeft w:val="480"/>
          <w:marRight w:val="0"/>
          <w:marTop w:val="0"/>
          <w:marBottom w:val="0"/>
          <w:divBdr>
            <w:top w:val="none" w:sz="0" w:space="0" w:color="auto"/>
            <w:left w:val="none" w:sz="0" w:space="0" w:color="auto"/>
            <w:bottom w:val="none" w:sz="0" w:space="0" w:color="auto"/>
            <w:right w:val="none" w:sz="0" w:space="0" w:color="auto"/>
          </w:divBdr>
        </w:div>
        <w:div w:id="1682976189">
          <w:marLeft w:val="480"/>
          <w:marRight w:val="0"/>
          <w:marTop w:val="0"/>
          <w:marBottom w:val="0"/>
          <w:divBdr>
            <w:top w:val="none" w:sz="0" w:space="0" w:color="auto"/>
            <w:left w:val="none" w:sz="0" w:space="0" w:color="auto"/>
            <w:bottom w:val="none" w:sz="0" w:space="0" w:color="auto"/>
            <w:right w:val="none" w:sz="0" w:space="0" w:color="auto"/>
          </w:divBdr>
        </w:div>
        <w:div w:id="1716274637">
          <w:marLeft w:val="480"/>
          <w:marRight w:val="0"/>
          <w:marTop w:val="0"/>
          <w:marBottom w:val="0"/>
          <w:divBdr>
            <w:top w:val="none" w:sz="0" w:space="0" w:color="auto"/>
            <w:left w:val="none" w:sz="0" w:space="0" w:color="auto"/>
            <w:bottom w:val="none" w:sz="0" w:space="0" w:color="auto"/>
            <w:right w:val="none" w:sz="0" w:space="0" w:color="auto"/>
          </w:divBdr>
        </w:div>
        <w:div w:id="1857428360">
          <w:marLeft w:val="480"/>
          <w:marRight w:val="0"/>
          <w:marTop w:val="0"/>
          <w:marBottom w:val="0"/>
          <w:divBdr>
            <w:top w:val="none" w:sz="0" w:space="0" w:color="auto"/>
            <w:left w:val="none" w:sz="0" w:space="0" w:color="auto"/>
            <w:bottom w:val="none" w:sz="0" w:space="0" w:color="auto"/>
            <w:right w:val="none" w:sz="0" w:space="0" w:color="auto"/>
          </w:divBdr>
        </w:div>
        <w:div w:id="1875579497">
          <w:marLeft w:val="480"/>
          <w:marRight w:val="0"/>
          <w:marTop w:val="0"/>
          <w:marBottom w:val="0"/>
          <w:divBdr>
            <w:top w:val="none" w:sz="0" w:space="0" w:color="auto"/>
            <w:left w:val="none" w:sz="0" w:space="0" w:color="auto"/>
            <w:bottom w:val="none" w:sz="0" w:space="0" w:color="auto"/>
            <w:right w:val="none" w:sz="0" w:space="0" w:color="auto"/>
          </w:divBdr>
        </w:div>
        <w:div w:id="1877430209">
          <w:marLeft w:val="480"/>
          <w:marRight w:val="0"/>
          <w:marTop w:val="0"/>
          <w:marBottom w:val="0"/>
          <w:divBdr>
            <w:top w:val="none" w:sz="0" w:space="0" w:color="auto"/>
            <w:left w:val="none" w:sz="0" w:space="0" w:color="auto"/>
            <w:bottom w:val="none" w:sz="0" w:space="0" w:color="auto"/>
            <w:right w:val="none" w:sz="0" w:space="0" w:color="auto"/>
          </w:divBdr>
        </w:div>
        <w:div w:id="1895462345">
          <w:marLeft w:val="480"/>
          <w:marRight w:val="0"/>
          <w:marTop w:val="0"/>
          <w:marBottom w:val="0"/>
          <w:divBdr>
            <w:top w:val="none" w:sz="0" w:space="0" w:color="auto"/>
            <w:left w:val="none" w:sz="0" w:space="0" w:color="auto"/>
            <w:bottom w:val="none" w:sz="0" w:space="0" w:color="auto"/>
            <w:right w:val="none" w:sz="0" w:space="0" w:color="auto"/>
          </w:divBdr>
        </w:div>
        <w:div w:id="1978993460">
          <w:marLeft w:val="480"/>
          <w:marRight w:val="0"/>
          <w:marTop w:val="0"/>
          <w:marBottom w:val="0"/>
          <w:divBdr>
            <w:top w:val="none" w:sz="0" w:space="0" w:color="auto"/>
            <w:left w:val="none" w:sz="0" w:space="0" w:color="auto"/>
            <w:bottom w:val="none" w:sz="0" w:space="0" w:color="auto"/>
            <w:right w:val="none" w:sz="0" w:space="0" w:color="auto"/>
          </w:divBdr>
        </w:div>
        <w:div w:id="2004428124">
          <w:marLeft w:val="480"/>
          <w:marRight w:val="0"/>
          <w:marTop w:val="0"/>
          <w:marBottom w:val="0"/>
          <w:divBdr>
            <w:top w:val="none" w:sz="0" w:space="0" w:color="auto"/>
            <w:left w:val="none" w:sz="0" w:space="0" w:color="auto"/>
            <w:bottom w:val="none" w:sz="0" w:space="0" w:color="auto"/>
            <w:right w:val="none" w:sz="0" w:space="0" w:color="auto"/>
          </w:divBdr>
        </w:div>
        <w:div w:id="2010332777">
          <w:marLeft w:val="480"/>
          <w:marRight w:val="0"/>
          <w:marTop w:val="0"/>
          <w:marBottom w:val="0"/>
          <w:divBdr>
            <w:top w:val="none" w:sz="0" w:space="0" w:color="auto"/>
            <w:left w:val="none" w:sz="0" w:space="0" w:color="auto"/>
            <w:bottom w:val="none" w:sz="0" w:space="0" w:color="auto"/>
            <w:right w:val="none" w:sz="0" w:space="0" w:color="auto"/>
          </w:divBdr>
        </w:div>
        <w:div w:id="2039548125">
          <w:marLeft w:val="480"/>
          <w:marRight w:val="0"/>
          <w:marTop w:val="0"/>
          <w:marBottom w:val="0"/>
          <w:divBdr>
            <w:top w:val="none" w:sz="0" w:space="0" w:color="auto"/>
            <w:left w:val="none" w:sz="0" w:space="0" w:color="auto"/>
            <w:bottom w:val="none" w:sz="0" w:space="0" w:color="auto"/>
            <w:right w:val="none" w:sz="0" w:space="0" w:color="auto"/>
          </w:divBdr>
        </w:div>
        <w:div w:id="2055038696">
          <w:marLeft w:val="480"/>
          <w:marRight w:val="0"/>
          <w:marTop w:val="0"/>
          <w:marBottom w:val="0"/>
          <w:divBdr>
            <w:top w:val="none" w:sz="0" w:space="0" w:color="auto"/>
            <w:left w:val="none" w:sz="0" w:space="0" w:color="auto"/>
            <w:bottom w:val="none" w:sz="0" w:space="0" w:color="auto"/>
            <w:right w:val="none" w:sz="0" w:space="0" w:color="auto"/>
          </w:divBdr>
        </w:div>
        <w:div w:id="2070179535">
          <w:marLeft w:val="480"/>
          <w:marRight w:val="0"/>
          <w:marTop w:val="0"/>
          <w:marBottom w:val="0"/>
          <w:divBdr>
            <w:top w:val="none" w:sz="0" w:space="0" w:color="auto"/>
            <w:left w:val="none" w:sz="0" w:space="0" w:color="auto"/>
            <w:bottom w:val="none" w:sz="0" w:space="0" w:color="auto"/>
            <w:right w:val="none" w:sz="0" w:space="0" w:color="auto"/>
          </w:divBdr>
        </w:div>
        <w:div w:id="2080398725">
          <w:marLeft w:val="480"/>
          <w:marRight w:val="0"/>
          <w:marTop w:val="0"/>
          <w:marBottom w:val="0"/>
          <w:divBdr>
            <w:top w:val="none" w:sz="0" w:space="0" w:color="auto"/>
            <w:left w:val="none" w:sz="0" w:space="0" w:color="auto"/>
            <w:bottom w:val="none" w:sz="0" w:space="0" w:color="auto"/>
            <w:right w:val="none" w:sz="0" w:space="0" w:color="auto"/>
          </w:divBdr>
        </w:div>
      </w:divsChild>
    </w:div>
    <w:div w:id="338315781">
      <w:bodyDiv w:val="1"/>
      <w:marLeft w:val="0"/>
      <w:marRight w:val="0"/>
      <w:marTop w:val="0"/>
      <w:marBottom w:val="0"/>
      <w:divBdr>
        <w:top w:val="none" w:sz="0" w:space="0" w:color="auto"/>
        <w:left w:val="none" w:sz="0" w:space="0" w:color="auto"/>
        <w:bottom w:val="none" w:sz="0" w:space="0" w:color="auto"/>
        <w:right w:val="none" w:sz="0" w:space="0" w:color="auto"/>
      </w:divBdr>
      <w:divsChild>
        <w:div w:id="2780941">
          <w:marLeft w:val="480"/>
          <w:marRight w:val="0"/>
          <w:marTop w:val="0"/>
          <w:marBottom w:val="0"/>
          <w:divBdr>
            <w:top w:val="none" w:sz="0" w:space="0" w:color="auto"/>
            <w:left w:val="none" w:sz="0" w:space="0" w:color="auto"/>
            <w:bottom w:val="none" w:sz="0" w:space="0" w:color="auto"/>
            <w:right w:val="none" w:sz="0" w:space="0" w:color="auto"/>
          </w:divBdr>
        </w:div>
        <w:div w:id="29959653">
          <w:marLeft w:val="480"/>
          <w:marRight w:val="0"/>
          <w:marTop w:val="0"/>
          <w:marBottom w:val="0"/>
          <w:divBdr>
            <w:top w:val="none" w:sz="0" w:space="0" w:color="auto"/>
            <w:left w:val="none" w:sz="0" w:space="0" w:color="auto"/>
            <w:bottom w:val="none" w:sz="0" w:space="0" w:color="auto"/>
            <w:right w:val="none" w:sz="0" w:space="0" w:color="auto"/>
          </w:divBdr>
        </w:div>
        <w:div w:id="35351229">
          <w:marLeft w:val="480"/>
          <w:marRight w:val="0"/>
          <w:marTop w:val="0"/>
          <w:marBottom w:val="0"/>
          <w:divBdr>
            <w:top w:val="none" w:sz="0" w:space="0" w:color="auto"/>
            <w:left w:val="none" w:sz="0" w:space="0" w:color="auto"/>
            <w:bottom w:val="none" w:sz="0" w:space="0" w:color="auto"/>
            <w:right w:val="none" w:sz="0" w:space="0" w:color="auto"/>
          </w:divBdr>
        </w:div>
        <w:div w:id="54936160">
          <w:marLeft w:val="480"/>
          <w:marRight w:val="0"/>
          <w:marTop w:val="0"/>
          <w:marBottom w:val="0"/>
          <w:divBdr>
            <w:top w:val="none" w:sz="0" w:space="0" w:color="auto"/>
            <w:left w:val="none" w:sz="0" w:space="0" w:color="auto"/>
            <w:bottom w:val="none" w:sz="0" w:space="0" w:color="auto"/>
            <w:right w:val="none" w:sz="0" w:space="0" w:color="auto"/>
          </w:divBdr>
        </w:div>
        <w:div w:id="58985472">
          <w:marLeft w:val="480"/>
          <w:marRight w:val="0"/>
          <w:marTop w:val="0"/>
          <w:marBottom w:val="0"/>
          <w:divBdr>
            <w:top w:val="none" w:sz="0" w:space="0" w:color="auto"/>
            <w:left w:val="none" w:sz="0" w:space="0" w:color="auto"/>
            <w:bottom w:val="none" w:sz="0" w:space="0" w:color="auto"/>
            <w:right w:val="none" w:sz="0" w:space="0" w:color="auto"/>
          </w:divBdr>
        </w:div>
        <w:div w:id="82269329">
          <w:marLeft w:val="480"/>
          <w:marRight w:val="0"/>
          <w:marTop w:val="0"/>
          <w:marBottom w:val="0"/>
          <w:divBdr>
            <w:top w:val="none" w:sz="0" w:space="0" w:color="auto"/>
            <w:left w:val="none" w:sz="0" w:space="0" w:color="auto"/>
            <w:bottom w:val="none" w:sz="0" w:space="0" w:color="auto"/>
            <w:right w:val="none" w:sz="0" w:space="0" w:color="auto"/>
          </w:divBdr>
        </w:div>
        <w:div w:id="111673442">
          <w:marLeft w:val="480"/>
          <w:marRight w:val="0"/>
          <w:marTop w:val="0"/>
          <w:marBottom w:val="0"/>
          <w:divBdr>
            <w:top w:val="none" w:sz="0" w:space="0" w:color="auto"/>
            <w:left w:val="none" w:sz="0" w:space="0" w:color="auto"/>
            <w:bottom w:val="none" w:sz="0" w:space="0" w:color="auto"/>
            <w:right w:val="none" w:sz="0" w:space="0" w:color="auto"/>
          </w:divBdr>
        </w:div>
        <w:div w:id="115098744">
          <w:marLeft w:val="480"/>
          <w:marRight w:val="0"/>
          <w:marTop w:val="0"/>
          <w:marBottom w:val="0"/>
          <w:divBdr>
            <w:top w:val="none" w:sz="0" w:space="0" w:color="auto"/>
            <w:left w:val="none" w:sz="0" w:space="0" w:color="auto"/>
            <w:bottom w:val="none" w:sz="0" w:space="0" w:color="auto"/>
            <w:right w:val="none" w:sz="0" w:space="0" w:color="auto"/>
          </w:divBdr>
        </w:div>
        <w:div w:id="160703657">
          <w:marLeft w:val="480"/>
          <w:marRight w:val="0"/>
          <w:marTop w:val="0"/>
          <w:marBottom w:val="0"/>
          <w:divBdr>
            <w:top w:val="none" w:sz="0" w:space="0" w:color="auto"/>
            <w:left w:val="none" w:sz="0" w:space="0" w:color="auto"/>
            <w:bottom w:val="none" w:sz="0" w:space="0" w:color="auto"/>
            <w:right w:val="none" w:sz="0" w:space="0" w:color="auto"/>
          </w:divBdr>
        </w:div>
        <w:div w:id="179465523">
          <w:marLeft w:val="480"/>
          <w:marRight w:val="0"/>
          <w:marTop w:val="0"/>
          <w:marBottom w:val="0"/>
          <w:divBdr>
            <w:top w:val="none" w:sz="0" w:space="0" w:color="auto"/>
            <w:left w:val="none" w:sz="0" w:space="0" w:color="auto"/>
            <w:bottom w:val="none" w:sz="0" w:space="0" w:color="auto"/>
            <w:right w:val="none" w:sz="0" w:space="0" w:color="auto"/>
          </w:divBdr>
        </w:div>
        <w:div w:id="203179147">
          <w:marLeft w:val="480"/>
          <w:marRight w:val="0"/>
          <w:marTop w:val="0"/>
          <w:marBottom w:val="0"/>
          <w:divBdr>
            <w:top w:val="none" w:sz="0" w:space="0" w:color="auto"/>
            <w:left w:val="none" w:sz="0" w:space="0" w:color="auto"/>
            <w:bottom w:val="none" w:sz="0" w:space="0" w:color="auto"/>
            <w:right w:val="none" w:sz="0" w:space="0" w:color="auto"/>
          </w:divBdr>
        </w:div>
        <w:div w:id="243073453">
          <w:marLeft w:val="480"/>
          <w:marRight w:val="0"/>
          <w:marTop w:val="0"/>
          <w:marBottom w:val="0"/>
          <w:divBdr>
            <w:top w:val="none" w:sz="0" w:space="0" w:color="auto"/>
            <w:left w:val="none" w:sz="0" w:space="0" w:color="auto"/>
            <w:bottom w:val="none" w:sz="0" w:space="0" w:color="auto"/>
            <w:right w:val="none" w:sz="0" w:space="0" w:color="auto"/>
          </w:divBdr>
        </w:div>
        <w:div w:id="298925756">
          <w:marLeft w:val="480"/>
          <w:marRight w:val="0"/>
          <w:marTop w:val="0"/>
          <w:marBottom w:val="0"/>
          <w:divBdr>
            <w:top w:val="none" w:sz="0" w:space="0" w:color="auto"/>
            <w:left w:val="none" w:sz="0" w:space="0" w:color="auto"/>
            <w:bottom w:val="none" w:sz="0" w:space="0" w:color="auto"/>
            <w:right w:val="none" w:sz="0" w:space="0" w:color="auto"/>
          </w:divBdr>
        </w:div>
        <w:div w:id="328098703">
          <w:marLeft w:val="480"/>
          <w:marRight w:val="0"/>
          <w:marTop w:val="0"/>
          <w:marBottom w:val="0"/>
          <w:divBdr>
            <w:top w:val="none" w:sz="0" w:space="0" w:color="auto"/>
            <w:left w:val="none" w:sz="0" w:space="0" w:color="auto"/>
            <w:bottom w:val="none" w:sz="0" w:space="0" w:color="auto"/>
            <w:right w:val="none" w:sz="0" w:space="0" w:color="auto"/>
          </w:divBdr>
        </w:div>
        <w:div w:id="379476650">
          <w:marLeft w:val="480"/>
          <w:marRight w:val="0"/>
          <w:marTop w:val="0"/>
          <w:marBottom w:val="0"/>
          <w:divBdr>
            <w:top w:val="none" w:sz="0" w:space="0" w:color="auto"/>
            <w:left w:val="none" w:sz="0" w:space="0" w:color="auto"/>
            <w:bottom w:val="none" w:sz="0" w:space="0" w:color="auto"/>
            <w:right w:val="none" w:sz="0" w:space="0" w:color="auto"/>
          </w:divBdr>
        </w:div>
        <w:div w:id="452599425">
          <w:marLeft w:val="480"/>
          <w:marRight w:val="0"/>
          <w:marTop w:val="0"/>
          <w:marBottom w:val="0"/>
          <w:divBdr>
            <w:top w:val="none" w:sz="0" w:space="0" w:color="auto"/>
            <w:left w:val="none" w:sz="0" w:space="0" w:color="auto"/>
            <w:bottom w:val="none" w:sz="0" w:space="0" w:color="auto"/>
            <w:right w:val="none" w:sz="0" w:space="0" w:color="auto"/>
          </w:divBdr>
        </w:div>
        <w:div w:id="486896637">
          <w:marLeft w:val="480"/>
          <w:marRight w:val="0"/>
          <w:marTop w:val="0"/>
          <w:marBottom w:val="0"/>
          <w:divBdr>
            <w:top w:val="none" w:sz="0" w:space="0" w:color="auto"/>
            <w:left w:val="none" w:sz="0" w:space="0" w:color="auto"/>
            <w:bottom w:val="none" w:sz="0" w:space="0" w:color="auto"/>
            <w:right w:val="none" w:sz="0" w:space="0" w:color="auto"/>
          </w:divBdr>
        </w:div>
        <w:div w:id="502823441">
          <w:marLeft w:val="480"/>
          <w:marRight w:val="0"/>
          <w:marTop w:val="0"/>
          <w:marBottom w:val="0"/>
          <w:divBdr>
            <w:top w:val="none" w:sz="0" w:space="0" w:color="auto"/>
            <w:left w:val="none" w:sz="0" w:space="0" w:color="auto"/>
            <w:bottom w:val="none" w:sz="0" w:space="0" w:color="auto"/>
            <w:right w:val="none" w:sz="0" w:space="0" w:color="auto"/>
          </w:divBdr>
        </w:div>
        <w:div w:id="516820610">
          <w:marLeft w:val="480"/>
          <w:marRight w:val="0"/>
          <w:marTop w:val="0"/>
          <w:marBottom w:val="0"/>
          <w:divBdr>
            <w:top w:val="none" w:sz="0" w:space="0" w:color="auto"/>
            <w:left w:val="none" w:sz="0" w:space="0" w:color="auto"/>
            <w:bottom w:val="none" w:sz="0" w:space="0" w:color="auto"/>
            <w:right w:val="none" w:sz="0" w:space="0" w:color="auto"/>
          </w:divBdr>
        </w:div>
        <w:div w:id="520631696">
          <w:marLeft w:val="480"/>
          <w:marRight w:val="0"/>
          <w:marTop w:val="0"/>
          <w:marBottom w:val="0"/>
          <w:divBdr>
            <w:top w:val="none" w:sz="0" w:space="0" w:color="auto"/>
            <w:left w:val="none" w:sz="0" w:space="0" w:color="auto"/>
            <w:bottom w:val="none" w:sz="0" w:space="0" w:color="auto"/>
            <w:right w:val="none" w:sz="0" w:space="0" w:color="auto"/>
          </w:divBdr>
        </w:div>
        <w:div w:id="672800457">
          <w:marLeft w:val="480"/>
          <w:marRight w:val="0"/>
          <w:marTop w:val="0"/>
          <w:marBottom w:val="0"/>
          <w:divBdr>
            <w:top w:val="none" w:sz="0" w:space="0" w:color="auto"/>
            <w:left w:val="none" w:sz="0" w:space="0" w:color="auto"/>
            <w:bottom w:val="none" w:sz="0" w:space="0" w:color="auto"/>
            <w:right w:val="none" w:sz="0" w:space="0" w:color="auto"/>
          </w:divBdr>
        </w:div>
        <w:div w:id="742142624">
          <w:marLeft w:val="480"/>
          <w:marRight w:val="0"/>
          <w:marTop w:val="0"/>
          <w:marBottom w:val="0"/>
          <w:divBdr>
            <w:top w:val="none" w:sz="0" w:space="0" w:color="auto"/>
            <w:left w:val="none" w:sz="0" w:space="0" w:color="auto"/>
            <w:bottom w:val="none" w:sz="0" w:space="0" w:color="auto"/>
            <w:right w:val="none" w:sz="0" w:space="0" w:color="auto"/>
          </w:divBdr>
        </w:div>
        <w:div w:id="810906893">
          <w:marLeft w:val="480"/>
          <w:marRight w:val="0"/>
          <w:marTop w:val="0"/>
          <w:marBottom w:val="0"/>
          <w:divBdr>
            <w:top w:val="none" w:sz="0" w:space="0" w:color="auto"/>
            <w:left w:val="none" w:sz="0" w:space="0" w:color="auto"/>
            <w:bottom w:val="none" w:sz="0" w:space="0" w:color="auto"/>
            <w:right w:val="none" w:sz="0" w:space="0" w:color="auto"/>
          </w:divBdr>
        </w:div>
        <w:div w:id="838738836">
          <w:marLeft w:val="480"/>
          <w:marRight w:val="0"/>
          <w:marTop w:val="0"/>
          <w:marBottom w:val="0"/>
          <w:divBdr>
            <w:top w:val="none" w:sz="0" w:space="0" w:color="auto"/>
            <w:left w:val="none" w:sz="0" w:space="0" w:color="auto"/>
            <w:bottom w:val="none" w:sz="0" w:space="0" w:color="auto"/>
            <w:right w:val="none" w:sz="0" w:space="0" w:color="auto"/>
          </w:divBdr>
        </w:div>
        <w:div w:id="839661313">
          <w:marLeft w:val="480"/>
          <w:marRight w:val="0"/>
          <w:marTop w:val="0"/>
          <w:marBottom w:val="0"/>
          <w:divBdr>
            <w:top w:val="none" w:sz="0" w:space="0" w:color="auto"/>
            <w:left w:val="none" w:sz="0" w:space="0" w:color="auto"/>
            <w:bottom w:val="none" w:sz="0" w:space="0" w:color="auto"/>
            <w:right w:val="none" w:sz="0" w:space="0" w:color="auto"/>
          </w:divBdr>
        </w:div>
        <w:div w:id="866481471">
          <w:marLeft w:val="480"/>
          <w:marRight w:val="0"/>
          <w:marTop w:val="0"/>
          <w:marBottom w:val="0"/>
          <w:divBdr>
            <w:top w:val="none" w:sz="0" w:space="0" w:color="auto"/>
            <w:left w:val="none" w:sz="0" w:space="0" w:color="auto"/>
            <w:bottom w:val="none" w:sz="0" w:space="0" w:color="auto"/>
            <w:right w:val="none" w:sz="0" w:space="0" w:color="auto"/>
          </w:divBdr>
        </w:div>
        <w:div w:id="914634079">
          <w:marLeft w:val="480"/>
          <w:marRight w:val="0"/>
          <w:marTop w:val="0"/>
          <w:marBottom w:val="0"/>
          <w:divBdr>
            <w:top w:val="none" w:sz="0" w:space="0" w:color="auto"/>
            <w:left w:val="none" w:sz="0" w:space="0" w:color="auto"/>
            <w:bottom w:val="none" w:sz="0" w:space="0" w:color="auto"/>
            <w:right w:val="none" w:sz="0" w:space="0" w:color="auto"/>
          </w:divBdr>
        </w:div>
        <w:div w:id="968129944">
          <w:marLeft w:val="480"/>
          <w:marRight w:val="0"/>
          <w:marTop w:val="0"/>
          <w:marBottom w:val="0"/>
          <w:divBdr>
            <w:top w:val="none" w:sz="0" w:space="0" w:color="auto"/>
            <w:left w:val="none" w:sz="0" w:space="0" w:color="auto"/>
            <w:bottom w:val="none" w:sz="0" w:space="0" w:color="auto"/>
            <w:right w:val="none" w:sz="0" w:space="0" w:color="auto"/>
          </w:divBdr>
        </w:div>
        <w:div w:id="997729236">
          <w:marLeft w:val="480"/>
          <w:marRight w:val="0"/>
          <w:marTop w:val="0"/>
          <w:marBottom w:val="0"/>
          <w:divBdr>
            <w:top w:val="none" w:sz="0" w:space="0" w:color="auto"/>
            <w:left w:val="none" w:sz="0" w:space="0" w:color="auto"/>
            <w:bottom w:val="none" w:sz="0" w:space="0" w:color="auto"/>
            <w:right w:val="none" w:sz="0" w:space="0" w:color="auto"/>
          </w:divBdr>
        </w:div>
        <w:div w:id="1001198088">
          <w:marLeft w:val="480"/>
          <w:marRight w:val="0"/>
          <w:marTop w:val="0"/>
          <w:marBottom w:val="0"/>
          <w:divBdr>
            <w:top w:val="none" w:sz="0" w:space="0" w:color="auto"/>
            <w:left w:val="none" w:sz="0" w:space="0" w:color="auto"/>
            <w:bottom w:val="none" w:sz="0" w:space="0" w:color="auto"/>
            <w:right w:val="none" w:sz="0" w:space="0" w:color="auto"/>
          </w:divBdr>
        </w:div>
        <w:div w:id="1005472427">
          <w:marLeft w:val="480"/>
          <w:marRight w:val="0"/>
          <w:marTop w:val="0"/>
          <w:marBottom w:val="0"/>
          <w:divBdr>
            <w:top w:val="none" w:sz="0" w:space="0" w:color="auto"/>
            <w:left w:val="none" w:sz="0" w:space="0" w:color="auto"/>
            <w:bottom w:val="none" w:sz="0" w:space="0" w:color="auto"/>
            <w:right w:val="none" w:sz="0" w:space="0" w:color="auto"/>
          </w:divBdr>
        </w:div>
        <w:div w:id="1010832682">
          <w:marLeft w:val="480"/>
          <w:marRight w:val="0"/>
          <w:marTop w:val="0"/>
          <w:marBottom w:val="0"/>
          <w:divBdr>
            <w:top w:val="none" w:sz="0" w:space="0" w:color="auto"/>
            <w:left w:val="none" w:sz="0" w:space="0" w:color="auto"/>
            <w:bottom w:val="none" w:sz="0" w:space="0" w:color="auto"/>
            <w:right w:val="none" w:sz="0" w:space="0" w:color="auto"/>
          </w:divBdr>
        </w:div>
        <w:div w:id="1081293430">
          <w:marLeft w:val="480"/>
          <w:marRight w:val="0"/>
          <w:marTop w:val="0"/>
          <w:marBottom w:val="0"/>
          <w:divBdr>
            <w:top w:val="none" w:sz="0" w:space="0" w:color="auto"/>
            <w:left w:val="none" w:sz="0" w:space="0" w:color="auto"/>
            <w:bottom w:val="none" w:sz="0" w:space="0" w:color="auto"/>
            <w:right w:val="none" w:sz="0" w:space="0" w:color="auto"/>
          </w:divBdr>
        </w:div>
        <w:div w:id="1102532726">
          <w:marLeft w:val="480"/>
          <w:marRight w:val="0"/>
          <w:marTop w:val="0"/>
          <w:marBottom w:val="0"/>
          <w:divBdr>
            <w:top w:val="none" w:sz="0" w:space="0" w:color="auto"/>
            <w:left w:val="none" w:sz="0" w:space="0" w:color="auto"/>
            <w:bottom w:val="none" w:sz="0" w:space="0" w:color="auto"/>
            <w:right w:val="none" w:sz="0" w:space="0" w:color="auto"/>
          </w:divBdr>
        </w:div>
        <w:div w:id="1108426291">
          <w:marLeft w:val="480"/>
          <w:marRight w:val="0"/>
          <w:marTop w:val="0"/>
          <w:marBottom w:val="0"/>
          <w:divBdr>
            <w:top w:val="none" w:sz="0" w:space="0" w:color="auto"/>
            <w:left w:val="none" w:sz="0" w:space="0" w:color="auto"/>
            <w:bottom w:val="none" w:sz="0" w:space="0" w:color="auto"/>
            <w:right w:val="none" w:sz="0" w:space="0" w:color="auto"/>
          </w:divBdr>
        </w:div>
        <w:div w:id="1121414984">
          <w:marLeft w:val="480"/>
          <w:marRight w:val="0"/>
          <w:marTop w:val="0"/>
          <w:marBottom w:val="0"/>
          <w:divBdr>
            <w:top w:val="none" w:sz="0" w:space="0" w:color="auto"/>
            <w:left w:val="none" w:sz="0" w:space="0" w:color="auto"/>
            <w:bottom w:val="none" w:sz="0" w:space="0" w:color="auto"/>
            <w:right w:val="none" w:sz="0" w:space="0" w:color="auto"/>
          </w:divBdr>
        </w:div>
        <w:div w:id="1217005940">
          <w:marLeft w:val="480"/>
          <w:marRight w:val="0"/>
          <w:marTop w:val="0"/>
          <w:marBottom w:val="0"/>
          <w:divBdr>
            <w:top w:val="none" w:sz="0" w:space="0" w:color="auto"/>
            <w:left w:val="none" w:sz="0" w:space="0" w:color="auto"/>
            <w:bottom w:val="none" w:sz="0" w:space="0" w:color="auto"/>
            <w:right w:val="none" w:sz="0" w:space="0" w:color="auto"/>
          </w:divBdr>
        </w:div>
        <w:div w:id="1245189793">
          <w:marLeft w:val="480"/>
          <w:marRight w:val="0"/>
          <w:marTop w:val="0"/>
          <w:marBottom w:val="0"/>
          <w:divBdr>
            <w:top w:val="none" w:sz="0" w:space="0" w:color="auto"/>
            <w:left w:val="none" w:sz="0" w:space="0" w:color="auto"/>
            <w:bottom w:val="none" w:sz="0" w:space="0" w:color="auto"/>
            <w:right w:val="none" w:sz="0" w:space="0" w:color="auto"/>
          </w:divBdr>
        </w:div>
        <w:div w:id="1308558577">
          <w:marLeft w:val="480"/>
          <w:marRight w:val="0"/>
          <w:marTop w:val="0"/>
          <w:marBottom w:val="0"/>
          <w:divBdr>
            <w:top w:val="none" w:sz="0" w:space="0" w:color="auto"/>
            <w:left w:val="none" w:sz="0" w:space="0" w:color="auto"/>
            <w:bottom w:val="none" w:sz="0" w:space="0" w:color="auto"/>
            <w:right w:val="none" w:sz="0" w:space="0" w:color="auto"/>
          </w:divBdr>
        </w:div>
        <w:div w:id="1331522019">
          <w:marLeft w:val="480"/>
          <w:marRight w:val="0"/>
          <w:marTop w:val="0"/>
          <w:marBottom w:val="0"/>
          <w:divBdr>
            <w:top w:val="none" w:sz="0" w:space="0" w:color="auto"/>
            <w:left w:val="none" w:sz="0" w:space="0" w:color="auto"/>
            <w:bottom w:val="none" w:sz="0" w:space="0" w:color="auto"/>
            <w:right w:val="none" w:sz="0" w:space="0" w:color="auto"/>
          </w:divBdr>
        </w:div>
        <w:div w:id="1359349891">
          <w:marLeft w:val="480"/>
          <w:marRight w:val="0"/>
          <w:marTop w:val="0"/>
          <w:marBottom w:val="0"/>
          <w:divBdr>
            <w:top w:val="none" w:sz="0" w:space="0" w:color="auto"/>
            <w:left w:val="none" w:sz="0" w:space="0" w:color="auto"/>
            <w:bottom w:val="none" w:sz="0" w:space="0" w:color="auto"/>
            <w:right w:val="none" w:sz="0" w:space="0" w:color="auto"/>
          </w:divBdr>
        </w:div>
        <w:div w:id="1366832625">
          <w:marLeft w:val="480"/>
          <w:marRight w:val="0"/>
          <w:marTop w:val="0"/>
          <w:marBottom w:val="0"/>
          <w:divBdr>
            <w:top w:val="none" w:sz="0" w:space="0" w:color="auto"/>
            <w:left w:val="none" w:sz="0" w:space="0" w:color="auto"/>
            <w:bottom w:val="none" w:sz="0" w:space="0" w:color="auto"/>
            <w:right w:val="none" w:sz="0" w:space="0" w:color="auto"/>
          </w:divBdr>
        </w:div>
        <w:div w:id="1370380067">
          <w:marLeft w:val="480"/>
          <w:marRight w:val="0"/>
          <w:marTop w:val="0"/>
          <w:marBottom w:val="0"/>
          <w:divBdr>
            <w:top w:val="none" w:sz="0" w:space="0" w:color="auto"/>
            <w:left w:val="none" w:sz="0" w:space="0" w:color="auto"/>
            <w:bottom w:val="none" w:sz="0" w:space="0" w:color="auto"/>
            <w:right w:val="none" w:sz="0" w:space="0" w:color="auto"/>
          </w:divBdr>
        </w:div>
        <w:div w:id="1379280650">
          <w:marLeft w:val="480"/>
          <w:marRight w:val="0"/>
          <w:marTop w:val="0"/>
          <w:marBottom w:val="0"/>
          <w:divBdr>
            <w:top w:val="none" w:sz="0" w:space="0" w:color="auto"/>
            <w:left w:val="none" w:sz="0" w:space="0" w:color="auto"/>
            <w:bottom w:val="none" w:sz="0" w:space="0" w:color="auto"/>
            <w:right w:val="none" w:sz="0" w:space="0" w:color="auto"/>
          </w:divBdr>
        </w:div>
        <w:div w:id="1397902105">
          <w:marLeft w:val="480"/>
          <w:marRight w:val="0"/>
          <w:marTop w:val="0"/>
          <w:marBottom w:val="0"/>
          <w:divBdr>
            <w:top w:val="none" w:sz="0" w:space="0" w:color="auto"/>
            <w:left w:val="none" w:sz="0" w:space="0" w:color="auto"/>
            <w:bottom w:val="none" w:sz="0" w:space="0" w:color="auto"/>
            <w:right w:val="none" w:sz="0" w:space="0" w:color="auto"/>
          </w:divBdr>
        </w:div>
        <w:div w:id="1451819171">
          <w:marLeft w:val="480"/>
          <w:marRight w:val="0"/>
          <w:marTop w:val="0"/>
          <w:marBottom w:val="0"/>
          <w:divBdr>
            <w:top w:val="none" w:sz="0" w:space="0" w:color="auto"/>
            <w:left w:val="none" w:sz="0" w:space="0" w:color="auto"/>
            <w:bottom w:val="none" w:sz="0" w:space="0" w:color="auto"/>
            <w:right w:val="none" w:sz="0" w:space="0" w:color="auto"/>
          </w:divBdr>
        </w:div>
        <w:div w:id="1529952410">
          <w:marLeft w:val="480"/>
          <w:marRight w:val="0"/>
          <w:marTop w:val="0"/>
          <w:marBottom w:val="0"/>
          <w:divBdr>
            <w:top w:val="none" w:sz="0" w:space="0" w:color="auto"/>
            <w:left w:val="none" w:sz="0" w:space="0" w:color="auto"/>
            <w:bottom w:val="none" w:sz="0" w:space="0" w:color="auto"/>
            <w:right w:val="none" w:sz="0" w:space="0" w:color="auto"/>
          </w:divBdr>
        </w:div>
        <w:div w:id="1581939779">
          <w:marLeft w:val="480"/>
          <w:marRight w:val="0"/>
          <w:marTop w:val="0"/>
          <w:marBottom w:val="0"/>
          <w:divBdr>
            <w:top w:val="none" w:sz="0" w:space="0" w:color="auto"/>
            <w:left w:val="none" w:sz="0" w:space="0" w:color="auto"/>
            <w:bottom w:val="none" w:sz="0" w:space="0" w:color="auto"/>
            <w:right w:val="none" w:sz="0" w:space="0" w:color="auto"/>
          </w:divBdr>
        </w:div>
        <w:div w:id="1644315755">
          <w:marLeft w:val="480"/>
          <w:marRight w:val="0"/>
          <w:marTop w:val="0"/>
          <w:marBottom w:val="0"/>
          <w:divBdr>
            <w:top w:val="none" w:sz="0" w:space="0" w:color="auto"/>
            <w:left w:val="none" w:sz="0" w:space="0" w:color="auto"/>
            <w:bottom w:val="none" w:sz="0" w:space="0" w:color="auto"/>
            <w:right w:val="none" w:sz="0" w:space="0" w:color="auto"/>
          </w:divBdr>
        </w:div>
        <w:div w:id="1670596237">
          <w:marLeft w:val="480"/>
          <w:marRight w:val="0"/>
          <w:marTop w:val="0"/>
          <w:marBottom w:val="0"/>
          <w:divBdr>
            <w:top w:val="none" w:sz="0" w:space="0" w:color="auto"/>
            <w:left w:val="none" w:sz="0" w:space="0" w:color="auto"/>
            <w:bottom w:val="none" w:sz="0" w:space="0" w:color="auto"/>
            <w:right w:val="none" w:sz="0" w:space="0" w:color="auto"/>
          </w:divBdr>
        </w:div>
        <w:div w:id="1672369712">
          <w:marLeft w:val="480"/>
          <w:marRight w:val="0"/>
          <w:marTop w:val="0"/>
          <w:marBottom w:val="0"/>
          <w:divBdr>
            <w:top w:val="none" w:sz="0" w:space="0" w:color="auto"/>
            <w:left w:val="none" w:sz="0" w:space="0" w:color="auto"/>
            <w:bottom w:val="none" w:sz="0" w:space="0" w:color="auto"/>
            <w:right w:val="none" w:sz="0" w:space="0" w:color="auto"/>
          </w:divBdr>
        </w:div>
        <w:div w:id="1693796115">
          <w:marLeft w:val="480"/>
          <w:marRight w:val="0"/>
          <w:marTop w:val="0"/>
          <w:marBottom w:val="0"/>
          <w:divBdr>
            <w:top w:val="none" w:sz="0" w:space="0" w:color="auto"/>
            <w:left w:val="none" w:sz="0" w:space="0" w:color="auto"/>
            <w:bottom w:val="none" w:sz="0" w:space="0" w:color="auto"/>
            <w:right w:val="none" w:sz="0" w:space="0" w:color="auto"/>
          </w:divBdr>
        </w:div>
        <w:div w:id="1701281397">
          <w:marLeft w:val="480"/>
          <w:marRight w:val="0"/>
          <w:marTop w:val="0"/>
          <w:marBottom w:val="0"/>
          <w:divBdr>
            <w:top w:val="none" w:sz="0" w:space="0" w:color="auto"/>
            <w:left w:val="none" w:sz="0" w:space="0" w:color="auto"/>
            <w:bottom w:val="none" w:sz="0" w:space="0" w:color="auto"/>
            <w:right w:val="none" w:sz="0" w:space="0" w:color="auto"/>
          </w:divBdr>
        </w:div>
        <w:div w:id="1751385565">
          <w:marLeft w:val="480"/>
          <w:marRight w:val="0"/>
          <w:marTop w:val="0"/>
          <w:marBottom w:val="0"/>
          <w:divBdr>
            <w:top w:val="none" w:sz="0" w:space="0" w:color="auto"/>
            <w:left w:val="none" w:sz="0" w:space="0" w:color="auto"/>
            <w:bottom w:val="none" w:sz="0" w:space="0" w:color="auto"/>
            <w:right w:val="none" w:sz="0" w:space="0" w:color="auto"/>
          </w:divBdr>
        </w:div>
        <w:div w:id="1766195392">
          <w:marLeft w:val="480"/>
          <w:marRight w:val="0"/>
          <w:marTop w:val="0"/>
          <w:marBottom w:val="0"/>
          <w:divBdr>
            <w:top w:val="none" w:sz="0" w:space="0" w:color="auto"/>
            <w:left w:val="none" w:sz="0" w:space="0" w:color="auto"/>
            <w:bottom w:val="none" w:sz="0" w:space="0" w:color="auto"/>
            <w:right w:val="none" w:sz="0" w:space="0" w:color="auto"/>
          </w:divBdr>
        </w:div>
        <w:div w:id="1844591096">
          <w:marLeft w:val="480"/>
          <w:marRight w:val="0"/>
          <w:marTop w:val="0"/>
          <w:marBottom w:val="0"/>
          <w:divBdr>
            <w:top w:val="none" w:sz="0" w:space="0" w:color="auto"/>
            <w:left w:val="none" w:sz="0" w:space="0" w:color="auto"/>
            <w:bottom w:val="none" w:sz="0" w:space="0" w:color="auto"/>
            <w:right w:val="none" w:sz="0" w:space="0" w:color="auto"/>
          </w:divBdr>
        </w:div>
        <w:div w:id="1945116252">
          <w:marLeft w:val="480"/>
          <w:marRight w:val="0"/>
          <w:marTop w:val="0"/>
          <w:marBottom w:val="0"/>
          <w:divBdr>
            <w:top w:val="none" w:sz="0" w:space="0" w:color="auto"/>
            <w:left w:val="none" w:sz="0" w:space="0" w:color="auto"/>
            <w:bottom w:val="none" w:sz="0" w:space="0" w:color="auto"/>
            <w:right w:val="none" w:sz="0" w:space="0" w:color="auto"/>
          </w:divBdr>
        </w:div>
        <w:div w:id="2006083014">
          <w:marLeft w:val="480"/>
          <w:marRight w:val="0"/>
          <w:marTop w:val="0"/>
          <w:marBottom w:val="0"/>
          <w:divBdr>
            <w:top w:val="none" w:sz="0" w:space="0" w:color="auto"/>
            <w:left w:val="none" w:sz="0" w:space="0" w:color="auto"/>
            <w:bottom w:val="none" w:sz="0" w:space="0" w:color="auto"/>
            <w:right w:val="none" w:sz="0" w:space="0" w:color="auto"/>
          </w:divBdr>
        </w:div>
        <w:div w:id="2014991467">
          <w:marLeft w:val="480"/>
          <w:marRight w:val="0"/>
          <w:marTop w:val="0"/>
          <w:marBottom w:val="0"/>
          <w:divBdr>
            <w:top w:val="none" w:sz="0" w:space="0" w:color="auto"/>
            <w:left w:val="none" w:sz="0" w:space="0" w:color="auto"/>
            <w:bottom w:val="none" w:sz="0" w:space="0" w:color="auto"/>
            <w:right w:val="none" w:sz="0" w:space="0" w:color="auto"/>
          </w:divBdr>
        </w:div>
        <w:div w:id="2022194543">
          <w:marLeft w:val="480"/>
          <w:marRight w:val="0"/>
          <w:marTop w:val="0"/>
          <w:marBottom w:val="0"/>
          <w:divBdr>
            <w:top w:val="none" w:sz="0" w:space="0" w:color="auto"/>
            <w:left w:val="none" w:sz="0" w:space="0" w:color="auto"/>
            <w:bottom w:val="none" w:sz="0" w:space="0" w:color="auto"/>
            <w:right w:val="none" w:sz="0" w:space="0" w:color="auto"/>
          </w:divBdr>
        </w:div>
        <w:div w:id="2078822629">
          <w:marLeft w:val="480"/>
          <w:marRight w:val="0"/>
          <w:marTop w:val="0"/>
          <w:marBottom w:val="0"/>
          <w:divBdr>
            <w:top w:val="none" w:sz="0" w:space="0" w:color="auto"/>
            <w:left w:val="none" w:sz="0" w:space="0" w:color="auto"/>
            <w:bottom w:val="none" w:sz="0" w:space="0" w:color="auto"/>
            <w:right w:val="none" w:sz="0" w:space="0" w:color="auto"/>
          </w:divBdr>
        </w:div>
        <w:div w:id="2099516861">
          <w:marLeft w:val="480"/>
          <w:marRight w:val="0"/>
          <w:marTop w:val="0"/>
          <w:marBottom w:val="0"/>
          <w:divBdr>
            <w:top w:val="none" w:sz="0" w:space="0" w:color="auto"/>
            <w:left w:val="none" w:sz="0" w:space="0" w:color="auto"/>
            <w:bottom w:val="none" w:sz="0" w:space="0" w:color="auto"/>
            <w:right w:val="none" w:sz="0" w:space="0" w:color="auto"/>
          </w:divBdr>
        </w:div>
        <w:div w:id="2120299991">
          <w:marLeft w:val="480"/>
          <w:marRight w:val="0"/>
          <w:marTop w:val="0"/>
          <w:marBottom w:val="0"/>
          <w:divBdr>
            <w:top w:val="none" w:sz="0" w:space="0" w:color="auto"/>
            <w:left w:val="none" w:sz="0" w:space="0" w:color="auto"/>
            <w:bottom w:val="none" w:sz="0" w:space="0" w:color="auto"/>
            <w:right w:val="none" w:sz="0" w:space="0" w:color="auto"/>
          </w:divBdr>
        </w:div>
        <w:div w:id="2139451800">
          <w:marLeft w:val="480"/>
          <w:marRight w:val="0"/>
          <w:marTop w:val="0"/>
          <w:marBottom w:val="0"/>
          <w:divBdr>
            <w:top w:val="none" w:sz="0" w:space="0" w:color="auto"/>
            <w:left w:val="none" w:sz="0" w:space="0" w:color="auto"/>
            <w:bottom w:val="none" w:sz="0" w:space="0" w:color="auto"/>
            <w:right w:val="none" w:sz="0" w:space="0" w:color="auto"/>
          </w:divBdr>
        </w:div>
      </w:divsChild>
    </w:div>
    <w:div w:id="341246444">
      <w:bodyDiv w:val="1"/>
      <w:marLeft w:val="0"/>
      <w:marRight w:val="0"/>
      <w:marTop w:val="0"/>
      <w:marBottom w:val="0"/>
      <w:divBdr>
        <w:top w:val="none" w:sz="0" w:space="0" w:color="auto"/>
        <w:left w:val="none" w:sz="0" w:space="0" w:color="auto"/>
        <w:bottom w:val="none" w:sz="0" w:space="0" w:color="auto"/>
        <w:right w:val="none" w:sz="0" w:space="0" w:color="auto"/>
      </w:divBdr>
      <w:divsChild>
        <w:div w:id="18167001">
          <w:marLeft w:val="480"/>
          <w:marRight w:val="0"/>
          <w:marTop w:val="0"/>
          <w:marBottom w:val="0"/>
          <w:divBdr>
            <w:top w:val="none" w:sz="0" w:space="0" w:color="auto"/>
            <w:left w:val="none" w:sz="0" w:space="0" w:color="auto"/>
            <w:bottom w:val="none" w:sz="0" w:space="0" w:color="auto"/>
            <w:right w:val="none" w:sz="0" w:space="0" w:color="auto"/>
          </w:divBdr>
        </w:div>
        <w:div w:id="32270119">
          <w:marLeft w:val="480"/>
          <w:marRight w:val="0"/>
          <w:marTop w:val="0"/>
          <w:marBottom w:val="0"/>
          <w:divBdr>
            <w:top w:val="none" w:sz="0" w:space="0" w:color="auto"/>
            <w:left w:val="none" w:sz="0" w:space="0" w:color="auto"/>
            <w:bottom w:val="none" w:sz="0" w:space="0" w:color="auto"/>
            <w:right w:val="none" w:sz="0" w:space="0" w:color="auto"/>
          </w:divBdr>
        </w:div>
        <w:div w:id="74515496">
          <w:marLeft w:val="480"/>
          <w:marRight w:val="0"/>
          <w:marTop w:val="0"/>
          <w:marBottom w:val="0"/>
          <w:divBdr>
            <w:top w:val="none" w:sz="0" w:space="0" w:color="auto"/>
            <w:left w:val="none" w:sz="0" w:space="0" w:color="auto"/>
            <w:bottom w:val="none" w:sz="0" w:space="0" w:color="auto"/>
            <w:right w:val="none" w:sz="0" w:space="0" w:color="auto"/>
          </w:divBdr>
        </w:div>
        <w:div w:id="81607867">
          <w:marLeft w:val="480"/>
          <w:marRight w:val="0"/>
          <w:marTop w:val="0"/>
          <w:marBottom w:val="0"/>
          <w:divBdr>
            <w:top w:val="none" w:sz="0" w:space="0" w:color="auto"/>
            <w:left w:val="none" w:sz="0" w:space="0" w:color="auto"/>
            <w:bottom w:val="none" w:sz="0" w:space="0" w:color="auto"/>
            <w:right w:val="none" w:sz="0" w:space="0" w:color="auto"/>
          </w:divBdr>
        </w:div>
        <w:div w:id="118645020">
          <w:marLeft w:val="480"/>
          <w:marRight w:val="0"/>
          <w:marTop w:val="0"/>
          <w:marBottom w:val="0"/>
          <w:divBdr>
            <w:top w:val="none" w:sz="0" w:space="0" w:color="auto"/>
            <w:left w:val="none" w:sz="0" w:space="0" w:color="auto"/>
            <w:bottom w:val="none" w:sz="0" w:space="0" w:color="auto"/>
            <w:right w:val="none" w:sz="0" w:space="0" w:color="auto"/>
          </w:divBdr>
        </w:div>
        <w:div w:id="179248623">
          <w:marLeft w:val="480"/>
          <w:marRight w:val="0"/>
          <w:marTop w:val="0"/>
          <w:marBottom w:val="0"/>
          <w:divBdr>
            <w:top w:val="none" w:sz="0" w:space="0" w:color="auto"/>
            <w:left w:val="none" w:sz="0" w:space="0" w:color="auto"/>
            <w:bottom w:val="none" w:sz="0" w:space="0" w:color="auto"/>
            <w:right w:val="none" w:sz="0" w:space="0" w:color="auto"/>
          </w:divBdr>
        </w:div>
        <w:div w:id="240413967">
          <w:marLeft w:val="480"/>
          <w:marRight w:val="0"/>
          <w:marTop w:val="0"/>
          <w:marBottom w:val="0"/>
          <w:divBdr>
            <w:top w:val="none" w:sz="0" w:space="0" w:color="auto"/>
            <w:left w:val="none" w:sz="0" w:space="0" w:color="auto"/>
            <w:bottom w:val="none" w:sz="0" w:space="0" w:color="auto"/>
            <w:right w:val="none" w:sz="0" w:space="0" w:color="auto"/>
          </w:divBdr>
        </w:div>
        <w:div w:id="250940352">
          <w:marLeft w:val="480"/>
          <w:marRight w:val="0"/>
          <w:marTop w:val="0"/>
          <w:marBottom w:val="0"/>
          <w:divBdr>
            <w:top w:val="none" w:sz="0" w:space="0" w:color="auto"/>
            <w:left w:val="none" w:sz="0" w:space="0" w:color="auto"/>
            <w:bottom w:val="none" w:sz="0" w:space="0" w:color="auto"/>
            <w:right w:val="none" w:sz="0" w:space="0" w:color="auto"/>
          </w:divBdr>
        </w:div>
        <w:div w:id="282808373">
          <w:marLeft w:val="480"/>
          <w:marRight w:val="0"/>
          <w:marTop w:val="0"/>
          <w:marBottom w:val="0"/>
          <w:divBdr>
            <w:top w:val="none" w:sz="0" w:space="0" w:color="auto"/>
            <w:left w:val="none" w:sz="0" w:space="0" w:color="auto"/>
            <w:bottom w:val="none" w:sz="0" w:space="0" w:color="auto"/>
            <w:right w:val="none" w:sz="0" w:space="0" w:color="auto"/>
          </w:divBdr>
        </w:div>
        <w:div w:id="300157848">
          <w:marLeft w:val="480"/>
          <w:marRight w:val="0"/>
          <w:marTop w:val="0"/>
          <w:marBottom w:val="0"/>
          <w:divBdr>
            <w:top w:val="none" w:sz="0" w:space="0" w:color="auto"/>
            <w:left w:val="none" w:sz="0" w:space="0" w:color="auto"/>
            <w:bottom w:val="none" w:sz="0" w:space="0" w:color="auto"/>
            <w:right w:val="none" w:sz="0" w:space="0" w:color="auto"/>
          </w:divBdr>
        </w:div>
        <w:div w:id="308216256">
          <w:marLeft w:val="480"/>
          <w:marRight w:val="0"/>
          <w:marTop w:val="0"/>
          <w:marBottom w:val="0"/>
          <w:divBdr>
            <w:top w:val="none" w:sz="0" w:space="0" w:color="auto"/>
            <w:left w:val="none" w:sz="0" w:space="0" w:color="auto"/>
            <w:bottom w:val="none" w:sz="0" w:space="0" w:color="auto"/>
            <w:right w:val="none" w:sz="0" w:space="0" w:color="auto"/>
          </w:divBdr>
        </w:div>
        <w:div w:id="314261717">
          <w:marLeft w:val="480"/>
          <w:marRight w:val="0"/>
          <w:marTop w:val="0"/>
          <w:marBottom w:val="0"/>
          <w:divBdr>
            <w:top w:val="none" w:sz="0" w:space="0" w:color="auto"/>
            <w:left w:val="none" w:sz="0" w:space="0" w:color="auto"/>
            <w:bottom w:val="none" w:sz="0" w:space="0" w:color="auto"/>
            <w:right w:val="none" w:sz="0" w:space="0" w:color="auto"/>
          </w:divBdr>
        </w:div>
        <w:div w:id="386492389">
          <w:marLeft w:val="480"/>
          <w:marRight w:val="0"/>
          <w:marTop w:val="0"/>
          <w:marBottom w:val="0"/>
          <w:divBdr>
            <w:top w:val="none" w:sz="0" w:space="0" w:color="auto"/>
            <w:left w:val="none" w:sz="0" w:space="0" w:color="auto"/>
            <w:bottom w:val="none" w:sz="0" w:space="0" w:color="auto"/>
            <w:right w:val="none" w:sz="0" w:space="0" w:color="auto"/>
          </w:divBdr>
        </w:div>
        <w:div w:id="427967269">
          <w:marLeft w:val="480"/>
          <w:marRight w:val="0"/>
          <w:marTop w:val="0"/>
          <w:marBottom w:val="0"/>
          <w:divBdr>
            <w:top w:val="none" w:sz="0" w:space="0" w:color="auto"/>
            <w:left w:val="none" w:sz="0" w:space="0" w:color="auto"/>
            <w:bottom w:val="none" w:sz="0" w:space="0" w:color="auto"/>
            <w:right w:val="none" w:sz="0" w:space="0" w:color="auto"/>
          </w:divBdr>
        </w:div>
        <w:div w:id="438840755">
          <w:marLeft w:val="480"/>
          <w:marRight w:val="0"/>
          <w:marTop w:val="0"/>
          <w:marBottom w:val="0"/>
          <w:divBdr>
            <w:top w:val="none" w:sz="0" w:space="0" w:color="auto"/>
            <w:left w:val="none" w:sz="0" w:space="0" w:color="auto"/>
            <w:bottom w:val="none" w:sz="0" w:space="0" w:color="auto"/>
            <w:right w:val="none" w:sz="0" w:space="0" w:color="auto"/>
          </w:divBdr>
        </w:div>
        <w:div w:id="526985656">
          <w:marLeft w:val="480"/>
          <w:marRight w:val="0"/>
          <w:marTop w:val="0"/>
          <w:marBottom w:val="0"/>
          <w:divBdr>
            <w:top w:val="none" w:sz="0" w:space="0" w:color="auto"/>
            <w:left w:val="none" w:sz="0" w:space="0" w:color="auto"/>
            <w:bottom w:val="none" w:sz="0" w:space="0" w:color="auto"/>
            <w:right w:val="none" w:sz="0" w:space="0" w:color="auto"/>
          </w:divBdr>
        </w:div>
        <w:div w:id="590898012">
          <w:marLeft w:val="480"/>
          <w:marRight w:val="0"/>
          <w:marTop w:val="0"/>
          <w:marBottom w:val="0"/>
          <w:divBdr>
            <w:top w:val="none" w:sz="0" w:space="0" w:color="auto"/>
            <w:left w:val="none" w:sz="0" w:space="0" w:color="auto"/>
            <w:bottom w:val="none" w:sz="0" w:space="0" w:color="auto"/>
            <w:right w:val="none" w:sz="0" w:space="0" w:color="auto"/>
          </w:divBdr>
        </w:div>
        <w:div w:id="609045692">
          <w:marLeft w:val="480"/>
          <w:marRight w:val="0"/>
          <w:marTop w:val="0"/>
          <w:marBottom w:val="0"/>
          <w:divBdr>
            <w:top w:val="none" w:sz="0" w:space="0" w:color="auto"/>
            <w:left w:val="none" w:sz="0" w:space="0" w:color="auto"/>
            <w:bottom w:val="none" w:sz="0" w:space="0" w:color="auto"/>
            <w:right w:val="none" w:sz="0" w:space="0" w:color="auto"/>
          </w:divBdr>
        </w:div>
        <w:div w:id="610358023">
          <w:marLeft w:val="480"/>
          <w:marRight w:val="0"/>
          <w:marTop w:val="0"/>
          <w:marBottom w:val="0"/>
          <w:divBdr>
            <w:top w:val="none" w:sz="0" w:space="0" w:color="auto"/>
            <w:left w:val="none" w:sz="0" w:space="0" w:color="auto"/>
            <w:bottom w:val="none" w:sz="0" w:space="0" w:color="auto"/>
            <w:right w:val="none" w:sz="0" w:space="0" w:color="auto"/>
          </w:divBdr>
        </w:div>
        <w:div w:id="617183635">
          <w:marLeft w:val="480"/>
          <w:marRight w:val="0"/>
          <w:marTop w:val="0"/>
          <w:marBottom w:val="0"/>
          <w:divBdr>
            <w:top w:val="none" w:sz="0" w:space="0" w:color="auto"/>
            <w:left w:val="none" w:sz="0" w:space="0" w:color="auto"/>
            <w:bottom w:val="none" w:sz="0" w:space="0" w:color="auto"/>
            <w:right w:val="none" w:sz="0" w:space="0" w:color="auto"/>
          </w:divBdr>
        </w:div>
        <w:div w:id="651105041">
          <w:marLeft w:val="480"/>
          <w:marRight w:val="0"/>
          <w:marTop w:val="0"/>
          <w:marBottom w:val="0"/>
          <w:divBdr>
            <w:top w:val="none" w:sz="0" w:space="0" w:color="auto"/>
            <w:left w:val="none" w:sz="0" w:space="0" w:color="auto"/>
            <w:bottom w:val="none" w:sz="0" w:space="0" w:color="auto"/>
            <w:right w:val="none" w:sz="0" w:space="0" w:color="auto"/>
          </w:divBdr>
        </w:div>
        <w:div w:id="724060464">
          <w:marLeft w:val="480"/>
          <w:marRight w:val="0"/>
          <w:marTop w:val="0"/>
          <w:marBottom w:val="0"/>
          <w:divBdr>
            <w:top w:val="none" w:sz="0" w:space="0" w:color="auto"/>
            <w:left w:val="none" w:sz="0" w:space="0" w:color="auto"/>
            <w:bottom w:val="none" w:sz="0" w:space="0" w:color="auto"/>
            <w:right w:val="none" w:sz="0" w:space="0" w:color="auto"/>
          </w:divBdr>
        </w:div>
        <w:div w:id="728922559">
          <w:marLeft w:val="480"/>
          <w:marRight w:val="0"/>
          <w:marTop w:val="0"/>
          <w:marBottom w:val="0"/>
          <w:divBdr>
            <w:top w:val="none" w:sz="0" w:space="0" w:color="auto"/>
            <w:left w:val="none" w:sz="0" w:space="0" w:color="auto"/>
            <w:bottom w:val="none" w:sz="0" w:space="0" w:color="auto"/>
            <w:right w:val="none" w:sz="0" w:space="0" w:color="auto"/>
          </w:divBdr>
        </w:div>
        <w:div w:id="732897440">
          <w:marLeft w:val="480"/>
          <w:marRight w:val="0"/>
          <w:marTop w:val="0"/>
          <w:marBottom w:val="0"/>
          <w:divBdr>
            <w:top w:val="none" w:sz="0" w:space="0" w:color="auto"/>
            <w:left w:val="none" w:sz="0" w:space="0" w:color="auto"/>
            <w:bottom w:val="none" w:sz="0" w:space="0" w:color="auto"/>
            <w:right w:val="none" w:sz="0" w:space="0" w:color="auto"/>
          </w:divBdr>
        </w:div>
        <w:div w:id="740567126">
          <w:marLeft w:val="480"/>
          <w:marRight w:val="0"/>
          <w:marTop w:val="0"/>
          <w:marBottom w:val="0"/>
          <w:divBdr>
            <w:top w:val="none" w:sz="0" w:space="0" w:color="auto"/>
            <w:left w:val="none" w:sz="0" w:space="0" w:color="auto"/>
            <w:bottom w:val="none" w:sz="0" w:space="0" w:color="auto"/>
            <w:right w:val="none" w:sz="0" w:space="0" w:color="auto"/>
          </w:divBdr>
        </w:div>
        <w:div w:id="829101866">
          <w:marLeft w:val="480"/>
          <w:marRight w:val="0"/>
          <w:marTop w:val="0"/>
          <w:marBottom w:val="0"/>
          <w:divBdr>
            <w:top w:val="none" w:sz="0" w:space="0" w:color="auto"/>
            <w:left w:val="none" w:sz="0" w:space="0" w:color="auto"/>
            <w:bottom w:val="none" w:sz="0" w:space="0" w:color="auto"/>
            <w:right w:val="none" w:sz="0" w:space="0" w:color="auto"/>
          </w:divBdr>
        </w:div>
        <w:div w:id="857617570">
          <w:marLeft w:val="480"/>
          <w:marRight w:val="0"/>
          <w:marTop w:val="0"/>
          <w:marBottom w:val="0"/>
          <w:divBdr>
            <w:top w:val="none" w:sz="0" w:space="0" w:color="auto"/>
            <w:left w:val="none" w:sz="0" w:space="0" w:color="auto"/>
            <w:bottom w:val="none" w:sz="0" w:space="0" w:color="auto"/>
            <w:right w:val="none" w:sz="0" w:space="0" w:color="auto"/>
          </w:divBdr>
        </w:div>
        <w:div w:id="862478902">
          <w:marLeft w:val="480"/>
          <w:marRight w:val="0"/>
          <w:marTop w:val="0"/>
          <w:marBottom w:val="0"/>
          <w:divBdr>
            <w:top w:val="none" w:sz="0" w:space="0" w:color="auto"/>
            <w:left w:val="none" w:sz="0" w:space="0" w:color="auto"/>
            <w:bottom w:val="none" w:sz="0" w:space="0" w:color="auto"/>
            <w:right w:val="none" w:sz="0" w:space="0" w:color="auto"/>
          </w:divBdr>
        </w:div>
        <w:div w:id="878393552">
          <w:marLeft w:val="480"/>
          <w:marRight w:val="0"/>
          <w:marTop w:val="0"/>
          <w:marBottom w:val="0"/>
          <w:divBdr>
            <w:top w:val="none" w:sz="0" w:space="0" w:color="auto"/>
            <w:left w:val="none" w:sz="0" w:space="0" w:color="auto"/>
            <w:bottom w:val="none" w:sz="0" w:space="0" w:color="auto"/>
            <w:right w:val="none" w:sz="0" w:space="0" w:color="auto"/>
          </w:divBdr>
        </w:div>
        <w:div w:id="897471331">
          <w:marLeft w:val="480"/>
          <w:marRight w:val="0"/>
          <w:marTop w:val="0"/>
          <w:marBottom w:val="0"/>
          <w:divBdr>
            <w:top w:val="none" w:sz="0" w:space="0" w:color="auto"/>
            <w:left w:val="none" w:sz="0" w:space="0" w:color="auto"/>
            <w:bottom w:val="none" w:sz="0" w:space="0" w:color="auto"/>
            <w:right w:val="none" w:sz="0" w:space="0" w:color="auto"/>
          </w:divBdr>
        </w:div>
        <w:div w:id="912738192">
          <w:marLeft w:val="480"/>
          <w:marRight w:val="0"/>
          <w:marTop w:val="0"/>
          <w:marBottom w:val="0"/>
          <w:divBdr>
            <w:top w:val="none" w:sz="0" w:space="0" w:color="auto"/>
            <w:left w:val="none" w:sz="0" w:space="0" w:color="auto"/>
            <w:bottom w:val="none" w:sz="0" w:space="0" w:color="auto"/>
            <w:right w:val="none" w:sz="0" w:space="0" w:color="auto"/>
          </w:divBdr>
        </w:div>
        <w:div w:id="920531617">
          <w:marLeft w:val="480"/>
          <w:marRight w:val="0"/>
          <w:marTop w:val="0"/>
          <w:marBottom w:val="0"/>
          <w:divBdr>
            <w:top w:val="none" w:sz="0" w:space="0" w:color="auto"/>
            <w:left w:val="none" w:sz="0" w:space="0" w:color="auto"/>
            <w:bottom w:val="none" w:sz="0" w:space="0" w:color="auto"/>
            <w:right w:val="none" w:sz="0" w:space="0" w:color="auto"/>
          </w:divBdr>
        </w:div>
        <w:div w:id="945772313">
          <w:marLeft w:val="480"/>
          <w:marRight w:val="0"/>
          <w:marTop w:val="0"/>
          <w:marBottom w:val="0"/>
          <w:divBdr>
            <w:top w:val="none" w:sz="0" w:space="0" w:color="auto"/>
            <w:left w:val="none" w:sz="0" w:space="0" w:color="auto"/>
            <w:bottom w:val="none" w:sz="0" w:space="0" w:color="auto"/>
            <w:right w:val="none" w:sz="0" w:space="0" w:color="auto"/>
          </w:divBdr>
        </w:div>
        <w:div w:id="955327215">
          <w:marLeft w:val="480"/>
          <w:marRight w:val="0"/>
          <w:marTop w:val="0"/>
          <w:marBottom w:val="0"/>
          <w:divBdr>
            <w:top w:val="none" w:sz="0" w:space="0" w:color="auto"/>
            <w:left w:val="none" w:sz="0" w:space="0" w:color="auto"/>
            <w:bottom w:val="none" w:sz="0" w:space="0" w:color="auto"/>
            <w:right w:val="none" w:sz="0" w:space="0" w:color="auto"/>
          </w:divBdr>
        </w:div>
        <w:div w:id="968317546">
          <w:marLeft w:val="480"/>
          <w:marRight w:val="0"/>
          <w:marTop w:val="0"/>
          <w:marBottom w:val="0"/>
          <w:divBdr>
            <w:top w:val="none" w:sz="0" w:space="0" w:color="auto"/>
            <w:left w:val="none" w:sz="0" w:space="0" w:color="auto"/>
            <w:bottom w:val="none" w:sz="0" w:space="0" w:color="auto"/>
            <w:right w:val="none" w:sz="0" w:space="0" w:color="auto"/>
          </w:divBdr>
        </w:div>
        <w:div w:id="1098713179">
          <w:marLeft w:val="480"/>
          <w:marRight w:val="0"/>
          <w:marTop w:val="0"/>
          <w:marBottom w:val="0"/>
          <w:divBdr>
            <w:top w:val="none" w:sz="0" w:space="0" w:color="auto"/>
            <w:left w:val="none" w:sz="0" w:space="0" w:color="auto"/>
            <w:bottom w:val="none" w:sz="0" w:space="0" w:color="auto"/>
            <w:right w:val="none" w:sz="0" w:space="0" w:color="auto"/>
          </w:divBdr>
        </w:div>
        <w:div w:id="1102577762">
          <w:marLeft w:val="480"/>
          <w:marRight w:val="0"/>
          <w:marTop w:val="0"/>
          <w:marBottom w:val="0"/>
          <w:divBdr>
            <w:top w:val="none" w:sz="0" w:space="0" w:color="auto"/>
            <w:left w:val="none" w:sz="0" w:space="0" w:color="auto"/>
            <w:bottom w:val="none" w:sz="0" w:space="0" w:color="auto"/>
            <w:right w:val="none" w:sz="0" w:space="0" w:color="auto"/>
          </w:divBdr>
        </w:div>
        <w:div w:id="1155342813">
          <w:marLeft w:val="480"/>
          <w:marRight w:val="0"/>
          <w:marTop w:val="0"/>
          <w:marBottom w:val="0"/>
          <w:divBdr>
            <w:top w:val="none" w:sz="0" w:space="0" w:color="auto"/>
            <w:left w:val="none" w:sz="0" w:space="0" w:color="auto"/>
            <w:bottom w:val="none" w:sz="0" w:space="0" w:color="auto"/>
            <w:right w:val="none" w:sz="0" w:space="0" w:color="auto"/>
          </w:divBdr>
        </w:div>
        <w:div w:id="1188328301">
          <w:marLeft w:val="480"/>
          <w:marRight w:val="0"/>
          <w:marTop w:val="0"/>
          <w:marBottom w:val="0"/>
          <w:divBdr>
            <w:top w:val="none" w:sz="0" w:space="0" w:color="auto"/>
            <w:left w:val="none" w:sz="0" w:space="0" w:color="auto"/>
            <w:bottom w:val="none" w:sz="0" w:space="0" w:color="auto"/>
            <w:right w:val="none" w:sz="0" w:space="0" w:color="auto"/>
          </w:divBdr>
        </w:div>
        <w:div w:id="1208683819">
          <w:marLeft w:val="480"/>
          <w:marRight w:val="0"/>
          <w:marTop w:val="0"/>
          <w:marBottom w:val="0"/>
          <w:divBdr>
            <w:top w:val="none" w:sz="0" w:space="0" w:color="auto"/>
            <w:left w:val="none" w:sz="0" w:space="0" w:color="auto"/>
            <w:bottom w:val="none" w:sz="0" w:space="0" w:color="auto"/>
            <w:right w:val="none" w:sz="0" w:space="0" w:color="auto"/>
          </w:divBdr>
        </w:div>
        <w:div w:id="1266497802">
          <w:marLeft w:val="480"/>
          <w:marRight w:val="0"/>
          <w:marTop w:val="0"/>
          <w:marBottom w:val="0"/>
          <w:divBdr>
            <w:top w:val="none" w:sz="0" w:space="0" w:color="auto"/>
            <w:left w:val="none" w:sz="0" w:space="0" w:color="auto"/>
            <w:bottom w:val="none" w:sz="0" w:space="0" w:color="auto"/>
            <w:right w:val="none" w:sz="0" w:space="0" w:color="auto"/>
          </w:divBdr>
        </w:div>
        <w:div w:id="1330790185">
          <w:marLeft w:val="480"/>
          <w:marRight w:val="0"/>
          <w:marTop w:val="0"/>
          <w:marBottom w:val="0"/>
          <w:divBdr>
            <w:top w:val="none" w:sz="0" w:space="0" w:color="auto"/>
            <w:left w:val="none" w:sz="0" w:space="0" w:color="auto"/>
            <w:bottom w:val="none" w:sz="0" w:space="0" w:color="auto"/>
            <w:right w:val="none" w:sz="0" w:space="0" w:color="auto"/>
          </w:divBdr>
        </w:div>
        <w:div w:id="1333332577">
          <w:marLeft w:val="480"/>
          <w:marRight w:val="0"/>
          <w:marTop w:val="0"/>
          <w:marBottom w:val="0"/>
          <w:divBdr>
            <w:top w:val="none" w:sz="0" w:space="0" w:color="auto"/>
            <w:left w:val="none" w:sz="0" w:space="0" w:color="auto"/>
            <w:bottom w:val="none" w:sz="0" w:space="0" w:color="auto"/>
            <w:right w:val="none" w:sz="0" w:space="0" w:color="auto"/>
          </w:divBdr>
        </w:div>
        <w:div w:id="1346395647">
          <w:marLeft w:val="480"/>
          <w:marRight w:val="0"/>
          <w:marTop w:val="0"/>
          <w:marBottom w:val="0"/>
          <w:divBdr>
            <w:top w:val="none" w:sz="0" w:space="0" w:color="auto"/>
            <w:left w:val="none" w:sz="0" w:space="0" w:color="auto"/>
            <w:bottom w:val="none" w:sz="0" w:space="0" w:color="auto"/>
            <w:right w:val="none" w:sz="0" w:space="0" w:color="auto"/>
          </w:divBdr>
        </w:div>
        <w:div w:id="1371799945">
          <w:marLeft w:val="480"/>
          <w:marRight w:val="0"/>
          <w:marTop w:val="0"/>
          <w:marBottom w:val="0"/>
          <w:divBdr>
            <w:top w:val="none" w:sz="0" w:space="0" w:color="auto"/>
            <w:left w:val="none" w:sz="0" w:space="0" w:color="auto"/>
            <w:bottom w:val="none" w:sz="0" w:space="0" w:color="auto"/>
            <w:right w:val="none" w:sz="0" w:space="0" w:color="auto"/>
          </w:divBdr>
        </w:div>
        <w:div w:id="1378434539">
          <w:marLeft w:val="480"/>
          <w:marRight w:val="0"/>
          <w:marTop w:val="0"/>
          <w:marBottom w:val="0"/>
          <w:divBdr>
            <w:top w:val="none" w:sz="0" w:space="0" w:color="auto"/>
            <w:left w:val="none" w:sz="0" w:space="0" w:color="auto"/>
            <w:bottom w:val="none" w:sz="0" w:space="0" w:color="auto"/>
            <w:right w:val="none" w:sz="0" w:space="0" w:color="auto"/>
          </w:divBdr>
        </w:div>
        <w:div w:id="1394113529">
          <w:marLeft w:val="480"/>
          <w:marRight w:val="0"/>
          <w:marTop w:val="0"/>
          <w:marBottom w:val="0"/>
          <w:divBdr>
            <w:top w:val="none" w:sz="0" w:space="0" w:color="auto"/>
            <w:left w:val="none" w:sz="0" w:space="0" w:color="auto"/>
            <w:bottom w:val="none" w:sz="0" w:space="0" w:color="auto"/>
            <w:right w:val="none" w:sz="0" w:space="0" w:color="auto"/>
          </w:divBdr>
        </w:div>
        <w:div w:id="1433354211">
          <w:marLeft w:val="480"/>
          <w:marRight w:val="0"/>
          <w:marTop w:val="0"/>
          <w:marBottom w:val="0"/>
          <w:divBdr>
            <w:top w:val="none" w:sz="0" w:space="0" w:color="auto"/>
            <w:left w:val="none" w:sz="0" w:space="0" w:color="auto"/>
            <w:bottom w:val="none" w:sz="0" w:space="0" w:color="auto"/>
            <w:right w:val="none" w:sz="0" w:space="0" w:color="auto"/>
          </w:divBdr>
        </w:div>
        <w:div w:id="1433819381">
          <w:marLeft w:val="480"/>
          <w:marRight w:val="0"/>
          <w:marTop w:val="0"/>
          <w:marBottom w:val="0"/>
          <w:divBdr>
            <w:top w:val="none" w:sz="0" w:space="0" w:color="auto"/>
            <w:left w:val="none" w:sz="0" w:space="0" w:color="auto"/>
            <w:bottom w:val="none" w:sz="0" w:space="0" w:color="auto"/>
            <w:right w:val="none" w:sz="0" w:space="0" w:color="auto"/>
          </w:divBdr>
        </w:div>
        <w:div w:id="1434207033">
          <w:marLeft w:val="480"/>
          <w:marRight w:val="0"/>
          <w:marTop w:val="0"/>
          <w:marBottom w:val="0"/>
          <w:divBdr>
            <w:top w:val="none" w:sz="0" w:space="0" w:color="auto"/>
            <w:left w:val="none" w:sz="0" w:space="0" w:color="auto"/>
            <w:bottom w:val="none" w:sz="0" w:space="0" w:color="auto"/>
            <w:right w:val="none" w:sz="0" w:space="0" w:color="auto"/>
          </w:divBdr>
        </w:div>
        <w:div w:id="1438600281">
          <w:marLeft w:val="480"/>
          <w:marRight w:val="0"/>
          <w:marTop w:val="0"/>
          <w:marBottom w:val="0"/>
          <w:divBdr>
            <w:top w:val="none" w:sz="0" w:space="0" w:color="auto"/>
            <w:left w:val="none" w:sz="0" w:space="0" w:color="auto"/>
            <w:bottom w:val="none" w:sz="0" w:space="0" w:color="auto"/>
            <w:right w:val="none" w:sz="0" w:space="0" w:color="auto"/>
          </w:divBdr>
        </w:div>
        <w:div w:id="1439833296">
          <w:marLeft w:val="480"/>
          <w:marRight w:val="0"/>
          <w:marTop w:val="0"/>
          <w:marBottom w:val="0"/>
          <w:divBdr>
            <w:top w:val="none" w:sz="0" w:space="0" w:color="auto"/>
            <w:left w:val="none" w:sz="0" w:space="0" w:color="auto"/>
            <w:bottom w:val="none" w:sz="0" w:space="0" w:color="auto"/>
            <w:right w:val="none" w:sz="0" w:space="0" w:color="auto"/>
          </w:divBdr>
        </w:div>
        <w:div w:id="1462377465">
          <w:marLeft w:val="480"/>
          <w:marRight w:val="0"/>
          <w:marTop w:val="0"/>
          <w:marBottom w:val="0"/>
          <w:divBdr>
            <w:top w:val="none" w:sz="0" w:space="0" w:color="auto"/>
            <w:left w:val="none" w:sz="0" w:space="0" w:color="auto"/>
            <w:bottom w:val="none" w:sz="0" w:space="0" w:color="auto"/>
            <w:right w:val="none" w:sz="0" w:space="0" w:color="auto"/>
          </w:divBdr>
        </w:div>
        <w:div w:id="1464538272">
          <w:marLeft w:val="480"/>
          <w:marRight w:val="0"/>
          <w:marTop w:val="0"/>
          <w:marBottom w:val="0"/>
          <w:divBdr>
            <w:top w:val="none" w:sz="0" w:space="0" w:color="auto"/>
            <w:left w:val="none" w:sz="0" w:space="0" w:color="auto"/>
            <w:bottom w:val="none" w:sz="0" w:space="0" w:color="auto"/>
            <w:right w:val="none" w:sz="0" w:space="0" w:color="auto"/>
          </w:divBdr>
        </w:div>
        <w:div w:id="1516534196">
          <w:marLeft w:val="480"/>
          <w:marRight w:val="0"/>
          <w:marTop w:val="0"/>
          <w:marBottom w:val="0"/>
          <w:divBdr>
            <w:top w:val="none" w:sz="0" w:space="0" w:color="auto"/>
            <w:left w:val="none" w:sz="0" w:space="0" w:color="auto"/>
            <w:bottom w:val="none" w:sz="0" w:space="0" w:color="auto"/>
            <w:right w:val="none" w:sz="0" w:space="0" w:color="auto"/>
          </w:divBdr>
        </w:div>
        <w:div w:id="1574776071">
          <w:marLeft w:val="480"/>
          <w:marRight w:val="0"/>
          <w:marTop w:val="0"/>
          <w:marBottom w:val="0"/>
          <w:divBdr>
            <w:top w:val="none" w:sz="0" w:space="0" w:color="auto"/>
            <w:left w:val="none" w:sz="0" w:space="0" w:color="auto"/>
            <w:bottom w:val="none" w:sz="0" w:space="0" w:color="auto"/>
            <w:right w:val="none" w:sz="0" w:space="0" w:color="auto"/>
          </w:divBdr>
        </w:div>
        <w:div w:id="1597446113">
          <w:marLeft w:val="480"/>
          <w:marRight w:val="0"/>
          <w:marTop w:val="0"/>
          <w:marBottom w:val="0"/>
          <w:divBdr>
            <w:top w:val="none" w:sz="0" w:space="0" w:color="auto"/>
            <w:left w:val="none" w:sz="0" w:space="0" w:color="auto"/>
            <w:bottom w:val="none" w:sz="0" w:space="0" w:color="auto"/>
            <w:right w:val="none" w:sz="0" w:space="0" w:color="auto"/>
          </w:divBdr>
        </w:div>
        <w:div w:id="1637374546">
          <w:marLeft w:val="480"/>
          <w:marRight w:val="0"/>
          <w:marTop w:val="0"/>
          <w:marBottom w:val="0"/>
          <w:divBdr>
            <w:top w:val="none" w:sz="0" w:space="0" w:color="auto"/>
            <w:left w:val="none" w:sz="0" w:space="0" w:color="auto"/>
            <w:bottom w:val="none" w:sz="0" w:space="0" w:color="auto"/>
            <w:right w:val="none" w:sz="0" w:space="0" w:color="auto"/>
          </w:divBdr>
        </w:div>
        <w:div w:id="1654672923">
          <w:marLeft w:val="480"/>
          <w:marRight w:val="0"/>
          <w:marTop w:val="0"/>
          <w:marBottom w:val="0"/>
          <w:divBdr>
            <w:top w:val="none" w:sz="0" w:space="0" w:color="auto"/>
            <w:left w:val="none" w:sz="0" w:space="0" w:color="auto"/>
            <w:bottom w:val="none" w:sz="0" w:space="0" w:color="auto"/>
            <w:right w:val="none" w:sz="0" w:space="0" w:color="auto"/>
          </w:divBdr>
        </w:div>
        <w:div w:id="1660111259">
          <w:marLeft w:val="480"/>
          <w:marRight w:val="0"/>
          <w:marTop w:val="0"/>
          <w:marBottom w:val="0"/>
          <w:divBdr>
            <w:top w:val="none" w:sz="0" w:space="0" w:color="auto"/>
            <w:left w:val="none" w:sz="0" w:space="0" w:color="auto"/>
            <w:bottom w:val="none" w:sz="0" w:space="0" w:color="auto"/>
            <w:right w:val="none" w:sz="0" w:space="0" w:color="auto"/>
          </w:divBdr>
        </w:div>
        <w:div w:id="1667172477">
          <w:marLeft w:val="480"/>
          <w:marRight w:val="0"/>
          <w:marTop w:val="0"/>
          <w:marBottom w:val="0"/>
          <w:divBdr>
            <w:top w:val="none" w:sz="0" w:space="0" w:color="auto"/>
            <w:left w:val="none" w:sz="0" w:space="0" w:color="auto"/>
            <w:bottom w:val="none" w:sz="0" w:space="0" w:color="auto"/>
            <w:right w:val="none" w:sz="0" w:space="0" w:color="auto"/>
          </w:divBdr>
        </w:div>
        <w:div w:id="1685593367">
          <w:marLeft w:val="480"/>
          <w:marRight w:val="0"/>
          <w:marTop w:val="0"/>
          <w:marBottom w:val="0"/>
          <w:divBdr>
            <w:top w:val="none" w:sz="0" w:space="0" w:color="auto"/>
            <w:left w:val="none" w:sz="0" w:space="0" w:color="auto"/>
            <w:bottom w:val="none" w:sz="0" w:space="0" w:color="auto"/>
            <w:right w:val="none" w:sz="0" w:space="0" w:color="auto"/>
          </w:divBdr>
        </w:div>
        <w:div w:id="1721325596">
          <w:marLeft w:val="480"/>
          <w:marRight w:val="0"/>
          <w:marTop w:val="0"/>
          <w:marBottom w:val="0"/>
          <w:divBdr>
            <w:top w:val="none" w:sz="0" w:space="0" w:color="auto"/>
            <w:left w:val="none" w:sz="0" w:space="0" w:color="auto"/>
            <w:bottom w:val="none" w:sz="0" w:space="0" w:color="auto"/>
            <w:right w:val="none" w:sz="0" w:space="0" w:color="auto"/>
          </w:divBdr>
        </w:div>
        <w:div w:id="1827090446">
          <w:marLeft w:val="480"/>
          <w:marRight w:val="0"/>
          <w:marTop w:val="0"/>
          <w:marBottom w:val="0"/>
          <w:divBdr>
            <w:top w:val="none" w:sz="0" w:space="0" w:color="auto"/>
            <w:left w:val="none" w:sz="0" w:space="0" w:color="auto"/>
            <w:bottom w:val="none" w:sz="0" w:space="0" w:color="auto"/>
            <w:right w:val="none" w:sz="0" w:space="0" w:color="auto"/>
          </w:divBdr>
        </w:div>
        <w:div w:id="1852644466">
          <w:marLeft w:val="480"/>
          <w:marRight w:val="0"/>
          <w:marTop w:val="0"/>
          <w:marBottom w:val="0"/>
          <w:divBdr>
            <w:top w:val="none" w:sz="0" w:space="0" w:color="auto"/>
            <w:left w:val="none" w:sz="0" w:space="0" w:color="auto"/>
            <w:bottom w:val="none" w:sz="0" w:space="0" w:color="auto"/>
            <w:right w:val="none" w:sz="0" w:space="0" w:color="auto"/>
          </w:divBdr>
        </w:div>
        <w:div w:id="1877809356">
          <w:marLeft w:val="480"/>
          <w:marRight w:val="0"/>
          <w:marTop w:val="0"/>
          <w:marBottom w:val="0"/>
          <w:divBdr>
            <w:top w:val="none" w:sz="0" w:space="0" w:color="auto"/>
            <w:left w:val="none" w:sz="0" w:space="0" w:color="auto"/>
            <w:bottom w:val="none" w:sz="0" w:space="0" w:color="auto"/>
            <w:right w:val="none" w:sz="0" w:space="0" w:color="auto"/>
          </w:divBdr>
        </w:div>
        <w:div w:id="1910384899">
          <w:marLeft w:val="480"/>
          <w:marRight w:val="0"/>
          <w:marTop w:val="0"/>
          <w:marBottom w:val="0"/>
          <w:divBdr>
            <w:top w:val="none" w:sz="0" w:space="0" w:color="auto"/>
            <w:left w:val="none" w:sz="0" w:space="0" w:color="auto"/>
            <w:bottom w:val="none" w:sz="0" w:space="0" w:color="auto"/>
            <w:right w:val="none" w:sz="0" w:space="0" w:color="auto"/>
          </w:divBdr>
        </w:div>
        <w:div w:id="1942301238">
          <w:marLeft w:val="480"/>
          <w:marRight w:val="0"/>
          <w:marTop w:val="0"/>
          <w:marBottom w:val="0"/>
          <w:divBdr>
            <w:top w:val="none" w:sz="0" w:space="0" w:color="auto"/>
            <w:left w:val="none" w:sz="0" w:space="0" w:color="auto"/>
            <w:bottom w:val="none" w:sz="0" w:space="0" w:color="auto"/>
            <w:right w:val="none" w:sz="0" w:space="0" w:color="auto"/>
          </w:divBdr>
        </w:div>
        <w:div w:id="1970041727">
          <w:marLeft w:val="480"/>
          <w:marRight w:val="0"/>
          <w:marTop w:val="0"/>
          <w:marBottom w:val="0"/>
          <w:divBdr>
            <w:top w:val="none" w:sz="0" w:space="0" w:color="auto"/>
            <w:left w:val="none" w:sz="0" w:space="0" w:color="auto"/>
            <w:bottom w:val="none" w:sz="0" w:space="0" w:color="auto"/>
            <w:right w:val="none" w:sz="0" w:space="0" w:color="auto"/>
          </w:divBdr>
        </w:div>
        <w:div w:id="1972977345">
          <w:marLeft w:val="480"/>
          <w:marRight w:val="0"/>
          <w:marTop w:val="0"/>
          <w:marBottom w:val="0"/>
          <w:divBdr>
            <w:top w:val="none" w:sz="0" w:space="0" w:color="auto"/>
            <w:left w:val="none" w:sz="0" w:space="0" w:color="auto"/>
            <w:bottom w:val="none" w:sz="0" w:space="0" w:color="auto"/>
            <w:right w:val="none" w:sz="0" w:space="0" w:color="auto"/>
          </w:divBdr>
        </w:div>
        <w:div w:id="2015918110">
          <w:marLeft w:val="480"/>
          <w:marRight w:val="0"/>
          <w:marTop w:val="0"/>
          <w:marBottom w:val="0"/>
          <w:divBdr>
            <w:top w:val="none" w:sz="0" w:space="0" w:color="auto"/>
            <w:left w:val="none" w:sz="0" w:space="0" w:color="auto"/>
            <w:bottom w:val="none" w:sz="0" w:space="0" w:color="auto"/>
            <w:right w:val="none" w:sz="0" w:space="0" w:color="auto"/>
          </w:divBdr>
        </w:div>
        <w:div w:id="2029522777">
          <w:marLeft w:val="480"/>
          <w:marRight w:val="0"/>
          <w:marTop w:val="0"/>
          <w:marBottom w:val="0"/>
          <w:divBdr>
            <w:top w:val="none" w:sz="0" w:space="0" w:color="auto"/>
            <w:left w:val="none" w:sz="0" w:space="0" w:color="auto"/>
            <w:bottom w:val="none" w:sz="0" w:space="0" w:color="auto"/>
            <w:right w:val="none" w:sz="0" w:space="0" w:color="auto"/>
          </w:divBdr>
        </w:div>
        <w:div w:id="2037072569">
          <w:marLeft w:val="480"/>
          <w:marRight w:val="0"/>
          <w:marTop w:val="0"/>
          <w:marBottom w:val="0"/>
          <w:divBdr>
            <w:top w:val="none" w:sz="0" w:space="0" w:color="auto"/>
            <w:left w:val="none" w:sz="0" w:space="0" w:color="auto"/>
            <w:bottom w:val="none" w:sz="0" w:space="0" w:color="auto"/>
            <w:right w:val="none" w:sz="0" w:space="0" w:color="auto"/>
          </w:divBdr>
        </w:div>
        <w:div w:id="2047825737">
          <w:marLeft w:val="480"/>
          <w:marRight w:val="0"/>
          <w:marTop w:val="0"/>
          <w:marBottom w:val="0"/>
          <w:divBdr>
            <w:top w:val="none" w:sz="0" w:space="0" w:color="auto"/>
            <w:left w:val="none" w:sz="0" w:space="0" w:color="auto"/>
            <w:bottom w:val="none" w:sz="0" w:space="0" w:color="auto"/>
            <w:right w:val="none" w:sz="0" w:space="0" w:color="auto"/>
          </w:divBdr>
        </w:div>
        <w:div w:id="2088771815">
          <w:marLeft w:val="480"/>
          <w:marRight w:val="0"/>
          <w:marTop w:val="0"/>
          <w:marBottom w:val="0"/>
          <w:divBdr>
            <w:top w:val="none" w:sz="0" w:space="0" w:color="auto"/>
            <w:left w:val="none" w:sz="0" w:space="0" w:color="auto"/>
            <w:bottom w:val="none" w:sz="0" w:space="0" w:color="auto"/>
            <w:right w:val="none" w:sz="0" w:space="0" w:color="auto"/>
          </w:divBdr>
        </w:div>
        <w:div w:id="2106228149">
          <w:marLeft w:val="480"/>
          <w:marRight w:val="0"/>
          <w:marTop w:val="0"/>
          <w:marBottom w:val="0"/>
          <w:divBdr>
            <w:top w:val="none" w:sz="0" w:space="0" w:color="auto"/>
            <w:left w:val="none" w:sz="0" w:space="0" w:color="auto"/>
            <w:bottom w:val="none" w:sz="0" w:space="0" w:color="auto"/>
            <w:right w:val="none" w:sz="0" w:space="0" w:color="auto"/>
          </w:divBdr>
        </w:div>
      </w:divsChild>
    </w:div>
    <w:div w:id="343214684">
      <w:bodyDiv w:val="1"/>
      <w:marLeft w:val="0"/>
      <w:marRight w:val="0"/>
      <w:marTop w:val="0"/>
      <w:marBottom w:val="0"/>
      <w:divBdr>
        <w:top w:val="none" w:sz="0" w:space="0" w:color="auto"/>
        <w:left w:val="none" w:sz="0" w:space="0" w:color="auto"/>
        <w:bottom w:val="none" w:sz="0" w:space="0" w:color="auto"/>
        <w:right w:val="none" w:sz="0" w:space="0" w:color="auto"/>
      </w:divBdr>
      <w:divsChild>
        <w:div w:id="4987736">
          <w:marLeft w:val="480"/>
          <w:marRight w:val="0"/>
          <w:marTop w:val="0"/>
          <w:marBottom w:val="0"/>
          <w:divBdr>
            <w:top w:val="none" w:sz="0" w:space="0" w:color="auto"/>
            <w:left w:val="none" w:sz="0" w:space="0" w:color="auto"/>
            <w:bottom w:val="none" w:sz="0" w:space="0" w:color="auto"/>
            <w:right w:val="none" w:sz="0" w:space="0" w:color="auto"/>
          </w:divBdr>
        </w:div>
        <w:div w:id="35198783">
          <w:marLeft w:val="480"/>
          <w:marRight w:val="0"/>
          <w:marTop w:val="0"/>
          <w:marBottom w:val="0"/>
          <w:divBdr>
            <w:top w:val="none" w:sz="0" w:space="0" w:color="auto"/>
            <w:left w:val="none" w:sz="0" w:space="0" w:color="auto"/>
            <w:bottom w:val="none" w:sz="0" w:space="0" w:color="auto"/>
            <w:right w:val="none" w:sz="0" w:space="0" w:color="auto"/>
          </w:divBdr>
        </w:div>
        <w:div w:id="60252407">
          <w:marLeft w:val="480"/>
          <w:marRight w:val="0"/>
          <w:marTop w:val="0"/>
          <w:marBottom w:val="0"/>
          <w:divBdr>
            <w:top w:val="none" w:sz="0" w:space="0" w:color="auto"/>
            <w:left w:val="none" w:sz="0" w:space="0" w:color="auto"/>
            <w:bottom w:val="none" w:sz="0" w:space="0" w:color="auto"/>
            <w:right w:val="none" w:sz="0" w:space="0" w:color="auto"/>
          </w:divBdr>
        </w:div>
        <w:div w:id="61030068">
          <w:marLeft w:val="480"/>
          <w:marRight w:val="0"/>
          <w:marTop w:val="0"/>
          <w:marBottom w:val="0"/>
          <w:divBdr>
            <w:top w:val="none" w:sz="0" w:space="0" w:color="auto"/>
            <w:left w:val="none" w:sz="0" w:space="0" w:color="auto"/>
            <w:bottom w:val="none" w:sz="0" w:space="0" w:color="auto"/>
            <w:right w:val="none" w:sz="0" w:space="0" w:color="auto"/>
          </w:divBdr>
        </w:div>
        <w:div w:id="71238052">
          <w:marLeft w:val="480"/>
          <w:marRight w:val="0"/>
          <w:marTop w:val="0"/>
          <w:marBottom w:val="0"/>
          <w:divBdr>
            <w:top w:val="none" w:sz="0" w:space="0" w:color="auto"/>
            <w:left w:val="none" w:sz="0" w:space="0" w:color="auto"/>
            <w:bottom w:val="none" w:sz="0" w:space="0" w:color="auto"/>
            <w:right w:val="none" w:sz="0" w:space="0" w:color="auto"/>
          </w:divBdr>
        </w:div>
        <w:div w:id="81489747">
          <w:marLeft w:val="480"/>
          <w:marRight w:val="0"/>
          <w:marTop w:val="0"/>
          <w:marBottom w:val="0"/>
          <w:divBdr>
            <w:top w:val="none" w:sz="0" w:space="0" w:color="auto"/>
            <w:left w:val="none" w:sz="0" w:space="0" w:color="auto"/>
            <w:bottom w:val="none" w:sz="0" w:space="0" w:color="auto"/>
            <w:right w:val="none" w:sz="0" w:space="0" w:color="auto"/>
          </w:divBdr>
        </w:div>
        <w:div w:id="119611973">
          <w:marLeft w:val="480"/>
          <w:marRight w:val="0"/>
          <w:marTop w:val="0"/>
          <w:marBottom w:val="0"/>
          <w:divBdr>
            <w:top w:val="none" w:sz="0" w:space="0" w:color="auto"/>
            <w:left w:val="none" w:sz="0" w:space="0" w:color="auto"/>
            <w:bottom w:val="none" w:sz="0" w:space="0" w:color="auto"/>
            <w:right w:val="none" w:sz="0" w:space="0" w:color="auto"/>
          </w:divBdr>
        </w:div>
        <w:div w:id="121118891">
          <w:marLeft w:val="480"/>
          <w:marRight w:val="0"/>
          <w:marTop w:val="0"/>
          <w:marBottom w:val="0"/>
          <w:divBdr>
            <w:top w:val="none" w:sz="0" w:space="0" w:color="auto"/>
            <w:left w:val="none" w:sz="0" w:space="0" w:color="auto"/>
            <w:bottom w:val="none" w:sz="0" w:space="0" w:color="auto"/>
            <w:right w:val="none" w:sz="0" w:space="0" w:color="auto"/>
          </w:divBdr>
        </w:div>
        <w:div w:id="125322438">
          <w:marLeft w:val="480"/>
          <w:marRight w:val="0"/>
          <w:marTop w:val="0"/>
          <w:marBottom w:val="0"/>
          <w:divBdr>
            <w:top w:val="none" w:sz="0" w:space="0" w:color="auto"/>
            <w:left w:val="none" w:sz="0" w:space="0" w:color="auto"/>
            <w:bottom w:val="none" w:sz="0" w:space="0" w:color="auto"/>
            <w:right w:val="none" w:sz="0" w:space="0" w:color="auto"/>
          </w:divBdr>
        </w:div>
        <w:div w:id="127288459">
          <w:marLeft w:val="480"/>
          <w:marRight w:val="0"/>
          <w:marTop w:val="0"/>
          <w:marBottom w:val="0"/>
          <w:divBdr>
            <w:top w:val="none" w:sz="0" w:space="0" w:color="auto"/>
            <w:left w:val="none" w:sz="0" w:space="0" w:color="auto"/>
            <w:bottom w:val="none" w:sz="0" w:space="0" w:color="auto"/>
            <w:right w:val="none" w:sz="0" w:space="0" w:color="auto"/>
          </w:divBdr>
        </w:div>
        <w:div w:id="232784020">
          <w:marLeft w:val="480"/>
          <w:marRight w:val="0"/>
          <w:marTop w:val="0"/>
          <w:marBottom w:val="0"/>
          <w:divBdr>
            <w:top w:val="none" w:sz="0" w:space="0" w:color="auto"/>
            <w:left w:val="none" w:sz="0" w:space="0" w:color="auto"/>
            <w:bottom w:val="none" w:sz="0" w:space="0" w:color="auto"/>
            <w:right w:val="none" w:sz="0" w:space="0" w:color="auto"/>
          </w:divBdr>
        </w:div>
        <w:div w:id="240064596">
          <w:marLeft w:val="480"/>
          <w:marRight w:val="0"/>
          <w:marTop w:val="0"/>
          <w:marBottom w:val="0"/>
          <w:divBdr>
            <w:top w:val="none" w:sz="0" w:space="0" w:color="auto"/>
            <w:left w:val="none" w:sz="0" w:space="0" w:color="auto"/>
            <w:bottom w:val="none" w:sz="0" w:space="0" w:color="auto"/>
            <w:right w:val="none" w:sz="0" w:space="0" w:color="auto"/>
          </w:divBdr>
        </w:div>
        <w:div w:id="319581812">
          <w:marLeft w:val="480"/>
          <w:marRight w:val="0"/>
          <w:marTop w:val="0"/>
          <w:marBottom w:val="0"/>
          <w:divBdr>
            <w:top w:val="none" w:sz="0" w:space="0" w:color="auto"/>
            <w:left w:val="none" w:sz="0" w:space="0" w:color="auto"/>
            <w:bottom w:val="none" w:sz="0" w:space="0" w:color="auto"/>
            <w:right w:val="none" w:sz="0" w:space="0" w:color="auto"/>
          </w:divBdr>
        </w:div>
        <w:div w:id="358238168">
          <w:marLeft w:val="480"/>
          <w:marRight w:val="0"/>
          <w:marTop w:val="0"/>
          <w:marBottom w:val="0"/>
          <w:divBdr>
            <w:top w:val="none" w:sz="0" w:space="0" w:color="auto"/>
            <w:left w:val="none" w:sz="0" w:space="0" w:color="auto"/>
            <w:bottom w:val="none" w:sz="0" w:space="0" w:color="auto"/>
            <w:right w:val="none" w:sz="0" w:space="0" w:color="auto"/>
          </w:divBdr>
        </w:div>
        <w:div w:id="361327706">
          <w:marLeft w:val="480"/>
          <w:marRight w:val="0"/>
          <w:marTop w:val="0"/>
          <w:marBottom w:val="0"/>
          <w:divBdr>
            <w:top w:val="none" w:sz="0" w:space="0" w:color="auto"/>
            <w:left w:val="none" w:sz="0" w:space="0" w:color="auto"/>
            <w:bottom w:val="none" w:sz="0" w:space="0" w:color="auto"/>
            <w:right w:val="none" w:sz="0" w:space="0" w:color="auto"/>
          </w:divBdr>
        </w:div>
        <w:div w:id="401752694">
          <w:marLeft w:val="480"/>
          <w:marRight w:val="0"/>
          <w:marTop w:val="0"/>
          <w:marBottom w:val="0"/>
          <w:divBdr>
            <w:top w:val="none" w:sz="0" w:space="0" w:color="auto"/>
            <w:left w:val="none" w:sz="0" w:space="0" w:color="auto"/>
            <w:bottom w:val="none" w:sz="0" w:space="0" w:color="auto"/>
            <w:right w:val="none" w:sz="0" w:space="0" w:color="auto"/>
          </w:divBdr>
        </w:div>
        <w:div w:id="450169755">
          <w:marLeft w:val="480"/>
          <w:marRight w:val="0"/>
          <w:marTop w:val="0"/>
          <w:marBottom w:val="0"/>
          <w:divBdr>
            <w:top w:val="none" w:sz="0" w:space="0" w:color="auto"/>
            <w:left w:val="none" w:sz="0" w:space="0" w:color="auto"/>
            <w:bottom w:val="none" w:sz="0" w:space="0" w:color="auto"/>
            <w:right w:val="none" w:sz="0" w:space="0" w:color="auto"/>
          </w:divBdr>
        </w:div>
        <w:div w:id="512301355">
          <w:marLeft w:val="480"/>
          <w:marRight w:val="0"/>
          <w:marTop w:val="0"/>
          <w:marBottom w:val="0"/>
          <w:divBdr>
            <w:top w:val="none" w:sz="0" w:space="0" w:color="auto"/>
            <w:left w:val="none" w:sz="0" w:space="0" w:color="auto"/>
            <w:bottom w:val="none" w:sz="0" w:space="0" w:color="auto"/>
            <w:right w:val="none" w:sz="0" w:space="0" w:color="auto"/>
          </w:divBdr>
        </w:div>
        <w:div w:id="514538272">
          <w:marLeft w:val="480"/>
          <w:marRight w:val="0"/>
          <w:marTop w:val="0"/>
          <w:marBottom w:val="0"/>
          <w:divBdr>
            <w:top w:val="none" w:sz="0" w:space="0" w:color="auto"/>
            <w:left w:val="none" w:sz="0" w:space="0" w:color="auto"/>
            <w:bottom w:val="none" w:sz="0" w:space="0" w:color="auto"/>
            <w:right w:val="none" w:sz="0" w:space="0" w:color="auto"/>
          </w:divBdr>
        </w:div>
        <w:div w:id="547688679">
          <w:marLeft w:val="480"/>
          <w:marRight w:val="0"/>
          <w:marTop w:val="0"/>
          <w:marBottom w:val="0"/>
          <w:divBdr>
            <w:top w:val="none" w:sz="0" w:space="0" w:color="auto"/>
            <w:left w:val="none" w:sz="0" w:space="0" w:color="auto"/>
            <w:bottom w:val="none" w:sz="0" w:space="0" w:color="auto"/>
            <w:right w:val="none" w:sz="0" w:space="0" w:color="auto"/>
          </w:divBdr>
        </w:div>
        <w:div w:id="607203318">
          <w:marLeft w:val="480"/>
          <w:marRight w:val="0"/>
          <w:marTop w:val="0"/>
          <w:marBottom w:val="0"/>
          <w:divBdr>
            <w:top w:val="none" w:sz="0" w:space="0" w:color="auto"/>
            <w:left w:val="none" w:sz="0" w:space="0" w:color="auto"/>
            <w:bottom w:val="none" w:sz="0" w:space="0" w:color="auto"/>
            <w:right w:val="none" w:sz="0" w:space="0" w:color="auto"/>
          </w:divBdr>
        </w:div>
        <w:div w:id="615909159">
          <w:marLeft w:val="480"/>
          <w:marRight w:val="0"/>
          <w:marTop w:val="0"/>
          <w:marBottom w:val="0"/>
          <w:divBdr>
            <w:top w:val="none" w:sz="0" w:space="0" w:color="auto"/>
            <w:left w:val="none" w:sz="0" w:space="0" w:color="auto"/>
            <w:bottom w:val="none" w:sz="0" w:space="0" w:color="auto"/>
            <w:right w:val="none" w:sz="0" w:space="0" w:color="auto"/>
          </w:divBdr>
        </w:div>
        <w:div w:id="673920642">
          <w:marLeft w:val="480"/>
          <w:marRight w:val="0"/>
          <w:marTop w:val="0"/>
          <w:marBottom w:val="0"/>
          <w:divBdr>
            <w:top w:val="none" w:sz="0" w:space="0" w:color="auto"/>
            <w:left w:val="none" w:sz="0" w:space="0" w:color="auto"/>
            <w:bottom w:val="none" w:sz="0" w:space="0" w:color="auto"/>
            <w:right w:val="none" w:sz="0" w:space="0" w:color="auto"/>
          </w:divBdr>
        </w:div>
        <w:div w:id="693308020">
          <w:marLeft w:val="480"/>
          <w:marRight w:val="0"/>
          <w:marTop w:val="0"/>
          <w:marBottom w:val="0"/>
          <w:divBdr>
            <w:top w:val="none" w:sz="0" w:space="0" w:color="auto"/>
            <w:left w:val="none" w:sz="0" w:space="0" w:color="auto"/>
            <w:bottom w:val="none" w:sz="0" w:space="0" w:color="auto"/>
            <w:right w:val="none" w:sz="0" w:space="0" w:color="auto"/>
          </w:divBdr>
        </w:div>
        <w:div w:id="726415979">
          <w:marLeft w:val="480"/>
          <w:marRight w:val="0"/>
          <w:marTop w:val="0"/>
          <w:marBottom w:val="0"/>
          <w:divBdr>
            <w:top w:val="none" w:sz="0" w:space="0" w:color="auto"/>
            <w:left w:val="none" w:sz="0" w:space="0" w:color="auto"/>
            <w:bottom w:val="none" w:sz="0" w:space="0" w:color="auto"/>
            <w:right w:val="none" w:sz="0" w:space="0" w:color="auto"/>
          </w:divBdr>
        </w:div>
        <w:div w:id="726806503">
          <w:marLeft w:val="480"/>
          <w:marRight w:val="0"/>
          <w:marTop w:val="0"/>
          <w:marBottom w:val="0"/>
          <w:divBdr>
            <w:top w:val="none" w:sz="0" w:space="0" w:color="auto"/>
            <w:left w:val="none" w:sz="0" w:space="0" w:color="auto"/>
            <w:bottom w:val="none" w:sz="0" w:space="0" w:color="auto"/>
            <w:right w:val="none" w:sz="0" w:space="0" w:color="auto"/>
          </w:divBdr>
        </w:div>
        <w:div w:id="763650561">
          <w:marLeft w:val="480"/>
          <w:marRight w:val="0"/>
          <w:marTop w:val="0"/>
          <w:marBottom w:val="0"/>
          <w:divBdr>
            <w:top w:val="none" w:sz="0" w:space="0" w:color="auto"/>
            <w:left w:val="none" w:sz="0" w:space="0" w:color="auto"/>
            <w:bottom w:val="none" w:sz="0" w:space="0" w:color="auto"/>
            <w:right w:val="none" w:sz="0" w:space="0" w:color="auto"/>
          </w:divBdr>
        </w:div>
        <w:div w:id="841891093">
          <w:marLeft w:val="480"/>
          <w:marRight w:val="0"/>
          <w:marTop w:val="0"/>
          <w:marBottom w:val="0"/>
          <w:divBdr>
            <w:top w:val="none" w:sz="0" w:space="0" w:color="auto"/>
            <w:left w:val="none" w:sz="0" w:space="0" w:color="auto"/>
            <w:bottom w:val="none" w:sz="0" w:space="0" w:color="auto"/>
            <w:right w:val="none" w:sz="0" w:space="0" w:color="auto"/>
          </w:divBdr>
        </w:div>
        <w:div w:id="880361810">
          <w:marLeft w:val="480"/>
          <w:marRight w:val="0"/>
          <w:marTop w:val="0"/>
          <w:marBottom w:val="0"/>
          <w:divBdr>
            <w:top w:val="none" w:sz="0" w:space="0" w:color="auto"/>
            <w:left w:val="none" w:sz="0" w:space="0" w:color="auto"/>
            <w:bottom w:val="none" w:sz="0" w:space="0" w:color="auto"/>
            <w:right w:val="none" w:sz="0" w:space="0" w:color="auto"/>
          </w:divBdr>
        </w:div>
        <w:div w:id="884636287">
          <w:marLeft w:val="480"/>
          <w:marRight w:val="0"/>
          <w:marTop w:val="0"/>
          <w:marBottom w:val="0"/>
          <w:divBdr>
            <w:top w:val="none" w:sz="0" w:space="0" w:color="auto"/>
            <w:left w:val="none" w:sz="0" w:space="0" w:color="auto"/>
            <w:bottom w:val="none" w:sz="0" w:space="0" w:color="auto"/>
            <w:right w:val="none" w:sz="0" w:space="0" w:color="auto"/>
          </w:divBdr>
        </w:div>
        <w:div w:id="890460769">
          <w:marLeft w:val="480"/>
          <w:marRight w:val="0"/>
          <w:marTop w:val="0"/>
          <w:marBottom w:val="0"/>
          <w:divBdr>
            <w:top w:val="none" w:sz="0" w:space="0" w:color="auto"/>
            <w:left w:val="none" w:sz="0" w:space="0" w:color="auto"/>
            <w:bottom w:val="none" w:sz="0" w:space="0" w:color="auto"/>
            <w:right w:val="none" w:sz="0" w:space="0" w:color="auto"/>
          </w:divBdr>
        </w:div>
        <w:div w:id="949820045">
          <w:marLeft w:val="480"/>
          <w:marRight w:val="0"/>
          <w:marTop w:val="0"/>
          <w:marBottom w:val="0"/>
          <w:divBdr>
            <w:top w:val="none" w:sz="0" w:space="0" w:color="auto"/>
            <w:left w:val="none" w:sz="0" w:space="0" w:color="auto"/>
            <w:bottom w:val="none" w:sz="0" w:space="0" w:color="auto"/>
            <w:right w:val="none" w:sz="0" w:space="0" w:color="auto"/>
          </w:divBdr>
        </w:div>
        <w:div w:id="1045252632">
          <w:marLeft w:val="480"/>
          <w:marRight w:val="0"/>
          <w:marTop w:val="0"/>
          <w:marBottom w:val="0"/>
          <w:divBdr>
            <w:top w:val="none" w:sz="0" w:space="0" w:color="auto"/>
            <w:left w:val="none" w:sz="0" w:space="0" w:color="auto"/>
            <w:bottom w:val="none" w:sz="0" w:space="0" w:color="auto"/>
            <w:right w:val="none" w:sz="0" w:space="0" w:color="auto"/>
          </w:divBdr>
        </w:div>
        <w:div w:id="1061907833">
          <w:marLeft w:val="480"/>
          <w:marRight w:val="0"/>
          <w:marTop w:val="0"/>
          <w:marBottom w:val="0"/>
          <w:divBdr>
            <w:top w:val="none" w:sz="0" w:space="0" w:color="auto"/>
            <w:left w:val="none" w:sz="0" w:space="0" w:color="auto"/>
            <w:bottom w:val="none" w:sz="0" w:space="0" w:color="auto"/>
            <w:right w:val="none" w:sz="0" w:space="0" w:color="auto"/>
          </w:divBdr>
        </w:div>
        <w:div w:id="1107231471">
          <w:marLeft w:val="480"/>
          <w:marRight w:val="0"/>
          <w:marTop w:val="0"/>
          <w:marBottom w:val="0"/>
          <w:divBdr>
            <w:top w:val="none" w:sz="0" w:space="0" w:color="auto"/>
            <w:left w:val="none" w:sz="0" w:space="0" w:color="auto"/>
            <w:bottom w:val="none" w:sz="0" w:space="0" w:color="auto"/>
            <w:right w:val="none" w:sz="0" w:space="0" w:color="auto"/>
          </w:divBdr>
        </w:div>
        <w:div w:id="1109279712">
          <w:marLeft w:val="480"/>
          <w:marRight w:val="0"/>
          <w:marTop w:val="0"/>
          <w:marBottom w:val="0"/>
          <w:divBdr>
            <w:top w:val="none" w:sz="0" w:space="0" w:color="auto"/>
            <w:left w:val="none" w:sz="0" w:space="0" w:color="auto"/>
            <w:bottom w:val="none" w:sz="0" w:space="0" w:color="auto"/>
            <w:right w:val="none" w:sz="0" w:space="0" w:color="auto"/>
          </w:divBdr>
        </w:div>
        <w:div w:id="1116221116">
          <w:marLeft w:val="480"/>
          <w:marRight w:val="0"/>
          <w:marTop w:val="0"/>
          <w:marBottom w:val="0"/>
          <w:divBdr>
            <w:top w:val="none" w:sz="0" w:space="0" w:color="auto"/>
            <w:left w:val="none" w:sz="0" w:space="0" w:color="auto"/>
            <w:bottom w:val="none" w:sz="0" w:space="0" w:color="auto"/>
            <w:right w:val="none" w:sz="0" w:space="0" w:color="auto"/>
          </w:divBdr>
        </w:div>
        <w:div w:id="1121537108">
          <w:marLeft w:val="480"/>
          <w:marRight w:val="0"/>
          <w:marTop w:val="0"/>
          <w:marBottom w:val="0"/>
          <w:divBdr>
            <w:top w:val="none" w:sz="0" w:space="0" w:color="auto"/>
            <w:left w:val="none" w:sz="0" w:space="0" w:color="auto"/>
            <w:bottom w:val="none" w:sz="0" w:space="0" w:color="auto"/>
            <w:right w:val="none" w:sz="0" w:space="0" w:color="auto"/>
          </w:divBdr>
        </w:div>
        <w:div w:id="1135442471">
          <w:marLeft w:val="480"/>
          <w:marRight w:val="0"/>
          <w:marTop w:val="0"/>
          <w:marBottom w:val="0"/>
          <w:divBdr>
            <w:top w:val="none" w:sz="0" w:space="0" w:color="auto"/>
            <w:left w:val="none" w:sz="0" w:space="0" w:color="auto"/>
            <w:bottom w:val="none" w:sz="0" w:space="0" w:color="auto"/>
            <w:right w:val="none" w:sz="0" w:space="0" w:color="auto"/>
          </w:divBdr>
        </w:div>
        <w:div w:id="1184366673">
          <w:marLeft w:val="480"/>
          <w:marRight w:val="0"/>
          <w:marTop w:val="0"/>
          <w:marBottom w:val="0"/>
          <w:divBdr>
            <w:top w:val="none" w:sz="0" w:space="0" w:color="auto"/>
            <w:left w:val="none" w:sz="0" w:space="0" w:color="auto"/>
            <w:bottom w:val="none" w:sz="0" w:space="0" w:color="auto"/>
            <w:right w:val="none" w:sz="0" w:space="0" w:color="auto"/>
          </w:divBdr>
        </w:div>
        <w:div w:id="1258909512">
          <w:marLeft w:val="480"/>
          <w:marRight w:val="0"/>
          <w:marTop w:val="0"/>
          <w:marBottom w:val="0"/>
          <w:divBdr>
            <w:top w:val="none" w:sz="0" w:space="0" w:color="auto"/>
            <w:left w:val="none" w:sz="0" w:space="0" w:color="auto"/>
            <w:bottom w:val="none" w:sz="0" w:space="0" w:color="auto"/>
            <w:right w:val="none" w:sz="0" w:space="0" w:color="auto"/>
          </w:divBdr>
        </w:div>
        <w:div w:id="1260480774">
          <w:marLeft w:val="480"/>
          <w:marRight w:val="0"/>
          <w:marTop w:val="0"/>
          <w:marBottom w:val="0"/>
          <w:divBdr>
            <w:top w:val="none" w:sz="0" w:space="0" w:color="auto"/>
            <w:left w:val="none" w:sz="0" w:space="0" w:color="auto"/>
            <w:bottom w:val="none" w:sz="0" w:space="0" w:color="auto"/>
            <w:right w:val="none" w:sz="0" w:space="0" w:color="auto"/>
          </w:divBdr>
        </w:div>
        <w:div w:id="1298535021">
          <w:marLeft w:val="480"/>
          <w:marRight w:val="0"/>
          <w:marTop w:val="0"/>
          <w:marBottom w:val="0"/>
          <w:divBdr>
            <w:top w:val="none" w:sz="0" w:space="0" w:color="auto"/>
            <w:left w:val="none" w:sz="0" w:space="0" w:color="auto"/>
            <w:bottom w:val="none" w:sz="0" w:space="0" w:color="auto"/>
            <w:right w:val="none" w:sz="0" w:space="0" w:color="auto"/>
          </w:divBdr>
        </w:div>
        <w:div w:id="1348293856">
          <w:marLeft w:val="480"/>
          <w:marRight w:val="0"/>
          <w:marTop w:val="0"/>
          <w:marBottom w:val="0"/>
          <w:divBdr>
            <w:top w:val="none" w:sz="0" w:space="0" w:color="auto"/>
            <w:left w:val="none" w:sz="0" w:space="0" w:color="auto"/>
            <w:bottom w:val="none" w:sz="0" w:space="0" w:color="auto"/>
            <w:right w:val="none" w:sz="0" w:space="0" w:color="auto"/>
          </w:divBdr>
        </w:div>
        <w:div w:id="1376468073">
          <w:marLeft w:val="480"/>
          <w:marRight w:val="0"/>
          <w:marTop w:val="0"/>
          <w:marBottom w:val="0"/>
          <w:divBdr>
            <w:top w:val="none" w:sz="0" w:space="0" w:color="auto"/>
            <w:left w:val="none" w:sz="0" w:space="0" w:color="auto"/>
            <w:bottom w:val="none" w:sz="0" w:space="0" w:color="auto"/>
            <w:right w:val="none" w:sz="0" w:space="0" w:color="auto"/>
          </w:divBdr>
        </w:div>
        <w:div w:id="1388264761">
          <w:marLeft w:val="480"/>
          <w:marRight w:val="0"/>
          <w:marTop w:val="0"/>
          <w:marBottom w:val="0"/>
          <w:divBdr>
            <w:top w:val="none" w:sz="0" w:space="0" w:color="auto"/>
            <w:left w:val="none" w:sz="0" w:space="0" w:color="auto"/>
            <w:bottom w:val="none" w:sz="0" w:space="0" w:color="auto"/>
            <w:right w:val="none" w:sz="0" w:space="0" w:color="auto"/>
          </w:divBdr>
        </w:div>
        <w:div w:id="1393389980">
          <w:marLeft w:val="480"/>
          <w:marRight w:val="0"/>
          <w:marTop w:val="0"/>
          <w:marBottom w:val="0"/>
          <w:divBdr>
            <w:top w:val="none" w:sz="0" w:space="0" w:color="auto"/>
            <w:left w:val="none" w:sz="0" w:space="0" w:color="auto"/>
            <w:bottom w:val="none" w:sz="0" w:space="0" w:color="auto"/>
            <w:right w:val="none" w:sz="0" w:space="0" w:color="auto"/>
          </w:divBdr>
        </w:div>
        <w:div w:id="1417439915">
          <w:marLeft w:val="480"/>
          <w:marRight w:val="0"/>
          <w:marTop w:val="0"/>
          <w:marBottom w:val="0"/>
          <w:divBdr>
            <w:top w:val="none" w:sz="0" w:space="0" w:color="auto"/>
            <w:left w:val="none" w:sz="0" w:space="0" w:color="auto"/>
            <w:bottom w:val="none" w:sz="0" w:space="0" w:color="auto"/>
            <w:right w:val="none" w:sz="0" w:space="0" w:color="auto"/>
          </w:divBdr>
        </w:div>
        <w:div w:id="1443644343">
          <w:marLeft w:val="480"/>
          <w:marRight w:val="0"/>
          <w:marTop w:val="0"/>
          <w:marBottom w:val="0"/>
          <w:divBdr>
            <w:top w:val="none" w:sz="0" w:space="0" w:color="auto"/>
            <w:left w:val="none" w:sz="0" w:space="0" w:color="auto"/>
            <w:bottom w:val="none" w:sz="0" w:space="0" w:color="auto"/>
            <w:right w:val="none" w:sz="0" w:space="0" w:color="auto"/>
          </w:divBdr>
        </w:div>
        <w:div w:id="1472213527">
          <w:marLeft w:val="480"/>
          <w:marRight w:val="0"/>
          <w:marTop w:val="0"/>
          <w:marBottom w:val="0"/>
          <w:divBdr>
            <w:top w:val="none" w:sz="0" w:space="0" w:color="auto"/>
            <w:left w:val="none" w:sz="0" w:space="0" w:color="auto"/>
            <w:bottom w:val="none" w:sz="0" w:space="0" w:color="auto"/>
            <w:right w:val="none" w:sz="0" w:space="0" w:color="auto"/>
          </w:divBdr>
        </w:div>
        <w:div w:id="1481338242">
          <w:marLeft w:val="480"/>
          <w:marRight w:val="0"/>
          <w:marTop w:val="0"/>
          <w:marBottom w:val="0"/>
          <w:divBdr>
            <w:top w:val="none" w:sz="0" w:space="0" w:color="auto"/>
            <w:left w:val="none" w:sz="0" w:space="0" w:color="auto"/>
            <w:bottom w:val="none" w:sz="0" w:space="0" w:color="auto"/>
            <w:right w:val="none" w:sz="0" w:space="0" w:color="auto"/>
          </w:divBdr>
        </w:div>
        <w:div w:id="1506550196">
          <w:marLeft w:val="480"/>
          <w:marRight w:val="0"/>
          <w:marTop w:val="0"/>
          <w:marBottom w:val="0"/>
          <w:divBdr>
            <w:top w:val="none" w:sz="0" w:space="0" w:color="auto"/>
            <w:left w:val="none" w:sz="0" w:space="0" w:color="auto"/>
            <w:bottom w:val="none" w:sz="0" w:space="0" w:color="auto"/>
            <w:right w:val="none" w:sz="0" w:space="0" w:color="auto"/>
          </w:divBdr>
        </w:div>
        <w:div w:id="1536195513">
          <w:marLeft w:val="480"/>
          <w:marRight w:val="0"/>
          <w:marTop w:val="0"/>
          <w:marBottom w:val="0"/>
          <w:divBdr>
            <w:top w:val="none" w:sz="0" w:space="0" w:color="auto"/>
            <w:left w:val="none" w:sz="0" w:space="0" w:color="auto"/>
            <w:bottom w:val="none" w:sz="0" w:space="0" w:color="auto"/>
            <w:right w:val="none" w:sz="0" w:space="0" w:color="auto"/>
          </w:divBdr>
        </w:div>
        <w:div w:id="1612660147">
          <w:marLeft w:val="480"/>
          <w:marRight w:val="0"/>
          <w:marTop w:val="0"/>
          <w:marBottom w:val="0"/>
          <w:divBdr>
            <w:top w:val="none" w:sz="0" w:space="0" w:color="auto"/>
            <w:left w:val="none" w:sz="0" w:space="0" w:color="auto"/>
            <w:bottom w:val="none" w:sz="0" w:space="0" w:color="auto"/>
            <w:right w:val="none" w:sz="0" w:space="0" w:color="auto"/>
          </w:divBdr>
        </w:div>
        <w:div w:id="1614357152">
          <w:marLeft w:val="480"/>
          <w:marRight w:val="0"/>
          <w:marTop w:val="0"/>
          <w:marBottom w:val="0"/>
          <w:divBdr>
            <w:top w:val="none" w:sz="0" w:space="0" w:color="auto"/>
            <w:left w:val="none" w:sz="0" w:space="0" w:color="auto"/>
            <w:bottom w:val="none" w:sz="0" w:space="0" w:color="auto"/>
            <w:right w:val="none" w:sz="0" w:space="0" w:color="auto"/>
          </w:divBdr>
        </w:div>
        <w:div w:id="1638560071">
          <w:marLeft w:val="480"/>
          <w:marRight w:val="0"/>
          <w:marTop w:val="0"/>
          <w:marBottom w:val="0"/>
          <w:divBdr>
            <w:top w:val="none" w:sz="0" w:space="0" w:color="auto"/>
            <w:left w:val="none" w:sz="0" w:space="0" w:color="auto"/>
            <w:bottom w:val="none" w:sz="0" w:space="0" w:color="auto"/>
            <w:right w:val="none" w:sz="0" w:space="0" w:color="auto"/>
          </w:divBdr>
        </w:div>
        <w:div w:id="1688361365">
          <w:marLeft w:val="480"/>
          <w:marRight w:val="0"/>
          <w:marTop w:val="0"/>
          <w:marBottom w:val="0"/>
          <w:divBdr>
            <w:top w:val="none" w:sz="0" w:space="0" w:color="auto"/>
            <w:left w:val="none" w:sz="0" w:space="0" w:color="auto"/>
            <w:bottom w:val="none" w:sz="0" w:space="0" w:color="auto"/>
            <w:right w:val="none" w:sz="0" w:space="0" w:color="auto"/>
          </w:divBdr>
        </w:div>
        <w:div w:id="1695762027">
          <w:marLeft w:val="480"/>
          <w:marRight w:val="0"/>
          <w:marTop w:val="0"/>
          <w:marBottom w:val="0"/>
          <w:divBdr>
            <w:top w:val="none" w:sz="0" w:space="0" w:color="auto"/>
            <w:left w:val="none" w:sz="0" w:space="0" w:color="auto"/>
            <w:bottom w:val="none" w:sz="0" w:space="0" w:color="auto"/>
            <w:right w:val="none" w:sz="0" w:space="0" w:color="auto"/>
          </w:divBdr>
        </w:div>
        <w:div w:id="1717195113">
          <w:marLeft w:val="480"/>
          <w:marRight w:val="0"/>
          <w:marTop w:val="0"/>
          <w:marBottom w:val="0"/>
          <w:divBdr>
            <w:top w:val="none" w:sz="0" w:space="0" w:color="auto"/>
            <w:left w:val="none" w:sz="0" w:space="0" w:color="auto"/>
            <w:bottom w:val="none" w:sz="0" w:space="0" w:color="auto"/>
            <w:right w:val="none" w:sz="0" w:space="0" w:color="auto"/>
          </w:divBdr>
        </w:div>
        <w:div w:id="1814789877">
          <w:marLeft w:val="480"/>
          <w:marRight w:val="0"/>
          <w:marTop w:val="0"/>
          <w:marBottom w:val="0"/>
          <w:divBdr>
            <w:top w:val="none" w:sz="0" w:space="0" w:color="auto"/>
            <w:left w:val="none" w:sz="0" w:space="0" w:color="auto"/>
            <w:bottom w:val="none" w:sz="0" w:space="0" w:color="auto"/>
            <w:right w:val="none" w:sz="0" w:space="0" w:color="auto"/>
          </w:divBdr>
        </w:div>
        <w:div w:id="1871071215">
          <w:marLeft w:val="480"/>
          <w:marRight w:val="0"/>
          <w:marTop w:val="0"/>
          <w:marBottom w:val="0"/>
          <w:divBdr>
            <w:top w:val="none" w:sz="0" w:space="0" w:color="auto"/>
            <w:left w:val="none" w:sz="0" w:space="0" w:color="auto"/>
            <w:bottom w:val="none" w:sz="0" w:space="0" w:color="auto"/>
            <w:right w:val="none" w:sz="0" w:space="0" w:color="auto"/>
          </w:divBdr>
        </w:div>
        <w:div w:id="1975284309">
          <w:marLeft w:val="480"/>
          <w:marRight w:val="0"/>
          <w:marTop w:val="0"/>
          <w:marBottom w:val="0"/>
          <w:divBdr>
            <w:top w:val="none" w:sz="0" w:space="0" w:color="auto"/>
            <w:left w:val="none" w:sz="0" w:space="0" w:color="auto"/>
            <w:bottom w:val="none" w:sz="0" w:space="0" w:color="auto"/>
            <w:right w:val="none" w:sz="0" w:space="0" w:color="auto"/>
          </w:divBdr>
        </w:div>
        <w:div w:id="1986934845">
          <w:marLeft w:val="480"/>
          <w:marRight w:val="0"/>
          <w:marTop w:val="0"/>
          <w:marBottom w:val="0"/>
          <w:divBdr>
            <w:top w:val="none" w:sz="0" w:space="0" w:color="auto"/>
            <w:left w:val="none" w:sz="0" w:space="0" w:color="auto"/>
            <w:bottom w:val="none" w:sz="0" w:space="0" w:color="auto"/>
            <w:right w:val="none" w:sz="0" w:space="0" w:color="auto"/>
          </w:divBdr>
        </w:div>
        <w:div w:id="2007171499">
          <w:marLeft w:val="480"/>
          <w:marRight w:val="0"/>
          <w:marTop w:val="0"/>
          <w:marBottom w:val="0"/>
          <w:divBdr>
            <w:top w:val="none" w:sz="0" w:space="0" w:color="auto"/>
            <w:left w:val="none" w:sz="0" w:space="0" w:color="auto"/>
            <w:bottom w:val="none" w:sz="0" w:space="0" w:color="auto"/>
            <w:right w:val="none" w:sz="0" w:space="0" w:color="auto"/>
          </w:divBdr>
        </w:div>
        <w:div w:id="2012444638">
          <w:marLeft w:val="480"/>
          <w:marRight w:val="0"/>
          <w:marTop w:val="0"/>
          <w:marBottom w:val="0"/>
          <w:divBdr>
            <w:top w:val="none" w:sz="0" w:space="0" w:color="auto"/>
            <w:left w:val="none" w:sz="0" w:space="0" w:color="auto"/>
            <w:bottom w:val="none" w:sz="0" w:space="0" w:color="auto"/>
            <w:right w:val="none" w:sz="0" w:space="0" w:color="auto"/>
          </w:divBdr>
        </w:div>
        <w:div w:id="2032337920">
          <w:marLeft w:val="480"/>
          <w:marRight w:val="0"/>
          <w:marTop w:val="0"/>
          <w:marBottom w:val="0"/>
          <w:divBdr>
            <w:top w:val="none" w:sz="0" w:space="0" w:color="auto"/>
            <w:left w:val="none" w:sz="0" w:space="0" w:color="auto"/>
            <w:bottom w:val="none" w:sz="0" w:space="0" w:color="auto"/>
            <w:right w:val="none" w:sz="0" w:space="0" w:color="auto"/>
          </w:divBdr>
        </w:div>
        <w:div w:id="2056153893">
          <w:marLeft w:val="480"/>
          <w:marRight w:val="0"/>
          <w:marTop w:val="0"/>
          <w:marBottom w:val="0"/>
          <w:divBdr>
            <w:top w:val="none" w:sz="0" w:space="0" w:color="auto"/>
            <w:left w:val="none" w:sz="0" w:space="0" w:color="auto"/>
            <w:bottom w:val="none" w:sz="0" w:space="0" w:color="auto"/>
            <w:right w:val="none" w:sz="0" w:space="0" w:color="auto"/>
          </w:divBdr>
        </w:div>
        <w:div w:id="2071463388">
          <w:marLeft w:val="480"/>
          <w:marRight w:val="0"/>
          <w:marTop w:val="0"/>
          <w:marBottom w:val="0"/>
          <w:divBdr>
            <w:top w:val="none" w:sz="0" w:space="0" w:color="auto"/>
            <w:left w:val="none" w:sz="0" w:space="0" w:color="auto"/>
            <w:bottom w:val="none" w:sz="0" w:space="0" w:color="auto"/>
            <w:right w:val="none" w:sz="0" w:space="0" w:color="auto"/>
          </w:divBdr>
        </w:div>
        <w:div w:id="2115857731">
          <w:marLeft w:val="480"/>
          <w:marRight w:val="0"/>
          <w:marTop w:val="0"/>
          <w:marBottom w:val="0"/>
          <w:divBdr>
            <w:top w:val="none" w:sz="0" w:space="0" w:color="auto"/>
            <w:left w:val="none" w:sz="0" w:space="0" w:color="auto"/>
            <w:bottom w:val="none" w:sz="0" w:space="0" w:color="auto"/>
            <w:right w:val="none" w:sz="0" w:space="0" w:color="auto"/>
          </w:divBdr>
        </w:div>
      </w:divsChild>
    </w:div>
    <w:div w:id="343827337">
      <w:bodyDiv w:val="1"/>
      <w:marLeft w:val="0"/>
      <w:marRight w:val="0"/>
      <w:marTop w:val="0"/>
      <w:marBottom w:val="0"/>
      <w:divBdr>
        <w:top w:val="none" w:sz="0" w:space="0" w:color="auto"/>
        <w:left w:val="none" w:sz="0" w:space="0" w:color="auto"/>
        <w:bottom w:val="none" w:sz="0" w:space="0" w:color="auto"/>
        <w:right w:val="none" w:sz="0" w:space="0" w:color="auto"/>
      </w:divBdr>
      <w:divsChild>
        <w:div w:id="3173876">
          <w:marLeft w:val="480"/>
          <w:marRight w:val="0"/>
          <w:marTop w:val="0"/>
          <w:marBottom w:val="0"/>
          <w:divBdr>
            <w:top w:val="none" w:sz="0" w:space="0" w:color="auto"/>
            <w:left w:val="none" w:sz="0" w:space="0" w:color="auto"/>
            <w:bottom w:val="none" w:sz="0" w:space="0" w:color="auto"/>
            <w:right w:val="none" w:sz="0" w:space="0" w:color="auto"/>
          </w:divBdr>
        </w:div>
        <w:div w:id="44768045">
          <w:marLeft w:val="480"/>
          <w:marRight w:val="0"/>
          <w:marTop w:val="0"/>
          <w:marBottom w:val="0"/>
          <w:divBdr>
            <w:top w:val="none" w:sz="0" w:space="0" w:color="auto"/>
            <w:left w:val="none" w:sz="0" w:space="0" w:color="auto"/>
            <w:bottom w:val="none" w:sz="0" w:space="0" w:color="auto"/>
            <w:right w:val="none" w:sz="0" w:space="0" w:color="auto"/>
          </w:divBdr>
        </w:div>
        <w:div w:id="67389273">
          <w:marLeft w:val="480"/>
          <w:marRight w:val="0"/>
          <w:marTop w:val="0"/>
          <w:marBottom w:val="0"/>
          <w:divBdr>
            <w:top w:val="none" w:sz="0" w:space="0" w:color="auto"/>
            <w:left w:val="none" w:sz="0" w:space="0" w:color="auto"/>
            <w:bottom w:val="none" w:sz="0" w:space="0" w:color="auto"/>
            <w:right w:val="none" w:sz="0" w:space="0" w:color="auto"/>
          </w:divBdr>
        </w:div>
        <w:div w:id="91972694">
          <w:marLeft w:val="480"/>
          <w:marRight w:val="0"/>
          <w:marTop w:val="0"/>
          <w:marBottom w:val="0"/>
          <w:divBdr>
            <w:top w:val="none" w:sz="0" w:space="0" w:color="auto"/>
            <w:left w:val="none" w:sz="0" w:space="0" w:color="auto"/>
            <w:bottom w:val="none" w:sz="0" w:space="0" w:color="auto"/>
            <w:right w:val="none" w:sz="0" w:space="0" w:color="auto"/>
          </w:divBdr>
        </w:div>
        <w:div w:id="167983370">
          <w:marLeft w:val="480"/>
          <w:marRight w:val="0"/>
          <w:marTop w:val="0"/>
          <w:marBottom w:val="0"/>
          <w:divBdr>
            <w:top w:val="none" w:sz="0" w:space="0" w:color="auto"/>
            <w:left w:val="none" w:sz="0" w:space="0" w:color="auto"/>
            <w:bottom w:val="none" w:sz="0" w:space="0" w:color="auto"/>
            <w:right w:val="none" w:sz="0" w:space="0" w:color="auto"/>
          </w:divBdr>
        </w:div>
        <w:div w:id="200871113">
          <w:marLeft w:val="480"/>
          <w:marRight w:val="0"/>
          <w:marTop w:val="0"/>
          <w:marBottom w:val="0"/>
          <w:divBdr>
            <w:top w:val="none" w:sz="0" w:space="0" w:color="auto"/>
            <w:left w:val="none" w:sz="0" w:space="0" w:color="auto"/>
            <w:bottom w:val="none" w:sz="0" w:space="0" w:color="auto"/>
            <w:right w:val="none" w:sz="0" w:space="0" w:color="auto"/>
          </w:divBdr>
        </w:div>
        <w:div w:id="209344092">
          <w:marLeft w:val="480"/>
          <w:marRight w:val="0"/>
          <w:marTop w:val="0"/>
          <w:marBottom w:val="0"/>
          <w:divBdr>
            <w:top w:val="none" w:sz="0" w:space="0" w:color="auto"/>
            <w:left w:val="none" w:sz="0" w:space="0" w:color="auto"/>
            <w:bottom w:val="none" w:sz="0" w:space="0" w:color="auto"/>
            <w:right w:val="none" w:sz="0" w:space="0" w:color="auto"/>
          </w:divBdr>
        </w:div>
        <w:div w:id="246809311">
          <w:marLeft w:val="480"/>
          <w:marRight w:val="0"/>
          <w:marTop w:val="0"/>
          <w:marBottom w:val="0"/>
          <w:divBdr>
            <w:top w:val="none" w:sz="0" w:space="0" w:color="auto"/>
            <w:left w:val="none" w:sz="0" w:space="0" w:color="auto"/>
            <w:bottom w:val="none" w:sz="0" w:space="0" w:color="auto"/>
            <w:right w:val="none" w:sz="0" w:space="0" w:color="auto"/>
          </w:divBdr>
        </w:div>
        <w:div w:id="252396623">
          <w:marLeft w:val="480"/>
          <w:marRight w:val="0"/>
          <w:marTop w:val="0"/>
          <w:marBottom w:val="0"/>
          <w:divBdr>
            <w:top w:val="none" w:sz="0" w:space="0" w:color="auto"/>
            <w:left w:val="none" w:sz="0" w:space="0" w:color="auto"/>
            <w:bottom w:val="none" w:sz="0" w:space="0" w:color="auto"/>
            <w:right w:val="none" w:sz="0" w:space="0" w:color="auto"/>
          </w:divBdr>
        </w:div>
        <w:div w:id="261959119">
          <w:marLeft w:val="480"/>
          <w:marRight w:val="0"/>
          <w:marTop w:val="0"/>
          <w:marBottom w:val="0"/>
          <w:divBdr>
            <w:top w:val="none" w:sz="0" w:space="0" w:color="auto"/>
            <w:left w:val="none" w:sz="0" w:space="0" w:color="auto"/>
            <w:bottom w:val="none" w:sz="0" w:space="0" w:color="auto"/>
            <w:right w:val="none" w:sz="0" w:space="0" w:color="auto"/>
          </w:divBdr>
        </w:div>
        <w:div w:id="270019503">
          <w:marLeft w:val="480"/>
          <w:marRight w:val="0"/>
          <w:marTop w:val="0"/>
          <w:marBottom w:val="0"/>
          <w:divBdr>
            <w:top w:val="none" w:sz="0" w:space="0" w:color="auto"/>
            <w:left w:val="none" w:sz="0" w:space="0" w:color="auto"/>
            <w:bottom w:val="none" w:sz="0" w:space="0" w:color="auto"/>
            <w:right w:val="none" w:sz="0" w:space="0" w:color="auto"/>
          </w:divBdr>
        </w:div>
        <w:div w:id="337585856">
          <w:marLeft w:val="480"/>
          <w:marRight w:val="0"/>
          <w:marTop w:val="0"/>
          <w:marBottom w:val="0"/>
          <w:divBdr>
            <w:top w:val="none" w:sz="0" w:space="0" w:color="auto"/>
            <w:left w:val="none" w:sz="0" w:space="0" w:color="auto"/>
            <w:bottom w:val="none" w:sz="0" w:space="0" w:color="auto"/>
            <w:right w:val="none" w:sz="0" w:space="0" w:color="auto"/>
          </w:divBdr>
        </w:div>
        <w:div w:id="385303361">
          <w:marLeft w:val="480"/>
          <w:marRight w:val="0"/>
          <w:marTop w:val="0"/>
          <w:marBottom w:val="0"/>
          <w:divBdr>
            <w:top w:val="none" w:sz="0" w:space="0" w:color="auto"/>
            <w:left w:val="none" w:sz="0" w:space="0" w:color="auto"/>
            <w:bottom w:val="none" w:sz="0" w:space="0" w:color="auto"/>
            <w:right w:val="none" w:sz="0" w:space="0" w:color="auto"/>
          </w:divBdr>
        </w:div>
        <w:div w:id="385572074">
          <w:marLeft w:val="480"/>
          <w:marRight w:val="0"/>
          <w:marTop w:val="0"/>
          <w:marBottom w:val="0"/>
          <w:divBdr>
            <w:top w:val="none" w:sz="0" w:space="0" w:color="auto"/>
            <w:left w:val="none" w:sz="0" w:space="0" w:color="auto"/>
            <w:bottom w:val="none" w:sz="0" w:space="0" w:color="auto"/>
            <w:right w:val="none" w:sz="0" w:space="0" w:color="auto"/>
          </w:divBdr>
        </w:div>
        <w:div w:id="417403666">
          <w:marLeft w:val="480"/>
          <w:marRight w:val="0"/>
          <w:marTop w:val="0"/>
          <w:marBottom w:val="0"/>
          <w:divBdr>
            <w:top w:val="none" w:sz="0" w:space="0" w:color="auto"/>
            <w:left w:val="none" w:sz="0" w:space="0" w:color="auto"/>
            <w:bottom w:val="none" w:sz="0" w:space="0" w:color="auto"/>
            <w:right w:val="none" w:sz="0" w:space="0" w:color="auto"/>
          </w:divBdr>
        </w:div>
        <w:div w:id="465125661">
          <w:marLeft w:val="480"/>
          <w:marRight w:val="0"/>
          <w:marTop w:val="0"/>
          <w:marBottom w:val="0"/>
          <w:divBdr>
            <w:top w:val="none" w:sz="0" w:space="0" w:color="auto"/>
            <w:left w:val="none" w:sz="0" w:space="0" w:color="auto"/>
            <w:bottom w:val="none" w:sz="0" w:space="0" w:color="auto"/>
            <w:right w:val="none" w:sz="0" w:space="0" w:color="auto"/>
          </w:divBdr>
        </w:div>
        <w:div w:id="500042789">
          <w:marLeft w:val="480"/>
          <w:marRight w:val="0"/>
          <w:marTop w:val="0"/>
          <w:marBottom w:val="0"/>
          <w:divBdr>
            <w:top w:val="none" w:sz="0" w:space="0" w:color="auto"/>
            <w:left w:val="none" w:sz="0" w:space="0" w:color="auto"/>
            <w:bottom w:val="none" w:sz="0" w:space="0" w:color="auto"/>
            <w:right w:val="none" w:sz="0" w:space="0" w:color="auto"/>
          </w:divBdr>
        </w:div>
        <w:div w:id="519120956">
          <w:marLeft w:val="480"/>
          <w:marRight w:val="0"/>
          <w:marTop w:val="0"/>
          <w:marBottom w:val="0"/>
          <w:divBdr>
            <w:top w:val="none" w:sz="0" w:space="0" w:color="auto"/>
            <w:left w:val="none" w:sz="0" w:space="0" w:color="auto"/>
            <w:bottom w:val="none" w:sz="0" w:space="0" w:color="auto"/>
            <w:right w:val="none" w:sz="0" w:space="0" w:color="auto"/>
          </w:divBdr>
        </w:div>
        <w:div w:id="524713252">
          <w:marLeft w:val="480"/>
          <w:marRight w:val="0"/>
          <w:marTop w:val="0"/>
          <w:marBottom w:val="0"/>
          <w:divBdr>
            <w:top w:val="none" w:sz="0" w:space="0" w:color="auto"/>
            <w:left w:val="none" w:sz="0" w:space="0" w:color="auto"/>
            <w:bottom w:val="none" w:sz="0" w:space="0" w:color="auto"/>
            <w:right w:val="none" w:sz="0" w:space="0" w:color="auto"/>
          </w:divBdr>
        </w:div>
        <w:div w:id="569004183">
          <w:marLeft w:val="480"/>
          <w:marRight w:val="0"/>
          <w:marTop w:val="0"/>
          <w:marBottom w:val="0"/>
          <w:divBdr>
            <w:top w:val="none" w:sz="0" w:space="0" w:color="auto"/>
            <w:left w:val="none" w:sz="0" w:space="0" w:color="auto"/>
            <w:bottom w:val="none" w:sz="0" w:space="0" w:color="auto"/>
            <w:right w:val="none" w:sz="0" w:space="0" w:color="auto"/>
          </w:divBdr>
        </w:div>
        <w:div w:id="571350755">
          <w:marLeft w:val="480"/>
          <w:marRight w:val="0"/>
          <w:marTop w:val="0"/>
          <w:marBottom w:val="0"/>
          <w:divBdr>
            <w:top w:val="none" w:sz="0" w:space="0" w:color="auto"/>
            <w:left w:val="none" w:sz="0" w:space="0" w:color="auto"/>
            <w:bottom w:val="none" w:sz="0" w:space="0" w:color="auto"/>
            <w:right w:val="none" w:sz="0" w:space="0" w:color="auto"/>
          </w:divBdr>
        </w:div>
        <w:div w:id="591279480">
          <w:marLeft w:val="480"/>
          <w:marRight w:val="0"/>
          <w:marTop w:val="0"/>
          <w:marBottom w:val="0"/>
          <w:divBdr>
            <w:top w:val="none" w:sz="0" w:space="0" w:color="auto"/>
            <w:left w:val="none" w:sz="0" w:space="0" w:color="auto"/>
            <w:bottom w:val="none" w:sz="0" w:space="0" w:color="auto"/>
            <w:right w:val="none" w:sz="0" w:space="0" w:color="auto"/>
          </w:divBdr>
        </w:div>
        <w:div w:id="604310092">
          <w:marLeft w:val="480"/>
          <w:marRight w:val="0"/>
          <w:marTop w:val="0"/>
          <w:marBottom w:val="0"/>
          <w:divBdr>
            <w:top w:val="none" w:sz="0" w:space="0" w:color="auto"/>
            <w:left w:val="none" w:sz="0" w:space="0" w:color="auto"/>
            <w:bottom w:val="none" w:sz="0" w:space="0" w:color="auto"/>
            <w:right w:val="none" w:sz="0" w:space="0" w:color="auto"/>
          </w:divBdr>
        </w:div>
        <w:div w:id="682786756">
          <w:marLeft w:val="480"/>
          <w:marRight w:val="0"/>
          <w:marTop w:val="0"/>
          <w:marBottom w:val="0"/>
          <w:divBdr>
            <w:top w:val="none" w:sz="0" w:space="0" w:color="auto"/>
            <w:left w:val="none" w:sz="0" w:space="0" w:color="auto"/>
            <w:bottom w:val="none" w:sz="0" w:space="0" w:color="auto"/>
            <w:right w:val="none" w:sz="0" w:space="0" w:color="auto"/>
          </w:divBdr>
        </w:div>
        <w:div w:id="761150412">
          <w:marLeft w:val="480"/>
          <w:marRight w:val="0"/>
          <w:marTop w:val="0"/>
          <w:marBottom w:val="0"/>
          <w:divBdr>
            <w:top w:val="none" w:sz="0" w:space="0" w:color="auto"/>
            <w:left w:val="none" w:sz="0" w:space="0" w:color="auto"/>
            <w:bottom w:val="none" w:sz="0" w:space="0" w:color="auto"/>
            <w:right w:val="none" w:sz="0" w:space="0" w:color="auto"/>
          </w:divBdr>
        </w:div>
        <w:div w:id="790443743">
          <w:marLeft w:val="480"/>
          <w:marRight w:val="0"/>
          <w:marTop w:val="0"/>
          <w:marBottom w:val="0"/>
          <w:divBdr>
            <w:top w:val="none" w:sz="0" w:space="0" w:color="auto"/>
            <w:left w:val="none" w:sz="0" w:space="0" w:color="auto"/>
            <w:bottom w:val="none" w:sz="0" w:space="0" w:color="auto"/>
            <w:right w:val="none" w:sz="0" w:space="0" w:color="auto"/>
          </w:divBdr>
        </w:div>
        <w:div w:id="818225385">
          <w:marLeft w:val="480"/>
          <w:marRight w:val="0"/>
          <w:marTop w:val="0"/>
          <w:marBottom w:val="0"/>
          <w:divBdr>
            <w:top w:val="none" w:sz="0" w:space="0" w:color="auto"/>
            <w:left w:val="none" w:sz="0" w:space="0" w:color="auto"/>
            <w:bottom w:val="none" w:sz="0" w:space="0" w:color="auto"/>
            <w:right w:val="none" w:sz="0" w:space="0" w:color="auto"/>
          </w:divBdr>
        </w:div>
        <w:div w:id="879633251">
          <w:marLeft w:val="480"/>
          <w:marRight w:val="0"/>
          <w:marTop w:val="0"/>
          <w:marBottom w:val="0"/>
          <w:divBdr>
            <w:top w:val="none" w:sz="0" w:space="0" w:color="auto"/>
            <w:left w:val="none" w:sz="0" w:space="0" w:color="auto"/>
            <w:bottom w:val="none" w:sz="0" w:space="0" w:color="auto"/>
            <w:right w:val="none" w:sz="0" w:space="0" w:color="auto"/>
          </w:divBdr>
        </w:div>
        <w:div w:id="920599164">
          <w:marLeft w:val="480"/>
          <w:marRight w:val="0"/>
          <w:marTop w:val="0"/>
          <w:marBottom w:val="0"/>
          <w:divBdr>
            <w:top w:val="none" w:sz="0" w:space="0" w:color="auto"/>
            <w:left w:val="none" w:sz="0" w:space="0" w:color="auto"/>
            <w:bottom w:val="none" w:sz="0" w:space="0" w:color="auto"/>
            <w:right w:val="none" w:sz="0" w:space="0" w:color="auto"/>
          </w:divBdr>
        </w:div>
        <w:div w:id="972447168">
          <w:marLeft w:val="480"/>
          <w:marRight w:val="0"/>
          <w:marTop w:val="0"/>
          <w:marBottom w:val="0"/>
          <w:divBdr>
            <w:top w:val="none" w:sz="0" w:space="0" w:color="auto"/>
            <w:left w:val="none" w:sz="0" w:space="0" w:color="auto"/>
            <w:bottom w:val="none" w:sz="0" w:space="0" w:color="auto"/>
            <w:right w:val="none" w:sz="0" w:space="0" w:color="auto"/>
          </w:divBdr>
        </w:div>
        <w:div w:id="976255908">
          <w:marLeft w:val="480"/>
          <w:marRight w:val="0"/>
          <w:marTop w:val="0"/>
          <w:marBottom w:val="0"/>
          <w:divBdr>
            <w:top w:val="none" w:sz="0" w:space="0" w:color="auto"/>
            <w:left w:val="none" w:sz="0" w:space="0" w:color="auto"/>
            <w:bottom w:val="none" w:sz="0" w:space="0" w:color="auto"/>
            <w:right w:val="none" w:sz="0" w:space="0" w:color="auto"/>
          </w:divBdr>
        </w:div>
        <w:div w:id="993412799">
          <w:marLeft w:val="480"/>
          <w:marRight w:val="0"/>
          <w:marTop w:val="0"/>
          <w:marBottom w:val="0"/>
          <w:divBdr>
            <w:top w:val="none" w:sz="0" w:space="0" w:color="auto"/>
            <w:left w:val="none" w:sz="0" w:space="0" w:color="auto"/>
            <w:bottom w:val="none" w:sz="0" w:space="0" w:color="auto"/>
            <w:right w:val="none" w:sz="0" w:space="0" w:color="auto"/>
          </w:divBdr>
        </w:div>
        <w:div w:id="998264761">
          <w:marLeft w:val="480"/>
          <w:marRight w:val="0"/>
          <w:marTop w:val="0"/>
          <w:marBottom w:val="0"/>
          <w:divBdr>
            <w:top w:val="none" w:sz="0" w:space="0" w:color="auto"/>
            <w:left w:val="none" w:sz="0" w:space="0" w:color="auto"/>
            <w:bottom w:val="none" w:sz="0" w:space="0" w:color="auto"/>
            <w:right w:val="none" w:sz="0" w:space="0" w:color="auto"/>
          </w:divBdr>
        </w:div>
        <w:div w:id="1049301747">
          <w:marLeft w:val="480"/>
          <w:marRight w:val="0"/>
          <w:marTop w:val="0"/>
          <w:marBottom w:val="0"/>
          <w:divBdr>
            <w:top w:val="none" w:sz="0" w:space="0" w:color="auto"/>
            <w:left w:val="none" w:sz="0" w:space="0" w:color="auto"/>
            <w:bottom w:val="none" w:sz="0" w:space="0" w:color="auto"/>
            <w:right w:val="none" w:sz="0" w:space="0" w:color="auto"/>
          </w:divBdr>
        </w:div>
        <w:div w:id="1050036457">
          <w:marLeft w:val="480"/>
          <w:marRight w:val="0"/>
          <w:marTop w:val="0"/>
          <w:marBottom w:val="0"/>
          <w:divBdr>
            <w:top w:val="none" w:sz="0" w:space="0" w:color="auto"/>
            <w:left w:val="none" w:sz="0" w:space="0" w:color="auto"/>
            <w:bottom w:val="none" w:sz="0" w:space="0" w:color="auto"/>
            <w:right w:val="none" w:sz="0" w:space="0" w:color="auto"/>
          </w:divBdr>
        </w:div>
        <w:div w:id="1137532779">
          <w:marLeft w:val="480"/>
          <w:marRight w:val="0"/>
          <w:marTop w:val="0"/>
          <w:marBottom w:val="0"/>
          <w:divBdr>
            <w:top w:val="none" w:sz="0" w:space="0" w:color="auto"/>
            <w:left w:val="none" w:sz="0" w:space="0" w:color="auto"/>
            <w:bottom w:val="none" w:sz="0" w:space="0" w:color="auto"/>
            <w:right w:val="none" w:sz="0" w:space="0" w:color="auto"/>
          </w:divBdr>
        </w:div>
        <w:div w:id="1162697040">
          <w:marLeft w:val="480"/>
          <w:marRight w:val="0"/>
          <w:marTop w:val="0"/>
          <w:marBottom w:val="0"/>
          <w:divBdr>
            <w:top w:val="none" w:sz="0" w:space="0" w:color="auto"/>
            <w:left w:val="none" w:sz="0" w:space="0" w:color="auto"/>
            <w:bottom w:val="none" w:sz="0" w:space="0" w:color="auto"/>
            <w:right w:val="none" w:sz="0" w:space="0" w:color="auto"/>
          </w:divBdr>
        </w:div>
        <w:div w:id="1222400486">
          <w:marLeft w:val="480"/>
          <w:marRight w:val="0"/>
          <w:marTop w:val="0"/>
          <w:marBottom w:val="0"/>
          <w:divBdr>
            <w:top w:val="none" w:sz="0" w:space="0" w:color="auto"/>
            <w:left w:val="none" w:sz="0" w:space="0" w:color="auto"/>
            <w:bottom w:val="none" w:sz="0" w:space="0" w:color="auto"/>
            <w:right w:val="none" w:sz="0" w:space="0" w:color="auto"/>
          </w:divBdr>
        </w:div>
        <w:div w:id="1244803934">
          <w:marLeft w:val="480"/>
          <w:marRight w:val="0"/>
          <w:marTop w:val="0"/>
          <w:marBottom w:val="0"/>
          <w:divBdr>
            <w:top w:val="none" w:sz="0" w:space="0" w:color="auto"/>
            <w:left w:val="none" w:sz="0" w:space="0" w:color="auto"/>
            <w:bottom w:val="none" w:sz="0" w:space="0" w:color="auto"/>
            <w:right w:val="none" w:sz="0" w:space="0" w:color="auto"/>
          </w:divBdr>
        </w:div>
        <w:div w:id="1339313591">
          <w:marLeft w:val="480"/>
          <w:marRight w:val="0"/>
          <w:marTop w:val="0"/>
          <w:marBottom w:val="0"/>
          <w:divBdr>
            <w:top w:val="none" w:sz="0" w:space="0" w:color="auto"/>
            <w:left w:val="none" w:sz="0" w:space="0" w:color="auto"/>
            <w:bottom w:val="none" w:sz="0" w:space="0" w:color="auto"/>
            <w:right w:val="none" w:sz="0" w:space="0" w:color="auto"/>
          </w:divBdr>
        </w:div>
        <w:div w:id="1341083373">
          <w:marLeft w:val="480"/>
          <w:marRight w:val="0"/>
          <w:marTop w:val="0"/>
          <w:marBottom w:val="0"/>
          <w:divBdr>
            <w:top w:val="none" w:sz="0" w:space="0" w:color="auto"/>
            <w:left w:val="none" w:sz="0" w:space="0" w:color="auto"/>
            <w:bottom w:val="none" w:sz="0" w:space="0" w:color="auto"/>
            <w:right w:val="none" w:sz="0" w:space="0" w:color="auto"/>
          </w:divBdr>
        </w:div>
        <w:div w:id="1360668379">
          <w:marLeft w:val="480"/>
          <w:marRight w:val="0"/>
          <w:marTop w:val="0"/>
          <w:marBottom w:val="0"/>
          <w:divBdr>
            <w:top w:val="none" w:sz="0" w:space="0" w:color="auto"/>
            <w:left w:val="none" w:sz="0" w:space="0" w:color="auto"/>
            <w:bottom w:val="none" w:sz="0" w:space="0" w:color="auto"/>
            <w:right w:val="none" w:sz="0" w:space="0" w:color="auto"/>
          </w:divBdr>
        </w:div>
        <w:div w:id="1591040727">
          <w:marLeft w:val="480"/>
          <w:marRight w:val="0"/>
          <w:marTop w:val="0"/>
          <w:marBottom w:val="0"/>
          <w:divBdr>
            <w:top w:val="none" w:sz="0" w:space="0" w:color="auto"/>
            <w:left w:val="none" w:sz="0" w:space="0" w:color="auto"/>
            <w:bottom w:val="none" w:sz="0" w:space="0" w:color="auto"/>
            <w:right w:val="none" w:sz="0" w:space="0" w:color="auto"/>
          </w:divBdr>
        </w:div>
        <w:div w:id="1682704576">
          <w:marLeft w:val="480"/>
          <w:marRight w:val="0"/>
          <w:marTop w:val="0"/>
          <w:marBottom w:val="0"/>
          <w:divBdr>
            <w:top w:val="none" w:sz="0" w:space="0" w:color="auto"/>
            <w:left w:val="none" w:sz="0" w:space="0" w:color="auto"/>
            <w:bottom w:val="none" w:sz="0" w:space="0" w:color="auto"/>
            <w:right w:val="none" w:sz="0" w:space="0" w:color="auto"/>
          </w:divBdr>
        </w:div>
        <w:div w:id="1771852609">
          <w:marLeft w:val="480"/>
          <w:marRight w:val="0"/>
          <w:marTop w:val="0"/>
          <w:marBottom w:val="0"/>
          <w:divBdr>
            <w:top w:val="none" w:sz="0" w:space="0" w:color="auto"/>
            <w:left w:val="none" w:sz="0" w:space="0" w:color="auto"/>
            <w:bottom w:val="none" w:sz="0" w:space="0" w:color="auto"/>
            <w:right w:val="none" w:sz="0" w:space="0" w:color="auto"/>
          </w:divBdr>
        </w:div>
        <w:div w:id="1774667847">
          <w:marLeft w:val="480"/>
          <w:marRight w:val="0"/>
          <w:marTop w:val="0"/>
          <w:marBottom w:val="0"/>
          <w:divBdr>
            <w:top w:val="none" w:sz="0" w:space="0" w:color="auto"/>
            <w:left w:val="none" w:sz="0" w:space="0" w:color="auto"/>
            <w:bottom w:val="none" w:sz="0" w:space="0" w:color="auto"/>
            <w:right w:val="none" w:sz="0" w:space="0" w:color="auto"/>
          </w:divBdr>
        </w:div>
        <w:div w:id="1938756167">
          <w:marLeft w:val="480"/>
          <w:marRight w:val="0"/>
          <w:marTop w:val="0"/>
          <w:marBottom w:val="0"/>
          <w:divBdr>
            <w:top w:val="none" w:sz="0" w:space="0" w:color="auto"/>
            <w:left w:val="none" w:sz="0" w:space="0" w:color="auto"/>
            <w:bottom w:val="none" w:sz="0" w:space="0" w:color="auto"/>
            <w:right w:val="none" w:sz="0" w:space="0" w:color="auto"/>
          </w:divBdr>
        </w:div>
        <w:div w:id="1942644613">
          <w:marLeft w:val="480"/>
          <w:marRight w:val="0"/>
          <w:marTop w:val="0"/>
          <w:marBottom w:val="0"/>
          <w:divBdr>
            <w:top w:val="none" w:sz="0" w:space="0" w:color="auto"/>
            <w:left w:val="none" w:sz="0" w:space="0" w:color="auto"/>
            <w:bottom w:val="none" w:sz="0" w:space="0" w:color="auto"/>
            <w:right w:val="none" w:sz="0" w:space="0" w:color="auto"/>
          </w:divBdr>
        </w:div>
        <w:div w:id="1979843091">
          <w:marLeft w:val="480"/>
          <w:marRight w:val="0"/>
          <w:marTop w:val="0"/>
          <w:marBottom w:val="0"/>
          <w:divBdr>
            <w:top w:val="none" w:sz="0" w:space="0" w:color="auto"/>
            <w:left w:val="none" w:sz="0" w:space="0" w:color="auto"/>
            <w:bottom w:val="none" w:sz="0" w:space="0" w:color="auto"/>
            <w:right w:val="none" w:sz="0" w:space="0" w:color="auto"/>
          </w:divBdr>
        </w:div>
        <w:div w:id="2018001553">
          <w:marLeft w:val="480"/>
          <w:marRight w:val="0"/>
          <w:marTop w:val="0"/>
          <w:marBottom w:val="0"/>
          <w:divBdr>
            <w:top w:val="none" w:sz="0" w:space="0" w:color="auto"/>
            <w:left w:val="none" w:sz="0" w:space="0" w:color="auto"/>
            <w:bottom w:val="none" w:sz="0" w:space="0" w:color="auto"/>
            <w:right w:val="none" w:sz="0" w:space="0" w:color="auto"/>
          </w:divBdr>
        </w:div>
        <w:div w:id="2022468192">
          <w:marLeft w:val="480"/>
          <w:marRight w:val="0"/>
          <w:marTop w:val="0"/>
          <w:marBottom w:val="0"/>
          <w:divBdr>
            <w:top w:val="none" w:sz="0" w:space="0" w:color="auto"/>
            <w:left w:val="none" w:sz="0" w:space="0" w:color="auto"/>
            <w:bottom w:val="none" w:sz="0" w:space="0" w:color="auto"/>
            <w:right w:val="none" w:sz="0" w:space="0" w:color="auto"/>
          </w:divBdr>
        </w:div>
        <w:div w:id="2036078387">
          <w:marLeft w:val="480"/>
          <w:marRight w:val="0"/>
          <w:marTop w:val="0"/>
          <w:marBottom w:val="0"/>
          <w:divBdr>
            <w:top w:val="none" w:sz="0" w:space="0" w:color="auto"/>
            <w:left w:val="none" w:sz="0" w:space="0" w:color="auto"/>
            <w:bottom w:val="none" w:sz="0" w:space="0" w:color="auto"/>
            <w:right w:val="none" w:sz="0" w:space="0" w:color="auto"/>
          </w:divBdr>
        </w:div>
        <w:div w:id="2054189309">
          <w:marLeft w:val="480"/>
          <w:marRight w:val="0"/>
          <w:marTop w:val="0"/>
          <w:marBottom w:val="0"/>
          <w:divBdr>
            <w:top w:val="none" w:sz="0" w:space="0" w:color="auto"/>
            <w:left w:val="none" w:sz="0" w:space="0" w:color="auto"/>
            <w:bottom w:val="none" w:sz="0" w:space="0" w:color="auto"/>
            <w:right w:val="none" w:sz="0" w:space="0" w:color="auto"/>
          </w:divBdr>
        </w:div>
        <w:div w:id="2056275439">
          <w:marLeft w:val="480"/>
          <w:marRight w:val="0"/>
          <w:marTop w:val="0"/>
          <w:marBottom w:val="0"/>
          <w:divBdr>
            <w:top w:val="none" w:sz="0" w:space="0" w:color="auto"/>
            <w:left w:val="none" w:sz="0" w:space="0" w:color="auto"/>
            <w:bottom w:val="none" w:sz="0" w:space="0" w:color="auto"/>
            <w:right w:val="none" w:sz="0" w:space="0" w:color="auto"/>
          </w:divBdr>
        </w:div>
        <w:div w:id="2100523668">
          <w:marLeft w:val="480"/>
          <w:marRight w:val="0"/>
          <w:marTop w:val="0"/>
          <w:marBottom w:val="0"/>
          <w:divBdr>
            <w:top w:val="none" w:sz="0" w:space="0" w:color="auto"/>
            <w:left w:val="none" w:sz="0" w:space="0" w:color="auto"/>
            <w:bottom w:val="none" w:sz="0" w:space="0" w:color="auto"/>
            <w:right w:val="none" w:sz="0" w:space="0" w:color="auto"/>
          </w:divBdr>
        </w:div>
      </w:divsChild>
    </w:div>
    <w:div w:id="345525234">
      <w:bodyDiv w:val="1"/>
      <w:marLeft w:val="0"/>
      <w:marRight w:val="0"/>
      <w:marTop w:val="0"/>
      <w:marBottom w:val="0"/>
      <w:divBdr>
        <w:top w:val="none" w:sz="0" w:space="0" w:color="auto"/>
        <w:left w:val="none" w:sz="0" w:space="0" w:color="auto"/>
        <w:bottom w:val="none" w:sz="0" w:space="0" w:color="auto"/>
        <w:right w:val="none" w:sz="0" w:space="0" w:color="auto"/>
      </w:divBdr>
      <w:divsChild>
        <w:div w:id="34548258">
          <w:marLeft w:val="480"/>
          <w:marRight w:val="0"/>
          <w:marTop w:val="0"/>
          <w:marBottom w:val="0"/>
          <w:divBdr>
            <w:top w:val="none" w:sz="0" w:space="0" w:color="auto"/>
            <w:left w:val="none" w:sz="0" w:space="0" w:color="auto"/>
            <w:bottom w:val="none" w:sz="0" w:space="0" w:color="auto"/>
            <w:right w:val="none" w:sz="0" w:space="0" w:color="auto"/>
          </w:divBdr>
        </w:div>
        <w:div w:id="45881043">
          <w:marLeft w:val="480"/>
          <w:marRight w:val="0"/>
          <w:marTop w:val="0"/>
          <w:marBottom w:val="0"/>
          <w:divBdr>
            <w:top w:val="none" w:sz="0" w:space="0" w:color="auto"/>
            <w:left w:val="none" w:sz="0" w:space="0" w:color="auto"/>
            <w:bottom w:val="none" w:sz="0" w:space="0" w:color="auto"/>
            <w:right w:val="none" w:sz="0" w:space="0" w:color="auto"/>
          </w:divBdr>
        </w:div>
        <w:div w:id="74322800">
          <w:marLeft w:val="480"/>
          <w:marRight w:val="0"/>
          <w:marTop w:val="0"/>
          <w:marBottom w:val="0"/>
          <w:divBdr>
            <w:top w:val="none" w:sz="0" w:space="0" w:color="auto"/>
            <w:left w:val="none" w:sz="0" w:space="0" w:color="auto"/>
            <w:bottom w:val="none" w:sz="0" w:space="0" w:color="auto"/>
            <w:right w:val="none" w:sz="0" w:space="0" w:color="auto"/>
          </w:divBdr>
        </w:div>
        <w:div w:id="100152665">
          <w:marLeft w:val="480"/>
          <w:marRight w:val="0"/>
          <w:marTop w:val="0"/>
          <w:marBottom w:val="0"/>
          <w:divBdr>
            <w:top w:val="none" w:sz="0" w:space="0" w:color="auto"/>
            <w:left w:val="none" w:sz="0" w:space="0" w:color="auto"/>
            <w:bottom w:val="none" w:sz="0" w:space="0" w:color="auto"/>
            <w:right w:val="none" w:sz="0" w:space="0" w:color="auto"/>
          </w:divBdr>
        </w:div>
        <w:div w:id="180629708">
          <w:marLeft w:val="480"/>
          <w:marRight w:val="0"/>
          <w:marTop w:val="0"/>
          <w:marBottom w:val="0"/>
          <w:divBdr>
            <w:top w:val="none" w:sz="0" w:space="0" w:color="auto"/>
            <w:left w:val="none" w:sz="0" w:space="0" w:color="auto"/>
            <w:bottom w:val="none" w:sz="0" w:space="0" w:color="auto"/>
            <w:right w:val="none" w:sz="0" w:space="0" w:color="auto"/>
          </w:divBdr>
        </w:div>
        <w:div w:id="243417270">
          <w:marLeft w:val="480"/>
          <w:marRight w:val="0"/>
          <w:marTop w:val="0"/>
          <w:marBottom w:val="0"/>
          <w:divBdr>
            <w:top w:val="none" w:sz="0" w:space="0" w:color="auto"/>
            <w:left w:val="none" w:sz="0" w:space="0" w:color="auto"/>
            <w:bottom w:val="none" w:sz="0" w:space="0" w:color="auto"/>
            <w:right w:val="none" w:sz="0" w:space="0" w:color="auto"/>
          </w:divBdr>
        </w:div>
        <w:div w:id="243881900">
          <w:marLeft w:val="480"/>
          <w:marRight w:val="0"/>
          <w:marTop w:val="0"/>
          <w:marBottom w:val="0"/>
          <w:divBdr>
            <w:top w:val="none" w:sz="0" w:space="0" w:color="auto"/>
            <w:left w:val="none" w:sz="0" w:space="0" w:color="auto"/>
            <w:bottom w:val="none" w:sz="0" w:space="0" w:color="auto"/>
            <w:right w:val="none" w:sz="0" w:space="0" w:color="auto"/>
          </w:divBdr>
        </w:div>
        <w:div w:id="255096440">
          <w:marLeft w:val="480"/>
          <w:marRight w:val="0"/>
          <w:marTop w:val="0"/>
          <w:marBottom w:val="0"/>
          <w:divBdr>
            <w:top w:val="none" w:sz="0" w:space="0" w:color="auto"/>
            <w:left w:val="none" w:sz="0" w:space="0" w:color="auto"/>
            <w:bottom w:val="none" w:sz="0" w:space="0" w:color="auto"/>
            <w:right w:val="none" w:sz="0" w:space="0" w:color="auto"/>
          </w:divBdr>
        </w:div>
        <w:div w:id="258754047">
          <w:marLeft w:val="480"/>
          <w:marRight w:val="0"/>
          <w:marTop w:val="0"/>
          <w:marBottom w:val="0"/>
          <w:divBdr>
            <w:top w:val="none" w:sz="0" w:space="0" w:color="auto"/>
            <w:left w:val="none" w:sz="0" w:space="0" w:color="auto"/>
            <w:bottom w:val="none" w:sz="0" w:space="0" w:color="auto"/>
            <w:right w:val="none" w:sz="0" w:space="0" w:color="auto"/>
          </w:divBdr>
        </w:div>
        <w:div w:id="270285025">
          <w:marLeft w:val="480"/>
          <w:marRight w:val="0"/>
          <w:marTop w:val="0"/>
          <w:marBottom w:val="0"/>
          <w:divBdr>
            <w:top w:val="none" w:sz="0" w:space="0" w:color="auto"/>
            <w:left w:val="none" w:sz="0" w:space="0" w:color="auto"/>
            <w:bottom w:val="none" w:sz="0" w:space="0" w:color="auto"/>
            <w:right w:val="none" w:sz="0" w:space="0" w:color="auto"/>
          </w:divBdr>
        </w:div>
        <w:div w:id="289823048">
          <w:marLeft w:val="480"/>
          <w:marRight w:val="0"/>
          <w:marTop w:val="0"/>
          <w:marBottom w:val="0"/>
          <w:divBdr>
            <w:top w:val="none" w:sz="0" w:space="0" w:color="auto"/>
            <w:left w:val="none" w:sz="0" w:space="0" w:color="auto"/>
            <w:bottom w:val="none" w:sz="0" w:space="0" w:color="auto"/>
            <w:right w:val="none" w:sz="0" w:space="0" w:color="auto"/>
          </w:divBdr>
        </w:div>
        <w:div w:id="291641738">
          <w:marLeft w:val="480"/>
          <w:marRight w:val="0"/>
          <w:marTop w:val="0"/>
          <w:marBottom w:val="0"/>
          <w:divBdr>
            <w:top w:val="none" w:sz="0" w:space="0" w:color="auto"/>
            <w:left w:val="none" w:sz="0" w:space="0" w:color="auto"/>
            <w:bottom w:val="none" w:sz="0" w:space="0" w:color="auto"/>
            <w:right w:val="none" w:sz="0" w:space="0" w:color="auto"/>
          </w:divBdr>
        </w:div>
        <w:div w:id="303581665">
          <w:marLeft w:val="480"/>
          <w:marRight w:val="0"/>
          <w:marTop w:val="0"/>
          <w:marBottom w:val="0"/>
          <w:divBdr>
            <w:top w:val="none" w:sz="0" w:space="0" w:color="auto"/>
            <w:left w:val="none" w:sz="0" w:space="0" w:color="auto"/>
            <w:bottom w:val="none" w:sz="0" w:space="0" w:color="auto"/>
            <w:right w:val="none" w:sz="0" w:space="0" w:color="auto"/>
          </w:divBdr>
        </w:div>
        <w:div w:id="323898239">
          <w:marLeft w:val="480"/>
          <w:marRight w:val="0"/>
          <w:marTop w:val="0"/>
          <w:marBottom w:val="0"/>
          <w:divBdr>
            <w:top w:val="none" w:sz="0" w:space="0" w:color="auto"/>
            <w:left w:val="none" w:sz="0" w:space="0" w:color="auto"/>
            <w:bottom w:val="none" w:sz="0" w:space="0" w:color="auto"/>
            <w:right w:val="none" w:sz="0" w:space="0" w:color="auto"/>
          </w:divBdr>
        </w:div>
        <w:div w:id="341444388">
          <w:marLeft w:val="480"/>
          <w:marRight w:val="0"/>
          <w:marTop w:val="0"/>
          <w:marBottom w:val="0"/>
          <w:divBdr>
            <w:top w:val="none" w:sz="0" w:space="0" w:color="auto"/>
            <w:left w:val="none" w:sz="0" w:space="0" w:color="auto"/>
            <w:bottom w:val="none" w:sz="0" w:space="0" w:color="auto"/>
            <w:right w:val="none" w:sz="0" w:space="0" w:color="auto"/>
          </w:divBdr>
        </w:div>
        <w:div w:id="369232766">
          <w:marLeft w:val="480"/>
          <w:marRight w:val="0"/>
          <w:marTop w:val="0"/>
          <w:marBottom w:val="0"/>
          <w:divBdr>
            <w:top w:val="none" w:sz="0" w:space="0" w:color="auto"/>
            <w:left w:val="none" w:sz="0" w:space="0" w:color="auto"/>
            <w:bottom w:val="none" w:sz="0" w:space="0" w:color="auto"/>
            <w:right w:val="none" w:sz="0" w:space="0" w:color="auto"/>
          </w:divBdr>
        </w:div>
        <w:div w:id="438451923">
          <w:marLeft w:val="480"/>
          <w:marRight w:val="0"/>
          <w:marTop w:val="0"/>
          <w:marBottom w:val="0"/>
          <w:divBdr>
            <w:top w:val="none" w:sz="0" w:space="0" w:color="auto"/>
            <w:left w:val="none" w:sz="0" w:space="0" w:color="auto"/>
            <w:bottom w:val="none" w:sz="0" w:space="0" w:color="auto"/>
            <w:right w:val="none" w:sz="0" w:space="0" w:color="auto"/>
          </w:divBdr>
        </w:div>
        <w:div w:id="470287147">
          <w:marLeft w:val="480"/>
          <w:marRight w:val="0"/>
          <w:marTop w:val="0"/>
          <w:marBottom w:val="0"/>
          <w:divBdr>
            <w:top w:val="none" w:sz="0" w:space="0" w:color="auto"/>
            <w:left w:val="none" w:sz="0" w:space="0" w:color="auto"/>
            <w:bottom w:val="none" w:sz="0" w:space="0" w:color="auto"/>
            <w:right w:val="none" w:sz="0" w:space="0" w:color="auto"/>
          </w:divBdr>
        </w:div>
        <w:div w:id="503856469">
          <w:marLeft w:val="480"/>
          <w:marRight w:val="0"/>
          <w:marTop w:val="0"/>
          <w:marBottom w:val="0"/>
          <w:divBdr>
            <w:top w:val="none" w:sz="0" w:space="0" w:color="auto"/>
            <w:left w:val="none" w:sz="0" w:space="0" w:color="auto"/>
            <w:bottom w:val="none" w:sz="0" w:space="0" w:color="auto"/>
            <w:right w:val="none" w:sz="0" w:space="0" w:color="auto"/>
          </w:divBdr>
        </w:div>
        <w:div w:id="591161809">
          <w:marLeft w:val="480"/>
          <w:marRight w:val="0"/>
          <w:marTop w:val="0"/>
          <w:marBottom w:val="0"/>
          <w:divBdr>
            <w:top w:val="none" w:sz="0" w:space="0" w:color="auto"/>
            <w:left w:val="none" w:sz="0" w:space="0" w:color="auto"/>
            <w:bottom w:val="none" w:sz="0" w:space="0" w:color="auto"/>
            <w:right w:val="none" w:sz="0" w:space="0" w:color="auto"/>
          </w:divBdr>
        </w:div>
        <w:div w:id="662202561">
          <w:marLeft w:val="480"/>
          <w:marRight w:val="0"/>
          <w:marTop w:val="0"/>
          <w:marBottom w:val="0"/>
          <w:divBdr>
            <w:top w:val="none" w:sz="0" w:space="0" w:color="auto"/>
            <w:left w:val="none" w:sz="0" w:space="0" w:color="auto"/>
            <w:bottom w:val="none" w:sz="0" w:space="0" w:color="auto"/>
            <w:right w:val="none" w:sz="0" w:space="0" w:color="auto"/>
          </w:divBdr>
        </w:div>
        <w:div w:id="691877648">
          <w:marLeft w:val="480"/>
          <w:marRight w:val="0"/>
          <w:marTop w:val="0"/>
          <w:marBottom w:val="0"/>
          <w:divBdr>
            <w:top w:val="none" w:sz="0" w:space="0" w:color="auto"/>
            <w:left w:val="none" w:sz="0" w:space="0" w:color="auto"/>
            <w:bottom w:val="none" w:sz="0" w:space="0" w:color="auto"/>
            <w:right w:val="none" w:sz="0" w:space="0" w:color="auto"/>
          </w:divBdr>
        </w:div>
        <w:div w:id="697662736">
          <w:marLeft w:val="480"/>
          <w:marRight w:val="0"/>
          <w:marTop w:val="0"/>
          <w:marBottom w:val="0"/>
          <w:divBdr>
            <w:top w:val="none" w:sz="0" w:space="0" w:color="auto"/>
            <w:left w:val="none" w:sz="0" w:space="0" w:color="auto"/>
            <w:bottom w:val="none" w:sz="0" w:space="0" w:color="auto"/>
            <w:right w:val="none" w:sz="0" w:space="0" w:color="auto"/>
          </w:divBdr>
        </w:div>
        <w:div w:id="700545952">
          <w:marLeft w:val="480"/>
          <w:marRight w:val="0"/>
          <w:marTop w:val="0"/>
          <w:marBottom w:val="0"/>
          <w:divBdr>
            <w:top w:val="none" w:sz="0" w:space="0" w:color="auto"/>
            <w:left w:val="none" w:sz="0" w:space="0" w:color="auto"/>
            <w:bottom w:val="none" w:sz="0" w:space="0" w:color="auto"/>
            <w:right w:val="none" w:sz="0" w:space="0" w:color="auto"/>
          </w:divBdr>
        </w:div>
        <w:div w:id="778376043">
          <w:marLeft w:val="480"/>
          <w:marRight w:val="0"/>
          <w:marTop w:val="0"/>
          <w:marBottom w:val="0"/>
          <w:divBdr>
            <w:top w:val="none" w:sz="0" w:space="0" w:color="auto"/>
            <w:left w:val="none" w:sz="0" w:space="0" w:color="auto"/>
            <w:bottom w:val="none" w:sz="0" w:space="0" w:color="auto"/>
            <w:right w:val="none" w:sz="0" w:space="0" w:color="auto"/>
          </w:divBdr>
        </w:div>
        <w:div w:id="798457162">
          <w:marLeft w:val="480"/>
          <w:marRight w:val="0"/>
          <w:marTop w:val="0"/>
          <w:marBottom w:val="0"/>
          <w:divBdr>
            <w:top w:val="none" w:sz="0" w:space="0" w:color="auto"/>
            <w:left w:val="none" w:sz="0" w:space="0" w:color="auto"/>
            <w:bottom w:val="none" w:sz="0" w:space="0" w:color="auto"/>
            <w:right w:val="none" w:sz="0" w:space="0" w:color="auto"/>
          </w:divBdr>
        </w:div>
        <w:div w:id="828715731">
          <w:marLeft w:val="480"/>
          <w:marRight w:val="0"/>
          <w:marTop w:val="0"/>
          <w:marBottom w:val="0"/>
          <w:divBdr>
            <w:top w:val="none" w:sz="0" w:space="0" w:color="auto"/>
            <w:left w:val="none" w:sz="0" w:space="0" w:color="auto"/>
            <w:bottom w:val="none" w:sz="0" w:space="0" w:color="auto"/>
            <w:right w:val="none" w:sz="0" w:space="0" w:color="auto"/>
          </w:divBdr>
        </w:div>
        <w:div w:id="859969771">
          <w:marLeft w:val="480"/>
          <w:marRight w:val="0"/>
          <w:marTop w:val="0"/>
          <w:marBottom w:val="0"/>
          <w:divBdr>
            <w:top w:val="none" w:sz="0" w:space="0" w:color="auto"/>
            <w:left w:val="none" w:sz="0" w:space="0" w:color="auto"/>
            <w:bottom w:val="none" w:sz="0" w:space="0" w:color="auto"/>
            <w:right w:val="none" w:sz="0" w:space="0" w:color="auto"/>
          </w:divBdr>
        </w:div>
        <w:div w:id="905650807">
          <w:marLeft w:val="480"/>
          <w:marRight w:val="0"/>
          <w:marTop w:val="0"/>
          <w:marBottom w:val="0"/>
          <w:divBdr>
            <w:top w:val="none" w:sz="0" w:space="0" w:color="auto"/>
            <w:left w:val="none" w:sz="0" w:space="0" w:color="auto"/>
            <w:bottom w:val="none" w:sz="0" w:space="0" w:color="auto"/>
            <w:right w:val="none" w:sz="0" w:space="0" w:color="auto"/>
          </w:divBdr>
        </w:div>
        <w:div w:id="918173059">
          <w:marLeft w:val="480"/>
          <w:marRight w:val="0"/>
          <w:marTop w:val="0"/>
          <w:marBottom w:val="0"/>
          <w:divBdr>
            <w:top w:val="none" w:sz="0" w:space="0" w:color="auto"/>
            <w:left w:val="none" w:sz="0" w:space="0" w:color="auto"/>
            <w:bottom w:val="none" w:sz="0" w:space="0" w:color="auto"/>
            <w:right w:val="none" w:sz="0" w:space="0" w:color="auto"/>
          </w:divBdr>
        </w:div>
        <w:div w:id="920917772">
          <w:marLeft w:val="480"/>
          <w:marRight w:val="0"/>
          <w:marTop w:val="0"/>
          <w:marBottom w:val="0"/>
          <w:divBdr>
            <w:top w:val="none" w:sz="0" w:space="0" w:color="auto"/>
            <w:left w:val="none" w:sz="0" w:space="0" w:color="auto"/>
            <w:bottom w:val="none" w:sz="0" w:space="0" w:color="auto"/>
            <w:right w:val="none" w:sz="0" w:space="0" w:color="auto"/>
          </w:divBdr>
        </w:div>
        <w:div w:id="933393419">
          <w:marLeft w:val="480"/>
          <w:marRight w:val="0"/>
          <w:marTop w:val="0"/>
          <w:marBottom w:val="0"/>
          <w:divBdr>
            <w:top w:val="none" w:sz="0" w:space="0" w:color="auto"/>
            <w:left w:val="none" w:sz="0" w:space="0" w:color="auto"/>
            <w:bottom w:val="none" w:sz="0" w:space="0" w:color="auto"/>
            <w:right w:val="none" w:sz="0" w:space="0" w:color="auto"/>
          </w:divBdr>
        </w:div>
        <w:div w:id="936710795">
          <w:marLeft w:val="480"/>
          <w:marRight w:val="0"/>
          <w:marTop w:val="0"/>
          <w:marBottom w:val="0"/>
          <w:divBdr>
            <w:top w:val="none" w:sz="0" w:space="0" w:color="auto"/>
            <w:left w:val="none" w:sz="0" w:space="0" w:color="auto"/>
            <w:bottom w:val="none" w:sz="0" w:space="0" w:color="auto"/>
            <w:right w:val="none" w:sz="0" w:space="0" w:color="auto"/>
          </w:divBdr>
        </w:div>
        <w:div w:id="977298519">
          <w:marLeft w:val="480"/>
          <w:marRight w:val="0"/>
          <w:marTop w:val="0"/>
          <w:marBottom w:val="0"/>
          <w:divBdr>
            <w:top w:val="none" w:sz="0" w:space="0" w:color="auto"/>
            <w:left w:val="none" w:sz="0" w:space="0" w:color="auto"/>
            <w:bottom w:val="none" w:sz="0" w:space="0" w:color="auto"/>
            <w:right w:val="none" w:sz="0" w:space="0" w:color="auto"/>
          </w:divBdr>
        </w:div>
        <w:div w:id="981156277">
          <w:marLeft w:val="480"/>
          <w:marRight w:val="0"/>
          <w:marTop w:val="0"/>
          <w:marBottom w:val="0"/>
          <w:divBdr>
            <w:top w:val="none" w:sz="0" w:space="0" w:color="auto"/>
            <w:left w:val="none" w:sz="0" w:space="0" w:color="auto"/>
            <w:bottom w:val="none" w:sz="0" w:space="0" w:color="auto"/>
            <w:right w:val="none" w:sz="0" w:space="0" w:color="auto"/>
          </w:divBdr>
        </w:div>
        <w:div w:id="997076851">
          <w:marLeft w:val="480"/>
          <w:marRight w:val="0"/>
          <w:marTop w:val="0"/>
          <w:marBottom w:val="0"/>
          <w:divBdr>
            <w:top w:val="none" w:sz="0" w:space="0" w:color="auto"/>
            <w:left w:val="none" w:sz="0" w:space="0" w:color="auto"/>
            <w:bottom w:val="none" w:sz="0" w:space="0" w:color="auto"/>
            <w:right w:val="none" w:sz="0" w:space="0" w:color="auto"/>
          </w:divBdr>
        </w:div>
        <w:div w:id="1131634508">
          <w:marLeft w:val="480"/>
          <w:marRight w:val="0"/>
          <w:marTop w:val="0"/>
          <w:marBottom w:val="0"/>
          <w:divBdr>
            <w:top w:val="none" w:sz="0" w:space="0" w:color="auto"/>
            <w:left w:val="none" w:sz="0" w:space="0" w:color="auto"/>
            <w:bottom w:val="none" w:sz="0" w:space="0" w:color="auto"/>
            <w:right w:val="none" w:sz="0" w:space="0" w:color="auto"/>
          </w:divBdr>
        </w:div>
        <w:div w:id="1147433294">
          <w:marLeft w:val="480"/>
          <w:marRight w:val="0"/>
          <w:marTop w:val="0"/>
          <w:marBottom w:val="0"/>
          <w:divBdr>
            <w:top w:val="none" w:sz="0" w:space="0" w:color="auto"/>
            <w:left w:val="none" w:sz="0" w:space="0" w:color="auto"/>
            <w:bottom w:val="none" w:sz="0" w:space="0" w:color="auto"/>
            <w:right w:val="none" w:sz="0" w:space="0" w:color="auto"/>
          </w:divBdr>
        </w:div>
        <w:div w:id="1154837030">
          <w:marLeft w:val="480"/>
          <w:marRight w:val="0"/>
          <w:marTop w:val="0"/>
          <w:marBottom w:val="0"/>
          <w:divBdr>
            <w:top w:val="none" w:sz="0" w:space="0" w:color="auto"/>
            <w:left w:val="none" w:sz="0" w:space="0" w:color="auto"/>
            <w:bottom w:val="none" w:sz="0" w:space="0" w:color="auto"/>
            <w:right w:val="none" w:sz="0" w:space="0" w:color="auto"/>
          </w:divBdr>
        </w:div>
        <w:div w:id="1347293693">
          <w:marLeft w:val="480"/>
          <w:marRight w:val="0"/>
          <w:marTop w:val="0"/>
          <w:marBottom w:val="0"/>
          <w:divBdr>
            <w:top w:val="none" w:sz="0" w:space="0" w:color="auto"/>
            <w:left w:val="none" w:sz="0" w:space="0" w:color="auto"/>
            <w:bottom w:val="none" w:sz="0" w:space="0" w:color="auto"/>
            <w:right w:val="none" w:sz="0" w:space="0" w:color="auto"/>
          </w:divBdr>
        </w:div>
        <w:div w:id="1382093942">
          <w:marLeft w:val="480"/>
          <w:marRight w:val="0"/>
          <w:marTop w:val="0"/>
          <w:marBottom w:val="0"/>
          <w:divBdr>
            <w:top w:val="none" w:sz="0" w:space="0" w:color="auto"/>
            <w:left w:val="none" w:sz="0" w:space="0" w:color="auto"/>
            <w:bottom w:val="none" w:sz="0" w:space="0" w:color="auto"/>
            <w:right w:val="none" w:sz="0" w:space="0" w:color="auto"/>
          </w:divBdr>
        </w:div>
        <w:div w:id="1450708129">
          <w:marLeft w:val="480"/>
          <w:marRight w:val="0"/>
          <w:marTop w:val="0"/>
          <w:marBottom w:val="0"/>
          <w:divBdr>
            <w:top w:val="none" w:sz="0" w:space="0" w:color="auto"/>
            <w:left w:val="none" w:sz="0" w:space="0" w:color="auto"/>
            <w:bottom w:val="none" w:sz="0" w:space="0" w:color="auto"/>
            <w:right w:val="none" w:sz="0" w:space="0" w:color="auto"/>
          </w:divBdr>
        </w:div>
        <w:div w:id="1468089106">
          <w:marLeft w:val="480"/>
          <w:marRight w:val="0"/>
          <w:marTop w:val="0"/>
          <w:marBottom w:val="0"/>
          <w:divBdr>
            <w:top w:val="none" w:sz="0" w:space="0" w:color="auto"/>
            <w:left w:val="none" w:sz="0" w:space="0" w:color="auto"/>
            <w:bottom w:val="none" w:sz="0" w:space="0" w:color="auto"/>
            <w:right w:val="none" w:sz="0" w:space="0" w:color="auto"/>
          </w:divBdr>
        </w:div>
        <w:div w:id="1513833567">
          <w:marLeft w:val="480"/>
          <w:marRight w:val="0"/>
          <w:marTop w:val="0"/>
          <w:marBottom w:val="0"/>
          <w:divBdr>
            <w:top w:val="none" w:sz="0" w:space="0" w:color="auto"/>
            <w:left w:val="none" w:sz="0" w:space="0" w:color="auto"/>
            <w:bottom w:val="none" w:sz="0" w:space="0" w:color="auto"/>
            <w:right w:val="none" w:sz="0" w:space="0" w:color="auto"/>
          </w:divBdr>
        </w:div>
        <w:div w:id="1516311324">
          <w:marLeft w:val="480"/>
          <w:marRight w:val="0"/>
          <w:marTop w:val="0"/>
          <w:marBottom w:val="0"/>
          <w:divBdr>
            <w:top w:val="none" w:sz="0" w:space="0" w:color="auto"/>
            <w:left w:val="none" w:sz="0" w:space="0" w:color="auto"/>
            <w:bottom w:val="none" w:sz="0" w:space="0" w:color="auto"/>
            <w:right w:val="none" w:sz="0" w:space="0" w:color="auto"/>
          </w:divBdr>
        </w:div>
        <w:div w:id="1547108562">
          <w:marLeft w:val="480"/>
          <w:marRight w:val="0"/>
          <w:marTop w:val="0"/>
          <w:marBottom w:val="0"/>
          <w:divBdr>
            <w:top w:val="none" w:sz="0" w:space="0" w:color="auto"/>
            <w:left w:val="none" w:sz="0" w:space="0" w:color="auto"/>
            <w:bottom w:val="none" w:sz="0" w:space="0" w:color="auto"/>
            <w:right w:val="none" w:sz="0" w:space="0" w:color="auto"/>
          </w:divBdr>
        </w:div>
        <w:div w:id="1583947442">
          <w:marLeft w:val="480"/>
          <w:marRight w:val="0"/>
          <w:marTop w:val="0"/>
          <w:marBottom w:val="0"/>
          <w:divBdr>
            <w:top w:val="none" w:sz="0" w:space="0" w:color="auto"/>
            <w:left w:val="none" w:sz="0" w:space="0" w:color="auto"/>
            <w:bottom w:val="none" w:sz="0" w:space="0" w:color="auto"/>
            <w:right w:val="none" w:sz="0" w:space="0" w:color="auto"/>
          </w:divBdr>
        </w:div>
        <w:div w:id="1596669043">
          <w:marLeft w:val="480"/>
          <w:marRight w:val="0"/>
          <w:marTop w:val="0"/>
          <w:marBottom w:val="0"/>
          <w:divBdr>
            <w:top w:val="none" w:sz="0" w:space="0" w:color="auto"/>
            <w:left w:val="none" w:sz="0" w:space="0" w:color="auto"/>
            <w:bottom w:val="none" w:sz="0" w:space="0" w:color="auto"/>
            <w:right w:val="none" w:sz="0" w:space="0" w:color="auto"/>
          </w:divBdr>
        </w:div>
        <w:div w:id="1655910686">
          <w:marLeft w:val="480"/>
          <w:marRight w:val="0"/>
          <w:marTop w:val="0"/>
          <w:marBottom w:val="0"/>
          <w:divBdr>
            <w:top w:val="none" w:sz="0" w:space="0" w:color="auto"/>
            <w:left w:val="none" w:sz="0" w:space="0" w:color="auto"/>
            <w:bottom w:val="none" w:sz="0" w:space="0" w:color="auto"/>
            <w:right w:val="none" w:sz="0" w:space="0" w:color="auto"/>
          </w:divBdr>
        </w:div>
        <w:div w:id="1682271682">
          <w:marLeft w:val="480"/>
          <w:marRight w:val="0"/>
          <w:marTop w:val="0"/>
          <w:marBottom w:val="0"/>
          <w:divBdr>
            <w:top w:val="none" w:sz="0" w:space="0" w:color="auto"/>
            <w:left w:val="none" w:sz="0" w:space="0" w:color="auto"/>
            <w:bottom w:val="none" w:sz="0" w:space="0" w:color="auto"/>
            <w:right w:val="none" w:sz="0" w:space="0" w:color="auto"/>
          </w:divBdr>
        </w:div>
        <w:div w:id="1705713507">
          <w:marLeft w:val="480"/>
          <w:marRight w:val="0"/>
          <w:marTop w:val="0"/>
          <w:marBottom w:val="0"/>
          <w:divBdr>
            <w:top w:val="none" w:sz="0" w:space="0" w:color="auto"/>
            <w:left w:val="none" w:sz="0" w:space="0" w:color="auto"/>
            <w:bottom w:val="none" w:sz="0" w:space="0" w:color="auto"/>
            <w:right w:val="none" w:sz="0" w:space="0" w:color="auto"/>
          </w:divBdr>
        </w:div>
        <w:div w:id="1733308853">
          <w:marLeft w:val="480"/>
          <w:marRight w:val="0"/>
          <w:marTop w:val="0"/>
          <w:marBottom w:val="0"/>
          <w:divBdr>
            <w:top w:val="none" w:sz="0" w:space="0" w:color="auto"/>
            <w:left w:val="none" w:sz="0" w:space="0" w:color="auto"/>
            <w:bottom w:val="none" w:sz="0" w:space="0" w:color="auto"/>
            <w:right w:val="none" w:sz="0" w:space="0" w:color="auto"/>
          </w:divBdr>
        </w:div>
        <w:div w:id="1764447588">
          <w:marLeft w:val="480"/>
          <w:marRight w:val="0"/>
          <w:marTop w:val="0"/>
          <w:marBottom w:val="0"/>
          <w:divBdr>
            <w:top w:val="none" w:sz="0" w:space="0" w:color="auto"/>
            <w:left w:val="none" w:sz="0" w:space="0" w:color="auto"/>
            <w:bottom w:val="none" w:sz="0" w:space="0" w:color="auto"/>
            <w:right w:val="none" w:sz="0" w:space="0" w:color="auto"/>
          </w:divBdr>
        </w:div>
        <w:div w:id="1783381532">
          <w:marLeft w:val="480"/>
          <w:marRight w:val="0"/>
          <w:marTop w:val="0"/>
          <w:marBottom w:val="0"/>
          <w:divBdr>
            <w:top w:val="none" w:sz="0" w:space="0" w:color="auto"/>
            <w:left w:val="none" w:sz="0" w:space="0" w:color="auto"/>
            <w:bottom w:val="none" w:sz="0" w:space="0" w:color="auto"/>
            <w:right w:val="none" w:sz="0" w:space="0" w:color="auto"/>
          </w:divBdr>
        </w:div>
        <w:div w:id="1808543401">
          <w:marLeft w:val="480"/>
          <w:marRight w:val="0"/>
          <w:marTop w:val="0"/>
          <w:marBottom w:val="0"/>
          <w:divBdr>
            <w:top w:val="none" w:sz="0" w:space="0" w:color="auto"/>
            <w:left w:val="none" w:sz="0" w:space="0" w:color="auto"/>
            <w:bottom w:val="none" w:sz="0" w:space="0" w:color="auto"/>
            <w:right w:val="none" w:sz="0" w:space="0" w:color="auto"/>
          </w:divBdr>
        </w:div>
        <w:div w:id="1814298844">
          <w:marLeft w:val="480"/>
          <w:marRight w:val="0"/>
          <w:marTop w:val="0"/>
          <w:marBottom w:val="0"/>
          <w:divBdr>
            <w:top w:val="none" w:sz="0" w:space="0" w:color="auto"/>
            <w:left w:val="none" w:sz="0" w:space="0" w:color="auto"/>
            <w:bottom w:val="none" w:sz="0" w:space="0" w:color="auto"/>
            <w:right w:val="none" w:sz="0" w:space="0" w:color="auto"/>
          </w:divBdr>
        </w:div>
        <w:div w:id="1816264892">
          <w:marLeft w:val="480"/>
          <w:marRight w:val="0"/>
          <w:marTop w:val="0"/>
          <w:marBottom w:val="0"/>
          <w:divBdr>
            <w:top w:val="none" w:sz="0" w:space="0" w:color="auto"/>
            <w:left w:val="none" w:sz="0" w:space="0" w:color="auto"/>
            <w:bottom w:val="none" w:sz="0" w:space="0" w:color="auto"/>
            <w:right w:val="none" w:sz="0" w:space="0" w:color="auto"/>
          </w:divBdr>
        </w:div>
        <w:div w:id="1819179100">
          <w:marLeft w:val="480"/>
          <w:marRight w:val="0"/>
          <w:marTop w:val="0"/>
          <w:marBottom w:val="0"/>
          <w:divBdr>
            <w:top w:val="none" w:sz="0" w:space="0" w:color="auto"/>
            <w:left w:val="none" w:sz="0" w:space="0" w:color="auto"/>
            <w:bottom w:val="none" w:sz="0" w:space="0" w:color="auto"/>
            <w:right w:val="none" w:sz="0" w:space="0" w:color="auto"/>
          </w:divBdr>
        </w:div>
        <w:div w:id="1834374658">
          <w:marLeft w:val="480"/>
          <w:marRight w:val="0"/>
          <w:marTop w:val="0"/>
          <w:marBottom w:val="0"/>
          <w:divBdr>
            <w:top w:val="none" w:sz="0" w:space="0" w:color="auto"/>
            <w:left w:val="none" w:sz="0" w:space="0" w:color="auto"/>
            <w:bottom w:val="none" w:sz="0" w:space="0" w:color="auto"/>
            <w:right w:val="none" w:sz="0" w:space="0" w:color="auto"/>
          </w:divBdr>
        </w:div>
        <w:div w:id="1844199525">
          <w:marLeft w:val="480"/>
          <w:marRight w:val="0"/>
          <w:marTop w:val="0"/>
          <w:marBottom w:val="0"/>
          <w:divBdr>
            <w:top w:val="none" w:sz="0" w:space="0" w:color="auto"/>
            <w:left w:val="none" w:sz="0" w:space="0" w:color="auto"/>
            <w:bottom w:val="none" w:sz="0" w:space="0" w:color="auto"/>
            <w:right w:val="none" w:sz="0" w:space="0" w:color="auto"/>
          </w:divBdr>
        </w:div>
        <w:div w:id="1938708229">
          <w:marLeft w:val="480"/>
          <w:marRight w:val="0"/>
          <w:marTop w:val="0"/>
          <w:marBottom w:val="0"/>
          <w:divBdr>
            <w:top w:val="none" w:sz="0" w:space="0" w:color="auto"/>
            <w:left w:val="none" w:sz="0" w:space="0" w:color="auto"/>
            <w:bottom w:val="none" w:sz="0" w:space="0" w:color="auto"/>
            <w:right w:val="none" w:sz="0" w:space="0" w:color="auto"/>
          </w:divBdr>
        </w:div>
        <w:div w:id="1968852224">
          <w:marLeft w:val="480"/>
          <w:marRight w:val="0"/>
          <w:marTop w:val="0"/>
          <w:marBottom w:val="0"/>
          <w:divBdr>
            <w:top w:val="none" w:sz="0" w:space="0" w:color="auto"/>
            <w:left w:val="none" w:sz="0" w:space="0" w:color="auto"/>
            <w:bottom w:val="none" w:sz="0" w:space="0" w:color="auto"/>
            <w:right w:val="none" w:sz="0" w:space="0" w:color="auto"/>
          </w:divBdr>
        </w:div>
        <w:div w:id="1974172375">
          <w:marLeft w:val="480"/>
          <w:marRight w:val="0"/>
          <w:marTop w:val="0"/>
          <w:marBottom w:val="0"/>
          <w:divBdr>
            <w:top w:val="none" w:sz="0" w:space="0" w:color="auto"/>
            <w:left w:val="none" w:sz="0" w:space="0" w:color="auto"/>
            <w:bottom w:val="none" w:sz="0" w:space="0" w:color="auto"/>
            <w:right w:val="none" w:sz="0" w:space="0" w:color="auto"/>
          </w:divBdr>
        </w:div>
        <w:div w:id="1998342430">
          <w:marLeft w:val="480"/>
          <w:marRight w:val="0"/>
          <w:marTop w:val="0"/>
          <w:marBottom w:val="0"/>
          <w:divBdr>
            <w:top w:val="none" w:sz="0" w:space="0" w:color="auto"/>
            <w:left w:val="none" w:sz="0" w:space="0" w:color="auto"/>
            <w:bottom w:val="none" w:sz="0" w:space="0" w:color="auto"/>
            <w:right w:val="none" w:sz="0" w:space="0" w:color="auto"/>
          </w:divBdr>
        </w:div>
        <w:div w:id="1998999227">
          <w:marLeft w:val="480"/>
          <w:marRight w:val="0"/>
          <w:marTop w:val="0"/>
          <w:marBottom w:val="0"/>
          <w:divBdr>
            <w:top w:val="none" w:sz="0" w:space="0" w:color="auto"/>
            <w:left w:val="none" w:sz="0" w:space="0" w:color="auto"/>
            <w:bottom w:val="none" w:sz="0" w:space="0" w:color="auto"/>
            <w:right w:val="none" w:sz="0" w:space="0" w:color="auto"/>
          </w:divBdr>
        </w:div>
        <w:div w:id="2058971523">
          <w:marLeft w:val="480"/>
          <w:marRight w:val="0"/>
          <w:marTop w:val="0"/>
          <w:marBottom w:val="0"/>
          <w:divBdr>
            <w:top w:val="none" w:sz="0" w:space="0" w:color="auto"/>
            <w:left w:val="none" w:sz="0" w:space="0" w:color="auto"/>
            <w:bottom w:val="none" w:sz="0" w:space="0" w:color="auto"/>
            <w:right w:val="none" w:sz="0" w:space="0" w:color="auto"/>
          </w:divBdr>
        </w:div>
        <w:div w:id="2066635643">
          <w:marLeft w:val="480"/>
          <w:marRight w:val="0"/>
          <w:marTop w:val="0"/>
          <w:marBottom w:val="0"/>
          <w:divBdr>
            <w:top w:val="none" w:sz="0" w:space="0" w:color="auto"/>
            <w:left w:val="none" w:sz="0" w:space="0" w:color="auto"/>
            <w:bottom w:val="none" w:sz="0" w:space="0" w:color="auto"/>
            <w:right w:val="none" w:sz="0" w:space="0" w:color="auto"/>
          </w:divBdr>
        </w:div>
        <w:div w:id="2072146971">
          <w:marLeft w:val="480"/>
          <w:marRight w:val="0"/>
          <w:marTop w:val="0"/>
          <w:marBottom w:val="0"/>
          <w:divBdr>
            <w:top w:val="none" w:sz="0" w:space="0" w:color="auto"/>
            <w:left w:val="none" w:sz="0" w:space="0" w:color="auto"/>
            <w:bottom w:val="none" w:sz="0" w:space="0" w:color="auto"/>
            <w:right w:val="none" w:sz="0" w:space="0" w:color="auto"/>
          </w:divBdr>
        </w:div>
        <w:div w:id="2082872179">
          <w:marLeft w:val="480"/>
          <w:marRight w:val="0"/>
          <w:marTop w:val="0"/>
          <w:marBottom w:val="0"/>
          <w:divBdr>
            <w:top w:val="none" w:sz="0" w:space="0" w:color="auto"/>
            <w:left w:val="none" w:sz="0" w:space="0" w:color="auto"/>
            <w:bottom w:val="none" w:sz="0" w:space="0" w:color="auto"/>
            <w:right w:val="none" w:sz="0" w:space="0" w:color="auto"/>
          </w:divBdr>
        </w:div>
        <w:div w:id="2130662365">
          <w:marLeft w:val="480"/>
          <w:marRight w:val="0"/>
          <w:marTop w:val="0"/>
          <w:marBottom w:val="0"/>
          <w:divBdr>
            <w:top w:val="none" w:sz="0" w:space="0" w:color="auto"/>
            <w:left w:val="none" w:sz="0" w:space="0" w:color="auto"/>
            <w:bottom w:val="none" w:sz="0" w:space="0" w:color="auto"/>
            <w:right w:val="none" w:sz="0" w:space="0" w:color="auto"/>
          </w:divBdr>
        </w:div>
      </w:divsChild>
    </w:div>
    <w:div w:id="347610490">
      <w:bodyDiv w:val="1"/>
      <w:marLeft w:val="0"/>
      <w:marRight w:val="0"/>
      <w:marTop w:val="0"/>
      <w:marBottom w:val="0"/>
      <w:divBdr>
        <w:top w:val="none" w:sz="0" w:space="0" w:color="auto"/>
        <w:left w:val="none" w:sz="0" w:space="0" w:color="auto"/>
        <w:bottom w:val="none" w:sz="0" w:space="0" w:color="auto"/>
        <w:right w:val="none" w:sz="0" w:space="0" w:color="auto"/>
      </w:divBdr>
      <w:divsChild>
        <w:div w:id="30109665">
          <w:marLeft w:val="480"/>
          <w:marRight w:val="0"/>
          <w:marTop w:val="0"/>
          <w:marBottom w:val="0"/>
          <w:divBdr>
            <w:top w:val="none" w:sz="0" w:space="0" w:color="auto"/>
            <w:left w:val="none" w:sz="0" w:space="0" w:color="auto"/>
            <w:bottom w:val="none" w:sz="0" w:space="0" w:color="auto"/>
            <w:right w:val="none" w:sz="0" w:space="0" w:color="auto"/>
          </w:divBdr>
        </w:div>
        <w:div w:id="36122778">
          <w:marLeft w:val="480"/>
          <w:marRight w:val="0"/>
          <w:marTop w:val="0"/>
          <w:marBottom w:val="0"/>
          <w:divBdr>
            <w:top w:val="none" w:sz="0" w:space="0" w:color="auto"/>
            <w:left w:val="none" w:sz="0" w:space="0" w:color="auto"/>
            <w:bottom w:val="none" w:sz="0" w:space="0" w:color="auto"/>
            <w:right w:val="none" w:sz="0" w:space="0" w:color="auto"/>
          </w:divBdr>
        </w:div>
        <w:div w:id="54203639">
          <w:marLeft w:val="480"/>
          <w:marRight w:val="0"/>
          <w:marTop w:val="0"/>
          <w:marBottom w:val="0"/>
          <w:divBdr>
            <w:top w:val="none" w:sz="0" w:space="0" w:color="auto"/>
            <w:left w:val="none" w:sz="0" w:space="0" w:color="auto"/>
            <w:bottom w:val="none" w:sz="0" w:space="0" w:color="auto"/>
            <w:right w:val="none" w:sz="0" w:space="0" w:color="auto"/>
          </w:divBdr>
        </w:div>
        <w:div w:id="124812651">
          <w:marLeft w:val="480"/>
          <w:marRight w:val="0"/>
          <w:marTop w:val="0"/>
          <w:marBottom w:val="0"/>
          <w:divBdr>
            <w:top w:val="none" w:sz="0" w:space="0" w:color="auto"/>
            <w:left w:val="none" w:sz="0" w:space="0" w:color="auto"/>
            <w:bottom w:val="none" w:sz="0" w:space="0" w:color="auto"/>
            <w:right w:val="none" w:sz="0" w:space="0" w:color="auto"/>
          </w:divBdr>
        </w:div>
        <w:div w:id="146216179">
          <w:marLeft w:val="480"/>
          <w:marRight w:val="0"/>
          <w:marTop w:val="0"/>
          <w:marBottom w:val="0"/>
          <w:divBdr>
            <w:top w:val="none" w:sz="0" w:space="0" w:color="auto"/>
            <w:left w:val="none" w:sz="0" w:space="0" w:color="auto"/>
            <w:bottom w:val="none" w:sz="0" w:space="0" w:color="auto"/>
            <w:right w:val="none" w:sz="0" w:space="0" w:color="auto"/>
          </w:divBdr>
        </w:div>
        <w:div w:id="159467591">
          <w:marLeft w:val="480"/>
          <w:marRight w:val="0"/>
          <w:marTop w:val="0"/>
          <w:marBottom w:val="0"/>
          <w:divBdr>
            <w:top w:val="none" w:sz="0" w:space="0" w:color="auto"/>
            <w:left w:val="none" w:sz="0" w:space="0" w:color="auto"/>
            <w:bottom w:val="none" w:sz="0" w:space="0" w:color="auto"/>
            <w:right w:val="none" w:sz="0" w:space="0" w:color="auto"/>
          </w:divBdr>
        </w:div>
        <w:div w:id="189880733">
          <w:marLeft w:val="480"/>
          <w:marRight w:val="0"/>
          <w:marTop w:val="0"/>
          <w:marBottom w:val="0"/>
          <w:divBdr>
            <w:top w:val="none" w:sz="0" w:space="0" w:color="auto"/>
            <w:left w:val="none" w:sz="0" w:space="0" w:color="auto"/>
            <w:bottom w:val="none" w:sz="0" w:space="0" w:color="auto"/>
            <w:right w:val="none" w:sz="0" w:space="0" w:color="auto"/>
          </w:divBdr>
        </w:div>
        <w:div w:id="206190079">
          <w:marLeft w:val="480"/>
          <w:marRight w:val="0"/>
          <w:marTop w:val="0"/>
          <w:marBottom w:val="0"/>
          <w:divBdr>
            <w:top w:val="none" w:sz="0" w:space="0" w:color="auto"/>
            <w:left w:val="none" w:sz="0" w:space="0" w:color="auto"/>
            <w:bottom w:val="none" w:sz="0" w:space="0" w:color="auto"/>
            <w:right w:val="none" w:sz="0" w:space="0" w:color="auto"/>
          </w:divBdr>
        </w:div>
        <w:div w:id="211231962">
          <w:marLeft w:val="480"/>
          <w:marRight w:val="0"/>
          <w:marTop w:val="0"/>
          <w:marBottom w:val="0"/>
          <w:divBdr>
            <w:top w:val="none" w:sz="0" w:space="0" w:color="auto"/>
            <w:left w:val="none" w:sz="0" w:space="0" w:color="auto"/>
            <w:bottom w:val="none" w:sz="0" w:space="0" w:color="auto"/>
            <w:right w:val="none" w:sz="0" w:space="0" w:color="auto"/>
          </w:divBdr>
        </w:div>
        <w:div w:id="223376559">
          <w:marLeft w:val="480"/>
          <w:marRight w:val="0"/>
          <w:marTop w:val="0"/>
          <w:marBottom w:val="0"/>
          <w:divBdr>
            <w:top w:val="none" w:sz="0" w:space="0" w:color="auto"/>
            <w:left w:val="none" w:sz="0" w:space="0" w:color="auto"/>
            <w:bottom w:val="none" w:sz="0" w:space="0" w:color="auto"/>
            <w:right w:val="none" w:sz="0" w:space="0" w:color="auto"/>
          </w:divBdr>
        </w:div>
        <w:div w:id="234556280">
          <w:marLeft w:val="480"/>
          <w:marRight w:val="0"/>
          <w:marTop w:val="0"/>
          <w:marBottom w:val="0"/>
          <w:divBdr>
            <w:top w:val="none" w:sz="0" w:space="0" w:color="auto"/>
            <w:left w:val="none" w:sz="0" w:space="0" w:color="auto"/>
            <w:bottom w:val="none" w:sz="0" w:space="0" w:color="auto"/>
            <w:right w:val="none" w:sz="0" w:space="0" w:color="auto"/>
          </w:divBdr>
        </w:div>
        <w:div w:id="282661488">
          <w:marLeft w:val="480"/>
          <w:marRight w:val="0"/>
          <w:marTop w:val="0"/>
          <w:marBottom w:val="0"/>
          <w:divBdr>
            <w:top w:val="none" w:sz="0" w:space="0" w:color="auto"/>
            <w:left w:val="none" w:sz="0" w:space="0" w:color="auto"/>
            <w:bottom w:val="none" w:sz="0" w:space="0" w:color="auto"/>
            <w:right w:val="none" w:sz="0" w:space="0" w:color="auto"/>
          </w:divBdr>
        </w:div>
        <w:div w:id="350230930">
          <w:marLeft w:val="480"/>
          <w:marRight w:val="0"/>
          <w:marTop w:val="0"/>
          <w:marBottom w:val="0"/>
          <w:divBdr>
            <w:top w:val="none" w:sz="0" w:space="0" w:color="auto"/>
            <w:left w:val="none" w:sz="0" w:space="0" w:color="auto"/>
            <w:bottom w:val="none" w:sz="0" w:space="0" w:color="auto"/>
            <w:right w:val="none" w:sz="0" w:space="0" w:color="auto"/>
          </w:divBdr>
        </w:div>
        <w:div w:id="379600804">
          <w:marLeft w:val="480"/>
          <w:marRight w:val="0"/>
          <w:marTop w:val="0"/>
          <w:marBottom w:val="0"/>
          <w:divBdr>
            <w:top w:val="none" w:sz="0" w:space="0" w:color="auto"/>
            <w:left w:val="none" w:sz="0" w:space="0" w:color="auto"/>
            <w:bottom w:val="none" w:sz="0" w:space="0" w:color="auto"/>
            <w:right w:val="none" w:sz="0" w:space="0" w:color="auto"/>
          </w:divBdr>
        </w:div>
        <w:div w:id="456679847">
          <w:marLeft w:val="480"/>
          <w:marRight w:val="0"/>
          <w:marTop w:val="0"/>
          <w:marBottom w:val="0"/>
          <w:divBdr>
            <w:top w:val="none" w:sz="0" w:space="0" w:color="auto"/>
            <w:left w:val="none" w:sz="0" w:space="0" w:color="auto"/>
            <w:bottom w:val="none" w:sz="0" w:space="0" w:color="auto"/>
            <w:right w:val="none" w:sz="0" w:space="0" w:color="auto"/>
          </w:divBdr>
        </w:div>
        <w:div w:id="511798271">
          <w:marLeft w:val="480"/>
          <w:marRight w:val="0"/>
          <w:marTop w:val="0"/>
          <w:marBottom w:val="0"/>
          <w:divBdr>
            <w:top w:val="none" w:sz="0" w:space="0" w:color="auto"/>
            <w:left w:val="none" w:sz="0" w:space="0" w:color="auto"/>
            <w:bottom w:val="none" w:sz="0" w:space="0" w:color="auto"/>
            <w:right w:val="none" w:sz="0" w:space="0" w:color="auto"/>
          </w:divBdr>
        </w:div>
        <w:div w:id="552040983">
          <w:marLeft w:val="480"/>
          <w:marRight w:val="0"/>
          <w:marTop w:val="0"/>
          <w:marBottom w:val="0"/>
          <w:divBdr>
            <w:top w:val="none" w:sz="0" w:space="0" w:color="auto"/>
            <w:left w:val="none" w:sz="0" w:space="0" w:color="auto"/>
            <w:bottom w:val="none" w:sz="0" w:space="0" w:color="auto"/>
            <w:right w:val="none" w:sz="0" w:space="0" w:color="auto"/>
          </w:divBdr>
        </w:div>
        <w:div w:id="607203052">
          <w:marLeft w:val="480"/>
          <w:marRight w:val="0"/>
          <w:marTop w:val="0"/>
          <w:marBottom w:val="0"/>
          <w:divBdr>
            <w:top w:val="none" w:sz="0" w:space="0" w:color="auto"/>
            <w:left w:val="none" w:sz="0" w:space="0" w:color="auto"/>
            <w:bottom w:val="none" w:sz="0" w:space="0" w:color="auto"/>
            <w:right w:val="none" w:sz="0" w:space="0" w:color="auto"/>
          </w:divBdr>
        </w:div>
        <w:div w:id="650870257">
          <w:marLeft w:val="480"/>
          <w:marRight w:val="0"/>
          <w:marTop w:val="0"/>
          <w:marBottom w:val="0"/>
          <w:divBdr>
            <w:top w:val="none" w:sz="0" w:space="0" w:color="auto"/>
            <w:left w:val="none" w:sz="0" w:space="0" w:color="auto"/>
            <w:bottom w:val="none" w:sz="0" w:space="0" w:color="auto"/>
            <w:right w:val="none" w:sz="0" w:space="0" w:color="auto"/>
          </w:divBdr>
        </w:div>
        <w:div w:id="712390884">
          <w:marLeft w:val="480"/>
          <w:marRight w:val="0"/>
          <w:marTop w:val="0"/>
          <w:marBottom w:val="0"/>
          <w:divBdr>
            <w:top w:val="none" w:sz="0" w:space="0" w:color="auto"/>
            <w:left w:val="none" w:sz="0" w:space="0" w:color="auto"/>
            <w:bottom w:val="none" w:sz="0" w:space="0" w:color="auto"/>
            <w:right w:val="none" w:sz="0" w:space="0" w:color="auto"/>
          </w:divBdr>
        </w:div>
        <w:div w:id="737900614">
          <w:marLeft w:val="480"/>
          <w:marRight w:val="0"/>
          <w:marTop w:val="0"/>
          <w:marBottom w:val="0"/>
          <w:divBdr>
            <w:top w:val="none" w:sz="0" w:space="0" w:color="auto"/>
            <w:left w:val="none" w:sz="0" w:space="0" w:color="auto"/>
            <w:bottom w:val="none" w:sz="0" w:space="0" w:color="auto"/>
            <w:right w:val="none" w:sz="0" w:space="0" w:color="auto"/>
          </w:divBdr>
        </w:div>
        <w:div w:id="791169421">
          <w:marLeft w:val="480"/>
          <w:marRight w:val="0"/>
          <w:marTop w:val="0"/>
          <w:marBottom w:val="0"/>
          <w:divBdr>
            <w:top w:val="none" w:sz="0" w:space="0" w:color="auto"/>
            <w:left w:val="none" w:sz="0" w:space="0" w:color="auto"/>
            <w:bottom w:val="none" w:sz="0" w:space="0" w:color="auto"/>
            <w:right w:val="none" w:sz="0" w:space="0" w:color="auto"/>
          </w:divBdr>
        </w:div>
        <w:div w:id="796263643">
          <w:marLeft w:val="480"/>
          <w:marRight w:val="0"/>
          <w:marTop w:val="0"/>
          <w:marBottom w:val="0"/>
          <w:divBdr>
            <w:top w:val="none" w:sz="0" w:space="0" w:color="auto"/>
            <w:left w:val="none" w:sz="0" w:space="0" w:color="auto"/>
            <w:bottom w:val="none" w:sz="0" w:space="0" w:color="auto"/>
            <w:right w:val="none" w:sz="0" w:space="0" w:color="auto"/>
          </w:divBdr>
        </w:div>
        <w:div w:id="814101068">
          <w:marLeft w:val="480"/>
          <w:marRight w:val="0"/>
          <w:marTop w:val="0"/>
          <w:marBottom w:val="0"/>
          <w:divBdr>
            <w:top w:val="none" w:sz="0" w:space="0" w:color="auto"/>
            <w:left w:val="none" w:sz="0" w:space="0" w:color="auto"/>
            <w:bottom w:val="none" w:sz="0" w:space="0" w:color="auto"/>
            <w:right w:val="none" w:sz="0" w:space="0" w:color="auto"/>
          </w:divBdr>
        </w:div>
        <w:div w:id="816265250">
          <w:marLeft w:val="480"/>
          <w:marRight w:val="0"/>
          <w:marTop w:val="0"/>
          <w:marBottom w:val="0"/>
          <w:divBdr>
            <w:top w:val="none" w:sz="0" w:space="0" w:color="auto"/>
            <w:left w:val="none" w:sz="0" w:space="0" w:color="auto"/>
            <w:bottom w:val="none" w:sz="0" w:space="0" w:color="auto"/>
            <w:right w:val="none" w:sz="0" w:space="0" w:color="auto"/>
          </w:divBdr>
        </w:div>
        <w:div w:id="848443914">
          <w:marLeft w:val="480"/>
          <w:marRight w:val="0"/>
          <w:marTop w:val="0"/>
          <w:marBottom w:val="0"/>
          <w:divBdr>
            <w:top w:val="none" w:sz="0" w:space="0" w:color="auto"/>
            <w:left w:val="none" w:sz="0" w:space="0" w:color="auto"/>
            <w:bottom w:val="none" w:sz="0" w:space="0" w:color="auto"/>
            <w:right w:val="none" w:sz="0" w:space="0" w:color="auto"/>
          </w:divBdr>
        </w:div>
        <w:div w:id="874658913">
          <w:marLeft w:val="480"/>
          <w:marRight w:val="0"/>
          <w:marTop w:val="0"/>
          <w:marBottom w:val="0"/>
          <w:divBdr>
            <w:top w:val="none" w:sz="0" w:space="0" w:color="auto"/>
            <w:left w:val="none" w:sz="0" w:space="0" w:color="auto"/>
            <w:bottom w:val="none" w:sz="0" w:space="0" w:color="auto"/>
            <w:right w:val="none" w:sz="0" w:space="0" w:color="auto"/>
          </w:divBdr>
        </w:div>
        <w:div w:id="902448322">
          <w:marLeft w:val="480"/>
          <w:marRight w:val="0"/>
          <w:marTop w:val="0"/>
          <w:marBottom w:val="0"/>
          <w:divBdr>
            <w:top w:val="none" w:sz="0" w:space="0" w:color="auto"/>
            <w:left w:val="none" w:sz="0" w:space="0" w:color="auto"/>
            <w:bottom w:val="none" w:sz="0" w:space="0" w:color="auto"/>
            <w:right w:val="none" w:sz="0" w:space="0" w:color="auto"/>
          </w:divBdr>
        </w:div>
        <w:div w:id="918946949">
          <w:marLeft w:val="480"/>
          <w:marRight w:val="0"/>
          <w:marTop w:val="0"/>
          <w:marBottom w:val="0"/>
          <w:divBdr>
            <w:top w:val="none" w:sz="0" w:space="0" w:color="auto"/>
            <w:left w:val="none" w:sz="0" w:space="0" w:color="auto"/>
            <w:bottom w:val="none" w:sz="0" w:space="0" w:color="auto"/>
            <w:right w:val="none" w:sz="0" w:space="0" w:color="auto"/>
          </w:divBdr>
        </w:div>
        <w:div w:id="996959878">
          <w:marLeft w:val="480"/>
          <w:marRight w:val="0"/>
          <w:marTop w:val="0"/>
          <w:marBottom w:val="0"/>
          <w:divBdr>
            <w:top w:val="none" w:sz="0" w:space="0" w:color="auto"/>
            <w:left w:val="none" w:sz="0" w:space="0" w:color="auto"/>
            <w:bottom w:val="none" w:sz="0" w:space="0" w:color="auto"/>
            <w:right w:val="none" w:sz="0" w:space="0" w:color="auto"/>
          </w:divBdr>
        </w:div>
        <w:div w:id="1002928005">
          <w:marLeft w:val="480"/>
          <w:marRight w:val="0"/>
          <w:marTop w:val="0"/>
          <w:marBottom w:val="0"/>
          <w:divBdr>
            <w:top w:val="none" w:sz="0" w:space="0" w:color="auto"/>
            <w:left w:val="none" w:sz="0" w:space="0" w:color="auto"/>
            <w:bottom w:val="none" w:sz="0" w:space="0" w:color="auto"/>
            <w:right w:val="none" w:sz="0" w:space="0" w:color="auto"/>
          </w:divBdr>
        </w:div>
        <w:div w:id="1032996453">
          <w:marLeft w:val="480"/>
          <w:marRight w:val="0"/>
          <w:marTop w:val="0"/>
          <w:marBottom w:val="0"/>
          <w:divBdr>
            <w:top w:val="none" w:sz="0" w:space="0" w:color="auto"/>
            <w:left w:val="none" w:sz="0" w:space="0" w:color="auto"/>
            <w:bottom w:val="none" w:sz="0" w:space="0" w:color="auto"/>
            <w:right w:val="none" w:sz="0" w:space="0" w:color="auto"/>
          </w:divBdr>
        </w:div>
        <w:div w:id="1036463480">
          <w:marLeft w:val="480"/>
          <w:marRight w:val="0"/>
          <w:marTop w:val="0"/>
          <w:marBottom w:val="0"/>
          <w:divBdr>
            <w:top w:val="none" w:sz="0" w:space="0" w:color="auto"/>
            <w:left w:val="none" w:sz="0" w:space="0" w:color="auto"/>
            <w:bottom w:val="none" w:sz="0" w:space="0" w:color="auto"/>
            <w:right w:val="none" w:sz="0" w:space="0" w:color="auto"/>
          </w:divBdr>
        </w:div>
        <w:div w:id="1059011695">
          <w:marLeft w:val="480"/>
          <w:marRight w:val="0"/>
          <w:marTop w:val="0"/>
          <w:marBottom w:val="0"/>
          <w:divBdr>
            <w:top w:val="none" w:sz="0" w:space="0" w:color="auto"/>
            <w:left w:val="none" w:sz="0" w:space="0" w:color="auto"/>
            <w:bottom w:val="none" w:sz="0" w:space="0" w:color="auto"/>
            <w:right w:val="none" w:sz="0" w:space="0" w:color="auto"/>
          </w:divBdr>
        </w:div>
        <w:div w:id="1105810175">
          <w:marLeft w:val="480"/>
          <w:marRight w:val="0"/>
          <w:marTop w:val="0"/>
          <w:marBottom w:val="0"/>
          <w:divBdr>
            <w:top w:val="none" w:sz="0" w:space="0" w:color="auto"/>
            <w:left w:val="none" w:sz="0" w:space="0" w:color="auto"/>
            <w:bottom w:val="none" w:sz="0" w:space="0" w:color="auto"/>
            <w:right w:val="none" w:sz="0" w:space="0" w:color="auto"/>
          </w:divBdr>
        </w:div>
        <w:div w:id="1191606093">
          <w:marLeft w:val="480"/>
          <w:marRight w:val="0"/>
          <w:marTop w:val="0"/>
          <w:marBottom w:val="0"/>
          <w:divBdr>
            <w:top w:val="none" w:sz="0" w:space="0" w:color="auto"/>
            <w:left w:val="none" w:sz="0" w:space="0" w:color="auto"/>
            <w:bottom w:val="none" w:sz="0" w:space="0" w:color="auto"/>
            <w:right w:val="none" w:sz="0" w:space="0" w:color="auto"/>
          </w:divBdr>
        </w:div>
        <w:div w:id="1331717591">
          <w:marLeft w:val="480"/>
          <w:marRight w:val="0"/>
          <w:marTop w:val="0"/>
          <w:marBottom w:val="0"/>
          <w:divBdr>
            <w:top w:val="none" w:sz="0" w:space="0" w:color="auto"/>
            <w:left w:val="none" w:sz="0" w:space="0" w:color="auto"/>
            <w:bottom w:val="none" w:sz="0" w:space="0" w:color="auto"/>
            <w:right w:val="none" w:sz="0" w:space="0" w:color="auto"/>
          </w:divBdr>
        </w:div>
        <w:div w:id="1370374570">
          <w:marLeft w:val="480"/>
          <w:marRight w:val="0"/>
          <w:marTop w:val="0"/>
          <w:marBottom w:val="0"/>
          <w:divBdr>
            <w:top w:val="none" w:sz="0" w:space="0" w:color="auto"/>
            <w:left w:val="none" w:sz="0" w:space="0" w:color="auto"/>
            <w:bottom w:val="none" w:sz="0" w:space="0" w:color="auto"/>
            <w:right w:val="none" w:sz="0" w:space="0" w:color="auto"/>
          </w:divBdr>
        </w:div>
        <w:div w:id="1425490520">
          <w:marLeft w:val="480"/>
          <w:marRight w:val="0"/>
          <w:marTop w:val="0"/>
          <w:marBottom w:val="0"/>
          <w:divBdr>
            <w:top w:val="none" w:sz="0" w:space="0" w:color="auto"/>
            <w:left w:val="none" w:sz="0" w:space="0" w:color="auto"/>
            <w:bottom w:val="none" w:sz="0" w:space="0" w:color="auto"/>
            <w:right w:val="none" w:sz="0" w:space="0" w:color="auto"/>
          </w:divBdr>
        </w:div>
        <w:div w:id="1429471845">
          <w:marLeft w:val="480"/>
          <w:marRight w:val="0"/>
          <w:marTop w:val="0"/>
          <w:marBottom w:val="0"/>
          <w:divBdr>
            <w:top w:val="none" w:sz="0" w:space="0" w:color="auto"/>
            <w:left w:val="none" w:sz="0" w:space="0" w:color="auto"/>
            <w:bottom w:val="none" w:sz="0" w:space="0" w:color="auto"/>
            <w:right w:val="none" w:sz="0" w:space="0" w:color="auto"/>
          </w:divBdr>
        </w:div>
        <w:div w:id="1481380802">
          <w:marLeft w:val="480"/>
          <w:marRight w:val="0"/>
          <w:marTop w:val="0"/>
          <w:marBottom w:val="0"/>
          <w:divBdr>
            <w:top w:val="none" w:sz="0" w:space="0" w:color="auto"/>
            <w:left w:val="none" w:sz="0" w:space="0" w:color="auto"/>
            <w:bottom w:val="none" w:sz="0" w:space="0" w:color="auto"/>
            <w:right w:val="none" w:sz="0" w:space="0" w:color="auto"/>
          </w:divBdr>
        </w:div>
        <w:div w:id="1482695461">
          <w:marLeft w:val="480"/>
          <w:marRight w:val="0"/>
          <w:marTop w:val="0"/>
          <w:marBottom w:val="0"/>
          <w:divBdr>
            <w:top w:val="none" w:sz="0" w:space="0" w:color="auto"/>
            <w:left w:val="none" w:sz="0" w:space="0" w:color="auto"/>
            <w:bottom w:val="none" w:sz="0" w:space="0" w:color="auto"/>
            <w:right w:val="none" w:sz="0" w:space="0" w:color="auto"/>
          </w:divBdr>
        </w:div>
        <w:div w:id="1508977501">
          <w:marLeft w:val="480"/>
          <w:marRight w:val="0"/>
          <w:marTop w:val="0"/>
          <w:marBottom w:val="0"/>
          <w:divBdr>
            <w:top w:val="none" w:sz="0" w:space="0" w:color="auto"/>
            <w:left w:val="none" w:sz="0" w:space="0" w:color="auto"/>
            <w:bottom w:val="none" w:sz="0" w:space="0" w:color="auto"/>
            <w:right w:val="none" w:sz="0" w:space="0" w:color="auto"/>
          </w:divBdr>
        </w:div>
        <w:div w:id="1647660152">
          <w:marLeft w:val="480"/>
          <w:marRight w:val="0"/>
          <w:marTop w:val="0"/>
          <w:marBottom w:val="0"/>
          <w:divBdr>
            <w:top w:val="none" w:sz="0" w:space="0" w:color="auto"/>
            <w:left w:val="none" w:sz="0" w:space="0" w:color="auto"/>
            <w:bottom w:val="none" w:sz="0" w:space="0" w:color="auto"/>
            <w:right w:val="none" w:sz="0" w:space="0" w:color="auto"/>
          </w:divBdr>
        </w:div>
        <w:div w:id="1651402310">
          <w:marLeft w:val="480"/>
          <w:marRight w:val="0"/>
          <w:marTop w:val="0"/>
          <w:marBottom w:val="0"/>
          <w:divBdr>
            <w:top w:val="none" w:sz="0" w:space="0" w:color="auto"/>
            <w:left w:val="none" w:sz="0" w:space="0" w:color="auto"/>
            <w:bottom w:val="none" w:sz="0" w:space="0" w:color="auto"/>
            <w:right w:val="none" w:sz="0" w:space="0" w:color="auto"/>
          </w:divBdr>
        </w:div>
        <w:div w:id="1655833718">
          <w:marLeft w:val="480"/>
          <w:marRight w:val="0"/>
          <w:marTop w:val="0"/>
          <w:marBottom w:val="0"/>
          <w:divBdr>
            <w:top w:val="none" w:sz="0" w:space="0" w:color="auto"/>
            <w:left w:val="none" w:sz="0" w:space="0" w:color="auto"/>
            <w:bottom w:val="none" w:sz="0" w:space="0" w:color="auto"/>
            <w:right w:val="none" w:sz="0" w:space="0" w:color="auto"/>
          </w:divBdr>
        </w:div>
        <w:div w:id="1667366959">
          <w:marLeft w:val="480"/>
          <w:marRight w:val="0"/>
          <w:marTop w:val="0"/>
          <w:marBottom w:val="0"/>
          <w:divBdr>
            <w:top w:val="none" w:sz="0" w:space="0" w:color="auto"/>
            <w:left w:val="none" w:sz="0" w:space="0" w:color="auto"/>
            <w:bottom w:val="none" w:sz="0" w:space="0" w:color="auto"/>
            <w:right w:val="none" w:sz="0" w:space="0" w:color="auto"/>
          </w:divBdr>
        </w:div>
        <w:div w:id="1718891677">
          <w:marLeft w:val="480"/>
          <w:marRight w:val="0"/>
          <w:marTop w:val="0"/>
          <w:marBottom w:val="0"/>
          <w:divBdr>
            <w:top w:val="none" w:sz="0" w:space="0" w:color="auto"/>
            <w:left w:val="none" w:sz="0" w:space="0" w:color="auto"/>
            <w:bottom w:val="none" w:sz="0" w:space="0" w:color="auto"/>
            <w:right w:val="none" w:sz="0" w:space="0" w:color="auto"/>
          </w:divBdr>
        </w:div>
        <w:div w:id="1751778612">
          <w:marLeft w:val="480"/>
          <w:marRight w:val="0"/>
          <w:marTop w:val="0"/>
          <w:marBottom w:val="0"/>
          <w:divBdr>
            <w:top w:val="none" w:sz="0" w:space="0" w:color="auto"/>
            <w:left w:val="none" w:sz="0" w:space="0" w:color="auto"/>
            <w:bottom w:val="none" w:sz="0" w:space="0" w:color="auto"/>
            <w:right w:val="none" w:sz="0" w:space="0" w:color="auto"/>
          </w:divBdr>
        </w:div>
        <w:div w:id="1821462723">
          <w:marLeft w:val="480"/>
          <w:marRight w:val="0"/>
          <w:marTop w:val="0"/>
          <w:marBottom w:val="0"/>
          <w:divBdr>
            <w:top w:val="none" w:sz="0" w:space="0" w:color="auto"/>
            <w:left w:val="none" w:sz="0" w:space="0" w:color="auto"/>
            <w:bottom w:val="none" w:sz="0" w:space="0" w:color="auto"/>
            <w:right w:val="none" w:sz="0" w:space="0" w:color="auto"/>
          </w:divBdr>
        </w:div>
        <w:div w:id="1848597038">
          <w:marLeft w:val="480"/>
          <w:marRight w:val="0"/>
          <w:marTop w:val="0"/>
          <w:marBottom w:val="0"/>
          <w:divBdr>
            <w:top w:val="none" w:sz="0" w:space="0" w:color="auto"/>
            <w:left w:val="none" w:sz="0" w:space="0" w:color="auto"/>
            <w:bottom w:val="none" w:sz="0" w:space="0" w:color="auto"/>
            <w:right w:val="none" w:sz="0" w:space="0" w:color="auto"/>
          </w:divBdr>
        </w:div>
        <w:div w:id="1858694752">
          <w:marLeft w:val="480"/>
          <w:marRight w:val="0"/>
          <w:marTop w:val="0"/>
          <w:marBottom w:val="0"/>
          <w:divBdr>
            <w:top w:val="none" w:sz="0" w:space="0" w:color="auto"/>
            <w:left w:val="none" w:sz="0" w:space="0" w:color="auto"/>
            <w:bottom w:val="none" w:sz="0" w:space="0" w:color="auto"/>
            <w:right w:val="none" w:sz="0" w:space="0" w:color="auto"/>
          </w:divBdr>
        </w:div>
        <w:div w:id="1990207260">
          <w:marLeft w:val="480"/>
          <w:marRight w:val="0"/>
          <w:marTop w:val="0"/>
          <w:marBottom w:val="0"/>
          <w:divBdr>
            <w:top w:val="none" w:sz="0" w:space="0" w:color="auto"/>
            <w:left w:val="none" w:sz="0" w:space="0" w:color="auto"/>
            <w:bottom w:val="none" w:sz="0" w:space="0" w:color="auto"/>
            <w:right w:val="none" w:sz="0" w:space="0" w:color="auto"/>
          </w:divBdr>
        </w:div>
        <w:div w:id="2072148314">
          <w:marLeft w:val="480"/>
          <w:marRight w:val="0"/>
          <w:marTop w:val="0"/>
          <w:marBottom w:val="0"/>
          <w:divBdr>
            <w:top w:val="none" w:sz="0" w:space="0" w:color="auto"/>
            <w:left w:val="none" w:sz="0" w:space="0" w:color="auto"/>
            <w:bottom w:val="none" w:sz="0" w:space="0" w:color="auto"/>
            <w:right w:val="none" w:sz="0" w:space="0" w:color="auto"/>
          </w:divBdr>
        </w:div>
        <w:div w:id="2081901126">
          <w:marLeft w:val="480"/>
          <w:marRight w:val="0"/>
          <w:marTop w:val="0"/>
          <w:marBottom w:val="0"/>
          <w:divBdr>
            <w:top w:val="none" w:sz="0" w:space="0" w:color="auto"/>
            <w:left w:val="none" w:sz="0" w:space="0" w:color="auto"/>
            <w:bottom w:val="none" w:sz="0" w:space="0" w:color="auto"/>
            <w:right w:val="none" w:sz="0" w:space="0" w:color="auto"/>
          </w:divBdr>
        </w:div>
        <w:div w:id="2083063724">
          <w:marLeft w:val="480"/>
          <w:marRight w:val="0"/>
          <w:marTop w:val="0"/>
          <w:marBottom w:val="0"/>
          <w:divBdr>
            <w:top w:val="none" w:sz="0" w:space="0" w:color="auto"/>
            <w:left w:val="none" w:sz="0" w:space="0" w:color="auto"/>
            <w:bottom w:val="none" w:sz="0" w:space="0" w:color="auto"/>
            <w:right w:val="none" w:sz="0" w:space="0" w:color="auto"/>
          </w:divBdr>
        </w:div>
        <w:div w:id="2128890059">
          <w:marLeft w:val="480"/>
          <w:marRight w:val="0"/>
          <w:marTop w:val="0"/>
          <w:marBottom w:val="0"/>
          <w:divBdr>
            <w:top w:val="none" w:sz="0" w:space="0" w:color="auto"/>
            <w:left w:val="none" w:sz="0" w:space="0" w:color="auto"/>
            <w:bottom w:val="none" w:sz="0" w:space="0" w:color="auto"/>
            <w:right w:val="none" w:sz="0" w:space="0" w:color="auto"/>
          </w:divBdr>
        </w:div>
      </w:divsChild>
    </w:div>
    <w:div w:id="347947975">
      <w:bodyDiv w:val="1"/>
      <w:marLeft w:val="0"/>
      <w:marRight w:val="0"/>
      <w:marTop w:val="0"/>
      <w:marBottom w:val="0"/>
      <w:divBdr>
        <w:top w:val="none" w:sz="0" w:space="0" w:color="auto"/>
        <w:left w:val="none" w:sz="0" w:space="0" w:color="auto"/>
        <w:bottom w:val="none" w:sz="0" w:space="0" w:color="auto"/>
        <w:right w:val="none" w:sz="0" w:space="0" w:color="auto"/>
      </w:divBdr>
      <w:divsChild>
        <w:div w:id="23408680">
          <w:marLeft w:val="480"/>
          <w:marRight w:val="0"/>
          <w:marTop w:val="0"/>
          <w:marBottom w:val="0"/>
          <w:divBdr>
            <w:top w:val="none" w:sz="0" w:space="0" w:color="auto"/>
            <w:left w:val="none" w:sz="0" w:space="0" w:color="auto"/>
            <w:bottom w:val="none" w:sz="0" w:space="0" w:color="auto"/>
            <w:right w:val="none" w:sz="0" w:space="0" w:color="auto"/>
          </w:divBdr>
        </w:div>
        <w:div w:id="36319175">
          <w:marLeft w:val="480"/>
          <w:marRight w:val="0"/>
          <w:marTop w:val="0"/>
          <w:marBottom w:val="0"/>
          <w:divBdr>
            <w:top w:val="none" w:sz="0" w:space="0" w:color="auto"/>
            <w:left w:val="none" w:sz="0" w:space="0" w:color="auto"/>
            <w:bottom w:val="none" w:sz="0" w:space="0" w:color="auto"/>
            <w:right w:val="none" w:sz="0" w:space="0" w:color="auto"/>
          </w:divBdr>
        </w:div>
        <w:div w:id="64838964">
          <w:marLeft w:val="480"/>
          <w:marRight w:val="0"/>
          <w:marTop w:val="0"/>
          <w:marBottom w:val="0"/>
          <w:divBdr>
            <w:top w:val="none" w:sz="0" w:space="0" w:color="auto"/>
            <w:left w:val="none" w:sz="0" w:space="0" w:color="auto"/>
            <w:bottom w:val="none" w:sz="0" w:space="0" w:color="auto"/>
            <w:right w:val="none" w:sz="0" w:space="0" w:color="auto"/>
          </w:divBdr>
        </w:div>
        <w:div w:id="71198187">
          <w:marLeft w:val="480"/>
          <w:marRight w:val="0"/>
          <w:marTop w:val="0"/>
          <w:marBottom w:val="0"/>
          <w:divBdr>
            <w:top w:val="none" w:sz="0" w:space="0" w:color="auto"/>
            <w:left w:val="none" w:sz="0" w:space="0" w:color="auto"/>
            <w:bottom w:val="none" w:sz="0" w:space="0" w:color="auto"/>
            <w:right w:val="none" w:sz="0" w:space="0" w:color="auto"/>
          </w:divBdr>
        </w:div>
        <w:div w:id="74011020">
          <w:marLeft w:val="480"/>
          <w:marRight w:val="0"/>
          <w:marTop w:val="0"/>
          <w:marBottom w:val="0"/>
          <w:divBdr>
            <w:top w:val="none" w:sz="0" w:space="0" w:color="auto"/>
            <w:left w:val="none" w:sz="0" w:space="0" w:color="auto"/>
            <w:bottom w:val="none" w:sz="0" w:space="0" w:color="auto"/>
            <w:right w:val="none" w:sz="0" w:space="0" w:color="auto"/>
          </w:divBdr>
        </w:div>
        <w:div w:id="78988964">
          <w:marLeft w:val="480"/>
          <w:marRight w:val="0"/>
          <w:marTop w:val="0"/>
          <w:marBottom w:val="0"/>
          <w:divBdr>
            <w:top w:val="none" w:sz="0" w:space="0" w:color="auto"/>
            <w:left w:val="none" w:sz="0" w:space="0" w:color="auto"/>
            <w:bottom w:val="none" w:sz="0" w:space="0" w:color="auto"/>
            <w:right w:val="none" w:sz="0" w:space="0" w:color="auto"/>
          </w:divBdr>
        </w:div>
        <w:div w:id="81880830">
          <w:marLeft w:val="480"/>
          <w:marRight w:val="0"/>
          <w:marTop w:val="0"/>
          <w:marBottom w:val="0"/>
          <w:divBdr>
            <w:top w:val="none" w:sz="0" w:space="0" w:color="auto"/>
            <w:left w:val="none" w:sz="0" w:space="0" w:color="auto"/>
            <w:bottom w:val="none" w:sz="0" w:space="0" w:color="auto"/>
            <w:right w:val="none" w:sz="0" w:space="0" w:color="auto"/>
          </w:divBdr>
        </w:div>
        <w:div w:id="178665915">
          <w:marLeft w:val="480"/>
          <w:marRight w:val="0"/>
          <w:marTop w:val="0"/>
          <w:marBottom w:val="0"/>
          <w:divBdr>
            <w:top w:val="none" w:sz="0" w:space="0" w:color="auto"/>
            <w:left w:val="none" w:sz="0" w:space="0" w:color="auto"/>
            <w:bottom w:val="none" w:sz="0" w:space="0" w:color="auto"/>
            <w:right w:val="none" w:sz="0" w:space="0" w:color="auto"/>
          </w:divBdr>
        </w:div>
        <w:div w:id="236282471">
          <w:marLeft w:val="480"/>
          <w:marRight w:val="0"/>
          <w:marTop w:val="0"/>
          <w:marBottom w:val="0"/>
          <w:divBdr>
            <w:top w:val="none" w:sz="0" w:space="0" w:color="auto"/>
            <w:left w:val="none" w:sz="0" w:space="0" w:color="auto"/>
            <w:bottom w:val="none" w:sz="0" w:space="0" w:color="auto"/>
            <w:right w:val="none" w:sz="0" w:space="0" w:color="auto"/>
          </w:divBdr>
        </w:div>
        <w:div w:id="243035138">
          <w:marLeft w:val="480"/>
          <w:marRight w:val="0"/>
          <w:marTop w:val="0"/>
          <w:marBottom w:val="0"/>
          <w:divBdr>
            <w:top w:val="none" w:sz="0" w:space="0" w:color="auto"/>
            <w:left w:val="none" w:sz="0" w:space="0" w:color="auto"/>
            <w:bottom w:val="none" w:sz="0" w:space="0" w:color="auto"/>
            <w:right w:val="none" w:sz="0" w:space="0" w:color="auto"/>
          </w:divBdr>
        </w:div>
        <w:div w:id="250504146">
          <w:marLeft w:val="480"/>
          <w:marRight w:val="0"/>
          <w:marTop w:val="0"/>
          <w:marBottom w:val="0"/>
          <w:divBdr>
            <w:top w:val="none" w:sz="0" w:space="0" w:color="auto"/>
            <w:left w:val="none" w:sz="0" w:space="0" w:color="auto"/>
            <w:bottom w:val="none" w:sz="0" w:space="0" w:color="auto"/>
            <w:right w:val="none" w:sz="0" w:space="0" w:color="auto"/>
          </w:divBdr>
        </w:div>
        <w:div w:id="302546389">
          <w:marLeft w:val="480"/>
          <w:marRight w:val="0"/>
          <w:marTop w:val="0"/>
          <w:marBottom w:val="0"/>
          <w:divBdr>
            <w:top w:val="none" w:sz="0" w:space="0" w:color="auto"/>
            <w:left w:val="none" w:sz="0" w:space="0" w:color="auto"/>
            <w:bottom w:val="none" w:sz="0" w:space="0" w:color="auto"/>
            <w:right w:val="none" w:sz="0" w:space="0" w:color="auto"/>
          </w:divBdr>
        </w:div>
        <w:div w:id="307713677">
          <w:marLeft w:val="480"/>
          <w:marRight w:val="0"/>
          <w:marTop w:val="0"/>
          <w:marBottom w:val="0"/>
          <w:divBdr>
            <w:top w:val="none" w:sz="0" w:space="0" w:color="auto"/>
            <w:left w:val="none" w:sz="0" w:space="0" w:color="auto"/>
            <w:bottom w:val="none" w:sz="0" w:space="0" w:color="auto"/>
            <w:right w:val="none" w:sz="0" w:space="0" w:color="auto"/>
          </w:divBdr>
        </w:div>
        <w:div w:id="311562466">
          <w:marLeft w:val="480"/>
          <w:marRight w:val="0"/>
          <w:marTop w:val="0"/>
          <w:marBottom w:val="0"/>
          <w:divBdr>
            <w:top w:val="none" w:sz="0" w:space="0" w:color="auto"/>
            <w:left w:val="none" w:sz="0" w:space="0" w:color="auto"/>
            <w:bottom w:val="none" w:sz="0" w:space="0" w:color="auto"/>
            <w:right w:val="none" w:sz="0" w:space="0" w:color="auto"/>
          </w:divBdr>
        </w:div>
        <w:div w:id="315764192">
          <w:marLeft w:val="480"/>
          <w:marRight w:val="0"/>
          <w:marTop w:val="0"/>
          <w:marBottom w:val="0"/>
          <w:divBdr>
            <w:top w:val="none" w:sz="0" w:space="0" w:color="auto"/>
            <w:left w:val="none" w:sz="0" w:space="0" w:color="auto"/>
            <w:bottom w:val="none" w:sz="0" w:space="0" w:color="auto"/>
            <w:right w:val="none" w:sz="0" w:space="0" w:color="auto"/>
          </w:divBdr>
        </w:div>
        <w:div w:id="388842168">
          <w:marLeft w:val="480"/>
          <w:marRight w:val="0"/>
          <w:marTop w:val="0"/>
          <w:marBottom w:val="0"/>
          <w:divBdr>
            <w:top w:val="none" w:sz="0" w:space="0" w:color="auto"/>
            <w:left w:val="none" w:sz="0" w:space="0" w:color="auto"/>
            <w:bottom w:val="none" w:sz="0" w:space="0" w:color="auto"/>
            <w:right w:val="none" w:sz="0" w:space="0" w:color="auto"/>
          </w:divBdr>
        </w:div>
        <w:div w:id="390006571">
          <w:marLeft w:val="480"/>
          <w:marRight w:val="0"/>
          <w:marTop w:val="0"/>
          <w:marBottom w:val="0"/>
          <w:divBdr>
            <w:top w:val="none" w:sz="0" w:space="0" w:color="auto"/>
            <w:left w:val="none" w:sz="0" w:space="0" w:color="auto"/>
            <w:bottom w:val="none" w:sz="0" w:space="0" w:color="auto"/>
            <w:right w:val="none" w:sz="0" w:space="0" w:color="auto"/>
          </w:divBdr>
        </w:div>
        <w:div w:id="405885229">
          <w:marLeft w:val="480"/>
          <w:marRight w:val="0"/>
          <w:marTop w:val="0"/>
          <w:marBottom w:val="0"/>
          <w:divBdr>
            <w:top w:val="none" w:sz="0" w:space="0" w:color="auto"/>
            <w:left w:val="none" w:sz="0" w:space="0" w:color="auto"/>
            <w:bottom w:val="none" w:sz="0" w:space="0" w:color="auto"/>
            <w:right w:val="none" w:sz="0" w:space="0" w:color="auto"/>
          </w:divBdr>
        </w:div>
        <w:div w:id="423110550">
          <w:marLeft w:val="480"/>
          <w:marRight w:val="0"/>
          <w:marTop w:val="0"/>
          <w:marBottom w:val="0"/>
          <w:divBdr>
            <w:top w:val="none" w:sz="0" w:space="0" w:color="auto"/>
            <w:left w:val="none" w:sz="0" w:space="0" w:color="auto"/>
            <w:bottom w:val="none" w:sz="0" w:space="0" w:color="auto"/>
            <w:right w:val="none" w:sz="0" w:space="0" w:color="auto"/>
          </w:divBdr>
        </w:div>
        <w:div w:id="434136981">
          <w:marLeft w:val="480"/>
          <w:marRight w:val="0"/>
          <w:marTop w:val="0"/>
          <w:marBottom w:val="0"/>
          <w:divBdr>
            <w:top w:val="none" w:sz="0" w:space="0" w:color="auto"/>
            <w:left w:val="none" w:sz="0" w:space="0" w:color="auto"/>
            <w:bottom w:val="none" w:sz="0" w:space="0" w:color="auto"/>
            <w:right w:val="none" w:sz="0" w:space="0" w:color="auto"/>
          </w:divBdr>
        </w:div>
        <w:div w:id="453407539">
          <w:marLeft w:val="480"/>
          <w:marRight w:val="0"/>
          <w:marTop w:val="0"/>
          <w:marBottom w:val="0"/>
          <w:divBdr>
            <w:top w:val="none" w:sz="0" w:space="0" w:color="auto"/>
            <w:left w:val="none" w:sz="0" w:space="0" w:color="auto"/>
            <w:bottom w:val="none" w:sz="0" w:space="0" w:color="auto"/>
            <w:right w:val="none" w:sz="0" w:space="0" w:color="auto"/>
          </w:divBdr>
        </w:div>
        <w:div w:id="487794834">
          <w:marLeft w:val="480"/>
          <w:marRight w:val="0"/>
          <w:marTop w:val="0"/>
          <w:marBottom w:val="0"/>
          <w:divBdr>
            <w:top w:val="none" w:sz="0" w:space="0" w:color="auto"/>
            <w:left w:val="none" w:sz="0" w:space="0" w:color="auto"/>
            <w:bottom w:val="none" w:sz="0" w:space="0" w:color="auto"/>
            <w:right w:val="none" w:sz="0" w:space="0" w:color="auto"/>
          </w:divBdr>
        </w:div>
        <w:div w:id="507183878">
          <w:marLeft w:val="480"/>
          <w:marRight w:val="0"/>
          <w:marTop w:val="0"/>
          <w:marBottom w:val="0"/>
          <w:divBdr>
            <w:top w:val="none" w:sz="0" w:space="0" w:color="auto"/>
            <w:left w:val="none" w:sz="0" w:space="0" w:color="auto"/>
            <w:bottom w:val="none" w:sz="0" w:space="0" w:color="auto"/>
            <w:right w:val="none" w:sz="0" w:space="0" w:color="auto"/>
          </w:divBdr>
        </w:div>
        <w:div w:id="540558179">
          <w:marLeft w:val="480"/>
          <w:marRight w:val="0"/>
          <w:marTop w:val="0"/>
          <w:marBottom w:val="0"/>
          <w:divBdr>
            <w:top w:val="none" w:sz="0" w:space="0" w:color="auto"/>
            <w:left w:val="none" w:sz="0" w:space="0" w:color="auto"/>
            <w:bottom w:val="none" w:sz="0" w:space="0" w:color="auto"/>
            <w:right w:val="none" w:sz="0" w:space="0" w:color="auto"/>
          </w:divBdr>
        </w:div>
        <w:div w:id="611668049">
          <w:marLeft w:val="480"/>
          <w:marRight w:val="0"/>
          <w:marTop w:val="0"/>
          <w:marBottom w:val="0"/>
          <w:divBdr>
            <w:top w:val="none" w:sz="0" w:space="0" w:color="auto"/>
            <w:left w:val="none" w:sz="0" w:space="0" w:color="auto"/>
            <w:bottom w:val="none" w:sz="0" w:space="0" w:color="auto"/>
            <w:right w:val="none" w:sz="0" w:space="0" w:color="auto"/>
          </w:divBdr>
        </w:div>
        <w:div w:id="695734636">
          <w:marLeft w:val="480"/>
          <w:marRight w:val="0"/>
          <w:marTop w:val="0"/>
          <w:marBottom w:val="0"/>
          <w:divBdr>
            <w:top w:val="none" w:sz="0" w:space="0" w:color="auto"/>
            <w:left w:val="none" w:sz="0" w:space="0" w:color="auto"/>
            <w:bottom w:val="none" w:sz="0" w:space="0" w:color="auto"/>
            <w:right w:val="none" w:sz="0" w:space="0" w:color="auto"/>
          </w:divBdr>
        </w:div>
        <w:div w:id="711809971">
          <w:marLeft w:val="480"/>
          <w:marRight w:val="0"/>
          <w:marTop w:val="0"/>
          <w:marBottom w:val="0"/>
          <w:divBdr>
            <w:top w:val="none" w:sz="0" w:space="0" w:color="auto"/>
            <w:left w:val="none" w:sz="0" w:space="0" w:color="auto"/>
            <w:bottom w:val="none" w:sz="0" w:space="0" w:color="auto"/>
            <w:right w:val="none" w:sz="0" w:space="0" w:color="auto"/>
          </w:divBdr>
        </w:div>
        <w:div w:id="737636050">
          <w:marLeft w:val="480"/>
          <w:marRight w:val="0"/>
          <w:marTop w:val="0"/>
          <w:marBottom w:val="0"/>
          <w:divBdr>
            <w:top w:val="none" w:sz="0" w:space="0" w:color="auto"/>
            <w:left w:val="none" w:sz="0" w:space="0" w:color="auto"/>
            <w:bottom w:val="none" w:sz="0" w:space="0" w:color="auto"/>
            <w:right w:val="none" w:sz="0" w:space="0" w:color="auto"/>
          </w:divBdr>
        </w:div>
        <w:div w:id="830603384">
          <w:marLeft w:val="480"/>
          <w:marRight w:val="0"/>
          <w:marTop w:val="0"/>
          <w:marBottom w:val="0"/>
          <w:divBdr>
            <w:top w:val="none" w:sz="0" w:space="0" w:color="auto"/>
            <w:left w:val="none" w:sz="0" w:space="0" w:color="auto"/>
            <w:bottom w:val="none" w:sz="0" w:space="0" w:color="auto"/>
            <w:right w:val="none" w:sz="0" w:space="0" w:color="auto"/>
          </w:divBdr>
        </w:div>
        <w:div w:id="911744517">
          <w:marLeft w:val="480"/>
          <w:marRight w:val="0"/>
          <w:marTop w:val="0"/>
          <w:marBottom w:val="0"/>
          <w:divBdr>
            <w:top w:val="none" w:sz="0" w:space="0" w:color="auto"/>
            <w:left w:val="none" w:sz="0" w:space="0" w:color="auto"/>
            <w:bottom w:val="none" w:sz="0" w:space="0" w:color="auto"/>
            <w:right w:val="none" w:sz="0" w:space="0" w:color="auto"/>
          </w:divBdr>
        </w:div>
        <w:div w:id="915481291">
          <w:marLeft w:val="480"/>
          <w:marRight w:val="0"/>
          <w:marTop w:val="0"/>
          <w:marBottom w:val="0"/>
          <w:divBdr>
            <w:top w:val="none" w:sz="0" w:space="0" w:color="auto"/>
            <w:left w:val="none" w:sz="0" w:space="0" w:color="auto"/>
            <w:bottom w:val="none" w:sz="0" w:space="0" w:color="auto"/>
            <w:right w:val="none" w:sz="0" w:space="0" w:color="auto"/>
          </w:divBdr>
        </w:div>
        <w:div w:id="929196366">
          <w:marLeft w:val="480"/>
          <w:marRight w:val="0"/>
          <w:marTop w:val="0"/>
          <w:marBottom w:val="0"/>
          <w:divBdr>
            <w:top w:val="none" w:sz="0" w:space="0" w:color="auto"/>
            <w:left w:val="none" w:sz="0" w:space="0" w:color="auto"/>
            <w:bottom w:val="none" w:sz="0" w:space="0" w:color="auto"/>
            <w:right w:val="none" w:sz="0" w:space="0" w:color="auto"/>
          </w:divBdr>
        </w:div>
        <w:div w:id="973873072">
          <w:marLeft w:val="480"/>
          <w:marRight w:val="0"/>
          <w:marTop w:val="0"/>
          <w:marBottom w:val="0"/>
          <w:divBdr>
            <w:top w:val="none" w:sz="0" w:space="0" w:color="auto"/>
            <w:left w:val="none" w:sz="0" w:space="0" w:color="auto"/>
            <w:bottom w:val="none" w:sz="0" w:space="0" w:color="auto"/>
            <w:right w:val="none" w:sz="0" w:space="0" w:color="auto"/>
          </w:divBdr>
        </w:div>
        <w:div w:id="984578347">
          <w:marLeft w:val="480"/>
          <w:marRight w:val="0"/>
          <w:marTop w:val="0"/>
          <w:marBottom w:val="0"/>
          <w:divBdr>
            <w:top w:val="none" w:sz="0" w:space="0" w:color="auto"/>
            <w:left w:val="none" w:sz="0" w:space="0" w:color="auto"/>
            <w:bottom w:val="none" w:sz="0" w:space="0" w:color="auto"/>
            <w:right w:val="none" w:sz="0" w:space="0" w:color="auto"/>
          </w:divBdr>
        </w:div>
        <w:div w:id="991107290">
          <w:marLeft w:val="480"/>
          <w:marRight w:val="0"/>
          <w:marTop w:val="0"/>
          <w:marBottom w:val="0"/>
          <w:divBdr>
            <w:top w:val="none" w:sz="0" w:space="0" w:color="auto"/>
            <w:left w:val="none" w:sz="0" w:space="0" w:color="auto"/>
            <w:bottom w:val="none" w:sz="0" w:space="0" w:color="auto"/>
            <w:right w:val="none" w:sz="0" w:space="0" w:color="auto"/>
          </w:divBdr>
        </w:div>
        <w:div w:id="1121803593">
          <w:marLeft w:val="480"/>
          <w:marRight w:val="0"/>
          <w:marTop w:val="0"/>
          <w:marBottom w:val="0"/>
          <w:divBdr>
            <w:top w:val="none" w:sz="0" w:space="0" w:color="auto"/>
            <w:left w:val="none" w:sz="0" w:space="0" w:color="auto"/>
            <w:bottom w:val="none" w:sz="0" w:space="0" w:color="auto"/>
            <w:right w:val="none" w:sz="0" w:space="0" w:color="auto"/>
          </w:divBdr>
        </w:div>
        <w:div w:id="1131242062">
          <w:marLeft w:val="480"/>
          <w:marRight w:val="0"/>
          <w:marTop w:val="0"/>
          <w:marBottom w:val="0"/>
          <w:divBdr>
            <w:top w:val="none" w:sz="0" w:space="0" w:color="auto"/>
            <w:left w:val="none" w:sz="0" w:space="0" w:color="auto"/>
            <w:bottom w:val="none" w:sz="0" w:space="0" w:color="auto"/>
            <w:right w:val="none" w:sz="0" w:space="0" w:color="auto"/>
          </w:divBdr>
        </w:div>
        <w:div w:id="1185366945">
          <w:marLeft w:val="480"/>
          <w:marRight w:val="0"/>
          <w:marTop w:val="0"/>
          <w:marBottom w:val="0"/>
          <w:divBdr>
            <w:top w:val="none" w:sz="0" w:space="0" w:color="auto"/>
            <w:left w:val="none" w:sz="0" w:space="0" w:color="auto"/>
            <w:bottom w:val="none" w:sz="0" w:space="0" w:color="auto"/>
            <w:right w:val="none" w:sz="0" w:space="0" w:color="auto"/>
          </w:divBdr>
        </w:div>
        <w:div w:id="1199388910">
          <w:marLeft w:val="480"/>
          <w:marRight w:val="0"/>
          <w:marTop w:val="0"/>
          <w:marBottom w:val="0"/>
          <w:divBdr>
            <w:top w:val="none" w:sz="0" w:space="0" w:color="auto"/>
            <w:left w:val="none" w:sz="0" w:space="0" w:color="auto"/>
            <w:bottom w:val="none" w:sz="0" w:space="0" w:color="auto"/>
            <w:right w:val="none" w:sz="0" w:space="0" w:color="auto"/>
          </w:divBdr>
        </w:div>
        <w:div w:id="1252740085">
          <w:marLeft w:val="480"/>
          <w:marRight w:val="0"/>
          <w:marTop w:val="0"/>
          <w:marBottom w:val="0"/>
          <w:divBdr>
            <w:top w:val="none" w:sz="0" w:space="0" w:color="auto"/>
            <w:left w:val="none" w:sz="0" w:space="0" w:color="auto"/>
            <w:bottom w:val="none" w:sz="0" w:space="0" w:color="auto"/>
            <w:right w:val="none" w:sz="0" w:space="0" w:color="auto"/>
          </w:divBdr>
        </w:div>
        <w:div w:id="1270939827">
          <w:marLeft w:val="480"/>
          <w:marRight w:val="0"/>
          <w:marTop w:val="0"/>
          <w:marBottom w:val="0"/>
          <w:divBdr>
            <w:top w:val="none" w:sz="0" w:space="0" w:color="auto"/>
            <w:left w:val="none" w:sz="0" w:space="0" w:color="auto"/>
            <w:bottom w:val="none" w:sz="0" w:space="0" w:color="auto"/>
            <w:right w:val="none" w:sz="0" w:space="0" w:color="auto"/>
          </w:divBdr>
        </w:div>
        <w:div w:id="1290208051">
          <w:marLeft w:val="480"/>
          <w:marRight w:val="0"/>
          <w:marTop w:val="0"/>
          <w:marBottom w:val="0"/>
          <w:divBdr>
            <w:top w:val="none" w:sz="0" w:space="0" w:color="auto"/>
            <w:left w:val="none" w:sz="0" w:space="0" w:color="auto"/>
            <w:bottom w:val="none" w:sz="0" w:space="0" w:color="auto"/>
            <w:right w:val="none" w:sz="0" w:space="0" w:color="auto"/>
          </w:divBdr>
        </w:div>
        <w:div w:id="1317346186">
          <w:marLeft w:val="480"/>
          <w:marRight w:val="0"/>
          <w:marTop w:val="0"/>
          <w:marBottom w:val="0"/>
          <w:divBdr>
            <w:top w:val="none" w:sz="0" w:space="0" w:color="auto"/>
            <w:left w:val="none" w:sz="0" w:space="0" w:color="auto"/>
            <w:bottom w:val="none" w:sz="0" w:space="0" w:color="auto"/>
            <w:right w:val="none" w:sz="0" w:space="0" w:color="auto"/>
          </w:divBdr>
        </w:div>
        <w:div w:id="1375278178">
          <w:marLeft w:val="480"/>
          <w:marRight w:val="0"/>
          <w:marTop w:val="0"/>
          <w:marBottom w:val="0"/>
          <w:divBdr>
            <w:top w:val="none" w:sz="0" w:space="0" w:color="auto"/>
            <w:left w:val="none" w:sz="0" w:space="0" w:color="auto"/>
            <w:bottom w:val="none" w:sz="0" w:space="0" w:color="auto"/>
            <w:right w:val="none" w:sz="0" w:space="0" w:color="auto"/>
          </w:divBdr>
        </w:div>
        <w:div w:id="1399522014">
          <w:marLeft w:val="480"/>
          <w:marRight w:val="0"/>
          <w:marTop w:val="0"/>
          <w:marBottom w:val="0"/>
          <w:divBdr>
            <w:top w:val="none" w:sz="0" w:space="0" w:color="auto"/>
            <w:left w:val="none" w:sz="0" w:space="0" w:color="auto"/>
            <w:bottom w:val="none" w:sz="0" w:space="0" w:color="auto"/>
            <w:right w:val="none" w:sz="0" w:space="0" w:color="auto"/>
          </w:divBdr>
        </w:div>
        <w:div w:id="1408962746">
          <w:marLeft w:val="480"/>
          <w:marRight w:val="0"/>
          <w:marTop w:val="0"/>
          <w:marBottom w:val="0"/>
          <w:divBdr>
            <w:top w:val="none" w:sz="0" w:space="0" w:color="auto"/>
            <w:left w:val="none" w:sz="0" w:space="0" w:color="auto"/>
            <w:bottom w:val="none" w:sz="0" w:space="0" w:color="auto"/>
            <w:right w:val="none" w:sz="0" w:space="0" w:color="auto"/>
          </w:divBdr>
        </w:div>
        <w:div w:id="1434015107">
          <w:marLeft w:val="480"/>
          <w:marRight w:val="0"/>
          <w:marTop w:val="0"/>
          <w:marBottom w:val="0"/>
          <w:divBdr>
            <w:top w:val="none" w:sz="0" w:space="0" w:color="auto"/>
            <w:left w:val="none" w:sz="0" w:space="0" w:color="auto"/>
            <w:bottom w:val="none" w:sz="0" w:space="0" w:color="auto"/>
            <w:right w:val="none" w:sz="0" w:space="0" w:color="auto"/>
          </w:divBdr>
        </w:div>
        <w:div w:id="1462189705">
          <w:marLeft w:val="480"/>
          <w:marRight w:val="0"/>
          <w:marTop w:val="0"/>
          <w:marBottom w:val="0"/>
          <w:divBdr>
            <w:top w:val="none" w:sz="0" w:space="0" w:color="auto"/>
            <w:left w:val="none" w:sz="0" w:space="0" w:color="auto"/>
            <w:bottom w:val="none" w:sz="0" w:space="0" w:color="auto"/>
            <w:right w:val="none" w:sz="0" w:space="0" w:color="auto"/>
          </w:divBdr>
        </w:div>
        <w:div w:id="1522819088">
          <w:marLeft w:val="480"/>
          <w:marRight w:val="0"/>
          <w:marTop w:val="0"/>
          <w:marBottom w:val="0"/>
          <w:divBdr>
            <w:top w:val="none" w:sz="0" w:space="0" w:color="auto"/>
            <w:left w:val="none" w:sz="0" w:space="0" w:color="auto"/>
            <w:bottom w:val="none" w:sz="0" w:space="0" w:color="auto"/>
            <w:right w:val="none" w:sz="0" w:space="0" w:color="auto"/>
          </w:divBdr>
        </w:div>
        <w:div w:id="1530874300">
          <w:marLeft w:val="480"/>
          <w:marRight w:val="0"/>
          <w:marTop w:val="0"/>
          <w:marBottom w:val="0"/>
          <w:divBdr>
            <w:top w:val="none" w:sz="0" w:space="0" w:color="auto"/>
            <w:left w:val="none" w:sz="0" w:space="0" w:color="auto"/>
            <w:bottom w:val="none" w:sz="0" w:space="0" w:color="auto"/>
            <w:right w:val="none" w:sz="0" w:space="0" w:color="auto"/>
          </w:divBdr>
        </w:div>
        <w:div w:id="1533692468">
          <w:marLeft w:val="480"/>
          <w:marRight w:val="0"/>
          <w:marTop w:val="0"/>
          <w:marBottom w:val="0"/>
          <w:divBdr>
            <w:top w:val="none" w:sz="0" w:space="0" w:color="auto"/>
            <w:left w:val="none" w:sz="0" w:space="0" w:color="auto"/>
            <w:bottom w:val="none" w:sz="0" w:space="0" w:color="auto"/>
            <w:right w:val="none" w:sz="0" w:space="0" w:color="auto"/>
          </w:divBdr>
        </w:div>
        <w:div w:id="1540242542">
          <w:marLeft w:val="480"/>
          <w:marRight w:val="0"/>
          <w:marTop w:val="0"/>
          <w:marBottom w:val="0"/>
          <w:divBdr>
            <w:top w:val="none" w:sz="0" w:space="0" w:color="auto"/>
            <w:left w:val="none" w:sz="0" w:space="0" w:color="auto"/>
            <w:bottom w:val="none" w:sz="0" w:space="0" w:color="auto"/>
            <w:right w:val="none" w:sz="0" w:space="0" w:color="auto"/>
          </w:divBdr>
        </w:div>
        <w:div w:id="1631864825">
          <w:marLeft w:val="480"/>
          <w:marRight w:val="0"/>
          <w:marTop w:val="0"/>
          <w:marBottom w:val="0"/>
          <w:divBdr>
            <w:top w:val="none" w:sz="0" w:space="0" w:color="auto"/>
            <w:left w:val="none" w:sz="0" w:space="0" w:color="auto"/>
            <w:bottom w:val="none" w:sz="0" w:space="0" w:color="auto"/>
            <w:right w:val="none" w:sz="0" w:space="0" w:color="auto"/>
          </w:divBdr>
        </w:div>
        <w:div w:id="1730104872">
          <w:marLeft w:val="480"/>
          <w:marRight w:val="0"/>
          <w:marTop w:val="0"/>
          <w:marBottom w:val="0"/>
          <w:divBdr>
            <w:top w:val="none" w:sz="0" w:space="0" w:color="auto"/>
            <w:left w:val="none" w:sz="0" w:space="0" w:color="auto"/>
            <w:bottom w:val="none" w:sz="0" w:space="0" w:color="auto"/>
            <w:right w:val="none" w:sz="0" w:space="0" w:color="auto"/>
          </w:divBdr>
        </w:div>
        <w:div w:id="1749961523">
          <w:marLeft w:val="480"/>
          <w:marRight w:val="0"/>
          <w:marTop w:val="0"/>
          <w:marBottom w:val="0"/>
          <w:divBdr>
            <w:top w:val="none" w:sz="0" w:space="0" w:color="auto"/>
            <w:left w:val="none" w:sz="0" w:space="0" w:color="auto"/>
            <w:bottom w:val="none" w:sz="0" w:space="0" w:color="auto"/>
            <w:right w:val="none" w:sz="0" w:space="0" w:color="auto"/>
          </w:divBdr>
        </w:div>
        <w:div w:id="1845509924">
          <w:marLeft w:val="480"/>
          <w:marRight w:val="0"/>
          <w:marTop w:val="0"/>
          <w:marBottom w:val="0"/>
          <w:divBdr>
            <w:top w:val="none" w:sz="0" w:space="0" w:color="auto"/>
            <w:left w:val="none" w:sz="0" w:space="0" w:color="auto"/>
            <w:bottom w:val="none" w:sz="0" w:space="0" w:color="auto"/>
            <w:right w:val="none" w:sz="0" w:space="0" w:color="auto"/>
          </w:divBdr>
        </w:div>
        <w:div w:id="1901476676">
          <w:marLeft w:val="480"/>
          <w:marRight w:val="0"/>
          <w:marTop w:val="0"/>
          <w:marBottom w:val="0"/>
          <w:divBdr>
            <w:top w:val="none" w:sz="0" w:space="0" w:color="auto"/>
            <w:left w:val="none" w:sz="0" w:space="0" w:color="auto"/>
            <w:bottom w:val="none" w:sz="0" w:space="0" w:color="auto"/>
            <w:right w:val="none" w:sz="0" w:space="0" w:color="auto"/>
          </w:divBdr>
        </w:div>
        <w:div w:id="1907761453">
          <w:marLeft w:val="480"/>
          <w:marRight w:val="0"/>
          <w:marTop w:val="0"/>
          <w:marBottom w:val="0"/>
          <w:divBdr>
            <w:top w:val="none" w:sz="0" w:space="0" w:color="auto"/>
            <w:left w:val="none" w:sz="0" w:space="0" w:color="auto"/>
            <w:bottom w:val="none" w:sz="0" w:space="0" w:color="auto"/>
            <w:right w:val="none" w:sz="0" w:space="0" w:color="auto"/>
          </w:divBdr>
        </w:div>
        <w:div w:id="1964924240">
          <w:marLeft w:val="480"/>
          <w:marRight w:val="0"/>
          <w:marTop w:val="0"/>
          <w:marBottom w:val="0"/>
          <w:divBdr>
            <w:top w:val="none" w:sz="0" w:space="0" w:color="auto"/>
            <w:left w:val="none" w:sz="0" w:space="0" w:color="auto"/>
            <w:bottom w:val="none" w:sz="0" w:space="0" w:color="auto"/>
            <w:right w:val="none" w:sz="0" w:space="0" w:color="auto"/>
          </w:divBdr>
        </w:div>
        <w:div w:id="2002468659">
          <w:marLeft w:val="480"/>
          <w:marRight w:val="0"/>
          <w:marTop w:val="0"/>
          <w:marBottom w:val="0"/>
          <w:divBdr>
            <w:top w:val="none" w:sz="0" w:space="0" w:color="auto"/>
            <w:left w:val="none" w:sz="0" w:space="0" w:color="auto"/>
            <w:bottom w:val="none" w:sz="0" w:space="0" w:color="auto"/>
            <w:right w:val="none" w:sz="0" w:space="0" w:color="auto"/>
          </w:divBdr>
        </w:div>
        <w:div w:id="2003467477">
          <w:marLeft w:val="480"/>
          <w:marRight w:val="0"/>
          <w:marTop w:val="0"/>
          <w:marBottom w:val="0"/>
          <w:divBdr>
            <w:top w:val="none" w:sz="0" w:space="0" w:color="auto"/>
            <w:left w:val="none" w:sz="0" w:space="0" w:color="auto"/>
            <w:bottom w:val="none" w:sz="0" w:space="0" w:color="auto"/>
            <w:right w:val="none" w:sz="0" w:space="0" w:color="auto"/>
          </w:divBdr>
        </w:div>
        <w:div w:id="2131898514">
          <w:marLeft w:val="480"/>
          <w:marRight w:val="0"/>
          <w:marTop w:val="0"/>
          <w:marBottom w:val="0"/>
          <w:divBdr>
            <w:top w:val="none" w:sz="0" w:space="0" w:color="auto"/>
            <w:left w:val="none" w:sz="0" w:space="0" w:color="auto"/>
            <w:bottom w:val="none" w:sz="0" w:space="0" w:color="auto"/>
            <w:right w:val="none" w:sz="0" w:space="0" w:color="auto"/>
          </w:divBdr>
        </w:div>
        <w:div w:id="2143500876">
          <w:marLeft w:val="480"/>
          <w:marRight w:val="0"/>
          <w:marTop w:val="0"/>
          <w:marBottom w:val="0"/>
          <w:divBdr>
            <w:top w:val="none" w:sz="0" w:space="0" w:color="auto"/>
            <w:left w:val="none" w:sz="0" w:space="0" w:color="auto"/>
            <w:bottom w:val="none" w:sz="0" w:space="0" w:color="auto"/>
            <w:right w:val="none" w:sz="0" w:space="0" w:color="auto"/>
          </w:divBdr>
        </w:div>
      </w:divsChild>
    </w:div>
    <w:div w:id="366412132">
      <w:bodyDiv w:val="1"/>
      <w:marLeft w:val="0"/>
      <w:marRight w:val="0"/>
      <w:marTop w:val="0"/>
      <w:marBottom w:val="0"/>
      <w:divBdr>
        <w:top w:val="none" w:sz="0" w:space="0" w:color="auto"/>
        <w:left w:val="none" w:sz="0" w:space="0" w:color="auto"/>
        <w:bottom w:val="none" w:sz="0" w:space="0" w:color="auto"/>
        <w:right w:val="none" w:sz="0" w:space="0" w:color="auto"/>
      </w:divBdr>
      <w:divsChild>
        <w:div w:id="1053962217">
          <w:marLeft w:val="480"/>
          <w:marRight w:val="0"/>
          <w:marTop w:val="0"/>
          <w:marBottom w:val="0"/>
          <w:divBdr>
            <w:top w:val="none" w:sz="0" w:space="0" w:color="auto"/>
            <w:left w:val="none" w:sz="0" w:space="0" w:color="auto"/>
            <w:bottom w:val="none" w:sz="0" w:space="0" w:color="auto"/>
            <w:right w:val="none" w:sz="0" w:space="0" w:color="auto"/>
          </w:divBdr>
        </w:div>
        <w:div w:id="285044721">
          <w:marLeft w:val="480"/>
          <w:marRight w:val="0"/>
          <w:marTop w:val="0"/>
          <w:marBottom w:val="0"/>
          <w:divBdr>
            <w:top w:val="none" w:sz="0" w:space="0" w:color="auto"/>
            <w:left w:val="none" w:sz="0" w:space="0" w:color="auto"/>
            <w:bottom w:val="none" w:sz="0" w:space="0" w:color="auto"/>
            <w:right w:val="none" w:sz="0" w:space="0" w:color="auto"/>
          </w:divBdr>
        </w:div>
        <w:div w:id="701588077">
          <w:marLeft w:val="480"/>
          <w:marRight w:val="0"/>
          <w:marTop w:val="0"/>
          <w:marBottom w:val="0"/>
          <w:divBdr>
            <w:top w:val="none" w:sz="0" w:space="0" w:color="auto"/>
            <w:left w:val="none" w:sz="0" w:space="0" w:color="auto"/>
            <w:bottom w:val="none" w:sz="0" w:space="0" w:color="auto"/>
            <w:right w:val="none" w:sz="0" w:space="0" w:color="auto"/>
          </w:divBdr>
        </w:div>
        <w:div w:id="210386084">
          <w:marLeft w:val="480"/>
          <w:marRight w:val="0"/>
          <w:marTop w:val="0"/>
          <w:marBottom w:val="0"/>
          <w:divBdr>
            <w:top w:val="none" w:sz="0" w:space="0" w:color="auto"/>
            <w:left w:val="none" w:sz="0" w:space="0" w:color="auto"/>
            <w:bottom w:val="none" w:sz="0" w:space="0" w:color="auto"/>
            <w:right w:val="none" w:sz="0" w:space="0" w:color="auto"/>
          </w:divBdr>
        </w:div>
        <w:div w:id="2089964000">
          <w:marLeft w:val="480"/>
          <w:marRight w:val="0"/>
          <w:marTop w:val="0"/>
          <w:marBottom w:val="0"/>
          <w:divBdr>
            <w:top w:val="none" w:sz="0" w:space="0" w:color="auto"/>
            <w:left w:val="none" w:sz="0" w:space="0" w:color="auto"/>
            <w:bottom w:val="none" w:sz="0" w:space="0" w:color="auto"/>
            <w:right w:val="none" w:sz="0" w:space="0" w:color="auto"/>
          </w:divBdr>
        </w:div>
        <w:div w:id="489951290">
          <w:marLeft w:val="480"/>
          <w:marRight w:val="0"/>
          <w:marTop w:val="0"/>
          <w:marBottom w:val="0"/>
          <w:divBdr>
            <w:top w:val="none" w:sz="0" w:space="0" w:color="auto"/>
            <w:left w:val="none" w:sz="0" w:space="0" w:color="auto"/>
            <w:bottom w:val="none" w:sz="0" w:space="0" w:color="auto"/>
            <w:right w:val="none" w:sz="0" w:space="0" w:color="auto"/>
          </w:divBdr>
        </w:div>
        <w:div w:id="39284633">
          <w:marLeft w:val="480"/>
          <w:marRight w:val="0"/>
          <w:marTop w:val="0"/>
          <w:marBottom w:val="0"/>
          <w:divBdr>
            <w:top w:val="none" w:sz="0" w:space="0" w:color="auto"/>
            <w:left w:val="none" w:sz="0" w:space="0" w:color="auto"/>
            <w:bottom w:val="none" w:sz="0" w:space="0" w:color="auto"/>
            <w:right w:val="none" w:sz="0" w:space="0" w:color="auto"/>
          </w:divBdr>
        </w:div>
        <w:div w:id="1807425902">
          <w:marLeft w:val="480"/>
          <w:marRight w:val="0"/>
          <w:marTop w:val="0"/>
          <w:marBottom w:val="0"/>
          <w:divBdr>
            <w:top w:val="none" w:sz="0" w:space="0" w:color="auto"/>
            <w:left w:val="none" w:sz="0" w:space="0" w:color="auto"/>
            <w:bottom w:val="none" w:sz="0" w:space="0" w:color="auto"/>
            <w:right w:val="none" w:sz="0" w:space="0" w:color="auto"/>
          </w:divBdr>
        </w:div>
        <w:div w:id="413818208">
          <w:marLeft w:val="480"/>
          <w:marRight w:val="0"/>
          <w:marTop w:val="0"/>
          <w:marBottom w:val="0"/>
          <w:divBdr>
            <w:top w:val="none" w:sz="0" w:space="0" w:color="auto"/>
            <w:left w:val="none" w:sz="0" w:space="0" w:color="auto"/>
            <w:bottom w:val="none" w:sz="0" w:space="0" w:color="auto"/>
            <w:right w:val="none" w:sz="0" w:space="0" w:color="auto"/>
          </w:divBdr>
        </w:div>
        <w:div w:id="1644894038">
          <w:marLeft w:val="480"/>
          <w:marRight w:val="0"/>
          <w:marTop w:val="0"/>
          <w:marBottom w:val="0"/>
          <w:divBdr>
            <w:top w:val="none" w:sz="0" w:space="0" w:color="auto"/>
            <w:left w:val="none" w:sz="0" w:space="0" w:color="auto"/>
            <w:bottom w:val="none" w:sz="0" w:space="0" w:color="auto"/>
            <w:right w:val="none" w:sz="0" w:space="0" w:color="auto"/>
          </w:divBdr>
        </w:div>
        <w:div w:id="1041781917">
          <w:marLeft w:val="480"/>
          <w:marRight w:val="0"/>
          <w:marTop w:val="0"/>
          <w:marBottom w:val="0"/>
          <w:divBdr>
            <w:top w:val="none" w:sz="0" w:space="0" w:color="auto"/>
            <w:left w:val="none" w:sz="0" w:space="0" w:color="auto"/>
            <w:bottom w:val="none" w:sz="0" w:space="0" w:color="auto"/>
            <w:right w:val="none" w:sz="0" w:space="0" w:color="auto"/>
          </w:divBdr>
        </w:div>
        <w:div w:id="967474261">
          <w:marLeft w:val="480"/>
          <w:marRight w:val="0"/>
          <w:marTop w:val="0"/>
          <w:marBottom w:val="0"/>
          <w:divBdr>
            <w:top w:val="none" w:sz="0" w:space="0" w:color="auto"/>
            <w:left w:val="none" w:sz="0" w:space="0" w:color="auto"/>
            <w:bottom w:val="none" w:sz="0" w:space="0" w:color="auto"/>
            <w:right w:val="none" w:sz="0" w:space="0" w:color="auto"/>
          </w:divBdr>
        </w:div>
        <w:div w:id="1934702150">
          <w:marLeft w:val="480"/>
          <w:marRight w:val="0"/>
          <w:marTop w:val="0"/>
          <w:marBottom w:val="0"/>
          <w:divBdr>
            <w:top w:val="none" w:sz="0" w:space="0" w:color="auto"/>
            <w:left w:val="none" w:sz="0" w:space="0" w:color="auto"/>
            <w:bottom w:val="none" w:sz="0" w:space="0" w:color="auto"/>
            <w:right w:val="none" w:sz="0" w:space="0" w:color="auto"/>
          </w:divBdr>
        </w:div>
        <w:div w:id="1056974875">
          <w:marLeft w:val="480"/>
          <w:marRight w:val="0"/>
          <w:marTop w:val="0"/>
          <w:marBottom w:val="0"/>
          <w:divBdr>
            <w:top w:val="none" w:sz="0" w:space="0" w:color="auto"/>
            <w:left w:val="none" w:sz="0" w:space="0" w:color="auto"/>
            <w:bottom w:val="none" w:sz="0" w:space="0" w:color="auto"/>
            <w:right w:val="none" w:sz="0" w:space="0" w:color="auto"/>
          </w:divBdr>
        </w:div>
        <w:div w:id="673534942">
          <w:marLeft w:val="480"/>
          <w:marRight w:val="0"/>
          <w:marTop w:val="0"/>
          <w:marBottom w:val="0"/>
          <w:divBdr>
            <w:top w:val="none" w:sz="0" w:space="0" w:color="auto"/>
            <w:left w:val="none" w:sz="0" w:space="0" w:color="auto"/>
            <w:bottom w:val="none" w:sz="0" w:space="0" w:color="auto"/>
            <w:right w:val="none" w:sz="0" w:space="0" w:color="auto"/>
          </w:divBdr>
        </w:div>
        <w:div w:id="220024369">
          <w:marLeft w:val="480"/>
          <w:marRight w:val="0"/>
          <w:marTop w:val="0"/>
          <w:marBottom w:val="0"/>
          <w:divBdr>
            <w:top w:val="none" w:sz="0" w:space="0" w:color="auto"/>
            <w:left w:val="none" w:sz="0" w:space="0" w:color="auto"/>
            <w:bottom w:val="none" w:sz="0" w:space="0" w:color="auto"/>
            <w:right w:val="none" w:sz="0" w:space="0" w:color="auto"/>
          </w:divBdr>
        </w:div>
        <w:div w:id="1232891276">
          <w:marLeft w:val="480"/>
          <w:marRight w:val="0"/>
          <w:marTop w:val="0"/>
          <w:marBottom w:val="0"/>
          <w:divBdr>
            <w:top w:val="none" w:sz="0" w:space="0" w:color="auto"/>
            <w:left w:val="none" w:sz="0" w:space="0" w:color="auto"/>
            <w:bottom w:val="none" w:sz="0" w:space="0" w:color="auto"/>
            <w:right w:val="none" w:sz="0" w:space="0" w:color="auto"/>
          </w:divBdr>
        </w:div>
        <w:div w:id="923344846">
          <w:marLeft w:val="480"/>
          <w:marRight w:val="0"/>
          <w:marTop w:val="0"/>
          <w:marBottom w:val="0"/>
          <w:divBdr>
            <w:top w:val="none" w:sz="0" w:space="0" w:color="auto"/>
            <w:left w:val="none" w:sz="0" w:space="0" w:color="auto"/>
            <w:bottom w:val="none" w:sz="0" w:space="0" w:color="auto"/>
            <w:right w:val="none" w:sz="0" w:space="0" w:color="auto"/>
          </w:divBdr>
        </w:div>
        <w:div w:id="932396048">
          <w:marLeft w:val="480"/>
          <w:marRight w:val="0"/>
          <w:marTop w:val="0"/>
          <w:marBottom w:val="0"/>
          <w:divBdr>
            <w:top w:val="none" w:sz="0" w:space="0" w:color="auto"/>
            <w:left w:val="none" w:sz="0" w:space="0" w:color="auto"/>
            <w:bottom w:val="none" w:sz="0" w:space="0" w:color="auto"/>
            <w:right w:val="none" w:sz="0" w:space="0" w:color="auto"/>
          </w:divBdr>
        </w:div>
        <w:div w:id="1427458979">
          <w:marLeft w:val="480"/>
          <w:marRight w:val="0"/>
          <w:marTop w:val="0"/>
          <w:marBottom w:val="0"/>
          <w:divBdr>
            <w:top w:val="none" w:sz="0" w:space="0" w:color="auto"/>
            <w:left w:val="none" w:sz="0" w:space="0" w:color="auto"/>
            <w:bottom w:val="none" w:sz="0" w:space="0" w:color="auto"/>
            <w:right w:val="none" w:sz="0" w:space="0" w:color="auto"/>
          </w:divBdr>
        </w:div>
        <w:div w:id="942107869">
          <w:marLeft w:val="480"/>
          <w:marRight w:val="0"/>
          <w:marTop w:val="0"/>
          <w:marBottom w:val="0"/>
          <w:divBdr>
            <w:top w:val="none" w:sz="0" w:space="0" w:color="auto"/>
            <w:left w:val="none" w:sz="0" w:space="0" w:color="auto"/>
            <w:bottom w:val="none" w:sz="0" w:space="0" w:color="auto"/>
            <w:right w:val="none" w:sz="0" w:space="0" w:color="auto"/>
          </w:divBdr>
        </w:div>
        <w:div w:id="2032878234">
          <w:marLeft w:val="480"/>
          <w:marRight w:val="0"/>
          <w:marTop w:val="0"/>
          <w:marBottom w:val="0"/>
          <w:divBdr>
            <w:top w:val="none" w:sz="0" w:space="0" w:color="auto"/>
            <w:left w:val="none" w:sz="0" w:space="0" w:color="auto"/>
            <w:bottom w:val="none" w:sz="0" w:space="0" w:color="auto"/>
            <w:right w:val="none" w:sz="0" w:space="0" w:color="auto"/>
          </w:divBdr>
        </w:div>
        <w:div w:id="922832682">
          <w:marLeft w:val="480"/>
          <w:marRight w:val="0"/>
          <w:marTop w:val="0"/>
          <w:marBottom w:val="0"/>
          <w:divBdr>
            <w:top w:val="none" w:sz="0" w:space="0" w:color="auto"/>
            <w:left w:val="none" w:sz="0" w:space="0" w:color="auto"/>
            <w:bottom w:val="none" w:sz="0" w:space="0" w:color="auto"/>
            <w:right w:val="none" w:sz="0" w:space="0" w:color="auto"/>
          </w:divBdr>
        </w:div>
        <w:div w:id="328169575">
          <w:marLeft w:val="480"/>
          <w:marRight w:val="0"/>
          <w:marTop w:val="0"/>
          <w:marBottom w:val="0"/>
          <w:divBdr>
            <w:top w:val="none" w:sz="0" w:space="0" w:color="auto"/>
            <w:left w:val="none" w:sz="0" w:space="0" w:color="auto"/>
            <w:bottom w:val="none" w:sz="0" w:space="0" w:color="auto"/>
            <w:right w:val="none" w:sz="0" w:space="0" w:color="auto"/>
          </w:divBdr>
        </w:div>
        <w:div w:id="674766571">
          <w:marLeft w:val="480"/>
          <w:marRight w:val="0"/>
          <w:marTop w:val="0"/>
          <w:marBottom w:val="0"/>
          <w:divBdr>
            <w:top w:val="none" w:sz="0" w:space="0" w:color="auto"/>
            <w:left w:val="none" w:sz="0" w:space="0" w:color="auto"/>
            <w:bottom w:val="none" w:sz="0" w:space="0" w:color="auto"/>
            <w:right w:val="none" w:sz="0" w:space="0" w:color="auto"/>
          </w:divBdr>
        </w:div>
        <w:div w:id="875586723">
          <w:marLeft w:val="480"/>
          <w:marRight w:val="0"/>
          <w:marTop w:val="0"/>
          <w:marBottom w:val="0"/>
          <w:divBdr>
            <w:top w:val="none" w:sz="0" w:space="0" w:color="auto"/>
            <w:left w:val="none" w:sz="0" w:space="0" w:color="auto"/>
            <w:bottom w:val="none" w:sz="0" w:space="0" w:color="auto"/>
            <w:right w:val="none" w:sz="0" w:space="0" w:color="auto"/>
          </w:divBdr>
        </w:div>
        <w:div w:id="1786385118">
          <w:marLeft w:val="480"/>
          <w:marRight w:val="0"/>
          <w:marTop w:val="0"/>
          <w:marBottom w:val="0"/>
          <w:divBdr>
            <w:top w:val="none" w:sz="0" w:space="0" w:color="auto"/>
            <w:left w:val="none" w:sz="0" w:space="0" w:color="auto"/>
            <w:bottom w:val="none" w:sz="0" w:space="0" w:color="auto"/>
            <w:right w:val="none" w:sz="0" w:space="0" w:color="auto"/>
          </w:divBdr>
        </w:div>
        <w:div w:id="1303539442">
          <w:marLeft w:val="480"/>
          <w:marRight w:val="0"/>
          <w:marTop w:val="0"/>
          <w:marBottom w:val="0"/>
          <w:divBdr>
            <w:top w:val="none" w:sz="0" w:space="0" w:color="auto"/>
            <w:left w:val="none" w:sz="0" w:space="0" w:color="auto"/>
            <w:bottom w:val="none" w:sz="0" w:space="0" w:color="auto"/>
            <w:right w:val="none" w:sz="0" w:space="0" w:color="auto"/>
          </w:divBdr>
        </w:div>
        <w:div w:id="1952012873">
          <w:marLeft w:val="480"/>
          <w:marRight w:val="0"/>
          <w:marTop w:val="0"/>
          <w:marBottom w:val="0"/>
          <w:divBdr>
            <w:top w:val="none" w:sz="0" w:space="0" w:color="auto"/>
            <w:left w:val="none" w:sz="0" w:space="0" w:color="auto"/>
            <w:bottom w:val="none" w:sz="0" w:space="0" w:color="auto"/>
            <w:right w:val="none" w:sz="0" w:space="0" w:color="auto"/>
          </w:divBdr>
        </w:div>
        <w:div w:id="1188369821">
          <w:marLeft w:val="480"/>
          <w:marRight w:val="0"/>
          <w:marTop w:val="0"/>
          <w:marBottom w:val="0"/>
          <w:divBdr>
            <w:top w:val="none" w:sz="0" w:space="0" w:color="auto"/>
            <w:left w:val="none" w:sz="0" w:space="0" w:color="auto"/>
            <w:bottom w:val="none" w:sz="0" w:space="0" w:color="auto"/>
            <w:right w:val="none" w:sz="0" w:space="0" w:color="auto"/>
          </w:divBdr>
        </w:div>
        <w:div w:id="987131864">
          <w:marLeft w:val="480"/>
          <w:marRight w:val="0"/>
          <w:marTop w:val="0"/>
          <w:marBottom w:val="0"/>
          <w:divBdr>
            <w:top w:val="none" w:sz="0" w:space="0" w:color="auto"/>
            <w:left w:val="none" w:sz="0" w:space="0" w:color="auto"/>
            <w:bottom w:val="none" w:sz="0" w:space="0" w:color="auto"/>
            <w:right w:val="none" w:sz="0" w:space="0" w:color="auto"/>
          </w:divBdr>
        </w:div>
        <w:div w:id="1578587376">
          <w:marLeft w:val="480"/>
          <w:marRight w:val="0"/>
          <w:marTop w:val="0"/>
          <w:marBottom w:val="0"/>
          <w:divBdr>
            <w:top w:val="none" w:sz="0" w:space="0" w:color="auto"/>
            <w:left w:val="none" w:sz="0" w:space="0" w:color="auto"/>
            <w:bottom w:val="none" w:sz="0" w:space="0" w:color="auto"/>
            <w:right w:val="none" w:sz="0" w:space="0" w:color="auto"/>
          </w:divBdr>
        </w:div>
        <w:div w:id="423035536">
          <w:marLeft w:val="480"/>
          <w:marRight w:val="0"/>
          <w:marTop w:val="0"/>
          <w:marBottom w:val="0"/>
          <w:divBdr>
            <w:top w:val="none" w:sz="0" w:space="0" w:color="auto"/>
            <w:left w:val="none" w:sz="0" w:space="0" w:color="auto"/>
            <w:bottom w:val="none" w:sz="0" w:space="0" w:color="auto"/>
            <w:right w:val="none" w:sz="0" w:space="0" w:color="auto"/>
          </w:divBdr>
        </w:div>
        <w:div w:id="1192185531">
          <w:marLeft w:val="480"/>
          <w:marRight w:val="0"/>
          <w:marTop w:val="0"/>
          <w:marBottom w:val="0"/>
          <w:divBdr>
            <w:top w:val="none" w:sz="0" w:space="0" w:color="auto"/>
            <w:left w:val="none" w:sz="0" w:space="0" w:color="auto"/>
            <w:bottom w:val="none" w:sz="0" w:space="0" w:color="auto"/>
            <w:right w:val="none" w:sz="0" w:space="0" w:color="auto"/>
          </w:divBdr>
        </w:div>
        <w:div w:id="1882746313">
          <w:marLeft w:val="480"/>
          <w:marRight w:val="0"/>
          <w:marTop w:val="0"/>
          <w:marBottom w:val="0"/>
          <w:divBdr>
            <w:top w:val="none" w:sz="0" w:space="0" w:color="auto"/>
            <w:left w:val="none" w:sz="0" w:space="0" w:color="auto"/>
            <w:bottom w:val="none" w:sz="0" w:space="0" w:color="auto"/>
            <w:right w:val="none" w:sz="0" w:space="0" w:color="auto"/>
          </w:divBdr>
        </w:div>
        <w:div w:id="1380594336">
          <w:marLeft w:val="480"/>
          <w:marRight w:val="0"/>
          <w:marTop w:val="0"/>
          <w:marBottom w:val="0"/>
          <w:divBdr>
            <w:top w:val="none" w:sz="0" w:space="0" w:color="auto"/>
            <w:left w:val="none" w:sz="0" w:space="0" w:color="auto"/>
            <w:bottom w:val="none" w:sz="0" w:space="0" w:color="auto"/>
            <w:right w:val="none" w:sz="0" w:space="0" w:color="auto"/>
          </w:divBdr>
        </w:div>
        <w:div w:id="964390168">
          <w:marLeft w:val="480"/>
          <w:marRight w:val="0"/>
          <w:marTop w:val="0"/>
          <w:marBottom w:val="0"/>
          <w:divBdr>
            <w:top w:val="none" w:sz="0" w:space="0" w:color="auto"/>
            <w:left w:val="none" w:sz="0" w:space="0" w:color="auto"/>
            <w:bottom w:val="none" w:sz="0" w:space="0" w:color="auto"/>
            <w:right w:val="none" w:sz="0" w:space="0" w:color="auto"/>
          </w:divBdr>
        </w:div>
        <w:div w:id="1708332490">
          <w:marLeft w:val="480"/>
          <w:marRight w:val="0"/>
          <w:marTop w:val="0"/>
          <w:marBottom w:val="0"/>
          <w:divBdr>
            <w:top w:val="none" w:sz="0" w:space="0" w:color="auto"/>
            <w:left w:val="none" w:sz="0" w:space="0" w:color="auto"/>
            <w:bottom w:val="none" w:sz="0" w:space="0" w:color="auto"/>
            <w:right w:val="none" w:sz="0" w:space="0" w:color="auto"/>
          </w:divBdr>
        </w:div>
        <w:div w:id="1859657306">
          <w:marLeft w:val="480"/>
          <w:marRight w:val="0"/>
          <w:marTop w:val="0"/>
          <w:marBottom w:val="0"/>
          <w:divBdr>
            <w:top w:val="none" w:sz="0" w:space="0" w:color="auto"/>
            <w:left w:val="none" w:sz="0" w:space="0" w:color="auto"/>
            <w:bottom w:val="none" w:sz="0" w:space="0" w:color="auto"/>
            <w:right w:val="none" w:sz="0" w:space="0" w:color="auto"/>
          </w:divBdr>
        </w:div>
        <w:div w:id="1879586906">
          <w:marLeft w:val="480"/>
          <w:marRight w:val="0"/>
          <w:marTop w:val="0"/>
          <w:marBottom w:val="0"/>
          <w:divBdr>
            <w:top w:val="none" w:sz="0" w:space="0" w:color="auto"/>
            <w:left w:val="none" w:sz="0" w:space="0" w:color="auto"/>
            <w:bottom w:val="none" w:sz="0" w:space="0" w:color="auto"/>
            <w:right w:val="none" w:sz="0" w:space="0" w:color="auto"/>
          </w:divBdr>
        </w:div>
        <w:div w:id="1685016185">
          <w:marLeft w:val="480"/>
          <w:marRight w:val="0"/>
          <w:marTop w:val="0"/>
          <w:marBottom w:val="0"/>
          <w:divBdr>
            <w:top w:val="none" w:sz="0" w:space="0" w:color="auto"/>
            <w:left w:val="none" w:sz="0" w:space="0" w:color="auto"/>
            <w:bottom w:val="none" w:sz="0" w:space="0" w:color="auto"/>
            <w:right w:val="none" w:sz="0" w:space="0" w:color="auto"/>
          </w:divBdr>
        </w:div>
        <w:div w:id="220098096">
          <w:marLeft w:val="480"/>
          <w:marRight w:val="0"/>
          <w:marTop w:val="0"/>
          <w:marBottom w:val="0"/>
          <w:divBdr>
            <w:top w:val="none" w:sz="0" w:space="0" w:color="auto"/>
            <w:left w:val="none" w:sz="0" w:space="0" w:color="auto"/>
            <w:bottom w:val="none" w:sz="0" w:space="0" w:color="auto"/>
            <w:right w:val="none" w:sz="0" w:space="0" w:color="auto"/>
          </w:divBdr>
        </w:div>
        <w:div w:id="1397512721">
          <w:marLeft w:val="480"/>
          <w:marRight w:val="0"/>
          <w:marTop w:val="0"/>
          <w:marBottom w:val="0"/>
          <w:divBdr>
            <w:top w:val="none" w:sz="0" w:space="0" w:color="auto"/>
            <w:left w:val="none" w:sz="0" w:space="0" w:color="auto"/>
            <w:bottom w:val="none" w:sz="0" w:space="0" w:color="auto"/>
            <w:right w:val="none" w:sz="0" w:space="0" w:color="auto"/>
          </w:divBdr>
        </w:div>
        <w:div w:id="1688368399">
          <w:marLeft w:val="480"/>
          <w:marRight w:val="0"/>
          <w:marTop w:val="0"/>
          <w:marBottom w:val="0"/>
          <w:divBdr>
            <w:top w:val="none" w:sz="0" w:space="0" w:color="auto"/>
            <w:left w:val="none" w:sz="0" w:space="0" w:color="auto"/>
            <w:bottom w:val="none" w:sz="0" w:space="0" w:color="auto"/>
            <w:right w:val="none" w:sz="0" w:space="0" w:color="auto"/>
          </w:divBdr>
        </w:div>
        <w:div w:id="1528712919">
          <w:marLeft w:val="480"/>
          <w:marRight w:val="0"/>
          <w:marTop w:val="0"/>
          <w:marBottom w:val="0"/>
          <w:divBdr>
            <w:top w:val="none" w:sz="0" w:space="0" w:color="auto"/>
            <w:left w:val="none" w:sz="0" w:space="0" w:color="auto"/>
            <w:bottom w:val="none" w:sz="0" w:space="0" w:color="auto"/>
            <w:right w:val="none" w:sz="0" w:space="0" w:color="auto"/>
          </w:divBdr>
        </w:div>
        <w:div w:id="645859164">
          <w:marLeft w:val="480"/>
          <w:marRight w:val="0"/>
          <w:marTop w:val="0"/>
          <w:marBottom w:val="0"/>
          <w:divBdr>
            <w:top w:val="none" w:sz="0" w:space="0" w:color="auto"/>
            <w:left w:val="none" w:sz="0" w:space="0" w:color="auto"/>
            <w:bottom w:val="none" w:sz="0" w:space="0" w:color="auto"/>
            <w:right w:val="none" w:sz="0" w:space="0" w:color="auto"/>
          </w:divBdr>
        </w:div>
        <w:div w:id="1640529885">
          <w:marLeft w:val="480"/>
          <w:marRight w:val="0"/>
          <w:marTop w:val="0"/>
          <w:marBottom w:val="0"/>
          <w:divBdr>
            <w:top w:val="none" w:sz="0" w:space="0" w:color="auto"/>
            <w:left w:val="none" w:sz="0" w:space="0" w:color="auto"/>
            <w:bottom w:val="none" w:sz="0" w:space="0" w:color="auto"/>
            <w:right w:val="none" w:sz="0" w:space="0" w:color="auto"/>
          </w:divBdr>
        </w:div>
        <w:div w:id="1857883324">
          <w:marLeft w:val="480"/>
          <w:marRight w:val="0"/>
          <w:marTop w:val="0"/>
          <w:marBottom w:val="0"/>
          <w:divBdr>
            <w:top w:val="none" w:sz="0" w:space="0" w:color="auto"/>
            <w:left w:val="none" w:sz="0" w:space="0" w:color="auto"/>
            <w:bottom w:val="none" w:sz="0" w:space="0" w:color="auto"/>
            <w:right w:val="none" w:sz="0" w:space="0" w:color="auto"/>
          </w:divBdr>
        </w:div>
        <w:div w:id="418525436">
          <w:marLeft w:val="480"/>
          <w:marRight w:val="0"/>
          <w:marTop w:val="0"/>
          <w:marBottom w:val="0"/>
          <w:divBdr>
            <w:top w:val="none" w:sz="0" w:space="0" w:color="auto"/>
            <w:left w:val="none" w:sz="0" w:space="0" w:color="auto"/>
            <w:bottom w:val="none" w:sz="0" w:space="0" w:color="auto"/>
            <w:right w:val="none" w:sz="0" w:space="0" w:color="auto"/>
          </w:divBdr>
        </w:div>
        <w:div w:id="1490905049">
          <w:marLeft w:val="480"/>
          <w:marRight w:val="0"/>
          <w:marTop w:val="0"/>
          <w:marBottom w:val="0"/>
          <w:divBdr>
            <w:top w:val="none" w:sz="0" w:space="0" w:color="auto"/>
            <w:left w:val="none" w:sz="0" w:space="0" w:color="auto"/>
            <w:bottom w:val="none" w:sz="0" w:space="0" w:color="auto"/>
            <w:right w:val="none" w:sz="0" w:space="0" w:color="auto"/>
          </w:divBdr>
        </w:div>
        <w:div w:id="500892618">
          <w:marLeft w:val="480"/>
          <w:marRight w:val="0"/>
          <w:marTop w:val="0"/>
          <w:marBottom w:val="0"/>
          <w:divBdr>
            <w:top w:val="none" w:sz="0" w:space="0" w:color="auto"/>
            <w:left w:val="none" w:sz="0" w:space="0" w:color="auto"/>
            <w:bottom w:val="none" w:sz="0" w:space="0" w:color="auto"/>
            <w:right w:val="none" w:sz="0" w:space="0" w:color="auto"/>
          </w:divBdr>
        </w:div>
        <w:div w:id="1885094461">
          <w:marLeft w:val="480"/>
          <w:marRight w:val="0"/>
          <w:marTop w:val="0"/>
          <w:marBottom w:val="0"/>
          <w:divBdr>
            <w:top w:val="none" w:sz="0" w:space="0" w:color="auto"/>
            <w:left w:val="none" w:sz="0" w:space="0" w:color="auto"/>
            <w:bottom w:val="none" w:sz="0" w:space="0" w:color="auto"/>
            <w:right w:val="none" w:sz="0" w:space="0" w:color="auto"/>
          </w:divBdr>
        </w:div>
        <w:div w:id="1012148030">
          <w:marLeft w:val="480"/>
          <w:marRight w:val="0"/>
          <w:marTop w:val="0"/>
          <w:marBottom w:val="0"/>
          <w:divBdr>
            <w:top w:val="none" w:sz="0" w:space="0" w:color="auto"/>
            <w:left w:val="none" w:sz="0" w:space="0" w:color="auto"/>
            <w:bottom w:val="none" w:sz="0" w:space="0" w:color="auto"/>
            <w:right w:val="none" w:sz="0" w:space="0" w:color="auto"/>
          </w:divBdr>
        </w:div>
        <w:div w:id="209609592">
          <w:marLeft w:val="480"/>
          <w:marRight w:val="0"/>
          <w:marTop w:val="0"/>
          <w:marBottom w:val="0"/>
          <w:divBdr>
            <w:top w:val="none" w:sz="0" w:space="0" w:color="auto"/>
            <w:left w:val="none" w:sz="0" w:space="0" w:color="auto"/>
            <w:bottom w:val="none" w:sz="0" w:space="0" w:color="auto"/>
            <w:right w:val="none" w:sz="0" w:space="0" w:color="auto"/>
          </w:divBdr>
        </w:div>
        <w:div w:id="260459423">
          <w:marLeft w:val="480"/>
          <w:marRight w:val="0"/>
          <w:marTop w:val="0"/>
          <w:marBottom w:val="0"/>
          <w:divBdr>
            <w:top w:val="none" w:sz="0" w:space="0" w:color="auto"/>
            <w:left w:val="none" w:sz="0" w:space="0" w:color="auto"/>
            <w:bottom w:val="none" w:sz="0" w:space="0" w:color="auto"/>
            <w:right w:val="none" w:sz="0" w:space="0" w:color="auto"/>
          </w:divBdr>
        </w:div>
        <w:div w:id="1135021387">
          <w:marLeft w:val="480"/>
          <w:marRight w:val="0"/>
          <w:marTop w:val="0"/>
          <w:marBottom w:val="0"/>
          <w:divBdr>
            <w:top w:val="none" w:sz="0" w:space="0" w:color="auto"/>
            <w:left w:val="none" w:sz="0" w:space="0" w:color="auto"/>
            <w:bottom w:val="none" w:sz="0" w:space="0" w:color="auto"/>
            <w:right w:val="none" w:sz="0" w:space="0" w:color="auto"/>
          </w:divBdr>
        </w:div>
        <w:div w:id="2049835059">
          <w:marLeft w:val="480"/>
          <w:marRight w:val="0"/>
          <w:marTop w:val="0"/>
          <w:marBottom w:val="0"/>
          <w:divBdr>
            <w:top w:val="none" w:sz="0" w:space="0" w:color="auto"/>
            <w:left w:val="none" w:sz="0" w:space="0" w:color="auto"/>
            <w:bottom w:val="none" w:sz="0" w:space="0" w:color="auto"/>
            <w:right w:val="none" w:sz="0" w:space="0" w:color="auto"/>
          </w:divBdr>
        </w:div>
        <w:div w:id="721638580">
          <w:marLeft w:val="480"/>
          <w:marRight w:val="0"/>
          <w:marTop w:val="0"/>
          <w:marBottom w:val="0"/>
          <w:divBdr>
            <w:top w:val="none" w:sz="0" w:space="0" w:color="auto"/>
            <w:left w:val="none" w:sz="0" w:space="0" w:color="auto"/>
            <w:bottom w:val="none" w:sz="0" w:space="0" w:color="auto"/>
            <w:right w:val="none" w:sz="0" w:space="0" w:color="auto"/>
          </w:divBdr>
        </w:div>
        <w:div w:id="537594406">
          <w:marLeft w:val="480"/>
          <w:marRight w:val="0"/>
          <w:marTop w:val="0"/>
          <w:marBottom w:val="0"/>
          <w:divBdr>
            <w:top w:val="none" w:sz="0" w:space="0" w:color="auto"/>
            <w:left w:val="none" w:sz="0" w:space="0" w:color="auto"/>
            <w:bottom w:val="none" w:sz="0" w:space="0" w:color="auto"/>
            <w:right w:val="none" w:sz="0" w:space="0" w:color="auto"/>
          </w:divBdr>
        </w:div>
        <w:div w:id="1683973763">
          <w:marLeft w:val="480"/>
          <w:marRight w:val="0"/>
          <w:marTop w:val="0"/>
          <w:marBottom w:val="0"/>
          <w:divBdr>
            <w:top w:val="none" w:sz="0" w:space="0" w:color="auto"/>
            <w:left w:val="none" w:sz="0" w:space="0" w:color="auto"/>
            <w:bottom w:val="none" w:sz="0" w:space="0" w:color="auto"/>
            <w:right w:val="none" w:sz="0" w:space="0" w:color="auto"/>
          </w:divBdr>
        </w:div>
        <w:div w:id="1272930156">
          <w:marLeft w:val="480"/>
          <w:marRight w:val="0"/>
          <w:marTop w:val="0"/>
          <w:marBottom w:val="0"/>
          <w:divBdr>
            <w:top w:val="none" w:sz="0" w:space="0" w:color="auto"/>
            <w:left w:val="none" w:sz="0" w:space="0" w:color="auto"/>
            <w:bottom w:val="none" w:sz="0" w:space="0" w:color="auto"/>
            <w:right w:val="none" w:sz="0" w:space="0" w:color="auto"/>
          </w:divBdr>
        </w:div>
        <w:div w:id="1289093635">
          <w:marLeft w:val="480"/>
          <w:marRight w:val="0"/>
          <w:marTop w:val="0"/>
          <w:marBottom w:val="0"/>
          <w:divBdr>
            <w:top w:val="none" w:sz="0" w:space="0" w:color="auto"/>
            <w:left w:val="none" w:sz="0" w:space="0" w:color="auto"/>
            <w:bottom w:val="none" w:sz="0" w:space="0" w:color="auto"/>
            <w:right w:val="none" w:sz="0" w:space="0" w:color="auto"/>
          </w:divBdr>
        </w:div>
        <w:div w:id="906570787">
          <w:marLeft w:val="480"/>
          <w:marRight w:val="0"/>
          <w:marTop w:val="0"/>
          <w:marBottom w:val="0"/>
          <w:divBdr>
            <w:top w:val="none" w:sz="0" w:space="0" w:color="auto"/>
            <w:left w:val="none" w:sz="0" w:space="0" w:color="auto"/>
            <w:bottom w:val="none" w:sz="0" w:space="0" w:color="auto"/>
            <w:right w:val="none" w:sz="0" w:space="0" w:color="auto"/>
          </w:divBdr>
        </w:div>
        <w:div w:id="1560902788">
          <w:marLeft w:val="480"/>
          <w:marRight w:val="0"/>
          <w:marTop w:val="0"/>
          <w:marBottom w:val="0"/>
          <w:divBdr>
            <w:top w:val="none" w:sz="0" w:space="0" w:color="auto"/>
            <w:left w:val="none" w:sz="0" w:space="0" w:color="auto"/>
            <w:bottom w:val="none" w:sz="0" w:space="0" w:color="auto"/>
            <w:right w:val="none" w:sz="0" w:space="0" w:color="auto"/>
          </w:divBdr>
        </w:div>
        <w:div w:id="240869279">
          <w:marLeft w:val="480"/>
          <w:marRight w:val="0"/>
          <w:marTop w:val="0"/>
          <w:marBottom w:val="0"/>
          <w:divBdr>
            <w:top w:val="none" w:sz="0" w:space="0" w:color="auto"/>
            <w:left w:val="none" w:sz="0" w:space="0" w:color="auto"/>
            <w:bottom w:val="none" w:sz="0" w:space="0" w:color="auto"/>
            <w:right w:val="none" w:sz="0" w:space="0" w:color="auto"/>
          </w:divBdr>
        </w:div>
        <w:div w:id="1994026055">
          <w:marLeft w:val="480"/>
          <w:marRight w:val="0"/>
          <w:marTop w:val="0"/>
          <w:marBottom w:val="0"/>
          <w:divBdr>
            <w:top w:val="none" w:sz="0" w:space="0" w:color="auto"/>
            <w:left w:val="none" w:sz="0" w:space="0" w:color="auto"/>
            <w:bottom w:val="none" w:sz="0" w:space="0" w:color="auto"/>
            <w:right w:val="none" w:sz="0" w:space="0" w:color="auto"/>
          </w:divBdr>
        </w:div>
        <w:div w:id="211574729">
          <w:marLeft w:val="480"/>
          <w:marRight w:val="0"/>
          <w:marTop w:val="0"/>
          <w:marBottom w:val="0"/>
          <w:divBdr>
            <w:top w:val="none" w:sz="0" w:space="0" w:color="auto"/>
            <w:left w:val="none" w:sz="0" w:space="0" w:color="auto"/>
            <w:bottom w:val="none" w:sz="0" w:space="0" w:color="auto"/>
            <w:right w:val="none" w:sz="0" w:space="0" w:color="auto"/>
          </w:divBdr>
        </w:div>
        <w:div w:id="1458135119">
          <w:marLeft w:val="480"/>
          <w:marRight w:val="0"/>
          <w:marTop w:val="0"/>
          <w:marBottom w:val="0"/>
          <w:divBdr>
            <w:top w:val="none" w:sz="0" w:space="0" w:color="auto"/>
            <w:left w:val="none" w:sz="0" w:space="0" w:color="auto"/>
            <w:bottom w:val="none" w:sz="0" w:space="0" w:color="auto"/>
            <w:right w:val="none" w:sz="0" w:space="0" w:color="auto"/>
          </w:divBdr>
        </w:div>
        <w:div w:id="1526938388">
          <w:marLeft w:val="480"/>
          <w:marRight w:val="0"/>
          <w:marTop w:val="0"/>
          <w:marBottom w:val="0"/>
          <w:divBdr>
            <w:top w:val="none" w:sz="0" w:space="0" w:color="auto"/>
            <w:left w:val="none" w:sz="0" w:space="0" w:color="auto"/>
            <w:bottom w:val="none" w:sz="0" w:space="0" w:color="auto"/>
            <w:right w:val="none" w:sz="0" w:space="0" w:color="auto"/>
          </w:divBdr>
        </w:div>
        <w:div w:id="192351128">
          <w:marLeft w:val="480"/>
          <w:marRight w:val="0"/>
          <w:marTop w:val="0"/>
          <w:marBottom w:val="0"/>
          <w:divBdr>
            <w:top w:val="none" w:sz="0" w:space="0" w:color="auto"/>
            <w:left w:val="none" w:sz="0" w:space="0" w:color="auto"/>
            <w:bottom w:val="none" w:sz="0" w:space="0" w:color="auto"/>
            <w:right w:val="none" w:sz="0" w:space="0" w:color="auto"/>
          </w:divBdr>
        </w:div>
        <w:div w:id="1578242069">
          <w:marLeft w:val="480"/>
          <w:marRight w:val="0"/>
          <w:marTop w:val="0"/>
          <w:marBottom w:val="0"/>
          <w:divBdr>
            <w:top w:val="none" w:sz="0" w:space="0" w:color="auto"/>
            <w:left w:val="none" w:sz="0" w:space="0" w:color="auto"/>
            <w:bottom w:val="none" w:sz="0" w:space="0" w:color="auto"/>
            <w:right w:val="none" w:sz="0" w:space="0" w:color="auto"/>
          </w:divBdr>
        </w:div>
        <w:div w:id="2135175517">
          <w:marLeft w:val="480"/>
          <w:marRight w:val="0"/>
          <w:marTop w:val="0"/>
          <w:marBottom w:val="0"/>
          <w:divBdr>
            <w:top w:val="none" w:sz="0" w:space="0" w:color="auto"/>
            <w:left w:val="none" w:sz="0" w:space="0" w:color="auto"/>
            <w:bottom w:val="none" w:sz="0" w:space="0" w:color="auto"/>
            <w:right w:val="none" w:sz="0" w:space="0" w:color="auto"/>
          </w:divBdr>
        </w:div>
        <w:div w:id="1137801073">
          <w:marLeft w:val="480"/>
          <w:marRight w:val="0"/>
          <w:marTop w:val="0"/>
          <w:marBottom w:val="0"/>
          <w:divBdr>
            <w:top w:val="none" w:sz="0" w:space="0" w:color="auto"/>
            <w:left w:val="none" w:sz="0" w:space="0" w:color="auto"/>
            <w:bottom w:val="none" w:sz="0" w:space="0" w:color="auto"/>
            <w:right w:val="none" w:sz="0" w:space="0" w:color="auto"/>
          </w:divBdr>
        </w:div>
        <w:div w:id="1174343955">
          <w:marLeft w:val="480"/>
          <w:marRight w:val="0"/>
          <w:marTop w:val="0"/>
          <w:marBottom w:val="0"/>
          <w:divBdr>
            <w:top w:val="none" w:sz="0" w:space="0" w:color="auto"/>
            <w:left w:val="none" w:sz="0" w:space="0" w:color="auto"/>
            <w:bottom w:val="none" w:sz="0" w:space="0" w:color="auto"/>
            <w:right w:val="none" w:sz="0" w:space="0" w:color="auto"/>
          </w:divBdr>
        </w:div>
        <w:div w:id="567807648">
          <w:marLeft w:val="480"/>
          <w:marRight w:val="0"/>
          <w:marTop w:val="0"/>
          <w:marBottom w:val="0"/>
          <w:divBdr>
            <w:top w:val="none" w:sz="0" w:space="0" w:color="auto"/>
            <w:left w:val="none" w:sz="0" w:space="0" w:color="auto"/>
            <w:bottom w:val="none" w:sz="0" w:space="0" w:color="auto"/>
            <w:right w:val="none" w:sz="0" w:space="0" w:color="auto"/>
          </w:divBdr>
        </w:div>
        <w:div w:id="644818580">
          <w:marLeft w:val="480"/>
          <w:marRight w:val="0"/>
          <w:marTop w:val="0"/>
          <w:marBottom w:val="0"/>
          <w:divBdr>
            <w:top w:val="none" w:sz="0" w:space="0" w:color="auto"/>
            <w:left w:val="none" w:sz="0" w:space="0" w:color="auto"/>
            <w:bottom w:val="none" w:sz="0" w:space="0" w:color="auto"/>
            <w:right w:val="none" w:sz="0" w:space="0" w:color="auto"/>
          </w:divBdr>
        </w:div>
        <w:div w:id="2126269259">
          <w:marLeft w:val="480"/>
          <w:marRight w:val="0"/>
          <w:marTop w:val="0"/>
          <w:marBottom w:val="0"/>
          <w:divBdr>
            <w:top w:val="none" w:sz="0" w:space="0" w:color="auto"/>
            <w:left w:val="none" w:sz="0" w:space="0" w:color="auto"/>
            <w:bottom w:val="none" w:sz="0" w:space="0" w:color="auto"/>
            <w:right w:val="none" w:sz="0" w:space="0" w:color="auto"/>
          </w:divBdr>
        </w:div>
      </w:divsChild>
    </w:div>
    <w:div w:id="367031522">
      <w:bodyDiv w:val="1"/>
      <w:marLeft w:val="0"/>
      <w:marRight w:val="0"/>
      <w:marTop w:val="0"/>
      <w:marBottom w:val="0"/>
      <w:divBdr>
        <w:top w:val="none" w:sz="0" w:space="0" w:color="auto"/>
        <w:left w:val="none" w:sz="0" w:space="0" w:color="auto"/>
        <w:bottom w:val="none" w:sz="0" w:space="0" w:color="auto"/>
        <w:right w:val="none" w:sz="0" w:space="0" w:color="auto"/>
      </w:divBdr>
      <w:divsChild>
        <w:div w:id="16589312">
          <w:marLeft w:val="480"/>
          <w:marRight w:val="0"/>
          <w:marTop w:val="0"/>
          <w:marBottom w:val="0"/>
          <w:divBdr>
            <w:top w:val="none" w:sz="0" w:space="0" w:color="auto"/>
            <w:left w:val="none" w:sz="0" w:space="0" w:color="auto"/>
            <w:bottom w:val="none" w:sz="0" w:space="0" w:color="auto"/>
            <w:right w:val="none" w:sz="0" w:space="0" w:color="auto"/>
          </w:divBdr>
        </w:div>
        <w:div w:id="70933746">
          <w:marLeft w:val="480"/>
          <w:marRight w:val="0"/>
          <w:marTop w:val="0"/>
          <w:marBottom w:val="0"/>
          <w:divBdr>
            <w:top w:val="none" w:sz="0" w:space="0" w:color="auto"/>
            <w:left w:val="none" w:sz="0" w:space="0" w:color="auto"/>
            <w:bottom w:val="none" w:sz="0" w:space="0" w:color="auto"/>
            <w:right w:val="none" w:sz="0" w:space="0" w:color="auto"/>
          </w:divBdr>
        </w:div>
        <w:div w:id="84346450">
          <w:marLeft w:val="480"/>
          <w:marRight w:val="0"/>
          <w:marTop w:val="0"/>
          <w:marBottom w:val="0"/>
          <w:divBdr>
            <w:top w:val="none" w:sz="0" w:space="0" w:color="auto"/>
            <w:left w:val="none" w:sz="0" w:space="0" w:color="auto"/>
            <w:bottom w:val="none" w:sz="0" w:space="0" w:color="auto"/>
            <w:right w:val="none" w:sz="0" w:space="0" w:color="auto"/>
          </w:divBdr>
        </w:div>
        <w:div w:id="127599882">
          <w:marLeft w:val="480"/>
          <w:marRight w:val="0"/>
          <w:marTop w:val="0"/>
          <w:marBottom w:val="0"/>
          <w:divBdr>
            <w:top w:val="none" w:sz="0" w:space="0" w:color="auto"/>
            <w:left w:val="none" w:sz="0" w:space="0" w:color="auto"/>
            <w:bottom w:val="none" w:sz="0" w:space="0" w:color="auto"/>
            <w:right w:val="none" w:sz="0" w:space="0" w:color="auto"/>
          </w:divBdr>
        </w:div>
        <w:div w:id="145979830">
          <w:marLeft w:val="480"/>
          <w:marRight w:val="0"/>
          <w:marTop w:val="0"/>
          <w:marBottom w:val="0"/>
          <w:divBdr>
            <w:top w:val="none" w:sz="0" w:space="0" w:color="auto"/>
            <w:left w:val="none" w:sz="0" w:space="0" w:color="auto"/>
            <w:bottom w:val="none" w:sz="0" w:space="0" w:color="auto"/>
            <w:right w:val="none" w:sz="0" w:space="0" w:color="auto"/>
          </w:divBdr>
        </w:div>
        <w:div w:id="238175674">
          <w:marLeft w:val="480"/>
          <w:marRight w:val="0"/>
          <w:marTop w:val="0"/>
          <w:marBottom w:val="0"/>
          <w:divBdr>
            <w:top w:val="none" w:sz="0" w:space="0" w:color="auto"/>
            <w:left w:val="none" w:sz="0" w:space="0" w:color="auto"/>
            <w:bottom w:val="none" w:sz="0" w:space="0" w:color="auto"/>
            <w:right w:val="none" w:sz="0" w:space="0" w:color="auto"/>
          </w:divBdr>
        </w:div>
        <w:div w:id="241838156">
          <w:marLeft w:val="480"/>
          <w:marRight w:val="0"/>
          <w:marTop w:val="0"/>
          <w:marBottom w:val="0"/>
          <w:divBdr>
            <w:top w:val="none" w:sz="0" w:space="0" w:color="auto"/>
            <w:left w:val="none" w:sz="0" w:space="0" w:color="auto"/>
            <w:bottom w:val="none" w:sz="0" w:space="0" w:color="auto"/>
            <w:right w:val="none" w:sz="0" w:space="0" w:color="auto"/>
          </w:divBdr>
        </w:div>
        <w:div w:id="269164066">
          <w:marLeft w:val="480"/>
          <w:marRight w:val="0"/>
          <w:marTop w:val="0"/>
          <w:marBottom w:val="0"/>
          <w:divBdr>
            <w:top w:val="none" w:sz="0" w:space="0" w:color="auto"/>
            <w:left w:val="none" w:sz="0" w:space="0" w:color="auto"/>
            <w:bottom w:val="none" w:sz="0" w:space="0" w:color="auto"/>
            <w:right w:val="none" w:sz="0" w:space="0" w:color="auto"/>
          </w:divBdr>
        </w:div>
        <w:div w:id="278495075">
          <w:marLeft w:val="480"/>
          <w:marRight w:val="0"/>
          <w:marTop w:val="0"/>
          <w:marBottom w:val="0"/>
          <w:divBdr>
            <w:top w:val="none" w:sz="0" w:space="0" w:color="auto"/>
            <w:left w:val="none" w:sz="0" w:space="0" w:color="auto"/>
            <w:bottom w:val="none" w:sz="0" w:space="0" w:color="auto"/>
            <w:right w:val="none" w:sz="0" w:space="0" w:color="auto"/>
          </w:divBdr>
        </w:div>
        <w:div w:id="376439442">
          <w:marLeft w:val="480"/>
          <w:marRight w:val="0"/>
          <w:marTop w:val="0"/>
          <w:marBottom w:val="0"/>
          <w:divBdr>
            <w:top w:val="none" w:sz="0" w:space="0" w:color="auto"/>
            <w:left w:val="none" w:sz="0" w:space="0" w:color="auto"/>
            <w:bottom w:val="none" w:sz="0" w:space="0" w:color="auto"/>
            <w:right w:val="none" w:sz="0" w:space="0" w:color="auto"/>
          </w:divBdr>
        </w:div>
        <w:div w:id="445585811">
          <w:marLeft w:val="480"/>
          <w:marRight w:val="0"/>
          <w:marTop w:val="0"/>
          <w:marBottom w:val="0"/>
          <w:divBdr>
            <w:top w:val="none" w:sz="0" w:space="0" w:color="auto"/>
            <w:left w:val="none" w:sz="0" w:space="0" w:color="auto"/>
            <w:bottom w:val="none" w:sz="0" w:space="0" w:color="auto"/>
            <w:right w:val="none" w:sz="0" w:space="0" w:color="auto"/>
          </w:divBdr>
        </w:div>
        <w:div w:id="463740997">
          <w:marLeft w:val="480"/>
          <w:marRight w:val="0"/>
          <w:marTop w:val="0"/>
          <w:marBottom w:val="0"/>
          <w:divBdr>
            <w:top w:val="none" w:sz="0" w:space="0" w:color="auto"/>
            <w:left w:val="none" w:sz="0" w:space="0" w:color="auto"/>
            <w:bottom w:val="none" w:sz="0" w:space="0" w:color="auto"/>
            <w:right w:val="none" w:sz="0" w:space="0" w:color="auto"/>
          </w:divBdr>
        </w:div>
        <w:div w:id="492380563">
          <w:marLeft w:val="480"/>
          <w:marRight w:val="0"/>
          <w:marTop w:val="0"/>
          <w:marBottom w:val="0"/>
          <w:divBdr>
            <w:top w:val="none" w:sz="0" w:space="0" w:color="auto"/>
            <w:left w:val="none" w:sz="0" w:space="0" w:color="auto"/>
            <w:bottom w:val="none" w:sz="0" w:space="0" w:color="auto"/>
            <w:right w:val="none" w:sz="0" w:space="0" w:color="auto"/>
          </w:divBdr>
        </w:div>
        <w:div w:id="515653465">
          <w:marLeft w:val="480"/>
          <w:marRight w:val="0"/>
          <w:marTop w:val="0"/>
          <w:marBottom w:val="0"/>
          <w:divBdr>
            <w:top w:val="none" w:sz="0" w:space="0" w:color="auto"/>
            <w:left w:val="none" w:sz="0" w:space="0" w:color="auto"/>
            <w:bottom w:val="none" w:sz="0" w:space="0" w:color="auto"/>
            <w:right w:val="none" w:sz="0" w:space="0" w:color="auto"/>
          </w:divBdr>
        </w:div>
        <w:div w:id="562447915">
          <w:marLeft w:val="480"/>
          <w:marRight w:val="0"/>
          <w:marTop w:val="0"/>
          <w:marBottom w:val="0"/>
          <w:divBdr>
            <w:top w:val="none" w:sz="0" w:space="0" w:color="auto"/>
            <w:left w:val="none" w:sz="0" w:space="0" w:color="auto"/>
            <w:bottom w:val="none" w:sz="0" w:space="0" w:color="auto"/>
            <w:right w:val="none" w:sz="0" w:space="0" w:color="auto"/>
          </w:divBdr>
        </w:div>
        <w:div w:id="664211312">
          <w:marLeft w:val="480"/>
          <w:marRight w:val="0"/>
          <w:marTop w:val="0"/>
          <w:marBottom w:val="0"/>
          <w:divBdr>
            <w:top w:val="none" w:sz="0" w:space="0" w:color="auto"/>
            <w:left w:val="none" w:sz="0" w:space="0" w:color="auto"/>
            <w:bottom w:val="none" w:sz="0" w:space="0" w:color="auto"/>
            <w:right w:val="none" w:sz="0" w:space="0" w:color="auto"/>
          </w:divBdr>
        </w:div>
        <w:div w:id="665938948">
          <w:marLeft w:val="480"/>
          <w:marRight w:val="0"/>
          <w:marTop w:val="0"/>
          <w:marBottom w:val="0"/>
          <w:divBdr>
            <w:top w:val="none" w:sz="0" w:space="0" w:color="auto"/>
            <w:left w:val="none" w:sz="0" w:space="0" w:color="auto"/>
            <w:bottom w:val="none" w:sz="0" w:space="0" w:color="auto"/>
            <w:right w:val="none" w:sz="0" w:space="0" w:color="auto"/>
          </w:divBdr>
        </w:div>
        <w:div w:id="671370367">
          <w:marLeft w:val="480"/>
          <w:marRight w:val="0"/>
          <w:marTop w:val="0"/>
          <w:marBottom w:val="0"/>
          <w:divBdr>
            <w:top w:val="none" w:sz="0" w:space="0" w:color="auto"/>
            <w:left w:val="none" w:sz="0" w:space="0" w:color="auto"/>
            <w:bottom w:val="none" w:sz="0" w:space="0" w:color="auto"/>
            <w:right w:val="none" w:sz="0" w:space="0" w:color="auto"/>
          </w:divBdr>
        </w:div>
        <w:div w:id="700860118">
          <w:marLeft w:val="480"/>
          <w:marRight w:val="0"/>
          <w:marTop w:val="0"/>
          <w:marBottom w:val="0"/>
          <w:divBdr>
            <w:top w:val="none" w:sz="0" w:space="0" w:color="auto"/>
            <w:left w:val="none" w:sz="0" w:space="0" w:color="auto"/>
            <w:bottom w:val="none" w:sz="0" w:space="0" w:color="auto"/>
            <w:right w:val="none" w:sz="0" w:space="0" w:color="auto"/>
          </w:divBdr>
        </w:div>
        <w:div w:id="701828345">
          <w:marLeft w:val="480"/>
          <w:marRight w:val="0"/>
          <w:marTop w:val="0"/>
          <w:marBottom w:val="0"/>
          <w:divBdr>
            <w:top w:val="none" w:sz="0" w:space="0" w:color="auto"/>
            <w:left w:val="none" w:sz="0" w:space="0" w:color="auto"/>
            <w:bottom w:val="none" w:sz="0" w:space="0" w:color="auto"/>
            <w:right w:val="none" w:sz="0" w:space="0" w:color="auto"/>
          </w:divBdr>
        </w:div>
        <w:div w:id="803039783">
          <w:marLeft w:val="480"/>
          <w:marRight w:val="0"/>
          <w:marTop w:val="0"/>
          <w:marBottom w:val="0"/>
          <w:divBdr>
            <w:top w:val="none" w:sz="0" w:space="0" w:color="auto"/>
            <w:left w:val="none" w:sz="0" w:space="0" w:color="auto"/>
            <w:bottom w:val="none" w:sz="0" w:space="0" w:color="auto"/>
            <w:right w:val="none" w:sz="0" w:space="0" w:color="auto"/>
          </w:divBdr>
        </w:div>
        <w:div w:id="848567485">
          <w:marLeft w:val="480"/>
          <w:marRight w:val="0"/>
          <w:marTop w:val="0"/>
          <w:marBottom w:val="0"/>
          <w:divBdr>
            <w:top w:val="none" w:sz="0" w:space="0" w:color="auto"/>
            <w:left w:val="none" w:sz="0" w:space="0" w:color="auto"/>
            <w:bottom w:val="none" w:sz="0" w:space="0" w:color="auto"/>
            <w:right w:val="none" w:sz="0" w:space="0" w:color="auto"/>
          </w:divBdr>
        </w:div>
        <w:div w:id="858201346">
          <w:marLeft w:val="480"/>
          <w:marRight w:val="0"/>
          <w:marTop w:val="0"/>
          <w:marBottom w:val="0"/>
          <w:divBdr>
            <w:top w:val="none" w:sz="0" w:space="0" w:color="auto"/>
            <w:left w:val="none" w:sz="0" w:space="0" w:color="auto"/>
            <w:bottom w:val="none" w:sz="0" w:space="0" w:color="auto"/>
            <w:right w:val="none" w:sz="0" w:space="0" w:color="auto"/>
          </w:divBdr>
        </w:div>
        <w:div w:id="861552731">
          <w:marLeft w:val="480"/>
          <w:marRight w:val="0"/>
          <w:marTop w:val="0"/>
          <w:marBottom w:val="0"/>
          <w:divBdr>
            <w:top w:val="none" w:sz="0" w:space="0" w:color="auto"/>
            <w:left w:val="none" w:sz="0" w:space="0" w:color="auto"/>
            <w:bottom w:val="none" w:sz="0" w:space="0" w:color="auto"/>
            <w:right w:val="none" w:sz="0" w:space="0" w:color="auto"/>
          </w:divBdr>
        </w:div>
        <w:div w:id="872038487">
          <w:marLeft w:val="480"/>
          <w:marRight w:val="0"/>
          <w:marTop w:val="0"/>
          <w:marBottom w:val="0"/>
          <w:divBdr>
            <w:top w:val="none" w:sz="0" w:space="0" w:color="auto"/>
            <w:left w:val="none" w:sz="0" w:space="0" w:color="auto"/>
            <w:bottom w:val="none" w:sz="0" w:space="0" w:color="auto"/>
            <w:right w:val="none" w:sz="0" w:space="0" w:color="auto"/>
          </w:divBdr>
        </w:div>
        <w:div w:id="875195766">
          <w:marLeft w:val="480"/>
          <w:marRight w:val="0"/>
          <w:marTop w:val="0"/>
          <w:marBottom w:val="0"/>
          <w:divBdr>
            <w:top w:val="none" w:sz="0" w:space="0" w:color="auto"/>
            <w:left w:val="none" w:sz="0" w:space="0" w:color="auto"/>
            <w:bottom w:val="none" w:sz="0" w:space="0" w:color="auto"/>
            <w:right w:val="none" w:sz="0" w:space="0" w:color="auto"/>
          </w:divBdr>
        </w:div>
        <w:div w:id="875243180">
          <w:marLeft w:val="480"/>
          <w:marRight w:val="0"/>
          <w:marTop w:val="0"/>
          <w:marBottom w:val="0"/>
          <w:divBdr>
            <w:top w:val="none" w:sz="0" w:space="0" w:color="auto"/>
            <w:left w:val="none" w:sz="0" w:space="0" w:color="auto"/>
            <w:bottom w:val="none" w:sz="0" w:space="0" w:color="auto"/>
            <w:right w:val="none" w:sz="0" w:space="0" w:color="auto"/>
          </w:divBdr>
        </w:div>
        <w:div w:id="896671080">
          <w:marLeft w:val="480"/>
          <w:marRight w:val="0"/>
          <w:marTop w:val="0"/>
          <w:marBottom w:val="0"/>
          <w:divBdr>
            <w:top w:val="none" w:sz="0" w:space="0" w:color="auto"/>
            <w:left w:val="none" w:sz="0" w:space="0" w:color="auto"/>
            <w:bottom w:val="none" w:sz="0" w:space="0" w:color="auto"/>
            <w:right w:val="none" w:sz="0" w:space="0" w:color="auto"/>
          </w:divBdr>
        </w:div>
        <w:div w:id="936062958">
          <w:marLeft w:val="480"/>
          <w:marRight w:val="0"/>
          <w:marTop w:val="0"/>
          <w:marBottom w:val="0"/>
          <w:divBdr>
            <w:top w:val="none" w:sz="0" w:space="0" w:color="auto"/>
            <w:left w:val="none" w:sz="0" w:space="0" w:color="auto"/>
            <w:bottom w:val="none" w:sz="0" w:space="0" w:color="auto"/>
            <w:right w:val="none" w:sz="0" w:space="0" w:color="auto"/>
          </w:divBdr>
        </w:div>
        <w:div w:id="936988157">
          <w:marLeft w:val="480"/>
          <w:marRight w:val="0"/>
          <w:marTop w:val="0"/>
          <w:marBottom w:val="0"/>
          <w:divBdr>
            <w:top w:val="none" w:sz="0" w:space="0" w:color="auto"/>
            <w:left w:val="none" w:sz="0" w:space="0" w:color="auto"/>
            <w:bottom w:val="none" w:sz="0" w:space="0" w:color="auto"/>
            <w:right w:val="none" w:sz="0" w:space="0" w:color="auto"/>
          </w:divBdr>
        </w:div>
        <w:div w:id="1133405597">
          <w:marLeft w:val="480"/>
          <w:marRight w:val="0"/>
          <w:marTop w:val="0"/>
          <w:marBottom w:val="0"/>
          <w:divBdr>
            <w:top w:val="none" w:sz="0" w:space="0" w:color="auto"/>
            <w:left w:val="none" w:sz="0" w:space="0" w:color="auto"/>
            <w:bottom w:val="none" w:sz="0" w:space="0" w:color="auto"/>
            <w:right w:val="none" w:sz="0" w:space="0" w:color="auto"/>
          </w:divBdr>
        </w:div>
        <w:div w:id="1138453442">
          <w:marLeft w:val="480"/>
          <w:marRight w:val="0"/>
          <w:marTop w:val="0"/>
          <w:marBottom w:val="0"/>
          <w:divBdr>
            <w:top w:val="none" w:sz="0" w:space="0" w:color="auto"/>
            <w:left w:val="none" w:sz="0" w:space="0" w:color="auto"/>
            <w:bottom w:val="none" w:sz="0" w:space="0" w:color="auto"/>
            <w:right w:val="none" w:sz="0" w:space="0" w:color="auto"/>
          </w:divBdr>
        </w:div>
        <w:div w:id="1178697240">
          <w:marLeft w:val="480"/>
          <w:marRight w:val="0"/>
          <w:marTop w:val="0"/>
          <w:marBottom w:val="0"/>
          <w:divBdr>
            <w:top w:val="none" w:sz="0" w:space="0" w:color="auto"/>
            <w:left w:val="none" w:sz="0" w:space="0" w:color="auto"/>
            <w:bottom w:val="none" w:sz="0" w:space="0" w:color="auto"/>
            <w:right w:val="none" w:sz="0" w:space="0" w:color="auto"/>
          </w:divBdr>
        </w:div>
        <w:div w:id="1249582104">
          <w:marLeft w:val="480"/>
          <w:marRight w:val="0"/>
          <w:marTop w:val="0"/>
          <w:marBottom w:val="0"/>
          <w:divBdr>
            <w:top w:val="none" w:sz="0" w:space="0" w:color="auto"/>
            <w:left w:val="none" w:sz="0" w:space="0" w:color="auto"/>
            <w:bottom w:val="none" w:sz="0" w:space="0" w:color="auto"/>
            <w:right w:val="none" w:sz="0" w:space="0" w:color="auto"/>
          </w:divBdr>
        </w:div>
        <w:div w:id="1270940222">
          <w:marLeft w:val="480"/>
          <w:marRight w:val="0"/>
          <w:marTop w:val="0"/>
          <w:marBottom w:val="0"/>
          <w:divBdr>
            <w:top w:val="none" w:sz="0" w:space="0" w:color="auto"/>
            <w:left w:val="none" w:sz="0" w:space="0" w:color="auto"/>
            <w:bottom w:val="none" w:sz="0" w:space="0" w:color="auto"/>
            <w:right w:val="none" w:sz="0" w:space="0" w:color="auto"/>
          </w:divBdr>
        </w:div>
        <w:div w:id="1275017478">
          <w:marLeft w:val="480"/>
          <w:marRight w:val="0"/>
          <w:marTop w:val="0"/>
          <w:marBottom w:val="0"/>
          <w:divBdr>
            <w:top w:val="none" w:sz="0" w:space="0" w:color="auto"/>
            <w:left w:val="none" w:sz="0" w:space="0" w:color="auto"/>
            <w:bottom w:val="none" w:sz="0" w:space="0" w:color="auto"/>
            <w:right w:val="none" w:sz="0" w:space="0" w:color="auto"/>
          </w:divBdr>
        </w:div>
        <w:div w:id="1374622896">
          <w:marLeft w:val="480"/>
          <w:marRight w:val="0"/>
          <w:marTop w:val="0"/>
          <w:marBottom w:val="0"/>
          <w:divBdr>
            <w:top w:val="none" w:sz="0" w:space="0" w:color="auto"/>
            <w:left w:val="none" w:sz="0" w:space="0" w:color="auto"/>
            <w:bottom w:val="none" w:sz="0" w:space="0" w:color="auto"/>
            <w:right w:val="none" w:sz="0" w:space="0" w:color="auto"/>
          </w:divBdr>
        </w:div>
        <w:div w:id="1445346642">
          <w:marLeft w:val="480"/>
          <w:marRight w:val="0"/>
          <w:marTop w:val="0"/>
          <w:marBottom w:val="0"/>
          <w:divBdr>
            <w:top w:val="none" w:sz="0" w:space="0" w:color="auto"/>
            <w:left w:val="none" w:sz="0" w:space="0" w:color="auto"/>
            <w:bottom w:val="none" w:sz="0" w:space="0" w:color="auto"/>
            <w:right w:val="none" w:sz="0" w:space="0" w:color="auto"/>
          </w:divBdr>
        </w:div>
        <w:div w:id="1463618556">
          <w:marLeft w:val="480"/>
          <w:marRight w:val="0"/>
          <w:marTop w:val="0"/>
          <w:marBottom w:val="0"/>
          <w:divBdr>
            <w:top w:val="none" w:sz="0" w:space="0" w:color="auto"/>
            <w:left w:val="none" w:sz="0" w:space="0" w:color="auto"/>
            <w:bottom w:val="none" w:sz="0" w:space="0" w:color="auto"/>
            <w:right w:val="none" w:sz="0" w:space="0" w:color="auto"/>
          </w:divBdr>
        </w:div>
        <w:div w:id="1510408272">
          <w:marLeft w:val="480"/>
          <w:marRight w:val="0"/>
          <w:marTop w:val="0"/>
          <w:marBottom w:val="0"/>
          <w:divBdr>
            <w:top w:val="none" w:sz="0" w:space="0" w:color="auto"/>
            <w:left w:val="none" w:sz="0" w:space="0" w:color="auto"/>
            <w:bottom w:val="none" w:sz="0" w:space="0" w:color="auto"/>
            <w:right w:val="none" w:sz="0" w:space="0" w:color="auto"/>
          </w:divBdr>
        </w:div>
        <w:div w:id="1519268613">
          <w:marLeft w:val="480"/>
          <w:marRight w:val="0"/>
          <w:marTop w:val="0"/>
          <w:marBottom w:val="0"/>
          <w:divBdr>
            <w:top w:val="none" w:sz="0" w:space="0" w:color="auto"/>
            <w:left w:val="none" w:sz="0" w:space="0" w:color="auto"/>
            <w:bottom w:val="none" w:sz="0" w:space="0" w:color="auto"/>
            <w:right w:val="none" w:sz="0" w:space="0" w:color="auto"/>
          </w:divBdr>
        </w:div>
        <w:div w:id="1563562758">
          <w:marLeft w:val="480"/>
          <w:marRight w:val="0"/>
          <w:marTop w:val="0"/>
          <w:marBottom w:val="0"/>
          <w:divBdr>
            <w:top w:val="none" w:sz="0" w:space="0" w:color="auto"/>
            <w:left w:val="none" w:sz="0" w:space="0" w:color="auto"/>
            <w:bottom w:val="none" w:sz="0" w:space="0" w:color="auto"/>
            <w:right w:val="none" w:sz="0" w:space="0" w:color="auto"/>
          </w:divBdr>
        </w:div>
        <w:div w:id="1575433155">
          <w:marLeft w:val="480"/>
          <w:marRight w:val="0"/>
          <w:marTop w:val="0"/>
          <w:marBottom w:val="0"/>
          <w:divBdr>
            <w:top w:val="none" w:sz="0" w:space="0" w:color="auto"/>
            <w:left w:val="none" w:sz="0" w:space="0" w:color="auto"/>
            <w:bottom w:val="none" w:sz="0" w:space="0" w:color="auto"/>
            <w:right w:val="none" w:sz="0" w:space="0" w:color="auto"/>
          </w:divBdr>
        </w:div>
        <w:div w:id="1605504199">
          <w:marLeft w:val="480"/>
          <w:marRight w:val="0"/>
          <w:marTop w:val="0"/>
          <w:marBottom w:val="0"/>
          <w:divBdr>
            <w:top w:val="none" w:sz="0" w:space="0" w:color="auto"/>
            <w:left w:val="none" w:sz="0" w:space="0" w:color="auto"/>
            <w:bottom w:val="none" w:sz="0" w:space="0" w:color="auto"/>
            <w:right w:val="none" w:sz="0" w:space="0" w:color="auto"/>
          </w:divBdr>
        </w:div>
        <w:div w:id="1683819490">
          <w:marLeft w:val="480"/>
          <w:marRight w:val="0"/>
          <w:marTop w:val="0"/>
          <w:marBottom w:val="0"/>
          <w:divBdr>
            <w:top w:val="none" w:sz="0" w:space="0" w:color="auto"/>
            <w:left w:val="none" w:sz="0" w:space="0" w:color="auto"/>
            <w:bottom w:val="none" w:sz="0" w:space="0" w:color="auto"/>
            <w:right w:val="none" w:sz="0" w:space="0" w:color="auto"/>
          </w:divBdr>
        </w:div>
        <w:div w:id="1706446300">
          <w:marLeft w:val="480"/>
          <w:marRight w:val="0"/>
          <w:marTop w:val="0"/>
          <w:marBottom w:val="0"/>
          <w:divBdr>
            <w:top w:val="none" w:sz="0" w:space="0" w:color="auto"/>
            <w:left w:val="none" w:sz="0" w:space="0" w:color="auto"/>
            <w:bottom w:val="none" w:sz="0" w:space="0" w:color="auto"/>
            <w:right w:val="none" w:sz="0" w:space="0" w:color="auto"/>
          </w:divBdr>
        </w:div>
        <w:div w:id="1715539356">
          <w:marLeft w:val="480"/>
          <w:marRight w:val="0"/>
          <w:marTop w:val="0"/>
          <w:marBottom w:val="0"/>
          <w:divBdr>
            <w:top w:val="none" w:sz="0" w:space="0" w:color="auto"/>
            <w:left w:val="none" w:sz="0" w:space="0" w:color="auto"/>
            <w:bottom w:val="none" w:sz="0" w:space="0" w:color="auto"/>
            <w:right w:val="none" w:sz="0" w:space="0" w:color="auto"/>
          </w:divBdr>
        </w:div>
        <w:div w:id="1725833267">
          <w:marLeft w:val="480"/>
          <w:marRight w:val="0"/>
          <w:marTop w:val="0"/>
          <w:marBottom w:val="0"/>
          <w:divBdr>
            <w:top w:val="none" w:sz="0" w:space="0" w:color="auto"/>
            <w:left w:val="none" w:sz="0" w:space="0" w:color="auto"/>
            <w:bottom w:val="none" w:sz="0" w:space="0" w:color="auto"/>
            <w:right w:val="none" w:sz="0" w:space="0" w:color="auto"/>
          </w:divBdr>
        </w:div>
        <w:div w:id="1754619811">
          <w:marLeft w:val="480"/>
          <w:marRight w:val="0"/>
          <w:marTop w:val="0"/>
          <w:marBottom w:val="0"/>
          <w:divBdr>
            <w:top w:val="none" w:sz="0" w:space="0" w:color="auto"/>
            <w:left w:val="none" w:sz="0" w:space="0" w:color="auto"/>
            <w:bottom w:val="none" w:sz="0" w:space="0" w:color="auto"/>
            <w:right w:val="none" w:sz="0" w:space="0" w:color="auto"/>
          </w:divBdr>
        </w:div>
        <w:div w:id="1804035767">
          <w:marLeft w:val="480"/>
          <w:marRight w:val="0"/>
          <w:marTop w:val="0"/>
          <w:marBottom w:val="0"/>
          <w:divBdr>
            <w:top w:val="none" w:sz="0" w:space="0" w:color="auto"/>
            <w:left w:val="none" w:sz="0" w:space="0" w:color="auto"/>
            <w:bottom w:val="none" w:sz="0" w:space="0" w:color="auto"/>
            <w:right w:val="none" w:sz="0" w:space="0" w:color="auto"/>
          </w:divBdr>
        </w:div>
        <w:div w:id="1837183082">
          <w:marLeft w:val="480"/>
          <w:marRight w:val="0"/>
          <w:marTop w:val="0"/>
          <w:marBottom w:val="0"/>
          <w:divBdr>
            <w:top w:val="none" w:sz="0" w:space="0" w:color="auto"/>
            <w:left w:val="none" w:sz="0" w:space="0" w:color="auto"/>
            <w:bottom w:val="none" w:sz="0" w:space="0" w:color="auto"/>
            <w:right w:val="none" w:sz="0" w:space="0" w:color="auto"/>
          </w:divBdr>
        </w:div>
        <w:div w:id="1912806553">
          <w:marLeft w:val="480"/>
          <w:marRight w:val="0"/>
          <w:marTop w:val="0"/>
          <w:marBottom w:val="0"/>
          <w:divBdr>
            <w:top w:val="none" w:sz="0" w:space="0" w:color="auto"/>
            <w:left w:val="none" w:sz="0" w:space="0" w:color="auto"/>
            <w:bottom w:val="none" w:sz="0" w:space="0" w:color="auto"/>
            <w:right w:val="none" w:sz="0" w:space="0" w:color="auto"/>
          </w:divBdr>
        </w:div>
        <w:div w:id="1965889171">
          <w:marLeft w:val="480"/>
          <w:marRight w:val="0"/>
          <w:marTop w:val="0"/>
          <w:marBottom w:val="0"/>
          <w:divBdr>
            <w:top w:val="none" w:sz="0" w:space="0" w:color="auto"/>
            <w:left w:val="none" w:sz="0" w:space="0" w:color="auto"/>
            <w:bottom w:val="none" w:sz="0" w:space="0" w:color="auto"/>
            <w:right w:val="none" w:sz="0" w:space="0" w:color="auto"/>
          </w:divBdr>
        </w:div>
        <w:div w:id="1990087053">
          <w:marLeft w:val="480"/>
          <w:marRight w:val="0"/>
          <w:marTop w:val="0"/>
          <w:marBottom w:val="0"/>
          <w:divBdr>
            <w:top w:val="none" w:sz="0" w:space="0" w:color="auto"/>
            <w:left w:val="none" w:sz="0" w:space="0" w:color="auto"/>
            <w:bottom w:val="none" w:sz="0" w:space="0" w:color="auto"/>
            <w:right w:val="none" w:sz="0" w:space="0" w:color="auto"/>
          </w:divBdr>
        </w:div>
        <w:div w:id="2018077079">
          <w:marLeft w:val="480"/>
          <w:marRight w:val="0"/>
          <w:marTop w:val="0"/>
          <w:marBottom w:val="0"/>
          <w:divBdr>
            <w:top w:val="none" w:sz="0" w:space="0" w:color="auto"/>
            <w:left w:val="none" w:sz="0" w:space="0" w:color="auto"/>
            <w:bottom w:val="none" w:sz="0" w:space="0" w:color="auto"/>
            <w:right w:val="none" w:sz="0" w:space="0" w:color="auto"/>
          </w:divBdr>
        </w:div>
        <w:div w:id="2126539556">
          <w:marLeft w:val="480"/>
          <w:marRight w:val="0"/>
          <w:marTop w:val="0"/>
          <w:marBottom w:val="0"/>
          <w:divBdr>
            <w:top w:val="none" w:sz="0" w:space="0" w:color="auto"/>
            <w:left w:val="none" w:sz="0" w:space="0" w:color="auto"/>
            <w:bottom w:val="none" w:sz="0" w:space="0" w:color="auto"/>
            <w:right w:val="none" w:sz="0" w:space="0" w:color="auto"/>
          </w:divBdr>
        </w:div>
        <w:div w:id="2138839544">
          <w:marLeft w:val="480"/>
          <w:marRight w:val="0"/>
          <w:marTop w:val="0"/>
          <w:marBottom w:val="0"/>
          <w:divBdr>
            <w:top w:val="none" w:sz="0" w:space="0" w:color="auto"/>
            <w:left w:val="none" w:sz="0" w:space="0" w:color="auto"/>
            <w:bottom w:val="none" w:sz="0" w:space="0" w:color="auto"/>
            <w:right w:val="none" w:sz="0" w:space="0" w:color="auto"/>
          </w:divBdr>
        </w:div>
        <w:div w:id="2139643296">
          <w:marLeft w:val="480"/>
          <w:marRight w:val="0"/>
          <w:marTop w:val="0"/>
          <w:marBottom w:val="0"/>
          <w:divBdr>
            <w:top w:val="none" w:sz="0" w:space="0" w:color="auto"/>
            <w:left w:val="none" w:sz="0" w:space="0" w:color="auto"/>
            <w:bottom w:val="none" w:sz="0" w:space="0" w:color="auto"/>
            <w:right w:val="none" w:sz="0" w:space="0" w:color="auto"/>
          </w:divBdr>
        </w:div>
      </w:divsChild>
    </w:div>
    <w:div w:id="369233954">
      <w:bodyDiv w:val="1"/>
      <w:marLeft w:val="0"/>
      <w:marRight w:val="0"/>
      <w:marTop w:val="0"/>
      <w:marBottom w:val="0"/>
      <w:divBdr>
        <w:top w:val="none" w:sz="0" w:space="0" w:color="auto"/>
        <w:left w:val="none" w:sz="0" w:space="0" w:color="auto"/>
        <w:bottom w:val="none" w:sz="0" w:space="0" w:color="auto"/>
        <w:right w:val="none" w:sz="0" w:space="0" w:color="auto"/>
      </w:divBdr>
      <w:divsChild>
        <w:div w:id="1012789">
          <w:marLeft w:val="480"/>
          <w:marRight w:val="0"/>
          <w:marTop w:val="0"/>
          <w:marBottom w:val="0"/>
          <w:divBdr>
            <w:top w:val="none" w:sz="0" w:space="0" w:color="auto"/>
            <w:left w:val="none" w:sz="0" w:space="0" w:color="auto"/>
            <w:bottom w:val="none" w:sz="0" w:space="0" w:color="auto"/>
            <w:right w:val="none" w:sz="0" w:space="0" w:color="auto"/>
          </w:divBdr>
        </w:div>
        <w:div w:id="8221966">
          <w:marLeft w:val="480"/>
          <w:marRight w:val="0"/>
          <w:marTop w:val="0"/>
          <w:marBottom w:val="0"/>
          <w:divBdr>
            <w:top w:val="none" w:sz="0" w:space="0" w:color="auto"/>
            <w:left w:val="none" w:sz="0" w:space="0" w:color="auto"/>
            <w:bottom w:val="none" w:sz="0" w:space="0" w:color="auto"/>
            <w:right w:val="none" w:sz="0" w:space="0" w:color="auto"/>
          </w:divBdr>
        </w:div>
        <w:div w:id="36467062">
          <w:marLeft w:val="480"/>
          <w:marRight w:val="0"/>
          <w:marTop w:val="0"/>
          <w:marBottom w:val="0"/>
          <w:divBdr>
            <w:top w:val="none" w:sz="0" w:space="0" w:color="auto"/>
            <w:left w:val="none" w:sz="0" w:space="0" w:color="auto"/>
            <w:bottom w:val="none" w:sz="0" w:space="0" w:color="auto"/>
            <w:right w:val="none" w:sz="0" w:space="0" w:color="auto"/>
          </w:divBdr>
        </w:div>
        <w:div w:id="94446541">
          <w:marLeft w:val="480"/>
          <w:marRight w:val="0"/>
          <w:marTop w:val="0"/>
          <w:marBottom w:val="0"/>
          <w:divBdr>
            <w:top w:val="none" w:sz="0" w:space="0" w:color="auto"/>
            <w:left w:val="none" w:sz="0" w:space="0" w:color="auto"/>
            <w:bottom w:val="none" w:sz="0" w:space="0" w:color="auto"/>
            <w:right w:val="none" w:sz="0" w:space="0" w:color="auto"/>
          </w:divBdr>
        </w:div>
        <w:div w:id="99692705">
          <w:marLeft w:val="480"/>
          <w:marRight w:val="0"/>
          <w:marTop w:val="0"/>
          <w:marBottom w:val="0"/>
          <w:divBdr>
            <w:top w:val="none" w:sz="0" w:space="0" w:color="auto"/>
            <w:left w:val="none" w:sz="0" w:space="0" w:color="auto"/>
            <w:bottom w:val="none" w:sz="0" w:space="0" w:color="auto"/>
            <w:right w:val="none" w:sz="0" w:space="0" w:color="auto"/>
          </w:divBdr>
        </w:div>
        <w:div w:id="149910499">
          <w:marLeft w:val="480"/>
          <w:marRight w:val="0"/>
          <w:marTop w:val="0"/>
          <w:marBottom w:val="0"/>
          <w:divBdr>
            <w:top w:val="none" w:sz="0" w:space="0" w:color="auto"/>
            <w:left w:val="none" w:sz="0" w:space="0" w:color="auto"/>
            <w:bottom w:val="none" w:sz="0" w:space="0" w:color="auto"/>
            <w:right w:val="none" w:sz="0" w:space="0" w:color="auto"/>
          </w:divBdr>
        </w:div>
        <w:div w:id="183860161">
          <w:marLeft w:val="480"/>
          <w:marRight w:val="0"/>
          <w:marTop w:val="0"/>
          <w:marBottom w:val="0"/>
          <w:divBdr>
            <w:top w:val="none" w:sz="0" w:space="0" w:color="auto"/>
            <w:left w:val="none" w:sz="0" w:space="0" w:color="auto"/>
            <w:bottom w:val="none" w:sz="0" w:space="0" w:color="auto"/>
            <w:right w:val="none" w:sz="0" w:space="0" w:color="auto"/>
          </w:divBdr>
        </w:div>
        <w:div w:id="191263680">
          <w:marLeft w:val="480"/>
          <w:marRight w:val="0"/>
          <w:marTop w:val="0"/>
          <w:marBottom w:val="0"/>
          <w:divBdr>
            <w:top w:val="none" w:sz="0" w:space="0" w:color="auto"/>
            <w:left w:val="none" w:sz="0" w:space="0" w:color="auto"/>
            <w:bottom w:val="none" w:sz="0" w:space="0" w:color="auto"/>
            <w:right w:val="none" w:sz="0" w:space="0" w:color="auto"/>
          </w:divBdr>
        </w:div>
        <w:div w:id="212740135">
          <w:marLeft w:val="480"/>
          <w:marRight w:val="0"/>
          <w:marTop w:val="0"/>
          <w:marBottom w:val="0"/>
          <w:divBdr>
            <w:top w:val="none" w:sz="0" w:space="0" w:color="auto"/>
            <w:left w:val="none" w:sz="0" w:space="0" w:color="auto"/>
            <w:bottom w:val="none" w:sz="0" w:space="0" w:color="auto"/>
            <w:right w:val="none" w:sz="0" w:space="0" w:color="auto"/>
          </w:divBdr>
        </w:div>
        <w:div w:id="284773591">
          <w:marLeft w:val="480"/>
          <w:marRight w:val="0"/>
          <w:marTop w:val="0"/>
          <w:marBottom w:val="0"/>
          <w:divBdr>
            <w:top w:val="none" w:sz="0" w:space="0" w:color="auto"/>
            <w:left w:val="none" w:sz="0" w:space="0" w:color="auto"/>
            <w:bottom w:val="none" w:sz="0" w:space="0" w:color="auto"/>
            <w:right w:val="none" w:sz="0" w:space="0" w:color="auto"/>
          </w:divBdr>
        </w:div>
        <w:div w:id="362707255">
          <w:marLeft w:val="480"/>
          <w:marRight w:val="0"/>
          <w:marTop w:val="0"/>
          <w:marBottom w:val="0"/>
          <w:divBdr>
            <w:top w:val="none" w:sz="0" w:space="0" w:color="auto"/>
            <w:left w:val="none" w:sz="0" w:space="0" w:color="auto"/>
            <w:bottom w:val="none" w:sz="0" w:space="0" w:color="auto"/>
            <w:right w:val="none" w:sz="0" w:space="0" w:color="auto"/>
          </w:divBdr>
        </w:div>
        <w:div w:id="363989055">
          <w:marLeft w:val="480"/>
          <w:marRight w:val="0"/>
          <w:marTop w:val="0"/>
          <w:marBottom w:val="0"/>
          <w:divBdr>
            <w:top w:val="none" w:sz="0" w:space="0" w:color="auto"/>
            <w:left w:val="none" w:sz="0" w:space="0" w:color="auto"/>
            <w:bottom w:val="none" w:sz="0" w:space="0" w:color="auto"/>
            <w:right w:val="none" w:sz="0" w:space="0" w:color="auto"/>
          </w:divBdr>
        </w:div>
        <w:div w:id="438062330">
          <w:marLeft w:val="480"/>
          <w:marRight w:val="0"/>
          <w:marTop w:val="0"/>
          <w:marBottom w:val="0"/>
          <w:divBdr>
            <w:top w:val="none" w:sz="0" w:space="0" w:color="auto"/>
            <w:left w:val="none" w:sz="0" w:space="0" w:color="auto"/>
            <w:bottom w:val="none" w:sz="0" w:space="0" w:color="auto"/>
            <w:right w:val="none" w:sz="0" w:space="0" w:color="auto"/>
          </w:divBdr>
        </w:div>
        <w:div w:id="449520233">
          <w:marLeft w:val="480"/>
          <w:marRight w:val="0"/>
          <w:marTop w:val="0"/>
          <w:marBottom w:val="0"/>
          <w:divBdr>
            <w:top w:val="none" w:sz="0" w:space="0" w:color="auto"/>
            <w:left w:val="none" w:sz="0" w:space="0" w:color="auto"/>
            <w:bottom w:val="none" w:sz="0" w:space="0" w:color="auto"/>
            <w:right w:val="none" w:sz="0" w:space="0" w:color="auto"/>
          </w:divBdr>
        </w:div>
        <w:div w:id="453790264">
          <w:marLeft w:val="480"/>
          <w:marRight w:val="0"/>
          <w:marTop w:val="0"/>
          <w:marBottom w:val="0"/>
          <w:divBdr>
            <w:top w:val="none" w:sz="0" w:space="0" w:color="auto"/>
            <w:left w:val="none" w:sz="0" w:space="0" w:color="auto"/>
            <w:bottom w:val="none" w:sz="0" w:space="0" w:color="auto"/>
            <w:right w:val="none" w:sz="0" w:space="0" w:color="auto"/>
          </w:divBdr>
        </w:div>
        <w:div w:id="581990301">
          <w:marLeft w:val="480"/>
          <w:marRight w:val="0"/>
          <w:marTop w:val="0"/>
          <w:marBottom w:val="0"/>
          <w:divBdr>
            <w:top w:val="none" w:sz="0" w:space="0" w:color="auto"/>
            <w:left w:val="none" w:sz="0" w:space="0" w:color="auto"/>
            <w:bottom w:val="none" w:sz="0" w:space="0" w:color="auto"/>
            <w:right w:val="none" w:sz="0" w:space="0" w:color="auto"/>
          </w:divBdr>
        </w:div>
        <w:div w:id="613367171">
          <w:marLeft w:val="480"/>
          <w:marRight w:val="0"/>
          <w:marTop w:val="0"/>
          <w:marBottom w:val="0"/>
          <w:divBdr>
            <w:top w:val="none" w:sz="0" w:space="0" w:color="auto"/>
            <w:left w:val="none" w:sz="0" w:space="0" w:color="auto"/>
            <w:bottom w:val="none" w:sz="0" w:space="0" w:color="auto"/>
            <w:right w:val="none" w:sz="0" w:space="0" w:color="auto"/>
          </w:divBdr>
        </w:div>
        <w:div w:id="628586942">
          <w:marLeft w:val="480"/>
          <w:marRight w:val="0"/>
          <w:marTop w:val="0"/>
          <w:marBottom w:val="0"/>
          <w:divBdr>
            <w:top w:val="none" w:sz="0" w:space="0" w:color="auto"/>
            <w:left w:val="none" w:sz="0" w:space="0" w:color="auto"/>
            <w:bottom w:val="none" w:sz="0" w:space="0" w:color="auto"/>
            <w:right w:val="none" w:sz="0" w:space="0" w:color="auto"/>
          </w:divBdr>
        </w:div>
        <w:div w:id="634607137">
          <w:marLeft w:val="480"/>
          <w:marRight w:val="0"/>
          <w:marTop w:val="0"/>
          <w:marBottom w:val="0"/>
          <w:divBdr>
            <w:top w:val="none" w:sz="0" w:space="0" w:color="auto"/>
            <w:left w:val="none" w:sz="0" w:space="0" w:color="auto"/>
            <w:bottom w:val="none" w:sz="0" w:space="0" w:color="auto"/>
            <w:right w:val="none" w:sz="0" w:space="0" w:color="auto"/>
          </w:divBdr>
        </w:div>
        <w:div w:id="762259062">
          <w:marLeft w:val="480"/>
          <w:marRight w:val="0"/>
          <w:marTop w:val="0"/>
          <w:marBottom w:val="0"/>
          <w:divBdr>
            <w:top w:val="none" w:sz="0" w:space="0" w:color="auto"/>
            <w:left w:val="none" w:sz="0" w:space="0" w:color="auto"/>
            <w:bottom w:val="none" w:sz="0" w:space="0" w:color="auto"/>
            <w:right w:val="none" w:sz="0" w:space="0" w:color="auto"/>
          </w:divBdr>
        </w:div>
        <w:div w:id="763576959">
          <w:marLeft w:val="480"/>
          <w:marRight w:val="0"/>
          <w:marTop w:val="0"/>
          <w:marBottom w:val="0"/>
          <w:divBdr>
            <w:top w:val="none" w:sz="0" w:space="0" w:color="auto"/>
            <w:left w:val="none" w:sz="0" w:space="0" w:color="auto"/>
            <w:bottom w:val="none" w:sz="0" w:space="0" w:color="auto"/>
            <w:right w:val="none" w:sz="0" w:space="0" w:color="auto"/>
          </w:divBdr>
        </w:div>
        <w:div w:id="830486293">
          <w:marLeft w:val="480"/>
          <w:marRight w:val="0"/>
          <w:marTop w:val="0"/>
          <w:marBottom w:val="0"/>
          <w:divBdr>
            <w:top w:val="none" w:sz="0" w:space="0" w:color="auto"/>
            <w:left w:val="none" w:sz="0" w:space="0" w:color="auto"/>
            <w:bottom w:val="none" w:sz="0" w:space="0" w:color="auto"/>
            <w:right w:val="none" w:sz="0" w:space="0" w:color="auto"/>
          </w:divBdr>
        </w:div>
        <w:div w:id="953250459">
          <w:marLeft w:val="480"/>
          <w:marRight w:val="0"/>
          <w:marTop w:val="0"/>
          <w:marBottom w:val="0"/>
          <w:divBdr>
            <w:top w:val="none" w:sz="0" w:space="0" w:color="auto"/>
            <w:left w:val="none" w:sz="0" w:space="0" w:color="auto"/>
            <w:bottom w:val="none" w:sz="0" w:space="0" w:color="auto"/>
            <w:right w:val="none" w:sz="0" w:space="0" w:color="auto"/>
          </w:divBdr>
        </w:div>
        <w:div w:id="976684712">
          <w:marLeft w:val="480"/>
          <w:marRight w:val="0"/>
          <w:marTop w:val="0"/>
          <w:marBottom w:val="0"/>
          <w:divBdr>
            <w:top w:val="none" w:sz="0" w:space="0" w:color="auto"/>
            <w:left w:val="none" w:sz="0" w:space="0" w:color="auto"/>
            <w:bottom w:val="none" w:sz="0" w:space="0" w:color="auto"/>
            <w:right w:val="none" w:sz="0" w:space="0" w:color="auto"/>
          </w:divBdr>
        </w:div>
        <w:div w:id="988436433">
          <w:marLeft w:val="480"/>
          <w:marRight w:val="0"/>
          <w:marTop w:val="0"/>
          <w:marBottom w:val="0"/>
          <w:divBdr>
            <w:top w:val="none" w:sz="0" w:space="0" w:color="auto"/>
            <w:left w:val="none" w:sz="0" w:space="0" w:color="auto"/>
            <w:bottom w:val="none" w:sz="0" w:space="0" w:color="auto"/>
            <w:right w:val="none" w:sz="0" w:space="0" w:color="auto"/>
          </w:divBdr>
        </w:div>
        <w:div w:id="995694074">
          <w:marLeft w:val="480"/>
          <w:marRight w:val="0"/>
          <w:marTop w:val="0"/>
          <w:marBottom w:val="0"/>
          <w:divBdr>
            <w:top w:val="none" w:sz="0" w:space="0" w:color="auto"/>
            <w:left w:val="none" w:sz="0" w:space="0" w:color="auto"/>
            <w:bottom w:val="none" w:sz="0" w:space="0" w:color="auto"/>
            <w:right w:val="none" w:sz="0" w:space="0" w:color="auto"/>
          </w:divBdr>
        </w:div>
        <w:div w:id="998578232">
          <w:marLeft w:val="480"/>
          <w:marRight w:val="0"/>
          <w:marTop w:val="0"/>
          <w:marBottom w:val="0"/>
          <w:divBdr>
            <w:top w:val="none" w:sz="0" w:space="0" w:color="auto"/>
            <w:left w:val="none" w:sz="0" w:space="0" w:color="auto"/>
            <w:bottom w:val="none" w:sz="0" w:space="0" w:color="auto"/>
            <w:right w:val="none" w:sz="0" w:space="0" w:color="auto"/>
          </w:divBdr>
        </w:div>
        <w:div w:id="1109351149">
          <w:marLeft w:val="480"/>
          <w:marRight w:val="0"/>
          <w:marTop w:val="0"/>
          <w:marBottom w:val="0"/>
          <w:divBdr>
            <w:top w:val="none" w:sz="0" w:space="0" w:color="auto"/>
            <w:left w:val="none" w:sz="0" w:space="0" w:color="auto"/>
            <w:bottom w:val="none" w:sz="0" w:space="0" w:color="auto"/>
            <w:right w:val="none" w:sz="0" w:space="0" w:color="auto"/>
          </w:divBdr>
        </w:div>
        <w:div w:id="1110860226">
          <w:marLeft w:val="480"/>
          <w:marRight w:val="0"/>
          <w:marTop w:val="0"/>
          <w:marBottom w:val="0"/>
          <w:divBdr>
            <w:top w:val="none" w:sz="0" w:space="0" w:color="auto"/>
            <w:left w:val="none" w:sz="0" w:space="0" w:color="auto"/>
            <w:bottom w:val="none" w:sz="0" w:space="0" w:color="auto"/>
            <w:right w:val="none" w:sz="0" w:space="0" w:color="auto"/>
          </w:divBdr>
        </w:div>
        <w:div w:id="1180391452">
          <w:marLeft w:val="480"/>
          <w:marRight w:val="0"/>
          <w:marTop w:val="0"/>
          <w:marBottom w:val="0"/>
          <w:divBdr>
            <w:top w:val="none" w:sz="0" w:space="0" w:color="auto"/>
            <w:left w:val="none" w:sz="0" w:space="0" w:color="auto"/>
            <w:bottom w:val="none" w:sz="0" w:space="0" w:color="auto"/>
            <w:right w:val="none" w:sz="0" w:space="0" w:color="auto"/>
          </w:divBdr>
        </w:div>
        <w:div w:id="1218856707">
          <w:marLeft w:val="480"/>
          <w:marRight w:val="0"/>
          <w:marTop w:val="0"/>
          <w:marBottom w:val="0"/>
          <w:divBdr>
            <w:top w:val="none" w:sz="0" w:space="0" w:color="auto"/>
            <w:left w:val="none" w:sz="0" w:space="0" w:color="auto"/>
            <w:bottom w:val="none" w:sz="0" w:space="0" w:color="auto"/>
            <w:right w:val="none" w:sz="0" w:space="0" w:color="auto"/>
          </w:divBdr>
        </w:div>
        <w:div w:id="1259025460">
          <w:marLeft w:val="480"/>
          <w:marRight w:val="0"/>
          <w:marTop w:val="0"/>
          <w:marBottom w:val="0"/>
          <w:divBdr>
            <w:top w:val="none" w:sz="0" w:space="0" w:color="auto"/>
            <w:left w:val="none" w:sz="0" w:space="0" w:color="auto"/>
            <w:bottom w:val="none" w:sz="0" w:space="0" w:color="auto"/>
            <w:right w:val="none" w:sz="0" w:space="0" w:color="auto"/>
          </w:divBdr>
        </w:div>
        <w:div w:id="1270578160">
          <w:marLeft w:val="480"/>
          <w:marRight w:val="0"/>
          <w:marTop w:val="0"/>
          <w:marBottom w:val="0"/>
          <w:divBdr>
            <w:top w:val="none" w:sz="0" w:space="0" w:color="auto"/>
            <w:left w:val="none" w:sz="0" w:space="0" w:color="auto"/>
            <w:bottom w:val="none" w:sz="0" w:space="0" w:color="auto"/>
            <w:right w:val="none" w:sz="0" w:space="0" w:color="auto"/>
          </w:divBdr>
        </w:div>
        <w:div w:id="1300380059">
          <w:marLeft w:val="480"/>
          <w:marRight w:val="0"/>
          <w:marTop w:val="0"/>
          <w:marBottom w:val="0"/>
          <w:divBdr>
            <w:top w:val="none" w:sz="0" w:space="0" w:color="auto"/>
            <w:left w:val="none" w:sz="0" w:space="0" w:color="auto"/>
            <w:bottom w:val="none" w:sz="0" w:space="0" w:color="auto"/>
            <w:right w:val="none" w:sz="0" w:space="0" w:color="auto"/>
          </w:divBdr>
        </w:div>
        <w:div w:id="1381251523">
          <w:marLeft w:val="480"/>
          <w:marRight w:val="0"/>
          <w:marTop w:val="0"/>
          <w:marBottom w:val="0"/>
          <w:divBdr>
            <w:top w:val="none" w:sz="0" w:space="0" w:color="auto"/>
            <w:left w:val="none" w:sz="0" w:space="0" w:color="auto"/>
            <w:bottom w:val="none" w:sz="0" w:space="0" w:color="auto"/>
            <w:right w:val="none" w:sz="0" w:space="0" w:color="auto"/>
          </w:divBdr>
        </w:div>
        <w:div w:id="1417556800">
          <w:marLeft w:val="480"/>
          <w:marRight w:val="0"/>
          <w:marTop w:val="0"/>
          <w:marBottom w:val="0"/>
          <w:divBdr>
            <w:top w:val="none" w:sz="0" w:space="0" w:color="auto"/>
            <w:left w:val="none" w:sz="0" w:space="0" w:color="auto"/>
            <w:bottom w:val="none" w:sz="0" w:space="0" w:color="auto"/>
            <w:right w:val="none" w:sz="0" w:space="0" w:color="auto"/>
          </w:divBdr>
        </w:div>
        <w:div w:id="1417633408">
          <w:marLeft w:val="480"/>
          <w:marRight w:val="0"/>
          <w:marTop w:val="0"/>
          <w:marBottom w:val="0"/>
          <w:divBdr>
            <w:top w:val="none" w:sz="0" w:space="0" w:color="auto"/>
            <w:left w:val="none" w:sz="0" w:space="0" w:color="auto"/>
            <w:bottom w:val="none" w:sz="0" w:space="0" w:color="auto"/>
            <w:right w:val="none" w:sz="0" w:space="0" w:color="auto"/>
          </w:divBdr>
        </w:div>
        <w:div w:id="1418136084">
          <w:marLeft w:val="480"/>
          <w:marRight w:val="0"/>
          <w:marTop w:val="0"/>
          <w:marBottom w:val="0"/>
          <w:divBdr>
            <w:top w:val="none" w:sz="0" w:space="0" w:color="auto"/>
            <w:left w:val="none" w:sz="0" w:space="0" w:color="auto"/>
            <w:bottom w:val="none" w:sz="0" w:space="0" w:color="auto"/>
            <w:right w:val="none" w:sz="0" w:space="0" w:color="auto"/>
          </w:divBdr>
        </w:div>
        <w:div w:id="1458909790">
          <w:marLeft w:val="480"/>
          <w:marRight w:val="0"/>
          <w:marTop w:val="0"/>
          <w:marBottom w:val="0"/>
          <w:divBdr>
            <w:top w:val="none" w:sz="0" w:space="0" w:color="auto"/>
            <w:left w:val="none" w:sz="0" w:space="0" w:color="auto"/>
            <w:bottom w:val="none" w:sz="0" w:space="0" w:color="auto"/>
            <w:right w:val="none" w:sz="0" w:space="0" w:color="auto"/>
          </w:divBdr>
        </w:div>
        <w:div w:id="1476408036">
          <w:marLeft w:val="480"/>
          <w:marRight w:val="0"/>
          <w:marTop w:val="0"/>
          <w:marBottom w:val="0"/>
          <w:divBdr>
            <w:top w:val="none" w:sz="0" w:space="0" w:color="auto"/>
            <w:left w:val="none" w:sz="0" w:space="0" w:color="auto"/>
            <w:bottom w:val="none" w:sz="0" w:space="0" w:color="auto"/>
            <w:right w:val="none" w:sz="0" w:space="0" w:color="auto"/>
          </w:divBdr>
        </w:div>
        <w:div w:id="1485974838">
          <w:marLeft w:val="480"/>
          <w:marRight w:val="0"/>
          <w:marTop w:val="0"/>
          <w:marBottom w:val="0"/>
          <w:divBdr>
            <w:top w:val="none" w:sz="0" w:space="0" w:color="auto"/>
            <w:left w:val="none" w:sz="0" w:space="0" w:color="auto"/>
            <w:bottom w:val="none" w:sz="0" w:space="0" w:color="auto"/>
            <w:right w:val="none" w:sz="0" w:space="0" w:color="auto"/>
          </w:divBdr>
        </w:div>
        <w:div w:id="1525941616">
          <w:marLeft w:val="480"/>
          <w:marRight w:val="0"/>
          <w:marTop w:val="0"/>
          <w:marBottom w:val="0"/>
          <w:divBdr>
            <w:top w:val="none" w:sz="0" w:space="0" w:color="auto"/>
            <w:left w:val="none" w:sz="0" w:space="0" w:color="auto"/>
            <w:bottom w:val="none" w:sz="0" w:space="0" w:color="auto"/>
            <w:right w:val="none" w:sz="0" w:space="0" w:color="auto"/>
          </w:divBdr>
        </w:div>
        <w:div w:id="1526363276">
          <w:marLeft w:val="480"/>
          <w:marRight w:val="0"/>
          <w:marTop w:val="0"/>
          <w:marBottom w:val="0"/>
          <w:divBdr>
            <w:top w:val="none" w:sz="0" w:space="0" w:color="auto"/>
            <w:left w:val="none" w:sz="0" w:space="0" w:color="auto"/>
            <w:bottom w:val="none" w:sz="0" w:space="0" w:color="auto"/>
            <w:right w:val="none" w:sz="0" w:space="0" w:color="auto"/>
          </w:divBdr>
        </w:div>
        <w:div w:id="1613248699">
          <w:marLeft w:val="480"/>
          <w:marRight w:val="0"/>
          <w:marTop w:val="0"/>
          <w:marBottom w:val="0"/>
          <w:divBdr>
            <w:top w:val="none" w:sz="0" w:space="0" w:color="auto"/>
            <w:left w:val="none" w:sz="0" w:space="0" w:color="auto"/>
            <w:bottom w:val="none" w:sz="0" w:space="0" w:color="auto"/>
            <w:right w:val="none" w:sz="0" w:space="0" w:color="auto"/>
          </w:divBdr>
        </w:div>
        <w:div w:id="1616669850">
          <w:marLeft w:val="480"/>
          <w:marRight w:val="0"/>
          <w:marTop w:val="0"/>
          <w:marBottom w:val="0"/>
          <w:divBdr>
            <w:top w:val="none" w:sz="0" w:space="0" w:color="auto"/>
            <w:left w:val="none" w:sz="0" w:space="0" w:color="auto"/>
            <w:bottom w:val="none" w:sz="0" w:space="0" w:color="auto"/>
            <w:right w:val="none" w:sz="0" w:space="0" w:color="auto"/>
          </w:divBdr>
        </w:div>
        <w:div w:id="1632399799">
          <w:marLeft w:val="480"/>
          <w:marRight w:val="0"/>
          <w:marTop w:val="0"/>
          <w:marBottom w:val="0"/>
          <w:divBdr>
            <w:top w:val="none" w:sz="0" w:space="0" w:color="auto"/>
            <w:left w:val="none" w:sz="0" w:space="0" w:color="auto"/>
            <w:bottom w:val="none" w:sz="0" w:space="0" w:color="auto"/>
            <w:right w:val="none" w:sz="0" w:space="0" w:color="auto"/>
          </w:divBdr>
        </w:div>
        <w:div w:id="1738242302">
          <w:marLeft w:val="480"/>
          <w:marRight w:val="0"/>
          <w:marTop w:val="0"/>
          <w:marBottom w:val="0"/>
          <w:divBdr>
            <w:top w:val="none" w:sz="0" w:space="0" w:color="auto"/>
            <w:left w:val="none" w:sz="0" w:space="0" w:color="auto"/>
            <w:bottom w:val="none" w:sz="0" w:space="0" w:color="auto"/>
            <w:right w:val="none" w:sz="0" w:space="0" w:color="auto"/>
          </w:divBdr>
        </w:div>
        <w:div w:id="1743986825">
          <w:marLeft w:val="480"/>
          <w:marRight w:val="0"/>
          <w:marTop w:val="0"/>
          <w:marBottom w:val="0"/>
          <w:divBdr>
            <w:top w:val="none" w:sz="0" w:space="0" w:color="auto"/>
            <w:left w:val="none" w:sz="0" w:space="0" w:color="auto"/>
            <w:bottom w:val="none" w:sz="0" w:space="0" w:color="auto"/>
            <w:right w:val="none" w:sz="0" w:space="0" w:color="auto"/>
          </w:divBdr>
        </w:div>
        <w:div w:id="1754936127">
          <w:marLeft w:val="480"/>
          <w:marRight w:val="0"/>
          <w:marTop w:val="0"/>
          <w:marBottom w:val="0"/>
          <w:divBdr>
            <w:top w:val="none" w:sz="0" w:space="0" w:color="auto"/>
            <w:left w:val="none" w:sz="0" w:space="0" w:color="auto"/>
            <w:bottom w:val="none" w:sz="0" w:space="0" w:color="auto"/>
            <w:right w:val="none" w:sz="0" w:space="0" w:color="auto"/>
          </w:divBdr>
        </w:div>
        <w:div w:id="1783642705">
          <w:marLeft w:val="480"/>
          <w:marRight w:val="0"/>
          <w:marTop w:val="0"/>
          <w:marBottom w:val="0"/>
          <w:divBdr>
            <w:top w:val="none" w:sz="0" w:space="0" w:color="auto"/>
            <w:left w:val="none" w:sz="0" w:space="0" w:color="auto"/>
            <w:bottom w:val="none" w:sz="0" w:space="0" w:color="auto"/>
            <w:right w:val="none" w:sz="0" w:space="0" w:color="auto"/>
          </w:divBdr>
        </w:div>
        <w:div w:id="1786774111">
          <w:marLeft w:val="480"/>
          <w:marRight w:val="0"/>
          <w:marTop w:val="0"/>
          <w:marBottom w:val="0"/>
          <w:divBdr>
            <w:top w:val="none" w:sz="0" w:space="0" w:color="auto"/>
            <w:left w:val="none" w:sz="0" w:space="0" w:color="auto"/>
            <w:bottom w:val="none" w:sz="0" w:space="0" w:color="auto"/>
            <w:right w:val="none" w:sz="0" w:space="0" w:color="auto"/>
          </w:divBdr>
        </w:div>
        <w:div w:id="1823961703">
          <w:marLeft w:val="480"/>
          <w:marRight w:val="0"/>
          <w:marTop w:val="0"/>
          <w:marBottom w:val="0"/>
          <w:divBdr>
            <w:top w:val="none" w:sz="0" w:space="0" w:color="auto"/>
            <w:left w:val="none" w:sz="0" w:space="0" w:color="auto"/>
            <w:bottom w:val="none" w:sz="0" w:space="0" w:color="auto"/>
            <w:right w:val="none" w:sz="0" w:space="0" w:color="auto"/>
          </w:divBdr>
        </w:div>
        <w:div w:id="1833255403">
          <w:marLeft w:val="480"/>
          <w:marRight w:val="0"/>
          <w:marTop w:val="0"/>
          <w:marBottom w:val="0"/>
          <w:divBdr>
            <w:top w:val="none" w:sz="0" w:space="0" w:color="auto"/>
            <w:left w:val="none" w:sz="0" w:space="0" w:color="auto"/>
            <w:bottom w:val="none" w:sz="0" w:space="0" w:color="auto"/>
            <w:right w:val="none" w:sz="0" w:space="0" w:color="auto"/>
          </w:divBdr>
        </w:div>
        <w:div w:id="1869294985">
          <w:marLeft w:val="480"/>
          <w:marRight w:val="0"/>
          <w:marTop w:val="0"/>
          <w:marBottom w:val="0"/>
          <w:divBdr>
            <w:top w:val="none" w:sz="0" w:space="0" w:color="auto"/>
            <w:left w:val="none" w:sz="0" w:space="0" w:color="auto"/>
            <w:bottom w:val="none" w:sz="0" w:space="0" w:color="auto"/>
            <w:right w:val="none" w:sz="0" w:space="0" w:color="auto"/>
          </w:divBdr>
        </w:div>
        <w:div w:id="1870680511">
          <w:marLeft w:val="480"/>
          <w:marRight w:val="0"/>
          <w:marTop w:val="0"/>
          <w:marBottom w:val="0"/>
          <w:divBdr>
            <w:top w:val="none" w:sz="0" w:space="0" w:color="auto"/>
            <w:left w:val="none" w:sz="0" w:space="0" w:color="auto"/>
            <w:bottom w:val="none" w:sz="0" w:space="0" w:color="auto"/>
            <w:right w:val="none" w:sz="0" w:space="0" w:color="auto"/>
          </w:divBdr>
        </w:div>
        <w:div w:id="1886326826">
          <w:marLeft w:val="480"/>
          <w:marRight w:val="0"/>
          <w:marTop w:val="0"/>
          <w:marBottom w:val="0"/>
          <w:divBdr>
            <w:top w:val="none" w:sz="0" w:space="0" w:color="auto"/>
            <w:left w:val="none" w:sz="0" w:space="0" w:color="auto"/>
            <w:bottom w:val="none" w:sz="0" w:space="0" w:color="auto"/>
            <w:right w:val="none" w:sz="0" w:space="0" w:color="auto"/>
          </w:divBdr>
        </w:div>
        <w:div w:id="1906254931">
          <w:marLeft w:val="480"/>
          <w:marRight w:val="0"/>
          <w:marTop w:val="0"/>
          <w:marBottom w:val="0"/>
          <w:divBdr>
            <w:top w:val="none" w:sz="0" w:space="0" w:color="auto"/>
            <w:left w:val="none" w:sz="0" w:space="0" w:color="auto"/>
            <w:bottom w:val="none" w:sz="0" w:space="0" w:color="auto"/>
            <w:right w:val="none" w:sz="0" w:space="0" w:color="auto"/>
          </w:divBdr>
        </w:div>
        <w:div w:id="1906990394">
          <w:marLeft w:val="480"/>
          <w:marRight w:val="0"/>
          <w:marTop w:val="0"/>
          <w:marBottom w:val="0"/>
          <w:divBdr>
            <w:top w:val="none" w:sz="0" w:space="0" w:color="auto"/>
            <w:left w:val="none" w:sz="0" w:space="0" w:color="auto"/>
            <w:bottom w:val="none" w:sz="0" w:space="0" w:color="auto"/>
            <w:right w:val="none" w:sz="0" w:space="0" w:color="auto"/>
          </w:divBdr>
        </w:div>
        <w:div w:id="1945766528">
          <w:marLeft w:val="480"/>
          <w:marRight w:val="0"/>
          <w:marTop w:val="0"/>
          <w:marBottom w:val="0"/>
          <w:divBdr>
            <w:top w:val="none" w:sz="0" w:space="0" w:color="auto"/>
            <w:left w:val="none" w:sz="0" w:space="0" w:color="auto"/>
            <w:bottom w:val="none" w:sz="0" w:space="0" w:color="auto"/>
            <w:right w:val="none" w:sz="0" w:space="0" w:color="auto"/>
          </w:divBdr>
        </w:div>
        <w:div w:id="1980723221">
          <w:marLeft w:val="480"/>
          <w:marRight w:val="0"/>
          <w:marTop w:val="0"/>
          <w:marBottom w:val="0"/>
          <w:divBdr>
            <w:top w:val="none" w:sz="0" w:space="0" w:color="auto"/>
            <w:left w:val="none" w:sz="0" w:space="0" w:color="auto"/>
            <w:bottom w:val="none" w:sz="0" w:space="0" w:color="auto"/>
            <w:right w:val="none" w:sz="0" w:space="0" w:color="auto"/>
          </w:divBdr>
        </w:div>
        <w:div w:id="2021008886">
          <w:marLeft w:val="480"/>
          <w:marRight w:val="0"/>
          <w:marTop w:val="0"/>
          <w:marBottom w:val="0"/>
          <w:divBdr>
            <w:top w:val="none" w:sz="0" w:space="0" w:color="auto"/>
            <w:left w:val="none" w:sz="0" w:space="0" w:color="auto"/>
            <w:bottom w:val="none" w:sz="0" w:space="0" w:color="auto"/>
            <w:right w:val="none" w:sz="0" w:space="0" w:color="auto"/>
          </w:divBdr>
        </w:div>
        <w:div w:id="2053725517">
          <w:marLeft w:val="480"/>
          <w:marRight w:val="0"/>
          <w:marTop w:val="0"/>
          <w:marBottom w:val="0"/>
          <w:divBdr>
            <w:top w:val="none" w:sz="0" w:space="0" w:color="auto"/>
            <w:left w:val="none" w:sz="0" w:space="0" w:color="auto"/>
            <w:bottom w:val="none" w:sz="0" w:space="0" w:color="auto"/>
            <w:right w:val="none" w:sz="0" w:space="0" w:color="auto"/>
          </w:divBdr>
        </w:div>
        <w:div w:id="2127968577">
          <w:marLeft w:val="480"/>
          <w:marRight w:val="0"/>
          <w:marTop w:val="0"/>
          <w:marBottom w:val="0"/>
          <w:divBdr>
            <w:top w:val="none" w:sz="0" w:space="0" w:color="auto"/>
            <w:left w:val="none" w:sz="0" w:space="0" w:color="auto"/>
            <w:bottom w:val="none" w:sz="0" w:space="0" w:color="auto"/>
            <w:right w:val="none" w:sz="0" w:space="0" w:color="auto"/>
          </w:divBdr>
        </w:div>
        <w:div w:id="2147038769">
          <w:marLeft w:val="480"/>
          <w:marRight w:val="0"/>
          <w:marTop w:val="0"/>
          <w:marBottom w:val="0"/>
          <w:divBdr>
            <w:top w:val="none" w:sz="0" w:space="0" w:color="auto"/>
            <w:left w:val="none" w:sz="0" w:space="0" w:color="auto"/>
            <w:bottom w:val="none" w:sz="0" w:space="0" w:color="auto"/>
            <w:right w:val="none" w:sz="0" w:space="0" w:color="auto"/>
          </w:divBdr>
        </w:div>
      </w:divsChild>
    </w:div>
    <w:div w:id="375474112">
      <w:bodyDiv w:val="1"/>
      <w:marLeft w:val="0"/>
      <w:marRight w:val="0"/>
      <w:marTop w:val="0"/>
      <w:marBottom w:val="0"/>
      <w:divBdr>
        <w:top w:val="none" w:sz="0" w:space="0" w:color="auto"/>
        <w:left w:val="none" w:sz="0" w:space="0" w:color="auto"/>
        <w:bottom w:val="none" w:sz="0" w:space="0" w:color="auto"/>
        <w:right w:val="none" w:sz="0" w:space="0" w:color="auto"/>
      </w:divBdr>
      <w:divsChild>
        <w:div w:id="3479761">
          <w:marLeft w:val="480"/>
          <w:marRight w:val="0"/>
          <w:marTop w:val="0"/>
          <w:marBottom w:val="0"/>
          <w:divBdr>
            <w:top w:val="none" w:sz="0" w:space="0" w:color="auto"/>
            <w:left w:val="none" w:sz="0" w:space="0" w:color="auto"/>
            <w:bottom w:val="none" w:sz="0" w:space="0" w:color="auto"/>
            <w:right w:val="none" w:sz="0" w:space="0" w:color="auto"/>
          </w:divBdr>
        </w:div>
        <w:div w:id="69356840">
          <w:marLeft w:val="480"/>
          <w:marRight w:val="0"/>
          <w:marTop w:val="0"/>
          <w:marBottom w:val="0"/>
          <w:divBdr>
            <w:top w:val="none" w:sz="0" w:space="0" w:color="auto"/>
            <w:left w:val="none" w:sz="0" w:space="0" w:color="auto"/>
            <w:bottom w:val="none" w:sz="0" w:space="0" w:color="auto"/>
            <w:right w:val="none" w:sz="0" w:space="0" w:color="auto"/>
          </w:divBdr>
        </w:div>
        <w:div w:id="103306139">
          <w:marLeft w:val="480"/>
          <w:marRight w:val="0"/>
          <w:marTop w:val="0"/>
          <w:marBottom w:val="0"/>
          <w:divBdr>
            <w:top w:val="none" w:sz="0" w:space="0" w:color="auto"/>
            <w:left w:val="none" w:sz="0" w:space="0" w:color="auto"/>
            <w:bottom w:val="none" w:sz="0" w:space="0" w:color="auto"/>
            <w:right w:val="none" w:sz="0" w:space="0" w:color="auto"/>
          </w:divBdr>
        </w:div>
        <w:div w:id="126630988">
          <w:marLeft w:val="480"/>
          <w:marRight w:val="0"/>
          <w:marTop w:val="0"/>
          <w:marBottom w:val="0"/>
          <w:divBdr>
            <w:top w:val="none" w:sz="0" w:space="0" w:color="auto"/>
            <w:left w:val="none" w:sz="0" w:space="0" w:color="auto"/>
            <w:bottom w:val="none" w:sz="0" w:space="0" w:color="auto"/>
            <w:right w:val="none" w:sz="0" w:space="0" w:color="auto"/>
          </w:divBdr>
        </w:div>
        <w:div w:id="127162620">
          <w:marLeft w:val="480"/>
          <w:marRight w:val="0"/>
          <w:marTop w:val="0"/>
          <w:marBottom w:val="0"/>
          <w:divBdr>
            <w:top w:val="none" w:sz="0" w:space="0" w:color="auto"/>
            <w:left w:val="none" w:sz="0" w:space="0" w:color="auto"/>
            <w:bottom w:val="none" w:sz="0" w:space="0" w:color="auto"/>
            <w:right w:val="none" w:sz="0" w:space="0" w:color="auto"/>
          </w:divBdr>
        </w:div>
        <w:div w:id="183860563">
          <w:marLeft w:val="480"/>
          <w:marRight w:val="0"/>
          <w:marTop w:val="0"/>
          <w:marBottom w:val="0"/>
          <w:divBdr>
            <w:top w:val="none" w:sz="0" w:space="0" w:color="auto"/>
            <w:left w:val="none" w:sz="0" w:space="0" w:color="auto"/>
            <w:bottom w:val="none" w:sz="0" w:space="0" w:color="auto"/>
            <w:right w:val="none" w:sz="0" w:space="0" w:color="auto"/>
          </w:divBdr>
        </w:div>
        <w:div w:id="241959103">
          <w:marLeft w:val="480"/>
          <w:marRight w:val="0"/>
          <w:marTop w:val="0"/>
          <w:marBottom w:val="0"/>
          <w:divBdr>
            <w:top w:val="none" w:sz="0" w:space="0" w:color="auto"/>
            <w:left w:val="none" w:sz="0" w:space="0" w:color="auto"/>
            <w:bottom w:val="none" w:sz="0" w:space="0" w:color="auto"/>
            <w:right w:val="none" w:sz="0" w:space="0" w:color="auto"/>
          </w:divBdr>
        </w:div>
        <w:div w:id="275872787">
          <w:marLeft w:val="480"/>
          <w:marRight w:val="0"/>
          <w:marTop w:val="0"/>
          <w:marBottom w:val="0"/>
          <w:divBdr>
            <w:top w:val="none" w:sz="0" w:space="0" w:color="auto"/>
            <w:left w:val="none" w:sz="0" w:space="0" w:color="auto"/>
            <w:bottom w:val="none" w:sz="0" w:space="0" w:color="auto"/>
            <w:right w:val="none" w:sz="0" w:space="0" w:color="auto"/>
          </w:divBdr>
        </w:div>
        <w:div w:id="278806152">
          <w:marLeft w:val="480"/>
          <w:marRight w:val="0"/>
          <w:marTop w:val="0"/>
          <w:marBottom w:val="0"/>
          <w:divBdr>
            <w:top w:val="none" w:sz="0" w:space="0" w:color="auto"/>
            <w:left w:val="none" w:sz="0" w:space="0" w:color="auto"/>
            <w:bottom w:val="none" w:sz="0" w:space="0" w:color="auto"/>
            <w:right w:val="none" w:sz="0" w:space="0" w:color="auto"/>
          </w:divBdr>
        </w:div>
        <w:div w:id="325482288">
          <w:marLeft w:val="480"/>
          <w:marRight w:val="0"/>
          <w:marTop w:val="0"/>
          <w:marBottom w:val="0"/>
          <w:divBdr>
            <w:top w:val="none" w:sz="0" w:space="0" w:color="auto"/>
            <w:left w:val="none" w:sz="0" w:space="0" w:color="auto"/>
            <w:bottom w:val="none" w:sz="0" w:space="0" w:color="auto"/>
            <w:right w:val="none" w:sz="0" w:space="0" w:color="auto"/>
          </w:divBdr>
        </w:div>
        <w:div w:id="462887814">
          <w:marLeft w:val="480"/>
          <w:marRight w:val="0"/>
          <w:marTop w:val="0"/>
          <w:marBottom w:val="0"/>
          <w:divBdr>
            <w:top w:val="none" w:sz="0" w:space="0" w:color="auto"/>
            <w:left w:val="none" w:sz="0" w:space="0" w:color="auto"/>
            <w:bottom w:val="none" w:sz="0" w:space="0" w:color="auto"/>
            <w:right w:val="none" w:sz="0" w:space="0" w:color="auto"/>
          </w:divBdr>
        </w:div>
        <w:div w:id="494877434">
          <w:marLeft w:val="480"/>
          <w:marRight w:val="0"/>
          <w:marTop w:val="0"/>
          <w:marBottom w:val="0"/>
          <w:divBdr>
            <w:top w:val="none" w:sz="0" w:space="0" w:color="auto"/>
            <w:left w:val="none" w:sz="0" w:space="0" w:color="auto"/>
            <w:bottom w:val="none" w:sz="0" w:space="0" w:color="auto"/>
            <w:right w:val="none" w:sz="0" w:space="0" w:color="auto"/>
          </w:divBdr>
        </w:div>
        <w:div w:id="496656069">
          <w:marLeft w:val="480"/>
          <w:marRight w:val="0"/>
          <w:marTop w:val="0"/>
          <w:marBottom w:val="0"/>
          <w:divBdr>
            <w:top w:val="none" w:sz="0" w:space="0" w:color="auto"/>
            <w:left w:val="none" w:sz="0" w:space="0" w:color="auto"/>
            <w:bottom w:val="none" w:sz="0" w:space="0" w:color="auto"/>
            <w:right w:val="none" w:sz="0" w:space="0" w:color="auto"/>
          </w:divBdr>
        </w:div>
        <w:div w:id="503084202">
          <w:marLeft w:val="480"/>
          <w:marRight w:val="0"/>
          <w:marTop w:val="0"/>
          <w:marBottom w:val="0"/>
          <w:divBdr>
            <w:top w:val="none" w:sz="0" w:space="0" w:color="auto"/>
            <w:left w:val="none" w:sz="0" w:space="0" w:color="auto"/>
            <w:bottom w:val="none" w:sz="0" w:space="0" w:color="auto"/>
            <w:right w:val="none" w:sz="0" w:space="0" w:color="auto"/>
          </w:divBdr>
        </w:div>
        <w:div w:id="504590091">
          <w:marLeft w:val="480"/>
          <w:marRight w:val="0"/>
          <w:marTop w:val="0"/>
          <w:marBottom w:val="0"/>
          <w:divBdr>
            <w:top w:val="none" w:sz="0" w:space="0" w:color="auto"/>
            <w:left w:val="none" w:sz="0" w:space="0" w:color="auto"/>
            <w:bottom w:val="none" w:sz="0" w:space="0" w:color="auto"/>
            <w:right w:val="none" w:sz="0" w:space="0" w:color="auto"/>
          </w:divBdr>
        </w:div>
        <w:div w:id="508449186">
          <w:marLeft w:val="480"/>
          <w:marRight w:val="0"/>
          <w:marTop w:val="0"/>
          <w:marBottom w:val="0"/>
          <w:divBdr>
            <w:top w:val="none" w:sz="0" w:space="0" w:color="auto"/>
            <w:left w:val="none" w:sz="0" w:space="0" w:color="auto"/>
            <w:bottom w:val="none" w:sz="0" w:space="0" w:color="auto"/>
            <w:right w:val="none" w:sz="0" w:space="0" w:color="auto"/>
          </w:divBdr>
        </w:div>
        <w:div w:id="516969314">
          <w:marLeft w:val="480"/>
          <w:marRight w:val="0"/>
          <w:marTop w:val="0"/>
          <w:marBottom w:val="0"/>
          <w:divBdr>
            <w:top w:val="none" w:sz="0" w:space="0" w:color="auto"/>
            <w:left w:val="none" w:sz="0" w:space="0" w:color="auto"/>
            <w:bottom w:val="none" w:sz="0" w:space="0" w:color="auto"/>
            <w:right w:val="none" w:sz="0" w:space="0" w:color="auto"/>
          </w:divBdr>
        </w:div>
        <w:div w:id="543254270">
          <w:marLeft w:val="480"/>
          <w:marRight w:val="0"/>
          <w:marTop w:val="0"/>
          <w:marBottom w:val="0"/>
          <w:divBdr>
            <w:top w:val="none" w:sz="0" w:space="0" w:color="auto"/>
            <w:left w:val="none" w:sz="0" w:space="0" w:color="auto"/>
            <w:bottom w:val="none" w:sz="0" w:space="0" w:color="auto"/>
            <w:right w:val="none" w:sz="0" w:space="0" w:color="auto"/>
          </w:divBdr>
        </w:div>
        <w:div w:id="575436858">
          <w:marLeft w:val="480"/>
          <w:marRight w:val="0"/>
          <w:marTop w:val="0"/>
          <w:marBottom w:val="0"/>
          <w:divBdr>
            <w:top w:val="none" w:sz="0" w:space="0" w:color="auto"/>
            <w:left w:val="none" w:sz="0" w:space="0" w:color="auto"/>
            <w:bottom w:val="none" w:sz="0" w:space="0" w:color="auto"/>
            <w:right w:val="none" w:sz="0" w:space="0" w:color="auto"/>
          </w:divBdr>
        </w:div>
        <w:div w:id="615867209">
          <w:marLeft w:val="480"/>
          <w:marRight w:val="0"/>
          <w:marTop w:val="0"/>
          <w:marBottom w:val="0"/>
          <w:divBdr>
            <w:top w:val="none" w:sz="0" w:space="0" w:color="auto"/>
            <w:left w:val="none" w:sz="0" w:space="0" w:color="auto"/>
            <w:bottom w:val="none" w:sz="0" w:space="0" w:color="auto"/>
            <w:right w:val="none" w:sz="0" w:space="0" w:color="auto"/>
          </w:divBdr>
        </w:div>
        <w:div w:id="665128592">
          <w:marLeft w:val="480"/>
          <w:marRight w:val="0"/>
          <w:marTop w:val="0"/>
          <w:marBottom w:val="0"/>
          <w:divBdr>
            <w:top w:val="none" w:sz="0" w:space="0" w:color="auto"/>
            <w:left w:val="none" w:sz="0" w:space="0" w:color="auto"/>
            <w:bottom w:val="none" w:sz="0" w:space="0" w:color="auto"/>
            <w:right w:val="none" w:sz="0" w:space="0" w:color="auto"/>
          </w:divBdr>
        </w:div>
        <w:div w:id="693264719">
          <w:marLeft w:val="480"/>
          <w:marRight w:val="0"/>
          <w:marTop w:val="0"/>
          <w:marBottom w:val="0"/>
          <w:divBdr>
            <w:top w:val="none" w:sz="0" w:space="0" w:color="auto"/>
            <w:left w:val="none" w:sz="0" w:space="0" w:color="auto"/>
            <w:bottom w:val="none" w:sz="0" w:space="0" w:color="auto"/>
            <w:right w:val="none" w:sz="0" w:space="0" w:color="auto"/>
          </w:divBdr>
        </w:div>
        <w:div w:id="744378891">
          <w:marLeft w:val="480"/>
          <w:marRight w:val="0"/>
          <w:marTop w:val="0"/>
          <w:marBottom w:val="0"/>
          <w:divBdr>
            <w:top w:val="none" w:sz="0" w:space="0" w:color="auto"/>
            <w:left w:val="none" w:sz="0" w:space="0" w:color="auto"/>
            <w:bottom w:val="none" w:sz="0" w:space="0" w:color="auto"/>
            <w:right w:val="none" w:sz="0" w:space="0" w:color="auto"/>
          </w:divBdr>
        </w:div>
        <w:div w:id="819201114">
          <w:marLeft w:val="480"/>
          <w:marRight w:val="0"/>
          <w:marTop w:val="0"/>
          <w:marBottom w:val="0"/>
          <w:divBdr>
            <w:top w:val="none" w:sz="0" w:space="0" w:color="auto"/>
            <w:left w:val="none" w:sz="0" w:space="0" w:color="auto"/>
            <w:bottom w:val="none" w:sz="0" w:space="0" w:color="auto"/>
            <w:right w:val="none" w:sz="0" w:space="0" w:color="auto"/>
          </w:divBdr>
        </w:div>
        <w:div w:id="908228587">
          <w:marLeft w:val="480"/>
          <w:marRight w:val="0"/>
          <w:marTop w:val="0"/>
          <w:marBottom w:val="0"/>
          <w:divBdr>
            <w:top w:val="none" w:sz="0" w:space="0" w:color="auto"/>
            <w:left w:val="none" w:sz="0" w:space="0" w:color="auto"/>
            <w:bottom w:val="none" w:sz="0" w:space="0" w:color="auto"/>
            <w:right w:val="none" w:sz="0" w:space="0" w:color="auto"/>
          </w:divBdr>
        </w:div>
        <w:div w:id="936016009">
          <w:marLeft w:val="480"/>
          <w:marRight w:val="0"/>
          <w:marTop w:val="0"/>
          <w:marBottom w:val="0"/>
          <w:divBdr>
            <w:top w:val="none" w:sz="0" w:space="0" w:color="auto"/>
            <w:left w:val="none" w:sz="0" w:space="0" w:color="auto"/>
            <w:bottom w:val="none" w:sz="0" w:space="0" w:color="auto"/>
            <w:right w:val="none" w:sz="0" w:space="0" w:color="auto"/>
          </w:divBdr>
        </w:div>
        <w:div w:id="942882051">
          <w:marLeft w:val="480"/>
          <w:marRight w:val="0"/>
          <w:marTop w:val="0"/>
          <w:marBottom w:val="0"/>
          <w:divBdr>
            <w:top w:val="none" w:sz="0" w:space="0" w:color="auto"/>
            <w:left w:val="none" w:sz="0" w:space="0" w:color="auto"/>
            <w:bottom w:val="none" w:sz="0" w:space="0" w:color="auto"/>
            <w:right w:val="none" w:sz="0" w:space="0" w:color="auto"/>
          </w:divBdr>
        </w:div>
        <w:div w:id="1003780985">
          <w:marLeft w:val="480"/>
          <w:marRight w:val="0"/>
          <w:marTop w:val="0"/>
          <w:marBottom w:val="0"/>
          <w:divBdr>
            <w:top w:val="none" w:sz="0" w:space="0" w:color="auto"/>
            <w:left w:val="none" w:sz="0" w:space="0" w:color="auto"/>
            <w:bottom w:val="none" w:sz="0" w:space="0" w:color="auto"/>
            <w:right w:val="none" w:sz="0" w:space="0" w:color="auto"/>
          </w:divBdr>
        </w:div>
        <w:div w:id="1015234291">
          <w:marLeft w:val="480"/>
          <w:marRight w:val="0"/>
          <w:marTop w:val="0"/>
          <w:marBottom w:val="0"/>
          <w:divBdr>
            <w:top w:val="none" w:sz="0" w:space="0" w:color="auto"/>
            <w:left w:val="none" w:sz="0" w:space="0" w:color="auto"/>
            <w:bottom w:val="none" w:sz="0" w:space="0" w:color="auto"/>
            <w:right w:val="none" w:sz="0" w:space="0" w:color="auto"/>
          </w:divBdr>
        </w:div>
        <w:div w:id="1023093412">
          <w:marLeft w:val="480"/>
          <w:marRight w:val="0"/>
          <w:marTop w:val="0"/>
          <w:marBottom w:val="0"/>
          <w:divBdr>
            <w:top w:val="none" w:sz="0" w:space="0" w:color="auto"/>
            <w:left w:val="none" w:sz="0" w:space="0" w:color="auto"/>
            <w:bottom w:val="none" w:sz="0" w:space="0" w:color="auto"/>
            <w:right w:val="none" w:sz="0" w:space="0" w:color="auto"/>
          </w:divBdr>
        </w:div>
        <w:div w:id="1082221767">
          <w:marLeft w:val="480"/>
          <w:marRight w:val="0"/>
          <w:marTop w:val="0"/>
          <w:marBottom w:val="0"/>
          <w:divBdr>
            <w:top w:val="none" w:sz="0" w:space="0" w:color="auto"/>
            <w:left w:val="none" w:sz="0" w:space="0" w:color="auto"/>
            <w:bottom w:val="none" w:sz="0" w:space="0" w:color="auto"/>
            <w:right w:val="none" w:sz="0" w:space="0" w:color="auto"/>
          </w:divBdr>
        </w:div>
        <w:div w:id="1082875096">
          <w:marLeft w:val="480"/>
          <w:marRight w:val="0"/>
          <w:marTop w:val="0"/>
          <w:marBottom w:val="0"/>
          <w:divBdr>
            <w:top w:val="none" w:sz="0" w:space="0" w:color="auto"/>
            <w:left w:val="none" w:sz="0" w:space="0" w:color="auto"/>
            <w:bottom w:val="none" w:sz="0" w:space="0" w:color="auto"/>
            <w:right w:val="none" w:sz="0" w:space="0" w:color="auto"/>
          </w:divBdr>
        </w:div>
        <w:div w:id="1096092597">
          <w:marLeft w:val="480"/>
          <w:marRight w:val="0"/>
          <w:marTop w:val="0"/>
          <w:marBottom w:val="0"/>
          <w:divBdr>
            <w:top w:val="none" w:sz="0" w:space="0" w:color="auto"/>
            <w:left w:val="none" w:sz="0" w:space="0" w:color="auto"/>
            <w:bottom w:val="none" w:sz="0" w:space="0" w:color="auto"/>
            <w:right w:val="none" w:sz="0" w:space="0" w:color="auto"/>
          </w:divBdr>
        </w:div>
        <w:div w:id="1102070484">
          <w:marLeft w:val="480"/>
          <w:marRight w:val="0"/>
          <w:marTop w:val="0"/>
          <w:marBottom w:val="0"/>
          <w:divBdr>
            <w:top w:val="none" w:sz="0" w:space="0" w:color="auto"/>
            <w:left w:val="none" w:sz="0" w:space="0" w:color="auto"/>
            <w:bottom w:val="none" w:sz="0" w:space="0" w:color="auto"/>
            <w:right w:val="none" w:sz="0" w:space="0" w:color="auto"/>
          </w:divBdr>
        </w:div>
        <w:div w:id="1110079154">
          <w:marLeft w:val="480"/>
          <w:marRight w:val="0"/>
          <w:marTop w:val="0"/>
          <w:marBottom w:val="0"/>
          <w:divBdr>
            <w:top w:val="none" w:sz="0" w:space="0" w:color="auto"/>
            <w:left w:val="none" w:sz="0" w:space="0" w:color="auto"/>
            <w:bottom w:val="none" w:sz="0" w:space="0" w:color="auto"/>
            <w:right w:val="none" w:sz="0" w:space="0" w:color="auto"/>
          </w:divBdr>
        </w:div>
        <w:div w:id="1127620095">
          <w:marLeft w:val="480"/>
          <w:marRight w:val="0"/>
          <w:marTop w:val="0"/>
          <w:marBottom w:val="0"/>
          <w:divBdr>
            <w:top w:val="none" w:sz="0" w:space="0" w:color="auto"/>
            <w:left w:val="none" w:sz="0" w:space="0" w:color="auto"/>
            <w:bottom w:val="none" w:sz="0" w:space="0" w:color="auto"/>
            <w:right w:val="none" w:sz="0" w:space="0" w:color="auto"/>
          </w:divBdr>
        </w:div>
        <w:div w:id="1151822465">
          <w:marLeft w:val="480"/>
          <w:marRight w:val="0"/>
          <w:marTop w:val="0"/>
          <w:marBottom w:val="0"/>
          <w:divBdr>
            <w:top w:val="none" w:sz="0" w:space="0" w:color="auto"/>
            <w:left w:val="none" w:sz="0" w:space="0" w:color="auto"/>
            <w:bottom w:val="none" w:sz="0" w:space="0" w:color="auto"/>
            <w:right w:val="none" w:sz="0" w:space="0" w:color="auto"/>
          </w:divBdr>
        </w:div>
        <w:div w:id="1185362235">
          <w:marLeft w:val="480"/>
          <w:marRight w:val="0"/>
          <w:marTop w:val="0"/>
          <w:marBottom w:val="0"/>
          <w:divBdr>
            <w:top w:val="none" w:sz="0" w:space="0" w:color="auto"/>
            <w:left w:val="none" w:sz="0" w:space="0" w:color="auto"/>
            <w:bottom w:val="none" w:sz="0" w:space="0" w:color="auto"/>
            <w:right w:val="none" w:sz="0" w:space="0" w:color="auto"/>
          </w:divBdr>
        </w:div>
        <w:div w:id="1189565603">
          <w:marLeft w:val="480"/>
          <w:marRight w:val="0"/>
          <w:marTop w:val="0"/>
          <w:marBottom w:val="0"/>
          <w:divBdr>
            <w:top w:val="none" w:sz="0" w:space="0" w:color="auto"/>
            <w:left w:val="none" w:sz="0" w:space="0" w:color="auto"/>
            <w:bottom w:val="none" w:sz="0" w:space="0" w:color="auto"/>
            <w:right w:val="none" w:sz="0" w:space="0" w:color="auto"/>
          </w:divBdr>
        </w:div>
        <w:div w:id="1262756244">
          <w:marLeft w:val="480"/>
          <w:marRight w:val="0"/>
          <w:marTop w:val="0"/>
          <w:marBottom w:val="0"/>
          <w:divBdr>
            <w:top w:val="none" w:sz="0" w:space="0" w:color="auto"/>
            <w:left w:val="none" w:sz="0" w:space="0" w:color="auto"/>
            <w:bottom w:val="none" w:sz="0" w:space="0" w:color="auto"/>
            <w:right w:val="none" w:sz="0" w:space="0" w:color="auto"/>
          </w:divBdr>
        </w:div>
        <w:div w:id="1284074230">
          <w:marLeft w:val="480"/>
          <w:marRight w:val="0"/>
          <w:marTop w:val="0"/>
          <w:marBottom w:val="0"/>
          <w:divBdr>
            <w:top w:val="none" w:sz="0" w:space="0" w:color="auto"/>
            <w:left w:val="none" w:sz="0" w:space="0" w:color="auto"/>
            <w:bottom w:val="none" w:sz="0" w:space="0" w:color="auto"/>
            <w:right w:val="none" w:sz="0" w:space="0" w:color="auto"/>
          </w:divBdr>
        </w:div>
        <w:div w:id="1312323861">
          <w:marLeft w:val="480"/>
          <w:marRight w:val="0"/>
          <w:marTop w:val="0"/>
          <w:marBottom w:val="0"/>
          <w:divBdr>
            <w:top w:val="none" w:sz="0" w:space="0" w:color="auto"/>
            <w:left w:val="none" w:sz="0" w:space="0" w:color="auto"/>
            <w:bottom w:val="none" w:sz="0" w:space="0" w:color="auto"/>
            <w:right w:val="none" w:sz="0" w:space="0" w:color="auto"/>
          </w:divBdr>
        </w:div>
        <w:div w:id="1377968287">
          <w:marLeft w:val="480"/>
          <w:marRight w:val="0"/>
          <w:marTop w:val="0"/>
          <w:marBottom w:val="0"/>
          <w:divBdr>
            <w:top w:val="none" w:sz="0" w:space="0" w:color="auto"/>
            <w:left w:val="none" w:sz="0" w:space="0" w:color="auto"/>
            <w:bottom w:val="none" w:sz="0" w:space="0" w:color="auto"/>
            <w:right w:val="none" w:sz="0" w:space="0" w:color="auto"/>
          </w:divBdr>
        </w:div>
        <w:div w:id="1386636603">
          <w:marLeft w:val="480"/>
          <w:marRight w:val="0"/>
          <w:marTop w:val="0"/>
          <w:marBottom w:val="0"/>
          <w:divBdr>
            <w:top w:val="none" w:sz="0" w:space="0" w:color="auto"/>
            <w:left w:val="none" w:sz="0" w:space="0" w:color="auto"/>
            <w:bottom w:val="none" w:sz="0" w:space="0" w:color="auto"/>
            <w:right w:val="none" w:sz="0" w:space="0" w:color="auto"/>
          </w:divBdr>
        </w:div>
        <w:div w:id="1402564244">
          <w:marLeft w:val="480"/>
          <w:marRight w:val="0"/>
          <w:marTop w:val="0"/>
          <w:marBottom w:val="0"/>
          <w:divBdr>
            <w:top w:val="none" w:sz="0" w:space="0" w:color="auto"/>
            <w:left w:val="none" w:sz="0" w:space="0" w:color="auto"/>
            <w:bottom w:val="none" w:sz="0" w:space="0" w:color="auto"/>
            <w:right w:val="none" w:sz="0" w:space="0" w:color="auto"/>
          </w:divBdr>
        </w:div>
        <w:div w:id="1490752328">
          <w:marLeft w:val="480"/>
          <w:marRight w:val="0"/>
          <w:marTop w:val="0"/>
          <w:marBottom w:val="0"/>
          <w:divBdr>
            <w:top w:val="none" w:sz="0" w:space="0" w:color="auto"/>
            <w:left w:val="none" w:sz="0" w:space="0" w:color="auto"/>
            <w:bottom w:val="none" w:sz="0" w:space="0" w:color="auto"/>
            <w:right w:val="none" w:sz="0" w:space="0" w:color="auto"/>
          </w:divBdr>
        </w:div>
        <w:div w:id="1532719303">
          <w:marLeft w:val="480"/>
          <w:marRight w:val="0"/>
          <w:marTop w:val="0"/>
          <w:marBottom w:val="0"/>
          <w:divBdr>
            <w:top w:val="none" w:sz="0" w:space="0" w:color="auto"/>
            <w:left w:val="none" w:sz="0" w:space="0" w:color="auto"/>
            <w:bottom w:val="none" w:sz="0" w:space="0" w:color="auto"/>
            <w:right w:val="none" w:sz="0" w:space="0" w:color="auto"/>
          </w:divBdr>
        </w:div>
        <w:div w:id="1551842753">
          <w:marLeft w:val="480"/>
          <w:marRight w:val="0"/>
          <w:marTop w:val="0"/>
          <w:marBottom w:val="0"/>
          <w:divBdr>
            <w:top w:val="none" w:sz="0" w:space="0" w:color="auto"/>
            <w:left w:val="none" w:sz="0" w:space="0" w:color="auto"/>
            <w:bottom w:val="none" w:sz="0" w:space="0" w:color="auto"/>
            <w:right w:val="none" w:sz="0" w:space="0" w:color="auto"/>
          </w:divBdr>
        </w:div>
        <w:div w:id="1574005886">
          <w:marLeft w:val="480"/>
          <w:marRight w:val="0"/>
          <w:marTop w:val="0"/>
          <w:marBottom w:val="0"/>
          <w:divBdr>
            <w:top w:val="none" w:sz="0" w:space="0" w:color="auto"/>
            <w:left w:val="none" w:sz="0" w:space="0" w:color="auto"/>
            <w:bottom w:val="none" w:sz="0" w:space="0" w:color="auto"/>
            <w:right w:val="none" w:sz="0" w:space="0" w:color="auto"/>
          </w:divBdr>
        </w:div>
        <w:div w:id="1579634132">
          <w:marLeft w:val="480"/>
          <w:marRight w:val="0"/>
          <w:marTop w:val="0"/>
          <w:marBottom w:val="0"/>
          <w:divBdr>
            <w:top w:val="none" w:sz="0" w:space="0" w:color="auto"/>
            <w:left w:val="none" w:sz="0" w:space="0" w:color="auto"/>
            <w:bottom w:val="none" w:sz="0" w:space="0" w:color="auto"/>
            <w:right w:val="none" w:sz="0" w:space="0" w:color="auto"/>
          </w:divBdr>
        </w:div>
        <w:div w:id="1670865485">
          <w:marLeft w:val="480"/>
          <w:marRight w:val="0"/>
          <w:marTop w:val="0"/>
          <w:marBottom w:val="0"/>
          <w:divBdr>
            <w:top w:val="none" w:sz="0" w:space="0" w:color="auto"/>
            <w:left w:val="none" w:sz="0" w:space="0" w:color="auto"/>
            <w:bottom w:val="none" w:sz="0" w:space="0" w:color="auto"/>
            <w:right w:val="none" w:sz="0" w:space="0" w:color="auto"/>
          </w:divBdr>
        </w:div>
        <w:div w:id="1675455392">
          <w:marLeft w:val="480"/>
          <w:marRight w:val="0"/>
          <w:marTop w:val="0"/>
          <w:marBottom w:val="0"/>
          <w:divBdr>
            <w:top w:val="none" w:sz="0" w:space="0" w:color="auto"/>
            <w:left w:val="none" w:sz="0" w:space="0" w:color="auto"/>
            <w:bottom w:val="none" w:sz="0" w:space="0" w:color="auto"/>
            <w:right w:val="none" w:sz="0" w:space="0" w:color="auto"/>
          </w:divBdr>
        </w:div>
        <w:div w:id="1693805133">
          <w:marLeft w:val="480"/>
          <w:marRight w:val="0"/>
          <w:marTop w:val="0"/>
          <w:marBottom w:val="0"/>
          <w:divBdr>
            <w:top w:val="none" w:sz="0" w:space="0" w:color="auto"/>
            <w:left w:val="none" w:sz="0" w:space="0" w:color="auto"/>
            <w:bottom w:val="none" w:sz="0" w:space="0" w:color="auto"/>
            <w:right w:val="none" w:sz="0" w:space="0" w:color="auto"/>
          </w:divBdr>
        </w:div>
        <w:div w:id="1710031042">
          <w:marLeft w:val="480"/>
          <w:marRight w:val="0"/>
          <w:marTop w:val="0"/>
          <w:marBottom w:val="0"/>
          <w:divBdr>
            <w:top w:val="none" w:sz="0" w:space="0" w:color="auto"/>
            <w:left w:val="none" w:sz="0" w:space="0" w:color="auto"/>
            <w:bottom w:val="none" w:sz="0" w:space="0" w:color="auto"/>
            <w:right w:val="none" w:sz="0" w:space="0" w:color="auto"/>
          </w:divBdr>
        </w:div>
        <w:div w:id="1731034985">
          <w:marLeft w:val="480"/>
          <w:marRight w:val="0"/>
          <w:marTop w:val="0"/>
          <w:marBottom w:val="0"/>
          <w:divBdr>
            <w:top w:val="none" w:sz="0" w:space="0" w:color="auto"/>
            <w:left w:val="none" w:sz="0" w:space="0" w:color="auto"/>
            <w:bottom w:val="none" w:sz="0" w:space="0" w:color="auto"/>
            <w:right w:val="none" w:sz="0" w:space="0" w:color="auto"/>
          </w:divBdr>
        </w:div>
        <w:div w:id="1757088785">
          <w:marLeft w:val="480"/>
          <w:marRight w:val="0"/>
          <w:marTop w:val="0"/>
          <w:marBottom w:val="0"/>
          <w:divBdr>
            <w:top w:val="none" w:sz="0" w:space="0" w:color="auto"/>
            <w:left w:val="none" w:sz="0" w:space="0" w:color="auto"/>
            <w:bottom w:val="none" w:sz="0" w:space="0" w:color="auto"/>
            <w:right w:val="none" w:sz="0" w:space="0" w:color="auto"/>
          </w:divBdr>
        </w:div>
        <w:div w:id="1804885153">
          <w:marLeft w:val="480"/>
          <w:marRight w:val="0"/>
          <w:marTop w:val="0"/>
          <w:marBottom w:val="0"/>
          <w:divBdr>
            <w:top w:val="none" w:sz="0" w:space="0" w:color="auto"/>
            <w:left w:val="none" w:sz="0" w:space="0" w:color="auto"/>
            <w:bottom w:val="none" w:sz="0" w:space="0" w:color="auto"/>
            <w:right w:val="none" w:sz="0" w:space="0" w:color="auto"/>
          </w:divBdr>
        </w:div>
        <w:div w:id="1838378313">
          <w:marLeft w:val="480"/>
          <w:marRight w:val="0"/>
          <w:marTop w:val="0"/>
          <w:marBottom w:val="0"/>
          <w:divBdr>
            <w:top w:val="none" w:sz="0" w:space="0" w:color="auto"/>
            <w:left w:val="none" w:sz="0" w:space="0" w:color="auto"/>
            <w:bottom w:val="none" w:sz="0" w:space="0" w:color="auto"/>
            <w:right w:val="none" w:sz="0" w:space="0" w:color="auto"/>
          </w:divBdr>
        </w:div>
        <w:div w:id="1879849373">
          <w:marLeft w:val="480"/>
          <w:marRight w:val="0"/>
          <w:marTop w:val="0"/>
          <w:marBottom w:val="0"/>
          <w:divBdr>
            <w:top w:val="none" w:sz="0" w:space="0" w:color="auto"/>
            <w:left w:val="none" w:sz="0" w:space="0" w:color="auto"/>
            <w:bottom w:val="none" w:sz="0" w:space="0" w:color="auto"/>
            <w:right w:val="none" w:sz="0" w:space="0" w:color="auto"/>
          </w:divBdr>
        </w:div>
        <w:div w:id="1921207966">
          <w:marLeft w:val="480"/>
          <w:marRight w:val="0"/>
          <w:marTop w:val="0"/>
          <w:marBottom w:val="0"/>
          <w:divBdr>
            <w:top w:val="none" w:sz="0" w:space="0" w:color="auto"/>
            <w:left w:val="none" w:sz="0" w:space="0" w:color="auto"/>
            <w:bottom w:val="none" w:sz="0" w:space="0" w:color="auto"/>
            <w:right w:val="none" w:sz="0" w:space="0" w:color="auto"/>
          </w:divBdr>
        </w:div>
        <w:div w:id="1924759084">
          <w:marLeft w:val="480"/>
          <w:marRight w:val="0"/>
          <w:marTop w:val="0"/>
          <w:marBottom w:val="0"/>
          <w:divBdr>
            <w:top w:val="none" w:sz="0" w:space="0" w:color="auto"/>
            <w:left w:val="none" w:sz="0" w:space="0" w:color="auto"/>
            <w:bottom w:val="none" w:sz="0" w:space="0" w:color="auto"/>
            <w:right w:val="none" w:sz="0" w:space="0" w:color="auto"/>
          </w:divBdr>
        </w:div>
        <w:div w:id="1966082791">
          <w:marLeft w:val="480"/>
          <w:marRight w:val="0"/>
          <w:marTop w:val="0"/>
          <w:marBottom w:val="0"/>
          <w:divBdr>
            <w:top w:val="none" w:sz="0" w:space="0" w:color="auto"/>
            <w:left w:val="none" w:sz="0" w:space="0" w:color="auto"/>
            <w:bottom w:val="none" w:sz="0" w:space="0" w:color="auto"/>
            <w:right w:val="none" w:sz="0" w:space="0" w:color="auto"/>
          </w:divBdr>
        </w:div>
        <w:div w:id="1971741436">
          <w:marLeft w:val="480"/>
          <w:marRight w:val="0"/>
          <w:marTop w:val="0"/>
          <w:marBottom w:val="0"/>
          <w:divBdr>
            <w:top w:val="none" w:sz="0" w:space="0" w:color="auto"/>
            <w:left w:val="none" w:sz="0" w:space="0" w:color="auto"/>
            <w:bottom w:val="none" w:sz="0" w:space="0" w:color="auto"/>
            <w:right w:val="none" w:sz="0" w:space="0" w:color="auto"/>
          </w:divBdr>
        </w:div>
        <w:div w:id="2029719572">
          <w:marLeft w:val="480"/>
          <w:marRight w:val="0"/>
          <w:marTop w:val="0"/>
          <w:marBottom w:val="0"/>
          <w:divBdr>
            <w:top w:val="none" w:sz="0" w:space="0" w:color="auto"/>
            <w:left w:val="none" w:sz="0" w:space="0" w:color="auto"/>
            <w:bottom w:val="none" w:sz="0" w:space="0" w:color="auto"/>
            <w:right w:val="none" w:sz="0" w:space="0" w:color="auto"/>
          </w:divBdr>
        </w:div>
        <w:div w:id="2054183571">
          <w:marLeft w:val="480"/>
          <w:marRight w:val="0"/>
          <w:marTop w:val="0"/>
          <w:marBottom w:val="0"/>
          <w:divBdr>
            <w:top w:val="none" w:sz="0" w:space="0" w:color="auto"/>
            <w:left w:val="none" w:sz="0" w:space="0" w:color="auto"/>
            <w:bottom w:val="none" w:sz="0" w:space="0" w:color="auto"/>
            <w:right w:val="none" w:sz="0" w:space="0" w:color="auto"/>
          </w:divBdr>
        </w:div>
        <w:div w:id="2127654105">
          <w:marLeft w:val="480"/>
          <w:marRight w:val="0"/>
          <w:marTop w:val="0"/>
          <w:marBottom w:val="0"/>
          <w:divBdr>
            <w:top w:val="none" w:sz="0" w:space="0" w:color="auto"/>
            <w:left w:val="none" w:sz="0" w:space="0" w:color="auto"/>
            <w:bottom w:val="none" w:sz="0" w:space="0" w:color="auto"/>
            <w:right w:val="none" w:sz="0" w:space="0" w:color="auto"/>
          </w:divBdr>
        </w:div>
      </w:divsChild>
    </w:div>
    <w:div w:id="377554254">
      <w:bodyDiv w:val="1"/>
      <w:marLeft w:val="0"/>
      <w:marRight w:val="0"/>
      <w:marTop w:val="0"/>
      <w:marBottom w:val="0"/>
      <w:divBdr>
        <w:top w:val="none" w:sz="0" w:space="0" w:color="auto"/>
        <w:left w:val="none" w:sz="0" w:space="0" w:color="auto"/>
        <w:bottom w:val="none" w:sz="0" w:space="0" w:color="auto"/>
        <w:right w:val="none" w:sz="0" w:space="0" w:color="auto"/>
      </w:divBdr>
      <w:divsChild>
        <w:div w:id="26375836">
          <w:marLeft w:val="480"/>
          <w:marRight w:val="0"/>
          <w:marTop w:val="0"/>
          <w:marBottom w:val="0"/>
          <w:divBdr>
            <w:top w:val="none" w:sz="0" w:space="0" w:color="auto"/>
            <w:left w:val="none" w:sz="0" w:space="0" w:color="auto"/>
            <w:bottom w:val="none" w:sz="0" w:space="0" w:color="auto"/>
            <w:right w:val="none" w:sz="0" w:space="0" w:color="auto"/>
          </w:divBdr>
        </w:div>
        <w:div w:id="41634932">
          <w:marLeft w:val="480"/>
          <w:marRight w:val="0"/>
          <w:marTop w:val="0"/>
          <w:marBottom w:val="0"/>
          <w:divBdr>
            <w:top w:val="none" w:sz="0" w:space="0" w:color="auto"/>
            <w:left w:val="none" w:sz="0" w:space="0" w:color="auto"/>
            <w:bottom w:val="none" w:sz="0" w:space="0" w:color="auto"/>
            <w:right w:val="none" w:sz="0" w:space="0" w:color="auto"/>
          </w:divBdr>
        </w:div>
        <w:div w:id="94643806">
          <w:marLeft w:val="480"/>
          <w:marRight w:val="0"/>
          <w:marTop w:val="0"/>
          <w:marBottom w:val="0"/>
          <w:divBdr>
            <w:top w:val="none" w:sz="0" w:space="0" w:color="auto"/>
            <w:left w:val="none" w:sz="0" w:space="0" w:color="auto"/>
            <w:bottom w:val="none" w:sz="0" w:space="0" w:color="auto"/>
            <w:right w:val="none" w:sz="0" w:space="0" w:color="auto"/>
          </w:divBdr>
        </w:div>
        <w:div w:id="212161382">
          <w:marLeft w:val="480"/>
          <w:marRight w:val="0"/>
          <w:marTop w:val="0"/>
          <w:marBottom w:val="0"/>
          <w:divBdr>
            <w:top w:val="none" w:sz="0" w:space="0" w:color="auto"/>
            <w:left w:val="none" w:sz="0" w:space="0" w:color="auto"/>
            <w:bottom w:val="none" w:sz="0" w:space="0" w:color="auto"/>
            <w:right w:val="none" w:sz="0" w:space="0" w:color="auto"/>
          </w:divBdr>
        </w:div>
        <w:div w:id="240797193">
          <w:marLeft w:val="480"/>
          <w:marRight w:val="0"/>
          <w:marTop w:val="0"/>
          <w:marBottom w:val="0"/>
          <w:divBdr>
            <w:top w:val="none" w:sz="0" w:space="0" w:color="auto"/>
            <w:left w:val="none" w:sz="0" w:space="0" w:color="auto"/>
            <w:bottom w:val="none" w:sz="0" w:space="0" w:color="auto"/>
            <w:right w:val="none" w:sz="0" w:space="0" w:color="auto"/>
          </w:divBdr>
        </w:div>
        <w:div w:id="272173883">
          <w:marLeft w:val="480"/>
          <w:marRight w:val="0"/>
          <w:marTop w:val="0"/>
          <w:marBottom w:val="0"/>
          <w:divBdr>
            <w:top w:val="none" w:sz="0" w:space="0" w:color="auto"/>
            <w:left w:val="none" w:sz="0" w:space="0" w:color="auto"/>
            <w:bottom w:val="none" w:sz="0" w:space="0" w:color="auto"/>
            <w:right w:val="none" w:sz="0" w:space="0" w:color="auto"/>
          </w:divBdr>
        </w:div>
        <w:div w:id="311716437">
          <w:marLeft w:val="480"/>
          <w:marRight w:val="0"/>
          <w:marTop w:val="0"/>
          <w:marBottom w:val="0"/>
          <w:divBdr>
            <w:top w:val="none" w:sz="0" w:space="0" w:color="auto"/>
            <w:left w:val="none" w:sz="0" w:space="0" w:color="auto"/>
            <w:bottom w:val="none" w:sz="0" w:space="0" w:color="auto"/>
            <w:right w:val="none" w:sz="0" w:space="0" w:color="auto"/>
          </w:divBdr>
        </w:div>
        <w:div w:id="399065130">
          <w:marLeft w:val="480"/>
          <w:marRight w:val="0"/>
          <w:marTop w:val="0"/>
          <w:marBottom w:val="0"/>
          <w:divBdr>
            <w:top w:val="none" w:sz="0" w:space="0" w:color="auto"/>
            <w:left w:val="none" w:sz="0" w:space="0" w:color="auto"/>
            <w:bottom w:val="none" w:sz="0" w:space="0" w:color="auto"/>
            <w:right w:val="none" w:sz="0" w:space="0" w:color="auto"/>
          </w:divBdr>
        </w:div>
        <w:div w:id="416485556">
          <w:marLeft w:val="480"/>
          <w:marRight w:val="0"/>
          <w:marTop w:val="0"/>
          <w:marBottom w:val="0"/>
          <w:divBdr>
            <w:top w:val="none" w:sz="0" w:space="0" w:color="auto"/>
            <w:left w:val="none" w:sz="0" w:space="0" w:color="auto"/>
            <w:bottom w:val="none" w:sz="0" w:space="0" w:color="auto"/>
            <w:right w:val="none" w:sz="0" w:space="0" w:color="auto"/>
          </w:divBdr>
        </w:div>
        <w:div w:id="442849309">
          <w:marLeft w:val="480"/>
          <w:marRight w:val="0"/>
          <w:marTop w:val="0"/>
          <w:marBottom w:val="0"/>
          <w:divBdr>
            <w:top w:val="none" w:sz="0" w:space="0" w:color="auto"/>
            <w:left w:val="none" w:sz="0" w:space="0" w:color="auto"/>
            <w:bottom w:val="none" w:sz="0" w:space="0" w:color="auto"/>
            <w:right w:val="none" w:sz="0" w:space="0" w:color="auto"/>
          </w:divBdr>
        </w:div>
        <w:div w:id="452555591">
          <w:marLeft w:val="480"/>
          <w:marRight w:val="0"/>
          <w:marTop w:val="0"/>
          <w:marBottom w:val="0"/>
          <w:divBdr>
            <w:top w:val="none" w:sz="0" w:space="0" w:color="auto"/>
            <w:left w:val="none" w:sz="0" w:space="0" w:color="auto"/>
            <w:bottom w:val="none" w:sz="0" w:space="0" w:color="auto"/>
            <w:right w:val="none" w:sz="0" w:space="0" w:color="auto"/>
          </w:divBdr>
        </w:div>
        <w:div w:id="482308411">
          <w:marLeft w:val="480"/>
          <w:marRight w:val="0"/>
          <w:marTop w:val="0"/>
          <w:marBottom w:val="0"/>
          <w:divBdr>
            <w:top w:val="none" w:sz="0" w:space="0" w:color="auto"/>
            <w:left w:val="none" w:sz="0" w:space="0" w:color="auto"/>
            <w:bottom w:val="none" w:sz="0" w:space="0" w:color="auto"/>
            <w:right w:val="none" w:sz="0" w:space="0" w:color="auto"/>
          </w:divBdr>
        </w:div>
        <w:div w:id="558368887">
          <w:marLeft w:val="480"/>
          <w:marRight w:val="0"/>
          <w:marTop w:val="0"/>
          <w:marBottom w:val="0"/>
          <w:divBdr>
            <w:top w:val="none" w:sz="0" w:space="0" w:color="auto"/>
            <w:left w:val="none" w:sz="0" w:space="0" w:color="auto"/>
            <w:bottom w:val="none" w:sz="0" w:space="0" w:color="auto"/>
            <w:right w:val="none" w:sz="0" w:space="0" w:color="auto"/>
          </w:divBdr>
        </w:div>
        <w:div w:id="575017855">
          <w:marLeft w:val="480"/>
          <w:marRight w:val="0"/>
          <w:marTop w:val="0"/>
          <w:marBottom w:val="0"/>
          <w:divBdr>
            <w:top w:val="none" w:sz="0" w:space="0" w:color="auto"/>
            <w:left w:val="none" w:sz="0" w:space="0" w:color="auto"/>
            <w:bottom w:val="none" w:sz="0" w:space="0" w:color="auto"/>
            <w:right w:val="none" w:sz="0" w:space="0" w:color="auto"/>
          </w:divBdr>
        </w:div>
        <w:div w:id="590047700">
          <w:marLeft w:val="480"/>
          <w:marRight w:val="0"/>
          <w:marTop w:val="0"/>
          <w:marBottom w:val="0"/>
          <w:divBdr>
            <w:top w:val="none" w:sz="0" w:space="0" w:color="auto"/>
            <w:left w:val="none" w:sz="0" w:space="0" w:color="auto"/>
            <w:bottom w:val="none" w:sz="0" w:space="0" w:color="auto"/>
            <w:right w:val="none" w:sz="0" w:space="0" w:color="auto"/>
          </w:divBdr>
        </w:div>
        <w:div w:id="610862573">
          <w:marLeft w:val="480"/>
          <w:marRight w:val="0"/>
          <w:marTop w:val="0"/>
          <w:marBottom w:val="0"/>
          <w:divBdr>
            <w:top w:val="none" w:sz="0" w:space="0" w:color="auto"/>
            <w:left w:val="none" w:sz="0" w:space="0" w:color="auto"/>
            <w:bottom w:val="none" w:sz="0" w:space="0" w:color="auto"/>
            <w:right w:val="none" w:sz="0" w:space="0" w:color="auto"/>
          </w:divBdr>
        </w:div>
        <w:div w:id="638463747">
          <w:marLeft w:val="480"/>
          <w:marRight w:val="0"/>
          <w:marTop w:val="0"/>
          <w:marBottom w:val="0"/>
          <w:divBdr>
            <w:top w:val="none" w:sz="0" w:space="0" w:color="auto"/>
            <w:left w:val="none" w:sz="0" w:space="0" w:color="auto"/>
            <w:bottom w:val="none" w:sz="0" w:space="0" w:color="auto"/>
            <w:right w:val="none" w:sz="0" w:space="0" w:color="auto"/>
          </w:divBdr>
        </w:div>
        <w:div w:id="734624410">
          <w:marLeft w:val="480"/>
          <w:marRight w:val="0"/>
          <w:marTop w:val="0"/>
          <w:marBottom w:val="0"/>
          <w:divBdr>
            <w:top w:val="none" w:sz="0" w:space="0" w:color="auto"/>
            <w:left w:val="none" w:sz="0" w:space="0" w:color="auto"/>
            <w:bottom w:val="none" w:sz="0" w:space="0" w:color="auto"/>
            <w:right w:val="none" w:sz="0" w:space="0" w:color="auto"/>
          </w:divBdr>
        </w:div>
        <w:div w:id="772017546">
          <w:marLeft w:val="480"/>
          <w:marRight w:val="0"/>
          <w:marTop w:val="0"/>
          <w:marBottom w:val="0"/>
          <w:divBdr>
            <w:top w:val="none" w:sz="0" w:space="0" w:color="auto"/>
            <w:left w:val="none" w:sz="0" w:space="0" w:color="auto"/>
            <w:bottom w:val="none" w:sz="0" w:space="0" w:color="auto"/>
            <w:right w:val="none" w:sz="0" w:space="0" w:color="auto"/>
          </w:divBdr>
        </w:div>
        <w:div w:id="777799829">
          <w:marLeft w:val="480"/>
          <w:marRight w:val="0"/>
          <w:marTop w:val="0"/>
          <w:marBottom w:val="0"/>
          <w:divBdr>
            <w:top w:val="none" w:sz="0" w:space="0" w:color="auto"/>
            <w:left w:val="none" w:sz="0" w:space="0" w:color="auto"/>
            <w:bottom w:val="none" w:sz="0" w:space="0" w:color="auto"/>
            <w:right w:val="none" w:sz="0" w:space="0" w:color="auto"/>
          </w:divBdr>
        </w:div>
        <w:div w:id="782186834">
          <w:marLeft w:val="480"/>
          <w:marRight w:val="0"/>
          <w:marTop w:val="0"/>
          <w:marBottom w:val="0"/>
          <w:divBdr>
            <w:top w:val="none" w:sz="0" w:space="0" w:color="auto"/>
            <w:left w:val="none" w:sz="0" w:space="0" w:color="auto"/>
            <w:bottom w:val="none" w:sz="0" w:space="0" w:color="auto"/>
            <w:right w:val="none" w:sz="0" w:space="0" w:color="auto"/>
          </w:divBdr>
        </w:div>
        <w:div w:id="794326185">
          <w:marLeft w:val="480"/>
          <w:marRight w:val="0"/>
          <w:marTop w:val="0"/>
          <w:marBottom w:val="0"/>
          <w:divBdr>
            <w:top w:val="none" w:sz="0" w:space="0" w:color="auto"/>
            <w:left w:val="none" w:sz="0" w:space="0" w:color="auto"/>
            <w:bottom w:val="none" w:sz="0" w:space="0" w:color="auto"/>
            <w:right w:val="none" w:sz="0" w:space="0" w:color="auto"/>
          </w:divBdr>
        </w:div>
        <w:div w:id="932670021">
          <w:marLeft w:val="480"/>
          <w:marRight w:val="0"/>
          <w:marTop w:val="0"/>
          <w:marBottom w:val="0"/>
          <w:divBdr>
            <w:top w:val="none" w:sz="0" w:space="0" w:color="auto"/>
            <w:left w:val="none" w:sz="0" w:space="0" w:color="auto"/>
            <w:bottom w:val="none" w:sz="0" w:space="0" w:color="auto"/>
            <w:right w:val="none" w:sz="0" w:space="0" w:color="auto"/>
          </w:divBdr>
        </w:div>
        <w:div w:id="988242372">
          <w:marLeft w:val="480"/>
          <w:marRight w:val="0"/>
          <w:marTop w:val="0"/>
          <w:marBottom w:val="0"/>
          <w:divBdr>
            <w:top w:val="none" w:sz="0" w:space="0" w:color="auto"/>
            <w:left w:val="none" w:sz="0" w:space="0" w:color="auto"/>
            <w:bottom w:val="none" w:sz="0" w:space="0" w:color="auto"/>
            <w:right w:val="none" w:sz="0" w:space="0" w:color="auto"/>
          </w:divBdr>
        </w:div>
        <w:div w:id="1163013423">
          <w:marLeft w:val="480"/>
          <w:marRight w:val="0"/>
          <w:marTop w:val="0"/>
          <w:marBottom w:val="0"/>
          <w:divBdr>
            <w:top w:val="none" w:sz="0" w:space="0" w:color="auto"/>
            <w:left w:val="none" w:sz="0" w:space="0" w:color="auto"/>
            <w:bottom w:val="none" w:sz="0" w:space="0" w:color="auto"/>
            <w:right w:val="none" w:sz="0" w:space="0" w:color="auto"/>
          </w:divBdr>
        </w:div>
        <w:div w:id="1253396545">
          <w:marLeft w:val="480"/>
          <w:marRight w:val="0"/>
          <w:marTop w:val="0"/>
          <w:marBottom w:val="0"/>
          <w:divBdr>
            <w:top w:val="none" w:sz="0" w:space="0" w:color="auto"/>
            <w:left w:val="none" w:sz="0" w:space="0" w:color="auto"/>
            <w:bottom w:val="none" w:sz="0" w:space="0" w:color="auto"/>
            <w:right w:val="none" w:sz="0" w:space="0" w:color="auto"/>
          </w:divBdr>
        </w:div>
        <w:div w:id="1269891731">
          <w:marLeft w:val="480"/>
          <w:marRight w:val="0"/>
          <w:marTop w:val="0"/>
          <w:marBottom w:val="0"/>
          <w:divBdr>
            <w:top w:val="none" w:sz="0" w:space="0" w:color="auto"/>
            <w:left w:val="none" w:sz="0" w:space="0" w:color="auto"/>
            <w:bottom w:val="none" w:sz="0" w:space="0" w:color="auto"/>
            <w:right w:val="none" w:sz="0" w:space="0" w:color="auto"/>
          </w:divBdr>
        </w:div>
        <w:div w:id="1276407760">
          <w:marLeft w:val="480"/>
          <w:marRight w:val="0"/>
          <w:marTop w:val="0"/>
          <w:marBottom w:val="0"/>
          <w:divBdr>
            <w:top w:val="none" w:sz="0" w:space="0" w:color="auto"/>
            <w:left w:val="none" w:sz="0" w:space="0" w:color="auto"/>
            <w:bottom w:val="none" w:sz="0" w:space="0" w:color="auto"/>
            <w:right w:val="none" w:sz="0" w:space="0" w:color="auto"/>
          </w:divBdr>
        </w:div>
        <w:div w:id="1279221005">
          <w:marLeft w:val="480"/>
          <w:marRight w:val="0"/>
          <w:marTop w:val="0"/>
          <w:marBottom w:val="0"/>
          <w:divBdr>
            <w:top w:val="none" w:sz="0" w:space="0" w:color="auto"/>
            <w:left w:val="none" w:sz="0" w:space="0" w:color="auto"/>
            <w:bottom w:val="none" w:sz="0" w:space="0" w:color="auto"/>
            <w:right w:val="none" w:sz="0" w:space="0" w:color="auto"/>
          </w:divBdr>
        </w:div>
        <w:div w:id="1322200739">
          <w:marLeft w:val="480"/>
          <w:marRight w:val="0"/>
          <w:marTop w:val="0"/>
          <w:marBottom w:val="0"/>
          <w:divBdr>
            <w:top w:val="none" w:sz="0" w:space="0" w:color="auto"/>
            <w:left w:val="none" w:sz="0" w:space="0" w:color="auto"/>
            <w:bottom w:val="none" w:sz="0" w:space="0" w:color="auto"/>
            <w:right w:val="none" w:sz="0" w:space="0" w:color="auto"/>
          </w:divBdr>
        </w:div>
        <w:div w:id="1348360734">
          <w:marLeft w:val="480"/>
          <w:marRight w:val="0"/>
          <w:marTop w:val="0"/>
          <w:marBottom w:val="0"/>
          <w:divBdr>
            <w:top w:val="none" w:sz="0" w:space="0" w:color="auto"/>
            <w:left w:val="none" w:sz="0" w:space="0" w:color="auto"/>
            <w:bottom w:val="none" w:sz="0" w:space="0" w:color="auto"/>
            <w:right w:val="none" w:sz="0" w:space="0" w:color="auto"/>
          </w:divBdr>
        </w:div>
        <w:div w:id="1363674027">
          <w:marLeft w:val="480"/>
          <w:marRight w:val="0"/>
          <w:marTop w:val="0"/>
          <w:marBottom w:val="0"/>
          <w:divBdr>
            <w:top w:val="none" w:sz="0" w:space="0" w:color="auto"/>
            <w:left w:val="none" w:sz="0" w:space="0" w:color="auto"/>
            <w:bottom w:val="none" w:sz="0" w:space="0" w:color="auto"/>
            <w:right w:val="none" w:sz="0" w:space="0" w:color="auto"/>
          </w:divBdr>
        </w:div>
        <w:div w:id="1425952683">
          <w:marLeft w:val="480"/>
          <w:marRight w:val="0"/>
          <w:marTop w:val="0"/>
          <w:marBottom w:val="0"/>
          <w:divBdr>
            <w:top w:val="none" w:sz="0" w:space="0" w:color="auto"/>
            <w:left w:val="none" w:sz="0" w:space="0" w:color="auto"/>
            <w:bottom w:val="none" w:sz="0" w:space="0" w:color="auto"/>
            <w:right w:val="none" w:sz="0" w:space="0" w:color="auto"/>
          </w:divBdr>
        </w:div>
        <w:div w:id="1509365919">
          <w:marLeft w:val="480"/>
          <w:marRight w:val="0"/>
          <w:marTop w:val="0"/>
          <w:marBottom w:val="0"/>
          <w:divBdr>
            <w:top w:val="none" w:sz="0" w:space="0" w:color="auto"/>
            <w:left w:val="none" w:sz="0" w:space="0" w:color="auto"/>
            <w:bottom w:val="none" w:sz="0" w:space="0" w:color="auto"/>
            <w:right w:val="none" w:sz="0" w:space="0" w:color="auto"/>
          </w:divBdr>
        </w:div>
        <w:div w:id="1522468827">
          <w:marLeft w:val="480"/>
          <w:marRight w:val="0"/>
          <w:marTop w:val="0"/>
          <w:marBottom w:val="0"/>
          <w:divBdr>
            <w:top w:val="none" w:sz="0" w:space="0" w:color="auto"/>
            <w:left w:val="none" w:sz="0" w:space="0" w:color="auto"/>
            <w:bottom w:val="none" w:sz="0" w:space="0" w:color="auto"/>
            <w:right w:val="none" w:sz="0" w:space="0" w:color="auto"/>
          </w:divBdr>
        </w:div>
        <w:div w:id="1530794854">
          <w:marLeft w:val="480"/>
          <w:marRight w:val="0"/>
          <w:marTop w:val="0"/>
          <w:marBottom w:val="0"/>
          <w:divBdr>
            <w:top w:val="none" w:sz="0" w:space="0" w:color="auto"/>
            <w:left w:val="none" w:sz="0" w:space="0" w:color="auto"/>
            <w:bottom w:val="none" w:sz="0" w:space="0" w:color="auto"/>
            <w:right w:val="none" w:sz="0" w:space="0" w:color="auto"/>
          </w:divBdr>
        </w:div>
        <w:div w:id="1576017260">
          <w:marLeft w:val="480"/>
          <w:marRight w:val="0"/>
          <w:marTop w:val="0"/>
          <w:marBottom w:val="0"/>
          <w:divBdr>
            <w:top w:val="none" w:sz="0" w:space="0" w:color="auto"/>
            <w:left w:val="none" w:sz="0" w:space="0" w:color="auto"/>
            <w:bottom w:val="none" w:sz="0" w:space="0" w:color="auto"/>
            <w:right w:val="none" w:sz="0" w:space="0" w:color="auto"/>
          </w:divBdr>
        </w:div>
        <w:div w:id="1586762240">
          <w:marLeft w:val="480"/>
          <w:marRight w:val="0"/>
          <w:marTop w:val="0"/>
          <w:marBottom w:val="0"/>
          <w:divBdr>
            <w:top w:val="none" w:sz="0" w:space="0" w:color="auto"/>
            <w:left w:val="none" w:sz="0" w:space="0" w:color="auto"/>
            <w:bottom w:val="none" w:sz="0" w:space="0" w:color="auto"/>
            <w:right w:val="none" w:sz="0" w:space="0" w:color="auto"/>
          </w:divBdr>
        </w:div>
        <w:div w:id="1599482162">
          <w:marLeft w:val="480"/>
          <w:marRight w:val="0"/>
          <w:marTop w:val="0"/>
          <w:marBottom w:val="0"/>
          <w:divBdr>
            <w:top w:val="none" w:sz="0" w:space="0" w:color="auto"/>
            <w:left w:val="none" w:sz="0" w:space="0" w:color="auto"/>
            <w:bottom w:val="none" w:sz="0" w:space="0" w:color="auto"/>
            <w:right w:val="none" w:sz="0" w:space="0" w:color="auto"/>
          </w:divBdr>
        </w:div>
        <w:div w:id="1625190250">
          <w:marLeft w:val="480"/>
          <w:marRight w:val="0"/>
          <w:marTop w:val="0"/>
          <w:marBottom w:val="0"/>
          <w:divBdr>
            <w:top w:val="none" w:sz="0" w:space="0" w:color="auto"/>
            <w:left w:val="none" w:sz="0" w:space="0" w:color="auto"/>
            <w:bottom w:val="none" w:sz="0" w:space="0" w:color="auto"/>
            <w:right w:val="none" w:sz="0" w:space="0" w:color="auto"/>
          </w:divBdr>
        </w:div>
        <w:div w:id="1640378213">
          <w:marLeft w:val="480"/>
          <w:marRight w:val="0"/>
          <w:marTop w:val="0"/>
          <w:marBottom w:val="0"/>
          <w:divBdr>
            <w:top w:val="none" w:sz="0" w:space="0" w:color="auto"/>
            <w:left w:val="none" w:sz="0" w:space="0" w:color="auto"/>
            <w:bottom w:val="none" w:sz="0" w:space="0" w:color="auto"/>
            <w:right w:val="none" w:sz="0" w:space="0" w:color="auto"/>
          </w:divBdr>
        </w:div>
        <w:div w:id="1747146653">
          <w:marLeft w:val="480"/>
          <w:marRight w:val="0"/>
          <w:marTop w:val="0"/>
          <w:marBottom w:val="0"/>
          <w:divBdr>
            <w:top w:val="none" w:sz="0" w:space="0" w:color="auto"/>
            <w:left w:val="none" w:sz="0" w:space="0" w:color="auto"/>
            <w:bottom w:val="none" w:sz="0" w:space="0" w:color="auto"/>
            <w:right w:val="none" w:sz="0" w:space="0" w:color="auto"/>
          </w:divBdr>
        </w:div>
        <w:div w:id="1752585508">
          <w:marLeft w:val="480"/>
          <w:marRight w:val="0"/>
          <w:marTop w:val="0"/>
          <w:marBottom w:val="0"/>
          <w:divBdr>
            <w:top w:val="none" w:sz="0" w:space="0" w:color="auto"/>
            <w:left w:val="none" w:sz="0" w:space="0" w:color="auto"/>
            <w:bottom w:val="none" w:sz="0" w:space="0" w:color="auto"/>
            <w:right w:val="none" w:sz="0" w:space="0" w:color="auto"/>
          </w:divBdr>
        </w:div>
        <w:div w:id="1761029184">
          <w:marLeft w:val="480"/>
          <w:marRight w:val="0"/>
          <w:marTop w:val="0"/>
          <w:marBottom w:val="0"/>
          <w:divBdr>
            <w:top w:val="none" w:sz="0" w:space="0" w:color="auto"/>
            <w:left w:val="none" w:sz="0" w:space="0" w:color="auto"/>
            <w:bottom w:val="none" w:sz="0" w:space="0" w:color="auto"/>
            <w:right w:val="none" w:sz="0" w:space="0" w:color="auto"/>
          </w:divBdr>
        </w:div>
        <w:div w:id="1764258010">
          <w:marLeft w:val="480"/>
          <w:marRight w:val="0"/>
          <w:marTop w:val="0"/>
          <w:marBottom w:val="0"/>
          <w:divBdr>
            <w:top w:val="none" w:sz="0" w:space="0" w:color="auto"/>
            <w:left w:val="none" w:sz="0" w:space="0" w:color="auto"/>
            <w:bottom w:val="none" w:sz="0" w:space="0" w:color="auto"/>
            <w:right w:val="none" w:sz="0" w:space="0" w:color="auto"/>
          </w:divBdr>
        </w:div>
        <w:div w:id="1767966263">
          <w:marLeft w:val="480"/>
          <w:marRight w:val="0"/>
          <w:marTop w:val="0"/>
          <w:marBottom w:val="0"/>
          <w:divBdr>
            <w:top w:val="none" w:sz="0" w:space="0" w:color="auto"/>
            <w:left w:val="none" w:sz="0" w:space="0" w:color="auto"/>
            <w:bottom w:val="none" w:sz="0" w:space="0" w:color="auto"/>
            <w:right w:val="none" w:sz="0" w:space="0" w:color="auto"/>
          </w:divBdr>
        </w:div>
        <w:div w:id="1810173280">
          <w:marLeft w:val="480"/>
          <w:marRight w:val="0"/>
          <w:marTop w:val="0"/>
          <w:marBottom w:val="0"/>
          <w:divBdr>
            <w:top w:val="none" w:sz="0" w:space="0" w:color="auto"/>
            <w:left w:val="none" w:sz="0" w:space="0" w:color="auto"/>
            <w:bottom w:val="none" w:sz="0" w:space="0" w:color="auto"/>
            <w:right w:val="none" w:sz="0" w:space="0" w:color="auto"/>
          </w:divBdr>
        </w:div>
        <w:div w:id="1819566982">
          <w:marLeft w:val="480"/>
          <w:marRight w:val="0"/>
          <w:marTop w:val="0"/>
          <w:marBottom w:val="0"/>
          <w:divBdr>
            <w:top w:val="none" w:sz="0" w:space="0" w:color="auto"/>
            <w:left w:val="none" w:sz="0" w:space="0" w:color="auto"/>
            <w:bottom w:val="none" w:sz="0" w:space="0" w:color="auto"/>
            <w:right w:val="none" w:sz="0" w:space="0" w:color="auto"/>
          </w:divBdr>
        </w:div>
        <w:div w:id="1867132377">
          <w:marLeft w:val="480"/>
          <w:marRight w:val="0"/>
          <w:marTop w:val="0"/>
          <w:marBottom w:val="0"/>
          <w:divBdr>
            <w:top w:val="none" w:sz="0" w:space="0" w:color="auto"/>
            <w:left w:val="none" w:sz="0" w:space="0" w:color="auto"/>
            <w:bottom w:val="none" w:sz="0" w:space="0" w:color="auto"/>
            <w:right w:val="none" w:sz="0" w:space="0" w:color="auto"/>
          </w:divBdr>
        </w:div>
        <w:div w:id="1874418110">
          <w:marLeft w:val="480"/>
          <w:marRight w:val="0"/>
          <w:marTop w:val="0"/>
          <w:marBottom w:val="0"/>
          <w:divBdr>
            <w:top w:val="none" w:sz="0" w:space="0" w:color="auto"/>
            <w:left w:val="none" w:sz="0" w:space="0" w:color="auto"/>
            <w:bottom w:val="none" w:sz="0" w:space="0" w:color="auto"/>
            <w:right w:val="none" w:sz="0" w:space="0" w:color="auto"/>
          </w:divBdr>
        </w:div>
        <w:div w:id="1877884279">
          <w:marLeft w:val="480"/>
          <w:marRight w:val="0"/>
          <w:marTop w:val="0"/>
          <w:marBottom w:val="0"/>
          <w:divBdr>
            <w:top w:val="none" w:sz="0" w:space="0" w:color="auto"/>
            <w:left w:val="none" w:sz="0" w:space="0" w:color="auto"/>
            <w:bottom w:val="none" w:sz="0" w:space="0" w:color="auto"/>
            <w:right w:val="none" w:sz="0" w:space="0" w:color="auto"/>
          </w:divBdr>
        </w:div>
        <w:div w:id="1878007686">
          <w:marLeft w:val="480"/>
          <w:marRight w:val="0"/>
          <w:marTop w:val="0"/>
          <w:marBottom w:val="0"/>
          <w:divBdr>
            <w:top w:val="none" w:sz="0" w:space="0" w:color="auto"/>
            <w:left w:val="none" w:sz="0" w:space="0" w:color="auto"/>
            <w:bottom w:val="none" w:sz="0" w:space="0" w:color="auto"/>
            <w:right w:val="none" w:sz="0" w:space="0" w:color="auto"/>
          </w:divBdr>
        </w:div>
        <w:div w:id="1882859028">
          <w:marLeft w:val="480"/>
          <w:marRight w:val="0"/>
          <w:marTop w:val="0"/>
          <w:marBottom w:val="0"/>
          <w:divBdr>
            <w:top w:val="none" w:sz="0" w:space="0" w:color="auto"/>
            <w:left w:val="none" w:sz="0" w:space="0" w:color="auto"/>
            <w:bottom w:val="none" w:sz="0" w:space="0" w:color="auto"/>
            <w:right w:val="none" w:sz="0" w:space="0" w:color="auto"/>
          </w:divBdr>
        </w:div>
        <w:div w:id="1987851108">
          <w:marLeft w:val="480"/>
          <w:marRight w:val="0"/>
          <w:marTop w:val="0"/>
          <w:marBottom w:val="0"/>
          <w:divBdr>
            <w:top w:val="none" w:sz="0" w:space="0" w:color="auto"/>
            <w:left w:val="none" w:sz="0" w:space="0" w:color="auto"/>
            <w:bottom w:val="none" w:sz="0" w:space="0" w:color="auto"/>
            <w:right w:val="none" w:sz="0" w:space="0" w:color="auto"/>
          </w:divBdr>
        </w:div>
        <w:div w:id="2023969682">
          <w:marLeft w:val="480"/>
          <w:marRight w:val="0"/>
          <w:marTop w:val="0"/>
          <w:marBottom w:val="0"/>
          <w:divBdr>
            <w:top w:val="none" w:sz="0" w:space="0" w:color="auto"/>
            <w:left w:val="none" w:sz="0" w:space="0" w:color="auto"/>
            <w:bottom w:val="none" w:sz="0" w:space="0" w:color="auto"/>
            <w:right w:val="none" w:sz="0" w:space="0" w:color="auto"/>
          </w:divBdr>
        </w:div>
        <w:div w:id="2118333253">
          <w:marLeft w:val="480"/>
          <w:marRight w:val="0"/>
          <w:marTop w:val="0"/>
          <w:marBottom w:val="0"/>
          <w:divBdr>
            <w:top w:val="none" w:sz="0" w:space="0" w:color="auto"/>
            <w:left w:val="none" w:sz="0" w:space="0" w:color="auto"/>
            <w:bottom w:val="none" w:sz="0" w:space="0" w:color="auto"/>
            <w:right w:val="none" w:sz="0" w:space="0" w:color="auto"/>
          </w:divBdr>
        </w:div>
      </w:divsChild>
    </w:div>
    <w:div w:id="399138666">
      <w:bodyDiv w:val="1"/>
      <w:marLeft w:val="0"/>
      <w:marRight w:val="0"/>
      <w:marTop w:val="0"/>
      <w:marBottom w:val="0"/>
      <w:divBdr>
        <w:top w:val="none" w:sz="0" w:space="0" w:color="auto"/>
        <w:left w:val="none" w:sz="0" w:space="0" w:color="auto"/>
        <w:bottom w:val="none" w:sz="0" w:space="0" w:color="auto"/>
        <w:right w:val="none" w:sz="0" w:space="0" w:color="auto"/>
      </w:divBdr>
      <w:divsChild>
        <w:div w:id="52891256">
          <w:marLeft w:val="480"/>
          <w:marRight w:val="0"/>
          <w:marTop w:val="0"/>
          <w:marBottom w:val="0"/>
          <w:divBdr>
            <w:top w:val="none" w:sz="0" w:space="0" w:color="auto"/>
            <w:left w:val="none" w:sz="0" w:space="0" w:color="auto"/>
            <w:bottom w:val="none" w:sz="0" w:space="0" w:color="auto"/>
            <w:right w:val="none" w:sz="0" w:space="0" w:color="auto"/>
          </w:divBdr>
        </w:div>
        <w:div w:id="131603293">
          <w:marLeft w:val="480"/>
          <w:marRight w:val="0"/>
          <w:marTop w:val="0"/>
          <w:marBottom w:val="0"/>
          <w:divBdr>
            <w:top w:val="none" w:sz="0" w:space="0" w:color="auto"/>
            <w:left w:val="none" w:sz="0" w:space="0" w:color="auto"/>
            <w:bottom w:val="none" w:sz="0" w:space="0" w:color="auto"/>
            <w:right w:val="none" w:sz="0" w:space="0" w:color="auto"/>
          </w:divBdr>
        </w:div>
        <w:div w:id="142897842">
          <w:marLeft w:val="480"/>
          <w:marRight w:val="0"/>
          <w:marTop w:val="0"/>
          <w:marBottom w:val="0"/>
          <w:divBdr>
            <w:top w:val="none" w:sz="0" w:space="0" w:color="auto"/>
            <w:left w:val="none" w:sz="0" w:space="0" w:color="auto"/>
            <w:bottom w:val="none" w:sz="0" w:space="0" w:color="auto"/>
            <w:right w:val="none" w:sz="0" w:space="0" w:color="auto"/>
          </w:divBdr>
        </w:div>
        <w:div w:id="163936467">
          <w:marLeft w:val="480"/>
          <w:marRight w:val="0"/>
          <w:marTop w:val="0"/>
          <w:marBottom w:val="0"/>
          <w:divBdr>
            <w:top w:val="none" w:sz="0" w:space="0" w:color="auto"/>
            <w:left w:val="none" w:sz="0" w:space="0" w:color="auto"/>
            <w:bottom w:val="none" w:sz="0" w:space="0" w:color="auto"/>
            <w:right w:val="none" w:sz="0" w:space="0" w:color="auto"/>
          </w:divBdr>
        </w:div>
        <w:div w:id="185027607">
          <w:marLeft w:val="480"/>
          <w:marRight w:val="0"/>
          <w:marTop w:val="0"/>
          <w:marBottom w:val="0"/>
          <w:divBdr>
            <w:top w:val="none" w:sz="0" w:space="0" w:color="auto"/>
            <w:left w:val="none" w:sz="0" w:space="0" w:color="auto"/>
            <w:bottom w:val="none" w:sz="0" w:space="0" w:color="auto"/>
            <w:right w:val="none" w:sz="0" w:space="0" w:color="auto"/>
          </w:divBdr>
        </w:div>
        <w:div w:id="286935651">
          <w:marLeft w:val="480"/>
          <w:marRight w:val="0"/>
          <w:marTop w:val="0"/>
          <w:marBottom w:val="0"/>
          <w:divBdr>
            <w:top w:val="none" w:sz="0" w:space="0" w:color="auto"/>
            <w:left w:val="none" w:sz="0" w:space="0" w:color="auto"/>
            <w:bottom w:val="none" w:sz="0" w:space="0" w:color="auto"/>
            <w:right w:val="none" w:sz="0" w:space="0" w:color="auto"/>
          </w:divBdr>
        </w:div>
        <w:div w:id="313997367">
          <w:marLeft w:val="480"/>
          <w:marRight w:val="0"/>
          <w:marTop w:val="0"/>
          <w:marBottom w:val="0"/>
          <w:divBdr>
            <w:top w:val="none" w:sz="0" w:space="0" w:color="auto"/>
            <w:left w:val="none" w:sz="0" w:space="0" w:color="auto"/>
            <w:bottom w:val="none" w:sz="0" w:space="0" w:color="auto"/>
            <w:right w:val="none" w:sz="0" w:space="0" w:color="auto"/>
          </w:divBdr>
        </w:div>
        <w:div w:id="329219047">
          <w:marLeft w:val="480"/>
          <w:marRight w:val="0"/>
          <w:marTop w:val="0"/>
          <w:marBottom w:val="0"/>
          <w:divBdr>
            <w:top w:val="none" w:sz="0" w:space="0" w:color="auto"/>
            <w:left w:val="none" w:sz="0" w:space="0" w:color="auto"/>
            <w:bottom w:val="none" w:sz="0" w:space="0" w:color="auto"/>
            <w:right w:val="none" w:sz="0" w:space="0" w:color="auto"/>
          </w:divBdr>
        </w:div>
        <w:div w:id="350961705">
          <w:marLeft w:val="480"/>
          <w:marRight w:val="0"/>
          <w:marTop w:val="0"/>
          <w:marBottom w:val="0"/>
          <w:divBdr>
            <w:top w:val="none" w:sz="0" w:space="0" w:color="auto"/>
            <w:left w:val="none" w:sz="0" w:space="0" w:color="auto"/>
            <w:bottom w:val="none" w:sz="0" w:space="0" w:color="auto"/>
            <w:right w:val="none" w:sz="0" w:space="0" w:color="auto"/>
          </w:divBdr>
        </w:div>
        <w:div w:id="442385215">
          <w:marLeft w:val="480"/>
          <w:marRight w:val="0"/>
          <w:marTop w:val="0"/>
          <w:marBottom w:val="0"/>
          <w:divBdr>
            <w:top w:val="none" w:sz="0" w:space="0" w:color="auto"/>
            <w:left w:val="none" w:sz="0" w:space="0" w:color="auto"/>
            <w:bottom w:val="none" w:sz="0" w:space="0" w:color="auto"/>
            <w:right w:val="none" w:sz="0" w:space="0" w:color="auto"/>
          </w:divBdr>
        </w:div>
        <w:div w:id="558713312">
          <w:marLeft w:val="480"/>
          <w:marRight w:val="0"/>
          <w:marTop w:val="0"/>
          <w:marBottom w:val="0"/>
          <w:divBdr>
            <w:top w:val="none" w:sz="0" w:space="0" w:color="auto"/>
            <w:left w:val="none" w:sz="0" w:space="0" w:color="auto"/>
            <w:bottom w:val="none" w:sz="0" w:space="0" w:color="auto"/>
            <w:right w:val="none" w:sz="0" w:space="0" w:color="auto"/>
          </w:divBdr>
        </w:div>
        <w:div w:id="566381175">
          <w:marLeft w:val="480"/>
          <w:marRight w:val="0"/>
          <w:marTop w:val="0"/>
          <w:marBottom w:val="0"/>
          <w:divBdr>
            <w:top w:val="none" w:sz="0" w:space="0" w:color="auto"/>
            <w:left w:val="none" w:sz="0" w:space="0" w:color="auto"/>
            <w:bottom w:val="none" w:sz="0" w:space="0" w:color="auto"/>
            <w:right w:val="none" w:sz="0" w:space="0" w:color="auto"/>
          </w:divBdr>
        </w:div>
        <w:div w:id="623849887">
          <w:marLeft w:val="480"/>
          <w:marRight w:val="0"/>
          <w:marTop w:val="0"/>
          <w:marBottom w:val="0"/>
          <w:divBdr>
            <w:top w:val="none" w:sz="0" w:space="0" w:color="auto"/>
            <w:left w:val="none" w:sz="0" w:space="0" w:color="auto"/>
            <w:bottom w:val="none" w:sz="0" w:space="0" w:color="auto"/>
            <w:right w:val="none" w:sz="0" w:space="0" w:color="auto"/>
          </w:divBdr>
        </w:div>
        <w:div w:id="629213352">
          <w:marLeft w:val="480"/>
          <w:marRight w:val="0"/>
          <w:marTop w:val="0"/>
          <w:marBottom w:val="0"/>
          <w:divBdr>
            <w:top w:val="none" w:sz="0" w:space="0" w:color="auto"/>
            <w:left w:val="none" w:sz="0" w:space="0" w:color="auto"/>
            <w:bottom w:val="none" w:sz="0" w:space="0" w:color="auto"/>
            <w:right w:val="none" w:sz="0" w:space="0" w:color="auto"/>
          </w:divBdr>
        </w:div>
        <w:div w:id="646863982">
          <w:marLeft w:val="480"/>
          <w:marRight w:val="0"/>
          <w:marTop w:val="0"/>
          <w:marBottom w:val="0"/>
          <w:divBdr>
            <w:top w:val="none" w:sz="0" w:space="0" w:color="auto"/>
            <w:left w:val="none" w:sz="0" w:space="0" w:color="auto"/>
            <w:bottom w:val="none" w:sz="0" w:space="0" w:color="auto"/>
            <w:right w:val="none" w:sz="0" w:space="0" w:color="auto"/>
          </w:divBdr>
        </w:div>
        <w:div w:id="647319592">
          <w:marLeft w:val="480"/>
          <w:marRight w:val="0"/>
          <w:marTop w:val="0"/>
          <w:marBottom w:val="0"/>
          <w:divBdr>
            <w:top w:val="none" w:sz="0" w:space="0" w:color="auto"/>
            <w:left w:val="none" w:sz="0" w:space="0" w:color="auto"/>
            <w:bottom w:val="none" w:sz="0" w:space="0" w:color="auto"/>
            <w:right w:val="none" w:sz="0" w:space="0" w:color="auto"/>
          </w:divBdr>
        </w:div>
        <w:div w:id="684986227">
          <w:marLeft w:val="480"/>
          <w:marRight w:val="0"/>
          <w:marTop w:val="0"/>
          <w:marBottom w:val="0"/>
          <w:divBdr>
            <w:top w:val="none" w:sz="0" w:space="0" w:color="auto"/>
            <w:left w:val="none" w:sz="0" w:space="0" w:color="auto"/>
            <w:bottom w:val="none" w:sz="0" w:space="0" w:color="auto"/>
            <w:right w:val="none" w:sz="0" w:space="0" w:color="auto"/>
          </w:divBdr>
        </w:div>
        <w:div w:id="695500251">
          <w:marLeft w:val="480"/>
          <w:marRight w:val="0"/>
          <w:marTop w:val="0"/>
          <w:marBottom w:val="0"/>
          <w:divBdr>
            <w:top w:val="none" w:sz="0" w:space="0" w:color="auto"/>
            <w:left w:val="none" w:sz="0" w:space="0" w:color="auto"/>
            <w:bottom w:val="none" w:sz="0" w:space="0" w:color="auto"/>
            <w:right w:val="none" w:sz="0" w:space="0" w:color="auto"/>
          </w:divBdr>
        </w:div>
        <w:div w:id="716465521">
          <w:marLeft w:val="480"/>
          <w:marRight w:val="0"/>
          <w:marTop w:val="0"/>
          <w:marBottom w:val="0"/>
          <w:divBdr>
            <w:top w:val="none" w:sz="0" w:space="0" w:color="auto"/>
            <w:left w:val="none" w:sz="0" w:space="0" w:color="auto"/>
            <w:bottom w:val="none" w:sz="0" w:space="0" w:color="auto"/>
            <w:right w:val="none" w:sz="0" w:space="0" w:color="auto"/>
          </w:divBdr>
        </w:div>
        <w:div w:id="733043134">
          <w:marLeft w:val="480"/>
          <w:marRight w:val="0"/>
          <w:marTop w:val="0"/>
          <w:marBottom w:val="0"/>
          <w:divBdr>
            <w:top w:val="none" w:sz="0" w:space="0" w:color="auto"/>
            <w:left w:val="none" w:sz="0" w:space="0" w:color="auto"/>
            <w:bottom w:val="none" w:sz="0" w:space="0" w:color="auto"/>
            <w:right w:val="none" w:sz="0" w:space="0" w:color="auto"/>
          </w:divBdr>
        </w:div>
        <w:div w:id="791363201">
          <w:marLeft w:val="480"/>
          <w:marRight w:val="0"/>
          <w:marTop w:val="0"/>
          <w:marBottom w:val="0"/>
          <w:divBdr>
            <w:top w:val="none" w:sz="0" w:space="0" w:color="auto"/>
            <w:left w:val="none" w:sz="0" w:space="0" w:color="auto"/>
            <w:bottom w:val="none" w:sz="0" w:space="0" w:color="auto"/>
            <w:right w:val="none" w:sz="0" w:space="0" w:color="auto"/>
          </w:divBdr>
        </w:div>
        <w:div w:id="815611812">
          <w:marLeft w:val="480"/>
          <w:marRight w:val="0"/>
          <w:marTop w:val="0"/>
          <w:marBottom w:val="0"/>
          <w:divBdr>
            <w:top w:val="none" w:sz="0" w:space="0" w:color="auto"/>
            <w:left w:val="none" w:sz="0" w:space="0" w:color="auto"/>
            <w:bottom w:val="none" w:sz="0" w:space="0" w:color="auto"/>
            <w:right w:val="none" w:sz="0" w:space="0" w:color="auto"/>
          </w:divBdr>
        </w:div>
        <w:div w:id="902906431">
          <w:marLeft w:val="480"/>
          <w:marRight w:val="0"/>
          <w:marTop w:val="0"/>
          <w:marBottom w:val="0"/>
          <w:divBdr>
            <w:top w:val="none" w:sz="0" w:space="0" w:color="auto"/>
            <w:left w:val="none" w:sz="0" w:space="0" w:color="auto"/>
            <w:bottom w:val="none" w:sz="0" w:space="0" w:color="auto"/>
            <w:right w:val="none" w:sz="0" w:space="0" w:color="auto"/>
          </w:divBdr>
        </w:div>
        <w:div w:id="904604128">
          <w:marLeft w:val="480"/>
          <w:marRight w:val="0"/>
          <w:marTop w:val="0"/>
          <w:marBottom w:val="0"/>
          <w:divBdr>
            <w:top w:val="none" w:sz="0" w:space="0" w:color="auto"/>
            <w:left w:val="none" w:sz="0" w:space="0" w:color="auto"/>
            <w:bottom w:val="none" w:sz="0" w:space="0" w:color="auto"/>
            <w:right w:val="none" w:sz="0" w:space="0" w:color="auto"/>
          </w:divBdr>
        </w:div>
        <w:div w:id="983969186">
          <w:marLeft w:val="480"/>
          <w:marRight w:val="0"/>
          <w:marTop w:val="0"/>
          <w:marBottom w:val="0"/>
          <w:divBdr>
            <w:top w:val="none" w:sz="0" w:space="0" w:color="auto"/>
            <w:left w:val="none" w:sz="0" w:space="0" w:color="auto"/>
            <w:bottom w:val="none" w:sz="0" w:space="0" w:color="auto"/>
            <w:right w:val="none" w:sz="0" w:space="0" w:color="auto"/>
          </w:divBdr>
        </w:div>
        <w:div w:id="1008168369">
          <w:marLeft w:val="480"/>
          <w:marRight w:val="0"/>
          <w:marTop w:val="0"/>
          <w:marBottom w:val="0"/>
          <w:divBdr>
            <w:top w:val="none" w:sz="0" w:space="0" w:color="auto"/>
            <w:left w:val="none" w:sz="0" w:space="0" w:color="auto"/>
            <w:bottom w:val="none" w:sz="0" w:space="0" w:color="auto"/>
            <w:right w:val="none" w:sz="0" w:space="0" w:color="auto"/>
          </w:divBdr>
        </w:div>
        <w:div w:id="1123575375">
          <w:marLeft w:val="480"/>
          <w:marRight w:val="0"/>
          <w:marTop w:val="0"/>
          <w:marBottom w:val="0"/>
          <w:divBdr>
            <w:top w:val="none" w:sz="0" w:space="0" w:color="auto"/>
            <w:left w:val="none" w:sz="0" w:space="0" w:color="auto"/>
            <w:bottom w:val="none" w:sz="0" w:space="0" w:color="auto"/>
            <w:right w:val="none" w:sz="0" w:space="0" w:color="auto"/>
          </w:divBdr>
        </w:div>
        <w:div w:id="1148133471">
          <w:marLeft w:val="480"/>
          <w:marRight w:val="0"/>
          <w:marTop w:val="0"/>
          <w:marBottom w:val="0"/>
          <w:divBdr>
            <w:top w:val="none" w:sz="0" w:space="0" w:color="auto"/>
            <w:left w:val="none" w:sz="0" w:space="0" w:color="auto"/>
            <w:bottom w:val="none" w:sz="0" w:space="0" w:color="auto"/>
            <w:right w:val="none" w:sz="0" w:space="0" w:color="auto"/>
          </w:divBdr>
        </w:div>
        <w:div w:id="1200315234">
          <w:marLeft w:val="480"/>
          <w:marRight w:val="0"/>
          <w:marTop w:val="0"/>
          <w:marBottom w:val="0"/>
          <w:divBdr>
            <w:top w:val="none" w:sz="0" w:space="0" w:color="auto"/>
            <w:left w:val="none" w:sz="0" w:space="0" w:color="auto"/>
            <w:bottom w:val="none" w:sz="0" w:space="0" w:color="auto"/>
            <w:right w:val="none" w:sz="0" w:space="0" w:color="auto"/>
          </w:divBdr>
        </w:div>
        <w:div w:id="1209336235">
          <w:marLeft w:val="480"/>
          <w:marRight w:val="0"/>
          <w:marTop w:val="0"/>
          <w:marBottom w:val="0"/>
          <w:divBdr>
            <w:top w:val="none" w:sz="0" w:space="0" w:color="auto"/>
            <w:left w:val="none" w:sz="0" w:space="0" w:color="auto"/>
            <w:bottom w:val="none" w:sz="0" w:space="0" w:color="auto"/>
            <w:right w:val="none" w:sz="0" w:space="0" w:color="auto"/>
          </w:divBdr>
        </w:div>
        <w:div w:id="1213346103">
          <w:marLeft w:val="480"/>
          <w:marRight w:val="0"/>
          <w:marTop w:val="0"/>
          <w:marBottom w:val="0"/>
          <w:divBdr>
            <w:top w:val="none" w:sz="0" w:space="0" w:color="auto"/>
            <w:left w:val="none" w:sz="0" w:space="0" w:color="auto"/>
            <w:bottom w:val="none" w:sz="0" w:space="0" w:color="auto"/>
            <w:right w:val="none" w:sz="0" w:space="0" w:color="auto"/>
          </w:divBdr>
        </w:div>
        <w:div w:id="1248420745">
          <w:marLeft w:val="480"/>
          <w:marRight w:val="0"/>
          <w:marTop w:val="0"/>
          <w:marBottom w:val="0"/>
          <w:divBdr>
            <w:top w:val="none" w:sz="0" w:space="0" w:color="auto"/>
            <w:left w:val="none" w:sz="0" w:space="0" w:color="auto"/>
            <w:bottom w:val="none" w:sz="0" w:space="0" w:color="auto"/>
            <w:right w:val="none" w:sz="0" w:space="0" w:color="auto"/>
          </w:divBdr>
        </w:div>
        <w:div w:id="1274898708">
          <w:marLeft w:val="480"/>
          <w:marRight w:val="0"/>
          <w:marTop w:val="0"/>
          <w:marBottom w:val="0"/>
          <w:divBdr>
            <w:top w:val="none" w:sz="0" w:space="0" w:color="auto"/>
            <w:left w:val="none" w:sz="0" w:space="0" w:color="auto"/>
            <w:bottom w:val="none" w:sz="0" w:space="0" w:color="auto"/>
            <w:right w:val="none" w:sz="0" w:space="0" w:color="auto"/>
          </w:divBdr>
        </w:div>
        <w:div w:id="1332025946">
          <w:marLeft w:val="480"/>
          <w:marRight w:val="0"/>
          <w:marTop w:val="0"/>
          <w:marBottom w:val="0"/>
          <w:divBdr>
            <w:top w:val="none" w:sz="0" w:space="0" w:color="auto"/>
            <w:left w:val="none" w:sz="0" w:space="0" w:color="auto"/>
            <w:bottom w:val="none" w:sz="0" w:space="0" w:color="auto"/>
            <w:right w:val="none" w:sz="0" w:space="0" w:color="auto"/>
          </w:divBdr>
        </w:div>
        <w:div w:id="1500924175">
          <w:marLeft w:val="480"/>
          <w:marRight w:val="0"/>
          <w:marTop w:val="0"/>
          <w:marBottom w:val="0"/>
          <w:divBdr>
            <w:top w:val="none" w:sz="0" w:space="0" w:color="auto"/>
            <w:left w:val="none" w:sz="0" w:space="0" w:color="auto"/>
            <w:bottom w:val="none" w:sz="0" w:space="0" w:color="auto"/>
            <w:right w:val="none" w:sz="0" w:space="0" w:color="auto"/>
          </w:divBdr>
        </w:div>
        <w:div w:id="1568032313">
          <w:marLeft w:val="480"/>
          <w:marRight w:val="0"/>
          <w:marTop w:val="0"/>
          <w:marBottom w:val="0"/>
          <w:divBdr>
            <w:top w:val="none" w:sz="0" w:space="0" w:color="auto"/>
            <w:left w:val="none" w:sz="0" w:space="0" w:color="auto"/>
            <w:bottom w:val="none" w:sz="0" w:space="0" w:color="auto"/>
            <w:right w:val="none" w:sz="0" w:space="0" w:color="auto"/>
          </w:divBdr>
        </w:div>
        <w:div w:id="1642495053">
          <w:marLeft w:val="480"/>
          <w:marRight w:val="0"/>
          <w:marTop w:val="0"/>
          <w:marBottom w:val="0"/>
          <w:divBdr>
            <w:top w:val="none" w:sz="0" w:space="0" w:color="auto"/>
            <w:left w:val="none" w:sz="0" w:space="0" w:color="auto"/>
            <w:bottom w:val="none" w:sz="0" w:space="0" w:color="auto"/>
            <w:right w:val="none" w:sz="0" w:space="0" w:color="auto"/>
          </w:divBdr>
        </w:div>
        <w:div w:id="1679430467">
          <w:marLeft w:val="480"/>
          <w:marRight w:val="0"/>
          <w:marTop w:val="0"/>
          <w:marBottom w:val="0"/>
          <w:divBdr>
            <w:top w:val="none" w:sz="0" w:space="0" w:color="auto"/>
            <w:left w:val="none" w:sz="0" w:space="0" w:color="auto"/>
            <w:bottom w:val="none" w:sz="0" w:space="0" w:color="auto"/>
            <w:right w:val="none" w:sz="0" w:space="0" w:color="auto"/>
          </w:divBdr>
        </w:div>
        <w:div w:id="1707681488">
          <w:marLeft w:val="480"/>
          <w:marRight w:val="0"/>
          <w:marTop w:val="0"/>
          <w:marBottom w:val="0"/>
          <w:divBdr>
            <w:top w:val="none" w:sz="0" w:space="0" w:color="auto"/>
            <w:left w:val="none" w:sz="0" w:space="0" w:color="auto"/>
            <w:bottom w:val="none" w:sz="0" w:space="0" w:color="auto"/>
            <w:right w:val="none" w:sz="0" w:space="0" w:color="auto"/>
          </w:divBdr>
        </w:div>
        <w:div w:id="1735929726">
          <w:marLeft w:val="480"/>
          <w:marRight w:val="0"/>
          <w:marTop w:val="0"/>
          <w:marBottom w:val="0"/>
          <w:divBdr>
            <w:top w:val="none" w:sz="0" w:space="0" w:color="auto"/>
            <w:left w:val="none" w:sz="0" w:space="0" w:color="auto"/>
            <w:bottom w:val="none" w:sz="0" w:space="0" w:color="auto"/>
            <w:right w:val="none" w:sz="0" w:space="0" w:color="auto"/>
          </w:divBdr>
        </w:div>
        <w:div w:id="1751192730">
          <w:marLeft w:val="480"/>
          <w:marRight w:val="0"/>
          <w:marTop w:val="0"/>
          <w:marBottom w:val="0"/>
          <w:divBdr>
            <w:top w:val="none" w:sz="0" w:space="0" w:color="auto"/>
            <w:left w:val="none" w:sz="0" w:space="0" w:color="auto"/>
            <w:bottom w:val="none" w:sz="0" w:space="0" w:color="auto"/>
            <w:right w:val="none" w:sz="0" w:space="0" w:color="auto"/>
          </w:divBdr>
        </w:div>
        <w:div w:id="1753744391">
          <w:marLeft w:val="480"/>
          <w:marRight w:val="0"/>
          <w:marTop w:val="0"/>
          <w:marBottom w:val="0"/>
          <w:divBdr>
            <w:top w:val="none" w:sz="0" w:space="0" w:color="auto"/>
            <w:left w:val="none" w:sz="0" w:space="0" w:color="auto"/>
            <w:bottom w:val="none" w:sz="0" w:space="0" w:color="auto"/>
            <w:right w:val="none" w:sz="0" w:space="0" w:color="auto"/>
          </w:divBdr>
        </w:div>
        <w:div w:id="1754886629">
          <w:marLeft w:val="480"/>
          <w:marRight w:val="0"/>
          <w:marTop w:val="0"/>
          <w:marBottom w:val="0"/>
          <w:divBdr>
            <w:top w:val="none" w:sz="0" w:space="0" w:color="auto"/>
            <w:left w:val="none" w:sz="0" w:space="0" w:color="auto"/>
            <w:bottom w:val="none" w:sz="0" w:space="0" w:color="auto"/>
            <w:right w:val="none" w:sz="0" w:space="0" w:color="auto"/>
          </w:divBdr>
        </w:div>
        <w:div w:id="1780948791">
          <w:marLeft w:val="480"/>
          <w:marRight w:val="0"/>
          <w:marTop w:val="0"/>
          <w:marBottom w:val="0"/>
          <w:divBdr>
            <w:top w:val="none" w:sz="0" w:space="0" w:color="auto"/>
            <w:left w:val="none" w:sz="0" w:space="0" w:color="auto"/>
            <w:bottom w:val="none" w:sz="0" w:space="0" w:color="auto"/>
            <w:right w:val="none" w:sz="0" w:space="0" w:color="auto"/>
          </w:divBdr>
        </w:div>
        <w:div w:id="1786732293">
          <w:marLeft w:val="480"/>
          <w:marRight w:val="0"/>
          <w:marTop w:val="0"/>
          <w:marBottom w:val="0"/>
          <w:divBdr>
            <w:top w:val="none" w:sz="0" w:space="0" w:color="auto"/>
            <w:left w:val="none" w:sz="0" w:space="0" w:color="auto"/>
            <w:bottom w:val="none" w:sz="0" w:space="0" w:color="auto"/>
            <w:right w:val="none" w:sz="0" w:space="0" w:color="auto"/>
          </w:divBdr>
        </w:div>
        <w:div w:id="1884053171">
          <w:marLeft w:val="480"/>
          <w:marRight w:val="0"/>
          <w:marTop w:val="0"/>
          <w:marBottom w:val="0"/>
          <w:divBdr>
            <w:top w:val="none" w:sz="0" w:space="0" w:color="auto"/>
            <w:left w:val="none" w:sz="0" w:space="0" w:color="auto"/>
            <w:bottom w:val="none" w:sz="0" w:space="0" w:color="auto"/>
            <w:right w:val="none" w:sz="0" w:space="0" w:color="auto"/>
          </w:divBdr>
        </w:div>
        <w:div w:id="2021197980">
          <w:marLeft w:val="480"/>
          <w:marRight w:val="0"/>
          <w:marTop w:val="0"/>
          <w:marBottom w:val="0"/>
          <w:divBdr>
            <w:top w:val="none" w:sz="0" w:space="0" w:color="auto"/>
            <w:left w:val="none" w:sz="0" w:space="0" w:color="auto"/>
            <w:bottom w:val="none" w:sz="0" w:space="0" w:color="auto"/>
            <w:right w:val="none" w:sz="0" w:space="0" w:color="auto"/>
          </w:divBdr>
        </w:div>
        <w:div w:id="2037921491">
          <w:marLeft w:val="480"/>
          <w:marRight w:val="0"/>
          <w:marTop w:val="0"/>
          <w:marBottom w:val="0"/>
          <w:divBdr>
            <w:top w:val="none" w:sz="0" w:space="0" w:color="auto"/>
            <w:left w:val="none" w:sz="0" w:space="0" w:color="auto"/>
            <w:bottom w:val="none" w:sz="0" w:space="0" w:color="auto"/>
            <w:right w:val="none" w:sz="0" w:space="0" w:color="auto"/>
          </w:divBdr>
        </w:div>
        <w:div w:id="2063284446">
          <w:marLeft w:val="480"/>
          <w:marRight w:val="0"/>
          <w:marTop w:val="0"/>
          <w:marBottom w:val="0"/>
          <w:divBdr>
            <w:top w:val="none" w:sz="0" w:space="0" w:color="auto"/>
            <w:left w:val="none" w:sz="0" w:space="0" w:color="auto"/>
            <w:bottom w:val="none" w:sz="0" w:space="0" w:color="auto"/>
            <w:right w:val="none" w:sz="0" w:space="0" w:color="auto"/>
          </w:divBdr>
        </w:div>
        <w:div w:id="2078818039">
          <w:marLeft w:val="480"/>
          <w:marRight w:val="0"/>
          <w:marTop w:val="0"/>
          <w:marBottom w:val="0"/>
          <w:divBdr>
            <w:top w:val="none" w:sz="0" w:space="0" w:color="auto"/>
            <w:left w:val="none" w:sz="0" w:space="0" w:color="auto"/>
            <w:bottom w:val="none" w:sz="0" w:space="0" w:color="auto"/>
            <w:right w:val="none" w:sz="0" w:space="0" w:color="auto"/>
          </w:divBdr>
        </w:div>
        <w:div w:id="2104570442">
          <w:marLeft w:val="480"/>
          <w:marRight w:val="0"/>
          <w:marTop w:val="0"/>
          <w:marBottom w:val="0"/>
          <w:divBdr>
            <w:top w:val="none" w:sz="0" w:space="0" w:color="auto"/>
            <w:left w:val="none" w:sz="0" w:space="0" w:color="auto"/>
            <w:bottom w:val="none" w:sz="0" w:space="0" w:color="auto"/>
            <w:right w:val="none" w:sz="0" w:space="0" w:color="auto"/>
          </w:divBdr>
        </w:div>
        <w:div w:id="2106876190">
          <w:marLeft w:val="480"/>
          <w:marRight w:val="0"/>
          <w:marTop w:val="0"/>
          <w:marBottom w:val="0"/>
          <w:divBdr>
            <w:top w:val="none" w:sz="0" w:space="0" w:color="auto"/>
            <w:left w:val="none" w:sz="0" w:space="0" w:color="auto"/>
            <w:bottom w:val="none" w:sz="0" w:space="0" w:color="auto"/>
            <w:right w:val="none" w:sz="0" w:space="0" w:color="auto"/>
          </w:divBdr>
        </w:div>
        <w:div w:id="2125688234">
          <w:marLeft w:val="480"/>
          <w:marRight w:val="0"/>
          <w:marTop w:val="0"/>
          <w:marBottom w:val="0"/>
          <w:divBdr>
            <w:top w:val="none" w:sz="0" w:space="0" w:color="auto"/>
            <w:left w:val="none" w:sz="0" w:space="0" w:color="auto"/>
            <w:bottom w:val="none" w:sz="0" w:space="0" w:color="auto"/>
            <w:right w:val="none" w:sz="0" w:space="0" w:color="auto"/>
          </w:divBdr>
        </w:div>
      </w:divsChild>
    </w:div>
    <w:div w:id="401761002">
      <w:bodyDiv w:val="1"/>
      <w:marLeft w:val="0"/>
      <w:marRight w:val="0"/>
      <w:marTop w:val="0"/>
      <w:marBottom w:val="0"/>
      <w:divBdr>
        <w:top w:val="none" w:sz="0" w:space="0" w:color="auto"/>
        <w:left w:val="none" w:sz="0" w:space="0" w:color="auto"/>
        <w:bottom w:val="none" w:sz="0" w:space="0" w:color="auto"/>
        <w:right w:val="none" w:sz="0" w:space="0" w:color="auto"/>
      </w:divBdr>
      <w:divsChild>
        <w:div w:id="18509729">
          <w:marLeft w:val="480"/>
          <w:marRight w:val="0"/>
          <w:marTop w:val="0"/>
          <w:marBottom w:val="0"/>
          <w:divBdr>
            <w:top w:val="none" w:sz="0" w:space="0" w:color="auto"/>
            <w:left w:val="none" w:sz="0" w:space="0" w:color="auto"/>
            <w:bottom w:val="none" w:sz="0" w:space="0" w:color="auto"/>
            <w:right w:val="none" w:sz="0" w:space="0" w:color="auto"/>
          </w:divBdr>
        </w:div>
        <w:div w:id="100225877">
          <w:marLeft w:val="480"/>
          <w:marRight w:val="0"/>
          <w:marTop w:val="0"/>
          <w:marBottom w:val="0"/>
          <w:divBdr>
            <w:top w:val="none" w:sz="0" w:space="0" w:color="auto"/>
            <w:left w:val="none" w:sz="0" w:space="0" w:color="auto"/>
            <w:bottom w:val="none" w:sz="0" w:space="0" w:color="auto"/>
            <w:right w:val="none" w:sz="0" w:space="0" w:color="auto"/>
          </w:divBdr>
        </w:div>
        <w:div w:id="102505566">
          <w:marLeft w:val="480"/>
          <w:marRight w:val="0"/>
          <w:marTop w:val="0"/>
          <w:marBottom w:val="0"/>
          <w:divBdr>
            <w:top w:val="none" w:sz="0" w:space="0" w:color="auto"/>
            <w:left w:val="none" w:sz="0" w:space="0" w:color="auto"/>
            <w:bottom w:val="none" w:sz="0" w:space="0" w:color="auto"/>
            <w:right w:val="none" w:sz="0" w:space="0" w:color="auto"/>
          </w:divBdr>
        </w:div>
        <w:div w:id="192959620">
          <w:marLeft w:val="480"/>
          <w:marRight w:val="0"/>
          <w:marTop w:val="0"/>
          <w:marBottom w:val="0"/>
          <w:divBdr>
            <w:top w:val="none" w:sz="0" w:space="0" w:color="auto"/>
            <w:left w:val="none" w:sz="0" w:space="0" w:color="auto"/>
            <w:bottom w:val="none" w:sz="0" w:space="0" w:color="auto"/>
            <w:right w:val="none" w:sz="0" w:space="0" w:color="auto"/>
          </w:divBdr>
        </w:div>
        <w:div w:id="196478034">
          <w:marLeft w:val="480"/>
          <w:marRight w:val="0"/>
          <w:marTop w:val="0"/>
          <w:marBottom w:val="0"/>
          <w:divBdr>
            <w:top w:val="none" w:sz="0" w:space="0" w:color="auto"/>
            <w:left w:val="none" w:sz="0" w:space="0" w:color="auto"/>
            <w:bottom w:val="none" w:sz="0" w:space="0" w:color="auto"/>
            <w:right w:val="none" w:sz="0" w:space="0" w:color="auto"/>
          </w:divBdr>
        </w:div>
        <w:div w:id="275259794">
          <w:marLeft w:val="480"/>
          <w:marRight w:val="0"/>
          <w:marTop w:val="0"/>
          <w:marBottom w:val="0"/>
          <w:divBdr>
            <w:top w:val="none" w:sz="0" w:space="0" w:color="auto"/>
            <w:left w:val="none" w:sz="0" w:space="0" w:color="auto"/>
            <w:bottom w:val="none" w:sz="0" w:space="0" w:color="auto"/>
            <w:right w:val="none" w:sz="0" w:space="0" w:color="auto"/>
          </w:divBdr>
        </w:div>
        <w:div w:id="285502806">
          <w:marLeft w:val="480"/>
          <w:marRight w:val="0"/>
          <w:marTop w:val="0"/>
          <w:marBottom w:val="0"/>
          <w:divBdr>
            <w:top w:val="none" w:sz="0" w:space="0" w:color="auto"/>
            <w:left w:val="none" w:sz="0" w:space="0" w:color="auto"/>
            <w:bottom w:val="none" w:sz="0" w:space="0" w:color="auto"/>
            <w:right w:val="none" w:sz="0" w:space="0" w:color="auto"/>
          </w:divBdr>
        </w:div>
        <w:div w:id="341392813">
          <w:marLeft w:val="480"/>
          <w:marRight w:val="0"/>
          <w:marTop w:val="0"/>
          <w:marBottom w:val="0"/>
          <w:divBdr>
            <w:top w:val="none" w:sz="0" w:space="0" w:color="auto"/>
            <w:left w:val="none" w:sz="0" w:space="0" w:color="auto"/>
            <w:bottom w:val="none" w:sz="0" w:space="0" w:color="auto"/>
            <w:right w:val="none" w:sz="0" w:space="0" w:color="auto"/>
          </w:divBdr>
        </w:div>
        <w:div w:id="370613172">
          <w:marLeft w:val="480"/>
          <w:marRight w:val="0"/>
          <w:marTop w:val="0"/>
          <w:marBottom w:val="0"/>
          <w:divBdr>
            <w:top w:val="none" w:sz="0" w:space="0" w:color="auto"/>
            <w:left w:val="none" w:sz="0" w:space="0" w:color="auto"/>
            <w:bottom w:val="none" w:sz="0" w:space="0" w:color="auto"/>
            <w:right w:val="none" w:sz="0" w:space="0" w:color="auto"/>
          </w:divBdr>
        </w:div>
        <w:div w:id="393817438">
          <w:marLeft w:val="480"/>
          <w:marRight w:val="0"/>
          <w:marTop w:val="0"/>
          <w:marBottom w:val="0"/>
          <w:divBdr>
            <w:top w:val="none" w:sz="0" w:space="0" w:color="auto"/>
            <w:left w:val="none" w:sz="0" w:space="0" w:color="auto"/>
            <w:bottom w:val="none" w:sz="0" w:space="0" w:color="auto"/>
            <w:right w:val="none" w:sz="0" w:space="0" w:color="auto"/>
          </w:divBdr>
        </w:div>
        <w:div w:id="431173413">
          <w:marLeft w:val="480"/>
          <w:marRight w:val="0"/>
          <w:marTop w:val="0"/>
          <w:marBottom w:val="0"/>
          <w:divBdr>
            <w:top w:val="none" w:sz="0" w:space="0" w:color="auto"/>
            <w:left w:val="none" w:sz="0" w:space="0" w:color="auto"/>
            <w:bottom w:val="none" w:sz="0" w:space="0" w:color="auto"/>
            <w:right w:val="none" w:sz="0" w:space="0" w:color="auto"/>
          </w:divBdr>
        </w:div>
        <w:div w:id="508713120">
          <w:marLeft w:val="480"/>
          <w:marRight w:val="0"/>
          <w:marTop w:val="0"/>
          <w:marBottom w:val="0"/>
          <w:divBdr>
            <w:top w:val="none" w:sz="0" w:space="0" w:color="auto"/>
            <w:left w:val="none" w:sz="0" w:space="0" w:color="auto"/>
            <w:bottom w:val="none" w:sz="0" w:space="0" w:color="auto"/>
            <w:right w:val="none" w:sz="0" w:space="0" w:color="auto"/>
          </w:divBdr>
        </w:div>
        <w:div w:id="543757191">
          <w:marLeft w:val="480"/>
          <w:marRight w:val="0"/>
          <w:marTop w:val="0"/>
          <w:marBottom w:val="0"/>
          <w:divBdr>
            <w:top w:val="none" w:sz="0" w:space="0" w:color="auto"/>
            <w:left w:val="none" w:sz="0" w:space="0" w:color="auto"/>
            <w:bottom w:val="none" w:sz="0" w:space="0" w:color="auto"/>
            <w:right w:val="none" w:sz="0" w:space="0" w:color="auto"/>
          </w:divBdr>
        </w:div>
        <w:div w:id="558631995">
          <w:marLeft w:val="480"/>
          <w:marRight w:val="0"/>
          <w:marTop w:val="0"/>
          <w:marBottom w:val="0"/>
          <w:divBdr>
            <w:top w:val="none" w:sz="0" w:space="0" w:color="auto"/>
            <w:left w:val="none" w:sz="0" w:space="0" w:color="auto"/>
            <w:bottom w:val="none" w:sz="0" w:space="0" w:color="auto"/>
            <w:right w:val="none" w:sz="0" w:space="0" w:color="auto"/>
          </w:divBdr>
        </w:div>
        <w:div w:id="608857684">
          <w:marLeft w:val="480"/>
          <w:marRight w:val="0"/>
          <w:marTop w:val="0"/>
          <w:marBottom w:val="0"/>
          <w:divBdr>
            <w:top w:val="none" w:sz="0" w:space="0" w:color="auto"/>
            <w:left w:val="none" w:sz="0" w:space="0" w:color="auto"/>
            <w:bottom w:val="none" w:sz="0" w:space="0" w:color="auto"/>
            <w:right w:val="none" w:sz="0" w:space="0" w:color="auto"/>
          </w:divBdr>
        </w:div>
        <w:div w:id="648241775">
          <w:marLeft w:val="480"/>
          <w:marRight w:val="0"/>
          <w:marTop w:val="0"/>
          <w:marBottom w:val="0"/>
          <w:divBdr>
            <w:top w:val="none" w:sz="0" w:space="0" w:color="auto"/>
            <w:left w:val="none" w:sz="0" w:space="0" w:color="auto"/>
            <w:bottom w:val="none" w:sz="0" w:space="0" w:color="auto"/>
            <w:right w:val="none" w:sz="0" w:space="0" w:color="auto"/>
          </w:divBdr>
        </w:div>
        <w:div w:id="648368411">
          <w:marLeft w:val="480"/>
          <w:marRight w:val="0"/>
          <w:marTop w:val="0"/>
          <w:marBottom w:val="0"/>
          <w:divBdr>
            <w:top w:val="none" w:sz="0" w:space="0" w:color="auto"/>
            <w:left w:val="none" w:sz="0" w:space="0" w:color="auto"/>
            <w:bottom w:val="none" w:sz="0" w:space="0" w:color="auto"/>
            <w:right w:val="none" w:sz="0" w:space="0" w:color="auto"/>
          </w:divBdr>
        </w:div>
        <w:div w:id="653148227">
          <w:marLeft w:val="480"/>
          <w:marRight w:val="0"/>
          <w:marTop w:val="0"/>
          <w:marBottom w:val="0"/>
          <w:divBdr>
            <w:top w:val="none" w:sz="0" w:space="0" w:color="auto"/>
            <w:left w:val="none" w:sz="0" w:space="0" w:color="auto"/>
            <w:bottom w:val="none" w:sz="0" w:space="0" w:color="auto"/>
            <w:right w:val="none" w:sz="0" w:space="0" w:color="auto"/>
          </w:divBdr>
        </w:div>
        <w:div w:id="656500418">
          <w:marLeft w:val="480"/>
          <w:marRight w:val="0"/>
          <w:marTop w:val="0"/>
          <w:marBottom w:val="0"/>
          <w:divBdr>
            <w:top w:val="none" w:sz="0" w:space="0" w:color="auto"/>
            <w:left w:val="none" w:sz="0" w:space="0" w:color="auto"/>
            <w:bottom w:val="none" w:sz="0" w:space="0" w:color="auto"/>
            <w:right w:val="none" w:sz="0" w:space="0" w:color="auto"/>
          </w:divBdr>
        </w:div>
        <w:div w:id="686294346">
          <w:marLeft w:val="480"/>
          <w:marRight w:val="0"/>
          <w:marTop w:val="0"/>
          <w:marBottom w:val="0"/>
          <w:divBdr>
            <w:top w:val="none" w:sz="0" w:space="0" w:color="auto"/>
            <w:left w:val="none" w:sz="0" w:space="0" w:color="auto"/>
            <w:bottom w:val="none" w:sz="0" w:space="0" w:color="auto"/>
            <w:right w:val="none" w:sz="0" w:space="0" w:color="auto"/>
          </w:divBdr>
        </w:div>
        <w:div w:id="719012193">
          <w:marLeft w:val="480"/>
          <w:marRight w:val="0"/>
          <w:marTop w:val="0"/>
          <w:marBottom w:val="0"/>
          <w:divBdr>
            <w:top w:val="none" w:sz="0" w:space="0" w:color="auto"/>
            <w:left w:val="none" w:sz="0" w:space="0" w:color="auto"/>
            <w:bottom w:val="none" w:sz="0" w:space="0" w:color="auto"/>
            <w:right w:val="none" w:sz="0" w:space="0" w:color="auto"/>
          </w:divBdr>
        </w:div>
        <w:div w:id="723215608">
          <w:marLeft w:val="480"/>
          <w:marRight w:val="0"/>
          <w:marTop w:val="0"/>
          <w:marBottom w:val="0"/>
          <w:divBdr>
            <w:top w:val="none" w:sz="0" w:space="0" w:color="auto"/>
            <w:left w:val="none" w:sz="0" w:space="0" w:color="auto"/>
            <w:bottom w:val="none" w:sz="0" w:space="0" w:color="auto"/>
            <w:right w:val="none" w:sz="0" w:space="0" w:color="auto"/>
          </w:divBdr>
        </w:div>
        <w:div w:id="731856047">
          <w:marLeft w:val="480"/>
          <w:marRight w:val="0"/>
          <w:marTop w:val="0"/>
          <w:marBottom w:val="0"/>
          <w:divBdr>
            <w:top w:val="none" w:sz="0" w:space="0" w:color="auto"/>
            <w:left w:val="none" w:sz="0" w:space="0" w:color="auto"/>
            <w:bottom w:val="none" w:sz="0" w:space="0" w:color="auto"/>
            <w:right w:val="none" w:sz="0" w:space="0" w:color="auto"/>
          </w:divBdr>
        </w:div>
        <w:div w:id="744376111">
          <w:marLeft w:val="480"/>
          <w:marRight w:val="0"/>
          <w:marTop w:val="0"/>
          <w:marBottom w:val="0"/>
          <w:divBdr>
            <w:top w:val="none" w:sz="0" w:space="0" w:color="auto"/>
            <w:left w:val="none" w:sz="0" w:space="0" w:color="auto"/>
            <w:bottom w:val="none" w:sz="0" w:space="0" w:color="auto"/>
            <w:right w:val="none" w:sz="0" w:space="0" w:color="auto"/>
          </w:divBdr>
        </w:div>
        <w:div w:id="754478836">
          <w:marLeft w:val="480"/>
          <w:marRight w:val="0"/>
          <w:marTop w:val="0"/>
          <w:marBottom w:val="0"/>
          <w:divBdr>
            <w:top w:val="none" w:sz="0" w:space="0" w:color="auto"/>
            <w:left w:val="none" w:sz="0" w:space="0" w:color="auto"/>
            <w:bottom w:val="none" w:sz="0" w:space="0" w:color="auto"/>
            <w:right w:val="none" w:sz="0" w:space="0" w:color="auto"/>
          </w:divBdr>
        </w:div>
        <w:div w:id="764764651">
          <w:marLeft w:val="480"/>
          <w:marRight w:val="0"/>
          <w:marTop w:val="0"/>
          <w:marBottom w:val="0"/>
          <w:divBdr>
            <w:top w:val="none" w:sz="0" w:space="0" w:color="auto"/>
            <w:left w:val="none" w:sz="0" w:space="0" w:color="auto"/>
            <w:bottom w:val="none" w:sz="0" w:space="0" w:color="auto"/>
            <w:right w:val="none" w:sz="0" w:space="0" w:color="auto"/>
          </w:divBdr>
        </w:div>
        <w:div w:id="765081993">
          <w:marLeft w:val="480"/>
          <w:marRight w:val="0"/>
          <w:marTop w:val="0"/>
          <w:marBottom w:val="0"/>
          <w:divBdr>
            <w:top w:val="none" w:sz="0" w:space="0" w:color="auto"/>
            <w:left w:val="none" w:sz="0" w:space="0" w:color="auto"/>
            <w:bottom w:val="none" w:sz="0" w:space="0" w:color="auto"/>
            <w:right w:val="none" w:sz="0" w:space="0" w:color="auto"/>
          </w:divBdr>
        </w:div>
        <w:div w:id="863132832">
          <w:marLeft w:val="480"/>
          <w:marRight w:val="0"/>
          <w:marTop w:val="0"/>
          <w:marBottom w:val="0"/>
          <w:divBdr>
            <w:top w:val="none" w:sz="0" w:space="0" w:color="auto"/>
            <w:left w:val="none" w:sz="0" w:space="0" w:color="auto"/>
            <w:bottom w:val="none" w:sz="0" w:space="0" w:color="auto"/>
            <w:right w:val="none" w:sz="0" w:space="0" w:color="auto"/>
          </w:divBdr>
        </w:div>
        <w:div w:id="880749797">
          <w:marLeft w:val="480"/>
          <w:marRight w:val="0"/>
          <w:marTop w:val="0"/>
          <w:marBottom w:val="0"/>
          <w:divBdr>
            <w:top w:val="none" w:sz="0" w:space="0" w:color="auto"/>
            <w:left w:val="none" w:sz="0" w:space="0" w:color="auto"/>
            <w:bottom w:val="none" w:sz="0" w:space="0" w:color="auto"/>
            <w:right w:val="none" w:sz="0" w:space="0" w:color="auto"/>
          </w:divBdr>
        </w:div>
        <w:div w:id="894584688">
          <w:marLeft w:val="480"/>
          <w:marRight w:val="0"/>
          <w:marTop w:val="0"/>
          <w:marBottom w:val="0"/>
          <w:divBdr>
            <w:top w:val="none" w:sz="0" w:space="0" w:color="auto"/>
            <w:left w:val="none" w:sz="0" w:space="0" w:color="auto"/>
            <w:bottom w:val="none" w:sz="0" w:space="0" w:color="auto"/>
            <w:right w:val="none" w:sz="0" w:space="0" w:color="auto"/>
          </w:divBdr>
        </w:div>
        <w:div w:id="900215603">
          <w:marLeft w:val="480"/>
          <w:marRight w:val="0"/>
          <w:marTop w:val="0"/>
          <w:marBottom w:val="0"/>
          <w:divBdr>
            <w:top w:val="none" w:sz="0" w:space="0" w:color="auto"/>
            <w:left w:val="none" w:sz="0" w:space="0" w:color="auto"/>
            <w:bottom w:val="none" w:sz="0" w:space="0" w:color="auto"/>
            <w:right w:val="none" w:sz="0" w:space="0" w:color="auto"/>
          </w:divBdr>
        </w:div>
        <w:div w:id="914821076">
          <w:marLeft w:val="480"/>
          <w:marRight w:val="0"/>
          <w:marTop w:val="0"/>
          <w:marBottom w:val="0"/>
          <w:divBdr>
            <w:top w:val="none" w:sz="0" w:space="0" w:color="auto"/>
            <w:left w:val="none" w:sz="0" w:space="0" w:color="auto"/>
            <w:bottom w:val="none" w:sz="0" w:space="0" w:color="auto"/>
            <w:right w:val="none" w:sz="0" w:space="0" w:color="auto"/>
          </w:divBdr>
        </w:div>
        <w:div w:id="919558158">
          <w:marLeft w:val="480"/>
          <w:marRight w:val="0"/>
          <w:marTop w:val="0"/>
          <w:marBottom w:val="0"/>
          <w:divBdr>
            <w:top w:val="none" w:sz="0" w:space="0" w:color="auto"/>
            <w:left w:val="none" w:sz="0" w:space="0" w:color="auto"/>
            <w:bottom w:val="none" w:sz="0" w:space="0" w:color="auto"/>
            <w:right w:val="none" w:sz="0" w:space="0" w:color="auto"/>
          </w:divBdr>
        </w:div>
        <w:div w:id="935946568">
          <w:marLeft w:val="480"/>
          <w:marRight w:val="0"/>
          <w:marTop w:val="0"/>
          <w:marBottom w:val="0"/>
          <w:divBdr>
            <w:top w:val="none" w:sz="0" w:space="0" w:color="auto"/>
            <w:left w:val="none" w:sz="0" w:space="0" w:color="auto"/>
            <w:bottom w:val="none" w:sz="0" w:space="0" w:color="auto"/>
            <w:right w:val="none" w:sz="0" w:space="0" w:color="auto"/>
          </w:divBdr>
        </w:div>
        <w:div w:id="942034754">
          <w:marLeft w:val="480"/>
          <w:marRight w:val="0"/>
          <w:marTop w:val="0"/>
          <w:marBottom w:val="0"/>
          <w:divBdr>
            <w:top w:val="none" w:sz="0" w:space="0" w:color="auto"/>
            <w:left w:val="none" w:sz="0" w:space="0" w:color="auto"/>
            <w:bottom w:val="none" w:sz="0" w:space="0" w:color="auto"/>
            <w:right w:val="none" w:sz="0" w:space="0" w:color="auto"/>
          </w:divBdr>
        </w:div>
        <w:div w:id="947809746">
          <w:marLeft w:val="480"/>
          <w:marRight w:val="0"/>
          <w:marTop w:val="0"/>
          <w:marBottom w:val="0"/>
          <w:divBdr>
            <w:top w:val="none" w:sz="0" w:space="0" w:color="auto"/>
            <w:left w:val="none" w:sz="0" w:space="0" w:color="auto"/>
            <w:bottom w:val="none" w:sz="0" w:space="0" w:color="auto"/>
            <w:right w:val="none" w:sz="0" w:space="0" w:color="auto"/>
          </w:divBdr>
        </w:div>
        <w:div w:id="973372982">
          <w:marLeft w:val="480"/>
          <w:marRight w:val="0"/>
          <w:marTop w:val="0"/>
          <w:marBottom w:val="0"/>
          <w:divBdr>
            <w:top w:val="none" w:sz="0" w:space="0" w:color="auto"/>
            <w:left w:val="none" w:sz="0" w:space="0" w:color="auto"/>
            <w:bottom w:val="none" w:sz="0" w:space="0" w:color="auto"/>
            <w:right w:val="none" w:sz="0" w:space="0" w:color="auto"/>
          </w:divBdr>
        </w:div>
        <w:div w:id="976379920">
          <w:marLeft w:val="480"/>
          <w:marRight w:val="0"/>
          <w:marTop w:val="0"/>
          <w:marBottom w:val="0"/>
          <w:divBdr>
            <w:top w:val="none" w:sz="0" w:space="0" w:color="auto"/>
            <w:left w:val="none" w:sz="0" w:space="0" w:color="auto"/>
            <w:bottom w:val="none" w:sz="0" w:space="0" w:color="auto"/>
            <w:right w:val="none" w:sz="0" w:space="0" w:color="auto"/>
          </w:divBdr>
        </w:div>
        <w:div w:id="989141027">
          <w:marLeft w:val="480"/>
          <w:marRight w:val="0"/>
          <w:marTop w:val="0"/>
          <w:marBottom w:val="0"/>
          <w:divBdr>
            <w:top w:val="none" w:sz="0" w:space="0" w:color="auto"/>
            <w:left w:val="none" w:sz="0" w:space="0" w:color="auto"/>
            <w:bottom w:val="none" w:sz="0" w:space="0" w:color="auto"/>
            <w:right w:val="none" w:sz="0" w:space="0" w:color="auto"/>
          </w:divBdr>
        </w:div>
        <w:div w:id="1038746760">
          <w:marLeft w:val="480"/>
          <w:marRight w:val="0"/>
          <w:marTop w:val="0"/>
          <w:marBottom w:val="0"/>
          <w:divBdr>
            <w:top w:val="none" w:sz="0" w:space="0" w:color="auto"/>
            <w:left w:val="none" w:sz="0" w:space="0" w:color="auto"/>
            <w:bottom w:val="none" w:sz="0" w:space="0" w:color="auto"/>
            <w:right w:val="none" w:sz="0" w:space="0" w:color="auto"/>
          </w:divBdr>
        </w:div>
        <w:div w:id="1064059977">
          <w:marLeft w:val="480"/>
          <w:marRight w:val="0"/>
          <w:marTop w:val="0"/>
          <w:marBottom w:val="0"/>
          <w:divBdr>
            <w:top w:val="none" w:sz="0" w:space="0" w:color="auto"/>
            <w:left w:val="none" w:sz="0" w:space="0" w:color="auto"/>
            <w:bottom w:val="none" w:sz="0" w:space="0" w:color="auto"/>
            <w:right w:val="none" w:sz="0" w:space="0" w:color="auto"/>
          </w:divBdr>
        </w:div>
        <w:div w:id="1112212921">
          <w:marLeft w:val="480"/>
          <w:marRight w:val="0"/>
          <w:marTop w:val="0"/>
          <w:marBottom w:val="0"/>
          <w:divBdr>
            <w:top w:val="none" w:sz="0" w:space="0" w:color="auto"/>
            <w:left w:val="none" w:sz="0" w:space="0" w:color="auto"/>
            <w:bottom w:val="none" w:sz="0" w:space="0" w:color="auto"/>
            <w:right w:val="none" w:sz="0" w:space="0" w:color="auto"/>
          </w:divBdr>
        </w:div>
        <w:div w:id="1210412934">
          <w:marLeft w:val="480"/>
          <w:marRight w:val="0"/>
          <w:marTop w:val="0"/>
          <w:marBottom w:val="0"/>
          <w:divBdr>
            <w:top w:val="none" w:sz="0" w:space="0" w:color="auto"/>
            <w:left w:val="none" w:sz="0" w:space="0" w:color="auto"/>
            <w:bottom w:val="none" w:sz="0" w:space="0" w:color="auto"/>
            <w:right w:val="none" w:sz="0" w:space="0" w:color="auto"/>
          </w:divBdr>
        </w:div>
        <w:div w:id="1243758071">
          <w:marLeft w:val="480"/>
          <w:marRight w:val="0"/>
          <w:marTop w:val="0"/>
          <w:marBottom w:val="0"/>
          <w:divBdr>
            <w:top w:val="none" w:sz="0" w:space="0" w:color="auto"/>
            <w:left w:val="none" w:sz="0" w:space="0" w:color="auto"/>
            <w:bottom w:val="none" w:sz="0" w:space="0" w:color="auto"/>
            <w:right w:val="none" w:sz="0" w:space="0" w:color="auto"/>
          </w:divBdr>
        </w:div>
        <w:div w:id="1257906169">
          <w:marLeft w:val="480"/>
          <w:marRight w:val="0"/>
          <w:marTop w:val="0"/>
          <w:marBottom w:val="0"/>
          <w:divBdr>
            <w:top w:val="none" w:sz="0" w:space="0" w:color="auto"/>
            <w:left w:val="none" w:sz="0" w:space="0" w:color="auto"/>
            <w:bottom w:val="none" w:sz="0" w:space="0" w:color="auto"/>
            <w:right w:val="none" w:sz="0" w:space="0" w:color="auto"/>
          </w:divBdr>
        </w:div>
        <w:div w:id="1260023271">
          <w:marLeft w:val="480"/>
          <w:marRight w:val="0"/>
          <w:marTop w:val="0"/>
          <w:marBottom w:val="0"/>
          <w:divBdr>
            <w:top w:val="none" w:sz="0" w:space="0" w:color="auto"/>
            <w:left w:val="none" w:sz="0" w:space="0" w:color="auto"/>
            <w:bottom w:val="none" w:sz="0" w:space="0" w:color="auto"/>
            <w:right w:val="none" w:sz="0" w:space="0" w:color="auto"/>
          </w:divBdr>
        </w:div>
        <w:div w:id="1265843967">
          <w:marLeft w:val="480"/>
          <w:marRight w:val="0"/>
          <w:marTop w:val="0"/>
          <w:marBottom w:val="0"/>
          <w:divBdr>
            <w:top w:val="none" w:sz="0" w:space="0" w:color="auto"/>
            <w:left w:val="none" w:sz="0" w:space="0" w:color="auto"/>
            <w:bottom w:val="none" w:sz="0" w:space="0" w:color="auto"/>
            <w:right w:val="none" w:sz="0" w:space="0" w:color="auto"/>
          </w:divBdr>
        </w:div>
        <w:div w:id="1273443345">
          <w:marLeft w:val="480"/>
          <w:marRight w:val="0"/>
          <w:marTop w:val="0"/>
          <w:marBottom w:val="0"/>
          <w:divBdr>
            <w:top w:val="none" w:sz="0" w:space="0" w:color="auto"/>
            <w:left w:val="none" w:sz="0" w:space="0" w:color="auto"/>
            <w:bottom w:val="none" w:sz="0" w:space="0" w:color="auto"/>
            <w:right w:val="none" w:sz="0" w:space="0" w:color="auto"/>
          </w:divBdr>
        </w:div>
        <w:div w:id="1328627651">
          <w:marLeft w:val="480"/>
          <w:marRight w:val="0"/>
          <w:marTop w:val="0"/>
          <w:marBottom w:val="0"/>
          <w:divBdr>
            <w:top w:val="none" w:sz="0" w:space="0" w:color="auto"/>
            <w:left w:val="none" w:sz="0" w:space="0" w:color="auto"/>
            <w:bottom w:val="none" w:sz="0" w:space="0" w:color="auto"/>
            <w:right w:val="none" w:sz="0" w:space="0" w:color="auto"/>
          </w:divBdr>
        </w:div>
        <w:div w:id="1415200632">
          <w:marLeft w:val="480"/>
          <w:marRight w:val="0"/>
          <w:marTop w:val="0"/>
          <w:marBottom w:val="0"/>
          <w:divBdr>
            <w:top w:val="none" w:sz="0" w:space="0" w:color="auto"/>
            <w:left w:val="none" w:sz="0" w:space="0" w:color="auto"/>
            <w:bottom w:val="none" w:sz="0" w:space="0" w:color="auto"/>
            <w:right w:val="none" w:sz="0" w:space="0" w:color="auto"/>
          </w:divBdr>
        </w:div>
        <w:div w:id="1449542462">
          <w:marLeft w:val="480"/>
          <w:marRight w:val="0"/>
          <w:marTop w:val="0"/>
          <w:marBottom w:val="0"/>
          <w:divBdr>
            <w:top w:val="none" w:sz="0" w:space="0" w:color="auto"/>
            <w:left w:val="none" w:sz="0" w:space="0" w:color="auto"/>
            <w:bottom w:val="none" w:sz="0" w:space="0" w:color="auto"/>
            <w:right w:val="none" w:sz="0" w:space="0" w:color="auto"/>
          </w:divBdr>
        </w:div>
        <w:div w:id="1496677633">
          <w:marLeft w:val="480"/>
          <w:marRight w:val="0"/>
          <w:marTop w:val="0"/>
          <w:marBottom w:val="0"/>
          <w:divBdr>
            <w:top w:val="none" w:sz="0" w:space="0" w:color="auto"/>
            <w:left w:val="none" w:sz="0" w:space="0" w:color="auto"/>
            <w:bottom w:val="none" w:sz="0" w:space="0" w:color="auto"/>
            <w:right w:val="none" w:sz="0" w:space="0" w:color="auto"/>
          </w:divBdr>
        </w:div>
        <w:div w:id="1502505240">
          <w:marLeft w:val="480"/>
          <w:marRight w:val="0"/>
          <w:marTop w:val="0"/>
          <w:marBottom w:val="0"/>
          <w:divBdr>
            <w:top w:val="none" w:sz="0" w:space="0" w:color="auto"/>
            <w:left w:val="none" w:sz="0" w:space="0" w:color="auto"/>
            <w:bottom w:val="none" w:sz="0" w:space="0" w:color="auto"/>
            <w:right w:val="none" w:sz="0" w:space="0" w:color="auto"/>
          </w:divBdr>
        </w:div>
        <w:div w:id="1515148734">
          <w:marLeft w:val="480"/>
          <w:marRight w:val="0"/>
          <w:marTop w:val="0"/>
          <w:marBottom w:val="0"/>
          <w:divBdr>
            <w:top w:val="none" w:sz="0" w:space="0" w:color="auto"/>
            <w:left w:val="none" w:sz="0" w:space="0" w:color="auto"/>
            <w:bottom w:val="none" w:sz="0" w:space="0" w:color="auto"/>
            <w:right w:val="none" w:sz="0" w:space="0" w:color="auto"/>
          </w:divBdr>
        </w:div>
        <w:div w:id="1547140436">
          <w:marLeft w:val="480"/>
          <w:marRight w:val="0"/>
          <w:marTop w:val="0"/>
          <w:marBottom w:val="0"/>
          <w:divBdr>
            <w:top w:val="none" w:sz="0" w:space="0" w:color="auto"/>
            <w:left w:val="none" w:sz="0" w:space="0" w:color="auto"/>
            <w:bottom w:val="none" w:sz="0" w:space="0" w:color="auto"/>
            <w:right w:val="none" w:sz="0" w:space="0" w:color="auto"/>
          </w:divBdr>
        </w:div>
        <w:div w:id="1590506401">
          <w:marLeft w:val="480"/>
          <w:marRight w:val="0"/>
          <w:marTop w:val="0"/>
          <w:marBottom w:val="0"/>
          <w:divBdr>
            <w:top w:val="none" w:sz="0" w:space="0" w:color="auto"/>
            <w:left w:val="none" w:sz="0" w:space="0" w:color="auto"/>
            <w:bottom w:val="none" w:sz="0" w:space="0" w:color="auto"/>
            <w:right w:val="none" w:sz="0" w:space="0" w:color="auto"/>
          </w:divBdr>
        </w:div>
        <w:div w:id="1615290496">
          <w:marLeft w:val="480"/>
          <w:marRight w:val="0"/>
          <w:marTop w:val="0"/>
          <w:marBottom w:val="0"/>
          <w:divBdr>
            <w:top w:val="none" w:sz="0" w:space="0" w:color="auto"/>
            <w:left w:val="none" w:sz="0" w:space="0" w:color="auto"/>
            <w:bottom w:val="none" w:sz="0" w:space="0" w:color="auto"/>
            <w:right w:val="none" w:sz="0" w:space="0" w:color="auto"/>
          </w:divBdr>
        </w:div>
        <w:div w:id="1685594831">
          <w:marLeft w:val="480"/>
          <w:marRight w:val="0"/>
          <w:marTop w:val="0"/>
          <w:marBottom w:val="0"/>
          <w:divBdr>
            <w:top w:val="none" w:sz="0" w:space="0" w:color="auto"/>
            <w:left w:val="none" w:sz="0" w:space="0" w:color="auto"/>
            <w:bottom w:val="none" w:sz="0" w:space="0" w:color="auto"/>
            <w:right w:val="none" w:sz="0" w:space="0" w:color="auto"/>
          </w:divBdr>
        </w:div>
        <w:div w:id="1744795914">
          <w:marLeft w:val="480"/>
          <w:marRight w:val="0"/>
          <w:marTop w:val="0"/>
          <w:marBottom w:val="0"/>
          <w:divBdr>
            <w:top w:val="none" w:sz="0" w:space="0" w:color="auto"/>
            <w:left w:val="none" w:sz="0" w:space="0" w:color="auto"/>
            <w:bottom w:val="none" w:sz="0" w:space="0" w:color="auto"/>
            <w:right w:val="none" w:sz="0" w:space="0" w:color="auto"/>
          </w:divBdr>
        </w:div>
        <w:div w:id="1749843326">
          <w:marLeft w:val="480"/>
          <w:marRight w:val="0"/>
          <w:marTop w:val="0"/>
          <w:marBottom w:val="0"/>
          <w:divBdr>
            <w:top w:val="none" w:sz="0" w:space="0" w:color="auto"/>
            <w:left w:val="none" w:sz="0" w:space="0" w:color="auto"/>
            <w:bottom w:val="none" w:sz="0" w:space="0" w:color="auto"/>
            <w:right w:val="none" w:sz="0" w:space="0" w:color="auto"/>
          </w:divBdr>
        </w:div>
        <w:div w:id="1764758654">
          <w:marLeft w:val="480"/>
          <w:marRight w:val="0"/>
          <w:marTop w:val="0"/>
          <w:marBottom w:val="0"/>
          <w:divBdr>
            <w:top w:val="none" w:sz="0" w:space="0" w:color="auto"/>
            <w:left w:val="none" w:sz="0" w:space="0" w:color="auto"/>
            <w:bottom w:val="none" w:sz="0" w:space="0" w:color="auto"/>
            <w:right w:val="none" w:sz="0" w:space="0" w:color="auto"/>
          </w:divBdr>
        </w:div>
        <w:div w:id="1772700191">
          <w:marLeft w:val="480"/>
          <w:marRight w:val="0"/>
          <w:marTop w:val="0"/>
          <w:marBottom w:val="0"/>
          <w:divBdr>
            <w:top w:val="none" w:sz="0" w:space="0" w:color="auto"/>
            <w:left w:val="none" w:sz="0" w:space="0" w:color="auto"/>
            <w:bottom w:val="none" w:sz="0" w:space="0" w:color="auto"/>
            <w:right w:val="none" w:sz="0" w:space="0" w:color="auto"/>
          </w:divBdr>
        </w:div>
        <w:div w:id="1814442133">
          <w:marLeft w:val="480"/>
          <w:marRight w:val="0"/>
          <w:marTop w:val="0"/>
          <w:marBottom w:val="0"/>
          <w:divBdr>
            <w:top w:val="none" w:sz="0" w:space="0" w:color="auto"/>
            <w:left w:val="none" w:sz="0" w:space="0" w:color="auto"/>
            <w:bottom w:val="none" w:sz="0" w:space="0" w:color="auto"/>
            <w:right w:val="none" w:sz="0" w:space="0" w:color="auto"/>
          </w:divBdr>
        </w:div>
        <w:div w:id="1893998022">
          <w:marLeft w:val="480"/>
          <w:marRight w:val="0"/>
          <w:marTop w:val="0"/>
          <w:marBottom w:val="0"/>
          <w:divBdr>
            <w:top w:val="none" w:sz="0" w:space="0" w:color="auto"/>
            <w:left w:val="none" w:sz="0" w:space="0" w:color="auto"/>
            <w:bottom w:val="none" w:sz="0" w:space="0" w:color="auto"/>
            <w:right w:val="none" w:sz="0" w:space="0" w:color="auto"/>
          </w:divBdr>
        </w:div>
        <w:div w:id="1902785871">
          <w:marLeft w:val="480"/>
          <w:marRight w:val="0"/>
          <w:marTop w:val="0"/>
          <w:marBottom w:val="0"/>
          <w:divBdr>
            <w:top w:val="none" w:sz="0" w:space="0" w:color="auto"/>
            <w:left w:val="none" w:sz="0" w:space="0" w:color="auto"/>
            <w:bottom w:val="none" w:sz="0" w:space="0" w:color="auto"/>
            <w:right w:val="none" w:sz="0" w:space="0" w:color="auto"/>
          </w:divBdr>
        </w:div>
        <w:div w:id="2013217131">
          <w:marLeft w:val="480"/>
          <w:marRight w:val="0"/>
          <w:marTop w:val="0"/>
          <w:marBottom w:val="0"/>
          <w:divBdr>
            <w:top w:val="none" w:sz="0" w:space="0" w:color="auto"/>
            <w:left w:val="none" w:sz="0" w:space="0" w:color="auto"/>
            <w:bottom w:val="none" w:sz="0" w:space="0" w:color="auto"/>
            <w:right w:val="none" w:sz="0" w:space="0" w:color="auto"/>
          </w:divBdr>
        </w:div>
        <w:div w:id="2014644577">
          <w:marLeft w:val="480"/>
          <w:marRight w:val="0"/>
          <w:marTop w:val="0"/>
          <w:marBottom w:val="0"/>
          <w:divBdr>
            <w:top w:val="none" w:sz="0" w:space="0" w:color="auto"/>
            <w:left w:val="none" w:sz="0" w:space="0" w:color="auto"/>
            <w:bottom w:val="none" w:sz="0" w:space="0" w:color="auto"/>
            <w:right w:val="none" w:sz="0" w:space="0" w:color="auto"/>
          </w:divBdr>
        </w:div>
        <w:div w:id="2018269081">
          <w:marLeft w:val="480"/>
          <w:marRight w:val="0"/>
          <w:marTop w:val="0"/>
          <w:marBottom w:val="0"/>
          <w:divBdr>
            <w:top w:val="none" w:sz="0" w:space="0" w:color="auto"/>
            <w:left w:val="none" w:sz="0" w:space="0" w:color="auto"/>
            <w:bottom w:val="none" w:sz="0" w:space="0" w:color="auto"/>
            <w:right w:val="none" w:sz="0" w:space="0" w:color="auto"/>
          </w:divBdr>
        </w:div>
        <w:div w:id="2049141386">
          <w:marLeft w:val="480"/>
          <w:marRight w:val="0"/>
          <w:marTop w:val="0"/>
          <w:marBottom w:val="0"/>
          <w:divBdr>
            <w:top w:val="none" w:sz="0" w:space="0" w:color="auto"/>
            <w:left w:val="none" w:sz="0" w:space="0" w:color="auto"/>
            <w:bottom w:val="none" w:sz="0" w:space="0" w:color="auto"/>
            <w:right w:val="none" w:sz="0" w:space="0" w:color="auto"/>
          </w:divBdr>
        </w:div>
        <w:div w:id="2055959846">
          <w:marLeft w:val="480"/>
          <w:marRight w:val="0"/>
          <w:marTop w:val="0"/>
          <w:marBottom w:val="0"/>
          <w:divBdr>
            <w:top w:val="none" w:sz="0" w:space="0" w:color="auto"/>
            <w:left w:val="none" w:sz="0" w:space="0" w:color="auto"/>
            <w:bottom w:val="none" w:sz="0" w:space="0" w:color="auto"/>
            <w:right w:val="none" w:sz="0" w:space="0" w:color="auto"/>
          </w:divBdr>
        </w:div>
      </w:divsChild>
    </w:div>
    <w:div w:id="402067955">
      <w:bodyDiv w:val="1"/>
      <w:marLeft w:val="0"/>
      <w:marRight w:val="0"/>
      <w:marTop w:val="0"/>
      <w:marBottom w:val="0"/>
      <w:divBdr>
        <w:top w:val="none" w:sz="0" w:space="0" w:color="auto"/>
        <w:left w:val="none" w:sz="0" w:space="0" w:color="auto"/>
        <w:bottom w:val="none" w:sz="0" w:space="0" w:color="auto"/>
        <w:right w:val="none" w:sz="0" w:space="0" w:color="auto"/>
      </w:divBdr>
      <w:divsChild>
        <w:div w:id="5332792">
          <w:marLeft w:val="480"/>
          <w:marRight w:val="0"/>
          <w:marTop w:val="0"/>
          <w:marBottom w:val="0"/>
          <w:divBdr>
            <w:top w:val="none" w:sz="0" w:space="0" w:color="auto"/>
            <w:left w:val="none" w:sz="0" w:space="0" w:color="auto"/>
            <w:bottom w:val="none" w:sz="0" w:space="0" w:color="auto"/>
            <w:right w:val="none" w:sz="0" w:space="0" w:color="auto"/>
          </w:divBdr>
        </w:div>
        <w:div w:id="15664687">
          <w:marLeft w:val="480"/>
          <w:marRight w:val="0"/>
          <w:marTop w:val="0"/>
          <w:marBottom w:val="0"/>
          <w:divBdr>
            <w:top w:val="none" w:sz="0" w:space="0" w:color="auto"/>
            <w:left w:val="none" w:sz="0" w:space="0" w:color="auto"/>
            <w:bottom w:val="none" w:sz="0" w:space="0" w:color="auto"/>
            <w:right w:val="none" w:sz="0" w:space="0" w:color="auto"/>
          </w:divBdr>
        </w:div>
        <w:div w:id="65806347">
          <w:marLeft w:val="480"/>
          <w:marRight w:val="0"/>
          <w:marTop w:val="0"/>
          <w:marBottom w:val="0"/>
          <w:divBdr>
            <w:top w:val="none" w:sz="0" w:space="0" w:color="auto"/>
            <w:left w:val="none" w:sz="0" w:space="0" w:color="auto"/>
            <w:bottom w:val="none" w:sz="0" w:space="0" w:color="auto"/>
            <w:right w:val="none" w:sz="0" w:space="0" w:color="auto"/>
          </w:divBdr>
        </w:div>
        <w:div w:id="72359708">
          <w:marLeft w:val="480"/>
          <w:marRight w:val="0"/>
          <w:marTop w:val="0"/>
          <w:marBottom w:val="0"/>
          <w:divBdr>
            <w:top w:val="none" w:sz="0" w:space="0" w:color="auto"/>
            <w:left w:val="none" w:sz="0" w:space="0" w:color="auto"/>
            <w:bottom w:val="none" w:sz="0" w:space="0" w:color="auto"/>
            <w:right w:val="none" w:sz="0" w:space="0" w:color="auto"/>
          </w:divBdr>
        </w:div>
        <w:div w:id="88628535">
          <w:marLeft w:val="480"/>
          <w:marRight w:val="0"/>
          <w:marTop w:val="0"/>
          <w:marBottom w:val="0"/>
          <w:divBdr>
            <w:top w:val="none" w:sz="0" w:space="0" w:color="auto"/>
            <w:left w:val="none" w:sz="0" w:space="0" w:color="auto"/>
            <w:bottom w:val="none" w:sz="0" w:space="0" w:color="auto"/>
            <w:right w:val="none" w:sz="0" w:space="0" w:color="auto"/>
          </w:divBdr>
        </w:div>
        <w:div w:id="137310640">
          <w:marLeft w:val="480"/>
          <w:marRight w:val="0"/>
          <w:marTop w:val="0"/>
          <w:marBottom w:val="0"/>
          <w:divBdr>
            <w:top w:val="none" w:sz="0" w:space="0" w:color="auto"/>
            <w:left w:val="none" w:sz="0" w:space="0" w:color="auto"/>
            <w:bottom w:val="none" w:sz="0" w:space="0" w:color="auto"/>
            <w:right w:val="none" w:sz="0" w:space="0" w:color="auto"/>
          </w:divBdr>
        </w:div>
        <w:div w:id="180054486">
          <w:marLeft w:val="480"/>
          <w:marRight w:val="0"/>
          <w:marTop w:val="0"/>
          <w:marBottom w:val="0"/>
          <w:divBdr>
            <w:top w:val="none" w:sz="0" w:space="0" w:color="auto"/>
            <w:left w:val="none" w:sz="0" w:space="0" w:color="auto"/>
            <w:bottom w:val="none" w:sz="0" w:space="0" w:color="auto"/>
            <w:right w:val="none" w:sz="0" w:space="0" w:color="auto"/>
          </w:divBdr>
        </w:div>
        <w:div w:id="182939637">
          <w:marLeft w:val="480"/>
          <w:marRight w:val="0"/>
          <w:marTop w:val="0"/>
          <w:marBottom w:val="0"/>
          <w:divBdr>
            <w:top w:val="none" w:sz="0" w:space="0" w:color="auto"/>
            <w:left w:val="none" w:sz="0" w:space="0" w:color="auto"/>
            <w:bottom w:val="none" w:sz="0" w:space="0" w:color="auto"/>
            <w:right w:val="none" w:sz="0" w:space="0" w:color="auto"/>
          </w:divBdr>
        </w:div>
        <w:div w:id="263729645">
          <w:marLeft w:val="480"/>
          <w:marRight w:val="0"/>
          <w:marTop w:val="0"/>
          <w:marBottom w:val="0"/>
          <w:divBdr>
            <w:top w:val="none" w:sz="0" w:space="0" w:color="auto"/>
            <w:left w:val="none" w:sz="0" w:space="0" w:color="auto"/>
            <w:bottom w:val="none" w:sz="0" w:space="0" w:color="auto"/>
            <w:right w:val="none" w:sz="0" w:space="0" w:color="auto"/>
          </w:divBdr>
        </w:div>
        <w:div w:id="284312430">
          <w:marLeft w:val="480"/>
          <w:marRight w:val="0"/>
          <w:marTop w:val="0"/>
          <w:marBottom w:val="0"/>
          <w:divBdr>
            <w:top w:val="none" w:sz="0" w:space="0" w:color="auto"/>
            <w:left w:val="none" w:sz="0" w:space="0" w:color="auto"/>
            <w:bottom w:val="none" w:sz="0" w:space="0" w:color="auto"/>
            <w:right w:val="none" w:sz="0" w:space="0" w:color="auto"/>
          </w:divBdr>
        </w:div>
        <w:div w:id="331839609">
          <w:marLeft w:val="480"/>
          <w:marRight w:val="0"/>
          <w:marTop w:val="0"/>
          <w:marBottom w:val="0"/>
          <w:divBdr>
            <w:top w:val="none" w:sz="0" w:space="0" w:color="auto"/>
            <w:left w:val="none" w:sz="0" w:space="0" w:color="auto"/>
            <w:bottom w:val="none" w:sz="0" w:space="0" w:color="auto"/>
            <w:right w:val="none" w:sz="0" w:space="0" w:color="auto"/>
          </w:divBdr>
        </w:div>
        <w:div w:id="493764267">
          <w:marLeft w:val="480"/>
          <w:marRight w:val="0"/>
          <w:marTop w:val="0"/>
          <w:marBottom w:val="0"/>
          <w:divBdr>
            <w:top w:val="none" w:sz="0" w:space="0" w:color="auto"/>
            <w:left w:val="none" w:sz="0" w:space="0" w:color="auto"/>
            <w:bottom w:val="none" w:sz="0" w:space="0" w:color="auto"/>
            <w:right w:val="none" w:sz="0" w:space="0" w:color="auto"/>
          </w:divBdr>
        </w:div>
        <w:div w:id="494102829">
          <w:marLeft w:val="480"/>
          <w:marRight w:val="0"/>
          <w:marTop w:val="0"/>
          <w:marBottom w:val="0"/>
          <w:divBdr>
            <w:top w:val="none" w:sz="0" w:space="0" w:color="auto"/>
            <w:left w:val="none" w:sz="0" w:space="0" w:color="auto"/>
            <w:bottom w:val="none" w:sz="0" w:space="0" w:color="auto"/>
            <w:right w:val="none" w:sz="0" w:space="0" w:color="auto"/>
          </w:divBdr>
        </w:div>
        <w:div w:id="559052345">
          <w:marLeft w:val="480"/>
          <w:marRight w:val="0"/>
          <w:marTop w:val="0"/>
          <w:marBottom w:val="0"/>
          <w:divBdr>
            <w:top w:val="none" w:sz="0" w:space="0" w:color="auto"/>
            <w:left w:val="none" w:sz="0" w:space="0" w:color="auto"/>
            <w:bottom w:val="none" w:sz="0" w:space="0" w:color="auto"/>
            <w:right w:val="none" w:sz="0" w:space="0" w:color="auto"/>
          </w:divBdr>
        </w:div>
        <w:div w:id="595136011">
          <w:marLeft w:val="480"/>
          <w:marRight w:val="0"/>
          <w:marTop w:val="0"/>
          <w:marBottom w:val="0"/>
          <w:divBdr>
            <w:top w:val="none" w:sz="0" w:space="0" w:color="auto"/>
            <w:left w:val="none" w:sz="0" w:space="0" w:color="auto"/>
            <w:bottom w:val="none" w:sz="0" w:space="0" w:color="auto"/>
            <w:right w:val="none" w:sz="0" w:space="0" w:color="auto"/>
          </w:divBdr>
        </w:div>
        <w:div w:id="600138568">
          <w:marLeft w:val="480"/>
          <w:marRight w:val="0"/>
          <w:marTop w:val="0"/>
          <w:marBottom w:val="0"/>
          <w:divBdr>
            <w:top w:val="none" w:sz="0" w:space="0" w:color="auto"/>
            <w:left w:val="none" w:sz="0" w:space="0" w:color="auto"/>
            <w:bottom w:val="none" w:sz="0" w:space="0" w:color="auto"/>
            <w:right w:val="none" w:sz="0" w:space="0" w:color="auto"/>
          </w:divBdr>
        </w:div>
        <w:div w:id="616563295">
          <w:marLeft w:val="480"/>
          <w:marRight w:val="0"/>
          <w:marTop w:val="0"/>
          <w:marBottom w:val="0"/>
          <w:divBdr>
            <w:top w:val="none" w:sz="0" w:space="0" w:color="auto"/>
            <w:left w:val="none" w:sz="0" w:space="0" w:color="auto"/>
            <w:bottom w:val="none" w:sz="0" w:space="0" w:color="auto"/>
            <w:right w:val="none" w:sz="0" w:space="0" w:color="auto"/>
          </w:divBdr>
        </w:div>
        <w:div w:id="628559260">
          <w:marLeft w:val="480"/>
          <w:marRight w:val="0"/>
          <w:marTop w:val="0"/>
          <w:marBottom w:val="0"/>
          <w:divBdr>
            <w:top w:val="none" w:sz="0" w:space="0" w:color="auto"/>
            <w:left w:val="none" w:sz="0" w:space="0" w:color="auto"/>
            <w:bottom w:val="none" w:sz="0" w:space="0" w:color="auto"/>
            <w:right w:val="none" w:sz="0" w:space="0" w:color="auto"/>
          </w:divBdr>
        </w:div>
        <w:div w:id="631011903">
          <w:marLeft w:val="480"/>
          <w:marRight w:val="0"/>
          <w:marTop w:val="0"/>
          <w:marBottom w:val="0"/>
          <w:divBdr>
            <w:top w:val="none" w:sz="0" w:space="0" w:color="auto"/>
            <w:left w:val="none" w:sz="0" w:space="0" w:color="auto"/>
            <w:bottom w:val="none" w:sz="0" w:space="0" w:color="auto"/>
            <w:right w:val="none" w:sz="0" w:space="0" w:color="auto"/>
          </w:divBdr>
        </w:div>
        <w:div w:id="655571098">
          <w:marLeft w:val="480"/>
          <w:marRight w:val="0"/>
          <w:marTop w:val="0"/>
          <w:marBottom w:val="0"/>
          <w:divBdr>
            <w:top w:val="none" w:sz="0" w:space="0" w:color="auto"/>
            <w:left w:val="none" w:sz="0" w:space="0" w:color="auto"/>
            <w:bottom w:val="none" w:sz="0" w:space="0" w:color="auto"/>
            <w:right w:val="none" w:sz="0" w:space="0" w:color="auto"/>
          </w:divBdr>
        </w:div>
        <w:div w:id="734428306">
          <w:marLeft w:val="480"/>
          <w:marRight w:val="0"/>
          <w:marTop w:val="0"/>
          <w:marBottom w:val="0"/>
          <w:divBdr>
            <w:top w:val="none" w:sz="0" w:space="0" w:color="auto"/>
            <w:left w:val="none" w:sz="0" w:space="0" w:color="auto"/>
            <w:bottom w:val="none" w:sz="0" w:space="0" w:color="auto"/>
            <w:right w:val="none" w:sz="0" w:space="0" w:color="auto"/>
          </w:divBdr>
        </w:div>
        <w:div w:id="784270601">
          <w:marLeft w:val="480"/>
          <w:marRight w:val="0"/>
          <w:marTop w:val="0"/>
          <w:marBottom w:val="0"/>
          <w:divBdr>
            <w:top w:val="none" w:sz="0" w:space="0" w:color="auto"/>
            <w:left w:val="none" w:sz="0" w:space="0" w:color="auto"/>
            <w:bottom w:val="none" w:sz="0" w:space="0" w:color="auto"/>
            <w:right w:val="none" w:sz="0" w:space="0" w:color="auto"/>
          </w:divBdr>
        </w:div>
        <w:div w:id="794836516">
          <w:marLeft w:val="480"/>
          <w:marRight w:val="0"/>
          <w:marTop w:val="0"/>
          <w:marBottom w:val="0"/>
          <w:divBdr>
            <w:top w:val="none" w:sz="0" w:space="0" w:color="auto"/>
            <w:left w:val="none" w:sz="0" w:space="0" w:color="auto"/>
            <w:bottom w:val="none" w:sz="0" w:space="0" w:color="auto"/>
            <w:right w:val="none" w:sz="0" w:space="0" w:color="auto"/>
          </w:divBdr>
        </w:div>
        <w:div w:id="796030827">
          <w:marLeft w:val="480"/>
          <w:marRight w:val="0"/>
          <w:marTop w:val="0"/>
          <w:marBottom w:val="0"/>
          <w:divBdr>
            <w:top w:val="none" w:sz="0" w:space="0" w:color="auto"/>
            <w:left w:val="none" w:sz="0" w:space="0" w:color="auto"/>
            <w:bottom w:val="none" w:sz="0" w:space="0" w:color="auto"/>
            <w:right w:val="none" w:sz="0" w:space="0" w:color="auto"/>
          </w:divBdr>
        </w:div>
        <w:div w:id="895358703">
          <w:marLeft w:val="480"/>
          <w:marRight w:val="0"/>
          <w:marTop w:val="0"/>
          <w:marBottom w:val="0"/>
          <w:divBdr>
            <w:top w:val="none" w:sz="0" w:space="0" w:color="auto"/>
            <w:left w:val="none" w:sz="0" w:space="0" w:color="auto"/>
            <w:bottom w:val="none" w:sz="0" w:space="0" w:color="auto"/>
            <w:right w:val="none" w:sz="0" w:space="0" w:color="auto"/>
          </w:divBdr>
        </w:div>
        <w:div w:id="914583905">
          <w:marLeft w:val="480"/>
          <w:marRight w:val="0"/>
          <w:marTop w:val="0"/>
          <w:marBottom w:val="0"/>
          <w:divBdr>
            <w:top w:val="none" w:sz="0" w:space="0" w:color="auto"/>
            <w:left w:val="none" w:sz="0" w:space="0" w:color="auto"/>
            <w:bottom w:val="none" w:sz="0" w:space="0" w:color="auto"/>
            <w:right w:val="none" w:sz="0" w:space="0" w:color="auto"/>
          </w:divBdr>
        </w:div>
        <w:div w:id="1048534936">
          <w:marLeft w:val="480"/>
          <w:marRight w:val="0"/>
          <w:marTop w:val="0"/>
          <w:marBottom w:val="0"/>
          <w:divBdr>
            <w:top w:val="none" w:sz="0" w:space="0" w:color="auto"/>
            <w:left w:val="none" w:sz="0" w:space="0" w:color="auto"/>
            <w:bottom w:val="none" w:sz="0" w:space="0" w:color="auto"/>
            <w:right w:val="none" w:sz="0" w:space="0" w:color="auto"/>
          </w:divBdr>
        </w:div>
        <w:div w:id="1089959872">
          <w:marLeft w:val="480"/>
          <w:marRight w:val="0"/>
          <w:marTop w:val="0"/>
          <w:marBottom w:val="0"/>
          <w:divBdr>
            <w:top w:val="none" w:sz="0" w:space="0" w:color="auto"/>
            <w:left w:val="none" w:sz="0" w:space="0" w:color="auto"/>
            <w:bottom w:val="none" w:sz="0" w:space="0" w:color="auto"/>
            <w:right w:val="none" w:sz="0" w:space="0" w:color="auto"/>
          </w:divBdr>
        </w:div>
        <w:div w:id="1148549703">
          <w:marLeft w:val="480"/>
          <w:marRight w:val="0"/>
          <w:marTop w:val="0"/>
          <w:marBottom w:val="0"/>
          <w:divBdr>
            <w:top w:val="none" w:sz="0" w:space="0" w:color="auto"/>
            <w:left w:val="none" w:sz="0" w:space="0" w:color="auto"/>
            <w:bottom w:val="none" w:sz="0" w:space="0" w:color="auto"/>
            <w:right w:val="none" w:sz="0" w:space="0" w:color="auto"/>
          </w:divBdr>
        </w:div>
        <w:div w:id="1192689857">
          <w:marLeft w:val="480"/>
          <w:marRight w:val="0"/>
          <w:marTop w:val="0"/>
          <w:marBottom w:val="0"/>
          <w:divBdr>
            <w:top w:val="none" w:sz="0" w:space="0" w:color="auto"/>
            <w:left w:val="none" w:sz="0" w:space="0" w:color="auto"/>
            <w:bottom w:val="none" w:sz="0" w:space="0" w:color="auto"/>
            <w:right w:val="none" w:sz="0" w:space="0" w:color="auto"/>
          </w:divBdr>
        </w:div>
        <w:div w:id="1208100562">
          <w:marLeft w:val="480"/>
          <w:marRight w:val="0"/>
          <w:marTop w:val="0"/>
          <w:marBottom w:val="0"/>
          <w:divBdr>
            <w:top w:val="none" w:sz="0" w:space="0" w:color="auto"/>
            <w:left w:val="none" w:sz="0" w:space="0" w:color="auto"/>
            <w:bottom w:val="none" w:sz="0" w:space="0" w:color="auto"/>
            <w:right w:val="none" w:sz="0" w:space="0" w:color="auto"/>
          </w:divBdr>
        </w:div>
        <w:div w:id="1255823682">
          <w:marLeft w:val="480"/>
          <w:marRight w:val="0"/>
          <w:marTop w:val="0"/>
          <w:marBottom w:val="0"/>
          <w:divBdr>
            <w:top w:val="none" w:sz="0" w:space="0" w:color="auto"/>
            <w:left w:val="none" w:sz="0" w:space="0" w:color="auto"/>
            <w:bottom w:val="none" w:sz="0" w:space="0" w:color="auto"/>
            <w:right w:val="none" w:sz="0" w:space="0" w:color="auto"/>
          </w:divBdr>
        </w:div>
        <w:div w:id="1300307610">
          <w:marLeft w:val="480"/>
          <w:marRight w:val="0"/>
          <w:marTop w:val="0"/>
          <w:marBottom w:val="0"/>
          <w:divBdr>
            <w:top w:val="none" w:sz="0" w:space="0" w:color="auto"/>
            <w:left w:val="none" w:sz="0" w:space="0" w:color="auto"/>
            <w:bottom w:val="none" w:sz="0" w:space="0" w:color="auto"/>
            <w:right w:val="none" w:sz="0" w:space="0" w:color="auto"/>
          </w:divBdr>
        </w:div>
        <w:div w:id="1303775160">
          <w:marLeft w:val="480"/>
          <w:marRight w:val="0"/>
          <w:marTop w:val="0"/>
          <w:marBottom w:val="0"/>
          <w:divBdr>
            <w:top w:val="none" w:sz="0" w:space="0" w:color="auto"/>
            <w:left w:val="none" w:sz="0" w:space="0" w:color="auto"/>
            <w:bottom w:val="none" w:sz="0" w:space="0" w:color="auto"/>
            <w:right w:val="none" w:sz="0" w:space="0" w:color="auto"/>
          </w:divBdr>
        </w:div>
        <w:div w:id="1304964422">
          <w:marLeft w:val="480"/>
          <w:marRight w:val="0"/>
          <w:marTop w:val="0"/>
          <w:marBottom w:val="0"/>
          <w:divBdr>
            <w:top w:val="none" w:sz="0" w:space="0" w:color="auto"/>
            <w:left w:val="none" w:sz="0" w:space="0" w:color="auto"/>
            <w:bottom w:val="none" w:sz="0" w:space="0" w:color="auto"/>
            <w:right w:val="none" w:sz="0" w:space="0" w:color="auto"/>
          </w:divBdr>
        </w:div>
        <w:div w:id="1306623272">
          <w:marLeft w:val="480"/>
          <w:marRight w:val="0"/>
          <w:marTop w:val="0"/>
          <w:marBottom w:val="0"/>
          <w:divBdr>
            <w:top w:val="none" w:sz="0" w:space="0" w:color="auto"/>
            <w:left w:val="none" w:sz="0" w:space="0" w:color="auto"/>
            <w:bottom w:val="none" w:sz="0" w:space="0" w:color="auto"/>
            <w:right w:val="none" w:sz="0" w:space="0" w:color="auto"/>
          </w:divBdr>
        </w:div>
        <w:div w:id="1330409411">
          <w:marLeft w:val="480"/>
          <w:marRight w:val="0"/>
          <w:marTop w:val="0"/>
          <w:marBottom w:val="0"/>
          <w:divBdr>
            <w:top w:val="none" w:sz="0" w:space="0" w:color="auto"/>
            <w:left w:val="none" w:sz="0" w:space="0" w:color="auto"/>
            <w:bottom w:val="none" w:sz="0" w:space="0" w:color="auto"/>
            <w:right w:val="none" w:sz="0" w:space="0" w:color="auto"/>
          </w:divBdr>
        </w:div>
        <w:div w:id="1387295835">
          <w:marLeft w:val="480"/>
          <w:marRight w:val="0"/>
          <w:marTop w:val="0"/>
          <w:marBottom w:val="0"/>
          <w:divBdr>
            <w:top w:val="none" w:sz="0" w:space="0" w:color="auto"/>
            <w:left w:val="none" w:sz="0" w:space="0" w:color="auto"/>
            <w:bottom w:val="none" w:sz="0" w:space="0" w:color="auto"/>
            <w:right w:val="none" w:sz="0" w:space="0" w:color="auto"/>
          </w:divBdr>
        </w:div>
        <w:div w:id="1402215122">
          <w:marLeft w:val="480"/>
          <w:marRight w:val="0"/>
          <w:marTop w:val="0"/>
          <w:marBottom w:val="0"/>
          <w:divBdr>
            <w:top w:val="none" w:sz="0" w:space="0" w:color="auto"/>
            <w:left w:val="none" w:sz="0" w:space="0" w:color="auto"/>
            <w:bottom w:val="none" w:sz="0" w:space="0" w:color="auto"/>
            <w:right w:val="none" w:sz="0" w:space="0" w:color="auto"/>
          </w:divBdr>
        </w:div>
        <w:div w:id="1421754032">
          <w:marLeft w:val="480"/>
          <w:marRight w:val="0"/>
          <w:marTop w:val="0"/>
          <w:marBottom w:val="0"/>
          <w:divBdr>
            <w:top w:val="none" w:sz="0" w:space="0" w:color="auto"/>
            <w:left w:val="none" w:sz="0" w:space="0" w:color="auto"/>
            <w:bottom w:val="none" w:sz="0" w:space="0" w:color="auto"/>
            <w:right w:val="none" w:sz="0" w:space="0" w:color="auto"/>
          </w:divBdr>
        </w:div>
        <w:div w:id="1437679125">
          <w:marLeft w:val="480"/>
          <w:marRight w:val="0"/>
          <w:marTop w:val="0"/>
          <w:marBottom w:val="0"/>
          <w:divBdr>
            <w:top w:val="none" w:sz="0" w:space="0" w:color="auto"/>
            <w:left w:val="none" w:sz="0" w:space="0" w:color="auto"/>
            <w:bottom w:val="none" w:sz="0" w:space="0" w:color="auto"/>
            <w:right w:val="none" w:sz="0" w:space="0" w:color="auto"/>
          </w:divBdr>
        </w:div>
        <w:div w:id="1467236221">
          <w:marLeft w:val="480"/>
          <w:marRight w:val="0"/>
          <w:marTop w:val="0"/>
          <w:marBottom w:val="0"/>
          <w:divBdr>
            <w:top w:val="none" w:sz="0" w:space="0" w:color="auto"/>
            <w:left w:val="none" w:sz="0" w:space="0" w:color="auto"/>
            <w:bottom w:val="none" w:sz="0" w:space="0" w:color="auto"/>
            <w:right w:val="none" w:sz="0" w:space="0" w:color="auto"/>
          </w:divBdr>
        </w:div>
        <w:div w:id="1523586152">
          <w:marLeft w:val="480"/>
          <w:marRight w:val="0"/>
          <w:marTop w:val="0"/>
          <w:marBottom w:val="0"/>
          <w:divBdr>
            <w:top w:val="none" w:sz="0" w:space="0" w:color="auto"/>
            <w:left w:val="none" w:sz="0" w:space="0" w:color="auto"/>
            <w:bottom w:val="none" w:sz="0" w:space="0" w:color="auto"/>
            <w:right w:val="none" w:sz="0" w:space="0" w:color="auto"/>
          </w:divBdr>
        </w:div>
        <w:div w:id="1527523616">
          <w:marLeft w:val="480"/>
          <w:marRight w:val="0"/>
          <w:marTop w:val="0"/>
          <w:marBottom w:val="0"/>
          <w:divBdr>
            <w:top w:val="none" w:sz="0" w:space="0" w:color="auto"/>
            <w:left w:val="none" w:sz="0" w:space="0" w:color="auto"/>
            <w:bottom w:val="none" w:sz="0" w:space="0" w:color="auto"/>
            <w:right w:val="none" w:sz="0" w:space="0" w:color="auto"/>
          </w:divBdr>
        </w:div>
        <w:div w:id="1536842187">
          <w:marLeft w:val="480"/>
          <w:marRight w:val="0"/>
          <w:marTop w:val="0"/>
          <w:marBottom w:val="0"/>
          <w:divBdr>
            <w:top w:val="none" w:sz="0" w:space="0" w:color="auto"/>
            <w:left w:val="none" w:sz="0" w:space="0" w:color="auto"/>
            <w:bottom w:val="none" w:sz="0" w:space="0" w:color="auto"/>
            <w:right w:val="none" w:sz="0" w:space="0" w:color="auto"/>
          </w:divBdr>
        </w:div>
        <w:div w:id="1574005921">
          <w:marLeft w:val="480"/>
          <w:marRight w:val="0"/>
          <w:marTop w:val="0"/>
          <w:marBottom w:val="0"/>
          <w:divBdr>
            <w:top w:val="none" w:sz="0" w:space="0" w:color="auto"/>
            <w:left w:val="none" w:sz="0" w:space="0" w:color="auto"/>
            <w:bottom w:val="none" w:sz="0" w:space="0" w:color="auto"/>
            <w:right w:val="none" w:sz="0" w:space="0" w:color="auto"/>
          </w:divBdr>
        </w:div>
        <w:div w:id="1583418172">
          <w:marLeft w:val="480"/>
          <w:marRight w:val="0"/>
          <w:marTop w:val="0"/>
          <w:marBottom w:val="0"/>
          <w:divBdr>
            <w:top w:val="none" w:sz="0" w:space="0" w:color="auto"/>
            <w:left w:val="none" w:sz="0" w:space="0" w:color="auto"/>
            <w:bottom w:val="none" w:sz="0" w:space="0" w:color="auto"/>
            <w:right w:val="none" w:sz="0" w:space="0" w:color="auto"/>
          </w:divBdr>
        </w:div>
        <w:div w:id="1597716435">
          <w:marLeft w:val="480"/>
          <w:marRight w:val="0"/>
          <w:marTop w:val="0"/>
          <w:marBottom w:val="0"/>
          <w:divBdr>
            <w:top w:val="none" w:sz="0" w:space="0" w:color="auto"/>
            <w:left w:val="none" w:sz="0" w:space="0" w:color="auto"/>
            <w:bottom w:val="none" w:sz="0" w:space="0" w:color="auto"/>
            <w:right w:val="none" w:sz="0" w:space="0" w:color="auto"/>
          </w:divBdr>
        </w:div>
        <w:div w:id="1600139144">
          <w:marLeft w:val="480"/>
          <w:marRight w:val="0"/>
          <w:marTop w:val="0"/>
          <w:marBottom w:val="0"/>
          <w:divBdr>
            <w:top w:val="none" w:sz="0" w:space="0" w:color="auto"/>
            <w:left w:val="none" w:sz="0" w:space="0" w:color="auto"/>
            <w:bottom w:val="none" w:sz="0" w:space="0" w:color="auto"/>
            <w:right w:val="none" w:sz="0" w:space="0" w:color="auto"/>
          </w:divBdr>
        </w:div>
        <w:div w:id="1653758116">
          <w:marLeft w:val="480"/>
          <w:marRight w:val="0"/>
          <w:marTop w:val="0"/>
          <w:marBottom w:val="0"/>
          <w:divBdr>
            <w:top w:val="none" w:sz="0" w:space="0" w:color="auto"/>
            <w:left w:val="none" w:sz="0" w:space="0" w:color="auto"/>
            <w:bottom w:val="none" w:sz="0" w:space="0" w:color="auto"/>
            <w:right w:val="none" w:sz="0" w:space="0" w:color="auto"/>
          </w:divBdr>
        </w:div>
        <w:div w:id="1678926584">
          <w:marLeft w:val="480"/>
          <w:marRight w:val="0"/>
          <w:marTop w:val="0"/>
          <w:marBottom w:val="0"/>
          <w:divBdr>
            <w:top w:val="none" w:sz="0" w:space="0" w:color="auto"/>
            <w:left w:val="none" w:sz="0" w:space="0" w:color="auto"/>
            <w:bottom w:val="none" w:sz="0" w:space="0" w:color="auto"/>
            <w:right w:val="none" w:sz="0" w:space="0" w:color="auto"/>
          </w:divBdr>
        </w:div>
        <w:div w:id="1682470128">
          <w:marLeft w:val="480"/>
          <w:marRight w:val="0"/>
          <w:marTop w:val="0"/>
          <w:marBottom w:val="0"/>
          <w:divBdr>
            <w:top w:val="none" w:sz="0" w:space="0" w:color="auto"/>
            <w:left w:val="none" w:sz="0" w:space="0" w:color="auto"/>
            <w:bottom w:val="none" w:sz="0" w:space="0" w:color="auto"/>
            <w:right w:val="none" w:sz="0" w:space="0" w:color="auto"/>
          </w:divBdr>
        </w:div>
        <w:div w:id="1687094808">
          <w:marLeft w:val="480"/>
          <w:marRight w:val="0"/>
          <w:marTop w:val="0"/>
          <w:marBottom w:val="0"/>
          <w:divBdr>
            <w:top w:val="none" w:sz="0" w:space="0" w:color="auto"/>
            <w:left w:val="none" w:sz="0" w:space="0" w:color="auto"/>
            <w:bottom w:val="none" w:sz="0" w:space="0" w:color="auto"/>
            <w:right w:val="none" w:sz="0" w:space="0" w:color="auto"/>
          </w:divBdr>
        </w:div>
        <w:div w:id="1765107290">
          <w:marLeft w:val="480"/>
          <w:marRight w:val="0"/>
          <w:marTop w:val="0"/>
          <w:marBottom w:val="0"/>
          <w:divBdr>
            <w:top w:val="none" w:sz="0" w:space="0" w:color="auto"/>
            <w:left w:val="none" w:sz="0" w:space="0" w:color="auto"/>
            <w:bottom w:val="none" w:sz="0" w:space="0" w:color="auto"/>
            <w:right w:val="none" w:sz="0" w:space="0" w:color="auto"/>
          </w:divBdr>
        </w:div>
        <w:div w:id="1805656045">
          <w:marLeft w:val="480"/>
          <w:marRight w:val="0"/>
          <w:marTop w:val="0"/>
          <w:marBottom w:val="0"/>
          <w:divBdr>
            <w:top w:val="none" w:sz="0" w:space="0" w:color="auto"/>
            <w:left w:val="none" w:sz="0" w:space="0" w:color="auto"/>
            <w:bottom w:val="none" w:sz="0" w:space="0" w:color="auto"/>
            <w:right w:val="none" w:sz="0" w:space="0" w:color="auto"/>
          </w:divBdr>
        </w:div>
        <w:div w:id="1827278539">
          <w:marLeft w:val="480"/>
          <w:marRight w:val="0"/>
          <w:marTop w:val="0"/>
          <w:marBottom w:val="0"/>
          <w:divBdr>
            <w:top w:val="none" w:sz="0" w:space="0" w:color="auto"/>
            <w:left w:val="none" w:sz="0" w:space="0" w:color="auto"/>
            <w:bottom w:val="none" w:sz="0" w:space="0" w:color="auto"/>
            <w:right w:val="none" w:sz="0" w:space="0" w:color="auto"/>
          </w:divBdr>
        </w:div>
        <w:div w:id="1934509744">
          <w:marLeft w:val="480"/>
          <w:marRight w:val="0"/>
          <w:marTop w:val="0"/>
          <w:marBottom w:val="0"/>
          <w:divBdr>
            <w:top w:val="none" w:sz="0" w:space="0" w:color="auto"/>
            <w:left w:val="none" w:sz="0" w:space="0" w:color="auto"/>
            <w:bottom w:val="none" w:sz="0" w:space="0" w:color="auto"/>
            <w:right w:val="none" w:sz="0" w:space="0" w:color="auto"/>
          </w:divBdr>
        </w:div>
        <w:div w:id="1997371249">
          <w:marLeft w:val="480"/>
          <w:marRight w:val="0"/>
          <w:marTop w:val="0"/>
          <w:marBottom w:val="0"/>
          <w:divBdr>
            <w:top w:val="none" w:sz="0" w:space="0" w:color="auto"/>
            <w:left w:val="none" w:sz="0" w:space="0" w:color="auto"/>
            <w:bottom w:val="none" w:sz="0" w:space="0" w:color="auto"/>
            <w:right w:val="none" w:sz="0" w:space="0" w:color="auto"/>
          </w:divBdr>
        </w:div>
        <w:div w:id="2004116175">
          <w:marLeft w:val="480"/>
          <w:marRight w:val="0"/>
          <w:marTop w:val="0"/>
          <w:marBottom w:val="0"/>
          <w:divBdr>
            <w:top w:val="none" w:sz="0" w:space="0" w:color="auto"/>
            <w:left w:val="none" w:sz="0" w:space="0" w:color="auto"/>
            <w:bottom w:val="none" w:sz="0" w:space="0" w:color="auto"/>
            <w:right w:val="none" w:sz="0" w:space="0" w:color="auto"/>
          </w:divBdr>
        </w:div>
        <w:div w:id="2059933698">
          <w:marLeft w:val="480"/>
          <w:marRight w:val="0"/>
          <w:marTop w:val="0"/>
          <w:marBottom w:val="0"/>
          <w:divBdr>
            <w:top w:val="none" w:sz="0" w:space="0" w:color="auto"/>
            <w:left w:val="none" w:sz="0" w:space="0" w:color="auto"/>
            <w:bottom w:val="none" w:sz="0" w:space="0" w:color="auto"/>
            <w:right w:val="none" w:sz="0" w:space="0" w:color="auto"/>
          </w:divBdr>
        </w:div>
        <w:div w:id="2060276797">
          <w:marLeft w:val="480"/>
          <w:marRight w:val="0"/>
          <w:marTop w:val="0"/>
          <w:marBottom w:val="0"/>
          <w:divBdr>
            <w:top w:val="none" w:sz="0" w:space="0" w:color="auto"/>
            <w:left w:val="none" w:sz="0" w:space="0" w:color="auto"/>
            <w:bottom w:val="none" w:sz="0" w:space="0" w:color="auto"/>
            <w:right w:val="none" w:sz="0" w:space="0" w:color="auto"/>
          </w:divBdr>
        </w:div>
        <w:div w:id="2083867722">
          <w:marLeft w:val="480"/>
          <w:marRight w:val="0"/>
          <w:marTop w:val="0"/>
          <w:marBottom w:val="0"/>
          <w:divBdr>
            <w:top w:val="none" w:sz="0" w:space="0" w:color="auto"/>
            <w:left w:val="none" w:sz="0" w:space="0" w:color="auto"/>
            <w:bottom w:val="none" w:sz="0" w:space="0" w:color="auto"/>
            <w:right w:val="none" w:sz="0" w:space="0" w:color="auto"/>
          </w:divBdr>
        </w:div>
        <w:div w:id="2127967771">
          <w:marLeft w:val="480"/>
          <w:marRight w:val="0"/>
          <w:marTop w:val="0"/>
          <w:marBottom w:val="0"/>
          <w:divBdr>
            <w:top w:val="none" w:sz="0" w:space="0" w:color="auto"/>
            <w:left w:val="none" w:sz="0" w:space="0" w:color="auto"/>
            <w:bottom w:val="none" w:sz="0" w:space="0" w:color="auto"/>
            <w:right w:val="none" w:sz="0" w:space="0" w:color="auto"/>
          </w:divBdr>
        </w:div>
        <w:div w:id="2136635245">
          <w:marLeft w:val="480"/>
          <w:marRight w:val="0"/>
          <w:marTop w:val="0"/>
          <w:marBottom w:val="0"/>
          <w:divBdr>
            <w:top w:val="none" w:sz="0" w:space="0" w:color="auto"/>
            <w:left w:val="none" w:sz="0" w:space="0" w:color="auto"/>
            <w:bottom w:val="none" w:sz="0" w:space="0" w:color="auto"/>
            <w:right w:val="none" w:sz="0" w:space="0" w:color="auto"/>
          </w:divBdr>
        </w:div>
      </w:divsChild>
    </w:div>
    <w:div w:id="403988990">
      <w:bodyDiv w:val="1"/>
      <w:marLeft w:val="0"/>
      <w:marRight w:val="0"/>
      <w:marTop w:val="0"/>
      <w:marBottom w:val="0"/>
      <w:divBdr>
        <w:top w:val="none" w:sz="0" w:space="0" w:color="auto"/>
        <w:left w:val="none" w:sz="0" w:space="0" w:color="auto"/>
        <w:bottom w:val="none" w:sz="0" w:space="0" w:color="auto"/>
        <w:right w:val="none" w:sz="0" w:space="0" w:color="auto"/>
      </w:divBdr>
      <w:divsChild>
        <w:div w:id="4866342">
          <w:marLeft w:val="480"/>
          <w:marRight w:val="0"/>
          <w:marTop w:val="0"/>
          <w:marBottom w:val="0"/>
          <w:divBdr>
            <w:top w:val="none" w:sz="0" w:space="0" w:color="auto"/>
            <w:left w:val="none" w:sz="0" w:space="0" w:color="auto"/>
            <w:bottom w:val="none" w:sz="0" w:space="0" w:color="auto"/>
            <w:right w:val="none" w:sz="0" w:space="0" w:color="auto"/>
          </w:divBdr>
        </w:div>
        <w:div w:id="5133561">
          <w:marLeft w:val="480"/>
          <w:marRight w:val="0"/>
          <w:marTop w:val="0"/>
          <w:marBottom w:val="0"/>
          <w:divBdr>
            <w:top w:val="none" w:sz="0" w:space="0" w:color="auto"/>
            <w:left w:val="none" w:sz="0" w:space="0" w:color="auto"/>
            <w:bottom w:val="none" w:sz="0" w:space="0" w:color="auto"/>
            <w:right w:val="none" w:sz="0" w:space="0" w:color="auto"/>
          </w:divBdr>
        </w:div>
        <w:div w:id="21900734">
          <w:marLeft w:val="480"/>
          <w:marRight w:val="0"/>
          <w:marTop w:val="0"/>
          <w:marBottom w:val="0"/>
          <w:divBdr>
            <w:top w:val="none" w:sz="0" w:space="0" w:color="auto"/>
            <w:left w:val="none" w:sz="0" w:space="0" w:color="auto"/>
            <w:bottom w:val="none" w:sz="0" w:space="0" w:color="auto"/>
            <w:right w:val="none" w:sz="0" w:space="0" w:color="auto"/>
          </w:divBdr>
        </w:div>
        <w:div w:id="23142155">
          <w:marLeft w:val="480"/>
          <w:marRight w:val="0"/>
          <w:marTop w:val="0"/>
          <w:marBottom w:val="0"/>
          <w:divBdr>
            <w:top w:val="none" w:sz="0" w:space="0" w:color="auto"/>
            <w:left w:val="none" w:sz="0" w:space="0" w:color="auto"/>
            <w:bottom w:val="none" w:sz="0" w:space="0" w:color="auto"/>
            <w:right w:val="none" w:sz="0" w:space="0" w:color="auto"/>
          </w:divBdr>
        </w:div>
        <w:div w:id="68385482">
          <w:marLeft w:val="480"/>
          <w:marRight w:val="0"/>
          <w:marTop w:val="0"/>
          <w:marBottom w:val="0"/>
          <w:divBdr>
            <w:top w:val="none" w:sz="0" w:space="0" w:color="auto"/>
            <w:left w:val="none" w:sz="0" w:space="0" w:color="auto"/>
            <w:bottom w:val="none" w:sz="0" w:space="0" w:color="auto"/>
            <w:right w:val="none" w:sz="0" w:space="0" w:color="auto"/>
          </w:divBdr>
        </w:div>
        <w:div w:id="104812048">
          <w:marLeft w:val="480"/>
          <w:marRight w:val="0"/>
          <w:marTop w:val="0"/>
          <w:marBottom w:val="0"/>
          <w:divBdr>
            <w:top w:val="none" w:sz="0" w:space="0" w:color="auto"/>
            <w:left w:val="none" w:sz="0" w:space="0" w:color="auto"/>
            <w:bottom w:val="none" w:sz="0" w:space="0" w:color="auto"/>
            <w:right w:val="none" w:sz="0" w:space="0" w:color="auto"/>
          </w:divBdr>
        </w:div>
        <w:div w:id="219174496">
          <w:marLeft w:val="480"/>
          <w:marRight w:val="0"/>
          <w:marTop w:val="0"/>
          <w:marBottom w:val="0"/>
          <w:divBdr>
            <w:top w:val="none" w:sz="0" w:space="0" w:color="auto"/>
            <w:left w:val="none" w:sz="0" w:space="0" w:color="auto"/>
            <w:bottom w:val="none" w:sz="0" w:space="0" w:color="auto"/>
            <w:right w:val="none" w:sz="0" w:space="0" w:color="auto"/>
          </w:divBdr>
        </w:div>
        <w:div w:id="273707933">
          <w:marLeft w:val="480"/>
          <w:marRight w:val="0"/>
          <w:marTop w:val="0"/>
          <w:marBottom w:val="0"/>
          <w:divBdr>
            <w:top w:val="none" w:sz="0" w:space="0" w:color="auto"/>
            <w:left w:val="none" w:sz="0" w:space="0" w:color="auto"/>
            <w:bottom w:val="none" w:sz="0" w:space="0" w:color="auto"/>
            <w:right w:val="none" w:sz="0" w:space="0" w:color="auto"/>
          </w:divBdr>
        </w:div>
        <w:div w:id="308940663">
          <w:marLeft w:val="480"/>
          <w:marRight w:val="0"/>
          <w:marTop w:val="0"/>
          <w:marBottom w:val="0"/>
          <w:divBdr>
            <w:top w:val="none" w:sz="0" w:space="0" w:color="auto"/>
            <w:left w:val="none" w:sz="0" w:space="0" w:color="auto"/>
            <w:bottom w:val="none" w:sz="0" w:space="0" w:color="auto"/>
            <w:right w:val="none" w:sz="0" w:space="0" w:color="auto"/>
          </w:divBdr>
        </w:div>
        <w:div w:id="390621946">
          <w:marLeft w:val="480"/>
          <w:marRight w:val="0"/>
          <w:marTop w:val="0"/>
          <w:marBottom w:val="0"/>
          <w:divBdr>
            <w:top w:val="none" w:sz="0" w:space="0" w:color="auto"/>
            <w:left w:val="none" w:sz="0" w:space="0" w:color="auto"/>
            <w:bottom w:val="none" w:sz="0" w:space="0" w:color="auto"/>
            <w:right w:val="none" w:sz="0" w:space="0" w:color="auto"/>
          </w:divBdr>
        </w:div>
        <w:div w:id="429861974">
          <w:marLeft w:val="480"/>
          <w:marRight w:val="0"/>
          <w:marTop w:val="0"/>
          <w:marBottom w:val="0"/>
          <w:divBdr>
            <w:top w:val="none" w:sz="0" w:space="0" w:color="auto"/>
            <w:left w:val="none" w:sz="0" w:space="0" w:color="auto"/>
            <w:bottom w:val="none" w:sz="0" w:space="0" w:color="auto"/>
            <w:right w:val="none" w:sz="0" w:space="0" w:color="auto"/>
          </w:divBdr>
        </w:div>
        <w:div w:id="433282994">
          <w:marLeft w:val="480"/>
          <w:marRight w:val="0"/>
          <w:marTop w:val="0"/>
          <w:marBottom w:val="0"/>
          <w:divBdr>
            <w:top w:val="none" w:sz="0" w:space="0" w:color="auto"/>
            <w:left w:val="none" w:sz="0" w:space="0" w:color="auto"/>
            <w:bottom w:val="none" w:sz="0" w:space="0" w:color="auto"/>
            <w:right w:val="none" w:sz="0" w:space="0" w:color="auto"/>
          </w:divBdr>
        </w:div>
        <w:div w:id="443573533">
          <w:marLeft w:val="480"/>
          <w:marRight w:val="0"/>
          <w:marTop w:val="0"/>
          <w:marBottom w:val="0"/>
          <w:divBdr>
            <w:top w:val="none" w:sz="0" w:space="0" w:color="auto"/>
            <w:left w:val="none" w:sz="0" w:space="0" w:color="auto"/>
            <w:bottom w:val="none" w:sz="0" w:space="0" w:color="auto"/>
            <w:right w:val="none" w:sz="0" w:space="0" w:color="auto"/>
          </w:divBdr>
        </w:div>
        <w:div w:id="485318060">
          <w:marLeft w:val="480"/>
          <w:marRight w:val="0"/>
          <w:marTop w:val="0"/>
          <w:marBottom w:val="0"/>
          <w:divBdr>
            <w:top w:val="none" w:sz="0" w:space="0" w:color="auto"/>
            <w:left w:val="none" w:sz="0" w:space="0" w:color="auto"/>
            <w:bottom w:val="none" w:sz="0" w:space="0" w:color="auto"/>
            <w:right w:val="none" w:sz="0" w:space="0" w:color="auto"/>
          </w:divBdr>
        </w:div>
        <w:div w:id="533202191">
          <w:marLeft w:val="480"/>
          <w:marRight w:val="0"/>
          <w:marTop w:val="0"/>
          <w:marBottom w:val="0"/>
          <w:divBdr>
            <w:top w:val="none" w:sz="0" w:space="0" w:color="auto"/>
            <w:left w:val="none" w:sz="0" w:space="0" w:color="auto"/>
            <w:bottom w:val="none" w:sz="0" w:space="0" w:color="auto"/>
            <w:right w:val="none" w:sz="0" w:space="0" w:color="auto"/>
          </w:divBdr>
        </w:div>
        <w:div w:id="598412031">
          <w:marLeft w:val="480"/>
          <w:marRight w:val="0"/>
          <w:marTop w:val="0"/>
          <w:marBottom w:val="0"/>
          <w:divBdr>
            <w:top w:val="none" w:sz="0" w:space="0" w:color="auto"/>
            <w:left w:val="none" w:sz="0" w:space="0" w:color="auto"/>
            <w:bottom w:val="none" w:sz="0" w:space="0" w:color="auto"/>
            <w:right w:val="none" w:sz="0" w:space="0" w:color="auto"/>
          </w:divBdr>
        </w:div>
        <w:div w:id="600530947">
          <w:marLeft w:val="480"/>
          <w:marRight w:val="0"/>
          <w:marTop w:val="0"/>
          <w:marBottom w:val="0"/>
          <w:divBdr>
            <w:top w:val="none" w:sz="0" w:space="0" w:color="auto"/>
            <w:left w:val="none" w:sz="0" w:space="0" w:color="auto"/>
            <w:bottom w:val="none" w:sz="0" w:space="0" w:color="auto"/>
            <w:right w:val="none" w:sz="0" w:space="0" w:color="auto"/>
          </w:divBdr>
        </w:div>
        <w:div w:id="632637418">
          <w:marLeft w:val="480"/>
          <w:marRight w:val="0"/>
          <w:marTop w:val="0"/>
          <w:marBottom w:val="0"/>
          <w:divBdr>
            <w:top w:val="none" w:sz="0" w:space="0" w:color="auto"/>
            <w:left w:val="none" w:sz="0" w:space="0" w:color="auto"/>
            <w:bottom w:val="none" w:sz="0" w:space="0" w:color="auto"/>
            <w:right w:val="none" w:sz="0" w:space="0" w:color="auto"/>
          </w:divBdr>
        </w:div>
        <w:div w:id="671757319">
          <w:marLeft w:val="480"/>
          <w:marRight w:val="0"/>
          <w:marTop w:val="0"/>
          <w:marBottom w:val="0"/>
          <w:divBdr>
            <w:top w:val="none" w:sz="0" w:space="0" w:color="auto"/>
            <w:left w:val="none" w:sz="0" w:space="0" w:color="auto"/>
            <w:bottom w:val="none" w:sz="0" w:space="0" w:color="auto"/>
            <w:right w:val="none" w:sz="0" w:space="0" w:color="auto"/>
          </w:divBdr>
        </w:div>
        <w:div w:id="675690863">
          <w:marLeft w:val="480"/>
          <w:marRight w:val="0"/>
          <w:marTop w:val="0"/>
          <w:marBottom w:val="0"/>
          <w:divBdr>
            <w:top w:val="none" w:sz="0" w:space="0" w:color="auto"/>
            <w:left w:val="none" w:sz="0" w:space="0" w:color="auto"/>
            <w:bottom w:val="none" w:sz="0" w:space="0" w:color="auto"/>
            <w:right w:val="none" w:sz="0" w:space="0" w:color="auto"/>
          </w:divBdr>
        </w:div>
        <w:div w:id="681323427">
          <w:marLeft w:val="480"/>
          <w:marRight w:val="0"/>
          <w:marTop w:val="0"/>
          <w:marBottom w:val="0"/>
          <w:divBdr>
            <w:top w:val="none" w:sz="0" w:space="0" w:color="auto"/>
            <w:left w:val="none" w:sz="0" w:space="0" w:color="auto"/>
            <w:bottom w:val="none" w:sz="0" w:space="0" w:color="auto"/>
            <w:right w:val="none" w:sz="0" w:space="0" w:color="auto"/>
          </w:divBdr>
        </w:div>
        <w:div w:id="685525712">
          <w:marLeft w:val="480"/>
          <w:marRight w:val="0"/>
          <w:marTop w:val="0"/>
          <w:marBottom w:val="0"/>
          <w:divBdr>
            <w:top w:val="none" w:sz="0" w:space="0" w:color="auto"/>
            <w:left w:val="none" w:sz="0" w:space="0" w:color="auto"/>
            <w:bottom w:val="none" w:sz="0" w:space="0" w:color="auto"/>
            <w:right w:val="none" w:sz="0" w:space="0" w:color="auto"/>
          </w:divBdr>
        </w:div>
        <w:div w:id="703210366">
          <w:marLeft w:val="480"/>
          <w:marRight w:val="0"/>
          <w:marTop w:val="0"/>
          <w:marBottom w:val="0"/>
          <w:divBdr>
            <w:top w:val="none" w:sz="0" w:space="0" w:color="auto"/>
            <w:left w:val="none" w:sz="0" w:space="0" w:color="auto"/>
            <w:bottom w:val="none" w:sz="0" w:space="0" w:color="auto"/>
            <w:right w:val="none" w:sz="0" w:space="0" w:color="auto"/>
          </w:divBdr>
        </w:div>
        <w:div w:id="713040260">
          <w:marLeft w:val="480"/>
          <w:marRight w:val="0"/>
          <w:marTop w:val="0"/>
          <w:marBottom w:val="0"/>
          <w:divBdr>
            <w:top w:val="none" w:sz="0" w:space="0" w:color="auto"/>
            <w:left w:val="none" w:sz="0" w:space="0" w:color="auto"/>
            <w:bottom w:val="none" w:sz="0" w:space="0" w:color="auto"/>
            <w:right w:val="none" w:sz="0" w:space="0" w:color="auto"/>
          </w:divBdr>
        </w:div>
        <w:div w:id="716323208">
          <w:marLeft w:val="480"/>
          <w:marRight w:val="0"/>
          <w:marTop w:val="0"/>
          <w:marBottom w:val="0"/>
          <w:divBdr>
            <w:top w:val="none" w:sz="0" w:space="0" w:color="auto"/>
            <w:left w:val="none" w:sz="0" w:space="0" w:color="auto"/>
            <w:bottom w:val="none" w:sz="0" w:space="0" w:color="auto"/>
            <w:right w:val="none" w:sz="0" w:space="0" w:color="auto"/>
          </w:divBdr>
        </w:div>
        <w:div w:id="756748046">
          <w:marLeft w:val="480"/>
          <w:marRight w:val="0"/>
          <w:marTop w:val="0"/>
          <w:marBottom w:val="0"/>
          <w:divBdr>
            <w:top w:val="none" w:sz="0" w:space="0" w:color="auto"/>
            <w:left w:val="none" w:sz="0" w:space="0" w:color="auto"/>
            <w:bottom w:val="none" w:sz="0" w:space="0" w:color="auto"/>
            <w:right w:val="none" w:sz="0" w:space="0" w:color="auto"/>
          </w:divBdr>
        </w:div>
        <w:div w:id="807166592">
          <w:marLeft w:val="480"/>
          <w:marRight w:val="0"/>
          <w:marTop w:val="0"/>
          <w:marBottom w:val="0"/>
          <w:divBdr>
            <w:top w:val="none" w:sz="0" w:space="0" w:color="auto"/>
            <w:left w:val="none" w:sz="0" w:space="0" w:color="auto"/>
            <w:bottom w:val="none" w:sz="0" w:space="0" w:color="auto"/>
            <w:right w:val="none" w:sz="0" w:space="0" w:color="auto"/>
          </w:divBdr>
        </w:div>
        <w:div w:id="867450414">
          <w:marLeft w:val="480"/>
          <w:marRight w:val="0"/>
          <w:marTop w:val="0"/>
          <w:marBottom w:val="0"/>
          <w:divBdr>
            <w:top w:val="none" w:sz="0" w:space="0" w:color="auto"/>
            <w:left w:val="none" w:sz="0" w:space="0" w:color="auto"/>
            <w:bottom w:val="none" w:sz="0" w:space="0" w:color="auto"/>
            <w:right w:val="none" w:sz="0" w:space="0" w:color="auto"/>
          </w:divBdr>
        </w:div>
        <w:div w:id="893009393">
          <w:marLeft w:val="480"/>
          <w:marRight w:val="0"/>
          <w:marTop w:val="0"/>
          <w:marBottom w:val="0"/>
          <w:divBdr>
            <w:top w:val="none" w:sz="0" w:space="0" w:color="auto"/>
            <w:left w:val="none" w:sz="0" w:space="0" w:color="auto"/>
            <w:bottom w:val="none" w:sz="0" w:space="0" w:color="auto"/>
            <w:right w:val="none" w:sz="0" w:space="0" w:color="auto"/>
          </w:divBdr>
        </w:div>
        <w:div w:id="933704379">
          <w:marLeft w:val="480"/>
          <w:marRight w:val="0"/>
          <w:marTop w:val="0"/>
          <w:marBottom w:val="0"/>
          <w:divBdr>
            <w:top w:val="none" w:sz="0" w:space="0" w:color="auto"/>
            <w:left w:val="none" w:sz="0" w:space="0" w:color="auto"/>
            <w:bottom w:val="none" w:sz="0" w:space="0" w:color="auto"/>
            <w:right w:val="none" w:sz="0" w:space="0" w:color="auto"/>
          </w:divBdr>
        </w:div>
        <w:div w:id="989094844">
          <w:marLeft w:val="480"/>
          <w:marRight w:val="0"/>
          <w:marTop w:val="0"/>
          <w:marBottom w:val="0"/>
          <w:divBdr>
            <w:top w:val="none" w:sz="0" w:space="0" w:color="auto"/>
            <w:left w:val="none" w:sz="0" w:space="0" w:color="auto"/>
            <w:bottom w:val="none" w:sz="0" w:space="0" w:color="auto"/>
            <w:right w:val="none" w:sz="0" w:space="0" w:color="auto"/>
          </w:divBdr>
        </w:div>
        <w:div w:id="1041321399">
          <w:marLeft w:val="480"/>
          <w:marRight w:val="0"/>
          <w:marTop w:val="0"/>
          <w:marBottom w:val="0"/>
          <w:divBdr>
            <w:top w:val="none" w:sz="0" w:space="0" w:color="auto"/>
            <w:left w:val="none" w:sz="0" w:space="0" w:color="auto"/>
            <w:bottom w:val="none" w:sz="0" w:space="0" w:color="auto"/>
            <w:right w:val="none" w:sz="0" w:space="0" w:color="auto"/>
          </w:divBdr>
        </w:div>
        <w:div w:id="1047022474">
          <w:marLeft w:val="480"/>
          <w:marRight w:val="0"/>
          <w:marTop w:val="0"/>
          <w:marBottom w:val="0"/>
          <w:divBdr>
            <w:top w:val="none" w:sz="0" w:space="0" w:color="auto"/>
            <w:left w:val="none" w:sz="0" w:space="0" w:color="auto"/>
            <w:bottom w:val="none" w:sz="0" w:space="0" w:color="auto"/>
            <w:right w:val="none" w:sz="0" w:space="0" w:color="auto"/>
          </w:divBdr>
        </w:div>
        <w:div w:id="1078861584">
          <w:marLeft w:val="480"/>
          <w:marRight w:val="0"/>
          <w:marTop w:val="0"/>
          <w:marBottom w:val="0"/>
          <w:divBdr>
            <w:top w:val="none" w:sz="0" w:space="0" w:color="auto"/>
            <w:left w:val="none" w:sz="0" w:space="0" w:color="auto"/>
            <w:bottom w:val="none" w:sz="0" w:space="0" w:color="auto"/>
            <w:right w:val="none" w:sz="0" w:space="0" w:color="auto"/>
          </w:divBdr>
        </w:div>
        <w:div w:id="1114206108">
          <w:marLeft w:val="480"/>
          <w:marRight w:val="0"/>
          <w:marTop w:val="0"/>
          <w:marBottom w:val="0"/>
          <w:divBdr>
            <w:top w:val="none" w:sz="0" w:space="0" w:color="auto"/>
            <w:left w:val="none" w:sz="0" w:space="0" w:color="auto"/>
            <w:bottom w:val="none" w:sz="0" w:space="0" w:color="auto"/>
            <w:right w:val="none" w:sz="0" w:space="0" w:color="auto"/>
          </w:divBdr>
        </w:div>
        <w:div w:id="1122839979">
          <w:marLeft w:val="480"/>
          <w:marRight w:val="0"/>
          <w:marTop w:val="0"/>
          <w:marBottom w:val="0"/>
          <w:divBdr>
            <w:top w:val="none" w:sz="0" w:space="0" w:color="auto"/>
            <w:left w:val="none" w:sz="0" w:space="0" w:color="auto"/>
            <w:bottom w:val="none" w:sz="0" w:space="0" w:color="auto"/>
            <w:right w:val="none" w:sz="0" w:space="0" w:color="auto"/>
          </w:divBdr>
        </w:div>
        <w:div w:id="1158035304">
          <w:marLeft w:val="480"/>
          <w:marRight w:val="0"/>
          <w:marTop w:val="0"/>
          <w:marBottom w:val="0"/>
          <w:divBdr>
            <w:top w:val="none" w:sz="0" w:space="0" w:color="auto"/>
            <w:left w:val="none" w:sz="0" w:space="0" w:color="auto"/>
            <w:bottom w:val="none" w:sz="0" w:space="0" w:color="auto"/>
            <w:right w:val="none" w:sz="0" w:space="0" w:color="auto"/>
          </w:divBdr>
        </w:div>
        <w:div w:id="1231573169">
          <w:marLeft w:val="480"/>
          <w:marRight w:val="0"/>
          <w:marTop w:val="0"/>
          <w:marBottom w:val="0"/>
          <w:divBdr>
            <w:top w:val="none" w:sz="0" w:space="0" w:color="auto"/>
            <w:left w:val="none" w:sz="0" w:space="0" w:color="auto"/>
            <w:bottom w:val="none" w:sz="0" w:space="0" w:color="auto"/>
            <w:right w:val="none" w:sz="0" w:space="0" w:color="auto"/>
          </w:divBdr>
        </w:div>
        <w:div w:id="1235242145">
          <w:marLeft w:val="480"/>
          <w:marRight w:val="0"/>
          <w:marTop w:val="0"/>
          <w:marBottom w:val="0"/>
          <w:divBdr>
            <w:top w:val="none" w:sz="0" w:space="0" w:color="auto"/>
            <w:left w:val="none" w:sz="0" w:space="0" w:color="auto"/>
            <w:bottom w:val="none" w:sz="0" w:space="0" w:color="auto"/>
            <w:right w:val="none" w:sz="0" w:space="0" w:color="auto"/>
          </w:divBdr>
        </w:div>
        <w:div w:id="1244216290">
          <w:marLeft w:val="480"/>
          <w:marRight w:val="0"/>
          <w:marTop w:val="0"/>
          <w:marBottom w:val="0"/>
          <w:divBdr>
            <w:top w:val="none" w:sz="0" w:space="0" w:color="auto"/>
            <w:left w:val="none" w:sz="0" w:space="0" w:color="auto"/>
            <w:bottom w:val="none" w:sz="0" w:space="0" w:color="auto"/>
            <w:right w:val="none" w:sz="0" w:space="0" w:color="auto"/>
          </w:divBdr>
        </w:div>
        <w:div w:id="1254431217">
          <w:marLeft w:val="480"/>
          <w:marRight w:val="0"/>
          <w:marTop w:val="0"/>
          <w:marBottom w:val="0"/>
          <w:divBdr>
            <w:top w:val="none" w:sz="0" w:space="0" w:color="auto"/>
            <w:left w:val="none" w:sz="0" w:space="0" w:color="auto"/>
            <w:bottom w:val="none" w:sz="0" w:space="0" w:color="auto"/>
            <w:right w:val="none" w:sz="0" w:space="0" w:color="auto"/>
          </w:divBdr>
        </w:div>
        <w:div w:id="1291131372">
          <w:marLeft w:val="480"/>
          <w:marRight w:val="0"/>
          <w:marTop w:val="0"/>
          <w:marBottom w:val="0"/>
          <w:divBdr>
            <w:top w:val="none" w:sz="0" w:space="0" w:color="auto"/>
            <w:left w:val="none" w:sz="0" w:space="0" w:color="auto"/>
            <w:bottom w:val="none" w:sz="0" w:space="0" w:color="auto"/>
            <w:right w:val="none" w:sz="0" w:space="0" w:color="auto"/>
          </w:divBdr>
        </w:div>
        <w:div w:id="1296641516">
          <w:marLeft w:val="480"/>
          <w:marRight w:val="0"/>
          <w:marTop w:val="0"/>
          <w:marBottom w:val="0"/>
          <w:divBdr>
            <w:top w:val="none" w:sz="0" w:space="0" w:color="auto"/>
            <w:left w:val="none" w:sz="0" w:space="0" w:color="auto"/>
            <w:bottom w:val="none" w:sz="0" w:space="0" w:color="auto"/>
            <w:right w:val="none" w:sz="0" w:space="0" w:color="auto"/>
          </w:divBdr>
        </w:div>
        <w:div w:id="1303540273">
          <w:marLeft w:val="480"/>
          <w:marRight w:val="0"/>
          <w:marTop w:val="0"/>
          <w:marBottom w:val="0"/>
          <w:divBdr>
            <w:top w:val="none" w:sz="0" w:space="0" w:color="auto"/>
            <w:left w:val="none" w:sz="0" w:space="0" w:color="auto"/>
            <w:bottom w:val="none" w:sz="0" w:space="0" w:color="auto"/>
            <w:right w:val="none" w:sz="0" w:space="0" w:color="auto"/>
          </w:divBdr>
        </w:div>
        <w:div w:id="1323852349">
          <w:marLeft w:val="480"/>
          <w:marRight w:val="0"/>
          <w:marTop w:val="0"/>
          <w:marBottom w:val="0"/>
          <w:divBdr>
            <w:top w:val="none" w:sz="0" w:space="0" w:color="auto"/>
            <w:left w:val="none" w:sz="0" w:space="0" w:color="auto"/>
            <w:bottom w:val="none" w:sz="0" w:space="0" w:color="auto"/>
            <w:right w:val="none" w:sz="0" w:space="0" w:color="auto"/>
          </w:divBdr>
        </w:div>
        <w:div w:id="1329795333">
          <w:marLeft w:val="480"/>
          <w:marRight w:val="0"/>
          <w:marTop w:val="0"/>
          <w:marBottom w:val="0"/>
          <w:divBdr>
            <w:top w:val="none" w:sz="0" w:space="0" w:color="auto"/>
            <w:left w:val="none" w:sz="0" w:space="0" w:color="auto"/>
            <w:bottom w:val="none" w:sz="0" w:space="0" w:color="auto"/>
            <w:right w:val="none" w:sz="0" w:space="0" w:color="auto"/>
          </w:divBdr>
        </w:div>
        <w:div w:id="1337535123">
          <w:marLeft w:val="480"/>
          <w:marRight w:val="0"/>
          <w:marTop w:val="0"/>
          <w:marBottom w:val="0"/>
          <w:divBdr>
            <w:top w:val="none" w:sz="0" w:space="0" w:color="auto"/>
            <w:left w:val="none" w:sz="0" w:space="0" w:color="auto"/>
            <w:bottom w:val="none" w:sz="0" w:space="0" w:color="auto"/>
            <w:right w:val="none" w:sz="0" w:space="0" w:color="auto"/>
          </w:divBdr>
        </w:div>
        <w:div w:id="1442725137">
          <w:marLeft w:val="480"/>
          <w:marRight w:val="0"/>
          <w:marTop w:val="0"/>
          <w:marBottom w:val="0"/>
          <w:divBdr>
            <w:top w:val="none" w:sz="0" w:space="0" w:color="auto"/>
            <w:left w:val="none" w:sz="0" w:space="0" w:color="auto"/>
            <w:bottom w:val="none" w:sz="0" w:space="0" w:color="auto"/>
            <w:right w:val="none" w:sz="0" w:space="0" w:color="auto"/>
          </w:divBdr>
        </w:div>
        <w:div w:id="1459453343">
          <w:marLeft w:val="480"/>
          <w:marRight w:val="0"/>
          <w:marTop w:val="0"/>
          <w:marBottom w:val="0"/>
          <w:divBdr>
            <w:top w:val="none" w:sz="0" w:space="0" w:color="auto"/>
            <w:left w:val="none" w:sz="0" w:space="0" w:color="auto"/>
            <w:bottom w:val="none" w:sz="0" w:space="0" w:color="auto"/>
            <w:right w:val="none" w:sz="0" w:space="0" w:color="auto"/>
          </w:divBdr>
        </w:div>
        <w:div w:id="1554390830">
          <w:marLeft w:val="480"/>
          <w:marRight w:val="0"/>
          <w:marTop w:val="0"/>
          <w:marBottom w:val="0"/>
          <w:divBdr>
            <w:top w:val="none" w:sz="0" w:space="0" w:color="auto"/>
            <w:left w:val="none" w:sz="0" w:space="0" w:color="auto"/>
            <w:bottom w:val="none" w:sz="0" w:space="0" w:color="auto"/>
            <w:right w:val="none" w:sz="0" w:space="0" w:color="auto"/>
          </w:divBdr>
        </w:div>
        <w:div w:id="1568494241">
          <w:marLeft w:val="480"/>
          <w:marRight w:val="0"/>
          <w:marTop w:val="0"/>
          <w:marBottom w:val="0"/>
          <w:divBdr>
            <w:top w:val="none" w:sz="0" w:space="0" w:color="auto"/>
            <w:left w:val="none" w:sz="0" w:space="0" w:color="auto"/>
            <w:bottom w:val="none" w:sz="0" w:space="0" w:color="auto"/>
            <w:right w:val="none" w:sz="0" w:space="0" w:color="auto"/>
          </w:divBdr>
        </w:div>
        <w:div w:id="1577476680">
          <w:marLeft w:val="480"/>
          <w:marRight w:val="0"/>
          <w:marTop w:val="0"/>
          <w:marBottom w:val="0"/>
          <w:divBdr>
            <w:top w:val="none" w:sz="0" w:space="0" w:color="auto"/>
            <w:left w:val="none" w:sz="0" w:space="0" w:color="auto"/>
            <w:bottom w:val="none" w:sz="0" w:space="0" w:color="auto"/>
            <w:right w:val="none" w:sz="0" w:space="0" w:color="auto"/>
          </w:divBdr>
        </w:div>
        <w:div w:id="1607999025">
          <w:marLeft w:val="480"/>
          <w:marRight w:val="0"/>
          <w:marTop w:val="0"/>
          <w:marBottom w:val="0"/>
          <w:divBdr>
            <w:top w:val="none" w:sz="0" w:space="0" w:color="auto"/>
            <w:left w:val="none" w:sz="0" w:space="0" w:color="auto"/>
            <w:bottom w:val="none" w:sz="0" w:space="0" w:color="auto"/>
            <w:right w:val="none" w:sz="0" w:space="0" w:color="auto"/>
          </w:divBdr>
        </w:div>
        <w:div w:id="1684698541">
          <w:marLeft w:val="480"/>
          <w:marRight w:val="0"/>
          <w:marTop w:val="0"/>
          <w:marBottom w:val="0"/>
          <w:divBdr>
            <w:top w:val="none" w:sz="0" w:space="0" w:color="auto"/>
            <w:left w:val="none" w:sz="0" w:space="0" w:color="auto"/>
            <w:bottom w:val="none" w:sz="0" w:space="0" w:color="auto"/>
            <w:right w:val="none" w:sz="0" w:space="0" w:color="auto"/>
          </w:divBdr>
        </w:div>
        <w:div w:id="1692603616">
          <w:marLeft w:val="480"/>
          <w:marRight w:val="0"/>
          <w:marTop w:val="0"/>
          <w:marBottom w:val="0"/>
          <w:divBdr>
            <w:top w:val="none" w:sz="0" w:space="0" w:color="auto"/>
            <w:left w:val="none" w:sz="0" w:space="0" w:color="auto"/>
            <w:bottom w:val="none" w:sz="0" w:space="0" w:color="auto"/>
            <w:right w:val="none" w:sz="0" w:space="0" w:color="auto"/>
          </w:divBdr>
        </w:div>
        <w:div w:id="1712267873">
          <w:marLeft w:val="480"/>
          <w:marRight w:val="0"/>
          <w:marTop w:val="0"/>
          <w:marBottom w:val="0"/>
          <w:divBdr>
            <w:top w:val="none" w:sz="0" w:space="0" w:color="auto"/>
            <w:left w:val="none" w:sz="0" w:space="0" w:color="auto"/>
            <w:bottom w:val="none" w:sz="0" w:space="0" w:color="auto"/>
            <w:right w:val="none" w:sz="0" w:space="0" w:color="auto"/>
          </w:divBdr>
        </w:div>
        <w:div w:id="1740665702">
          <w:marLeft w:val="480"/>
          <w:marRight w:val="0"/>
          <w:marTop w:val="0"/>
          <w:marBottom w:val="0"/>
          <w:divBdr>
            <w:top w:val="none" w:sz="0" w:space="0" w:color="auto"/>
            <w:left w:val="none" w:sz="0" w:space="0" w:color="auto"/>
            <w:bottom w:val="none" w:sz="0" w:space="0" w:color="auto"/>
            <w:right w:val="none" w:sz="0" w:space="0" w:color="auto"/>
          </w:divBdr>
        </w:div>
        <w:div w:id="1762603396">
          <w:marLeft w:val="480"/>
          <w:marRight w:val="0"/>
          <w:marTop w:val="0"/>
          <w:marBottom w:val="0"/>
          <w:divBdr>
            <w:top w:val="none" w:sz="0" w:space="0" w:color="auto"/>
            <w:left w:val="none" w:sz="0" w:space="0" w:color="auto"/>
            <w:bottom w:val="none" w:sz="0" w:space="0" w:color="auto"/>
            <w:right w:val="none" w:sz="0" w:space="0" w:color="auto"/>
          </w:divBdr>
        </w:div>
        <w:div w:id="1800298331">
          <w:marLeft w:val="480"/>
          <w:marRight w:val="0"/>
          <w:marTop w:val="0"/>
          <w:marBottom w:val="0"/>
          <w:divBdr>
            <w:top w:val="none" w:sz="0" w:space="0" w:color="auto"/>
            <w:left w:val="none" w:sz="0" w:space="0" w:color="auto"/>
            <w:bottom w:val="none" w:sz="0" w:space="0" w:color="auto"/>
            <w:right w:val="none" w:sz="0" w:space="0" w:color="auto"/>
          </w:divBdr>
        </w:div>
        <w:div w:id="1804083624">
          <w:marLeft w:val="480"/>
          <w:marRight w:val="0"/>
          <w:marTop w:val="0"/>
          <w:marBottom w:val="0"/>
          <w:divBdr>
            <w:top w:val="none" w:sz="0" w:space="0" w:color="auto"/>
            <w:left w:val="none" w:sz="0" w:space="0" w:color="auto"/>
            <w:bottom w:val="none" w:sz="0" w:space="0" w:color="auto"/>
            <w:right w:val="none" w:sz="0" w:space="0" w:color="auto"/>
          </w:divBdr>
        </w:div>
        <w:div w:id="1804927385">
          <w:marLeft w:val="480"/>
          <w:marRight w:val="0"/>
          <w:marTop w:val="0"/>
          <w:marBottom w:val="0"/>
          <w:divBdr>
            <w:top w:val="none" w:sz="0" w:space="0" w:color="auto"/>
            <w:left w:val="none" w:sz="0" w:space="0" w:color="auto"/>
            <w:bottom w:val="none" w:sz="0" w:space="0" w:color="auto"/>
            <w:right w:val="none" w:sz="0" w:space="0" w:color="auto"/>
          </w:divBdr>
        </w:div>
        <w:div w:id="1815290347">
          <w:marLeft w:val="480"/>
          <w:marRight w:val="0"/>
          <w:marTop w:val="0"/>
          <w:marBottom w:val="0"/>
          <w:divBdr>
            <w:top w:val="none" w:sz="0" w:space="0" w:color="auto"/>
            <w:left w:val="none" w:sz="0" w:space="0" w:color="auto"/>
            <w:bottom w:val="none" w:sz="0" w:space="0" w:color="auto"/>
            <w:right w:val="none" w:sz="0" w:space="0" w:color="auto"/>
          </w:divBdr>
        </w:div>
        <w:div w:id="1870142112">
          <w:marLeft w:val="480"/>
          <w:marRight w:val="0"/>
          <w:marTop w:val="0"/>
          <w:marBottom w:val="0"/>
          <w:divBdr>
            <w:top w:val="none" w:sz="0" w:space="0" w:color="auto"/>
            <w:left w:val="none" w:sz="0" w:space="0" w:color="auto"/>
            <w:bottom w:val="none" w:sz="0" w:space="0" w:color="auto"/>
            <w:right w:val="none" w:sz="0" w:space="0" w:color="auto"/>
          </w:divBdr>
        </w:div>
        <w:div w:id="1886326572">
          <w:marLeft w:val="480"/>
          <w:marRight w:val="0"/>
          <w:marTop w:val="0"/>
          <w:marBottom w:val="0"/>
          <w:divBdr>
            <w:top w:val="none" w:sz="0" w:space="0" w:color="auto"/>
            <w:left w:val="none" w:sz="0" w:space="0" w:color="auto"/>
            <w:bottom w:val="none" w:sz="0" w:space="0" w:color="auto"/>
            <w:right w:val="none" w:sz="0" w:space="0" w:color="auto"/>
          </w:divBdr>
        </w:div>
        <w:div w:id="1891335828">
          <w:marLeft w:val="480"/>
          <w:marRight w:val="0"/>
          <w:marTop w:val="0"/>
          <w:marBottom w:val="0"/>
          <w:divBdr>
            <w:top w:val="none" w:sz="0" w:space="0" w:color="auto"/>
            <w:left w:val="none" w:sz="0" w:space="0" w:color="auto"/>
            <w:bottom w:val="none" w:sz="0" w:space="0" w:color="auto"/>
            <w:right w:val="none" w:sz="0" w:space="0" w:color="auto"/>
          </w:divBdr>
        </w:div>
        <w:div w:id="1909994225">
          <w:marLeft w:val="480"/>
          <w:marRight w:val="0"/>
          <w:marTop w:val="0"/>
          <w:marBottom w:val="0"/>
          <w:divBdr>
            <w:top w:val="none" w:sz="0" w:space="0" w:color="auto"/>
            <w:left w:val="none" w:sz="0" w:space="0" w:color="auto"/>
            <w:bottom w:val="none" w:sz="0" w:space="0" w:color="auto"/>
            <w:right w:val="none" w:sz="0" w:space="0" w:color="auto"/>
          </w:divBdr>
        </w:div>
        <w:div w:id="1923761244">
          <w:marLeft w:val="480"/>
          <w:marRight w:val="0"/>
          <w:marTop w:val="0"/>
          <w:marBottom w:val="0"/>
          <w:divBdr>
            <w:top w:val="none" w:sz="0" w:space="0" w:color="auto"/>
            <w:left w:val="none" w:sz="0" w:space="0" w:color="auto"/>
            <w:bottom w:val="none" w:sz="0" w:space="0" w:color="auto"/>
            <w:right w:val="none" w:sz="0" w:space="0" w:color="auto"/>
          </w:divBdr>
        </w:div>
        <w:div w:id="1971131641">
          <w:marLeft w:val="480"/>
          <w:marRight w:val="0"/>
          <w:marTop w:val="0"/>
          <w:marBottom w:val="0"/>
          <w:divBdr>
            <w:top w:val="none" w:sz="0" w:space="0" w:color="auto"/>
            <w:left w:val="none" w:sz="0" w:space="0" w:color="auto"/>
            <w:bottom w:val="none" w:sz="0" w:space="0" w:color="auto"/>
            <w:right w:val="none" w:sz="0" w:space="0" w:color="auto"/>
          </w:divBdr>
        </w:div>
        <w:div w:id="1983652122">
          <w:marLeft w:val="480"/>
          <w:marRight w:val="0"/>
          <w:marTop w:val="0"/>
          <w:marBottom w:val="0"/>
          <w:divBdr>
            <w:top w:val="none" w:sz="0" w:space="0" w:color="auto"/>
            <w:left w:val="none" w:sz="0" w:space="0" w:color="auto"/>
            <w:bottom w:val="none" w:sz="0" w:space="0" w:color="auto"/>
            <w:right w:val="none" w:sz="0" w:space="0" w:color="auto"/>
          </w:divBdr>
        </w:div>
        <w:div w:id="2011785805">
          <w:marLeft w:val="480"/>
          <w:marRight w:val="0"/>
          <w:marTop w:val="0"/>
          <w:marBottom w:val="0"/>
          <w:divBdr>
            <w:top w:val="none" w:sz="0" w:space="0" w:color="auto"/>
            <w:left w:val="none" w:sz="0" w:space="0" w:color="auto"/>
            <w:bottom w:val="none" w:sz="0" w:space="0" w:color="auto"/>
            <w:right w:val="none" w:sz="0" w:space="0" w:color="auto"/>
          </w:divBdr>
        </w:div>
        <w:div w:id="2018800195">
          <w:marLeft w:val="480"/>
          <w:marRight w:val="0"/>
          <w:marTop w:val="0"/>
          <w:marBottom w:val="0"/>
          <w:divBdr>
            <w:top w:val="none" w:sz="0" w:space="0" w:color="auto"/>
            <w:left w:val="none" w:sz="0" w:space="0" w:color="auto"/>
            <w:bottom w:val="none" w:sz="0" w:space="0" w:color="auto"/>
            <w:right w:val="none" w:sz="0" w:space="0" w:color="auto"/>
          </w:divBdr>
        </w:div>
      </w:divsChild>
    </w:div>
    <w:div w:id="406535751">
      <w:bodyDiv w:val="1"/>
      <w:marLeft w:val="0"/>
      <w:marRight w:val="0"/>
      <w:marTop w:val="0"/>
      <w:marBottom w:val="0"/>
      <w:divBdr>
        <w:top w:val="none" w:sz="0" w:space="0" w:color="auto"/>
        <w:left w:val="none" w:sz="0" w:space="0" w:color="auto"/>
        <w:bottom w:val="none" w:sz="0" w:space="0" w:color="auto"/>
        <w:right w:val="none" w:sz="0" w:space="0" w:color="auto"/>
      </w:divBdr>
      <w:divsChild>
        <w:div w:id="1550259527">
          <w:marLeft w:val="480"/>
          <w:marRight w:val="0"/>
          <w:marTop w:val="0"/>
          <w:marBottom w:val="0"/>
          <w:divBdr>
            <w:top w:val="none" w:sz="0" w:space="0" w:color="auto"/>
            <w:left w:val="none" w:sz="0" w:space="0" w:color="auto"/>
            <w:bottom w:val="none" w:sz="0" w:space="0" w:color="auto"/>
            <w:right w:val="none" w:sz="0" w:space="0" w:color="auto"/>
          </w:divBdr>
        </w:div>
        <w:div w:id="1164593195">
          <w:marLeft w:val="480"/>
          <w:marRight w:val="0"/>
          <w:marTop w:val="0"/>
          <w:marBottom w:val="0"/>
          <w:divBdr>
            <w:top w:val="none" w:sz="0" w:space="0" w:color="auto"/>
            <w:left w:val="none" w:sz="0" w:space="0" w:color="auto"/>
            <w:bottom w:val="none" w:sz="0" w:space="0" w:color="auto"/>
            <w:right w:val="none" w:sz="0" w:space="0" w:color="auto"/>
          </w:divBdr>
        </w:div>
        <w:div w:id="790519100">
          <w:marLeft w:val="480"/>
          <w:marRight w:val="0"/>
          <w:marTop w:val="0"/>
          <w:marBottom w:val="0"/>
          <w:divBdr>
            <w:top w:val="none" w:sz="0" w:space="0" w:color="auto"/>
            <w:left w:val="none" w:sz="0" w:space="0" w:color="auto"/>
            <w:bottom w:val="none" w:sz="0" w:space="0" w:color="auto"/>
            <w:right w:val="none" w:sz="0" w:space="0" w:color="auto"/>
          </w:divBdr>
        </w:div>
        <w:div w:id="1838377164">
          <w:marLeft w:val="480"/>
          <w:marRight w:val="0"/>
          <w:marTop w:val="0"/>
          <w:marBottom w:val="0"/>
          <w:divBdr>
            <w:top w:val="none" w:sz="0" w:space="0" w:color="auto"/>
            <w:left w:val="none" w:sz="0" w:space="0" w:color="auto"/>
            <w:bottom w:val="none" w:sz="0" w:space="0" w:color="auto"/>
            <w:right w:val="none" w:sz="0" w:space="0" w:color="auto"/>
          </w:divBdr>
        </w:div>
        <w:div w:id="65806802">
          <w:marLeft w:val="480"/>
          <w:marRight w:val="0"/>
          <w:marTop w:val="0"/>
          <w:marBottom w:val="0"/>
          <w:divBdr>
            <w:top w:val="none" w:sz="0" w:space="0" w:color="auto"/>
            <w:left w:val="none" w:sz="0" w:space="0" w:color="auto"/>
            <w:bottom w:val="none" w:sz="0" w:space="0" w:color="auto"/>
            <w:right w:val="none" w:sz="0" w:space="0" w:color="auto"/>
          </w:divBdr>
        </w:div>
        <w:div w:id="1948659119">
          <w:marLeft w:val="480"/>
          <w:marRight w:val="0"/>
          <w:marTop w:val="0"/>
          <w:marBottom w:val="0"/>
          <w:divBdr>
            <w:top w:val="none" w:sz="0" w:space="0" w:color="auto"/>
            <w:left w:val="none" w:sz="0" w:space="0" w:color="auto"/>
            <w:bottom w:val="none" w:sz="0" w:space="0" w:color="auto"/>
            <w:right w:val="none" w:sz="0" w:space="0" w:color="auto"/>
          </w:divBdr>
        </w:div>
        <w:div w:id="851913910">
          <w:marLeft w:val="480"/>
          <w:marRight w:val="0"/>
          <w:marTop w:val="0"/>
          <w:marBottom w:val="0"/>
          <w:divBdr>
            <w:top w:val="none" w:sz="0" w:space="0" w:color="auto"/>
            <w:left w:val="none" w:sz="0" w:space="0" w:color="auto"/>
            <w:bottom w:val="none" w:sz="0" w:space="0" w:color="auto"/>
            <w:right w:val="none" w:sz="0" w:space="0" w:color="auto"/>
          </w:divBdr>
        </w:div>
        <w:div w:id="1282303166">
          <w:marLeft w:val="480"/>
          <w:marRight w:val="0"/>
          <w:marTop w:val="0"/>
          <w:marBottom w:val="0"/>
          <w:divBdr>
            <w:top w:val="none" w:sz="0" w:space="0" w:color="auto"/>
            <w:left w:val="none" w:sz="0" w:space="0" w:color="auto"/>
            <w:bottom w:val="none" w:sz="0" w:space="0" w:color="auto"/>
            <w:right w:val="none" w:sz="0" w:space="0" w:color="auto"/>
          </w:divBdr>
        </w:div>
        <w:div w:id="2077632175">
          <w:marLeft w:val="480"/>
          <w:marRight w:val="0"/>
          <w:marTop w:val="0"/>
          <w:marBottom w:val="0"/>
          <w:divBdr>
            <w:top w:val="none" w:sz="0" w:space="0" w:color="auto"/>
            <w:left w:val="none" w:sz="0" w:space="0" w:color="auto"/>
            <w:bottom w:val="none" w:sz="0" w:space="0" w:color="auto"/>
            <w:right w:val="none" w:sz="0" w:space="0" w:color="auto"/>
          </w:divBdr>
        </w:div>
        <w:div w:id="216163793">
          <w:marLeft w:val="480"/>
          <w:marRight w:val="0"/>
          <w:marTop w:val="0"/>
          <w:marBottom w:val="0"/>
          <w:divBdr>
            <w:top w:val="none" w:sz="0" w:space="0" w:color="auto"/>
            <w:left w:val="none" w:sz="0" w:space="0" w:color="auto"/>
            <w:bottom w:val="none" w:sz="0" w:space="0" w:color="auto"/>
            <w:right w:val="none" w:sz="0" w:space="0" w:color="auto"/>
          </w:divBdr>
        </w:div>
        <w:div w:id="665716607">
          <w:marLeft w:val="480"/>
          <w:marRight w:val="0"/>
          <w:marTop w:val="0"/>
          <w:marBottom w:val="0"/>
          <w:divBdr>
            <w:top w:val="none" w:sz="0" w:space="0" w:color="auto"/>
            <w:left w:val="none" w:sz="0" w:space="0" w:color="auto"/>
            <w:bottom w:val="none" w:sz="0" w:space="0" w:color="auto"/>
            <w:right w:val="none" w:sz="0" w:space="0" w:color="auto"/>
          </w:divBdr>
        </w:div>
        <w:div w:id="395472655">
          <w:marLeft w:val="480"/>
          <w:marRight w:val="0"/>
          <w:marTop w:val="0"/>
          <w:marBottom w:val="0"/>
          <w:divBdr>
            <w:top w:val="none" w:sz="0" w:space="0" w:color="auto"/>
            <w:left w:val="none" w:sz="0" w:space="0" w:color="auto"/>
            <w:bottom w:val="none" w:sz="0" w:space="0" w:color="auto"/>
            <w:right w:val="none" w:sz="0" w:space="0" w:color="auto"/>
          </w:divBdr>
        </w:div>
        <w:div w:id="793862834">
          <w:marLeft w:val="480"/>
          <w:marRight w:val="0"/>
          <w:marTop w:val="0"/>
          <w:marBottom w:val="0"/>
          <w:divBdr>
            <w:top w:val="none" w:sz="0" w:space="0" w:color="auto"/>
            <w:left w:val="none" w:sz="0" w:space="0" w:color="auto"/>
            <w:bottom w:val="none" w:sz="0" w:space="0" w:color="auto"/>
            <w:right w:val="none" w:sz="0" w:space="0" w:color="auto"/>
          </w:divBdr>
        </w:div>
        <w:div w:id="1639728277">
          <w:marLeft w:val="480"/>
          <w:marRight w:val="0"/>
          <w:marTop w:val="0"/>
          <w:marBottom w:val="0"/>
          <w:divBdr>
            <w:top w:val="none" w:sz="0" w:space="0" w:color="auto"/>
            <w:left w:val="none" w:sz="0" w:space="0" w:color="auto"/>
            <w:bottom w:val="none" w:sz="0" w:space="0" w:color="auto"/>
            <w:right w:val="none" w:sz="0" w:space="0" w:color="auto"/>
          </w:divBdr>
        </w:div>
        <w:div w:id="569577913">
          <w:marLeft w:val="480"/>
          <w:marRight w:val="0"/>
          <w:marTop w:val="0"/>
          <w:marBottom w:val="0"/>
          <w:divBdr>
            <w:top w:val="none" w:sz="0" w:space="0" w:color="auto"/>
            <w:left w:val="none" w:sz="0" w:space="0" w:color="auto"/>
            <w:bottom w:val="none" w:sz="0" w:space="0" w:color="auto"/>
            <w:right w:val="none" w:sz="0" w:space="0" w:color="auto"/>
          </w:divBdr>
        </w:div>
        <w:div w:id="1675455314">
          <w:marLeft w:val="480"/>
          <w:marRight w:val="0"/>
          <w:marTop w:val="0"/>
          <w:marBottom w:val="0"/>
          <w:divBdr>
            <w:top w:val="none" w:sz="0" w:space="0" w:color="auto"/>
            <w:left w:val="none" w:sz="0" w:space="0" w:color="auto"/>
            <w:bottom w:val="none" w:sz="0" w:space="0" w:color="auto"/>
            <w:right w:val="none" w:sz="0" w:space="0" w:color="auto"/>
          </w:divBdr>
        </w:div>
        <w:div w:id="1426994220">
          <w:marLeft w:val="480"/>
          <w:marRight w:val="0"/>
          <w:marTop w:val="0"/>
          <w:marBottom w:val="0"/>
          <w:divBdr>
            <w:top w:val="none" w:sz="0" w:space="0" w:color="auto"/>
            <w:left w:val="none" w:sz="0" w:space="0" w:color="auto"/>
            <w:bottom w:val="none" w:sz="0" w:space="0" w:color="auto"/>
            <w:right w:val="none" w:sz="0" w:space="0" w:color="auto"/>
          </w:divBdr>
        </w:div>
        <w:div w:id="309752336">
          <w:marLeft w:val="480"/>
          <w:marRight w:val="0"/>
          <w:marTop w:val="0"/>
          <w:marBottom w:val="0"/>
          <w:divBdr>
            <w:top w:val="none" w:sz="0" w:space="0" w:color="auto"/>
            <w:left w:val="none" w:sz="0" w:space="0" w:color="auto"/>
            <w:bottom w:val="none" w:sz="0" w:space="0" w:color="auto"/>
            <w:right w:val="none" w:sz="0" w:space="0" w:color="auto"/>
          </w:divBdr>
        </w:div>
        <w:div w:id="1807048596">
          <w:marLeft w:val="480"/>
          <w:marRight w:val="0"/>
          <w:marTop w:val="0"/>
          <w:marBottom w:val="0"/>
          <w:divBdr>
            <w:top w:val="none" w:sz="0" w:space="0" w:color="auto"/>
            <w:left w:val="none" w:sz="0" w:space="0" w:color="auto"/>
            <w:bottom w:val="none" w:sz="0" w:space="0" w:color="auto"/>
            <w:right w:val="none" w:sz="0" w:space="0" w:color="auto"/>
          </w:divBdr>
        </w:div>
        <w:div w:id="1293636289">
          <w:marLeft w:val="480"/>
          <w:marRight w:val="0"/>
          <w:marTop w:val="0"/>
          <w:marBottom w:val="0"/>
          <w:divBdr>
            <w:top w:val="none" w:sz="0" w:space="0" w:color="auto"/>
            <w:left w:val="none" w:sz="0" w:space="0" w:color="auto"/>
            <w:bottom w:val="none" w:sz="0" w:space="0" w:color="auto"/>
            <w:right w:val="none" w:sz="0" w:space="0" w:color="auto"/>
          </w:divBdr>
        </w:div>
        <w:div w:id="1197348480">
          <w:marLeft w:val="480"/>
          <w:marRight w:val="0"/>
          <w:marTop w:val="0"/>
          <w:marBottom w:val="0"/>
          <w:divBdr>
            <w:top w:val="none" w:sz="0" w:space="0" w:color="auto"/>
            <w:left w:val="none" w:sz="0" w:space="0" w:color="auto"/>
            <w:bottom w:val="none" w:sz="0" w:space="0" w:color="auto"/>
            <w:right w:val="none" w:sz="0" w:space="0" w:color="auto"/>
          </w:divBdr>
        </w:div>
        <w:div w:id="1184857973">
          <w:marLeft w:val="480"/>
          <w:marRight w:val="0"/>
          <w:marTop w:val="0"/>
          <w:marBottom w:val="0"/>
          <w:divBdr>
            <w:top w:val="none" w:sz="0" w:space="0" w:color="auto"/>
            <w:left w:val="none" w:sz="0" w:space="0" w:color="auto"/>
            <w:bottom w:val="none" w:sz="0" w:space="0" w:color="auto"/>
            <w:right w:val="none" w:sz="0" w:space="0" w:color="auto"/>
          </w:divBdr>
        </w:div>
        <w:div w:id="1403140775">
          <w:marLeft w:val="480"/>
          <w:marRight w:val="0"/>
          <w:marTop w:val="0"/>
          <w:marBottom w:val="0"/>
          <w:divBdr>
            <w:top w:val="none" w:sz="0" w:space="0" w:color="auto"/>
            <w:left w:val="none" w:sz="0" w:space="0" w:color="auto"/>
            <w:bottom w:val="none" w:sz="0" w:space="0" w:color="auto"/>
            <w:right w:val="none" w:sz="0" w:space="0" w:color="auto"/>
          </w:divBdr>
        </w:div>
        <w:div w:id="862865456">
          <w:marLeft w:val="480"/>
          <w:marRight w:val="0"/>
          <w:marTop w:val="0"/>
          <w:marBottom w:val="0"/>
          <w:divBdr>
            <w:top w:val="none" w:sz="0" w:space="0" w:color="auto"/>
            <w:left w:val="none" w:sz="0" w:space="0" w:color="auto"/>
            <w:bottom w:val="none" w:sz="0" w:space="0" w:color="auto"/>
            <w:right w:val="none" w:sz="0" w:space="0" w:color="auto"/>
          </w:divBdr>
        </w:div>
        <w:div w:id="1834635733">
          <w:marLeft w:val="480"/>
          <w:marRight w:val="0"/>
          <w:marTop w:val="0"/>
          <w:marBottom w:val="0"/>
          <w:divBdr>
            <w:top w:val="none" w:sz="0" w:space="0" w:color="auto"/>
            <w:left w:val="none" w:sz="0" w:space="0" w:color="auto"/>
            <w:bottom w:val="none" w:sz="0" w:space="0" w:color="auto"/>
            <w:right w:val="none" w:sz="0" w:space="0" w:color="auto"/>
          </w:divBdr>
        </w:div>
        <w:div w:id="1706637083">
          <w:marLeft w:val="480"/>
          <w:marRight w:val="0"/>
          <w:marTop w:val="0"/>
          <w:marBottom w:val="0"/>
          <w:divBdr>
            <w:top w:val="none" w:sz="0" w:space="0" w:color="auto"/>
            <w:left w:val="none" w:sz="0" w:space="0" w:color="auto"/>
            <w:bottom w:val="none" w:sz="0" w:space="0" w:color="auto"/>
            <w:right w:val="none" w:sz="0" w:space="0" w:color="auto"/>
          </w:divBdr>
        </w:div>
        <w:div w:id="334957811">
          <w:marLeft w:val="480"/>
          <w:marRight w:val="0"/>
          <w:marTop w:val="0"/>
          <w:marBottom w:val="0"/>
          <w:divBdr>
            <w:top w:val="none" w:sz="0" w:space="0" w:color="auto"/>
            <w:left w:val="none" w:sz="0" w:space="0" w:color="auto"/>
            <w:bottom w:val="none" w:sz="0" w:space="0" w:color="auto"/>
            <w:right w:val="none" w:sz="0" w:space="0" w:color="auto"/>
          </w:divBdr>
        </w:div>
        <w:div w:id="1089543863">
          <w:marLeft w:val="480"/>
          <w:marRight w:val="0"/>
          <w:marTop w:val="0"/>
          <w:marBottom w:val="0"/>
          <w:divBdr>
            <w:top w:val="none" w:sz="0" w:space="0" w:color="auto"/>
            <w:left w:val="none" w:sz="0" w:space="0" w:color="auto"/>
            <w:bottom w:val="none" w:sz="0" w:space="0" w:color="auto"/>
            <w:right w:val="none" w:sz="0" w:space="0" w:color="auto"/>
          </w:divBdr>
        </w:div>
        <w:div w:id="1435590202">
          <w:marLeft w:val="480"/>
          <w:marRight w:val="0"/>
          <w:marTop w:val="0"/>
          <w:marBottom w:val="0"/>
          <w:divBdr>
            <w:top w:val="none" w:sz="0" w:space="0" w:color="auto"/>
            <w:left w:val="none" w:sz="0" w:space="0" w:color="auto"/>
            <w:bottom w:val="none" w:sz="0" w:space="0" w:color="auto"/>
            <w:right w:val="none" w:sz="0" w:space="0" w:color="auto"/>
          </w:divBdr>
        </w:div>
        <w:div w:id="1796827797">
          <w:marLeft w:val="480"/>
          <w:marRight w:val="0"/>
          <w:marTop w:val="0"/>
          <w:marBottom w:val="0"/>
          <w:divBdr>
            <w:top w:val="none" w:sz="0" w:space="0" w:color="auto"/>
            <w:left w:val="none" w:sz="0" w:space="0" w:color="auto"/>
            <w:bottom w:val="none" w:sz="0" w:space="0" w:color="auto"/>
            <w:right w:val="none" w:sz="0" w:space="0" w:color="auto"/>
          </w:divBdr>
        </w:div>
        <w:div w:id="58752719">
          <w:marLeft w:val="480"/>
          <w:marRight w:val="0"/>
          <w:marTop w:val="0"/>
          <w:marBottom w:val="0"/>
          <w:divBdr>
            <w:top w:val="none" w:sz="0" w:space="0" w:color="auto"/>
            <w:left w:val="none" w:sz="0" w:space="0" w:color="auto"/>
            <w:bottom w:val="none" w:sz="0" w:space="0" w:color="auto"/>
            <w:right w:val="none" w:sz="0" w:space="0" w:color="auto"/>
          </w:divBdr>
        </w:div>
        <w:div w:id="104352198">
          <w:marLeft w:val="480"/>
          <w:marRight w:val="0"/>
          <w:marTop w:val="0"/>
          <w:marBottom w:val="0"/>
          <w:divBdr>
            <w:top w:val="none" w:sz="0" w:space="0" w:color="auto"/>
            <w:left w:val="none" w:sz="0" w:space="0" w:color="auto"/>
            <w:bottom w:val="none" w:sz="0" w:space="0" w:color="auto"/>
            <w:right w:val="none" w:sz="0" w:space="0" w:color="auto"/>
          </w:divBdr>
        </w:div>
        <w:div w:id="1300915741">
          <w:marLeft w:val="480"/>
          <w:marRight w:val="0"/>
          <w:marTop w:val="0"/>
          <w:marBottom w:val="0"/>
          <w:divBdr>
            <w:top w:val="none" w:sz="0" w:space="0" w:color="auto"/>
            <w:left w:val="none" w:sz="0" w:space="0" w:color="auto"/>
            <w:bottom w:val="none" w:sz="0" w:space="0" w:color="auto"/>
            <w:right w:val="none" w:sz="0" w:space="0" w:color="auto"/>
          </w:divBdr>
        </w:div>
        <w:div w:id="476537997">
          <w:marLeft w:val="480"/>
          <w:marRight w:val="0"/>
          <w:marTop w:val="0"/>
          <w:marBottom w:val="0"/>
          <w:divBdr>
            <w:top w:val="none" w:sz="0" w:space="0" w:color="auto"/>
            <w:left w:val="none" w:sz="0" w:space="0" w:color="auto"/>
            <w:bottom w:val="none" w:sz="0" w:space="0" w:color="auto"/>
            <w:right w:val="none" w:sz="0" w:space="0" w:color="auto"/>
          </w:divBdr>
        </w:div>
        <w:div w:id="727805078">
          <w:marLeft w:val="480"/>
          <w:marRight w:val="0"/>
          <w:marTop w:val="0"/>
          <w:marBottom w:val="0"/>
          <w:divBdr>
            <w:top w:val="none" w:sz="0" w:space="0" w:color="auto"/>
            <w:left w:val="none" w:sz="0" w:space="0" w:color="auto"/>
            <w:bottom w:val="none" w:sz="0" w:space="0" w:color="auto"/>
            <w:right w:val="none" w:sz="0" w:space="0" w:color="auto"/>
          </w:divBdr>
        </w:div>
        <w:div w:id="1334801601">
          <w:marLeft w:val="480"/>
          <w:marRight w:val="0"/>
          <w:marTop w:val="0"/>
          <w:marBottom w:val="0"/>
          <w:divBdr>
            <w:top w:val="none" w:sz="0" w:space="0" w:color="auto"/>
            <w:left w:val="none" w:sz="0" w:space="0" w:color="auto"/>
            <w:bottom w:val="none" w:sz="0" w:space="0" w:color="auto"/>
            <w:right w:val="none" w:sz="0" w:space="0" w:color="auto"/>
          </w:divBdr>
        </w:div>
        <w:div w:id="1039864409">
          <w:marLeft w:val="480"/>
          <w:marRight w:val="0"/>
          <w:marTop w:val="0"/>
          <w:marBottom w:val="0"/>
          <w:divBdr>
            <w:top w:val="none" w:sz="0" w:space="0" w:color="auto"/>
            <w:left w:val="none" w:sz="0" w:space="0" w:color="auto"/>
            <w:bottom w:val="none" w:sz="0" w:space="0" w:color="auto"/>
            <w:right w:val="none" w:sz="0" w:space="0" w:color="auto"/>
          </w:divBdr>
        </w:div>
        <w:div w:id="1689872692">
          <w:marLeft w:val="480"/>
          <w:marRight w:val="0"/>
          <w:marTop w:val="0"/>
          <w:marBottom w:val="0"/>
          <w:divBdr>
            <w:top w:val="none" w:sz="0" w:space="0" w:color="auto"/>
            <w:left w:val="none" w:sz="0" w:space="0" w:color="auto"/>
            <w:bottom w:val="none" w:sz="0" w:space="0" w:color="auto"/>
            <w:right w:val="none" w:sz="0" w:space="0" w:color="auto"/>
          </w:divBdr>
        </w:div>
        <w:div w:id="707873353">
          <w:marLeft w:val="480"/>
          <w:marRight w:val="0"/>
          <w:marTop w:val="0"/>
          <w:marBottom w:val="0"/>
          <w:divBdr>
            <w:top w:val="none" w:sz="0" w:space="0" w:color="auto"/>
            <w:left w:val="none" w:sz="0" w:space="0" w:color="auto"/>
            <w:bottom w:val="none" w:sz="0" w:space="0" w:color="auto"/>
            <w:right w:val="none" w:sz="0" w:space="0" w:color="auto"/>
          </w:divBdr>
        </w:div>
        <w:div w:id="1877502662">
          <w:marLeft w:val="480"/>
          <w:marRight w:val="0"/>
          <w:marTop w:val="0"/>
          <w:marBottom w:val="0"/>
          <w:divBdr>
            <w:top w:val="none" w:sz="0" w:space="0" w:color="auto"/>
            <w:left w:val="none" w:sz="0" w:space="0" w:color="auto"/>
            <w:bottom w:val="none" w:sz="0" w:space="0" w:color="auto"/>
            <w:right w:val="none" w:sz="0" w:space="0" w:color="auto"/>
          </w:divBdr>
        </w:div>
        <w:div w:id="1258709352">
          <w:marLeft w:val="480"/>
          <w:marRight w:val="0"/>
          <w:marTop w:val="0"/>
          <w:marBottom w:val="0"/>
          <w:divBdr>
            <w:top w:val="none" w:sz="0" w:space="0" w:color="auto"/>
            <w:left w:val="none" w:sz="0" w:space="0" w:color="auto"/>
            <w:bottom w:val="none" w:sz="0" w:space="0" w:color="auto"/>
            <w:right w:val="none" w:sz="0" w:space="0" w:color="auto"/>
          </w:divBdr>
        </w:div>
        <w:div w:id="1955212732">
          <w:marLeft w:val="480"/>
          <w:marRight w:val="0"/>
          <w:marTop w:val="0"/>
          <w:marBottom w:val="0"/>
          <w:divBdr>
            <w:top w:val="none" w:sz="0" w:space="0" w:color="auto"/>
            <w:left w:val="none" w:sz="0" w:space="0" w:color="auto"/>
            <w:bottom w:val="none" w:sz="0" w:space="0" w:color="auto"/>
            <w:right w:val="none" w:sz="0" w:space="0" w:color="auto"/>
          </w:divBdr>
        </w:div>
        <w:div w:id="574702620">
          <w:marLeft w:val="480"/>
          <w:marRight w:val="0"/>
          <w:marTop w:val="0"/>
          <w:marBottom w:val="0"/>
          <w:divBdr>
            <w:top w:val="none" w:sz="0" w:space="0" w:color="auto"/>
            <w:left w:val="none" w:sz="0" w:space="0" w:color="auto"/>
            <w:bottom w:val="none" w:sz="0" w:space="0" w:color="auto"/>
            <w:right w:val="none" w:sz="0" w:space="0" w:color="auto"/>
          </w:divBdr>
        </w:div>
        <w:div w:id="47727029">
          <w:marLeft w:val="480"/>
          <w:marRight w:val="0"/>
          <w:marTop w:val="0"/>
          <w:marBottom w:val="0"/>
          <w:divBdr>
            <w:top w:val="none" w:sz="0" w:space="0" w:color="auto"/>
            <w:left w:val="none" w:sz="0" w:space="0" w:color="auto"/>
            <w:bottom w:val="none" w:sz="0" w:space="0" w:color="auto"/>
            <w:right w:val="none" w:sz="0" w:space="0" w:color="auto"/>
          </w:divBdr>
        </w:div>
        <w:div w:id="1432236087">
          <w:marLeft w:val="480"/>
          <w:marRight w:val="0"/>
          <w:marTop w:val="0"/>
          <w:marBottom w:val="0"/>
          <w:divBdr>
            <w:top w:val="none" w:sz="0" w:space="0" w:color="auto"/>
            <w:left w:val="none" w:sz="0" w:space="0" w:color="auto"/>
            <w:bottom w:val="none" w:sz="0" w:space="0" w:color="auto"/>
            <w:right w:val="none" w:sz="0" w:space="0" w:color="auto"/>
          </w:divBdr>
        </w:div>
        <w:div w:id="1465470072">
          <w:marLeft w:val="480"/>
          <w:marRight w:val="0"/>
          <w:marTop w:val="0"/>
          <w:marBottom w:val="0"/>
          <w:divBdr>
            <w:top w:val="none" w:sz="0" w:space="0" w:color="auto"/>
            <w:left w:val="none" w:sz="0" w:space="0" w:color="auto"/>
            <w:bottom w:val="none" w:sz="0" w:space="0" w:color="auto"/>
            <w:right w:val="none" w:sz="0" w:space="0" w:color="auto"/>
          </w:divBdr>
        </w:div>
        <w:div w:id="741373810">
          <w:marLeft w:val="480"/>
          <w:marRight w:val="0"/>
          <w:marTop w:val="0"/>
          <w:marBottom w:val="0"/>
          <w:divBdr>
            <w:top w:val="none" w:sz="0" w:space="0" w:color="auto"/>
            <w:left w:val="none" w:sz="0" w:space="0" w:color="auto"/>
            <w:bottom w:val="none" w:sz="0" w:space="0" w:color="auto"/>
            <w:right w:val="none" w:sz="0" w:space="0" w:color="auto"/>
          </w:divBdr>
        </w:div>
        <w:div w:id="1928659580">
          <w:marLeft w:val="480"/>
          <w:marRight w:val="0"/>
          <w:marTop w:val="0"/>
          <w:marBottom w:val="0"/>
          <w:divBdr>
            <w:top w:val="none" w:sz="0" w:space="0" w:color="auto"/>
            <w:left w:val="none" w:sz="0" w:space="0" w:color="auto"/>
            <w:bottom w:val="none" w:sz="0" w:space="0" w:color="auto"/>
            <w:right w:val="none" w:sz="0" w:space="0" w:color="auto"/>
          </w:divBdr>
        </w:div>
        <w:div w:id="1368220583">
          <w:marLeft w:val="480"/>
          <w:marRight w:val="0"/>
          <w:marTop w:val="0"/>
          <w:marBottom w:val="0"/>
          <w:divBdr>
            <w:top w:val="none" w:sz="0" w:space="0" w:color="auto"/>
            <w:left w:val="none" w:sz="0" w:space="0" w:color="auto"/>
            <w:bottom w:val="none" w:sz="0" w:space="0" w:color="auto"/>
            <w:right w:val="none" w:sz="0" w:space="0" w:color="auto"/>
          </w:divBdr>
        </w:div>
        <w:div w:id="505368555">
          <w:marLeft w:val="480"/>
          <w:marRight w:val="0"/>
          <w:marTop w:val="0"/>
          <w:marBottom w:val="0"/>
          <w:divBdr>
            <w:top w:val="none" w:sz="0" w:space="0" w:color="auto"/>
            <w:left w:val="none" w:sz="0" w:space="0" w:color="auto"/>
            <w:bottom w:val="none" w:sz="0" w:space="0" w:color="auto"/>
            <w:right w:val="none" w:sz="0" w:space="0" w:color="auto"/>
          </w:divBdr>
        </w:div>
        <w:div w:id="132450193">
          <w:marLeft w:val="480"/>
          <w:marRight w:val="0"/>
          <w:marTop w:val="0"/>
          <w:marBottom w:val="0"/>
          <w:divBdr>
            <w:top w:val="none" w:sz="0" w:space="0" w:color="auto"/>
            <w:left w:val="none" w:sz="0" w:space="0" w:color="auto"/>
            <w:bottom w:val="none" w:sz="0" w:space="0" w:color="auto"/>
            <w:right w:val="none" w:sz="0" w:space="0" w:color="auto"/>
          </w:divBdr>
        </w:div>
        <w:div w:id="1267807872">
          <w:marLeft w:val="480"/>
          <w:marRight w:val="0"/>
          <w:marTop w:val="0"/>
          <w:marBottom w:val="0"/>
          <w:divBdr>
            <w:top w:val="none" w:sz="0" w:space="0" w:color="auto"/>
            <w:left w:val="none" w:sz="0" w:space="0" w:color="auto"/>
            <w:bottom w:val="none" w:sz="0" w:space="0" w:color="auto"/>
            <w:right w:val="none" w:sz="0" w:space="0" w:color="auto"/>
          </w:divBdr>
        </w:div>
        <w:div w:id="1534537051">
          <w:marLeft w:val="480"/>
          <w:marRight w:val="0"/>
          <w:marTop w:val="0"/>
          <w:marBottom w:val="0"/>
          <w:divBdr>
            <w:top w:val="none" w:sz="0" w:space="0" w:color="auto"/>
            <w:left w:val="none" w:sz="0" w:space="0" w:color="auto"/>
            <w:bottom w:val="none" w:sz="0" w:space="0" w:color="auto"/>
            <w:right w:val="none" w:sz="0" w:space="0" w:color="auto"/>
          </w:divBdr>
        </w:div>
        <w:div w:id="2145462117">
          <w:marLeft w:val="480"/>
          <w:marRight w:val="0"/>
          <w:marTop w:val="0"/>
          <w:marBottom w:val="0"/>
          <w:divBdr>
            <w:top w:val="none" w:sz="0" w:space="0" w:color="auto"/>
            <w:left w:val="none" w:sz="0" w:space="0" w:color="auto"/>
            <w:bottom w:val="none" w:sz="0" w:space="0" w:color="auto"/>
            <w:right w:val="none" w:sz="0" w:space="0" w:color="auto"/>
          </w:divBdr>
        </w:div>
        <w:div w:id="1918245093">
          <w:marLeft w:val="480"/>
          <w:marRight w:val="0"/>
          <w:marTop w:val="0"/>
          <w:marBottom w:val="0"/>
          <w:divBdr>
            <w:top w:val="none" w:sz="0" w:space="0" w:color="auto"/>
            <w:left w:val="none" w:sz="0" w:space="0" w:color="auto"/>
            <w:bottom w:val="none" w:sz="0" w:space="0" w:color="auto"/>
            <w:right w:val="none" w:sz="0" w:space="0" w:color="auto"/>
          </w:divBdr>
        </w:div>
        <w:div w:id="210191408">
          <w:marLeft w:val="480"/>
          <w:marRight w:val="0"/>
          <w:marTop w:val="0"/>
          <w:marBottom w:val="0"/>
          <w:divBdr>
            <w:top w:val="none" w:sz="0" w:space="0" w:color="auto"/>
            <w:left w:val="none" w:sz="0" w:space="0" w:color="auto"/>
            <w:bottom w:val="none" w:sz="0" w:space="0" w:color="auto"/>
            <w:right w:val="none" w:sz="0" w:space="0" w:color="auto"/>
          </w:divBdr>
        </w:div>
        <w:div w:id="2037460696">
          <w:marLeft w:val="480"/>
          <w:marRight w:val="0"/>
          <w:marTop w:val="0"/>
          <w:marBottom w:val="0"/>
          <w:divBdr>
            <w:top w:val="none" w:sz="0" w:space="0" w:color="auto"/>
            <w:left w:val="none" w:sz="0" w:space="0" w:color="auto"/>
            <w:bottom w:val="none" w:sz="0" w:space="0" w:color="auto"/>
            <w:right w:val="none" w:sz="0" w:space="0" w:color="auto"/>
          </w:divBdr>
        </w:div>
        <w:div w:id="417867344">
          <w:marLeft w:val="480"/>
          <w:marRight w:val="0"/>
          <w:marTop w:val="0"/>
          <w:marBottom w:val="0"/>
          <w:divBdr>
            <w:top w:val="none" w:sz="0" w:space="0" w:color="auto"/>
            <w:left w:val="none" w:sz="0" w:space="0" w:color="auto"/>
            <w:bottom w:val="none" w:sz="0" w:space="0" w:color="auto"/>
            <w:right w:val="none" w:sz="0" w:space="0" w:color="auto"/>
          </w:divBdr>
        </w:div>
        <w:div w:id="1536623919">
          <w:marLeft w:val="480"/>
          <w:marRight w:val="0"/>
          <w:marTop w:val="0"/>
          <w:marBottom w:val="0"/>
          <w:divBdr>
            <w:top w:val="none" w:sz="0" w:space="0" w:color="auto"/>
            <w:left w:val="none" w:sz="0" w:space="0" w:color="auto"/>
            <w:bottom w:val="none" w:sz="0" w:space="0" w:color="auto"/>
            <w:right w:val="none" w:sz="0" w:space="0" w:color="auto"/>
          </w:divBdr>
        </w:div>
        <w:div w:id="1723290363">
          <w:marLeft w:val="480"/>
          <w:marRight w:val="0"/>
          <w:marTop w:val="0"/>
          <w:marBottom w:val="0"/>
          <w:divBdr>
            <w:top w:val="none" w:sz="0" w:space="0" w:color="auto"/>
            <w:left w:val="none" w:sz="0" w:space="0" w:color="auto"/>
            <w:bottom w:val="none" w:sz="0" w:space="0" w:color="auto"/>
            <w:right w:val="none" w:sz="0" w:space="0" w:color="auto"/>
          </w:divBdr>
        </w:div>
        <w:div w:id="201288255">
          <w:marLeft w:val="480"/>
          <w:marRight w:val="0"/>
          <w:marTop w:val="0"/>
          <w:marBottom w:val="0"/>
          <w:divBdr>
            <w:top w:val="none" w:sz="0" w:space="0" w:color="auto"/>
            <w:left w:val="none" w:sz="0" w:space="0" w:color="auto"/>
            <w:bottom w:val="none" w:sz="0" w:space="0" w:color="auto"/>
            <w:right w:val="none" w:sz="0" w:space="0" w:color="auto"/>
          </w:divBdr>
        </w:div>
        <w:div w:id="523861200">
          <w:marLeft w:val="480"/>
          <w:marRight w:val="0"/>
          <w:marTop w:val="0"/>
          <w:marBottom w:val="0"/>
          <w:divBdr>
            <w:top w:val="none" w:sz="0" w:space="0" w:color="auto"/>
            <w:left w:val="none" w:sz="0" w:space="0" w:color="auto"/>
            <w:bottom w:val="none" w:sz="0" w:space="0" w:color="auto"/>
            <w:right w:val="none" w:sz="0" w:space="0" w:color="auto"/>
          </w:divBdr>
        </w:div>
        <w:div w:id="1502626877">
          <w:marLeft w:val="480"/>
          <w:marRight w:val="0"/>
          <w:marTop w:val="0"/>
          <w:marBottom w:val="0"/>
          <w:divBdr>
            <w:top w:val="none" w:sz="0" w:space="0" w:color="auto"/>
            <w:left w:val="none" w:sz="0" w:space="0" w:color="auto"/>
            <w:bottom w:val="none" w:sz="0" w:space="0" w:color="auto"/>
            <w:right w:val="none" w:sz="0" w:space="0" w:color="auto"/>
          </w:divBdr>
        </w:div>
        <w:div w:id="1896623453">
          <w:marLeft w:val="480"/>
          <w:marRight w:val="0"/>
          <w:marTop w:val="0"/>
          <w:marBottom w:val="0"/>
          <w:divBdr>
            <w:top w:val="none" w:sz="0" w:space="0" w:color="auto"/>
            <w:left w:val="none" w:sz="0" w:space="0" w:color="auto"/>
            <w:bottom w:val="none" w:sz="0" w:space="0" w:color="auto"/>
            <w:right w:val="none" w:sz="0" w:space="0" w:color="auto"/>
          </w:divBdr>
        </w:div>
        <w:div w:id="1756588829">
          <w:marLeft w:val="480"/>
          <w:marRight w:val="0"/>
          <w:marTop w:val="0"/>
          <w:marBottom w:val="0"/>
          <w:divBdr>
            <w:top w:val="none" w:sz="0" w:space="0" w:color="auto"/>
            <w:left w:val="none" w:sz="0" w:space="0" w:color="auto"/>
            <w:bottom w:val="none" w:sz="0" w:space="0" w:color="auto"/>
            <w:right w:val="none" w:sz="0" w:space="0" w:color="auto"/>
          </w:divBdr>
        </w:div>
        <w:div w:id="1297104055">
          <w:marLeft w:val="480"/>
          <w:marRight w:val="0"/>
          <w:marTop w:val="0"/>
          <w:marBottom w:val="0"/>
          <w:divBdr>
            <w:top w:val="none" w:sz="0" w:space="0" w:color="auto"/>
            <w:left w:val="none" w:sz="0" w:space="0" w:color="auto"/>
            <w:bottom w:val="none" w:sz="0" w:space="0" w:color="auto"/>
            <w:right w:val="none" w:sz="0" w:space="0" w:color="auto"/>
          </w:divBdr>
        </w:div>
        <w:div w:id="1398280487">
          <w:marLeft w:val="480"/>
          <w:marRight w:val="0"/>
          <w:marTop w:val="0"/>
          <w:marBottom w:val="0"/>
          <w:divBdr>
            <w:top w:val="none" w:sz="0" w:space="0" w:color="auto"/>
            <w:left w:val="none" w:sz="0" w:space="0" w:color="auto"/>
            <w:bottom w:val="none" w:sz="0" w:space="0" w:color="auto"/>
            <w:right w:val="none" w:sz="0" w:space="0" w:color="auto"/>
          </w:divBdr>
        </w:div>
        <w:div w:id="176895047">
          <w:marLeft w:val="480"/>
          <w:marRight w:val="0"/>
          <w:marTop w:val="0"/>
          <w:marBottom w:val="0"/>
          <w:divBdr>
            <w:top w:val="none" w:sz="0" w:space="0" w:color="auto"/>
            <w:left w:val="none" w:sz="0" w:space="0" w:color="auto"/>
            <w:bottom w:val="none" w:sz="0" w:space="0" w:color="auto"/>
            <w:right w:val="none" w:sz="0" w:space="0" w:color="auto"/>
          </w:divBdr>
        </w:div>
      </w:divsChild>
    </w:div>
    <w:div w:id="410543843">
      <w:bodyDiv w:val="1"/>
      <w:marLeft w:val="0"/>
      <w:marRight w:val="0"/>
      <w:marTop w:val="0"/>
      <w:marBottom w:val="0"/>
      <w:divBdr>
        <w:top w:val="none" w:sz="0" w:space="0" w:color="auto"/>
        <w:left w:val="none" w:sz="0" w:space="0" w:color="auto"/>
        <w:bottom w:val="none" w:sz="0" w:space="0" w:color="auto"/>
        <w:right w:val="none" w:sz="0" w:space="0" w:color="auto"/>
      </w:divBdr>
      <w:divsChild>
        <w:div w:id="94400601">
          <w:marLeft w:val="480"/>
          <w:marRight w:val="0"/>
          <w:marTop w:val="0"/>
          <w:marBottom w:val="0"/>
          <w:divBdr>
            <w:top w:val="none" w:sz="0" w:space="0" w:color="auto"/>
            <w:left w:val="none" w:sz="0" w:space="0" w:color="auto"/>
            <w:bottom w:val="none" w:sz="0" w:space="0" w:color="auto"/>
            <w:right w:val="none" w:sz="0" w:space="0" w:color="auto"/>
          </w:divBdr>
        </w:div>
        <w:div w:id="217061125">
          <w:marLeft w:val="480"/>
          <w:marRight w:val="0"/>
          <w:marTop w:val="0"/>
          <w:marBottom w:val="0"/>
          <w:divBdr>
            <w:top w:val="none" w:sz="0" w:space="0" w:color="auto"/>
            <w:left w:val="none" w:sz="0" w:space="0" w:color="auto"/>
            <w:bottom w:val="none" w:sz="0" w:space="0" w:color="auto"/>
            <w:right w:val="none" w:sz="0" w:space="0" w:color="auto"/>
          </w:divBdr>
        </w:div>
        <w:div w:id="229771563">
          <w:marLeft w:val="480"/>
          <w:marRight w:val="0"/>
          <w:marTop w:val="0"/>
          <w:marBottom w:val="0"/>
          <w:divBdr>
            <w:top w:val="none" w:sz="0" w:space="0" w:color="auto"/>
            <w:left w:val="none" w:sz="0" w:space="0" w:color="auto"/>
            <w:bottom w:val="none" w:sz="0" w:space="0" w:color="auto"/>
            <w:right w:val="none" w:sz="0" w:space="0" w:color="auto"/>
          </w:divBdr>
        </w:div>
        <w:div w:id="247228786">
          <w:marLeft w:val="480"/>
          <w:marRight w:val="0"/>
          <w:marTop w:val="0"/>
          <w:marBottom w:val="0"/>
          <w:divBdr>
            <w:top w:val="none" w:sz="0" w:space="0" w:color="auto"/>
            <w:left w:val="none" w:sz="0" w:space="0" w:color="auto"/>
            <w:bottom w:val="none" w:sz="0" w:space="0" w:color="auto"/>
            <w:right w:val="none" w:sz="0" w:space="0" w:color="auto"/>
          </w:divBdr>
        </w:div>
        <w:div w:id="284431322">
          <w:marLeft w:val="480"/>
          <w:marRight w:val="0"/>
          <w:marTop w:val="0"/>
          <w:marBottom w:val="0"/>
          <w:divBdr>
            <w:top w:val="none" w:sz="0" w:space="0" w:color="auto"/>
            <w:left w:val="none" w:sz="0" w:space="0" w:color="auto"/>
            <w:bottom w:val="none" w:sz="0" w:space="0" w:color="auto"/>
            <w:right w:val="none" w:sz="0" w:space="0" w:color="auto"/>
          </w:divBdr>
        </w:div>
        <w:div w:id="335111578">
          <w:marLeft w:val="480"/>
          <w:marRight w:val="0"/>
          <w:marTop w:val="0"/>
          <w:marBottom w:val="0"/>
          <w:divBdr>
            <w:top w:val="none" w:sz="0" w:space="0" w:color="auto"/>
            <w:left w:val="none" w:sz="0" w:space="0" w:color="auto"/>
            <w:bottom w:val="none" w:sz="0" w:space="0" w:color="auto"/>
            <w:right w:val="none" w:sz="0" w:space="0" w:color="auto"/>
          </w:divBdr>
        </w:div>
        <w:div w:id="337388281">
          <w:marLeft w:val="480"/>
          <w:marRight w:val="0"/>
          <w:marTop w:val="0"/>
          <w:marBottom w:val="0"/>
          <w:divBdr>
            <w:top w:val="none" w:sz="0" w:space="0" w:color="auto"/>
            <w:left w:val="none" w:sz="0" w:space="0" w:color="auto"/>
            <w:bottom w:val="none" w:sz="0" w:space="0" w:color="auto"/>
            <w:right w:val="none" w:sz="0" w:space="0" w:color="auto"/>
          </w:divBdr>
        </w:div>
        <w:div w:id="348605712">
          <w:marLeft w:val="480"/>
          <w:marRight w:val="0"/>
          <w:marTop w:val="0"/>
          <w:marBottom w:val="0"/>
          <w:divBdr>
            <w:top w:val="none" w:sz="0" w:space="0" w:color="auto"/>
            <w:left w:val="none" w:sz="0" w:space="0" w:color="auto"/>
            <w:bottom w:val="none" w:sz="0" w:space="0" w:color="auto"/>
            <w:right w:val="none" w:sz="0" w:space="0" w:color="auto"/>
          </w:divBdr>
        </w:div>
        <w:div w:id="386733524">
          <w:marLeft w:val="480"/>
          <w:marRight w:val="0"/>
          <w:marTop w:val="0"/>
          <w:marBottom w:val="0"/>
          <w:divBdr>
            <w:top w:val="none" w:sz="0" w:space="0" w:color="auto"/>
            <w:left w:val="none" w:sz="0" w:space="0" w:color="auto"/>
            <w:bottom w:val="none" w:sz="0" w:space="0" w:color="auto"/>
            <w:right w:val="none" w:sz="0" w:space="0" w:color="auto"/>
          </w:divBdr>
        </w:div>
        <w:div w:id="470439949">
          <w:marLeft w:val="480"/>
          <w:marRight w:val="0"/>
          <w:marTop w:val="0"/>
          <w:marBottom w:val="0"/>
          <w:divBdr>
            <w:top w:val="none" w:sz="0" w:space="0" w:color="auto"/>
            <w:left w:val="none" w:sz="0" w:space="0" w:color="auto"/>
            <w:bottom w:val="none" w:sz="0" w:space="0" w:color="auto"/>
            <w:right w:val="none" w:sz="0" w:space="0" w:color="auto"/>
          </w:divBdr>
        </w:div>
        <w:div w:id="478691645">
          <w:marLeft w:val="480"/>
          <w:marRight w:val="0"/>
          <w:marTop w:val="0"/>
          <w:marBottom w:val="0"/>
          <w:divBdr>
            <w:top w:val="none" w:sz="0" w:space="0" w:color="auto"/>
            <w:left w:val="none" w:sz="0" w:space="0" w:color="auto"/>
            <w:bottom w:val="none" w:sz="0" w:space="0" w:color="auto"/>
            <w:right w:val="none" w:sz="0" w:space="0" w:color="auto"/>
          </w:divBdr>
        </w:div>
        <w:div w:id="482506895">
          <w:marLeft w:val="480"/>
          <w:marRight w:val="0"/>
          <w:marTop w:val="0"/>
          <w:marBottom w:val="0"/>
          <w:divBdr>
            <w:top w:val="none" w:sz="0" w:space="0" w:color="auto"/>
            <w:left w:val="none" w:sz="0" w:space="0" w:color="auto"/>
            <w:bottom w:val="none" w:sz="0" w:space="0" w:color="auto"/>
            <w:right w:val="none" w:sz="0" w:space="0" w:color="auto"/>
          </w:divBdr>
        </w:div>
        <w:div w:id="498353209">
          <w:marLeft w:val="480"/>
          <w:marRight w:val="0"/>
          <w:marTop w:val="0"/>
          <w:marBottom w:val="0"/>
          <w:divBdr>
            <w:top w:val="none" w:sz="0" w:space="0" w:color="auto"/>
            <w:left w:val="none" w:sz="0" w:space="0" w:color="auto"/>
            <w:bottom w:val="none" w:sz="0" w:space="0" w:color="auto"/>
            <w:right w:val="none" w:sz="0" w:space="0" w:color="auto"/>
          </w:divBdr>
        </w:div>
        <w:div w:id="499656812">
          <w:marLeft w:val="480"/>
          <w:marRight w:val="0"/>
          <w:marTop w:val="0"/>
          <w:marBottom w:val="0"/>
          <w:divBdr>
            <w:top w:val="none" w:sz="0" w:space="0" w:color="auto"/>
            <w:left w:val="none" w:sz="0" w:space="0" w:color="auto"/>
            <w:bottom w:val="none" w:sz="0" w:space="0" w:color="auto"/>
            <w:right w:val="none" w:sz="0" w:space="0" w:color="auto"/>
          </w:divBdr>
        </w:div>
        <w:div w:id="502087402">
          <w:marLeft w:val="480"/>
          <w:marRight w:val="0"/>
          <w:marTop w:val="0"/>
          <w:marBottom w:val="0"/>
          <w:divBdr>
            <w:top w:val="none" w:sz="0" w:space="0" w:color="auto"/>
            <w:left w:val="none" w:sz="0" w:space="0" w:color="auto"/>
            <w:bottom w:val="none" w:sz="0" w:space="0" w:color="auto"/>
            <w:right w:val="none" w:sz="0" w:space="0" w:color="auto"/>
          </w:divBdr>
        </w:div>
        <w:div w:id="537745005">
          <w:marLeft w:val="480"/>
          <w:marRight w:val="0"/>
          <w:marTop w:val="0"/>
          <w:marBottom w:val="0"/>
          <w:divBdr>
            <w:top w:val="none" w:sz="0" w:space="0" w:color="auto"/>
            <w:left w:val="none" w:sz="0" w:space="0" w:color="auto"/>
            <w:bottom w:val="none" w:sz="0" w:space="0" w:color="auto"/>
            <w:right w:val="none" w:sz="0" w:space="0" w:color="auto"/>
          </w:divBdr>
        </w:div>
        <w:div w:id="595133593">
          <w:marLeft w:val="480"/>
          <w:marRight w:val="0"/>
          <w:marTop w:val="0"/>
          <w:marBottom w:val="0"/>
          <w:divBdr>
            <w:top w:val="none" w:sz="0" w:space="0" w:color="auto"/>
            <w:left w:val="none" w:sz="0" w:space="0" w:color="auto"/>
            <w:bottom w:val="none" w:sz="0" w:space="0" w:color="auto"/>
            <w:right w:val="none" w:sz="0" w:space="0" w:color="auto"/>
          </w:divBdr>
        </w:div>
        <w:div w:id="628517403">
          <w:marLeft w:val="480"/>
          <w:marRight w:val="0"/>
          <w:marTop w:val="0"/>
          <w:marBottom w:val="0"/>
          <w:divBdr>
            <w:top w:val="none" w:sz="0" w:space="0" w:color="auto"/>
            <w:left w:val="none" w:sz="0" w:space="0" w:color="auto"/>
            <w:bottom w:val="none" w:sz="0" w:space="0" w:color="auto"/>
            <w:right w:val="none" w:sz="0" w:space="0" w:color="auto"/>
          </w:divBdr>
        </w:div>
        <w:div w:id="741413321">
          <w:marLeft w:val="480"/>
          <w:marRight w:val="0"/>
          <w:marTop w:val="0"/>
          <w:marBottom w:val="0"/>
          <w:divBdr>
            <w:top w:val="none" w:sz="0" w:space="0" w:color="auto"/>
            <w:left w:val="none" w:sz="0" w:space="0" w:color="auto"/>
            <w:bottom w:val="none" w:sz="0" w:space="0" w:color="auto"/>
            <w:right w:val="none" w:sz="0" w:space="0" w:color="auto"/>
          </w:divBdr>
        </w:div>
        <w:div w:id="778720291">
          <w:marLeft w:val="480"/>
          <w:marRight w:val="0"/>
          <w:marTop w:val="0"/>
          <w:marBottom w:val="0"/>
          <w:divBdr>
            <w:top w:val="none" w:sz="0" w:space="0" w:color="auto"/>
            <w:left w:val="none" w:sz="0" w:space="0" w:color="auto"/>
            <w:bottom w:val="none" w:sz="0" w:space="0" w:color="auto"/>
            <w:right w:val="none" w:sz="0" w:space="0" w:color="auto"/>
          </w:divBdr>
        </w:div>
        <w:div w:id="788014765">
          <w:marLeft w:val="480"/>
          <w:marRight w:val="0"/>
          <w:marTop w:val="0"/>
          <w:marBottom w:val="0"/>
          <w:divBdr>
            <w:top w:val="none" w:sz="0" w:space="0" w:color="auto"/>
            <w:left w:val="none" w:sz="0" w:space="0" w:color="auto"/>
            <w:bottom w:val="none" w:sz="0" w:space="0" w:color="auto"/>
            <w:right w:val="none" w:sz="0" w:space="0" w:color="auto"/>
          </w:divBdr>
        </w:div>
        <w:div w:id="801196860">
          <w:marLeft w:val="480"/>
          <w:marRight w:val="0"/>
          <w:marTop w:val="0"/>
          <w:marBottom w:val="0"/>
          <w:divBdr>
            <w:top w:val="none" w:sz="0" w:space="0" w:color="auto"/>
            <w:left w:val="none" w:sz="0" w:space="0" w:color="auto"/>
            <w:bottom w:val="none" w:sz="0" w:space="0" w:color="auto"/>
            <w:right w:val="none" w:sz="0" w:space="0" w:color="auto"/>
          </w:divBdr>
        </w:div>
        <w:div w:id="870219016">
          <w:marLeft w:val="480"/>
          <w:marRight w:val="0"/>
          <w:marTop w:val="0"/>
          <w:marBottom w:val="0"/>
          <w:divBdr>
            <w:top w:val="none" w:sz="0" w:space="0" w:color="auto"/>
            <w:left w:val="none" w:sz="0" w:space="0" w:color="auto"/>
            <w:bottom w:val="none" w:sz="0" w:space="0" w:color="auto"/>
            <w:right w:val="none" w:sz="0" w:space="0" w:color="auto"/>
          </w:divBdr>
        </w:div>
        <w:div w:id="907694185">
          <w:marLeft w:val="480"/>
          <w:marRight w:val="0"/>
          <w:marTop w:val="0"/>
          <w:marBottom w:val="0"/>
          <w:divBdr>
            <w:top w:val="none" w:sz="0" w:space="0" w:color="auto"/>
            <w:left w:val="none" w:sz="0" w:space="0" w:color="auto"/>
            <w:bottom w:val="none" w:sz="0" w:space="0" w:color="auto"/>
            <w:right w:val="none" w:sz="0" w:space="0" w:color="auto"/>
          </w:divBdr>
        </w:div>
        <w:div w:id="923613717">
          <w:marLeft w:val="480"/>
          <w:marRight w:val="0"/>
          <w:marTop w:val="0"/>
          <w:marBottom w:val="0"/>
          <w:divBdr>
            <w:top w:val="none" w:sz="0" w:space="0" w:color="auto"/>
            <w:left w:val="none" w:sz="0" w:space="0" w:color="auto"/>
            <w:bottom w:val="none" w:sz="0" w:space="0" w:color="auto"/>
            <w:right w:val="none" w:sz="0" w:space="0" w:color="auto"/>
          </w:divBdr>
        </w:div>
        <w:div w:id="936864875">
          <w:marLeft w:val="480"/>
          <w:marRight w:val="0"/>
          <w:marTop w:val="0"/>
          <w:marBottom w:val="0"/>
          <w:divBdr>
            <w:top w:val="none" w:sz="0" w:space="0" w:color="auto"/>
            <w:left w:val="none" w:sz="0" w:space="0" w:color="auto"/>
            <w:bottom w:val="none" w:sz="0" w:space="0" w:color="auto"/>
            <w:right w:val="none" w:sz="0" w:space="0" w:color="auto"/>
          </w:divBdr>
        </w:div>
        <w:div w:id="1043944401">
          <w:marLeft w:val="480"/>
          <w:marRight w:val="0"/>
          <w:marTop w:val="0"/>
          <w:marBottom w:val="0"/>
          <w:divBdr>
            <w:top w:val="none" w:sz="0" w:space="0" w:color="auto"/>
            <w:left w:val="none" w:sz="0" w:space="0" w:color="auto"/>
            <w:bottom w:val="none" w:sz="0" w:space="0" w:color="auto"/>
            <w:right w:val="none" w:sz="0" w:space="0" w:color="auto"/>
          </w:divBdr>
        </w:div>
        <w:div w:id="1050425381">
          <w:marLeft w:val="480"/>
          <w:marRight w:val="0"/>
          <w:marTop w:val="0"/>
          <w:marBottom w:val="0"/>
          <w:divBdr>
            <w:top w:val="none" w:sz="0" w:space="0" w:color="auto"/>
            <w:left w:val="none" w:sz="0" w:space="0" w:color="auto"/>
            <w:bottom w:val="none" w:sz="0" w:space="0" w:color="auto"/>
            <w:right w:val="none" w:sz="0" w:space="0" w:color="auto"/>
          </w:divBdr>
        </w:div>
        <w:div w:id="1061291329">
          <w:marLeft w:val="480"/>
          <w:marRight w:val="0"/>
          <w:marTop w:val="0"/>
          <w:marBottom w:val="0"/>
          <w:divBdr>
            <w:top w:val="none" w:sz="0" w:space="0" w:color="auto"/>
            <w:left w:val="none" w:sz="0" w:space="0" w:color="auto"/>
            <w:bottom w:val="none" w:sz="0" w:space="0" w:color="auto"/>
            <w:right w:val="none" w:sz="0" w:space="0" w:color="auto"/>
          </w:divBdr>
        </w:div>
        <w:div w:id="1082146432">
          <w:marLeft w:val="480"/>
          <w:marRight w:val="0"/>
          <w:marTop w:val="0"/>
          <w:marBottom w:val="0"/>
          <w:divBdr>
            <w:top w:val="none" w:sz="0" w:space="0" w:color="auto"/>
            <w:left w:val="none" w:sz="0" w:space="0" w:color="auto"/>
            <w:bottom w:val="none" w:sz="0" w:space="0" w:color="auto"/>
            <w:right w:val="none" w:sz="0" w:space="0" w:color="auto"/>
          </w:divBdr>
        </w:div>
        <w:div w:id="1094403394">
          <w:marLeft w:val="480"/>
          <w:marRight w:val="0"/>
          <w:marTop w:val="0"/>
          <w:marBottom w:val="0"/>
          <w:divBdr>
            <w:top w:val="none" w:sz="0" w:space="0" w:color="auto"/>
            <w:left w:val="none" w:sz="0" w:space="0" w:color="auto"/>
            <w:bottom w:val="none" w:sz="0" w:space="0" w:color="auto"/>
            <w:right w:val="none" w:sz="0" w:space="0" w:color="auto"/>
          </w:divBdr>
        </w:div>
        <w:div w:id="1115715200">
          <w:marLeft w:val="480"/>
          <w:marRight w:val="0"/>
          <w:marTop w:val="0"/>
          <w:marBottom w:val="0"/>
          <w:divBdr>
            <w:top w:val="none" w:sz="0" w:space="0" w:color="auto"/>
            <w:left w:val="none" w:sz="0" w:space="0" w:color="auto"/>
            <w:bottom w:val="none" w:sz="0" w:space="0" w:color="auto"/>
            <w:right w:val="none" w:sz="0" w:space="0" w:color="auto"/>
          </w:divBdr>
        </w:div>
        <w:div w:id="1218004941">
          <w:marLeft w:val="480"/>
          <w:marRight w:val="0"/>
          <w:marTop w:val="0"/>
          <w:marBottom w:val="0"/>
          <w:divBdr>
            <w:top w:val="none" w:sz="0" w:space="0" w:color="auto"/>
            <w:left w:val="none" w:sz="0" w:space="0" w:color="auto"/>
            <w:bottom w:val="none" w:sz="0" w:space="0" w:color="auto"/>
            <w:right w:val="none" w:sz="0" w:space="0" w:color="auto"/>
          </w:divBdr>
        </w:div>
        <w:div w:id="1242064800">
          <w:marLeft w:val="480"/>
          <w:marRight w:val="0"/>
          <w:marTop w:val="0"/>
          <w:marBottom w:val="0"/>
          <w:divBdr>
            <w:top w:val="none" w:sz="0" w:space="0" w:color="auto"/>
            <w:left w:val="none" w:sz="0" w:space="0" w:color="auto"/>
            <w:bottom w:val="none" w:sz="0" w:space="0" w:color="auto"/>
            <w:right w:val="none" w:sz="0" w:space="0" w:color="auto"/>
          </w:divBdr>
        </w:div>
        <w:div w:id="1247571319">
          <w:marLeft w:val="480"/>
          <w:marRight w:val="0"/>
          <w:marTop w:val="0"/>
          <w:marBottom w:val="0"/>
          <w:divBdr>
            <w:top w:val="none" w:sz="0" w:space="0" w:color="auto"/>
            <w:left w:val="none" w:sz="0" w:space="0" w:color="auto"/>
            <w:bottom w:val="none" w:sz="0" w:space="0" w:color="auto"/>
            <w:right w:val="none" w:sz="0" w:space="0" w:color="auto"/>
          </w:divBdr>
        </w:div>
        <w:div w:id="1248073096">
          <w:marLeft w:val="480"/>
          <w:marRight w:val="0"/>
          <w:marTop w:val="0"/>
          <w:marBottom w:val="0"/>
          <w:divBdr>
            <w:top w:val="none" w:sz="0" w:space="0" w:color="auto"/>
            <w:left w:val="none" w:sz="0" w:space="0" w:color="auto"/>
            <w:bottom w:val="none" w:sz="0" w:space="0" w:color="auto"/>
            <w:right w:val="none" w:sz="0" w:space="0" w:color="auto"/>
          </w:divBdr>
        </w:div>
        <w:div w:id="1273440303">
          <w:marLeft w:val="480"/>
          <w:marRight w:val="0"/>
          <w:marTop w:val="0"/>
          <w:marBottom w:val="0"/>
          <w:divBdr>
            <w:top w:val="none" w:sz="0" w:space="0" w:color="auto"/>
            <w:left w:val="none" w:sz="0" w:space="0" w:color="auto"/>
            <w:bottom w:val="none" w:sz="0" w:space="0" w:color="auto"/>
            <w:right w:val="none" w:sz="0" w:space="0" w:color="auto"/>
          </w:divBdr>
        </w:div>
        <w:div w:id="1303072088">
          <w:marLeft w:val="480"/>
          <w:marRight w:val="0"/>
          <w:marTop w:val="0"/>
          <w:marBottom w:val="0"/>
          <w:divBdr>
            <w:top w:val="none" w:sz="0" w:space="0" w:color="auto"/>
            <w:left w:val="none" w:sz="0" w:space="0" w:color="auto"/>
            <w:bottom w:val="none" w:sz="0" w:space="0" w:color="auto"/>
            <w:right w:val="none" w:sz="0" w:space="0" w:color="auto"/>
          </w:divBdr>
        </w:div>
        <w:div w:id="1307125616">
          <w:marLeft w:val="480"/>
          <w:marRight w:val="0"/>
          <w:marTop w:val="0"/>
          <w:marBottom w:val="0"/>
          <w:divBdr>
            <w:top w:val="none" w:sz="0" w:space="0" w:color="auto"/>
            <w:left w:val="none" w:sz="0" w:space="0" w:color="auto"/>
            <w:bottom w:val="none" w:sz="0" w:space="0" w:color="auto"/>
            <w:right w:val="none" w:sz="0" w:space="0" w:color="auto"/>
          </w:divBdr>
        </w:div>
        <w:div w:id="1342734198">
          <w:marLeft w:val="480"/>
          <w:marRight w:val="0"/>
          <w:marTop w:val="0"/>
          <w:marBottom w:val="0"/>
          <w:divBdr>
            <w:top w:val="none" w:sz="0" w:space="0" w:color="auto"/>
            <w:left w:val="none" w:sz="0" w:space="0" w:color="auto"/>
            <w:bottom w:val="none" w:sz="0" w:space="0" w:color="auto"/>
            <w:right w:val="none" w:sz="0" w:space="0" w:color="auto"/>
          </w:divBdr>
        </w:div>
        <w:div w:id="1349596189">
          <w:marLeft w:val="480"/>
          <w:marRight w:val="0"/>
          <w:marTop w:val="0"/>
          <w:marBottom w:val="0"/>
          <w:divBdr>
            <w:top w:val="none" w:sz="0" w:space="0" w:color="auto"/>
            <w:left w:val="none" w:sz="0" w:space="0" w:color="auto"/>
            <w:bottom w:val="none" w:sz="0" w:space="0" w:color="auto"/>
            <w:right w:val="none" w:sz="0" w:space="0" w:color="auto"/>
          </w:divBdr>
        </w:div>
        <w:div w:id="1367830270">
          <w:marLeft w:val="480"/>
          <w:marRight w:val="0"/>
          <w:marTop w:val="0"/>
          <w:marBottom w:val="0"/>
          <w:divBdr>
            <w:top w:val="none" w:sz="0" w:space="0" w:color="auto"/>
            <w:left w:val="none" w:sz="0" w:space="0" w:color="auto"/>
            <w:bottom w:val="none" w:sz="0" w:space="0" w:color="auto"/>
            <w:right w:val="none" w:sz="0" w:space="0" w:color="auto"/>
          </w:divBdr>
        </w:div>
        <w:div w:id="1403334560">
          <w:marLeft w:val="480"/>
          <w:marRight w:val="0"/>
          <w:marTop w:val="0"/>
          <w:marBottom w:val="0"/>
          <w:divBdr>
            <w:top w:val="none" w:sz="0" w:space="0" w:color="auto"/>
            <w:left w:val="none" w:sz="0" w:space="0" w:color="auto"/>
            <w:bottom w:val="none" w:sz="0" w:space="0" w:color="auto"/>
            <w:right w:val="none" w:sz="0" w:space="0" w:color="auto"/>
          </w:divBdr>
        </w:div>
        <w:div w:id="1405489329">
          <w:marLeft w:val="480"/>
          <w:marRight w:val="0"/>
          <w:marTop w:val="0"/>
          <w:marBottom w:val="0"/>
          <w:divBdr>
            <w:top w:val="none" w:sz="0" w:space="0" w:color="auto"/>
            <w:left w:val="none" w:sz="0" w:space="0" w:color="auto"/>
            <w:bottom w:val="none" w:sz="0" w:space="0" w:color="auto"/>
            <w:right w:val="none" w:sz="0" w:space="0" w:color="auto"/>
          </w:divBdr>
        </w:div>
        <w:div w:id="1410544743">
          <w:marLeft w:val="480"/>
          <w:marRight w:val="0"/>
          <w:marTop w:val="0"/>
          <w:marBottom w:val="0"/>
          <w:divBdr>
            <w:top w:val="none" w:sz="0" w:space="0" w:color="auto"/>
            <w:left w:val="none" w:sz="0" w:space="0" w:color="auto"/>
            <w:bottom w:val="none" w:sz="0" w:space="0" w:color="auto"/>
            <w:right w:val="none" w:sz="0" w:space="0" w:color="auto"/>
          </w:divBdr>
        </w:div>
        <w:div w:id="1420560535">
          <w:marLeft w:val="480"/>
          <w:marRight w:val="0"/>
          <w:marTop w:val="0"/>
          <w:marBottom w:val="0"/>
          <w:divBdr>
            <w:top w:val="none" w:sz="0" w:space="0" w:color="auto"/>
            <w:left w:val="none" w:sz="0" w:space="0" w:color="auto"/>
            <w:bottom w:val="none" w:sz="0" w:space="0" w:color="auto"/>
            <w:right w:val="none" w:sz="0" w:space="0" w:color="auto"/>
          </w:divBdr>
        </w:div>
        <w:div w:id="1437093222">
          <w:marLeft w:val="480"/>
          <w:marRight w:val="0"/>
          <w:marTop w:val="0"/>
          <w:marBottom w:val="0"/>
          <w:divBdr>
            <w:top w:val="none" w:sz="0" w:space="0" w:color="auto"/>
            <w:left w:val="none" w:sz="0" w:space="0" w:color="auto"/>
            <w:bottom w:val="none" w:sz="0" w:space="0" w:color="auto"/>
            <w:right w:val="none" w:sz="0" w:space="0" w:color="auto"/>
          </w:divBdr>
        </w:div>
        <w:div w:id="1507860130">
          <w:marLeft w:val="480"/>
          <w:marRight w:val="0"/>
          <w:marTop w:val="0"/>
          <w:marBottom w:val="0"/>
          <w:divBdr>
            <w:top w:val="none" w:sz="0" w:space="0" w:color="auto"/>
            <w:left w:val="none" w:sz="0" w:space="0" w:color="auto"/>
            <w:bottom w:val="none" w:sz="0" w:space="0" w:color="auto"/>
            <w:right w:val="none" w:sz="0" w:space="0" w:color="auto"/>
          </w:divBdr>
        </w:div>
        <w:div w:id="1515268281">
          <w:marLeft w:val="480"/>
          <w:marRight w:val="0"/>
          <w:marTop w:val="0"/>
          <w:marBottom w:val="0"/>
          <w:divBdr>
            <w:top w:val="none" w:sz="0" w:space="0" w:color="auto"/>
            <w:left w:val="none" w:sz="0" w:space="0" w:color="auto"/>
            <w:bottom w:val="none" w:sz="0" w:space="0" w:color="auto"/>
            <w:right w:val="none" w:sz="0" w:space="0" w:color="auto"/>
          </w:divBdr>
        </w:div>
        <w:div w:id="1587182529">
          <w:marLeft w:val="480"/>
          <w:marRight w:val="0"/>
          <w:marTop w:val="0"/>
          <w:marBottom w:val="0"/>
          <w:divBdr>
            <w:top w:val="none" w:sz="0" w:space="0" w:color="auto"/>
            <w:left w:val="none" w:sz="0" w:space="0" w:color="auto"/>
            <w:bottom w:val="none" w:sz="0" w:space="0" w:color="auto"/>
            <w:right w:val="none" w:sz="0" w:space="0" w:color="auto"/>
          </w:divBdr>
        </w:div>
        <w:div w:id="1607467393">
          <w:marLeft w:val="480"/>
          <w:marRight w:val="0"/>
          <w:marTop w:val="0"/>
          <w:marBottom w:val="0"/>
          <w:divBdr>
            <w:top w:val="none" w:sz="0" w:space="0" w:color="auto"/>
            <w:left w:val="none" w:sz="0" w:space="0" w:color="auto"/>
            <w:bottom w:val="none" w:sz="0" w:space="0" w:color="auto"/>
            <w:right w:val="none" w:sz="0" w:space="0" w:color="auto"/>
          </w:divBdr>
        </w:div>
        <w:div w:id="1631979392">
          <w:marLeft w:val="480"/>
          <w:marRight w:val="0"/>
          <w:marTop w:val="0"/>
          <w:marBottom w:val="0"/>
          <w:divBdr>
            <w:top w:val="none" w:sz="0" w:space="0" w:color="auto"/>
            <w:left w:val="none" w:sz="0" w:space="0" w:color="auto"/>
            <w:bottom w:val="none" w:sz="0" w:space="0" w:color="auto"/>
            <w:right w:val="none" w:sz="0" w:space="0" w:color="auto"/>
          </w:divBdr>
        </w:div>
        <w:div w:id="1649550590">
          <w:marLeft w:val="480"/>
          <w:marRight w:val="0"/>
          <w:marTop w:val="0"/>
          <w:marBottom w:val="0"/>
          <w:divBdr>
            <w:top w:val="none" w:sz="0" w:space="0" w:color="auto"/>
            <w:left w:val="none" w:sz="0" w:space="0" w:color="auto"/>
            <w:bottom w:val="none" w:sz="0" w:space="0" w:color="auto"/>
            <w:right w:val="none" w:sz="0" w:space="0" w:color="auto"/>
          </w:divBdr>
        </w:div>
        <w:div w:id="1696154021">
          <w:marLeft w:val="480"/>
          <w:marRight w:val="0"/>
          <w:marTop w:val="0"/>
          <w:marBottom w:val="0"/>
          <w:divBdr>
            <w:top w:val="none" w:sz="0" w:space="0" w:color="auto"/>
            <w:left w:val="none" w:sz="0" w:space="0" w:color="auto"/>
            <w:bottom w:val="none" w:sz="0" w:space="0" w:color="auto"/>
            <w:right w:val="none" w:sz="0" w:space="0" w:color="auto"/>
          </w:divBdr>
        </w:div>
        <w:div w:id="1733195101">
          <w:marLeft w:val="480"/>
          <w:marRight w:val="0"/>
          <w:marTop w:val="0"/>
          <w:marBottom w:val="0"/>
          <w:divBdr>
            <w:top w:val="none" w:sz="0" w:space="0" w:color="auto"/>
            <w:left w:val="none" w:sz="0" w:space="0" w:color="auto"/>
            <w:bottom w:val="none" w:sz="0" w:space="0" w:color="auto"/>
            <w:right w:val="none" w:sz="0" w:space="0" w:color="auto"/>
          </w:divBdr>
        </w:div>
        <w:div w:id="1834374004">
          <w:marLeft w:val="480"/>
          <w:marRight w:val="0"/>
          <w:marTop w:val="0"/>
          <w:marBottom w:val="0"/>
          <w:divBdr>
            <w:top w:val="none" w:sz="0" w:space="0" w:color="auto"/>
            <w:left w:val="none" w:sz="0" w:space="0" w:color="auto"/>
            <w:bottom w:val="none" w:sz="0" w:space="0" w:color="auto"/>
            <w:right w:val="none" w:sz="0" w:space="0" w:color="auto"/>
          </w:divBdr>
        </w:div>
        <w:div w:id="1873348760">
          <w:marLeft w:val="480"/>
          <w:marRight w:val="0"/>
          <w:marTop w:val="0"/>
          <w:marBottom w:val="0"/>
          <w:divBdr>
            <w:top w:val="none" w:sz="0" w:space="0" w:color="auto"/>
            <w:left w:val="none" w:sz="0" w:space="0" w:color="auto"/>
            <w:bottom w:val="none" w:sz="0" w:space="0" w:color="auto"/>
            <w:right w:val="none" w:sz="0" w:space="0" w:color="auto"/>
          </w:divBdr>
        </w:div>
        <w:div w:id="1873876512">
          <w:marLeft w:val="480"/>
          <w:marRight w:val="0"/>
          <w:marTop w:val="0"/>
          <w:marBottom w:val="0"/>
          <w:divBdr>
            <w:top w:val="none" w:sz="0" w:space="0" w:color="auto"/>
            <w:left w:val="none" w:sz="0" w:space="0" w:color="auto"/>
            <w:bottom w:val="none" w:sz="0" w:space="0" w:color="auto"/>
            <w:right w:val="none" w:sz="0" w:space="0" w:color="auto"/>
          </w:divBdr>
        </w:div>
        <w:div w:id="1961565463">
          <w:marLeft w:val="480"/>
          <w:marRight w:val="0"/>
          <w:marTop w:val="0"/>
          <w:marBottom w:val="0"/>
          <w:divBdr>
            <w:top w:val="none" w:sz="0" w:space="0" w:color="auto"/>
            <w:left w:val="none" w:sz="0" w:space="0" w:color="auto"/>
            <w:bottom w:val="none" w:sz="0" w:space="0" w:color="auto"/>
            <w:right w:val="none" w:sz="0" w:space="0" w:color="auto"/>
          </w:divBdr>
        </w:div>
        <w:div w:id="2015570950">
          <w:marLeft w:val="480"/>
          <w:marRight w:val="0"/>
          <w:marTop w:val="0"/>
          <w:marBottom w:val="0"/>
          <w:divBdr>
            <w:top w:val="none" w:sz="0" w:space="0" w:color="auto"/>
            <w:left w:val="none" w:sz="0" w:space="0" w:color="auto"/>
            <w:bottom w:val="none" w:sz="0" w:space="0" w:color="auto"/>
            <w:right w:val="none" w:sz="0" w:space="0" w:color="auto"/>
          </w:divBdr>
        </w:div>
        <w:div w:id="2054577609">
          <w:marLeft w:val="480"/>
          <w:marRight w:val="0"/>
          <w:marTop w:val="0"/>
          <w:marBottom w:val="0"/>
          <w:divBdr>
            <w:top w:val="none" w:sz="0" w:space="0" w:color="auto"/>
            <w:left w:val="none" w:sz="0" w:space="0" w:color="auto"/>
            <w:bottom w:val="none" w:sz="0" w:space="0" w:color="auto"/>
            <w:right w:val="none" w:sz="0" w:space="0" w:color="auto"/>
          </w:divBdr>
        </w:div>
        <w:div w:id="2080201096">
          <w:marLeft w:val="480"/>
          <w:marRight w:val="0"/>
          <w:marTop w:val="0"/>
          <w:marBottom w:val="0"/>
          <w:divBdr>
            <w:top w:val="none" w:sz="0" w:space="0" w:color="auto"/>
            <w:left w:val="none" w:sz="0" w:space="0" w:color="auto"/>
            <w:bottom w:val="none" w:sz="0" w:space="0" w:color="auto"/>
            <w:right w:val="none" w:sz="0" w:space="0" w:color="auto"/>
          </w:divBdr>
        </w:div>
        <w:div w:id="2097943705">
          <w:marLeft w:val="480"/>
          <w:marRight w:val="0"/>
          <w:marTop w:val="0"/>
          <w:marBottom w:val="0"/>
          <w:divBdr>
            <w:top w:val="none" w:sz="0" w:space="0" w:color="auto"/>
            <w:left w:val="none" w:sz="0" w:space="0" w:color="auto"/>
            <w:bottom w:val="none" w:sz="0" w:space="0" w:color="auto"/>
            <w:right w:val="none" w:sz="0" w:space="0" w:color="auto"/>
          </w:divBdr>
        </w:div>
        <w:div w:id="2146505983">
          <w:marLeft w:val="480"/>
          <w:marRight w:val="0"/>
          <w:marTop w:val="0"/>
          <w:marBottom w:val="0"/>
          <w:divBdr>
            <w:top w:val="none" w:sz="0" w:space="0" w:color="auto"/>
            <w:left w:val="none" w:sz="0" w:space="0" w:color="auto"/>
            <w:bottom w:val="none" w:sz="0" w:space="0" w:color="auto"/>
            <w:right w:val="none" w:sz="0" w:space="0" w:color="auto"/>
          </w:divBdr>
        </w:div>
      </w:divsChild>
    </w:div>
    <w:div w:id="419956359">
      <w:bodyDiv w:val="1"/>
      <w:marLeft w:val="0"/>
      <w:marRight w:val="0"/>
      <w:marTop w:val="0"/>
      <w:marBottom w:val="0"/>
      <w:divBdr>
        <w:top w:val="none" w:sz="0" w:space="0" w:color="auto"/>
        <w:left w:val="none" w:sz="0" w:space="0" w:color="auto"/>
        <w:bottom w:val="none" w:sz="0" w:space="0" w:color="auto"/>
        <w:right w:val="none" w:sz="0" w:space="0" w:color="auto"/>
      </w:divBdr>
      <w:divsChild>
        <w:div w:id="16200524">
          <w:marLeft w:val="480"/>
          <w:marRight w:val="0"/>
          <w:marTop w:val="0"/>
          <w:marBottom w:val="0"/>
          <w:divBdr>
            <w:top w:val="none" w:sz="0" w:space="0" w:color="auto"/>
            <w:left w:val="none" w:sz="0" w:space="0" w:color="auto"/>
            <w:bottom w:val="none" w:sz="0" w:space="0" w:color="auto"/>
            <w:right w:val="none" w:sz="0" w:space="0" w:color="auto"/>
          </w:divBdr>
        </w:div>
        <w:div w:id="39939971">
          <w:marLeft w:val="480"/>
          <w:marRight w:val="0"/>
          <w:marTop w:val="0"/>
          <w:marBottom w:val="0"/>
          <w:divBdr>
            <w:top w:val="none" w:sz="0" w:space="0" w:color="auto"/>
            <w:left w:val="none" w:sz="0" w:space="0" w:color="auto"/>
            <w:bottom w:val="none" w:sz="0" w:space="0" w:color="auto"/>
            <w:right w:val="none" w:sz="0" w:space="0" w:color="auto"/>
          </w:divBdr>
        </w:div>
        <w:div w:id="75132483">
          <w:marLeft w:val="480"/>
          <w:marRight w:val="0"/>
          <w:marTop w:val="0"/>
          <w:marBottom w:val="0"/>
          <w:divBdr>
            <w:top w:val="none" w:sz="0" w:space="0" w:color="auto"/>
            <w:left w:val="none" w:sz="0" w:space="0" w:color="auto"/>
            <w:bottom w:val="none" w:sz="0" w:space="0" w:color="auto"/>
            <w:right w:val="none" w:sz="0" w:space="0" w:color="auto"/>
          </w:divBdr>
        </w:div>
        <w:div w:id="113138352">
          <w:marLeft w:val="480"/>
          <w:marRight w:val="0"/>
          <w:marTop w:val="0"/>
          <w:marBottom w:val="0"/>
          <w:divBdr>
            <w:top w:val="none" w:sz="0" w:space="0" w:color="auto"/>
            <w:left w:val="none" w:sz="0" w:space="0" w:color="auto"/>
            <w:bottom w:val="none" w:sz="0" w:space="0" w:color="auto"/>
            <w:right w:val="none" w:sz="0" w:space="0" w:color="auto"/>
          </w:divBdr>
        </w:div>
        <w:div w:id="128595427">
          <w:marLeft w:val="480"/>
          <w:marRight w:val="0"/>
          <w:marTop w:val="0"/>
          <w:marBottom w:val="0"/>
          <w:divBdr>
            <w:top w:val="none" w:sz="0" w:space="0" w:color="auto"/>
            <w:left w:val="none" w:sz="0" w:space="0" w:color="auto"/>
            <w:bottom w:val="none" w:sz="0" w:space="0" w:color="auto"/>
            <w:right w:val="none" w:sz="0" w:space="0" w:color="auto"/>
          </w:divBdr>
        </w:div>
        <w:div w:id="159858665">
          <w:marLeft w:val="480"/>
          <w:marRight w:val="0"/>
          <w:marTop w:val="0"/>
          <w:marBottom w:val="0"/>
          <w:divBdr>
            <w:top w:val="none" w:sz="0" w:space="0" w:color="auto"/>
            <w:left w:val="none" w:sz="0" w:space="0" w:color="auto"/>
            <w:bottom w:val="none" w:sz="0" w:space="0" w:color="auto"/>
            <w:right w:val="none" w:sz="0" w:space="0" w:color="auto"/>
          </w:divBdr>
        </w:div>
        <w:div w:id="182670045">
          <w:marLeft w:val="480"/>
          <w:marRight w:val="0"/>
          <w:marTop w:val="0"/>
          <w:marBottom w:val="0"/>
          <w:divBdr>
            <w:top w:val="none" w:sz="0" w:space="0" w:color="auto"/>
            <w:left w:val="none" w:sz="0" w:space="0" w:color="auto"/>
            <w:bottom w:val="none" w:sz="0" w:space="0" w:color="auto"/>
            <w:right w:val="none" w:sz="0" w:space="0" w:color="auto"/>
          </w:divBdr>
        </w:div>
        <w:div w:id="202716452">
          <w:marLeft w:val="480"/>
          <w:marRight w:val="0"/>
          <w:marTop w:val="0"/>
          <w:marBottom w:val="0"/>
          <w:divBdr>
            <w:top w:val="none" w:sz="0" w:space="0" w:color="auto"/>
            <w:left w:val="none" w:sz="0" w:space="0" w:color="auto"/>
            <w:bottom w:val="none" w:sz="0" w:space="0" w:color="auto"/>
            <w:right w:val="none" w:sz="0" w:space="0" w:color="auto"/>
          </w:divBdr>
        </w:div>
        <w:div w:id="227229007">
          <w:marLeft w:val="480"/>
          <w:marRight w:val="0"/>
          <w:marTop w:val="0"/>
          <w:marBottom w:val="0"/>
          <w:divBdr>
            <w:top w:val="none" w:sz="0" w:space="0" w:color="auto"/>
            <w:left w:val="none" w:sz="0" w:space="0" w:color="auto"/>
            <w:bottom w:val="none" w:sz="0" w:space="0" w:color="auto"/>
            <w:right w:val="none" w:sz="0" w:space="0" w:color="auto"/>
          </w:divBdr>
        </w:div>
        <w:div w:id="259485859">
          <w:marLeft w:val="480"/>
          <w:marRight w:val="0"/>
          <w:marTop w:val="0"/>
          <w:marBottom w:val="0"/>
          <w:divBdr>
            <w:top w:val="none" w:sz="0" w:space="0" w:color="auto"/>
            <w:left w:val="none" w:sz="0" w:space="0" w:color="auto"/>
            <w:bottom w:val="none" w:sz="0" w:space="0" w:color="auto"/>
            <w:right w:val="none" w:sz="0" w:space="0" w:color="auto"/>
          </w:divBdr>
        </w:div>
        <w:div w:id="272445805">
          <w:marLeft w:val="480"/>
          <w:marRight w:val="0"/>
          <w:marTop w:val="0"/>
          <w:marBottom w:val="0"/>
          <w:divBdr>
            <w:top w:val="none" w:sz="0" w:space="0" w:color="auto"/>
            <w:left w:val="none" w:sz="0" w:space="0" w:color="auto"/>
            <w:bottom w:val="none" w:sz="0" w:space="0" w:color="auto"/>
            <w:right w:val="none" w:sz="0" w:space="0" w:color="auto"/>
          </w:divBdr>
        </w:div>
        <w:div w:id="326517515">
          <w:marLeft w:val="480"/>
          <w:marRight w:val="0"/>
          <w:marTop w:val="0"/>
          <w:marBottom w:val="0"/>
          <w:divBdr>
            <w:top w:val="none" w:sz="0" w:space="0" w:color="auto"/>
            <w:left w:val="none" w:sz="0" w:space="0" w:color="auto"/>
            <w:bottom w:val="none" w:sz="0" w:space="0" w:color="auto"/>
            <w:right w:val="none" w:sz="0" w:space="0" w:color="auto"/>
          </w:divBdr>
        </w:div>
        <w:div w:id="353918106">
          <w:marLeft w:val="480"/>
          <w:marRight w:val="0"/>
          <w:marTop w:val="0"/>
          <w:marBottom w:val="0"/>
          <w:divBdr>
            <w:top w:val="none" w:sz="0" w:space="0" w:color="auto"/>
            <w:left w:val="none" w:sz="0" w:space="0" w:color="auto"/>
            <w:bottom w:val="none" w:sz="0" w:space="0" w:color="auto"/>
            <w:right w:val="none" w:sz="0" w:space="0" w:color="auto"/>
          </w:divBdr>
        </w:div>
        <w:div w:id="375397816">
          <w:marLeft w:val="480"/>
          <w:marRight w:val="0"/>
          <w:marTop w:val="0"/>
          <w:marBottom w:val="0"/>
          <w:divBdr>
            <w:top w:val="none" w:sz="0" w:space="0" w:color="auto"/>
            <w:left w:val="none" w:sz="0" w:space="0" w:color="auto"/>
            <w:bottom w:val="none" w:sz="0" w:space="0" w:color="auto"/>
            <w:right w:val="none" w:sz="0" w:space="0" w:color="auto"/>
          </w:divBdr>
        </w:div>
        <w:div w:id="406071459">
          <w:marLeft w:val="480"/>
          <w:marRight w:val="0"/>
          <w:marTop w:val="0"/>
          <w:marBottom w:val="0"/>
          <w:divBdr>
            <w:top w:val="none" w:sz="0" w:space="0" w:color="auto"/>
            <w:left w:val="none" w:sz="0" w:space="0" w:color="auto"/>
            <w:bottom w:val="none" w:sz="0" w:space="0" w:color="auto"/>
            <w:right w:val="none" w:sz="0" w:space="0" w:color="auto"/>
          </w:divBdr>
        </w:div>
        <w:div w:id="421798659">
          <w:marLeft w:val="480"/>
          <w:marRight w:val="0"/>
          <w:marTop w:val="0"/>
          <w:marBottom w:val="0"/>
          <w:divBdr>
            <w:top w:val="none" w:sz="0" w:space="0" w:color="auto"/>
            <w:left w:val="none" w:sz="0" w:space="0" w:color="auto"/>
            <w:bottom w:val="none" w:sz="0" w:space="0" w:color="auto"/>
            <w:right w:val="none" w:sz="0" w:space="0" w:color="auto"/>
          </w:divBdr>
        </w:div>
        <w:div w:id="421799978">
          <w:marLeft w:val="480"/>
          <w:marRight w:val="0"/>
          <w:marTop w:val="0"/>
          <w:marBottom w:val="0"/>
          <w:divBdr>
            <w:top w:val="none" w:sz="0" w:space="0" w:color="auto"/>
            <w:left w:val="none" w:sz="0" w:space="0" w:color="auto"/>
            <w:bottom w:val="none" w:sz="0" w:space="0" w:color="auto"/>
            <w:right w:val="none" w:sz="0" w:space="0" w:color="auto"/>
          </w:divBdr>
        </w:div>
        <w:div w:id="427121665">
          <w:marLeft w:val="480"/>
          <w:marRight w:val="0"/>
          <w:marTop w:val="0"/>
          <w:marBottom w:val="0"/>
          <w:divBdr>
            <w:top w:val="none" w:sz="0" w:space="0" w:color="auto"/>
            <w:left w:val="none" w:sz="0" w:space="0" w:color="auto"/>
            <w:bottom w:val="none" w:sz="0" w:space="0" w:color="auto"/>
            <w:right w:val="none" w:sz="0" w:space="0" w:color="auto"/>
          </w:divBdr>
        </w:div>
        <w:div w:id="431320066">
          <w:marLeft w:val="480"/>
          <w:marRight w:val="0"/>
          <w:marTop w:val="0"/>
          <w:marBottom w:val="0"/>
          <w:divBdr>
            <w:top w:val="none" w:sz="0" w:space="0" w:color="auto"/>
            <w:left w:val="none" w:sz="0" w:space="0" w:color="auto"/>
            <w:bottom w:val="none" w:sz="0" w:space="0" w:color="auto"/>
            <w:right w:val="none" w:sz="0" w:space="0" w:color="auto"/>
          </w:divBdr>
        </w:div>
        <w:div w:id="443109726">
          <w:marLeft w:val="480"/>
          <w:marRight w:val="0"/>
          <w:marTop w:val="0"/>
          <w:marBottom w:val="0"/>
          <w:divBdr>
            <w:top w:val="none" w:sz="0" w:space="0" w:color="auto"/>
            <w:left w:val="none" w:sz="0" w:space="0" w:color="auto"/>
            <w:bottom w:val="none" w:sz="0" w:space="0" w:color="auto"/>
            <w:right w:val="none" w:sz="0" w:space="0" w:color="auto"/>
          </w:divBdr>
        </w:div>
        <w:div w:id="451944093">
          <w:marLeft w:val="480"/>
          <w:marRight w:val="0"/>
          <w:marTop w:val="0"/>
          <w:marBottom w:val="0"/>
          <w:divBdr>
            <w:top w:val="none" w:sz="0" w:space="0" w:color="auto"/>
            <w:left w:val="none" w:sz="0" w:space="0" w:color="auto"/>
            <w:bottom w:val="none" w:sz="0" w:space="0" w:color="auto"/>
            <w:right w:val="none" w:sz="0" w:space="0" w:color="auto"/>
          </w:divBdr>
        </w:div>
        <w:div w:id="460879147">
          <w:marLeft w:val="480"/>
          <w:marRight w:val="0"/>
          <w:marTop w:val="0"/>
          <w:marBottom w:val="0"/>
          <w:divBdr>
            <w:top w:val="none" w:sz="0" w:space="0" w:color="auto"/>
            <w:left w:val="none" w:sz="0" w:space="0" w:color="auto"/>
            <w:bottom w:val="none" w:sz="0" w:space="0" w:color="auto"/>
            <w:right w:val="none" w:sz="0" w:space="0" w:color="auto"/>
          </w:divBdr>
        </w:div>
        <w:div w:id="486239923">
          <w:marLeft w:val="480"/>
          <w:marRight w:val="0"/>
          <w:marTop w:val="0"/>
          <w:marBottom w:val="0"/>
          <w:divBdr>
            <w:top w:val="none" w:sz="0" w:space="0" w:color="auto"/>
            <w:left w:val="none" w:sz="0" w:space="0" w:color="auto"/>
            <w:bottom w:val="none" w:sz="0" w:space="0" w:color="auto"/>
            <w:right w:val="none" w:sz="0" w:space="0" w:color="auto"/>
          </w:divBdr>
        </w:div>
        <w:div w:id="581379379">
          <w:marLeft w:val="480"/>
          <w:marRight w:val="0"/>
          <w:marTop w:val="0"/>
          <w:marBottom w:val="0"/>
          <w:divBdr>
            <w:top w:val="none" w:sz="0" w:space="0" w:color="auto"/>
            <w:left w:val="none" w:sz="0" w:space="0" w:color="auto"/>
            <w:bottom w:val="none" w:sz="0" w:space="0" w:color="auto"/>
            <w:right w:val="none" w:sz="0" w:space="0" w:color="auto"/>
          </w:divBdr>
        </w:div>
        <w:div w:id="604921488">
          <w:marLeft w:val="480"/>
          <w:marRight w:val="0"/>
          <w:marTop w:val="0"/>
          <w:marBottom w:val="0"/>
          <w:divBdr>
            <w:top w:val="none" w:sz="0" w:space="0" w:color="auto"/>
            <w:left w:val="none" w:sz="0" w:space="0" w:color="auto"/>
            <w:bottom w:val="none" w:sz="0" w:space="0" w:color="auto"/>
            <w:right w:val="none" w:sz="0" w:space="0" w:color="auto"/>
          </w:divBdr>
        </w:div>
        <w:div w:id="634145365">
          <w:marLeft w:val="480"/>
          <w:marRight w:val="0"/>
          <w:marTop w:val="0"/>
          <w:marBottom w:val="0"/>
          <w:divBdr>
            <w:top w:val="none" w:sz="0" w:space="0" w:color="auto"/>
            <w:left w:val="none" w:sz="0" w:space="0" w:color="auto"/>
            <w:bottom w:val="none" w:sz="0" w:space="0" w:color="auto"/>
            <w:right w:val="none" w:sz="0" w:space="0" w:color="auto"/>
          </w:divBdr>
        </w:div>
        <w:div w:id="636682885">
          <w:marLeft w:val="480"/>
          <w:marRight w:val="0"/>
          <w:marTop w:val="0"/>
          <w:marBottom w:val="0"/>
          <w:divBdr>
            <w:top w:val="none" w:sz="0" w:space="0" w:color="auto"/>
            <w:left w:val="none" w:sz="0" w:space="0" w:color="auto"/>
            <w:bottom w:val="none" w:sz="0" w:space="0" w:color="auto"/>
            <w:right w:val="none" w:sz="0" w:space="0" w:color="auto"/>
          </w:divBdr>
        </w:div>
        <w:div w:id="650211409">
          <w:marLeft w:val="480"/>
          <w:marRight w:val="0"/>
          <w:marTop w:val="0"/>
          <w:marBottom w:val="0"/>
          <w:divBdr>
            <w:top w:val="none" w:sz="0" w:space="0" w:color="auto"/>
            <w:left w:val="none" w:sz="0" w:space="0" w:color="auto"/>
            <w:bottom w:val="none" w:sz="0" w:space="0" w:color="auto"/>
            <w:right w:val="none" w:sz="0" w:space="0" w:color="auto"/>
          </w:divBdr>
        </w:div>
        <w:div w:id="657154348">
          <w:marLeft w:val="480"/>
          <w:marRight w:val="0"/>
          <w:marTop w:val="0"/>
          <w:marBottom w:val="0"/>
          <w:divBdr>
            <w:top w:val="none" w:sz="0" w:space="0" w:color="auto"/>
            <w:left w:val="none" w:sz="0" w:space="0" w:color="auto"/>
            <w:bottom w:val="none" w:sz="0" w:space="0" w:color="auto"/>
            <w:right w:val="none" w:sz="0" w:space="0" w:color="auto"/>
          </w:divBdr>
        </w:div>
        <w:div w:id="682125762">
          <w:marLeft w:val="480"/>
          <w:marRight w:val="0"/>
          <w:marTop w:val="0"/>
          <w:marBottom w:val="0"/>
          <w:divBdr>
            <w:top w:val="none" w:sz="0" w:space="0" w:color="auto"/>
            <w:left w:val="none" w:sz="0" w:space="0" w:color="auto"/>
            <w:bottom w:val="none" w:sz="0" w:space="0" w:color="auto"/>
            <w:right w:val="none" w:sz="0" w:space="0" w:color="auto"/>
          </w:divBdr>
        </w:div>
        <w:div w:id="688019965">
          <w:marLeft w:val="480"/>
          <w:marRight w:val="0"/>
          <w:marTop w:val="0"/>
          <w:marBottom w:val="0"/>
          <w:divBdr>
            <w:top w:val="none" w:sz="0" w:space="0" w:color="auto"/>
            <w:left w:val="none" w:sz="0" w:space="0" w:color="auto"/>
            <w:bottom w:val="none" w:sz="0" w:space="0" w:color="auto"/>
            <w:right w:val="none" w:sz="0" w:space="0" w:color="auto"/>
          </w:divBdr>
        </w:div>
        <w:div w:id="693963474">
          <w:marLeft w:val="480"/>
          <w:marRight w:val="0"/>
          <w:marTop w:val="0"/>
          <w:marBottom w:val="0"/>
          <w:divBdr>
            <w:top w:val="none" w:sz="0" w:space="0" w:color="auto"/>
            <w:left w:val="none" w:sz="0" w:space="0" w:color="auto"/>
            <w:bottom w:val="none" w:sz="0" w:space="0" w:color="auto"/>
            <w:right w:val="none" w:sz="0" w:space="0" w:color="auto"/>
          </w:divBdr>
        </w:div>
        <w:div w:id="721829302">
          <w:marLeft w:val="480"/>
          <w:marRight w:val="0"/>
          <w:marTop w:val="0"/>
          <w:marBottom w:val="0"/>
          <w:divBdr>
            <w:top w:val="none" w:sz="0" w:space="0" w:color="auto"/>
            <w:left w:val="none" w:sz="0" w:space="0" w:color="auto"/>
            <w:bottom w:val="none" w:sz="0" w:space="0" w:color="auto"/>
            <w:right w:val="none" w:sz="0" w:space="0" w:color="auto"/>
          </w:divBdr>
        </w:div>
        <w:div w:id="726685061">
          <w:marLeft w:val="480"/>
          <w:marRight w:val="0"/>
          <w:marTop w:val="0"/>
          <w:marBottom w:val="0"/>
          <w:divBdr>
            <w:top w:val="none" w:sz="0" w:space="0" w:color="auto"/>
            <w:left w:val="none" w:sz="0" w:space="0" w:color="auto"/>
            <w:bottom w:val="none" w:sz="0" w:space="0" w:color="auto"/>
            <w:right w:val="none" w:sz="0" w:space="0" w:color="auto"/>
          </w:divBdr>
        </w:div>
        <w:div w:id="773473977">
          <w:marLeft w:val="480"/>
          <w:marRight w:val="0"/>
          <w:marTop w:val="0"/>
          <w:marBottom w:val="0"/>
          <w:divBdr>
            <w:top w:val="none" w:sz="0" w:space="0" w:color="auto"/>
            <w:left w:val="none" w:sz="0" w:space="0" w:color="auto"/>
            <w:bottom w:val="none" w:sz="0" w:space="0" w:color="auto"/>
            <w:right w:val="none" w:sz="0" w:space="0" w:color="auto"/>
          </w:divBdr>
        </w:div>
        <w:div w:id="779646888">
          <w:marLeft w:val="480"/>
          <w:marRight w:val="0"/>
          <w:marTop w:val="0"/>
          <w:marBottom w:val="0"/>
          <w:divBdr>
            <w:top w:val="none" w:sz="0" w:space="0" w:color="auto"/>
            <w:left w:val="none" w:sz="0" w:space="0" w:color="auto"/>
            <w:bottom w:val="none" w:sz="0" w:space="0" w:color="auto"/>
            <w:right w:val="none" w:sz="0" w:space="0" w:color="auto"/>
          </w:divBdr>
        </w:div>
        <w:div w:id="782655831">
          <w:marLeft w:val="480"/>
          <w:marRight w:val="0"/>
          <w:marTop w:val="0"/>
          <w:marBottom w:val="0"/>
          <w:divBdr>
            <w:top w:val="none" w:sz="0" w:space="0" w:color="auto"/>
            <w:left w:val="none" w:sz="0" w:space="0" w:color="auto"/>
            <w:bottom w:val="none" w:sz="0" w:space="0" w:color="auto"/>
            <w:right w:val="none" w:sz="0" w:space="0" w:color="auto"/>
          </w:divBdr>
        </w:div>
        <w:div w:id="804618034">
          <w:marLeft w:val="480"/>
          <w:marRight w:val="0"/>
          <w:marTop w:val="0"/>
          <w:marBottom w:val="0"/>
          <w:divBdr>
            <w:top w:val="none" w:sz="0" w:space="0" w:color="auto"/>
            <w:left w:val="none" w:sz="0" w:space="0" w:color="auto"/>
            <w:bottom w:val="none" w:sz="0" w:space="0" w:color="auto"/>
            <w:right w:val="none" w:sz="0" w:space="0" w:color="auto"/>
          </w:divBdr>
        </w:div>
        <w:div w:id="816461945">
          <w:marLeft w:val="480"/>
          <w:marRight w:val="0"/>
          <w:marTop w:val="0"/>
          <w:marBottom w:val="0"/>
          <w:divBdr>
            <w:top w:val="none" w:sz="0" w:space="0" w:color="auto"/>
            <w:left w:val="none" w:sz="0" w:space="0" w:color="auto"/>
            <w:bottom w:val="none" w:sz="0" w:space="0" w:color="auto"/>
            <w:right w:val="none" w:sz="0" w:space="0" w:color="auto"/>
          </w:divBdr>
        </w:div>
        <w:div w:id="819155839">
          <w:marLeft w:val="480"/>
          <w:marRight w:val="0"/>
          <w:marTop w:val="0"/>
          <w:marBottom w:val="0"/>
          <w:divBdr>
            <w:top w:val="none" w:sz="0" w:space="0" w:color="auto"/>
            <w:left w:val="none" w:sz="0" w:space="0" w:color="auto"/>
            <w:bottom w:val="none" w:sz="0" w:space="0" w:color="auto"/>
            <w:right w:val="none" w:sz="0" w:space="0" w:color="auto"/>
          </w:divBdr>
        </w:div>
        <w:div w:id="884297452">
          <w:marLeft w:val="480"/>
          <w:marRight w:val="0"/>
          <w:marTop w:val="0"/>
          <w:marBottom w:val="0"/>
          <w:divBdr>
            <w:top w:val="none" w:sz="0" w:space="0" w:color="auto"/>
            <w:left w:val="none" w:sz="0" w:space="0" w:color="auto"/>
            <w:bottom w:val="none" w:sz="0" w:space="0" w:color="auto"/>
            <w:right w:val="none" w:sz="0" w:space="0" w:color="auto"/>
          </w:divBdr>
        </w:div>
        <w:div w:id="906300772">
          <w:marLeft w:val="480"/>
          <w:marRight w:val="0"/>
          <w:marTop w:val="0"/>
          <w:marBottom w:val="0"/>
          <w:divBdr>
            <w:top w:val="none" w:sz="0" w:space="0" w:color="auto"/>
            <w:left w:val="none" w:sz="0" w:space="0" w:color="auto"/>
            <w:bottom w:val="none" w:sz="0" w:space="0" w:color="auto"/>
            <w:right w:val="none" w:sz="0" w:space="0" w:color="auto"/>
          </w:divBdr>
        </w:div>
        <w:div w:id="933515810">
          <w:marLeft w:val="480"/>
          <w:marRight w:val="0"/>
          <w:marTop w:val="0"/>
          <w:marBottom w:val="0"/>
          <w:divBdr>
            <w:top w:val="none" w:sz="0" w:space="0" w:color="auto"/>
            <w:left w:val="none" w:sz="0" w:space="0" w:color="auto"/>
            <w:bottom w:val="none" w:sz="0" w:space="0" w:color="auto"/>
            <w:right w:val="none" w:sz="0" w:space="0" w:color="auto"/>
          </w:divBdr>
        </w:div>
        <w:div w:id="1016691394">
          <w:marLeft w:val="480"/>
          <w:marRight w:val="0"/>
          <w:marTop w:val="0"/>
          <w:marBottom w:val="0"/>
          <w:divBdr>
            <w:top w:val="none" w:sz="0" w:space="0" w:color="auto"/>
            <w:left w:val="none" w:sz="0" w:space="0" w:color="auto"/>
            <w:bottom w:val="none" w:sz="0" w:space="0" w:color="auto"/>
            <w:right w:val="none" w:sz="0" w:space="0" w:color="auto"/>
          </w:divBdr>
        </w:div>
        <w:div w:id="1054309705">
          <w:marLeft w:val="480"/>
          <w:marRight w:val="0"/>
          <w:marTop w:val="0"/>
          <w:marBottom w:val="0"/>
          <w:divBdr>
            <w:top w:val="none" w:sz="0" w:space="0" w:color="auto"/>
            <w:left w:val="none" w:sz="0" w:space="0" w:color="auto"/>
            <w:bottom w:val="none" w:sz="0" w:space="0" w:color="auto"/>
            <w:right w:val="none" w:sz="0" w:space="0" w:color="auto"/>
          </w:divBdr>
        </w:div>
        <w:div w:id="1137144278">
          <w:marLeft w:val="480"/>
          <w:marRight w:val="0"/>
          <w:marTop w:val="0"/>
          <w:marBottom w:val="0"/>
          <w:divBdr>
            <w:top w:val="none" w:sz="0" w:space="0" w:color="auto"/>
            <w:left w:val="none" w:sz="0" w:space="0" w:color="auto"/>
            <w:bottom w:val="none" w:sz="0" w:space="0" w:color="auto"/>
            <w:right w:val="none" w:sz="0" w:space="0" w:color="auto"/>
          </w:divBdr>
        </w:div>
        <w:div w:id="1152676763">
          <w:marLeft w:val="480"/>
          <w:marRight w:val="0"/>
          <w:marTop w:val="0"/>
          <w:marBottom w:val="0"/>
          <w:divBdr>
            <w:top w:val="none" w:sz="0" w:space="0" w:color="auto"/>
            <w:left w:val="none" w:sz="0" w:space="0" w:color="auto"/>
            <w:bottom w:val="none" w:sz="0" w:space="0" w:color="auto"/>
            <w:right w:val="none" w:sz="0" w:space="0" w:color="auto"/>
          </w:divBdr>
        </w:div>
        <w:div w:id="1175923449">
          <w:marLeft w:val="480"/>
          <w:marRight w:val="0"/>
          <w:marTop w:val="0"/>
          <w:marBottom w:val="0"/>
          <w:divBdr>
            <w:top w:val="none" w:sz="0" w:space="0" w:color="auto"/>
            <w:left w:val="none" w:sz="0" w:space="0" w:color="auto"/>
            <w:bottom w:val="none" w:sz="0" w:space="0" w:color="auto"/>
            <w:right w:val="none" w:sz="0" w:space="0" w:color="auto"/>
          </w:divBdr>
        </w:div>
        <w:div w:id="1189216843">
          <w:marLeft w:val="480"/>
          <w:marRight w:val="0"/>
          <w:marTop w:val="0"/>
          <w:marBottom w:val="0"/>
          <w:divBdr>
            <w:top w:val="none" w:sz="0" w:space="0" w:color="auto"/>
            <w:left w:val="none" w:sz="0" w:space="0" w:color="auto"/>
            <w:bottom w:val="none" w:sz="0" w:space="0" w:color="auto"/>
            <w:right w:val="none" w:sz="0" w:space="0" w:color="auto"/>
          </w:divBdr>
        </w:div>
        <w:div w:id="1250575617">
          <w:marLeft w:val="480"/>
          <w:marRight w:val="0"/>
          <w:marTop w:val="0"/>
          <w:marBottom w:val="0"/>
          <w:divBdr>
            <w:top w:val="none" w:sz="0" w:space="0" w:color="auto"/>
            <w:left w:val="none" w:sz="0" w:space="0" w:color="auto"/>
            <w:bottom w:val="none" w:sz="0" w:space="0" w:color="auto"/>
            <w:right w:val="none" w:sz="0" w:space="0" w:color="auto"/>
          </w:divBdr>
        </w:div>
        <w:div w:id="1270352561">
          <w:marLeft w:val="480"/>
          <w:marRight w:val="0"/>
          <w:marTop w:val="0"/>
          <w:marBottom w:val="0"/>
          <w:divBdr>
            <w:top w:val="none" w:sz="0" w:space="0" w:color="auto"/>
            <w:left w:val="none" w:sz="0" w:space="0" w:color="auto"/>
            <w:bottom w:val="none" w:sz="0" w:space="0" w:color="auto"/>
            <w:right w:val="none" w:sz="0" w:space="0" w:color="auto"/>
          </w:divBdr>
        </w:div>
        <w:div w:id="1389842840">
          <w:marLeft w:val="480"/>
          <w:marRight w:val="0"/>
          <w:marTop w:val="0"/>
          <w:marBottom w:val="0"/>
          <w:divBdr>
            <w:top w:val="none" w:sz="0" w:space="0" w:color="auto"/>
            <w:left w:val="none" w:sz="0" w:space="0" w:color="auto"/>
            <w:bottom w:val="none" w:sz="0" w:space="0" w:color="auto"/>
            <w:right w:val="none" w:sz="0" w:space="0" w:color="auto"/>
          </w:divBdr>
        </w:div>
        <w:div w:id="1405878323">
          <w:marLeft w:val="480"/>
          <w:marRight w:val="0"/>
          <w:marTop w:val="0"/>
          <w:marBottom w:val="0"/>
          <w:divBdr>
            <w:top w:val="none" w:sz="0" w:space="0" w:color="auto"/>
            <w:left w:val="none" w:sz="0" w:space="0" w:color="auto"/>
            <w:bottom w:val="none" w:sz="0" w:space="0" w:color="auto"/>
            <w:right w:val="none" w:sz="0" w:space="0" w:color="auto"/>
          </w:divBdr>
        </w:div>
        <w:div w:id="1425422374">
          <w:marLeft w:val="480"/>
          <w:marRight w:val="0"/>
          <w:marTop w:val="0"/>
          <w:marBottom w:val="0"/>
          <w:divBdr>
            <w:top w:val="none" w:sz="0" w:space="0" w:color="auto"/>
            <w:left w:val="none" w:sz="0" w:space="0" w:color="auto"/>
            <w:bottom w:val="none" w:sz="0" w:space="0" w:color="auto"/>
            <w:right w:val="none" w:sz="0" w:space="0" w:color="auto"/>
          </w:divBdr>
        </w:div>
        <w:div w:id="1453358183">
          <w:marLeft w:val="480"/>
          <w:marRight w:val="0"/>
          <w:marTop w:val="0"/>
          <w:marBottom w:val="0"/>
          <w:divBdr>
            <w:top w:val="none" w:sz="0" w:space="0" w:color="auto"/>
            <w:left w:val="none" w:sz="0" w:space="0" w:color="auto"/>
            <w:bottom w:val="none" w:sz="0" w:space="0" w:color="auto"/>
            <w:right w:val="none" w:sz="0" w:space="0" w:color="auto"/>
          </w:divBdr>
        </w:div>
        <w:div w:id="1503743012">
          <w:marLeft w:val="480"/>
          <w:marRight w:val="0"/>
          <w:marTop w:val="0"/>
          <w:marBottom w:val="0"/>
          <w:divBdr>
            <w:top w:val="none" w:sz="0" w:space="0" w:color="auto"/>
            <w:left w:val="none" w:sz="0" w:space="0" w:color="auto"/>
            <w:bottom w:val="none" w:sz="0" w:space="0" w:color="auto"/>
            <w:right w:val="none" w:sz="0" w:space="0" w:color="auto"/>
          </w:divBdr>
        </w:div>
        <w:div w:id="1511066625">
          <w:marLeft w:val="480"/>
          <w:marRight w:val="0"/>
          <w:marTop w:val="0"/>
          <w:marBottom w:val="0"/>
          <w:divBdr>
            <w:top w:val="none" w:sz="0" w:space="0" w:color="auto"/>
            <w:left w:val="none" w:sz="0" w:space="0" w:color="auto"/>
            <w:bottom w:val="none" w:sz="0" w:space="0" w:color="auto"/>
            <w:right w:val="none" w:sz="0" w:space="0" w:color="auto"/>
          </w:divBdr>
        </w:div>
        <w:div w:id="1534885236">
          <w:marLeft w:val="480"/>
          <w:marRight w:val="0"/>
          <w:marTop w:val="0"/>
          <w:marBottom w:val="0"/>
          <w:divBdr>
            <w:top w:val="none" w:sz="0" w:space="0" w:color="auto"/>
            <w:left w:val="none" w:sz="0" w:space="0" w:color="auto"/>
            <w:bottom w:val="none" w:sz="0" w:space="0" w:color="auto"/>
            <w:right w:val="none" w:sz="0" w:space="0" w:color="auto"/>
          </w:divBdr>
        </w:div>
        <w:div w:id="1597668054">
          <w:marLeft w:val="480"/>
          <w:marRight w:val="0"/>
          <w:marTop w:val="0"/>
          <w:marBottom w:val="0"/>
          <w:divBdr>
            <w:top w:val="none" w:sz="0" w:space="0" w:color="auto"/>
            <w:left w:val="none" w:sz="0" w:space="0" w:color="auto"/>
            <w:bottom w:val="none" w:sz="0" w:space="0" w:color="auto"/>
            <w:right w:val="none" w:sz="0" w:space="0" w:color="auto"/>
          </w:divBdr>
        </w:div>
        <w:div w:id="1709144302">
          <w:marLeft w:val="480"/>
          <w:marRight w:val="0"/>
          <w:marTop w:val="0"/>
          <w:marBottom w:val="0"/>
          <w:divBdr>
            <w:top w:val="none" w:sz="0" w:space="0" w:color="auto"/>
            <w:left w:val="none" w:sz="0" w:space="0" w:color="auto"/>
            <w:bottom w:val="none" w:sz="0" w:space="0" w:color="auto"/>
            <w:right w:val="none" w:sz="0" w:space="0" w:color="auto"/>
          </w:divBdr>
        </w:div>
        <w:div w:id="1767386656">
          <w:marLeft w:val="480"/>
          <w:marRight w:val="0"/>
          <w:marTop w:val="0"/>
          <w:marBottom w:val="0"/>
          <w:divBdr>
            <w:top w:val="none" w:sz="0" w:space="0" w:color="auto"/>
            <w:left w:val="none" w:sz="0" w:space="0" w:color="auto"/>
            <w:bottom w:val="none" w:sz="0" w:space="0" w:color="auto"/>
            <w:right w:val="none" w:sz="0" w:space="0" w:color="auto"/>
          </w:divBdr>
        </w:div>
        <w:div w:id="1847670085">
          <w:marLeft w:val="480"/>
          <w:marRight w:val="0"/>
          <w:marTop w:val="0"/>
          <w:marBottom w:val="0"/>
          <w:divBdr>
            <w:top w:val="none" w:sz="0" w:space="0" w:color="auto"/>
            <w:left w:val="none" w:sz="0" w:space="0" w:color="auto"/>
            <w:bottom w:val="none" w:sz="0" w:space="0" w:color="auto"/>
            <w:right w:val="none" w:sz="0" w:space="0" w:color="auto"/>
          </w:divBdr>
        </w:div>
        <w:div w:id="1876429942">
          <w:marLeft w:val="480"/>
          <w:marRight w:val="0"/>
          <w:marTop w:val="0"/>
          <w:marBottom w:val="0"/>
          <w:divBdr>
            <w:top w:val="none" w:sz="0" w:space="0" w:color="auto"/>
            <w:left w:val="none" w:sz="0" w:space="0" w:color="auto"/>
            <w:bottom w:val="none" w:sz="0" w:space="0" w:color="auto"/>
            <w:right w:val="none" w:sz="0" w:space="0" w:color="auto"/>
          </w:divBdr>
        </w:div>
        <w:div w:id="1903442104">
          <w:marLeft w:val="480"/>
          <w:marRight w:val="0"/>
          <w:marTop w:val="0"/>
          <w:marBottom w:val="0"/>
          <w:divBdr>
            <w:top w:val="none" w:sz="0" w:space="0" w:color="auto"/>
            <w:left w:val="none" w:sz="0" w:space="0" w:color="auto"/>
            <w:bottom w:val="none" w:sz="0" w:space="0" w:color="auto"/>
            <w:right w:val="none" w:sz="0" w:space="0" w:color="auto"/>
          </w:divBdr>
        </w:div>
        <w:div w:id="1991328771">
          <w:marLeft w:val="480"/>
          <w:marRight w:val="0"/>
          <w:marTop w:val="0"/>
          <w:marBottom w:val="0"/>
          <w:divBdr>
            <w:top w:val="none" w:sz="0" w:space="0" w:color="auto"/>
            <w:left w:val="none" w:sz="0" w:space="0" w:color="auto"/>
            <w:bottom w:val="none" w:sz="0" w:space="0" w:color="auto"/>
            <w:right w:val="none" w:sz="0" w:space="0" w:color="auto"/>
          </w:divBdr>
        </w:div>
        <w:div w:id="2013528068">
          <w:marLeft w:val="480"/>
          <w:marRight w:val="0"/>
          <w:marTop w:val="0"/>
          <w:marBottom w:val="0"/>
          <w:divBdr>
            <w:top w:val="none" w:sz="0" w:space="0" w:color="auto"/>
            <w:left w:val="none" w:sz="0" w:space="0" w:color="auto"/>
            <w:bottom w:val="none" w:sz="0" w:space="0" w:color="auto"/>
            <w:right w:val="none" w:sz="0" w:space="0" w:color="auto"/>
          </w:divBdr>
        </w:div>
        <w:div w:id="2017147443">
          <w:marLeft w:val="480"/>
          <w:marRight w:val="0"/>
          <w:marTop w:val="0"/>
          <w:marBottom w:val="0"/>
          <w:divBdr>
            <w:top w:val="none" w:sz="0" w:space="0" w:color="auto"/>
            <w:left w:val="none" w:sz="0" w:space="0" w:color="auto"/>
            <w:bottom w:val="none" w:sz="0" w:space="0" w:color="auto"/>
            <w:right w:val="none" w:sz="0" w:space="0" w:color="auto"/>
          </w:divBdr>
        </w:div>
        <w:div w:id="2023966872">
          <w:marLeft w:val="480"/>
          <w:marRight w:val="0"/>
          <w:marTop w:val="0"/>
          <w:marBottom w:val="0"/>
          <w:divBdr>
            <w:top w:val="none" w:sz="0" w:space="0" w:color="auto"/>
            <w:left w:val="none" w:sz="0" w:space="0" w:color="auto"/>
            <w:bottom w:val="none" w:sz="0" w:space="0" w:color="auto"/>
            <w:right w:val="none" w:sz="0" w:space="0" w:color="auto"/>
          </w:divBdr>
        </w:div>
        <w:div w:id="2024360837">
          <w:marLeft w:val="480"/>
          <w:marRight w:val="0"/>
          <w:marTop w:val="0"/>
          <w:marBottom w:val="0"/>
          <w:divBdr>
            <w:top w:val="none" w:sz="0" w:space="0" w:color="auto"/>
            <w:left w:val="none" w:sz="0" w:space="0" w:color="auto"/>
            <w:bottom w:val="none" w:sz="0" w:space="0" w:color="auto"/>
            <w:right w:val="none" w:sz="0" w:space="0" w:color="auto"/>
          </w:divBdr>
        </w:div>
      </w:divsChild>
    </w:div>
    <w:div w:id="422260249">
      <w:bodyDiv w:val="1"/>
      <w:marLeft w:val="0"/>
      <w:marRight w:val="0"/>
      <w:marTop w:val="0"/>
      <w:marBottom w:val="0"/>
      <w:divBdr>
        <w:top w:val="none" w:sz="0" w:space="0" w:color="auto"/>
        <w:left w:val="none" w:sz="0" w:space="0" w:color="auto"/>
        <w:bottom w:val="none" w:sz="0" w:space="0" w:color="auto"/>
        <w:right w:val="none" w:sz="0" w:space="0" w:color="auto"/>
      </w:divBdr>
      <w:divsChild>
        <w:div w:id="63845904">
          <w:marLeft w:val="480"/>
          <w:marRight w:val="0"/>
          <w:marTop w:val="0"/>
          <w:marBottom w:val="0"/>
          <w:divBdr>
            <w:top w:val="none" w:sz="0" w:space="0" w:color="auto"/>
            <w:left w:val="none" w:sz="0" w:space="0" w:color="auto"/>
            <w:bottom w:val="none" w:sz="0" w:space="0" w:color="auto"/>
            <w:right w:val="none" w:sz="0" w:space="0" w:color="auto"/>
          </w:divBdr>
        </w:div>
        <w:div w:id="75829420">
          <w:marLeft w:val="480"/>
          <w:marRight w:val="0"/>
          <w:marTop w:val="0"/>
          <w:marBottom w:val="0"/>
          <w:divBdr>
            <w:top w:val="none" w:sz="0" w:space="0" w:color="auto"/>
            <w:left w:val="none" w:sz="0" w:space="0" w:color="auto"/>
            <w:bottom w:val="none" w:sz="0" w:space="0" w:color="auto"/>
            <w:right w:val="none" w:sz="0" w:space="0" w:color="auto"/>
          </w:divBdr>
        </w:div>
        <w:div w:id="83191584">
          <w:marLeft w:val="480"/>
          <w:marRight w:val="0"/>
          <w:marTop w:val="0"/>
          <w:marBottom w:val="0"/>
          <w:divBdr>
            <w:top w:val="none" w:sz="0" w:space="0" w:color="auto"/>
            <w:left w:val="none" w:sz="0" w:space="0" w:color="auto"/>
            <w:bottom w:val="none" w:sz="0" w:space="0" w:color="auto"/>
            <w:right w:val="none" w:sz="0" w:space="0" w:color="auto"/>
          </w:divBdr>
        </w:div>
        <w:div w:id="92210332">
          <w:marLeft w:val="480"/>
          <w:marRight w:val="0"/>
          <w:marTop w:val="0"/>
          <w:marBottom w:val="0"/>
          <w:divBdr>
            <w:top w:val="none" w:sz="0" w:space="0" w:color="auto"/>
            <w:left w:val="none" w:sz="0" w:space="0" w:color="auto"/>
            <w:bottom w:val="none" w:sz="0" w:space="0" w:color="auto"/>
            <w:right w:val="none" w:sz="0" w:space="0" w:color="auto"/>
          </w:divBdr>
        </w:div>
        <w:div w:id="189414947">
          <w:marLeft w:val="480"/>
          <w:marRight w:val="0"/>
          <w:marTop w:val="0"/>
          <w:marBottom w:val="0"/>
          <w:divBdr>
            <w:top w:val="none" w:sz="0" w:space="0" w:color="auto"/>
            <w:left w:val="none" w:sz="0" w:space="0" w:color="auto"/>
            <w:bottom w:val="none" w:sz="0" w:space="0" w:color="auto"/>
            <w:right w:val="none" w:sz="0" w:space="0" w:color="auto"/>
          </w:divBdr>
        </w:div>
        <w:div w:id="224755249">
          <w:marLeft w:val="480"/>
          <w:marRight w:val="0"/>
          <w:marTop w:val="0"/>
          <w:marBottom w:val="0"/>
          <w:divBdr>
            <w:top w:val="none" w:sz="0" w:space="0" w:color="auto"/>
            <w:left w:val="none" w:sz="0" w:space="0" w:color="auto"/>
            <w:bottom w:val="none" w:sz="0" w:space="0" w:color="auto"/>
            <w:right w:val="none" w:sz="0" w:space="0" w:color="auto"/>
          </w:divBdr>
        </w:div>
        <w:div w:id="237133349">
          <w:marLeft w:val="480"/>
          <w:marRight w:val="0"/>
          <w:marTop w:val="0"/>
          <w:marBottom w:val="0"/>
          <w:divBdr>
            <w:top w:val="none" w:sz="0" w:space="0" w:color="auto"/>
            <w:left w:val="none" w:sz="0" w:space="0" w:color="auto"/>
            <w:bottom w:val="none" w:sz="0" w:space="0" w:color="auto"/>
            <w:right w:val="none" w:sz="0" w:space="0" w:color="auto"/>
          </w:divBdr>
        </w:div>
        <w:div w:id="292447923">
          <w:marLeft w:val="480"/>
          <w:marRight w:val="0"/>
          <w:marTop w:val="0"/>
          <w:marBottom w:val="0"/>
          <w:divBdr>
            <w:top w:val="none" w:sz="0" w:space="0" w:color="auto"/>
            <w:left w:val="none" w:sz="0" w:space="0" w:color="auto"/>
            <w:bottom w:val="none" w:sz="0" w:space="0" w:color="auto"/>
            <w:right w:val="none" w:sz="0" w:space="0" w:color="auto"/>
          </w:divBdr>
        </w:div>
        <w:div w:id="333921643">
          <w:marLeft w:val="480"/>
          <w:marRight w:val="0"/>
          <w:marTop w:val="0"/>
          <w:marBottom w:val="0"/>
          <w:divBdr>
            <w:top w:val="none" w:sz="0" w:space="0" w:color="auto"/>
            <w:left w:val="none" w:sz="0" w:space="0" w:color="auto"/>
            <w:bottom w:val="none" w:sz="0" w:space="0" w:color="auto"/>
            <w:right w:val="none" w:sz="0" w:space="0" w:color="auto"/>
          </w:divBdr>
        </w:div>
        <w:div w:id="343367499">
          <w:marLeft w:val="480"/>
          <w:marRight w:val="0"/>
          <w:marTop w:val="0"/>
          <w:marBottom w:val="0"/>
          <w:divBdr>
            <w:top w:val="none" w:sz="0" w:space="0" w:color="auto"/>
            <w:left w:val="none" w:sz="0" w:space="0" w:color="auto"/>
            <w:bottom w:val="none" w:sz="0" w:space="0" w:color="auto"/>
            <w:right w:val="none" w:sz="0" w:space="0" w:color="auto"/>
          </w:divBdr>
        </w:div>
        <w:div w:id="349835794">
          <w:marLeft w:val="480"/>
          <w:marRight w:val="0"/>
          <w:marTop w:val="0"/>
          <w:marBottom w:val="0"/>
          <w:divBdr>
            <w:top w:val="none" w:sz="0" w:space="0" w:color="auto"/>
            <w:left w:val="none" w:sz="0" w:space="0" w:color="auto"/>
            <w:bottom w:val="none" w:sz="0" w:space="0" w:color="auto"/>
            <w:right w:val="none" w:sz="0" w:space="0" w:color="auto"/>
          </w:divBdr>
        </w:div>
        <w:div w:id="354697169">
          <w:marLeft w:val="480"/>
          <w:marRight w:val="0"/>
          <w:marTop w:val="0"/>
          <w:marBottom w:val="0"/>
          <w:divBdr>
            <w:top w:val="none" w:sz="0" w:space="0" w:color="auto"/>
            <w:left w:val="none" w:sz="0" w:space="0" w:color="auto"/>
            <w:bottom w:val="none" w:sz="0" w:space="0" w:color="auto"/>
            <w:right w:val="none" w:sz="0" w:space="0" w:color="auto"/>
          </w:divBdr>
        </w:div>
        <w:div w:id="486552365">
          <w:marLeft w:val="480"/>
          <w:marRight w:val="0"/>
          <w:marTop w:val="0"/>
          <w:marBottom w:val="0"/>
          <w:divBdr>
            <w:top w:val="none" w:sz="0" w:space="0" w:color="auto"/>
            <w:left w:val="none" w:sz="0" w:space="0" w:color="auto"/>
            <w:bottom w:val="none" w:sz="0" w:space="0" w:color="auto"/>
            <w:right w:val="none" w:sz="0" w:space="0" w:color="auto"/>
          </w:divBdr>
        </w:div>
        <w:div w:id="487938198">
          <w:marLeft w:val="480"/>
          <w:marRight w:val="0"/>
          <w:marTop w:val="0"/>
          <w:marBottom w:val="0"/>
          <w:divBdr>
            <w:top w:val="none" w:sz="0" w:space="0" w:color="auto"/>
            <w:left w:val="none" w:sz="0" w:space="0" w:color="auto"/>
            <w:bottom w:val="none" w:sz="0" w:space="0" w:color="auto"/>
            <w:right w:val="none" w:sz="0" w:space="0" w:color="auto"/>
          </w:divBdr>
        </w:div>
        <w:div w:id="491337347">
          <w:marLeft w:val="480"/>
          <w:marRight w:val="0"/>
          <w:marTop w:val="0"/>
          <w:marBottom w:val="0"/>
          <w:divBdr>
            <w:top w:val="none" w:sz="0" w:space="0" w:color="auto"/>
            <w:left w:val="none" w:sz="0" w:space="0" w:color="auto"/>
            <w:bottom w:val="none" w:sz="0" w:space="0" w:color="auto"/>
            <w:right w:val="none" w:sz="0" w:space="0" w:color="auto"/>
          </w:divBdr>
        </w:div>
        <w:div w:id="514851145">
          <w:marLeft w:val="480"/>
          <w:marRight w:val="0"/>
          <w:marTop w:val="0"/>
          <w:marBottom w:val="0"/>
          <w:divBdr>
            <w:top w:val="none" w:sz="0" w:space="0" w:color="auto"/>
            <w:left w:val="none" w:sz="0" w:space="0" w:color="auto"/>
            <w:bottom w:val="none" w:sz="0" w:space="0" w:color="auto"/>
            <w:right w:val="none" w:sz="0" w:space="0" w:color="auto"/>
          </w:divBdr>
        </w:div>
        <w:div w:id="522867112">
          <w:marLeft w:val="480"/>
          <w:marRight w:val="0"/>
          <w:marTop w:val="0"/>
          <w:marBottom w:val="0"/>
          <w:divBdr>
            <w:top w:val="none" w:sz="0" w:space="0" w:color="auto"/>
            <w:left w:val="none" w:sz="0" w:space="0" w:color="auto"/>
            <w:bottom w:val="none" w:sz="0" w:space="0" w:color="auto"/>
            <w:right w:val="none" w:sz="0" w:space="0" w:color="auto"/>
          </w:divBdr>
        </w:div>
        <w:div w:id="526211716">
          <w:marLeft w:val="480"/>
          <w:marRight w:val="0"/>
          <w:marTop w:val="0"/>
          <w:marBottom w:val="0"/>
          <w:divBdr>
            <w:top w:val="none" w:sz="0" w:space="0" w:color="auto"/>
            <w:left w:val="none" w:sz="0" w:space="0" w:color="auto"/>
            <w:bottom w:val="none" w:sz="0" w:space="0" w:color="auto"/>
            <w:right w:val="none" w:sz="0" w:space="0" w:color="auto"/>
          </w:divBdr>
        </w:div>
        <w:div w:id="574051476">
          <w:marLeft w:val="480"/>
          <w:marRight w:val="0"/>
          <w:marTop w:val="0"/>
          <w:marBottom w:val="0"/>
          <w:divBdr>
            <w:top w:val="none" w:sz="0" w:space="0" w:color="auto"/>
            <w:left w:val="none" w:sz="0" w:space="0" w:color="auto"/>
            <w:bottom w:val="none" w:sz="0" w:space="0" w:color="auto"/>
            <w:right w:val="none" w:sz="0" w:space="0" w:color="auto"/>
          </w:divBdr>
        </w:div>
        <w:div w:id="795677602">
          <w:marLeft w:val="480"/>
          <w:marRight w:val="0"/>
          <w:marTop w:val="0"/>
          <w:marBottom w:val="0"/>
          <w:divBdr>
            <w:top w:val="none" w:sz="0" w:space="0" w:color="auto"/>
            <w:left w:val="none" w:sz="0" w:space="0" w:color="auto"/>
            <w:bottom w:val="none" w:sz="0" w:space="0" w:color="auto"/>
            <w:right w:val="none" w:sz="0" w:space="0" w:color="auto"/>
          </w:divBdr>
        </w:div>
        <w:div w:id="832648289">
          <w:marLeft w:val="480"/>
          <w:marRight w:val="0"/>
          <w:marTop w:val="0"/>
          <w:marBottom w:val="0"/>
          <w:divBdr>
            <w:top w:val="none" w:sz="0" w:space="0" w:color="auto"/>
            <w:left w:val="none" w:sz="0" w:space="0" w:color="auto"/>
            <w:bottom w:val="none" w:sz="0" w:space="0" w:color="auto"/>
            <w:right w:val="none" w:sz="0" w:space="0" w:color="auto"/>
          </w:divBdr>
        </w:div>
        <w:div w:id="847910499">
          <w:marLeft w:val="480"/>
          <w:marRight w:val="0"/>
          <w:marTop w:val="0"/>
          <w:marBottom w:val="0"/>
          <w:divBdr>
            <w:top w:val="none" w:sz="0" w:space="0" w:color="auto"/>
            <w:left w:val="none" w:sz="0" w:space="0" w:color="auto"/>
            <w:bottom w:val="none" w:sz="0" w:space="0" w:color="auto"/>
            <w:right w:val="none" w:sz="0" w:space="0" w:color="auto"/>
          </w:divBdr>
        </w:div>
        <w:div w:id="878205898">
          <w:marLeft w:val="480"/>
          <w:marRight w:val="0"/>
          <w:marTop w:val="0"/>
          <w:marBottom w:val="0"/>
          <w:divBdr>
            <w:top w:val="none" w:sz="0" w:space="0" w:color="auto"/>
            <w:left w:val="none" w:sz="0" w:space="0" w:color="auto"/>
            <w:bottom w:val="none" w:sz="0" w:space="0" w:color="auto"/>
            <w:right w:val="none" w:sz="0" w:space="0" w:color="auto"/>
          </w:divBdr>
        </w:div>
        <w:div w:id="883374721">
          <w:marLeft w:val="480"/>
          <w:marRight w:val="0"/>
          <w:marTop w:val="0"/>
          <w:marBottom w:val="0"/>
          <w:divBdr>
            <w:top w:val="none" w:sz="0" w:space="0" w:color="auto"/>
            <w:left w:val="none" w:sz="0" w:space="0" w:color="auto"/>
            <w:bottom w:val="none" w:sz="0" w:space="0" w:color="auto"/>
            <w:right w:val="none" w:sz="0" w:space="0" w:color="auto"/>
          </w:divBdr>
        </w:div>
        <w:div w:id="886914885">
          <w:marLeft w:val="480"/>
          <w:marRight w:val="0"/>
          <w:marTop w:val="0"/>
          <w:marBottom w:val="0"/>
          <w:divBdr>
            <w:top w:val="none" w:sz="0" w:space="0" w:color="auto"/>
            <w:left w:val="none" w:sz="0" w:space="0" w:color="auto"/>
            <w:bottom w:val="none" w:sz="0" w:space="0" w:color="auto"/>
            <w:right w:val="none" w:sz="0" w:space="0" w:color="auto"/>
          </w:divBdr>
        </w:div>
        <w:div w:id="888806080">
          <w:marLeft w:val="480"/>
          <w:marRight w:val="0"/>
          <w:marTop w:val="0"/>
          <w:marBottom w:val="0"/>
          <w:divBdr>
            <w:top w:val="none" w:sz="0" w:space="0" w:color="auto"/>
            <w:left w:val="none" w:sz="0" w:space="0" w:color="auto"/>
            <w:bottom w:val="none" w:sz="0" w:space="0" w:color="auto"/>
            <w:right w:val="none" w:sz="0" w:space="0" w:color="auto"/>
          </w:divBdr>
        </w:div>
        <w:div w:id="951939728">
          <w:marLeft w:val="480"/>
          <w:marRight w:val="0"/>
          <w:marTop w:val="0"/>
          <w:marBottom w:val="0"/>
          <w:divBdr>
            <w:top w:val="none" w:sz="0" w:space="0" w:color="auto"/>
            <w:left w:val="none" w:sz="0" w:space="0" w:color="auto"/>
            <w:bottom w:val="none" w:sz="0" w:space="0" w:color="auto"/>
            <w:right w:val="none" w:sz="0" w:space="0" w:color="auto"/>
          </w:divBdr>
        </w:div>
        <w:div w:id="963661678">
          <w:marLeft w:val="480"/>
          <w:marRight w:val="0"/>
          <w:marTop w:val="0"/>
          <w:marBottom w:val="0"/>
          <w:divBdr>
            <w:top w:val="none" w:sz="0" w:space="0" w:color="auto"/>
            <w:left w:val="none" w:sz="0" w:space="0" w:color="auto"/>
            <w:bottom w:val="none" w:sz="0" w:space="0" w:color="auto"/>
            <w:right w:val="none" w:sz="0" w:space="0" w:color="auto"/>
          </w:divBdr>
        </w:div>
        <w:div w:id="1045370495">
          <w:marLeft w:val="480"/>
          <w:marRight w:val="0"/>
          <w:marTop w:val="0"/>
          <w:marBottom w:val="0"/>
          <w:divBdr>
            <w:top w:val="none" w:sz="0" w:space="0" w:color="auto"/>
            <w:left w:val="none" w:sz="0" w:space="0" w:color="auto"/>
            <w:bottom w:val="none" w:sz="0" w:space="0" w:color="auto"/>
            <w:right w:val="none" w:sz="0" w:space="0" w:color="auto"/>
          </w:divBdr>
        </w:div>
        <w:div w:id="1059792279">
          <w:marLeft w:val="480"/>
          <w:marRight w:val="0"/>
          <w:marTop w:val="0"/>
          <w:marBottom w:val="0"/>
          <w:divBdr>
            <w:top w:val="none" w:sz="0" w:space="0" w:color="auto"/>
            <w:left w:val="none" w:sz="0" w:space="0" w:color="auto"/>
            <w:bottom w:val="none" w:sz="0" w:space="0" w:color="auto"/>
            <w:right w:val="none" w:sz="0" w:space="0" w:color="auto"/>
          </w:divBdr>
        </w:div>
        <w:div w:id="1064910904">
          <w:marLeft w:val="480"/>
          <w:marRight w:val="0"/>
          <w:marTop w:val="0"/>
          <w:marBottom w:val="0"/>
          <w:divBdr>
            <w:top w:val="none" w:sz="0" w:space="0" w:color="auto"/>
            <w:left w:val="none" w:sz="0" w:space="0" w:color="auto"/>
            <w:bottom w:val="none" w:sz="0" w:space="0" w:color="auto"/>
            <w:right w:val="none" w:sz="0" w:space="0" w:color="auto"/>
          </w:divBdr>
        </w:div>
        <w:div w:id="1117917358">
          <w:marLeft w:val="480"/>
          <w:marRight w:val="0"/>
          <w:marTop w:val="0"/>
          <w:marBottom w:val="0"/>
          <w:divBdr>
            <w:top w:val="none" w:sz="0" w:space="0" w:color="auto"/>
            <w:left w:val="none" w:sz="0" w:space="0" w:color="auto"/>
            <w:bottom w:val="none" w:sz="0" w:space="0" w:color="auto"/>
            <w:right w:val="none" w:sz="0" w:space="0" w:color="auto"/>
          </w:divBdr>
        </w:div>
        <w:div w:id="1150367018">
          <w:marLeft w:val="480"/>
          <w:marRight w:val="0"/>
          <w:marTop w:val="0"/>
          <w:marBottom w:val="0"/>
          <w:divBdr>
            <w:top w:val="none" w:sz="0" w:space="0" w:color="auto"/>
            <w:left w:val="none" w:sz="0" w:space="0" w:color="auto"/>
            <w:bottom w:val="none" w:sz="0" w:space="0" w:color="auto"/>
            <w:right w:val="none" w:sz="0" w:space="0" w:color="auto"/>
          </w:divBdr>
        </w:div>
        <w:div w:id="1150949874">
          <w:marLeft w:val="480"/>
          <w:marRight w:val="0"/>
          <w:marTop w:val="0"/>
          <w:marBottom w:val="0"/>
          <w:divBdr>
            <w:top w:val="none" w:sz="0" w:space="0" w:color="auto"/>
            <w:left w:val="none" w:sz="0" w:space="0" w:color="auto"/>
            <w:bottom w:val="none" w:sz="0" w:space="0" w:color="auto"/>
            <w:right w:val="none" w:sz="0" w:space="0" w:color="auto"/>
          </w:divBdr>
        </w:div>
        <w:div w:id="1151672017">
          <w:marLeft w:val="480"/>
          <w:marRight w:val="0"/>
          <w:marTop w:val="0"/>
          <w:marBottom w:val="0"/>
          <w:divBdr>
            <w:top w:val="none" w:sz="0" w:space="0" w:color="auto"/>
            <w:left w:val="none" w:sz="0" w:space="0" w:color="auto"/>
            <w:bottom w:val="none" w:sz="0" w:space="0" w:color="auto"/>
            <w:right w:val="none" w:sz="0" w:space="0" w:color="auto"/>
          </w:divBdr>
        </w:div>
        <w:div w:id="1154373280">
          <w:marLeft w:val="480"/>
          <w:marRight w:val="0"/>
          <w:marTop w:val="0"/>
          <w:marBottom w:val="0"/>
          <w:divBdr>
            <w:top w:val="none" w:sz="0" w:space="0" w:color="auto"/>
            <w:left w:val="none" w:sz="0" w:space="0" w:color="auto"/>
            <w:bottom w:val="none" w:sz="0" w:space="0" w:color="auto"/>
            <w:right w:val="none" w:sz="0" w:space="0" w:color="auto"/>
          </w:divBdr>
        </w:div>
        <w:div w:id="1165900848">
          <w:marLeft w:val="480"/>
          <w:marRight w:val="0"/>
          <w:marTop w:val="0"/>
          <w:marBottom w:val="0"/>
          <w:divBdr>
            <w:top w:val="none" w:sz="0" w:space="0" w:color="auto"/>
            <w:left w:val="none" w:sz="0" w:space="0" w:color="auto"/>
            <w:bottom w:val="none" w:sz="0" w:space="0" w:color="auto"/>
            <w:right w:val="none" w:sz="0" w:space="0" w:color="auto"/>
          </w:divBdr>
        </w:div>
        <w:div w:id="1258712799">
          <w:marLeft w:val="480"/>
          <w:marRight w:val="0"/>
          <w:marTop w:val="0"/>
          <w:marBottom w:val="0"/>
          <w:divBdr>
            <w:top w:val="none" w:sz="0" w:space="0" w:color="auto"/>
            <w:left w:val="none" w:sz="0" w:space="0" w:color="auto"/>
            <w:bottom w:val="none" w:sz="0" w:space="0" w:color="auto"/>
            <w:right w:val="none" w:sz="0" w:space="0" w:color="auto"/>
          </w:divBdr>
        </w:div>
        <w:div w:id="1289046128">
          <w:marLeft w:val="480"/>
          <w:marRight w:val="0"/>
          <w:marTop w:val="0"/>
          <w:marBottom w:val="0"/>
          <w:divBdr>
            <w:top w:val="none" w:sz="0" w:space="0" w:color="auto"/>
            <w:left w:val="none" w:sz="0" w:space="0" w:color="auto"/>
            <w:bottom w:val="none" w:sz="0" w:space="0" w:color="auto"/>
            <w:right w:val="none" w:sz="0" w:space="0" w:color="auto"/>
          </w:divBdr>
        </w:div>
        <w:div w:id="1318418291">
          <w:marLeft w:val="480"/>
          <w:marRight w:val="0"/>
          <w:marTop w:val="0"/>
          <w:marBottom w:val="0"/>
          <w:divBdr>
            <w:top w:val="none" w:sz="0" w:space="0" w:color="auto"/>
            <w:left w:val="none" w:sz="0" w:space="0" w:color="auto"/>
            <w:bottom w:val="none" w:sz="0" w:space="0" w:color="auto"/>
            <w:right w:val="none" w:sz="0" w:space="0" w:color="auto"/>
          </w:divBdr>
        </w:div>
        <w:div w:id="1322079748">
          <w:marLeft w:val="480"/>
          <w:marRight w:val="0"/>
          <w:marTop w:val="0"/>
          <w:marBottom w:val="0"/>
          <w:divBdr>
            <w:top w:val="none" w:sz="0" w:space="0" w:color="auto"/>
            <w:left w:val="none" w:sz="0" w:space="0" w:color="auto"/>
            <w:bottom w:val="none" w:sz="0" w:space="0" w:color="auto"/>
            <w:right w:val="none" w:sz="0" w:space="0" w:color="auto"/>
          </w:divBdr>
        </w:div>
        <w:div w:id="1329405201">
          <w:marLeft w:val="480"/>
          <w:marRight w:val="0"/>
          <w:marTop w:val="0"/>
          <w:marBottom w:val="0"/>
          <w:divBdr>
            <w:top w:val="none" w:sz="0" w:space="0" w:color="auto"/>
            <w:left w:val="none" w:sz="0" w:space="0" w:color="auto"/>
            <w:bottom w:val="none" w:sz="0" w:space="0" w:color="auto"/>
            <w:right w:val="none" w:sz="0" w:space="0" w:color="auto"/>
          </w:divBdr>
        </w:div>
        <w:div w:id="1346441647">
          <w:marLeft w:val="480"/>
          <w:marRight w:val="0"/>
          <w:marTop w:val="0"/>
          <w:marBottom w:val="0"/>
          <w:divBdr>
            <w:top w:val="none" w:sz="0" w:space="0" w:color="auto"/>
            <w:left w:val="none" w:sz="0" w:space="0" w:color="auto"/>
            <w:bottom w:val="none" w:sz="0" w:space="0" w:color="auto"/>
            <w:right w:val="none" w:sz="0" w:space="0" w:color="auto"/>
          </w:divBdr>
        </w:div>
        <w:div w:id="1466389302">
          <w:marLeft w:val="480"/>
          <w:marRight w:val="0"/>
          <w:marTop w:val="0"/>
          <w:marBottom w:val="0"/>
          <w:divBdr>
            <w:top w:val="none" w:sz="0" w:space="0" w:color="auto"/>
            <w:left w:val="none" w:sz="0" w:space="0" w:color="auto"/>
            <w:bottom w:val="none" w:sz="0" w:space="0" w:color="auto"/>
            <w:right w:val="none" w:sz="0" w:space="0" w:color="auto"/>
          </w:divBdr>
        </w:div>
        <w:div w:id="1492941542">
          <w:marLeft w:val="480"/>
          <w:marRight w:val="0"/>
          <w:marTop w:val="0"/>
          <w:marBottom w:val="0"/>
          <w:divBdr>
            <w:top w:val="none" w:sz="0" w:space="0" w:color="auto"/>
            <w:left w:val="none" w:sz="0" w:space="0" w:color="auto"/>
            <w:bottom w:val="none" w:sz="0" w:space="0" w:color="auto"/>
            <w:right w:val="none" w:sz="0" w:space="0" w:color="auto"/>
          </w:divBdr>
        </w:div>
        <w:div w:id="1584294386">
          <w:marLeft w:val="480"/>
          <w:marRight w:val="0"/>
          <w:marTop w:val="0"/>
          <w:marBottom w:val="0"/>
          <w:divBdr>
            <w:top w:val="none" w:sz="0" w:space="0" w:color="auto"/>
            <w:left w:val="none" w:sz="0" w:space="0" w:color="auto"/>
            <w:bottom w:val="none" w:sz="0" w:space="0" w:color="auto"/>
            <w:right w:val="none" w:sz="0" w:space="0" w:color="auto"/>
          </w:divBdr>
        </w:div>
        <w:div w:id="1589313740">
          <w:marLeft w:val="480"/>
          <w:marRight w:val="0"/>
          <w:marTop w:val="0"/>
          <w:marBottom w:val="0"/>
          <w:divBdr>
            <w:top w:val="none" w:sz="0" w:space="0" w:color="auto"/>
            <w:left w:val="none" w:sz="0" w:space="0" w:color="auto"/>
            <w:bottom w:val="none" w:sz="0" w:space="0" w:color="auto"/>
            <w:right w:val="none" w:sz="0" w:space="0" w:color="auto"/>
          </w:divBdr>
        </w:div>
        <w:div w:id="1589537320">
          <w:marLeft w:val="480"/>
          <w:marRight w:val="0"/>
          <w:marTop w:val="0"/>
          <w:marBottom w:val="0"/>
          <w:divBdr>
            <w:top w:val="none" w:sz="0" w:space="0" w:color="auto"/>
            <w:left w:val="none" w:sz="0" w:space="0" w:color="auto"/>
            <w:bottom w:val="none" w:sz="0" w:space="0" w:color="auto"/>
            <w:right w:val="none" w:sz="0" w:space="0" w:color="auto"/>
          </w:divBdr>
        </w:div>
        <w:div w:id="1592738009">
          <w:marLeft w:val="480"/>
          <w:marRight w:val="0"/>
          <w:marTop w:val="0"/>
          <w:marBottom w:val="0"/>
          <w:divBdr>
            <w:top w:val="none" w:sz="0" w:space="0" w:color="auto"/>
            <w:left w:val="none" w:sz="0" w:space="0" w:color="auto"/>
            <w:bottom w:val="none" w:sz="0" w:space="0" w:color="auto"/>
            <w:right w:val="none" w:sz="0" w:space="0" w:color="auto"/>
          </w:divBdr>
        </w:div>
        <w:div w:id="1605724267">
          <w:marLeft w:val="480"/>
          <w:marRight w:val="0"/>
          <w:marTop w:val="0"/>
          <w:marBottom w:val="0"/>
          <w:divBdr>
            <w:top w:val="none" w:sz="0" w:space="0" w:color="auto"/>
            <w:left w:val="none" w:sz="0" w:space="0" w:color="auto"/>
            <w:bottom w:val="none" w:sz="0" w:space="0" w:color="auto"/>
            <w:right w:val="none" w:sz="0" w:space="0" w:color="auto"/>
          </w:divBdr>
        </w:div>
        <w:div w:id="1643849275">
          <w:marLeft w:val="480"/>
          <w:marRight w:val="0"/>
          <w:marTop w:val="0"/>
          <w:marBottom w:val="0"/>
          <w:divBdr>
            <w:top w:val="none" w:sz="0" w:space="0" w:color="auto"/>
            <w:left w:val="none" w:sz="0" w:space="0" w:color="auto"/>
            <w:bottom w:val="none" w:sz="0" w:space="0" w:color="auto"/>
            <w:right w:val="none" w:sz="0" w:space="0" w:color="auto"/>
          </w:divBdr>
        </w:div>
        <w:div w:id="1705790901">
          <w:marLeft w:val="480"/>
          <w:marRight w:val="0"/>
          <w:marTop w:val="0"/>
          <w:marBottom w:val="0"/>
          <w:divBdr>
            <w:top w:val="none" w:sz="0" w:space="0" w:color="auto"/>
            <w:left w:val="none" w:sz="0" w:space="0" w:color="auto"/>
            <w:bottom w:val="none" w:sz="0" w:space="0" w:color="auto"/>
            <w:right w:val="none" w:sz="0" w:space="0" w:color="auto"/>
          </w:divBdr>
        </w:div>
        <w:div w:id="1712263041">
          <w:marLeft w:val="480"/>
          <w:marRight w:val="0"/>
          <w:marTop w:val="0"/>
          <w:marBottom w:val="0"/>
          <w:divBdr>
            <w:top w:val="none" w:sz="0" w:space="0" w:color="auto"/>
            <w:left w:val="none" w:sz="0" w:space="0" w:color="auto"/>
            <w:bottom w:val="none" w:sz="0" w:space="0" w:color="auto"/>
            <w:right w:val="none" w:sz="0" w:space="0" w:color="auto"/>
          </w:divBdr>
        </w:div>
        <w:div w:id="1714886825">
          <w:marLeft w:val="480"/>
          <w:marRight w:val="0"/>
          <w:marTop w:val="0"/>
          <w:marBottom w:val="0"/>
          <w:divBdr>
            <w:top w:val="none" w:sz="0" w:space="0" w:color="auto"/>
            <w:left w:val="none" w:sz="0" w:space="0" w:color="auto"/>
            <w:bottom w:val="none" w:sz="0" w:space="0" w:color="auto"/>
            <w:right w:val="none" w:sz="0" w:space="0" w:color="auto"/>
          </w:divBdr>
        </w:div>
        <w:div w:id="1719745382">
          <w:marLeft w:val="480"/>
          <w:marRight w:val="0"/>
          <w:marTop w:val="0"/>
          <w:marBottom w:val="0"/>
          <w:divBdr>
            <w:top w:val="none" w:sz="0" w:space="0" w:color="auto"/>
            <w:left w:val="none" w:sz="0" w:space="0" w:color="auto"/>
            <w:bottom w:val="none" w:sz="0" w:space="0" w:color="auto"/>
            <w:right w:val="none" w:sz="0" w:space="0" w:color="auto"/>
          </w:divBdr>
        </w:div>
        <w:div w:id="1722095228">
          <w:marLeft w:val="480"/>
          <w:marRight w:val="0"/>
          <w:marTop w:val="0"/>
          <w:marBottom w:val="0"/>
          <w:divBdr>
            <w:top w:val="none" w:sz="0" w:space="0" w:color="auto"/>
            <w:left w:val="none" w:sz="0" w:space="0" w:color="auto"/>
            <w:bottom w:val="none" w:sz="0" w:space="0" w:color="auto"/>
            <w:right w:val="none" w:sz="0" w:space="0" w:color="auto"/>
          </w:divBdr>
        </w:div>
        <w:div w:id="1725979818">
          <w:marLeft w:val="480"/>
          <w:marRight w:val="0"/>
          <w:marTop w:val="0"/>
          <w:marBottom w:val="0"/>
          <w:divBdr>
            <w:top w:val="none" w:sz="0" w:space="0" w:color="auto"/>
            <w:left w:val="none" w:sz="0" w:space="0" w:color="auto"/>
            <w:bottom w:val="none" w:sz="0" w:space="0" w:color="auto"/>
            <w:right w:val="none" w:sz="0" w:space="0" w:color="auto"/>
          </w:divBdr>
        </w:div>
        <w:div w:id="1730031877">
          <w:marLeft w:val="480"/>
          <w:marRight w:val="0"/>
          <w:marTop w:val="0"/>
          <w:marBottom w:val="0"/>
          <w:divBdr>
            <w:top w:val="none" w:sz="0" w:space="0" w:color="auto"/>
            <w:left w:val="none" w:sz="0" w:space="0" w:color="auto"/>
            <w:bottom w:val="none" w:sz="0" w:space="0" w:color="auto"/>
            <w:right w:val="none" w:sz="0" w:space="0" w:color="auto"/>
          </w:divBdr>
        </w:div>
        <w:div w:id="1741712972">
          <w:marLeft w:val="480"/>
          <w:marRight w:val="0"/>
          <w:marTop w:val="0"/>
          <w:marBottom w:val="0"/>
          <w:divBdr>
            <w:top w:val="none" w:sz="0" w:space="0" w:color="auto"/>
            <w:left w:val="none" w:sz="0" w:space="0" w:color="auto"/>
            <w:bottom w:val="none" w:sz="0" w:space="0" w:color="auto"/>
            <w:right w:val="none" w:sz="0" w:space="0" w:color="auto"/>
          </w:divBdr>
        </w:div>
        <w:div w:id="1757895545">
          <w:marLeft w:val="480"/>
          <w:marRight w:val="0"/>
          <w:marTop w:val="0"/>
          <w:marBottom w:val="0"/>
          <w:divBdr>
            <w:top w:val="none" w:sz="0" w:space="0" w:color="auto"/>
            <w:left w:val="none" w:sz="0" w:space="0" w:color="auto"/>
            <w:bottom w:val="none" w:sz="0" w:space="0" w:color="auto"/>
            <w:right w:val="none" w:sz="0" w:space="0" w:color="auto"/>
          </w:divBdr>
        </w:div>
        <w:div w:id="1840267793">
          <w:marLeft w:val="480"/>
          <w:marRight w:val="0"/>
          <w:marTop w:val="0"/>
          <w:marBottom w:val="0"/>
          <w:divBdr>
            <w:top w:val="none" w:sz="0" w:space="0" w:color="auto"/>
            <w:left w:val="none" w:sz="0" w:space="0" w:color="auto"/>
            <w:bottom w:val="none" w:sz="0" w:space="0" w:color="auto"/>
            <w:right w:val="none" w:sz="0" w:space="0" w:color="auto"/>
          </w:divBdr>
        </w:div>
        <w:div w:id="1863471886">
          <w:marLeft w:val="480"/>
          <w:marRight w:val="0"/>
          <w:marTop w:val="0"/>
          <w:marBottom w:val="0"/>
          <w:divBdr>
            <w:top w:val="none" w:sz="0" w:space="0" w:color="auto"/>
            <w:left w:val="none" w:sz="0" w:space="0" w:color="auto"/>
            <w:bottom w:val="none" w:sz="0" w:space="0" w:color="auto"/>
            <w:right w:val="none" w:sz="0" w:space="0" w:color="auto"/>
          </w:divBdr>
        </w:div>
        <w:div w:id="1882092965">
          <w:marLeft w:val="480"/>
          <w:marRight w:val="0"/>
          <w:marTop w:val="0"/>
          <w:marBottom w:val="0"/>
          <w:divBdr>
            <w:top w:val="none" w:sz="0" w:space="0" w:color="auto"/>
            <w:left w:val="none" w:sz="0" w:space="0" w:color="auto"/>
            <w:bottom w:val="none" w:sz="0" w:space="0" w:color="auto"/>
            <w:right w:val="none" w:sz="0" w:space="0" w:color="auto"/>
          </w:divBdr>
        </w:div>
        <w:div w:id="1888490708">
          <w:marLeft w:val="480"/>
          <w:marRight w:val="0"/>
          <w:marTop w:val="0"/>
          <w:marBottom w:val="0"/>
          <w:divBdr>
            <w:top w:val="none" w:sz="0" w:space="0" w:color="auto"/>
            <w:left w:val="none" w:sz="0" w:space="0" w:color="auto"/>
            <w:bottom w:val="none" w:sz="0" w:space="0" w:color="auto"/>
            <w:right w:val="none" w:sz="0" w:space="0" w:color="auto"/>
          </w:divBdr>
        </w:div>
        <w:div w:id="1900676228">
          <w:marLeft w:val="480"/>
          <w:marRight w:val="0"/>
          <w:marTop w:val="0"/>
          <w:marBottom w:val="0"/>
          <w:divBdr>
            <w:top w:val="none" w:sz="0" w:space="0" w:color="auto"/>
            <w:left w:val="none" w:sz="0" w:space="0" w:color="auto"/>
            <w:bottom w:val="none" w:sz="0" w:space="0" w:color="auto"/>
            <w:right w:val="none" w:sz="0" w:space="0" w:color="auto"/>
          </w:divBdr>
        </w:div>
        <w:div w:id="1940214586">
          <w:marLeft w:val="480"/>
          <w:marRight w:val="0"/>
          <w:marTop w:val="0"/>
          <w:marBottom w:val="0"/>
          <w:divBdr>
            <w:top w:val="none" w:sz="0" w:space="0" w:color="auto"/>
            <w:left w:val="none" w:sz="0" w:space="0" w:color="auto"/>
            <w:bottom w:val="none" w:sz="0" w:space="0" w:color="auto"/>
            <w:right w:val="none" w:sz="0" w:space="0" w:color="auto"/>
          </w:divBdr>
        </w:div>
        <w:div w:id="1959800701">
          <w:marLeft w:val="480"/>
          <w:marRight w:val="0"/>
          <w:marTop w:val="0"/>
          <w:marBottom w:val="0"/>
          <w:divBdr>
            <w:top w:val="none" w:sz="0" w:space="0" w:color="auto"/>
            <w:left w:val="none" w:sz="0" w:space="0" w:color="auto"/>
            <w:bottom w:val="none" w:sz="0" w:space="0" w:color="auto"/>
            <w:right w:val="none" w:sz="0" w:space="0" w:color="auto"/>
          </w:divBdr>
        </w:div>
        <w:div w:id="1986424424">
          <w:marLeft w:val="480"/>
          <w:marRight w:val="0"/>
          <w:marTop w:val="0"/>
          <w:marBottom w:val="0"/>
          <w:divBdr>
            <w:top w:val="none" w:sz="0" w:space="0" w:color="auto"/>
            <w:left w:val="none" w:sz="0" w:space="0" w:color="auto"/>
            <w:bottom w:val="none" w:sz="0" w:space="0" w:color="auto"/>
            <w:right w:val="none" w:sz="0" w:space="0" w:color="auto"/>
          </w:divBdr>
        </w:div>
        <w:div w:id="1988824680">
          <w:marLeft w:val="480"/>
          <w:marRight w:val="0"/>
          <w:marTop w:val="0"/>
          <w:marBottom w:val="0"/>
          <w:divBdr>
            <w:top w:val="none" w:sz="0" w:space="0" w:color="auto"/>
            <w:left w:val="none" w:sz="0" w:space="0" w:color="auto"/>
            <w:bottom w:val="none" w:sz="0" w:space="0" w:color="auto"/>
            <w:right w:val="none" w:sz="0" w:space="0" w:color="auto"/>
          </w:divBdr>
        </w:div>
        <w:div w:id="1998724886">
          <w:marLeft w:val="480"/>
          <w:marRight w:val="0"/>
          <w:marTop w:val="0"/>
          <w:marBottom w:val="0"/>
          <w:divBdr>
            <w:top w:val="none" w:sz="0" w:space="0" w:color="auto"/>
            <w:left w:val="none" w:sz="0" w:space="0" w:color="auto"/>
            <w:bottom w:val="none" w:sz="0" w:space="0" w:color="auto"/>
            <w:right w:val="none" w:sz="0" w:space="0" w:color="auto"/>
          </w:divBdr>
        </w:div>
        <w:div w:id="2027945997">
          <w:marLeft w:val="480"/>
          <w:marRight w:val="0"/>
          <w:marTop w:val="0"/>
          <w:marBottom w:val="0"/>
          <w:divBdr>
            <w:top w:val="none" w:sz="0" w:space="0" w:color="auto"/>
            <w:left w:val="none" w:sz="0" w:space="0" w:color="auto"/>
            <w:bottom w:val="none" w:sz="0" w:space="0" w:color="auto"/>
            <w:right w:val="none" w:sz="0" w:space="0" w:color="auto"/>
          </w:divBdr>
        </w:div>
        <w:div w:id="2116826986">
          <w:marLeft w:val="480"/>
          <w:marRight w:val="0"/>
          <w:marTop w:val="0"/>
          <w:marBottom w:val="0"/>
          <w:divBdr>
            <w:top w:val="none" w:sz="0" w:space="0" w:color="auto"/>
            <w:left w:val="none" w:sz="0" w:space="0" w:color="auto"/>
            <w:bottom w:val="none" w:sz="0" w:space="0" w:color="auto"/>
            <w:right w:val="none" w:sz="0" w:space="0" w:color="auto"/>
          </w:divBdr>
        </w:div>
        <w:div w:id="2136948575">
          <w:marLeft w:val="480"/>
          <w:marRight w:val="0"/>
          <w:marTop w:val="0"/>
          <w:marBottom w:val="0"/>
          <w:divBdr>
            <w:top w:val="none" w:sz="0" w:space="0" w:color="auto"/>
            <w:left w:val="none" w:sz="0" w:space="0" w:color="auto"/>
            <w:bottom w:val="none" w:sz="0" w:space="0" w:color="auto"/>
            <w:right w:val="none" w:sz="0" w:space="0" w:color="auto"/>
          </w:divBdr>
        </w:div>
      </w:divsChild>
    </w:div>
    <w:div w:id="422797566">
      <w:bodyDiv w:val="1"/>
      <w:marLeft w:val="0"/>
      <w:marRight w:val="0"/>
      <w:marTop w:val="0"/>
      <w:marBottom w:val="0"/>
      <w:divBdr>
        <w:top w:val="none" w:sz="0" w:space="0" w:color="auto"/>
        <w:left w:val="none" w:sz="0" w:space="0" w:color="auto"/>
        <w:bottom w:val="none" w:sz="0" w:space="0" w:color="auto"/>
        <w:right w:val="none" w:sz="0" w:space="0" w:color="auto"/>
      </w:divBdr>
    </w:div>
    <w:div w:id="425730832">
      <w:bodyDiv w:val="1"/>
      <w:marLeft w:val="0"/>
      <w:marRight w:val="0"/>
      <w:marTop w:val="0"/>
      <w:marBottom w:val="0"/>
      <w:divBdr>
        <w:top w:val="none" w:sz="0" w:space="0" w:color="auto"/>
        <w:left w:val="none" w:sz="0" w:space="0" w:color="auto"/>
        <w:bottom w:val="none" w:sz="0" w:space="0" w:color="auto"/>
        <w:right w:val="none" w:sz="0" w:space="0" w:color="auto"/>
      </w:divBdr>
      <w:divsChild>
        <w:div w:id="20786646">
          <w:marLeft w:val="480"/>
          <w:marRight w:val="0"/>
          <w:marTop w:val="0"/>
          <w:marBottom w:val="0"/>
          <w:divBdr>
            <w:top w:val="none" w:sz="0" w:space="0" w:color="auto"/>
            <w:left w:val="none" w:sz="0" w:space="0" w:color="auto"/>
            <w:bottom w:val="none" w:sz="0" w:space="0" w:color="auto"/>
            <w:right w:val="none" w:sz="0" w:space="0" w:color="auto"/>
          </w:divBdr>
        </w:div>
        <w:div w:id="34547792">
          <w:marLeft w:val="480"/>
          <w:marRight w:val="0"/>
          <w:marTop w:val="0"/>
          <w:marBottom w:val="0"/>
          <w:divBdr>
            <w:top w:val="none" w:sz="0" w:space="0" w:color="auto"/>
            <w:left w:val="none" w:sz="0" w:space="0" w:color="auto"/>
            <w:bottom w:val="none" w:sz="0" w:space="0" w:color="auto"/>
            <w:right w:val="none" w:sz="0" w:space="0" w:color="auto"/>
          </w:divBdr>
        </w:div>
        <w:div w:id="39404601">
          <w:marLeft w:val="480"/>
          <w:marRight w:val="0"/>
          <w:marTop w:val="0"/>
          <w:marBottom w:val="0"/>
          <w:divBdr>
            <w:top w:val="none" w:sz="0" w:space="0" w:color="auto"/>
            <w:left w:val="none" w:sz="0" w:space="0" w:color="auto"/>
            <w:bottom w:val="none" w:sz="0" w:space="0" w:color="auto"/>
            <w:right w:val="none" w:sz="0" w:space="0" w:color="auto"/>
          </w:divBdr>
        </w:div>
        <w:div w:id="42021339">
          <w:marLeft w:val="480"/>
          <w:marRight w:val="0"/>
          <w:marTop w:val="0"/>
          <w:marBottom w:val="0"/>
          <w:divBdr>
            <w:top w:val="none" w:sz="0" w:space="0" w:color="auto"/>
            <w:left w:val="none" w:sz="0" w:space="0" w:color="auto"/>
            <w:bottom w:val="none" w:sz="0" w:space="0" w:color="auto"/>
            <w:right w:val="none" w:sz="0" w:space="0" w:color="auto"/>
          </w:divBdr>
        </w:div>
        <w:div w:id="51195931">
          <w:marLeft w:val="480"/>
          <w:marRight w:val="0"/>
          <w:marTop w:val="0"/>
          <w:marBottom w:val="0"/>
          <w:divBdr>
            <w:top w:val="none" w:sz="0" w:space="0" w:color="auto"/>
            <w:left w:val="none" w:sz="0" w:space="0" w:color="auto"/>
            <w:bottom w:val="none" w:sz="0" w:space="0" w:color="auto"/>
            <w:right w:val="none" w:sz="0" w:space="0" w:color="auto"/>
          </w:divBdr>
        </w:div>
        <w:div w:id="91053309">
          <w:marLeft w:val="480"/>
          <w:marRight w:val="0"/>
          <w:marTop w:val="0"/>
          <w:marBottom w:val="0"/>
          <w:divBdr>
            <w:top w:val="none" w:sz="0" w:space="0" w:color="auto"/>
            <w:left w:val="none" w:sz="0" w:space="0" w:color="auto"/>
            <w:bottom w:val="none" w:sz="0" w:space="0" w:color="auto"/>
            <w:right w:val="none" w:sz="0" w:space="0" w:color="auto"/>
          </w:divBdr>
        </w:div>
        <w:div w:id="134029071">
          <w:marLeft w:val="480"/>
          <w:marRight w:val="0"/>
          <w:marTop w:val="0"/>
          <w:marBottom w:val="0"/>
          <w:divBdr>
            <w:top w:val="none" w:sz="0" w:space="0" w:color="auto"/>
            <w:left w:val="none" w:sz="0" w:space="0" w:color="auto"/>
            <w:bottom w:val="none" w:sz="0" w:space="0" w:color="auto"/>
            <w:right w:val="none" w:sz="0" w:space="0" w:color="auto"/>
          </w:divBdr>
        </w:div>
        <w:div w:id="159780118">
          <w:marLeft w:val="480"/>
          <w:marRight w:val="0"/>
          <w:marTop w:val="0"/>
          <w:marBottom w:val="0"/>
          <w:divBdr>
            <w:top w:val="none" w:sz="0" w:space="0" w:color="auto"/>
            <w:left w:val="none" w:sz="0" w:space="0" w:color="auto"/>
            <w:bottom w:val="none" w:sz="0" w:space="0" w:color="auto"/>
            <w:right w:val="none" w:sz="0" w:space="0" w:color="auto"/>
          </w:divBdr>
        </w:div>
        <w:div w:id="162429398">
          <w:marLeft w:val="480"/>
          <w:marRight w:val="0"/>
          <w:marTop w:val="0"/>
          <w:marBottom w:val="0"/>
          <w:divBdr>
            <w:top w:val="none" w:sz="0" w:space="0" w:color="auto"/>
            <w:left w:val="none" w:sz="0" w:space="0" w:color="auto"/>
            <w:bottom w:val="none" w:sz="0" w:space="0" w:color="auto"/>
            <w:right w:val="none" w:sz="0" w:space="0" w:color="auto"/>
          </w:divBdr>
        </w:div>
        <w:div w:id="172260432">
          <w:marLeft w:val="480"/>
          <w:marRight w:val="0"/>
          <w:marTop w:val="0"/>
          <w:marBottom w:val="0"/>
          <w:divBdr>
            <w:top w:val="none" w:sz="0" w:space="0" w:color="auto"/>
            <w:left w:val="none" w:sz="0" w:space="0" w:color="auto"/>
            <w:bottom w:val="none" w:sz="0" w:space="0" w:color="auto"/>
            <w:right w:val="none" w:sz="0" w:space="0" w:color="auto"/>
          </w:divBdr>
        </w:div>
        <w:div w:id="234900537">
          <w:marLeft w:val="480"/>
          <w:marRight w:val="0"/>
          <w:marTop w:val="0"/>
          <w:marBottom w:val="0"/>
          <w:divBdr>
            <w:top w:val="none" w:sz="0" w:space="0" w:color="auto"/>
            <w:left w:val="none" w:sz="0" w:space="0" w:color="auto"/>
            <w:bottom w:val="none" w:sz="0" w:space="0" w:color="auto"/>
            <w:right w:val="none" w:sz="0" w:space="0" w:color="auto"/>
          </w:divBdr>
        </w:div>
        <w:div w:id="282156509">
          <w:marLeft w:val="480"/>
          <w:marRight w:val="0"/>
          <w:marTop w:val="0"/>
          <w:marBottom w:val="0"/>
          <w:divBdr>
            <w:top w:val="none" w:sz="0" w:space="0" w:color="auto"/>
            <w:left w:val="none" w:sz="0" w:space="0" w:color="auto"/>
            <w:bottom w:val="none" w:sz="0" w:space="0" w:color="auto"/>
            <w:right w:val="none" w:sz="0" w:space="0" w:color="auto"/>
          </w:divBdr>
        </w:div>
        <w:div w:id="282880772">
          <w:marLeft w:val="480"/>
          <w:marRight w:val="0"/>
          <w:marTop w:val="0"/>
          <w:marBottom w:val="0"/>
          <w:divBdr>
            <w:top w:val="none" w:sz="0" w:space="0" w:color="auto"/>
            <w:left w:val="none" w:sz="0" w:space="0" w:color="auto"/>
            <w:bottom w:val="none" w:sz="0" w:space="0" w:color="auto"/>
            <w:right w:val="none" w:sz="0" w:space="0" w:color="auto"/>
          </w:divBdr>
        </w:div>
        <w:div w:id="283393188">
          <w:marLeft w:val="480"/>
          <w:marRight w:val="0"/>
          <w:marTop w:val="0"/>
          <w:marBottom w:val="0"/>
          <w:divBdr>
            <w:top w:val="none" w:sz="0" w:space="0" w:color="auto"/>
            <w:left w:val="none" w:sz="0" w:space="0" w:color="auto"/>
            <w:bottom w:val="none" w:sz="0" w:space="0" w:color="auto"/>
            <w:right w:val="none" w:sz="0" w:space="0" w:color="auto"/>
          </w:divBdr>
        </w:div>
        <w:div w:id="415785743">
          <w:marLeft w:val="480"/>
          <w:marRight w:val="0"/>
          <w:marTop w:val="0"/>
          <w:marBottom w:val="0"/>
          <w:divBdr>
            <w:top w:val="none" w:sz="0" w:space="0" w:color="auto"/>
            <w:left w:val="none" w:sz="0" w:space="0" w:color="auto"/>
            <w:bottom w:val="none" w:sz="0" w:space="0" w:color="auto"/>
            <w:right w:val="none" w:sz="0" w:space="0" w:color="auto"/>
          </w:divBdr>
        </w:div>
        <w:div w:id="418138558">
          <w:marLeft w:val="480"/>
          <w:marRight w:val="0"/>
          <w:marTop w:val="0"/>
          <w:marBottom w:val="0"/>
          <w:divBdr>
            <w:top w:val="none" w:sz="0" w:space="0" w:color="auto"/>
            <w:left w:val="none" w:sz="0" w:space="0" w:color="auto"/>
            <w:bottom w:val="none" w:sz="0" w:space="0" w:color="auto"/>
            <w:right w:val="none" w:sz="0" w:space="0" w:color="auto"/>
          </w:divBdr>
        </w:div>
        <w:div w:id="442965479">
          <w:marLeft w:val="480"/>
          <w:marRight w:val="0"/>
          <w:marTop w:val="0"/>
          <w:marBottom w:val="0"/>
          <w:divBdr>
            <w:top w:val="none" w:sz="0" w:space="0" w:color="auto"/>
            <w:left w:val="none" w:sz="0" w:space="0" w:color="auto"/>
            <w:bottom w:val="none" w:sz="0" w:space="0" w:color="auto"/>
            <w:right w:val="none" w:sz="0" w:space="0" w:color="auto"/>
          </w:divBdr>
        </w:div>
        <w:div w:id="453839556">
          <w:marLeft w:val="480"/>
          <w:marRight w:val="0"/>
          <w:marTop w:val="0"/>
          <w:marBottom w:val="0"/>
          <w:divBdr>
            <w:top w:val="none" w:sz="0" w:space="0" w:color="auto"/>
            <w:left w:val="none" w:sz="0" w:space="0" w:color="auto"/>
            <w:bottom w:val="none" w:sz="0" w:space="0" w:color="auto"/>
            <w:right w:val="none" w:sz="0" w:space="0" w:color="auto"/>
          </w:divBdr>
        </w:div>
        <w:div w:id="465002936">
          <w:marLeft w:val="480"/>
          <w:marRight w:val="0"/>
          <w:marTop w:val="0"/>
          <w:marBottom w:val="0"/>
          <w:divBdr>
            <w:top w:val="none" w:sz="0" w:space="0" w:color="auto"/>
            <w:left w:val="none" w:sz="0" w:space="0" w:color="auto"/>
            <w:bottom w:val="none" w:sz="0" w:space="0" w:color="auto"/>
            <w:right w:val="none" w:sz="0" w:space="0" w:color="auto"/>
          </w:divBdr>
        </w:div>
        <w:div w:id="474301905">
          <w:marLeft w:val="480"/>
          <w:marRight w:val="0"/>
          <w:marTop w:val="0"/>
          <w:marBottom w:val="0"/>
          <w:divBdr>
            <w:top w:val="none" w:sz="0" w:space="0" w:color="auto"/>
            <w:left w:val="none" w:sz="0" w:space="0" w:color="auto"/>
            <w:bottom w:val="none" w:sz="0" w:space="0" w:color="auto"/>
            <w:right w:val="none" w:sz="0" w:space="0" w:color="auto"/>
          </w:divBdr>
        </w:div>
        <w:div w:id="493762561">
          <w:marLeft w:val="480"/>
          <w:marRight w:val="0"/>
          <w:marTop w:val="0"/>
          <w:marBottom w:val="0"/>
          <w:divBdr>
            <w:top w:val="none" w:sz="0" w:space="0" w:color="auto"/>
            <w:left w:val="none" w:sz="0" w:space="0" w:color="auto"/>
            <w:bottom w:val="none" w:sz="0" w:space="0" w:color="auto"/>
            <w:right w:val="none" w:sz="0" w:space="0" w:color="auto"/>
          </w:divBdr>
        </w:div>
        <w:div w:id="497892256">
          <w:marLeft w:val="480"/>
          <w:marRight w:val="0"/>
          <w:marTop w:val="0"/>
          <w:marBottom w:val="0"/>
          <w:divBdr>
            <w:top w:val="none" w:sz="0" w:space="0" w:color="auto"/>
            <w:left w:val="none" w:sz="0" w:space="0" w:color="auto"/>
            <w:bottom w:val="none" w:sz="0" w:space="0" w:color="auto"/>
            <w:right w:val="none" w:sz="0" w:space="0" w:color="auto"/>
          </w:divBdr>
        </w:div>
        <w:div w:id="515198358">
          <w:marLeft w:val="480"/>
          <w:marRight w:val="0"/>
          <w:marTop w:val="0"/>
          <w:marBottom w:val="0"/>
          <w:divBdr>
            <w:top w:val="none" w:sz="0" w:space="0" w:color="auto"/>
            <w:left w:val="none" w:sz="0" w:space="0" w:color="auto"/>
            <w:bottom w:val="none" w:sz="0" w:space="0" w:color="auto"/>
            <w:right w:val="none" w:sz="0" w:space="0" w:color="auto"/>
          </w:divBdr>
        </w:div>
        <w:div w:id="515506328">
          <w:marLeft w:val="480"/>
          <w:marRight w:val="0"/>
          <w:marTop w:val="0"/>
          <w:marBottom w:val="0"/>
          <w:divBdr>
            <w:top w:val="none" w:sz="0" w:space="0" w:color="auto"/>
            <w:left w:val="none" w:sz="0" w:space="0" w:color="auto"/>
            <w:bottom w:val="none" w:sz="0" w:space="0" w:color="auto"/>
            <w:right w:val="none" w:sz="0" w:space="0" w:color="auto"/>
          </w:divBdr>
        </w:div>
        <w:div w:id="530922866">
          <w:marLeft w:val="480"/>
          <w:marRight w:val="0"/>
          <w:marTop w:val="0"/>
          <w:marBottom w:val="0"/>
          <w:divBdr>
            <w:top w:val="none" w:sz="0" w:space="0" w:color="auto"/>
            <w:left w:val="none" w:sz="0" w:space="0" w:color="auto"/>
            <w:bottom w:val="none" w:sz="0" w:space="0" w:color="auto"/>
            <w:right w:val="none" w:sz="0" w:space="0" w:color="auto"/>
          </w:divBdr>
        </w:div>
        <w:div w:id="530925093">
          <w:marLeft w:val="480"/>
          <w:marRight w:val="0"/>
          <w:marTop w:val="0"/>
          <w:marBottom w:val="0"/>
          <w:divBdr>
            <w:top w:val="none" w:sz="0" w:space="0" w:color="auto"/>
            <w:left w:val="none" w:sz="0" w:space="0" w:color="auto"/>
            <w:bottom w:val="none" w:sz="0" w:space="0" w:color="auto"/>
            <w:right w:val="none" w:sz="0" w:space="0" w:color="auto"/>
          </w:divBdr>
        </w:div>
        <w:div w:id="535896185">
          <w:marLeft w:val="480"/>
          <w:marRight w:val="0"/>
          <w:marTop w:val="0"/>
          <w:marBottom w:val="0"/>
          <w:divBdr>
            <w:top w:val="none" w:sz="0" w:space="0" w:color="auto"/>
            <w:left w:val="none" w:sz="0" w:space="0" w:color="auto"/>
            <w:bottom w:val="none" w:sz="0" w:space="0" w:color="auto"/>
            <w:right w:val="none" w:sz="0" w:space="0" w:color="auto"/>
          </w:divBdr>
        </w:div>
        <w:div w:id="608394978">
          <w:marLeft w:val="480"/>
          <w:marRight w:val="0"/>
          <w:marTop w:val="0"/>
          <w:marBottom w:val="0"/>
          <w:divBdr>
            <w:top w:val="none" w:sz="0" w:space="0" w:color="auto"/>
            <w:left w:val="none" w:sz="0" w:space="0" w:color="auto"/>
            <w:bottom w:val="none" w:sz="0" w:space="0" w:color="auto"/>
            <w:right w:val="none" w:sz="0" w:space="0" w:color="auto"/>
          </w:divBdr>
        </w:div>
        <w:div w:id="627056633">
          <w:marLeft w:val="480"/>
          <w:marRight w:val="0"/>
          <w:marTop w:val="0"/>
          <w:marBottom w:val="0"/>
          <w:divBdr>
            <w:top w:val="none" w:sz="0" w:space="0" w:color="auto"/>
            <w:left w:val="none" w:sz="0" w:space="0" w:color="auto"/>
            <w:bottom w:val="none" w:sz="0" w:space="0" w:color="auto"/>
            <w:right w:val="none" w:sz="0" w:space="0" w:color="auto"/>
          </w:divBdr>
        </w:div>
        <w:div w:id="675233631">
          <w:marLeft w:val="480"/>
          <w:marRight w:val="0"/>
          <w:marTop w:val="0"/>
          <w:marBottom w:val="0"/>
          <w:divBdr>
            <w:top w:val="none" w:sz="0" w:space="0" w:color="auto"/>
            <w:left w:val="none" w:sz="0" w:space="0" w:color="auto"/>
            <w:bottom w:val="none" w:sz="0" w:space="0" w:color="auto"/>
            <w:right w:val="none" w:sz="0" w:space="0" w:color="auto"/>
          </w:divBdr>
        </w:div>
        <w:div w:id="756749780">
          <w:marLeft w:val="480"/>
          <w:marRight w:val="0"/>
          <w:marTop w:val="0"/>
          <w:marBottom w:val="0"/>
          <w:divBdr>
            <w:top w:val="none" w:sz="0" w:space="0" w:color="auto"/>
            <w:left w:val="none" w:sz="0" w:space="0" w:color="auto"/>
            <w:bottom w:val="none" w:sz="0" w:space="0" w:color="auto"/>
            <w:right w:val="none" w:sz="0" w:space="0" w:color="auto"/>
          </w:divBdr>
        </w:div>
        <w:div w:id="762649533">
          <w:marLeft w:val="480"/>
          <w:marRight w:val="0"/>
          <w:marTop w:val="0"/>
          <w:marBottom w:val="0"/>
          <w:divBdr>
            <w:top w:val="none" w:sz="0" w:space="0" w:color="auto"/>
            <w:left w:val="none" w:sz="0" w:space="0" w:color="auto"/>
            <w:bottom w:val="none" w:sz="0" w:space="0" w:color="auto"/>
            <w:right w:val="none" w:sz="0" w:space="0" w:color="auto"/>
          </w:divBdr>
        </w:div>
        <w:div w:id="771248560">
          <w:marLeft w:val="480"/>
          <w:marRight w:val="0"/>
          <w:marTop w:val="0"/>
          <w:marBottom w:val="0"/>
          <w:divBdr>
            <w:top w:val="none" w:sz="0" w:space="0" w:color="auto"/>
            <w:left w:val="none" w:sz="0" w:space="0" w:color="auto"/>
            <w:bottom w:val="none" w:sz="0" w:space="0" w:color="auto"/>
            <w:right w:val="none" w:sz="0" w:space="0" w:color="auto"/>
          </w:divBdr>
        </w:div>
        <w:div w:id="782529902">
          <w:marLeft w:val="480"/>
          <w:marRight w:val="0"/>
          <w:marTop w:val="0"/>
          <w:marBottom w:val="0"/>
          <w:divBdr>
            <w:top w:val="none" w:sz="0" w:space="0" w:color="auto"/>
            <w:left w:val="none" w:sz="0" w:space="0" w:color="auto"/>
            <w:bottom w:val="none" w:sz="0" w:space="0" w:color="auto"/>
            <w:right w:val="none" w:sz="0" w:space="0" w:color="auto"/>
          </w:divBdr>
        </w:div>
        <w:div w:id="785469470">
          <w:marLeft w:val="480"/>
          <w:marRight w:val="0"/>
          <w:marTop w:val="0"/>
          <w:marBottom w:val="0"/>
          <w:divBdr>
            <w:top w:val="none" w:sz="0" w:space="0" w:color="auto"/>
            <w:left w:val="none" w:sz="0" w:space="0" w:color="auto"/>
            <w:bottom w:val="none" w:sz="0" w:space="0" w:color="auto"/>
            <w:right w:val="none" w:sz="0" w:space="0" w:color="auto"/>
          </w:divBdr>
        </w:div>
        <w:div w:id="827356492">
          <w:marLeft w:val="480"/>
          <w:marRight w:val="0"/>
          <w:marTop w:val="0"/>
          <w:marBottom w:val="0"/>
          <w:divBdr>
            <w:top w:val="none" w:sz="0" w:space="0" w:color="auto"/>
            <w:left w:val="none" w:sz="0" w:space="0" w:color="auto"/>
            <w:bottom w:val="none" w:sz="0" w:space="0" w:color="auto"/>
            <w:right w:val="none" w:sz="0" w:space="0" w:color="auto"/>
          </w:divBdr>
        </w:div>
        <w:div w:id="870873048">
          <w:marLeft w:val="480"/>
          <w:marRight w:val="0"/>
          <w:marTop w:val="0"/>
          <w:marBottom w:val="0"/>
          <w:divBdr>
            <w:top w:val="none" w:sz="0" w:space="0" w:color="auto"/>
            <w:left w:val="none" w:sz="0" w:space="0" w:color="auto"/>
            <w:bottom w:val="none" w:sz="0" w:space="0" w:color="auto"/>
            <w:right w:val="none" w:sz="0" w:space="0" w:color="auto"/>
          </w:divBdr>
        </w:div>
        <w:div w:id="937106696">
          <w:marLeft w:val="480"/>
          <w:marRight w:val="0"/>
          <w:marTop w:val="0"/>
          <w:marBottom w:val="0"/>
          <w:divBdr>
            <w:top w:val="none" w:sz="0" w:space="0" w:color="auto"/>
            <w:left w:val="none" w:sz="0" w:space="0" w:color="auto"/>
            <w:bottom w:val="none" w:sz="0" w:space="0" w:color="auto"/>
            <w:right w:val="none" w:sz="0" w:space="0" w:color="auto"/>
          </w:divBdr>
        </w:div>
        <w:div w:id="939796349">
          <w:marLeft w:val="480"/>
          <w:marRight w:val="0"/>
          <w:marTop w:val="0"/>
          <w:marBottom w:val="0"/>
          <w:divBdr>
            <w:top w:val="none" w:sz="0" w:space="0" w:color="auto"/>
            <w:left w:val="none" w:sz="0" w:space="0" w:color="auto"/>
            <w:bottom w:val="none" w:sz="0" w:space="0" w:color="auto"/>
            <w:right w:val="none" w:sz="0" w:space="0" w:color="auto"/>
          </w:divBdr>
        </w:div>
        <w:div w:id="971592356">
          <w:marLeft w:val="480"/>
          <w:marRight w:val="0"/>
          <w:marTop w:val="0"/>
          <w:marBottom w:val="0"/>
          <w:divBdr>
            <w:top w:val="none" w:sz="0" w:space="0" w:color="auto"/>
            <w:left w:val="none" w:sz="0" w:space="0" w:color="auto"/>
            <w:bottom w:val="none" w:sz="0" w:space="0" w:color="auto"/>
            <w:right w:val="none" w:sz="0" w:space="0" w:color="auto"/>
          </w:divBdr>
        </w:div>
        <w:div w:id="1089159796">
          <w:marLeft w:val="480"/>
          <w:marRight w:val="0"/>
          <w:marTop w:val="0"/>
          <w:marBottom w:val="0"/>
          <w:divBdr>
            <w:top w:val="none" w:sz="0" w:space="0" w:color="auto"/>
            <w:left w:val="none" w:sz="0" w:space="0" w:color="auto"/>
            <w:bottom w:val="none" w:sz="0" w:space="0" w:color="auto"/>
            <w:right w:val="none" w:sz="0" w:space="0" w:color="auto"/>
          </w:divBdr>
        </w:div>
        <w:div w:id="1142845969">
          <w:marLeft w:val="480"/>
          <w:marRight w:val="0"/>
          <w:marTop w:val="0"/>
          <w:marBottom w:val="0"/>
          <w:divBdr>
            <w:top w:val="none" w:sz="0" w:space="0" w:color="auto"/>
            <w:left w:val="none" w:sz="0" w:space="0" w:color="auto"/>
            <w:bottom w:val="none" w:sz="0" w:space="0" w:color="auto"/>
            <w:right w:val="none" w:sz="0" w:space="0" w:color="auto"/>
          </w:divBdr>
        </w:div>
        <w:div w:id="1155222855">
          <w:marLeft w:val="480"/>
          <w:marRight w:val="0"/>
          <w:marTop w:val="0"/>
          <w:marBottom w:val="0"/>
          <w:divBdr>
            <w:top w:val="none" w:sz="0" w:space="0" w:color="auto"/>
            <w:left w:val="none" w:sz="0" w:space="0" w:color="auto"/>
            <w:bottom w:val="none" w:sz="0" w:space="0" w:color="auto"/>
            <w:right w:val="none" w:sz="0" w:space="0" w:color="auto"/>
          </w:divBdr>
        </w:div>
        <w:div w:id="1218007904">
          <w:marLeft w:val="480"/>
          <w:marRight w:val="0"/>
          <w:marTop w:val="0"/>
          <w:marBottom w:val="0"/>
          <w:divBdr>
            <w:top w:val="none" w:sz="0" w:space="0" w:color="auto"/>
            <w:left w:val="none" w:sz="0" w:space="0" w:color="auto"/>
            <w:bottom w:val="none" w:sz="0" w:space="0" w:color="auto"/>
            <w:right w:val="none" w:sz="0" w:space="0" w:color="auto"/>
          </w:divBdr>
        </w:div>
        <w:div w:id="1241215091">
          <w:marLeft w:val="480"/>
          <w:marRight w:val="0"/>
          <w:marTop w:val="0"/>
          <w:marBottom w:val="0"/>
          <w:divBdr>
            <w:top w:val="none" w:sz="0" w:space="0" w:color="auto"/>
            <w:left w:val="none" w:sz="0" w:space="0" w:color="auto"/>
            <w:bottom w:val="none" w:sz="0" w:space="0" w:color="auto"/>
            <w:right w:val="none" w:sz="0" w:space="0" w:color="auto"/>
          </w:divBdr>
        </w:div>
        <w:div w:id="1243952066">
          <w:marLeft w:val="480"/>
          <w:marRight w:val="0"/>
          <w:marTop w:val="0"/>
          <w:marBottom w:val="0"/>
          <w:divBdr>
            <w:top w:val="none" w:sz="0" w:space="0" w:color="auto"/>
            <w:left w:val="none" w:sz="0" w:space="0" w:color="auto"/>
            <w:bottom w:val="none" w:sz="0" w:space="0" w:color="auto"/>
            <w:right w:val="none" w:sz="0" w:space="0" w:color="auto"/>
          </w:divBdr>
        </w:div>
        <w:div w:id="1407536378">
          <w:marLeft w:val="480"/>
          <w:marRight w:val="0"/>
          <w:marTop w:val="0"/>
          <w:marBottom w:val="0"/>
          <w:divBdr>
            <w:top w:val="none" w:sz="0" w:space="0" w:color="auto"/>
            <w:left w:val="none" w:sz="0" w:space="0" w:color="auto"/>
            <w:bottom w:val="none" w:sz="0" w:space="0" w:color="auto"/>
            <w:right w:val="none" w:sz="0" w:space="0" w:color="auto"/>
          </w:divBdr>
        </w:div>
        <w:div w:id="1426144961">
          <w:marLeft w:val="480"/>
          <w:marRight w:val="0"/>
          <w:marTop w:val="0"/>
          <w:marBottom w:val="0"/>
          <w:divBdr>
            <w:top w:val="none" w:sz="0" w:space="0" w:color="auto"/>
            <w:left w:val="none" w:sz="0" w:space="0" w:color="auto"/>
            <w:bottom w:val="none" w:sz="0" w:space="0" w:color="auto"/>
            <w:right w:val="none" w:sz="0" w:space="0" w:color="auto"/>
          </w:divBdr>
        </w:div>
        <w:div w:id="1462576273">
          <w:marLeft w:val="480"/>
          <w:marRight w:val="0"/>
          <w:marTop w:val="0"/>
          <w:marBottom w:val="0"/>
          <w:divBdr>
            <w:top w:val="none" w:sz="0" w:space="0" w:color="auto"/>
            <w:left w:val="none" w:sz="0" w:space="0" w:color="auto"/>
            <w:bottom w:val="none" w:sz="0" w:space="0" w:color="auto"/>
            <w:right w:val="none" w:sz="0" w:space="0" w:color="auto"/>
          </w:divBdr>
        </w:div>
        <w:div w:id="1611234524">
          <w:marLeft w:val="480"/>
          <w:marRight w:val="0"/>
          <w:marTop w:val="0"/>
          <w:marBottom w:val="0"/>
          <w:divBdr>
            <w:top w:val="none" w:sz="0" w:space="0" w:color="auto"/>
            <w:left w:val="none" w:sz="0" w:space="0" w:color="auto"/>
            <w:bottom w:val="none" w:sz="0" w:space="0" w:color="auto"/>
            <w:right w:val="none" w:sz="0" w:space="0" w:color="auto"/>
          </w:divBdr>
        </w:div>
        <w:div w:id="1717240663">
          <w:marLeft w:val="480"/>
          <w:marRight w:val="0"/>
          <w:marTop w:val="0"/>
          <w:marBottom w:val="0"/>
          <w:divBdr>
            <w:top w:val="none" w:sz="0" w:space="0" w:color="auto"/>
            <w:left w:val="none" w:sz="0" w:space="0" w:color="auto"/>
            <w:bottom w:val="none" w:sz="0" w:space="0" w:color="auto"/>
            <w:right w:val="none" w:sz="0" w:space="0" w:color="auto"/>
          </w:divBdr>
        </w:div>
        <w:div w:id="1773161665">
          <w:marLeft w:val="480"/>
          <w:marRight w:val="0"/>
          <w:marTop w:val="0"/>
          <w:marBottom w:val="0"/>
          <w:divBdr>
            <w:top w:val="none" w:sz="0" w:space="0" w:color="auto"/>
            <w:left w:val="none" w:sz="0" w:space="0" w:color="auto"/>
            <w:bottom w:val="none" w:sz="0" w:space="0" w:color="auto"/>
            <w:right w:val="none" w:sz="0" w:space="0" w:color="auto"/>
          </w:divBdr>
        </w:div>
        <w:div w:id="1834639423">
          <w:marLeft w:val="480"/>
          <w:marRight w:val="0"/>
          <w:marTop w:val="0"/>
          <w:marBottom w:val="0"/>
          <w:divBdr>
            <w:top w:val="none" w:sz="0" w:space="0" w:color="auto"/>
            <w:left w:val="none" w:sz="0" w:space="0" w:color="auto"/>
            <w:bottom w:val="none" w:sz="0" w:space="0" w:color="auto"/>
            <w:right w:val="none" w:sz="0" w:space="0" w:color="auto"/>
          </w:divBdr>
        </w:div>
        <w:div w:id="1854493109">
          <w:marLeft w:val="480"/>
          <w:marRight w:val="0"/>
          <w:marTop w:val="0"/>
          <w:marBottom w:val="0"/>
          <w:divBdr>
            <w:top w:val="none" w:sz="0" w:space="0" w:color="auto"/>
            <w:left w:val="none" w:sz="0" w:space="0" w:color="auto"/>
            <w:bottom w:val="none" w:sz="0" w:space="0" w:color="auto"/>
            <w:right w:val="none" w:sz="0" w:space="0" w:color="auto"/>
          </w:divBdr>
        </w:div>
        <w:div w:id="1863933184">
          <w:marLeft w:val="480"/>
          <w:marRight w:val="0"/>
          <w:marTop w:val="0"/>
          <w:marBottom w:val="0"/>
          <w:divBdr>
            <w:top w:val="none" w:sz="0" w:space="0" w:color="auto"/>
            <w:left w:val="none" w:sz="0" w:space="0" w:color="auto"/>
            <w:bottom w:val="none" w:sz="0" w:space="0" w:color="auto"/>
            <w:right w:val="none" w:sz="0" w:space="0" w:color="auto"/>
          </w:divBdr>
        </w:div>
        <w:div w:id="1875802451">
          <w:marLeft w:val="480"/>
          <w:marRight w:val="0"/>
          <w:marTop w:val="0"/>
          <w:marBottom w:val="0"/>
          <w:divBdr>
            <w:top w:val="none" w:sz="0" w:space="0" w:color="auto"/>
            <w:left w:val="none" w:sz="0" w:space="0" w:color="auto"/>
            <w:bottom w:val="none" w:sz="0" w:space="0" w:color="auto"/>
            <w:right w:val="none" w:sz="0" w:space="0" w:color="auto"/>
          </w:divBdr>
        </w:div>
        <w:div w:id="1882789180">
          <w:marLeft w:val="480"/>
          <w:marRight w:val="0"/>
          <w:marTop w:val="0"/>
          <w:marBottom w:val="0"/>
          <w:divBdr>
            <w:top w:val="none" w:sz="0" w:space="0" w:color="auto"/>
            <w:left w:val="none" w:sz="0" w:space="0" w:color="auto"/>
            <w:bottom w:val="none" w:sz="0" w:space="0" w:color="auto"/>
            <w:right w:val="none" w:sz="0" w:space="0" w:color="auto"/>
          </w:divBdr>
        </w:div>
        <w:div w:id="1928221767">
          <w:marLeft w:val="480"/>
          <w:marRight w:val="0"/>
          <w:marTop w:val="0"/>
          <w:marBottom w:val="0"/>
          <w:divBdr>
            <w:top w:val="none" w:sz="0" w:space="0" w:color="auto"/>
            <w:left w:val="none" w:sz="0" w:space="0" w:color="auto"/>
            <w:bottom w:val="none" w:sz="0" w:space="0" w:color="auto"/>
            <w:right w:val="none" w:sz="0" w:space="0" w:color="auto"/>
          </w:divBdr>
        </w:div>
        <w:div w:id="1929385112">
          <w:marLeft w:val="480"/>
          <w:marRight w:val="0"/>
          <w:marTop w:val="0"/>
          <w:marBottom w:val="0"/>
          <w:divBdr>
            <w:top w:val="none" w:sz="0" w:space="0" w:color="auto"/>
            <w:left w:val="none" w:sz="0" w:space="0" w:color="auto"/>
            <w:bottom w:val="none" w:sz="0" w:space="0" w:color="auto"/>
            <w:right w:val="none" w:sz="0" w:space="0" w:color="auto"/>
          </w:divBdr>
        </w:div>
        <w:div w:id="1978219010">
          <w:marLeft w:val="480"/>
          <w:marRight w:val="0"/>
          <w:marTop w:val="0"/>
          <w:marBottom w:val="0"/>
          <w:divBdr>
            <w:top w:val="none" w:sz="0" w:space="0" w:color="auto"/>
            <w:left w:val="none" w:sz="0" w:space="0" w:color="auto"/>
            <w:bottom w:val="none" w:sz="0" w:space="0" w:color="auto"/>
            <w:right w:val="none" w:sz="0" w:space="0" w:color="auto"/>
          </w:divBdr>
        </w:div>
        <w:div w:id="2032877950">
          <w:marLeft w:val="480"/>
          <w:marRight w:val="0"/>
          <w:marTop w:val="0"/>
          <w:marBottom w:val="0"/>
          <w:divBdr>
            <w:top w:val="none" w:sz="0" w:space="0" w:color="auto"/>
            <w:left w:val="none" w:sz="0" w:space="0" w:color="auto"/>
            <w:bottom w:val="none" w:sz="0" w:space="0" w:color="auto"/>
            <w:right w:val="none" w:sz="0" w:space="0" w:color="auto"/>
          </w:divBdr>
        </w:div>
        <w:div w:id="2077584863">
          <w:marLeft w:val="480"/>
          <w:marRight w:val="0"/>
          <w:marTop w:val="0"/>
          <w:marBottom w:val="0"/>
          <w:divBdr>
            <w:top w:val="none" w:sz="0" w:space="0" w:color="auto"/>
            <w:left w:val="none" w:sz="0" w:space="0" w:color="auto"/>
            <w:bottom w:val="none" w:sz="0" w:space="0" w:color="auto"/>
            <w:right w:val="none" w:sz="0" w:space="0" w:color="auto"/>
          </w:divBdr>
        </w:div>
        <w:div w:id="2087801454">
          <w:marLeft w:val="480"/>
          <w:marRight w:val="0"/>
          <w:marTop w:val="0"/>
          <w:marBottom w:val="0"/>
          <w:divBdr>
            <w:top w:val="none" w:sz="0" w:space="0" w:color="auto"/>
            <w:left w:val="none" w:sz="0" w:space="0" w:color="auto"/>
            <w:bottom w:val="none" w:sz="0" w:space="0" w:color="auto"/>
            <w:right w:val="none" w:sz="0" w:space="0" w:color="auto"/>
          </w:divBdr>
        </w:div>
      </w:divsChild>
    </w:div>
    <w:div w:id="428278933">
      <w:bodyDiv w:val="1"/>
      <w:marLeft w:val="0"/>
      <w:marRight w:val="0"/>
      <w:marTop w:val="0"/>
      <w:marBottom w:val="0"/>
      <w:divBdr>
        <w:top w:val="none" w:sz="0" w:space="0" w:color="auto"/>
        <w:left w:val="none" w:sz="0" w:space="0" w:color="auto"/>
        <w:bottom w:val="none" w:sz="0" w:space="0" w:color="auto"/>
        <w:right w:val="none" w:sz="0" w:space="0" w:color="auto"/>
      </w:divBdr>
      <w:divsChild>
        <w:div w:id="1083184348">
          <w:marLeft w:val="480"/>
          <w:marRight w:val="0"/>
          <w:marTop w:val="0"/>
          <w:marBottom w:val="0"/>
          <w:divBdr>
            <w:top w:val="none" w:sz="0" w:space="0" w:color="auto"/>
            <w:left w:val="none" w:sz="0" w:space="0" w:color="auto"/>
            <w:bottom w:val="none" w:sz="0" w:space="0" w:color="auto"/>
            <w:right w:val="none" w:sz="0" w:space="0" w:color="auto"/>
          </w:divBdr>
        </w:div>
        <w:div w:id="1556693938">
          <w:marLeft w:val="480"/>
          <w:marRight w:val="0"/>
          <w:marTop w:val="0"/>
          <w:marBottom w:val="0"/>
          <w:divBdr>
            <w:top w:val="none" w:sz="0" w:space="0" w:color="auto"/>
            <w:left w:val="none" w:sz="0" w:space="0" w:color="auto"/>
            <w:bottom w:val="none" w:sz="0" w:space="0" w:color="auto"/>
            <w:right w:val="none" w:sz="0" w:space="0" w:color="auto"/>
          </w:divBdr>
        </w:div>
        <w:div w:id="434178463">
          <w:marLeft w:val="480"/>
          <w:marRight w:val="0"/>
          <w:marTop w:val="0"/>
          <w:marBottom w:val="0"/>
          <w:divBdr>
            <w:top w:val="none" w:sz="0" w:space="0" w:color="auto"/>
            <w:left w:val="none" w:sz="0" w:space="0" w:color="auto"/>
            <w:bottom w:val="none" w:sz="0" w:space="0" w:color="auto"/>
            <w:right w:val="none" w:sz="0" w:space="0" w:color="auto"/>
          </w:divBdr>
        </w:div>
        <w:div w:id="546181469">
          <w:marLeft w:val="480"/>
          <w:marRight w:val="0"/>
          <w:marTop w:val="0"/>
          <w:marBottom w:val="0"/>
          <w:divBdr>
            <w:top w:val="none" w:sz="0" w:space="0" w:color="auto"/>
            <w:left w:val="none" w:sz="0" w:space="0" w:color="auto"/>
            <w:bottom w:val="none" w:sz="0" w:space="0" w:color="auto"/>
            <w:right w:val="none" w:sz="0" w:space="0" w:color="auto"/>
          </w:divBdr>
        </w:div>
        <w:div w:id="603539719">
          <w:marLeft w:val="480"/>
          <w:marRight w:val="0"/>
          <w:marTop w:val="0"/>
          <w:marBottom w:val="0"/>
          <w:divBdr>
            <w:top w:val="none" w:sz="0" w:space="0" w:color="auto"/>
            <w:left w:val="none" w:sz="0" w:space="0" w:color="auto"/>
            <w:bottom w:val="none" w:sz="0" w:space="0" w:color="auto"/>
            <w:right w:val="none" w:sz="0" w:space="0" w:color="auto"/>
          </w:divBdr>
        </w:div>
        <w:div w:id="549339582">
          <w:marLeft w:val="480"/>
          <w:marRight w:val="0"/>
          <w:marTop w:val="0"/>
          <w:marBottom w:val="0"/>
          <w:divBdr>
            <w:top w:val="none" w:sz="0" w:space="0" w:color="auto"/>
            <w:left w:val="none" w:sz="0" w:space="0" w:color="auto"/>
            <w:bottom w:val="none" w:sz="0" w:space="0" w:color="auto"/>
            <w:right w:val="none" w:sz="0" w:space="0" w:color="auto"/>
          </w:divBdr>
        </w:div>
        <w:div w:id="529034075">
          <w:marLeft w:val="480"/>
          <w:marRight w:val="0"/>
          <w:marTop w:val="0"/>
          <w:marBottom w:val="0"/>
          <w:divBdr>
            <w:top w:val="none" w:sz="0" w:space="0" w:color="auto"/>
            <w:left w:val="none" w:sz="0" w:space="0" w:color="auto"/>
            <w:bottom w:val="none" w:sz="0" w:space="0" w:color="auto"/>
            <w:right w:val="none" w:sz="0" w:space="0" w:color="auto"/>
          </w:divBdr>
        </w:div>
        <w:div w:id="943810202">
          <w:marLeft w:val="480"/>
          <w:marRight w:val="0"/>
          <w:marTop w:val="0"/>
          <w:marBottom w:val="0"/>
          <w:divBdr>
            <w:top w:val="none" w:sz="0" w:space="0" w:color="auto"/>
            <w:left w:val="none" w:sz="0" w:space="0" w:color="auto"/>
            <w:bottom w:val="none" w:sz="0" w:space="0" w:color="auto"/>
            <w:right w:val="none" w:sz="0" w:space="0" w:color="auto"/>
          </w:divBdr>
        </w:div>
        <w:div w:id="1422070129">
          <w:marLeft w:val="480"/>
          <w:marRight w:val="0"/>
          <w:marTop w:val="0"/>
          <w:marBottom w:val="0"/>
          <w:divBdr>
            <w:top w:val="none" w:sz="0" w:space="0" w:color="auto"/>
            <w:left w:val="none" w:sz="0" w:space="0" w:color="auto"/>
            <w:bottom w:val="none" w:sz="0" w:space="0" w:color="auto"/>
            <w:right w:val="none" w:sz="0" w:space="0" w:color="auto"/>
          </w:divBdr>
        </w:div>
        <w:div w:id="405156249">
          <w:marLeft w:val="480"/>
          <w:marRight w:val="0"/>
          <w:marTop w:val="0"/>
          <w:marBottom w:val="0"/>
          <w:divBdr>
            <w:top w:val="none" w:sz="0" w:space="0" w:color="auto"/>
            <w:left w:val="none" w:sz="0" w:space="0" w:color="auto"/>
            <w:bottom w:val="none" w:sz="0" w:space="0" w:color="auto"/>
            <w:right w:val="none" w:sz="0" w:space="0" w:color="auto"/>
          </w:divBdr>
        </w:div>
        <w:div w:id="1605073911">
          <w:marLeft w:val="480"/>
          <w:marRight w:val="0"/>
          <w:marTop w:val="0"/>
          <w:marBottom w:val="0"/>
          <w:divBdr>
            <w:top w:val="none" w:sz="0" w:space="0" w:color="auto"/>
            <w:left w:val="none" w:sz="0" w:space="0" w:color="auto"/>
            <w:bottom w:val="none" w:sz="0" w:space="0" w:color="auto"/>
            <w:right w:val="none" w:sz="0" w:space="0" w:color="auto"/>
          </w:divBdr>
        </w:div>
        <w:div w:id="1546718381">
          <w:marLeft w:val="480"/>
          <w:marRight w:val="0"/>
          <w:marTop w:val="0"/>
          <w:marBottom w:val="0"/>
          <w:divBdr>
            <w:top w:val="none" w:sz="0" w:space="0" w:color="auto"/>
            <w:left w:val="none" w:sz="0" w:space="0" w:color="auto"/>
            <w:bottom w:val="none" w:sz="0" w:space="0" w:color="auto"/>
            <w:right w:val="none" w:sz="0" w:space="0" w:color="auto"/>
          </w:divBdr>
        </w:div>
        <w:div w:id="1501889023">
          <w:marLeft w:val="480"/>
          <w:marRight w:val="0"/>
          <w:marTop w:val="0"/>
          <w:marBottom w:val="0"/>
          <w:divBdr>
            <w:top w:val="none" w:sz="0" w:space="0" w:color="auto"/>
            <w:left w:val="none" w:sz="0" w:space="0" w:color="auto"/>
            <w:bottom w:val="none" w:sz="0" w:space="0" w:color="auto"/>
            <w:right w:val="none" w:sz="0" w:space="0" w:color="auto"/>
          </w:divBdr>
        </w:div>
        <w:div w:id="206991744">
          <w:marLeft w:val="480"/>
          <w:marRight w:val="0"/>
          <w:marTop w:val="0"/>
          <w:marBottom w:val="0"/>
          <w:divBdr>
            <w:top w:val="none" w:sz="0" w:space="0" w:color="auto"/>
            <w:left w:val="none" w:sz="0" w:space="0" w:color="auto"/>
            <w:bottom w:val="none" w:sz="0" w:space="0" w:color="auto"/>
            <w:right w:val="none" w:sz="0" w:space="0" w:color="auto"/>
          </w:divBdr>
        </w:div>
        <w:div w:id="1996832820">
          <w:marLeft w:val="480"/>
          <w:marRight w:val="0"/>
          <w:marTop w:val="0"/>
          <w:marBottom w:val="0"/>
          <w:divBdr>
            <w:top w:val="none" w:sz="0" w:space="0" w:color="auto"/>
            <w:left w:val="none" w:sz="0" w:space="0" w:color="auto"/>
            <w:bottom w:val="none" w:sz="0" w:space="0" w:color="auto"/>
            <w:right w:val="none" w:sz="0" w:space="0" w:color="auto"/>
          </w:divBdr>
        </w:div>
        <w:div w:id="717516405">
          <w:marLeft w:val="480"/>
          <w:marRight w:val="0"/>
          <w:marTop w:val="0"/>
          <w:marBottom w:val="0"/>
          <w:divBdr>
            <w:top w:val="none" w:sz="0" w:space="0" w:color="auto"/>
            <w:left w:val="none" w:sz="0" w:space="0" w:color="auto"/>
            <w:bottom w:val="none" w:sz="0" w:space="0" w:color="auto"/>
            <w:right w:val="none" w:sz="0" w:space="0" w:color="auto"/>
          </w:divBdr>
        </w:div>
        <w:div w:id="750466375">
          <w:marLeft w:val="480"/>
          <w:marRight w:val="0"/>
          <w:marTop w:val="0"/>
          <w:marBottom w:val="0"/>
          <w:divBdr>
            <w:top w:val="none" w:sz="0" w:space="0" w:color="auto"/>
            <w:left w:val="none" w:sz="0" w:space="0" w:color="auto"/>
            <w:bottom w:val="none" w:sz="0" w:space="0" w:color="auto"/>
            <w:right w:val="none" w:sz="0" w:space="0" w:color="auto"/>
          </w:divBdr>
        </w:div>
        <w:div w:id="67654550">
          <w:marLeft w:val="480"/>
          <w:marRight w:val="0"/>
          <w:marTop w:val="0"/>
          <w:marBottom w:val="0"/>
          <w:divBdr>
            <w:top w:val="none" w:sz="0" w:space="0" w:color="auto"/>
            <w:left w:val="none" w:sz="0" w:space="0" w:color="auto"/>
            <w:bottom w:val="none" w:sz="0" w:space="0" w:color="auto"/>
            <w:right w:val="none" w:sz="0" w:space="0" w:color="auto"/>
          </w:divBdr>
        </w:div>
        <w:div w:id="1130124287">
          <w:marLeft w:val="480"/>
          <w:marRight w:val="0"/>
          <w:marTop w:val="0"/>
          <w:marBottom w:val="0"/>
          <w:divBdr>
            <w:top w:val="none" w:sz="0" w:space="0" w:color="auto"/>
            <w:left w:val="none" w:sz="0" w:space="0" w:color="auto"/>
            <w:bottom w:val="none" w:sz="0" w:space="0" w:color="auto"/>
            <w:right w:val="none" w:sz="0" w:space="0" w:color="auto"/>
          </w:divBdr>
        </w:div>
        <w:div w:id="2039351438">
          <w:marLeft w:val="480"/>
          <w:marRight w:val="0"/>
          <w:marTop w:val="0"/>
          <w:marBottom w:val="0"/>
          <w:divBdr>
            <w:top w:val="none" w:sz="0" w:space="0" w:color="auto"/>
            <w:left w:val="none" w:sz="0" w:space="0" w:color="auto"/>
            <w:bottom w:val="none" w:sz="0" w:space="0" w:color="auto"/>
            <w:right w:val="none" w:sz="0" w:space="0" w:color="auto"/>
          </w:divBdr>
        </w:div>
        <w:div w:id="844176136">
          <w:marLeft w:val="480"/>
          <w:marRight w:val="0"/>
          <w:marTop w:val="0"/>
          <w:marBottom w:val="0"/>
          <w:divBdr>
            <w:top w:val="none" w:sz="0" w:space="0" w:color="auto"/>
            <w:left w:val="none" w:sz="0" w:space="0" w:color="auto"/>
            <w:bottom w:val="none" w:sz="0" w:space="0" w:color="auto"/>
            <w:right w:val="none" w:sz="0" w:space="0" w:color="auto"/>
          </w:divBdr>
        </w:div>
        <w:div w:id="572816779">
          <w:marLeft w:val="480"/>
          <w:marRight w:val="0"/>
          <w:marTop w:val="0"/>
          <w:marBottom w:val="0"/>
          <w:divBdr>
            <w:top w:val="none" w:sz="0" w:space="0" w:color="auto"/>
            <w:left w:val="none" w:sz="0" w:space="0" w:color="auto"/>
            <w:bottom w:val="none" w:sz="0" w:space="0" w:color="auto"/>
            <w:right w:val="none" w:sz="0" w:space="0" w:color="auto"/>
          </w:divBdr>
        </w:div>
        <w:div w:id="1565145667">
          <w:marLeft w:val="480"/>
          <w:marRight w:val="0"/>
          <w:marTop w:val="0"/>
          <w:marBottom w:val="0"/>
          <w:divBdr>
            <w:top w:val="none" w:sz="0" w:space="0" w:color="auto"/>
            <w:left w:val="none" w:sz="0" w:space="0" w:color="auto"/>
            <w:bottom w:val="none" w:sz="0" w:space="0" w:color="auto"/>
            <w:right w:val="none" w:sz="0" w:space="0" w:color="auto"/>
          </w:divBdr>
        </w:div>
        <w:div w:id="707685572">
          <w:marLeft w:val="480"/>
          <w:marRight w:val="0"/>
          <w:marTop w:val="0"/>
          <w:marBottom w:val="0"/>
          <w:divBdr>
            <w:top w:val="none" w:sz="0" w:space="0" w:color="auto"/>
            <w:left w:val="none" w:sz="0" w:space="0" w:color="auto"/>
            <w:bottom w:val="none" w:sz="0" w:space="0" w:color="auto"/>
            <w:right w:val="none" w:sz="0" w:space="0" w:color="auto"/>
          </w:divBdr>
        </w:div>
        <w:div w:id="1147819945">
          <w:marLeft w:val="480"/>
          <w:marRight w:val="0"/>
          <w:marTop w:val="0"/>
          <w:marBottom w:val="0"/>
          <w:divBdr>
            <w:top w:val="none" w:sz="0" w:space="0" w:color="auto"/>
            <w:left w:val="none" w:sz="0" w:space="0" w:color="auto"/>
            <w:bottom w:val="none" w:sz="0" w:space="0" w:color="auto"/>
            <w:right w:val="none" w:sz="0" w:space="0" w:color="auto"/>
          </w:divBdr>
        </w:div>
        <w:div w:id="345834224">
          <w:marLeft w:val="480"/>
          <w:marRight w:val="0"/>
          <w:marTop w:val="0"/>
          <w:marBottom w:val="0"/>
          <w:divBdr>
            <w:top w:val="none" w:sz="0" w:space="0" w:color="auto"/>
            <w:left w:val="none" w:sz="0" w:space="0" w:color="auto"/>
            <w:bottom w:val="none" w:sz="0" w:space="0" w:color="auto"/>
            <w:right w:val="none" w:sz="0" w:space="0" w:color="auto"/>
          </w:divBdr>
        </w:div>
        <w:div w:id="840899988">
          <w:marLeft w:val="480"/>
          <w:marRight w:val="0"/>
          <w:marTop w:val="0"/>
          <w:marBottom w:val="0"/>
          <w:divBdr>
            <w:top w:val="none" w:sz="0" w:space="0" w:color="auto"/>
            <w:left w:val="none" w:sz="0" w:space="0" w:color="auto"/>
            <w:bottom w:val="none" w:sz="0" w:space="0" w:color="auto"/>
            <w:right w:val="none" w:sz="0" w:space="0" w:color="auto"/>
          </w:divBdr>
        </w:div>
        <w:div w:id="1170634234">
          <w:marLeft w:val="480"/>
          <w:marRight w:val="0"/>
          <w:marTop w:val="0"/>
          <w:marBottom w:val="0"/>
          <w:divBdr>
            <w:top w:val="none" w:sz="0" w:space="0" w:color="auto"/>
            <w:left w:val="none" w:sz="0" w:space="0" w:color="auto"/>
            <w:bottom w:val="none" w:sz="0" w:space="0" w:color="auto"/>
            <w:right w:val="none" w:sz="0" w:space="0" w:color="auto"/>
          </w:divBdr>
        </w:div>
        <w:div w:id="481892427">
          <w:marLeft w:val="480"/>
          <w:marRight w:val="0"/>
          <w:marTop w:val="0"/>
          <w:marBottom w:val="0"/>
          <w:divBdr>
            <w:top w:val="none" w:sz="0" w:space="0" w:color="auto"/>
            <w:left w:val="none" w:sz="0" w:space="0" w:color="auto"/>
            <w:bottom w:val="none" w:sz="0" w:space="0" w:color="auto"/>
            <w:right w:val="none" w:sz="0" w:space="0" w:color="auto"/>
          </w:divBdr>
        </w:div>
        <w:div w:id="319502574">
          <w:marLeft w:val="480"/>
          <w:marRight w:val="0"/>
          <w:marTop w:val="0"/>
          <w:marBottom w:val="0"/>
          <w:divBdr>
            <w:top w:val="none" w:sz="0" w:space="0" w:color="auto"/>
            <w:left w:val="none" w:sz="0" w:space="0" w:color="auto"/>
            <w:bottom w:val="none" w:sz="0" w:space="0" w:color="auto"/>
            <w:right w:val="none" w:sz="0" w:space="0" w:color="auto"/>
          </w:divBdr>
        </w:div>
        <w:div w:id="561790383">
          <w:marLeft w:val="480"/>
          <w:marRight w:val="0"/>
          <w:marTop w:val="0"/>
          <w:marBottom w:val="0"/>
          <w:divBdr>
            <w:top w:val="none" w:sz="0" w:space="0" w:color="auto"/>
            <w:left w:val="none" w:sz="0" w:space="0" w:color="auto"/>
            <w:bottom w:val="none" w:sz="0" w:space="0" w:color="auto"/>
            <w:right w:val="none" w:sz="0" w:space="0" w:color="auto"/>
          </w:divBdr>
        </w:div>
        <w:div w:id="2046059001">
          <w:marLeft w:val="480"/>
          <w:marRight w:val="0"/>
          <w:marTop w:val="0"/>
          <w:marBottom w:val="0"/>
          <w:divBdr>
            <w:top w:val="none" w:sz="0" w:space="0" w:color="auto"/>
            <w:left w:val="none" w:sz="0" w:space="0" w:color="auto"/>
            <w:bottom w:val="none" w:sz="0" w:space="0" w:color="auto"/>
            <w:right w:val="none" w:sz="0" w:space="0" w:color="auto"/>
          </w:divBdr>
        </w:div>
        <w:div w:id="831719244">
          <w:marLeft w:val="480"/>
          <w:marRight w:val="0"/>
          <w:marTop w:val="0"/>
          <w:marBottom w:val="0"/>
          <w:divBdr>
            <w:top w:val="none" w:sz="0" w:space="0" w:color="auto"/>
            <w:left w:val="none" w:sz="0" w:space="0" w:color="auto"/>
            <w:bottom w:val="none" w:sz="0" w:space="0" w:color="auto"/>
            <w:right w:val="none" w:sz="0" w:space="0" w:color="auto"/>
          </w:divBdr>
        </w:div>
        <w:div w:id="1830058060">
          <w:marLeft w:val="480"/>
          <w:marRight w:val="0"/>
          <w:marTop w:val="0"/>
          <w:marBottom w:val="0"/>
          <w:divBdr>
            <w:top w:val="none" w:sz="0" w:space="0" w:color="auto"/>
            <w:left w:val="none" w:sz="0" w:space="0" w:color="auto"/>
            <w:bottom w:val="none" w:sz="0" w:space="0" w:color="auto"/>
            <w:right w:val="none" w:sz="0" w:space="0" w:color="auto"/>
          </w:divBdr>
        </w:div>
        <w:div w:id="455493969">
          <w:marLeft w:val="480"/>
          <w:marRight w:val="0"/>
          <w:marTop w:val="0"/>
          <w:marBottom w:val="0"/>
          <w:divBdr>
            <w:top w:val="none" w:sz="0" w:space="0" w:color="auto"/>
            <w:left w:val="none" w:sz="0" w:space="0" w:color="auto"/>
            <w:bottom w:val="none" w:sz="0" w:space="0" w:color="auto"/>
            <w:right w:val="none" w:sz="0" w:space="0" w:color="auto"/>
          </w:divBdr>
        </w:div>
        <w:div w:id="1388918163">
          <w:marLeft w:val="480"/>
          <w:marRight w:val="0"/>
          <w:marTop w:val="0"/>
          <w:marBottom w:val="0"/>
          <w:divBdr>
            <w:top w:val="none" w:sz="0" w:space="0" w:color="auto"/>
            <w:left w:val="none" w:sz="0" w:space="0" w:color="auto"/>
            <w:bottom w:val="none" w:sz="0" w:space="0" w:color="auto"/>
            <w:right w:val="none" w:sz="0" w:space="0" w:color="auto"/>
          </w:divBdr>
        </w:div>
        <w:div w:id="1884058021">
          <w:marLeft w:val="480"/>
          <w:marRight w:val="0"/>
          <w:marTop w:val="0"/>
          <w:marBottom w:val="0"/>
          <w:divBdr>
            <w:top w:val="none" w:sz="0" w:space="0" w:color="auto"/>
            <w:left w:val="none" w:sz="0" w:space="0" w:color="auto"/>
            <w:bottom w:val="none" w:sz="0" w:space="0" w:color="auto"/>
            <w:right w:val="none" w:sz="0" w:space="0" w:color="auto"/>
          </w:divBdr>
        </w:div>
        <w:div w:id="1902403567">
          <w:marLeft w:val="480"/>
          <w:marRight w:val="0"/>
          <w:marTop w:val="0"/>
          <w:marBottom w:val="0"/>
          <w:divBdr>
            <w:top w:val="none" w:sz="0" w:space="0" w:color="auto"/>
            <w:left w:val="none" w:sz="0" w:space="0" w:color="auto"/>
            <w:bottom w:val="none" w:sz="0" w:space="0" w:color="auto"/>
            <w:right w:val="none" w:sz="0" w:space="0" w:color="auto"/>
          </w:divBdr>
        </w:div>
        <w:div w:id="73204611">
          <w:marLeft w:val="480"/>
          <w:marRight w:val="0"/>
          <w:marTop w:val="0"/>
          <w:marBottom w:val="0"/>
          <w:divBdr>
            <w:top w:val="none" w:sz="0" w:space="0" w:color="auto"/>
            <w:left w:val="none" w:sz="0" w:space="0" w:color="auto"/>
            <w:bottom w:val="none" w:sz="0" w:space="0" w:color="auto"/>
            <w:right w:val="none" w:sz="0" w:space="0" w:color="auto"/>
          </w:divBdr>
        </w:div>
        <w:div w:id="889849296">
          <w:marLeft w:val="480"/>
          <w:marRight w:val="0"/>
          <w:marTop w:val="0"/>
          <w:marBottom w:val="0"/>
          <w:divBdr>
            <w:top w:val="none" w:sz="0" w:space="0" w:color="auto"/>
            <w:left w:val="none" w:sz="0" w:space="0" w:color="auto"/>
            <w:bottom w:val="none" w:sz="0" w:space="0" w:color="auto"/>
            <w:right w:val="none" w:sz="0" w:space="0" w:color="auto"/>
          </w:divBdr>
        </w:div>
        <w:div w:id="19553228">
          <w:marLeft w:val="480"/>
          <w:marRight w:val="0"/>
          <w:marTop w:val="0"/>
          <w:marBottom w:val="0"/>
          <w:divBdr>
            <w:top w:val="none" w:sz="0" w:space="0" w:color="auto"/>
            <w:left w:val="none" w:sz="0" w:space="0" w:color="auto"/>
            <w:bottom w:val="none" w:sz="0" w:space="0" w:color="auto"/>
            <w:right w:val="none" w:sz="0" w:space="0" w:color="auto"/>
          </w:divBdr>
        </w:div>
        <w:div w:id="884566636">
          <w:marLeft w:val="480"/>
          <w:marRight w:val="0"/>
          <w:marTop w:val="0"/>
          <w:marBottom w:val="0"/>
          <w:divBdr>
            <w:top w:val="none" w:sz="0" w:space="0" w:color="auto"/>
            <w:left w:val="none" w:sz="0" w:space="0" w:color="auto"/>
            <w:bottom w:val="none" w:sz="0" w:space="0" w:color="auto"/>
            <w:right w:val="none" w:sz="0" w:space="0" w:color="auto"/>
          </w:divBdr>
        </w:div>
        <w:div w:id="1566717109">
          <w:marLeft w:val="480"/>
          <w:marRight w:val="0"/>
          <w:marTop w:val="0"/>
          <w:marBottom w:val="0"/>
          <w:divBdr>
            <w:top w:val="none" w:sz="0" w:space="0" w:color="auto"/>
            <w:left w:val="none" w:sz="0" w:space="0" w:color="auto"/>
            <w:bottom w:val="none" w:sz="0" w:space="0" w:color="auto"/>
            <w:right w:val="none" w:sz="0" w:space="0" w:color="auto"/>
          </w:divBdr>
        </w:div>
        <w:div w:id="722215134">
          <w:marLeft w:val="480"/>
          <w:marRight w:val="0"/>
          <w:marTop w:val="0"/>
          <w:marBottom w:val="0"/>
          <w:divBdr>
            <w:top w:val="none" w:sz="0" w:space="0" w:color="auto"/>
            <w:left w:val="none" w:sz="0" w:space="0" w:color="auto"/>
            <w:bottom w:val="none" w:sz="0" w:space="0" w:color="auto"/>
            <w:right w:val="none" w:sz="0" w:space="0" w:color="auto"/>
          </w:divBdr>
        </w:div>
        <w:div w:id="1999651859">
          <w:marLeft w:val="480"/>
          <w:marRight w:val="0"/>
          <w:marTop w:val="0"/>
          <w:marBottom w:val="0"/>
          <w:divBdr>
            <w:top w:val="none" w:sz="0" w:space="0" w:color="auto"/>
            <w:left w:val="none" w:sz="0" w:space="0" w:color="auto"/>
            <w:bottom w:val="none" w:sz="0" w:space="0" w:color="auto"/>
            <w:right w:val="none" w:sz="0" w:space="0" w:color="auto"/>
          </w:divBdr>
        </w:div>
        <w:div w:id="802769093">
          <w:marLeft w:val="480"/>
          <w:marRight w:val="0"/>
          <w:marTop w:val="0"/>
          <w:marBottom w:val="0"/>
          <w:divBdr>
            <w:top w:val="none" w:sz="0" w:space="0" w:color="auto"/>
            <w:left w:val="none" w:sz="0" w:space="0" w:color="auto"/>
            <w:bottom w:val="none" w:sz="0" w:space="0" w:color="auto"/>
            <w:right w:val="none" w:sz="0" w:space="0" w:color="auto"/>
          </w:divBdr>
        </w:div>
        <w:div w:id="1470317145">
          <w:marLeft w:val="480"/>
          <w:marRight w:val="0"/>
          <w:marTop w:val="0"/>
          <w:marBottom w:val="0"/>
          <w:divBdr>
            <w:top w:val="none" w:sz="0" w:space="0" w:color="auto"/>
            <w:left w:val="none" w:sz="0" w:space="0" w:color="auto"/>
            <w:bottom w:val="none" w:sz="0" w:space="0" w:color="auto"/>
            <w:right w:val="none" w:sz="0" w:space="0" w:color="auto"/>
          </w:divBdr>
        </w:div>
        <w:div w:id="2131315570">
          <w:marLeft w:val="480"/>
          <w:marRight w:val="0"/>
          <w:marTop w:val="0"/>
          <w:marBottom w:val="0"/>
          <w:divBdr>
            <w:top w:val="none" w:sz="0" w:space="0" w:color="auto"/>
            <w:left w:val="none" w:sz="0" w:space="0" w:color="auto"/>
            <w:bottom w:val="none" w:sz="0" w:space="0" w:color="auto"/>
            <w:right w:val="none" w:sz="0" w:space="0" w:color="auto"/>
          </w:divBdr>
        </w:div>
        <w:div w:id="2053576830">
          <w:marLeft w:val="480"/>
          <w:marRight w:val="0"/>
          <w:marTop w:val="0"/>
          <w:marBottom w:val="0"/>
          <w:divBdr>
            <w:top w:val="none" w:sz="0" w:space="0" w:color="auto"/>
            <w:left w:val="none" w:sz="0" w:space="0" w:color="auto"/>
            <w:bottom w:val="none" w:sz="0" w:space="0" w:color="auto"/>
            <w:right w:val="none" w:sz="0" w:space="0" w:color="auto"/>
          </w:divBdr>
        </w:div>
        <w:div w:id="966937539">
          <w:marLeft w:val="480"/>
          <w:marRight w:val="0"/>
          <w:marTop w:val="0"/>
          <w:marBottom w:val="0"/>
          <w:divBdr>
            <w:top w:val="none" w:sz="0" w:space="0" w:color="auto"/>
            <w:left w:val="none" w:sz="0" w:space="0" w:color="auto"/>
            <w:bottom w:val="none" w:sz="0" w:space="0" w:color="auto"/>
            <w:right w:val="none" w:sz="0" w:space="0" w:color="auto"/>
          </w:divBdr>
        </w:div>
        <w:div w:id="339085882">
          <w:marLeft w:val="480"/>
          <w:marRight w:val="0"/>
          <w:marTop w:val="0"/>
          <w:marBottom w:val="0"/>
          <w:divBdr>
            <w:top w:val="none" w:sz="0" w:space="0" w:color="auto"/>
            <w:left w:val="none" w:sz="0" w:space="0" w:color="auto"/>
            <w:bottom w:val="none" w:sz="0" w:space="0" w:color="auto"/>
            <w:right w:val="none" w:sz="0" w:space="0" w:color="auto"/>
          </w:divBdr>
        </w:div>
        <w:div w:id="1587838927">
          <w:marLeft w:val="480"/>
          <w:marRight w:val="0"/>
          <w:marTop w:val="0"/>
          <w:marBottom w:val="0"/>
          <w:divBdr>
            <w:top w:val="none" w:sz="0" w:space="0" w:color="auto"/>
            <w:left w:val="none" w:sz="0" w:space="0" w:color="auto"/>
            <w:bottom w:val="none" w:sz="0" w:space="0" w:color="auto"/>
            <w:right w:val="none" w:sz="0" w:space="0" w:color="auto"/>
          </w:divBdr>
        </w:div>
        <w:div w:id="1636334478">
          <w:marLeft w:val="480"/>
          <w:marRight w:val="0"/>
          <w:marTop w:val="0"/>
          <w:marBottom w:val="0"/>
          <w:divBdr>
            <w:top w:val="none" w:sz="0" w:space="0" w:color="auto"/>
            <w:left w:val="none" w:sz="0" w:space="0" w:color="auto"/>
            <w:bottom w:val="none" w:sz="0" w:space="0" w:color="auto"/>
            <w:right w:val="none" w:sz="0" w:space="0" w:color="auto"/>
          </w:divBdr>
        </w:div>
        <w:div w:id="600720192">
          <w:marLeft w:val="480"/>
          <w:marRight w:val="0"/>
          <w:marTop w:val="0"/>
          <w:marBottom w:val="0"/>
          <w:divBdr>
            <w:top w:val="none" w:sz="0" w:space="0" w:color="auto"/>
            <w:left w:val="none" w:sz="0" w:space="0" w:color="auto"/>
            <w:bottom w:val="none" w:sz="0" w:space="0" w:color="auto"/>
            <w:right w:val="none" w:sz="0" w:space="0" w:color="auto"/>
          </w:divBdr>
        </w:div>
        <w:div w:id="193005134">
          <w:marLeft w:val="480"/>
          <w:marRight w:val="0"/>
          <w:marTop w:val="0"/>
          <w:marBottom w:val="0"/>
          <w:divBdr>
            <w:top w:val="none" w:sz="0" w:space="0" w:color="auto"/>
            <w:left w:val="none" w:sz="0" w:space="0" w:color="auto"/>
            <w:bottom w:val="none" w:sz="0" w:space="0" w:color="auto"/>
            <w:right w:val="none" w:sz="0" w:space="0" w:color="auto"/>
          </w:divBdr>
        </w:div>
        <w:div w:id="1858930201">
          <w:marLeft w:val="480"/>
          <w:marRight w:val="0"/>
          <w:marTop w:val="0"/>
          <w:marBottom w:val="0"/>
          <w:divBdr>
            <w:top w:val="none" w:sz="0" w:space="0" w:color="auto"/>
            <w:left w:val="none" w:sz="0" w:space="0" w:color="auto"/>
            <w:bottom w:val="none" w:sz="0" w:space="0" w:color="auto"/>
            <w:right w:val="none" w:sz="0" w:space="0" w:color="auto"/>
          </w:divBdr>
        </w:div>
        <w:div w:id="2097168794">
          <w:marLeft w:val="480"/>
          <w:marRight w:val="0"/>
          <w:marTop w:val="0"/>
          <w:marBottom w:val="0"/>
          <w:divBdr>
            <w:top w:val="none" w:sz="0" w:space="0" w:color="auto"/>
            <w:left w:val="none" w:sz="0" w:space="0" w:color="auto"/>
            <w:bottom w:val="none" w:sz="0" w:space="0" w:color="auto"/>
            <w:right w:val="none" w:sz="0" w:space="0" w:color="auto"/>
          </w:divBdr>
        </w:div>
        <w:div w:id="1230113400">
          <w:marLeft w:val="480"/>
          <w:marRight w:val="0"/>
          <w:marTop w:val="0"/>
          <w:marBottom w:val="0"/>
          <w:divBdr>
            <w:top w:val="none" w:sz="0" w:space="0" w:color="auto"/>
            <w:left w:val="none" w:sz="0" w:space="0" w:color="auto"/>
            <w:bottom w:val="none" w:sz="0" w:space="0" w:color="auto"/>
            <w:right w:val="none" w:sz="0" w:space="0" w:color="auto"/>
          </w:divBdr>
        </w:div>
        <w:div w:id="919213255">
          <w:marLeft w:val="480"/>
          <w:marRight w:val="0"/>
          <w:marTop w:val="0"/>
          <w:marBottom w:val="0"/>
          <w:divBdr>
            <w:top w:val="none" w:sz="0" w:space="0" w:color="auto"/>
            <w:left w:val="none" w:sz="0" w:space="0" w:color="auto"/>
            <w:bottom w:val="none" w:sz="0" w:space="0" w:color="auto"/>
            <w:right w:val="none" w:sz="0" w:space="0" w:color="auto"/>
          </w:divBdr>
        </w:div>
        <w:div w:id="638261933">
          <w:marLeft w:val="480"/>
          <w:marRight w:val="0"/>
          <w:marTop w:val="0"/>
          <w:marBottom w:val="0"/>
          <w:divBdr>
            <w:top w:val="none" w:sz="0" w:space="0" w:color="auto"/>
            <w:left w:val="none" w:sz="0" w:space="0" w:color="auto"/>
            <w:bottom w:val="none" w:sz="0" w:space="0" w:color="auto"/>
            <w:right w:val="none" w:sz="0" w:space="0" w:color="auto"/>
          </w:divBdr>
        </w:div>
        <w:div w:id="1655179333">
          <w:marLeft w:val="480"/>
          <w:marRight w:val="0"/>
          <w:marTop w:val="0"/>
          <w:marBottom w:val="0"/>
          <w:divBdr>
            <w:top w:val="none" w:sz="0" w:space="0" w:color="auto"/>
            <w:left w:val="none" w:sz="0" w:space="0" w:color="auto"/>
            <w:bottom w:val="none" w:sz="0" w:space="0" w:color="auto"/>
            <w:right w:val="none" w:sz="0" w:space="0" w:color="auto"/>
          </w:divBdr>
        </w:div>
        <w:div w:id="1072312102">
          <w:marLeft w:val="480"/>
          <w:marRight w:val="0"/>
          <w:marTop w:val="0"/>
          <w:marBottom w:val="0"/>
          <w:divBdr>
            <w:top w:val="none" w:sz="0" w:space="0" w:color="auto"/>
            <w:left w:val="none" w:sz="0" w:space="0" w:color="auto"/>
            <w:bottom w:val="none" w:sz="0" w:space="0" w:color="auto"/>
            <w:right w:val="none" w:sz="0" w:space="0" w:color="auto"/>
          </w:divBdr>
        </w:div>
        <w:div w:id="1380131117">
          <w:marLeft w:val="480"/>
          <w:marRight w:val="0"/>
          <w:marTop w:val="0"/>
          <w:marBottom w:val="0"/>
          <w:divBdr>
            <w:top w:val="none" w:sz="0" w:space="0" w:color="auto"/>
            <w:left w:val="none" w:sz="0" w:space="0" w:color="auto"/>
            <w:bottom w:val="none" w:sz="0" w:space="0" w:color="auto"/>
            <w:right w:val="none" w:sz="0" w:space="0" w:color="auto"/>
          </w:divBdr>
        </w:div>
        <w:div w:id="1505246595">
          <w:marLeft w:val="480"/>
          <w:marRight w:val="0"/>
          <w:marTop w:val="0"/>
          <w:marBottom w:val="0"/>
          <w:divBdr>
            <w:top w:val="none" w:sz="0" w:space="0" w:color="auto"/>
            <w:left w:val="none" w:sz="0" w:space="0" w:color="auto"/>
            <w:bottom w:val="none" w:sz="0" w:space="0" w:color="auto"/>
            <w:right w:val="none" w:sz="0" w:space="0" w:color="auto"/>
          </w:divBdr>
        </w:div>
        <w:div w:id="1627735133">
          <w:marLeft w:val="480"/>
          <w:marRight w:val="0"/>
          <w:marTop w:val="0"/>
          <w:marBottom w:val="0"/>
          <w:divBdr>
            <w:top w:val="none" w:sz="0" w:space="0" w:color="auto"/>
            <w:left w:val="none" w:sz="0" w:space="0" w:color="auto"/>
            <w:bottom w:val="none" w:sz="0" w:space="0" w:color="auto"/>
            <w:right w:val="none" w:sz="0" w:space="0" w:color="auto"/>
          </w:divBdr>
        </w:div>
        <w:div w:id="1191527635">
          <w:marLeft w:val="480"/>
          <w:marRight w:val="0"/>
          <w:marTop w:val="0"/>
          <w:marBottom w:val="0"/>
          <w:divBdr>
            <w:top w:val="none" w:sz="0" w:space="0" w:color="auto"/>
            <w:left w:val="none" w:sz="0" w:space="0" w:color="auto"/>
            <w:bottom w:val="none" w:sz="0" w:space="0" w:color="auto"/>
            <w:right w:val="none" w:sz="0" w:space="0" w:color="auto"/>
          </w:divBdr>
        </w:div>
        <w:div w:id="1685940569">
          <w:marLeft w:val="480"/>
          <w:marRight w:val="0"/>
          <w:marTop w:val="0"/>
          <w:marBottom w:val="0"/>
          <w:divBdr>
            <w:top w:val="none" w:sz="0" w:space="0" w:color="auto"/>
            <w:left w:val="none" w:sz="0" w:space="0" w:color="auto"/>
            <w:bottom w:val="none" w:sz="0" w:space="0" w:color="auto"/>
            <w:right w:val="none" w:sz="0" w:space="0" w:color="auto"/>
          </w:divBdr>
        </w:div>
        <w:div w:id="797988789">
          <w:marLeft w:val="480"/>
          <w:marRight w:val="0"/>
          <w:marTop w:val="0"/>
          <w:marBottom w:val="0"/>
          <w:divBdr>
            <w:top w:val="none" w:sz="0" w:space="0" w:color="auto"/>
            <w:left w:val="none" w:sz="0" w:space="0" w:color="auto"/>
            <w:bottom w:val="none" w:sz="0" w:space="0" w:color="auto"/>
            <w:right w:val="none" w:sz="0" w:space="0" w:color="auto"/>
          </w:divBdr>
        </w:div>
        <w:div w:id="1366642109">
          <w:marLeft w:val="480"/>
          <w:marRight w:val="0"/>
          <w:marTop w:val="0"/>
          <w:marBottom w:val="0"/>
          <w:divBdr>
            <w:top w:val="none" w:sz="0" w:space="0" w:color="auto"/>
            <w:left w:val="none" w:sz="0" w:space="0" w:color="auto"/>
            <w:bottom w:val="none" w:sz="0" w:space="0" w:color="auto"/>
            <w:right w:val="none" w:sz="0" w:space="0" w:color="auto"/>
          </w:divBdr>
        </w:div>
        <w:div w:id="1493374598">
          <w:marLeft w:val="480"/>
          <w:marRight w:val="0"/>
          <w:marTop w:val="0"/>
          <w:marBottom w:val="0"/>
          <w:divBdr>
            <w:top w:val="none" w:sz="0" w:space="0" w:color="auto"/>
            <w:left w:val="none" w:sz="0" w:space="0" w:color="auto"/>
            <w:bottom w:val="none" w:sz="0" w:space="0" w:color="auto"/>
            <w:right w:val="none" w:sz="0" w:space="0" w:color="auto"/>
          </w:divBdr>
        </w:div>
        <w:div w:id="681400602">
          <w:marLeft w:val="480"/>
          <w:marRight w:val="0"/>
          <w:marTop w:val="0"/>
          <w:marBottom w:val="0"/>
          <w:divBdr>
            <w:top w:val="none" w:sz="0" w:space="0" w:color="auto"/>
            <w:left w:val="none" w:sz="0" w:space="0" w:color="auto"/>
            <w:bottom w:val="none" w:sz="0" w:space="0" w:color="auto"/>
            <w:right w:val="none" w:sz="0" w:space="0" w:color="auto"/>
          </w:divBdr>
        </w:div>
        <w:div w:id="1306618008">
          <w:marLeft w:val="480"/>
          <w:marRight w:val="0"/>
          <w:marTop w:val="0"/>
          <w:marBottom w:val="0"/>
          <w:divBdr>
            <w:top w:val="none" w:sz="0" w:space="0" w:color="auto"/>
            <w:left w:val="none" w:sz="0" w:space="0" w:color="auto"/>
            <w:bottom w:val="none" w:sz="0" w:space="0" w:color="auto"/>
            <w:right w:val="none" w:sz="0" w:space="0" w:color="auto"/>
          </w:divBdr>
        </w:div>
        <w:div w:id="714159084">
          <w:marLeft w:val="480"/>
          <w:marRight w:val="0"/>
          <w:marTop w:val="0"/>
          <w:marBottom w:val="0"/>
          <w:divBdr>
            <w:top w:val="none" w:sz="0" w:space="0" w:color="auto"/>
            <w:left w:val="none" w:sz="0" w:space="0" w:color="auto"/>
            <w:bottom w:val="none" w:sz="0" w:space="0" w:color="auto"/>
            <w:right w:val="none" w:sz="0" w:space="0" w:color="auto"/>
          </w:divBdr>
        </w:div>
        <w:div w:id="2091467547">
          <w:marLeft w:val="480"/>
          <w:marRight w:val="0"/>
          <w:marTop w:val="0"/>
          <w:marBottom w:val="0"/>
          <w:divBdr>
            <w:top w:val="none" w:sz="0" w:space="0" w:color="auto"/>
            <w:left w:val="none" w:sz="0" w:space="0" w:color="auto"/>
            <w:bottom w:val="none" w:sz="0" w:space="0" w:color="auto"/>
            <w:right w:val="none" w:sz="0" w:space="0" w:color="auto"/>
          </w:divBdr>
        </w:div>
        <w:div w:id="1879926980">
          <w:marLeft w:val="480"/>
          <w:marRight w:val="0"/>
          <w:marTop w:val="0"/>
          <w:marBottom w:val="0"/>
          <w:divBdr>
            <w:top w:val="none" w:sz="0" w:space="0" w:color="auto"/>
            <w:left w:val="none" w:sz="0" w:space="0" w:color="auto"/>
            <w:bottom w:val="none" w:sz="0" w:space="0" w:color="auto"/>
            <w:right w:val="none" w:sz="0" w:space="0" w:color="auto"/>
          </w:divBdr>
        </w:div>
        <w:div w:id="1157915792">
          <w:marLeft w:val="480"/>
          <w:marRight w:val="0"/>
          <w:marTop w:val="0"/>
          <w:marBottom w:val="0"/>
          <w:divBdr>
            <w:top w:val="none" w:sz="0" w:space="0" w:color="auto"/>
            <w:left w:val="none" w:sz="0" w:space="0" w:color="auto"/>
            <w:bottom w:val="none" w:sz="0" w:space="0" w:color="auto"/>
            <w:right w:val="none" w:sz="0" w:space="0" w:color="auto"/>
          </w:divBdr>
        </w:div>
        <w:div w:id="337540297">
          <w:marLeft w:val="480"/>
          <w:marRight w:val="0"/>
          <w:marTop w:val="0"/>
          <w:marBottom w:val="0"/>
          <w:divBdr>
            <w:top w:val="none" w:sz="0" w:space="0" w:color="auto"/>
            <w:left w:val="none" w:sz="0" w:space="0" w:color="auto"/>
            <w:bottom w:val="none" w:sz="0" w:space="0" w:color="auto"/>
            <w:right w:val="none" w:sz="0" w:space="0" w:color="auto"/>
          </w:divBdr>
        </w:div>
        <w:div w:id="1604919630">
          <w:marLeft w:val="480"/>
          <w:marRight w:val="0"/>
          <w:marTop w:val="0"/>
          <w:marBottom w:val="0"/>
          <w:divBdr>
            <w:top w:val="none" w:sz="0" w:space="0" w:color="auto"/>
            <w:left w:val="none" w:sz="0" w:space="0" w:color="auto"/>
            <w:bottom w:val="none" w:sz="0" w:space="0" w:color="auto"/>
            <w:right w:val="none" w:sz="0" w:space="0" w:color="auto"/>
          </w:divBdr>
        </w:div>
        <w:div w:id="1201436363">
          <w:marLeft w:val="480"/>
          <w:marRight w:val="0"/>
          <w:marTop w:val="0"/>
          <w:marBottom w:val="0"/>
          <w:divBdr>
            <w:top w:val="none" w:sz="0" w:space="0" w:color="auto"/>
            <w:left w:val="none" w:sz="0" w:space="0" w:color="auto"/>
            <w:bottom w:val="none" w:sz="0" w:space="0" w:color="auto"/>
            <w:right w:val="none" w:sz="0" w:space="0" w:color="auto"/>
          </w:divBdr>
        </w:div>
        <w:div w:id="1722055968">
          <w:marLeft w:val="480"/>
          <w:marRight w:val="0"/>
          <w:marTop w:val="0"/>
          <w:marBottom w:val="0"/>
          <w:divBdr>
            <w:top w:val="none" w:sz="0" w:space="0" w:color="auto"/>
            <w:left w:val="none" w:sz="0" w:space="0" w:color="auto"/>
            <w:bottom w:val="none" w:sz="0" w:space="0" w:color="auto"/>
            <w:right w:val="none" w:sz="0" w:space="0" w:color="auto"/>
          </w:divBdr>
        </w:div>
        <w:div w:id="1926375531">
          <w:marLeft w:val="480"/>
          <w:marRight w:val="0"/>
          <w:marTop w:val="0"/>
          <w:marBottom w:val="0"/>
          <w:divBdr>
            <w:top w:val="none" w:sz="0" w:space="0" w:color="auto"/>
            <w:left w:val="none" w:sz="0" w:space="0" w:color="auto"/>
            <w:bottom w:val="none" w:sz="0" w:space="0" w:color="auto"/>
            <w:right w:val="none" w:sz="0" w:space="0" w:color="auto"/>
          </w:divBdr>
        </w:div>
      </w:divsChild>
    </w:div>
    <w:div w:id="430860225">
      <w:bodyDiv w:val="1"/>
      <w:marLeft w:val="0"/>
      <w:marRight w:val="0"/>
      <w:marTop w:val="0"/>
      <w:marBottom w:val="0"/>
      <w:divBdr>
        <w:top w:val="none" w:sz="0" w:space="0" w:color="auto"/>
        <w:left w:val="none" w:sz="0" w:space="0" w:color="auto"/>
        <w:bottom w:val="none" w:sz="0" w:space="0" w:color="auto"/>
        <w:right w:val="none" w:sz="0" w:space="0" w:color="auto"/>
      </w:divBdr>
      <w:divsChild>
        <w:div w:id="1763257756">
          <w:marLeft w:val="480"/>
          <w:marRight w:val="0"/>
          <w:marTop w:val="0"/>
          <w:marBottom w:val="0"/>
          <w:divBdr>
            <w:top w:val="none" w:sz="0" w:space="0" w:color="auto"/>
            <w:left w:val="none" w:sz="0" w:space="0" w:color="auto"/>
            <w:bottom w:val="none" w:sz="0" w:space="0" w:color="auto"/>
            <w:right w:val="none" w:sz="0" w:space="0" w:color="auto"/>
          </w:divBdr>
        </w:div>
        <w:div w:id="1008481940">
          <w:marLeft w:val="480"/>
          <w:marRight w:val="0"/>
          <w:marTop w:val="0"/>
          <w:marBottom w:val="0"/>
          <w:divBdr>
            <w:top w:val="none" w:sz="0" w:space="0" w:color="auto"/>
            <w:left w:val="none" w:sz="0" w:space="0" w:color="auto"/>
            <w:bottom w:val="none" w:sz="0" w:space="0" w:color="auto"/>
            <w:right w:val="none" w:sz="0" w:space="0" w:color="auto"/>
          </w:divBdr>
        </w:div>
        <w:div w:id="1830243286">
          <w:marLeft w:val="480"/>
          <w:marRight w:val="0"/>
          <w:marTop w:val="0"/>
          <w:marBottom w:val="0"/>
          <w:divBdr>
            <w:top w:val="none" w:sz="0" w:space="0" w:color="auto"/>
            <w:left w:val="none" w:sz="0" w:space="0" w:color="auto"/>
            <w:bottom w:val="none" w:sz="0" w:space="0" w:color="auto"/>
            <w:right w:val="none" w:sz="0" w:space="0" w:color="auto"/>
          </w:divBdr>
        </w:div>
        <w:div w:id="1876231998">
          <w:marLeft w:val="480"/>
          <w:marRight w:val="0"/>
          <w:marTop w:val="0"/>
          <w:marBottom w:val="0"/>
          <w:divBdr>
            <w:top w:val="none" w:sz="0" w:space="0" w:color="auto"/>
            <w:left w:val="none" w:sz="0" w:space="0" w:color="auto"/>
            <w:bottom w:val="none" w:sz="0" w:space="0" w:color="auto"/>
            <w:right w:val="none" w:sz="0" w:space="0" w:color="auto"/>
          </w:divBdr>
        </w:div>
        <w:div w:id="1645771393">
          <w:marLeft w:val="480"/>
          <w:marRight w:val="0"/>
          <w:marTop w:val="0"/>
          <w:marBottom w:val="0"/>
          <w:divBdr>
            <w:top w:val="none" w:sz="0" w:space="0" w:color="auto"/>
            <w:left w:val="none" w:sz="0" w:space="0" w:color="auto"/>
            <w:bottom w:val="none" w:sz="0" w:space="0" w:color="auto"/>
            <w:right w:val="none" w:sz="0" w:space="0" w:color="auto"/>
          </w:divBdr>
        </w:div>
        <w:div w:id="1340619027">
          <w:marLeft w:val="480"/>
          <w:marRight w:val="0"/>
          <w:marTop w:val="0"/>
          <w:marBottom w:val="0"/>
          <w:divBdr>
            <w:top w:val="none" w:sz="0" w:space="0" w:color="auto"/>
            <w:left w:val="none" w:sz="0" w:space="0" w:color="auto"/>
            <w:bottom w:val="none" w:sz="0" w:space="0" w:color="auto"/>
            <w:right w:val="none" w:sz="0" w:space="0" w:color="auto"/>
          </w:divBdr>
        </w:div>
        <w:div w:id="432822801">
          <w:marLeft w:val="480"/>
          <w:marRight w:val="0"/>
          <w:marTop w:val="0"/>
          <w:marBottom w:val="0"/>
          <w:divBdr>
            <w:top w:val="none" w:sz="0" w:space="0" w:color="auto"/>
            <w:left w:val="none" w:sz="0" w:space="0" w:color="auto"/>
            <w:bottom w:val="none" w:sz="0" w:space="0" w:color="auto"/>
            <w:right w:val="none" w:sz="0" w:space="0" w:color="auto"/>
          </w:divBdr>
        </w:div>
        <w:div w:id="1351569188">
          <w:marLeft w:val="480"/>
          <w:marRight w:val="0"/>
          <w:marTop w:val="0"/>
          <w:marBottom w:val="0"/>
          <w:divBdr>
            <w:top w:val="none" w:sz="0" w:space="0" w:color="auto"/>
            <w:left w:val="none" w:sz="0" w:space="0" w:color="auto"/>
            <w:bottom w:val="none" w:sz="0" w:space="0" w:color="auto"/>
            <w:right w:val="none" w:sz="0" w:space="0" w:color="auto"/>
          </w:divBdr>
        </w:div>
        <w:div w:id="1041592298">
          <w:marLeft w:val="480"/>
          <w:marRight w:val="0"/>
          <w:marTop w:val="0"/>
          <w:marBottom w:val="0"/>
          <w:divBdr>
            <w:top w:val="none" w:sz="0" w:space="0" w:color="auto"/>
            <w:left w:val="none" w:sz="0" w:space="0" w:color="auto"/>
            <w:bottom w:val="none" w:sz="0" w:space="0" w:color="auto"/>
            <w:right w:val="none" w:sz="0" w:space="0" w:color="auto"/>
          </w:divBdr>
        </w:div>
        <w:div w:id="2094231592">
          <w:marLeft w:val="480"/>
          <w:marRight w:val="0"/>
          <w:marTop w:val="0"/>
          <w:marBottom w:val="0"/>
          <w:divBdr>
            <w:top w:val="none" w:sz="0" w:space="0" w:color="auto"/>
            <w:left w:val="none" w:sz="0" w:space="0" w:color="auto"/>
            <w:bottom w:val="none" w:sz="0" w:space="0" w:color="auto"/>
            <w:right w:val="none" w:sz="0" w:space="0" w:color="auto"/>
          </w:divBdr>
        </w:div>
        <w:div w:id="1619139399">
          <w:marLeft w:val="480"/>
          <w:marRight w:val="0"/>
          <w:marTop w:val="0"/>
          <w:marBottom w:val="0"/>
          <w:divBdr>
            <w:top w:val="none" w:sz="0" w:space="0" w:color="auto"/>
            <w:left w:val="none" w:sz="0" w:space="0" w:color="auto"/>
            <w:bottom w:val="none" w:sz="0" w:space="0" w:color="auto"/>
            <w:right w:val="none" w:sz="0" w:space="0" w:color="auto"/>
          </w:divBdr>
        </w:div>
        <w:div w:id="285041189">
          <w:marLeft w:val="480"/>
          <w:marRight w:val="0"/>
          <w:marTop w:val="0"/>
          <w:marBottom w:val="0"/>
          <w:divBdr>
            <w:top w:val="none" w:sz="0" w:space="0" w:color="auto"/>
            <w:left w:val="none" w:sz="0" w:space="0" w:color="auto"/>
            <w:bottom w:val="none" w:sz="0" w:space="0" w:color="auto"/>
            <w:right w:val="none" w:sz="0" w:space="0" w:color="auto"/>
          </w:divBdr>
        </w:div>
        <w:div w:id="1544292528">
          <w:marLeft w:val="480"/>
          <w:marRight w:val="0"/>
          <w:marTop w:val="0"/>
          <w:marBottom w:val="0"/>
          <w:divBdr>
            <w:top w:val="none" w:sz="0" w:space="0" w:color="auto"/>
            <w:left w:val="none" w:sz="0" w:space="0" w:color="auto"/>
            <w:bottom w:val="none" w:sz="0" w:space="0" w:color="auto"/>
            <w:right w:val="none" w:sz="0" w:space="0" w:color="auto"/>
          </w:divBdr>
        </w:div>
        <w:div w:id="1609191839">
          <w:marLeft w:val="480"/>
          <w:marRight w:val="0"/>
          <w:marTop w:val="0"/>
          <w:marBottom w:val="0"/>
          <w:divBdr>
            <w:top w:val="none" w:sz="0" w:space="0" w:color="auto"/>
            <w:left w:val="none" w:sz="0" w:space="0" w:color="auto"/>
            <w:bottom w:val="none" w:sz="0" w:space="0" w:color="auto"/>
            <w:right w:val="none" w:sz="0" w:space="0" w:color="auto"/>
          </w:divBdr>
        </w:div>
        <w:div w:id="1566800554">
          <w:marLeft w:val="480"/>
          <w:marRight w:val="0"/>
          <w:marTop w:val="0"/>
          <w:marBottom w:val="0"/>
          <w:divBdr>
            <w:top w:val="none" w:sz="0" w:space="0" w:color="auto"/>
            <w:left w:val="none" w:sz="0" w:space="0" w:color="auto"/>
            <w:bottom w:val="none" w:sz="0" w:space="0" w:color="auto"/>
            <w:right w:val="none" w:sz="0" w:space="0" w:color="auto"/>
          </w:divBdr>
        </w:div>
        <w:div w:id="2048598034">
          <w:marLeft w:val="480"/>
          <w:marRight w:val="0"/>
          <w:marTop w:val="0"/>
          <w:marBottom w:val="0"/>
          <w:divBdr>
            <w:top w:val="none" w:sz="0" w:space="0" w:color="auto"/>
            <w:left w:val="none" w:sz="0" w:space="0" w:color="auto"/>
            <w:bottom w:val="none" w:sz="0" w:space="0" w:color="auto"/>
            <w:right w:val="none" w:sz="0" w:space="0" w:color="auto"/>
          </w:divBdr>
        </w:div>
        <w:div w:id="1553804839">
          <w:marLeft w:val="480"/>
          <w:marRight w:val="0"/>
          <w:marTop w:val="0"/>
          <w:marBottom w:val="0"/>
          <w:divBdr>
            <w:top w:val="none" w:sz="0" w:space="0" w:color="auto"/>
            <w:left w:val="none" w:sz="0" w:space="0" w:color="auto"/>
            <w:bottom w:val="none" w:sz="0" w:space="0" w:color="auto"/>
            <w:right w:val="none" w:sz="0" w:space="0" w:color="auto"/>
          </w:divBdr>
        </w:div>
        <w:div w:id="592318008">
          <w:marLeft w:val="480"/>
          <w:marRight w:val="0"/>
          <w:marTop w:val="0"/>
          <w:marBottom w:val="0"/>
          <w:divBdr>
            <w:top w:val="none" w:sz="0" w:space="0" w:color="auto"/>
            <w:left w:val="none" w:sz="0" w:space="0" w:color="auto"/>
            <w:bottom w:val="none" w:sz="0" w:space="0" w:color="auto"/>
            <w:right w:val="none" w:sz="0" w:space="0" w:color="auto"/>
          </w:divBdr>
        </w:div>
        <w:div w:id="29110555">
          <w:marLeft w:val="480"/>
          <w:marRight w:val="0"/>
          <w:marTop w:val="0"/>
          <w:marBottom w:val="0"/>
          <w:divBdr>
            <w:top w:val="none" w:sz="0" w:space="0" w:color="auto"/>
            <w:left w:val="none" w:sz="0" w:space="0" w:color="auto"/>
            <w:bottom w:val="none" w:sz="0" w:space="0" w:color="auto"/>
            <w:right w:val="none" w:sz="0" w:space="0" w:color="auto"/>
          </w:divBdr>
        </w:div>
        <w:div w:id="1926569427">
          <w:marLeft w:val="480"/>
          <w:marRight w:val="0"/>
          <w:marTop w:val="0"/>
          <w:marBottom w:val="0"/>
          <w:divBdr>
            <w:top w:val="none" w:sz="0" w:space="0" w:color="auto"/>
            <w:left w:val="none" w:sz="0" w:space="0" w:color="auto"/>
            <w:bottom w:val="none" w:sz="0" w:space="0" w:color="auto"/>
            <w:right w:val="none" w:sz="0" w:space="0" w:color="auto"/>
          </w:divBdr>
        </w:div>
        <w:div w:id="698972113">
          <w:marLeft w:val="480"/>
          <w:marRight w:val="0"/>
          <w:marTop w:val="0"/>
          <w:marBottom w:val="0"/>
          <w:divBdr>
            <w:top w:val="none" w:sz="0" w:space="0" w:color="auto"/>
            <w:left w:val="none" w:sz="0" w:space="0" w:color="auto"/>
            <w:bottom w:val="none" w:sz="0" w:space="0" w:color="auto"/>
            <w:right w:val="none" w:sz="0" w:space="0" w:color="auto"/>
          </w:divBdr>
        </w:div>
        <w:div w:id="1206337478">
          <w:marLeft w:val="480"/>
          <w:marRight w:val="0"/>
          <w:marTop w:val="0"/>
          <w:marBottom w:val="0"/>
          <w:divBdr>
            <w:top w:val="none" w:sz="0" w:space="0" w:color="auto"/>
            <w:left w:val="none" w:sz="0" w:space="0" w:color="auto"/>
            <w:bottom w:val="none" w:sz="0" w:space="0" w:color="auto"/>
            <w:right w:val="none" w:sz="0" w:space="0" w:color="auto"/>
          </w:divBdr>
        </w:div>
        <w:div w:id="455105966">
          <w:marLeft w:val="480"/>
          <w:marRight w:val="0"/>
          <w:marTop w:val="0"/>
          <w:marBottom w:val="0"/>
          <w:divBdr>
            <w:top w:val="none" w:sz="0" w:space="0" w:color="auto"/>
            <w:left w:val="none" w:sz="0" w:space="0" w:color="auto"/>
            <w:bottom w:val="none" w:sz="0" w:space="0" w:color="auto"/>
            <w:right w:val="none" w:sz="0" w:space="0" w:color="auto"/>
          </w:divBdr>
        </w:div>
        <w:div w:id="2096172797">
          <w:marLeft w:val="480"/>
          <w:marRight w:val="0"/>
          <w:marTop w:val="0"/>
          <w:marBottom w:val="0"/>
          <w:divBdr>
            <w:top w:val="none" w:sz="0" w:space="0" w:color="auto"/>
            <w:left w:val="none" w:sz="0" w:space="0" w:color="auto"/>
            <w:bottom w:val="none" w:sz="0" w:space="0" w:color="auto"/>
            <w:right w:val="none" w:sz="0" w:space="0" w:color="auto"/>
          </w:divBdr>
        </w:div>
        <w:div w:id="319702259">
          <w:marLeft w:val="480"/>
          <w:marRight w:val="0"/>
          <w:marTop w:val="0"/>
          <w:marBottom w:val="0"/>
          <w:divBdr>
            <w:top w:val="none" w:sz="0" w:space="0" w:color="auto"/>
            <w:left w:val="none" w:sz="0" w:space="0" w:color="auto"/>
            <w:bottom w:val="none" w:sz="0" w:space="0" w:color="auto"/>
            <w:right w:val="none" w:sz="0" w:space="0" w:color="auto"/>
          </w:divBdr>
        </w:div>
        <w:div w:id="894973625">
          <w:marLeft w:val="480"/>
          <w:marRight w:val="0"/>
          <w:marTop w:val="0"/>
          <w:marBottom w:val="0"/>
          <w:divBdr>
            <w:top w:val="none" w:sz="0" w:space="0" w:color="auto"/>
            <w:left w:val="none" w:sz="0" w:space="0" w:color="auto"/>
            <w:bottom w:val="none" w:sz="0" w:space="0" w:color="auto"/>
            <w:right w:val="none" w:sz="0" w:space="0" w:color="auto"/>
          </w:divBdr>
        </w:div>
        <w:div w:id="1728189075">
          <w:marLeft w:val="480"/>
          <w:marRight w:val="0"/>
          <w:marTop w:val="0"/>
          <w:marBottom w:val="0"/>
          <w:divBdr>
            <w:top w:val="none" w:sz="0" w:space="0" w:color="auto"/>
            <w:left w:val="none" w:sz="0" w:space="0" w:color="auto"/>
            <w:bottom w:val="none" w:sz="0" w:space="0" w:color="auto"/>
            <w:right w:val="none" w:sz="0" w:space="0" w:color="auto"/>
          </w:divBdr>
        </w:div>
        <w:div w:id="655110185">
          <w:marLeft w:val="480"/>
          <w:marRight w:val="0"/>
          <w:marTop w:val="0"/>
          <w:marBottom w:val="0"/>
          <w:divBdr>
            <w:top w:val="none" w:sz="0" w:space="0" w:color="auto"/>
            <w:left w:val="none" w:sz="0" w:space="0" w:color="auto"/>
            <w:bottom w:val="none" w:sz="0" w:space="0" w:color="auto"/>
            <w:right w:val="none" w:sz="0" w:space="0" w:color="auto"/>
          </w:divBdr>
        </w:div>
        <w:div w:id="837770754">
          <w:marLeft w:val="480"/>
          <w:marRight w:val="0"/>
          <w:marTop w:val="0"/>
          <w:marBottom w:val="0"/>
          <w:divBdr>
            <w:top w:val="none" w:sz="0" w:space="0" w:color="auto"/>
            <w:left w:val="none" w:sz="0" w:space="0" w:color="auto"/>
            <w:bottom w:val="none" w:sz="0" w:space="0" w:color="auto"/>
            <w:right w:val="none" w:sz="0" w:space="0" w:color="auto"/>
          </w:divBdr>
        </w:div>
        <w:div w:id="334497934">
          <w:marLeft w:val="480"/>
          <w:marRight w:val="0"/>
          <w:marTop w:val="0"/>
          <w:marBottom w:val="0"/>
          <w:divBdr>
            <w:top w:val="none" w:sz="0" w:space="0" w:color="auto"/>
            <w:left w:val="none" w:sz="0" w:space="0" w:color="auto"/>
            <w:bottom w:val="none" w:sz="0" w:space="0" w:color="auto"/>
            <w:right w:val="none" w:sz="0" w:space="0" w:color="auto"/>
          </w:divBdr>
        </w:div>
        <w:div w:id="949165531">
          <w:marLeft w:val="480"/>
          <w:marRight w:val="0"/>
          <w:marTop w:val="0"/>
          <w:marBottom w:val="0"/>
          <w:divBdr>
            <w:top w:val="none" w:sz="0" w:space="0" w:color="auto"/>
            <w:left w:val="none" w:sz="0" w:space="0" w:color="auto"/>
            <w:bottom w:val="none" w:sz="0" w:space="0" w:color="auto"/>
            <w:right w:val="none" w:sz="0" w:space="0" w:color="auto"/>
          </w:divBdr>
        </w:div>
        <w:div w:id="1504930631">
          <w:marLeft w:val="480"/>
          <w:marRight w:val="0"/>
          <w:marTop w:val="0"/>
          <w:marBottom w:val="0"/>
          <w:divBdr>
            <w:top w:val="none" w:sz="0" w:space="0" w:color="auto"/>
            <w:left w:val="none" w:sz="0" w:space="0" w:color="auto"/>
            <w:bottom w:val="none" w:sz="0" w:space="0" w:color="auto"/>
            <w:right w:val="none" w:sz="0" w:space="0" w:color="auto"/>
          </w:divBdr>
        </w:div>
        <w:div w:id="526915652">
          <w:marLeft w:val="480"/>
          <w:marRight w:val="0"/>
          <w:marTop w:val="0"/>
          <w:marBottom w:val="0"/>
          <w:divBdr>
            <w:top w:val="none" w:sz="0" w:space="0" w:color="auto"/>
            <w:left w:val="none" w:sz="0" w:space="0" w:color="auto"/>
            <w:bottom w:val="none" w:sz="0" w:space="0" w:color="auto"/>
            <w:right w:val="none" w:sz="0" w:space="0" w:color="auto"/>
          </w:divBdr>
        </w:div>
        <w:div w:id="1776560862">
          <w:marLeft w:val="480"/>
          <w:marRight w:val="0"/>
          <w:marTop w:val="0"/>
          <w:marBottom w:val="0"/>
          <w:divBdr>
            <w:top w:val="none" w:sz="0" w:space="0" w:color="auto"/>
            <w:left w:val="none" w:sz="0" w:space="0" w:color="auto"/>
            <w:bottom w:val="none" w:sz="0" w:space="0" w:color="auto"/>
            <w:right w:val="none" w:sz="0" w:space="0" w:color="auto"/>
          </w:divBdr>
        </w:div>
        <w:div w:id="194664278">
          <w:marLeft w:val="480"/>
          <w:marRight w:val="0"/>
          <w:marTop w:val="0"/>
          <w:marBottom w:val="0"/>
          <w:divBdr>
            <w:top w:val="none" w:sz="0" w:space="0" w:color="auto"/>
            <w:left w:val="none" w:sz="0" w:space="0" w:color="auto"/>
            <w:bottom w:val="none" w:sz="0" w:space="0" w:color="auto"/>
            <w:right w:val="none" w:sz="0" w:space="0" w:color="auto"/>
          </w:divBdr>
        </w:div>
        <w:div w:id="638919908">
          <w:marLeft w:val="480"/>
          <w:marRight w:val="0"/>
          <w:marTop w:val="0"/>
          <w:marBottom w:val="0"/>
          <w:divBdr>
            <w:top w:val="none" w:sz="0" w:space="0" w:color="auto"/>
            <w:left w:val="none" w:sz="0" w:space="0" w:color="auto"/>
            <w:bottom w:val="none" w:sz="0" w:space="0" w:color="auto"/>
            <w:right w:val="none" w:sz="0" w:space="0" w:color="auto"/>
          </w:divBdr>
        </w:div>
        <w:div w:id="1559316901">
          <w:marLeft w:val="480"/>
          <w:marRight w:val="0"/>
          <w:marTop w:val="0"/>
          <w:marBottom w:val="0"/>
          <w:divBdr>
            <w:top w:val="none" w:sz="0" w:space="0" w:color="auto"/>
            <w:left w:val="none" w:sz="0" w:space="0" w:color="auto"/>
            <w:bottom w:val="none" w:sz="0" w:space="0" w:color="auto"/>
            <w:right w:val="none" w:sz="0" w:space="0" w:color="auto"/>
          </w:divBdr>
        </w:div>
        <w:div w:id="1439568393">
          <w:marLeft w:val="480"/>
          <w:marRight w:val="0"/>
          <w:marTop w:val="0"/>
          <w:marBottom w:val="0"/>
          <w:divBdr>
            <w:top w:val="none" w:sz="0" w:space="0" w:color="auto"/>
            <w:left w:val="none" w:sz="0" w:space="0" w:color="auto"/>
            <w:bottom w:val="none" w:sz="0" w:space="0" w:color="auto"/>
            <w:right w:val="none" w:sz="0" w:space="0" w:color="auto"/>
          </w:divBdr>
        </w:div>
        <w:div w:id="1651863055">
          <w:marLeft w:val="480"/>
          <w:marRight w:val="0"/>
          <w:marTop w:val="0"/>
          <w:marBottom w:val="0"/>
          <w:divBdr>
            <w:top w:val="none" w:sz="0" w:space="0" w:color="auto"/>
            <w:left w:val="none" w:sz="0" w:space="0" w:color="auto"/>
            <w:bottom w:val="none" w:sz="0" w:space="0" w:color="auto"/>
            <w:right w:val="none" w:sz="0" w:space="0" w:color="auto"/>
          </w:divBdr>
        </w:div>
        <w:div w:id="1723871018">
          <w:marLeft w:val="480"/>
          <w:marRight w:val="0"/>
          <w:marTop w:val="0"/>
          <w:marBottom w:val="0"/>
          <w:divBdr>
            <w:top w:val="none" w:sz="0" w:space="0" w:color="auto"/>
            <w:left w:val="none" w:sz="0" w:space="0" w:color="auto"/>
            <w:bottom w:val="none" w:sz="0" w:space="0" w:color="auto"/>
            <w:right w:val="none" w:sz="0" w:space="0" w:color="auto"/>
          </w:divBdr>
        </w:div>
        <w:div w:id="1921134100">
          <w:marLeft w:val="480"/>
          <w:marRight w:val="0"/>
          <w:marTop w:val="0"/>
          <w:marBottom w:val="0"/>
          <w:divBdr>
            <w:top w:val="none" w:sz="0" w:space="0" w:color="auto"/>
            <w:left w:val="none" w:sz="0" w:space="0" w:color="auto"/>
            <w:bottom w:val="none" w:sz="0" w:space="0" w:color="auto"/>
            <w:right w:val="none" w:sz="0" w:space="0" w:color="auto"/>
          </w:divBdr>
        </w:div>
        <w:div w:id="1112630893">
          <w:marLeft w:val="480"/>
          <w:marRight w:val="0"/>
          <w:marTop w:val="0"/>
          <w:marBottom w:val="0"/>
          <w:divBdr>
            <w:top w:val="none" w:sz="0" w:space="0" w:color="auto"/>
            <w:left w:val="none" w:sz="0" w:space="0" w:color="auto"/>
            <w:bottom w:val="none" w:sz="0" w:space="0" w:color="auto"/>
            <w:right w:val="none" w:sz="0" w:space="0" w:color="auto"/>
          </w:divBdr>
        </w:div>
        <w:div w:id="146439068">
          <w:marLeft w:val="480"/>
          <w:marRight w:val="0"/>
          <w:marTop w:val="0"/>
          <w:marBottom w:val="0"/>
          <w:divBdr>
            <w:top w:val="none" w:sz="0" w:space="0" w:color="auto"/>
            <w:left w:val="none" w:sz="0" w:space="0" w:color="auto"/>
            <w:bottom w:val="none" w:sz="0" w:space="0" w:color="auto"/>
            <w:right w:val="none" w:sz="0" w:space="0" w:color="auto"/>
          </w:divBdr>
        </w:div>
        <w:div w:id="1309241096">
          <w:marLeft w:val="480"/>
          <w:marRight w:val="0"/>
          <w:marTop w:val="0"/>
          <w:marBottom w:val="0"/>
          <w:divBdr>
            <w:top w:val="none" w:sz="0" w:space="0" w:color="auto"/>
            <w:left w:val="none" w:sz="0" w:space="0" w:color="auto"/>
            <w:bottom w:val="none" w:sz="0" w:space="0" w:color="auto"/>
            <w:right w:val="none" w:sz="0" w:space="0" w:color="auto"/>
          </w:divBdr>
        </w:div>
        <w:div w:id="690497636">
          <w:marLeft w:val="480"/>
          <w:marRight w:val="0"/>
          <w:marTop w:val="0"/>
          <w:marBottom w:val="0"/>
          <w:divBdr>
            <w:top w:val="none" w:sz="0" w:space="0" w:color="auto"/>
            <w:left w:val="none" w:sz="0" w:space="0" w:color="auto"/>
            <w:bottom w:val="none" w:sz="0" w:space="0" w:color="auto"/>
            <w:right w:val="none" w:sz="0" w:space="0" w:color="auto"/>
          </w:divBdr>
        </w:div>
        <w:div w:id="682627337">
          <w:marLeft w:val="480"/>
          <w:marRight w:val="0"/>
          <w:marTop w:val="0"/>
          <w:marBottom w:val="0"/>
          <w:divBdr>
            <w:top w:val="none" w:sz="0" w:space="0" w:color="auto"/>
            <w:left w:val="none" w:sz="0" w:space="0" w:color="auto"/>
            <w:bottom w:val="none" w:sz="0" w:space="0" w:color="auto"/>
            <w:right w:val="none" w:sz="0" w:space="0" w:color="auto"/>
          </w:divBdr>
        </w:div>
        <w:div w:id="596987822">
          <w:marLeft w:val="480"/>
          <w:marRight w:val="0"/>
          <w:marTop w:val="0"/>
          <w:marBottom w:val="0"/>
          <w:divBdr>
            <w:top w:val="none" w:sz="0" w:space="0" w:color="auto"/>
            <w:left w:val="none" w:sz="0" w:space="0" w:color="auto"/>
            <w:bottom w:val="none" w:sz="0" w:space="0" w:color="auto"/>
            <w:right w:val="none" w:sz="0" w:space="0" w:color="auto"/>
          </w:divBdr>
        </w:div>
        <w:div w:id="1805151819">
          <w:marLeft w:val="480"/>
          <w:marRight w:val="0"/>
          <w:marTop w:val="0"/>
          <w:marBottom w:val="0"/>
          <w:divBdr>
            <w:top w:val="none" w:sz="0" w:space="0" w:color="auto"/>
            <w:left w:val="none" w:sz="0" w:space="0" w:color="auto"/>
            <w:bottom w:val="none" w:sz="0" w:space="0" w:color="auto"/>
            <w:right w:val="none" w:sz="0" w:space="0" w:color="auto"/>
          </w:divBdr>
        </w:div>
        <w:div w:id="1284380263">
          <w:marLeft w:val="480"/>
          <w:marRight w:val="0"/>
          <w:marTop w:val="0"/>
          <w:marBottom w:val="0"/>
          <w:divBdr>
            <w:top w:val="none" w:sz="0" w:space="0" w:color="auto"/>
            <w:left w:val="none" w:sz="0" w:space="0" w:color="auto"/>
            <w:bottom w:val="none" w:sz="0" w:space="0" w:color="auto"/>
            <w:right w:val="none" w:sz="0" w:space="0" w:color="auto"/>
          </w:divBdr>
        </w:div>
        <w:div w:id="2024278783">
          <w:marLeft w:val="480"/>
          <w:marRight w:val="0"/>
          <w:marTop w:val="0"/>
          <w:marBottom w:val="0"/>
          <w:divBdr>
            <w:top w:val="none" w:sz="0" w:space="0" w:color="auto"/>
            <w:left w:val="none" w:sz="0" w:space="0" w:color="auto"/>
            <w:bottom w:val="none" w:sz="0" w:space="0" w:color="auto"/>
            <w:right w:val="none" w:sz="0" w:space="0" w:color="auto"/>
          </w:divBdr>
        </w:div>
        <w:div w:id="1867598843">
          <w:marLeft w:val="480"/>
          <w:marRight w:val="0"/>
          <w:marTop w:val="0"/>
          <w:marBottom w:val="0"/>
          <w:divBdr>
            <w:top w:val="none" w:sz="0" w:space="0" w:color="auto"/>
            <w:left w:val="none" w:sz="0" w:space="0" w:color="auto"/>
            <w:bottom w:val="none" w:sz="0" w:space="0" w:color="auto"/>
            <w:right w:val="none" w:sz="0" w:space="0" w:color="auto"/>
          </w:divBdr>
        </w:div>
        <w:div w:id="90705917">
          <w:marLeft w:val="480"/>
          <w:marRight w:val="0"/>
          <w:marTop w:val="0"/>
          <w:marBottom w:val="0"/>
          <w:divBdr>
            <w:top w:val="none" w:sz="0" w:space="0" w:color="auto"/>
            <w:left w:val="none" w:sz="0" w:space="0" w:color="auto"/>
            <w:bottom w:val="none" w:sz="0" w:space="0" w:color="auto"/>
            <w:right w:val="none" w:sz="0" w:space="0" w:color="auto"/>
          </w:divBdr>
        </w:div>
        <w:div w:id="1732580853">
          <w:marLeft w:val="480"/>
          <w:marRight w:val="0"/>
          <w:marTop w:val="0"/>
          <w:marBottom w:val="0"/>
          <w:divBdr>
            <w:top w:val="none" w:sz="0" w:space="0" w:color="auto"/>
            <w:left w:val="none" w:sz="0" w:space="0" w:color="auto"/>
            <w:bottom w:val="none" w:sz="0" w:space="0" w:color="auto"/>
            <w:right w:val="none" w:sz="0" w:space="0" w:color="auto"/>
          </w:divBdr>
        </w:div>
        <w:div w:id="1597906713">
          <w:marLeft w:val="480"/>
          <w:marRight w:val="0"/>
          <w:marTop w:val="0"/>
          <w:marBottom w:val="0"/>
          <w:divBdr>
            <w:top w:val="none" w:sz="0" w:space="0" w:color="auto"/>
            <w:left w:val="none" w:sz="0" w:space="0" w:color="auto"/>
            <w:bottom w:val="none" w:sz="0" w:space="0" w:color="auto"/>
            <w:right w:val="none" w:sz="0" w:space="0" w:color="auto"/>
          </w:divBdr>
        </w:div>
        <w:div w:id="107822587">
          <w:marLeft w:val="480"/>
          <w:marRight w:val="0"/>
          <w:marTop w:val="0"/>
          <w:marBottom w:val="0"/>
          <w:divBdr>
            <w:top w:val="none" w:sz="0" w:space="0" w:color="auto"/>
            <w:left w:val="none" w:sz="0" w:space="0" w:color="auto"/>
            <w:bottom w:val="none" w:sz="0" w:space="0" w:color="auto"/>
            <w:right w:val="none" w:sz="0" w:space="0" w:color="auto"/>
          </w:divBdr>
        </w:div>
        <w:div w:id="1736781255">
          <w:marLeft w:val="480"/>
          <w:marRight w:val="0"/>
          <w:marTop w:val="0"/>
          <w:marBottom w:val="0"/>
          <w:divBdr>
            <w:top w:val="none" w:sz="0" w:space="0" w:color="auto"/>
            <w:left w:val="none" w:sz="0" w:space="0" w:color="auto"/>
            <w:bottom w:val="none" w:sz="0" w:space="0" w:color="auto"/>
            <w:right w:val="none" w:sz="0" w:space="0" w:color="auto"/>
          </w:divBdr>
        </w:div>
        <w:div w:id="796294182">
          <w:marLeft w:val="480"/>
          <w:marRight w:val="0"/>
          <w:marTop w:val="0"/>
          <w:marBottom w:val="0"/>
          <w:divBdr>
            <w:top w:val="none" w:sz="0" w:space="0" w:color="auto"/>
            <w:left w:val="none" w:sz="0" w:space="0" w:color="auto"/>
            <w:bottom w:val="none" w:sz="0" w:space="0" w:color="auto"/>
            <w:right w:val="none" w:sz="0" w:space="0" w:color="auto"/>
          </w:divBdr>
        </w:div>
        <w:div w:id="1708412250">
          <w:marLeft w:val="480"/>
          <w:marRight w:val="0"/>
          <w:marTop w:val="0"/>
          <w:marBottom w:val="0"/>
          <w:divBdr>
            <w:top w:val="none" w:sz="0" w:space="0" w:color="auto"/>
            <w:left w:val="none" w:sz="0" w:space="0" w:color="auto"/>
            <w:bottom w:val="none" w:sz="0" w:space="0" w:color="auto"/>
            <w:right w:val="none" w:sz="0" w:space="0" w:color="auto"/>
          </w:divBdr>
        </w:div>
        <w:div w:id="197553738">
          <w:marLeft w:val="480"/>
          <w:marRight w:val="0"/>
          <w:marTop w:val="0"/>
          <w:marBottom w:val="0"/>
          <w:divBdr>
            <w:top w:val="none" w:sz="0" w:space="0" w:color="auto"/>
            <w:left w:val="none" w:sz="0" w:space="0" w:color="auto"/>
            <w:bottom w:val="none" w:sz="0" w:space="0" w:color="auto"/>
            <w:right w:val="none" w:sz="0" w:space="0" w:color="auto"/>
          </w:divBdr>
        </w:div>
        <w:div w:id="744842385">
          <w:marLeft w:val="480"/>
          <w:marRight w:val="0"/>
          <w:marTop w:val="0"/>
          <w:marBottom w:val="0"/>
          <w:divBdr>
            <w:top w:val="none" w:sz="0" w:space="0" w:color="auto"/>
            <w:left w:val="none" w:sz="0" w:space="0" w:color="auto"/>
            <w:bottom w:val="none" w:sz="0" w:space="0" w:color="auto"/>
            <w:right w:val="none" w:sz="0" w:space="0" w:color="auto"/>
          </w:divBdr>
        </w:div>
        <w:div w:id="1005398345">
          <w:marLeft w:val="480"/>
          <w:marRight w:val="0"/>
          <w:marTop w:val="0"/>
          <w:marBottom w:val="0"/>
          <w:divBdr>
            <w:top w:val="none" w:sz="0" w:space="0" w:color="auto"/>
            <w:left w:val="none" w:sz="0" w:space="0" w:color="auto"/>
            <w:bottom w:val="none" w:sz="0" w:space="0" w:color="auto"/>
            <w:right w:val="none" w:sz="0" w:space="0" w:color="auto"/>
          </w:divBdr>
        </w:div>
        <w:div w:id="1634216321">
          <w:marLeft w:val="480"/>
          <w:marRight w:val="0"/>
          <w:marTop w:val="0"/>
          <w:marBottom w:val="0"/>
          <w:divBdr>
            <w:top w:val="none" w:sz="0" w:space="0" w:color="auto"/>
            <w:left w:val="none" w:sz="0" w:space="0" w:color="auto"/>
            <w:bottom w:val="none" w:sz="0" w:space="0" w:color="auto"/>
            <w:right w:val="none" w:sz="0" w:space="0" w:color="auto"/>
          </w:divBdr>
        </w:div>
        <w:div w:id="1178084804">
          <w:marLeft w:val="480"/>
          <w:marRight w:val="0"/>
          <w:marTop w:val="0"/>
          <w:marBottom w:val="0"/>
          <w:divBdr>
            <w:top w:val="none" w:sz="0" w:space="0" w:color="auto"/>
            <w:left w:val="none" w:sz="0" w:space="0" w:color="auto"/>
            <w:bottom w:val="none" w:sz="0" w:space="0" w:color="auto"/>
            <w:right w:val="none" w:sz="0" w:space="0" w:color="auto"/>
          </w:divBdr>
        </w:div>
        <w:div w:id="1410733047">
          <w:marLeft w:val="480"/>
          <w:marRight w:val="0"/>
          <w:marTop w:val="0"/>
          <w:marBottom w:val="0"/>
          <w:divBdr>
            <w:top w:val="none" w:sz="0" w:space="0" w:color="auto"/>
            <w:left w:val="none" w:sz="0" w:space="0" w:color="auto"/>
            <w:bottom w:val="none" w:sz="0" w:space="0" w:color="auto"/>
            <w:right w:val="none" w:sz="0" w:space="0" w:color="auto"/>
          </w:divBdr>
        </w:div>
        <w:div w:id="1938780862">
          <w:marLeft w:val="480"/>
          <w:marRight w:val="0"/>
          <w:marTop w:val="0"/>
          <w:marBottom w:val="0"/>
          <w:divBdr>
            <w:top w:val="none" w:sz="0" w:space="0" w:color="auto"/>
            <w:left w:val="none" w:sz="0" w:space="0" w:color="auto"/>
            <w:bottom w:val="none" w:sz="0" w:space="0" w:color="auto"/>
            <w:right w:val="none" w:sz="0" w:space="0" w:color="auto"/>
          </w:divBdr>
        </w:div>
        <w:div w:id="252709567">
          <w:marLeft w:val="480"/>
          <w:marRight w:val="0"/>
          <w:marTop w:val="0"/>
          <w:marBottom w:val="0"/>
          <w:divBdr>
            <w:top w:val="none" w:sz="0" w:space="0" w:color="auto"/>
            <w:left w:val="none" w:sz="0" w:space="0" w:color="auto"/>
            <w:bottom w:val="none" w:sz="0" w:space="0" w:color="auto"/>
            <w:right w:val="none" w:sz="0" w:space="0" w:color="auto"/>
          </w:divBdr>
        </w:div>
        <w:div w:id="1216164707">
          <w:marLeft w:val="480"/>
          <w:marRight w:val="0"/>
          <w:marTop w:val="0"/>
          <w:marBottom w:val="0"/>
          <w:divBdr>
            <w:top w:val="none" w:sz="0" w:space="0" w:color="auto"/>
            <w:left w:val="none" w:sz="0" w:space="0" w:color="auto"/>
            <w:bottom w:val="none" w:sz="0" w:space="0" w:color="auto"/>
            <w:right w:val="none" w:sz="0" w:space="0" w:color="auto"/>
          </w:divBdr>
        </w:div>
        <w:div w:id="36467357">
          <w:marLeft w:val="480"/>
          <w:marRight w:val="0"/>
          <w:marTop w:val="0"/>
          <w:marBottom w:val="0"/>
          <w:divBdr>
            <w:top w:val="none" w:sz="0" w:space="0" w:color="auto"/>
            <w:left w:val="none" w:sz="0" w:space="0" w:color="auto"/>
            <w:bottom w:val="none" w:sz="0" w:space="0" w:color="auto"/>
            <w:right w:val="none" w:sz="0" w:space="0" w:color="auto"/>
          </w:divBdr>
        </w:div>
        <w:div w:id="137841956">
          <w:marLeft w:val="480"/>
          <w:marRight w:val="0"/>
          <w:marTop w:val="0"/>
          <w:marBottom w:val="0"/>
          <w:divBdr>
            <w:top w:val="none" w:sz="0" w:space="0" w:color="auto"/>
            <w:left w:val="none" w:sz="0" w:space="0" w:color="auto"/>
            <w:bottom w:val="none" w:sz="0" w:space="0" w:color="auto"/>
            <w:right w:val="none" w:sz="0" w:space="0" w:color="auto"/>
          </w:divBdr>
        </w:div>
        <w:div w:id="202985468">
          <w:marLeft w:val="480"/>
          <w:marRight w:val="0"/>
          <w:marTop w:val="0"/>
          <w:marBottom w:val="0"/>
          <w:divBdr>
            <w:top w:val="none" w:sz="0" w:space="0" w:color="auto"/>
            <w:left w:val="none" w:sz="0" w:space="0" w:color="auto"/>
            <w:bottom w:val="none" w:sz="0" w:space="0" w:color="auto"/>
            <w:right w:val="none" w:sz="0" w:space="0" w:color="auto"/>
          </w:divBdr>
        </w:div>
        <w:div w:id="386269668">
          <w:marLeft w:val="480"/>
          <w:marRight w:val="0"/>
          <w:marTop w:val="0"/>
          <w:marBottom w:val="0"/>
          <w:divBdr>
            <w:top w:val="none" w:sz="0" w:space="0" w:color="auto"/>
            <w:left w:val="none" w:sz="0" w:space="0" w:color="auto"/>
            <w:bottom w:val="none" w:sz="0" w:space="0" w:color="auto"/>
            <w:right w:val="none" w:sz="0" w:space="0" w:color="auto"/>
          </w:divBdr>
        </w:div>
        <w:div w:id="190070286">
          <w:marLeft w:val="480"/>
          <w:marRight w:val="0"/>
          <w:marTop w:val="0"/>
          <w:marBottom w:val="0"/>
          <w:divBdr>
            <w:top w:val="none" w:sz="0" w:space="0" w:color="auto"/>
            <w:left w:val="none" w:sz="0" w:space="0" w:color="auto"/>
            <w:bottom w:val="none" w:sz="0" w:space="0" w:color="auto"/>
            <w:right w:val="none" w:sz="0" w:space="0" w:color="auto"/>
          </w:divBdr>
        </w:div>
        <w:div w:id="754478728">
          <w:marLeft w:val="480"/>
          <w:marRight w:val="0"/>
          <w:marTop w:val="0"/>
          <w:marBottom w:val="0"/>
          <w:divBdr>
            <w:top w:val="none" w:sz="0" w:space="0" w:color="auto"/>
            <w:left w:val="none" w:sz="0" w:space="0" w:color="auto"/>
            <w:bottom w:val="none" w:sz="0" w:space="0" w:color="auto"/>
            <w:right w:val="none" w:sz="0" w:space="0" w:color="auto"/>
          </w:divBdr>
        </w:div>
        <w:div w:id="121311046">
          <w:marLeft w:val="480"/>
          <w:marRight w:val="0"/>
          <w:marTop w:val="0"/>
          <w:marBottom w:val="0"/>
          <w:divBdr>
            <w:top w:val="none" w:sz="0" w:space="0" w:color="auto"/>
            <w:left w:val="none" w:sz="0" w:space="0" w:color="auto"/>
            <w:bottom w:val="none" w:sz="0" w:space="0" w:color="auto"/>
            <w:right w:val="none" w:sz="0" w:space="0" w:color="auto"/>
          </w:divBdr>
        </w:div>
        <w:div w:id="1837918586">
          <w:marLeft w:val="480"/>
          <w:marRight w:val="0"/>
          <w:marTop w:val="0"/>
          <w:marBottom w:val="0"/>
          <w:divBdr>
            <w:top w:val="none" w:sz="0" w:space="0" w:color="auto"/>
            <w:left w:val="none" w:sz="0" w:space="0" w:color="auto"/>
            <w:bottom w:val="none" w:sz="0" w:space="0" w:color="auto"/>
            <w:right w:val="none" w:sz="0" w:space="0" w:color="auto"/>
          </w:divBdr>
        </w:div>
        <w:div w:id="561915230">
          <w:marLeft w:val="480"/>
          <w:marRight w:val="0"/>
          <w:marTop w:val="0"/>
          <w:marBottom w:val="0"/>
          <w:divBdr>
            <w:top w:val="none" w:sz="0" w:space="0" w:color="auto"/>
            <w:left w:val="none" w:sz="0" w:space="0" w:color="auto"/>
            <w:bottom w:val="none" w:sz="0" w:space="0" w:color="auto"/>
            <w:right w:val="none" w:sz="0" w:space="0" w:color="auto"/>
          </w:divBdr>
        </w:div>
      </w:divsChild>
    </w:div>
    <w:div w:id="434597646">
      <w:bodyDiv w:val="1"/>
      <w:marLeft w:val="0"/>
      <w:marRight w:val="0"/>
      <w:marTop w:val="0"/>
      <w:marBottom w:val="0"/>
      <w:divBdr>
        <w:top w:val="none" w:sz="0" w:space="0" w:color="auto"/>
        <w:left w:val="none" w:sz="0" w:space="0" w:color="auto"/>
        <w:bottom w:val="none" w:sz="0" w:space="0" w:color="auto"/>
        <w:right w:val="none" w:sz="0" w:space="0" w:color="auto"/>
      </w:divBdr>
      <w:divsChild>
        <w:div w:id="1595331">
          <w:marLeft w:val="480"/>
          <w:marRight w:val="0"/>
          <w:marTop w:val="0"/>
          <w:marBottom w:val="0"/>
          <w:divBdr>
            <w:top w:val="none" w:sz="0" w:space="0" w:color="auto"/>
            <w:left w:val="none" w:sz="0" w:space="0" w:color="auto"/>
            <w:bottom w:val="none" w:sz="0" w:space="0" w:color="auto"/>
            <w:right w:val="none" w:sz="0" w:space="0" w:color="auto"/>
          </w:divBdr>
        </w:div>
        <w:div w:id="44254800">
          <w:marLeft w:val="480"/>
          <w:marRight w:val="0"/>
          <w:marTop w:val="0"/>
          <w:marBottom w:val="0"/>
          <w:divBdr>
            <w:top w:val="none" w:sz="0" w:space="0" w:color="auto"/>
            <w:left w:val="none" w:sz="0" w:space="0" w:color="auto"/>
            <w:bottom w:val="none" w:sz="0" w:space="0" w:color="auto"/>
            <w:right w:val="none" w:sz="0" w:space="0" w:color="auto"/>
          </w:divBdr>
        </w:div>
        <w:div w:id="120193178">
          <w:marLeft w:val="480"/>
          <w:marRight w:val="0"/>
          <w:marTop w:val="0"/>
          <w:marBottom w:val="0"/>
          <w:divBdr>
            <w:top w:val="none" w:sz="0" w:space="0" w:color="auto"/>
            <w:left w:val="none" w:sz="0" w:space="0" w:color="auto"/>
            <w:bottom w:val="none" w:sz="0" w:space="0" w:color="auto"/>
            <w:right w:val="none" w:sz="0" w:space="0" w:color="auto"/>
          </w:divBdr>
        </w:div>
        <w:div w:id="205989572">
          <w:marLeft w:val="480"/>
          <w:marRight w:val="0"/>
          <w:marTop w:val="0"/>
          <w:marBottom w:val="0"/>
          <w:divBdr>
            <w:top w:val="none" w:sz="0" w:space="0" w:color="auto"/>
            <w:left w:val="none" w:sz="0" w:space="0" w:color="auto"/>
            <w:bottom w:val="none" w:sz="0" w:space="0" w:color="auto"/>
            <w:right w:val="none" w:sz="0" w:space="0" w:color="auto"/>
          </w:divBdr>
        </w:div>
        <w:div w:id="222446548">
          <w:marLeft w:val="480"/>
          <w:marRight w:val="0"/>
          <w:marTop w:val="0"/>
          <w:marBottom w:val="0"/>
          <w:divBdr>
            <w:top w:val="none" w:sz="0" w:space="0" w:color="auto"/>
            <w:left w:val="none" w:sz="0" w:space="0" w:color="auto"/>
            <w:bottom w:val="none" w:sz="0" w:space="0" w:color="auto"/>
            <w:right w:val="none" w:sz="0" w:space="0" w:color="auto"/>
          </w:divBdr>
        </w:div>
        <w:div w:id="261112378">
          <w:marLeft w:val="480"/>
          <w:marRight w:val="0"/>
          <w:marTop w:val="0"/>
          <w:marBottom w:val="0"/>
          <w:divBdr>
            <w:top w:val="none" w:sz="0" w:space="0" w:color="auto"/>
            <w:left w:val="none" w:sz="0" w:space="0" w:color="auto"/>
            <w:bottom w:val="none" w:sz="0" w:space="0" w:color="auto"/>
            <w:right w:val="none" w:sz="0" w:space="0" w:color="auto"/>
          </w:divBdr>
        </w:div>
        <w:div w:id="282351749">
          <w:marLeft w:val="480"/>
          <w:marRight w:val="0"/>
          <w:marTop w:val="0"/>
          <w:marBottom w:val="0"/>
          <w:divBdr>
            <w:top w:val="none" w:sz="0" w:space="0" w:color="auto"/>
            <w:left w:val="none" w:sz="0" w:space="0" w:color="auto"/>
            <w:bottom w:val="none" w:sz="0" w:space="0" w:color="auto"/>
            <w:right w:val="none" w:sz="0" w:space="0" w:color="auto"/>
          </w:divBdr>
        </w:div>
        <w:div w:id="300573943">
          <w:marLeft w:val="480"/>
          <w:marRight w:val="0"/>
          <w:marTop w:val="0"/>
          <w:marBottom w:val="0"/>
          <w:divBdr>
            <w:top w:val="none" w:sz="0" w:space="0" w:color="auto"/>
            <w:left w:val="none" w:sz="0" w:space="0" w:color="auto"/>
            <w:bottom w:val="none" w:sz="0" w:space="0" w:color="auto"/>
            <w:right w:val="none" w:sz="0" w:space="0" w:color="auto"/>
          </w:divBdr>
        </w:div>
        <w:div w:id="370692906">
          <w:marLeft w:val="480"/>
          <w:marRight w:val="0"/>
          <w:marTop w:val="0"/>
          <w:marBottom w:val="0"/>
          <w:divBdr>
            <w:top w:val="none" w:sz="0" w:space="0" w:color="auto"/>
            <w:left w:val="none" w:sz="0" w:space="0" w:color="auto"/>
            <w:bottom w:val="none" w:sz="0" w:space="0" w:color="auto"/>
            <w:right w:val="none" w:sz="0" w:space="0" w:color="auto"/>
          </w:divBdr>
        </w:div>
        <w:div w:id="420151985">
          <w:marLeft w:val="480"/>
          <w:marRight w:val="0"/>
          <w:marTop w:val="0"/>
          <w:marBottom w:val="0"/>
          <w:divBdr>
            <w:top w:val="none" w:sz="0" w:space="0" w:color="auto"/>
            <w:left w:val="none" w:sz="0" w:space="0" w:color="auto"/>
            <w:bottom w:val="none" w:sz="0" w:space="0" w:color="auto"/>
            <w:right w:val="none" w:sz="0" w:space="0" w:color="auto"/>
          </w:divBdr>
        </w:div>
        <w:div w:id="421226394">
          <w:marLeft w:val="480"/>
          <w:marRight w:val="0"/>
          <w:marTop w:val="0"/>
          <w:marBottom w:val="0"/>
          <w:divBdr>
            <w:top w:val="none" w:sz="0" w:space="0" w:color="auto"/>
            <w:left w:val="none" w:sz="0" w:space="0" w:color="auto"/>
            <w:bottom w:val="none" w:sz="0" w:space="0" w:color="auto"/>
            <w:right w:val="none" w:sz="0" w:space="0" w:color="auto"/>
          </w:divBdr>
        </w:div>
        <w:div w:id="439301027">
          <w:marLeft w:val="480"/>
          <w:marRight w:val="0"/>
          <w:marTop w:val="0"/>
          <w:marBottom w:val="0"/>
          <w:divBdr>
            <w:top w:val="none" w:sz="0" w:space="0" w:color="auto"/>
            <w:left w:val="none" w:sz="0" w:space="0" w:color="auto"/>
            <w:bottom w:val="none" w:sz="0" w:space="0" w:color="auto"/>
            <w:right w:val="none" w:sz="0" w:space="0" w:color="auto"/>
          </w:divBdr>
        </w:div>
        <w:div w:id="452134861">
          <w:marLeft w:val="480"/>
          <w:marRight w:val="0"/>
          <w:marTop w:val="0"/>
          <w:marBottom w:val="0"/>
          <w:divBdr>
            <w:top w:val="none" w:sz="0" w:space="0" w:color="auto"/>
            <w:left w:val="none" w:sz="0" w:space="0" w:color="auto"/>
            <w:bottom w:val="none" w:sz="0" w:space="0" w:color="auto"/>
            <w:right w:val="none" w:sz="0" w:space="0" w:color="auto"/>
          </w:divBdr>
        </w:div>
        <w:div w:id="472597681">
          <w:marLeft w:val="480"/>
          <w:marRight w:val="0"/>
          <w:marTop w:val="0"/>
          <w:marBottom w:val="0"/>
          <w:divBdr>
            <w:top w:val="none" w:sz="0" w:space="0" w:color="auto"/>
            <w:left w:val="none" w:sz="0" w:space="0" w:color="auto"/>
            <w:bottom w:val="none" w:sz="0" w:space="0" w:color="auto"/>
            <w:right w:val="none" w:sz="0" w:space="0" w:color="auto"/>
          </w:divBdr>
        </w:div>
        <w:div w:id="478613782">
          <w:marLeft w:val="480"/>
          <w:marRight w:val="0"/>
          <w:marTop w:val="0"/>
          <w:marBottom w:val="0"/>
          <w:divBdr>
            <w:top w:val="none" w:sz="0" w:space="0" w:color="auto"/>
            <w:left w:val="none" w:sz="0" w:space="0" w:color="auto"/>
            <w:bottom w:val="none" w:sz="0" w:space="0" w:color="auto"/>
            <w:right w:val="none" w:sz="0" w:space="0" w:color="auto"/>
          </w:divBdr>
        </w:div>
        <w:div w:id="501547657">
          <w:marLeft w:val="480"/>
          <w:marRight w:val="0"/>
          <w:marTop w:val="0"/>
          <w:marBottom w:val="0"/>
          <w:divBdr>
            <w:top w:val="none" w:sz="0" w:space="0" w:color="auto"/>
            <w:left w:val="none" w:sz="0" w:space="0" w:color="auto"/>
            <w:bottom w:val="none" w:sz="0" w:space="0" w:color="auto"/>
            <w:right w:val="none" w:sz="0" w:space="0" w:color="auto"/>
          </w:divBdr>
        </w:div>
        <w:div w:id="510028077">
          <w:marLeft w:val="480"/>
          <w:marRight w:val="0"/>
          <w:marTop w:val="0"/>
          <w:marBottom w:val="0"/>
          <w:divBdr>
            <w:top w:val="none" w:sz="0" w:space="0" w:color="auto"/>
            <w:left w:val="none" w:sz="0" w:space="0" w:color="auto"/>
            <w:bottom w:val="none" w:sz="0" w:space="0" w:color="auto"/>
            <w:right w:val="none" w:sz="0" w:space="0" w:color="auto"/>
          </w:divBdr>
        </w:div>
        <w:div w:id="514610036">
          <w:marLeft w:val="480"/>
          <w:marRight w:val="0"/>
          <w:marTop w:val="0"/>
          <w:marBottom w:val="0"/>
          <w:divBdr>
            <w:top w:val="none" w:sz="0" w:space="0" w:color="auto"/>
            <w:left w:val="none" w:sz="0" w:space="0" w:color="auto"/>
            <w:bottom w:val="none" w:sz="0" w:space="0" w:color="auto"/>
            <w:right w:val="none" w:sz="0" w:space="0" w:color="auto"/>
          </w:divBdr>
        </w:div>
        <w:div w:id="562832980">
          <w:marLeft w:val="480"/>
          <w:marRight w:val="0"/>
          <w:marTop w:val="0"/>
          <w:marBottom w:val="0"/>
          <w:divBdr>
            <w:top w:val="none" w:sz="0" w:space="0" w:color="auto"/>
            <w:left w:val="none" w:sz="0" w:space="0" w:color="auto"/>
            <w:bottom w:val="none" w:sz="0" w:space="0" w:color="auto"/>
            <w:right w:val="none" w:sz="0" w:space="0" w:color="auto"/>
          </w:divBdr>
        </w:div>
        <w:div w:id="593517255">
          <w:marLeft w:val="480"/>
          <w:marRight w:val="0"/>
          <w:marTop w:val="0"/>
          <w:marBottom w:val="0"/>
          <w:divBdr>
            <w:top w:val="none" w:sz="0" w:space="0" w:color="auto"/>
            <w:left w:val="none" w:sz="0" w:space="0" w:color="auto"/>
            <w:bottom w:val="none" w:sz="0" w:space="0" w:color="auto"/>
            <w:right w:val="none" w:sz="0" w:space="0" w:color="auto"/>
          </w:divBdr>
        </w:div>
        <w:div w:id="601299029">
          <w:marLeft w:val="480"/>
          <w:marRight w:val="0"/>
          <w:marTop w:val="0"/>
          <w:marBottom w:val="0"/>
          <w:divBdr>
            <w:top w:val="none" w:sz="0" w:space="0" w:color="auto"/>
            <w:left w:val="none" w:sz="0" w:space="0" w:color="auto"/>
            <w:bottom w:val="none" w:sz="0" w:space="0" w:color="auto"/>
            <w:right w:val="none" w:sz="0" w:space="0" w:color="auto"/>
          </w:divBdr>
        </w:div>
        <w:div w:id="618344299">
          <w:marLeft w:val="480"/>
          <w:marRight w:val="0"/>
          <w:marTop w:val="0"/>
          <w:marBottom w:val="0"/>
          <w:divBdr>
            <w:top w:val="none" w:sz="0" w:space="0" w:color="auto"/>
            <w:left w:val="none" w:sz="0" w:space="0" w:color="auto"/>
            <w:bottom w:val="none" w:sz="0" w:space="0" w:color="auto"/>
            <w:right w:val="none" w:sz="0" w:space="0" w:color="auto"/>
          </w:divBdr>
        </w:div>
        <w:div w:id="628972554">
          <w:marLeft w:val="480"/>
          <w:marRight w:val="0"/>
          <w:marTop w:val="0"/>
          <w:marBottom w:val="0"/>
          <w:divBdr>
            <w:top w:val="none" w:sz="0" w:space="0" w:color="auto"/>
            <w:left w:val="none" w:sz="0" w:space="0" w:color="auto"/>
            <w:bottom w:val="none" w:sz="0" w:space="0" w:color="auto"/>
            <w:right w:val="none" w:sz="0" w:space="0" w:color="auto"/>
          </w:divBdr>
        </w:div>
        <w:div w:id="711224117">
          <w:marLeft w:val="480"/>
          <w:marRight w:val="0"/>
          <w:marTop w:val="0"/>
          <w:marBottom w:val="0"/>
          <w:divBdr>
            <w:top w:val="none" w:sz="0" w:space="0" w:color="auto"/>
            <w:left w:val="none" w:sz="0" w:space="0" w:color="auto"/>
            <w:bottom w:val="none" w:sz="0" w:space="0" w:color="auto"/>
            <w:right w:val="none" w:sz="0" w:space="0" w:color="auto"/>
          </w:divBdr>
        </w:div>
        <w:div w:id="735473043">
          <w:marLeft w:val="480"/>
          <w:marRight w:val="0"/>
          <w:marTop w:val="0"/>
          <w:marBottom w:val="0"/>
          <w:divBdr>
            <w:top w:val="none" w:sz="0" w:space="0" w:color="auto"/>
            <w:left w:val="none" w:sz="0" w:space="0" w:color="auto"/>
            <w:bottom w:val="none" w:sz="0" w:space="0" w:color="auto"/>
            <w:right w:val="none" w:sz="0" w:space="0" w:color="auto"/>
          </w:divBdr>
        </w:div>
        <w:div w:id="784076301">
          <w:marLeft w:val="480"/>
          <w:marRight w:val="0"/>
          <w:marTop w:val="0"/>
          <w:marBottom w:val="0"/>
          <w:divBdr>
            <w:top w:val="none" w:sz="0" w:space="0" w:color="auto"/>
            <w:left w:val="none" w:sz="0" w:space="0" w:color="auto"/>
            <w:bottom w:val="none" w:sz="0" w:space="0" w:color="auto"/>
            <w:right w:val="none" w:sz="0" w:space="0" w:color="auto"/>
          </w:divBdr>
        </w:div>
        <w:div w:id="792868702">
          <w:marLeft w:val="480"/>
          <w:marRight w:val="0"/>
          <w:marTop w:val="0"/>
          <w:marBottom w:val="0"/>
          <w:divBdr>
            <w:top w:val="none" w:sz="0" w:space="0" w:color="auto"/>
            <w:left w:val="none" w:sz="0" w:space="0" w:color="auto"/>
            <w:bottom w:val="none" w:sz="0" w:space="0" w:color="auto"/>
            <w:right w:val="none" w:sz="0" w:space="0" w:color="auto"/>
          </w:divBdr>
        </w:div>
        <w:div w:id="837159794">
          <w:marLeft w:val="480"/>
          <w:marRight w:val="0"/>
          <w:marTop w:val="0"/>
          <w:marBottom w:val="0"/>
          <w:divBdr>
            <w:top w:val="none" w:sz="0" w:space="0" w:color="auto"/>
            <w:left w:val="none" w:sz="0" w:space="0" w:color="auto"/>
            <w:bottom w:val="none" w:sz="0" w:space="0" w:color="auto"/>
            <w:right w:val="none" w:sz="0" w:space="0" w:color="auto"/>
          </w:divBdr>
        </w:div>
        <w:div w:id="837960100">
          <w:marLeft w:val="480"/>
          <w:marRight w:val="0"/>
          <w:marTop w:val="0"/>
          <w:marBottom w:val="0"/>
          <w:divBdr>
            <w:top w:val="none" w:sz="0" w:space="0" w:color="auto"/>
            <w:left w:val="none" w:sz="0" w:space="0" w:color="auto"/>
            <w:bottom w:val="none" w:sz="0" w:space="0" w:color="auto"/>
            <w:right w:val="none" w:sz="0" w:space="0" w:color="auto"/>
          </w:divBdr>
        </w:div>
        <w:div w:id="853154089">
          <w:marLeft w:val="480"/>
          <w:marRight w:val="0"/>
          <w:marTop w:val="0"/>
          <w:marBottom w:val="0"/>
          <w:divBdr>
            <w:top w:val="none" w:sz="0" w:space="0" w:color="auto"/>
            <w:left w:val="none" w:sz="0" w:space="0" w:color="auto"/>
            <w:bottom w:val="none" w:sz="0" w:space="0" w:color="auto"/>
            <w:right w:val="none" w:sz="0" w:space="0" w:color="auto"/>
          </w:divBdr>
        </w:div>
        <w:div w:id="927693551">
          <w:marLeft w:val="480"/>
          <w:marRight w:val="0"/>
          <w:marTop w:val="0"/>
          <w:marBottom w:val="0"/>
          <w:divBdr>
            <w:top w:val="none" w:sz="0" w:space="0" w:color="auto"/>
            <w:left w:val="none" w:sz="0" w:space="0" w:color="auto"/>
            <w:bottom w:val="none" w:sz="0" w:space="0" w:color="auto"/>
            <w:right w:val="none" w:sz="0" w:space="0" w:color="auto"/>
          </w:divBdr>
        </w:div>
        <w:div w:id="946042390">
          <w:marLeft w:val="480"/>
          <w:marRight w:val="0"/>
          <w:marTop w:val="0"/>
          <w:marBottom w:val="0"/>
          <w:divBdr>
            <w:top w:val="none" w:sz="0" w:space="0" w:color="auto"/>
            <w:left w:val="none" w:sz="0" w:space="0" w:color="auto"/>
            <w:bottom w:val="none" w:sz="0" w:space="0" w:color="auto"/>
            <w:right w:val="none" w:sz="0" w:space="0" w:color="auto"/>
          </w:divBdr>
        </w:div>
        <w:div w:id="1014376871">
          <w:marLeft w:val="480"/>
          <w:marRight w:val="0"/>
          <w:marTop w:val="0"/>
          <w:marBottom w:val="0"/>
          <w:divBdr>
            <w:top w:val="none" w:sz="0" w:space="0" w:color="auto"/>
            <w:left w:val="none" w:sz="0" w:space="0" w:color="auto"/>
            <w:bottom w:val="none" w:sz="0" w:space="0" w:color="auto"/>
            <w:right w:val="none" w:sz="0" w:space="0" w:color="auto"/>
          </w:divBdr>
        </w:div>
        <w:div w:id="1066227241">
          <w:marLeft w:val="480"/>
          <w:marRight w:val="0"/>
          <w:marTop w:val="0"/>
          <w:marBottom w:val="0"/>
          <w:divBdr>
            <w:top w:val="none" w:sz="0" w:space="0" w:color="auto"/>
            <w:left w:val="none" w:sz="0" w:space="0" w:color="auto"/>
            <w:bottom w:val="none" w:sz="0" w:space="0" w:color="auto"/>
            <w:right w:val="none" w:sz="0" w:space="0" w:color="auto"/>
          </w:divBdr>
        </w:div>
        <w:div w:id="1076174586">
          <w:marLeft w:val="480"/>
          <w:marRight w:val="0"/>
          <w:marTop w:val="0"/>
          <w:marBottom w:val="0"/>
          <w:divBdr>
            <w:top w:val="none" w:sz="0" w:space="0" w:color="auto"/>
            <w:left w:val="none" w:sz="0" w:space="0" w:color="auto"/>
            <w:bottom w:val="none" w:sz="0" w:space="0" w:color="auto"/>
            <w:right w:val="none" w:sz="0" w:space="0" w:color="auto"/>
          </w:divBdr>
        </w:div>
        <w:div w:id="1138650723">
          <w:marLeft w:val="480"/>
          <w:marRight w:val="0"/>
          <w:marTop w:val="0"/>
          <w:marBottom w:val="0"/>
          <w:divBdr>
            <w:top w:val="none" w:sz="0" w:space="0" w:color="auto"/>
            <w:left w:val="none" w:sz="0" w:space="0" w:color="auto"/>
            <w:bottom w:val="none" w:sz="0" w:space="0" w:color="auto"/>
            <w:right w:val="none" w:sz="0" w:space="0" w:color="auto"/>
          </w:divBdr>
        </w:div>
        <w:div w:id="1147891872">
          <w:marLeft w:val="480"/>
          <w:marRight w:val="0"/>
          <w:marTop w:val="0"/>
          <w:marBottom w:val="0"/>
          <w:divBdr>
            <w:top w:val="none" w:sz="0" w:space="0" w:color="auto"/>
            <w:left w:val="none" w:sz="0" w:space="0" w:color="auto"/>
            <w:bottom w:val="none" w:sz="0" w:space="0" w:color="auto"/>
            <w:right w:val="none" w:sz="0" w:space="0" w:color="auto"/>
          </w:divBdr>
        </w:div>
        <w:div w:id="1163080582">
          <w:marLeft w:val="480"/>
          <w:marRight w:val="0"/>
          <w:marTop w:val="0"/>
          <w:marBottom w:val="0"/>
          <w:divBdr>
            <w:top w:val="none" w:sz="0" w:space="0" w:color="auto"/>
            <w:left w:val="none" w:sz="0" w:space="0" w:color="auto"/>
            <w:bottom w:val="none" w:sz="0" w:space="0" w:color="auto"/>
            <w:right w:val="none" w:sz="0" w:space="0" w:color="auto"/>
          </w:divBdr>
        </w:div>
        <w:div w:id="1173573447">
          <w:marLeft w:val="480"/>
          <w:marRight w:val="0"/>
          <w:marTop w:val="0"/>
          <w:marBottom w:val="0"/>
          <w:divBdr>
            <w:top w:val="none" w:sz="0" w:space="0" w:color="auto"/>
            <w:left w:val="none" w:sz="0" w:space="0" w:color="auto"/>
            <w:bottom w:val="none" w:sz="0" w:space="0" w:color="auto"/>
            <w:right w:val="none" w:sz="0" w:space="0" w:color="auto"/>
          </w:divBdr>
        </w:div>
        <w:div w:id="1187063579">
          <w:marLeft w:val="480"/>
          <w:marRight w:val="0"/>
          <w:marTop w:val="0"/>
          <w:marBottom w:val="0"/>
          <w:divBdr>
            <w:top w:val="none" w:sz="0" w:space="0" w:color="auto"/>
            <w:left w:val="none" w:sz="0" w:space="0" w:color="auto"/>
            <w:bottom w:val="none" w:sz="0" w:space="0" w:color="auto"/>
            <w:right w:val="none" w:sz="0" w:space="0" w:color="auto"/>
          </w:divBdr>
        </w:div>
        <w:div w:id="1187520529">
          <w:marLeft w:val="480"/>
          <w:marRight w:val="0"/>
          <w:marTop w:val="0"/>
          <w:marBottom w:val="0"/>
          <w:divBdr>
            <w:top w:val="none" w:sz="0" w:space="0" w:color="auto"/>
            <w:left w:val="none" w:sz="0" w:space="0" w:color="auto"/>
            <w:bottom w:val="none" w:sz="0" w:space="0" w:color="auto"/>
            <w:right w:val="none" w:sz="0" w:space="0" w:color="auto"/>
          </w:divBdr>
        </w:div>
        <w:div w:id="1195120701">
          <w:marLeft w:val="480"/>
          <w:marRight w:val="0"/>
          <w:marTop w:val="0"/>
          <w:marBottom w:val="0"/>
          <w:divBdr>
            <w:top w:val="none" w:sz="0" w:space="0" w:color="auto"/>
            <w:left w:val="none" w:sz="0" w:space="0" w:color="auto"/>
            <w:bottom w:val="none" w:sz="0" w:space="0" w:color="auto"/>
            <w:right w:val="none" w:sz="0" w:space="0" w:color="auto"/>
          </w:divBdr>
        </w:div>
        <w:div w:id="1195994890">
          <w:marLeft w:val="480"/>
          <w:marRight w:val="0"/>
          <w:marTop w:val="0"/>
          <w:marBottom w:val="0"/>
          <w:divBdr>
            <w:top w:val="none" w:sz="0" w:space="0" w:color="auto"/>
            <w:left w:val="none" w:sz="0" w:space="0" w:color="auto"/>
            <w:bottom w:val="none" w:sz="0" w:space="0" w:color="auto"/>
            <w:right w:val="none" w:sz="0" w:space="0" w:color="auto"/>
          </w:divBdr>
        </w:div>
        <w:div w:id="1215192224">
          <w:marLeft w:val="480"/>
          <w:marRight w:val="0"/>
          <w:marTop w:val="0"/>
          <w:marBottom w:val="0"/>
          <w:divBdr>
            <w:top w:val="none" w:sz="0" w:space="0" w:color="auto"/>
            <w:left w:val="none" w:sz="0" w:space="0" w:color="auto"/>
            <w:bottom w:val="none" w:sz="0" w:space="0" w:color="auto"/>
            <w:right w:val="none" w:sz="0" w:space="0" w:color="auto"/>
          </w:divBdr>
        </w:div>
        <w:div w:id="1217205757">
          <w:marLeft w:val="480"/>
          <w:marRight w:val="0"/>
          <w:marTop w:val="0"/>
          <w:marBottom w:val="0"/>
          <w:divBdr>
            <w:top w:val="none" w:sz="0" w:space="0" w:color="auto"/>
            <w:left w:val="none" w:sz="0" w:space="0" w:color="auto"/>
            <w:bottom w:val="none" w:sz="0" w:space="0" w:color="auto"/>
            <w:right w:val="none" w:sz="0" w:space="0" w:color="auto"/>
          </w:divBdr>
        </w:div>
        <w:div w:id="1234315505">
          <w:marLeft w:val="480"/>
          <w:marRight w:val="0"/>
          <w:marTop w:val="0"/>
          <w:marBottom w:val="0"/>
          <w:divBdr>
            <w:top w:val="none" w:sz="0" w:space="0" w:color="auto"/>
            <w:left w:val="none" w:sz="0" w:space="0" w:color="auto"/>
            <w:bottom w:val="none" w:sz="0" w:space="0" w:color="auto"/>
            <w:right w:val="none" w:sz="0" w:space="0" w:color="auto"/>
          </w:divBdr>
        </w:div>
        <w:div w:id="1242838721">
          <w:marLeft w:val="480"/>
          <w:marRight w:val="0"/>
          <w:marTop w:val="0"/>
          <w:marBottom w:val="0"/>
          <w:divBdr>
            <w:top w:val="none" w:sz="0" w:space="0" w:color="auto"/>
            <w:left w:val="none" w:sz="0" w:space="0" w:color="auto"/>
            <w:bottom w:val="none" w:sz="0" w:space="0" w:color="auto"/>
            <w:right w:val="none" w:sz="0" w:space="0" w:color="auto"/>
          </w:divBdr>
        </w:div>
        <w:div w:id="1302614279">
          <w:marLeft w:val="480"/>
          <w:marRight w:val="0"/>
          <w:marTop w:val="0"/>
          <w:marBottom w:val="0"/>
          <w:divBdr>
            <w:top w:val="none" w:sz="0" w:space="0" w:color="auto"/>
            <w:left w:val="none" w:sz="0" w:space="0" w:color="auto"/>
            <w:bottom w:val="none" w:sz="0" w:space="0" w:color="auto"/>
            <w:right w:val="none" w:sz="0" w:space="0" w:color="auto"/>
          </w:divBdr>
        </w:div>
        <w:div w:id="1306855069">
          <w:marLeft w:val="480"/>
          <w:marRight w:val="0"/>
          <w:marTop w:val="0"/>
          <w:marBottom w:val="0"/>
          <w:divBdr>
            <w:top w:val="none" w:sz="0" w:space="0" w:color="auto"/>
            <w:left w:val="none" w:sz="0" w:space="0" w:color="auto"/>
            <w:bottom w:val="none" w:sz="0" w:space="0" w:color="auto"/>
            <w:right w:val="none" w:sz="0" w:space="0" w:color="auto"/>
          </w:divBdr>
        </w:div>
        <w:div w:id="1316646655">
          <w:marLeft w:val="480"/>
          <w:marRight w:val="0"/>
          <w:marTop w:val="0"/>
          <w:marBottom w:val="0"/>
          <w:divBdr>
            <w:top w:val="none" w:sz="0" w:space="0" w:color="auto"/>
            <w:left w:val="none" w:sz="0" w:space="0" w:color="auto"/>
            <w:bottom w:val="none" w:sz="0" w:space="0" w:color="auto"/>
            <w:right w:val="none" w:sz="0" w:space="0" w:color="auto"/>
          </w:divBdr>
        </w:div>
        <w:div w:id="1322077742">
          <w:marLeft w:val="480"/>
          <w:marRight w:val="0"/>
          <w:marTop w:val="0"/>
          <w:marBottom w:val="0"/>
          <w:divBdr>
            <w:top w:val="none" w:sz="0" w:space="0" w:color="auto"/>
            <w:left w:val="none" w:sz="0" w:space="0" w:color="auto"/>
            <w:bottom w:val="none" w:sz="0" w:space="0" w:color="auto"/>
            <w:right w:val="none" w:sz="0" w:space="0" w:color="auto"/>
          </w:divBdr>
        </w:div>
        <w:div w:id="1346664707">
          <w:marLeft w:val="480"/>
          <w:marRight w:val="0"/>
          <w:marTop w:val="0"/>
          <w:marBottom w:val="0"/>
          <w:divBdr>
            <w:top w:val="none" w:sz="0" w:space="0" w:color="auto"/>
            <w:left w:val="none" w:sz="0" w:space="0" w:color="auto"/>
            <w:bottom w:val="none" w:sz="0" w:space="0" w:color="auto"/>
            <w:right w:val="none" w:sz="0" w:space="0" w:color="auto"/>
          </w:divBdr>
        </w:div>
        <w:div w:id="1353915938">
          <w:marLeft w:val="480"/>
          <w:marRight w:val="0"/>
          <w:marTop w:val="0"/>
          <w:marBottom w:val="0"/>
          <w:divBdr>
            <w:top w:val="none" w:sz="0" w:space="0" w:color="auto"/>
            <w:left w:val="none" w:sz="0" w:space="0" w:color="auto"/>
            <w:bottom w:val="none" w:sz="0" w:space="0" w:color="auto"/>
            <w:right w:val="none" w:sz="0" w:space="0" w:color="auto"/>
          </w:divBdr>
        </w:div>
        <w:div w:id="1356078846">
          <w:marLeft w:val="480"/>
          <w:marRight w:val="0"/>
          <w:marTop w:val="0"/>
          <w:marBottom w:val="0"/>
          <w:divBdr>
            <w:top w:val="none" w:sz="0" w:space="0" w:color="auto"/>
            <w:left w:val="none" w:sz="0" w:space="0" w:color="auto"/>
            <w:bottom w:val="none" w:sz="0" w:space="0" w:color="auto"/>
            <w:right w:val="none" w:sz="0" w:space="0" w:color="auto"/>
          </w:divBdr>
        </w:div>
        <w:div w:id="1475372859">
          <w:marLeft w:val="480"/>
          <w:marRight w:val="0"/>
          <w:marTop w:val="0"/>
          <w:marBottom w:val="0"/>
          <w:divBdr>
            <w:top w:val="none" w:sz="0" w:space="0" w:color="auto"/>
            <w:left w:val="none" w:sz="0" w:space="0" w:color="auto"/>
            <w:bottom w:val="none" w:sz="0" w:space="0" w:color="auto"/>
            <w:right w:val="none" w:sz="0" w:space="0" w:color="auto"/>
          </w:divBdr>
        </w:div>
        <w:div w:id="1476992134">
          <w:marLeft w:val="480"/>
          <w:marRight w:val="0"/>
          <w:marTop w:val="0"/>
          <w:marBottom w:val="0"/>
          <w:divBdr>
            <w:top w:val="none" w:sz="0" w:space="0" w:color="auto"/>
            <w:left w:val="none" w:sz="0" w:space="0" w:color="auto"/>
            <w:bottom w:val="none" w:sz="0" w:space="0" w:color="auto"/>
            <w:right w:val="none" w:sz="0" w:space="0" w:color="auto"/>
          </w:divBdr>
        </w:div>
        <w:div w:id="1493595339">
          <w:marLeft w:val="480"/>
          <w:marRight w:val="0"/>
          <w:marTop w:val="0"/>
          <w:marBottom w:val="0"/>
          <w:divBdr>
            <w:top w:val="none" w:sz="0" w:space="0" w:color="auto"/>
            <w:left w:val="none" w:sz="0" w:space="0" w:color="auto"/>
            <w:bottom w:val="none" w:sz="0" w:space="0" w:color="auto"/>
            <w:right w:val="none" w:sz="0" w:space="0" w:color="auto"/>
          </w:divBdr>
        </w:div>
        <w:div w:id="1505365855">
          <w:marLeft w:val="480"/>
          <w:marRight w:val="0"/>
          <w:marTop w:val="0"/>
          <w:marBottom w:val="0"/>
          <w:divBdr>
            <w:top w:val="none" w:sz="0" w:space="0" w:color="auto"/>
            <w:left w:val="none" w:sz="0" w:space="0" w:color="auto"/>
            <w:bottom w:val="none" w:sz="0" w:space="0" w:color="auto"/>
            <w:right w:val="none" w:sz="0" w:space="0" w:color="auto"/>
          </w:divBdr>
        </w:div>
        <w:div w:id="1576281062">
          <w:marLeft w:val="480"/>
          <w:marRight w:val="0"/>
          <w:marTop w:val="0"/>
          <w:marBottom w:val="0"/>
          <w:divBdr>
            <w:top w:val="none" w:sz="0" w:space="0" w:color="auto"/>
            <w:left w:val="none" w:sz="0" w:space="0" w:color="auto"/>
            <w:bottom w:val="none" w:sz="0" w:space="0" w:color="auto"/>
            <w:right w:val="none" w:sz="0" w:space="0" w:color="auto"/>
          </w:divBdr>
        </w:div>
        <w:div w:id="1580169258">
          <w:marLeft w:val="480"/>
          <w:marRight w:val="0"/>
          <w:marTop w:val="0"/>
          <w:marBottom w:val="0"/>
          <w:divBdr>
            <w:top w:val="none" w:sz="0" w:space="0" w:color="auto"/>
            <w:left w:val="none" w:sz="0" w:space="0" w:color="auto"/>
            <w:bottom w:val="none" w:sz="0" w:space="0" w:color="auto"/>
            <w:right w:val="none" w:sz="0" w:space="0" w:color="auto"/>
          </w:divBdr>
        </w:div>
        <w:div w:id="1624535417">
          <w:marLeft w:val="480"/>
          <w:marRight w:val="0"/>
          <w:marTop w:val="0"/>
          <w:marBottom w:val="0"/>
          <w:divBdr>
            <w:top w:val="none" w:sz="0" w:space="0" w:color="auto"/>
            <w:left w:val="none" w:sz="0" w:space="0" w:color="auto"/>
            <w:bottom w:val="none" w:sz="0" w:space="0" w:color="auto"/>
            <w:right w:val="none" w:sz="0" w:space="0" w:color="auto"/>
          </w:divBdr>
        </w:div>
        <w:div w:id="1627856971">
          <w:marLeft w:val="480"/>
          <w:marRight w:val="0"/>
          <w:marTop w:val="0"/>
          <w:marBottom w:val="0"/>
          <w:divBdr>
            <w:top w:val="none" w:sz="0" w:space="0" w:color="auto"/>
            <w:left w:val="none" w:sz="0" w:space="0" w:color="auto"/>
            <w:bottom w:val="none" w:sz="0" w:space="0" w:color="auto"/>
            <w:right w:val="none" w:sz="0" w:space="0" w:color="auto"/>
          </w:divBdr>
        </w:div>
        <w:div w:id="1701052836">
          <w:marLeft w:val="480"/>
          <w:marRight w:val="0"/>
          <w:marTop w:val="0"/>
          <w:marBottom w:val="0"/>
          <w:divBdr>
            <w:top w:val="none" w:sz="0" w:space="0" w:color="auto"/>
            <w:left w:val="none" w:sz="0" w:space="0" w:color="auto"/>
            <w:bottom w:val="none" w:sz="0" w:space="0" w:color="auto"/>
            <w:right w:val="none" w:sz="0" w:space="0" w:color="auto"/>
          </w:divBdr>
        </w:div>
        <w:div w:id="1749762525">
          <w:marLeft w:val="480"/>
          <w:marRight w:val="0"/>
          <w:marTop w:val="0"/>
          <w:marBottom w:val="0"/>
          <w:divBdr>
            <w:top w:val="none" w:sz="0" w:space="0" w:color="auto"/>
            <w:left w:val="none" w:sz="0" w:space="0" w:color="auto"/>
            <w:bottom w:val="none" w:sz="0" w:space="0" w:color="auto"/>
            <w:right w:val="none" w:sz="0" w:space="0" w:color="auto"/>
          </w:divBdr>
        </w:div>
        <w:div w:id="1769346018">
          <w:marLeft w:val="480"/>
          <w:marRight w:val="0"/>
          <w:marTop w:val="0"/>
          <w:marBottom w:val="0"/>
          <w:divBdr>
            <w:top w:val="none" w:sz="0" w:space="0" w:color="auto"/>
            <w:left w:val="none" w:sz="0" w:space="0" w:color="auto"/>
            <w:bottom w:val="none" w:sz="0" w:space="0" w:color="auto"/>
            <w:right w:val="none" w:sz="0" w:space="0" w:color="auto"/>
          </w:divBdr>
        </w:div>
        <w:div w:id="1866409622">
          <w:marLeft w:val="480"/>
          <w:marRight w:val="0"/>
          <w:marTop w:val="0"/>
          <w:marBottom w:val="0"/>
          <w:divBdr>
            <w:top w:val="none" w:sz="0" w:space="0" w:color="auto"/>
            <w:left w:val="none" w:sz="0" w:space="0" w:color="auto"/>
            <w:bottom w:val="none" w:sz="0" w:space="0" w:color="auto"/>
            <w:right w:val="none" w:sz="0" w:space="0" w:color="auto"/>
          </w:divBdr>
        </w:div>
        <w:div w:id="1872572420">
          <w:marLeft w:val="480"/>
          <w:marRight w:val="0"/>
          <w:marTop w:val="0"/>
          <w:marBottom w:val="0"/>
          <w:divBdr>
            <w:top w:val="none" w:sz="0" w:space="0" w:color="auto"/>
            <w:left w:val="none" w:sz="0" w:space="0" w:color="auto"/>
            <w:bottom w:val="none" w:sz="0" w:space="0" w:color="auto"/>
            <w:right w:val="none" w:sz="0" w:space="0" w:color="auto"/>
          </w:divBdr>
        </w:div>
        <w:div w:id="1889607226">
          <w:marLeft w:val="480"/>
          <w:marRight w:val="0"/>
          <w:marTop w:val="0"/>
          <w:marBottom w:val="0"/>
          <w:divBdr>
            <w:top w:val="none" w:sz="0" w:space="0" w:color="auto"/>
            <w:left w:val="none" w:sz="0" w:space="0" w:color="auto"/>
            <w:bottom w:val="none" w:sz="0" w:space="0" w:color="auto"/>
            <w:right w:val="none" w:sz="0" w:space="0" w:color="auto"/>
          </w:divBdr>
        </w:div>
        <w:div w:id="1894848159">
          <w:marLeft w:val="480"/>
          <w:marRight w:val="0"/>
          <w:marTop w:val="0"/>
          <w:marBottom w:val="0"/>
          <w:divBdr>
            <w:top w:val="none" w:sz="0" w:space="0" w:color="auto"/>
            <w:left w:val="none" w:sz="0" w:space="0" w:color="auto"/>
            <w:bottom w:val="none" w:sz="0" w:space="0" w:color="auto"/>
            <w:right w:val="none" w:sz="0" w:space="0" w:color="auto"/>
          </w:divBdr>
        </w:div>
        <w:div w:id="1960450729">
          <w:marLeft w:val="480"/>
          <w:marRight w:val="0"/>
          <w:marTop w:val="0"/>
          <w:marBottom w:val="0"/>
          <w:divBdr>
            <w:top w:val="none" w:sz="0" w:space="0" w:color="auto"/>
            <w:left w:val="none" w:sz="0" w:space="0" w:color="auto"/>
            <w:bottom w:val="none" w:sz="0" w:space="0" w:color="auto"/>
            <w:right w:val="none" w:sz="0" w:space="0" w:color="auto"/>
          </w:divBdr>
        </w:div>
        <w:div w:id="1993170541">
          <w:marLeft w:val="480"/>
          <w:marRight w:val="0"/>
          <w:marTop w:val="0"/>
          <w:marBottom w:val="0"/>
          <w:divBdr>
            <w:top w:val="none" w:sz="0" w:space="0" w:color="auto"/>
            <w:left w:val="none" w:sz="0" w:space="0" w:color="auto"/>
            <w:bottom w:val="none" w:sz="0" w:space="0" w:color="auto"/>
            <w:right w:val="none" w:sz="0" w:space="0" w:color="auto"/>
          </w:divBdr>
        </w:div>
        <w:div w:id="2000452141">
          <w:marLeft w:val="480"/>
          <w:marRight w:val="0"/>
          <w:marTop w:val="0"/>
          <w:marBottom w:val="0"/>
          <w:divBdr>
            <w:top w:val="none" w:sz="0" w:space="0" w:color="auto"/>
            <w:left w:val="none" w:sz="0" w:space="0" w:color="auto"/>
            <w:bottom w:val="none" w:sz="0" w:space="0" w:color="auto"/>
            <w:right w:val="none" w:sz="0" w:space="0" w:color="auto"/>
          </w:divBdr>
        </w:div>
        <w:div w:id="2018582461">
          <w:marLeft w:val="480"/>
          <w:marRight w:val="0"/>
          <w:marTop w:val="0"/>
          <w:marBottom w:val="0"/>
          <w:divBdr>
            <w:top w:val="none" w:sz="0" w:space="0" w:color="auto"/>
            <w:left w:val="none" w:sz="0" w:space="0" w:color="auto"/>
            <w:bottom w:val="none" w:sz="0" w:space="0" w:color="auto"/>
            <w:right w:val="none" w:sz="0" w:space="0" w:color="auto"/>
          </w:divBdr>
        </w:div>
        <w:div w:id="2056153975">
          <w:marLeft w:val="480"/>
          <w:marRight w:val="0"/>
          <w:marTop w:val="0"/>
          <w:marBottom w:val="0"/>
          <w:divBdr>
            <w:top w:val="none" w:sz="0" w:space="0" w:color="auto"/>
            <w:left w:val="none" w:sz="0" w:space="0" w:color="auto"/>
            <w:bottom w:val="none" w:sz="0" w:space="0" w:color="auto"/>
            <w:right w:val="none" w:sz="0" w:space="0" w:color="auto"/>
          </w:divBdr>
        </w:div>
        <w:div w:id="2071884862">
          <w:marLeft w:val="480"/>
          <w:marRight w:val="0"/>
          <w:marTop w:val="0"/>
          <w:marBottom w:val="0"/>
          <w:divBdr>
            <w:top w:val="none" w:sz="0" w:space="0" w:color="auto"/>
            <w:left w:val="none" w:sz="0" w:space="0" w:color="auto"/>
            <w:bottom w:val="none" w:sz="0" w:space="0" w:color="auto"/>
            <w:right w:val="none" w:sz="0" w:space="0" w:color="auto"/>
          </w:divBdr>
        </w:div>
        <w:div w:id="2086029816">
          <w:marLeft w:val="480"/>
          <w:marRight w:val="0"/>
          <w:marTop w:val="0"/>
          <w:marBottom w:val="0"/>
          <w:divBdr>
            <w:top w:val="none" w:sz="0" w:space="0" w:color="auto"/>
            <w:left w:val="none" w:sz="0" w:space="0" w:color="auto"/>
            <w:bottom w:val="none" w:sz="0" w:space="0" w:color="auto"/>
            <w:right w:val="none" w:sz="0" w:space="0" w:color="auto"/>
          </w:divBdr>
        </w:div>
        <w:div w:id="2119793425">
          <w:marLeft w:val="480"/>
          <w:marRight w:val="0"/>
          <w:marTop w:val="0"/>
          <w:marBottom w:val="0"/>
          <w:divBdr>
            <w:top w:val="none" w:sz="0" w:space="0" w:color="auto"/>
            <w:left w:val="none" w:sz="0" w:space="0" w:color="auto"/>
            <w:bottom w:val="none" w:sz="0" w:space="0" w:color="auto"/>
            <w:right w:val="none" w:sz="0" w:space="0" w:color="auto"/>
          </w:divBdr>
        </w:div>
        <w:div w:id="2126578895">
          <w:marLeft w:val="480"/>
          <w:marRight w:val="0"/>
          <w:marTop w:val="0"/>
          <w:marBottom w:val="0"/>
          <w:divBdr>
            <w:top w:val="none" w:sz="0" w:space="0" w:color="auto"/>
            <w:left w:val="none" w:sz="0" w:space="0" w:color="auto"/>
            <w:bottom w:val="none" w:sz="0" w:space="0" w:color="auto"/>
            <w:right w:val="none" w:sz="0" w:space="0" w:color="auto"/>
          </w:divBdr>
        </w:div>
        <w:div w:id="2137404439">
          <w:marLeft w:val="480"/>
          <w:marRight w:val="0"/>
          <w:marTop w:val="0"/>
          <w:marBottom w:val="0"/>
          <w:divBdr>
            <w:top w:val="none" w:sz="0" w:space="0" w:color="auto"/>
            <w:left w:val="none" w:sz="0" w:space="0" w:color="auto"/>
            <w:bottom w:val="none" w:sz="0" w:space="0" w:color="auto"/>
            <w:right w:val="none" w:sz="0" w:space="0" w:color="auto"/>
          </w:divBdr>
        </w:div>
      </w:divsChild>
    </w:div>
    <w:div w:id="435566498">
      <w:bodyDiv w:val="1"/>
      <w:marLeft w:val="0"/>
      <w:marRight w:val="0"/>
      <w:marTop w:val="0"/>
      <w:marBottom w:val="0"/>
      <w:divBdr>
        <w:top w:val="none" w:sz="0" w:space="0" w:color="auto"/>
        <w:left w:val="none" w:sz="0" w:space="0" w:color="auto"/>
        <w:bottom w:val="none" w:sz="0" w:space="0" w:color="auto"/>
        <w:right w:val="none" w:sz="0" w:space="0" w:color="auto"/>
      </w:divBdr>
      <w:divsChild>
        <w:div w:id="476201">
          <w:marLeft w:val="480"/>
          <w:marRight w:val="0"/>
          <w:marTop w:val="0"/>
          <w:marBottom w:val="0"/>
          <w:divBdr>
            <w:top w:val="none" w:sz="0" w:space="0" w:color="auto"/>
            <w:left w:val="none" w:sz="0" w:space="0" w:color="auto"/>
            <w:bottom w:val="none" w:sz="0" w:space="0" w:color="auto"/>
            <w:right w:val="none" w:sz="0" w:space="0" w:color="auto"/>
          </w:divBdr>
        </w:div>
        <w:div w:id="25449451">
          <w:marLeft w:val="480"/>
          <w:marRight w:val="0"/>
          <w:marTop w:val="0"/>
          <w:marBottom w:val="0"/>
          <w:divBdr>
            <w:top w:val="none" w:sz="0" w:space="0" w:color="auto"/>
            <w:left w:val="none" w:sz="0" w:space="0" w:color="auto"/>
            <w:bottom w:val="none" w:sz="0" w:space="0" w:color="auto"/>
            <w:right w:val="none" w:sz="0" w:space="0" w:color="auto"/>
          </w:divBdr>
        </w:div>
        <w:div w:id="27339650">
          <w:marLeft w:val="480"/>
          <w:marRight w:val="0"/>
          <w:marTop w:val="0"/>
          <w:marBottom w:val="0"/>
          <w:divBdr>
            <w:top w:val="none" w:sz="0" w:space="0" w:color="auto"/>
            <w:left w:val="none" w:sz="0" w:space="0" w:color="auto"/>
            <w:bottom w:val="none" w:sz="0" w:space="0" w:color="auto"/>
            <w:right w:val="none" w:sz="0" w:space="0" w:color="auto"/>
          </w:divBdr>
        </w:div>
        <w:div w:id="41486577">
          <w:marLeft w:val="480"/>
          <w:marRight w:val="0"/>
          <w:marTop w:val="0"/>
          <w:marBottom w:val="0"/>
          <w:divBdr>
            <w:top w:val="none" w:sz="0" w:space="0" w:color="auto"/>
            <w:left w:val="none" w:sz="0" w:space="0" w:color="auto"/>
            <w:bottom w:val="none" w:sz="0" w:space="0" w:color="auto"/>
            <w:right w:val="none" w:sz="0" w:space="0" w:color="auto"/>
          </w:divBdr>
        </w:div>
        <w:div w:id="89934372">
          <w:marLeft w:val="480"/>
          <w:marRight w:val="0"/>
          <w:marTop w:val="0"/>
          <w:marBottom w:val="0"/>
          <w:divBdr>
            <w:top w:val="none" w:sz="0" w:space="0" w:color="auto"/>
            <w:left w:val="none" w:sz="0" w:space="0" w:color="auto"/>
            <w:bottom w:val="none" w:sz="0" w:space="0" w:color="auto"/>
            <w:right w:val="none" w:sz="0" w:space="0" w:color="auto"/>
          </w:divBdr>
        </w:div>
        <w:div w:id="122044095">
          <w:marLeft w:val="480"/>
          <w:marRight w:val="0"/>
          <w:marTop w:val="0"/>
          <w:marBottom w:val="0"/>
          <w:divBdr>
            <w:top w:val="none" w:sz="0" w:space="0" w:color="auto"/>
            <w:left w:val="none" w:sz="0" w:space="0" w:color="auto"/>
            <w:bottom w:val="none" w:sz="0" w:space="0" w:color="auto"/>
            <w:right w:val="none" w:sz="0" w:space="0" w:color="auto"/>
          </w:divBdr>
        </w:div>
        <w:div w:id="127599902">
          <w:marLeft w:val="480"/>
          <w:marRight w:val="0"/>
          <w:marTop w:val="0"/>
          <w:marBottom w:val="0"/>
          <w:divBdr>
            <w:top w:val="none" w:sz="0" w:space="0" w:color="auto"/>
            <w:left w:val="none" w:sz="0" w:space="0" w:color="auto"/>
            <w:bottom w:val="none" w:sz="0" w:space="0" w:color="auto"/>
            <w:right w:val="none" w:sz="0" w:space="0" w:color="auto"/>
          </w:divBdr>
        </w:div>
        <w:div w:id="135992192">
          <w:marLeft w:val="480"/>
          <w:marRight w:val="0"/>
          <w:marTop w:val="0"/>
          <w:marBottom w:val="0"/>
          <w:divBdr>
            <w:top w:val="none" w:sz="0" w:space="0" w:color="auto"/>
            <w:left w:val="none" w:sz="0" w:space="0" w:color="auto"/>
            <w:bottom w:val="none" w:sz="0" w:space="0" w:color="auto"/>
            <w:right w:val="none" w:sz="0" w:space="0" w:color="auto"/>
          </w:divBdr>
        </w:div>
        <w:div w:id="139152925">
          <w:marLeft w:val="480"/>
          <w:marRight w:val="0"/>
          <w:marTop w:val="0"/>
          <w:marBottom w:val="0"/>
          <w:divBdr>
            <w:top w:val="none" w:sz="0" w:space="0" w:color="auto"/>
            <w:left w:val="none" w:sz="0" w:space="0" w:color="auto"/>
            <w:bottom w:val="none" w:sz="0" w:space="0" w:color="auto"/>
            <w:right w:val="none" w:sz="0" w:space="0" w:color="auto"/>
          </w:divBdr>
        </w:div>
        <w:div w:id="144131047">
          <w:marLeft w:val="480"/>
          <w:marRight w:val="0"/>
          <w:marTop w:val="0"/>
          <w:marBottom w:val="0"/>
          <w:divBdr>
            <w:top w:val="none" w:sz="0" w:space="0" w:color="auto"/>
            <w:left w:val="none" w:sz="0" w:space="0" w:color="auto"/>
            <w:bottom w:val="none" w:sz="0" w:space="0" w:color="auto"/>
            <w:right w:val="none" w:sz="0" w:space="0" w:color="auto"/>
          </w:divBdr>
        </w:div>
        <w:div w:id="170998973">
          <w:marLeft w:val="480"/>
          <w:marRight w:val="0"/>
          <w:marTop w:val="0"/>
          <w:marBottom w:val="0"/>
          <w:divBdr>
            <w:top w:val="none" w:sz="0" w:space="0" w:color="auto"/>
            <w:left w:val="none" w:sz="0" w:space="0" w:color="auto"/>
            <w:bottom w:val="none" w:sz="0" w:space="0" w:color="auto"/>
            <w:right w:val="none" w:sz="0" w:space="0" w:color="auto"/>
          </w:divBdr>
        </w:div>
        <w:div w:id="227544110">
          <w:marLeft w:val="480"/>
          <w:marRight w:val="0"/>
          <w:marTop w:val="0"/>
          <w:marBottom w:val="0"/>
          <w:divBdr>
            <w:top w:val="none" w:sz="0" w:space="0" w:color="auto"/>
            <w:left w:val="none" w:sz="0" w:space="0" w:color="auto"/>
            <w:bottom w:val="none" w:sz="0" w:space="0" w:color="auto"/>
            <w:right w:val="none" w:sz="0" w:space="0" w:color="auto"/>
          </w:divBdr>
        </w:div>
        <w:div w:id="236323417">
          <w:marLeft w:val="480"/>
          <w:marRight w:val="0"/>
          <w:marTop w:val="0"/>
          <w:marBottom w:val="0"/>
          <w:divBdr>
            <w:top w:val="none" w:sz="0" w:space="0" w:color="auto"/>
            <w:left w:val="none" w:sz="0" w:space="0" w:color="auto"/>
            <w:bottom w:val="none" w:sz="0" w:space="0" w:color="auto"/>
            <w:right w:val="none" w:sz="0" w:space="0" w:color="auto"/>
          </w:divBdr>
        </w:div>
        <w:div w:id="302010358">
          <w:marLeft w:val="480"/>
          <w:marRight w:val="0"/>
          <w:marTop w:val="0"/>
          <w:marBottom w:val="0"/>
          <w:divBdr>
            <w:top w:val="none" w:sz="0" w:space="0" w:color="auto"/>
            <w:left w:val="none" w:sz="0" w:space="0" w:color="auto"/>
            <w:bottom w:val="none" w:sz="0" w:space="0" w:color="auto"/>
            <w:right w:val="none" w:sz="0" w:space="0" w:color="auto"/>
          </w:divBdr>
        </w:div>
        <w:div w:id="329408207">
          <w:marLeft w:val="480"/>
          <w:marRight w:val="0"/>
          <w:marTop w:val="0"/>
          <w:marBottom w:val="0"/>
          <w:divBdr>
            <w:top w:val="none" w:sz="0" w:space="0" w:color="auto"/>
            <w:left w:val="none" w:sz="0" w:space="0" w:color="auto"/>
            <w:bottom w:val="none" w:sz="0" w:space="0" w:color="auto"/>
            <w:right w:val="none" w:sz="0" w:space="0" w:color="auto"/>
          </w:divBdr>
        </w:div>
        <w:div w:id="373162476">
          <w:marLeft w:val="480"/>
          <w:marRight w:val="0"/>
          <w:marTop w:val="0"/>
          <w:marBottom w:val="0"/>
          <w:divBdr>
            <w:top w:val="none" w:sz="0" w:space="0" w:color="auto"/>
            <w:left w:val="none" w:sz="0" w:space="0" w:color="auto"/>
            <w:bottom w:val="none" w:sz="0" w:space="0" w:color="auto"/>
            <w:right w:val="none" w:sz="0" w:space="0" w:color="auto"/>
          </w:divBdr>
        </w:div>
        <w:div w:id="395663542">
          <w:marLeft w:val="480"/>
          <w:marRight w:val="0"/>
          <w:marTop w:val="0"/>
          <w:marBottom w:val="0"/>
          <w:divBdr>
            <w:top w:val="none" w:sz="0" w:space="0" w:color="auto"/>
            <w:left w:val="none" w:sz="0" w:space="0" w:color="auto"/>
            <w:bottom w:val="none" w:sz="0" w:space="0" w:color="auto"/>
            <w:right w:val="none" w:sz="0" w:space="0" w:color="auto"/>
          </w:divBdr>
        </w:div>
        <w:div w:id="408113637">
          <w:marLeft w:val="480"/>
          <w:marRight w:val="0"/>
          <w:marTop w:val="0"/>
          <w:marBottom w:val="0"/>
          <w:divBdr>
            <w:top w:val="none" w:sz="0" w:space="0" w:color="auto"/>
            <w:left w:val="none" w:sz="0" w:space="0" w:color="auto"/>
            <w:bottom w:val="none" w:sz="0" w:space="0" w:color="auto"/>
            <w:right w:val="none" w:sz="0" w:space="0" w:color="auto"/>
          </w:divBdr>
        </w:div>
        <w:div w:id="428475886">
          <w:marLeft w:val="480"/>
          <w:marRight w:val="0"/>
          <w:marTop w:val="0"/>
          <w:marBottom w:val="0"/>
          <w:divBdr>
            <w:top w:val="none" w:sz="0" w:space="0" w:color="auto"/>
            <w:left w:val="none" w:sz="0" w:space="0" w:color="auto"/>
            <w:bottom w:val="none" w:sz="0" w:space="0" w:color="auto"/>
            <w:right w:val="none" w:sz="0" w:space="0" w:color="auto"/>
          </w:divBdr>
        </w:div>
        <w:div w:id="644899195">
          <w:marLeft w:val="480"/>
          <w:marRight w:val="0"/>
          <w:marTop w:val="0"/>
          <w:marBottom w:val="0"/>
          <w:divBdr>
            <w:top w:val="none" w:sz="0" w:space="0" w:color="auto"/>
            <w:left w:val="none" w:sz="0" w:space="0" w:color="auto"/>
            <w:bottom w:val="none" w:sz="0" w:space="0" w:color="auto"/>
            <w:right w:val="none" w:sz="0" w:space="0" w:color="auto"/>
          </w:divBdr>
        </w:div>
        <w:div w:id="664356312">
          <w:marLeft w:val="480"/>
          <w:marRight w:val="0"/>
          <w:marTop w:val="0"/>
          <w:marBottom w:val="0"/>
          <w:divBdr>
            <w:top w:val="none" w:sz="0" w:space="0" w:color="auto"/>
            <w:left w:val="none" w:sz="0" w:space="0" w:color="auto"/>
            <w:bottom w:val="none" w:sz="0" w:space="0" w:color="auto"/>
            <w:right w:val="none" w:sz="0" w:space="0" w:color="auto"/>
          </w:divBdr>
        </w:div>
        <w:div w:id="715663331">
          <w:marLeft w:val="480"/>
          <w:marRight w:val="0"/>
          <w:marTop w:val="0"/>
          <w:marBottom w:val="0"/>
          <w:divBdr>
            <w:top w:val="none" w:sz="0" w:space="0" w:color="auto"/>
            <w:left w:val="none" w:sz="0" w:space="0" w:color="auto"/>
            <w:bottom w:val="none" w:sz="0" w:space="0" w:color="auto"/>
            <w:right w:val="none" w:sz="0" w:space="0" w:color="auto"/>
          </w:divBdr>
        </w:div>
        <w:div w:id="717628455">
          <w:marLeft w:val="480"/>
          <w:marRight w:val="0"/>
          <w:marTop w:val="0"/>
          <w:marBottom w:val="0"/>
          <w:divBdr>
            <w:top w:val="none" w:sz="0" w:space="0" w:color="auto"/>
            <w:left w:val="none" w:sz="0" w:space="0" w:color="auto"/>
            <w:bottom w:val="none" w:sz="0" w:space="0" w:color="auto"/>
            <w:right w:val="none" w:sz="0" w:space="0" w:color="auto"/>
          </w:divBdr>
        </w:div>
        <w:div w:id="886144772">
          <w:marLeft w:val="480"/>
          <w:marRight w:val="0"/>
          <w:marTop w:val="0"/>
          <w:marBottom w:val="0"/>
          <w:divBdr>
            <w:top w:val="none" w:sz="0" w:space="0" w:color="auto"/>
            <w:left w:val="none" w:sz="0" w:space="0" w:color="auto"/>
            <w:bottom w:val="none" w:sz="0" w:space="0" w:color="auto"/>
            <w:right w:val="none" w:sz="0" w:space="0" w:color="auto"/>
          </w:divBdr>
        </w:div>
        <w:div w:id="912858811">
          <w:marLeft w:val="480"/>
          <w:marRight w:val="0"/>
          <w:marTop w:val="0"/>
          <w:marBottom w:val="0"/>
          <w:divBdr>
            <w:top w:val="none" w:sz="0" w:space="0" w:color="auto"/>
            <w:left w:val="none" w:sz="0" w:space="0" w:color="auto"/>
            <w:bottom w:val="none" w:sz="0" w:space="0" w:color="auto"/>
            <w:right w:val="none" w:sz="0" w:space="0" w:color="auto"/>
          </w:divBdr>
        </w:div>
        <w:div w:id="1019818043">
          <w:marLeft w:val="480"/>
          <w:marRight w:val="0"/>
          <w:marTop w:val="0"/>
          <w:marBottom w:val="0"/>
          <w:divBdr>
            <w:top w:val="none" w:sz="0" w:space="0" w:color="auto"/>
            <w:left w:val="none" w:sz="0" w:space="0" w:color="auto"/>
            <w:bottom w:val="none" w:sz="0" w:space="0" w:color="auto"/>
            <w:right w:val="none" w:sz="0" w:space="0" w:color="auto"/>
          </w:divBdr>
        </w:div>
        <w:div w:id="1046296063">
          <w:marLeft w:val="480"/>
          <w:marRight w:val="0"/>
          <w:marTop w:val="0"/>
          <w:marBottom w:val="0"/>
          <w:divBdr>
            <w:top w:val="none" w:sz="0" w:space="0" w:color="auto"/>
            <w:left w:val="none" w:sz="0" w:space="0" w:color="auto"/>
            <w:bottom w:val="none" w:sz="0" w:space="0" w:color="auto"/>
            <w:right w:val="none" w:sz="0" w:space="0" w:color="auto"/>
          </w:divBdr>
        </w:div>
        <w:div w:id="1047024841">
          <w:marLeft w:val="480"/>
          <w:marRight w:val="0"/>
          <w:marTop w:val="0"/>
          <w:marBottom w:val="0"/>
          <w:divBdr>
            <w:top w:val="none" w:sz="0" w:space="0" w:color="auto"/>
            <w:left w:val="none" w:sz="0" w:space="0" w:color="auto"/>
            <w:bottom w:val="none" w:sz="0" w:space="0" w:color="auto"/>
            <w:right w:val="none" w:sz="0" w:space="0" w:color="auto"/>
          </w:divBdr>
        </w:div>
        <w:div w:id="1072586326">
          <w:marLeft w:val="480"/>
          <w:marRight w:val="0"/>
          <w:marTop w:val="0"/>
          <w:marBottom w:val="0"/>
          <w:divBdr>
            <w:top w:val="none" w:sz="0" w:space="0" w:color="auto"/>
            <w:left w:val="none" w:sz="0" w:space="0" w:color="auto"/>
            <w:bottom w:val="none" w:sz="0" w:space="0" w:color="auto"/>
            <w:right w:val="none" w:sz="0" w:space="0" w:color="auto"/>
          </w:divBdr>
        </w:div>
        <w:div w:id="1136217944">
          <w:marLeft w:val="480"/>
          <w:marRight w:val="0"/>
          <w:marTop w:val="0"/>
          <w:marBottom w:val="0"/>
          <w:divBdr>
            <w:top w:val="none" w:sz="0" w:space="0" w:color="auto"/>
            <w:left w:val="none" w:sz="0" w:space="0" w:color="auto"/>
            <w:bottom w:val="none" w:sz="0" w:space="0" w:color="auto"/>
            <w:right w:val="none" w:sz="0" w:space="0" w:color="auto"/>
          </w:divBdr>
        </w:div>
        <w:div w:id="1191651431">
          <w:marLeft w:val="480"/>
          <w:marRight w:val="0"/>
          <w:marTop w:val="0"/>
          <w:marBottom w:val="0"/>
          <w:divBdr>
            <w:top w:val="none" w:sz="0" w:space="0" w:color="auto"/>
            <w:left w:val="none" w:sz="0" w:space="0" w:color="auto"/>
            <w:bottom w:val="none" w:sz="0" w:space="0" w:color="auto"/>
            <w:right w:val="none" w:sz="0" w:space="0" w:color="auto"/>
          </w:divBdr>
        </w:div>
        <w:div w:id="1235814811">
          <w:marLeft w:val="480"/>
          <w:marRight w:val="0"/>
          <w:marTop w:val="0"/>
          <w:marBottom w:val="0"/>
          <w:divBdr>
            <w:top w:val="none" w:sz="0" w:space="0" w:color="auto"/>
            <w:left w:val="none" w:sz="0" w:space="0" w:color="auto"/>
            <w:bottom w:val="none" w:sz="0" w:space="0" w:color="auto"/>
            <w:right w:val="none" w:sz="0" w:space="0" w:color="auto"/>
          </w:divBdr>
        </w:div>
        <w:div w:id="1237933212">
          <w:marLeft w:val="480"/>
          <w:marRight w:val="0"/>
          <w:marTop w:val="0"/>
          <w:marBottom w:val="0"/>
          <w:divBdr>
            <w:top w:val="none" w:sz="0" w:space="0" w:color="auto"/>
            <w:left w:val="none" w:sz="0" w:space="0" w:color="auto"/>
            <w:bottom w:val="none" w:sz="0" w:space="0" w:color="auto"/>
            <w:right w:val="none" w:sz="0" w:space="0" w:color="auto"/>
          </w:divBdr>
        </w:div>
        <w:div w:id="1255237413">
          <w:marLeft w:val="480"/>
          <w:marRight w:val="0"/>
          <w:marTop w:val="0"/>
          <w:marBottom w:val="0"/>
          <w:divBdr>
            <w:top w:val="none" w:sz="0" w:space="0" w:color="auto"/>
            <w:left w:val="none" w:sz="0" w:space="0" w:color="auto"/>
            <w:bottom w:val="none" w:sz="0" w:space="0" w:color="auto"/>
            <w:right w:val="none" w:sz="0" w:space="0" w:color="auto"/>
          </w:divBdr>
        </w:div>
        <w:div w:id="1267343824">
          <w:marLeft w:val="480"/>
          <w:marRight w:val="0"/>
          <w:marTop w:val="0"/>
          <w:marBottom w:val="0"/>
          <w:divBdr>
            <w:top w:val="none" w:sz="0" w:space="0" w:color="auto"/>
            <w:left w:val="none" w:sz="0" w:space="0" w:color="auto"/>
            <w:bottom w:val="none" w:sz="0" w:space="0" w:color="auto"/>
            <w:right w:val="none" w:sz="0" w:space="0" w:color="auto"/>
          </w:divBdr>
        </w:div>
        <w:div w:id="1318725418">
          <w:marLeft w:val="480"/>
          <w:marRight w:val="0"/>
          <w:marTop w:val="0"/>
          <w:marBottom w:val="0"/>
          <w:divBdr>
            <w:top w:val="none" w:sz="0" w:space="0" w:color="auto"/>
            <w:left w:val="none" w:sz="0" w:space="0" w:color="auto"/>
            <w:bottom w:val="none" w:sz="0" w:space="0" w:color="auto"/>
            <w:right w:val="none" w:sz="0" w:space="0" w:color="auto"/>
          </w:divBdr>
        </w:div>
        <w:div w:id="1330525179">
          <w:marLeft w:val="480"/>
          <w:marRight w:val="0"/>
          <w:marTop w:val="0"/>
          <w:marBottom w:val="0"/>
          <w:divBdr>
            <w:top w:val="none" w:sz="0" w:space="0" w:color="auto"/>
            <w:left w:val="none" w:sz="0" w:space="0" w:color="auto"/>
            <w:bottom w:val="none" w:sz="0" w:space="0" w:color="auto"/>
            <w:right w:val="none" w:sz="0" w:space="0" w:color="auto"/>
          </w:divBdr>
        </w:div>
        <w:div w:id="1331255745">
          <w:marLeft w:val="480"/>
          <w:marRight w:val="0"/>
          <w:marTop w:val="0"/>
          <w:marBottom w:val="0"/>
          <w:divBdr>
            <w:top w:val="none" w:sz="0" w:space="0" w:color="auto"/>
            <w:left w:val="none" w:sz="0" w:space="0" w:color="auto"/>
            <w:bottom w:val="none" w:sz="0" w:space="0" w:color="auto"/>
            <w:right w:val="none" w:sz="0" w:space="0" w:color="auto"/>
          </w:divBdr>
        </w:div>
        <w:div w:id="1332945416">
          <w:marLeft w:val="480"/>
          <w:marRight w:val="0"/>
          <w:marTop w:val="0"/>
          <w:marBottom w:val="0"/>
          <w:divBdr>
            <w:top w:val="none" w:sz="0" w:space="0" w:color="auto"/>
            <w:left w:val="none" w:sz="0" w:space="0" w:color="auto"/>
            <w:bottom w:val="none" w:sz="0" w:space="0" w:color="auto"/>
            <w:right w:val="none" w:sz="0" w:space="0" w:color="auto"/>
          </w:divBdr>
        </w:div>
        <w:div w:id="1348677195">
          <w:marLeft w:val="480"/>
          <w:marRight w:val="0"/>
          <w:marTop w:val="0"/>
          <w:marBottom w:val="0"/>
          <w:divBdr>
            <w:top w:val="none" w:sz="0" w:space="0" w:color="auto"/>
            <w:left w:val="none" w:sz="0" w:space="0" w:color="auto"/>
            <w:bottom w:val="none" w:sz="0" w:space="0" w:color="auto"/>
            <w:right w:val="none" w:sz="0" w:space="0" w:color="auto"/>
          </w:divBdr>
        </w:div>
        <w:div w:id="1366952570">
          <w:marLeft w:val="480"/>
          <w:marRight w:val="0"/>
          <w:marTop w:val="0"/>
          <w:marBottom w:val="0"/>
          <w:divBdr>
            <w:top w:val="none" w:sz="0" w:space="0" w:color="auto"/>
            <w:left w:val="none" w:sz="0" w:space="0" w:color="auto"/>
            <w:bottom w:val="none" w:sz="0" w:space="0" w:color="auto"/>
            <w:right w:val="none" w:sz="0" w:space="0" w:color="auto"/>
          </w:divBdr>
        </w:div>
        <w:div w:id="1369064339">
          <w:marLeft w:val="480"/>
          <w:marRight w:val="0"/>
          <w:marTop w:val="0"/>
          <w:marBottom w:val="0"/>
          <w:divBdr>
            <w:top w:val="none" w:sz="0" w:space="0" w:color="auto"/>
            <w:left w:val="none" w:sz="0" w:space="0" w:color="auto"/>
            <w:bottom w:val="none" w:sz="0" w:space="0" w:color="auto"/>
            <w:right w:val="none" w:sz="0" w:space="0" w:color="auto"/>
          </w:divBdr>
        </w:div>
        <w:div w:id="1384210621">
          <w:marLeft w:val="480"/>
          <w:marRight w:val="0"/>
          <w:marTop w:val="0"/>
          <w:marBottom w:val="0"/>
          <w:divBdr>
            <w:top w:val="none" w:sz="0" w:space="0" w:color="auto"/>
            <w:left w:val="none" w:sz="0" w:space="0" w:color="auto"/>
            <w:bottom w:val="none" w:sz="0" w:space="0" w:color="auto"/>
            <w:right w:val="none" w:sz="0" w:space="0" w:color="auto"/>
          </w:divBdr>
        </w:div>
        <w:div w:id="1439058422">
          <w:marLeft w:val="480"/>
          <w:marRight w:val="0"/>
          <w:marTop w:val="0"/>
          <w:marBottom w:val="0"/>
          <w:divBdr>
            <w:top w:val="none" w:sz="0" w:space="0" w:color="auto"/>
            <w:left w:val="none" w:sz="0" w:space="0" w:color="auto"/>
            <w:bottom w:val="none" w:sz="0" w:space="0" w:color="auto"/>
            <w:right w:val="none" w:sz="0" w:space="0" w:color="auto"/>
          </w:divBdr>
        </w:div>
        <w:div w:id="1474712143">
          <w:marLeft w:val="480"/>
          <w:marRight w:val="0"/>
          <w:marTop w:val="0"/>
          <w:marBottom w:val="0"/>
          <w:divBdr>
            <w:top w:val="none" w:sz="0" w:space="0" w:color="auto"/>
            <w:left w:val="none" w:sz="0" w:space="0" w:color="auto"/>
            <w:bottom w:val="none" w:sz="0" w:space="0" w:color="auto"/>
            <w:right w:val="none" w:sz="0" w:space="0" w:color="auto"/>
          </w:divBdr>
        </w:div>
        <w:div w:id="1476684752">
          <w:marLeft w:val="480"/>
          <w:marRight w:val="0"/>
          <w:marTop w:val="0"/>
          <w:marBottom w:val="0"/>
          <w:divBdr>
            <w:top w:val="none" w:sz="0" w:space="0" w:color="auto"/>
            <w:left w:val="none" w:sz="0" w:space="0" w:color="auto"/>
            <w:bottom w:val="none" w:sz="0" w:space="0" w:color="auto"/>
            <w:right w:val="none" w:sz="0" w:space="0" w:color="auto"/>
          </w:divBdr>
        </w:div>
        <w:div w:id="1481997907">
          <w:marLeft w:val="480"/>
          <w:marRight w:val="0"/>
          <w:marTop w:val="0"/>
          <w:marBottom w:val="0"/>
          <w:divBdr>
            <w:top w:val="none" w:sz="0" w:space="0" w:color="auto"/>
            <w:left w:val="none" w:sz="0" w:space="0" w:color="auto"/>
            <w:bottom w:val="none" w:sz="0" w:space="0" w:color="auto"/>
            <w:right w:val="none" w:sz="0" w:space="0" w:color="auto"/>
          </w:divBdr>
        </w:div>
        <w:div w:id="1542549207">
          <w:marLeft w:val="480"/>
          <w:marRight w:val="0"/>
          <w:marTop w:val="0"/>
          <w:marBottom w:val="0"/>
          <w:divBdr>
            <w:top w:val="none" w:sz="0" w:space="0" w:color="auto"/>
            <w:left w:val="none" w:sz="0" w:space="0" w:color="auto"/>
            <w:bottom w:val="none" w:sz="0" w:space="0" w:color="auto"/>
            <w:right w:val="none" w:sz="0" w:space="0" w:color="auto"/>
          </w:divBdr>
        </w:div>
        <w:div w:id="1578127422">
          <w:marLeft w:val="480"/>
          <w:marRight w:val="0"/>
          <w:marTop w:val="0"/>
          <w:marBottom w:val="0"/>
          <w:divBdr>
            <w:top w:val="none" w:sz="0" w:space="0" w:color="auto"/>
            <w:left w:val="none" w:sz="0" w:space="0" w:color="auto"/>
            <w:bottom w:val="none" w:sz="0" w:space="0" w:color="auto"/>
            <w:right w:val="none" w:sz="0" w:space="0" w:color="auto"/>
          </w:divBdr>
        </w:div>
        <w:div w:id="1587104568">
          <w:marLeft w:val="480"/>
          <w:marRight w:val="0"/>
          <w:marTop w:val="0"/>
          <w:marBottom w:val="0"/>
          <w:divBdr>
            <w:top w:val="none" w:sz="0" w:space="0" w:color="auto"/>
            <w:left w:val="none" w:sz="0" w:space="0" w:color="auto"/>
            <w:bottom w:val="none" w:sz="0" w:space="0" w:color="auto"/>
            <w:right w:val="none" w:sz="0" w:space="0" w:color="auto"/>
          </w:divBdr>
        </w:div>
        <w:div w:id="1626621040">
          <w:marLeft w:val="480"/>
          <w:marRight w:val="0"/>
          <w:marTop w:val="0"/>
          <w:marBottom w:val="0"/>
          <w:divBdr>
            <w:top w:val="none" w:sz="0" w:space="0" w:color="auto"/>
            <w:left w:val="none" w:sz="0" w:space="0" w:color="auto"/>
            <w:bottom w:val="none" w:sz="0" w:space="0" w:color="auto"/>
            <w:right w:val="none" w:sz="0" w:space="0" w:color="auto"/>
          </w:divBdr>
        </w:div>
        <w:div w:id="1748381228">
          <w:marLeft w:val="480"/>
          <w:marRight w:val="0"/>
          <w:marTop w:val="0"/>
          <w:marBottom w:val="0"/>
          <w:divBdr>
            <w:top w:val="none" w:sz="0" w:space="0" w:color="auto"/>
            <w:left w:val="none" w:sz="0" w:space="0" w:color="auto"/>
            <w:bottom w:val="none" w:sz="0" w:space="0" w:color="auto"/>
            <w:right w:val="none" w:sz="0" w:space="0" w:color="auto"/>
          </w:divBdr>
        </w:div>
        <w:div w:id="1767261168">
          <w:marLeft w:val="480"/>
          <w:marRight w:val="0"/>
          <w:marTop w:val="0"/>
          <w:marBottom w:val="0"/>
          <w:divBdr>
            <w:top w:val="none" w:sz="0" w:space="0" w:color="auto"/>
            <w:left w:val="none" w:sz="0" w:space="0" w:color="auto"/>
            <w:bottom w:val="none" w:sz="0" w:space="0" w:color="auto"/>
            <w:right w:val="none" w:sz="0" w:space="0" w:color="auto"/>
          </w:divBdr>
        </w:div>
        <w:div w:id="1776174155">
          <w:marLeft w:val="480"/>
          <w:marRight w:val="0"/>
          <w:marTop w:val="0"/>
          <w:marBottom w:val="0"/>
          <w:divBdr>
            <w:top w:val="none" w:sz="0" w:space="0" w:color="auto"/>
            <w:left w:val="none" w:sz="0" w:space="0" w:color="auto"/>
            <w:bottom w:val="none" w:sz="0" w:space="0" w:color="auto"/>
            <w:right w:val="none" w:sz="0" w:space="0" w:color="auto"/>
          </w:divBdr>
        </w:div>
        <w:div w:id="1841575514">
          <w:marLeft w:val="480"/>
          <w:marRight w:val="0"/>
          <w:marTop w:val="0"/>
          <w:marBottom w:val="0"/>
          <w:divBdr>
            <w:top w:val="none" w:sz="0" w:space="0" w:color="auto"/>
            <w:left w:val="none" w:sz="0" w:space="0" w:color="auto"/>
            <w:bottom w:val="none" w:sz="0" w:space="0" w:color="auto"/>
            <w:right w:val="none" w:sz="0" w:space="0" w:color="auto"/>
          </w:divBdr>
        </w:div>
        <w:div w:id="1901478623">
          <w:marLeft w:val="480"/>
          <w:marRight w:val="0"/>
          <w:marTop w:val="0"/>
          <w:marBottom w:val="0"/>
          <w:divBdr>
            <w:top w:val="none" w:sz="0" w:space="0" w:color="auto"/>
            <w:left w:val="none" w:sz="0" w:space="0" w:color="auto"/>
            <w:bottom w:val="none" w:sz="0" w:space="0" w:color="auto"/>
            <w:right w:val="none" w:sz="0" w:space="0" w:color="auto"/>
          </w:divBdr>
        </w:div>
        <w:div w:id="1934510887">
          <w:marLeft w:val="480"/>
          <w:marRight w:val="0"/>
          <w:marTop w:val="0"/>
          <w:marBottom w:val="0"/>
          <w:divBdr>
            <w:top w:val="none" w:sz="0" w:space="0" w:color="auto"/>
            <w:left w:val="none" w:sz="0" w:space="0" w:color="auto"/>
            <w:bottom w:val="none" w:sz="0" w:space="0" w:color="auto"/>
            <w:right w:val="none" w:sz="0" w:space="0" w:color="auto"/>
          </w:divBdr>
        </w:div>
        <w:div w:id="1945306061">
          <w:marLeft w:val="480"/>
          <w:marRight w:val="0"/>
          <w:marTop w:val="0"/>
          <w:marBottom w:val="0"/>
          <w:divBdr>
            <w:top w:val="none" w:sz="0" w:space="0" w:color="auto"/>
            <w:left w:val="none" w:sz="0" w:space="0" w:color="auto"/>
            <w:bottom w:val="none" w:sz="0" w:space="0" w:color="auto"/>
            <w:right w:val="none" w:sz="0" w:space="0" w:color="auto"/>
          </w:divBdr>
        </w:div>
        <w:div w:id="2002074773">
          <w:marLeft w:val="480"/>
          <w:marRight w:val="0"/>
          <w:marTop w:val="0"/>
          <w:marBottom w:val="0"/>
          <w:divBdr>
            <w:top w:val="none" w:sz="0" w:space="0" w:color="auto"/>
            <w:left w:val="none" w:sz="0" w:space="0" w:color="auto"/>
            <w:bottom w:val="none" w:sz="0" w:space="0" w:color="auto"/>
            <w:right w:val="none" w:sz="0" w:space="0" w:color="auto"/>
          </w:divBdr>
        </w:div>
        <w:div w:id="2003656165">
          <w:marLeft w:val="480"/>
          <w:marRight w:val="0"/>
          <w:marTop w:val="0"/>
          <w:marBottom w:val="0"/>
          <w:divBdr>
            <w:top w:val="none" w:sz="0" w:space="0" w:color="auto"/>
            <w:left w:val="none" w:sz="0" w:space="0" w:color="auto"/>
            <w:bottom w:val="none" w:sz="0" w:space="0" w:color="auto"/>
            <w:right w:val="none" w:sz="0" w:space="0" w:color="auto"/>
          </w:divBdr>
        </w:div>
        <w:div w:id="2033607730">
          <w:marLeft w:val="480"/>
          <w:marRight w:val="0"/>
          <w:marTop w:val="0"/>
          <w:marBottom w:val="0"/>
          <w:divBdr>
            <w:top w:val="none" w:sz="0" w:space="0" w:color="auto"/>
            <w:left w:val="none" w:sz="0" w:space="0" w:color="auto"/>
            <w:bottom w:val="none" w:sz="0" w:space="0" w:color="auto"/>
            <w:right w:val="none" w:sz="0" w:space="0" w:color="auto"/>
          </w:divBdr>
        </w:div>
        <w:div w:id="2052530080">
          <w:marLeft w:val="480"/>
          <w:marRight w:val="0"/>
          <w:marTop w:val="0"/>
          <w:marBottom w:val="0"/>
          <w:divBdr>
            <w:top w:val="none" w:sz="0" w:space="0" w:color="auto"/>
            <w:left w:val="none" w:sz="0" w:space="0" w:color="auto"/>
            <w:bottom w:val="none" w:sz="0" w:space="0" w:color="auto"/>
            <w:right w:val="none" w:sz="0" w:space="0" w:color="auto"/>
          </w:divBdr>
        </w:div>
        <w:div w:id="2088573135">
          <w:marLeft w:val="480"/>
          <w:marRight w:val="0"/>
          <w:marTop w:val="0"/>
          <w:marBottom w:val="0"/>
          <w:divBdr>
            <w:top w:val="none" w:sz="0" w:space="0" w:color="auto"/>
            <w:left w:val="none" w:sz="0" w:space="0" w:color="auto"/>
            <w:bottom w:val="none" w:sz="0" w:space="0" w:color="auto"/>
            <w:right w:val="none" w:sz="0" w:space="0" w:color="auto"/>
          </w:divBdr>
        </w:div>
        <w:div w:id="2090685741">
          <w:marLeft w:val="480"/>
          <w:marRight w:val="0"/>
          <w:marTop w:val="0"/>
          <w:marBottom w:val="0"/>
          <w:divBdr>
            <w:top w:val="none" w:sz="0" w:space="0" w:color="auto"/>
            <w:left w:val="none" w:sz="0" w:space="0" w:color="auto"/>
            <w:bottom w:val="none" w:sz="0" w:space="0" w:color="auto"/>
            <w:right w:val="none" w:sz="0" w:space="0" w:color="auto"/>
          </w:divBdr>
        </w:div>
        <w:div w:id="2127967355">
          <w:marLeft w:val="480"/>
          <w:marRight w:val="0"/>
          <w:marTop w:val="0"/>
          <w:marBottom w:val="0"/>
          <w:divBdr>
            <w:top w:val="none" w:sz="0" w:space="0" w:color="auto"/>
            <w:left w:val="none" w:sz="0" w:space="0" w:color="auto"/>
            <w:bottom w:val="none" w:sz="0" w:space="0" w:color="auto"/>
            <w:right w:val="none" w:sz="0" w:space="0" w:color="auto"/>
          </w:divBdr>
        </w:div>
        <w:div w:id="2138378035">
          <w:marLeft w:val="480"/>
          <w:marRight w:val="0"/>
          <w:marTop w:val="0"/>
          <w:marBottom w:val="0"/>
          <w:divBdr>
            <w:top w:val="none" w:sz="0" w:space="0" w:color="auto"/>
            <w:left w:val="none" w:sz="0" w:space="0" w:color="auto"/>
            <w:bottom w:val="none" w:sz="0" w:space="0" w:color="auto"/>
            <w:right w:val="none" w:sz="0" w:space="0" w:color="auto"/>
          </w:divBdr>
        </w:div>
      </w:divsChild>
    </w:div>
    <w:div w:id="437256874">
      <w:bodyDiv w:val="1"/>
      <w:marLeft w:val="0"/>
      <w:marRight w:val="0"/>
      <w:marTop w:val="0"/>
      <w:marBottom w:val="0"/>
      <w:divBdr>
        <w:top w:val="none" w:sz="0" w:space="0" w:color="auto"/>
        <w:left w:val="none" w:sz="0" w:space="0" w:color="auto"/>
        <w:bottom w:val="none" w:sz="0" w:space="0" w:color="auto"/>
        <w:right w:val="none" w:sz="0" w:space="0" w:color="auto"/>
      </w:divBdr>
      <w:divsChild>
        <w:div w:id="28997255">
          <w:marLeft w:val="480"/>
          <w:marRight w:val="0"/>
          <w:marTop w:val="0"/>
          <w:marBottom w:val="0"/>
          <w:divBdr>
            <w:top w:val="none" w:sz="0" w:space="0" w:color="auto"/>
            <w:left w:val="none" w:sz="0" w:space="0" w:color="auto"/>
            <w:bottom w:val="none" w:sz="0" w:space="0" w:color="auto"/>
            <w:right w:val="none" w:sz="0" w:space="0" w:color="auto"/>
          </w:divBdr>
        </w:div>
        <w:div w:id="30545208">
          <w:marLeft w:val="480"/>
          <w:marRight w:val="0"/>
          <w:marTop w:val="0"/>
          <w:marBottom w:val="0"/>
          <w:divBdr>
            <w:top w:val="none" w:sz="0" w:space="0" w:color="auto"/>
            <w:left w:val="none" w:sz="0" w:space="0" w:color="auto"/>
            <w:bottom w:val="none" w:sz="0" w:space="0" w:color="auto"/>
            <w:right w:val="none" w:sz="0" w:space="0" w:color="auto"/>
          </w:divBdr>
        </w:div>
        <w:div w:id="83231868">
          <w:marLeft w:val="480"/>
          <w:marRight w:val="0"/>
          <w:marTop w:val="0"/>
          <w:marBottom w:val="0"/>
          <w:divBdr>
            <w:top w:val="none" w:sz="0" w:space="0" w:color="auto"/>
            <w:left w:val="none" w:sz="0" w:space="0" w:color="auto"/>
            <w:bottom w:val="none" w:sz="0" w:space="0" w:color="auto"/>
            <w:right w:val="none" w:sz="0" w:space="0" w:color="auto"/>
          </w:divBdr>
        </w:div>
        <w:div w:id="102772902">
          <w:marLeft w:val="480"/>
          <w:marRight w:val="0"/>
          <w:marTop w:val="0"/>
          <w:marBottom w:val="0"/>
          <w:divBdr>
            <w:top w:val="none" w:sz="0" w:space="0" w:color="auto"/>
            <w:left w:val="none" w:sz="0" w:space="0" w:color="auto"/>
            <w:bottom w:val="none" w:sz="0" w:space="0" w:color="auto"/>
            <w:right w:val="none" w:sz="0" w:space="0" w:color="auto"/>
          </w:divBdr>
        </w:div>
        <w:div w:id="183373058">
          <w:marLeft w:val="480"/>
          <w:marRight w:val="0"/>
          <w:marTop w:val="0"/>
          <w:marBottom w:val="0"/>
          <w:divBdr>
            <w:top w:val="none" w:sz="0" w:space="0" w:color="auto"/>
            <w:left w:val="none" w:sz="0" w:space="0" w:color="auto"/>
            <w:bottom w:val="none" w:sz="0" w:space="0" w:color="auto"/>
            <w:right w:val="none" w:sz="0" w:space="0" w:color="auto"/>
          </w:divBdr>
        </w:div>
        <w:div w:id="207567106">
          <w:marLeft w:val="480"/>
          <w:marRight w:val="0"/>
          <w:marTop w:val="0"/>
          <w:marBottom w:val="0"/>
          <w:divBdr>
            <w:top w:val="none" w:sz="0" w:space="0" w:color="auto"/>
            <w:left w:val="none" w:sz="0" w:space="0" w:color="auto"/>
            <w:bottom w:val="none" w:sz="0" w:space="0" w:color="auto"/>
            <w:right w:val="none" w:sz="0" w:space="0" w:color="auto"/>
          </w:divBdr>
        </w:div>
        <w:div w:id="224725035">
          <w:marLeft w:val="480"/>
          <w:marRight w:val="0"/>
          <w:marTop w:val="0"/>
          <w:marBottom w:val="0"/>
          <w:divBdr>
            <w:top w:val="none" w:sz="0" w:space="0" w:color="auto"/>
            <w:left w:val="none" w:sz="0" w:space="0" w:color="auto"/>
            <w:bottom w:val="none" w:sz="0" w:space="0" w:color="auto"/>
            <w:right w:val="none" w:sz="0" w:space="0" w:color="auto"/>
          </w:divBdr>
        </w:div>
        <w:div w:id="234586026">
          <w:marLeft w:val="480"/>
          <w:marRight w:val="0"/>
          <w:marTop w:val="0"/>
          <w:marBottom w:val="0"/>
          <w:divBdr>
            <w:top w:val="none" w:sz="0" w:space="0" w:color="auto"/>
            <w:left w:val="none" w:sz="0" w:space="0" w:color="auto"/>
            <w:bottom w:val="none" w:sz="0" w:space="0" w:color="auto"/>
            <w:right w:val="none" w:sz="0" w:space="0" w:color="auto"/>
          </w:divBdr>
        </w:div>
        <w:div w:id="263654318">
          <w:marLeft w:val="480"/>
          <w:marRight w:val="0"/>
          <w:marTop w:val="0"/>
          <w:marBottom w:val="0"/>
          <w:divBdr>
            <w:top w:val="none" w:sz="0" w:space="0" w:color="auto"/>
            <w:left w:val="none" w:sz="0" w:space="0" w:color="auto"/>
            <w:bottom w:val="none" w:sz="0" w:space="0" w:color="auto"/>
            <w:right w:val="none" w:sz="0" w:space="0" w:color="auto"/>
          </w:divBdr>
        </w:div>
        <w:div w:id="271321669">
          <w:marLeft w:val="480"/>
          <w:marRight w:val="0"/>
          <w:marTop w:val="0"/>
          <w:marBottom w:val="0"/>
          <w:divBdr>
            <w:top w:val="none" w:sz="0" w:space="0" w:color="auto"/>
            <w:left w:val="none" w:sz="0" w:space="0" w:color="auto"/>
            <w:bottom w:val="none" w:sz="0" w:space="0" w:color="auto"/>
            <w:right w:val="none" w:sz="0" w:space="0" w:color="auto"/>
          </w:divBdr>
        </w:div>
        <w:div w:id="304435487">
          <w:marLeft w:val="480"/>
          <w:marRight w:val="0"/>
          <w:marTop w:val="0"/>
          <w:marBottom w:val="0"/>
          <w:divBdr>
            <w:top w:val="none" w:sz="0" w:space="0" w:color="auto"/>
            <w:left w:val="none" w:sz="0" w:space="0" w:color="auto"/>
            <w:bottom w:val="none" w:sz="0" w:space="0" w:color="auto"/>
            <w:right w:val="none" w:sz="0" w:space="0" w:color="auto"/>
          </w:divBdr>
        </w:div>
        <w:div w:id="328559736">
          <w:marLeft w:val="480"/>
          <w:marRight w:val="0"/>
          <w:marTop w:val="0"/>
          <w:marBottom w:val="0"/>
          <w:divBdr>
            <w:top w:val="none" w:sz="0" w:space="0" w:color="auto"/>
            <w:left w:val="none" w:sz="0" w:space="0" w:color="auto"/>
            <w:bottom w:val="none" w:sz="0" w:space="0" w:color="auto"/>
            <w:right w:val="none" w:sz="0" w:space="0" w:color="auto"/>
          </w:divBdr>
        </w:div>
        <w:div w:id="360862213">
          <w:marLeft w:val="480"/>
          <w:marRight w:val="0"/>
          <w:marTop w:val="0"/>
          <w:marBottom w:val="0"/>
          <w:divBdr>
            <w:top w:val="none" w:sz="0" w:space="0" w:color="auto"/>
            <w:left w:val="none" w:sz="0" w:space="0" w:color="auto"/>
            <w:bottom w:val="none" w:sz="0" w:space="0" w:color="auto"/>
            <w:right w:val="none" w:sz="0" w:space="0" w:color="auto"/>
          </w:divBdr>
        </w:div>
        <w:div w:id="364213171">
          <w:marLeft w:val="480"/>
          <w:marRight w:val="0"/>
          <w:marTop w:val="0"/>
          <w:marBottom w:val="0"/>
          <w:divBdr>
            <w:top w:val="none" w:sz="0" w:space="0" w:color="auto"/>
            <w:left w:val="none" w:sz="0" w:space="0" w:color="auto"/>
            <w:bottom w:val="none" w:sz="0" w:space="0" w:color="auto"/>
            <w:right w:val="none" w:sz="0" w:space="0" w:color="auto"/>
          </w:divBdr>
        </w:div>
        <w:div w:id="364868743">
          <w:marLeft w:val="480"/>
          <w:marRight w:val="0"/>
          <w:marTop w:val="0"/>
          <w:marBottom w:val="0"/>
          <w:divBdr>
            <w:top w:val="none" w:sz="0" w:space="0" w:color="auto"/>
            <w:left w:val="none" w:sz="0" w:space="0" w:color="auto"/>
            <w:bottom w:val="none" w:sz="0" w:space="0" w:color="auto"/>
            <w:right w:val="none" w:sz="0" w:space="0" w:color="auto"/>
          </w:divBdr>
        </w:div>
        <w:div w:id="368916488">
          <w:marLeft w:val="480"/>
          <w:marRight w:val="0"/>
          <w:marTop w:val="0"/>
          <w:marBottom w:val="0"/>
          <w:divBdr>
            <w:top w:val="none" w:sz="0" w:space="0" w:color="auto"/>
            <w:left w:val="none" w:sz="0" w:space="0" w:color="auto"/>
            <w:bottom w:val="none" w:sz="0" w:space="0" w:color="auto"/>
            <w:right w:val="none" w:sz="0" w:space="0" w:color="auto"/>
          </w:divBdr>
        </w:div>
        <w:div w:id="374088714">
          <w:marLeft w:val="480"/>
          <w:marRight w:val="0"/>
          <w:marTop w:val="0"/>
          <w:marBottom w:val="0"/>
          <w:divBdr>
            <w:top w:val="none" w:sz="0" w:space="0" w:color="auto"/>
            <w:left w:val="none" w:sz="0" w:space="0" w:color="auto"/>
            <w:bottom w:val="none" w:sz="0" w:space="0" w:color="auto"/>
            <w:right w:val="none" w:sz="0" w:space="0" w:color="auto"/>
          </w:divBdr>
        </w:div>
        <w:div w:id="375667057">
          <w:marLeft w:val="480"/>
          <w:marRight w:val="0"/>
          <w:marTop w:val="0"/>
          <w:marBottom w:val="0"/>
          <w:divBdr>
            <w:top w:val="none" w:sz="0" w:space="0" w:color="auto"/>
            <w:left w:val="none" w:sz="0" w:space="0" w:color="auto"/>
            <w:bottom w:val="none" w:sz="0" w:space="0" w:color="auto"/>
            <w:right w:val="none" w:sz="0" w:space="0" w:color="auto"/>
          </w:divBdr>
        </w:div>
        <w:div w:id="397241116">
          <w:marLeft w:val="480"/>
          <w:marRight w:val="0"/>
          <w:marTop w:val="0"/>
          <w:marBottom w:val="0"/>
          <w:divBdr>
            <w:top w:val="none" w:sz="0" w:space="0" w:color="auto"/>
            <w:left w:val="none" w:sz="0" w:space="0" w:color="auto"/>
            <w:bottom w:val="none" w:sz="0" w:space="0" w:color="auto"/>
            <w:right w:val="none" w:sz="0" w:space="0" w:color="auto"/>
          </w:divBdr>
        </w:div>
        <w:div w:id="466167968">
          <w:marLeft w:val="480"/>
          <w:marRight w:val="0"/>
          <w:marTop w:val="0"/>
          <w:marBottom w:val="0"/>
          <w:divBdr>
            <w:top w:val="none" w:sz="0" w:space="0" w:color="auto"/>
            <w:left w:val="none" w:sz="0" w:space="0" w:color="auto"/>
            <w:bottom w:val="none" w:sz="0" w:space="0" w:color="auto"/>
            <w:right w:val="none" w:sz="0" w:space="0" w:color="auto"/>
          </w:divBdr>
        </w:div>
        <w:div w:id="474682963">
          <w:marLeft w:val="480"/>
          <w:marRight w:val="0"/>
          <w:marTop w:val="0"/>
          <w:marBottom w:val="0"/>
          <w:divBdr>
            <w:top w:val="none" w:sz="0" w:space="0" w:color="auto"/>
            <w:left w:val="none" w:sz="0" w:space="0" w:color="auto"/>
            <w:bottom w:val="none" w:sz="0" w:space="0" w:color="auto"/>
            <w:right w:val="none" w:sz="0" w:space="0" w:color="auto"/>
          </w:divBdr>
        </w:div>
        <w:div w:id="501435696">
          <w:marLeft w:val="480"/>
          <w:marRight w:val="0"/>
          <w:marTop w:val="0"/>
          <w:marBottom w:val="0"/>
          <w:divBdr>
            <w:top w:val="none" w:sz="0" w:space="0" w:color="auto"/>
            <w:left w:val="none" w:sz="0" w:space="0" w:color="auto"/>
            <w:bottom w:val="none" w:sz="0" w:space="0" w:color="auto"/>
            <w:right w:val="none" w:sz="0" w:space="0" w:color="auto"/>
          </w:divBdr>
        </w:div>
        <w:div w:id="514223760">
          <w:marLeft w:val="480"/>
          <w:marRight w:val="0"/>
          <w:marTop w:val="0"/>
          <w:marBottom w:val="0"/>
          <w:divBdr>
            <w:top w:val="none" w:sz="0" w:space="0" w:color="auto"/>
            <w:left w:val="none" w:sz="0" w:space="0" w:color="auto"/>
            <w:bottom w:val="none" w:sz="0" w:space="0" w:color="auto"/>
            <w:right w:val="none" w:sz="0" w:space="0" w:color="auto"/>
          </w:divBdr>
        </w:div>
        <w:div w:id="560337054">
          <w:marLeft w:val="480"/>
          <w:marRight w:val="0"/>
          <w:marTop w:val="0"/>
          <w:marBottom w:val="0"/>
          <w:divBdr>
            <w:top w:val="none" w:sz="0" w:space="0" w:color="auto"/>
            <w:left w:val="none" w:sz="0" w:space="0" w:color="auto"/>
            <w:bottom w:val="none" w:sz="0" w:space="0" w:color="auto"/>
            <w:right w:val="none" w:sz="0" w:space="0" w:color="auto"/>
          </w:divBdr>
        </w:div>
        <w:div w:id="560675784">
          <w:marLeft w:val="480"/>
          <w:marRight w:val="0"/>
          <w:marTop w:val="0"/>
          <w:marBottom w:val="0"/>
          <w:divBdr>
            <w:top w:val="none" w:sz="0" w:space="0" w:color="auto"/>
            <w:left w:val="none" w:sz="0" w:space="0" w:color="auto"/>
            <w:bottom w:val="none" w:sz="0" w:space="0" w:color="auto"/>
            <w:right w:val="none" w:sz="0" w:space="0" w:color="auto"/>
          </w:divBdr>
        </w:div>
        <w:div w:id="563566951">
          <w:marLeft w:val="480"/>
          <w:marRight w:val="0"/>
          <w:marTop w:val="0"/>
          <w:marBottom w:val="0"/>
          <w:divBdr>
            <w:top w:val="none" w:sz="0" w:space="0" w:color="auto"/>
            <w:left w:val="none" w:sz="0" w:space="0" w:color="auto"/>
            <w:bottom w:val="none" w:sz="0" w:space="0" w:color="auto"/>
            <w:right w:val="none" w:sz="0" w:space="0" w:color="auto"/>
          </w:divBdr>
        </w:div>
        <w:div w:id="614019488">
          <w:marLeft w:val="480"/>
          <w:marRight w:val="0"/>
          <w:marTop w:val="0"/>
          <w:marBottom w:val="0"/>
          <w:divBdr>
            <w:top w:val="none" w:sz="0" w:space="0" w:color="auto"/>
            <w:left w:val="none" w:sz="0" w:space="0" w:color="auto"/>
            <w:bottom w:val="none" w:sz="0" w:space="0" w:color="auto"/>
            <w:right w:val="none" w:sz="0" w:space="0" w:color="auto"/>
          </w:divBdr>
        </w:div>
        <w:div w:id="665985305">
          <w:marLeft w:val="480"/>
          <w:marRight w:val="0"/>
          <w:marTop w:val="0"/>
          <w:marBottom w:val="0"/>
          <w:divBdr>
            <w:top w:val="none" w:sz="0" w:space="0" w:color="auto"/>
            <w:left w:val="none" w:sz="0" w:space="0" w:color="auto"/>
            <w:bottom w:val="none" w:sz="0" w:space="0" w:color="auto"/>
            <w:right w:val="none" w:sz="0" w:space="0" w:color="auto"/>
          </w:divBdr>
        </w:div>
        <w:div w:id="681711915">
          <w:marLeft w:val="480"/>
          <w:marRight w:val="0"/>
          <w:marTop w:val="0"/>
          <w:marBottom w:val="0"/>
          <w:divBdr>
            <w:top w:val="none" w:sz="0" w:space="0" w:color="auto"/>
            <w:left w:val="none" w:sz="0" w:space="0" w:color="auto"/>
            <w:bottom w:val="none" w:sz="0" w:space="0" w:color="auto"/>
            <w:right w:val="none" w:sz="0" w:space="0" w:color="auto"/>
          </w:divBdr>
        </w:div>
        <w:div w:id="709496400">
          <w:marLeft w:val="480"/>
          <w:marRight w:val="0"/>
          <w:marTop w:val="0"/>
          <w:marBottom w:val="0"/>
          <w:divBdr>
            <w:top w:val="none" w:sz="0" w:space="0" w:color="auto"/>
            <w:left w:val="none" w:sz="0" w:space="0" w:color="auto"/>
            <w:bottom w:val="none" w:sz="0" w:space="0" w:color="auto"/>
            <w:right w:val="none" w:sz="0" w:space="0" w:color="auto"/>
          </w:divBdr>
        </w:div>
        <w:div w:id="770245088">
          <w:marLeft w:val="480"/>
          <w:marRight w:val="0"/>
          <w:marTop w:val="0"/>
          <w:marBottom w:val="0"/>
          <w:divBdr>
            <w:top w:val="none" w:sz="0" w:space="0" w:color="auto"/>
            <w:left w:val="none" w:sz="0" w:space="0" w:color="auto"/>
            <w:bottom w:val="none" w:sz="0" w:space="0" w:color="auto"/>
            <w:right w:val="none" w:sz="0" w:space="0" w:color="auto"/>
          </w:divBdr>
        </w:div>
        <w:div w:id="802574317">
          <w:marLeft w:val="480"/>
          <w:marRight w:val="0"/>
          <w:marTop w:val="0"/>
          <w:marBottom w:val="0"/>
          <w:divBdr>
            <w:top w:val="none" w:sz="0" w:space="0" w:color="auto"/>
            <w:left w:val="none" w:sz="0" w:space="0" w:color="auto"/>
            <w:bottom w:val="none" w:sz="0" w:space="0" w:color="auto"/>
            <w:right w:val="none" w:sz="0" w:space="0" w:color="auto"/>
          </w:divBdr>
        </w:div>
        <w:div w:id="842819346">
          <w:marLeft w:val="480"/>
          <w:marRight w:val="0"/>
          <w:marTop w:val="0"/>
          <w:marBottom w:val="0"/>
          <w:divBdr>
            <w:top w:val="none" w:sz="0" w:space="0" w:color="auto"/>
            <w:left w:val="none" w:sz="0" w:space="0" w:color="auto"/>
            <w:bottom w:val="none" w:sz="0" w:space="0" w:color="auto"/>
            <w:right w:val="none" w:sz="0" w:space="0" w:color="auto"/>
          </w:divBdr>
        </w:div>
        <w:div w:id="903368918">
          <w:marLeft w:val="480"/>
          <w:marRight w:val="0"/>
          <w:marTop w:val="0"/>
          <w:marBottom w:val="0"/>
          <w:divBdr>
            <w:top w:val="none" w:sz="0" w:space="0" w:color="auto"/>
            <w:left w:val="none" w:sz="0" w:space="0" w:color="auto"/>
            <w:bottom w:val="none" w:sz="0" w:space="0" w:color="auto"/>
            <w:right w:val="none" w:sz="0" w:space="0" w:color="auto"/>
          </w:divBdr>
        </w:div>
        <w:div w:id="904953555">
          <w:marLeft w:val="480"/>
          <w:marRight w:val="0"/>
          <w:marTop w:val="0"/>
          <w:marBottom w:val="0"/>
          <w:divBdr>
            <w:top w:val="none" w:sz="0" w:space="0" w:color="auto"/>
            <w:left w:val="none" w:sz="0" w:space="0" w:color="auto"/>
            <w:bottom w:val="none" w:sz="0" w:space="0" w:color="auto"/>
            <w:right w:val="none" w:sz="0" w:space="0" w:color="auto"/>
          </w:divBdr>
        </w:div>
        <w:div w:id="965282773">
          <w:marLeft w:val="480"/>
          <w:marRight w:val="0"/>
          <w:marTop w:val="0"/>
          <w:marBottom w:val="0"/>
          <w:divBdr>
            <w:top w:val="none" w:sz="0" w:space="0" w:color="auto"/>
            <w:left w:val="none" w:sz="0" w:space="0" w:color="auto"/>
            <w:bottom w:val="none" w:sz="0" w:space="0" w:color="auto"/>
            <w:right w:val="none" w:sz="0" w:space="0" w:color="auto"/>
          </w:divBdr>
        </w:div>
        <w:div w:id="982582023">
          <w:marLeft w:val="480"/>
          <w:marRight w:val="0"/>
          <w:marTop w:val="0"/>
          <w:marBottom w:val="0"/>
          <w:divBdr>
            <w:top w:val="none" w:sz="0" w:space="0" w:color="auto"/>
            <w:left w:val="none" w:sz="0" w:space="0" w:color="auto"/>
            <w:bottom w:val="none" w:sz="0" w:space="0" w:color="auto"/>
            <w:right w:val="none" w:sz="0" w:space="0" w:color="auto"/>
          </w:divBdr>
        </w:div>
        <w:div w:id="989599564">
          <w:marLeft w:val="480"/>
          <w:marRight w:val="0"/>
          <w:marTop w:val="0"/>
          <w:marBottom w:val="0"/>
          <w:divBdr>
            <w:top w:val="none" w:sz="0" w:space="0" w:color="auto"/>
            <w:left w:val="none" w:sz="0" w:space="0" w:color="auto"/>
            <w:bottom w:val="none" w:sz="0" w:space="0" w:color="auto"/>
            <w:right w:val="none" w:sz="0" w:space="0" w:color="auto"/>
          </w:divBdr>
        </w:div>
        <w:div w:id="1044525847">
          <w:marLeft w:val="480"/>
          <w:marRight w:val="0"/>
          <w:marTop w:val="0"/>
          <w:marBottom w:val="0"/>
          <w:divBdr>
            <w:top w:val="none" w:sz="0" w:space="0" w:color="auto"/>
            <w:left w:val="none" w:sz="0" w:space="0" w:color="auto"/>
            <w:bottom w:val="none" w:sz="0" w:space="0" w:color="auto"/>
            <w:right w:val="none" w:sz="0" w:space="0" w:color="auto"/>
          </w:divBdr>
        </w:div>
        <w:div w:id="1090538641">
          <w:marLeft w:val="480"/>
          <w:marRight w:val="0"/>
          <w:marTop w:val="0"/>
          <w:marBottom w:val="0"/>
          <w:divBdr>
            <w:top w:val="none" w:sz="0" w:space="0" w:color="auto"/>
            <w:left w:val="none" w:sz="0" w:space="0" w:color="auto"/>
            <w:bottom w:val="none" w:sz="0" w:space="0" w:color="auto"/>
            <w:right w:val="none" w:sz="0" w:space="0" w:color="auto"/>
          </w:divBdr>
        </w:div>
        <w:div w:id="1138644820">
          <w:marLeft w:val="480"/>
          <w:marRight w:val="0"/>
          <w:marTop w:val="0"/>
          <w:marBottom w:val="0"/>
          <w:divBdr>
            <w:top w:val="none" w:sz="0" w:space="0" w:color="auto"/>
            <w:left w:val="none" w:sz="0" w:space="0" w:color="auto"/>
            <w:bottom w:val="none" w:sz="0" w:space="0" w:color="auto"/>
            <w:right w:val="none" w:sz="0" w:space="0" w:color="auto"/>
          </w:divBdr>
        </w:div>
        <w:div w:id="1203131922">
          <w:marLeft w:val="480"/>
          <w:marRight w:val="0"/>
          <w:marTop w:val="0"/>
          <w:marBottom w:val="0"/>
          <w:divBdr>
            <w:top w:val="none" w:sz="0" w:space="0" w:color="auto"/>
            <w:left w:val="none" w:sz="0" w:space="0" w:color="auto"/>
            <w:bottom w:val="none" w:sz="0" w:space="0" w:color="auto"/>
            <w:right w:val="none" w:sz="0" w:space="0" w:color="auto"/>
          </w:divBdr>
        </w:div>
        <w:div w:id="1216770480">
          <w:marLeft w:val="480"/>
          <w:marRight w:val="0"/>
          <w:marTop w:val="0"/>
          <w:marBottom w:val="0"/>
          <w:divBdr>
            <w:top w:val="none" w:sz="0" w:space="0" w:color="auto"/>
            <w:left w:val="none" w:sz="0" w:space="0" w:color="auto"/>
            <w:bottom w:val="none" w:sz="0" w:space="0" w:color="auto"/>
            <w:right w:val="none" w:sz="0" w:space="0" w:color="auto"/>
          </w:divBdr>
        </w:div>
        <w:div w:id="1328099276">
          <w:marLeft w:val="480"/>
          <w:marRight w:val="0"/>
          <w:marTop w:val="0"/>
          <w:marBottom w:val="0"/>
          <w:divBdr>
            <w:top w:val="none" w:sz="0" w:space="0" w:color="auto"/>
            <w:left w:val="none" w:sz="0" w:space="0" w:color="auto"/>
            <w:bottom w:val="none" w:sz="0" w:space="0" w:color="auto"/>
            <w:right w:val="none" w:sz="0" w:space="0" w:color="auto"/>
          </w:divBdr>
        </w:div>
        <w:div w:id="1336686808">
          <w:marLeft w:val="480"/>
          <w:marRight w:val="0"/>
          <w:marTop w:val="0"/>
          <w:marBottom w:val="0"/>
          <w:divBdr>
            <w:top w:val="none" w:sz="0" w:space="0" w:color="auto"/>
            <w:left w:val="none" w:sz="0" w:space="0" w:color="auto"/>
            <w:bottom w:val="none" w:sz="0" w:space="0" w:color="auto"/>
            <w:right w:val="none" w:sz="0" w:space="0" w:color="auto"/>
          </w:divBdr>
        </w:div>
        <w:div w:id="1338114152">
          <w:marLeft w:val="480"/>
          <w:marRight w:val="0"/>
          <w:marTop w:val="0"/>
          <w:marBottom w:val="0"/>
          <w:divBdr>
            <w:top w:val="none" w:sz="0" w:space="0" w:color="auto"/>
            <w:left w:val="none" w:sz="0" w:space="0" w:color="auto"/>
            <w:bottom w:val="none" w:sz="0" w:space="0" w:color="auto"/>
            <w:right w:val="none" w:sz="0" w:space="0" w:color="auto"/>
          </w:divBdr>
        </w:div>
        <w:div w:id="1342314827">
          <w:marLeft w:val="480"/>
          <w:marRight w:val="0"/>
          <w:marTop w:val="0"/>
          <w:marBottom w:val="0"/>
          <w:divBdr>
            <w:top w:val="none" w:sz="0" w:space="0" w:color="auto"/>
            <w:left w:val="none" w:sz="0" w:space="0" w:color="auto"/>
            <w:bottom w:val="none" w:sz="0" w:space="0" w:color="auto"/>
            <w:right w:val="none" w:sz="0" w:space="0" w:color="auto"/>
          </w:divBdr>
        </w:div>
        <w:div w:id="1344284890">
          <w:marLeft w:val="480"/>
          <w:marRight w:val="0"/>
          <w:marTop w:val="0"/>
          <w:marBottom w:val="0"/>
          <w:divBdr>
            <w:top w:val="none" w:sz="0" w:space="0" w:color="auto"/>
            <w:left w:val="none" w:sz="0" w:space="0" w:color="auto"/>
            <w:bottom w:val="none" w:sz="0" w:space="0" w:color="auto"/>
            <w:right w:val="none" w:sz="0" w:space="0" w:color="auto"/>
          </w:divBdr>
        </w:div>
        <w:div w:id="1351764207">
          <w:marLeft w:val="480"/>
          <w:marRight w:val="0"/>
          <w:marTop w:val="0"/>
          <w:marBottom w:val="0"/>
          <w:divBdr>
            <w:top w:val="none" w:sz="0" w:space="0" w:color="auto"/>
            <w:left w:val="none" w:sz="0" w:space="0" w:color="auto"/>
            <w:bottom w:val="none" w:sz="0" w:space="0" w:color="auto"/>
            <w:right w:val="none" w:sz="0" w:space="0" w:color="auto"/>
          </w:divBdr>
        </w:div>
        <w:div w:id="1359550630">
          <w:marLeft w:val="480"/>
          <w:marRight w:val="0"/>
          <w:marTop w:val="0"/>
          <w:marBottom w:val="0"/>
          <w:divBdr>
            <w:top w:val="none" w:sz="0" w:space="0" w:color="auto"/>
            <w:left w:val="none" w:sz="0" w:space="0" w:color="auto"/>
            <w:bottom w:val="none" w:sz="0" w:space="0" w:color="auto"/>
            <w:right w:val="none" w:sz="0" w:space="0" w:color="auto"/>
          </w:divBdr>
        </w:div>
        <w:div w:id="1378779102">
          <w:marLeft w:val="480"/>
          <w:marRight w:val="0"/>
          <w:marTop w:val="0"/>
          <w:marBottom w:val="0"/>
          <w:divBdr>
            <w:top w:val="none" w:sz="0" w:space="0" w:color="auto"/>
            <w:left w:val="none" w:sz="0" w:space="0" w:color="auto"/>
            <w:bottom w:val="none" w:sz="0" w:space="0" w:color="auto"/>
            <w:right w:val="none" w:sz="0" w:space="0" w:color="auto"/>
          </w:divBdr>
        </w:div>
        <w:div w:id="1407604784">
          <w:marLeft w:val="480"/>
          <w:marRight w:val="0"/>
          <w:marTop w:val="0"/>
          <w:marBottom w:val="0"/>
          <w:divBdr>
            <w:top w:val="none" w:sz="0" w:space="0" w:color="auto"/>
            <w:left w:val="none" w:sz="0" w:space="0" w:color="auto"/>
            <w:bottom w:val="none" w:sz="0" w:space="0" w:color="auto"/>
            <w:right w:val="none" w:sz="0" w:space="0" w:color="auto"/>
          </w:divBdr>
        </w:div>
        <w:div w:id="1410300060">
          <w:marLeft w:val="480"/>
          <w:marRight w:val="0"/>
          <w:marTop w:val="0"/>
          <w:marBottom w:val="0"/>
          <w:divBdr>
            <w:top w:val="none" w:sz="0" w:space="0" w:color="auto"/>
            <w:left w:val="none" w:sz="0" w:space="0" w:color="auto"/>
            <w:bottom w:val="none" w:sz="0" w:space="0" w:color="auto"/>
            <w:right w:val="none" w:sz="0" w:space="0" w:color="auto"/>
          </w:divBdr>
        </w:div>
        <w:div w:id="1411535440">
          <w:marLeft w:val="480"/>
          <w:marRight w:val="0"/>
          <w:marTop w:val="0"/>
          <w:marBottom w:val="0"/>
          <w:divBdr>
            <w:top w:val="none" w:sz="0" w:space="0" w:color="auto"/>
            <w:left w:val="none" w:sz="0" w:space="0" w:color="auto"/>
            <w:bottom w:val="none" w:sz="0" w:space="0" w:color="auto"/>
            <w:right w:val="none" w:sz="0" w:space="0" w:color="auto"/>
          </w:divBdr>
        </w:div>
        <w:div w:id="1426531948">
          <w:marLeft w:val="480"/>
          <w:marRight w:val="0"/>
          <w:marTop w:val="0"/>
          <w:marBottom w:val="0"/>
          <w:divBdr>
            <w:top w:val="none" w:sz="0" w:space="0" w:color="auto"/>
            <w:left w:val="none" w:sz="0" w:space="0" w:color="auto"/>
            <w:bottom w:val="none" w:sz="0" w:space="0" w:color="auto"/>
            <w:right w:val="none" w:sz="0" w:space="0" w:color="auto"/>
          </w:divBdr>
        </w:div>
        <w:div w:id="1428115458">
          <w:marLeft w:val="480"/>
          <w:marRight w:val="0"/>
          <w:marTop w:val="0"/>
          <w:marBottom w:val="0"/>
          <w:divBdr>
            <w:top w:val="none" w:sz="0" w:space="0" w:color="auto"/>
            <w:left w:val="none" w:sz="0" w:space="0" w:color="auto"/>
            <w:bottom w:val="none" w:sz="0" w:space="0" w:color="auto"/>
            <w:right w:val="none" w:sz="0" w:space="0" w:color="auto"/>
          </w:divBdr>
        </w:div>
        <w:div w:id="1458989562">
          <w:marLeft w:val="480"/>
          <w:marRight w:val="0"/>
          <w:marTop w:val="0"/>
          <w:marBottom w:val="0"/>
          <w:divBdr>
            <w:top w:val="none" w:sz="0" w:space="0" w:color="auto"/>
            <w:left w:val="none" w:sz="0" w:space="0" w:color="auto"/>
            <w:bottom w:val="none" w:sz="0" w:space="0" w:color="auto"/>
            <w:right w:val="none" w:sz="0" w:space="0" w:color="auto"/>
          </w:divBdr>
        </w:div>
        <w:div w:id="1508906052">
          <w:marLeft w:val="480"/>
          <w:marRight w:val="0"/>
          <w:marTop w:val="0"/>
          <w:marBottom w:val="0"/>
          <w:divBdr>
            <w:top w:val="none" w:sz="0" w:space="0" w:color="auto"/>
            <w:left w:val="none" w:sz="0" w:space="0" w:color="auto"/>
            <w:bottom w:val="none" w:sz="0" w:space="0" w:color="auto"/>
            <w:right w:val="none" w:sz="0" w:space="0" w:color="auto"/>
          </w:divBdr>
        </w:div>
        <w:div w:id="1551724275">
          <w:marLeft w:val="480"/>
          <w:marRight w:val="0"/>
          <w:marTop w:val="0"/>
          <w:marBottom w:val="0"/>
          <w:divBdr>
            <w:top w:val="none" w:sz="0" w:space="0" w:color="auto"/>
            <w:left w:val="none" w:sz="0" w:space="0" w:color="auto"/>
            <w:bottom w:val="none" w:sz="0" w:space="0" w:color="auto"/>
            <w:right w:val="none" w:sz="0" w:space="0" w:color="auto"/>
          </w:divBdr>
        </w:div>
        <w:div w:id="1586383431">
          <w:marLeft w:val="480"/>
          <w:marRight w:val="0"/>
          <w:marTop w:val="0"/>
          <w:marBottom w:val="0"/>
          <w:divBdr>
            <w:top w:val="none" w:sz="0" w:space="0" w:color="auto"/>
            <w:left w:val="none" w:sz="0" w:space="0" w:color="auto"/>
            <w:bottom w:val="none" w:sz="0" w:space="0" w:color="auto"/>
            <w:right w:val="none" w:sz="0" w:space="0" w:color="auto"/>
          </w:divBdr>
        </w:div>
        <w:div w:id="1617172070">
          <w:marLeft w:val="480"/>
          <w:marRight w:val="0"/>
          <w:marTop w:val="0"/>
          <w:marBottom w:val="0"/>
          <w:divBdr>
            <w:top w:val="none" w:sz="0" w:space="0" w:color="auto"/>
            <w:left w:val="none" w:sz="0" w:space="0" w:color="auto"/>
            <w:bottom w:val="none" w:sz="0" w:space="0" w:color="auto"/>
            <w:right w:val="none" w:sz="0" w:space="0" w:color="auto"/>
          </w:divBdr>
        </w:div>
        <w:div w:id="1714649425">
          <w:marLeft w:val="480"/>
          <w:marRight w:val="0"/>
          <w:marTop w:val="0"/>
          <w:marBottom w:val="0"/>
          <w:divBdr>
            <w:top w:val="none" w:sz="0" w:space="0" w:color="auto"/>
            <w:left w:val="none" w:sz="0" w:space="0" w:color="auto"/>
            <w:bottom w:val="none" w:sz="0" w:space="0" w:color="auto"/>
            <w:right w:val="none" w:sz="0" w:space="0" w:color="auto"/>
          </w:divBdr>
        </w:div>
        <w:div w:id="1811744996">
          <w:marLeft w:val="480"/>
          <w:marRight w:val="0"/>
          <w:marTop w:val="0"/>
          <w:marBottom w:val="0"/>
          <w:divBdr>
            <w:top w:val="none" w:sz="0" w:space="0" w:color="auto"/>
            <w:left w:val="none" w:sz="0" w:space="0" w:color="auto"/>
            <w:bottom w:val="none" w:sz="0" w:space="0" w:color="auto"/>
            <w:right w:val="none" w:sz="0" w:space="0" w:color="auto"/>
          </w:divBdr>
        </w:div>
        <w:div w:id="1869752555">
          <w:marLeft w:val="480"/>
          <w:marRight w:val="0"/>
          <w:marTop w:val="0"/>
          <w:marBottom w:val="0"/>
          <w:divBdr>
            <w:top w:val="none" w:sz="0" w:space="0" w:color="auto"/>
            <w:left w:val="none" w:sz="0" w:space="0" w:color="auto"/>
            <w:bottom w:val="none" w:sz="0" w:space="0" w:color="auto"/>
            <w:right w:val="none" w:sz="0" w:space="0" w:color="auto"/>
          </w:divBdr>
        </w:div>
        <w:div w:id="1887907366">
          <w:marLeft w:val="480"/>
          <w:marRight w:val="0"/>
          <w:marTop w:val="0"/>
          <w:marBottom w:val="0"/>
          <w:divBdr>
            <w:top w:val="none" w:sz="0" w:space="0" w:color="auto"/>
            <w:left w:val="none" w:sz="0" w:space="0" w:color="auto"/>
            <w:bottom w:val="none" w:sz="0" w:space="0" w:color="auto"/>
            <w:right w:val="none" w:sz="0" w:space="0" w:color="auto"/>
          </w:divBdr>
        </w:div>
        <w:div w:id="1930114890">
          <w:marLeft w:val="480"/>
          <w:marRight w:val="0"/>
          <w:marTop w:val="0"/>
          <w:marBottom w:val="0"/>
          <w:divBdr>
            <w:top w:val="none" w:sz="0" w:space="0" w:color="auto"/>
            <w:left w:val="none" w:sz="0" w:space="0" w:color="auto"/>
            <w:bottom w:val="none" w:sz="0" w:space="0" w:color="auto"/>
            <w:right w:val="none" w:sz="0" w:space="0" w:color="auto"/>
          </w:divBdr>
        </w:div>
        <w:div w:id="2021157241">
          <w:marLeft w:val="480"/>
          <w:marRight w:val="0"/>
          <w:marTop w:val="0"/>
          <w:marBottom w:val="0"/>
          <w:divBdr>
            <w:top w:val="none" w:sz="0" w:space="0" w:color="auto"/>
            <w:left w:val="none" w:sz="0" w:space="0" w:color="auto"/>
            <w:bottom w:val="none" w:sz="0" w:space="0" w:color="auto"/>
            <w:right w:val="none" w:sz="0" w:space="0" w:color="auto"/>
          </w:divBdr>
        </w:div>
        <w:div w:id="2023894504">
          <w:marLeft w:val="480"/>
          <w:marRight w:val="0"/>
          <w:marTop w:val="0"/>
          <w:marBottom w:val="0"/>
          <w:divBdr>
            <w:top w:val="none" w:sz="0" w:space="0" w:color="auto"/>
            <w:left w:val="none" w:sz="0" w:space="0" w:color="auto"/>
            <w:bottom w:val="none" w:sz="0" w:space="0" w:color="auto"/>
            <w:right w:val="none" w:sz="0" w:space="0" w:color="auto"/>
          </w:divBdr>
        </w:div>
        <w:div w:id="2054688903">
          <w:marLeft w:val="480"/>
          <w:marRight w:val="0"/>
          <w:marTop w:val="0"/>
          <w:marBottom w:val="0"/>
          <w:divBdr>
            <w:top w:val="none" w:sz="0" w:space="0" w:color="auto"/>
            <w:left w:val="none" w:sz="0" w:space="0" w:color="auto"/>
            <w:bottom w:val="none" w:sz="0" w:space="0" w:color="auto"/>
            <w:right w:val="none" w:sz="0" w:space="0" w:color="auto"/>
          </w:divBdr>
        </w:div>
        <w:div w:id="2129815388">
          <w:marLeft w:val="480"/>
          <w:marRight w:val="0"/>
          <w:marTop w:val="0"/>
          <w:marBottom w:val="0"/>
          <w:divBdr>
            <w:top w:val="none" w:sz="0" w:space="0" w:color="auto"/>
            <w:left w:val="none" w:sz="0" w:space="0" w:color="auto"/>
            <w:bottom w:val="none" w:sz="0" w:space="0" w:color="auto"/>
            <w:right w:val="none" w:sz="0" w:space="0" w:color="auto"/>
          </w:divBdr>
        </w:div>
      </w:divsChild>
    </w:div>
    <w:div w:id="441262101">
      <w:bodyDiv w:val="1"/>
      <w:marLeft w:val="0"/>
      <w:marRight w:val="0"/>
      <w:marTop w:val="0"/>
      <w:marBottom w:val="0"/>
      <w:divBdr>
        <w:top w:val="none" w:sz="0" w:space="0" w:color="auto"/>
        <w:left w:val="none" w:sz="0" w:space="0" w:color="auto"/>
        <w:bottom w:val="none" w:sz="0" w:space="0" w:color="auto"/>
        <w:right w:val="none" w:sz="0" w:space="0" w:color="auto"/>
      </w:divBdr>
      <w:divsChild>
        <w:div w:id="73170161">
          <w:marLeft w:val="480"/>
          <w:marRight w:val="0"/>
          <w:marTop w:val="0"/>
          <w:marBottom w:val="0"/>
          <w:divBdr>
            <w:top w:val="none" w:sz="0" w:space="0" w:color="auto"/>
            <w:left w:val="none" w:sz="0" w:space="0" w:color="auto"/>
            <w:bottom w:val="none" w:sz="0" w:space="0" w:color="auto"/>
            <w:right w:val="none" w:sz="0" w:space="0" w:color="auto"/>
          </w:divBdr>
        </w:div>
        <w:div w:id="177624268">
          <w:marLeft w:val="480"/>
          <w:marRight w:val="0"/>
          <w:marTop w:val="0"/>
          <w:marBottom w:val="0"/>
          <w:divBdr>
            <w:top w:val="none" w:sz="0" w:space="0" w:color="auto"/>
            <w:left w:val="none" w:sz="0" w:space="0" w:color="auto"/>
            <w:bottom w:val="none" w:sz="0" w:space="0" w:color="auto"/>
            <w:right w:val="none" w:sz="0" w:space="0" w:color="auto"/>
          </w:divBdr>
        </w:div>
        <w:div w:id="215237211">
          <w:marLeft w:val="480"/>
          <w:marRight w:val="0"/>
          <w:marTop w:val="0"/>
          <w:marBottom w:val="0"/>
          <w:divBdr>
            <w:top w:val="none" w:sz="0" w:space="0" w:color="auto"/>
            <w:left w:val="none" w:sz="0" w:space="0" w:color="auto"/>
            <w:bottom w:val="none" w:sz="0" w:space="0" w:color="auto"/>
            <w:right w:val="none" w:sz="0" w:space="0" w:color="auto"/>
          </w:divBdr>
        </w:div>
        <w:div w:id="216859914">
          <w:marLeft w:val="480"/>
          <w:marRight w:val="0"/>
          <w:marTop w:val="0"/>
          <w:marBottom w:val="0"/>
          <w:divBdr>
            <w:top w:val="none" w:sz="0" w:space="0" w:color="auto"/>
            <w:left w:val="none" w:sz="0" w:space="0" w:color="auto"/>
            <w:bottom w:val="none" w:sz="0" w:space="0" w:color="auto"/>
            <w:right w:val="none" w:sz="0" w:space="0" w:color="auto"/>
          </w:divBdr>
        </w:div>
        <w:div w:id="239948188">
          <w:marLeft w:val="480"/>
          <w:marRight w:val="0"/>
          <w:marTop w:val="0"/>
          <w:marBottom w:val="0"/>
          <w:divBdr>
            <w:top w:val="none" w:sz="0" w:space="0" w:color="auto"/>
            <w:left w:val="none" w:sz="0" w:space="0" w:color="auto"/>
            <w:bottom w:val="none" w:sz="0" w:space="0" w:color="auto"/>
            <w:right w:val="none" w:sz="0" w:space="0" w:color="auto"/>
          </w:divBdr>
        </w:div>
        <w:div w:id="266353711">
          <w:marLeft w:val="480"/>
          <w:marRight w:val="0"/>
          <w:marTop w:val="0"/>
          <w:marBottom w:val="0"/>
          <w:divBdr>
            <w:top w:val="none" w:sz="0" w:space="0" w:color="auto"/>
            <w:left w:val="none" w:sz="0" w:space="0" w:color="auto"/>
            <w:bottom w:val="none" w:sz="0" w:space="0" w:color="auto"/>
            <w:right w:val="none" w:sz="0" w:space="0" w:color="auto"/>
          </w:divBdr>
        </w:div>
        <w:div w:id="308293320">
          <w:marLeft w:val="480"/>
          <w:marRight w:val="0"/>
          <w:marTop w:val="0"/>
          <w:marBottom w:val="0"/>
          <w:divBdr>
            <w:top w:val="none" w:sz="0" w:space="0" w:color="auto"/>
            <w:left w:val="none" w:sz="0" w:space="0" w:color="auto"/>
            <w:bottom w:val="none" w:sz="0" w:space="0" w:color="auto"/>
            <w:right w:val="none" w:sz="0" w:space="0" w:color="auto"/>
          </w:divBdr>
        </w:div>
        <w:div w:id="361899637">
          <w:marLeft w:val="480"/>
          <w:marRight w:val="0"/>
          <w:marTop w:val="0"/>
          <w:marBottom w:val="0"/>
          <w:divBdr>
            <w:top w:val="none" w:sz="0" w:space="0" w:color="auto"/>
            <w:left w:val="none" w:sz="0" w:space="0" w:color="auto"/>
            <w:bottom w:val="none" w:sz="0" w:space="0" w:color="auto"/>
            <w:right w:val="none" w:sz="0" w:space="0" w:color="auto"/>
          </w:divBdr>
        </w:div>
        <w:div w:id="367032915">
          <w:marLeft w:val="480"/>
          <w:marRight w:val="0"/>
          <w:marTop w:val="0"/>
          <w:marBottom w:val="0"/>
          <w:divBdr>
            <w:top w:val="none" w:sz="0" w:space="0" w:color="auto"/>
            <w:left w:val="none" w:sz="0" w:space="0" w:color="auto"/>
            <w:bottom w:val="none" w:sz="0" w:space="0" w:color="auto"/>
            <w:right w:val="none" w:sz="0" w:space="0" w:color="auto"/>
          </w:divBdr>
        </w:div>
        <w:div w:id="372777704">
          <w:marLeft w:val="480"/>
          <w:marRight w:val="0"/>
          <w:marTop w:val="0"/>
          <w:marBottom w:val="0"/>
          <w:divBdr>
            <w:top w:val="none" w:sz="0" w:space="0" w:color="auto"/>
            <w:left w:val="none" w:sz="0" w:space="0" w:color="auto"/>
            <w:bottom w:val="none" w:sz="0" w:space="0" w:color="auto"/>
            <w:right w:val="none" w:sz="0" w:space="0" w:color="auto"/>
          </w:divBdr>
        </w:div>
        <w:div w:id="405491989">
          <w:marLeft w:val="480"/>
          <w:marRight w:val="0"/>
          <w:marTop w:val="0"/>
          <w:marBottom w:val="0"/>
          <w:divBdr>
            <w:top w:val="none" w:sz="0" w:space="0" w:color="auto"/>
            <w:left w:val="none" w:sz="0" w:space="0" w:color="auto"/>
            <w:bottom w:val="none" w:sz="0" w:space="0" w:color="auto"/>
            <w:right w:val="none" w:sz="0" w:space="0" w:color="auto"/>
          </w:divBdr>
        </w:div>
        <w:div w:id="495918286">
          <w:marLeft w:val="480"/>
          <w:marRight w:val="0"/>
          <w:marTop w:val="0"/>
          <w:marBottom w:val="0"/>
          <w:divBdr>
            <w:top w:val="none" w:sz="0" w:space="0" w:color="auto"/>
            <w:left w:val="none" w:sz="0" w:space="0" w:color="auto"/>
            <w:bottom w:val="none" w:sz="0" w:space="0" w:color="auto"/>
            <w:right w:val="none" w:sz="0" w:space="0" w:color="auto"/>
          </w:divBdr>
        </w:div>
        <w:div w:id="507870299">
          <w:marLeft w:val="480"/>
          <w:marRight w:val="0"/>
          <w:marTop w:val="0"/>
          <w:marBottom w:val="0"/>
          <w:divBdr>
            <w:top w:val="none" w:sz="0" w:space="0" w:color="auto"/>
            <w:left w:val="none" w:sz="0" w:space="0" w:color="auto"/>
            <w:bottom w:val="none" w:sz="0" w:space="0" w:color="auto"/>
            <w:right w:val="none" w:sz="0" w:space="0" w:color="auto"/>
          </w:divBdr>
        </w:div>
        <w:div w:id="516965719">
          <w:marLeft w:val="480"/>
          <w:marRight w:val="0"/>
          <w:marTop w:val="0"/>
          <w:marBottom w:val="0"/>
          <w:divBdr>
            <w:top w:val="none" w:sz="0" w:space="0" w:color="auto"/>
            <w:left w:val="none" w:sz="0" w:space="0" w:color="auto"/>
            <w:bottom w:val="none" w:sz="0" w:space="0" w:color="auto"/>
            <w:right w:val="none" w:sz="0" w:space="0" w:color="auto"/>
          </w:divBdr>
        </w:div>
        <w:div w:id="618923923">
          <w:marLeft w:val="480"/>
          <w:marRight w:val="0"/>
          <w:marTop w:val="0"/>
          <w:marBottom w:val="0"/>
          <w:divBdr>
            <w:top w:val="none" w:sz="0" w:space="0" w:color="auto"/>
            <w:left w:val="none" w:sz="0" w:space="0" w:color="auto"/>
            <w:bottom w:val="none" w:sz="0" w:space="0" w:color="auto"/>
            <w:right w:val="none" w:sz="0" w:space="0" w:color="auto"/>
          </w:divBdr>
        </w:div>
        <w:div w:id="640623719">
          <w:marLeft w:val="480"/>
          <w:marRight w:val="0"/>
          <w:marTop w:val="0"/>
          <w:marBottom w:val="0"/>
          <w:divBdr>
            <w:top w:val="none" w:sz="0" w:space="0" w:color="auto"/>
            <w:left w:val="none" w:sz="0" w:space="0" w:color="auto"/>
            <w:bottom w:val="none" w:sz="0" w:space="0" w:color="auto"/>
            <w:right w:val="none" w:sz="0" w:space="0" w:color="auto"/>
          </w:divBdr>
        </w:div>
        <w:div w:id="661277306">
          <w:marLeft w:val="480"/>
          <w:marRight w:val="0"/>
          <w:marTop w:val="0"/>
          <w:marBottom w:val="0"/>
          <w:divBdr>
            <w:top w:val="none" w:sz="0" w:space="0" w:color="auto"/>
            <w:left w:val="none" w:sz="0" w:space="0" w:color="auto"/>
            <w:bottom w:val="none" w:sz="0" w:space="0" w:color="auto"/>
            <w:right w:val="none" w:sz="0" w:space="0" w:color="auto"/>
          </w:divBdr>
        </w:div>
        <w:div w:id="677342179">
          <w:marLeft w:val="480"/>
          <w:marRight w:val="0"/>
          <w:marTop w:val="0"/>
          <w:marBottom w:val="0"/>
          <w:divBdr>
            <w:top w:val="none" w:sz="0" w:space="0" w:color="auto"/>
            <w:left w:val="none" w:sz="0" w:space="0" w:color="auto"/>
            <w:bottom w:val="none" w:sz="0" w:space="0" w:color="auto"/>
            <w:right w:val="none" w:sz="0" w:space="0" w:color="auto"/>
          </w:divBdr>
        </w:div>
        <w:div w:id="702826704">
          <w:marLeft w:val="480"/>
          <w:marRight w:val="0"/>
          <w:marTop w:val="0"/>
          <w:marBottom w:val="0"/>
          <w:divBdr>
            <w:top w:val="none" w:sz="0" w:space="0" w:color="auto"/>
            <w:left w:val="none" w:sz="0" w:space="0" w:color="auto"/>
            <w:bottom w:val="none" w:sz="0" w:space="0" w:color="auto"/>
            <w:right w:val="none" w:sz="0" w:space="0" w:color="auto"/>
          </w:divBdr>
        </w:div>
        <w:div w:id="737241459">
          <w:marLeft w:val="480"/>
          <w:marRight w:val="0"/>
          <w:marTop w:val="0"/>
          <w:marBottom w:val="0"/>
          <w:divBdr>
            <w:top w:val="none" w:sz="0" w:space="0" w:color="auto"/>
            <w:left w:val="none" w:sz="0" w:space="0" w:color="auto"/>
            <w:bottom w:val="none" w:sz="0" w:space="0" w:color="auto"/>
            <w:right w:val="none" w:sz="0" w:space="0" w:color="auto"/>
          </w:divBdr>
        </w:div>
        <w:div w:id="745760437">
          <w:marLeft w:val="480"/>
          <w:marRight w:val="0"/>
          <w:marTop w:val="0"/>
          <w:marBottom w:val="0"/>
          <w:divBdr>
            <w:top w:val="none" w:sz="0" w:space="0" w:color="auto"/>
            <w:left w:val="none" w:sz="0" w:space="0" w:color="auto"/>
            <w:bottom w:val="none" w:sz="0" w:space="0" w:color="auto"/>
            <w:right w:val="none" w:sz="0" w:space="0" w:color="auto"/>
          </w:divBdr>
        </w:div>
        <w:div w:id="820079067">
          <w:marLeft w:val="480"/>
          <w:marRight w:val="0"/>
          <w:marTop w:val="0"/>
          <w:marBottom w:val="0"/>
          <w:divBdr>
            <w:top w:val="none" w:sz="0" w:space="0" w:color="auto"/>
            <w:left w:val="none" w:sz="0" w:space="0" w:color="auto"/>
            <w:bottom w:val="none" w:sz="0" w:space="0" w:color="auto"/>
            <w:right w:val="none" w:sz="0" w:space="0" w:color="auto"/>
          </w:divBdr>
        </w:div>
        <w:div w:id="843087768">
          <w:marLeft w:val="480"/>
          <w:marRight w:val="0"/>
          <w:marTop w:val="0"/>
          <w:marBottom w:val="0"/>
          <w:divBdr>
            <w:top w:val="none" w:sz="0" w:space="0" w:color="auto"/>
            <w:left w:val="none" w:sz="0" w:space="0" w:color="auto"/>
            <w:bottom w:val="none" w:sz="0" w:space="0" w:color="auto"/>
            <w:right w:val="none" w:sz="0" w:space="0" w:color="auto"/>
          </w:divBdr>
        </w:div>
        <w:div w:id="865867360">
          <w:marLeft w:val="480"/>
          <w:marRight w:val="0"/>
          <w:marTop w:val="0"/>
          <w:marBottom w:val="0"/>
          <w:divBdr>
            <w:top w:val="none" w:sz="0" w:space="0" w:color="auto"/>
            <w:left w:val="none" w:sz="0" w:space="0" w:color="auto"/>
            <w:bottom w:val="none" w:sz="0" w:space="0" w:color="auto"/>
            <w:right w:val="none" w:sz="0" w:space="0" w:color="auto"/>
          </w:divBdr>
        </w:div>
        <w:div w:id="891843823">
          <w:marLeft w:val="480"/>
          <w:marRight w:val="0"/>
          <w:marTop w:val="0"/>
          <w:marBottom w:val="0"/>
          <w:divBdr>
            <w:top w:val="none" w:sz="0" w:space="0" w:color="auto"/>
            <w:left w:val="none" w:sz="0" w:space="0" w:color="auto"/>
            <w:bottom w:val="none" w:sz="0" w:space="0" w:color="auto"/>
            <w:right w:val="none" w:sz="0" w:space="0" w:color="auto"/>
          </w:divBdr>
        </w:div>
        <w:div w:id="937560107">
          <w:marLeft w:val="480"/>
          <w:marRight w:val="0"/>
          <w:marTop w:val="0"/>
          <w:marBottom w:val="0"/>
          <w:divBdr>
            <w:top w:val="none" w:sz="0" w:space="0" w:color="auto"/>
            <w:left w:val="none" w:sz="0" w:space="0" w:color="auto"/>
            <w:bottom w:val="none" w:sz="0" w:space="0" w:color="auto"/>
            <w:right w:val="none" w:sz="0" w:space="0" w:color="auto"/>
          </w:divBdr>
        </w:div>
        <w:div w:id="1070468646">
          <w:marLeft w:val="480"/>
          <w:marRight w:val="0"/>
          <w:marTop w:val="0"/>
          <w:marBottom w:val="0"/>
          <w:divBdr>
            <w:top w:val="none" w:sz="0" w:space="0" w:color="auto"/>
            <w:left w:val="none" w:sz="0" w:space="0" w:color="auto"/>
            <w:bottom w:val="none" w:sz="0" w:space="0" w:color="auto"/>
            <w:right w:val="none" w:sz="0" w:space="0" w:color="auto"/>
          </w:divBdr>
        </w:div>
        <w:div w:id="1086733198">
          <w:marLeft w:val="480"/>
          <w:marRight w:val="0"/>
          <w:marTop w:val="0"/>
          <w:marBottom w:val="0"/>
          <w:divBdr>
            <w:top w:val="none" w:sz="0" w:space="0" w:color="auto"/>
            <w:left w:val="none" w:sz="0" w:space="0" w:color="auto"/>
            <w:bottom w:val="none" w:sz="0" w:space="0" w:color="auto"/>
            <w:right w:val="none" w:sz="0" w:space="0" w:color="auto"/>
          </w:divBdr>
        </w:div>
        <w:div w:id="1105727941">
          <w:marLeft w:val="480"/>
          <w:marRight w:val="0"/>
          <w:marTop w:val="0"/>
          <w:marBottom w:val="0"/>
          <w:divBdr>
            <w:top w:val="none" w:sz="0" w:space="0" w:color="auto"/>
            <w:left w:val="none" w:sz="0" w:space="0" w:color="auto"/>
            <w:bottom w:val="none" w:sz="0" w:space="0" w:color="auto"/>
            <w:right w:val="none" w:sz="0" w:space="0" w:color="auto"/>
          </w:divBdr>
        </w:div>
        <w:div w:id="1121801265">
          <w:marLeft w:val="480"/>
          <w:marRight w:val="0"/>
          <w:marTop w:val="0"/>
          <w:marBottom w:val="0"/>
          <w:divBdr>
            <w:top w:val="none" w:sz="0" w:space="0" w:color="auto"/>
            <w:left w:val="none" w:sz="0" w:space="0" w:color="auto"/>
            <w:bottom w:val="none" w:sz="0" w:space="0" w:color="auto"/>
            <w:right w:val="none" w:sz="0" w:space="0" w:color="auto"/>
          </w:divBdr>
        </w:div>
        <w:div w:id="1162621025">
          <w:marLeft w:val="480"/>
          <w:marRight w:val="0"/>
          <w:marTop w:val="0"/>
          <w:marBottom w:val="0"/>
          <w:divBdr>
            <w:top w:val="none" w:sz="0" w:space="0" w:color="auto"/>
            <w:left w:val="none" w:sz="0" w:space="0" w:color="auto"/>
            <w:bottom w:val="none" w:sz="0" w:space="0" w:color="auto"/>
            <w:right w:val="none" w:sz="0" w:space="0" w:color="auto"/>
          </w:divBdr>
        </w:div>
        <w:div w:id="1274946305">
          <w:marLeft w:val="480"/>
          <w:marRight w:val="0"/>
          <w:marTop w:val="0"/>
          <w:marBottom w:val="0"/>
          <w:divBdr>
            <w:top w:val="none" w:sz="0" w:space="0" w:color="auto"/>
            <w:left w:val="none" w:sz="0" w:space="0" w:color="auto"/>
            <w:bottom w:val="none" w:sz="0" w:space="0" w:color="auto"/>
            <w:right w:val="none" w:sz="0" w:space="0" w:color="auto"/>
          </w:divBdr>
        </w:div>
        <w:div w:id="1310748140">
          <w:marLeft w:val="480"/>
          <w:marRight w:val="0"/>
          <w:marTop w:val="0"/>
          <w:marBottom w:val="0"/>
          <w:divBdr>
            <w:top w:val="none" w:sz="0" w:space="0" w:color="auto"/>
            <w:left w:val="none" w:sz="0" w:space="0" w:color="auto"/>
            <w:bottom w:val="none" w:sz="0" w:space="0" w:color="auto"/>
            <w:right w:val="none" w:sz="0" w:space="0" w:color="auto"/>
          </w:divBdr>
        </w:div>
        <w:div w:id="1311670008">
          <w:marLeft w:val="480"/>
          <w:marRight w:val="0"/>
          <w:marTop w:val="0"/>
          <w:marBottom w:val="0"/>
          <w:divBdr>
            <w:top w:val="none" w:sz="0" w:space="0" w:color="auto"/>
            <w:left w:val="none" w:sz="0" w:space="0" w:color="auto"/>
            <w:bottom w:val="none" w:sz="0" w:space="0" w:color="auto"/>
            <w:right w:val="none" w:sz="0" w:space="0" w:color="auto"/>
          </w:divBdr>
        </w:div>
        <w:div w:id="1313368922">
          <w:marLeft w:val="480"/>
          <w:marRight w:val="0"/>
          <w:marTop w:val="0"/>
          <w:marBottom w:val="0"/>
          <w:divBdr>
            <w:top w:val="none" w:sz="0" w:space="0" w:color="auto"/>
            <w:left w:val="none" w:sz="0" w:space="0" w:color="auto"/>
            <w:bottom w:val="none" w:sz="0" w:space="0" w:color="auto"/>
            <w:right w:val="none" w:sz="0" w:space="0" w:color="auto"/>
          </w:divBdr>
        </w:div>
        <w:div w:id="1346322461">
          <w:marLeft w:val="480"/>
          <w:marRight w:val="0"/>
          <w:marTop w:val="0"/>
          <w:marBottom w:val="0"/>
          <w:divBdr>
            <w:top w:val="none" w:sz="0" w:space="0" w:color="auto"/>
            <w:left w:val="none" w:sz="0" w:space="0" w:color="auto"/>
            <w:bottom w:val="none" w:sz="0" w:space="0" w:color="auto"/>
            <w:right w:val="none" w:sz="0" w:space="0" w:color="auto"/>
          </w:divBdr>
        </w:div>
        <w:div w:id="1389525638">
          <w:marLeft w:val="480"/>
          <w:marRight w:val="0"/>
          <w:marTop w:val="0"/>
          <w:marBottom w:val="0"/>
          <w:divBdr>
            <w:top w:val="none" w:sz="0" w:space="0" w:color="auto"/>
            <w:left w:val="none" w:sz="0" w:space="0" w:color="auto"/>
            <w:bottom w:val="none" w:sz="0" w:space="0" w:color="auto"/>
            <w:right w:val="none" w:sz="0" w:space="0" w:color="auto"/>
          </w:divBdr>
        </w:div>
        <w:div w:id="1442185642">
          <w:marLeft w:val="480"/>
          <w:marRight w:val="0"/>
          <w:marTop w:val="0"/>
          <w:marBottom w:val="0"/>
          <w:divBdr>
            <w:top w:val="none" w:sz="0" w:space="0" w:color="auto"/>
            <w:left w:val="none" w:sz="0" w:space="0" w:color="auto"/>
            <w:bottom w:val="none" w:sz="0" w:space="0" w:color="auto"/>
            <w:right w:val="none" w:sz="0" w:space="0" w:color="auto"/>
          </w:divBdr>
        </w:div>
        <w:div w:id="1557231012">
          <w:marLeft w:val="480"/>
          <w:marRight w:val="0"/>
          <w:marTop w:val="0"/>
          <w:marBottom w:val="0"/>
          <w:divBdr>
            <w:top w:val="none" w:sz="0" w:space="0" w:color="auto"/>
            <w:left w:val="none" w:sz="0" w:space="0" w:color="auto"/>
            <w:bottom w:val="none" w:sz="0" w:space="0" w:color="auto"/>
            <w:right w:val="none" w:sz="0" w:space="0" w:color="auto"/>
          </w:divBdr>
        </w:div>
        <w:div w:id="1594514510">
          <w:marLeft w:val="480"/>
          <w:marRight w:val="0"/>
          <w:marTop w:val="0"/>
          <w:marBottom w:val="0"/>
          <w:divBdr>
            <w:top w:val="none" w:sz="0" w:space="0" w:color="auto"/>
            <w:left w:val="none" w:sz="0" w:space="0" w:color="auto"/>
            <w:bottom w:val="none" w:sz="0" w:space="0" w:color="auto"/>
            <w:right w:val="none" w:sz="0" w:space="0" w:color="auto"/>
          </w:divBdr>
        </w:div>
        <w:div w:id="1631591414">
          <w:marLeft w:val="480"/>
          <w:marRight w:val="0"/>
          <w:marTop w:val="0"/>
          <w:marBottom w:val="0"/>
          <w:divBdr>
            <w:top w:val="none" w:sz="0" w:space="0" w:color="auto"/>
            <w:left w:val="none" w:sz="0" w:space="0" w:color="auto"/>
            <w:bottom w:val="none" w:sz="0" w:space="0" w:color="auto"/>
            <w:right w:val="none" w:sz="0" w:space="0" w:color="auto"/>
          </w:divBdr>
        </w:div>
        <w:div w:id="1648363389">
          <w:marLeft w:val="480"/>
          <w:marRight w:val="0"/>
          <w:marTop w:val="0"/>
          <w:marBottom w:val="0"/>
          <w:divBdr>
            <w:top w:val="none" w:sz="0" w:space="0" w:color="auto"/>
            <w:left w:val="none" w:sz="0" w:space="0" w:color="auto"/>
            <w:bottom w:val="none" w:sz="0" w:space="0" w:color="auto"/>
            <w:right w:val="none" w:sz="0" w:space="0" w:color="auto"/>
          </w:divBdr>
        </w:div>
        <w:div w:id="1650741160">
          <w:marLeft w:val="480"/>
          <w:marRight w:val="0"/>
          <w:marTop w:val="0"/>
          <w:marBottom w:val="0"/>
          <w:divBdr>
            <w:top w:val="none" w:sz="0" w:space="0" w:color="auto"/>
            <w:left w:val="none" w:sz="0" w:space="0" w:color="auto"/>
            <w:bottom w:val="none" w:sz="0" w:space="0" w:color="auto"/>
            <w:right w:val="none" w:sz="0" w:space="0" w:color="auto"/>
          </w:divBdr>
        </w:div>
        <w:div w:id="1657413711">
          <w:marLeft w:val="480"/>
          <w:marRight w:val="0"/>
          <w:marTop w:val="0"/>
          <w:marBottom w:val="0"/>
          <w:divBdr>
            <w:top w:val="none" w:sz="0" w:space="0" w:color="auto"/>
            <w:left w:val="none" w:sz="0" w:space="0" w:color="auto"/>
            <w:bottom w:val="none" w:sz="0" w:space="0" w:color="auto"/>
            <w:right w:val="none" w:sz="0" w:space="0" w:color="auto"/>
          </w:divBdr>
        </w:div>
        <w:div w:id="1717580253">
          <w:marLeft w:val="480"/>
          <w:marRight w:val="0"/>
          <w:marTop w:val="0"/>
          <w:marBottom w:val="0"/>
          <w:divBdr>
            <w:top w:val="none" w:sz="0" w:space="0" w:color="auto"/>
            <w:left w:val="none" w:sz="0" w:space="0" w:color="auto"/>
            <w:bottom w:val="none" w:sz="0" w:space="0" w:color="auto"/>
            <w:right w:val="none" w:sz="0" w:space="0" w:color="auto"/>
          </w:divBdr>
        </w:div>
        <w:div w:id="1750492601">
          <w:marLeft w:val="480"/>
          <w:marRight w:val="0"/>
          <w:marTop w:val="0"/>
          <w:marBottom w:val="0"/>
          <w:divBdr>
            <w:top w:val="none" w:sz="0" w:space="0" w:color="auto"/>
            <w:left w:val="none" w:sz="0" w:space="0" w:color="auto"/>
            <w:bottom w:val="none" w:sz="0" w:space="0" w:color="auto"/>
            <w:right w:val="none" w:sz="0" w:space="0" w:color="auto"/>
          </w:divBdr>
        </w:div>
        <w:div w:id="1824546500">
          <w:marLeft w:val="480"/>
          <w:marRight w:val="0"/>
          <w:marTop w:val="0"/>
          <w:marBottom w:val="0"/>
          <w:divBdr>
            <w:top w:val="none" w:sz="0" w:space="0" w:color="auto"/>
            <w:left w:val="none" w:sz="0" w:space="0" w:color="auto"/>
            <w:bottom w:val="none" w:sz="0" w:space="0" w:color="auto"/>
            <w:right w:val="none" w:sz="0" w:space="0" w:color="auto"/>
          </w:divBdr>
        </w:div>
        <w:div w:id="1857426848">
          <w:marLeft w:val="480"/>
          <w:marRight w:val="0"/>
          <w:marTop w:val="0"/>
          <w:marBottom w:val="0"/>
          <w:divBdr>
            <w:top w:val="none" w:sz="0" w:space="0" w:color="auto"/>
            <w:left w:val="none" w:sz="0" w:space="0" w:color="auto"/>
            <w:bottom w:val="none" w:sz="0" w:space="0" w:color="auto"/>
            <w:right w:val="none" w:sz="0" w:space="0" w:color="auto"/>
          </w:divBdr>
        </w:div>
        <w:div w:id="1899777771">
          <w:marLeft w:val="480"/>
          <w:marRight w:val="0"/>
          <w:marTop w:val="0"/>
          <w:marBottom w:val="0"/>
          <w:divBdr>
            <w:top w:val="none" w:sz="0" w:space="0" w:color="auto"/>
            <w:left w:val="none" w:sz="0" w:space="0" w:color="auto"/>
            <w:bottom w:val="none" w:sz="0" w:space="0" w:color="auto"/>
            <w:right w:val="none" w:sz="0" w:space="0" w:color="auto"/>
          </w:divBdr>
        </w:div>
        <w:div w:id="1906913054">
          <w:marLeft w:val="480"/>
          <w:marRight w:val="0"/>
          <w:marTop w:val="0"/>
          <w:marBottom w:val="0"/>
          <w:divBdr>
            <w:top w:val="none" w:sz="0" w:space="0" w:color="auto"/>
            <w:left w:val="none" w:sz="0" w:space="0" w:color="auto"/>
            <w:bottom w:val="none" w:sz="0" w:space="0" w:color="auto"/>
            <w:right w:val="none" w:sz="0" w:space="0" w:color="auto"/>
          </w:divBdr>
        </w:div>
        <w:div w:id="1951817183">
          <w:marLeft w:val="480"/>
          <w:marRight w:val="0"/>
          <w:marTop w:val="0"/>
          <w:marBottom w:val="0"/>
          <w:divBdr>
            <w:top w:val="none" w:sz="0" w:space="0" w:color="auto"/>
            <w:left w:val="none" w:sz="0" w:space="0" w:color="auto"/>
            <w:bottom w:val="none" w:sz="0" w:space="0" w:color="auto"/>
            <w:right w:val="none" w:sz="0" w:space="0" w:color="auto"/>
          </w:divBdr>
        </w:div>
        <w:div w:id="1957983503">
          <w:marLeft w:val="480"/>
          <w:marRight w:val="0"/>
          <w:marTop w:val="0"/>
          <w:marBottom w:val="0"/>
          <w:divBdr>
            <w:top w:val="none" w:sz="0" w:space="0" w:color="auto"/>
            <w:left w:val="none" w:sz="0" w:space="0" w:color="auto"/>
            <w:bottom w:val="none" w:sz="0" w:space="0" w:color="auto"/>
            <w:right w:val="none" w:sz="0" w:space="0" w:color="auto"/>
          </w:divBdr>
        </w:div>
        <w:div w:id="1958759846">
          <w:marLeft w:val="480"/>
          <w:marRight w:val="0"/>
          <w:marTop w:val="0"/>
          <w:marBottom w:val="0"/>
          <w:divBdr>
            <w:top w:val="none" w:sz="0" w:space="0" w:color="auto"/>
            <w:left w:val="none" w:sz="0" w:space="0" w:color="auto"/>
            <w:bottom w:val="none" w:sz="0" w:space="0" w:color="auto"/>
            <w:right w:val="none" w:sz="0" w:space="0" w:color="auto"/>
          </w:divBdr>
        </w:div>
        <w:div w:id="1973511813">
          <w:marLeft w:val="480"/>
          <w:marRight w:val="0"/>
          <w:marTop w:val="0"/>
          <w:marBottom w:val="0"/>
          <w:divBdr>
            <w:top w:val="none" w:sz="0" w:space="0" w:color="auto"/>
            <w:left w:val="none" w:sz="0" w:space="0" w:color="auto"/>
            <w:bottom w:val="none" w:sz="0" w:space="0" w:color="auto"/>
            <w:right w:val="none" w:sz="0" w:space="0" w:color="auto"/>
          </w:divBdr>
        </w:div>
        <w:div w:id="2031953536">
          <w:marLeft w:val="480"/>
          <w:marRight w:val="0"/>
          <w:marTop w:val="0"/>
          <w:marBottom w:val="0"/>
          <w:divBdr>
            <w:top w:val="none" w:sz="0" w:space="0" w:color="auto"/>
            <w:left w:val="none" w:sz="0" w:space="0" w:color="auto"/>
            <w:bottom w:val="none" w:sz="0" w:space="0" w:color="auto"/>
            <w:right w:val="none" w:sz="0" w:space="0" w:color="auto"/>
          </w:divBdr>
        </w:div>
        <w:div w:id="2059667835">
          <w:marLeft w:val="480"/>
          <w:marRight w:val="0"/>
          <w:marTop w:val="0"/>
          <w:marBottom w:val="0"/>
          <w:divBdr>
            <w:top w:val="none" w:sz="0" w:space="0" w:color="auto"/>
            <w:left w:val="none" w:sz="0" w:space="0" w:color="auto"/>
            <w:bottom w:val="none" w:sz="0" w:space="0" w:color="auto"/>
            <w:right w:val="none" w:sz="0" w:space="0" w:color="auto"/>
          </w:divBdr>
        </w:div>
        <w:div w:id="2072536094">
          <w:marLeft w:val="480"/>
          <w:marRight w:val="0"/>
          <w:marTop w:val="0"/>
          <w:marBottom w:val="0"/>
          <w:divBdr>
            <w:top w:val="none" w:sz="0" w:space="0" w:color="auto"/>
            <w:left w:val="none" w:sz="0" w:space="0" w:color="auto"/>
            <w:bottom w:val="none" w:sz="0" w:space="0" w:color="auto"/>
            <w:right w:val="none" w:sz="0" w:space="0" w:color="auto"/>
          </w:divBdr>
        </w:div>
        <w:div w:id="2138061740">
          <w:marLeft w:val="480"/>
          <w:marRight w:val="0"/>
          <w:marTop w:val="0"/>
          <w:marBottom w:val="0"/>
          <w:divBdr>
            <w:top w:val="none" w:sz="0" w:space="0" w:color="auto"/>
            <w:left w:val="none" w:sz="0" w:space="0" w:color="auto"/>
            <w:bottom w:val="none" w:sz="0" w:space="0" w:color="auto"/>
            <w:right w:val="none" w:sz="0" w:space="0" w:color="auto"/>
          </w:divBdr>
        </w:div>
      </w:divsChild>
    </w:div>
    <w:div w:id="447161387">
      <w:bodyDiv w:val="1"/>
      <w:marLeft w:val="0"/>
      <w:marRight w:val="0"/>
      <w:marTop w:val="0"/>
      <w:marBottom w:val="0"/>
      <w:divBdr>
        <w:top w:val="none" w:sz="0" w:space="0" w:color="auto"/>
        <w:left w:val="none" w:sz="0" w:space="0" w:color="auto"/>
        <w:bottom w:val="none" w:sz="0" w:space="0" w:color="auto"/>
        <w:right w:val="none" w:sz="0" w:space="0" w:color="auto"/>
      </w:divBdr>
      <w:divsChild>
        <w:div w:id="3214295">
          <w:marLeft w:val="480"/>
          <w:marRight w:val="0"/>
          <w:marTop w:val="0"/>
          <w:marBottom w:val="0"/>
          <w:divBdr>
            <w:top w:val="none" w:sz="0" w:space="0" w:color="auto"/>
            <w:left w:val="none" w:sz="0" w:space="0" w:color="auto"/>
            <w:bottom w:val="none" w:sz="0" w:space="0" w:color="auto"/>
            <w:right w:val="none" w:sz="0" w:space="0" w:color="auto"/>
          </w:divBdr>
        </w:div>
        <w:div w:id="71242026">
          <w:marLeft w:val="480"/>
          <w:marRight w:val="0"/>
          <w:marTop w:val="0"/>
          <w:marBottom w:val="0"/>
          <w:divBdr>
            <w:top w:val="none" w:sz="0" w:space="0" w:color="auto"/>
            <w:left w:val="none" w:sz="0" w:space="0" w:color="auto"/>
            <w:bottom w:val="none" w:sz="0" w:space="0" w:color="auto"/>
            <w:right w:val="none" w:sz="0" w:space="0" w:color="auto"/>
          </w:divBdr>
        </w:div>
        <w:div w:id="105587165">
          <w:marLeft w:val="480"/>
          <w:marRight w:val="0"/>
          <w:marTop w:val="0"/>
          <w:marBottom w:val="0"/>
          <w:divBdr>
            <w:top w:val="none" w:sz="0" w:space="0" w:color="auto"/>
            <w:left w:val="none" w:sz="0" w:space="0" w:color="auto"/>
            <w:bottom w:val="none" w:sz="0" w:space="0" w:color="auto"/>
            <w:right w:val="none" w:sz="0" w:space="0" w:color="auto"/>
          </w:divBdr>
        </w:div>
        <w:div w:id="110829142">
          <w:marLeft w:val="480"/>
          <w:marRight w:val="0"/>
          <w:marTop w:val="0"/>
          <w:marBottom w:val="0"/>
          <w:divBdr>
            <w:top w:val="none" w:sz="0" w:space="0" w:color="auto"/>
            <w:left w:val="none" w:sz="0" w:space="0" w:color="auto"/>
            <w:bottom w:val="none" w:sz="0" w:space="0" w:color="auto"/>
            <w:right w:val="none" w:sz="0" w:space="0" w:color="auto"/>
          </w:divBdr>
        </w:div>
        <w:div w:id="177621265">
          <w:marLeft w:val="480"/>
          <w:marRight w:val="0"/>
          <w:marTop w:val="0"/>
          <w:marBottom w:val="0"/>
          <w:divBdr>
            <w:top w:val="none" w:sz="0" w:space="0" w:color="auto"/>
            <w:left w:val="none" w:sz="0" w:space="0" w:color="auto"/>
            <w:bottom w:val="none" w:sz="0" w:space="0" w:color="auto"/>
            <w:right w:val="none" w:sz="0" w:space="0" w:color="auto"/>
          </w:divBdr>
        </w:div>
        <w:div w:id="195041741">
          <w:marLeft w:val="480"/>
          <w:marRight w:val="0"/>
          <w:marTop w:val="0"/>
          <w:marBottom w:val="0"/>
          <w:divBdr>
            <w:top w:val="none" w:sz="0" w:space="0" w:color="auto"/>
            <w:left w:val="none" w:sz="0" w:space="0" w:color="auto"/>
            <w:bottom w:val="none" w:sz="0" w:space="0" w:color="auto"/>
            <w:right w:val="none" w:sz="0" w:space="0" w:color="auto"/>
          </w:divBdr>
        </w:div>
        <w:div w:id="244341262">
          <w:marLeft w:val="480"/>
          <w:marRight w:val="0"/>
          <w:marTop w:val="0"/>
          <w:marBottom w:val="0"/>
          <w:divBdr>
            <w:top w:val="none" w:sz="0" w:space="0" w:color="auto"/>
            <w:left w:val="none" w:sz="0" w:space="0" w:color="auto"/>
            <w:bottom w:val="none" w:sz="0" w:space="0" w:color="auto"/>
            <w:right w:val="none" w:sz="0" w:space="0" w:color="auto"/>
          </w:divBdr>
        </w:div>
        <w:div w:id="267926900">
          <w:marLeft w:val="480"/>
          <w:marRight w:val="0"/>
          <w:marTop w:val="0"/>
          <w:marBottom w:val="0"/>
          <w:divBdr>
            <w:top w:val="none" w:sz="0" w:space="0" w:color="auto"/>
            <w:left w:val="none" w:sz="0" w:space="0" w:color="auto"/>
            <w:bottom w:val="none" w:sz="0" w:space="0" w:color="auto"/>
            <w:right w:val="none" w:sz="0" w:space="0" w:color="auto"/>
          </w:divBdr>
        </w:div>
        <w:div w:id="291864437">
          <w:marLeft w:val="480"/>
          <w:marRight w:val="0"/>
          <w:marTop w:val="0"/>
          <w:marBottom w:val="0"/>
          <w:divBdr>
            <w:top w:val="none" w:sz="0" w:space="0" w:color="auto"/>
            <w:left w:val="none" w:sz="0" w:space="0" w:color="auto"/>
            <w:bottom w:val="none" w:sz="0" w:space="0" w:color="auto"/>
            <w:right w:val="none" w:sz="0" w:space="0" w:color="auto"/>
          </w:divBdr>
        </w:div>
        <w:div w:id="375855994">
          <w:marLeft w:val="480"/>
          <w:marRight w:val="0"/>
          <w:marTop w:val="0"/>
          <w:marBottom w:val="0"/>
          <w:divBdr>
            <w:top w:val="none" w:sz="0" w:space="0" w:color="auto"/>
            <w:left w:val="none" w:sz="0" w:space="0" w:color="auto"/>
            <w:bottom w:val="none" w:sz="0" w:space="0" w:color="auto"/>
            <w:right w:val="none" w:sz="0" w:space="0" w:color="auto"/>
          </w:divBdr>
        </w:div>
        <w:div w:id="427317129">
          <w:marLeft w:val="480"/>
          <w:marRight w:val="0"/>
          <w:marTop w:val="0"/>
          <w:marBottom w:val="0"/>
          <w:divBdr>
            <w:top w:val="none" w:sz="0" w:space="0" w:color="auto"/>
            <w:left w:val="none" w:sz="0" w:space="0" w:color="auto"/>
            <w:bottom w:val="none" w:sz="0" w:space="0" w:color="auto"/>
            <w:right w:val="none" w:sz="0" w:space="0" w:color="auto"/>
          </w:divBdr>
        </w:div>
        <w:div w:id="439567203">
          <w:marLeft w:val="480"/>
          <w:marRight w:val="0"/>
          <w:marTop w:val="0"/>
          <w:marBottom w:val="0"/>
          <w:divBdr>
            <w:top w:val="none" w:sz="0" w:space="0" w:color="auto"/>
            <w:left w:val="none" w:sz="0" w:space="0" w:color="auto"/>
            <w:bottom w:val="none" w:sz="0" w:space="0" w:color="auto"/>
            <w:right w:val="none" w:sz="0" w:space="0" w:color="auto"/>
          </w:divBdr>
        </w:div>
        <w:div w:id="450635180">
          <w:marLeft w:val="480"/>
          <w:marRight w:val="0"/>
          <w:marTop w:val="0"/>
          <w:marBottom w:val="0"/>
          <w:divBdr>
            <w:top w:val="none" w:sz="0" w:space="0" w:color="auto"/>
            <w:left w:val="none" w:sz="0" w:space="0" w:color="auto"/>
            <w:bottom w:val="none" w:sz="0" w:space="0" w:color="auto"/>
            <w:right w:val="none" w:sz="0" w:space="0" w:color="auto"/>
          </w:divBdr>
        </w:div>
        <w:div w:id="465315194">
          <w:marLeft w:val="480"/>
          <w:marRight w:val="0"/>
          <w:marTop w:val="0"/>
          <w:marBottom w:val="0"/>
          <w:divBdr>
            <w:top w:val="none" w:sz="0" w:space="0" w:color="auto"/>
            <w:left w:val="none" w:sz="0" w:space="0" w:color="auto"/>
            <w:bottom w:val="none" w:sz="0" w:space="0" w:color="auto"/>
            <w:right w:val="none" w:sz="0" w:space="0" w:color="auto"/>
          </w:divBdr>
        </w:div>
        <w:div w:id="485823033">
          <w:marLeft w:val="480"/>
          <w:marRight w:val="0"/>
          <w:marTop w:val="0"/>
          <w:marBottom w:val="0"/>
          <w:divBdr>
            <w:top w:val="none" w:sz="0" w:space="0" w:color="auto"/>
            <w:left w:val="none" w:sz="0" w:space="0" w:color="auto"/>
            <w:bottom w:val="none" w:sz="0" w:space="0" w:color="auto"/>
            <w:right w:val="none" w:sz="0" w:space="0" w:color="auto"/>
          </w:divBdr>
        </w:div>
        <w:div w:id="588471068">
          <w:marLeft w:val="480"/>
          <w:marRight w:val="0"/>
          <w:marTop w:val="0"/>
          <w:marBottom w:val="0"/>
          <w:divBdr>
            <w:top w:val="none" w:sz="0" w:space="0" w:color="auto"/>
            <w:left w:val="none" w:sz="0" w:space="0" w:color="auto"/>
            <w:bottom w:val="none" w:sz="0" w:space="0" w:color="auto"/>
            <w:right w:val="none" w:sz="0" w:space="0" w:color="auto"/>
          </w:divBdr>
        </w:div>
        <w:div w:id="612058345">
          <w:marLeft w:val="480"/>
          <w:marRight w:val="0"/>
          <w:marTop w:val="0"/>
          <w:marBottom w:val="0"/>
          <w:divBdr>
            <w:top w:val="none" w:sz="0" w:space="0" w:color="auto"/>
            <w:left w:val="none" w:sz="0" w:space="0" w:color="auto"/>
            <w:bottom w:val="none" w:sz="0" w:space="0" w:color="auto"/>
            <w:right w:val="none" w:sz="0" w:space="0" w:color="auto"/>
          </w:divBdr>
        </w:div>
        <w:div w:id="808404372">
          <w:marLeft w:val="480"/>
          <w:marRight w:val="0"/>
          <w:marTop w:val="0"/>
          <w:marBottom w:val="0"/>
          <w:divBdr>
            <w:top w:val="none" w:sz="0" w:space="0" w:color="auto"/>
            <w:left w:val="none" w:sz="0" w:space="0" w:color="auto"/>
            <w:bottom w:val="none" w:sz="0" w:space="0" w:color="auto"/>
            <w:right w:val="none" w:sz="0" w:space="0" w:color="auto"/>
          </w:divBdr>
        </w:div>
        <w:div w:id="920216880">
          <w:marLeft w:val="480"/>
          <w:marRight w:val="0"/>
          <w:marTop w:val="0"/>
          <w:marBottom w:val="0"/>
          <w:divBdr>
            <w:top w:val="none" w:sz="0" w:space="0" w:color="auto"/>
            <w:left w:val="none" w:sz="0" w:space="0" w:color="auto"/>
            <w:bottom w:val="none" w:sz="0" w:space="0" w:color="auto"/>
            <w:right w:val="none" w:sz="0" w:space="0" w:color="auto"/>
          </w:divBdr>
        </w:div>
        <w:div w:id="923075692">
          <w:marLeft w:val="480"/>
          <w:marRight w:val="0"/>
          <w:marTop w:val="0"/>
          <w:marBottom w:val="0"/>
          <w:divBdr>
            <w:top w:val="none" w:sz="0" w:space="0" w:color="auto"/>
            <w:left w:val="none" w:sz="0" w:space="0" w:color="auto"/>
            <w:bottom w:val="none" w:sz="0" w:space="0" w:color="auto"/>
            <w:right w:val="none" w:sz="0" w:space="0" w:color="auto"/>
          </w:divBdr>
        </w:div>
        <w:div w:id="936668167">
          <w:marLeft w:val="480"/>
          <w:marRight w:val="0"/>
          <w:marTop w:val="0"/>
          <w:marBottom w:val="0"/>
          <w:divBdr>
            <w:top w:val="none" w:sz="0" w:space="0" w:color="auto"/>
            <w:left w:val="none" w:sz="0" w:space="0" w:color="auto"/>
            <w:bottom w:val="none" w:sz="0" w:space="0" w:color="auto"/>
            <w:right w:val="none" w:sz="0" w:space="0" w:color="auto"/>
          </w:divBdr>
        </w:div>
        <w:div w:id="959923308">
          <w:marLeft w:val="480"/>
          <w:marRight w:val="0"/>
          <w:marTop w:val="0"/>
          <w:marBottom w:val="0"/>
          <w:divBdr>
            <w:top w:val="none" w:sz="0" w:space="0" w:color="auto"/>
            <w:left w:val="none" w:sz="0" w:space="0" w:color="auto"/>
            <w:bottom w:val="none" w:sz="0" w:space="0" w:color="auto"/>
            <w:right w:val="none" w:sz="0" w:space="0" w:color="auto"/>
          </w:divBdr>
        </w:div>
        <w:div w:id="1002202481">
          <w:marLeft w:val="480"/>
          <w:marRight w:val="0"/>
          <w:marTop w:val="0"/>
          <w:marBottom w:val="0"/>
          <w:divBdr>
            <w:top w:val="none" w:sz="0" w:space="0" w:color="auto"/>
            <w:left w:val="none" w:sz="0" w:space="0" w:color="auto"/>
            <w:bottom w:val="none" w:sz="0" w:space="0" w:color="auto"/>
            <w:right w:val="none" w:sz="0" w:space="0" w:color="auto"/>
          </w:divBdr>
        </w:div>
        <w:div w:id="1006589857">
          <w:marLeft w:val="480"/>
          <w:marRight w:val="0"/>
          <w:marTop w:val="0"/>
          <w:marBottom w:val="0"/>
          <w:divBdr>
            <w:top w:val="none" w:sz="0" w:space="0" w:color="auto"/>
            <w:left w:val="none" w:sz="0" w:space="0" w:color="auto"/>
            <w:bottom w:val="none" w:sz="0" w:space="0" w:color="auto"/>
            <w:right w:val="none" w:sz="0" w:space="0" w:color="auto"/>
          </w:divBdr>
        </w:div>
        <w:div w:id="1011104499">
          <w:marLeft w:val="480"/>
          <w:marRight w:val="0"/>
          <w:marTop w:val="0"/>
          <w:marBottom w:val="0"/>
          <w:divBdr>
            <w:top w:val="none" w:sz="0" w:space="0" w:color="auto"/>
            <w:left w:val="none" w:sz="0" w:space="0" w:color="auto"/>
            <w:bottom w:val="none" w:sz="0" w:space="0" w:color="auto"/>
            <w:right w:val="none" w:sz="0" w:space="0" w:color="auto"/>
          </w:divBdr>
        </w:div>
        <w:div w:id="1012029556">
          <w:marLeft w:val="480"/>
          <w:marRight w:val="0"/>
          <w:marTop w:val="0"/>
          <w:marBottom w:val="0"/>
          <w:divBdr>
            <w:top w:val="none" w:sz="0" w:space="0" w:color="auto"/>
            <w:left w:val="none" w:sz="0" w:space="0" w:color="auto"/>
            <w:bottom w:val="none" w:sz="0" w:space="0" w:color="auto"/>
            <w:right w:val="none" w:sz="0" w:space="0" w:color="auto"/>
          </w:divBdr>
        </w:div>
        <w:div w:id="1019547452">
          <w:marLeft w:val="480"/>
          <w:marRight w:val="0"/>
          <w:marTop w:val="0"/>
          <w:marBottom w:val="0"/>
          <w:divBdr>
            <w:top w:val="none" w:sz="0" w:space="0" w:color="auto"/>
            <w:left w:val="none" w:sz="0" w:space="0" w:color="auto"/>
            <w:bottom w:val="none" w:sz="0" w:space="0" w:color="auto"/>
            <w:right w:val="none" w:sz="0" w:space="0" w:color="auto"/>
          </w:divBdr>
        </w:div>
        <w:div w:id="1209873160">
          <w:marLeft w:val="480"/>
          <w:marRight w:val="0"/>
          <w:marTop w:val="0"/>
          <w:marBottom w:val="0"/>
          <w:divBdr>
            <w:top w:val="none" w:sz="0" w:space="0" w:color="auto"/>
            <w:left w:val="none" w:sz="0" w:space="0" w:color="auto"/>
            <w:bottom w:val="none" w:sz="0" w:space="0" w:color="auto"/>
            <w:right w:val="none" w:sz="0" w:space="0" w:color="auto"/>
          </w:divBdr>
        </w:div>
        <w:div w:id="1240600894">
          <w:marLeft w:val="480"/>
          <w:marRight w:val="0"/>
          <w:marTop w:val="0"/>
          <w:marBottom w:val="0"/>
          <w:divBdr>
            <w:top w:val="none" w:sz="0" w:space="0" w:color="auto"/>
            <w:left w:val="none" w:sz="0" w:space="0" w:color="auto"/>
            <w:bottom w:val="none" w:sz="0" w:space="0" w:color="auto"/>
            <w:right w:val="none" w:sz="0" w:space="0" w:color="auto"/>
          </w:divBdr>
        </w:div>
        <w:div w:id="1259605577">
          <w:marLeft w:val="480"/>
          <w:marRight w:val="0"/>
          <w:marTop w:val="0"/>
          <w:marBottom w:val="0"/>
          <w:divBdr>
            <w:top w:val="none" w:sz="0" w:space="0" w:color="auto"/>
            <w:left w:val="none" w:sz="0" w:space="0" w:color="auto"/>
            <w:bottom w:val="none" w:sz="0" w:space="0" w:color="auto"/>
            <w:right w:val="none" w:sz="0" w:space="0" w:color="auto"/>
          </w:divBdr>
        </w:div>
        <w:div w:id="1274635758">
          <w:marLeft w:val="480"/>
          <w:marRight w:val="0"/>
          <w:marTop w:val="0"/>
          <w:marBottom w:val="0"/>
          <w:divBdr>
            <w:top w:val="none" w:sz="0" w:space="0" w:color="auto"/>
            <w:left w:val="none" w:sz="0" w:space="0" w:color="auto"/>
            <w:bottom w:val="none" w:sz="0" w:space="0" w:color="auto"/>
            <w:right w:val="none" w:sz="0" w:space="0" w:color="auto"/>
          </w:divBdr>
        </w:div>
        <w:div w:id="1289049849">
          <w:marLeft w:val="480"/>
          <w:marRight w:val="0"/>
          <w:marTop w:val="0"/>
          <w:marBottom w:val="0"/>
          <w:divBdr>
            <w:top w:val="none" w:sz="0" w:space="0" w:color="auto"/>
            <w:left w:val="none" w:sz="0" w:space="0" w:color="auto"/>
            <w:bottom w:val="none" w:sz="0" w:space="0" w:color="auto"/>
            <w:right w:val="none" w:sz="0" w:space="0" w:color="auto"/>
          </w:divBdr>
        </w:div>
        <w:div w:id="1318922146">
          <w:marLeft w:val="480"/>
          <w:marRight w:val="0"/>
          <w:marTop w:val="0"/>
          <w:marBottom w:val="0"/>
          <w:divBdr>
            <w:top w:val="none" w:sz="0" w:space="0" w:color="auto"/>
            <w:left w:val="none" w:sz="0" w:space="0" w:color="auto"/>
            <w:bottom w:val="none" w:sz="0" w:space="0" w:color="auto"/>
            <w:right w:val="none" w:sz="0" w:space="0" w:color="auto"/>
          </w:divBdr>
        </w:div>
        <w:div w:id="1319655056">
          <w:marLeft w:val="480"/>
          <w:marRight w:val="0"/>
          <w:marTop w:val="0"/>
          <w:marBottom w:val="0"/>
          <w:divBdr>
            <w:top w:val="none" w:sz="0" w:space="0" w:color="auto"/>
            <w:left w:val="none" w:sz="0" w:space="0" w:color="auto"/>
            <w:bottom w:val="none" w:sz="0" w:space="0" w:color="auto"/>
            <w:right w:val="none" w:sz="0" w:space="0" w:color="auto"/>
          </w:divBdr>
        </w:div>
        <w:div w:id="1325162096">
          <w:marLeft w:val="480"/>
          <w:marRight w:val="0"/>
          <w:marTop w:val="0"/>
          <w:marBottom w:val="0"/>
          <w:divBdr>
            <w:top w:val="none" w:sz="0" w:space="0" w:color="auto"/>
            <w:left w:val="none" w:sz="0" w:space="0" w:color="auto"/>
            <w:bottom w:val="none" w:sz="0" w:space="0" w:color="auto"/>
            <w:right w:val="none" w:sz="0" w:space="0" w:color="auto"/>
          </w:divBdr>
        </w:div>
        <w:div w:id="1394280263">
          <w:marLeft w:val="480"/>
          <w:marRight w:val="0"/>
          <w:marTop w:val="0"/>
          <w:marBottom w:val="0"/>
          <w:divBdr>
            <w:top w:val="none" w:sz="0" w:space="0" w:color="auto"/>
            <w:left w:val="none" w:sz="0" w:space="0" w:color="auto"/>
            <w:bottom w:val="none" w:sz="0" w:space="0" w:color="auto"/>
            <w:right w:val="none" w:sz="0" w:space="0" w:color="auto"/>
          </w:divBdr>
        </w:div>
        <w:div w:id="1501890540">
          <w:marLeft w:val="480"/>
          <w:marRight w:val="0"/>
          <w:marTop w:val="0"/>
          <w:marBottom w:val="0"/>
          <w:divBdr>
            <w:top w:val="none" w:sz="0" w:space="0" w:color="auto"/>
            <w:left w:val="none" w:sz="0" w:space="0" w:color="auto"/>
            <w:bottom w:val="none" w:sz="0" w:space="0" w:color="auto"/>
            <w:right w:val="none" w:sz="0" w:space="0" w:color="auto"/>
          </w:divBdr>
        </w:div>
        <w:div w:id="1528251996">
          <w:marLeft w:val="480"/>
          <w:marRight w:val="0"/>
          <w:marTop w:val="0"/>
          <w:marBottom w:val="0"/>
          <w:divBdr>
            <w:top w:val="none" w:sz="0" w:space="0" w:color="auto"/>
            <w:left w:val="none" w:sz="0" w:space="0" w:color="auto"/>
            <w:bottom w:val="none" w:sz="0" w:space="0" w:color="auto"/>
            <w:right w:val="none" w:sz="0" w:space="0" w:color="auto"/>
          </w:divBdr>
        </w:div>
        <w:div w:id="1659192885">
          <w:marLeft w:val="480"/>
          <w:marRight w:val="0"/>
          <w:marTop w:val="0"/>
          <w:marBottom w:val="0"/>
          <w:divBdr>
            <w:top w:val="none" w:sz="0" w:space="0" w:color="auto"/>
            <w:left w:val="none" w:sz="0" w:space="0" w:color="auto"/>
            <w:bottom w:val="none" w:sz="0" w:space="0" w:color="auto"/>
            <w:right w:val="none" w:sz="0" w:space="0" w:color="auto"/>
          </w:divBdr>
        </w:div>
        <w:div w:id="1686788694">
          <w:marLeft w:val="480"/>
          <w:marRight w:val="0"/>
          <w:marTop w:val="0"/>
          <w:marBottom w:val="0"/>
          <w:divBdr>
            <w:top w:val="none" w:sz="0" w:space="0" w:color="auto"/>
            <w:left w:val="none" w:sz="0" w:space="0" w:color="auto"/>
            <w:bottom w:val="none" w:sz="0" w:space="0" w:color="auto"/>
            <w:right w:val="none" w:sz="0" w:space="0" w:color="auto"/>
          </w:divBdr>
        </w:div>
        <w:div w:id="1725828499">
          <w:marLeft w:val="480"/>
          <w:marRight w:val="0"/>
          <w:marTop w:val="0"/>
          <w:marBottom w:val="0"/>
          <w:divBdr>
            <w:top w:val="none" w:sz="0" w:space="0" w:color="auto"/>
            <w:left w:val="none" w:sz="0" w:space="0" w:color="auto"/>
            <w:bottom w:val="none" w:sz="0" w:space="0" w:color="auto"/>
            <w:right w:val="none" w:sz="0" w:space="0" w:color="auto"/>
          </w:divBdr>
        </w:div>
        <w:div w:id="1766153185">
          <w:marLeft w:val="480"/>
          <w:marRight w:val="0"/>
          <w:marTop w:val="0"/>
          <w:marBottom w:val="0"/>
          <w:divBdr>
            <w:top w:val="none" w:sz="0" w:space="0" w:color="auto"/>
            <w:left w:val="none" w:sz="0" w:space="0" w:color="auto"/>
            <w:bottom w:val="none" w:sz="0" w:space="0" w:color="auto"/>
            <w:right w:val="none" w:sz="0" w:space="0" w:color="auto"/>
          </w:divBdr>
        </w:div>
        <w:div w:id="1770468015">
          <w:marLeft w:val="480"/>
          <w:marRight w:val="0"/>
          <w:marTop w:val="0"/>
          <w:marBottom w:val="0"/>
          <w:divBdr>
            <w:top w:val="none" w:sz="0" w:space="0" w:color="auto"/>
            <w:left w:val="none" w:sz="0" w:space="0" w:color="auto"/>
            <w:bottom w:val="none" w:sz="0" w:space="0" w:color="auto"/>
            <w:right w:val="none" w:sz="0" w:space="0" w:color="auto"/>
          </w:divBdr>
        </w:div>
        <w:div w:id="1836067399">
          <w:marLeft w:val="480"/>
          <w:marRight w:val="0"/>
          <w:marTop w:val="0"/>
          <w:marBottom w:val="0"/>
          <w:divBdr>
            <w:top w:val="none" w:sz="0" w:space="0" w:color="auto"/>
            <w:left w:val="none" w:sz="0" w:space="0" w:color="auto"/>
            <w:bottom w:val="none" w:sz="0" w:space="0" w:color="auto"/>
            <w:right w:val="none" w:sz="0" w:space="0" w:color="auto"/>
          </w:divBdr>
        </w:div>
        <w:div w:id="1855067421">
          <w:marLeft w:val="480"/>
          <w:marRight w:val="0"/>
          <w:marTop w:val="0"/>
          <w:marBottom w:val="0"/>
          <w:divBdr>
            <w:top w:val="none" w:sz="0" w:space="0" w:color="auto"/>
            <w:left w:val="none" w:sz="0" w:space="0" w:color="auto"/>
            <w:bottom w:val="none" w:sz="0" w:space="0" w:color="auto"/>
            <w:right w:val="none" w:sz="0" w:space="0" w:color="auto"/>
          </w:divBdr>
        </w:div>
        <w:div w:id="1878741448">
          <w:marLeft w:val="480"/>
          <w:marRight w:val="0"/>
          <w:marTop w:val="0"/>
          <w:marBottom w:val="0"/>
          <w:divBdr>
            <w:top w:val="none" w:sz="0" w:space="0" w:color="auto"/>
            <w:left w:val="none" w:sz="0" w:space="0" w:color="auto"/>
            <w:bottom w:val="none" w:sz="0" w:space="0" w:color="auto"/>
            <w:right w:val="none" w:sz="0" w:space="0" w:color="auto"/>
          </w:divBdr>
        </w:div>
        <w:div w:id="1908685320">
          <w:marLeft w:val="480"/>
          <w:marRight w:val="0"/>
          <w:marTop w:val="0"/>
          <w:marBottom w:val="0"/>
          <w:divBdr>
            <w:top w:val="none" w:sz="0" w:space="0" w:color="auto"/>
            <w:left w:val="none" w:sz="0" w:space="0" w:color="auto"/>
            <w:bottom w:val="none" w:sz="0" w:space="0" w:color="auto"/>
            <w:right w:val="none" w:sz="0" w:space="0" w:color="auto"/>
          </w:divBdr>
        </w:div>
        <w:div w:id="1911961926">
          <w:marLeft w:val="480"/>
          <w:marRight w:val="0"/>
          <w:marTop w:val="0"/>
          <w:marBottom w:val="0"/>
          <w:divBdr>
            <w:top w:val="none" w:sz="0" w:space="0" w:color="auto"/>
            <w:left w:val="none" w:sz="0" w:space="0" w:color="auto"/>
            <w:bottom w:val="none" w:sz="0" w:space="0" w:color="auto"/>
            <w:right w:val="none" w:sz="0" w:space="0" w:color="auto"/>
          </w:divBdr>
        </w:div>
        <w:div w:id="1919901127">
          <w:marLeft w:val="480"/>
          <w:marRight w:val="0"/>
          <w:marTop w:val="0"/>
          <w:marBottom w:val="0"/>
          <w:divBdr>
            <w:top w:val="none" w:sz="0" w:space="0" w:color="auto"/>
            <w:left w:val="none" w:sz="0" w:space="0" w:color="auto"/>
            <w:bottom w:val="none" w:sz="0" w:space="0" w:color="auto"/>
            <w:right w:val="none" w:sz="0" w:space="0" w:color="auto"/>
          </w:divBdr>
        </w:div>
        <w:div w:id="1926917868">
          <w:marLeft w:val="480"/>
          <w:marRight w:val="0"/>
          <w:marTop w:val="0"/>
          <w:marBottom w:val="0"/>
          <w:divBdr>
            <w:top w:val="none" w:sz="0" w:space="0" w:color="auto"/>
            <w:left w:val="none" w:sz="0" w:space="0" w:color="auto"/>
            <w:bottom w:val="none" w:sz="0" w:space="0" w:color="auto"/>
            <w:right w:val="none" w:sz="0" w:space="0" w:color="auto"/>
          </w:divBdr>
        </w:div>
        <w:div w:id="1941257247">
          <w:marLeft w:val="480"/>
          <w:marRight w:val="0"/>
          <w:marTop w:val="0"/>
          <w:marBottom w:val="0"/>
          <w:divBdr>
            <w:top w:val="none" w:sz="0" w:space="0" w:color="auto"/>
            <w:left w:val="none" w:sz="0" w:space="0" w:color="auto"/>
            <w:bottom w:val="none" w:sz="0" w:space="0" w:color="auto"/>
            <w:right w:val="none" w:sz="0" w:space="0" w:color="auto"/>
          </w:divBdr>
        </w:div>
        <w:div w:id="1951862164">
          <w:marLeft w:val="480"/>
          <w:marRight w:val="0"/>
          <w:marTop w:val="0"/>
          <w:marBottom w:val="0"/>
          <w:divBdr>
            <w:top w:val="none" w:sz="0" w:space="0" w:color="auto"/>
            <w:left w:val="none" w:sz="0" w:space="0" w:color="auto"/>
            <w:bottom w:val="none" w:sz="0" w:space="0" w:color="auto"/>
            <w:right w:val="none" w:sz="0" w:space="0" w:color="auto"/>
          </w:divBdr>
        </w:div>
        <w:div w:id="2011905623">
          <w:marLeft w:val="480"/>
          <w:marRight w:val="0"/>
          <w:marTop w:val="0"/>
          <w:marBottom w:val="0"/>
          <w:divBdr>
            <w:top w:val="none" w:sz="0" w:space="0" w:color="auto"/>
            <w:left w:val="none" w:sz="0" w:space="0" w:color="auto"/>
            <w:bottom w:val="none" w:sz="0" w:space="0" w:color="auto"/>
            <w:right w:val="none" w:sz="0" w:space="0" w:color="auto"/>
          </w:divBdr>
        </w:div>
        <w:div w:id="2035304579">
          <w:marLeft w:val="480"/>
          <w:marRight w:val="0"/>
          <w:marTop w:val="0"/>
          <w:marBottom w:val="0"/>
          <w:divBdr>
            <w:top w:val="none" w:sz="0" w:space="0" w:color="auto"/>
            <w:left w:val="none" w:sz="0" w:space="0" w:color="auto"/>
            <w:bottom w:val="none" w:sz="0" w:space="0" w:color="auto"/>
            <w:right w:val="none" w:sz="0" w:space="0" w:color="auto"/>
          </w:divBdr>
        </w:div>
        <w:div w:id="2058779617">
          <w:marLeft w:val="480"/>
          <w:marRight w:val="0"/>
          <w:marTop w:val="0"/>
          <w:marBottom w:val="0"/>
          <w:divBdr>
            <w:top w:val="none" w:sz="0" w:space="0" w:color="auto"/>
            <w:left w:val="none" w:sz="0" w:space="0" w:color="auto"/>
            <w:bottom w:val="none" w:sz="0" w:space="0" w:color="auto"/>
            <w:right w:val="none" w:sz="0" w:space="0" w:color="auto"/>
          </w:divBdr>
        </w:div>
        <w:div w:id="2083982004">
          <w:marLeft w:val="480"/>
          <w:marRight w:val="0"/>
          <w:marTop w:val="0"/>
          <w:marBottom w:val="0"/>
          <w:divBdr>
            <w:top w:val="none" w:sz="0" w:space="0" w:color="auto"/>
            <w:left w:val="none" w:sz="0" w:space="0" w:color="auto"/>
            <w:bottom w:val="none" w:sz="0" w:space="0" w:color="auto"/>
            <w:right w:val="none" w:sz="0" w:space="0" w:color="auto"/>
          </w:divBdr>
        </w:div>
      </w:divsChild>
    </w:div>
    <w:div w:id="447966284">
      <w:bodyDiv w:val="1"/>
      <w:marLeft w:val="0"/>
      <w:marRight w:val="0"/>
      <w:marTop w:val="0"/>
      <w:marBottom w:val="0"/>
      <w:divBdr>
        <w:top w:val="none" w:sz="0" w:space="0" w:color="auto"/>
        <w:left w:val="none" w:sz="0" w:space="0" w:color="auto"/>
        <w:bottom w:val="none" w:sz="0" w:space="0" w:color="auto"/>
        <w:right w:val="none" w:sz="0" w:space="0" w:color="auto"/>
      </w:divBdr>
      <w:divsChild>
        <w:div w:id="20478459">
          <w:marLeft w:val="480"/>
          <w:marRight w:val="0"/>
          <w:marTop w:val="0"/>
          <w:marBottom w:val="0"/>
          <w:divBdr>
            <w:top w:val="none" w:sz="0" w:space="0" w:color="auto"/>
            <w:left w:val="none" w:sz="0" w:space="0" w:color="auto"/>
            <w:bottom w:val="none" w:sz="0" w:space="0" w:color="auto"/>
            <w:right w:val="none" w:sz="0" w:space="0" w:color="auto"/>
          </w:divBdr>
        </w:div>
        <w:div w:id="132604859">
          <w:marLeft w:val="480"/>
          <w:marRight w:val="0"/>
          <w:marTop w:val="0"/>
          <w:marBottom w:val="0"/>
          <w:divBdr>
            <w:top w:val="none" w:sz="0" w:space="0" w:color="auto"/>
            <w:left w:val="none" w:sz="0" w:space="0" w:color="auto"/>
            <w:bottom w:val="none" w:sz="0" w:space="0" w:color="auto"/>
            <w:right w:val="none" w:sz="0" w:space="0" w:color="auto"/>
          </w:divBdr>
        </w:div>
        <w:div w:id="145321426">
          <w:marLeft w:val="480"/>
          <w:marRight w:val="0"/>
          <w:marTop w:val="0"/>
          <w:marBottom w:val="0"/>
          <w:divBdr>
            <w:top w:val="none" w:sz="0" w:space="0" w:color="auto"/>
            <w:left w:val="none" w:sz="0" w:space="0" w:color="auto"/>
            <w:bottom w:val="none" w:sz="0" w:space="0" w:color="auto"/>
            <w:right w:val="none" w:sz="0" w:space="0" w:color="auto"/>
          </w:divBdr>
        </w:div>
        <w:div w:id="157423702">
          <w:marLeft w:val="480"/>
          <w:marRight w:val="0"/>
          <w:marTop w:val="0"/>
          <w:marBottom w:val="0"/>
          <w:divBdr>
            <w:top w:val="none" w:sz="0" w:space="0" w:color="auto"/>
            <w:left w:val="none" w:sz="0" w:space="0" w:color="auto"/>
            <w:bottom w:val="none" w:sz="0" w:space="0" w:color="auto"/>
            <w:right w:val="none" w:sz="0" w:space="0" w:color="auto"/>
          </w:divBdr>
        </w:div>
        <w:div w:id="178274178">
          <w:marLeft w:val="480"/>
          <w:marRight w:val="0"/>
          <w:marTop w:val="0"/>
          <w:marBottom w:val="0"/>
          <w:divBdr>
            <w:top w:val="none" w:sz="0" w:space="0" w:color="auto"/>
            <w:left w:val="none" w:sz="0" w:space="0" w:color="auto"/>
            <w:bottom w:val="none" w:sz="0" w:space="0" w:color="auto"/>
            <w:right w:val="none" w:sz="0" w:space="0" w:color="auto"/>
          </w:divBdr>
        </w:div>
        <w:div w:id="206836312">
          <w:marLeft w:val="480"/>
          <w:marRight w:val="0"/>
          <w:marTop w:val="0"/>
          <w:marBottom w:val="0"/>
          <w:divBdr>
            <w:top w:val="none" w:sz="0" w:space="0" w:color="auto"/>
            <w:left w:val="none" w:sz="0" w:space="0" w:color="auto"/>
            <w:bottom w:val="none" w:sz="0" w:space="0" w:color="auto"/>
            <w:right w:val="none" w:sz="0" w:space="0" w:color="auto"/>
          </w:divBdr>
        </w:div>
        <w:div w:id="285475514">
          <w:marLeft w:val="480"/>
          <w:marRight w:val="0"/>
          <w:marTop w:val="0"/>
          <w:marBottom w:val="0"/>
          <w:divBdr>
            <w:top w:val="none" w:sz="0" w:space="0" w:color="auto"/>
            <w:left w:val="none" w:sz="0" w:space="0" w:color="auto"/>
            <w:bottom w:val="none" w:sz="0" w:space="0" w:color="auto"/>
            <w:right w:val="none" w:sz="0" w:space="0" w:color="auto"/>
          </w:divBdr>
        </w:div>
        <w:div w:id="317659573">
          <w:marLeft w:val="480"/>
          <w:marRight w:val="0"/>
          <w:marTop w:val="0"/>
          <w:marBottom w:val="0"/>
          <w:divBdr>
            <w:top w:val="none" w:sz="0" w:space="0" w:color="auto"/>
            <w:left w:val="none" w:sz="0" w:space="0" w:color="auto"/>
            <w:bottom w:val="none" w:sz="0" w:space="0" w:color="auto"/>
            <w:right w:val="none" w:sz="0" w:space="0" w:color="auto"/>
          </w:divBdr>
        </w:div>
        <w:div w:id="323708997">
          <w:marLeft w:val="480"/>
          <w:marRight w:val="0"/>
          <w:marTop w:val="0"/>
          <w:marBottom w:val="0"/>
          <w:divBdr>
            <w:top w:val="none" w:sz="0" w:space="0" w:color="auto"/>
            <w:left w:val="none" w:sz="0" w:space="0" w:color="auto"/>
            <w:bottom w:val="none" w:sz="0" w:space="0" w:color="auto"/>
            <w:right w:val="none" w:sz="0" w:space="0" w:color="auto"/>
          </w:divBdr>
        </w:div>
        <w:div w:id="375280449">
          <w:marLeft w:val="480"/>
          <w:marRight w:val="0"/>
          <w:marTop w:val="0"/>
          <w:marBottom w:val="0"/>
          <w:divBdr>
            <w:top w:val="none" w:sz="0" w:space="0" w:color="auto"/>
            <w:left w:val="none" w:sz="0" w:space="0" w:color="auto"/>
            <w:bottom w:val="none" w:sz="0" w:space="0" w:color="auto"/>
            <w:right w:val="none" w:sz="0" w:space="0" w:color="auto"/>
          </w:divBdr>
        </w:div>
        <w:div w:id="392240246">
          <w:marLeft w:val="480"/>
          <w:marRight w:val="0"/>
          <w:marTop w:val="0"/>
          <w:marBottom w:val="0"/>
          <w:divBdr>
            <w:top w:val="none" w:sz="0" w:space="0" w:color="auto"/>
            <w:left w:val="none" w:sz="0" w:space="0" w:color="auto"/>
            <w:bottom w:val="none" w:sz="0" w:space="0" w:color="auto"/>
            <w:right w:val="none" w:sz="0" w:space="0" w:color="auto"/>
          </w:divBdr>
        </w:div>
        <w:div w:id="395784809">
          <w:marLeft w:val="480"/>
          <w:marRight w:val="0"/>
          <w:marTop w:val="0"/>
          <w:marBottom w:val="0"/>
          <w:divBdr>
            <w:top w:val="none" w:sz="0" w:space="0" w:color="auto"/>
            <w:left w:val="none" w:sz="0" w:space="0" w:color="auto"/>
            <w:bottom w:val="none" w:sz="0" w:space="0" w:color="auto"/>
            <w:right w:val="none" w:sz="0" w:space="0" w:color="auto"/>
          </w:divBdr>
        </w:div>
        <w:div w:id="404187718">
          <w:marLeft w:val="480"/>
          <w:marRight w:val="0"/>
          <w:marTop w:val="0"/>
          <w:marBottom w:val="0"/>
          <w:divBdr>
            <w:top w:val="none" w:sz="0" w:space="0" w:color="auto"/>
            <w:left w:val="none" w:sz="0" w:space="0" w:color="auto"/>
            <w:bottom w:val="none" w:sz="0" w:space="0" w:color="auto"/>
            <w:right w:val="none" w:sz="0" w:space="0" w:color="auto"/>
          </w:divBdr>
        </w:div>
        <w:div w:id="431780773">
          <w:marLeft w:val="480"/>
          <w:marRight w:val="0"/>
          <w:marTop w:val="0"/>
          <w:marBottom w:val="0"/>
          <w:divBdr>
            <w:top w:val="none" w:sz="0" w:space="0" w:color="auto"/>
            <w:left w:val="none" w:sz="0" w:space="0" w:color="auto"/>
            <w:bottom w:val="none" w:sz="0" w:space="0" w:color="auto"/>
            <w:right w:val="none" w:sz="0" w:space="0" w:color="auto"/>
          </w:divBdr>
        </w:div>
        <w:div w:id="527838457">
          <w:marLeft w:val="480"/>
          <w:marRight w:val="0"/>
          <w:marTop w:val="0"/>
          <w:marBottom w:val="0"/>
          <w:divBdr>
            <w:top w:val="none" w:sz="0" w:space="0" w:color="auto"/>
            <w:left w:val="none" w:sz="0" w:space="0" w:color="auto"/>
            <w:bottom w:val="none" w:sz="0" w:space="0" w:color="auto"/>
            <w:right w:val="none" w:sz="0" w:space="0" w:color="auto"/>
          </w:divBdr>
        </w:div>
        <w:div w:id="551699593">
          <w:marLeft w:val="480"/>
          <w:marRight w:val="0"/>
          <w:marTop w:val="0"/>
          <w:marBottom w:val="0"/>
          <w:divBdr>
            <w:top w:val="none" w:sz="0" w:space="0" w:color="auto"/>
            <w:left w:val="none" w:sz="0" w:space="0" w:color="auto"/>
            <w:bottom w:val="none" w:sz="0" w:space="0" w:color="auto"/>
            <w:right w:val="none" w:sz="0" w:space="0" w:color="auto"/>
          </w:divBdr>
        </w:div>
        <w:div w:id="621418491">
          <w:marLeft w:val="480"/>
          <w:marRight w:val="0"/>
          <w:marTop w:val="0"/>
          <w:marBottom w:val="0"/>
          <w:divBdr>
            <w:top w:val="none" w:sz="0" w:space="0" w:color="auto"/>
            <w:left w:val="none" w:sz="0" w:space="0" w:color="auto"/>
            <w:bottom w:val="none" w:sz="0" w:space="0" w:color="auto"/>
            <w:right w:val="none" w:sz="0" w:space="0" w:color="auto"/>
          </w:divBdr>
        </w:div>
        <w:div w:id="649214050">
          <w:marLeft w:val="480"/>
          <w:marRight w:val="0"/>
          <w:marTop w:val="0"/>
          <w:marBottom w:val="0"/>
          <w:divBdr>
            <w:top w:val="none" w:sz="0" w:space="0" w:color="auto"/>
            <w:left w:val="none" w:sz="0" w:space="0" w:color="auto"/>
            <w:bottom w:val="none" w:sz="0" w:space="0" w:color="auto"/>
            <w:right w:val="none" w:sz="0" w:space="0" w:color="auto"/>
          </w:divBdr>
        </w:div>
        <w:div w:id="688290082">
          <w:marLeft w:val="480"/>
          <w:marRight w:val="0"/>
          <w:marTop w:val="0"/>
          <w:marBottom w:val="0"/>
          <w:divBdr>
            <w:top w:val="none" w:sz="0" w:space="0" w:color="auto"/>
            <w:left w:val="none" w:sz="0" w:space="0" w:color="auto"/>
            <w:bottom w:val="none" w:sz="0" w:space="0" w:color="auto"/>
            <w:right w:val="none" w:sz="0" w:space="0" w:color="auto"/>
          </w:divBdr>
        </w:div>
        <w:div w:id="740175479">
          <w:marLeft w:val="480"/>
          <w:marRight w:val="0"/>
          <w:marTop w:val="0"/>
          <w:marBottom w:val="0"/>
          <w:divBdr>
            <w:top w:val="none" w:sz="0" w:space="0" w:color="auto"/>
            <w:left w:val="none" w:sz="0" w:space="0" w:color="auto"/>
            <w:bottom w:val="none" w:sz="0" w:space="0" w:color="auto"/>
            <w:right w:val="none" w:sz="0" w:space="0" w:color="auto"/>
          </w:divBdr>
        </w:div>
        <w:div w:id="754715828">
          <w:marLeft w:val="480"/>
          <w:marRight w:val="0"/>
          <w:marTop w:val="0"/>
          <w:marBottom w:val="0"/>
          <w:divBdr>
            <w:top w:val="none" w:sz="0" w:space="0" w:color="auto"/>
            <w:left w:val="none" w:sz="0" w:space="0" w:color="auto"/>
            <w:bottom w:val="none" w:sz="0" w:space="0" w:color="auto"/>
            <w:right w:val="none" w:sz="0" w:space="0" w:color="auto"/>
          </w:divBdr>
        </w:div>
        <w:div w:id="769859234">
          <w:marLeft w:val="480"/>
          <w:marRight w:val="0"/>
          <w:marTop w:val="0"/>
          <w:marBottom w:val="0"/>
          <w:divBdr>
            <w:top w:val="none" w:sz="0" w:space="0" w:color="auto"/>
            <w:left w:val="none" w:sz="0" w:space="0" w:color="auto"/>
            <w:bottom w:val="none" w:sz="0" w:space="0" w:color="auto"/>
            <w:right w:val="none" w:sz="0" w:space="0" w:color="auto"/>
          </w:divBdr>
        </w:div>
        <w:div w:id="783354792">
          <w:marLeft w:val="480"/>
          <w:marRight w:val="0"/>
          <w:marTop w:val="0"/>
          <w:marBottom w:val="0"/>
          <w:divBdr>
            <w:top w:val="none" w:sz="0" w:space="0" w:color="auto"/>
            <w:left w:val="none" w:sz="0" w:space="0" w:color="auto"/>
            <w:bottom w:val="none" w:sz="0" w:space="0" w:color="auto"/>
            <w:right w:val="none" w:sz="0" w:space="0" w:color="auto"/>
          </w:divBdr>
        </w:div>
        <w:div w:id="825125343">
          <w:marLeft w:val="480"/>
          <w:marRight w:val="0"/>
          <w:marTop w:val="0"/>
          <w:marBottom w:val="0"/>
          <w:divBdr>
            <w:top w:val="none" w:sz="0" w:space="0" w:color="auto"/>
            <w:left w:val="none" w:sz="0" w:space="0" w:color="auto"/>
            <w:bottom w:val="none" w:sz="0" w:space="0" w:color="auto"/>
            <w:right w:val="none" w:sz="0" w:space="0" w:color="auto"/>
          </w:divBdr>
        </w:div>
        <w:div w:id="870656279">
          <w:marLeft w:val="480"/>
          <w:marRight w:val="0"/>
          <w:marTop w:val="0"/>
          <w:marBottom w:val="0"/>
          <w:divBdr>
            <w:top w:val="none" w:sz="0" w:space="0" w:color="auto"/>
            <w:left w:val="none" w:sz="0" w:space="0" w:color="auto"/>
            <w:bottom w:val="none" w:sz="0" w:space="0" w:color="auto"/>
            <w:right w:val="none" w:sz="0" w:space="0" w:color="auto"/>
          </w:divBdr>
        </w:div>
        <w:div w:id="916208890">
          <w:marLeft w:val="480"/>
          <w:marRight w:val="0"/>
          <w:marTop w:val="0"/>
          <w:marBottom w:val="0"/>
          <w:divBdr>
            <w:top w:val="none" w:sz="0" w:space="0" w:color="auto"/>
            <w:left w:val="none" w:sz="0" w:space="0" w:color="auto"/>
            <w:bottom w:val="none" w:sz="0" w:space="0" w:color="auto"/>
            <w:right w:val="none" w:sz="0" w:space="0" w:color="auto"/>
          </w:divBdr>
        </w:div>
        <w:div w:id="957680487">
          <w:marLeft w:val="480"/>
          <w:marRight w:val="0"/>
          <w:marTop w:val="0"/>
          <w:marBottom w:val="0"/>
          <w:divBdr>
            <w:top w:val="none" w:sz="0" w:space="0" w:color="auto"/>
            <w:left w:val="none" w:sz="0" w:space="0" w:color="auto"/>
            <w:bottom w:val="none" w:sz="0" w:space="0" w:color="auto"/>
            <w:right w:val="none" w:sz="0" w:space="0" w:color="auto"/>
          </w:divBdr>
        </w:div>
        <w:div w:id="967321186">
          <w:marLeft w:val="480"/>
          <w:marRight w:val="0"/>
          <w:marTop w:val="0"/>
          <w:marBottom w:val="0"/>
          <w:divBdr>
            <w:top w:val="none" w:sz="0" w:space="0" w:color="auto"/>
            <w:left w:val="none" w:sz="0" w:space="0" w:color="auto"/>
            <w:bottom w:val="none" w:sz="0" w:space="0" w:color="auto"/>
            <w:right w:val="none" w:sz="0" w:space="0" w:color="auto"/>
          </w:divBdr>
        </w:div>
        <w:div w:id="972099388">
          <w:marLeft w:val="480"/>
          <w:marRight w:val="0"/>
          <w:marTop w:val="0"/>
          <w:marBottom w:val="0"/>
          <w:divBdr>
            <w:top w:val="none" w:sz="0" w:space="0" w:color="auto"/>
            <w:left w:val="none" w:sz="0" w:space="0" w:color="auto"/>
            <w:bottom w:val="none" w:sz="0" w:space="0" w:color="auto"/>
            <w:right w:val="none" w:sz="0" w:space="0" w:color="auto"/>
          </w:divBdr>
        </w:div>
        <w:div w:id="977225982">
          <w:marLeft w:val="480"/>
          <w:marRight w:val="0"/>
          <w:marTop w:val="0"/>
          <w:marBottom w:val="0"/>
          <w:divBdr>
            <w:top w:val="none" w:sz="0" w:space="0" w:color="auto"/>
            <w:left w:val="none" w:sz="0" w:space="0" w:color="auto"/>
            <w:bottom w:val="none" w:sz="0" w:space="0" w:color="auto"/>
            <w:right w:val="none" w:sz="0" w:space="0" w:color="auto"/>
          </w:divBdr>
        </w:div>
        <w:div w:id="987131381">
          <w:marLeft w:val="480"/>
          <w:marRight w:val="0"/>
          <w:marTop w:val="0"/>
          <w:marBottom w:val="0"/>
          <w:divBdr>
            <w:top w:val="none" w:sz="0" w:space="0" w:color="auto"/>
            <w:left w:val="none" w:sz="0" w:space="0" w:color="auto"/>
            <w:bottom w:val="none" w:sz="0" w:space="0" w:color="auto"/>
            <w:right w:val="none" w:sz="0" w:space="0" w:color="auto"/>
          </w:divBdr>
        </w:div>
        <w:div w:id="999580285">
          <w:marLeft w:val="480"/>
          <w:marRight w:val="0"/>
          <w:marTop w:val="0"/>
          <w:marBottom w:val="0"/>
          <w:divBdr>
            <w:top w:val="none" w:sz="0" w:space="0" w:color="auto"/>
            <w:left w:val="none" w:sz="0" w:space="0" w:color="auto"/>
            <w:bottom w:val="none" w:sz="0" w:space="0" w:color="auto"/>
            <w:right w:val="none" w:sz="0" w:space="0" w:color="auto"/>
          </w:divBdr>
        </w:div>
        <w:div w:id="1001618527">
          <w:marLeft w:val="480"/>
          <w:marRight w:val="0"/>
          <w:marTop w:val="0"/>
          <w:marBottom w:val="0"/>
          <w:divBdr>
            <w:top w:val="none" w:sz="0" w:space="0" w:color="auto"/>
            <w:left w:val="none" w:sz="0" w:space="0" w:color="auto"/>
            <w:bottom w:val="none" w:sz="0" w:space="0" w:color="auto"/>
            <w:right w:val="none" w:sz="0" w:space="0" w:color="auto"/>
          </w:divBdr>
        </w:div>
        <w:div w:id="1026827412">
          <w:marLeft w:val="480"/>
          <w:marRight w:val="0"/>
          <w:marTop w:val="0"/>
          <w:marBottom w:val="0"/>
          <w:divBdr>
            <w:top w:val="none" w:sz="0" w:space="0" w:color="auto"/>
            <w:left w:val="none" w:sz="0" w:space="0" w:color="auto"/>
            <w:bottom w:val="none" w:sz="0" w:space="0" w:color="auto"/>
            <w:right w:val="none" w:sz="0" w:space="0" w:color="auto"/>
          </w:divBdr>
        </w:div>
        <w:div w:id="1034421965">
          <w:marLeft w:val="480"/>
          <w:marRight w:val="0"/>
          <w:marTop w:val="0"/>
          <w:marBottom w:val="0"/>
          <w:divBdr>
            <w:top w:val="none" w:sz="0" w:space="0" w:color="auto"/>
            <w:left w:val="none" w:sz="0" w:space="0" w:color="auto"/>
            <w:bottom w:val="none" w:sz="0" w:space="0" w:color="auto"/>
            <w:right w:val="none" w:sz="0" w:space="0" w:color="auto"/>
          </w:divBdr>
        </w:div>
        <w:div w:id="1047533032">
          <w:marLeft w:val="480"/>
          <w:marRight w:val="0"/>
          <w:marTop w:val="0"/>
          <w:marBottom w:val="0"/>
          <w:divBdr>
            <w:top w:val="none" w:sz="0" w:space="0" w:color="auto"/>
            <w:left w:val="none" w:sz="0" w:space="0" w:color="auto"/>
            <w:bottom w:val="none" w:sz="0" w:space="0" w:color="auto"/>
            <w:right w:val="none" w:sz="0" w:space="0" w:color="auto"/>
          </w:divBdr>
        </w:div>
        <w:div w:id="1070081608">
          <w:marLeft w:val="480"/>
          <w:marRight w:val="0"/>
          <w:marTop w:val="0"/>
          <w:marBottom w:val="0"/>
          <w:divBdr>
            <w:top w:val="none" w:sz="0" w:space="0" w:color="auto"/>
            <w:left w:val="none" w:sz="0" w:space="0" w:color="auto"/>
            <w:bottom w:val="none" w:sz="0" w:space="0" w:color="auto"/>
            <w:right w:val="none" w:sz="0" w:space="0" w:color="auto"/>
          </w:divBdr>
        </w:div>
        <w:div w:id="1241066581">
          <w:marLeft w:val="480"/>
          <w:marRight w:val="0"/>
          <w:marTop w:val="0"/>
          <w:marBottom w:val="0"/>
          <w:divBdr>
            <w:top w:val="none" w:sz="0" w:space="0" w:color="auto"/>
            <w:left w:val="none" w:sz="0" w:space="0" w:color="auto"/>
            <w:bottom w:val="none" w:sz="0" w:space="0" w:color="auto"/>
            <w:right w:val="none" w:sz="0" w:space="0" w:color="auto"/>
          </w:divBdr>
        </w:div>
        <w:div w:id="1268660748">
          <w:marLeft w:val="480"/>
          <w:marRight w:val="0"/>
          <w:marTop w:val="0"/>
          <w:marBottom w:val="0"/>
          <w:divBdr>
            <w:top w:val="none" w:sz="0" w:space="0" w:color="auto"/>
            <w:left w:val="none" w:sz="0" w:space="0" w:color="auto"/>
            <w:bottom w:val="none" w:sz="0" w:space="0" w:color="auto"/>
            <w:right w:val="none" w:sz="0" w:space="0" w:color="auto"/>
          </w:divBdr>
        </w:div>
        <w:div w:id="1284728783">
          <w:marLeft w:val="480"/>
          <w:marRight w:val="0"/>
          <w:marTop w:val="0"/>
          <w:marBottom w:val="0"/>
          <w:divBdr>
            <w:top w:val="none" w:sz="0" w:space="0" w:color="auto"/>
            <w:left w:val="none" w:sz="0" w:space="0" w:color="auto"/>
            <w:bottom w:val="none" w:sz="0" w:space="0" w:color="auto"/>
            <w:right w:val="none" w:sz="0" w:space="0" w:color="auto"/>
          </w:divBdr>
        </w:div>
        <w:div w:id="1299452415">
          <w:marLeft w:val="480"/>
          <w:marRight w:val="0"/>
          <w:marTop w:val="0"/>
          <w:marBottom w:val="0"/>
          <w:divBdr>
            <w:top w:val="none" w:sz="0" w:space="0" w:color="auto"/>
            <w:left w:val="none" w:sz="0" w:space="0" w:color="auto"/>
            <w:bottom w:val="none" w:sz="0" w:space="0" w:color="auto"/>
            <w:right w:val="none" w:sz="0" w:space="0" w:color="auto"/>
          </w:divBdr>
        </w:div>
        <w:div w:id="1315639709">
          <w:marLeft w:val="480"/>
          <w:marRight w:val="0"/>
          <w:marTop w:val="0"/>
          <w:marBottom w:val="0"/>
          <w:divBdr>
            <w:top w:val="none" w:sz="0" w:space="0" w:color="auto"/>
            <w:left w:val="none" w:sz="0" w:space="0" w:color="auto"/>
            <w:bottom w:val="none" w:sz="0" w:space="0" w:color="auto"/>
            <w:right w:val="none" w:sz="0" w:space="0" w:color="auto"/>
          </w:divBdr>
        </w:div>
        <w:div w:id="1325860991">
          <w:marLeft w:val="480"/>
          <w:marRight w:val="0"/>
          <w:marTop w:val="0"/>
          <w:marBottom w:val="0"/>
          <w:divBdr>
            <w:top w:val="none" w:sz="0" w:space="0" w:color="auto"/>
            <w:left w:val="none" w:sz="0" w:space="0" w:color="auto"/>
            <w:bottom w:val="none" w:sz="0" w:space="0" w:color="auto"/>
            <w:right w:val="none" w:sz="0" w:space="0" w:color="auto"/>
          </w:divBdr>
        </w:div>
        <w:div w:id="1340354259">
          <w:marLeft w:val="480"/>
          <w:marRight w:val="0"/>
          <w:marTop w:val="0"/>
          <w:marBottom w:val="0"/>
          <w:divBdr>
            <w:top w:val="none" w:sz="0" w:space="0" w:color="auto"/>
            <w:left w:val="none" w:sz="0" w:space="0" w:color="auto"/>
            <w:bottom w:val="none" w:sz="0" w:space="0" w:color="auto"/>
            <w:right w:val="none" w:sz="0" w:space="0" w:color="auto"/>
          </w:divBdr>
        </w:div>
        <w:div w:id="1349792129">
          <w:marLeft w:val="480"/>
          <w:marRight w:val="0"/>
          <w:marTop w:val="0"/>
          <w:marBottom w:val="0"/>
          <w:divBdr>
            <w:top w:val="none" w:sz="0" w:space="0" w:color="auto"/>
            <w:left w:val="none" w:sz="0" w:space="0" w:color="auto"/>
            <w:bottom w:val="none" w:sz="0" w:space="0" w:color="auto"/>
            <w:right w:val="none" w:sz="0" w:space="0" w:color="auto"/>
          </w:divBdr>
        </w:div>
        <w:div w:id="1354264761">
          <w:marLeft w:val="480"/>
          <w:marRight w:val="0"/>
          <w:marTop w:val="0"/>
          <w:marBottom w:val="0"/>
          <w:divBdr>
            <w:top w:val="none" w:sz="0" w:space="0" w:color="auto"/>
            <w:left w:val="none" w:sz="0" w:space="0" w:color="auto"/>
            <w:bottom w:val="none" w:sz="0" w:space="0" w:color="auto"/>
            <w:right w:val="none" w:sz="0" w:space="0" w:color="auto"/>
          </w:divBdr>
        </w:div>
        <w:div w:id="1435326203">
          <w:marLeft w:val="480"/>
          <w:marRight w:val="0"/>
          <w:marTop w:val="0"/>
          <w:marBottom w:val="0"/>
          <w:divBdr>
            <w:top w:val="none" w:sz="0" w:space="0" w:color="auto"/>
            <w:left w:val="none" w:sz="0" w:space="0" w:color="auto"/>
            <w:bottom w:val="none" w:sz="0" w:space="0" w:color="auto"/>
            <w:right w:val="none" w:sz="0" w:space="0" w:color="auto"/>
          </w:divBdr>
        </w:div>
        <w:div w:id="1540045718">
          <w:marLeft w:val="480"/>
          <w:marRight w:val="0"/>
          <w:marTop w:val="0"/>
          <w:marBottom w:val="0"/>
          <w:divBdr>
            <w:top w:val="none" w:sz="0" w:space="0" w:color="auto"/>
            <w:left w:val="none" w:sz="0" w:space="0" w:color="auto"/>
            <w:bottom w:val="none" w:sz="0" w:space="0" w:color="auto"/>
            <w:right w:val="none" w:sz="0" w:space="0" w:color="auto"/>
          </w:divBdr>
        </w:div>
        <w:div w:id="1557931497">
          <w:marLeft w:val="480"/>
          <w:marRight w:val="0"/>
          <w:marTop w:val="0"/>
          <w:marBottom w:val="0"/>
          <w:divBdr>
            <w:top w:val="none" w:sz="0" w:space="0" w:color="auto"/>
            <w:left w:val="none" w:sz="0" w:space="0" w:color="auto"/>
            <w:bottom w:val="none" w:sz="0" w:space="0" w:color="auto"/>
            <w:right w:val="none" w:sz="0" w:space="0" w:color="auto"/>
          </w:divBdr>
        </w:div>
        <w:div w:id="1566602049">
          <w:marLeft w:val="480"/>
          <w:marRight w:val="0"/>
          <w:marTop w:val="0"/>
          <w:marBottom w:val="0"/>
          <w:divBdr>
            <w:top w:val="none" w:sz="0" w:space="0" w:color="auto"/>
            <w:left w:val="none" w:sz="0" w:space="0" w:color="auto"/>
            <w:bottom w:val="none" w:sz="0" w:space="0" w:color="auto"/>
            <w:right w:val="none" w:sz="0" w:space="0" w:color="auto"/>
          </w:divBdr>
        </w:div>
        <w:div w:id="1579288230">
          <w:marLeft w:val="480"/>
          <w:marRight w:val="0"/>
          <w:marTop w:val="0"/>
          <w:marBottom w:val="0"/>
          <w:divBdr>
            <w:top w:val="none" w:sz="0" w:space="0" w:color="auto"/>
            <w:left w:val="none" w:sz="0" w:space="0" w:color="auto"/>
            <w:bottom w:val="none" w:sz="0" w:space="0" w:color="auto"/>
            <w:right w:val="none" w:sz="0" w:space="0" w:color="auto"/>
          </w:divBdr>
        </w:div>
        <w:div w:id="1635451023">
          <w:marLeft w:val="480"/>
          <w:marRight w:val="0"/>
          <w:marTop w:val="0"/>
          <w:marBottom w:val="0"/>
          <w:divBdr>
            <w:top w:val="none" w:sz="0" w:space="0" w:color="auto"/>
            <w:left w:val="none" w:sz="0" w:space="0" w:color="auto"/>
            <w:bottom w:val="none" w:sz="0" w:space="0" w:color="auto"/>
            <w:right w:val="none" w:sz="0" w:space="0" w:color="auto"/>
          </w:divBdr>
        </w:div>
        <w:div w:id="1646159000">
          <w:marLeft w:val="480"/>
          <w:marRight w:val="0"/>
          <w:marTop w:val="0"/>
          <w:marBottom w:val="0"/>
          <w:divBdr>
            <w:top w:val="none" w:sz="0" w:space="0" w:color="auto"/>
            <w:left w:val="none" w:sz="0" w:space="0" w:color="auto"/>
            <w:bottom w:val="none" w:sz="0" w:space="0" w:color="auto"/>
            <w:right w:val="none" w:sz="0" w:space="0" w:color="auto"/>
          </w:divBdr>
        </w:div>
        <w:div w:id="1657371084">
          <w:marLeft w:val="480"/>
          <w:marRight w:val="0"/>
          <w:marTop w:val="0"/>
          <w:marBottom w:val="0"/>
          <w:divBdr>
            <w:top w:val="none" w:sz="0" w:space="0" w:color="auto"/>
            <w:left w:val="none" w:sz="0" w:space="0" w:color="auto"/>
            <w:bottom w:val="none" w:sz="0" w:space="0" w:color="auto"/>
            <w:right w:val="none" w:sz="0" w:space="0" w:color="auto"/>
          </w:divBdr>
        </w:div>
        <w:div w:id="1754669221">
          <w:marLeft w:val="480"/>
          <w:marRight w:val="0"/>
          <w:marTop w:val="0"/>
          <w:marBottom w:val="0"/>
          <w:divBdr>
            <w:top w:val="none" w:sz="0" w:space="0" w:color="auto"/>
            <w:left w:val="none" w:sz="0" w:space="0" w:color="auto"/>
            <w:bottom w:val="none" w:sz="0" w:space="0" w:color="auto"/>
            <w:right w:val="none" w:sz="0" w:space="0" w:color="auto"/>
          </w:divBdr>
        </w:div>
        <w:div w:id="1773741404">
          <w:marLeft w:val="480"/>
          <w:marRight w:val="0"/>
          <w:marTop w:val="0"/>
          <w:marBottom w:val="0"/>
          <w:divBdr>
            <w:top w:val="none" w:sz="0" w:space="0" w:color="auto"/>
            <w:left w:val="none" w:sz="0" w:space="0" w:color="auto"/>
            <w:bottom w:val="none" w:sz="0" w:space="0" w:color="auto"/>
            <w:right w:val="none" w:sz="0" w:space="0" w:color="auto"/>
          </w:divBdr>
        </w:div>
        <w:div w:id="1803688369">
          <w:marLeft w:val="480"/>
          <w:marRight w:val="0"/>
          <w:marTop w:val="0"/>
          <w:marBottom w:val="0"/>
          <w:divBdr>
            <w:top w:val="none" w:sz="0" w:space="0" w:color="auto"/>
            <w:left w:val="none" w:sz="0" w:space="0" w:color="auto"/>
            <w:bottom w:val="none" w:sz="0" w:space="0" w:color="auto"/>
            <w:right w:val="none" w:sz="0" w:space="0" w:color="auto"/>
          </w:divBdr>
        </w:div>
        <w:div w:id="1806310167">
          <w:marLeft w:val="480"/>
          <w:marRight w:val="0"/>
          <w:marTop w:val="0"/>
          <w:marBottom w:val="0"/>
          <w:divBdr>
            <w:top w:val="none" w:sz="0" w:space="0" w:color="auto"/>
            <w:left w:val="none" w:sz="0" w:space="0" w:color="auto"/>
            <w:bottom w:val="none" w:sz="0" w:space="0" w:color="auto"/>
            <w:right w:val="none" w:sz="0" w:space="0" w:color="auto"/>
          </w:divBdr>
        </w:div>
        <w:div w:id="1829511958">
          <w:marLeft w:val="480"/>
          <w:marRight w:val="0"/>
          <w:marTop w:val="0"/>
          <w:marBottom w:val="0"/>
          <w:divBdr>
            <w:top w:val="none" w:sz="0" w:space="0" w:color="auto"/>
            <w:left w:val="none" w:sz="0" w:space="0" w:color="auto"/>
            <w:bottom w:val="none" w:sz="0" w:space="0" w:color="auto"/>
            <w:right w:val="none" w:sz="0" w:space="0" w:color="auto"/>
          </w:divBdr>
        </w:div>
        <w:div w:id="1847211469">
          <w:marLeft w:val="480"/>
          <w:marRight w:val="0"/>
          <w:marTop w:val="0"/>
          <w:marBottom w:val="0"/>
          <w:divBdr>
            <w:top w:val="none" w:sz="0" w:space="0" w:color="auto"/>
            <w:left w:val="none" w:sz="0" w:space="0" w:color="auto"/>
            <w:bottom w:val="none" w:sz="0" w:space="0" w:color="auto"/>
            <w:right w:val="none" w:sz="0" w:space="0" w:color="auto"/>
          </w:divBdr>
        </w:div>
        <w:div w:id="1889293513">
          <w:marLeft w:val="480"/>
          <w:marRight w:val="0"/>
          <w:marTop w:val="0"/>
          <w:marBottom w:val="0"/>
          <w:divBdr>
            <w:top w:val="none" w:sz="0" w:space="0" w:color="auto"/>
            <w:left w:val="none" w:sz="0" w:space="0" w:color="auto"/>
            <w:bottom w:val="none" w:sz="0" w:space="0" w:color="auto"/>
            <w:right w:val="none" w:sz="0" w:space="0" w:color="auto"/>
          </w:divBdr>
        </w:div>
        <w:div w:id="1931232141">
          <w:marLeft w:val="480"/>
          <w:marRight w:val="0"/>
          <w:marTop w:val="0"/>
          <w:marBottom w:val="0"/>
          <w:divBdr>
            <w:top w:val="none" w:sz="0" w:space="0" w:color="auto"/>
            <w:left w:val="none" w:sz="0" w:space="0" w:color="auto"/>
            <w:bottom w:val="none" w:sz="0" w:space="0" w:color="auto"/>
            <w:right w:val="none" w:sz="0" w:space="0" w:color="auto"/>
          </w:divBdr>
        </w:div>
        <w:div w:id="1970436301">
          <w:marLeft w:val="480"/>
          <w:marRight w:val="0"/>
          <w:marTop w:val="0"/>
          <w:marBottom w:val="0"/>
          <w:divBdr>
            <w:top w:val="none" w:sz="0" w:space="0" w:color="auto"/>
            <w:left w:val="none" w:sz="0" w:space="0" w:color="auto"/>
            <w:bottom w:val="none" w:sz="0" w:space="0" w:color="auto"/>
            <w:right w:val="none" w:sz="0" w:space="0" w:color="auto"/>
          </w:divBdr>
        </w:div>
        <w:div w:id="1996958778">
          <w:marLeft w:val="480"/>
          <w:marRight w:val="0"/>
          <w:marTop w:val="0"/>
          <w:marBottom w:val="0"/>
          <w:divBdr>
            <w:top w:val="none" w:sz="0" w:space="0" w:color="auto"/>
            <w:left w:val="none" w:sz="0" w:space="0" w:color="auto"/>
            <w:bottom w:val="none" w:sz="0" w:space="0" w:color="auto"/>
            <w:right w:val="none" w:sz="0" w:space="0" w:color="auto"/>
          </w:divBdr>
        </w:div>
        <w:div w:id="2071462892">
          <w:marLeft w:val="480"/>
          <w:marRight w:val="0"/>
          <w:marTop w:val="0"/>
          <w:marBottom w:val="0"/>
          <w:divBdr>
            <w:top w:val="none" w:sz="0" w:space="0" w:color="auto"/>
            <w:left w:val="none" w:sz="0" w:space="0" w:color="auto"/>
            <w:bottom w:val="none" w:sz="0" w:space="0" w:color="auto"/>
            <w:right w:val="none" w:sz="0" w:space="0" w:color="auto"/>
          </w:divBdr>
        </w:div>
        <w:div w:id="2075734914">
          <w:marLeft w:val="480"/>
          <w:marRight w:val="0"/>
          <w:marTop w:val="0"/>
          <w:marBottom w:val="0"/>
          <w:divBdr>
            <w:top w:val="none" w:sz="0" w:space="0" w:color="auto"/>
            <w:left w:val="none" w:sz="0" w:space="0" w:color="auto"/>
            <w:bottom w:val="none" w:sz="0" w:space="0" w:color="auto"/>
            <w:right w:val="none" w:sz="0" w:space="0" w:color="auto"/>
          </w:divBdr>
        </w:div>
        <w:div w:id="2075884052">
          <w:marLeft w:val="480"/>
          <w:marRight w:val="0"/>
          <w:marTop w:val="0"/>
          <w:marBottom w:val="0"/>
          <w:divBdr>
            <w:top w:val="none" w:sz="0" w:space="0" w:color="auto"/>
            <w:left w:val="none" w:sz="0" w:space="0" w:color="auto"/>
            <w:bottom w:val="none" w:sz="0" w:space="0" w:color="auto"/>
            <w:right w:val="none" w:sz="0" w:space="0" w:color="auto"/>
          </w:divBdr>
        </w:div>
        <w:div w:id="2118794084">
          <w:marLeft w:val="480"/>
          <w:marRight w:val="0"/>
          <w:marTop w:val="0"/>
          <w:marBottom w:val="0"/>
          <w:divBdr>
            <w:top w:val="none" w:sz="0" w:space="0" w:color="auto"/>
            <w:left w:val="none" w:sz="0" w:space="0" w:color="auto"/>
            <w:bottom w:val="none" w:sz="0" w:space="0" w:color="auto"/>
            <w:right w:val="none" w:sz="0" w:space="0" w:color="auto"/>
          </w:divBdr>
        </w:div>
        <w:div w:id="2124305776">
          <w:marLeft w:val="480"/>
          <w:marRight w:val="0"/>
          <w:marTop w:val="0"/>
          <w:marBottom w:val="0"/>
          <w:divBdr>
            <w:top w:val="none" w:sz="0" w:space="0" w:color="auto"/>
            <w:left w:val="none" w:sz="0" w:space="0" w:color="auto"/>
            <w:bottom w:val="none" w:sz="0" w:space="0" w:color="auto"/>
            <w:right w:val="none" w:sz="0" w:space="0" w:color="auto"/>
          </w:divBdr>
        </w:div>
        <w:div w:id="2135246541">
          <w:marLeft w:val="480"/>
          <w:marRight w:val="0"/>
          <w:marTop w:val="0"/>
          <w:marBottom w:val="0"/>
          <w:divBdr>
            <w:top w:val="none" w:sz="0" w:space="0" w:color="auto"/>
            <w:left w:val="none" w:sz="0" w:space="0" w:color="auto"/>
            <w:bottom w:val="none" w:sz="0" w:space="0" w:color="auto"/>
            <w:right w:val="none" w:sz="0" w:space="0" w:color="auto"/>
          </w:divBdr>
        </w:div>
      </w:divsChild>
    </w:div>
    <w:div w:id="448164432">
      <w:bodyDiv w:val="1"/>
      <w:marLeft w:val="0"/>
      <w:marRight w:val="0"/>
      <w:marTop w:val="0"/>
      <w:marBottom w:val="0"/>
      <w:divBdr>
        <w:top w:val="none" w:sz="0" w:space="0" w:color="auto"/>
        <w:left w:val="none" w:sz="0" w:space="0" w:color="auto"/>
        <w:bottom w:val="none" w:sz="0" w:space="0" w:color="auto"/>
        <w:right w:val="none" w:sz="0" w:space="0" w:color="auto"/>
      </w:divBdr>
      <w:divsChild>
        <w:div w:id="22370682">
          <w:marLeft w:val="480"/>
          <w:marRight w:val="0"/>
          <w:marTop w:val="0"/>
          <w:marBottom w:val="0"/>
          <w:divBdr>
            <w:top w:val="none" w:sz="0" w:space="0" w:color="auto"/>
            <w:left w:val="none" w:sz="0" w:space="0" w:color="auto"/>
            <w:bottom w:val="none" w:sz="0" w:space="0" w:color="auto"/>
            <w:right w:val="none" w:sz="0" w:space="0" w:color="auto"/>
          </w:divBdr>
        </w:div>
        <w:div w:id="37170397">
          <w:marLeft w:val="480"/>
          <w:marRight w:val="0"/>
          <w:marTop w:val="0"/>
          <w:marBottom w:val="0"/>
          <w:divBdr>
            <w:top w:val="none" w:sz="0" w:space="0" w:color="auto"/>
            <w:left w:val="none" w:sz="0" w:space="0" w:color="auto"/>
            <w:bottom w:val="none" w:sz="0" w:space="0" w:color="auto"/>
            <w:right w:val="none" w:sz="0" w:space="0" w:color="auto"/>
          </w:divBdr>
        </w:div>
        <w:div w:id="55705815">
          <w:marLeft w:val="480"/>
          <w:marRight w:val="0"/>
          <w:marTop w:val="0"/>
          <w:marBottom w:val="0"/>
          <w:divBdr>
            <w:top w:val="none" w:sz="0" w:space="0" w:color="auto"/>
            <w:left w:val="none" w:sz="0" w:space="0" w:color="auto"/>
            <w:bottom w:val="none" w:sz="0" w:space="0" w:color="auto"/>
            <w:right w:val="none" w:sz="0" w:space="0" w:color="auto"/>
          </w:divBdr>
        </w:div>
        <w:div w:id="163058655">
          <w:marLeft w:val="480"/>
          <w:marRight w:val="0"/>
          <w:marTop w:val="0"/>
          <w:marBottom w:val="0"/>
          <w:divBdr>
            <w:top w:val="none" w:sz="0" w:space="0" w:color="auto"/>
            <w:left w:val="none" w:sz="0" w:space="0" w:color="auto"/>
            <w:bottom w:val="none" w:sz="0" w:space="0" w:color="auto"/>
            <w:right w:val="none" w:sz="0" w:space="0" w:color="auto"/>
          </w:divBdr>
        </w:div>
        <w:div w:id="233006262">
          <w:marLeft w:val="480"/>
          <w:marRight w:val="0"/>
          <w:marTop w:val="0"/>
          <w:marBottom w:val="0"/>
          <w:divBdr>
            <w:top w:val="none" w:sz="0" w:space="0" w:color="auto"/>
            <w:left w:val="none" w:sz="0" w:space="0" w:color="auto"/>
            <w:bottom w:val="none" w:sz="0" w:space="0" w:color="auto"/>
            <w:right w:val="none" w:sz="0" w:space="0" w:color="auto"/>
          </w:divBdr>
        </w:div>
        <w:div w:id="243758251">
          <w:marLeft w:val="480"/>
          <w:marRight w:val="0"/>
          <w:marTop w:val="0"/>
          <w:marBottom w:val="0"/>
          <w:divBdr>
            <w:top w:val="none" w:sz="0" w:space="0" w:color="auto"/>
            <w:left w:val="none" w:sz="0" w:space="0" w:color="auto"/>
            <w:bottom w:val="none" w:sz="0" w:space="0" w:color="auto"/>
            <w:right w:val="none" w:sz="0" w:space="0" w:color="auto"/>
          </w:divBdr>
        </w:div>
        <w:div w:id="245650341">
          <w:marLeft w:val="480"/>
          <w:marRight w:val="0"/>
          <w:marTop w:val="0"/>
          <w:marBottom w:val="0"/>
          <w:divBdr>
            <w:top w:val="none" w:sz="0" w:space="0" w:color="auto"/>
            <w:left w:val="none" w:sz="0" w:space="0" w:color="auto"/>
            <w:bottom w:val="none" w:sz="0" w:space="0" w:color="auto"/>
            <w:right w:val="none" w:sz="0" w:space="0" w:color="auto"/>
          </w:divBdr>
        </w:div>
        <w:div w:id="262811665">
          <w:marLeft w:val="480"/>
          <w:marRight w:val="0"/>
          <w:marTop w:val="0"/>
          <w:marBottom w:val="0"/>
          <w:divBdr>
            <w:top w:val="none" w:sz="0" w:space="0" w:color="auto"/>
            <w:left w:val="none" w:sz="0" w:space="0" w:color="auto"/>
            <w:bottom w:val="none" w:sz="0" w:space="0" w:color="auto"/>
            <w:right w:val="none" w:sz="0" w:space="0" w:color="auto"/>
          </w:divBdr>
        </w:div>
        <w:div w:id="270019877">
          <w:marLeft w:val="480"/>
          <w:marRight w:val="0"/>
          <w:marTop w:val="0"/>
          <w:marBottom w:val="0"/>
          <w:divBdr>
            <w:top w:val="none" w:sz="0" w:space="0" w:color="auto"/>
            <w:left w:val="none" w:sz="0" w:space="0" w:color="auto"/>
            <w:bottom w:val="none" w:sz="0" w:space="0" w:color="auto"/>
            <w:right w:val="none" w:sz="0" w:space="0" w:color="auto"/>
          </w:divBdr>
        </w:div>
        <w:div w:id="278799951">
          <w:marLeft w:val="480"/>
          <w:marRight w:val="0"/>
          <w:marTop w:val="0"/>
          <w:marBottom w:val="0"/>
          <w:divBdr>
            <w:top w:val="none" w:sz="0" w:space="0" w:color="auto"/>
            <w:left w:val="none" w:sz="0" w:space="0" w:color="auto"/>
            <w:bottom w:val="none" w:sz="0" w:space="0" w:color="auto"/>
            <w:right w:val="none" w:sz="0" w:space="0" w:color="auto"/>
          </w:divBdr>
        </w:div>
        <w:div w:id="320433411">
          <w:marLeft w:val="480"/>
          <w:marRight w:val="0"/>
          <w:marTop w:val="0"/>
          <w:marBottom w:val="0"/>
          <w:divBdr>
            <w:top w:val="none" w:sz="0" w:space="0" w:color="auto"/>
            <w:left w:val="none" w:sz="0" w:space="0" w:color="auto"/>
            <w:bottom w:val="none" w:sz="0" w:space="0" w:color="auto"/>
            <w:right w:val="none" w:sz="0" w:space="0" w:color="auto"/>
          </w:divBdr>
        </w:div>
        <w:div w:id="324095673">
          <w:marLeft w:val="480"/>
          <w:marRight w:val="0"/>
          <w:marTop w:val="0"/>
          <w:marBottom w:val="0"/>
          <w:divBdr>
            <w:top w:val="none" w:sz="0" w:space="0" w:color="auto"/>
            <w:left w:val="none" w:sz="0" w:space="0" w:color="auto"/>
            <w:bottom w:val="none" w:sz="0" w:space="0" w:color="auto"/>
            <w:right w:val="none" w:sz="0" w:space="0" w:color="auto"/>
          </w:divBdr>
        </w:div>
        <w:div w:id="338238157">
          <w:marLeft w:val="480"/>
          <w:marRight w:val="0"/>
          <w:marTop w:val="0"/>
          <w:marBottom w:val="0"/>
          <w:divBdr>
            <w:top w:val="none" w:sz="0" w:space="0" w:color="auto"/>
            <w:left w:val="none" w:sz="0" w:space="0" w:color="auto"/>
            <w:bottom w:val="none" w:sz="0" w:space="0" w:color="auto"/>
            <w:right w:val="none" w:sz="0" w:space="0" w:color="auto"/>
          </w:divBdr>
        </w:div>
        <w:div w:id="365132769">
          <w:marLeft w:val="480"/>
          <w:marRight w:val="0"/>
          <w:marTop w:val="0"/>
          <w:marBottom w:val="0"/>
          <w:divBdr>
            <w:top w:val="none" w:sz="0" w:space="0" w:color="auto"/>
            <w:left w:val="none" w:sz="0" w:space="0" w:color="auto"/>
            <w:bottom w:val="none" w:sz="0" w:space="0" w:color="auto"/>
            <w:right w:val="none" w:sz="0" w:space="0" w:color="auto"/>
          </w:divBdr>
        </w:div>
        <w:div w:id="367027012">
          <w:marLeft w:val="480"/>
          <w:marRight w:val="0"/>
          <w:marTop w:val="0"/>
          <w:marBottom w:val="0"/>
          <w:divBdr>
            <w:top w:val="none" w:sz="0" w:space="0" w:color="auto"/>
            <w:left w:val="none" w:sz="0" w:space="0" w:color="auto"/>
            <w:bottom w:val="none" w:sz="0" w:space="0" w:color="auto"/>
            <w:right w:val="none" w:sz="0" w:space="0" w:color="auto"/>
          </w:divBdr>
        </w:div>
        <w:div w:id="410931267">
          <w:marLeft w:val="480"/>
          <w:marRight w:val="0"/>
          <w:marTop w:val="0"/>
          <w:marBottom w:val="0"/>
          <w:divBdr>
            <w:top w:val="none" w:sz="0" w:space="0" w:color="auto"/>
            <w:left w:val="none" w:sz="0" w:space="0" w:color="auto"/>
            <w:bottom w:val="none" w:sz="0" w:space="0" w:color="auto"/>
            <w:right w:val="none" w:sz="0" w:space="0" w:color="auto"/>
          </w:divBdr>
        </w:div>
        <w:div w:id="448864836">
          <w:marLeft w:val="480"/>
          <w:marRight w:val="0"/>
          <w:marTop w:val="0"/>
          <w:marBottom w:val="0"/>
          <w:divBdr>
            <w:top w:val="none" w:sz="0" w:space="0" w:color="auto"/>
            <w:left w:val="none" w:sz="0" w:space="0" w:color="auto"/>
            <w:bottom w:val="none" w:sz="0" w:space="0" w:color="auto"/>
            <w:right w:val="none" w:sz="0" w:space="0" w:color="auto"/>
          </w:divBdr>
        </w:div>
        <w:div w:id="451095832">
          <w:marLeft w:val="480"/>
          <w:marRight w:val="0"/>
          <w:marTop w:val="0"/>
          <w:marBottom w:val="0"/>
          <w:divBdr>
            <w:top w:val="none" w:sz="0" w:space="0" w:color="auto"/>
            <w:left w:val="none" w:sz="0" w:space="0" w:color="auto"/>
            <w:bottom w:val="none" w:sz="0" w:space="0" w:color="auto"/>
            <w:right w:val="none" w:sz="0" w:space="0" w:color="auto"/>
          </w:divBdr>
        </w:div>
        <w:div w:id="457189218">
          <w:marLeft w:val="480"/>
          <w:marRight w:val="0"/>
          <w:marTop w:val="0"/>
          <w:marBottom w:val="0"/>
          <w:divBdr>
            <w:top w:val="none" w:sz="0" w:space="0" w:color="auto"/>
            <w:left w:val="none" w:sz="0" w:space="0" w:color="auto"/>
            <w:bottom w:val="none" w:sz="0" w:space="0" w:color="auto"/>
            <w:right w:val="none" w:sz="0" w:space="0" w:color="auto"/>
          </w:divBdr>
        </w:div>
        <w:div w:id="502668868">
          <w:marLeft w:val="480"/>
          <w:marRight w:val="0"/>
          <w:marTop w:val="0"/>
          <w:marBottom w:val="0"/>
          <w:divBdr>
            <w:top w:val="none" w:sz="0" w:space="0" w:color="auto"/>
            <w:left w:val="none" w:sz="0" w:space="0" w:color="auto"/>
            <w:bottom w:val="none" w:sz="0" w:space="0" w:color="auto"/>
            <w:right w:val="none" w:sz="0" w:space="0" w:color="auto"/>
          </w:divBdr>
        </w:div>
        <w:div w:id="507214967">
          <w:marLeft w:val="480"/>
          <w:marRight w:val="0"/>
          <w:marTop w:val="0"/>
          <w:marBottom w:val="0"/>
          <w:divBdr>
            <w:top w:val="none" w:sz="0" w:space="0" w:color="auto"/>
            <w:left w:val="none" w:sz="0" w:space="0" w:color="auto"/>
            <w:bottom w:val="none" w:sz="0" w:space="0" w:color="auto"/>
            <w:right w:val="none" w:sz="0" w:space="0" w:color="auto"/>
          </w:divBdr>
        </w:div>
        <w:div w:id="521282724">
          <w:marLeft w:val="480"/>
          <w:marRight w:val="0"/>
          <w:marTop w:val="0"/>
          <w:marBottom w:val="0"/>
          <w:divBdr>
            <w:top w:val="none" w:sz="0" w:space="0" w:color="auto"/>
            <w:left w:val="none" w:sz="0" w:space="0" w:color="auto"/>
            <w:bottom w:val="none" w:sz="0" w:space="0" w:color="auto"/>
            <w:right w:val="none" w:sz="0" w:space="0" w:color="auto"/>
          </w:divBdr>
        </w:div>
        <w:div w:id="525605854">
          <w:marLeft w:val="480"/>
          <w:marRight w:val="0"/>
          <w:marTop w:val="0"/>
          <w:marBottom w:val="0"/>
          <w:divBdr>
            <w:top w:val="none" w:sz="0" w:space="0" w:color="auto"/>
            <w:left w:val="none" w:sz="0" w:space="0" w:color="auto"/>
            <w:bottom w:val="none" w:sz="0" w:space="0" w:color="auto"/>
            <w:right w:val="none" w:sz="0" w:space="0" w:color="auto"/>
          </w:divBdr>
        </w:div>
        <w:div w:id="540020680">
          <w:marLeft w:val="480"/>
          <w:marRight w:val="0"/>
          <w:marTop w:val="0"/>
          <w:marBottom w:val="0"/>
          <w:divBdr>
            <w:top w:val="none" w:sz="0" w:space="0" w:color="auto"/>
            <w:left w:val="none" w:sz="0" w:space="0" w:color="auto"/>
            <w:bottom w:val="none" w:sz="0" w:space="0" w:color="auto"/>
            <w:right w:val="none" w:sz="0" w:space="0" w:color="auto"/>
          </w:divBdr>
        </w:div>
        <w:div w:id="611933292">
          <w:marLeft w:val="480"/>
          <w:marRight w:val="0"/>
          <w:marTop w:val="0"/>
          <w:marBottom w:val="0"/>
          <w:divBdr>
            <w:top w:val="none" w:sz="0" w:space="0" w:color="auto"/>
            <w:left w:val="none" w:sz="0" w:space="0" w:color="auto"/>
            <w:bottom w:val="none" w:sz="0" w:space="0" w:color="auto"/>
            <w:right w:val="none" w:sz="0" w:space="0" w:color="auto"/>
          </w:divBdr>
        </w:div>
        <w:div w:id="633828554">
          <w:marLeft w:val="480"/>
          <w:marRight w:val="0"/>
          <w:marTop w:val="0"/>
          <w:marBottom w:val="0"/>
          <w:divBdr>
            <w:top w:val="none" w:sz="0" w:space="0" w:color="auto"/>
            <w:left w:val="none" w:sz="0" w:space="0" w:color="auto"/>
            <w:bottom w:val="none" w:sz="0" w:space="0" w:color="auto"/>
            <w:right w:val="none" w:sz="0" w:space="0" w:color="auto"/>
          </w:divBdr>
        </w:div>
        <w:div w:id="686367336">
          <w:marLeft w:val="480"/>
          <w:marRight w:val="0"/>
          <w:marTop w:val="0"/>
          <w:marBottom w:val="0"/>
          <w:divBdr>
            <w:top w:val="none" w:sz="0" w:space="0" w:color="auto"/>
            <w:left w:val="none" w:sz="0" w:space="0" w:color="auto"/>
            <w:bottom w:val="none" w:sz="0" w:space="0" w:color="auto"/>
            <w:right w:val="none" w:sz="0" w:space="0" w:color="auto"/>
          </w:divBdr>
        </w:div>
        <w:div w:id="700470589">
          <w:marLeft w:val="480"/>
          <w:marRight w:val="0"/>
          <w:marTop w:val="0"/>
          <w:marBottom w:val="0"/>
          <w:divBdr>
            <w:top w:val="none" w:sz="0" w:space="0" w:color="auto"/>
            <w:left w:val="none" w:sz="0" w:space="0" w:color="auto"/>
            <w:bottom w:val="none" w:sz="0" w:space="0" w:color="auto"/>
            <w:right w:val="none" w:sz="0" w:space="0" w:color="auto"/>
          </w:divBdr>
        </w:div>
        <w:div w:id="743258549">
          <w:marLeft w:val="480"/>
          <w:marRight w:val="0"/>
          <w:marTop w:val="0"/>
          <w:marBottom w:val="0"/>
          <w:divBdr>
            <w:top w:val="none" w:sz="0" w:space="0" w:color="auto"/>
            <w:left w:val="none" w:sz="0" w:space="0" w:color="auto"/>
            <w:bottom w:val="none" w:sz="0" w:space="0" w:color="auto"/>
            <w:right w:val="none" w:sz="0" w:space="0" w:color="auto"/>
          </w:divBdr>
        </w:div>
        <w:div w:id="743452745">
          <w:marLeft w:val="480"/>
          <w:marRight w:val="0"/>
          <w:marTop w:val="0"/>
          <w:marBottom w:val="0"/>
          <w:divBdr>
            <w:top w:val="none" w:sz="0" w:space="0" w:color="auto"/>
            <w:left w:val="none" w:sz="0" w:space="0" w:color="auto"/>
            <w:bottom w:val="none" w:sz="0" w:space="0" w:color="auto"/>
            <w:right w:val="none" w:sz="0" w:space="0" w:color="auto"/>
          </w:divBdr>
        </w:div>
        <w:div w:id="745418948">
          <w:marLeft w:val="480"/>
          <w:marRight w:val="0"/>
          <w:marTop w:val="0"/>
          <w:marBottom w:val="0"/>
          <w:divBdr>
            <w:top w:val="none" w:sz="0" w:space="0" w:color="auto"/>
            <w:left w:val="none" w:sz="0" w:space="0" w:color="auto"/>
            <w:bottom w:val="none" w:sz="0" w:space="0" w:color="auto"/>
            <w:right w:val="none" w:sz="0" w:space="0" w:color="auto"/>
          </w:divBdr>
        </w:div>
        <w:div w:id="761803408">
          <w:marLeft w:val="480"/>
          <w:marRight w:val="0"/>
          <w:marTop w:val="0"/>
          <w:marBottom w:val="0"/>
          <w:divBdr>
            <w:top w:val="none" w:sz="0" w:space="0" w:color="auto"/>
            <w:left w:val="none" w:sz="0" w:space="0" w:color="auto"/>
            <w:bottom w:val="none" w:sz="0" w:space="0" w:color="auto"/>
            <w:right w:val="none" w:sz="0" w:space="0" w:color="auto"/>
          </w:divBdr>
        </w:div>
        <w:div w:id="768965771">
          <w:marLeft w:val="480"/>
          <w:marRight w:val="0"/>
          <w:marTop w:val="0"/>
          <w:marBottom w:val="0"/>
          <w:divBdr>
            <w:top w:val="none" w:sz="0" w:space="0" w:color="auto"/>
            <w:left w:val="none" w:sz="0" w:space="0" w:color="auto"/>
            <w:bottom w:val="none" w:sz="0" w:space="0" w:color="auto"/>
            <w:right w:val="none" w:sz="0" w:space="0" w:color="auto"/>
          </w:divBdr>
        </w:div>
        <w:div w:id="805701600">
          <w:marLeft w:val="480"/>
          <w:marRight w:val="0"/>
          <w:marTop w:val="0"/>
          <w:marBottom w:val="0"/>
          <w:divBdr>
            <w:top w:val="none" w:sz="0" w:space="0" w:color="auto"/>
            <w:left w:val="none" w:sz="0" w:space="0" w:color="auto"/>
            <w:bottom w:val="none" w:sz="0" w:space="0" w:color="auto"/>
            <w:right w:val="none" w:sz="0" w:space="0" w:color="auto"/>
          </w:divBdr>
        </w:div>
        <w:div w:id="830176678">
          <w:marLeft w:val="480"/>
          <w:marRight w:val="0"/>
          <w:marTop w:val="0"/>
          <w:marBottom w:val="0"/>
          <w:divBdr>
            <w:top w:val="none" w:sz="0" w:space="0" w:color="auto"/>
            <w:left w:val="none" w:sz="0" w:space="0" w:color="auto"/>
            <w:bottom w:val="none" w:sz="0" w:space="0" w:color="auto"/>
            <w:right w:val="none" w:sz="0" w:space="0" w:color="auto"/>
          </w:divBdr>
        </w:div>
        <w:div w:id="832646929">
          <w:marLeft w:val="480"/>
          <w:marRight w:val="0"/>
          <w:marTop w:val="0"/>
          <w:marBottom w:val="0"/>
          <w:divBdr>
            <w:top w:val="none" w:sz="0" w:space="0" w:color="auto"/>
            <w:left w:val="none" w:sz="0" w:space="0" w:color="auto"/>
            <w:bottom w:val="none" w:sz="0" w:space="0" w:color="auto"/>
            <w:right w:val="none" w:sz="0" w:space="0" w:color="auto"/>
          </w:divBdr>
        </w:div>
        <w:div w:id="839541754">
          <w:marLeft w:val="480"/>
          <w:marRight w:val="0"/>
          <w:marTop w:val="0"/>
          <w:marBottom w:val="0"/>
          <w:divBdr>
            <w:top w:val="none" w:sz="0" w:space="0" w:color="auto"/>
            <w:left w:val="none" w:sz="0" w:space="0" w:color="auto"/>
            <w:bottom w:val="none" w:sz="0" w:space="0" w:color="auto"/>
            <w:right w:val="none" w:sz="0" w:space="0" w:color="auto"/>
          </w:divBdr>
        </w:div>
        <w:div w:id="858549626">
          <w:marLeft w:val="480"/>
          <w:marRight w:val="0"/>
          <w:marTop w:val="0"/>
          <w:marBottom w:val="0"/>
          <w:divBdr>
            <w:top w:val="none" w:sz="0" w:space="0" w:color="auto"/>
            <w:left w:val="none" w:sz="0" w:space="0" w:color="auto"/>
            <w:bottom w:val="none" w:sz="0" w:space="0" w:color="auto"/>
            <w:right w:val="none" w:sz="0" w:space="0" w:color="auto"/>
          </w:divBdr>
        </w:div>
        <w:div w:id="888953479">
          <w:marLeft w:val="480"/>
          <w:marRight w:val="0"/>
          <w:marTop w:val="0"/>
          <w:marBottom w:val="0"/>
          <w:divBdr>
            <w:top w:val="none" w:sz="0" w:space="0" w:color="auto"/>
            <w:left w:val="none" w:sz="0" w:space="0" w:color="auto"/>
            <w:bottom w:val="none" w:sz="0" w:space="0" w:color="auto"/>
            <w:right w:val="none" w:sz="0" w:space="0" w:color="auto"/>
          </w:divBdr>
        </w:div>
        <w:div w:id="890118408">
          <w:marLeft w:val="480"/>
          <w:marRight w:val="0"/>
          <w:marTop w:val="0"/>
          <w:marBottom w:val="0"/>
          <w:divBdr>
            <w:top w:val="none" w:sz="0" w:space="0" w:color="auto"/>
            <w:left w:val="none" w:sz="0" w:space="0" w:color="auto"/>
            <w:bottom w:val="none" w:sz="0" w:space="0" w:color="auto"/>
            <w:right w:val="none" w:sz="0" w:space="0" w:color="auto"/>
          </w:divBdr>
        </w:div>
        <w:div w:id="900212285">
          <w:marLeft w:val="480"/>
          <w:marRight w:val="0"/>
          <w:marTop w:val="0"/>
          <w:marBottom w:val="0"/>
          <w:divBdr>
            <w:top w:val="none" w:sz="0" w:space="0" w:color="auto"/>
            <w:left w:val="none" w:sz="0" w:space="0" w:color="auto"/>
            <w:bottom w:val="none" w:sz="0" w:space="0" w:color="auto"/>
            <w:right w:val="none" w:sz="0" w:space="0" w:color="auto"/>
          </w:divBdr>
        </w:div>
        <w:div w:id="908880688">
          <w:marLeft w:val="480"/>
          <w:marRight w:val="0"/>
          <w:marTop w:val="0"/>
          <w:marBottom w:val="0"/>
          <w:divBdr>
            <w:top w:val="none" w:sz="0" w:space="0" w:color="auto"/>
            <w:left w:val="none" w:sz="0" w:space="0" w:color="auto"/>
            <w:bottom w:val="none" w:sz="0" w:space="0" w:color="auto"/>
            <w:right w:val="none" w:sz="0" w:space="0" w:color="auto"/>
          </w:divBdr>
        </w:div>
        <w:div w:id="1034692603">
          <w:marLeft w:val="480"/>
          <w:marRight w:val="0"/>
          <w:marTop w:val="0"/>
          <w:marBottom w:val="0"/>
          <w:divBdr>
            <w:top w:val="none" w:sz="0" w:space="0" w:color="auto"/>
            <w:left w:val="none" w:sz="0" w:space="0" w:color="auto"/>
            <w:bottom w:val="none" w:sz="0" w:space="0" w:color="auto"/>
            <w:right w:val="none" w:sz="0" w:space="0" w:color="auto"/>
          </w:divBdr>
        </w:div>
        <w:div w:id="1048914233">
          <w:marLeft w:val="480"/>
          <w:marRight w:val="0"/>
          <w:marTop w:val="0"/>
          <w:marBottom w:val="0"/>
          <w:divBdr>
            <w:top w:val="none" w:sz="0" w:space="0" w:color="auto"/>
            <w:left w:val="none" w:sz="0" w:space="0" w:color="auto"/>
            <w:bottom w:val="none" w:sz="0" w:space="0" w:color="auto"/>
            <w:right w:val="none" w:sz="0" w:space="0" w:color="auto"/>
          </w:divBdr>
        </w:div>
        <w:div w:id="1050029813">
          <w:marLeft w:val="480"/>
          <w:marRight w:val="0"/>
          <w:marTop w:val="0"/>
          <w:marBottom w:val="0"/>
          <w:divBdr>
            <w:top w:val="none" w:sz="0" w:space="0" w:color="auto"/>
            <w:left w:val="none" w:sz="0" w:space="0" w:color="auto"/>
            <w:bottom w:val="none" w:sz="0" w:space="0" w:color="auto"/>
            <w:right w:val="none" w:sz="0" w:space="0" w:color="auto"/>
          </w:divBdr>
        </w:div>
        <w:div w:id="1068266245">
          <w:marLeft w:val="480"/>
          <w:marRight w:val="0"/>
          <w:marTop w:val="0"/>
          <w:marBottom w:val="0"/>
          <w:divBdr>
            <w:top w:val="none" w:sz="0" w:space="0" w:color="auto"/>
            <w:left w:val="none" w:sz="0" w:space="0" w:color="auto"/>
            <w:bottom w:val="none" w:sz="0" w:space="0" w:color="auto"/>
            <w:right w:val="none" w:sz="0" w:space="0" w:color="auto"/>
          </w:divBdr>
        </w:div>
        <w:div w:id="1079595364">
          <w:marLeft w:val="480"/>
          <w:marRight w:val="0"/>
          <w:marTop w:val="0"/>
          <w:marBottom w:val="0"/>
          <w:divBdr>
            <w:top w:val="none" w:sz="0" w:space="0" w:color="auto"/>
            <w:left w:val="none" w:sz="0" w:space="0" w:color="auto"/>
            <w:bottom w:val="none" w:sz="0" w:space="0" w:color="auto"/>
            <w:right w:val="none" w:sz="0" w:space="0" w:color="auto"/>
          </w:divBdr>
        </w:div>
        <w:div w:id="1083407410">
          <w:marLeft w:val="480"/>
          <w:marRight w:val="0"/>
          <w:marTop w:val="0"/>
          <w:marBottom w:val="0"/>
          <w:divBdr>
            <w:top w:val="none" w:sz="0" w:space="0" w:color="auto"/>
            <w:left w:val="none" w:sz="0" w:space="0" w:color="auto"/>
            <w:bottom w:val="none" w:sz="0" w:space="0" w:color="auto"/>
            <w:right w:val="none" w:sz="0" w:space="0" w:color="auto"/>
          </w:divBdr>
        </w:div>
        <w:div w:id="1258514911">
          <w:marLeft w:val="480"/>
          <w:marRight w:val="0"/>
          <w:marTop w:val="0"/>
          <w:marBottom w:val="0"/>
          <w:divBdr>
            <w:top w:val="none" w:sz="0" w:space="0" w:color="auto"/>
            <w:left w:val="none" w:sz="0" w:space="0" w:color="auto"/>
            <w:bottom w:val="none" w:sz="0" w:space="0" w:color="auto"/>
            <w:right w:val="none" w:sz="0" w:space="0" w:color="auto"/>
          </w:divBdr>
        </w:div>
        <w:div w:id="1264462657">
          <w:marLeft w:val="480"/>
          <w:marRight w:val="0"/>
          <w:marTop w:val="0"/>
          <w:marBottom w:val="0"/>
          <w:divBdr>
            <w:top w:val="none" w:sz="0" w:space="0" w:color="auto"/>
            <w:left w:val="none" w:sz="0" w:space="0" w:color="auto"/>
            <w:bottom w:val="none" w:sz="0" w:space="0" w:color="auto"/>
            <w:right w:val="none" w:sz="0" w:space="0" w:color="auto"/>
          </w:divBdr>
        </w:div>
        <w:div w:id="1298758143">
          <w:marLeft w:val="480"/>
          <w:marRight w:val="0"/>
          <w:marTop w:val="0"/>
          <w:marBottom w:val="0"/>
          <w:divBdr>
            <w:top w:val="none" w:sz="0" w:space="0" w:color="auto"/>
            <w:left w:val="none" w:sz="0" w:space="0" w:color="auto"/>
            <w:bottom w:val="none" w:sz="0" w:space="0" w:color="auto"/>
            <w:right w:val="none" w:sz="0" w:space="0" w:color="auto"/>
          </w:divBdr>
        </w:div>
        <w:div w:id="1325401237">
          <w:marLeft w:val="480"/>
          <w:marRight w:val="0"/>
          <w:marTop w:val="0"/>
          <w:marBottom w:val="0"/>
          <w:divBdr>
            <w:top w:val="none" w:sz="0" w:space="0" w:color="auto"/>
            <w:left w:val="none" w:sz="0" w:space="0" w:color="auto"/>
            <w:bottom w:val="none" w:sz="0" w:space="0" w:color="auto"/>
            <w:right w:val="none" w:sz="0" w:space="0" w:color="auto"/>
          </w:divBdr>
        </w:div>
        <w:div w:id="1326326747">
          <w:marLeft w:val="480"/>
          <w:marRight w:val="0"/>
          <w:marTop w:val="0"/>
          <w:marBottom w:val="0"/>
          <w:divBdr>
            <w:top w:val="none" w:sz="0" w:space="0" w:color="auto"/>
            <w:left w:val="none" w:sz="0" w:space="0" w:color="auto"/>
            <w:bottom w:val="none" w:sz="0" w:space="0" w:color="auto"/>
            <w:right w:val="none" w:sz="0" w:space="0" w:color="auto"/>
          </w:divBdr>
        </w:div>
        <w:div w:id="1349523612">
          <w:marLeft w:val="480"/>
          <w:marRight w:val="0"/>
          <w:marTop w:val="0"/>
          <w:marBottom w:val="0"/>
          <w:divBdr>
            <w:top w:val="none" w:sz="0" w:space="0" w:color="auto"/>
            <w:left w:val="none" w:sz="0" w:space="0" w:color="auto"/>
            <w:bottom w:val="none" w:sz="0" w:space="0" w:color="auto"/>
            <w:right w:val="none" w:sz="0" w:space="0" w:color="auto"/>
          </w:divBdr>
        </w:div>
        <w:div w:id="1373653502">
          <w:marLeft w:val="480"/>
          <w:marRight w:val="0"/>
          <w:marTop w:val="0"/>
          <w:marBottom w:val="0"/>
          <w:divBdr>
            <w:top w:val="none" w:sz="0" w:space="0" w:color="auto"/>
            <w:left w:val="none" w:sz="0" w:space="0" w:color="auto"/>
            <w:bottom w:val="none" w:sz="0" w:space="0" w:color="auto"/>
            <w:right w:val="none" w:sz="0" w:space="0" w:color="auto"/>
          </w:divBdr>
        </w:div>
        <w:div w:id="1381444202">
          <w:marLeft w:val="480"/>
          <w:marRight w:val="0"/>
          <w:marTop w:val="0"/>
          <w:marBottom w:val="0"/>
          <w:divBdr>
            <w:top w:val="none" w:sz="0" w:space="0" w:color="auto"/>
            <w:left w:val="none" w:sz="0" w:space="0" w:color="auto"/>
            <w:bottom w:val="none" w:sz="0" w:space="0" w:color="auto"/>
            <w:right w:val="none" w:sz="0" w:space="0" w:color="auto"/>
          </w:divBdr>
        </w:div>
        <w:div w:id="1439645622">
          <w:marLeft w:val="480"/>
          <w:marRight w:val="0"/>
          <w:marTop w:val="0"/>
          <w:marBottom w:val="0"/>
          <w:divBdr>
            <w:top w:val="none" w:sz="0" w:space="0" w:color="auto"/>
            <w:left w:val="none" w:sz="0" w:space="0" w:color="auto"/>
            <w:bottom w:val="none" w:sz="0" w:space="0" w:color="auto"/>
            <w:right w:val="none" w:sz="0" w:space="0" w:color="auto"/>
          </w:divBdr>
        </w:div>
        <w:div w:id="1478911118">
          <w:marLeft w:val="480"/>
          <w:marRight w:val="0"/>
          <w:marTop w:val="0"/>
          <w:marBottom w:val="0"/>
          <w:divBdr>
            <w:top w:val="none" w:sz="0" w:space="0" w:color="auto"/>
            <w:left w:val="none" w:sz="0" w:space="0" w:color="auto"/>
            <w:bottom w:val="none" w:sz="0" w:space="0" w:color="auto"/>
            <w:right w:val="none" w:sz="0" w:space="0" w:color="auto"/>
          </w:divBdr>
        </w:div>
        <w:div w:id="1536624314">
          <w:marLeft w:val="480"/>
          <w:marRight w:val="0"/>
          <w:marTop w:val="0"/>
          <w:marBottom w:val="0"/>
          <w:divBdr>
            <w:top w:val="none" w:sz="0" w:space="0" w:color="auto"/>
            <w:left w:val="none" w:sz="0" w:space="0" w:color="auto"/>
            <w:bottom w:val="none" w:sz="0" w:space="0" w:color="auto"/>
            <w:right w:val="none" w:sz="0" w:space="0" w:color="auto"/>
          </w:divBdr>
        </w:div>
        <w:div w:id="1552305457">
          <w:marLeft w:val="480"/>
          <w:marRight w:val="0"/>
          <w:marTop w:val="0"/>
          <w:marBottom w:val="0"/>
          <w:divBdr>
            <w:top w:val="none" w:sz="0" w:space="0" w:color="auto"/>
            <w:left w:val="none" w:sz="0" w:space="0" w:color="auto"/>
            <w:bottom w:val="none" w:sz="0" w:space="0" w:color="auto"/>
            <w:right w:val="none" w:sz="0" w:space="0" w:color="auto"/>
          </w:divBdr>
        </w:div>
        <w:div w:id="1671059633">
          <w:marLeft w:val="480"/>
          <w:marRight w:val="0"/>
          <w:marTop w:val="0"/>
          <w:marBottom w:val="0"/>
          <w:divBdr>
            <w:top w:val="none" w:sz="0" w:space="0" w:color="auto"/>
            <w:left w:val="none" w:sz="0" w:space="0" w:color="auto"/>
            <w:bottom w:val="none" w:sz="0" w:space="0" w:color="auto"/>
            <w:right w:val="none" w:sz="0" w:space="0" w:color="auto"/>
          </w:divBdr>
        </w:div>
        <w:div w:id="1676423144">
          <w:marLeft w:val="480"/>
          <w:marRight w:val="0"/>
          <w:marTop w:val="0"/>
          <w:marBottom w:val="0"/>
          <w:divBdr>
            <w:top w:val="none" w:sz="0" w:space="0" w:color="auto"/>
            <w:left w:val="none" w:sz="0" w:space="0" w:color="auto"/>
            <w:bottom w:val="none" w:sz="0" w:space="0" w:color="auto"/>
            <w:right w:val="none" w:sz="0" w:space="0" w:color="auto"/>
          </w:divBdr>
        </w:div>
        <w:div w:id="1679888196">
          <w:marLeft w:val="480"/>
          <w:marRight w:val="0"/>
          <w:marTop w:val="0"/>
          <w:marBottom w:val="0"/>
          <w:divBdr>
            <w:top w:val="none" w:sz="0" w:space="0" w:color="auto"/>
            <w:left w:val="none" w:sz="0" w:space="0" w:color="auto"/>
            <w:bottom w:val="none" w:sz="0" w:space="0" w:color="auto"/>
            <w:right w:val="none" w:sz="0" w:space="0" w:color="auto"/>
          </w:divBdr>
        </w:div>
        <w:div w:id="1683124943">
          <w:marLeft w:val="480"/>
          <w:marRight w:val="0"/>
          <w:marTop w:val="0"/>
          <w:marBottom w:val="0"/>
          <w:divBdr>
            <w:top w:val="none" w:sz="0" w:space="0" w:color="auto"/>
            <w:left w:val="none" w:sz="0" w:space="0" w:color="auto"/>
            <w:bottom w:val="none" w:sz="0" w:space="0" w:color="auto"/>
            <w:right w:val="none" w:sz="0" w:space="0" w:color="auto"/>
          </w:divBdr>
        </w:div>
        <w:div w:id="1713532768">
          <w:marLeft w:val="480"/>
          <w:marRight w:val="0"/>
          <w:marTop w:val="0"/>
          <w:marBottom w:val="0"/>
          <w:divBdr>
            <w:top w:val="none" w:sz="0" w:space="0" w:color="auto"/>
            <w:left w:val="none" w:sz="0" w:space="0" w:color="auto"/>
            <w:bottom w:val="none" w:sz="0" w:space="0" w:color="auto"/>
            <w:right w:val="none" w:sz="0" w:space="0" w:color="auto"/>
          </w:divBdr>
        </w:div>
        <w:div w:id="1807308699">
          <w:marLeft w:val="480"/>
          <w:marRight w:val="0"/>
          <w:marTop w:val="0"/>
          <w:marBottom w:val="0"/>
          <w:divBdr>
            <w:top w:val="none" w:sz="0" w:space="0" w:color="auto"/>
            <w:left w:val="none" w:sz="0" w:space="0" w:color="auto"/>
            <w:bottom w:val="none" w:sz="0" w:space="0" w:color="auto"/>
            <w:right w:val="none" w:sz="0" w:space="0" w:color="auto"/>
          </w:divBdr>
        </w:div>
        <w:div w:id="1809974450">
          <w:marLeft w:val="480"/>
          <w:marRight w:val="0"/>
          <w:marTop w:val="0"/>
          <w:marBottom w:val="0"/>
          <w:divBdr>
            <w:top w:val="none" w:sz="0" w:space="0" w:color="auto"/>
            <w:left w:val="none" w:sz="0" w:space="0" w:color="auto"/>
            <w:bottom w:val="none" w:sz="0" w:space="0" w:color="auto"/>
            <w:right w:val="none" w:sz="0" w:space="0" w:color="auto"/>
          </w:divBdr>
        </w:div>
        <w:div w:id="1899975401">
          <w:marLeft w:val="480"/>
          <w:marRight w:val="0"/>
          <w:marTop w:val="0"/>
          <w:marBottom w:val="0"/>
          <w:divBdr>
            <w:top w:val="none" w:sz="0" w:space="0" w:color="auto"/>
            <w:left w:val="none" w:sz="0" w:space="0" w:color="auto"/>
            <w:bottom w:val="none" w:sz="0" w:space="0" w:color="auto"/>
            <w:right w:val="none" w:sz="0" w:space="0" w:color="auto"/>
          </w:divBdr>
        </w:div>
        <w:div w:id="1942100991">
          <w:marLeft w:val="480"/>
          <w:marRight w:val="0"/>
          <w:marTop w:val="0"/>
          <w:marBottom w:val="0"/>
          <w:divBdr>
            <w:top w:val="none" w:sz="0" w:space="0" w:color="auto"/>
            <w:left w:val="none" w:sz="0" w:space="0" w:color="auto"/>
            <w:bottom w:val="none" w:sz="0" w:space="0" w:color="auto"/>
            <w:right w:val="none" w:sz="0" w:space="0" w:color="auto"/>
          </w:divBdr>
        </w:div>
        <w:div w:id="1951472469">
          <w:marLeft w:val="480"/>
          <w:marRight w:val="0"/>
          <w:marTop w:val="0"/>
          <w:marBottom w:val="0"/>
          <w:divBdr>
            <w:top w:val="none" w:sz="0" w:space="0" w:color="auto"/>
            <w:left w:val="none" w:sz="0" w:space="0" w:color="auto"/>
            <w:bottom w:val="none" w:sz="0" w:space="0" w:color="auto"/>
            <w:right w:val="none" w:sz="0" w:space="0" w:color="auto"/>
          </w:divBdr>
        </w:div>
        <w:div w:id="1973780223">
          <w:marLeft w:val="480"/>
          <w:marRight w:val="0"/>
          <w:marTop w:val="0"/>
          <w:marBottom w:val="0"/>
          <w:divBdr>
            <w:top w:val="none" w:sz="0" w:space="0" w:color="auto"/>
            <w:left w:val="none" w:sz="0" w:space="0" w:color="auto"/>
            <w:bottom w:val="none" w:sz="0" w:space="0" w:color="auto"/>
            <w:right w:val="none" w:sz="0" w:space="0" w:color="auto"/>
          </w:divBdr>
        </w:div>
        <w:div w:id="1999308546">
          <w:marLeft w:val="480"/>
          <w:marRight w:val="0"/>
          <w:marTop w:val="0"/>
          <w:marBottom w:val="0"/>
          <w:divBdr>
            <w:top w:val="none" w:sz="0" w:space="0" w:color="auto"/>
            <w:left w:val="none" w:sz="0" w:space="0" w:color="auto"/>
            <w:bottom w:val="none" w:sz="0" w:space="0" w:color="auto"/>
            <w:right w:val="none" w:sz="0" w:space="0" w:color="auto"/>
          </w:divBdr>
        </w:div>
        <w:div w:id="2006547938">
          <w:marLeft w:val="480"/>
          <w:marRight w:val="0"/>
          <w:marTop w:val="0"/>
          <w:marBottom w:val="0"/>
          <w:divBdr>
            <w:top w:val="none" w:sz="0" w:space="0" w:color="auto"/>
            <w:left w:val="none" w:sz="0" w:space="0" w:color="auto"/>
            <w:bottom w:val="none" w:sz="0" w:space="0" w:color="auto"/>
            <w:right w:val="none" w:sz="0" w:space="0" w:color="auto"/>
          </w:divBdr>
        </w:div>
        <w:div w:id="2058357826">
          <w:marLeft w:val="480"/>
          <w:marRight w:val="0"/>
          <w:marTop w:val="0"/>
          <w:marBottom w:val="0"/>
          <w:divBdr>
            <w:top w:val="none" w:sz="0" w:space="0" w:color="auto"/>
            <w:left w:val="none" w:sz="0" w:space="0" w:color="auto"/>
            <w:bottom w:val="none" w:sz="0" w:space="0" w:color="auto"/>
            <w:right w:val="none" w:sz="0" w:space="0" w:color="auto"/>
          </w:divBdr>
        </w:div>
        <w:div w:id="2111193340">
          <w:marLeft w:val="480"/>
          <w:marRight w:val="0"/>
          <w:marTop w:val="0"/>
          <w:marBottom w:val="0"/>
          <w:divBdr>
            <w:top w:val="none" w:sz="0" w:space="0" w:color="auto"/>
            <w:left w:val="none" w:sz="0" w:space="0" w:color="auto"/>
            <w:bottom w:val="none" w:sz="0" w:space="0" w:color="auto"/>
            <w:right w:val="none" w:sz="0" w:space="0" w:color="auto"/>
          </w:divBdr>
        </w:div>
        <w:div w:id="2111661127">
          <w:marLeft w:val="480"/>
          <w:marRight w:val="0"/>
          <w:marTop w:val="0"/>
          <w:marBottom w:val="0"/>
          <w:divBdr>
            <w:top w:val="none" w:sz="0" w:space="0" w:color="auto"/>
            <w:left w:val="none" w:sz="0" w:space="0" w:color="auto"/>
            <w:bottom w:val="none" w:sz="0" w:space="0" w:color="auto"/>
            <w:right w:val="none" w:sz="0" w:space="0" w:color="auto"/>
          </w:divBdr>
        </w:div>
        <w:div w:id="2121291950">
          <w:marLeft w:val="480"/>
          <w:marRight w:val="0"/>
          <w:marTop w:val="0"/>
          <w:marBottom w:val="0"/>
          <w:divBdr>
            <w:top w:val="none" w:sz="0" w:space="0" w:color="auto"/>
            <w:left w:val="none" w:sz="0" w:space="0" w:color="auto"/>
            <w:bottom w:val="none" w:sz="0" w:space="0" w:color="auto"/>
            <w:right w:val="none" w:sz="0" w:space="0" w:color="auto"/>
          </w:divBdr>
        </w:div>
        <w:div w:id="2124761897">
          <w:marLeft w:val="480"/>
          <w:marRight w:val="0"/>
          <w:marTop w:val="0"/>
          <w:marBottom w:val="0"/>
          <w:divBdr>
            <w:top w:val="none" w:sz="0" w:space="0" w:color="auto"/>
            <w:left w:val="none" w:sz="0" w:space="0" w:color="auto"/>
            <w:bottom w:val="none" w:sz="0" w:space="0" w:color="auto"/>
            <w:right w:val="none" w:sz="0" w:space="0" w:color="auto"/>
          </w:divBdr>
        </w:div>
      </w:divsChild>
    </w:div>
    <w:div w:id="455106017">
      <w:bodyDiv w:val="1"/>
      <w:marLeft w:val="0"/>
      <w:marRight w:val="0"/>
      <w:marTop w:val="0"/>
      <w:marBottom w:val="0"/>
      <w:divBdr>
        <w:top w:val="none" w:sz="0" w:space="0" w:color="auto"/>
        <w:left w:val="none" w:sz="0" w:space="0" w:color="auto"/>
        <w:bottom w:val="none" w:sz="0" w:space="0" w:color="auto"/>
        <w:right w:val="none" w:sz="0" w:space="0" w:color="auto"/>
      </w:divBdr>
      <w:divsChild>
        <w:div w:id="57628138">
          <w:marLeft w:val="480"/>
          <w:marRight w:val="0"/>
          <w:marTop w:val="0"/>
          <w:marBottom w:val="0"/>
          <w:divBdr>
            <w:top w:val="none" w:sz="0" w:space="0" w:color="auto"/>
            <w:left w:val="none" w:sz="0" w:space="0" w:color="auto"/>
            <w:bottom w:val="none" w:sz="0" w:space="0" w:color="auto"/>
            <w:right w:val="none" w:sz="0" w:space="0" w:color="auto"/>
          </w:divBdr>
        </w:div>
        <w:div w:id="98523615">
          <w:marLeft w:val="480"/>
          <w:marRight w:val="0"/>
          <w:marTop w:val="0"/>
          <w:marBottom w:val="0"/>
          <w:divBdr>
            <w:top w:val="none" w:sz="0" w:space="0" w:color="auto"/>
            <w:left w:val="none" w:sz="0" w:space="0" w:color="auto"/>
            <w:bottom w:val="none" w:sz="0" w:space="0" w:color="auto"/>
            <w:right w:val="none" w:sz="0" w:space="0" w:color="auto"/>
          </w:divBdr>
        </w:div>
        <w:div w:id="105738821">
          <w:marLeft w:val="480"/>
          <w:marRight w:val="0"/>
          <w:marTop w:val="0"/>
          <w:marBottom w:val="0"/>
          <w:divBdr>
            <w:top w:val="none" w:sz="0" w:space="0" w:color="auto"/>
            <w:left w:val="none" w:sz="0" w:space="0" w:color="auto"/>
            <w:bottom w:val="none" w:sz="0" w:space="0" w:color="auto"/>
            <w:right w:val="none" w:sz="0" w:space="0" w:color="auto"/>
          </w:divBdr>
        </w:div>
        <w:div w:id="138808431">
          <w:marLeft w:val="480"/>
          <w:marRight w:val="0"/>
          <w:marTop w:val="0"/>
          <w:marBottom w:val="0"/>
          <w:divBdr>
            <w:top w:val="none" w:sz="0" w:space="0" w:color="auto"/>
            <w:left w:val="none" w:sz="0" w:space="0" w:color="auto"/>
            <w:bottom w:val="none" w:sz="0" w:space="0" w:color="auto"/>
            <w:right w:val="none" w:sz="0" w:space="0" w:color="auto"/>
          </w:divBdr>
        </w:div>
        <w:div w:id="265499244">
          <w:marLeft w:val="480"/>
          <w:marRight w:val="0"/>
          <w:marTop w:val="0"/>
          <w:marBottom w:val="0"/>
          <w:divBdr>
            <w:top w:val="none" w:sz="0" w:space="0" w:color="auto"/>
            <w:left w:val="none" w:sz="0" w:space="0" w:color="auto"/>
            <w:bottom w:val="none" w:sz="0" w:space="0" w:color="auto"/>
            <w:right w:val="none" w:sz="0" w:space="0" w:color="auto"/>
          </w:divBdr>
        </w:div>
        <w:div w:id="289482784">
          <w:marLeft w:val="480"/>
          <w:marRight w:val="0"/>
          <w:marTop w:val="0"/>
          <w:marBottom w:val="0"/>
          <w:divBdr>
            <w:top w:val="none" w:sz="0" w:space="0" w:color="auto"/>
            <w:left w:val="none" w:sz="0" w:space="0" w:color="auto"/>
            <w:bottom w:val="none" w:sz="0" w:space="0" w:color="auto"/>
            <w:right w:val="none" w:sz="0" w:space="0" w:color="auto"/>
          </w:divBdr>
        </w:div>
        <w:div w:id="344291770">
          <w:marLeft w:val="480"/>
          <w:marRight w:val="0"/>
          <w:marTop w:val="0"/>
          <w:marBottom w:val="0"/>
          <w:divBdr>
            <w:top w:val="none" w:sz="0" w:space="0" w:color="auto"/>
            <w:left w:val="none" w:sz="0" w:space="0" w:color="auto"/>
            <w:bottom w:val="none" w:sz="0" w:space="0" w:color="auto"/>
            <w:right w:val="none" w:sz="0" w:space="0" w:color="auto"/>
          </w:divBdr>
        </w:div>
        <w:div w:id="354116636">
          <w:marLeft w:val="480"/>
          <w:marRight w:val="0"/>
          <w:marTop w:val="0"/>
          <w:marBottom w:val="0"/>
          <w:divBdr>
            <w:top w:val="none" w:sz="0" w:space="0" w:color="auto"/>
            <w:left w:val="none" w:sz="0" w:space="0" w:color="auto"/>
            <w:bottom w:val="none" w:sz="0" w:space="0" w:color="auto"/>
            <w:right w:val="none" w:sz="0" w:space="0" w:color="auto"/>
          </w:divBdr>
        </w:div>
        <w:div w:id="376274331">
          <w:marLeft w:val="480"/>
          <w:marRight w:val="0"/>
          <w:marTop w:val="0"/>
          <w:marBottom w:val="0"/>
          <w:divBdr>
            <w:top w:val="none" w:sz="0" w:space="0" w:color="auto"/>
            <w:left w:val="none" w:sz="0" w:space="0" w:color="auto"/>
            <w:bottom w:val="none" w:sz="0" w:space="0" w:color="auto"/>
            <w:right w:val="none" w:sz="0" w:space="0" w:color="auto"/>
          </w:divBdr>
        </w:div>
        <w:div w:id="397632775">
          <w:marLeft w:val="480"/>
          <w:marRight w:val="0"/>
          <w:marTop w:val="0"/>
          <w:marBottom w:val="0"/>
          <w:divBdr>
            <w:top w:val="none" w:sz="0" w:space="0" w:color="auto"/>
            <w:left w:val="none" w:sz="0" w:space="0" w:color="auto"/>
            <w:bottom w:val="none" w:sz="0" w:space="0" w:color="auto"/>
            <w:right w:val="none" w:sz="0" w:space="0" w:color="auto"/>
          </w:divBdr>
        </w:div>
        <w:div w:id="431975122">
          <w:marLeft w:val="480"/>
          <w:marRight w:val="0"/>
          <w:marTop w:val="0"/>
          <w:marBottom w:val="0"/>
          <w:divBdr>
            <w:top w:val="none" w:sz="0" w:space="0" w:color="auto"/>
            <w:left w:val="none" w:sz="0" w:space="0" w:color="auto"/>
            <w:bottom w:val="none" w:sz="0" w:space="0" w:color="auto"/>
            <w:right w:val="none" w:sz="0" w:space="0" w:color="auto"/>
          </w:divBdr>
        </w:div>
        <w:div w:id="433327830">
          <w:marLeft w:val="480"/>
          <w:marRight w:val="0"/>
          <w:marTop w:val="0"/>
          <w:marBottom w:val="0"/>
          <w:divBdr>
            <w:top w:val="none" w:sz="0" w:space="0" w:color="auto"/>
            <w:left w:val="none" w:sz="0" w:space="0" w:color="auto"/>
            <w:bottom w:val="none" w:sz="0" w:space="0" w:color="auto"/>
            <w:right w:val="none" w:sz="0" w:space="0" w:color="auto"/>
          </w:divBdr>
        </w:div>
        <w:div w:id="521361725">
          <w:marLeft w:val="480"/>
          <w:marRight w:val="0"/>
          <w:marTop w:val="0"/>
          <w:marBottom w:val="0"/>
          <w:divBdr>
            <w:top w:val="none" w:sz="0" w:space="0" w:color="auto"/>
            <w:left w:val="none" w:sz="0" w:space="0" w:color="auto"/>
            <w:bottom w:val="none" w:sz="0" w:space="0" w:color="auto"/>
            <w:right w:val="none" w:sz="0" w:space="0" w:color="auto"/>
          </w:divBdr>
        </w:div>
        <w:div w:id="522205277">
          <w:marLeft w:val="480"/>
          <w:marRight w:val="0"/>
          <w:marTop w:val="0"/>
          <w:marBottom w:val="0"/>
          <w:divBdr>
            <w:top w:val="none" w:sz="0" w:space="0" w:color="auto"/>
            <w:left w:val="none" w:sz="0" w:space="0" w:color="auto"/>
            <w:bottom w:val="none" w:sz="0" w:space="0" w:color="auto"/>
            <w:right w:val="none" w:sz="0" w:space="0" w:color="auto"/>
          </w:divBdr>
        </w:div>
        <w:div w:id="523833546">
          <w:marLeft w:val="480"/>
          <w:marRight w:val="0"/>
          <w:marTop w:val="0"/>
          <w:marBottom w:val="0"/>
          <w:divBdr>
            <w:top w:val="none" w:sz="0" w:space="0" w:color="auto"/>
            <w:left w:val="none" w:sz="0" w:space="0" w:color="auto"/>
            <w:bottom w:val="none" w:sz="0" w:space="0" w:color="auto"/>
            <w:right w:val="none" w:sz="0" w:space="0" w:color="auto"/>
          </w:divBdr>
        </w:div>
        <w:div w:id="535461321">
          <w:marLeft w:val="480"/>
          <w:marRight w:val="0"/>
          <w:marTop w:val="0"/>
          <w:marBottom w:val="0"/>
          <w:divBdr>
            <w:top w:val="none" w:sz="0" w:space="0" w:color="auto"/>
            <w:left w:val="none" w:sz="0" w:space="0" w:color="auto"/>
            <w:bottom w:val="none" w:sz="0" w:space="0" w:color="auto"/>
            <w:right w:val="none" w:sz="0" w:space="0" w:color="auto"/>
          </w:divBdr>
        </w:div>
        <w:div w:id="560480544">
          <w:marLeft w:val="480"/>
          <w:marRight w:val="0"/>
          <w:marTop w:val="0"/>
          <w:marBottom w:val="0"/>
          <w:divBdr>
            <w:top w:val="none" w:sz="0" w:space="0" w:color="auto"/>
            <w:left w:val="none" w:sz="0" w:space="0" w:color="auto"/>
            <w:bottom w:val="none" w:sz="0" w:space="0" w:color="auto"/>
            <w:right w:val="none" w:sz="0" w:space="0" w:color="auto"/>
          </w:divBdr>
        </w:div>
        <w:div w:id="574054506">
          <w:marLeft w:val="480"/>
          <w:marRight w:val="0"/>
          <w:marTop w:val="0"/>
          <w:marBottom w:val="0"/>
          <w:divBdr>
            <w:top w:val="none" w:sz="0" w:space="0" w:color="auto"/>
            <w:left w:val="none" w:sz="0" w:space="0" w:color="auto"/>
            <w:bottom w:val="none" w:sz="0" w:space="0" w:color="auto"/>
            <w:right w:val="none" w:sz="0" w:space="0" w:color="auto"/>
          </w:divBdr>
        </w:div>
        <w:div w:id="579212532">
          <w:marLeft w:val="480"/>
          <w:marRight w:val="0"/>
          <w:marTop w:val="0"/>
          <w:marBottom w:val="0"/>
          <w:divBdr>
            <w:top w:val="none" w:sz="0" w:space="0" w:color="auto"/>
            <w:left w:val="none" w:sz="0" w:space="0" w:color="auto"/>
            <w:bottom w:val="none" w:sz="0" w:space="0" w:color="auto"/>
            <w:right w:val="none" w:sz="0" w:space="0" w:color="auto"/>
          </w:divBdr>
        </w:div>
        <w:div w:id="585961157">
          <w:marLeft w:val="480"/>
          <w:marRight w:val="0"/>
          <w:marTop w:val="0"/>
          <w:marBottom w:val="0"/>
          <w:divBdr>
            <w:top w:val="none" w:sz="0" w:space="0" w:color="auto"/>
            <w:left w:val="none" w:sz="0" w:space="0" w:color="auto"/>
            <w:bottom w:val="none" w:sz="0" w:space="0" w:color="auto"/>
            <w:right w:val="none" w:sz="0" w:space="0" w:color="auto"/>
          </w:divBdr>
        </w:div>
        <w:div w:id="614872770">
          <w:marLeft w:val="480"/>
          <w:marRight w:val="0"/>
          <w:marTop w:val="0"/>
          <w:marBottom w:val="0"/>
          <w:divBdr>
            <w:top w:val="none" w:sz="0" w:space="0" w:color="auto"/>
            <w:left w:val="none" w:sz="0" w:space="0" w:color="auto"/>
            <w:bottom w:val="none" w:sz="0" w:space="0" w:color="auto"/>
            <w:right w:val="none" w:sz="0" w:space="0" w:color="auto"/>
          </w:divBdr>
        </w:div>
        <w:div w:id="672728303">
          <w:marLeft w:val="480"/>
          <w:marRight w:val="0"/>
          <w:marTop w:val="0"/>
          <w:marBottom w:val="0"/>
          <w:divBdr>
            <w:top w:val="none" w:sz="0" w:space="0" w:color="auto"/>
            <w:left w:val="none" w:sz="0" w:space="0" w:color="auto"/>
            <w:bottom w:val="none" w:sz="0" w:space="0" w:color="auto"/>
            <w:right w:val="none" w:sz="0" w:space="0" w:color="auto"/>
          </w:divBdr>
        </w:div>
        <w:div w:id="676420787">
          <w:marLeft w:val="480"/>
          <w:marRight w:val="0"/>
          <w:marTop w:val="0"/>
          <w:marBottom w:val="0"/>
          <w:divBdr>
            <w:top w:val="none" w:sz="0" w:space="0" w:color="auto"/>
            <w:left w:val="none" w:sz="0" w:space="0" w:color="auto"/>
            <w:bottom w:val="none" w:sz="0" w:space="0" w:color="auto"/>
            <w:right w:val="none" w:sz="0" w:space="0" w:color="auto"/>
          </w:divBdr>
        </w:div>
        <w:div w:id="714736069">
          <w:marLeft w:val="480"/>
          <w:marRight w:val="0"/>
          <w:marTop w:val="0"/>
          <w:marBottom w:val="0"/>
          <w:divBdr>
            <w:top w:val="none" w:sz="0" w:space="0" w:color="auto"/>
            <w:left w:val="none" w:sz="0" w:space="0" w:color="auto"/>
            <w:bottom w:val="none" w:sz="0" w:space="0" w:color="auto"/>
            <w:right w:val="none" w:sz="0" w:space="0" w:color="auto"/>
          </w:divBdr>
        </w:div>
        <w:div w:id="719787480">
          <w:marLeft w:val="480"/>
          <w:marRight w:val="0"/>
          <w:marTop w:val="0"/>
          <w:marBottom w:val="0"/>
          <w:divBdr>
            <w:top w:val="none" w:sz="0" w:space="0" w:color="auto"/>
            <w:left w:val="none" w:sz="0" w:space="0" w:color="auto"/>
            <w:bottom w:val="none" w:sz="0" w:space="0" w:color="auto"/>
            <w:right w:val="none" w:sz="0" w:space="0" w:color="auto"/>
          </w:divBdr>
        </w:div>
        <w:div w:id="738014819">
          <w:marLeft w:val="480"/>
          <w:marRight w:val="0"/>
          <w:marTop w:val="0"/>
          <w:marBottom w:val="0"/>
          <w:divBdr>
            <w:top w:val="none" w:sz="0" w:space="0" w:color="auto"/>
            <w:left w:val="none" w:sz="0" w:space="0" w:color="auto"/>
            <w:bottom w:val="none" w:sz="0" w:space="0" w:color="auto"/>
            <w:right w:val="none" w:sz="0" w:space="0" w:color="auto"/>
          </w:divBdr>
        </w:div>
        <w:div w:id="758911619">
          <w:marLeft w:val="480"/>
          <w:marRight w:val="0"/>
          <w:marTop w:val="0"/>
          <w:marBottom w:val="0"/>
          <w:divBdr>
            <w:top w:val="none" w:sz="0" w:space="0" w:color="auto"/>
            <w:left w:val="none" w:sz="0" w:space="0" w:color="auto"/>
            <w:bottom w:val="none" w:sz="0" w:space="0" w:color="auto"/>
            <w:right w:val="none" w:sz="0" w:space="0" w:color="auto"/>
          </w:divBdr>
        </w:div>
        <w:div w:id="787509677">
          <w:marLeft w:val="480"/>
          <w:marRight w:val="0"/>
          <w:marTop w:val="0"/>
          <w:marBottom w:val="0"/>
          <w:divBdr>
            <w:top w:val="none" w:sz="0" w:space="0" w:color="auto"/>
            <w:left w:val="none" w:sz="0" w:space="0" w:color="auto"/>
            <w:bottom w:val="none" w:sz="0" w:space="0" w:color="auto"/>
            <w:right w:val="none" w:sz="0" w:space="0" w:color="auto"/>
          </w:divBdr>
        </w:div>
        <w:div w:id="841747031">
          <w:marLeft w:val="480"/>
          <w:marRight w:val="0"/>
          <w:marTop w:val="0"/>
          <w:marBottom w:val="0"/>
          <w:divBdr>
            <w:top w:val="none" w:sz="0" w:space="0" w:color="auto"/>
            <w:left w:val="none" w:sz="0" w:space="0" w:color="auto"/>
            <w:bottom w:val="none" w:sz="0" w:space="0" w:color="auto"/>
            <w:right w:val="none" w:sz="0" w:space="0" w:color="auto"/>
          </w:divBdr>
        </w:div>
        <w:div w:id="857161897">
          <w:marLeft w:val="480"/>
          <w:marRight w:val="0"/>
          <w:marTop w:val="0"/>
          <w:marBottom w:val="0"/>
          <w:divBdr>
            <w:top w:val="none" w:sz="0" w:space="0" w:color="auto"/>
            <w:left w:val="none" w:sz="0" w:space="0" w:color="auto"/>
            <w:bottom w:val="none" w:sz="0" w:space="0" w:color="auto"/>
            <w:right w:val="none" w:sz="0" w:space="0" w:color="auto"/>
          </w:divBdr>
        </w:div>
        <w:div w:id="907157084">
          <w:marLeft w:val="480"/>
          <w:marRight w:val="0"/>
          <w:marTop w:val="0"/>
          <w:marBottom w:val="0"/>
          <w:divBdr>
            <w:top w:val="none" w:sz="0" w:space="0" w:color="auto"/>
            <w:left w:val="none" w:sz="0" w:space="0" w:color="auto"/>
            <w:bottom w:val="none" w:sz="0" w:space="0" w:color="auto"/>
            <w:right w:val="none" w:sz="0" w:space="0" w:color="auto"/>
          </w:divBdr>
        </w:div>
        <w:div w:id="975337147">
          <w:marLeft w:val="480"/>
          <w:marRight w:val="0"/>
          <w:marTop w:val="0"/>
          <w:marBottom w:val="0"/>
          <w:divBdr>
            <w:top w:val="none" w:sz="0" w:space="0" w:color="auto"/>
            <w:left w:val="none" w:sz="0" w:space="0" w:color="auto"/>
            <w:bottom w:val="none" w:sz="0" w:space="0" w:color="auto"/>
            <w:right w:val="none" w:sz="0" w:space="0" w:color="auto"/>
          </w:divBdr>
        </w:div>
        <w:div w:id="1018972607">
          <w:marLeft w:val="480"/>
          <w:marRight w:val="0"/>
          <w:marTop w:val="0"/>
          <w:marBottom w:val="0"/>
          <w:divBdr>
            <w:top w:val="none" w:sz="0" w:space="0" w:color="auto"/>
            <w:left w:val="none" w:sz="0" w:space="0" w:color="auto"/>
            <w:bottom w:val="none" w:sz="0" w:space="0" w:color="auto"/>
            <w:right w:val="none" w:sz="0" w:space="0" w:color="auto"/>
          </w:divBdr>
        </w:div>
        <w:div w:id="1025596005">
          <w:marLeft w:val="480"/>
          <w:marRight w:val="0"/>
          <w:marTop w:val="0"/>
          <w:marBottom w:val="0"/>
          <w:divBdr>
            <w:top w:val="none" w:sz="0" w:space="0" w:color="auto"/>
            <w:left w:val="none" w:sz="0" w:space="0" w:color="auto"/>
            <w:bottom w:val="none" w:sz="0" w:space="0" w:color="auto"/>
            <w:right w:val="none" w:sz="0" w:space="0" w:color="auto"/>
          </w:divBdr>
        </w:div>
        <w:div w:id="1035496418">
          <w:marLeft w:val="480"/>
          <w:marRight w:val="0"/>
          <w:marTop w:val="0"/>
          <w:marBottom w:val="0"/>
          <w:divBdr>
            <w:top w:val="none" w:sz="0" w:space="0" w:color="auto"/>
            <w:left w:val="none" w:sz="0" w:space="0" w:color="auto"/>
            <w:bottom w:val="none" w:sz="0" w:space="0" w:color="auto"/>
            <w:right w:val="none" w:sz="0" w:space="0" w:color="auto"/>
          </w:divBdr>
        </w:div>
        <w:div w:id="1055154284">
          <w:marLeft w:val="480"/>
          <w:marRight w:val="0"/>
          <w:marTop w:val="0"/>
          <w:marBottom w:val="0"/>
          <w:divBdr>
            <w:top w:val="none" w:sz="0" w:space="0" w:color="auto"/>
            <w:left w:val="none" w:sz="0" w:space="0" w:color="auto"/>
            <w:bottom w:val="none" w:sz="0" w:space="0" w:color="auto"/>
            <w:right w:val="none" w:sz="0" w:space="0" w:color="auto"/>
          </w:divBdr>
        </w:div>
        <w:div w:id="1074595084">
          <w:marLeft w:val="480"/>
          <w:marRight w:val="0"/>
          <w:marTop w:val="0"/>
          <w:marBottom w:val="0"/>
          <w:divBdr>
            <w:top w:val="none" w:sz="0" w:space="0" w:color="auto"/>
            <w:left w:val="none" w:sz="0" w:space="0" w:color="auto"/>
            <w:bottom w:val="none" w:sz="0" w:space="0" w:color="auto"/>
            <w:right w:val="none" w:sz="0" w:space="0" w:color="auto"/>
          </w:divBdr>
        </w:div>
        <w:div w:id="1111507776">
          <w:marLeft w:val="480"/>
          <w:marRight w:val="0"/>
          <w:marTop w:val="0"/>
          <w:marBottom w:val="0"/>
          <w:divBdr>
            <w:top w:val="none" w:sz="0" w:space="0" w:color="auto"/>
            <w:left w:val="none" w:sz="0" w:space="0" w:color="auto"/>
            <w:bottom w:val="none" w:sz="0" w:space="0" w:color="auto"/>
            <w:right w:val="none" w:sz="0" w:space="0" w:color="auto"/>
          </w:divBdr>
        </w:div>
        <w:div w:id="1112893853">
          <w:marLeft w:val="480"/>
          <w:marRight w:val="0"/>
          <w:marTop w:val="0"/>
          <w:marBottom w:val="0"/>
          <w:divBdr>
            <w:top w:val="none" w:sz="0" w:space="0" w:color="auto"/>
            <w:left w:val="none" w:sz="0" w:space="0" w:color="auto"/>
            <w:bottom w:val="none" w:sz="0" w:space="0" w:color="auto"/>
            <w:right w:val="none" w:sz="0" w:space="0" w:color="auto"/>
          </w:divBdr>
        </w:div>
        <w:div w:id="1357733184">
          <w:marLeft w:val="480"/>
          <w:marRight w:val="0"/>
          <w:marTop w:val="0"/>
          <w:marBottom w:val="0"/>
          <w:divBdr>
            <w:top w:val="none" w:sz="0" w:space="0" w:color="auto"/>
            <w:left w:val="none" w:sz="0" w:space="0" w:color="auto"/>
            <w:bottom w:val="none" w:sz="0" w:space="0" w:color="auto"/>
            <w:right w:val="none" w:sz="0" w:space="0" w:color="auto"/>
          </w:divBdr>
        </w:div>
        <w:div w:id="1375420514">
          <w:marLeft w:val="480"/>
          <w:marRight w:val="0"/>
          <w:marTop w:val="0"/>
          <w:marBottom w:val="0"/>
          <w:divBdr>
            <w:top w:val="none" w:sz="0" w:space="0" w:color="auto"/>
            <w:left w:val="none" w:sz="0" w:space="0" w:color="auto"/>
            <w:bottom w:val="none" w:sz="0" w:space="0" w:color="auto"/>
            <w:right w:val="none" w:sz="0" w:space="0" w:color="auto"/>
          </w:divBdr>
        </w:div>
        <w:div w:id="1464618903">
          <w:marLeft w:val="480"/>
          <w:marRight w:val="0"/>
          <w:marTop w:val="0"/>
          <w:marBottom w:val="0"/>
          <w:divBdr>
            <w:top w:val="none" w:sz="0" w:space="0" w:color="auto"/>
            <w:left w:val="none" w:sz="0" w:space="0" w:color="auto"/>
            <w:bottom w:val="none" w:sz="0" w:space="0" w:color="auto"/>
            <w:right w:val="none" w:sz="0" w:space="0" w:color="auto"/>
          </w:divBdr>
        </w:div>
        <w:div w:id="1517622367">
          <w:marLeft w:val="480"/>
          <w:marRight w:val="0"/>
          <w:marTop w:val="0"/>
          <w:marBottom w:val="0"/>
          <w:divBdr>
            <w:top w:val="none" w:sz="0" w:space="0" w:color="auto"/>
            <w:left w:val="none" w:sz="0" w:space="0" w:color="auto"/>
            <w:bottom w:val="none" w:sz="0" w:space="0" w:color="auto"/>
            <w:right w:val="none" w:sz="0" w:space="0" w:color="auto"/>
          </w:divBdr>
        </w:div>
        <w:div w:id="1520661702">
          <w:marLeft w:val="480"/>
          <w:marRight w:val="0"/>
          <w:marTop w:val="0"/>
          <w:marBottom w:val="0"/>
          <w:divBdr>
            <w:top w:val="none" w:sz="0" w:space="0" w:color="auto"/>
            <w:left w:val="none" w:sz="0" w:space="0" w:color="auto"/>
            <w:bottom w:val="none" w:sz="0" w:space="0" w:color="auto"/>
            <w:right w:val="none" w:sz="0" w:space="0" w:color="auto"/>
          </w:divBdr>
        </w:div>
        <w:div w:id="1531258037">
          <w:marLeft w:val="480"/>
          <w:marRight w:val="0"/>
          <w:marTop w:val="0"/>
          <w:marBottom w:val="0"/>
          <w:divBdr>
            <w:top w:val="none" w:sz="0" w:space="0" w:color="auto"/>
            <w:left w:val="none" w:sz="0" w:space="0" w:color="auto"/>
            <w:bottom w:val="none" w:sz="0" w:space="0" w:color="auto"/>
            <w:right w:val="none" w:sz="0" w:space="0" w:color="auto"/>
          </w:divBdr>
        </w:div>
        <w:div w:id="1594437376">
          <w:marLeft w:val="480"/>
          <w:marRight w:val="0"/>
          <w:marTop w:val="0"/>
          <w:marBottom w:val="0"/>
          <w:divBdr>
            <w:top w:val="none" w:sz="0" w:space="0" w:color="auto"/>
            <w:left w:val="none" w:sz="0" w:space="0" w:color="auto"/>
            <w:bottom w:val="none" w:sz="0" w:space="0" w:color="auto"/>
            <w:right w:val="none" w:sz="0" w:space="0" w:color="auto"/>
          </w:divBdr>
        </w:div>
        <w:div w:id="1641228345">
          <w:marLeft w:val="480"/>
          <w:marRight w:val="0"/>
          <w:marTop w:val="0"/>
          <w:marBottom w:val="0"/>
          <w:divBdr>
            <w:top w:val="none" w:sz="0" w:space="0" w:color="auto"/>
            <w:left w:val="none" w:sz="0" w:space="0" w:color="auto"/>
            <w:bottom w:val="none" w:sz="0" w:space="0" w:color="auto"/>
            <w:right w:val="none" w:sz="0" w:space="0" w:color="auto"/>
          </w:divBdr>
        </w:div>
        <w:div w:id="1652556299">
          <w:marLeft w:val="480"/>
          <w:marRight w:val="0"/>
          <w:marTop w:val="0"/>
          <w:marBottom w:val="0"/>
          <w:divBdr>
            <w:top w:val="none" w:sz="0" w:space="0" w:color="auto"/>
            <w:left w:val="none" w:sz="0" w:space="0" w:color="auto"/>
            <w:bottom w:val="none" w:sz="0" w:space="0" w:color="auto"/>
            <w:right w:val="none" w:sz="0" w:space="0" w:color="auto"/>
          </w:divBdr>
        </w:div>
        <w:div w:id="1712728891">
          <w:marLeft w:val="480"/>
          <w:marRight w:val="0"/>
          <w:marTop w:val="0"/>
          <w:marBottom w:val="0"/>
          <w:divBdr>
            <w:top w:val="none" w:sz="0" w:space="0" w:color="auto"/>
            <w:left w:val="none" w:sz="0" w:space="0" w:color="auto"/>
            <w:bottom w:val="none" w:sz="0" w:space="0" w:color="auto"/>
            <w:right w:val="none" w:sz="0" w:space="0" w:color="auto"/>
          </w:divBdr>
        </w:div>
        <w:div w:id="1714189105">
          <w:marLeft w:val="480"/>
          <w:marRight w:val="0"/>
          <w:marTop w:val="0"/>
          <w:marBottom w:val="0"/>
          <w:divBdr>
            <w:top w:val="none" w:sz="0" w:space="0" w:color="auto"/>
            <w:left w:val="none" w:sz="0" w:space="0" w:color="auto"/>
            <w:bottom w:val="none" w:sz="0" w:space="0" w:color="auto"/>
            <w:right w:val="none" w:sz="0" w:space="0" w:color="auto"/>
          </w:divBdr>
        </w:div>
        <w:div w:id="1754350758">
          <w:marLeft w:val="480"/>
          <w:marRight w:val="0"/>
          <w:marTop w:val="0"/>
          <w:marBottom w:val="0"/>
          <w:divBdr>
            <w:top w:val="none" w:sz="0" w:space="0" w:color="auto"/>
            <w:left w:val="none" w:sz="0" w:space="0" w:color="auto"/>
            <w:bottom w:val="none" w:sz="0" w:space="0" w:color="auto"/>
            <w:right w:val="none" w:sz="0" w:space="0" w:color="auto"/>
          </w:divBdr>
        </w:div>
        <w:div w:id="1788548625">
          <w:marLeft w:val="480"/>
          <w:marRight w:val="0"/>
          <w:marTop w:val="0"/>
          <w:marBottom w:val="0"/>
          <w:divBdr>
            <w:top w:val="none" w:sz="0" w:space="0" w:color="auto"/>
            <w:left w:val="none" w:sz="0" w:space="0" w:color="auto"/>
            <w:bottom w:val="none" w:sz="0" w:space="0" w:color="auto"/>
            <w:right w:val="none" w:sz="0" w:space="0" w:color="auto"/>
          </w:divBdr>
        </w:div>
        <w:div w:id="1860266567">
          <w:marLeft w:val="480"/>
          <w:marRight w:val="0"/>
          <w:marTop w:val="0"/>
          <w:marBottom w:val="0"/>
          <w:divBdr>
            <w:top w:val="none" w:sz="0" w:space="0" w:color="auto"/>
            <w:left w:val="none" w:sz="0" w:space="0" w:color="auto"/>
            <w:bottom w:val="none" w:sz="0" w:space="0" w:color="auto"/>
            <w:right w:val="none" w:sz="0" w:space="0" w:color="auto"/>
          </w:divBdr>
        </w:div>
        <w:div w:id="1873348513">
          <w:marLeft w:val="480"/>
          <w:marRight w:val="0"/>
          <w:marTop w:val="0"/>
          <w:marBottom w:val="0"/>
          <w:divBdr>
            <w:top w:val="none" w:sz="0" w:space="0" w:color="auto"/>
            <w:left w:val="none" w:sz="0" w:space="0" w:color="auto"/>
            <w:bottom w:val="none" w:sz="0" w:space="0" w:color="auto"/>
            <w:right w:val="none" w:sz="0" w:space="0" w:color="auto"/>
          </w:divBdr>
        </w:div>
        <w:div w:id="1922372873">
          <w:marLeft w:val="480"/>
          <w:marRight w:val="0"/>
          <w:marTop w:val="0"/>
          <w:marBottom w:val="0"/>
          <w:divBdr>
            <w:top w:val="none" w:sz="0" w:space="0" w:color="auto"/>
            <w:left w:val="none" w:sz="0" w:space="0" w:color="auto"/>
            <w:bottom w:val="none" w:sz="0" w:space="0" w:color="auto"/>
            <w:right w:val="none" w:sz="0" w:space="0" w:color="auto"/>
          </w:divBdr>
        </w:div>
        <w:div w:id="1993899875">
          <w:marLeft w:val="480"/>
          <w:marRight w:val="0"/>
          <w:marTop w:val="0"/>
          <w:marBottom w:val="0"/>
          <w:divBdr>
            <w:top w:val="none" w:sz="0" w:space="0" w:color="auto"/>
            <w:left w:val="none" w:sz="0" w:space="0" w:color="auto"/>
            <w:bottom w:val="none" w:sz="0" w:space="0" w:color="auto"/>
            <w:right w:val="none" w:sz="0" w:space="0" w:color="auto"/>
          </w:divBdr>
        </w:div>
        <w:div w:id="2003002678">
          <w:marLeft w:val="480"/>
          <w:marRight w:val="0"/>
          <w:marTop w:val="0"/>
          <w:marBottom w:val="0"/>
          <w:divBdr>
            <w:top w:val="none" w:sz="0" w:space="0" w:color="auto"/>
            <w:left w:val="none" w:sz="0" w:space="0" w:color="auto"/>
            <w:bottom w:val="none" w:sz="0" w:space="0" w:color="auto"/>
            <w:right w:val="none" w:sz="0" w:space="0" w:color="auto"/>
          </w:divBdr>
        </w:div>
        <w:div w:id="2057773317">
          <w:marLeft w:val="480"/>
          <w:marRight w:val="0"/>
          <w:marTop w:val="0"/>
          <w:marBottom w:val="0"/>
          <w:divBdr>
            <w:top w:val="none" w:sz="0" w:space="0" w:color="auto"/>
            <w:left w:val="none" w:sz="0" w:space="0" w:color="auto"/>
            <w:bottom w:val="none" w:sz="0" w:space="0" w:color="auto"/>
            <w:right w:val="none" w:sz="0" w:space="0" w:color="auto"/>
          </w:divBdr>
        </w:div>
        <w:div w:id="2060669288">
          <w:marLeft w:val="480"/>
          <w:marRight w:val="0"/>
          <w:marTop w:val="0"/>
          <w:marBottom w:val="0"/>
          <w:divBdr>
            <w:top w:val="none" w:sz="0" w:space="0" w:color="auto"/>
            <w:left w:val="none" w:sz="0" w:space="0" w:color="auto"/>
            <w:bottom w:val="none" w:sz="0" w:space="0" w:color="auto"/>
            <w:right w:val="none" w:sz="0" w:space="0" w:color="auto"/>
          </w:divBdr>
        </w:div>
        <w:div w:id="2070834257">
          <w:marLeft w:val="480"/>
          <w:marRight w:val="0"/>
          <w:marTop w:val="0"/>
          <w:marBottom w:val="0"/>
          <w:divBdr>
            <w:top w:val="none" w:sz="0" w:space="0" w:color="auto"/>
            <w:left w:val="none" w:sz="0" w:space="0" w:color="auto"/>
            <w:bottom w:val="none" w:sz="0" w:space="0" w:color="auto"/>
            <w:right w:val="none" w:sz="0" w:space="0" w:color="auto"/>
          </w:divBdr>
        </w:div>
        <w:div w:id="2078624036">
          <w:marLeft w:val="480"/>
          <w:marRight w:val="0"/>
          <w:marTop w:val="0"/>
          <w:marBottom w:val="0"/>
          <w:divBdr>
            <w:top w:val="none" w:sz="0" w:space="0" w:color="auto"/>
            <w:left w:val="none" w:sz="0" w:space="0" w:color="auto"/>
            <w:bottom w:val="none" w:sz="0" w:space="0" w:color="auto"/>
            <w:right w:val="none" w:sz="0" w:space="0" w:color="auto"/>
          </w:divBdr>
        </w:div>
        <w:div w:id="2106413803">
          <w:marLeft w:val="480"/>
          <w:marRight w:val="0"/>
          <w:marTop w:val="0"/>
          <w:marBottom w:val="0"/>
          <w:divBdr>
            <w:top w:val="none" w:sz="0" w:space="0" w:color="auto"/>
            <w:left w:val="none" w:sz="0" w:space="0" w:color="auto"/>
            <w:bottom w:val="none" w:sz="0" w:space="0" w:color="auto"/>
            <w:right w:val="none" w:sz="0" w:space="0" w:color="auto"/>
          </w:divBdr>
        </w:div>
        <w:div w:id="2110394509">
          <w:marLeft w:val="480"/>
          <w:marRight w:val="0"/>
          <w:marTop w:val="0"/>
          <w:marBottom w:val="0"/>
          <w:divBdr>
            <w:top w:val="none" w:sz="0" w:space="0" w:color="auto"/>
            <w:left w:val="none" w:sz="0" w:space="0" w:color="auto"/>
            <w:bottom w:val="none" w:sz="0" w:space="0" w:color="auto"/>
            <w:right w:val="none" w:sz="0" w:space="0" w:color="auto"/>
          </w:divBdr>
        </w:div>
        <w:div w:id="2140226710">
          <w:marLeft w:val="480"/>
          <w:marRight w:val="0"/>
          <w:marTop w:val="0"/>
          <w:marBottom w:val="0"/>
          <w:divBdr>
            <w:top w:val="none" w:sz="0" w:space="0" w:color="auto"/>
            <w:left w:val="none" w:sz="0" w:space="0" w:color="auto"/>
            <w:bottom w:val="none" w:sz="0" w:space="0" w:color="auto"/>
            <w:right w:val="none" w:sz="0" w:space="0" w:color="auto"/>
          </w:divBdr>
        </w:div>
      </w:divsChild>
    </w:div>
    <w:div w:id="455566478">
      <w:bodyDiv w:val="1"/>
      <w:marLeft w:val="0"/>
      <w:marRight w:val="0"/>
      <w:marTop w:val="0"/>
      <w:marBottom w:val="0"/>
      <w:divBdr>
        <w:top w:val="none" w:sz="0" w:space="0" w:color="auto"/>
        <w:left w:val="none" w:sz="0" w:space="0" w:color="auto"/>
        <w:bottom w:val="none" w:sz="0" w:space="0" w:color="auto"/>
        <w:right w:val="none" w:sz="0" w:space="0" w:color="auto"/>
      </w:divBdr>
      <w:divsChild>
        <w:div w:id="68189171">
          <w:marLeft w:val="480"/>
          <w:marRight w:val="0"/>
          <w:marTop w:val="0"/>
          <w:marBottom w:val="0"/>
          <w:divBdr>
            <w:top w:val="none" w:sz="0" w:space="0" w:color="auto"/>
            <w:left w:val="none" w:sz="0" w:space="0" w:color="auto"/>
            <w:bottom w:val="none" w:sz="0" w:space="0" w:color="auto"/>
            <w:right w:val="none" w:sz="0" w:space="0" w:color="auto"/>
          </w:divBdr>
        </w:div>
        <w:div w:id="72096289">
          <w:marLeft w:val="480"/>
          <w:marRight w:val="0"/>
          <w:marTop w:val="0"/>
          <w:marBottom w:val="0"/>
          <w:divBdr>
            <w:top w:val="none" w:sz="0" w:space="0" w:color="auto"/>
            <w:left w:val="none" w:sz="0" w:space="0" w:color="auto"/>
            <w:bottom w:val="none" w:sz="0" w:space="0" w:color="auto"/>
            <w:right w:val="none" w:sz="0" w:space="0" w:color="auto"/>
          </w:divBdr>
        </w:div>
        <w:div w:id="129791678">
          <w:marLeft w:val="480"/>
          <w:marRight w:val="0"/>
          <w:marTop w:val="0"/>
          <w:marBottom w:val="0"/>
          <w:divBdr>
            <w:top w:val="none" w:sz="0" w:space="0" w:color="auto"/>
            <w:left w:val="none" w:sz="0" w:space="0" w:color="auto"/>
            <w:bottom w:val="none" w:sz="0" w:space="0" w:color="auto"/>
            <w:right w:val="none" w:sz="0" w:space="0" w:color="auto"/>
          </w:divBdr>
        </w:div>
        <w:div w:id="278952609">
          <w:marLeft w:val="480"/>
          <w:marRight w:val="0"/>
          <w:marTop w:val="0"/>
          <w:marBottom w:val="0"/>
          <w:divBdr>
            <w:top w:val="none" w:sz="0" w:space="0" w:color="auto"/>
            <w:left w:val="none" w:sz="0" w:space="0" w:color="auto"/>
            <w:bottom w:val="none" w:sz="0" w:space="0" w:color="auto"/>
            <w:right w:val="none" w:sz="0" w:space="0" w:color="auto"/>
          </w:divBdr>
        </w:div>
        <w:div w:id="391392006">
          <w:marLeft w:val="480"/>
          <w:marRight w:val="0"/>
          <w:marTop w:val="0"/>
          <w:marBottom w:val="0"/>
          <w:divBdr>
            <w:top w:val="none" w:sz="0" w:space="0" w:color="auto"/>
            <w:left w:val="none" w:sz="0" w:space="0" w:color="auto"/>
            <w:bottom w:val="none" w:sz="0" w:space="0" w:color="auto"/>
            <w:right w:val="none" w:sz="0" w:space="0" w:color="auto"/>
          </w:divBdr>
        </w:div>
        <w:div w:id="406001256">
          <w:marLeft w:val="480"/>
          <w:marRight w:val="0"/>
          <w:marTop w:val="0"/>
          <w:marBottom w:val="0"/>
          <w:divBdr>
            <w:top w:val="none" w:sz="0" w:space="0" w:color="auto"/>
            <w:left w:val="none" w:sz="0" w:space="0" w:color="auto"/>
            <w:bottom w:val="none" w:sz="0" w:space="0" w:color="auto"/>
            <w:right w:val="none" w:sz="0" w:space="0" w:color="auto"/>
          </w:divBdr>
        </w:div>
        <w:div w:id="416099832">
          <w:marLeft w:val="480"/>
          <w:marRight w:val="0"/>
          <w:marTop w:val="0"/>
          <w:marBottom w:val="0"/>
          <w:divBdr>
            <w:top w:val="none" w:sz="0" w:space="0" w:color="auto"/>
            <w:left w:val="none" w:sz="0" w:space="0" w:color="auto"/>
            <w:bottom w:val="none" w:sz="0" w:space="0" w:color="auto"/>
            <w:right w:val="none" w:sz="0" w:space="0" w:color="auto"/>
          </w:divBdr>
        </w:div>
        <w:div w:id="416294643">
          <w:marLeft w:val="480"/>
          <w:marRight w:val="0"/>
          <w:marTop w:val="0"/>
          <w:marBottom w:val="0"/>
          <w:divBdr>
            <w:top w:val="none" w:sz="0" w:space="0" w:color="auto"/>
            <w:left w:val="none" w:sz="0" w:space="0" w:color="auto"/>
            <w:bottom w:val="none" w:sz="0" w:space="0" w:color="auto"/>
            <w:right w:val="none" w:sz="0" w:space="0" w:color="auto"/>
          </w:divBdr>
        </w:div>
        <w:div w:id="491726930">
          <w:marLeft w:val="480"/>
          <w:marRight w:val="0"/>
          <w:marTop w:val="0"/>
          <w:marBottom w:val="0"/>
          <w:divBdr>
            <w:top w:val="none" w:sz="0" w:space="0" w:color="auto"/>
            <w:left w:val="none" w:sz="0" w:space="0" w:color="auto"/>
            <w:bottom w:val="none" w:sz="0" w:space="0" w:color="auto"/>
            <w:right w:val="none" w:sz="0" w:space="0" w:color="auto"/>
          </w:divBdr>
        </w:div>
        <w:div w:id="500509548">
          <w:marLeft w:val="480"/>
          <w:marRight w:val="0"/>
          <w:marTop w:val="0"/>
          <w:marBottom w:val="0"/>
          <w:divBdr>
            <w:top w:val="none" w:sz="0" w:space="0" w:color="auto"/>
            <w:left w:val="none" w:sz="0" w:space="0" w:color="auto"/>
            <w:bottom w:val="none" w:sz="0" w:space="0" w:color="auto"/>
            <w:right w:val="none" w:sz="0" w:space="0" w:color="auto"/>
          </w:divBdr>
        </w:div>
        <w:div w:id="506284847">
          <w:marLeft w:val="480"/>
          <w:marRight w:val="0"/>
          <w:marTop w:val="0"/>
          <w:marBottom w:val="0"/>
          <w:divBdr>
            <w:top w:val="none" w:sz="0" w:space="0" w:color="auto"/>
            <w:left w:val="none" w:sz="0" w:space="0" w:color="auto"/>
            <w:bottom w:val="none" w:sz="0" w:space="0" w:color="auto"/>
            <w:right w:val="none" w:sz="0" w:space="0" w:color="auto"/>
          </w:divBdr>
        </w:div>
        <w:div w:id="526215862">
          <w:marLeft w:val="480"/>
          <w:marRight w:val="0"/>
          <w:marTop w:val="0"/>
          <w:marBottom w:val="0"/>
          <w:divBdr>
            <w:top w:val="none" w:sz="0" w:space="0" w:color="auto"/>
            <w:left w:val="none" w:sz="0" w:space="0" w:color="auto"/>
            <w:bottom w:val="none" w:sz="0" w:space="0" w:color="auto"/>
            <w:right w:val="none" w:sz="0" w:space="0" w:color="auto"/>
          </w:divBdr>
        </w:div>
        <w:div w:id="527377379">
          <w:marLeft w:val="480"/>
          <w:marRight w:val="0"/>
          <w:marTop w:val="0"/>
          <w:marBottom w:val="0"/>
          <w:divBdr>
            <w:top w:val="none" w:sz="0" w:space="0" w:color="auto"/>
            <w:left w:val="none" w:sz="0" w:space="0" w:color="auto"/>
            <w:bottom w:val="none" w:sz="0" w:space="0" w:color="auto"/>
            <w:right w:val="none" w:sz="0" w:space="0" w:color="auto"/>
          </w:divBdr>
        </w:div>
        <w:div w:id="615333054">
          <w:marLeft w:val="480"/>
          <w:marRight w:val="0"/>
          <w:marTop w:val="0"/>
          <w:marBottom w:val="0"/>
          <w:divBdr>
            <w:top w:val="none" w:sz="0" w:space="0" w:color="auto"/>
            <w:left w:val="none" w:sz="0" w:space="0" w:color="auto"/>
            <w:bottom w:val="none" w:sz="0" w:space="0" w:color="auto"/>
            <w:right w:val="none" w:sz="0" w:space="0" w:color="auto"/>
          </w:divBdr>
        </w:div>
        <w:div w:id="620918769">
          <w:marLeft w:val="480"/>
          <w:marRight w:val="0"/>
          <w:marTop w:val="0"/>
          <w:marBottom w:val="0"/>
          <w:divBdr>
            <w:top w:val="none" w:sz="0" w:space="0" w:color="auto"/>
            <w:left w:val="none" w:sz="0" w:space="0" w:color="auto"/>
            <w:bottom w:val="none" w:sz="0" w:space="0" w:color="auto"/>
            <w:right w:val="none" w:sz="0" w:space="0" w:color="auto"/>
          </w:divBdr>
        </w:div>
        <w:div w:id="698548903">
          <w:marLeft w:val="480"/>
          <w:marRight w:val="0"/>
          <w:marTop w:val="0"/>
          <w:marBottom w:val="0"/>
          <w:divBdr>
            <w:top w:val="none" w:sz="0" w:space="0" w:color="auto"/>
            <w:left w:val="none" w:sz="0" w:space="0" w:color="auto"/>
            <w:bottom w:val="none" w:sz="0" w:space="0" w:color="auto"/>
            <w:right w:val="none" w:sz="0" w:space="0" w:color="auto"/>
          </w:divBdr>
        </w:div>
        <w:div w:id="712465925">
          <w:marLeft w:val="480"/>
          <w:marRight w:val="0"/>
          <w:marTop w:val="0"/>
          <w:marBottom w:val="0"/>
          <w:divBdr>
            <w:top w:val="none" w:sz="0" w:space="0" w:color="auto"/>
            <w:left w:val="none" w:sz="0" w:space="0" w:color="auto"/>
            <w:bottom w:val="none" w:sz="0" w:space="0" w:color="auto"/>
            <w:right w:val="none" w:sz="0" w:space="0" w:color="auto"/>
          </w:divBdr>
        </w:div>
        <w:div w:id="767581428">
          <w:marLeft w:val="480"/>
          <w:marRight w:val="0"/>
          <w:marTop w:val="0"/>
          <w:marBottom w:val="0"/>
          <w:divBdr>
            <w:top w:val="none" w:sz="0" w:space="0" w:color="auto"/>
            <w:left w:val="none" w:sz="0" w:space="0" w:color="auto"/>
            <w:bottom w:val="none" w:sz="0" w:space="0" w:color="auto"/>
            <w:right w:val="none" w:sz="0" w:space="0" w:color="auto"/>
          </w:divBdr>
        </w:div>
        <w:div w:id="793525624">
          <w:marLeft w:val="480"/>
          <w:marRight w:val="0"/>
          <w:marTop w:val="0"/>
          <w:marBottom w:val="0"/>
          <w:divBdr>
            <w:top w:val="none" w:sz="0" w:space="0" w:color="auto"/>
            <w:left w:val="none" w:sz="0" w:space="0" w:color="auto"/>
            <w:bottom w:val="none" w:sz="0" w:space="0" w:color="auto"/>
            <w:right w:val="none" w:sz="0" w:space="0" w:color="auto"/>
          </w:divBdr>
        </w:div>
        <w:div w:id="813260907">
          <w:marLeft w:val="480"/>
          <w:marRight w:val="0"/>
          <w:marTop w:val="0"/>
          <w:marBottom w:val="0"/>
          <w:divBdr>
            <w:top w:val="none" w:sz="0" w:space="0" w:color="auto"/>
            <w:left w:val="none" w:sz="0" w:space="0" w:color="auto"/>
            <w:bottom w:val="none" w:sz="0" w:space="0" w:color="auto"/>
            <w:right w:val="none" w:sz="0" w:space="0" w:color="auto"/>
          </w:divBdr>
        </w:div>
        <w:div w:id="868228006">
          <w:marLeft w:val="480"/>
          <w:marRight w:val="0"/>
          <w:marTop w:val="0"/>
          <w:marBottom w:val="0"/>
          <w:divBdr>
            <w:top w:val="none" w:sz="0" w:space="0" w:color="auto"/>
            <w:left w:val="none" w:sz="0" w:space="0" w:color="auto"/>
            <w:bottom w:val="none" w:sz="0" w:space="0" w:color="auto"/>
            <w:right w:val="none" w:sz="0" w:space="0" w:color="auto"/>
          </w:divBdr>
        </w:div>
        <w:div w:id="895623432">
          <w:marLeft w:val="480"/>
          <w:marRight w:val="0"/>
          <w:marTop w:val="0"/>
          <w:marBottom w:val="0"/>
          <w:divBdr>
            <w:top w:val="none" w:sz="0" w:space="0" w:color="auto"/>
            <w:left w:val="none" w:sz="0" w:space="0" w:color="auto"/>
            <w:bottom w:val="none" w:sz="0" w:space="0" w:color="auto"/>
            <w:right w:val="none" w:sz="0" w:space="0" w:color="auto"/>
          </w:divBdr>
        </w:div>
        <w:div w:id="897941308">
          <w:marLeft w:val="480"/>
          <w:marRight w:val="0"/>
          <w:marTop w:val="0"/>
          <w:marBottom w:val="0"/>
          <w:divBdr>
            <w:top w:val="none" w:sz="0" w:space="0" w:color="auto"/>
            <w:left w:val="none" w:sz="0" w:space="0" w:color="auto"/>
            <w:bottom w:val="none" w:sz="0" w:space="0" w:color="auto"/>
            <w:right w:val="none" w:sz="0" w:space="0" w:color="auto"/>
          </w:divBdr>
        </w:div>
        <w:div w:id="938106044">
          <w:marLeft w:val="480"/>
          <w:marRight w:val="0"/>
          <w:marTop w:val="0"/>
          <w:marBottom w:val="0"/>
          <w:divBdr>
            <w:top w:val="none" w:sz="0" w:space="0" w:color="auto"/>
            <w:left w:val="none" w:sz="0" w:space="0" w:color="auto"/>
            <w:bottom w:val="none" w:sz="0" w:space="0" w:color="auto"/>
            <w:right w:val="none" w:sz="0" w:space="0" w:color="auto"/>
          </w:divBdr>
        </w:div>
        <w:div w:id="947741795">
          <w:marLeft w:val="480"/>
          <w:marRight w:val="0"/>
          <w:marTop w:val="0"/>
          <w:marBottom w:val="0"/>
          <w:divBdr>
            <w:top w:val="none" w:sz="0" w:space="0" w:color="auto"/>
            <w:left w:val="none" w:sz="0" w:space="0" w:color="auto"/>
            <w:bottom w:val="none" w:sz="0" w:space="0" w:color="auto"/>
            <w:right w:val="none" w:sz="0" w:space="0" w:color="auto"/>
          </w:divBdr>
        </w:div>
        <w:div w:id="979502437">
          <w:marLeft w:val="480"/>
          <w:marRight w:val="0"/>
          <w:marTop w:val="0"/>
          <w:marBottom w:val="0"/>
          <w:divBdr>
            <w:top w:val="none" w:sz="0" w:space="0" w:color="auto"/>
            <w:left w:val="none" w:sz="0" w:space="0" w:color="auto"/>
            <w:bottom w:val="none" w:sz="0" w:space="0" w:color="auto"/>
            <w:right w:val="none" w:sz="0" w:space="0" w:color="auto"/>
          </w:divBdr>
        </w:div>
        <w:div w:id="997267506">
          <w:marLeft w:val="480"/>
          <w:marRight w:val="0"/>
          <w:marTop w:val="0"/>
          <w:marBottom w:val="0"/>
          <w:divBdr>
            <w:top w:val="none" w:sz="0" w:space="0" w:color="auto"/>
            <w:left w:val="none" w:sz="0" w:space="0" w:color="auto"/>
            <w:bottom w:val="none" w:sz="0" w:space="0" w:color="auto"/>
            <w:right w:val="none" w:sz="0" w:space="0" w:color="auto"/>
          </w:divBdr>
        </w:div>
        <w:div w:id="1016273918">
          <w:marLeft w:val="480"/>
          <w:marRight w:val="0"/>
          <w:marTop w:val="0"/>
          <w:marBottom w:val="0"/>
          <w:divBdr>
            <w:top w:val="none" w:sz="0" w:space="0" w:color="auto"/>
            <w:left w:val="none" w:sz="0" w:space="0" w:color="auto"/>
            <w:bottom w:val="none" w:sz="0" w:space="0" w:color="auto"/>
            <w:right w:val="none" w:sz="0" w:space="0" w:color="auto"/>
          </w:divBdr>
        </w:div>
        <w:div w:id="1019309785">
          <w:marLeft w:val="480"/>
          <w:marRight w:val="0"/>
          <w:marTop w:val="0"/>
          <w:marBottom w:val="0"/>
          <w:divBdr>
            <w:top w:val="none" w:sz="0" w:space="0" w:color="auto"/>
            <w:left w:val="none" w:sz="0" w:space="0" w:color="auto"/>
            <w:bottom w:val="none" w:sz="0" w:space="0" w:color="auto"/>
            <w:right w:val="none" w:sz="0" w:space="0" w:color="auto"/>
          </w:divBdr>
        </w:div>
        <w:div w:id="1020395707">
          <w:marLeft w:val="480"/>
          <w:marRight w:val="0"/>
          <w:marTop w:val="0"/>
          <w:marBottom w:val="0"/>
          <w:divBdr>
            <w:top w:val="none" w:sz="0" w:space="0" w:color="auto"/>
            <w:left w:val="none" w:sz="0" w:space="0" w:color="auto"/>
            <w:bottom w:val="none" w:sz="0" w:space="0" w:color="auto"/>
            <w:right w:val="none" w:sz="0" w:space="0" w:color="auto"/>
          </w:divBdr>
        </w:div>
        <w:div w:id="1042560504">
          <w:marLeft w:val="480"/>
          <w:marRight w:val="0"/>
          <w:marTop w:val="0"/>
          <w:marBottom w:val="0"/>
          <w:divBdr>
            <w:top w:val="none" w:sz="0" w:space="0" w:color="auto"/>
            <w:left w:val="none" w:sz="0" w:space="0" w:color="auto"/>
            <w:bottom w:val="none" w:sz="0" w:space="0" w:color="auto"/>
            <w:right w:val="none" w:sz="0" w:space="0" w:color="auto"/>
          </w:divBdr>
        </w:div>
        <w:div w:id="1051925500">
          <w:marLeft w:val="480"/>
          <w:marRight w:val="0"/>
          <w:marTop w:val="0"/>
          <w:marBottom w:val="0"/>
          <w:divBdr>
            <w:top w:val="none" w:sz="0" w:space="0" w:color="auto"/>
            <w:left w:val="none" w:sz="0" w:space="0" w:color="auto"/>
            <w:bottom w:val="none" w:sz="0" w:space="0" w:color="auto"/>
            <w:right w:val="none" w:sz="0" w:space="0" w:color="auto"/>
          </w:divBdr>
        </w:div>
        <w:div w:id="1066532874">
          <w:marLeft w:val="480"/>
          <w:marRight w:val="0"/>
          <w:marTop w:val="0"/>
          <w:marBottom w:val="0"/>
          <w:divBdr>
            <w:top w:val="none" w:sz="0" w:space="0" w:color="auto"/>
            <w:left w:val="none" w:sz="0" w:space="0" w:color="auto"/>
            <w:bottom w:val="none" w:sz="0" w:space="0" w:color="auto"/>
            <w:right w:val="none" w:sz="0" w:space="0" w:color="auto"/>
          </w:divBdr>
        </w:div>
        <w:div w:id="1091313142">
          <w:marLeft w:val="480"/>
          <w:marRight w:val="0"/>
          <w:marTop w:val="0"/>
          <w:marBottom w:val="0"/>
          <w:divBdr>
            <w:top w:val="none" w:sz="0" w:space="0" w:color="auto"/>
            <w:left w:val="none" w:sz="0" w:space="0" w:color="auto"/>
            <w:bottom w:val="none" w:sz="0" w:space="0" w:color="auto"/>
            <w:right w:val="none" w:sz="0" w:space="0" w:color="auto"/>
          </w:divBdr>
        </w:div>
        <w:div w:id="1105266411">
          <w:marLeft w:val="480"/>
          <w:marRight w:val="0"/>
          <w:marTop w:val="0"/>
          <w:marBottom w:val="0"/>
          <w:divBdr>
            <w:top w:val="none" w:sz="0" w:space="0" w:color="auto"/>
            <w:left w:val="none" w:sz="0" w:space="0" w:color="auto"/>
            <w:bottom w:val="none" w:sz="0" w:space="0" w:color="auto"/>
            <w:right w:val="none" w:sz="0" w:space="0" w:color="auto"/>
          </w:divBdr>
        </w:div>
        <w:div w:id="1125925303">
          <w:marLeft w:val="480"/>
          <w:marRight w:val="0"/>
          <w:marTop w:val="0"/>
          <w:marBottom w:val="0"/>
          <w:divBdr>
            <w:top w:val="none" w:sz="0" w:space="0" w:color="auto"/>
            <w:left w:val="none" w:sz="0" w:space="0" w:color="auto"/>
            <w:bottom w:val="none" w:sz="0" w:space="0" w:color="auto"/>
            <w:right w:val="none" w:sz="0" w:space="0" w:color="auto"/>
          </w:divBdr>
        </w:div>
        <w:div w:id="1142114191">
          <w:marLeft w:val="480"/>
          <w:marRight w:val="0"/>
          <w:marTop w:val="0"/>
          <w:marBottom w:val="0"/>
          <w:divBdr>
            <w:top w:val="none" w:sz="0" w:space="0" w:color="auto"/>
            <w:left w:val="none" w:sz="0" w:space="0" w:color="auto"/>
            <w:bottom w:val="none" w:sz="0" w:space="0" w:color="auto"/>
            <w:right w:val="none" w:sz="0" w:space="0" w:color="auto"/>
          </w:divBdr>
        </w:div>
        <w:div w:id="1218082095">
          <w:marLeft w:val="480"/>
          <w:marRight w:val="0"/>
          <w:marTop w:val="0"/>
          <w:marBottom w:val="0"/>
          <w:divBdr>
            <w:top w:val="none" w:sz="0" w:space="0" w:color="auto"/>
            <w:left w:val="none" w:sz="0" w:space="0" w:color="auto"/>
            <w:bottom w:val="none" w:sz="0" w:space="0" w:color="auto"/>
            <w:right w:val="none" w:sz="0" w:space="0" w:color="auto"/>
          </w:divBdr>
        </w:div>
        <w:div w:id="1218853426">
          <w:marLeft w:val="480"/>
          <w:marRight w:val="0"/>
          <w:marTop w:val="0"/>
          <w:marBottom w:val="0"/>
          <w:divBdr>
            <w:top w:val="none" w:sz="0" w:space="0" w:color="auto"/>
            <w:left w:val="none" w:sz="0" w:space="0" w:color="auto"/>
            <w:bottom w:val="none" w:sz="0" w:space="0" w:color="auto"/>
            <w:right w:val="none" w:sz="0" w:space="0" w:color="auto"/>
          </w:divBdr>
        </w:div>
        <w:div w:id="1247494644">
          <w:marLeft w:val="480"/>
          <w:marRight w:val="0"/>
          <w:marTop w:val="0"/>
          <w:marBottom w:val="0"/>
          <w:divBdr>
            <w:top w:val="none" w:sz="0" w:space="0" w:color="auto"/>
            <w:left w:val="none" w:sz="0" w:space="0" w:color="auto"/>
            <w:bottom w:val="none" w:sz="0" w:space="0" w:color="auto"/>
            <w:right w:val="none" w:sz="0" w:space="0" w:color="auto"/>
          </w:divBdr>
        </w:div>
        <w:div w:id="1269197478">
          <w:marLeft w:val="480"/>
          <w:marRight w:val="0"/>
          <w:marTop w:val="0"/>
          <w:marBottom w:val="0"/>
          <w:divBdr>
            <w:top w:val="none" w:sz="0" w:space="0" w:color="auto"/>
            <w:left w:val="none" w:sz="0" w:space="0" w:color="auto"/>
            <w:bottom w:val="none" w:sz="0" w:space="0" w:color="auto"/>
            <w:right w:val="none" w:sz="0" w:space="0" w:color="auto"/>
          </w:divBdr>
        </w:div>
        <w:div w:id="1341738688">
          <w:marLeft w:val="480"/>
          <w:marRight w:val="0"/>
          <w:marTop w:val="0"/>
          <w:marBottom w:val="0"/>
          <w:divBdr>
            <w:top w:val="none" w:sz="0" w:space="0" w:color="auto"/>
            <w:left w:val="none" w:sz="0" w:space="0" w:color="auto"/>
            <w:bottom w:val="none" w:sz="0" w:space="0" w:color="auto"/>
            <w:right w:val="none" w:sz="0" w:space="0" w:color="auto"/>
          </w:divBdr>
        </w:div>
        <w:div w:id="1392000841">
          <w:marLeft w:val="480"/>
          <w:marRight w:val="0"/>
          <w:marTop w:val="0"/>
          <w:marBottom w:val="0"/>
          <w:divBdr>
            <w:top w:val="none" w:sz="0" w:space="0" w:color="auto"/>
            <w:left w:val="none" w:sz="0" w:space="0" w:color="auto"/>
            <w:bottom w:val="none" w:sz="0" w:space="0" w:color="auto"/>
            <w:right w:val="none" w:sz="0" w:space="0" w:color="auto"/>
          </w:divBdr>
        </w:div>
        <w:div w:id="1395852777">
          <w:marLeft w:val="480"/>
          <w:marRight w:val="0"/>
          <w:marTop w:val="0"/>
          <w:marBottom w:val="0"/>
          <w:divBdr>
            <w:top w:val="none" w:sz="0" w:space="0" w:color="auto"/>
            <w:left w:val="none" w:sz="0" w:space="0" w:color="auto"/>
            <w:bottom w:val="none" w:sz="0" w:space="0" w:color="auto"/>
            <w:right w:val="none" w:sz="0" w:space="0" w:color="auto"/>
          </w:divBdr>
        </w:div>
        <w:div w:id="1403992360">
          <w:marLeft w:val="480"/>
          <w:marRight w:val="0"/>
          <w:marTop w:val="0"/>
          <w:marBottom w:val="0"/>
          <w:divBdr>
            <w:top w:val="none" w:sz="0" w:space="0" w:color="auto"/>
            <w:left w:val="none" w:sz="0" w:space="0" w:color="auto"/>
            <w:bottom w:val="none" w:sz="0" w:space="0" w:color="auto"/>
            <w:right w:val="none" w:sz="0" w:space="0" w:color="auto"/>
          </w:divBdr>
        </w:div>
        <w:div w:id="1477529120">
          <w:marLeft w:val="480"/>
          <w:marRight w:val="0"/>
          <w:marTop w:val="0"/>
          <w:marBottom w:val="0"/>
          <w:divBdr>
            <w:top w:val="none" w:sz="0" w:space="0" w:color="auto"/>
            <w:left w:val="none" w:sz="0" w:space="0" w:color="auto"/>
            <w:bottom w:val="none" w:sz="0" w:space="0" w:color="auto"/>
            <w:right w:val="none" w:sz="0" w:space="0" w:color="auto"/>
          </w:divBdr>
        </w:div>
        <w:div w:id="1499661457">
          <w:marLeft w:val="480"/>
          <w:marRight w:val="0"/>
          <w:marTop w:val="0"/>
          <w:marBottom w:val="0"/>
          <w:divBdr>
            <w:top w:val="none" w:sz="0" w:space="0" w:color="auto"/>
            <w:left w:val="none" w:sz="0" w:space="0" w:color="auto"/>
            <w:bottom w:val="none" w:sz="0" w:space="0" w:color="auto"/>
            <w:right w:val="none" w:sz="0" w:space="0" w:color="auto"/>
          </w:divBdr>
        </w:div>
        <w:div w:id="1551919528">
          <w:marLeft w:val="480"/>
          <w:marRight w:val="0"/>
          <w:marTop w:val="0"/>
          <w:marBottom w:val="0"/>
          <w:divBdr>
            <w:top w:val="none" w:sz="0" w:space="0" w:color="auto"/>
            <w:left w:val="none" w:sz="0" w:space="0" w:color="auto"/>
            <w:bottom w:val="none" w:sz="0" w:space="0" w:color="auto"/>
            <w:right w:val="none" w:sz="0" w:space="0" w:color="auto"/>
          </w:divBdr>
        </w:div>
        <w:div w:id="1558127871">
          <w:marLeft w:val="480"/>
          <w:marRight w:val="0"/>
          <w:marTop w:val="0"/>
          <w:marBottom w:val="0"/>
          <w:divBdr>
            <w:top w:val="none" w:sz="0" w:space="0" w:color="auto"/>
            <w:left w:val="none" w:sz="0" w:space="0" w:color="auto"/>
            <w:bottom w:val="none" w:sz="0" w:space="0" w:color="auto"/>
            <w:right w:val="none" w:sz="0" w:space="0" w:color="auto"/>
          </w:divBdr>
        </w:div>
        <w:div w:id="1601134264">
          <w:marLeft w:val="480"/>
          <w:marRight w:val="0"/>
          <w:marTop w:val="0"/>
          <w:marBottom w:val="0"/>
          <w:divBdr>
            <w:top w:val="none" w:sz="0" w:space="0" w:color="auto"/>
            <w:left w:val="none" w:sz="0" w:space="0" w:color="auto"/>
            <w:bottom w:val="none" w:sz="0" w:space="0" w:color="auto"/>
            <w:right w:val="none" w:sz="0" w:space="0" w:color="auto"/>
          </w:divBdr>
        </w:div>
        <w:div w:id="1628853205">
          <w:marLeft w:val="480"/>
          <w:marRight w:val="0"/>
          <w:marTop w:val="0"/>
          <w:marBottom w:val="0"/>
          <w:divBdr>
            <w:top w:val="none" w:sz="0" w:space="0" w:color="auto"/>
            <w:left w:val="none" w:sz="0" w:space="0" w:color="auto"/>
            <w:bottom w:val="none" w:sz="0" w:space="0" w:color="auto"/>
            <w:right w:val="none" w:sz="0" w:space="0" w:color="auto"/>
          </w:divBdr>
        </w:div>
        <w:div w:id="1662653838">
          <w:marLeft w:val="480"/>
          <w:marRight w:val="0"/>
          <w:marTop w:val="0"/>
          <w:marBottom w:val="0"/>
          <w:divBdr>
            <w:top w:val="none" w:sz="0" w:space="0" w:color="auto"/>
            <w:left w:val="none" w:sz="0" w:space="0" w:color="auto"/>
            <w:bottom w:val="none" w:sz="0" w:space="0" w:color="auto"/>
            <w:right w:val="none" w:sz="0" w:space="0" w:color="auto"/>
          </w:divBdr>
        </w:div>
        <w:div w:id="1664506146">
          <w:marLeft w:val="480"/>
          <w:marRight w:val="0"/>
          <w:marTop w:val="0"/>
          <w:marBottom w:val="0"/>
          <w:divBdr>
            <w:top w:val="none" w:sz="0" w:space="0" w:color="auto"/>
            <w:left w:val="none" w:sz="0" w:space="0" w:color="auto"/>
            <w:bottom w:val="none" w:sz="0" w:space="0" w:color="auto"/>
            <w:right w:val="none" w:sz="0" w:space="0" w:color="auto"/>
          </w:divBdr>
        </w:div>
        <w:div w:id="1666206339">
          <w:marLeft w:val="480"/>
          <w:marRight w:val="0"/>
          <w:marTop w:val="0"/>
          <w:marBottom w:val="0"/>
          <w:divBdr>
            <w:top w:val="none" w:sz="0" w:space="0" w:color="auto"/>
            <w:left w:val="none" w:sz="0" w:space="0" w:color="auto"/>
            <w:bottom w:val="none" w:sz="0" w:space="0" w:color="auto"/>
            <w:right w:val="none" w:sz="0" w:space="0" w:color="auto"/>
          </w:divBdr>
        </w:div>
        <w:div w:id="1666397492">
          <w:marLeft w:val="480"/>
          <w:marRight w:val="0"/>
          <w:marTop w:val="0"/>
          <w:marBottom w:val="0"/>
          <w:divBdr>
            <w:top w:val="none" w:sz="0" w:space="0" w:color="auto"/>
            <w:left w:val="none" w:sz="0" w:space="0" w:color="auto"/>
            <w:bottom w:val="none" w:sz="0" w:space="0" w:color="auto"/>
            <w:right w:val="none" w:sz="0" w:space="0" w:color="auto"/>
          </w:divBdr>
        </w:div>
        <w:div w:id="1800611173">
          <w:marLeft w:val="480"/>
          <w:marRight w:val="0"/>
          <w:marTop w:val="0"/>
          <w:marBottom w:val="0"/>
          <w:divBdr>
            <w:top w:val="none" w:sz="0" w:space="0" w:color="auto"/>
            <w:left w:val="none" w:sz="0" w:space="0" w:color="auto"/>
            <w:bottom w:val="none" w:sz="0" w:space="0" w:color="auto"/>
            <w:right w:val="none" w:sz="0" w:space="0" w:color="auto"/>
          </w:divBdr>
        </w:div>
        <w:div w:id="1810323675">
          <w:marLeft w:val="480"/>
          <w:marRight w:val="0"/>
          <w:marTop w:val="0"/>
          <w:marBottom w:val="0"/>
          <w:divBdr>
            <w:top w:val="none" w:sz="0" w:space="0" w:color="auto"/>
            <w:left w:val="none" w:sz="0" w:space="0" w:color="auto"/>
            <w:bottom w:val="none" w:sz="0" w:space="0" w:color="auto"/>
            <w:right w:val="none" w:sz="0" w:space="0" w:color="auto"/>
          </w:divBdr>
        </w:div>
        <w:div w:id="1886217341">
          <w:marLeft w:val="480"/>
          <w:marRight w:val="0"/>
          <w:marTop w:val="0"/>
          <w:marBottom w:val="0"/>
          <w:divBdr>
            <w:top w:val="none" w:sz="0" w:space="0" w:color="auto"/>
            <w:left w:val="none" w:sz="0" w:space="0" w:color="auto"/>
            <w:bottom w:val="none" w:sz="0" w:space="0" w:color="auto"/>
            <w:right w:val="none" w:sz="0" w:space="0" w:color="auto"/>
          </w:divBdr>
        </w:div>
        <w:div w:id="1903058021">
          <w:marLeft w:val="480"/>
          <w:marRight w:val="0"/>
          <w:marTop w:val="0"/>
          <w:marBottom w:val="0"/>
          <w:divBdr>
            <w:top w:val="none" w:sz="0" w:space="0" w:color="auto"/>
            <w:left w:val="none" w:sz="0" w:space="0" w:color="auto"/>
            <w:bottom w:val="none" w:sz="0" w:space="0" w:color="auto"/>
            <w:right w:val="none" w:sz="0" w:space="0" w:color="auto"/>
          </w:divBdr>
        </w:div>
        <w:div w:id="1919556466">
          <w:marLeft w:val="480"/>
          <w:marRight w:val="0"/>
          <w:marTop w:val="0"/>
          <w:marBottom w:val="0"/>
          <w:divBdr>
            <w:top w:val="none" w:sz="0" w:space="0" w:color="auto"/>
            <w:left w:val="none" w:sz="0" w:space="0" w:color="auto"/>
            <w:bottom w:val="none" w:sz="0" w:space="0" w:color="auto"/>
            <w:right w:val="none" w:sz="0" w:space="0" w:color="auto"/>
          </w:divBdr>
        </w:div>
        <w:div w:id="1975521480">
          <w:marLeft w:val="480"/>
          <w:marRight w:val="0"/>
          <w:marTop w:val="0"/>
          <w:marBottom w:val="0"/>
          <w:divBdr>
            <w:top w:val="none" w:sz="0" w:space="0" w:color="auto"/>
            <w:left w:val="none" w:sz="0" w:space="0" w:color="auto"/>
            <w:bottom w:val="none" w:sz="0" w:space="0" w:color="auto"/>
            <w:right w:val="none" w:sz="0" w:space="0" w:color="auto"/>
          </w:divBdr>
        </w:div>
        <w:div w:id="1991471054">
          <w:marLeft w:val="480"/>
          <w:marRight w:val="0"/>
          <w:marTop w:val="0"/>
          <w:marBottom w:val="0"/>
          <w:divBdr>
            <w:top w:val="none" w:sz="0" w:space="0" w:color="auto"/>
            <w:left w:val="none" w:sz="0" w:space="0" w:color="auto"/>
            <w:bottom w:val="none" w:sz="0" w:space="0" w:color="auto"/>
            <w:right w:val="none" w:sz="0" w:space="0" w:color="auto"/>
          </w:divBdr>
        </w:div>
        <w:div w:id="2008944145">
          <w:marLeft w:val="480"/>
          <w:marRight w:val="0"/>
          <w:marTop w:val="0"/>
          <w:marBottom w:val="0"/>
          <w:divBdr>
            <w:top w:val="none" w:sz="0" w:space="0" w:color="auto"/>
            <w:left w:val="none" w:sz="0" w:space="0" w:color="auto"/>
            <w:bottom w:val="none" w:sz="0" w:space="0" w:color="auto"/>
            <w:right w:val="none" w:sz="0" w:space="0" w:color="auto"/>
          </w:divBdr>
        </w:div>
        <w:div w:id="2050956967">
          <w:marLeft w:val="480"/>
          <w:marRight w:val="0"/>
          <w:marTop w:val="0"/>
          <w:marBottom w:val="0"/>
          <w:divBdr>
            <w:top w:val="none" w:sz="0" w:space="0" w:color="auto"/>
            <w:left w:val="none" w:sz="0" w:space="0" w:color="auto"/>
            <w:bottom w:val="none" w:sz="0" w:space="0" w:color="auto"/>
            <w:right w:val="none" w:sz="0" w:space="0" w:color="auto"/>
          </w:divBdr>
        </w:div>
        <w:div w:id="2101757897">
          <w:marLeft w:val="480"/>
          <w:marRight w:val="0"/>
          <w:marTop w:val="0"/>
          <w:marBottom w:val="0"/>
          <w:divBdr>
            <w:top w:val="none" w:sz="0" w:space="0" w:color="auto"/>
            <w:left w:val="none" w:sz="0" w:space="0" w:color="auto"/>
            <w:bottom w:val="none" w:sz="0" w:space="0" w:color="auto"/>
            <w:right w:val="none" w:sz="0" w:space="0" w:color="auto"/>
          </w:divBdr>
        </w:div>
        <w:div w:id="2118402218">
          <w:marLeft w:val="480"/>
          <w:marRight w:val="0"/>
          <w:marTop w:val="0"/>
          <w:marBottom w:val="0"/>
          <w:divBdr>
            <w:top w:val="none" w:sz="0" w:space="0" w:color="auto"/>
            <w:left w:val="none" w:sz="0" w:space="0" w:color="auto"/>
            <w:bottom w:val="none" w:sz="0" w:space="0" w:color="auto"/>
            <w:right w:val="none" w:sz="0" w:space="0" w:color="auto"/>
          </w:divBdr>
        </w:div>
        <w:div w:id="2119401304">
          <w:marLeft w:val="480"/>
          <w:marRight w:val="0"/>
          <w:marTop w:val="0"/>
          <w:marBottom w:val="0"/>
          <w:divBdr>
            <w:top w:val="none" w:sz="0" w:space="0" w:color="auto"/>
            <w:left w:val="none" w:sz="0" w:space="0" w:color="auto"/>
            <w:bottom w:val="none" w:sz="0" w:space="0" w:color="auto"/>
            <w:right w:val="none" w:sz="0" w:space="0" w:color="auto"/>
          </w:divBdr>
        </w:div>
        <w:div w:id="2126732644">
          <w:marLeft w:val="480"/>
          <w:marRight w:val="0"/>
          <w:marTop w:val="0"/>
          <w:marBottom w:val="0"/>
          <w:divBdr>
            <w:top w:val="none" w:sz="0" w:space="0" w:color="auto"/>
            <w:left w:val="none" w:sz="0" w:space="0" w:color="auto"/>
            <w:bottom w:val="none" w:sz="0" w:space="0" w:color="auto"/>
            <w:right w:val="none" w:sz="0" w:space="0" w:color="auto"/>
          </w:divBdr>
        </w:div>
        <w:div w:id="2132548265">
          <w:marLeft w:val="480"/>
          <w:marRight w:val="0"/>
          <w:marTop w:val="0"/>
          <w:marBottom w:val="0"/>
          <w:divBdr>
            <w:top w:val="none" w:sz="0" w:space="0" w:color="auto"/>
            <w:left w:val="none" w:sz="0" w:space="0" w:color="auto"/>
            <w:bottom w:val="none" w:sz="0" w:space="0" w:color="auto"/>
            <w:right w:val="none" w:sz="0" w:space="0" w:color="auto"/>
          </w:divBdr>
        </w:div>
        <w:div w:id="2145806978">
          <w:marLeft w:val="480"/>
          <w:marRight w:val="0"/>
          <w:marTop w:val="0"/>
          <w:marBottom w:val="0"/>
          <w:divBdr>
            <w:top w:val="none" w:sz="0" w:space="0" w:color="auto"/>
            <w:left w:val="none" w:sz="0" w:space="0" w:color="auto"/>
            <w:bottom w:val="none" w:sz="0" w:space="0" w:color="auto"/>
            <w:right w:val="none" w:sz="0" w:space="0" w:color="auto"/>
          </w:divBdr>
        </w:div>
      </w:divsChild>
    </w:div>
    <w:div w:id="456290715">
      <w:bodyDiv w:val="1"/>
      <w:marLeft w:val="0"/>
      <w:marRight w:val="0"/>
      <w:marTop w:val="0"/>
      <w:marBottom w:val="0"/>
      <w:divBdr>
        <w:top w:val="none" w:sz="0" w:space="0" w:color="auto"/>
        <w:left w:val="none" w:sz="0" w:space="0" w:color="auto"/>
        <w:bottom w:val="none" w:sz="0" w:space="0" w:color="auto"/>
        <w:right w:val="none" w:sz="0" w:space="0" w:color="auto"/>
      </w:divBdr>
      <w:divsChild>
        <w:div w:id="92213340">
          <w:marLeft w:val="480"/>
          <w:marRight w:val="0"/>
          <w:marTop w:val="0"/>
          <w:marBottom w:val="0"/>
          <w:divBdr>
            <w:top w:val="none" w:sz="0" w:space="0" w:color="auto"/>
            <w:left w:val="none" w:sz="0" w:space="0" w:color="auto"/>
            <w:bottom w:val="none" w:sz="0" w:space="0" w:color="auto"/>
            <w:right w:val="none" w:sz="0" w:space="0" w:color="auto"/>
          </w:divBdr>
        </w:div>
        <w:div w:id="119079018">
          <w:marLeft w:val="480"/>
          <w:marRight w:val="0"/>
          <w:marTop w:val="0"/>
          <w:marBottom w:val="0"/>
          <w:divBdr>
            <w:top w:val="none" w:sz="0" w:space="0" w:color="auto"/>
            <w:left w:val="none" w:sz="0" w:space="0" w:color="auto"/>
            <w:bottom w:val="none" w:sz="0" w:space="0" w:color="auto"/>
            <w:right w:val="none" w:sz="0" w:space="0" w:color="auto"/>
          </w:divBdr>
        </w:div>
        <w:div w:id="130906698">
          <w:marLeft w:val="480"/>
          <w:marRight w:val="0"/>
          <w:marTop w:val="0"/>
          <w:marBottom w:val="0"/>
          <w:divBdr>
            <w:top w:val="none" w:sz="0" w:space="0" w:color="auto"/>
            <w:left w:val="none" w:sz="0" w:space="0" w:color="auto"/>
            <w:bottom w:val="none" w:sz="0" w:space="0" w:color="auto"/>
            <w:right w:val="none" w:sz="0" w:space="0" w:color="auto"/>
          </w:divBdr>
        </w:div>
        <w:div w:id="147138730">
          <w:marLeft w:val="480"/>
          <w:marRight w:val="0"/>
          <w:marTop w:val="0"/>
          <w:marBottom w:val="0"/>
          <w:divBdr>
            <w:top w:val="none" w:sz="0" w:space="0" w:color="auto"/>
            <w:left w:val="none" w:sz="0" w:space="0" w:color="auto"/>
            <w:bottom w:val="none" w:sz="0" w:space="0" w:color="auto"/>
            <w:right w:val="none" w:sz="0" w:space="0" w:color="auto"/>
          </w:divBdr>
        </w:div>
        <w:div w:id="183907149">
          <w:marLeft w:val="480"/>
          <w:marRight w:val="0"/>
          <w:marTop w:val="0"/>
          <w:marBottom w:val="0"/>
          <w:divBdr>
            <w:top w:val="none" w:sz="0" w:space="0" w:color="auto"/>
            <w:left w:val="none" w:sz="0" w:space="0" w:color="auto"/>
            <w:bottom w:val="none" w:sz="0" w:space="0" w:color="auto"/>
            <w:right w:val="none" w:sz="0" w:space="0" w:color="auto"/>
          </w:divBdr>
        </w:div>
        <w:div w:id="216019606">
          <w:marLeft w:val="480"/>
          <w:marRight w:val="0"/>
          <w:marTop w:val="0"/>
          <w:marBottom w:val="0"/>
          <w:divBdr>
            <w:top w:val="none" w:sz="0" w:space="0" w:color="auto"/>
            <w:left w:val="none" w:sz="0" w:space="0" w:color="auto"/>
            <w:bottom w:val="none" w:sz="0" w:space="0" w:color="auto"/>
            <w:right w:val="none" w:sz="0" w:space="0" w:color="auto"/>
          </w:divBdr>
        </w:div>
        <w:div w:id="276645141">
          <w:marLeft w:val="480"/>
          <w:marRight w:val="0"/>
          <w:marTop w:val="0"/>
          <w:marBottom w:val="0"/>
          <w:divBdr>
            <w:top w:val="none" w:sz="0" w:space="0" w:color="auto"/>
            <w:left w:val="none" w:sz="0" w:space="0" w:color="auto"/>
            <w:bottom w:val="none" w:sz="0" w:space="0" w:color="auto"/>
            <w:right w:val="none" w:sz="0" w:space="0" w:color="auto"/>
          </w:divBdr>
        </w:div>
        <w:div w:id="325089584">
          <w:marLeft w:val="480"/>
          <w:marRight w:val="0"/>
          <w:marTop w:val="0"/>
          <w:marBottom w:val="0"/>
          <w:divBdr>
            <w:top w:val="none" w:sz="0" w:space="0" w:color="auto"/>
            <w:left w:val="none" w:sz="0" w:space="0" w:color="auto"/>
            <w:bottom w:val="none" w:sz="0" w:space="0" w:color="auto"/>
            <w:right w:val="none" w:sz="0" w:space="0" w:color="auto"/>
          </w:divBdr>
        </w:div>
        <w:div w:id="357850065">
          <w:marLeft w:val="480"/>
          <w:marRight w:val="0"/>
          <w:marTop w:val="0"/>
          <w:marBottom w:val="0"/>
          <w:divBdr>
            <w:top w:val="none" w:sz="0" w:space="0" w:color="auto"/>
            <w:left w:val="none" w:sz="0" w:space="0" w:color="auto"/>
            <w:bottom w:val="none" w:sz="0" w:space="0" w:color="auto"/>
            <w:right w:val="none" w:sz="0" w:space="0" w:color="auto"/>
          </w:divBdr>
        </w:div>
        <w:div w:id="359208527">
          <w:marLeft w:val="480"/>
          <w:marRight w:val="0"/>
          <w:marTop w:val="0"/>
          <w:marBottom w:val="0"/>
          <w:divBdr>
            <w:top w:val="none" w:sz="0" w:space="0" w:color="auto"/>
            <w:left w:val="none" w:sz="0" w:space="0" w:color="auto"/>
            <w:bottom w:val="none" w:sz="0" w:space="0" w:color="auto"/>
            <w:right w:val="none" w:sz="0" w:space="0" w:color="auto"/>
          </w:divBdr>
        </w:div>
        <w:div w:id="360906897">
          <w:marLeft w:val="480"/>
          <w:marRight w:val="0"/>
          <w:marTop w:val="0"/>
          <w:marBottom w:val="0"/>
          <w:divBdr>
            <w:top w:val="none" w:sz="0" w:space="0" w:color="auto"/>
            <w:left w:val="none" w:sz="0" w:space="0" w:color="auto"/>
            <w:bottom w:val="none" w:sz="0" w:space="0" w:color="auto"/>
            <w:right w:val="none" w:sz="0" w:space="0" w:color="auto"/>
          </w:divBdr>
        </w:div>
        <w:div w:id="382994193">
          <w:marLeft w:val="480"/>
          <w:marRight w:val="0"/>
          <w:marTop w:val="0"/>
          <w:marBottom w:val="0"/>
          <w:divBdr>
            <w:top w:val="none" w:sz="0" w:space="0" w:color="auto"/>
            <w:left w:val="none" w:sz="0" w:space="0" w:color="auto"/>
            <w:bottom w:val="none" w:sz="0" w:space="0" w:color="auto"/>
            <w:right w:val="none" w:sz="0" w:space="0" w:color="auto"/>
          </w:divBdr>
        </w:div>
        <w:div w:id="401290541">
          <w:marLeft w:val="480"/>
          <w:marRight w:val="0"/>
          <w:marTop w:val="0"/>
          <w:marBottom w:val="0"/>
          <w:divBdr>
            <w:top w:val="none" w:sz="0" w:space="0" w:color="auto"/>
            <w:left w:val="none" w:sz="0" w:space="0" w:color="auto"/>
            <w:bottom w:val="none" w:sz="0" w:space="0" w:color="auto"/>
            <w:right w:val="none" w:sz="0" w:space="0" w:color="auto"/>
          </w:divBdr>
        </w:div>
        <w:div w:id="414669633">
          <w:marLeft w:val="480"/>
          <w:marRight w:val="0"/>
          <w:marTop w:val="0"/>
          <w:marBottom w:val="0"/>
          <w:divBdr>
            <w:top w:val="none" w:sz="0" w:space="0" w:color="auto"/>
            <w:left w:val="none" w:sz="0" w:space="0" w:color="auto"/>
            <w:bottom w:val="none" w:sz="0" w:space="0" w:color="auto"/>
            <w:right w:val="none" w:sz="0" w:space="0" w:color="auto"/>
          </w:divBdr>
        </w:div>
        <w:div w:id="419061089">
          <w:marLeft w:val="480"/>
          <w:marRight w:val="0"/>
          <w:marTop w:val="0"/>
          <w:marBottom w:val="0"/>
          <w:divBdr>
            <w:top w:val="none" w:sz="0" w:space="0" w:color="auto"/>
            <w:left w:val="none" w:sz="0" w:space="0" w:color="auto"/>
            <w:bottom w:val="none" w:sz="0" w:space="0" w:color="auto"/>
            <w:right w:val="none" w:sz="0" w:space="0" w:color="auto"/>
          </w:divBdr>
        </w:div>
        <w:div w:id="524561800">
          <w:marLeft w:val="480"/>
          <w:marRight w:val="0"/>
          <w:marTop w:val="0"/>
          <w:marBottom w:val="0"/>
          <w:divBdr>
            <w:top w:val="none" w:sz="0" w:space="0" w:color="auto"/>
            <w:left w:val="none" w:sz="0" w:space="0" w:color="auto"/>
            <w:bottom w:val="none" w:sz="0" w:space="0" w:color="auto"/>
            <w:right w:val="none" w:sz="0" w:space="0" w:color="auto"/>
          </w:divBdr>
        </w:div>
        <w:div w:id="550768343">
          <w:marLeft w:val="480"/>
          <w:marRight w:val="0"/>
          <w:marTop w:val="0"/>
          <w:marBottom w:val="0"/>
          <w:divBdr>
            <w:top w:val="none" w:sz="0" w:space="0" w:color="auto"/>
            <w:left w:val="none" w:sz="0" w:space="0" w:color="auto"/>
            <w:bottom w:val="none" w:sz="0" w:space="0" w:color="auto"/>
            <w:right w:val="none" w:sz="0" w:space="0" w:color="auto"/>
          </w:divBdr>
        </w:div>
        <w:div w:id="558975328">
          <w:marLeft w:val="480"/>
          <w:marRight w:val="0"/>
          <w:marTop w:val="0"/>
          <w:marBottom w:val="0"/>
          <w:divBdr>
            <w:top w:val="none" w:sz="0" w:space="0" w:color="auto"/>
            <w:left w:val="none" w:sz="0" w:space="0" w:color="auto"/>
            <w:bottom w:val="none" w:sz="0" w:space="0" w:color="auto"/>
            <w:right w:val="none" w:sz="0" w:space="0" w:color="auto"/>
          </w:divBdr>
        </w:div>
        <w:div w:id="602811230">
          <w:marLeft w:val="480"/>
          <w:marRight w:val="0"/>
          <w:marTop w:val="0"/>
          <w:marBottom w:val="0"/>
          <w:divBdr>
            <w:top w:val="none" w:sz="0" w:space="0" w:color="auto"/>
            <w:left w:val="none" w:sz="0" w:space="0" w:color="auto"/>
            <w:bottom w:val="none" w:sz="0" w:space="0" w:color="auto"/>
            <w:right w:val="none" w:sz="0" w:space="0" w:color="auto"/>
          </w:divBdr>
        </w:div>
        <w:div w:id="603461337">
          <w:marLeft w:val="480"/>
          <w:marRight w:val="0"/>
          <w:marTop w:val="0"/>
          <w:marBottom w:val="0"/>
          <w:divBdr>
            <w:top w:val="none" w:sz="0" w:space="0" w:color="auto"/>
            <w:left w:val="none" w:sz="0" w:space="0" w:color="auto"/>
            <w:bottom w:val="none" w:sz="0" w:space="0" w:color="auto"/>
            <w:right w:val="none" w:sz="0" w:space="0" w:color="auto"/>
          </w:divBdr>
        </w:div>
        <w:div w:id="620308493">
          <w:marLeft w:val="480"/>
          <w:marRight w:val="0"/>
          <w:marTop w:val="0"/>
          <w:marBottom w:val="0"/>
          <w:divBdr>
            <w:top w:val="none" w:sz="0" w:space="0" w:color="auto"/>
            <w:left w:val="none" w:sz="0" w:space="0" w:color="auto"/>
            <w:bottom w:val="none" w:sz="0" w:space="0" w:color="auto"/>
            <w:right w:val="none" w:sz="0" w:space="0" w:color="auto"/>
          </w:divBdr>
        </w:div>
        <w:div w:id="711854525">
          <w:marLeft w:val="480"/>
          <w:marRight w:val="0"/>
          <w:marTop w:val="0"/>
          <w:marBottom w:val="0"/>
          <w:divBdr>
            <w:top w:val="none" w:sz="0" w:space="0" w:color="auto"/>
            <w:left w:val="none" w:sz="0" w:space="0" w:color="auto"/>
            <w:bottom w:val="none" w:sz="0" w:space="0" w:color="auto"/>
            <w:right w:val="none" w:sz="0" w:space="0" w:color="auto"/>
          </w:divBdr>
        </w:div>
        <w:div w:id="719523584">
          <w:marLeft w:val="480"/>
          <w:marRight w:val="0"/>
          <w:marTop w:val="0"/>
          <w:marBottom w:val="0"/>
          <w:divBdr>
            <w:top w:val="none" w:sz="0" w:space="0" w:color="auto"/>
            <w:left w:val="none" w:sz="0" w:space="0" w:color="auto"/>
            <w:bottom w:val="none" w:sz="0" w:space="0" w:color="auto"/>
            <w:right w:val="none" w:sz="0" w:space="0" w:color="auto"/>
          </w:divBdr>
        </w:div>
        <w:div w:id="726341725">
          <w:marLeft w:val="480"/>
          <w:marRight w:val="0"/>
          <w:marTop w:val="0"/>
          <w:marBottom w:val="0"/>
          <w:divBdr>
            <w:top w:val="none" w:sz="0" w:space="0" w:color="auto"/>
            <w:left w:val="none" w:sz="0" w:space="0" w:color="auto"/>
            <w:bottom w:val="none" w:sz="0" w:space="0" w:color="auto"/>
            <w:right w:val="none" w:sz="0" w:space="0" w:color="auto"/>
          </w:divBdr>
        </w:div>
        <w:div w:id="726345502">
          <w:marLeft w:val="480"/>
          <w:marRight w:val="0"/>
          <w:marTop w:val="0"/>
          <w:marBottom w:val="0"/>
          <w:divBdr>
            <w:top w:val="none" w:sz="0" w:space="0" w:color="auto"/>
            <w:left w:val="none" w:sz="0" w:space="0" w:color="auto"/>
            <w:bottom w:val="none" w:sz="0" w:space="0" w:color="auto"/>
            <w:right w:val="none" w:sz="0" w:space="0" w:color="auto"/>
          </w:divBdr>
        </w:div>
        <w:div w:id="757605262">
          <w:marLeft w:val="480"/>
          <w:marRight w:val="0"/>
          <w:marTop w:val="0"/>
          <w:marBottom w:val="0"/>
          <w:divBdr>
            <w:top w:val="none" w:sz="0" w:space="0" w:color="auto"/>
            <w:left w:val="none" w:sz="0" w:space="0" w:color="auto"/>
            <w:bottom w:val="none" w:sz="0" w:space="0" w:color="auto"/>
            <w:right w:val="none" w:sz="0" w:space="0" w:color="auto"/>
          </w:divBdr>
        </w:div>
        <w:div w:id="802696002">
          <w:marLeft w:val="480"/>
          <w:marRight w:val="0"/>
          <w:marTop w:val="0"/>
          <w:marBottom w:val="0"/>
          <w:divBdr>
            <w:top w:val="none" w:sz="0" w:space="0" w:color="auto"/>
            <w:left w:val="none" w:sz="0" w:space="0" w:color="auto"/>
            <w:bottom w:val="none" w:sz="0" w:space="0" w:color="auto"/>
            <w:right w:val="none" w:sz="0" w:space="0" w:color="auto"/>
          </w:divBdr>
        </w:div>
        <w:div w:id="827551201">
          <w:marLeft w:val="480"/>
          <w:marRight w:val="0"/>
          <w:marTop w:val="0"/>
          <w:marBottom w:val="0"/>
          <w:divBdr>
            <w:top w:val="none" w:sz="0" w:space="0" w:color="auto"/>
            <w:left w:val="none" w:sz="0" w:space="0" w:color="auto"/>
            <w:bottom w:val="none" w:sz="0" w:space="0" w:color="auto"/>
            <w:right w:val="none" w:sz="0" w:space="0" w:color="auto"/>
          </w:divBdr>
        </w:div>
        <w:div w:id="929971212">
          <w:marLeft w:val="480"/>
          <w:marRight w:val="0"/>
          <w:marTop w:val="0"/>
          <w:marBottom w:val="0"/>
          <w:divBdr>
            <w:top w:val="none" w:sz="0" w:space="0" w:color="auto"/>
            <w:left w:val="none" w:sz="0" w:space="0" w:color="auto"/>
            <w:bottom w:val="none" w:sz="0" w:space="0" w:color="auto"/>
            <w:right w:val="none" w:sz="0" w:space="0" w:color="auto"/>
          </w:divBdr>
        </w:div>
        <w:div w:id="950013420">
          <w:marLeft w:val="480"/>
          <w:marRight w:val="0"/>
          <w:marTop w:val="0"/>
          <w:marBottom w:val="0"/>
          <w:divBdr>
            <w:top w:val="none" w:sz="0" w:space="0" w:color="auto"/>
            <w:left w:val="none" w:sz="0" w:space="0" w:color="auto"/>
            <w:bottom w:val="none" w:sz="0" w:space="0" w:color="auto"/>
            <w:right w:val="none" w:sz="0" w:space="0" w:color="auto"/>
          </w:divBdr>
        </w:div>
        <w:div w:id="975797285">
          <w:marLeft w:val="480"/>
          <w:marRight w:val="0"/>
          <w:marTop w:val="0"/>
          <w:marBottom w:val="0"/>
          <w:divBdr>
            <w:top w:val="none" w:sz="0" w:space="0" w:color="auto"/>
            <w:left w:val="none" w:sz="0" w:space="0" w:color="auto"/>
            <w:bottom w:val="none" w:sz="0" w:space="0" w:color="auto"/>
            <w:right w:val="none" w:sz="0" w:space="0" w:color="auto"/>
          </w:divBdr>
        </w:div>
        <w:div w:id="1009066651">
          <w:marLeft w:val="480"/>
          <w:marRight w:val="0"/>
          <w:marTop w:val="0"/>
          <w:marBottom w:val="0"/>
          <w:divBdr>
            <w:top w:val="none" w:sz="0" w:space="0" w:color="auto"/>
            <w:left w:val="none" w:sz="0" w:space="0" w:color="auto"/>
            <w:bottom w:val="none" w:sz="0" w:space="0" w:color="auto"/>
            <w:right w:val="none" w:sz="0" w:space="0" w:color="auto"/>
          </w:divBdr>
        </w:div>
        <w:div w:id="1028333315">
          <w:marLeft w:val="480"/>
          <w:marRight w:val="0"/>
          <w:marTop w:val="0"/>
          <w:marBottom w:val="0"/>
          <w:divBdr>
            <w:top w:val="none" w:sz="0" w:space="0" w:color="auto"/>
            <w:left w:val="none" w:sz="0" w:space="0" w:color="auto"/>
            <w:bottom w:val="none" w:sz="0" w:space="0" w:color="auto"/>
            <w:right w:val="none" w:sz="0" w:space="0" w:color="auto"/>
          </w:divBdr>
        </w:div>
        <w:div w:id="1032342313">
          <w:marLeft w:val="480"/>
          <w:marRight w:val="0"/>
          <w:marTop w:val="0"/>
          <w:marBottom w:val="0"/>
          <w:divBdr>
            <w:top w:val="none" w:sz="0" w:space="0" w:color="auto"/>
            <w:left w:val="none" w:sz="0" w:space="0" w:color="auto"/>
            <w:bottom w:val="none" w:sz="0" w:space="0" w:color="auto"/>
            <w:right w:val="none" w:sz="0" w:space="0" w:color="auto"/>
          </w:divBdr>
        </w:div>
        <w:div w:id="1054230250">
          <w:marLeft w:val="480"/>
          <w:marRight w:val="0"/>
          <w:marTop w:val="0"/>
          <w:marBottom w:val="0"/>
          <w:divBdr>
            <w:top w:val="none" w:sz="0" w:space="0" w:color="auto"/>
            <w:left w:val="none" w:sz="0" w:space="0" w:color="auto"/>
            <w:bottom w:val="none" w:sz="0" w:space="0" w:color="auto"/>
            <w:right w:val="none" w:sz="0" w:space="0" w:color="auto"/>
          </w:divBdr>
        </w:div>
        <w:div w:id="1100368316">
          <w:marLeft w:val="480"/>
          <w:marRight w:val="0"/>
          <w:marTop w:val="0"/>
          <w:marBottom w:val="0"/>
          <w:divBdr>
            <w:top w:val="none" w:sz="0" w:space="0" w:color="auto"/>
            <w:left w:val="none" w:sz="0" w:space="0" w:color="auto"/>
            <w:bottom w:val="none" w:sz="0" w:space="0" w:color="auto"/>
            <w:right w:val="none" w:sz="0" w:space="0" w:color="auto"/>
          </w:divBdr>
        </w:div>
        <w:div w:id="1155296440">
          <w:marLeft w:val="480"/>
          <w:marRight w:val="0"/>
          <w:marTop w:val="0"/>
          <w:marBottom w:val="0"/>
          <w:divBdr>
            <w:top w:val="none" w:sz="0" w:space="0" w:color="auto"/>
            <w:left w:val="none" w:sz="0" w:space="0" w:color="auto"/>
            <w:bottom w:val="none" w:sz="0" w:space="0" w:color="auto"/>
            <w:right w:val="none" w:sz="0" w:space="0" w:color="auto"/>
          </w:divBdr>
        </w:div>
        <w:div w:id="1160078912">
          <w:marLeft w:val="480"/>
          <w:marRight w:val="0"/>
          <w:marTop w:val="0"/>
          <w:marBottom w:val="0"/>
          <w:divBdr>
            <w:top w:val="none" w:sz="0" w:space="0" w:color="auto"/>
            <w:left w:val="none" w:sz="0" w:space="0" w:color="auto"/>
            <w:bottom w:val="none" w:sz="0" w:space="0" w:color="auto"/>
            <w:right w:val="none" w:sz="0" w:space="0" w:color="auto"/>
          </w:divBdr>
        </w:div>
        <w:div w:id="1222597528">
          <w:marLeft w:val="480"/>
          <w:marRight w:val="0"/>
          <w:marTop w:val="0"/>
          <w:marBottom w:val="0"/>
          <w:divBdr>
            <w:top w:val="none" w:sz="0" w:space="0" w:color="auto"/>
            <w:left w:val="none" w:sz="0" w:space="0" w:color="auto"/>
            <w:bottom w:val="none" w:sz="0" w:space="0" w:color="auto"/>
            <w:right w:val="none" w:sz="0" w:space="0" w:color="auto"/>
          </w:divBdr>
        </w:div>
        <w:div w:id="1228883107">
          <w:marLeft w:val="480"/>
          <w:marRight w:val="0"/>
          <w:marTop w:val="0"/>
          <w:marBottom w:val="0"/>
          <w:divBdr>
            <w:top w:val="none" w:sz="0" w:space="0" w:color="auto"/>
            <w:left w:val="none" w:sz="0" w:space="0" w:color="auto"/>
            <w:bottom w:val="none" w:sz="0" w:space="0" w:color="auto"/>
            <w:right w:val="none" w:sz="0" w:space="0" w:color="auto"/>
          </w:divBdr>
        </w:div>
        <w:div w:id="1252665883">
          <w:marLeft w:val="480"/>
          <w:marRight w:val="0"/>
          <w:marTop w:val="0"/>
          <w:marBottom w:val="0"/>
          <w:divBdr>
            <w:top w:val="none" w:sz="0" w:space="0" w:color="auto"/>
            <w:left w:val="none" w:sz="0" w:space="0" w:color="auto"/>
            <w:bottom w:val="none" w:sz="0" w:space="0" w:color="auto"/>
            <w:right w:val="none" w:sz="0" w:space="0" w:color="auto"/>
          </w:divBdr>
        </w:div>
        <w:div w:id="1260479363">
          <w:marLeft w:val="480"/>
          <w:marRight w:val="0"/>
          <w:marTop w:val="0"/>
          <w:marBottom w:val="0"/>
          <w:divBdr>
            <w:top w:val="none" w:sz="0" w:space="0" w:color="auto"/>
            <w:left w:val="none" w:sz="0" w:space="0" w:color="auto"/>
            <w:bottom w:val="none" w:sz="0" w:space="0" w:color="auto"/>
            <w:right w:val="none" w:sz="0" w:space="0" w:color="auto"/>
          </w:divBdr>
        </w:div>
        <w:div w:id="1291282893">
          <w:marLeft w:val="480"/>
          <w:marRight w:val="0"/>
          <w:marTop w:val="0"/>
          <w:marBottom w:val="0"/>
          <w:divBdr>
            <w:top w:val="none" w:sz="0" w:space="0" w:color="auto"/>
            <w:left w:val="none" w:sz="0" w:space="0" w:color="auto"/>
            <w:bottom w:val="none" w:sz="0" w:space="0" w:color="auto"/>
            <w:right w:val="none" w:sz="0" w:space="0" w:color="auto"/>
          </w:divBdr>
        </w:div>
        <w:div w:id="1340235870">
          <w:marLeft w:val="480"/>
          <w:marRight w:val="0"/>
          <w:marTop w:val="0"/>
          <w:marBottom w:val="0"/>
          <w:divBdr>
            <w:top w:val="none" w:sz="0" w:space="0" w:color="auto"/>
            <w:left w:val="none" w:sz="0" w:space="0" w:color="auto"/>
            <w:bottom w:val="none" w:sz="0" w:space="0" w:color="auto"/>
            <w:right w:val="none" w:sz="0" w:space="0" w:color="auto"/>
          </w:divBdr>
        </w:div>
        <w:div w:id="1407651287">
          <w:marLeft w:val="480"/>
          <w:marRight w:val="0"/>
          <w:marTop w:val="0"/>
          <w:marBottom w:val="0"/>
          <w:divBdr>
            <w:top w:val="none" w:sz="0" w:space="0" w:color="auto"/>
            <w:left w:val="none" w:sz="0" w:space="0" w:color="auto"/>
            <w:bottom w:val="none" w:sz="0" w:space="0" w:color="auto"/>
            <w:right w:val="none" w:sz="0" w:space="0" w:color="auto"/>
          </w:divBdr>
        </w:div>
        <w:div w:id="1455247125">
          <w:marLeft w:val="480"/>
          <w:marRight w:val="0"/>
          <w:marTop w:val="0"/>
          <w:marBottom w:val="0"/>
          <w:divBdr>
            <w:top w:val="none" w:sz="0" w:space="0" w:color="auto"/>
            <w:left w:val="none" w:sz="0" w:space="0" w:color="auto"/>
            <w:bottom w:val="none" w:sz="0" w:space="0" w:color="auto"/>
            <w:right w:val="none" w:sz="0" w:space="0" w:color="auto"/>
          </w:divBdr>
        </w:div>
        <w:div w:id="1458180695">
          <w:marLeft w:val="480"/>
          <w:marRight w:val="0"/>
          <w:marTop w:val="0"/>
          <w:marBottom w:val="0"/>
          <w:divBdr>
            <w:top w:val="none" w:sz="0" w:space="0" w:color="auto"/>
            <w:left w:val="none" w:sz="0" w:space="0" w:color="auto"/>
            <w:bottom w:val="none" w:sz="0" w:space="0" w:color="auto"/>
            <w:right w:val="none" w:sz="0" w:space="0" w:color="auto"/>
          </w:divBdr>
        </w:div>
        <w:div w:id="1547136274">
          <w:marLeft w:val="480"/>
          <w:marRight w:val="0"/>
          <w:marTop w:val="0"/>
          <w:marBottom w:val="0"/>
          <w:divBdr>
            <w:top w:val="none" w:sz="0" w:space="0" w:color="auto"/>
            <w:left w:val="none" w:sz="0" w:space="0" w:color="auto"/>
            <w:bottom w:val="none" w:sz="0" w:space="0" w:color="auto"/>
            <w:right w:val="none" w:sz="0" w:space="0" w:color="auto"/>
          </w:divBdr>
        </w:div>
        <w:div w:id="1575814745">
          <w:marLeft w:val="480"/>
          <w:marRight w:val="0"/>
          <w:marTop w:val="0"/>
          <w:marBottom w:val="0"/>
          <w:divBdr>
            <w:top w:val="none" w:sz="0" w:space="0" w:color="auto"/>
            <w:left w:val="none" w:sz="0" w:space="0" w:color="auto"/>
            <w:bottom w:val="none" w:sz="0" w:space="0" w:color="auto"/>
            <w:right w:val="none" w:sz="0" w:space="0" w:color="auto"/>
          </w:divBdr>
        </w:div>
        <w:div w:id="1687902329">
          <w:marLeft w:val="480"/>
          <w:marRight w:val="0"/>
          <w:marTop w:val="0"/>
          <w:marBottom w:val="0"/>
          <w:divBdr>
            <w:top w:val="none" w:sz="0" w:space="0" w:color="auto"/>
            <w:left w:val="none" w:sz="0" w:space="0" w:color="auto"/>
            <w:bottom w:val="none" w:sz="0" w:space="0" w:color="auto"/>
            <w:right w:val="none" w:sz="0" w:space="0" w:color="auto"/>
          </w:divBdr>
        </w:div>
        <w:div w:id="1722053618">
          <w:marLeft w:val="480"/>
          <w:marRight w:val="0"/>
          <w:marTop w:val="0"/>
          <w:marBottom w:val="0"/>
          <w:divBdr>
            <w:top w:val="none" w:sz="0" w:space="0" w:color="auto"/>
            <w:left w:val="none" w:sz="0" w:space="0" w:color="auto"/>
            <w:bottom w:val="none" w:sz="0" w:space="0" w:color="auto"/>
            <w:right w:val="none" w:sz="0" w:space="0" w:color="auto"/>
          </w:divBdr>
        </w:div>
        <w:div w:id="1830249623">
          <w:marLeft w:val="480"/>
          <w:marRight w:val="0"/>
          <w:marTop w:val="0"/>
          <w:marBottom w:val="0"/>
          <w:divBdr>
            <w:top w:val="none" w:sz="0" w:space="0" w:color="auto"/>
            <w:left w:val="none" w:sz="0" w:space="0" w:color="auto"/>
            <w:bottom w:val="none" w:sz="0" w:space="0" w:color="auto"/>
            <w:right w:val="none" w:sz="0" w:space="0" w:color="auto"/>
          </w:divBdr>
        </w:div>
        <w:div w:id="1831864940">
          <w:marLeft w:val="480"/>
          <w:marRight w:val="0"/>
          <w:marTop w:val="0"/>
          <w:marBottom w:val="0"/>
          <w:divBdr>
            <w:top w:val="none" w:sz="0" w:space="0" w:color="auto"/>
            <w:left w:val="none" w:sz="0" w:space="0" w:color="auto"/>
            <w:bottom w:val="none" w:sz="0" w:space="0" w:color="auto"/>
            <w:right w:val="none" w:sz="0" w:space="0" w:color="auto"/>
          </w:divBdr>
        </w:div>
        <w:div w:id="1851870426">
          <w:marLeft w:val="480"/>
          <w:marRight w:val="0"/>
          <w:marTop w:val="0"/>
          <w:marBottom w:val="0"/>
          <w:divBdr>
            <w:top w:val="none" w:sz="0" w:space="0" w:color="auto"/>
            <w:left w:val="none" w:sz="0" w:space="0" w:color="auto"/>
            <w:bottom w:val="none" w:sz="0" w:space="0" w:color="auto"/>
            <w:right w:val="none" w:sz="0" w:space="0" w:color="auto"/>
          </w:divBdr>
        </w:div>
        <w:div w:id="1881819536">
          <w:marLeft w:val="480"/>
          <w:marRight w:val="0"/>
          <w:marTop w:val="0"/>
          <w:marBottom w:val="0"/>
          <w:divBdr>
            <w:top w:val="none" w:sz="0" w:space="0" w:color="auto"/>
            <w:left w:val="none" w:sz="0" w:space="0" w:color="auto"/>
            <w:bottom w:val="none" w:sz="0" w:space="0" w:color="auto"/>
            <w:right w:val="none" w:sz="0" w:space="0" w:color="auto"/>
          </w:divBdr>
        </w:div>
        <w:div w:id="1919509886">
          <w:marLeft w:val="480"/>
          <w:marRight w:val="0"/>
          <w:marTop w:val="0"/>
          <w:marBottom w:val="0"/>
          <w:divBdr>
            <w:top w:val="none" w:sz="0" w:space="0" w:color="auto"/>
            <w:left w:val="none" w:sz="0" w:space="0" w:color="auto"/>
            <w:bottom w:val="none" w:sz="0" w:space="0" w:color="auto"/>
            <w:right w:val="none" w:sz="0" w:space="0" w:color="auto"/>
          </w:divBdr>
        </w:div>
        <w:div w:id="1925920321">
          <w:marLeft w:val="480"/>
          <w:marRight w:val="0"/>
          <w:marTop w:val="0"/>
          <w:marBottom w:val="0"/>
          <w:divBdr>
            <w:top w:val="none" w:sz="0" w:space="0" w:color="auto"/>
            <w:left w:val="none" w:sz="0" w:space="0" w:color="auto"/>
            <w:bottom w:val="none" w:sz="0" w:space="0" w:color="auto"/>
            <w:right w:val="none" w:sz="0" w:space="0" w:color="auto"/>
          </w:divBdr>
        </w:div>
        <w:div w:id="1971474539">
          <w:marLeft w:val="480"/>
          <w:marRight w:val="0"/>
          <w:marTop w:val="0"/>
          <w:marBottom w:val="0"/>
          <w:divBdr>
            <w:top w:val="none" w:sz="0" w:space="0" w:color="auto"/>
            <w:left w:val="none" w:sz="0" w:space="0" w:color="auto"/>
            <w:bottom w:val="none" w:sz="0" w:space="0" w:color="auto"/>
            <w:right w:val="none" w:sz="0" w:space="0" w:color="auto"/>
          </w:divBdr>
        </w:div>
        <w:div w:id="2012564645">
          <w:marLeft w:val="480"/>
          <w:marRight w:val="0"/>
          <w:marTop w:val="0"/>
          <w:marBottom w:val="0"/>
          <w:divBdr>
            <w:top w:val="none" w:sz="0" w:space="0" w:color="auto"/>
            <w:left w:val="none" w:sz="0" w:space="0" w:color="auto"/>
            <w:bottom w:val="none" w:sz="0" w:space="0" w:color="auto"/>
            <w:right w:val="none" w:sz="0" w:space="0" w:color="auto"/>
          </w:divBdr>
        </w:div>
        <w:div w:id="2021661148">
          <w:marLeft w:val="480"/>
          <w:marRight w:val="0"/>
          <w:marTop w:val="0"/>
          <w:marBottom w:val="0"/>
          <w:divBdr>
            <w:top w:val="none" w:sz="0" w:space="0" w:color="auto"/>
            <w:left w:val="none" w:sz="0" w:space="0" w:color="auto"/>
            <w:bottom w:val="none" w:sz="0" w:space="0" w:color="auto"/>
            <w:right w:val="none" w:sz="0" w:space="0" w:color="auto"/>
          </w:divBdr>
        </w:div>
        <w:div w:id="2040815329">
          <w:marLeft w:val="480"/>
          <w:marRight w:val="0"/>
          <w:marTop w:val="0"/>
          <w:marBottom w:val="0"/>
          <w:divBdr>
            <w:top w:val="none" w:sz="0" w:space="0" w:color="auto"/>
            <w:left w:val="none" w:sz="0" w:space="0" w:color="auto"/>
            <w:bottom w:val="none" w:sz="0" w:space="0" w:color="auto"/>
            <w:right w:val="none" w:sz="0" w:space="0" w:color="auto"/>
          </w:divBdr>
        </w:div>
        <w:div w:id="2075858614">
          <w:marLeft w:val="480"/>
          <w:marRight w:val="0"/>
          <w:marTop w:val="0"/>
          <w:marBottom w:val="0"/>
          <w:divBdr>
            <w:top w:val="none" w:sz="0" w:space="0" w:color="auto"/>
            <w:left w:val="none" w:sz="0" w:space="0" w:color="auto"/>
            <w:bottom w:val="none" w:sz="0" w:space="0" w:color="auto"/>
            <w:right w:val="none" w:sz="0" w:space="0" w:color="auto"/>
          </w:divBdr>
        </w:div>
        <w:div w:id="2120829234">
          <w:marLeft w:val="480"/>
          <w:marRight w:val="0"/>
          <w:marTop w:val="0"/>
          <w:marBottom w:val="0"/>
          <w:divBdr>
            <w:top w:val="none" w:sz="0" w:space="0" w:color="auto"/>
            <w:left w:val="none" w:sz="0" w:space="0" w:color="auto"/>
            <w:bottom w:val="none" w:sz="0" w:space="0" w:color="auto"/>
            <w:right w:val="none" w:sz="0" w:space="0" w:color="auto"/>
          </w:divBdr>
        </w:div>
      </w:divsChild>
    </w:div>
    <w:div w:id="460197852">
      <w:bodyDiv w:val="1"/>
      <w:marLeft w:val="0"/>
      <w:marRight w:val="0"/>
      <w:marTop w:val="0"/>
      <w:marBottom w:val="0"/>
      <w:divBdr>
        <w:top w:val="none" w:sz="0" w:space="0" w:color="auto"/>
        <w:left w:val="none" w:sz="0" w:space="0" w:color="auto"/>
        <w:bottom w:val="none" w:sz="0" w:space="0" w:color="auto"/>
        <w:right w:val="none" w:sz="0" w:space="0" w:color="auto"/>
      </w:divBdr>
      <w:divsChild>
        <w:div w:id="29234985">
          <w:marLeft w:val="480"/>
          <w:marRight w:val="0"/>
          <w:marTop w:val="0"/>
          <w:marBottom w:val="0"/>
          <w:divBdr>
            <w:top w:val="none" w:sz="0" w:space="0" w:color="auto"/>
            <w:left w:val="none" w:sz="0" w:space="0" w:color="auto"/>
            <w:bottom w:val="none" w:sz="0" w:space="0" w:color="auto"/>
            <w:right w:val="none" w:sz="0" w:space="0" w:color="auto"/>
          </w:divBdr>
        </w:div>
        <w:div w:id="30499699">
          <w:marLeft w:val="480"/>
          <w:marRight w:val="0"/>
          <w:marTop w:val="0"/>
          <w:marBottom w:val="0"/>
          <w:divBdr>
            <w:top w:val="none" w:sz="0" w:space="0" w:color="auto"/>
            <w:left w:val="none" w:sz="0" w:space="0" w:color="auto"/>
            <w:bottom w:val="none" w:sz="0" w:space="0" w:color="auto"/>
            <w:right w:val="none" w:sz="0" w:space="0" w:color="auto"/>
          </w:divBdr>
        </w:div>
        <w:div w:id="51660008">
          <w:marLeft w:val="480"/>
          <w:marRight w:val="0"/>
          <w:marTop w:val="0"/>
          <w:marBottom w:val="0"/>
          <w:divBdr>
            <w:top w:val="none" w:sz="0" w:space="0" w:color="auto"/>
            <w:left w:val="none" w:sz="0" w:space="0" w:color="auto"/>
            <w:bottom w:val="none" w:sz="0" w:space="0" w:color="auto"/>
            <w:right w:val="none" w:sz="0" w:space="0" w:color="auto"/>
          </w:divBdr>
        </w:div>
        <w:div w:id="77098933">
          <w:marLeft w:val="480"/>
          <w:marRight w:val="0"/>
          <w:marTop w:val="0"/>
          <w:marBottom w:val="0"/>
          <w:divBdr>
            <w:top w:val="none" w:sz="0" w:space="0" w:color="auto"/>
            <w:left w:val="none" w:sz="0" w:space="0" w:color="auto"/>
            <w:bottom w:val="none" w:sz="0" w:space="0" w:color="auto"/>
            <w:right w:val="none" w:sz="0" w:space="0" w:color="auto"/>
          </w:divBdr>
        </w:div>
        <w:div w:id="92015963">
          <w:marLeft w:val="480"/>
          <w:marRight w:val="0"/>
          <w:marTop w:val="0"/>
          <w:marBottom w:val="0"/>
          <w:divBdr>
            <w:top w:val="none" w:sz="0" w:space="0" w:color="auto"/>
            <w:left w:val="none" w:sz="0" w:space="0" w:color="auto"/>
            <w:bottom w:val="none" w:sz="0" w:space="0" w:color="auto"/>
            <w:right w:val="none" w:sz="0" w:space="0" w:color="auto"/>
          </w:divBdr>
        </w:div>
        <w:div w:id="103185742">
          <w:marLeft w:val="480"/>
          <w:marRight w:val="0"/>
          <w:marTop w:val="0"/>
          <w:marBottom w:val="0"/>
          <w:divBdr>
            <w:top w:val="none" w:sz="0" w:space="0" w:color="auto"/>
            <w:left w:val="none" w:sz="0" w:space="0" w:color="auto"/>
            <w:bottom w:val="none" w:sz="0" w:space="0" w:color="auto"/>
            <w:right w:val="none" w:sz="0" w:space="0" w:color="auto"/>
          </w:divBdr>
        </w:div>
        <w:div w:id="106434100">
          <w:marLeft w:val="480"/>
          <w:marRight w:val="0"/>
          <w:marTop w:val="0"/>
          <w:marBottom w:val="0"/>
          <w:divBdr>
            <w:top w:val="none" w:sz="0" w:space="0" w:color="auto"/>
            <w:left w:val="none" w:sz="0" w:space="0" w:color="auto"/>
            <w:bottom w:val="none" w:sz="0" w:space="0" w:color="auto"/>
            <w:right w:val="none" w:sz="0" w:space="0" w:color="auto"/>
          </w:divBdr>
        </w:div>
        <w:div w:id="177354409">
          <w:marLeft w:val="480"/>
          <w:marRight w:val="0"/>
          <w:marTop w:val="0"/>
          <w:marBottom w:val="0"/>
          <w:divBdr>
            <w:top w:val="none" w:sz="0" w:space="0" w:color="auto"/>
            <w:left w:val="none" w:sz="0" w:space="0" w:color="auto"/>
            <w:bottom w:val="none" w:sz="0" w:space="0" w:color="auto"/>
            <w:right w:val="none" w:sz="0" w:space="0" w:color="auto"/>
          </w:divBdr>
        </w:div>
        <w:div w:id="213125223">
          <w:marLeft w:val="480"/>
          <w:marRight w:val="0"/>
          <w:marTop w:val="0"/>
          <w:marBottom w:val="0"/>
          <w:divBdr>
            <w:top w:val="none" w:sz="0" w:space="0" w:color="auto"/>
            <w:left w:val="none" w:sz="0" w:space="0" w:color="auto"/>
            <w:bottom w:val="none" w:sz="0" w:space="0" w:color="auto"/>
            <w:right w:val="none" w:sz="0" w:space="0" w:color="auto"/>
          </w:divBdr>
        </w:div>
        <w:div w:id="292295728">
          <w:marLeft w:val="480"/>
          <w:marRight w:val="0"/>
          <w:marTop w:val="0"/>
          <w:marBottom w:val="0"/>
          <w:divBdr>
            <w:top w:val="none" w:sz="0" w:space="0" w:color="auto"/>
            <w:left w:val="none" w:sz="0" w:space="0" w:color="auto"/>
            <w:bottom w:val="none" w:sz="0" w:space="0" w:color="auto"/>
            <w:right w:val="none" w:sz="0" w:space="0" w:color="auto"/>
          </w:divBdr>
        </w:div>
        <w:div w:id="326398532">
          <w:marLeft w:val="480"/>
          <w:marRight w:val="0"/>
          <w:marTop w:val="0"/>
          <w:marBottom w:val="0"/>
          <w:divBdr>
            <w:top w:val="none" w:sz="0" w:space="0" w:color="auto"/>
            <w:left w:val="none" w:sz="0" w:space="0" w:color="auto"/>
            <w:bottom w:val="none" w:sz="0" w:space="0" w:color="auto"/>
            <w:right w:val="none" w:sz="0" w:space="0" w:color="auto"/>
          </w:divBdr>
        </w:div>
        <w:div w:id="337126003">
          <w:marLeft w:val="480"/>
          <w:marRight w:val="0"/>
          <w:marTop w:val="0"/>
          <w:marBottom w:val="0"/>
          <w:divBdr>
            <w:top w:val="none" w:sz="0" w:space="0" w:color="auto"/>
            <w:left w:val="none" w:sz="0" w:space="0" w:color="auto"/>
            <w:bottom w:val="none" w:sz="0" w:space="0" w:color="auto"/>
            <w:right w:val="none" w:sz="0" w:space="0" w:color="auto"/>
          </w:divBdr>
        </w:div>
        <w:div w:id="362370133">
          <w:marLeft w:val="480"/>
          <w:marRight w:val="0"/>
          <w:marTop w:val="0"/>
          <w:marBottom w:val="0"/>
          <w:divBdr>
            <w:top w:val="none" w:sz="0" w:space="0" w:color="auto"/>
            <w:left w:val="none" w:sz="0" w:space="0" w:color="auto"/>
            <w:bottom w:val="none" w:sz="0" w:space="0" w:color="auto"/>
            <w:right w:val="none" w:sz="0" w:space="0" w:color="auto"/>
          </w:divBdr>
        </w:div>
        <w:div w:id="397171083">
          <w:marLeft w:val="480"/>
          <w:marRight w:val="0"/>
          <w:marTop w:val="0"/>
          <w:marBottom w:val="0"/>
          <w:divBdr>
            <w:top w:val="none" w:sz="0" w:space="0" w:color="auto"/>
            <w:left w:val="none" w:sz="0" w:space="0" w:color="auto"/>
            <w:bottom w:val="none" w:sz="0" w:space="0" w:color="auto"/>
            <w:right w:val="none" w:sz="0" w:space="0" w:color="auto"/>
          </w:divBdr>
        </w:div>
        <w:div w:id="421726243">
          <w:marLeft w:val="480"/>
          <w:marRight w:val="0"/>
          <w:marTop w:val="0"/>
          <w:marBottom w:val="0"/>
          <w:divBdr>
            <w:top w:val="none" w:sz="0" w:space="0" w:color="auto"/>
            <w:left w:val="none" w:sz="0" w:space="0" w:color="auto"/>
            <w:bottom w:val="none" w:sz="0" w:space="0" w:color="auto"/>
            <w:right w:val="none" w:sz="0" w:space="0" w:color="auto"/>
          </w:divBdr>
        </w:div>
        <w:div w:id="489950716">
          <w:marLeft w:val="480"/>
          <w:marRight w:val="0"/>
          <w:marTop w:val="0"/>
          <w:marBottom w:val="0"/>
          <w:divBdr>
            <w:top w:val="none" w:sz="0" w:space="0" w:color="auto"/>
            <w:left w:val="none" w:sz="0" w:space="0" w:color="auto"/>
            <w:bottom w:val="none" w:sz="0" w:space="0" w:color="auto"/>
            <w:right w:val="none" w:sz="0" w:space="0" w:color="auto"/>
          </w:divBdr>
        </w:div>
        <w:div w:id="491799218">
          <w:marLeft w:val="480"/>
          <w:marRight w:val="0"/>
          <w:marTop w:val="0"/>
          <w:marBottom w:val="0"/>
          <w:divBdr>
            <w:top w:val="none" w:sz="0" w:space="0" w:color="auto"/>
            <w:left w:val="none" w:sz="0" w:space="0" w:color="auto"/>
            <w:bottom w:val="none" w:sz="0" w:space="0" w:color="auto"/>
            <w:right w:val="none" w:sz="0" w:space="0" w:color="auto"/>
          </w:divBdr>
        </w:div>
        <w:div w:id="498740524">
          <w:marLeft w:val="480"/>
          <w:marRight w:val="0"/>
          <w:marTop w:val="0"/>
          <w:marBottom w:val="0"/>
          <w:divBdr>
            <w:top w:val="none" w:sz="0" w:space="0" w:color="auto"/>
            <w:left w:val="none" w:sz="0" w:space="0" w:color="auto"/>
            <w:bottom w:val="none" w:sz="0" w:space="0" w:color="auto"/>
            <w:right w:val="none" w:sz="0" w:space="0" w:color="auto"/>
          </w:divBdr>
        </w:div>
        <w:div w:id="519662281">
          <w:marLeft w:val="480"/>
          <w:marRight w:val="0"/>
          <w:marTop w:val="0"/>
          <w:marBottom w:val="0"/>
          <w:divBdr>
            <w:top w:val="none" w:sz="0" w:space="0" w:color="auto"/>
            <w:left w:val="none" w:sz="0" w:space="0" w:color="auto"/>
            <w:bottom w:val="none" w:sz="0" w:space="0" w:color="auto"/>
            <w:right w:val="none" w:sz="0" w:space="0" w:color="auto"/>
          </w:divBdr>
        </w:div>
        <w:div w:id="521553242">
          <w:marLeft w:val="480"/>
          <w:marRight w:val="0"/>
          <w:marTop w:val="0"/>
          <w:marBottom w:val="0"/>
          <w:divBdr>
            <w:top w:val="none" w:sz="0" w:space="0" w:color="auto"/>
            <w:left w:val="none" w:sz="0" w:space="0" w:color="auto"/>
            <w:bottom w:val="none" w:sz="0" w:space="0" w:color="auto"/>
            <w:right w:val="none" w:sz="0" w:space="0" w:color="auto"/>
          </w:divBdr>
        </w:div>
        <w:div w:id="527372186">
          <w:marLeft w:val="480"/>
          <w:marRight w:val="0"/>
          <w:marTop w:val="0"/>
          <w:marBottom w:val="0"/>
          <w:divBdr>
            <w:top w:val="none" w:sz="0" w:space="0" w:color="auto"/>
            <w:left w:val="none" w:sz="0" w:space="0" w:color="auto"/>
            <w:bottom w:val="none" w:sz="0" w:space="0" w:color="auto"/>
            <w:right w:val="none" w:sz="0" w:space="0" w:color="auto"/>
          </w:divBdr>
        </w:div>
        <w:div w:id="544293918">
          <w:marLeft w:val="480"/>
          <w:marRight w:val="0"/>
          <w:marTop w:val="0"/>
          <w:marBottom w:val="0"/>
          <w:divBdr>
            <w:top w:val="none" w:sz="0" w:space="0" w:color="auto"/>
            <w:left w:val="none" w:sz="0" w:space="0" w:color="auto"/>
            <w:bottom w:val="none" w:sz="0" w:space="0" w:color="auto"/>
            <w:right w:val="none" w:sz="0" w:space="0" w:color="auto"/>
          </w:divBdr>
        </w:div>
        <w:div w:id="624392862">
          <w:marLeft w:val="480"/>
          <w:marRight w:val="0"/>
          <w:marTop w:val="0"/>
          <w:marBottom w:val="0"/>
          <w:divBdr>
            <w:top w:val="none" w:sz="0" w:space="0" w:color="auto"/>
            <w:left w:val="none" w:sz="0" w:space="0" w:color="auto"/>
            <w:bottom w:val="none" w:sz="0" w:space="0" w:color="auto"/>
            <w:right w:val="none" w:sz="0" w:space="0" w:color="auto"/>
          </w:divBdr>
        </w:div>
        <w:div w:id="637682138">
          <w:marLeft w:val="480"/>
          <w:marRight w:val="0"/>
          <w:marTop w:val="0"/>
          <w:marBottom w:val="0"/>
          <w:divBdr>
            <w:top w:val="none" w:sz="0" w:space="0" w:color="auto"/>
            <w:left w:val="none" w:sz="0" w:space="0" w:color="auto"/>
            <w:bottom w:val="none" w:sz="0" w:space="0" w:color="auto"/>
            <w:right w:val="none" w:sz="0" w:space="0" w:color="auto"/>
          </w:divBdr>
        </w:div>
        <w:div w:id="708649882">
          <w:marLeft w:val="480"/>
          <w:marRight w:val="0"/>
          <w:marTop w:val="0"/>
          <w:marBottom w:val="0"/>
          <w:divBdr>
            <w:top w:val="none" w:sz="0" w:space="0" w:color="auto"/>
            <w:left w:val="none" w:sz="0" w:space="0" w:color="auto"/>
            <w:bottom w:val="none" w:sz="0" w:space="0" w:color="auto"/>
            <w:right w:val="none" w:sz="0" w:space="0" w:color="auto"/>
          </w:divBdr>
        </w:div>
        <w:div w:id="726298842">
          <w:marLeft w:val="480"/>
          <w:marRight w:val="0"/>
          <w:marTop w:val="0"/>
          <w:marBottom w:val="0"/>
          <w:divBdr>
            <w:top w:val="none" w:sz="0" w:space="0" w:color="auto"/>
            <w:left w:val="none" w:sz="0" w:space="0" w:color="auto"/>
            <w:bottom w:val="none" w:sz="0" w:space="0" w:color="auto"/>
            <w:right w:val="none" w:sz="0" w:space="0" w:color="auto"/>
          </w:divBdr>
        </w:div>
        <w:div w:id="727606417">
          <w:marLeft w:val="480"/>
          <w:marRight w:val="0"/>
          <w:marTop w:val="0"/>
          <w:marBottom w:val="0"/>
          <w:divBdr>
            <w:top w:val="none" w:sz="0" w:space="0" w:color="auto"/>
            <w:left w:val="none" w:sz="0" w:space="0" w:color="auto"/>
            <w:bottom w:val="none" w:sz="0" w:space="0" w:color="auto"/>
            <w:right w:val="none" w:sz="0" w:space="0" w:color="auto"/>
          </w:divBdr>
        </w:div>
        <w:div w:id="729695802">
          <w:marLeft w:val="480"/>
          <w:marRight w:val="0"/>
          <w:marTop w:val="0"/>
          <w:marBottom w:val="0"/>
          <w:divBdr>
            <w:top w:val="none" w:sz="0" w:space="0" w:color="auto"/>
            <w:left w:val="none" w:sz="0" w:space="0" w:color="auto"/>
            <w:bottom w:val="none" w:sz="0" w:space="0" w:color="auto"/>
            <w:right w:val="none" w:sz="0" w:space="0" w:color="auto"/>
          </w:divBdr>
        </w:div>
        <w:div w:id="761802574">
          <w:marLeft w:val="480"/>
          <w:marRight w:val="0"/>
          <w:marTop w:val="0"/>
          <w:marBottom w:val="0"/>
          <w:divBdr>
            <w:top w:val="none" w:sz="0" w:space="0" w:color="auto"/>
            <w:left w:val="none" w:sz="0" w:space="0" w:color="auto"/>
            <w:bottom w:val="none" w:sz="0" w:space="0" w:color="auto"/>
            <w:right w:val="none" w:sz="0" w:space="0" w:color="auto"/>
          </w:divBdr>
        </w:div>
        <w:div w:id="762576908">
          <w:marLeft w:val="480"/>
          <w:marRight w:val="0"/>
          <w:marTop w:val="0"/>
          <w:marBottom w:val="0"/>
          <w:divBdr>
            <w:top w:val="none" w:sz="0" w:space="0" w:color="auto"/>
            <w:left w:val="none" w:sz="0" w:space="0" w:color="auto"/>
            <w:bottom w:val="none" w:sz="0" w:space="0" w:color="auto"/>
            <w:right w:val="none" w:sz="0" w:space="0" w:color="auto"/>
          </w:divBdr>
        </w:div>
        <w:div w:id="772089817">
          <w:marLeft w:val="480"/>
          <w:marRight w:val="0"/>
          <w:marTop w:val="0"/>
          <w:marBottom w:val="0"/>
          <w:divBdr>
            <w:top w:val="none" w:sz="0" w:space="0" w:color="auto"/>
            <w:left w:val="none" w:sz="0" w:space="0" w:color="auto"/>
            <w:bottom w:val="none" w:sz="0" w:space="0" w:color="auto"/>
            <w:right w:val="none" w:sz="0" w:space="0" w:color="auto"/>
          </w:divBdr>
        </w:div>
        <w:div w:id="898904562">
          <w:marLeft w:val="480"/>
          <w:marRight w:val="0"/>
          <w:marTop w:val="0"/>
          <w:marBottom w:val="0"/>
          <w:divBdr>
            <w:top w:val="none" w:sz="0" w:space="0" w:color="auto"/>
            <w:left w:val="none" w:sz="0" w:space="0" w:color="auto"/>
            <w:bottom w:val="none" w:sz="0" w:space="0" w:color="auto"/>
            <w:right w:val="none" w:sz="0" w:space="0" w:color="auto"/>
          </w:divBdr>
        </w:div>
        <w:div w:id="909271640">
          <w:marLeft w:val="480"/>
          <w:marRight w:val="0"/>
          <w:marTop w:val="0"/>
          <w:marBottom w:val="0"/>
          <w:divBdr>
            <w:top w:val="none" w:sz="0" w:space="0" w:color="auto"/>
            <w:left w:val="none" w:sz="0" w:space="0" w:color="auto"/>
            <w:bottom w:val="none" w:sz="0" w:space="0" w:color="auto"/>
            <w:right w:val="none" w:sz="0" w:space="0" w:color="auto"/>
          </w:divBdr>
        </w:div>
        <w:div w:id="912395574">
          <w:marLeft w:val="480"/>
          <w:marRight w:val="0"/>
          <w:marTop w:val="0"/>
          <w:marBottom w:val="0"/>
          <w:divBdr>
            <w:top w:val="none" w:sz="0" w:space="0" w:color="auto"/>
            <w:left w:val="none" w:sz="0" w:space="0" w:color="auto"/>
            <w:bottom w:val="none" w:sz="0" w:space="0" w:color="auto"/>
            <w:right w:val="none" w:sz="0" w:space="0" w:color="auto"/>
          </w:divBdr>
        </w:div>
        <w:div w:id="975909668">
          <w:marLeft w:val="480"/>
          <w:marRight w:val="0"/>
          <w:marTop w:val="0"/>
          <w:marBottom w:val="0"/>
          <w:divBdr>
            <w:top w:val="none" w:sz="0" w:space="0" w:color="auto"/>
            <w:left w:val="none" w:sz="0" w:space="0" w:color="auto"/>
            <w:bottom w:val="none" w:sz="0" w:space="0" w:color="auto"/>
            <w:right w:val="none" w:sz="0" w:space="0" w:color="auto"/>
          </w:divBdr>
        </w:div>
        <w:div w:id="998269399">
          <w:marLeft w:val="480"/>
          <w:marRight w:val="0"/>
          <w:marTop w:val="0"/>
          <w:marBottom w:val="0"/>
          <w:divBdr>
            <w:top w:val="none" w:sz="0" w:space="0" w:color="auto"/>
            <w:left w:val="none" w:sz="0" w:space="0" w:color="auto"/>
            <w:bottom w:val="none" w:sz="0" w:space="0" w:color="auto"/>
            <w:right w:val="none" w:sz="0" w:space="0" w:color="auto"/>
          </w:divBdr>
        </w:div>
        <w:div w:id="1016344430">
          <w:marLeft w:val="480"/>
          <w:marRight w:val="0"/>
          <w:marTop w:val="0"/>
          <w:marBottom w:val="0"/>
          <w:divBdr>
            <w:top w:val="none" w:sz="0" w:space="0" w:color="auto"/>
            <w:left w:val="none" w:sz="0" w:space="0" w:color="auto"/>
            <w:bottom w:val="none" w:sz="0" w:space="0" w:color="auto"/>
            <w:right w:val="none" w:sz="0" w:space="0" w:color="auto"/>
          </w:divBdr>
        </w:div>
        <w:div w:id="1045175611">
          <w:marLeft w:val="480"/>
          <w:marRight w:val="0"/>
          <w:marTop w:val="0"/>
          <w:marBottom w:val="0"/>
          <w:divBdr>
            <w:top w:val="none" w:sz="0" w:space="0" w:color="auto"/>
            <w:left w:val="none" w:sz="0" w:space="0" w:color="auto"/>
            <w:bottom w:val="none" w:sz="0" w:space="0" w:color="auto"/>
            <w:right w:val="none" w:sz="0" w:space="0" w:color="auto"/>
          </w:divBdr>
        </w:div>
        <w:div w:id="1045909040">
          <w:marLeft w:val="480"/>
          <w:marRight w:val="0"/>
          <w:marTop w:val="0"/>
          <w:marBottom w:val="0"/>
          <w:divBdr>
            <w:top w:val="none" w:sz="0" w:space="0" w:color="auto"/>
            <w:left w:val="none" w:sz="0" w:space="0" w:color="auto"/>
            <w:bottom w:val="none" w:sz="0" w:space="0" w:color="auto"/>
            <w:right w:val="none" w:sz="0" w:space="0" w:color="auto"/>
          </w:divBdr>
        </w:div>
        <w:div w:id="1107046195">
          <w:marLeft w:val="480"/>
          <w:marRight w:val="0"/>
          <w:marTop w:val="0"/>
          <w:marBottom w:val="0"/>
          <w:divBdr>
            <w:top w:val="none" w:sz="0" w:space="0" w:color="auto"/>
            <w:left w:val="none" w:sz="0" w:space="0" w:color="auto"/>
            <w:bottom w:val="none" w:sz="0" w:space="0" w:color="auto"/>
            <w:right w:val="none" w:sz="0" w:space="0" w:color="auto"/>
          </w:divBdr>
        </w:div>
        <w:div w:id="1132138208">
          <w:marLeft w:val="480"/>
          <w:marRight w:val="0"/>
          <w:marTop w:val="0"/>
          <w:marBottom w:val="0"/>
          <w:divBdr>
            <w:top w:val="none" w:sz="0" w:space="0" w:color="auto"/>
            <w:left w:val="none" w:sz="0" w:space="0" w:color="auto"/>
            <w:bottom w:val="none" w:sz="0" w:space="0" w:color="auto"/>
            <w:right w:val="none" w:sz="0" w:space="0" w:color="auto"/>
          </w:divBdr>
        </w:div>
        <w:div w:id="1136488423">
          <w:marLeft w:val="480"/>
          <w:marRight w:val="0"/>
          <w:marTop w:val="0"/>
          <w:marBottom w:val="0"/>
          <w:divBdr>
            <w:top w:val="none" w:sz="0" w:space="0" w:color="auto"/>
            <w:left w:val="none" w:sz="0" w:space="0" w:color="auto"/>
            <w:bottom w:val="none" w:sz="0" w:space="0" w:color="auto"/>
            <w:right w:val="none" w:sz="0" w:space="0" w:color="auto"/>
          </w:divBdr>
        </w:div>
        <w:div w:id="1140733884">
          <w:marLeft w:val="480"/>
          <w:marRight w:val="0"/>
          <w:marTop w:val="0"/>
          <w:marBottom w:val="0"/>
          <w:divBdr>
            <w:top w:val="none" w:sz="0" w:space="0" w:color="auto"/>
            <w:left w:val="none" w:sz="0" w:space="0" w:color="auto"/>
            <w:bottom w:val="none" w:sz="0" w:space="0" w:color="auto"/>
            <w:right w:val="none" w:sz="0" w:space="0" w:color="auto"/>
          </w:divBdr>
        </w:div>
        <w:div w:id="1149127927">
          <w:marLeft w:val="480"/>
          <w:marRight w:val="0"/>
          <w:marTop w:val="0"/>
          <w:marBottom w:val="0"/>
          <w:divBdr>
            <w:top w:val="none" w:sz="0" w:space="0" w:color="auto"/>
            <w:left w:val="none" w:sz="0" w:space="0" w:color="auto"/>
            <w:bottom w:val="none" w:sz="0" w:space="0" w:color="auto"/>
            <w:right w:val="none" w:sz="0" w:space="0" w:color="auto"/>
          </w:divBdr>
        </w:div>
        <w:div w:id="1181966847">
          <w:marLeft w:val="480"/>
          <w:marRight w:val="0"/>
          <w:marTop w:val="0"/>
          <w:marBottom w:val="0"/>
          <w:divBdr>
            <w:top w:val="none" w:sz="0" w:space="0" w:color="auto"/>
            <w:left w:val="none" w:sz="0" w:space="0" w:color="auto"/>
            <w:bottom w:val="none" w:sz="0" w:space="0" w:color="auto"/>
            <w:right w:val="none" w:sz="0" w:space="0" w:color="auto"/>
          </w:divBdr>
        </w:div>
        <w:div w:id="1184636225">
          <w:marLeft w:val="480"/>
          <w:marRight w:val="0"/>
          <w:marTop w:val="0"/>
          <w:marBottom w:val="0"/>
          <w:divBdr>
            <w:top w:val="none" w:sz="0" w:space="0" w:color="auto"/>
            <w:left w:val="none" w:sz="0" w:space="0" w:color="auto"/>
            <w:bottom w:val="none" w:sz="0" w:space="0" w:color="auto"/>
            <w:right w:val="none" w:sz="0" w:space="0" w:color="auto"/>
          </w:divBdr>
        </w:div>
        <w:div w:id="1203446373">
          <w:marLeft w:val="480"/>
          <w:marRight w:val="0"/>
          <w:marTop w:val="0"/>
          <w:marBottom w:val="0"/>
          <w:divBdr>
            <w:top w:val="none" w:sz="0" w:space="0" w:color="auto"/>
            <w:left w:val="none" w:sz="0" w:space="0" w:color="auto"/>
            <w:bottom w:val="none" w:sz="0" w:space="0" w:color="auto"/>
            <w:right w:val="none" w:sz="0" w:space="0" w:color="auto"/>
          </w:divBdr>
        </w:div>
        <w:div w:id="1266763387">
          <w:marLeft w:val="480"/>
          <w:marRight w:val="0"/>
          <w:marTop w:val="0"/>
          <w:marBottom w:val="0"/>
          <w:divBdr>
            <w:top w:val="none" w:sz="0" w:space="0" w:color="auto"/>
            <w:left w:val="none" w:sz="0" w:space="0" w:color="auto"/>
            <w:bottom w:val="none" w:sz="0" w:space="0" w:color="auto"/>
            <w:right w:val="none" w:sz="0" w:space="0" w:color="auto"/>
          </w:divBdr>
        </w:div>
        <w:div w:id="1307932932">
          <w:marLeft w:val="480"/>
          <w:marRight w:val="0"/>
          <w:marTop w:val="0"/>
          <w:marBottom w:val="0"/>
          <w:divBdr>
            <w:top w:val="none" w:sz="0" w:space="0" w:color="auto"/>
            <w:left w:val="none" w:sz="0" w:space="0" w:color="auto"/>
            <w:bottom w:val="none" w:sz="0" w:space="0" w:color="auto"/>
            <w:right w:val="none" w:sz="0" w:space="0" w:color="auto"/>
          </w:divBdr>
        </w:div>
        <w:div w:id="1316493469">
          <w:marLeft w:val="480"/>
          <w:marRight w:val="0"/>
          <w:marTop w:val="0"/>
          <w:marBottom w:val="0"/>
          <w:divBdr>
            <w:top w:val="none" w:sz="0" w:space="0" w:color="auto"/>
            <w:left w:val="none" w:sz="0" w:space="0" w:color="auto"/>
            <w:bottom w:val="none" w:sz="0" w:space="0" w:color="auto"/>
            <w:right w:val="none" w:sz="0" w:space="0" w:color="auto"/>
          </w:divBdr>
        </w:div>
        <w:div w:id="1368606717">
          <w:marLeft w:val="480"/>
          <w:marRight w:val="0"/>
          <w:marTop w:val="0"/>
          <w:marBottom w:val="0"/>
          <w:divBdr>
            <w:top w:val="none" w:sz="0" w:space="0" w:color="auto"/>
            <w:left w:val="none" w:sz="0" w:space="0" w:color="auto"/>
            <w:bottom w:val="none" w:sz="0" w:space="0" w:color="auto"/>
            <w:right w:val="none" w:sz="0" w:space="0" w:color="auto"/>
          </w:divBdr>
        </w:div>
        <w:div w:id="1383092327">
          <w:marLeft w:val="480"/>
          <w:marRight w:val="0"/>
          <w:marTop w:val="0"/>
          <w:marBottom w:val="0"/>
          <w:divBdr>
            <w:top w:val="none" w:sz="0" w:space="0" w:color="auto"/>
            <w:left w:val="none" w:sz="0" w:space="0" w:color="auto"/>
            <w:bottom w:val="none" w:sz="0" w:space="0" w:color="auto"/>
            <w:right w:val="none" w:sz="0" w:space="0" w:color="auto"/>
          </w:divBdr>
        </w:div>
        <w:div w:id="1409691361">
          <w:marLeft w:val="480"/>
          <w:marRight w:val="0"/>
          <w:marTop w:val="0"/>
          <w:marBottom w:val="0"/>
          <w:divBdr>
            <w:top w:val="none" w:sz="0" w:space="0" w:color="auto"/>
            <w:left w:val="none" w:sz="0" w:space="0" w:color="auto"/>
            <w:bottom w:val="none" w:sz="0" w:space="0" w:color="auto"/>
            <w:right w:val="none" w:sz="0" w:space="0" w:color="auto"/>
          </w:divBdr>
        </w:div>
        <w:div w:id="1423333204">
          <w:marLeft w:val="480"/>
          <w:marRight w:val="0"/>
          <w:marTop w:val="0"/>
          <w:marBottom w:val="0"/>
          <w:divBdr>
            <w:top w:val="none" w:sz="0" w:space="0" w:color="auto"/>
            <w:left w:val="none" w:sz="0" w:space="0" w:color="auto"/>
            <w:bottom w:val="none" w:sz="0" w:space="0" w:color="auto"/>
            <w:right w:val="none" w:sz="0" w:space="0" w:color="auto"/>
          </w:divBdr>
        </w:div>
        <w:div w:id="1484472285">
          <w:marLeft w:val="480"/>
          <w:marRight w:val="0"/>
          <w:marTop w:val="0"/>
          <w:marBottom w:val="0"/>
          <w:divBdr>
            <w:top w:val="none" w:sz="0" w:space="0" w:color="auto"/>
            <w:left w:val="none" w:sz="0" w:space="0" w:color="auto"/>
            <w:bottom w:val="none" w:sz="0" w:space="0" w:color="auto"/>
            <w:right w:val="none" w:sz="0" w:space="0" w:color="auto"/>
          </w:divBdr>
        </w:div>
        <w:div w:id="1553155936">
          <w:marLeft w:val="480"/>
          <w:marRight w:val="0"/>
          <w:marTop w:val="0"/>
          <w:marBottom w:val="0"/>
          <w:divBdr>
            <w:top w:val="none" w:sz="0" w:space="0" w:color="auto"/>
            <w:left w:val="none" w:sz="0" w:space="0" w:color="auto"/>
            <w:bottom w:val="none" w:sz="0" w:space="0" w:color="auto"/>
            <w:right w:val="none" w:sz="0" w:space="0" w:color="auto"/>
          </w:divBdr>
        </w:div>
        <w:div w:id="1576473467">
          <w:marLeft w:val="480"/>
          <w:marRight w:val="0"/>
          <w:marTop w:val="0"/>
          <w:marBottom w:val="0"/>
          <w:divBdr>
            <w:top w:val="none" w:sz="0" w:space="0" w:color="auto"/>
            <w:left w:val="none" w:sz="0" w:space="0" w:color="auto"/>
            <w:bottom w:val="none" w:sz="0" w:space="0" w:color="auto"/>
            <w:right w:val="none" w:sz="0" w:space="0" w:color="auto"/>
          </w:divBdr>
        </w:div>
        <w:div w:id="1610351714">
          <w:marLeft w:val="480"/>
          <w:marRight w:val="0"/>
          <w:marTop w:val="0"/>
          <w:marBottom w:val="0"/>
          <w:divBdr>
            <w:top w:val="none" w:sz="0" w:space="0" w:color="auto"/>
            <w:left w:val="none" w:sz="0" w:space="0" w:color="auto"/>
            <w:bottom w:val="none" w:sz="0" w:space="0" w:color="auto"/>
            <w:right w:val="none" w:sz="0" w:space="0" w:color="auto"/>
          </w:divBdr>
        </w:div>
        <w:div w:id="1629582766">
          <w:marLeft w:val="480"/>
          <w:marRight w:val="0"/>
          <w:marTop w:val="0"/>
          <w:marBottom w:val="0"/>
          <w:divBdr>
            <w:top w:val="none" w:sz="0" w:space="0" w:color="auto"/>
            <w:left w:val="none" w:sz="0" w:space="0" w:color="auto"/>
            <w:bottom w:val="none" w:sz="0" w:space="0" w:color="auto"/>
            <w:right w:val="none" w:sz="0" w:space="0" w:color="auto"/>
          </w:divBdr>
        </w:div>
        <w:div w:id="1700471231">
          <w:marLeft w:val="480"/>
          <w:marRight w:val="0"/>
          <w:marTop w:val="0"/>
          <w:marBottom w:val="0"/>
          <w:divBdr>
            <w:top w:val="none" w:sz="0" w:space="0" w:color="auto"/>
            <w:left w:val="none" w:sz="0" w:space="0" w:color="auto"/>
            <w:bottom w:val="none" w:sz="0" w:space="0" w:color="auto"/>
            <w:right w:val="none" w:sz="0" w:space="0" w:color="auto"/>
          </w:divBdr>
        </w:div>
        <w:div w:id="1764491415">
          <w:marLeft w:val="480"/>
          <w:marRight w:val="0"/>
          <w:marTop w:val="0"/>
          <w:marBottom w:val="0"/>
          <w:divBdr>
            <w:top w:val="none" w:sz="0" w:space="0" w:color="auto"/>
            <w:left w:val="none" w:sz="0" w:space="0" w:color="auto"/>
            <w:bottom w:val="none" w:sz="0" w:space="0" w:color="auto"/>
            <w:right w:val="none" w:sz="0" w:space="0" w:color="auto"/>
          </w:divBdr>
        </w:div>
        <w:div w:id="1780107096">
          <w:marLeft w:val="480"/>
          <w:marRight w:val="0"/>
          <w:marTop w:val="0"/>
          <w:marBottom w:val="0"/>
          <w:divBdr>
            <w:top w:val="none" w:sz="0" w:space="0" w:color="auto"/>
            <w:left w:val="none" w:sz="0" w:space="0" w:color="auto"/>
            <w:bottom w:val="none" w:sz="0" w:space="0" w:color="auto"/>
            <w:right w:val="none" w:sz="0" w:space="0" w:color="auto"/>
          </w:divBdr>
        </w:div>
        <w:div w:id="1856845342">
          <w:marLeft w:val="480"/>
          <w:marRight w:val="0"/>
          <w:marTop w:val="0"/>
          <w:marBottom w:val="0"/>
          <w:divBdr>
            <w:top w:val="none" w:sz="0" w:space="0" w:color="auto"/>
            <w:left w:val="none" w:sz="0" w:space="0" w:color="auto"/>
            <w:bottom w:val="none" w:sz="0" w:space="0" w:color="auto"/>
            <w:right w:val="none" w:sz="0" w:space="0" w:color="auto"/>
          </w:divBdr>
        </w:div>
        <w:div w:id="1905989454">
          <w:marLeft w:val="480"/>
          <w:marRight w:val="0"/>
          <w:marTop w:val="0"/>
          <w:marBottom w:val="0"/>
          <w:divBdr>
            <w:top w:val="none" w:sz="0" w:space="0" w:color="auto"/>
            <w:left w:val="none" w:sz="0" w:space="0" w:color="auto"/>
            <w:bottom w:val="none" w:sz="0" w:space="0" w:color="auto"/>
            <w:right w:val="none" w:sz="0" w:space="0" w:color="auto"/>
          </w:divBdr>
        </w:div>
        <w:div w:id="2011331193">
          <w:marLeft w:val="480"/>
          <w:marRight w:val="0"/>
          <w:marTop w:val="0"/>
          <w:marBottom w:val="0"/>
          <w:divBdr>
            <w:top w:val="none" w:sz="0" w:space="0" w:color="auto"/>
            <w:left w:val="none" w:sz="0" w:space="0" w:color="auto"/>
            <w:bottom w:val="none" w:sz="0" w:space="0" w:color="auto"/>
            <w:right w:val="none" w:sz="0" w:space="0" w:color="auto"/>
          </w:divBdr>
        </w:div>
        <w:div w:id="2034381587">
          <w:marLeft w:val="480"/>
          <w:marRight w:val="0"/>
          <w:marTop w:val="0"/>
          <w:marBottom w:val="0"/>
          <w:divBdr>
            <w:top w:val="none" w:sz="0" w:space="0" w:color="auto"/>
            <w:left w:val="none" w:sz="0" w:space="0" w:color="auto"/>
            <w:bottom w:val="none" w:sz="0" w:space="0" w:color="auto"/>
            <w:right w:val="none" w:sz="0" w:space="0" w:color="auto"/>
          </w:divBdr>
        </w:div>
        <w:div w:id="2049256057">
          <w:marLeft w:val="480"/>
          <w:marRight w:val="0"/>
          <w:marTop w:val="0"/>
          <w:marBottom w:val="0"/>
          <w:divBdr>
            <w:top w:val="none" w:sz="0" w:space="0" w:color="auto"/>
            <w:left w:val="none" w:sz="0" w:space="0" w:color="auto"/>
            <w:bottom w:val="none" w:sz="0" w:space="0" w:color="auto"/>
            <w:right w:val="none" w:sz="0" w:space="0" w:color="auto"/>
          </w:divBdr>
        </w:div>
        <w:div w:id="2060547654">
          <w:marLeft w:val="480"/>
          <w:marRight w:val="0"/>
          <w:marTop w:val="0"/>
          <w:marBottom w:val="0"/>
          <w:divBdr>
            <w:top w:val="none" w:sz="0" w:space="0" w:color="auto"/>
            <w:left w:val="none" w:sz="0" w:space="0" w:color="auto"/>
            <w:bottom w:val="none" w:sz="0" w:space="0" w:color="auto"/>
            <w:right w:val="none" w:sz="0" w:space="0" w:color="auto"/>
          </w:divBdr>
        </w:div>
        <w:div w:id="2070032194">
          <w:marLeft w:val="480"/>
          <w:marRight w:val="0"/>
          <w:marTop w:val="0"/>
          <w:marBottom w:val="0"/>
          <w:divBdr>
            <w:top w:val="none" w:sz="0" w:space="0" w:color="auto"/>
            <w:left w:val="none" w:sz="0" w:space="0" w:color="auto"/>
            <w:bottom w:val="none" w:sz="0" w:space="0" w:color="auto"/>
            <w:right w:val="none" w:sz="0" w:space="0" w:color="auto"/>
          </w:divBdr>
        </w:div>
        <w:div w:id="2075929498">
          <w:marLeft w:val="480"/>
          <w:marRight w:val="0"/>
          <w:marTop w:val="0"/>
          <w:marBottom w:val="0"/>
          <w:divBdr>
            <w:top w:val="none" w:sz="0" w:space="0" w:color="auto"/>
            <w:left w:val="none" w:sz="0" w:space="0" w:color="auto"/>
            <w:bottom w:val="none" w:sz="0" w:space="0" w:color="auto"/>
            <w:right w:val="none" w:sz="0" w:space="0" w:color="auto"/>
          </w:divBdr>
        </w:div>
      </w:divsChild>
    </w:div>
    <w:div w:id="462190788">
      <w:bodyDiv w:val="1"/>
      <w:marLeft w:val="0"/>
      <w:marRight w:val="0"/>
      <w:marTop w:val="0"/>
      <w:marBottom w:val="0"/>
      <w:divBdr>
        <w:top w:val="none" w:sz="0" w:space="0" w:color="auto"/>
        <w:left w:val="none" w:sz="0" w:space="0" w:color="auto"/>
        <w:bottom w:val="none" w:sz="0" w:space="0" w:color="auto"/>
        <w:right w:val="none" w:sz="0" w:space="0" w:color="auto"/>
      </w:divBdr>
      <w:divsChild>
        <w:div w:id="76293614">
          <w:marLeft w:val="480"/>
          <w:marRight w:val="0"/>
          <w:marTop w:val="0"/>
          <w:marBottom w:val="0"/>
          <w:divBdr>
            <w:top w:val="none" w:sz="0" w:space="0" w:color="auto"/>
            <w:left w:val="none" w:sz="0" w:space="0" w:color="auto"/>
            <w:bottom w:val="none" w:sz="0" w:space="0" w:color="auto"/>
            <w:right w:val="none" w:sz="0" w:space="0" w:color="auto"/>
          </w:divBdr>
        </w:div>
        <w:div w:id="108664220">
          <w:marLeft w:val="480"/>
          <w:marRight w:val="0"/>
          <w:marTop w:val="0"/>
          <w:marBottom w:val="0"/>
          <w:divBdr>
            <w:top w:val="none" w:sz="0" w:space="0" w:color="auto"/>
            <w:left w:val="none" w:sz="0" w:space="0" w:color="auto"/>
            <w:bottom w:val="none" w:sz="0" w:space="0" w:color="auto"/>
            <w:right w:val="none" w:sz="0" w:space="0" w:color="auto"/>
          </w:divBdr>
        </w:div>
        <w:div w:id="128862048">
          <w:marLeft w:val="480"/>
          <w:marRight w:val="0"/>
          <w:marTop w:val="0"/>
          <w:marBottom w:val="0"/>
          <w:divBdr>
            <w:top w:val="none" w:sz="0" w:space="0" w:color="auto"/>
            <w:left w:val="none" w:sz="0" w:space="0" w:color="auto"/>
            <w:bottom w:val="none" w:sz="0" w:space="0" w:color="auto"/>
            <w:right w:val="none" w:sz="0" w:space="0" w:color="auto"/>
          </w:divBdr>
        </w:div>
        <w:div w:id="137382870">
          <w:marLeft w:val="480"/>
          <w:marRight w:val="0"/>
          <w:marTop w:val="0"/>
          <w:marBottom w:val="0"/>
          <w:divBdr>
            <w:top w:val="none" w:sz="0" w:space="0" w:color="auto"/>
            <w:left w:val="none" w:sz="0" w:space="0" w:color="auto"/>
            <w:bottom w:val="none" w:sz="0" w:space="0" w:color="auto"/>
            <w:right w:val="none" w:sz="0" w:space="0" w:color="auto"/>
          </w:divBdr>
        </w:div>
        <w:div w:id="189534788">
          <w:marLeft w:val="480"/>
          <w:marRight w:val="0"/>
          <w:marTop w:val="0"/>
          <w:marBottom w:val="0"/>
          <w:divBdr>
            <w:top w:val="none" w:sz="0" w:space="0" w:color="auto"/>
            <w:left w:val="none" w:sz="0" w:space="0" w:color="auto"/>
            <w:bottom w:val="none" w:sz="0" w:space="0" w:color="auto"/>
            <w:right w:val="none" w:sz="0" w:space="0" w:color="auto"/>
          </w:divBdr>
        </w:div>
        <w:div w:id="193470011">
          <w:marLeft w:val="480"/>
          <w:marRight w:val="0"/>
          <w:marTop w:val="0"/>
          <w:marBottom w:val="0"/>
          <w:divBdr>
            <w:top w:val="none" w:sz="0" w:space="0" w:color="auto"/>
            <w:left w:val="none" w:sz="0" w:space="0" w:color="auto"/>
            <w:bottom w:val="none" w:sz="0" w:space="0" w:color="auto"/>
            <w:right w:val="none" w:sz="0" w:space="0" w:color="auto"/>
          </w:divBdr>
        </w:div>
        <w:div w:id="209341216">
          <w:marLeft w:val="480"/>
          <w:marRight w:val="0"/>
          <w:marTop w:val="0"/>
          <w:marBottom w:val="0"/>
          <w:divBdr>
            <w:top w:val="none" w:sz="0" w:space="0" w:color="auto"/>
            <w:left w:val="none" w:sz="0" w:space="0" w:color="auto"/>
            <w:bottom w:val="none" w:sz="0" w:space="0" w:color="auto"/>
            <w:right w:val="none" w:sz="0" w:space="0" w:color="auto"/>
          </w:divBdr>
        </w:div>
        <w:div w:id="233400597">
          <w:marLeft w:val="480"/>
          <w:marRight w:val="0"/>
          <w:marTop w:val="0"/>
          <w:marBottom w:val="0"/>
          <w:divBdr>
            <w:top w:val="none" w:sz="0" w:space="0" w:color="auto"/>
            <w:left w:val="none" w:sz="0" w:space="0" w:color="auto"/>
            <w:bottom w:val="none" w:sz="0" w:space="0" w:color="auto"/>
            <w:right w:val="none" w:sz="0" w:space="0" w:color="auto"/>
          </w:divBdr>
        </w:div>
        <w:div w:id="255284752">
          <w:marLeft w:val="480"/>
          <w:marRight w:val="0"/>
          <w:marTop w:val="0"/>
          <w:marBottom w:val="0"/>
          <w:divBdr>
            <w:top w:val="none" w:sz="0" w:space="0" w:color="auto"/>
            <w:left w:val="none" w:sz="0" w:space="0" w:color="auto"/>
            <w:bottom w:val="none" w:sz="0" w:space="0" w:color="auto"/>
            <w:right w:val="none" w:sz="0" w:space="0" w:color="auto"/>
          </w:divBdr>
        </w:div>
        <w:div w:id="373428917">
          <w:marLeft w:val="480"/>
          <w:marRight w:val="0"/>
          <w:marTop w:val="0"/>
          <w:marBottom w:val="0"/>
          <w:divBdr>
            <w:top w:val="none" w:sz="0" w:space="0" w:color="auto"/>
            <w:left w:val="none" w:sz="0" w:space="0" w:color="auto"/>
            <w:bottom w:val="none" w:sz="0" w:space="0" w:color="auto"/>
            <w:right w:val="none" w:sz="0" w:space="0" w:color="auto"/>
          </w:divBdr>
        </w:div>
        <w:div w:id="399786662">
          <w:marLeft w:val="480"/>
          <w:marRight w:val="0"/>
          <w:marTop w:val="0"/>
          <w:marBottom w:val="0"/>
          <w:divBdr>
            <w:top w:val="none" w:sz="0" w:space="0" w:color="auto"/>
            <w:left w:val="none" w:sz="0" w:space="0" w:color="auto"/>
            <w:bottom w:val="none" w:sz="0" w:space="0" w:color="auto"/>
            <w:right w:val="none" w:sz="0" w:space="0" w:color="auto"/>
          </w:divBdr>
        </w:div>
        <w:div w:id="424227677">
          <w:marLeft w:val="480"/>
          <w:marRight w:val="0"/>
          <w:marTop w:val="0"/>
          <w:marBottom w:val="0"/>
          <w:divBdr>
            <w:top w:val="none" w:sz="0" w:space="0" w:color="auto"/>
            <w:left w:val="none" w:sz="0" w:space="0" w:color="auto"/>
            <w:bottom w:val="none" w:sz="0" w:space="0" w:color="auto"/>
            <w:right w:val="none" w:sz="0" w:space="0" w:color="auto"/>
          </w:divBdr>
        </w:div>
        <w:div w:id="442843955">
          <w:marLeft w:val="480"/>
          <w:marRight w:val="0"/>
          <w:marTop w:val="0"/>
          <w:marBottom w:val="0"/>
          <w:divBdr>
            <w:top w:val="none" w:sz="0" w:space="0" w:color="auto"/>
            <w:left w:val="none" w:sz="0" w:space="0" w:color="auto"/>
            <w:bottom w:val="none" w:sz="0" w:space="0" w:color="auto"/>
            <w:right w:val="none" w:sz="0" w:space="0" w:color="auto"/>
          </w:divBdr>
        </w:div>
        <w:div w:id="476454993">
          <w:marLeft w:val="480"/>
          <w:marRight w:val="0"/>
          <w:marTop w:val="0"/>
          <w:marBottom w:val="0"/>
          <w:divBdr>
            <w:top w:val="none" w:sz="0" w:space="0" w:color="auto"/>
            <w:left w:val="none" w:sz="0" w:space="0" w:color="auto"/>
            <w:bottom w:val="none" w:sz="0" w:space="0" w:color="auto"/>
            <w:right w:val="none" w:sz="0" w:space="0" w:color="auto"/>
          </w:divBdr>
        </w:div>
        <w:div w:id="480387696">
          <w:marLeft w:val="480"/>
          <w:marRight w:val="0"/>
          <w:marTop w:val="0"/>
          <w:marBottom w:val="0"/>
          <w:divBdr>
            <w:top w:val="none" w:sz="0" w:space="0" w:color="auto"/>
            <w:left w:val="none" w:sz="0" w:space="0" w:color="auto"/>
            <w:bottom w:val="none" w:sz="0" w:space="0" w:color="auto"/>
            <w:right w:val="none" w:sz="0" w:space="0" w:color="auto"/>
          </w:divBdr>
        </w:div>
        <w:div w:id="486170465">
          <w:marLeft w:val="480"/>
          <w:marRight w:val="0"/>
          <w:marTop w:val="0"/>
          <w:marBottom w:val="0"/>
          <w:divBdr>
            <w:top w:val="none" w:sz="0" w:space="0" w:color="auto"/>
            <w:left w:val="none" w:sz="0" w:space="0" w:color="auto"/>
            <w:bottom w:val="none" w:sz="0" w:space="0" w:color="auto"/>
            <w:right w:val="none" w:sz="0" w:space="0" w:color="auto"/>
          </w:divBdr>
        </w:div>
        <w:div w:id="497116611">
          <w:marLeft w:val="480"/>
          <w:marRight w:val="0"/>
          <w:marTop w:val="0"/>
          <w:marBottom w:val="0"/>
          <w:divBdr>
            <w:top w:val="none" w:sz="0" w:space="0" w:color="auto"/>
            <w:left w:val="none" w:sz="0" w:space="0" w:color="auto"/>
            <w:bottom w:val="none" w:sz="0" w:space="0" w:color="auto"/>
            <w:right w:val="none" w:sz="0" w:space="0" w:color="auto"/>
          </w:divBdr>
        </w:div>
        <w:div w:id="514197111">
          <w:marLeft w:val="480"/>
          <w:marRight w:val="0"/>
          <w:marTop w:val="0"/>
          <w:marBottom w:val="0"/>
          <w:divBdr>
            <w:top w:val="none" w:sz="0" w:space="0" w:color="auto"/>
            <w:left w:val="none" w:sz="0" w:space="0" w:color="auto"/>
            <w:bottom w:val="none" w:sz="0" w:space="0" w:color="auto"/>
            <w:right w:val="none" w:sz="0" w:space="0" w:color="auto"/>
          </w:divBdr>
        </w:div>
        <w:div w:id="523136750">
          <w:marLeft w:val="480"/>
          <w:marRight w:val="0"/>
          <w:marTop w:val="0"/>
          <w:marBottom w:val="0"/>
          <w:divBdr>
            <w:top w:val="none" w:sz="0" w:space="0" w:color="auto"/>
            <w:left w:val="none" w:sz="0" w:space="0" w:color="auto"/>
            <w:bottom w:val="none" w:sz="0" w:space="0" w:color="auto"/>
            <w:right w:val="none" w:sz="0" w:space="0" w:color="auto"/>
          </w:divBdr>
        </w:div>
        <w:div w:id="531190464">
          <w:marLeft w:val="480"/>
          <w:marRight w:val="0"/>
          <w:marTop w:val="0"/>
          <w:marBottom w:val="0"/>
          <w:divBdr>
            <w:top w:val="none" w:sz="0" w:space="0" w:color="auto"/>
            <w:left w:val="none" w:sz="0" w:space="0" w:color="auto"/>
            <w:bottom w:val="none" w:sz="0" w:space="0" w:color="auto"/>
            <w:right w:val="none" w:sz="0" w:space="0" w:color="auto"/>
          </w:divBdr>
        </w:div>
        <w:div w:id="579675401">
          <w:marLeft w:val="480"/>
          <w:marRight w:val="0"/>
          <w:marTop w:val="0"/>
          <w:marBottom w:val="0"/>
          <w:divBdr>
            <w:top w:val="none" w:sz="0" w:space="0" w:color="auto"/>
            <w:left w:val="none" w:sz="0" w:space="0" w:color="auto"/>
            <w:bottom w:val="none" w:sz="0" w:space="0" w:color="auto"/>
            <w:right w:val="none" w:sz="0" w:space="0" w:color="auto"/>
          </w:divBdr>
        </w:div>
        <w:div w:id="600645558">
          <w:marLeft w:val="480"/>
          <w:marRight w:val="0"/>
          <w:marTop w:val="0"/>
          <w:marBottom w:val="0"/>
          <w:divBdr>
            <w:top w:val="none" w:sz="0" w:space="0" w:color="auto"/>
            <w:left w:val="none" w:sz="0" w:space="0" w:color="auto"/>
            <w:bottom w:val="none" w:sz="0" w:space="0" w:color="auto"/>
            <w:right w:val="none" w:sz="0" w:space="0" w:color="auto"/>
          </w:divBdr>
        </w:div>
        <w:div w:id="611743636">
          <w:marLeft w:val="480"/>
          <w:marRight w:val="0"/>
          <w:marTop w:val="0"/>
          <w:marBottom w:val="0"/>
          <w:divBdr>
            <w:top w:val="none" w:sz="0" w:space="0" w:color="auto"/>
            <w:left w:val="none" w:sz="0" w:space="0" w:color="auto"/>
            <w:bottom w:val="none" w:sz="0" w:space="0" w:color="auto"/>
            <w:right w:val="none" w:sz="0" w:space="0" w:color="auto"/>
          </w:divBdr>
        </w:div>
        <w:div w:id="637105620">
          <w:marLeft w:val="480"/>
          <w:marRight w:val="0"/>
          <w:marTop w:val="0"/>
          <w:marBottom w:val="0"/>
          <w:divBdr>
            <w:top w:val="none" w:sz="0" w:space="0" w:color="auto"/>
            <w:left w:val="none" w:sz="0" w:space="0" w:color="auto"/>
            <w:bottom w:val="none" w:sz="0" w:space="0" w:color="auto"/>
            <w:right w:val="none" w:sz="0" w:space="0" w:color="auto"/>
          </w:divBdr>
        </w:div>
        <w:div w:id="719398512">
          <w:marLeft w:val="480"/>
          <w:marRight w:val="0"/>
          <w:marTop w:val="0"/>
          <w:marBottom w:val="0"/>
          <w:divBdr>
            <w:top w:val="none" w:sz="0" w:space="0" w:color="auto"/>
            <w:left w:val="none" w:sz="0" w:space="0" w:color="auto"/>
            <w:bottom w:val="none" w:sz="0" w:space="0" w:color="auto"/>
            <w:right w:val="none" w:sz="0" w:space="0" w:color="auto"/>
          </w:divBdr>
        </w:div>
        <w:div w:id="726563195">
          <w:marLeft w:val="480"/>
          <w:marRight w:val="0"/>
          <w:marTop w:val="0"/>
          <w:marBottom w:val="0"/>
          <w:divBdr>
            <w:top w:val="none" w:sz="0" w:space="0" w:color="auto"/>
            <w:left w:val="none" w:sz="0" w:space="0" w:color="auto"/>
            <w:bottom w:val="none" w:sz="0" w:space="0" w:color="auto"/>
            <w:right w:val="none" w:sz="0" w:space="0" w:color="auto"/>
          </w:divBdr>
        </w:div>
        <w:div w:id="735205256">
          <w:marLeft w:val="480"/>
          <w:marRight w:val="0"/>
          <w:marTop w:val="0"/>
          <w:marBottom w:val="0"/>
          <w:divBdr>
            <w:top w:val="none" w:sz="0" w:space="0" w:color="auto"/>
            <w:left w:val="none" w:sz="0" w:space="0" w:color="auto"/>
            <w:bottom w:val="none" w:sz="0" w:space="0" w:color="auto"/>
            <w:right w:val="none" w:sz="0" w:space="0" w:color="auto"/>
          </w:divBdr>
        </w:div>
        <w:div w:id="759523466">
          <w:marLeft w:val="480"/>
          <w:marRight w:val="0"/>
          <w:marTop w:val="0"/>
          <w:marBottom w:val="0"/>
          <w:divBdr>
            <w:top w:val="none" w:sz="0" w:space="0" w:color="auto"/>
            <w:left w:val="none" w:sz="0" w:space="0" w:color="auto"/>
            <w:bottom w:val="none" w:sz="0" w:space="0" w:color="auto"/>
            <w:right w:val="none" w:sz="0" w:space="0" w:color="auto"/>
          </w:divBdr>
        </w:div>
        <w:div w:id="787743210">
          <w:marLeft w:val="480"/>
          <w:marRight w:val="0"/>
          <w:marTop w:val="0"/>
          <w:marBottom w:val="0"/>
          <w:divBdr>
            <w:top w:val="none" w:sz="0" w:space="0" w:color="auto"/>
            <w:left w:val="none" w:sz="0" w:space="0" w:color="auto"/>
            <w:bottom w:val="none" w:sz="0" w:space="0" w:color="auto"/>
            <w:right w:val="none" w:sz="0" w:space="0" w:color="auto"/>
          </w:divBdr>
        </w:div>
        <w:div w:id="799686419">
          <w:marLeft w:val="480"/>
          <w:marRight w:val="0"/>
          <w:marTop w:val="0"/>
          <w:marBottom w:val="0"/>
          <w:divBdr>
            <w:top w:val="none" w:sz="0" w:space="0" w:color="auto"/>
            <w:left w:val="none" w:sz="0" w:space="0" w:color="auto"/>
            <w:bottom w:val="none" w:sz="0" w:space="0" w:color="auto"/>
            <w:right w:val="none" w:sz="0" w:space="0" w:color="auto"/>
          </w:divBdr>
        </w:div>
        <w:div w:id="871841350">
          <w:marLeft w:val="480"/>
          <w:marRight w:val="0"/>
          <w:marTop w:val="0"/>
          <w:marBottom w:val="0"/>
          <w:divBdr>
            <w:top w:val="none" w:sz="0" w:space="0" w:color="auto"/>
            <w:left w:val="none" w:sz="0" w:space="0" w:color="auto"/>
            <w:bottom w:val="none" w:sz="0" w:space="0" w:color="auto"/>
            <w:right w:val="none" w:sz="0" w:space="0" w:color="auto"/>
          </w:divBdr>
        </w:div>
        <w:div w:id="873466591">
          <w:marLeft w:val="480"/>
          <w:marRight w:val="0"/>
          <w:marTop w:val="0"/>
          <w:marBottom w:val="0"/>
          <w:divBdr>
            <w:top w:val="none" w:sz="0" w:space="0" w:color="auto"/>
            <w:left w:val="none" w:sz="0" w:space="0" w:color="auto"/>
            <w:bottom w:val="none" w:sz="0" w:space="0" w:color="auto"/>
            <w:right w:val="none" w:sz="0" w:space="0" w:color="auto"/>
          </w:divBdr>
        </w:div>
        <w:div w:id="912392561">
          <w:marLeft w:val="480"/>
          <w:marRight w:val="0"/>
          <w:marTop w:val="0"/>
          <w:marBottom w:val="0"/>
          <w:divBdr>
            <w:top w:val="none" w:sz="0" w:space="0" w:color="auto"/>
            <w:left w:val="none" w:sz="0" w:space="0" w:color="auto"/>
            <w:bottom w:val="none" w:sz="0" w:space="0" w:color="auto"/>
            <w:right w:val="none" w:sz="0" w:space="0" w:color="auto"/>
          </w:divBdr>
        </w:div>
        <w:div w:id="918056292">
          <w:marLeft w:val="480"/>
          <w:marRight w:val="0"/>
          <w:marTop w:val="0"/>
          <w:marBottom w:val="0"/>
          <w:divBdr>
            <w:top w:val="none" w:sz="0" w:space="0" w:color="auto"/>
            <w:left w:val="none" w:sz="0" w:space="0" w:color="auto"/>
            <w:bottom w:val="none" w:sz="0" w:space="0" w:color="auto"/>
            <w:right w:val="none" w:sz="0" w:space="0" w:color="auto"/>
          </w:divBdr>
        </w:div>
        <w:div w:id="930896038">
          <w:marLeft w:val="480"/>
          <w:marRight w:val="0"/>
          <w:marTop w:val="0"/>
          <w:marBottom w:val="0"/>
          <w:divBdr>
            <w:top w:val="none" w:sz="0" w:space="0" w:color="auto"/>
            <w:left w:val="none" w:sz="0" w:space="0" w:color="auto"/>
            <w:bottom w:val="none" w:sz="0" w:space="0" w:color="auto"/>
            <w:right w:val="none" w:sz="0" w:space="0" w:color="auto"/>
          </w:divBdr>
        </w:div>
        <w:div w:id="1112749340">
          <w:marLeft w:val="480"/>
          <w:marRight w:val="0"/>
          <w:marTop w:val="0"/>
          <w:marBottom w:val="0"/>
          <w:divBdr>
            <w:top w:val="none" w:sz="0" w:space="0" w:color="auto"/>
            <w:left w:val="none" w:sz="0" w:space="0" w:color="auto"/>
            <w:bottom w:val="none" w:sz="0" w:space="0" w:color="auto"/>
            <w:right w:val="none" w:sz="0" w:space="0" w:color="auto"/>
          </w:divBdr>
        </w:div>
        <w:div w:id="1249339822">
          <w:marLeft w:val="480"/>
          <w:marRight w:val="0"/>
          <w:marTop w:val="0"/>
          <w:marBottom w:val="0"/>
          <w:divBdr>
            <w:top w:val="none" w:sz="0" w:space="0" w:color="auto"/>
            <w:left w:val="none" w:sz="0" w:space="0" w:color="auto"/>
            <w:bottom w:val="none" w:sz="0" w:space="0" w:color="auto"/>
            <w:right w:val="none" w:sz="0" w:space="0" w:color="auto"/>
          </w:divBdr>
        </w:div>
        <w:div w:id="1249923834">
          <w:marLeft w:val="480"/>
          <w:marRight w:val="0"/>
          <w:marTop w:val="0"/>
          <w:marBottom w:val="0"/>
          <w:divBdr>
            <w:top w:val="none" w:sz="0" w:space="0" w:color="auto"/>
            <w:left w:val="none" w:sz="0" w:space="0" w:color="auto"/>
            <w:bottom w:val="none" w:sz="0" w:space="0" w:color="auto"/>
            <w:right w:val="none" w:sz="0" w:space="0" w:color="auto"/>
          </w:divBdr>
        </w:div>
        <w:div w:id="1288658247">
          <w:marLeft w:val="480"/>
          <w:marRight w:val="0"/>
          <w:marTop w:val="0"/>
          <w:marBottom w:val="0"/>
          <w:divBdr>
            <w:top w:val="none" w:sz="0" w:space="0" w:color="auto"/>
            <w:left w:val="none" w:sz="0" w:space="0" w:color="auto"/>
            <w:bottom w:val="none" w:sz="0" w:space="0" w:color="auto"/>
            <w:right w:val="none" w:sz="0" w:space="0" w:color="auto"/>
          </w:divBdr>
        </w:div>
        <w:div w:id="1293559274">
          <w:marLeft w:val="480"/>
          <w:marRight w:val="0"/>
          <w:marTop w:val="0"/>
          <w:marBottom w:val="0"/>
          <w:divBdr>
            <w:top w:val="none" w:sz="0" w:space="0" w:color="auto"/>
            <w:left w:val="none" w:sz="0" w:space="0" w:color="auto"/>
            <w:bottom w:val="none" w:sz="0" w:space="0" w:color="auto"/>
            <w:right w:val="none" w:sz="0" w:space="0" w:color="auto"/>
          </w:divBdr>
        </w:div>
        <w:div w:id="1331561944">
          <w:marLeft w:val="480"/>
          <w:marRight w:val="0"/>
          <w:marTop w:val="0"/>
          <w:marBottom w:val="0"/>
          <w:divBdr>
            <w:top w:val="none" w:sz="0" w:space="0" w:color="auto"/>
            <w:left w:val="none" w:sz="0" w:space="0" w:color="auto"/>
            <w:bottom w:val="none" w:sz="0" w:space="0" w:color="auto"/>
            <w:right w:val="none" w:sz="0" w:space="0" w:color="auto"/>
          </w:divBdr>
        </w:div>
        <w:div w:id="1370106894">
          <w:marLeft w:val="480"/>
          <w:marRight w:val="0"/>
          <w:marTop w:val="0"/>
          <w:marBottom w:val="0"/>
          <w:divBdr>
            <w:top w:val="none" w:sz="0" w:space="0" w:color="auto"/>
            <w:left w:val="none" w:sz="0" w:space="0" w:color="auto"/>
            <w:bottom w:val="none" w:sz="0" w:space="0" w:color="auto"/>
            <w:right w:val="none" w:sz="0" w:space="0" w:color="auto"/>
          </w:divBdr>
        </w:div>
        <w:div w:id="1398479960">
          <w:marLeft w:val="480"/>
          <w:marRight w:val="0"/>
          <w:marTop w:val="0"/>
          <w:marBottom w:val="0"/>
          <w:divBdr>
            <w:top w:val="none" w:sz="0" w:space="0" w:color="auto"/>
            <w:left w:val="none" w:sz="0" w:space="0" w:color="auto"/>
            <w:bottom w:val="none" w:sz="0" w:space="0" w:color="auto"/>
            <w:right w:val="none" w:sz="0" w:space="0" w:color="auto"/>
          </w:divBdr>
        </w:div>
        <w:div w:id="1409307406">
          <w:marLeft w:val="480"/>
          <w:marRight w:val="0"/>
          <w:marTop w:val="0"/>
          <w:marBottom w:val="0"/>
          <w:divBdr>
            <w:top w:val="none" w:sz="0" w:space="0" w:color="auto"/>
            <w:left w:val="none" w:sz="0" w:space="0" w:color="auto"/>
            <w:bottom w:val="none" w:sz="0" w:space="0" w:color="auto"/>
            <w:right w:val="none" w:sz="0" w:space="0" w:color="auto"/>
          </w:divBdr>
        </w:div>
        <w:div w:id="1424299932">
          <w:marLeft w:val="480"/>
          <w:marRight w:val="0"/>
          <w:marTop w:val="0"/>
          <w:marBottom w:val="0"/>
          <w:divBdr>
            <w:top w:val="none" w:sz="0" w:space="0" w:color="auto"/>
            <w:left w:val="none" w:sz="0" w:space="0" w:color="auto"/>
            <w:bottom w:val="none" w:sz="0" w:space="0" w:color="auto"/>
            <w:right w:val="none" w:sz="0" w:space="0" w:color="auto"/>
          </w:divBdr>
        </w:div>
        <w:div w:id="1427798824">
          <w:marLeft w:val="480"/>
          <w:marRight w:val="0"/>
          <w:marTop w:val="0"/>
          <w:marBottom w:val="0"/>
          <w:divBdr>
            <w:top w:val="none" w:sz="0" w:space="0" w:color="auto"/>
            <w:left w:val="none" w:sz="0" w:space="0" w:color="auto"/>
            <w:bottom w:val="none" w:sz="0" w:space="0" w:color="auto"/>
            <w:right w:val="none" w:sz="0" w:space="0" w:color="auto"/>
          </w:divBdr>
        </w:div>
        <w:div w:id="1460606237">
          <w:marLeft w:val="480"/>
          <w:marRight w:val="0"/>
          <w:marTop w:val="0"/>
          <w:marBottom w:val="0"/>
          <w:divBdr>
            <w:top w:val="none" w:sz="0" w:space="0" w:color="auto"/>
            <w:left w:val="none" w:sz="0" w:space="0" w:color="auto"/>
            <w:bottom w:val="none" w:sz="0" w:space="0" w:color="auto"/>
            <w:right w:val="none" w:sz="0" w:space="0" w:color="auto"/>
          </w:divBdr>
        </w:div>
        <w:div w:id="1483962697">
          <w:marLeft w:val="480"/>
          <w:marRight w:val="0"/>
          <w:marTop w:val="0"/>
          <w:marBottom w:val="0"/>
          <w:divBdr>
            <w:top w:val="none" w:sz="0" w:space="0" w:color="auto"/>
            <w:left w:val="none" w:sz="0" w:space="0" w:color="auto"/>
            <w:bottom w:val="none" w:sz="0" w:space="0" w:color="auto"/>
            <w:right w:val="none" w:sz="0" w:space="0" w:color="auto"/>
          </w:divBdr>
        </w:div>
        <w:div w:id="1502282894">
          <w:marLeft w:val="480"/>
          <w:marRight w:val="0"/>
          <w:marTop w:val="0"/>
          <w:marBottom w:val="0"/>
          <w:divBdr>
            <w:top w:val="none" w:sz="0" w:space="0" w:color="auto"/>
            <w:left w:val="none" w:sz="0" w:space="0" w:color="auto"/>
            <w:bottom w:val="none" w:sz="0" w:space="0" w:color="auto"/>
            <w:right w:val="none" w:sz="0" w:space="0" w:color="auto"/>
          </w:divBdr>
        </w:div>
        <w:div w:id="1509099844">
          <w:marLeft w:val="480"/>
          <w:marRight w:val="0"/>
          <w:marTop w:val="0"/>
          <w:marBottom w:val="0"/>
          <w:divBdr>
            <w:top w:val="none" w:sz="0" w:space="0" w:color="auto"/>
            <w:left w:val="none" w:sz="0" w:space="0" w:color="auto"/>
            <w:bottom w:val="none" w:sz="0" w:space="0" w:color="auto"/>
            <w:right w:val="none" w:sz="0" w:space="0" w:color="auto"/>
          </w:divBdr>
        </w:div>
        <w:div w:id="1530145381">
          <w:marLeft w:val="480"/>
          <w:marRight w:val="0"/>
          <w:marTop w:val="0"/>
          <w:marBottom w:val="0"/>
          <w:divBdr>
            <w:top w:val="none" w:sz="0" w:space="0" w:color="auto"/>
            <w:left w:val="none" w:sz="0" w:space="0" w:color="auto"/>
            <w:bottom w:val="none" w:sz="0" w:space="0" w:color="auto"/>
            <w:right w:val="none" w:sz="0" w:space="0" w:color="auto"/>
          </w:divBdr>
        </w:div>
        <w:div w:id="1538392867">
          <w:marLeft w:val="480"/>
          <w:marRight w:val="0"/>
          <w:marTop w:val="0"/>
          <w:marBottom w:val="0"/>
          <w:divBdr>
            <w:top w:val="none" w:sz="0" w:space="0" w:color="auto"/>
            <w:left w:val="none" w:sz="0" w:space="0" w:color="auto"/>
            <w:bottom w:val="none" w:sz="0" w:space="0" w:color="auto"/>
            <w:right w:val="none" w:sz="0" w:space="0" w:color="auto"/>
          </w:divBdr>
        </w:div>
        <w:div w:id="1567568904">
          <w:marLeft w:val="480"/>
          <w:marRight w:val="0"/>
          <w:marTop w:val="0"/>
          <w:marBottom w:val="0"/>
          <w:divBdr>
            <w:top w:val="none" w:sz="0" w:space="0" w:color="auto"/>
            <w:left w:val="none" w:sz="0" w:space="0" w:color="auto"/>
            <w:bottom w:val="none" w:sz="0" w:space="0" w:color="auto"/>
            <w:right w:val="none" w:sz="0" w:space="0" w:color="auto"/>
          </w:divBdr>
        </w:div>
        <w:div w:id="1568147212">
          <w:marLeft w:val="480"/>
          <w:marRight w:val="0"/>
          <w:marTop w:val="0"/>
          <w:marBottom w:val="0"/>
          <w:divBdr>
            <w:top w:val="none" w:sz="0" w:space="0" w:color="auto"/>
            <w:left w:val="none" w:sz="0" w:space="0" w:color="auto"/>
            <w:bottom w:val="none" w:sz="0" w:space="0" w:color="auto"/>
            <w:right w:val="none" w:sz="0" w:space="0" w:color="auto"/>
          </w:divBdr>
        </w:div>
        <w:div w:id="1757021727">
          <w:marLeft w:val="480"/>
          <w:marRight w:val="0"/>
          <w:marTop w:val="0"/>
          <w:marBottom w:val="0"/>
          <w:divBdr>
            <w:top w:val="none" w:sz="0" w:space="0" w:color="auto"/>
            <w:left w:val="none" w:sz="0" w:space="0" w:color="auto"/>
            <w:bottom w:val="none" w:sz="0" w:space="0" w:color="auto"/>
            <w:right w:val="none" w:sz="0" w:space="0" w:color="auto"/>
          </w:divBdr>
        </w:div>
        <w:div w:id="1782726558">
          <w:marLeft w:val="480"/>
          <w:marRight w:val="0"/>
          <w:marTop w:val="0"/>
          <w:marBottom w:val="0"/>
          <w:divBdr>
            <w:top w:val="none" w:sz="0" w:space="0" w:color="auto"/>
            <w:left w:val="none" w:sz="0" w:space="0" w:color="auto"/>
            <w:bottom w:val="none" w:sz="0" w:space="0" w:color="auto"/>
            <w:right w:val="none" w:sz="0" w:space="0" w:color="auto"/>
          </w:divBdr>
        </w:div>
        <w:div w:id="1825924252">
          <w:marLeft w:val="480"/>
          <w:marRight w:val="0"/>
          <w:marTop w:val="0"/>
          <w:marBottom w:val="0"/>
          <w:divBdr>
            <w:top w:val="none" w:sz="0" w:space="0" w:color="auto"/>
            <w:left w:val="none" w:sz="0" w:space="0" w:color="auto"/>
            <w:bottom w:val="none" w:sz="0" w:space="0" w:color="auto"/>
            <w:right w:val="none" w:sz="0" w:space="0" w:color="auto"/>
          </w:divBdr>
        </w:div>
        <w:div w:id="1852254662">
          <w:marLeft w:val="480"/>
          <w:marRight w:val="0"/>
          <w:marTop w:val="0"/>
          <w:marBottom w:val="0"/>
          <w:divBdr>
            <w:top w:val="none" w:sz="0" w:space="0" w:color="auto"/>
            <w:left w:val="none" w:sz="0" w:space="0" w:color="auto"/>
            <w:bottom w:val="none" w:sz="0" w:space="0" w:color="auto"/>
            <w:right w:val="none" w:sz="0" w:space="0" w:color="auto"/>
          </w:divBdr>
        </w:div>
        <w:div w:id="1873296736">
          <w:marLeft w:val="480"/>
          <w:marRight w:val="0"/>
          <w:marTop w:val="0"/>
          <w:marBottom w:val="0"/>
          <w:divBdr>
            <w:top w:val="none" w:sz="0" w:space="0" w:color="auto"/>
            <w:left w:val="none" w:sz="0" w:space="0" w:color="auto"/>
            <w:bottom w:val="none" w:sz="0" w:space="0" w:color="auto"/>
            <w:right w:val="none" w:sz="0" w:space="0" w:color="auto"/>
          </w:divBdr>
        </w:div>
        <w:div w:id="1884050826">
          <w:marLeft w:val="480"/>
          <w:marRight w:val="0"/>
          <w:marTop w:val="0"/>
          <w:marBottom w:val="0"/>
          <w:divBdr>
            <w:top w:val="none" w:sz="0" w:space="0" w:color="auto"/>
            <w:left w:val="none" w:sz="0" w:space="0" w:color="auto"/>
            <w:bottom w:val="none" w:sz="0" w:space="0" w:color="auto"/>
            <w:right w:val="none" w:sz="0" w:space="0" w:color="auto"/>
          </w:divBdr>
        </w:div>
        <w:div w:id="1913932184">
          <w:marLeft w:val="480"/>
          <w:marRight w:val="0"/>
          <w:marTop w:val="0"/>
          <w:marBottom w:val="0"/>
          <w:divBdr>
            <w:top w:val="none" w:sz="0" w:space="0" w:color="auto"/>
            <w:left w:val="none" w:sz="0" w:space="0" w:color="auto"/>
            <w:bottom w:val="none" w:sz="0" w:space="0" w:color="auto"/>
            <w:right w:val="none" w:sz="0" w:space="0" w:color="auto"/>
          </w:divBdr>
        </w:div>
        <w:div w:id="1959674434">
          <w:marLeft w:val="480"/>
          <w:marRight w:val="0"/>
          <w:marTop w:val="0"/>
          <w:marBottom w:val="0"/>
          <w:divBdr>
            <w:top w:val="none" w:sz="0" w:space="0" w:color="auto"/>
            <w:left w:val="none" w:sz="0" w:space="0" w:color="auto"/>
            <w:bottom w:val="none" w:sz="0" w:space="0" w:color="auto"/>
            <w:right w:val="none" w:sz="0" w:space="0" w:color="auto"/>
          </w:divBdr>
        </w:div>
        <w:div w:id="2023896072">
          <w:marLeft w:val="480"/>
          <w:marRight w:val="0"/>
          <w:marTop w:val="0"/>
          <w:marBottom w:val="0"/>
          <w:divBdr>
            <w:top w:val="none" w:sz="0" w:space="0" w:color="auto"/>
            <w:left w:val="none" w:sz="0" w:space="0" w:color="auto"/>
            <w:bottom w:val="none" w:sz="0" w:space="0" w:color="auto"/>
            <w:right w:val="none" w:sz="0" w:space="0" w:color="auto"/>
          </w:divBdr>
        </w:div>
        <w:div w:id="2024356733">
          <w:marLeft w:val="480"/>
          <w:marRight w:val="0"/>
          <w:marTop w:val="0"/>
          <w:marBottom w:val="0"/>
          <w:divBdr>
            <w:top w:val="none" w:sz="0" w:space="0" w:color="auto"/>
            <w:left w:val="none" w:sz="0" w:space="0" w:color="auto"/>
            <w:bottom w:val="none" w:sz="0" w:space="0" w:color="auto"/>
            <w:right w:val="none" w:sz="0" w:space="0" w:color="auto"/>
          </w:divBdr>
        </w:div>
        <w:div w:id="2064134878">
          <w:marLeft w:val="480"/>
          <w:marRight w:val="0"/>
          <w:marTop w:val="0"/>
          <w:marBottom w:val="0"/>
          <w:divBdr>
            <w:top w:val="none" w:sz="0" w:space="0" w:color="auto"/>
            <w:left w:val="none" w:sz="0" w:space="0" w:color="auto"/>
            <w:bottom w:val="none" w:sz="0" w:space="0" w:color="auto"/>
            <w:right w:val="none" w:sz="0" w:space="0" w:color="auto"/>
          </w:divBdr>
        </w:div>
        <w:div w:id="2095082311">
          <w:marLeft w:val="480"/>
          <w:marRight w:val="0"/>
          <w:marTop w:val="0"/>
          <w:marBottom w:val="0"/>
          <w:divBdr>
            <w:top w:val="none" w:sz="0" w:space="0" w:color="auto"/>
            <w:left w:val="none" w:sz="0" w:space="0" w:color="auto"/>
            <w:bottom w:val="none" w:sz="0" w:space="0" w:color="auto"/>
            <w:right w:val="none" w:sz="0" w:space="0" w:color="auto"/>
          </w:divBdr>
        </w:div>
        <w:div w:id="2110932569">
          <w:marLeft w:val="480"/>
          <w:marRight w:val="0"/>
          <w:marTop w:val="0"/>
          <w:marBottom w:val="0"/>
          <w:divBdr>
            <w:top w:val="none" w:sz="0" w:space="0" w:color="auto"/>
            <w:left w:val="none" w:sz="0" w:space="0" w:color="auto"/>
            <w:bottom w:val="none" w:sz="0" w:space="0" w:color="auto"/>
            <w:right w:val="none" w:sz="0" w:space="0" w:color="auto"/>
          </w:divBdr>
        </w:div>
        <w:div w:id="2116248096">
          <w:marLeft w:val="480"/>
          <w:marRight w:val="0"/>
          <w:marTop w:val="0"/>
          <w:marBottom w:val="0"/>
          <w:divBdr>
            <w:top w:val="none" w:sz="0" w:space="0" w:color="auto"/>
            <w:left w:val="none" w:sz="0" w:space="0" w:color="auto"/>
            <w:bottom w:val="none" w:sz="0" w:space="0" w:color="auto"/>
            <w:right w:val="none" w:sz="0" w:space="0" w:color="auto"/>
          </w:divBdr>
        </w:div>
      </w:divsChild>
    </w:div>
    <w:div w:id="466821834">
      <w:bodyDiv w:val="1"/>
      <w:marLeft w:val="0"/>
      <w:marRight w:val="0"/>
      <w:marTop w:val="0"/>
      <w:marBottom w:val="0"/>
      <w:divBdr>
        <w:top w:val="none" w:sz="0" w:space="0" w:color="auto"/>
        <w:left w:val="none" w:sz="0" w:space="0" w:color="auto"/>
        <w:bottom w:val="none" w:sz="0" w:space="0" w:color="auto"/>
        <w:right w:val="none" w:sz="0" w:space="0" w:color="auto"/>
      </w:divBdr>
      <w:divsChild>
        <w:div w:id="27462320">
          <w:marLeft w:val="480"/>
          <w:marRight w:val="0"/>
          <w:marTop w:val="0"/>
          <w:marBottom w:val="0"/>
          <w:divBdr>
            <w:top w:val="none" w:sz="0" w:space="0" w:color="auto"/>
            <w:left w:val="none" w:sz="0" w:space="0" w:color="auto"/>
            <w:bottom w:val="none" w:sz="0" w:space="0" w:color="auto"/>
            <w:right w:val="none" w:sz="0" w:space="0" w:color="auto"/>
          </w:divBdr>
        </w:div>
        <w:div w:id="32653675">
          <w:marLeft w:val="480"/>
          <w:marRight w:val="0"/>
          <w:marTop w:val="0"/>
          <w:marBottom w:val="0"/>
          <w:divBdr>
            <w:top w:val="none" w:sz="0" w:space="0" w:color="auto"/>
            <w:left w:val="none" w:sz="0" w:space="0" w:color="auto"/>
            <w:bottom w:val="none" w:sz="0" w:space="0" w:color="auto"/>
            <w:right w:val="none" w:sz="0" w:space="0" w:color="auto"/>
          </w:divBdr>
        </w:div>
        <w:div w:id="35551662">
          <w:marLeft w:val="480"/>
          <w:marRight w:val="0"/>
          <w:marTop w:val="0"/>
          <w:marBottom w:val="0"/>
          <w:divBdr>
            <w:top w:val="none" w:sz="0" w:space="0" w:color="auto"/>
            <w:left w:val="none" w:sz="0" w:space="0" w:color="auto"/>
            <w:bottom w:val="none" w:sz="0" w:space="0" w:color="auto"/>
            <w:right w:val="none" w:sz="0" w:space="0" w:color="auto"/>
          </w:divBdr>
        </w:div>
        <w:div w:id="59406651">
          <w:marLeft w:val="480"/>
          <w:marRight w:val="0"/>
          <w:marTop w:val="0"/>
          <w:marBottom w:val="0"/>
          <w:divBdr>
            <w:top w:val="none" w:sz="0" w:space="0" w:color="auto"/>
            <w:left w:val="none" w:sz="0" w:space="0" w:color="auto"/>
            <w:bottom w:val="none" w:sz="0" w:space="0" w:color="auto"/>
            <w:right w:val="none" w:sz="0" w:space="0" w:color="auto"/>
          </w:divBdr>
        </w:div>
        <w:div w:id="71244871">
          <w:marLeft w:val="480"/>
          <w:marRight w:val="0"/>
          <w:marTop w:val="0"/>
          <w:marBottom w:val="0"/>
          <w:divBdr>
            <w:top w:val="none" w:sz="0" w:space="0" w:color="auto"/>
            <w:left w:val="none" w:sz="0" w:space="0" w:color="auto"/>
            <w:bottom w:val="none" w:sz="0" w:space="0" w:color="auto"/>
            <w:right w:val="none" w:sz="0" w:space="0" w:color="auto"/>
          </w:divBdr>
        </w:div>
        <w:div w:id="86660914">
          <w:marLeft w:val="480"/>
          <w:marRight w:val="0"/>
          <w:marTop w:val="0"/>
          <w:marBottom w:val="0"/>
          <w:divBdr>
            <w:top w:val="none" w:sz="0" w:space="0" w:color="auto"/>
            <w:left w:val="none" w:sz="0" w:space="0" w:color="auto"/>
            <w:bottom w:val="none" w:sz="0" w:space="0" w:color="auto"/>
            <w:right w:val="none" w:sz="0" w:space="0" w:color="auto"/>
          </w:divBdr>
        </w:div>
        <w:div w:id="93018771">
          <w:marLeft w:val="480"/>
          <w:marRight w:val="0"/>
          <w:marTop w:val="0"/>
          <w:marBottom w:val="0"/>
          <w:divBdr>
            <w:top w:val="none" w:sz="0" w:space="0" w:color="auto"/>
            <w:left w:val="none" w:sz="0" w:space="0" w:color="auto"/>
            <w:bottom w:val="none" w:sz="0" w:space="0" w:color="auto"/>
            <w:right w:val="none" w:sz="0" w:space="0" w:color="auto"/>
          </w:divBdr>
        </w:div>
        <w:div w:id="161315176">
          <w:marLeft w:val="480"/>
          <w:marRight w:val="0"/>
          <w:marTop w:val="0"/>
          <w:marBottom w:val="0"/>
          <w:divBdr>
            <w:top w:val="none" w:sz="0" w:space="0" w:color="auto"/>
            <w:left w:val="none" w:sz="0" w:space="0" w:color="auto"/>
            <w:bottom w:val="none" w:sz="0" w:space="0" w:color="auto"/>
            <w:right w:val="none" w:sz="0" w:space="0" w:color="auto"/>
          </w:divBdr>
        </w:div>
        <w:div w:id="205140106">
          <w:marLeft w:val="480"/>
          <w:marRight w:val="0"/>
          <w:marTop w:val="0"/>
          <w:marBottom w:val="0"/>
          <w:divBdr>
            <w:top w:val="none" w:sz="0" w:space="0" w:color="auto"/>
            <w:left w:val="none" w:sz="0" w:space="0" w:color="auto"/>
            <w:bottom w:val="none" w:sz="0" w:space="0" w:color="auto"/>
            <w:right w:val="none" w:sz="0" w:space="0" w:color="auto"/>
          </w:divBdr>
        </w:div>
        <w:div w:id="217590583">
          <w:marLeft w:val="480"/>
          <w:marRight w:val="0"/>
          <w:marTop w:val="0"/>
          <w:marBottom w:val="0"/>
          <w:divBdr>
            <w:top w:val="none" w:sz="0" w:space="0" w:color="auto"/>
            <w:left w:val="none" w:sz="0" w:space="0" w:color="auto"/>
            <w:bottom w:val="none" w:sz="0" w:space="0" w:color="auto"/>
            <w:right w:val="none" w:sz="0" w:space="0" w:color="auto"/>
          </w:divBdr>
        </w:div>
        <w:div w:id="222066126">
          <w:marLeft w:val="480"/>
          <w:marRight w:val="0"/>
          <w:marTop w:val="0"/>
          <w:marBottom w:val="0"/>
          <w:divBdr>
            <w:top w:val="none" w:sz="0" w:space="0" w:color="auto"/>
            <w:left w:val="none" w:sz="0" w:space="0" w:color="auto"/>
            <w:bottom w:val="none" w:sz="0" w:space="0" w:color="auto"/>
            <w:right w:val="none" w:sz="0" w:space="0" w:color="auto"/>
          </w:divBdr>
        </w:div>
        <w:div w:id="229730059">
          <w:marLeft w:val="480"/>
          <w:marRight w:val="0"/>
          <w:marTop w:val="0"/>
          <w:marBottom w:val="0"/>
          <w:divBdr>
            <w:top w:val="none" w:sz="0" w:space="0" w:color="auto"/>
            <w:left w:val="none" w:sz="0" w:space="0" w:color="auto"/>
            <w:bottom w:val="none" w:sz="0" w:space="0" w:color="auto"/>
            <w:right w:val="none" w:sz="0" w:space="0" w:color="auto"/>
          </w:divBdr>
        </w:div>
        <w:div w:id="254942691">
          <w:marLeft w:val="480"/>
          <w:marRight w:val="0"/>
          <w:marTop w:val="0"/>
          <w:marBottom w:val="0"/>
          <w:divBdr>
            <w:top w:val="none" w:sz="0" w:space="0" w:color="auto"/>
            <w:left w:val="none" w:sz="0" w:space="0" w:color="auto"/>
            <w:bottom w:val="none" w:sz="0" w:space="0" w:color="auto"/>
            <w:right w:val="none" w:sz="0" w:space="0" w:color="auto"/>
          </w:divBdr>
        </w:div>
        <w:div w:id="259023808">
          <w:marLeft w:val="480"/>
          <w:marRight w:val="0"/>
          <w:marTop w:val="0"/>
          <w:marBottom w:val="0"/>
          <w:divBdr>
            <w:top w:val="none" w:sz="0" w:space="0" w:color="auto"/>
            <w:left w:val="none" w:sz="0" w:space="0" w:color="auto"/>
            <w:bottom w:val="none" w:sz="0" w:space="0" w:color="auto"/>
            <w:right w:val="none" w:sz="0" w:space="0" w:color="auto"/>
          </w:divBdr>
        </w:div>
        <w:div w:id="306251407">
          <w:marLeft w:val="480"/>
          <w:marRight w:val="0"/>
          <w:marTop w:val="0"/>
          <w:marBottom w:val="0"/>
          <w:divBdr>
            <w:top w:val="none" w:sz="0" w:space="0" w:color="auto"/>
            <w:left w:val="none" w:sz="0" w:space="0" w:color="auto"/>
            <w:bottom w:val="none" w:sz="0" w:space="0" w:color="auto"/>
            <w:right w:val="none" w:sz="0" w:space="0" w:color="auto"/>
          </w:divBdr>
        </w:div>
        <w:div w:id="309137138">
          <w:marLeft w:val="480"/>
          <w:marRight w:val="0"/>
          <w:marTop w:val="0"/>
          <w:marBottom w:val="0"/>
          <w:divBdr>
            <w:top w:val="none" w:sz="0" w:space="0" w:color="auto"/>
            <w:left w:val="none" w:sz="0" w:space="0" w:color="auto"/>
            <w:bottom w:val="none" w:sz="0" w:space="0" w:color="auto"/>
            <w:right w:val="none" w:sz="0" w:space="0" w:color="auto"/>
          </w:divBdr>
        </w:div>
        <w:div w:id="329412130">
          <w:marLeft w:val="480"/>
          <w:marRight w:val="0"/>
          <w:marTop w:val="0"/>
          <w:marBottom w:val="0"/>
          <w:divBdr>
            <w:top w:val="none" w:sz="0" w:space="0" w:color="auto"/>
            <w:left w:val="none" w:sz="0" w:space="0" w:color="auto"/>
            <w:bottom w:val="none" w:sz="0" w:space="0" w:color="auto"/>
            <w:right w:val="none" w:sz="0" w:space="0" w:color="auto"/>
          </w:divBdr>
        </w:div>
        <w:div w:id="337000858">
          <w:marLeft w:val="480"/>
          <w:marRight w:val="0"/>
          <w:marTop w:val="0"/>
          <w:marBottom w:val="0"/>
          <w:divBdr>
            <w:top w:val="none" w:sz="0" w:space="0" w:color="auto"/>
            <w:left w:val="none" w:sz="0" w:space="0" w:color="auto"/>
            <w:bottom w:val="none" w:sz="0" w:space="0" w:color="auto"/>
            <w:right w:val="none" w:sz="0" w:space="0" w:color="auto"/>
          </w:divBdr>
        </w:div>
        <w:div w:id="340813216">
          <w:marLeft w:val="480"/>
          <w:marRight w:val="0"/>
          <w:marTop w:val="0"/>
          <w:marBottom w:val="0"/>
          <w:divBdr>
            <w:top w:val="none" w:sz="0" w:space="0" w:color="auto"/>
            <w:left w:val="none" w:sz="0" w:space="0" w:color="auto"/>
            <w:bottom w:val="none" w:sz="0" w:space="0" w:color="auto"/>
            <w:right w:val="none" w:sz="0" w:space="0" w:color="auto"/>
          </w:divBdr>
        </w:div>
        <w:div w:id="391468415">
          <w:marLeft w:val="480"/>
          <w:marRight w:val="0"/>
          <w:marTop w:val="0"/>
          <w:marBottom w:val="0"/>
          <w:divBdr>
            <w:top w:val="none" w:sz="0" w:space="0" w:color="auto"/>
            <w:left w:val="none" w:sz="0" w:space="0" w:color="auto"/>
            <w:bottom w:val="none" w:sz="0" w:space="0" w:color="auto"/>
            <w:right w:val="none" w:sz="0" w:space="0" w:color="auto"/>
          </w:divBdr>
        </w:div>
        <w:div w:id="428282121">
          <w:marLeft w:val="480"/>
          <w:marRight w:val="0"/>
          <w:marTop w:val="0"/>
          <w:marBottom w:val="0"/>
          <w:divBdr>
            <w:top w:val="none" w:sz="0" w:space="0" w:color="auto"/>
            <w:left w:val="none" w:sz="0" w:space="0" w:color="auto"/>
            <w:bottom w:val="none" w:sz="0" w:space="0" w:color="auto"/>
            <w:right w:val="none" w:sz="0" w:space="0" w:color="auto"/>
          </w:divBdr>
        </w:div>
        <w:div w:id="442577967">
          <w:marLeft w:val="480"/>
          <w:marRight w:val="0"/>
          <w:marTop w:val="0"/>
          <w:marBottom w:val="0"/>
          <w:divBdr>
            <w:top w:val="none" w:sz="0" w:space="0" w:color="auto"/>
            <w:left w:val="none" w:sz="0" w:space="0" w:color="auto"/>
            <w:bottom w:val="none" w:sz="0" w:space="0" w:color="auto"/>
            <w:right w:val="none" w:sz="0" w:space="0" w:color="auto"/>
          </w:divBdr>
        </w:div>
        <w:div w:id="459228959">
          <w:marLeft w:val="480"/>
          <w:marRight w:val="0"/>
          <w:marTop w:val="0"/>
          <w:marBottom w:val="0"/>
          <w:divBdr>
            <w:top w:val="none" w:sz="0" w:space="0" w:color="auto"/>
            <w:left w:val="none" w:sz="0" w:space="0" w:color="auto"/>
            <w:bottom w:val="none" w:sz="0" w:space="0" w:color="auto"/>
            <w:right w:val="none" w:sz="0" w:space="0" w:color="auto"/>
          </w:divBdr>
        </w:div>
        <w:div w:id="505173909">
          <w:marLeft w:val="480"/>
          <w:marRight w:val="0"/>
          <w:marTop w:val="0"/>
          <w:marBottom w:val="0"/>
          <w:divBdr>
            <w:top w:val="none" w:sz="0" w:space="0" w:color="auto"/>
            <w:left w:val="none" w:sz="0" w:space="0" w:color="auto"/>
            <w:bottom w:val="none" w:sz="0" w:space="0" w:color="auto"/>
            <w:right w:val="none" w:sz="0" w:space="0" w:color="auto"/>
          </w:divBdr>
        </w:div>
        <w:div w:id="525825266">
          <w:marLeft w:val="480"/>
          <w:marRight w:val="0"/>
          <w:marTop w:val="0"/>
          <w:marBottom w:val="0"/>
          <w:divBdr>
            <w:top w:val="none" w:sz="0" w:space="0" w:color="auto"/>
            <w:left w:val="none" w:sz="0" w:space="0" w:color="auto"/>
            <w:bottom w:val="none" w:sz="0" w:space="0" w:color="auto"/>
            <w:right w:val="none" w:sz="0" w:space="0" w:color="auto"/>
          </w:divBdr>
        </w:div>
        <w:div w:id="627204451">
          <w:marLeft w:val="480"/>
          <w:marRight w:val="0"/>
          <w:marTop w:val="0"/>
          <w:marBottom w:val="0"/>
          <w:divBdr>
            <w:top w:val="none" w:sz="0" w:space="0" w:color="auto"/>
            <w:left w:val="none" w:sz="0" w:space="0" w:color="auto"/>
            <w:bottom w:val="none" w:sz="0" w:space="0" w:color="auto"/>
            <w:right w:val="none" w:sz="0" w:space="0" w:color="auto"/>
          </w:divBdr>
        </w:div>
        <w:div w:id="637952529">
          <w:marLeft w:val="480"/>
          <w:marRight w:val="0"/>
          <w:marTop w:val="0"/>
          <w:marBottom w:val="0"/>
          <w:divBdr>
            <w:top w:val="none" w:sz="0" w:space="0" w:color="auto"/>
            <w:left w:val="none" w:sz="0" w:space="0" w:color="auto"/>
            <w:bottom w:val="none" w:sz="0" w:space="0" w:color="auto"/>
            <w:right w:val="none" w:sz="0" w:space="0" w:color="auto"/>
          </w:divBdr>
        </w:div>
        <w:div w:id="646321390">
          <w:marLeft w:val="480"/>
          <w:marRight w:val="0"/>
          <w:marTop w:val="0"/>
          <w:marBottom w:val="0"/>
          <w:divBdr>
            <w:top w:val="none" w:sz="0" w:space="0" w:color="auto"/>
            <w:left w:val="none" w:sz="0" w:space="0" w:color="auto"/>
            <w:bottom w:val="none" w:sz="0" w:space="0" w:color="auto"/>
            <w:right w:val="none" w:sz="0" w:space="0" w:color="auto"/>
          </w:divBdr>
        </w:div>
        <w:div w:id="646781398">
          <w:marLeft w:val="480"/>
          <w:marRight w:val="0"/>
          <w:marTop w:val="0"/>
          <w:marBottom w:val="0"/>
          <w:divBdr>
            <w:top w:val="none" w:sz="0" w:space="0" w:color="auto"/>
            <w:left w:val="none" w:sz="0" w:space="0" w:color="auto"/>
            <w:bottom w:val="none" w:sz="0" w:space="0" w:color="auto"/>
            <w:right w:val="none" w:sz="0" w:space="0" w:color="auto"/>
          </w:divBdr>
        </w:div>
        <w:div w:id="693266045">
          <w:marLeft w:val="480"/>
          <w:marRight w:val="0"/>
          <w:marTop w:val="0"/>
          <w:marBottom w:val="0"/>
          <w:divBdr>
            <w:top w:val="none" w:sz="0" w:space="0" w:color="auto"/>
            <w:left w:val="none" w:sz="0" w:space="0" w:color="auto"/>
            <w:bottom w:val="none" w:sz="0" w:space="0" w:color="auto"/>
            <w:right w:val="none" w:sz="0" w:space="0" w:color="auto"/>
          </w:divBdr>
        </w:div>
        <w:div w:id="716901072">
          <w:marLeft w:val="480"/>
          <w:marRight w:val="0"/>
          <w:marTop w:val="0"/>
          <w:marBottom w:val="0"/>
          <w:divBdr>
            <w:top w:val="none" w:sz="0" w:space="0" w:color="auto"/>
            <w:left w:val="none" w:sz="0" w:space="0" w:color="auto"/>
            <w:bottom w:val="none" w:sz="0" w:space="0" w:color="auto"/>
            <w:right w:val="none" w:sz="0" w:space="0" w:color="auto"/>
          </w:divBdr>
        </w:div>
        <w:div w:id="844973136">
          <w:marLeft w:val="480"/>
          <w:marRight w:val="0"/>
          <w:marTop w:val="0"/>
          <w:marBottom w:val="0"/>
          <w:divBdr>
            <w:top w:val="none" w:sz="0" w:space="0" w:color="auto"/>
            <w:left w:val="none" w:sz="0" w:space="0" w:color="auto"/>
            <w:bottom w:val="none" w:sz="0" w:space="0" w:color="auto"/>
            <w:right w:val="none" w:sz="0" w:space="0" w:color="auto"/>
          </w:divBdr>
        </w:div>
        <w:div w:id="865406109">
          <w:marLeft w:val="480"/>
          <w:marRight w:val="0"/>
          <w:marTop w:val="0"/>
          <w:marBottom w:val="0"/>
          <w:divBdr>
            <w:top w:val="none" w:sz="0" w:space="0" w:color="auto"/>
            <w:left w:val="none" w:sz="0" w:space="0" w:color="auto"/>
            <w:bottom w:val="none" w:sz="0" w:space="0" w:color="auto"/>
            <w:right w:val="none" w:sz="0" w:space="0" w:color="auto"/>
          </w:divBdr>
        </w:div>
        <w:div w:id="869413786">
          <w:marLeft w:val="480"/>
          <w:marRight w:val="0"/>
          <w:marTop w:val="0"/>
          <w:marBottom w:val="0"/>
          <w:divBdr>
            <w:top w:val="none" w:sz="0" w:space="0" w:color="auto"/>
            <w:left w:val="none" w:sz="0" w:space="0" w:color="auto"/>
            <w:bottom w:val="none" w:sz="0" w:space="0" w:color="auto"/>
            <w:right w:val="none" w:sz="0" w:space="0" w:color="auto"/>
          </w:divBdr>
        </w:div>
        <w:div w:id="906111862">
          <w:marLeft w:val="480"/>
          <w:marRight w:val="0"/>
          <w:marTop w:val="0"/>
          <w:marBottom w:val="0"/>
          <w:divBdr>
            <w:top w:val="none" w:sz="0" w:space="0" w:color="auto"/>
            <w:left w:val="none" w:sz="0" w:space="0" w:color="auto"/>
            <w:bottom w:val="none" w:sz="0" w:space="0" w:color="auto"/>
            <w:right w:val="none" w:sz="0" w:space="0" w:color="auto"/>
          </w:divBdr>
        </w:div>
        <w:div w:id="920289223">
          <w:marLeft w:val="480"/>
          <w:marRight w:val="0"/>
          <w:marTop w:val="0"/>
          <w:marBottom w:val="0"/>
          <w:divBdr>
            <w:top w:val="none" w:sz="0" w:space="0" w:color="auto"/>
            <w:left w:val="none" w:sz="0" w:space="0" w:color="auto"/>
            <w:bottom w:val="none" w:sz="0" w:space="0" w:color="auto"/>
            <w:right w:val="none" w:sz="0" w:space="0" w:color="auto"/>
          </w:divBdr>
        </w:div>
        <w:div w:id="963538878">
          <w:marLeft w:val="480"/>
          <w:marRight w:val="0"/>
          <w:marTop w:val="0"/>
          <w:marBottom w:val="0"/>
          <w:divBdr>
            <w:top w:val="none" w:sz="0" w:space="0" w:color="auto"/>
            <w:left w:val="none" w:sz="0" w:space="0" w:color="auto"/>
            <w:bottom w:val="none" w:sz="0" w:space="0" w:color="auto"/>
            <w:right w:val="none" w:sz="0" w:space="0" w:color="auto"/>
          </w:divBdr>
        </w:div>
        <w:div w:id="974796371">
          <w:marLeft w:val="480"/>
          <w:marRight w:val="0"/>
          <w:marTop w:val="0"/>
          <w:marBottom w:val="0"/>
          <w:divBdr>
            <w:top w:val="none" w:sz="0" w:space="0" w:color="auto"/>
            <w:left w:val="none" w:sz="0" w:space="0" w:color="auto"/>
            <w:bottom w:val="none" w:sz="0" w:space="0" w:color="auto"/>
            <w:right w:val="none" w:sz="0" w:space="0" w:color="auto"/>
          </w:divBdr>
        </w:div>
        <w:div w:id="981543096">
          <w:marLeft w:val="480"/>
          <w:marRight w:val="0"/>
          <w:marTop w:val="0"/>
          <w:marBottom w:val="0"/>
          <w:divBdr>
            <w:top w:val="none" w:sz="0" w:space="0" w:color="auto"/>
            <w:left w:val="none" w:sz="0" w:space="0" w:color="auto"/>
            <w:bottom w:val="none" w:sz="0" w:space="0" w:color="auto"/>
            <w:right w:val="none" w:sz="0" w:space="0" w:color="auto"/>
          </w:divBdr>
        </w:div>
        <w:div w:id="1001618447">
          <w:marLeft w:val="480"/>
          <w:marRight w:val="0"/>
          <w:marTop w:val="0"/>
          <w:marBottom w:val="0"/>
          <w:divBdr>
            <w:top w:val="none" w:sz="0" w:space="0" w:color="auto"/>
            <w:left w:val="none" w:sz="0" w:space="0" w:color="auto"/>
            <w:bottom w:val="none" w:sz="0" w:space="0" w:color="auto"/>
            <w:right w:val="none" w:sz="0" w:space="0" w:color="auto"/>
          </w:divBdr>
        </w:div>
        <w:div w:id="1076703411">
          <w:marLeft w:val="480"/>
          <w:marRight w:val="0"/>
          <w:marTop w:val="0"/>
          <w:marBottom w:val="0"/>
          <w:divBdr>
            <w:top w:val="none" w:sz="0" w:space="0" w:color="auto"/>
            <w:left w:val="none" w:sz="0" w:space="0" w:color="auto"/>
            <w:bottom w:val="none" w:sz="0" w:space="0" w:color="auto"/>
            <w:right w:val="none" w:sz="0" w:space="0" w:color="auto"/>
          </w:divBdr>
        </w:div>
        <w:div w:id="1083645002">
          <w:marLeft w:val="480"/>
          <w:marRight w:val="0"/>
          <w:marTop w:val="0"/>
          <w:marBottom w:val="0"/>
          <w:divBdr>
            <w:top w:val="none" w:sz="0" w:space="0" w:color="auto"/>
            <w:left w:val="none" w:sz="0" w:space="0" w:color="auto"/>
            <w:bottom w:val="none" w:sz="0" w:space="0" w:color="auto"/>
            <w:right w:val="none" w:sz="0" w:space="0" w:color="auto"/>
          </w:divBdr>
        </w:div>
        <w:div w:id="1085684458">
          <w:marLeft w:val="480"/>
          <w:marRight w:val="0"/>
          <w:marTop w:val="0"/>
          <w:marBottom w:val="0"/>
          <w:divBdr>
            <w:top w:val="none" w:sz="0" w:space="0" w:color="auto"/>
            <w:left w:val="none" w:sz="0" w:space="0" w:color="auto"/>
            <w:bottom w:val="none" w:sz="0" w:space="0" w:color="auto"/>
            <w:right w:val="none" w:sz="0" w:space="0" w:color="auto"/>
          </w:divBdr>
        </w:div>
        <w:div w:id="1094278324">
          <w:marLeft w:val="480"/>
          <w:marRight w:val="0"/>
          <w:marTop w:val="0"/>
          <w:marBottom w:val="0"/>
          <w:divBdr>
            <w:top w:val="none" w:sz="0" w:space="0" w:color="auto"/>
            <w:left w:val="none" w:sz="0" w:space="0" w:color="auto"/>
            <w:bottom w:val="none" w:sz="0" w:space="0" w:color="auto"/>
            <w:right w:val="none" w:sz="0" w:space="0" w:color="auto"/>
          </w:divBdr>
        </w:div>
        <w:div w:id="1130319814">
          <w:marLeft w:val="480"/>
          <w:marRight w:val="0"/>
          <w:marTop w:val="0"/>
          <w:marBottom w:val="0"/>
          <w:divBdr>
            <w:top w:val="none" w:sz="0" w:space="0" w:color="auto"/>
            <w:left w:val="none" w:sz="0" w:space="0" w:color="auto"/>
            <w:bottom w:val="none" w:sz="0" w:space="0" w:color="auto"/>
            <w:right w:val="none" w:sz="0" w:space="0" w:color="auto"/>
          </w:divBdr>
        </w:div>
        <w:div w:id="1155030383">
          <w:marLeft w:val="480"/>
          <w:marRight w:val="0"/>
          <w:marTop w:val="0"/>
          <w:marBottom w:val="0"/>
          <w:divBdr>
            <w:top w:val="none" w:sz="0" w:space="0" w:color="auto"/>
            <w:left w:val="none" w:sz="0" w:space="0" w:color="auto"/>
            <w:bottom w:val="none" w:sz="0" w:space="0" w:color="auto"/>
            <w:right w:val="none" w:sz="0" w:space="0" w:color="auto"/>
          </w:divBdr>
        </w:div>
        <w:div w:id="1164783483">
          <w:marLeft w:val="480"/>
          <w:marRight w:val="0"/>
          <w:marTop w:val="0"/>
          <w:marBottom w:val="0"/>
          <w:divBdr>
            <w:top w:val="none" w:sz="0" w:space="0" w:color="auto"/>
            <w:left w:val="none" w:sz="0" w:space="0" w:color="auto"/>
            <w:bottom w:val="none" w:sz="0" w:space="0" w:color="auto"/>
            <w:right w:val="none" w:sz="0" w:space="0" w:color="auto"/>
          </w:divBdr>
        </w:div>
        <w:div w:id="1179000124">
          <w:marLeft w:val="480"/>
          <w:marRight w:val="0"/>
          <w:marTop w:val="0"/>
          <w:marBottom w:val="0"/>
          <w:divBdr>
            <w:top w:val="none" w:sz="0" w:space="0" w:color="auto"/>
            <w:left w:val="none" w:sz="0" w:space="0" w:color="auto"/>
            <w:bottom w:val="none" w:sz="0" w:space="0" w:color="auto"/>
            <w:right w:val="none" w:sz="0" w:space="0" w:color="auto"/>
          </w:divBdr>
        </w:div>
        <w:div w:id="1362853854">
          <w:marLeft w:val="480"/>
          <w:marRight w:val="0"/>
          <w:marTop w:val="0"/>
          <w:marBottom w:val="0"/>
          <w:divBdr>
            <w:top w:val="none" w:sz="0" w:space="0" w:color="auto"/>
            <w:left w:val="none" w:sz="0" w:space="0" w:color="auto"/>
            <w:bottom w:val="none" w:sz="0" w:space="0" w:color="auto"/>
            <w:right w:val="none" w:sz="0" w:space="0" w:color="auto"/>
          </w:divBdr>
        </w:div>
        <w:div w:id="1386022363">
          <w:marLeft w:val="480"/>
          <w:marRight w:val="0"/>
          <w:marTop w:val="0"/>
          <w:marBottom w:val="0"/>
          <w:divBdr>
            <w:top w:val="none" w:sz="0" w:space="0" w:color="auto"/>
            <w:left w:val="none" w:sz="0" w:space="0" w:color="auto"/>
            <w:bottom w:val="none" w:sz="0" w:space="0" w:color="auto"/>
            <w:right w:val="none" w:sz="0" w:space="0" w:color="auto"/>
          </w:divBdr>
        </w:div>
        <w:div w:id="1418746623">
          <w:marLeft w:val="480"/>
          <w:marRight w:val="0"/>
          <w:marTop w:val="0"/>
          <w:marBottom w:val="0"/>
          <w:divBdr>
            <w:top w:val="none" w:sz="0" w:space="0" w:color="auto"/>
            <w:left w:val="none" w:sz="0" w:space="0" w:color="auto"/>
            <w:bottom w:val="none" w:sz="0" w:space="0" w:color="auto"/>
            <w:right w:val="none" w:sz="0" w:space="0" w:color="auto"/>
          </w:divBdr>
        </w:div>
        <w:div w:id="1438406716">
          <w:marLeft w:val="480"/>
          <w:marRight w:val="0"/>
          <w:marTop w:val="0"/>
          <w:marBottom w:val="0"/>
          <w:divBdr>
            <w:top w:val="none" w:sz="0" w:space="0" w:color="auto"/>
            <w:left w:val="none" w:sz="0" w:space="0" w:color="auto"/>
            <w:bottom w:val="none" w:sz="0" w:space="0" w:color="auto"/>
            <w:right w:val="none" w:sz="0" w:space="0" w:color="auto"/>
          </w:divBdr>
        </w:div>
        <w:div w:id="1502620922">
          <w:marLeft w:val="480"/>
          <w:marRight w:val="0"/>
          <w:marTop w:val="0"/>
          <w:marBottom w:val="0"/>
          <w:divBdr>
            <w:top w:val="none" w:sz="0" w:space="0" w:color="auto"/>
            <w:left w:val="none" w:sz="0" w:space="0" w:color="auto"/>
            <w:bottom w:val="none" w:sz="0" w:space="0" w:color="auto"/>
            <w:right w:val="none" w:sz="0" w:space="0" w:color="auto"/>
          </w:divBdr>
        </w:div>
        <w:div w:id="1543597072">
          <w:marLeft w:val="480"/>
          <w:marRight w:val="0"/>
          <w:marTop w:val="0"/>
          <w:marBottom w:val="0"/>
          <w:divBdr>
            <w:top w:val="none" w:sz="0" w:space="0" w:color="auto"/>
            <w:left w:val="none" w:sz="0" w:space="0" w:color="auto"/>
            <w:bottom w:val="none" w:sz="0" w:space="0" w:color="auto"/>
            <w:right w:val="none" w:sz="0" w:space="0" w:color="auto"/>
          </w:divBdr>
        </w:div>
        <w:div w:id="1567766456">
          <w:marLeft w:val="480"/>
          <w:marRight w:val="0"/>
          <w:marTop w:val="0"/>
          <w:marBottom w:val="0"/>
          <w:divBdr>
            <w:top w:val="none" w:sz="0" w:space="0" w:color="auto"/>
            <w:left w:val="none" w:sz="0" w:space="0" w:color="auto"/>
            <w:bottom w:val="none" w:sz="0" w:space="0" w:color="auto"/>
            <w:right w:val="none" w:sz="0" w:space="0" w:color="auto"/>
          </w:divBdr>
        </w:div>
        <w:div w:id="1582183098">
          <w:marLeft w:val="480"/>
          <w:marRight w:val="0"/>
          <w:marTop w:val="0"/>
          <w:marBottom w:val="0"/>
          <w:divBdr>
            <w:top w:val="none" w:sz="0" w:space="0" w:color="auto"/>
            <w:left w:val="none" w:sz="0" w:space="0" w:color="auto"/>
            <w:bottom w:val="none" w:sz="0" w:space="0" w:color="auto"/>
            <w:right w:val="none" w:sz="0" w:space="0" w:color="auto"/>
          </w:divBdr>
        </w:div>
        <w:div w:id="1629237674">
          <w:marLeft w:val="480"/>
          <w:marRight w:val="0"/>
          <w:marTop w:val="0"/>
          <w:marBottom w:val="0"/>
          <w:divBdr>
            <w:top w:val="none" w:sz="0" w:space="0" w:color="auto"/>
            <w:left w:val="none" w:sz="0" w:space="0" w:color="auto"/>
            <w:bottom w:val="none" w:sz="0" w:space="0" w:color="auto"/>
            <w:right w:val="none" w:sz="0" w:space="0" w:color="auto"/>
          </w:divBdr>
        </w:div>
        <w:div w:id="1644696191">
          <w:marLeft w:val="480"/>
          <w:marRight w:val="0"/>
          <w:marTop w:val="0"/>
          <w:marBottom w:val="0"/>
          <w:divBdr>
            <w:top w:val="none" w:sz="0" w:space="0" w:color="auto"/>
            <w:left w:val="none" w:sz="0" w:space="0" w:color="auto"/>
            <w:bottom w:val="none" w:sz="0" w:space="0" w:color="auto"/>
            <w:right w:val="none" w:sz="0" w:space="0" w:color="auto"/>
          </w:divBdr>
        </w:div>
        <w:div w:id="1655984755">
          <w:marLeft w:val="480"/>
          <w:marRight w:val="0"/>
          <w:marTop w:val="0"/>
          <w:marBottom w:val="0"/>
          <w:divBdr>
            <w:top w:val="none" w:sz="0" w:space="0" w:color="auto"/>
            <w:left w:val="none" w:sz="0" w:space="0" w:color="auto"/>
            <w:bottom w:val="none" w:sz="0" w:space="0" w:color="auto"/>
            <w:right w:val="none" w:sz="0" w:space="0" w:color="auto"/>
          </w:divBdr>
        </w:div>
        <w:div w:id="1787504104">
          <w:marLeft w:val="480"/>
          <w:marRight w:val="0"/>
          <w:marTop w:val="0"/>
          <w:marBottom w:val="0"/>
          <w:divBdr>
            <w:top w:val="none" w:sz="0" w:space="0" w:color="auto"/>
            <w:left w:val="none" w:sz="0" w:space="0" w:color="auto"/>
            <w:bottom w:val="none" w:sz="0" w:space="0" w:color="auto"/>
            <w:right w:val="none" w:sz="0" w:space="0" w:color="auto"/>
          </w:divBdr>
        </w:div>
        <w:div w:id="1799180618">
          <w:marLeft w:val="480"/>
          <w:marRight w:val="0"/>
          <w:marTop w:val="0"/>
          <w:marBottom w:val="0"/>
          <w:divBdr>
            <w:top w:val="none" w:sz="0" w:space="0" w:color="auto"/>
            <w:left w:val="none" w:sz="0" w:space="0" w:color="auto"/>
            <w:bottom w:val="none" w:sz="0" w:space="0" w:color="auto"/>
            <w:right w:val="none" w:sz="0" w:space="0" w:color="auto"/>
          </w:divBdr>
        </w:div>
        <w:div w:id="1822844117">
          <w:marLeft w:val="480"/>
          <w:marRight w:val="0"/>
          <w:marTop w:val="0"/>
          <w:marBottom w:val="0"/>
          <w:divBdr>
            <w:top w:val="none" w:sz="0" w:space="0" w:color="auto"/>
            <w:left w:val="none" w:sz="0" w:space="0" w:color="auto"/>
            <w:bottom w:val="none" w:sz="0" w:space="0" w:color="auto"/>
            <w:right w:val="none" w:sz="0" w:space="0" w:color="auto"/>
          </w:divBdr>
        </w:div>
        <w:div w:id="1859463383">
          <w:marLeft w:val="480"/>
          <w:marRight w:val="0"/>
          <w:marTop w:val="0"/>
          <w:marBottom w:val="0"/>
          <w:divBdr>
            <w:top w:val="none" w:sz="0" w:space="0" w:color="auto"/>
            <w:left w:val="none" w:sz="0" w:space="0" w:color="auto"/>
            <w:bottom w:val="none" w:sz="0" w:space="0" w:color="auto"/>
            <w:right w:val="none" w:sz="0" w:space="0" w:color="auto"/>
          </w:divBdr>
        </w:div>
        <w:div w:id="1948539155">
          <w:marLeft w:val="480"/>
          <w:marRight w:val="0"/>
          <w:marTop w:val="0"/>
          <w:marBottom w:val="0"/>
          <w:divBdr>
            <w:top w:val="none" w:sz="0" w:space="0" w:color="auto"/>
            <w:left w:val="none" w:sz="0" w:space="0" w:color="auto"/>
            <w:bottom w:val="none" w:sz="0" w:space="0" w:color="auto"/>
            <w:right w:val="none" w:sz="0" w:space="0" w:color="auto"/>
          </w:divBdr>
        </w:div>
        <w:div w:id="1969042587">
          <w:marLeft w:val="480"/>
          <w:marRight w:val="0"/>
          <w:marTop w:val="0"/>
          <w:marBottom w:val="0"/>
          <w:divBdr>
            <w:top w:val="none" w:sz="0" w:space="0" w:color="auto"/>
            <w:left w:val="none" w:sz="0" w:space="0" w:color="auto"/>
            <w:bottom w:val="none" w:sz="0" w:space="0" w:color="auto"/>
            <w:right w:val="none" w:sz="0" w:space="0" w:color="auto"/>
          </w:divBdr>
        </w:div>
        <w:div w:id="2022009714">
          <w:marLeft w:val="480"/>
          <w:marRight w:val="0"/>
          <w:marTop w:val="0"/>
          <w:marBottom w:val="0"/>
          <w:divBdr>
            <w:top w:val="none" w:sz="0" w:space="0" w:color="auto"/>
            <w:left w:val="none" w:sz="0" w:space="0" w:color="auto"/>
            <w:bottom w:val="none" w:sz="0" w:space="0" w:color="auto"/>
            <w:right w:val="none" w:sz="0" w:space="0" w:color="auto"/>
          </w:divBdr>
        </w:div>
        <w:div w:id="2085833803">
          <w:marLeft w:val="480"/>
          <w:marRight w:val="0"/>
          <w:marTop w:val="0"/>
          <w:marBottom w:val="0"/>
          <w:divBdr>
            <w:top w:val="none" w:sz="0" w:space="0" w:color="auto"/>
            <w:left w:val="none" w:sz="0" w:space="0" w:color="auto"/>
            <w:bottom w:val="none" w:sz="0" w:space="0" w:color="auto"/>
            <w:right w:val="none" w:sz="0" w:space="0" w:color="auto"/>
          </w:divBdr>
        </w:div>
        <w:div w:id="2121535178">
          <w:marLeft w:val="480"/>
          <w:marRight w:val="0"/>
          <w:marTop w:val="0"/>
          <w:marBottom w:val="0"/>
          <w:divBdr>
            <w:top w:val="none" w:sz="0" w:space="0" w:color="auto"/>
            <w:left w:val="none" w:sz="0" w:space="0" w:color="auto"/>
            <w:bottom w:val="none" w:sz="0" w:space="0" w:color="auto"/>
            <w:right w:val="none" w:sz="0" w:space="0" w:color="auto"/>
          </w:divBdr>
        </w:div>
      </w:divsChild>
    </w:div>
    <w:div w:id="467674012">
      <w:bodyDiv w:val="1"/>
      <w:marLeft w:val="0"/>
      <w:marRight w:val="0"/>
      <w:marTop w:val="0"/>
      <w:marBottom w:val="0"/>
      <w:divBdr>
        <w:top w:val="none" w:sz="0" w:space="0" w:color="auto"/>
        <w:left w:val="none" w:sz="0" w:space="0" w:color="auto"/>
        <w:bottom w:val="none" w:sz="0" w:space="0" w:color="auto"/>
        <w:right w:val="none" w:sz="0" w:space="0" w:color="auto"/>
      </w:divBdr>
      <w:divsChild>
        <w:div w:id="138614735">
          <w:marLeft w:val="480"/>
          <w:marRight w:val="0"/>
          <w:marTop w:val="0"/>
          <w:marBottom w:val="0"/>
          <w:divBdr>
            <w:top w:val="none" w:sz="0" w:space="0" w:color="auto"/>
            <w:left w:val="none" w:sz="0" w:space="0" w:color="auto"/>
            <w:bottom w:val="none" w:sz="0" w:space="0" w:color="auto"/>
            <w:right w:val="none" w:sz="0" w:space="0" w:color="auto"/>
          </w:divBdr>
        </w:div>
        <w:div w:id="147325046">
          <w:marLeft w:val="480"/>
          <w:marRight w:val="0"/>
          <w:marTop w:val="0"/>
          <w:marBottom w:val="0"/>
          <w:divBdr>
            <w:top w:val="none" w:sz="0" w:space="0" w:color="auto"/>
            <w:left w:val="none" w:sz="0" w:space="0" w:color="auto"/>
            <w:bottom w:val="none" w:sz="0" w:space="0" w:color="auto"/>
            <w:right w:val="none" w:sz="0" w:space="0" w:color="auto"/>
          </w:divBdr>
        </w:div>
        <w:div w:id="157429985">
          <w:marLeft w:val="480"/>
          <w:marRight w:val="0"/>
          <w:marTop w:val="0"/>
          <w:marBottom w:val="0"/>
          <w:divBdr>
            <w:top w:val="none" w:sz="0" w:space="0" w:color="auto"/>
            <w:left w:val="none" w:sz="0" w:space="0" w:color="auto"/>
            <w:bottom w:val="none" w:sz="0" w:space="0" w:color="auto"/>
            <w:right w:val="none" w:sz="0" w:space="0" w:color="auto"/>
          </w:divBdr>
        </w:div>
        <w:div w:id="167525350">
          <w:marLeft w:val="480"/>
          <w:marRight w:val="0"/>
          <w:marTop w:val="0"/>
          <w:marBottom w:val="0"/>
          <w:divBdr>
            <w:top w:val="none" w:sz="0" w:space="0" w:color="auto"/>
            <w:left w:val="none" w:sz="0" w:space="0" w:color="auto"/>
            <w:bottom w:val="none" w:sz="0" w:space="0" w:color="auto"/>
            <w:right w:val="none" w:sz="0" w:space="0" w:color="auto"/>
          </w:divBdr>
        </w:div>
        <w:div w:id="179857755">
          <w:marLeft w:val="480"/>
          <w:marRight w:val="0"/>
          <w:marTop w:val="0"/>
          <w:marBottom w:val="0"/>
          <w:divBdr>
            <w:top w:val="none" w:sz="0" w:space="0" w:color="auto"/>
            <w:left w:val="none" w:sz="0" w:space="0" w:color="auto"/>
            <w:bottom w:val="none" w:sz="0" w:space="0" w:color="auto"/>
            <w:right w:val="none" w:sz="0" w:space="0" w:color="auto"/>
          </w:divBdr>
        </w:div>
        <w:div w:id="202331453">
          <w:marLeft w:val="480"/>
          <w:marRight w:val="0"/>
          <w:marTop w:val="0"/>
          <w:marBottom w:val="0"/>
          <w:divBdr>
            <w:top w:val="none" w:sz="0" w:space="0" w:color="auto"/>
            <w:left w:val="none" w:sz="0" w:space="0" w:color="auto"/>
            <w:bottom w:val="none" w:sz="0" w:space="0" w:color="auto"/>
            <w:right w:val="none" w:sz="0" w:space="0" w:color="auto"/>
          </w:divBdr>
        </w:div>
        <w:div w:id="239679636">
          <w:marLeft w:val="480"/>
          <w:marRight w:val="0"/>
          <w:marTop w:val="0"/>
          <w:marBottom w:val="0"/>
          <w:divBdr>
            <w:top w:val="none" w:sz="0" w:space="0" w:color="auto"/>
            <w:left w:val="none" w:sz="0" w:space="0" w:color="auto"/>
            <w:bottom w:val="none" w:sz="0" w:space="0" w:color="auto"/>
            <w:right w:val="none" w:sz="0" w:space="0" w:color="auto"/>
          </w:divBdr>
        </w:div>
        <w:div w:id="245311813">
          <w:marLeft w:val="480"/>
          <w:marRight w:val="0"/>
          <w:marTop w:val="0"/>
          <w:marBottom w:val="0"/>
          <w:divBdr>
            <w:top w:val="none" w:sz="0" w:space="0" w:color="auto"/>
            <w:left w:val="none" w:sz="0" w:space="0" w:color="auto"/>
            <w:bottom w:val="none" w:sz="0" w:space="0" w:color="auto"/>
            <w:right w:val="none" w:sz="0" w:space="0" w:color="auto"/>
          </w:divBdr>
        </w:div>
        <w:div w:id="276180312">
          <w:marLeft w:val="480"/>
          <w:marRight w:val="0"/>
          <w:marTop w:val="0"/>
          <w:marBottom w:val="0"/>
          <w:divBdr>
            <w:top w:val="none" w:sz="0" w:space="0" w:color="auto"/>
            <w:left w:val="none" w:sz="0" w:space="0" w:color="auto"/>
            <w:bottom w:val="none" w:sz="0" w:space="0" w:color="auto"/>
            <w:right w:val="none" w:sz="0" w:space="0" w:color="auto"/>
          </w:divBdr>
        </w:div>
        <w:div w:id="287051626">
          <w:marLeft w:val="480"/>
          <w:marRight w:val="0"/>
          <w:marTop w:val="0"/>
          <w:marBottom w:val="0"/>
          <w:divBdr>
            <w:top w:val="none" w:sz="0" w:space="0" w:color="auto"/>
            <w:left w:val="none" w:sz="0" w:space="0" w:color="auto"/>
            <w:bottom w:val="none" w:sz="0" w:space="0" w:color="auto"/>
            <w:right w:val="none" w:sz="0" w:space="0" w:color="auto"/>
          </w:divBdr>
        </w:div>
        <w:div w:id="342981240">
          <w:marLeft w:val="480"/>
          <w:marRight w:val="0"/>
          <w:marTop w:val="0"/>
          <w:marBottom w:val="0"/>
          <w:divBdr>
            <w:top w:val="none" w:sz="0" w:space="0" w:color="auto"/>
            <w:left w:val="none" w:sz="0" w:space="0" w:color="auto"/>
            <w:bottom w:val="none" w:sz="0" w:space="0" w:color="auto"/>
            <w:right w:val="none" w:sz="0" w:space="0" w:color="auto"/>
          </w:divBdr>
        </w:div>
        <w:div w:id="363866331">
          <w:marLeft w:val="480"/>
          <w:marRight w:val="0"/>
          <w:marTop w:val="0"/>
          <w:marBottom w:val="0"/>
          <w:divBdr>
            <w:top w:val="none" w:sz="0" w:space="0" w:color="auto"/>
            <w:left w:val="none" w:sz="0" w:space="0" w:color="auto"/>
            <w:bottom w:val="none" w:sz="0" w:space="0" w:color="auto"/>
            <w:right w:val="none" w:sz="0" w:space="0" w:color="auto"/>
          </w:divBdr>
        </w:div>
        <w:div w:id="403918511">
          <w:marLeft w:val="480"/>
          <w:marRight w:val="0"/>
          <w:marTop w:val="0"/>
          <w:marBottom w:val="0"/>
          <w:divBdr>
            <w:top w:val="none" w:sz="0" w:space="0" w:color="auto"/>
            <w:left w:val="none" w:sz="0" w:space="0" w:color="auto"/>
            <w:bottom w:val="none" w:sz="0" w:space="0" w:color="auto"/>
            <w:right w:val="none" w:sz="0" w:space="0" w:color="auto"/>
          </w:divBdr>
        </w:div>
        <w:div w:id="429931251">
          <w:marLeft w:val="480"/>
          <w:marRight w:val="0"/>
          <w:marTop w:val="0"/>
          <w:marBottom w:val="0"/>
          <w:divBdr>
            <w:top w:val="none" w:sz="0" w:space="0" w:color="auto"/>
            <w:left w:val="none" w:sz="0" w:space="0" w:color="auto"/>
            <w:bottom w:val="none" w:sz="0" w:space="0" w:color="auto"/>
            <w:right w:val="none" w:sz="0" w:space="0" w:color="auto"/>
          </w:divBdr>
        </w:div>
        <w:div w:id="490607086">
          <w:marLeft w:val="480"/>
          <w:marRight w:val="0"/>
          <w:marTop w:val="0"/>
          <w:marBottom w:val="0"/>
          <w:divBdr>
            <w:top w:val="none" w:sz="0" w:space="0" w:color="auto"/>
            <w:left w:val="none" w:sz="0" w:space="0" w:color="auto"/>
            <w:bottom w:val="none" w:sz="0" w:space="0" w:color="auto"/>
            <w:right w:val="none" w:sz="0" w:space="0" w:color="auto"/>
          </w:divBdr>
        </w:div>
        <w:div w:id="534076697">
          <w:marLeft w:val="480"/>
          <w:marRight w:val="0"/>
          <w:marTop w:val="0"/>
          <w:marBottom w:val="0"/>
          <w:divBdr>
            <w:top w:val="none" w:sz="0" w:space="0" w:color="auto"/>
            <w:left w:val="none" w:sz="0" w:space="0" w:color="auto"/>
            <w:bottom w:val="none" w:sz="0" w:space="0" w:color="auto"/>
            <w:right w:val="none" w:sz="0" w:space="0" w:color="auto"/>
          </w:divBdr>
        </w:div>
        <w:div w:id="549926314">
          <w:marLeft w:val="480"/>
          <w:marRight w:val="0"/>
          <w:marTop w:val="0"/>
          <w:marBottom w:val="0"/>
          <w:divBdr>
            <w:top w:val="none" w:sz="0" w:space="0" w:color="auto"/>
            <w:left w:val="none" w:sz="0" w:space="0" w:color="auto"/>
            <w:bottom w:val="none" w:sz="0" w:space="0" w:color="auto"/>
            <w:right w:val="none" w:sz="0" w:space="0" w:color="auto"/>
          </w:divBdr>
        </w:div>
        <w:div w:id="550112614">
          <w:marLeft w:val="480"/>
          <w:marRight w:val="0"/>
          <w:marTop w:val="0"/>
          <w:marBottom w:val="0"/>
          <w:divBdr>
            <w:top w:val="none" w:sz="0" w:space="0" w:color="auto"/>
            <w:left w:val="none" w:sz="0" w:space="0" w:color="auto"/>
            <w:bottom w:val="none" w:sz="0" w:space="0" w:color="auto"/>
            <w:right w:val="none" w:sz="0" w:space="0" w:color="auto"/>
          </w:divBdr>
        </w:div>
        <w:div w:id="558518262">
          <w:marLeft w:val="480"/>
          <w:marRight w:val="0"/>
          <w:marTop w:val="0"/>
          <w:marBottom w:val="0"/>
          <w:divBdr>
            <w:top w:val="none" w:sz="0" w:space="0" w:color="auto"/>
            <w:left w:val="none" w:sz="0" w:space="0" w:color="auto"/>
            <w:bottom w:val="none" w:sz="0" w:space="0" w:color="auto"/>
            <w:right w:val="none" w:sz="0" w:space="0" w:color="auto"/>
          </w:divBdr>
        </w:div>
        <w:div w:id="560793752">
          <w:marLeft w:val="480"/>
          <w:marRight w:val="0"/>
          <w:marTop w:val="0"/>
          <w:marBottom w:val="0"/>
          <w:divBdr>
            <w:top w:val="none" w:sz="0" w:space="0" w:color="auto"/>
            <w:left w:val="none" w:sz="0" w:space="0" w:color="auto"/>
            <w:bottom w:val="none" w:sz="0" w:space="0" w:color="auto"/>
            <w:right w:val="none" w:sz="0" w:space="0" w:color="auto"/>
          </w:divBdr>
        </w:div>
        <w:div w:id="603801815">
          <w:marLeft w:val="480"/>
          <w:marRight w:val="0"/>
          <w:marTop w:val="0"/>
          <w:marBottom w:val="0"/>
          <w:divBdr>
            <w:top w:val="none" w:sz="0" w:space="0" w:color="auto"/>
            <w:left w:val="none" w:sz="0" w:space="0" w:color="auto"/>
            <w:bottom w:val="none" w:sz="0" w:space="0" w:color="auto"/>
            <w:right w:val="none" w:sz="0" w:space="0" w:color="auto"/>
          </w:divBdr>
        </w:div>
        <w:div w:id="634338655">
          <w:marLeft w:val="480"/>
          <w:marRight w:val="0"/>
          <w:marTop w:val="0"/>
          <w:marBottom w:val="0"/>
          <w:divBdr>
            <w:top w:val="none" w:sz="0" w:space="0" w:color="auto"/>
            <w:left w:val="none" w:sz="0" w:space="0" w:color="auto"/>
            <w:bottom w:val="none" w:sz="0" w:space="0" w:color="auto"/>
            <w:right w:val="none" w:sz="0" w:space="0" w:color="auto"/>
          </w:divBdr>
        </w:div>
        <w:div w:id="650522306">
          <w:marLeft w:val="480"/>
          <w:marRight w:val="0"/>
          <w:marTop w:val="0"/>
          <w:marBottom w:val="0"/>
          <w:divBdr>
            <w:top w:val="none" w:sz="0" w:space="0" w:color="auto"/>
            <w:left w:val="none" w:sz="0" w:space="0" w:color="auto"/>
            <w:bottom w:val="none" w:sz="0" w:space="0" w:color="auto"/>
            <w:right w:val="none" w:sz="0" w:space="0" w:color="auto"/>
          </w:divBdr>
        </w:div>
        <w:div w:id="723261787">
          <w:marLeft w:val="480"/>
          <w:marRight w:val="0"/>
          <w:marTop w:val="0"/>
          <w:marBottom w:val="0"/>
          <w:divBdr>
            <w:top w:val="none" w:sz="0" w:space="0" w:color="auto"/>
            <w:left w:val="none" w:sz="0" w:space="0" w:color="auto"/>
            <w:bottom w:val="none" w:sz="0" w:space="0" w:color="auto"/>
            <w:right w:val="none" w:sz="0" w:space="0" w:color="auto"/>
          </w:divBdr>
        </w:div>
        <w:div w:id="741952398">
          <w:marLeft w:val="480"/>
          <w:marRight w:val="0"/>
          <w:marTop w:val="0"/>
          <w:marBottom w:val="0"/>
          <w:divBdr>
            <w:top w:val="none" w:sz="0" w:space="0" w:color="auto"/>
            <w:left w:val="none" w:sz="0" w:space="0" w:color="auto"/>
            <w:bottom w:val="none" w:sz="0" w:space="0" w:color="auto"/>
            <w:right w:val="none" w:sz="0" w:space="0" w:color="auto"/>
          </w:divBdr>
        </w:div>
        <w:div w:id="759839468">
          <w:marLeft w:val="480"/>
          <w:marRight w:val="0"/>
          <w:marTop w:val="0"/>
          <w:marBottom w:val="0"/>
          <w:divBdr>
            <w:top w:val="none" w:sz="0" w:space="0" w:color="auto"/>
            <w:left w:val="none" w:sz="0" w:space="0" w:color="auto"/>
            <w:bottom w:val="none" w:sz="0" w:space="0" w:color="auto"/>
            <w:right w:val="none" w:sz="0" w:space="0" w:color="auto"/>
          </w:divBdr>
        </w:div>
        <w:div w:id="774909143">
          <w:marLeft w:val="480"/>
          <w:marRight w:val="0"/>
          <w:marTop w:val="0"/>
          <w:marBottom w:val="0"/>
          <w:divBdr>
            <w:top w:val="none" w:sz="0" w:space="0" w:color="auto"/>
            <w:left w:val="none" w:sz="0" w:space="0" w:color="auto"/>
            <w:bottom w:val="none" w:sz="0" w:space="0" w:color="auto"/>
            <w:right w:val="none" w:sz="0" w:space="0" w:color="auto"/>
          </w:divBdr>
        </w:div>
        <w:div w:id="789739163">
          <w:marLeft w:val="480"/>
          <w:marRight w:val="0"/>
          <w:marTop w:val="0"/>
          <w:marBottom w:val="0"/>
          <w:divBdr>
            <w:top w:val="none" w:sz="0" w:space="0" w:color="auto"/>
            <w:left w:val="none" w:sz="0" w:space="0" w:color="auto"/>
            <w:bottom w:val="none" w:sz="0" w:space="0" w:color="auto"/>
            <w:right w:val="none" w:sz="0" w:space="0" w:color="auto"/>
          </w:divBdr>
        </w:div>
        <w:div w:id="832649303">
          <w:marLeft w:val="480"/>
          <w:marRight w:val="0"/>
          <w:marTop w:val="0"/>
          <w:marBottom w:val="0"/>
          <w:divBdr>
            <w:top w:val="none" w:sz="0" w:space="0" w:color="auto"/>
            <w:left w:val="none" w:sz="0" w:space="0" w:color="auto"/>
            <w:bottom w:val="none" w:sz="0" w:space="0" w:color="auto"/>
            <w:right w:val="none" w:sz="0" w:space="0" w:color="auto"/>
          </w:divBdr>
        </w:div>
        <w:div w:id="947736442">
          <w:marLeft w:val="480"/>
          <w:marRight w:val="0"/>
          <w:marTop w:val="0"/>
          <w:marBottom w:val="0"/>
          <w:divBdr>
            <w:top w:val="none" w:sz="0" w:space="0" w:color="auto"/>
            <w:left w:val="none" w:sz="0" w:space="0" w:color="auto"/>
            <w:bottom w:val="none" w:sz="0" w:space="0" w:color="auto"/>
            <w:right w:val="none" w:sz="0" w:space="0" w:color="auto"/>
          </w:divBdr>
        </w:div>
        <w:div w:id="1010454040">
          <w:marLeft w:val="480"/>
          <w:marRight w:val="0"/>
          <w:marTop w:val="0"/>
          <w:marBottom w:val="0"/>
          <w:divBdr>
            <w:top w:val="none" w:sz="0" w:space="0" w:color="auto"/>
            <w:left w:val="none" w:sz="0" w:space="0" w:color="auto"/>
            <w:bottom w:val="none" w:sz="0" w:space="0" w:color="auto"/>
            <w:right w:val="none" w:sz="0" w:space="0" w:color="auto"/>
          </w:divBdr>
        </w:div>
        <w:div w:id="1069037699">
          <w:marLeft w:val="480"/>
          <w:marRight w:val="0"/>
          <w:marTop w:val="0"/>
          <w:marBottom w:val="0"/>
          <w:divBdr>
            <w:top w:val="none" w:sz="0" w:space="0" w:color="auto"/>
            <w:left w:val="none" w:sz="0" w:space="0" w:color="auto"/>
            <w:bottom w:val="none" w:sz="0" w:space="0" w:color="auto"/>
            <w:right w:val="none" w:sz="0" w:space="0" w:color="auto"/>
          </w:divBdr>
        </w:div>
        <w:div w:id="1096752999">
          <w:marLeft w:val="480"/>
          <w:marRight w:val="0"/>
          <w:marTop w:val="0"/>
          <w:marBottom w:val="0"/>
          <w:divBdr>
            <w:top w:val="none" w:sz="0" w:space="0" w:color="auto"/>
            <w:left w:val="none" w:sz="0" w:space="0" w:color="auto"/>
            <w:bottom w:val="none" w:sz="0" w:space="0" w:color="auto"/>
            <w:right w:val="none" w:sz="0" w:space="0" w:color="auto"/>
          </w:divBdr>
        </w:div>
        <w:div w:id="1106584842">
          <w:marLeft w:val="480"/>
          <w:marRight w:val="0"/>
          <w:marTop w:val="0"/>
          <w:marBottom w:val="0"/>
          <w:divBdr>
            <w:top w:val="none" w:sz="0" w:space="0" w:color="auto"/>
            <w:left w:val="none" w:sz="0" w:space="0" w:color="auto"/>
            <w:bottom w:val="none" w:sz="0" w:space="0" w:color="auto"/>
            <w:right w:val="none" w:sz="0" w:space="0" w:color="auto"/>
          </w:divBdr>
        </w:div>
        <w:div w:id="1148597296">
          <w:marLeft w:val="480"/>
          <w:marRight w:val="0"/>
          <w:marTop w:val="0"/>
          <w:marBottom w:val="0"/>
          <w:divBdr>
            <w:top w:val="none" w:sz="0" w:space="0" w:color="auto"/>
            <w:left w:val="none" w:sz="0" w:space="0" w:color="auto"/>
            <w:bottom w:val="none" w:sz="0" w:space="0" w:color="auto"/>
            <w:right w:val="none" w:sz="0" w:space="0" w:color="auto"/>
          </w:divBdr>
        </w:div>
        <w:div w:id="1178278733">
          <w:marLeft w:val="480"/>
          <w:marRight w:val="0"/>
          <w:marTop w:val="0"/>
          <w:marBottom w:val="0"/>
          <w:divBdr>
            <w:top w:val="none" w:sz="0" w:space="0" w:color="auto"/>
            <w:left w:val="none" w:sz="0" w:space="0" w:color="auto"/>
            <w:bottom w:val="none" w:sz="0" w:space="0" w:color="auto"/>
            <w:right w:val="none" w:sz="0" w:space="0" w:color="auto"/>
          </w:divBdr>
        </w:div>
        <w:div w:id="1183087830">
          <w:marLeft w:val="480"/>
          <w:marRight w:val="0"/>
          <w:marTop w:val="0"/>
          <w:marBottom w:val="0"/>
          <w:divBdr>
            <w:top w:val="none" w:sz="0" w:space="0" w:color="auto"/>
            <w:left w:val="none" w:sz="0" w:space="0" w:color="auto"/>
            <w:bottom w:val="none" w:sz="0" w:space="0" w:color="auto"/>
            <w:right w:val="none" w:sz="0" w:space="0" w:color="auto"/>
          </w:divBdr>
        </w:div>
        <w:div w:id="1185754175">
          <w:marLeft w:val="480"/>
          <w:marRight w:val="0"/>
          <w:marTop w:val="0"/>
          <w:marBottom w:val="0"/>
          <w:divBdr>
            <w:top w:val="none" w:sz="0" w:space="0" w:color="auto"/>
            <w:left w:val="none" w:sz="0" w:space="0" w:color="auto"/>
            <w:bottom w:val="none" w:sz="0" w:space="0" w:color="auto"/>
            <w:right w:val="none" w:sz="0" w:space="0" w:color="auto"/>
          </w:divBdr>
        </w:div>
        <w:div w:id="1228613554">
          <w:marLeft w:val="480"/>
          <w:marRight w:val="0"/>
          <w:marTop w:val="0"/>
          <w:marBottom w:val="0"/>
          <w:divBdr>
            <w:top w:val="none" w:sz="0" w:space="0" w:color="auto"/>
            <w:left w:val="none" w:sz="0" w:space="0" w:color="auto"/>
            <w:bottom w:val="none" w:sz="0" w:space="0" w:color="auto"/>
            <w:right w:val="none" w:sz="0" w:space="0" w:color="auto"/>
          </w:divBdr>
        </w:div>
        <w:div w:id="1282230241">
          <w:marLeft w:val="480"/>
          <w:marRight w:val="0"/>
          <w:marTop w:val="0"/>
          <w:marBottom w:val="0"/>
          <w:divBdr>
            <w:top w:val="none" w:sz="0" w:space="0" w:color="auto"/>
            <w:left w:val="none" w:sz="0" w:space="0" w:color="auto"/>
            <w:bottom w:val="none" w:sz="0" w:space="0" w:color="auto"/>
            <w:right w:val="none" w:sz="0" w:space="0" w:color="auto"/>
          </w:divBdr>
        </w:div>
        <w:div w:id="1331101842">
          <w:marLeft w:val="480"/>
          <w:marRight w:val="0"/>
          <w:marTop w:val="0"/>
          <w:marBottom w:val="0"/>
          <w:divBdr>
            <w:top w:val="none" w:sz="0" w:space="0" w:color="auto"/>
            <w:left w:val="none" w:sz="0" w:space="0" w:color="auto"/>
            <w:bottom w:val="none" w:sz="0" w:space="0" w:color="auto"/>
            <w:right w:val="none" w:sz="0" w:space="0" w:color="auto"/>
          </w:divBdr>
        </w:div>
        <w:div w:id="1396395161">
          <w:marLeft w:val="480"/>
          <w:marRight w:val="0"/>
          <w:marTop w:val="0"/>
          <w:marBottom w:val="0"/>
          <w:divBdr>
            <w:top w:val="none" w:sz="0" w:space="0" w:color="auto"/>
            <w:left w:val="none" w:sz="0" w:space="0" w:color="auto"/>
            <w:bottom w:val="none" w:sz="0" w:space="0" w:color="auto"/>
            <w:right w:val="none" w:sz="0" w:space="0" w:color="auto"/>
          </w:divBdr>
        </w:div>
        <w:div w:id="1402482131">
          <w:marLeft w:val="480"/>
          <w:marRight w:val="0"/>
          <w:marTop w:val="0"/>
          <w:marBottom w:val="0"/>
          <w:divBdr>
            <w:top w:val="none" w:sz="0" w:space="0" w:color="auto"/>
            <w:left w:val="none" w:sz="0" w:space="0" w:color="auto"/>
            <w:bottom w:val="none" w:sz="0" w:space="0" w:color="auto"/>
            <w:right w:val="none" w:sz="0" w:space="0" w:color="auto"/>
          </w:divBdr>
        </w:div>
        <w:div w:id="1420176925">
          <w:marLeft w:val="480"/>
          <w:marRight w:val="0"/>
          <w:marTop w:val="0"/>
          <w:marBottom w:val="0"/>
          <w:divBdr>
            <w:top w:val="none" w:sz="0" w:space="0" w:color="auto"/>
            <w:left w:val="none" w:sz="0" w:space="0" w:color="auto"/>
            <w:bottom w:val="none" w:sz="0" w:space="0" w:color="auto"/>
            <w:right w:val="none" w:sz="0" w:space="0" w:color="auto"/>
          </w:divBdr>
        </w:div>
        <w:div w:id="1462844499">
          <w:marLeft w:val="480"/>
          <w:marRight w:val="0"/>
          <w:marTop w:val="0"/>
          <w:marBottom w:val="0"/>
          <w:divBdr>
            <w:top w:val="none" w:sz="0" w:space="0" w:color="auto"/>
            <w:left w:val="none" w:sz="0" w:space="0" w:color="auto"/>
            <w:bottom w:val="none" w:sz="0" w:space="0" w:color="auto"/>
            <w:right w:val="none" w:sz="0" w:space="0" w:color="auto"/>
          </w:divBdr>
        </w:div>
        <w:div w:id="1506284429">
          <w:marLeft w:val="480"/>
          <w:marRight w:val="0"/>
          <w:marTop w:val="0"/>
          <w:marBottom w:val="0"/>
          <w:divBdr>
            <w:top w:val="none" w:sz="0" w:space="0" w:color="auto"/>
            <w:left w:val="none" w:sz="0" w:space="0" w:color="auto"/>
            <w:bottom w:val="none" w:sz="0" w:space="0" w:color="auto"/>
            <w:right w:val="none" w:sz="0" w:space="0" w:color="auto"/>
          </w:divBdr>
        </w:div>
        <w:div w:id="1511523782">
          <w:marLeft w:val="480"/>
          <w:marRight w:val="0"/>
          <w:marTop w:val="0"/>
          <w:marBottom w:val="0"/>
          <w:divBdr>
            <w:top w:val="none" w:sz="0" w:space="0" w:color="auto"/>
            <w:left w:val="none" w:sz="0" w:space="0" w:color="auto"/>
            <w:bottom w:val="none" w:sz="0" w:space="0" w:color="auto"/>
            <w:right w:val="none" w:sz="0" w:space="0" w:color="auto"/>
          </w:divBdr>
        </w:div>
        <w:div w:id="1588996384">
          <w:marLeft w:val="480"/>
          <w:marRight w:val="0"/>
          <w:marTop w:val="0"/>
          <w:marBottom w:val="0"/>
          <w:divBdr>
            <w:top w:val="none" w:sz="0" w:space="0" w:color="auto"/>
            <w:left w:val="none" w:sz="0" w:space="0" w:color="auto"/>
            <w:bottom w:val="none" w:sz="0" w:space="0" w:color="auto"/>
            <w:right w:val="none" w:sz="0" w:space="0" w:color="auto"/>
          </w:divBdr>
        </w:div>
        <w:div w:id="1622999889">
          <w:marLeft w:val="480"/>
          <w:marRight w:val="0"/>
          <w:marTop w:val="0"/>
          <w:marBottom w:val="0"/>
          <w:divBdr>
            <w:top w:val="none" w:sz="0" w:space="0" w:color="auto"/>
            <w:left w:val="none" w:sz="0" w:space="0" w:color="auto"/>
            <w:bottom w:val="none" w:sz="0" w:space="0" w:color="auto"/>
            <w:right w:val="none" w:sz="0" w:space="0" w:color="auto"/>
          </w:divBdr>
        </w:div>
        <w:div w:id="1633441829">
          <w:marLeft w:val="480"/>
          <w:marRight w:val="0"/>
          <w:marTop w:val="0"/>
          <w:marBottom w:val="0"/>
          <w:divBdr>
            <w:top w:val="none" w:sz="0" w:space="0" w:color="auto"/>
            <w:left w:val="none" w:sz="0" w:space="0" w:color="auto"/>
            <w:bottom w:val="none" w:sz="0" w:space="0" w:color="auto"/>
            <w:right w:val="none" w:sz="0" w:space="0" w:color="auto"/>
          </w:divBdr>
        </w:div>
        <w:div w:id="1671984220">
          <w:marLeft w:val="480"/>
          <w:marRight w:val="0"/>
          <w:marTop w:val="0"/>
          <w:marBottom w:val="0"/>
          <w:divBdr>
            <w:top w:val="none" w:sz="0" w:space="0" w:color="auto"/>
            <w:left w:val="none" w:sz="0" w:space="0" w:color="auto"/>
            <w:bottom w:val="none" w:sz="0" w:space="0" w:color="auto"/>
            <w:right w:val="none" w:sz="0" w:space="0" w:color="auto"/>
          </w:divBdr>
        </w:div>
        <w:div w:id="1714385755">
          <w:marLeft w:val="480"/>
          <w:marRight w:val="0"/>
          <w:marTop w:val="0"/>
          <w:marBottom w:val="0"/>
          <w:divBdr>
            <w:top w:val="none" w:sz="0" w:space="0" w:color="auto"/>
            <w:left w:val="none" w:sz="0" w:space="0" w:color="auto"/>
            <w:bottom w:val="none" w:sz="0" w:space="0" w:color="auto"/>
            <w:right w:val="none" w:sz="0" w:space="0" w:color="auto"/>
          </w:divBdr>
        </w:div>
        <w:div w:id="1729986126">
          <w:marLeft w:val="480"/>
          <w:marRight w:val="0"/>
          <w:marTop w:val="0"/>
          <w:marBottom w:val="0"/>
          <w:divBdr>
            <w:top w:val="none" w:sz="0" w:space="0" w:color="auto"/>
            <w:left w:val="none" w:sz="0" w:space="0" w:color="auto"/>
            <w:bottom w:val="none" w:sz="0" w:space="0" w:color="auto"/>
            <w:right w:val="none" w:sz="0" w:space="0" w:color="auto"/>
          </w:divBdr>
        </w:div>
        <w:div w:id="1776943738">
          <w:marLeft w:val="480"/>
          <w:marRight w:val="0"/>
          <w:marTop w:val="0"/>
          <w:marBottom w:val="0"/>
          <w:divBdr>
            <w:top w:val="none" w:sz="0" w:space="0" w:color="auto"/>
            <w:left w:val="none" w:sz="0" w:space="0" w:color="auto"/>
            <w:bottom w:val="none" w:sz="0" w:space="0" w:color="auto"/>
            <w:right w:val="none" w:sz="0" w:space="0" w:color="auto"/>
          </w:divBdr>
        </w:div>
        <w:div w:id="1884243520">
          <w:marLeft w:val="480"/>
          <w:marRight w:val="0"/>
          <w:marTop w:val="0"/>
          <w:marBottom w:val="0"/>
          <w:divBdr>
            <w:top w:val="none" w:sz="0" w:space="0" w:color="auto"/>
            <w:left w:val="none" w:sz="0" w:space="0" w:color="auto"/>
            <w:bottom w:val="none" w:sz="0" w:space="0" w:color="auto"/>
            <w:right w:val="none" w:sz="0" w:space="0" w:color="auto"/>
          </w:divBdr>
        </w:div>
        <w:div w:id="1930113166">
          <w:marLeft w:val="480"/>
          <w:marRight w:val="0"/>
          <w:marTop w:val="0"/>
          <w:marBottom w:val="0"/>
          <w:divBdr>
            <w:top w:val="none" w:sz="0" w:space="0" w:color="auto"/>
            <w:left w:val="none" w:sz="0" w:space="0" w:color="auto"/>
            <w:bottom w:val="none" w:sz="0" w:space="0" w:color="auto"/>
            <w:right w:val="none" w:sz="0" w:space="0" w:color="auto"/>
          </w:divBdr>
        </w:div>
        <w:div w:id="1960646596">
          <w:marLeft w:val="480"/>
          <w:marRight w:val="0"/>
          <w:marTop w:val="0"/>
          <w:marBottom w:val="0"/>
          <w:divBdr>
            <w:top w:val="none" w:sz="0" w:space="0" w:color="auto"/>
            <w:left w:val="none" w:sz="0" w:space="0" w:color="auto"/>
            <w:bottom w:val="none" w:sz="0" w:space="0" w:color="auto"/>
            <w:right w:val="none" w:sz="0" w:space="0" w:color="auto"/>
          </w:divBdr>
        </w:div>
        <w:div w:id="1998921870">
          <w:marLeft w:val="480"/>
          <w:marRight w:val="0"/>
          <w:marTop w:val="0"/>
          <w:marBottom w:val="0"/>
          <w:divBdr>
            <w:top w:val="none" w:sz="0" w:space="0" w:color="auto"/>
            <w:left w:val="none" w:sz="0" w:space="0" w:color="auto"/>
            <w:bottom w:val="none" w:sz="0" w:space="0" w:color="auto"/>
            <w:right w:val="none" w:sz="0" w:space="0" w:color="auto"/>
          </w:divBdr>
        </w:div>
        <w:div w:id="2001884592">
          <w:marLeft w:val="480"/>
          <w:marRight w:val="0"/>
          <w:marTop w:val="0"/>
          <w:marBottom w:val="0"/>
          <w:divBdr>
            <w:top w:val="none" w:sz="0" w:space="0" w:color="auto"/>
            <w:left w:val="none" w:sz="0" w:space="0" w:color="auto"/>
            <w:bottom w:val="none" w:sz="0" w:space="0" w:color="auto"/>
            <w:right w:val="none" w:sz="0" w:space="0" w:color="auto"/>
          </w:divBdr>
        </w:div>
        <w:div w:id="2022732327">
          <w:marLeft w:val="480"/>
          <w:marRight w:val="0"/>
          <w:marTop w:val="0"/>
          <w:marBottom w:val="0"/>
          <w:divBdr>
            <w:top w:val="none" w:sz="0" w:space="0" w:color="auto"/>
            <w:left w:val="none" w:sz="0" w:space="0" w:color="auto"/>
            <w:bottom w:val="none" w:sz="0" w:space="0" w:color="auto"/>
            <w:right w:val="none" w:sz="0" w:space="0" w:color="auto"/>
          </w:divBdr>
        </w:div>
        <w:div w:id="2028483215">
          <w:marLeft w:val="480"/>
          <w:marRight w:val="0"/>
          <w:marTop w:val="0"/>
          <w:marBottom w:val="0"/>
          <w:divBdr>
            <w:top w:val="none" w:sz="0" w:space="0" w:color="auto"/>
            <w:left w:val="none" w:sz="0" w:space="0" w:color="auto"/>
            <w:bottom w:val="none" w:sz="0" w:space="0" w:color="auto"/>
            <w:right w:val="none" w:sz="0" w:space="0" w:color="auto"/>
          </w:divBdr>
        </w:div>
        <w:div w:id="2067802319">
          <w:marLeft w:val="480"/>
          <w:marRight w:val="0"/>
          <w:marTop w:val="0"/>
          <w:marBottom w:val="0"/>
          <w:divBdr>
            <w:top w:val="none" w:sz="0" w:space="0" w:color="auto"/>
            <w:left w:val="none" w:sz="0" w:space="0" w:color="auto"/>
            <w:bottom w:val="none" w:sz="0" w:space="0" w:color="auto"/>
            <w:right w:val="none" w:sz="0" w:space="0" w:color="auto"/>
          </w:divBdr>
        </w:div>
        <w:div w:id="2075614857">
          <w:marLeft w:val="480"/>
          <w:marRight w:val="0"/>
          <w:marTop w:val="0"/>
          <w:marBottom w:val="0"/>
          <w:divBdr>
            <w:top w:val="none" w:sz="0" w:space="0" w:color="auto"/>
            <w:left w:val="none" w:sz="0" w:space="0" w:color="auto"/>
            <w:bottom w:val="none" w:sz="0" w:space="0" w:color="auto"/>
            <w:right w:val="none" w:sz="0" w:space="0" w:color="auto"/>
          </w:divBdr>
        </w:div>
        <w:div w:id="2140567320">
          <w:marLeft w:val="480"/>
          <w:marRight w:val="0"/>
          <w:marTop w:val="0"/>
          <w:marBottom w:val="0"/>
          <w:divBdr>
            <w:top w:val="none" w:sz="0" w:space="0" w:color="auto"/>
            <w:left w:val="none" w:sz="0" w:space="0" w:color="auto"/>
            <w:bottom w:val="none" w:sz="0" w:space="0" w:color="auto"/>
            <w:right w:val="none" w:sz="0" w:space="0" w:color="auto"/>
          </w:divBdr>
        </w:div>
      </w:divsChild>
    </w:div>
    <w:div w:id="477692460">
      <w:bodyDiv w:val="1"/>
      <w:marLeft w:val="0"/>
      <w:marRight w:val="0"/>
      <w:marTop w:val="0"/>
      <w:marBottom w:val="0"/>
      <w:divBdr>
        <w:top w:val="none" w:sz="0" w:space="0" w:color="auto"/>
        <w:left w:val="none" w:sz="0" w:space="0" w:color="auto"/>
        <w:bottom w:val="none" w:sz="0" w:space="0" w:color="auto"/>
        <w:right w:val="none" w:sz="0" w:space="0" w:color="auto"/>
      </w:divBdr>
      <w:divsChild>
        <w:div w:id="1421441132">
          <w:marLeft w:val="480"/>
          <w:marRight w:val="0"/>
          <w:marTop w:val="0"/>
          <w:marBottom w:val="0"/>
          <w:divBdr>
            <w:top w:val="none" w:sz="0" w:space="0" w:color="auto"/>
            <w:left w:val="none" w:sz="0" w:space="0" w:color="auto"/>
            <w:bottom w:val="none" w:sz="0" w:space="0" w:color="auto"/>
            <w:right w:val="none" w:sz="0" w:space="0" w:color="auto"/>
          </w:divBdr>
        </w:div>
        <w:div w:id="1852794623">
          <w:marLeft w:val="480"/>
          <w:marRight w:val="0"/>
          <w:marTop w:val="0"/>
          <w:marBottom w:val="0"/>
          <w:divBdr>
            <w:top w:val="none" w:sz="0" w:space="0" w:color="auto"/>
            <w:left w:val="none" w:sz="0" w:space="0" w:color="auto"/>
            <w:bottom w:val="none" w:sz="0" w:space="0" w:color="auto"/>
            <w:right w:val="none" w:sz="0" w:space="0" w:color="auto"/>
          </w:divBdr>
        </w:div>
        <w:div w:id="2052724045">
          <w:marLeft w:val="480"/>
          <w:marRight w:val="0"/>
          <w:marTop w:val="0"/>
          <w:marBottom w:val="0"/>
          <w:divBdr>
            <w:top w:val="none" w:sz="0" w:space="0" w:color="auto"/>
            <w:left w:val="none" w:sz="0" w:space="0" w:color="auto"/>
            <w:bottom w:val="none" w:sz="0" w:space="0" w:color="auto"/>
            <w:right w:val="none" w:sz="0" w:space="0" w:color="auto"/>
          </w:divBdr>
        </w:div>
        <w:div w:id="698090484">
          <w:marLeft w:val="480"/>
          <w:marRight w:val="0"/>
          <w:marTop w:val="0"/>
          <w:marBottom w:val="0"/>
          <w:divBdr>
            <w:top w:val="none" w:sz="0" w:space="0" w:color="auto"/>
            <w:left w:val="none" w:sz="0" w:space="0" w:color="auto"/>
            <w:bottom w:val="none" w:sz="0" w:space="0" w:color="auto"/>
            <w:right w:val="none" w:sz="0" w:space="0" w:color="auto"/>
          </w:divBdr>
        </w:div>
        <w:div w:id="1065950698">
          <w:marLeft w:val="480"/>
          <w:marRight w:val="0"/>
          <w:marTop w:val="0"/>
          <w:marBottom w:val="0"/>
          <w:divBdr>
            <w:top w:val="none" w:sz="0" w:space="0" w:color="auto"/>
            <w:left w:val="none" w:sz="0" w:space="0" w:color="auto"/>
            <w:bottom w:val="none" w:sz="0" w:space="0" w:color="auto"/>
            <w:right w:val="none" w:sz="0" w:space="0" w:color="auto"/>
          </w:divBdr>
        </w:div>
        <w:div w:id="814881808">
          <w:marLeft w:val="480"/>
          <w:marRight w:val="0"/>
          <w:marTop w:val="0"/>
          <w:marBottom w:val="0"/>
          <w:divBdr>
            <w:top w:val="none" w:sz="0" w:space="0" w:color="auto"/>
            <w:left w:val="none" w:sz="0" w:space="0" w:color="auto"/>
            <w:bottom w:val="none" w:sz="0" w:space="0" w:color="auto"/>
            <w:right w:val="none" w:sz="0" w:space="0" w:color="auto"/>
          </w:divBdr>
        </w:div>
        <w:div w:id="831944876">
          <w:marLeft w:val="480"/>
          <w:marRight w:val="0"/>
          <w:marTop w:val="0"/>
          <w:marBottom w:val="0"/>
          <w:divBdr>
            <w:top w:val="none" w:sz="0" w:space="0" w:color="auto"/>
            <w:left w:val="none" w:sz="0" w:space="0" w:color="auto"/>
            <w:bottom w:val="none" w:sz="0" w:space="0" w:color="auto"/>
            <w:right w:val="none" w:sz="0" w:space="0" w:color="auto"/>
          </w:divBdr>
        </w:div>
        <w:div w:id="2128351726">
          <w:marLeft w:val="480"/>
          <w:marRight w:val="0"/>
          <w:marTop w:val="0"/>
          <w:marBottom w:val="0"/>
          <w:divBdr>
            <w:top w:val="none" w:sz="0" w:space="0" w:color="auto"/>
            <w:left w:val="none" w:sz="0" w:space="0" w:color="auto"/>
            <w:bottom w:val="none" w:sz="0" w:space="0" w:color="auto"/>
            <w:right w:val="none" w:sz="0" w:space="0" w:color="auto"/>
          </w:divBdr>
        </w:div>
        <w:div w:id="1611622591">
          <w:marLeft w:val="480"/>
          <w:marRight w:val="0"/>
          <w:marTop w:val="0"/>
          <w:marBottom w:val="0"/>
          <w:divBdr>
            <w:top w:val="none" w:sz="0" w:space="0" w:color="auto"/>
            <w:left w:val="none" w:sz="0" w:space="0" w:color="auto"/>
            <w:bottom w:val="none" w:sz="0" w:space="0" w:color="auto"/>
            <w:right w:val="none" w:sz="0" w:space="0" w:color="auto"/>
          </w:divBdr>
        </w:div>
        <w:div w:id="127170606">
          <w:marLeft w:val="480"/>
          <w:marRight w:val="0"/>
          <w:marTop w:val="0"/>
          <w:marBottom w:val="0"/>
          <w:divBdr>
            <w:top w:val="none" w:sz="0" w:space="0" w:color="auto"/>
            <w:left w:val="none" w:sz="0" w:space="0" w:color="auto"/>
            <w:bottom w:val="none" w:sz="0" w:space="0" w:color="auto"/>
            <w:right w:val="none" w:sz="0" w:space="0" w:color="auto"/>
          </w:divBdr>
        </w:div>
        <w:div w:id="602617230">
          <w:marLeft w:val="480"/>
          <w:marRight w:val="0"/>
          <w:marTop w:val="0"/>
          <w:marBottom w:val="0"/>
          <w:divBdr>
            <w:top w:val="none" w:sz="0" w:space="0" w:color="auto"/>
            <w:left w:val="none" w:sz="0" w:space="0" w:color="auto"/>
            <w:bottom w:val="none" w:sz="0" w:space="0" w:color="auto"/>
            <w:right w:val="none" w:sz="0" w:space="0" w:color="auto"/>
          </w:divBdr>
        </w:div>
        <w:div w:id="488595647">
          <w:marLeft w:val="480"/>
          <w:marRight w:val="0"/>
          <w:marTop w:val="0"/>
          <w:marBottom w:val="0"/>
          <w:divBdr>
            <w:top w:val="none" w:sz="0" w:space="0" w:color="auto"/>
            <w:left w:val="none" w:sz="0" w:space="0" w:color="auto"/>
            <w:bottom w:val="none" w:sz="0" w:space="0" w:color="auto"/>
            <w:right w:val="none" w:sz="0" w:space="0" w:color="auto"/>
          </w:divBdr>
        </w:div>
        <w:div w:id="536045993">
          <w:marLeft w:val="480"/>
          <w:marRight w:val="0"/>
          <w:marTop w:val="0"/>
          <w:marBottom w:val="0"/>
          <w:divBdr>
            <w:top w:val="none" w:sz="0" w:space="0" w:color="auto"/>
            <w:left w:val="none" w:sz="0" w:space="0" w:color="auto"/>
            <w:bottom w:val="none" w:sz="0" w:space="0" w:color="auto"/>
            <w:right w:val="none" w:sz="0" w:space="0" w:color="auto"/>
          </w:divBdr>
        </w:div>
        <w:div w:id="396249621">
          <w:marLeft w:val="480"/>
          <w:marRight w:val="0"/>
          <w:marTop w:val="0"/>
          <w:marBottom w:val="0"/>
          <w:divBdr>
            <w:top w:val="none" w:sz="0" w:space="0" w:color="auto"/>
            <w:left w:val="none" w:sz="0" w:space="0" w:color="auto"/>
            <w:bottom w:val="none" w:sz="0" w:space="0" w:color="auto"/>
            <w:right w:val="none" w:sz="0" w:space="0" w:color="auto"/>
          </w:divBdr>
        </w:div>
        <w:div w:id="348065186">
          <w:marLeft w:val="480"/>
          <w:marRight w:val="0"/>
          <w:marTop w:val="0"/>
          <w:marBottom w:val="0"/>
          <w:divBdr>
            <w:top w:val="none" w:sz="0" w:space="0" w:color="auto"/>
            <w:left w:val="none" w:sz="0" w:space="0" w:color="auto"/>
            <w:bottom w:val="none" w:sz="0" w:space="0" w:color="auto"/>
            <w:right w:val="none" w:sz="0" w:space="0" w:color="auto"/>
          </w:divBdr>
        </w:div>
        <w:div w:id="84229660">
          <w:marLeft w:val="480"/>
          <w:marRight w:val="0"/>
          <w:marTop w:val="0"/>
          <w:marBottom w:val="0"/>
          <w:divBdr>
            <w:top w:val="none" w:sz="0" w:space="0" w:color="auto"/>
            <w:left w:val="none" w:sz="0" w:space="0" w:color="auto"/>
            <w:bottom w:val="none" w:sz="0" w:space="0" w:color="auto"/>
            <w:right w:val="none" w:sz="0" w:space="0" w:color="auto"/>
          </w:divBdr>
        </w:div>
        <w:div w:id="1681198684">
          <w:marLeft w:val="480"/>
          <w:marRight w:val="0"/>
          <w:marTop w:val="0"/>
          <w:marBottom w:val="0"/>
          <w:divBdr>
            <w:top w:val="none" w:sz="0" w:space="0" w:color="auto"/>
            <w:left w:val="none" w:sz="0" w:space="0" w:color="auto"/>
            <w:bottom w:val="none" w:sz="0" w:space="0" w:color="auto"/>
            <w:right w:val="none" w:sz="0" w:space="0" w:color="auto"/>
          </w:divBdr>
        </w:div>
        <w:div w:id="1596665991">
          <w:marLeft w:val="480"/>
          <w:marRight w:val="0"/>
          <w:marTop w:val="0"/>
          <w:marBottom w:val="0"/>
          <w:divBdr>
            <w:top w:val="none" w:sz="0" w:space="0" w:color="auto"/>
            <w:left w:val="none" w:sz="0" w:space="0" w:color="auto"/>
            <w:bottom w:val="none" w:sz="0" w:space="0" w:color="auto"/>
            <w:right w:val="none" w:sz="0" w:space="0" w:color="auto"/>
          </w:divBdr>
        </w:div>
        <w:div w:id="1154679731">
          <w:marLeft w:val="480"/>
          <w:marRight w:val="0"/>
          <w:marTop w:val="0"/>
          <w:marBottom w:val="0"/>
          <w:divBdr>
            <w:top w:val="none" w:sz="0" w:space="0" w:color="auto"/>
            <w:left w:val="none" w:sz="0" w:space="0" w:color="auto"/>
            <w:bottom w:val="none" w:sz="0" w:space="0" w:color="auto"/>
            <w:right w:val="none" w:sz="0" w:space="0" w:color="auto"/>
          </w:divBdr>
        </w:div>
        <w:div w:id="1876578901">
          <w:marLeft w:val="480"/>
          <w:marRight w:val="0"/>
          <w:marTop w:val="0"/>
          <w:marBottom w:val="0"/>
          <w:divBdr>
            <w:top w:val="none" w:sz="0" w:space="0" w:color="auto"/>
            <w:left w:val="none" w:sz="0" w:space="0" w:color="auto"/>
            <w:bottom w:val="none" w:sz="0" w:space="0" w:color="auto"/>
            <w:right w:val="none" w:sz="0" w:space="0" w:color="auto"/>
          </w:divBdr>
        </w:div>
        <w:div w:id="394209741">
          <w:marLeft w:val="480"/>
          <w:marRight w:val="0"/>
          <w:marTop w:val="0"/>
          <w:marBottom w:val="0"/>
          <w:divBdr>
            <w:top w:val="none" w:sz="0" w:space="0" w:color="auto"/>
            <w:left w:val="none" w:sz="0" w:space="0" w:color="auto"/>
            <w:bottom w:val="none" w:sz="0" w:space="0" w:color="auto"/>
            <w:right w:val="none" w:sz="0" w:space="0" w:color="auto"/>
          </w:divBdr>
        </w:div>
        <w:div w:id="970282482">
          <w:marLeft w:val="480"/>
          <w:marRight w:val="0"/>
          <w:marTop w:val="0"/>
          <w:marBottom w:val="0"/>
          <w:divBdr>
            <w:top w:val="none" w:sz="0" w:space="0" w:color="auto"/>
            <w:left w:val="none" w:sz="0" w:space="0" w:color="auto"/>
            <w:bottom w:val="none" w:sz="0" w:space="0" w:color="auto"/>
            <w:right w:val="none" w:sz="0" w:space="0" w:color="auto"/>
          </w:divBdr>
        </w:div>
        <w:div w:id="1209219913">
          <w:marLeft w:val="480"/>
          <w:marRight w:val="0"/>
          <w:marTop w:val="0"/>
          <w:marBottom w:val="0"/>
          <w:divBdr>
            <w:top w:val="none" w:sz="0" w:space="0" w:color="auto"/>
            <w:left w:val="none" w:sz="0" w:space="0" w:color="auto"/>
            <w:bottom w:val="none" w:sz="0" w:space="0" w:color="auto"/>
            <w:right w:val="none" w:sz="0" w:space="0" w:color="auto"/>
          </w:divBdr>
        </w:div>
        <w:div w:id="1919243199">
          <w:marLeft w:val="480"/>
          <w:marRight w:val="0"/>
          <w:marTop w:val="0"/>
          <w:marBottom w:val="0"/>
          <w:divBdr>
            <w:top w:val="none" w:sz="0" w:space="0" w:color="auto"/>
            <w:left w:val="none" w:sz="0" w:space="0" w:color="auto"/>
            <w:bottom w:val="none" w:sz="0" w:space="0" w:color="auto"/>
            <w:right w:val="none" w:sz="0" w:space="0" w:color="auto"/>
          </w:divBdr>
        </w:div>
        <w:div w:id="2047365534">
          <w:marLeft w:val="480"/>
          <w:marRight w:val="0"/>
          <w:marTop w:val="0"/>
          <w:marBottom w:val="0"/>
          <w:divBdr>
            <w:top w:val="none" w:sz="0" w:space="0" w:color="auto"/>
            <w:left w:val="none" w:sz="0" w:space="0" w:color="auto"/>
            <w:bottom w:val="none" w:sz="0" w:space="0" w:color="auto"/>
            <w:right w:val="none" w:sz="0" w:space="0" w:color="auto"/>
          </w:divBdr>
        </w:div>
        <w:div w:id="1226256432">
          <w:marLeft w:val="480"/>
          <w:marRight w:val="0"/>
          <w:marTop w:val="0"/>
          <w:marBottom w:val="0"/>
          <w:divBdr>
            <w:top w:val="none" w:sz="0" w:space="0" w:color="auto"/>
            <w:left w:val="none" w:sz="0" w:space="0" w:color="auto"/>
            <w:bottom w:val="none" w:sz="0" w:space="0" w:color="auto"/>
            <w:right w:val="none" w:sz="0" w:space="0" w:color="auto"/>
          </w:divBdr>
        </w:div>
        <w:div w:id="672801299">
          <w:marLeft w:val="480"/>
          <w:marRight w:val="0"/>
          <w:marTop w:val="0"/>
          <w:marBottom w:val="0"/>
          <w:divBdr>
            <w:top w:val="none" w:sz="0" w:space="0" w:color="auto"/>
            <w:left w:val="none" w:sz="0" w:space="0" w:color="auto"/>
            <w:bottom w:val="none" w:sz="0" w:space="0" w:color="auto"/>
            <w:right w:val="none" w:sz="0" w:space="0" w:color="auto"/>
          </w:divBdr>
        </w:div>
        <w:div w:id="1102920067">
          <w:marLeft w:val="480"/>
          <w:marRight w:val="0"/>
          <w:marTop w:val="0"/>
          <w:marBottom w:val="0"/>
          <w:divBdr>
            <w:top w:val="none" w:sz="0" w:space="0" w:color="auto"/>
            <w:left w:val="none" w:sz="0" w:space="0" w:color="auto"/>
            <w:bottom w:val="none" w:sz="0" w:space="0" w:color="auto"/>
            <w:right w:val="none" w:sz="0" w:space="0" w:color="auto"/>
          </w:divBdr>
        </w:div>
        <w:div w:id="1709991869">
          <w:marLeft w:val="480"/>
          <w:marRight w:val="0"/>
          <w:marTop w:val="0"/>
          <w:marBottom w:val="0"/>
          <w:divBdr>
            <w:top w:val="none" w:sz="0" w:space="0" w:color="auto"/>
            <w:left w:val="none" w:sz="0" w:space="0" w:color="auto"/>
            <w:bottom w:val="none" w:sz="0" w:space="0" w:color="auto"/>
            <w:right w:val="none" w:sz="0" w:space="0" w:color="auto"/>
          </w:divBdr>
        </w:div>
        <w:div w:id="1849564689">
          <w:marLeft w:val="480"/>
          <w:marRight w:val="0"/>
          <w:marTop w:val="0"/>
          <w:marBottom w:val="0"/>
          <w:divBdr>
            <w:top w:val="none" w:sz="0" w:space="0" w:color="auto"/>
            <w:left w:val="none" w:sz="0" w:space="0" w:color="auto"/>
            <w:bottom w:val="none" w:sz="0" w:space="0" w:color="auto"/>
            <w:right w:val="none" w:sz="0" w:space="0" w:color="auto"/>
          </w:divBdr>
        </w:div>
        <w:div w:id="2005820286">
          <w:marLeft w:val="480"/>
          <w:marRight w:val="0"/>
          <w:marTop w:val="0"/>
          <w:marBottom w:val="0"/>
          <w:divBdr>
            <w:top w:val="none" w:sz="0" w:space="0" w:color="auto"/>
            <w:left w:val="none" w:sz="0" w:space="0" w:color="auto"/>
            <w:bottom w:val="none" w:sz="0" w:space="0" w:color="auto"/>
            <w:right w:val="none" w:sz="0" w:space="0" w:color="auto"/>
          </w:divBdr>
        </w:div>
        <w:div w:id="2131050853">
          <w:marLeft w:val="480"/>
          <w:marRight w:val="0"/>
          <w:marTop w:val="0"/>
          <w:marBottom w:val="0"/>
          <w:divBdr>
            <w:top w:val="none" w:sz="0" w:space="0" w:color="auto"/>
            <w:left w:val="none" w:sz="0" w:space="0" w:color="auto"/>
            <w:bottom w:val="none" w:sz="0" w:space="0" w:color="auto"/>
            <w:right w:val="none" w:sz="0" w:space="0" w:color="auto"/>
          </w:divBdr>
        </w:div>
        <w:div w:id="1761835206">
          <w:marLeft w:val="480"/>
          <w:marRight w:val="0"/>
          <w:marTop w:val="0"/>
          <w:marBottom w:val="0"/>
          <w:divBdr>
            <w:top w:val="none" w:sz="0" w:space="0" w:color="auto"/>
            <w:left w:val="none" w:sz="0" w:space="0" w:color="auto"/>
            <w:bottom w:val="none" w:sz="0" w:space="0" w:color="auto"/>
            <w:right w:val="none" w:sz="0" w:space="0" w:color="auto"/>
          </w:divBdr>
        </w:div>
        <w:div w:id="1863199362">
          <w:marLeft w:val="480"/>
          <w:marRight w:val="0"/>
          <w:marTop w:val="0"/>
          <w:marBottom w:val="0"/>
          <w:divBdr>
            <w:top w:val="none" w:sz="0" w:space="0" w:color="auto"/>
            <w:left w:val="none" w:sz="0" w:space="0" w:color="auto"/>
            <w:bottom w:val="none" w:sz="0" w:space="0" w:color="auto"/>
            <w:right w:val="none" w:sz="0" w:space="0" w:color="auto"/>
          </w:divBdr>
        </w:div>
        <w:div w:id="1674723891">
          <w:marLeft w:val="480"/>
          <w:marRight w:val="0"/>
          <w:marTop w:val="0"/>
          <w:marBottom w:val="0"/>
          <w:divBdr>
            <w:top w:val="none" w:sz="0" w:space="0" w:color="auto"/>
            <w:left w:val="none" w:sz="0" w:space="0" w:color="auto"/>
            <w:bottom w:val="none" w:sz="0" w:space="0" w:color="auto"/>
            <w:right w:val="none" w:sz="0" w:space="0" w:color="auto"/>
          </w:divBdr>
        </w:div>
        <w:div w:id="665790536">
          <w:marLeft w:val="480"/>
          <w:marRight w:val="0"/>
          <w:marTop w:val="0"/>
          <w:marBottom w:val="0"/>
          <w:divBdr>
            <w:top w:val="none" w:sz="0" w:space="0" w:color="auto"/>
            <w:left w:val="none" w:sz="0" w:space="0" w:color="auto"/>
            <w:bottom w:val="none" w:sz="0" w:space="0" w:color="auto"/>
            <w:right w:val="none" w:sz="0" w:space="0" w:color="auto"/>
          </w:divBdr>
        </w:div>
        <w:div w:id="1876041314">
          <w:marLeft w:val="480"/>
          <w:marRight w:val="0"/>
          <w:marTop w:val="0"/>
          <w:marBottom w:val="0"/>
          <w:divBdr>
            <w:top w:val="none" w:sz="0" w:space="0" w:color="auto"/>
            <w:left w:val="none" w:sz="0" w:space="0" w:color="auto"/>
            <w:bottom w:val="none" w:sz="0" w:space="0" w:color="auto"/>
            <w:right w:val="none" w:sz="0" w:space="0" w:color="auto"/>
          </w:divBdr>
        </w:div>
        <w:div w:id="591360603">
          <w:marLeft w:val="480"/>
          <w:marRight w:val="0"/>
          <w:marTop w:val="0"/>
          <w:marBottom w:val="0"/>
          <w:divBdr>
            <w:top w:val="none" w:sz="0" w:space="0" w:color="auto"/>
            <w:left w:val="none" w:sz="0" w:space="0" w:color="auto"/>
            <w:bottom w:val="none" w:sz="0" w:space="0" w:color="auto"/>
            <w:right w:val="none" w:sz="0" w:space="0" w:color="auto"/>
          </w:divBdr>
        </w:div>
        <w:div w:id="734283752">
          <w:marLeft w:val="480"/>
          <w:marRight w:val="0"/>
          <w:marTop w:val="0"/>
          <w:marBottom w:val="0"/>
          <w:divBdr>
            <w:top w:val="none" w:sz="0" w:space="0" w:color="auto"/>
            <w:left w:val="none" w:sz="0" w:space="0" w:color="auto"/>
            <w:bottom w:val="none" w:sz="0" w:space="0" w:color="auto"/>
            <w:right w:val="none" w:sz="0" w:space="0" w:color="auto"/>
          </w:divBdr>
        </w:div>
        <w:div w:id="538128690">
          <w:marLeft w:val="480"/>
          <w:marRight w:val="0"/>
          <w:marTop w:val="0"/>
          <w:marBottom w:val="0"/>
          <w:divBdr>
            <w:top w:val="none" w:sz="0" w:space="0" w:color="auto"/>
            <w:left w:val="none" w:sz="0" w:space="0" w:color="auto"/>
            <w:bottom w:val="none" w:sz="0" w:space="0" w:color="auto"/>
            <w:right w:val="none" w:sz="0" w:space="0" w:color="auto"/>
          </w:divBdr>
        </w:div>
        <w:div w:id="1480538928">
          <w:marLeft w:val="480"/>
          <w:marRight w:val="0"/>
          <w:marTop w:val="0"/>
          <w:marBottom w:val="0"/>
          <w:divBdr>
            <w:top w:val="none" w:sz="0" w:space="0" w:color="auto"/>
            <w:left w:val="none" w:sz="0" w:space="0" w:color="auto"/>
            <w:bottom w:val="none" w:sz="0" w:space="0" w:color="auto"/>
            <w:right w:val="none" w:sz="0" w:space="0" w:color="auto"/>
          </w:divBdr>
        </w:div>
        <w:div w:id="940992221">
          <w:marLeft w:val="480"/>
          <w:marRight w:val="0"/>
          <w:marTop w:val="0"/>
          <w:marBottom w:val="0"/>
          <w:divBdr>
            <w:top w:val="none" w:sz="0" w:space="0" w:color="auto"/>
            <w:left w:val="none" w:sz="0" w:space="0" w:color="auto"/>
            <w:bottom w:val="none" w:sz="0" w:space="0" w:color="auto"/>
            <w:right w:val="none" w:sz="0" w:space="0" w:color="auto"/>
          </w:divBdr>
        </w:div>
        <w:div w:id="1543132700">
          <w:marLeft w:val="480"/>
          <w:marRight w:val="0"/>
          <w:marTop w:val="0"/>
          <w:marBottom w:val="0"/>
          <w:divBdr>
            <w:top w:val="none" w:sz="0" w:space="0" w:color="auto"/>
            <w:left w:val="none" w:sz="0" w:space="0" w:color="auto"/>
            <w:bottom w:val="none" w:sz="0" w:space="0" w:color="auto"/>
            <w:right w:val="none" w:sz="0" w:space="0" w:color="auto"/>
          </w:divBdr>
        </w:div>
        <w:div w:id="306251609">
          <w:marLeft w:val="480"/>
          <w:marRight w:val="0"/>
          <w:marTop w:val="0"/>
          <w:marBottom w:val="0"/>
          <w:divBdr>
            <w:top w:val="none" w:sz="0" w:space="0" w:color="auto"/>
            <w:left w:val="none" w:sz="0" w:space="0" w:color="auto"/>
            <w:bottom w:val="none" w:sz="0" w:space="0" w:color="auto"/>
            <w:right w:val="none" w:sz="0" w:space="0" w:color="auto"/>
          </w:divBdr>
        </w:div>
        <w:div w:id="2116247918">
          <w:marLeft w:val="480"/>
          <w:marRight w:val="0"/>
          <w:marTop w:val="0"/>
          <w:marBottom w:val="0"/>
          <w:divBdr>
            <w:top w:val="none" w:sz="0" w:space="0" w:color="auto"/>
            <w:left w:val="none" w:sz="0" w:space="0" w:color="auto"/>
            <w:bottom w:val="none" w:sz="0" w:space="0" w:color="auto"/>
            <w:right w:val="none" w:sz="0" w:space="0" w:color="auto"/>
          </w:divBdr>
        </w:div>
        <w:div w:id="1610039849">
          <w:marLeft w:val="480"/>
          <w:marRight w:val="0"/>
          <w:marTop w:val="0"/>
          <w:marBottom w:val="0"/>
          <w:divBdr>
            <w:top w:val="none" w:sz="0" w:space="0" w:color="auto"/>
            <w:left w:val="none" w:sz="0" w:space="0" w:color="auto"/>
            <w:bottom w:val="none" w:sz="0" w:space="0" w:color="auto"/>
            <w:right w:val="none" w:sz="0" w:space="0" w:color="auto"/>
          </w:divBdr>
        </w:div>
        <w:div w:id="882328700">
          <w:marLeft w:val="480"/>
          <w:marRight w:val="0"/>
          <w:marTop w:val="0"/>
          <w:marBottom w:val="0"/>
          <w:divBdr>
            <w:top w:val="none" w:sz="0" w:space="0" w:color="auto"/>
            <w:left w:val="none" w:sz="0" w:space="0" w:color="auto"/>
            <w:bottom w:val="none" w:sz="0" w:space="0" w:color="auto"/>
            <w:right w:val="none" w:sz="0" w:space="0" w:color="auto"/>
          </w:divBdr>
        </w:div>
        <w:div w:id="1876696850">
          <w:marLeft w:val="480"/>
          <w:marRight w:val="0"/>
          <w:marTop w:val="0"/>
          <w:marBottom w:val="0"/>
          <w:divBdr>
            <w:top w:val="none" w:sz="0" w:space="0" w:color="auto"/>
            <w:left w:val="none" w:sz="0" w:space="0" w:color="auto"/>
            <w:bottom w:val="none" w:sz="0" w:space="0" w:color="auto"/>
            <w:right w:val="none" w:sz="0" w:space="0" w:color="auto"/>
          </w:divBdr>
        </w:div>
        <w:div w:id="163860331">
          <w:marLeft w:val="480"/>
          <w:marRight w:val="0"/>
          <w:marTop w:val="0"/>
          <w:marBottom w:val="0"/>
          <w:divBdr>
            <w:top w:val="none" w:sz="0" w:space="0" w:color="auto"/>
            <w:left w:val="none" w:sz="0" w:space="0" w:color="auto"/>
            <w:bottom w:val="none" w:sz="0" w:space="0" w:color="auto"/>
            <w:right w:val="none" w:sz="0" w:space="0" w:color="auto"/>
          </w:divBdr>
        </w:div>
        <w:div w:id="1264844830">
          <w:marLeft w:val="480"/>
          <w:marRight w:val="0"/>
          <w:marTop w:val="0"/>
          <w:marBottom w:val="0"/>
          <w:divBdr>
            <w:top w:val="none" w:sz="0" w:space="0" w:color="auto"/>
            <w:left w:val="none" w:sz="0" w:space="0" w:color="auto"/>
            <w:bottom w:val="none" w:sz="0" w:space="0" w:color="auto"/>
            <w:right w:val="none" w:sz="0" w:space="0" w:color="auto"/>
          </w:divBdr>
        </w:div>
        <w:div w:id="2018538215">
          <w:marLeft w:val="480"/>
          <w:marRight w:val="0"/>
          <w:marTop w:val="0"/>
          <w:marBottom w:val="0"/>
          <w:divBdr>
            <w:top w:val="none" w:sz="0" w:space="0" w:color="auto"/>
            <w:left w:val="none" w:sz="0" w:space="0" w:color="auto"/>
            <w:bottom w:val="none" w:sz="0" w:space="0" w:color="auto"/>
            <w:right w:val="none" w:sz="0" w:space="0" w:color="auto"/>
          </w:divBdr>
        </w:div>
        <w:div w:id="685522903">
          <w:marLeft w:val="480"/>
          <w:marRight w:val="0"/>
          <w:marTop w:val="0"/>
          <w:marBottom w:val="0"/>
          <w:divBdr>
            <w:top w:val="none" w:sz="0" w:space="0" w:color="auto"/>
            <w:left w:val="none" w:sz="0" w:space="0" w:color="auto"/>
            <w:bottom w:val="none" w:sz="0" w:space="0" w:color="auto"/>
            <w:right w:val="none" w:sz="0" w:space="0" w:color="auto"/>
          </w:divBdr>
        </w:div>
        <w:div w:id="846483670">
          <w:marLeft w:val="480"/>
          <w:marRight w:val="0"/>
          <w:marTop w:val="0"/>
          <w:marBottom w:val="0"/>
          <w:divBdr>
            <w:top w:val="none" w:sz="0" w:space="0" w:color="auto"/>
            <w:left w:val="none" w:sz="0" w:space="0" w:color="auto"/>
            <w:bottom w:val="none" w:sz="0" w:space="0" w:color="auto"/>
            <w:right w:val="none" w:sz="0" w:space="0" w:color="auto"/>
          </w:divBdr>
        </w:div>
        <w:div w:id="928391298">
          <w:marLeft w:val="480"/>
          <w:marRight w:val="0"/>
          <w:marTop w:val="0"/>
          <w:marBottom w:val="0"/>
          <w:divBdr>
            <w:top w:val="none" w:sz="0" w:space="0" w:color="auto"/>
            <w:left w:val="none" w:sz="0" w:space="0" w:color="auto"/>
            <w:bottom w:val="none" w:sz="0" w:space="0" w:color="auto"/>
            <w:right w:val="none" w:sz="0" w:space="0" w:color="auto"/>
          </w:divBdr>
        </w:div>
        <w:div w:id="710495142">
          <w:marLeft w:val="480"/>
          <w:marRight w:val="0"/>
          <w:marTop w:val="0"/>
          <w:marBottom w:val="0"/>
          <w:divBdr>
            <w:top w:val="none" w:sz="0" w:space="0" w:color="auto"/>
            <w:left w:val="none" w:sz="0" w:space="0" w:color="auto"/>
            <w:bottom w:val="none" w:sz="0" w:space="0" w:color="auto"/>
            <w:right w:val="none" w:sz="0" w:space="0" w:color="auto"/>
          </w:divBdr>
        </w:div>
        <w:div w:id="1034233727">
          <w:marLeft w:val="480"/>
          <w:marRight w:val="0"/>
          <w:marTop w:val="0"/>
          <w:marBottom w:val="0"/>
          <w:divBdr>
            <w:top w:val="none" w:sz="0" w:space="0" w:color="auto"/>
            <w:left w:val="none" w:sz="0" w:space="0" w:color="auto"/>
            <w:bottom w:val="none" w:sz="0" w:space="0" w:color="auto"/>
            <w:right w:val="none" w:sz="0" w:space="0" w:color="auto"/>
          </w:divBdr>
        </w:div>
        <w:div w:id="1043094249">
          <w:marLeft w:val="480"/>
          <w:marRight w:val="0"/>
          <w:marTop w:val="0"/>
          <w:marBottom w:val="0"/>
          <w:divBdr>
            <w:top w:val="none" w:sz="0" w:space="0" w:color="auto"/>
            <w:left w:val="none" w:sz="0" w:space="0" w:color="auto"/>
            <w:bottom w:val="none" w:sz="0" w:space="0" w:color="auto"/>
            <w:right w:val="none" w:sz="0" w:space="0" w:color="auto"/>
          </w:divBdr>
        </w:div>
        <w:div w:id="1284844408">
          <w:marLeft w:val="480"/>
          <w:marRight w:val="0"/>
          <w:marTop w:val="0"/>
          <w:marBottom w:val="0"/>
          <w:divBdr>
            <w:top w:val="none" w:sz="0" w:space="0" w:color="auto"/>
            <w:left w:val="none" w:sz="0" w:space="0" w:color="auto"/>
            <w:bottom w:val="none" w:sz="0" w:space="0" w:color="auto"/>
            <w:right w:val="none" w:sz="0" w:space="0" w:color="auto"/>
          </w:divBdr>
        </w:div>
        <w:div w:id="828054904">
          <w:marLeft w:val="480"/>
          <w:marRight w:val="0"/>
          <w:marTop w:val="0"/>
          <w:marBottom w:val="0"/>
          <w:divBdr>
            <w:top w:val="none" w:sz="0" w:space="0" w:color="auto"/>
            <w:left w:val="none" w:sz="0" w:space="0" w:color="auto"/>
            <w:bottom w:val="none" w:sz="0" w:space="0" w:color="auto"/>
            <w:right w:val="none" w:sz="0" w:space="0" w:color="auto"/>
          </w:divBdr>
        </w:div>
        <w:div w:id="83495690">
          <w:marLeft w:val="480"/>
          <w:marRight w:val="0"/>
          <w:marTop w:val="0"/>
          <w:marBottom w:val="0"/>
          <w:divBdr>
            <w:top w:val="none" w:sz="0" w:space="0" w:color="auto"/>
            <w:left w:val="none" w:sz="0" w:space="0" w:color="auto"/>
            <w:bottom w:val="none" w:sz="0" w:space="0" w:color="auto"/>
            <w:right w:val="none" w:sz="0" w:space="0" w:color="auto"/>
          </w:divBdr>
        </w:div>
        <w:div w:id="350688116">
          <w:marLeft w:val="480"/>
          <w:marRight w:val="0"/>
          <w:marTop w:val="0"/>
          <w:marBottom w:val="0"/>
          <w:divBdr>
            <w:top w:val="none" w:sz="0" w:space="0" w:color="auto"/>
            <w:left w:val="none" w:sz="0" w:space="0" w:color="auto"/>
            <w:bottom w:val="none" w:sz="0" w:space="0" w:color="auto"/>
            <w:right w:val="none" w:sz="0" w:space="0" w:color="auto"/>
          </w:divBdr>
        </w:div>
        <w:div w:id="1741713353">
          <w:marLeft w:val="480"/>
          <w:marRight w:val="0"/>
          <w:marTop w:val="0"/>
          <w:marBottom w:val="0"/>
          <w:divBdr>
            <w:top w:val="none" w:sz="0" w:space="0" w:color="auto"/>
            <w:left w:val="none" w:sz="0" w:space="0" w:color="auto"/>
            <w:bottom w:val="none" w:sz="0" w:space="0" w:color="auto"/>
            <w:right w:val="none" w:sz="0" w:space="0" w:color="auto"/>
          </w:divBdr>
        </w:div>
        <w:div w:id="504365072">
          <w:marLeft w:val="480"/>
          <w:marRight w:val="0"/>
          <w:marTop w:val="0"/>
          <w:marBottom w:val="0"/>
          <w:divBdr>
            <w:top w:val="none" w:sz="0" w:space="0" w:color="auto"/>
            <w:left w:val="none" w:sz="0" w:space="0" w:color="auto"/>
            <w:bottom w:val="none" w:sz="0" w:space="0" w:color="auto"/>
            <w:right w:val="none" w:sz="0" w:space="0" w:color="auto"/>
          </w:divBdr>
        </w:div>
        <w:div w:id="2016834842">
          <w:marLeft w:val="480"/>
          <w:marRight w:val="0"/>
          <w:marTop w:val="0"/>
          <w:marBottom w:val="0"/>
          <w:divBdr>
            <w:top w:val="none" w:sz="0" w:space="0" w:color="auto"/>
            <w:left w:val="none" w:sz="0" w:space="0" w:color="auto"/>
            <w:bottom w:val="none" w:sz="0" w:space="0" w:color="auto"/>
            <w:right w:val="none" w:sz="0" w:space="0" w:color="auto"/>
          </w:divBdr>
        </w:div>
        <w:div w:id="609629018">
          <w:marLeft w:val="480"/>
          <w:marRight w:val="0"/>
          <w:marTop w:val="0"/>
          <w:marBottom w:val="0"/>
          <w:divBdr>
            <w:top w:val="none" w:sz="0" w:space="0" w:color="auto"/>
            <w:left w:val="none" w:sz="0" w:space="0" w:color="auto"/>
            <w:bottom w:val="none" w:sz="0" w:space="0" w:color="auto"/>
            <w:right w:val="none" w:sz="0" w:space="0" w:color="auto"/>
          </w:divBdr>
        </w:div>
        <w:div w:id="498815655">
          <w:marLeft w:val="480"/>
          <w:marRight w:val="0"/>
          <w:marTop w:val="0"/>
          <w:marBottom w:val="0"/>
          <w:divBdr>
            <w:top w:val="none" w:sz="0" w:space="0" w:color="auto"/>
            <w:left w:val="none" w:sz="0" w:space="0" w:color="auto"/>
            <w:bottom w:val="none" w:sz="0" w:space="0" w:color="auto"/>
            <w:right w:val="none" w:sz="0" w:space="0" w:color="auto"/>
          </w:divBdr>
        </w:div>
        <w:div w:id="1592854737">
          <w:marLeft w:val="480"/>
          <w:marRight w:val="0"/>
          <w:marTop w:val="0"/>
          <w:marBottom w:val="0"/>
          <w:divBdr>
            <w:top w:val="none" w:sz="0" w:space="0" w:color="auto"/>
            <w:left w:val="none" w:sz="0" w:space="0" w:color="auto"/>
            <w:bottom w:val="none" w:sz="0" w:space="0" w:color="auto"/>
            <w:right w:val="none" w:sz="0" w:space="0" w:color="auto"/>
          </w:divBdr>
        </w:div>
        <w:div w:id="987590660">
          <w:marLeft w:val="480"/>
          <w:marRight w:val="0"/>
          <w:marTop w:val="0"/>
          <w:marBottom w:val="0"/>
          <w:divBdr>
            <w:top w:val="none" w:sz="0" w:space="0" w:color="auto"/>
            <w:left w:val="none" w:sz="0" w:space="0" w:color="auto"/>
            <w:bottom w:val="none" w:sz="0" w:space="0" w:color="auto"/>
            <w:right w:val="none" w:sz="0" w:space="0" w:color="auto"/>
          </w:divBdr>
        </w:div>
        <w:div w:id="96145305">
          <w:marLeft w:val="480"/>
          <w:marRight w:val="0"/>
          <w:marTop w:val="0"/>
          <w:marBottom w:val="0"/>
          <w:divBdr>
            <w:top w:val="none" w:sz="0" w:space="0" w:color="auto"/>
            <w:left w:val="none" w:sz="0" w:space="0" w:color="auto"/>
            <w:bottom w:val="none" w:sz="0" w:space="0" w:color="auto"/>
            <w:right w:val="none" w:sz="0" w:space="0" w:color="auto"/>
          </w:divBdr>
        </w:div>
        <w:div w:id="1649018062">
          <w:marLeft w:val="480"/>
          <w:marRight w:val="0"/>
          <w:marTop w:val="0"/>
          <w:marBottom w:val="0"/>
          <w:divBdr>
            <w:top w:val="none" w:sz="0" w:space="0" w:color="auto"/>
            <w:left w:val="none" w:sz="0" w:space="0" w:color="auto"/>
            <w:bottom w:val="none" w:sz="0" w:space="0" w:color="auto"/>
            <w:right w:val="none" w:sz="0" w:space="0" w:color="auto"/>
          </w:divBdr>
        </w:div>
        <w:div w:id="1481115192">
          <w:marLeft w:val="480"/>
          <w:marRight w:val="0"/>
          <w:marTop w:val="0"/>
          <w:marBottom w:val="0"/>
          <w:divBdr>
            <w:top w:val="none" w:sz="0" w:space="0" w:color="auto"/>
            <w:left w:val="none" w:sz="0" w:space="0" w:color="auto"/>
            <w:bottom w:val="none" w:sz="0" w:space="0" w:color="auto"/>
            <w:right w:val="none" w:sz="0" w:space="0" w:color="auto"/>
          </w:divBdr>
        </w:div>
        <w:div w:id="197090312">
          <w:marLeft w:val="480"/>
          <w:marRight w:val="0"/>
          <w:marTop w:val="0"/>
          <w:marBottom w:val="0"/>
          <w:divBdr>
            <w:top w:val="none" w:sz="0" w:space="0" w:color="auto"/>
            <w:left w:val="none" w:sz="0" w:space="0" w:color="auto"/>
            <w:bottom w:val="none" w:sz="0" w:space="0" w:color="auto"/>
            <w:right w:val="none" w:sz="0" w:space="0" w:color="auto"/>
          </w:divBdr>
        </w:div>
        <w:div w:id="1233007040">
          <w:marLeft w:val="480"/>
          <w:marRight w:val="0"/>
          <w:marTop w:val="0"/>
          <w:marBottom w:val="0"/>
          <w:divBdr>
            <w:top w:val="none" w:sz="0" w:space="0" w:color="auto"/>
            <w:left w:val="none" w:sz="0" w:space="0" w:color="auto"/>
            <w:bottom w:val="none" w:sz="0" w:space="0" w:color="auto"/>
            <w:right w:val="none" w:sz="0" w:space="0" w:color="auto"/>
          </w:divBdr>
        </w:div>
      </w:divsChild>
    </w:div>
    <w:div w:id="478959289">
      <w:bodyDiv w:val="1"/>
      <w:marLeft w:val="0"/>
      <w:marRight w:val="0"/>
      <w:marTop w:val="0"/>
      <w:marBottom w:val="0"/>
      <w:divBdr>
        <w:top w:val="none" w:sz="0" w:space="0" w:color="auto"/>
        <w:left w:val="none" w:sz="0" w:space="0" w:color="auto"/>
        <w:bottom w:val="none" w:sz="0" w:space="0" w:color="auto"/>
        <w:right w:val="none" w:sz="0" w:space="0" w:color="auto"/>
      </w:divBdr>
      <w:divsChild>
        <w:div w:id="81725858">
          <w:marLeft w:val="480"/>
          <w:marRight w:val="0"/>
          <w:marTop w:val="0"/>
          <w:marBottom w:val="0"/>
          <w:divBdr>
            <w:top w:val="none" w:sz="0" w:space="0" w:color="auto"/>
            <w:left w:val="none" w:sz="0" w:space="0" w:color="auto"/>
            <w:bottom w:val="none" w:sz="0" w:space="0" w:color="auto"/>
            <w:right w:val="none" w:sz="0" w:space="0" w:color="auto"/>
          </w:divBdr>
        </w:div>
        <w:div w:id="115102013">
          <w:marLeft w:val="480"/>
          <w:marRight w:val="0"/>
          <w:marTop w:val="0"/>
          <w:marBottom w:val="0"/>
          <w:divBdr>
            <w:top w:val="none" w:sz="0" w:space="0" w:color="auto"/>
            <w:left w:val="none" w:sz="0" w:space="0" w:color="auto"/>
            <w:bottom w:val="none" w:sz="0" w:space="0" w:color="auto"/>
            <w:right w:val="none" w:sz="0" w:space="0" w:color="auto"/>
          </w:divBdr>
        </w:div>
        <w:div w:id="174881845">
          <w:marLeft w:val="480"/>
          <w:marRight w:val="0"/>
          <w:marTop w:val="0"/>
          <w:marBottom w:val="0"/>
          <w:divBdr>
            <w:top w:val="none" w:sz="0" w:space="0" w:color="auto"/>
            <w:left w:val="none" w:sz="0" w:space="0" w:color="auto"/>
            <w:bottom w:val="none" w:sz="0" w:space="0" w:color="auto"/>
            <w:right w:val="none" w:sz="0" w:space="0" w:color="auto"/>
          </w:divBdr>
        </w:div>
        <w:div w:id="182208081">
          <w:marLeft w:val="480"/>
          <w:marRight w:val="0"/>
          <w:marTop w:val="0"/>
          <w:marBottom w:val="0"/>
          <w:divBdr>
            <w:top w:val="none" w:sz="0" w:space="0" w:color="auto"/>
            <w:left w:val="none" w:sz="0" w:space="0" w:color="auto"/>
            <w:bottom w:val="none" w:sz="0" w:space="0" w:color="auto"/>
            <w:right w:val="none" w:sz="0" w:space="0" w:color="auto"/>
          </w:divBdr>
        </w:div>
        <w:div w:id="224679077">
          <w:marLeft w:val="480"/>
          <w:marRight w:val="0"/>
          <w:marTop w:val="0"/>
          <w:marBottom w:val="0"/>
          <w:divBdr>
            <w:top w:val="none" w:sz="0" w:space="0" w:color="auto"/>
            <w:left w:val="none" w:sz="0" w:space="0" w:color="auto"/>
            <w:bottom w:val="none" w:sz="0" w:space="0" w:color="auto"/>
            <w:right w:val="none" w:sz="0" w:space="0" w:color="auto"/>
          </w:divBdr>
        </w:div>
        <w:div w:id="252979493">
          <w:marLeft w:val="480"/>
          <w:marRight w:val="0"/>
          <w:marTop w:val="0"/>
          <w:marBottom w:val="0"/>
          <w:divBdr>
            <w:top w:val="none" w:sz="0" w:space="0" w:color="auto"/>
            <w:left w:val="none" w:sz="0" w:space="0" w:color="auto"/>
            <w:bottom w:val="none" w:sz="0" w:space="0" w:color="auto"/>
            <w:right w:val="none" w:sz="0" w:space="0" w:color="auto"/>
          </w:divBdr>
        </w:div>
        <w:div w:id="259264526">
          <w:marLeft w:val="480"/>
          <w:marRight w:val="0"/>
          <w:marTop w:val="0"/>
          <w:marBottom w:val="0"/>
          <w:divBdr>
            <w:top w:val="none" w:sz="0" w:space="0" w:color="auto"/>
            <w:left w:val="none" w:sz="0" w:space="0" w:color="auto"/>
            <w:bottom w:val="none" w:sz="0" w:space="0" w:color="auto"/>
            <w:right w:val="none" w:sz="0" w:space="0" w:color="auto"/>
          </w:divBdr>
        </w:div>
        <w:div w:id="270166033">
          <w:marLeft w:val="480"/>
          <w:marRight w:val="0"/>
          <w:marTop w:val="0"/>
          <w:marBottom w:val="0"/>
          <w:divBdr>
            <w:top w:val="none" w:sz="0" w:space="0" w:color="auto"/>
            <w:left w:val="none" w:sz="0" w:space="0" w:color="auto"/>
            <w:bottom w:val="none" w:sz="0" w:space="0" w:color="auto"/>
            <w:right w:val="none" w:sz="0" w:space="0" w:color="auto"/>
          </w:divBdr>
        </w:div>
        <w:div w:id="296111215">
          <w:marLeft w:val="480"/>
          <w:marRight w:val="0"/>
          <w:marTop w:val="0"/>
          <w:marBottom w:val="0"/>
          <w:divBdr>
            <w:top w:val="none" w:sz="0" w:space="0" w:color="auto"/>
            <w:left w:val="none" w:sz="0" w:space="0" w:color="auto"/>
            <w:bottom w:val="none" w:sz="0" w:space="0" w:color="auto"/>
            <w:right w:val="none" w:sz="0" w:space="0" w:color="auto"/>
          </w:divBdr>
        </w:div>
        <w:div w:id="314454736">
          <w:marLeft w:val="480"/>
          <w:marRight w:val="0"/>
          <w:marTop w:val="0"/>
          <w:marBottom w:val="0"/>
          <w:divBdr>
            <w:top w:val="none" w:sz="0" w:space="0" w:color="auto"/>
            <w:left w:val="none" w:sz="0" w:space="0" w:color="auto"/>
            <w:bottom w:val="none" w:sz="0" w:space="0" w:color="auto"/>
            <w:right w:val="none" w:sz="0" w:space="0" w:color="auto"/>
          </w:divBdr>
        </w:div>
        <w:div w:id="334961608">
          <w:marLeft w:val="480"/>
          <w:marRight w:val="0"/>
          <w:marTop w:val="0"/>
          <w:marBottom w:val="0"/>
          <w:divBdr>
            <w:top w:val="none" w:sz="0" w:space="0" w:color="auto"/>
            <w:left w:val="none" w:sz="0" w:space="0" w:color="auto"/>
            <w:bottom w:val="none" w:sz="0" w:space="0" w:color="auto"/>
            <w:right w:val="none" w:sz="0" w:space="0" w:color="auto"/>
          </w:divBdr>
        </w:div>
        <w:div w:id="369427537">
          <w:marLeft w:val="480"/>
          <w:marRight w:val="0"/>
          <w:marTop w:val="0"/>
          <w:marBottom w:val="0"/>
          <w:divBdr>
            <w:top w:val="none" w:sz="0" w:space="0" w:color="auto"/>
            <w:left w:val="none" w:sz="0" w:space="0" w:color="auto"/>
            <w:bottom w:val="none" w:sz="0" w:space="0" w:color="auto"/>
            <w:right w:val="none" w:sz="0" w:space="0" w:color="auto"/>
          </w:divBdr>
        </w:div>
        <w:div w:id="376782457">
          <w:marLeft w:val="480"/>
          <w:marRight w:val="0"/>
          <w:marTop w:val="0"/>
          <w:marBottom w:val="0"/>
          <w:divBdr>
            <w:top w:val="none" w:sz="0" w:space="0" w:color="auto"/>
            <w:left w:val="none" w:sz="0" w:space="0" w:color="auto"/>
            <w:bottom w:val="none" w:sz="0" w:space="0" w:color="auto"/>
            <w:right w:val="none" w:sz="0" w:space="0" w:color="auto"/>
          </w:divBdr>
        </w:div>
        <w:div w:id="396900621">
          <w:marLeft w:val="480"/>
          <w:marRight w:val="0"/>
          <w:marTop w:val="0"/>
          <w:marBottom w:val="0"/>
          <w:divBdr>
            <w:top w:val="none" w:sz="0" w:space="0" w:color="auto"/>
            <w:left w:val="none" w:sz="0" w:space="0" w:color="auto"/>
            <w:bottom w:val="none" w:sz="0" w:space="0" w:color="auto"/>
            <w:right w:val="none" w:sz="0" w:space="0" w:color="auto"/>
          </w:divBdr>
        </w:div>
        <w:div w:id="397477671">
          <w:marLeft w:val="480"/>
          <w:marRight w:val="0"/>
          <w:marTop w:val="0"/>
          <w:marBottom w:val="0"/>
          <w:divBdr>
            <w:top w:val="none" w:sz="0" w:space="0" w:color="auto"/>
            <w:left w:val="none" w:sz="0" w:space="0" w:color="auto"/>
            <w:bottom w:val="none" w:sz="0" w:space="0" w:color="auto"/>
            <w:right w:val="none" w:sz="0" w:space="0" w:color="auto"/>
          </w:divBdr>
        </w:div>
        <w:div w:id="414515992">
          <w:marLeft w:val="480"/>
          <w:marRight w:val="0"/>
          <w:marTop w:val="0"/>
          <w:marBottom w:val="0"/>
          <w:divBdr>
            <w:top w:val="none" w:sz="0" w:space="0" w:color="auto"/>
            <w:left w:val="none" w:sz="0" w:space="0" w:color="auto"/>
            <w:bottom w:val="none" w:sz="0" w:space="0" w:color="auto"/>
            <w:right w:val="none" w:sz="0" w:space="0" w:color="auto"/>
          </w:divBdr>
        </w:div>
        <w:div w:id="470024332">
          <w:marLeft w:val="480"/>
          <w:marRight w:val="0"/>
          <w:marTop w:val="0"/>
          <w:marBottom w:val="0"/>
          <w:divBdr>
            <w:top w:val="none" w:sz="0" w:space="0" w:color="auto"/>
            <w:left w:val="none" w:sz="0" w:space="0" w:color="auto"/>
            <w:bottom w:val="none" w:sz="0" w:space="0" w:color="auto"/>
            <w:right w:val="none" w:sz="0" w:space="0" w:color="auto"/>
          </w:divBdr>
        </w:div>
        <w:div w:id="522015899">
          <w:marLeft w:val="480"/>
          <w:marRight w:val="0"/>
          <w:marTop w:val="0"/>
          <w:marBottom w:val="0"/>
          <w:divBdr>
            <w:top w:val="none" w:sz="0" w:space="0" w:color="auto"/>
            <w:left w:val="none" w:sz="0" w:space="0" w:color="auto"/>
            <w:bottom w:val="none" w:sz="0" w:space="0" w:color="auto"/>
            <w:right w:val="none" w:sz="0" w:space="0" w:color="auto"/>
          </w:divBdr>
        </w:div>
        <w:div w:id="554857258">
          <w:marLeft w:val="480"/>
          <w:marRight w:val="0"/>
          <w:marTop w:val="0"/>
          <w:marBottom w:val="0"/>
          <w:divBdr>
            <w:top w:val="none" w:sz="0" w:space="0" w:color="auto"/>
            <w:left w:val="none" w:sz="0" w:space="0" w:color="auto"/>
            <w:bottom w:val="none" w:sz="0" w:space="0" w:color="auto"/>
            <w:right w:val="none" w:sz="0" w:space="0" w:color="auto"/>
          </w:divBdr>
        </w:div>
        <w:div w:id="595788399">
          <w:marLeft w:val="480"/>
          <w:marRight w:val="0"/>
          <w:marTop w:val="0"/>
          <w:marBottom w:val="0"/>
          <w:divBdr>
            <w:top w:val="none" w:sz="0" w:space="0" w:color="auto"/>
            <w:left w:val="none" w:sz="0" w:space="0" w:color="auto"/>
            <w:bottom w:val="none" w:sz="0" w:space="0" w:color="auto"/>
            <w:right w:val="none" w:sz="0" w:space="0" w:color="auto"/>
          </w:divBdr>
        </w:div>
        <w:div w:id="614681327">
          <w:marLeft w:val="480"/>
          <w:marRight w:val="0"/>
          <w:marTop w:val="0"/>
          <w:marBottom w:val="0"/>
          <w:divBdr>
            <w:top w:val="none" w:sz="0" w:space="0" w:color="auto"/>
            <w:left w:val="none" w:sz="0" w:space="0" w:color="auto"/>
            <w:bottom w:val="none" w:sz="0" w:space="0" w:color="auto"/>
            <w:right w:val="none" w:sz="0" w:space="0" w:color="auto"/>
          </w:divBdr>
        </w:div>
        <w:div w:id="668145081">
          <w:marLeft w:val="480"/>
          <w:marRight w:val="0"/>
          <w:marTop w:val="0"/>
          <w:marBottom w:val="0"/>
          <w:divBdr>
            <w:top w:val="none" w:sz="0" w:space="0" w:color="auto"/>
            <w:left w:val="none" w:sz="0" w:space="0" w:color="auto"/>
            <w:bottom w:val="none" w:sz="0" w:space="0" w:color="auto"/>
            <w:right w:val="none" w:sz="0" w:space="0" w:color="auto"/>
          </w:divBdr>
        </w:div>
        <w:div w:id="692343685">
          <w:marLeft w:val="480"/>
          <w:marRight w:val="0"/>
          <w:marTop w:val="0"/>
          <w:marBottom w:val="0"/>
          <w:divBdr>
            <w:top w:val="none" w:sz="0" w:space="0" w:color="auto"/>
            <w:left w:val="none" w:sz="0" w:space="0" w:color="auto"/>
            <w:bottom w:val="none" w:sz="0" w:space="0" w:color="auto"/>
            <w:right w:val="none" w:sz="0" w:space="0" w:color="auto"/>
          </w:divBdr>
        </w:div>
        <w:div w:id="700786252">
          <w:marLeft w:val="480"/>
          <w:marRight w:val="0"/>
          <w:marTop w:val="0"/>
          <w:marBottom w:val="0"/>
          <w:divBdr>
            <w:top w:val="none" w:sz="0" w:space="0" w:color="auto"/>
            <w:left w:val="none" w:sz="0" w:space="0" w:color="auto"/>
            <w:bottom w:val="none" w:sz="0" w:space="0" w:color="auto"/>
            <w:right w:val="none" w:sz="0" w:space="0" w:color="auto"/>
          </w:divBdr>
        </w:div>
        <w:div w:id="736712139">
          <w:marLeft w:val="480"/>
          <w:marRight w:val="0"/>
          <w:marTop w:val="0"/>
          <w:marBottom w:val="0"/>
          <w:divBdr>
            <w:top w:val="none" w:sz="0" w:space="0" w:color="auto"/>
            <w:left w:val="none" w:sz="0" w:space="0" w:color="auto"/>
            <w:bottom w:val="none" w:sz="0" w:space="0" w:color="auto"/>
            <w:right w:val="none" w:sz="0" w:space="0" w:color="auto"/>
          </w:divBdr>
        </w:div>
        <w:div w:id="748425819">
          <w:marLeft w:val="480"/>
          <w:marRight w:val="0"/>
          <w:marTop w:val="0"/>
          <w:marBottom w:val="0"/>
          <w:divBdr>
            <w:top w:val="none" w:sz="0" w:space="0" w:color="auto"/>
            <w:left w:val="none" w:sz="0" w:space="0" w:color="auto"/>
            <w:bottom w:val="none" w:sz="0" w:space="0" w:color="auto"/>
            <w:right w:val="none" w:sz="0" w:space="0" w:color="auto"/>
          </w:divBdr>
        </w:div>
        <w:div w:id="919020256">
          <w:marLeft w:val="480"/>
          <w:marRight w:val="0"/>
          <w:marTop w:val="0"/>
          <w:marBottom w:val="0"/>
          <w:divBdr>
            <w:top w:val="none" w:sz="0" w:space="0" w:color="auto"/>
            <w:left w:val="none" w:sz="0" w:space="0" w:color="auto"/>
            <w:bottom w:val="none" w:sz="0" w:space="0" w:color="auto"/>
            <w:right w:val="none" w:sz="0" w:space="0" w:color="auto"/>
          </w:divBdr>
        </w:div>
        <w:div w:id="921790895">
          <w:marLeft w:val="480"/>
          <w:marRight w:val="0"/>
          <w:marTop w:val="0"/>
          <w:marBottom w:val="0"/>
          <w:divBdr>
            <w:top w:val="none" w:sz="0" w:space="0" w:color="auto"/>
            <w:left w:val="none" w:sz="0" w:space="0" w:color="auto"/>
            <w:bottom w:val="none" w:sz="0" w:space="0" w:color="auto"/>
            <w:right w:val="none" w:sz="0" w:space="0" w:color="auto"/>
          </w:divBdr>
        </w:div>
        <w:div w:id="933171727">
          <w:marLeft w:val="480"/>
          <w:marRight w:val="0"/>
          <w:marTop w:val="0"/>
          <w:marBottom w:val="0"/>
          <w:divBdr>
            <w:top w:val="none" w:sz="0" w:space="0" w:color="auto"/>
            <w:left w:val="none" w:sz="0" w:space="0" w:color="auto"/>
            <w:bottom w:val="none" w:sz="0" w:space="0" w:color="auto"/>
            <w:right w:val="none" w:sz="0" w:space="0" w:color="auto"/>
          </w:divBdr>
        </w:div>
        <w:div w:id="937369457">
          <w:marLeft w:val="480"/>
          <w:marRight w:val="0"/>
          <w:marTop w:val="0"/>
          <w:marBottom w:val="0"/>
          <w:divBdr>
            <w:top w:val="none" w:sz="0" w:space="0" w:color="auto"/>
            <w:left w:val="none" w:sz="0" w:space="0" w:color="auto"/>
            <w:bottom w:val="none" w:sz="0" w:space="0" w:color="auto"/>
            <w:right w:val="none" w:sz="0" w:space="0" w:color="auto"/>
          </w:divBdr>
        </w:div>
        <w:div w:id="987855050">
          <w:marLeft w:val="480"/>
          <w:marRight w:val="0"/>
          <w:marTop w:val="0"/>
          <w:marBottom w:val="0"/>
          <w:divBdr>
            <w:top w:val="none" w:sz="0" w:space="0" w:color="auto"/>
            <w:left w:val="none" w:sz="0" w:space="0" w:color="auto"/>
            <w:bottom w:val="none" w:sz="0" w:space="0" w:color="auto"/>
            <w:right w:val="none" w:sz="0" w:space="0" w:color="auto"/>
          </w:divBdr>
        </w:div>
        <w:div w:id="1041976665">
          <w:marLeft w:val="480"/>
          <w:marRight w:val="0"/>
          <w:marTop w:val="0"/>
          <w:marBottom w:val="0"/>
          <w:divBdr>
            <w:top w:val="none" w:sz="0" w:space="0" w:color="auto"/>
            <w:left w:val="none" w:sz="0" w:space="0" w:color="auto"/>
            <w:bottom w:val="none" w:sz="0" w:space="0" w:color="auto"/>
            <w:right w:val="none" w:sz="0" w:space="0" w:color="auto"/>
          </w:divBdr>
        </w:div>
        <w:div w:id="1045064129">
          <w:marLeft w:val="480"/>
          <w:marRight w:val="0"/>
          <w:marTop w:val="0"/>
          <w:marBottom w:val="0"/>
          <w:divBdr>
            <w:top w:val="none" w:sz="0" w:space="0" w:color="auto"/>
            <w:left w:val="none" w:sz="0" w:space="0" w:color="auto"/>
            <w:bottom w:val="none" w:sz="0" w:space="0" w:color="auto"/>
            <w:right w:val="none" w:sz="0" w:space="0" w:color="auto"/>
          </w:divBdr>
        </w:div>
        <w:div w:id="1129669142">
          <w:marLeft w:val="480"/>
          <w:marRight w:val="0"/>
          <w:marTop w:val="0"/>
          <w:marBottom w:val="0"/>
          <w:divBdr>
            <w:top w:val="none" w:sz="0" w:space="0" w:color="auto"/>
            <w:left w:val="none" w:sz="0" w:space="0" w:color="auto"/>
            <w:bottom w:val="none" w:sz="0" w:space="0" w:color="auto"/>
            <w:right w:val="none" w:sz="0" w:space="0" w:color="auto"/>
          </w:divBdr>
        </w:div>
        <w:div w:id="1142308048">
          <w:marLeft w:val="480"/>
          <w:marRight w:val="0"/>
          <w:marTop w:val="0"/>
          <w:marBottom w:val="0"/>
          <w:divBdr>
            <w:top w:val="none" w:sz="0" w:space="0" w:color="auto"/>
            <w:left w:val="none" w:sz="0" w:space="0" w:color="auto"/>
            <w:bottom w:val="none" w:sz="0" w:space="0" w:color="auto"/>
            <w:right w:val="none" w:sz="0" w:space="0" w:color="auto"/>
          </w:divBdr>
        </w:div>
        <w:div w:id="1181353628">
          <w:marLeft w:val="480"/>
          <w:marRight w:val="0"/>
          <w:marTop w:val="0"/>
          <w:marBottom w:val="0"/>
          <w:divBdr>
            <w:top w:val="none" w:sz="0" w:space="0" w:color="auto"/>
            <w:left w:val="none" w:sz="0" w:space="0" w:color="auto"/>
            <w:bottom w:val="none" w:sz="0" w:space="0" w:color="auto"/>
            <w:right w:val="none" w:sz="0" w:space="0" w:color="auto"/>
          </w:divBdr>
        </w:div>
        <w:div w:id="1200119529">
          <w:marLeft w:val="480"/>
          <w:marRight w:val="0"/>
          <w:marTop w:val="0"/>
          <w:marBottom w:val="0"/>
          <w:divBdr>
            <w:top w:val="none" w:sz="0" w:space="0" w:color="auto"/>
            <w:left w:val="none" w:sz="0" w:space="0" w:color="auto"/>
            <w:bottom w:val="none" w:sz="0" w:space="0" w:color="auto"/>
            <w:right w:val="none" w:sz="0" w:space="0" w:color="auto"/>
          </w:divBdr>
        </w:div>
        <w:div w:id="1236748371">
          <w:marLeft w:val="480"/>
          <w:marRight w:val="0"/>
          <w:marTop w:val="0"/>
          <w:marBottom w:val="0"/>
          <w:divBdr>
            <w:top w:val="none" w:sz="0" w:space="0" w:color="auto"/>
            <w:left w:val="none" w:sz="0" w:space="0" w:color="auto"/>
            <w:bottom w:val="none" w:sz="0" w:space="0" w:color="auto"/>
            <w:right w:val="none" w:sz="0" w:space="0" w:color="auto"/>
          </w:divBdr>
        </w:div>
        <w:div w:id="1248345465">
          <w:marLeft w:val="480"/>
          <w:marRight w:val="0"/>
          <w:marTop w:val="0"/>
          <w:marBottom w:val="0"/>
          <w:divBdr>
            <w:top w:val="none" w:sz="0" w:space="0" w:color="auto"/>
            <w:left w:val="none" w:sz="0" w:space="0" w:color="auto"/>
            <w:bottom w:val="none" w:sz="0" w:space="0" w:color="auto"/>
            <w:right w:val="none" w:sz="0" w:space="0" w:color="auto"/>
          </w:divBdr>
        </w:div>
        <w:div w:id="1248659811">
          <w:marLeft w:val="480"/>
          <w:marRight w:val="0"/>
          <w:marTop w:val="0"/>
          <w:marBottom w:val="0"/>
          <w:divBdr>
            <w:top w:val="none" w:sz="0" w:space="0" w:color="auto"/>
            <w:left w:val="none" w:sz="0" w:space="0" w:color="auto"/>
            <w:bottom w:val="none" w:sz="0" w:space="0" w:color="auto"/>
            <w:right w:val="none" w:sz="0" w:space="0" w:color="auto"/>
          </w:divBdr>
        </w:div>
        <w:div w:id="1250045358">
          <w:marLeft w:val="480"/>
          <w:marRight w:val="0"/>
          <w:marTop w:val="0"/>
          <w:marBottom w:val="0"/>
          <w:divBdr>
            <w:top w:val="none" w:sz="0" w:space="0" w:color="auto"/>
            <w:left w:val="none" w:sz="0" w:space="0" w:color="auto"/>
            <w:bottom w:val="none" w:sz="0" w:space="0" w:color="auto"/>
            <w:right w:val="none" w:sz="0" w:space="0" w:color="auto"/>
          </w:divBdr>
        </w:div>
        <w:div w:id="1257707598">
          <w:marLeft w:val="480"/>
          <w:marRight w:val="0"/>
          <w:marTop w:val="0"/>
          <w:marBottom w:val="0"/>
          <w:divBdr>
            <w:top w:val="none" w:sz="0" w:space="0" w:color="auto"/>
            <w:left w:val="none" w:sz="0" w:space="0" w:color="auto"/>
            <w:bottom w:val="none" w:sz="0" w:space="0" w:color="auto"/>
            <w:right w:val="none" w:sz="0" w:space="0" w:color="auto"/>
          </w:divBdr>
        </w:div>
        <w:div w:id="1287811141">
          <w:marLeft w:val="480"/>
          <w:marRight w:val="0"/>
          <w:marTop w:val="0"/>
          <w:marBottom w:val="0"/>
          <w:divBdr>
            <w:top w:val="none" w:sz="0" w:space="0" w:color="auto"/>
            <w:left w:val="none" w:sz="0" w:space="0" w:color="auto"/>
            <w:bottom w:val="none" w:sz="0" w:space="0" w:color="auto"/>
            <w:right w:val="none" w:sz="0" w:space="0" w:color="auto"/>
          </w:divBdr>
        </w:div>
        <w:div w:id="1363169683">
          <w:marLeft w:val="480"/>
          <w:marRight w:val="0"/>
          <w:marTop w:val="0"/>
          <w:marBottom w:val="0"/>
          <w:divBdr>
            <w:top w:val="none" w:sz="0" w:space="0" w:color="auto"/>
            <w:left w:val="none" w:sz="0" w:space="0" w:color="auto"/>
            <w:bottom w:val="none" w:sz="0" w:space="0" w:color="auto"/>
            <w:right w:val="none" w:sz="0" w:space="0" w:color="auto"/>
          </w:divBdr>
        </w:div>
        <w:div w:id="1396316692">
          <w:marLeft w:val="480"/>
          <w:marRight w:val="0"/>
          <w:marTop w:val="0"/>
          <w:marBottom w:val="0"/>
          <w:divBdr>
            <w:top w:val="none" w:sz="0" w:space="0" w:color="auto"/>
            <w:left w:val="none" w:sz="0" w:space="0" w:color="auto"/>
            <w:bottom w:val="none" w:sz="0" w:space="0" w:color="auto"/>
            <w:right w:val="none" w:sz="0" w:space="0" w:color="auto"/>
          </w:divBdr>
        </w:div>
        <w:div w:id="1564751512">
          <w:marLeft w:val="480"/>
          <w:marRight w:val="0"/>
          <w:marTop w:val="0"/>
          <w:marBottom w:val="0"/>
          <w:divBdr>
            <w:top w:val="none" w:sz="0" w:space="0" w:color="auto"/>
            <w:left w:val="none" w:sz="0" w:space="0" w:color="auto"/>
            <w:bottom w:val="none" w:sz="0" w:space="0" w:color="auto"/>
            <w:right w:val="none" w:sz="0" w:space="0" w:color="auto"/>
          </w:divBdr>
        </w:div>
        <w:div w:id="1597133284">
          <w:marLeft w:val="480"/>
          <w:marRight w:val="0"/>
          <w:marTop w:val="0"/>
          <w:marBottom w:val="0"/>
          <w:divBdr>
            <w:top w:val="none" w:sz="0" w:space="0" w:color="auto"/>
            <w:left w:val="none" w:sz="0" w:space="0" w:color="auto"/>
            <w:bottom w:val="none" w:sz="0" w:space="0" w:color="auto"/>
            <w:right w:val="none" w:sz="0" w:space="0" w:color="auto"/>
          </w:divBdr>
        </w:div>
        <w:div w:id="1631933333">
          <w:marLeft w:val="480"/>
          <w:marRight w:val="0"/>
          <w:marTop w:val="0"/>
          <w:marBottom w:val="0"/>
          <w:divBdr>
            <w:top w:val="none" w:sz="0" w:space="0" w:color="auto"/>
            <w:left w:val="none" w:sz="0" w:space="0" w:color="auto"/>
            <w:bottom w:val="none" w:sz="0" w:space="0" w:color="auto"/>
            <w:right w:val="none" w:sz="0" w:space="0" w:color="auto"/>
          </w:divBdr>
        </w:div>
        <w:div w:id="1675838998">
          <w:marLeft w:val="480"/>
          <w:marRight w:val="0"/>
          <w:marTop w:val="0"/>
          <w:marBottom w:val="0"/>
          <w:divBdr>
            <w:top w:val="none" w:sz="0" w:space="0" w:color="auto"/>
            <w:left w:val="none" w:sz="0" w:space="0" w:color="auto"/>
            <w:bottom w:val="none" w:sz="0" w:space="0" w:color="auto"/>
            <w:right w:val="none" w:sz="0" w:space="0" w:color="auto"/>
          </w:divBdr>
        </w:div>
        <w:div w:id="1693989316">
          <w:marLeft w:val="480"/>
          <w:marRight w:val="0"/>
          <w:marTop w:val="0"/>
          <w:marBottom w:val="0"/>
          <w:divBdr>
            <w:top w:val="none" w:sz="0" w:space="0" w:color="auto"/>
            <w:left w:val="none" w:sz="0" w:space="0" w:color="auto"/>
            <w:bottom w:val="none" w:sz="0" w:space="0" w:color="auto"/>
            <w:right w:val="none" w:sz="0" w:space="0" w:color="auto"/>
          </w:divBdr>
        </w:div>
        <w:div w:id="1782987932">
          <w:marLeft w:val="480"/>
          <w:marRight w:val="0"/>
          <w:marTop w:val="0"/>
          <w:marBottom w:val="0"/>
          <w:divBdr>
            <w:top w:val="none" w:sz="0" w:space="0" w:color="auto"/>
            <w:left w:val="none" w:sz="0" w:space="0" w:color="auto"/>
            <w:bottom w:val="none" w:sz="0" w:space="0" w:color="auto"/>
            <w:right w:val="none" w:sz="0" w:space="0" w:color="auto"/>
          </w:divBdr>
        </w:div>
        <w:div w:id="1813866766">
          <w:marLeft w:val="480"/>
          <w:marRight w:val="0"/>
          <w:marTop w:val="0"/>
          <w:marBottom w:val="0"/>
          <w:divBdr>
            <w:top w:val="none" w:sz="0" w:space="0" w:color="auto"/>
            <w:left w:val="none" w:sz="0" w:space="0" w:color="auto"/>
            <w:bottom w:val="none" w:sz="0" w:space="0" w:color="auto"/>
            <w:right w:val="none" w:sz="0" w:space="0" w:color="auto"/>
          </w:divBdr>
        </w:div>
        <w:div w:id="1834174248">
          <w:marLeft w:val="480"/>
          <w:marRight w:val="0"/>
          <w:marTop w:val="0"/>
          <w:marBottom w:val="0"/>
          <w:divBdr>
            <w:top w:val="none" w:sz="0" w:space="0" w:color="auto"/>
            <w:left w:val="none" w:sz="0" w:space="0" w:color="auto"/>
            <w:bottom w:val="none" w:sz="0" w:space="0" w:color="auto"/>
            <w:right w:val="none" w:sz="0" w:space="0" w:color="auto"/>
          </w:divBdr>
        </w:div>
        <w:div w:id="1838619206">
          <w:marLeft w:val="480"/>
          <w:marRight w:val="0"/>
          <w:marTop w:val="0"/>
          <w:marBottom w:val="0"/>
          <w:divBdr>
            <w:top w:val="none" w:sz="0" w:space="0" w:color="auto"/>
            <w:left w:val="none" w:sz="0" w:space="0" w:color="auto"/>
            <w:bottom w:val="none" w:sz="0" w:space="0" w:color="auto"/>
            <w:right w:val="none" w:sz="0" w:space="0" w:color="auto"/>
          </w:divBdr>
        </w:div>
        <w:div w:id="1844974515">
          <w:marLeft w:val="480"/>
          <w:marRight w:val="0"/>
          <w:marTop w:val="0"/>
          <w:marBottom w:val="0"/>
          <w:divBdr>
            <w:top w:val="none" w:sz="0" w:space="0" w:color="auto"/>
            <w:left w:val="none" w:sz="0" w:space="0" w:color="auto"/>
            <w:bottom w:val="none" w:sz="0" w:space="0" w:color="auto"/>
            <w:right w:val="none" w:sz="0" w:space="0" w:color="auto"/>
          </w:divBdr>
        </w:div>
        <w:div w:id="1847136616">
          <w:marLeft w:val="480"/>
          <w:marRight w:val="0"/>
          <w:marTop w:val="0"/>
          <w:marBottom w:val="0"/>
          <w:divBdr>
            <w:top w:val="none" w:sz="0" w:space="0" w:color="auto"/>
            <w:left w:val="none" w:sz="0" w:space="0" w:color="auto"/>
            <w:bottom w:val="none" w:sz="0" w:space="0" w:color="auto"/>
            <w:right w:val="none" w:sz="0" w:space="0" w:color="auto"/>
          </w:divBdr>
        </w:div>
        <w:div w:id="1867672203">
          <w:marLeft w:val="480"/>
          <w:marRight w:val="0"/>
          <w:marTop w:val="0"/>
          <w:marBottom w:val="0"/>
          <w:divBdr>
            <w:top w:val="none" w:sz="0" w:space="0" w:color="auto"/>
            <w:left w:val="none" w:sz="0" w:space="0" w:color="auto"/>
            <w:bottom w:val="none" w:sz="0" w:space="0" w:color="auto"/>
            <w:right w:val="none" w:sz="0" w:space="0" w:color="auto"/>
          </w:divBdr>
        </w:div>
        <w:div w:id="1872646126">
          <w:marLeft w:val="480"/>
          <w:marRight w:val="0"/>
          <w:marTop w:val="0"/>
          <w:marBottom w:val="0"/>
          <w:divBdr>
            <w:top w:val="none" w:sz="0" w:space="0" w:color="auto"/>
            <w:left w:val="none" w:sz="0" w:space="0" w:color="auto"/>
            <w:bottom w:val="none" w:sz="0" w:space="0" w:color="auto"/>
            <w:right w:val="none" w:sz="0" w:space="0" w:color="auto"/>
          </w:divBdr>
        </w:div>
        <w:div w:id="1882084409">
          <w:marLeft w:val="480"/>
          <w:marRight w:val="0"/>
          <w:marTop w:val="0"/>
          <w:marBottom w:val="0"/>
          <w:divBdr>
            <w:top w:val="none" w:sz="0" w:space="0" w:color="auto"/>
            <w:left w:val="none" w:sz="0" w:space="0" w:color="auto"/>
            <w:bottom w:val="none" w:sz="0" w:space="0" w:color="auto"/>
            <w:right w:val="none" w:sz="0" w:space="0" w:color="auto"/>
          </w:divBdr>
        </w:div>
        <w:div w:id="1898466130">
          <w:marLeft w:val="480"/>
          <w:marRight w:val="0"/>
          <w:marTop w:val="0"/>
          <w:marBottom w:val="0"/>
          <w:divBdr>
            <w:top w:val="none" w:sz="0" w:space="0" w:color="auto"/>
            <w:left w:val="none" w:sz="0" w:space="0" w:color="auto"/>
            <w:bottom w:val="none" w:sz="0" w:space="0" w:color="auto"/>
            <w:right w:val="none" w:sz="0" w:space="0" w:color="auto"/>
          </w:divBdr>
        </w:div>
        <w:div w:id="1997102472">
          <w:marLeft w:val="480"/>
          <w:marRight w:val="0"/>
          <w:marTop w:val="0"/>
          <w:marBottom w:val="0"/>
          <w:divBdr>
            <w:top w:val="none" w:sz="0" w:space="0" w:color="auto"/>
            <w:left w:val="none" w:sz="0" w:space="0" w:color="auto"/>
            <w:bottom w:val="none" w:sz="0" w:space="0" w:color="auto"/>
            <w:right w:val="none" w:sz="0" w:space="0" w:color="auto"/>
          </w:divBdr>
        </w:div>
        <w:div w:id="1998028752">
          <w:marLeft w:val="480"/>
          <w:marRight w:val="0"/>
          <w:marTop w:val="0"/>
          <w:marBottom w:val="0"/>
          <w:divBdr>
            <w:top w:val="none" w:sz="0" w:space="0" w:color="auto"/>
            <w:left w:val="none" w:sz="0" w:space="0" w:color="auto"/>
            <w:bottom w:val="none" w:sz="0" w:space="0" w:color="auto"/>
            <w:right w:val="none" w:sz="0" w:space="0" w:color="auto"/>
          </w:divBdr>
        </w:div>
        <w:div w:id="2002542466">
          <w:marLeft w:val="480"/>
          <w:marRight w:val="0"/>
          <w:marTop w:val="0"/>
          <w:marBottom w:val="0"/>
          <w:divBdr>
            <w:top w:val="none" w:sz="0" w:space="0" w:color="auto"/>
            <w:left w:val="none" w:sz="0" w:space="0" w:color="auto"/>
            <w:bottom w:val="none" w:sz="0" w:space="0" w:color="auto"/>
            <w:right w:val="none" w:sz="0" w:space="0" w:color="auto"/>
          </w:divBdr>
        </w:div>
        <w:div w:id="2010866996">
          <w:marLeft w:val="480"/>
          <w:marRight w:val="0"/>
          <w:marTop w:val="0"/>
          <w:marBottom w:val="0"/>
          <w:divBdr>
            <w:top w:val="none" w:sz="0" w:space="0" w:color="auto"/>
            <w:left w:val="none" w:sz="0" w:space="0" w:color="auto"/>
            <w:bottom w:val="none" w:sz="0" w:space="0" w:color="auto"/>
            <w:right w:val="none" w:sz="0" w:space="0" w:color="auto"/>
          </w:divBdr>
        </w:div>
        <w:div w:id="2059282141">
          <w:marLeft w:val="480"/>
          <w:marRight w:val="0"/>
          <w:marTop w:val="0"/>
          <w:marBottom w:val="0"/>
          <w:divBdr>
            <w:top w:val="none" w:sz="0" w:space="0" w:color="auto"/>
            <w:left w:val="none" w:sz="0" w:space="0" w:color="auto"/>
            <w:bottom w:val="none" w:sz="0" w:space="0" w:color="auto"/>
            <w:right w:val="none" w:sz="0" w:space="0" w:color="auto"/>
          </w:divBdr>
        </w:div>
        <w:div w:id="2061634484">
          <w:marLeft w:val="480"/>
          <w:marRight w:val="0"/>
          <w:marTop w:val="0"/>
          <w:marBottom w:val="0"/>
          <w:divBdr>
            <w:top w:val="none" w:sz="0" w:space="0" w:color="auto"/>
            <w:left w:val="none" w:sz="0" w:space="0" w:color="auto"/>
            <w:bottom w:val="none" w:sz="0" w:space="0" w:color="auto"/>
            <w:right w:val="none" w:sz="0" w:space="0" w:color="auto"/>
          </w:divBdr>
        </w:div>
        <w:div w:id="2063018214">
          <w:marLeft w:val="480"/>
          <w:marRight w:val="0"/>
          <w:marTop w:val="0"/>
          <w:marBottom w:val="0"/>
          <w:divBdr>
            <w:top w:val="none" w:sz="0" w:space="0" w:color="auto"/>
            <w:left w:val="none" w:sz="0" w:space="0" w:color="auto"/>
            <w:bottom w:val="none" w:sz="0" w:space="0" w:color="auto"/>
            <w:right w:val="none" w:sz="0" w:space="0" w:color="auto"/>
          </w:divBdr>
        </w:div>
        <w:div w:id="2100561070">
          <w:marLeft w:val="480"/>
          <w:marRight w:val="0"/>
          <w:marTop w:val="0"/>
          <w:marBottom w:val="0"/>
          <w:divBdr>
            <w:top w:val="none" w:sz="0" w:space="0" w:color="auto"/>
            <w:left w:val="none" w:sz="0" w:space="0" w:color="auto"/>
            <w:bottom w:val="none" w:sz="0" w:space="0" w:color="auto"/>
            <w:right w:val="none" w:sz="0" w:space="0" w:color="auto"/>
          </w:divBdr>
        </w:div>
      </w:divsChild>
    </w:div>
    <w:div w:id="487478237">
      <w:bodyDiv w:val="1"/>
      <w:marLeft w:val="0"/>
      <w:marRight w:val="0"/>
      <w:marTop w:val="0"/>
      <w:marBottom w:val="0"/>
      <w:divBdr>
        <w:top w:val="none" w:sz="0" w:space="0" w:color="auto"/>
        <w:left w:val="none" w:sz="0" w:space="0" w:color="auto"/>
        <w:bottom w:val="none" w:sz="0" w:space="0" w:color="auto"/>
        <w:right w:val="none" w:sz="0" w:space="0" w:color="auto"/>
      </w:divBdr>
      <w:divsChild>
        <w:div w:id="73675152">
          <w:marLeft w:val="480"/>
          <w:marRight w:val="0"/>
          <w:marTop w:val="0"/>
          <w:marBottom w:val="0"/>
          <w:divBdr>
            <w:top w:val="none" w:sz="0" w:space="0" w:color="auto"/>
            <w:left w:val="none" w:sz="0" w:space="0" w:color="auto"/>
            <w:bottom w:val="none" w:sz="0" w:space="0" w:color="auto"/>
            <w:right w:val="none" w:sz="0" w:space="0" w:color="auto"/>
          </w:divBdr>
        </w:div>
        <w:div w:id="172570361">
          <w:marLeft w:val="480"/>
          <w:marRight w:val="0"/>
          <w:marTop w:val="0"/>
          <w:marBottom w:val="0"/>
          <w:divBdr>
            <w:top w:val="none" w:sz="0" w:space="0" w:color="auto"/>
            <w:left w:val="none" w:sz="0" w:space="0" w:color="auto"/>
            <w:bottom w:val="none" w:sz="0" w:space="0" w:color="auto"/>
            <w:right w:val="none" w:sz="0" w:space="0" w:color="auto"/>
          </w:divBdr>
        </w:div>
        <w:div w:id="293679919">
          <w:marLeft w:val="480"/>
          <w:marRight w:val="0"/>
          <w:marTop w:val="0"/>
          <w:marBottom w:val="0"/>
          <w:divBdr>
            <w:top w:val="none" w:sz="0" w:space="0" w:color="auto"/>
            <w:left w:val="none" w:sz="0" w:space="0" w:color="auto"/>
            <w:bottom w:val="none" w:sz="0" w:space="0" w:color="auto"/>
            <w:right w:val="none" w:sz="0" w:space="0" w:color="auto"/>
          </w:divBdr>
        </w:div>
        <w:div w:id="311757126">
          <w:marLeft w:val="480"/>
          <w:marRight w:val="0"/>
          <w:marTop w:val="0"/>
          <w:marBottom w:val="0"/>
          <w:divBdr>
            <w:top w:val="none" w:sz="0" w:space="0" w:color="auto"/>
            <w:left w:val="none" w:sz="0" w:space="0" w:color="auto"/>
            <w:bottom w:val="none" w:sz="0" w:space="0" w:color="auto"/>
            <w:right w:val="none" w:sz="0" w:space="0" w:color="auto"/>
          </w:divBdr>
        </w:div>
        <w:div w:id="340012920">
          <w:marLeft w:val="480"/>
          <w:marRight w:val="0"/>
          <w:marTop w:val="0"/>
          <w:marBottom w:val="0"/>
          <w:divBdr>
            <w:top w:val="none" w:sz="0" w:space="0" w:color="auto"/>
            <w:left w:val="none" w:sz="0" w:space="0" w:color="auto"/>
            <w:bottom w:val="none" w:sz="0" w:space="0" w:color="auto"/>
            <w:right w:val="none" w:sz="0" w:space="0" w:color="auto"/>
          </w:divBdr>
        </w:div>
        <w:div w:id="349137808">
          <w:marLeft w:val="480"/>
          <w:marRight w:val="0"/>
          <w:marTop w:val="0"/>
          <w:marBottom w:val="0"/>
          <w:divBdr>
            <w:top w:val="none" w:sz="0" w:space="0" w:color="auto"/>
            <w:left w:val="none" w:sz="0" w:space="0" w:color="auto"/>
            <w:bottom w:val="none" w:sz="0" w:space="0" w:color="auto"/>
            <w:right w:val="none" w:sz="0" w:space="0" w:color="auto"/>
          </w:divBdr>
        </w:div>
        <w:div w:id="361590954">
          <w:marLeft w:val="480"/>
          <w:marRight w:val="0"/>
          <w:marTop w:val="0"/>
          <w:marBottom w:val="0"/>
          <w:divBdr>
            <w:top w:val="none" w:sz="0" w:space="0" w:color="auto"/>
            <w:left w:val="none" w:sz="0" w:space="0" w:color="auto"/>
            <w:bottom w:val="none" w:sz="0" w:space="0" w:color="auto"/>
            <w:right w:val="none" w:sz="0" w:space="0" w:color="auto"/>
          </w:divBdr>
        </w:div>
        <w:div w:id="362753559">
          <w:marLeft w:val="480"/>
          <w:marRight w:val="0"/>
          <w:marTop w:val="0"/>
          <w:marBottom w:val="0"/>
          <w:divBdr>
            <w:top w:val="none" w:sz="0" w:space="0" w:color="auto"/>
            <w:left w:val="none" w:sz="0" w:space="0" w:color="auto"/>
            <w:bottom w:val="none" w:sz="0" w:space="0" w:color="auto"/>
            <w:right w:val="none" w:sz="0" w:space="0" w:color="auto"/>
          </w:divBdr>
        </w:div>
        <w:div w:id="405804243">
          <w:marLeft w:val="480"/>
          <w:marRight w:val="0"/>
          <w:marTop w:val="0"/>
          <w:marBottom w:val="0"/>
          <w:divBdr>
            <w:top w:val="none" w:sz="0" w:space="0" w:color="auto"/>
            <w:left w:val="none" w:sz="0" w:space="0" w:color="auto"/>
            <w:bottom w:val="none" w:sz="0" w:space="0" w:color="auto"/>
            <w:right w:val="none" w:sz="0" w:space="0" w:color="auto"/>
          </w:divBdr>
        </w:div>
        <w:div w:id="449320457">
          <w:marLeft w:val="480"/>
          <w:marRight w:val="0"/>
          <w:marTop w:val="0"/>
          <w:marBottom w:val="0"/>
          <w:divBdr>
            <w:top w:val="none" w:sz="0" w:space="0" w:color="auto"/>
            <w:left w:val="none" w:sz="0" w:space="0" w:color="auto"/>
            <w:bottom w:val="none" w:sz="0" w:space="0" w:color="auto"/>
            <w:right w:val="none" w:sz="0" w:space="0" w:color="auto"/>
          </w:divBdr>
        </w:div>
        <w:div w:id="493422767">
          <w:marLeft w:val="480"/>
          <w:marRight w:val="0"/>
          <w:marTop w:val="0"/>
          <w:marBottom w:val="0"/>
          <w:divBdr>
            <w:top w:val="none" w:sz="0" w:space="0" w:color="auto"/>
            <w:left w:val="none" w:sz="0" w:space="0" w:color="auto"/>
            <w:bottom w:val="none" w:sz="0" w:space="0" w:color="auto"/>
            <w:right w:val="none" w:sz="0" w:space="0" w:color="auto"/>
          </w:divBdr>
        </w:div>
        <w:div w:id="504519911">
          <w:marLeft w:val="480"/>
          <w:marRight w:val="0"/>
          <w:marTop w:val="0"/>
          <w:marBottom w:val="0"/>
          <w:divBdr>
            <w:top w:val="none" w:sz="0" w:space="0" w:color="auto"/>
            <w:left w:val="none" w:sz="0" w:space="0" w:color="auto"/>
            <w:bottom w:val="none" w:sz="0" w:space="0" w:color="auto"/>
            <w:right w:val="none" w:sz="0" w:space="0" w:color="auto"/>
          </w:divBdr>
        </w:div>
        <w:div w:id="564725142">
          <w:marLeft w:val="480"/>
          <w:marRight w:val="0"/>
          <w:marTop w:val="0"/>
          <w:marBottom w:val="0"/>
          <w:divBdr>
            <w:top w:val="none" w:sz="0" w:space="0" w:color="auto"/>
            <w:left w:val="none" w:sz="0" w:space="0" w:color="auto"/>
            <w:bottom w:val="none" w:sz="0" w:space="0" w:color="auto"/>
            <w:right w:val="none" w:sz="0" w:space="0" w:color="auto"/>
          </w:divBdr>
        </w:div>
        <w:div w:id="578057586">
          <w:marLeft w:val="480"/>
          <w:marRight w:val="0"/>
          <w:marTop w:val="0"/>
          <w:marBottom w:val="0"/>
          <w:divBdr>
            <w:top w:val="none" w:sz="0" w:space="0" w:color="auto"/>
            <w:left w:val="none" w:sz="0" w:space="0" w:color="auto"/>
            <w:bottom w:val="none" w:sz="0" w:space="0" w:color="auto"/>
            <w:right w:val="none" w:sz="0" w:space="0" w:color="auto"/>
          </w:divBdr>
        </w:div>
        <w:div w:id="589435746">
          <w:marLeft w:val="480"/>
          <w:marRight w:val="0"/>
          <w:marTop w:val="0"/>
          <w:marBottom w:val="0"/>
          <w:divBdr>
            <w:top w:val="none" w:sz="0" w:space="0" w:color="auto"/>
            <w:left w:val="none" w:sz="0" w:space="0" w:color="auto"/>
            <w:bottom w:val="none" w:sz="0" w:space="0" w:color="auto"/>
            <w:right w:val="none" w:sz="0" w:space="0" w:color="auto"/>
          </w:divBdr>
        </w:div>
        <w:div w:id="628173856">
          <w:marLeft w:val="480"/>
          <w:marRight w:val="0"/>
          <w:marTop w:val="0"/>
          <w:marBottom w:val="0"/>
          <w:divBdr>
            <w:top w:val="none" w:sz="0" w:space="0" w:color="auto"/>
            <w:left w:val="none" w:sz="0" w:space="0" w:color="auto"/>
            <w:bottom w:val="none" w:sz="0" w:space="0" w:color="auto"/>
            <w:right w:val="none" w:sz="0" w:space="0" w:color="auto"/>
          </w:divBdr>
        </w:div>
        <w:div w:id="736510943">
          <w:marLeft w:val="480"/>
          <w:marRight w:val="0"/>
          <w:marTop w:val="0"/>
          <w:marBottom w:val="0"/>
          <w:divBdr>
            <w:top w:val="none" w:sz="0" w:space="0" w:color="auto"/>
            <w:left w:val="none" w:sz="0" w:space="0" w:color="auto"/>
            <w:bottom w:val="none" w:sz="0" w:space="0" w:color="auto"/>
            <w:right w:val="none" w:sz="0" w:space="0" w:color="auto"/>
          </w:divBdr>
        </w:div>
        <w:div w:id="750086493">
          <w:marLeft w:val="480"/>
          <w:marRight w:val="0"/>
          <w:marTop w:val="0"/>
          <w:marBottom w:val="0"/>
          <w:divBdr>
            <w:top w:val="none" w:sz="0" w:space="0" w:color="auto"/>
            <w:left w:val="none" w:sz="0" w:space="0" w:color="auto"/>
            <w:bottom w:val="none" w:sz="0" w:space="0" w:color="auto"/>
            <w:right w:val="none" w:sz="0" w:space="0" w:color="auto"/>
          </w:divBdr>
        </w:div>
        <w:div w:id="758017854">
          <w:marLeft w:val="480"/>
          <w:marRight w:val="0"/>
          <w:marTop w:val="0"/>
          <w:marBottom w:val="0"/>
          <w:divBdr>
            <w:top w:val="none" w:sz="0" w:space="0" w:color="auto"/>
            <w:left w:val="none" w:sz="0" w:space="0" w:color="auto"/>
            <w:bottom w:val="none" w:sz="0" w:space="0" w:color="auto"/>
            <w:right w:val="none" w:sz="0" w:space="0" w:color="auto"/>
          </w:divBdr>
        </w:div>
        <w:div w:id="794564408">
          <w:marLeft w:val="480"/>
          <w:marRight w:val="0"/>
          <w:marTop w:val="0"/>
          <w:marBottom w:val="0"/>
          <w:divBdr>
            <w:top w:val="none" w:sz="0" w:space="0" w:color="auto"/>
            <w:left w:val="none" w:sz="0" w:space="0" w:color="auto"/>
            <w:bottom w:val="none" w:sz="0" w:space="0" w:color="auto"/>
            <w:right w:val="none" w:sz="0" w:space="0" w:color="auto"/>
          </w:divBdr>
        </w:div>
        <w:div w:id="802964692">
          <w:marLeft w:val="480"/>
          <w:marRight w:val="0"/>
          <w:marTop w:val="0"/>
          <w:marBottom w:val="0"/>
          <w:divBdr>
            <w:top w:val="none" w:sz="0" w:space="0" w:color="auto"/>
            <w:left w:val="none" w:sz="0" w:space="0" w:color="auto"/>
            <w:bottom w:val="none" w:sz="0" w:space="0" w:color="auto"/>
            <w:right w:val="none" w:sz="0" w:space="0" w:color="auto"/>
          </w:divBdr>
        </w:div>
        <w:div w:id="944769831">
          <w:marLeft w:val="480"/>
          <w:marRight w:val="0"/>
          <w:marTop w:val="0"/>
          <w:marBottom w:val="0"/>
          <w:divBdr>
            <w:top w:val="none" w:sz="0" w:space="0" w:color="auto"/>
            <w:left w:val="none" w:sz="0" w:space="0" w:color="auto"/>
            <w:bottom w:val="none" w:sz="0" w:space="0" w:color="auto"/>
            <w:right w:val="none" w:sz="0" w:space="0" w:color="auto"/>
          </w:divBdr>
        </w:div>
        <w:div w:id="955133780">
          <w:marLeft w:val="480"/>
          <w:marRight w:val="0"/>
          <w:marTop w:val="0"/>
          <w:marBottom w:val="0"/>
          <w:divBdr>
            <w:top w:val="none" w:sz="0" w:space="0" w:color="auto"/>
            <w:left w:val="none" w:sz="0" w:space="0" w:color="auto"/>
            <w:bottom w:val="none" w:sz="0" w:space="0" w:color="auto"/>
            <w:right w:val="none" w:sz="0" w:space="0" w:color="auto"/>
          </w:divBdr>
        </w:div>
        <w:div w:id="1048340651">
          <w:marLeft w:val="480"/>
          <w:marRight w:val="0"/>
          <w:marTop w:val="0"/>
          <w:marBottom w:val="0"/>
          <w:divBdr>
            <w:top w:val="none" w:sz="0" w:space="0" w:color="auto"/>
            <w:left w:val="none" w:sz="0" w:space="0" w:color="auto"/>
            <w:bottom w:val="none" w:sz="0" w:space="0" w:color="auto"/>
            <w:right w:val="none" w:sz="0" w:space="0" w:color="auto"/>
          </w:divBdr>
        </w:div>
        <w:div w:id="1117871649">
          <w:marLeft w:val="480"/>
          <w:marRight w:val="0"/>
          <w:marTop w:val="0"/>
          <w:marBottom w:val="0"/>
          <w:divBdr>
            <w:top w:val="none" w:sz="0" w:space="0" w:color="auto"/>
            <w:left w:val="none" w:sz="0" w:space="0" w:color="auto"/>
            <w:bottom w:val="none" w:sz="0" w:space="0" w:color="auto"/>
            <w:right w:val="none" w:sz="0" w:space="0" w:color="auto"/>
          </w:divBdr>
        </w:div>
        <w:div w:id="1168329255">
          <w:marLeft w:val="480"/>
          <w:marRight w:val="0"/>
          <w:marTop w:val="0"/>
          <w:marBottom w:val="0"/>
          <w:divBdr>
            <w:top w:val="none" w:sz="0" w:space="0" w:color="auto"/>
            <w:left w:val="none" w:sz="0" w:space="0" w:color="auto"/>
            <w:bottom w:val="none" w:sz="0" w:space="0" w:color="auto"/>
            <w:right w:val="none" w:sz="0" w:space="0" w:color="auto"/>
          </w:divBdr>
        </w:div>
        <w:div w:id="1205213383">
          <w:marLeft w:val="480"/>
          <w:marRight w:val="0"/>
          <w:marTop w:val="0"/>
          <w:marBottom w:val="0"/>
          <w:divBdr>
            <w:top w:val="none" w:sz="0" w:space="0" w:color="auto"/>
            <w:left w:val="none" w:sz="0" w:space="0" w:color="auto"/>
            <w:bottom w:val="none" w:sz="0" w:space="0" w:color="auto"/>
            <w:right w:val="none" w:sz="0" w:space="0" w:color="auto"/>
          </w:divBdr>
        </w:div>
        <w:div w:id="1230655918">
          <w:marLeft w:val="480"/>
          <w:marRight w:val="0"/>
          <w:marTop w:val="0"/>
          <w:marBottom w:val="0"/>
          <w:divBdr>
            <w:top w:val="none" w:sz="0" w:space="0" w:color="auto"/>
            <w:left w:val="none" w:sz="0" w:space="0" w:color="auto"/>
            <w:bottom w:val="none" w:sz="0" w:space="0" w:color="auto"/>
            <w:right w:val="none" w:sz="0" w:space="0" w:color="auto"/>
          </w:divBdr>
        </w:div>
        <w:div w:id="1258295564">
          <w:marLeft w:val="480"/>
          <w:marRight w:val="0"/>
          <w:marTop w:val="0"/>
          <w:marBottom w:val="0"/>
          <w:divBdr>
            <w:top w:val="none" w:sz="0" w:space="0" w:color="auto"/>
            <w:left w:val="none" w:sz="0" w:space="0" w:color="auto"/>
            <w:bottom w:val="none" w:sz="0" w:space="0" w:color="auto"/>
            <w:right w:val="none" w:sz="0" w:space="0" w:color="auto"/>
          </w:divBdr>
        </w:div>
        <w:div w:id="1324163810">
          <w:marLeft w:val="480"/>
          <w:marRight w:val="0"/>
          <w:marTop w:val="0"/>
          <w:marBottom w:val="0"/>
          <w:divBdr>
            <w:top w:val="none" w:sz="0" w:space="0" w:color="auto"/>
            <w:left w:val="none" w:sz="0" w:space="0" w:color="auto"/>
            <w:bottom w:val="none" w:sz="0" w:space="0" w:color="auto"/>
            <w:right w:val="none" w:sz="0" w:space="0" w:color="auto"/>
          </w:divBdr>
        </w:div>
        <w:div w:id="1341156095">
          <w:marLeft w:val="480"/>
          <w:marRight w:val="0"/>
          <w:marTop w:val="0"/>
          <w:marBottom w:val="0"/>
          <w:divBdr>
            <w:top w:val="none" w:sz="0" w:space="0" w:color="auto"/>
            <w:left w:val="none" w:sz="0" w:space="0" w:color="auto"/>
            <w:bottom w:val="none" w:sz="0" w:space="0" w:color="auto"/>
            <w:right w:val="none" w:sz="0" w:space="0" w:color="auto"/>
          </w:divBdr>
        </w:div>
        <w:div w:id="1355106817">
          <w:marLeft w:val="480"/>
          <w:marRight w:val="0"/>
          <w:marTop w:val="0"/>
          <w:marBottom w:val="0"/>
          <w:divBdr>
            <w:top w:val="none" w:sz="0" w:space="0" w:color="auto"/>
            <w:left w:val="none" w:sz="0" w:space="0" w:color="auto"/>
            <w:bottom w:val="none" w:sz="0" w:space="0" w:color="auto"/>
            <w:right w:val="none" w:sz="0" w:space="0" w:color="auto"/>
          </w:divBdr>
        </w:div>
        <w:div w:id="1402942321">
          <w:marLeft w:val="480"/>
          <w:marRight w:val="0"/>
          <w:marTop w:val="0"/>
          <w:marBottom w:val="0"/>
          <w:divBdr>
            <w:top w:val="none" w:sz="0" w:space="0" w:color="auto"/>
            <w:left w:val="none" w:sz="0" w:space="0" w:color="auto"/>
            <w:bottom w:val="none" w:sz="0" w:space="0" w:color="auto"/>
            <w:right w:val="none" w:sz="0" w:space="0" w:color="auto"/>
          </w:divBdr>
        </w:div>
        <w:div w:id="1451195415">
          <w:marLeft w:val="480"/>
          <w:marRight w:val="0"/>
          <w:marTop w:val="0"/>
          <w:marBottom w:val="0"/>
          <w:divBdr>
            <w:top w:val="none" w:sz="0" w:space="0" w:color="auto"/>
            <w:left w:val="none" w:sz="0" w:space="0" w:color="auto"/>
            <w:bottom w:val="none" w:sz="0" w:space="0" w:color="auto"/>
            <w:right w:val="none" w:sz="0" w:space="0" w:color="auto"/>
          </w:divBdr>
        </w:div>
        <w:div w:id="1492215021">
          <w:marLeft w:val="480"/>
          <w:marRight w:val="0"/>
          <w:marTop w:val="0"/>
          <w:marBottom w:val="0"/>
          <w:divBdr>
            <w:top w:val="none" w:sz="0" w:space="0" w:color="auto"/>
            <w:left w:val="none" w:sz="0" w:space="0" w:color="auto"/>
            <w:bottom w:val="none" w:sz="0" w:space="0" w:color="auto"/>
            <w:right w:val="none" w:sz="0" w:space="0" w:color="auto"/>
          </w:divBdr>
        </w:div>
        <w:div w:id="1509831498">
          <w:marLeft w:val="480"/>
          <w:marRight w:val="0"/>
          <w:marTop w:val="0"/>
          <w:marBottom w:val="0"/>
          <w:divBdr>
            <w:top w:val="none" w:sz="0" w:space="0" w:color="auto"/>
            <w:left w:val="none" w:sz="0" w:space="0" w:color="auto"/>
            <w:bottom w:val="none" w:sz="0" w:space="0" w:color="auto"/>
            <w:right w:val="none" w:sz="0" w:space="0" w:color="auto"/>
          </w:divBdr>
        </w:div>
        <w:div w:id="1514176509">
          <w:marLeft w:val="480"/>
          <w:marRight w:val="0"/>
          <w:marTop w:val="0"/>
          <w:marBottom w:val="0"/>
          <w:divBdr>
            <w:top w:val="none" w:sz="0" w:space="0" w:color="auto"/>
            <w:left w:val="none" w:sz="0" w:space="0" w:color="auto"/>
            <w:bottom w:val="none" w:sz="0" w:space="0" w:color="auto"/>
            <w:right w:val="none" w:sz="0" w:space="0" w:color="auto"/>
          </w:divBdr>
        </w:div>
        <w:div w:id="1541745078">
          <w:marLeft w:val="480"/>
          <w:marRight w:val="0"/>
          <w:marTop w:val="0"/>
          <w:marBottom w:val="0"/>
          <w:divBdr>
            <w:top w:val="none" w:sz="0" w:space="0" w:color="auto"/>
            <w:left w:val="none" w:sz="0" w:space="0" w:color="auto"/>
            <w:bottom w:val="none" w:sz="0" w:space="0" w:color="auto"/>
            <w:right w:val="none" w:sz="0" w:space="0" w:color="auto"/>
          </w:divBdr>
        </w:div>
        <w:div w:id="1552764102">
          <w:marLeft w:val="480"/>
          <w:marRight w:val="0"/>
          <w:marTop w:val="0"/>
          <w:marBottom w:val="0"/>
          <w:divBdr>
            <w:top w:val="none" w:sz="0" w:space="0" w:color="auto"/>
            <w:left w:val="none" w:sz="0" w:space="0" w:color="auto"/>
            <w:bottom w:val="none" w:sz="0" w:space="0" w:color="auto"/>
            <w:right w:val="none" w:sz="0" w:space="0" w:color="auto"/>
          </w:divBdr>
        </w:div>
        <w:div w:id="1585413336">
          <w:marLeft w:val="480"/>
          <w:marRight w:val="0"/>
          <w:marTop w:val="0"/>
          <w:marBottom w:val="0"/>
          <w:divBdr>
            <w:top w:val="none" w:sz="0" w:space="0" w:color="auto"/>
            <w:left w:val="none" w:sz="0" w:space="0" w:color="auto"/>
            <w:bottom w:val="none" w:sz="0" w:space="0" w:color="auto"/>
            <w:right w:val="none" w:sz="0" w:space="0" w:color="auto"/>
          </w:divBdr>
        </w:div>
        <w:div w:id="1605113980">
          <w:marLeft w:val="480"/>
          <w:marRight w:val="0"/>
          <w:marTop w:val="0"/>
          <w:marBottom w:val="0"/>
          <w:divBdr>
            <w:top w:val="none" w:sz="0" w:space="0" w:color="auto"/>
            <w:left w:val="none" w:sz="0" w:space="0" w:color="auto"/>
            <w:bottom w:val="none" w:sz="0" w:space="0" w:color="auto"/>
            <w:right w:val="none" w:sz="0" w:space="0" w:color="auto"/>
          </w:divBdr>
        </w:div>
        <w:div w:id="1607805394">
          <w:marLeft w:val="480"/>
          <w:marRight w:val="0"/>
          <w:marTop w:val="0"/>
          <w:marBottom w:val="0"/>
          <w:divBdr>
            <w:top w:val="none" w:sz="0" w:space="0" w:color="auto"/>
            <w:left w:val="none" w:sz="0" w:space="0" w:color="auto"/>
            <w:bottom w:val="none" w:sz="0" w:space="0" w:color="auto"/>
            <w:right w:val="none" w:sz="0" w:space="0" w:color="auto"/>
          </w:divBdr>
        </w:div>
        <w:div w:id="1613630811">
          <w:marLeft w:val="480"/>
          <w:marRight w:val="0"/>
          <w:marTop w:val="0"/>
          <w:marBottom w:val="0"/>
          <w:divBdr>
            <w:top w:val="none" w:sz="0" w:space="0" w:color="auto"/>
            <w:left w:val="none" w:sz="0" w:space="0" w:color="auto"/>
            <w:bottom w:val="none" w:sz="0" w:space="0" w:color="auto"/>
            <w:right w:val="none" w:sz="0" w:space="0" w:color="auto"/>
          </w:divBdr>
        </w:div>
        <w:div w:id="1675764524">
          <w:marLeft w:val="480"/>
          <w:marRight w:val="0"/>
          <w:marTop w:val="0"/>
          <w:marBottom w:val="0"/>
          <w:divBdr>
            <w:top w:val="none" w:sz="0" w:space="0" w:color="auto"/>
            <w:left w:val="none" w:sz="0" w:space="0" w:color="auto"/>
            <w:bottom w:val="none" w:sz="0" w:space="0" w:color="auto"/>
            <w:right w:val="none" w:sz="0" w:space="0" w:color="auto"/>
          </w:divBdr>
        </w:div>
        <w:div w:id="1719813650">
          <w:marLeft w:val="480"/>
          <w:marRight w:val="0"/>
          <w:marTop w:val="0"/>
          <w:marBottom w:val="0"/>
          <w:divBdr>
            <w:top w:val="none" w:sz="0" w:space="0" w:color="auto"/>
            <w:left w:val="none" w:sz="0" w:space="0" w:color="auto"/>
            <w:bottom w:val="none" w:sz="0" w:space="0" w:color="auto"/>
            <w:right w:val="none" w:sz="0" w:space="0" w:color="auto"/>
          </w:divBdr>
        </w:div>
        <w:div w:id="1754542311">
          <w:marLeft w:val="480"/>
          <w:marRight w:val="0"/>
          <w:marTop w:val="0"/>
          <w:marBottom w:val="0"/>
          <w:divBdr>
            <w:top w:val="none" w:sz="0" w:space="0" w:color="auto"/>
            <w:left w:val="none" w:sz="0" w:space="0" w:color="auto"/>
            <w:bottom w:val="none" w:sz="0" w:space="0" w:color="auto"/>
            <w:right w:val="none" w:sz="0" w:space="0" w:color="auto"/>
          </w:divBdr>
        </w:div>
        <w:div w:id="1801800925">
          <w:marLeft w:val="480"/>
          <w:marRight w:val="0"/>
          <w:marTop w:val="0"/>
          <w:marBottom w:val="0"/>
          <w:divBdr>
            <w:top w:val="none" w:sz="0" w:space="0" w:color="auto"/>
            <w:left w:val="none" w:sz="0" w:space="0" w:color="auto"/>
            <w:bottom w:val="none" w:sz="0" w:space="0" w:color="auto"/>
            <w:right w:val="none" w:sz="0" w:space="0" w:color="auto"/>
          </w:divBdr>
        </w:div>
        <w:div w:id="1810323821">
          <w:marLeft w:val="480"/>
          <w:marRight w:val="0"/>
          <w:marTop w:val="0"/>
          <w:marBottom w:val="0"/>
          <w:divBdr>
            <w:top w:val="none" w:sz="0" w:space="0" w:color="auto"/>
            <w:left w:val="none" w:sz="0" w:space="0" w:color="auto"/>
            <w:bottom w:val="none" w:sz="0" w:space="0" w:color="auto"/>
            <w:right w:val="none" w:sz="0" w:space="0" w:color="auto"/>
          </w:divBdr>
        </w:div>
        <w:div w:id="1830637879">
          <w:marLeft w:val="480"/>
          <w:marRight w:val="0"/>
          <w:marTop w:val="0"/>
          <w:marBottom w:val="0"/>
          <w:divBdr>
            <w:top w:val="none" w:sz="0" w:space="0" w:color="auto"/>
            <w:left w:val="none" w:sz="0" w:space="0" w:color="auto"/>
            <w:bottom w:val="none" w:sz="0" w:space="0" w:color="auto"/>
            <w:right w:val="none" w:sz="0" w:space="0" w:color="auto"/>
          </w:divBdr>
        </w:div>
        <w:div w:id="1919557601">
          <w:marLeft w:val="480"/>
          <w:marRight w:val="0"/>
          <w:marTop w:val="0"/>
          <w:marBottom w:val="0"/>
          <w:divBdr>
            <w:top w:val="none" w:sz="0" w:space="0" w:color="auto"/>
            <w:left w:val="none" w:sz="0" w:space="0" w:color="auto"/>
            <w:bottom w:val="none" w:sz="0" w:space="0" w:color="auto"/>
            <w:right w:val="none" w:sz="0" w:space="0" w:color="auto"/>
          </w:divBdr>
        </w:div>
        <w:div w:id="1967462886">
          <w:marLeft w:val="480"/>
          <w:marRight w:val="0"/>
          <w:marTop w:val="0"/>
          <w:marBottom w:val="0"/>
          <w:divBdr>
            <w:top w:val="none" w:sz="0" w:space="0" w:color="auto"/>
            <w:left w:val="none" w:sz="0" w:space="0" w:color="auto"/>
            <w:bottom w:val="none" w:sz="0" w:space="0" w:color="auto"/>
            <w:right w:val="none" w:sz="0" w:space="0" w:color="auto"/>
          </w:divBdr>
        </w:div>
        <w:div w:id="1990209355">
          <w:marLeft w:val="480"/>
          <w:marRight w:val="0"/>
          <w:marTop w:val="0"/>
          <w:marBottom w:val="0"/>
          <w:divBdr>
            <w:top w:val="none" w:sz="0" w:space="0" w:color="auto"/>
            <w:left w:val="none" w:sz="0" w:space="0" w:color="auto"/>
            <w:bottom w:val="none" w:sz="0" w:space="0" w:color="auto"/>
            <w:right w:val="none" w:sz="0" w:space="0" w:color="auto"/>
          </w:divBdr>
        </w:div>
        <w:div w:id="1997341425">
          <w:marLeft w:val="480"/>
          <w:marRight w:val="0"/>
          <w:marTop w:val="0"/>
          <w:marBottom w:val="0"/>
          <w:divBdr>
            <w:top w:val="none" w:sz="0" w:space="0" w:color="auto"/>
            <w:left w:val="none" w:sz="0" w:space="0" w:color="auto"/>
            <w:bottom w:val="none" w:sz="0" w:space="0" w:color="auto"/>
            <w:right w:val="none" w:sz="0" w:space="0" w:color="auto"/>
          </w:divBdr>
        </w:div>
        <w:div w:id="2072339790">
          <w:marLeft w:val="480"/>
          <w:marRight w:val="0"/>
          <w:marTop w:val="0"/>
          <w:marBottom w:val="0"/>
          <w:divBdr>
            <w:top w:val="none" w:sz="0" w:space="0" w:color="auto"/>
            <w:left w:val="none" w:sz="0" w:space="0" w:color="auto"/>
            <w:bottom w:val="none" w:sz="0" w:space="0" w:color="auto"/>
            <w:right w:val="none" w:sz="0" w:space="0" w:color="auto"/>
          </w:divBdr>
        </w:div>
        <w:div w:id="2098864416">
          <w:marLeft w:val="480"/>
          <w:marRight w:val="0"/>
          <w:marTop w:val="0"/>
          <w:marBottom w:val="0"/>
          <w:divBdr>
            <w:top w:val="none" w:sz="0" w:space="0" w:color="auto"/>
            <w:left w:val="none" w:sz="0" w:space="0" w:color="auto"/>
            <w:bottom w:val="none" w:sz="0" w:space="0" w:color="auto"/>
            <w:right w:val="none" w:sz="0" w:space="0" w:color="auto"/>
          </w:divBdr>
        </w:div>
        <w:div w:id="2101221180">
          <w:marLeft w:val="480"/>
          <w:marRight w:val="0"/>
          <w:marTop w:val="0"/>
          <w:marBottom w:val="0"/>
          <w:divBdr>
            <w:top w:val="none" w:sz="0" w:space="0" w:color="auto"/>
            <w:left w:val="none" w:sz="0" w:space="0" w:color="auto"/>
            <w:bottom w:val="none" w:sz="0" w:space="0" w:color="auto"/>
            <w:right w:val="none" w:sz="0" w:space="0" w:color="auto"/>
          </w:divBdr>
        </w:div>
        <w:div w:id="2124497001">
          <w:marLeft w:val="480"/>
          <w:marRight w:val="0"/>
          <w:marTop w:val="0"/>
          <w:marBottom w:val="0"/>
          <w:divBdr>
            <w:top w:val="none" w:sz="0" w:space="0" w:color="auto"/>
            <w:left w:val="none" w:sz="0" w:space="0" w:color="auto"/>
            <w:bottom w:val="none" w:sz="0" w:space="0" w:color="auto"/>
            <w:right w:val="none" w:sz="0" w:space="0" w:color="auto"/>
          </w:divBdr>
        </w:div>
      </w:divsChild>
    </w:div>
    <w:div w:id="488403712">
      <w:bodyDiv w:val="1"/>
      <w:marLeft w:val="0"/>
      <w:marRight w:val="0"/>
      <w:marTop w:val="0"/>
      <w:marBottom w:val="0"/>
      <w:divBdr>
        <w:top w:val="none" w:sz="0" w:space="0" w:color="auto"/>
        <w:left w:val="none" w:sz="0" w:space="0" w:color="auto"/>
        <w:bottom w:val="none" w:sz="0" w:space="0" w:color="auto"/>
        <w:right w:val="none" w:sz="0" w:space="0" w:color="auto"/>
      </w:divBdr>
      <w:divsChild>
        <w:div w:id="25299748">
          <w:marLeft w:val="480"/>
          <w:marRight w:val="0"/>
          <w:marTop w:val="0"/>
          <w:marBottom w:val="0"/>
          <w:divBdr>
            <w:top w:val="none" w:sz="0" w:space="0" w:color="auto"/>
            <w:left w:val="none" w:sz="0" w:space="0" w:color="auto"/>
            <w:bottom w:val="none" w:sz="0" w:space="0" w:color="auto"/>
            <w:right w:val="none" w:sz="0" w:space="0" w:color="auto"/>
          </w:divBdr>
        </w:div>
        <w:div w:id="27922440">
          <w:marLeft w:val="480"/>
          <w:marRight w:val="0"/>
          <w:marTop w:val="0"/>
          <w:marBottom w:val="0"/>
          <w:divBdr>
            <w:top w:val="none" w:sz="0" w:space="0" w:color="auto"/>
            <w:left w:val="none" w:sz="0" w:space="0" w:color="auto"/>
            <w:bottom w:val="none" w:sz="0" w:space="0" w:color="auto"/>
            <w:right w:val="none" w:sz="0" w:space="0" w:color="auto"/>
          </w:divBdr>
        </w:div>
        <w:div w:id="45840959">
          <w:marLeft w:val="480"/>
          <w:marRight w:val="0"/>
          <w:marTop w:val="0"/>
          <w:marBottom w:val="0"/>
          <w:divBdr>
            <w:top w:val="none" w:sz="0" w:space="0" w:color="auto"/>
            <w:left w:val="none" w:sz="0" w:space="0" w:color="auto"/>
            <w:bottom w:val="none" w:sz="0" w:space="0" w:color="auto"/>
            <w:right w:val="none" w:sz="0" w:space="0" w:color="auto"/>
          </w:divBdr>
        </w:div>
        <w:div w:id="47075928">
          <w:marLeft w:val="480"/>
          <w:marRight w:val="0"/>
          <w:marTop w:val="0"/>
          <w:marBottom w:val="0"/>
          <w:divBdr>
            <w:top w:val="none" w:sz="0" w:space="0" w:color="auto"/>
            <w:left w:val="none" w:sz="0" w:space="0" w:color="auto"/>
            <w:bottom w:val="none" w:sz="0" w:space="0" w:color="auto"/>
            <w:right w:val="none" w:sz="0" w:space="0" w:color="auto"/>
          </w:divBdr>
        </w:div>
        <w:div w:id="101144710">
          <w:marLeft w:val="480"/>
          <w:marRight w:val="0"/>
          <w:marTop w:val="0"/>
          <w:marBottom w:val="0"/>
          <w:divBdr>
            <w:top w:val="none" w:sz="0" w:space="0" w:color="auto"/>
            <w:left w:val="none" w:sz="0" w:space="0" w:color="auto"/>
            <w:bottom w:val="none" w:sz="0" w:space="0" w:color="auto"/>
            <w:right w:val="none" w:sz="0" w:space="0" w:color="auto"/>
          </w:divBdr>
        </w:div>
        <w:div w:id="107050308">
          <w:marLeft w:val="480"/>
          <w:marRight w:val="0"/>
          <w:marTop w:val="0"/>
          <w:marBottom w:val="0"/>
          <w:divBdr>
            <w:top w:val="none" w:sz="0" w:space="0" w:color="auto"/>
            <w:left w:val="none" w:sz="0" w:space="0" w:color="auto"/>
            <w:bottom w:val="none" w:sz="0" w:space="0" w:color="auto"/>
            <w:right w:val="none" w:sz="0" w:space="0" w:color="auto"/>
          </w:divBdr>
        </w:div>
        <w:div w:id="118375153">
          <w:marLeft w:val="480"/>
          <w:marRight w:val="0"/>
          <w:marTop w:val="0"/>
          <w:marBottom w:val="0"/>
          <w:divBdr>
            <w:top w:val="none" w:sz="0" w:space="0" w:color="auto"/>
            <w:left w:val="none" w:sz="0" w:space="0" w:color="auto"/>
            <w:bottom w:val="none" w:sz="0" w:space="0" w:color="auto"/>
            <w:right w:val="none" w:sz="0" w:space="0" w:color="auto"/>
          </w:divBdr>
        </w:div>
        <w:div w:id="180238970">
          <w:marLeft w:val="480"/>
          <w:marRight w:val="0"/>
          <w:marTop w:val="0"/>
          <w:marBottom w:val="0"/>
          <w:divBdr>
            <w:top w:val="none" w:sz="0" w:space="0" w:color="auto"/>
            <w:left w:val="none" w:sz="0" w:space="0" w:color="auto"/>
            <w:bottom w:val="none" w:sz="0" w:space="0" w:color="auto"/>
            <w:right w:val="none" w:sz="0" w:space="0" w:color="auto"/>
          </w:divBdr>
        </w:div>
        <w:div w:id="197158480">
          <w:marLeft w:val="480"/>
          <w:marRight w:val="0"/>
          <w:marTop w:val="0"/>
          <w:marBottom w:val="0"/>
          <w:divBdr>
            <w:top w:val="none" w:sz="0" w:space="0" w:color="auto"/>
            <w:left w:val="none" w:sz="0" w:space="0" w:color="auto"/>
            <w:bottom w:val="none" w:sz="0" w:space="0" w:color="auto"/>
            <w:right w:val="none" w:sz="0" w:space="0" w:color="auto"/>
          </w:divBdr>
        </w:div>
        <w:div w:id="219099953">
          <w:marLeft w:val="480"/>
          <w:marRight w:val="0"/>
          <w:marTop w:val="0"/>
          <w:marBottom w:val="0"/>
          <w:divBdr>
            <w:top w:val="none" w:sz="0" w:space="0" w:color="auto"/>
            <w:left w:val="none" w:sz="0" w:space="0" w:color="auto"/>
            <w:bottom w:val="none" w:sz="0" w:space="0" w:color="auto"/>
            <w:right w:val="none" w:sz="0" w:space="0" w:color="auto"/>
          </w:divBdr>
        </w:div>
        <w:div w:id="244581526">
          <w:marLeft w:val="480"/>
          <w:marRight w:val="0"/>
          <w:marTop w:val="0"/>
          <w:marBottom w:val="0"/>
          <w:divBdr>
            <w:top w:val="none" w:sz="0" w:space="0" w:color="auto"/>
            <w:left w:val="none" w:sz="0" w:space="0" w:color="auto"/>
            <w:bottom w:val="none" w:sz="0" w:space="0" w:color="auto"/>
            <w:right w:val="none" w:sz="0" w:space="0" w:color="auto"/>
          </w:divBdr>
        </w:div>
        <w:div w:id="282272548">
          <w:marLeft w:val="480"/>
          <w:marRight w:val="0"/>
          <w:marTop w:val="0"/>
          <w:marBottom w:val="0"/>
          <w:divBdr>
            <w:top w:val="none" w:sz="0" w:space="0" w:color="auto"/>
            <w:left w:val="none" w:sz="0" w:space="0" w:color="auto"/>
            <w:bottom w:val="none" w:sz="0" w:space="0" w:color="auto"/>
            <w:right w:val="none" w:sz="0" w:space="0" w:color="auto"/>
          </w:divBdr>
        </w:div>
        <w:div w:id="293021972">
          <w:marLeft w:val="480"/>
          <w:marRight w:val="0"/>
          <w:marTop w:val="0"/>
          <w:marBottom w:val="0"/>
          <w:divBdr>
            <w:top w:val="none" w:sz="0" w:space="0" w:color="auto"/>
            <w:left w:val="none" w:sz="0" w:space="0" w:color="auto"/>
            <w:bottom w:val="none" w:sz="0" w:space="0" w:color="auto"/>
            <w:right w:val="none" w:sz="0" w:space="0" w:color="auto"/>
          </w:divBdr>
        </w:div>
        <w:div w:id="332075822">
          <w:marLeft w:val="480"/>
          <w:marRight w:val="0"/>
          <w:marTop w:val="0"/>
          <w:marBottom w:val="0"/>
          <w:divBdr>
            <w:top w:val="none" w:sz="0" w:space="0" w:color="auto"/>
            <w:left w:val="none" w:sz="0" w:space="0" w:color="auto"/>
            <w:bottom w:val="none" w:sz="0" w:space="0" w:color="auto"/>
            <w:right w:val="none" w:sz="0" w:space="0" w:color="auto"/>
          </w:divBdr>
        </w:div>
        <w:div w:id="364982517">
          <w:marLeft w:val="480"/>
          <w:marRight w:val="0"/>
          <w:marTop w:val="0"/>
          <w:marBottom w:val="0"/>
          <w:divBdr>
            <w:top w:val="none" w:sz="0" w:space="0" w:color="auto"/>
            <w:left w:val="none" w:sz="0" w:space="0" w:color="auto"/>
            <w:bottom w:val="none" w:sz="0" w:space="0" w:color="auto"/>
            <w:right w:val="none" w:sz="0" w:space="0" w:color="auto"/>
          </w:divBdr>
        </w:div>
        <w:div w:id="382101522">
          <w:marLeft w:val="480"/>
          <w:marRight w:val="0"/>
          <w:marTop w:val="0"/>
          <w:marBottom w:val="0"/>
          <w:divBdr>
            <w:top w:val="none" w:sz="0" w:space="0" w:color="auto"/>
            <w:left w:val="none" w:sz="0" w:space="0" w:color="auto"/>
            <w:bottom w:val="none" w:sz="0" w:space="0" w:color="auto"/>
            <w:right w:val="none" w:sz="0" w:space="0" w:color="auto"/>
          </w:divBdr>
        </w:div>
        <w:div w:id="400907529">
          <w:marLeft w:val="480"/>
          <w:marRight w:val="0"/>
          <w:marTop w:val="0"/>
          <w:marBottom w:val="0"/>
          <w:divBdr>
            <w:top w:val="none" w:sz="0" w:space="0" w:color="auto"/>
            <w:left w:val="none" w:sz="0" w:space="0" w:color="auto"/>
            <w:bottom w:val="none" w:sz="0" w:space="0" w:color="auto"/>
            <w:right w:val="none" w:sz="0" w:space="0" w:color="auto"/>
          </w:divBdr>
        </w:div>
        <w:div w:id="436758823">
          <w:marLeft w:val="480"/>
          <w:marRight w:val="0"/>
          <w:marTop w:val="0"/>
          <w:marBottom w:val="0"/>
          <w:divBdr>
            <w:top w:val="none" w:sz="0" w:space="0" w:color="auto"/>
            <w:left w:val="none" w:sz="0" w:space="0" w:color="auto"/>
            <w:bottom w:val="none" w:sz="0" w:space="0" w:color="auto"/>
            <w:right w:val="none" w:sz="0" w:space="0" w:color="auto"/>
          </w:divBdr>
        </w:div>
        <w:div w:id="453790112">
          <w:marLeft w:val="480"/>
          <w:marRight w:val="0"/>
          <w:marTop w:val="0"/>
          <w:marBottom w:val="0"/>
          <w:divBdr>
            <w:top w:val="none" w:sz="0" w:space="0" w:color="auto"/>
            <w:left w:val="none" w:sz="0" w:space="0" w:color="auto"/>
            <w:bottom w:val="none" w:sz="0" w:space="0" w:color="auto"/>
            <w:right w:val="none" w:sz="0" w:space="0" w:color="auto"/>
          </w:divBdr>
        </w:div>
        <w:div w:id="478115108">
          <w:marLeft w:val="480"/>
          <w:marRight w:val="0"/>
          <w:marTop w:val="0"/>
          <w:marBottom w:val="0"/>
          <w:divBdr>
            <w:top w:val="none" w:sz="0" w:space="0" w:color="auto"/>
            <w:left w:val="none" w:sz="0" w:space="0" w:color="auto"/>
            <w:bottom w:val="none" w:sz="0" w:space="0" w:color="auto"/>
            <w:right w:val="none" w:sz="0" w:space="0" w:color="auto"/>
          </w:divBdr>
        </w:div>
        <w:div w:id="490951349">
          <w:marLeft w:val="480"/>
          <w:marRight w:val="0"/>
          <w:marTop w:val="0"/>
          <w:marBottom w:val="0"/>
          <w:divBdr>
            <w:top w:val="none" w:sz="0" w:space="0" w:color="auto"/>
            <w:left w:val="none" w:sz="0" w:space="0" w:color="auto"/>
            <w:bottom w:val="none" w:sz="0" w:space="0" w:color="auto"/>
            <w:right w:val="none" w:sz="0" w:space="0" w:color="auto"/>
          </w:divBdr>
        </w:div>
        <w:div w:id="500973464">
          <w:marLeft w:val="480"/>
          <w:marRight w:val="0"/>
          <w:marTop w:val="0"/>
          <w:marBottom w:val="0"/>
          <w:divBdr>
            <w:top w:val="none" w:sz="0" w:space="0" w:color="auto"/>
            <w:left w:val="none" w:sz="0" w:space="0" w:color="auto"/>
            <w:bottom w:val="none" w:sz="0" w:space="0" w:color="auto"/>
            <w:right w:val="none" w:sz="0" w:space="0" w:color="auto"/>
          </w:divBdr>
        </w:div>
        <w:div w:id="540634059">
          <w:marLeft w:val="480"/>
          <w:marRight w:val="0"/>
          <w:marTop w:val="0"/>
          <w:marBottom w:val="0"/>
          <w:divBdr>
            <w:top w:val="none" w:sz="0" w:space="0" w:color="auto"/>
            <w:left w:val="none" w:sz="0" w:space="0" w:color="auto"/>
            <w:bottom w:val="none" w:sz="0" w:space="0" w:color="auto"/>
            <w:right w:val="none" w:sz="0" w:space="0" w:color="auto"/>
          </w:divBdr>
        </w:div>
        <w:div w:id="590625807">
          <w:marLeft w:val="480"/>
          <w:marRight w:val="0"/>
          <w:marTop w:val="0"/>
          <w:marBottom w:val="0"/>
          <w:divBdr>
            <w:top w:val="none" w:sz="0" w:space="0" w:color="auto"/>
            <w:left w:val="none" w:sz="0" w:space="0" w:color="auto"/>
            <w:bottom w:val="none" w:sz="0" w:space="0" w:color="auto"/>
            <w:right w:val="none" w:sz="0" w:space="0" w:color="auto"/>
          </w:divBdr>
        </w:div>
        <w:div w:id="618144814">
          <w:marLeft w:val="480"/>
          <w:marRight w:val="0"/>
          <w:marTop w:val="0"/>
          <w:marBottom w:val="0"/>
          <w:divBdr>
            <w:top w:val="none" w:sz="0" w:space="0" w:color="auto"/>
            <w:left w:val="none" w:sz="0" w:space="0" w:color="auto"/>
            <w:bottom w:val="none" w:sz="0" w:space="0" w:color="auto"/>
            <w:right w:val="none" w:sz="0" w:space="0" w:color="auto"/>
          </w:divBdr>
        </w:div>
        <w:div w:id="629095617">
          <w:marLeft w:val="480"/>
          <w:marRight w:val="0"/>
          <w:marTop w:val="0"/>
          <w:marBottom w:val="0"/>
          <w:divBdr>
            <w:top w:val="none" w:sz="0" w:space="0" w:color="auto"/>
            <w:left w:val="none" w:sz="0" w:space="0" w:color="auto"/>
            <w:bottom w:val="none" w:sz="0" w:space="0" w:color="auto"/>
            <w:right w:val="none" w:sz="0" w:space="0" w:color="auto"/>
          </w:divBdr>
        </w:div>
        <w:div w:id="679622855">
          <w:marLeft w:val="480"/>
          <w:marRight w:val="0"/>
          <w:marTop w:val="0"/>
          <w:marBottom w:val="0"/>
          <w:divBdr>
            <w:top w:val="none" w:sz="0" w:space="0" w:color="auto"/>
            <w:left w:val="none" w:sz="0" w:space="0" w:color="auto"/>
            <w:bottom w:val="none" w:sz="0" w:space="0" w:color="auto"/>
            <w:right w:val="none" w:sz="0" w:space="0" w:color="auto"/>
          </w:divBdr>
        </w:div>
        <w:div w:id="700323194">
          <w:marLeft w:val="480"/>
          <w:marRight w:val="0"/>
          <w:marTop w:val="0"/>
          <w:marBottom w:val="0"/>
          <w:divBdr>
            <w:top w:val="none" w:sz="0" w:space="0" w:color="auto"/>
            <w:left w:val="none" w:sz="0" w:space="0" w:color="auto"/>
            <w:bottom w:val="none" w:sz="0" w:space="0" w:color="auto"/>
            <w:right w:val="none" w:sz="0" w:space="0" w:color="auto"/>
          </w:divBdr>
        </w:div>
        <w:div w:id="737675096">
          <w:marLeft w:val="480"/>
          <w:marRight w:val="0"/>
          <w:marTop w:val="0"/>
          <w:marBottom w:val="0"/>
          <w:divBdr>
            <w:top w:val="none" w:sz="0" w:space="0" w:color="auto"/>
            <w:left w:val="none" w:sz="0" w:space="0" w:color="auto"/>
            <w:bottom w:val="none" w:sz="0" w:space="0" w:color="auto"/>
            <w:right w:val="none" w:sz="0" w:space="0" w:color="auto"/>
          </w:divBdr>
        </w:div>
        <w:div w:id="786050707">
          <w:marLeft w:val="480"/>
          <w:marRight w:val="0"/>
          <w:marTop w:val="0"/>
          <w:marBottom w:val="0"/>
          <w:divBdr>
            <w:top w:val="none" w:sz="0" w:space="0" w:color="auto"/>
            <w:left w:val="none" w:sz="0" w:space="0" w:color="auto"/>
            <w:bottom w:val="none" w:sz="0" w:space="0" w:color="auto"/>
            <w:right w:val="none" w:sz="0" w:space="0" w:color="auto"/>
          </w:divBdr>
        </w:div>
        <w:div w:id="813183486">
          <w:marLeft w:val="480"/>
          <w:marRight w:val="0"/>
          <w:marTop w:val="0"/>
          <w:marBottom w:val="0"/>
          <w:divBdr>
            <w:top w:val="none" w:sz="0" w:space="0" w:color="auto"/>
            <w:left w:val="none" w:sz="0" w:space="0" w:color="auto"/>
            <w:bottom w:val="none" w:sz="0" w:space="0" w:color="auto"/>
            <w:right w:val="none" w:sz="0" w:space="0" w:color="auto"/>
          </w:divBdr>
        </w:div>
        <w:div w:id="843015358">
          <w:marLeft w:val="480"/>
          <w:marRight w:val="0"/>
          <w:marTop w:val="0"/>
          <w:marBottom w:val="0"/>
          <w:divBdr>
            <w:top w:val="none" w:sz="0" w:space="0" w:color="auto"/>
            <w:left w:val="none" w:sz="0" w:space="0" w:color="auto"/>
            <w:bottom w:val="none" w:sz="0" w:space="0" w:color="auto"/>
            <w:right w:val="none" w:sz="0" w:space="0" w:color="auto"/>
          </w:divBdr>
        </w:div>
        <w:div w:id="849487698">
          <w:marLeft w:val="480"/>
          <w:marRight w:val="0"/>
          <w:marTop w:val="0"/>
          <w:marBottom w:val="0"/>
          <w:divBdr>
            <w:top w:val="none" w:sz="0" w:space="0" w:color="auto"/>
            <w:left w:val="none" w:sz="0" w:space="0" w:color="auto"/>
            <w:bottom w:val="none" w:sz="0" w:space="0" w:color="auto"/>
            <w:right w:val="none" w:sz="0" w:space="0" w:color="auto"/>
          </w:divBdr>
        </w:div>
        <w:div w:id="894583577">
          <w:marLeft w:val="480"/>
          <w:marRight w:val="0"/>
          <w:marTop w:val="0"/>
          <w:marBottom w:val="0"/>
          <w:divBdr>
            <w:top w:val="none" w:sz="0" w:space="0" w:color="auto"/>
            <w:left w:val="none" w:sz="0" w:space="0" w:color="auto"/>
            <w:bottom w:val="none" w:sz="0" w:space="0" w:color="auto"/>
            <w:right w:val="none" w:sz="0" w:space="0" w:color="auto"/>
          </w:divBdr>
        </w:div>
        <w:div w:id="968705793">
          <w:marLeft w:val="480"/>
          <w:marRight w:val="0"/>
          <w:marTop w:val="0"/>
          <w:marBottom w:val="0"/>
          <w:divBdr>
            <w:top w:val="none" w:sz="0" w:space="0" w:color="auto"/>
            <w:left w:val="none" w:sz="0" w:space="0" w:color="auto"/>
            <w:bottom w:val="none" w:sz="0" w:space="0" w:color="auto"/>
            <w:right w:val="none" w:sz="0" w:space="0" w:color="auto"/>
          </w:divBdr>
        </w:div>
        <w:div w:id="988099871">
          <w:marLeft w:val="480"/>
          <w:marRight w:val="0"/>
          <w:marTop w:val="0"/>
          <w:marBottom w:val="0"/>
          <w:divBdr>
            <w:top w:val="none" w:sz="0" w:space="0" w:color="auto"/>
            <w:left w:val="none" w:sz="0" w:space="0" w:color="auto"/>
            <w:bottom w:val="none" w:sz="0" w:space="0" w:color="auto"/>
            <w:right w:val="none" w:sz="0" w:space="0" w:color="auto"/>
          </w:divBdr>
        </w:div>
        <w:div w:id="1010183297">
          <w:marLeft w:val="480"/>
          <w:marRight w:val="0"/>
          <w:marTop w:val="0"/>
          <w:marBottom w:val="0"/>
          <w:divBdr>
            <w:top w:val="none" w:sz="0" w:space="0" w:color="auto"/>
            <w:left w:val="none" w:sz="0" w:space="0" w:color="auto"/>
            <w:bottom w:val="none" w:sz="0" w:space="0" w:color="auto"/>
            <w:right w:val="none" w:sz="0" w:space="0" w:color="auto"/>
          </w:divBdr>
        </w:div>
        <w:div w:id="1012880534">
          <w:marLeft w:val="480"/>
          <w:marRight w:val="0"/>
          <w:marTop w:val="0"/>
          <w:marBottom w:val="0"/>
          <w:divBdr>
            <w:top w:val="none" w:sz="0" w:space="0" w:color="auto"/>
            <w:left w:val="none" w:sz="0" w:space="0" w:color="auto"/>
            <w:bottom w:val="none" w:sz="0" w:space="0" w:color="auto"/>
            <w:right w:val="none" w:sz="0" w:space="0" w:color="auto"/>
          </w:divBdr>
        </w:div>
        <w:div w:id="1019282154">
          <w:marLeft w:val="480"/>
          <w:marRight w:val="0"/>
          <w:marTop w:val="0"/>
          <w:marBottom w:val="0"/>
          <w:divBdr>
            <w:top w:val="none" w:sz="0" w:space="0" w:color="auto"/>
            <w:left w:val="none" w:sz="0" w:space="0" w:color="auto"/>
            <w:bottom w:val="none" w:sz="0" w:space="0" w:color="auto"/>
            <w:right w:val="none" w:sz="0" w:space="0" w:color="auto"/>
          </w:divBdr>
        </w:div>
        <w:div w:id="1038359047">
          <w:marLeft w:val="480"/>
          <w:marRight w:val="0"/>
          <w:marTop w:val="0"/>
          <w:marBottom w:val="0"/>
          <w:divBdr>
            <w:top w:val="none" w:sz="0" w:space="0" w:color="auto"/>
            <w:left w:val="none" w:sz="0" w:space="0" w:color="auto"/>
            <w:bottom w:val="none" w:sz="0" w:space="0" w:color="auto"/>
            <w:right w:val="none" w:sz="0" w:space="0" w:color="auto"/>
          </w:divBdr>
        </w:div>
        <w:div w:id="1038579895">
          <w:marLeft w:val="480"/>
          <w:marRight w:val="0"/>
          <w:marTop w:val="0"/>
          <w:marBottom w:val="0"/>
          <w:divBdr>
            <w:top w:val="none" w:sz="0" w:space="0" w:color="auto"/>
            <w:left w:val="none" w:sz="0" w:space="0" w:color="auto"/>
            <w:bottom w:val="none" w:sz="0" w:space="0" w:color="auto"/>
            <w:right w:val="none" w:sz="0" w:space="0" w:color="auto"/>
          </w:divBdr>
        </w:div>
        <w:div w:id="1041906978">
          <w:marLeft w:val="480"/>
          <w:marRight w:val="0"/>
          <w:marTop w:val="0"/>
          <w:marBottom w:val="0"/>
          <w:divBdr>
            <w:top w:val="none" w:sz="0" w:space="0" w:color="auto"/>
            <w:left w:val="none" w:sz="0" w:space="0" w:color="auto"/>
            <w:bottom w:val="none" w:sz="0" w:space="0" w:color="auto"/>
            <w:right w:val="none" w:sz="0" w:space="0" w:color="auto"/>
          </w:divBdr>
        </w:div>
        <w:div w:id="1136871841">
          <w:marLeft w:val="480"/>
          <w:marRight w:val="0"/>
          <w:marTop w:val="0"/>
          <w:marBottom w:val="0"/>
          <w:divBdr>
            <w:top w:val="none" w:sz="0" w:space="0" w:color="auto"/>
            <w:left w:val="none" w:sz="0" w:space="0" w:color="auto"/>
            <w:bottom w:val="none" w:sz="0" w:space="0" w:color="auto"/>
            <w:right w:val="none" w:sz="0" w:space="0" w:color="auto"/>
          </w:divBdr>
        </w:div>
        <w:div w:id="1177964469">
          <w:marLeft w:val="480"/>
          <w:marRight w:val="0"/>
          <w:marTop w:val="0"/>
          <w:marBottom w:val="0"/>
          <w:divBdr>
            <w:top w:val="none" w:sz="0" w:space="0" w:color="auto"/>
            <w:left w:val="none" w:sz="0" w:space="0" w:color="auto"/>
            <w:bottom w:val="none" w:sz="0" w:space="0" w:color="auto"/>
            <w:right w:val="none" w:sz="0" w:space="0" w:color="auto"/>
          </w:divBdr>
        </w:div>
        <w:div w:id="1239512503">
          <w:marLeft w:val="480"/>
          <w:marRight w:val="0"/>
          <w:marTop w:val="0"/>
          <w:marBottom w:val="0"/>
          <w:divBdr>
            <w:top w:val="none" w:sz="0" w:space="0" w:color="auto"/>
            <w:left w:val="none" w:sz="0" w:space="0" w:color="auto"/>
            <w:bottom w:val="none" w:sz="0" w:space="0" w:color="auto"/>
            <w:right w:val="none" w:sz="0" w:space="0" w:color="auto"/>
          </w:divBdr>
        </w:div>
        <w:div w:id="1254243230">
          <w:marLeft w:val="480"/>
          <w:marRight w:val="0"/>
          <w:marTop w:val="0"/>
          <w:marBottom w:val="0"/>
          <w:divBdr>
            <w:top w:val="none" w:sz="0" w:space="0" w:color="auto"/>
            <w:left w:val="none" w:sz="0" w:space="0" w:color="auto"/>
            <w:bottom w:val="none" w:sz="0" w:space="0" w:color="auto"/>
            <w:right w:val="none" w:sz="0" w:space="0" w:color="auto"/>
          </w:divBdr>
        </w:div>
        <w:div w:id="1385565993">
          <w:marLeft w:val="480"/>
          <w:marRight w:val="0"/>
          <w:marTop w:val="0"/>
          <w:marBottom w:val="0"/>
          <w:divBdr>
            <w:top w:val="none" w:sz="0" w:space="0" w:color="auto"/>
            <w:left w:val="none" w:sz="0" w:space="0" w:color="auto"/>
            <w:bottom w:val="none" w:sz="0" w:space="0" w:color="auto"/>
            <w:right w:val="none" w:sz="0" w:space="0" w:color="auto"/>
          </w:divBdr>
        </w:div>
        <w:div w:id="1449155013">
          <w:marLeft w:val="480"/>
          <w:marRight w:val="0"/>
          <w:marTop w:val="0"/>
          <w:marBottom w:val="0"/>
          <w:divBdr>
            <w:top w:val="none" w:sz="0" w:space="0" w:color="auto"/>
            <w:left w:val="none" w:sz="0" w:space="0" w:color="auto"/>
            <w:bottom w:val="none" w:sz="0" w:space="0" w:color="auto"/>
            <w:right w:val="none" w:sz="0" w:space="0" w:color="auto"/>
          </w:divBdr>
        </w:div>
        <w:div w:id="1461723703">
          <w:marLeft w:val="480"/>
          <w:marRight w:val="0"/>
          <w:marTop w:val="0"/>
          <w:marBottom w:val="0"/>
          <w:divBdr>
            <w:top w:val="none" w:sz="0" w:space="0" w:color="auto"/>
            <w:left w:val="none" w:sz="0" w:space="0" w:color="auto"/>
            <w:bottom w:val="none" w:sz="0" w:space="0" w:color="auto"/>
            <w:right w:val="none" w:sz="0" w:space="0" w:color="auto"/>
          </w:divBdr>
        </w:div>
        <w:div w:id="1481772306">
          <w:marLeft w:val="480"/>
          <w:marRight w:val="0"/>
          <w:marTop w:val="0"/>
          <w:marBottom w:val="0"/>
          <w:divBdr>
            <w:top w:val="none" w:sz="0" w:space="0" w:color="auto"/>
            <w:left w:val="none" w:sz="0" w:space="0" w:color="auto"/>
            <w:bottom w:val="none" w:sz="0" w:space="0" w:color="auto"/>
            <w:right w:val="none" w:sz="0" w:space="0" w:color="auto"/>
          </w:divBdr>
        </w:div>
        <w:div w:id="1547909804">
          <w:marLeft w:val="480"/>
          <w:marRight w:val="0"/>
          <w:marTop w:val="0"/>
          <w:marBottom w:val="0"/>
          <w:divBdr>
            <w:top w:val="none" w:sz="0" w:space="0" w:color="auto"/>
            <w:left w:val="none" w:sz="0" w:space="0" w:color="auto"/>
            <w:bottom w:val="none" w:sz="0" w:space="0" w:color="auto"/>
            <w:right w:val="none" w:sz="0" w:space="0" w:color="auto"/>
          </w:divBdr>
        </w:div>
        <w:div w:id="1549798119">
          <w:marLeft w:val="480"/>
          <w:marRight w:val="0"/>
          <w:marTop w:val="0"/>
          <w:marBottom w:val="0"/>
          <w:divBdr>
            <w:top w:val="none" w:sz="0" w:space="0" w:color="auto"/>
            <w:left w:val="none" w:sz="0" w:space="0" w:color="auto"/>
            <w:bottom w:val="none" w:sz="0" w:space="0" w:color="auto"/>
            <w:right w:val="none" w:sz="0" w:space="0" w:color="auto"/>
          </w:divBdr>
        </w:div>
        <w:div w:id="1588348469">
          <w:marLeft w:val="480"/>
          <w:marRight w:val="0"/>
          <w:marTop w:val="0"/>
          <w:marBottom w:val="0"/>
          <w:divBdr>
            <w:top w:val="none" w:sz="0" w:space="0" w:color="auto"/>
            <w:left w:val="none" w:sz="0" w:space="0" w:color="auto"/>
            <w:bottom w:val="none" w:sz="0" w:space="0" w:color="auto"/>
            <w:right w:val="none" w:sz="0" w:space="0" w:color="auto"/>
          </w:divBdr>
        </w:div>
        <w:div w:id="1593658502">
          <w:marLeft w:val="480"/>
          <w:marRight w:val="0"/>
          <w:marTop w:val="0"/>
          <w:marBottom w:val="0"/>
          <w:divBdr>
            <w:top w:val="none" w:sz="0" w:space="0" w:color="auto"/>
            <w:left w:val="none" w:sz="0" w:space="0" w:color="auto"/>
            <w:bottom w:val="none" w:sz="0" w:space="0" w:color="auto"/>
            <w:right w:val="none" w:sz="0" w:space="0" w:color="auto"/>
          </w:divBdr>
        </w:div>
        <w:div w:id="1619069078">
          <w:marLeft w:val="480"/>
          <w:marRight w:val="0"/>
          <w:marTop w:val="0"/>
          <w:marBottom w:val="0"/>
          <w:divBdr>
            <w:top w:val="none" w:sz="0" w:space="0" w:color="auto"/>
            <w:left w:val="none" w:sz="0" w:space="0" w:color="auto"/>
            <w:bottom w:val="none" w:sz="0" w:space="0" w:color="auto"/>
            <w:right w:val="none" w:sz="0" w:space="0" w:color="auto"/>
          </w:divBdr>
        </w:div>
        <w:div w:id="1633093532">
          <w:marLeft w:val="480"/>
          <w:marRight w:val="0"/>
          <w:marTop w:val="0"/>
          <w:marBottom w:val="0"/>
          <w:divBdr>
            <w:top w:val="none" w:sz="0" w:space="0" w:color="auto"/>
            <w:left w:val="none" w:sz="0" w:space="0" w:color="auto"/>
            <w:bottom w:val="none" w:sz="0" w:space="0" w:color="auto"/>
            <w:right w:val="none" w:sz="0" w:space="0" w:color="auto"/>
          </w:divBdr>
        </w:div>
        <w:div w:id="1658993569">
          <w:marLeft w:val="480"/>
          <w:marRight w:val="0"/>
          <w:marTop w:val="0"/>
          <w:marBottom w:val="0"/>
          <w:divBdr>
            <w:top w:val="none" w:sz="0" w:space="0" w:color="auto"/>
            <w:left w:val="none" w:sz="0" w:space="0" w:color="auto"/>
            <w:bottom w:val="none" w:sz="0" w:space="0" w:color="auto"/>
            <w:right w:val="none" w:sz="0" w:space="0" w:color="auto"/>
          </w:divBdr>
        </w:div>
        <w:div w:id="1670324966">
          <w:marLeft w:val="480"/>
          <w:marRight w:val="0"/>
          <w:marTop w:val="0"/>
          <w:marBottom w:val="0"/>
          <w:divBdr>
            <w:top w:val="none" w:sz="0" w:space="0" w:color="auto"/>
            <w:left w:val="none" w:sz="0" w:space="0" w:color="auto"/>
            <w:bottom w:val="none" w:sz="0" w:space="0" w:color="auto"/>
            <w:right w:val="none" w:sz="0" w:space="0" w:color="auto"/>
          </w:divBdr>
        </w:div>
        <w:div w:id="1690645837">
          <w:marLeft w:val="480"/>
          <w:marRight w:val="0"/>
          <w:marTop w:val="0"/>
          <w:marBottom w:val="0"/>
          <w:divBdr>
            <w:top w:val="none" w:sz="0" w:space="0" w:color="auto"/>
            <w:left w:val="none" w:sz="0" w:space="0" w:color="auto"/>
            <w:bottom w:val="none" w:sz="0" w:space="0" w:color="auto"/>
            <w:right w:val="none" w:sz="0" w:space="0" w:color="auto"/>
          </w:divBdr>
        </w:div>
        <w:div w:id="1718431475">
          <w:marLeft w:val="480"/>
          <w:marRight w:val="0"/>
          <w:marTop w:val="0"/>
          <w:marBottom w:val="0"/>
          <w:divBdr>
            <w:top w:val="none" w:sz="0" w:space="0" w:color="auto"/>
            <w:left w:val="none" w:sz="0" w:space="0" w:color="auto"/>
            <w:bottom w:val="none" w:sz="0" w:space="0" w:color="auto"/>
            <w:right w:val="none" w:sz="0" w:space="0" w:color="auto"/>
          </w:divBdr>
        </w:div>
        <w:div w:id="1719352309">
          <w:marLeft w:val="480"/>
          <w:marRight w:val="0"/>
          <w:marTop w:val="0"/>
          <w:marBottom w:val="0"/>
          <w:divBdr>
            <w:top w:val="none" w:sz="0" w:space="0" w:color="auto"/>
            <w:left w:val="none" w:sz="0" w:space="0" w:color="auto"/>
            <w:bottom w:val="none" w:sz="0" w:space="0" w:color="auto"/>
            <w:right w:val="none" w:sz="0" w:space="0" w:color="auto"/>
          </w:divBdr>
        </w:div>
        <w:div w:id="1756784171">
          <w:marLeft w:val="480"/>
          <w:marRight w:val="0"/>
          <w:marTop w:val="0"/>
          <w:marBottom w:val="0"/>
          <w:divBdr>
            <w:top w:val="none" w:sz="0" w:space="0" w:color="auto"/>
            <w:left w:val="none" w:sz="0" w:space="0" w:color="auto"/>
            <w:bottom w:val="none" w:sz="0" w:space="0" w:color="auto"/>
            <w:right w:val="none" w:sz="0" w:space="0" w:color="auto"/>
          </w:divBdr>
        </w:div>
        <w:div w:id="1769883132">
          <w:marLeft w:val="480"/>
          <w:marRight w:val="0"/>
          <w:marTop w:val="0"/>
          <w:marBottom w:val="0"/>
          <w:divBdr>
            <w:top w:val="none" w:sz="0" w:space="0" w:color="auto"/>
            <w:left w:val="none" w:sz="0" w:space="0" w:color="auto"/>
            <w:bottom w:val="none" w:sz="0" w:space="0" w:color="auto"/>
            <w:right w:val="none" w:sz="0" w:space="0" w:color="auto"/>
          </w:divBdr>
        </w:div>
        <w:div w:id="1791775801">
          <w:marLeft w:val="480"/>
          <w:marRight w:val="0"/>
          <w:marTop w:val="0"/>
          <w:marBottom w:val="0"/>
          <w:divBdr>
            <w:top w:val="none" w:sz="0" w:space="0" w:color="auto"/>
            <w:left w:val="none" w:sz="0" w:space="0" w:color="auto"/>
            <w:bottom w:val="none" w:sz="0" w:space="0" w:color="auto"/>
            <w:right w:val="none" w:sz="0" w:space="0" w:color="auto"/>
          </w:divBdr>
        </w:div>
        <w:div w:id="1796019172">
          <w:marLeft w:val="480"/>
          <w:marRight w:val="0"/>
          <w:marTop w:val="0"/>
          <w:marBottom w:val="0"/>
          <w:divBdr>
            <w:top w:val="none" w:sz="0" w:space="0" w:color="auto"/>
            <w:left w:val="none" w:sz="0" w:space="0" w:color="auto"/>
            <w:bottom w:val="none" w:sz="0" w:space="0" w:color="auto"/>
            <w:right w:val="none" w:sz="0" w:space="0" w:color="auto"/>
          </w:divBdr>
        </w:div>
        <w:div w:id="1868325717">
          <w:marLeft w:val="480"/>
          <w:marRight w:val="0"/>
          <w:marTop w:val="0"/>
          <w:marBottom w:val="0"/>
          <w:divBdr>
            <w:top w:val="none" w:sz="0" w:space="0" w:color="auto"/>
            <w:left w:val="none" w:sz="0" w:space="0" w:color="auto"/>
            <w:bottom w:val="none" w:sz="0" w:space="0" w:color="auto"/>
            <w:right w:val="none" w:sz="0" w:space="0" w:color="auto"/>
          </w:divBdr>
        </w:div>
        <w:div w:id="1909731453">
          <w:marLeft w:val="480"/>
          <w:marRight w:val="0"/>
          <w:marTop w:val="0"/>
          <w:marBottom w:val="0"/>
          <w:divBdr>
            <w:top w:val="none" w:sz="0" w:space="0" w:color="auto"/>
            <w:left w:val="none" w:sz="0" w:space="0" w:color="auto"/>
            <w:bottom w:val="none" w:sz="0" w:space="0" w:color="auto"/>
            <w:right w:val="none" w:sz="0" w:space="0" w:color="auto"/>
          </w:divBdr>
        </w:div>
        <w:div w:id="1959529360">
          <w:marLeft w:val="480"/>
          <w:marRight w:val="0"/>
          <w:marTop w:val="0"/>
          <w:marBottom w:val="0"/>
          <w:divBdr>
            <w:top w:val="none" w:sz="0" w:space="0" w:color="auto"/>
            <w:left w:val="none" w:sz="0" w:space="0" w:color="auto"/>
            <w:bottom w:val="none" w:sz="0" w:space="0" w:color="auto"/>
            <w:right w:val="none" w:sz="0" w:space="0" w:color="auto"/>
          </w:divBdr>
        </w:div>
        <w:div w:id="1976594119">
          <w:marLeft w:val="480"/>
          <w:marRight w:val="0"/>
          <w:marTop w:val="0"/>
          <w:marBottom w:val="0"/>
          <w:divBdr>
            <w:top w:val="none" w:sz="0" w:space="0" w:color="auto"/>
            <w:left w:val="none" w:sz="0" w:space="0" w:color="auto"/>
            <w:bottom w:val="none" w:sz="0" w:space="0" w:color="auto"/>
            <w:right w:val="none" w:sz="0" w:space="0" w:color="auto"/>
          </w:divBdr>
        </w:div>
        <w:div w:id="2035769356">
          <w:marLeft w:val="480"/>
          <w:marRight w:val="0"/>
          <w:marTop w:val="0"/>
          <w:marBottom w:val="0"/>
          <w:divBdr>
            <w:top w:val="none" w:sz="0" w:space="0" w:color="auto"/>
            <w:left w:val="none" w:sz="0" w:space="0" w:color="auto"/>
            <w:bottom w:val="none" w:sz="0" w:space="0" w:color="auto"/>
            <w:right w:val="none" w:sz="0" w:space="0" w:color="auto"/>
          </w:divBdr>
        </w:div>
        <w:div w:id="2040472084">
          <w:marLeft w:val="480"/>
          <w:marRight w:val="0"/>
          <w:marTop w:val="0"/>
          <w:marBottom w:val="0"/>
          <w:divBdr>
            <w:top w:val="none" w:sz="0" w:space="0" w:color="auto"/>
            <w:left w:val="none" w:sz="0" w:space="0" w:color="auto"/>
            <w:bottom w:val="none" w:sz="0" w:space="0" w:color="auto"/>
            <w:right w:val="none" w:sz="0" w:space="0" w:color="auto"/>
          </w:divBdr>
        </w:div>
        <w:div w:id="2074890640">
          <w:marLeft w:val="480"/>
          <w:marRight w:val="0"/>
          <w:marTop w:val="0"/>
          <w:marBottom w:val="0"/>
          <w:divBdr>
            <w:top w:val="none" w:sz="0" w:space="0" w:color="auto"/>
            <w:left w:val="none" w:sz="0" w:space="0" w:color="auto"/>
            <w:bottom w:val="none" w:sz="0" w:space="0" w:color="auto"/>
            <w:right w:val="none" w:sz="0" w:space="0" w:color="auto"/>
          </w:divBdr>
        </w:div>
        <w:div w:id="2089957704">
          <w:marLeft w:val="480"/>
          <w:marRight w:val="0"/>
          <w:marTop w:val="0"/>
          <w:marBottom w:val="0"/>
          <w:divBdr>
            <w:top w:val="none" w:sz="0" w:space="0" w:color="auto"/>
            <w:left w:val="none" w:sz="0" w:space="0" w:color="auto"/>
            <w:bottom w:val="none" w:sz="0" w:space="0" w:color="auto"/>
            <w:right w:val="none" w:sz="0" w:space="0" w:color="auto"/>
          </w:divBdr>
        </w:div>
        <w:div w:id="2097092730">
          <w:marLeft w:val="480"/>
          <w:marRight w:val="0"/>
          <w:marTop w:val="0"/>
          <w:marBottom w:val="0"/>
          <w:divBdr>
            <w:top w:val="none" w:sz="0" w:space="0" w:color="auto"/>
            <w:left w:val="none" w:sz="0" w:space="0" w:color="auto"/>
            <w:bottom w:val="none" w:sz="0" w:space="0" w:color="auto"/>
            <w:right w:val="none" w:sz="0" w:space="0" w:color="auto"/>
          </w:divBdr>
        </w:div>
        <w:div w:id="2125146102">
          <w:marLeft w:val="480"/>
          <w:marRight w:val="0"/>
          <w:marTop w:val="0"/>
          <w:marBottom w:val="0"/>
          <w:divBdr>
            <w:top w:val="none" w:sz="0" w:space="0" w:color="auto"/>
            <w:left w:val="none" w:sz="0" w:space="0" w:color="auto"/>
            <w:bottom w:val="none" w:sz="0" w:space="0" w:color="auto"/>
            <w:right w:val="none" w:sz="0" w:space="0" w:color="auto"/>
          </w:divBdr>
        </w:div>
      </w:divsChild>
    </w:div>
    <w:div w:id="488442871">
      <w:bodyDiv w:val="1"/>
      <w:marLeft w:val="0"/>
      <w:marRight w:val="0"/>
      <w:marTop w:val="0"/>
      <w:marBottom w:val="0"/>
      <w:divBdr>
        <w:top w:val="none" w:sz="0" w:space="0" w:color="auto"/>
        <w:left w:val="none" w:sz="0" w:space="0" w:color="auto"/>
        <w:bottom w:val="none" w:sz="0" w:space="0" w:color="auto"/>
        <w:right w:val="none" w:sz="0" w:space="0" w:color="auto"/>
      </w:divBdr>
      <w:divsChild>
        <w:div w:id="33700997">
          <w:marLeft w:val="480"/>
          <w:marRight w:val="0"/>
          <w:marTop w:val="0"/>
          <w:marBottom w:val="0"/>
          <w:divBdr>
            <w:top w:val="none" w:sz="0" w:space="0" w:color="auto"/>
            <w:left w:val="none" w:sz="0" w:space="0" w:color="auto"/>
            <w:bottom w:val="none" w:sz="0" w:space="0" w:color="auto"/>
            <w:right w:val="none" w:sz="0" w:space="0" w:color="auto"/>
          </w:divBdr>
        </w:div>
        <w:div w:id="65762638">
          <w:marLeft w:val="480"/>
          <w:marRight w:val="0"/>
          <w:marTop w:val="0"/>
          <w:marBottom w:val="0"/>
          <w:divBdr>
            <w:top w:val="none" w:sz="0" w:space="0" w:color="auto"/>
            <w:left w:val="none" w:sz="0" w:space="0" w:color="auto"/>
            <w:bottom w:val="none" w:sz="0" w:space="0" w:color="auto"/>
            <w:right w:val="none" w:sz="0" w:space="0" w:color="auto"/>
          </w:divBdr>
        </w:div>
        <w:div w:id="89351050">
          <w:marLeft w:val="480"/>
          <w:marRight w:val="0"/>
          <w:marTop w:val="0"/>
          <w:marBottom w:val="0"/>
          <w:divBdr>
            <w:top w:val="none" w:sz="0" w:space="0" w:color="auto"/>
            <w:left w:val="none" w:sz="0" w:space="0" w:color="auto"/>
            <w:bottom w:val="none" w:sz="0" w:space="0" w:color="auto"/>
            <w:right w:val="none" w:sz="0" w:space="0" w:color="auto"/>
          </w:divBdr>
        </w:div>
        <w:div w:id="134643705">
          <w:marLeft w:val="480"/>
          <w:marRight w:val="0"/>
          <w:marTop w:val="0"/>
          <w:marBottom w:val="0"/>
          <w:divBdr>
            <w:top w:val="none" w:sz="0" w:space="0" w:color="auto"/>
            <w:left w:val="none" w:sz="0" w:space="0" w:color="auto"/>
            <w:bottom w:val="none" w:sz="0" w:space="0" w:color="auto"/>
            <w:right w:val="none" w:sz="0" w:space="0" w:color="auto"/>
          </w:divBdr>
        </w:div>
        <w:div w:id="149716645">
          <w:marLeft w:val="480"/>
          <w:marRight w:val="0"/>
          <w:marTop w:val="0"/>
          <w:marBottom w:val="0"/>
          <w:divBdr>
            <w:top w:val="none" w:sz="0" w:space="0" w:color="auto"/>
            <w:left w:val="none" w:sz="0" w:space="0" w:color="auto"/>
            <w:bottom w:val="none" w:sz="0" w:space="0" w:color="auto"/>
            <w:right w:val="none" w:sz="0" w:space="0" w:color="auto"/>
          </w:divBdr>
        </w:div>
        <w:div w:id="210504349">
          <w:marLeft w:val="480"/>
          <w:marRight w:val="0"/>
          <w:marTop w:val="0"/>
          <w:marBottom w:val="0"/>
          <w:divBdr>
            <w:top w:val="none" w:sz="0" w:space="0" w:color="auto"/>
            <w:left w:val="none" w:sz="0" w:space="0" w:color="auto"/>
            <w:bottom w:val="none" w:sz="0" w:space="0" w:color="auto"/>
            <w:right w:val="none" w:sz="0" w:space="0" w:color="auto"/>
          </w:divBdr>
        </w:div>
        <w:div w:id="278031205">
          <w:marLeft w:val="480"/>
          <w:marRight w:val="0"/>
          <w:marTop w:val="0"/>
          <w:marBottom w:val="0"/>
          <w:divBdr>
            <w:top w:val="none" w:sz="0" w:space="0" w:color="auto"/>
            <w:left w:val="none" w:sz="0" w:space="0" w:color="auto"/>
            <w:bottom w:val="none" w:sz="0" w:space="0" w:color="auto"/>
            <w:right w:val="none" w:sz="0" w:space="0" w:color="auto"/>
          </w:divBdr>
        </w:div>
        <w:div w:id="287469252">
          <w:marLeft w:val="480"/>
          <w:marRight w:val="0"/>
          <w:marTop w:val="0"/>
          <w:marBottom w:val="0"/>
          <w:divBdr>
            <w:top w:val="none" w:sz="0" w:space="0" w:color="auto"/>
            <w:left w:val="none" w:sz="0" w:space="0" w:color="auto"/>
            <w:bottom w:val="none" w:sz="0" w:space="0" w:color="auto"/>
            <w:right w:val="none" w:sz="0" w:space="0" w:color="auto"/>
          </w:divBdr>
        </w:div>
        <w:div w:id="374698618">
          <w:marLeft w:val="480"/>
          <w:marRight w:val="0"/>
          <w:marTop w:val="0"/>
          <w:marBottom w:val="0"/>
          <w:divBdr>
            <w:top w:val="none" w:sz="0" w:space="0" w:color="auto"/>
            <w:left w:val="none" w:sz="0" w:space="0" w:color="auto"/>
            <w:bottom w:val="none" w:sz="0" w:space="0" w:color="auto"/>
            <w:right w:val="none" w:sz="0" w:space="0" w:color="auto"/>
          </w:divBdr>
        </w:div>
        <w:div w:id="378672735">
          <w:marLeft w:val="480"/>
          <w:marRight w:val="0"/>
          <w:marTop w:val="0"/>
          <w:marBottom w:val="0"/>
          <w:divBdr>
            <w:top w:val="none" w:sz="0" w:space="0" w:color="auto"/>
            <w:left w:val="none" w:sz="0" w:space="0" w:color="auto"/>
            <w:bottom w:val="none" w:sz="0" w:space="0" w:color="auto"/>
            <w:right w:val="none" w:sz="0" w:space="0" w:color="auto"/>
          </w:divBdr>
        </w:div>
        <w:div w:id="423838910">
          <w:marLeft w:val="480"/>
          <w:marRight w:val="0"/>
          <w:marTop w:val="0"/>
          <w:marBottom w:val="0"/>
          <w:divBdr>
            <w:top w:val="none" w:sz="0" w:space="0" w:color="auto"/>
            <w:left w:val="none" w:sz="0" w:space="0" w:color="auto"/>
            <w:bottom w:val="none" w:sz="0" w:space="0" w:color="auto"/>
            <w:right w:val="none" w:sz="0" w:space="0" w:color="auto"/>
          </w:divBdr>
        </w:div>
        <w:div w:id="473764331">
          <w:marLeft w:val="480"/>
          <w:marRight w:val="0"/>
          <w:marTop w:val="0"/>
          <w:marBottom w:val="0"/>
          <w:divBdr>
            <w:top w:val="none" w:sz="0" w:space="0" w:color="auto"/>
            <w:left w:val="none" w:sz="0" w:space="0" w:color="auto"/>
            <w:bottom w:val="none" w:sz="0" w:space="0" w:color="auto"/>
            <w:right w:val="none" w:sz="0" w:space="0" w:color="auto"/>
          </w:divBdr>
        </w:div>
        <w:div w:id="476998004">
          <w:marLeft w:val="480"/>
          <w:marRight w:val="0"/>
          <w:marTop w:val="0"/>
          <w:marBottom w:val="0"/>
          <w:divBdr>
            <w:top w:val="none" w:sz="0" w:space="0" w:color="auto"/>
            <w:left w:val="none" w:sz="0" w:space="0" w:color="auto"/>
            <w:bottom w:val="none" w:sz="0" w:space="0" w:color="auto"/>
            <w:right w:val="none" w:sz="0" w:space="0" w:color="auto"/>
          </w:divBdr>
        </w:div>
        <w:div w:id="483930301">
          <w:marLeft w:val="480"/>
          <w:marRight w:val="0"/>
          <w:marTop w:val="0"/>
          <w:marBottom w:val="0"/>
          <w:divBdr>
            <w:top w:val="none" w:sz="0" w:space="0" w:color="auto"/>
            <w:left w:val="none" w:sz="0" w:space="0" w:color="auto"/>
            <w:bottom w:val="none" w:sz="0" w:space="0" w:color="auto"/>
            <w:right w:val="none" w:sz="0" w:space="0" w:color="auto"/>
          </w:divBdr>
        </w:div>
        <w:div w:id="496186824">
          <w:marLeft w:val="480"/>
          <w:marRight w:val="0"/>
          <w:marTop w:val="0"/>
          <w:marBottom w:val="0"/>
          <w:divBdr>
            <w:top w:val="none" w:sz="0" w:space="0" w:color="auto"/>
            <w:left w:val="none" w:sz="0" w:space="0" w:color="auto"/>
            <w:bottom w:val="none" w:sz="0" w:space="0" w:color="auto"/>
            <w:right w:val="none" w:sz="0" w:space="0" w:color="auto"/>
          </w:divBdr>
        </w:div>
        <w:div w:id="602954759">
          <w:marLeft w:val="480"/>
          <w:marRight w:val="0"/>
          <w:marTop w:val="0"/>
          <w:marBottom w:val="0"/>
          <w:divBdr>
            <w:top w:val="none" w:sz="0" w:space="0" w:color="auto"/>
            <w:left w:val="none" w:sz="0" w:space="0" w:color="auto"/>
            <w:bottom w:val="none" w:sz="0" w:space="0" w:color="auto"/>
            <w:right w:val="none" w:sz="0" w:space="0" w:color="auto"/>
          </w:divBdr>
        </w:div>
        <w:div w:id="611136884">
          <w:marLeft w:val="480"/>
          <w:marRight w:val="0"/>
          <w:marTop w:val="0"/>
          <w:marBottom w:val="0"/>
          <w:divBdr>
            <w:top w:val="none" w:sz="0" w:space="0" w:color="auto"/>
            <w:left w:val="none" w:sz="0" w:space="0" w:color="auto"/>
            <w:bottom w:val="none" w:sz="0" w:space="0" w:color="auto"/>
            <w:right w:val="none" w:sz="0" w:space="0" w:color="auto"/>
          </w:divBdr>
        </w:div>
        <w:div w:id="624047783">
          <w:marLeft w:val="480"/>
          <w:marRight w:val="0"/>
          <w:marTop w:val="0"/>
          <w:marBottom w:val="0"/>
          <w:divBdr>
            <w:top w:val="none" w:sz="0" w:space="0" w:color="auto"/>
            <w:left w:val="none" w:sz="0" w:space="0" w:color="auto"/>
            <w:bottom w:val="none" w:sz="0" w:space="0" w:color="auto"/>
            <w:right w:val="none" w:sz="0" w:space="0" w:color="auto"/>
          </w:divBdr>
        </w:div>
        <w:div w:id="638076454">
          <w:marLeft w:val="480"/>
          <w:marRight w:val="0"/>
          <w:marTop w:val="0"/>
          <w:marBottom w:val="0"/>
          <w:divBdr>
            <w:top w:val="none" w:sz="0" w:space="0" w:color="auto"/>
            <w:left w:val="none" w:sz="0" w:space="0" w:color="auto"/>
            <w:bottom w:val="none" w:sz="0" w:space="0" w:color="auto"/>
            <w:right w:val="none" w:sz="0" w:space="0" w:color="auto"/>
          </w:divBdr>
        </w:div>
        <w:div w:id="688795184">
          <w:marLeft w:val="480"/>
          <w:marRight w:val="0"/>
          <w:marTop w:val="0"/>
          <w:marBottom w:val="0"/>
          <w:divBdr>
            <w:top w:val="none" w:sz="0" w:space="0" w:color="auto"/>
            <w:left w:val="none" w:sz="0" w:space="0" w:color="auto"/>
            <w:bottom w:val="none" w:sz="0" w:space="0" w:color="auto"/>
            <w:right w:val="none" w:sz="0" w:space="0" w:color="auto"/>
          </w:divBdr>
        </w:div>
        <w:div w:id="725686109">
          <w:marLeft w:val="480"/>
          <w:marRight w:val="0"/>
          <w:marTop w:val="0"/>
          <w:marBottom w:val="0"/>
          <w:divBdr>
            <w:top w:val="none" w:sz="0" w:space="0" w:color="auto"/>
            <w:left w:val="none" w:sz="0" w:space="0" w:color="auto"/>
            <w:bottom w:val="none" w:sz="0" w:space="0" w:color="auto"/>
            <w:right w:val="none" w:sz="0" w:space="0" w:color="auto"/>
          </w:divBdr>
        </w:div>
        <w:div w:id="766388572">
          <w:marLeft w:val="480"/>
          <w:marRight w:val="0"/>
          <w:marTop w:val="0"/>
          <w:marBottom w:val="0"/>
          <w:divBdr>
            <w:top w:val="none" w:sz="0" w:space="0" w:color="auto"/>
            <w:left w:val="none" w:sz="0" w:space="0" w:color="auto"/>
            <w:bottom w:val="none" w:sz="0" w:space="0" w:color="auto"/>
            <w:right w:val="none" w:sz="0" w:space="0" w:color="auto"/>
          </w:divBdr>
        </w:div>
        <w:div w:id="787235854">
          <w:marLeft w:val="480"/>
          <w:marRight w:val="0"/>
          <w:marTop w:val="0"/>
          <w:marBottom w:val="0"/>
          <w:divBdr>
            <w:top w:val="none" w:sz="0" w:space="0" w:color="auto"/>
            <w:left w:val="none" w:sz="0" w:space="0" w:color="auto"/>
            <w:bottom w:val="none" w:sz="0" w:space="0" w:color="auto"/>
            <w:right w:val="none" w:sz="0" w:space="0" w:color="auto"/>
          </w:divBdr>
        </w:div>
        <w:div w:id="787285046">
          <w:marLeft w:val="480"/>
          <w:marRight w:val="0"/>
          <w:marTop w:val="0"/>
          <w:marBottom w:val="0"/>
          <w:divBdr>
            <w:top w:val="none" w:sz="0" w:space="0" w:color="auto"/>
            <w:left w:val="none" w:sz="0" w:space="0" w:color="auto"/>
            <w:bottom w:val="none" w:sz="0" w:space="0" w:color="auto"/>
            <w:right w:val="none" w:sz="0" w:space="0" w:color="auto"/>
          </w:divBdr>
        </w:div>
        <w:div w:id="816535433">
          <w:marLeft w:val="480"/>
          <w:marRight w:val="0"/>
          <w:marTop w:val="0"/>
          <w:marBottom w:val="0"/>
          <w:divBdr>
            <w:top w:val="none" w:sz="0" w:space="0" w:color="auto"/>
            <w:left w:val="none" w:sz="0" w:space="0" w:color="auto"/>
            <w:bottom w:val="none" w:sz="0" w:space="0" w:color="auto"/>
            <w:right w:val="none" w:sz="0" w:space="0" w:color="auto"/>
          </w:divBdr>
        </w:div>
        <w:div w:id="868638552">
          <w:marLeft w:val="480"/>
          <w:marRight w:val="0"/>
          <w:marTop w:val="0"/>
          <w:marBottom w:val="0"/>
          <w:divBdr>
            <w:top w:val="none" w:sz="0" w:space="0" w:color="auto"/>
            <w:left w:val="none" w:sz="0" w:space="0" w:color="auto"/>
            <w:bottom w:val="none" w:sz="0" w:space="0" w:color="auto"/>
            <w:right w:val="none" w:sz="0" w:space="0" w:color="auto"/>
          </w:divBdr>
        </w:div>
        <w:div w:id="871920132">
          <w:marLeft w:val="480"/>
          <w:marRight w:val="0"/>
          <w:marTop w:val="0"/>
          <w:marBottom w:val="0"/>
          <w:divBdr>
            <w:top w:val="none" w:sz="0" w:space="0" w:color="auto"/>
            <w:left w:val="none" w:sz="0" w:space="0" w:color="auto"/>
            <w:bottom w:val="none" w:sz="0" w:space="0" w:color="auto"/>
            <w:right w:val="none" w:sz="0" w:space="0" w:color="auto"/>
          </w:divBdr>
        </w:div>
        <w:div w:id="876508375">
          <w:marLeft w:val="480"/>
          <w:marRight w:val="0"/>
          <w:marTop w:val="0"/>
          <w:marBottom w:val="0"/>
          <w:divBdr>
            <w:top w:val="none" w:sz="0" w:space="0" w:color="auto"/>
            <w:left w:val="none" w:sz="0" w:space="0" w:color="auto"/>
            <w:bottom w:val="none" w:sz="0" w:space="0" w:color="auto"/>
            <w:right w:val="none" w:sz="0" w:space="0" w:color="auto"/>
          </w:divBdr>
        </w:div>
        <w:div w:id="926577931">
          <w:marLeft w:val="480"/>
          <w:marRight w:val="0"/>
          <w:marTop w:val="0"/>
          <w:marBottom w:val="0"/>
          <w:divBdr>
            <w:top w:val="none" w:sz="0" w:space="0" w:color="auto"/>
            <w:left w:val="none" w:sz="0" w:space="0" w:color="auto"/>
            <w:bottom w:val="none" w:sz="0" w:space="0" w:color="auto"/>
            <w:right w:val="none" w:sz="0" w:space="0" w:color="auto"/>
          </w:divBdr>
        </w:div>
        <w:div w:id="935477582">
          <w:marLeft w:val="480"/>
          <w:marRight w:val="0"/>
          <w:marTop w:val="0"/>
          <w:marBottom w:val="0"/>
          <w:divBdr>
            <w:top w:val="none" w:sz="0" w:space="0" w:color="auto"/>
            <w:left w:val="none" w:sz="0" w:space="0" w:color="auto"/>
            <w:bottom w:val="none" w:sz="0" w:space="0" w:color="auto"/>
            <w:right w:val="none" w:sz="0" w:space="0" w:color="auto"/>
          </w:divBdr>
        </w:div>
        <w:div w:id="940339171">
          <w:marLeft w:val="480"/>
          <w:marRight w:val="0"/>
          <w:marTop w:val="0"/>
          <w:marBottom w:val="0"/>
          <w:divBdr>
            <w:top w:val="none" w:sz="0" w:space="0" w:color="auto"/>
            <w:left w:val="none" w:sz="0" w:space="0" w:color="auto"/>
            <w:bottom w:val="none" w:sz="0" w:space="0" w:color="auto"/>
            <w:right w:val="none" w:sz="0" w:space="0" w:color="auto"/>
          </w:divBdr>
        </w:div>
        <w:div w:id="940603945">
          <w:marLeft w:val="480"/>
          <w:marRight w:val="0"/>
          <w:marTop w:val="0"/>
          <w:marBottom w:val="0"/>
          <w:divBdr>
            <w:top w:val="none" w:sz="0" w:space="0" w:color="auto"/>
            <w:left w:val="none" w:sz="0" w:space="0" w:color="auto"/>
            <w:bottom w:val="none" w:sz="0" w:space="0" w:color="auto"/>
            <w:right w:val="none" w:sz="0" w:space="0" w:color="auto"/>
          </w:divBdr>
        </w:div>
        <w:div w:id="977882589">
          <w:marLeft w:val="480"/>
          <w:marRight w:val="0"/>
          <w:marTop w:val="0"/>
          <w:marBottom w:val="0"/>
          <w:divBdr>
            <w:top w:val="none" w:sz="0" w:space="0" w:color="auto"/>
            <w:left w:val="none" w:sz="0" w:space="0" w:color="auto"/>
            <w:bottom w:val="none" w:sz="0" w:space="0" w:color="auto"/>
            <w:right w:val="none" w:sz="0" w:space="0" w:color="auto"/>
          </w:divBdr>
        </w:div>
        <w:div w:id="1018626681">
          <w:marLeft w:val="480"/>
          <w:marRight w:val="0"/>
          <w:marTop w:val="0"/>
          <w:marBottom w:val="0"/>
          <w:divBdr>
            <w:top w:val="none" w:sz="0" w:space="0" w:color="auto"/>
            <w:left w:val="none" w:sz="0" w:space="0" w:color="auto"/>
            <w:bottom w:val="none" w:sz="0" w:space="0" w:color="auto"/>
            <w:right w:val="none" w:sz="0" w:space="0" w:color="auto"/>
          </w:divBdr>
        </w:div>
        <w:div w:id="1025209539">
          <w:marLeft w:val="480"/>
          <w:marRight w:val="0"/>
          <w:marTop w:val="0"/>
          <w:marBottom w:val="0"/>
          <w:divBdr>
            <w:top w:val="none" w:sz="0" w:space="0" w:color="auto"/>
            <w:left w:val="none" w:sz="0" w:space="0" w:color="auto"/>
            <w:bottom w:val="none" w:sz="0" w:space="0" w:color="auto"/>
            <w:right w:val="none" w:sz="0" w:space="0" w:color="auto"/>
          </w:divBdr>
        </w:div>
        <w:div w:id="1055810919">
          <w:marLeft w:val="480"/>
          <w:marRight w:val="0"/>
          <w:marTop w:val="0"/>
          <w:marBottom w:val="0"/>
          <w:divBdr>
            <w:top w:val="none" w:sz="0" w:space="0" w:color="auto"/>
            <w:left w:val="none" w:sz="0" w:space="0" w:color="auto"/>
            <w:bottom w:val="none" w:sz="0" w:space="0" w:color="auto"/>
            <w:right w:val="none" w:sz="0" w:space="0" w:color="auto"/>
          </w:divBdr>
        </w:div>
        <w:div w:id="1071005344">
          <w:marLeft w:val="480"/>
          <w:marRight w:val="0"/>
          <w:marTop w:val="0"/>
          <w:marBottom w:val="0"/>
          <w:divBdr>
            <w:top w:val="none" w:sz="0" w:space="0" w:color="auto"/>
            <w:left w:val="none" w:sz="0" w:space="0" w:color="auto"/>
            <w:bottom w:val="none" w:sz="0" w:space="0" w:color="auto"/>
            <w:right w:val="none" w:sz="0" w:space="0" w:color="auto"/>
          </w:divBdr>
        </w:div>
        <w:div w:id="1098404414">
          <w:marLeft w:val="480"/>
          <w:marRight w:val="0"/>
          <w:marTop w:val="0"/>
          <w:marBottom w:val="0"/>
          <w:divBdr>
            <w:top w:val="none" w:sz="0" w:space="0" w:color="auto"/>
            <w:left w:val="none" w:sz="0" w:space="0" w:color="auto"/>
            <w:bottom w:val="none" w:sz="0" w:space="0" w:color="auto"/>
            <w:right w:val="none" w:sz="0" w:space="0" w:color="auto"/>
          </w:divBdr>
        </w:div>
        <w:div w:id="1130825980">
          <w:marLeft w:val="480"/>
          <w:marRight w:val="0"/>
          <w:marTop w:val="0"/>
          <w:marBottom w:val="0"/>
          <w:divBdr>
            <w:top w:val="none" w:sz="0" w:space="0" w:color="auto"/>
            <w:left w:val="none" w:sz="0" w:space="0" w:color="auto"/>
            <w:bottom w:val="none" w:sz="0" w:space="0" w:color="auto"/>
            <w:right w:val="none" w:sz="0" w:space="0" w:color="auto"/>
          </w:divBdr>
        </w:div>
        <w:div w:id="1150445048">
          <w:marLeft w:val="480"/>
          <w:marRight w:val="0"/>
          <w:marTop w:val="0"/>
          <w:marBottom w:val="0"/>
          <w:divBdr>
            <w:top w:val="none" w:sz="0" w:space="0" w:color="auto"/>
            <w:left w:val="none" w:sz="0" w:space="0" w:color="auto"/>
            <w:bottom w:val="none" w:sz="0" w:space="0" w:color="auto"/>
            <w:right w:val="none" w:sz="0" w:space="0" w:color="auto"/>
          </w:divBdr>
        </w:div>
        <w:div w:id="1155537154">
          <w:marLeft w:val="480"/>
          <w:marRight w:val="0"/>
          <w:marTop w:val="0"/>
          <w:marBottom w:val="0"/>
          <w:divBdr>
            <w:top w:val="none" w:sz="0" w:space="0" w:color="auto"/>
            <w:left w:val="none" w:sz="0" w:space="0" w:color="auto"/>
            <w:bottom w:val="none" w:sz="0" w:space="0" w:color="auto"/>
            <w:right w:val="none" w:sz="0" w:space="0" w:color="auto"/>
          </w:divBdr>
        </w:div>
        <w:div w:id="1174077875">
          <w:marLeft w:val="480"/>
          <w:marRight w:val="0"/>
          <w:marTop w:val="0"/>
          <w:marBottom w:val="0"/>
          <w:divBdr>
            <w:top w:val="none" w:sz="0" w:space="0" w:color="auto"/>
            <w:left w:val="none" w:sz="0" w:space="0" w:color="auto"/>
            <w:bottom w:val="none" w:sz="0" w:space="0" w:color="auto"/>
            <w:right w:val="none" w:sz="0" w:space="0" w:color="auto"/>
          </w:divBdr>
        </w:div>
        <w:div w:id="1179202294">
          <w:marLeft w:val="480"/>
          <w:marRight w:val="0"/>
          <w:marTop w:val="0"/>
          <w:marBottom w:val="0"/>
          <w:divBdr>
            <w:top w:val="none" w:sz="0" w:space="0" w:color="auto"/>
            <w:left w:val="none" w:sz="0" w:space="0" w:color="auto"/>
            <w:bottom w:val="none" w:sz="0" w:space="0" w:color="auto"/>
            <w:right w:val="none" w:sz="0" w:space="0" w:color="auto"/>
          </w:divBdr>
        </w:div>
        <w:div w:id="1191065823">
          <w:marLeft w:val="480"/>
          <w:marRight w:val="0"/>
          <w:marTop w:val="0"/>
          <w:marBottom w:val="0"/>
          <w:divBdr>
            <w:top w:val="none" w:sz="0" w:space="0" w:color="auto"/>
            <w:left w:val="none" w:sz="0" w:space="0" w:color="auto"/>
            <w:bottom w:val="none" w:sz="0" w:space="0" w:color="auto"/>
            <w:right w:val="none" w:sz="0" w:space="0" w:color="auto"/>
          </w:divBdr>
        </w:div>
        <w:div w:id="1241603963">
          <w:marLeft w:val="480"/>
          <w:marRight w:val="0"/>
          <w:marTop w:val="0"/>
          <w:marBottom w:val="0"/>
          <w:divBdr>
            <w:top w:val="none" w:sz="0" w:space="0" w:color="auto"/>
            <w:left w:val="none" w:sz="0" w:space="0" w:color="auto"/>
            <w:bottom w:val="none" w:sz="0" w:space="0" w:color="auto"/>
            <w:right w:val="none" w:sz="0" w:space="0" w:color="auto"/>
          </w:divBdr>
        </w:div>
        <w:div w:id="1253856064">
          <w:marLeft w:val="480"/>
          <w:marRight w:val="0"/>
          <w:marTop w:val="0"/>
          <w:marBottom w:val="0"/>
          <w:divBdr>
            <w:top w:val="none" w:sz="0" w:space="0" w:color="auto"/>
            <w:left w:val="none" w:sz="0" w:space="0" w:color="auto"/>
            <w:bottom w:val="none" w:sz="0" w:space="0" w:color="auto"/>
            <w:right w:val="none" w:sz="0" w:space="0" w:color="auto"/>
          </w:divBdr>
        </w:div>
        <w:div w:id="1293171226">
          <w:marLeft w:val="480"/>
          <w:marRight w:val="0"/>
          <w:marTop w:val="0"/>
          <w:marBottom w:val="0"/>
          <w:divBdr>
            <w:top w:val="none" w:sz="0" w:space="0" w:color="auto"/>
            <w:left w:val="none" w:sz="0" w:space="0" w:color="auto"/>
            <w:bottom w:val="none" w:sz="0" w:space="0" w:color="auto"/>
            <w:right w:val="none" w:sz="0" w:space="0" w:color="auto"/>
          </w:divBdr>
        </w:div>
        <w:div w:id="1316491913">
          <w:marLeft w:val="480"/>
          <w:marRight w:val="0"/>
          <w:marTop w:val="0"/>
          <w:marBottom w:val="0"/>
          <w:divBdr>
            <w:top w:val="none" w:sz="0" w:space="0" w:color="auto"/>
            <w:left w:val="none" w:sz="0" w:space="0" w:color="auto"/>
            <w:bottom w:val="none" w:sz="0" w:space="0" w:color="auto"/>
            <w:right w:val="none" w:sz="0" w:space="0" w:color="auto"/>
          </w:divBdr>
        </w:div>
        <w:div w:id="1394039776">
          <w:marLeft w:val="480"/>
          <w:marRight w:val="0"/>
          <w:marTop w:val="0"/>
          <w:marBottom w:val="0"/>
          <w:divBdr>
            <w:top w:val="none" w:sz="0" w:space="0" w:color="auto"/>
            <w:left w:val="none" w:sz="0" w:space="0" w:color="auto"/>
            <w:bottom w:val="none" w:sz="0" w:space="0" w:color="auto"/>
            <w:right w:val="none" w:sz="0" w:space="0" w:color="auto"/>
          </w:divBdr>
        </w:div>
        <w:div w:id="1395929569">
          <w:marLeft w:val="480"/>
          <w:marRight w:val="0"/>
          <w:marTop w:val="0"/>
          <w:marBottom w:val="0"/>
          <w:divBdr>
            <w:top w:val="none" w:sz="0" w:space="0" w:color="auto"/>
            <w:left w:val="none" w:sz="0" w:space="0" w:color="auto"/>
            <w:bottom w:val="none" w:sz="0" w:space="0" w:color="auto"/>
            <w:right w:val="none" w:sz="0" w:space="0" w:color="auto"/>
          </w:divBdr>
        </w:div>
        <w:div w:id="1407191557">
          <w:marLeft w:val="480"/>
          <w:marRight w:val="0"/>
          <w:marTop w:val="0"/>
          <w:marBottom w:val="0"/>
          <w:divBdr>
            <w:top w:val="none" w:sz="0" w:space="0" w:color="auto"/>
            <w:left w:val="none" w:sz="0" w:space="0" w:color="auto"/>
            <w:bottom w:val="none" w:sz="0" w:space="0" w:color="auto"/>
            <w:right w:val="none" w:sz="0" w:space="0" w:color="auto"/>
          </w:divBdr>
        </w:div>
        <w:div w:id="1435592721">
          <w:marLeft w:val="480"/>
          <w:marRight w:val="0"/>
          <w:marTop w:val="0"/>
          <w:marBottom w:val="0"/>
          <w:divBdr>
            <w:top w:val="none" w:sz="0" w:space="0" w:color="auto"/>
            <w:left w:val="none" w:sz="0" w:space="0" w:color="auto"/>
            <w:bottom w:val="none" w:sz="0" w:space="0" w:color="auto"/>
            <w:right w:val="none" w:sz="0" w:space="0" w:color="auto"/>
          </w:divBdr>
        </w:div>
        <w:div w:id="1563322010">
          <w:marLeft w:val="480"/>
          <w:marRight w:val="0"/>
          <w:marTop w:val="0"/>
          <w:marBottom w:val="0"/>
          <w:divBdr>
            <w:top w:val="none" w:sz="0" w:space="0" w:color="auto"/>
            <w:left w:val="none" w:sz="0" w:space="0" w:color="auto"/>
            <w:bottom w:val="none" w:sz="0" w:space="0" w:color="auto"/>
            <w:right w:val="none" w:sz="0" w:space="0" w:color="auto"/>
          </w:divBdr>
        </w:div>
        <w:div w:id="1567884031">
          <w:marLeft w:val="480"/>
          <w:marRight w:val="0"/>
          <w:marTop w:val="0"/>
          <w:marBottom w:val="0"/>
          <w:divBdr>
            <w:top w:val="none" w:sz="0" w:space="0" w:color="auto"/>
            <w:left w:val="none" w:sz="0" w:space="0" w:color="auto"/>
            <w:bottom w:val="none" w:sz="0" w:space="0" w:color="auto"/>
            <w:right w:val="none" w:sz="0" w:space="0" w:color="auto"/>
          </w:divBdr>
        </w:div>
        <w:div w:id="1588004979">
          <w:marLeft w:val="480"/>
          <w:marRight w:val="0"/>
          <w:marTop w:val="0"/>
          <w:marBottom w:val="0"/>
          <w:divBdr>
            <w:top w:val="none" w:sz="0" w:space="0" w:color="auto"/>
            <w:left w:val="none" w:sz="0" w:space="0" w:color="auto"/>
            <w:bottom w:val="none" w:sz="0" w:space="0" w:color="auto"/>
            <w:right w:val="none" w:sz="0" w:space="0" w:color="auto"/>
          </w:divBdr>
        </w:div>
        <w:div w:id="1654528340">
          <w:marLeft w:val="480"/>
          <w:marRight w:val="0"/>
          <w:marTop w:val="0"/>
          <w:marBottom w:val="0"/>
          <w:divBdr>
            <w:top w:val="none" w:sz="0" w:space="0" w:color="auto"/>
            <w:left w:val="none" w:sz="0" w:space="0" w:color="auto"/>
            <w:bottom w:val="none" w:sz="0" w:space="0" w:color="auto"/>
            <w:right w:val="none" w:sz="0" w:space="0" w:color="auto"/>
          </w:divBdr>
        </w:div>
        <w:div w:id="1659768502">
          <w:marLeft w:val="480"/>
          <w:marRight w:val="0"/>
          <w:marTop w:val="0"/>
          <w:marBottom w:val="0"/>
          <w:divBdr>
            <w:top w:val="none" w:sz="0" w:space="0" w:color="auto"/>
            <w:left w:val="none" w:sz="0" w:space="0" w:color="auto"/>
            <w:bottom w:val="none" w:sz="0" w:space="0" w:color="auto"/>
            <w:right w:val="none" w:sz="0" w:space="0" w:color="auto"/>
          </w:divBdr>
        </w:div>
        <w:div w:id="1662004999">
          <w:marLeft w:val="480"/>
          <w:marRight w:val="0"/>
          <w:marTop w:val="0"/>
          <w:marBottom w:val="0"/>
          <w:divBdr>
            <w:top w:val="none" w:sz="0" w:space="0" w:color="auto"/>
            <w:left w:val="none" w:sz="0" w:space="0" w:color="auto"/>
            <w:bottom w:val="none" w:sz="0" w:space="0" w:color="auto"/>
            <w:right w:val="none" w:sz="0" w:space="0" w:color="auto"/>
          </w:divBdr>
        </w:div>
        <w:div w:id="1671449427">
          <w:marLeft w:val="480"/>
          <w:marRight w:val="0"/>
          <w:marTop w:val="0"/>
          <w:marBottom w:val="0"/>
          <w:divBdr>
            <w:top w:val="none" w:sz="0" w:space="0" w:color="auto"/>
            <w:left w:val="none" w:sz="0" w:space="0" w:color="auto"/>
            <w:bottom w:val="none" w:sz="0" w:space="0" w:color="auto"/>
            <w:right w:val="none" w:sz="0" w:space="0" w:color="auto"/>
          </w:divBdr>
        </w:div>
        <w:div w:id="1692493972">
          <w:marLeft w:val="480"/>
          <w:marRight w:val="0"/>
          <w:marTop w:val="0"/>
          <w:marBottom w:val="0"/>
          <w:divBdr>
            <w:top w:val="none" w:sz="0" w:space="0" w:color="auto"/>
            <w:left w:val="none" w:sz="0" w:space="0" w:color="auto"/>
            <w:bottom w:val="none" w:sz="0" w:space="0" w:color="auto"/>
            <w:right w:val="none" w:sz="0" w:space="0" w:color="auto"/>
          </w:divBdr>
        </w:div>
        <w:div w:id="1743677039">
          <w:marLeft w:val="480"/>
          <w:marRight w:val="0"/>
          <w:marTop w:val="0"/>
          <w:marBottom w:val="0"/>
          <w:divBdr>
            <w:top w:val="none" w:sz="0" w:space="0" w:color="auto"/>
            <w:left w:val="none" w:sz="0" w:space="0" w:color="auto"/>
            <w:bottom w:val="none" w:sz="0" w:space="0" w:color="auto"/>
            <w:right w:val="none" w:sz="0" w:space="0" w:color="auto"/>
          </w:divBdr>
        </w:div>
        <w:div w:id="1825663702">
          <w:marLeft w:val="480"/>
          <w:marRight w:val="0"/>
          <w:marTop w:val="0"/>
          <w:marBottom w:val="0"/>
          <w:divBdr>
            <w:top w:val="none" w:sz="0" w:space="0" w:color="auto"/>
            <w:left w:val="none" w:sz="0" w:space="0" w:color="auto"/>
            <w:bottom w:val="none" w:sz="0" w:space="0" w:color="auto"/>
            <w:right w:val="none" w:sz="0" w:space="0" w:color="auto"/>
          </w:divBdr>
        </w:div>
        <w:div w:id="1881353136">
          <w:marLeft w:val="480"/>
          <w:marRight w:val="0"/>
          <w:marTop w:val="0"/>
          <w:marBottom w:val="0"/>
          <w:divBdr>
            <w:top w:val="none" w:sz="0" w:space="0" w:color="auto"/>
            <w:left w:val="none" w:sz="0" w:space="0" w:color="auto"/>
            <w:bottom w:val="none" w:sz="0" w:space="0" w:color="auto"/>
            <w:right w:val="none" w:sz="0" w:space="0" w:color="auto"/>
          </w:divBdr>
        </w:div>
        <w:div w:id="1912734911">
          <w:marLeft w:val="480"/>
          <w:marRight w:val="0"/>
          <w:marTop w:val="0"/>
          <w:marBottom w:val="0"/>
          <w:divBdr>
            <w:top w:val="none" w:sz="0" w:space="0" w:color="auto"/>
            <w:left w:val="none" w:sz="0" w:space="0" w:color="auto"/>
            <w:bottom w:val="none" w:sz="0" w:space="0" w:color="auto"/>
            <w:right w:val="none" w:sz="0" w:space="0" w:color="auto"/>
          </w:divBdr>
        </w:div>
        <w:div w:id="1930695049">
          <w:marLeft w:val="480"/>
          <w:marRight w:val="0"/>
          <w:marTop w:val="0"/>
          <w:marBottom w:val="0"/>
          <w:divBdr>
            <w:top w:val="none" w:sz="0" w:space="0" w:color="auto"/>
            <w:left w:val="none" w:sz="0" w:space="0" w:color="auto"/>
            <w:bottom w:val="none" w:sz="0" w:space="0" w:color="auto"/>
            <w:right w:val="none" w:sz="0" w:space="0" w:color="auto"/>
          </w:divBdr>
        </w:div>
        <w:div w:id="1938126336">
          <w:marLeft w:val="480"/>
          <w:marRight w:val="0"/>
          <w:marTop w:val="0"/>
          <w:marBottom w:val="0"/>
          <w:divBdr>
            <w:top w:val="none" w:sz="0" w:space="0" w:color="auto"/>
            <w:left w:val="none" w:sz="0" w:space="0" w:color="auto"/>
            <w:bottom w:val="none" w:sz="0" w:space="0" w:color="auto"/>
            <w:right w:val="none" w:sz="0" w:space="0" w:color="auto"/>
          </w:divBdr>
        </w:div>
        <w:div w:id="1951743064">
          <w:marLeft w:val="480"/>
          <w:marRight w:val="0"/>
          <w:marTop w:val="0"/>
          <w:marBottom w:val="0"/>
          <w:divBdr>
            <w:top w:val="none" w:sz="0" w:space="0" w:color="auto"/>
            <w:left w:val="none" w:sz="0" w:space="0" w:color="auto"/>
            <w:bottom w:val="none" w:sz="0" w:space="0" w:color="auto"/>
            <w:right w:val="none" w:sz="0" w:space="0" w:color="auto"/>
          </w:divBdr>
        </w:div>
        <w:div w:id="2009287325">
          <w:marLeft w:val="480"/>
          <w:marRight w:val="0"/>
          <w:marTop w:val="0"/>
          <w:marBottom w:val="0"/>
          <w:divBdr>
            <w:top w:val="none" w:sz="0" w:space="0" w:color="auto"/>
            <w:left w:val="none" w:sz="0" w:space="0" w:color="auto"/>
            <w:bottom w:val="none" w:sz="0" w:space="0" w:color="auto"/>
            <w:right w:val="none" w:sz="0" w:space="0" w:color="auto"/>
          </w:divBdr>
        </w:div>
        <w:div w:id="2060978631">
          <w:marLeft w:val="480"/>
          <w:marRight w:val="0"/>
          <w:marTop w:val="0"/>
          <w:marBottom w:val="0"/>
          <w:divBdr>
            <w:top w:val="none" w:sz="0" w:space="0" w:color="auto"/>
            <w:left w:val="none" w:sz="0" w:space="0" w:color="auto"/>
            <w:bottom w:val="none" w:sz="0" w:space="0" w:color="auto"/>
            <w:right w:val="none" w:sz="0" w:space="0" w:color="auto"/>
          </w:divBdr>
        </w:div>
        <w:div w:id="2061703785">
          <w:marLeft w:val="480"/>
          <w:marRight w:val="0"/>
          <w:marTop w:val="0"/>
          <w:marBottom w:val="0"/>
          <w:divBdr>
            <w:top w:val="none" w:sz="0" w:space="0" w:color="auto"/>
            <w:left w:val="none" w:sz="0" w:space="0" w:color="auto"/>
            <w:bottom w:val="none" w:sz="0" w:space="0" w:color="auto"/>
            <w:right w:val="none" w:sz="0" w:space="0" w:color="auto"/>
          </w:divBdr>
        </w:div>
        <w:div w:id="2134133449">
          <w:marLeft w:val="480"/>
          <w:marRight w:val="0"/>
          <w:marTop w:val="0"/>
          <w:marBottom w:val="0"/>
          <w:divBdr>
            <w:top w:val="none" w:sz="0" w:space="0" w:color="auto"/>
            <w:left w:val="none" w:sz="0" w:space="0" w:color="auto"/>
            <w:bottom w:val="none" w:sz="0" w:space="0" w:color="auto"/>
            <w:right w:val="none" w:sz="0" w:space="0" w:color="auto"/>
          </w:divBdr>
        </w:div>
      </w:divsChild>
    </w:div>
    <w:div w:id="496506728">
      <w:bodyDiv w:val="1"/>
      <w:marLeft w:val="0"/>
      <w:marRight w:val="0"/>
      <w:marTop w:val="0"/>
      <w:marBottom w:val="0"/>
      <w:divBdr>
        <w:top w:val="none" w:sz="0" w:space="0" w:color="auto"/>
        <w:left w:val="none" w:sz="0" w:space="0" w:color="auto"/>
        <w:bottom w:val="none" w:sz="0" w:space="0" w:color="auto"/>
        <w:right w:val="none" w:sz="0" w:space="0" w:color="auto"/>
      </w:divBdr>
      <w:divsChild>
        <w:div w:id="30306263">
          <w:marLeft w:val="480"/>
          <w:marRight w:val="0"/>
          <w:marTop w:val="0"/>
          <w:marBottom w:val="0"/>
          <w:divBdr>
            <w:top w:val="none" w:sz="0" w:space="0" w:color="auto"/>
            <w:left w:val="none" w:sz="0" w:space="0" w:color="auto"/>
            <w:bottom w:val="none" w:sz="0" w:space="0" w:color="auto"/>
            <w:right w:val="none" w:sz="0" w:space="0" w:color="auto"/>
          </w:divBdr>
        </w:div>
        <w:div w:id="115762678">
          <w:marLeft w:val="480"/>
          <w:marRight w:val="0"/>
          <w:marTop w:val="0"/>
          <w:marBottom w:val="0"/>
          <w:divBdr>
            <w:top w:val="none" w:sz="0" w:space="0" w:color="auto"/>
            <w:left w:val="none" w:sz="0" w:space="0" w:color="auto"/>
            <w:bottom w:val="none" w:sz="0" w:space="0" w:color="auto"/>
            <w:right w:val="none" w:sz="0" w:space="0" w:color="auto"/>
          </w:divBdr>
        </w:div>
        <w:div w:id="164824451">
          <w:marLeft w:val="480"/>
          <w:marRight w:val="0"/>
          <w:marTop w:val="0"/>
          <w:marBottom w:val="0"/>
          <w:divBdr>
            <w:top w:val="none" w:sz="0" w:space="0" w:color="auto"/>
            <w:left w:val="none" w:sz="0" w:space="0" w:color="auto"/>
            <w:bottom w:val="none" w:sz="0" w:space="0" w:color="auto"/>
            <w:right w:val="none" w:sz="0" w:space="0" w:color="auto"/>
          </w:divBdr>
        </w:div>
        <w:div w:id="241792545">
          <w:marLeft w:val="480"/>
          <w:marRight w:val="0"/>
          <w:marTop w:val="0"/>
          <w:marBottom w:val="0"/>
          <w:divBdr>
            <w:top w:val="none" w:sz="0" w:space="0" w:color="auto"/>
            <w:left w:val="none" w:sz="0" w:space="0" w:color="auto"/>
            <w:bottom w:val="none" w:sz="0" w:space="0" w:color="auto"/>
            <w:right w:val="none" w:sz="0" w:space="0" w:color="auto"/>
          </w:divBdr>
        </w:div>
        <w:div w:id="242687255">
          <w:marLeft w:val="480"/>
          <w:marRight w:val="0"/>
          <w:marTop w:val="0"/>
          <w:marBottom w:val="0"/>
          <w:divBdr>
            <w:top w:val="none" w:sz="0" w:space="0" w:color="auto"/>
            <w:left w:val="none" w:sz="0" w:space="0" w:color="auto"/>
            <w:bottom w:val="none" w:sz="0" w:space="0" w:color="auto"/>
            <w:right w:val="none" w:sz="0" w:space="0" w:color="auto"/>
          </w:divBdr>
        </w:div>
        <w:div w:id="253713040">
          <w:marLeft w:val="480"/>
          <w:marRight w:val="0"/>
          <w:marTop w:val="0"/>
          <w:marBottom w:val="0"/>
          <w:divBdr>
            <w:top w:val="none" w:sz="0" w:space="0" w:color="auto"/>
            <w:left w:val="none" w:sz="0" w:space="0" w:color="auto"/>
            <w:bottom w:val="none" w:sz="0" w:space="0" w:color="auto"/>
            <w:right w:val="none" w:sz="0" w:space="0" w:color="auto"/>
          </w:divBdr>
        </w:div>
        <w:div w:id="262079881">
          <w:marLeft w:val="480"/>
          <w:marRight w:val="0"/>
          <w:marTop w:val="0"/>
          <w:marBottom w:val="0"/>
          <w:divBdr>
            <w:top w:val="none" w:sz="0" w:space="0" w:color="auto"/>
            <w:left w:val="none" w:sz="0" w:space="0" w:color="auto"/>
            <w:bottom w:val="none" w:sz="0" w:space="0" w:color="auto"/>
            <w:right w:val="none" w:sz="0" w:space="0" w:color="auto"/>
          </w:divBdr>
        </w:div>
        <w:div w:id="293340184">
          <w:marLeft w:val="480"/>
          <w:marRight w:val="0"/>
          <w:marTop w:val="0"/>
          <w:marBottom w:val="0"/>
          <w:divBdr>
            <w:top w:val="none" w:sz="0" w:space="0" w:color="auto"/>
            <w:left w:val="none" w:sz="0" w:space="0" w:color="auto"/>
            <w:bottom w:val="none" w:sz="0" w:space="0" w:color="auto"/>
            <w:right w:val="none" w:sz="0" w:space="0" w:color="auto"/>
          </w:divBdr>
        </w:div>
        <w:div w:id="331377404">
          <w:marLeft w:val="480"/>
          <w:marRight w:val="0"/>
          <w:marTop w:val="0"/>
          <w:marBottom w:val="0"/>
          <w:divBdr>
            <w:top w:val="none" w:sz="0" w:space="0" w:color="auto"/>
            <w:left w:val="none" w:sz="0" w:space="0" w:color="auto"/>
            <w:bottom w:val="none" w:sz="0" w:space="0" w:color="auto"/>
            <w:right w:val="none" w:sz="0" w:space="0" w:color="auto"/>
          </w:divBdr>
        </w:div>
        <w:div w:id="348794803">
          <w:marLeft w:val="480"/>
          <w:marRight w:val="0"/>
          <w:marTop w:val="0"/>
          <w:marBottom w:val="0"/>
          <w:divBdr>
            <w:top w:val="none" w:sz="0" w:space="0" w:color="auto"/>
            <w:left w:val="none" w:sz="0" w:space="0" w:color="auto"/>
            <w:bottom w:val="none" w:sz="0" w:space="0" w:color="auto"/>
            <w:right w:val="none" w:sz="0" w:space="0" w:color="auto"/>
          </w:divBdr>
        </w:div>
        <w:div w:id="350765382">
          <w:marLeft w:val="480"/>
          <w:marRight w:val="0"/>
          <w:marTop w:val="0"/>
          <w:marBottom w:val="0"/>
          <w:divBdr>
            <w:top w:val="none" w:sz="0" w:space="0" w:color="auto"/>
            <w:left w:val="none" w:sz="0" w:space="0" w:color="auto"/>
            <w:bottom w:val="none" w:sz="0" w:space="0" w:color="auto"/>
            <w:right w:val="none" w:sz="0" w:space="0" w:color="auto"/>
          </w:divBdr>
        </w:div>
        <w:div w:id="354890551">
          <w:marLeft w:val="480"/>
          <w:marRight w:val="0"/>
          <w:marTop w:val="0"/>
          <w:marBottom w:val="0"/>
          <w:divBdr>
            <w:top w:val="none" w:sz="0" w:space="0" w:color="auto"/>
            <w:left w:val="none" w:sz="0" w:space="0" w:color="auto"/>
            <w:bottom w:val="none" w:sz="0" w:space="0" w:color="auto"/>
            <w:right w:val="none" w:sz="0" w:space="0" w:color="auto"/>
          </w:divBdr>
        </w:div>
        <w:div w:id="374626803">
          <w:marLeft w:val="480"/>
          <w:marRight w:val="0"/>
          <w:marTop w:val="0"/>
          <w:marBottom w:val="0"/>
          <w:divBdr>
            <w:top w:val="none" w:sz="0" w:space="0" w:color="auto"/>
            <w:left w:val="none" w:sz="0" w:space="0" w:color="auto"/>
            <w:bottom w:val="none" w:sz="0" w:space="0" w:color="auto"/>
            <w:right w:val="none" w:sz="0" w:space="0" w:color="auto"/>
          </w:divBdr>
        </w:div>
        <w:div w:id="394165910">
          <w:marLeft w:val="480"/>
          <w:marRight w:val="0"/>
          <w:marTop w:val="0"/>
          <w:marBottom w:val="0"/>
          <w:divBdr>
            <w:top w:val="none" w:sz="0" w:space="0" w:color="auto"/>
            <w:left w:val="none" w:sz="0" w:space="0" w:color="auto"/>
            <w:bottom w:val="none" w:sz="0" w:space="0" w:color="auto"/>
            <w:right w:val="none" w:sz="0" w:space="0" w:color="auto"/>
          </w:divBdr>
        </w:div>
        <w:div w:id="409930753">
          <w:marLeft w:val="480"/>
          <w:marRight w:val="0"/>
          <w:marTop w:val="0"/>
          <w:marBottom w:val="0"/>
          <w:divBdr>
            <w:top w:val="none" w:sz="0" w:space="0" w:color="auto"/>
            <w:left w:val="none" w:sz="0" w:space="0" w:color="auto"/>
            <w:bottom w:val="none" w:sz="0" w:space="0" w:color="auto"/>
            <w:right w:val="none" w:sz="0" w:space="0" w:color="auto"/>
          </w:divBdr>
        </w:div>
        <w:div w:id="413168416">
          <w:marLeft w:val="480"/>
          <w:marRight w:val="0"/>
          <w:marTop w:val="0"/>
          <w:marBottom w:val="0"/>
          <w:divBdr>
            <w:top w:val="none" w:sz="0" w:space="0" w:color="auto"/>
            <w:left w:val="none" w:sz="0" w:space="0" w:color="auto"/>
            <w:bottom w:val="none" w:sz="0" w:space="0" w:color="auto"/>
            <w:right w:val="none" w:sz="0" w:space="0" w:color="auto"/>
          </w:divBdr>
        </w:div>
        <w:div w:id="417603386">
          <w:marLeft w:val="480"/>
          <w:marRight w:val="0"/>
          <w:marTop w:val="0"/>
          <w:marBottom w:val="0"/>
          <w:divBdr>
            <w:top w:val="none" w:sz="0" w:space="0" w:color="auto"/>
            <w:left w:val="none" w:sz="0" w:space="0" w:color="auto"/>
            <w:bottom w:val="none" w:sz="0" w:space="0" w:color="auto"/>
            <w:right w:val="none" w:sz="0" w:space="0" w:color="auto"/>
          </w:divBdr>
        </w:div>
        <w:div w:id="493689068">
          <w:marLeft w:val="480"/>
          <w:marRight w:val="0"/>
          <w:marTop w:val="0"/>
          <w:marBottom w:val="0"/>
          <w:divBdr>
            <w:top w:val="none" w:sz="0" w:space="0" w:color="auto"/>
            <w:left w:val="none" w:sz="0" w:space="0" w:color="auto"/>
            <w:bottom w:val="none" w:sz="0" w:space="0" w:color="auto"/>
            <w:right w:val="none" w:sz="0" w:space="0" w:color="auto"/>
          </w:divBdr>
        </w:div>
        <w:div w:id="600796575">
          <w:marLeft w:val="480"/>
          <w:marRight w:val="0"/>
          <w:marTop w:val="0"/>
          <w:marBottom w:val="0"/>
          <w:divBdr>
            <w:top w:val="none" w:sz="0" w:space="0" w:color="auto"/>
            <w:left w:val="none" w:sz="0" w:space="0" w:color="auto"/>
            <w:bottom w:val="none" w:sz="0" w:space="0" w:color="auto"/>
            <w:right w:val="none" w:sz="0" w:space="0" w:color="auto"/>
          </w:divBdr>
        </w:div>
        <w:div w:id="606154326">
          <w:marLeft w:val="480"/>
          <w:marRight w:val="0"/>
          <w:marTop w:val="0"/>
          <w:marBottom w:val="0"/>
          <w:divBdr>
            <w:top w:val="none" w:sz="0" w:space="0" w:color="auto"/>
            <w:left w:val="none" w:sz="0" w:space="0" w:color="auto"/>
            <w:bottom w:val="none" w:sz="0" w:space="0" w:color="auto"/>
            <w:right w:val="none" w:sz="0" w:space="0" w:color="auto"/>
          </w:divBdr>
        </w:div>
        <w:div w:id="608971804">
          <w:marLeft w:val="480"/>
          <w:marRight w:val="0"/>
          <w:marTop w:val="0"/>
          <w:marBottom w:val="0"/>
          <w:divBdr>
            <w:top w:val="none" w:sz="0" w:space="0" w:color="auto"/>
            <w:left w:val="none" w:sz="0" w:space="0" w:color="auto"/>
            <w:bottom w:val="none" w:sz="0" w:space="0" w:color="auto"/>
            <w:right w:val="none" w:sz="0" w:space="0" w:color="auto"/>
          </w:divBdr>
        </w:div>
        <w:div w:id="617496120">
          <w:marLeft w:val="480"/>
          <w:marRight w:val="0"/>
          <w:marTop w:val="0"/>
          <w:marBottom w:val="0"/>
          <w:divBdr>
            <w:top w:val="none" w:sz="0" w:space="0" w:color="auto"/>
            <w:left w:val="none" w:sz="0" w:space="0" w:color="auto"/>
            <w:bottom w:val="none" w:sz="0" w:space="0" w:color="auto"/>
            <w:right w:val="none" w:sz="0" w:space="0" w:color="auto"/>
          </w:divBdr>
        </w:div>
        <w:div w:id="659426081">
          <w:marLeft w:val="480"/>
          <w:marRight w:val="0"/>
          <w:marTop w:val="0"/>
          <w:marBottom w:val="0"/>
          <w:divBdr>
            <w:top w:val="none" w:sz="0" w:space="0" w:color="auto"/>
            <w:left w:val="none" w:sz="0" w:space="0" w:color="auto"/>
            <w:bottom w:val="none" w:sz="0" w:space="0" w:color="auto"/>
            <w:right w:val="none" w:sz="0" w:space="0" w:color="auto"/>
          </w:divBdr>
        </w:div>
        <w:div w:id="693002763">
          <w:marLeft w:val="480"/>
          <w:marRight w:val="0"/>
          <w:marTop w:val="0"/>
          <w:marBottom w:val="0"/>
          <w:divBdr>
            <w:top w:val="none" w:sz="0" w:space="0" w:color="auto"/>
            <w:left w:val="none" w:sz="0" w:space="0" w:color="auto"/>
            <w:bottom w:val="none" w:sz="0" w:space="0" w:color="auto"/>
            <w:right w:val="none" w:sz="0" w:space="0" w:color="auto"/>
          </w:divBdr>
        </w:div>
        <w:div w:id="718020344">
          <w:marLeft w:val="480"/>
          <w:marRight w:val="0"/>
          <w:marTop w:val="0"/>
          <w:marBottom w:val="0"/>
          <w:divBdr>
            <w:top w:val="none" w:sz="0" w:space="0" w:color="auto"/>
            <w:left w:val="none" w:sz="0" w:space="0" w:color="auto"/>
            <w:bottom w:val="none" w:sz="0" w:space="0" w:color="auto"/>
            <w:right w:val="none" w:sz="0" w:space="0" w:color="auto"/>
          </w:divBdr>
        </w:div>
        <w:div w:id="734012477">
          <w:marLeft w:val="480"/>
          <w:marRight w:val="0"/>
          <w:marTop w:val="0"/>
          <w:marBottom w:val="0"/>
          <w:divBdr>
            <w:top w:val="none" w:sz="0" w:space="0" w:color="auto"/>
            <w:left w:val="none" w:sz="0" w:space="0" w:color="auto"/>
            <w:bottom w:val="none" w:sz="0" w:space="0" w:color="auto"/>
            <w:right w:val="none" w:sz="0" w:space="0" w:color="auto"/>
          </w:divBdr>
        </w:div>
        <w:div w:id="811336729">
          <w:marLeft w:val="480"/>
          <w:marRight w:val="0"/>
          <w:marTop w:val="0"/>
          <w:marBottom w:val="0"/>
          <w:divBdr>
            <w:top w:val="none" w:sz="0" w:space="0" w:color="auto"/>
            <w:left w:val="none" w:sz="0" w:space="0" w:color="auto"/>
            <w:bottom w:val="none" w:sz="0" w:space="0" w:color="auto"/>
            <w:right w:val="none" w:sz="0" w:space="0" w:color="auto"/>
          </w:divBdr>
        </w:div>
        <w:div w:id="842549510">
          <w:marLeft w:val="480"/>
          <w:marRight w:val="0"/>
          <w:marTop w:val="0"/>
          <w:marBottom w:val="0"/>
          <w:divBdr>
            <w:top w:val="none" w:sz="0" w:space="0" w:color="auto"/>
            <w:left w:val="none" w:sz="0" w:space="0" w:color="auto"/>
            <w:bottom w:val="none" w:sz="0" w:space="0" w:color="auto"/>
            <w:right w:val="none" w:sz="0" w:space="0" w:color="auto"/>
          </w:divBdr>
        </w:div>
        <w:div w:id="859705697">
          <w:marLeft w:val="480"/>
          <w:marRight w:val="0"/>
          <w:marTop w:val="0"/>
          <w:marBottom w:val="0"/>
          <w:divBdr>
            <w:top w:val="none" w:sz="0" w:space="0" w:color="auto"/>
            <w:left w:val="none" w:sz="0" w:space="0" w:color="auto"/>
            <w:bottom w:val="none" w:sz="0" w:space="0" w:color="auto"/>
            <w:right w:val="none" w:sz="0" w:space="0" w:color="auto"/>
          </w:divBdr>
        </w:div>
        <w:div w:id="929000052">
          <w:marLeft w:val="480"/>
          <w:marRight w:val="0"/>
          <w:marTop w:val="0"/>
          <w:marBottom w:val="0"/>
          <w:divBdr>
            <w:top w:val="none" w:sz="0" w:space="0" w:color="auto"/>
            <w:left w:val="none" w:sz="0" w:space="0" w:color="auto"/>
            <w:bottom w:val="none" w:sz="0" w:space="0" w:color="auto"/>
            <w:right w:val="none" w:sz="0" w:space="0" w:color="auto"/>
          </w:divBdr>
        </w:div>
        <w:div w:id="959264949">
          <w:marLeft w:val="480"/>
          <w:marRight w:val="0"/>
          <w:marTop w:val="0"/>
          <w:marBottom w:val="0"/>
          <w:divBdr>
            <w:top w:val="none" w:sz="0" w:space="0" w:color="auto"/>
            <w:left w:val="none" w:sz="0" w:space="0" w:color="auto"/>
            <w:bottom w:val="none" w:sz="0" w:space="0" w:color="auto"/>
            <w:right w:val="none" w:sz="0" w:space="0" w:color="auto"/>
          </w:divBdr>
        </w:div>
        <w:div w:id="1010254794">
          <w:marLeft w:val="480"/>
          <w:marRight w:val="0"/>
          <w:marTop w:val="0"/>
          <w:marBottom w:val="0"/>
          <w:divBdr>
            <w:top w:val="none" w:sz="0" w:space="0" w:color="auto"/>
            <w:left w:val="none" w:sz="0" w:space="0" w:color="auto"/>
            <w:bottom w:val="none" w:sz="0" w:space="0" w:color="auto"/>
            <w:right w:val="none" w:sz="0" w:space="0" w:color="auto"/>
          </w:divBdr>
        </w:div>
        <w:div w:id="1022197744">
          <w:marLeft w:val="480"/>
          <w:marRight w:val="0"/>
          <w:marTop w:val="0"/>
          <w:marBottom w:val="0"/>
          <w:divBdr>
            <w:top w:val="none" w:sz="0" w:space="0" w:color="auto"/>
            <w:left w:val="none" w:sz="0" w:space="0" w:color="auto"/>
            <w:bottom w:val="none" w:sz="0" w:space="0" w:color="auto"/>
            <w:right w:val="none" w:sz="0" w:space="0" w:color="auto"/>
          </w:divBdr>
        </w:div>
        <w:div w:id="1031959605">
          <w:marLeft w:val="480"/>
          <w:marRight w:val="0"/>
          <w:marTop w:val="0"/>
          <w:marBottom w:val="0"/>
          <w:divBdr>
            <w:top w:val="none" w:sz="0" w:space="0" w:color="auto"/>
            <w:left w:val="none" w:sz="0" w:space="0" w:color="auto"/>
            <w:bottom w:val="none" w:sz="0" w:space="0" w:color="auto"/>
            <w:right w:val="none" w:sz="0" w:space="0" w:color="auto"/>
          </w:divBdr>
        </w:div>
        <w:div w:id="1071535584">
          <w:marLeft w:val="480"/>
          <w:marRight w:val="0"/>
          <w:marTop w:val="0"/>
          <w:marBottom w:val="0"/>
          <w:divBdr>
            <w:top w:val="none" w:sz="0" w:space="0" w:color="auto"/>
            <w:left w:val="none" w:sz="0" w:space="0" w:color="auto"/>
            <w:bottom w:val="none" w:sz="0" w:space="0" w:color="auto"/>
            <w:right w:val="none" w:sz="0" w:space="0" w:color="auto"/>
          </w:divBdr>
        </w:div>
        <w:div w:id="1074162020">
          <w:marLeft w:val="480"/>
          <w:marRight w:val="0"/>
          <w:marTop w:val="0"/>
          <w:marBottom w:val="0"/>
          <w:divBdr>
            <w:top w:val="none" w:sz="0" w:space="0" w:color="auto"/>
            <w:left w:val="none" w:sz="0" w:space="0" w:color="auto"/>
            <w:bottom w:val="none" w:sz="0" w:space="0" w:color="auto"/>
            <w:right w:val="none" w:sz="0" w:space="0" w:color="auto"/>
          </w:divBdr>
        </w:div>
        <w:div w:id="1091776071">
          <w:marLeft w:val="480"/>
          <w:marRight w:val="0"/>
          <w:marTop w:val="0"/>
          <w:marBottom w:val="0"/>
          <w:divBdr>
            <w:top w:val="none" w:sz="0" w:space="0" w:color="auto"/>
            <w:left w:val="none" w:sz="0" w:space="0" w:color="auto"/>
            <w:bottom w:val="none" w:sz="0" w:space="0" w:color="auto"/>
            <w:right w:val="none" w:sz="0" w:space="0" w:color="auto"/>
          </w:divBdr>
        </w:div>
        <w:div w:id="1148747129">
          <w:marLeft w:val="480"/>
          <w:marRight w:val="0"/>
          <w:marTop w:val="0"/>
          <w:marBottom w:val="0"/>
          <w:divBdr>
            <w:top w:val="none" w:sz="0" w:space="0" w:color="auto"/>
            <w:left w:val="none" w:sz="0" w:space="0" w:color="auto"/>
            <w:bottom w:val="none" w:sz="0" w:space="0" w:color="auto"/>
            <w:right w:val="none" w:sz="0" w:space="0" w:color="auto"/>
          </w:divBdr>
        </w:div>
        <w:div w:id="1152213156">
          <w:marLeft w:val="480"/>
          <w:marRight w:val="0"/>
          <w:marTop w:val="0"/>
          <w:marBottom w:val="0"/>
          <w:divBdr>
            <w:top w:val="none" w:sz="0" w:space="0" w:color="auto"/>
            <w:left w:val="none" w:sz="0" w:space="0" w:color="auto"/>
            <w:bottom w:val="none" w:sz="0" w:space="0" w:color="auto"/>
            <w:right w:val="none" w:sz="0" w:space="0" w:color="auto"/>
          </w:divBdr>
        </w:div>
        <w:div w:id="1185707308">
          <w:marLeft w:val="480"/>
          <w:marRight w:val="0"/>
          <w:marTop w:val="0"/>
          <w:marBottom w:val="0"/>
          <w:divBdr>
            <w:top w:val="none" w:sz="0" w:space="0" w:color="auto"/>
            <w:left w:val="none" w:sz="0" w:space="0" w:color="auto"/>
            <w:bottom w:val="none" w:sz="0" w:space="0" w:color="auto"/>
            <w:right w:val="none" w:sz="0" w:space="0" w:color="auto"/>
          </w:divBdr>
        </w:div>
        <w:div w:id="1192455637">
          <w:marLeft w:val="480"/>
          <w:marRight w:val="0"/>
          <w:marTop w:val="0"/>
          <w:marBottom w:val="0"/>
          <w:divBdr>
            <w:top w:val="none" w:sz="0" w:space="0" w:color="auto"/>
            <w:left w:val="none" w:sz="0" w:space="0" w:color="auto"/>
            <w:bottom w:val="none" w:sz="0" w:space="0" w:color="auto"/>
            <w:right w:val="none" w:sz="0" w:space="0" w:color="auto"/>
          </w:divBdr>
        </w:div>
        <w:div w:id="1236552563">
          <w:marLeft w:val="480"/>
          <w:marRight w:val="0"/>
          <w:marTop w:val="0"/>
          <w:marBottom w:val="0"/>
          <w:divBdr>
            <w:top w:val="none" w:sz="0" w:space="0" w:color="auto"/>
            <w:left w:val="none" w:sz="0" w:space="0" w:color="auto"/>
            <w:bottom w:val="none" w:sz="0" w:space="0" w:color="auto"/>
            <w:right w:val="none" w:sz="0" w:space="0" w:color="auto"/>
          </w:divBdr>
        </w:div>
        <w:div w:id="1278873436">
          <w:marLeft w:val="480"/>
          <w:marRight w:val="0"/>
          <w:marTop w:val="0"/>
          <w:marBottom w:val="0"/>
          <w:divBdr>
            <w:top w:val="none" w:sz="0" w:space="0" w:color="auto"/>
            <w:left w:val="none" w:sz="0" w:space="0" w:color="auto"/>
            <w:bottom w:val="none" w:sz="0" w:space="0" w:color="auto"/>
            <w:right w:val="none" w:sz="0" w:space="0" w:color="auto"/>
          </w:divBdr>
        </w:div>
        <w:div w:id="1311713272">
          <w:marLeft w:val="480"/>
          <w:marRight w:val="0"/>
          <w:marTop w:val="0"/>
          <w:marBottom w:val="0"/>
          <w:divBdr>
            <w:top w:val="none" w:sz="0" w:space="0" w:color="auto"/>
            <w:left w:val="none" w:sz="0" w:space="0" w:color="auto"/>
            <w:bottom w:val="none" w:sz="0" w:space="0" w:color="auto"/>
            <w:right w:val="none" w:sz="0" w:space="0" w:color="auto"/>
          </w:divBdr>
        </w:div>
        <w:div w:id="1345740781">
          <w:marLeft w:val="480"/>
          <w:marRight w:val="0"/>
          <w:marTop w:val="0"/>
          <w:marBottom w:val="0"/>
          <w:divBdr>
            <w:top w:val="none" w:sz="0" w:space="0" w:color="auto"/>
            <w:left w:val="none" w:sz="0" w:space="0" w:color="auto"/>
            <w:bottom w:val="none" w:sz="0" w:space="0" w:color="auto"/>
            <w:right w:val="none" w:sz="0" w:space="0" w:color="auto"/>
          </w:divBdr>
        </w:div>
        <w:div w:id="1364750880">
          <w:marLeft w:val="480"/>
          <w:marRight w:val="0"/>
          <w:marTop w:val="0"/>
          <w:marBottom w:val="0"/>
          <w:divBdr>
            <w:top w:val="none" w:sz="0" w:space="0" w:color="auto"/>
            <w:left w:val="none" w:sz="0" w:space="0" w:color="auto"/>
            <w:bottom w:val="none" w:sz="0" w:space="0" w:color="auto"/>
            <w:right w:val="none" w:sz="0" w:space="0" w:color="auto"/>
          </w:divBdr>
        </w:div>
        <w:div w:id="1488980255">
          <w:marLeft w:val="480"/>
          <w:marRight w:val="0"/>
          <w:marTop w:val="0"/>
          <w:marBottom w:val="0"/>
          <w:divBdr>
            <w:top w:val="none" w:sz="0" w:space="0" w:color="auto"/>
            <w:left w:val="none" w:sz="0" w:space="0" w:color="auto"/>
            <w:bottom w:val="none" w:sz="0" w:space="0" w:color="auto"/>
            <w:right w:val="none" w:sz="0" w:space="0" w:color="auto"/>
          </w:divBdr>
        </w:div>
        <w:div w:id="1489593937">
          <w:marLeft w:val="480"/>
          <w:marRight w:val="0"/>
          <w:marTop w:val="0"/>
          <w:marBottom w:val="0"/>
          <w:divBdr>
            <w:top w:val="none" w:sz="0" w:space="0" w:color="auto"/>
            <w:left w:val="none" w:sz="0" w:space="0" w:color="auto"/>
            <w:bottom w:val="none" w:sz="0" w:space="0" w:color="auto"/>
            <w:right w:val="none" w:sz="0" w:space="0" w:color="auto"/>
          </w:divBdr>
        </w:div>
        <w:div w:id="1517110124">
          <w:marLeft w:val="480"/>
          <w:marRight w:val="0"/>
          <w:marTop w:val="0"/>
          <w:marBottom w:val="0"/>
          <w:divBdr>
            <w:top w:val="none" w:sz="0" w:space="0" w:color="auto"/>
            <w:left w:val="none" w:sz="0" w:space="0" w:color="auto"/>
            <w:bottom w:val="none" w:sz="0" w:space="0" w:color="auto"/>
            <w:right w:val="none" w:sz="0" w:space="0" w:color="auto"/>
          </w:divBdr>
        </w:div>
        <w:div w:id="1534032473">
          <w:marLeft w:val="480"/>
          <w:marRight w:val="0"/>
          <w:marTop w:val="0"/>
          <w:marBottom w:val="0"/>
          <w:divBdr>
            <w:top w:val="none" w:sz="0" w:space="0" w:color="auto"/>
            <w:left w:val="none" w:sz="0" w:space="0" w:color="auto"/>
            <w:bottom w:val="none" w:sz="0" w:space="0" w:color="auto"/>
            <w:right w:val="none" w:sz="0" w:space="0" w:color="auto"/>
          </w:divBdr>
        </w:div>
        <w:div w:id="1661959220">
          <w:marLeft w:val="480"/>
          <w:marRight w:val="0"/>
          <w:marTop w:val="0"/>
          <w:marBottom w:val="0"/>
          <w:divBdr>
            <w:top w:val="none" w:sz="0" w:space="0" w:color="auto"/>
            <w:left w:val="none" w:sz="0" w:space="0" w:color="auto"/>
            <w:bottom w:val="none" w:sz="0" w:space="0" w:color="auto"/>
            <w:right w:val="none" w:sz="0" w:space="0" w:color="auto"/>
          </w:divBdr>
        </w:div>
        <w:div w:id="1758286149">
          <w:marLeft w:val="480"/>
          <w:marRight w:val="0"/>
          <w:marTop w:val="0"/>
          <w:marBottom w:val="0"/>
          <w:divBdr>
            <w:top w:val="none" w:sz="0" w:space="0" w:color="auto"/>
            <w:left w:val="none" w:sz="0" w:space="0" w:color="auto"/>
            <w:bottom w:val="none" w:sz="0" w:space="0" w:color="auto"/>
            <w:right w:val="none" w:sz="0" w:space="0" w:color="auto"/>
          </w:divBdr>
        </w:div>
        <w:div w:id="1777097231">
          <w:marLeft w:val="480"/>
          <w:marRight w:val="0"/>
          <w:marTop w:val="0"/>
          <w:marBottom w:val="0"/>
          <w:divBdr>
            <w:top w:val="none" w:sz="0" w:space="0" w:color="auto"/>
            <w:left w:val="none" w:sz="0" w:space="0" w:color="auto"/>
            <w:bottom w:val="none" w:sz="0" w:space="0" w:color="auto"/>
            <w:right w:val="none" w:sz="0" w:space="0" w:color="auto"/>
          </w:divBdr>
        </w:div>
        <w:div w:id="1778402708">
          <w:marLeft w:val="480"/>
          <w:marRight w:val="0"/>
          <w:marTop w:val="0"/>
          <w:marBottom w:val="0"/>
          <w:divBdr>
            <w:top w:val="none" w:sz="0" w:space="0" w:color="auto"/>
            <w:left w:val="none" w:sz="0" w:space="0" w:color="auto"/>
            <w:bottom w:val="none" w:sz="0" w:space="0" w:color="auto"/>
            <w:right w:val="none" w:sz="0" w:space="0" w:color="auto"/>
          </w:divBdr>
        </w:div>
        <w:div w:id="1793671137">
          <w:marLeft w:val="480"/>
          <w:marRight w:val="0"/>
          <w:marTop w:val="0"/>
          <w:marBottom w:val="0"/>
          <w:divBdr>
            <w:top w:val="none" w:sz="0" w:space="0" w:color="auto"/>
            <w:left w:val="none" w:sz="0" w:space="0" w:color="auto"/>
            <w:bottom w:val="none" w:sz="0" w:space="0" w:color="auto"/>
            <w:right w:val="none" w:sz="0" w:space="0" w:color="auto"/>
          </w:divBdr>
        </w:div>
        <w:div w:id="1819417198">
          <w:marLeft w:val="480"/>
          <w:marRight w:val="0"/>
          <w:marTop w:val="0"/>
          <w:marBottom w:val="0"/>
          <w:divBdr>
            <w:top w:val="none" w:sz="0" w:space="0" w:color="auto"/>
            <w:left w:val="none" w:sz="0" w:space="0" w:color="auto"/>
            <w:bottom w:val="none" w:sz="0" w:space="0" w:color="auto"/>
            <w:right w:val="none" w:sz="0" w:space="0" w:color="auto"/>
          </w:divBdr>
        </w:div>
        <w:div w:id="1885289543">
          <w:marLeft w:val="480"/>
          <w:marRight w:val="0"/>
          <w:marTop w:val="0"/>
          <w:marBottom w:val="0"/>
          <w:divBdr>
            <w:top w:val="none" w:sz="0" w:space="0" w:color="auto"/>
            <w:left w:val="none" w:sz="0" w:space="0" w:color="auto"/>
            <w:bottom w:val="none" w:sz="0" w:space="0" w:color="auto"/>
            <w:right w:val="none" w:sz="0" w:space="0" w:color="auto"/>
          </w:divBdr>
        </w:div>
        <w:div w:id="1905481644">
          <w:marLeft w:val="480"/>
          <w:marRight w:val="0"/>
          <w:marTop w:val="0"/>
          <w:marBottom w:val="0"/>
          <w:divBdr>
            <w:top w:val="none" w:sz="0" w:space="0" w:color="auto"/>
            <w:left w:val="none" w:sz="0" w:space="0" w:color="auto"/>
            <w:bottom w:val="none" w:sz="0" w:space="0" w:color="auto"/>
            <w:right w:val="none" w:sz="0" w:space="0" w:color="auto"/>
          </w:divBdr>
        </w:div>
        <w:div w:id="1909029146">
          <w:marLeft w:val="480"/>
          <w:marRight w:val="0"/>
          <w:marTop w:val="0"/>
          <w:marBottom w:val="0"/>
          <w:divBdr>
            <w:top w:val="none" w:sz="0" w:space="0" w:color="auto"/>
            <w:left w:val="none" w:sz="0" w:space="0" w:color="auto"/>
            <w:bottom w:val="none" w:sz="0" w:space="0" w:color="auto"/>
            <w:right w:val="none" w:sz="0" w:space="0" w:color="auto"/>
          </w:divBdr>
        </w:div>
        <w:div w:id="1919244943">
          <w:marLeft w:val="480"/>
          <w:marRight w:val="0"/>
          <w:marTop w:val="0"/>
          <w:marBottom w:val="0"/>
          <w:divBdr>
            <w:top w:val="none" w:sz="0" w:space="0" w:color="auto"/>
            <w:left w:val="none" w:sz="0" w:space="0" w:color="auto"/>
            <w:bottom w:val="none" w:sz="0" w:space="0" w:color="auto"/>
            <w:right w:val="none" w:sz="0" w:space="0" w:color="auto"/>
          </w:divBdr>
        </w:div>
        <w:div w:id="2010281644">
          <w:marLeft w:val="480"/>
          <w:marRight w:val="0"/>
          <w:marTop w:val="0"/>
          <w:marBottom w:val="0"/>
          <w:divBdr>
            <w:top w:val="none" w:sz="0" w:space="0" w:color="auto"/>
            <w:left w:val="none" w:sz="0" w:space="0" w:color="auto"/>
            <w:bottom w:val="none" w:sz="0" w:space="0" w:color="auto"/>
            <w:right w:val="none" w:sz="0" w:space="0" w:color="auto"/>
          </w:divBdr>
        </w:div>
        <w:div w:id="2043624312">
          <w:marLeft w:val="480"/>
          <w:marRight w:val="0"/>
          <w:marTop w:val="0"/>
          <w:marBottom w:val="0"/>
          <w:divBdr>
            <w:top w:val="none" w:sz="0" w:space="0" w:color="auto"/>
            <w:left w:val="none" w:sz="0" w:space="0" w:color="auto"/>
            <w:bottom w:val="none" w:sz="0" w:space="0" w:color="auto"/>
            <w:right w:val="none" w:sz="0" w:space="0" w:color="auto"/>
          </w:divBdr>
        </w:div>
        <w:div w:id="2057000618">
          <w:marLeft w:val="480"/>
          <w:marRight w:val="0"/>
          <w:marTop w:val="0"/>
          <w:marBottom w:val="0"/>
          <w:divBdr>
            <w:top w:val="none" w:sz="0" w:space="0" w:color="auto"/>
            <w:left w:val="none" w:sz="0" w:space="0" w:color="auto"/>
            <w:bottom w:val="none" w:sz="0" w:space="0" w:color="auto"/>
            <w:right w:val="none" w:sz="0" w:space="0" w:color="auto"/>
          </w:divBdr>
        </w:div>
        <w:div w:id="2077820850">
          <w:marLeft w:val="480"/>
          <w:marRight w:val="0"/>
          <w:marTop w:val="0"/>
          <w:marBottom w:val="0"/>
          <w:divBdr>
            <w:top w:val="none" w:sz="0" w:space="0" w:color="auto"/>
            <w:left w:val="none" w:sz="0" w:space="0" w:color="auto"/>
            <w:bottom w:val="none" w:sz="0" w:space="0" w:color="auto"/>
            <w:right w:val="none" w:sz="0" w:space="0" w:color="auto"/>
          </w:divBdr>
        </w:div>
        <w:div w:id="2115128579">
          <w:marLeft w:val="480"/>
          <w:marRight w:val="0"/>
          <w:marTop w:val="0"/>
          <w:marBottom w:val="0"/>
          <w:divBdr>
            <w:top w:val="none" w:sz="0" w:space="0" w:color="auto"/>
            <w:left w:val="none" w:sz="0" w:space="0" w:color="auto"/>
            <w:bottom w:val="none" w:sz="0" w:space="0" w:color="auto"/>
            <w:right w:val="none" w:sz="0" w:space="0" w:color="auto"/>
          </w:divBdr>
        </w:div>
        <w:div w:id="2137290604">
          <w:marLeft w:val="480"/>
          <w:marRight w:val="0"/>
          <w:marTop w:val="0"/>
          <w:marBottom w:val="0"/>
          <w:divBdr>
            <w:top w:val="none" w:sz="0" w:space="0" w:color="auto"/>
            <w:left w:val="none" w:sz="0" w:space="0" w:color="auto"/>
            <w:bottom w:val="none" w:sz="0" w:space="0" w:color="auto"/>
            <w:right w:val="none" w:sz="0" w:space="0" w:color="auto"/>
          </w:divBdr>
        </w:div>
      </w:divsChild>
    </w:div>
    <w:div w:id="502862709">
      <w:bodyDiv w:val="1"/>
      <w:marLeft w:val="0"/>
      <w:marRight w:val="0"/>
      <w:marTop w:val="0"/>
      <w:marBottom w:val="0"/>
      <w:divBdr>
        <w:top w:val="none" w:sz="0" w:space="0" w:color="auto"/>
        <w:left w:val="none" w:sz="0" w:space="0" w:color="auto"/>
        <w:bottom w:val="none" w:sz="0" w:space="0" w:color="auto"/>
        <w:right w:val="none" w:sz="0" w:space="0" w:color="auto"/>
      </w:divBdr>
      <w:divsChild>
        <w:div w:id="8529291">
          <w:marLeft w:val="480"/>
          <w:marRight w:val="0"/>
          <w:marTop w:val="0"/>
          <w:marBottom w:val="0"/>
          <w:divBdr>
            <w:top w:val="none" w:sz="0" w:space="0" w:color="auto"/>
            <w:left w:val="none" w:sz="0" w:space="0" w:color="auto"/>
            <w:bottom w:val="none" w:sz="0" w:space="0" w:color="auto"/>
            <w:right w:val="none" w:sz="0" w:space="0" w:color="auto"/>
          </w:divBdr>
        </w:div>
        <w:div w:id="13460913">
          <w:marLeft w:val="480"/>
          <w:marRight w:val="0"/>
          <w:marTop w:val="0"/>
          <w:marBottom w:val="0"/>
          <w:divBdr>
            <w:top w:val="none" w:sz="0" w:space="0" w:color="auto"/>
            <w:left w:val="none" w:sz="0" w:space="0" w:color="auto"/>
            <w:bottom w:val="none" w:sz="0" w:space="0" w:color="auto"/>
            <w:right w:val="none" w:sz="0" w:space="0" w:color="auto"/>
          </w:divBdr>
        </w:div>
        <w:div w:id="58214167">
          <w:marLeft w:val="480"/>
          <w:marRight w:val="0"/>
          <w:marTop w:val="0"/>
          <w:marBottom w:val="0"/>
          <w:divBdr>
            <w:top w:val="none" w:sz="0" w:space="0" w:color="auto"/>
            <w:left w:val="none" w:sz="0" w:space="0" w:color="auto"/>
            <w:bottom w:val="none" w:sz="0" w:space="0" w:color="auto"/>
            <w:right w:val="none" w:sz="0" w:space="0" w:color="auto"/>
          </w:divBdr>
        </w:div>
        <w:div w:id="61830320">
          <w:marLeft w:val="480"/>
          <w:marRight w:val="0"/>
          <w:marTop w:val="0"/>
          <w:marBottom w:val="0"/>
          <w:divBdr>
            <w:top w:val="none" w:sz="0" w:space="0" w:color="auto"/>
            <w:left w:val="none" w:sz="0" w:space="0" w:color="auto"/>
            <w:bottom w:val="none" w:sz="0" w:space="0" w:color="auto"/>
            <w:right w:val="none" w:sz="0" w:space="0" w:color="auto"/>
          </w:divBdr>
        </w:div>
        <w:div w:id="82071456">
          <w:marLeft w:val="480"/>
          <w:marRight w:val="0"/>
          <w:marTop w:val="0"/>
          <w:marBottom w:val="0"/>
          <w:divBdr>
            <w:top w:val="none" w:sz="0" w:space="0" w:color="auto"/>
            <w:left w:val="none" w:sz="0" w:space="0" w:color="auto"/>
            <w:bottom w:val="none" w:sz="0" w:space="0" w:color="auto"/>
            <w:right w:val="none" w:sz="0" w:space="0" w:color="auto"/>
          </w:divBdr>
        </w:div>
        <w:div w:id="95639366">
          <w:marLeft w:val="480"/>
          <w:marRight w:val="0"/>
          <w:marTop w:val="0"/>
          <w:marBottom w:val="0"/>
          <w:divBdr>
            <w:top w:val="none" w:sz="0" w:space="0" w:color="auto"/>
            <w:left w:val="none" w:sz="0" w:space="0" w:color="auto"/>
            <w:bottom w:val="none" w:sz="0" w:space="0" w:color="auto"/>
            <w:right w:val="none" w:sz="0" w:space="0" w:color="auto"/>
          </w:divBdr>
        </w:div>
        <w:div w:id="104545198">
          <w:marLeft w:val="480"/>
          <w:marRight w:val="0"/>
          <w:marTop w:val="0"/>
          <w:marBottom w:val="0"/>
          <w:divBdr>
            <w:top w:val="none" w:sz="0" w:space="0" w:color="auto"/>
            <w:left w:val="none" w:sz="0" w:space="0" w:color="auto"/>
            <w:bottom w:val="none" w:sz="0" w:space="0" w:color="auto"/>
            <w:right w:val="none" w:sz="0" w:space="0" w:color="auto"/>
          </w:divBdr>
        </w:div>
        <w:div w:id="117533766">
          <w:marLeft w:val="480"/>
          <w:marRight w:val="0"/>
          <w:marTop w:val="0"/>
          <w:marBottom w:val="0"/>
          <w:divBdr>
            <w:top w:val="none" w:sz="0" w:space="0" w:color="auto"/>
            <w:left w:val="none" w:sz="0" w:space="0" w:color="auto"/>
            <w:bottom w:val="none" w:sz="0" w:space="0" w:color="auto"/>
            <w:right w:val="none" w:sz="0" w:space="0" w:color="auto"/>
          </w:divBdr>
        </w:div>
        <w:div w:id="170294947">
          <w:marLeft w:val="480"/>
          <w:marRight w:val="0"/>
          <w:marTop w:val="0"/>
          <w:marBottom w:val="0"/>
          <w:divBdr>
            <w:top w:val="none" w:sz="0" w:space="0" w:color="auto"/>
            <w:left w:val="none" w:sz="0" w:space="0" w:color="auto"/>
            <w:bottom w:val="none" w:sz="0" w:space="0" w:color="auto"/>
            <w:right w:val="none" w:sz="0" w:space="0" w:color="auto"/>
          </w:divBdr>
        </w:div>
        <w:div w:id="180702858">
          <w:marLeft w:val="480"/>
          <w:marRight w:val="0"/>
          <w:marTop w:val="0"/>
          <w:marBottom w:val="0"/>
          <w:divBdr>
            <w:top w:val="none" w:sz="0" w:space="0" w:color="auto"/>
            <w:left w:val="none" w:sz="0" w:space="0" w:color="auto"/>
            <w:bottom w:val="none" w:sz="0" w:space="0" w:color="auto"/>
            <w:right w:val="none" w:sz="0" w:space="0" w:color="auto"/>
          </w:divBdr>
        </w:div>
        <w:div w:id="302928299">
          <w:marLeft w:val="480"/>
          <w:marRight w:val="0"/>
          <w:marTop w:val="0"/>
          <w:marBottom w:val="0"/>
          <w:divBdr>
            <w:top w:val="none" w:sz="0" w:space="0" w:color="auto"/>
            <w:left w:val="none" w:sz="0" w:space="0" w:color="auto"/>
            <w:bottom w:val="none" w:sz="0" w:space="0" w:color="auto"/>
            <w:right w:val="none" w:sz="0" w:space="0" w:color="auto"/>
          </w:divBdr>
        </w:div>
        <w:div w:id="396632170">
          <w:marLeft w:val="480"/>
          <w:marRight w:val="0"/>
          <w:marTop w:val="0"/>
          <w:marBottom w:val="0"/>
          <w:divBdr>
            <w:top w:val="none" w:sz="0" w:space="0" w:color="auto"/>
            <w:left w:val="none" w:sz="0" w:space="0" w:color="auto"/>
            <w:bottom w:val="none" w:sz="0" w:space="0" w:color="auto"/>
            <w:right w:val="none" w:sz="0" w:space="0" w:color="auto"/>
          </w:divBdr>
        </w:div>
        <w:div w:id="421075445">
          <w:marLeft w:val="480"/>
          <w:marRight w:val="0"/>
          <w:marTop w:val="0"/>
          <w:marBottom w:val="0"/>
          <w:divBdr>
            <w:top w:val="none" w:sz="0" w:space="0" w:color="auto"/>
            <w:left w:val="none" w:sz="0" w:space="0" w:color="auto"/>
            <w:bottom w:val="none" w:sz="0" w:space="0" w:color="auto"/>
            <w:right w:val="none" w:sz="0" w:space="0" w:color="auto"/>
          </w:divBdr>
        </w:div>
        <w:div w:id="435176811">
          <w:marLeft w:val="480"/>
          <w:marRight w:val="0"/>
          <w:marTop w:val="0"/>
          <w:marBottom w:val="0"/>
          <w:divBdr>
            <w:top w:val="none" w:sz="0" w:space="0" w:color="auto"/>
            <w:left w:val="none" w:sz="0" w:space="0" w:color="auto"/>
            <w:bottom w:val="none" w:sz="0" w:space="0" w:color="auto"/>
            <w:right w:val="none" w:sz="0" w:space="0" w:color="auto"/>
          </w:divBdr>
        </w:div>
        <w:div w:id="492837555">
          <w:marLeft w:val="480"/>
          <w:marRight w:val="0"/>
          <w:marTop w:val="0"/>
          <w:marBottom w:val="0"/>
          <w:divBdr>
            <w:top w:val="none" w:sz="0" w:space="0" w:color="auto"/>
            <w:left w:val="none" w:sz="0" w:space="0" w:color="auto"/>
            <w:bottom w:val="none" w:sz="0" w:space="0" w:color="auto"/>
            <w:right w:val="none" w:sz="0" w:space="0" w:color="auto"/>
          </w:divBdr>
        </w:div>
        <w:div w:id="539244589">
          <w:marLeft w:val="480"/>
          <w:marRight w:val="0"/>
          <w:marTop w:val="0"/>
          <w:marBottom w:val="0"/>
          <w:divBdr>
            <w:top w:val="none" w:sz="0" w:space="0" w:color="auto"/>
            <w:left w:val="none" w:sz="0" w:space="0" w:color="auto"/>
            <w:bottom w:val="none" w:sz="0" w:space="0" w:color="auto"/>
            <w:right w:val="none" w:sz="0" w:space="0" w:color="auto"/>
          </w:divBdr>
        </w:div>
        <w:div w:id="547648438">
          <w:marLeft w:val="480"/>
          <w:marRight w:val="0"/>
          <w:marTop w:val="0"/>
          <w:marBottom w:val="0"/>
          <w:divBdr>
            <w:top w:val="none" w:sz="0" w:space="0" w:color="auto"/>
            <w:left w:val="none" w:sz="0" w:space="0" w:color="auto"/>
            <w:bottom w:val="none" w:sz="0" w:space="0" w:color="auto"/>
            <w:right w:val="none" w:sz="0" w:space="0" w:color="auto"/>
          </w:divBdr>
        </w:div>
        <w:div w:id="555821959">
          <w:marLeft w:val="480"/>
          <w:marRight w:val="0"/>
          <w:marTop w:val="0"/>
          <w:marBottom w:val="0"/>
          <w:divBdr>
            <w:top w:val="none" w:sz="0" w:space="0" w:color="auto"/>
            <w:left w:val="none" w:sz="0" w:space="0" w:color="auto"/>
            <w:bottom w:val="none" w:sz="0" w:space="0" w:color="auto"/>
            <w:right w:val="none" w:sz="0" w:space="0" w:color="auto"/>
          </w:divBdr>
        </w:div>
        <w:div w:id="564028988">
          <w:marLeft w:val="480"/>
          <w:marRight w:val="0"/>
          <w:marTop w:val="0"/>
          <w:marBottom w:val="0"/>
          <w:divBdr>
            <w:top w:val="none" w:sz="0" w:space="0" w:color="auto"/>
            <w:left w:val="none" w:sz="0" w:space="0" w:color="auto"/>
            <w:bottom w:val="none" w:sz="0" w:space="0" w:color="auto"/>
            <w:right w:val="none" w:sz="0" w:space="0" w:color="auto"/>
          </w:divBdr>
        </w:div>
        <w:div w:id="628557839">
          <w:marLeft w:val="480"/>
          <w:marRight w:val="0"/>
          <w:marTop w:val="0"/>
          <w:marBottom w:val="0"/>
          <w:divBdr>
            <w:top w:val="none" w:sz="0" w:space="0" w:color="auto"/>
            <w:left w:val="none" w:sz="0" w:space="0" w:color="auto"/>
            <w:bottom w:val="none" w:sz="0" w:space="0" w:color="auto"/>
            <w:right w:val="none" w:sz="0" w:space="0" w:color="auto"/>
          </w:divBdr>
        </w:div>
        <w:div w:id="667369207">
          <w:marLeft w:val="480"/>
          <w:marRight w:val="0"/>
          <w:marTop w:val="0"/>
          <w:marBottom w:val="0"/>
          <w:divBdr>
            <w:top w:val="none" w:sz="0" w:space="0" w:color="auto"/>
            <w:left w:val="none" w:sz="0" w:space="0" w:color="auto"/>
            <w:bottom w:val="none" w:sz="0" w:space="0" w:color="auto"/>
            <w:right w:val="none" w:sz="0" w:space="0" w:color="auto"/>
          </w:divBdr>
        </w:div>
        <w:div w:id="669674715">
          <w:marLeft w:val="480"/>
          <w:marRight w:val="0"/>
          <w:marTop w:val="0"/>
          <w:marBottom w:val="0"/>
          <w:divBdr>
            <w:top w:val="none" w:sz="0" w:space="0" w:color="auto"/>
            <w:left w:val="none" w:sz="0" w:space="0" w:color="auto"/>
            <w:bottom w:val="none" w:sz="0" w:space="0" w:color="auto"/>
            <w:right w:val="none" w:sz="0" w:space="0" w:color="auto"/>
          </w:divBdr>
        </w:div>
        <w:div w:id="701244254">
          <w:marLeft w:val="480"/>
          <w:marRight w:val="0"/>
          <w:marTop w:val="0"/>
          <w:marBottom w:val="0"/>
          <w:divBdr>
            <w:top w:val="none" w:sz="0" w:space="0" w:color="auto"/>
            <w:left w:val="none" w:sz="0" w:space="0" w:color="auto"/>
            <w:bottom w:val="none" w:sz="0" w:space="0" w:color="auto"/>
            <w:right w:val="none" w:sz="0" w:space="0" w:color="auto"/>
          </w:divBdr>
        </w:div>
        <w:div w:id="717431637">
          <w:marLeft w:val="480"/>
          <w:marRight w:val="0"/>
          <w:marTop w:val="0"/>
          <w:marBottom w:val="0"/>
          <w:divBdr>
            <w:top w:val="none" w:sz="0" w:space="0" w:color="auto"/>
            <w:left w:val="none" w:sz="0" w:space="0" w:color="auto"/>
            <w:bottom w:val="none" w:sz="0" w:space="0" w:color="auto"/>
            <w:right w:val="none" w:sz="0" w:space="0" w:color="auto"/>
          </w:divBdr>
        </w:div>
        <w:div w:id="740368622">
          <w:marLeft w:val="480"/>
          <w:marRight w:val="0"/>
          <w:marTop w:val="0"/>
          <w:marBottom w:val="0"/>
          <w:divBdr>
            <w:top w:val="none" w:sz="0" w:space="0" w:color="auto"/>
            <w:left w:val="none" w:sz="0" w:space="0" w:color="auto"/>
            <w:bottom w:val="none" w:sz="0" w:space="0" w:color="auto"/>
            <w:right w:val="none" w:sz="0" w:space="0" w:color="auto"/>
          </w:divBdr>
        </w:div>
        <w:div w:id="775909557">
          <w:marLeft w:val="480"/>
          <w:marRight w:val="0"/>
          <w:marTop w:val="0"/>
          <w:marBottom w:val="0"/>
          <w:divBdr>
            <w:top w:val="none" w:sz="0" w:space="0" w:color="auto"/>
            <w:left w:val="none" w:sz="0" w:space="0" w:color="auto"/>
            <w:bottom w:val="none" w:sz="0" w:space="0" w:color="auto"/>
            <w:right w:val="none" w:sz="0" w:space="0" w:color="auto"/>
          </w:divBdr>
        </w:div>
        <w:div w:id="776415498">
          <w:marLeft w:val="480"/>
          <w:marRight w:val="0"/>
          <w:marTop w:val="0"/>
          <w:marBottom w:val="0"/>
          <w:divBdr>
            <w:top w:val="none" w:sz="0" w:space="0" w:color="auto"/>
            <w:left w:val="none" w:sz="0" w:space="0" w:color="auto"/>
            <w:bottom w:val="none" w:sz="0" w:space="0" w:color="auto"/>
            <w:right w:val="none" w:sz="0" w:space="0" w:color="auto"/>
          </w:divBdr>
        </w:div>
        <w:div w:id="796685064">
          <w:marLeft w:val="480"/>
          <w:marRight w:val="0"/>
          <w:marTop w:val="0"/>
          <w:marBottom w:val="0"/>
          <w:divBdr>
            <w:top w:val="none" w:sz="0" w:space="0" w:color="auto"/>
            <w:left w:val="none" w:sz="0" w:space="0" w:color="auto"/>
            <w:bottom w:val="none" w:sz="0" w:space="0" w:color="auto"/>
            <w:right w:val="none" w:sz="0" w:space="0" w:color="auto"/>
          </w:divBdr>
        </w:div>
        <w:div w:id="842165546">
          <w:marLeft w:val="480"/>
          <w:marRight w:val="0"/>
          <w:marTop w:val="0"/>
          <w:marBottom w:val="0"/>
          <w:divBdr>
            <w:top w:val="none" w:sz="0" w:space="0" w:color="auto"/>
            <w:left w:val="none" w:sz="0" w:space="0" w:color="auto"/>
            <w:bottom w:val="none" w:sz="0" w:space="0" w:color="auto"/>
            <w:right w:val="none" w:sz="0" w:space="0" w:color="auto"/>
          </w:divBdr>
        </w:div>
        <w:div w:id="852915527">
          <w:marLeft w:val="480"/>
          <w:marRight w:val="0"/>
          <w:marTop w:val="0"/>
          <w:marBottom w:val="0"/>
          <w:divBdr>
            <w:top w:val="none" w:sz="0" w:space="0" w:color="auto"/>
            <w:left w:val="none" w:sz="0" w:space="0" w:color="auto"/>
            <w:bottom w:val="none" w:sz="0" w:space="0" w:color="auto"/>
            <w:right w:val="none" w:sz="0" w:space="0" w:color="auto"/>
          </w:divBdr>
        </w:div>
        <w:div w:id="864556393">
          <w:marLeft w:val="480"/>
          <w:marRight w:val="0"/>
          <w:marTop w:val="0"/>
          <w:marBottom w:val="0"/>
          <w:divBdr>
            <w:top w:val="none" w:sz="0" w:space="0" w:color="auto"/>
            <w:left w:val="none" w:sz="0" w:space="0" w:color="auto"/>
            <w:bottom w:val="none" w:sz="0" w:space="0" w:color="auto"/>
            <w:right w:val="none" w:sz="0" w:space="0" w:color="auto"/>
          </w:divBdr>
        </w:div>
        <w:div w:id="870606715">
          <w:marLeft w:val="480"/>
          <w:marRight w:val="0"/>
          <w:marTop w:val="0"/>
          <w:marBottom w:val="0"/>
          <w:divBdr>
            <w:top w:val="none" w:sz="0" w:space="0" w:color="auto"/>
            <w:left w:val="none" w:sz="0" w:space="0" w:color="auto"/>
            <w:bottom w:val="none" w:sz="0" w:space="0" w:color="auto"/>
            <w:right w:val="none" w:sz="0" w:space="0" w:color="auto"/>
          </w:divBdr>
        </w:div>
        <w:div w:id="885220857">
          <w:marLeft w:val="480"/>
          <w:marRight w:val="0"/>
          <w:marTop w:val="0"/>
          <w:marBottom w:val="0"/>
          <w:divBdr>
            <w:top w:val="none" w:sz="0" w:space="0" w:color="auto"/>
            <w:left w:val="none" w:sz="0" w:space="0" w:color="auto"/>
            <w:bottom w:val="none" w:sz="0" w:space="0" w:color="auto"/>
            <w:right w:val="none" w:sz="0" w:space="0" w:color="auto"/>
          </w:divBdr>
        </w:div>
        <w:div w:id="970405584">
          <w:marLeft w:val="480"/>
          <w:marRight w:val="0"/>
          <w:marTop w:val="0"/>
          <w:marBottom w:val="0"/>
          <w:divBdr>
            <w:top w:val="none" w:sz="0" w:space="0" w:color="auto"/>
            <w:left w:val="none" w:sz="0" w:space="0" w:color="auto"/>
            <w:bottom w:val="none" w:sz="0" w:space="0" w:color="auto"/>
            <w:right w:val="none" w:sz="0" w:space="0" w:color="auto"/>
          </w:divBdr>
        </w:div>
        <w:div w:id="1075936457">
          <w:marLeft w:val="480"/>
          <w:marRight w:val="0"/>
          <w:marTop w:val="0"/>
          <w:marBottom w:val="0"/>
          <w:divBdr>
            <w:top w:val="none" w:sz="0" w:space="0" w:color="auto"/>
            <w:left w:val="none" w:sz="0" w:space="0" w:color="auto"/>
            <w:bottom w:val="none" w:sz="0" w:space="0" w:color="auto"/>
            <w:right w:val="none" w:sz="0" w:space="0" w:color="auto"/>
          </w:divBdr>
        </w:div>
        <w:div w:id="1099449551">
          <w:marLeft w:val="480"/>
          <w:marRight w:val="0"/>
          <w:marTop w:val="0"/>
          <w:marBottom w:val="0"/>
          <w:divBdr>
            <w:top w:val="none" w:sz="0" w:space="0" w:color="auto"/>
            <w:left w:val="none" w:sz="0" w:space="0" w:color="auto"/>
            <w:bottom w:val="none" w:sz="0" w:space="0" w:color="auto"/>
            <w:right w:val="none" w:sz="0" w:space="0" w:color="auto"/>
          </w:divBdr>
        </w:div>
        <w:div w:id="1181775407">
          <w:marLeft w:val="480"/>
          <w:marRight w:val="0"/>
          <w:marTop w:val="0"/>
          <w:marBottom w:val="0"/>
          <w:divBdr>
            <w:top w:val="none" w:sz="0" w:space="0" w:color="auto"/>
            <w:left w:val="none" w:sz="0" w:space="0" w:color="auto"/>
            <w:bottom w:val="none" w:sz="0" w:space="0" w:color="auto"/>
            <w:right w:val="none" w:sz="0" w:space="0" w:color="auto"/>
          </w:divBdr>
        </w:div>
        <w:div w:id="1276400468">
          <w:marLeft w:val="480"/>
          <w:marRight w:val="0"/>
          <w:marTop w:val="0"/>
          <w:marBottom w:val="0"/>
          <w:divBdr>
            <w:top w:val="none" w:sz="0" w:space="0" w:color="auto"/>
            <w:left w:val="none" w:sz="0" w:space="0" w:color="auto"/>
            <w:bottom w:val="none" w:sz="0" w:space="0" w:color="auto"/>
            <w:right w:val="none" w:sz="0" w:space="0" w:color="auto"/>
          </w:divBdr>
        </w:div>
        <w:div w:id="1283923985">
          <w:marLeft w:val="480"/>
          <w:marRight w:val="0"/>
          <w:marTop w:val="0"/>
          <w:marBottom w:val="0"/>
          <w:divBdr>
            <w:top w:val="none" w:sz="0" w:space="0" w:color="auto"/>
            <w:left w:val="none" w:sz="0" w:space="0" w:color="auto"/>
            <w:bottom w:val="none" w:sz="0" w:space="0" w:color="auto"/>
            <w:right w:val="none" w:sz="0" w:space="0" w:color="auto"/>
          </w:divBdr>
        </w:div>
        <w:div w:id="1305310556">
          <w:marLeft w:val="480"/>
          <w:marRight w:val="0"/>
          <w:marTop w:val="0"/>
          <w:marBottom w:val="0"/>
          <w:divBdr>
            <w:top w:val="none" w:sz="0" w:space="0" w:color="auto"/>
            <w:left w:val="none" w:sz="0" w:space="0" w:color="auto"/>
            <w:bottom w:val="none" w:sz="0" w:space="0" w:color="auto"/>
            <w:right w:val="none" w:sz="0" w:space="0" w:color="auto"/>
          </w:divBdr>
        </w:div>
        <w:div w:id="1345935506">
          <w:marLeft w:val="480"/>
          <w:marRight w:val="0"/>
          <w:marTop w:val="0"/>
          <w:marBottom w:val="0"/>
          <w:divBdr>
            <w:top w:val="none" w:sz="0" w:space="0" w:color="auto"/>
            <w:left w:val="none" w:sz="0" w:space="0" w:color="auto"/>
            <w:bottom w:val="none" w:sz="0" w:space="0" w:color="auto"/>
            <w:right w:val="none" w:sz="0" w:space="0" w:color="auto"/>
          </w:divBdr>
        </w:div>
        <w:div w:id="1351293527">
          <w:marLeft w:val="480"/>
          <w:marRight w:val="0"/>
          <w:marTop w:val="0"/>
          <w:marBottom w:val="0"/>
          <w:divBdr>
            <w:top w:val="none" w:sz="0" w:space="0" w:color="auto"/>
            <w:left w:val="none" w:sz="0" w:space="0" w:color="auto"/>
            <w:bottom w:val="none" w:sz="0" w:space="0" w:color="auto"/>
            <w:right w:val="none" w:sz="0" w:space="0" w:color="auto"/>
          </w:divBdr>
        </w:div>
        <w:div w:id="1386299050">
          <w:marLeft w:val="480"/>
          <w:marRight w:val="0"/>
          <w:marTop w:val="0"/>
          <w:marBottom w:val="0"/>
          <w:divBdr>
            <w:top w:val="none" w:sz="0" w:space="0" w:color="auto"/>
            <w:left w:val="none" w:sz="0" w:space="0" w:color="auto"/>
            <w:bottom w:val="none" w:sz="0" w:space="0" w:color="auto"/>
            <w:right w:val="none" w:sz="0" w:space="0" w:color="auto"/>
          </w:divBdr>
        </w:div>
        <w:div w:id="1401053972">
          <w:marLeft w:val="480"/>
          <w:marRight w:val="0"/>
          <w:marTop w:val="0"/>
          <w:marBottom w:val="0"/>
          <w:divBdr>
            <w:top w:val="none" w:sz="0" w:space="0" w:color="auto"/>
            <w:left w:val="none" w:sz="0" w:space="0" w:color="auto"/>
            <w:bottom w:val="none" w:sz="0" w:space="0" w:color="auto"/>
            <w:right w:val="none" w:sz="0" w:space="0" w:color="auto"/>
          </w:divBdr>
        </w:div>
        <w:div w:id="1429739560">
          <w:marLeft w:val="480"/>
          <w:marRight w:val="0"/>
          <w:marTop w:val="0"/>
          <w:marBottom w:val="0"/>
          <w:divBdr>
            <w:top w:val="none" w:sz="0" w:space="0" w:color="auto"/>
            <w:left w:val="none" w:sz="0" w:space="0" w:color="auto"/>
            <w:bottom w:val="none" w:sz="0" w:space="0" w:color="auto"/>
            <w:right w:val="none" w:sz="0" w:space="0" w:color="auto"/>
          </w:divBdr>
        </w:div>
        <w:div w:id="1523543843">
          <w:marLeft w:val="480"/>
          <w:marRight w:val="0"/>
          <w:marTop w:val="0"/>
          <w:marBottom w:val="0"/>
          <w:divBdr>
            <w:top w:val="none" w:sz="0" w:space="0" w:color="auto"/>
            <w:left w:val="none" w:sz="0" w:space="0" w:color="auto"/>
            <w:bottom w:val="none" w:sz="0" w:space="0" w:color="auto"/>
            <w:right w:val="none" w:sz="0" w:space="0" w:color="auto"/>
          </w:divBdr>
        </w:div>
        <w:div w:id="1562475833">
          <w:marLeft w:val="480"/>
          <w:marRight w:val="0"/>
          <w:marTop w:val="0"/>
          <w:marBottom w:val="0"/>
          <w:divBdr>
            <w:top w:val="none" w:sz="0" w:space="0" w:color="auto"/>
            <w:left w:val="none" w:sz="0" w:space="0" w:color="auto"/>
            <w:bottom w:val="none" w:sz="0" w:space="0" w:color="auto"/>
            <w:right w:val="none" w:sz="0" w:space="0" w:color="auto"/>
          </w:divBdr>
        </w:div>
        <w:div w:id="1577323987">
          <w:marLeft w:val="480"/>
          <w:marRight w:val="0"/>
          <w:marTop w:val="0"/>
          <w:marBottom w:val="0"/>
          <w:divBdr>
            <w:top w:val="none" w:sz="0" w:space="0" w:color="auto"/>
            <w:left w:val="none" w:sz="0" w:space="0" w:color="auto"/>
            <w:bottom w:val="none" w:sz="0" w:space="0" w:color="auto"/>
            <w:right w:val="none" w:sz="0" w:space="0" w:color="auto"/>
          </w:divBdr>
        </w:div>
        <w:div w:id="1579167930">
          <w:marLeft w:val="480"/>
          <w:marRight w:val="0"/>
          <w:marTop w:val="0"/>
          <w:marBottom w:val="0"/>
          <w:divBdr>
            <w:top w:val="none" w:sz="0" w:space="0" w:color="auto"/>
            <w:left w:val="none" w:sz="0" w:space="0" w:color="auto"/>
            <w:bottom w:val="none" w:sz="0" w:space="0" w:color="auto"/>
            <w:right w:val="none" w:sz="0" w:space="0" w:color="auto"/>
          </w:divBdr>
        </w:div>
        <w:div w:id="1599173158">
          <w:marLeft w:val="480"/>
          <w:marRight w:val="0"/>
          <w:marTop w:val="0"/>
          <w:marBottom w:val="0"/>
          <w:divBdr>
            <w:top w:val="none" w:sz="0" w:space="0" w:color="auto"/>
            <w:left w:val="none" w:sz="0" w:space="0" w:color="auto"/>
            <w:bottom w:val="none" w:sz="0" w:space="0" w:color="auto"/>
            <w:right w:val="none" w:sz="0" w:space="0" w:color="auto"/>
          </w:divBdr>
        </w:div>
        <w:div w:id="1670325772">
          <w:marLeft w:val="480"/>
          <w:marRight w:val="0"/>
          <w:marTop w:val="0"/>
          <w:marBottom w:val="0"/>
          <w:divBdr>
            <w:top w:val="none" w:sz="0" w:space="0" w:color="auto"/>
            <w:left w:val="none" w:sz="0" w:space="0" w:color="auto"/>
            <w:bottom w:val="none" w:sz="0" w:space="0" w:color="auto"/>
            <w:right w:val="none" w:sz="0" w:space="0" w:color="auto"/>
          </w:divBdr>
        </w:div>
        <w:div w:id="1688217680">
          <w:marLeft w:val="480"/>
          <w:marRight w:val="0"/>
          <w:marTop w:val="0"/>
          <w:marBottom w:val="0"/>
          <w:divBdr>
            <w:top w:val="none" w:sz="0" w:space="0" w:color="auto"/>
            <w:left w:val="none" w:sz="0" w:space="0" w:color="auto"/>
            <w:bottom w:val="none" w:sz="0" w:space="0" w:color="auto"/>
            <w:right w:val="none" w:sz="0" w:space="0" w:color="auto"/>
          </w:divBdr>
        </w:div>
        <w:div w:id="1698192661">
          <w:marLeft w:val="480"/>
          <w:marRight w:val="0"/>
          <w:marTop w:val="0"/>
          <w:marBottom w:val="0"/>
          <w:divBdr>
            <w:top w:val="none" w:sz="0" w:space="0" w:color="auto"/>
            <w:left w:val="none" w:sz="0" w:space="0" w:color="auto"/>
            <w:bottom w:val="none" w:sz="0" w:space="0" w:color="auto"/>
            <w:right w:val="none" w:sz="0" w:space="0" w:color="auto"/>
          </w:divBdr>
        </w:div>
        <w:div w:id="1705715094">
          <w:marLeft w:val="480"/>
          <w:marRight w:val="0"/>
          <w:marTop w:val="0"/>
          <w:marBottom w:val="0"/>
          <w:divBdr>
            <w:top w:val="none" w:sz="0" w:space="0" w:color="auto"/>
            <w:left w:val="none" w:sz="0" w:space="0" w:color="auto"/>
            <w:bottom w:val="none" w:sz="0" w:space="0" w:color="auto"/>
            <w:right w:val="none" w:sz="0" w:space="0" w:color="auto"/>
          </w:divBdr>
        </w:div>
        <w:div w:id="1719090311">
          <w:marLeft w:val="480"/>
          <w:marRight w:val="0"/>
          <w:marTop w:val="0"/>
          <w:marBottom w:val="0"/>
          <w:divBdr>
            <w:top w:val="none" w:sz="0" w:space="0" w:color="auto"/>
            <w:left w:val="none" w:sz="0" w:space="0" w:color="auto"/>
            <w:bottom w:val="none" w:sz="0" w:space="0" w:color="auto"/>
            <w:right w:val="none" w:sz="0" w:space="0" w:color="auto"/>
          </w:divBdr>
        </w:div>
        <w:div w:id="1725443415">
          <w:marLeft w:val="480"/>
          <w:marRight w:val="0"/>
          <w:marTop w:val="0"/>
          <w:marBottom w:val="0"/>
          <w:divBdr>
            <w:top w:val="none" w:sz="0" w:space="0" w:color="auto"/>
            <w:left w:val="none" w:sz="0" w:space="0" w:color="auto"/>
            <w:bottom w:val="none" w:sz="0" w:space="0" w:color="auto"/>
            <w:right w:val="none" w:sz="0" w:space="0" w:color="auto"/>
          </w:divBdr>
        </w:div>
        <w:div w:id="1730961947">
          <w:marLeft w:val="480"/>
          <w:marRight w:val="0"/>
          <w:marTop w:val="0"/>
          <w:marBottom w:val="0"/>
          <w:divBdr>
            <w:top w:val="none" w:sz="0" w:space="0" w:color="auto"/>
            <w:left w:val="none" w:sz="0" w:space="0" w:color="auto"/>
            <w:bottom w:val="none" w:sz="0" w:space="0" w:color="auto"/>
            <w:right w:val="none" w:sz="0" w:space="0" w:color="auto"/>
          </w:divBdr>
        </w:div>
        <w:div w:id="1872374924">
          <w:marLeft w:val="480"/>
          <w:marRight w:val="0"/>
          <w:marTop w:val="0"/>
          <w:marBottom w:val="0"/>
          <w:divBdr>
            <w:top w:val="none" w:sz="0" w:space="0" w:color="auto"/>
            <w:left w:val="none" w:sz="0" w:space="0" w:color="auto"/>
            <w:bottom w:val="none" w:sz="0" w:space="0" w:color="auto"/>
            <w:right w:val="none" w:sz="0" w:space="0" w:color="auto"/>
          </w:divBdr>
        </w:div>
        <w:div w:id="1904759074">
          <w:marLeft w:val="480"/>
          <w:marRight w:val="0"/>
          <w:marTop w:val="0"/>
          <w:marBottom w:val="0"/>
          <w:divBdr>
            <w:top w:val="none" w:sz="0" w:space="0" w:color="auto"/>
            <w:left w:val="none" w:sz="0" w:space="0" w:color="auto"/>
            <w:bottom w:val="none" w:sz="0" w:space="0" w:color="auto"/>
            <w:right w:val="none" w:sz="0" w:space="0" w:color="auto"/>
          </w:divBdr>
        </w:div>
        <w:div w:id="1908951586">
          <w:marLeft w:val="480"/>
          <w:marRight w:val="0"/>
          <w:marTop w:val="0"/>
          <w:marBottom w:val="0"/>
          <w:divBdr>
            <w:top w:val="none" w:sz="0" w:space="0" w:color="auto"/>
            <w:left w:val="none" w:sz="0" w:space="0" w:color="auto"/>
            <w:bottom w:val="none" w:sz="0" w:space="0" w:color="auto"/>
            <w:right w:val="none" w:sz="0" w:space="0" w:color="auto"/>
          </w:divBdr>
        </w:div>
        <w:div w:id="1931505450">
          <w:marLeft w:val="480"/>
          <w:marRight w:val="0"/>
          <w:marTop w:val="0"/>
          <w:marBottom w:val="0"/>
          <w:divBdr>
            <w:top w:val="none" w:sz="0" w:space="0" w:color="auto"/>
            <w:left w:val="none" w:sz="0" w:space="0" w:color="auto"/>
            <w:bottom w:val="none" w:sz="0" w:space="0" w:color="auto"/>
            <w:right w:val="none" w:sz="0" w:space="0" w:color="auto"/>
          </w:divBdr>
        </w:div>
        <w:div w:id="1956595149">
          <w:marLeft w:val="480"/>
          <w:marRight w:val="0"/>
          <w:marTop w:val="0"/>
          <w:marBottom w:val="0"/>
          <w:divBdr>
            <w:top w:val="none" w:sz="0" w:space="0" w:color="auto"/>
            <w:left w:val="none" w:sz="0" w:space="0" w:color="auto"/>
            <w:bottom w:val="none" w:sz="0" w:space="0" w:color="auto"/>
            <w:right w:val="none" w:sz="0" w:space="0" w:color="auto"/>
          </w:divBdr>
        </w:div>
        <w:div w:id="1982928647">
          <w:marLeft w:val="480"/>
          <w:marRight w:val="0"/>
          <w:marTop w:val="0"/>
          <w:marBottom w:val="0"/>
          <w:divBdr>
            <w:top w:val="none" w:sz="0" w:space="0" w:color="auto"/>
            <w:left w:val="none" w:sz="0" w:space="0" w:color="auto"/>
            <w:bottom w:val="none" w:sz="0" w:space="0" w:color="auto"/>
            <w:right w:val="none" w:sz="0" w:space="0" w:color="auto"/>
          </w:divBdr>
        </w:div>
        <w:div w:id="2032409829">
          <w:marLeft w:val="480"/>
          <w:marRight w:val="0"/>
          <w:marTop w:val="0"/>
          <w:marBottom w:val="0"/>
          <w:divBdr>
            <w:top w:val="none" w:sz="0" w:space="0" w:color="auto"/>
            <w:left w:val="none" w:sz="0" w:space="0" w:color="auto"/>
            <w:bottom w:val="none" w:sz="0" w:space="0" w:color="auto"/>
            <w:right w:val="none" w:sz="0" w:space="0" w:color="auto"/>
          </w:divBdr>
        </w:div>
        <w:div w:id="2115512121">
          <w:marLeft w:val="480"/>
          <w:marRight w:val="0"/>
          <w:marTop w:val="0"/>
          <w:marBottom w:val="0"/>
          <w:divBdr>
            <w:top w:val="none" w:sz="0" w:space="0" w:color="auto"/>
            <w:left w:val="none" w:sz="0" w:space="0" w:color="auto"/>
            <w:bottom w:val="none" w:sz="0" w:space="0" w:color="auto"/>
            <w:right w:val="none" w:sz="0" w:space="0" w:color="auto"/>
          </w:divBdr>
        </w:div>
        <w:div w:id="2144960427">
          <w:marLeft w:val="480"/>
          <w:marRight w:val="0"/>
          <w:marTop w:val="0"/>
          <w:marBottom w:val="0"/>
          <w:divBdr>
            <w:top w:val="none" w:sz="0" w:space="0" w:color="auto"/>
            <w:left w:val="none" w:sz="0" w:space="0" w:color="auto"/>
            <w:bottom w:val="none" w:sz="0" w:space="0" w:color="auto"/>
            <w:right w:val="none" w:sz="0" w:space="0" w:color="auto"/>
          </w:divBdr>
        </w:div>
      </w:divsChild>
    </w:div>
    <w:div w:id="505023558">
      <w:bodyDiv w:val="1"/>
      <w:marLeft w:val="0"/>
      <w:marRight w:val="0"/>
      <w:marTop w:val="0"/>
      <w:marBottom w:val="0"/>
      <w:divBdr>
        <w:top w:val="none" w:sz="0" w:space="0" w:color="auto"/>
        <w:left w:val="none" w:sz="0" w:space="0" w:color="auto"/>
        <w:bottom w:val="none" w:sz="0" w:space="0" w:color="auto"/>
        <w:right w:val="none" w:sz="0" w:space="0" w:color="auto"/>
      </w:divBdr>
      <w:divsChild>
        <w:div w:id="58676174">
          <w:marLeft w:val="480"/>
          <w:marRight w:val="0"/>
          <w:marTop w:val="0"/>
          <w:marBottom w:val="0"/>
          <w:divBdr>
            <w:top w:val="none" w:sz="0" w:space="0" w:color="auto"/>
            <w:left w:val="none" w:sz="0" w:space="0" w:color="auto"/>
            <w:bottom w:val="none" w:sz="0" w:space="0" w:color="auto"/>
            <w:right w:val="none" w:sz="0" w:space="0" w:color="auto"/>
          </w:divBdr>
        </w:div>
        <w:div w:id="100498626">
          <w:marLeft w:val="480"/>
          <w:marRight w:val="0"/>
          <w:marTop w:val="0"/>
          <w:marBottom w:val="0"/>
          <w:divBdr>
            <w:top w:val="none" w:sz="0" w:space="0" w:color="auto"/>
            <w:left w:val="none" w:sz="0" w:space="0" w:color="auto"/>
            <w:bottom w:val="none" w:sz="0" w:space="0" w:color="auto"/>
            <w:right w:val="none" w:sz="0" w:space="0" w:color="auto"/>
          </w:divBdr>
        </w:div>
        <w:div w:id="168449439">
          <w:marLeft w:val="480"/>
          <w:marRight w:val="0"/>
          <w:marTop w:val="0"/>
          <w:marBottom w:val="0"/>
          <w:divBdr>
            <w:top w:val="none" w:sz="0" w:space="0" w:color="auto"/>
            <w:left w:val="none" w:sz="0" w:space="0" w:color="auto"/>
            <w:bottom w:val="none" w:sz="0" w:space="0" w:color="auto"/>
            <w:right w:val="none" w:sz="0" w:space="0" w:color="auto"/>
          </w:divBdr>
        </w:div>
        <w:div w:id="179272544">
          <w:marLeft w:val="480"/>
          <w:marRight w:val="0"/>
          <w:marTop w:val="0"/>
          <w:marBottom w:val="0"/>
          <w:divBdr>
            <w:top w:val="none" w:sz="0" w:space="0" w:color="auto"/>
            <w:left w:val="none" w:sz="0" w:space="0" w:color="auto"/>
            <w:bottom w:val="none" w:sz="0" w:space="0" w:color="auto"/>
            <w:right w:val="none" w:sz="0" w:space="0" w:color="auto"/>
          </w:divBdr>
        </w:div>
        <w:div w:id="179702036">
          <w:marLeft w:val="480"/>
          <w:marRight w:val="0"/>
          <w:marTop w:val="0"/>
          <w:marBottom w:val="0"/>
          <w:divBdr>
            <w:top w:val="none" w:sz="0" w:space="0" w:color="auto"/>
            <w:left w:val="none" w:sz="0" w:space="0" w:color="auto"/>
            <w:bottom w:val="none" w:sz="0" w:space="0" w:color="auto"/>
            <w:right w:val="none" w:sz="0" w:space="0" w:color="auto"/>
          </w:divBdr>
        </w:div>
        <w:div w:id="226186820">
          <w:marLeft w:val="480"/>
          <w:marRight w:val="0"/>
          <w:marTop w:val="0"/>
          <w:marBottom w:val="0"/>
          <w:divBdr>
            <w:top w:val="none" w:sz="0" w:space="0" w:color="auto"/>
            <w:left w:val="none" w:sz="0" w:space="0" w:color="auto"/>
            <w:bottom w:val="none" w:sz="0" w:space="0" w:color="auto"/>
            <w:right w:val="none" w:sz="0" w:space="0" w:color="auto"/>
          </w:divBdr>
        </w:div>
        <w:div w:id="230896130">
          <w:marLeft w:val="480"/>
          <w:marRight w:val="0"/>
          <w:marTop w:val="0"/>
          <w:marBottom w:val="0"/>
          <w:divBdr>
            <w:top w:val="none" w:sz="0" w:space="0" w:color="auto"/>
            <w:left w:val="none" w:sz="0" w:space="0" w:color="auto"/>
            <w:bottom w:val="none" w:sz="0" w:space="0" w:color="auto"/>
            <w:right w:val="none" w:sz="0" w:space="0" w:color="auto"/>
          </w:divBdr>
        </w:div>
        <w:div w:id="267592254">
          <w:marLeft w:val="480"/>
          <w:marRight w:val="0"/>
          <w:marTop w:val="0"/>
          <w:marBottom w:val="0"/>
          <w:divBdr>
            <w:top w:val="none" w:sz="0" w:space="0" w:color="auto"/>
            <w:left w:val="none" w:sz="0" w:space="0" w:color="auto"/>
            <w:bottom w:val="none" w:sz="0" w:space="0" w:color="auto"/>
            <w:right w:val="none" w:sz="0" w:space="0" w:color="auto"/>
          </w:divBdr>
        </w:div>
        <w:div w:id="273440181">
          <w:marLeft w:val="480"/>
          <w:marRight w:val="0"/>
          <w:marTop w:val="0"/>
          <w:marBottom w:val="0"/>
          <w:divBdr>
            <w:top w:val="none" w:sz="0" w:space="0" w:color="auto"/>
            <w:left w:val="none" w:sz="0" w:space="0" w:color="auto"/>
            <w:bottom w:val="none" w:sz="0" w:space="0" w:color="auto"/>
            <w:right w:val="none" w:sz="0" w:space="0" w:color="auto"/>
          </w:divBdr>
        </w:div>
        <w:div w:id="287514146">
          <w:marLeft w:val="480"/>
          <w:marRight w:val="0"/>
          <w:marTop w:val="0"/>
          <w:marBottom w:val="0"/>
          <w:divBdr>
            <w:top w:val="none" w:sz="0" w:space="0" w:color="auto"/>
            <w:left w:val="none" w:sz="0" w:space="0" w:color="auto"/>
            <w:bottom w:val="none" w:sz="0" w:space="0" w:color="auto"/>
            <w:right w:val="none" w:sz="0" w:space="0" w:color="auto"/>
          </w:divBdr>
        </w:div>
        <w:div w:id="307974061">
          <w:marLeft w:val="480"/>
          <w:marRight w:val="0"/>
          <w:marTop w:val="0"/>
          <w:marBottom w:val="0"/>
          <w:divBdr>
            <w:top w:val="none" w:sz="0" w:space="0" w:color="auto"/>
            <w:left w:val="none" w:sz="0" w:space="0" w:color="auto"/>
            <w:bottom w:val="none" w:sz="0" w:space="0" w:color="auto"/>
            <w:right w:val="none" w:sz="0" w:space="0" w:color="auto"/>
          </w:divBdr>
        </w:div>
        <w:div w:id="362171800">
          <w:marLeft w:val="480"/>
          <w:marRight w:val="0"/>
          <w:marTop w:val="0"/>
          <w:marBottom w:val="0"/>
          <w:divBdr>
            <w:top w:val="none" w:sz="0" w:space="0" w:color="auto"/>
            <w:left w:val="none" w:sz="0" w:space="0" w:color="auto"/>
            <w:bottom w:val="none" w:sz="0" w:space="0" w:color="auto"/>
            <w:right w:val="none" w:sz="0" w:space="0" w:color="auto"/>
          </w:divBdr>
        </w:div>
        <w:div w:id="366220220">
          <w:marLeft w:val="480"/>
          <w:marRight w:val="0"/>
          <w:marTop w:val="0"/>
          <w:marBottom w:val="0"/>
          <w:divBdr>
            <w:top w:val="none" w:sz="0" w:space="0" w:color="auto"/>
            <w:left w:val="none" w:sz="0" w:space="0" w:color="auto"/>
            <w:bottom w:val="none" w:sz="0" w:space="0" w:color="auto"/>
            <w:right w:val="none" w:sz="0" w:space="0" w:color="auto"/>
          </w:divBdr>
        </w:div>
        <w:div w:id="373849324">
          <w:marLeft w:val="480"/>
          <w:marRight w:val="0"/>
          <w:marTop w:val="0"/>
          <w:marBottom w:val="0"/>
          <w:divBdr>
            <w:top w:val="none" w:sz="0" w:space="0" w:color="auto"/>
            <w:left w:val="none" w:sz="0" w:space="0" w:color="auto"/>
            <w:bottom w:val="none" w:sz="0" w:space="0" w:color="auto"/>
            <w:right w:val="none" w:sz="0" w:space="0" w:color="auto"/>
          </w:divBdr>
        </w:div>
        <w:div w:id="388766696">
          <w:marLeft w:val="480"/>
          <w:marRight w:val="0"/>
          <w:marTop w:val="0"/>
          <w:marBottom w:val="0"/>
          <w:divBdr>
            <w:top w:val="none" w:sz="0" w:space="0" w:color="auto"/>
            <w:left w:val="none" w:sz="0" w:space="0" w:color="auto"/>
            <w:bottom w:val="none" w:sz="0" w:space="0" w:color="auto"/>
            <w:right w:val="none" w:sz="0" w:space="0" w:color="auto"/>
          </w:divBdr>
        </w:div>
        <w:div w:id="425227696">
          <w:marLeft w:val="480"/>
          <w:marRight w:val="0"/>
          <w:marTop w:val="0"/>
          <w:marBottom w:val="0"/>
          <w:divBdr>
            <w:top w:val="none" w:sz="0" w:space="0" w:color="auto"/>
            <w:left w:val="none" w:sz="0" w:space="0" w:color="auto"/>
            <w:bottom w:val="none" w:sz="0" w:space="0" w:color="auto"/>
            <w:right w:val="none" w:sz="0" w:space="0" w:color="auto"/>
          </w:divBdr>
        </w:div>
        <w:div w:id="433526034">
          <w:marLeft w:val="480"/>
          <w:marRight w:val="0"/>
          <w:marTop w:val="0"/>
          <w:marBottom w:val="0"/>
          <w:divBdr>
            <w:top w:val="none" w:sz="0" w:space="0" w:color="auto"/>
            <w:left w:val="none" w:sz="0" w:space="0" w:color="auto"/>
            <w:bottom w:val="none" w:sz="0" w:space="0" w:color="auto"/>
            <w:right w:val="none" w:sz="0" w:space="0" w:color="auto"/>
          </w:divBdr>
        </w:div>
        <w:div w:id="474444842">
          <w:marLeft w:val="480"/>
          <w:marRight w:val="0"/>
          <w:marTop w:val="0"/>
          <w:marBottom w:val="0"/>
          <w:divBdr>
            <w:top w:val="none" w:sz="0" w:space="0" w:color="auto"/>
            <w:left w:val="none" w:sz="0" w:space="0" w:color="auto"/>
            <w:bottom w:val="none" w:sz="0" w:space="0" w:color="auto"/>
            <w:right w:val="none" w:sz="0" w:space="0" w:color="auto"/>
          </w:divBdr>
        </w:div>
        <w:div w:id="494414022">
          <w:marLeft w:val="480"/>
          <w:marRight w:val="0"/>
          <w:marTop w:val="0"/>
          <w:marBottom w:val="0"/>
          <w:divBdr>
            <w:top w:val="none" w:sz="0" w:space="0" w:color="auto"/>
            <w:left w:val="none" w:sz="0" w:space="0" w:color="auto"/>
            <w:bottom w:val="none" w:sz="0" w:space="0" w:color="auto"/>
            <w:right w:val="none" w:sz="0" w:space="0" w:color="auto"/>
          </w:divBdr>
        </w:div>
        <w:div w:id="506481207">
          <w:marLeft w:val="480"/>
          <w:marRight w:val="0"/>
          <w:marTop w:val="0"/>
          <w:marBottom w:val="0"/>
          <w:divBdr>
            <w:top w:val="none" w:sz="0" w:space="0" w:color="auto"/>
            <w:left w:val="none" w:sz="0" w:space="0" w:color="auto"/>
            <w:bottom w:val="none" w:sz="0" w:space="0" w:color="auto"/>
            <w:right w:val="none" w:sz="0" w:space="0" w:color="auto"/>
          </w:divBdr>
        </w:div>
        <w:div w:id="555625506">
          <w:marLeft w:val="480"/>
          <w:marRight w:val="0"/>
          <w:marTop w:val="0"/>
          <w:marBottom w:val="0"/>
          <w:divBdr>
            <w:top w:val="none" w:sz="0" w:space="0" w:color="auto"/>
            <w:left w:val="none" w:sz="0" w:space="0" w:color="auto"/>
            <w:bottom w:val="none" w:sz="0" w:space="0" w:color="auto"/>
            <w:right w:val="none" w:sz="0" w:space="0" w:color="auto"/>
          </w:divBdr>
        </w:div>
        <w:div w:id="594099470">
          <w:marLeft w:val="480"/>
          <w:marRight w:val="0"/>
          <w:marTop w:val="0"/>
          <w:marBottom w:val="0"/>
          <w:divBdr>
            <w:top w:val="none" w:sz="0" w:space="0" w:color="auto"/>
            <w:left w:val="none" w:sz="0" w:space="0" w:color="auto"/>
            <w:bottom w:val="none" w:sz="0" w:space="0" w:color="auto"/>
            <w:right w:val="none" w:sz="0" w:space="0" w:color="auto"/>
          </w:divBdr>
        </w:div>
        <w:div w:id="635795962">
          <w:marLeft w:val="480"/>
          <w:marRight w:val="0"/>
          <w:marTop w:val="0"/>
          <w:marBottom w:val="0"/>
          <w:divBdr>
            <w:top w:val="none" w:sz="0" w:space="0" w:color="auto"/>
            <w:left w:val="none" w:sz="0" w:space="0" w:color="auto"/>
            <w:bottom w:val="none" w:sz="0" w:space="0" w:color="auto"/>
            <w:right w:val="none" w:sz="0" w:space="0" w:color="auto"/>
          </w:divBdr>
        </w:div>
        <w:div w:id="639070207">
          <w:marLeft w:val="480"/>
          <w:marRight w:val="0"/>
          <w:marTop w:val="0"/>
          <w:marBottom w:val="0"/>
          <w:divBdr>
            <w:top w:val="none" w:sz="0" w:space="0" w:color="auto"/>
            <w:left w:val="none" w:sz="0" w:space="0" w:color="auto"/>
            <w:bottom w:val="none" w:sz="0" w:space="0" w:color="auto"/>
            <w:right w:val="none" w:sz="0" w:space="0" w:color="auto"/>
          </w:divBdr>
        </w:div>
        <w:div w:id="659621680">
          <w:marLeft w:val="480"/>
          <w:marRight w:val="0"/>
          <w:marTop w:val="0"/>
          <w:marBottom w:val="0"/>
          <w:divBdr>
            <w:top w:val="none" w:sz="0" w:space="0" w:color="auto"/>
            <w:left w:val="none" w:sz="0" w:space="0" w:color="auto"/>
            <w:bottom w:val="none" w:sz="0" w:space="0" w:color="auto"/>
            <w:right w:val="none" w:sz="0" w:space="0" w:color="auto"/>
          </w:divBdr>
        </w:div>
        <w:div w:id="685523225">
          <w:marLeft w:val="480"/>
          <w:marRight w:val="0"/>
          <w:marTop w:val="0"/>
          <w:marBottom w:val="0"/>
          <w:divBdr>
            <w:top w:val="none" w:sz="0" w:space="0" w:color="auto"/>
            <w:left w:val="none" w:sz="0" w:space="0" w:color="auto"/>
            <w:bottom w:val="none" w:sz="0" w:space="0" w:color="auto"/>
            <w:right w:val="none" w:sz="0" w:space="0" w:color="auto"/>
          </w:divBdr>
        </w:div>
        <w:div w:id="686756536">
          <w:marLeft w:val="480"/>
          <w:marRight w:val="0"/>
          <w:marTop w:val="0"/>
          <w:marBottom w:val="0"/>
          <w:divBdr>
            <w:top w:val="none" w:sz="0" w:space="0" w:color="auto"/>
            <w:left w:val="none" w:sz="0" w:space="0" w:color="auto"/>
            <w:bottom w:val="none" w:sz="0" w:space="0" w:color="auto"/>
            <w:right w:val="none" w:sz="0" w:space="0" w:color="auto"/>
          </w:divBdr>
        </w:div>
        <w:div w:id="696002480">
          <w:marLeft w:val="480"/>
          <w:marRight w:val="0"/>
          <w:marTop w:val="0"/>
          <w:marBottom w:val="0"/>
          <w:divBdr>
            <w:top w:val="none" w:sz="0" w:space="0" w:color="auto"/>
            <w:left w:val="none" w:sz="0" w:space="0" w:color="auto"/>
            <w:bottom w:val="none" w:sz="0" w:space="0" w:color="auto"/>
            <w:right w:val="none" w:sz="0" w:space="0" w:color="auto"/>
          </w:divBdr>
        </w:div>
        <w:div w:id="726151135">
          <w:marLeft w:val="480"/>
          <w:marRight w:val="0"/>
          <w:marTop w:val="0"/>
          <w:marBottom w:val="0"/>
          <w:divBdr>
            <w:top w:val="none" w:sz="0" w:space="0" w:color="auto"/>
            <w:left w:val="none" w:sz="0" w:space="0" w:color="auto"/>
            <w:bottom w:val="none" w:sz="0" w:space="0" w:color="auto"/>
            <w:right w:val="none" w:sz="0" w:space="0" w:color="auto"/>
          </w:divBdr>
        </w:div>
        <w:div w:id="728655884">
          <w:marLeft w:val="480"/>
          <w:marRight w:val="0"/>
          <w:marTop w:val="0"/>
          <w:marBottom w:val="0"/>
          <w:divBdr>
            <w:top w:val="none" w:sz="0" w:space="0" w:color="auto"/>
            <w:left w:val="none" w:sz="0" w:space="0" w:color="auto"/>
            <w:bottom w:val="none" w:sz="0" w:space="0" w:color="auto"/>
            <w:right w:val="none" w:sz="0" w:space="0" w:color="auto"/>
          </w:divBdr>
        </w:div>
        <w:div w:id="732778756">
          <w:marLeft w:val="480"/>
          <w:marRight w:val="0"/>
          <w:marTop w:val="0"/>
          <w:marBottom w:val="0"/>
          <w:divBdr>
            <w:top w:val="none" w:sz="0" w:space="0" w:color="auto"/>
            <w:left w:val="none" w:sz="0" w:space="0" w:color="auto"/>
            <w:bottom w:val="none" w:sz="0" w:space="0" w:color="auto"/>
            <w:right w:val="none" w:sz="0" w:space="0" w:color="auto"/>
          </w:divBdr>
        </w:div>
        <w:div w:id="839782297">
          <w:marLeft w:val="480"/>
          <w:marRight w:val="0"/>
          <w:marTop w:val="0"/>
          <w:marBottom w:val="0"/>
          <w:divBdr>
            <w:top w:val="none" w:sz="0" w:space="0" w:color="auto"/>
            <w:left w:val="none" w:sz="0" w:space="0" w:color="auto"/>
            <w:bottom w:val="none" w:sz="0" w:space="0" w:color="auto"/>
            <w:right w:val="none" w:sz="0" w:space="0" w:color="auto"/>
          </w:divBdr>
        </w:div>
        <w:div w:id="858738558">
          <w:marLeft w:val="480"/>
          <w:marRight w:val="0"/>
          <w:marTop w:val="0"/>
          <w:marBottom w:val="0"/>
          <w:divBdr>
            <w:top w:val="none" w:sz="0" w:space="0" w:color="auto"/>
            <w:left w:val="none" w:sz="0" w:space="0" w:color="auto"/>
            <w:bottom w:val="none" w:sz="0" w:space="0" w:color="auto"/>
            <w:right w:val="none" w:sz="0" w:space="0" w:color="auto"/>
          </w:divBdr>
        </w:div>
        <w:div w:id="860553237">
          <w:marLeft w:val="480"/>
          <w:marRight w:val="0"/>
          <w:marTop w:val="0"/>
          <w:marBottom w:val="0"/>
          <w:divBdr>
            <w:top w:val="none" w:sz="0" w:space="0" w:color="auto"/>
            <w:left w:val="none" w:sz="0" w:space="0" w:color="auto"/>
            <w:bottom w:val="none" w:sz="0" w:space="0" w:color="auto"/>
            <w:right w:val="none" w:sz="0" w:space="0" w:color="auto"/>
          </w:divBdr>
        </w:div>
        <w:div w:id="939069629">
          <w:marLeft w:val="480"/>
          <w:marRight w:val="0"/>
          <w:marTop w:val="0"/>
          <w:marBottom w:val="0"/>
          <w:divBdr>
            <w:top w:val="none" w:sz="0" w:space="0" w:color="auto"/>
            <w:left w:val="none" w:sz="0" w:space="0" w:color="auto"/>
            <w:bottom w:val="none" w:sz="0" w:space="0" w:color="auto"/>
            <w:right w:val="none" w:sz="0" w:space="0" w:color="auto"/>
          </w:divBdr>
        </w:div>
        <w:div w:id="942343624">
          <w:marLeft w:val="480"/>
          <w:marRight w:val="0"/>
          <w:marTop w:val="0"/>
          <w:marBottom w:val="0"/>
          <w:divBdr>
            <w:top w:val="none" w:sz="0" w:space="0" w:color="auto"/>
            <w:left w:val="none" w:sz="0" w:space="0" w:color="auto"/>
            <w:bottom w:val="none" w:sz="0" w:space="0" w:color="auto"/>
            <w:right w:val="none" w:sz="0" w:space="0" w:color="auto"/>
          </w:divBdr>
        </w:div>
        <w:div w:id="1013609166">
          <w:marLeft w:val="480"/>
          <w:marRight w:val="0"/>
          <w:marTop w:val="0"/>
          <w:marBottom w:val="0"/>
          <w:divBdr>
            <w:top w:val="none" w:sz="0" w:space="0" w:color="auto"/>
            <w:left w:val="none" w:sz="0" w:space="0" w:color="auto"/>
            <w:bottom w:val="none" w:sz="0" w:space="0" w:color="auto"/>
            <w:right w:val="none" w:sz="0" w:space="0" w:color="auto"/>
          </w:divBdr>
        </w:div>
        <w:div w:id="1096556386">
          <w:marLeft w:val="480"/>
          <w:marRight w:val="0"/>
          <w:marTop w:val="0"/>
          <w:marBottom w:val="0"/>
          <w:divBdr>
            <w:top w:val="none" w:sz="0" w:space="0" w:color="auto"/>
            <w:left w:val="none" w:sz="0" w:space="0" w:color="auto"/>
            <w:bottom w:val="none" w:sz="0" w:space="0" w:color="auto"/>
            <w:right w:val="none" w:sz="0" w:space="0" w:color="auto"/>
          </w:divBdr>
        </w:div>
        <w:div w:id="1138499546">
          <w:marLeft w:val="480"/>
          <w:marRight w:val="0"/>
          <w:marTop w:val="0"/>
          <w:marBottom w:val="0"/>
          <w:divBdr>
            <w:top w:val="none" w:sz="0" w:space="0" w:color="auto"/>
            <w:left w:val="none" w:sz="0" w:space="0" w:color="auto"/>
            <w:bottom w:val="none" w:sz="0" w:space="0" w:color="auto"/>
            <w:right w:val="none" w:sz="0" w:space="0" w:color="auto"/>
          </w:divBdr>
        </w:div>
        <w:div w:id="1214847950">
          <w:marLeft w:val="480"/>
          <w:marRight w:val="0"/>
          <w:marTop w:val="0"/>
          <w:marBottom w:val="0"/>
          <w:divBdr>
            <w:top w:val="none" w:sz="0" w:space="0" w:color="auto"/>
            <w:left w:val="none" w:sz="0" w:space="0" w:color="auto"/>
            <w:bottom w:val="none" w:sz="0" w:space="0" w:color="auto"/>
            <w:right w:val="none" w:sz="0" w:space="0" w:color="auto"/>
          </w:divBdr>
        </w:div>
        <w:div w:id="1280645843">
          <w:marLeft w:val="480"/>
          <w:marRight w:val="0"/>
          <w:marTop w:val="0"/>
          <w:marBottom w:val="0"/>
          <w:divBdr>
            <w:top w:val="none" w:sz="0" w:space="0" w:color="auto"/>
            <w:left w:val="none" w:sz="0" w:space="0" w:color="auto"/>
            <w:bottom w:val="none" w:sz="0" w:space="0" w:color="auto"/>
            <w:right w:val="none" w:sz="0" w:space="0" w:color="auto"/>
          </w:divBdr>
        </w:div>
        <w:div w:id="1286235755">
          <w:marLeft w:val="480"/>
          <w:marRight w:val="0"/>
          <w:marTop w:val="0"/>
          <w:marBottom w:val="0"/>
          <w:divBdr>
            <w:top w:val="none" w:sz="0" w:space="0" w:color="auto"/>
            <w:left w:val="none" w:sz="0" w:space="0" w:color="auto"/>
            <w:bottom w:val="none" w:sz="0" w:space="0" w:color="auto"/>
            <w:right w:val="none" w:sz="0" w:space="0" w:color="auto"/>
          </w:divBdr>
        </w:div>
        <w:div w:id="1302150873">
          <w:marLeft w:val="480"/>
          <w:marRight w:val="0"/>
          <w:marTop w:val="0"/>
          <w:marBottom w:val="0"/>
          <w:divBdr>
            <w:top w:val="none" w:sz="0" w:space="0" w:color="auto"/>
            <w:left w:val="none" w:sz="0" w:space="0" w:color="auto"/>
            <w:bottom w:val="none" w:sz="0" w:space="0" w:color="auto"/>
            <w:right w:val="none" w:sz="0" w:space="0" w:color="auto"/>
          </w:divBdr>
        </w:div>
        <w:div w:id="1330674536">
          <w:marLeft w:val="480"/>
          <w:marRight w:val="0"/>
          <w:marTop w:val="0"/>
          <w:marBottom w:val="0"/>
          <w:divBdr>
            <w:top w:val="none" w:sz="0" w:space="0" w:color="auto"/>
            <w:left w:val="none" w:sz="0" w:space="0" w:color="auto"/>
            <w:bottom w:val="none" w:sz="0" w:space="0" w:color="auto"/>
            <w:right w:val="none" w:sz="0" w:space="0" w:color="auto"/>
          </w:divBdr>
        </w:div>
        <w:div w:id="1345401813">
          <w:marLeft w:val="480"/>
          <w:marRight w:val="0"/>
          <w:marTop w:val="0"/>
          <w:marBottom w:val="0"/>
          <w:divBdr>
            <w:top w:val="none" w:sz="0" w:space="0" w:color="auto"/>
            <w:left w:val="none" w:sz="0" w:space="0" w:color="auto"/>
            <w:bottom w:val="none" w:sz="0" w:space="0" w:color="auto"/>
            <w:right w:val="none" w:sz="0" w:space="0" w:color="auto"/>
          </w:divBdr>
        </w:div>
        <w:div w:id="1355033063">
          <w:marLeft w:val="480"/>
          <w:marRight w:val="0"/>
          <w:marTop w:val="0"/>
          <w:marBottom w:val="0"/>
          <w:divBdr>
            <w:top w:val="none" w:sz="0" w:space="0" w:color="auto"/>
            <w:left w:val="none" w:sz="0" w:space="0" w:color="auto"/>
            <w:bottom w:val="none" w:sz="0" w:space="0" w:color="auto"/>
            <w:right w:val="none" w:sz="0" w:space="0" w:color="auto"/>
          </w:divBdr>
        </w:div>
        <w:div w:id="1371372523">
          <w:marLeft w:val="480"/>
          <w:marRight w:val="0"/>
          <w:marTop w:val="0"/>
          <w:marBottom w:val="0"/>
          <w:divBdr>
            <w:top w:val="none" w:sz="0" w:space="0" w:color="auto"/>
            <w:left w:val="none" w:sz="0" w:space="0" w:color="auto"/>
            <w:bottom w:val="none" w:sz="0" w:space="0" w:color="auto"/>
            <w:right w:val="none" w:sz="0" w:space="0" w:color="auto"/>
          </w:divBdr>
        </w:div>
        <w:div w:id="1375227256">
          <w:marLeft w:val="480"/>
          <w:marRight w:val="0"/>
          <w:marTop w:val="0"/>
          <w:marBottom w:val="0"/>
          <w:divBdr>
            <w:top w:val="none" w:sz="0" w:space="0" w:color="auto"/>
            <w:left w:val="none" w:sz="0" w:space="0" w:color="auto"/>
            <w:bottom w:val="none" w:sz="0" w:space="0" w:color="auto"/>
            <w:right w:val="none" w:sz="0" w:space="0" w:color="auto"/>
          </w:divBdr>
        </w:div>
        <w:div w:id="1427464355">
          <w:marLeft w:val="480"/>
          <w:marRight w:val="0"/>
          <w:marTop w:val="0"/>
          <w:marBottom w:val="0"/>
          <w:divBdr>
            <w:top w:val="none" w:sz="0" w:space="0" w:color="auto"/>
            <w:left w:val="none" w:sz="0" w:space="0" w:color="auto"/>
            <w:bottom w:val="none" w:sz="0" w:space="0" w:color="auto"/>
            <w:right w:val="none" w:sz="0" w:space="0" w:color="auto"/>
          </w:divBdr>
        </w:div>
        <w:div w:id="1541165378">
          <w:marLeft w:val="480"/>
          <w:marRight w:val="0"/>
          <w:marTop w:val="0"/>
          <w:marBottom w:val="0"/>
          <w:divBdr>
            <w:top w:val="none" w:sz="0" w:space="0" w:color="auto"/>
            <w:left w:val="none" w:sz="0" w:space="0" w:color="auto"/>
            <w:bottom w:val="none" w:sz="0" w:space="0" w:color="auto"/>
            <w:right w:val="none" w:sz="0" w:space="0" w:color="auto"/>
          </w:divBdr>
        </w:div>
        <w:div w:id="1575511445">
          <w:marLeft w:val="480"/>
          <w:marRight w:val="0"/>
          <w:marTop w:val="0"/>
          <w:marBottom w:val="0"/>
          <w:divBdr>
            <w:top w:val="none" w:sz="0" w:space="0" w:color="auto"/>
            <w:left w:val="none" w:sz="0" w:space="0" w:color="auto"/>
            <w:bottom w:val="none" w:sz="0" w:space="0" w:color="auto"/>
            <w:right w:val="none" w:sz="0" w:space="0" w:color="auto"/>
          </w:divBdr>
        </w:div>
        <w:div w:id="1579556116">
          <w:marLeft w:val="480"/>
          <w:marRight w:val="0"/>
          <w:marTop w:val="0"/>
          <w:marBottom w:val="0"/>
          <w:divBdr>
            <w:top w:val="none" w:sz="0" w:space="0" w:color="auto"/>
            <w:left w:val="none" w:sz="0" w:space="0" w:color="auto"/>
            <w:bottom w:val="none" w:sz="0" w:space="0" w:color="auto"/>
            <w:right w:val="none" w:sz="0" w:space="0" w:color="auto"/>
          </w:divBdr>
        </w:div>
        <w:div w:id="1634748831">
          <w:marLeft w:val="480"/>
          <w:marRight w:val="0"/>
          <w:marTop w:val="0"/>
          <w:marBottom w:val="0"/>
          <w:divBdr>
            <w:top w:val="none" w:sz="0" w:space="0" w:color="auto"/>
            <w:left w:val="none" w:sz="0" w:space="0" w:color="auto"/>
            <w:bottom w:val="none" w:sz="0" w:space="0" w:color="auto"/>
            <w:right w:val="none" w:sz="0" w:space="0" w:color="auto"/>
          </w:divBdr>
        </w:div>
        <w:div w:id="1648313624">
          <w:marLeft w:val="480"/>
          <w:marRight w:val="0"/>
          <w:marTop w:val="0"/>
          <w:marBottom w:val="0"/>
          <w:divBdr>
            <w:top w:val="none" w:sz="0" w:space="0" w:color="auto"/>
            <w:left w:val="none" w:sz="0" w:space="0" w:color="auto"/>
            <w:bottom w:val="none" w:sz="0" w:space="0" w:color="auto"/>
            <w:right w:val="none" w:sz="0" w:space="0" w:color="auto"/>
          </w:divBdr>
        </w:div>
        <w:div w:id="1651590750">
          <w:marLeft w:val="480"/>
          <w:marRight w:val="0"/>
          <w:marTop w:val="0"/>
          <w:marBottom w:val="0"/>
          <w:divBdr>
            <w:top w:val="none" w:sz="0" w:space="0" w:color="auto"/>
            <w:left w:val="none" w:sz="0" w:space="0" w:color="auto"/>
            <w:bottom w:val="none" w:sz="0" w:space="0" w:color="auto"/>
            <w:right w:val="none" w:sz="0" w:space="0" w:color="auto"/>
          </w:divBdr>
        </w:div>
        <w:div w:id="1702822426">
          <w:marLeft w:val="480"/>
          <w:marRight w:val="0"/>
          <w:marTop w:val="0"/>
          <w:marBottom w:val="0"/>
          <w:divBdr>
            <w:top w:val="none" w:sz="0" w:space="0" w:color="auto"/>
            <w:left w:val="none" w:sz="0" w:space="0" w:color="auto"/>
            <w:bottom w:val="none" w:sz="0" w:space="0" w:color="auto"/>
            <w:right w:val="none" w:sz="0" w:space="0" w:color="auto"/>
          </w:divBdr>
        </w:div>
        <w:div w:id="1731806363">
          <w:marLeft w:val="480"/>
          <w:marRight w:val="0"/>
          <w:marTop w:val="0"/>
          <w:marBottom w:val="0"/>
          <w:divBdr>
            <w:top w:val="none" w:sz="0" w:space="0" w:color="auto"/>
            <w:left w:val="none" w:sz="0" w:space="0" w:color="auto"/>
            <w:bottom w:val="none" w:sz="0" w:space="0" w:color="auto"/>
            <w:right w:val="none" w:sz="0" w:space="0" w:color="auto"/>
          </w:divBdr>
        </w:div>
        <w:div w:id="1754818474">
          <w:marLeft w:val="480"/>
          <w:marRight w:val="0"/>
          <w:marTop w:val="0"/>
          <w:marBottom w:val="0"/>
          <w:divBdr>
            <w:top w:val="none" w:sz="0" w:space="0" w:color="auto"/>
            <w:left w:val="none" w:sz="0" w:space="0" w:color="auto"/>
            <w:bottom w:val="none" w:sz="0" w:space="0" w:color="auto"/>
            <w:right w:val="none" w:sz="0" w:space="0" w:color="auto"/>
          </w:divBdr>
        </w:div>
        <w:div w:id="1768387913">
          <w:marLeft w:val="480"/>
          <w:marRight w:val="0"/>
          <w:marTop w:val="0"/>
          <w:marBottom w:val="0"/>
          <w:divBdr>
            <w:top w:val="none" w:sz="0" w:space="0" w:color="auto"/>
            <w:left w:val="none" w:sz="0" w:space="0" w:color="auto"/>
            <w:bottom w:val="none" w:sz="0" w:space="0" w:color="auto"/>
            <w:right w:val="none" w:sz="0" w:space="0" w:color="auto"/>
          </w:divBdr>
        </w:div>
        <w:div w:id="1844588309">
          <w:marLeft w:val="480"/>
          <w:marRight w:val="0"/>
          <w:marTop w:val="0"/>
          <w:marBottom w:val="0"/>
          <w:divBdr>
            <w:top w:val="none" w:sz="0" w:space="0" w:color="auto"/>
            <w:left w:val="none" w:sz="0" w:space="0" w:color="auto"/>
            <w:bottom w:val="none" w:sz="0" w:space="0" w:color="auto"/>
            <w:right w:val="none" w:sz="0" w:space="0" w:color="auto"/>
          </w:divBdr>
        </w:div>
        <w:div w:id="1868718658">
          <w:marLeft w:val="480"/>
          <w:marRight w:val="0"/>
          <w:marTop w:val="0"/>
          <w:marBottom w:val="0"/>
          <w:divBdr>
            <w:top w:val="none" w:sz="0" w:space="0" w:color="auto"/>
            <w:left w:val="none" w:sz="0" w:space="0" w:color="auto"/>
            <w:bottom w:val="none" w:sz="0" w:space="0" w:color="auto"/>
            <w:right w:val="none" w:sz="0" w:space="0" w:color="auto"/>
          </w:divBdr>
        </w:div>
        <w:div w:id="1883054057">
          <w:marLeft w:val="480"/>
          <w:marRight w:val="0"/>
          <w:marTop w:val="0"/>
          <w:marBottom w:val="0"/>
          <w:divBdr>
            <w:top w:val="none" w:sz="0" w:space="0" w:color="auto"/>
            <w:left w:val="none" w:sz="0" w:space="0" w:color="auto"/>
            <w:bottom w:val="none" w:sz="0" w:space="0" w:color="auto"/>
            <w:right w:val="none" w:sz="0" w:space="0" w:color="auto"/>
          </w:divBdr>
        </w:div>
        <w:div w:id="1925794110">
          <w:marLeft w:val="480"/>
          <w:marRight w:val="0"/>
          <w:marTop w:val="0"/>
          <w:marBottom w:val="0"/>
          <w:divBdr>
            <w:top w:val="none" w:sz="0" w:space="0" w:color="auto"/>
            <w:left w:val="none" w:sz="0" w:space="0" w:color="auto"/>
            <w:bottom w:val="none" w:sz="0" w:space="0" w:color="auto"/>
            <w:right w:val="none" w:sz="0" w:space="0" w:color="auto"/>
          </w:divBdr>
        </w:div>
        <w:div w:id="2021423869">
          <w:marLeft w:val="480"/>
          <w:marRight w:val="0"/>
          <w:marTop w:val="0"/>
          <w:marBottom w:val="0"/>
          <w:divBdr>
            <w:top w:val="none" w:sz="0" w:space="0" w:color="auto"/>
            <w:left w:val="none" w:sz="0" w:space="0" w:color="auto"/>
            <w:bottom w:val="none" w:sz="0" w:space="0" w:color="auto"/>
            <w:right w:val="none" w:sz="0" w:space="0" w:color="auto"/>
          </w:divBdr>
        </w:div>
        <w:div w:id="2133546492">
          <w:marLeft w:val="480"/>
          <w:marRight w:val="0"/>
          <w:marTop w:val="0"/>
          <w:marBottom w:val="0"/>
          <w:divBdr>
            <w:top w:val="none" w:sz="0" w:space="0" w:color="auto"/>
            <w:left w:val="none" w:sz="0" w:space="0" w:color="auto"/>
            <w:bottom w:val="none" w:sz="0" w:space="0" w:color="auto"/>
            <w:right w:val="none" w:sz="0" w:space="0" w:color="auto"/>
          </w:divBdr>
        </w:div>
        <w:div w:id="2140031368">
          <w:marLeft w:val="480"/>
          <w:marRight w:val="0"/>
          <w:marTop w:val="0"/>
          <w:marBottom w:val="0"/>
          <w:divBdr>
            <w:top w:val="none" w:sz="0" w:space="0" w:color="auto"/>
            <w:left w:val="none" w:sz="0" w:space="0" w:color="auto"/>
            <w:bottom w:val="none" w:sz="0" w:space="0" w:color="auto"/>
            <w:right w:val="none" w:sz="0" w:space="0" w:color="auto"/>
          </w:divBdr>
        </w:div>
      </w:divsChild>
    </w:div>
    <w:div w:id="511068803">
      <w:bodyDiv w:val="1"/>
      <w:marLeft w:val="0"/>
      <w:marRight w:val="0"/>
      <w:marTop w:val="0"/>
      <w:marBottom w:val="0"/>
      <w:divBdr>
        <w:top w:val="none" w:sz="0" w:space="0" w:color="auto"/>
        <w:left w:val="none" w:sz="0" w:space="0" w:color="auto"/>
        <w:bottom w:val="none" w:sz="0" w:space="0" w:color="auto"/>
        <w:right w:val="none" w:sz="0" w:space="0" w:color="auto"/>
      </w:divBdr>
      <w:divsChild>
        <w:div w:id="1500072611">
          <w:marLeft w:val="480"/>
          <w:marRight w:val="0"/>
          <w:marTop w:val="0"/>
          <w:marBottom w:val="0"/>
          <w:divBdr>
            <w:top w:val="none" w:sz="0" w:space="0" w:color="auto"/>
            <w:left w:val="none" w:sz="0" w:space="0" w:color="auto"/>
            <w:bottom w:val="none" w:sz="0" w:space="0" w:color="auto"/>
            <w:right w:val="none" w:sz="0" w:space="0" w:color="auto"/>
          </w:divBdr>
        </w:div>
        <w:div w:id="1809933800">
          <w:marLeft w:val="480"/>
          <w:marRight w:val="0"/>
          <w:marTop w:val="0"/>
          <w:marBottom w:val="0"/>
          <w:divBdr>
            <w:top w:val="none" w:sz="0" w:space="0" w:color="auto"/>
            <w:left w:val="none" w:sz="0" w:space="0" w:color="auto"/>
            <w:bottom w:val="none" w:sz="0" w:space="0" w:color="auto"/>
            <w:right w:val="none" w:sz="0" w:space="0" w:color="auto"/>
          </w:divBdr>
        </w:div>
        <w:div w:id="632443523">
          <w:marLeft w:val="480"/>
          <w:marRight w:val="0"/>
          <w:marTop w:val="0"/>
          <w:marBottom w:val="0"/>
          <w:divBdr>
            <w:top w:val="none" w:sz="0" w:space="0" w:color="auto"/>
            <w:left w:val="none" w:sz="0" w:space="0" w:color="auto"/>
            <w:bottom w:val="none" w:sz="0" w:space="0" w:color="auto"/>
            <w:right w:val="none" w:sz="0" w:space="0" w:color="auto"/>
          </w:divBdr>
        </w:div>
        <w:div w:id="2087602273">
          <w:marLeft w:val="480"/>
          <w:marRight w:val="0"/>
          <w:marTop w:val="0"/>
          <w:marBottom w:val="0"/>
          <w:divBdr>
            <w:top w:val="none" w:sz="0" w:space="0" w:color="auto"/>
            <w:left w:val="none" w:sz="0" w:space="0" w:color="auto"/>
            <w:bottom w:val="none" w:sz="0" w:space="0" w:color="auto"/>
            <w:right w:val="none" w:sz="0" w:space="0" w:color="auto"/>
          </w:divBdr>
        </w:div>
        <w:div w:id="1397901140">
          <w:marLeft w:val="480"/>
          <w:marRight w:val="0"/>
          <w:marTop w:val="0"/>
          <w:marBottom w:val="0"/>
          <w:divBdr>
            <w:top w:val="none" w:sz="0" w:space="0" w:color="auto"/>
            <w:left w:val="none" w:sz="0" w:space="0" w:color="auto"/>
            <w:bottom w:val="none" w:sz="0" w:space="0" w:color="auto"/>
            <w:right w:val="none" w:sz="0" w:space="0" w:color="auto"/>
          </w:divBdr>
        </w:div>
        <w:div w:id="35592500">
          <w:marLeft w:val="480"/>
          <w:marRight w:val="0"/>
          <w:marTop w:val="0"/>
          <w:marBottom w:val="0"/>
          <w:divBdr>
            <w:top w:val="none" w:sz="0" w:space="0" w:color="auto"/>
            <w:left w:val="none" w:sz="0" w:space="0" w:color="auto"/>
            <w:bottom w:val="none" w:sz="0" w:space="0" w:color="auto"/>
            <w:right w:val="none" w:sz="0" w:space="0" w:color="auto"/>
          </w:divBdr>
        </w:div>
        <w:div w:id="1810128432">
          <w:marLeft w:val="480"/>
          <w:marRight w:val="0"/>
          <w:marTop w:val="0"/>
          <w:marBottom w:val="0"/>
          <w:divBdr>
            <w:top w:val="none" w:sz="0" w:space="0" w:color="auto"/>
            <w:left w:val="none" w:sz="0" w:space="0" w:color="auto"/>
            <w:bottom w:val="none" w:sz="0" w:space="0" w:color="auto"/>
            <w:right w:val="none" w:sz="0" w:space="0" w:color="auto"/>
          </w:divBdr>
        </w:div>
        <w:div w:id="1846285926">
          <w:marLeft w:val="480"/>
          <w:marRight w:val="0"/>
          <w:marTop w:val="0"/>
          <w:marBottom w:val="0"/>
          <w:divBdr>
            <w:top w:val="none" w:sz="0" w:space="0" w:color="auto"/>
            <w:left w:val="none" w:sz="0" w:space="0" w:color="auto"/>
            <w:bottom w:val="none" w:sz="0" w:space="0" w:color="auto"/>
            <w:right w:val="none" w:sz="0" w:space="0" w:color="auto"/>
          </w:divBdr>
        </w:div>
        <w:div w:id="1488594675">
          <w:marLeft w:val="480"/>
          <w:marRight w:val="0"/>
          <w:marTop w:val="0"/>
          <w:marBottom w:val="0"/>
          <w:divBdr>
            <w:top w:val="none" w:sz="0" w:space="0" w:color="auto"/>
            <w:left w:val="none" w:sz="0" w:space="0" w:color="auto"/>
            <w:bottom w:val="none" w:sz="0" w:space="0" w:color="auto"/>
            <w:right w:val="none" w:sz="0" w:space="0" w:color="auto"/>
          </w:divBdr>
        </w:div>
        <w:div w:id="994722541">
          <w:marLeft w:val="480"/>
          <w:marRight w:val="0"/>
          <w:marTop w:val="0"/>
          <w:marBottom w:val="0"/>
          <w:divBdr>
            <w:top w:val="none" w:sz="0" w:space="0" w:color="auto"/>
            <w:left w:val="none" w:sz="0" w:space="0" w:color="auto"/>
            <w:bottom w:val="none" w:sz="0" w:space="0" w:color="auto"/>
            <w:right w:val="none" w:sz="0" w:space="0" w:color="auto"/>
          </w:divBdr>
        </w:div>
        <w:div w:id="170075167">
          <w:marLeft w:val="480"/>
          <w:marRight w:val="0"/>
          <w:marTop w:val="0"/>
          <w:marBottom w:val="0"/>
          <w:divBdr>
            <w:top w:val="none" w:sz="0" w:space="0" w:color="auto"/>
            <w:left w:val="none" w:sz="0" w:space="0" w:color="auto"/>
            <w:bottom w:val="none" w:sz="0" w:space="0" w:color="auto"/>
            <w:right w:val="none" w:sz="0" w:space="0" w:color="auto"/>
          </w:divBdr>
        </w:div>
        <w:div w:id="962268594">
          <w:marLeft w:val="480"/>
          <w:marRight w:val="0"/>
          <w:marTop w:val="0"/>
          <w:marBottom w:val="0"/>
          <w:divBdr>
            <w:top w:val="none" w:sz="0" w:space="0" w:color="auto"/>
            <w:left w:val="none" w:sz="0" w:space="0" w:color="auto"/>
            <w:bottom w:val="none" w:sz="0" w:space="0" w:color="auto"/>
            <w:right w:val="none" w:sz="0" w:space="0" w:color="auto"/>
          </w:divBdr>
        </w:div>
        <w:div w:id="2005207180">
          <w:marLeft w:val="480"/>
          <w:marRight w:val="0"/>
          <w:marTop w:val="0"/>
          <w:marBottom w:val="0"/>
          <w:divBdr>
            <w:top w:val="none" w:sz="0" w:space="0" w:color="auto"/>
            <w:left w:val="none" w:sz="0" w:space="0" w:color="auto"/>
            <w:bottom w:val="none" w:sz="0" w:space="0" w:color="auto"/>
            <w:right w:val="none" w:sz="0" w:space="0" w:color="auto"/>
          </w:divBdr>
        </w:div>
        <w:div w:id="1815295389">
          <w:marLeft w:val="480"/>
          <w:marRight w:val="0"/>
          <w:marTop w:val="0"/>
          <w:marBottom w:val="0"/>
          <w:divBdr>
            <w:top w:val="none" w:sz="0" w:space="0" w:color="auto"/>
            <w:left w:val="none" w:sz="0" w:space="0" w:color="auto"/>
            <w:bottom w:val="none" w:sz="0" w:space="0" w:color="auto"/>
            <w:right w:val="none" w:sz="0" w:space="0" w:color="auto"/>
          </w:divBdr>
        </w:div>
        <w:div w:id="1768232506">
          <w:marLeft w:val="480"/>
          <w:marRight w:val="0"/>
          <w:marTop w:val="0"/>
          <w:marBottom w:val="0"/>
          <w:divBdr>
            <w:top w:val="none" w:sz="0" w:space="0" w:color="auto"/>
            <w:left w:val="none" w:sz="0" w:space="0" w:color="auto"/>
            <w:bottom w:val="none" w:sz="0" w:space="0" w:color="auto"/>
            <w:right w:val="none" w:sz="0" w:space="0" w:color="auto"/>
          </w:divBdr>
        </w:div>
        <w:div w:id="1123885834">
          <w:marLeft w:val="480"/>
          <w:marRight w:val="0"/>
          <w:marTop w:val="0"/>
          <w:marBottom w:val="0"/>
          <w:divBdr>
            <w:top w:val="none" w:sz="0" w:space="0" w:color="auto"/>
            <w:left w:val="none" w:sz="0" w:space="0" w:color="auto"/>
            <w:bottom w:val="none" w:sz="0" w:space="0" w:color="auto"/>
            <w:right w:val="none" w:sz="0" w:space="0" w:color="auto"/>
          </w:divBdr>
        </w:div>
        <w:div w:id="988898855">
          <w:marLeft w:val="480"/>
          <w:marRight w:val="0"/>
          <w:marTop w:val="0"/>
          <w:marBottom w:val="0"/>
          <w:divBdr>
            <w:top w:val="none" w:sz="0" w:space="0" w:color="auto"/>
            <w:left w:val="none" w:sz="0" w:space="0" w:color="auto"/>
            <w:bottom w:val="none" w:sz="0" w:space="0" w:color="auto"/>
            <w:right w:val="none" w:sz="0" w:space="0" w:color="auto"/>
          </w:divBdr>
        </w:div>
        <w:div w:id="418209748">
          <w:marLeft w:val="480"/>
          <w:marRight w:val="0"/>
          <w:marTop w:val="0"/>
          <w:marBottom w:val="0"/>
          <w:divBdr>
            <w:top w:val="none" w:sz="0" w:space="0" w:color="auto"/>
            <w:left w:val="none" w:sz="0" w:space="0" w:color="auto"/>
            <w:bottom w:val="none" w:sz="0" w:space="0" w:color="auto"/>
            <w:right w:val="none" w:sz="0" w:space="0" w:color="auto"/>
          </w:divBdr>
        </w:div>
        <w:div w:id="1923759391">
          <w:marLeft w:val="480"/>
          <w:marRight w:val="0"/>
          <w:marTop w:val="0"/>
          <w:marBottom w:val="0"/>
          <w:divBdr>
            <w:top w:val="none" w:sz="0" w:space="0" w:color="auto"/>
            <w:left w:val="none" w:sz="0" w:space="0" w:color="auto"/>
            <w:bottom w:val="none" w:sz="0" w:space="0" w:color="auto"/>
            <w:right w:val="none" w:sz="0" w:space="0" w:color="auto"/>
          </w:divBdr>
        </w:div>
        <w:div w:id="1708947064">
          <w:marLeft w:val="480"/>
          <w:marRight w:val="0"/>
          <w:marTop w:val="0"/>
          <w:marBottom w:val="0"/>
          <w:divBdr>
            <w:top w:val="none" w:sz="0" w:space="0" w:color="auto"/>
            <w:left w:val="none" w:sz="0" w:space="0" w:color="auto"/>
            <w:bottom w:val="none" w:sz="0" w:space="0" w:color="auto"/>
            <w:right w:val="none" w:sz="0" w:space="0" w:color="auto"/>
          </w:divBdr>
        </w:div>
        <w:div w:id="209001310">
          <w:marLeft w:val="480"/>
          <w:marRight w:val="0"/>
          <w:marTop w:val="0"/>
          <w:marBottom w:val="0"/>
          <w:divBdr>
            <w:top w:val="none" w:sz="0" w:space="0" w:color="auto"/>
            <w:left w:val="none" w:sz="0" w:space="0" w:color="auto"/>
            <w:bottom w:val="none" w:sz="0" w:space="0" w:color="auto"/>
            <w:right w:val="none" w:sz="0" w:space="0" w:color="auto"/>
          </w:divBdr>
        </w:div>
        <w:div w:id="2115009408">
          <w:marLeft w:val="480"/>
          <w:marRight w:val="0"/>
          <w:marTop w:val="0"/>
          <w:marBottom w:val="0"/>
          <w:divBdr>
            <w:top w:val="none" w:sz="0" w:space="0" w:color="auto"/>
            <w:left w:val="none" w:sz="0" w:space="0" w:color="auto"/>
            <w:bottom w:val="none" w:sz="0" w:space="0" w:color="auto"/>
            <w:right w:val="none" w:sz="0" w:space="0" w:color="auto"/>
          </w:divBdr>
        </w:div>
        <w:div w:id="350650090">
          <w:marLeft w:val="480"/>
          <w:marRight w:val="0"/>
          <w:marTop w:val="0"/>
          <w:marBottom w:val="0"/>
          <w:divBdr>
            <w:top w:val="none" w:sz="0" w:space="0" w:color="auto"/>
            <w:left w:val="none" w:sz="0" w:space="0" w:color="auto"/>
            <w:bottom w:val="none" w:sz="0" w:space="0" w:color="auto"/>
            <w:right w:val="none" w:sz="0" w:space="0" w:color="auto"/>
          </w:divBdr>
        </w:div>
        <w:div w:id="2075465029">
          <w:marLeft w:val="480"/>
          <w:marRight w:val="0"/>
          <w:marTop w:val="0"/>
          <w:marBottom w:val="0"/>
          <w:divBdr>
            <w:top w:val="none" w:sz="0" w:space="0" w:color="auto"/>
            <w:left w:val="none" w:sz="0" w:space="0" w:color="auto"/>
            <w:bottom w:val="none" w:sz="0" w:space="0" w:color="auto"/>
            <w:right w:val="none" w:sz="0" w:space="0" w:color="auto"/>
          </w:divBdr>
        </w:div>
        <w:div w:id="46952125">
          <w:marLeft w:val="480"/>
          <w:marRight w:val="0"/>
          <w:marTop w:val="0"/>
          <w:marBottom w:val="0"/>
          <w:divBdr>
            <w:top w:val="none" w:sz="0" w:space="0" w:color="auto"/>
            <w:left w:val="none" w:sz="0" w:space="0" w:color="auto"/>
            <w:bottom w:val="none" w:sz="0" w:space="0" w:color="auto"/>
            <w:right w:val="none" w:sz="0" w:space="0" w:color="auto"/>
          </w:divBdr>
        </w:div>
        <w:div w:id="1660188961">
          <w:marLeft w:val="480"/>
          <w:marRight w:val="0"/>
          <w:marTop w:val="0"/>
          <w:marBottom w:val="0"/>
          <w:divBdr>
            <w:top w:val="none" w:sz="0" w:space="0" w:color="auto"/>
            <w:left w:val="none" w:sz="0" w:space="0" w:color="auto"/>
            <w:bottom w:val="none" w:sz="0" w:space="0" w:color="auto"/>
            <w:right w:val="none" w:sz="0" w:space="0" w:color="auto"/>
          </w:divBdr>
        </w:div>
        <w:div w:id="344133387">
          <w:marLeft w:val="480"/>
          <w:marRight w:val="0"/>
          <w:marTop w:val="0"/>
          <w:marBottom w:val="0"/>
          <w:divBdr>
            <w:top w:val="none" w:sz="0" w:space="0" w:color="auto"/>
            <w:left w:val="none" w:sz="0" w:space="0" w:color="auto"/>
            <w:bottom w:val="none" w:sz="0" w:space="0" w:color="auto"/>
            <w:right w:val="none" w:sz="0" w:space="0" w:color="auto"/>
          </w:divBdr>
        </w:div>
        <w:div w:id="782192506">
          <w:marLeft w:val="480"/>
          <w:marRight w:val="0"/>
          <w:marTop w:val="0"/>
          <w:marBottom w:val="0"/>
          <w:divBdr>
            <w:top w:val="none" w:sz="0" w:space="0" w:color="auto"/>
            <w:left w:val="none" w:sz="0" w:space="0" w:color="auto"/>
            <w:bottom w:val="none" w:sz="0" w:space="0" w:color="auto"/>
            <w:right w:val="none" w:sz="0" w:space="0" w:color="auto"/>
          </w:divBdr>
        </w:div>
        <w:div w:id="198934366">
          <w:marLeft w:val="480"/>
          <w:marRight w:val="0"/>
          <w:marTop w:val="0"/>
          <w:marBottom w:val="0"/>
          <w:divBdr>
            <w:top w:val="none" w:sz="0" w:space="0" w:color="auto"/>
            <w:left w:val="none" w:sz="0" w:space="0" w:color="auto"/>
            <w:bottom w:val="none" w:sz="0" w:space="0" w:color="auto"/>
            <w:right w:val="none" w:sz="0" w:space="0" w:color="auto"/>
          </w:divBdr>
        </w:div>
        <w:div w:id="1720396724">
          <w:marLeft w:val="480"/>
          <w:marRight w:val="0"/>
          <w:marTop w:val="0"/>
          <w:marBottom w:val="0"/>
          <w:divBdr>
            <w:top w:val="none" w:sz="0" w:space="0" w:color="auto"/>
            <w:left w:val="none" w:sz="0" w:space="0" w:color="auto"/>
            <w:bottom w:val="none" w:sz="0" w:space="0" w:color="auto"/>
            <w:right w:val="none" w:sz="0" w:space="0" w:color="auto"/>
          </w:divBdr>
        </w:div>
        <w:div w:id="469128002">
          <w:marLeft w:val="480"/>
          <w:marRight w:val="0"/>
          <w:marTop w:val="0"/>
          <w:marBottom w:val="0"/>
          <w:divBdr>
            <w:top w:val="none" w:sz="0" w:space="0" w:color="auto"/>
            <w:left w:val="none" w:sz="0" w:space="0" w:color="auto"/>
            <w:bottom w:val="none" w:sz="0" w:space="0" w:color="auto"/>
            <w:right w:val="none" w:sz="0" w:space="0" w:color="auto"/>
          </w:divBdr>
        </w:div>
        <w:div w:id="421144284">
          <w:marLeft w:val="480"/>
          <w:marRight w:val="0"/>
          <w:marTop w:val="0"/>
          <w:marBottom w:val="0"/>
          <w:divBdr>
            <w:top w:val="none" w:sz="0" w:space="0" w:color="auto"/>
            <w:left w:val="none" w:sz="0" w:space="0" w:color="auto"/>
            <w:bottom w:val="none" w:sz="0" w:space="0" w:color="auto"/>
            <w:right w:val="none" w:sz="0" w:space="0" w:color="auto"/>
          </w:divBdr>
        </w:div>
        <w:div w:id="1321346408">
          <w:marLeft w:val="480"/>
          <w:marRight w:val="0"/>
          <w:marTop w:val="0"/>
          <w:marBottom w:val="0"/>
          <w:divBdr>
            <w:top w:val="none" w:sz="0" w:space="0" w:color="auto"/>
            <w:left w:val="none" w:sz="0" w:space="0" w:color="auto"/>
            <w:bottom w:val="none" w:sz="0" w:space="0" w:color="auto"/>
            <w:right w:val="none" w:sz="0" w:space="0" w:color="auto"/>
          </w:divBdr>
        </w:div>
        <w:div w:id="264971429">
          <w:marLeft w:val="480"/>
          <w:marRight w:val="0"/>
          <w:marTop w:val="0"/>
          <w:marBottom w:val="0"/>
          <w:divBdr>
            <w:top w:val="none" w:sz="0" w:space="0" w:color="auto"/>
            <w:left w:val="none" w:sz="0" w:space="0" w:color="auto"/>
            <w:bottom w:val="none" w:sz="0" w:space="0" w:color="auto"/>
            <w:right w:val="none" w:sz="0" w:space="0" w:color="auto"/>
          </w:divBdr>
        </w:div>
        <w:div w:id="1894274283">
          <w:marLeft w:val="480"/>
          <w:marRight w:val="0"/>
          <w:marTop w:val="0"/>
          <w:marBottom w:val="0"/>
          <w:divBdr>
            <w:top w:val="none" w:sz="0" w:space="0" w:color="auto"/>
            <w:left w:val="none" w:sz="0" w:space="0" w:color="auto"/>
            <w:bottom w:val="none" w:sz="0" w:space="0" w:color="auto"/>
            <w:right w:val="none" w:sz="0" w:space="0" w:color="auto"/>
          </w:divBdr>
        </w:div>
        <w:div w:id="1604724557">
          <w:marLeft w:val="480"/>
          <w:marRight w:val="0"/>
          <w:marTop w:val="0"/>
          <w:marBottom w:val="0"/>
          <w:divBdr>
            <w:top w:val="none" w:sz="0" w:space="0" w:color="auto"/>
            <w:left w:val="none" w:sz="0" w:space="0" w:color="auto"/>
            <w:bottom w:val="none" w:sz="0" w:space="0" w:color="auto"/>
            <w:right w:val="none" w:sz="0" w:space="0" w:color="auto"/>
          </w:divBdr>
        </w:div>
        <w:div w:id="1483963865">
          <w:marLeft w:val="480"/>
          <w:marRight w:val="0"/>
          <w:marTop w:val="0"/>
          <w:marBottom w:val="0"/>
          <w:divBdr>
            <w:top w:val="none" w:sz="0" w:space="0" w:color="auto"/>
            <w:left w:val="none" w:sz="0" w:space="0" w:color="auto"/>
            <w:bottom w:val="none" w:sz="0" w:space="0" w:color="auto"/>
            <w:right w:val="none" w:sz="0" w:space="0" w:color="auto"/>
          </w:divBdr>
        </w:div>
        <w:div w:id="487208918">
          <w:marLeft w:val="480"/>
          <w:marRight w:val="0"/>
          <w:marTop w:val="0"/>
          <w:marBottom w:val="0"/>
          <w:divBdr>
            <w:top w:val="none" w:sz="0" w:space="0" w:color="auto"/>
            <w:left w:val="none" w:sz="0" w:space="0" w:color="auto"/>
            <w:bottom w:val="none" w:sz="0" w:space="0" w:color="auto"/>
            <w:right w:val="none" w:sz="0" w:space="0" w:color="auto"/>
          </w:divBdr>
        </w:div>
        <w:div w:id="873927660">
          <w:marLeft w:val="480"/>
          <w:marRight w:val="0"/>
          <w:marTop w:val="0"/>
          <w:marBottom w:val="0"/>
          <w:divBdr>
            <w:top w:val="none" w:sz="0" w:space="0" w:color="auto"/>
            <w:left w:val="none" w:sz="0" w:space="0" w:color="auto"/>
            <w:bottom w:val="none" w:sz="0" w:space="0" w:color="auto"/>
            <w:right w:val="none" w:sz="0" w:space="0" w:color="auto"/>
          </w:divBdr>
        </w:div>
        <w:div w:id="1286280119">
          <w:marLeft w:val="480"/>
          <w:marRight w:val="0"/>
          <w:marTop w:val="0"/>
          <w:marBottom w:val="0"/>
          <w:divBdr>
            <w:top w:val="none" w:sz="0" w:space="0" w:color="auto"/>
            <w:left w:val="none" w:sz="0" w:space="0" w:color="auto"/>
            <w:bottom w:val="none" w:sz="0" w:space="0" w:color="auto"/>
            <w:right w:val="none" w:sz="0" w:space="0" w:color="auto"/>
          </w:divBdr>
        </w:div>
        <w:div w:id="1555191984">
          <w:marLeft w:val="480"/>
          <w:marRight w:val="0"/>
          <w:marTop w:val="0"/>
          <w:marBottom w:val="0"/>
          <w:divBdr>
            <w:top w:val="none" w:sz="0" w:space="0" w:color="auto"/>
            <w:left w:val="none" w:sz="0" w:space="0" w:color="auto"/>
            <w:bottom w:val="none" w:sz="0" w:space="0" w:color="auto"/>
            <w:right w:val="none" w:sz="0" w:space="0" w:color="auto"/>
          </w:divBdr>
        </w:div>
        <w:div w:id="2070105507">
          <w:marLeft w:val="480"/>
          <w:marRight w:val="0"/>
          <w:marTop w:val="0"/>
          <w:marBottom w:val="0"/>
          <w:divBdr>
            <w:top w:val="none" w:sz="0" w:space="0" w:color="auto"/>
            <w:left w:val="none" w:sz="0" w:space="0" w:color="auto"/>
            <w:bottom w:val="none" w:sz="0" w:space="0" w:color="auto"/>
            <w:right w:val="none" w:sz="0" w:space="0" w:color="auto"/>
          </w:divBdr>
        </w:div>
        <w:div w:id="2036999445">
          <w:marLeft w:val="480"/>
          <w:marRight w:val="0"/>
          <w:marTop w:val="0"/>
          <w:marBottom w:val="0"/>
          <w:divBdr>
            <w:top w:val="none" w:sz="0" w:space="0" w:color="auto"/>
            <w:left w:val="none" w:sz="0" w:space="0" w:color="auto"/>
            <w:bottom w:val="none" w:sz="0" w:space="0" w:color="auto"/>
            <w:right w:val="none" w:sz="0" w:space="0" w:color="auto"/>
          </w:divBdr>
        </w:div>
        <w:div w:id="408969275">
          <w:marLeft w:val="480"/>
          <w:marRight w:val="0"/>
          <w:marTop w:val="0"/>
          <w:marBottom w:val="0"/>
          <w:divBdr>
            <w:top w:val="none" w:sz="0" w:space="0" w:color="auto"/>
            <w:left w:val="none" w:sz="0" w:space="0" w:color="auto"/>
            <w:bottom w:val="none" w:sz="0" w:space="0" w:color="auto"/>
            <w:right w:val="none" w:sz="0" w:space="0" w:color="auto"/>
          </w:divBdr>
        </w:div>
        <w:div w:id="1517185448">
          <w:marLeft w:val="480"/>
          <w:marRight w:val="0"/>
          <w:marTop w:val="0"/>
          <w:marBottom w:val="0"/>
          <w:divBdr>
            <w:top w:val="none" w:sz="0" w:space="0" w:color="auto"/>
            <w:left w:val="none" w:sz="0" w:space="0" w:color="auto"/>
            <w:bottom w:val="none" w:sz="0" w:space="0" w:color="auto"/>
            <w:right w:val="none" w:sz="0" w:space="0" w:color="auto"/>
          </w:divBdr>
        </w:div>
        <w:div w:id="145778417">
          <w:marLeft w:val="480"/>
          <w:marRight w:val="0"/>
          <w:marTop w:val="0"/>
          <w:marBottom w:val="0"/>
          <w:divBdr>
            <w:top w:val="none" w:sz="0" w:space="0" w:color="auto"/>
            <w:left w:val="none" w:sz="0" w:space="0" w:color="auto"/>
            <w:bottom w:val="none" w:sz="0" w:space="0" w:color="auto"/>
            <w:right w:val="none" w:sz="0" w:space="0" w:color="auto"/>
          </w:divBdr>
        </w:div>
        <w:div w:id="1072580705">
          <w:marLeft w:val="480"/>
          <w:marRight w:val="0"/>
          <w:marTop w:val="0"/>
          <w:marBottom w:val="0"/>
          <w:divBdr>
            <w:top w:val="none" w:sz="0" w:space="0" w:color="auto"/>
            <w:left w:val="none" w:sz="0" w:space="0" w:color="auto"/>
            <w:bottom w:val="none" w:sz="0" w:space="0" w:color="auto"/>
            <w:right w:val="none" w:sz="0" w:space="0" w:color="auto"/>
          </w:divBdr>
        </w:div>
        <w:div w:id="1234244092">
          <w:marLeft w:val="480"/>
          <w:marRight w:val="0"/>
          <w:marTop w:val="0"/>
          <w:marBottom w:val="0"/>
          <w:divBdr>
            <w:top w:val="none" w:sz="0" w:space="0" w:color="auto"/>
            <w:left w:val="none" w:sz="0" w:space="0" w:color="auto"/>
            <w:bottom w:val="none" w:sz="0" w:space="0" w:color="auto"/>
            <w:right w:val="none" w:sz="0" w:space="0" w:color="auto"/>
          </w:divBdr>
        </w:div>
        <w:div w:id="2113892648">
          <w:marLeft w:val="480"/>
          <w:marRight w:val="0"/>
          <w:marTop w:val="0"/>
          <w:marBottom w:val="0"/>
          <w:divBdr>
            <w:top w:val="none" w:sz="0" w:space="0" w:color="auto"/>
            <w:left w:val="none" w:sz="0" w:space="0" w:color="auto"/>
            <w:bottom w:val="none" w:sz="0" w:space="0" w:color="auto"/>
            <w:right w:val="none" w:sz="0" w:space="0" w:color="auto"/>
          </w:divBdr>
        </w:div>
        <w:div w:id="858349471">
          <w:marLeft w:val="480"/>
          <w:marRight w:val="0"/>
          <w:marTop w:val="0"/>
          <w:marBottom w:val="0"/>
          <w:divBdr>
            <w:top w:val="none" w:sz="0" w:space="0" w:color="auto"/>
            <w:left w:val="none" w:sz="0" w:space="0" w:color="auto"/>
            <w:bottom w:val="none" w:sz="0" w:space="0" w:color="auto"/>
            <w:right w:val="none" w:sz="0" w:space="0" w:color="auto"/>
          </w:divBdr>
        </w:div>
        <w:div w:id="1779447453">
          <w:marLeft w:val="480"/>
          <w:marRight w:val="0"/>
          <w:marTop w:val="0"/>
          <w:marBottom w:val="0"/>
          <w:divBdr>
            <w:top w:val="none" w:sz="0" w:space="0" w:color="auto"/>
            <w:left w:val="none" w:sz="0" w:space="0" w:color="auto"/>
            <w:bottom w:val="none" w:sz="0" w:space="0" w:color="auto"/>
            <w:right w:val="none" w:sz="0" w:space="0" w:color="auto"/>
          </w:divBdr>
        </w:div>
        <w:div w:id="936332076">
          <w:marLeft w:val="480"/>
          <w:marRight w:val="0"/>
          <w:marTop w:val="0"/>
          <w:marBottom w:val="0"/>
          <w:divBdr>
            <w:top w:val="none" w:sz="0" w:space="0" w:color="auto"/>
            <w:left w:val="none" w:sz="0" w:space="0" w:color="auto"/>
            <w:bottom w:val="none" w:sz="0" w:space="0" w:color="auto"/>
            <w:right w:val="none" w:sz="0" w:space="0" w:color="auto"/>
          </w:divBdr>
        </w:div>
        <w:div w:id="1730304896">
          <w:marLeft w:val="480"/>
          <w:marRight w:val="0"/>
          <w:marTop w:val="0"/>
          <w:marBottom w:val="0"/>
          <w:divBdr>
            <w:top w:val="none" w:sz="0" w:space="0" w:color="auto"/>
            <w:left w:val="none" w:sz="0" w:space="0" w:color="auto"/>
            <w:bottom w:val="none" w:sz="0" w:space="0" w:color="auto"/>
            <w:right w:val="none" w:sz="0" w:space="0" w:color="auto"/>
          </w:divBdr>
        </w:div>
        <w:div w:id="1319504766">
          <w:marLeft w:val="480"/>
          <w:marRight w:val="0"/>
          <w:marTop w:val="0"/>
          <w:marBottom w:val="0"/>
          <w:divBdr>
            <w:top w:val="none" w:sz="0" w:space="0" w:color="auto"/>
            <w:left w:val="none" w:sz="0" w:space="0" w:color="auto"/>
            <w:bottom w:val="none" w:sz="0" w:space="0" w:color="auto"/>
            <w:right w:val="none" w:sz="0" w:space="0" w:color="auto"/>
          </w:divBdr>
        </w:div>
        <w:div w:id="1929580412">
          <w:marLeft w:val="480"/>
          <w:marRight w:val="0"/>
          <w:marTop w:val="0"/>
          <w:marBottom w:val="0"/>
          <w:divBdr>
            <w:top w:val="none" w:sz="0" w:space="0" w:color="auto"/>
            <w:left w:val="none" w:sz="0" w:space="0" w:color="auto"/>
            <w:bottom w:val="none" w:sz="0" w:space="0" w:color="auto"/>
            <w:right w:val="none" w:sz="0" w:space="0" w:color="auto"/>
          </w:divBdr>
        </w:div>
        <w:div w:id="562059402">
          <w:marLeft w:val="480"/>
          <w:marRight w:val="0"/>
          <w:marTop w:val="0"/>
          <w:marBottom w:val="0"/>
          <w:divBdr>
            <w:top w:val="none" w:sz="0" w:space="0" w:color="auto"/>
            <w:left w:val="none" w:sz="0" w:space="0" w:color="auto"/>
            <w:bottom w:val="none" w:sz="0" w:space="0" w:color="auto"/>
            <w:right w:val="none" w:sz="0" w:space="0" w:color="auto"/>
          </w:divBdr>
        </w:div>
        <w:div w:id="1406102365">
          <w:marLeft w:val="480"/>
          <w:marRight w:val="0"/>
          <w:marTop w:val="0"/>
          <w:marBottom w:val="0"/>
          <w:divBdr>
            <w:top w:val="none" w:sz="0" w:space="0" w:color="auto"/>
            <w:left w:val="none" w:sz="0" w:space="0" w:color="auto"/>
            <w:bottom w:val="none" w:sz="0" w:space="0" w:color="auto"/>
            <w:right w:val="none" w:sz="0" w:space="0" w:color="auto"/>
          </w:divBdr>
        </w:div>
        <w:div w:id="1738548977">
          <w:marLeft w:val="480"/>
          <w:marRight w:val="0"/>
          <w:marTop w:val="0"/>
          <w:marBottom w:val="0"/>
          <w:divBdr>
            <w:top w:val="none" w:sz="0" w:space="0" w:color="auto"/>
            <w:left w:val="none" w:sz="0" w:space="0" w:color="auto"/>
            <w:bottom w:val="none" w:sz="0" w:space="0" w:color="auto"/>
            <w:right w:val="none" w:sz="0" w:space="0" w:color="auto"/>
          </w:divBdr>
        </w:div>
        <w:div w:id="131602645">
          <w:marLeft w:val="480"/>
          <w:marRight w:val="0"/>
          <w:marTop w:val="0"/>
          <w:marBottom w:val="0"/>
          <w:divBdr>
            <w:top w:val="none" w:sz="0" w:space="0" w:color="auto"/>
            <w:left w:val="none" w:sz="0" w:space="0" w:color="auto"/>
            <w:bottom w:val="none" w:sz="0" w:space="0" w:color="auto"/>
            <w:right w:val="none" w:sz="0" w:space="0" w:color="auto"/>
          </w:divBdr>
        </w:div>
        <w:div w:id="537426342">
          <w:marLeft w:val="480"/>
          <w:marRight w:val="0"/>
          <w:marTop w:val="0"/>
          <w:marBottom w:val="0"/>
          <w:divBdr>
            <w:top w:val="none" w:sz="0" w:space="0" w:color="auto"/>
            <w:left w:val="none" w:sz="0" w:space="0" w:color="auto"/>
            <w:bottom w:val="none" w:sz="0" w:space="0" w:color="auto"/>
            <w:right w:val="none" w:sz="0" w:space="0" w:color="auto"/>
          </w:divBdr>
        </w:div>
        <w:div w:id="321467909">
          <w:marLeft w:val="480"/>
          <w:marRight w:val="0"/>
          <w:marTop w:val="0"/>
          <w:marBottom w:val="0"/>
          <w:divBdr>
            <w:top w:val="none" w:sz="0" w:space="0" w:color="auto"/>
            <w:left w:val="none" w:sz="0" w:space="0" w:color="auto"/>
            <w:bottom w:val="none" w:sz="0" w:space="0" w:color="auto"/>
            <w:right w:val="none" w:sz="0" w:space="0" w:color="auto"/>
          </w:divBdr>
        </w:div>
        <w:div w:id="3483105">
          <w:marLeft w:val="480"/>
          <w:marRight w:val="0"/>
          <w:marTop w:val="0"/>
          <w:marBottom w:val="0"/>
          <w:divBdr>
            <w:top w:val="none" w:sz="0" w:space="0" w:color="auto"/>
            <w:left w:val="none" w:sz="0" w:space="0" w:color="auto"/>
            <w:bottom w:val="none" w:sz="0" w:space="0" w:color="auto"/>
            <w:right w:val="none" w:sz="0" w:space="0" w:color="auto"/>
          </w:divBdr>
        </w:div>
        <w:div w:id="1099956475">
          <w:marLeft w:val="480"/>
          <w:marRight w:val="0"/>
          <w:marTop w:val="0"/>
          <w:marBottom w:val="0"/>
          <w:divBdr>
            <w:top w:val="none" w:sz="0" w:space="0" w:color="auto"/>
            <w:left w:val="none" w:sz="0" w:space="0" w:color="auto"/>
            <w:bottom w:val="none" w:sz="0" w:space="0" w:color="auto"/>
            <w:right w:val="none" w:sz="0" w:space="0" w:color="auto"/>
          </w:divBdr>
        </w:div>
        <w:div w:id="617878494">
          <w:marLeft w:val="480"/>
          <w:marRight w:val="0"/>
          <w:marTop w:val="0"/>
          <w:marBottom w:val="0"/>
          <w:divBdr>
            <w:top w:val="none" w:sz="0" w:space="0" w:color="auto"/>
            <w:left w:val="none" w:sz="0" w:space="0" w:color="auto"/>
            <w:bottom w:val="none" w:sz="0" w:space="0" w:color="auto"/>
            <w:right w:val="none" w:sz="0" w:space="0" w:color="auto"/>
          </w:divBdr>
        </w:div>
        <w:div w:id="1219442126">
          <w:marLeft w:val="480"/>
          <w:marRight w:val="0"/>
          <w:marTop w:val="0"/>
          <w:marBottom w:val="0"/>
          <w:divBdr>
            <w:top w:val="none" w:sz="0" w:space="0" w:color="auto"/>
            <w:left w:val="none" w:sz="0" w:space="0" w:color="auto"/>
            <w:bottom w:val="none" w:sz="0" w:space="0" w:color="auto"/>
            <w:right w:val="none" w:sz="0" w:space="0" w:color="auto"/>
          </w:divBdr>
        </w:div>
        <w:div w:id="616136058">
          <w:marLeft w:val="480"/>
          <w:marRight w:val="0"/>
          <w:marTop w:val="0"/>
          <w:marBottom w:val="0"/>
          <w:divBdr>
            <w:top w:val="none" w:sz="0" w:space="0" w:color="auto"/>
            <w:left w:val="none" w:sz="0" w:space="0" w:color="auto"/>
            <w:bottom w:val="none" w:sz="0" w:space="0" w:color="auto"/>
            <w:right w:val="none" w:sz="0" w:space="0" w:color="auto"/>
          </w:divBdr>
        </w:div>
        <w:div w:id="1815757942">
          <w:marLeft w:val="480"/>
          <w:marRight w:val="0"/>
          <w:marTop w:val="0"/>
          <w:marBottom w:val="0"/>
          <w:divBdr>
            <w:top w:val="none" w:sz="0" w:space="0" w:color="auto"/>
            <w:left w:val="none" w:sz="0" w:space="0" w:color="auto"/>
            <w:bottom w:val="none" w:sz="0" w:space="0" w:color="auto"/>
            <w:right w:val="none" w:sz="0" w:space="0" w:color="auto"/>
          </w:divBdr>
        </w:div>
        <w:div w:id="2133015160">
          <w:marLeft w:val="480"/>
          <w:marRight w:val="0"/>
          <w:marTop w:val="0"/>
          <w:marBottom w:val="0"/>
          <w:divBdr>
            <w:top w:val="none" w:sz="0" w:space="0" w:color="auto"/>
            <w:left w:val="none" w:sz="0" w:space="0" w:color="auto"/>
            <w:bottom w:val="none" w:sz="0" w:space="0" w:color="auto"/>
            <w:right w:val="none" w:sz="0" w:space="0" w:color="auto"/>
          </w:divBdr>
        </w:div>
        <w:div w:id="891845458">
          <w:marLeft w:val="480"/>
          <w:marRight w:val="0"/>
          <w:marTop w:val="0"/>
          <w:marBottom w:val="0"/>
          <w:divBdr>
            <w:top w:val="none" w:sz="0" w:space="0" w:color="auto"/>
            <w:left w:val="none" w:sz="0" w:space="0" w:color="auto"/>
            <w:bottom w:val="none" w:sz="0" w:space="0" w:color="auto"/>
            <w:right w:val="none" w:sz="0" w:space="0" w:color="auto"/>
          </w:divBdr>
        </w:div>
      </w:divsChild>
    </w:div>
    <w:div w:id="533468943">
      <w:bodyDiv w:val="1"/>
      <w:marLeft w:val="0"/>
      <w:marRight w:val="0"/>
      <w:marTop w:val="0"/>
      <w:marBottom w:val="0"/>
      <w:divBdr>
        <w:top w:val="none" w:sz="0" w:space="0" w:color="auto"/>
        <w:left w:val="none" w:sz="0" w:space="0" w:color="auto"/>
        <w:bottom w:val="none" w:sz="0" w:space="0" w:color="auto"/>
        <w:right w:val="none" w:sz="0" w:space="0" w:color="auto"/>
      </w:divBdr>
      <w:divsChild>
        <w:div w:id="564266076">
          <w:marLeft w:val="480"/>
          <w:marRight w:val="0"/>
          <w:marTop w:val="0"/>
          <w:marBottom w:val="0"/>
          <w:divBdr>
            <w:top w:val="none" w:sz="0" w:space="0" w:color="auto"/>
            <w:left w:val="none" w:sz="0" w:space="0" w:color="auto"/>
            <w:bottom w:val="none" w:sz="0" w:space="0" w:color="auto"/>
            <w:right w:val="none" w:sz="0" w:space="0" w:color="auto"/>
          </w:divBdr>
        </w:div>
        <w:div w:id="1015574724">
          <w:marLeft w:val="480"/>
          <w:marRight w:val="0"/>
          <w:marTop w:val="0"/>
          <w:marBottom w:val="0"/>
          <w:divBdr>
            <w:top w:val="none" w:sz="0" w:space="0" w:color="auto"/>
            <w:left w:val="none" w:sz="0" w:space="0" w:color="auto"/>
            <w:bottom w:val="none" w:sz="0" w:space="0" w:color="auto"/>
            <w:right w:val="none" w:sz="0" w:space="0" w:color="auto"/>
          </w:divBdr>
        </w:div>
        <w:div w:id="849685664">
          <w:marLeft w:val="480"/>
          <w:marRight w:val="0"/>
          <w:marTop w:val="0"/>
          <w:marBottom w:val="0"/>
          <w:divBdr>
            <w:top w:val="none" w:sz="0" w:space="0" w:color="auto"/>
            <w:left w:val="none" w:sz="0" w:space="0" w:color="auto"/>
            <w:bottom w:val="none" w:sz="0" w:space="0" w:color="auto"/>
            <w:right w:val="none" w:sz="0" w:space="0" w:color="auto"/>
          </w:divBdr>
        </w:div>
        <w:div w:id="447361366">
          <w:marLeft w:val="480"/>
          <w:marRight w:val="0"/>
          <w:marTop w:val="0"/>
          <w:marBottom w:val="0"/>
          <w:divBdr>
            <w:top w:val="none" w:sz="0" w:space="0" w:color="auto"/>
            <w:left w:val="none" w:sz="0" w:space="0" w:color="auto"/>
            <w:bottom w:val="none" w:sz="0" w:space="0" w:color="auto"/>
            <w:right w:val="none" w:sz="0" w:space="0" w:color="auto"/>
          </w:divBdr>
        </w:div>
        <w:div w:id="1187207947">
          <w:marLeft w:val="480"/>
          <w:marRight w:val="0"/>
          <w:marTop w:val="0"/>
          <w:marBottom w:val="0"/>
          <w:divBdr>
            <w:top w:val="none" w:sz="0" w:space="0" w:color="auto"/>
            <w:left w:val="none" w:sz="0" w:space="0" w:color="auto"/>
            <w:bottom w:val="none" w:sz="0" w:space="0" w:color="auto"/>
            <w:right w:val="none" w:sz="0" w:space="0" w:color="auto"/>
          </w:divBdr>
        </w:div>
        <w:div w:id="1349872041">
          <w:marLeft w:val="480"/>
          <w:marRight w:val="0"/>
          <w:marTop w:val="0"/>
          <w:marBottom w:val="0"/>
          <w:divBdr>
            <w:top w:val="none" w:sz="0" w:space="0" w:color="auto"/>
            <w:left w:val="none" w:sz="0" w:space="0" w:color="auto"/>
            <w:bottom w:val="none" w:sz="0" w:space="0" w:color="auto"/>
            <w:right w:val="none" w:sz="0" w:space="0" w:color="auto"/>
          </w:divBdr>
        </w:div>
        <w:div w:id="373894894">
          <w:marLeft w:val="480"/>
          <w:marRight w:val="0"/>
          <w:marTop w:val="0"/>
          <w:marBottom w:val="0"/>
          <w:divBdr>
            <w:top w:val="none" w:sz="0" w:space="0" w:color="auto"/>
            <w:left w:val="none" w:sz="0" w:space="0" w:color="auto"/>
            <w:bottom w:val="none" w:sz="0" w:space="0" w:color="auto"/>
            <w:right w:val="none" w:sz="0" w:space="0" w:color="auto"/>
          </w:divBdr>
        </w:div>
        <w:div w:id="2077581993">
          <w:marLeft w:val="480"/>
          <w:marRight w:val="0"/>
          <w:marTop w:val="0"/>
          <w:marBottom w:val="0"/>
          <w:divBdr>
            <w:top w:val="none" w:sz="0" w:space="0" w:color="auto"/>
            <w:left w:val="none" w:sz="0" w:space="0" w:color="auto"/>
            <w:bottom w:val="none" w:sz="0" w:space="0" w:color="auto"/>
            <w:right w:val="none" w:sz="0" w:space="0" w:color="auto"/>
          </w:divBdr>
        </w:div>
        <w:div w:id="573665169">
          <w:marLeft w:val="480"/>
          <w:marRight w:val="0"/>
          <w:marTop w:val="0"/>
          <w:marBottom w:val="0"/>
          <w:divBdr>
            <w:top w:val="none" w:sz="0" w:space="0" w:color="auto"/>
            <w:left w:val="none" w:sz="0" w:space="0" w:color="auto"/>
            <w:bottom w:val="none" w:sz="0" w:space="0" w:color="auto"/>
            <w:right w:val="none" w:sz="0" w:space="0" w:color="auto"/>
          </w:divBdr>
        </w:div>
        <w:div w:id="854347089">
          <w:marLeft w:val="480"/>
          <w:marRight w:val="0"/>
          <w:marTop w:val="0"/>
          <w:marBottom w:val="0"/>
          <w:divBdr>
            <w:top w:val="none" w:sz="0" w:space="0" w:color="auto"/>
            <w:left w:val="none" w:sz="0" w:space="0" w:color="auto"/>
            <w:bottom w:val="none" w:sz="0" w:space="0" w:color="auto"/>
            <w:right w:val="none" w:sz="0" w:space="0" w:color="auto"/>
          </w:divBdr>
        </w:div>
        <w:div w:id="835416027">
          <w:marLeft w:val="480"/>
          <w:marRight w:val="0"/>
          <w:marTop w:val="0"/>
          <w:marBottom w:val="0"/>
          <w:divBdr>
            <w:top w:val="none" w:sz="0" w:space="0" w:color="auto"/>
            <w:left w:val="none" w:sz="0" w:space="0" w:color="auto"/>
            <w:bottom w:val="none" w:sz="0" w:space="0" w:color="auto"/>
            <w:right w:val="none" w:sz="0" w:space="0" w:color="auto"/>
          </w:divBdr>
        </w:div>
        <w:div w:id="1581065447">
          <w:marLeft w:val="480"/>
          <w:marRight w:val="0"/>
          <w:marTop w:val="0"/>
          <w:marBottom w:val="0"/>
          <w:divBdr>
            <w:top w:val="none" w:sz="0" w:space="0" w:color="auto"/>
            <w:left w:val="none" w:sz="0" w:space="0" w:color="auto"/>
            <w:bottom w:val="none" w:sz="0" w:space="0" w:color="auto"/>
            <w:right w:val="none" w:sz="0" w:space="0" w:color="auto"/>
          </w:divBdr>
        </w:div>
        <w:div w:id="1351179511">
          <w:marLeft w:val="480"/>
          <w:marRight w:val="0"/>
          <w:marTop w:val="0"/>
          <w:marBottom w:val="0"/>
          <w:divBdr>
            <w:top w:val="none" w:sz="0" w:space="0" w:color="auto"/>
            <w:left w:val="none" w:sz="0" w:space="0" w:color="auto"/>
            <w:bottom w:val="none" w:sz="0" w:space="0" w:color="auto"/>
            <w:right w:val="none" w:sz="0" w:space="0" w:color="auto"/>
          </w:divBdr>
        </w:div>
        <w:div w:id="507792762">
          <w:marLeft w:val="480"/>
          <w:marRight w:val="0"/>
          <w:marTop w:val="0"/>
          <w:marBottom w:val="0"/>
          <w:divBdr>
            <w:top w:val="none" w:sz="0" w:space="0" w:color="auto"/>
            <w:left w:val="none" w:sz="0" w:space="0" w:color="auto"/>
            <w:bottom w:val="none" w:sz="0" w:space="0" w:color="auto"/>
            <w:right w:val="none" w:sz="0" w:space="0" w:color="auto"/>
          </w:divBdr>
        </w:div>
        <w:div w:id="1855991247">
          <w:marLeft w:val="480"/>
          <w:marRight w:val="0"/>
          <w:marTop w:val="0"/>
          <w:marBottom w:val="0"/>
          <w:divBdr>
            <w:top w:val="none" w:sz="0" w:space="0" w:color="auto"/>
            <w:left w:val="none" w:sz="0" w:space="0" w:color="auto"/>
            <w:bottom w:val="none" w:sz="0" w:space="0" w:color="auto"/>
            <w:right w:val="none" w:sz="0" w:space="0" w:color="auto"/>
          </w:divBdr>
        </w:div>
        <w:div w:id="1779131527">
          <w:marLeft w:val="480"/>
          <w:marRight w:val="0"/>
          <w:marTop w:val="0"/>
          <w:marBottom w:val="0"/>
          <w:divBdr>
            <w:top w:val="none" w:sz="0" w:space="0" w:color="auto"/>
            <w:left w:val="none" w:sz="0" w:space="0" w:color="auto"/>
            <w:bottom w:val="none" w:sz="0" w:space="0" w:color="auto"/>
            <w:right w:val="none" w:sz="0" w:space="0" w:color="auto"/>
          </w:divBdr>
        </w:div>
        <w:div w:id="806749581">
          <w:marLeft w:val="480"/>
          <w:marRight w:val="0"/>
          <w:marTop w:val="0"/>
          <w:marBottom w:val="0"/>
          <w:divBdr>
            <w:top w:val="none" w:sz="0" w:space="0" w:color="auto"/>
            <w:left w:val="none" w:sz="0" w:space="0" w:color="auto"/>
            <w:bottom w:val="none" w:sz="0" w:space="0" w:color="auto"/>
            <w:right w:val="none" w:sz="0" w:space="0" w:color="auto"/>
          </w:divBdr>
        </w:div>
        <w:div w:id="1947731115">
          <w:marLeft w:val="480"/>
          <w:marRight w:val="0"/>
          <w:marTop w:val="0"/>
          <w:marBottom w:val="0"/>
          <w:divBdr>
            <w:top w:val="none" w:sz="0" w:space="0" w:color="auto"/>
            <w:left w:val="none" w:sz="0" w:space="0" w:color="auto"/>
            <w:bottom w:val="none" w:sz="0" w:space="0" w:color="auto"/>
            <w:right w:val="none" w:sz="0" w:space="0" w:color="auto"/>
          </w:divBdr>
        </w:div>
        <w:div w:id="539588077">
          <w:marLeft w:val="480"/>
          <w:marRight w:val="0"/>
          <w:marTop w:val="0"/>
          <w:marBottom w:val="0"/>
          <w:divBdr>
            <w:top w:val="none" w:sz="0" w:space="0" w:color="auto"/>
            <w:left w:val="none" w:sz="0" w:space="0" w:color="auto"/>
            <w:bottom w:val="none" w:sz="0" w:space="0" w:color="auto"/>
            <w:right w:val="none" w:sz="0" w:space="0" w:color="auto"/>
          </w:divBdr>
        </w:div>
        <w:div w:id="940840992">
          <w:marLeft w:val="480"/>
          <w:marRight w:val="0"/>
          <w:marTop w:val="0"/>
          <w:marBottom w:val="0"/>
          <w:divBdr>
            <w:top w:val="none" w:sz="0" w:space="0" w:color="auto"/>
            <w:left w:val="none" w:sz="0" w:space="0" w:color="auto"/>
            <w:bottom w:val="none" w:sz="0" w:space="0" w:color="auto"/>
            <w:right w:val="none" w:sz="0" w:space="0" w:color="auto"/>
          </w:divBdr>
        </w:div>
        <w:div w:id="9376989">
          <w:marLeft w:val="480"/>
          <w:marRight w:val="0"/>
          <w:marTop w:val="0"/>
          <w:marBottom w:val="0"/>
          <w:divBdr>
            <w:top w:val="none" w:sz="0" w:space="0" w:color="auto"/>
            <w:left w:val="none" w:sz="0" w:space="0" w:color="auto"/>
            <w:bottom w:val="none" w:sz="0" w:space="0" w:color="auto"/>
            <w:right w:val="none" w:sz="0" w:space="0" w:color="auto"/>
          </w:divBdr>
        </w:div>
        <w:div w:id="1702507657">
          <w:marLeft w:val="480"/>
          <w:marRight w:val="0"/>
          <w:marTop w:val="0"/>
          <w:marBottom w:val="0"/>
          <w:divBdr>
            <w:top w:val="none" w:sz="0" w:space="0" w:color="auto"/>
            <w:left w:val="none" w:sz="0" w:space="0" w:color="auto"/>
            <w:bottom w:val="none" w:sz="0" w:space="0" w:color="auto"/>
            <w:right w:val="none" w:sz="0" w:space="0" w:color="auto"/>
          </w:divBdr>
        </w:div>
        <w:div w:id="252858929">
          <w:marLeft w:val="480"/>
          <w:marRight w:val="0"/>
          <w:marTop w:val="0"/>
          <w:marBottom w:val="0"/>
          <w:divBdr>
            <w:top w:val="none" w:sz="0" w:space="0" w:color="auto"/>
            <w:left w:val="none" w:sz="0" w:space="0" w:color="auto"/>
            <w:bottom w:val="none" w:sz="0" w:space="0" w:color="auto"/>
            <w:right w:val="none" w:sz="0" w:space="0" w:color="auto"/>
          </w:divBdr>
        </w:div>
        <w:div w:id="1274357762">
          <w:marLeft w:val="480"/>
          <w:marRight w:val="0"/>
          <w:marTop w:val="0"/>
          <w:marBottom w:val="0"/>
          <w:divBdr>
            <w:top w:val="none" w:sz="0" w:space="0" w:color="auto"/>
            <w:left w:val="none" w:sz="0" w:space="0" w:color="auto"/>
            <w:bottom w:val="none" w:sz="0" w:space="0" w:color="auto"/>
            <w:right w:val="none" w:sz="0" w:space="0" w:color="auto"/>
          </w:divBdr>
        </w:div>
        <w:div w:id="1734507108">
          <w:marLeft w:val="480"/>
          <w:marRight w:val="0"/>
          <w:marTop w:val="0"/>
          <w:marBottom w:val="0"/>
          <w:divBdr>
            <w:top w:val="none" w:sz="0" w:space="0" w:color="auto"/>
            <w:left w:val="none" w:sz="0" w:space="0" w:color="auto"/>
            <w:bottom w:val="none" w:sz="0" w:space="0" w:color="auto"/>
            <w:right w:val="none" w:sz="0" w:space="0" w:color="auto"/>
          </w:divBdr>
        </w:div>
        <w:div w:id="1806005273">
          <w:marLeft w:val="480"/>
          <w:marRight w:val="0"/>
          <w:marTop w:val="0"/>
          <w:marBottom w:val="0"/>
          <w:divBdr>
            <w:top w:val="none" w:sz="0" w:space="0" w:color="auto"/>
            <w:left w:val="none" w:sz="0" w:space="0" w:color="auto"/>
            <w:bottom w:val="none" w:sz="0" w:space="0" w:color="auto"/>
            <w:right w:val="none" w:sz="0" w:space="0" w:color="auto"/>
          </w:divBdr>
        </w:div>
        <w:div w:id="468672467">
          <w:marLeft w:val="480"/>
          <w:marRight w:val="0"/>
          <w:marTop w:val="0"/>
          <w:marBottom w:val="0"/>
          <w:divBdr>
            <w:top w:val="none" w:sz="0" w:space="0" w:color="auto"/>
            <w:left w:val="none" w:sz="0" w:space="0" w:color="auto"/>
            <w:bottom w:val="none" w:sz="0" w:space="0" w:color="auto"/>
            <w:right w:val="none" w:sz="0" w:space="0" w:color="auto"/>
          </w:divBdr>
        </w:div>
        <w:div w:id="910653482">
          <w:marLeft w:val="480"/>
          <w:marRight w:val="0"/>
          <w:marTop w:val="0"/>
          <w:marBottom w:val="0"/>
          <w:divBdr>
            <w:top w:val="none" w:sz="0" w:space="0" w:color="auto"/>
            <w:left w:val="none" w:sz="0" w:space="0" w:color="auto"/>
            <w:bottom w:val="none" w:sz="0" w:space="0" w:color="auto"/>
            <w:right w:val="none" w:sz="0" w:space="0" w:color="auto"/>
          </w:divBdr>
        </w:div>
        <w:div w:id="146016086">
          <w:marLeft w:val="480"/>
          <w:marRight w:val="0"/>
          <w:marTop w:val="0"/>
          <w:marBottom w:val="0"/>
          <w:divBdr>
            <w:top w:val="none" w:sz="0" w:space="0" w:color="auto"/>
            <w:left w:val="none" w:sz="0" w:space="0" w:color="auto"/>
            <w:bottom w:val="none" w:sz="0" w:space="0" w:color="auto"/>
            <w:right w:val="none" w:sz="0" w:space="0" w:color="auto"/>
          </w:divBdr>
        </w:div>
        <w:div w:id="2061509446">
          <w:marLeft w:val="480"/>
          <w:marRight w:val="0"/>
          <w:marTop w:val="0"/>
          <w:marBottom w:val="0"/>
          <w:divBdr>
            <w:top w:val="none" w:sz="0" w:space="0" w:color="auto"/>
            <w:left w:val="none" w:sz="0" w:space="0" w:color="auto"/>
            <w:bottom w:val="none" w:sz="0" w:space="0" w:color="auto"/>
            <w:right w:val="none" w:sz="0" w:space="0" w:color="auto"/>
          </w:divBdr>
        </w:div>
        <w:div w:id="1158884348">
          <w:marLeft w:val="480"/>
          <w:marRight w:val="0"/>
          <w:marTop w:val="0"/>
          <w:marBottom w:val="0"/>
          <w:divBdr>
            <w:top w:val="none" w:sz="0" w:space="0" w:color="auto"/>
            <w:left w:val="none" w:sz="0" w:space="0" w:color="auto"/>
            <w:bottom w:val="none" w:sz="0" w:space="0" w:color="auto"/>
            <w:right w:val="none" w:sz="0" w:space="0" w:color="auto"/>
          </w:divBdr>
        </w:div>
        <w:div w:id="1887255912">
          <w:marLeft w:val="480"/>
          <w:marRight w:val="0"/>
          <w:marTop w:val="0"/>
          <w:marBottom w:val="0"/>
          <w:divBdr>
            <w:top w:val="none" w:sz="0" w:space="0" w:color="auto"/>
            <w:left w:val="none" w:sz="0" w:space="0" w:color="auto"/>
            <w:bottom w:val="none" w:sz="0" w:space="0" w:color="auto"/>
            <w:right w:val="none" w:sz="0" w:space="0" w:color="auto"/>
          </w:divBdr>
        </w:div>
        <w:div w:id="1559314767">
          <w:marLeft w:val="480"/>
          <w:marRight w:val="0"/>
          <w:marTop w:val="0"/>
          <w:marBottom w:val="0"/>
          <w:divBdr>
            <w:top w:val="none" w:sz="0" w:space="0" w:color="auto"/>
            <w:left w:val="none" w:sz="0" w:space="0" w:color="auto"/>
            <w:bottom w:val="none" w:sz="0" w:space="0" w:color="auto"/>
            <w:right w:val="none" w:sz="0" w:space="0" w:color="auto"/>
          </w:divBdr>
        </w:div>
        <w:div w:id="523523420">
          <w:marLeft w:val="480"/>
          <w:marRight w:val="0"/>
          <w:marTop w:val="0"/>
          <w:marBottom w:val="0"/>
          <w:divBdr>
            <w:top w:val="none" w:sz="0" w:space="0" w:color="auto"/>
            <w:left w:val="none" w:sz="0" w:space="0" w:color="auto"/>
            <w:bottom w:val="none" w:sz="0" w:space="0" w:color="auto"/>
            <w:right w:val="none" w:sz="0" w:space="0" w:color="auto"/>
          </w:divBdr>
        </w:div>
        <w:div w:id="1469393907">
          <w:marLeft w:val="480"/>
          <w:marRight w:val="0"/>
          <w:marTop w:val="0"/>
          <w:marBottom w:val="0"/>
          <w:divBdr>
            <w:top w:val="none" w:sz="0" w:space="0" w:color="auto"/>
            <w:left w:val="none" w:sz="0" w:space="0" w:color="auto"/>
            <w:bottom w:val="none" w:sz="0" w:space="0" w:color="auto"/>
            <w:right w:val="none" w:sz="0" w:space="0" w:color="auto"/>
          </w:divBdr>
        </w:div>
        <w:div w:id="531768886">
          <w:marLeft w:val="480"/>
          <w:marRight w:val="0"/>
          <w:marTop w:val="0"/>
          <w:marBottom w:val="0"/>
          <w:divBdr>
            <w:top w:val="none" w:sz="0" w:space="0" w:color="auto"/>
            <w:left w:val="none" w:sz="0" w:space="0" w:color="auto"/>
            <w:bottom w:val="none" w:sz="0" w:space="0" w:color="auto"/>
            <w:right w:val="none" w:sz="0" w:space="0" w:color="auto"/>
          </w:divBdr>
        </w:div>
        <w:div w:id="1937403757">
          <w:marLeft w:val="480"/>
          <w:marRight w:val="0"/>
          <w:marTop w:val="0"/>
          <w:marBottom w:val="0"/>
          <w:divBdr>
            <w:top w:val="none" w:sz="0" w:space="0" w:color="auto"/>
            <w:left w:val="none" w:sz="0" w:space="0" w:color="auto"/>
            <w:bottom w:val="none" w:sz="0" w:space="0" w:color="auto"/>
            <w:right w:val="none" w:sz="0" w:space="0" w:color="auto"/>
          </w:divBdr>
        </w:div>
        <w:div w:id="1258632981">
          <w:marLeft w:val="480"/>
          <w:marRight w:val="0"/>
          <w:marTop w:val="0"/>
          <w:marBottom w:val="0"/>
          <w:divBdr>
            <w:top w:val="none" w:sz="0" w:space="0" w:color="auto"/>
            <w:left w:val="none" w:sz="0" w:space="0" w:color="auto"/>
            <w:bottom w:val="none" w:sz="0" w:space="0" w:color="auto"/>
            <w:right w:val="none" w:sz="0" w:space="0" w:color="auto"/>
          </w:divBdr>
        </w:div>
        <w:div w:id="901870765">
          <w:marLeft w:val="480"/>
          <w:marRight w:val="0"/>
          <w:marTop w:val="0"/>
          <w:marBottom w:val="0"/>
          <w:divBdr>
            <w:top w:val="none" w:sz="0" w:space="0" w:color="auto"/>
            <w:left w:val="none" w:sz="0" w:space="0" w:color="auto"/>
            <w:bottom w:val="none" w:sz="0" w:space="0" w:color="auto"/>
            <w:right w:val="none" w:sz="0" w:space="0" w:color="auto"/>
          </w:divBdr>
        </w:div>
        <w:div w:id="1103376554">
          <w:marLeft w:val="480"/>
          <w:marRight w:val="0"/>
          <w:marTop w:val="0"/>
          <w:marBottom w:val="0"/>
          <w:divBdr>
            <w:top w:val="none" w:sz="0" w:space="0" w:color="auto"/>
            <w:left w:val="none" w:sz="0" w:space="0" w:color="auto"/>
            <w:bottom w:val="none" w:sz="0" w:space="0" w:color="auto"/>
            <w:right w:val="none" w:sz="0" w:space="0" w:color="auto"/>
          </w:divBdr>
        </w:div>
        <w:div w:id="2049790320">
          <w:marLeft w:val="480"/>
          <w:marRight w:val="0"/>
          <w:marTop w:val="0"/>
          <w:marBottom w:val="0"/>
          <w:divBdr>
            <w:top w:val="none" w:sz="0" w:space="0" w:color="auto"/>
            <w:left w:val="none" w:sz="0" w:space="0" w:color="auto"/>
            <w:bottom w:val="none" w:sz="0" w:space="0" w:color="auto"/>
            <w:right w:val="none" w:sz="0" w:space="0" w:color="auto"/>
          </w:divBdr>
        </w:div>
        <w:div w:id="1474055340">
          <w:marLeft w:val="480"/>
          <w:marRight w:val="0"/>
          <w:marTop w:val="0"/>
          <w:marBottom w:val="0"/>
          <w:divBdr>
            <w:top w:val="none" w:sz="0" w:space="0" w:color="auto"/>
            <w:left w:val="none" w:sz="0" w:space="0" w:color="auto"/>
            <w:bottom w:val="none" w:sz="0" w:space="0" w:color="auto"/>
            <w:right w:val="none" w:sz="0" w:space="0" w:color="auto"/>
          </w:divBdr>
        </w:div>
        <w:div w:id="275407442">
          <w:marLeft w:val="480"/>
          <w:marRight w:val="0"/>
          <w:marTop w:val="0"/>
          <w:marBottom w:val="0"/>
          <w:divBdr>
            <w:top w:val="none" w:sz="0" w:space="0" w:color="auto"/>
            <w:left w:val="none" w:sz="0" w:space="0" w:color="auto"/>
            <w:bottom w:val="none" w:sz="0" w:space="0" w:color="auto"/>
            <w:right w:val="none" w:sz="0" w:space="0" w:color="auto"/>
          </w:divBdr>
        </w:div>
        <w:div w:id="265887407">
          <w:marLeft w:val="480"/>
          <w:marRight w:val="0"/>
          <w:marTop w:val="0"/>
          <w:marBottom w:val="0"/>
          <w:divBdr>
            <w:top w:val="none" w:sz="0" w:space="0" w:color="auto"/>
            <w:left w:val="none" w:sz="0" w:space="0" w:color="auto"/>
            <w:bottom w:val="none" w:sz="0" w:space="0" w:color="auto"/>
            <w:right w:val="none" w:sz="0" w:space="0" w:color="auto"/>
          </w:divBdr>
        </w:div>
        <w:div w:id="564217636">
          <w:marLeft w:val="480"/>
          <w:marRight w:val="0"/>
          <w:marTop w:val="0"/>
          <w:marBottom w:val="0"/>
          <w:divBdr>
            <w:top w:val="none" w:sz="0" w:space="0" w:color="auto"/>
            <w:left w:val="none" w:sz="0" w:space="0" w:color="auto"/>
            <w:bottom w:val="none" w:sz="0" w:space="0" w:color="auto"/>
            <w:right w:val="none" w:sz="0" w:space="0" w:color="auto"/>
          </w:divBdr>
        </w:div>
        <w:div w:id="1002975007">
          <w:marLeft w:val="480"/>
          <w:marRight w:val="0"/>
          <w:marTop w:val="0"/>
          <w:marBottom w:val="0"/>
          <w:divBdr>
            <w:top w:val="none" w:sz="0" w:space="0" w:color="auto"/>
            <w:left w:val="none" w:sz="0" w:space="0" w:color="auto"/>
            <w:bottom w:val="none" w:sz="0" w:space="0" w:color="auto"/>
            <w:right w:val="none" w:sz="0" w:space="0" w:color="auto"/>
          </w:divBdr>
        </w:div>
        <w:div w:id="1269192636">
          <w:marLeft w:val="480"/>
          <w:marRight w:val="0"/>
          <w:marTop w:val="0"/>
          <w:marBottom w:val="0"/>
          <w:divBdr>
            <w:top w:val="none" w:sz="0" w:space="0" w:color="auto"/>
            <w:left w:val="none" w:sz="0" w:space="0" w:color="auto"/>
            <w:bottom w:val="none" w:sz="0" w:space="0" w:color="auto"/>
            <w:right w:val="none" w:sz="0" w:space="0" w:color="auto"/>
          </w:divBdr>
        </w:div>
        <w:div w:id="1774741108">
          <w:marLeft w:val="480"/>
          <w:marRight w:val="0"/>
          <w:marTop w:val="0"/>
          <w:marBottom w:val="0"/>
          <w:divBdr>
            <w:top w:val="none" w:sz="0" w:space="0" w:color="auto"/>
            <w:left w:val="none" w:sz="0" w:space="0" w:color="auto"/>
            <w:bottom w:val="none" w:sz="0" w:space="0" w:color="auto"/>
            <w:right w:val="none" w:sz="0" w:space="0" w:color="auto"/>
          </w:divBdr>
        </w:div>
        <w:div w:id="339358866">
          <w:marLeft w:val="480"/>
          <w:marRight w:val="0"/>
          <w:marTop w:val="0"/>
          <w:marBottom w:val="0"/>
          <w:divBdr>
            <w:top w:val="none" w:sz="0" w:space="0" w:color="auto"/>
            <w:left w:val="none" w:sz="0" w:space="0" w:color="auto"/>
            <w:bottom w:val="none" w:sz="0" w:space="0" w:color="auto"/>
            <w:right w:val="none" w:sz="0" w:space="0" w:color="auto"/>
          </w:divBdr>
        </w:div>
        <w:div w:id="1448505995">
          <w:marLeft w:val="480"/>
          <w:marRight w:val="0"/>
          <w:marTop w:val="0"/>
          <w:marBottom w:val="0"/>
          <w:divBdr>
            <w:top w:val="none" w:sz="0" w:space="0" w:color="auto"/>
            <w:left w:val="none" w:sz="0" w:space="0" w:color="auto"/>
            <w:bottom w:val="none" w:sz="0" w:space="0" w:color="auto"/>
            <w:right w:val="none" w:sz="0" w:space="0" w:color="auto"/>
          </w:divBdr>
        </w:div>
        <w:div w:id="1973629825">
          <w:marLeft w:val="480"/>
          <w:marRight w:val="0"/>
          <w:marTop w:val="0"/>
          <w:marBottom w:val="0"/>
          <w:divBdr>
            <w:top w:val="none" w:sz="0" w:space="0" w:color="auto"/>
            <w:left w:val="none" w:sz="0" w:space="0" w:color="auto"/>
            <w:bottom w:val="none" w:sz="0" w:space="0" w:color="auto"/>
            <w:right w:val="none" w:sz="0" w:space="0" w:color="auto"/>
          </w:divBdr>
        </w:div>
        <w:div w:id="1725058418">
          <w:marLeft w:val="480"/>
          <w:marRight w:val="0"/>
          <w:marTop w:val="0"/>
          <w:marBottom w:val="0"/>
          <w:divBdr>
            <w:top w:val="none" w:sz="0" w:space="0" w:color="auto"/>
            <w:left w:val="none" w:sz="0" w:space="0" w:color="auto"/>
            <w:bottom w:val="none" w:sz="0" w:space="0" w:color="auto"/>
            <w:right w:val="none" w:sz="0" w:space="0" w:color="auto"/>
          </w:divBdr>
        </w:div>
        <w:div w:id="843132412">
          <w:marLeft w:val="480"/>
          <w:marRight w:val="0"/>
          <w:marTop w:val="0"/>
          <w:marBottom w:val="0"/>
          <w:divBdr>
            <w:top w:val="none" w:sz="0" w:space="0" w:color="auto"/>
            <w:left w:val="none" w:sz="0" w:space="0" w:color="auto"/>
            <w:bottom w:val="none" w:sz="0" w:space="0" w:color="auto"/>
            <w:right w:val="none" w:sz="0" w:space="0" w:color="auto"/>
          </w:divBdr>
        </w:div>
        <w:div w:id="562302407">
          <w:marLeft w:val="480"/>
          <w:marRight w:val="0"/>
          <w:marTop w:val="0"/>
          <w:marBottom w:val="0"/>
          <w:divBdr>
            <w:top w:val="none" w:sz="0" w:space="0" w:color="auto"/>
            <w:left w:val="none" w:sz="0" w:space="0" w:color="auto"/>
            <w:bottom w:val="none" w:sz="0" w:space="0" w:color="auto"/>
            <w:right w:val="none" w:sz="0" w:space="0" w:color="auto"/>
          </w:divBdr>
        </w:div>
        <w:div w:id="389114099">
          <w:marLeft w:val="480"/>
          <w:marRight w:val="0"/>
          <w:marTop w:val="0"/>
          <w:marBottom w:val="0"/>
          <w:divBdr>
            <w:top w:val="none" w:sz="0" w:space="0" w:color="auto"/>
            <w:left w:val="none" w:sz="0" w:space="0" w:color="auto"/>
            <w:bottom w:val="none" w:sz="0" w:space="0" w:color="auto"/>
            <w:right w:val="none" w:sz="0" w:space="0" w:color="auto"/>
          </w:divBdr>
        </w:div>
        <w:div w:id="1477185628">
          <w:marLeft w:val="480"/>
          <w:marRight w:val="0"/>
          <w:marTop w:val="0"/>
          <w:marBottom w:val="0"/>
          <w:divBdr>
            <w:top w:val="none" w:sz="0" w:space="0" w:color="auto"/>
            <w:left w:val="none" w:sz="0" w:space="0" w:color="auto"/>
            <w:bottom w:val="none" w:sz="0" w:space="0" w:color="auto"/>
            <w:right w:val="none" w:sz="0" w:space="0" w:color="auto"/>
          </w:divBdr>
        </w:div>
        <w:div w:id="738403299">
          <w:marLeft w:val="480"/>
          <w:marRight w:val="0"/>
          <w:marTop w:val="0"/>
          <w:marBottom w:val="0"/>
          <w:divBdr>
            <w:top w:val="none" w:sz="0" w:space="0" w:color="auto"/>
            <w:left w:val="none" w:sz="0" w:space="0" w:color="auto"/>
            <w:bottom w:val="none" w:sz="0" w:space="0" w:color="auto"/>
            <w:right w:val="none" w:sz="0" w:space="0" w:color="auto"/>
          </w:divBdr>
        </w:div>
        <w:div w:id="1586839292">
          <w:marLeft w:val="480"/>
          <w:marRight w:val="0"/>
          <w:marTop w:val="0"/>
          <w:marBottom w:val="0"/>
          <w:divBdr>
            <w:top w:val="none" w:sz="0" w:space="0" w:color="auto"/>
            <w:left w:val="none" w:sz="0" w:space="0" w:color="auto"/>
            <w:bottom w:val="none" w:sz="0" w:space="0" w:color="auto"/>
            <w:right w:val="none" w:sz="0" w:space="0" w:color="auto"/>
          </w:divBdr>
        </w:div>
        <w:div w:id="1399210286">
          <w:marLeft w:val="480"/>
          <w:marRight w:val="0"/>
          <w:marTop w:val="0"/>
          <w:marBottom w:val="0"/>
          <w:divBdr>
            <w:top w:val="none" w:sz="0" w:space="0" w:color="auto"/>
            <w:left w:val="none" w:sz="0" w:space="0" w:color="auto"/>
            <w:bottom w:val="none" w:sz="0" w:space="0" w:color="auto"/>
            <w:right w:val="none" w:sz="0" w:space="0" w:color="auto"/>
          </w:divBdr>
        </w:div>
        <w:div w:id="796147195">
          <w:marLeft w:val="480"/>
          <w:marRight w:val="0"/>
          <w:marTop w:val="0"/>
          <w:marBottom w:val="0"/>
          <w:divBdr>
            <w:top w:val="none" w:sz="0" w:space="0" w:color="auto"/>
            <w:left w:val="none" w:sz="0" w:space="0" w:color="auto"/>
            <w:bottom w:val="none" w:sz="0" w:space="0" w:color="auto"/>
            <w:right w:val="none" w:sz="0" w:space="0" w:color="auto"/>
          </w:divBdr>
        </w:div>
        <w:div w:id="1737585655">
          <w:marLeft w:val="480"/>
          <w:marRight w:val="0"/>
          <w:marTop w:val="0"/>
          <w:marBottom w:val="0"/>
          <w:divBdr>
            <w:top w:val="none" w:sz="0" w:space="0" w:color="auto"/>
            <w:left w:val="none" w:sz="0" w:space="0" w:color="auto"/>
            <w:bottom w:val="none" w:sz="0" w:space="0" w:color="auto"/>
            <w:right w:val="none" w:sz="0" w:space="0" w:color="auto"/>
          </w:divBdr>
        </w:div>
        <w:div w:id="22944831">
          <w:marLeft w:val="480"/>
          <w:marRight w:val="0"/>
          <w:marTop w:val="0"/>
          <w:marBottom w:val="0"/>
          <w:divBdr>
            <w:top w:val="none" w:sz="0" w:space="0" w:color="auto"/>
            <w:left w:val="none" w:sz="0" w:space="0" w:color="auto"/>
            <w:bottom w:val="none" w:sz="0" w:space="0" w:color="auto"/>
            <w:right w:val="none" w:sz="0" w:space="0" w:color="auto"/>
          </w:divBdr>
        </w:div>
        <w:div w:id="939878840">
          <w:marLeft w:val="480"/>
          <w:marRight w:val="0"/>
          <w:marTop w:val="0"/>
          <w:marBottom w:val="0"/>
          <w:divBdr>
            <w:top w:val="none" w:sz="0" w:space="0" w:color="auto"/>
            <w:left w:val="none" w:sz="0" w:space="0" w:color="auto"/>
            <w:bottom w:val="none" w:sz="0" w:space="0" w:color="auto"/>
            <w:right w:val="none" w:sz="0" w:space="0" w:color="auto"/>
          </w:divBdr>
        </w:div>
        <w:div w:id="1435134135">
          <w:marLeft w:val="480"/>
          <w:marRight w:val="0"/>
          <w:marTop w:val="0"/>
          <w:marBottom w:val="0"/>
          <w:divBdr>
            <w:top w:val="none" w:sz="0" w:space="0" w:color="auto"/>
            <w:left w:val="none" w:sz="0" w:space="0" w:color="auto"/>
            <w:bottom w:val="none" w:sz="0" w:space="0" w:color="auto"/>
            <w:right w:val="none" w:sz="0" w:space="0" w:color="auto"/>
          </w:divBdr>
        </w:div>
        <w:div w:id="1769079816">
          <w:marLeft w:val="480"/>
          <w:marRight w:val="0"/>
          <w:marTop w:val="0"/>
          <w:marBottom w:val="0"/>
          <w:divBdr>
            <w:top w:val="none" w:sz="0" w:space="0" w:color="auto"/>
            <w:left w:val="none" w:sz="0" w:space="0" w:color="auto"/>
            <w:bottom w:val="none" w:sz="0" w:space="0" w:color="auto"/>
            <w:right w:val="none" w:sz="0" w:space="0" w:color="auto"/>
          </w:divBdr>
        </w:div>
        <w:div w:id="713896224">
          <w:marLeft w:val="480"/>
          <w:marRight w:val="0"/>
          <w:marTop w:val="0"/>
          <w:marBottom w:val="0"/>
          <w:divBdr>
            <w:top w:val="none" w:sz="0" w:space="0" w:color="auto"/>
            <w:left w:val="none" w:sz="0" w:space="0" w:color="auto"/>
            <w:bottom w:val="none" w:sz="0" w:space="0" w:color="auto"/>
            <w:right w:val="none" w:sz="0" w:space="0" w:color="auto"/>
          </w:divBdr>
        </w:div>
        <w:div w:id="1101145194">
          <w:marLeft w:val="480"/>
          <w:marRight w:val="0"/>
          <w:marTop w:val="0"/>
          <w:marBottom w:val="0"/>
          <w:divBdr>
            <w:top w:val="none" w:sz="0" w:space="0" w:color="auto"/>
            <w:left w:val="none" w:sz="0" w:space="0" w:color="auto"/>
            <w:bottom w:val="none" w:sz="0" w:space="0" w:color="auto"/>
            <w:right w:val="none" w:sz="0" w:space="0" w:color="auto"/>
          </w:divBdr>
        </w:div>
        <w:div w:id="17198225">
          <w:marLeft w:val="480"/>
          <w:marRight w:val="0"/>
          <w:marTop w:val="0"/>
          <w:marBottom w:val="0"/>
          <w:divBdr>
            <w:top w:val="none" w:sz="0" w:space="0" w:color="auto"/>
            <w:left w:val="none" w:sz="0" w:space="0" w:color="auto"/>
            <w:bottom w:val="none" w:sz="0" w:space="0" w:color="auto"/>
            <w:right w:val="none" w:sz="0" w:space="0" w:color="auto"/>
          </w:divBdr>
        </w:div>
        <w:div w:id="606932776">
          <w:marLeft w:val="480"/>
          <w:marRight w:val="0"/>
          <w:marTop w:val="0"/>
          <w:marBottom w:val="0"/>
          <w:divBdr>
            <w:top w:val="none" w:sz="0" w:space="0" w:color="auto"/>
            <w:left w:val="none" w:sz="0" w:space="0" w:color="auto"/>
            <w:bottom w:val="none" w:sz="0" w:space="0" w:color="auto"/>
            <w:right w:val="none" w:sz="0" w:space="0" w:color="auto"/>
          </w:divBdr>
        </w:div>
        <w:div w:id="1964847774">
          <w:marLeft w:val="480"/>
          <w:marRight w:val="0"/>
          <w:marTop w:val="0"/>
          <w:marBottom w:val="0"/>
          <w:divBdr>
            <w:top w:val="none" w:sz="0" w:space="0" w:color="auto"/>
            <w:left w:val="none" w:sz="0" w:space="0" w:color="auto"/>
            <w:bottom w:val="none" w:sz="0" w:space="0" w:color="auto"/>
            <w:right w:val="none" w:sz="0" w:space="0" w:color="auto"/>
          </w:divBdr>
        </w:div>
        <w:div w:id="2066098326">
          <w:marLeft w:val="480"/>
          <w:marRight w:val="0"/>
          <w:marTop w:val="0"/>
          <w:marBottom w:val="0"/>
          <w:divBdr>
            <w:top w:val="none" w:sz="0" w:space="0" w:color="auto"/>
            <w:left w:val="none" w:sz="0" w:space="0" w:color="auto"/>
            <w:bottom w:val="none" w:sz="0" w:space="0" w:color="auto"/>
            <w:right w:val="none" w:sz="0" w:space="0" w:color="auto"/>
          </w:divBdr>
        </w:div>
      </w:divsChild>
    </w:div>
    <w:div w:id="538980179">
      <w:bodyDiv w:val="1"/>
      <w:marLeft w:val="0"/>
      <w:marRight w:val="0"/>
      <w:marTop w:val="0"/>
      <w:marBottom w:val="0"/>
      <w:divBdr>
        <w:top w:val="none" w:sz="0" w:space="0" w:color="auto"/>
        <w:left w:val="none" w:sz="0" w:space="0" w:color="auto"/>
        <w:bottom w:val="none" w:sz="0" w:space="0" w:color="auto"/>
        <w:right w:val="none" w:sz="0" w:space="0" w:color="auto"/>
      </w:divBdr>
      <w:divsChild>
        <w:div w:id="42102619">
          <w:marLeft w:val="480"/>
          <w:marRight w:val="0"/>
          <w:marTop w:val="0"/>
          <w:marBottom w:val="0"/>
          <w:divBdr>
            <w:top w:val="none" w:sz="0" w:space="0" w:color="auto"/>
            <w:left w:val="none" w:sz="0" w:space="0" w:color="auto"/>
            <w:bottom w:val="none" w:sz="0" w:space="0" w:color="auto"/>
            <w:right w:val="none" w:sz="0" w:space="0" w:color="auto"/>
          </w:divBdr>
        </w:div>
        <w:div w:id="74474901">
          <w:marLeft w:val="480"/>
          <w:marRight w:val="0"/>
          <w:marTop w:val="0"/>
          <w:marBottom w:val="0"/>
          <w:divBdr>
            <w:top w:val="none" w:sz="0" w:space="0" w:color="auto"/>
            <w:left w:val="none" w:sz="0" w:space="0" w:color="auto"/>
            <w:bottom w:val="none" w:sz="0" w:space="0" w:color="auto"/>
            <w:right w:val="none" w:sz="0" w:space="0" w:color="auto"/>
          </w:divBdr>
        </w:div>
        <w:div w:id="85924397">
          <w:marLeft w:val="480"/>
          <w:marRight w:val="0"/>
          <w:marTop w:val="0"/>
          <w:marBottom w:val="0"/>
          <w:divBdr>
            <w:top w:val="none" w:sz="0" w:space="0" w:color="auto"/>
            <w:left w:val="none" w:sz="0" w:space="0" w:color="auto"/>
            <w:bottom w:val="none" w:sz="0" w:space="0" w:color="auto"/>
            <w:right w:val="none" w:sz="0" w:space="0" w:color="auto"/>
          </w:divBdr>
        </w:div>
        <w:div w:id="123736884">
          <w:marLeft w:val="480"/>
          <w:marRight w:val="0"/>
          <w:marTop w:val="0"/>
          <w:marBottom w:val="0"/>
          <w:divBdr>
            <w:top w:val="none" w:sz="0" w:space="0" w:color="auto"/>
            <w:left w:val="none" w:sz="0" w:space="0" w:color="auto"/>
            <w:bottom w:val="none" w:sz="0" w:space="0" w:color="auto"/>
            <w:right w:val="none" w:sz="0" w:space="0" w:color="auto"/>
          </w:divBdr>
        </w:div>
        <w:div w:id="135728217">
          <w:marLeft w:val="480"/>
          <w:marRight w:val="0"/>
          <w:marTop w:val="0"/>
          <w:marBottom w:val="0"/>
          <w:divBdr>
            <w:top w:val="none" w:sz="0" w:space="0" w:color="auto"/>
            <w:left w:val="none" w:sz="0" w:space="0" w:color="auto"/>
            <w:bottom w:val="none" w:sz="0" w:space="0" w:color="auto"/>
            <w:right w:val="none" w:sz="0" w:space="0" w:color="auto"/>
          </w:divBdr>
        </w:div>
        <w:div w:id="149978964">
          <w:marLeft w:val="480"/>
          <w:marRight w:val="0"/>
          <w:marTop w:val="0"/>
          <w:marBottom w:val="0"/>
          <w:divBdr>
            <w:top w:val="none" w:sz="0" w:space="0" w:color="auto"/>
            <w:left w:val="none" w:sz="0" w:space="0" w:color="auto"/>
            <w:bottom w:val="none" w:sz="0" w:space="0" w:color="auto"/>
            <w:right w:val="none" w:sz="0" w:space="0" w:color="auto"/>
          </w:divBdr>
        </w:div>
        <w:div w:id="158815822">
          <w:marLeft w:val="480"/>
          <w:marRight w:val="0"/>
          <w:marTop w:val="0"/>
          <w:marBottom w:val="0"/>
          <w:divBdr>
            <w:top w:val="none" w:sz="0" w:space="0" w:color="auto"/>
            <w:left w:val="none" w:sz="0" w:space="0" w:color="auto"/>
            <w:bottom w:val="none" w:sz="0" w:space="0" w:color="auto"/>
            <w:right w:val="none" w:sz="0" w:space="0" w:color="auto"/>
          </w:divBdr>
        </w:div>
        <w:div w:id="214974021">
          <w:marLeft w:val="480"/>
          <w:marRight w:val="0"/>
          <w:marTop w:val="0"/>
          <w:marBottom w:val="0"/>
          <w:divBdr>
            <w:top w:val="none" w:sz="0" w:space="0" w:color="auto"/>
            <w:left w:val="none" w:sz="0" w:space="0" w:color="auto"/>
            <w:bottom w:val="none" w:sz="0" w:space="0" w:color="auto"/>
            <w:right w:val="none" w:sz="0" w:space="0" w:color="auto"/>
          </w:divBdr>
        </w:div>
        <w:div w:id="236520105">
          <w:marLeft w:val="480"/>
          <w:marRight w:val="0"/>
          <w:marTop w:val="0"/>
          <w:marBottom w:val="0"/>
          <w:divBdr>
            <w:top w:val="none" w:sz="0" w:space="0" w:color="auto"/>
            <w:left w:val="none" w:sz="0" w:space="0" w:color="auto"/>
            <w:bottom w:val="none" w:sz="0" w:space="0" w:color="auto"/>
            <w:right w:val="none" w:sz="0" w:space="0" w:color="auto"/>
          </w:divBdr>
        </w:div>
        <w:div w:id="311758944">
          <w:marLeft w:val="480"/>
          <w:marRight w:val="0"/>
          <w:marTop w:val="0"/>
          <w:marBottom w:val="0"/>
          <w:divBdr>
            <w:top w:val="none" w:sz="0" w:space="0" w:color="auto"/>
            <w:left w:val="none" w:sz="0" w:space="0" w:color="auto"/>
            <w:bottom w:val="none" w:sz="0" w:space="0" w:color="auto"/>
            <w:right w:val="none" w:sz="0" w:space="0" w:color="auto"/>
          </w:divBdr>
        </w:div>
        <w:div w:id="367879833">
          <w:marLeft w:val="480"/>
          <w:marRight w:val="0"/>
          <w:marTop w:val="0"/>
          <w:marBottom w:val="0"/>
          <w:divBdr>
            <w:top w:val="none" w:sz="0" w:space="0" w:color="auto"/>
            <w:left w:val="none" w:sz="0" w:space="0" w:color="auto"/>
            <w:bottom w:val="none" w:sz="0" w:space="0" w:color="auto"/>
            <w:right w:val="none" w:sz="0" w:space="0" w:color="auto"/>
          </w:divBdr>
        </w:div>
        <w:div w:id="371342817">
          <w:marLeft w:val="480"/>
          <w:marRight w:val="0"/>
          <w:marTop w:val="0"/>
          <w:marBottom w:val="0"/>
          <w:divBdr>
            <w:top w:val="none" w:sz="0" w:space="0" w:color="auto"/>
            <w:left w:val="none" w:sz="0" w:space="0" w:color="auto"/>
            <w:bottom w:val="none" w:sz="0" w:space="0" w:color="auto"/>
            <w:right w:val="none" w:sz="0" w:space="0" w:color="auto"/>
          </w:divBdr>
        </w:div>
        <w:div w:id="374893299">
          <w:marLeft w:val="480"/>
          <w:marRight w:val="0"/>
          <w:marTop w:val="0"/>
          <w:marBottom w:val="0"/>
          <w:divBdr>
            <w:top w:val="none" w:sz="0" w:space="0" w:color="auto"/>
            <w:left w:val="none" w:sz="0" w:space="0" w:color="auto"/>
            <w:bottom w:val="none" w:sz="0" w:space="0" w:color="auto"/>
            <w:right w:val="none" w:sz="0" w:space="0" w:color="auto"/>
          </w:divBdr>
        </w:div>
        <w:div w:id="398135607">
          <w:marLeft w:val="480"/>
          <w:marRight w:val="0"/>
          <w:marTop w:val="0"/>
          <w:marBottom w:val="0"/>
          <w:divBdr>
            <w:top w:val="none" w:sz="0" w:space="0" w:color="auto"/>
            <w:left w:val="none" w:sz="0" w:space="0" w:color="auto"/>
            <w:bottom w:val="none" w:sz="0" w:space="0" w:color="auto"/>
            <w:right w:val="none" w:sz="0" w:space="0" w:color="auto"/>
          </w:divBdr>
        </w:div>
        <w:div w:id="437678838">
          <w:marLeft w:val="480"/>
          <w:marRight w:val="0"/>
          <w:marTop w:val="0"/>
          <w:marBottom w:val="0"/>
          <w:divBdr>
            <w:top w:val="none" w:sz="0" w:space="0" w:color="auto"/>
            <w:left w:val="none" w:sz="0" w:space="0" w:color="auto"/>
            <w:bottom w:val="none" w:sz="0" w:space="0" w:color="auto"/>
            <w:right w:val="none" w:sz="0" w:space="0" w:color="auto"/>
          </w:divBdr>
        </w:div>
        <w:div w:id="510264691">
          <w:marLeft w:val="480"/>
          <w:marRight w:val="0"/>
          <w:marTop w:val="0"/>
          <w:marBottom w:val="0"/>
          <w:divBdr>
            <w:top w:val="none" w:sz="0" w:space="0" w:color="auto"/>
            <w:left w:val="none" w:sz="0" w:space="0" w:color="auto"/>
            <w:bottom w:val="none" w:sz="0" w:space="0" w:color="auto"/>
            <w:right w:val="none" w:sz="0" w:space="0" w:color="auto"/>
          </w:divBdr>
        </w:div>
        <w:div w:id="524097204">
          <w:marLeft w:val="480"/>
          <w:marRight w:val="0"/>
          <w:marTop w:val="0"/>
          <w:marBottom w:val="0"/>
          <w:divBdr>
            <w:top w:val="none" w:sz="0" w:space="0" w:color="auto"/>
            <w:left w:val="none" w:sz="0" w:space="0" w:color="auto"/>
            <w:bottom w:val="none" w:sz="0" w:space="0" w:color="auto"/>
            <w:right w:val="none" w:sz="0" w:space="0" w:color="auto"/>
          </w:divBdr>
        </w:div>
        <w:div w:id="535898766">
          <w:marLeft w:val="480"/>
          <w:marRight w:val="0"/>
          <w:marTop w:val="0"/>
          <w:marBottom w:val="0"/>
          <w:divBdr>
            <w:top w:val="none" w:sz="0" w:space="0" w:color="auto"/>
            <w:left w:val="none" w:sz="0" w:space="0" w:color="auto"/>
            <w:bottom w:val="none" w:sz="0" w:space="0" w:color="auto"/>
            <w:right w:val="none" w:sz="0" w:space="0" w:color="auto"/>
          </w:divBdr>
        </w:div>
        <w:div w:id="537088384">
          <w:marLeft w:val="480"/>
          <w:marRight w:val="0"/>
          <w:marTop w:val="0"/>
          <w:marBottom w:val="0"/>
          <w:divBdr>
            <w:top w:val="none" w:sz="0" w:space="0" w:color="auto"/>
            <w:left w:val="none" w:sz="0" w:space="0" w:color="auto"/>
            <w:bottom w:val="none" w:sz="0" w:space="0" w:color="auto"/>
            <w:right w:val="none" w:sz="0" w:space="0" w:color="auto"/>
          </w:divBdr>
        </w:div>
        <w:div w:id="577175836">
          <w:marLeft w:val="480"/>
          <w:marRight w:val="0"/>
          <w:marTop w:val="0"/>
          <w:marBottom w:val="0"/>
          <w:divBdr>
            <w:top w:val="none" w:sz="0" w:space="0" w:color="auto"/>
            <w:left w:val="none" w:sz="0" w:space="0" w:color="auto"/>
            <w:bottom w:val="none" w:sz="0" w:space="0" w:color="auto"/>
            <w:right w:val="none" w:sz="0" w:space="0" w:color="auto"/>
          </w:divBdr>
        </w:div>
        <w:div w:id="616563956">
          <w:marLeft w:val="480"/>
          <w:marRight w:val="0"/>
          <w:marTop w:val="0"/>
          <w:marBottom w:val="0"/>
          <w:divBdr>
            <w:top w:val="none" w:sz="0" w:space="0" w:color="auto"/>
            <w:left w:val="none" w:sz="0" w:space="0" w:color="auto"/>
            <w:bottom w:val="none" w:sz="0" w:space="0" w:color="auto"/>
            <w:right w:val="none" w:sz="0" w:space="0" w:color="auto"/>
          </w:divBdr>
        </w:div>
        <w:div w:id="714695523">
          <w:marLeft w:val="480"/>
          <w:marRight w:val="0"/>
          <w:marTop w:val="0"/>
          <w:marBottom w:val="0"/>
          <w:divBdr>
            <w:top w:val="none" w:sz="0" w:space="0" w:color="auto"/>
            <w:left w:val="none" w:sz="0" w:space="0" w:color="auto"/>
            <w:bottom w:val="none" w:sz="0" w:space="0" w:color="auto"/>
            <w:right w:val="none" w:sz="0" w:space="0" w:color="auto"/>
          </w:divBdr>
        </w:div>
        <w:div w:id="746921611">
          <w:marLeft w:val="480"/>
          <w:marRight w:val="0"/>
          <w:marTop w:val="0"/>
          <w:marBottom w:val="0"/>
          <w:divBdr>
            <w:top w:val="none" w:sz="0" w:space="0" w:color="auto"/>
            <w:left w:val="none" w:sz="0" w:space="0" w:color="auto"/>
            <w:bottom w:val="none" w:sz="0" w:space="0" w:color="auto"/>
            <w:right w:val="none" w:sz="0" w:space="0" w:color="auto"/>
          </w:divBdr>
        </w:div>
        <w:div w:id="782767607">
          <w:marLeft w:val="480"/>
          <w:marRight w:val="0"/>
          <w:marTop w:val="0"/>
          <w:marBottom w:val="0"/>
          <w:divBdr>
            <w:top w:val="none" w:sz="0" w:space="0" w:color="auto"/>
            <w:left w:val="none" w:sz="0" w:space="0" w:color="auto"/>
            <w:bottom w:val="none" w:sz="0" w:space="0" w:color="auto"/>
            <w:right w:val="none" w:sz="0" w:space="0" w:color="auto"/>
          </w:divBdr>
        </w:div>
        <w:div w:id="850487279">
          <w:marLeft w:val="480"/>
          <w:marRight w:val="0"/>
          <w:marTop w:val="0"/>
          <w:marBottom w:val="0"/>
          <w:divBdr>
            <w:top w:val="none" w:sz="0" w:space="0" w:color="auto"/>
            <w:left w:val="none" w:sz="0" w:space="0" w:color="auto"/>
            <w:bottom w:val="none" w:sz="0" w:space="0" w:color="auto"/>
            <w:right w:val="none" w:sz="0" w:space="0" w:color="auto"/>
          </w:divBdr>
        </w:div>
        <w:div w:id="868027752">
          <w:marLeft w:val="480"/>
          <w:marRight w:val="0"/>
          <w:marTop w:val="0"/>
          <w:marBottom w:val="0"/>
          <w:divBdr>
            <w:top w:val="none" w:sz="0" w:space="0" w:color="auto"/>
            <w:left w:val="none" w:sz="0" w:space="0" w:color="auto"/>
            <w:bottom w:val="none" w:sz="0" w:space="0" w:color="auto"/>
            <w:right w:val="none" w:sz="0" w:space="0" w:color="auto"/>
          </w:divBdr>
        </w:div>
        <w:div w:id="980156593">
          <w:marLeft w:val="480"/>
          <w:marRight w:val="0"/>
          <w:marTop w:val="0"/>
          <w:marBottom w:val="0"/>
          <w:divBdr>
            <w:top w:val="none" w:sz="0" w:space="0" w:color="auto"/>
            <w:left w:val="none" w:sz="0" w:space="0" w:color="auto"/>
            <w:bottom w:val="none" w:sz="0" w:space="0" w:color="auto"/>
            <w:right w:val="none" w:sz="0" w:space="0" w:color="auto"/>
          </w:divBdr>
        </w:div>
        <w:div w:id="990401283">
          <w:marLeft w:val="480"/>
          <w:marRight w:val="0"/>
          <w:marTop w:val="0"/>
          <w:marBottom w:val="0"/>
          <w:divBdr>
            <w:top w:val="none" w:sz="0" w:space="0" w:color="auto"/>
            <w:left w:val="none" w:sz="0" w:space="0" w:color="auto"/>
            <w:bottom w:val="none" w:sz="0" w:space="0" w:color="auto"/>
            <w:right w:val="none" w:sz="0" w:space="0" w:color="auto"/>
          </w:divBdr>
        </w:div>
        <w:div w:id="1001005930">
          <w:marLeft w:val="480"/>
          <w:marRight w:val="0"/>
          <w:marTop w:val="0"/>
          <w:marBottom w:val="0"/>
          <w:divBdr>
            <w:top w:val="none" w:sz="0" w:space="0" w:color="auto"/>
            <w:left w:val="none" w:sz="0" w:space="0" w:color="auto"/>
            <w:bottom w:val="none" w:sz="0" w:space="0" w:color="auto"/>
            <w:right w:val="none" w:sz="0" w:space="0" w:color="auto"/>
          </w:divBdr>
        </w:div>
        <w:div w:id="1009991278">
          <w:marLeft w:val="480"/>
          <w:marRight w:val="0"/>
          <w:marTop w:val="0"/>
          <w:marBottom w:val="0"/>
          <w:divBdr>
            <w:top w:val="none" w:sz="0" w:space="0" w:color="auto"/>
            <w:left w:val="none" w:sz="0" w:space="0" w:color="auto"/>
            <w:bottom w:val="none" w:sz="0" w:space="0" w:color="auto"/>
            <w:right w:val="none" w:sz="0" w:space="0" w:color="auto"/>
          </w:divBdr>
        </w:div>
        <w:div w:id="1019090758">
          <w:marLeft w:val="480"/>
          <w:marRight w:val="0"/>
          <w:marTop w:val="0"/>
          <w:marBottom w:val="0"/>
          <w:divBdr>
            <w:top w:val="none" w:sz="0" w:space="0" w:color="auto"/>
            <w:left w:val="none" w:sz="0" w:space="0" w:color="auto"/>
            <w:bottom w:val="none" w:sz="0" w:space="0" w:color="auto"/>
            <w:right w:val="none" w:sz="0" w:space="0" w:color="auto"/>
          </w:divBdr>
        </w:div>
        <w:div w:id="1079789547">
          <w:marLeft w:val="480"/>
          <w:marRight w:val="0"/>
          <w:marTop w:val="0"/>
          <w:marBottom w:val="0"/>
          <w:divBdr>
            <w:top w:val="none" w:sz="0" w:space="0" w:color="auto"/>
            <w:left w:val="none" w:sz="0" w:space="0" w:color="auto"/>
            <w:bottom w:val="none" w:sz="0" w:space="0" w:color="auto"/>
            <w:right w:val="none" w:sz="0" w:space="0" w:color="auto"/>
          </w:divBdr>
        </w:div>
        <w:div w:id="1093815256">
          <w:marLeft w:val="480"/>
          <w:marRight w:val="0"/>
          <w:marTop w:val="0"/>
          <w:marBottom w:val="0"/>
          <w:divBdr>
            <w:top w:val="none" w:sz="0" w:space="0" w:color="auto"/>
            <w:left w:val="none" w:sz="0" w:space="0" w:color="auto"/>
            <w:bottom w:val="none" w:sz="0" w:space="0" w:color="auto"/>
            <w:right w:val="none" w:sz="0" w:space="0" w:color="auto"/>
          </w:divBdr>
        </w:div>
        <w:div w:id="1146628474">
          <w:marLeft w:val="480"/>
          <w:marRight w:val="0"/>
          <w:marTop w:val="0"/>
          <w:marBottom w:val="0"/>
          <w:divBdr>
            <w:top w:val="none" w:sz="0" w:space="0" w:color="auto"/>
            <w:left w:val="none" w:sz="0" w:space="0" w:color="auto"/>
            <w:bottom w:val="none" w:sz="0" w:space="0" w:color="auto"/>
            <w:right w:val="none" w:sz="0" w:space="0" w:color="auto"/>
          </w:divBdr>
        </w:div>
        <w:div w:id="1167864477">
          <w:marLeft w:val="480"/>
          <w:marRight w:val="0"/>
          <w:marTop w:val="0"/>
          <w:marBottom w:val="0"/>
          <w:divBdr>
            <w:top w:val="none" w:sz="0" w:space="0" w:color="auto"/>
            <w:left w:val="none" w:sz="0" w:space="0" w:color="auto"/>
            <w:bottom w:val="none" w:sz="0" w:space="0" w:color="auto"/>
            <w:right w:val="none" w:sz="0" w:space="0" w:color="auto"/>
          </w:divBdr>
        </w:div>
        <w:div w:id="1192452892">
          <w:marLeft w:val="480"/>
          <w:marRight w:val="0"/>
          <w:marTop w:val="0"/>
          <w:marBottom w:val="0"/>
          <w:divBdr>
            <w:top w:val="none" w:sz="0" w:space="0" w:color="auto"/>
            <w:left w:val="none" w:sz="0" w:space="0" w:color="auto"/>
            <w:bottom w:val="none" w:sz="0" w:space="0" w:color="auto"/>
            <w:right w:val="none" w:sz="0" w:space="0" w:color="auto"/>
          </w:divBdr>
        </w:div>
        <w:div w:id="1196847352">
          <w:marLeft w:val="480"/>
          <w:marRight w:val="0"/>
          <w:marTop w:val="0"/>
          <w:marBottom w:val="0"/>
          <w:divBdr>
            <w:top w:val="none" w:sz="0" w:space="0" w:color="auto"/>
            <w:left w:val="none" w:sz="0" w:space="0" w:color="auto"/>
            <w:bottom w:val="none" w:sz="0" w:space="0" w:color="auto"/>
            <w:right w:val="none" w:sz="0" w:space="0" w:color="auto"/>
          </w:divBdr>
        </w:div>
        <w:div w:id="1209956165">
          <w:marLeft w:val="480"/>
          <w:marRight w:val="0"/>
          <w:marTop w:val="0"/>
          <w:marBottom w:val="0"/>
          <w:divBdr>
            <w:top w:val="none" w:sz="0" w:space="0" w:color="auto"/>
            <w:left w:val="none" w:sz="0" w:space="0" w:color="auto"/>
            <w:bottom w:val="none" w:sz="0" w:space="0" w:color="auto"/>
            <w:right w:val="none" w:sz="0" w:space="0" w:color="auto"/>
          </w:divBdr>
        </w:div>
        <w:div w:id="1212230494">
          <w:marLeft w:val="480"/>
          <w:marRight w:val="0"/>
          <w:marTop w:val="0"/>
          <w:marBottom w:val="0"/>
          <w:divBdr>
            <w:top w:val="none" w:sz="0" w:space="0" w:color="auto"/>
            <w:left w:val="none" w:sz="0" w:space="0" w:color="auto"/>
            <w:bottom w:val="none" w:sz="0" w:space="0" w:color="auto"/>
            <w:right w:val="none" w:sz="0" w:space="0" w:color="auto"/>
          </w:divBdr>
        </w:div>
        <w:div w:id="1225679413">
          <w:marLeft w:val="480"/>
          <w:marRight w:val="0"/>
          <w:marTop w:val="0"/>
          <w:marBottom w:val="0"/>
          <w:divBdr>
            <w:top w:val="none" w:sz="0" w:space="0" w:color="auto"/>
            <w:left w:val="none" w:sz="0" w:space="0" w:color="auto"/>
            <w:bottom w:val="none" w:sz="0" w:space="0" w:color="auto"/>
            <w:right w:val="none" w:sz="0" w:space="0" w:color="auto"/>
          </w:divBdr>
        </w:div>
        <w:div w:id="1247182464">
          <w:marLeft w:val="480"/>
          <w:marRight w:val="0"/>
          <w:marTop w:val="0"/>
          <w:marBottom w:val="0"/>
          <w:divBdr>
            <w:top w:val="none" w:sz="0" w:space="0" w:color="auto"/>
            <w:left w:val="none" w:sz="0" w:space="0" w:color="auto"/>
            <w:bottom w:val="none" w:sz="0" w:space="0" w:color="auto"/>
            <w:right w:val="none" w:sz="0" w:space="0" w:color="auto"/>
          </w:divBdr>
        </w:div>
        <w:div w:id="1311715441">
          <w:marLeft w:val="480"/>
          <w:marRight w:val="0"/>
          <w:marTop w:val="0"/>
          <w:marBottom w:val="0"/>
          <w:divBdr>
            <w:top w:val="none" w:sz="0" w:space="0" w:color="auto"/>
            <w:left w:val="none" w:sz="0" w:space="0" w:color="auto"/>
            <w:bottom w:val="none" w:sz="0" w:space="0" w:color="auto"/>
            <w:right w:val="none" w:sz="0" w:space="0" w:color="auto"/>
          </w:divBdr>
        </w:div>
        <w:div w:id="1353611494">
          <w:marLeft w:val="480"/>
          <w:marRight w:val="0"/>
          <w:marTop w:val="0"/>
          <w:marBottom w:val="0"/>
          <w:divBdr>
            <w:top w:val="none" w:sz="0" w:space="0" w:color="auto"/>
            <w:left w:val="none" w:sz="0" w:space="0" w:color="auto"/>
            <w:bottom w:val="none" w:sz="0" w:space="0" w:color="auto"/>
            <w:right w:val="none" w:sz="0" w:space="0" w:color="auto"/>
          </w:divBdr>
        </w:div>
        <w:div w:id="1372536135">
          <w:marLeft w:val="480"/>
          <w:marRight w:val="0"/>
          <w:marTop w:val="0"/>
          <w:marBottom w:val="0"/>
          <w:divBdr>
            <w:top w:val="none" w:sz="0" w:space="0" w:color="auto"/>
            <w:left w:val="none" w:sz="0" w:space="0" w:color="auto"/>
            <w:bottom w:val="none" w:sz="0" w:space="0" w:color="auto"/>
            <w:right w:val="none" w:sz="0" w:space="0" w:color="auto"/>
          </w:divBdr>
        </w:div>
        <w:div w:id="1396587286">
          <w:marLeft w:val="480"/>
          <w:marRight w:val="0"/>
          <w:marTop w:val="0"/>
          <w:marBottom w:val="0"/>
          <w:divBdr>
            <w:top w:val="none" w:sz="0" w:space="0" w:color="auto"/>
            <w:left w:val="none" w:sz="0" w:space="0" w:color="auto"/>
            <w:bottom w:val="none" w:sz="0" w:space="0" w:color="auto"/>
            <w:right w:val="none" w:sz="0" w:space="0" w:color="auto"/>
          </w:divBdr>
        </w:div>
        <w:div w:id="1533764964">
          <w:marLeft w:val="480"/>
          <w:marRight w:val="0"/>
          <w:marTop w:val="0"/>
          <w:marBottom w:val="0"/>
          <w:divBdr>
            <w:top w:val="none" w:sz="0" w:space="0" w:color="auto"/>
            <w:left w:val="none" w:sz="0" w:space="0" w:color="auto"/>
            <w:bottom w:val="none" w:sz="0" w:space="0" w:color="auto"/>
            <w:right w:val="none" w:sz="0" w:space="0" w:color="auto"/>
          </w:divBdr>
        </w:div>
        <w:div w:id="1602907488">
          <w:marLeft w:val="480"/>
          <w:marRight w:val="0"/>
          <w:marTop w:val="0"/>
          <w:marBottom w:val="0"/>
          <w:divBdr>
            <w:top w:val="none" w:sz="0" w:space="0" w:color="auto"/>
            <w:left w:val="none" w:sz="0" w:space="0" w:color="auto"/>
            <w:bottom w:val="none" w:sz="0" w:space="0" w:color="auto"/>
            <w:right w:val="none" w:sz="0" w:space="0" w:color="auto"/>
          </w:divBdr>
        </w:div>
        <w:div w:id="1663728708">
          <w:marLeft w:val="480"/>
          <w:marRight w:val="0"/>
          <w:marTop w:val="0"/>
          <w:marBottom w:val="0"/>
          <w:divBdr>
            <w:top w:val="none" w:sz="0" w:space="0" w:color="auto"/>
            <w:left w:val="none" w:sz="0" w:space="0" w:color="auto"/>
            <w:bottom w:val="none" w:sz="0" w:space="0" w:color="auto"/>
            <w:right w:val="none" w:sz="0" w:space="0" w:color="auto"/>
          </w:divBdr>
        </w:div>
        <w:div w:id="1735467136">
          <w:marLeft w:val="480"/>
          <w:marRight w:val="0"/>
          <w:marTop w:val="0"/>
          <w:marBottom w:val="0"/>
          <w:divBdr>
            <w:top w:val="none" w:sz="0" w:space="0" w:color="auto"/>
            <w:left w:val="none" w:sz="0" w:space="0" w:color="auto"/>
            <w:bottom w:val="none" w:sz="0" w:space="0" w:color="auto"/>
            <w:right w:val="none" w:sz="0" w:space="0" w:color="auto"/>
          </w:divBdr>
        </w:div>
        <w:div w:id="1953126197">
          <w:marLeft w:val="480"/>
          <w:marRight w:val="0"/>
          <w:marTop w:val="0"/>
          <w:marBottom w:val="0"/>
          <w:divBdr>
            <w:top w:val="none" w:sz="0" w:space="0" w:color="auto"/>
            <w:left w:val="none" w:sz="0" w:space="0" w:color="auto"/>
            <w:bottom w:val="none" w:sz="0" w:space="0" w:color="auto"/>
            <w:right w:val="none" w:sz="0" w:space="0" w:color="auto"/>
          </w:divBdr>
        </w:div>
        <w:div w:id="1961645196">
          <w:marLeft w:val="480"/>
          <w:marRight w:val="0"/>
          <w:marTop w:val="0"/>
          <w:marBottom w:val="0"/>
          <w:divBdr>
            <w:top w:val="none" w:sz="0" w:space="0" w:color="auto"/>
            <w:left w:val="none" w:sz="0" w:space="0" w:color="auto"/>
            <w:bottom w:val="none" w:sz="0" w:space="0" w:color="auto"/>
            <w:right w:val="none" w:sz="0" w:space="0" w:color="auto"/>
          </w:divBdr>
        </w:div>
        <w:div w:id="2004704049">
          <w:marLeft w:val="480"/>
          <w:marRight w:val="0"/>
          <w:marTop w:val="0"/>
          <w:marBottom w:val="0"/>
          <w:divBdr>
            <w:top w:val="none" w:sz="0" w:space="0" w:color="auto"/>
            <w:left w:val="none" w:sz="0" w:space="0" w:color="auto"/>
            <w:bottom w:val="none" w:sz="0" w:space="0" w:color="auto"/>
            <w:right w:val="none" w:sz="0" w:space="0" w:color="auto"/>
          </w:divBdr>
        </w:div>
        <w:div w:id="2016180143">
          <w:marLeft w:val="480"/>
          <w:marRight w:val="0"/>
          <w:marTop w:val="0"/>
          <w:marBottom w:val="0"/>
          <w:divBdr>
            <w:top w:val="none" w:sz="0" w:space="0" w:color="auto"/>
            <w:left w:val="none" w:sz="0" w:space="0" w:color="auto"/>
            <w:bottom w:val="none" w:sz="0" w:space="0" w:color="auto"/>
            <w:right w:val="none" w:sz="0" w:space="0" w:color="auto"/>
          </w:divBdr>
        </w:div>
        <w:div w:id="2019501202">
          <w:marLeft w:val="480"/>
          <w:marRight w:val="0"/>
          <w:marTop w:val="0"/>
          <w:marBottom w:val="0"/>
          <w:divBdr>
            <w:top w:val="none" w:sz="0" w:space="0" w:color="auto"/>
            <w:left w:val="none" w:sz="0" w:space="0" w:color="auto"/>
            <w:bottom w:val="none" w:sz="0" w:space="0" w:color="auto"/>
            <w:right w:val="none" w:sz="0" w:space="0" w:color="auto"/>
          </w:divBdr>
        </w:div>
        <w:div w:id="2060785965">
          <w:marLeft w:val="480"/>
          <w:marRight w:val="0"/>
          <w:marTop w:val="0"/>
          <w:marBottom w:val="0"/>
          <w:divBdr>
            <w:top w:val="none" w:sz="0" w:space="0" w:color="auto"/>
            <w:left w:val="none" w:sz="0" w:space="0" w:color="auto"/>
            <w:bottom w:val="none" w:sz="0" w:space="0" w:color="auto"/>
            <w:right w:val="none" w:sz="0" w:space="0" w:color="auto"/>
          </w:divBdr>
        </w:div>
        <w:div w:id="2064324840">
          <w:marLeft w:val="480"/>
          <w:marRight w:val="0"/>
          <w:marTop w:val="0"/>
          <w:marBottom w:val="0"/>
          <w:divBdr>
            <w:top w:val="none" w:sz="0" w:space="0" w:color="auto"/>
            <w:left w:val="none" w:sz="0" w:space="0" w:color="auto"/>
            <w:bottom w:val="none" w:sz="0" w:space="0" w:color="auto"/>
            <w:right w:val="none" w:sz="0" w:space="0" w:color="auto"/>
          </w:divBdr>
        </w:div>
        <w:div w:id="2134053564">
          <w:marLeft w:val="480"/>
          <w:marRight w:val="0"/>
          <w:marTop w:val="0"/>
          <w:marBottom w:val="0"/>
          <w:divBdr>
            <w:top w:val="none" w:sz="0" w:space="0" w:color="auto"/>
            <w:left w:val="none" w:sz="0" w:space="0" w:color="auto"/>
            <w:bottom w:val="none" w:sz="0" w:space="0" w:color="auto"/>
            <w:right w:val="none" w:sz="0" w:space="0" w:color="auto"/>
          </w:divBdr>
        </w:div>
      </w:divsChild>
    </w:div>
    <w:div w:id="543831750">
      <w:bodyDiv w:val="1"/>
      <w:marLeft w:val="0"/>
      <w:marRight w:val="0"/>
      <w:marTop w:val="0"/>
      <w:marBottom w:val="0"/>
      <w:divBdr>
        <w:top w:val="none" w:sz="0" w:space="0" w:color="auto"/>
        <w:left w:val="none" w:sz="0" w:space="0" w:color="auto"/>
        <w:bottom w:val="none" w:sz="0" w:space="0" w:color="auto"/>
        <w:right w:val="none" w:sz="0" w:space="0" w:color="auto"/>
      </w:divBdr>
      <w:divsChild>
        <w:div w:id="37166793">
          <w:marLeft w:val="480"/>
          <w:marRight w:val="0"/>
          <w:marTop w:val="0"/>
          <w:marBottom w:val="0"/>
          <w:divBdr>
            <w:top w:val="none" w:sz="0" w:space="0" w:color="auto"/>
            <w:left w:val="none" w:sz="0" w:space="0" w:color="auto"/>
            <w:bottom w:val="none" w:sz="0" w:space="0" w:color="auto"/>
            <w:right w:val="none" w:sz="0" w:space="0" w:color="auto"/>
          </w:divBdr>
        </w:div>
        <w:div w:id="62918079">
          <w:marLeft w:val="480"/>
          <w:marRight w:val="0"/>
          <w:marTop w:val="0"/>
          <w:marBottom w:val="0"/>
          <w:divBdr>
            <w:top w:val="none" w:sz="0" w:space="0" w:color="auto"/>
            <w:left w:val="none" w:sz="0" w:space="0" w:color="auto"/>
            <w:bottom w:val="none" w:sz="0" w:space="0" w:color="auto"/>
            <w:right w:val="none" w:sz="0" w:space="0" w:color="auto"/>
          </w:divBdr>
        </w:div>
        <w:div w:id="84306628">
          <w:marLeft w:val="480"/>
          <w:marRight w:val="0"/>
          <w:marTop w:val="0"/>
          <w:marBottom w:val="0"/>
          <w:divBdr>
            <w:top w:val="none" w:sz="0" w:space="0" w:color="auto"/>
            <w:left w:val="none" w:sz="0" w:space="0" w:color="auto"/>
            <w:bottom w:val="none" w:sz="0" w:space="0" w:color="auto"/>
            <w:right w:val="none" w:sz="0" w:space="0" w:color="auto"/>
          </w:divBdr>
        </w:div>
        <w:div w:id="148449805">
          <w:marLeft w:val="480"/>
          <w:marRight w:val="0"/>
          <w:marTop w:val="0"/>
          <w:marBottom w:val="0"/>
          <w:divBdr>
            <w:top w:val="none" w:sz="0" w:space="0" w:color="auto"/>
            <w:left w:val="none" w:sz="0" w:space="0" w:color="auto"/>
            <w:bottom w:val="none" w:sz="0" w:space="0" w:color="auto"/>
            <w:right w:val="none" w:sz="0" w:space="0" w:color="auto"/>
          </w:divBdr>
        </w:div>
        <w:div w:id="165362412">
          <w:marLeft w:val="480"/>
          <w:marRight w:val="0"/>
          <w:marTop w:val="0"/>
          <w:marBottom w:val="0"/>
          <w:divBdr>
            <w:top w:val="none" w:sz="0" w:space="0" w:color="auto"/>
            <w:left w:val="none" w:sz="0" w:space="0" w:color="auto"/>
            <w:bottom w:val="none" w:sz="0" w:space="0" w:color="auto"/>
            <w:right w:val="none" w:sz="0" w:space="0" w:color="auto"/>
          </w:divBdr>
        </w:div>
        <w:div w:id="184254357">
          <w:marLeft w:val="480"/>
          <w:marRight w:val="0"/>
          <w:marTop w:val="0"/>
          <w:marBottom w:val="0"/>
          <w:divBdr>
            <w:top w:val="none" w:sz="0" w:space="0" w:color="auto"/>
            <w:left w:val="none" w:sz="0" w:space="0" w:color="auto"/>
            <w:bottom w:val="none" w:sz="0" w:space="0" w:color="auto"/>
            <w:right w:val="none" w:sz="0" w:space="0" w:color="auto"/>
          </w:divBdr>
        </w:div>
        <w:div w:id="227541386">
          <w:marLeft w:val="480"/>
          <w:marRight w:val="0"/>
          <w:marTop w:val="0"/>
          <w:marBottom w:val="0"/>
          <w:divBdr>
            <w:top w:val="none" w:sz="0" w:space="0" w:color="auto"/>
            <w:left w:val="none" w:sz="0" w:space="0" w:color="auto"/>
            <w:bottom w:val="none" w:sz="0" w:space="0" w:color="auto"/>
            <w:right w:val="none" w:sz="0" w:space="0" w:color="auto"/>
          </w:divBdr>
        </w:div>
        <w:div w:id="232591883">
          <w:marLeft w:val="480"/>
          <w:marRight w:val="0"/>
          <w:marTop w:val="0"/>
          <w:marBottom w:val="0"/>
          <w:divBdr>
            <w:top w:val="none" w:sz="0" w:space="0" w:color="auto"/>
            <w:left w:val="none" w:sz="0" w:space="0" w:color="auto"/>
            <w:bottom w:val="none" w:sz="0" w:space="0" w:color="auto"/>
            <w:right w:val="none" w:sz="0" w:space="0" w:color="auto"/>
          </w:divBdr>
        </w:div>
        <w:div w:id="250090768">
          <w:marLeft w:val="480"/>
          <w:marRight w:val="0"/>
          <w:marTop w:val="0"/>
          <w:marBottom w:val="0"/>
          <w:divBdr>
            <w:top w:val="none" w:sz="0" w:space="0" w:color="auto"/>
            <w:left w:val="none" w:sz="0" w:space="0" w:color="auto"/>
            <w:bottom w:val="none" w:sz="0" w:space="0" w:color="auto"/>
            <w:right w:val="none" w:sz="0" w:space="0" w:color="auto"/>
          </w:divBdr>
        </w:div>
        <w:div w:id="262805800">
          <w:marLeft w:val="480"/>
          <w:marRight w:val="0"/>
          <w:marTop w:val="0"/>
          <w:marBottom w:val="0"/>
          <w:divBdr>
            <w:top w:val="none" w:sz="0" w:space="0" w:color="auto"/>
            <w:left w:val="none" w:sz="0" w:space="0" w:color="auto"/>
            <w:bottom w:val="none" w:sz="0" w:space="0" w:color="auto"/>
            <w:right w:val="none" w:sz="0" w:space="0" w:color="auto"/>
          </w:divBdr>
        </w:div>
        <w:div w:id="279381935">
          <w:marLeft w:val="480"/>
          <w:marRight w:val="0"/>
          <w:marTop w:val="0"/>
          <w:marBottom w:val="0"/>
          <w:divBdr>
            <w:top w:val="none" w:sz="0" w:space="0" w:color="auto"/>
            <w:left w:val="none" w:sz="0" w:space="0" w:color="auto"/>
            <w:bottom w:val="none" w:sz="0" w:space="0" w:color="auto"/>
            <w:right w:val="none" w:sz="0" w:space="0" w:color="auto"/>
          </w:divBdr>
        </w:div>
        <w:div w:id="333001325">
          <w:marLeft w:val="480"/>
          <w:marRight w:val="0"/>
          <w:marTop w:val="0"/>
          <w:marBottom w:val="0"/>
          <w:divBdr>
            <w:top w:val="none" w:sz="0" w:space="0" w:color="auto"/>
            <w:left w:val="none" w:sz="0" w:space="0" w:color="auto"/>
            <w:bottom w:val="none" w:sz="0" w:space="0" w:color="auto"/>
            <w:right w:val="none" w:sz="0" w:space="0" w:color="auto"/>
          </w:divBdr>
        </w:div>
        <w:div w:id="338385106">
          <w:marLeft w:val="480"/>
          <w:marRight w:val="0"/>
          <w:marTop w:val="0"/>
          <w:marBottom w:val="0"/>
          <w:divBdr>
            <w:top w:val="none" w:sz="0" w:space="0" w:color="auto"/>
            <w:left w:val="none" w:sz="0" w:space="0" w:color="auto"/>
            <w:bottom w:val="none" w:sz="0" w:space="0" w:color="auto"/>
            <w:right w:val="none" w:sz="0" w:space="0" w:color="auto"/>
          </w:divBdr>
        </w:div>
        <w:div w:id="347680038">
          <w:marLeft w:val="480"/>
          <w:marRight w:val="0"/>
          <w:marTop w:val="0"/>
          <w:marBottom w:val="0"/>
          <w:divBdr>
            <w:top w:val="none" w:sz="0" w:space="0" w:color="auto"/>
            <w:left w:val="none" w:sz="0" w:space="0" w:color="auto"/>
            <w:bottom w:val="none" w:sz="0" w:space="0" w:color="auto"/>
            <w:right w:val="none" w:sz="0" w:space="0" w:color="auto"/>
          </w:divBdr>
        </w:div>
        <w:div w:id="370737491">
          <w:marLeft w:val="480"/>
          <w:marRight w:val="0"/>
          <w:marTop w:val="0"/>
          <w:marBottom w:val="0"/>
          <w:divBdr>
            <w:top w:val="none" w:sz="0" w:space="0" w:color="auto"/>
            <w:left w:val="none" w:sz="0" w:space="0" w:color="auto"/>
            <w:bottom w:val="none" w:sz="0" w:space="0" w:color="auto"/>
            <w:right w:val="none" w:sz="0" w:space="0" w:color="auto"/>
          </w:divBdr>
        </w:div>
        <w:div w:id="383329909">
          <w:marLeft w:val="480"/>
          <w:marRight w:val="0"/>
          <w:marTop w:val="0"/>
          <w:marBottom w:val="0"/>
          <w:divBdr>
            <w:top w:val="none" w:sz="0" w:space="0" w:color="auto"/>
            <w:left w:val="none" w:sz="0" w:space="0" w:color="auto"/>
            <w:bottom w:val="none" w:sz="0" w:space="0" w:color="auto"/>
            <w:right w:val="none" w:sz="0" w:space="0" w:color="auto"/>
          </w:divBdr>
        </w:div>
        <w:div w:id="395205039">
          <w:marLeft w:val="480"/>
          <w:marRight w:val="0"/>
          <w:marTop w:val="0"/>
          <w:marBottom w:val="0"/>
          <w:divBdr>
            <w:top w:val="none" w:sz="0" w:space="0" w:color="auto"/>
            <w:left w:val="none" w:sz="0" w:space="0" w:color="auto"/>
            <w:bottom w:val="none" w:sz="0" w:space="0" w:color="auto"/>
            <w:right w:val="none" w:sz="0" w:space="0" w:color="auto"/>
          </w:divBdr>
        </w:div>
        <w:div w:id="412095024">
          <w:marLeft w:val="480"/>
          <w:marRight w:val="0"/>
          <w:marTop w:val="0"/>
          <w:marBottom w:val="0"/>
          <w:divBdr>
            <w:top w:val="none" w:sz="0" w:space="0" w:color="auto"/>
            <w:left w:val="none" w:sz="0" w:space="0" w:color="auto"/>
            <w:bottom w:val="none" w:sz="0" w:space="0" w:color="auto"/>
            <w:right w:val="none" w:sz="0" w:space="0" w:color="auto"/>
          </w:divBdr>
        </w:div>
        <w:div w:id="452552096">
          <w:marLeft w:val="480"/>
          <w:marRight w:val="0"/>
          <w:marTop w:val="0"/>
          <w:marBottom w:val="0"/>
          <w:divBdr>
            <w:top w:val="none" w:sz="0" w:space="0" w:color="auto"/>
            <w:left w:val="none" w:sz="0" w:space="0" w:color="auto"/>
            <w:bottom w:val="none" w:sz="0" w:space="0" w:color="auto"/>
            <w:right w:val="none" w:sz="0" w:space="0" w:color="auto"/>
          </w:divBdr>
        </w:div>
        <w:div w:id="455371522">
          <w:marLeft w:val="480"/>
          <w:marRight w:val="0"/>
          <w:marTop w:val="0"/>
          <w:marBottom w:val="0"/>
          <w:divBdr>
            <w:top w:val="none" w:sz="0" w:space="0" w:color="auto"/>
            <w:left w:val="none" w:sz="0" w:space="0" w:color="auto"/>
            <w:bottom w:val="none" w:sz="0" w:space="0" w:color="auto"/>
            <w:right w:val="none" w:sz="0" w:space="0" w:color="auto"/>
          </w:divBdr>
        </w:div>
        <w:div w:id="472794036">
          <w:marLeft w:val="480"/>
          <w:marRight w:val="0"/>
          <w:marTop w:val="0"/>
          <w:marBottom w:val="0"/>
          <w:divBdr>
            <w:top w:val="none" w:sz="0" w:space="0" w:color="auto"/>
            <w:left w:val="none" w:sz="0" w:space="0" w:color="auto"/>
            <w:bottom w:val="none" w:sz="0" w:space="0" w:color="auto"/>
            <w:right w:val="none" w:sz="0" w:space="0" w:color="auto"/>
          </w:divBdr>
        </w:div>
        <w:div w:id="491678763">
          <w:marLeft w:val="480"/>
          <w:marRight w:val="0"/>
          <w:marTop w:val="0"/>
          <w:marBottom w:val="0"/>
          <w:divBdr>
            <w:top w:val="none" w:sz="0" w:space="0" w:color="auto"/>
            <w:left w:val="none" w:sz="0" w:space="0" w:color="auto"/>
            <w:bottom w:val="none" w:sz="0" w:space="0" w:color="auto"/>
            <w:right w:val="none" w:sz="0" w:space="0" w:color="auto"/>
          </w:divBdr>
        </w:div>
        <w:div w:id="625819779">
          <w:marLeft w:val="480"/>
          <w:marRight w:val="0"/>
          <w:marTop w:val="0"/>
          <w:marBottom w:val="0"/>
          <w:divBdr>
            <w:top w:val="none" w:sz="0" w:space="0" w:color="auto"/>
            <w:left w:val="none" w:sz="0" w:space="0" w:color="auto"/>
            <w:bottom w:val="none" w:sz="0" w:space="0" w:color="auto"/>
            <w:right w:val="none" w:sz="0" w:space="0" w:color="auto"/>
          </w:divBdr>
        </w:div>
        <w:div w:id="662246565">
          <w:marLeft w:val="480"/>
          <w:marRight w:val="0"/>
          <w:marTop w:val="0"/>
          <w:marBottom w:val="0"/>
          <w:divBdr>
            <w:top w:val="none" w:sz="0" w:space="0" w:color="auto"/>
            <w:left w:val="none" w:sz="0" w:space="0" w:color="auto"/>
            <w:bottom w:val="none" w:sz="0" w:space="0" w:color="auto"/>
            <w:right w:val="none" w:sz="0" w:space="0" w:color="auto"/>
          </w:divBdr>
        </w:div>
        <w:div w:id="759839815">
          <w:marLeft w:val="480"/>
          <w:marRight w:val="0"/>
          <w:marTop w:val="0"/>
          <w:marBottom w:val="0"/>
          <w:divBdr>
            <w:top w:val="none" w:sz="0" w:space="0" w:color="auto"/>
            <w:left w:val="none" w:sz="0" w:space="0" w:color="auto"/>
            <w:bottom w:val="none" w:sz="0" w:space="0" w:color="auto"/>
            <w:right w:val="none" w:sz="0" w:space="0" w:color="auto"/>
          </w:divBdr>
        </w:div>
        <w:div w:id="831988249">
          <w:marLeft w:val="480"/>
          <w:marRight w:val="0"/>
          <w:marTop w:val="0"/>
          <w:marBottom w:val="0"/>
          <w:divBdr>
            <w:top w:val="none" w:sz="0" w:space="0" w:color="auto"/>
            <w:left w:val="none" w:sz="0" w:space="0" w:color="auto"/>
            <w:bottom w:val="none" w:sz="0" w:space="0" w:color="auto"/>
            <w:right w:val="none" w:sz="0" w:space="0" w:color="auto"/>
          </w:divBdr>
        </w:div>
        <w:div w:id="833569262">
          <w:marLeft w:val="480"/>
          <w:marRight w:val="0"/>
          <w:marTop w:val="0"/>
          <w:marBottom w:val="0"/>
          <w:divBdr>
            <w:top w:val="none" w:sz="0" w:space="0" w:color="auto"/>
            <w:left w:val="none" w:sz="0" w:space="0" w:color="auto"/>
            <w:bottom w:val="none" w:sz="0" w:space="0" w:color="auto"/>
            <w:right w:val="none" w:sz="0" w:space="0" w:color="auto"/>
          </w:divBdr>
        </w:div>
        <w:div w:id="842086345">
          <w:marLeft w:val="480"/>
          <w:marRight w:val="0"/>
          <w:marTop w:val="0"/>
          <w:marBottom w:val="0"/>
          <w:divBdr>
            <w:top w:val="none" w:sz="0" w:space="0" w:color="auto"/>
            <w:left w:val="none" w:sz="0" w:space="0" w:color="auto"/>
            <w:bottom w:val="none" w:sz="0" w:space="0" w:color="auto"/>
            <w:right w:val="none" w:sz="0" w:space="0" w:color="auto"/>
          </w:divBdr>
        </w:div>
        <w:div w:id="908003447">
          <w:marLeft w:val="480"/>
          <w:marRight w:val="0"/>
          <w:marTop w:val="0"/>
          <w:marBottom w:val="0"/>
          <w:divBdr>
            <w:top w:val="none" w:sz="0" w:space="0" w:color="auto"/>
            <w:left w:val="none" w:sz="0" w:space="0" w:color="auto"/>
            <w:bottom w:val="none" w:sz="0" w:space="0" w:color="auto"/>
            <w:right w:val="none" w:sz="0" w:space="0" w:color="auto"/>
          </w:divBdr>
        </w:div>
        <w:div w:id="909729383">
          <w:marLeft w:val="480"/>
          <w:marRight w:val="0"/>
          <w:marTop w:val="0"/>
          <w:marBottom w:val="0"/>
          <w:divBdr>
            <w:top w:val="none" w:sz="0" w:space="0" w:color="auto"/>
            <w:left w:val="none" w:sz="0" w:space="0" w:color="auto"/>
            <w:bottom w:val="none" w:sz="0" w:space="0" w:color="auto"/>
            <w:right w:val="none" w:sz="0" w:space="0" w:color="auto"/>
          </w:divBdr>
        </w:div>
        <w:div w:id="933396201">
          <w:marLeft w:val="480"/>
          <w:marRight w:val="0"/>
          <w:marTop w:val="0"/>
          <w:marBottom w:val="0"/>
          <w:divBdr>
            <w:top w:val="none" w:sz="0" w:space="0" w:color="auto"/>
            <w:left w:val="none" w:sz="0" w:space="0" w:color="auto"/>
            <w:bottom w:val="none" w:sz="0" w:space="0" w:color="auto"/>
            <w:right w:val="none" w:sz="0" w:space="0" w:color="auto"/>
          </w:divBdr>
        </w:div>
        <w:div w:id="984699047">
          <w:marLeft w:val="480"/>
          <w:marRight w:val="0"/>
          <w:marTop w:val="0"/>
          <w:marBottom w:val="0"/>
          <w:divBdr>
            <w:top w:val="none" w:sz="0" w:space="0" w:color="auto"/>
            <w:left w:val="none" w:sz="0" w:space="0" w:color="auto"/>
            <w:bottom w:val="none" w:sz="0" w:space="0" w:color="auto"/>
            <w:right w:val="none" w:sz="0" w:space="0" w:color="auto"/>
          </w:divBdr>
        </w:div>
        <w:div w:id="1036925571">
          <w:marLeft w:val="480"/>
          <w:marRight w:val="0"/>
          <w:marTop w:val="0"/>
          <w:marBottom w:val="0"/>
          <w:divBdr>
            <w:top w:val="none" w:sz="0" w:space="0" w:color="auto"/>
            <w:left w:val="none" w:sz="0" w:space="0" w:color="auto"/>
            <w:bottom w:val="none" w:sz="0" w:space="0" w:color="auto"/>
            <w:right w:val="none" w:sz="0" w:space="0" w:color="auto"/>
          </w:divBdr>
        </w:div>
        <w:div w:id="1120148678">
          <w:marLeft w:val="480"/>
          <w:marRight w:val="0"/>
          <w:marTop w:val="0"/>
          <w:marBottom w:val="0"/>
          <w:divBdr>
            <w:top w:val="none" w:sz="0" w:space="0" w:color="auto"/>
            <w:left w:val="none" w:sz="0" w:space="0" w:color="auto"/>
            <w:bottom w:val="none" w:sz="0" w:space="0" w:color="auto"/>
            <w:right w:val="none" w:sz="0" w:space="0" w:color="auto"/>
          </w:divBdr>
        </w:div>
        <w:div w:id="1150907786">
          <w:marLeft w:val="480"/>
          <w:marRight w:val="0"/>
          <w:marTop w:val="0"/>
          <w:marBottom w:val="0"/>
          <w:divBdr>
            <w:top w:val="none" w:sz="0" w:space="0" w:color="auto"/>
            <w:left w:val="none" w:sz="0" w:space="0" w:color="auto"/>
            <w:bottom w:val="none" w:sz="0" w:space="0" w:color="auto"/>
            <w:right w:val="none" w:sz="0" w:space="0" w:color="auto"/>
          </w:divBdr>
        </w:div>
        <w:div w:id="1170561331">
          <w:marLeft w:val="480"/>
          <w:marRight w:val="0"/>
          <w:marTop w:val="0"/>
          <w:marBottom w:val="0"/>
          <w:divBdr>
            <w:top w:val="none" w:sz="0" w:space="0" w:color="auto"/>
            <w:left w:val="none" w:sz="0" w:space="0" w:color="auto"/>
            <w:bottom w:val="none" w:sz="0" w:space="0" w:color="auto"/>
            <w:right w:val="none" w:sz="0" w:space="0" w:color="auto"/>
          </w:divBdr>
        </w:div>
        <w:div w:id="1253926744">
          <w:marLeft w:val="480"/>
          <w:marRight w:val="0"/>
          <w:marTop w:val="0"/>
          <w:marBottom w:val="0"/>
          <w:divBdr>
            <w:top w:val="none" w:sz="0" w:space="0" w:color="auto"/>
            <w:left w:val="none" w:sz="0" w:space="0" w:color="auto"/>
            <w:bottom w:val="none" w:sz="0" w:space="0" w:color="auto"/>
            <w:right w:val="none" w:sz="0" w:space="0" w:color="auto"/>
          </w:divBdr>
        </w:div>
        <w:div w:id="1296594930">
          <w:marLeft w:val="480"/>
          <w:marRight w:val="0"/>
          <w:marTop w:val="0"/>
          <w:marBottom w:val="0"/>
          <w:divBdr>
            <w:top w:val="none" w:sz="0" w:space="0" w:color="auto"/>
            <w:left w:val="none" w:sz="0" w:space="0" w:color="auto"/>
            <w:bottom w:val="none" w:sz="0" w:space="0" w:color="auto"/>
            <w:right w:val="none" w:sz="0" w:space="0" w:color="auto"/>
          </w:divBdr>
        </w:div>
        <w:div w:id="1310666585">
          <w:marLeft w:val="480"/>
          <w:marRight w:val="0"/>
          <w:marTop w:val="0"/>
          <w:marBottom w:val="0"/>
          <w:divBdr>
            <w:top w:val="none" w:sz="0" w:space="0" w:color="auto"/>
            <w:left w:val="none" w:sz="0" w:space="0" w:color="auto"/>
            <w:bottom w:val="none" w:sz="0" w:space="0" w:color="auto"/>
            <w:right w:val="none" w:sz="0" w:space="0" w:color="auto"/>
          </w:divBdr>
        </w:div>
        <w:div w:id="1321888054">
          <w:marLeft w:val="480"/>
          <w:marRight w:val="0"/>
          <w:marTop w:val="0"/>
          <w:marBottom w:val="0"/>
          <w:divBdr>
            <w:top w:val="none" w:sz="0" w:space="0" w:color="auto"/>
            <w:left w:val="none" w:sz="0" w:space="0" w:color="auto"/>
            <w:bottom w:val="none" w:sz="0" w:space="0" w:color="auto"/>
            <w:right w:val="none" w:sz="0" w:space="0" w:color="auto"/>
          </w:divBdr>
        </w:div>
        <w:div w:id="1328480769">
          <w:marLeft w:val="480"/>
          <w:marRight w:val="0"/>
          <w:marTop w:val="0"/>
          <w:marBottom w:val="0"/>
          <w:divBdr>
            <w:top w:val="none" w:sz="0" w:space="0" w:color="auto"/>
            <w:left w:val="none" w:sz="0" w:space="0" w:color="auto"/>
            <w:bottom w:val="none" w:sz="0" w:space="0" w:color="auto"/>
            <w:right w:val="none" w:sz="0" w:space="0" w:color="auto"/>
          </w:divBdr>
        </w:div>
        <w:div w:id="1356929238">
          <w:marLeft w:val="480"/>
          <w:marRight w:val="0"/>
          <w:marTop w:val="0"/>
          <w:marBottom w:val="0"/>
          <w:divBdr>
            <w:top w:val="none" w:sz="0" w:space="0" w:color="auto"/>
            <w:left w:val="none" w:sz="0" w:space="0" w:color="auto"/>
            <w:bottom w:val="none" w:sz="0" w:space="0" w:color="auto"/>
            <w:right w:val="none" w:sz="0" w:space="0" w:color="auto"/>
          </w:divBdr>
        </w:div>
        <w:div w:id="1463769788">
          <w:marLeft w:val="480"/>
          <w:marRight w:val="0"/>
          <w:marTop w:val="0"/>
          <w:marBottom w:val="0"/>
          <w:divBdr>
            <w:top w:val="none" w:sz="0" w:space="0" w:color="auto"/>
            <w:left w:val="none" w:sz="0" w:space="0" w:color="auto"/>
            <w:bottom w:val="none" w:sz="0" w:space="0" w:color="auto"/>
            <w:right w:val="none" w:sz="0" w:space="0" w:color="auto"/>
          </w:divBdr>
        </w:div>
        <w:div w:id="1477916746">
          <w:marLeft w:val="480"/>
          <w:marRight w:val="0"/>
          <w:marTop w:val="0"/>
          <w:marBottom w:val="0"/>
          <w:divBdr>
            <w:top w:val="none" w:sz="0" w:space="0" w:color="auto"/>
            <w:left w:val="none" w:sz="0" w:space="0" w:color="auto"/>
            <w:bottom w:val="none" w:sz="0" w:space="0" w:color="auto"/>
            <w:right w:val="none" w:sz="0" w:space="0" w:color="auto"/>
          </w:divBdr>
        </w:div>
        <w:div w:id="1493720079">
          <w:marLeft w:val="480"/>
          <w:marRight w:val="0"/>
          <w:marTop w:val="0"/>
          <w:marBottom w:val="0"/>
          <w:divBdr>
            <w:top w:val="none" w:sz="0" w:space="0" w:color="auto"/>
            <w:left w:val="none" w:sz="0" w:space="0" w:color="auto"/>
            <w:bottom w:val="none" w:sz="0" w:space="0" w:color="auto"/>
            <w:right w:val="none" w:sz="0" w:space="0" w:color="auto"/>
          </w:divBdr>
        </w:div>
        <w:div w:id="1515074704">
          <w:marLeft w:val="480"/>
          <w:marRight w:val="0"/>
          <w:marTop w:val="0"/>
          <w:marBottom w:val="0"/>
          <w:divBdr>
            <w:top w:val="none" w:sz="0" w:space="0" w:color="auto"/>
            <w:left w:val="none" w:sz="0" w:space="0" w:color="auto"/>
            <w:bottom w:val="none" w:sz="0" w:space="0" w:color="auto"/>
            <w:right w:val="none" w:sz="0" w:space="0" w:color="auto"/>
          </w:divBdr>
        </w:div>
        <w:div w:id="1531066912">
          <w:marLeft w:val="480"/>
          <w:marRight w:val="0"/>
          <w:marTop w:val="0"/>
          <w:marBottom w:val="0"/>
          <w:divBdr>
            <w:top w:val="none" w:sz="0" w:space="0" w:color="auto"/>
            <w:left w:val="none" w:sz="0" w:space="0" w:color="auto"/>
            <w:bottom w:val="none" w:sz="0" w:space="0" w:color="auto"/>
            <w:right w:val="none" w:sz="0" w:space="0" w:color="auto"/>
          </w:divBdr>
        </w:div>
        <w:div w:id="1541823675">
          <w:marLeft w:val="480"/>
          <w:marRight w:val="0"/>
          <w:marTop w:val="0"/>
          <w:marBottom w:val="0"/>
          <w:divBdr>
            <w:top w:val="none" w:sz="0" w:space="0" w:color="auto"/>
            <w:left w:val="none" w:sz="0" w:space="0" w:color="auto"/>
            <w:bottom w:val="none" w:sz="0" w:space="0" w:color="auto"/>
            <w:right w:val="none" w:sz="0" w:space="0" w:color="auto"/>
          </w:divBdr>
        </w:div>
        <w:div w:id="1571116868">
          <w:marLeft w:val="480"/>
          <w:marRight w:val="0"/>
          <w:marTop w:val="0"/>
          <w:marBottom w:val="0"/>
          <w:divBdr>
            <w:top w:val="none" w:sz="0" w:space="0" w:color="auto"/>
            <w:left w:val="none" w:sz="0" w:space="0" w:color="auto"/>
            <w:bottom w:val="none" w:sz="0" w:space="0" w:color="auto"/>
            <w:right w:val="none" w:sz="0" w:space="0" w:color="auto"/>
          </w:divBdr>
        </w:div>
        <w:div w:id="1617760537">
          <w:marLeft w:val="480"/>
          <w:marRight w:val="0"/>
          <w:marTop w:val="0"/>
          <w:marBottom w:val="0"/>
          <w:divBdr>
            <w:top w:val="none" w:sz="0" w:space="0" w:color="auto"/>
            <w:left w:val="none" w:sz="0" w:space="0" w:color="auto"/>
            <w:bottom w:val="none" w:sz="0" w:space="0" w:color="auto"/>
            <w:right w:val="none" w:sz="0" w:space="0" w:color="auto"/>
          </w:divBdr>
        </w:div>
        <w:div w:id="1632128298">
          <w:marLeft w:val="480"/>
          <w:marRight w:val="0"/>
          <w:marTop w:val="0"/>
          <w:marBottom w:val="0"/>
          <w:divBdr>
            <w:top w:val="none" w:sz="0" w:space="0" w:color="auto"/>
            <w:left w:val="none" w:sz="0" w:space="0" w:color="auto"/>
            <w:bottom w:val="none" w:sz="0" w:space="0" w:color="auto"/>
            <w:right w:val="none" w:sz="0" w:space="0" w:color="auto"/>
          </w:divBdr>
        </w:div>
        <w:div w:id="1665621635">
          <w:marLeft w:val="480"/>
          <w:marRight w:val="0"/>
          <w:marTop w:val="0"/>
          <w:marBottom w:val="0"/>
          <w:divBdr>
            <w:top w:val="none" w:sz="0" w:space="0" w:color="auto"/>
            <w:left w:val="none" w:sz="0" w:space="0" w:color="auto"/>
            <w:bottom w:val="none" w:sz="0" w:space="0" w:color="auto"/>
            <w:right w:val="none" w:sz="0" w:space="0" w:color="auto"/>
          </w:divBdr>
        </w:div>
        <w:div w:id="1699772661">
          <w:marLeft w:val="480"/>
          <w:marRight w:val="0"/>
          <w:marTop w:val="0"/>
          <w:marBottom w:val="0"/>
          <w:divBdr>
            <w:top w:val="none" w:sz="0" w:space="0" w:color="auto"/>
            <w:left w:val="none" w:sz="0" w:space="0" w:color="auto"/>
            <w:bottom w:val="none" w:sz="0" w:space="0" w:color="auto"/>
            <w:right w:val="none" w:sz="0" w:space="0" w:color="auto"/>
          </w:divBdr>
        </w:div>
        <w:div w:id="1716196586">
          <w:marLeft w:val="480"/>
          <w:marRight w:val="0"/>
          <w:marTop w:val="0"/>
          <w:marBottom w:val="0"/>
          <w:divBdr>
            <w:top w:val="none" w:sz="0" w:space="0" w:color="auto"/>
            <w:left w:val="none" w:sz="0" w:space="0" w:color="auto"/>
            <w:bottom w:val="none" w:sz="0" w:space="0" w:color="auto"/>
            <w:right w:val="none" w:sz="0" w:space="0" w:color="auto"/>
          </w:divBdr>
        </w:div>
        <w:div w:id="1745032401">
          <w:marLeft w:val="480"/>
          <w:marRight w:val="0"/>
          <w:marTop w:val="0"/>
          <w:marBottom w:val="0"/>
          <w:divBdr>
            <w:top w:val="none" w:sz="0" w:space="0" w:color="auto"/>
            <w:left w:val="none" w:sz="0" w:space="0" w:color="auto"/>
            <w:bottom w:val="none" w:sz="0" w:space="0" w:color="auto"/>
            <w:right w:val="none" w:sz="0" w:space="0" w:color="auto"/>
          </w:divBdr>
        </w:div>
        <w:div w:id="1752315791">
          <w:marLeft w:val="480"/>
          <w:marRight w:val="0"/>
          <w:marTop w:val="0"/>
          <w:marBottom w:val="0"/>
          <w:divBdr>
            <w:top w:val="none" w:sz="0" w:space="0" w:color="auto"/>
            <w:left w:val="none" w:sz="0" w:space="0" w:color="auto"/>
            <w:bottom w:val="none" w:sz="0" w:space="0" w:color="auto"/>
            <w:right w:val="none" w:sz="0" w:space="0" w:color="auto"/>
          </w:divBdr>
        </w:div>
        <w:div w:id="1782450799">
          <w:marLeft w:val="480"/>
          <w:marRight w:val="0"/>
          <w:marTop w:val="0"/>
          <w:marBottom w:val="0"/>
          <w:divBdr>
            <w:top w:val="none" w:sz="0" w:space="0" w:color="auto"/>
            <w:left w:val="none" w:sz="0" w:space="0" w:color="auto"/>
            <w:bottom w:val="none" w:sz="0" w:space="0" w:color="auto"/>
            <w:right w:val="none" w:sz="0" w:space="0" w:color="auto"/>
          </w:divBdr>
        </w:div>
        <w:div w:id="1801924417">
          <w:marLeft w:val="480"/>
          <w:marRight w:val="0"/>
          <w:marTop w:val="0"/>
          <w:marBottom w:val="0"/>
          <w:divBdr>
            <w:top w:val="none" w:sz="0" w:space="0" w:color="auto"/>
            <w:left w:val="none" w:sz="0" w:space="0" w:color="auto"/>
            <w:bottom w:val="none" w:sz="0" w:space="0" w:color="auto"/>
            <w:right w:val="none" w:sz="0" w:space="0" w:color="auto"/>
          </w:divBdr>
        </w:div>
        <w:div w:id="1806893267">
          <w:marLeft w:val="480"/>
          <w:marRight w:val="0"/>
          <w:marTop w:val="0"/>
          <w:marBottom w:val="0"/>
          <w:divBdr>
            <w:top w:val="none" w:sz="0" w:space="0" w:color="auto"/>
            <w:left w:val="none" w:sz="0" w:space="0" w:color="auto"/>
            <w:bottom w:val="none" w:sz="0" w:space="0" w:color="auto"/>
            <w:right w:val="none" w:sz="0" w:space="0" w:color="auto"/>
          </w:divBdr>
        </w:div>
        <w:div w:id="1826899323">
          <w:marLeft w:val="480"/>
          <w:marRight w:val="0"/>
          <w:marTop w:val="0"/>
          <w:marBottom w:val="0"/>
          <w:divBdr>
            <w:top w:val="none" w:sz="0" w:space="0" w:color="auto"/>
            <w:left w:val="none" w:sz="0" w:space="0" w:color="auto"/>
            <w:bottom w:val="none" w:sz="0" w:space="0" w:color="auto"/>
            <w:right w:val="none" w:sz="0" w:space="0" w:color="auto"/>
          </w:divBdr>
        </w:div>
        <w:div w:id="1854683460">
          <w:marLeft w:val="480"/>
          <w:marRight w:val="0"/>
          <w:marTop w:val="0"/>
          <w:marBottom w:val="0"/>
          <w:divBdr>
            <w:top w:val="none" w:sz="0" w:space="0" w:color="auto"/>
            <w:left w:val="none" w:sz="0" w:space="0" w:color="auto"/>
            <w:bottom w:val="none" w:sz="0" w:space="0" w:color="auto"/>
            <w:right w:val="none" w:sz="0" w:space="0" w:color="auto"/>
          </w:divBdr>
        </w:div>
        <w:div w:id="1870800590">
          <w:marLeft w:val="480"/>
          <w:marRight w:val="0"/>
          <w:marTop w:val="0"/>
          <w:marBottom w:val="0"/>
          <w:divBdr>
            <w:top w:val="none" w:sz="0" w:space="0" w:color="auto"/>
            <w:left w:val="none" w:sz="0" w:space="0" w:color="auto"/>
            <w:bottom w:val="none" w:sz="0" w:space="0" w:color="auto"/>
            <w:right w:val="none" w:sz="0" w:space="0" w:color="auto"/>
          </w:divBdr>
        </w:div>
        <w:div w:id="1883978500">
          <w:marLeft w:val="480"/>
          <w:marRight w:val="0"/>
          <w:marTop w:val="0"/>
          <w:marBottom w:val="0"/>
          <w:divBdr>
            <w:top w:val="none" w:sz="0" w:space="0" w:color="auto"/>
            <w:left w:val="none" w:sz="0" w:space="0" w:color="auto"/>
            <w:bottom w:val="none" w:sz="0" w:space="0" w:color="auto"/>
            <w:right w:val="none" w:sz="0" w:space="0" w:color="auto"/>
          </w:divBdr>
        </w:div>
        <w:div w:id="1926912819">
          <w:marLeft w:val="480"/>
          <w:marRight w:val="0"/>
          <w:marTop w:val="0"/>
          <w:marBottom w:val="0"/>
          <w:divBdr>
            <w:top w:val="none" w:sz="0" w:space="0" w:color="auto"/>
            <w:left w:val="none" w:sz="0" w:space="0" w:color="auto"/>
            <w:bottom w:val="none" w:sz="0" w:space="0" w:color="auto"/>
            <w:right w:val="none" w:sz="0" w:space="0" w:color="auto"/>
          </w:divBdr>
        </w:div>
        <w:div w:id="2008753714">
          <w:marLeft w:val="480"/>
          <w:marRight w:val="0"/>
          <w:marTop w:val="0"/>
          <w:marBottom w:val="0"/>
          <w:divBdr>
            <w:top w:val="none" w:sz="0" w:space="0" w:color="auto"/>
            <w:left w:val="none" w:sz="0" w:space="0" w:color="auto"/>
            <w:bottom w:val="none" w:sz="0" w:space="0" w:color="auto"/>
            <w:right w:val="none" w:sz="0" w:space="0" w:color="auto"/>
          </w:divBdr>
        </w:div>
        <w:div w:id="2052608050">
          <w:marLeft w:val="480"/>
          <w:marRight w:val="0"/>
          <w:marTop w:val="0"/>
          <w:marBottom w:val="0"/>
          <w:divBdr>
            <w:top w:val="none" w:sz="0" w:space="0" w:color="auto"/>
            <w:left w:val="none" w:sz="0" w:space="0" w:color="auto"/>
            <w:bottom w:val="none" w:sz="0" w:space="0" w:color="auto"/>
            <w:right w:val="none" w:sz="0" w:space="0" w:color="auto"/>
          </w:divBdr>
        </w:div>
      </w:divsChild>
    </w:div>
    <w:div w:id="545680430">
      <w:bodyDiv w:val="1"/>
      <w:marLeft w:val="0"/>
      <w:marRight w:val="0"/>
      <w:marTop w:val="0"/>
      <w:marBottom w:val="0"/>
      <w:divBdr>
        <w:top w:val="none" w:sz="0" w:space="0" w:color="auto"/>
        <w:left w:val="none" w:sz="0" w:space="0" w:color="auto"/>
        <w:bottom w:val="none" w:sz="0" w:space="0" w:color="auto"/>
        <w:right w:val="none" w:sz="0" w:space="0" w:color="auto"/>
      </w:divBdr>
      <w:divsChild>
        <w:div w:id="4870049">
          <w:marLeft w:val="480"/>
          <w:marRight w:val="0"/>
          <w:marTop w:val="0"/>
          <w:marBottom w:val="0"/>
          <w:divBdr>
            <w:top w:val="none" w:sz="0" w:space="0" w:color="auto"/>
            <w:left w:val="none" w:sz="0" w:space="0" w:color="auto"/>
            <w:bottom w:val="none" w:sz="0" w:space="0" w:color="auto"/>
            <w:right w:val="none" w:sz="0" w:space="0" w:color="auto"/>
          </w:divBdr>
        </w:div>
        <w:div w:id="27485828">
          <w:marLeft w:val="480"/>
          <w:marRight w:val="0"/>
          <w:marTop w:val="0"/>
          <w:marBottom w:val="0"/>
          <w:divBdr>
            <w:top w:val="none" w:sz="0" w:space="0" w:color="auto"/>
            <w:left w:val="none" w:sz="0" w:space="0" w:color="auto"/>
            <w:bottom w:val="none" w:sz="0" w:space="0" w:color="auto"/>
            <w:right w:val="none" w:sz="0" w:space="0" w:color="auto"/>
          </w:divBdr>
        </w:div>
        <w:div w:id="36439474">
          <w:marLeft w:val="480"/>
          <w:marRight w:val="0"/>
          <w:marTop w:val="0"/>
          <w:marBottom w:val="0"/>
          <w:divBdr>
            <w:top w:val="none" w:sz="0" w:space="0" w:color="auto"/>
            <w:left w:val="none" w:sz="0" w:space="0" w:color="auto"/>
            <w:bottom w:val="none" w:sz="0" w:space="0" w:color="auto"/>
            <w:right w:val="none" w:sz="0" w:space="0" w:color="auto"/>
          </w:divBdr>
        </w:div>
        <w:div w:id="43145212">
          <w:marLeft w:val="480"/>
          <w:marRight w:val="0"/>
          <w:marTop w:val="0"/>
          <w:marBottom w:val="0"/>
          <w:divBdr>
            <w:top w:val="none" w:sz="0" w:space="0" w:color="auto"/>
            <w:left w:val="none" w:sz="0" w:space="0" w:color="auto"/>
            <w:bottom w:val="none" w:sz="0" w:space="0" w:color="auto"/>
            <w:right w:val="none" w:sz="0" w:space="0" w:color="auto"/>
          </w:divBdr>
        </w:div>
        <w:div w:id="56588100">
          <w:marLeft w:val="480"/>
          <w:marRight w:val="0"/>
          <w:marTop w:val="0"/>
          <w:marBottom w:val="0"/>
          <w:divBdr>
            <w:top w:val="none" w:sz="0" w:space="0" w:color="auto"/>
            <w:left w:val="none" w:sz="0" w:space="0" w:color="auto"/>
            <w:bottom w:val="none" w:sz="0" w:space="0" w:color="auto"/>
            <w:right w:val="none" w:sz="0" w:space="0" w:color="auto"/>
          </w:divBdr>
        </w:div>
        <w:div w:id="81687550">
          <w:marLeft w:val="480"/>
          <w:marRight w:val="0"/>
          <w:marTop w:val="0"/>
          <w:marBottom w:val="0"/>
          <w:divBdr>
            <w:top w:val="none" w:sz="0" w:space="0" w:color="auto"/>
            <w:left w:val="none" w:sz="0" w:space="0" w:color="auto"/>
            <w:bottom w:val="none" w:sz="0" w:space="0" w:color="auto"/>
            <w:right w:val="none" w:sz="0" w:space="0" w:color="auto"/>
          </w:divBdr>
        </w:div>
        <w:div w:id="98136877">
          <w:marLeft w:val="480"/>
          <w:marRight w:val="0"/>
          <w:marTop w:val="0"/>
          <w:marBottom w:val="0"/>
          <w:divBdr>
            <w:top w:val="none" w:sz="0" w:space="0" w:color="auto"/>
            <w:left w:val="none" w:sz="0" w:space="0" w:color="auto"/>
            <w:bottom w:val="none" w:sz="0" w:space="0" w:color="auto"/>
            <w:right w:val="none" w:sz="0" w:space="0" w:color="auto"/>
          </w:divBdr>
        </w:div>
        <w:div w:id="129372925">
          <w:marLeft w:val="480"/>
          <w:marRight w:val="0"/>
          <w:marTop w:val="0"/>
          <w:marBottom w:val="0"/>
          <w:divBdr>
            <w:top w:val="none" w:sz="0" w:space="0" w:color="auto"/>
            <w:left w:val="none" w:sz="0" w:space="0" w:color="auto"/>
            <w:bottom w:val="none" w:sz="0" w:space="0" w:color="auto"/>
            <w:right w:val="none" w:sz="0" w:space="0" w:color="auto"/>
          </w:divBdr>
        </w:div>
        <w:div w:id="227227415">
          <w:marLeft w:val="480"/>
          <w:marRight w:val="0"/>
          <w:marTop w:val="0"/>
          <w:marBottom w:val="0"/>
          <w:divBdr>
            <w:top w:val="none" w:sz="0" w:space="0" w:color="auto"/>
            <w:left w:val="none" w:sz="0" w:space="0" w:color="auto"/>
            <w:bottom w:val="none" w:sz="0" w:space="0" w:color="auto"/>
            <w:right w:val="none" w:sz="0" w:space="0" w:color="auto"/>
          </w:divBdr>
        </w:div>
        <w:div w:id="234556010">
          <w:marLeft w:val="480"/>
          <w:marRight w:val="0"/>
          <w:marTop w:val="0"/>
          <w:marBottom w:val="0"/>
          <w:divBdr>
            <w:top w:val="none" w:sz="0" w:space="0" w:color="auto"/>
            <w:left w:val="none" w:sz="0" w:space="0" w:color="auto"/>
            <w:bottom w:val="none" w:sz="0" w:space="0" w:color="auto"/>
            <w:right w:val="none" w:sz="0" w:space="0" w:color="auto"/>
          </w:divBdr>
        </w:div>
        <w:div w:id="235359332">
          <w:marLeft w:val="480"/>
          <w:marRight w:val="0"/>
          <w:marTop w:val="0"/>
          <w:marBottom w:val="0"/>
          <w:divBdr>
            <w:top w:val="none" w:sz="0" w:space="0" w:color="auto"/>
            <w:left w:val="none" w:sz="0" w:space="0" w:color="auto"/>
            <w:bottom w:val="none" w:sz="0" w:space="0" w:color="auto"/>
            <w:right w:val="none" w:sz="0" w:space="0" w:color="auto"/>
          </w:divBdr>
        </w:div>
        <w:div w:id="246037537">
          <w:marLeft w:val="480"/>
          <w:marRight w:val="0"/>
          <w:marTop w:val="0"/>
          <w:marBottom w:val="0"/>
          <w:divBdr>
            <w:top w:val="none" w:sz="0" w:space="0" w:color="auto"/>
            <w:left w:val="none" w:sz="0" w:space="0" w:color="auto"/>
            <w:bottom w:val="none" w:sz="0" w:space="0" w:color="auto"/>
            <w:right w:val="none" w:sz="0" w:space="0" w:color="auto"/>
          </w:divBdr>
        </w:div>
        <w:div w:id="252206232">
          <w:marLeft w:val="480"/>
          <w:marRight w:val="0"/>
          <w:marTop w:val="0"/>
          <w:marBottom w:val="0"/>
          <w:divBdr>
            <w:top w:val="none" w:sz="0" w:space="0" w:color="auto"/>
            <w:left w:val="none" w:sz="0" w:space="0" w:color="auto"/>
            <w:bottom w:val="none" w:sz="0" w:space="0" w:color="auto"/>
            <w:right w:val="none" w:sz="0" w:space="0" w:color="auto"/>
          </w:divBdr>
        </w:div>
        <w:div w:id="292105678">
          <w:marLeft w:val="480"/>
          <w:marRight w:val="0"/>
          <w:marTop w:val="0"/>
          <w:marBottom w:val="0"/>
          <w:divBdr>
            <w:top w:val="none" w:sz="0" w:space="0" w:color="auto"/>
            <w:left w:val="none" w:sz="0" w:space="0" w:color="auto"/>
            <w:bottom w:val="none" w:sz="0" w:space="0" w:color="auto"/>
            <w:right w:val="none" w:sz="0" w:space="0" w:color="auto"/>
          </w:divBdr>
        </w:div>
        <w:div w:id="376780947">
          <w:marLeft w:val="480"/>
          <w:marRight w:val="0"/>
          <w:marTop w:val="0"/>
          <w:marBottom w:val="0"/>
          <w:divBdr>
            <w:top w:val="none" w:sz="0" w:space="0" w:color="auto"/>
            <w:left w:val="none" w:sz="0" w:space="0" w:color="auto"/>
            <w:bottom w:val="none" w:sz="0" w:space="0" w:color="auto"/>
            <w:right w:val="none" w:sz="0" w:space="0" w:color="auto"/>
          </w:divBdr>
        </w:div>
        <w:div w:id="416639927">
          <w:marLeft w:val="480"/>
          <w:marRight w:val="0"/>
          <w:marTop w:val="0"/>
          <w:marBottom w:val="0"/>
          <w:divBdr>
            <w:top w:val="none" w:sz="0" w:space="0" w:color="auto"/>
            <w:left w:val="none" w:sz="0" w:space="0" w:color="auto"/>
            <w:bottom w:val="none" w:sz="0" w:space="0" w:color="auto"/>
            <w:right w:val="none" w:sz="0" w:space="0" w:color="auto"/>
          </w:divBdr>
        </w:div>
        <w:div w:id="435635771">
          <w:marLeft w:val="480"/>
          <w:marRight w:val="0"/>
          <w:marTop w:val="0"/>
          <w:marBottom w:val="0"/>
          <w:divBdr>
            <w:top w:val="none" w:sz="0" w:space="0" w:color="auto"/>
            <w:left w:val="none" w:sz="0" w:space="0" w:color="auto"/>
            <w:bottom w:val="none" w:sz="0" w:space="0" w:color="auto"/>
            <w:right w:val="none" w:sz="0" w:space="0" w:color="auto"/>
          </w:divBdr>
        </w:div>
        <w:div w:id="436798503">
          <w:marLeft w:val="480"/>
          <w:marRight w:val="0"/>
          <w:marTop w:val="0"/>
          <w:marBottom w:val="0"/>
          <w:divBdr>
            <w:top w:val="none" w:sz="0" w:space="0" w:color="auto"/>
            <w:left w:val="none" w:sz="0" w:space="0" w:color="auto"/>
            <w:bottom w:val="none" w:sz="0" w:space="0" w:color="auto"/>
            <w:right w:val="none" w:sz="0" w:space="0" w:color="auto"/>
          </w:divBdr>
        </w:div>
        <w:div w:id="438987983">
          <w:marLeft w:val="480"/>
          <w:marRight w:val="0"/>
          <w:marTop w:val="0"/>
          <w:marBottom w:val="0"/>
          <w:divBdr>
            <w:top w:val="none" w:sz="0" w:space="0" w:color="auto"/>
            <w:left w:val="none" w:sz="0" w:space="0" w:color="auto"/>
            <w:bottom w:val="none" w:sz="0" w:space="0" w:color="auto"/>
            <w:right w:val="none" w:sz="0" w:space="0" w:color="auto"/>
          </w:divBdr>
        </w:div>
        <w:div w:id="454640728">
          <w:marLeft w:val="480"/>
          <w:marRight w:val="0"/>
          <w:marTop w:val="0"/>
          <w:marBottom w:val="0"/>
          <w:divBdr>
            <w:top w:val="none" w:sz="0" w:space="0" w:color="auto"/>
            <w:left w:val="none" w:sz="0" w:space="0" w:color="auto"/>
            <w:bottom w:val="none" w:sz="0" w:space="0" w:color="auto"/>
            <w:right w:val="none" w:sz="0" w:space="0" w:color="auto"/>
          </w:divBdr>
        </w:div>
        <w:div w:id="489947766">
          <w:marLeft w:val="480"/>
          <w:marRight w:val="0"/>
          <w:marTop w:val="0"/>
          <w:marBottom w:val="0"/>
          <w:divBdr>
            <w:top w:val="none" w:sz="0" w:space="0" w:color="auto"/>
            <w:left w:val="none" w:sz="0" w:space="0" w:color="auto"/>
            <w:bottom w:val="none" w:sz="0" w:space="0" w:color="auto"/>
            <w:right w:val="none" w:sz="0" w:space="0" w:color="auto"/>
          </w:divBdr>
        </w:div>
        <w:div w:id="502669814">
          <w:marLeft w:val="480"/>
          <w:marRight w:val="0"/>
          <w:marTop w:val="0"/>
          <w:marBottom w:val="0"/>
          <w:divBdr>
            <w:top w:val="none" w:sz="0" w:space="0" w:color="auto"/>
            <w:left w:val="none" w:sz="0" w:space="0" w:color="auto"/>
            <w:bottom w:val="none" w:sz="0" w:space="0" w:color="auto"/>
            <w:right w:val="none" w:sz="0" w:space="0" w:color="auto"/>
          </w:divBdr>
        </w:div>
        <w:div w:id="568418245">
          <w:marLeft w:val="480"/>
          <w:marRight w:val="0"/>
          <w:marTop w:val="0"/>
          <w:marBottom w:val="0"/>
          <w:divBdr>
            <w:top w:val="none" w:sz="0" w:space="0" w:color="auto"/>
            <w:left w:val="none" w:sz="0" w:space="0" w:color="auto"/>
            <w:bottom w:val="none" w:sz="0" w:space="0" w:color="auto"/>
            <w:right w:val="none" w:sz="0" w:space="0" w:color="auto"/>
          </w:divBdr>
        </w:div>
        <w:div w:id="591429184">
          <w:marLeft w:val="480"/>
          <w:marRight w:val="0"/>
          <w:marTop w:val="0"/>
          <w:marBottom w:val="0"/>
          <w:divBdr>
            <w:top w:val="none" w:sz="0" w:space="0" w:color="auto"/>
            <w:left w:val="none" w:sz="0" w:space="0" w:color="auto"/>
            <w:bottom w:val="none" w:sz="0" w:space="0" w:color="auto"/>
            <w:right w:val="none" w:sz="0" w:space="0" w:color="auto"/>
          </w:divBdr>
        </w:div>
        <w:div w:id="602884469">
          <w:marLeft w:val="480"/>
          <w:marRight w:val="0"/>
          <w:marTop w:val="0"/>
          <w:marBottom w:val="0"/>
          <w:divBdr>
            <w:top w:val="none" w:sz="0" w:space="0" w:color="auto"/>
            <w:left w:val="none" w:sz="0" w:space="0" w:color="auto"/>
            <w:bottom w:val="none" w:sz="0" w:space="0" w:color="auto"/>
            <w:right w:val="none" w:sz="0" w:space="0" w:color="auto"/>
          </w:divBdr>
        </w:div>
        <w:div w:id="614294567">
          <w:marLeft w:val="480"/>
          <w:marRight w:val="0"/>
          <w:marTop w:val="0"/>
          <w:marBottom w:val="0"/>
          <w:divBdr>
            <w:top w:val="none" w:sz="0" w:space="0" w:color="auto"/>
            <w:left w:val="none" w:sz="0" w:space="0" w:color="auto"/>
            <w:bottom w:val="none" w:sz="0" w:space="0" w:color="auto"/>
            <w:right w:val="none" w:sz="0" w:space="0" w:color="auto"/>
          </w:divBdr>
        </w:div>
        <w:div w:id="622150877">
          <w:marLeft w:val="480"/>
          <w:marRight w:val="0"/>
          <w:marTop w:val="0"/>
          <w:marBottom w:val="0"/>
          <w:divBdr>
            <w:top w:val="none" w:sz="0" w:space="0" w:color="auto"/>
            <w:left w:val="none" w:sz="0" w:space="0" w:color="auto"/>
            <w:bottom w:val="none" w:sz="0" w:space="0" w:color="auto"/>
            <w:right w:val="none" w:sz="0" w:space="0" w:color="auto"/>
          </w:divBdr>
        </w:div>
        <w:div w:id="730151934">
          <w:marLeft w:val="480"/>
          <w:marRight w:val="0"/>
          <w:marTop w:val="0"/>
          <w:marBottom w:val="0"/>
          <w:divBdr>
            <w:top w:val="none" w:sz="0" w:space="0" w:color="auto"/>
            <w:left w:val="none" w:sz="0" w:space="0" w:color="auto"/>
            <w:bottom w:val="none" w:sz="0" w:space="0" w:color="auto"/>
            <w:right w:val="none" w:sz="0" w:space="0" w:color="auto"/>
          </w:divBdr>
        </w:div>
        <w:div w:id="786967222">
          <w:marLeft w:val="480"/>
          <w:marRight w:val="0"/>
          <w:marTop w:val="0"/>
          <w:marBottom w:val="0"/>
          <w:divBdr>
            <w:top w:val="none" w:sz="0" w:space="0" w:color="auto"/>
            <w:left w:val="none" w:sz="0" w:space="0" w:color="auto"/>
            <w:bottom w:val="none" w:sz="0" w:space="0" w:color="auto"/>
            <w:right w:val="none" w:sz="0" w:space="0" w:color="auto"/>
          </w:divBdr>
        </w:div>
        <w:div w:id="862596426">
          <w:marLeft w:val="480"/>
          <w:marRight w:val="0"/>
          <w:marTop w:val="0"/>
          <w:marBottom w:val="0"/>
          <w:divBdr>
            <w:top w:val="none" w:sz="0" w:space="0" w:color="auto"/>
            <w:left w:val="none" w:sz="0" w:space="0" w:color="auto"/>
            <w:bottom w:val="none" w:sz="0" w:space="0" w:color="auto"/>
            <w:right w:val="none" w:sz="0" w:space="0" w:color="auto"/>
          </w:divBdr>
        </w:div>
        <w:div w:id="876546502">
          <w:marLeft w:val="480"/>
          <w:marRight w:val="0"/>
          <w:marTop w:val="0"/>
          <w:marBottom w:val="0"/>
          <w:divBdr>
            <w:top w:val="none" w:sz="0" w:space="0" w:color="auto"/>
            <w:left w:val="none" w:sz="0" w:space="0" w:color="auto"/>
            <w:bottom w:val="none" w:sz="0" w:space="0" w:color="auto"/>
            <w:right w:val="none" w:sz="0" w:space="0" w:color="auto"/>
          </w:divBdr>
        </w:div>
        <w:div w:id="883129370">
          <w:marLeft w:val="480"/>
          <w:marRight w:val="0"/>
          <w:marTop w:val="0"/>
          <w:marBottom w:val="0"/>
          <w:divBdr>
            <w:top w:val="none" w:sz="0" w:space="0" w:color="auto"/>
            <w:left w:val="none" w:sz="0" w:space="0" w:color="auto"/>
            <w:bottom w:val="none" w:sz="0" w:space="0" w:color="auto"/>
            <w:right w:val="none" w:sz="0" w:space="0" w:color="auto"/>
          </w:divBdr>
        </w:div>
        <w:div w:id="890507608">
          <w:marLeft w:val="480"/>
          <w:marRight w:val="0"/>
          <w:marTop w:val="0"/>
          <w:marBottom w:val="0"/>
          <w:divBdr>
            <w:top w:val="none" w:sz="0" w:space="0" w:color="auto"/>
            <w:left w:val="none" w:sz="0" w:space="0" w:color="auto"/>
            <w:bottom w:val="none" w:sz="0" w:space="0" w:color="auto"/>
            <w:right w:val="none" w:sz="0" w:space="0" w:color="auto"/>
          </w:divBdr>
        </w:div>
        <w:div w:id="921719606">
          <w:marLeft w:val="480"/>
          <w:marRight w:val="0"/>
          <w:marTop w:val="0"/>
          <w:marBottom w:val="0"/>
          <w:divBdr>
            <w:top w:val="none" w:sz="0" w:space="0" w:color="auto"/>
            <w:left w:val="none" w:sz="0" w:space="0" w:color="auto"/>
            <w:bottom w:val="none" w:sz="0" w:space="0" w:color="auto"/>
            <w:right w:val="none" w:sz="0" w:space="0" w:color="auto"/>
          </w:divBdr>
        </w:div>
        <w:div w:id="931471983">
          <w:marLeft w:val="480"/>
          <w:marRight w:val="0"/>
          <w:marTop w:val="0"/>
          <w:marBottom w:val="0"/>
          <w:divBdr>
            <w:top w:val="none" w:sz="0" w:space="0" w:color="auto"/>
            <w:left w:val="none" w:sz="0" w:space="0" w:color="auto"/>
            <w:bottom w:val="none" w:sz="0" w:space="0" w:color="auto"/>
            <w:right w:val="none" w:sz="0" w:space="0" w:color="auto"/>
          </w:divBdr>
        </w:div>
        <w:div w:id="965895107">
          <w:marLeft w:val="480"/>
          <w:marRight w:val="0"/>
          <w:marTop w:val="0"/>
          <w:marBottom w:val="0"/>
          <w:divBdr>
            <w:top w:val="none" w:sz="0" w:space="0" w:color="auto"/>
            <w:left w:val="none" w:sz="0" w:space="0" w:color="auto"/>
            <w:bottom w:val="none" w:sz="0" w:space="0" w:color="auto"/>
            <w:right w:val="none" w:sz="0" w:space="0" w:color="auto"/>
          </w:divBdr>
        </w:div>
        <w:div w:id="971404537">
          <w:marLeft w:val="480"/>
          <w:marRight w:val="0"/>
          <w:marTop w:val="0"/>
          <w:marBottom w:val="0"/>
          <w:divBdr>
            <w:top w:val="none" w:sz="0" w:space="0" w:color="auto"/>
            <w:left w:val="none" w:sz="0" w:space="0" w:color="auto"/>
            <w:bottom w:val="none" w:sz="0" w:space="0" w:color="auto"/>
            <w:right w:val="none" w:sz="0" w:space="0" w:color="auto"/>
          </w:divBdr>
        </w:div>
        <w:div w:id="1184512921">
          <w:marLeft w:val="480"/>
          <w:marRight w:val="0"/>
          <w:marTop w:val="0"/>
          <w:marBottom w:val="0"/>
          <w:divBdr>
            <w:top w:val="none" w:sz="0" w:space="0" w:color="auto"/>
            <w:left w:val="none" w:sz="0" w:space="0" w:color="auto"/>
            <w:bottom w:val="none" w:sz="0" w:space="0" w:color="auto"/>
            <w:right w:val="none" w:sz="0" w:space="0" w:color="auto"/>
          </w:divBdr>
        </w:div>
        <w:div w:id="1214583851">
          <w:marLeft w:val="480"/>
          <w:marRight w:val="0"/>
          <w:marTop w:val="0"/>
          <w:marBottom w:val="0"/>
          <w:divBdr>
            <w:top w:val="none" w:sz="0" w:space="0" w:color="auto"/>
            <w:left w:val="none" w:sz="0" w:space="0" w:color="auto"/>
            <w:bottom w:val="none" w:sz="0" w:space="0" w:color="auto"/>
            <w:right w:val="none" w:sz="0" w:space="0" w:color="auto"/>
          </w:divBdr>
        </w:div>
        <w:div w:id="1222209189">
          <w:marLeft w:val="480"/>
          <w:marRight w:val="0"/>
          <w:marTop w:val="0"/>
          <w:marBottom w:val="0"/>
          <w:divBdr>
            <w:top w:val="none" w:sz="0" w:space="0" w:color="auto"/>
            <w:left w:val="none" w:sz="0" w:space="0" w:color="auto"/>
            <w:bottom w:val="none" w:sz="0" w:space="0" w:color="auto"/>
            <w:right w:val="none" w:sz="0" w:space="0" w:color="auto"/>
          </w:divBdr>
        </w:div>
        <w:div w:id="1241061342">
          <w:marLeft w:val="480"/>
          <w:marRight w:val="0"/>
          <w:marTop w:val="0"/>
          <w:marBottom w:val="0"/>
          <w:divBdr>
            <w:top w:val="none" w:sz="0" w:space="0" w:color="auto"/>
            <w:left w:val="none" w:sz="0" w:space="0" w:color="auto"/>
            <w:bottom w:val="none" w:sz="0" w:space="0" w:color="auto"/>
            <w:right w:val="none" w:sz="0" w:space="0" w:color="auto"/>
          </w:divBdr>
        </w:div>
        <w:div w:id="1362709884">
          <w:marLeft w:val="480"/>
          <w:marRight w:val="0"/>
          <w:marTop w:val="0"/>
          <w:marBottom w:val="0"/>
          <w:divBdr>
            <w:top w:val="none" w:sz="0" w:space="0" w:color="auto"/>
            <w:left w:val="none" w:sz="0" w:space="0" w:color="auto"/>
            <w:bottom w:val="none" w:sz="0" w:space="0" w:color="auto"/>
            <w:right w:val="none" w:sz="0" w:space="0" w:color="auto"/>
          </w:divBdr>
        </w:div>
        <w:div w:id="1380547200">
          <w:marLeft w:val="480"/>
          <w:marRight w:val="0"/>
          <w:marTop w:val="0"/>
          <w:marBottom w:val="0"/>
          <w:divBdr>
            <w:top w:val="none" w:sz="0" w:space="0" w:color="auto"/>
            <w:left w:val="none" w:sz="0" w:space="0" w:color="auto"/>
            <w:bottom w:val="none" w:sz="0" w:space="0" w:color="auto"/>
            <w:right w:val="none" w:sz="0" w:space="0" w:color="auto"/>
          </w:divBdr>
        </w:div>
        <w:div w:id="1393696826">
          <w:marLeft w:val="480"/>
          <w:marRight w:val="0"/>
          <w:marTop w:val="0"/>
          <w:marBottom w:val="0"/>
          <w:divBdr>
            <w:top w:val="none" w:sz="0" w:space="0" w:color="auto"/>
            <w:left w:val="none" w:sz="0" w:space="0" w:color="auto"/>
            <w:bottom w:val="none" w:sz="0" w:space="0" w:color="auto"/>
            <w:right w:val="none" w:sz="0" w:space="0" w:color="auto"/>
          </w:divBdr>
        </w:div>
        <w:div w:id="1443259217">
          <w:marLeft w:val="480"/>
          <w:marRight w:val="0"/>
          <w:marTop w:val="0"/>
          <w:marBottom w:val="0"/>
          <w:divBdr>
            <w:top w:val="none" w:sz="0" w:space="0" w:color="auto"/>
            <w:left w:val="none" w:sz="0" w:space="0" w:color="auto"/>
            <w:bottom w:val="none" w:sz="0" w:space="0" w:color="auto"/>
            <w:right w:val="none" w:sz="0" w:space="0" w:color="auto"/>
          </w:divBdr>
        </w:div>
        <w:div w:id="1452212963">
          <w:marLeft w:val="480"/>
          <w:marRight w:val="0"/>
          <w:marTop w:val="0"/>
          <w:marBottom w:val="0"/>
          <w:divBdr>
            <w:top w:val="none" w:sz="0" w:space="0" w:color="auto"/>
            <w:left w:val="none" w:sz="0" w:space="0" w:color="auto"/>
            <w:bottom w:val="none" w:sz="0" w:space="0" w:color="auto"/>
            <w:right w:val="none" w:sz="0" w:space="0" w:color="auto"/>
          </w:divBdr>
        </w:div>
        <w:div w:id="1556815404">
          <w:marLeft w:val="480"/>
          <w:marRight w:val="0"/>
          <w:marTop w:val="0"/>
          <w:marBottom w:val="0"/>
          <w:divBdr>
            <w:top w:val="none" w:sz="0" w:space="0" w:color="auto"/>
            <w:left w:val="none" w:sz="0" w:space="0" w:color="auto"/>
            <w:bottom w:val="none" w:sz="0" w:space="0" w:color="auto"/>
            <w:right w:val="none" w:sz="0" w:space="0" w:color="auto"/>
          </w:divBdr>
        </w:div>
        <w:div w:id="1567910775">
          <w:marLeft w:val="480"/>
          <w:marRight w:val="0"/>
          <w:marTop w:val="0"/>
          <w:marBottom w:val="0"/>
          <w:divBdr>
            <w:top w:val="none" w:sz="0" w:space="0" w:color="auto"/>
            <w:left w:val="none" w:sz="0" w:space="0" w:color="auto"/>
            <w:bottom w:val="none" w:sz="0" w:space="0" w:color="auto"/>
            <w:right w:val="none" w:sz="0" w:space="0" w:color="auto"/>
          </w:divBdr>
        </w:div>
        <w:div w:id="1585996235">
          <w:marLeft w:val="480"/>
          <w:marRight w:val="0"/>
          <w:marTop w:val="0"/>
          <w:marBottom w:val="0"/>
          <w:divBdr>
            <w:top w:val="none" w:sz="0" w:space="0" w:color="auto"/>
            <w:left w:val="none" w:sz="0" w:space="0" w:color="auto"/>
            <w:bottom w:val="none" w:sz="0" w:space="0" w:color="auto"/>
            <w:right w:val="none" w:sz="0" w:space="0" w:color="auto"/>
          </w:divBdr>
        </w:div>
        <w:div w:id="1590969113">
          <w:marLeft w:val="480"/>
          <w:marRight w:val="0"/>
          <w:marTop w:val="0"/>
          <w:marBottom w:val="0"/>
          <w:divBdr>
            <w:top w:val="none" w:sz="0" w:space="0" w:color="auto"/>
            <w:left w:val="none" w:sz="0" w:space="0" w:color="auto"/>
            <w:bottom w:val="none" w:sz="0" w:space="0" w:color="auto"/>
            <w:right w:val="none" w:sz="0" w:space="0" w:color="auto"/>
          </w:divBdr>
        </w:div>
        <w:div w:id="1591810911">
          <w:marLeft w:val="480"/>
          <w:marRight w:val="0"/>
          <w:marTop w:val="0"/>
          <w:marBottom w:val="0"/>
          <w:divBdr>
            <w:top w:val="none" w:sz="0" w:space="0" w:color="auto"/>
            <w:left w:val="none" w:sz="0" w:space="0" w:color="auto"/>
            <w:bottom w:val="none" w:sz="0" w:space="0" w:color="auto"/>
            <w:right w:val="none" w:sz="0" w:space="0" w:color="auto"/>
          </w:divBdr>
        </w:div>
        <w:div w:id="1596522964">
          <w:marLeft w:val="480"/>
          <w:marRight w:val="0"/>
          <w:marTop w:val="0"/>
          <w:marBottom w:val="0"/>
          <w:divBdr>
            <w:top w:val="none" w:sz="0" w:space="0" w:color="auto"/>
            <w:left w:val="none" w:sz="0" w:space="0" w:color="auto"/>
            <w:bottom w:val="none" w:sz="0" w:space="0" w:color="auto"/>
            <w:right w:val="none" w:sz="0" w:space="0" w:color="auto"/>
          </w:divBdr>
        </w:div>
        <w:div w:id="1629705598">
          <w:marLeft w:val="480"/>
          <w:marRight w:val="0"/>
          <w:marTop w:val="0"/>
          <w:marBottom w:val="0"/>
          <w:divBdr>
            <w:top w:val="none" w:sz="0" w:space="0" w:color="auto"/>
            <w:left w:val="none" w:sz="0" w:space="0" w:color="auto"/>
            <w:bottom w:val="none" w:sz="0" w:space="0" w:color="auto"/>
            <w:right w:val="none" w:sz="0" w:space="0" w:color="auto"/>
          </w:divBdr>
        </w:div>
        <w:div w:id="1671371543">
          <w:marLeft w:val="480"/>
          <w:marRight w:val="0"/>
          <w:marTop w:val="0"/>
          <w:marBottom w:val="0"/>
          <w:divBdr>
            <w:top w:val="none" w:sz="0" w:space="0" w:color="auto"/>
            <w:left w:val="none" w:sz="0" w:space="0" w:color="auto"/>
            <w:bottom w:val="none" w:sz="0" w:space="0" w:color="auto"/>
            <w:right w:val="none" w:sz="0" w:space="0" w:color="auto"/>
          </w:divBdr>
        </w:div>
        <w:div w:id="1755664777">
          <w:marLeft w:val="480"/>
          <w:marRight w:val="0"/>
          <w:marTop w:val="0"/>
          <w:marBottom w:val="0"/>
          <w:divBdr>
            <w:top w:val="none" w:sz="0" w:space="0" w:color="auto"/>
            <w:left w:val="none" w:sz="0" w:space="0" w:color="auto"/>
            <w:bottom w:val="none" w:sz="0" w:space="0" w:color="auto"/>
            <w:right w:val="none" w:sz="0" w:space="0" w:color="auto"/>
          </w:divBdr>
        </w:div>
        <w:div w:id="1765177856">
          <w:marLeft w:val="480"/>
          <w:marRight w:val="0"/>
          <w:marTop w:val="0"/>
          <w:marBottom w:val="0"/>
          <w:divBdr>
            <w:top w:val="none" w:sz="0" w:space="0" w:color="auto"/>
            <w:left w:val="none" w:sz="0" w:space="0" w:color="auto"/>
            <w:bottom w:val="none" w:sz="0" w:space="0" w:color="auto"/>
            <w:right w:val="none" w:sz="0" w:space="0" w:color="auto"/>
          </w:divBdr>
        </w:div>
        <w:div w:id="1835563017">
          <w:marLeft w:val="480"/>
          <w:marRight w:val="0"/>
          <w:marTop w:val="0"/>
          <w:marBottom w:val="0"/>
          <w:divBdr>
            <w:top w:val="none" w:sz="0" w:space="0" w:color="auto"/>
            <w:left w:val="none" w:sz="0" w:space="0" w:color="auto"/>
            <w:bottom w:val="none" w:sz="0" w:space="0" w:color="auto"/>
            <w:right w:val="none" w:sz="0" w:space="0" w:color="auto"/>
          </w:divBdr>
        </w:div>
        <w:div w:id="1843739239">
          <w:marLeft w:val="480"/>
          <w:marRight w:val="0"/>
          <w:marTop w:val="0"/>
          <w:marBottom w:val="0"/>
          <w:divBdr>
            <w:top w:val="none" w:sz="0" w:space="0" w:color="auto"/>
            <w:left w:val="none" w:sz="0" w:space="0" w:color="auto"/>
            <w:bottom w:val="none" w:sz="0" w:space="0" w:color="auto"/>
            <w:right w:val="none" w:sz="0" w:space="0" w:color="auto"/>
          </w:divBdr>
        </w:div>
        <w:div w:id="1899438362">
          <w:marLeft w:val="480"/>
          <w:marRight w:val="0"/>
          <w:marTop w:val="0"/>
          <w:marBottom w:val="0"/>
          <w:divBdr>
            <w:top w:val="none" w:sz="0" w:space="0" w:color="auto"/>
            <w:left w:val="none" w:sz="0" w:space="0" w:color="auto"/>
            <w:bottom w:val="none" w:sz="0" w:space="0" w:color="auto"/>
            <w:right w:val="none" w:sz="0" w:space="0" w:color="auto"/>
          </w:divBdr>
        </w:div>
        <w:div w:id="1915704440">
          <w:marLeft w:val="480"/>
          <w:marRight w:val="0"/>
          <w:marTop w:val="0"/>
          <w:marBottom w:val="0"/>
          <w:divBdr>
            <w:top w:val="none" w:sz="0" w:space="0" w:color="auto"/>
            <w:left w:val="none" w:sz="0" w:space="0" w:color="auto"/>
            <w:bottom w:val="none" w:sz="0" w:space="0" w:color="auto"/>
            <w:right w:val="none" w:sz="0" w:space="0" w:color="auto"/>
          </w:divBdr>
        </w:div>
        <w:div w:id="1953046950">
          <w:marLeft w:val="480"/>
          <w:marRight w:val="0"/>
          <w:marTop w:val="0"/>
          <w:marBottom w:val="0"/>
          <w:divBdr>
            <w:top w:val="none" w:sz="0" w:space="0" w:color="auto"/>
            <w:left w:val="none" w:sz="0" w:space="0" w:color="auto"/>
            <w:bottom w:val="none" w:sz="0" w:space="0" w:color="auto"/>
            <w:right w:val="none" w:sz="0" w:space="0" w:color="auto"/>
          </w:divBdr>
        </w:div>
        <w:div w:id="1968732130">
          <w:marLeft w:val="480"/>
          <w:marRight w:val="0"/>
          <w:marTop w:val="0"/>
          <w:marBottom w:val="0"/>
          <w:divBdr>
            <w:top w:val="none" w:sz="0" w:space="0" w:color="auto"/>
            <w:left w:val="none" w:sz="0" w:space="0" w:color="auto"/>
            <w:bottom w:val="none" w:sz="0" w:space="0" w:color="auto"/>
            <w:right w:val="none" w:sz="0" w:space="0" w:color="auto"/>
          </w:divBdr>
        </w:div>
        <w:div w:id="2001536803">
          <w:marLeft w:val="480"/>
          <w:marRight w:val="0"/>
          <w:marTop w:val="0"/>
          <w:marBottom w:val="0"/>
          <w:divBdr>
            <w:top w:val="none" w:sz="0" w:space="0" w:color="auto"/>
            <w:left w:val="none" w:sz="0" w:space="0" w:color="auto"/>
            <w:bottom w:val="none" w:sz="0" w:space="0" w:color="auto"/>
            <w:right w:val="none" w:sz="0" w:space="0" w:color="auto"/>
          </w:divBdr>
        </w:div>
        <w:div w:id="2013221598">
          <w:marLeft w:val="480"/>
          <w:marRight w:val="0"/>
          <w:marTop w:val="0"/>
          <w:marBottom w:val="0"/>
          <w:divBdr>
            <w:top w:val="none" w:sz="0" w:space="0" w:color="auto"/>
            <w:left w:val="none" w:sz="0" w:space="0" w:color="auto"/>
            <w:bottom w:val="none" w:sz="0" w:space="0" w:color="auto"/>
            <w:right w:val="none" w:sz="0" w:space="0" w:color="auto"/>
          </w:divBdr>
        </w:div>
        <w:div w:id="2035687946">
          <w:marLeft w:val="480"/>
          <w:marRight w:val="0"/>
          <w:marTop w:val="0"/>
          <w:marBottom w:val="0"/>
          <w:divBdr>
            <w:top w:val="none" w:sz="0" w:space="0" w:color="auto"/>
            <w:left w:val="none" w:sz="0" w:space="0" w:color="auto"/>
            <w:bottom w:val="none" w:sz="0" w:space="0" w:color="auto"/>
            <w:right w:val="none" w:sz="0" w:space="0" w:color="auto"/>
          </w:divBdr>
        </w:div>
        <w:div w:id="2035770358">
          <w:marLeft w:val="480"/>
          <w:marRight w:val="0"/>
          <w:marTop w:val="0"/>
          <w:marBottom w:val="0"/>
          <w:divBdr>
            <w:top w:val="none" w:sz="0" w:space="0" w:color="auto"/>
            <w:left w:val="none" w:sz="0" w:space="0" w:color="auto"/>
            <w:bottom w:val="none" w:sz="0" w:space="0" w:color="auto"/>
            <w:right w:val="none" w:sz="0" w:space="0" w:color="auto"/>
          </w:divBdr>
        </w:div>
        <w:div w:id="2093579483">
          <w:marLeft w:val="480"/>
          <w:marRight w:val="0"/>
          <w:marTop w:val="0"/>
          <w:marBottom w:val="0"/>
          <w:divBdr>
            <w:top w:val="none" w:sz="0" w:space="0" w:color="auto"/>
            <w:left w:val="none" w:sz="0" w:space="0" w:color="auto"/>
            <w:bottom w:val="none" w:sz="0" w:space="0" w:color="auto"/>
            <w:right w:val="none" w:sz="0" w:space="0" w:color="auto"/>
          </w:divBdr>
        </w:div>
        <w:div w:id="2097047728">
          <w:marLeft w:val="480"/>
          <w:marRight w:val="0"/>
          <w:marTop w:val="0"/>
          <w:marBottom w:val="0"/>
          <w:divBdr>
            <w:top w:val="none" w:sz="0" w:space="0" w:color="auto"/>
            <w:left w:val="none" w:sz="0" w:space="0" w:color="auto"/>
            <w:bottom w:val="none" w:sz="0" w:space="0" w:color="auto"/>
            <w:right w:val="none" w:sz="0" w:space="0" w:color="auto"/>
          </w:divBdr>
        </w:div>
        <w:div w:id="2105303061">
          <w:marLeft w:val="480"/>
          <w:marRight w:val="0"/>
          <w:marTop w:val="0"/>
          <w:marBottom w:val="0"/>
          <w:divBdr>
            <w:top w:val="none" w:sz="0" w:space="0" w:color="auto"/>
            <w:left w:val="none" w:sz="0" w:space="0" w:color="auto"/>
            <w:bottom w:val="none" w:sz="0" w:space="0" w:color="auto"/>
            <w:right w:val="none" w:sz="0" w:space="0" w:color="auto"/>
          </w:divBdr>
        </w:div>
        <w:div w:id="2112312166">
          <w:marLeft w:val="480"/>
          <w:marRight w:val="0"/>
          <w:marTop w:val="0"/>
          <w:marBottom w:val="0"/>
          <w:divBdr>
            <w:top w:val="none" w:sz="0" w:space="0" w:color="auto"/>
            <w:left w:val="none" w:sz="0" w:space="0" w:color="auto"/>
            <w:bottom w:val="none" w:sz="0" w:space="0" w:color="auto"/>
            <w:right w:val="none" w:sz="0" w:space="0" w:color="auto"/>
          </w:divBdr>
        </w:div>
      </w:divsChild>
    </w:div>
    <w:div w:id="545802014">
      <w:bodyDiv w:val="1"/>
      <w:marLeft w:val="0"/>
      <w:marRight w:val="0"/>
      <w:marTop w:val="0"/>
      <w:marBottom w:val="0"/>
      <w:divBdr>
        <w:top w:val="none" w:sz="0" w:space="0" w:color="auto"/>
        <w:left w:val="none" w:sz="0" w:space="0" w:color="auto"/>
        <w:bottom w:val="none" w:sz="0" w:space="0" w:color="auto"/>
        <w:right w:val="none" w:sz="0" w:space="0" w:color="auto"/>
      </w:divBdr>
      <w:divsChild>
        <w:div w:id="4332722">
          <w:marLeft w:val="480"/>
          <w:marRight w:val="0"/>
          <w:marTop w:val="0"/>
          <w:marBottom w:val="0"/>
          <w:divBdr>
            <w:top w:val="none" w:sz="0" w:space="0" w:color="auto"/>
            <w:left w:val="none" w:sz="0" w:space="0" w:color="auto"/>
            <w:bottom w:val="none" w:sz="0" w:space="0" w:color="auto"/>
            <w:right w:val="none" w:sz="0" w:space="0" w:color="auto"/>
          </w:divBdr>
        </w:div>
        <w:div w:id="115415776">
          <w:marLeft w:val="480"/>
          <w:marRight w:val="0"/>
          <w:marTop w:val="0"/>
          <w:marBottom w:val="0"/>
          <w:divBdr>
            <w:top w:val="none" w:sz="0" w:space="0" w:color="auto"/>
            <w:left w:val="none" w:sz="0" w:space="0" w:color="auto"/>
            <w:bottom w:val="none" w:sz="0" w:space="0" w:color="auto"/>
            <w:right w:val="none" w:sz="0" w:space="0" w:color="auto"/>
          </w:divBdr>
        </w:div>
        <w:div w:id="141965848">
          <w:marLeft w:val="480"/>
          <w:marRight w:val="0"/>
          <w:marTop w:val="0"/>
          <w:marBottom w:val="0"/>
          <w:divBdr>
            <w:top w:val="none" w:sz="0" w:space="0" w:color="auto"/>
            <w:left w:val="none" w:sz="0" w:space="0" w:color="auto"/>
            <w:bottom w:val="none" w:sz="0" w:space="0" w:color="auto"/>
            <w:right w:val="none" w:sz="0" w:space="0" w:color="auto"/>
          </w:divBdr>
        </w:div>
        <w:div w:id="151678894">
          <w:marLeft w:val="480"/>
          <w:marRight w:val="0"/>
          <w:marTop w:val="0"/>
          <w:marBottom w:val="0"/>
          <w:divBdr>
            <w:top w:val="none" w:sz="0" w:space="0" w:color="auto"/>
            <w:left w:val="none" w:sz="0" w:space="0" w:color="auto"/>
            <w:bottom w:val="none" w:sz="0" w:space="0" w:color="auto"/>
            <w:right w:val="none" w:sz="0" w:space="0" w:color="auto"/>
          </w:divBdr>
        </w:div>
        <w:div w:id="174925996">
          <w:marLeft w:val="480"/>
          <w:marRight w:val="0"/>
          <w:marTop w:val="0"/>
          <w:marBottom w:val="0"/>
          <w:divBdr>
            <w:top w:val="none" w:sz="0" w:space="0" w:color="auto"/>
            <w:left w:val="none" w:sz="0" w:space="0" w:color="auto"/>
            <w:bottom w:val="none" w:sz="0" w:space="0" w:color="auto"/>
            <w:right w:val="none" w:sz="0" w:space="0" w:color="auto"/>
          </w:divBdr>
        </w:div>
        <w:div w:id="191303532">
          <w:marLeft w:val="480"/>
          <w:marRight w:val="0"/>
          <w:marTop w:val="0"/>
          <w:marBottom w:val="0"/>
          <w:divBdr>
            <w:top w:val="none" w:sz="0" w:space="0" w:color="auto"/>
            <w:left w:val="none" w:sz="0" w:space="0" w:color="auto"/>
            <w:bottom w:val="none" w:sz="0" w:space="0" w:color="auto"/>
            <w:right w:val="none" w:sz="0" w:space="0" w:color="auto"/>
          </w:divBdr>
        </w:div>
        <w:div w:id="394284157">
          <w:marLeft w:val="480"/>
          <w:marRight w:val="0"/>
          <w:marTop w:val="0"/>
          <w:marBottom w:val="0"/>
          <w:divBdr>
            <w:top w:val="none" w:sz="0" w:space="0" w:color="auto"/>
            <w:left w:val="none" w:sz="0" w:space="0" w:color="auto"/>
            <w:bottom w:val="none" w:sz="0" w:space="0" w:color="auto"/>
            <w:right w:val="none" w:sz="0" w:space="0" w:color="auto"/>
          </w:divBdr>
        </w:div>
        <w:div w:id="404836207">
          <w:marLeft w:val="480"/>
          <w:marRight w:val="0"/>
          <w:marTop w:val="0"/>
          <w:marBottom w:val="0"/>
          <w:divBdr>
            <w:top w:val="none" w:sz="0" w:space="0" w:color="auto"/>
            <w:left w:val="none" w:sz="0" w:space="0" w:color="auto"/>
            <w:bottom w:val="none" w:sz="0" w:space="0" w:color="auto"/>
            <w:right w:val="none" w:sz="0" w:space="0" w:color="auto"/>
          </w:divBdr>
        </w:div>
        <w:div w:id="419260980">
          <w:marLeft w:val="480"/>
          <w:marRight w:val="0"/>
          <w:marTop w:val="0"/>
          <w:marBottom w:val="0"/>
          <w:divBdr>
            <w:top w:val="none" w:sz="0" w:space="0" w:color="auto"/>
            <w:left w:val="none" w:sz="0" w:space="0" w:color="auto"/>
            <w:bottom w:val="none" w:sz="0" w:space="0" w:color="auto"/>
            <w:right w:val="none" w:sz="0" w:space="0" w:color="auto"/>
          </w:divBdr>
        </w:div>
        <w:div w:id="424502914">
          <w:marLeft w:val="480"/>
          <w:marRight w:val="0"/>
          <w:marTop w:val="0"/>
          <w:marBottom w:val="0"/>
          <w:divBdr>
            <w:top w:val="none" w:sz="0" w:space="0" w:color="auto"/>
            <w:left w:val="none" w:sz="0" w:space="0" w:color="auto"/>
            <w:bottom w:val="none" w:sz="0" w:space="0" w:color="auto"/>
            <w:right w:val="none" w:sz="0" w:space="0" w:color="auto"/>
          </w:divBdr>
        </w:div>
        <w:div w:id="433403022">
          <w:marLeft w:val="480"/>
          <w:marRight w:val="0"/>
          <w:marTop w:val="0"/>
          <w:marBottom w:val="0"/>
          <w:divBdr>
            <w:top w:val="none" w:sz="0" w:space="0" w:color="auto"/>
            <w:left w:val="none" w:sz="0" w:space="0" w:color="auto"/>
            <w:bottom w:val="none" w:sz="0" w:space="0" w:color="auto"/>
            <w:right w:val="none" w:sz="0" w:space="0" w:color="auto"/>
          </w:divBdr>
        </w:div>
        <w:div w:id="436486586">
          <w:marLeft w:val="480"/>
          <w:marRight w:val="0"/>
          <w:marTop w:val="0"/>
          <w:marBottom w:val="0"/>
          <w:divBdr>
            <w:top w:val="none" w:sz="0" w:space="0" w:color="auto"/>
            <w:left w:val="none" w:sz="0" w:space="0" w:color="auto"/>
            <w:bottom w:val="none" w:sz="0" w:space="0" w:color="auto"/>
            <w:right w:val="none" w:sz="0" w:space="0" w:color="auto"/>
          </w:divBdr>
        </w:div>
        <w:div w:id="480388159">
          <w:marLeft w:val="480"/>
          <w:marRight w:val="0"/>
          <w:marTop w:val="0"/>
          <w:marBottom w:val="0"/>
          <w:divBdr>
            <w:top w:val="none" w:sz="0" w:space="0" w:color="auto"/>
            <w:left w:val="none" w:sz="0" w:space="0" w:color="auto"/>
            <w:bottom w:val="none" w:sz="0" w:space="0" w:color="auto"/>
            <w:right w:val="none" w:sz="0" w:space="0" w:color="auto"/>
          </w:divBdr>
        </w:div>
        <w:div w:id="480461978">
          <w:marLeft w:val="480"/>
          <w:marRight w:val="0"/>
          <w:marTop w:val="0"/>
          <w:marBottom w:val="0"/>
          <w:divBdr>
            <w:top w:val="none" w:sz="0" w:space="0" w:color="auto"/>
            <w:left w:val="none" w:sz="0" w:space="0" w:color="auto"/>
            <w:bottom w:val="none" w:sz="0" w:space="0" w:color="auto"/>
            <w:right w:val="none" w:sz="0" w:space="0" w:color="auto"/>
          </w:divBdr>
        </w:div>
        <w:div w:id="489949944">
          <w:marLeft w:val="480"/>
          <w:marRight w:val="0"/>
          <w:marTop w:val="0"/>
          <w:marBottom w:val="0"/>
          <w:divBdr>
            <w:top w:val="none" w:sz="0" w:space="0" w:color="auto"/>
            <w:left w:val="none" w:sz="0" w:space="0" w:color="auto"/>
            <w:bottom w:val="none" w:sz="0" w:space="0" w:color="auto"/>
            <w:right w:val="none" w:sz="0" w:space="0" w:color="auto"/>
          </w:divBdr>
        </w:div>
        <w:div w:id="534393933">
          <w:marLeft w:val="480"/>
          <w:marRight w:val="0"/>
          <w:marTop w:val="0"/>
          <w:marBottom w:val="0"/>
          <w:divBdr>
            <w:top w:val="none" w:sz="0" w:space="0" w:color="auto"/>
            <w:left w:val="none" w:sz="0" w:space="0" w:color="auto"/>
            <w:bottom w:val="none" w:sz="0" w:space="0" w:color="auto"/>
            <w:right w:val="none" w:sz="0" w:space="0" w:color="auto"/>
          </w:divBdr>
        </w:div>
        <w:div w:id="552429881">
          <w:marLeft w:val="480"/>
          <w:marRight w:val="0"/>
          <w:marTop w:val="0"/>
          <w:marBottom w:val="0"/>
          <w:divBdr>
            <w:top w:val="none" w:sz="0" w:space="0" w:color="auto"/>
            <w:left w:val="none" w:sz="0" w:space="0" w:color="auto"/>
            <w:bottom w:val="none" w:sz="0" w:space="0" w:color="auto"/>
            <w:right w:val="none" w:sz="0" w:space="0" w:color="auto"/>
          </w:divBdr>
        </w:div>
        <w:div w:id="582253420">
          <w:marLeft w:val="480"/>
          <w:marRight w:val="0"/>
          <w:marTop w:val="0"/>
          <w:marBottom w:val="0"/>
          <w:divBdr>
            <w:top w:val="none" w:sz="0" w:space="0" w:color="auto"/>
            <w:left w:val="none" w:sz="0" w:space="0" w:color="auto"/>
            <w:bottom w:val="none" w:sz="0" w:space="0" w:color="auto"/>
            <w:right w:val="none" w:sz="0" w:space="0" w:color="auto"/>
          </w:divBdr>
        </w:div>
        <w:div w:id="584798705">
          <w:marLeft w:val="480"/>
          <w:marRight w:val="0"/>
          <w:marTop w:val="0"/>
          <w:marBottom w:val="0"/>
          <w:divBdr>
            <w:top w:val="none" w:sz="0" w:space="0" w:color="auto"/>
            <w:left w:val="none" w:sz="0" w:space="0" w:color="auto"/>
            <w:bottom w:val="none" w:sz="0" w:space="0" w:color="auto"/>
            <w:right w:val="none" w:sz="0" w:space="0" w:color="auto"/>
          </w:divBdr>
        </w:div>
        <w:div w:id="604654041">
          <w:marLeft w:val="480"/>
          <w:marRight w:val="0"/>
          <w:marTop w:val="0"/>
          <w:marBottom w:val="0"/>
          <w:divBdr>
            <w:top w:val="none" w:sz="0" w:space="0" w:color="auto"/>
            <w:left w:val="none" w:sz="0" w:space="0" w:color="auto"/>
            <w:bottom w:val="none" w:sz="0" w:space="0" w:color="auto"/>
            <w:right w:val="none" w:sz="0" w:space="0" w:color="auto"/>
          </w:divBdr>
        </w:div>
        <w:div w:id="641546262">
          <w:marLeft w:val="480"/>
          <w:marRight w:val="0"/>
          <w:marTop w:val="0"/>
          <w:marBottom w:val="0"/>
          <w:divBdr>
            <w:top w:val="none" w:sz="0" w:space="0" w:color="auto"/>
            <w:left w:val="none" w:sz="0" w:space="0" w:color="auto"/>
            <w:bottom w:val="none" w:sz="0" w:space="0" w:color="auto"/>
            <w:right w:val="none" w:sz="0" w:space="0" w:color="auto"/>
          </w:divBdr>
        </w:div>
        <w:div w:id="700475321">
          <w:marLeft w:val="480"/>
          <w:marRight w:val="0"/>
          <w:marTop w:val="0"/>
          <w:marBottom w:val="0"/>
          <w:divBdr>
            <w:top w:val="none" w:sz="0" w:space="0" w:color="auto"/>
            <w:left w:val="none" w:sz="0" w:space="0" w:color="auto"/>
            <w:bottom w:val="none" w:sz="0" w:space="0" w:color="auto"/>
            <w:right w:val="none" w:sz="0" w:space="0" w:color="auto"/>
          </w:divBdr>
        </w:div>
        <w:div w:id="756288776">
          <w:marLeft w:val="480"/>
          <w:marRight w:val="0"/>
          <w:marTop w:val="0"/>
          <w:marBottom w:val="0"/>
          <w:divBdr>
            <w:top w:val="none" w:sz="0" w:space="0" w:color="auto"/>
            <w:left w:val="none" w:sz="0" w:space="0" w:color="auto"/>
            <w:bottom w:val="none" w:sz="0" w:space="0" w:color="auto"/>
            <w:right w:val="none" w:sz="0" w:space="0" w:color="auto"/>
          </w:divBdr>
        </w:div>
        <w:div w:id="760951332">
          <w:marLeft w:val="480"/>
          <w:marRight w:val="0"/>
          <w:marTop w:val="0"/>
          <w:marBottom w:val="0"/>
          <w:divBdr>
            <w:top w:val="none" w:sz="0" w:space="0" w:color="auto"/>
            <w:left w:val="none" w:sz="0" w:space="0" w:color="auto"/>
            <w:bottom w:val="none" w:sz="0" w:space="0" w:color="auto"/>
            <w:right w:val="none" w:sz="0" w:space="0" w:color="auto"/>
          </w:divBdr>
        </w:div>
        <w:div w:id="798457260">
          <w:marLeft w:val="480"/>
          <w:marRight w:val="0"/>
          <w:marTop w:val="0"/>
          <w:marBottom w:val="0"/>
          <w:divBdr>
            <w:top w:val="none" w:sz="0" w:space="0" w:color="auto"/>
            <w:left w:val="none" w:sz="0" w:space="0" w:color="auto"/>
            <w:bottom w:val="none" w:sz="0" w:space="0" w:color="auto"/>
            <w:right w:val="none" w:sz="0" w:space="0" w:color="auto"/>
          </w:divBdr>
        </w:div>
        <w:div w:id="905722370">
          <w:marLeft w:val="480"/>
          <w:marRight w:val="0"/>
          <w:marTop w:val="0"/>
          <w:marBottom w:val="0"/>
          <w:divBdr>
            <w:top w:val="none" w:sz="0" w:space="0" w:color="auto"/>
            <w:left w:val="none" w:sz="0" w:space="0" w:color="auto"/>
            <w:bottom w:val="none" w:sz="0" w:space="0" w:color="auto"/>
            <w:right w:val="none" w:sz="0" w:space="0" w:color="auto"/>
          </w:divBdr>
        </w:div>
        <w:div w:id="910820923">
          <w:marLeft w:val="480"/>
          <w:marRight w:val="0"/>
          <w:marTop w:val="0"/>
          <w:marBottom w:val="0"/>
          <w:divBdr>
            <w:top w:val="none" w:sz="0" w:space="0" w:color="auto"/>
            <w:left w:val="none" w:sz="0" w:space="0" w:color="auto"/>
            <w:bottom w:val="none" w:sz="0" w:space="0" w:color="auto"/>
            <w:right w:val="none" w:sz="0" w:space="0" w:color="auto"/>
          </w:divBdr>
        </w:div>
        <w:div w:id="963925951">
          <w:marLeft w:val="480"/>
          <w:marRight w:val="0"/>
          <w:marTop w:val="0"/>
          <w:marBottom w:val="0"/>
          <w:divBdr>
            <w:top w:val="none" w:sz="0" w:space="0" w:color="auto"/>
            <w:left w:val="none" w:sz="0" w:space="0" w:color="auto"/>
            <w:bottom w:val="none" w:sz="0" w:space="0" w:color="auto"/>
            <w:right w:val="none" w:sz="0" w:space="0" w:color="auto"/>
          </w:divBdr>
        </w:div>
        <w:div w:id="981886364">
          <w:marLeft w:val="480"/>
          <w:marRight w:val="0"/>
          <w:marTop w:val="0"/>
          <w:marBottom w:val="0"/>
          <w:divBdr>
            <w:top w:val="none" w:sz="0" w:space="0" w:color="auto"/>
            <w:left w:val="none" w:sz="0" w:space="0" w:color="auto"/>
            <w:bottom w:val="none" w:sz="0" w:space="0" w:color="auto"/>
            <w:right w:val="none" w:sz="0" w:space="0" w:color="auto"/>
          </w:divBdr>
        </w:div>
        <w:div w:id="992104053">
          <w:marLeft w:val="480"/>
          <w:marRight w:val="0"/>
          <w:marTop w:val="0"/>
          <w:marBottom w:val="0"/>
          <w:divBdr>
            <w:top w:val="none" w:sz="0" w:space="0" w:color="auto"/>
            <w:left w:val="none" w:sz="0" w:space="0" w:color="auto"/>
            <w:bottom w:val="none" w:sz="0" w:space="0" w:color="auto"/>
            <w:right w:val="none" w:sz="0" w:space="0" w:color="auto"/>
          </w:divBdr>
        </w:div>
        <w:div w:id="1030759955">
          <w:marLeft w:val="480"/>
          <w:marRight w:val="0"/>
          <w:marTop w:val="0"/>
          <w:marBottom w:val="0"/>
          <w:divBdr>
            <w:top w:val="none" w:sz="0" w:space="0" w:color="auto"/>
            <w:left w:val="none" w:sz="0" w:space="0" w:color="auto"/>
            <w:bottom w:val="none" w:sz="0" w:space="0" w:color="auto"/>
            <w:right w:val="none" w:sz="0" w:space="0" w:color="auto"/>
          </w:divBdr>
        </w:div>
        <w:div w:id="1077240794">
          <w:marLeft w:val="480"/>
          <w:marRight w:val="0"/>
          <w:marTop w:val="0"/>
          <w:marBottom w:val="0"/>
          <w:divBdr>
            <w:top w:val="none" w:sz="0" w:space="0" w:color="auto"/>
            <w:left w:val="none" w:sz="0" w:space="0" w:color="auto"/>
            <w:bottom w:val="none" w:sz="0" w:space="0" w:color="auto"/>
            <w:right w:val="none" w:sz="0" w:space="0" w:color="auto"/>
          </w:divBdr>
        </w:div>
        <w:div w:id="1084301125">
          <w:marLeft w:val="480"/>
          <w:marRight w:val="0"/>
          <w:marTop w:val="0"/>
          <w:marBottom w:val="0"/>
          <w:divBdr>
            <w:top w:val="none" w:sz="0" w:space="0" w:color="auto"/>
            <w:left w:val="none" w:sz="0" w:space="0" w:color="auto"/>
            <w:bottom w:val="none" w:sz="0" w:space="0" w:color="auto"/>
            <w:right w:val="none" w:sz="0" w:space="0" w:color="auto"/>
          </w:divBdr>
        </w:div>
        <w:div w:id="1094937635">
          <w:marLeft w:val="480"/>
          <w:marRight w:val="0"/>
          <w:marTop w:val="0"/>
          <w:marBottom w:val="0"/>
          <w:divBdr>
            <w:top w:val="none" w:sz="0" w:space="0" w:color="auto"/>
            <w:left w:val="none" w:sz="0" w:space="0" w:color="auto"/>
            <w:bottom w:val="none" w:sz="0" w:space="0" w:color="auto"/>
            <w:right w:val="none" w:sz="0" w:space="0" w:color="auto"/>
          </w:divBdr>
        </w:div>
        <w:div w:id="1119297448">
          <w:marLeft w:val="480"/>
          <w:marRight w:val="0"/>
          <w:marTop w:val="0"/>
          <w:marBottom w:val="0"/>
          <w:divBdr>
            <w:top w:val="none" w:sz="0" w:space="0" w:color="auto"/>
            <w:left w:val="none" w:sz="0" w:space="0" w:color="auto"/>
            <w:bottom w:val="none" w:sz="0" w:space="0" w:color="auto"/>
            <w:right w:val="none" w:sz="0" w:space="0" w:color="auto"/>
          </w:divBdr>
        </w:div>
        <w:div w:id="1134325814">
          <w:marLeft w:val="480"/>
          <w:marRight w:val="0"/>
          <w:marTop w:val="0"/>
          <w:marBottom w:val="0"/>
          <w:divBdr>
            <w:top w:val="none" w:sz="0" w:space="0" w:color="auto"/>
            <w:left w:val="none" w:sz="0" w:space="0" w:color="auto"/>
            <w:bottom w:val="none" w:sz="0" w:space="0" w:color="auto"/>
            <w:right w:val="none" w:sz="0" w:space="0" w:color="auto"/>
          </w:divBdr>
        </w:div>
        <w:div w:id="1138689976">
          <w:marLeft w:val="480"/>
          <w:marRight w:val="0"/>
          <w:marTop w:val="0"/>
          <w:marBottom w:val="0"/>
          <w:divBdr>
            <w:top w:val="none" w:sz="0" w:space="0" w:color="auto"/>
            <w:left w:val="none" w:sz="0" w:space="0" w:color="auto"/>
            <w:bottom w:val="none" w:sz="0" w:space="0" w:color="auto"/>
            <w:right w:val="none" w:sz="0" w:space="0" w:color="auto"/>
          </w:divBdr>
        </w:div>
        <w:div w:id="1201479922">
          <w:marLeft w:val="480"/>
          <w:marRight w:val="0"/>
          <w:marTop w:val="0"/>
          <w:marBottom w:val="0"/>
          <w:divBdr>
            <w:top w:val="none" w:sz="0" w:space="0" w:color="auto"/>
            <w:left w:val="none" w:sz="0" w:space="0" w:color="auto"/>
            <w:bottom w:val="none" w:sz="0" w:space="0" w:color="auto"/>
            <w:right w:val="none" w:sz="0" w:space="0" w:color="auto"/>
          </w:divBdr>
        </w:div>
        <w:div w:id="1322348778">
          <w:marLeft w:val="480"/>
          <w:marRight w:val="0"/>
          <w:marTop w:val="0"/>
          <w:marBottom w:val="0"/>
          <w:divBdr>
            <w:top w:val="none" w:sz="0" w:space="0" w:color="auto"/>
            <w:left w:val="none" w:sz="0" w:space="0" w:color="auto"/>
            <w:bottom w:val="none" w:sz="0" w:space="0" w:color="auto"/>
            <w:right w:val="none" w:sz="0" w:space="0" w:color="auto"/>
          </w:divBdr>
        </w:div>
        <w:div w:id="1358654032">
          <w:marLeft w:val="480"/>
          <w:marRight w:val="0"/>
          <w:marTop w:val="0"/>
          <w:marBottom w:val="0"/>
          <w:divBdr>
            <w:top w:val="none" w:sz="0" w:space="0" w:color="auto"/>
            <w:left w:val="none" w:sz="0" w:space="0" w:color="auto"/>
            <w:bottom w:val="none" w:sz="0" w:space="0" w:color="auto"/>
            <w:right w:val="none" w:sz="0" w:space="0" w:color="auto"/>
          </w:divBdr>
        </w:div>
        <w:div w:id="1380278457">
          <w:marLeft w:val="480"/>
          <w:marRight w:val="0"/>
          <w:marTop w:val="0"/>
          <w:marBottom w:val="0"/>
          <w:divBdr>
            <w:top w:val="none" w:sz="0" w:space="0" w:color="auto"/>
            <w:left w:val="none" w:sz="0" w:space="0" w:color="auto"/>
            <w:bottom w:val="none" w:sz="0" w:space="0" w:color="auto"/>
            <w:right w:val="none" w:sz="0" w:space="0" w:color="auto"/>
          </w:divBdr>
        </w:div>
        <w:div w:id="1383795067">
          <w:marLeft w:val="480"/>
          <w:marRight w:val="0"/>
          <w:marTop w:val="0"/>
          <w:marBottom w:val="0"/>
          <w:divBdr>
            <w:top w:val="none" w:sz="0" w:space="0" w:color="auto"/>
            <w:left w:val="none" w:sz="0" w:space="0" w:color="auto"/>
            <w:bottom w:val="none" w:sz="0" w:space="0" w:color="auto"/>
            <w:right w:val="none" w:sz="0" w:space="0" w:color="auto"/>
          </w:divBdr>
        </w:div>
        <w:div w:id="1401512669">
          <w:marLeft w:val="480"/>
          <w:marRight w:val="0"/>
          <w:marTop w:val="0"/>
          <w:marBottom w:val="0"/>
          <w:divBdr>
            <w:top w:val="none" w:sz="0" w:space="0" w:color="auto"/>
            <w:left w:val="none" w:sz="0" w:space="0" w:color="auto"/>
            <w:bottom w:val="none" w:sz="0" w:space="0" w:color="auto"/>
            <w:right w:val="none" w:sz="0" w:space="0" w:color="auto"/>
          </w:divBdr>
        </w:div>
        <w:div w:id="1467435329">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1508784477">
          <w:marLeft w:val="480"/>
          <w:marRight w:val="0"/>
          <w:marTop w:val="0"/>
          <w:marBottom w:val="0"/>
          <w:divBdr>
            <w:top w:val="none" w:sz="0" w:space="0" w:color="auto"/>
            <w:left w:val="none" w:sz="0" w:space="0" w:color="auto"/>
            <w:bottom w:val="none" w:sz="0" w:space="0" w:color="auto"/>
            <w:right w:val="none" w:sz="0" w:space="0" w:color="auto"/>
          </w:divBdr>
        </w:div>
        <w:div w:id="1524397102">
          <w:marLeft w:val="480"/>
          <w:marRight w:val="0"/>
          <w:marTop w:val="0"/>
          <w:marBottom w:val="0"/>
          <w:divBdr>
            <w:top w:val="none" w:sz="0" w:space="0" w:color="auto"/>
            <w:left w:val="none" w:sz="0" w:space="0" w:color="auto"/>
            <w:bottom w:val="none" w:sz="0" w:space="0" w:color="auto"/>
            <w:right w:val="none" w:sz="0" w:space="0" w:color="auto"/>
          </w:divBdr>
        </w:div>
        <w:div w:id="1534269738">
          <w:marLeft w:val="480"/>
          <w:marRight w:val="0"/>
          <w:marTop w:val="0"/>
          <w:marBottom w:val="0"/>
          <w:divBdr>
            <w:top w:val="none" w:sz="0" w:space="0" w:color="auto"/>
            <w:left w:val="none" w:sz="0" w:space="0" w:color="auto"/>
            <w:bottom w:val="none" w:sz="0" w:space="0" w:color="auto"/>
            <w:right w:val="none" w:sz="0" w:space="0" w:color="auto"/>
          </w:divBdr>
        </w:div>
        <w:div w:id="1548178233">
          <w:marLeft w:val="480"/>
          <w:marRight w:val="0"/>
          <w:marTop w:val="0"/>
          <w:marBottom w:val="0"/>
          <w:divBdr>
            <w:top w:val="none" w:sz="0" w:space="0" w:color="auto"/>
            <w:left w:val="none" w:sz="0" w:space="0" w:color="auto"/>
            <w:bottom w:val="none" w:sz="0" w:space="0" w:color="auto"/>
            <w:right w:val="none" w:sz="0" w:space="0" w:color="auto"/>
          </w:divBdr>
        </w:div>
        <w:div w:id="1652908364">
          <w:marLeft w:val="480"/>
          <w:marRight w:val="0"/>
          <w:marTop w:val="0"/>
          <w:marBottom w:val="0"/>
          <w:divBdr>
            <w:top w:val="none" w:sz="0" w:space="0" w:color="auto"/>
            <w:left w:val="none" w:sz="0" w:space="0" w:color="auto"/>
            <w:bottom w:val="none" w:sz="0" w:space="0" w:color="auto"/>
            <w:right w:val="none" w:sz="0" w:space="0" w:color="auto"/>
          </w:divBdr>
        </w:div>
        <w:div w:id="1660815433">
          <w:marLeft w:val="480"/>
          <w:marRight w:val="0"/>
          <w:marTop w:val="0"/>
          <w:marBottom w:val="0"/>
          <w:divBdr>
            <w:top w:val="none" w:sz="0" w:space="0" w:color="auto"/>
            <w:left w:val="none" w:sz="0" w:space="0" w:color="auto"/>
            <w:bottom w:val="none" w:sz="0" w:space="0" w:color="auto"/>
            <w:right w:val="none" w:sz="0" w:space="0" w:color="auto"/>
          </w:divBdr>
        </w:div>
        <w:div w:id="1715546072">
          <w:marLeft w:val="480"/>
          <w:marRight w:val="0"/>
          <w:marTop w:val="0"/>
          <w:marBottom w:val="0"/>
          <w:divBdr>
            <w:top w:val="none" w:sz="0" w:space="0" w:color="auto"/>
            <w:left w:val="none" w:sz="0" w:space="0" w:color="auto"/>
            <w:bottom w:val="none" w:sz="0" w:space="0" w:color="auto"/>
            <w:right w:val="none" w:sz="0" w:space="0" w:color="auto"/>
          </w:divBdr>
        </w:div>
        <w:div w:id="1721127950">
          <w:marLeft w:val="480"/>
          <w:marRight w:val="0"/>
          <w:marTop w:val="0"/>
          <w:marBottom w:val="0"/>
          <w:divBdr>
            <w:top w:val="none" w:sz="0" w:space="0" w:color="auto"/>
            <w:left w:val="none" w:sz="0" w:space="0" w:color="auto"/>
            <w:bottom w:val="none" w:sz="0" w:space="0" w:color="auto"/>
            <w:right w:val="none" w:sz="0" w:space="0" w:color="auto"/>
          </w:divBdr>
        </w:div>
        <w:div w:id="1774857180">
          <w:marLeft w:val="480"/>
          <w:marRight w:val="0"/>
          <w:marTop w:val="0"/>
          <w:marBottom w:val="0"/>
          <w:divBdr>
            <w:top w:val="none" w:sz="0" w:space="0" w:color="auto"/>
            <w:left w:val="none" w:sz="0" w:space="0" w:color="auto"/>
            <w:bottom w:val="none" w:sz="0" w:space="0" w:color="auto"/>
            <w:right w:val="none" w:sz="0" w:space="0" w:color="auto"/>
          </w:divBdr>
        </w:div>
        <w:div w:id="1790077367">
          <w:marLeft w:val="480"/>
          <w:marRight w:val="0"/>
          <w:marTop w:val="0"/>
          <w:marBottom w:val="0"/>
          <w:divBdr>
            <w:top w:val="none" w:sz="0" w:space="0" w:color="auto"/>
            <w:left w:val="none" w:sz="0" w:space="0" w:color="auto"/>
            <w:bottom w:val="none" w:sz="0" w:space="0" w:color="auto"/>
            <w:right w:val="none" w:sz="0" w:space="0" w:color="auto"/>
          </w:divBdr>
        </w:div>
        <w:div w:id="1828788733">
          <w:marLeft w:val="480"/>
          <w:marRight w:val="0"/>
          <w:marTop w:val="0"/>
          <w:marBottom w:val="0"/>
          <w:divBdr>
            <w:top w:val="none" w:sz="0" w:space="0" w:color="auto"/>
            <w:left w:val="none" w:sz="0" w:space="0" w:color="auto"/>
            <w:bottom w:val="none" w:sz="0" w:space="0" w:color="auto"/>
            <w:right w:val="none" w:sz="0" w:space="0" w:color="auto"/>
          </w:divBdr>
        </w:div>
        <w:div w:id="1831212265">
          <w:marLeft w:val="480"/>
          <w:marRight w:val="0"/>
          <w:marTop w:val="0"/>
          <w:marBottom w:val="0"/>
          <w:divBdr>
            <w:top w:val="none" w:sz="0" w:space="0" w:color="auto"/>
            <w:left w:val="none" w:sz="0" w:space="0" w:color="auto"/>
            <w:bottom w:val="none" w:sz="0" w:space="0" w:color="auto"/>
            <w:right w:val="none" w:sz="0" w:space="0" w:color="auto"/>
          </w:divBdr>
        </w:div>
        <w:div w:id="1856453029">
          <w:marLeft w:val="480"/>
          <w:marRight w:val="0"/>
          <w:marTop w:val="0"/>
          <w:marBottom w:val="0"/>
          <w:divBdr>
            <w:top w:val="none" w:sz="0" w:space="0" w:color="auto"/>
            <w:left w:val="none" w:sz="0" w:space="0" w:color="auto"/>
            <w:bottom w:val="none" w:sz="0" w:space="0" w:color="auto"/>
            <w:right w:val="none" w:sz="0" w:space="0" w:color="auto"/>
          </w:divBdr>
        </w:div>
        <w:div w:id="1857495597">
          <w:marLeft w:val="480"/>
          <w:marRight w:val="0"/>
          <w:marTop w:val="0"/>
          <w:marBottom w:val="0"/>
          <w:divBdr>
            <w:top w:val="none" w:sz="0" w:space="0" w:color="auto"/>
            <w:left w:val="none" w:sz="0" w:space="0" w:color="auto"/>
            <w:bottom w:val="none" w:sz="0" w:space="0" w:color="auto"/>
            <w:right w:val="none" w:sz="0" w:space="0" w:color="auto"/>
          </w:divBdr>
        </w:div>
        <w:div w:id="1907719841">
          <w:marLeft w:val="480"/>
          <w:marRight w:val="0"/>
          <w:marTop w:val="0"/>
          <w:marBottom w:val="0"/>
          <w:divBdr>
            <w:top w:val="none" w:sz="0" w:space="0" w:color="auto"/>
            <w:left w:val="none" w:sz="0" w:space="0" w:color="auto"/>
            <w:bottom w:val="none" w:sz="0" w:space="0" w:color="auto"/>
            <w:right w:val="none" w:sz="0" w:space="0" w:color="auto"/>
          </w:divBdr>
        </w:div>
        <w:div w:id="1926257761">
          <w:marLeft w:val="480"/>
          <w:marRight w:val="0"/>
          <w:marTop w:val="0"/>
          <w:marBottom w:val="0"/>
          <w:divBdr>
            <w:top w:val="none" w:sz="0" w:space="0" w:color="auto"/>
            <w:left w:val="none" w:sz="0" w:space="0" w:color="auto"/>
            <w:bottom w:val="none" w:sz="0" w:space="0" w:color="auto"/>
            <w:right w:val="none" w:sz="0" w:space="0" w:color="auto"/>
          </w:divBdr>
        </w:div>
        <w:div w:id="1934390805">
          <w:marLeft w:val="480"/>
          <w:marRight w:val="0"/>
          <w:marTop w:val="0"/>
          <w:marBottom w:val="0"/>
          <w:divBdr>
            <w:top w:val="none" w:sz="0" w:space="0" w:color="auto"/>
            <w:left w:val="none" w:sz="0" w:space="0" w:color="auto"/>
            <w:bottom w:val="none" w:sz="0" w:space="0" w:color="auto"/>
            <w:right w:val="none" w:sz="0" w:space="0" w:color="auto"/>
          </w:divBdr>
        </w:div>
        <w:div w:id="2075198051">
          <w:marLeft w:val="480"/>
          <w:marRight w:val="0"/>
          <w:marTop w:val="0"/>
          <w:marBottom w:val="0"/>
          <w:divBdr>
            <w:top w:val="none" w:sz="0" w:space="0" w:color="auto"/>
            <w:left w:val="none" w:sz="0" w:space="0" w:color="auto"/>
            <w:bottom w:val="none" w:sz="0" w:space="0" w:color="auto"/>
            <w:right w:val="none" w:sz="0" w:space="0" w:color="auto"/>
          </w:divBdr>
        </w:div>
        <w:div w:id="2087025482">
          <w:marLeft w:val="480"/>
          <w:marRight w:val="0"/>
          <w:marTop w:val="0"/>
          <w:marBottom w:val="0"/>
          <w:divBdr>
            <w:top w:val="none" w:sz="0" w:space="0" w:color="auto"/>
            <w:left w:val="none" w:sz="0" w:space="0" w:color="auto"/>
            <w:bottom w:val="none" w:sz="0" w:space="0" w:color="auto"/>
            <w:right w:val="none" w:sz="0" w:space="0" w:color="auto"/>
          </w:divBdr>
        </w:div>
        <w:div w:id="2092391089">
          <w:marLeft w:val="480"/>
          <w:marRight w:val="0"/>
          <w:marTop w:val="0"/>
          <w:marBottom w:val="0"/>
          <w:divBdr>
            <w:top w:val="none" w:sz="0" w:space="0" w:color="auto"/>
            <w:left w:val="none" w:sz="0" w:space="0" w:color="auto"/>
            <w:bottom w:val="none" w:sz="0" w:space="0" w:color="auto"/>
            <w:right w:val="none" w:sz="0" w:space="0" w:color="auto"/>
          </w:divBdr>
        </w:div>
      </w:divsChild>
    </w:div>
    <w:div w:id="554580766">
      <w:bodyDiv w:val="1"/>
      <w:marLeft w:val="0"/>
      <w:marRight w:val="0"/>
      <w:marTop w:val="0"/>
      <w:marBottom w:val="0"/>
      <w:divBdr>
        <w:top w:val="none" w:sz="0" w:space="0" w:color="auto"/>
        <w:left w:val="none" w:sz="0" w:space="0" w:color="auto"/>
        <w:bottom w:val="none" w:sz="0" w:space="0" w:color="auto"/>
        <w:right w:val="none" w:sz="0" w:space="0" w:color="auto"/>
      </w:divBdr>
      <w:divsChild>
        <w:div w:id="8802902">
          <w:marLeft w:val="480"/>
          <w:marRight w:val="0"/>
          <w:marTop w:val="0"/>
          <w:marBottom w:val="0"/>
          <w:divBdr>
            <w:top w:val="none" w:sz="0" w:space="0" w:color="auto"/>
            <w:left w:val="none" w:sz="0" w:space="0" w:color="auto"/>
            <w:bottom w:val="none" w:sz="0" w:space="0" w:color="auto"/>
            <w:right w:val="none" w:sz="0" w:space="0" w:color="auto"/>
          </w:divBdr>
        </w:div>
        <w:div w:id="9724625">
          <w:marLeft w:val="480"/>
          <w:marRight w:val="0"/>
          <w:marTop w:val="0"/>
          <w:marBottom w:val="0"/>
          <w:divBdr>
            <w:top w:val="none" w:sz="0" w:space="0" w:color="auto"/>
            <w:left w:val="none" w:sz="0" w:space="0" w:color="auto"/>
            <w:bottom w:val="none" w:sz="0" w:space="0" w:color="auto"/>
            <w:right w:val="none" w:sz="0" w:space="0" w:color="auto"/>
          </w:divBdr>
        </w:div>
        <w:div w:id="82923400">
          <w:marLeft w:val="480"/>
          <w:marRight w:val="0"/>
          <w:marTop w:val="0"/>
          <w:marBottom w:val="0"/>
          <w:divBdr>
            <w:top w:val="none" w:sz="0" w:space="0" w:color="auto"/>
            <w:left w:val="none" w:sz="0" w:space="0" w:color="auto"/>
            <w:bottom w:val="none" w:sz="0" w:space="0" w:color="auto"/>
            <w:right w:val="none" w:sz="0" w:space="0" w:color="auto"/>
          </w:divBdr>
        </w:div>
        <w:div w:id="120660643">
          <w:marLeft w:val="480"/>
          <w:marRight w:val="0"/>
          <w:marTop w:val="0"/>
          <w:marBottom w:val="0"/>
          <w:divBdr>
            <w:top w:val="none" w:sz="0" w:space="0" w:color="auto"/>
            <w:left w:val="none" w:sz="0" w:space="0" w:color="auto"/>
            <w:bottom w:val="none" w:sz="0" w:space="0" w:color="auto"/>
            <w:right w:val="none" w:sz="0" w:space="0" w:color="auto"/>
          </w:divBdr>
        </w:div>
        <w:div w:id="120850057">
          <w:marLeft w:val="480"/>
          <w:marRight w:val="0"/>
          <w:marTop w:val="0"/>
          <w:marBottom w:val="0"/>
          <w:divBdr>
            <w:top w:val="none" w:sz="0" w:space="0" w:color="auto"/>
            <w:left w:val="none" w:sz="0" w:space="0" w:color="auto"/>
            <w:bottom w:val="none" w:sz="0" w:space="0" w:color="auto"/>
            <w:right w:val="none" w:sz="0" w:space="0" w:color="auto"/>
          </w:divBdr>
        </w:div>
        <w:div w:id="207307321">
          <w:marLeft w:val="480"/>
          <w:marRight w:val="0"/>
          <w:marTop w:val="0"/>
          <w:marBottom w:val="0"/>
          <w:divBdr>
            <w:top w:val="none" w:sz="0" w:space="0" w:color="auto"/>
            <w:left w:val="none" w:sz="0" w:space="0" w:color="auto"/>
            <w:bottom w:val="none" w:sz="0" w:space="0" w:color="auto"/>
            <w:right w:val="none" w:sz="0" w:space="0" w:color="auto"/>
          </w:divBdr>
        </w:div>
        <w:div w:id="279923983">
          <w:marLeft w:val="480"/>
          <w:marRight w:val="0"/>
          <w:marTop w:val="0"/>
          <w:marBottom w:val="0"/>
          <w:divBdr>
            <w:top w:val="none" w:sz="0" w:space="0" w:color="auto"/>
            <w:left w:val="none" w:sz="0" w:space="0" w:color="auto"/>
            <w:bottom w:val="none" w:sz="0" w:space="0" w:color="auto"/>
            <w:right w:val="none" w:sz="0" w:space="0" w:color="auto"/>
          </w:divBdr>
        </w:div>
        <w:div w:id="293487444">
          <w:marLeft w:val="480"/>
          <w:marRight w:val="0"/>
          <w:marTop w:val="0"/>
          <w:marBottom w:val="0"/>
          <w:divBdr>
            <w:top w:val="none" w:sz="0" w:space="0" w:color="auto"/>
            <w:left w:val="none" w:sz="0" w:space="0" w:color="auto"/>
            <w:bottom w:val="none" w:sz="0" w:space="0" w:color="auto"/>
            <w:right w:val="none" w:sz="0" w:space="0" w:color="auto"/>
          </w:divBdr>
        </w:div>
        <w:div w:id="353503198">
          <w:marLeft w:val="480"/>
          <w:marRight w:val="0"/>
          <w:marTop w:val="0"/>
          <w:marBottom w:val="0"/>
          <w:divBdr>
            <w:top w:val="none" w:sz="0" w:space="0" w:color="auto"/>
            <w:left w:val="none" w:sz="0" w:space="0" w:color="auto"/>
            <w:bottom w:val="none" w:sz="0" w:space="0" w:color="auto"/>
            <w:right w:val="none" w:sz="0" w:space="0" w:color="auto"/>
          </w:divBdr>
        </w:div>
        <w:div w:id="395708248">
          <w:marLeft w:val="480"/>
          <w:marRight w:val="0"/>
          <w:marTop w:val="0"/>
          <w:marBottom w:val="0"/>
          <w:divBdr>
            <w:top w:val="none" w:sz="0" w:space="0" w:color="auto"/>
            <w:left w:val="none" w:sz="0" w:space="0" w:color="auto"/>
            <w:bottom w:val="none" w:sz="0" w:space="0" w:color="auto"/>
            <w:right w:val="none" w:sz="0" w:space="0" w:color="auto"/>
          </w:divBdr>
        </w:div>
        <w:div w:id="405880140">
          <w:marLeft w:val="480"/>
          <w:marRight w:val="0"/>
          <w:marTop w:val="0"/>
          <w:marBottom w:val="0"/>
          <w:divBdr>
            <w:top w:val="none" w:sz="0" w:space="0" w:color="auto"/>
            <w:left w:val="none" w:sz="0" w:space="0" w:color="auto"/>
            <w:bottom w:val="none" w:sz="0" w:space="0" w:color="auto"/>
            <w:right w:val="none" w:sz="0" w:space="0" w:color="auto"/>
          </w:divBdr>
        </w:div>
        <w:div w:id="455680042">
          <w:marLeft w:val="480"/>
          <w:marRight w:val="0"/>
          <w:marTop w:val="0"/>
          <w:marBottom w:val="0"/>
          <w:divBdr>
            <w:top w:val="none" w:sz="0" w:space="0" w:color="auto"/>
            <w:left w:val="none" w:sz="0" w:space="0" w:color="auto"/>
            <w:bottom w:val="none" w:sz="0" w:space="0" w:color="auto"/>
            <w:right w:val="none" w:sz="0" w:space="0" w:color="auto"/>
          </w:divBdr>
        </w:div>
        <w:div w:id="469178280">
          <w:marLeft w:val="480"/>
          <w:marRight w:val="0"/>
          <w:marTop w:val="0"/>
          <w:marBottom w:val="0"/>
          <w:divBdr>
            <w:top w:val="none" w:sz="0" w:space="0" w:color="auto"/>
            <w:left w:val="none" w:sz="0" w:space="0" w:color="auto"/>
            <w:bottom w:val="none" w:sz="0" w:space="0" w:color="auto"/>
            <w:right w:val="none" w:sz="0" w:space="0" w:color="auto"/>
          </w:divBdr>
        </w:div>
        <w:div w:id="472992110">
          <w:marLeft w:val="480"/>
          <w:marRight w:val="0"/>
          <w:marTop w:val="0"/>
          <w:marBottom w:val="0"/>
          <w:divBdr>
            <w:top w:val="none" w:sz="0" w:space="0" w:color="auto"/>
            <w:left w:val="none" w:sz="0" w:space="0" w:color="auto"/>
            <w:bottom w:val="none" w:sz="0" w:space="0" w:color="auto"/>
            <w:right w:val="none" w:sz="0" w:space="0" w:color="auto"/>
          </w:divBdr>
        </w:div>
        <w:div w:id="525099707">
          <w:marLeft w:val="480"/>
          <w:marRight w:val="0"/>
          <w:marTop w:val="0"/>
          <w:marBottom w:val="0"/>
          <w:divBdr>
            <w:top w:val="none" w:sz="0" w:space="0" w:color="auto"/>
            <w:left w:val="none" w:sz="0" w:space="0" w:color="auto"/>
            <w:bottom w:val="none" w:sz="0" w:space="0" w:color="auto"/>
            <w:right w:val="none" w:sz="0" w:space="0" w:color="auto"/>
          </w:divBdr>
        </w:div>
        <w:div w:id="547424446">
          <w:marLeft w:val="480"/>
          <w:marRight w:val="0"/>
          <w:marTop w:val="0"/>
          <w:marBottom w:val="0"/>
          <w:divBdr>
            <w:top w:val="none" w:sz="0" w:space="0" w:color="auto"/>
            <w:left w:val="none" w:sz="0" w:space="0" w:color="auto"/>
            <w:bottom w:val="none" w:sz="0" w:space="0" w:color="auto"/>
            <w:right w:val="none" w:sz="0" w:space="0" w:color="auto"/>
          </w:divBdr>
        </w:div>
        <w:div w:id="581793024">
          <w:marLeft w:val="480"/>
          <w:marRight w:val="0"/>
          <w:marTop w:val="0"/>
          <w:marBottom w:val="0"/>
          <w:divBdr>
            <w:top w:val="none" w:sz="0" w:space="0" w:color="auto"/>
            <w:left w:val="none" w:sz="0" w:space="0" w:color="auto"/>
            <w:bottom w:val="none" w:sz="0" w:space="0" w:color="auto"/>
            <w:right w:val="none" w:sz="0" w:space="0" w:color="auto"/>
          </w:divBdr>
        </w:div>
        <w:div w:id="585043021">
          <w:marLeft w:val="480"/>
          <w:marRight w:val="0"/>
          <w:marTop w:val="0"/>
          <w:marBottom w:val="0"/>
          <w:divBdr>
            <w:top w:val="none" w:sz="0" w:space="0" w:color="auto"/>
            <w:left w:val="none" w:sz="0" w:space="0" w:color="auto"/>
            <w:bottom w:val="none" w:sz="0" w:space="0" w:color="auto"/>
            <w:right w:val="none" w:sz="0" w:space="0" w:color="auto"/>
          </w:divBdr>
        </w:div>
        <w:div w:id="604653484">
          <w:marLeft w:val="480"/>
          <w:marRight w:val="0"/>
          <w:marTop w:val="0"/>
          <w:marBottom w:val="0"/>
          <w:divBdr>
            <w:top w:val="none" w:sz="0" w:space="0" w:color="auto"/>
            <w:left w:val="none" w:sz="0" w:space="0" w:color="auto"/>
            <w:bottom w:val="none" w:sz="0" w:space="0" w:color="auto"/>
            <w:right w:val="none" w:sz="0" w:space="0" w:color="auto"/>
          </w:divBdr>
        </w:div>
        <w:div w:id="645089241">
          <w:marLeft w:val="480"/>
          <w:marRight w:val="0"/>
          <w:marTop w:val="0"/>
          <w:marBottom w:val="0"/>
          <w:divBdr>
            <w:top w:val="none" w:sz="0" w:space="0" w:color="auto"/>
            <w:left w:val="none" w:sz="0" w:space="0" w:color="auto"/>
            <w:bottom w:val="none" w:sz="0" w:space="0" w:color="auto"/>
            <w:right w:val="none" w:sz="0" w:space="0" w:color="auto"/>
          </w:divBdr>
        </w:div>
        <w:div w:id="660693044">
          <w:marLeft w:val="480"/>
          <w:marRight w:val="0"/>
          <w:marTop w:val="0"/>
          <w:marBottom w:val="0"/>
          <w:divBdr>
            <w:top w:val="none" w:sz="0" w:space="0" w:color="auto"/>
            <w:left w:val="none" w:sz="0" w:space="0" w:color="auto"/>
            <w:bottom w:val="none" w:sz="0" w:space="0" w:color="auto"/>
            <w:right w:val="none" w:sz="0" w:space="0" w:color="auto"/>
          </w:divBdr>
        </w:div>
        <w:div w:id="733894251">
          <w:marLeft w:val="480"/>
          <w:marRight w:val="0"/>
          <w:marTop w:val="0"/>
          <w:marBottom w:val="0"/>
          <w:divBdr>
            <w:top w:val="none" w:sz="0" w:space="0" w:color="auto"/>
            <w:left w:val="none" w:sz="0" w:space="0" w:color="auto"/>
            <w:bottom w:val="none" w:sz="0" w:space="0" w:color="auto"/>
            <w:right w:val="none" w:sz="0" w:space="0" w:color="auto"/>
          </w:divBdr>
        </w:div>
        <w:div w:id="770514324">
          <w:marLeft w:val="480"/>
          <w:marRight w:val="0"/>
          <w:marTop w:val="0"/>
          <w:marBottom w:val="0"/>
          <w:divBdr>
            <w:top w:val="none" w:sz="0" w:space="0" w:color="auto"/>
            <w:left w:val="none" w:sz="0" w:space="0" w:color="auto"/>
            <w:bottom w:val="none" w:sz="0" w:space="0" w:color="auto"/>
            <w:right w:val="none" w:sz="0" w:space="0" w:color="auto"/>
          </w:divBdr>
        </w:div>
        <w:div w:id="778069575">
          <w:marLeft w:val="480"/>
          <w:marRight w:val="0"/>
          <w:marTop w:val="0"/>
          <w:marBottom w:val="0"/>
          <w:divBdr>
            <w:top w:val="none" w:sz="0" w:space="0" w:color="auto"/>
            <w:left w:val="none" w:sz="0" w:space="0" w:color="auto"/>
            <w:bottom w:val="none" w:sz="0" w:space="0" w:color="auto"/>
            <w:right w:val="none" w:sz="0" w:space="0" w:color="auto"/>
          </w:divBdr>
        </w:div>
        <w:div w:id="794131210">
          <w:marLeft w:val="480"/>
          <w:marRight w:val="0"/>
          <w:marTop w:val="0"/>
          <w:marBottom w:val="0"/>
          <w:divBdr>
            <w:top w:val="none" w:sz="0" w:space="0" w:color="auto"/>
            <w:left w:val="none" w:sz="0" w:space="0" w:color="auto"/>
            <w:bottom w:val="none" w:sz="0" w:space="0" w:color="auto"/>
            <w:right w:val="none" w:sz="0" w:space="0" w:color="auto"/>
          </w:divBdr>
        </w:div>
        <w:div w:id="838498460">
          <w:marLeft w:val="480"/>
          <w:marRight w:val="0"/>
          <w:marTop w:val="0"/>
          <w:marBottom w:val="0"/>
          <w:divBdr>
            <w:top w:val="none" w:sz="0" w:space="0" w:color="auto"/>
            <w:left w:val="none" w:sz="0" w:space="0" w:color="auto"/>
            <w:bottom w:val="none" w:sz="0" w:space="0" w:color="auto"/>
            <w:right w:val="none" w:sz="0" w:space="0" w:color="auto"/>
          </w:divBdr>
        </w:div>
        <w:div w:id="843134800">
          <w:marLeft w:val="480"/>
          <w:marRight w:val="0"/>
          <w:marTop w:val="0"/>
          <w:marBottom w:val="0"/>
          <w:divBdr>
            <w:top w:val="none" w:sz="0" w:space="0" w:color="auto"/>
            <w:left w:val="none" w:sz="0" w:space="0" w:color="auto"/>
            <w:bottom w:val="none" w:sz="0" w:space="0" w:color="auto"/>
            <w:right w:val="none" w:sz="0" w:space="0" w:color="auto"/>
          </w:divBdr>
        </w:div>
        <w:div w:id="908348427">
          <w:marLeft w:val="480"/>
          <w:marRight w:val="0"/>
          <w:marTop w:val="0"/>
          <w:marBottom w:val="0"/>
          <w:divBdr>
            <w:top w:val="none" w:sz="0" w:space="0" w:color="auto"/>
            <w:left w:val="none" w:sz="0" w:space="0" w:color="auto"/>
            <w:bottom w:val="none" w:sz="0" w:space="0" w:color="auto"/>
            <w:right w:val="none" w:sz="0" w:space="0" w:color="auto"/>
          </w:divBdr>
        </w:div>
        <w:div w:id="1017191105">
          <w:marLeft w:val="480"/>
          <w:marRight w:val="0"/>
          <w:marTop w:val="0"/>
          <w:marBottom w:val="0"/>
          <w:divBdr>
            <w:top w:val="none" w:sz="0" w:space="0" w:color="auto"/>
            <w:left w:val="none" w:sz="0" w:space="0" w:color="auto"/>
            <w:bottom w:val="none" w:sz="0" w:space="0" w:color="auto"/>
            <w:right w:val="none" w:sz="0" w:space="0" w:color="auto"/>
          </w:divBdr>
        </w:div>
        <w:div w:id="1056706381">
          <w:marLeft w:val="480"/>
          <w:marRight w:val="0"/>
          <w:marTop w:val="0"/>
          <w:marBottom w:val="0"/>
          <w:divBdr>
            <w:top w:val="none" w:sz="0" w:space="0" w:color="auto"/>
            <w:left w:val="none" w:sz="0" w:space="0" w:color="auto"/>
            <w:bottom w:val="none" w:sz="0" w:space="0" w:color="auto"/>
            <w:right w:val="none" w:sz="0" w:space="0" w:color="auto"/>
          </w:divBdr>
        </w:div>
        <w:div w:id="1132477930">
          <w:marLeft w:val="480"/>
          <w:marRight w:val="0"/>
          <w:marTop w:val="0"/>
          <w:marBottom w:val="0"/>
          <w:divBdr>
            <w:top w:val="none" w:sz="0" w:space="0" w:color="auto"/>
            <w:left w:val="none" w:sz="0" w:space="0" w:color="auto"/>
            <w:bottom w:val="none" w:sz="0" w:space="0" w:color="auto"/>
            <w:right w:val="none" w:sz="0" w:space="0" w:color="auto"/>
          </w:divBdr>
        </w:div>
        <w:div w:id="1176379735">
          <w:marLeft w:val="480"/>
          <w:marRight w:val="0"/>
          <w:marTop w:val="0"/>
          <w:marBottom w:val="0"/>
          <w:divBdr>
            <w:top w:val="none" w:sz="0" w:space="0" w:color="auto"/>
            <w:left w:val="none" w:sz="0" w:space="0" w:color="auto"/>
            <w:bottom w:val="none" w:sz="0" w:space="0" w:color="auto"/>
            <w:right w:val="none" w:sz="0" w:space="0" w:color="auto"/>
          </w:divBdr>
        </w:div>
        <w:div w:id="1227301061">
          <w:marLeft w:val="480"/>
          <w:marRight w:val="0"/>
          <w:marTop w:val="0"/>
          <w:marBottom w:val="0"/>
          <w:divBdr>
            <w:top w:val="none" w:sz="0" w:space="0" w:color="auto"/>
            <w:left w:val="none" w:sz="0" w:space="0" w:color="auto"/>
            <w:bottom w:val="none" w:sz="0" w:space="0" w:color="auto"/>
            <w:right w:val="none" w:sz="0" w:space="0" w:color="auto"/>
          </w:divBdr>
        </w:div>
        <w:div w:id="1264651137">
          <w:marLeft w:val="480"/>
          <w:marRight w:val="0"/>
          <w:marTop w:val="0"/>
          <w:marBottom w:val="0"/>
          <w:divBdr>
            <w:top w:val="none" w:sz="0" w:space="0" w:color="auto"/>
            <w:left w:val="none" w:sz="0" w:space="0" w:color="auto"/>
            <w:bottom w:val="none" w:sz="0" w:space="0" w:color="auto"/>
            <w:right w:val="none" w:sz="0" w:space="0" w:color="auto"/>
          </w:divBdr>
        </w:div>
        <w:div w:id="1319503746">
          <w:marLeft w:val="480"/>
          <w:marRight w:val="0"/>
          <w:marTop w:val="0"/>
          <w:marBottom w:val="0"/>
          <w:divBdr>
            <w:top w:val="none" w:sz="0" w:space="0" w:color="auto"/>
            <w:left w:val="none" w:sz="0" w:space="0" w:color="auto"/>
            <w:bottom w:val="none" w:sz="0" w:space="0" w:color="auto"/>
            <w:right w:val="none" w:sz="0" w:space="0" w:color="auto"/>
          </w:divBdr>
        </w:div>
        <w:div w:id="1397246781">
          <w:marLeft w:val="480"/>
          <w:marRight w:val="0"/>
          <w:marTop w:val="0"/>
          <w:marBottom w:val="0"/>
          <w:divBdr>
            <w:top w:val="none" w:sz="0" w:space="0" w:color="auto"/>
            <w:left w:val="none" w:sz="0" w:space="0" w:color="auto"/>
            <w:bottom w:val="none" w:sz="0" w:space="0" w:color="auto"/>
            <w:right w:val="none" w:sz="0" w:space="0" w:color="auto"/>
          </w:divBdr>
        </w:div>
        <w:div w:id="1412923124">
          <w:marLeft w:val="480"/>
          <w:marRight w:val="0"/>
          <w:marTop w:val="0"/>
          <w:marBottom w:val="0"/>
          <w:divBdr>
            <w:top w:val="none" w:sz="0" w:space="0" w:color="auto"/>
            <w:left w:val="none" w:sz="0" w:space="0" w:color="auto"/>
            <w:bottom w:val="none" w:sz="0" w:space="0" w:color="auto"/>
            <w:right w:val="none" w:sz="0" w:space="0" w:color="auto"/>
          </w:divBdr>
        </w:div>
        <w:div w:id="1419598725">
          <w:marLeft w:val="480"/>
          <w:marRight w:val="0"/>
          <w:marTop w:val="0"/>
          <w:marBottom w:val="0"/>
          <w:divBdr>
            <w:top w:val="none" w:sz="0" w:space="0" w:color="auto"/>
            <w:left w:val="none" w:sz="0" w:space="0" w:color="auto"/>
            <w:bottom w:val="none" w:sz="0" w:space="0" w:color="auto"/>
            <w:right w:val="none" w:sz="0" w:space="0" w:color="auto"/>
          </w:divBdr>
        </w:div>
        <w:div w:id="1445611433">
          <w:marLeft w:val="480"/>
          <w:marRight w:val="0"/>
          <w:marTop w:val="0"/>
          <w:marBottom w:val="0"/>
          <w:divBdr>
            <w:top w:val="none" w:sz="0" w:space="0" w:color="auto"/>
            <w:left w:val="none" w:sz="0" w:space="0" w:color="auto"/>
            <w:bottom w:val="none" w:sz="0" w:space="0" w:color="auto"/>
            <w:right w:val="none" w:sz="0" w:space="0" w:color="auto"/>
          </w:divBdr>
        </w:div>
        <w:div w:id="1451632183">
          <w:marLeft w:val="480"/>
          <w:marRight w:val="0"/>
          <w:marTop w:val="0"/>
          <w:marBottom w:val="0"/>
          <w:divBdr>
            <w:top w:val="none" w:sz="0" w:space="0" w:color="auto"/>
            <w:left w:val="none" w:sz="0" w:space="0" w:color="auto"/>
            <w:bottom w:val="none" w:sz="0" w:space="0" w:color="auto"/>
            <w:right w:val="none" w:sz="0" w:space="0" w:color="auto"/>
          </w:divBdr>
        </w:div>
        <w:div w:id="1502969530">
          <w:marLeft w:val="480"/>
          <w:marRight w:val="0"/>
          <w:marTop w:val="0"/>
          <w:marBottom w:val="0"/>
          <w:divBdr>
            <w:top w:val="none" w:sz="0" w:space="0" w:color="auto"/>
            <w:left w:val="none" w:sz="0" w:space="0" w:color="auto"/>
            <w:bottom w:val="none" w:sz="0" w:space="0" w:color="auto"/>
            <w:right w:val="none" w:sz="0" w:space="0" w:color="auto"/>
          </w:divBdr>
        </w:div>
        <w:div w:id="1536695062">
          <w:marLeft w:val="480"/>
          <w:marRight w:val="0"/>
          <w:marTop w:val="0"/>
          <w:marBottom w:val="0"/>
          <w:divBdr>
            <w:top w:val="none" w:sz="0" w:space="0" w:color="auto"/>
            <w:left w:val="none" w:sz="0" w:space="0" w:color="auto"/>
            <w:bottom w:val="none" w:sz="0" w:space="0" w:color="auto"/>
            <w:right w:val="none" w:sz="0" w:space="0" w:color="auto"/>
          </w:divBdr>
        </w:div>
        <w:div w:id="1574585518">
          <w:marLeft w:val="480"/>
          <w:marRight w:val="0"/>
          <w:marTop w:val="0"/>
          <w:marBottom w:val="0"/>
          <w:divBdr>
            <w:top w:val="none" w:sz="0" w:space="0" w:color="auto"/>
            <w:left w:val="none" w:sz="0" w:space="0" w:color="auto"/>
            <w:bottom w:val="none" w:sz="0" w:space="0" w:color="auto"/>
            <w:right w:val="none" w:sz="0" w:space="0" w:color="auto"/>
          </w:divBdr>
        </w:div>
        <w:div w:id="1584335530">
          <w:marLeft w:val="480"/>
          <w:marRight w:val="0"/>
          <w:marTop w:val="0"/>
          <w:marBottom w:val="0"/>
          <w:divBdr>
            <w:top w:val="none" w:sz="0" w:space="0" w:color="auto"/>
            <w:left w:val="none" w:sz="0" w:space="0" w:color="auto"/>
            <w:bottom w:val="none" w:sz="0" w:space="0" w:color="auto"/>
            <w:right w:val="none" w:sz="0" w:space="0" w:color="auto"/>
          </w:divBdr>
        </w:div>
        <w:div w:id="1623416476">
          <w:marLeft w:val="480"/>
          <w:marRight w:val="0"/>
          <w:marTop w:val="0"/>
          <w:marBottom w:val="0"/>
          <w:divBdr>
            <w:top w:val="none" w:sz="0" w:space="0" w:color="auto"/>
            <w:left w:val="none" w:sz="0" w:space="0" w:color="auto"/>
            <w:bottom w:val="none" w:sz="0" w:space="0" w:color="auto"/>
            <w:right w:val="none" w:sz="0" w:space="0" w:color="auto"/>
          </w:divBdr>
        </w:div>
        <w:div w:id="1632590466">
          <w:marLeft w:val="480"/>
          <w:marRight w:val="0"/>
          <w:marTop w:val="0"/>
          <w:marBottom w:val="0"/>
          <w:divBdr>
            <w:top w:val="none" w:sz="0" w:space="0" w:color="auto"/>
            <w:left w:val="none" w:sz="0" w:space="0" w:color="auto"/>
            <w:bottom w:val="none" w:sz="0" w:space="0" w:color="auto"/>
            <w:right w:val="none" w:sz="0" w:space="0" w:color="auto"/>
          </w:divBdr>
        </w:div>
        <w:div w:id="1657882544">
          <w:marLeft w:val="480"/>
          <w:marRight w:val="0"/>
          <w:marTop w:val="0"/>
          <w:marBottom w:val="0"/>
          <w:divBdr>
            <w:top w:val="none" w:sz="0" w:space="0" w:color="auto"/>
            <w:left w:val="none" w:sz="0" w:space="0" w:color="auto"/>
            <w:bottom w:val="none" w:sz="0" w:space="0" w:color="auto"/>
            <w:right w:val="none" w:sz="0" w:space="0" w:color="auto"/>
          </w:divBdr>
        </w:div>
        <w:div w:id="1715814068">
          <w:marLeft w:val="480"/>
          <w:marRight w:val="0"/>
          <w:marTop w:val="0"/>
          <w:marBottom w:val="0"/>
          <w:divBdr>
            <w:top w:val="none" w:sz="0" w:space="0" w:color="auto"/>
            <w:left w:val="none" w:sz="0" w:space="0" w:color="auto"/>
            <w:bottom w:val="none" w:sz="0" w:space="0" w:color="auto"/>
            <w:right w:val="none" w:sz="0" w:space="0" w:color="auto"/>
          </w:divBdr>
        </w:div>
        <w:div w:id="1760252514">
          <w:marLeft w:val="480"/>
          <w:marRight w:val="0"/>
          <w:marTop w:val="0"/>
          <w:marBottom w:val="0"/>
          <w:divBdr>
            <w:top w:val="none" w:sz="0" w:space="0" w:color="auto"/>
            <w:left w:val="none" w:sz="0" w:space="0" w:color="auto"/>
            <w:bottom w:val="none" w:sz="0" w:space="0" w:color="auto"/>
            <w:right w:val="none" w:sz="0" w:space="0" w:color="auto"/>
          </w:divBdr>
        </w:div>
        <w:div w:id="1772121790">
          <w:marLeft w:val="480"/>
          <w:marRight w:val="0"/>
          <w:marTop w:val="0"/>
          <w:marBottom w:val="0"/>
          <w:divBdr>
            <w:top w:val="none" w:sz="0" w:space="0" w:color="auto"/>
            <w:left w:val="none" w:sz="0" w:space="0" w:color="auto"/>
            <w:bottom w:val="none" w:sz="0" w:space="0" w:color="auto"/>
            <w:right w:val="none" w:sz="0" w:space="0" w:color="auto"/>
          </w:divBdr>
        </w:div>
        <w:div w:id="1785886581">
          <w:marLeft w:val="480"/>
          <w:marRight w:val="0"/>
          <w:marTop w:val="0"/>
          <w:marBottom w:val="0"/>
          <w:divBdr>
            <w:top w:val="none" w:sz="0" w:space="0" w:color="auto"/>
            <w:left w:val="none" w:sz="0" w:space="0" w:color="auto"/>
            <w:bottom w:val="none" w:sz="0" w:space="0" w:color="auto"/>
            <w:right w:val="none" w:sz="0" w:space="0" w:color="auto"/>
          </w:divBdr>
        </w:div>
        <w:div w:id="1786189411">
          <w:marLeft w:val="480"/>
          <w:marRight w:val="0"/>
          <w:marTop w:val="0"/>
          <w:marBottom w:val="0"/>
          <w:divBdr>
            <w:top w:val="none" w:sz="0" w:space="0" w:color="auto"/>
            <w:left w:val="none" w:sz="0" w:space="0" w:color="auto"/>
            <w:bottom w:val="none" w:sz="0" w:space="0" w:color="auto"/>
            <w:right w:val="none" w:sz="0" w:space="0" w:color="auto"/>
          </w:divBdr>
        </w:div>
        <w:div w:id="1825121294">
          <w:marLeft w:val="480"/>
          <w:marRight w:val="0"/>
          <w:marTop w:val="0"/>
          <w:marBottom w:val="0"/>
          <w:divBdr>
            <w:top w:val="none" w:sz="0" w:space="0" w:color="auto"/>
            <w:left w:val="none" w:sz="0" w:space="0" w:color="auto"/>
            <w:bottom w:val="none" w:sz="0" w:space="0" w:color="auto"/>
            <w:right w:val="none" w:sz="0" w:space="0" w:color="auto"/>
          </w:divBdr>
        </w:div>
        <w:div w:id="1845782212">
          <w:marLeft w:val="480"/>
          <w:marRight w:val="0"/>
          <w:marTop w:val="0"/>
          <w:marBottom w:val="0"/>
          <w:divBdr>
            <w:top w:val="none" w:sz="0" w:space="0" w:color="auto"/>
            <w:left w:val="none" w:sz="0" w:space="0" w:color="auto"/>
            <w:bottom w:val="none" w:sz="0" w:space="0" w:color="auto"/>
            <w:right w:val="none" w:sz="0" w:space="0" w:color="auto"/>
          </w:divBdr>
        </w:div>
        <w:div w:id="1923373472">
          <w:marLeft w:val="480"/>
          <w:marRight w:val="0"/>
          <w:marTop w:val="0"/>
          <w:marBottom w:val="0"/>
          <w:divBdr>
            <w:top w:val="none" w:sz="0" w:space="0" w:color="auto"/>
            <w:left w:val="none" w:sz="0" w:space="0" w:color="auto"/>
            <w:bottom w:val="none" w:sz="0" w:space="0" w:color="auto"/>
            <w:right w:val="none" w:sz="0" w:space="0" w:color="auto"/>
          </w:divBdr>
        </w:div>
        <w:div w:id="1957709132">
          <w:marLeft w:val="480"/>
          <w:marRight w:val="0"/>
          <w:marTop w:val="0"/>
          <w:marBottom w:val="0"/>
          <w:divBdr>
            <w:top w:val="none" w:sz="0" w:space="0" w:color="auto"/>
            <w:left w:val="none" w:sz="0" w:space="0" w:color="auto"/>
            <w:bottom w:val="none" w:sz="0" w:space="0" w:color="auto"/>
            <w:right w:val="none" w:sz="0" w:space="0" w:color="auto"/>
          </w:divBdr>
        </w:div>
        <w:div w:id="1972710827">
          <w:marLeft w:val="480"/>
          <w:marRight w:val="0"/>
          <w:marTop w:val="0"/>
          <w:marBottom w:val="0"/>
          <w:divBdr>
            <w:top w:val="none" w:sz="0" w:space="0" w:color="auto"/>
            <w:left w:val="none" w:sz="0" w:space="0" w:color="auto"/>
            <w:bottom w:val="none" w:sz="0" w:space="0" w:color="auto"/>
            <w:right w:val="none" w:sz="0" w:space="0" w:color="auto"/>
          </w:divBdr>
        </w:div>
        <w:div w:id="2042895133">
          <w:marLeft w:val="480"/>
          <w:marRight w:val="0"/>
          <w:marTop w:val="0"/>
          <w:marBottom w:val="0"/>
          <w:divBdr>
            <w:top w:val="none" w:sz="0" w:space="0" w:color="auto"/>
            <w:left w:val="none" w:sz="0" w:space="0" w:color="auto"/>
            <w:bottom w:val="none" w:sz="0" w:space="0" w:color="auto"/>
            <w:right w:val="none" w:sz="0" w:space="0" w:color="auto"/>
          </w:divBdr>
        </w:div>
        <w:div w:id="2051949534">
          <w:marLeft w:val="480"/>
          <w:marRight w:val="0"/>
          <w:marTop w:val="0"/>
          <w:marBottom w:val="0"/>
          <w:divBdr>
            <w:top w:val="none" w:sz="0" w:space="0" w:color="auto"/>
            <w:left w:val="none" w:sz="0" w:space="0" w:color="auto"/>
            <w:bottom w:val="none" w:sz="0" w:space="0" w:color="auto"/>
            <w:right w:val="none" w:sz="0" w:space="0" w:color="auto"/>
          </w:divBdr>
        </w:div>
      </w:divsChild>
    </w:div>
    <w:div w:id="556860060">
      <w:bodyDiv w:val="1"/>
      <w:marLeft w:val="0"/>
      <w:marRight w:val="0"/>
      <w:marTop w:val="0"/>
      <w:marBottom w:val="0"/>
      <w:divBdr>
        <w:top w:val="none" w:sz="0" w:space="0" w:color="auto"/>
        <w:left w:val="none" w:sz="0" w:space="0" w:color="auto"/>
        <w:bottom w:val="none" w:sz="0" w:space="0" w:color="auto"/>
        <w:right w:val="none" w:sz="0" w:space="0" w:color="auto"/>
      </w:divBdr>
      <w:divsChild>
        <w:div w:id="1754475513">
          <w:marLeft w:val="480"/>
          <w:marRight w:val="0"/>
          <w:marTop w:val="0"/>
          <w:marBottom w:val="0"/>
          <w:divBdr>
            <w:top w:val="none" w:sz="0" w:space="0" w:color="auto"/>
            <w:left w:val="none" w:sz="0" w:space="0" w:color="auto"/>
            <w:bottom w:val="none" w:sz="0" w:space="0" w:color="auto"/>
            <w:right w:val="none" w:sz="0" w:space="0" w:color="auto"/>
          </w:divBdr>
        </w:div>
        <w:div w:id="2019111439">
          <w:marLeft w:val="480"/>
          <w:marRight w:val="0"/>
          <w:marTop w:val="0"/>
          <w:marBottom w:val="0"/>
          <w:divBdr>
            <w:top w:val="none" w:sz="0" w:space="0" w:color="auto"/>
            <w:left w:val="none" w:sz="0" w:space="0" w:color="auto"/>
            <w:bottom w:val="none" w:sz="0" w:space="0" w:color="auto"/>
            <w:right w:val="none" w:sz="0" w:space="0" w:color="auto"/>
          </w:divBdr>
        </w:div>
        <w:div w:id="274990501">
          <w:marLeft w:val="480"/>
          <w:marRight w:val="0"/>
          <w:marTop w:val="0"/>
          <w:marBottom w:val="0"/>
          <w:divBdr>
            <w:top w:val="none" w:sz="0" w:space="0" w:color="auto"/>
            <w:left w:val="none" w:sz="0" w:space="0" w:color="auto"/>
            <w:bottom w:val="none" w:sz="0" w:space="0" w:color="auto"/>
            <w:right w:val="none" w:sz="0" w:space="0" w:color="auto"/>
          </w:divBdr>
        </w:div>
        <w:div w:id="200748292">
          <w:marLeft w:val="480"/>
          <w:marRight w:val="0"/>
          <w:marTop w:val="0"/>
          <w:marBottom w:val="0"/>
          <w:divBdr>
            <w:top w:val="none" w:sz="0" w:space="0" w:color="auto"/>
            <w:left w:val="none" w:sz="0" w:space="0" w:color="auto"/>
            <w:bottom w:val="none" w:sz="0" w:space="0" w:color="auto"/>
            <w:right w:val="none" w:sz="0" w:space="0" w:color="auto"/>
          </w:divBdr>
        </w:div>
        <w:div w:id="216401639">
          <w:marLeft w:val="480"/>
          <w:marRight w:val="0"/>
          <w:marTop w:val="0"/>
          <w:marBottom w:val="0"/>
          <w:divBdr>
            <w:top w:val="none" w:sz="0" w:space="0" w:color="auto"/>
            <w:left w:val="none" w:sz="0" w:space="0" w:color="auto"/>
            <w:bottom w:val="none" w:sz="0" w:space="0" w:color="auto"/>
            <w:right w:val="none" w:sz="0" w:space="0" w:color="auto"/>
          </w:divBdr>
        </w:div>
        <w:div w:id="1437285333">
          <w:marLeft w:val="480"/>
          <w:marRight w:val="0"/>
          <w:marTop w:val="0"/>
          <w:marBottom w:val="0"/>
          <w:divBdr>
            <w:top w:val="none" w:sz="0" w:space="0" w:color="auto"/>
            <w:left w:val="none" w:sz="0" w:space="0" w:color="auto"/>
            <w:bottom w:val="none" w:sz="0" w:space="0" w:color="auto"/>
            <w:right w:val="none" w:sz="0" w:space="0" w:color="auto"/>
          </w:divBdr>
        </w:div>
        <w:div w:id="1887525406">
          <w:marLeft w:val="480"/>
          <w:marRight w:val="0"/>
          <w:marTop w:val="0"/>
          <w:marBottom w:val="0"/>
          <w:divBdr>
            <w:top w:val="none" w:sz="0" w:space="0" w:color="auto"/>
            <w:left w:val="none" w:sz="0" w:space="0" w:color="auto"/>
            <w:bottom w:val="none" w:sz="0" w:space="0" w:color="auto"/>
            <w:right w:val="none" w:sz="0" w:space="0" w:color="auto"/>
          </w:divBdr>
        </w:div>
        <w:div w:id="1579438062">
          <w:marLeft w:val="480"/>
          <w:marRight w:val="0"/>
          <w:marTop w:val="0"/>
          <w:marBottom w:val="0"/>
          <w:divBdr>
            <w:top w:val="none" w:sz="0" w:space="0" w:color="auto"/>
            <w:left w:val="none" w:sz="0" w:space="0" w:color="auto"/>
            <w:bottom w:val="none" w:sz="0" w:space="0" w:color="auto"/>
            <w:right w:val="none" w:sz="0" w:space="0" w:color="auto"/>
          </w:divBdr>
        </w:div>
        <w:div w:id="49424390">
          <w:marLeft w:val="480"/>
          <w:marRight w:val="0"/>
          <w:marTop w:val="0"/>
          <w:marBottom w:val="0"/>
          <w:divBdr>
            <w:top w:val="none" w:sz="0" w:space="0" w:color="auto"/>
            <w:left w:val="none" w:sz="0" w:space="0" w:color="auto"/>
            <w:bottom w:val="none" w:sz="0" w:space="0" w:color="auto"/>
            <w:right w:val="none" w:sz="0" w:space="0" w:color="auto"/>
          </w:divBdr>
        </w:div>
        <w:div w:id="188225722">
          <w:marLeft w:val="480"/>
          <w:marRight w:val="0"/>
          <w:marTop w:val="0"/>
          <w:marBottom w:val="0"/>
          <w:divBdr>
            <w:top w:val="none" w:sz="0" w:space="0" w:color="auto"/>
            <w:left w:val="none" w:sz="0" w:space="0" w:color="auto"/>
            <w:bottom w:val="none" w:sz="0" w:space="0" w:color="auto"/>
            <w:right w:val="none" w:sz="0" w:space="0" w:color="auto"/>
          </w:divBdr>
        </w:div>
        <w:div w:id="840509606">
          <w:marLeft w:val="480"/>
          <w:marRight w:val="0"/>
          <w:marTop w:val="0"/>
          <w:marBottom w:val="0"/>
          <w:divBdr>
            <w:top w:val="none" w:sz="0" w:space="0" w:color="auto"/>
            <w:left w:val="none" w:sz="0" w:space="0" w:color="auto"/>
            <w:bottom w:val="none" w:sz="0" w:space="0" w:color="auto"/>
            <w:right w:val="none" w:sz="0" w:space="0" w:color="auto"/>
          </w:divBdr>
        </w:div>
        <w:div w:id="138888458">
          <w:marLeft w:val="480"/>
          <w:marRight w:val="0"/>
          <w:marTop w:val="0"/>
          <w:marBottom w:val="0"/>
          <w:divBdr>
            <w:top w:val="none" w:sz="0" w:space="0" w:color="auto"/>
            <w:left w:val="none" w:sz="0" w:space="0" w:color="auto"/>
            <w:bottom w:val="none" w:sz="0" w:space="0" w:color="auto"/>
            <w:right w:val="none" w:sz="0" w:space="0" w:color="auto"/>
          </w:divBdr>
        </w:div>
        <w:div w:id="813452863">
          <w:marLeft w:val="480"/>
          <w:marRight w:val="0"/>
          <w:marTop w:val="0"/>
          <w:marBottom w:val="0"/>
          <w:divBdr>
            <w:top w:val="none" w:sz="0" w:space="0" w:color="auto"/>
            <w:left w:val="none" w:sz="0" w:space="0" w:color="auto"/>
            <w:bottom w:val="none" w:sz="0" w:space="0" w:color="auto"/>
            <w:right w:val="none" w:sz="0" w:space="0" w:color="auto"/>
          </w:divBdr>
        </w:div>
        <w:div w:id="1426456666">
          <w:marLeft w:val="480"/>
          <w:marRight w:val="0"/>
          <w:marTop w:val="0"/>
          <w:marBottom w:val="0"/>
          <w:divBdr>
            <w:top w:val="none" w:sz="0" w:space="0" w:color="auto"/>
            <w:left w:val="none" w:sz="0" w:space="0" w:color="auto"/>
            <w:bottom w:val="none" w:sz="0" w:space="0" w:color="auto"/>
            <w:right w:val="none" w:sz="0" w:space="0" w:color="auto"/>
          </w:divBdr>
        </w:div>
        <w:div w:id="91556124">
          <w:marLeft w:val="480"/>
          <w:marRight w:val="0"/>
          <w:marTop w:val="0"/>
          <w:marBottom w:val="0"/>
          <w:divBdr>
            <w:top w:val="none" w:sz="0" w:space="0" w:color="auto"/>
            <w:left w:val="none" w:sz="0" w:space="0" w:color="auto"/>
            <w:bottom w:val="none" w:sz="0" w:space="0" w:color="auto"/>
            <w:right w:val="none" w:sz="0" w:space="0" w:color="auto"/>
          </w:divBdr>
        </w:div>
        <w:div w:id="95440317">
          <w:marLeft w:val="480"/>
          <w:marRight w:val="0"/>
          <w:marTop w:val="0"/>
          <w:marBottom w:val="0"/>
          <w:divBdr>
            <w:top w:val="none" w:sz="0" w:space="0" w:color="auto"/>
            <w:left w:val="none" w:sz="0" w:space="0" w:color="auto"/>
            <w:bottom w:val="none" w:sz="0" w:space="0" w:color="auto"/>
            <w:right w:val="none" w:sz="0" w:space="0" w:color="auto"/>
          </w:divBdr>
        </w:div>
        <w:div w:id="1941329651">
          <w:marLeft w:val="480"/>
          <w:marRight w:val="0"/>
          <w:marTop w:val="0"/>
          <w:marBottom w:val="0"/>
          <w:divBdr>
            <w:top w:val="none" w:sz="0" w:space="0" w:color="auto"/>
            <w:left w:val="none" w:sz="0" w:space="0" w:color="auto"/>
            <w:bottom w:val="none" w:sz="0" w:space="0" w:color="auto"/>
            <w:right w:val="none" w:sz="0" w:space="0" w:color="auto"/>
          </w:divBdr>
        </w:div>
        <w:div w:id="941913041">
          <w:marLeft w:val="480"/>
          <w:marRight w:val="0"/>
          <w:marTop w:val="0"/>
          <w:marBottom w:val="0"/>
          <w:divBdr>
            <w:top w:val="none" w:sz="0" w:space="0" w:color="auto"/>
            <w:left w:val="none" w:sz="0" w:space="0" w:color="auto"/>
            <w:bottom w:val="none" w:sz="0" w:space="0" w:color="auto"/>
            <w:right w:val="none" w:sz="0" w:space="0" w:color="auto"/>
          </w:divBdr>
        </w:div>
        <w:div w:id="1269509298">
          <w:marLeft w:val="480"/>
          <w:marRight w:val="0"/>
          <w:marTop w:val="0"/>
          <w:marBottom w:val="0"/>
          <w:divBdr>
            <w:top w:val="none" w:sz="0" w:space="0" w:color="auto"/>
            <w:left w:val="none" w:sz="0" w:space="0" w:color="auto"/>
            <w:bottom w:val="none" w:sz="0" w:space="0" w:color="auto"/>
            <w:right w:val="none" w:sz="0" w:space="0" w:color="auto"/>
          </w:divBdr>
        </w:div>
        <w:div w:id="1090005525">
          <w:marLeft w:val="480"/>
          <w:marRight w:val="0"/>
          <w:marTop w:val="0"/>
          <w:marBottom w:val="0"/>
          <w:divBdr>
            <w:top w:val="none" w:sz="0" w:space="0" w:color="auto"/>
            <w:left w:val="none" w:sz="0" w:space="0" w:color="auto"/>
            <w:bottom w:val="none" w:sz="0" w:space="0" w:color="auto"/>
            <w:right w:val="none" w:sz="0" w:space="0" w:color="auto"/>
          </w:divBdr>
        </w:div>
        <w:div w:id="174149648">
          <w:marLeft w:val="480"/>
          <w:marRight w:val="0"/>
          <w:marTop w:val="0"/>
          <w:marBottom w:val="0"/>
          <w:divBdr>
            <w:top w:val="none" w:sz="0" w:space="0" w:color="auto"/>
            <w:left w:val="none" w:sz="0" w:space="0" w:color="auto"/>
            <w:bottom w:val="none" w:sz="0" w:space="0" w:color="auto"/>
            <w:right w:val="none" w:sz="0" w:space="0" w:color="auto"/>
          </w:divBdr>
        </w:div>
        <w:div w:id="193731358">
          <w:marLeft w:val="480"/>
          <w:marRight w:val="0"/>
          <w:marTop w:val="0"/>
          <w:marBottom w:val="0"/>
          <w:divBdr>
            <w:top w:val="none" w:sz="0" w:space="0" w:color="auto"/>
            <w:left w:val="none" w:sz="0" w:space="0" w:color="auto"/>
            <w:bottom w:val="none" w:sz="0" w:space="0" w:color="auto"/>
            <w:right w:val="none" w:sz="0" w:space="0" w:color="auto"/>
          </w:divBdr>
        </w:div>
        <w:div w:id="1624455973">
          <w:marLeft w:val="480"/>
          <w:marRight w:val="0"/>
          <w:marTop w:val="0"/>
          <w:marBottom w:val="0"/>
          <w:divBdr>
            <w:top w:val="none" w:sz="0" w:space="0" w:color="auto"/>
            <w:left w:val="none" w:sz="0" w:space="0" w:color="auto"/>
            <w:bottom w:val="none" w:sz="0" w:space="0" w:color="auto"/>
            <w:right w:val="none" w:sz="0" w:space="0" w:color="auto"/>
          </w:divBdr>
        </w:div>
        <w:div w:id="555899478">
          <w:marLeft w:val="480"/>
          <w:marRight w:val="0"/>
          <w:marTop w:val="0"/>
          <w:marBottom w:val="0"/>
          <w:divBdr>
            <w:top w:val="none" w:sz="0" w:space="0" w:color="auto"/>
            <w:left w:val="none" w:sz="0" w:space="0" w:color="auto"/>
            <w:bottom w:val="none" w:sz="0" w:space="0" w:color="auto"/>
            <w:right w:val="none" w:sz="0" w:space="0" w:color="auto"/>
          </w:divBdr>
        </w:div>
        <w:div w:id="897205202">
          <w:marLeft w:val="480"/>
          <w:marRight w:val="0"/>
          <w:marTop w:val="0"/>
          <w:marBottom w:val="0"/>
          <w:divBdr>
            <w:top w:val="none" w:sz="0" w:space="0" w:color="auto"/>
            <w:left w:val="none" w:sz="0" w:space="0" w:color="auto"/>
            <w:bottom w:val="none" w:sz="0" w:space="0" w:color="auto"/>
            <w:right w:val="none" w:sz="0" w:space="0" w:color="auto"/>
          </w:divBdr>
        </w:div>
        <w:div w:id="2058895030">
          <w:marLeft w:val="480"/>
          <w:marRight w:val="0"/>
          <w:marTop w:val="0"/>
          <w:marBottom w:val="0"/>
          <w:divBdr>
            <w:top w:val="none" w:sz="0" w:space="0" w:color="auto"/>
            <w:left w:val="none" w:sz="0" w:space="0" w:color="auto"/>
            <w:bottom w:val="none" w:sz="0" w:space="0" w:color="auto"/>
            <w:right w:val="none" w:sz="0" w:space="0" w:color="auto"/>
          </w:divBdr>
        </w:div>
        <w:div w:id="1771583517">
          <w:marLeft w:val="480"/>
          <w:marRight w:val="0"/>
          <w:marTop w:val="0"/>
          <w:marBottom w:val="0"/>
          <w:divBdr>
            <w:top w:val="none" w:sz="0" w:space="0" w:color="auto"/>
            <w:left w:val="none" w:sz="0" w:space="0" w:color="auto"/>
            <w:bottom w:val="none" w:sz="0" w:space="0" w:color="auto"/>
            <w:right w:val="none" w:sz="0" w:space="0" w:color="auto"/>
          </w:divBdr>
        </w:div>
        <w:div w:id="992834501">
          <w:marLeft w:val="480"/>
          <w:marRight w:val="0"/>
          <w:marTop w:val="0"/>
          <w:marBottom w:val="0"/>
          <w:divBdr>
            <w:top w:val="none" w:sz="0" w:space="0" w:color="auto"/>
            <w:left w:val="none" w:sz="0" w:space="0" w:color="auto"/>
            <w:bottom w:val="none" w:sz="0" w:space="0" w:color="auto"/>
            <w:right w:val="none" w:sz="0" w:space="0" w:color="auto"/>
          </w:divBdr>
        </w:div>
        <w:div w:id="1942880926">
          <w:marLeft w:val="480"/>
          <w:marRight w:val="0"/>
          <w:marTop w:val="0"/>
          <w:marBottom w:val="0"/>
          <w:divBdr>
            <w:top w:val="none" w:sz="0" w:space="0" w:color="auto"/>
            <w:left w:val="none" w:sz="0" w:space="0" w:color="auto"/>
            <w:bottom w:val="none" w:sz="0" w:space="0" w:color="auto"/>
            <w:right w:val="none" w:sz="0" w:space="0" w:color="auto"/>
          </w:divBdr>
        </w:div>
        <w:div w:id="1577546038">
          <w:marLeft w:val="480"/>
          <w:marRight w:val="0"/>
          <w:marTop w:val="0"/>
          <w:marBottom w:val="0"/>
          <w:divBdr>
            <w:top w:val="none" w:sz="0" w:space="0" w:color="auto"/>
            <w:left w:val="none" w:sz="0" w:space="0" w:color="auto"/>
            <w:bottom w:val="none" w:sz="0" w:space="0" w:color="auto"/>
            <w:right w:val="none" w:sz="0" w:space="0" w:color="auto"/>
          </w:divBdr>
        </w:div>
        <w:div w:id="1512642741">
          <w:marLeft w:val="480"/>
          <w:marRight w:val="0"/>
          <w:marTop w:val="0"/>
          <w:marBottom w:val="0"/>
          <w:divBdr>
            <w:top w:val="none" w:sz="0" w:space="0" w:color="auto"/>
            <w:left w:val="none" w:sz="0" w:space="0" w:color="auto"/>
            <w:bottom w:val="none" w:sz="0" w:space="0" w:color="auto"/>
            <w:right w:val="none" w:sz="0" w:space="0" w:color="auto"/>
          </w:divBdr>
        </w:div>
        <w:div w:id="1954168928">
          <w:marLeft w:val="480"/>
          <w:marRight w:val="0"/>
          <w:marTop w:val="0"/>
          <w:marBottom w:val="0"/>
          <w:divBdr>
            <w:top w:val="none" w:sz="0" w:space="0" w:color="auto"/>
            <w:left w:val="none" w:sz="0" w:space="0" w:color="auto"/>
            <w:bottom w:val="none" w:sz="0" w:space="0" w:color="auto"/>
            <w:right w:val="none" w:sz="0" w:space="0" w:color="auto"/>
          </w:divBdr>
        </w:div>
        <w:div w:id="1004939301">
          <w:marLeft w:val="480"/>
          <w:marRight w:val="0"/>
          <w:marTop w:val="0"/>
          <w:marBottom w:val="0"/>
          <w:divBdr>
            <w:top w:val="none" w:sz="0" w:space="0" w:color="auto"/>
            <w:left w:val="none" w:sz="0" w:space="0" w:color="auto"/>
            <w:bottom w:val="none" w:sz="0" w:space="0" w:color="auto"/>
            <w:right w:val="none" w:sz="0" w:space="0" w:color="auto"/>
          </w:divBdr>
        </w:div>
        <w:div w:id="728845759">
          <w:marLeft w:val="480"/>
          <w:marRight w:val="0"/>
          <w:marTop w:val="0"/>
          <w:marBottom w:val="0"/>
          <w:divBdr>
            <w:top w:val="none" w:sz="0" w:space="0" w:color="auto"/>
            <w:left w:val="none" w:sz="0" w:space="0" w:color="auto"/>
            <w:bottom w:val="none" w:sz="0" w:space="0" w:color="auto"/>
            <w:right w:val="none" w:sz="0" w:space="0" w:color="auto"/>
          </w:divBdr>
        </w:div>
        <w:div w:id="841431388">
          <w:marLeft w:val="480"/>
          <w:marRight w:val="0"/>
          <w:marTop w:val="0"/>
          <w:marBottom w:val="0"/>
          <w:divBdr>
            <w:top w:val="none" w:sz="0" w:space="0" w:color="auto"/>
            <w:left w:val="none" w:sz="0" w:space="0" w:color="auto"/>
            <w:bottom w:val="none" w:sz="0" w:space="0" w:color="auto"/>
            <w:right w:val="none" w:sz="0" w:space="0" w:color="auto"/>
          </w:divBdr>
        </w:div>
        <w:div w:id="394670411">
          <w:marLeft w:val="480"/>
          <w:marRight w:val="0"/>
          <w:marTop w:val="0"/>
          <w:marBottom w:val="0"/>
          <w:divBdr>
            <w:top w:val="none" w:sz="0" w:space="0" w:color="auto"/>
            <w:left w:val="none" w:sz="0" w:space="0" w:color="auto"/>
            <w:bottom w:val="none" w:sz="0" w:space="0" w:color="auto"/>
            <w:right w:val="none" w:sz="0" w:space="0" w:color="auto"/>
          </w:divBdr>
        </w:div>
        <w:div w:id="400249795">
          <w:marLeft w:val="480"/>
          <w:marRight w:val="0"/>
          <w:marTop w:val="0"/>
          <w:marBottom w:val="0"/>
          <w:divBdr>
            <w:top w:val="none" w:sz="0" w:space="0" w:color="auto"/>
            <w:left w:val="none" w:sz="0" w:space="0" w:color="auto"/>
            <w:bottom w:val="none" w:sz="0" w:space="0" w:color="auto"/>
            <w:right w:val="none" w:sz="0" w:space="0" w:color="auto"/>
          </w:divBdr>
        </w:div>
        <w:div w:id="214194831">
          <w:marLeft w:val="480"/>
          <w:marRight w:val="0"/>
          <w:marTop w:val="0"/>
          <w:marBottom w:val="0"/>
          <w:divBdr>
            <w:top w:val="none" w:sz="0" w:space="0" w:color="auto"/>
            <w:left w:val="none" w:sz="0" w:space="0" w:color="auto"/>
            <w:bottom w:val="none" w:sz="0" w:space="0" w:color="auto"/>
            <w:right w:val="none" w:sz="0" w:space="0" w:color="auto"/>
          </w:divBdr>
        </w:div>
        <w:div w:id="1160149511">
          <w:marLeft w:val="480"/>
          <w:marRight w:val="0"/>
          <w:marTop w:val="0"/>
          <w:marBottom w:val="0"/>
          <w:divBdr>
            <w:top w:val="none" w:sz="0" w:space="0" w:color="auto"/>
            <w:left w:val="none" w:sz="0" w:space="0" w:color="auto"/>
            <w:bottom w:val="none" w:sz="0" w:space="0" w:color="auto"/>
            <w:right w:val="none" w:sz="0" w:space="0" w:color="auto"/>
          </w:divBdr>
        </w:div>
        <w:div w:id="2013945838">
          <w:marLeft w:val="480"/>
          <w:marRight w:val="0"/>
          <w:marTop w:val="0"/>
          <w:marBottom w:val="0"/>
          <w:divBdr>
            <w:top w:val="none" w:sz="0" w:space="0" w:color="auto"/>
            <w:left w:val="none" w:sz="0" w:space="0" w:color="auto"/>
            <w:bottom w:val="none" w:sz="0" w:space="0" w:color="auto"/>
            <w:right w:val="none" w:sz="0" w:space="0" w:color="auto"/>
          </w:divBdr>
        </w:div>
        <w:div w:id="1231697680">
          <w:marLeft w:val="480"/>
          <w:marRight w:val="0"/>
          <w:marTop w:val="0"/>
          <w:marBottom w:val="0"/>
          <w:divBdr>
            <w:top w:val="none" w:sz="0" w:space="0" w:color="auto"/>
            <w:left w:val="none" w:sz="0" w:space="0" w:color="auto"/>
            <w:bottom w:val="none" w:sz="0" w:space="0" w:color="auto"/>
            <w:right w:val="none" w:sz="0" w:space="0" w:color="auto"/>
          </w:divBdr>
        </w:div>
        <w:div w:id="2107459270">
          <w:marLeft w:val="480"/>
          <w:marRight w:val="0"/>
          <w:marTop w:val="0"/>
          <w:marBottom w:val="0"/>
          <w:divBdr>
            <w:top w:val="none" w:sz="0" w:space="0" w:color="auto"/>
            <w:left w:val="none" w:sz="0" w:space="0" w:color="auto"/>
            <w:bottom w:val="none" w:sz="0" w:space="0" w:color="auto"/>
            <w:right w:val="none" w:sz="0" w:space="0" w:color="auto"/>
          </w:divBdr>
        </w:div>
        <w:div w:id="844855131">
          <w:marLeft w:val="480"/>
          <w:marRight w:val="0"/>
          <w:marTop w:val="0"/>
          <w:marBottom w:val="0"/>
          <w:divBdr>
            <w:top w:val="none" w:sz="0" w:space="0" w:color="auto"/>
            <w:left w:val="none" w:sz="0" w:space="0" w:color="auto"/>
            <w:bottom w:val="none" w:sz="0" w:space="0" w:color="auto"/>
            <w:right w:val="none" w:sz="0" w:space="0" w:color="auto"/>
          </w:divBdr>
        </w:div>
        <w:div w:id="396511385">
          <w:marLeft w:val="480"/>
          <w:marRight w:val="0"/>
          <w:marTop w:val="0"/>
          <w:marBottom w:val="0"/>
          <w:divBdr>
            <w:top w:val="none" w:sz="0" w:space="0" w:color="auto"/>
            <w:left w:val="none" w:sz="0" w:space="0" w:color="auto"/>
            <w:bottom w:val="none" w:sz="0" w:space="0" w:color="auto"/>
            <w:right w:val="none" w:sz="0" w:space="0" w:color="auto"/>
          </w:divBdr>
        </w:div>
        <w:div w:id="757747258">
          <w:marLeft w:val="480"/>
          <w:marRight w:val="0"/>
          <w:marTop w:val="0"/>
          <w:marBottom w:val="0"/>
          <w:divBdr>
            <w:top w:val="none" w:sz="0" w:space="0" w:color="auto"/>
            <w:left w:val="none" w:sz="0" w:space="0" w:color="auto"/>
            <w:bottom w:val="none" w:sz="0" w:space="0" w:color="auto"/>
            <w:right w:val="none" w:sz="0" w:space="0" w:color="auto"/>
          </w:divBdr>
        </w:div>
        <w:div w:id="894512250">
          <w:marLeft w:val="480"/>
          <w:marRight w:val="0"/>
          <w:marTop w:val="0"/>
          <w:marBottom w:val="0"/>
          <w:divBdr>
            <w:top w:val="none" w:sz="0" w:space="0" w:color="auto"/>
            <w:left w:val="none" w:sz="0" w:space="0" w:color="auto"/>
            <w:bottom w:val="none" w:sz="0" w:space="0" w:color="auto"/>
            <w:right w:val="none" w:sz="0" w:space="0" w:color="auto"/>
          </w:divBdr>
        </w:div>
        <w:div w:id="1389113155">
          <w:marLeft w:val="480"/>
          <w:marRight w:val="0"/>
          <w:marTop w:val="0"/>
          <w:marBottom w:val="0"/>
          <w:divBdr>
            <w:top w:val="none" w:sz="0" w:space="0" w:color="auto"/>
            <w:left w:val="none" w:sz="0" w:space="0" w:color="auto"/>
            <w:bottom w:val="none" w:sz="0" w:space="0" w:color="auto"/>
            <w:right w:val="none" w:sz="0" w:space="0" w:color="auto"/>
          </w:divBdr>
        </w:div>
        <w:div w:id="587495463">
          <w:marLeft w:val="480"/>
          <w:marRight w:val="0"/>
          <w:marTop w:val="0"/>
          <w:marBottom w:val="0"/>
          <w:divBdr>
            <w:top w:val="none" w:sz="0" w:space="0" w:color="auto"/>
            <w:left w:val="none" w:sz="0" w:space="0" w:color="auto"/>
            <w:bottom w:val="none" w:sz="0" w:space="0" w:color="auto"/>
            <w:right w:val="none" w:sz="0" w:space="0" w:color="auto"/>
          </w:divBdr>
        </w:div>
        <w:div w:id="712772688">
          <w:marLeft w:val="480"/>
          <w:marRight w:val="0"/>
          <w:marTop w:val="0"/>
          <w:marBottom w:val="0"/>
          <w:divBdr>
            <w:top w:val="none" w:sz="0" w:space="0" w:color="auto"/>
            <w:left w:val="none" w:sz="0" w:space="0" w:color="auto"/>
            <w:bottom w:val="none" w:sz="0" w:space="0" w:color="auto"/>
            <w:right w:val="none" w:sz="0" w:space="0" w:color="auto"/>
          </w:divBdr>
        </w:div>
        <w:div w:id="1588883704">
          <w:marLeft w:val="480"/>
          <w:marRight w:val="0"/>
          <w:marTop w:val="0"/>
          <w:marBottom w:val="0"/>
          <w:divBdr>
            <w:top w:val="none" w:sz="0" w:space="0" w:color="auto"/>
            <w:left w:val="none" w:sz="0" w:space="0" w:color="auto"/>
            <w:bottom w:val="none" w:sz="0" w:space="0" w:color="auto"/>
            <w:right w:val="none" w:sz="0" w:space="0" w:color="auto"/>
          </w:divBdr>
        </w:div>
        <w:div w:id="1942758476">
          <w:marLeft w:val="480"/>
          <w:marRight w:val="0"/>
          <w:marTop w:val="0"/>
          <w:marBottom w:val="0"/>
          <w:divBdr>
            <w:top w:val="none" w:sz="0" w:space="0" w:color="auto"/>
            <w:left w:val="none" w:sz="0" w:space="0" w:color="auto"/>
            <w:bottom w:val="none" w:sz="0" w:space="0" w:color="auto"/>
            <w:right w:val="none" w:sz="0" w:space="0" w:color="auto"/>
          </w:divBdr>
        </w:div>
        <w:div w:id="2003897826">
          <w:marLeft w:val="480"/>
          <w:marRight w:val="0"/>
          <w:marTop w:val="0"/>
          <w:marBottom w:val="0"/>
          <w:divBdr>
            <w:top w:val="none" w:sz="0" w:space="0" w:color="auto"/>
            <w:left w:val="none" w:sz="0" w:space="0" w:color="auto"/>
            <w:bottom w:val="none" w:sz="0" w:space="0" w:color="auto"/>
            <w:right w:val="none" w:sz="0" w:space="0" w:color="auto"/>
          </w:divBdr>
        </w:div>
        <w:div w:id="888810059">
          <w:marLeft w:val="480"/>
          <w:marRight w:val="0"/>
          <w:marTop w:val="0"/>
          <w:marBottom w:val="0"/>
          <w:divBdr>
            <w:top w:val="none" w:sz="0" w:space="0" w:color="auto"/>
            <w:left w:val="none" w:sz="0" w:space="0" w:color="auto"/>
            <w:bottom w:val="none" w:sz="0" w:space="0" w:color="auto"/>
            <w:right w:val="none" w:sz="0" w:space="0" w:color="auto"/>
          </w:divBdr>
        </w:div>
        <w:div w:id="350886690">
          <w:marLeft w:val="480"/>
          <w:marRight w:val="0"/>
          <w:marTop w:val="0"/>
          <w:marBottom w:val="0"/>
          <w:divBdr>
            <w:top w:val="none" w:sz="0" w:space="0" w:color="auto"/>
            <w:left w:val="none" w:sz="0" w:space="0" w:color="auto"/>
            <w:bottom w:val="none" w:sz="0" w:space="0" w:color="auto"/>
            <w:right w:val="none" w:sz="0" w:space="0" w:color="auto"/>
          </w:divBdr>
        </w:div>
        <w:div w:id="1767187916">
          <w:marLeft w:val="480"/>
          <w:marRight w:val="0"/>
          <w:marTop w:val="0"/>
          <w:marBottom w:val="0"/>
          <w:divBdr>
            <w:top w:val="none" w:sz="0" w:space="0" w:color="auto"/>
            <w:left w:val="none" w:sz="0" w:space="0" w:color="auto"/>
            <w:bottom w:val="none" w:sz="0" w:space="0" w:color="auto"/>
            <w:right w:val="none" w:sz="0" w:space="0" w:color="auto"/>
          </w:divBdr>
        </w:div>
        <w:div w:id="642539565">
          <w:marLeft w:val="480"/>
          <w:marRight w:val="0"/>
          <w:marTop w:val="0"/>
          <w:marBottom w:val="0"/>
          <w:divBdr>
            <w:top w:val="none" w:sz="0" w:space="0" w:color="auto"/>
            <w:left w:val="none" w:sz="0" w:space="0" w:color="auto"/>
            <w:bottom w:val="none" w:sz="0" w:space="0" w:color="auto"/>
            <w:right w:val="none" w:sz="0" w:space="0" w:color="auto"/>
          </w:divBdr>
        </w:div>
        <w:div w:id="1115179637">
          <w:marLeft w:val="480"/>
          <w:marRight w:val="0"/>
          <w:marTop w:val="0"/>
          <w:marBottom w:val="0"/>
          <w:divBdr>
            <w:top w:val="none" w:sz="0" w:space="0" w:color="auto"/>
            <w:left w:val="none" w:sz="0" w:space="0" w:color="auto"/>
            <w:bottom w:val="none" w:sz="0" w:space="0" w:color="auto"/>
            <w:right w:val="none" w:sz="0" w:space="0" w:color="auto"/>
          </w:divBdr>
        </w:div>
        <w:div w:id="2080205594">
          <w:marLeft w:val="480"/>
          <w:marRight w:val="0"/>
          <w:marTop w:val="0"/>
          <w:marBottom w:val="0"/>
          <w:divBdr>
            <w:top w:val="none" w:sz="0" w:space="0" w:color="auto"/>
            <w:left w:val="none" w:sz="0" w:space="0" w:color="auto"/>
            <w:bottom w:val="none" w:sz="0" w:space="0" w:color="auto"/>
            <w:right w:val="none" w:sz="0" w:space="0" w:color="auto"/>
          </w:divBdr>
        </w:div>
        <w:div w:id="1823816111">
          <w:marLeft w:val="480"/>
          <w:marRight w:val="0"/>
          <w:marTop w:val="0"/>
          <w:marBottom w:val="0"/>
          <w:divBdr>
            <w:top w:val="none" w:sz="0" w:space="0" w:color="auto"/>
            <w:left w:val="none" w:sz="0" w:space="0" w:color="auto"/>
            <w:bottom w:val="none" w:sz="0" w:space="0" w:color="auto"/>
            <w:right w:val="none" w:sz="0" w:space="0" w:color="auto"/>
          </w:divBdr>
        </w:div>
        <w:div w:id="346834471">
          <w:marLeft w:val="480"/>
          <w:marRight w:val="0"/>
          <w:marTop w:val="0"/>
          <w:marBottom w:val="0"/>
          <w:divBdr>
            <w:top w:val="none" w:sz="0" w:space="0" w:color="auto"/>
            <w:left w:val="none" w:sz="0" w:space="0" w:color="auto"/>
            <w:bottom w:val="none" w:sz="0" w:space="0" w:color="auto"/>
            <w:right w:val="none" w:sz="0" w:space="0" w:color="auto"/>
          </w:divBdr>
        </w:div>
        <w:div w:id="1650744448">
          <w:marLeft w:val="480"/>
          <w:marRight w:val="0"/>
          <w:marTop w:val="0"/>
          <w:marBottom w:val="0"/>
          <w:divBdr>
            <w:top w:val="none" w:sz="0" w:space="0" w:color="auto"/>
            <w:left w:val="none" w:sz="0" w:space="0" w:color="auto"/>
            <w:bottom w:val="none" w:sz="0" w:space="0" w:color="auto"/>
            <w:right w:val="none" w:sz="0" w:space="0" w:color="auto"/>
          </w:divBdr>
        </w:div>
        <w:div w:id="1300106931">
          <w:marLeft w:val="480"/>
          <w:marRight w:val="0"/>
          <w:marTop w:val="0"/>
          <w:marBottom w:val="0"/>
          <w:divBdr>
            <w:top w:val="none" w:sz="0" w:space="0" w:color="auto"/>
            <w:left w:val="none" w:sz="0" w:space="0" w:color="auto"/>
            <w:bottom w:val="none" w:sz="0" w:space="0" w:color="auto"/>
            <w:right w:val="none" w:sz="0" w:space="0" w:color="auto"/>
          </w:divBdr>
        </w:div>
        <w:div w:id="1809399731">
          <w:marLeft w:val="480"/>
          <w:marRight w:val="0"/>
          <w:marTop w:val="0"/>
          <w:marBottom w:val="0"/>
          <w:divBdr>
            <w:top w:val="none" w:sz="0" w:space="0" w:color="auto"/>
            <w:left w:val="none" w:sz="0" w:space="0" w:color="auto"/>
            <w:bottom w:val="none" w:sz="0" w:space="0" w:color="auto"/>
            <w:right w:val="none" w:sz="0" w:space="0" w:color="auto"/>
          </w:divBdr>
        </w:div>
        <w:div w:id="1550460041">
          <w:marLeft w:val="480"/>
          <w:marRight w:val="0"/>
          <w:marTop w:val="0"/>
          <w:marBottom w:val="0"/>
          <w:divBdr>
            <w:top w:val="none" w:sz="0" w:space="0" w:color="auto"/>
            <w:left w:val="none" w:sz="0" w:space="0" w:color="auto"/>
            <w:bottom w:val="none" w:sz="0" w:space="0" w:color="auto"/>
            <w:right w:val="none" w:sz="0" w:space="0" w:color="auto"/>
          </w:divBdr>
        </w:div>
        <w:div w:id="997612909">
          <w:marLeft w:val="480"/>
          <w:marRight w:val="0"/>
          <w:marTop w:val="0"/>
          <w:marBottom w:val="0"/>
          <w:divBdr>
            <w:top w:val="none" w:sz="0" w:space="0" w:color="auto"/>
            <w:left w:val="none" w:sz="0" w:space="0" w:color="auto"/>
            <w:bottom w:val="none" w:sz="0" w:space="0" w:color="auto"/>
            <w:right w:val="none" w:sz="0" w:space="0" w:color="auto"/>
          </w:divBdr>
        </w:div>
        <w:div w:id="1120227657">
          <w:marLeft w:val="480"/>
          <w:marRight w:val="0"/>
          <w:marTop w:val="0"/>
          <w:marBottom w:val="0"/>
          <w:divBdr>
            <w:top w:val="none" w:sz="0" w:space="0" w:color="auto"/>
            <w:left w:val="none" w:sz="0" w:space="0" w:color="auto"/>
            <w:bottom w:val="none" w:sz="0" w:space="0" w:color="auto"/>
            <w:right w:val="none" w:sz="0" w:space="0" w:color="auto"/>
          </w:divBdr>
        </w:div>
        <w:div w:id="167643454">
          <w:marLeft w:val="480"/>
          <w:marRight w:val="0"/>
          <w:marTop w:val="0"/>
          <w:marBottom w:val="0"/>
          <w:divBdr>
            <w:top w:val="none" w:sz="0" w:space="0" w:color="auto"/>
            <w:left w:val="none" w:sz="0" w:space="0" w:color="auto"/>
            <w:bottom w:val="none" w:sz="0" w:space="0" w:color="auto"/>
            <w:right w:val="none" w:sz="0" w:space="0" w:color="auto"/>
          </w:divBdr>
        </w:div>
        <w:div w:id="587273071">
          <w:marLeft w:val="480"/>
          <w:marRight w:val="0"/>
          <w:marTop w:val="0"/>
          <w:marBottom w:val="0"/>
          <w:divBdr>
            <w:top w:val="none" w:sz="0" w:space="0" w:color="auto"/>
            <w:left w:val="none" w:sz="0" w:space="0" w:color="auto"/>
            <w:bottom w:val="none" w:sz="0" w:space="0" w:color="auto"/>
            <w:right w:val="none" w:sz="0" w:space="0" w:color="auto"/>
          </w:divBdr>
        </w:div>
        <w:div w:id="208806827">
          <w:marLeft w:val="480"/>
          <w:marRight w:val="0"/>
          <w:marTop w:val="0"/>
          <w:marBottom w:val="0"/>
          <w:divBdr>
            <w:top w:val="none" w:sz="0" w:space="0" w:color="auto"/>
            <w:left w:val="none" w:sz="0" w:space="0" w:color="auto"/>
            <w:bottom w:val="none" w:sz="0" w:space="0" w:color="auto"/>
            <w:right w:val="none" w:sz="0" w:space="0" w:color="auto"/>
          </w:divBdr>
        </w:div>
        <w:div w:id="1765027968">
          <w:marLeft w:val="480"/>
          <w:marRight w:val="0"/>
          <w:marTop w:val="0"/>
          <w:marBottom w:val="0"/>
          <w:divBdr>
            <w:top w:val="none" w:sz="0" w:space="0" w:color="auto"/>
            <w:left w:val="none" w:sz="0" w:space="0" w:color="auto"/>
            <w:bottom w:val="none" w:sz="0" w:space="0" w:color="auto"/>
            <w:right w:val="none" w:sz="0" w:space="0" w:color="auto"/>
          </w:divBdr>
        </w:div>
        <w:div w:id="1163930653">
          <w:marLeft w:val="480"/>
          <w:marRight w:val="0"/>
          <w:marTop w:val="0"/>
          <w:marBottom w:val="0"/>
          <w:divBdr>
            <w:top w:val="none" w:sz="0" w:space="0" w:color="auto"/>
            <w:left w:val="none" w:sz="0" w:space="0" w:color="auto"/>
            <w:bottom w:val="none" w:sz="0" w:space="0" w:color="auto"/>
            <w:right w:val="none" w:sz="0" w:space="0" w:color="auto"/>
          </w:divBdr>
        </w:div>
        <w:div w:id="1847548282">
          <w:marLeft w:val="480"/>
          <w:marRight w:val="0"/>
          <w:marTop w:val="0"/>
          <w:marBottom w:val="0"/>
          <w:divBdr>
            <w:top w:val="none" w:sz="0" w:space="0" w:color="auto"/>
            <w:left w:val="none" w:sz="0" w:space="0" w:color="auto"/>
            <w:bottom w:val="none" w:sz="0" w:space="0" w:color="auto"/>
            <w:right w:val="none" w:sz="0" w:space="0" w:color="auto"/>
          </w:divBdr>
        </w:div>
        <w:div w:id="1125275716">
          <w:marLeft w:val="480"/>
          <w:marRight w:val="0"/>
          <w:marTop w:val="0"/>
          <w:marBottom w:val="0"/>
          <w:divBdr>
            <w:top w:val="none" w:sz="0" w:space="0" w:color="auto"/>
            <w:left w:val="none" w:sz="0" w:space="0" w:color="auto"/>
            <w:bottom w:val="none" w:sz="0" w:space="0" w:color="auto"/>
            <w:right w:val="none" w:sz="0" w:space="0" w:color="auto"/>
          </w:divBdr>
        </w:div>
        <w:div w:id="1321230110">
          <w:marLeft w:val="480"/>
          <w:marRight w:val="0"/>
          <w:marTop w:val="0"/>
          <w:marBottom w:val="0"/>
          <w:divBdr>
            <w:top w:val="none" w:sz="0" w:space="0" w:color="auto"/>
            <w:left w:val="none" w:sz="0" w:space="0" w:color="auto"/>
            <w:bottom w:val="none" w:sz="0" w:space="0" w:color="auto"/>
            <w:right w:val="none" w:sz="0" w:space="0" w:color="auto"/>
          </w:divBdr>
        </w:div>
        <w:div w:id="725181769">
          <w:marLeft w:val="480"/>
          <w:marRight w:val="0"/>
          <w:marTop w:val="0"/>
          <w:marBottom w:val="0"/>
          <w:divBdr>
            <w:top w:val="none" w:sz="0" w:space="0" w:color="auto"/>
            <w:left w:val="none" w:sz="0" w:space="0" w:color="auto"/>
            <w:bottom w:val="none" w:sz="0" w:space="0" w:color="auto"/>
            <w:right w:val="none" w:sz="0" w:space="0" w:color="auto"/>
          </w:divBdr>
        </w:div>
        <w:div w:id="1249464046">
          <w:marLeft w:val="480"/>
          <w:marRight w:val="0"/>
          <w:marTop w:val="0"/>
          <w:marBottom w:val="0"/>
          <w:divBdr>
            <w:top w:val="none" w:sz="0" w:space="0" w:color="auto"/>
            <w:left w:val="none" w:sz="0" w:space="0" w:color="auto"/>
            <w:bottom w:val="none" w:sz="0" w:space="0" w:color="auto"/>
            <w:right w:val="none" w:sz="0" w:space="0" w:color="auto"/>
          </w:divBdr>
        </w:div>
        <w:div w:id="712193976">
          <w:marLeft w:val="480"/>
          <w:marRight w:val="0"/>
          <w:marTop w:val="0"/>
          <w:marBottom w:val="0"/>
          <w:divBdr>
            <w:top w:val="none" w:sz="0" w:space="0" w:color="auto"/>
            <w:left w:val="none" w:sz="0" w:space="0" w:color="auto"/>
            <w:bottom w:val="none" w:sz="0" w:space="0" w:color="auto"/>
            <w:right w:val="none" w:sz="0" w:space="0" w:color="auto"/>
          </w:divBdr>
        </w:div>
        <w:div w:id="375275152">
          <w:marLeft w:val="480"/>
          <w:marRight w:val="0"/>
          <w:marTop w:val="0"/>
          <w:marBottom w:val="0"/>
          <w:divBdr>
            <w:top w:val="none" w:sz="0" w:space="0" w:color="auto"/>
            <w:left w:val="none" w:sz="0" w:space="0" w:color="auto"/>
            <w:bottom w:val="none" w:sz="0" w:space="0" w:color="auto"/>
            <w:right w:val="none" w:sz="0" w:space="0" w:color="auto"/>
          </w:divBdr>
        </w:div>
        <w:div w:id="616912625">
          <w:marLeft w:val="480"/>
          <w:marRight w:val="0"/>
          <w:marTop w:val="0"/>
          <w:marBottom w:val="0"/>
          <w:divBdr>
            <w:top w:val="none" w:sz="0" w:space="0" w:color="auto"/>
            <w:left w:val="none" w:sz="0" w:space="0" w:color="auto"/>
            <w:bottom w:val="none" w:sz="0" w:space="0" w:color="auto"/>
            <w:right w:val="none" w:sz="0" w:space="0" w:color="auto"/>
          </w:divBdr>
        </w:div>
        <w:div w:id="2051956871">
          <w:marLeft w:val="480"/>
          <w:marRight w:val="0"/>
          <w:marTop w:val="0"/>
          <w:marBottom w:val="0"/>
          <w:divBdr>
            <w:top w:val="none" w:sz="0" w:space="0" w:color="auto"/>
            <w:left w:val="none" w:sz="0" w:space="0" w:color="auto"/>
            <w:bottom w:val="none" w:sz="0" w:space="0" w:color="auto"/>
            <w:right w:val="none" w:sz="0" w:space="0" w:color="auto"/>
          </w:divBdr>
        </w:div>
        <w:div w:id="970944809">
          <w:marLeft w:val="480"/>
          <w:marRight w:val="0"/>
          <w:marTop w:val="0"/>
          <w:marBottom w:val="0"/>
          <w:divBdr>
            <w:top w:val="none" w:sz="0" w:space="0" w:color="auto"/>
            <w:left w:val="none" w:sz="0" w:space="0" w:color="auto"/>
            <w:bottom w:val="none" w:sz="0" w:space="0" w:color="auto"/>
            <w:right w:val="none" w:sz="0" w:space="0" w:color="auto"/>
          </w:divBdr>
        </w:div>
        <w:div w:id="1703704989">
          <w:marLeft w:val="480"/>
          <w:marRight w:val="0"/>
          <w:marTop w:val="0"/>
          <w:marBottom w:val="0"/>
          <w:divBdr>
            <w:top w:val="none" w:sz="0" w:space="0" w:color="auto"/>
            <w:left w:val="none" w:sz="0" w:space="0" w:color="auto"/>
            <w:bottom w:val="none" w:sz="0" w:space="0" w:color="auto"/>
            <w:right w:val="none" w:sz="0" w:space="0" w:color="auto"/>
          </w:divBdr>
        </w:div>
      </w:divsChild>
    </w:div>
    <w:div w:id="558175453">
      <w:bodyDiv w:val="1"/>
      <w:marLeft w:val="0"/>
      <w:marRight w:val="0"/>
      <w:marTop w:val="0"/>
      <w:marBottom w:val="0"/>
      <w:divBdr>
        <w:top w:val="none" w:sz="0" w:space="0" w:color="auto"/>
        <w:left w:val="none" w:sz="0" w:space="0" w:color="auto"/>
        <w:bottom w:val="none" w:sz="0" w:space="0" w:color="auto"/>
        <w:right w:val="none" w:sz="0" w:space="0" w:color="auto"/>
      </w:divBdr>
      <w:divsChild>
        <w:div w:id="3169220">
          <w:marLeft w:val="480"/>
          <w:marRight w:val="0"/>
          <w:marTop w:val="0"/>
          <w:marBottom w:val="0"/>
          <w:divBdr>
            <w:top w:val="none" w:sz="0" w:space="0" w:color="auto"/>
            <w:left w:val="none" w:sz="0" w:space="0" w:color="auto"/>
            <w:bottom w:val="none" w:sz="0" w:space="0" w:color="auto"/>
            <w:right w:val="none" w:sz="0" w:space="0" w:color="auto"/>
          </w:divBdr>
        </w:div>
        <w:div w:id="37051116">
          <w:marLeft w:val="480"/>
          <w:marRight w:val="0"/>
          <w:marTop w:val="0"/>
          <w:marBottom w:val="0"/>
          <w:divBdr>
            <w:top w:val="none" w:sz="0" w:space="0" w:color="auto"/>
            <w:left w:val="none" w:sz="0" w:space="0" w:color="auto"/>
            <w:bottom w:val="none" w:sz="0" w:space="0" w:color="auto"/>
            <w:right w:val="none" w:sz="0" w:space="0" w:color="auto"/>
          </w:divBdr>
        </w:div>
        <w:div w:id="45030598">
          <w:marLeft w:val="480"/>
          <w:marRight w:val="0"/>
          <w:marTop w:val="0"/>
          <w:marBottom w:val="0"/>
          <w:divBdr>
            <w:top w:val="none" w:sz="0" w:space="0" w:color="auto"/>
            <w:left w:val="none" w:sz="0" w:space="0" w:color="auto"/>
            <w:bottom w:val="none" w:sz="0" w:space="0" w:color="auto"/>
            <w:right w:val="none" w:sz="0" w:space="0" w:color="auto"/>
          </w:divBdr>
        </w:div>
        <w:div w:id="70733500">
          <w:marLeft w:val="480"/>
          <w:marRight w:val="0"/>
          <w:marTop w:val="0"/>
          <w:marBottom w:val="0"/>
          <w:divBdr>
            <w:top w:val="none" w:sz="0" w:space="0" w:color="auto"/>
            <w:left w:val="none" w:sz="0" w:space="0" w:color="auto"/>
            <w:bottom w:val="none" w:sz="0" w:space="0" w:color="auto"/>
            <w:right w:val="none" w:sz="0" w:space="0" w:color="auto"/>
          </w:divBdr>
        </w:div>
        <w:div w:id="70929588">
          <w:marLeft w:val="480"/>
          <w:marRight w:val="0"/>
          <w:marTop w:val="0"/>
          <w:marBottom w:val="0"/>
          <w:divBdr>
            <w:top w:val="none" w:sz="0" w:space="0" w:color="auto"/>
            <w:left w:val="none" w:sz="0" w:space="0" w:color="auto"/>
            <w:bottom w:val="none" w:sz="0" w:space="0" w:color="auto"/>
            <w:right w:val="none" w:sz="0" w:space="0" w:color="auto"/>
          </w:divBdr>
        </w:div>
        <w:div w:id="76750726">
          <w:marLeft w:val="480"/>
          <w:marRight w:val="0"/>
          <w:marTop w:val="0"/>
          <w:marBottom w:val="0"/>
          <w:divBdr>
            <w:top w:val="none" w:sz="0" w:space="0" w:color="auto"/>
            <w:left w:val="none" w:sz="0" w:space="0" w:color="auto"/>
            <w:bottom w:val="none" w:sz="0" w:space="0" w:color="auto"/>
            <w:right w:val="none" w:sz="0" w:space="0" w:color="auto"/>
          </w:divBdr>
        </w:div>
        <w:div w:id="101077194">
          <w:marLeft w:val="480"/>
          <w:marRight w:val="0"/>
          <w:marTop w:val="0"/>
          <w:marBottom w:val="0"/>
          <w:divBdr>
            <w:top w:val="none" w:sz="0" w:space="0" w:color="auto"/>
            <w:left w:val="none" w:sz="0" w:space="0" w:color="auto"/>
            <w:bottom w:val="none" w:sz="0" w:space="0" w:color="auto"/>
            <w:right w:val="none" w:sz="0" w:space="0" w:color="auto"/>
          </w:divBdr>
        </w:div>
        <w:div w:id="103353944">
          <w:marLeft w:val="480"/>
          <w:marRight w:val="0"/>
          <w:marTop w:val="0"/>
          <w:marBottom w:val="0"/>
          <w:divBdr>
            <w:top w:val="none" w:sz="0" w:space="0" w:color="auto"/>
            <w:left w:val="none" w:sz="0" w:space="0" w:color="auto"/>
            <w:bottom w:val="none" w:sz="0" w:space="0" w:color="auto"/>
            <w:right w:val="none" w:sz="0" w:space="0" w:color="auto"/>
          </w:divBdr>
        </w:div>
        <w:div w:id="150681934">
          <w:marLeft w:val="480"/>
          <w:marRight w:val="0"/>
          <w:marTop w:val="0"/>
          <w:marBottom w:val="0"/>
          <w:divBdr>
            <w:top w:val="none" w:sz="0" w:space="0" w:color="auto"/>
            <w:left w:val="none" w:sz="0" w:space="0" w:color="auto"/>
            <w:bottom w:val="none" w:sz="0" w:space="0" w:color="auto"/>
            <w:right w:val="none" w:sz="0" w:space="0" w:color="auto"/>
          </w:divBdr>
        </w:div>
        <w:div w:id="163784099">
          <w:marLeft w:val="480"/>
          <w:marRight w:val="0"/>
          <w:marTop w:val="0"/>
          <w:marBottom w:val="0"/>
          <w:divBdr>
            <w:top w:val="none" w:sz="0" w:space="0" w:color="auto"/>
            <w:left w:val="none" w:sz="0" w:space="0" w:color="auto"/>
            <w:bottom w:val="none" w:sz="0" w:space="0" w:color="auto"/>
            <w:right w:val="none" w:sz="0" w:space="0" w:color="auto"/>
          </w:divBdr>
        </w:div>
        <w:div w:id="167838804">
          <w:marLeft w:val="480"/>
          <w:marRight w:val="0"/>
          <w:marTop w:val="0"/>
          <w:marBottom w:val="0"/>
          <w:divBdr>
            <w:top w:val="none" w:sz="0" w:space="0" w:color="auto"/>
            <w:left w:val="none" w:sz="0" w:space="0" w:color="auto"/>
            <w:bottom w:val="none" w:sz="0" w:space="0" w:color="auto"/>
            <w:right w:val="none" w:sz="0" w:space="0" w:color="auto"/>
          </w:divBdr>
        </w:div>
        <w:div w:id="190343883">
          <w:marLeft w:val="480"/>
          <w:marRight w:val="0"/>
          <w:marTop w:val="0"/>
          <w:marBottom w:val="0"/>
          <w:divBdr>
            <w:top w:val="none" w:sz="0" w:space="0" w:color="auto"/>
            <w:left w:val="none" w:sz="0" w:space="0" w:color="auto"/>
            <w:bottom w:val="none" w:sz="0" w:space="0" w:color="auto"/>
            <w:right w:val="none" w:sz="0" w:space="0" w:color="auto"/>
          </w:divBdr>
        </w:div>
        <w:div w:id="203373028">
          <w:marLeft w:val="480"/>
          <w:marRight w:val="0"/>
          <w:marTop w:val="0"/>
          <w:marBottom w:val="0"/>
          <w:divBdr>
            <w:top w:val="none" w:sz="0" w:space="0" w:color="auto"/>
            <w:left w:val="none" w:sz="0" w:space="0" w:color="auto"/>
            <w:bottom w:val="none" w:sz="0" w:space="0" w:color="auto"/>
            <w:right w:val="none" w:sz="0" w:space="0" w:color="auto"/>
          </w:divBdr>
        </w:div>
        <w:div w:id="257643705">
          <w:marLeft w:val="480"/>
          <w:marRight w:val="0"/>
          <w:marTop w:val="0"/>
          <w:marBottom w:val="0"/>
          <w:divBdr>
            <w:top w:val="none" w:sz="0" w:space="0" w:color="auto"/>
            <w:left w:val="none" w:sz="0" w:space="0" w:color="auto"/>
            <w:bottom w:val="none" w:sz="0" w:space="0" w:color="auto"/>
            <w:right w:val="none" w:sz="0" w:space="0" w:color="auto"/>
          </w:divBdr>
        </w:div>
        <w:div w:id="320696333">
          <w:marLeft w:val="480"/>
          <w:marRight w:val="0"/>
          <w:marTop w:val="0"/>
          <w:marBottom w:val="0"/>
          <w:divBdr>
            <w:top w:val="none" w:sz="0" w:space="0" w:color="auto"/>
            <w:left w:val="none" w:sz="0" w:space="0" w:color="auto"/>
            <w:bottom w:val="none" w:sz="0" w:space="0" w:color="auto"/>
            <w:right w:val="none" w:sz="0" w:space="0" w:color="auto"/>
          </w:divBdr>
        </w:div>
        <w:div w:id="380178008">
          <w:marLeft w:val="480"/>
          <w:marRight w:val="0"/>
          <w:marTop w:val="0"/>
          <w:marBottom w:val="0"/>
          <w:divBdr>
            <w:top w:val="none" w:sz="0" w:space="0" w:color="auto"/>
            <w:left w:val="none" w:sz="0" w:space="0" w:color="auto"/>
            <w:bottom w:val="none" w:sz="0" w:space="0" w:color="auto"/>
            <w:right w:val="none" w:sz="0" w:space="0" w:color="auto"/>
          </w:divBdr>
        </w:div>
        <w:div w:id="409233502">
          <w:marLeft w:val="480"/>
          <w:marRight w:val="0"/>
          <w:marTop w:val="0"/>
          <w:marBottom w:val="0"/>
          <w:divBdr>
            <w:top w:val="none" w:sz="0" w:space="0" w:color="auto"/>
            <w:left w:val="none" w:sz="0" w:space="0" w:color="auto"/>
            <w:bottom w:val="none" w:sz="0" w:space="0" w:color="auto"/>
            <w:right w:val="none" w:sz="0" w:space="0" w:color="auto"/>
          </w:divBdr>
        </w:div>
        <w:div w:id="454063716">
          <w:marLeft w:val="480"/>
          <w:marRight w:val="0"/>
          <w:marTop w:val="0"/>
          <w:marBottom w:val="0"/>
          <w:divBdr>
            <w:top w:val="none" w:sz="0" w:space="0" w:color="auto"/>
            <w:left w:val="none" w:sz="0" w:space="0" w:color="auto"/>
            <w:bottom w:val="none" w:sz="0" w:space="0" w:color="auto"/>
            <w:right w:val="none" w:sz="0" w:space="0" w:color="auto"/>
          </w:divBdr>
        </w:div>
        <w:div w:id="483397034">
          <w:marLeft w:val="480"/>
          <w:marRight w:val="0"/>
          <w:marTop w:val="0"/>
          <w:marBottom w:val="0"/>
          <w:divBdr>
            <w:top w:val="none" w:sz="0" w:space="0" w:color="auto"/>
            <w:left w:val="none" w:sz="0" w:space="0" w:color="auto"/>
            <w:bottom w:val="none" w:sz="0" w:space="0" w:color="auto"/>
            <w:right w:val="none" w:sz="0" w:space="0" w:color="auto"/>
          </w:divBdr>
        </w:div>
        <w:div w:id="513886047">
          <w:marLeft w:val="480"/>
          <w:marRight w:val="0"/>
          <w:marTop w:val="0"/>
          <w:marBottom w:val="0"/>
          <w:divBdr>
            <w:top w:val="none" w:sz="0" w:space="0" w:color="auto"/>
            <w:left w:val="none" w:sz="0" w:space="0" w:color="auto"/>
            <w:bottom w:val="none" w:sz="0" w:space="0" w:color="auto"/>
            <w:right w:val="none" w:sz="0" w:space="0" w:color="auto"/>
          </w:divBdr>
        </w:div>
        <w:div w:id="529300012">
          <w:marLeft w:val="480"/>
          <w:marRight w:val="0"/>
          <w:marTop w:val="0"/>
          <w:marBottom w:val="0"/>
          <w:divBdr>
            <w:top w:val="none" w:sz="0" w:space="0" w:color="auto"/>
            <w:left w:val="none" w:sz="0" w:space="0" w:color="auto"/>
            <w:bottom w:val="none" w:sz="0" w:space="0" w:color="auto"/>
            <w:right w:val="none" w:sz="0" w:space="0" w:color="auto"/>
          </w:divBdr>
        </w:div>
        <w:div w:id="577250603">
          <w:marLeft w:val="480"/>
          <w:marRight w:val="0"/>
          <w:marTop w:val="0"/>
          <w:marBottom w:val="0"/>
          <w:divBdr>
            <w:top w:val="none" w:sz="0" w:space="0" w:color="auto"/>
            <w:left w:val="none" w:sz="0" w:space="0" w:color="auto"/>
            <w:bottom w:val="none" w:sz="0" w:space="0" w:color="auto"/>
            <w:right w:val="none" w:sz="0" w:space="0" w:color="auto"/>
          </w:divBdr>
        </w:div>
        <w:div w:id="610212720">
          <w:marLeft w:val="480"/>
          <w:marRight w:val="0"/>
          <w:marTop w:val="0"/>
          <w:marBottom w:val="0"/>
          <w:divBdr>
            <w:top w:val="none" w:sz="0" w:space="0" w:color="auto"/>
            <w:left w:val="none" w:sz="0" w:space="0" w:color="auto"/>
            <w:bottom w:val="none" w:sz="0" w:space="0" w:color="auto"/>
            <w:right w:val="none" w:sz="0" w:space="0" w:color="auto"/>
          </w:divBdr>
        </w:div>
        <w:div w:id="614212034">
          <w:marLeft w:val="480"/>
          <w:marRight w:val="0"/>
          <w:marTop w:val="0"/>
          <w:marBottom w:val="0"/>
          <w:divBdr>
            <w:top w:val="none" w:sz="0" w:space="0" w:color="auto"/>
            <w:left w:val="none" w:sz="0" w:space="0" w:color="auto"/>
            <w:bottom w:val="none" w:sz="0" w:space="0" w:color="auto"/>
            <w:right w:val="none" w:sz="0" w:space="0" w:color="auto"/>
          </w:divBdr>
        </w:div>
        <w:div w:id="626664104">
          <w:marLeft w:val="480"/>
          <w:marRight w:val="0"/>
          <w:marTop w:val="0"/>
          <w:marBottom w:val="0"/>
          <w:divBdr>
            <w:top w:val="none" w:sz="0" w:space="0" w:color="auto"/>
            <w:left w:val="none" w:sz="0" w:space="0" w:color="auto"/>
            <w:bottom w:val="none" w:sz="0" w:space="0" w:color="auto"/>
            <w:right w:val="none" w:sz="0" w:space="0" w:color="auto"/>
          </w:divBdr>
        </w:div>
        <w:div w:id="639925209">
          <w:marLeft w:val="480"/>
          <w:marRight w:val="0"/>
          <w:marTop w:val="0"/>
          <w:marBottom w:val="0"/>
          <w:divBdr>
            <w:top w:val="none" w:sz="0" w:space="0" w:color="auto"/>
            <w:left w:val="none" w:sz="0" w:space="0" w:color="auto"/>
            <w:bottom w:val="none" w:sz="0" w:space="0" w:color="auto"/>
            <w:right w:val="none" w:sz="0" w:space="0" w:color="auto"/>
          </w:divBdr>
        </w:div>
        <w:div w:id="642735375">
          <w:marLeft w:val="480"/>
          <w:marRight w:val="0"/>
          <w:marTop w:val="0"/>
          <w:marBottom w:val="0"/>
          <w:divBdr>
            <w:top w:val="none" w:sz="0" w:space="0" w:color="auto"/>
            <w:left w:val="none" w:sz="0" w:space="0" w:color="auto"/>
            <w:bottom w:val="none" w:sz="0" w:space="0" w:color="auto"/>
            <w:right w:val="none" w:sz="0" w:space="0" w:color="auto"/>
          </w:divBdr>
        </w:div>
        <w:div w:id="644555141">
          <w:marLeft w:val="480"/>
          <w:marRight w:val="0"/>
          <w:marTop w:val="0"/>
          <w:marBottom w:val="0"/>
          <w:divBdr>
            <w:top w:val="none" w:sz="0" w:space="0" w:color="auto"/>
            <w:left w:val="none" w:sz="0" w:space="0" w:color="auto"/>
            <w:bottom w:val="none" w:sz="0" w:space="0" w:color="auto"/>
            <w:right w:val="none" w:sz="0" w:space="0" w:color="auto"/>
          </w:divBdr>
        </w:div>
        <w:div w:id="665088320">
          <w:marLeft w:val="480"/>
          <w:marRight w:val="0"/>
          <w:marTop w:val="0"/>
          <w:marBottom w:val="0"/>
          <w:divBdr>
            <w:top w:val="none" w:sz="0" w:space="0" w:color="auto"/>
            <w:left w:val="none" w:sz="0" w:space="0" w:color="auto"/>
            <w:bottom w:val="none" w:sz="0" w:space="0" w:color="auto"/>
            <w:right w:val="none" w:sz="0" w:space="0" w:color="auto"/>
          </w:divBdr>
        </w:div>
        <w:div w:id="695932956">
          <w:marLeft w:val="480"/>
          <w:marRight w:val="0"/>
          <w:marTop w:val="0"/>
          <w:marBottom w:val="0"/>
          <w:divBdr>
            <w:top w:val="none" w:sz="0" w:space="0" w:color="auto"/>
            <w:left w:val="none" w:sz="0" w:space="0" w:color="auto"/>
            <w:bottom w:val="none" w:sz="0" w:space="0" w:color="auto"/>
            <w:right w:val="none" w:sz="0" w:space="0" w:color="auto"/>
          </w:divBdr>
        </w:div>
        <w:div w:id="697202532">
          <w:marLeft w:val="480"/>
          <w:marRight w:val="0"/>
          <w:marTop w:val="0"/>
          <w:marBottom w:val="0"/>
          <w:divBdr>
            <w:top w:val="none" w:sz="0" w:space="0" w:color="auto"/>
            <w:left w:val="none" w:sz="0" w:space="0" w:color="auto"/>
            <w:bottom w:val="none" w:sz="0" w:space="0" w:color="auto"/>
            <w:right w:val="none" w:sz="0" w:space="0" w:color="auto"/>
          </w:divBdr>
        </w:div>
        <w:div w:id="701980669">
          <w:marLeft w:val="480"/>
          <w:marRight w:val="0"/>
          <w:marTop w:val="0"/>
          <w:marBottom w:val="0"/>
          <w:divBdr>
            <w:top w:val="none" w:sz="0" w:space="0" w:color="auto"/>
            <w:left w:val="none" w:sz="0" w:space="0" w:color="auto"/>
            <w:bottom w:val="none" w:sz="0" w:space="0" w:color="auto"/>
            <w:right w:val="none" w:sz="0" w:space="0" w:color="auto"/>
          </w:divBdr>
        </w:div>
        <w:div w:id="748160759">
          <w:marLeft w:val="480"/>
          <w:marRight w:val="0"/>
          <w:marTop w:val="0"/>
          <w:marBottom w:val="0"/>
          <w:divBdr>
            <w:top w:val="none" w:sz="0" w:space="0" w:color="auto"/>
            <w:left w:val="none" w:sz="0" w:space="0" w:color="auto"/>
            <w:bottom w:val="none" w:sz="0" w:space="0" w:color="auto"/>
            <w:right w:val="none" w:sz="0" w:space="0" w:color="auto"/>
          </w:divBdr>
        </w:div>
        <w:div w:id="831144713">
          <w:marLeft w:val="480"/>
          <w:marRight w:val="0"/>
          <w:marTop w:val="0"/>
          <w:marBottom w:val="0"/>
          <w:divBdr>
            <w:top w:val="none" w:sz="0" w:space="0" w:color="auto"/>
            <w:left w:val="none" w:sz="0" w:space="0" w:color="auto"/>
            <w:bottom w:val="none" w:sz="0" w:space="0" w:color="auto"/>
            <w:right w:val="none" w:sz="0" w:space="0" w:color="auto"/>
          </w:divBdr>
        </w:div>
        <w:div w:id="882138282">
          <w:marLeft w:val="480"/>
          <w:marRight w:val="0"/>
          <w:marTop w:val="0"/>
          <w:marBottom w:val="0"/>
          <w:divBdr>
            <w:top w:val="none" w:sz="0" w:space="0" w:color="auto"/>
            <w:left w:val="none" w:sz="0" w:space="0" w:color="auto"/>
            <w:bottom w:val="none" w:sz="0" w:space="0" w:color="auto"/>
            <w:right w:val="none" w:sz="0" w:space="0" w:color="auto"/>
          </w:divBdr>
        </w:div>
        <w:div w:id="911818012">
          <w:marLeft w:val="480"/>
          <w:marRight w:val="0"/>
          <w:marTop w:val="0"/>
          <w:marBottom w:val="0"/>
          <w:divBdr>
            <w:top w:val="none" w:sz="0" w:space="0" w:color="auto"/>
            <w:left w:val="none" w:sz="0" w:space="0" w:color="auto"/>
            <w:bottom w:val="none" w:sz="0" w:space="0" w:color="auto"/>
            <w:right w:val="none" w:sz="0" w:space="0" w:color="auto"/>
          </w:divBdr>
        </w:div>
        <w:div w:id="925116537">
          <w:marLeft w:val="480"/>
          <w:marRight w:val="0"/>
          <w:marTop w:val="0"/>
          <w:marBottom w:val="0"/>
          <w:divBdr>
            <w:top w:val="none" w:sz="0" w:space="0" w:color="auto"/>
            <w:left w:val="none" w:sz="0" w:space="0" w:color="auto"/>
            <w:bottom w:val="none" w:sz="0" w:space="0" w:color="auto"/>
            <w:right w:val="none" w:sz="0" w:space="0" w:color="auto"/>
          </w:divBdr>
        </w:div>
        <w:div w:id="971406732">
          <w:marLeft w:val="480"/>
          <w:marRight w:val="0"/>
          <w:marTop w:val="0"/>
          <w:marBottom w:val="0"/>
          <w:divBdr>
            <w:top w:val="none" w:sz="0" w:space="0" w:color="auto"/>
            <w:left w:val="none" w:sz="0" w:space="0" w:color="auto"/>
            <w:bottom w:val="none" w:sz="0" w:space="0" w:color="auto"/>
            <w:right w:val="none" w:sz="0" w:space="0" w:color="auto"/>
          </w:divBdr>
        </w:div>
        <w:div w:id="1048921743">
          <w:marLeft w:val="480"/>
          <w:marRight w:val="0"/>
          <w:marTop w:val="0"/>
          <w:marBottom w:val="0"/>
          <w:divBdr>
            <w:top w:val="none" w:sz="0" w:space="0" w:color="auto"/>
            <w:left w:val="none" w:sz="0" w:space="0" w:color="auto"/>
            <w:bottom w:val="none" w:sz="0" w:space="0" w:color="auto"/>
            <w:right w:val="none" w:sz="0" w:space="0" w:color="auto"/>
          </w:divBdr>
        </w:div>
        <w:div w:id="1067916285">
          <w:marLeft w:val="480"/>
          <w:marRight w:val="0"/>
          <w:marTop w:val="0"/>
          <w:marBottom w:val="0"/>
          <w:divBdr>
            <w:top w:val="none" w:sz="0" w:space="0" w:color="auto"/>
            <w:left w:val="none" w:sz="0" w:space="0" w:color="auto"/>
            <w:bottom w:val="none" w:sz="0" w:space="0" w:color="auto"/>
            <w:right w:val="none" w:sz="0" w:space="0" w:color="auto"/>
          </w:divBdr>
        </w:div>
        <w:div w:id="1068306096">
          <w:marLeft w:val="480"/>
          <w:marRight w:val="0"/>
          <w:marTop w:val="0"/>
          <w:marBottom w:val="0"/>
          <w:divBdr>
            <w:top w:val="none" w:sz="0" w:space="0" w:color="auto"/>
            <w:left w:val="none" w:sz="0" w:space="0" w:color="auto"/>
            <w:bottom w:val="none" w:sz="0" w:space="0" w:color="auto"/>
            <w:right w:val="none" w:sz="0" w:space="0" w:color="auto"/>
          </w:divBdr>
        </w:div>
        <w:div w:id="1080637301">
          <w:marLeft w:val="480"/>
          <w:marRight w:val="0"/>
          <w:marTop w:val="0"/>
          <w:marBottom w:val="0"/>
          <w:divBdr>
            <w:top w:val="none" w:sz="0" w:space="0" w:color="auto"/>
            <w:left w:val="none" w:sz="0" w:space="0" w:color="auto"/>
            <w:bottom w:val="none" w:sz="0" w:space="0" w:color="auto"/>
            <w:right w:val="none" w:sz="0" w:space="0" w:color="auto"/>
          </w:divBdr>
        </w:div>
        <w:div w:id="1159494418">
          <w:marLeft w:val="480"/>
          <w:marRight w:val="0"/>
          <w:marTop w:val="0"/>
          <w:marBottom w:val="0"/>
          <w:divBdr>
            <w:top w:val="none" w:sz="0" w:space="0" w:color="auto"/>
            <w:left w:val="none" w:sz="0" w:space="0" w:color="auto"/>
            <w:bottom w:val="none" w:sz="0" w:space="0" w:color="auto"/>
            <w:right w:val="none" w:sz="0" w:space="0" w:color="auto"/>
          </w:divBdr>
        </w:div>
        <w:div w:id="1169246076">
          <w:marLeft w:val="480"/>
          <w:marRight w:val="0"/>
          <w:marTop w:val="0"/>
          <w:marBottom w:val="0"/>
          <w:divBdr>
            <w:top w:val="none" w:sz="0" w:space="0" w:color="auto"/>
            <w:left w:val="none" w:sz="0" w:space="0" w:color="auto"/>
            <w:bottom w:val="none" w:sz="0" w:space="0" w:color="auto"/>
            <w:right w:val="none" w:sz="0" w:space="0" w:color="auto"/>
          </w:divBdr>
        </w:div>
        <w:div w:id="1176189389">
          <w:marLeft w:val="480"/>
          <w:marRight w:val="0"/>
          <w:marTop w:val="0"/>
          <w:marBottom w:val="0"/>
          <w:divBdr>
            <w:top w:val="none" w:sz="0" w:space="0" w:color="auto"/>
            <w:left w:val="none" w:sz="0" w:space="0" w:color="auto"/>
            <w:bottom w:val="none" w:sz="0" w:space="0" w:color="auto"/>
            <w:right w:val="none" w:sz="0" w:space="0" w:color="auto"/>
          </w:divBdr>
        </w:div>
        <w:div w:id="1212955801">
          <w:marLeft w:val="480"/>
          <w:marRight w:val="0"/>
          <w:marTop w:val="0"/>
          <w:marBottom w:val="0"/>
          <w:divBdr>
            <w:top w:val="none" w:sz="0" w:space="0" w:color="auto"/>
            <w:left w:val="none" w:sz="0" w:space="0" w:color="auto"/>
            <w:bottom w:val="none" w:sz="0" w:space="0" w:color="auto"/>
            <w:right w:val="none" w:sz="0" w:space="0" w:color="auto"/>
          </w:divBdr>
        </w:div>
        <w:div w:id="1265459857">
          <w:marLeft w:val="480"/>
          <w:marRight w:val="0"/>
          <w:marTop w:val="0"/>
          <w:marBottom w:val="0"/>
          <w:divBdr>
            <w:top w:val="none" w:sz="0" w:space="0" w:color="auto"/>
            <w:left w:val="none" w:sz="0" w:space="0" w:color="auto"/>
            <w:bottom w:val="none" w:sz="0" w:space="0" w:color="auto"/>
            <w:right w:val="none" w:sz="0" w:space="0" w:color="auto"/>
          </w:divBdr>
        </w:div>
        <w:div w:id="1303076730">
          <w:marLeft w:val="480"/>
          <w:marRight w:val="0"/>
          <w:marTop w:val="0"/>
          <w:marBottom w:val="0"/>
          <w:divBdr>
            <w:top w:val="none" w:sz="0" w:space="0" w:color="auto"/>
            <w:left w:val="none" w:sz="0" w:space="0" w:color="auto"/>
            <w:bottom w:val="none" w:sz="0" w:space="0" w:color="auto"/>
            <w:right w:val="none" w:sz="0" w:space="0" w:color="auto"/>
          </w:divBdr>
        </w:div>
        <w:div w:id="1457486140">
          <w:marLeft w:val="480"/>
          <w:marRight w:val="0"/>
          <w:marTop w:val="0"/>
          <w:marBottom w:val="0"/>
          <w:divBdr>
            <w:top w:val="none" w:sz="0" w:space="0" w:color="auto"/>
            <w:left w:val="none" w:sz="0" w:space="0" w:color="auto"/>
            <w:bottom w:val="none" w:sz="0" w:space="0" w:color="auto"/>
            <w:right w:val="none" w:sz="0" w:space="0" w:color="auto"/>
          </w:divBdr>
        </w:div>
        <w:div w:id="1512142853">
          <w:marLeft w:val="480"/>
          <w:marRight w:val="0"/>
          <w:marTop w:val="0"/>
          <w:marBottom w:val="0"/>
          <w:divBdr>
            <w:top w:val="none" w:sz="0" w:space="0" w:color="auto"/>
            <w:left w:val="none" w:sz="0" w:space="0" w:color="auto"/>
            <w:bottom w:val="none" w:sz="0" w:space="0" w:color="auto"/>
            <w:right w:val="none" w:sz="0" w:space="0" w:color="auto"/>
          </w:divBdr>
        </w:div>
        <w:div w:id="1517426388">
          <w:marLeft w:val="480"/>
          <w:marRight w:val="0"/>
          <w:marTop w:val="0"/>
          <w:marBottom w:val="0"/>
          <w:divBdr>
            <w:top w:val="none" w:sz="0" w:space="0" w:color="auto"/>
            <w:left w:val="none" w:sz="0" w:space="0" w:color="auto"/>
            <w:bottom w:val="none" w:sz="0" w:space="0" w:color="auto"/>
            <w:right w:val="none" w:sz="0" w:space="0" w:color="auto"/>
          </w:divBdr>
        </w:div>
        <w:div w:id="1520895293">
          <w:marLeft w:val="480"/>
          <w:marRight w:val="0"/>
          <w:marTop w:val="0"/>
          <w:marBottom w:val="0"/>
          <w:divBdr>
            <w:top w:val="none" w:sz="0" w:space="0" w:color="auto"/>
            <w:left w:val="none" w:sz="0" w:space="0" w:color="auto"/>
            <w:bottom w:val="none" w:sz="0" w:space="0" w:color="auto"/>
            <w:right w:val="none" w:sz="0" w:space="0" w:color="auto"/>
          </w:divBdr>
        </w:div>
        <w:div w:id="1528254865">
          <w:marLeft w:val="480"/>
          <w:marRight w:val="0"/>
          <w:marTop w:val="0"/>
          <w:marBottom w:val="0"/>
          <w:divBdr>
            <w:top w:val="none" w:sz="0" w:space="0" w:color="auto"/>
            <w:left w:val="none" w:sz="0" w:space="0" w:color="auto"/>
            <w:bottom w:val="none" w:sz="0" w:space="0" w:color="auto"/>
            <w:right w:val="none" w:sz="0" w:space="0" w:color="auto"/>
          </w:divBdr>
        </w:div>
        <w:div w:id="1588685066">
          <w:marLeft w:val="480"/>
          <w:marRight w:val="0"/>
          <w:marTop w:val="0"/>
          <w:marBottom w:val="0"/>
          <w:divBdr>
            <w:top w:val="none" w:sz="0" w:space="0" w:color="auto"/>
            <w:left w:val="none" w:sz="0" w:space="0" w:color="auto"/>
            <w:bottom w:val="none" w:sz="0" w:space="0" w:color="auto"/>
            <w:right w:val="none" w:sz="0" w:space="0" w:color="auto"/>
          </w:divBdr>
        </w:div>
        <w:div w:id="1602570276">
          <w:marLeft w:val="480"/>
          <w:marRight w:val="0"/>
          <w:marTop w:val="0"/>
          <w:marBottom w:val="0"/>
          <w:divBdr>
            <w:top w:val="none" w:sz="0" w:space="0" w:color="auto"/>
            <w:left w:val="none" w:sz="0" w:space="0" w:color="auto"/>
            <w:bottom w:val="none" w:sz="0" w:space="0" w:color="auto"/>
            <w:right w:val="none" w:sz="0" w:space="0" w:color="auto"/>
          </w:divBdr>
        </w:div>
        <w:div w:id="1626154537">
          <w:marLeft w:val="480"/>
          <w:marRight w:val="0"/>
          <w:marTop w:val="0"/>
          <w:marBottom w:val="0"/>
          <w:divBdr>
            <w:top w:val="none" w:sz="0" w:space="0" w:color="auto"/>
            <w:left w:val="none" w:sz="0" w:space="0" w:color="auto"/>
            <w:bottom w:val="none" w:sz="0" w:space="0" w:color="auto"/>
            <w:right w:val="none" w:sz="0" w:space="0" w:color="auto"/>
          </w:divBdr>
        </w:div>
        <w:div w:id="1642806033">
          <w:marLeft w:val="480"/>
          <w:marRight w:val="0"/>
          <w:marTop w:val="0"/>
          <w:marBottom w:val="0"/>
          <w:divBdr>
            <w:top w:val="none" w:sz="0" w:space="0" w:color="auto"/>
            <w:left w:val="none" w:sz="0" w:space="0" w:color="auto"/>
            <w:bottom w:val="none" w:sz="0" w:space="0" w:color="auto"/>
            <w:right w:val="none" w:sz="0" w:space="0" w:color="auto"/>
          </w:divBdr>
        </w:div>
        <w:div w:id="1647977359">
          <w:marLeft w:val="480"/>
          <w:marRight w:val="0"/>
          <w:marTop w:val="0"/>
          <w:marBottom w:val="0"/>
          <w:divBdr>
            <w:top w:val="none" w:sz="0" w:space="0" w:color="auto"/>
            <w:left w:val="none" w:sz="0" w:space="0" w:color="auto"/>
            <w:bottom w:val="none" w:sz="0" w:space="0" w:color="auto"/>
            <w:right w:val="none" w:sz="0" w:space="0" w:color="auto"/>
          </w:divBdr>
        </w:div>
        <w:div w:id="1648166648">
          <w:marLeft w:val="480"/>
          <w:marRight w:val="0"/>
          <w:marTop w:val="0"/>
          <w:marBottom w:val="0"/>
          <w:divBdr>
            <w:top w:val="none" w:sz="0" w:space="0" w:color="auto"/>
            <w:left w:val="none" w:sz="0" w:space="0" w:color="auto"/>
            <w:bottom w:val="none" w:sz="0" w:space="0" w:color="auto"/>
            <w:right w:val="none" w:sz="0" w:space="0" w:color="auto"/>
          </w:divBdr>
        </w:div>
        <w:div w:id="1661496841">
          <w:marLeft w:val="480"/>
          <w:marRight w:val="0"/>
          <w:marTop w:val="0"/>
          <w:marBottom w:val="0"/>
          <w:divBdr>
            <w:top w:val="none" w:sz="0" w:space="0" w:color="auto"/>
            <w:left w:val="none" w:sz="0" w:space="0" w:color="auto"/>
            <w:bottom w:val="none" w:sz="0" w:space="0" w:color="auto"/>
            <w:right w:val="none" w:sz="0" w:space="0" w:color="auto"/>
          </w:divBdr>
        </w:div>
        <w:div w:id="1685009668">
          <w:marLeft w:val="480"/>
          <w:marRight w:val="0"/>
          <w:marTop w:val="0"/>
          <w:marBottom w:val="0"/>
          <w:divBdr>
            <w:top w:val="none" w:sz="0" w:space="0" w:color="auto"/>
            <w:left w:val="none" w:sz="0" w:space="0" w:color="auto"/>
            <w:bottom w:val="none" w:sz="0" w:space="0" w:color="auto"/>
            <w:right w:val="none" w:sz="0" w:space="0" w:color="auto"/>
          </w:divBdr>
        </w:div>
        <w:div w:id="1759015425">
          <w:marLeft w:val="480"/>
          <w:marRight w:val="0"/>
          <w:marTop w:val="0"/>
          <w:marBottom w:val="0"/>
          <w:divBdr>
            <w:top w:val="none" w:sz="0" w:space="0" w:color="auto"/>
            <w:left w:val="none" w:sz="0" w:space="0" w:color="auto"/>
            <w:bottom w:val="none" w:sz="0" w:space="0" w:color="auto"/>
            <w:right w:val="none" w:sz="0" w:space="0" w:color="auto"/>
          </w:divBdr>
        </w:div>
        <w:div w:id="1762139956">
          <w:marLeft w:val="480"/>
          <w:marRight w:val="0"/>
          <w:marTop w:val="0"/>
          <w:marBottom w:val="0"/>
          <w:divBdr>
            <w:top w:val="none" w:sz="0" w:space="0" w:color="auto"/>
            <w:left w:val="none" w:sz="0" w:space="0" w:color="auto"/>
            <w:bottom w:val="none" w:sz="0" w:space="0" w:color="auto"/>
            <w:right w:val="none" w:sz="0" w:space="0" w:color="auto"/>
          </w:divBdr>
        </w:div>
        <w:div w:id="1765877666">
          <w:marLeft w:val="480"/>
          <w:marRight w:val="0"/>
          <w:marTop w:val="0"/>
          <w:marBottom w:val="0"/>
          <w:divBdr>
            <w:top w:val="none" w:sz="0" w:space="0" w:color="auto"/>
            <w:left w:val="none" w:sz="0" w:space="0" w:color="auto"/>
            <w:bottom w:val="none" w:sz="0" w:space="0" w:color="auto"/>
            <w:right w:val="none" w:sz="0" w:space="0" w:color="auto"/>
          </w:divBdr>
        </w:div>
        <w:div w:id="1819300269">
          <w:marLeft w:val="480"/>
          <w:marRight w:val="0"/>
          <w:marTop w:val="0"/>
          <w:marBottom w:val="0"/>
          <w:divBdr>
            <w:top w:val="none" w:sz="0" w:space="0" w:color="auto"/>
            <w:left w:val="none" w:sz="0" w:space="0" w:color="auto"/>
            <w:bottom w:val="none" w:sz="0" w:space="0" w:color="auto"/>
            <w:right w:val="none" w:sz="0" w:space="0" w:color="auto"/>
          </w:divBdr>
        </w:div>
        <w:div w:id="1848787472">
          <w:marLeft w:val="480"/>
          <w:marRight w:val="0"/>
          <w:marTop w:val="0"/>
          <w:marBottom w:val="0"/>
          <w:divBdr>
            <w:top w:val="none" w:sz="0" w:space="0" w:color="auto"/>
            <w:left w:val="none" w:sz="0" w:space="0" w:color="auto"/>
            <w:bottom w:val="none" w:sz="0" w:space="0" w:color="auto"/>
            <w:right w:val="none" w:sz="0" w:space="0" w:color="auto"/>
          </w:divBdr>
        </w:div>
        <w:div w:id="1889611814">
          <w:marLeft w:val="480"/>
          <w:marRight w:val="0"/>
          <w:marTop w:val="0"/>
          <w:marBottom w:val="0"/>
          <w:divBdr>
            <w:top w:val="none" w:sz="0" w:space="0" w:color="auto"/>
            <w:left w:val="none" w:sz="0" w:space="0" w:color="auto"/>
            <w:bottom w:val="none" w:sz="0" w:space="0" w:color="auto"/>
            <w:right w:val="none" w:sz="0" w:space="0" w:color="auto"/>
          </w:divBdr>
        </w:div>
        <w:div w:id="1926189474">
          <w:marLeft w:val="480"/>
          <w:marRight w:val="0"/>
          <w:marTop w:val="0"/>
          <w:marBottom w:val="0"/>
          <w:divBdr>
            <w:top w:val="none" w:sz="0" w:space="0" w:color="auto"/>
            <w:left w:val="none" w:sz="0" w:space="0" w:color="auto"/>
            <w:bottom w:val="none" w:sz="0" w:space="0" w:color="auto"/>
            <w:right w:val="none" w:sz="0" w:space="0" w:color="auto"/>
          </w:divBdr>
        </w:div>
        <w:div w:id="1946647889">
          <w:marLeft w:val="480"/>
          <w:marRight w:val="0"/>
          <w:marTop w:val="0"/>
          <w:marBottom w:val="0"/>
          <w:divBdr>
            <w:top w:val="none" w:sz="0" w:space="0" w:color="auto"/>
            <w:left w:val="none" w:sz="0" w:space="0" w:color="auto"/>
            <w:bottom w:val="none" w:sz="0" w:space="0" w:color="auto"/>
            <w:right w:val="none" w:sz="0" w:space="0" w:color="auto"/>
          </w:divBdr>
        </w:div>
        <w:div w:id="1955822331">
          <w:marLeft w:val="480"/>
          <w:marRight w:val="0"/>
          <w:marTop w:val="0"/>
          <w:marBottom w:val="0"/>
          <w:divBdr>
            <w:top w:val="none" w:sz="0" w:space="0" w:color="auto"/>
            <w:left w:val="none" w:sz="0" w:space="0" w:color="auto"/>
            <w:bottom w:val="none" w:sz="0" w:space="0" w:color="auto"/>
            <w:right w:val="none" w:sz="0" w:space="0" w:color="auto"/>
          </w:divBdr>
        </w:div>
        <w:div w:id="1978535598">
          <w:marLeft w:val="480"/>
          <w:marRight w:val="0"/>
          <w:marTop w:val="0"/>
          <w:marBottom w:val="0"/>
          <w:divBdr>
            <w:top w:val="none" w:sz="0" w:space="0" w:color="auto"/>
            <w:left w:val="none" w:sz="0" w:space="0" w:color="auto"/>
            <w:bottom w:val="none" w:sz="0" w:space="0" w:color="auto"/>
            <w:right w:val="none" w:sz="0" w:space="0" w:color="auto"/>
          </w:divBdr>
        </w:div>
        <w:div w:id="2017538274">
          <w:marLeft w:val="480"/>
          <w:marRight w:val="0"/>
          <w:marTop w:val="0"/>
          <w:marBottom w:val="0"/>
          <w:divBdr>
            <w:top w:val="none" w:sz="0" w:space="0" w:color="auto"/>
            <w:left w:val="none" w:sz="0" w:space="0" w:color="auto"/>
            <w:bottom w:val="none" w:sz="0" w:space="0" w:color="auto"/>
            <w:right w:val="none" w:sz="0" w:space="0" w:color="auto"/>
          </w:divBdr>
        </w:div>
        <w:div w:id="2045858759">
          <w:marLeft w:val="480"/>
          <w:marRight w:val="0"/>
          <w:marTop w:val="0"/>
          <w:marBottom w:val="0"/>
          <w:divBdr>
            <w:top w:val="none" w:sz="0" w:space="0" w:color="auto"/>
            <w:left w:val="none" w:sz="0" w:space="0" w:color="auto"/>
            <w:bottom w:val="none" w:sz="0" w:space="0" w:color="auto"/>
            <w:right w:val="none" w:sz="0" w:space="0" w:color="auto"/>
          </w:divBdr>
        </w:div>
        <w:div w:id="2060081286">
          <w:marLeft w:val="480"/>
          <w:marRight w:val="0"/>
          <w:marTop w:val="0"/>
          <w:marBottom w:val="0"/>
          <w:divBdr>
            <w:top w:val="none" w:sz="0" w:space="0" w:color="auto"/>
            <w:left w:val="none" w:sz="0" w:space="0" w:color="auto"/>
            <w:bottom w:val="none" w:sz="0" w:space="0" w:color="auto"/>
            <w:right w:val="none" w:sz="0" w:space="0" w:color="auto"/>
          </w:divBdr>
        </w:div>
        <w:div w:id="2072345973">
          <w:marLeft w:val="480"/>
          <w:marRight w:val="0"/>
          <w:marTop w:val="0"/>
          <w:marBottom w:val="0"/>
          <w:divBdr>
            <w:top w:val="none" w:sz="0" w:space="0" w:color="auto"/>
            <w:left w:val="none" w:sz="0" w:space="0" w:color="auto"/>
            <w:bottom w:val="none" w:sz="0" w:space="0" w:color="auto"/>
            <w:right w:val="none" w:sz="0" w:space="0" w:color="auto"/>
          </w:divBdr>
        </w:div>
        <w:div w:id="2088532677">
          <w:marLeft w:val="480"/>
          <w:marRight w:val="0"/>
          <w:marTop w:val="0"/>
          <w:marBottom w:val="0"/>
          <w:divBdr>
            <w:top w:val="none" w:sz="0" w:space="0" w:color="auto"/>
            <w:left w:val="none" w:sz="0" w:space="0" w:color="auto"/>
            <w:bottom w:val="none" w:sz="0" w:space="0" w:color="auto"/>
            <w:right w:val="none" w:sz="0" w:space="0" w:color="auto"/>
          </w:divBdr>
        </w:div>
        <w:div w:id="2094467587">
          <w:marLeft w:val="480"/>
          <w:marRight w:val="0"/>
          <w:marTop w:val="0"/>
          <w:marBottom w:val="0"/>
          <w:divBdr>
            <w:top w:val="none" w:sz="0" w:space="0" w:color="auto"/>
            <w:left w:val="none" w:sz="0" w:space="0" w:color="auto"/>
            <w:bottom w:val="none" w:sz="0" w:space="0" w:color="auto"/>
            <w:right w:val="none" w:sz="0" w:space="0" w:color="auto"/>
          </w:divBdr>
        </w:div>
        <w:div w:id="2123525503">
          <w:marLeft w:val="480"/>
          <w:marRight w:val="0"/>
          <w:marTop w:val="0"/>
          <w:marBottom w:val="0"/>
          <w:divBdr>
            <w:top w:val="none" w:sz="0" w:space="0" w:color="auto"/>
            <w:left w:val="none" w:sz="0" w:space="0" w:color="auto"/>
            <w:bottom w:val="none" w:sz="0" w:space="0" w:color="auto"/>
            <w:right w:val="none" w:sz="0" w:space="0" w:color="auto"/>
          </w:divBdr>
        </w:div>
      </w:divsChild>
    </w:div>
    <w:div w:id="567149963">
      <w:bodyDiv w:val="1"/>
      <w:marLeft w:val="0"/>
      <w:marRight w:val="0"/>
      <w:marTop w:val="0"/>
      <w:marBottom w:val="0"/>
      <w:divBdr>
        <w:top w:val="none" w:sz="0" w:space="0" w:color="auto"/>
        <w:left w:val="none" w:sz="0" w:space="0" w:color="auto"/>
        <w:bottom w:val="none" w:sz="0" w:space="0" w:color="auto"/>
        <w:right w:val="none" w:sz="0" w:space="0" w:color="auto"/>
      </w:divBdr>
      <w:divsChild>
        <w:div w:id="1238132966">
          <w:marLeft w:val="480"/>
          <w:marRight w:val="0"/>
          <w:marTop w:val="0"/>
          <w:marBottom w:val="0"/>
          <w:divBdr>
            <w:top w:val="none" w:sz="0" w:space="0" w:color="auto"/>
            <w:left w:val="none" w:sz="0" w:space="0" w:color="auto"/>
            <w:bottom w:val="none" w:sz="0" w:space="0" w:color="auto"/>
            <w:right w:val="none" w:sz="0" w:space="0" w:color="auto"/>
          </w:divBdr>
        </w:div>
        <w:div w:id="1609123609">
          <w:marLeft w:val="480"/>
          <w:marRight w:val="0"/>
          <w:marTop w:val="0"/>
          <w:marBottom w:val="0"/>
          <w:divBdr>
            <w:top w:val="none" w:sz="0" w:space="0" w:color="auto"/>
            <w:left w:val="none" w:sz="0" w:space="0" w:color="auto"/>
            <w:bottom w:val="none" w:sz="0" w:space="0" w:color="auto"/>
            <w:right w:val="none" w:sz="0" w:space="0" w:color="auto"/>
          </w:divBdr>
        </w:div>
        <w:div w:id="400103928">
          <w:marLeft w:val="480"/>
          <w:marRight w:val="0"/>
          <w:marTop w:val="0"/>
          <w:marBottom w:val="0"/>
          <w:divBdr>
            <w:top w:val="none" w:sz="0" w:space="0" w:color="auto"/>
            <w:left w:val="none" w:sz="0" w:space="0" w:color="auto"/>
            <w:bottom w:val="none" w:sz="0" w:space="0" w:color="auto"/>
            <w:right w:val="none" w:sz="0" w:space="0" w:color="auto"/>
          </w:divBdr>
        </w:div>
        <w:div w:id="1399287221">
          <w:marLeft w:val="480"/>
          <w:marRight w:val="0"/>
          <w:marTop w:val="0"/>
          <w:marBottom w:val="0"/>
          <w:divBdr>
            <w:top w:val="none" w:sz="0" w:space="0" w:color="auto"/>
            <w:left w:val="none" w:sz="0" w:space="0" w:color="auto"/>
            <w:bottom w:val="none" w:sz="0" w:space="0" w:color="auto"/>
            <w:right w:val="none" w:sz="0" w:space="0" w:color="auto"/>
          </w:divBdr>
        </w:div>
        <w:div w:id="1547914295">
          <w:marLeft w:val="480"/>
          <w:marRight w:val="0"/>
          <w:marTop w:val="0"/>
          <w:marBottom w:val="0"/>
          <w:divBdr>
            <w:top w:val="none" w:sz="0" w:space="0" w:color="auto"/>
            <w:left w:val="none" w:sz="0" w:space="0" w:color="auto"/>
            <w:bottom w:val="none" w:sz="0" w:space="0" w:color="auto"/>
            <w:right w:val="none" w:sz="0" w:space="0" w:color="auto"/>
          </w:divBdr>
        </w:div>
        <w:div w:id="2083595841">
          <w:marLeft w:val="480"/>
          <w:marRight w:val="0"/>
          <w:marTop w:val="0"/>
          <w:marBottom w:val="0"/>
          <w:divBdr>
            <w:top w:val="none" w:sz="0" w:space="0" w:color="auto"/>
            <w:left w:val="none" w:sz="0" w:space="0" w:color="auto"/>
            <w:bottom w:val="none" w:sz="0" w:space="0" w:color="auto"/>
            <w:right w:val="none" w:sz="0" w:space="0" w:color="auto"/>
          </w:divBdr>
        </w:div>
        <w:div w:id="787502763">
          <w:marLeft w:val="480"/>
          <w:marRight w:val="0"/>
          <w:marTop w:val="0"/>
          <w:marBottom w:val="0"/>
          <w:divBdr>
            <w:top w:val="none" w:sz="0" w:space="0" w:color="auto"/>
            <w:left w:val="none" w:sz="0" w:space="0" w:color="auto"/>
            <w:bottom w:val="none" w:sz="0" w:space="0" w:color="auto"/>
            <w:right w:val="none" w:sz="0" w:space="0" w:color="auto"/>
          </w:divBdr>
        </w:div>
        <w:div w:id="2068675811">
          <w:marLeft w:val="480"/>
          <w:marRight w:val="0"/>
          <w:marTop w:val="0"/>
          <w:marBottom w:val="0"/>
          <w:divBdr>
            <w:top w:val="none" w:sz="0" w:space="0" w:color="auto"/>
            <w:left w:val="none" w:sz="0" w:space="0" w:color="auto"/>
            <w:bottom w:val="none" w:sz="0" w:space="0" w:color="auto"/>
            <w:right w:val="none" w:sz="0" w:space="0" w:color="auto"/>
          </w:divBdr>
        </w:div>
        <w:div w:id="1120610620">
          <w:marLeft w:val="480"/>
          <w:marRight w:val="0"/>
          <w:marTop w:val="0"/>
          <w:marBottom w:val="0"/>
          <w:divBdr>
            <w:top w:val="none" w:sz="0" w:space="0" w:color="auto"/>
            <w:left w:val="none" w:sz="0" w:space="0" w:color="auto"/>
            <w:bottom w:val="none" w:sz="0" w:space="0" w:color="auto"/>
            <w:right w:val="none" w:sz="0" w:space="0" w:color="auto"/>
          </w:divBdr>
        </w:div>
        <w:div w:id="1846048416">
          <w:marLeft w:val="480"/>
          <w:marRight w:val="0"/>
          <w:marTop w:val="0"/>
          <w:marBottom w:val="0"/>
          <w:divBdr>
            <w:top w:val="none" w:sz="0" w:space="0" w:color="auto"/>
            <w:left w:val="none" w:sz="0" w:space="0" w:color="auto"/>
            <w:bottom w:val="none" w:sz="0" w:space="0" w:color="auto"/>
            <w:right w:val="none" w:sz="0" w:space="0" w:color="auto"/>
          </w:divBdr>
        </w:div>
        <w:div w:id="1940865090">
          <w:marLeft w:val="480"/>
          <w:marRight w:val="0"/>
          <w:marTop w:val="0"/>
          <w:marBottom w:val="0"/>
          <w:divBdr>
            <w:top w:val="none" w:sz="0" w:space="0" w:color="auto"/>
            <w:left w:val="none" w:sz="0" w:space="0" w:color="auto"/>
            <w:bottom w:val="none" w:sz="0" w:space="0" w:color="auto"/>
            <w:right w:val="none" w:sz="0" w:space="0" w:color="auto"/>
          </w:divBdr>
        </w:div>
        <w:div w:id="1273394208">
          <w:marLeft w:val="480"/>
          <w:marRight w:val="0"/>
          <w:marTop w:val="0"/>
          <w:marBottom w:val="0"/>
          <w:divBdr>
            <w:top w:val="none" w:sz="0" w:space="0" w:color="auto"/>
            <w:left w:val="none" w:sz="0" w:space="0" w:color="auto"/>
            <w:bottom w:val="none" w:sz="0" w:space="0" w:color="auto"/>
            <w:right w:val="none" w:sz="0" w:space="0" w:color="auto"/>
          </w:divBdr>
        </w:div>
        <w:div w:id="600727634">
          <w:marLeft w:val="480"/>
          <w:marRight w:val="0"/>
          <w:marTop w:val="0"/>
          <w:marBottom w:val="0"/>
          <w:divBdr>
            <w:top w:val="none" w:sz="0" w:space="0" w:color="auto"/>
            <w:left w:val="none" w:sz="0" w:space="0" w:color="auto"/>
            <w:bottom w:val="none" w:sz="0" w:space="0" w:color="auto"/>
            <w:right w:val="none" w:sz="0" w:space="0" w:color="auto"/>
          </w:divBdr>
        </w:div>
        <w:div w:id="1573933543">
          <w:marLeft w:val="480"/>
          <w:marRight w:val="0"/>
          <w:marTop w:val="0"/>
          <w:marBottom w:val="0"/>
          <w:divBdr>
            <w:top w:val="none" w:sz="0" w:space="0" w:color="auto"/>
            <w:left w:val="none" w:sz="0" w:space="0" w:color="auto"/>
            <w:bottom w:val="none" w:sz="0" w:space="0" w:color="auto"/>
            <w:right w:val="none" w:sz="0" w:space="0" w:color="auto"/>
          </w:divBdr>
        </w:div>
        <w:div w:id="615992469">
          <w:marLeft w:val="480"/>
          <w:marRight w:val="0"/>
          <w:marTop w:val="0"/>
          <w:marBottom w:val="0"/>
          <w:divBdr>
            <w:top w:val="none" w:sz="0" w:space="0" w:color="auto"/>
            <w:left w:val="none" w:sz="0" w:space="0" w:color="auto"/>
            <w:bottom w:val="none" w:sz="0" w:space="0" w:color="auto"/>
            <w:right w:val="none" w:sz="0" w:space="0" w:color="auto"/>
          </w:divBdr>
        </w:div>
        <w:div w:id="75320817">
          <w:marLeft w:val="480"/>
          <w:marRight w:val="0"/>
          <w:marTop w:val="0"/>
          <w:marBottom w:val="0"/>
          <w:divBdr>
            <w:top w:val="none" w:sz="0" w:space="0" w:color="auto"/>
            <w:left w:val="none" w:sz="0" w:space="0" w:color="auto"/>
            <w:bottom w:val="none" w:sz="0" w:space="0" w:color="auto"/>
            <w:right w:val="none" w:sz="0" w:space="0" w:color="auto"/>
          </w:divBdr>
        </w:div>
        <w:div w:id="968122843">
          <w:marLeft w:val="480"/>
          <w:marRight w:val="0"/>
          <w:marTop w:val="0"/>
          <w:marBottom w:val="0"/>
          <w:divBdr>
            <w:top w:val="none" w:sz="0" w:space="0" w:color="auto"/>
            <w:left w:val="none" w:sz="0" w:space="0" w:color="auto"/>
            <w:bottom w:val="none" w:sz="0" w:space="0" w:color="auto"/>
            <w:right w:val="none" w:sz="0" w:space="0" w:color="auto"/>
          </w:divBdr>
        </w:div>
        <w:div w:id="1132555365">
          <w:marLeft w:val="480"/>
          <w:marRight w:val="0"/>
          <w:marTop w:val="0"/>
          <w:marBottom w:val="0"/>
          <w:divBdr>
            <w:top w:val="none" w:sz="0" w:space="0" w:color="auto"/>
            <w:left w:val="none" w:sz="0" w:space="0" w:color="auto"/>
            <w:bottom w:val="none" w:sz="0" w:space="0" w:color="auto"/>
            <w:right w:val="none" w:sz="0" w:space="0" w:color="auto"/>
          </w:divBdr>
        </w:div>
        <w:div w:id="1996493295">
          <w:marLeft w:val="480"/>
          <w:marRight w:val="0"/>
          <w:marTop w:val="0"/>
          <w:marBottom w:val="0"/>
          <w:divBdr>
            <w:top w:val="none" w:sz="0" w:space="0" w:color="auto"/>
            <w:left w:val="none" w:sz="0" w:space="0" w:color="auto"/>
            <w:bottom w:val="none" w:sz="0" w:space="0" w:color="auto"/>
            <w:right w:val="none" w:sz="0" w:space="0" w:color="auto"/>
          </w:divBdr>
        </w:div>
        <w:div w:id="380251604">
          <w:marLeft w:val="480"/>
          <w:marRight w:val="0"/>
          <w:marTop w:val="0"/>
          <w:marBottom w:val="0"/>
          <w:divBdr>
            <w:top w:val="none" w:sz="0" w:space="0" w:color="auto"/>
            <w:left w:val="none" w:sz="0" w:space="0" w:color="auto"/>
            <w:bottom w:val="none" w:sz="0" w:space="0" w:color="auto"/>
            <w:right w:val="none" w:sz="0" w:space="0" w:color="auto"/>
          </w:divBdr>
        </w:div>
        <w:div w:id="1157262320">
          <w:marLeft w:val="480"/>
          <w:marRight w:val="0"/>
          <w:marTop w:val="0"/>
          <w:marBottom w:val="0"/>
          <w:divBdr>
            <w:top w:val="none" w:sz="0" w:space="0" w:color="auto"/>
            <w:left w:val="none" w:sz="0" w:space="0" w:color="auto"/>
            <w:bottom w:val="none" w:sz="0" w:space="0" w:color="auto"/>
            <w:right w:val="none" w:sz="0" w:space="0" w:color="auto"/>
          </w:divBdr>
        </w:div>
        <w:div w:id="1958020467">
          <w:marLeft w:val="480"/>
          <w:marRight w:val="0"/>
          <w:marTop w:val="0"/>
          <w:marBottom w:val="0"/>
          <w:divBdr>
            <w:top w:val="none" w:sz="0" w:space="0" w:color="auto"/>
            <w:left w:val="none" w:sz="0" w:space="0" w:color="auto"/>
            <w:bottom w:val="none" w:sz="0" w:space="0" w:color="auto"/>
            <w:right w:val="none" w:sz="0" w:space="0" w:color="auto"/>
          </w:divBdr>
        </w:div>
        <w:div w:id="469133567">
          <w:marLeft w:val="480"/>
          <w:marRight w:val="0"/>
          <w:marTop w:val="0"/>
          <w:marBottom w:val="0"/>
          <w:divBdr>
            <w:top w:val="none" w:sz="0" w:space="0" w:color="auto"/>
            <w:left w:val="none" w:sz="0" w:space="0" w:color="auto"/>
            <w:bottom w:val="none" w:sz="0" w:space="0" w:color="auto"/>
            <w:right w:val="none" w:sz="0" w:space="0" w:color="auto"/>
          </w:divBdr>
        </w:div>
        <w:div w:id="544176957">
          <w:marLeft w:val="480"/>
          <w:marRight w:val="0"/>
          <w:marTop w:val="0"/>
          <w:marBottom w:val="0"/>
          <w:divBdr>
            <w:top w:val="none" w:sz="0" w:space="0" w:color="auto"/>
            <w:left w:val="none" w:sz="0" w:space="0" w:color="auto"/>
            <w:bottom w:val="none" w:sz="0" w:space="0" w:color="auto"/>
            <w:right w:val="none" w:sz="0" w:space="0" w:color="auto"/>
          </w:divBdr>
        </w:div>
        <w:div w:id="168302181">
          <w:marLeft w:val="480"/>
          <w:marRight w:val="0"/>
          <w:marTop w:val="0"/>
          <w:marBottom w:val="0"/>
          <w:divBdr>
            <w:top w:val="none" w:sz="0" w:space="0" w:color="auto"/>
            <w:left w:val="none" w:sz="0" w:space="0" w:color="auto"/>
            <w:bottom w:val="none" w:sz="0" w:space="0" w:color="auto"/>
            <w:right w:val="none" w:sz="0" w:space="0" w:color="auto"/>
          </w:divBdr>
        </w:div>
        <w:div w:id="580911207">
          <w:marLeft w:val="480"/>
          <w:marRight w:val="0"/>
          <w:marTop w:val="0"/>
          <w:marBottom w:val="0"/>
          <w:divBdr>
            <w:top w:val="none" w:sz="0" w:space="0" w:color="auto"/>
            <w:left w:val="none" w:sz="0" w:space="0" w:color="auto"/>
            <w:bottom w:val="none" w:sz="0" w:space="0" w:color="auto"/>
            <w:right w:val="none" w:sz="0" w:space="0" w:color="auto"/>
          </w:divBdr>
        </w:div>
        <w:div w:id="1752048212">
          <w:marLeft w:val="480"/>
          <w:marRight w:val="0"/>
          <w:marTop w:val="0"/>
          <w:marBottom w:val="0"/>
          <w:divBdr>
            <w:top w:val="none" w:sz="0" w:space="0" w:color="auto"/>
            <w:left w:val="none" w:sz="0" w:space="0" w:color="auto"/>
            <w:bottom w:val="none" w:sz="0" w:space="0" w:color="auto"/>
            <w:right w:val="none" w:sz="0" w:space="0" w:color="auto"/>
          </w:divBdr>
        </w:div>
        <w:div w:id="54016896">
          <w:marLeft w:val="480"/>
          <w:marRight w:val="0"/>
          <w:marTop w:val="0"/>
          <w:marBottom w:val="0"/>
          <w:divBdr>
            <w:top w:val="none" w:sz="0" w:space="0" w:color="auto"/>
            <w:left w:val="none" w:sz="0" w:space="0" w:color="auto"/>
            <w:bottom w:val="none" w:sz="0" w:space="0" w:color="auto"/>
            <w:right w:val="none" w:sz="0" w:space="0" w:color="auto"/>
          </w:divBdr>
        </w:div>
        <w:div w:id="961885966">
          <w:marLeft w:val="480"/>
          <w:marRight w:val="0"/>
          <w:marTop w:val="0"/>
          <w:marBottom w:val="0"/>
          <w:divBdr>
            <w:top w:val="none" w:sz="0" w:space="0" w:color="auto"/>
            <w:left w:val="none" w:sz="0" w:space="0" w:color="auto"/>
            <w:bottom w:val="none" w:sz="0" w:space="0" w:color="auto"/>
            <w:right w:val="none" w:sz="0" w:space="0" w:color="auto"/>
          </w:divBdr>
        </w:div>
        <w:div w:id="780146645">
          <w:marLeft w:val="480"/>
          <w:marRight w:val="0"/>
          <w:marTop w:val="0"/>
          <w:marBottom w:val="0"/>
          <w:divBdr>
            <w:top w:val="none" w:sz="0" w:space="0" w:color="auto"/>
            <w:left w:val="none" w:sz="0" w:space="0" w:color="auto"/>
            <w:bottom w:val="none" w:sz="0" w:space="0" w:color="auto"/>
            <w:right w:val="none" w:sz="0" w:space="0" w:color="auto"/>
          </w:divBdr>
        </w:div>
        <w:div w:id="1703824835">
          <w:marLeft w:val="480"/>
          <w:marRight w:val="0"/>
          <w:marTop w:val="0"/>
          <w:marBottom w:val="0"/>
          <w:divBdr>
            <w:top w:val="none" w:sz="0" w:space="0" w:color="auto"/>
            <w:left w:val="none" w:sz="0" w:space="0" w:color="auto"/>
            <w:bottom w:val="none" w:sz="0" w:space="0" w:color="auto"/>
            <w:right w:val="none" w:sz="0" w:space="0" w:color="auto"/>
          </w:divBdr>
        </w:div>
        <w:div w:id="1513102925">
          <w:marLeft w:val="480"/>
          <w:marRight w:val="0"/>
          <w:marTop w:val="0"/>
          <w:marBottom w:val="0"/>
          <w:divBdr>
            <w:top w:val="none" w:sz="0" w:space="0" w:color="auto"/>
            <w:left w:val="none" w:sz="0" w:space="0" w:color="auto"/>
            <w:bottom w:val="none" w:sz="0" w:space="0" w:color="auto"/>
            <w:right w:val="none" w:sz="0" w:space="0" w:color="auto"/>
          </w:divBdr>
        </w:div>
        <w:div w:id="2102985849">
          <w:marLeft w:val="480"/>
          <w:marRight w:val="0"/>
          <w:marTop w:val="0"/>
          <w:marBottom w:val="0"/>
          <w:divBdr>
            <w:top w:val="none" w:sz="0" w:space="0" w:color="auto"/>
            <w:left w:val="none" w:sz="0" w:space="0" w:color="auto"/>
            <w:bottom w:val="none" w:sz="0" w:space="0" w:color="auto"/>
            <w:right w:val="none" w:sz="0" w:space="0" w:color="auto"/>
          </w:divBdr>
        </w:div>
        <w:div w:id="776371938">
          <w:marLeft w:val="480"/>
          <w:marRight w:val="0"/>
          <w:marTop w:val="0"/>
          <w:marBottom w:val="0"/>
          <w:divBdr>
            <w:top w:val="none" w:sz="0" w:space="0" w:color="auto"/>
            <w:left w:val="none" w:sz="0" w:space="0" w:color="auto"/>
            <w:bottom w:val="none" w:sz="0" w:space="0" w:color="auto"/>
            <w:right w:val="none" w:sz="0" w:space="0" w:color="auto"/>
          </w:divBdr>
        </w:div>
        <w:div w:id="1466122086">
          <w:marLeft w:val="480"/>
          <w:marRight w:val="0"/>
          <w:marTop w:val="0"/>
          <w:marBottom w:val="0"/>
          <w:divBdr>
            <w:top w:val="none" w:sz="0" w:space="0" w:color="auto"/>
            <w:left w:val="none" w:sz="0" w:space="0" w:color="auto"/>
            <w:bottom w:val="none" w:sz="0" w:space="0" w:color="auto"/>
            <w:right w:val="none" w:sz="0" w:space="0" w:color="auto"/>
          </w:divBdr>
        </w:div>
        <w:div w:id="1177770527">
          <w:marLeft w:val="480"/>
          <w:marRight w:val="0"/>
          <w:marTop w:val="0"/>
          <w:marBottom w:val="0"/>
          <w:divBdr>
            <w:top w:val="none" w:sz="0" w:space="0" w:color="auto"/>
            <w:left w:val="none" w:sz="0" w:space="0" w:color="auto"/>
            <w:bottom w:val="none" w:sz="0" w:space="0" w:color="auto"/>
            <w:right w:val="none" w:sz="0" w:space="0" w:color="auto"/>
          </w:divBdr>
        </w:div>
        <w:div w:id="1862933780">
          <w:marLeft w:val="480"/>
          <w:marRight w:val="0"/>
          <w:marTop w:val="0"/>
          <w:marBottom w:val="0"/>
          <w:divBdr>
            <w:top w:val="none" w:sz="0" w:space="0" w:color="auto"/>
            <w:left w:val="none" w:sz="0" w:space="0" w:color="auto"/>
            <w:bottom w:val="none" w:sz="0" w:space="0" w:color="auto"/>
            <w:right w:val="none" w:sz="0" w:space="0" w:color="auto"/>
          </w:divBdr>
        </w:div>
        <w:div w:id="264076596">
          <w:marLeft w:val="480"/>
          <w:marRight w:val="0"/>
          <w:marTop w:val="0"/>
          <w:marBottom w:val="0"/>
          <w:divBdr>
            <w:top w:val="none" w:sz="0" w:space="0" w:color="auto"/>
            <w:left w:val="none" w:sz="0" w:space="0" w:color="auto"/>
            <w:bottom w:val="none" w:sz="0" w:space="0" w:color="auto"/>
            <w:right w:val="none" w:sz="0" w:space="0" w:color="auto"/>
          </w:divBdr>
        </w:div>
        <w:div w:id="1497770844">
          <w:marLeft w:val="480"/>
          <w:marRight w:val="0"/>
          <w:marTop w:val="0"/>
          <w:marBottom w:val="0"/>
          <w:divBdr>
            <w:top w:val="none" w:sz="0" w:space="0" w:color="auto"/>
            <w:left w:val="none" w:sz="0" w:space="0" w:color="auto"/>
            <w:bottom w:val="none" w:sz="0" w:space="0" w:color="auto"/>
            <w:right w:val="none" w:sz="0" w:space="0" w:color="auto"/>
          </w:divBdr>
        </w:div>
        <w:div w:id="1929998210">
          <w:marLeft w:val="480"/>
          <w:marRight w:val="0"/>
          <w:marTop w:val="0"/>
          <w:marBottom w:val="0"/>
          <w:divBdr>
            <w:top w:val="none" w:sz="0" w:space="0" w:color="auto"/>
            <w:left w:val="none" w:sz="0" w:space="0" w:color="auto"/>
            <w:bottom w:val="none" w:sz="0" w:space="0" w:color="auto"/>
            <w:right w:val="none" w:sz="0" w:space="0" w:color="auto"/>
          </w:divBdr>
        </w:div>
        <w:div w:id="2009559484">
          <w:marLeft w:val="480"/>
          <w:marRight w:val="0"/>
          <w:marTop w:val="0"/>
          <w:marBottom w:val="0"/>
          <w:divBdr>
            <w:top w:val="none" w:sz="0" w:space="0" w:color="auto"/>
            <w:left w:val="none" w:sz="0" w:space="0" w:color="auto"/>
            <w:bottom w:val="none" w:sz="0" w:space="0" w:color="auto"/>
            <w:right w:val="none" w:sz="0" w:space="0" w:color="auto"/>
          </w:divBdr>
        </w:div>
        <w:div w:id="1522283979">
          <w:marLeft w:val="480"/>
          <w:marRight w:val="0"/>
          <w:marTop w:val="0"/>
          <w:marBottom w:val="0"/>
          <w:divBdr>
            <w:top w:val="none" w:sz="0" w:space="0" w:color="auto"/>
            <w:left w:val="none" w:sz="0" w:space="0" w:color="auto"/>
            <w:bottom w:val="none" w:sz="0" w:space="0" w:color="auto"/>
            <w:right w:val="none" w:sz="0" w:space="0" w:color="auto"/>
          </w:divBdr>
        </w:div>
        <w:div w:id="973684017">
          <w:marLeft w:val="480"/>
          <w:marRight w:val="0"/>
          <w:marTop w:val="0"/>
          <w:marBottom w:val="0"/>
          <w:divBdr>
            <w:top w:val="none" w:sz="0" w:space="0" w:color="auto"/>
            <w:left w:val="none" w:sz="0" w:space="0" w:color="auto"/>
            <w:bottom w:val="none" w:sz="0" w:space="0" w:color="auto"/>
            <w:right w:val="none" w:sz="0" w:space="0" w:color="auto"/>
          </w:divBdr>
        </w:div>
        <w:div w:id="274606687">
          <w:marLeft w:val="480"/>
          <w:marRight w:val="0"/>
          <w:marTop w:val="0"/>
          <w:marBottom w:val="0"/>
          <w:divBdr>
            <w:top w:val="none" w:sz="0" w:space="0" w:color="auto"/>
            <w:left w:val="none" w:sz="0" w:space="0" w:color="auto"/>
            <w:bottom w:val="none" w:sz="0" w:space="0" w:color="auto"/>
            <w:right w:val="none" w:sz="0" w:space="0" w:color="auto"/>
          </w:divBdr>
        </w:div>
        <w:div w:id="307710310">
          <w:marLeft w:val="480"/>
          <w:marRight w:val="0"/>
          <w:marTop w:val="0"/>
          <w:marBottom w:val="0"/>
          <w:divBdr>
            <w:top w:val="none" w:sz="0" w:space="0" w:color="auto"/>
            <w:left w:val="none" w:sz="0" w:space="0" w:color="auto"/>
            <w:bottom w:val="none" w:sz="0" w:space="0" w:color="auto"/>
            <w:right w:val="none" w:sz="0" w:space="0" w:color="auto"/>
          </w:divBdr>
        </w:div>
        <w:div w:id="1859855217">
          <w:marLeft w:val="480"/>
          <w:marRight w:val="0"/>
          <w:marTop w:val="0"/>
          <w:marBottom w:val="0"/>
          <w:divBdr>
            <w:top w:val="none" w:sz="0" w:space="0" w:color="auto"/>
            <w:left w:val="none" w:sz="0" w:space="0" w:color="auto"/>
            <w:bottom w:val="none" w:sz="0" w:space="0" w:color="auto"/>
            <w:right w:val="none" w:sz="0" w:space="0" w:color="auto"/>
          </w:divBdr>
        </w:div>
        <w:div w:id="1192498500">
          <w:marLeft w:val="480"/>
          <w:marRight w:val="0"/>
          <w:marTop w:val="0"/>
          <w:marBottom w:val="0"/>
          <w:divBdr>
            <w:top w:val="none" w:sz="0" w:space="0" w:color="auto"/>
            <w:left w:val="none" w:sz="0" w:space="0" w:color="auto"/>
            <w:bottom w:val="none" w:sz="0" w:space="0" w:color="auto"/>
            <w:right w:val="none" w:sz="0" w:space="0" w:color="auto"/>
          </w:divBdr>
        </w:div>
        <w:div w:id="1459494412">
          <w:marLeft w:val="480"/>
          <w:marRight w:val="0"/>
          <w:marTop w:val="0"/>
          <w:marBottom w:val="0"/>
          <w:divBdr>
            <w:top w:val="none" w:sz="0" w:space="0" w:color="auto"/>
            <w:left w:val="none" w:sz="0" w:space="0" w:color="auto"/>
            <w:bottom w:val="none" w:sz="0" w:space="0" w:color="auto"/>
            <w:right w:val="none" w:sz="0" w:space="0" w:color="auto"/>
          </w:divBdr>
        </w:div>
        <w:div w:id="822938346">
          <w:marLeft w:val="480"/>
          <w:marRight w:val="0"/>
          <w:marTop w:val="0"/>
          <w:marBottom w:val="0"/>
          <w:divBdr>
            <w:top w:val="none" w:sz="0" w:space="0" w:color="auto"/>
            <w:left w:val="none" w:sz="0" w:space="0" w:color="auto"/>
            <w:bottom w:val="none" w:sz="0" w:space="0" w:color="auto"/>
            <w:right w:val="none" w:sz="0" w:space="0" w:color="auto"/>
          </w:divBdr>
        </w:div>
        <w:div w:id="938223187">
          <w:marLeft w:val="480"/>
          <w:marRight w:val="0"/>
          <w:marTop w:val="0"/>
          <w:marBottom w:val="0"/>
          <w:divBdr>
            <w:top w:val="none" w:sz="0" w:space="0" w:color="auto"/>
            <w:left w:val="none" w:sz="0" w:space="0" w:color="auto"/>
            <w:bottom w:val="none" w:sz="0" w:space="0" w:color="auto"/>
            <w:right w:val="none" w:sz="0" w:space="0" w:color="auto"/>
          </w:divBdr>
        </w:div>
        <w:div w:id="1209877757">
          <w:marLeft w:val="480"/>
          <w:marRight w:val="0"/>
          <w:marTop w:val="0"/>
          <w:marBottom w:val="0"/>
          <w:divBdr>
            <w:top w:val="none" w:sz="0" w:space="0" w:color="auto"/>
            <w:left w:val="none" w:sz="0" w:space="0" w:color="auto"/>
            <w:bottom w:val="none" w:sz="0" w:space="0" w:color="auto"/>
            <w:right w:val="none" w:sz="0" w:space="0" w:color="auto"/>
          </w:divBdr>
        </w:div>
        <w:div w:id="781650452">
          <w:marLeft w:val="480"/>
          <w:marRight w:val="0"/>
          <w:marTop w:val="0"/>
          <w:marBottom w:val="0"/>
          <w:divBdr>
            <w:top w:val="none" w:sz="0" w:space="0" w:color="auto"/>
            <w:left w:val="none" w:sz="0" w:space="0" w:color="auto"/>
            <w:bottom w:val="none" w:sz="0" w:space="0" w:color="auto"/>
            <w:right w:val="none" w:sz="0" w:space="0" w:color="auto"/>
          </w:divBdr>
        </w:div>
        <w:div w:id="717782698">
          <w:marLeft w:val="480"/>
          <w:marRight w:val="0"/>
          <w:marTop w:val="0"/>
          <w:marBottom w:val="0"/>
          <w:divBdr>
            <w:top w:val="none" w:sz="0" w:space="0" w:color="auto"/>
            <w:left w:val="none" w:sz="0" w:space="0" w:color="auto"/>
            <w:bottom w:val="none" w:sz="0" w:space="0" w:color="auto"/>
            <w:right w:val="none" w:sz="0" w:space="0" w:color="auto"/>
          </w:divBdr>
        </w:div>
        <w:div w:id="1531917983">
          <w:marLeft w:val="480"/>
          <w:marRight w:val="0"/>
          <w:marTop w:val="0"/>
          <w:marBottom w:val="0"/>
          <w:divBdr>
            <w:top w:val="none" w:sz="0" w:space="0" w:color="auto"/>
            <w:left w:val="none" w:sz="0" w:space="0" w:color="auto"/>
            <w:bottom w:val="none" w:sz="0" w:space="0" w:color="auto"/>
            <w:right w:val="none" w:sz="0" w:space="0" w:color="auto"/>
          </w:divBdr>
        </w:div>
        <w:div w:id="383600884">
          <w:marLeft w:val="480"/>
          <w:marRight w:val="0"/>
          <w:marTop w:val="0"/>
          <w:marBottom w:val="0"/>
          <w:divBdr>
            <w:top w:val="none" w:sz="0" w:space="0" w:color="auto"/>
            <w:left w:val="none" w:sz="0" w:space="0" w:color="auto"/>
            <w:bottom w:val="none" w:sz="0" w:space="0" w:color="auto"/>
            <w:right w:val="none" w:sz="0" w:space="0" w:color="auto"/>
          </w:divBdr>
        </w:div>
        <w:div w:id="1377923499">
          <w:marLeft w:val="480"/>
          <w:marRight w:val="0"/>
          <w:marTop w:val="0"/>
          <w:marBottom w:val="0"/>
          <w:divBdr>
            <w:top w:val="none" w:sz="0" w:space="0" w:color="auto"/>
            <w:left w:val="none" w:sz="0" w:space="0" w:color="auto"/>
            <w:bottom w:val="none" w:sz="0" w:space="0" w:color="auto"/>
            <w:right w:val="none" w:sz="0" w:space="0" w:color="auto"/>
          </w:divBdr>
        </w:div>
        <w:div w:id="1653485340">
          <w:marLeft w:val="480"/>
          <w:marRight w:val="0"/>
          <w:marTop w:val="0"/>
          <w:marBottom w:val="0"/>
          <w:divBdr>
            <w:top w:val="none" w:sz="0" w:space="0" w:color="auto"/>
            <w:left w:val="none" w:sz="0" w:space="0" w:color="auto"/>
            <w:bottom w:val="none" w:sz="0" w:space="0" w:color="auto"/>
            <w:right w:val="none" w:sz="0" w:space="0" w:color="auto"/>
          </w:divBdr>
        </w:div>
        <w:div w:id="1353844414">
          <w:marLeft w:val="480"/>
          <w:marRight w:val="0"/>
          <w:marTop w:val="0"/>
          <w:marBottom w:val="0"/>
          <w:divBdr>
            <w:top w:val="none" w:sz="0" w:space="0" w:color="auto"/>
            <w:left w:val="none" w:sz="0" w:space="0" w:color="auto"/>
            <w:bottom w:val="none" w:sz="0" w:space="0" w:color="auto"/>
            <w:right w:val="none" w:sz="0" w:space="0" w:color="auto"/>
          </w:divBdr>
        </w:div>
        <w:div w:id="756824899">
          <w:marLeft w:val="480"/>
          <w:marRight w:val="0"/>
          <w:marTop w:val="0"/>
          <w:marBottom w:val="0"/>
          <w:divBdr>
            <w:top w:val="none" w:sz="0" w:space="0" w:color="auto"/>
            <w:left w:val="none" w:sz="0" w:space="0" w:color="auto"/>
            <w:bottom w:val="none" w:sz="0" w:space="0" w:color="auto"/>
            <w:right w:val="none" w:sz="0" w:space="0" w:color="auto"/>
          </w:divBdr>
        </w:div>
        <w:div w:id="315184708">
          <w:marLeft w:val="480"/>
          <w:marRight w:val="0"/>
          <w:marTop w:val="0"/>
          <w:marBottom w:val="0"/>
          <w:divBdr>
            <w:top w:val="none" w:sz="0" w:space="0" w:color="auto"/>
            <w:left w:val="none" w:sz="0" w:space="0" w:color="auto"/>
            <w:bottom w:val="none" w:sz="0" w:space="0" w:color="auto"/>
            <w:right w:val="none" w:sz="0" w:space="0" w:color="auto"/>
          </w:divBdr>
        </w:div>
        <w:div w:id="37055817">
          <w:marLeft w:val="480"/>
          <w:marRight w:val="0"/>
          <w:marTop w:val="0"/>
          <w:marBottom w:val="0"/>
          <w:divBdr>
            <w:top w:val="none" w:sz="0" w:space="0" w:color="auto"/>
            <w:left w:val="none" w:sz="0" w:space="0" w:color="auto"/>
            <w:bottom w:val="none" w:sz="0" w:space="0" w:color="auto"/>
            <w:right w:val="none" w:sz="0" w:space="0" w:color="auto"/>
          </w:divBdr>
        </w:div>
        <w:div w:id="521552657">
          <w:marLeft w:val="480"/>
          <w:marRight w:val="0"/>
          <w:marTop w:val="0"/>
          <w:marBottom w:val="0"/>
          <w:divBdr>
            <w:top w:val="none" w:sz="0" w:space="0" w:color="auto"/>
            <w:left w:val="none" w:sz="0" w:space="0" w:color="auto"/>
            <w:bottom w:val="none" w:sz="0" w:space="0" w:color="auto"/>
            <w:right w:val="none" w:sz="0" w:space="0" w:color="auto"/>
          </w:divBdr>
        </w:div>
        <w:div w:id="2117407008">
          <w:marLeft w:val="480"/>
          <w:marRight w:val="0"/>
          <w:marTop w:val="0"/>
          <w:marBottom w:val="0"/>
          <w:divBdr>
            <w:top w:val="none" w:sz="0" w:space="0" w:color="auto"/>
            <w:left w:val="none" w:sz="0" w:space="0" w:color="auto"/>
            <w:bottom w:val="none" w:sz="0" w:space="0" w:color="auto"/>
            <w:right w:val="none" w:sz="0" w:space="0" w:color="auto"/>
          </w:divBdr>
        </w:div>
        <w:div w:id="195898851">
          <w:marLeft w:val="480"/>
          <w:marRight w:val="0"/>
          <w:marTop w:val="0"/>
          <w:marBottom w:val="0"/>
          <w:divBdr>
            <w:top w:val="none" w:sz="0" w:space="0" w:color="auto"/>
            <w:left w:val="none" w:sz="0" w:space="0" w:color="auto"/>
            <w:bottom w:val="none" w:sz="0" w:space="0" w:color="auto"/>
            <w:right w:val="none" w:sz="0" w:space="0" w:color="auto"/>
          </w:divBdr>
        </w:div>
        <w:div w:id="1826973099">
          <w:marLeft w:val="480"/>
          <w:marRight w:val="0"/>
          <w:marTop w:val="0"/>
          <w:marBottom w:val="0"/>
          <w:divBdr>
            <w:top w:val="none" w:sz="0" w:space="0" w:color="auto"/>
            <w:left w:val="none" w:sz="0" w:space="0" w:color="auto"/>
            <w:bottom w:val="none" w:sz="0" w:space="0" w:color="auto"/>
            <w:right w:val="none" w:sz="0" w:space="0" w:color="auto"/>
          </w:divBdr>
        </w:div>
        <w:div w:id="2094862474">
          <w:marLeft w:val="480"/>
          <w:marRight w:val="0"/>
          <w:marTop w:val="0"/>
          <w:marBottom w:val="0"/>
          <w:divBdr>
            <w:top w:val="none" w:sz="0" w:space="0" w:color="auto"/>
            <w:left w:val="none" w:sz="0" w:space="0" w:color="auto"/>
            <w:bottom w:val="none" w:sz="0" w:space="0" w:color="auto"/>
            <w:right w:val="none" w:sz="0" w:space="0" w:color="auto"/>
          </w:divBdr>
        </w:div>
        <w:div w:id="133838294">
          <w:marLeft w:val="480"/>
          <w:marRight w:val="0"/>
          <w:marTop w:val="0"/>
          <w:marBottom w:val="0"/>
          <w:divBdr>
            <w:top w:val="none" w:sz="0" w:space="0" w:color="auto"/>
            <w:left w:val="none" w:sz="0" w:space="0" w:color="auto"/>
            <w:bottom w:val="none" w:sz="0" w:space="0" w:color="auto"/>
            <w:right w:val="none" w:sz="0" w:space="0" w:color="auto"/>
          </w:divBdr>
        </w:div>
        <w:div w:id="1519584521">
          <w:marLeft w:val="480"/>
          <w:marRight w:val="0"/>
          <w:marTop w:val="0"/>
          <w:marBottom w:val="0"/>
          <w:divBdr>
            <w:top w:val="none" w:sz="0" w:space="0" w:color="auto"/>
            <w:left w:val="none" w:sz="0" w:space="0" w:color="auto"/>
            <w:bottom w:val="none" w:sz="0" w:space="0" w:color="auto"/>
            <w:right w:val="none" w:sz="0" w:space="0" w:color="auto"/>
          </w:divBdr>
        </w:div>
      </w:divsChild>
    </w:div>
    <w:div w:id="568148623">
      <w:bodyDiv w:val="1"/>
      <w:marLeft w:val="0"/>
      <w:marRight w:val="0"/>
      <w:marTop w:val="0"/>
      <w:marBottom w:val="0"/>
      <w:divBdr>
        <w:top w:val="none" w:sz="0" w:space="0" w:color="auto"/>
        <w:left w:val="none" w:sz="0" w:space="0" w:color="auto"/>
        <w:bottom w:val="none" w:sz="0" w:space="0" w:color="auto"/>
        <w:right w:val="none" w:sz="0" w:space="0" w:color="auto"/>
      </w:divBdr>
      <w:divsChild>
        <w:div w:id="42948082">
          <w:marLeft w:val="480"/>
          <w:marRight w:val="0"/>
          <w:marTop w:val="0"/>
          <w:marBottom w:val="0"/>
          <w:divBdr>
            <w:top w:val="none" w:sz="0" w:space="0" w:color="auto"/>
            <w:left w:val="none" w:sz="0" w:space="0" w:color="auto"/>
            <w:bottom w:val="none" w:sz="0" w:space="0" w:color="auto"/>
            <w:right w:val="none" w:sz="0" w:space="0" w:color="auto"/>
          </w:divBdr>
        </w:div>
        <w:div w:id="84039707">
          <w:marLeft w:val="480"/>
          <w:marRight w:val="0"/>
          <w:marTop w:val="0"/>
          <w:marBottom w:val="0"/>
          <w:divBdr>
            <w:top w:val="none" w:sz="0" w:space="0" w:color="auto"/>
            <w:left w:val="none" w:sz="0" w:space="0" w:color="auto"/>
            <w:bottom w:val="none" w:sz="0" w:space="0" w:color="auto"/>
            <w:right w:val="none" w:sz="0" w:space="0" w:color="auto"/>
          </w:divBdr>
        </w:div>
        <w:div w:id="94521873">
          <w:marLeft w:val="480"/>
          <w:marRight w:val="0"/>
          <w:marTop w:val="0"/>
          <w:marBottom w:val="0"/>
          <w:divBdr>
            <w:top w:val="none" w:sz="0" w:space="0" w:color="auto"/>
            <w:left w:val="none" w:sz="0" w:space="0" w:color="auto"/>
            <w:bottom w:val="none" w:sz="0" w:space="0" w:color="auto"/>
            <w:right w:val="none" w:sz="0" w:space="0" w:color="auto"/>
          </w:divBdr>
        </w:div>
        <w:div w:id="111092042">
          <w:marLeft w:val="480"/>
          <w:marRight w:val="0"/>
          <w:marTop w:val="0"/>
          <w:marBottom w:val="0"/>
          <w:divBdr>
            <w:top w:val="none" w:sz="0" w:space="0" w:color="auto"/>
            <w:left w:val="none" w:sz="0" w:space="0" w:color="auto"/>
            <w:bottom w:val="none" w:sz="0" w:space="0" w:color="auto"/>
            <w:right w:val="none" w:sz="0" w:space="0" w:color="auto"/>
          </w:divBdr>
        </w:div>
        <w:div w:id="186874443">
          <w:marLeft w:val="480"/>
          <w:marRight w:val="0"/>
          <w:marTop w:val="0"/>
          <w:marBottom w:val="0"/>
          <w:divBdr>
            <w:top w:val="none" w:sz="0" w:space="0" w:color="auto"/>
            <w:left w:val="none" w:sz="0" w:space="0" w:color="auto"/>
            <w:bottom w:val="none" w:sz="0" w:space="0" w:color="auto"/>
            <w:right w:val="none" w:sz="0" w:space="0" w:color="auto"/>
          </w:divBdr>
        </w:div>
        <w:div w:id="192302548">
          <w:marLeft w:val="480"/>
          <w:marRight w:val="0"/>
          <w:marTop w:val="0"/>
          <w:marBottom w:val="0"/>
          <w:divBdr>
            <w:top w:val="none" w:sz="0" w:space="0" w:color="auto"/>
            <w:left w:val="none" w:sz="0" w:space="0" w:color="auto"/>
            <w:bottom w:val="none" w:sz="0" w:space="0" w:color="auto"/>
            <w:right w:val="none" w:sz="0" w:space="0" w:color="auto"/>
          </w:divBdr>
        </w:div>
        <w:div w:id="208998324">
          <w:marLeft w:val="480"/>
          <w:marRight w:val="0"/>
          <w:marTop w:val="0"/>
          <w:marBottom w:val="0"/>
          <w:divBdr>
            <w:top w:val="none" w:sz="0" w:space="0" w:color="auto"/>
            <w:left w:val="none" w:sz="0" w:space="0" w:color="auto"/>
            <w:bottom w:val="none" w:sz="0" w:space="0" w:color="auto"/>
            <w:right w:val="none" w:sz="0" w:space="0" w:color="auto"/>
          </w:divBdr>
        </w:div>
        <w:div w:id="230702721">
          <w:marLeft w:val="480"/>
          <w:marRight w:val="0"/>
          <w:marTop w:val="0"/>
          <w:marBottom w:val="0"/>
          <w:divBdr>
            <w:top w:val="none" w:sz="0" w:space="0" w:color="auto"/>
            <w:left w:val="none" w:sz="0" w:space="0" w:color="auto"/>
            <w:bottom w:val="none" w:sz="0" w:space="0" w:color="auto"/>
            <w:right w:val="none" w:sz="0" w:space="0" w:color="auto"/>
          </w:divBdr>
        </w:div>
        <w:div w:id="238563953">
          <w:marLeft w:val="480"/>
          <w:marRight w:val="0"/>
          <w:marTop w:val="0"/>
          <w:marBottom w:val="0"/>
          <w:divBdr>
            <w:top w:val="none" w:sz="0" w:space="0" w:color="auto"/>
            <w:left w:val="none" w:sz="0" w:space="0" w:color="auto"/>
            <w:bottom w:val="none" w:sz="0" w:space="0" w:color="auto"/>
            <w:right w:val="none" w:sz="0" w:space="0" w:color="auto"/>
          </w:divBdr>
        </w:div>
        <w:div w:id="254556031">
          <w:marLeft w:val="480"/>
          <w:marRight w:val="0"/>
          <w:marTop w:val="0"/>
          <w:marBottom w:val="0"/>
          <w:divBdr>
            <w:top w:val="none" w:sz="0" w:space="0" w:color="auto"/>
            <w:left w:val="none" w:sz="0" w:space="0" w:color="auto"/>
            <w:bottom w:val="none" w:sz="0" w:space="0" w:color="auto"/>
            <w:right w:val="none" w:sz="0" w:space="0" w:color="auto"/>
          </w:divBdr>
        </w:div>
        <w:div w:id="281346470">
          <w:marLeft w:val="480"/>
          <w:marRight w:val="0"/>
          <w:marTop w:val="0"/>
          <w:marBottom w:val="0"/>
          <w:divBdr>
            <w:top w:val="none" w:sz="0" w:space="0" w:color="auto"/>
            <w:left w:val="none" w:sz="0" w:space="0" w:color="auto"/>
            <w:bottom w:val="none" w:sz="0" w:space="0" w:color="auto"/>
            <w:right w:val="none" w:sz="0" w:space="0" w:color="auto"/>
          </w:divBdr>
        </w:div>
        <w:div w:id="364066225">
          <w:marLeft w:val="480"/>
          <w:marRight w:val="0"/>
          <w:marTop w:val="0"/>
          <w:marBottom w:val="0"/>
          <w:divBdr>
            <w:top w:val="none" w:sz="0" w:space="0" w:color="auto"/>
            <w:left w:val="none" w:sz="0" w:space="0" w:color="auto"/>
            <w:bottom w:val="none" w:sz="0" w:space="0" w:color="auto"/>
            <w:right w:val="none" w:sz="0" w:space="0" w:color="auto"/>
          </w:divBdr>
        </w:div>
        <w:div w:id="427850414">
          <w:marLeft w:val="480"/>
          <w:marRight w:val="0"/>
          <w:marTop w:val="0"/>
          <w:marBottom w:val="0"/>
          <w:divBdr>
            <w:top w:val="none" w:sz="0" w:space="0" w:color="auto"/>
            <w:left w:val="none" w:sz="0" w:space="0" w:color="auto"/>
            <w:bottom w:val="none" w:sz="0" w:space="0" w:color="auto"/>
            <w:right w:val="none" w:sz="0" w:space="0" w:color="auto"/>
          </w:divBdr>
        </w:div>
        <w:div w:id="429200265">
          <w:marLeft w:val="480"/>
          <w:marRight w:val="0"/>
          <w:marTop w:val="0"/>
          <w:marBottom w:val="0"/>
          <w:divBdr>
            <w:top w:val="none" w:sz="0" w:space="0" w:color="auto"/>
            <w:left w:val="none" w:sz="0" w:space="0" w:color="auto"/>
            <w:bottom w:val="none" w:sz="0" w:space="0" w:color="auto"/>
            <w:right w:val="none" w:sz="0" w:space="0" w:color="auto"/>
          </w:divBdr>
        </w:div>
        <w:div w:id="526338340">
          <w:marLeft w:val="480"/>
          <w:marRight w:val="0"/>
          <w:marTop w:val="0"/>
          <w:marBottom w:val="0"/>
          <w:divBdr>
            <w:top w:val="none" w:sz="0" w:space="0" w:color="auto"/>
            <w:left w:val="none" w:sz="0" w:space="0" w:color="auto"/>
            <w:bottom w:val="none" w:sz="0" w:space="0" w:color="auto"/>
            <w:right w:val="none" w:sz="0" w:space="0" w:color="auto"/>
          </w:divBdr>
        </w:div>
        <w:div w:id="533159534">
          <w:marLeft w:val="480"/>
          <w:marRight w:val="0"/>
          <w:marTop w:val="0"/>
          <w:marBottom w:val="0"/>
          <w:divBdr>
            <w:top w:val="none" w:sz="0" w:space="0" w:color="auto"/>
            <w:left w:val="none" w:sz="0" w:space="0" w:color="auto"/>
            <w:bottom w:val="none" w:sz="0" w:space="0" w:color="auto"/>
            <w:right w:val="none" w:sz="0" w:space="0" w:color="auto"/>
          </w:divBdr>
        </w:div>
        <w:div w:id="584612724">
          <w:marLeft w:val="480"/>
          <w:marRight w:val="0"/>
          <w:marTop w:val="0"/>
          <w:marBottom w:val="0"/>
          <w:divBdr>
            <w:top w:val="none" w:sz="0" w:space="0" w:color="auto"/>
            <w:left w:val="none" w:sz="0" w:space="0" w:color="auto"/>
            <w:bottom w:val="none" w:sz="0" w:space="0" w:color="auto"/>
            <w:right w:val="none" w:sz="0" w:space="0" w:color="auto"/>
          </w:divBdr>
        </w:div>
        <w:div w:id="708995129">
          <w:marLeft w:val="480"/>
          <w:marRight w:val="0"/>
          <w:marTop w:val="0"/>
          <w:marBottom w:val="0"/>
          <w:divBdr>
            <w:top w:val="none" w:sz="0" w:space="0" w:color="auto"/>
            <w:left w:val="none" w:sz="0" w:space="0" w:color="auto"/>
            <w:bottom w:val="none" w:sz="0" w:space="0" w:color="auto"/>
            <w:right w:val="none" w:sz="0" w:space="0" w:color="auto"/>
          </w:divBdr>
        </w:div>
        <w:div w:id="739257461">
          <w:marLeft w:val="480"/>
          <w:marRight w:val="0"/>
          <w:marTop w:val="0"/>
          <w:marBottom w:val="0"/>
          <w:divBdr>
            <w:top w:val="none" w:sz="0" w:space="0" w:color="auto"/>
            <w:left w:val="none" w:sz="0" w:space="0" w:color="auto"/>
            <w:bottom w:val="none" w:sz="0" w:space="0" w:color="auto"/>
            <w:right w:val="none" w:sz="0" w:space="0" w:color="auto"/>
          </w:divBdr>
        </w:div>
        <w:div w:id="779491512">
          <w:marLeft w:val="480"/>
          <w:marRight w:val="0"/>
          <w:marTop w:val="0"/>
          <w:marBottom w:val="0"/>
          <w:divBdr>
            <w:top w:val="none" w:sz="0" w:space="0" w:color="auto"/>
            <w:left w:val="none" w:sz="0" w:space="0" w:color="auto"/>
            <w:bottom w:val="none" w:sz="0" w:space="0" w:color="auto"/>
            <w:right w:val="none" w:sz="0" w:space="0" w:color="auto"/>
          </w:divBdr>
        </w:div>
        <w:div w:id="786582207">
          <w:marLeft w:val="480"/>
          <w:marRight w:val="0"/>
          <w:marTop w:val="0"/>
          <w:marBottom w:val="0"/>
          <w:divBdr>
            <w:top w:val="none" w:sz="0" w:space="0" w:color="auto"/>
            <w:left w:val="none" w:sz="0" w:space="0" w:color="auto"/>
            <w:bottom w:val="none" w:sz="0" w:space="0" w:color="auto"/>
            <w:right w:val="none" w:sz="0" w:space="0" w:color="auto"/>
          </w:divBdr>
        </w:div>
        <w:div w:id="825779210">
          <w:marLeft w:val="480"/>
          <w:marRight w:val="0"/>
          <w:marTop w:val="0"/>
          <w:marBottom w:val="0"/>
          <w:divBdr>
            <w:top w:val="none" w:sz="0" w:space="0" w:color="auto"/>
            <w:left w:val="none" w:sz="0" w:space="0" w:color="auto"/>
            <w:bottom w:val="none" w:sz="0" w:space="0" w:color="auto"/>
            <w:right w:val="none" w:sz="0" w:space="0" w:color="auto"/>
          </w:divBdr>
        </w:div>
        <w:div w:id="854730869">
          <w:marLeft w:val="480"/>
          <w:marRight w:val="0"/>
          <w:marTop w:val="0"/>
          <w:marBottom w:val="0"/>
          <w:divBdr>
            <w:top w:val="none" w:sz="0" w:space="0" w:color="auto"/>
            <w:left w:val="none" w:sz="0" w:space="0" w:color="auto"/>
            <w:bottom w:val="none" w:sz="0" w:space="0" w:color="auto"/>
            <w:right w:val="none" w:sz="0" w:space="0" w:color="auto"/>
          </w:divBdr>
        </w:div>
        <w:div w:id="902526672">
          <w:marLeft w:val="480"/>
          <w:marRight w:val="0"/>
          <w:marTop w:val="0"/>
          <w:marBottom w:val="0"/>
          <w:divBdr>
            <w:top w:val="none" w:sz="0" w:space="0" w:color="auto"/>
            <w:left w:val="none" w:sz="0" w:space="0" w:color="auto"/>
            <w:bottom w:val="none" w:sz="0" w:space="0" w:color="auto"/>
            <w:right w:val="none" w:sz="0" w:space="0" w:color="auto"/>
          </w:divBdr>
        </w:div>
        <w:div w:id="920599560">
          <w:marLeft w:val="480"/>
          <w:marRight w:val="0"/>
          <w:marTop w:val="0"/>
          <w:marBottom w:val="0"/>
          <w:divBdr>
            <w:top w:val="none" w:sz="0" w:space="0" w:color="auto"/>
            <w:left w:val="none" w:sz="0" w:space="0" w:color="auto"/>
            <w:bottom w:val="none" w:sz="0" w:space="0" w:color="auto"/>
            <w:right w:val="none" w:sz="0" w:space="0" w:color="auto"/>
          </w:divBdr>
        </w:div>
        <w:div w:id="922909808">
          <w:marLeft w:val="480"/>
          <w:marRight w:val="0"/>
          <w:marTop w:val="0"/>
          <w:marBottom w:val="0"/>
          <w:divBdr>
            <w:top w:val="none" w:sz="0" w:space="0" w:color="auto"/>
            <w:left w:val="none" w:sz="0" w:space="0" w:color="auto"/>
            <w:bottom w:val="none" w:sz="0" w:space="0" w:color="auto"/>
            <w:right w:val="none" w:sz="0" w:space="0" w:color="auto"/>
          </w:divBdr>
        </w:div>
        <w:div w:id="1045375980">
          <w:marLeft w:val="480"/>
          <w:marRight w:val="0"/>
          <w:marTop w:val="0"/>
          <w:marBottom w:val="0"/>
          <w:divBdr>
            <w:top w:val="none" w:sz="0" w:space="0" w:color="auto"/>
            <w:left w:val="none" w:sz="0" w:space="0" w:color="auto"/>
            <w:bottom w:val="none" w:sz="0" w:space="0" w:color="auto"/>
            <w:right w:val="none" w:sz="0" w:space="0" w:color="auto"/>
          </w:divBdr>
        </w:div>
        <w:div w:id="1050886653">
          <w:marLeft w:val="480"/>
          <w:marRight w:val="0"/>
          <w:marTop w:val="0"/>
          <w:marBottom w:val="0"/>
          <w:divBdr>
            <w:top w:val="none" w:sz="0" w:space="0" w:color="auto"/>
            <w:left w:val="none" w:sz="0" w:space="0" w:color="auto"/>
            <w:bottom w:val="none" w:sz="0" w:space="0" w:color="auto"/>
            <w:right w:val="none" w:sz="0" w:space="0" w:color="auto"/>
          </w:divBdr>
        </w:div>
        <w:div w:id="1184437853">
          <w:marLeft w:val="480"/>
          <w:marRight w:val="0"/>
          <w:marTop w:val="0"/>
          <w:marBottom w:val="0"/>
          <w:divBdr>
            <w:top w:val="none" w:sz="0" w:space="0" w:color="auto"/>
            <w:left w:val="none" w:sz="0" w:space="0" w:color="auto"/>
            <w:bottom w:val="none" w:sz="0" w:space="0" w:color="auto"/>
            <w:right w:val="none" w:sz="0" w:space="0" w:color="auto"/>
          </w:divBdr>
        </w:div>
        <w:div w:id="1201939237">
          <w:marLeft w:val="480"/>
          <w:marRight w:val="0"/>
          <w:marTop w:val="0"/>
          <w:marBottom w:val="0"/>
          <w:divBdr>
            <w:top w:val="none" w:sz="0" w:space="0" w:color="auto"/>
            <w:left w:val="none" w:sz="0" w:space="0" w:color="auto"/>
            <w:bottom w:val="none" w:sz="0" w:space="0" w:color="auto"/>
            <w:right w:val="none" w:sz="0" w:space="0" w:color="auto"/>
          </w:divBdr>
        </w:div>
        <w:div w:id="1237978610">
          <w:marLeft w:val="480"/>
          <w:marRight w:val="0"/>
          <w:marTop w:val="0"/>
          <w:marBottom w:val="0"/>
          <w:divBdr>
            <w:top w:val="none" w:sz="0" w:space="0" w:color="auto"/>
            <w:left w:val="none" w:sz="0" w:space="0" w:color="auto"/>
            <w:bottom w:val="none" w:sz="0" w:space="0" w:color="auto"/>
            <w:right w:val="none" w:sz="0" w:space="0" w:color="auto"/>
          </w:divBdr>
        </w:div>
        <w:div w:id="1249148127">
          <w:marLeft w:val="480"/>
          <w:marRight w:val="0"/>
          <w:marTop w:val="0"/>
          <w:marBottom w:val="0"/>
          <w:divBdr>
            <w:top w:val="none" w:sz="0" w:space="0" w:color="auto"/>
            <w:left w:val="none" w:sz="0" w:space="0" w:color="auto"/>
            <w:bottom w:val="none" w:sz="0" w:space="0" w:color="auto"/>
            <w:right w:val="none" w:sz="0" w:space="0" w:color="auto"/>
          </w:divBdr>
        </w:div>
        <w:div w:id="1256786180">
          <w:marLeft w:val="480"/>
          <w:marRight w:val="0"/>
          <w:marTop w:val="0"/>
          <w:marBottom w:val="0"/>
          <w:divBdr>
            <w:top w:val="none" w:sz="0" w:space="0" w:color="auto"/>
            <w:left w:val="none" w:sz="0" w:space="0" w:color="auto"/>
            <w:bottom w:val="none" w:sz="0" w:space="0" w:color="auto"/>
            <w:right w:val="none" w:sz="0" w:space="0" w:color="auto"/>
          </w:divBdr>
        </w:div>
        <w:div w:id="1295141425">
          <w:marLeft w:val="480"/>
          <w:marRight w:val="0"/>
          <w:marTop w:val="0"/>
          <w:marBottom w:val="0"/>
          <w:divBdr>
            <w:top w:val="none" w:sz="0" w:space="0" w:color="auto"/>
            <w:left w:val="none" w:sz="0" w:space="0" w:color="auto"/>
            <w:bottom w:val="none" w:sz="0" w:space="0" w:color="auto"/>
            <w:right w:val="none" w:sz="0" w:space="0" w:color="auto"/>
          </w:divBdr>
        </w:div>
        <w:div w:id="1347176403">
          <w:marLeft w:val="480"/>
          <w:marRight w:val="0"/>
          <w:marTop w:val="0"/>
          <w:marBottom w:val="0"/>
          <w:divBdr>
            <w:top w:val="none" w:sz="0" w:space="0" w:color="auto"/>
            <w:left w:val="none" w:sz="0" w:space="0" w:color="auto"/>
            <w:bottom w:val="none" w:sz="0" w:space="0" w:color="auto"/>
            <w:right w:val="none" w:sz="0" w:space="0" w:color="auto"/>
          </w:divBdr>
        </w:div>
        <w:div w:id="1348485676">
          <w:marLeft w:val="480"/>
          <w:marRight w:val="0"/>
          <w:marTop w:val="0"/>
          <w:marBottom w:val="0"/>
          <w:divBdr>
            <w:top w:val="none" w:sz="0" w:space="0" w:color="auto"/>
            <w:left w:val="none" w:sz="0" w:space="0" w:color="auto"/>
            <w:bottom w:val="none" w:sz="0" w:space="0" w:color="auto"/>
            <w:right w:val="none" w:sz="0" w:space="0" w:color="auto"/>
          </w:divBdr>
        </w:div>
        <w:div w:id="1354111433">
          <w:marLeft w:val="480"/>
          <w:marRight w:val="0"/>
          <w:marTop w:val="0"/>
          <w:marBottom w:val="0"/>
          <w:divBdr>
            <w:top w:val="none" w:sz="0" w:space="0" w:color="auto"/>
            <w:left w:val="none" w:sz="0" w:space="0" w:color="auto"/>
            <w:bottom w:val="none" w:sz="0" w:space="0" w:color="auto"/>
            <w:right w:val="none" w:sz="0" w:space="0" w:color="auto"/>
          </w:divBdr>
        </w:div>
        <w:div w:id="1357922306">
          <w:marLeft w:val="480"/>
          <w:marRight w:val="0"/>
          <w:marTop w:val="0"/>
          <w:marBottom w:val="0"/>
          <w:divBdr>
            <w:top w:val="none" w:sz="0" w:space="0" w:color="auto"/>
            <w:left w:val="none" w:sz="0" w:space="0" w:color="auto"/>
            <w:bottom w:val="none" w:sz="0" w:space="0" w:color="auto"/>
            <w:right w:val="none" w:sz="0" w:space="0" w:color="auto"/>
          </w:divBdr>
        </w:div>
        <w:div w:id="1392312928">
          <w:marLeft w:val="480"/>
          <w:marRight w:val="0"/>
          <w:marTop w:val="0"/>
          <w:marBottom w:val="0"/>
          <w:divBdr>
            <w:top w:val="none" w:sz="0" w:space="0" w:color="auto"/>
            <w:left w:val="none" w:sz="0" w:space="0" w:color="auto"/>
            <w:bottom w:val="none" w:sz="0" w:space="0" w:color="auto"/>
            <w:right w:val="none" w:sz="0" w:space="0" w:color="auto"/>
          </w:divBdr>
        </w:div>
        <w:div w:id="1478960856">
          <w:marLeft w:val="480"/>
          <w:marRight w:val="0"/>
          <w:marTop w:val="0"/>
          <w:marBottom w:val="0"/>
          <w:divBdr>
            <w:top w:val="none" w:sz="0" w:space="0" w:color="auto"/>
            <w:left w:val="none" w:sz="0" w:space="0" w:color="auto"/>
            <w:bottom w:val="none" w:sz="0" w:space="0" w:color="auto"/>
            <w:right w:val="none" w:sz="0" w:space="0" w:color="auto"/>
          </w:divBdr>
        </w:div>
        <w:div w:id="1565488131">
          <w:marLeft w:val="480"/>
          <w:marRight w:val="0"/>
          <w:marTop w:val="0"/>
          <w:marBottom w:val="0"/>
          <w:divBdr>
            <w:top w:val="none" w:sz="0" w:space="0" w:color="auto"/>
            <w:left w:val="none" w:sz="0" w:space="0" w:color="auto"/>
            <w:bottom w:val="none" w:sz="0" w:space="0" w:color="auto"/>
            <w:right w:val="none" w:sz="0" w:space="0" w:color="auto"/>
          </w:divBdr>
        </w:div>
        <w:div w:id="1608738014">
          <w:marLeft w:val="480"/>
          <w:marRight w:val="0"/>
          <w:marTop w:val="0"/>
          <w:marBottom w:val="0"/>
          <w:divBdr>
            <w:top w:val="none" w:sz="0" w:space="0" w:color="auto"/>
            <w:left w:val="none" w:sz="0" w:space="0" w:color="auto"/>
            <w:bottom w:val="none" w:sz="0" w:space="0" w:color="auto"/>
            <w:right w:val="none" w:sz="0" w:space="0" w:color="auto"/>
          </w:divBdr>
        </w:div>
        <w:div w:id="1725909317">
          <w:marLeft w:val="480"/>
          <w:marRight w:val="0"/>
          <w:marTop w:val="0"/>
          <w:marBottom w:val="0"/>
          <w:divBdr>
            <w:top w:val="none" w:sz="0" w:space="0" w:color="auto"/>
            <w:left w:val="none" w:sz="0" w:space="0" w:color="auto"/>
            <w:bottom w:val="none" w:sz="0" w:space="0" w:color="auto"/>
            <w:right w:val="none" w:sz="0" w:space="0" w:color="auto"/>
          </w:divBdr>
        </w:div>
        <w:div w:id="1749811993">
          <w:marLeft w:val="480"/>
          <w:marRight w:val="0"/>
          <w:marTop w:val="0"/>
          <w:marBottom w:val="0"/>
          <w:divBdr>
            <w:top w:val="none" w:sz="0" w:space="0" w:color="auto"/>
            <w:left w:val="none" w:sz="0" w:space="0" w:color="auto"/>
            <w:bottom w:val="none" w:sz="0" w:space="0" w:color="auto"/>
            <w:right w:val="none" w:sz="0" w:space="0" w:color="auto"/>
          </w:divBdr>
        </w:div>
        <w:div w:id="1751078881">
          <w:marLeft w:val="480"/>
          <w:marRight w:val="0"/>
          <w:marTop w:val="0"/>
          <w:marBottom w:val="0"/>
          <w:divBdr>
            <w:top w:val="none" w:sz="0" w:space="0" w:color="auto"/>
            <w:left w:val="none" w:sz="0" w:space="0" w:color="auto"/>
            <w:bottom w:val="none" w:sz="0" w:space="0" w:color="auto"/>
            <w:right w:val="none" w:sz="0" w:space="0" w:color="auto"/>
          </w:divBdr>
        </w:div>
        <w:div w:id="1761291994">
          <w:marLeft w:val="480"/>
          <w:marRight w:val="0"/>
          <w:marTop w:val="0"/>
          <w:marBottom w:val="0"/>
          <w:divBdr>
            <w:top w:val="none" w:sz="0" w:space="0" w:color="auto"/>
            <w:left w:val="none" w:sz="0" w:space="0" w:color="auto"/>
            <w:bottom w:val="none" w:sz="0" w:space="0" w:color="auto"/>
            <w:right w:val="none" w:sz="0" w:space="0" w:color="auto"/>
          </w:divBdr>
        </w:div>
        <w:div w:id="1793209262">
          <w:marLeft w:val="480"/>
          <w:marRight w:val="0"/>
          <w:marTop w:val="0"/>
          <w:marBottom w:val="0"/>
          <w:divBdr>
            <w:top w:val="none" w:sz="0" w:space="0" w:color="auto"/>
            <w:left w:val="none" w:sz="0" w:space="0" w:color="auto"/>
            <w:bottom w:val="none" w:sz="0" w:space="0" w:color="auto"/>
            <w:right w:val="none" w:sz="0" w:space="0" w:color="auto"/>
          </w:divBdr>
        </w:div>
        <w:div w:id="1799031315">
          <w:marLeft w:val="480"/>
          <w:marRight w:val="0"/>
          <w:marTop w:val="0"/>
          <w:marBottom w:val="0"/>
          <w:divBdr>
            <w:top w:val="none" w:sz="0" w:space="0" w:color="auto"/>
            <w:left w:val="none" w:sz="0" w:space="0" w:color="auto"/>
            <w:bottom w:val="none" w:sz="0" w:space="0" w:color="auto"/>
            <w:right w:val="none" w:sz="0" w:space="0" w:color="auto"/>
          </w:divBdr>
        </w:div>
        <w:div w:id="1828090383">
          <w:marLeft w:val="480"/>
          <w:marRight w:val="0"/>
          <w:marTop w:val="0"/>
          <w:marBottom w:val="0"/>
          <w:divBdr>
            <w:top w:val="none" w:sz="0" w:space="0" w:color="auto"/>
            <w:left w:val="none" w:sz="0" w:space="0" w:color="auto"/>
            <w:bottom w:val="none" w:sz="0" w:space="0" w:color="auto"/>
            <w:right w:val="none" w:sz="0" w:space="0" w:color="auto"/>
          </w:divBdr>
        </w:div>
        <w:div w:id="1859082401">
          <w:marLeft w:val="480"/>
          <w:marRight w:val="0"/>
          <w:marTop w:val="0"/>
          <w:marBottom w:val="0"/>
          <w:divBdr>
            <w:top w:val="none" w:sz="0" w:space="0" w:color="auto"/>
            <w:left w:val="none" w:sz="0" w:space="0" w:color="auto"/>
            <w:bottom w:val="none" w:sz="0" w:space="0" w:color="auto"/>
            <w:right w:val="none" w:sz="0" w:space="0" w:color="auto"/>
          </w:divBdr>
        </w:div>
        <w:div w:id="1907303746">
          <w:marLeft w:val="480"/>
          <w:marRight w:val="0"/>
          <w:marTop w:val="0"/>
          <w:marBottom w:val="0"/>
          <w:divBdr>
            <w:top w:val="none" w:sz="0" w:space="0" w:color="auto"/>
            <w:left w:val="none" w:sz="0" w:space="0" w:color="auto"/>
            <w:bottom w:val="none" w:sz="0" w:space="0" w:color="auto"/>
            <w:right w:val="none" w:sz="0" w:space="0" w:color="auto"/>
          </w:divBdr>
        </w:div>
        <w:div w:id="1942376663">
          <w:marLeft w:val="480"/>
          <w:marRight w:val="0"/>
          <w:marTop w:val="0"/>
          <w:marBottom w:val="0"/>
          <w:divBdr>
            <w:top w:val="none" w:sz="0" w:space="0" w:color="auto"/>
            <w:left w:val="none" w:sz="0" w:space="0" w:color="auto"/>
            <w:bottom w:val="none" w:sz="0" w:space="0" w:color="auto"/>
            <w:right w:val="none" w:sz="0" w:space="0" w:color="auto"/>
          </w:divBdr>
        </w:div>
        <w:div w:id="2016498691">
          <w:marLeft w:val="480"/>
          <w:marRight w:val="0"/>
          <w:marTop w:val="0"/>
          <w:marBottom w:val="0"/>
          <w:divBdr>
            <w:top w:val="none" w:sz="0" w:space="0" w:color="auto"/>
            <w:left w:val="none" w:sz="0" w:space="0" w:color="auto"/>
            <w:bottom w:val="none" w:sz="0" w:space="0" w:color="auto"/>
            <w:right w:val="none" w:sz="0" w:space="0" w:color="auto"/>
          </w:divBdr>
        </w:div>
        <w:div w:id="2042126533">
          <w:marLeft w:val="480"/>
          <w:marRight w:val="0"/>
          <w:marTop w:val="0"/>
          <w:marBottom w:val="0"/>
          <w:divBdr>
            <w:top w:val="none" w:sz="0" w:space="0" w:color="auto"/>
            <w:left w:val="none" w:sz="0" w:space="0" w:color="auto"/>
            <w:bottom w:val="none" w:sz="0" w:space="0" w:color="auto"/>
            <w:right w:val="none" w:sz="0" w:space="0" w:color="auto"/>
          </w:divBdr>
        </w:div>
        <w:div w:id="2131315496">
          <w:marLeft w:val="480"/>
          <w:marRight w:val="0"/>
          <w:marTop w:val="0"/>
          <w:marBottom w:val="0"/>
          <w:divBdr>
            <w:top w:val="none" w:sz="0" w:space="0" w:color="auto"/>
            <w:left w:val="none" w:sz="0" w:space="0" w:color="auto"/>
            <w:bottom w:val="none" w:sz="0" w:space="0" w:color="auto"/>
            <w:right w:val="none" w:sz="0" w:space="0" w:color="auto"/>
          </w:divBdr>
        </w:div>
      </w:divsChild>
    </w:div>
    <w:div w:id="571280709">
      <w:bodyDiv w:val="1"/>
      <w:marLeft w:val="0"/>
      <w:marRight w:val="0"/>
      <w:marTop w:val="0"/>
      <w:marBottom w:val="0"/>
      <w:divBdr>
        <w:top w:val="none" w:sz="0" w:space="0" w:color="auto"/>
        <w:left w:val="none" w:sz="0" w:space="0" w:color="auto"/>
        <w:bottom w:val="none" w:sz="0" w:space="0" w:color="auto"/>
        <w:right w:val="none" w:sz="0" w:space="0" w:color="auto"/>
      </w:divBdr>
      <w:divsChild>
        <w:div w:id="1585141673">
          <w:marLeft w:val="480"/>
          <w:marRight w:val="0"/>
          <w:marTop w:val="0"/>
          <w:marBottom w:val="0"/>
          <w:divBdr>
            <w:top w:val="none" w:sz="0" w:space="0" w:color="auto"/>
            <w:left w:val="none" w:sz="0" w:space="0" w:color="auto"/>
            <w:bottom w:val="none" w:sz="0" w:space="0" w:color="auto"/>
            <w:right w:val="none" w:sz="0" w:space="0" w:color="auto"/>
          </w:divBdr>
        </w:div>
        <w:div w:id="499346744">
          <w:marLeft w:val="480"/>
          <w:marRight w:val="0"/>
          <w:marTop w:val="0"/>
          <w:marBottom w:val="0"/>
          <w:divBdr>
            <w:top w:val="none" w:sz="0" w:space="0" w:color="auto"/>
            <w:left w:val="none" w:sz="0" w:space="0" w:color="auto"/>
            <w:bottom w:val="none" w:sz="0" w:space="0" w:color="auto"/>
            <w:right w:val="none" w:sz="0" w:space="0" w:color="auto"/>
          </w:divBdr>
        </w:div>
        <w:div w:id="555119816">
          <w:marLeft w:val="480"/>
          <w:marRight w:val="0"/>
          <w:marTop w:val="0"/>
          <w:marBottom w:val="0"/>
          <w:divBdr>
            <w:top w:val="none" w:sz="0" w:space="0" w:color="auto"/>
            <w:left w:val="none" w:sz="0" w:space="0" w:color="auto"/>
            <w:bottom w:val="none" w:sz="0" w:space="0" w:color="auto"/>
            <w:right w:val="none" w:sz="0" w:space="0" w:color="auto"/>
          </w:divBdr>
        </w:div>
        <w:div w:id="1269509374">
          <w:marLeft w:val="480"/>
          <w:marRight w:val="0"/>
          <w:marTop w:val="0"/>
          <w:marBottom w:val="0"/>
          <w:divBdr>
            <w:top w:val="none" w:sz="0" w:space="0" w:color="auto"/>
            <w:left w:val="none" w:sz="0" w:space="0" w:color="auto"/>
            <w:bottom w:val="none" w:sz="0" w:space="0" w:color="auto"/>
            <w:right w:val="none" w:sz="0" w:space="0" w:color="auto"/>
          </w:divBdr>
        </w:div>
        <w:div w:id="412556597">
          <w:marLeft w:val="480"/>
          <w:marRight w:val="0"/>
          <w:marTop w:val="0"/>
          <w:marBottom w:val="0"/>
          <w:divBdr>
            <w:top w:val="none" w:sz="0" w:space="0" w:color="auto"/>
            <w:left w:val="none" w:sz="0" w:space="0" w:color="auto"/>
            <w:bottom w:val="none" w:sz="0" w:space="0" w:color="auto"/>
            <w:right w:val="none" w:sz="0" w:space="0" w:color="auto"/>
          </w:divBdr>
        </w:div>
        <w:div w:id="250626847">
          <w:marLeft w:val="480"/>
          <w:marRight w:val="0"/>
          <w:marTop w:val="0"/>
          <w:marBottom w:val="0"/>
          <w:divBdr>
            <w:top w:val="none" w:sz="0" w:space="0" w:color="auto"/>
            <w:left w:val="none" w:sz="0" w:space="0" w:color="auto"/>
            <w:bottom w:val="none" w:sz="0" w:space="0" w:color="auto"/>
            <w:right w:val="none" w:sz="0" w:space="0" w:color="auto"/>
          </w:divBdr>
        </w:div>
        <w:div w:id="488133115">
          <w:marLeft w:val="480"/>
          <w:marRight w:val="0"/>
          <w:marTop w:val="0"/>
          <w:marBottom w:val="0"/>
          <w:divBdr>
            <w:top w:val="none" w:sz="0" w:space="0" w:color="auto"/>
            <w:left w:val="none" w:sz="0" w:space="0" w:color="auto"/>
            <w:bottom w:val="none" w:sz="0" w:space="0" w:color="auto"/>
            <w:right w:val="none" w:sz="0" w:space="0" w:color="auto"/>
          </w:divBdr>
        </w:div>
        <w:div w:id="824474139">
          <w:marLeft w:val="480"/>
          <w:marRight w:val="0"/>
          <w:marTop w:val="0"/>
          <w:marBottom w:val="0"/>
          <w:divBdr>
            <w:top w:val="none" w:sz="0" w:space="0" w:color="auto"/>
            <w:left w:val="none" w:sz="0" w:space="0" w:color="auto"/>
            <w:bottom w:val="none" w:sz="0" w:space="0" w:color="auto"/>
            <w:right w:val="none" w:sz="0" w:space="0" w:color="auto"/>
          </w:divBdr>
        </w:div>
        <w:div w:id="286008400">
          <w:marLeft w:val="480"/>
          <w:marRight w:val="0"/>
          <w:marTop w:val="0"/>
          <w:marBottom w:val="0"/>
          <w:divBdr>
            <w:top w:val="none" w:sz="0" w:space="0" w:color="auto"/>
            <w:left w:val="none" w:sz="0" w:space="0" w:color="auto"/>
            <w:bottom w:val="none" w:sz="0" w:space="0" w:color="auto"/>
            <w:right w:val="none" w:sz="0" w:space="0" w:color="auto"/>
          </w:divBdr>
        </w:div>
        <w:div w:id="843016239">
          <w:marLeft w:val="480"/>
          <w:marRight w:val="0"/>
          <w:marTop w:val="0"/>
          <w:marBottom w:val="0"/>
          <w:divBdr>
            <w:top w:val="none" w:sz="0" w:space="0" w:color="auto"/>
            <w:left w:val="none" w:sz="0" w:space="0" w:color="auto"/>
            <w:bottom w:val="none" w:sz="0" w:space="0" w:color="auto"/>
            <w:right w:val="none" w:sz="0" w:space="0" w:color="auto"/>
          </w:divBdr>
        </w:div>
        <w:div w:id="127818902">
          <w:marLeft w:val="480"/>
          <w:marRight w:val="0"/>
          <w:marTop w:val="0"/>
          <w:marBottom w:val="0"/>
          <w:divBdr>
            <w:top w:val="none" w:sz="0" w:space="0" w:color="auto"/>
            <w:left w:val="none" w:sz="0" w:space="0" w:color="auto"/>
            <w:bottom w:val="none" w:sz="0" w:space="0" w:color="auto"/>
            <w:right w:val="none" w:sz="0" w:space="0" w:color="auto"/>
          </w:divBdr>
        </w:div>
        <w:div w:id="174803498">
          <w:marLeft w:val="480"/>
          <w:marRight w:val="0"/>
          <w:marTop w:val="0"/>
          <w:marBottom w:val="0"/>
          <w:divBdr>
            <w:top w:val="none" w:sz="0" w:space="0" w:color="auto"/>
            <w:left w:val="none" w:sz="0" w:space="0" w:color="auto"/>
            <w:bottom w:val="none" w:sz="0" w:space="0" w:color="auto"/>
            <w:right w:val="none" w:sz="0" w:space="0" w:color="auto"/>
          </w:divBdr>
        </w:div>
        <w:div w:id="946499169">
          <w:marLeft w:val="480"/>
          <w:marRight w:val="0"/>
          <w:marTop w:val="0"/>
          <w:marBottom w:val="0"/>
          <w:divBdr>
            <w:top w:val="none" w:sz="0" w:space="0" w:color="auto"/>
            <w:left w:val="none" w:sz="0" w:space="0" w:color="auto"/>
            <w:bottom w:val="none" w:sz="0" w:space="0" w:color="auto"/>
            <w:right w:val="none" w:sz="0" w:space="0" w:color="auto"/>
          </w:divBdr>
        </w:div>
        <w:div w:id="406415012">
          <w:marLeft w:val="480"/>
          <w:marRight w:val="0"/>
          <w:marTop w:val="0"/>
          <w:marBottom w:val="0"/>
          <w:divBdr>
            <w:top w:val="none" w:sz="0" w:space="0" w:color="auto"/>
            <w:left w:val="none" w:sz="0" w:space="0" w:color="auto"/>
            <w:bottom w:val="none" w:sz="0" w:space="0" w:color="auto"/>
            <w:right w:val="none" w:sz="0" w:space="0" w:color="auto"/>
          </w:divBdr>
        </w:div>
        <w:div w:id="1268346621">
          <w:marLeft w:val="480"/>
          <w:marRight w:val="0"/>
          <w:marTop w:val="0"/>
          <w:marBottom w:val="0"/>
          <w:divBdr>
            <w:top w:val="none" w:sz="0" w:space="0" w:color="auto"/>
            <w:left w:val="none" w:sz="0" w:space="0" w:color="auto"/>
            <w:bottom w:val="none" w:sz="0" w:space="0" w:color="auto"/>
            <w:right w:val="none" w:sz="0" w:space="0" w:color="auto"/>
          </w:divBdr>
        </w:div>
        <w:div w:id="207105497">
          <w:marLeft w:val="480"/>
          <w:marRight w:val="0"/>
          <w:marTop w:val="0"/>
          <w:marBottom w:val="0"/>
          <w:divBdr>
            <w:top w:val="none" w:sz="0" w:space="0" w:color="auto"/>
            <w:left w:val="none" w:sz="0" w:space="0" w:color="auto"/>
            <w:bottom w:val="none" w:sz="0" w:space="0" w:color="auto"/>
            <w:right w:val="none" w:sz="0" w:space="0" w:color="auto"/>
          </w:divBdr>
        </w:div>
        <w:div w:id="2029015886">
          <w:marLeft w:val="480"/>
          <w:marRight w:val="0"/>
          <w:marTop w:val="0"/>
          <w:marBottom w:val="0"/>
          <w:divBdr>
            <w:top w:val="none" w:sz="0" w:space="0" w:color="auto"/>
            <w:left w:val="none" w:sz="0" w:space="0" w:color="auto"/>
            <w:bottom w:val="none" w:sz="0" w:space="0" w:color="auto"/>
            <w:right w:val="none" w:sz="0" w:space="0" w:color="auto"/>
          </w:divBdr>
        </w:div>
        <w:div w:id="1742941909">
          <w:marLeft w:val="480"/>
          <w:marRight w:val="0"/>
          <w:marTop w:val="0"/>
          <w:marBottom w:val="0"/>
          <w:divBdr>
            <w:top w:val="none" w:sz="0" w:space="0" w:color="auto"/>
            <w:left w:val="none" w:sz="0" w:space="0" w:color="auto"/>
            <w:bottom w:val="none" w:sz="0" w:space="0" w:color="auto"/>
            <w:right w:val="none" w:sz="0" w:space="0" w:color="auto"/>
          </w:divBdr>
        </w:div>
        <w:div w:id="1145317451">
          <w:marLeft w:val="480"/>
          <w:marRight w:val="0"/>
          <w:marTop w:val="0"/>
          <w:marBottom w:val="0"/>
          <w:divBdr>
            <w:top w:val="none" w:sz="0" w:space="0" w:color="auto"/>
            <w:left w:val="none" w:sz="0" w:space="0" w:color="auto"/>
            <w:bottom w:val="none" w:sz="0" w:space="0" w:color="auto"/>
            <w:right w:val="none" w:sz="0" w:space="0" w:color="auto"/>
          </w:divBdr>
        </w:div>
        <w:div w:id="1578442396">
          <w:marLeft w:val="480"/>
          <w:marRight w:val="0"/>
          <w:marTop w:val="0"/>
          <w:marBottom w:val="0"/>
          <w:divBdr>
            <w:top w:val="none" w:sz="0" w:space="0" w:color="auto"/>
            <w:left w:val="none" w:sz="0" w:space="0" w:color="auto"/>
            <w:bottom w:val="none" w:sz="0" w:space="0" w:color="auto"/>
            <w:right w:val="none" w:sz="0" w:space="0" w:color="auto"/>
          </w:divBdr>
        </w:div>
        <w:div w:id="1630361612">
          <w:marLeft w:val="480"/>
          <w:marRight w:val="0"/>
          <w:marTop w:val="0"/>
          <w:marBottom w:val="0"/>
          <w:divBdr>
            <w:top w:val="none" w:sz="0" w:space="0" w:color="auto"/>
            <w:left w:val="none" w:sz="0" w:space="0" w:color="auto"/>
            <w:bottom w:val="none" w:sz="0" w:space="0" w:color="auto"/>
            <w:right w:val="none" w:sz="0" w:space="0" w:color="auto"/>
          </w:divBdr>
        </w:div>
        <w:div w:id="1792824342">
          <w:marLeft w:val="480"/>
          <w:marRight w:val="0"/>
          <w:marTop w:val="0"/>
          <w:marBottom w:val="0"/>
          <w:divBdr>
            <w:top w:val="none" w:sz="0" w:space="0" w:color="auto"/>
            <w:left w:val="none" w:sz="0" w:space="0" w:color="auto"/>
            <w:bottom w:val="none" w:sz="0" w:space="0" w:color="auto"/>
            <w:right w:val="none" w:sz="0" w:space="0" w:color="auto"/>
          </w:divBdr>
        </w:div>
        <w:div w:id="54479107">
          <w:marLeft w:val="480"/>
          <w:marRight w:val="0"/>
          <w:marTop w:val="0"/>
          <w:marBottom w:val="0"/>
          <w:divBdr>
            <w:top w:val="none" w:sz="0" w:space="0" w:color="auto"/>
            <w:left w:val="none" w:sz="0" w:space="0" w:color="auto"/>
            <w:bottom w:val="none" w:sz="0" w:space="0" w:color="auto"/>
            <w:right w:val="none" w:sz="0" w:space="0" w:color="auto"/>
          </w:divBdr>
        </w:div>
        <w:div w:id="406650911">
          <w:marLeft w:val="480"/>
          <w:marRight w:val="0"/>
          <w:marTop w:val="0"/>
          <w:marBottom w:val="0"/>
          <w:divBdr>
            <w:top w:val="none" w:sz="0" w:space="0" w:color="auto"/>
            <w:left w:val="none" w:sz="0" w:space="0" w:color="auto"/>
            <w:bottom w:val="none" w:sz="0" w:space="0" w:color="auto"/>
            <w:right w:val="none" w:sz="0" w:space="0" w:color="auto"/>
          </w:divBdr>
        </w:div>
        <w:div w:id="517814070">
          <w:marLeft w:val="480"/>
          <w:marRight w:val="0"/>
          <w:marTop w:val="0"/>
          <w:marBottom w:val="0"/>
          <w:divBdr>
            <w:top w:val="none" w:sz="0" w:space="0" w:color="auto"/>
            <w:left w:val="none" w:sz="0" w:space="0" w:color="auto"/>
            <w:bottom w:val="none" w:sz="0" w:space="0" w:color="auto"/>
            <w:right w:val="none" w:sz="0" w:space="0" w:color="auto"/>
          </w:divBdr>
        </w:div>
        <w:div w:id="998848674">
          <w:marLeft w:val="480"/>
          <w:marRight w:val="0"/>
          <w:marTop w:val="0"/>
          <w:marBottom w:val="0"/>
          <w:divBdr>
            <w:top w:val="none" w:sz="0" w:space="0" w:color="auto"/>
            <w:left w:val="none" w:sz="0" w:space="0" w:color="auto"/>
            <w:bottom w:val="none" w:sz="0" w:space="0" w:color="auto"/>
            <w:right w:val="none" w:sz="0" w:space="0" w:color="auto"/>
          </w:divBdr>
        </w:div>
        <w:div w:id="622811625">
          <w:marLeft w:val="480"/>
          <w:marRight w:val="0"/>
          <w:marTop w:val="0"/>
          <w:marBottom w:val="0"/>
          <w:divBdr>
            <w:top w:val="none" w:sz="0" w:space="0" w:color="auto"/>
            <w:left w:val="none" w:sz="0" w:space="0" w:color="auto"/>
            <w:bottom w:val="none" w:sz="0" w:space="0" w:color="auto"/>
            <w:right w:val="none" w:sz="0" w:space="0" w:color="auto"/>
          </w:divBdr>
        </w:div>
        <w:div w:id="1332610918">
          <w:marLeft w:val="480"/>
          <w:marRight w:val="0"/>
          <w:marTop w:val="0"/>
          <w:marBottom w:val="0"/>
          <w:divBdr>
            <w:top w:val="none" w:sz="0" w:space="0" w:color="auto"/>
            <w:left w:val="none" w:sz="0" w:space="0" w:color="auto"/>
            <w:bottom w:val="none" w:sz="0" w:space="0" w:color="auto"/>
            <w:right w:val="none" w:sz="0" w:space="0" w:color="auto"/>
          </w:divBdr>
        </w:div>
        <w:div w:id="1861772656">
          <w:marLeft w:val="480"/>
          <w:marRight w:val="0"/>
          <w:marTop w:val="0"/>
          <w:marBottom w:val="0"/>
          <w:divBdr>
            <w:top w:val="none" w:sz="0" w:space="0" w:color="auto"/>
            <w:left w:val="none" w:sz="0" w:space="0" w:color="auto"/>
            <w:bottom w:val="none" w:sz="0" w:space="0" w:color="auto"/>
            <w:right w:val="none" w:sz="0" w:space="0" w:color="auto"/>
          </w:divBdr>
        </w:div>
        <w:div w:id="505486547">
          <w:marLeft w:val="480"/>
          <w:marRight w:val="0"/>
          <w:marTop w:val="0"/>
          <w:marBottom w:val="0"/>
          <w:divBdr>
            <w:top w:val="none" w:sz="0" w:space="0" w:color="auto"/>
            <w:left w:val="none" w:sz="0" w:space="0" w:color="auto"/>
            <w:bottom w:val="none" w:sz="0" w:space="0" w:color="auto"/>
            <w:right w:val="none" w:sz="0" w:space="0" w:color="auto"/>
          </w:divBdr>
        </w:div>
        <w:div w:id="1828595731">
          <w:marLeft w:val="480"/>
          <w:marRight w:val="0"/>
          <w:marTop w:val="0"/>
          <w:marBottom w:val="0"/>
          <w:divBdr>
            <w:top w:val="none" w:sz="0" w:space="0" w:color="auto"/>
            <w:left w:val="none" w:sz="0" w:space="0" w:color="auto"/>
            <w:bottom w:val="none" w:sz="0" w:space="0" w:color="auto"/>
            <w:right w:val="none" w:sz="0" w:space="0" w:color="auto"/>
          </w:divBdr>
        </w:div>
        <w:div w:id="1752894436">
          <w:marLeft w:val="480"/>
          <w:marRight w:val="0"/>
          <w:marTop w:val="0"/>
          <w:marBottom w:val="0"/>
          <w:divBdr>
            <w:top w:val="none" w:sz="0" w:space="0" w:color="auto"/>
            <w:left w:val="none" w:sz="0" w:space="0" w:color="auto"/>
            <w:bottom w:val="none" w:sz="0" w:space="0" w:color="auto"/>
            <w:right w:val="none" w:sz="0" w:space="0" w:color="auto"/>
          </w:divBdr>
        </w:div>
        <w:div w:id="1208957731">
          <w:marLeft w:val="480"/>
          <w:marRight w:val="0"/>
          <w:marTop w:val="0"/>
          <w:marBottom w:val="0"/>
          <w:divBdr>
            <w:top w:val="none" w:sz="0" w:space="0" w:color="auto"/>
            <w:left w:val="none" w:sz="0" w:space="0" w:color="auto"/>
            <w:bottom w:val="none" w:sz="0" w:space="0" w:color="auto"/>
            <w:right w:val="none" w:sz="0" w:space="0" w:color="auto"/>
          </w:divBdr>
        </w:div>
        <w:div w:id="1127163071">
          <w:marLeft w:val="480"/>
          <w:marRight w:val="0"/>
          <w:marTop w:val="0"/>
          <w:marBottom w:val="0"/>
          <w:divBdr>
            <w:top w:val="none" w:sz="0" w:space="0" w:color="auto"/>
            <w:left w:val="none" w:sz="0" w:space="0" w:color="auto"/>
            <w:bottom w:val="none" w:sz="0" w:space="0" w:color="auto"/>
            <w:right w:val="none" w:sz="0" w:space="0" w:color="auto"/>
          </w:divBdr>
        </w:div>
        <w:div w:id="1172798925">
          <w:marLeft w:val="480"/>
          <w:marRight w:val="0"/>
          <w:marTop w:val="0"/>
          <w:marBottom w:val="0"/>
          <w:divBdr>
            <w:top w:val="none" w:sz="0" w:space="0" w:color="auto"/>
            <w:left w:val="none" w:sz="0" w:space="0" w:color="auto"/>
            <w:bottom w:val="none" w:sz="0" w:space="0" w:color="auto"/>
            <w:right w:val="none" w:sz="0" w:space="0" w:color="auto"/>
          </w:divBdr>
        </w:div>
        <w:div w:id="1549948469">
          <w:marLeft w:val="480"/>
          <w:marRight w:val="0"/>
          <w:marTop w:val="0"/>
          <w:marBottom w:val="0"/>
          <w:divBdr>
            <w:top w:val="none" w:sz="0" w:space="0" w:color="auto"/>
            <w:left w:val="none" w:sz="0" w:space="0" w:color="auto"/>
            <w:bottom w:val="none" w:sz="0" w:space="0" w:color="auto"/>
            <w:right w:val="none" w:sz="0" w:space="0" w:color="auto"/>
          </w:divBdr>
        </w:div>
        <w:div w:id="1230926393">
          <w:marLeft w:val="480"/>
          <w:marRight w:val="0"/>
          <w:marTop w:val="0"/>
          <w:marBottom w:val="0"/>
          <w:divBdr>
            <w:top w:val="none" w:sz="0" w:space="0" w:color="auto"/>
            <w:left w:val="none" w:sz="0" w:space="0" w:color="auto"/>
            <w:bottom w:val="none" w:sz="0" w:space="0" w:color="auto"/>
            <w:right w:val="none" w:sz="0" w:space="0" w:color="auto"/>
          </w:divBdr>
        </w:div>
        <w:div w:id="442115640">
          <w:marLeft w:val="480"/>
          <w:marRight w:val="0"/>
          <w:marTop w:val="0"/>
          <w:marBottom w:val="0"/>
          <w:divBdr>
            <w:top w:val="none" w:sz="0" w:space="0" w:color="auto"/>
            <w:left w:val="none" w:sz="0" w:space="0" w:color="auto"/>
            <w:bottom w:val="none" w:sz="0" w:space="0" w:color="auto"/>
            <w:right w:val="none" w:sz="0" w:space="0" w:color="auto"/>
          </w:divBdr>
        </w:div>
        <w:div w:id="852842461">
          <w:marLeft w:val="480"/>
          <w:marRight w:val="0"/>
          <w:marTop w:val="0"/>
          <w:marBottom w:val="0"/>
          <w:divBdr>
            <w:top w:val="none" w:sz="0" w:space="0" w:color="auto"/>
            <w:left w:val="none" w:sz="0" w:space="0" w:color="auto"/>
            <w:bottom w:val="none" w:sz="0" w:space="0" w:color="auto"/>
            <w:right w:val="none" w:sz="0" w:space="0" w:color="auto"/>
          </w:divBdr>
        </w:div>
        <w:div w:id="1564097797">
          <w:marLeft w:val="480"/>
          <w:marRight w:val="0"/>
          <w:marTop w:val="0"/>
          <w:marBottom w:val="0"/>
          <w:divBdr>
            <w:top w:val="none" w:sz="0" w:space="0" w:color="auto"/>
            <w:left w:val="none" w:sz="0" w:space="0" w:color="auto"/>
            <w:bottom w:val="none" w:sz="0" w:space="0" w:color="auto"/>
            <w:right w:val="none" w:sz="0" w:space="0" w:color="auto"/>
          </w:divBdr>
        </w:div>
        <w:div w:id="2101288685">
          <w:marLeft w:val="480"/>
          <w:marRight w:val="0"/>
          <w:marTop w:val="0"/>
          <w:marBottom w:val="0"/>
          <w:divBdr>
            <w:top w:val="none" w:sz="0" w:space="0" w:color="auto"/>
            <w:left w:val="none" w:sz="0" w:space="0" w:color="auto"/>
            <w:bottom w:val="none" w:sz="0" w:space="0" w:color="auto"/>
            <w:right w:val="none" w:sz="0" w:space="0" w:color="auto"/>
          </w:divBdr>
        </w:div>
        <w:div w:id="1854683204">
          <w:marLeft w:val="480"/>
          <w:marRight w:val="0"/>
          <w:marTop w:val="0"/>
          <w:marBottom w:val="0"/>
          <w:divBdr>
            <w:top w:val="none" w:sz="0" w:space="0" w:color="auto"/>
            <w:left w:val="none" w:sz="0" w:space="0" w:color="auto"/>
            <w:bottom w:val="none" w:sz="0" w:space="0" w:color="auto"/>
            <w:right w:val="none" w:sz="0" w:space="0" w:color="auto"/>
          </w:divBdr>
        </w:div>
        <w:div w:id="584530602">
          <w:marLeft w:val="480"/>
          <w:marRight w:val="0"/>
          <w:marTop w:val="0"/>
          <w:marBottom w:val="0"/>
          <w:divBdr>
            <w:top w:val="none" w:sz="0" w:space="0" w:color="auto"/>
            <w:left w:val="none" w:sz="0" w:space="0" w:color="auto"/>
            <w:bottom w:val="none" w:sz="0" w:space="0" w:color="auto"/>
            <w:right w:val="none" w:sz="0" w:space="0" w:color="auto"/>
          </w:divBdr>
        </w:div>
        <w:div w:id="900823158">
          <w:marLeft w:val="480"/>
          <w:marRight w:val="0"/>
          <w:marTop w:val="0"/>
          <w:marBottom w:val="0"/>
          <w:divBdr>
            <w:top w:val="none" w:sz="0" w:space="0" w:color="auto"/>
            <w:left w:val="none" w:sz="0" w:space="0" w:color="auto"/>
            <w:bottom w:val="none" w:sz="0" w:space="0" w:color="auto"/>
            <w:right w:val="none" w:sz="0" w:space="0" w:color="auto"/>
          </w:divBdr>
        </w:div>
        <w:div w:id="26806598">
          <w:marLeft w:val="480"/>
          <w:marRight w:val="0"/>
          <w:marTop w:val="0"/>
          <w:marBottom w:val="0"/>
          <w:divBdr>
            <w:top w:val="none" w:sz="0" w:space="0" w:color="auto"/>
            <w:left w:val="none" w:sz="0" w:space="0" w:color="auto"/>
            <w:bottom w:val="none" w:sz="0" w:space="0" w:color="auto"/>
            <w:right w:val="none" w:sz="0" w:space="0" w:color="auto"/>
          </w:divBdr>
        </w:div>
        <w:div w:id="1045593934">
          <w:marLeft w:val="480"/>
          <w:marRight w:val="0"/>
          <w:marTop w:val="0"/>
          <w:marBottom w:val="0"/>
          <w:divBdr>
            <w:top w:val="none" w:sz="0" w:space="0" w:color="auto"/>
            <w:left w:val="none" w:sz="0" w:space="0" w:color="auto"/>
            <w:bottom w:val="none" w:sz="0" w:space="0" w:color="auto"/>
            <w:right w:val="none" w:sz="0" w:space="0" w:color="auto"/>
          </w:divBdr>
        </w:div>
        <w:div w:id="1933468894">
          <w:marLeft w:val="480"/>
          <w:marRight w:val="0"/>
          <w:marTop w:val="0"/>
          <w:marBottom w:val="0"/>
          <w:divBdr>
            <w:top w:val="none" w:sz="0" w:space="0" w:color="auto"/>
            <w:left w:val="none" w:sz="0" w:space="0" w:color="auto"/>
            <w:bottom w:val="none" w:sz="0" w:space="0" w:color="auto"/>
            <w:right w:val="none" w:sz="0" w:space="0" w:color="auto"/>
          </w:divBdr>
        </w:div>
        <w:div w:id="895045125">
          <w:marLeft w:val="480"/>
          <w:marRight w:val="0"/>
          <w:marTop w:val="0"/>
          <w:marBottom w:val="0"/>
          <w:divBdr>
            <w:top w:val="none" w:sz="0" w:space="0" w:color="auto"/>
            <w:left w:val="none" w:sz="0" w:space="0" w:color="auto"/>
            <w:bottom w:val="none" w:sz="0" w:space="0" w:color="auto"/>
            <w:right w:val="none" w:sz="0" w:space="0" w:color="auto"/>
          </w:divBdr>
        </w:div>
        <w:div w:id="819464462">
          <w:marLeft w:val="480"/>
          <w:marRight w:val="0"/>
          <w:marTop w:val="0"/>
          <w:marBottom w:val="0"/>
          <w:divBdr>
            <w:top w:val="none" w:sz="0" w:space="0" w:color="auto"/>
            <w:left w:val="none" w:sz="0" w:space="0" w:color="auto"/>
            <w:bottom w:val="none" w:sz="0" w:space="0" w:color="auto"/>
            <w:right w:val="none" w:sz="0" w:space="0" w:color="auto"/>
          </w:divBdr>
        </w:div>
        <w:div w:id="1581867256">
          <w:marLeft w:val="480"/>
          <w:marRight w:val="0"/>
          <w:marTop w:val="0"/>
          <w:marBottom w:val="0"/>
          <w:divBdr>
            <w:top w:val="none" w:sz="0" w:space="0" w:color="auto"/>
            <w:left w:val="none" w:sz="0" w:space="0" w:color="auto"/>
            <w:bottom w:val="none" w:sz="0" w:space="0" w:color="auto"/>
            <w:right w:val="none" w:sz="0" w:space="0" w:color="auto"/>
          </w:divBdr>
        </w:div>
        <w:div w:id="927034972">
          <w:marLeft w:val="480"/>
          <w:marRight w:val="0"/>
          <w:marTop w:val="0"/>
          <w:marBottom w:val="0"/>
          <w:divBdr>
            <w:top w:val="none" w:sz="0" w:space="0" w:color="auto"/>
            <w:left w:val="none" w:sz="0" w:space="0" w:color="auto"/>
            <w:bottom w:val="none" w:sz="0" w:space="0" w:color="auto"/>
            <w:right w:val="none" w:sz="0" w:space="0" w:color="auto"/>
          </w:divBdr>
        </w:div>
        <w:div w:id="1484080836">
          <w:marLeft w:val="480"/>
          <w:marRight w:val="0"/>
          <w:marTop w:val="0"/>
          <w:marBottom w:val="0"/>
          <w:divBdr>
            <w:top w:val="none" w:sz="0" w:space="0" w:color="auto"/>
            <w:left w:val="none" w:sz="0" w:space="0" w:color="auto"/>
            <w:bottom w:val="none" w:sz="0" w:space="0" w:color="auto"/>
            <w:right w:val="none" w:sz="0" w:space="0" w:color="auto"/>
          </w:divBdr>
        </w:div>
        <w:div w:id="1930892359">
          <w:marLeft w:val="480"/>
          <w:marRight w:val="0"/>
          <w:marTop w:val="0"/>
          <w:marBottom w:val="0"/>
          <w:divBdr>
            <w:top w:val="none" w:sz="0" w:space="0" w:color="auto"/>
            <w:left w:val="none" w:sz="0" w:space="0" w:color="auto"/>
            <w:bottom w:val="none" w:sz="0" w:space="0" w:color="auto"/>
            <w:right w:val="none" w:sz="0" w:space="0" w:color="auto"/>
          </w:divBdr>
        </w:div>
        <w:div w:id="17658427">
          <w:marLeft w:val="480"/>
          <w:marRight w:val="0"/>
          <w:marTop w:val="0"/>
          <w:marBottom w:val="0"/>
          <w:divBdr>
            <w:top w:val="none" w:sz="0" w:space="0" w:color="auto"/>
            <w:left w:val="none" w:sz="0" w:space="0" w:color="auto"/>
            <w:bottom w:val="none" w:sz="0" w:space="0" w:color="auto"/>
            <w:right w:val="none" w:sz="0" w:space="0" w:color="auto"/>
          </w:divBdr>
        </w:div>
        <w:div w:id="1718359619">
          <w:marLeft w:val="480"/>
          <w:marRight w:val="0"/>
          <w:marTop w:val="0"/>
          <w:marBottom w:val="0"/>
          <w:divBdr>
            <w:top w:val="none" w:sz="0" w:space="0" w:color="auto"/>
            <w:left w:val="none" w:sz="0" w:space="0" w:color="auto"/>
            <w:bottom w:val="none" w:sz="0" w:space="0" w:color="auto"/>
            <w:right w:val="none" w:sz="0" w:space="0" w:color="auto"/>
          </w:divBdr>
        </w:div>
        <w:div w:id="231935290">
          <w:marLeft w:val="480"/>
          <w:marRight w:val="0"/>
          <w:marTop w:val="0"/>
          <w:marBottom w:val="0"/>
          <w:divBdr>
            <w:top w:val="none" w:sz="0" w:space="0" w:color="auto"/>
            <w:left w:val="none" w:sz="0" w:space="0" w:color="auto"/>
            <w:bottom w:val="none" w:sz="0" w:space="0" w:color="auto"/>
            <w:right w:val="none" w:sz="0" w:space="0" w:color="auto"/>
          </w:divBdr>
        </w:div>
        <w:div w:id="95370201">
          <w:marLeft w:val="480"/>
          <w:marRight w:val="0"/>
          <w:marTop w:val="0"/>
          <w:marBottom w:val="0"/>
          <w:divBdr>
            <w:top w:val="none" w:sz="0" w:space="0" w:color="auto"/>
            <w:left w:val="none" w:sz="0" w:space="0" w:color="auto"/>
            <w:bottom w:val="none" w:sz="0" w:space="0" w:color="auto"/>
            <w:right w:val="none" w:sz="0" w:space="0" w:color="auto"/>
          </w:divBdr>
        </w:div>
        <w:div w:id="375005893">
          <w:marLeft w:val="480"/>
          <w:marRight w:val="0"/>
          <w:marTop w:val="0"/>
          <w:marBottom w:val="0"/>
          <w:divBdr>
            <w:top w:val="none" w:sz="0" w:space="0" w:color="auto"/>
            <w:left w:val="none" w:sz="0" w:space="0" w:color="auto"/>
            <w:bottom w:val="none" w:sz="0" w:space="0" w:color="auto"/>
            <w:right w:val="none" w:sz="0" w:space="0" w:color="auto"/>
          </w:divBdr>
        </w:div>
        <w:div w:id="1927689683">
          <w:marLeft w:val="480"/>
          <w:marRight w:val="0"/>
          <w:marTop w:val="0"/>
          <w:marBottom w:val="0"/>
          <w:divBdr>
            <w:top w:val="none" w:sz="0" w:space="0" w:color="auto"/>
            <w:left w:val="none" w:sz="0" w:space="0" w:color="auto"/>
            <w:bottom w:val="none" w:sz="0" w:space="0" w:color="auto"/>
            <w:right w:val="none" w:sz="0" w:space="0" w:color="auto"/>
          </w:divBdr>
        </w:div>
        <w:div w:id="59330640">
          <w:marLeft w:val="480"/>
          <w:marRight w:val="0"/>
          <w:marTop w:val="0"/>
          <w:marBottom w:val="0"/>
          <w:divBdr>
            <w:top w:val="none" w:sz="0" w:space="0" w:color="auto"/>
            <w:left w:val="none" w:sz="0" w:space="0" w:color="auto"/>
            <w:bottom w:val="none" w:sz="0" w:space="0" w:color="auto"/>
            <w:right w:val="none" w:sz="0" w:space="0" w:color="auto"/>
          </w:divBdr>
        </w:div>
        <w:div w:id="914626161">
          <w:marLeft w:val="480"/>
          <w:marRight w:val="0"/>
          <w:marTop w:val="0"/>
          <w:marBottom w:val="0"/>
          <w:divBdr>
            <w:top w:val="none" w:sz="0" w:space="0" w:color="auto"/>
            <w:left w:val="none" w:sz="0" w:space="0" w:color="auto"/>
            <w:bottom w:val="none" w:sz="0" w:space="0" w:color="auto"/>
            <w:right w:val="none" w:sz="0" w:space="0" w:color="auto"/>
          </w:divBdr>
        </w:div>
        <w:div w:id="73935430">
          <w:marLeft w:val="480"/>
          <w:marRight w:val="0"/>
          <w:marTop w:val="0"/>
          <w:marBottom w:val="0"/>
          <w:divBdr>
            <w:top w:val="none" w:sz="0" w:space="0" w:color="auto"/>
            <w:left w:val="none" w:sz="0" w:space="0" w:color="auto"/>
            <w:bottom w:val="none" w:sz="0" w:space="0" w:color="auto"/>
            <w:right w:val="none" w:sz="0" w:space="0" w:color="auto"/>
          </w:divBdr>
        </w:div>
        <w:div w:id="1459833106">
          <w:marLeft w:val="480"/>
          <w:marRight w:val="0"/>
          <w:marTop w:val="0"/>
          <w:marBottom w:val="0"/>
          <w:divBdr>
            <w:top w:val="none" w:sz="0" w:space="0" w:color="auto"/>
            <w:left w:val="none" w:sz="0" w:space="0" w:color="auto"/>
            <w:bottom w:val="none" w:sz="0" w:space="0" w:color="auto"/>
            <w:right w:val="none" w:sz="0" w:space="0" w:color="auto"/>
          </w:divBdr>
        </w:div>
        <w:div w:id="1617365590">
          <w:marLeft w:val="480"/>
          <w:marRight w:val="0"/>
          <w:marTop w:val="0"/>
          <w:marBottom w:val="0"/>
          <w:divBdr>
            <w:top w:val="none" w:sz="0" w:space="0" w:color="auto"/>
            <w:left w:val="none" w:sz="0" w:space="0" w:color="auto"/>
            <w:bottom w:val="none" w:sz="0" w:space="0" w:color="auto"/>
            <w:right w:val="none" w:sz="0" w:space="0" w:color="auto"/>
          </w:divBdr>
        </w:div>
        <w:div w:id="97533525">
          <w:marLeft w:val="480"/>
          <w:marRight w:val="0"/>
          <w:marTop w:val="0"/>
          <w:marBottom w:val="0"/>
          <w:divBdr>
            <w:top w:val="none" w:sz="0" w:space="0" w:color="auto"/>
            <w:left w:val="none" w:sz="0" w:space="0" w:color="auto"/>
            <w:bottom w:val="none" w:sz="0" w:space="0" w:color="auto"/>
            <w:right w:val="none" w:sz="0" w:space="0" w:color="auto"/>
          </w:divBdr>
        </w:div>
        <w:div w:id="1828787130">
          <w:marLeft w:val="480"/>
          <w:marRight w:val="0"/>
          <w:marTop w:val="0"/>
          <w:marBottom w:val="0"/>
          <w:divBdr>
            <w:top w:val="none" w:sz="0" w:space="0" w:color="auto"/>
            <w:left w:val="none" w:sz="0" w:space="0" w:color="auto"/>
            <w:bottom w:val="none" w:sz="0" w:space="0" w:color="auto"/>
            <w:right w:val="none" w:sz="0" w:space="0" w:color="auto"/>
          </w:divBdr>
        </w:div>
        <w:div w:id="1102645512">
          <w:marLeft w:val="480"/>
          <w:marRight w:val="0"/>
          <w:marTop w:val="0"/>
          <w:marBottom w:val="0"/>
          <w:divBdr>
            <w:top w:val="none" w:sz="0" w:space="0" w:color="auto"/>
            <w:left w:val="none" w:sz="0" w:space="0" w:color="auto"/>
            <w:bottom w:val="none" w:sz="0" w:space="0" w:color="auto"/>
            <w:right w:val="none" w:sz="0" w:space="0" w:color="auto"/>
          </w:divBdr>
        </w:div>
        <w:div w:id="9837456">
          <w:marLeft w:val="480"/>
          <w:marRight w:val="0"/>
          <w:marTop w:val="0"/>
          <w:marBottom w:val="0"/>
          <w:divBdr>
            <w:top w:val="none" w:sz="0" w:space="0" w:color="auto"/>
            <w:left w:val="none" w:sz="0" w:space="0" w:color="auto"/>
            <w:bottom w:val="none" w:sz="0" w:space="0" w:color="auto"/>
            <w:right w:val="none" w:sz="0" w:space="0" w:color="auto"/>
          </w:divBdr>
        </w:div>
        <w:div w:id="2086493340">
          <w:marLeft w:val="480"/>
          <w:marRight w:val="0"/>
          <w:marTop w:val="0"/>
          <w:marBottom w:val="0"/>
          <w:divBdr>
            <w:top w:val="none" w:sz="0" w:space="0" w:color="auto"/>
            <w:left w:val="none" w:sz="0" w:space="0" w:color="auto"/>
            <w:bottom w:val="none" w:sz="0" w:space="0" w:color="auto"/>
            <w:right w:val="none" w:sz="0" w:space="0" w:color="auto"/>
          </w:divBdr>
        </w:div>
        <w:div w:id="1886987213">
          <w:marLeft w:val="480"/>
          <w:marRight w:val="0"/>
          <w:marTop w:val="0"/>
          <w:marBottom w:val="0"/>
          <w:divBdr>
            <w:top w:val="none" w:sz="0" w:space="0" w:color="auto"/>
            <w:left w:val="none" w:sz="0" w:space="0" w:color="auto"/>
            <w:bottom w:val="none" w:sz="0" w:space="0" w:color="auto"/>
            <w:right w:val="none" w:sz="0" w:space="0" w:color="auto"/>
          </w:divBdr>
        </w:div>
        <w:div w:id="284775649">
          <w:marLeft w:val="480"/>
          <w:marRight w:val="0"/>
          <w:marTop w:val="0"/>
          <w:marBottom w:val="0"/>
          <w:divBdr>
            <w:top w:val="none" w:sz="0" w:space="0" w:color="auto"/>
            <w:left w:val="none" w:sz="0" w:space="0" w:color="auto"/>
            <w:bottom w:val="none" w:sz="0" w:space="0" w:color="auto"/>
            <w:right w:val="none" w:sz="0" w:space="0" w:color="auto"/>
          </w:divBdr>
        </w:div>
        <w:div w:id="1361513575">
          <w:marLeft w:val="480"/>
          <w:marRight w:val="0"/>
          <w:marTop w:val="0"/>
          <w:marBottom w:val="0"/>
          <w:divBdr>
            <w:top w:val="none" w:sz="0" w:space="0" w:color="auto"/>
            <w:left w:val="none" w:sz="0" w:space="0" w:color="auto"/>
            <w:bottom w:val="none" w:sz="0" w:space="0" w:color="auto"/>
            <w:right w:val="none" w:sz="0" w:space="0" w:color="auto"/>
          </w:divBdr>
        </w:div>
        <w:div w:id="1710257225">
          <w:marLeft w:val="480"/>
          <w:marRight w:val="0"/>
          <w:marTop w:val="0"/>
          <w:marBottom w:val="0"/>
          <w:divBdr>
            <w:top w:val="none" w:sz="0" w:space="0" w:color="auto"/>
            <w:left w:val="none" w:sz="0" w:space="0" w:color="auto"/>
            <w:bottom w:val="none" w:sz="0" w:space="0" w:color="auto"/>
            <w:right w:val="none" w:sz="0" w:space="0" w:color="auto"/>
          </w:divBdr>
        </w:div>
        <w:div w:id="1210919180">
          <w:marLeft w:val="480"/>
          <w:marRight w:val="0"/>
          <w:marTop w:val="0"/>
          <w:marBottom w:val="0"/>
          <w:divBdr>
            <w:top w:val="none" w:sz="0" w:space="0" w:color="auto"/>
            <w:left w:val="none" w:sz="0" w:space="0" w:color="auto"/>
            <w:bottom w:val="none" w:sz="0" w:space="0" w:color="auto"/>
            <w:right w:val="none" w:sz="0" w:space="0" w:color="auto"/>
          </w:divBdr>
        </w:div>
        <w:div w:id="1304315062">
          <w:marLeft w:val="480"/>
          <w:marRight w:val="0"/>
          <w:marTop w:val="0"/>
          <w:marBottom w:val="0"/>
          <w:divBdr>
            <w:top w:val="none" w:sz="0" w:space="0" w:color="auto"/>
            <w:left w:val="none" w:sz="0" w:space="0" w:color="auto"/>
            <w:bottom w:val="none" w:sz="0" w:space="0" w:color="auto"/>
            <w:right w:val="none" w:sz="0" w:space="0" w:color="auto"/>
          </w:divBdr>
        </w:div>
        <w:div w:id="303856054">
          <w:marLeft w:val="480"/>
          <w:marRight w:val="0"/>
          <w:marTop w:val="0"/>
          <w:marBottom w:val="0"/>
          <w:divBdr>
            <w:top w:val="none" w:sz="0" w:space="0" w:color="auto"/>
            <w:left w:val="none" w:sz="0" w:space="0" w:color="auto"/>
            <w:bottom w:val="none" w:sz="0" w:space="0" w:color="auto"/>
            <w:right w:val="none" w:sz="0" w:space="0" w:color="auto"/>
          </w:divBdr>
        </w:div>
        <w:div w:id="1857839512">
          <w:marLeft w:val="480"/>
          <w:marRight w:val="0"/>
          <w:marTop w:val="0"/>
          <w:marBottom w:val="0"/>
          <w:divBdr>
            <w:top w:val="none" w:sz="0" w:space="0" w:color="auto"/>
            <w:left w:val="none" w:sz="0" w:space="0" w:color="auto"/>
            <w:bottom w:val="none" w:sz="0" w:space="0" w:color="auto"/>
            <w:right w:val="none" w:sz="0" w:space="0" w:color="auto"/>
          </w:divBdr>
        </w:div>
      </w:divsChild>
    </w:div>
    <w:div w:id="579292643">
      <w:bodyDiv w:val="1"/>
      <w:marLeft w:val="0"/>
      <w:marRight w:val="0"/>
      <w:marTop w:val="0"/>
      <w:marBottom w:val="0"/>
      <w:divBdr>
        <w:top w:val="none" w:sz="0" w:space="0" w:color="auto"/>
        <w:left w:val="none" w:sz="0" w:space="0" w:color="auto"/>
        <w:bottom w:val="none" w:sz="0" w:space="0" w:color="auto"/>
        <w:right w:val="none" w:sz="0" w:space="0" w:color="auto"/>
      </w:divBdr>
      <w:divsChild>
        <w:div w:id="4021148">
          <w:marLeft w:val="480"/>
          <w:marRight w:val="0"/>
          <w:marTop w:val="0"/>
          <w:marBottom w:val="0"/>
          <w:divBdr>
            <w:top w:val="none" w:sz="0" w:space="0" w:color="auto"/>
            <w:left w:val="none" w:sz="0" w:space="0" w:color="auto"/>
            <w:bottom w:val="none" w:sz="0" w:space="0" w:color="auto"/>
            <w:right w:val="none" w:sz="0" w:space="0" w:color="auto"/>
          </w:divBdr>
        </w:div>
        <w:div w:id="48386922">
          <w:marLeft w:val="480"/>
          <w:marRight w:val="0"/>
          <w:marTop w:val="0"/>
          <w:marBottom w:val="0"/>
          <w:divBdr>
            <w:top w:val="none" w:sz="0" w:space="0" w:color="auto"/>
            <w:left w:val="none" w:sz="0" w:space="0" w:color="auto"/>
            <w:bottom w:val="none" w:sz="0" w:space="0" w:color="auto"/>
            <w:right w:val="none" w:sz="0" w:space="0" w:color="auto"/>
          </w:divBdr>
        </w:div>
        <w:div w:id="68577424">
          <w:marLeft w:val="480"/>
          <w:marRight w:val="0"/>
          <w:marTop w:val="0"/>
          <w:marBottom w:val="0"/>
          <w:divBdr>
            <w:top w:val="none" w:sz="0" w:space="0" w:color="auto"/>
            <w:left w:val="none" w:sz="0" w:space="0" w:color="auto"/>
            <w:bottom w:val="none" w:sz="0" w:space="0" w:color="auto"/>
            <w:right w:val="none" w:sz="0" w:space="0" w:color="auto"/>
          </w:divBdr>
        </w:div>
        <w:div w:id="132337082">
          <w:marLeft w:val="480"/>
          <w:marRight w:val="0"/>
          <w:marTop w:val="0"/>
          <w:marBottom w:val="0"/>
          <w:divBdr>
            <w:top w:val="none" w:sz="0" w:space="0" w:color="auto"/>
            <w:left w:val="none" w:sz="0" w:space="0" w:color="auto"/>
            <w:bottom w:val="none" w:sz="0" w:space="0" w:color="auto"/>
            <w:right w:val="none" w:sz="0" w:space="0" w:color="auto"/>
          </w:divBdr>
        </w:div>
        <w:div w:id="148400321">
          <w:marLeft w:val="480"/>
          <w:marRight w:val="0"/>
          <w:marTop w:val="0"/>
          <w:marBottom w:val="0"/>
          <w:divBdr>
            <w:top w:val="none" w:sz="0" w:space="0" w:color="auto"/>
            <w:left w:val="none" w:sz="0" w:space="0" w:color="auto"/>
            <w:bottom w:val="none" w:sz="0" w:space="0" w:color="auto"/>
            <w:right w:val="none" w:sz="0" w:space="0" w:color="auto"/>
          </w:divBdr>
        </w:div>
        <w:div w:id="164974523">
          <w:marLeft w:val="480"/>
          <w:marRight w:val="0"/>
          <w:marTop w:val="0"/>
          <w:marBottom w:val="0"/>
          <w:divBdr>
            <w:top w:val="none" w:sz="0" w:space="0" w:color="auto"/>
            <w:left w:val="none" w:sz="0" w:space="0" w:color="auto"/>
            <w:bottom w:val="none" w:sz="0" w:space="0" w:color="auto"/>
            <w:right w:val="none" w:sz="0" w:space="0" w:color="auto"/>
          </w:divBdr>
        </w:div>
        <w:div w:id="167908174">
          <w:marLeft w:val="480"/>
          <w:marRight w:val="0"/>
          <w:marTop w:val="0"/>
          <w:marBottom w:val="0"/>
          <w:divBdr>
            <w:top w:val="none" w:sz="0" w:space="0" w:color="auto"/>
            <w:left w:val="none" w:sz="0" w:space="0" w:color="auto"/>
            <w:bottom w:val="none" w:sz="0" w:space="0" w:color="auto"/>
            <w:right w:val="none" w:sz="0" w:space="0" w:color="auto"/>
          </w:divBdr>
        </w:div>
        <w:div w:id="203836381">
          <w:marLeft w:val="480"/>
          <w:marRight w:val="0"/>
          <w:marTop w:val="0"/>
          <w:marBottom w:val="0"/>
          <w:divBdr>
            <w:top w:val="none" w:sz="0" w:space="0" w:color="auto"/>
            <w:left w:val="none" w:sz="0" w:space="0" w:color="auto"/>
            <w:bottom w:val="none" w:sz="0" w:space="0" w:color="auto"/>
            <w:right w:val="none" w:sz="0" w:space="0" w:color="auto"/>
          </w:divBdr>
        </w:div>
        <w:div w:id="229661285">
          <w:marLeft w:val="480"/>
          <w:marRight w:val="0"/>
          <w:marTop w:val="0"/>
          <w:marBottom w:val="0"/>
          <w:divBdr>
            <w:top w:val="none" w:sz="0" w:space="0" w:color="auto"/>
            <w:left w:val="none" w:sz="0" w:space="0" w:color="auto"/>
            <w:bottom w:val="none" w:sz="0" w:space="0" w:color="auto"/>
            <w:right w:val="none" w:sz="0" w:space="0" w:color="auto"/>
          </w:divBdr>
        </w:div>
        <w:div w:id="239338612">
          <w:marLeft w:val="480"/>
          <w:marRight w:val="0"/>
          <w:marTop w:val="0"/>
          <w:marBottom w:val="0"/>
          <w:divBdr>
            <w:top w:val="none" w:sz="0" w:space="0" w:color="auto"/>
            <w:left w:val="none" w:sz="0" w:space="0" w:color="auto"/>
            <w:bottom w:val="none" w:sz="0" w:space="0" w:color="auto"/>
            <w:right w:val="none" w:sz="0" w:space="0" w:color="auto"/>
          </w:divBdr>
        </w:div>
        <w:div w:id="249235952">
          <w:marLeft w:val="480"/>
          <w:marRight w:val="0"/>
          <w:marTop w:val="0"/>
          <w:marBottom w:val="0"/>
          <w:divBdr>
            <w:top w:val="none" w:sz="0" w:space="0" w:color="auto"/>
            <w:left w:val="none" w:sz="0" w:space="0" w:color="auto"/>
            <w:bottom w:val="none" w:sz="0" w:space="0" w:color="auto"/>
            <w:right w:val="none" w:sz="0" w:space="0" w:color="auto"/>
          </w:divBdr>
        </w:div>
        <w:div w:id="274412100">
          <w:marLeft w:val="480"/>
          <w:marRight w:val="0"/>
          <w:marTop w:val="0"/>
          <w:marBottom w:val="0"/>
          <w:divBdr>
            <w:top w:val="none" w:sz="0" w:space="0" w:color="auto"/>
            <w:left w:val="none" w:sz="0" w:space="0" w:color="auto"/>
            <w:bottom w:val="none" w:sz="0" w:space="0" w:color="auto"/>
            <w:right w:val="none" w:sz="0" w:space="0" w:color="auto"/>
          </w:divBdr>
        </w:div>
        <w:div w:id="319508810">
          <w:marLeft w:val="480"/>
          <w:marRight w:val="0"/>
          <w:marTop w:val="0"/>
          <w:marBottom w:val="0"/>
          <w:divBdr>
            <w:top w:val="none" w:sz="0" w:space="0" w:color="auto"/>
            <w:left w:val="none" w:sz="0" w:space="0" w:color="auto"/>
            <w:bottom w:val="none" w:sz="0" w:space="0" w:color="auto"/>
            <w:right w:val="none" w:sz="0" w:space="0" w:color="auto"/>
          </w:divBdr>
        </w:div>
        <w:div w:id="369034290">
          <w:marLeft w:val="480"/>
          <w:marRight w:val="0"/>
          <w:marTop w:val="0"/>
          <w:marBottom w:val="0"/>
          <w:divBdr>
            <w:top w:val="none" w:sz="0" w:space="0" w:color="auto"/>
            <w:left w:val="none" w:sz="0" w:space="0" w:color="auto"/>
            <w:bottom w:val="none" w:sz="0" w:space="0" w:color="auto"/>
            <w:right w:val="none" w:sz="0" w:space="0" w:color="auto"/>
          </w:divBdr>
        </w:div>
        <w:div w:id="373312158">
          <w:marLeft w:val="480"/>
          <w:marRight w:val="0"/>
          <w:marTop w:val="0"/>
          <w:marBottom w:val="0"/>
          <w:divBdr>
            <w:top w:val="none" w:sz="0" w:space="0" w:color="auto"/>
            <w:left w:val="none" w:sz="0" w:space="0" w:color="auto"/>
            <w:bottom w:val="none" w:sz="0" w:space="0" w:color="auto"/>
            <w:right w:val="none" w:sz="0" w:space="0" w:color="auto"/>
          </w:divBdr>
        </w:div>
        <w:div w:id="433594946">
          <w:marLeft w:val="480"/>
          <w:marRight w:val="0"/>
          <w:marTop w:val="0"/>
          <w:marBottom w:val="0"/>
          <w:divBdr>
            <w:top w:val="none" w:sz="0" w:space="0" w:color="auto"/>
            <w:left w:val="none" w:sz="0" w:space="0" w:color="auto"/>
            <w:bottom w:val="none" w:sz="0" w:space="0" w:color="auto"/>
            <w:right w:val="none" w:sz="0" w:space="0" w:color="auto"/>
          </w:divBdr>
        </w:div>
        <w:div w:id="459803183">
          <w:marLeft w:val="480"/>
          <w:marRight w:val="0"/>
          <w:marTop w:val="0"/>
          <w:marBottom w:val="0"/>
          <w:divBdr>
            <w:top w:val="none" w:sz="0" w:space="0" w:color="auto"/>
            <w:left w:val="none" w:sz="0" w:space="0" w:color="auto"/>
            <w:bottom w:val="none" w:sz="0" w:space="0" w:color="auto"/>
            <w:right w:val="none" w:sz="0" w:space="0" w:color="auto"/>
          </w:divBdr>
        </w:div>
        <w:div w:id="472413244">
          <w:marLeft w:val="480"/>
          <w:marRight w:val="0"/>
          <w:marTop w:val="0"/>
          <w:marBottom w:val="0"/>
          <w:divBdr>
            <w:top w:val="none" w:sz="0" w:space="0" w:color="auto"/>
            <w:left w:val="none" w:sz="0" w:space="0" w:color="auto"/>
            <w:bottom w:val="none" w:sz="0" w:space="0" w:color="auto"/>
            <w:right w:val="none" w:sz="0" w:space="0" w:color="auto"/>
          </w:divBdr>
        </w:div>
        <w:div w:id="503789919">
          <w:marLeft w:val="480"/>
          <w:marRight w:val="0"/>
          <w:marTop w:val="0"/>
          <w:marBottom w:val="0"/>
          <w:divBdr>
            <w:top w:val="none" w:sz="0" w:space="0" w:color="auto"/>
            <w:left w:val="none" w:sz="0" w:space="0" w:color="auto"/>
            <w:bottom w:val="none" w:sz="0" w:space="0" w:color="auto"/>
            <w:right w:val="none" w:sz="0" w:space="0" w:color="auto"/>
          </w:divBdr>
        </w:div>
        <w:div w:id="533077175">
          <w:marLeft w:val="480"/>
          <w:marRight w:val="0"/>
          <w:marTop w:val="0"/>
          <w:marBottom w:val="0"/>
          <w:divBdr>
            <w:top w:val="none" w:sz="0" w:space="0" w:color="auto"/>
            <w:left w:val="none" w:sz="0" w:space="0" w:color="auto"/>
            <w:bottom w:val="none" w:sz="0" w:space="0" w:color="auto"/>
            <w:right w:val="none" w:sz="0" w:space="0" w:color="auto"/>
          </w:divBdr>
        </w:div>
        <w:div w:id="599991316">
          <w:marLeft w:val="480"/>
          <w:marRight w:val="0"/>
          <w:marTop w:val="0"/>
          <w:marBottom w:val="0"/>
          <w:divBdr>
            <w:top w:val="none" w:sz="0" w:space="0" w:color="auto"/>
            <w:left w:val="none" w:sz="0" w:space="0" w:color="auto"/>
            <w:bottom w:val="none" w:sz="0" w:space="0" w:color="auto"/>
            <w:right w:val="none" w:sz="0" w:space="0" w:color="auto"/>
          </w:divBdr>
        </w:div>
        <w:div w:id="659582141">
          <w:marLeft w:val="480"/>
          <w:marRight w:val="0"/>
          <w:marTop w:val="0"/>
          <w:marBottom w:val="0"/>
          <w:divBdr>
            <w:top w:val="none" w:sz="0" w:space="0" w:color="auto"/>
            <w:left w:val="none" w:sz="0" w:space="0" w:color="auto"/>
            <w:bottom w:val="none" w:sz="0" w:space="0" w:color="auto"/>
            <w:right w:val="none" w:sz="0" w:space="0" w:color="auto"/>
          </w:divBdr>
        </w:div>
        <w:div w:id="667440751">
          <w:marLeft w:val="480"/>
          <w:marRight w:val="0"/>
          <w:marTop w:val="0"/>
          <w:marBottom w:val="0"/>
          <w:divBdr>
            <w:top w:val="none" w:sz="0" w:space="0" w:color="auto"/>
            <w:left w:val="none" w:sz="0" w:space="0" w:color="auto"/>
            <w:bottom w:val="none" w:sz="0" w:space="0" w:color="auto"/>
            <w:right w:val="none" w:sz="0" w:space="0" w:color="auto"/>
          </w:divBdr>
        </w:div>
        <w:div w:id="688411297">
          <w:marLeft w:val="480"/>
          <w:marRight w:val="0"/>
          <w:marTop w:val="0"/>
          <w:marBottom w:val="0"/>
          <w:divBdr>
            <w:top w:val="none" w:sz="0" w:space="0" w:color="auto"/>
            <w:left w:val="none" w:sz="0" w:space="0" w:color="auto"/>
            <w:bottom w:val="none" w:sz="0" w:space="0" w:color="auto"/>
            <w:right w:val="none" w:sz="0" w:space="0" w:color="auto"/>
          </w:divBdr>
        </w:div>
        <w:div w:id="806707278">
          <w:marLeft w:val="480"/>
          <w:marRight w:val="0"/>
          <w:marTop w:val="0"/>
          <w:marBottom w:val="0"/>
          <w:divBdr>
            <w:top w:val="none" w:sz="0" w:space="0" w:color="auto"/>
            <w:left w:val="none" w:sz="0" w:space="0" w:color="auto"/>
            <w:bottom w:val="none" w:sz="0" w:space="0" w:color="auto"/>
            <w:right w:val="none" w:sz="0" w:space="0" w:color="auto"/>
          </w:divBdr>
        </w:div>
        <w:div w:id="813641224">
          <w:marLeft w:val="480"/>
          <w:marRight w:val="0"/>
          <w:marTop w:val="0"/>
          <w:marBottom w:val="0"/>
          <w:divBdr>
            <w:top w:val="none" w:sz="0" w:space="0" w:color="auto"/>
            <w:left w:val="none" w:sz="0" w:space="0" w:color="auto"/>
            <w:bottom w:val="none" w:sz="0" w:space="0" w:color="auto"/>
            <w:right w:val="none" w:sz="0" w:space="0" w:color="auto"/>
          </w:divBdr>
        </w:div>
        <w:div w:id="831333905">
          <w:marLeft w:val="480"/>
          <w:marRight w:val="0"/>
          <w:marTop w:val="0"/>
          <w:marBottom w:val="0"/>
          <w:divBdr>
            <w:top w:val="none" w:sz="0" w:space="0" w:color="auto"/>
            <w:left w:val="none" w:sz="0" w:space="0" w:color="auto"/>
            <w:bottom w:val="none" w:sz="0" w:space="0" w:color="auto"/>
            <w:right w:val="none" w:sz="0" w:space="0" w:color="auto"/>
          </w:divBdr>
        </w:div>
        <w:div w:id="836847243">
          <w:marLeft w:val="480"/>
          <w:marRight w:val="0"/>
          <w:marTop w:val="0"/>
          <w:marBottom w:val="0"/>
          <w:divBdr>
            <w:top w:val="none" w:sz="0" w:space="0" w:color="auto"/>
            <w:left w:val="none" w:sz="0" w:space="0" w:color="auto"/>
            <w:bottom w:val="none" w:sz="0" w:space="0" w:color="auto"/>
            <w:right w:val="none" w:sz="0" w:space="0" w:color="auto"/>
          </w:divBdr>
        </w:div>
        <w:div w:id="894658693">
          <w:marLeft w:val="480"/>
          <w:marRight w:val="0"/>
          <w:marTop w:val="0"/>
          <w:marBottom w:val="0"/>
          <w:divBdr>
            <w:top w:val="none" w:sz="0" w:space="0" w:color="auto"/>
            <w:left w:val="none" w:sz="0" w:space="0" w:color="auto"/>
            <w:bottom w:val="none" w:sz="0" w:space="0" w:color="auto"/>
            <w:right w:val="none" w:sz="0" w:space="0" w:color="auto"/>
          </w:divBdr>
        </w:div>
        <w:div w:id="950360560">
          <w:marLeft w:val="480"/>
          <w:marRight w:val="0"/>
          <w:marTop w:val="0"/>
          <w:marBottom w:val="0"/>
          <w:divBdr>
            <w:top w:val="none" w:sz="0" w:space="0" w:color="auto"/>
            <w:left w:val="none" w:sz="0" w:space="0" w:color="auto"/>
            <w:bottom w:val="none" w:sz="0" w:space="0" w:color="auto"/>
            <w:right w:val="none" w:sz="0" w:space="0" w:color="auto"/>
          </w:divBdr>
        </w:div>
        <w:div w:id="969898484">
          <w:marLeft w:val="480"/>
          <w:marRight w:val="0"/>
          <w:marTop w:val="0"/>
          <w:marBottom w:val="0"/>
          <w:divBdr>
            <w:top w:val="none" w:sz="0" w:space="0" w:color="auto"/>
            <w:left w:val="none" w:sz="0" w:space="0" w:color="auto"/>
            <w:bottom w:val="none" w:sz="0" w:space="0" w:color="auto"/>
            <w:right w:val="none" w:sz="0" w:space="0" w:color="auto"/>
          </w:divBdr>
        </w:div>
        <w:div w:id="1029256055">
          <w:marLeft w:val="480"/>
          <w:marRight w:val="0"/>
          <w:marTop w:val="0"/>
          <w:marBottom w:val="0"/>
          <w:divBdr>
            <w:top w:val="none" w:sz="0" w:space="0" w:color="auto"/>
            <w:left w:val="none" w:sz="0" w:space="0" w:color="auto"/>
            <w:bottom w:val="none" w:sz="0" w:space="0" w:color="auto"/>
            <w:right w:val="none" w:sz="0" w:space="0" w:color="auto"/>
          </w:divBdr>
        </w:div>
        <w:div w:id="1034035419">
          <w:marLeft w:val="480"/>
          <w:marRight w:val="0"/>
          <w:marTop w:val="0"/>
          <w:marBottom w:val="0"/>
          <w:divBdr>
            <w:top w:val="none" w:sz="0" w:space="0" w:color="auto"/>
            <w:left w:val="none" w:sz="0" w:space="0" w:color="auto"/>
            <w:bottom w:val="none" w:sz="0" w:space="0" w:color="auto"/>
            <w:right w:val="none" w:sz="0" w:space="0" w:color="auto"/>
          </w:divBdr>
        </w:div>
        <w:div w:id="1078332304">
          <w:marLeft w:val="480"/>
          <w:marRight w:val="0"/>
          <w:marTop w:val="0"/>
          <w:marBottom w:val="0"/>
          <w:divBdr>
            <w:top w:val="none" w:sz="0" w:space="0" w:color="auto"/>
            <w:left w:val="none" w:sz="0" w:space="0" w:color="auto"/>
            <w:bottom w:val="none" w:sz="0" w:space="0" w:color="auto"/>
            <w:right w:val="none" w:sz="0" w:space="0" w:color="auto"/>
          </w:divBdr>
        </w:div>
        <w:div w:id="1103263934">
          <w:marLeft w:val="480"/>
          <w:marRight w:val="0"/>
          <w:marTop w:val="0"/>
          <w:marBottom w:val="0"/>
          <w:divBdr>
            <w:top w:val="none" w:sz="0" w:space="0" w:color="auto"/>
            <w:left w:val="none" w:sz="0" w:space="0" w:color="auto"/>
            <w:bottom w:val="none" w:sz="0" w:space="0" w:color="auto"/>
            <w:right w:val="none" w:sz="0" w:space="0" w:color="auto"/>
          </w:divBdr>
        </w:div>
        <w:div w:id="1213495522">
          <w:marLeft w:val="480"/>
          <w:marRight w:val="0"/>
          <w:marTop w:val="0"/>
          <w:marBottom w:val="0"/>
          <w:divBdr>
            <w:top w:val="none" w:sz="0" w:space="0" w:color="auto"/>
            <w:left w:val="none" w:sz="0" w:space="0" w:color="auto"/>
            <w:bottom w:val="none" w:sz="0" w:space="0" w:color="auto"/>
            <w:right w:val="none" w:sz="0" w:space="0" w:color="auto"/>
          </w:divBdr>
        </w:div>
        <w:div w:id="1401556907">
          <w:marLeft w:val="480"/>
          <w:marRight w:val="0"/>
          <w:marTop w:val="0"/>
          <w:marBottom w:val="0"/>
          <w:divBdr>
            <w:top w:val="none" w:sz="0" w:space="0" w:color="auto"/>
            <w:left w:val="none" w:sz="0" w:space="0" w:color="auto"/>
            <w:bottom w:val="none" w:sz="0" w:space="0" w:color="auto"/>
            <w:right w:val="none" w:sz="0" w:space="0" w:color="auto"/>
          </w:divBdr>
        </w:div>
        <w:div w:id="1423646979">
          <w:marLeft w:val="480"/>
          <w:marRight w:val="0"/>
          <w:marTop w:val="0"/>
          <w:marBottom w:val="0"/>
          <w:divBdr>
            <w:top w:val="none" w:sz="0" w:space="0" w:color="auto"/>
            <w:left w:val="none" w:sz="0" w:space="0" w:color="auto"/>
            <w:bottom w:val="none" w:sz="0" w:space="0" w:color="auto"/>
            <w:right w:val="none" w:sz="0" w:space="0" w:color="auto"/>
          </w:divBdr>
        </w:div>
        <w:div w:id="1461725253">
          <w:marLeft w:val="480"/>
          <w:marRight w:val="0"/>
          <w:marTop w:val="0"/>
          <w:marBottom w:val="0"/>
          <w:divBdr>
            <w:top w:val="none" w:sz="0" w:space="0" w:color="auto"/>
            <w:left w:val="none" w:sz="0" w:space="0" w:color="auto"/>
            <w:bottom w:val="none" w:sz="0" w:space="0" w:color="auto"/>
            <w:right w:val="none" w:sz="0" w:space="0" w:color="auto"/>
          </w:divBdr>
        </w:div>
        <w:div w:id="1503080839">
          <w:marLeft w:val="480"/>
          <w:marRight w:val="0"/>
          <w:marTop w:val="0"/>
          <w:marBottom w:val="0"/>
          <w:divBdr>
            <w:top w:val="none" w:sz="0" w:space="0" w:color="auto"/>
            <w:left w:val="none" w:sz="0" w:space="0" w:color="auto"/>
            <w:bottom w:val="none" w:sz="0" w:space="0" w:color="auto"/>
            <w:right w:val="none" w:sz="0" w:space="0" w:color="auto"/>
          </w:divBdr>
        </w:div>
        <w:div w:id="1508137534">
          <w:marLeft w:val="480"/>
          <w:marRight w:val="0"/>
          <w:marTop w:val="0"/>
          <w:marBottom w:val="0"/>
          <w:divBdr>
            <w:top w:val="none" w:sz="0" w:space="0" w:color="auto"/>
            <w:left w:val="none" w:sz="0" w:space="0" w:color="auto"/>
            <w:bottom w:val="none" w:sz="0" w:space="0" w:color="auto"/>
            <w:right w:val="none" w:sz="0" w:space="0" w:color="auto"/>
          </w:divBdr>
        </w:div>
        <w:div w:id="1600023323">
          <w:marLeft w:val="480"/>
          <w:marRight w:val="0"/>
          <w:marTop w:val="0"/>
          <w:marBottom w:val="0"/>
          <w:divBdr>
            <w:top w:val="none" w:sz="0" w:space="0" w:color="auto"/>
            <w:left w:val="none" w:sz="0" w:space="0" w:color="auto"/>
            <w:bottom w:val="none" w:sz="0" w:space="0" w:color="auto"/>
            <w:right w:val="none" w:sz="0" w:space="0" w:color="auto"/>
          </w:divBdr>
        </w:div>
        <w:div w:id="1650398278">
          <w:marLeft w:val="480"/>
          <w:marRight w:val="0"/>
          <w:marTop w:val="0"/>
          <w:marBottom w:val="0"/>
          <w:divBdr>
            <w:top w:val="none" w:sz="0" w:space="0" w:color="auto"/>
            <w:left w:val="none" w:sz="0" w:space="0" w:color="auto"/>
            <w:bottom w:val="none" w:sz="0" w:space="0" w:color="auto"/>
            <w:right w:val="none" w:sz="0" w:space="0" w:color="auto"/>
          </w:divBdr>
        </w:div>
        <w:div w:id="1659071669">
          <w:marLeft w:val="480"/>
          <w:marRight w:val="0"/>
          <w:marTop w:val="0"/>
          <w:marBottom w:val="0"/>
          <w:divBdr>
            <w:top w:val="none" w:sz="0" w:space="0" w:color="auto"/>
            <w:left w:val="none" w:sz="0" w:space="0" w:color="auto"/>
            <w:bottom w:val="none" w:sz="0" w:space="0" w:color="auto"/>
            <w:right w:val="none" w:sz="0" w:space="0" w:color="auto"/>
          </w:divBdr>
        </w:div>
        <w:div w:id="1663464184">
          <w:marLeft w:val="480"/>
          <w:marRight w:val="0"/>
          <w:marTop w:val="0"/>
          <w:marBottom w:val="0"/>
          <w:divBdr>
            <w:top w:val="none" w:sz="0" w:space="0" w:color="auto"/>
            <w:left w:val="none" w:sz="0" w:space="0" w:color="auto"/>
            <w:bottom w:val="none" w:sz="0" w:space="0" w:color="auto"/>
            <w:right w:val="none" w:sz="0" w:space="0" w:color="auto"/>
          </w:divBdr>
        </w:div>
        <w:div w:id="1687244868">
          <w:marLeft w:val="480"/>
          <w:marRight w:val="0"/>
          <w:marTop w:val="0"/>
          <w:marBottom w:val="0"/>
          <w:divBdr>
            <w:top w:val="none" w:sz="0" w:space="0" w:color="auto"/>
            <w:left w:val="none" w:sz="0" w:space="0" w:color="auto"/>
            <w:bottom w:val="none" w:sz="0" w:space="0" w:color="auto"/>
            <w:right w:val="none" w:sz="0" w:space="0" w:color="auto"/>
          </w:divBdr>
        </w:div>
        <w:div w:id="1692956553">
          <w:marLeft w:val="480"/>
          <w:marRight w:val="0"/>
          <w:marTop w:val="0"/>
          <w:marBottom w:val="0"/>
          <w:divBdr>
            <w:top w:val="none" w:sz="0" w:space="0" w:color="auto"/>
            <w:left w:val="none" w:sz="0" w:space="0" w:color="auto"/>
            <w:bottom w:val="none" w:sz="0" w:space="0" w:color="auto"/>
            <w:right w:val="none" w:sz="0" w:space="0" w:color="auto"/>
          </w:divBdr>
        </w:div>
        <w:div w:id="1736078451">
          <w:marLeft w:val="480"/>
          <w:marRight w:val="0"/>
          <w:marTop w:val="0"/>
          <w:marBottom w:val="0"/>
          <w:divBdr>
            <w:top w:val="none" w:sz="0" w:space="0" w:color="auto"/>
            <w:left w:val="none" w:sz="0" w:space="0" w:color="auto"/>
            <w:bottom w:val="none" w:sz="0" w:space="0" w:color="auto"/>
            <w:right w:val="none" w:sz="0" w:space="0" w:color="auto"/>
          </w:divBdr>
        </w:div>
        <w:div w:id="1755544307">
          <w:marLeft w:val="480"/>
          <w:marRight w:val="0"/>
          <w:marTop w:val="0"/>
          <w:marBottom w:val="0"/>
          <w:divBdr>
            <w:top w:val="none" w:sz="0" w:space="0" w:color="auto"/>
            <w:left w:val="none" w:sz="0" w:space="0" w:color="auto"/>
            <w:bottom w:val="none" w:sz="0" w:space="0" w:color="auto"/>
            <w:right w:val="none" w:sz="0" w:space="0" w:color="auto"/>
          </w:divBdr>
        </w:div>
        <w:div w:id="1786776417">
          <w:marLeft w:val="480"/>
          <w:marRight w:val="0"/>
          <w:marTop w:val="0"/>
          <w:marBottom w:val="0"/>
          <w:divBdr>
            <w:top w:val="none" w:sz="0" w:space="0" w:color="auto"/>
            <w:left w:val="none" w:sz="0" w:space="0" w:color="auto"/>
            <w:bottom w:val="none" w:sz="0" w:space="0" w:color="auto"/>
            <w:right w:val="none" w:sz="0" w:space="0" w:color="auto"/>
          </w:divBdr>
        </w:div>
        <w:div w:id="1848133010">
          <w:marLeft w:val="480"/>
          <w:marRight w:val="0"/>
          <w:marTop w:val="0"/>
          <w:marBottom w:val="0"/>
          <w:divBdr>
            <w:top w:val="none" w:sz="0" w:space="0" w:color="auto"/>
            <w:left w:val="none" w:sz="0" w:space="0" w:color="auto"/>
            <w:bottom w:val="none" w:sz="0" w:space="0" w:color="auto"/>
            <w:right w:val="none" w:sz="0" w:space="0" w:color="auto"/>
          </w:divBdr>
        </w:div>
        <w:div w:id="1935042531">
          <w:marLeft w:val="480"/>
          <w:marRight w:val="0"/>
          <w:marTop w:val="0"/>
          <w:marBottom w:val="0"/>
          <w:divBdr>
            <w:top w:val="none" w:sz="0" w:space="0" w:color="auto"/>
            <w:left w:val="none" w:sz="0" w:space="0" w:color="auto"/>
            <w:bottom w:val="none" w:sz="0" w:space="0" w:color="auto"/>
            <w:right w:val="none" w:sz="0" w:space="0" w:color="auto"/>
          </w:divBdr>
        </w:div>
        <w:div w:id="2011717100">
          <w:marLeft w:val="480"/>
          <w:marRight w:val="0"/>
          <w:marTop w:val="0"/>
          <w:marBottom w:val="0"/>
          <w:divBdr>
            <w:top w:val="none" w:sz="0" w:space="0" w:color="auto"/>
            <w:left w:val="none" w:sz="0" w:space="0" w:color="auto"/>
            <w:bottom w:val="none" w:sz="0" w:space="0" w:color="auto"/>
            <w:right w:val="none" w:sz="0" w:space="0" w:color="auto"/>
          </w:divBdr>
        </w:div>
        <w:div w:id="2012876089">
          <w:marLeft w:val="480"/>
          <w:marRight w:val="0"/>
          <w:marTop w:val="0"/>
          <w:marBottom w:val="0"/>
          <w:divBdr>
            <w:top w:val="none" w:sz="0" w:space="0" w:color="auto"/>
            <w:left w:val="none" w:sz="0" w:space="0" w:color="auto"/>
            <w:bottom w:val="none" w:sz="0" w:space="0" w:color="auto"/>
            <w:right w:val="none" w:sz="0" w:space="0" w:color="auto"/>
          </w:divBdr>
        </w:div>
        <w:div w:id="2054766611">
          <w:marLeft w:val="480"/>
          <w:marRight w:val="0"/>
          <w:marTop w:val="0"/>
          <w:marBottom w:val="0"/>
          <w:divBdr>
            <w:top w:val="none" w:sz="0" w:space="0" w:color="auto"/>
            <w:left w:val="none" w:sz="0" w:space="0" w:color="auto"/>
            <w:bottom w:val="none" w:sz="0" w:space="0" w:color="auto"/>
            <w:right w:val="none" w:sz="0" w:space="0" w:color="auto"/>
          </w:divBdr>
        </w:div>
        <w:div w:id="2056274665">
          <w:marLeft w:val="480"/>
          <w:marRight w:val="0"/>
          <w:marTop w:val="0"/>
          <w:marBottom w:val="0"/>
          <w:divBdr>
            <w:top w:val="none" w:sz="0" w:space="0" w:color="auto"/>
            <w:left w:val="none" w:sz="0" w:space="0" w:color="auto"/>
            <w:bottom w:val="none" w:sz="0" w:space="0" w:color="auto"/>
            <w:right w:val="none" w:sz="0" w:space="0" w:color="auto"/>
          </w:divBdr>
        </w:div>
        <w:div w:id="2066180881">
          <w:marLeft w:val="480"/>
          <w:marRight w:val="0"/>
          <w:marTop w:val="0"/>
          <w:marBottom w:val="0"/>
          <w:divBdr>
            <w:top w:val="none" w:sz="0" w:space="0" w:color="auto"/>
            <w:left w:val="none" w:sz="0" w:space="0" w:color="auto"/>
            <w:bottom w:val="none" w:sz="0" w:space="0" w:color="auto"/>
            <w:right w:val="none" w:sz="0" w:space="0" w:color="auto"/>
          </w:divBdr>
        </w:div>
      </w:divsChild>
    </w:div>
    <w:div w:id="584189613">
      <w:bodyDiv w:val="1"/>
      <w:marLeft w:val="0"/>
      <w:marRight w:val="0"/>
      <w:marTop w:val="0"/>
      <w:marBottom w:val="0"/>
      <w:divBdr>
        <w:top w:val="none" w:sz="0" w:space="0" w:color="auto"/>
        <w:left w:val="none" w:sz="0" w:space="0" w:color="auto"/>
        <w:bottom w:val="none" w:sz="0" w:space="0" w:color="auto"/>
        <w:right w:val="none" w:sz="0" w:space="0" w:color="auto"/>
      </w:divBdr>
      <w:divsChild>
        <w:div w:id="19673513">
          <w:marLeft w:val="480"/>
          <w:marRight w:val="0"/>
          <w:marTop w:val="0"/>
          <w:marBottom w:val="0"/>
          <w:divBdr>
            <w:top w:val="none" w:sz="0" w:space="0" w:color="auto"/>
            <w:left w:val="none" w:sz="0" w:space="0" w:color="auto"/>
            <w:bottom w:val="none" w:sz="0" w:space="0" w:color="auto"/>
            <w:right w:val="none" w:sz="0" w:space="0" w:color="auto"/>
          </w:divBdr>
        </w:div>
        <w:div w:id="75903809">
          <w:marLeft w:val="480"/>
          <w:marRight w:val="0"/>
          <w:marTop w:val="0"/>
          <w:marBottom w:val="0"/>
          <w:divBdr>
            <w:top w:val="none" w:sz="0" w:space="0" w:color="auto"/>
            <w:left w:val="none" w:sz="0" w:space="0" w:color="auto"/>
            <w:bottom w:val="none" w:sz="0" w:space="0" w:color="auto"/>
            <w:right w:val="none" w:sz="0" w:space="0" w:color="auto"/>
          </w:divBdr>
        </w:div>
        <w:div w:id="98840583">
          <w:marLeft w:val="480"/>
          <w:marRight w:val="0"/>
          <w:marTop w:val="0"/>
          <w:marBottom w:val="0"/>
          <w:divBdr>
            <w:top w:val="none" w:sz="0" w:space="0" w:color="auto"/>
            <w:left w:val="none" w:sz="0" w:space="0" w:color="auto"/>
            <w:bottom w:val="none" w:sz="0" w:space="0" w:color="auto"/>
            <w:right w:val="none" w:sz="0" w:space="0" w:color="auto"/>
          </w:divBdr>
        </w:div>
        <w:div w:id="125048212">
          <w:marLeft w:val="480"/>
          <w:marRight w:val="0"/>
          <w:marTop w:val="0"/>
          <w:marBottom w:val="0"/>
          <w:divBdr>
            <w:top w:val="none" w:sz="0" w:space="0" w:color="auto"/>
            <w:left w:val="none" w:sz="0" w:space="0" w:color="auto"/>
            <w:bottom w:val="none" w:sz="0" w:space="0" w:color="auto"/>
            <w:right w:val="none" w:sz="0" w:space="0" w:color="auto"/>
          </w:divBdr>
        </w:div>
        <w:div w:id="180094259">
          <w:marLeft w:val="480"/>
          <w:marRight w:val="0"/>
          <w:marTop w:val="0"/>
          <w:marBottom w:val="0"/>
          <w:divBdr>
            <w:top w:val="none" w:sz="0" w:space="0" w:color="auto"/>
            <w:left w:val="none" w:sz="0" w:space="0" w:color="auto"/>
            <w:bottom w:val="none" w:sz="0" w:space="0" w:color="auto"/>
            <w:right w:val="none" w:sz="0" w:space="0" w:color="auto"/>
          </w:divBdr>
        </w:div>
        <w:div w:id="190579600">
          <w:marLeft w:val="480"/>
          <w:marRight w:val="0"/>
          <w:marTop w:val="0"/>
          <w:marBottom w:val="0"/>
          <w:divBdr>
            <w:top w:val="none" w:sz="0" w:space="0" w:color="auto"/>
            <w:left w:val="none" w:sz="0" w:space="0" w:color="auto"/>
            <w:bottom w:val="none" w:sz="0" w:space="0" w:color="auto"/>
            <w:right w:val="none" w:sz="0" w:space="0" w:color="auto"/>
          </w:divBdr>
        </w:div>
        <w:div w:id="203718626">
          <w:marLeft w:val="480"/>
          <w:marRight w:val="0"/>
          <w:marTop w:val="0"/>
          <w:marBottom w:val="0"/>
          <w:divBdr>
            <w:top w:val="none" w:sz="0" w:space="0" w:color="auto"/>
            <w:left w:val="none" w:sz="0" w:space="0" w:color="auto"/>
            <w:bottom w:val="none" w:sz="0" w:space="0" w:color="auto"/>
            <w:right w:val="none" w:sz="0" w:space="0" w:color="auto"/>
          </w:divBdr>
        </w:div>
        <w:div w:id="208300507">
          <w:marLeft w:val="480"/>
          <w:marRight w:val="0"/>
          <w:marTop w:val="0"/>
          <w:marBottom w:val="0"/>
          <w:divBdr>
            <w:top w:val="none" w:sz="0" w:space="0" w:color="auto"/>
            <w:left w:val="none" w:sz="0" w:space="0" w:color="auto"/>
            <w:bottom w:val="none" w:sz="0" w:space="0" w:color="auto"/>
            <w:right w:val="none" w:sz="0" w:space="0" w:color="auto"/>
          </w:divBdr>
        </w:div>
        <w:div w:id="239027675">
          <w:marLeft w:val="480"/>
          <w:marRight w:val="0"/>
          <w:marTop w:val="0"/>
          <w:marBottom w:val="0"/>
          <w:divBdr>
            <w:top w:val="none" w:sz="0" w:space="0" w:color="auto"/>
            <w:left w:val="none" w:sz="0" w:space="0" w:color="auto"/>
            <w:bottom w:val="none" w:sz="0" w:space="0" w:color="auto"/>
            <w:right w:val="none" w:sz="0" w:space="0" w:color="auto"/>
          </w:divBdr>
        </w:div>
        <w:div w:id="276185156">
          <w:marLeft w:val="480"/>
          <w:marRight w:val="0"/>
          <w:marTop w:val="0"/>
          <w:marBottom w:val="0"/>
          <w:divBdr>
            <w:top w:val="none" w:sz="0" w:space="0" w:color="auto"/>
            <w:left w:val="none" w:sz="0" w:space="0" w:color="auto"/>
            <w:bottom w:val="none" w:sz="0" w:space="0" w:color="auto"/>
            <w:right w:val="none" w:sz="0" w:space="0" w:color="auto"/>
          </w:divBdr>
        </w:div>
        <w:div w:id="335110176">
          <w:marLeft w:val="480"/>
          <w:marRight w:val="0"/>
          <w:marTop w:val="0"/>
          <w:marBottom w:val="0"/>
          <w:divBdr>
            <w:top w:val="none" w:sz="0" w:space="0" w:color="auto"/>
            <w:left w:val="none" w:sz="0" w:space="0" w:color="auto"/>
            <w:bottom w:val="none" w:sz="0" w:space="0" w:color="auto"/>
            <w:right w:val="none" w:sz="0" w:space="0" w:color="auto"/>
          </w:divBdr>
        </w:div>
        <w:div w:id="370033892">
          <w:marLeft w:val="480"/>
          <w:marRight w:val="0"/>
          <w:marTop w:val="0"/>
          <w:marBottom w:val="0"/>
          <w:divBdr>
            <w:top w:val="none" w:sz="0" w:space="0" w:color="auto"/>
            <w:left w:val="none" w:sz="0" w:space="0" w:color="auto"/>
            <w:bottom w:val="none" w:sz="0" w:space="0" w:color="auto"/>
            <w:right w:val="none" w:sz="0" w:space="0" w:color="auto"/>
          </w:divBdr>
        </w:div>
        <w:div w:id="450057842">
          <w:marLeft w:val="480"/>
          <w:marRight w:val="0"/>
          <w:marTop w:val="0"/>
          <w:marBottom w:val="0"/>
          <w:divBdr>
            <w:top w:val="none" w:sz="0" w:space="0" w:color="auto"/>
            <w:left w:val="none" w:sz="0" w:space="0" w:color="auto"/>
            <w:bottom w:val="none" w:sz="0" w:space="0" w:color="auto"/>
            <w:right w:val="none" w:sz="0" w:space="0" w:color="auto"/>
          </w:divBdr>
        </w:div>
        <w:div w:id="519856475">
          <w:marLeft w:val="480"/>
          <w:marRight w:val="0"/>
          <w:marTop w:val="0"/>
          <w:marBottom w:val="0"/>
          <w:divBdr>
            <w:top w:val="none" w:sz="0" w:space="0" w:color="auto"/>
            <w:left w:val="none" w:sz="0" w:space="0" w:color="auto"/>
            <w:bottom w:val="none" w:sz="0" w:space="0" w:color="auto"/>
            <w:right w:val="none" w:sz="0" w:space="0" w:color="auto"/>
          </w:divBdr>
        </w:div>
        <w:div w:id="524756399">
          <w:marLeft w:val="480"/>
          <w:marRight w:val="0"/>
          <w:marTop w:val="0"/>
          <w:marBottom w:val="0"/>
          <w:divBdr>
            <w:top w:val="none" w:sz="0" w:space="0" w:color="auto"/>
            <w:left w:val="none" w:sz="0" w:space="0" w:color="auto"/>
            <w:bottom w:val="none" w:sz="0" w:space="0" w:color="auto"/>
            <w:right w:val="none" w:sz="0" w:space="0" w:color="auto"/>
          </w:divBdr>
        </w:div>
        <w:div w:id="532887722">
          <w:marLeft w:val="480"/>
          <w:marRight w:val="0"/>
          <w:marTop w:val="0"/>
          <w:marBottom w:val="0"/>
          <w:divBdr>
            <w:top w:val="none" w:sz="0" w:space="0" w:color="auto"/>
            <w:left w:val="none" w:sz="0" w:space="0" w:color="auto"/>
            <w:bottom w:val="none" w:sz="0" w:space="0" w:color="auto"/>
            <w:right w:val="none" w:sz="0" w:space="0" w:color="auto"/>
          </w:divBdr>
        </w:div>
        <w:div w:id="587079043">
          <w:marLeft w:val="480"/>
          <w:marRight w:val="0"/>
          <w:marTop w:val="0"/>
          <w:marBottom w:val="0"/>
          <w:divBdr>
            <w:top w:val="none" w:sz="0" w:space="0" w:color="auto"/>
            <w:left w:val="none" w:sz="0" w:space="0" w:color="auto"/>
            <w:bottom w:val="none" w:sz="0" w:space="0" w:color="auto"/>
            <w:right w:val="none" w:sz="0" w:space="0" w:color="auto"/>
          </w:divBdr>
        </w:div>
        <w:div w:id="607276093">
          <w:marLeft w:val="480"/>
          <w:marRight w:val="0"/>
          <w:marTop w:val="0"/>
          <w:marBottom w:val="0"/>
          <w:divBdr>
            <w:top w:val="none" w:sz="0" w:space="0" w:color="auto"/>
            <w:left w:val="none" w:sz="0" w:space="0" w:color="auto"/>
            <w:bottom w:val="none" w:sz="0" w:space="0" w:color="auto"/>
            <w:right w:val="none" w:sz="0" w:space="0" w:color="auto"/>
          </w:divBdr>
        </w:div>
        <w:div w:id="637994004">
          <w:marLeft w:val="480"/>
          <w:marRight w:val="0"/>
          <w:marTop w:val="0"/>
          <w:marBottom w:val="0"/>
          <w:divBdr>
            <w:top w:val="none" w:sz="0" w:space="0" w:color="auto"/>
            <w:left w:val="none" w:sz="0" w:space="0" w:color="auto"/>
            <w:bottom w:val="none" w:sz="0" w:space="0" w:color="auto"/>
            <w:right w:val="none" w:sz="0" w:space="0" w:color="auto"/>
          </w:divBdr>
        </w:div>
        <w:div w:id="701130883">
          <w:marLeft w:val="480"/>
          <w:marRight w:val="0"/>
          <w:marTop w:val="0"/>
          <w:marBottom w:val="0"/>
          <w:divBdr>
            <w:top w:val="none" w:sz="0" w:space="0" w:color="auto"/>
            <w:left w:val="none" w:sz="0" w:space="0" w:color="auto"/>
            <w:bottom w:val="none" w:sz="0" w:space="0" w:color="auto"/>
            <w:right w:val="none" w:sz="0" w:space="0" w:color="auto"/>
          </w:divBdr>
        </w:div>
        <w:div w:id="730613447">
          <w:marLeft w:val="480"/>
          <w:marRight w:val="0"/>
          <w:marTop w:val="0"/>
          <w:marBottom w:val="0"/>
          <w:divBdr>
            <w:top w:val="none" w:sz="0" w:space="0" w:color="auto"/>
            <w:left w:val="none" w:sz="0" w:space="0" w:color="auto"/>
            <w:bottom w:val="none" w:sz="0" w:space="0" w:color="auto"/>
            <w:right w:val="none" w:sz="0" w:space="0" w:color="auto"/>
          </w:divBdr>
        </w:div>
        <w:div w:id="744230362">
          <w:marLeft w:val="480"/>
          <w:marRight w:val="0"/>
          <w:marTop w:val="0"/>
          <w:marBottom w:val="0"/>
          <w:divBdr>
            <w:top w:val="none" w:sz="0" w:space="0" w:color="auto"/>
            <w:left w:val="none" w:sz="0" w:space="0" w:color="auto"/>
            <w:bottom w:val="none" w:sz="0" w:space="0" w:color="auto"/>
            <w:right w:val="none" w:sz="0" w:space="0" w:color="auto"/>
          </w:divBdr>
        </w:div>
        <w:div w:id="746850528">
          <w:marLeft w:val="480"/>
          <w:marRight w:val="0"/>
          <w:marTop w:val="0"/>
          <w:marBottom w:val="0"/>
          <w:divBdr>
            <w:top w:val="none" w:sz="0" w:space="0" w:color="auto"/>
            <w:left w:val="none" w:sz="0" w:space="0" w:color="auto"/>
            <w:bottom w:val="none" w:sz="0" w:space="0" w:color="auto"/>
            <w:right w:val="none" w:sz="0" w:space="0" w:color="auto"/>
          </w:divBdr>
        </w:div>
        <w:div w:id="793867498">
          <w:marLeft w:val="480"/>
          <w:marRight w:val="0"/>
          <w:marTop w:val="0"/>
          <w:marBottom w:val="0"/>
          <w:divBdr>
            <w:top w:val="none" w:sz="0" w:space="0" w:color="auto"/>
            <w:left w:val="none" w:sz="0" w:space="0" w:color="auto"/>
            <w:bottom w:val="none" w:sz="0" w:space="0" w:color="auto"/>
            <w:right w:val="none" w:sz="0" w:space="0" w:color="auto"/>
          </w:divBdr>
        </w:div>
        <w:div w:id="810680835">
          <w:marLeft w:val="480"/>
          <w:marRight w:val="0"/>
          <w:marTop w:val="0"/>
          <w:marBottom w:val="0"/>
          <w:divBdr>
            <w:top w:val="none" w:sz="0" w:space="0" w:color="auto"/>
            <w:left w:val="none" w:sz="0" w:space="0" w:color="auto"/>
            <w:bottom w:val="none" w:sz="0" w:space="0" w:color="auto"/>
            <w:right w:val="none" w:sz="0" w:space="0" w:color="auto"/>
          </w:divBdr>
        </w:div>
        <w:div w:id="838496141">
          <w:marLeft w:val="480"/>
          <w:marRight w:val="0"/>
          <w:marTop w:val="0"/>
          <w:marBottom w:val="0"/>
          <w:divBdr>
            <w:top w:val="none" w:sz="0" w:space="0" w:color="auto"/>
            <w:left w:val="none" w:sz="0" w:space="0" w:color="auto"/>
            <w:bottom w:val="none" w:sz="0" w:space="0" w:color="auto"/>
            <w:right w:val="none" w:sz="0" w:space="0" w:color="auto"/>
          </w:divBdr>
        </w:div>
        <w:div w:id="863597569">
          <w:marLeft w:val="480"/>
          <w:marRight w:val="0"/>
          <w:marTop w:val="0"/>
          <w:marBottom w:val="0"/>
          <w:divBdr>
            <w:top w:val="none" w:sz="0" w:space="0" w:color="auto"/>
            <w:left w:val="none" w:sz="0" w:space="0" w:color="auto"/>
            <w:bottom w:val="none" w:sz="0" w:space="0" w:color="auto"/>
            <w:right w:val="none" w:sz="0" w:space="0" w:color="auto"/>
          </w:divBdr>
        </w:div>
        <w:div w:id="897740689">
          <w:marLeft w:val="480"/>
          <w:marRight w:val="0"/>
          <w:marTop w:val="0"/>
          <w:marBottom w:val="0"/>
          <w:divBdr>
            <w:top w:val="none" w:sz="0" w:space="0" w:color="auto"/>
            <w:left w:val="none" w:sz="0" w:space="0" w:color="auto"/>
            <w:bottom w:val="none" w:sz="0" w:space="0" w:color="auto"/>
            <w:right w:val="none" w:sz="0" w:space="0" w:color="auto"/>
          </w:divBdr>
        </w:div>
        <w:div w:id="986393282">
          <w:marLeft w:val="480"/>
          <w:marRight w:val="0"/>
          <w:marTop w:val="0"/>
          <w:marBottom w:val="0"/>
          <w:divBdr>
            <w:top w:val="none" w:sz="0" w:space="0" w:color="auto"/>
            <w:left w:val="none" w:sz="0" w:space="0" w:color="auto"/>
            <w:bottom w:val="none" w:sz="0" w:space="0" w:color="auto"/>
            <w:right w:val="none" w:sz="0" w:space="0" w:color="auto"/>
          </w:divBdr>
        </w:div>
        <w:div w:id="1012417915">
          <w:marLeft w:val="480"/>
          <w:marRight w:val="0"/>
          <w:marTop w:val="0"/>
          <w:marBottom w:val="0"/>
          <w:divBdr>
            <w:top w:val="none" w:sz="0" w:space="0" w:color="auto"/>
            <w:left w:val="none" w:sz="0" w:space="0" w:color="auto"/>
            <w:bottom w:val="none" w:sz="0" w:space="0" w:color="auto"/>
            <w:right w:val="none" w:sz="0" w:space="0" w:color="auto"/>
          </w:divBdr>
        </w:div>
        <w:div w:id="1155100679">
          <w:marLeft w:val="480"/>
          <w:marRight w:val="0"/>
          <w:marTop w:val="0"/>
          <w:marBottom w:val="0"/>
          <w:divBdr>
            <w:top w:val="none" w:sz="0" w:space="0" w:color="auto"/>
            <w:left w:val="none" w:sz="0" w:space="0" w:color="auto"/>
            <w:bottom w:val="none" w:sz="0" w:space="0" w:color="auto"/>
            <w:right w:val="none" w:sz="0" w:space="0" w:color="auto"/>
          </w:divBdr>
        </w:div>
        <w:div w:id="1159151322">
          <w:marLeft w:val="480"/>
          <w:marRight w:val="0"/>
          <w:marTop w:val="0"/>
          <w:marBottom w:val="0"/>
          <w:divBdr>
            <w:top w:val="none" w:sz="0" w:space="0" w:color="auto"/>
            <w:left w:val="none" w:sz="0" w:space="0" w:color="auto"/>
            <w:bottom w:val="none" w:sz="0" w:space="0" w:color="auto"/>
            <w:right w:val="none" w:sz="0" w:space="0" w:color="auto"/>
          </w:divBdr>
        </w:div>
        <w:div w:id="1176774004">
          <w:marLeft w:val="480"/>
          <w:marRight w:val="0"/>
          <w:marTop w:val="0"/>
          <w:marBottom w:val="0"/>
          <w:divBdr>
            <w:top w:val="none" w:sz="0" w:space="0" w:color="auto"/>
            <w:left w:val="none" w:sz="0" w:space="0" w:color="auto"/>
            <w:bottom w:val="none" w:sz="0" w:space="0" w:color="auto"/>
            <w:right w:val="none" w:sz="0" w:space="0" w:color="auto"/>
          </w:divBdr>
        </w:div>
        <w:div w:id="1191456663">
          <w:marLeft w:val="480"/>
          <w:marRight w:val="0"/>
          <w:marTop w:val="0"/>
          <w:marBottom w:val="0"/>
          <w:divBdr>
            <w:top w:val="none" w:sz="0" w:space="0" w:color="auto"/>
            <w:left w:val="none" w:sz="0" w:space="0" w:color="auto"/>
            <w:bottom w:val="none" w:sz="0" w:space="0" w:color="auto"/>
            <w:right w:val="none" w:sz="0" w:space="0" w:color="auto"/>
          </w:divBdr>
        </w:div>
        <w:div w:id="1231312346">
          <w:marLeft w:val="480"/>
          <w:marRight w:val="0"/>
          <w:marTop w:val="0"/>
          <w:marBottom w:val="0"/>
          <w:divBdr>
            <w:top w:val="none" w:sz="0" w:space="0" w:color="auto"/>
            <w:left w:val="none" w:sz="0" w:space="0" w:color="auto"/>
            <w:bottom w:val="none" w:sz="0" w:space="0" w:color="auto"/>
            <w:right w:val="none" w:sz="0" w:space="0" w:color="auto"/>
          </w:divBdr>
        </w:div>
        <w:div w:id="1256552937">
          <w:marLeft w:val="480"/>
          <w:marRight w:val="0"/>
          <w:marTop w:val="0"/>
          <w:marBottom w:val="0"/>
          <w:divBdr>
            <w:top w:val="none" w:sz="0" w:space="0" w:color="auto"/>
            <w:left w:val="none" w:sz="0" w:space="0" w:color="auto"/>
            <w:bottom w:val="none" w:sz="0" w:space="0" w:color="auto"/>
            <w:right w:val="none" w:sz="0" w:space="0" w:color="auto"/>
          </w:divBdr>
        </w:div>
        <w:div w:id="1310398599">
          <w:marLeft w:val="480"/>
          <w:marRight w:val="0"/>
          <w:marTop w:val="0"/>
          <w:marBottom w:val="0"/>
          <w:divBdr>
            <w:top w:val="none" w:sz="0" w:space="0" w:color="auto"/>
            <w:left w:val="none" w:sz="0" w:space="0" w:color="auto"/>
            <w:bottom w:val="none" w:sz="0" w:space="0" w:color="auto"/>
            <w:right w:val="none" w:sz="0" w:space="0" w:color="auto"/>
          </w:divBdr>
        </w:div>
        <w:div w:id="1420828702">
          <w:marLeft w:val="480"/>
          <w:marRight w:val="0"/>
          <w:marTop w:val="0"/>
          <w:marBottom w:val="0"/>
          <w:divBdr>
            <w:top w:val="none" w:sz="0" w:space="0" w:color="auto"/>
            <w:left w:val="none" w:sz="0" w:space="0" w:color="auto"/>
            <w:bottom w:val="none" w:sz="0" w:space="0" w:color="auto"/>
            <w:right w:val="none" w:sz="0" w:space="0" w:color="auto"/>
          </w:divBdr>
        </w:div>
        <w:div w:id="1426538638">
          <w:marLeft w:val="480"/>
          <w:marRight w:val="0"/>
          <w:marTop w:val="0"/>
          <w:marBottom w:val="0"/>
          <w:divBdr>
            <w:top w:val="none" w:sz="0" w:space="0" w:color="auto"/>
            <w:left w:val="none" w:sz="0" w:space="0" w:color="auto"/>
            <w:bottom w:val="none" w:sz="0" w:space="0" w:color="auto"/>
            <w:right w:val="none" w:sz="0" w:space="0" w:color="auto"/>
          </w:divBdr>
        </w:div>
        <w:div w:id="1427459752">
          <w:marLeft w:val="480"/>
          <w:marRight w:val="0"/>
          <w:marTop w:val="0"/>
          <w:marBottom w:val="0"/>
          <w:divBdr>
            <w:top w:val="none" w:sz="0" w:space="0" w:color="auto"/>
            <w:left w:val="none" w:sz="0" w:space="0" w:color="auto"/>
            <w:bottom w:val="none" w:sz="0" w:space="0" w:color="auto"/>
            <w:right w:val="none" w:sz="0" w:space="0" w:color="auto"/>
          </w:divBdr>
        </w:div>
        <w:div w:id="1537354729">
          <w:marLeft w:val="480"/>
          <w:marRight w:val="0"/>
          <w:marTop w:val="0"/>
          <w:marBottom w:val="0"/>
          <w:divBdr>
            <w:top w:val="none" w:sz="0" w:space="0" w:color="auto"/>
            <w:left w:val="none" w:sz="0" w:space="0" w:color="auto"/>
            <w:bottom w:val="none" w:sz="0" w:space="0" w:color="auto"/>
            <w:right w:val="none" w:sz="0" w:space="0" w:color="auto"/>
          </w:divBdr>
        </w:div>
        <w:div w:id="1542747116">
          <w:marLeft w:val="480"/>
          <w:marRight w:val="0"/>
          <w:marTop w:val="0"/>
          <w:marBottom w:val="0"/>
          <w:divBdr>
            <w:top w:val="none" w:sz="0" w:space="0" w:color="auto"/>
            <w:left w:val="none" w:sz="0" w:space="0" w:color="auto"/>
            <w:bottom w:val="none" w:sz="0" w:space="0" w:color="auto"/>
            <w:right w:val="none" w:sz="0" w:space="0" w:color="auto"/>
          </w:divBdr>
        </w:div>
        <w:div w:id="1584947342">
          <w:marLeft w:val="480"/>
          <w:marRight w:val="0"/>
          <w:marTop w:val="0"/>
          <w:marBottom w:val="0"/>
          <w:divBdr>
            <w:top w:val="none" w:sz="0" w:space="0" w:color="auto"/>
            <w:left w:val="none" w:sz="0" w:space="0" w:color="auto"/>
            <w:bottom w:val="none" w:sz="0" w:space="0" w:color="auto"/>
            <w:right w:val="none" w:sz="0" w:space="0" w:color="auto"/>
          </w:divBdr>
        </w:div>
        <w:div w:id="1626233603">
          <w:marLeft w:val="480"/>
          <w:marRight w:val="0"/>
          <w:marTop w:val="0"/>
          <w:marBottom w:val="0"/>
          <w:divBdr>
            <w:top w:val="none" w:sz="0" w:space="0" w:color="auto"/>
            <w:left w:val="none" w:sz="0" w:space="0" w:color="auto"/>
            <w:bottom w:val="none" w:sz="0" w:space="0" w:color="auto"/>
            <w:right w:val="none" w:sz="0" w:space="0" w:color="auto"/>
          </w:divBdr>
        </w:div>
        <w:div w:id="1641183995">
          <w:marLeft w:val="480"/>
          <w:marRight w:val="0"/>
          <w:marTop w:val="0"/>
          <w:marBottom w:val="0"/>
          <w:divBdr>
            <w:top w:val="none" w:sz="0" w:space="0" w:color="auto"/>
            <w:left w:val="none" w:sz="0" w:space="0" w:color="auto"/>
            <w:bottom w:val="none" w:sz="0" w:space="0" w:color="auto"/>
            <w:right w:val="none" w:sz="0" w:space="0" w:color="auto"/>
          </w:divBdr>
        </w:div>
        <w:div w:id="1653408914">
          <w:marLeft w:val="480"/>
          <w:marRight w:val="0"/>
          <w:marTop w:val="0"/>
          <w:marBottom w:val="0"/>
          <w:divBdr>
            <w:top w:val="none" w:sz="0" w:space="0" w:color="auto"/>
            <w:left w:val="none" w:sz="0" w:space="0" w:color="auto"/>
            <w:bottom w:val="none" w:sz="0" w:space="0" w:color="auto"/>
            <w:right w:val="none" w:sz="0" w:space="0" w:color="auto"/>
          </w:divBdr>
        </w:div>
        <w:div w:id="1661689841">
          <w:marLeft w:val="480"/>
          <w:marRight w:val="0"/>
          <w:marTop w:val="0"/>
          <w:marBottom w:val="0"/>
          <w:divBdr>
            <w:top w:val="none" w:sz="0" w:space="0" w:color="auto"/>
            <w:left w:val="none" w:sz="0" w:space="0" w:color="auto"/>
            <w:bottom w:val="none" w:sz="0" w:space="0" w:color="auto"/>
            <w:right w:val="none" w:sz="0" w:space="0" w:color="auto"/>
          </w:divBdr>
        </w:div>
        <w:div w:id="1728871909">
          <w:marLeft w:val="480"/>
          <w:marRight w:val="0"/>
          <w:marTop w:val="0"/>
          <w:marBottom w:val="0"/>
          <w:divBdr>
            <w:top w:val="none" w:sz="0" w:space="0" w:color="auto"/>
            <w:left w:val="none" w:sz="0" w:space="0" w:color="auto"/>
            <w:bottom w:val="none" w:sz="0" w:space="0" w:color="auto"/>
            <w:right w:val="none" w:sz="0" w:space="0" w:color="auto"/>
          </w:divBdr>
        </w:div>
        <w:div w:id="1850946926">
          <w:marLeft w:val="480"/>
          <w:marRight w:val="0"/>
          <w:marTop w:val="0"/>
          <w:marBottom w:val="0"/>
          <w:divBdr>
            <w:top w:val="none" w:sz="0" w:space="0" w:color="auto"/>
            <w:left w:val="none" w:sz="0" w:space="0" w:color="auto"/>
            <w:bottom w:val="none" w:sz="0" w:space="0" w:color="auto"/>
            <w:right w:val="none" w:sz="0" w:space="0" w:color="auto"/>
          </w:divBdr>
        </w:div>
        <w:div w:id="1880896657">
          <w:marLeft w:val="480"/>
          <w:marRight w:val="0"/>
          <w:marTop w:val="0"/>
          <w:marBottom w:val="0"/>
          <w:divBdr>
            <w:top w:val="none" w:sz="0" w:space="0" w:color="auto"/>
            <w:left w:val="none" w:sz="0" w:space="0" w:color="auto"/>
            <w:bottom w:val="none" w:sz="0" w:space="0" w:color="auto"/>
            <w:right w:val="none" w:sz="0" w:space="0" w:color="auto"/>
          </w:divBdr>
        </w:div>
        <w:div w:id="1892106535">
          <w:marLeft w:val="480"/>
          <w:marRight w:val="0"/>
          <w:marTop w:val="0"/>
          <w:marBottom w:val="0"/>
          <w:divBdr>
            <w:top w:val="none" w:sz="0" w:space="0" w:color="auto"/>
            <w:left w:val="none" w:sz="0" w:space="0" w:color="auto"/>
            <w:bottom w:val="none" w:sz="0" w:space="0" w:color="auto"/>
            <w:right w:val="none" w:sz="0" w:space="0" w:color="auto"/>
          </w:divBdr>
        </w:div>
        <w:div w:id="1895239663">
          <w:marLeft w:val="480"/>
          <w:marRight w:val="0"/>
          <w:marTop w:val="0"/>
          <w:marBottom w:val="0"/>
          <w:divBdr>
            <w:top w:val="none" w:sz="0" w:space="0" w:color="auto"/>
            <w:left w:val="none" w:sz="0" w:space="0" w:color="auto"/>
            <w:bottom w:val="none" w:sz="0" w:space="0" w:color="auto"/>
            <w:right w:val="none" w:sz="0" w:space="0" w:color="auto"/>
          </w:divBdr>
        </w:div>
        <w:div w:id="1904296332">
          <w:marLeft w:val="480"/>
          <w:marRight w:val="0"/>
          <w:marTop w:val="0"/>
          <w:marBottom w:val="0"/>
          <w:divBdr>
            <w:top w:val="none" w:sz="0" w:space="0" w:color="auto"/>
            <w:left w:val="none" w:sz="0" w:space="0" w:color="auto"/>
            <w:bottom w:val="none" w:sz="0" w:space="0" w:color="auto"/>
            <w:right w:val="none" w:sz="0" w:space="0" w:color="auto"/>
          </w:divBdr>
        </w:div>
        <w:div w:id="1970475540">
          <w:marLeft w:val="480"/>
          <w:marRight w:val="0"/>
          <w:marTop w:val="0"/>
          <w:marBottom w:val="0"/>
          <w:divBdr>
            <w:top w:val="none" w:sz="0" w:space="0" w:color="auto"/>
            <w:left w:val="none" w:sz="0" w:space="0" w:color="auto"/>
            <w:bottom w:val="none" w:sz="0" w:space="0" w:color="auto"/>
            <w:right w:val="none" w:sz="0" w:space="0" w:color="auto"/>
          </w:divBdr>
        </w:div>
        <w:div w:id="1985504630">
          <w:marLeft w:val="480"/>
          <w:marRight w:val="0"/>
          <w:marTop w:val="0"/>
          <w:marBottom w:val="0"/>
          <w:divBdr>
            <w:top w:val="none" w:sz="0" w:space="0" w:color="auto"/>
            <w:left w:val="none" w:sz="0" w:space="0" w:color="auto"/>
            <w:bottom w:val="none" w:sz="0" w:space="0" w:color="auto"/>
            <w:right w:val="none" w:sz="0" w:space="0" w:color="auto"/>
          </w:divBdr>
        </w:div>
        <w:div w:id="2041085462">
          <w:marLeft w:val="480"/>
          <w:marRight w:val="0"/>
          <w:marTop w:val="0"/>
          <w:marBottom w:val="0"/>
          <w:divBdr>
            <w:top w:val="none" w:sz="0" w:space="0" w:color="auto"/>
            <w:left w:val="none" w:sz="0" w:space="0" w:color="auto"/>
            <w:bottom w:val="none" w:sz="0" w:space="0" w:color="auto"/>
            <w:right w:val="none" w:sz="0" w:space="0" w:color="auto"/>
          </w:divBdr>
        </w:div>
        <w:div w:id="2110199576">
          <w:marLeft w:val="480"/>
          <w:marRight w:val="0"/>
          <w:marTop w:val="0"/>
          <w:marBottom w:val="0"/>
          <w:divBdr>
            <w:top w:val="none" w:sz="0" w:space="0" w:color="auto"/>
            <w:left w:val="none" w:sz="0" w:space="0" w:color="auto"/>
            <w:bottom w:val="none" w:sz="0" w:space="0" w:color="auto"/>
            <w:right w:val="none" w:sz="0" w:space="0" w:color="auto"/>
          </w:divBdr>
        </w:div>
      </w:divsChild>
    </w:div>
    <w:div w:id="585385417">
      <w:bodyDiv w:val="1"/>
      <w:marLeft w:val="0"/>
      <w:marRight w:val="0"/>
      <w:marTop w:val="0"/>
      <w:marBottom w:val="0"/>
      <w:divBdr>
        <w:top w:val="none" w:sz="0" w:space="0" w:color="auto"/>
        <w:left w:val="none" w:sz="0" w:space="0" w:color="auto"/>
        <w:bottom w:val="none" w:sz="0" w:space="0" w:color="auto"/>
        <w:right w:val="none" w:sz="0" w:space="0" w:color="auto"/>
      </w:divBdr>
      <w:divsChild>
        <w:div w:id="559363635">
          <w:marLeft w:val="480"/>
          <w:marRight w:val="0"/>
          <w:marTop w:val="0"/>
          <w:marBottom w:val="0"/>
          <w:divBdr>
            <w:top w:val="none" w:sz="0" w:space="0" w:color="auto"/>
            <w:left w:val="none" w:sz="0" w:space="0" w:color="auto"/>
            <w:bottom w:val="none" w:sz="0" w:space="0" w:color="auto"/>
            <w:right w:val="none" w:sz="0" w:space="0" w:color="auto"/>
          </w:divBdr>
        </w:div>
        <w:div w:id="1317537886">
          <w:marLeft w:val="480"/>
          <w:marRight w:val="0"/>
          <w:marTop w:val="0"/>
          <w:marBottom w:val="0"/>
          <w:divBdr>
            <w:top w:val="none" w:sz="0" w:space="0" w:color="auto"/>
            <w:left w:val="none" w:sz="0" w:space="0" w:color="auto"/>
            <w:bottom w:val="none" w:sz="0" w:space="0" w:color="auto"/>
            <w:right w:val="none" w:sz="0" w:space="0" w:color="auto"/>
          </w:divBdr>
        </w:div>
        <w:div w:id="404306793">
          <w:marLeft w:val="480"/>
          <w:marRight w:val="0"/>
          <w:marTop w:val="0"/>
          <w:marBottom w:val="0"/>
          <w:divBdr>
            <w:top w:val="none" w:sz="0" w:space="0" w:color="auto"/>
            <w:left w:val="none" w:sz="0" w:space="0" w:color="auto"/>
            <w:bottom w:val="none" w:sz="0" w:space="0" w:color="auto"/>
            <w:right w:val="none" w:sz="0" w:space="0" w:color="auto"/>
          </w:divBdr>
        </w:div>
        <w:div w:id="847208852">
          <w:marLeft w:val="480"/>
          <w:marRight w:val="0"/>
          <w:marTop w:val="0"/>
          <w:marBottom w:val="0"/>
          <w:divBdr>
            <w:top w:val="none" w:sz="0" w:space="0" w:color="auto"/>
            <w:left w:val="none" w:sz="0" w:space="0" w:color="auto"/>
            <w:bottom w:val="none" w:sz="0" w:space="0" w:color="auto"/>
            <w:right w:val="none" w:sz="0" w:space="0" w:color="auto"/>
          </w:divBdr>
        </w:div>
        <w:div w:id="509301168">
          <w:marLeft w:val="480"/>
          <w:marRight w:val="0"/>
          <w:marTop w:val="0"/>
          <w:marBottom w:val="0"/>
          <w:divBdr>
            <w:top w:val="none" w:sz="0" w:space="0" w:color="auto"/>
            <w:left w:val="none" w:sz="0" w:space="0" w:color="auto"/>
            <w:bottom w:val="none" w:sz="0" w:space="0" w:color="auto"/>
            <w:right w:val="none" w:sz="0" w:space="0" w:color="auto"/>
          </w:divBdr>
        </w:div>
        <w:div w:id="1976058595">
          <w:marLeft w:val="480"/>
          <w:marRight w:val="0"/>
          <w:marTop w:val="0"/>
          <w:marBottom w:val="0"/>
          <w:divBdr>
            <w:top w:val="none" w:sz="0" w:space="0" w:color="auto"/>
            <w:left w:val="none" w:sz="0" w:space="0" w:color="auto"/>
            <w:bottom w:val="none" w:sz="0" w:space="0" w:color="auto"/>
            <w:right w:val="none" w:sz="0" w:space="0" w:color="auto"/>
          </w:divBdr>
        </w:div>
        <w:div w:id="618344699">
          <w:marLeft w:val="480"/>
          <w:marRight w:val="0"/>
          <w:marTop w:val="0"/>
          <w:marBottom w:val="0"/>
          <w:divBdr>
            <w:top w:val="none" w:sz="0" w:space="0" w:color="auto"/>
            <w:left w:val="none" w:sz="0" w:space="0" w:color="auto"/>
            <w:bottom w:val="none" w:sz="0" w:space="0" w:color="auto"/>
            <w:right w:val="none" w:sz="0" w:space="0" w:color="auto"/>
          </w:divBdr>
        </w:div>
        <w:div w:id="592781444">
          <w:marLeft w:val="480"/>
          <w:marRight w:val="0"/>
          <w:marTop w:val="0"/>
          <w:marBottom w:val="0"/>
          <w:divBdr>
            <w:top w:val="none" w:sz="0" w:space="0" w:color="auto"/>
            <w:left w:val="none" w:sz="0" w:space="0" w:color="auto"/>
            <w:bottom w:val="none" w:sz="0" w:space="0" w:color="auto"/>
            <w:right w:val="none" w:sz="0" w:space="0" w:color="auto"/>
          </w:divBdr>
        </w:div>
        <w:div w:id="2002074736">
          <w:marLeft w:val="480"/>
          <w:marRight w:val="0"/>
          <w:marTop w:val="0"/>
          <w:marBottom w:val="0"/>
          <w:divBdr>
            <w:top w:val="none" w:sz="0" w:space="0" w:color="auto"/>
            <w:left w:val="none" w:sz="0" w:space="0" w:color="auto"/>
            <w:bottom w:val="none" w:sz="0" w:space="0" w:color="auto"/>
            <w:right w:val="none" w:sz="0" w:space="0" w:color="auto"/>
          </w:divBdr>
        </w:div>
        <w:div w:id="491608529">
          <w:marLeft w:val="480"/>
          <w:marRight w:val="0"/>
          <w:marTop w:val="0"/>
          <w:marBottom w:val="0"/>
          <w:divBdr>
            <w:top w:val="none" w:sz="0" w:space="0" w:color="auto"/>
            <w:left w:val="none" w:sz="0" w:space="0" w:color="auto"/>
            <w:bottom w:val="none" w:sz="0" w:space="0" w:color="auto"/>
            <w:right w:val="none" w:sz="0" w:space="0" w:color="auto"/>
          </w:divBdr>
        </w:div>
        <w:div w:id="1325939494">
          <w:marLeft w:val="480"/>
          <w:marRight w:val="0"/>
          <w:marTop w:val="0"/>
          <w:marBottom w:val="0"/>
          <w:divBdr>
            <w:top w:val="none" w:sz="0" w:space="0" w:color="auto"/>
            <w:left w:val="none" w:sz="0" w:space="0" w:color="auto"/>
            <w:bottom w:val="none" w:sz="0" w:space="0" w:color="auto"/>
            <w:right w:val="none" w:sz="0" w:space="0" w:color="auto"/>
          </w:divBdr>
        </w:div>
        <w:div w:id="662124587">
          <w:marLeft w:val="480"/>
          <w:marRight w:val="0"/>
          <w:marTop w:val="0"/>
          <w:marBottom w:val="0"/>
          <w:divBdr>
            <w:top w:val="none" w:sz="0" w:space="0" w:color="auto"/>
            <w:left w:val="none" w:sz="0" w:space="0" w:color="auto"/>
            <w:bottom w:val="none" w:sz="0" w:space="0" w:color="auto"/>
            <w:right w:val="none" w:sz="0" w:space="0" w:color="auto"/>
          </w:divBdr>
        </w:div>
        <w:div w:id="1372876206">
          <w:marLeft w:val="480"/>
          <w:marRight w:val="0"/>
          <w:marTop w:val="0"/>
          <w:marBottom w:val="0"/>
          <w:divBdr>
            <w:top w:val="none" w:sz="0" w:space="0" w:color="auto"/>
            <w:left w:val="none" w:sz="0" w:space="0" w:color="auto"/>
            <w:bottom w:val="none" w:sz="0" w:space="0" w:color="auto"/>
            <w:right w:val="none" w:sz="0" w:space="0" w:color="auto"/>
          </w:divBdr>
        </w:div>
        <w:div w:id="1579707047">
          <w:marLeft w:val="480"/>
          <w:marRight w:val="0"/>
          <w:marTop w:val="0"/>
          <w:marBottom w:val="0"/>
          <w:divBdr>
            <w:top w:val="none" w:sz="0" w:space="0" w:color="auto"/>
            <w:left w:val="none" w:sz="0" w:space="0" w:color="auto"/>
            <w:bottom w:val="none" w:sz="0" w:space="0" w:color="auto"/>
            <w:right w:val="none" w:sz="0" w:space="0" w:color="auto"/>
          </w:divBdr>
        </w:div>
        <w:div w:id="996154338">
          <w:marLeft w:val="480"/>
          <w:marRight w:val="0"/>
          <w:marTop w:val="0"/>
          <w:marBottom w:val="0"/>
          <w:divBdr>
            <w:top w:val="none" w:sz="0" w:space="0" w:color="auto"/>
            <w:left w:val="none" w:sz="0" w:space="0" w:color="auto"/>
            <w:bottom w:val="none" w:sz="0" w:space="0" w:color="auto"/>
            <w:right w:val="none" w:sz="0" w:space="0" w:color="auto"/>
          </w:divBdr>
        </w:div>
        <w:div w:id="1208949884">
          <w:marLeft w:val="480"/>
          <w:marRight w:val="0"/>
          <w:marTop w:val="0"/>
          <w:marBottom w:val="0"/>
          <w:divBdr>
            <w:top w:val="none" w:sz="0" w:space="0" w:color="auto"/>
            <w:left w:val="none" w:sz="0" w:space="0" w:color="auto"/>
            <w:bottom w:val="none" w:sz="0" w:space="0" w:color="auto"/>
            <w:right w:val="none" w:sz="0" w:space="0" w:color="auto"/>
          </w:divBdr>
        </w:div>
        <w:div w:id="1379545692">
          <w:marLeft w:val="480"/>
          <w:marRight w:val="0"/>
          <w:marTop w:val="0"/>
          <w:marBottom w:val="0"/>
          <w:divBdr>
            <w:top w:val="none" w:sz="0" w:space="0" w:color="auto"/>
            <w:left w:val="none" w:sz="0" w:space="0" w:color="auto"/>
            <w:bottom w:val="none" w:sz="0" w:space="0" w:color="auto"/>
            <w:right w:val="none" w:sz="0" w:space="0" w:color="auto"/>
          </w:divBdr>
        </w:div>
        <w:div w:id="2105496913">
          <w:marLeft w:val="480"/>
          <w:marRight w:val="0"/>
          <w:marTop w:val="0"/>
          <w:marBottom w:val="0"/>
          <w:divBdr>
            <w:top w:val="none" w:sz="0" w:space="0" w:color="auto"/>
            <w:left w:val="none" w:sz="0" w:space="0" w:color="auto"/>
            <w:bottom w:val="none" w:sz="0" w:space="0" w:color="auto"/>
            <w:right w:val="none" w:sz="0" w:space="0" w:color="auto"/>
          </w:divBdr>
        </w:div>
        <w:div w:id="446586826">
          <w:marLeft w:val="480"/>
          <w:marRight w:val="0"/>
          <w:marTop w:val="0"/>
          <w:marBottom w:val="0"/>
          <w:divBdr>
            <w:top w:val="none" w:sz="0" w:space="0" w:color="auto"/>
            <w:left w:val="none" w:sz="0" w:space="0" w:color="auto"/>
            <w:bottom w:val="none" w:sz="0" w:space="0" w:color="auto"/>
            <w:right w:val="none" w:sz="0" w:space="0" w:color="auto"/>
          </w:divBdr>
        </w:div>
        <w:div w:id="1713920627">
          <w:marLeft w:val="480"/>
          <w:marRight w:val="0"/>
          <w:marTop w:val="0"/>
          <w:marBottom w:val="0"/>
          <w:divBdr>
            <w:top w:val="none" w:sz="0" w:space="0" w:color="auto"/>
            <w:left w:val="none" w:sz="0" w:space="0" w:color="auto"/>
            <w:bottom w:val="none" w:sz="0" w:space="0" w:color="auto"/>
            <w:right w:val="none" w:sz="0" w:space="0" w:color="auto"/>
          </w:divBdr>
        </w:div>
        <w:div w:id="183835056">
          <w:marLeft w:val="480"/>
          <w:marRight w:val="0"/>
          <w:marTop w:val="0"/>
          <w:marBottom w:val="0"/>
          <w:divBdr>
            <w:top w:val="none" w:sz="0" w:space="0" w:color="auto"/>
            <w:left w:val="none" w:sz="0" w:space="0" w:color="auto"/>
            <w:bottom w:val="none" w:sz="0" w:space="0" w:color="auto"/>
            <w:right w:val="none" w:sz="0" w:space="0" w:color="auto"/>
          </w:divBdr>
        </w:div>
        <w:div w:id="108790180">
          <w:marLeft w:val="480"/>
          <w:marRight w:val="0"/>
          <w:marTop w:val="0"/>
          <w:marBottom w:val="0"/>
          <w:divBdr>
            <w:top w:val="none" w:sz="0" w:space="0" w:color="auto"/>
            <w:left w:val="none" w:sz="0" w:space="0" w:color="auto"/>
            <w:bottom w:val="none" w:sz="0" w:space="0" w:color="auto"/>
            <w:right w:val="none" w:sz="0" w:space="0" w:color="auto"/>
          </w:divBdr>
        </w:div>
        <w:div w:id="2091806013">
          <w:marLeft w:val="480"/>
          <w:marRight w:val="0"/>
          <w:marTop w:val="0"/>
          <w:marBottom w:val="0"/>
          <w:divBdr>
            <w:top w:val="none" w:sz="0" w:space="0" w:color="auto"/>
            <w:left w:val="none" w:sz="0" w:space="0" w:color="auto"/>
            <w:bottom w:val="none" w:sz="0" w:space="0" w:color="auto"/>
            <w:right w:val="none" w:sz="0" w:space="0" w:color="auto"/>
          </w:divBdr>
        </w:div>
        <w:div w:id="1932548530">
          <w:marLeft w:val="480"/>
          <w:marRight w:val="0"/>
          <w:marTop w:val="0"/>
          <w:marBottom w:val="0"/>
          <w:divBdr>
            <w:top w:val="none" w:sz="0" w:space="0" w:color="auto"/>
            <w:left w:val="none" w:sz="0" w:space="0" w:color="auto"/>
            <w:bottom w:val="none" w:sz="0" w:space="0" w:color="auto"/>
            <w:right w:val="none" w:sz="0" w:space="0" w:color="auto"/>
          </w:divBdr>
        </w:div>
        <w:div w:id="630286666">
          <w:marLeft w:val="480"/>
          <w:marRight w:val="0"/>
          <w:marTop w:val="0"/>
          <w:marBottom w:val="0"/>
          <w:divBdr>
            <w:top w:val="none" w:sz="0" w:space="0" w:color="auto"/>
            <w:left w:val="none" w:sz="0" w:space="0" w:color="auto"/>
            <w:bottom w:val="none" w:sz="0" w:space="0" w:color="auto"/>
            <w:right w:val="none" w:sz="0" w:space="0" w:color="auto"/>
          </w:divBdr>
        </w:div>
        <w:div w:id="1749616481">
          <w:marLeft w:val="480"/>
          <w:marRight w:val="0"/>
          <w:marTop w:val="0"/>
          <w:marBottom w:val="0"/>
          <w:divBdr>
            <w:top w:val="none" w:sz="0" w:space="0" w:color="auto"/>
            <w:left w:val="none" w:sz="0" w:space="0" w:color="auto"/>
            <w:bottom w:val="none" w:sz="0" w:space="0" w:color="auto"/>
            <w:right w:val="none" w:sz="0" w:space="0" w:color="auto"/>
          </w:divBdr>
        </w:div>
        <w:div w:id="575021163">
          <w:marLeft w:val="480"/>
          <w:marRight w:val="0"/>
          <w:marTop w:val="0"/>
          <w:marBottom w:val="0"/>
          <w:divBdr>
            <w:top w:val="none" w:sz="0" w:space="0" w:color="auto"/>
            <w:left w:val="none" w:sz="0" w:space="0" w:color="auto"/>
            <w:bottom w:val="none" w:sz="0" w:space="0" w:color="auto"/>
            <w:right w:val="none" w:sz="0" w:space="0" w:color="auto"/>
          </w:divBdr>
        </w:div>
        <w:div w:id="857936429">
          <w:marLeft w:val="480"/>
          <w:marRight w:val="0"/>
          <w:marTop w:val="0"/>
          <w:marBottom w:val="0"/>
          <w:divBdr>
            <w:top w:val="none" w:sz="0" w:space="0" w:color="auto"/>
            <w:left w:val="none" w:sz="0" w:space="0" w:color="auto"/>
            <w:bottom w:val="none" w:sz="0" w:space="0" w:color="auto"/>
            <w:right w:val="none" w:sz="0" w:space="0" w:color="auto"/>
          </w:divBdr>
        </w:div>
        <w:div w:id="1501388301">
          <w:marLeft w:val="480"/>
          <w:marRight w:val="0"/>
          <w:marTop w:val="0"/>
          <w:marBottom w:val="0"/>
          <w:divBdr>
            <w:top w:val="none" w:sz="0" w:space="0" w:color="auto"/>
            <w:left w:val="none" w:sz="0" w:space="0" w:color="auto"/>
            <w:bottom w:val="none" w:sz="0" w:space="0" w:color="auto"/>
            <w:right w:val="none" w:sz="0" w:space="0" w:color="auto"/>
          </w:divBdr>
        </w:div>
        <w:div w:id="1310596478">
          <w:marLeft w:val="480"/>
          <w:marRight w:val="0"/>
          <w:marTop w:val="0"/>
          <w:marBottom w:val="0"/>
          <w:divBdr>
            <w:top w:val="none" w:sz="0" w:space="0" w:color="auto"/>
            <w:left w:val="none" w:sz="0" w:space="0" w:color="auto"/>
            <w:bottom w:val="none" w:sz="0" w:space="0" w:color="auto"/>
            <w:right w:val="none" w:sz="0" w:space="0" w:color="auto"/>
          </w:divBdr>
        </w:div>
        <w:div w:id="2052997501">
          <w:marLeft w:val="480"/>
          <w:marRight w:val="0"/>
          <w:marTop w:val="0"/>
          <w:marBottom w:val="0"/>
          <w:divBdr>
            <w:top w:val="none" w:sz="0" w:space="0" w:color="auto"/>
            <w:left w:val="none" w:sz="0" w:space="0" w:color="auto"/>
            <w:bottom w:val="none" w:sz="0" w:space="0" w:color="auto"/>
            <w:right w:val="none" w:sz="0" w:space="0" w:color="auto"/>
          </w:divBdr>
        </w:div>
        <w:div w:id="2036612183">
          <w:marLeft w:val="480"/>
          <w:marRight w:val="0"/>
          <w:marTop w:val="0"/>
          <w:marBottom w:val="0"/>
          <w:divBdr>
            <w:top w:val="none" w:sz="0" w:space="0" w:color="auto"/>
            <w:left w:val="none" w:sz="0" w:space="0" w:color="auto"/>
            <w:bottom w:val="none" w:sz="0" w:space="0" w:color="auto"/>
            <w:right w:val="none" w:sz="0" w:space="0" w:color="auto"/>
          </w:divBdr>
        </w:div>
        <w:div w:id="1821919849">
          <w:marLeft w:val="480"/>
          <w:marRight w:val="0"/>
          <w:marTop w:val="0"/>
          <w:marBottom w:val="0"/>
          <w:divBdr>
            <w:top w:val="none" w:sz="0" w:space="0" w:color="auto"/>
            <w:left w:val="none" w:sz="0" w:space="0" w:color="auto"/>
            <w:bottom w:val="none" w:sz="0" w:space="0" w:color="auto"/>
            <w:right w:val="none" w:sz="0" w:space="0" w:color="auto"/>
          </w:divBdr>
        </w:div>
        <w:div w:id="742070197">
          <w:marLeft w:val="480"/>
          <w:marRight w:val="0"/>
          <w:marTop w:val="0"/>
          <w:marBottom w:val="0"/>
          <w:divBdr>
            <w:top w:val="none" w:sz="0" w:space="0" w:color="auto"/>
            <w:left w:val="none" w:sz="0" w:space="0" w:color="auto"/>
            <w:bottom w:val="none" w:sz="0" w:space="0" w:color="auto"/>
            <w:right w:val="none" w:sz="0" w:space="0" w:color="auto"/>
          </w:divBdr>
        </w:div>
        <w:div w:id="260723420">
          <w:marLeft w:val="480"/>
          <w:marRight w:val="0"/>
          <w:marTop w:val="0"/>
          <w:marBottom w:val="0"/>
          <w:divBdr>
            <w:top w:val="none" w:sz="0" w:space="0" w:color="auto"/>
            <w:left w:val="none" w:sz="0" w:space="0" w:color="auto"/>
            <w:bottom w:val="none" w:sz="0" w:space="0" w:color="auto"/>
            <w:right w:val="none" w:sz="0" w:space="0" w:color="auto"/>
          </w:divBdr>
        </w:div>
        <w:div w:id="1778020456">
          <w:marLeft w:val="480"/>
          <w:marRight w:val="0"/>
          <w:marTop w:val="0"/>
          <w:marBottom w:val="0"/>
          <w:divBdr>
            <w:top w:val="none" w:sz="0" w:space="0" w:color="auto"/>
            <w:left w:val="none" w:sz="0" w:space="0" w:color="auto"/>
            <w:bottom w:val="none" w:sz="0" w:space="0" w:color="auto"/>
            <w:right w:val="none" w:sz="0" w:space="0" w:color="auto"/>
          </w:divBdr>
        </w:div>
        <w:div w:id="1744142208">
          <w:marLeft w:val="480"/>
          <w:marRight w:val="0"/>
          <w:marTop w:val="0"/>
          <w:marBottom w:val="0"/>
          <w:divBdr>
            <w:top w:val="none" w:sz="0" w:space="0" w:color="auto"/>
            <w:left w:val="none" w:sz="0" w:space="0" w:color="auto"/>
            <w:bottom w:val="none" w:sz="0" w:space="0" w:color="auto"/>
            <w:right w:val="none" w:sz="0" w:space="0" w:color="auto"/>
          </w:divBdr>
        </w:div>
        <w:div w:id="1922984068">
          <w:marLeft w:val="480"/>
          <w:marRight w:val="0"/>
          <w:marTop w:val="0"/>
          <w:marBottom w:val="0"/>
          <w:divBdr>
            <w:top w:val="none" w:sz="0" w:space="0" w:color="auto"/>
            <w:left w:val="none" w:sz="0" w:space="0" w:color="auto"/>
            <w:bottom w:val="none" w:sz="0" w:space="0" w:color="auto"/>
            <w:right w:val="none" w:sz="0" w:space="0" w:color="auto"/>
          </w:divBdr>
        </w:div>
        <w:div w:id="1097676791">
          <w:marLeft w:val="480"/>
          <w:marRight w:val="0"/>
          <w:marTop w:val="0"/>
          <w:marBottom w:val="0"/>
          <w:divBdr>
            <w:top w:val="none" w:sz="0" w:space="0" w:color="auto"/>
            <w:left w:val="none" w:sz="0" w:space="0" w:color="auto"/>
            <w:bottom w:val="none" w:sz="0" w:space="0" w:color="auto"/>
            <w:right w:val="none" w:sz="0" w:space="0" w:color="auto"/>
          </w:divBdr>
        </w:div>
        <w:div w:id="429861791">
          <w:marLeft w:val="480"/>
          <w:marRight w:val="0"/>
          <w:marTop w:val="0"/>
          <w:marBottom w:val="0"/>
          <w:divBdr>
            <w:top w:val="none" w:sz="0" w:space="0" w:color="auto"/>
            <w:left w:val="none" w:sz="0" w:space="0" w:color="auto"/>
            <w:bottom w:val="none" w:sz="0" w:space="0" w:color="auto"/>
            <w:right w:val="none" w:sz="0" w:space="0" w:color="auto"/>
          </w:divBdr>
        </w:div>
        <w:div w:id="127280714">
          <w:marLeft w:val="480"/>
          <w:marRight w:val="0"/>
          <w:marTop w:val="0"/>
          <w:marBottom w:val="0"/>
          <w:divBdr>
            <w:top w:val="none" w:sz="0" w:space="0" w:color="auto"/>
            <w:left w:val="none" w:sz="0" w:space="0" w:color="auto"/>
            <w:bottom w:val="none" w:sz="0" w:space="0" w:color="auto"/>
            <w:right w:val="none" w:sz="0" w:space="0" w:color="auto"/>
          </w:divBdr>
        </w:div>
        <w:div w:id="1883051458">
          <w:marLeft w:val="480"/>
          <w:marRight w:val="0"/>
          <w:marTop w:val="0"/>
          <w:marBottom w:val="0"/>
          <w:divBdr>
            <w:top w:val="none" w:sz="0" w:space="0" w:color="auto"/>
            <w:left w:val="none" w:sz="0" w:space="0" w:color="auto"/>
            <w:bottom w:val="none" w:sz="0" w:space="0" w:color="auto"/>
            <w:right w:val="none" w:sz="0" w:space="0" w:color="auto"/>
          </w:divBdr>
        </w:div>
        <w:div w:id="1110054622">
          <w:marLeft w:val="480"/>
          <w:marRight w:val="0"/>
          <w:marTop w:val="0"/>
          <w:marBottom w:val="0"/>
          <w:divBdr>
            <w:top w:val="none" w:sz="0" w:space="0" w:color="auto"/>
            <w:left w:val="none" w:sz="0" w:space="0" w:color="auto"/>
            <w:bottom w:val="none" w:sz="0" w:space="0" w:color="auto"/>
            <w:right w:val="none" w:sz="0" w:space="0" w:color="auto"/>
          </w:divBdr>
        </w:div>
        <w:div w:id="1207371298">
          <w:marLeft w:val="480"/>
          <w:marRight w:val="0"/>
          <w:marTop w:val="0"/>
          <w:marBottom w:val="0"/>
          <w:divBdr>
            <w:top w:val="none" w:sz="0" w:space="0" w:color="auto"/>
            <w:left w:val="none" w:sz="0" w:space="0" w:color="auto"/>
            <w:bottom w:val="none" w:sz="0" w:space="0" w:color="auto"/>
            <w:right w:val="none" w:sz="0" w:space="0" w:color="auto"/>
          </w:divBdr>
        </w:div>
        <w:div w:id="1650358296">
          <w:marLeft w:val="480"/>
          <w:marRight w:val="0"/>
          <w:marTop w:val="0"/>
          <w:marBottom w:val="0"/>
          <w:divBdr>
            <w:top w:val="none" w:sz="0" w:space="0" w:color="auto"/>
            <w:left w:val="none" w:sz="0" w:space="0" w:color="auto"/>
            <w:bottom w:val="none" w:sz="0" w:space="0" w:color="auto"/>
            <w:right w:val="none" w:sz="0" w:space="0" w:color="auto"/>
          </w:divBdr>
        </w:div>
        <w:div w:id="1446341884">
          <w:marLeft w:val="480"/>
          <w:marRight w:val="0"/>
          <w:marTop w:val="0"/>
          <w:marBottom w:val="0"/>
          <w:divBdr>
            <w:top w:val="none" w:sz="0" w:space="0" w:color="auto"/>
            <w:left w:val="none" w:sz="0" w:space="0" w:color="auto"/>
            <w:bottom w:val="none" w:sz="0" w:space="0" w:color="auto"/>
            <w:right w:val="none" w:sz="0" w:space="0" w:color="auto"/>
          </w:divBdr>
        </w:div>
        <w:div w:id="409812652">
          <w:marLeft w:val="480"/>
          <w:marRight w:val="0"/>
          <w:marTop w:val="0"/>
          <w:marBottom w:val="0"/>
          <w:divBdr>
            <w:top w:val="none" w:sz="0" w:space="0" w:color="auto"/>
            <w:left w:val="none" w:sz="0" w:space="0" w:color="auto"/>
            <w:bottom w:val="none" w:sz="0" w:space="0" w:color="auto"/>
            <w:right w:val="none" w:sz="0" w:space="0" w:color="auto"/>
          </w:divBdr>
        </w:div>
        <w:div w:id="1833790397">
          <w:marLeft w:val="480"/>
          <w:marRight w:val="0"/>
          <w:marTop w:val="0"/>
          <w:marBottom w:val="0"/>
          <w:divBdr>
            <w:top w:val="none" w:sz="0" w:space="0" w:color="auto"/>
            <w:left w:val="none" w:sz="0" w:space="0" w:color="auto"/>
            <w:bottom w:val="none" w:sz="0" w:space="0" w:color="auto"/>
            <w:right w:val="none" w:sz="0" w:space="0" w:color="auto"/>
          </w:divBdr>
        </w:div>
        <w:div w:id="1680809950">
          <w:marLeft w:val="480"/>
          <w:marRight w:val="0"/>
          <w:marTop w:val="0"/>
          <w:marBottom w:val="0"/>
          <w:divBdr>
            <w:top w:val="none" w:sz="0" w:space="0" w:color="auto"/>
            <w:left w:val="none" w:sz="0" w:space="0" w:color="auto"/>
            <w:bottom w:val="none" w:sz="0" w:space="0" w:color="auto"/>
            <w:right w:val="none" w:sz="0" w:space="0" w:color="auto"/>
          </w:divBdr>
        </w:div>
        <w:div w:id="362900294">
          <w:marLeft w:val="480"/>
          <w:marRight w:val="0"/>
          <w:marTop w:val="0"/>
          <w:marBottom w:val="0"/>
          <w:divBdr>
            <w:top w:val="none" w:sz="0" w:space="0" w:color="auto"/>
            <w:left w:val="none" w:sz="0" w:space="0" w:color="auto"/>
            <w:bottom w:val="none" w:sz="0" w:space="0" w:color="auto"/>
            <w:right w:val="none" w:sz="0" w:space="0" w:color="auto"/>
          </w:divBdr>
        </w:div>
        <w:div w:id="182211366">
          <w:marLeft w:val="480"/>
          <w:marRight w:val="0"/>
          <w:marTop w:val="0"/>
          <w:marBottom w:val="0"/>
          <w:divBdr>
            <w:top w:val="none" w:sz="0" w:space="0" w:color="auto"/>
            <w:left w:val="none" w:sz="0" w:space="0" w:color="auto"/>
            <w:bottom w:val="none" w:sz="0" w:space="0" w:color="auto"/>
            <w:right w:val="none" w:sz="0" w:space="0" w:color="auto"/>
          </w:divBdr>
        </w:div>
        <w:div w:id="1762221522">
          <w:marLeft w:val="480"/>
          <w:marRight w:val="0"/>
          <w:marTop w:val="0"/>
          <w:marBottom w:val="0"/>
          <w:divBdr>
            <w:top w:val="none" w:sz="0" w:space="0" w:color="auto"/>
            <w:left w:val="none" w:sz="0" w:space="0" w:color="auto"/>
            <w:bottom w:val="none" w:sz="0" w:space="0" w:color="auto"/>
            <w:right w:val="none" w:sz="0" w:space="0" w:color="auto"/>
          </w:divBdr>
        </w:div>
        <w:div w:id="1654095188">
          <w:marLeft w:val="480"/>
          <w:marRight w:val="0"/>
          <w:marTop w:val="0"/>
          <w:marBottom w:val="0"/>
          <w:divBdr>
            <w:top w:val="none" w:sz="0" w:space="0" w:color="auto"/>
            <w:left w:val="none" w:sz="0" w:space="0" w:color="auto"/>
            <w:bottom w:val="none" w:sz="0" w:space="0" w:color="auto"/>
            <w:right w:val="none" w:sz="0" w:space="0" w:color="auto"/>
          </w:divBdr>
        </w:div>
        <w:div w:id="845755106">
          <w:marLeft w:val="480"/>
          <w:marRight w:val="0"/>
          <w:marTop w:val="0"/>
          <w:marBottom w:val="0"/>
          <w:divBdr>
            <w:top w:val="none" w:sz="0" w:space="0" w:color="auto"/>
            <w:left w:val="none" w:sz="0" w:space="0" w:color="auto"/>
            <w:bottom w:val="none" w:sz="0" w:space="0" w:color="auto"/>
            <w:right w:val="none" w:sz="0" w:space="0" w:color="auto"/>
          </w:divBdr>
        </w:div>
        <w:div w:id="607470341">
          <w:marLeft w:val="480"/>
          <w:marRight w:val="0"/>
          <w:marTop w:val="0"/>
          <w:marBottom w:val="0"/>
          <w:divBdr>
            <w:top w:val="none" w:sz="0" w:space="0" w:color="auto"/>
            <w:left w:val="none" w:sz="0" w:space="0" w:color="auto"/>
            <w:bottom w:val="none" w:sz="0" w:space="0" w:color="auto"/>
            <w:right w:val="none" w:sz="0" w:space="0" w:color="auto"/>
          </w:divBdr>
        </w:div>
        <w:div w:id="616065423">
          <w:marLeft w:val="480"/>
          <w:marRight w:val="0"/>
          <w:marTop w:val="0"/>
          <w:marBottom w:val="0"/>
          <w:divBdr>
            <w:top w:val="none" w:sz="0" w:space="0" w:color="auto"/>
            <w:left w:val="none" w:sz="0" w:space="0" w:color="auto"/>
            <w:bottom w:val="none" w:sz="0" w:space="0" w:color="auto"/>
            <w:right w:val="none" w:sz="0" w:space="0" w:color="auto"/>
          </w:divBdr>
        </w:div>
        <w:div w:id="709720852">
          <w:marLeft w:val="480"/>
          <w:marRight w:val="0"/>
          <w:marTop w:val="0"/>
          <w:marBottom w:val="0"/>
          <w:divBdr>
            <w:top w:val="none" w:sz="0" w:space="0" w:color="auto"/>
            <w:left w:val="none" w:sz="0" w:space="0" w:color="auto"/>
            <w:bottom w:val="none" w:sz="0" w:space="0" w:color="auto"/>
            <w:right w:val="none" w:sz="0" w:space="0" w:color="auto"/>
          </w:divBdr>
        </w:div>
        <w:div w:id="1457288981">
          <w:marLeft w:val="480"/>
          <w:marRight w:val="0"/>
          <w:marTop w:val="0"/>
          <w:marBottom w:val="0"/>
          <w:divBdr>
            <w:top w:val="none" w:sz="0" w:space="0" w:color="auto"/>
            <w:left w:val="none" w:sz="0" w:space="0" w:color="auto"/>
            <w:bottom w:val="none" w:sz="0" w:space="0" w:color="auto"/>
            <w:right w:val="none" w:sz="0" w:space="0" w:color="auto"/>
          </w:divBdr>
        </w:div>
        <w:div w:id="408576872">
          <w:marLeft w:val="480"/>
          <w:marRight w:val="0"/>
          <w:marTop w:val="0"/>
          <w:marBottom w:val="0"/>
          <w:divBdr>
            <w:top w:val="none" w:sz="0" w:space="0" w:color="auto"/>
            <w:left w:val="none" w:sz="0" w:space="0" w:color="auto"/>
            <w:bottom w:val="none" w:sz="0" w:space="0" w:color="auto"/>
            <w:right w:val="none" w:sz="0" w:space="0" w:color="auto"/>
          </w:divBdr>
        </w:div>
        <w:div w:id="1021054527">
          <w:marLeft w:val="480"/>
          <w:marRight w:val="0"/>
          <w:marTop w:val="0"/>
          <w:marBottom w:val="0"/>
          <w:divBdr>
            <w:top w:val="none" w:sz="0" w:space="0" w:color="auto"/>
            <w:left w:val="none" w:sz="0" w:space="0" w:color="auto"/>
            <w:bottom w:val="none" w:sz="0" w:space="0" w:color="auto"/>
            <w:right w:val="none" w:sz="0" w:space="0" w:color="auto"/>
          </w:divBdr>
        </w:div>
        <w:div w:id="297955678">
          <w:marLeft w:val="480"/>
          <w:marRight w:val="0"/>
          <w:marTop w:val="0"/>
          <w:marBottom w:val="0"/>
          <w:divBdr>
            <w:top w:val="none" w:sz="0" w:space="0" w:color="auto"/>
            <w:left w:val="none" w:sz="0" w:space="0" w:color="auto"/>
            <w:bottom w:val="none" w:sz="0" w:space="0" w:color="auto"/>
            <w:right w:val="none" w:sz="0" w:space="0" w:color="auto"/>
          </w:divBdr>
        </w:div>
        <w:div w:id="1386442983">
          <w:marLeft w:val="480"/>
          <w:marRight w:val="0"/>
          <w:marTop w:val="0"/>
          <w:marBottom w:val="0"/>
          <w:divBdr>
            <w:top w:val="none" w:sz="0" w:space="0" w:color="auto"/>
            <w:left w:val="none" w:sz="0" w:space="0" w:color="auto"/>
            <w:bottom w:val="none" w:sz="0" w:space="0" w:color="auto"/>
            <w:right w:val="none" w:sz="0" w:space="0" w:color="auto"/>
          </w:divBdr>
        </w:div>
        <w:div w:id="2052264196">
          <w:marLeft w:val="480"/>
          <w:marRight w:val="0"/>
          <w:marTop w:val="0"/>
          <w:marBottom w:val="0"/>
          <w:divBdr>
            <w:top w:val="none" w:sz="0" w:space="0" w:color="auto"/>
            <w:left w:val="none" w:sz="0" w:space="0" w:color="auto"/>
            <w:bottom w:val="none" w:sz="0" w:space="0" w:color="auto"/>
            <w:right w:val="none" w:sz="0" w:space="0" w:color="auto"/>
          </w:divBdr>
        </w:div>
        <w:div w:id="1513645249">
          <w:marLeft w:val="480"/>
          <w:marRight w:val="0"/>
          <w:marTop w:val="0"/>
          <w:marBottom w:val="0"/>
          <w:divBdr>
            <w:top w:val="none" w:sz="0" w:space="0" w:color="auto"/>
            <w:left w:val="none" w:sz="0" w:space="0" w:color="auto"/>
            <w:bottom w:val="none" w:sz="0" w:space="0" w:color="auto"/>
            <w:right w:val="none" w:sz="0" w:space="0" w:color="auto"/>
          </w:divBdr>
        </w:div>
        <w:div w:id="2033602051">
          <w:marLeft w:val="480"/>
          <w:marRight w:val="0"/>
          <w:marTop w:val="0"/>
          <w:marBottom w:val="0"/>
          <w:divBdr>
            <w:top w:val="none" w:sz="0" w:space="0" w:color="auto"/>
            <w:left w:val="none" w:sz="0" w:space="0" w:color="auto"/>
            <w:bottom w:val="none" w:sz="0" w:space="0" w:color="auto"/>
            <w:right w:val="none" w:sz="0" w:space="0" w:color="auto"/>
          </w:divBdr>
        </w:div>
        <w:div w:id="1539588758">
          <w:marLeft w:val="480"/>
          <w:marRight w:val="0"/>
          <w:marTop w:val="0"/>
          <w:marBottom w:val="0"/>
          <w:divBdr>
            <w:top w:val="none" w:sz="0" w:space="0" w:color="auto"/>
            <w:left w:val="none" w:sz="0" w:space="0" w:color="auto"/>
            <w:bottom w:val="none" w:sz="0" w:space="0" w:color="auto"/>
            <w:right w:val="none" w:sz="0" w:space="0" w:color="auto"/>
          </w:divBdr>
        </w:div>
        <w:div w:id="2129813624">
          <w:marLeft w:val="480"/>
          <w:marRight w:val="0"/>
          <w:marTop w:val="0"/>
          <w:marBottom w:val="0"/>
          <w:divBdr>
            <w:top w:val="none" w:sz="0" w:space="0" w:color="auto"/>
            <w:left w:val="none" w:sz="0" w:space="0" w:color="auto"/>
            <w:bottom w:val="none" w:sz="0" w:space="0" w:color="auto"/>
            <w:right w:val="none" w:sz="0" w:space="0" w:color="auto"/>
          </w:divBdr>
        </w:div>
        <w:div w:id="126120821">
          <w:marLeft w:val="480"/>
          <w:marRight w:val="0"/>
          <w:marTop w:val="0"/>
          <w:marBottom w:val="0"/>
          <w:divBdr>
            <w:top w:val="none" w:sz="0" w:space="0" w:color="auto"/>
            <w:left w:val="none" w:sz="0" w:space="0" w:color="auto"/>
            <w:bottom w:val="none" w:sz="0" w:space="0" w:color="auto"/>
            <w:right w:val="none" w:sz="0" w:space="0" w:color="auto"/>
          </w:divBdr>
        </w:div>
        <w:div w:id="1976643785">
          <w:marLeft w:val="480"/>
          <w:marRight w:val="0"/>
          <w:marTop w:val="0"/>
          <w:marBottom w:val="0"/>
          <w:divBdr>
            <w:top w:val="none" w:sz="0" w:space="0" w:color="auto"/>
            <w:left w:val="none" w:sz="0" w:space="0" w:color="auto"/>
            <w:bottom w:val="none" w:sz="0" w:space="0" w:color="auto"/>
            <w:right w:val="none" w:sz="0" w:space="0" w:color="auto"/>
          </w:divBdr>
        </w:div>
      </w:divsChild>
    </w:div>
    <w:div w:id="587465219">
      <w:bodyDiv w:val="1"/>
      <w:marLeft w:val="0"/>
      <w:marRight w:val="0"/>
      <w:marTop w:val="0"/>
      <w:marBottom w:val="0"/>
      <w:divBdr>
        <w:top w:val="none" w:sz="0" w:space="0" w:color="auto"/>
        <w:left w:val="none" w:sz="0" w:space="0" w:color="auto"/>
        <w:bottom w:val="none" w:sz="0" w:space="0" w:color="auto"/>
        <w:right w:val="none" w:sz="0" w:space="0" w:color="auto"/>
      </w:divBdr>
    </w:div>
    <w:div w:id="589316928">
      <w:bodyDiv w:val="1"/>
      <w:marLeft w:val="0"/>
      <w:marRight w:val="0"/>
      <w:marTop w:val="0"/>
      <w:marBottom w:val="0"/>
      <w:divBdr>
        <w:top w:val="none" w:sz="0" w:space="0" w:color="auto"/>
        <w:left w:val="none" w:sz="0" w:space="0" w:color="auto"/>
        <w:bottom w:val="none" w:sz="0" w:space="0" w:color="auto"/>
        <w:right w:val="none" w:sz="0" w:space="0" w:color="auto"/>
      </w:divBdr>
      <w:divsChild>
        <w:div w:id="32272145">
          <w:marLeft w:val="480"/>
          <w:marRight w:val="0"/>
          <w:marTop w:val="0"/>
          <w:marBottom w:val="0"/>
          <w:divBdr>
            <w:top w:val="none" w:sz="0" w:space="0" w:color="auto"/>
            <w:left w:val="none" w:sz="0" w:space="0" w:color="auto"/>
            <w:bottom w:val="none" w:sz="0" w:space="0" w:color="auto"/>
            <w:right w:val="none" w:sz="0" w:space="0" w:color="auto"/>
          </w:divBdr>
        </w:div>
        <w:div w:id="65954592">
          <w:marLeft w:val="480"/>
          <w:marRight w:val="0"/>
          <w:marTop w:val="0"/>
          <w:marBottom w:val="0"/>
          <w:divBdr>
            <w:top w:val="none" w:sz="0" w:space="0" w:color="auto"/>
            <w:left w:val="none" w:sz="0" w:space="0" w:color="auto"/>
            <w:bottom w:val="none" w:sz="0" w:space="0" w:color="auto"/>
            <w:right w:val="none" w:sz="0" w:space="0" w:color="auto"/>
          </w:divBdr>
        </w:div>
        <w:div w:id="133451736">
          <w:marLeft w:val="480"/>
          <w:marRight w:val="0"/>
          <w:marTop w:val="0"/>
          <w:marBottom w:val="0"/>
          <w:divBdr>
            <w:top w:val="none" w:sz="0" w:space="0" w:color="auto"/>
            <w:left w:val="none" w:sz="0" w:space="0" w:color="auto"/>
            <w:bottom w:val="none" w:sz="0" w:space="0" w:color="auto"/>
            <w:right w:val="none" w:sz="0" w:space="0" w:color="auto"/>
          </w:divBdr>
        </w:div>
        <w:div w:id="242298850">
          <w:marLeft w:val="480"/>
          <w:marRight w:val="0"/>
          <w:marTop w:val="0"/>
          <w:marBottom w:val="0"/>
          <w:divBdr>
            <w:top w:val="none" w:sz="0" w:space="0" w:color="auto"/>
            <w:left w:val="none" w:sz="0" w:space="0" w:color="auto"/>
            <w:bottom w:val="none" w:sz="0" w:space="0" w:color="auto"/>
            <w:right w:val="none" w:sz="0" w:space="0" w:color="auto"/>
          </w:divBdr>
        </w:div>
        <w:div w:id="264770801">
          <w:marLeft w:val="480"/>
          <w:marRight w:val="0"/>
          <w:marTop w:val="0"/>
          <w:marBottom w:val="0"/>
          <w:divBdr>
            <w:top w:val="none" w:sz="0" w:space="0" w:color="auto"/>
            <w:left w:val="none" w:sz="0" w:space="0" w:color="auto"/>
            <w:bottom w:val="none" w:sz="0" w:space="0" w:color="auto"/>
            <w:right w:val="none" w:sz="0" w:space="0" w:color="auto"/>
          </w:divBdr>
        </w:div>
        <w:div w:id="281569865">
          <w:marLeft w:val="480"/>
          <w:marRight w:val="0"/>
          <w:marTop w:val="0"/>
          <w:marBottom w:val="0"/>
          <w:divBdr>
            <w:top w:val="none" w:sz="0" w:space="0" w:color="auto"/>
            <w:left w:val="none" w:sz="0" w:space="0" w:color="auto"/>
            <w:bottom w:val="none" w:sz="0" w:space="0" w:color="auto"/>
            <w:right w:val="none" w:sz="0" w:space="0" w:color="auto"/>
          </w:divBdr>
        </w:div>
        <w:div w:id="300814099">
          <w:marLeft w:val="480"/>
          <w:marRight w:val="0"/>
          <w:marTop w:val="0"/>
          <w:marBottom w:val="0"/>
          <w:divBdr>
            <w:top w:val="none" w:sz="0" w:space="0" w:color="auto"/>
            <w:left w:val="none" w:sz="0" w:space="0" w:color="auto"/>
            <w:bottom w:val="none" w:sz="0" w:space="0" w:color="auto"/>
            <w:right w:val="none" w:sz="0" w:space="0" w:color="auto"/>
          </w:divBdr>
        </w:div>
        <w:div w:id="319309995">
          <w:marLeft w:val="480"/>
          <w:marRight w:val="0"/>
          <w:marTop w:val="0"/>
          <w:marBottom w:val="0"/>
          <w:divBdr>
            <w:top w:val="none" w:sz="0" w:space="0" w:color="auto"/>
            <w:left w:val="none" w:sz="0" w:space="0" w:color="auto"/>
            <w:bottom w:val="none" w:sz="0" w:space="0" w:color="auto"/>
            <w:right w:val="none" w:sz="0" w:space="0" w:color="auto"/>
          </w:divBdr>
        </w:div>
        <w:div w:id="327711043">
          <w:marLeft w:val="480"/>
          <w:marRight w:val="0"/>
          <w:marTop w:val="0"/>
          <w:marBottom w:val="0"/>
          <w:divBdr>
            <w:top w:val="none" w:sz="0" w:space="0" w:color="auto"/>
            <w:left w:val="none" w:sz="0" w:space="0" w:color="auto"/>
            <w:bottom w:val="none" w:sz="0" w:space="0" w:color="auto"/>
            <w:right w:val="none" w:sz="0" w:space="0" w:color="auto"/>
          </w:divBdr>
        </w:div>
        <w:div w:id="340160892">
          <w:marLeft w:val="480"/>
          <w:marRight w:val="0"/>
          <w:marTop w:val="0"/>
          <w:marBottom w:val="0"/>
          <w:divBdr>
            <w:top w:val="none" w:sz="0" w:space="0" w:color="auto"/>
            <w:left w:val="none" w:sz="0" w:space="0" w:color="auto"/>
            <w:bottom w:val="none" w:sz="0" w:space="0" w:color="auto"/>
            <w:right w:val="none" w:sz="0" w:space="0" w:color="auto"/>
          </w:divBdr>
        </w:div>
        <w:div w:id="383984900">
          <w:marLeft w:val="480"/>
          <w:marRight w:val="0"/>
          <w:marTop w:val="0"/>
          <w:marBottom w:val="0"/>
          <w:divBdr>
            <w:top w:val="none" w:sz="0" w:space="0" w:color="auto"/>
            <w:left w:val="none" w:sz="0" w:space="0" w:color="auto"/>
            <w:bottom w:val="none" w:sz="0" w:space="0" w:color="auto"/>
            <w:right w:val="none" w:sz="0" w:space="0" w:color="auto"/>
          </w:divBdr>
        </w:div>
        <w:div w:id="389115168">
          <w:marLeft w:val="480"/>
          <w:marRight w:val="0"/>
          <w:marTop w:val="0"/>
          <w:marBottom w:val="0"/>
          <w:divBdr>
            <w:top w:val="none" w:sz="0" w:space="0" w:color="auto"/>
            <w:left w:val="none" w:sz="0" w:space="0" w:color="auto"/>
            <w:bottom w:val="none" w:sz="0" w:space="0" w:color="auto"/>
            <w:right w:val="none" w:sz="0" w:space="0" w:color="auto"/>
          </w:divBdr>
        </w:div>
        <w:div w:id="412969907">
          <w:marLeft w:val="480"/>
          <w:marRight w:val="0"/>
          <w:marTop w:val="0"/>
          <w:marBottom w:val="0"/>
          <w:divBdr>
            <w:top w:val="none" w:sz="0" w:space="0" w:color="auto"/>
            <w:left w:val="none" w:sz="0" w:space="0" w:color="auto"/>
            <w:bottom w:val="none" w:sz="0" w:space="0" w:color="auto"/>
            <w:right w:val="none" w:sz="0" w:space="0" w:color="auto"/>
          </w:divBdr>
        </w:div>
        <w:div w:id="414670063">
          <w:marLeft w:val="480"/>
          <w:marRight w:val="0"/>
          <w:marTop w:val="0"/>
          <w:marBottom w:val="0"/>
          <w:divBdr>
            <w:top w:val="none" w:sz="0" w:space="0" w:color="auto"/>
            <w:left w:val="none" w:sz="0" w:space="0" w:color="auto"/>
            <w:bottom w:val="none" w:sz="0" w:space="0" w:color="auto"/>
            <w:right w:val="none" w:sz="0" w:space="0" w:color="auto"/>
          </w:divBdr>
        </w:div>
        <w:div w:id="436103321">
          <w:marLeft w:val="480"/>
          <w:marRight w:val="0"/>
          <w:marTop w:val="0"/>
          <w:marBottom w:val="0"/>
          <w:divBdr>
            <w:top w:val="none" w:sz="0" w:space="0" w:color="auto"/>
            <w:left w:val="none" w:sz="0" w:space="0" w:color="auto"/>
            <w:bottom w:val="none" w:sz="0" w:space="0" w:color="auto"/>
            <w:right w:val="none" w:sz="0" w:space="0" w:color="auto"/>
          </w:divBdr>
        </w:div>
        <w:div w:id="446700927">
          <w:marLeft w:val="480"/>
          <w:marRight w:val="0"/>
          <w:marTop w:val="0"/>
          <w:marBottom w:val="0"/>
          <w:divBdr>
            <w:top w:val="none" w:sz="0" w:space="0" w:color="auto"/>
            <w:left w:val="none" w:sz="0" w:space="0" w:color="auto"/>
            <w:bottom w:val="none" w:sz="0" w:space="0" w:color="auto"/>
            <w:right w:val="none" w:sz="0" w:space="0" w:color="auto"/>
          </w:divBdr>
        </w:div>
        <w:div w:id="458039609">
          <w:marLeft w:val="480"/>
          <w:marRight w:val="0"/>
          <w:marTop w:val="0"/>
          <w:marBottom w:val="0"/>
          <w:divBdr>
            <w:top w:val="none" w:sz="0" w:space="0" w:color="auto"/>
            <w:left w:val="none" w:sz="0" w:space="0" w:color="auto"/>
            <w:bottom w:val="none" w:sz="0" w:space="0" w:color="auto"/>
            <w:right w:val="none" w:sz="0" w:space="0" w:color="auto"/>
          </w:divBdr>
        </w:div>
        <w:div w:id="473833826">
          <w:marLeft w:val="480"/>
          <w:marRight w:val="0"/>
          <w:marTop w:val="0"/>
          <w:marBottom w:val="0"/>
          <w:divBdr>
            <w:top w:val="none" w:sz="0" w:space="0" w:color="auto"/>
            <w:left w:val="none" w:sz="0" w:space="0" w:color="auto"/>
            <w:bottom w:val="none" w:sz="0" w:space="0" w:color="auto"/>
            <w:right w:val="none" w:sz="0" w:space="0" w:color="auto"/>
          </w:divBdr>
        </w:div>
        <w:div w:id="558782384">
          <w:marLeft w:val="480"/>
          <w:marRight w:val="0"/>
          <w:marTop w:val="0"/>
          <w:marBottom w:val="0"/>
          <w:divBdr>
            <w:top w:val="none" w:sz="0" w:space="0" w:color="auto"/>
            <w:left w:val="none" w:sz="0" w:space="0" w:color="auto"/>
            <w:bottom w:val="none" w:sz="0" w:space="0" w:color="auto"/>
            <w:right w:val="none" w:sz="0" w:space="0" w:color="auto"/>
          </w:divBdr>
        </w:div>
        <w:div w:id="579948705">
          <w:marLeft w:val="480"/>
          <w:marRight w:val="0"/>
          <w:marTop w:val="0"/>
          <w:marBottom w:val="0"/>
          <w:divBdr>
            <w:top w:val="none" w:sz="0" w:space="0" w:color="auto"/>
            <w:left w:val="none" w:sz="0" w:space="0" w:color="auto"/>
            <w:bottom w:val="none" w:sz="0" w:space="0" w:color="auto"/>
            <w:right w:val="none" w:sz="0" w:space="0" w:color="auto"/>
          </w:divBdr>
        </w:div>
        <w:div w:id="600651500">
          <w:marLeft w:val="480"/>
          <w:marRight w:val="0"/>
          <w:marTop w:val="0"/>
          <w:marBottom w:val="0"/>
          <w:divBdr>
            <w:top w:val="none" w:sz="0" w:space="0" w:color="auto"/>
            <w:left w:val="none" w:sz="0" w:space="0" w:color="auto"/>
            <w:bottom w:val="none" w:sz="0" w:space="0" w:color="auto"/>
            <w:right w:val="none" w:sz="0" w:space="0" w:color="auto"/>
          </w:divBdr>
        </w:div>
        <w:div w:id="620959903">
          <w:marLeft w:val="480"/>
          <w:marRight w:val="0"/>
          <w:marTop w:val="0"/>
          <w:marBottom w:val="0"/>
          <w:divBdr>
            <w:top w:val="none" w:sz="0" w:space="0" w:color="auto"/>
            <w:left w:val="none" w:sz="0" w:space="0" w:color="auto"/>
            <w:bottom w:val="none" w:sz="0" w:space="0" w:color="auto"/>
            <w:right w:val="none" w:sz="0" w:space="0" w:color="auto"/>
          </w:divBdr>
        </w:div>
        <w:div w:id="629438201">
          <w:marLeft w:val="480"/>
          <w:marRight w:val="0"/>
          <w:marTop w:val="0"/>
          <w:marBottom w:val="0"/>
          <w:divBdr>
            <w:top w:val="none" w:sz="0" w:space="0" w:color="auto"/>
            <w:left w:val="none" w:sz="0" w:space="0" w:color="auto"/>
            <w:bottom w:val="none" w:sz="0" w:space="0" w:color="auto"/>
            <w:right w:val="none" w:sz="0" w:space="0" w:color="auto"/>
          </w:divBdr>
        </w:div>
        <w:div w:id="649479795">
          <w:marLeft w:val="480"/>
          <w:marRight w:val="0"/>
          <w:marTop w:val="0"/>
          <w:marBottom w:val="0"/>
          <w:divBdr>
            <w:top w:val="none" w:sz="0" w:space="0" w:color="auto"/>
            <w:left w:val="none" w:sz="0" w:space="0" w:color="auto"/>
            <w:bottom w:val="none" w:sz="0" w:space="0" w:color="auto"/>
            <w:right w:val="none" w:sz="0" w:space="0" w:color="auto"/>
          </w:divBdr>
        </w:div>
        <w:div w:id="699431456">
          <w:marLeft w:val="480"/>
          <w:marRight w:val="0"/>
          <w:marTop w:val="0"/>
          <w:marBottom w:val="0"/>
          <w:divBdr>
            <w:top w:val="none" w:sz="0" w:space="0" w:color="auto"/>
            <w:left w:val="none" w:sz="0" w:space="0" w:color="auto"/>
            <w:bottom w:val="none" w:sz="0" w:space="0" w:color="auto"/>
            <w:right w:val="none" w:sz="0" w:space="0" w:color="auto"/>
          </w:divBdr>
        </w:div>
        <w:div w:id="800851241">
          <w:marLeft w:val="480"/>
          <w:marRight w:val="0"/>
          <w:marTop w:val="0"/>
          <w:marBottom w:val="0"/>
          <w:divBdr>
            <w:top w:val="none" w:sz="0" w:space="0" w:color="auto"/>
            <w:left w:val="none" w:sz="0" w:space="0" w:color="auto"/>
            <w:bottom w:val="none" w:sz="0" w:space="0" w:color="auto"/>
            <w:right w:val="none" w:sz="0" w:space="0" w:color="auto"/>
          </w:divBdr>
        </w:div>
        <w:div w:id="805858577">
          <w:marLeft w:val="480"/>
          <w:marRight w:val="0"/>
          <w:marTop w:val="0"/>
          <w:marBottom w:val="0"/>
          <w:divBdr>
            <w:top w:val="none" w:sz="0" w:space="0" w:color="auto"/>
            <w:left w:val="none" w:sz="0" w:space="0" w:color="auto"/>
            <w:bottom w:val="none" w:sz="0" w:space="0" w:color="auto"/>
            <w:right w:val="none" w:sz="0" w:space="0" w:color="auto"/>
          </w:divBdr>
        </w:div>
        <w:div w:id="821312266">
          <w:marLeft w:val="480"/>
          <w:marRight w:val="0"/>
          <w:marTop w:val="0"/>
          <w:marBottom w:val="0"/>
          <w:divBdr>
            <w:top w:val="none" w:sz="0" w:space="0" w:color="auto"/>
            <w:left w:val="none" w:sz="0" w:space="0" w:color="auto"/>
            <w:bottom w:val="none" w:sz="0" w:space="0" w:color="auto"/>
            <w:right w:val="none" w:sz="0" w:space="0" w:color="auto"/>
          </w:divBdr>
        </w:div>
        <w:div w:id="953248794">
          <w:marLeft w:val="480"/>
          <w:marRight w:val="0"/>
          <w:marTop w:val="0"/>
          <w:marBottom w:val="0"/>
          <w:divBdr>
            <w:top w:val="none" w:sz="0" w:space="0" w:color="auto"/>
            <w:left w:val="none" w:sz="0" w:space="0" w:color="auto"/>
            <w:bottom w:val="none" w:sz="0" w:space="0" w:color="auto"/>
            <w:right w:val="none" w:sz="0" w:space="0" w:color="auto"/>
          </w:divBdr>
        </w:div>
        <w:div w:id="959189307">
          <w:marLeft w:val="480"/>
          <w:marRight w:val="0"/>
          <w:marTop w:val="0"/>
          <w:marBottom w:val="0"/>
          <w:divBdr>
            <w:top w:val="none" w:sz="0" w:space="0" w:color="auto"/>
            <w:left w:val="none" w:sz="0" w:space="0" w:color="auto"/>
            <w:bottom w:val="none" w:sz="0" w:space="0" w:color="auto"/>
            <w:right w:val="none" w:sz="0" w:space="0" w:color="auto"/>
          </w:divBdr>
        </w:div>
        <w:div w:id="980428602">
          <w:marLeft w:val="480"/>
          <w:marRight w:val="0"/>
          <w:marTop w:val="0"/>
          <w:marBottom w:val="0"/>
          <w:divBdr>
            <w:top w:val="none" w:sz="0" w:space="0" w:color="auto"/>
            <w:left w:val="none" w:sz="0" w:space="0" w:color="auto"/>
            <w:bottom w:val="none" w:sz="0" w:space="0" w:color="auto"/>
            <w:right w:val="none" w:sz="0" w:space="0" w:color="auto"/>
          </w:divBdr>
        </w:div>
        <w:div w:id="1018586028">
          <w:marLeft w:val="480"/>
          <w:marRight w:val="0"/>
          <w:marTop w:val="0"/>
          <w:marBottom w:val="0"/>
          <w:divBdr>
            <w:top w:val="none" w:sz="0" w:space="0" w:color="auto"/>
            <w:left w:val="none" w:sz="0" w:space="0" w:color="auto"/>
            <w:bottom w:val="none" w:sz="0" w:space="0" w:color="auto"/>
            <w:right w:val="none" w:sz="0" w:space="0" w:color="auto"/>
          </w:divBdr>
        </w:div>
        <w:div w:id="1021971970">
          <w:marLeft w:val="480"/>
          <w:marRight w:val="0"/>
          <w:marTop w:val="0"/>
          <w:marBottom w:val="0"/>
          <w:divBdr>
            <w:top w:val="none" w:sz="0" w:space="0" w:color="auto"/>
            <w:left w:val="none" w:sz="0" w:space="0" w:color="auto"/>
            <w:bottom w:val="none" w:sz="0" w:space="0" w:color="auto"/>
            <w:right w:val="none" w:sz="0" w:space="0" w:color="auto"/>
          </w:divBdr>
        </w:div>
        <w:div w:id="1069305640">
          <w:marLeft w:val="480"/>
          <w:marRight w:val="0"/>
          <w:marTop w:val="0"/>
          <w:marBottom w:val="0"/>
          <w:divBdr>
            <w:top w:val="none" w:sz="0" w:space="0" w:color="auto"/>
            <w:left w:val="none" w:sz="0" w:space="0" w:color="auto"/>
            <w:bottom w:val="none" w:sz="0" w:space="0" w:color="auto"/>
            <w:right w:val="none" w:sz="0" w:space="0" w:color="auto"/>
          </w:divBdr>
        </w:div>
        <w:div w:id="1078593156">
          <w:marLeft w:val="480"/>
          <w:marRight w:val="0"/>
          <w:marTop w:val="0"/>
          <w:marBottom w:val="0"/>
          <w:divBdr>
            <w:top w:val="none" w:sz="0" w:space="0" w:color="auto"/>
            <w:left w:val="none" w:sz="0" w:space="0" w:color="auto"/>
            <w:bottom w:val="none" w:sz="0" w:space="0" w:color="auto"/>
            <w:right w:val="none" w:sz="0" w:space="0" w:color="auto"/>
          </w:divBdr>
        </w:div>
        <w:div w:id="1080833863">
          <w:marLeft w:val="480"/>
          <w:marRight w:val="0"/>
          <w:marTop w:val="0"/>
          <w:marBottom w:val="0"/>
          <w:divBdr>
            <w:top w:val="none" w:sz="0" w:space="0" w:color="auto"/>
            <w:left w:val="none" w:sz="0" w:space="0" w:color="auto"/>
            <w:bottom w:val="none" w:sz="0" w:space="0" w:color="auto"/>
            <w:right w:val="none" w:sz="0" w:space="0" w:color="auto"/>
          </w:divBdr>
        </w:div>
        <w:div w:id="1083990591">
          <w:marLeft w:val="480"/>
          <w:marRight w:val="0"/>
          <w:marTop w:val="0"/>
          <w:marBottom w:val="0"/>
          <w:divBdr>
            <w:top w:val="none" w:sz="0" w:space="0" w:color="auto"/>
            <w:left w:val="none" w:sz="0" w:space="0" w:color="auto"/>
            <w:bottom w:val="none" w:sz="0" w:space="0" w:color="auto"/>
            <w:right w:val="none" w:sz="0" w:space="0" w:color="auto"/>
          </w:divBdr>
        </w:div>
        <w:div w:id="1088384259">
          <w:marLeft w:val="480"/>
          <w:marRight w:val="0"/>
          <w:marTop w:val="0"/>
          <w:marBottom w:val="0"/>
          <w:divBdr>
            <w:top w:val="none" w:sz="0" w:space="0" w:color="auto"/>
            <w:left w:val="none" w:sz="0" w:space="0" w:color="auto"/>
            <w:bottom w:val="none" w:sz="0" w:space="0" w:color="auto"/>
            <w:right w:val="none" w:sz="0" w:space="0" w:color="auto"/>
          </w:divBdr>
        </w:div>
        <w:div w:id="1104299914">
          <w:marLeft w:val="480"/>
          <w:marRight w:val="0"/>
          <w:marTop w:val="0"/>
          <w:marBottom w:val="0"/>
          <w:divBdr>
            <w:top w:val="none" w:sz="0" w:space="0" w:color="auto"/>
            <w:left w:val="none" w:sz="0" w:space="0" w:color="auto"/>
            <w:bottom w:val="none" w:sz="0" w:space="0" w:color="auto"/>
            <w:right w:val="none" w:sz="0" w:space="0" w:color="auto"/>
          </w:divBdr>
        </w:div>
        <w:div w:id="1199464453">
          <w:marLeft w:val="480"/>
          <w:marRight w:val="0"/>
          <w:marTop w:val="0"/>
          <w:marBottom w:val="0"/>
          <w:divBdr>
            <w:top w:val="none" w:sz="0" w:space="0" w:color="auto"/>
            <w:left w:val="none" w:sz="0" w:space="0" w:color="auto"/>
            <w:bottom w:val="none" w:sz="0" w:space="0" w:color="auto"/>
            <w:right w:val="none" w:sz="0" w:space="0" w:color="auto"/>
          </w:divBdr>
        </w:div>
        <w:div w:id="1201161971">
          <w:marLeft w:val="480"/>
          <w:marRight w:val="0"/>
          <w:marTop w:val="0"/>
          <w:marBottom w:val="0"/>
          <w:divBdr>
            <w:top w:val="none" w:sz="0" w:space="0" w:color="auto"/>
            <w:left w:val="none" w:sz="0" w:space="0" w:color="auto"/>
            <w:bottom w:val="none" w:sz="0" w:space="0" w:color="auto"/>
            <w:right w:val="none" w:sz="0" w:space="0" w:color="auto"/>
          </w:divBdr>
        </w:div>
        <w:div w:id="1218586235">
          <w:marLeft w:val="480"/>
          <w:marRight w:val="0"/>
          <w:marTop w:val="0"/>
          <w:marBottom w:val="0"/>
          <w:divBdr>
            <w:top w:val="none" w:sz="0" w:space="0" w:color="auto"/>
            <w:left w:val="none" w:sz="0" w:space="0" w:color="auto"/>
            <w:bottom w:val="none" w:sz="0" w:space="0" w:color="auto"/>
            <w:right w:val="none" w:sz="0" w:space="0" w:color="auto"/>
          </w:divBdr>
        </w:div>
        <w:div w:id="1240795514">
          <w:marLeft w:val="480"/>
          <w:marRight w:val="0"/>
          <w:marTop w:val="0"/>
          <w:marBottom w:val="0"/>
          <w:divBdr>
            <w:top w:val="none" w:sz="0" w:space="0" w:color="auto"/>
            <w:left w:val="none" w:sz="0" w:space="0" w:color="auto"/>
            <w:bottom w:val="none" w:sz="0" w:space="0" w:color="auto"/>
            <w:right w:val="none" w:sz="0" w:space="0" w:color="auto"/>
          </w:divBdr>
        </w:div>
        <w:div w:id="1246718514">
          <w:marLeft w:val="480"/>
          <w:marRight w:val="0"/>
          <w:marTop w:val="0"/>
          <w:marBottom w:val="0"/>
          <w:divBdr>
            <w:top w:val="none" w:sz="0" w:space="0" w:color="auto"/>
            <w:left w:val="none" w:sz="0" w:space="0" w:color="auto"/>
            <w:bottom w:val="none" w:sz="0" w:space="0" w:color="auto"/>
            <w:right w:val="none" w:sz="0" w:space="0" w:color="auto"/>
          </w:divBdr>
        </w:div>
        <w:div w:id="1268196464">
          <w:marLeft w:val="480"/>
          <w:marRight w:val="0"/>
          <w:marTop w:val="0"/>
          <w:marBottom w:val="0"/>
          <w:divBdr>
            <w:top w:val="none" w:sz="0" w:space="0" w:color="auto"/>
            <w:left w:val="none" w:sz="0" w:space="0" w:color="auto"/>
            <w:bottom w:val="none" w:sz="0" w:space="0" w:color="auto"/>
            <w:right w:val="none" w:sz="0" w:space="0" w:color="auto"/>
          </w:divBdr>
        </w:div>
        <w:div w:id="1294141880">
          <w:marLeft w:val="480"/>
          <w:marRight w:val="0"/>
          <w:marTop w:val="0"/>
          <w:marBottom w:val="0"/>
          <w:divBdr>
            <w:top w:val="none" w:sz="0" w:space="0" w:color="auto"/>
            <w:left w:val="none" w:sz="0" w:space="0" w:color="auto"/>
            <w:bottom w:val="none" w:sz="0" w:space="0" w:color="auto"/>
            <w:right w:val="none" w:sz="0" w:space="0" w:color="auto"/>
          </w:divBdr>
        </w:div>
        <w:div w:id="1319841643">
          <w:marLeft w:val="480"/>
          <w:marRight w:val="0"/>
          <w:marTop w:val="0"/>
          <w:marBottom w:val="0"/>
          <w:divBdr>
            <w:top w:val="none" w:sz="0" w:space="0" w:color="auto"/>
            <w:left w:val="none" w:sz="0" w:space="0" w:color="auto"/>
            <w:bottom w:val="none" w:sz="0" w:space="0" w:color="auto"/>
            <w:right w:val="none" w:sz="0" w:space="0" w:color="auto"/>
          </w:divBdr>
        </w:div>
        <w:div w:id="1428841279">
          <w:marLeft w:val="480"/>
          <w:marRight w:val="0"/>
          <w:marTop w:val="0"/>
          <w:marBottom w:val="0"/>
          <w:divBdr>
            <w:top w:val="none" w:sz="0" w:space="0" w:color="auto"/>
            <w:left w:val="none" w:sz="0" w:space="0" w:color="auto"/>
            <w:bottom w:val="none" w:sz="0" w:space="0" w:color="auto"/>
            <w:right w:val="none" w:sz="0" w:space="0" w:color="auto"/>
          </w:divBdr>
        </w:div>
        <w:div w:id="1438521156">
          <w:marLeft w:val="480"/>
          <w:marRight w:val="0"/>
          <w:marTop w:val="0"/>
          <w:marBottom w:val="0"/>
          <w:divBdr>
            <w:top w:val="none" w:sz="0" w:space="0" w:color="auto"/>
            <w:left w:val="none" w:sz="0" w:space="0" w:color="auto"/>
            <w:bottom w:val="none" w:sz="0" w:space="0" w:color="auto"/>
            <w:right w:val="none" w:sz="0" w:space="0" w:color="auto"/>
          </w:divBdr>
        </w:div>
        <w:div w:id="1482230294">
          <w:marLeft w:val="480"/>
          <w:marRight w:val="0"/>
          <w:marTop w:val="0"/>
          <w:marBottom w:val="0"/>
          <w:divBdr>
            <w:top w:val="none" w:sz="0" w:space="0" w:color="auto"/>
            <w:left w:val="none" w:sz="0" w:space="0" w:color="auto"/>
            <w:bottom w:val="none" w:sz="0" w:space="0" w:color="auto"/>
            <w:right w:val="none" w:sz="0" w:space="0" w:color="auto"/>
          </w:divBdr>
        </w:div>
        <w:div w:id="1488323114">
          <w:marLeft w:val="480"/>
          <w:marRight w:val="0"/>
          <w:marTop w:val="0"/>
          <w:marBottom w:val="0"/>
          <w:divBdr>
            <w:top w:val="none" w:sz="0" w:space="0" w:color="auto"/>
            <w:left w:val="none" w:sz="0" w:space="0" w:color="auto"/>
            <w:bottom w:val="none" w:sz="0" w:space="0" w:color="auto"/>
            <w:right w:val="none" w:sz="0" w:space="0" w:color="auto"/>
          </w:divBdr>
        </w:div>
        <w:div w:id="1517228394">
          <w:marLeft w:val="480"/>
          <w:marRight w:val="0"/>
          <w:marTop w:val="0"/>
          <w:marBottom w:val="0"/>
          <w:divBdr>
            <w:top w:val="none" w:sz="0" w:space="0" w:color="auto"/>
            <w:left w:val="none" w:sz="0" w:space="0" w:color="auto"/>
            <w:bottom w:val="none" w:sz="0" w:space="0" w:color="auto"/>
            <w:right w:val="none" w:sz="0" w:space="0" w:color="auto"/>
          </w:divBdr>
        </w:div>
        <w:div w:id="1517378352">
          <w:marLeft w:val="480"/>
          <w:marRight w:val="0"/>
          <w:marTop w:val="0"/>
          <w:marBottom w:val="0"/>
          <w:divBdr>
            <w:top w:val="none" w:sz="0" w:space="0" w:color="auto"/>
            <w:left w:val="none" w:sz="0" w:space="0" w:color="auto"/>
            <w:bottom w:val="none" w:sz="0" w:space="0" w:color="auto"/>
            <w:right w:val="none" w:sz="0" w:space="0" w:color="auto"/>
          </w:divBdr>
        </w:div>
        <w:div w:id="1568689284">
          <w:marLeft w:val="480"/>
          <w:marRight w:val="0"/>
          <w:marTop w:val="0"/>
          <w:marBottom w:val="0"/>
          <w:divBdr>
            <w:top w:val="none" w:sz="0" w:space="0" w:color="auto"/>
            <w:left w:val="none" w:sz="0" w:space="0" w:color="auto"/>
            <w:bottom w:val="none" w:sz="0" w:space="0" w:color="auto"/>
            <w:right w:val="none" w:sz="0" w:space="0" w:color="auto"/>
          </w:divBdr>
        </w:div>
        <w:div w:id="1583835673">
          <w:marLeft w:val="480"/>
          <w:marRight w:val="0"/>
          <w:marTop w:val="0"/>
          <w:marBottom w:val="0"/>
          <w:divBdr>
            <w:top w:val="none" w:sz="0" w:space="0" w:color="auto"/>
            <w:left w:val="none" w:sz="0" w:space="0" w:color="auto"/>
            <w:bottom w:val="none" w:sz="0" w:space="0" w:color="auto"/>
            <w:right w:val="none" w:sz="0" w:space="0" w:color="auto"/>
          </w:divBdr>
        </w:div>
        <w:div w:id="1604151009">
          <w:marLeft w:val="480"/>
          <w:marRight w:val="0"/>
          <w:marTop w:val="0"/>
          <w:marBottom w:val="0"/>
          <w:divBdr>
            <w:top w:val="none" w:sz="0" w:space="0" w:color="auto"/>
            <w:left w:val="none" w:sz="0" w:space="0" w:color="auto"/>
            <w:bottom w:val="none" w:sz="0" w:space="0" w:color="auto"/>
            <w:right w:val="none" w:sz="0" w:space="0" w:color="auto"/>
          </w:divBdr>
        </w:div>
        <w:div w:id="1636445195">
          <w:marLeft w:val="480"/>
          <w:marRight w:val="0"/>
          <w:marTop w:val="0"/>
          <w:marBottom w:val="0"/>
          <w:divBdr>
            <w:top w:val="none" w:sz="0" w:space="0" w:color="auto"/>
            <w:left w:val="none" w:sz="0" w:space="0" w:color="auto"/>
            <w:bottom w:val="none" w:sz="0" w:space="0" w:color="auto"/>
            <w:right w:val="none" w:sz="0" w:space="0" w:color="auto"/>
          </w:divBdr>
        </w:div>
        <w:div w:id="1664819424">
          <w:marLeft w:val="480"/>
          <w:marRight w:val="0"/>
          <w:marTop w:val="0"/>
          <w:marBottom w:val="0"/>
          <w:divBdr>
            <w:top w:val="none" w:sz="0" w:space="0" w:color="auto"/>
            <w:left w:val="none" w:sz="0" w:space="0" w:color="auto"/>
            <w:bottom w:val="none" w:sz="0" w:space="0" w:color="auto"/>
            <w:right w:val="none" w:sz="0" w:space="0" w:color="auto"/>
          </w:divBdr>
        </w:div>
        <w:div w:id="1691371640">
          <w:marLeft w:val="480"/>
          <w:marRight w:val="0"/>
          <w:marTop w:val="0"/>
          <w:marBottom w:val="0"/>
          <w:divBdr>
            <w:top w:val="none" w:sz="0" w:space="0" w:color="auto"/>
            <w:left w:val="none" w:sz="0" w:space="0" w:color="auto"/>
            <w:bottom w:val="none" w:sz="0" w:space="0" w:color="auto"/>
            <w:right w:val="none" w:sz="0" w:space="0" w:color="auto"/>
          </w:divBdr>
        </w:div>
        <w:div w:id="1711028297">
          <w:marLeft w:val="480"/>
          <w:marRight w:val="0"/>
          <w:marTop w:val="0"/>
          <w:marBottom w:val="0"/>
          <w:divBdr>
            <w:top w:val="none" w:sz="0" w:space="0" w:color="auto"/>
            <w:left w:val="none" w:sz="0" w:space="0" w:color="auto"/>
            <w:bottom w:val="none" w:sz="0" w:space="0" w:color="auto"/>
            <w:right w:val="none" w:sz="0" w:space="0" w:color="auto"/>
          </w:divBdr>
        </w:div>
        <w:div w:id="1735809528">
          <w:marLeft w:val="480"/>
          <w:marRight w:val="0"/>
          <w:marTop w:val="0"/>
          <w:marBottom w:val="0"/>
          <w:divBdr>
            <w:top w:val="none" w:sz="0" w:space="0" w:color="auto"/>
            <w:left w:val="none" w:sz="0" w:space="0" w:color="auto"/>
            <w:bottom w:val="none" w:sz="0" w:space="0" w:color="auto"/>
            <w:right w:val="none" w:sz="0" w:space="0" w:color="auto"/>
          </w:divBdr>
        </w:div>
        <w:div w:id="1781292922">
          <w:marLeft w:val="480"/>
          <w:marRight w:val="0"/>
          <w:marTop w:val="0"/>
          <w:marBottom w:val="0"/>
          <w:divBdr>
            <w:top w:val="none" w:sz="0" w:space="0" w:color="auto"/>
            <w:left w:val="none" w:sz="0" w:space="0" w:color="auto"/>
            <w:bottom w:val="none" w:sz="0" w:space="0" w:color="auto"/>
            <w:right w:val="none" w:sz="0" w:space="0" w:color="auto"/>
          </w:divBdr>
        </w:div>
        <w:div w:id="1787843571">
          <w:marLeft w:val="480"/>
          <w:marRight w:val="0"/>
          <w:marTop w:val="0"/>
          <w:marBottom w:val="0"/>
          <w:divBdr>
            <w:top w:val="none" w:sz="0" w:space="0" w:color="auto"/>
            <w:left w:val="none" w:sz="0" w:space="0" w:color="auto"/>
            <w:bottom w:val="none" w:sz="0" w:space="0" w:color="auto"/>
            <w:right w:val="none" w:sz="0" w:space="0" w:color="auto"/>
          </w:divBdr>
        </w:div>
        <w:div w:id="1801872456">
          <w:marLeft w:val="480"/>
          <w:marRight w:val="0"/>
          <w:marTop w:val="0"/>
          <w:marBottom w:val="0"/>
          <w:divBdr>
            <w:top w:val="none" w:sz="0" w:space="0" w:color="auto"/>
            <w:left w:val="none" w:sz="0" w:space="0" w:color="auto"/>
            <w:bottom w:val="none" w:sz="0" w:space="0" w:color="auto"/>
            <w:right w:val="none" w:sz="0" w:space="0" w:color="auto"/>
          </w:divBdr>
        </w:div>
        <w:div w:id="1816528684">
          <w:marLeft w:val="480"/>
          <w:marRight w:val="0"/>
          <w:marTop w:val="0"/>
          <w:marBottom w:val="0"/>
          <w:divBdr>
            <w:top w:val="none" w:sz="0" w:space="0" w:color="auto"/>
            <w:left w:val="none" w:sz="0" w:space="0" w:color="auto"/>
            <w:bottom w:val="none" w:sz="0" w:space="0" w:color="auto"/>
            <w:right w:val="none" w:sz="0" w:space="0" w:color="auto"/>
          </w:divBdr>
        </w:div>
        <w:div w:id="1822311281">
          <w:marLeft w:val="480"/>
          <w:marRight w:val="0"/>
          <w:marTop w:val="0"/>
          <w:marBottom w:val="0"/>
          <w:divBdr>
            <w:top w:val="none" w:sz="0" w:space="0" w:color="auto"/>
            <w:left w:val="none" w:sz="0" w:space="0" w:color="auto"/>
            <w:bottom w:val="none" w:sz="0" w:space="0" w:color="auto"/>
            <w:right w:val="none" w:sz="0" w:space="0" w:color="auto"/>
          </w:divBdr>
        </w:div>
        <w:div w:id="1837070269">
          <w:marLeft w:val="480"/>
          <w:marRight w:val="0"/>
          <w:marTop w:val="0"/>
          <w:marBottom w:val="0"/>
          <w:divBdr>
            <w:top w:val="none" w:sz="0" w:space="0" w:color="auto"/>
            <w:left w:val="none" w:sz="0" w:space="0" w:color="auto"/>
            <w:bottom w:val="none" w:sz="0" w:space="0" w:color="auto"/>
            <w:right w:val="none" w:sz="0" w:space="0" w:color="auto"/>
          </w:divBdr>
        </w:div>
        <w:div w:id="1848596104">
          <w:marLeft w:val="480"/>
          <w:marRight w:val="0"/>
          <w:marTop w:val="0"/>
          <w:marBottom w:val="0"/>
          <w:divBdr>
            <w:top w:val="none" w:sz="0" w:space="0" w:color="auto"/>
            <w:left w:val="none" w:sz="0" w:space="0" w:color="auto"/>
            <w:bottom w:val="none" w:sz="0" w:space="0" w:color="auto"/>
            <w:right w:val="none" w:sz="0" w:space="0" w:color="auto"/>
          </w:divBdr>
        </w:div>
        <w:div w:id="1857689277">
          <w:marLeft w:val="480"/>
          <w:marRight w:val="0"/>
          <w:marTop w:val="0"/>
          <w:marBottom w:val="0"/>
          <w:divBdr>
            <w:top w:val="none" w:sz="0" w:space="0" w:color="auto"/>
            <w:left w:val="none" w:sz="0" w:space="0" w:color="auto"/>
            <w:bottom w:val="none" w:sz="0" w:space="0" w:color="auto"/>
            <w:right w:val="none" w:sz="0" w:space="0" w:color="auto"/>
          </w:divBdr>
        </w:div>
        <w:div w:id="1867985036">
          <w:marLeft w:val="480"/>
          <w:marRight w:val="0"/>
          <w:marTop w:val="0"/>
          <w:marBottom w:val="0"/>
          <w:divBdr>
            <w:top w:val="none" w:sz="0" w:space="0" w:color="auto"/>
            <w:left w:val="none" w:sz="0" w:space="0" w:color="auto"/>
            <w:bottom w:val="none" w:sz="0" w:space="0" w:color="auto"/>
            <w:right w:val="none" w:sz="0" w:space="0" w:color="auto"/>
          </w:divBdr>
        </w:div>
        <w:div w:id="1880360628">
          <w:marLeft w:val="480"/>
          <w:marRight w:val="0"/>
          <w:marTop w:val="0"/>
          <w:marBottom w:val="0"/>
          <w:divBdr>
            <w:top w:val="none" w:sz="0" w:space="0" w:color="auto"/>
            <w:left w:val="none" w:sz="0" w:space="0" w:color="auto"/>
            <w:bottom w:val="none" w:sz="0" w:space="0" w:color="auto"/>
            <w:right w:val="none" w:sz="0" w:space="0" w:color="auto"/>
          </w:divBdr>
        </w:div>
        <w:div w:id="1899394780">
          <w:marLeft w:val="480"/>
          <w:marRight w:val="0"/>
          <w:marTop w:val="0"/>
          <w:marBottom w:val="0"/>
          <w:divBdr>
            <w:top w:val="none" w:sz="0" w:space="0" w:color="auto"/>
            <w:left w:val="none" w:sz="0" w:space="0" w:color="auto"/>
            <w:bottom w:val="none" w:sz="0" w:space="0" w:color="auto"/>
            <w:right w:val="none" w:sz="0" w:space="0" w:color="auto"/>
          </w:divBdr>
        </w:div>
        <w:div w:id="1932159034">
          <w:marLeft w:val="480"/>
          <w:marRight w:val="0"/>
          <w:marTop w:val="0"/>
          <w:marBottom w:val="0"/>
          <w:divBdr>
            <w:top w:val="none" w:sz="0" w:space="0" w:color="auto"/>
            <w:left w:val="none" w:sz="0" w:space="0" w:color="auto"/>
            <w:bottom w:val="none" w:sz="0" w:space="0" w:color="auto"/>
            <w:right w:val="none" w:sz="0" w:space="0" w:color="auto"/>
          </w:divBdr>
        </w:div>
        <w:div w:id="1963802794">
          <w:marLeft w:val="480"/>
          <w:marRight w:val="0"/>
          <w:marTop w:val="0"/>
          <w:marBottom w:val="0"/>
          <w:divBdr>
            <w:top w:val="none" w:sz="0" w:space="0" w:color="auto"/>
            <w:left w:val="none" w:sz="0" w:space="0" w:color="auto"/>
            <w:bottom w:val="none" w:sz="0" w:space="0" w:color="auto"/>
            <w:right w:val="none" w:sz="0" w:space="0" w:color="auto"/>
          </w:divBdr>
        </w:div>
        <w:div w:id="1998682548">
          <w:marLeft w:val="480"/>
          <w:marRight w:val="0"/>
          <w:marTop w:val="0"/>
          <w:marBottom w:val="0"/>
          <w:divBdr>
            <w:top w:val="none" w:sz="0" w:space="0" w:color="auto"/>
            <w:left w:val="none" w:sz="0" w:space="0" w:color="auto"/>
            <w:bottom w:val="none" w:sz="0" w:space="0" w:color="auto"/>
            <w:right w:val="none" w:sz="0" w:space="0" w:color="auto"/>
          </w:divBdr>
        </w:div>
        <w:div w:id="2034647876">
          <w:marLeft w:val="480"/>
          <w:marRight w:val="0"/>
          <w:marTop w:val="0"/>
          <w:marBottom w:val="0"/>
          <w:divBdr>
            <w:top w:val="none" w:sz="0" w:space="0" w:color="auto"/>
            <w:left w:val="none" w:sz="0" w:space="0" w:color="auto"/>
            <w:bottom w:val="none" w:sz="0" w:space="0" w:color="auto"/>
            <w:right w:val="none" w:sz="0" w:space="0" w:color="auto"/>
          </w:divBdr>
        </w:div>
        <w:div w:id="2044205295">
          <w:marLeft w:val="480"/>
          <w:marRight w:val="0"/>
          <w:marTop w:val="0"/>
          <w:marBottom w:val="0"/>
          <w:divBdr>
            <w:top w:val="none" w:sz="0" w:space="0" w:color="auto"/>
            <w:left w:val="none" w:sz="0" w:space="0" w:color="auto"/>
            <w:bottom w:val="none" w:sz="0" w:space="0" w:color="auto"/>
            <w:right w:val="none" w:sz="0" w:space="0" w:color="auto"/>
          </w:divBdr>
        </w:div>
        <w:div w:id="2056852647">
          <w:marLeft w:val="480"/>
          <w:marRight w:val="0"/>
          <w:marTop w:val="0"/>
          <w:marBottom w:val="0"/>
          <w:divBdr>
            <w:top w:val="none" w:sz="0" w:space="0" w:color="auto"/>
            <w:left w:val="none" w:sz="0" w:space="0" w:color="auto"/>
            <w:bottom w:val="none" w:sz="0" w:space="0" w:color="auto"/>
            <w:right w:val="none" w:sz="0" w:space="0" w:color="auto"/>
          </w:divBdr>
        </w:div>
      </w:divsChild>
    </w:div>
    <w:div w:id="589895324">
      <w:bodyDiv w:val="1"/>
      <w:marLeft w:val="0"/>
      <w:marRight w:val="0"/>
      <w:marTop w:val="0"/>
      <w:marBottom w:val="0"/>
      <w:divBdr>
        <w:top w:val="none" w:sz="0" w:space="0" w:color="auto"/>
        <w:left w:val="none" w:sz="0" w:space="0" w:color="auto"/>
        <w:bottom w:val="none" w:sz="0" w:space="0" w:color="auto"/>
        <w:right w:val="none" w:sz="0" w:space="0" w:color="auto"/>
      </w:divBdr>
    </w:div>
    <w:div w:id="593906042">
      <w:bodyDiv w:val="1"/>
      <w:marLeft w:val="0"/>
      <w:marRight w:val="0"/>
      <w:marTop w:val="0"/>
      <w:marBottom w:val="0"/>
      <w:divBdr>
        <w:top w:val="none" w:sz="0" w:space="0" w:color="auto"/>
        <w:left w:val="none" w:sz="0" w:space="0" w:color="auto"/>
        <w:bottom w:val="none" w:sz="0" w:space="0" w:color="auto"/>
        <w:right w:val="none" w:sz="0" w:space="0" w:color="auto"/>
      </w:divBdr>
      <w:divsChild>
        <w:div w:id="19017248">
          <w:marLeft w:val="480"/>
          <w:marRight w:val="0"/>
          <w:marTop w:val="0"/>
          <w:marBottom w:val="0"/>
          <w:divBdr>
            <w:top w:val="none" w:sz="0" w:space="0" w:color="auto"/>
            <w:left w:val="none" w:sz="0" w:space="0" w:color="auto"/>
            <w:bottom w:val="none" w:sz="0" w:space="0" w:color="auto"/>
            <w:right w:val="none" w:sz="0" w:space="0" w:color="auto"/>
          </w:divBdr>
        </w:div>
        <w:div w:id="41057329">
          <w:marLeft w:val="480"/>
          <w:marRight w:val="0"/>
          <w:marTop w:val="0"/>
          <w:marBottom w:val="0"/>
          <w:divBdr>
            <w:top w:val="none" w:sz="0" w:space="0" w:color="auto"/>
            <w:left w:val="none" w:sz="0" w:space="0" w:color="auto"/>
            <w:bottom w:val="none" w:sz="0" w:space="0" w:color="auto"/>
            <w:right w:val="none" w:sz="0" w:space="0" w:color="auto"/>
          </w:divBdr>
        </w:div>
        <w:div w:id="114982889">
          <w:marLeft w:val="480"/>
          <w:marRight w:val="0"/>
          <w:marTop w:val="0"/>
          <w:marBottom w:val="0"/>
          <w:divBdr>
            <w:top w:val="none" w:sz="0" w:space="0" w:color="auto"/>
            <w:left w:val="none" w:sz="0" w:space="0" w:color="auto"/>
            <w:bottom w:val="none" w:sz="0" w:space="0" w:color="auto"/>
            <w:right w:val="none" w:sz="0" w:space="0" w:color="auto"/>
          </w:divBdr>
        </w:div>
        <w:div w:id="118764097">
          <w:marLeft w:val="480"/>
          <w:marRight w:val="0"/>
          <w:marTop w:val="0"/>
          <w:marBottom w:val="0"/>
          <w:divBdr>
            <w:top w:val="none" w:sz="0" w:space="0" w:color="auto"/>
            <w:left w:val="none" w:sz="0" w:space="0" w:color="auto"/>
            <w:bottom w:val="none" w:sz="0" w:space="0" w:color="auto"/>
            <w:right w:val="none" w:sz="0" w:space="0" w:color="auto"/>
          </w:divBdr>
        </w:div>
        <w:div w:id="149369737">
          <w:marLeft w:val="480"/>
          <w:marRight w:val="0"/>
          <w:marTop w:val="0"/>
          <w:marBottom w:val="0"/>
          <w:divBdr>
            <w:top w:val="none" w:sz="0" w:space="0" w:color="auto"/>
            <w:left w:val="none" w:sz="0" w:space="0" w:color="auto"/>
            <w:bottom w:val="none" w:sz="0" w:space="0" w:color="auto"/>
            <w:right w:val="none" w:sz="0" w:space="0" w:color="auto"/>
          </w:divBdr>
        </w:div>
        <w:div w:id="151143386">
          <w:marLeft w:val="480"/>
          <w:marRight w:val="0"/>
          <w:marTop w:val="0"/>
          <w:marBottom w:val="0"/>
          <w:divBdr>
            <w:top w:val="none" w:sz="0" w:space="0" w:color="auto"/>
            <w:left w:val="none" w:sz="0" w:space="0" w:color="auto"/>
            <w:bottom w:val="none" w:sz="0" w:space="0" w:color="auto"/>
            <w:right w:val="none" w:sz="0" w:space="0" w:color="auto"/>
          </w:divBdr>
        </w:div>
        <w:div w:id="158275641">
          <w:marLeft w:val="480"/>
          <w:marRight w:val="0"/>
          <w:marTop w:val="0"/>
          <w:marBottom w:val="0"/>
          <w:divBdr>
            <w:top w:val="none" w:sz="0" w:space="0" w:color="auto"/>
            <w:left w:val="none" w:sz="0" w:space="0" w:color="auto"/>
            <w:bottom w:val="none" w:sz="0" w:space="0" w:color="auto"/>
            <w:right w:val="none" w:sz="0" w:space="0" w:color="auto"/>
          </w:divBdr>
        </w:div>
        <w:div w:id="173349413">
          <w:marLeft w:val="480"/>
          <w:marRight w:val="0"/>
          <w:marTop w:val="0"/>
          <w:marBottom w:val="0"/>
          <w:divBdr>
            <w:top w:val="none" w:sz="0" w:space="0" w:color="auto"/>
            <w:left w:val="none" w:sz="0" w:space="0" w:color="auto"/>
            <w:bottom w:val="none" w:sz="0" w:space="0" w:color="auto"/>
            <w:right w:val="none" w:sz="0" w:space="0" w:color="auto"/>
          </w:divBdr>
        </w:div>
        <w:div w:id="174273842">
          <w:marLeft w:val="480"/>
          <w:marRight w:val="0"/>
          <w:marTop w:val="0"/>
          <w:marBottom w:val="0"/>
          <w:divBdr>
            <w:top w:val="none" w:sz="0" w:space="0" w:color="auto"/>
            <w:left w:val="none" w:sz="0" w:space="0" w:color="auto"/>
            <w:bottom w:val="none" w:sz="0" w:space="0" w:color="auto"/>
            <w:right w:val="none" w:sz="0" w:space="0" w:color="auto"/>
          </w:divBdr>
        </w:div>
        <w:div w:id="293293337">
          <w:marLeft w:val="480"/>
          <w:marRight w:val="0"/>
          <w:marTop w:val="0"/>
          <w:marBottom w:val="0"/>
          <w:divBdr>
            <w:top w:val="none" w:sz="0" w:space="0" w:color="auto"/>
            <w:left w:val="none" w:sz="0" w:space="0" w:color="auto"/>
            <w:bottom w:val="none" w:sz="0" w:space="0" w:color="auto"/>
            <w:right w:val="none" w:sz="0" w:space="0" w:color="auto"/>
          </w:divBdr>
        </w:div>
        <w:div w:id="355811033">
          <w:marLeft w:val="480"/>
          <w:marRight w:val="0"/>
          <w:marTop w:val="0"/>
          <w:marBottom w:val="0"/>
          <w:divBdr>
            <w:top w:val="none" w:sz="0" w:space="0" w:color="auto"/>
            <w:left w:val="none" w:sz="0" w:space="0" w:color="auto"/>
            <w:bottom w:val="none" w:sz="0" w:space="0" w:color="auto"/>
            <w:right w:val="none" w:sz="0" w:space="0" w:color="auto"/>
          </w:divBdr>
        </w:div>
        <w:div w:id="394745118">
          <w:marLeft w:val="480"/>
          <w:marRight w:val="0"/>
          <w:marTop w:val="0"/>
          <w:marBottom w:val="0"/>
          <w:divBdr>
            <w:top w:val="none" w:sz="0" w:space="0" w:color="auto"/>
            <w:left w:val="none" w:sz="0" w:space="0" w:color="auto"/>
            <w:bottom w:val="none" w:sz="0" w:space="0" w:color="auto"/>
            <w:right w:val="none" w:sz="0" w:space="0" w:color="auto"/>
          </w:divBdr>
        </w:div>
        <w:div w:id="414985457">
          <w:marLeft w:val="480"/>
          <w:marRight w:val="0"/>
          <w:marTop w:val="0"/>
          <w:marBottom w:val="0"/>
          <w:divBdr>
            <w:top w:val="none" w:sz="0" w:space="0" w:color="auto"/>
            <w:left w:val="none" w:sz="0" w:space="0" w:color="auto"/>
            <w:bottom w:val="none" w:sz="0" w:space="0" w:color="auto"/>
            <w:right w:val="none" w:sz="0" w:space="0" w:color="auto"/>
          </w:divBdr>
        </w:div>
        <w:div w:id="430667456">
          <w:marLeft w:val="480"/>
          <w:marRight w:val="0"/>
          <w:marTop w:val="0"/>
          <w:marBottom w:val="0"/>
          <w:divBdr>
            <w:top w:val="none" w:sz="0" w:space="0" w:color="auto"/>
            <w:left w:val="none" w:sz="0" w:space="0" w:color="auto"/>
            <w:bottom w:val="none" w:sz="0" w:space="0" w:color="auto"/>
            <w:right w:val="none" w:sz="0" w:space="0" w:color="auto"/>
          </w:divBdr>
        </w:div>
        <w:div w:id="483085980">
          <w:marLeft w:val="480"/>
          <w:marRight w:val="0"/>
          <w:marTop w:val="0"/>
          <w:marBottom w:val="0"/>
          <w:divBdr>
            <w:top w:val="none" w:sz="0" w:space="0" w:color="auto"/>
            <w:left w:val="none" w:sz="0" w:space="0" w:color="auto"/>
            <w:bottom w:val="none" w:sz="0" w:space="0" w:color="auto"/>
            <w:right w:val="none" w:sz="0" w:space="0" w:color="auto"/>
          </w:divBdr>
        </w:div>
        <w:div w:id="485098259">
          <w:marLeft w:val="480"/>
          <w:marRight w:val="0"/>
          <w:marTop w:val="0"/>
          <w:marBottom w:val="0"/>
          <w:divBdr>
            <w:top w:val="none" w:sz="0" w:space="0" w:color="auto"/>
            <w:left w:val="none" w:sz="0" w:space="0" w:color="auto"/>
            <w:bottom w:val="none" w:sz="0" w:space="0" w:color="auto"/>
            <w:right w:val="none" w:sz="0" w:space="0" w:color="auto"/>
          </w:divBdr>
        </w:div>
        <w:div w:id="512189726">
          <w:marLeft w:val="480"/>
          <w:marRight w:val="0"/>
          <w:marTop w:val="0"/>
          <w:marBottom w:val="0"/>
          <w:divBdr>
            <w:top w:val="none" w:sz="0" w:space="0" w:color="auto"/>
            <w:left w:val="none" w:sz="0" w:space="0" w:color="auto"/>
            <w:bottom w:val="none" w:sz="0" w:space="0" w:color="auto"/>
            <w:right w:val="none" w:sz="0" w:space="0" w:color="auto"/>
          </w:divBdr>
        </w:div>
        <w:div w:id="522600052">
          <w:marLeft w:val="480"/>
          <w:marRight w:val="0"/>
          <w:marTop w:val="0"/>
          <w:marBottom w:val="0"/>
          <w:divBdr>
            <w:top w:val="none" w:sz="0" w:space="0" w:color="auto"/>
            <w:left w:val="none" w:sz="0" w:space="0" w:color="auto"/>
            <w:bottom w:val="none" w:sz="0" w:space="0" w:color="auto"/>
            <w:right w:val="none" w:sz="0" w:space="0" w:color="auto"/>
          </w:divBdr>
        </w:div>
        <w:div w:id="527596966">
          <w:marLeft w:val="480"/>
          <w:marRight w:val="0"/>
          <w:marTop w:val="0"/>
          <w:marBottom w:val="0"/>
          <w:divBdr>
            <w:top w:val="none" w:sz="0" w:space="0" w:color="auto"/>
            <w:left w:val="none" w:sz="0" w:space="0" w:color="auto"/>
            <w:bottom w:val="none" w:sz="0" w:space="0" w:color="auto"/>
            <w:right w:val="none" w:sz="0" w:space="0" w:color="auto"/>
          </w:divBdr>
        </w:div>
        <w:div w:id="550264907">
          <w:marLeft w:val="480"/>
          <w:marRight w:val="0"/>
          <w:marTop w:val="0"/>
          <w:marBottom w:val="0"/>
          <w:divBdr>
            <w:top w:val="none" w:sz="0" w:space="0" w:color="auto"/>
            <w:left w:val="none" w:sz="0" w:space="0" w:color="auto"/>
            <w:bottom w:val="none" w:sz="0" w:space="0" w:color="auto"/>
            <w:right w:val="none" w:sz="0" w:space="0" w:color="auto"/>
          </w:divBdr>
        </w:div>
        <w:div w:id="563682477">
          <w:marLeft w:val="480"/>
          <w:marRight w:val="0"/>
          <w:marTop w:val="0"/>
          <w:marBottom w:val="0"/>
          <w:divBdr>
            <w:top w:val="none" w:sz="0" w:space="0" w:color="auto"/>
            <w:left w:val="none" w:sz="0" w:space="0" w:color="auto"/>
            <w:bottom w:val="none" w:sz="0" w:space="0" w:color="auto"/>
            <w:right w:val="none" w:sz="0" w:space="0" w:color="auto"/>
          </w:divBdr>
        </w:div>
        <w:div w:id="598568503">
          <w:marLeft w:val="480"/>
          <w:marRight w:val="0"/>
          <w:marTop w:val="0"/>
          <w:marBottom w:val="0"/>
          <w:divBdr>
            <w:top w:val="none" w:sz="0" w:space="0" w:color="auto"/>
            <w:left w:val="none" w:sz="0" w:space="0" w:color="auto"/>
            <w:bottom w:val="none" w:sz="0" w:space="0" w:color="auto"/>
            <w:right w:val="none" w:sz="0" w:space="0" w:color="auto"/>
          </w:divBdr>
        </w:div>
        <w:div w:id="621306786">
          <w:marLeft w:val="480"/>
          <w:marRight w:val="0"/>
          <w:marTop w:val="0"/>
          <w:marBottom w:val="0"/>
          <w:divBdr>
            <w:top w:val="none" w:sz="0" w:space="0" w:color="auto"/>
            <w:left w:val="none" w:sz="0" w:space="0" w:color="auto"/>
            <w:bottom w:val="none" w:sz="0" w:space="0" w:color="auto"/>
            <w:right w:val="none" w:sz="0" w:space="0" w:color="auto"/>
          </w:divBdr>
        </w:div>
        <w:div w:id="645553768">
          <w:marLeft w:val="480"/>
          <w:marRight w:val="0"/>
          <w:marTop w:val="0"/>
          <w:marBottom w:val="0"/>
          <w:divBdr>
            <w:top w:val="none" w:sz="0" w:space="0" w:color="auto"/>
            <w:left w:val="none" w:sz="0" w:space="0" w:color="auto"/>
            <w:bottom w:val="none" w:sz="0" w:space="0" w:color="auto"/>
            <w:right w:val="none" w:sz="0" w:space="0" w:color="auto"/>
          </w:divBdr>
        </w:div>
        <w:div w:id="722949295">
          <w:marLeft w:val="480"/>
          <w:marRight w:val="0"/>
          <w:marTop w:val="0"/>
          <w:marBottom w:val="0"/>
          <w:divBdr>
            <w:top w:val="none" w:sz="0" w:space="0" w:color="auto"/>
            <w:left w:val="none" w:sz="0" w:space="0" w:color="auto"/>
            <w:bottom w:val="none" w:sz="0" w:space="0" w:color="auto"/>
            <w:right w:val="none" w:sz="0" w:space="0" w:color="auto"/>
          </w:divBdr>
        </w:div>
        <w:div w:id="726030800">
          <w:marLeft w:val="480"/>
          <w:marRight w:val="0"/>
          <w:marTop w:val="0"/>
          <w:marBottom w:val="0"/>
          <w:divBdr>
            <w:top w:val="none" w:sz="0" w:space="0" w:color="auto"/>
            <w:left w:val="none" w:sz="0" w:space="0" w:color="auto"/>
            <w:bottom w:val="none" w:sz="0" w:space="0" w:color="auto"/>
            <w:right w:val="none" w:sz="0" w:space="0" w:color="auto"/>
          </w:divBdr>
        </w:div>
        <w:div w:id="726729325">
          <w:marLeft w:val="480"/>
          <w:marRight w:val="0"/>
          <w:marTop w:val="0"/>
          <w:marBottom w:val="0"/>
          <w:divBdr>
            <w:top w:val="none" w:sz="0" w:space="0" w:color="auto"/>
            <w:left w:val="none" w:sz="0" w:space="0" w:color="auto"/>
            <w:bottom w:val="none" w:sz="0" w:space="0" w:color="auto"/>
            <w:right w:val="none" w:sz="0" w:space="0" w:color="auto"/>
          </w:divBdr>
        </w:div>
        <w:div w:id="763769981">
          <w:marLeft w:val="480"/>
          <w:marRight w:val="0"/>
          <w:marTop w:val="0"/>
          <w:marBottom w:val="0"/>
          <w:divBdr>
            <w:top w:val="none" w:sz="0" w:space="0" w:color="auto"/>
            <w:left w:val="none" w:sz="0" w:space="0" w:color="auto"/>
            <w:bottom w:val="none" w:sz="0" w:space="0" w:color="auto"/>
            <w:right w:val="none" w:sz="0" w:space="0" w:color="auto"/>
          </w:divBdr>
        </w:div>
        <w:div w:id="776023087">
          <w:marLeft w:val="480"/>
          <w:marRight w:val="0"/>
          <w:marTop w:val="0"/>
          <w:marBottom w:val="0"/>
          <w:divBdr>
            <w:top w:val="none" w:sz="0" w:space="0" w:color="auto"/>
            <w:left w:val="none" w:sz="0" w:space="0" w:color="auto"/>
            <w:bottom w:val="none" w:sz="0" w:space="0" w:color="auto"/>
            <w:right w:val="none" w:sz="0" w:space="0" w:color="auto"/>
          </w:divBdr>
        </w:div>
        <w:div w:id="910581234">
          <w:marLeft w:val="480"/>
          <w:marRight w:val="0"/>
          <w:marTop w:val="0"/>
          <w:marBottom w:val="0"/>
          <w:divBdr>
            <w:top w:val="none" w:sz="0" w:space="0" w:color="auto"/>
            <w:left w:val="none" w:sz="0" w:space="0" w:color="auto"/>
            <w:bottom w:val="none" w:sz="0" w:space="0" w:color="auto"/>
            <w:right w:val="none" w:sz="0" w:space="0" w:color="auto"/>
          </w:divBdr>
        </w:div>
        <w:div w:id="914707135">
          <w:marLeft w:val="480"/>
          <w:marRight w:val="0"/>
          <w:marTop w:val="0"/>
          <w:marBottom w:val="0"/>
          <w:divBdr>
            <w:top w:val="none" w:sz="0" w:space="0" w:color="auto"/>
            <w:left w:val="none" w:sz="0" w:space="0" w:color="auto"/>
            <w:bottom w:val="none" w:sz="0" w:space="0" w:color="auto"/>
            <w:right w:val="none" w:sz="0" w:space="0" w:color="auto"/>
          </w:divBdr>
        </w:div>
        <w:div w:id="923564238">
          <w:marLeft w:val="480"/>
          <w:marRight w:val="0"/>
          <w:marTop w:val="0"/>
          <w:marBottom w:val="0"/>
          <w:divBdr>
            <w:top w:val="none" w:sz="0" w:space="0" w:color="auto"/>
            <w:left w:val="none" w:sz="0" w:space="0" w:color="auto"/>
            <w:bottom w:val="none" w:sz="0" w:space="0" w:color="auto"/>
            <w:right w:val="none" w:sz="0" w:space="0" w:color="auto"/>
          </w:divBdr>
        </w:div>
        <w:div w:id="1048912540">
          <w:marLeft w:val="480"/>
          <w:marRight w:val="0"/>
          <w:marTop w:val="0"/>
          <w:marBottom w:val="0"/>
          <w:divBdr>
            <w:top w:val="none" w:sz="0" w:space="0" w:color="auto"/>
            <w:left w:val="none" w:sz="0" w:space="0" w:color="auto"/>
            <w:bottom w:val="none" w:sz="0" w:space="0" w:color="auto"/>
            <w:right w:val="none" w:sz="0" w:space="0" w:color="auto"/>
          </w:divBdr>
        </w:div>
        <w:div w:id="1065681642">
          <w:marLeft w:val="480"/>
          <w:marRight w:val="0"/>
          <w:marTop w:val="0"/>
          <w:marBottom w:val="0"/>
          <w:divBdr>
            <w:top w:val="none" w:sz="0" w:space="0" w:color="auto"/>
            <w:left w:val="none" w:sz="0" w:space="0" w:color="auto"/>
            <w:bottom w:val="none" w:sz="0" w:space="0" w:color="auto"/>
            <w:right w:val="none" w:sz="0" w:space="0" w:color="auto"/>
          </w:divBdr>
        </w:div>
        <w:div w:id="1082027126">
          <w:marLeft w:val="480"/>
          <w:marRight w:val="0"/>
          <w:marTop w:val="0"/>
          <w:marBottom w:val="0"/>
          <w:divBdr>
            <w:top w:val="none" w:sz="0" w:space="0" w:color="auto"/>
            <w:left w:val="none" w:sz="0" w:space="0" w:color="auto"/>
            <w:bottom w:val="none" w:sz="0" w:space="0" w:color="auto"/>
            <w:right w:val="none" w:sz="0" w:space="0" w:color="auto"/>
          </w:divBdr>
        </w:div>
        <w:div w:id="1109203647">
          <w:marLeft w:val="480"/>
          <w:marRight w:val="0"/>
          <w:marTop w:val="0"/>
          <w:marBottom w:val="0"/>
          <w:divBdr>
            <w:top w:val="none" w:sz="0" w:space="0" w:color="auto"/>
            <w:left w:val="none" w:sz="0" w:space="0" w:color="auto"/>
            <w:bottom w:val="none" w:sz="0" w:space="0" w:color="auto"/>
            <w:right w:val="none" w:sz="0" w:space="0" w:color="auto"/>
          </w:divBdr>
        </w:div>
        <w:div w:id="1110930170">
          <w:marLeft w:val="480"/>
          <w:marRight w:val="0"/>
          <w:marTop w:val="0"/>
          <w:marBottom w:val="0"/>
          <w:divBdr>
            <w:top w:val="none" w:sz="0" w:space="0" w:color="auto"/>
            <w:left w:val="none" w:sz="0" w:space="0" w:color="auto"/>
            <w:bottom w:val="none" w:sz="0" w:space="0" w:color="auto"/>
            <w:right w:val="none" w:sz="0" w:space="0" w:color="auto"/>
          </w:divBdr>
        </w:div>
        <w:div w:id="1134984664">
          <w:marLeft w:val="480"/>
          <w:marRight w:val="0"/>
          <w:marTop w:val="0"/>
          <w:marBottom w:val="0"/>
          <w:divBdr>
            <w:top w:val="none" w:sz="0" w:space="0" w:color="auto"/>
            <w:left w:val="none" w:sz="0" w:space="0" w:color="auto"/>
            <w:bottom w:val="none" w:sz="0" w:space="0" w:color="auto"/>
            <w:right w:val="none" w:sz="0" w:space="0" w:color="auto"/>
          </w:divBdr>
        </w:div>
        <w:div w:id="1138183445">
          <w:marLeft w:val="480"/>
          <w:marRight w:val="0"/>
          <w:marTop w:val="0"/>
          <w:marBottom w:val="0"/>
          <w:divBdr>
            <w:top w:val="none" w:sz="0" w:space="0" w:color="auto"/>
            <w:left w:val="none" w:sz="0" w:space="0" w:color="auto"/>
            <w:bottom w:val="none" w:sz="0" w:space="0" w:color="auto"/>
            <w:right w:val="none" w:sz="0" w:space="0" w:color="auto"/>
          </w:divBdr>
        </w:div>
        <w:div w:id="1186795384">
          <w:marLeft w:val="480"/>
          <w:marRight w:val="0"/>
          <w:marTop w:val="0"/>
          <w:marBottom w:val="0"/>
          <w:divBdr>
            <w:top w:val="none" w:sz="0" w:space="0" w:color="auto"/>
            <w:left w:val="none" w:sz="0" w:space="0" w:color="auto"/>
            <w:bottom w:val="none" w:sz="0" w:space="0" w:color="auto"/>
            <w:right w:val="none" w:sz="0" w:space="0" w:color="auto"/>
          </w:divBdr>
        </w:div>
        <w:div w:id="1187214261">
          <w:marLeft w:val="480"/>
          <w:marRight w:val="0"/>
          <w:marTop w:val="0"/>
          <w:marBottom w:val="0"/>
          <w:divBdr>
            <w:top w:val="none" w:sz="0" w:space="0" w:color="auto"/>
            <w:left w:val="none" w:sz="0" w:space="0" w:color="auto"/>
            <w:bottom w:val="none" w:sz="0" w:space="0" w:color="auto"/>
            <w:right w:val="none" w:sz="0" w:space="0" w:color="auto"/>
          </w:divBdr>
        </w:div>
        <w:div w:id="1200438158">
          <w:marLeft w:val="480"/>
          <w:marRight w:val="0"/>
          <w:marTop w:val="0"/>
          <w:marBottom w:val="0"/>
          <w:divBdr>
            <w:top w:val="none" w:sz="0" w:space="0" w:color="auto"/>
            <w:left w:val="none" w:sz="0" w:space="0" w:color="auto"/>
            <w:bottom w:val="none" w:sz="0" w:space="0" w:color="auto"/>
            <w:right w:val="none" w:sz="0" w:space="0" w:color="auto"/>
          </w:divBdr>
        </w:div>
        <w:div w:id="1204713618">
          <w:marLeft w:val="480"/>
          <w:marRight w:val="0"/>
          <w:marTop w:val="0"/>
          <w:marBottom w:val="0"/>
          <w:divBdr>
            <w:top w:val="none" w:sz="0" w:space="0" w:color="auto"/>
            <w:left w:val="none" w:sz="0" w:space="0" w:color="auto"/>
            <w:bottom w:val="none" w:sz="0" w:space="0" w:color="auto"/>
            <w:right w:val="none" w:sz="0" w:space="0" w:color="auto"/>
          </w:divBdr>
        </w:div>
        <w:div w:id="1207528340">
          <w:marLeft w:val="480"/>
          <w:marRight w:val="0"/>
          <w:marTop w:val="0"/>
          <w:marBottom w:val="0"/>
          <w:divBdr>
            <w:top w:val="none" w:sz="0" w:space="0" w:color="auto"/>
            <w:left w:val="none" w:sz="0" w:space="0" w:color="auto"/>
            <w:bottom w:val="none" w:sz="0" w:space="0" w:color="auto"/>
            <w:right w:val="none" w:sz="0" w:space="0" w:color="auto"/>
          </w:divBdr>
        </w:div>
        <w:div w:id="1300497001">
          <w:marLeft w:val="480"/>
          <w:marRight w:val="0"/>
          <w:marTop w:val="0"/>
          <w:marBottom w:val="0"/>
          <w:divBdr>
            <w:top w:val="none" w:sz="0" w:space="0" w:color="auto"/>
            <w:left w:val="none" w:sz="0" w:space="0" w:color="auto"/>
            <w:bottom w:val="none" w:sz="0" w:space="0" w:color="auto"/>
            <w:right w:val="none" w:sz="0" w:space="0" w:color="auto"/>
          </w:divBdr>
        </w:div>
        <w:div w:id="1310476647">
          <w:marLeft w:val="480"/>
          <w:marRight w:val="0"/>
          <w:marTop w:val="0"/>
          <w:marBottom w:val="0"/>
          <w:divBdr>
            <w:top w:val="none" w:sz="0" w:space="0" w:color="auto"/>
            <w:left w:val="none" w:sz="0" w:space="0" w:color="auto"/>
            <w:bottom w:val="none" w:sz="0" w:space="0" w:color="auto"/>
            <w:right w:val="none" w:sz="0" w:space="0" w:color="auto"/>
          </w:divBdr>
        </w:div>
        <w:div w:id="1346400039">
          <w:marLeft w:val="480"/>
          <w:marRight w:val="0"/>
          <w:marTop w:val="0"/>
          <w:marBottom w:val="0"/>
          <w:divBdr>
            <w:top w:val="none" w:sz="0" w:space="0" w:color="auto"/>
            <w:left w:val="none" w:sz="0" w:space="0" w:color="auto"/>
            <w:bottom w:val="none" w:sz="0" w:space="0" w:color="auto"/>
            <w:right w:val="none" w:sz="0" w:space="0" w:color="auto"/>
          </w:divBdr>
        </w:div>
        <w:div w:id="1357855219">
          <w:marLeft w:val="480"/>
          <w:marRight w:val="0"/>
          <w:marTop w:val="0"/>
          <w:marBottom w:val="0"/>
          <w:divBdr>
            <w:top w:val="none" w:sz="0" w:space="0" w:color="auto"/>
            <w:left w:val="none" w:sz="0" w:space="0" w:color="auto"/>
            <w:bottom w:val="none" w:sz="0" w:space="0" w:color="auto"/>
            <w:right w:val="none" w:sz="0" w:space="0" w:color="auto"/>
          </w:divBdr>
        </w:div>
        <w:div w:id="1390034598">
          <w:marLeft w:val="480"/>
          <w:marRight w:val="0"/>
          <w:marTop w:val="0"/>
          <w:marBottom w:val="0"/>
          <w:divBdr>
            <w:top w:val="none" w:sz="0" w:space="0" w:color="auto"/>
            <w:left w:val="none" w:sz="0" w:space="0" w:color="auto"/>
            <w:bottom w:val="none" w:sz="0" w:space="0" w:color="auto"/>
            <w:right w:val="none" w:sz="0" w:space="0" w:color="auto"/>
          </w:divBdr>
        </w:div>
        <w:div w:id="1393386241">
          <w:marLeft w:val="480"/>
          <w:marRight w:val="0"/>
          <w:marTop w:val="0"/>
          <w:marBottom w:val="0"/>
          <w:divBdr>
            <w:top w:val="none" w:sz="0" w:space="0" w:color="auto"/>
            <w:left w:val="none" w:sz="0" w:space="0" w:color="auto"/>
            <w:bottom w:val="none" w:sz="0" w:space="0" w:color="auto"/>
            <w:right w:val="none" w:sz="0" w:space="0" w:color="auto"/>
          </w:divBdr>
        </w:div>
        <w:div w:id="1420709017">
          <w:marLeft w:val="480"/>
          <w:marRight w:val="0"/>
          <w:marTop w:val="0"/>
          <w:marBottom w:val="0"/>
          <w:divBdr>
            <w:top w:val="none" w:sz="0" w:space="0" w:color="auto"/>
            <w:left w:val="none" w:sz="0" w:space="0" w:color="auto"/>
            <w:bottom w:val="none" w:sz="0" w:space="0" w:color="auto"/>
            <w:right w:val="none" w:sz="0" w:space="0" w:color="auto"/>
          </w:divBdr>
        </w:div>
        <w:div w:id="1435978421">
          <w:marLeft w:val="480"/>
          <w:marRight w:val="0"/>
          <w:marTop w:val="0"/>
          <w:marBottom w:val="0"/>
          <w:divBdr>
            <w:top w:val="none" w:sz="0" w:space="0" w:color="auto"/>
            <w:left w:val="none" w:sz="0" w:space="0" w:color="auto"/>
            <w:bottom w:val="none" w:sz="0" w:space="0" w:color="auto"/>
            <w:right w:val="none" w:sz="0" w:space="0" w:color="auto"/>
          </w:divBdr>
        </w:div>
        <w:div w:id="1516311145">
          <w:marLeft w:val="480"/>
          <w:marRight w:val="0"/>
          <w:marTop w:val="0"/>
          <w:marBottom w:val="0"/>
          <w:divBdr>
            <w:top w:val="none" w:sz="0" w:space="0" w:color="auto"/>
            <w:left w:val="none" w:sz="0" w:space="0" w:color="auto"/>
            <w:bottom w:val="none" w:sz="0" w:space="0" w:color="auto"/>
            <w:right w:val="none" w:sz="0" w:space="0" w:color="auto"/>
          </w:divBdr>
        </w:div>
        <w:div w:id="1530298249">
          <w:marLeft w:val="480"/>
          <w:marRight w:val="0"/>
          <w:marTop w:val="0"/>
          <w:marBottom w:val="0"/>
          <w:divBdr>
            <w:top w:val="none" w:sz="0" w:space="0" w:color="auto"/>
            <w:left w:val="none" w:sz="0" w:space="0" w:color="auto"/>
            <w:bottom w:val="none" w:sz="0" w:space="0" w:color="auto"/>
            <w:right w:val="none" w:sz="0" w:space="0" w:color="auto"/>
          </w:divBdr>
        </w:div>
        <w:div w:id="1627276634">
          <w:marLeft w:val="480"/>
          <w:marRight w:val="0"/>
          <w:marTop w:val="0"/>
          <w:marBottom w:val="0"/>
          <w:divBdr>
            <w:top w:val="none" w:sz="0" w:space="0" w:color="auto"/>
            <w:left w:val="none" w:sz="0" w:space="0" w:color="auto"/>
            <w:bottom w:val="none" w:sz="0" w:space="0" w:color="auto"/>
            <w:right w:val="none" w:sz="0" w:space="0" w:color="auto"/>
          </w:divBdr>
        </w:div>
        <w:div w:id="1663579228">
          <w:marLeft w:val="480"/>
          <w:marRight w:val="0"/>
          <w:marTop w:val="0"/>
          <w:marBottom w:val="0"/>
          <w:divBdr>
            <w:top w:val="none" w:sz="0" w:space="0" w:color="auto"/>
            <w:left w:val="none" w:sz="0" w:space="0" w:color="auto"/>
            <w:bottom w:val="none" w:sz="0" w:space="0" w:color="auto"/>
            <w:right w:val="none" w:sz="0" w:space="0" w:color="auto"/>
          </w:divBdr>
        </w:div>
        <w:div w:id="1670600381">
          <w:marLeft w:val="480"/>
          <w:marRight w:val="0"/>
          <w:marTop w:val="0"/>
          <w:marBottom w:val="0"/>
          <w:divBdr>
            <w:top w:val="none" w:sz="0" w:space="0" w:color="auto"/>
            <w:left w:val="none" w:sz="0" w:space="0" w:color="auto"/>
            <w:bottom w:val="none" w:sz="0" w:space="0" w:color="auto"/>
            <w:right w:val="none" w:sz="0" w:space="0" w:color="auto"/>
          </w:divBdr>
        </w:div>
        <w:div w:id="1702975337">
          <w:marLeft w:val="480"/>
          <w:marRight w:val="0"/>
          <w:marTop w:val="0"/>
          <w:marBottom w:val="0"/>
          <w:divBdr>
            <w:top w:val="none" w:sz="0" w:space="0" w:color="auto"/>
            <w:left w:val="none" w:sz="0" w:space="0" w:color="auto"/>
            <w:bottom w:val="none" w:sz="0" w:space="0" w:color="auto"/>
            <w:right w:val="none" w:sz="0" w:space="0" w:color="auto"/>
          </w:divBdr>
        </w:div>
        <w:div w:id="1770463040">
          <w:marLeft w:val="480"/>
          <w:marRight w:val="0"/>
          <w:marTop w:val="0"/>
          <w:marBottom w:val="0"/>
          <w:divBdr>
            <w:top w:val="none" w:sz="0" w:space="0" w:color="auto"/>
            <w:left w:val="none" w:sz="0" w:space="0" w:color="auto"/>
            <w:bottom w:val="none" w:sz="0" w:space="0" w:color="auto"/>
            <w:right w:val="none" w:sz="0" w:space="0" w:color="auto"/>
          </w:divBdr>
        </w:div>
        <w:div w:id="1790008202">
          <w:marLeft w:val="480"/>
          <w:marRight w:val="0"/>
          <w:marTop w:val="0"/>
          <w:marBottom w:val="0"/>
          <w:divBdr>
            <w:top w:val="none" w:sz="0" w:space="0" w:color="auto"/>
            <w:left w:val="none" w:sz="0" w:space="0" w:color="auto"/>
            <w:bottom w:val="none" w:sz="0" w:space="0" w:color="auto"/>
            <w:right w:val="none" w:sz="0" w:space="0" w:color="auto"/>
          </w:divBdr>
        </w:div>
        <w:div w:id="1796560131">
          <w:marLeft w:val="480"/>
          <w:marRight w:val="0"/>
          <w:marTop w:val="0"/>
          <w:marBottom w:val="0"/>
          <w:divBdr>
            <w:top w:val="none" w:sz="0" w:space="0" w:color="auto"/>
            <w:left w:val="none" w:sz="0" w:space="0" w:color="auto"/>
            <w:bottom w:val="none" w:sz="0" w:space="0" w:color="auto"/>
            <w:right w:val="none" w:sz="0" w:space="0" w:color="auto"/>
          </w:divBdr>
        </w:div>
        <w:div w:id="1832332977">
          <w:marLeft w:val="480"/>
          <w:marRight w:val="0"/>
          <w:marTop w:val="0"/>
          <w:marBottom w:val="0"/>
          <w:divBdr>
            <w:top w:val="none" w:sz="0" w:space="0" w:color="auto"/>
            <w:left w:val="none" w:sz="0" w:space="0" w:color="auto"/>
            <w:bottom w:val="none" w:sz="0" w:space="0" w:color="auto"/>
            <w:right w:val="none" w:sz="0" w:space="0" w:color="auto"/>
          </w:divBdr>
        </w:div>
        <w:div w:id="1880630517">
          <w:marLeft w:val="480"/>
          <w:marRight w:val="0"/>
          <w:marTop w:val="0"/>
          <w:marBottom w:val="0"/>
          <w:divBdr>
            <w:top w:val="none" w:sz="0" w:space="0" w:color="auto"/>
            <w:left w:val="none" w:sz="0" w:space="0" w:color="auto"/>
            <w:bottom w:val="none" w:sz="0" w:space="0" w:color="auto"/>
            <w:right w:val="none" w:sz="0" w:space="0" w:color="auto"/>
          </w:divBdr>
        </w:div>
        <w:div w:id="1898738178">
          <w:marLeft w:val="480"/>
          <w:marRight w:val="0"/>
          <w:marTop w:val="0"/>
          <w:marBottom w:val="0"/>
          <w:divBdr>
            <w:top w:val="none" w:sz="0" w:space="0" w:color="auto"/>
            <w:left w:val="none" w:sz="0" w:space="0" w:color="auto"/>
            <w:bottom w:val="none" w:sz="0" w:space="0" w:color="auto"/>
            <w:right w:val="none" w:sz="0" w:space="0" w:color="auto"/>
          </w:divBdr>
        </w:div>
        <w:div w:id="1923176689">
          <w:marLeft w:val="480"/>
          <w:marRight w:val="0"/>
          <w:marTop w:val="0"/>
          <w:marBottom w:val="0"/>
          <w:divBdr>
            <w:top w:val="none" w:sz="0" w:space="0" w:color="auto"/>
            <w:left w:val="none" w:sz="0" w:space="0" w:color="auto"/>
            <w:bottom w:val="none" w:sz="0" w:space="0" w:color="auto"/>
            <w:right w:val="none" w:sz="0" w:space="0" w:color="auto"/>
          </w:divBdr>
        </w:div>
        <w:div w:id="1943026176">
          <w:marLeft w:val="480"/>
          <w:marRight w:val="0"/>
          <w:marTop w:val="0"/>
          <w:marBottom w:val="0"/>
          <w:divBdr>
            <w:top w:val="none" w:sz="0" w:space="0" w:color="auto"/>
            <w:left w:val="none" w:sz="0" w:space="0" w:color="auto"/>
            <w:bottom w:val="none" w:sz="0" w:space="0" w:color="auto"/>
            <w:right w:val="none" w:sz="0" w:space="0" w:color="auto"/>
          </w:divBdr>
        </w:div>
        <w:div w:id="1958676412">
          <w:marLeft w:val="480"/>
          <w:marRight w:val="0"/>
          <w:marTop w:val="0"/>
          <w:marBottom w:val="0"/>
          <w:divBdr>
            <w:top w:val="none" w:sz="0" w:space="0" w:color="auto"/>
            <w:left w:val="none" w:sz="0" w:space="0" w:color="auto"/>
            <w:bottom w:val="none" w:sz="0" w:space="0" w:color="auto"/>
            <w:right w:val="none" w:sz="0" w:space="0" w:color="auto"/>
          </w:divBdr>
        </w:div>
        <w:div w:id="2003579350">
          <w:marLeft w:val="480"/>
          <w:marRight w:val="0"/>
          <w:marTop w:val="0"/>
          <w:marBottom w:val="0"/>
          <w:divBdr>
            <w:top w:val="none" w:sz="0" w:space="0" w:color="auto"/>
            <w:left w:val="none" w:sz="0" w:space="0" w:color="auto"/>
            <w:bottom w:val="none" w:sz="0" w:space="0" w:color="auto"/>
            <w:right w:val="none" w:sz="0" w:space="0" w:color="auto"/>
          </w:divBdr>
        </w:div>
        <w:div w:id="2090881089">
          <w:marLeft w:val="480"/>
          <w:marRight w:val="0"/>
          <w:marTop w:val="0"/>
          <w:marBottom w:val="0"/>
          <w:divBdr>
            <w:top w:val="none" w:sz="0" w:space="0" w:color="auto"/>
            <w:left w:val="none" w:sz="0" w:space="0" w:color="auto"/>
            <w:bottom w:val="none" w:sz="0" w:space="0" w:color="auto"/>
            <w:right w:val="none" w:sz="0" w:space="0" w:color="auto"/>
          </w:divBdr>
        </w:div>
        <w:div w:id="2137750361">
          <w:marLeft w:val="480"/>
          <w:marRight w:val="0"/>
          <w:marTop w:val="0"/>
          <w:marBottom w:val="0"/>
          <w:divBdr>
            <w:top w:val="none" w:sz="0" w:space="0" w:color="auto"/>
            <w:left w:val="none" w:sz="0" w:space="0" w:color="auto"/>
            <w:bottom w:val="none" w:sz="0" w:space="0" w:color="auto"/>
            <w:right w:val="none" w:sz="0" w:space="0" w:color="auto"/>
          </w:divBdr>
        </w:div>
      </w:divsChild>
    </w:div>
    <w:div w:id="596408924">
      <w:bodyDiv w:val="1"/>
      <w:marLeft w:val="0"/>
      <w:marRight w:val="0"/>
      <w:marTop w:val="0"/>
      <w:marBottom w:val="0"/>
      <w:divBdr>
        <w:top w:val="none" w:sz="0" w:space="0" w:color="auto"/>
        <w:left w:val="none" w:sz="0" w:space="0" w:color="auto"/>
        <w:bottom w:val="none" w:sz="0" w:space="0" w:color="auto"/>
        <w:right w:val="none" w:sz="0" w:space="0" w:color="auto"/>
      </w:divBdr>
      <w:divsChild>
        <w:div w:id="30618161">
          <w:marLeft w:val="480"/>
          <w:marRight w:val="0"/>
          <w:marTop w:val="0"/>
          <w:marBottom w:val="0"/>
          <w:divBdr>
            <w:top w:val="none" w:sz="0" w:space="0" w:color="auto"/>
            <w:left w:val="none" w:sz="0" w:space="0" w:color="auto"/>
            <w:bottom w:val="none" w:sz="0" w:space="0" w:color="auto"/>
            <w:right w:val="none" w:sz="0" w:space="0" w:color="auto"/>
          </w:divBdr>
        </w:div>
        <w:div w:id="31422552">
          <w:marLeft w:val="480"/>
          <w:marRight w:val="0"/>
          <w:marTop w:val="0"/>
          <w:marBottom w:val="0"/>
          <w:divBdr>
            <w:top w:val="none" w:sz="0" w:space="0" w:color="auto"/>
            <w:left w:val="none" w:sz="0" w:space="0" w:color="auto"/>
            <w:bottom w:val="none" w:sz="0" w:space="0" w:color="auto"/>
            <w:right w:val="none" w:sz="0" w:space="0" w:color="auto"/>
          </w:divBdr>
        </w:div>
        <w:div w:id="58066968">
          <w:marLeft w:val="480"/>
          <w:marRight w:val="0"/>
          <w:marTop w:val="0"/>
          <w:marBottom w:val="0"/>
          <w:divBdr>
            <w:top w:val="none" w:sz="0" w:space="0" w:color="auto"/>
            <w:left w:val="none" w:sz="0" w:space="0" w:color="auto"/>
            <w:bottom w:val="none" w:sz="0" w:space="0" w:color="auto"/>
            <w:right w:val="none" w:sz="0" w:space="0" w:color="auto"/>
          </w:divBdr>
        </w:div>
        <w:div w:id="71850738">
          <w:marLeft w:val="480"/>
          <w:marRight w:val="0"/>
          <w:marTop w:val="0"/>
          <w:marBottom w:val="0"/>
          <w:divBdr>
            <w:top w:val="none" w:sz="0" w:space="0" w:color="auto"/>
            <w:left w:val="none" w:sz="0" w:space="0" w:color="auto"/>
            <w:bottom w:val="none" w:sz="0" w:space="0" w:color="auto"/>
            <w:right w:val="none" w:sz="0" w:space="0" w:color="auto"/>
          </w:divBdr>
        </w:div>
        <w:div w:id="170604789">
          <w:marLeft w:val="480"/>
          <w:marRight w:val="0"/>
          <w:marTop w:val="0"/>
          <w:marBottom w:val="0"/>
          <w:divBdr>
            <w:top w:val="none" w:sz="0" w:space="0" w:color="auto"/>
            <w:left w:val="none" w:sz="0" w:space="0" w:color="auto"/>
            <w:bottom w:val="none" w:sz="0" w:space="0" w:color="auto"/>
            <w:right w:val="none" w:sz="0" w:space="0" w:color="auto"/>
          </w:divBdr>
        </w:div>
        <w:div w:id="216744035">
          <w:marLeft w:val="480"/>
          <w:marRight w:val="0"/>
          <w:marTop w:val="0"/>
          <w:marBottom w:val="0"/>
          <w:divBdr>
            <w:top w:val="none" w:sz="0" w:space="0" w:color="auto"/>
            <w:left w:val="none" w:sz="0" w:space="0" w:color="auto"/>
            <w:bottom w:val="none" w:sz="0" w:space="0" w:color="auto"/>
            <w:right w:val="none" w:sz="0" w:space="0" w:color="auto"/>
          </w:divBdr>
        </w:div>
        <w:div w:id="272128604">
          <w:marLeft w:val="480"/>
          <w:marRight w:val="0"/>
          <w:marTop w:val="0"/>
          <w:marBottom w:val="0"/>
          <w:divBdr>
            <w:top w:val="none" w:sz="0" w:space="0" w:color="auto"/>
            <w:left w:val="none" w:sz="0" w:space="0" w:color="auto"/>
            <w:bottom w:val="none" w:sz="0" w:space="0" w:color="auto"/>
            <w:right w:val="none" w:sz="0" w:space="0" w:color="auto"/>
          </w:divBdr>
        </w:div>
        <w:div w:id="285425869">
          <w:marLeft w:val="480"/>
          <w:marRight w:val="0"/>
          <w:marTop w:val="0"/>
          <w:marBottom w:val="0"/>
          <w:divBdr>
            <w:top w:val="none" w:sz="0" w:space="0" w:color="auto"/>
            <w:left w:val="none" w:sz="0" w:space="0" w:color="auto"/>
            <w:bottom w:val="none" w:sz="0" w:space="0" w:color="auto"/>
            <w:right w:val="none" w:sz="0" w:space="0" w:color="auto"/>
          </w:divBdr>
        </w:div>
        <w:div w:id="300504456">
          <w:marLeft w:val="480"/>
          <w:marRight w:val="0"/>
          <w:marTop w:val="0"/>
          <w:marBottom w:val="0"/>
          <w:divBdr>
            <w:top w:val="none" w:sz="0" w:space="0" w:color="auto"/>
            <w:left w:val="none" w:sz="0" w:space="0" w:color="auto"/>
            <w:bottom w:val="none" w:sz="0" w:space="0" w:color="auto"/>
            <w:right w:val="none" w:sz="0" w:space="0" w:color="auto"/>
          </w:divBdr>
        </w:div>
        <w:div w:id="302933149">
          <w:marLeft w:val="480"/>
          <w:marRight w:val="0"/>
          <w:marTop w:val="0"/>
          <w:marBottom w:val="0"/>
          <w:divBdr>
            <w:top w:val="none" w:sz="0" w:space="0" w:color="auto"/>
            <w:left w:val="none" w:sz="0" w:space="0" w:color="auto"/>
            <w:bottom w:val="none" w:sz="0" w:space="0" w:color="auto"/>
            <w:right w:val="none" w:sz="0" w:space="0" w:color="auto"/>
          </w:divBdr>
        </w:div>
        <w:div w:id="317542995">
          <w:marLeft w:val="480"/>
          <w:marRight w:val="0"/>
          <w:marTop w:val="0"/>
          <w:marBottom w:val="0"/>
          <w:divBdr>
            <w:top w:val="none" w:sz="0" w:space="0" w:color="auto"/>
            <w:left w:val="none" w:sz="0" w:space="0" w:color="auto"/>
            <w:bottom w:val="none" w:sz="0" w:space="0" w:color="auto"/>
            <w:right w:val="none" w:sz="0" w:space="0" w:color="auto"/>
          </w:divBdr>
        </w:div>
        <w:div w:id="322397806">
          <w:marLeft w:val="480"/>
          <w:marRight w:val="0"/>
          <w:marTop w:val="0"/>
          <w:marBottom w:val="0"/>
          <w:divBdr>
            <w:top w:val="none" w:sz="0" w:space="0" w:color="auto"/>
            <w:left w:val="none" w:sz="0" w:space="0" w:color="auto"/>
            <w:bottom w:val="none" w:sz="0" w:space="0" w:color="auto"/>
            <w:right w:val="none" w:sz="0" w:space="0" w:color="auto"/>
          </w:divBdr>
        </w:div>
        <w:div w:id="342513841">
          <w:marLeft w:val="480"/>
          <w:marRight w:val="0"/>
          <w:marTop w:val="0"/>
          <w:marBottom w:val="0"/>
          <w:divBdr>
            <w:top w:val="none" w:sz="0" w:space="0" w:color="auto"/>
            <w:left w:val="none" w:sz="0" w:space="0" w:color="auto"/>
            <w:bottom w:val="none" w:sz="0" w:space="0" w:color="auto"/>
            <w:right w:val="none" w:sz="0" w:space="0" w:color="auto"/>
          </w:divBdr>
        </w:div>
        <w:div w:id="356925518">
          <w:marLeft w:val="480"/>
          <w:marRight w:val="0"/>
          <w:marTop w:val="0"/>
          <w:marBottom w:val="0"/>
          <w:divBdr>
            <w:top w:val="none" w:sz="0" w:space="0" w:color="auto"/>
            <w:left w:val="none" w:sz="0" w:space="0" w:color="auto"/>
            <w:bottom w:val="none" w:sz="0" w:space="0" w:color="auto"/>
            <w:right w:val="none" w:sz="0" w:space="0" w:color="auto"/>
          </w:divBdr>
        </w:div>
        <w:div w:id="363556750">
          <w:marLeft w:val="480"/>
          <w:marRight w:val="0"/>
          <w:marTop w:val="0"/>
          <w:marBottom w:val="0"/>
          <w:divBdr>
            <w:top w:val="none" w:sz="0" w:space="0" w:color="auto"/>
            <w:left w:val="none" w:sz="0" w:space="0" w:color="auto"/>
            <w:bottom w:val="none" w:sz="0" w:space="0" w:color="auto"/>
            <w:right w:val="none" w:sz="0" w:space="0" w:color="auto"/>
          </w:divBdr>
        </w:div>
        <w:div w:id="376245247">
          <w:marLeft w:val="480"/>
          <w:marRight w:val="0"/>
          <w:marTop w:val="0"/>
          <w:marBottom w:val="0"/>
          <w:divBdr>
            <w:top w:val="none" w:sz="0" w:space="0" w:color="auto"/>
            <w:left w:val="none" w:sz="0" w:space="0" w:color="auto"/>
            <w:bottom w:val="none" w:sz="0" w:space="0" w:color="auto"/>
            <w:right w:val="none" w:sz="0" w:space="0" w:color="auto"/>
          </w:divBdr>
        </w:div>
        <w:div w:id="399521724">
          <w:marLeft w:val="480"/>
          <w:marRight w:val="0"/>
          <w:marTop w:val="0"/>
          <w:marBottom w:val="0"/>
          <w:divBdr>
            <w:top w:val="none" w:sz="0" w:space="0" w:color="auto"/>
            <w:left w:val="none" w:sz="0" w:space="0" w:color="auto"/>
            <w:bottom w:val="none" w:sz="0" w:space="0" w:color="auto"/>
            <w:right w:val="none" w:sz="0" w:space="0" w:color="auto"/>
          </w:divBdr>
        </w:div>
        <w:div w:id="411856872">
          <w:marLeft w:val="480"/>
          <w:marRight w:val="0"/>
          <w:marTop w:val="0"/>
          <w:marBottom w:val="0"/>
          <w:divBdr>
            <w:top w:val="none" w:sz="0" w:space="0" w:color="auto"/>
            <w:left w:val="none" w:sz="0" w:space="0" w:color="auto"/>
            <w:bottom w:val="none" w:sz="0" w:space="0" w:color="auto"/>
            <w:right w:val="none" w:sz="0" w:space="0" w:color="auto"/>
          </w:divBdr>
        </w:div>
        <w:div w:id="451677470">
          <w:marLeft w:val="480"/>
          <w:marRight w:val="0"/>
          <w:marTop w:val="0"/>
          <w:marBottom w:val="0"/>
          <w:divBdr>
            <w:top w:val="none" w:sz="0" w:space="0" w:color="auto"/>
            <w:left w:val="none" w:sz="0" w:space="0" w:color="auto"/>
            <w:bottom w:val="none" w:sz="0" w:space="0" w:color="auto"/>
            <w:right w:val="none" w:sz="0" w:space="0" w:color="auto"/>
          </w:divBdr>
        </w:div>
        <w:div w:id="452283483">
          <w:marLeft w:val="480"/>
          <w:marRight w:val="0"/>
          <w:marTop w:val="0"/>
          <w:marBottom w:val="0"/>
          <w:divBdr>
            <w:top w:val="none" w:sz="0" w:space="0" w:color="auto"/>
            <w:left w:val="none" w:sz="0" w:space="0" w:color="auto"/>
            <w:bottom w:val="none" w:sz="0" w:space="0" w:color="auto"/>
            <w:right w:val="none" w:sz="0" w:space="0" w:color="auto"/>
          </w:divBdr>
        </w:div>
        <w:div w:id="457917917">
          <w:marLeft w:val="480"/>
          <w:marRight w:val="0"/>
          <w:marTop w:val="0"/>
          <w:marBottom w:val="0"/>
          <w:divBdr>
            <w:top w:val="none" w:sz="0" w:space="0" w:color="auto"/>
            <w:left w:val="none" w:sz="0" w:space="0" w:color="auto"/>
            <w:bottom w:val="none" w:sz="0" w:space="0" w:color="auto"/>
            <w:right w:val="none" w:sz="0" w:space="0" w:color="auto"/>
          </w:divBdr>
        </w:div>
        <w:div w:id="461653930">
          <w:marLeft w:val="480"/>
          <w:marRight w:val="0"/>
          <w:marTop w:val="0"/>
          <w:marBottom w:val="0"/>
          <w:divBdr>
            <w:top w:val="none" w:sz="0" w:space="0" w:color="auto"/>
            <w:left w:val="none" w:sz="0" w:space="0" w:color="auto"/>
            <w:bottom w:val="none" w:sz="0" w:space="0" w:color="auto"/>
            <w:right w:val="none" w:sz="0" w:space="0" w:color="auto"/>
          </w:divBdr>
        </w:div>
        <w:div w:id="515776618">
          <w:marLeft w:val="480"/>
          <w:marRight w:val="0"/>
          <w:marTop w:val="0"/>
          <w:marBottom w:val="0"/>
          <w:divBdr>
            <w:top w:val="none" w:sz="0" w:space="0" w:color="auto"/>
            <w:left w:val="none" w:sz="0" w:space="0" w:color="auto"/>
            <w:bottom w:val="none" w:sz="0" w:space="0" w:color="auto"/>
            <w:right w:val="none" w:sz="0" w:space="0" w:color="auto"/>
          </w:divBdr>
        </w:div>
        <w:div w:id="527721307">
          <w:marLeft w:val="480"/>
          <w:marRight w:val="0"/>
          <w:marTop w:val="0"/>
          <w:marBottom w:val="0"/>
          <w:divBdr>
            <w:top w:val="none" w:sz="0" w:space="0" w:color="auto"/>
            <w:left w:val="none" w:sz="0" w:space="0" w:color="auto"/>
            <w:bottom w:val="none" w:sz="0" w:space="0" w:color="auto"/>
            <w:right w:val="none" w:sz="0" w:space="0" w:color="auto"/>
          </w:divBdr>
        </w:div>
        <w:div w:id="531234976">
          <w:marLeft w:val="480"/>
          <w:marRight w:val="0"/>
          <w:marTop w:val="0"/>
          <w:marBottom w:val="0"/>
          <w:divBdr>
            <w:top w:val="none" w:sz="0" w:space="0" w:color="auto"/>
            <w:left w:val="none" w:sz="0" w:space="0" w:color="auto"/>
            <w:bottom w:val="none" w:sz="0" w:space="0" w:color="auto"/>
            <w:right w:val="none" w:sz="0" w:space="0" w:color="auto"/>
          </w:divBdr>
        </w:div>
        <w:div w:id="617757579">
          <w:marLeft w:val="480"/>
          <w:marRight w:val="0"/>
          <w:marTop w:val="0"/>
          <w:marBottom w:val="0"/>
          <w:divBdr>
            <w:top w:val="none" w:sz="0" w:space="0" w:color="auto"/>
            <w:left w:val="none" w:sz="0" w:space="0" w:color="auto"/>
            <w:bottom w:val="none" w:sz="0" w:space="0" w:color="auto"/>
            <w:right w:val="none" w:sz="0" w:space="0" w:color="auto"/>
          </w:divBdr>
        </w:div>
        <w:div w:id="627470887">
          <w:marLeft w:val="480"/>
          <w:marRight w:val="0"/>
          <w:marTop w:val="0"/>
          <w:marBottom w:val="0"/>
          <w:divBdr>
            <w:top w:val="none" w:sz="0" w:space="0" w:color="auto"/>
            <w:left w:val="none" w:sz="0" w:space="0" w:color="auto"/>
            <w:bottom w:val="none" w:sz="0" w:space="0" w:color="auto"/>
            <w:right w:val="none" w:sz="0" w:space="0" w:color="auto"/>
          </w:divBdr>
        </w:div>
        <w:div w:id="668098983">
          <w:marLeft w:val="480"/>
          <w:marRight w:val="0"/>
          <w:marTop w:val="0"/>
          <w:marBottom w:val="0"/>
          <w:divBdr>
            <w:top w:val="none" w:sz="0" w:space="0" w:color="auto"/>
            <w:left w:val="none" w:sz="0" w:space="0" w:color="auto"/>
            <w:bottom w:val="none" w:sz="0" w:space="0" w:color="auto"/>
            <w:right w:val="none" w:sz="0" w:space="0" w:color="auto"/>
          </w:divBdr>
        </w:div>
        <w:div w:id="688264700">
          <w:marLeft w:val="480"/>
          <w:marRight w:val="0"/>
          <w:marTop w:val="0"/>
          <w:marBottom w:val="0"/>
          <w:divBdr>
            <w:top w:val="none" w:sz="0" w:space="0" w:color="auto"/>
            <w:left w:val="none" w:sz="0" w:space="0" w:color="auto"/>
            <w:bottom w:val="none" w:sz="0" w:space="0" w:color="auto"/>
            <w:right w:val="none" w:sz="0" w:space="0" w:color="auto"/>
          </w:divBdr>
        </w:div>
        <w:div w:id="698895526">
          <w:marLeft w:val="480"/>
          <w:marRight w:val="0"/>
          <w:marTop w:val="0"/>
          <w:marBottom w:val="0"/>
          <w:divBdr>
            <w:top w:val="none" w:sz="0" w:space="0" w:color="auto"/>
            <w:left w:val="none" w:sz="0" w:space="0" w:color="auto"/>
            <w:bottom w:val="none" w:sz="0" w:space="0" w:color="auto"/>
            <w:right w:val="none" w:sz="0" w:space="0" w:color="auto"/>
          </w:divBdr>
        </w:div>
        <w:div w:id="725302917">
          <w:marLeft w:val="480"/>
          <w:marRight w:val="0"/>
          <w:marTop w:val="0"/>
          <w:marBottom w:val="0"/>
          <w:divBdr>
            <w:top w:val="none" w:sz="0" w:space="0" w:color="auto"/>
            <w:left w:val="none" w:sz="0" w:space="0" w:color="auto"/>
            <w:bottom w:val="none" w:sz="0" w:space="0" w:color="auto"/>
            <w:right w:val="none" w:sz="0" w:space="0" w:color="auto"/>
          </w:divBdr>
        </w:div>
        <w:div w:id="745035247">
          <w:marLeft w:val="480"/>
          <w:marRight w:val="0"/>
          <w:marTop w:val="0"/>
          <w:marBottom w:val="0"/>
          <w:divBdr>
            <w:top w:val="none" w:sz="0" w:space="0" w:color="auto"/>
            <w:left w:val="none" w:sz="0" w:space="0" w:color="auto"/>
            <w:bottom w:val="none" w:sz="0" w:space="0" w:color="auto"/>
            <w:right w:val="none" w:sz="0" w:space="0" w:color="auto"/>
          </w:divBdr>
        </w:div>
        <w:div w:id="801657423">
          <w:marLeft w:val="480"/>
          <w:marRight w:val="0"/>
          <w:marTop w:val="0"/>
          <w:marBottom w:val="0"/>
          <w:divBdr>
            <w:top w:val="none" w:sz="0" w:space="0" w:color="auto"/>
            <w:left w:val="none" w:sz="0" w:space="0" w:color="auto"/>
            <w:bottom w:val="none" w:sz="0" w:space="0" w:color="auto"/>
            <w:right w:val="none" w:sz="0" w:space="0" w:color="auto"/>
          </w:divBdr>
        </w:div>
        <w:div w:id="850679165">
          <w:marLeft w:val="480"/>
          <w:marRight w:val="0"/>
          <w:marTop w:val="0"/>
          <w:marBottom w:val="0"/>
          <w:divBdr>
            <w:top w:val="none" w:sz="0" w:space="0" w:color="auto"/>
            <w:left w:val="none" w:sz="0" w:space="0" w:color="auto"/>
            <w:bottom w:val="none" w:sz="0" w:space="0" w:color="auto"/>
            <w:right w:val="none" w:sz="0" w:space="0" w:color="auto"/>
          </w:divBdr>
        </w:div>
        <w:div w:id="863590373">
          <w:marLeft w:val="480"/>
          <w:marRight w:val="0"/>
          <w:marTop w:val="0"/>
          <w:marBottom w:val="0"/>
          <w:divBdr>
            <w:top w:val="none" w:sz="0" w:space="0" w:color="auto"/>
            <w:left w:val="none" w:sz="0" w:space="0" w:color="auto"/>
            <w:bottom w:val="none" w:sz="0" w:space="0" w:color="auto"/>
            <w:right w:val="none" w:sz="0" w:space="0" w:color="auto"/>
          </w:divBdr>
        </w:div>
        <w:div w:id="890918316">
          <w:marLeft w:val="480"/>
          <w:marRight w:val="0"/>
          <w:marTop w:val="0"/>
          <w:marBottom w:val="0"/>
          <w:divBdr>
            <w:top w:val="none" w:sz="0" w:space="0" w:color="auto"/>
            <w:left w:val="none" w:sz="0" w:space="0" w:color="auto"/>
            <w:bottom w:val="none" w:sz="0" w:space="0" w:color="auto"/>
            <w:right w:val="none" w:sz="0" w:space="0" w:color="auto"/>
          </w:divBdr>
        </w:div>
        <w:div w:id="938371099">
          <w:marLeft w:val="480"/>
          <w:marRight w:val="0"/>
          <w:marTop w:val="0"/>
          <w:marBottom w:val="0"/>
          <w:divBdr>
            <w:top w:val="none" w:sz="0" w:space="0" w:color="auto"/>
            <w:left w:val="none" w:sz="0" w:space="0" w:color="auto"/>
            <w:bottom w:val="none" w:sz="0" w:space="0" w:color="auto"/>
            <w:right w:val="none" w:sz="0" w:space="0" w:color="auto"/>
          </w:divBdr>
        </w:div>
        <w:div w:id="958607893">
          <w:marLeft w:val="480"/>
          <w:marRight w:val="0"/>
          <w:marTop w:val="0"/>
          <w:marBottom w:val="0"/>
          <w:divBdr>
            <w:top w:val="none" w:sz="0" w:space="0" w:color="auto"/>
            <w:left w:val="none" w:sz="0" w:space="0" w:color="auto"/>
            <w:bottom w:val="none" w:sz="0" w:space="0" w:color="auto"/>
            <w:right w:val="none" w:sz="0" w:space="0" w:color="auto"/>
          </w:divBdr>
        </w:div>
        <w:div w:id="1045716360">
          <w:marLeft w:val="480"/>
          <w:marRight w:val="0"/>
          <w:marTop w:val="0"/>
          <w:marBottom w:val="0"/>
          <w:divBdr>
            <w:top w:val="none" w:sz="0" w:space="0" w:color="auto"/>
            <w:left w:val="none" w:sz="0" w:space="0" w:color="auto"/>
            <w:bottom w:val="none" w:sz="0" w:space="0" w:color="auto"/>
            <w:right w:val="none" w:sz="0" w:space="0" w:color="auto"/>
          </w:divBdr>
        </w:div>
        <w:div w:id="1133445344">
          <w:marLeft w:val="480"/>
          <w:marRight w:val="0"/>
          <w:marTop w:val="0"/>
          <w:marBottom w:val="0"/>
          <w:divBdr>
            <w:top w:val="none" w:sz="0" w:space="0" w:color="auto"/>
            <w:left w:val="none" w:sz="0" w:space="0" w:color="auto"/>
            <w:bottom w:val="none" w:sz="0" w:space="0" w:color="auto"/>
            <w:right w:val="none" w:sz="0" w:space="0" w:color="auto"/>
          </w:divBdr>
        </w:div>
        <w:div w:id="1158424008">
          <w:marLeft w:val="480"/>
          <w:marRight w:val="0"/>
          <w:marTop w:val="0"/>
          <w:marBottom w:val="0"/>
          <w:divBdr>
            <w:top w:val="none" w:sz="0" w:space="0" w:color="auto"/>
            <w:left w:val="none" w:sz="0" w:space="0" w:color="auto"/>
            <w:bottom w:val="none" w:sz="0" w:space="0" w:color="auto"/>
            <w:right w:val="none" w:sz="0" w:space="0" w:color="auto"/>
          </w:divBdr>
        </w:div>
        <w:div w:id="1161897080">
          <w:marLeft w:val="480"/>
          <w:marRight w:val="0"/>
          <w:marTop w:val="0"/>
          <w:marBottom w:val="0"/>
          <w:divBdr>
            <w:top w:val="none" w:sz="0" w:space="0" w:color="auto"/>
            <w:left w:val="none" w:sz="0" w:space="0" w:color="auto"/>
            <w:bottom w:val="none" w:sz="0" w:space="0" w:color="auto"/>
            <w:right w:val="none" w:sz="0" w:space="0" w:color="auto"/>
          </w:divBdr>
        </w:div>
        <w:div w:id="1163424677">
          <w:marLeft w:val="480"/>
          <w:marRight w:val="0"/>
          <w:marTop w:val="0"/>
          <w:marBottom w:val="0"/>
          <w:divBdr>
            <w:top w:val="none" w:sz="0" w:space="0" w:color="auto"/>
            <w:left w:val="none" w:sz="0" w:space="0" w:color="auto"/>
            <w:bottom w:val="none" w:sz="0" w:space="0" w:color="auto"/>
            <w:right w:val="none" w:sz="0" w:space="0" w:color="auto"/>
          </w:divBdr>
        </w:div>
        <w:div w:id="1194726933">
          <w:marLeft w:val="480"/>
          <w:marRight w:val="0"/>
          <w:marTop w:val="0"/>
          <w:marBottom w:val="0"/>
          <w:divBdr>
            <w:top w:val="none" w:sz="0" w:space="0" w:color="auto"/>
            <w:left w:val="none" w:sz="0" w:space="0" w:color="auto"/>
            <w:bottom w:val="none" w:sz="0" w:space="0" w:color="auto"/>
            <w:right w:val="none" w:sz="0" w:space="0" w:color="auto"/>
          </w:divBdr>
        </w:div>
        <w:div w:id="1201669720">
          <w:marLeft w:val="480"/>
          <w:marRight w:val="0"/>
          <w:marTop w:val="0"/>
          <w:marBottom w:val="0"/>
          <w:divBdr>
            <w:top w:val="none" w:sz="0" w:space="0" w:color="auto"/>
            <w:left w:val="none" w:sz="0" w:space="0" w:color="auto"/>
            <w:bottom w:val="none" w:sz="0" w:space="0" w:color="auto"/>
            <w:right w:val="none" w:sz="0" w:space="0" w:color="auto"/>
          </w:divBdr>
        </w:div>
        <w:div w:id="1218736939">
          <w:marLeft w:val="480"/>
          <w:marRight w:val="0"/>
          <w:marTop w:val="0"/>
          <w:marBottom w:val="0"/>
          <w:divBdr>
            <w:top w:val="none" w:sz="0" w:space="0" w:color="auto"/>
            <w:left w:val="none" w:sz="0" w:space="0" w:color="auto"/>
            <w:bottom w:val="none" w:sz="0" w:space="0" w:color="auto"/>
            <w:right w:val="none" w:sz="0" w:space="0" w:color="auto"/>
          </w:divBdr>
        </w:div>
        <w:div w:id="1244953091">
          <w:marLeft w:val="480"/>
          <w:marRight w:val="0"/>
          <w:marTop w:val="0"/>
          <w:marBottom w:val="0"/>
          <w:divBdr>
            <w:top w:val="none" w:sz="0" w:space="0" w:color="auto"/>
            <w:left w:val="none" w:sz="0" w:space="0" w:color="auto"/>
            <w:bottom w:val="none" w:sz="0" w:space="0" w:color="auto"/>
            <w:right w:val="none" w:sz="0" w:space="0" w:color="auto"/>
          </w:divBdr>
        </w:div>
        <w:div w:id="1281035768">
          <w:marLeft w:val="480"/>
          <w:marRight w:val="0"/>
          <w:marTop w:val="0"/>
          <w:marBottom w:val="0"/>
          <w:divBdr>
            <w:top w:val="none" w:sz="0" w:space="0" w:color="auto"/>
            <w:left w:val="none" w:sz="0" w:space="0" w:color="auto"/>
            <w:bottom w:val="none" w:sz="0" w:space="0" w:color="auto"/>
            <w:right w:val="none" w:sz="0" w:space="0" w:color="auto"/>
          </w:divBdr>
        </w:div>
        <w:div w:id="1340158787">
          <w:marLeft w:val="480"/>
          <w:marRight w:val="0"/>
          <w:marTop w:val="0"/>
          <w:marBottom w:val="0"/>
          <w:divBdr>
            <w:top w:val="none" w:sz="0" w:space="0" w:color="auto"/>
            <w:left w:val="none" w:sz="0" w:space="0" w:color="auto"/>
            <w:bottom w:val="none" w:sz="0" w:space="0" w:color="auto"/>
            <w:right w:val="none" w:sz="0" w:space="0" w:color="auto"/>
          </w:divBdr>
        </w:div>
        <w:div w:id="1340238304">
          <w:marLeft w:val="480"/>
          <w:marRight w:val="0"/>
          <w:marTop w:val="0"/>
          <w:marBottom w:val="0"/>
          <w:divBdr>
            <w:top w:val="none" w:sz="0" w:space="0" w:color="auto"/>
            <w:left w:val="none" w:sz="0" w:space="0" w:color="auto"/>
            <w:bottom w:val="none" w:sz="0" w:space="0" w:color="auto"/>
            <w:right w:val="none" w:sz="0" w:space="0" w:color="auto"/>
          </w:divBdr>
        </w:div>
        <w:div w:id="1373731284">
          <w:marLeft w:val="480"/>
          <w:marRight w:val="0"/>
          <w:marTop w:val="0"/>
          <w:marBottom w:val="0"/>
          <w:divBdr>
            <w:top w:val="none" w:sz="0" w:space="0" w:color="auto"/>
            <w:left w:val="none" w:sz="0" w:space="0" w:color="auto"/>
            <w:bottom w:val="none" w:sz="0" w:space="0" w:color="auto"/>
            <w:right w:val="none" w:sz="0" w:space="0" w:color="auto"/>
          </w:divBdr>
        </w:div>
        <w:div w:id="1392728611">
          <w:marLeft w:val="480"/>
          <w:marRight w:val="0"/>
          <w:marTop w:val="0"/>
          <w:marBottom w:val="0"/>
          <w:divBdr>
            <w:top w:val="none" w:sz="0" w:space="0" w:color="auto"/>
            <w:left w:val="none" w:sz="0" w:space="0" w:color="auto"/>
            <w:bottom w:val="none" w:sz="0" w:space="0" w:color="auto"/>
            <w:right w:val="none" w:sz="0" w:space="0" w:color="auto"/>
          </w:divBdr>
        </w:div>
        <w:div w:id="1421754241">
          <w:marLeft w:val="480"/>
          <w:marRight w:val="0"/>
          <w:marTop w:val="0"/>
          <w:marBottom w:val="0"/>
          <w:divBdr>
            <w:top w:val="none" w:sz="0" w:space="0" w:color="auto"/>
            <w:left w:val="none" w:sz="0" w:space="0" w:color="auto"/>
            <w:bottom w:val="none" w:sz="0" w:space="0" w:color="auto"/>
            <w:right w:val="none" w:sz="0" w:space="0" w:color="auto"/>
          </w:divBdr>
        </w:div>
        <w:div w:id="1430928352">
          <w:marLeft w:val="480"/>
          <w:marRight w:val="0"/>
          <w:marTop w:val="0"/>
          <w:marBottom w:val="0"/>
          <w:divBdr>
            <w:top w:val="none" w:sz="0" w:space="0" w:color="auto"/>
            <w:left w:val="none" w:sz="0" w:space="0" w:color="auto"/>
            <w:bottom w:val="none" w:sz="0" w:space="0" w:color="auto"/>
            <w:right w:val="none" w:sz="0" w:space="0" w:color="auto"/>
          </w:divBdr>
        </w:div>
        <w:div w:id="1539972932">
          <w:marLeft w:val="480"/>
          <w:marRight w:val="0"/>
          <w:marTop w:val="0"/>
          <w:marBottom w:val="0"/>
          <w:divBdr>
            <w:top w:val="none" w:sz="0" w:space="0" w:color="auto"/>
            <w:left w:val="none" w:sz="0" w:space="0" w:color="auto"/>
            <w:bottom w:val="none" w:sz="0" w:space="0" w:color="auto"/>
            <w:right w:val="none" w:sz="0" w:space="0" w:color="auto"/>
          </w:divBdr>
        </w:div>
        <w:div w:id="1595474308">
          <w:marLeft w:val="480"/>
          <w:marRight w:val="0"/>
          <w:marTop w:val="0"/>
          <w:marBottom w:val="0"/>
          <w:divBdr>
            <w:top w:val="none" w:sz="0" w:space="0" w:color="auto"/>
            <w:left w:val="none" w:sz="0" w:space="0" w:color="auto"/>
            <w:bottom w:val="none" w:sz="0" w:space="0" w:color="auto"/>
            <w:right w:val="none" w:sz="0" w:space="0" w:color="auto"/>
          </w:divBdr>
        </w:div>
        <w:div w:id="1662154112">
          <w:marLeft w:val="480"/>
          <w:marRight w:val="0"/>
          <w:marTop w:val="0"/>
          <w:marBottom w:val="0"/>
          <w:divBdr>
            <w:top w:val="none" w:sz="0" w:space="0" w:color="auto"/>
            <w:left w:val="none" w:sz="0" w:space="0" w:color="auto"/>
            <w:bottom w:val="none" w:sz="0" w:space="0" w:color="auto"/>
            <w:right w:val="none" w:sz="0" w:space="0" w:color="auto"/>
          </w:divBdr>
        </w:div>
        <w:div w:id="1673291111">
          <w:marLeft w:val="480"/>
          <w:marRight w:val="0"/>
          <w:marTop w:val="0"/>
          <w:marBottom w:val="0"/>
          <w:divBdr>
            <w:top w:val="none" w:sz="0" w:space="0" w:color="auto"/>
            <w:left w:val="none" w:sz="0" w:space="0" w:color="auto"/>
            <w:bottom w:val="none" w:sz="0" w:space="0" w:color="auto"/>
            <w:right w:val="none" w:sz="0" w:space="0" w:color="auto"/>
          </w:divBdr>
        </w:div>
        <w:div w:id="1698852006">
          <w:marLeft w:val="480"/>
          <w:marRight w:val="0"/>
          <w:marTop w:val="0"/>
          <w:marBottom w:val="0"/>
          <w:divBdr>
            <w:top w:val="none" w:sz="0" w:space="0" w:color="auto"/>
            <w:left w:val="none" w:sz="0" w:space="0" w:color="auto"/>
            <w:bottom w:val="none" w:sz="0" w:space="0" w:color="auto"/>
            <w:right w:val="none" w:sz="0" w:space="0" w:color="auto"/>
          </w:divBdr>
        </w:div>
        <w:div w:id="1702242948">
          <w:marLeft w:val="480"/>
          <w:marRight w:val="0"/>
          <w:marTop w:val="0"/>
          <w:marBottom w:val="0"/>
          <w:divBdr>
            <w:top w:val="none" w:sz="0" w:space="0" w:color="auto"/>
            <w:left w:val="none" w:sz="0" w:space="0" w:color="auto"/>
            <w:bottom w:val="none" w:sz="0" w:space="0" w:color="auto"/>
            <w:right w:val="none" w:sz="0" w:space="0" w:color="auto"/>
          </w:divBdr>
        </w:div>
        <w:div w:id="1747529668">
          <w:marLeft w:val="480"/>
          <w:marRight w:val="0"/>
          <w:marTop w:val="0"/>
          <w:marBottom w:val="0"/>
          <w:divBdr>
            <w:top w:val="none" w:sz="0" w:space="0" w:color="auto"/>
            <w:left w:val="none" w:sz="0" w:space="0" w:color="auto"/>
            <w:bottom w:val="none" w:sz="0" w:space="0" w:color="auto"/>
            <w:right w:val="none" w:sz="0" w:space="0" w:color="auto"/>
          </w:divBdr>
        </w:div>
        <w:div w:id="1768383418">
          <w:marLeft w:val="480"/>
          <w:marRight w:val="0"/>
          <w:marTop w:val="0"/>
          <w:marBottom w:val="0"/>
          <w:divBdr>
            <w:top w:val="none" w:sz="0" w:space="0" w:color="auto"/>
            <w:left w:val="none" w:sz="0" w:space="0" w:color="auto"/>
            <w:bottom w:val="none" w:sz="0" w:space="0" w:color="auto"/>
            <w:right w:val="none" w:sz="0" w:space="0" w:color="auto"/>
          </w:divBdr>
        </w:div>
        <w:div w:id="1771469180">
          <w:marLeft w:val="480"/>
          <w:marRight w:val="0"/>
          <w:marTop w:val="0"/>
          <w:marBottom w:val="0"/>
          <w:divBdr>
            <w:top w:val="none" w:sz="0" w:space="0" w:color="auto"/>
            <w:left w:val="none" w:sz="0" w:space="0" w:color="auto"/>
            <w:bottom w:val="none" w:sz="0" w:space="0" w:color="auto"/>
            <w:right w:val="none" w:sz="0" w:space="0" w:color="auto"/>
          </w:divBdr>
        </w:div>
        <w:div w:id="1808619273">
          <w:marLeft w:val="480"/>
          <w:marRight w:val="0"/>
          <w:marTop w:val="0"/>
          <w:marBottom w:val="0"/>
          <w:divBdr>
            <w:top w:val="none" w:sz="0" w:space="0" w:color="auto"/>
            <w:left w:val="none" w:sz="0" w:space="0" w:color="auto"/>
            <w:bottom w:val="none" w:sz="0" w:space="0" w:color="auto"/>
            <w:right w:val="none" w:sz="0" w:space="0" w:color="auto"/>
          </w:divBdr>
        </w:div>
        <w:div w:id="1847551401">
          <w:marLeft w:val="480"/>
          <w:marRight w:val="0"/>
          <w:marTop w:val="0"/>
          <w:marBottom w:val="0"/>
          <w:divBdr>
            <w:top w:val="none" w:sz="0" w:space="0" w:color="auto"/>
            <w:left w:val="none" w:sz="0" w:space="0" w:color="auto"/>
            <w:bottom w:val="none" w:sz="0" w:space="0" w:color="auto"/>
            <w:right w:val="none" w:sz="0" w:space="0" w:color="auto"/>
          </w:divBdr>
        </w:div>
        <w:div w:id="1861116243">
          <w:marLeft w:val="480"/>
          <w:marRight w:val="0"/>
          <w:marTop w:val="0"/>
          <w:marBottom w:val="0"/>
          <w:divBdr>
            <w:top w:val="none" w:sz="0" w:space="0" w:color="auto"/>
            <w:left w:val="none" w:sz="0" w:space="0" w:color="auto"/>
            <w:bottom w:val="none" w:sz="0" w:space="0" w:color="auto"/>
            <w:right w:val="none" w:sz="0" w:space="0" w:color="auto"/>
          </w:divBdr>
        </w:div>
        <w:div w:id="1934706585">
          <w:marLeft w:val="480"/>
          <w:marRight w:val="0"/>
          <w:marTop w:val="0"/>
          <w:marBottom w:val="0"/>
          <w:divBdr>
            <w:top w:val="none" w:sz="0" w:space="0" w:color="auto"/>
            <w:left w:val="none" w:sz="0" w:space="0" w:color="auto"/>
            <w:bottom w:val="none" w:sz="0" w:space="0" w:color="auto"/>
            <w:right w:val="none" w:sz="0" w:space="0" w:color="auto"/>
          </w:divBdr>
        </w:div>
        <w:div w:id="1958439804">
          <w:marLeft w:val="480"/>
          <w:marRight w:val="0"/>
          <w:marTop w:val="0"/>
          <w:marBottom w:val="0"/>
          <w:divBdr>
            <w:top w:val="none" w:sz="0" w:space="0" w:color="auto"/>
            <w:left w:val="none" w:sz="0" w:space="0" w:color="auto"/>
            <w:bottom w:val="none" w:sz="0" w:space="0" w:color="auto"/>
            <w:right w:val="none" w:sz="0" w:space="0" w:color="auto"/>
          </w:divBdr>
        </w:div>
        <w:div w:id="2049256518">
          <w:marLeft w:val="480"/>
          <w:marRight w:val="0"/>
          <w:marTop w:val="0"/>
          <w:marBottom w:val="0"/>
          <w:divBdr>
            <w:top w:val="none" w:sz="0" w:space="0" w:color="auto"/>
            <w:left w:val="none" w:sz="0" w:space="0" w:color="auto"/>
            <w:bottom w:val="none" w:sz="0" w:space="0" w:color="auto"/>
            <w:right w:val="none" w:sz="0" w:space="0" w:color="auto"/>
          </w:divBdr>
        </w:div>
      </w:divsChild>
    </w:div>
    <w:div w:id="606012184">
      <w:bodyDiv w:val="1"/>
      <w:marLeft w:val="0"/>
      <w:marRight w:val="0"/>
      <w:marTop w:val="0"/>
      <w:marBottom w:val="0"/>
      <w:divBdr>
        <w:top w:val="none" w:sz="0" w:space="0" w:color="auto"/>
        <w:left w:val="none" w:sz="0" w:space="0" w:color="auto"/>
        <w:bottom w:val="none" w:sz="0" w:space="0" w:color="auto"/>
        <w:right w:val="none" w:sz="0" w:space="0" w:color="auto"/>
      </w:divBdr>
      <w:divsChild>
        <w:div w:id="73288338">
          <w:marLeft w:val="480"/>
          <w:marRight w:val="0"/>
          <w:marTop w:val="0"/>
          <w:marBottom w:val="0"/>
          <w:divBdr>
            <w:top w:val="none" w:sz="0" w:space="0" w:color="auto"/>
            <w:left w:val="none" w:sz="0" w:space="0" w:color="auto"/>
            <w:bottom w:val="none" w:sz="0" w:space="0" w:color="auto"/>
            <w:right w:val="none" w:sz="0" w:space="0" w:color="auto"/>
          </w:divBdr>
        </w:div>
        <w:div w:id="120076103">
          <w:marLeft w:val="480"/>
          <w:marRight w:val="0"/>
          <w:marTop w:val="0"/>
          <w:marBottom w:val="0"/>
          <w:divBdr>
            <w:top w:val="none" w:sz="0" w:space="0" w:color="auto"/>
            <w:left w:val="none" w:sz="0" w:space="0" w:color="auto"/>
            <w:bottom w:val="none" w:sz="0" w:space="0" w:color="auto"/>
            <w:right w:val="none" w:sz="0" w:space="0" w:color="auto"/>
          </w:divBdr>
        </w:div>
        <w:div w:id="138889424">
          <w:marLeft w:val="480"/>
          <w:marRight w:val="0"/>
          <w:marTop w:val="0"/>
          <w:marBottom w:val="0"/>
          <w:divBdr>
            <w:top w:val="none" w:sz="0" w:space="0" w:color="auto"/>
            <w:left w:val="none" w:sz="0" w:space="0" w:color="auto"/>
            <w:bottom w:val="none" w:sz="0" w:space="0" w:color="auto"/>
            <w:right w:val="none" w:sz="0" w:space="0" w:color="auto"/>
          </w:divBdr>
        </w:div>
        <w:div w:id="146946985">
          <w:marLeft w:val="480"/>
          <w:marRight w:val="0"/>
          <w:marTop w:val="0"/>
          <w:marBottom w:val="0"/>
          <w:divBdr>
            <w:top w:val="none" w:sz="0" w:space="0" w:color="auto"/>
            <w:left w:val="none" w:sz="0" w:space="0" w:color="auto"/>
            <w:bottom w:val="none" w:sz="0" w:space="0" w:color="auto"/>
            <w:right w:val="none" w:sz="0" w:space="0" w:color="auto"/>
          </w:divBdr>
        </w:div>
        <w:div w:id="244724560">
          <w:marLeft w:val="480"/>
          <w:marRight w:val="0"/>
          <w:marTop w:val="0"/>
          <w:marBottom w:val="0"/>
          <w:divBdr>
            <w:top w:val="none" w:sz="0" w:space="0" w:color="auto"/>
            <w:left w:val="none" w:sz="0" w:space="0" w:color="auto"/>
            <w:bottom w:val="none" w:sz="0" w:space="0" w:color="auto"/>
            <w:right w:val="none" w:sz="0" w:space="0" w:color="auto"/>
          </w:divBdr>
        </w:div>
        <w:div w:id="258563970">
          <w:marLeft w:val="480"/>
          <w:marRight w:val="0"/>
          <w:marTop w:val="0"/>
          <w:marBottom w:val="0"/>
          <w:divBdr>
            <w:top w:val="none" w:sz="0" w:space="0" w:color="auto"/>
            <w:left w:val="none" w:sz="0" w:space="0" w:color="auto"/>
            <w:bottom w:val="none" w:sz="0" w:space="0" w:color="auto"/>
            <w:right w:val="none" w:sz="0" w:space="0" w:color="auto"/>
          </w:divBdr>
        </w:div>
        <w:div w:id="293022476">
          <w:marLeft w:val="480"/>
          <w:marRight w:val="0"/>
          <w:marTop w:val="0"/>
          <w:marBottom w:val="0"/>
          <w:divBdr>
            <w:top w:val="none" w:sz="0" w:space="0" w:color="auto"/>
            <w:left w:val="none" w:sz="0" w:space="0" w:color="auto"/>
            <w:bottom w:val="none" w:sz="0" w:space="0" w:color="auto"/>
            <w:right w:val="none" w:sz="0" w:space="0" w:color="auto"/>
          </w:divBdr>
        </w:div>
        <w:div w:id="339427991">
          <w:marLeft w:val="480"/>
          <w:marRight w:val="0"/>
          <w:marTop w:val="0"/>
          <w:marBottom w:val="0"/>
          <w:divBdr>
            <w:top w:val="none" w:sz="0" w:space="0" w:color="auto"/>
            <w:left w:val="none" w:sz="0" w:space="0" w:color="auto"/>
            <w:bottom w:val="none" w:sz="0" w:space="0" w:color="auto"/>
            <w:right w:val="none" w:sz="0" w:space="0" w:color="auto"/>
          </w:divBdr>
        </w:div>
        <w:div w:id="374045531">
          <w:marLeft w:val="480"/>
          <w:marRight w:val="0"/>
          <w:marTop w:val="0"/>
          <w:marBottom w:val="0"/>
          <w:divBdr>
            <w:top w:val="none" w:sz="0" w:space="0" w:color="auto"/>
            <w:left w:val="none" w:sz="0" w:space="0" w:color="auto"/>
            <w:bottom w:val="none" w:sz="0" w:space="0" w:color="auto"/>
            <w:right w:val="none" w:sz="0" w:space="0" w:color="auto"/>
          </w:divBdr>
        </w:div>
        <w:div w:id="413432008">
          <w:marLeft w:val="480"/>
          <w:marRight w:val="0"/>
          <w:marTop w:val="0"/>
          <w:marBottom w:val="0"/>
          <w:divBdr>
            <w:top w:val="none" w:sz="0" w:space="0" w:color="auto"/>
            <w:left w:val="none" w:sz="0" w:space="0" w:color="auto"/>
            <w:bottom w:val="none" w:sz="0" w:space="0" w:color="auto"/>
            <w:right w:val="none" w:sz="0" w:space="0" w:color="auto"/>
          </w:divBdr>
        </w:div>
        <w:div w:id="455683614">
          <w:marLeft w:val="480"/>
          <w:marRight w:val="0"/>
          <w:marTop w:val="0"/>
          <w:marBottom w:val="0"/>
          <w:divBdr>
            <w:top w:val="none" w:sz="0" w:space="0" w:color="auto"/>
            <w:left w:val="none" w:sz="0" w:space="0" w:color="auto"/>
            <w:bottom w:val="none" w:sz="0" w:space="0" w:color="auto"/>
            <w:right w:val="none" w:sz="0" w:space="0" w:color="auto"/>
          </w:divBdr>
        </w:div>
        <w:div w:id="509493643">
          <w:marLeft w:val="480"/>
          <w:marRight w:val="0"/>
          <w:marTop w:val="0"/>
          <w:marBottom w:val="0"/>
          <w:divBdr>
            <w:top w:val="none" w:sz="0" w:space="0" w:color="auto"/>
            <w:left w:val="none" w:sz="0" w:space="0" w:color="auto"/>
            <w:bottom w:val="none" w:sz="0" w:space="0" w:color="auto"/>
            <w:right w:val="none" w:sz="0" w:space="0" w:color="auto"/>
          </w:divBdr>
        </w:div>
        <w:div w:id="522669524">
          <w:marLeft w:val="480"/>
          <w:marRight w:val="0"/>
          <w:marTop w:val="0"/>
          <w:marBottom w:val="0"/>
          <w:divBdr>
            <w:top w:val="none" w:sz="0" w:space="0" w:color="auto"/>
            <w:left w:val="none" w:sz="0" w:space="0" w:color="auto"/>
            <w:bottom w:val="none" w:sz="0" w:space="0" w:color="auto"/>
            <w:right w:val="none" w:sz="0" w:space="0" w:color="auto"/>
          </w:divBdr>
        </w:div>
        <w:div w:id="557321125">
          <w:marLeft w:val="480"/>
          <w:marRight w:val="0"/>
          <w:marTop w:val="0"/>
          <w:marBottom w:val="0"/>
          <w:divBdr>
            <w:top w:val="none" w:sz="0" w:space="0" w:color="auto"/>
            <w:left w:val="none" w:sz="0" w:space="0" w:color="auto"/>
            <w:bottom w:val="none" w:sz="0" w:space="0" w:color="auto"/>
            <w:right w:val="none" w:sz="0" w:space="0" w:color="auto"/>
          </w:divBdr>
        </w:div>
        <w:div w:id="563950830">
          <w:marLeft w:val="480"/>
          <w:marRight w:val="0"/>
          <w:marTop w:val="0"/>
          <w:marBottom w:val="0"/>
          <w:divBdr>
            <w:top w:val="none" w:sz="0" w:space="0" w:color="auto"/>
            <w:left w:val="none" w:sz="0" w:space="0" w:color="auto"/>
            <w:bottom w:val="none" w:sz="0" w:space="0" w:color="auto"/>
            <w:right w:val="none" w:sz="0" w:space="0" w:color="auto"/>
          </w:divBdr>
        </w:div>
        <w:div w:id="570576196">
          <w:marLeft w:val="480"/>
          <w:marRight w:val="0"/>
          <w:marTop w:val="0"/>
          <w:marBottom w:val="0"/>
          <w:divBdr>
            <w:top w:val="none" w:sz="0" w:space="0" w:color="auto"/>
            <w:left w:val="none" w:sz="0" w:space="0" w:color="auto"/>
            <w:bottom w:val="none" w:sz="0" w:space="0" w:color="auto"/>
            <w:right w:val="none" w:sz="0" w:space="0" w:color="auto"/>
          </w:divBdr>
        </w:div>
        <w:div w:id="570971333">
          <w:marLeft w:val="480"/>
          <w:marRight w:val="0"/>
          <w:marTop w:val="0"/>
          <w:marBottom w:val="0"/>
          <w:divBdr>
            <w:top w:val="none" w:sz="0" w:space="0" w:color="auto"/>
            <w:left w:val="none" w:sz="0" w:space="0" w:color="auto"/>
            <w:bottom w:val="none" w:sz="0" w:space="0" w:color="auto"/>
            <w:right w:val="none" w:sz="0" w:space="0" w:color="auto"/>
          </w:divBdr>
        </w:div>
        <w:div w:id="626400201">
          <w:marLeft w:val="480"/>
          <w:marRight w:val="0"/>
          <w:marTop w:val="0"/>
          <w:marBottom w:val="0"/>
          <w:divBdr>
            <w:top w:val="none" w:sz="0" w:space="0" w:color="auto"/>
            <w:left w:val="none" w:sz="0" w:space="0" w:color="auto"/>
            <w:bottom w:val="none" w:sz="0" w:space="0" w:color="auto"/>
            <w:right w:val="none" w:sz="0" w:space="0" w:color="auto"/>
          </w:divBdr>
        </w:div>
        <w:div w:id="654795943">
          <w:marLeft w:val="480"/>
          <w:marRight w:val="0"/>
          <w:marTop w:val="0"/>
          <w:marBottom w:val="0"/>
          <w:divBdr>
            <w:top w:val="none" w:sz="0" w:space="0" w:color="auto"/>
            <w:left w:val="none" w:sz="0" w:space="0" w:color="auto"/>
            <w:bottom w:val="none" w:sz="0" w:space="0" w:color="auto"/>
            <w:right w:val="none" w:sz="0" w:space="0" w:color="auto"/>
          </w:divBdr>
        </w:div>
        <w:div w:id="657147955">
          <w:marLeft w:val="480"/>
          <w:marRight w:val="0"/>
          <w:marTop w:val="0"/>
          <w:marBottom w:val="0"/>
          <w:divBdr>
            <w:top w:val="none" w:sz="0" w:space="0" w:color="auto"/>
            <w:left w:val="none" w:sz="0" w:space="0" w:color="auto"/>
            <w:bottom w:val="none" w:sz="0" w:space="0" w:color="auto"/>
            <w:right w:val="none" w:sz="0" w:space="0" w:color="auto"/>
          </w:divBdr>
        </w:div>
        <w:div w:id="741490664">
          <w:marLeft w:val="480"/>
          <w:marRight w:val="0"/>
          <w:marTop w:val="0"/>
          <w:marBottom w:val="0"/>
          <w:divBdr>
            <w:top w:val="none" w:sz="0" w:space="0" w:color="auto"/>
            <w:left w:val="none" w:sz="0" w:space="0" w:color="auto"/>
            <w:bottom w:val="none" w:sz="0" w:space="0" w:color="auto"/>
            <w:right w:val="none" w:sz="0" w:space="0" w:color="auto"/>
          </w:divBdr>
        </w:div>
        <w:div w:id="760102131">
          <w:marLeft w:val="480"/>
          <w:marRight w:val="0"/>
          <w:marTop w:val="0"/>
          <w:marBottom w:val="0"/>
          <w:divBdr>
            <w:top w:val="none" w:sz="0" w:space="0" w:color="auto"/>
            <w:left w:val="none" w:sz="0" w:space="0" w:color="auto"/>
            <w:bottom w:val="none" w:sz="0" w:space="0" w:color="auto"/>
            <w:right w:val="none" w:sz="0" w:space="0" w:color="auto"/>
          </w:divBdr>
        </w:div>
        <w:div w:id="818040096">
          <w:marLeft w:val="480"/>
          <w:marRight w:val="0"/>
          <w:marTop w:val="0"/>
          <w:marBottom w:val="0"/>
          <w:divBdr>
            <w:top w:val="none" w:sz="0" w:space="0" w:color="auto"/>
            <w:left w:val="none" w:sz="0" w:space="0" w:color="auto"/>
            <w:bottom w:val="none" w:sz="0" w:space="0" w:color="auto"/>
            <w:right w:val="none" w:sz="0" w:space="0" w:color="auto"/>
          </w:divBdr>
        </w:div>
        <w:div w:id="871260438">
          <w:marLeft w:val="480"/>
          <w:marRight w:val="0"/>
          <w:marTop w:val="0"/>
          <w:marBottom w:val="0"/>
          <w:divBdr>
            <w:top w:val="none" w:sz="0" w:space="0" w:color="auto"/>
            <w:left w:val="none" w:sz="0" w:space="0" w:color="auto"/>
            <w:bottom w:val="none" w:sz="0" w:space="0" w:color="auto"/>
            <w:right w:val="none" w:sz="0" w:space="0" w:color="auto"/>
          </w:divBdr>
        </w:div>
        <w:div w:id="871727030">
          <w:marLeft w:val="480"/>
          <w:marRight w:val="0"/>
          <w:marTop w:val="0"/>
          <w:marBottom w:val="0"/>
          <w:divBdr>
            <w:top w:val="none" w:sz="0" w:space="0" w:color="auto"/>
            <w:left w:val="none" w:sz="0" w:space="0" w:color="auto"/>
            <w:bottom w:val="none" w:sz="0" w:space="0" w:color="auto"/>
            <w:right w:val="none" w:sz="0" w:space="0" w:color="auto"/>
          </w:divBdr>
        </w:div>
        <w:div w:id="895703552">
          <w:marLeft w:val="480"/>
          <w:marRight w:val="0"/>
          <w:marTop w:val="0"/>
          <w:marBottom w:val="0"/>
          <w:divBdr>
            <w:top w:val="none" w:sz="0" w:space="0" w:color="auto"/>
            <w:left w:val="none" w:sz="0" w:space="0" w:color="auto"/>
            <w:bottom w:val="none" w:sz="0" w:space="0" w:color="auto"/>
            <w:right w:val="none" w:sz="0" w:space="0" w:color="auto"/>
          </w:divBdr>
        </w:div>
        <w:div w:id="908809172">
          <w:marLeft w:val="480"/>
          <w:marRight w:val="0"/>
          <w:marTop w:val="0"/>
          <w:marBottom w:val="0"/>
          <w:divBdr>
            <w:top w:val="none" w:sz="0" w:space="0" w:color="auto"/>
            <w:left w:val="none" w:sz="0" w:space="0" w:color="auto"/>
            <w:bottom w:val="none" w:sz="0" w:space="0" w:color="auto"/>
            <w:right w:val="none" w:sz="0" w:space="0" w:color="auto"/>
          </w:divBdr>
        </w:div>
        <w:div w:id="1020395534">
          <w:marLeft w:val="480"/>
          <w:marRight w:val="0"/>
          <w:marTop w:val="0"/>
          <w:marBottom w:val="0"/>
          <w:divBdr>
            <w:top w:val="none" w:sz="0" w:space="0" w:color="auto"/>
            <w:left w:val="none" w:sz="0" w:space="0" w:color="auto"/>
            <w:bottom w:val="none" w:sz="0" w:space="0" w:color="auto"/>
            <w:right w:val="none" w:sz="0" w:space="0" w:color="auto"/>
          </w:divBdr>
        </w:div>
        <w:div w:id="1024985121">
          <w:marLeft w:val="480"/>
          <w:marRight w:val="0"/>
          <w:marTop w:val="0"/>
          <w:marBottom w:val="0"/>
          <w:divBdr>
            <w:top w:val="none" w:sz="0" w:space="0" w:color="auto"/>
            <w:left w:val="none" w:sz="0" w:space="0" w:color="auto"/>
            <w:bottom w:val="none" w:sz="0" w:space="0" w:color="auto"/>
            <w:right w:val="none" w:sz="0" w:space="0" w:color="auto"/>
          </w:divBdr>
        </w:div>
        <w:div w:id="1034386897">
          <w:marLeft w:val="480"/>
          <w:marRight w:val="0"/>
          <w:marTop w:val="0"/>
          <w:marBottom w:val="0"/>
          <w:divBdr>
            <w:top w:val="none" w:sz="0" w:space="0" w:color="auto"/>
            <w:left w:val="none" w:sz="0" w:space="0" w:color="auto"/>
            <w:bottom w:val="none" w:sz="0" w:space="0" w:color="auto"/>
            <w:right w:val="none" w:sz="0" w:space="0" w:color="auto"/>
          </w:divBdr>
        </w:div>
        <w:div w:id="1061101741">
          <w:marLeft w:val="480"/>
          <w:marRight w:val="0"/>
          <w:marTop w:val="0"/>
          <w:marBottom w:val="0"/>
          <w:divBdr>
            <w:top w:val="none" w:sz="0" w:space="0" w:color="auto"/>
            <w:left w:val="none" w:sz="0" w:space="0" w:color="auto"/>
            <w:bottom w:val="none" w:sz="0" w:space="0" w:color="auto"/>
            <w:right w:val="none" w:sz="0" w:space="0" w:color="auto"/>
          </w:divBdr>
        </w:div>
        <w:div w:id="1175877965">
          <w:marLeft w:val="480"/>
          <w:marRight w:val="0"/>
          <w:marTop w:val="0"/>
          <w:marBottom w:val="0"/>
          <w:divBdr>
            <w:top w:val="none" w:sz="0" w:space="0" w:color="auto"/>
            <w:left w:val="none" w:sz="0" w:space="0" w:color="auto"/>
            <w:bottom w:val="none" w:sz="0" w:space="0" w:color="auto"/>
            <w:right w:val="none" w:sz="0" w:space="0" w:color="auto"/>
          </w:divBdr>
        </w:div>
        <w:div w:id="1310280298">
          <w:marLeft w:val="480"/>
          <w:marRight w:val="0"/>
          <w:marTop w:val="0"/>
          <w:marBottom w:val="0"/>
          <w:divBdr>
            <w:top w:val="none" w:sz="0" w:space="0" w:color="auto"/>
            <w:left w:val="none" w:sz="0" w:space="0" w:color="auto"/>
            <w:bottom w:val="none" w:sz="0" w:space="0" w:color="auto"/>
            <w:right w:val="none" w:sz="0" w:space="0" w:color="auto"/>
          </w:divBdr>
        </w:div>
        <w:div w:id="1379401777">
          <w:marLeft w:val="480"/>
          <w:marRight w:val="0"/>
          <w:marTop w:val="0"/>
          <w:marBottom w:val="0"/>
          <w:divBdr>
            <w:top w:val="none" w:sz="0" w:space="0" w:color="auto"/>
            <w:left w:val="none" w:sz="0" w:space="0" w:color="auto"/>
            <w:bottom w:val="none" w:sz="0" w:space="0" w:color="auto"/>
            <w:right w:val="none" w:sz="0" w:space="0" w:color="auto"/>
          </w:divBdr>
        </w:div>
        <w:div w:id="1398868623">
          <w:marLeft w:val="480"/>
          <w:marRight w:val="0"/>
          <w:marTop w:val="0"/>
          <w:marBottom w:val="0"/>
          <w:divBdr>
            <w:top w:val="none" w:sz="0" w:space="0" w:color="auto"/>
            <w:left w:val="none" w:sz="0" w:space="0" w:color="auto"/>
            <w:bottom w:val="none" w:sz="0" w:space="0" w:color="auto"/>
            <w:right w:val="none" w:sz="0" w:space="0" w:color="auto"/>
          </w:divBdr>
        </w:div>
        <w:div w:id="1436948472">
          <w:marLeft w:val="480"/>
          <w:marRight w:val="0"/>
          <w:marTop w:val="0"/>
          <w:marBottom w:val="0"/>
          <w:divBdr>
            <w:top w:val="none" w:sz="0" w:space="0" w:color="auto"/>
            <w:left w:val="none" w:sz="0" w:space="0" w:color="auto"/>
            <w:bottom w:val="none" w:sz="0" w:space="0" w:color="auto"/>
            <w:right w:val="none" w:sz="0" w:space="0" w:color="auto"/>
          </w:divBdr>
        </w:div>
        <w:div w:id="1438677565">
          <w:marLeft w:val="480"/>
          <w:marRight w:val="0"/>
          <w:marTop w:val="0"/>
          <w:marBottom w:val="0"/>
          <w:divBdr>
            <w:top w:val="none" w:sz="0" w:space="0" w:color="auto"/>
            <w:left w:val="none" w:sz="0" w:space="0" w:color="auto"/>
            <w:bottom w:val="none" w:sz="0" w:space="0" w:color="auto"/>
            <w:right w:val="none" w:sz="0" w:space="0" w:color="auto"/>
          </w:divBdr>
        </w:div>
        <w:div w:id="1520777934">
          <w:marLeft w:val="480"/>
          <w:marRight w:val="0"/>
          <w:marTop w:val="0"/>
          <w:marBottom w:val="0"/>
          <w:divBdr>
            <w:top w:val="none" w:sz="0" w:space="0" w:color="auto"/>
            <w:left w:val="none" w:sz="0" w:space="0" w:color="auto"/>
            <w:bottom w:val="none" w:sz="0" w:space="0" w:color="auto"/>
            <w:right w:val="none" w:sz="0" w:space="0" w:color="auto"/>
          </w:divBdr>
        </w:div>
        <w:div w:id="1541015628">
          <w:marLeft w:val="480"/>
          <w:marRight w:val="0"/>
          <w:marTop w:val="0"/>
          <w:marBottom w:val="0"/>
          <w:divBdr>
            <w:top w:val="none" w:sz="0" w:space="0" w:color="auto"/>
            <w:left w:val="none" w:sz="0" w:space="0" w:color="auto"/>
            <w:bottom w:val="none" w:sz="0" w:space="0" w:color="auto"/>
            <w:right w:val="none" w:sz="0" w:space="0" w:color="auto"/>
          </w:divBdr>
        </w:div>
        <w:div w:id="1603028506">
          <w:marLeft w:val="480"/>
          <w:marRight w:val="0"/>
          <w:marTop w:val="0"/>
          <w:marBottom w:val="0"/>
          <w:divBdr>
            <w:top w:val="none" w:sz="0" w:space="0" w:color="auto"/>
            <w:left w:val="none" w:sz="0" w:space="0" w:color="auto"/>
            <w:bottom w:val="none" w:sz="0" w:space="0" w:color="auto"/>
            <w:right w:val="none" w:sz="0" w:space="0" w:color="auto"/>
          </w:divBdr>
        </w:div>
        <w:div w:id="1616793074">
          <w:marLeft w:val="480"/>
          <w:marRight w:val="0"/>
          <w:marTop w:val="0"/>
          <w:marBottom w:val="0"/>
          <w:divBdr>
            <w:top w:val="none" w:sz="0" w:space="0" w:color="auto"/>
            <w:left w:val="none" w:sz="0" w:space="0" w:color="auto"/>
            <w:bottom w:val="none" w:sz="0" w:space="0" w:color="auto"/>
            <w:right w:val="none" w:sz="0" w:space="0" w:color="auto"/>
          </w:divBdr>
        </w:div>
        <w:div w:id="1622496204">
          <w:marLeft w:val="480"/>
          <w:marRight w:val="0"/>
          <w:marTop w:val="0"/>
          <w:marBottom w:val="0"/>
          <w:divBdr>
            <w:top w:val="none" w:sz="0" w:space="0" w:color="auto"/>
            <w:left w:val="none" w:sz="0" w:space="0" w:color="auto"/>
            <w:bottom w:val="none" w:sz="0" w:space="0" w:color="auto"/>
            <w:right w:val="none" w:sz="0" w:space="0" w:color="auto"/>
          </w:divBdr>
        </w:div>
        <w:div w:id="1664426537">
          <w:marLeft w:val="480"/>
          <w:marRight w:val="0"/>
          <w:marTop w:val="0"/>
          <w:marBottom w:val="0"/>
          <w:divBdr>
            <w:top w:val="none" w:sz="0" w:space="0" w:color="auto"/>
            <w:left w:val="none" w:sz="0" w:space="0" w:color="auto"/>
            <w:bottom w:val="none" w:sz="0" w:space="0" w:color="auto"/>
            <w:right w:val="none" w:sz="0" w:space="0" w:color="auto"/>
          </w:divBdr>
        </w:div>
        <w:div w:id="1671982940">
          <w:marLeft w:val="480"/>
          <w:marRight w:val="0"/>
          <w:marTop w:val="0"/>
          <w:marBottom w:val="0"/>
          <w:divBdr>
            <w:top w:val="none" w:sz="0" w:space="0" w:color="auto"/>
            <w:left w:val="none" w:sz="0" w:space="0" w:color="auto"/>
            <w:bottom w:val="none" w:sz="0" w:space="0" w:color="auto"/>
            <w:right w:val="none" w:sz="0" w:space="0" w:color="auto"/>
          </w:divBdr>
        </w:div>
        <w:div w:id="1676498483">
          <w:marLeft w:val="480"/>
          <w:marRight w:val="0"/>
          <w:marTop w:val="0"/>
          <w:marBottom w:val="0"/>
          <w:divBdr>
            <w:top w:val="none" w:sz="0" w:space="0" w:color="auto"/>
            <w:left w:val="none" w:sz="0" w:space="0" w:color="auto"/>
            <w:bottom w:val="none" w:sz="0" w:space="0" w:color="auto"/>
            <w:right w:val="none" w:sz="0" w:space="0" w:color="auto"/>
          </w:divBdr>
        </w:div>
        <w:div w:id="1702822701">
          <w:marLeft w:val="480"/>
          <w:marRight w:val="0"/>
          <w:marTop w:val="0"/>
          <w:marBottom w:val="0"/>
          <w:divBdr>
            <w:top w:val="none" w:sz="0" w:space="0" w:color="auto"/>
            <w:left w:val="none" w:sz="0" w:space="0" w:color="auto"/>
            <w:bottom w:val="none" w:sz="0" w:space="0" w:color="auto"/>
            <w:right w:val="none" w:sz="0" w:space="0" w:color="auto"/>
          </w:divBdr>
        </w:div>
        <w:div w:id="1710715980">
          <w:marLeft w:val="480"/>
          <w:marRight w:val="0"/>
          <w:marTop w:val="0"/>
          <w:marBottom w:val="0"/>
          <w:divBdr>
            <w:top w:val="none" w:sz="0" w:space="0" w:color="auto"/>
            <w:left w:val="none" w:sz="0" w:space="0" w:color="auto"/>
            <w:bottom w:val="none" w:sz="0" w:space="0" w:color="auto"/>
            <w:right w:val="none" w:sz="0" w:space="0" w:color="auto"/>
          </w:divBdr>
        </w:div>
        <w:div w:id="1721705327">
          <w:marLeft w:val="480"/>
          <w:marRight w:val="0"/>
          <w:marTop w:val="0"/>
          <w:marBottom w:val="0"/>
          <w:divBdr>
            <w:top w:val="none" w:sz="0" w:space="0" w:color="auto"/>
            <w:left w:val="none" w:sz="0" w:space="0" w:color="auto"/>
            <w:bottom w:val="none" w:sz="0" w:space="0" w:color="auto"/>
            <w:right w:val="none" w:sz="0" w:space="0" w:color="auto"/>
          </w:divBdr>
        </w:div>
        <w:div w:id="1786002897">
          <w:marLeft w:val="480"/>
          <w:marRight w:val="0"/>
          <w:marTop w:val="0"/>
          <w:marBottom w:val="0"/>
          <w:divBdr>
            <w:top w:val="none" w:sz="0" w:space="0" w:color="auto"/>
            <w:left w:val="none" w:sz="0" w:space="0" w:color="auto"/>
            <w:bottom w:val="none" w:sz="0" w:space="0" w:color="auto"/>
            <w:right w:val="none" w:sz="0" w:space="0" w:color="auto"/>
          </w:divBdr>
        </w:div>
        <w:div w:id="1824658998">
          <w:marLeft w:val="480"/>
          <w:marRight w:val="0"/>
          <w:marTop w:val="0"/>
          <w:marBottom w:val="0"/>
          <w:divBdr>
            <w:top w:val="none" w:sz="0" w:space="0" w:color="auto"/>
            <w:left w:val="none" w:sz="0" w:space="0" w:color="auto"/>
            <w:bottom w:val="none" w:sz="0" w:space="0" w:color="auto"/>
            <w:right w:val="none" w:sz="0" w:space="0" w:color="auto"/>
          </w:divBdr>
        </w:div>
        <w:div w:id="1874612978">
          <w:marLeft w:val="480"/>
          <w:marRight w:val="0"/>
          <w:marTop w:val="0"/>
          <w:marBottom w:val="0"/>
          <w:divBdr>
            <w:top w:val="none" w:sz="0" w:space="0" w:color="auto"/>
            <w:left w:val="none" w:sz="0" w:space="0" w:color="auto"/>
            <w:bottom w:val="none" w:sz="0" w:space="0" w:color="auto"/>
            <w:right w:val="none" w:sz="0" w:space="0" w:color="auto"/>
          </w:divBdr>
        </w:div>
        <w:div w:id="1887914471">
          <w:marLeft w:val="480"/>
          <w:marRight w:val="0"/>
          <w:marTop w:val="0"/>
          <w:marBottom w:val="0"/>
          <w:divBdr>
            <w:top w:val="none" w:sz="0" w:space="0" w:color="auto"/>
            <w:left w:val="none" w:sz="0" w:space="0" w:color="auto"/>
            <w:bottom w:val="none" w:sz="0" w:space="0" w:color="auto"/>
            <w:right w:val="none" w:sz="0" w:space="0" w:color="auto"/>
          </w:divBdr>
        </w:div>
        <w:div w:id="1938245808">
          <w:marLeft w:val="480"/>
          <w:marRight w:val="0"/>
          <w:marTop w:val="0"/>
          <w:marBottom w:val="0"/>
          <w:divBdr>
            <w:top w:val="none" w:sz="0" w:space="0" w:color="auto"/>
            <w:left w:val="none" w:sz="0" w:space="0" w:color="auto"/>
            <w:bottom w:val="none" w:sz="0" w:space="0" w:color="auto"/>
            <w:right w:val="none" w:sz="0" w:space="0" w:color="auto"/>
          </w:divBdr>
        </w:div>
        <w:div w:id="2001541635">
          <w:marLeft w:val="480"/>
          <w:marRight w:val="0"/>
          <w:marTop w:val="0"/>
          <w:marBottom w:val="0"/>
          <w:divBdr>
            <w:top w:val="none" w:sz="0" w:space="0" w:color="auto"/>
            <w:left w:val="none" w:sz="0" w:space="0" w:color="auto"/>
            <w:bottom w:val="none" w:sz="0" w:space="0" w:color="auto"/>
            <w:right w:val="none" w:sz="0" w:space="0" w:color="auto"/>
          </w:divBdr>
        </w:div>
        <w:div w:id="2025546095">
          <w:marLeft w:val="480"/>
          <w:marRight w:val="0"/>
          <w:marTop w:val="0"/>
          <w:marBottom w:val="0"/>
          <w:divBdr>
            <w:top w:val="none" w:sz="0" w:space="0" w:color="auto"/>
            <w:left w:val="none" w:sz="0" w:space="0" w:color="auto"/>
            <w:bottom w:val="none" w:sz="0" w:space="0" w:color="auto"/>
            <w:right w:val="none" w:sz="0" w:space="0" w:color="auto"/>
          </w:divBdr>
        </w:div>
        <w:div w:id="2045132632">
          <w:marLeft w:val="480"/>
          <w:marRight w:val="0"/>
          <w:marTop w:val="0"/>
          <w:marBottom w:val="0"/>
          <w:divBdr>
            <w:top w:val="none" w:sz="0" w:space="0" w:color="auto"/>
            <w:left w:val="none" w:sz="0" w:space="0" w:color="auto"/>
            <w:bottom w:val="none" w:sz="0" w:space="0" w:color="auto"/>
            <w:right w:val="none" w:sz="0" w:space="0" w:color="auto"/>
          </w:divBdr>
        </w:div>
        <w:div w:id="2074086826">
          <w:marLeft w:val="480"/>
          <w:marRight w:val="0"/>
          <w:marTop w:val="0"/>
          <w:marBottom w:val="0"/>
          <w:divBdr>
            <w:top w:val="none" w:sz="0" w:space="0" w:color="auto"/>
            <w:left w:val="none" w:sz="0" w:space="0" w:color="auto"/>
            <w:bottom w:val="none" w:sz="0" w:space="0" w:color="auto"/>
            <w:right w:val="none" w:sz="0" w:space="0" w:color="auto"/>
          </w:divBdr>
        </w:div>
      </w:divsChild>
    </w:div>
    <w:div w:id="611480165">
      <w:bodyDiv w:val="1"/>
      <w:marLeft w:val="0"/>
      <w:marRight w:val="0"/>
      <w:marTop w:val="0"/>
      <w:marBottom w:val="0"/>
      <w:divBdr>
        <w:top w:val="none" w:sz="0" w:space="0" w:color="auto"/>
        <w:left w:val="none" w:sz="0" w:space="0" w:color="auto"/>
        <w:bottom w:val="none" w:sz="0" w:space="0" w:color="auto"/>
        <w:right w:val="none" w:sz="0" w:space="0" w:color="auto"/>
      </w:divBdr>
      <w:divsChild>
        <w:div w:id="5257414">
          <w:marLeft w:val="480"/>
          <w:marRight w:val="0"/>
          <w:marTop w:val="0"/>
          <w:marBottom w:val="0"/>
          <w:divBdr>
            <w:top w:val="none" w:sz="0" w:space="0" w:color="auto"/>
            <w:left w:val="none" w:sz="0" w:space="0" w:color="auto"/>
            <w:bottom w:val="none" w:sz="0" w:space="0" w:color="auto"/>
            <w:right w:val="none" w:sz="0" w:space="0" w:color="auto"/>
          </w:divBdr>
        </w:div>
        <w:div w:id="20130881">
          <w:marLeft w:val="480"/>
          <w:marRight w:val="0"/>
          <w:marTop w:val="0"/>
          <w:marBottom w:val="0"/>
          <w:divBdr>
            <w:top w:val="none" w:sz="0" w:space="0" w:color="auto"/>
            <w:left w:val="none" w:sz="0" w:space="0" w:color="auto"/>
            <w:bottom w:val="none" w:sz="0" w:space="0" w:color="auto"/>
            <w:right w:val="none" w:sz="0" w:space="0" w:color="auto"/>
          </w:divBdr>
        </w:div>
        <w:div w:id="26415648">
          <w:marLeft w:val="480"/>
          <w:marRight w:val="0"/>
          <w:marTop w:val="0"/>
          <w:marBottom w:val="0"/>
          <w:divBdr>
            <w:top w:val="none" w:sz="0" w:space="0" w:color="auto"/>
            <w:left w:val="none" w:sz="0" w:space="0" w:color="auto"/>
            <w:bottom w:val="none" w:sz="0" w:space="0" w:color="auto"/>
            <w:right w:val="none" w:sz="0" w:space="0" w:color="auto"/>
          </w:divBdr>
        </w:div>
        <w:div w:id="95639484">
          <w:marLeft w:val="480"/>
          <w:marRight w:val="0"/>
          <w:marTop w:val="0"/>
          <w:marBottom w:val="0"/>
          <w:divBdr>
            <w:top w:val="none" w:sz="0" w:space="0" w:color="auto"/>
            <w:left w:val="none" w:sz="0" w:space="0" w:color="auto"/>
            <w:bottom w:val="none" w:sz="0" w:space="0" w:color="auto"/>
            <w:right w:val="none" w:sz="0" w:space="0" w:color="auto"/>
          </w:divBdr>
        </w:div>
        <w:div w:id="134105334">
          <w:marLeft w:val="480"/>
          <w:marRight w:val="0"/>
          <w:marTop w:val="0"/>
          <w:marBottom w:val="0"/>
          <w:divBdr>
            <w:top w:val="none" w:sz="0" w:space="0" w:color="auto"/>
            <w:left w:val="none" w:sz="0" w:space="0" w:color="auto"/>
            <w:bottom w:val="none" w:sz="0" w:space="0" w:color="auto"/>
            <w:right w:val="none" w:sz="0" w:space="0" w:color="auto"/>
          </w:divBdr>
        </w:div>
        <w:div w:id="224686066">
          <w:marLeft w:val="480"/>
          <w:marRight w:val="0"/>
          <w:marTop w:val="0"/>
          <w:marBottom w:val="0"/>
          <w:divBdr>
            <w:top w:val="none" w:sz="0" w:space="0" w:color="auto"/>
            <w:left w:val="none" w:sz="0" w:space="0" w:color="auto"/>
            <w:bottom w:val="none" w:sz="0" w:space="0" w:color="auto"/>
            <w:right w:val="none" w:sz="0" w:space="0" w:color="auto"/>
          </w:divBdr>
        </w:div>
        <w:div w:id="236282077">
          <w:marLeft w:val="480"/>
          <w:marRight w:val="0"/>
          <w:marTop w:val="0"/>
          <w:marBottom w:val="0"/>
          <w:divBdr>
            <w:top w:val="none" w:sz="0" w:space="0" w:color="auto"/>
            <w:left w:val="none" w:sz="0" w:space="0" w:color="auto"/>
            <w:bottom w:val="none" w:sz="0" w:space="0" w:color="auto"/>
            <w:right w:val="none" w:sz="0" w:space="0" w:color="auto"/>
          </w:divBdr>
        </w:div>
        <w:div w:id="239026987">
          <w:marLeft w:val="480"/>
          <w:marRight w:val="0"/>
          <w:marTop w:val="0"/>
          <w:marBottom w:val="0"/>
          <w:divBdr>
            <w:top w:val="none" w:sz="0" w:space="0" w:color="auto"/>
            <w:left w:val="none" w:sz="0" w:space="0" w:color="auto"/>
            <w:bottom w:val="none" w:sz="0" w:space="0" w:color="auto"/>
            <w:right w:val="none" w:sz="0" w:space="0" w:color="auto"/>
          </w:divBdr>
        </w:div>
        <w:div w:id="294919914">
          <w:marLeft w:val="480"/>
          <w:marRight w:val="0"/>
          <w:marTop w:val="0"/>
          <w:marBottom w:val="0"/>
          <w:divBdr>
            <w:top w:val="none" w:sz="0" w:space="0" w:color="auto"/>
            <w:left w:val="none" w:sz="0" w:space="0" w:color="auto"/>
            <w:bottom w:val="none" w:sz="0" w:space="0" w:color="auto"/>
            <w:right w:val="none" w:sz="0" w:space="0" w:color="auto"/>
          </w:divBdr>
        </w:div>
        <w:div w:id="344600733">
          <w:marLeft w:val="480"/>
          <w:marRight w:val="0"/>
          <w:marTop w:val="0"/>
          <w:marBottom w:val="0"/>
          <w:divBdr>
            <w:top w:val="none" w:sz="0" w:space="0" w:color="auto"/>
            <w:left w:val="none" w:sz="0" w:space="0" w:color="auto"/>
            <w:bottom w:val="none" w:sz="0" w:space="0" w:color="auto"/>
            <w:right w:val="none" w:sz="0" w:space="0" w:color="auto"/>
          </w:divBdr>
        </w:div>
        <w:div w:id="349649416">
          <w:marLeft w:val="480"/>
          <w:marRight w:val="0"/>
          <w:marTop w:val="0"/>
          <w:marBottom w:val="0"/>
          <w:divBdr>
            <w:top w:val="none" w:sz="0" w:space="0" w:color="auto"/>
            <w:left w:val="none" w:sz="0" w:space="0" w:color="auto"/>
            <w:bottom w:val="none" w:sz="0" w:space="0" w:color="auto"/>
            <w:right w:val="none" w:sz="0" w:space="0" w:color="auto"/>
          </w:divBdr>
        </w:div>
        <w:div w:id="378633706">
          <w:marLeft w:val="480"/>
          <w:marRight w:val="0"/>
          <w:marTop w:val="0"/>
          <w:marBottom w:val="0"/>
          <w:divBdr>
            <w:top w:val="none" w:sz="0" w:space="0" w:color="auto"/>
            <w:left w:val="none" w:sz="0" w:space="0" w:color="auto"/>
            <w:bottom w:val="none" w:sz="0" w:space="0" w:color="auto"/>
            <w:right w:val="none" w:sz="0" w:space="0" w:color="auto"/>
          </w:divBdr>
        </w:div>
        <w:div w:id="379866969">
          <w:marLeft w:val="480"/>
          <w:marRight w:val="0"/>
          <w:marTop w:val="0"/>
          <w:marBottom w:val="0"/>
          <w:divBdr>
            <w:top w:val="none" w:sz="0" w:space="0" w:color="auto"/>
            <w:left w:val="none" w:sz="0" w:space="0" w:color="auto"/>
            <w:bottom w:val="none" w:sz="0" w:space="0" w:color="auto"/>
            <w:right w:val="none" w:sz="0" w:space="0" w:color="auto"/>
          </w:divBdr>
        </w:div>
        <w:div w:id="403724080">
          <w:marLeft w:val="480"/>
          <w:marRight w:val="0"/>
          <w:marTop w:val="0"/>
          <w:marBottom w:val="0"/>
          <w:divBdr>
            <w:top w:val="none" w:sz="0" w:space="0" w:color="auto"/>
            <w:left w:val="none" w:sz="0" w:space="0" w:color="auto"/>
            <w:bottom w:val="none" w:sz="0" w:space="0" w:color="auto"/>
            <w:right w:val="none" w:sz="0" w:space="0" w:color="auto"/>
          </w:divBdr>
        </w:div>
        <w:div w:id="410852028">
          <w:marLeft w:val="480"/>
          <w:marRight w:val="0"/>
          <w:marTop w:val="0"/>
          <w:marBottom w:val="0"/>
          <w:divBdr>
            <w:top w:val="none" w:sz="0" w:space="0" w:color="auto"/>
            <w:left w:val="none" w:sz="0" w:space="0" w:color="auto"/>
            <w:bottom w:val="none" w:sz="0" w:space="0" w:color="auto"/>
            <w:right w:val="none" w:sz="0" w:space="0" w:color="auto"/>
          </w:divBdr>
        </w:div>
        <w:div w:id="423959017">
          <w:marLeft w:val="480"/>
          <w:marRight w:val="0"/>
          <w:marTop w:val="0"/>
          <w:marBottom w:val="0"/>
          <w:divBdr>
            <w:top w:val="none" w:sz="0" w:space="0" w:color="auto"/>
            <w:left w:val="none" w:sz="0" w:space="0" w:color="auto"/>
            <w:bottom w:val="none" w:sz="0" w:space="0" w:color="auto"/>
            <w:right w:val="none" w:sz="0" w:space="0" w:color="auto"/>
          </w:divBdr>
        </w:div>
        <w:div w:id="455878633">
          <w:marLeft w:val="480"/>
          <w:marRight w:val="0"/>
          <w:marTop w:val="0"/>
          <w:marBottom w:val="0"/>
          <w:divBdr>
            <w:top w:val="none" w:sz="0" w:space="0" w:color="auto"/>
            <w:left w:val="none" w:sz="0" w:space="0" w:color="auto"/>
            <w:bottom w:val="none" w:sz="0" w:space="0" w:color="auto"/>
            <w:right w:val="none" w:sz="0" w:space="0" w:color="auto"/>
          </w:divBdr>
        </w:div>
        <w:div w:id="502471984">
          <w:marLeft w:val="480"/>
          <w:marRight w:val="0"/>
          <w:marTop w:val="0"/>
          <w:marBottom w:val="0"/>
          <w:divBdr>
            <w:top w:val="none" w:sz="0" w:space="0" w:color="auto"/>
            <w:left w:val="none" w:sz="0" w:space="0" w:color="auto"/>
            <w:bottom w:val="none" w:sz="0" w:space="0" w:color="auto"/>
            <w:right w:val="none" w:sz="0" w:space="0" w:color="auto"/>
          </w:divBdr>
        </w:div>
        <w:div w:id="535628757">
          <w:marLeft w:val="480"/>
          <w:marRight w:val="0"/>
          <w:marTop w:val="0"/>
          <w:marBottom w:val="0"/>
          <w:divBdr>
            <w:top w:val="none" w:sz="0" w:space="0" w:color="auto"/>
            <w:left w:val="none" w:sz="0" w:space="0" w:color="auto"/>
            <w:bottom w:val="none" w:sz="0" w:space="0" w:color="auto"/>
            <w:right w:val="none" w:sz="0" w:space="0" w:color="auto"/>
          </w:divBdr>
        </w:div>
        <w:div w:id="537622949">
          <w:marLeft w:val="480"/>
          <w:marRight w:val="0"/>
          <w:marTop w:val="0"/>
          <w:marBottom w:val="0"/>
          <w:divBdr>
            <w:top w:val="none" w:sz="0" w:space="0" w:color="auto"/>
            <w:left w:val="none" w:sz="0" w:space="0" w:color="auto"/>
            <w:bottom w:val="none" w:sz="0" w:space="0" w:color="auto"/>
            <w:right w:val="none" w:sz="0" w:space="0" w:color="auto"/>
          </w:divBdr>
        </w:div>
        <w:div w:id="555169876">
          <w:marLeft w:val="480"/>
          <w:marRight w:val="0"/>
          <w:marTop w:val="0"/>
          <w:marBottom w:val="0"/>
          <w:divBdr>
            <w:top w:val="none" w:sz="0" w:space="0" w:color="auto"/>
            <w:left w:val="none" w:sz="0" w:space="0" w:color="auto"/>
            <w:bottom w:val="none" w:sz="0" w:space="0" w:color="auto"/>
            <w:right w:val="none" w:sz="0" w:space="0" w:color="auto"/>
          </w:divBdr>
        </w:div>
        <w:div w:id="614560322">
          <w:marLeft w:val="480"/>
          <w:marRight w:val="0"/>
          <w:marTop w:val="0"/>
          <w:marBottom w:val="0"/>
          <w:divBdr>
            <w:top w:val="none" w:sz="0" w:space="0" w:color="auto"/>
            <w:left w:val="none" w:sz="0" w:space="0" w:color="auto"/>
            <w:bottom w:val="none" w:sz="0" w:space="0" w:color="auto"/>
            <w:right w:val="none" w:sz="0" w:space="0" w:color="auto"/>
          </w:divBdr>
        </w:div>
        <w:div w:id="746877368">
          <w:marLeft w:val="480"/>
          <w:marRight w:val="0"/>
          <w:marTop w:val="0"/>
          <w:marBottom w:val="0"/>
          <w:divBdr>
            <w:top w:val="none" w:sz="0" w:space="0" w:color="auto"/>
            <w:left w:val="none" w:sz="0" w:space="0" w:color="auto"/>
            <w:bottom w:val="none" w:sz="0" w:space="0" w:color="auto"/>
            <w:right w:val="none" w:sz="0" w:space="0" w:color="auto"/>
          </w:divBdr>
        </w:div>
        <w:div w:id="770467990">
          <w:marLeft w:val="480"/>
          <w:marRight w:val="0"/>
          <w:marTop w:val="0"/>
          <w:marBottom w:val="0"/>
          <w:divBdr>
            <w:top w:val="none" w:sz="0" w:space="0" w:color="auto"/>
            <w:left w:val="none" w:sz="0" w:space="0" w:color="auto"/>
            <w:bottom w:val="none" w:sz="0" w:space="0" w:color="auto"/>
            <w:right w:val="none" w:sz="0" w:space="0" w:color="auto"/>
          </w:divBdr>
        </w:div>
        <w:div w:id="777867326">
          <w:marLeft w:val="480"/>
          <w:marRight w:val="0"/>
          <w:marTop w:val="0"/>
          <w:marBottom w:val="0"/>
          <w:divBdr>
            <w:top w:val="none" w:sz="0" w:space="0" w:color="auto"/>
            <w:left w:val="none" w:sz="0" w:space="0" w:color="auto"/>
            <w:bottom w:val="none" w:sz="0" w:space="0" w:color="auto"/>
            <w:right w:val="none" w:sz="0" w:space="0" w:color="auto"/>
          </w:divBdr>
        </w:div>
        <w:div w:id="818958182">
          <w:marLeft w:val="480"/>
          <w:marRight w:val="0"/>
          <w:marTop w:val="0"/>
          <w:marBottom w:val="0"/>
          <w:divBdr>
            <w:top w:val="none" w:sz="0" w:space="0" w:color="auto"/>
            <w:left w:val="none" w:sz="0" w:space="0" w:color="auto"/>
            <w:bottom w:val="none" w:sz="0" w:space="0" w:color="auto"/>
            <w:right w:val="none" w:sz="0" w:space="0" w:color="auto"/>
          </w:divBdr>
        </w:div>
        <w:div w:id="856889570">
          <w:marLeft w:val="480"/>
          <w:marRight w:val="0"/>
          <w:marTop w:val="0"/>
          <w:marBottom w:val="0"/>
          <w:divBdr>
            <w:top w:val="none" w:sz="0" w:space="0" w:color="auto"/>
            <w:left w:val="none" w:sz="0" w:space="0" w:color="auto"/>
            <w:bottom w:val="none" w:sz="0" w:space="0" w:color="auto"/>
            <w:right w:val="none" w:sz="0" w:space="0" w:color="auto"/>
          </w:divBdr>
        </w:div>
        <w:div w:id="884826532">
          <w:marLeft w:val="480"/>
          <w:marRight w:val="0"/>
          <w:marTop w:val="0"/>
          <w:marBottom w:val="0"/>
          <w:divBdr>
            <w:top w:val="none" w:sz="0" w:space="0" w:color="auto"/>
            <w:left w:val="none" w:sz="0" w:space="0" w:color="auto"/>
            <w:bottom w:val="none" w:sz="0" w:space="0" w:color="auto"/>
            <w:right w:val="none" w:sz="0" w:space="0" w:color="auto"/>
          </w:divBdr>
        </w:div>
        <w:div w:id="891842497">
          <w:marLeft w:val="480"/>
          <w:marRight w:val="0"/>
          <w:marTop w:val="0"/>
          <w:marBottom w:val="0"/>
          <w:divBdr>
            <w:top w:val="none" w:sz="0" w:space="0" w:color="auto"/>
            <w:left w:val="none" w:sz="0" w:space="0" w:color="auto"/>
            <w:bottom w:val="none" w:sz="0" w:space="0" w:color="auto"/>
            <w:right w:val="none" w:sz="0" w:space="0" w:color="auto"/>
          </w:divBdr>
        </w:div>
        <w:div w:id="903416161">
          <w:marLeft w:val="480"/>
          <w:marRight w:val="0"/>
          <w:marTop w:val="0"/>
          <w:marBottom w:val="0"/>
          <w:divBdr>
            <w:top w:val="none" w:sz="0" w:space="0" w:color="auto"/>
            <w:left w:val="none" w:sz="0" w:space="0" w:color="auto"/>
            <w:bottom w:val="none" w:sz="0" w:space="0" w:color="auto"/>
            <w:right w:val="none" w:sz="0" w:space="0" w:color="auto"/>
          </w:divBdr>
        </w:div>
        <w:div w:id="932981235">
          <w:marLeft w:val="480"/>
          <w:marRight w:val="0"/>
          <w:marTop w:val="0"/>
          <w:marBottom w:val="0"/>
          <w:divBdr>
            <w:top w:val="none" w:sz="0" w:space="0" w:color="auto"/>
            <w:left w:val="none" w:sz="0" w:space="0" w:color="auto"/>
            <w:bottom w:val="none" w:sz="0" w:space="0" w:color="auto"/>
            <w:right w:val="none" w:sz="0" w:space="0" w:color="auto"/>
          </w:divBdr>
        </w:div>
        <w:div w:id="981421351">
          <w:marLeft w:val="480"/>
          <w:marRight w:val="0"/>
          <w:marTop w:val="0"/>
          <w:marBottom w:val="0"/>
          <w:divBdr>
            <w:top w:val="none" w:sz="0" w:space="0" w:color="auto"/>
            <w:left w:val="none" w:sz="0" w:space="0" w:color="auto"/>
            <w:bottom w:val="none" w:sz="0" w:space="0" w:color="auto"/>
            <w:right w:val="none" w:sz="0" w:space="0" w:color="auto"/>
          </w:divBdr>
        </w:div>
        <w:div w:id="1005522057">
          <w:marLeft w:val="480"/>
          <w:marRight w:val="0"/>
          <w:marTop w:val="0"/>
          <w:marBottom w:val="0"/>
          <w:divBdr>
            <w:top w:val="none" w:sz="0" w:space="0" w:color="auto"/>
            <w:left w:val="none" w:sz="0" w:space="0" w:color="auto"/>
            <w:bottom w:val="none" w:sz="0" w:space="0" w:color="auto"/>
            <w:right w:val="none" w:sz="0" w:space="0" w:color="auto"/>
          </w:divBdr>
        </w:div>
        <w:div w:id="1008294929">
          <w:marLeft w:val="480"/>
          <w:marRight w:val="0"/>
          <w:marTop w:val="0"/>
          <w:marBottom w:val="0"/>
          <w:divBdr>
            <w:top w:val="none" w:sz="0" w:space="0" w:color="auto"/>
            <w:left w:val="none" w:sz="0" w:space="0" w:color="auto"/>
            <w:bottom w:val="none" w:sz="0" w:space="0" w:color="auto"/>
            <w:right w:val="none" w:sz="0" w:space="0" w:color="auto"/>
          </w:divBdr>
        </w:div>
        <w:div w:id="1094519445">
          <w:marLeft w:val="480"/>
          <w:marRight w:val="0"/>
          <w:marTop w:val="0"/>
          <w:marBottom w:val="0"/>
          <w:divBdr>
            <w:top w:val="none" w:sz="0" w:space="0" w:color="auto"/>
            <w:left w:val="none" w:sz="0" w:space="0" w:color="auto"/>
            <w:bottom w:val="none" w:sz="0" w:space="0" w:color="auto"/>
            <w:right w:val="none" w:sz="0" w:space="0" w:color="auto"/>
          </w:divBdr>
        </w:div>
        <w:div w:id="1116680683">
          <w:marLeft w:val="480"/>
          <w:marRight w:val="0"/>
          <w:marTop w:val="0"/>
          <w:marBottom w:val="0"/>
          <w:divBdr>
            <w:top w:val="none" w:sz="0" w:space="0" w:color="auto"/>
            <w:left w:val="none" w:sz="0" w:space="0" w:color="auto"/>
            <w:bottom w:val="none" w:sz="0" w:space="0" w:color="auto"/>
            <w:right w:val="none" w:sz="0" w:space="0" w:color="auto"/>
          </w:divBdr>
        </w:div>
        <w:div w:id="1214348510">
          <w:marLeft w:val="480"/>
          <w:marRight w:val="0"/>
          <w:marTop w:val="0"/>
          <w:marBottom w:val="0"/>
          <w:divBdr>
            <w:top w:val="none" w:sz="0" w:space="0" w:color="auto"/>
            <w:left w:val="none" w:sz="0" w:space="0" w:color="auto"/>
            <w:bottom w:val="none" w:sz="0" w:space="0" w:color="auto"/>
            <w:right w:val="none" w:sz="0" w:space="0" w:color="auto"/>
          </w:divBdr>
        </w:div>
        <w:div w:id="1315453781">
          <w:marLeft w:val="480"/>
          <w:marRight w:val="0"/>
          <w:marTop w:val="0"/>
          <w:marBottom w:val="0"/>
          <w:divBdr>
            <w:top w:val="none" w:sz="0" w:space="0" w:color="auto"/>
            <w:left w:val="none" w:sz="0" w:space="0" w:color="auto"/>
            <w:bottom w:val="none" w:sz="0" w:space="0" w:color="auto"/>
            <w:right w:val="none" w:sz="0" w:space="0" w:color="auto"/>
          </w:divBdr>
        </w:div>
        <w:div w:id="1390882616">
          <w:marLeft w:val="480"/>
          <w:marRight w:val="0"/>
          <w:marTop w:val="0"/>
          <w:marBottom w:val="0"/>
          <w:divBdr>
            <w:top w:val="none" w:sz="0" w:space="0" w:color="auto"/>
            <w:left w:val="none" w:sz="0" w:space="0" w:color="auto"/>
            <w:bottom w:val="none" w:sz="0" w:space="0" w:color="auto"/>
            <w:right w:val="none" w:sz="0" w:space="0" w:color="auto"/>
          </w:divBdr>
        </w:div>
        <w:div w:id="1395736730">
          <w:marLeft w:val="480"/>
          <w:marRight w:val="0"/>
          <w:marTop w:val="0"/>
          <w:marBottom w:val="0"/>
          <w:divBdr>
            <w:top w:val="none" w:sz="0" w:space="0" w:color="auto"/>
            <w:left w:val="none" w:sz="0" w:space="0" w:color="auto"/>
            <w:bottom w:val="none" w:sz="0" w:space="0" w:color="auto"/>
            <w:right w:val="none" w:sz="0" w:space="0" w:color="auto"/>
          </w:divBdr>
        </w:div>
        <w:div w:id="1441681235">
          <w:marLeft w:val="480"/>
          <w:marRight w:val="0"/>
          <w:marTop w:val="0"/>
          <w:marBottom w:val="0"/>
          <w:divBdr>
            <w:top w:val="none" w:sz="0" w:space="0" w:color="auto"/>
            <w:left w:val="none" w:sz="0" w:space="0" w:color="auto"/>
            <w:bottom w:val="none" w:sz="0" w:space="0" w:color="auto"/>
            <w:right w:val="none" w:sz="0" w:space="0" w:color="auto"/>
          </w:divBdr>
        </w:div>
        <w:div w:id="1453863506">
          <w:marLeft w:val="480"/>
          <w:marRight w:val="0"/>
          <w:marTop w:val="0"/>
          <w:marBottom w:val="0"/>
          <w:divBdr>
            <w:top w:val="none" w:sz="0" w:space="0" w:color="auto"/>
            <w:left w:val="none" w:sz="0" w:space="0" w:color="auto"/>
            <w:bottom w:val="none" w:sz="0" w:space="0" w:color="auto"/>
            <w:right w:val="none" w:sz="0" w:space="0" w:color="auto"/>
          </w:divBdr>
        </w:div>
        <w:div w:id="1471823708">
          <w:marLeft w:val="480"/>
          <w:marRight w:val="0"/>
          <w:marTop w:val="0"/>
          <w:marBottom w:val="0"/>
          <w:divBdr>
            <w:top w:val="none" w:sz="0" w:space="0" w:color="auto"/>
            <w:left w:val="none" w:sz="0" w:space="0" w:color="auto"/>
            <w:bottom w:val="none" w:sz="0" w:space="0" w:color="auto"/>
            <w:right w:val="none" w:sz="0" w:space="0" w:color="auto"/>
          </w:divBdr>
        </w:div>
        <w:div w:id="1486701466">
          <w:marLeft w:val="480"/>
          <w:marRight w:val="0"/>
          <w:marTop w:val="0"/>
          <w:marBottom w:val="0"/>
          <w:divBdr>
            <w:top w:val="none" w:sz="0" w:space="0" w:color="auto"/>
            <w:left w:val="none" w:sz="0" w:space="0" w:color="auto"/>
            <w:bottom w:val="none" w:sz="0" w:space="0" w:color="auto"/>
            <w:right w:val="none" w:sz="0" w:space="0" w:color="auto"/>
          </w:divBdr>
        </w:div>
        <w:div w:id="1505777033">
          <w:marLeft w:val="480"/>
          <w:marRight w:val="0"/>
          <w:marTop w:val="0"/>
          <w:marBottom w:val="0"/>
          <w:divBdr>
            <w:top w:val="none" w:sz="0" w:space="0" w:color="auto"/>
            <w:left w:val="none" w:sz="0" w:space="0" w:color="auto"/>
            <w:bottom w:val="none" w:sz="0" w:space="0" w:color="auto"/>
            <w:right w:val="none" w:sz="0" w:space="0" w:color="auto"/>
          </w:divBdr>
        </w:div>
        <w:div w:id="1566840461">
          <w:marLeft w:val="480"/>
          <w:marRight w:val="0"/>
          <w:marTop w:val="0"/>
          <w:marBottom w:val="0"/>
          <w:divBdr>
            <w:top w:val="none" w:sz="0" w:space="0" w:color="auto"/>
            <w:left w:val="none" w:sz="0" w:space="0" w:color="auto"/>
            <w:bottom w:val="none" w:sz="0" w:space="0" w:color="auto"/>
            <w:right w:val="none" w:sz="0" w:space="0" w:color="auto"/>
          </w:divBdr>
        </w:div>
        <w:div w:id="1590693715">
          <w:marLeft w:val="480"/>
          <w:marRight w:val="0"/>
          <w:marTop w:val="0"/>
          <w:marBottom w:val="0"/>
          <w:divBdr>
            <w:top w:val="none" w:sz="0" w:space="0" w:color="auto"/>
            <w:left w:val="none" w:sz="0" w:space="0" w:color="auto"/>
            <w:bottom w:val="none" w:sz="0" w:space="0" w:color="auto"/>
            <w:right w:val="none" w:sz="0" w:space="0" w:color="auto"/>
          </w:divBdr>
        </w:div>
        <w:div w:id="1617953680">
          <w:marLeft w:val="480"/>
          <w:marRight w:val="0"/>
          <w:marTop w:val="0"/>
          <w:marBottom w:val="0"/>
          <w:divBdr>
            <w:top w:val="none" w:sz="0" w:space="0" w:color="auto"/>
            <w:left w:val="none" w:sz="0" w:space="0" w:color="auto"/>
            <w:bottom w:val="none" w:sz="0" w:space="0" w:color="auto"/>
            <w:right w:val="none" w:sz="0" w:space="0" w:color="auto"/>
          </w:divBdr>
        </w:div>
        <w:div w:id="1625624316">
          <w:marLeft w:val="480"/>
          <w:marRight w:val="0"/>
          <w:marTop w:val="0"/>
          <w:marBottom w:val="0"/>
          <w:divBdr>
            <w:top w:val="none" w:sz="0" w:space="0" w:color="auto"/>
            <w:left w:val="none" w:sz="0" w:space="0" w:color="auto"/>
            <w:bottom w:val="none" w:sz="0" w:space="0" w:color="auto"/>
            <w:right w:val="none" w:sz="0" w:space="0" w:color="auto"/>
          </w:divBdr>
        </w:div>
        <w:div w:id="1625772850">
          <w:marLeft w:val="480"/>
          <w:marRight w:val="0"/>
          <w:marTop w:val="0"/>
          <w:marBottom w:val="0"/>
          <w:divBdr>
            <w:top w:val="none" w:sz="0" w:space="0" w:color="auto"/>
            <w:left w:val="none" w:sz="0" w:space="0" w:color="auto"/>
            <w:bottom w:val="none" w:sz="0" w:space="0" w:color="auto"/>
            <w:right w:val="none" w:sz="0" w:space="0" w:color="auto"/>
          </w:divBdr>
        </w:div>
        <w:div w:id="1640838209">
          <w:marLeft w:val="480"/>
          <w:marRight w:val="0"/>
          <w:marTop w:val="0"/>
          <w:marBottom w:val="0"/>
          <w:divBdr>
            <w:top w:val="none" w:sz="0" w:space="0" w:color="auto"/>
            <w:left w:val="none" w:sz="0" w:space="0" w:color="auto"/>
            <w:bottom w:val="none" w:sz="0" w:space="0" w:color="auto"/>
            <w:right w:val="none" w:sz="0" w:space="0" w:color="auto"/>
          </w:divBdr>
        </w:div>
        <w:div w:id="1680112999">
          <w:marLeft w:val="480"/>
          <w:marRight w:val="0"/>
          <w:marTop w:val="0"/>
          <w:marBottom w:val="0"/>
          <w:divBdr>
            <w:top w:val="none" w:sz="0" w:space="0" w:color="auto"/>
            <w:left w:val="none" w:sz="0" w:space="0" w:color="auto"/>
            <w:bottom w:val="none" w:sz="0" w:space="0" w:color="auto"/>
            <w:right w:val="none" w:sz="0" w:space="0" w:color="auto"/>
          </w:divBdr>
        </w:div>
        <w:div w:id="1699886864">
          <w:marLeft w:val="480"/>
          <w:marRight w:val="0"/>
          <w:marTop w:val="0"/>
          <w:marBottom w:val="0"/>
          <w:divBdr>
            <w:top w:val="none" w:sz="0" w:space="0" w:color="auto"/>
            <w:left w:val="none" w:sz="0" w:space="0" w:color="auto"/>
            <w:bottom w:val="none" w:sz="0" w:space="0" w:color="auto"/>
            <w:right w:val="none" w:sz="0" w:space="0" w:color="auto"/>
          </w:divBdr>
        </w:div>
        <w:div w:id="1700007942">
          <w:marLeft w:val="480"/>
          <w:marRight w:val="0"/>
          <w:marTop w:val="0"/>
          <w:marBottom w:val="0"/>
          <w:divBdr>
            <w:top w:val="none" w:sz="0" w:space="0" w:color="auto"/>
            <w:left w:val="none" w:sz="0" w:space="0" w:color="auto"/>
            <w:bottom w:val="none" w:sz="0" w:space="0" w:color="auto"/>
            <w:right w:val="none" w:sz="0" w:space="0" w:color="auto"/>
          </w:divBdr>
        </w:div>
        <w:div w:id="1739399753">
          <w:marLeft w:val="480"/>
          <w:marRight w:val="0"/>
          <w:marTop w:val="0"/>
          <w:marBottom w:val="0"/>
          <w:divBdr>
            <w:top w:val="none" w:sz="0" w:space="0" w:color="auto"/>
            <w:left w:val="none" w:sz="0" w:space="0" w:color="auto"/>
            <w:bottom w:val="none" w:sz="0" w:space="0" w:color="auto"/>
            <w:right w:val="none" w:sz="0" w:space="0" w:color="auto"/>
          </w:divBdr>
        </w:div>
        <w:div w:id="1740320498">
          <w:marLeft w:val="480"/>
          <w:marRight w:val="0"/>
          <w:marTop w:val="0"/>
          <w:marBottom w:val="0"/>
          <w:divBdr>
            <w:top w:val="none" w:sz="0" w:space="0" w:color="auto"/>
            <w:left w:val="none" w:sz="0" w:space="0" w:color="auto"/>
            <w:bottom w:val="none" w:sz="0" w:space="0" w:color="auto"/>
            <w:right w:val="none" w:sz="0" w:space="0" w:color="auto"/>
          </w:divBdr>
        </w:div>
        <w:div w:id="1778981783">
          <w:marLeft w:val="480"/>
          <w:marRight w:val="0"/>
          <w:marTop w:val="0"/>
          <w:marBottom w:val="0"/>
          <w:divBdr>
            <w:top w:val="none" w:sz="0" w:space="0" w:color="auto"/>
            <w:left w:val="none" w:sz="0" w:space="0" w:color="auto"/>
            <w:bottom w:val="none" w:sz="0" w:space="0" w:color="auto"/>
            <w:right w:val="none" w:sz="0" w:space="0" w:color="auto"/>
          </w:divBdr>
        </w:div>
        <w:div w:id="1816794412">
          <w:marLeft w:val="480"/>
          <w:marRight w:val="0"/>
          <w:marTop w:val="0"/>
          <w:marBottom w:val="0"/>
          <w:divBdr>
            <w:top w:val="none" w:sz="0" w:space="0" w:color="auto"/>
            <w:left w:val="none" w:sz="0" w:space="0" w:color="auto"/>
            <w:bottom w:val="none" w:sz="0" w:space="0" w:color="auto"/>
            <w:right w:val="none" w:sz="0" w:space="0" w:color="auto"/>
          </w:divBdr>
        </w:div>
        <w:div w:id="1857383729">
          <w:marLeft w:val="480"/>
          <w:marRight w:val="0"/>
          <w:marTop w:val="0"/>
          <w:marBottom w:val="0"/>
          <w:divBdr>
            <w:top w:val="none" w:sz="0" w:space="0" w:color="auto"/>
            <w:left w:val="none" w:sz="0" w:space="0" w:color="auto"/>
            <w:bottom w:val="none" w:sz="0" w:space="0" w:color="auto"/>
            <w:right w:val="none" w:sz="0" w:space="0" w:color="auto"/>
          </w:divBdr>
        </w:div>
        <w:div w:id="1877155668">
          <w:marLeft w:val="480"/>
          <w:marRight w:val="0"/>
          <w:marTop w:val="0"/>
          <w:marBottom w:val="0"/>
          <w:divBdr>
            <w:top w:val="none" w:sz="0" w:space="0" w:color="auto"/>
            <w:left w:val="none" w:sz="0" w:space="0" w:color="auto"/>
            <w:bottom w:val="none" w:sz="0" w:space="0" w:color="auto"/>
            <w:right w:val="none" w:sz="0" w:space="0" w:color="auto"/>
          </w:divBdr>
        </w:div>
        <w:div w:id="1905798440">
          <w:marLeft w:val="480"/>
          <w:marRight w:val="0"/>
          <w:marTop w:val="0"/>
          <w:marBottom w:val="0"/>
          <w:divBdr>
            <w:top w:val="none" w:sz="0" w:space="0" w:color="auto"/>
            <w:left w:val="none" w:sz="0" w:space="0" w:color="auto"/>
            <w:bottom w:val="none" w:sz="0" w:space="0" w:color="auto"/>
            <w:right w:val="none" w:sz="0" w:space="0" w:color="auto"/>
          </w:divBdr>
        </w:div>
        <w:div w:id="1909536792">
          <w:marLeft w:val="480"/>
          <w:marRight w:val="0"/>
          <w:marTop w:val="0"/>
          <w:marBottom w:val="0"/>
          <w:divBdr>
            <w:top w:val="none" w:sz="0" w:space="0" w:color="auto"/>
            <w:left w:val="none" w:sz="0" w:space="0" w:color="auto"/>
            <w:bottom w:val="none" w:sz="0" w:space="0" w:color="auto"/>
            <w:right w:val="none" w:sz="0" w:space="0" w:color="auto"/>
          </w:divBdr>
        </w:div>
        <w:div w:id="1928345523">
          <w:marLeft w:val="480"/>
          <w:marRight w:val="0"/>
          <w:marTop w:val="0"/>
          <w:marBottom w:val="0"/>
          <w:divBdr>
            <w:top w:val="none" w:sz="0" w:space="0" w:color="auto"/>
            <w:left w:val="none" w:sz="0" w:space="0" w:color="auto"/>
            <w:bottom w:val="none" w:sz="0" w:space="0" w:color="auto"/>
            <w:right w:val="none" w:sz="0" w:space="0" w:color="auto"/>
          </w:divBdr>
        </w:div>
        <w:div w:id="1939213354">
          <w:marLeft w:val="480"/>
          <w:marRight w:val="0"/>
          <w:marTop w:val="0"/>
          <w:marBottom w:val="0"/>
          <w:divBdr>
            <w:top w:val="none" w:sz="0" w:space="0" w:color="auto"/>
            <w:left w:val="none" w:sz="0" w:space="0" w:color="auto"/>
            <w:bottom w:val="none" w:sz="0" w:space="0" w:color="auto"/>
            <w:right w:val="none" w:sz="0" w:space="0" w:color="auto"/>
          </w:divBdr>
        </w:div>
        <w:div w:id="1962953400">
          <w:marLeft w:val="480"/>
          <w:marRight w:val="0"/>
          <w:marTop w:val="0"/>
          <w:marBottom w:val="0"/>
          <w:divBdr>
            <w:top w:val="none" w:sz="0" w:space="0" w:color="auto"/>
            <w:left w:val="none" w:sz="0" w:space="0" w:color="auto"/>
            <w:bottom w:val="none" w:sz="0" w:space="0" w:color="auto"/>
            <w:right w:val="none" w:sz="0" w:space="0" w:color="auto"/>
          </w:divBdr>
        </w:div>
        <w:div w:id="1974286128">
          <w:marLeft w:val="480"/>
          <w:marRight w:val="0"/>
          <w:marTop w:val="0"/>
          <w:marBottom w:val="0"/>
          <w:divBdr>
            <w:top w:val="none" w:sz="0" w:space="0" w:color="auto"/>
            <w:left w:val="none" w:sz="0" w:space="0" w:color="auto"/>
            <w:bottom w:val="none" w:sz="0" w:space="0" w:color="auto"/>
            <w:right w:val="none" w:sz="0" w:space="0" w:color="auto"/>
          </w:divBdr>
        </w:div>
        <w:div w:id="2012369712">
          <w:marLeft w:val="480"/>
          <w:marRight w:val="0"/>
          <w:marTop w:val="0"/>
          <w:marBottom w:val="0"/>
          <w:divBdr>
            <w:top w:val="none" w:sz="0" w:space="0" w:color="auto"/>
            <w:left w:val="none" w:sz="0" w:space="0" w:color="auto"/>
            <w:bottom w:val="none" w:sz="0" w:space="0" w:color="auto"/>
            <w:right w:val="none" w:sz="0" w:space="0" w:color="auto"/>
          </w:divBdr>
        </w:div>
        <w:div w:id="2038463920">
          <w:marLeft w:val="480"/>
          <w:marRight w:val="0"/>
          <w:marTop w:val="0"/>
          <w:marBottom w:val="0"/>
          <w:divBdr>
            <w:top w:val="none" w:sz="0" w:space="0" w:color="auto"/>
            <w:left w:val="none" w:sz="0" w:space="0" w:color="auto"/>
            <w:bottom w:val="none" w:sz="0" w:space="0" w:color="auto"/>
            <w:right w:val="none" w:sz="0" w:space="0" w:color="auto"/>
          </w:divBdr>
        </w:div>
        <w:div w:id="2042708735">
          <w:marLeft w:val="480"/>
          <w:marRight w:val="0"/>
          <w:marTop w:val="0"/>
          <w:marBottom w:val="0"/>
          <w:divBdr>
            <w:top w:val="none" w:sz="0" w:space="0" w:color="auto"/>
            <w:left w:val="none" w:sz="0" w:space="0" w:color="auto"/>
            <w:bottom w:val="none" w:sz="0" w:space="0" w:color="auto"/>
            <w:right w:val="none" w:sz="0" w:space="0" w:color="auto"/>
          </w:divBdr>
        </w:div>
        <w:div w:id="2058430898">
          <w:marLeft w:val="480"/>
          <w:marRight w:val="0"/>
          <w:marTop w:val="0"/>
          <w:marBottom w:val="0"/>
          <w:divBdr>
            <w:top w:val="none" w:sz="0" w:space="0" w:color="auto"/>
            <w:left w:val="none" w:sz="0" w:space="0" w:color="auto"/>
            <w:bottom w:val="none" w:sz="0" w:space="0" w:color="auto"/>
            <w:right w:val="none" w:sz="0" w:space="0" w:color="auto"/>
          </w:divBdr>
        </w:div>
        <w:div w:id="2074816424">
          <w:marLeft w:val="480"/>
          <w:marRight w:val="0"/>
          <w:marTop w:val="0"/>
          <w:marBottom w:val="0"/>
          <w:divBdr>
            <w:top w:val="none" w:sz="0" w:space="0" w:color="auto"/>
            <w:left w:val="none" w:sz="0" w:space="0" w:color="auto"/>
            <w:bottom w:val="none" w:sz="0" w:space="0" w:color="auto"/>
            <w:right w:val="none" w:sz="0" w:space="0" w:color="auto"/>
          </w:divBdr>
        </w:div>
        <w:div w:id="2084528606">
          <w:marLeft w:val="480"/>
          <w:marRight w:val="0"/>
          <w:marTop w:val="0"/>
          <w:marBottom w:val="0"/>
          <w:divBdr>
            <w:top w:val="none" w:sz="0" w:space="0" w:color="auto"/>
            <w:left w:val="none" w:sz="0" w:space="0" w:color="auto"/>
            <w:bottom w:val="none" w:sz="0" w:space="0" w:color="auto"/>
            <w:right w:val="none" w:sz="0" w:space="0" w:color="auto"/>
          </w:divBdr>
        </w:div>
        <w:div w:id="2093312702">
          <w:marLeft w:val="480"/>
          <w:marRight w:val="0"/>
          <w:marTop w:val="0"/>
          <w:marBottom w:val="0"/>
          <w:divBdr>
            <w:top w:val="none" w:sz="0" w:space="0" w:color="auto"/>
            <w:left w:val="none" w:sz="0" w:space="0" w:color="auto"/>
            <w:bottom w:val="none" w:sz="0" w:space="0" w:color="auto"/>
            <w:right w:val="none" w:sz="0" w:space="0" w:color="auto"/>
          </w:divBdr>
        </w:div>
      </w:divsChild>
    </w:div>
    <w:div w:id="612250263">
      <w:bodyDiv w:val="1"/>
      <w:marLeft w:val="0"/>
      <w:marRight w:val="0"/>
      <w:marTop w:val="0"/>
      <w:marBottom w:val="0"/>
      <w:divBdr>
        <w:top w:val="none" w:sz="0" w:space="0" w:color="auto"/>
        <w:left w:val="none" w:sz="0" w:space="0" w:color="auto"/>
        <w:bottom w:val="none" w:sz="0" w:space="0" w:color="auto"/>
        <w:right w:val="none" w:sz="0" w:space="0" w:color="auto"/>
      </w:divBdr>
      <w:divsChild>
        <w:div w:id="28378205">
          <w:marLeft w:val="480"/>
          <w:marRight w:val="0"/>
          <w:marTop w:val="0"/>
          <w:marBottom w:val="0"/>
          <w:divBdr>
            <w:top w:val="none" w:sz="0" w:space="0" w:color="auto"/>
            <w:left w:val="none" w:sz="0" w:space="0" w:color="auto"/>
            <w:bottom w:val="none" w:sz="0" w:space="0" w:color="auto"/>
            <w:right w:val="none" w:sz="0" w:space="0" w:color="auto"/>
          </w:divBdr>
        </w:div>
        <w:div w:id="37096002">
          <w:marLeft w:val="480"/>
          <w:marRight w:val="0"/>
          <w:marTop w:val="0"/>
          <w:marBottom w:val="0"/>
          <w:divBdr>
            <w:top w:val="none" w:sz="0" w:space="0" w:color="auto"/>
            <w:left w:val="none" w:sz="0" w:space="0" w:color="auto"/>
            <w:bottom w:val="none" w:sz="0" w:space="0" w:color="auto"/>
            <w:right w:val="none" w:sz="0" w:space="0" w:color="auto"/>
          </w:divBdr>
        </w:div>
        <w:div w:id="44456539">
          <w:marLeft w:val="480"/>
          <w:marRight w:val="0"/>
          <w:marTop w:val="0"/>
          <w:marBottom w:val="0"/>
          <w:divBdr>
            <w:top w:val="none" w:sz="0" w:space="0" w:color="auto"/>
            <w:left w:val="none" w:sz="0" w:space="0" w:color="auto"/>
            <w:bottom w:val="none" w:sz="0" w:space="0" w:color="auto"/>
            <w:right w:val="none" w:sz="0" w:space="0" w:color="auto"/>
          </w:divBdr>
        </w:div>
        <w:div w:id="180820835">
          <w:marLeft w:val="480"/>
          <w:marRight w:val="0"/>
          <w:marTop w:val="0"/>
          <w:marBottom w:val="0"/>
          <w:divBdr>
            <w:top w:val="none" w:sz="0" w:space="0" w:color="auto"/>
            <w:left w:val="none" w:sz="0" w:space="0" w:color="auto"/>
            <w:bottom w:val="none" w:sz="0" w:space="0" w:color="auto"/>
            <w:right w:val="none" w:sz="0" w:space="0" w:color="auto"/>
          </w:divBdr>
        </w:div>
        <w:div w:id="191771060">
          <w:marLeft w:val="480"/>
          <w:marRight w:val="0"/>
          <w:marTop w:val="0"/>
          <w:marBottom w:val="0"/>
          <w:divBdr>
            <w:top w:val="none" w:sz="0" w:space="0" w:color="auto"/>
            <w:left w:val="none" w:sz="0" w:space="0" w:color="auto"/>
            <w:bottom w:val="none" w:sz="0" w:space="0" w:color="auto"/>
            <w:right w:val="none" w:sz="0" w:space="0" w:color="auto"/>
          </w:divBdr>
        </w:div>
        <w:div w:id="207880960">
          <w:marLeft w:val="480"/>
          <w:marRight w:val="0"/>
          <w:marTop w:val="0"/>
          <w:marBottom w:val="0"/>
          <w:divBdr>
            <w:top w:val="none" w:sz="0" w:space="0" w:color="auto"/>
            <w:left w:val="none" w:sz="0" w:space="0" w:color="auto"/>
            <w:bottom w:val="none" w:sz="0" w:space="0" w:color="auto"/>
            <w:right w:val="none" w:sz="0" w:space="0" w:color="auto"/>
          </w:divBdr>
        </w:div>
        <w:div w:id="255017229">
          <w:marLeft w:val="480"/>
          <w:marRight w:val="0"/>
          <w:marTop w:val="0"/>
          <w:marBottom w:val="0"/>
          <w:divBdr>
            <w:top w:val="none" w:sz="0" w:space="0" w:color="auto"/>
            <w:left w:val="none" w:sz="0" w:space="0" w:color="auto"/>
            <w:bottom w:val="none" w:sz="0" w:space="0" w:color="auto"/>
            <w:right w:val="none" w:sz="0" w:space="0" w:color="auto"/>
          </w:divBdr>
        </w:div>
        <w:div w:id="295257968">
          <w:marLeft w:val="480"/>
          <w:marRight w:val="0"/>
          <w:marTop w:val="0"/>
          <w:marBottom w:val="0"/>
          <w:divBdr>
            <w:top w:val="none" w:sz="0" w:space="0" w:color="auto"/>
            <w:left w:val="none" w:sz="0" w:space="0" w:color="auto"/>
            <w:bottom w:val="none" w:sz="0" w:space="0" w:color="auto"/>
            <w:right w:val="none" w:sz="0" w:space="0" w:color="auto"/>
          </w:divBdr>
        </w:div>
        <w:div w:id="314725105">
          <w:marLeft w:val="480"/>
          <w:marRight w:val="0"/>
          <w:marTop w:val="0"/>
          <w:marBottom w:val="0"/>
          <w:divBdr>
            <w:top w:val="none" w:sz="0" w:space="0" w:color="auto"/>
            <w:left w:val="none" w:sz="0" w:space="0" w:color="auto"/>
            <w:bottom w:val="none" w:sz="0" w:space="0" w:color="auto"/>
            <w:right w:val="none" w:sz="0" w:space="0" w:color="auto"/>
          </w:divBdr>
        </w:div>
        <w:div w:id="341125877">
          <w:marLeft w:val="480"/>
          <w:marRight w:val="0"/>
          <w:marTop w:val="0"/>
          <w:marBottom w:val="0"/>
          <w:divBdr>
            <w:top w:val="none" w:sz="0" w:space="0" w:color="auto"/>
            <w:left w:val="none" w:sz="0" w:space="0" w:color="auto"/>
            <w:bottom w:val="none" w:sz="0" w:space="0" w:color="auto"/>
            <w:right w:val="none" w:sz="0" w:space="0" w:color="auto"/>
          </w:divBdr>
        </w:div>
        <w:div w:id="358285733">
          <w:marLeft w:val="480"/>
          <w:marRight w:val="0"/>
          <w:marTop w:val="0"/>
          <w:marBottom w:val="0"/>
          <w:divBdr>
            <w:top w:val="none" w:sz="0" w:space="0" w:color="auto"/>
            <w:left w:val="none" w:sz="0" w:space="0" w:color="auto"/>
            <w:bottom w:val="none" w:sz="0" w:space="0" w:color="auto"/>
            <w:right w:val="none" w:sz="0" w:space="0" w:color="auto"/>
          </w:divBdr>
        </w:div>
        <w:div w:id="396560759">
          <w:marLeft w:val="480"/>
          <w:marRight w:val="0"/>
          <w:marTop w:val="0"/>
          <w:marBottom w:val="0"/>
          <w:divBdr>
            <w:top w:val="none" w:sz="0" w:space="0" w:color="auto"/>
            <w:left w:val="none" w:sz="0" w:space="0" w:color="auto"/>
            <w:bottom w:val="none" w:sz="0" w:space="0" w:color="auto"/>
            <w:right w:val="none" w:sz="0" w:space="0" w:color="auto"/>
          </w:divBdr>
        </w:div>
        <w:div w:id="409010715">
          <w:marLeft w:val="480"/>
          <w:marRight w:val="0"/>
          <w:marTop w:val="0"/>
          <w:marBottom w:val="0"/>
          <w:divBdr>
            <w:top w:val="none" w:sz="0" w:space="0" w:color="auto"/>
            <w:left w:val="none" w:sz="0" w:space="0" w:color="auto"/>
            <w:bottom w:val="none" w:sz="0" w:space="0" w:color="auto"/>
            <w:right w:val="none" w:sz="0" w:space="0" w:color="auto"/>
          </w:divBdr>
        </w:div>
        <w:div w:id="459961679">
          <w:marLeft w:val="480"/>
          <w:marRight w:val="0"/>
          <w:marTop w:val="0"/>
          <w:marBottom w:val="0"/>
          <w:divBdr>
            <w:top w:val="none" w:sz="0" w:space="0" w:color="auto"/>
            <w:left w:val="none" w:sz="0" w:space="0" w:color="auto"/>
            <w:bottom w:val="none" w:sz="0" w:space="0" w:color="auto"/>
            <w:right w:val="none" w:sz="0" w:space="0" w:color="auto"/>
          </w:divBdr>
        </w:div>
        <w:div w:id="546143682">
          <w:marLeft w:val="480"/>
          <w:marRight w:val="0"/>
          <w:marTop w:val="0"/>
          <w:marBottom w:val="0"/>
          <w:divBdr>
            <w:top w:val="none" w:sz="0" w:space="0" w:color="auto"/>
            <w:left w:val="none" w:sz="0" w:space="0" w:color="auto"/>
            <w:bottom w:val="none" w:sz="0" w:space="0" w:color="auto"/>
            <w:right w:val="none" w:sz="0" w:space="0" w:color="auto"/>
          </w:divBdr>
        </w:div>
        <w:div w:id="553976666">
          <w:marLeft w:val="480"/>
          <w:marRight w:val="0"/>
          <w:marTop w:val="0"/>
          <w:marBottom w:val="0"/>
          <w:divBdr>
            <w:top w:val="none" w:sz="0" w:space="0" w:color="auto"/>
            <w:left w:val="none" w:sz="0" w:space="0" w:color="auto"/>
            <w:bottom w:val="none" w:sz="0" w:space="0" w:color="auto"/>
            <w:right w:val="none" w:sz="0" w:space="0" w:color="auto"/>
          </w:divBdr>
        </w:div>
        <w:div w:id="566839133">
          <w:marLeft w:val="480"/>
          <w:marRight w:val="0"/>
          <w:marTop w:val="0"/>
          <w:marBottom w:val="0"/>
          <w:divBdr>
            <w:top w:val="none" w:sz="0" w:space="0" w:color="auto"/>
            <w:left w:val="none" w:sz="0" w:space="0" w:color="auto"/>
            <w:bottom w:val="none" w:sz="0" w:space="0" w:color="auto"/>
            <w:right w:val="none" w:sz="0" w:space="0" w:color="auto"/>
          </w:divBdr>
        </w:div>
        <w:div w:id="567040184">
          <w:marLeft w:val="480"/>
          <w:marRight w:val="0"/>
          <w:marTop w:val="0"/>
          <w:marBottom w:val="0"/>
          <w:divBdr>
            <w:top w:val="none" w:sz="0" w:space="0" w:color="auto"/>
            <w:left w:val="none" w:sz="0" w:space="0" w:color="auto"/>
            <w:bottom w:val="none" w:sz="0" w:space="0" w:color="auto"/>
            <w:right w:val="none" w:sz="0" w:space="0" w:color="auto"/>
          </w:divBdr>
        </w:div>
        <w:div w:id="571277567">
          <w:marLeft w:val="480"/>
          <w:marRight w:val="0"/>
          <w:marTop w:val="0"/>
          <w:marBottom w:val="0"/>
          <w:divBdr>
            <w:top w:val="none" w:sz="0" w:space="0" w:color="auto"/>
            <w:left w:val="none" w:sz="0" w:space="0" w:color="auto"/>
            <w:bottom w:val="none" w:sz="0" w:space="0" w:color="auto"/>
            <w:right w:val="none" w:sz="0" w:space="0" w:color="auto"/>
          </w:divBdr>
        </w:div>
        <w:div w:id="584463489">
          <w:marLeft w:val="480"/>
          <w:marRight w:val="0"/>
          <w:marTop w:val="0"/>
          <w:marBottom w:val="0"/>
          <w:divBdr>
            <w:top w:val="none" w:sz="0" w:space="0" w:color="auto"/>
            <w:left w:val="none" w:sz="0" w:space="0" w:color="auto"/>
            <w:bottom w:val="none" w:sz="0" w:space="0" w:color="auto"/>
            <w:right w:val="none" w:sz="0" w:space="0" w:color="auto"/>
          </w:divBdr>
        </w:div>
        <w:div w:id="632372323">
          <w:marLeft w:val="480"/>
          <w:marRight w:val="0"/>
          <w:marTop w:val="0"/>
          <w:marBottom w:val="0"/>
          <w:divBdr>
            <w:top w:val="none" w:sz="0" w:space="0" w:color="auto"/>
            <w:left w:val="none" w:sz="0" w:space="0" w:color="auto"/>
            <w:bottom w:val="none" w:sz="0" w:space="0" w:color="auto"/>
            <w:right w:val="none" w:sz="0" w:space="0" w:color="auto"/>
          </w:divBdr>
        </w:div>
        <w:div w:id="664549588">
          <w:marLeft w:val="480"/>
          <w:marRight w:val="0"/>
          <w:marTop w:val="0"/>
          <w:marBottom w:val="0"/>
          <w:divBdr>
            <w:top w:val="none" w:sz="0" w:space="0" w:color="auto"/>
            <w:left w:val="none" w:sz="0" w:space="0" w:color="auto"/>
            <w:bottom w:val="none" w:sz="0" w:space="0" w:color="auto"/>
            <w:right w:val="none" w:sz="0" w:space="0" w:color="auto"/>
          </w:divBdr>
        </w:div>
        <w:div w:id="750275500">
          <w:marLeft w:val="480"/>
          <w:marRight w:val="0"/>
          <w:marTop w:val="0"/>
          <w:marBottom w:val="0"/>
          <w:divBdr>
            <w:top w:val="none" w:sz="0" w:space="0" w:color="auto"/>
            <w:left w:val="none" w:sz="0" w:space="0" w:color="auto"/>
            <w:bottom w:val="none" w:sz="0" w:space="0" w:color="auto"/>
            <w:right w:val="none" w:sz="0" w:space="0" w:color="auto"/>
          </w:divBdr>
        </w:div>
        <w:div w:id="795566118">
          <w:marLeft w:val="480"/>
          <w:marRight w:val="0"/>
          <w:marTop w:val="0"/>
          <w:marBottom w:val="0"/>
          <w:divBdr>
            <w:top w:val="none" w:sz="0" w:space="0" w:color="auto"/>
            <w:left w:val="none" w:sz="0" w:space="0" w:color="auto"/>
            <w:bottom w:val="none" w:sz="0" w:space="0" w:color="auto"/>
            <w:right w:val="none" w:sz="0" w:space="0" w:color="auto"/>
          </w:divBdr>
        </w:div>
        <w:div w:id="831263661">
          <w:marLeft w:val="480"/>
          <w:marRight w:val="0"/>
          <w:marTop w:val="0"/>
          <w:marBottom w:val="0"/>
          <w:divBdr>
            <w:top w:val="none" w:sz="0" w:space="0" w:color="auto"/>
            <w:left w:val="none" w:sz="0" w:space="0" w:color="auto"/>
            <w:bottom w:val="none" w:sz="0" w:space="0" w:color="auto"/>
            <w:right w:val="none" w:sz="0" w:space="0" w:color="auto"/>
          </w:divBdr>
        </w:div>
        <w:div w:id="887497884">
          <w:marLeft w:val="480"/>
          <w:marRight w:val="0"/>
          <w:marTop w:val="0"/>
          <w:marBottom w:val="0"/>
          <w:divBdr>
            <w:top w:val="none" w:sz="0" w:space="0" w:color="auto"/>
            <w:left w:val="none" w:sz="0" w:space="0" w:color="auto"/>
            <w:bottom w:val="none" w:sz="0" w:space="0" w:color="auto"/>
            <w:right w:val="none" w:sz="0" w:space="0" w:color="auto"/>
          </w:divBdr>
        </w:div>
        <w:div w:id="894508945">
          <w:marLeft w:val="480"/>
          <w:marRight w:val="0"/>
          <w:marTop w:val="0"/>
          <w:marBottom w:val="0"/>
          <w:divBdr>
            <w:top w:val="none" w:sz="0" w:space="0" w:color="auto"/>
            <w:left w:val="none" w:sz="0" w:space="0" w:color="auto"/>
            <w:bottom w:val="none" w:sz="0" w:space="0" w:color="auto"/>
            <w:right w:val="none" w:sz="0" w:space="0" w:color="auto"/>
          </w:divBdr>
        </w:div>
        <w:div w:id="900484693">
          <w:marLeft w:val="480"/>
          <w:marRight w:val="0"/>
          <w:marTop w:val="0"/>
          <w:marBottom w:val="0"/>
          <w:divBdr>
            <w:top w:val="none" w:sz="0" w:space="0" w:color="auto"/>
            <w:left w:val="none" w:sz="0" w:space="0" w:color="auto"/>
            <w:bottom w:val="none" w:sz="0" w:space="0" w:color="auto"/>
            <w:right w:val="none" w:sz="0" w:space="0" w:color="auto"/>
          </w:divBdr>
        </w:div>
        <w:div w:id="942765044">
          <w:marLeft w:val="480"/>
          <w:marRight w:val="0"/>
          <w:marTop w:val="0"/>
          <w:marBottom w:val="0"/>
          <w:divBdr>
            <w:top w:val="none" w:sz="0" w:space="0" w:color="auto"/>
            <w:left w:val="none" w:sz="0" w:space="0" w:color="auto"/>
            <w:bottom w:val="none" w:sz="0" w:space="0" w:color="auto"/>
            <w:right w:val="none" w:sz="0" w:space="0" w:color="auto"/>
          </w:divBdr>
        </w:div>
        <w:div w:id="977681859">
          <w:marLeft w:val="480"/>
          <w:marRight w:val="0"/>
          <w:marTop w:val="0"/>
          <w:marBottom w:val="0"/>
          <w:divBdr>
            <w:top w:val="none" w:sz="0" w:space="0" w:color="auto"/>
            <w:left w:val="none" w:sz="0" w:space="0" w:color="auto"/>
            <w:bottom w:val="none" w:sz="0" w:space="0" w:color="auto"/>
            <w:right w:val="none" w:sz="0" w:space="0" w:color="auto"/>
          </w:divBdr>
        </w:div>
        <w:div w:id="1031876001">
          <w:marLeft w:val="480"/>
          <w:marRight w:val="0"/>
          <w:marTop w:val="0"/>
          <w:marBottom w:val="0"/>
          <w:divBdr>
            <w:top w:val="none" w:sz="0" w:space="0" w:color="auto"/>
            <w:left w:val="none" w:sz="0" w:space="0" w:color="auto"/>
            <w:bottom w:val="none" w:sz="0" w:space="0" w:color="auto"/>
            <w:right w:val="none" w:sz="0" w:space="0" w:color="auto"/>
          </w:divBdr>
        </w:div>
        <w:div w:id="1035541091">
          <w:marLeft w:val="480"/>
          <w:marRight w:val="0"/>
          <w:marTop w:val="0"/>
          <w:marBottom w:val="0"/>
          <w:divBdr>
            <w:top w:val="none" w:sz="0" w:space="0" w:color="auto"/>
            <w:left w:val="none" w:sz="0" w:space="0" w:color="auto"/>
            <w:bottom w:val="none" w:sz="0" w:space="0" w:color="auto"/>
            <w:right w:val="none" w:sz="0" w:space="0" w:color="auto"/>
          </w:divBdr>
        </w:div>
        <w:div w:id="1044140651">
          <w:marLeft w:val="480"/>
          <w:marRight w:val="0"/>
          <w:marTop w:val="0"/>
          <w:marBottom w:val="0"/>
          <w:divBdr>
            <w:top w:val="none" w:sz="0" w:space="0" w:color="auto"/>
            <w:left w:val="none" w:sz="0" w:space="0" w:color="auto"/>
            <w:bottom w:val="none" w:sz="0" w:space="0" w:color="auto"/>
            <w:right w:val="none" w:sz="0" w:space="0" w:color="auto"/>
          </w:divBdr>
        </w:div>
        <w:div w:id="1063262616">
          <w:marLeft w:val="480"/>
          <w:marRight w:val="0"/>
          <w:marTop w:val="0"/>
          <w:marBottom w:val="0"/>
          <w:divBdr>
            <w:top w:val="none" w:sz="0" w:space="0" w:color="auto"/>
            <w:left w:val="none" w:sz="0" w:space="0" w:color="auto"/>
            <w:bottom w:val="none" w:sz="0" w:space="0" w:color="auto"/>
            <w:right w:val="none" w:sz="0" w:space="0" w:color="auto"/>
          </w:divBdr>
        </w:div>
        <w:div w:id="1148400134">
          <w:marLeft w:val="480"/>
          <w:marRight w:val="0"/>
          <w:marTop w:val="0"/>
          <w:marBottom w:val="0"/>
          <w:divBdr>
            <w:top w:val="none" w:sz="0" w:space="0" w:color="auto"/>
            <w:left w:val="none" w:sz="0" w:space="0" w:color="auto"/>
            <w:bottom w:val="none" w:sz="0" w:space="0" w:color="auto"/>
            <w:right w:val="none" w:sz="0" w:space="0" w:color="auto"/>
          </w:divBdr>
        </w:div>
        <w:div w:id="1206217113">
          <w:marLeft w:val="480"/>
          <w:marRight w:val="0"/>
          <w:marTop w:val="0"/>
          <w:marBottom w:val="0"/>
          <w:divBdr>
            <w:top w:val="none" w:sz="0" w:space="0" w:color="auto"/>
            <w:left w:val="none" w:sz="0" w:space="0" w:color="auto"/>
            <w:bottom w:val="none" w:sz="0" w:space="0" w:color="auto"/>
            <w:right w:val="none" w:sz="0" w:space="0" w:color="auto"/>
          </w:divBdr>
        </w:div>
        <w:div w:id="1208252692">
          <w:marLeft w:val="480"/>
          <w:marRight w:val="0"/>
          <w:marTop w:val="0"/>
          <w:marBottom w:val="0"/>
          <w:divBdr>
            <w:top w:val="none" w:sz="0" w:space="0" w:color="auto"/>
            <w:left w:val="none" w:sz="0" w:space="0" w:color="auto"/>
            <w:bottom w:val="none" w:sz="0" w:space="0" w:color="auto"/>
            <w:right w:val="none" w:sz="0" w:space="0" w:color="auto"/>
          </w:divBdr>
        </w:div>
        <w:div w:id="1256285494">
          <w:marLeft w:val="480"/>
          <w:marRight w:val="0"/>
          <w:marTop w:val="0"/>
          <w:marBottom w:val="0"/>
          <w:divBdr>
            <w:top w:val="none" w:sz="0" w:space="0" w:color="auto"/>
            <w:left w:val="none" w:sz="0" w:space="0" w:color="auto"/>
            <w:bottom w:val="none" w:sz="0" w:space="0" w:color="auto"/>
            <w:right w:val="none" w:sz="0" w:space="0" w:color="auto"/>
          </w:divBdr>
        </w:div>
        <w:div w:id="1332567755">
          <w:marLeft w:val="480"/>
          <w:marRight w:val="0"/>
          <w:marTop w:val="0"/>
          <w:marBottom w:val="0"/>
          <w:divBdr>
            <w:top w:val="none" w:sz="0" w:space="0" w:color="auto"/>
            <w:left w:val="none" w:sz="0" w:space="0" w:color="auto"/>
            <w:bottom w:val="none" w:sz="0" w:space="0" w:color="auto"/>
            <w:right w:val="none" w:sz="0" w:space="0" w:color="auto"/>
          </w:divBdr>
        </w:div>
        <w:div w:id="1369183737">
          <w:marLeft w:val="480"/>
          <w:marRight w:val="0"/>
          <w:marTop w:val="0"/>
          <w:marBottom w:val="0"/>
          <w:divBdr>
            <w:top w:val="none" w:sz="0" w:space="0" w:color="auto"/>
            <w:left w:val="none" w:sz="0" w:space="0" w:color="auto"/>
            <w:bottom w:val="none" w:sz="0" w:space="0" w:color="auto"/>
            <w:right w:val="none" w:sz="0" w:space="0" w:color="auto"/>
          </w:divBdr>
        </w:div>
        <w:div w:id="1401246597">
          <w:marLeft w:val="480"/>
          <w:marRight w:val="0"/>
          <w:marTop w:val="0"/>
          <w:marBottom w:val="0"/>
          <w:divBdr>
            <w:top w:val="none" w:sz="0" w:space="0" w:color="auto"/>
            <w:left w:val="none" w:sz="0" w:space="0" w:color="auto"/>
            <w:bottom w:val="none" w:sz="0" w:space="0" w:color="auto"/>
            <w:right w:val="none" w:sz="0" w:space="0" w:color="auto"/>
          </w:divBdr>
        </w:div>
        <w:div w:id="1430466514">
          <w:marLeft w:val="480"/>
          <w:marRight w:val="0"/>
          <w:marTop w:val="0"/>
          <w:marBottom w:val="0"/>
          <w:divBdr>
            <w:top w:val="none" w:sz="0" w:space="0" w:color="auto"/>
            <w:left w:val="none" w:sz="0" w:space="0" w:color="auto"/>
            <w:bottom w:val="none" w:sz="0" w:space="0" w:color="auto"/>
            <w:right w:val="none" w:sz="0" w:space="0" w:color="auto"/>
          </w:divBdr>
        </w:div>
        <w:div w:id="1464154489">
          <w:marLeft w:val="480"/>
          <w:marRight w:val="0"/>
          <w:marTop w:val="0"/>
          <w:marBottom w:val="0"/>
          <w:divBdr>
            <w:top w:val="none" w:sz="0" w:space="0" w:color="auto"/>
            <w:left w:val="none" w:sz="0" w:space="0" w:color="auto"/>
            <w:bottom w:val="none" w:sz="0" w:space="0" w:color="auto"/>
            <w:right w:val="none" w:sz="0" w:space="0" w:color="auto"/>
          </w:divBdr>
        </w:div>
        <w:div w:id="1516728283">
          <w:marLeft w:val="480"/>
          <w:marRight w:val="0"/>
          <w:marTop w:val="0"/>
          <w:marBottom w:val="0"/>
          <w:divBdr>
            <w:top w:val="none" w:sz="0" w:space="0" w:color="auto"/>
            <w:left w:val="none" w:sz="0" w:space="0" w:color="auto"/>
            <w:bottom w:val="none" w:sz="0" w:space="0" w:color="auto"/>
            <w:right w:val="none" w:sz="0" w:space="0" w:color="auto"/>
          </w:divBdr>
        </w:div>
        <w:div w:id="1600480375">
          <w:marLeft w:val="480"/>
          <w:marRight w:val="0"/>
          <w:marTop w:val="0"/>
          <w:marBottom w:val="0"/>
          <w:divBdr>
            <w:top w:val="none" w:sz="0" w:space="0" w:color="auto"/>
            <w:left w:val="none" w:sz="0" w:space="0" w:color="auto"/>
            <w:bottom w:val="none" w:sz="0" w:space="0" w:color="auto"/>
            <w:right w:val="none" w:sz="0" w:space="0" w:color="auto"/>
          </w:divBdr>
        </w:div>
        <w:div w:id="1694115328">
          <w:marLeft w:val="480"/>
          <w:marRight w:val="0"/>
          <w:marTop w:val="0"/>
          <w:marBottom w:val="0"/>
          <w:divBdr>
            <w:top w:val="none" w:sz="0" w:space="0" w:color="auto"/>
            <w:left w:val="none" w:sz="0" w:space="0" w:color="auto"/>
            <w:bottom w:val="none" w:sz="0" w:space="0" w:color="auto"/>
            <w:right w:val="none" w:sz="0" w:space="0" w:color="auto"/>
          </w:divBdr>
        </w:div>
        <w:div w:id="1708526639">
          <w:marLeft w:val="480"/>
          <w:marRight w:val="0"/>
          <w:marTop w:val="0"/>
          <w:marBottom w:val="0"/>
          <w:divBdr>
            <w:top w:val="none" w:sz="0" w:space="0" w:color="auto"/>
            <w:left w:val="none" w:sz="0" w:space="0" w:color="auto"/>
            <w:bottom w:val="none" w:sz="0" w:space="0" w:color="auto"/>
            <w:right w:val="none" w:sz="0" w:space="0" w:color="auto"/>
          </w:divBdr>
        </w:div>
        <w:div w:id="1720395301">
          <w:marLeft w:val="480"/>
          <w:marRight w:val="0"/>
          <w:marTop w:val="0"/>
          <w:marBottom w:val="0"/>
          <w:divBdr>
            <w:top w:val="none" w:sz="0" w:space="0" w:color="auto"/>
            <w:left w:val="none" w:sz="0" w:space="0" w:color="auto"/>
            <w:bottom w:val="none" w:sz="0" w:space="0" w:color="auto"/>
            <w:right w:val="none" w:sz="0" w:space="0" w:color="auto"/>
          </w:divBdr>
        </w:div>
        <w:div w:id="1804613962">
          <w:marLeft w:val="480"/>
          <w:marRight w:val="0"/>
          <w:marTop w:val="0"/>
          <w:marBottom w:val="0"/>
          <w:divBdr>
            <w:top w:val="none" w:sz="0" w:space="0" w:color="auto"/>
            <w:left w:val="none" w:sz="0" w:space="0" w:color="auto"/>
            <w:bottom w:val="none" w:sz="0" w:space="0" w:color="auto"/>
            <w:right w:val="none" w:sz="0" w:space="0" w:color="auto"/>
          </w:divBdr>
        </w:div>
        <w:div w:id="1832285651">
          <w:marLeft w:val="480"/>
          <w:marRight w:val="0"/>
          <w:marTop w:val="0"/>
          <w:marBottom w:val="0"/>
          <w:divBdr>
            <w:top w:val="none" w:sz="0" w:space="0" w:color="auto"/>
            <w:left w:val="none" w:sz="0" w:space="0" w:color="auto"/>
            <w:bottom w:val="none" w:sz="0" w:space="0" w:color="auto"/>
            <w:right w:val="none" w:sz="0" w:space="0" w:color="auto"/>
          </w:divBdr>
        </w:div>
        <w:div w:id="1904678797">
          <w:marLeft w:val="480"/>
          <w:marRight w:val="0"/>
          <w:marTop w:val="0"/>
          <w:marBottom w:val="0"/>
          <w:divBdr>
            <w:top w:val="none" w:sz="0" w:space="0" w:color="auto"/>
            <w:left w:val="none" w:sz="0" w:space="0" w:color="auto"/>
            <w:bottom w:val="none" w:sz="0" w:space="0" w:color="auto"/>
            <w:right w:val="none" w:sz="0" w:space="0" w:color="auto"/>
          </w:divBdr>
        </w:div>
        <w:div w:id="1923568477">
          <w:marLeft w:val="480"/>
          <w:marRight w:val="0"/>
          <w:marTop w:val="0"/>
          <w:marBottom w:val="0"/>
          <w:divBdr>
            <w:top w:val="none" w:sz="0" w:space="0" w:color="auto"/>
            <w:left w:val="none" w:sz="0" w:space="0" w:color="auto"/>
            <w:bottom w:val="none" w:sz="0" w:space="0" w:color="auto"/>
            <w:right w:val="none" w:sz="0" w:space="0" w:color="auto"/>
          </w:divBdr>
        </w:div>
        <w:div w:id="1952204902">
          <w:marLeft w:val="480"/>
          <w:marRight w:val="0"/>
          <w:marTop w:val="0"/>
          <w:marBottom w:val="0"/>
          <w:divBdr>
            <w:top w:val="none" w:sz="0" w:space="0" w:color="auto"/>
            <w:left w:val="none" w:sz="0" w:space="0" w:color="auto"/>
            <w:bottom w:val="none" w:sz="0" w:space="0" w:color="auto"/>
            <w:right w:val="none" w:sz="0" w:space="0" w:color="auto"/>
          </w:divBdr>
        </w:div>
        <w:div w:id="1965647772">
          <w:marLeft w:val="480"/>
          <w:marRight w:val="0"/>
          <w:marTop w:val="0"/>
          <w:marBottom w:val="0"/>
          <w:divBdr>
            <w:top w:val="none" w:sz="0" w:space="0" w:color="auto"/>
            <w:left w:val="none" w:sz="0" w:space="0" w:color="auto"/>
            <w:bottom w:val="none" w:sz="0" w:space="0" w:color="auto"/>
            <w:right w:val="none" w:sz="0" w:space="0" w:color="auto"/>
          </w:divBdr>
        </w:div>
        <w:div w:id="1999112357">
          <w:marLeft w:val="480"/>
          <w:marRight w:val="0"/>
          <w:marTop w:val="0"/>
          <w:marBottom w:val="0"/>
          <w:divBdr>
            <w:top w:val="none" w:sz="0" w:space="0" w:color="auto"/>
            <w:left w:val="none" w:sz="0" w:space="0" w:color="auto"/>
            <w:bottom w:val="none" w:sz="0" w:space="0" w:color="auto"/>
            <w:right w:val="none" w:sz="0" w:space="0" w:color="auto"/>
          </w:divBdr>
        </w:div>
        <w:div w:id="2045322555">
          <w:marLeft w:val="480"/>
          <w:marRight w:val="0"/>
          <w:marTop w:val="0"/>
          <w:marBottom w:val="0"/>
          <w:divBdr>
            <w:top w:val="none" w:sz="0" w:space="0" w:color="auto"/>
            <w:left w:val="none" w:sz="0" w:space="0" w:color="auto"/>
            <w:bottom w:val="none" w:sz="0" w:space="0" w:color="auto"/>
            <w:right w:val="none" w:sz="0" w:space="0" w:color="auto"/>
          </w:divBdr>
        </w:div>
        <w:div w:id="2068532280">
          <w:marLeft w:val="480"/>
          <w:marRight w:val="0"/>
          <w:marTop w:val="0"/>
          <w:marBottom w:val="0"/>
          <w:divBdr>
            <w:top w:val="none" w:sz="0" w:space="0" w:color="auto"/>
            <w:left w:val="none" w:sz="0" w:space="0" w:color="auto"/>
            <w:bottom w:val="none" w:sz="0" w:space="0" w:color="auto"/>
            <w:right w:val="none" w:sz="0" w:space="0" w:color="auto"/>
          </w:divBdr>
        </w:div>
        <w:div w:id="2077897683">
          <w:marLeft w:val="480"/>
          <w:marRight w:val="0"/>
          <w:marTop w:val="0"/>
          <w:marBottom w:val="0"/>
          <w:divBdr>
            <w:top w:val="none" w:sz="0" w:space="0" w:color="auto"/>
            <w:left w:val="none" w:sz="0" w:space="0" w:color="auto"/>
            <w:bottom w:val="none" w:sz="0" w:space="0" w:color="auto"/>
            <w:right w:val="none" w:sz="0" w:space="0" w:color="auto"/>
          </w:divBdr>
        </w:div>
        <w:div w:id="2090106158">
          <w:marLeft w:val="480"/>
          <w:marRight w:val="0"/>
          <w:marTop w:val="0"/>
          <w:marBottom w:val="0"/>
          <w:divBdr>
            <w:top w:val="none" w:sz="0" w:space="0" w:color="auto"/>
            <w:left w:val="none" w:sz="0" w:space="0" w:color="auto"/>
            <w:bottom w:val="none" w:sz="0" w:space="0" w:color="auto"/>
            <w:right w:val="none" w:sz="0" w:space="0" w:color="auto"/>
          </w:divBdr>
        </w:div>
        <w:div w:id="2108310103">
          <w:marLeft w:val="480"/>
          <w:marRight w:val="0"/>
          <w:marTop w:val="0"/>
          <w:marBottom w:val="0"/>
          <w:divBdr>
            <w:top w:val="none" w:sz="0" w:space="0" w:color="auto"/>
            <w:left w:val="none" w:sz="0" w:space="0" w:color="auto"/>
            <w:bottom w:val="none" w:sz="0" w:space="0" w:color="auto"/>
            <w:right w:val="none" w:sz="0" w:space="0" w:color="auto"/>
          </w:divBdr>
        </w:div>
        <w:div w:id="2114932728">
          <w:marLeft w:val="480"/>
          <w:marRight w:val="0"/>
          <w:marTop w:val="0"/>
          <w:marBottom w:val="0"/>
          <w:divBdr>
            <w:top w:val="none" w:sz="0" w:space="0" w:color="auto"/>
            <w:left w:val="none" w:sz="0" w:space="0" w:color="auto"/>
            <w:bottom w:val="none" w:sz="0" w:space="0" w:color="auto"/>
            <w:right w:val="none" w:sz="0" w:space="0" w:color="auto"/>
          </w:divBdr>
        </w:div>
        <w:div w:id="2119372382">
          <w:marLeft w:val="480"/>
          <w:marRight w:val="0"/>
          <w:marTop w:val="0"/>
          <w:marBottom w:val="0"/>
          <w:divBdr>
            <w:top w:val="none" w:sz="0" w:space="0" w:color="auto"/>
            <w:left w:val="none" w:sz="0" w:space="0" w:color="auto"/>
            <w:bottom w:val="none" w:sz="0" w:space="0" w:color="auto"/>
            <w:right w:val="none" w:sz="0" w:space="0" w:color="auto"/>
          </w:divBdr>
        </w:div>
        <w:div w:id="2140492835">
          <w:marLeft w:val="480"/>
          <w:marRight w:val="0"/>
          <w:marTop w:val="0"/>
          <w:marBottom w:val="0"/>
          <w:divBdr>
            <w:top w:val="none" w:sz="0" w:space="0" w:color="auto"/>
            <w:left w:val="none" w:sz="0" w:space="0" w:color="auto"/>
            <w:bottom w:val="none" w:sz="0" w:space="0" w:color="auto"/>
            <w:right w:val="none" w:sz="0" w:space="0" w:color="auto"/>
          </w:divBdr>
        </w:div>
      </w:divsChild>
    </w:div>
    <w:div w:id="615791098">
      <w:bodyDiv w:val="1"/>
      <w:marLeft w:val="0"/>
      <w:marRight w:val="0"/>
      <w:marTop w:val="0"/>
      <w:marBottom w:val="0"/>
      <w:divBdr>
        <w:top w:val="none" w:sz="0" w:space="0" w:color="auto"/>
        <w:left w:val="none" w:sz="0" w:space="0" w:color="auto"/>
        <w:bottom w:val="none" w:sz="0" w:space="0" w:color="auto"/>
        <w:right w:val="none" w:sz="0" w:space="0" w:color="auto"/>
      </w:divBdr>
      <w:divsChild>
        <w:div w:id="37172351">
          <w:marLeft w:val="480"/>
          <w:marRight w:val="0"/>
          <w:marTop w:val="0"/>
          <w:marBottom w:val="0"/>
          <w:divBdr>
            <w:top w:val="none" w:sz="0" w:space="0" w:color="auto"/>
            <w:left w:val="none" w:sz="0" w:space="0" w:color="auto"/>
            <w:bottom w:val="none" w:sz="0" w:space="0" w:color="auto"/>
            <w:right w:val="none" w:sz="0" w:space="0" w:color="auto"/>
          </w:divBdr>
        </w:div>
        <w:div w:id="116797545">
          <w:marLeft w:val="480"/>
          <w:marRight w:val="0"/>
          <w:marTop w:val="0"/>
          <w:marBottom w:val="0"/>
          <w:divBdr>
            <w:top w:val="none" w:sz="0" w:space="0" w:color="auto"/>
            <w:left w:val="none" w:sz="0" w:space="0" w:color="auto"/>
            <w:bottom w:val="none" w:sz="0" w:space="0" w:color="auto"/>
            <w:right w:val="none" w:sz="0" w:space="0" w:color="auto"/>
          </w:divBdr>
        </w:div>
        <w:div w:id="134611986">
          <w:marLeft w:val="480"/>
          <w:marRight w:val="0"/>
          <w:marTop w:val="0"/>
          <w:marBottom w:val="0"/>
          <w:divBdr>
            <w:top w:val="none" w:sz="0" w:space="0" w:color="auto"/>
            <w:left w:val="none" w:sz="0" w:space="0" w:color="auto"/>
            <w:bottom w:val="none" w:sz="0" w:space="0" w:color="auto"/>
            <w:right w:val="none" w:sz="0" w:space="0" w:color="auto"/>
          </w:divBdr>
        </w:div>
        <w:div w:id="163520823">
          <w:marLeft w:val="480"/>
          <w:marRight w:val="0"/>
          <w:marTop w:val="0"/>
          <w:marBottom w:val="0"/>
          <w:divBdr>
            <w:top w:val="none" w:sz="0" w:space="0" w:color="auto"/>
            <w:left w:val="none" w:sz="0" w:space="0" w:color="auto"/>
            <w:bottom w:val="none" w:sz="0" w:space="0" w:color="auto"/>
            <w:right w:val="none" w:sz="0" w:space="0" w:color="auto"/>
          </w:divBdr>
        </w:div>
        <w:div w:id="168524968">
          <w:marLeft w:val="480"/>
          <w:marRight w:val="0"/>
          <w:marTop w:val="0"/>
          <w:marBottom w:val="0"/>
          <w:divBdr>
            <w:top w:val="none" w:sz="0" w:space="0" w:color="auto"/>
            <w:left w:val="none" w:sz="0" w:space="0" w:color="auto"/>
            <w:bottom w:val="none" w:sz="0" w:space="0" w:color="auto"/>
            <w:right w:val="none" w:sz="0" w:space="0" w:color="auto"/>
          </w:divBdr>
        </w:div>
        <w:div w:id="175703941">
          <w:marLeft w:val="480"/>
          <w:marRight w:val="0"/>
          <w:marTop w:val="0"/>
          <w:marBottom w:val="0"/>
          <w:divBdr>
            <w:top w:val="none" w:sz="0" w:space="0" w:color="auto"/>
            <w:left w:val="none" w:sz="0" w:space="0" w:color="auto"/>
            <w:bottom w:val="none" w:sz="0" w:space="0" w:color="auto"/>
            <w:right w:val="none" w:sz="0" w:space="0" w:color="auto"/>
          </w:divBdr>
        </w:div>
        <w:div w:id="177349020">
          <w:marLeft w:val="480"/>
          <w:marRight w:val="0"/>
          <w:marTop w:val="0"/>
          <w:marBottom w:val="0"/>
          <w:divBdr>
            <w:top w:val="none" w:sz="0" w:space="0" w:color="auto"/>
            <w:left w:val="none" w:sz="0" w:space="0" w:color="auto"/>
            <w:bottom w:val="none" w:sz="0" w:space="0" w:color="auto"/>
            <w:right w:val="none" w:sz="0" w:space="0" w:color="auto"/>
          </w:divBdr>
        </w:div>
        <w:div w:id="227158958">
          <w:marLeft w:val="480"/>
          <w:marRight w:val="0"/>
          <w:marTop w:val="0"/>
          <w:marBottom w:val="0"/>
          <w:divBdr>
            <w:top w:val="none" w:sz="0" w:space="0" w:color="auto"/>
            <w:left w:val="none" w:sz="0" w:space="0" w:color="auto"/>
            <w:bottom w:val="none" w:sz="0" w:space="0" w:color="auto"/>
            <w:right w:val="none" w:sz="0" w:space="0" w:color="auto"/>
          </w:divBdr>
        </w:div>
        <w:div w:id="297036379">
          <w:marLeft w:val="480"/>
          <w:marRight w:val="0"/>
          <w:marTop w:val="0"/>
          <w:marBottom w:val="0"/>
          <w:divBdr>
            <w:top w:val="none" w:sz="0" w:space="0" w:color="auto"/>
            <w:left w:val="none" w:sz="0" w:space="0" w:color="auto"/>
            <w:bottom w:val="none" w:sz="0" w:space="0" w:color="auto"/>
            <w:right w:val="none" w:sz="0" w:space="0" w:color="auto"/>
          </w:divBdr>
        </w:div>
        <w:div w:id="300429101">
          <w:marLeft w:val="480"/>
          <w:marRight w:val="0"/>
          <w:marTop w:val="0"/>
          <w:marBottom w:val="0"/>
          <w:divBdr>
            <w:top w:val="none" w:sz="0" w:space="0" w:color="auto"/>
            <w:left w:val="none" w:sz="0" w:space="0" w:color="auto"/>
            <w:bottom w:val="none" w:sz="0" w:space="0" w:color="auto"/>
            <w:right w:val="none" w:sz="0" w:space="0" w:color="auto"/>
          </w:divBdr>
        </w:div>
        <w:div w:id="303241278">
          <w:marLeft w:val="480"/>
          <w:marRight w:val="0"/>
          <w:marTop w:val="0"/>
          <w:marBottom w:val="0"/>
          <w:divBdr>
            <w:top w:val="none" w:sz="0" w:space="0" w:color="auto"/>
            <w:left w:val="none" w:sz="0" w:space="0" w:color="auto"/>
            <w:bottom w:val="none" w:sz="0" w:space="0" w:color="auto"/>
            <w:right w:val="none" w:sz="0" w:space="0" w:color="auto"/>
          </w:divBdr>
        </w:div>
        <w:div w:id="334847080">
          <w:marLeft w:val="480"/>
          <w:marRight w:val="0"/>
          <w:marTop w:val="0"/>
          <w:marBottom w:val="0"/>
          <w:divBdr>
            <w:top w:val="none" w:sz="0" w:space="0" w:color="auto"/>
            <w:left w:val="none" w:sz="0" w:space="0" w:color="auto"/>
            <w:bottom w:val="none" w:sz="0" w:space="0" w:color="auto"/>
            <w:right w:val="none" w:sz="0" w:space="0" w:color="auto"/>
          </w:divBdr>
        </w:div>
        <w:div w:id="376128948">
          <w:marLeft w:val="480"/>
          <w:marRight w:val="0"/>
          <w:marTop w:val="0"/>
          <w:marBottom w:val="0"/>
          <w:divBdr>
            <w:top w:val="none" w:sz="0" w:space="0" w:color="auto"/>
            <w:left w:val="none" w:sz="0" w:space="0" w:color="auto"/>
            <w:bottom w:val="none" w:sz="0" w:space="0" w:color="auto"/>
            <w:right w:val="none" w:sz="0" w:space="0" w:color="auto"/>
          </w:divBdr>
        </w:div>
        <w:div w:id="398287844">
          <w:marLeft w:val="480"/>
          <w:marRight w:val="0"/>
          <w:marTop w:val="0"/>
          <w:marBottom w:val="0"/>
          <w:divBdr>
            <w:top w:val="none" w:sz="0" w:space="0" w:color="auto"/>
            <w:left w:val="none" w:sz="0" w:space="0" w:color="auto"/>
            <w:bottom w:val="none" w:sz="0" w:space="0" w:color="auto"/>
            <w:right w:val="none" w:sz="0" w:space="0" w:color="auto"/>
          </w:divBdr>
        </w:div>
        <w:div w:id="404034654">
          <w:marLeft w:val="480"/>
          <w:marRight w:val="0"/>
          <w:marTop w:val="0"/>
          <w:marBottom w:val="0"/>
          <w:divBdr>
            <w:top w:val="none" w:sz="0" w:space="0" w:color="auto"/>
            <w:left w:val="none" w:sz="0" w:space="0" w:color="auto"/>
            <w:bottom w:val="none" w:sz="0" w:space="0" w:color="auto"/>
            <w:right w:val="none" w:sz="0" w:space="0" w:color="auto"/>
          </w:divBdr>
        </w:div>
        <w:div w:id="411005174">
          <w:marLeft w:val="480"/>
          <w:marRight w:val="0"/>
          <w:marTop w:val="0"/>
          <w:marBottom w:val="0"/>
          <w:divBdr>
            <w:top w:val="none" w:sz="0" w:space="0" w:color="auto"/>
            <w:left w:val="none" w:sz="0" w:space="0" w:color="auto"/>
            <w:bottom w:val="none" w:sz="0" w:space="0" w:color="auto"/>
            <w:right w:val="none" w:sz="0" w:space="0" w:color="auto"/>
          </w:divBdr>
        </w:div>
        <w:div w:id="419714314">
          <w:marLeft w:val="480"/>
          <w:marRight w:val="0"/>
          <w:marTop w:val="0"/>
          <w:marBottom w:val="0"/>
          <w:divBdr>
            <w:top w:val="none" w:sz="0" w:space="0" w:color="auto"/>
            <w:left w:val="none" w:sz="0" w:space="0" w:color="auto"/>
            <w:bottom w:val="none" w:sz="0" w:space="0" w:color="auto"/>
            <w:right w:val="none" w:sz="0" w:space="0" w:color="auto"/>
          </w:divBdr>
        </w:div>
        <w:div w:id="427237365">
          <w:marLeft w:val="480"/>
          <w:marRight w:val="0"/>
          <w:marTop w:val="0"/>
          <w:marBottom w:val="0"/>
          <w:divBdr>
            <w:top w:val="none" w:sz="0" w:space="0" w:color="auto"/>
            <w:left w:val="none" w:sz="0" w:space="0" w:color="auto"/>
            <w:bottom w:val="none" w:sz="0" w:space="0" w:color="auto"/>
            <w:right w:val="none" w:sz="0" w:space="0" w:color="auto"/>
          </w:divBdr>
        </w:div>
        <w:div w:id="503012163">
          <w:marLeft w:val="480"/>
          <w:marRight w:val="0"/>
          <w:marTop w:val="0"/>
          <w:marBottom w:val="0"/>
          <w:divBdr>
            <w:top w:val="none" w:sz="0" w:space="0" w:color="auto"/>
            <w:left w:val="none" w:sz="0" w:space="0" w:color="auto"/>
            <w:bottom w:val="none" w:sz="0" w:space="0" w:color="auto"/>
            <w:right w:val="none" w:sz="0" w:space="0" w:color="auto"/>
          </w:divBdr>
        </w:div>
        <w:div w:id="561788873">
          <w:marLeft w:val="480"/>
          <w:marRight w:val="0"/>
          <w:marTop w:val="0"/>
          <w:marBottom w:val="0"/>
          <w:divBdr>
            <w:top w:val="none" w:sz="0" w:space="0" w:color="auto"/>
            <w:left w:val="none" w:sz="0" w:space="0" w:color="auto"/>
            <w:bottom w:val="none" w:sz="0" w:space="0" w:color="auto"/>
            <w:right w:val="none" w:sz="0" w:space="0" w:color="auto"/>
          </w:divBdr>
        </w:div>
        <w:div w:id="563570064">
          <w:marLeft w:val="480"/>
          <w:marRight w:val="0"/>
          <w:marTop w:val="0"/>
          <w:marBottom w:val="0"/>
          <w:divBdr>
            <w:top w:val="none" w:sz="0" w:space="0" w:color="auto"/>
            <w:left w:val="none" w:sz="0" w:space="0" w:color="auto"/>
            <w:bottom w:val="none" w:sz="0" w:space="0" w:color="auto"/>
            <w:right w:val="none" w:sz="0" w:space="0" w:color="auto"/>
          </w:divBdr>
        </w:div>
        <w:div w:id="568928079">
          <w:marLeft w:val="480"/>
          <w:marRight w:val="0"/>
          <w:marTop w:val="0"/>
          <w:marBottom w:val="0"/>
          <w:divBdr>
            <w:top w:val="none" w:sz="0" w:space="0" w:color="auto"/>
            <w:left w:val="none" w:sz="0" w:space="0" w:color="auto"/>
            <w:bottom w:val="none" w:sz="0" w:space="0" w:color="auto"/>
            <w:right w:val="none" w:sz="0" w:space="0" w:color="auto"/>
          </w:divBdr>
        </w:div>
        <w:div w:id="609943580">
          <w:marLeft w:val="480"/>
          <w:marRight w:val="0"/>
          <w:marTop w:val="0"/>
          <w:marBottom w:val="0"/>
          <w:divBdr>
            <w:top w:val="none" w:sz="0" w:space="0" w:color="auto"/>
            <w:left w:val="none" w:sz="0" w:space="0" w:color="auto"/>
            <w:bottom w:val="none" w:sz="0" w:space="0" w:color="auto"/>
            <w:right w:val="none" w:sz="0" w:space="0" w:color="auto"/>
          </w:divBdr>
        </w:div>
        <w:div w:id="618029660">
          <w:marLeft w:val="480"/>
          <w:marRight w:val="0"/>
          <w:marTop w:val="0"/>
          <w:marBottom w:val="0"/>
          <w:divBdr>
            <w:top w:val="none" w:sz="0" w:space="0" w:color="auto"/>
            <w:left w:val="none" w:sz="0" w:space="0" w:color="auto"/>
            <w:bottom w:val="none" w:sz="0" w:space="0" w:color="auto"/>
            <w:right w:val="none" w:sz="0" w:space="0" w:color="auto"/>
          </w:divBdr>
        </w:div>
        <w:div w:id="765925943">
          <w:marLeft w:val="480"/>
          <w:marRight w:val="0"/>
          <w:marTop w:val="0"/>
          <w:marBottom w:val="0"/>
          <w:divBdr>
            <w:top w:val="none" w:sz="0" w:space="0" w:color="auto"/>
            <w:left w:val="none" w:sz="0" w:space="0" w:color="auto"/>
            <w:bottom w:val="none" w:sz="0" w:space="0" w:color="auto"/>
            <w:right w:val="none" w:sz="0" w:space="0" w:color="auto"/>
          </w:divBdr>
        </w:div>
        <w:div w:id="790637167">
          <w:marLeft w:val="480"/>
          <w:marRight w:val="0"/>
          <w:marTop w:val="0"/>
          <w:marBottom w:val="0"/>
          <w:divBdr>
            <w:top w:val="none" w:sz="0" w:space="0" w:color="auto"/>
            <w:left w:val="none" w:sz="0" w:space="0" w:color="auto"/>
            <w:bottom w:val="none" w:sz="0" w:space="0" w:color="auto"/>
            <w:right w:val="none" w:sz="0" w:space="0" w:color="auto"/>
          </w:divBdr>
        </w:div>
        <w:div w:id="840463056">
          <w:marLeft w:val="480"/>
          <w:marRight w:val="0"/>
          <w:marTop w:val="0"/>
          <w:marBottom w:val="0"/>
          <w:divBdr>
            <w:top w:val="none" w:sz="0" w:space="0" w:color="auto"/>
            <w:left w:val="none" w:sz="0" w:space="0" w:color="auto"/>
            <w:bottom w:val="none" w:sz="0" w:space="0" w:color="auto"/>
            <w:right w:val="none" w:sz="0" w:space="0" w:color="auto"/>
          </w:divBdr>
        </w:div>
        <w:div w:id="860628621">
          <w:marLeft w:val="480"/>
          <w:marRight w:val="0"/>
          <w:marTop w:val="0"/>
          <w:marBottom w:val="0"/>
          <w:divBdr>
            <w:top w:val="none" w:sz="0" w:space="0" w:color="auto"/>
            <w:left w:val="none" w:sz="0" w:space="0" w:color="auto"/>
            <w:bottom w:val="none" w:sz="0" w:space="0" w:color="auto"/>
            <w:right w:val="none" w:sz="0" w:space="0" w:color="auto"/>
          </w:divBdr>
        </w:div>
        <w:div w:id="873735394">
          <w:marLeft w:val="480"/>
          <w:marRight w:val="0"/>
          <w:marTop w:val="0"/>
          <w:marBottom w:val="0"/>
          <w:divBdr>
            <w:top w:val="none" w:sz="0" w:space="0" w:color="auto"/>
            <w:left w:val="none" w:sz="0" w:space="0" w:color="auto"/>
            <w:bottom w:val="none" w:sz="0" w:space="0" w:color="auto"/>
            <w:right w:val="none" w:sz="0" w:space="0" w:color="auto"/>
          </w:divBdr>
        </w:div>
        <w:div w:id="889346513">
          <w:marLeft w:val="480"/>
          <w:marRight w:val="0"/>
          <w:marTop w:val="0"/>
          <w:marBottom w:val="0"/>
          <w:divBdr>
            <w:top w:val="none" w:sz="0" w:space="0" w:color="auto"/>
            <w:left w:val="none" w:sz="0" w:space="0" w:color="auto"/>
            <w:bottom w:val="none" w:sz="0" w:space="0" w:color="auto"/>
            <w:right w:val="none" w:sz="0" w:space="0" w:color="auto"/>
          </w:divBdr>
        </w:div>
        <w:div w:id="895706438">
          <w:marLeft w:val="480"/>
          <w:marRight w:val="0"/>
          <w:marTop w:val="0"/>
          <w:marBottom w:val="0"/>
          <w:divBdr>
            <w:top w:val="none" w:sz="0" w:space="0" w:color="auto"/>
            <w:left w:val="none" w:sz="0" w:space="0" w:color="auto"/>
            <w:bottom w:val="none" w:sz="0" w:space="0" w:color="auto"/>
            <w:right w:val="none" w:sz="0" w:space="0" w:color="auto"/>
          </w:divBdr>
        </w:div>
        <w:div w:id="905456483">
          <w:marLeft w:val="480"/>
          <w:marRight w:val="0"/>
          <w:marTop w:val="0"/>
          <w:marBottom w:val="0"/>
          <w:divBdr>
            <w:top w:val="none" w:sz="0" w:space="0" w:color="auto"/>
            <w:left w:val="none" w:sz="0" w:space="0" w:color="auto"/>
            <w:bottom w:val="none" w:sz="0" w:space="0" w:color="auto"/>
            <w:right w:val="none" w:sz="0" w:space="0" w:color="auto"/>
          </w:divBdr>
        </w:div>
        <w:div w:id="919295855">
          <w:marLeft w:val="480"/>
          <w:marRight w:val="0"/>
          <w:marTop w:val="0"/>
          <w:marBottom w:val="0"/>
          <w:divBdr>
            <w:top w:val="none" w:sz="0" w:space="0" w:color="auto"/>
            <w:left w:val="none" w:sz="0" w:space="0" w:color="auto"/>
            <w:bottom w:val="none" w:sz="0" w:space="0" w:color="auto"/>
            <w:right w:val="none" w:sz="0" w:space="0" w:color="auto"/>
          </w:divBdr>
        </w:div>
        <w:div w:id="936644926">
          <w:marLeft w:val="480"/>
          <w:marRight w:val="0"/>
          <w:marTop w:val="0"/>
          <w:marBottom w:val="0"/>
          <w:divBdr>
            <w:top w:val="none" w:sz="0" w:space="0" w:color="auto"/>
            <w:left w:val="none" w:sz="0" w:space="0" w:color="auto"/>
            <w:bottom w:val="none" w:sz="0" w:space="0" w:color="auto"/>
            <w:right w:val="none" w:sz="0" w:space="0" w:color="auto"/>
          </w:divBdr>
        </w:div>
        <w:div w:id="957374738">
          <w:marLeft w:val="480"/>
          <w:marRight w:val="0"/>
          <w:marTop w:val="0"/>
          <w:marBottom w:val="0"/>
          <w:divBdr>
            <w:top w:val="none" w:sz="0" w:space="0" w:color="auto"/>
            <w:left w:val="none" w:sz="0" w:space="0" w:color="auto"/>
            <w:bottom w:val="none" w:sz="0" w:space="0" w:color="auto"/>
            <w:right w:val="none" w:sz="0" w:space="0" w:color="auto"/>
          </w:divBdr>
        </w:div>
        <w:div w:id="998532487">
          <w:marLeft w:val="480"/>
          <w:marRight w:val="0"/>
          <w:marTop w:val="0"/>
          <w:marBottom w:val="0"/>
          <w:divBdr>
            <w:top w:val="none" w:sz="0" w:space="0" w:color="auto"/>
            <w:left w:val="none" w:sz="0" w:space="0" w:color="auto"/>
            <w:bottom w:val="none" w:sz="0" w:space="0" w:color="auto"/>
            <w:right w:val="none" w:sz="0" w:space="0" w:color="auto"/>
          </w:divBdr>
        </w:div>
        <w:div w:id="1025057616">
          <w:marLeft w:val="480"/>
          <w:marRight w:val="0"/>
          <w:marTop w:val="0"/>
          <w:marBottom w:val="0"/>
          <w:divBdr>
            <w:top w:val="none" w:sz="0" w:space="0" w:color="auto"/>
            <w:left w:val="none" w:sz="0" w:space="0" w:color="auto"/>
            <w:bottom w:val="none" w:sz="0" w:space="0" w:color="auto"/>
            <w:right w:val="none" w:sz="0" w:space="0" w:color="auto"/>
          </w:divBdr>
        </w:div>
        <w:div w:id="1028019767">
          <w:marLeft w:val="480"/>
          <w:marRight w:val="0"/>
          <w:marTop w:val="0"/>
          <w:marBottom w:val="0"/>
          <w:divBdr>
            <w:top w:val="none" w:sz="0" w:space="0" w:color="auto"/>
            <w:left w:val="none" w:sz="0" w:space="0" w:color="auto"/>
            <w:bottom w:val="none" w:sz="0" w:space="0" w:color="auto"/>
            <w:right w:val="none" w:sz="0" w:space="0" w:color="auto"/>
          </w:divBdr>
        </w:div>
        <w:div w:id="1030640847">
          <w:marLeft w:val="480"/>
          <w:marRight w:val="0"/>
          <w:marTop w:val="0"/>
          <w:marBottom w:val="0"/>
          <w:divBdr>
            <w:top w:val="none" w:sz="0" w:space="0" w:color="auto"/>
            <w:left w:val="none" w:sz="0" w:space="0" w:color="auto"/>
            <w:bottom w:val="none" w:sz="0" w:space="0" w:color="auto"/>
            <w:right w:val="none" w:sz="0" w:space="0" w:color="auto"/>
          </w:divBdr>
        </w:div>
        <w:div w:id="1080297974">
          <w:marLeft w:val="480"/>
          <w:marRight w:val="0"/>
          <w:marTop w:val="0"/>
          <w:marBottom w:val="0"/>
          <w:divBdr>
            <w:top w:val="none" w:sz="0" w:space="0" w:color="auto"/>
            <w:left w:val="none" w:sz="0" w:space="0" w:color="auto"/>
            <w:bottom w:val="none" w:sz="0" w:space="0" w:color="auto"/>
            <w:right w:val="none" w:sz="0" w:space="0" w:color="auto"/>
          </w:divBdr>
        </w:div>
        <w:div w:id="1150681634">
          <w:marLeft w:val="480"/>
          <w:marRight w:val="0"/>
          <w:marTop w:val="0"/>
          <w:marBottom w:val="0"/>
          <w:divBdr>
            <w:top w:val="none" w:sz="0" w:space="0" w:color="auto"/>
            <w:left w:val="none" w:sz="0" w:space="0" w:color="auto"/>
            <w:bottom w:val="none" w:sz="0" w:space="0" w:color="auto"/>
            <w:right w:val="none" w:sz="0" w:space="0" w:color="auto"/>
          </w:divBdr>
        </w:div>
        <w:div w:id="1200237064">
          <w:marLeft w:val="480"/>
          <w:marRight w:val="0"/>
          <w:marTop w:val="0"/>
          <w:marBottom w:val="0"/>
          <w:divBdr>
            <w:top w:val="none" w:sz="0" w:space="0" w:color="auto"/>
            <w:left w:val="none" w:sz="0" w:space="0" w:color="auto"/>
            <w:bottom w:val="none" w:sz="0" w:space="0" w:color="auto"/>
            <w:right w:val="none" w:sz="0" w:space="0" w:color="auto"/>
          </w:divBdr>
        </w:div>
        <w:div w:id="1244677503">
          <w:marLeft w:val="480"/>
          <w:marRight w:val="0"/>
          <w:marTop w:val="0"/>
          <w:marBottom w:val="0"/>
          <w:divBdr>
            <w:top w:val="none" w:sz="0" w:space="0" w:color="auto"/>
            <w:left w:val="none" w:sz="0" w:space="0" w:color="auto"/>
            <w:bottom w:val="none" w:sz="0" w:space="0" w:color="auto"/>
            <w:right w:val="none" w:sz="0" w:space="0" w:color="auto"/>
          </w:divBdr>
        </w:div>
        <w:div w:id="1292976150">
          <w:marLeft w:val="480"/>
          <w:marRight w:val="0"/>
          <w:marTop w:val="0"/>
          <w:marBottom w:val="0"/>
          <w:divBdr>
            <w:top w:val="none" w:sz="0" w:space="0" w:color="auto"/>
            <w:left w:val="none" w:sz="0" w:space="0" w:color="auto"/>
            <w:bottom w:val="none" w:sz="0" w:space="0" w:color="auto"/>
            <w:right w:val="none" w:sz="0" w:space="0" w:color="auto"/>
          </w:divBdr>
        </w:div>
        <w:div w:id="1321348981">
          <w:marLeft w:val="480"/>
          <w:marRight w:val="0"/>
          <w:marTop w:val="0"/>
          <w:marBottom w:val="0"/>
          <w:divBdr>
            <w:top w:val="none" w:sz="0" w:space="0" w:color="auto"/>
            <w:left w:val="none" w:sz="0" w:space="0" w:color="auto"/>
            <w:bottom w:val="none" w:sz="0" w:space="0" w:color="auto"/>
            <w:right w:val="none" w:sz="0" w:space="0" w:color="auto"/>
          </w:divBdr>
        </w:div>
        <w:div w:id="1323316884">
          <w:marLeft w:val="480"/>
          <w:marRight w:val="0"/>
          <w:marTop w:val="0"/>
          <w:marBottom w:val="0"/>
          <w:divBdr>
            <w:top w:val="none" w:sz="0" w:space="0" w:color="auto"/>
            <w:left w:val="none" w:sz="0" w:space="0" w:color="auto"/>
            <w:bottom w:val="none" w:sz="0" w:space="0" w:color="auto"/>
            <w:right w:val="none" w:sz="0" w:space="0" w:color="auto"/>
          </w:divBdr>
        </w:div>
        <w:div w:id="1330790197">
          <w:marLeft w:val="480"/>
          <w:marRight w:val="0"/>
          <w:marTop w:val="0"/>
          <w:marBottom w:val="0"/>
          <w:divBdr>
            <w:top w:val="none" w:sz="0" w:space="0" w:color="auto"/>
            <w:left w:val="none" w:sz="0" w:space="0" w:color="auto"/>
            <w:bottom w:val="none" w:sz="0" w:space="0" w:color="auto"/>
            <w:right w:val="none" w:sz="0" w:space="0" w:color="auto"/>
          </w:divBdr>
        </w:div>
        <w:div w:id="1400790316">
          <w:marLeft w:val="480"/>
          <w:marRight w:val="0"/>
          <w:marTop w:val="0"/>
          <w:marBottom w:val="0"/>
          <w:divBdr>
            <w:top w:val="none" w:sz="0" w:space="0" w:color="auto"/>
            <w:left w:val="none" w:sz="0" w:space="0" w:color="auto"/>
            <w:bottom w:val="none" w:sz="0" w:space="0" w:color="auto"/>
            <w:right w:val="none" w:sz="0" w:space="0" w:color="auto"/>
          </w:divBdr>
        </w:div>
        <w:div w:id="1418403381">
          <w:marLeft w:val="480"/>
          <w:marRight w:val="0"/>
          <w:marTop w:val="0"/>
          <w:marBottom w:val="0"/>
          <w:divBdr>
            <w:top w:val="none" w:sz="0" w:space="0" w:color="auto"/>
            <w:left w:val="none" w:sz="0" w:space="0" w:color="auto"/>
            <w:bottom w:val="none" w:sz="0" w:space="0" w:color="auto"/>
            <w:right w:val="none" w:sz="0" w:space="0" w:color="auto"/>
          </w:divBdr>
        </w:div>
        <w:div w:id="1485585326">
          <w:marLeft w:val="480"/>
          <w:marRight w:val="0"/>
          <w:marTop w:val="0"/>
          <w:marBottom w:val="0"/>
          <w:divBdr>
            <w:top w:val="none" w:sz="0" w:space="0" w:color="auto"/>
            <w:left w:val="none" w:sz="0" w:space="0" w:color="auto"/>
            <w:bottom w:val="none" w:sz="0" w:space="0" w:color="auto"/>
            <w:right w:val="none" w:sz="0" w:space="0" w:color="auto"/>
          </w:divBdr>
        </w:div>
        <w:div w:id="1513254946">
          <w:marLeft w:val="480"/>
          <w:marRight w:val="0"/>
          <w:marTop w:val="0"/>
          <w:marBottom w:val="0"/>
          <w:divBdr>
            <w:top w:val="none" w:sz="0" w:space="0" w:color="auto"/>
            <w:left w:val="none" w:sz="0" w:space="0" w:color="auto"/>
            <w:bottom w:val="none" w:sz="0" w:space="0" w:color="auto"/>
            <w:right w:val="none" w:sz="0" w:space="0" w:color="auto"/>
          </w:divBdr>
        </w:div>
        <w:div w:id="1556433121">
          <w:marLeft w:val="480"/>
          <w:marRight w:val="0"/>
          <w:marTop w:val="0"/>
          <w:marBottom w:val="0"/>
          <w:divBdr>
            <w:top w:val="none" w:sz="0" w:space="0" w:color="auto"/>
            <w:left w:val="none" w:sz="0" w:space="0" w:color="auto"/>
            <w:bottom w:val="none" w:sz="0" w:space="0" w:color="auto"/>
            <w:right w:val="none" w:sz="0" w:space="0" w:color="auto"/>
          </w:divBdr>
        </w:div>
        <w:div w:id="1591043169">
          <w:marLeft w:val="480"/>
          <w:marRight w:val="0"/>
          <w:marTop w:val="0"/>
          <w:marBottom w:val="0"/>
          <w:divBdr>
            <w:top w:val="none" w:sz="0" w:space="0" w:color="auto"/>
            <w:left w:val="none" w:sz="0" w:space="0" w:color="auto"/>
            <w:bottom w:val="none" w:sz="0" w:space="0" w:color="auto"/>
            <w:right w:val="none" w:sz="0" w:space="0" w:color="auto"/>
          </w:divBdr>
        </w:div>
        <w:div w:id="1672836340">
          <w:marLeft w:val="480"/>
          <w:marRight w:val="0"/>
          <w:marTop w:val="0"/>
          <w:marBottom w:val="0"/>
          <w:divBdr>
            <w:top w:val="none" w:sz="0" w:space="0" w:color="auto"/>
            <w:left w:val="none" w:sz="0" w:space="0" w:color="auto"/>
            <w:bottom w:val="none" w:sz="0" w:space="0" w:color="auto"/>
            <w:right w:val="none" w:sz="0" w:space="0" w:color="auto"/>
          </w:divBdr>
        </w:div>
        <w:div w:id="1720277288">
          <w:marLeft w:val="480"/>
          <w:marRight w:val="0"/>
          <w:marTop w:val="0"/>
          <w:marBottom w:val="0"/>
          <w:divBdr>
            <w:top w:val="none" w:sz="0" w:space="0" w:color="auto"/>
            <w:left w:val="none" w:sz="0" w:space="0" w:color="auto"/>
            <w:bottom w:val="none" w:sz="0" w:space="0" w:color="auto"/>
            <w:right w:val="none" w:sz="0" w:space="0" w:color="auto"/>
          </w:divBdr>
        </w:div>
        <w:div w:id="1762869760">
          <w:marLeft w:val="480"/>
          <w:marRight w:val="0"/>
          <w:marTop w:val="0"/>
          <w:marBottom w:val="0"/>
          <w:divBdr>
            <w:top w:val="none" w:sz="0" w:space="0" w:color="auto"/>
            <w:left w:val="none" w:sz="0" w:space="0" w:color="auto"/>
            <w:bottom w:val="none" w:sz="0" w:space="0" w:color="auto"/>
            <w:right w:val="none" w:sz="0" w:space="0" w:color="auto"/>
          </w:divBdr>
        </w:div>
        <w:div w:id="1763530038">
          <w:marLeft w:val="480"/>
          <w:marRight w:val="0"/>
          <w:marTop w:val="0"/>
          <w:marBottom w:val="0"/>
          <w:divBdr>
            <w:top w:val="none" w:sz="0" w:space="0" w:color="auto"/>
            <w:left w:val="none" w:sz="0" w:space="0" w:color="auto"/>
            <w:bottom w:val="none" w:sz="0" w:space="0" w:color="auto"/>
            <w:right w:val="none" w:sz="0" w:space="0" w:color="auto"/>
          </w:divBdr>
        </w:div>
        <w:div w:id="1775436607">
          <w:marLeft w:val="480"/>
          <w:marRight w:val="0"/>
          <w:marTop w:val="0"/>
          <w:marBottom w:val="0"/>
          <w:divBdr>
            <w:top w:val="none" w:sz="0" w:space="0" w:color="auto"/>
            <w:left w:val="none" w:sz="0" w:space="0" w:color="auto"/>
            <w:bottom w:val="none" w:sz="0" w:space="0" w:color="auto"/>
            <w:right w:val="none" w:sz="0" w:space="0" w:color="auto"/>
          </w:divBdr>
        </w:div>
        <w:div w:id="1812096181">
          <w:marLeft w:val="480"/>
          <w:marRight w:val="0"/>
          <w:marTop w:val="0"/>
          <w:marBottom w:val="0"/>
          <w:divBdr>
            <w:top w:val="none" w:sz="0" w:space="0" w:color="auto"/>
            <w:left w:val="none" w:sz="0" w:space="0" w:color="auto"/>
            <w:bottom w:val="none" w:sz="0" w:space="0" w:color="auto"/>
            <w:right w:val="none" w:sz="0" w:space="0" w:color="auto"/>
          </w:divBdr>
        </w:div>
        <w:div w:id="1824354400">
          <w:marLeft w:val="480"/>
          <w:marRight w:val="0"/>
          <w:marTop w:val="0"/>
          <w:marBottom w:val="0"/>
          <w:divBdr>
            <w:top w:val="none" w:sz="0" w:space="0" w:color="auto"/>
            <w:left w:val="none" w:sz="0" w:space="0" w:color="auto"/>
            <w:bottom w:val="none" w:sz="0" w:space="0" w:color="auto"/>
            <w:right w:val="none" w:sz="0" w:space="0" w:color="auto"/>
          </w:divBdr>
        </w:div>
        <w:div w:id="1844199290">
          <w:marLeft w:val="480"/>
          <w:marRight w:val="0"/>
          <w:marTop w:val="0"/>
          <w:marBottom w:val="0"/>
          <w:divBdr>
            <w:top w:val="none" w:sz="0" w:space="0" w:color="auto"/>
            <w:left w:val="none" w:sz="0" w:space="0" w:color="auto"/>
            <w:bottom w:val="none" w:sz="0" w:space="0" w:color="auto"/>
            <w:right w:val="none" w:sz="0" w:space="0" w:color="auto"/>
          </w:divBdr>
        </w:div>
        <w:div w:id="1871147099">
          <w:marLeft w:val="480"/>
          <w:marRight w:val="0"/>
          <w:marTop w:val="0"/>
          <w:marBottom w:val="0"/>
          <w:divBdr>
            <w:top w:val="none" w:sz="0" w:space="0" w:color="auto"/>
            <w:left w:val="none" w:sz="0" w:space="0" w:color="auto"/>
            <w:bottom w:val="none" w:sz="0" w:space="0" w:color="auto"/>
            <w:right w:val="none" w:sz="0" w:space="0" w:color="auto"/>
          </w:divBdr>
        </w:div>
        <w:div w:id="1917326788">
          <w:marLeft w:val="480"/>
          <w:marRight w:val="0"/>
          <w:marTop w:val="0"/>
          <w:marBottom w:val="0"/>
          <w:divBdr>
            <w:top w:val="none" w:sz="0" w:space="0" w:color="auto"/>
            <w:left w:val="none" w:sz="0" w:space="0" w:color="auto"/>
            <w:bottom w:val="none" w:sz="0" w:space="0" w:color="auto"/>
            <w:right w:val="none" w:sz="0" w:space="0" w:color="auto"/>
          </w:divBdr>
        </w:div>
        <w:div w:id="1937323158">
          <w:marLeft w:val="480"/>
          <w:marRight w:val="0"/>
          <w:marTop w:val="0"/>
          <w:marBottom w:val="0"/>
          <w:divBdr>
            <w:top w:val="none" w:sz="0" w:space="0" w:color="auto"/>
            <w:left w:val="none" w:sz="0" w:space="0" w:color="auto"/>
            <w:bottom w:val="none" w:sz="0" w:space="0" w:color="auto"/>
            <w:right w:val="none" w:sz="0" w:space="0" w:color="auto"/>
          </w:divBdr>
        </w:div>
        <w:div w:id="1956981918">
          <w:marLeft w:val="480"/>
          <w:marRight w:val="0"/>
          <w:marTop w:val="0"/>
          <w:marBottom w:val="0"/>
          <w:divBdr>
            <w:top w:val="none" w:sz="0" w:space="0" w:color="auto"/>
            <w:left w:val="none" w:sz="0" w:space="0" w:color="auto"/>
            <w:bottom w:val="none" w:sz="0" w:space="0" w:color="auto"/>
            <w:right w:val="none" w:sz="0" w:space="0" w:color="auto"/>
          </w:divBdr>
        </w:div>
        <w:div w:id="1979871192">
          <w:marLeft w:val="480"/>
          <w:marRight w:val="0"/>
          <w:marTop w:val="0"/>
          <w:marBottom w:val="0"/>
          <w:divBdr>
            <w:top w:val="none" w:sz="0" w:space="0" w:color="auto"/>
            <w:left w:val="none" w:sz="0" w:space="0" w:color="auto"/>
            <w:bottom w:val="none" w:sz="0" w:space="0" w:color="auto"/>
            <w:right w:val="none" w:sz="0" w:space="0" w:color="auto"/>
          </w:divBdr>
        </w:div>
        <w:div w:id="1988632279">
          <w:marLeft w:val="480"/>
          <w:marRight w:val="0"/>
          <w:marTop w:val="0"/>
          <w:marBottom w:val="0"/>
          <w:divBdr>
            <w:top w:val="none" w:sz="0" w:space="0" w:color="auto"/>
            <w:left w:val="none" w:sz="0" w:space="0" w:color="auto"/>
            <w:bottom w:val="none" w:sz="0" w:space="0" w:color="auto"/>
            <w:right w:val="none" w:sz="0" w:space="0" w:color="auto"/>
          </w:divBdr>
        </w:div>
        <w:div w:id="1993633949">
          <w:marLeft w:val="480"/>
          <w:marRight w:val="0"/>
          <w:marTop w:val="0"/>
          <w:marBottom w:val="0"/>
          <w:divBdr>
            <w:top w:val="none" w:sz="0" w:space="0" w:color="auto"/>
            <w:left w:val="none" w:sz="0" w:space="0" w:color="auto"/>
            <w:bottom w:val="none" w:sz="0" w:space="0" w:color="auto"/>
            <w:right w:val="none" w:sz="0" w:space="0" w:color="auto"/>
          </w:divBdr>
        </w:div>
        <w:div w:id="2036224526">
          <w:marLeft w:val="480"/>
          <w:marRight w:val="0"/>
          <w:marTop w:val="0"/>
          <w:marBottom w:val="0"/>
          <w:divBdr>
            <w:top w:val="none" w:sz="0" w:space="0" w:color="auto"/>
            <w:left w:val="none" w:sz="0" w:space="0" w:color="auto"/>
            <w:bottom w:val="none" w:sz="0" w:space="0" w:color="auto"/>
            <w:right w:val="none" w:sz="0" w:space="0" w:color="auto"/>
          </w:divBdr>
        </w:div>
        <w:div w:id="2047026279">
          <w:marLeft w:val="480"/>
          <w:marRight w:val="0"/>
          <w:marTop w:val="0"/>
          <w:marBottom w:val="0"/>
          <w:divBdr>
            <w:top w:val="none" w:sz="0" w:space="0" w:color="auto"/>
            <w:left w:val="none" w:sz="0" w:space="0" w:color="auto"/>
            <w:bottom w:val="none" w:sz="0" w:space="0" w:color="auto"/>
            <w:right w:val="none" w:sz="0" w:space="0" w:color="auto"/>
          </w:divBdr>
        </w:div>
        <w:div w:id="2048406430">
          <w:marLeft w:val="480"/>
          <w:marRight w:val="0"/>
          <w:marTop w:val="0"/>
          <w:marBottom w:val="0"/>
          <w:divBdr>
            <w:top w:val="none" w:sz="0" w:space="0" w:color="auto"/>
            <w:left w:val="none" w:sz="0" w:space="0" w:color="auto"/>
            <w:bottom w:val="none" w:sz="0" w:space="0" w:color="auto"/>
            <w:right w:val="none" w:sz="0" w:space="0" w:color="auto"/>
          </w:divBdr>
        </w:div>
        <w:div w:id="2082210859">
          <w:marLeft w:val="480"/>
          <w:marRight w:val="0"/>
          <w:marTop w:val="0"/>
          <w:marBottom w:val="0"/>
          <w:divBdr>
            <w:top w:val="none" w:sz="0" w:space="0" w:color="auto"/>
            <w:left w:val="none" w:sz="0" w:space="0" w:color="auto"/>
            <w:bottom w:val="none" w:sz="0" w:space="0" w:color="auto"/>
            <w:right w:val="none" w:sz="0" w:space="0" w:color="auto"/>
          </w:divBdr>
        </w:div>
        <w:div w:id="2096055175">
          <w:marLeft w:val="480"/>
          <w:marRight w:val="0"/>
          <w:marTop w:val="0"/>
          <w:marBottom w:val="0"/>
          <w:divBdr>
            <w:top w:val="none" w:sz="0" w:space="0" w:color="auto"/>
            <w:left w:val="none" w:sz="0" w:space="0" w:color="auto"/>
            <w:bottom w:val="none" w:sz="0" w:space="0" w:color="auto"/>
            <w:right w:val="none" w:sz="0" w:space="0" w:color="auto"/>
          </w:divBdr>
        </w:div>
        <w:div w:id="2113235558">
          <w:marLeft w:val="480"/>
          <w:marRight w:val="0"/>
          <w:marTop w:val="0"/>
          <w:marBottom w:val="0"/>
          <w:divBdr>
            <w:top w:val="none" w:sz="0" w:space="0" w:color="auto"/>
            <w:left w:val="none" w:sz="0" w:space="0" w:color="auto"/>
            <w:bottom w:val="none" w:sz="0" w:space="0" w:color="auto"/>
            <w:right w:val="none" w:sz="0" w:space="0" w:color="auto"/>
          </w:divBdr>
        </w:div>
        <w:div w:id="2117482555">
          <w:marLeft w:val="480"/>
          <w:marRight w:val="0"/>
          <w:marTop w:val="0"/>
          <w:marBottom w:val="0"/>
          <w:divBdr>
            <w:top w:val="none" w:sz="0" w:space="0" w:color="auto"/>
            <w:left w:val="none" w:sz="0" w:space="0" w:color="auto"/>
            <w:bottom w:val="none" w:sz="0" w:space="0" w:color="auto"/>
            <w:right w:val="none" w:sz="0" w:space="0" w:color="auto"/>
          </w:divBdr>
        </w:div>
      </w:divsChild>
    </w:div>
    <w:div w:id="617300770">
      <w:bodyDiv w:val="1"/>
      <w:marLeft w:val="0"/>
      <w:marRight w:val="0"/>
      <w:marTop w:val="0"/>
      <w:marBottom w:val="0"/>
      <w:divBdr>
        <w:top w:val="none" w:sz="0" w:space="0" w:color="auto"/>
        <w:left w:val="none" w:sz="0" w:space="0" w:color="auto"/>
        <w:bottom w:val="none" w:sz="0" w:space="0" w:color="auto"/>
        <w:right w:val="none" w:sz="0" w:space="0" w:color="auto"/>
      </w:divBdr>
      <w:divsChild>
        <w:div w:id="5906560">
          <w:marLeft w:val="480"/>
          <w:marRight w:val="0"/>
          <w:marTop w:val="0"/>
          <w:marBottom w:val="0"/>
          <w:divBdr>
            <w:top w:val="none" w:sz="0" w:space="0" w:color="auto"/>
            <w:left w:val="none" w:sz="0" w:space="0" w:color="auto"/>
            <w:bottom w:val="none" w:sz="0" w:space="0" w:color="auto"/>
            <w:right w:val="none" w:sz="0" w:space="0" w:color="auto"/>
          </w:divBdr>
        </w:div>
        <w:div w:id="94178574">
          <w:marLeft w:val="480"/>
          <w:marRight w:val="0"/>
          <w:marTop w:val="0"/>
          <w:marBottom w:val="0"/>
          <w:divBdr>
            <w:top w:val="none" w:sz="0" w:space="0" w:color="auto"/>
            <w:left w:val="none" w:sz="0" w:space="0" w:color="auto"/>
            <w:bottom w:val="none" w:sz="0" w:space="0" w:color="auto"/>
            <w:right w:val="none" w:sz="0" w:space="0" w:color="auto"/>
          </w:divBdr>
        </w:div>
        <w:div w:id="116991719">
          <w:marLeft w:val="480"/>
          <w:marRight w:val="0"/>
          <w:marTop w:val="0"/>
          <w:marBottom w:val="0"/>
          <w:divBdr>
            <w:top w:val="none" w:sz="0" w:space="0" w:color="auto"/>
            <w:left w:val="none" w:sz="0" w:space="0" w:color="auto"/>
            <w:bottom w:val="none" w:sz="0" w:space="0" w:color="auto"/>
            <w:right w:val="none" w:sz="0" w:space="0" w:color="auto"/>
          </w:divBdr>
        </w:div>
        <w:div w:id="170335013">
          <w:marLeft w:val="480"/>
          <w:marRight w:val="0"/>
          <w:marTop w:val="0"/>
          <w:marBottom w:val="0"/>
          <w:divBdr>
            <w:top w:val="none" w:sz="0" w:space="0" w:color="auto"/>
            <w:left w:val="none" w:sz="0" w:space="0" w:color="auto"/>
            <w:bottom w:val="none" w:sz="0" w:space="0" w:color="auto"/>
            <w:right w:val="none" w:sz="0" w:space="0" w:color="auto"/>
          </w:divBdr>
        </w:div>
        <w:div w:id="178668454">
          <w:marLeft w:val="480"/>
          <w:marRight w:val="0"/>
          <w:marTop w:val="0"/>
          <w:marBottom w:val="0"/>
          <w:divBdr>
            <w:top w:val="none" w:sz="0" w:space="0" w:color="auto"/>
            <w:left w:val="none" w:sz="0" w:space="0" w:color="auto"/>
            <w:bottom w:val="none" w:sz="0" w:space="0" w:color="auto"/>
            <w:right w:val="none" w:sz="0" w:space="0" w:color="auto"/>
          </w:divBdr>
        </w:div>
        <w:div w:id="184944978">
          <w:marLeft w:val="480"/>
          <w:marRight w:val="0"/>
          <w:marTop w:val="0"/>
          <w:marBottom w:val="0"/>
          <w:divBdr>
            <w:top w:val="none" w:sz="0" w:space="0" w:color="auto"/>
            <w:left w:val="none" w:sz="0" w:space="0" w:color="auto"/>
            <w:bottom w:val="none" w:sz="0" w:space="0" w:color="auto"/>
            <w:right w:val="none" w:sz="0" w:space="0" w:color="auto"/>
          </w:divBdr>
        </w:div>
        <w:div w:id="201137041">
          <w:marLeft w:val="480"/>
          <w:marRight w:val="0"/>
          <w:marTop w:val="0"/>
          <w:marBottom w:val="0"/>
          <w:divBdr>
            <w:top w:val="none" w:sz="0" w:space="0" w:color="auto"/>
            <w:left w:val="none" w:sz="0" w:space="0" w:color="auto"/>
            <w:bottom w:val="none" w:sz="0" w:space="0" w:color="auto"/>
            <w:right w:val="none" w:sz="0" w:space="0" w:color="auto"/>
          </w:divBdr>
        </w:div>
        <w:div w:id="227231970">
          <w:marLeft w:val="480"/>
          <w:marRight w:val="0"/>
          <w:marTop w:val="0"/>
          <w:marBottom w:val="0"/>
          <w:divBdr>
            <w:top w:val="none" w:sz="0" w:space="0" w:color="auto"/>
            <w:left w:val="none" w:sz="0" w:space="0" w:color="auto"/>
            <w:bottom w:val="none" w:sz="0" w:space="0" w:color="auto"/>
            <w:right w:val="none" w:sz="0" w:space="0" w:color="auto"/>
          </w:divBdr>
        </w:div>
        <w:div w:id="239827908">
          <w:marLeft w:val="480"/>
          <w:marRight w:val="0"/>
          <w:marTop w:val="0"/>
          <w:marBottom w:val="0"/>
          <w:divBdr>
            <w:top w:val="none" w:sz="0" w:space="0" w:color="auto"/>
            <w:left w:val="none" w:sz="0" w:space="0" w:color="auto"/>
            <w:bottom w:val="none" w:sz="0" w:space="0" w:color="auto"/>
            <w:right w:val="none" w:sz="0" w:space="0" w:color="auto"/>
          </w:divBdr>
        </w:div>
        <w:div w:id="280262477">
          <w:marLeft w:val="480"/>
          <w:marRight w:val="0"/>
          <w:marTop w:val="0"/>
          <w:marBottom w:val="0"/>
          <w:divBdr>
            <w:top w:val="none" w:sz="0" w:space="0" w:color="auto"/>
            <w:left w:val="none" w:sz="0" w:space="0" w:color="auto"/>
            <w:bottom w:val="none" w:sz="0" w:space="0" w:color="auto"/>
            <w:right w:val="none" w:sz="0" w:space="0" w:color="auto"/>
          </w:divBdr>
        </w:div>
        <w:div w:id="301279829">
          <w:marLeft w:val="480"/>
          <w:marRight w:val="0"/>
          <w:marTop w:val="0"/>
          <w:marBottom w:val="0"/>
          <w:divBdr>
            <w:top w:val="none" w:sz="0" w:space="0" w:color="auto"/>
            <w:left w:val="none" w:sz="0" w:space="0" w:color="auto"/>
            <w:bottom w:val="none" w:sz="0" w:space="0" w:color="auto"/>
            <w:right w:val="none" w:sz="0" w:space="0" w:color="auto"/>
          </w:divBdr>
        </w:div>
        <w:div w:id="325400217">
          <w:marLeft w:val="480"/>
          <w:marRight w:val="0"/>
          <w:marTop w:val="0"/>
          <w:marBottom w:val="0"/>
          <w:divBdr>
            <w:top w:val="none" w:sz="0" w:space="0" w:color="auto"/>
            <w:left w:val="none" w:sz="0" w:space="0" w:color="auto"/>
            <w:bottom w:val="none" w:sz="0" w:space="0" w:color="auto"/>
            <w:right w:val="none" w:sz="0" w:space="0" w:color="auto"/>
          </w:divBdr>
        </w:div>
        <w:div w:id="462042259">
          <w:marLeft w:val="480"/>
          <w:marRight w:val="0"/>
          <w:marTop w:val="0"/>
          <w:marBottom w:val="0"/>
          <w:divBdr>
            <w:top w:val="none" w:sz="0" w:space="0" w:color="auto"/>
            <w:left w:val="none" w:sz="0" w:space="0" w:color="auto"/>
            <w:bottom w:val="none" w:sz="0" w:space="0" w:color="auto"/>
            <w:right w:val="none" w:sz="0" w:space="0" w:color="auto"/>
          </w:divBdr>
        </w:div>
        <w:div w:id="472866456">
          <w:marLeft w:val="480"/>
          <w:marRight w:val="0"/>
          <w:marTop w:val="0"/>
          <w:marBottom w:val="0"/>
          <w:divBdr>
            <w:top w:val="none" w:sz="0" w:space="0" w:color="auto"/>
            <w:left w:val="none" w:sz="0" w:space="0" w:color="auto"/>
            <w:bottom w:val="none" w:sz="0" w:space="0" w:color="auto"/>
            <w:right w:val="none" w:sz="0" w:space="0" w:color="auto"/>
          </w:divBdr>
        </w:div>
        <w:div w:id="500514176">
          <w:marLeft w:val="480"/>
          <w:marRight w:val="0"/>
          <w:marTop w:val="0"/>
          <w:marBottom w:val="0"/>
          <w:divBdr>
            <w:top w:val="none" w:sz="0" w:space="0" w:color="auto"/>
            <w:left w:val="none" w:sz="0" w:space="0" w:color="auto"/>
            <w:bottom w:val="none" w:sz="0" w:space="0" w:color="auto"/>
            <w:right w:val="none" w:sz="0" w:space="0" w:color="auto"/>
          </w:divBdr>
        </w:div>
        <w:div w:id="638999268">
          <w:marLeft w:val="480"/>
          <w:marRight w:val="0"/>
          <w:marTop w:val="0"/>
          <w:marBottom w:val="0"/>
          <w:divBdr>
            <w:top w:val="none" w:sz="0" w:space="0" w:color="auto"/>
            <w:left w:val="none" w:sz="0" w:space="0" w:color="auto"/>
            <w:bottom w:val="none" w:sz="0" w:space="0" w:color="auto"/>
            <w:right w:val="none" w:sz="0" w:space="0" w:color="auto"/>
          </w:divBdr>
        </w:div>
        <w:div w:id="645554883">
          <w:marLeft w:val="480"/>
          <w:marRight w:val="0"/>
          <w:marTop w:val="0"/>
          <w:marBottom w:val="0"/>
          <w:divBdr>
            <w:top w:val="none" w:sz="0" w:space="0" w:color="auto"/>
            <w:left w:val="none" w:sz="0" w:space="0" w:color="auto"/>
            <w:bottom w:val="none" w:sz="0" w:space="0" w:color="auto"/>
            <w:right w:val="none" w:sz="0" w:space="0" w:color="auto"/>
          </w:divBdr>
        </w:div>
        <w:div w:id="670177628">
          <w:marLeft w:val="480"/>
          <w:marRight w:val="0"/>
          <w:marTop w:val="0"/>
          <w:marBottom w:val="0"/>
          <w:divBdr>
            <w:top w:val="none" w:sz="0" w:space="0" w:color="auto"/>
            <w:left w:val="none" w:sz="0" w:space="0" w:color="auto"/>
            <w:bottom w:val="none" w:sz="0" w:space="0" w:color="auto"/>
            <w:right w:val="none" w:sz="0" w:space="0" w:color="auto"/>
          </w:divBdr>
        </w:div>
        <w:div w:id="689837574">
          <w:marLeft w:val="480"/>
          <w:marRight w:val="0"/>
          <w:marTop w:val="0"/>
          <w:marBottom w:val="0"/>
          <w:divBdr>
            <w:top w:val="none" w:sz="0" w:space="0" w:color="auto"/>
            <w:left w:val="none" w:sz="0" w:space="0" w:color="auto"/>
            <w:bottom w:val="none" w:sz="0" w:space="0" w:color="auto"/>
            <w:right w:val="none" w:sz="0" w:space="0" w:color="auto"/>
          </w:divBdr>
        </w:div>
        <w:div w:id="693382317">
          <w:marLeft w:val="480"/>
          <w:marRight w:val="0"/>
          <w:marTop w:val="0"/>
          <w:marBottom w:val="0"/>
          <w:divBdr>
            <w:top w:val="none" w:sz="0" w:space="0" w:color="auto"/>
            <w:left w:val="none" w:sz="0" w:space="0" w:color="auto"/>
            <w:bottom w:val="none" w:sz="0" w:space="0" w:color="auto"/>
            <w:right w:val="none" w:sz="0" w:space="0" w:color="auto"/>
          </w:divBdr>
        </w:div>
        <w:div w:id="705981671">
          <w:marLeft w:val="480"/>
          <w:marRight w:val="0"/>
          <w:marTop w:val="0"/>
          <w:marBottom w:val="0"/>
          <w:divBdr>
            <w:top w:val="none" w:sz="0" w:space="0" w:color="auto"/>
            <w:left w:val="none" w:sz="0" w:space="0" w:color="auto"/>
            <w:bottom w:val="none" w:sz="0" w:space="0" w:color="auto"/>
            <w:right w:val="none" w:sz="0" w:space="0" w:color="auto"/>
          </w:divBdr>
        </w:div>
        <w:div w:id="778137731">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848250490">
          <w:marLeft w:val="480"/>
          <w:marRight w:val="0"/>
          <w:marTop w:val="0"/>
          <w:marBottom w:val="0"/>
          <w:divBdr>
            <w:top w:val="none" w:sz="0" w:space="0" w:color="auto"/>
            <w:left w:val="none" w:sz="0" w:space="0" w:color="auto"/>
            <w:bottom w:val="none" w:sz="0" w:space="0" w:color="auto"/>
            <w:right w:val="none" w:sz="0" w:space="0" w:color="auto"/>
          </w:divBdr>
        </w:div>
        <w:div w:id="877280975">
          <w:marLeft w:val="480"/>
          <w:marRight w:val="0"/>
          <w:marTop w:val="0"/>
          <w:marBottom w:val="0"/>
          <w:divBdr>
            <w:top w:val="none" w:sz="0" w:space="0" w:color="auto"/>
            <w:left w:val="none" w:sz="0" w:space="0" w:color="auto"/>
            <w:bottom w:val="none" w:sz="0" w:space="0" w:color="auto"/>
            <w:right w:val="none" w:sz="0" w:space="0" w:color="auto"/>
          </w:divBdr>
        </w:div>
        <w:div w:id="890311044">
          <w:marLeft w:val="480"/>
          <w:marRight w:val="0"/>
          <w:marTop w:val="0"/>
          <w:marBottom w:val="0"/>
          <w:divBdr>
            <w:top w:val="none" w:sz="0" w:space="0" w:color="auto"/>
            <w:left w:val="none" w:sz="0" w:space="0" w:color="auto"/>
            <w:bottom w:val="none" w:sz="0" w:space="0" w:color="auto"/>
            <w:right w:val="none" w:sz="0" w:space="0" w:color="auto"/>
          </w:divBdr>
        </w:div>
        <w:div w:id="896549011">
          <w:marLeft w:val="480"/>
          <w:marRight w:val="0"/>
          <w:marTop w:val="0"/>
          <w:marBottom w:val="0"/>
          <w:divBdr>
            <w:top w:val="none" w:sz="0" w:space="0" w:color="auto"/>
            <w:left w:val="none" w:sz="0" w:space="0" w:color="auto"/>
            <w:bottom w:val="none" w:sz="0" w:space="0" w:color="auto"/>
            <w:right w:val="none" w:sz="0" w:space="0" w:color="auto"/>
          </w:divBdr>
        </w:div>
        <w:div w:id="909273090">
          <w:marLeft w:val="480"/>
          <w:marRight w:val="0"/>
          <w:marTop w:val="0"/>
          <w:marBottom w:val="0"/>
          <w:divBdr>
            <w:top w:val="none" w:sz="0" w:space="0" w:color="auto"/>
            <w:left w:val="none" w:sz="0" w:space="0" w:color="auto"/>
            <w:bottom w:val="none" w:sz="0" w:space="0" w:color="auto"/>
            <w:right w:val="none" w:sz="0" w:space="0" w:color="auto"/>
          </w:divBdr>
        </w:div>
        <w:div w:id="945236856">
          <w:marLeft w:val="480"/>
          <w:marRight w:val="0"/>
          <w:marTop w:val="0"/>
          <w:marBottom w:val="0"/>
          <w:divBdr>
            <w:top w:val="none" w:sz="0" w:space="0" w:color="auto"/>
            <w:left w:val="none" w:sz="0" w:space="0" w:color="auto"/>
            <w:bottom w:val="none" w:sz="0" w:space="0" w:color="auto"/>
            <w:right w:val="none" w:sz="0" w:space="0" w:color="auto"/>
          </w:divBdr>
        </w:div>
        <w:div w:id="1129860211">
          <w:marLeft w:val="480"/>
          <w:marRight w:val="0"/>
          <w:marTop w:val="0"/>
          <w:marBottom w:val="0"/>
          <w:divBdr>
            <w:top w:val="none" w:sz="0" w:space="0" w:color="auto"/>
            <w:left w:val="none" w:sz="0" w:space="0" w:color="auto"/>
            <w:bottom w:val="none" w:sz="0" w:space="0" w:color="auto"/>
            <w:right w:val="none" w:sz="0" w:space="0" w:color="auto"/>
          </w:divBdr>
        </w:div>
        <w:div w:id="1132476061">
          <w:marLeft w:val="480"/>
          <w:marRight w:val="0"/>
          <w:marTop w:val="0"/>
          <w:marBottom w:val="0"/>
          <w:divBdr>
            <w:top w:val="none" w:sz="0" w:space="0" w:color="auto"/>
            <w:left w:val="none" w:sz="0" w:space="0" w:color="auto"/>
            <w:bottom w:val="none" w:sz="0" w:space="0" w:color="auto"/>
            <w:right w:val="none" w:sz="0" w:space="0" w:color="auto"/>
          </w:divBdr>
        </w:div>
        <w:div w:id="1176844220">
          <w:marLeft w:val="480"/>
          <w:marRight w:val="0"/>
          <w:marTop w:val="0"/>
          <w:marBottom w:val="0"/>
          <w:divBdr>
            <w:top w:val="none" w:sz="0" w:space="0" w:color="auto"/>
            <w:left w:val="none" w:sz="0" w:space="0" w:color="auto"/>
            <w:bottom w:val="none" w:sz="0" w:space="0" w:color="auto"/>
            <w:right w:val="none" w:sz="0" w:space="0" w:color="auto"/>
          </w:divBdr>
        </w:div>
        <w:div w:id="1225145478">
          <w:marLeft w:val="480"/>
          <w:marRight w:val="0"/>
          <w:marTop w:val="0"/>
          <w:marBottom w:val="0"/>
          <w:divBdr>
            <w:top w:val="none" w:sz="0" w:space="0" w:color="auto"/>
            <w:left w:val="none" w:sz="0" w:space="0" w:color="auto"/>
            <w:bottom w:val="none" w:sz="0" w:space="0" w:color="auto"/>
            <w:right w:val="none" w:sz="0" w:space="0" w:color="auto"/>
          </w:divBdr>
        </w:div>
        <w:div w:id="1230771895">
          <w:marLeft w:val="480"/>
          <w:marRight w:val="0"/>
          <w:marTop w:val="0"/>
          <w:marBottom w:val="0"/>
          <w:divBdr>
            <w:top w:val="none" w:sz="0" w:space="0" w:color="auto"/>
            <w:left w:val="none" w:sz="0" w:space="0" w:color="auto"/>
            <w:bottom w:val="none" w:sz="0" w:space="0" w:color="auto"/>
            <w:right w:val="none" w:sz="0" w:space="0" w:color="auto"/>
          </w:divBdr>
        </w:div>
        <w:div w:id="1259873859">
          <w:marLeft w:val="480"/>
          <w:marRight w:val="0"/>
          <w:marTop w:val="0"/>
          <w:marBottom w:val="0"/>
          <w:divBdr>
            <w:top w:val="none" w:sz="0" w:space="0" w:color="auto"/>
            <w:left w:val="none" w:sz="0" w:space="0" w:color="auto"/>
            <w:bottom w:val="none" w:sz="0" w:space="0" w:color="auto"/>
            <w:right w:val="none" w:sz="0" w:space="0" w:color="auto"/>
          </w:divBdr>
        </w:div>
        <w:div w:id="1331833773">
          <w:marLeft w:val="480"/>
          <w:marRight w:val="0"/>
          <w:marTop w:val="0"/>
          <w:marBottom w:val="0"/>
          <w:divBdr>
            <w:top w:val="none" w:sz="0" w:space="0" w:color="auto"/>
            <w:left w:val="none" w:sz="0" w:space="0" w:color="auto"/>
            <w:bottom w:val="none" w:sz="0" w:space="0" w:color="auto"/>
            <w:right w:val="none" w:sz="0" w:space="0" w:color="auto"/>
          </w:divBdr>
        </w:div>
        <w:div w:id="1354843591">
          <w:marLeft w:val="480"/>
          <w:marRight w:val="0"/>
          <w:marTop w:val="0"/>
          <w:marBottom w:val="0"/>
          <w:divBdr>
            <w:top w:val="none" w:sz="0" w:space="0" w:color="auto"/>
            <w:left w:val="none" w:sz="0" w:space="0" w:color="auto"/>
            <w:bottom w:val="none" w:sz="0" w:space="0" w:color="auto"/>
            <w:right w:val="none" w:sz="0" w:space="0" w:color="auto"/>
          </w:divBdr>
        </w:div>
        <w:div w:id="1410151102">
          <w:marLeft w:val="480"/>
          <w:marRight w:val="0"/>
          <w:marTop w:val="0"/>
          <w:marBottom w:val="0"/>
          <w:divBdr>
            <w:top w:val="none" w:sz="0" w:space="0" w:color="auto"/>
            <w:left w:val="none" w:sz="0" w:space="0" w:color="auto"/>
            <w:bottom w:val="none" w:sz="0" w:space="0" w:color="auto"/>
            <w:right w:val="none" w:sz="0" w:space="0" w:color="auto"/>
          </w:divBdr>
        </w:div>
        <w:div w:id="1448306411">
          <w:marLeft w:val="480"/>
          <w:marRight w:val="0"/>
          <w:marTop w:val="0"/>
          <w:marBottom w:val="0"/>
          <w:divBdr>
            <w:top w:val="none" w:sz="0" w:space="0" w:color="auto"/>
            <w:left w:val="none" w:sz="0" w:space="0" w:color="auto"/>
            <w:bottom w:val="none" w:sz="0" w:space="0" w:color="auto"/>
            <w:right w:val="none" w:sz="0" w:space="0" w:color="auto"/>
          </w:divBdr>
        </w:div>
        <w:div w:id="1538618355">
          <w:marLeft w:val="480"/>
          <w:marRight w:val="0"/>
          <w:marTop w:val="0"/>
          <w:marBottom w:val="0"/>
          <w:divBdr>
            <w:top w:val="none" w:sz="0" w:space="0" w:color="auto"/>
            <w:left w:val="none" w:sz="0" w:space="0" w:color="auto"/>
            <w:bottom w:val="none" w:sz="0" w:space="0" w:color="auto"/>
            <w:right w:val="none" w:sz="0" w:space="0" w:color="auto"/>
          </w:divBdr>
        </w:div>
        <w:div w:id="1588224746">
          <w:marLeft w:val="480"/>
          <w:marRight w:val="0"/>
          <w:marTop w:val="0"/>
          <w:marBottom w:val="0"/>
          <w:divBdr>
            <w:top w:val="none" w:sz="0" w:space="0" w:color="auto"/>
            <w:left w:val="none" w:sz="0" w:space="0" w:color="auto"/>
            <w:bottom w:val="none" w:sz="0" w:space="0" w:color="auto"/>
            <w:right w:val="none" w:sz="0" w:space="0" w:color="auto"/>
          </w:divBdr>
        </w:div>
        <w:div w:id="1592003384">
          <w:marLeft w:val="480"/>
          <w:marRight w:val="0"/>
          <w:marTop w:val="0"/>
          <w:marBottom w:val="0"/>
          <w:divBdr>
            <w:top w:val="none" w:sz="0" w:space="0" w:color="auto"/>
            <w:left w:val="none" w:sz="0" w:space="0" w:color="auto"/>
            <w:bottom w:val="none" w:sz="0" w:space="0" w:color="auto"/>
            <w:right w:val="none" w:sz="0" w:space="0" w:color="auto"/>
          </w:divBdr>
        </w:div>
        <w:div w:id="1610114659">
          <w:marLeft w:val="480"/>
          <w:marRight w:val="0"/>
          <w:marTop w:val="0"/>
          <w:marBottom w:val="0"/>
          <w:divBdr>
            <w:top w:val="none" w:sz="0" w:space="0" w:color="auto"/>
            <w:left w:val="none" w:sz="0" w:space="0" w:color="auto"/>
            <w:bottom w:val="none" w:sz="0" w:space="0" w:color="auto"/>
            <w:right w:val="none" w:sz="0" w:space="0" w:color="auto"/>
          </w:divBdr>
        </w:div>
        <w:div w:id="1622107260">
          <w:marLeft w:val="480"/>
          <w:marRight w:val="0"/>
          <w:marTop w:val="0"/>
          <w:marBottom w:val="0"/>
          <w:divBdr>
            <w:top w:val="none" w:sz="0" w:space="0" w:color="auto"/>
            <w:left w:val="none" w:sz="0" w:space="0" w:color="auto"/>
            <w:bottom w:val="none" w:sz="0" w:space="0" w:color="auto"/>
            <w:right w:val="none" w:sz="0" w:space="0" w:color="auto"/>
          </w:divBdr>
        </w:div>
        <w:div w:id="1659116519">
          <w:marLeft w:val="480"/>
          <w:marRight w:val="0"/>
          <w:marTop w:val="0"/>
          <w:marBottom w:val="0"/>
          <w:divBdr>
            <w:top w:val="none" w:sz="0" w:space="0" w:color="auto"/>
            <w:left w:val="none" w:sz="0" w:space="0" w:color="auto"/>
            <w:bottom w:val="none" w:sz="0" w:space="0" w:color="auto"/>
            <w:right w:val="none" w:sz="0" w:space="0" w:color="auto"/>
          </w:divBdr>
        </w:div>
        <w:div w:id="1681665885">
          <w:marLeft w:val="480"/>
          <w:marRight w:val="0"/>
          <w:marTop w:val="0"/>
          <w:marBottom w:val="0"/>
          <w:divBdr>
            <w:top w:val="none" w:sz="0" w:space="0" w:color="auto"/>
            <w:left w:val="none" w:sz="0" w:space="0" w:color="auto"/>
            <w:bottom w:val="none" w:sz="0" w:space="0" w:color="auto"/>
            <w:right w:val="none" w:sz="0" w:space="0" w:color="auto"/>
          </w:divBdr>
        </w:div>
        <w:div w:id="1708721523">
          <w:marLeft w:val="480"/>
          <w:marRight w:val="0"/>
          <w:marTop w:val="0"/>
          <w:marBottom w:val="0"/>
          <w:divBdr>
            <w:top w:val="none" w:sz="0" w:space="0" w:color="auto"/>
            <w:left w:val="none" w:sz="0" w:space="0" w:color="auto"/>
            <w:bottom w:val="none" w:sz="0" w:space="0" w:color="auto"/>
            <w:right w:val="none" w:sz="0" w:space="0" w:color="auto"/>
          </w:divBdr>
        </w:div>
        <w:div w:id="1748454910">
          <w:marLeft w:val="480"/>
          <w:marRight w:val="0"/>
          <w:marTop w:val="0"/>
          <w:marBottom w:val="0"/>
          <w:divBdr>
            <w:top w:val="none" w:sz="0" w:space="0" w:color="auto"/>
            <w:left w:val="none" w:sz="0" w:space="0" w:color="auto"/>
            <w:bottom w:val="none" w:sz="0" w:space="0" w:color="auto"/>
            <w:right w:val="none" w:sz="0" w:space="0" w:color="auto"/>
          </w:divBdr>
        </w:div>
        <w:div w:id="1779521795">
          <w:marLeft w:val="480"/>
          <w:marRight w:val="0"/>
          <w:marTop w:val="0"/>
          <w:marBottom w:val="0"/>
          <w:divBdr>
            <w:top w:val="none" w:sz="0" w:space="0" w:color="auto"/>
            <w:left w:val="none" w:sz="0" w:space="0" w:color="auto"/>
            <w:bottom w:val="none" w:sz="0" w:space="0" w:color="auto"/>
            <w:right w:val="none" w:sz="0" w:space="0" w:color="auto"/>
          </w:divBdr>
        </w:div>
        <w:div w:id="1788575011">
          <w:marLeft w:val="480"/>
          <w:marRight w:val="0"/>
          <w:marTop w:val="0"/>
          <w:marBottom w:val="0"/>
          <w:divBdr>
            <w:top w:val="none" w:sz="0" w:space="0" w:color="auto"/>
            <w:left w:val="none" w:sz="0" w:space="0" w:color="auto"/>
            <w:bottom w:val="none" w:sz="0" w:space="0" w:color="auto"/>
            <w:right w:val="none" w:sz="0" w:space="0" w:color="auto"/>
          </w:divBdr>
        </w:div>
        <w:div w:id="1817647003">
          <w:marLeft w:val="480"/>
          <w:marRight w:val="0"/>
          <w:marTop w:val="0"/>
          <w:marBottom w:val="0"/>
          <w:divBdr>
            <w:top w:val="none" w:sz="0" w:space="0" w:color="auto"/>
            <w:left w:val="none" w:sz="0" w:space="0" w:color="auto"/>
            <w:bottom w:val="none" w:sz="0" w:space="0" w:color="auto"/>
            <w:right w:val="none" w:sz="0" w:space="0" w:color="auto"/>
          </w:divBdr>
        </w:div>
        <w:div w:id="1847863086">
          <w:marLeft w:val="480"/>
          <w:marRight w:val="0"/>
          <w:marTop w:val="0"/>
          <w:marBottom w:val="0"/>
          <w:divBdr>
            <w:top w:val="none" w:sz="0" w:space="0" w:color="auto"/>
            <w:left w:val="none" w:sz="0" w:space="0" w:color="auto"/>
            <w:bottom w:val="none" w:sz="0" w:space="0" w:color="auto"/>
            <w:right w:val="none" w:sz="0" w:space="0" w:color="auto"/>
          </w:divBdr>
        </w:div>
        <w:div w:id="1871796281">
          <w:marLeft w:val="480"/>
          <w:marRight w:val="0"/>
          <w:marTop w:val="0"/>
          <w:marBottom w:val="0"/>
          <w:divBdr>
            <w:top w:val="none" w:sz="0" w:space="0" w:color="auto"/>
            <w:left w:val="none" w:sz="0" w:space="0" w:color="auto"/>
            <w:bottom w:val="none" w:sz="0" w:space="0" w:color="auto"/>
            <w:right w:val="none" w:sz="0" w:space="0" w:color="auto"/>
          </w:divBdr>
        </w:div>
        <w:div w:id="1923641815">
          <w:marLeft w:val="480"/>
          <w:marRight w:val="0"/>
          <w:marTop w:val="0"/>
          <w:marBottom w:val="0"/>
          <w:divBdr>
            <w:top w:val="none" w:sz="0" w:space="0" w:color="auto"/>
            <w:left w:val="none" w:sz="0" w:space="0" w:color="auto"/>
            <w:bottom w:val="none" w:sz="0" w:space="0" w:color="auto"/>
            <w:right w:val="none" w:sz="0" w:space="0" w:color="auto"/>
          </w:divBdr>
        </w:div>
        <w:div w:id="1963686622">
          <w:marLeft w:val="480"/>
          <w:marRight w:val="0"/>
          <w:marTop w:val="0"/>
          <w:marBottom w:val="0"/>
          <w:divBdr>
            <w:top w:val="none" w:sz="0" w:space="0" w:color="auto"/>
            <w:left w:val="none" w:sz="0" w:space="0" w:color="auto"/>
            <w:bottom w:val="none" w:sz="0" w:space="0" w:color="auto"/>
            <w:right w:val="none" w:sz="0" w:space="0" w:color="auto"/>
          </w:divBdr>
        </w:div>
        <w:div w:id="1977251296">
          <w:marLeft w:val="480"/>
          <w:marRight w:val="0"/>
          <w:marTop w:val="0"/>
          <w:marBottom w:val="0"/>
          <w:divBdr>
            <w:top w:val="none" w:sz="0" w:space="0" w:color="auto"/>
            <w:left w:val="none" w:sz="0" w:space="0" w:color="auto"/>
            <w:bottom w:val="none" w:sz="0" w:space="0" w:color="auto"/>
            <w:right w:val="none" w:sz="0" w:space="0" w:color="auto"/>
          </w:divBdr>
        </w:div>
        <w:div w:id="1984503371">
          <w:marLeft w:val="480"/>
          <w:marRight w:val="0"/>
          <w:marTop w:val="0"/>
          <w:marBottom w:val="0"/>
          <w:divBdr>
            <w:top w:val="none" w:sz="0" w:space="0" w:color="auto"/>
            <w:left w:val="none" w:sz="0" w:space="0" w:color="auto"/>
            <w:bottom w:val="none" w:sz="0" w:space="0" w:color="auto"/>
            <w:right w:val="none" w:sz="0" w:space="0" w:color="auto"/>
          </w:divBdr>
        </w:div>
        <w:div w:id="2044749589">
          <w:marLeft w:val="480"/>
          <w:marRight w:val="0"/>
          <w:marTop w:val="0"/>
          <w:marBottom w:val="0"/>
          <w:divBdr>
            <w:top w:val="none" w:sz="0" w:space="0" w:color="auto"/>
            <w:left w:val="none" w:sz="0" w:space="0" w:color="auto"/>
            <w:bottom w:val="none" w:sz="0" w:space="0" w:color="auto"/>
            <w:right w:val="none" w:sz="0" w:space="0" w:color="auto"/>
          </w:divBdr>
        </w:div>
        <w:div w:id="2067802843">
          <w:marLeft w:val="480"/>
          <w:marRight w:val="0"/>
          <w:marTop w:val="0"/>
          <w:marBottom w:val="0"/>
          <w:divBdr>
            <w:top w:val="none" w:sz="0" w:space="0" w:color="auto"/>
            <w:left w:val="none" w:sz="0" w:space="0" w:color="auto"/>
            <w:bottom w:val="none" w:sz="0" w:space="0" w:color="auto"/>
            <w:right w:val="none" w:sz="0" w:space="0" w:color="auto"/>
          </w:divBdr>
        </w:div>
        <w:div w:id="2075658231">
          <w:marLeft w:val="480"/>
          <w:marRight w:val="0"/>
          <w:marTop w:val="0"/>
          <w:marBottom w:val="0"/>
          <w:divBdr>
            <w:top w:val="none" w:sz="0" w:space="0" w:color="auto"/>
            <w:left w:val="none" w:sz="0" w:space="0" w:color="auto"/>
            <w:bottom w:val="none" w:sz="0" w:space="0" w:color="auto"/>
            <w:right w:val="none" w:sz="0" w:space="0" w:color="auto"/>
          </w:divBdr>
        </w:div>
        <w:div w:id="2106149898">
          <w:marLeft w:val="480"/>
          <w:marRight w:val="0"/>
          <w:marTop w:val="0"/>
          <w:marBottom w:val="0"/>
          <w:divBdr>
            <w:top w:val="none" w:sz="0" w:space="0" w:color="auto"/>
            <w:left w:val="none" w:sz="0" w:space="0" w:color="auto"/>
            <w:bottom w:val="none" w:sz="0" w:space="0" w:color="auto"/>
            <w:right w:val="none" w:sz="0" w:space="0" w:color="auto"/>
          </w:divBdr>
        </w:div>
        <w:div w:id="2109231453">
          <w:marLeft w:val="480"/>
          <w:marRight w:val="0"/>
          <w:marTop w:val="0"/>
          <w:marBottom w:val="0"/>
          <w:divBdr>
            <w:top w:val="none" w:sz="0" w:space="0" w:color="auto"/>
            <w:left w:val="none" w:sz="0" w:space="0" w:color="auto"/>
            <w:bottom w:val="none" w:sz="0" w:space="0" w:color="auto"/>
            <w:right w:val="none" w:sz="0" w:space="0" w:color="auto"/>
          </w:divBdr>
        </w:div>
        <w:div w:id="2126535158">
          <w:marLeft w:val="480"/>
          <w:marRight w:val="0"/>
          <w:marTop w:val="0"/>
          <w:marBottom w:val="0"/>
          <w:divBdr>
            <w:top w:val="none" w:sz="0" w:space="0" w:color="auto"/>
            <w:left w:val="none" w:sz="0" w:space="0" w:color="auto"/>
            <w:bottom w:val="none" w:sz="0" w:space="0" w:color="auto"/>
            <w:right w:val="none" w:sz="0" w:space="0" w:color="auto"/>
          </w:divBdr>
        </w:div>
      </w:divsChild>
    </w:div>
    <w:div w:id="621613259">
      <w:bodyDiv w:val="1"/>
      <w:marLeft w:val="0"/>
      <w:marRight w:val="0"/>
      <w:marTop w:val="0"/>
      <w:marBottom w:val="0"/>
      <w:divBdr>
        <w:top w:val="none" w:sz="0" w:space="0" w:color="auto"/>
        <w:left w:val="none" w:sz="0" w:space="0" w:color="auto"/>
        <w:bottom w:val="none" w:sz="0" w:space="0" w:color="auto"/>
        <w:right w:val="none" w:sz="0" w:space="0" w:color="auto"/>
      </w:divBdr>
      <w:divsChild>
        <w:div w:id="5788973">
          <w:marLeft w:val="480"/>
          <w:marRight w:val="0"/>
          <w:marTop w:val="0"/>
          <w:marBottom w:val="0"/>
          <w:divBdr>
            <w:top w:val="none" w:sz="0" w:space="0" w:color="auto"/>
            <w:left w:val="none" w:sz="0" w:space="0" w:color="auto"/>
            <w:bottom w:val="none" w:sz="0" w:space="0" w:color="auto"/>
            <w:right w:val="none" w:sz="0" w:space="0" w:color="auto"/>
          </w:divBdr>
        </w:div>
        <w:div w:id="44183148">
          <w:marLeft w:val="480"/>
          <w:marRight w:val="0"/>
          <w:marTop w:val="0"/>
          <w:marBottom w:val="0"/>
          <w:divBdr>
            <w:top w:val="none" w:sz="0" w:space="0" w:color="auto"/>
            <w:left w:val="none" w:sz="0" w:space="0" w:color="auto"/>
            <w:bottom w:val="none" w:sz="0" w:space="0" w:color="auto"/>
            <w:right w:val="none" w:sz="0" w:space="0" w:color="auto"/>
          </w:divBdr>
        </w:div>
        <w:div w:id="47992363">
          <w:marLeft w:val="480"/>
          <w:marRight w:val="0"/>
          <w:marTop w:val="0"/>
          <w:marBottom w:val="0"/>
          <w:divBdr>
            <w:top w:val="none" w:sz="0" w:space="0" w:color="auto"/>
            <w:left w:val="none" w:sz="0" w:space="0" w:color="auto"/>
            <w:bottom w:val="none" w:sz="0" w:space="0" w:color="auto"/>
            <w:right w:val="none" w:sz="0" w:space="0" w:color="auto"/>
          </w:divBdr>
        </w:div>
        <w:div w:id="52430037">
          <w:marLeft w:val="480"/>
          <w:marRight w:val="0"/>
          <w:marTop w:val="0"/>
          <w:marBottom w:val="0"/>
          <w:divBdr>
            <w:top w:val="none" w:sz="0" w:space="0" w:color="auto"/>
            <w:left w:val="none" w:sz="0" w:space="0" w:color="auto"/>
            <w:bottom w:val="none" w:sz="0" w:space="0" w:color="auto"/>
            <w:right w:val="none" w:sz="0" w:space="0" w:color="auto"/>
          </w:divBdr>
        </w:div>
        <w:div w:id="68816812">
          <w:marLeft w:val="480"/>
          <w:marRight w:val="0"/>
          <w:marTop w:val="0"/>
          <w:marBottom w:val="0"/>
          <w:divBdr>
            <w:top w:val="none" w:sz="0" w:space="0" w:color="auto"/>
            <w:left w:val="none" w:sz="0" w:space="0" w:color="auto"/>
            <w:bottom w:val="none" w:sz="0" w:space="0" w:color="auto"/>
            <w:right w:val="none" w:sz="0" w:space="0" w:color="auto"/>
          </w:divBdr>
        </w:div>
        <w:div w:id="122694057">
          <w:marLeft w:val="480"/>
          <w:marRight w:val="0"/>
          <w:marTop w:val="0"/>
          <w:marBottom w:val="0"/>
          <w:divBdr>
            <w:top w:val="none" w:sz="0" w:space="0" w:color="auto"/>
            <w:left w:val="none" w:sz="0" w:space="0" w:color="auto"/>
            <w:bottom w:val="none" w:sz="0" w:space="0" w:color="auto"/>
            <w:right w:val="none" w:sz="0" w:space="0" w:color="auto"/>
          </w:divBdr>
        </w:div>
        <w:div w:id="136537065">
          <w:marLeft w:val="480"/>
          <w:marRight w:val="0"/>
          <w:marTop w:val="0"/>
          <w:marBottom w:val="0"/>
          <w:divBdr>
            <w:top w:val="none" w:sz="0" w:space="0" w:color="auto"/>
            <w:left w:val="none" w:sz="0" w:space="0" w:color="auto"/>
            <w:bottom w:val="none" w:sz="0" w:space="0" w:color="auto"/>
            <w:right w:val="none" w:sz="0" w:space="0" w:color="auto"/>
          </w:divBdr>
        </w:div>
        <w:div w:id="137888520">
          <w:marLeft w:val="480"/>
          <w:marRight w:val="0"/>
          <w:marTop w:val="0"/>
          <w:marBottom w:val="0"/>
          <w:divBdr>
            <w:top w:val="none" w:sz="0" w:space="0" w:color="auto"/>
            <w:left w:val="none" w:sz="0" w:space="0" w:color="auto"/>
            <w:bottom w:val="none" w:sz="0" w:space="0" w:color="auto"/>
            <w:right w:val="none" w:sz="0" w:space="0" w:color="auto"/>
          </w:divBdr>
        </w:div>
        <w:div w:id="164588924">
          <w:marLeft w:val="480"/>
          <w:marRight w:val="0"/>
          <w:marTop w:val="0"/>
          <w:marBottom w:val="0"/>
          <w:divBdr>
            <w:top w:val="none" w:sz="0" w:space="0" w:color="auto"/>
            <w:left w:val="none" w:sz="0" w:space="0" w:color="auto"/>
            <w:bottom w:val="none" w:sz="0" w:space="0" w:color="auto"/>
            <w:right w:val="none" w:sz="0" w:space="0" w:color="auto"/>
          </w:divBdr>
        </w:div>
        <w:div w:id="212544152">
          <w:marLeft w:val="480"/>
          <w:marRight w:val="0"/>
          <w:marTop w:val="0"/>
          <w:marBottom w:val="0"/>
          <w:divBdr>
            <w:top w:val="none" w:sz="0" w:space="0" w:color="auto"/>
            <w:left w:val="none" w:sz="0" w:space="0" w:color="auto"/>
            <w:bottom w:val="none" w:sz="0" w:space="0" w:color="auto"/>
            <w:right w:val="none" w:sz="0" w:space="0" w:color="auto"/>
          </w:divBdr>
        </w:div>
        <w:div w:id="253363346">
          <w:marLeft w:val="480"/>
          <w:marRight w:val="0"/>
          <w:marTop w:val="0"/>
          <w:marBottom w:val="0"/>
          <w:divBdr>
            <w:top w:val="none" w:sz="0" w:space="0" w:color="auto"/>
            <w:left w:val="none" w:sz="0" w:space="0" w:color="auto"/>
            <w:bottom w:val="none" w:sz="0" w:space="0" w:color="auto"/>
            <w:right w:val="none" w:sz="0" w:space="0" w:color="auto"/>
          </w:divBdr>
        </w:div>
        <w:div w:id="276912144">
          <w:marLeft w:val="480"/>
          <w:marRight w:val="0"/>
          <w:marTop w:val="0"/>
          <w:marBottom w:val="0"/>
          <w:divBdr>
            <w:top w:val="none" w:sz="0" w:space="0" w:color="auto"/>
            <w:left w:val="none" w:sz="0" w:space="0" w:color="auto"/>
            <w:bottom w:val="none" w:sz="0" w:space="0" w:color="auto"/>
            <w:right w:val="none" w:sz="0" w:space="0" w:color="auto"/>
          </w:divBdr>
        </w:div>
        <w:div w:id="293486995">
          <w:marLeft w:val="480"/>
          <w:marRight w:val="0"/>
          <w:marTop w:val="0"/>
          <w:marBottom w:val="0"/>
          <w:divBdr>
            <w:top w:val="none" w:sz="0" w:space="0" w:color="auto"/>
            <w:left w:val="none" w:sz="0" w:space="0" w:color="auto"/>
            <w:bottom w:val="none" w:sz="0" w:space="0" w:color="auto"/>
            <w:right w:val="none" w:sz="0" w:space="0" w:color="auto"/>
          </w:divBdr>
        </w:div>
        <w:div w:id="315307251">
          <w:marLeft w:val="480"/>
          <w:marRight w:val="0"/>
          <w:marTop w:val="0"/>
          <w:marBottom w:val="0"/>
          <w:divBdr>
            <w:top w:val="none" w:sz="0" w:space="0" w:color="auto"/>
            <w:left w:val="none" w:sz="0" w:space="0" w:color="auto"/>
            <w:bottom w:val="none" w:sz="0" w:space="0" w:color="auto"/>
            <w:right w:val="none" w:sz="0" w:space="0" w:color="auto"/>
          </w:divBdr>
        </w:div>
        <w:div w:id="324668198">
          <w:marLeft w:val="480"/>
          <w:marRight w:val="0"/>
          <w:marTop w:val="0"/>
          <w:marBottom w:val="0"/>
          <w:divBdr>
            <w:top w:val="none" w:sz="0" w:space="0" w:color="auto"/>
            <w:left w:val="none" w:sz="0" w:space="0" w:color="auto"/>
            <w:bottom w:val="none" w:sz="0" w:space="0" w:color="auto"/>
            <w:right w:val="none" w:sz="0" w:space="0" w:color="auto"/>
          </w:divBdr>
        </w:div>
        <w:div w:id="330185887">
          <w:marLeft w:val="480"/>
          <w:marRight w:val="0"/>
          <w:marTop w:val="0"/>
          <w:marBottom w:val="0"/>
          <w:divBdr>
            <w:top w:val="none" w:sz="0" w:space="0" w:color="auto"/>
            <w:left w:val="none" w:sz="0" w:space="0" w:color="auto"/>
            <w:bottom w:val="none" w:sz="0" w:space="0" w:color="auto"/>
            <w:right w:val="none" w:sz="0" w:space="0" w:color="auto"/>
          </w:divBdr>
        </w:div>
        <w:div w:id="368258889">
          <w:marLeft w:val="480"/>
          <w:marRight w:val="0"/>
          <w:marTop w:val="0"/>
          <w:marBottom w:val="0"/>
          <w:divBdr>
            <w:top w:val="none" w:sz="0" w:space="0" w:color="auto"/>
            <w:left w:val="none" w:sz="0" w:space="0" w:color="auto"/>
            <w:bottom w:val="none" w:sz="0" w:space="0" w:color="auto"/>
            <w:right w:val="none" w:sz="0" w:space="0" w:color="auto"/>
          </w:divBdr>
        </w:div>
        <w:div w:id="384187417">
          <w:marLeft w:val="480"/>
          <w:marRight w:val="0"/>
          <w:marTop w:val="0"/>
          <w:marBottom w:val="0"/>
          <w:divBdr>
            <w:top w:val="none" w:sz="0" w:space="0" w:color="auto"/>
            <w:left w:val="none" w:sz="0" w:space="0" w:color="auto"/>
            <w:bottom w:val="none" w:sz="0" w:space="0" w:color="auto"/>
            <w:right w:val="none" w:sz="0" w:space="0" w:color="auto"/>
          </w:divBdr>
        </w:div>
        <w:div w:id="467749563">
          <w:marLeft w:val="480"/>
          <w:marRight w:val="0"/>
          <w:marTop w:val="0"/>
          <w:marBottom w:val="0"/>
          <w:divBdr>
            <w:top w:val="none" w:sz="0" w:space="0" w:color="auto"/>
            <w:left w:val="none" w:sz="0" w:space="0" w:color="auto"/>
            <w:bottom w:val="none" w:sz="0" w:space="0" w:color="auto"/>
            <w:right w:val="none" w:sz="0" w:space="0" w:color="auto"/>
          </w:divBdr>
        </w:div>
        <w:div w:id="499349891">
          <w:marLeft w:val="480"/>
          <w:marRight w:val="0"/>
          <w:marTop w:val="0"/>
          <w:marBottom w:val="0"/>
          <w:divBdr>
            <w:top w:val="none" w:sz="0" w:space="0" w:color="auto"/>
            <w:left w:val="none" w:sz="0" w:space="0" w:color="auto"/>
            <w:bottom w:val="none" w:sz="0" w:space="0" w:color="auto"/>
            <w:right w:val="none" w:sz="0" w:space="0" w:color="auto"/>
          </w:divBdr>
        </w:div>
        <w:div w:id="534387200">
          <w:marLeft w:val="480"/>
          <w:marRight w:val="0"/>
          <w:marTop w:val="0"/>
          <w:marBottom w:val="0"/>
          <w:divBdr>
            <w:top w:val="none" w:sz="0" w:space="0" w:color="auto"/>
            <w:left w:val="none" w:sz="0" w:space="0" w:color="auto"/>
            <w:bottom w:val="none" w:sz="0" w:space="0" w:color="auto"/>
            <w:right w:val="none" w:sz="0" w:space="0" w:color="auto"/>
          </w:divBdr>
        </w:div>
        <w:div w:id="575285889">
          <w:marLeft w:val="480"/>
          <w:marRight w:val="0"/>
          <w:marTop w:val="0"/>
          <w:marBottom w:val="0"/>
          <w:divBdr>
            <w:top w:val="none" w:sz="0" w:space="0" w:color="auto"/>
            <w:left w:val="none" w:sz="0" w:space="0" w:color="auto"/>
            <w:bottom w:val="none" w:sz="0" w:space="0" w:color="auto"/>
            <w:right w:val="none" w:sz="0" w:space="0" w:color="auto"/>
          </w:divBdr>
        </w:div>
        <w:div w:id="610288284">
          <w:marLeft w:val="480"/>
          <w:marRight w:val="0"/>
          <w:marTop w:val="0"/>
          <w:marBottom w:val="0"/>
          <w:divBdr>
            <w:top w:val="none" w:sz="0" w:space="0" w:color="auto"/>
            <w:left w:val="none" w:sz="0" w:space="0" w:color="auto"/>
            <w:bottom w:val="none" w:sz="0" w:space="0" w:color="auto"/>
            <w:right w:val="none" w:sz="0" w:space="0" w:color="auto"/>
          </w:divBdr>
        </w:div>
        <w:div w:id="656885293">
          <w:marLeft w:val="480"/>
          <w:marRight w:val="0"/>
          <w:marTop w:val="0"/>
          <w:marBottom w:val="0"/>
          <w:divBdr>
            <w:top w:val="none" w:sz="0" w:space="0" w:color="auto"/>
            <w:left w:val="none" w:sz="0" w:space="0" w:color="auto"/>
            <w:bottom w:val="none" w:sz="0" w:space="0" w:color="auto"/>
            <w:right w:val="none" w:sz="0" w:space="0" w:color="auto"/>
          </w:divBdr>
        </w:div>
        <w:div w:id="683946057">
          <w:marLeft w:val="480"/>
          <w:marRight w:val="0"/>
          <w:marTop w:val="0"/>
          <w:marBottom w:val="0"/>
          <w:divBdr>
            <w:top w:val="none" w:sz="0" w:space="0" w:color="auto"/>
            <w:left w:val="none" w:sz="0" w:space="0" w:color="auto"/>
            <w:bottom w:val="none" w:sz="0" w:space="0" w:color="auto"/>
            <w:right w:val="none" w:sz="0" w:space="0" w:color="auto"/>
          </w:divBdr>
        </w:div>
        <w:div w:id="760369080">
          <w:marLeft w:val="480"/>
          <w:marRight w:val="0"/>
          <w:marTop w:val="0"/>
          <w:marBottom w:val="0"/>
          <w:divBdr>
            <w:top w:val="none" w:sz="0" w:space="0" w:color="auto"/>
            <w:left w:val="none" w:sz="0" w:space="0" w:color="auto"/>
            <w:bottom w:val="none" w:sz="0" w:space="0" w:color="auto"/>
            <w:right w:val="none" w:sz="0" w:space="0" w:color="auto"/>
          </w:divBdr>
        </w:div>
        <w:div w:id="769400092">
          <w:marLeft w:val="480"/>
          <w:marRight w:val="0"/>
          <w:marTop w:val="0"/>
          <w:marBottom w:val="0"/>
          <w:divBdr>
            <w:top w:val="none" w:sz="0" w:space="0" w:color="auto"/>
            <w:left w:val="none" w:sz="0" w:space="0" w:color="auto"/>
            <w:bottom w:val="none" w:sz="0" w:space="0" w:color="auto"/>
            <w:right w:val="none" w:sz="0" w:space="0" w:color="auto"/>
          </w:divBdr>
        </w:div>
        <w:div w:id="852034543">
          <w:marLeft w:val="480"/>
          <w:marRight w:val="0"/>
          <w:marTop w:val="0"/>
          <w:marBottom w:val="0"/>
          <w:divBdr>
            <w:top w:val="none" w:sz="0" w:space="0" w:color="auto"/>
            <w:left w:val="none" w:sz="0" w:space="0" w:color="auto"/>
            <w:bottom w:val="none" w:sz="0" w:space="0" w:color="auto"/>
            <w:right w:val="none" w:sz="0" w:space="0" w:color="auto"/>
          </w:divBdr>
        </w:div>
        <w:div w:id="879628198">
          <w:marLeft w:val="480"/>
          <w:marRight w:val="0"/>
          <w:marTop w:val="0"/>
          <w:marBottom w:val="0"/>
          <w:divBdr>
            <w:top w:val="none" w:sz="0" w:space="0" w:color="auto"/>
            <w:left w:val="none" w:sz="0" w:space="0" w:color="auto"/>
            <w:bottom w:val="none" w:sz="0" w:space="0" w:color="auto"/>
            <w:right w:val="none" w:sz="0" w:space="0" w:color="auto"/>
          </w:divBdr>
        </w:div>
        <w:div w:id="879630843">
          <w:marLeft w:val="480"/>
          <w:marRight w:val="0"/>
          <w:marTop w:val="0"/>
          <w:marBottom w:val="0"/>
          <w:divBdr>
            <w:top w:val="none" w:sz="0" w:space="0" w:color="auto"/>
            <w:left w:val="none" w:sz="0" w:space="0" w:color="auto"/>
            <w:bottom w:val="none" w:sz="0" w:space="0" w:color="auto"/>
            <w:right w:val="none" w:sz="0" w:space="0" w:color="auto"/>
          </w:divBdr>
        </w:div>
        <w:div w:id="916134474">
          <w:marLeft w:val="480"/>
          <w:marRight w:val="0"/>
          <w:marTop w:val="0"/>
          <w:marBottom w:val="0"/>
          <w:divBdr>
            <w:top w:val="none" w:sz="0" w:space="0" w:color="auto"/>
            <w:left w:val="none" w:sz="0" w:space="0" w:color="auto"/>
            <w:bottom w:val="none" w:sz="0" w:space="0" w:color="auto"/>
            <w:right w:val="none" w:sz="0" w:space="0" w:color="auto"/>
          </w:divBdr>
        </w:div>
        <w:div w:id="954478985">
          <w:marLeft w:val="480"/>
          <w:marRight w:val="0"/>
          <w:marTop w:val="0"/>
          <w:marBottom w:val="0"/>
          <w:divBdr>
            <w:top w:val="none" w:sz="0" w:space="0" w:color="auto"/>
            <w:left w:val="none" w:sz="0" w:space="0" w:color="auto"/>
            <w:bottom w:val="none" w:sz="0" w:space="0" w:color="auto"/>
            <w:right w:val="none" w:sz="0" w:space="0" w:color="auto"/>
          </w:divBdr>
        </w:div>
        <w:div w:id="1083917514">
          <w:marLeft w:val="480"/>
          <w:marRight w:val="0"/>
          <w:marTop w:val="0"/>
          <w:marBottom w:val="0"/>
          <w:divBdr>
            <w:top w:val="none" w:sz="0" w:space="0" w:color="auto"/>
            <w:left w:val="none" w:sz="0" w:space="0" w:color="auto"/>
            <w:bottom w:val="none" w:sz="0" w:space="0" w:color="auto"/>
            <w:right w:val="none" w:sz="0" w:space="0" w:color="auto"/>
          </w:divBdr>
        </w:div>
        <w:div w:id="1119954731">
          <w:marLeft w:val="480"/>
          <w:marRight w:val="0"/>
          <w:marTop w:val="0"/>
          <w:marBottom w:val="0"/>
          <w:divBdr>
            <w:top w:val="none" w:sz="0" w:space="0" w:color="auto"/>
            <w:left w:val="none" w:sz="0" w:space="0" w:color="auto"/>
            <w:bottom w:val="none" w:sz="0" w:space="0" w:color="auto"/>
            <w:right w:val="none" w:sz="0" w:space="0" w:color="auto"/>
          </w:divBdr>
        </w:div>
        <w:div w:id="1128666590">
          <w:marLeft w:val="480"/>
          <w:marRight w:val="0"/>
          <w:marTop w:val="0"/>
          <w:marBottom w:val="0"/>
          <w:divBdr>
            <w:top w:val="none" w:sz="0" w:space="0" w:color="auto"/>
            <w:left w:val="none" w:sz="0" w:space="0" w:color="auto"/>
            <w:bottom w:val="none" w:sz="0" w:space="0" w:color="auto"/>
            <w:right w:val="none" w:sz="0" w:space="0" w:color="auto"/>
          </w:divBdr>
        </w:div>
        <w:div w:id="1153377032">
          <w:marLeft w:val="480"/>
          <w:marRight w:val="0"/>
          <w:marTop w:val="0"/>
          <w:marBottom w:val="0"/>
          <w:divBdr>
            <w:top w:val="none" w:sz="0" w:space="0" w:color="auto"/>
            <w:left w:val="none" w:sz="0" w:space="0" w:color="auto"/>
            <w:bottom w:val="none" w:sz="0" w:space="0" w:color="auto"/>
            <w:right w:val="none" w:sz="0" w:space="0" w:color="auto"/>
          </w:divBdr>
        </w:div>
        <w:div w:id="1222595106">
          <w:marLeft w:val="480"/>
          <w:marRight w:val="0"/>
          <w:marTop w:val="0"/>
          <w:marBottom w:val="0"/>
          <w:divBdr>
            <w:top w:val="none" w:sz="0" w:space="0" w:color="auto"/>
            <w:left w:val="none" w:sz="0" w:space="0" w:color="auto"/>
            <w:bottom w:val="none" w:sz="0" w:space="0" w:color="auto"/>
            <w:right w:val="none" w:sz="0" w:space="0" w:color="auto"/>
          </w:divBdr>
        </w:div>
        <w:div w:id="1249654925">
          <w:marLeft w:val="480"/>
          <w:marRight w:val="0"/>
          <w:marTop w:val="0"/>
          <w:marBottom w:val="0"/>
          <w:divBdr>
            <w:top w:val="none" w:sz="0" w:space="0" w:color="auto"/>
            <w:left w:val="none" w:sz="0" w:space="0" w:color="auto"/>
            <w:bottom w:val="none" w:sz="0" w:space="0" w:color="auto"/>
            <w:right w:val="none" w:sz="0" w:space="0" w:color="auto"/>
          </w:divBdr>
        </w:div>
        <w:div w:id="1280338840">
          <w:marLeft w:val="480"/>
          <w:marRight w:val="0"/>
          <w:marTop w:val="0"/>
          <w:marBottom w:val="0"/>
          <w:divBdr>
            <w:top w:val="none" w:sz="0" w:space="0" w:color="auto"/>
            <w:left w:val="none" w:sz="0" w:space="0" w:color="auto"/>
            <w:bottom w:val="none" w:sz="0" w:space="0" w:color="auto"/>
            <w:right w:val="none" w:sz="0" w:space="0" w:color="auto"/>
          </w:divBdr>
        </w:div>
        <w:div w:id="1298028464">
          <w:marLeft w:val="480"/>
          <w:marRight w:val="0"/>
          <w:marTop w:val="0"/>
          <w:marBottom w:val="0"/>
          <w:divBdr>
            <w:top w:val="none" w:sz="0" w:space="0" w:color="auto"/>
            <w:left w:val="none" w:sz="0" w:space="0" w:color="auto"/>
            <w:bottom w:val="none" w:sz="0" w:space="0" w:color="auto"/>
            <w:right w:val="none" w:sz="0" w:space="0" w:color="auto"/>
          </w:divBdr>
        </w:div>
        <w:div w:id="1440636101">
          <w:marLeft w:val="480"/>
          <w:marRight w:val="0"/>
          <w:marTop w:val="0"/>
          <w:marBottom w:val="0"/>
          <w:divBdr>
            <w:top w:val="none" w:sz="0" w:space="0" w:color="auto"/>
            <w:left w:val="none" w:sz="0" w:space="0" w:color="auto"/>
            <w:bottom w:val="none" w:sz="0" w:space="0" w:color="auto"/>
            <w:right w:val="none" w:sz="0" w:space="0" w:color="auto"/>
          </w:divBdr>
        </w:div>
        <w:div w:id="1460298512">
          <w:marLeft w:val="480"/>
          <w:marRight w:val="0"/>
          <w:marTop w:val="0"/>
          <w:marBottom w:val="0"/>
          <w:divBdr>
            <w:top w:val="none" w:sz="0" w:space="0" w:color="auto"/>
            <w:left w:val="none" w:sz="0" w:space="0" w:color="auto"/>
            <w:bottom w:val="none" w:sz="0" w:space="0" w:color="auto"/>
            <w:right w:val="none" w:sz="0" w:space="0" w:color="auto"/>
          </w:divBdr>
        </w:div>
        <w:div w:id="1467116528">
          <w:marLeft w:val="480"/>
          <w:marRight w:val="0"/>
          <w:marTop w:val="0"/>
          <w:marBottom w:val="0"/>
          <w:divBdr>
            <w:top w:val="none" w:sz="0" w:space="0" w:color="auto"/>
            <w:left w:val="none" w:sz="0" w:space="0" w:color="auto"/>
            <w:bottom w:val="none" w:sz="0" w:space="0" w:color="auto"/>
            <w:right w:val="none" w:sz="0" w:space="0" w:color="auto"/>
          </w:divBdr>
        </w:div>
        <w:div w:id="1470436679">
          <w:marLeft w:val="480"/>
          <w:marRight w:val="0"/>
          <w:marTop w:val="0"/>
          <w:marBottom w:val="0"/>
          <w:divBdr>
            <w:top w:val="none" w:sz="0" w:space="0" w:color="auto"/>
            <w:left w:val="none" w:sz="0" w:space="0" w:color="auto"/>
            <w:bottom w:val="none" w:sz="0" w:space="0" w:color="auto"/>
            <w:right w:val="none" w:sz="0" w:space="0" w:color="auto"/>
          </w:divBdr>
        </w:div>
        <w:div w:id="1475443499">
          <w:marLeft w:val="480"/>
          <w:marRight w:val="0"/>
          <w:marTop w:val="0"/>
          <w:marBottom w:val="0"/>
          <w:divBdr>
            <w:top w:val="none" w:sz="0" w:space="0" w:color="auto"/>
            <w:left w:val="none" w:sz="0" w:space="0" w:color="auto"/>
            <w:bottom w:val="none" w:sz="0" w:space="0" w:color="auto"/>
            <w:right w:val="none" w:sz="0" w:space="0" w:color="auto"/>
          </w:divBdr>
        </w:div>
        <w:div w:id="1488521994">
          <w:marLeft w:val="480"/>
          <w:marRight w:val="0"/>
          <w:marTop w:val="0"/>
          <w:marBottom w:val="0"/>
          <w:divBdr>
            <w:top w:val="none" w:sz="0" w:space="0" w:color="auto"/>
            <w:left w:val="none" w:sz="0" w:space="0" w:color="auto"/>
            <w:bottom w:val="none" w:sz="0" w:space="0" w:color="auto"/>
            <w:right w:val="none" w:sz="0" w:space="0" w:color="auto"/>
          </w:divBdr>
        </w:div>
        <w:div w:id="1507016441">
          <w:marLeft w:val="480"/>
          <w:marRight w:val="0"/>
          <w:marTop w:val="0"/>
          <w:marBottom w:val="0"/>
          <w:divBdr>
            <w:top w:val="none" w:sz="0" w:space="0" w:color="auto"/>
            <w:left w:val="none" w:sz="0" w:space="0" w:color="auto"/>
            <w:bottom w:val="none" w:sz="0" w:space="0" w:color="auto"/>
            <w:right w:val="none" w:sz="0" w:space="0" w:color="auto"/>
          </w:divBdr>
        </w:div>
        <w:div w:id="1558855632">
          <w:marLeft w:val="480"/>
          <w:marRight w:val="0"/>
          <w:marTop w:val="0"/>
          <w:marBottom w:val="0"/>
          <w:divBdr>
            <w:top w:val="none" w:sz="0" w:space="0" w:color="auto"/>
            <w:left w:val="none" w:sz="0" w:space="0" w:color="auto"/>
            <w:bottom w:val="none" w:sz="0" w:space="0" w:color="auto"/>
            <w:right w:val="none" w:sz="0" w:space="0" w:color="auto"/>
          </w:divBdr>
        </w:div>
        <w:div w:id="1560051191">
          <w:marLeft w:val="480"/>
          <w:marRight w:val="0"/>
          <w:marTop w:val="0"/>
          <w:marBottom w:val="0"/>
          <w:divBdr>
            <w:top w:val="none" w:sz="0" w:space="0" w:color="auto"/>
            <w:left w:val="none" w:sz="0" w:space="0" w:color="auto"/>
            <w:bottom w:val="none" w:sz="0" w:space="0" w:color="auto"/>
            <w:right w:val="none" w:sz="0" w:space="0" w:color="auto"/>
          </w:divBdr>
        </w:div>
        <w:div w:id="1570841161">
          <w:marLeft w:val="480"/>
          <w:marRight w:val="0"/>
          <w:marTop w:val="0"/>
          <w:marBottom w:val="0"/>
          <w:divBdr>
            <w:top w:val="none" w:sz="0" w:space="0" w:color="auto"/>
            <w:left w:val="none" w:sz="0" w:space="0" w:color="auto"/>
            <w:bottom w:val="none" w:sz="0" w:space="0" w:color="auto"/>
            <w:right w:val="none" w:sz="0" w:space="0" w:color="auto"/>
          </w:divBdr>
        </w:div>
        <w:div w:id="1571764744">
          <w:marLeft w:val="480"/>
          <w:marRight w:val="0"/>
          <w:marTop w:val="0"/>
          <w:marBottom w:val="0"/>
          <w:divBdr>
            <w:top w:val="none" w:sz="0" w:space="0" w:color="auto"/>
            <w:left w:val="none" w:sz="0" w:space="0" w:color="auto"/>
            <w:bottom w:val="none" w:sz="0" w:space="0" w:color="auto"/>
            <w:right w:val="none" w:sz="0" w:space="0" w:color="auto"/>
          </w:divBdr>
        </w:div>
        <w:div w:id="1630938525">
          <w:marLeft w:val="480"/>
          <w:marRight w:val="0"/>
          <w:marTop w:val="0"/>
          <w:marBottom w:val="0"/>
          <w:divBdr>
            <w:top w:val="none" w:sz="0" w:space="0" w:color="auto"/>
            <w:left w:val="none" w:sz="0" w:space="0" w:color="auto"/>
            <w:bottom w:val="none" w:sz="0" w:space="0" w:color="auto"/>
            <w:right w:val="none" w:sz="0" w:space="0" w:color="auto"/>
          </w:divBdr>
        </w:div>
        <w:div w:id="1654866071">
          <w:marLeft w:val="480"/>
          <w:marRight w:val="0"/>
          <w:marTop w:val="0"/>
          <w:marBottom w:val="0"/>
          <w:divBdr>
            <w:top w:val="none" w:sz="0" w:space="0" w:color="auto"/>
            <w:left w:val="none" w:sz="0" w:space="0" w:color="auto"/>
            <w:bottom w:val="none" w:sz="0" w:space="0" w:color="auto"/>
            <w:right w:val="none" w:sz="0" w:space="0" w:color="auto"/>
          </w:divBdr>
        </w:div>
        <w:div w:id="1754936822">
          <w:marLeft w:val="480"/>
          <w:marRight w:val="0"/>
          <w:marTop w:val="0"/>
          <w:marBottom w:val="0"/>
          <w:divBdr>
            <w:top w:val="none" w:sz="0" w:space="0" w:color="auto"/>
            <w:left w:val="none" w:sz="0" w:space="0" w:color="auto"/>
            <w:bottom w:val="none" w:sz="0" w:space="0" w:color="auto"/>
            <w:right w:val="none" w:sz="0" w:space="0" w:color="auto"/>
          </w:divBdr>
        </w:div>
        <w:div w:id="1773939497">
          <w:marLeft w:val="480"/>
          <w:marRight w:val="0"/>
          <w:marTop w:val="0"/>
          <w:marBottom w:val="0"/>
          <w:divBdr>
            <w:top w:val="none" w:sz="0" w:space="0" w:color="auto"/>
            <w:left w:val="none" w:sz="0" w:space="0" w:color="auto"/>
            <w:bottom w:val="none" w:sz="0" w:space="0" w:color="auto"/>
            <w:right w:val="none" w:sz="0" w:space="0" w:color="auto"/>
          </w:divBdr>
        </w:div>
        <w:div w:id="1791630731">
          <w:marLeft w:val="480"/>
          <w:marRight w:val="0"/>
          <w:marTop w:val="0"/>
          <w:marBottom w:val="0"/>
          <w:divBdr>
            <w:top w:val="none" w:sz="0" w:space="0" w:color="auto"/>
            <w:left w:val="none" w:sz="0" w:space="0" w:color="auto"/>
            <w:bottom w:val="none" w:sz="0" w:space="0" w:color="auto"/>
            <w:right w:val="none" w:sz="0" w:space="0" w:color="auto"/>
          </w:divBdr>
        </w:div>
        <w:div w:id="1818766452">
          <w:marLeft w:val="480"/>
          <w:marRight w:val="0"/>
          <w:marTop w:val="0"/>
          <w:marBottom w:val="0"/>
          <w:divBdr>
            <w:top w:val="none" w:sz="0" w:space="0" w:color="auto"/>
            <w:left w:val="none" w:sz="0" w:space="0" w:color="auto"/>
            <w:bottom w:val="none" w:sz="0" w:space="0" w:color="auto"/>
            <w:right w:val="none" w:sz="0" w:space="0" w:color="auto"/>
          </w:divBdr>
        </w:div>
        <w:div w:id="1851597316">
          <w:marLeft w:val="480"/>
          <w:marRight w:val="0"/>
          <w:marTop w:val="0"/>
          <w:marBottom w:val="0"/>
          <w:divBdr>
            <w:top w:val="none" w:sz="0" w:space="0" w:color="auto"/>
            <w:left w:val="none" w:sz="0" w:space="0" w:color="auto"/>
            <w:bottom w:val="none" w:sz="0" w:space="0" w:color="auto"/>
            <w:right w:val="none" w:sz="0" w:space="0" w:color="auto"/>
          </w:divBdr>
        </w:div>
        <w:div w:id="1854570440">
          <w:marLeft w:val="480"/>
          <w:marRight w:val="0"/>
          <w:marTop w:val="0"/>
          <w:marBottom w:val="0"/>
          <w:divBdr>
            <w:top w:val="none" w:sz="0" w:space="0" w:color="auto"/>
            <w:left w:val="none" w:sz="0" w:space="0" w:color="auto"/>
            <w:bottom w:val="none" w:sz="0" w:space="0" w:color="auto"/>
            <w:right w:val="none" w:sz="0" w:space="0" w:color="auto"/>
          </w:divBdr>
        </w:div>
        <w:div w:id="1869680908">
          <w:marLeft w:val="480"/>
          <w:marRight w:val="0"/>
          <w:marTop w:val="0"/>
          <w:marBottom w:val="0"/>
          <w:divBdr>
            <w:top w:val="none" w:sz="0" w:space="0" w:color="auto"/>
            <w:left w:val="none" w:sz="0" w:space="0" w:color="auto"/>
            <w:bottom w:val="none" w:sz="0" w:space="0" w:color="auto"/>
            <w:right w:val="none" w:sz="0" w:space="0" w:color="auto"/>
          </w:divBdr>
        </w:div>
        <w:div w:id="1898012214">
          <w:marLeft w:val="480"/>
          <w:marRight w:val="0"/>
          <w:marTop w:val="0"/>
          <w:marBottom w:val="0"/>
          <w:divBdr>
            <w:top w:val="none" w:sz="0" w:space="0" w:color="auto"/>
            <w:left w:val="none" w:sz="0" w:space="0" w:color="auto"/>
            <w:bottom w:val="none" w:sz="0" w:space="0" w:color="auto"/>
            <w:right w:val="none" w:sz="0" w:space="0" w:color="auto"/>
          </w:divBdr>
        </w:div>
        <w:div w:id="1902207675">
          <w:marLeft w:val="480"/>
          <w:marRight w:val="0"/>
          <w:marTop w:val="0"/>
          <w:marBottom w:val="0"/>
          <w:divBdr>
            <w:top w:val="none" w:sz="0" w:space="0" w:color="auto"/>
            <w:left w:val="none" w:sz="0" w:space="0" w:color="auto"/>
            <w:bottom w:val="none" w:sz="0" w:space="0" w:color="auto"/>
            <w:right w:val="none" w:sz="0" w:space="0" w:color="auto"/>
          </w:divBdr>
        </w:div>
        <w:div w:id="1949000781">
          <w:marLeft w:val="480"/>
          <w:marRight w:val="0"/>
          <w:marTop w:val="0"/>
          <w:marBottom w:val="0"/>
          <w:divBdr>
            <w:top w:val="none" w:sz="0" w:space="0" w:color="auto"/>
            <w:left w:val="none" w:sz="0" w:space="0" w:color="auto"/>
            <w:bottom w:val="none" w:sz="0" w:space="0" w:color="auto"/>
            <w:right w:val="none" w:sz="0" w:space="0" w:color="auto"/>
          </w:divBdr>
        </w:div>
        <w:div w:id="1963608394">
          <w:marLeft w:val="480"/>
          <w:marRight w:val="0"/>
          <w:marTop w:val="0"/>
          <w:marBottom w:val="0"/>
          <w:divBdr>
            <w:top w:val="none" w:sz="0" w:space="0" w:color="auto"/>
            <w:left w:val="none" w:sz="0" w:space="0" w:color="auto"/>
            <w:bottom w:val="none" w:sz="0" w:space="0" w:color="auto"/>
            <w:right w:val="none" w:sz="0" w:space="0" w:color="auto"/>
          </w:divBdr>
        </w:div>
        <w:div w:id="1990671448">
          <w:marLeft w:val="480"/>
          <w:marRight w:val="0"/>
          <w:marTop w:val="0"/>
          <w:marBottom w:val="0"/>
          <w:divBdr>
            <w:top w:val="none" w:sz="0" w:space="0" w:color="auto"/>
            <w:left w:val="none" w:sz="0" w:space="0" w:color="auto"/>
            <w:bottom w:val="none" w:sz="0" w:space="0" w:color="auto"/>
            <w:right w:val="none" w:sz="0" w:space="0" w:color="auto"/>
          </w:divBdr>
        </w:div>
        <w:div w:id="2022275487">
          <w:marLeft w:val="480"/>
          <w:marRight w:val="0"/>
          <w:marTop w:val="0"/>
          <w:marBottom w:val="0"/>
          <w:divBdr>
            <w:top w:val="none" w:sz="0" w:space="0" w:color="auto"/>
            <w:left w:val="none" w:sz="0" w:space="0" w:color="auto"/>
            <w:bottom w:val="none" w:sz="0" w:space="0" w:color="auto"/>
            <w:right w:val="none" w:sz="0" w:space="0" w:color="auto"/>
          </w:divBdr>
        </w:div>
        <w:div w:id="2048407286">
          <w:marLeft w:val="480"/>
          <w:marRight w:val="0"/>
          <w:marTop w:val="0"/>
          <w:marBottom w:val="0"/>
          <w:divBdr>
            <w:top w:val="none" w:sz="0" w:space="0" w:color="auto"/>
            <w:left w:val="none" w:sz="0" w:space="0" w:color="auto"/>
            <w:bottom w:val="none" w:sz="0" w:space="0" w:color="auto"/>
            <w:right w:val="none" w:sz="0" w:space="0" w:color="auto"/>
          </w:divBdr>
        </w:div>
        <w:div w:id="2101635393">
          <w:marLeft w:val="480"/>
          <w:marRight w:val="0"/>
          <w:marTop w:val="0"/>
          <w:marBottom w:val="0"/>
          <w:divBdr>
            <w:top w:val="none" w:sz="0" w:space="0" w:color="auto"/>
            <w:left w:val="none" w:sz="0" w:space="0" w:color="auto"/>
            <w:bottom w:val="none" w:sz="0" w:space="0" w:color="auto"/>
            <w:right w:val="none" w:sz="0" w:space="0" w:color="auto"/>
          </w:divBdr>
        </w:div>
        <w:div w:id="2101949689">
          <w:marLeft w:val="480"/>
          <w:marRight w:val="0"/>
          <w:marTop w:val="0"/>
          <w:marBottom w:val="0"/>
          <w:divBdr>
            <w:top w:val="none" w:sz="0" w:space="0" w:color="auto"/>
            <w:left w:val="none" w:sz="0" w:space="0" w:color="auto"/>
            <w:bottom w:val="none" w:sz="0" w:space="0" w:color="auto"/>
            <w:right w:val="none" w:sz="0" w:space="0" w:color="auto"/>
          </w:divBdr>
        </w:div>
        <w:div w:id="2110200414">
          <w:marLeft w:val="480"/>
          <w:marRight w:val="0"/>
          <w:marTop w:val="0"/>
          <w:marBottom w:val="0"/>
          <w:divBdr>
            <w:top w:val="none" w:sz="0" w:space="0" w:color="auto"/>
            <w:left w:val="none" w:sz="0" w:space="0" w:color="auto"/>
            <w:bottom w:val="none" w:sz="0" w:space="0" w:color="auto"/>
            <w:right w:val="none" w:sz="0" w:space="0" w:color="auto"/>
          </w:divBdr>
        </w:div>
        <w:div w:id="2146698493">
          <w:marLeft w:val="480"/>
          <w:marRight w:val="0"/>
          <w:marTop w:val="0"/>
          <w:marBottom w:val="0"/>
          <w:divBdr>
            <w:top w:val="none" w:sz="0" w:space="0" w:color="auto"/>
            <w:left w:val="none" w:sz="0" w:space="0" w:color="auto"/>
            <w:bottom w:val="none" w:sz="0" w:space="0" w:color="auto"/>
            <w:right w:val="none" w:sz="0" w:space="0" w:color="auto"/>
          </w:divBdr>
        </w:div>
      </w:divsChild>
    </w:div>
    <w:div w:id="626207190">
      <w:bodyDiv w:val="1"/>
      <w:marLeft w:val="0"/>
      <w:marRight w:val="0"/>
      <w:marTop w:val="0"/>
      <w:marBottom w:val="0"/>
      <w:divBdr>
        <w:top w:val="none" w:sz="0" w:space="0" w:color="auto"/>
        <w:left w:val="none" w:sz="0" w:space="0" w:color="auto"/>
        <w:bottom w:val="none" w:sz="0" w:space="0" w:color="auto"/>
        <w:right w:val="none" w:sz="0" w:space="0" w:color="auto"/>
      </w:divBdr>
      <w:divsChild>
        <w:div w:id="9183459">
          <w:marLeft w:val="480"/>
          <w:marRight w:val="0"/>
          <w:marTop w:val="0"/>
          <w:marBottom w:val="0"/>
          <w:divBdr>
            <w:top w:val="none" w:sz="0" w:space="0" w:color="auto"/>
            <w:left w:val="none" w:sz="0" w:space="0" w:color="auto"/>
            <w:bottom w:val="none" w:sz="0" w:space="0" w:color="auto"/>
            <w:right w:val="none" w:sz="0" w:space="0" w:color="auto"/>
          </w:divBdr>
        </w:div>
        <w:div w:id="38015347">
          <w:marLeft w:val="480"/>
          <w:marRight w:val="0"/>
          <w:marTop w:val="0"/>
          <w:marBottom w:val="0"/>
          <w:divBdr>
            <w:top w:val="none" w:sz="0" w:space="0" w:color="auto"/>
            <w:left w:val="none" w:sz="0" w:space="0" w:color="auto"/>
            <w:bottom w:val="none" w:sz="0" w:space="0" w:color="auto"/>
            <w:right w:val="none" w:sz="0" w:space="0" w:color="auto"/>
          </w:divBdr>
        </w:div>
        <w:div w:id="71514385">
          <w:marLeft w:val="480"/>
          <w:marRight w:val="0"/>
          <w:marTop w:val="0"/>
          <w:marBottom w:val="0"/>
          <w:divBdr>
            <w:top w:val="none" w:sz="0" w:space="0" w:color="auto"/>
            <w:left w:val="none" w:sz="0" w:space="0" w:color="auto"/>
            <w:bottom w:val="none" w:sz="0" w:space="0" w:color="auto"/>
            <w:right w:val="none" w:sz="0" w:space="0" w:color="auto"/>
          </w:divBdr>
        </w:div>
        <w:div w:id="74133988">
          <w:marLeft w:val="480"/>
          <w:marRight w:val="0"/>
          <w:marTop w:val="0"/>
          <w:marBottom w:val="0"/>
          <w:divBdr>
            <w:top w:val="none" w:sz="0" w:space="0" w:color="auto"/>
            <w:left w:val="none" w:sz="0" w:space="0" w:color="auto"/>
            <w:bottom w:val="none" w:sz="0" w:space="0" w:color="auto"/>
            <w:right w:val="none" w:sz="0" w:space="0" w:color="auto"/>
          </w:divBdr>
        </w:div>
        <w:div w:id="90517119">
          <w:marLeft w:val="480"/>
          <w:marRight w:val="0"/>
          <w:marTop w:val="0"/>
          <w:marBottom w:val="0"/>
          <w:divBdr>
            <w:top w:val="none" w:sz="0" w:space="0" w:color="auto"/>
            <w:left w:val="none" w:sz="0" w:space="0" w:color="auto"/>
            <w:bottom w:val="none" w:sz="0" w:space="0" w:color="auto"/>
            <w:right w:val="none" w:sz="0" w:space="0" w:color="auto"/>
          </w:divBdr>
        </w:div>
        <w:div w:id="133528525">
          <w:marLeft w:val="480"/>
          <w:marRight w:val="0"/>
          <w:marTop w:val="0"/>
          <w:marBottom w:val="0"/>
          <w:divBdr>
            <w:top w:val="none" w:sz="0" w:space="0" w:color="auto"/>
            <w:left w:val="none" w:sz="0" w:space="0" w:color="auto"/>
            <w:bottom w:val="none" w:sz="0" w:space="0" w:color="auto"/>
            <w:right w:val="none" w:sz="0" w:space="0" w:color="auto"/>
          </w:divBdr>
        </w:div>
        <w:div w:id="142704047">
          <w:marLeft w:val="480"/>
          <w:marRight w:val="0"/>
          <w:marTop w:val="0"/>
          <w:marBottom w:val="0"/>
          <w:divBdr>
            <w:top w:val="none" w:sz="0" w:space="0" w:color="auto"/>
            <w:left w:val="none" w:sz="0" w:space="0" w:color="auto"/>
            <w:bottom w:val="none" w:sz="0" w:space="0" w:color="auto"/>
            <w:right w:val="none" w:sz="0" w:space="0" w:color="auto"/>
          </w:divBdr>
        </w:div>
        <w:div w:id="151453863">
          <w:marLeft w:val="480"/>
          <w:marRight w:val="0"/>
          <w:marTop w:val="0"/>
          <w:marBottom w:val="0"/>
          <w:divBdr>
            <w:top w:val="none" w:sz="0" w:space="0" w:color="auto"/>
            <w:left w:val="none" w:sz="0" w:space="0" w:color="auto"/>
            <w:bottom w:val="none" w:sz="0" w:space="0" w:color="auto"/>
            <w:right w:val="none" w:sz="0" w:space="0" w:color="auto"/>
          </w:divBdr>
        </w:div>
        <w:div w:id="166291688">
          <w:marLeft w:val="480"/>
          <w:marRight w:val="0"/>
          <w:marTop w:val="0"/>
          <w:marBottom w:val="0"/>
          <w:divBdr>
            <w:top w:val="none" w:sz="0" w:space="0" w:color="auto"/>
            <w:left w:val="none" w:sz="0" w:space="0" w:color="auto"/>
            <w:bottom w:val="none" w:sz="0" w:space="0" w:color="auto"/>
            <w:right w:val="none" w:sz="0" w:space="0" w:color="auto"/>
          </w:divBdr>
        </w:div>
        <w:div w:id="177624743">
          <w:marLeft w:val="480"/>
          <w:marRight w:val="0"/>
          <w:marTop w:val="0"/>
          <w:marBottom w:val="0"/>
          <w:divBdr>
            <w:top w:val="none" w:sz="0" w:space="0" w:color="auto"/>
            <w:left w:val="none" w:sz="0" w:space="0" w:color="auto"/>
            <w:bottom w:val="none" w:sz="0" w:space="0" w:color="auto"/>
            <w:right w:val="none" w:sz="0" w:space="0" w:color="auto"/>
          </w:divBdr>
        </w:div>
        <w:div w:id="211885423">
          <w:marLeft w:val="480"/>
          <w:marRight w:val="0"/>
          <w:marTop w:val="0"/>
          <w:marBottom w:val="0"/>
          <w:divBdr>
            <w:top w:val="none" w:sz="0" w:space="0" w:color="auto"/>
            <w:left w:val="none" w:sz="0" w:space="0" w:color="auto"/>
            <w:bottom w:val="none" w:sz="0" w:space="0" w:color="auto"/>
            <w:right w:val="none" w:sz="0" w:space="0" w:color="auto"/>
          </w:divBdr>
        </w:div>
        <w:div w:id="249894607">
          <w:marLeft w:val="480"/>
          <w:marRight w:val="0"/>
          <w:marTop w:val="0"/>
          <w:marBottom w:val="0"/>
          <w:divBdr>
            <w:top w:val="none" w:sz="0" w:space="0" w:color="auto"/>
            <w:left w:val="none" w:sz="0" w:space="0" w:color="auto"/>
            <w:bottom w:val="none" w:sz="0" w:space="0" w:color="auto"/>
            <w:right w:val="none" w:sz="0" w:space="0" w:color="auto"/>
          </w:divBdr>
        </w:div>
        <w:div w:id="276330010">
          <w:marLeft w:val="480"/>
          <w:marRight w:val="0"/>
          <w:marTop w:val="0"/>
          <w:marBottom w:val="0"/>
          <w:divBdr>
            <w:top w:val="none" w:sz="0" w:space="0" w:color="auto"/>
            <w:left w:val="none" w:sz="0" w:space="0" w:color="auto"/>
            <w:bottom w:val="none" w:sz="0" w:space="0" w:color="auto"/>
            <w:right w:val="none" w:sz="0" w:space="0" w:color="auto"/>
          </w:divBdr>
        </w:div>
        <w:div w:id="294987464">
          <w:marLeft w:val="480"/>
          <w:marRight w:val="0"/>
          <w:marTop w:val="0"/>
          <w:marBottom w:val="0"/>
          <w:divBdr>
            <w:top w:val="none" w:sz="0" w:space="0" w:color="auto"/>
            <w:left w:val="none" w:sz="0" w:space="0" w:color="auto"/>
            <w:bottom w:val="none" w:sz="0" w:space="0" w:color="auto"/>
            <w:right w:val="none" w:sz="0" w:space="0" w:color="auto"/>
          </w:divBdr>
        </w:div>
        <w:div w:id="301621064">
          <w:marLeft w:val="480"/>
          <w:marRight w:val="0"/>
          <w:marTop w:val="0"/>
          <w:marBottom w:val="0"/>
          <w:divBdr>
            <w:top w:val="none" w:sz="0" w:space="0" w:color="auto"/>
            <w:left w:val="none" w:sz="0" w:space="0" w:color="auto"/>
            <w:bottom w:val="none" w:sz="0" w:space="0" w:color="auto"/>
            <w:right w:val="none" w:sz="0" w:space="0" w:color="auto"/>
          </w:divBdr>
        </w:div>
        <w:div w:id="304356914">
          <w:marLeft w:val="480"/>
          <w:marRight w:val="0"/>
          <w:marTop w:val="0"/>
          <w:marBottom w:val="0"/>
          <w:divBdr>
            <w:top w:val="none" w:sz="0" w:space="0" w:color="auto"/>
            <w:left w:val="none" w:sz="0" w:space="0" w:color="auto"/>
            <w:bottom w:val="none" w:sz="0" w:space="0" w:color="auto"/>
            <w:right w:val="none" w:sz="0" w:space="0" w:color="auto"/>
          </w:divBdr>
        </w:div>
        <w:div w:id="313334590">
          <w:marLeft w:val="480"/>
          <w:marRight w:val="0"/>
          <w:marTop w:val="0"/>
          <w:marBottom w:val="0"/>
          <w:divBdr>
            <w:top w:val="none" w:sz="0" w:space="0" w:color="auto"/>
            <w:left w:val="none" w:sz="0" w:space="0" w:color="auto"/>
            <w:bottom w:val="none" w:sz="0" w:space="0" w:color="auto"/>
            <w:right w:val="none" w:sz="0" w:space="0" w:color="auto"/>
          </w:divBdr>
        </w:div>
        <w:div w:id="372123084">
          <w:marLeft w:val="480"/>
          <w:marRight w:val="0"/>
          <w:marTop w:val="0"/>
          <w:marBottom w:val="0"/>
          <w:divBdr>
            <w:top w:val="none" w:sz="0" w:space="0" w:color="auto"/>
            <w:left w:val="none" w:sz="0" w:space="0" w:color="auto"/>
            <w:bottom w:val="none" w:sz="0" w:space="0" w:color="auto"/>
            <w:right w:val="none" w:sz="0" w:space="0" w:color="auto"/>
          </w:divBdr>
        </w:div>
        <w:div w:id="397703194">
          <w:marLeft w:val="480"/>
          <w:marRight w:val="0"/>
          <w:marTop w:val="0"/>
          <w:marBottom w:val="0"/>
          <w:divBdr>
            <w:top w:val="none" w:sz="0" w:space="0" w:color="auto"/>
            <w:left w:val="none" w:sz="0" w:space="0" w:color="auto"/>
            <w:bottom w:val="none" w:sz="0" w:space="0" w:color="auto"/>
            <w:right w:val="none" w:sz="0" w:space="0" w:color="auto"/>
          </w:divBdr>
        </w:div>
        <w:div w:id="419450007">
          <w:marLeft w:val="480"/>
          <w:marRight w:val="0"/>
          <w:marTop w:val="0"/>
          <w:marBottom w:val="0"/>
          <w:divBdr>
            <w:top w:val="none" w:sz="0" w:space="0" w:color="auto"/>
            <w:left w:val="none" w:sz="0" w:space="0" w:color="auto"/>
            <w:bottom w:val="none" w:sz="0" w:space="0" w:color="auto"/>
            <w:right w:val="none" w:sz="0" w:space="0" w:color="auto"/>
          </w:divBdr>
        </w:div>
        <w:div w:id="508374727">
          <w:marLeft w:val="480"/>
          <w:marRight w:val="0"/>
          <w:marTop w:val="0"/>
          <w:marBottom w:val="0"/>
          <w:divBdr>
            <w:top w:val="none" w:sz="0" w:space="0" w:color="auto"/>
            <w:left w:val="none" w:sz="0" w:space="0" w:color="auto"/>
            <w:bottom w:val="none" w:sz="0" w:space="0" w:color="auto"/>
            <w:right w:val="none" w:sz="0" w:space="0" w:color="auto"/>
          </w:divBdr>
        </w:div>
        <w:div w:id="514266885">
          <w:marLeft w:val="480"/>
          <w:marRight w:val="0"/>
          <w:marTop w:val="0"/>
          <w:marBottom w:val="0"/>
          <w:divBdr>
            <w:top w:val="none" w:sz="0" w:space="0" w:color="auto"/>
            <w:left w:val="none" w:sz="0" w:space="0" w:color="auto"/>
            <w:bottom w:val="none" w:sz="0" w:space="0" w:color="auto"/>
            <w:right w:val="none" w:sz="0" w:space="0" w:color="auto"/>
          </w:divBdr>
        </w:div>
        <w:div w:id="637339535">
          <w:marLeft w:val="480"/>
          <w:marRight w:val="0"/>
          <w:marTop w:val="0"/>
          <w:marBottom w:val="0"/>
          <w:divBdr>
            <w:top w:val="none" w:sz="0" w:space="0" w:color="auto"/>
            <w:left w:val="none" w:sz="0" w:space="0" w:color="auto"/>
            <w:bottom w:val="none" w:sz="0" w:space="0" w:color="auto"/>
            <w:right w:val="none" w:sz="0" w:space="0" w:color="auto"/>
          </w:divBdr>
        </w:div>
        <w:div w:id="694383220">
          <w:marLeft w:val="480"/>
          <w:marRight w:val="0"/>
          <w:marTop w:val="0"/>
          <w:marBottom w:val="0"/>
          <w:divBdr>
            <w:top w:val="none" w:sz="0" w:space="0" w:color="auto"/>
            <w:left w:val="none" w:sz="0" w:space="0" w:color="auto"/>
            <w:bottom w:val="none" w:sz="0" w:space="0" w:color="auto"/>
            <w:right w:val="none" w:sz="0" w:space="0" w:color="auto"/>
          </w:divBdr>
        </w:div>
        <w:div w:id="705567090">
          <w:marLeft w:val="480"/>
          <w:marRight w:val="0"/>
          <w:marTop w:val="0"/>
          <w:marBottom w:val="0"/>
          <w:divBdr>
            <w:top w:val="none" w:sz="0" w:space="0" w:color="auto"/>
            <w:left w:val="none" w:sz="0" w:space="0" w:color="auto"/>
            <w:bottom w:val="none" w:sz="0" w:space="0" w:color="auto"/>
            <w:right w:val="none" w:sz="0" w:space="0" w:color="auto"/>
          </w:divBdr>
        </w:div>
        <w:div w:id="785270608">
          <w:marLeft w:val="480"/>
          <w:marRight w:val="0"/>
          <w:marTop w:val="0"/>
          <w:marBottom w:val="0"/>
          <w:divBdr>
            <w:top w:val="none" w:sz="0" w:space="0" w:color="auto"/>
            <w:left w:val="none" w:sz="0" w:space="0" w:color="auto"/>
            <w:bottom w:val="none" w:sz="0" w:space="0" w:color="auto"/>
            <w:right w:val="none" w:sz="0" w:space="0" w:color="auto"/>
          </w:divBdr>
        </w:div>
        <w:div w:id="789671590">
          <w:marLeft w:val="480"/>
          <w:marRight w:val="0"/>
          <w:marTop w:val="0"/>
          <w:marBottom w:val="0"/>
          <w:divBdr>
            <w:top w:val="none" w:sz="0" w:space="0" w:color="auto"/>
            <w:left w:val="none" w:sz="0" w:space="0" w:color="auto"/>
            <w:bottom w:val="none" w:sz="0" w:space="0" w:color="auto"/>
            <w:right w:val="none" w:sz="0" w:space="0" w:color="auto"/>
          </w:divBdr>
        </w:div>
        <w:div w:id="794057700">
          <w:marLeft w:val="480"/>
          <w:marRight w:val="0"/>
          <w:marTop w:val="0"/>
          <w:marBottom w:val="0"/>
          <w:divBdr>
            <w:top w:val="none" w:sz="0" w:space="0" w:color="auto"/>
            <w:left w:val="none" w:sz="0" w:space="0" w:color="auto"/>
            <w:bottom w:val="none" w:sz="0" w:space="0" w:color="auto"/>
            <w:right w:val="none" w:sz="0" w:space="0" w:color="auto"/>
          </w:divBdr>
        </w:div>
        <w:div w:id="796337000">
          <w:marLeft w:val="480"/>
          <w:marRight w:val="0"/>
          <w:marTop w:val="0"/>
          <w:marBottom w:val="0"/>
          <w:divBdr>
            <w:top w:val="none" w:sz="0" w:space="0" w:color="auto"/>
            <w:left w:val="none" w:sz="0" w:space="0" w:color="auto"/>
            <w:bottom w:val="none" w:sz="0" w:space="0" w:color="auto"/>
            <w:right w:val="none" w:sz="0" w:space="0" w:color="auto"/>
          </w:divBdr>
        </w:div>
        <w:div w:id="828014383">
          <w:marLeft w:val="480"/>
          <w:marRight w:val="0"/>
          <w:marTop w:val="0"/>
          <w:marBottom w:val="0"/>
          <w:divBdr>
            <w:top w:val="none" w:sz="0" w:space="0" w:color="auto"/>
            <w:left w:val="none" w:sz="0" w:space="0" w:color="auto"/>
            <w:bottom w:val="none" w:sz="0" w:space="0" w:color="auto"/>
            <w:right w:val="none" w:sz="0" w:space="0" w:color="auto"/>
          </w:divBdr>
        </w:div>
        <w:div w:id="830484818">
          <w:marLeft w:val="480"/>
          <w:marRight w:val="0"/>
          <w:marTop w:val="0"/>
          <w:marBottom w:val="0"/>
          <w:divBdr>
            <w:top w:val="none" w:sz="0" w:space="0" w:color="auto"/>
            <w:left w:val="none" w:sz="0" w:space="0" w:color="auto"/>
            <w:bottom w:val="none" w:sz="0" w:space="0" w:color="auto"/>
            <w:right w:val="none" w:sz="0" w:space="0" w:color="auto"/>
          </w:divBdr>
        </w:div>
        <w:div w:id="832138084">
          <w:marLeft w:val="480"/>
          <w:marRight w:val="0"/>
          <w:marTop w:val="0"/>
          <w:marBottom w:val="0"/>
          <w:divBdr>
            <w:top w:val="none" w:sz="0" w:space="0" w:color="auto"/>
            <w:left w:val="none" w:sz="0" w:space="0" w:color="auto"/>
            <w:bottom w:val="none" w:sz="0" w:space="0" w:color="auto"/>
            <w:right w:val="none" w:sz="0" w:space="0" w:color="auto"/>
          </w:divBdr>
        </w:div>
        <w:div w:id="856232471">
          <w:marLeft w:val="480"/>
          <w:marRight w:val="0"/>
          <w:marTop w:val="0"/>
          <w:marBottom w:val="0"/>
          <w:divBdr>
            <w:top w:val="none" w:sz="0" w:space="0" w:color="auto"/>
            <w:left w:val="none" w:sz="0" w:space="0" w:color="auto"/>
            <w:bottom w:val="none" w:sz="0" w:space="0" w:color="auto"/>
            <w:right w:val="none" w:sz="0" w:space="0" w:color="auto"/>
          </w:divBdr>
        </w:div>
        <w:div w:id="861826546">
          <w:marLeft w:val="480"/>
          <w:marRight w:val="0"/>
          <w:marTop w:val="0"/>
          <w:marBottom w:val="0"/>
          <w:divBdr>
            <w:top w:val="none" w:sz="0" w:space="0" w:color="auto"/>
            <w:left w:val="none" w:sz="0" w:space="0" w:color="auto"/>
            <w:bottom w:val="none" w:sz="0" w:space="0" w:color="auto"/>
            <w:right w:val="none" w:sz="0" w:space="0" w:color="auto"/>
          </w:divBdr>
        </w:div>
        <w:div w:id="965039061">
          <w:marLeft w:val="480"/>
          <w:marRight w:val="0"/>
          <w:marTop w:val="0"/>
          <w:marBottom w:val="0"/>
          <w:divBdr>
            <w:top w:val="none" w:sz="0" w:space="0" w:color="auto"/>
            <w:left w:val="none" w:sz="0" w:space="0" w:color="auto"/>
            <w:bottom w:val="none" w:sz="0" w:space="0" w:color="auto"/>
            <w:right w:val="none" w:sz="0" w:space="0" w:color="auto"/>
          </w:divBdr>
        </w:div>
        <w:div w:id="975259650">
          <w:marLeft w:val="480"/>
          <w:marRight w:val="0"/>
          <w:marTop w:val="0"/>
          <w:marBottom w:val="0"/>
          <w:divBdr>
            <w:top w:val="none" w:sz="0" w:space="0" w:color="auto"/>
            <w:left w:val="none" w:sz="0" w:space="0" w:color="auto"/>
            <w:bottom w:val="none" w:sz="0" w:space="0" w:color="auto"/>
            <w:right w:val="none" w:sz="0" w:space="0" w:color="auto"/>
          </w:divBdr>
        </w:div>
        <w:div w:id="998727566">
          <w:marLeft w:val="480"/>
          <w:marRight w:val="0"/>
          <w:marTop w:val="0"/>
          <w:marBottom w:val="0"/>
          <w:divBdr>
            <w:top w:val="none" w:sz="0" w:space="0" w:color="auto"/>
            <w:left w:val="none" w:sz="0" w:space="0" w:color="auto"/>
            <w:bottom w:val="none" w:sz="0" w:space="0" w:color="auto"/>
            <w:right w:val="none" w:sz="0" w:space="0" w:color="auto"/>
          </w:divBdr>
        </w:div>
        <w:div w:id="1006252667">
          <w:marLeft w:val="480"/>
          <w:marRight w:val="0"/>
          <w:marTop w:val="0"/>
          <w:marBottom w:val="0"/>
          <w:divBdr>
            <w:top w:val="none" w:sz="0" w:space="0" w:color="auto"/>
            <w:left w:val="none" w:sz="0" w:space="0" w:color="auto"/>
            <w:bottom w:val="none" w:sz="0" w:space="0" w:color="auto"/>
            <w:right w:val="none" w:sz="0" w:space="0" w:color="auto"/>
          </w:divBdr>
        </w:div>
        <w:div w:id="1055349765">
          <w:marLeft w:val="480"/>
          <w:marRight w:val="0"/>
          <w:marTop w:val="0"/>
          <w:marBottom w:val="0"/>
          <w:divBdr>
            <w:top w:val="none" w:sz="0" w:space="0" w:color="auto"/>
            <w:left w:val="none" w:sz="0" w:space="0" w:color="auto"/>
            <w:bottom w:val="none" w:sz="0" w:space="0" w:color="auto"/>
            <w:right w:val="none" w:sz="0" w:space="0" w:color="auto"/>
          </w:divBdr>
        </w:div>
        <w:div w:id="1099521603">
          <w:marLeft w:val="480"/>
          <w:marRight w:val="0"/>
          <w:marTop w:val="0"/>
          <w:marBottom w:val="0"/>
          <w:divBdr>
            <w:top w:val="none" w:sz="0" w:space="0" w:color="auto"/>
            <w:left w:val="none" w:sz="0" w:space="0" w:color="auto"/>
            <w:bottom w:val="none" w:sz="0" w:space="0" w:color="auto"/>
            <w:right w:val="none" w:sz="0" w:space="0" w:color="auto"/>
          </w:divBdr>
        </w:div>
        <w:div w:id="1191601219">
          <w:marLeft w:val="480"/>
          <w:marRight w:val="0"/>
          <w:marTop w:val="0"/>
          <w:marBottom w:val="0"/>
          <w:divBdr>
            <w:top w:val="none" w:sz="0" w:space="0" w:color="auto"/>
            <w:left w:val="none" w:sz="0" w:space="0" w:color="auto"/>
            <w:bottom w:val="none" w:sz="0" w:space="0" w:color="auto"/>
            <w:right w:val="none" w:sz="0" w:space="0" w:color="auto"/>
          </w:divBdr>
        </w:div>
        <w:div w:id="1280184720">
          <w:marLeft w:val="480"/>
          <w:marRight w:val="0"/>
          <w:marTop w:val="0"/>
          <w:marBottom w:val="0"/>
          <w:divBdr>
            <w:top w:val="none" w:sz="0" w:space="0" w:color="auto"/>
            <w:left w:val="none" w:sz="0" w:space="0" w:color="auto"/>
            <w:bottom w:val="none" w:sz="0" w:space="0" w:color="auto"/>
            <w:right w:val="none" w:sz="0" w:space="0" w:color="auto"/>
          </w:divBdr>
        </w:div>
        <w:div w:id="1308510828">
          <w:marLeft w:val="480"/>
          <w:marRight w:val="0"/>
          <w:marTop w:val="0"/>
          <w:marBottom w:val="0"/>
          <w:divBdr>
            <w:top w:val="none" w:sz="0" w:space="0" w:color="auto"/>
            <w:left w:val="none" w:sz="0" w:space="0" w:color="auto"/>
            <w:bottom w:val="none" w:sz="0" w:space="0" w:color="auto"/>
            <w:right w:val="none" w:sz="0" w:space="0" w:color="auto"/>
          </w:divBdr>
        </w:div>
        <w:div w:id="1326208754">
          <w:marLeft w:val="480"/>
          <w:marRight w:val="0"/>
          <w:marTop w:val="0"/>
          <w:marBottom w:val="0"/>
          <w:divBdr>
            <w:top w:val="none" w:sz="0" w:space="0" w:color="auto"/>
            <w:left w:val="none" w:sz="0" w:space="0" w:color="auto"/>
            <w:bottom w:val="none" w:sz="0" w:space="0" w:color="auto"/>
            <w:right w:val="none" w:sz="0" w:space="0" w:color="auto"/>
          </w:divBdr>
        </w:div>
        <w:div w:id="1368947310">
          <w:marLeft w:val="480"/>
          <w:marRight w:val="0"/>
          <w:marTop w:val="0"/>
          <w:marBottom w:val="0"/>
          <w:divBdr>
            <w:top w:val="none" w:sz="0" w:space="0" w:color="auto"/>
            <w:left w:val="none" w:sz="0" w:space="0" w:color="auto"/>
            <w:bottom w:val="none" w:sz="0" w:space="0" w:color="auto"/>
            <w:right w:val="none" w:sz="0" w:space="0" w:color="auto"/>
          </w:divBdr>
        </w:div>
        <w:div w:id="1379861117">
          <w:marLeft w:val="480"/>
          <w:marRight w:val="0"/>
          <w:marTop w:val="0"/>
          <w:marBottom w:val="0"/>
          <w:divBdr>
            <w:top w:val="none" w:sz="0" w:space="0" w:color="auto"/>
            <w:left w:val="none" w:sz="0" w:space="0" w:color="auto"/>
            <w:bottom w:val="none" w:sz="0" w:space="0" w:color="auto"/>
            <w:right w:val="none" w:sz="0" w:space="0" w:color="auto"/>
          </w:divBdr>
        </w:div>
        <w:div w:id="1454321397">
          <w:marLeft w:val="480"/>
          <w:marRight w:val="0"/>
          <w:marTop w:val="0"/>
          <w:marBottom w:val="0"/>
          <w:divBdr>
            <w:top w:val="none" w:sz="0" w:space="0" w:color="auto"/>
            <w:left w:val="none" w:sz="0" w:space="0" w:color="auto"/>
            <w:bottom w:val="none" w:sz="0" w:space="0" w:color="auto"/>
            <w:right w:val="none" w:sz="0" w:space="0" w:color="auto"/>
          </w:divBdr>
        </w:div>
        <w:div w:id="1455827314">
          <w:marLeft w:val="480"/>
          <w:marRight w:val="0"/>
          <w:marTop w:val="0"/>
          <w:marBottom w:val="0"/>
          <w:divBdr>
            <w:top w:val="none" w:sz="0" w:space="0" w:color="auto"/>
            <w:left w:val="none" w:sz="0" w:space="0" w:color="auto"/>
            <w:bottom w:val="none" w:sz="0" w:space="0" w:color="auto"/>
            <w:right w:val="none" w:sz="0" w:space="0" w:color="auto"/>
          </w:divBdr>
        </w:div>
        <w:div w:id="1489007587">
          <w:marLeft w:val="480"/>
          <w:marRight w:val="0"/>
          <w:marTop w:val="0"/>
          <w:marBottom w:val="0"/>
          <w:divBdr>
            <w:top w:val="none" w:sz="0" w:space="0" w:color="auto"/>
            <w:left w:val="none" w:sz="0" w:space="0" w:color="auto"/>
            <w:bottom w:val="none" w:sz="0" w:space="0" w:color="auto"/>
            <w:right w:val="none" w:sz="0" w:space="0" w:color="auto"/>
          </w:divBdr>
        </w:div>
        <w:div w:id="1500928766">
          <w:marLeft w:val="480"/>
          <w:marRight w:val="0"/>
          <w:marTop w:val="0"/>
          <w:marBottom w:val="0"/>
          <w:divBdr>
            <w:top w:val="none" w:sz="0" w:space="0" w:color="auto"/>
            <w:left w:val="none" w:sz="0" w:space="0" w:color="auto"/>
            <w:bottom w:val="none" w:sz="0" w:space="0" w:color="auto"/>
            <w:right w:val="none" w:sz="0" w:space="0" w:color="auto"/>
          </w:divBdr>
        </w:div>
        <w:div w:id="1524779087">
          <w:marLeft w:val="480"/>
          <w:marRight w:val="0"/>
          <w:marTop w:val="0"/>
          <w:marBottom w:val="0"/>
          <w:divBdr>
            <w:top w:val="none" w:sz="0" w:space="0" w:color="auto"/>
            <w:left w:val="none" w:sz="0" w:space="0" w:color="auto"/>
            <w:bottom w:val="none" w:sz="0" w:space="0" w:color="auto"/>
            <w:right w:val="none" w:sz="0" w:space="0" w:color="auto"/>
          </w:divBdr>
        </w:div>
        <w:div w:id="1551116524">
          <w:marLeft w:val="480"/>
          <w:marRight w:val="0"/>
          <w:marTop w:val="0"/>
          <w:marBottom w:val="0"/>
          <w:divBdr>
            <w:top w:val="none" w:sz="0" w:space="0" w:color="auto"/>
            <w:left w:val="none" w:sz="0" w:space="0" w:color="auto"/>
            <w:bottom w:val="none" w:sz="0" w:space="0" w:color="auto"/>
            <w:right w:val="none" w:sz="0" w:space="0" w:color="auto"/>
          </w:divBdr>
        </w:div>
        <w:div w:id="1619525716">
          <w:marLeft w:val="480"/>
          <w:marRight w:val="0"/>
          <w:marTop w:val="0"/>
          <w:marBottom w:val="0"/>
          <w:divBdr>
            <w:top w:val="none" w:sz="0" w:space="0" w:color="auto"/>
            <w:left w:val="none" w:sz="0" w:space="0" w:color="auto"/>
            <w:bottom w:val="none" w:sz="0" w:space="0" w:color="auto"/>
            <w:right w:val="none" w:sz="0" w:space="0" w:color="auto"/>
          </w:divBdr>
        </w:div>
        <w:div w:id="1634093575">
          <w:marLeft w:val="480"/>
          <w:marRight w:val="0"/>
          <w:marTop w:val="0"/>
          <w:marBottom w:val="0"/>
          <w:divBdr>
            <w:top w:val="none" w:sz="0" w:space="0" w:color="auto"/>
            <w:left w:val="none" w:sz="0" w:space="0" w:color="auto"/>
            <w:bottom w:val="none" w:sz="0" w:space="0" w:color="auto"/>
            <w:right w:val="none" w:sz="0" w:space="0" w:color="auto"/>
          </w:divBdr>
        </w:div>
        <w:div w:id="1667779908">
          <w:marLeft w:val="480"/>
          <w:marRight w:val="0"/>
          <w:marTop w:val="0"/>
          <w:marBottom w:val="0"/>
          <w:divBdr>
            <w:top w:val="none" w:sz="0" w:space="0" w:color="auto"/>
            <w:left w:val="none" w:sz="0" w:space="0" w:color="auto"/>
            <w:bottom w:val="none" w:sz="0" w:space="0" w:color="auto"/>
            <w:right w:val="none" w:sz="0" w:space="0" w:color="auto"/>
          </w:divBdr>
        </w:div>
        <w:div w:id="1676762737">
          <w:marLeft w:val="480"/>
          <w:marRight w:val="0"/>
          <w:marTop w:val="0"/>
          <w:marBottom w:val="0"/>
          <w:divBdr>
            <w:top w:val="none" w:sz="0" w:space="0" w:color="auto"/>
            <w:left w:val="none" w:sz="0" w:space="0" w:color="auto"/>
            <w:bottom w:val="none" w:sz="0" w:space="0" w:color="auto"/>
            <w:right w:val="none" w:sz="0" w:space="0" w:color="auto"/>
          </w:divBdr>
        </w:div>
        <w:div w:id="1706515364">
          <w:marLeft w:val="480"/>
          <w:marRight w:val="0"/>
          <w:marTop w:val="0"/>
          <w:marBottom w:val="0"/>
          <w:divBdr>
            <w:top w:val="none" w:sz="0" w:space="0" w:color="auto"/>
            <w:left w:val="none" w:sz="0" w:space="0" w:color="auto"/>
            <w:bottom w:val="none" w:sz="0" w:space="0" w:color="auto"/>
            <w:right w:val="none" w:sz="0" w:space="0" w:color="auto"/>
          </w:divBdr>
        </w:div>
        <w:div w:id="1737971473">
          <w:marLeft w:val="480"/>
          <w:marRight w:val="0"/>
          <w:marTop w:val="0"/>
          <w:marBottom w:val="0"/>
          <w:divBdr>
            <w:top w:val="none" w:sz="0" w:space="0" w:color="auto"/>
            <w:left w:val="none" w:sz="0" w:space="0" w:color="auto"/>
            <w:bottom w:val="none" w:sz="0" w:space="0" w:color="auto"/>
            <w:right w:val="none" w:sz="0" w:space="0" w:color="auto"/>
          </w:divBdr>
        </w:div>
        <w:div w:id="1744138665">
          <w:marLeft w:val="480"/>
          <w:marRight w:val="0"/>
          <w:marTop w:val="0"/>
          <w:marBottom w:val="0"/>
          <w:divBdr>
            <w:top w:val="none" w:sz="0" w:space="0" w:color="auto"/>
            <w:left w:val="none" w:sz="0" w:space="0" w:color="auto"/>
            <w:bottom w:val="none" w:sz="0" w:space="0" w:color="auto"/>
            <w:right w:val="none" w:sz="0" w:space="0" w:color="auto"/>
          </w:divBdr>
        </w:div>
        <w:div w:id="1797526034">
          <w:marLeft w:val="480"/>
          <w:marRight w:val="0"/>
          <w:marTop w:val="0"/>
          <w:marBottom w:val="0"/>
          <w:divBdr>
            <w:top w:val="none" w:sz="0" w:space="0" w:color="auto"/>
            <w:left w:val="none" w:sz="0" w:space="0" w:color="auto"/>
            <w:bottom w:val="none" w:sz="0" w:space="0" w:color="auto"/>
            <w:right w:val="none" w:sz="0" w:space="0" w:color="auto"/>
          </w:divBdr>
        </w:div>
        <w:div w:id="1848859242">
          <w:marLeft w:val="480"/>
          <w:marRight w:val="0"/>
          <w:marTop w:val="0"/>
          <w:marBottom w:val="0"/>
          <w:divBdr>
            <w:top w:val="none" w:sz="0" w:space="0" w:color="auto"/>
            <w:left w:val="none" w:sz="0" w:space="0" w:color="auto"/>
            <w:bottom w:val="none" w:sz="0" w:space="0" w:color="auto"/>
            <w:right w:val="none" w:sz="0" w:space="0" w:color="auto"/>
          </w:divBdr>
        </w:div>
        <w:div w:id="1910072380">
          <w:marLeft w:val="480"/>
          <w:marRight w:val="0"/>
          <w:marTop w:val="0"/>
          <w:marBottom w:val="0"/>
          <w:divBdr>
            <w:top w:val="none" w:sz="0" w:space="0" w:color="auto"/>
            <w:left w:val="none" w:sz="0" w:space="0" w:color="auto"/>
            <w:bottom w:val="none" w:sz="0" w:space="0" w:color="auto"/>
            <w:right w:val="none" w:sz="0" w:space="0" w:color="auto"/>
          </w:divBdr>
        </w:div>
        <w:div w:id="1920552910">
          <w:marLeft w:val="480"/>
          <w:marRight w:val="0"/>
          <w:marTop w:val="0"/>
          <w:marBottom w:val="0"/>
          <w:divBdr>
            <w:top w:val="none" w:sz="0" w:space="0" w:color="auto"/>
            <w:left w:val="none" w:sz="0" w:space="0" w:color="auto"/>
            <w:bottom w:val="none" w:sz="0" w:space="0" w:color="auto"/>
            <w:right w:val="none" w:sz="0" w:space="0" w:color="auto"/>
          </w:divBdr>
        </w:div>
        <w:div w:id="1921791672">
          <w:marLeft w:val="480"/>
          <w:marRight w:val="0"/>
          <w:marTop w:val="0"/>
          <w:marBottom w:val="0"/>
          <w:divBdr>
            <w:top w:val="none" w:sz="0" w:space="0" w:color="auto"/>
            <w:left w:val="none" w:sz="0" w:space="0" w:color="auto"/>
            <w:bottom w:val="none" w:sz="0" w:space="0" w:color="auto"/>
            <w:right w:val="none" w:sz="0" w:space="0" w:color="auto"/>
          </w:divBdr>
        </w:div>
        <w:div w:id="1931354827">
          <w:marLeft w:val="480"/>
          <w:marRight w:val="0"/>
          <w:marTop w:val="0"/>
          <w:marBottom w:val="0"/>
          <w:divBdr>
            <w:top w:val="none" w:sz="0" w:space="0" w:color="auto"/>
            <w:left w:val="none" w:sz="0" w:space="0" w:color="auto"/>
            <w:bottom w:val="none" w:sz="0" w:space="0" w:color="auto"/>
            <w:right w:val="none" w:sz="0" w:space="0" w:color="auto"/>
          </w:divBdr>
        </w:div>
        <w:div w:id="1992099563">
          <w:marLeft w:val="480"/>
          <w:marRight w:val="0"/>
          <w:marTop w:val="0"/>
          <w:marBottom w:val="0"/>
          <w:divBdr>
            <w:top w:val="none" w:sz="0" w:space="0" w:color="auto"/>
            <w:left w:val="none" w:sz="0" w:space="0" w:color="auto"/>
            <w:bottom w:val="none" w:sz="0" w:space="0" w:color="auto"/>
            <w:right w:val="none" w:sz="0" w:space="0" w:color="auto"/>
          </w:divBdr>
        </w:div>
        <w:div w:id="2016685526">
          <w:marLeft w:val="480"/>
          <w:marRight w:val="0"/>
          <w:marTop w:val="0"/>
          <w:marBottom w:val="0"/>
          <w:divBdr>
            <w:top w:val="none" w:sz="0" w:space="0" w:color="auto"/>
            <w:left w:val="none" w:sz="0" w:space="0" w:color="auto"/>
            <w:bottom w:val="none" w:sz="0" w:space="0" w:color="auto"/>
            <w:right w:val="none" w:sz="0" w:space="0" w:color="auto"/>
          </w:divBdr>
        </w:div>
        <w:div w:id="2052924203">
          <w:marLeft w:val="480"/>
          <w:marRight w:val="0"/>
          <w:marTop w:val="0"/>
          <w:marBottom w:val="0"/>
          <w:divBdr>
            <w:top w:val="none" w:sz="0" w:space="0" w:color="auto"/>
            <w:left w:val="none" w:sz="0" w:space="0" w:color="auto"/>
            <w:bottom w:val="none" w:sz="0" w:space="0" w:color="auto"/>
            <w:right w:val="none" w:sz="0" w:space="0" w:color="auto"/>
          </w:divBdr>
        </w:div>
        <w:div w:id="2131316981">
          <w:marLeft w:val="480"/>
          <w:marRight w:val="0"/>
          <w:marTop w:val="0"/>
          <w:marBottom w:val="0"/>
          <w:divBdr>
            <w:top w:val="none" w:sz="0" w:space="0" w:color="auto"/>
            <w:left w:val="none" w:sz="0" w:space="0" w:color="auto"/>
            <w:bottom w:val="none" w:sz="0" w:space="0" w:color="auto"/>
            <w:right w:val="none" w:sz="0" w:space="0" w:color="auto"/>
          </w:divBdr>
        </w:div>
        <w:div w:id="2139108989">
          <w:marLeft w:val="480"/>
          <w:marRight w:val="0"/>
          <w:marTop w:val="0"/>
          <w:marBottom w:val="0"/>
          <w:divBdr>
            <w:top w:val="none" w:sz="0" w:space="0" w:color="auto"/>
            <w:left w:val="none" w:sz="0" w:space="0" w:color="auto"/>
            <w:bottom w:val="none" w:sz="0" w:space="0" w:color="auto"/>
            <w:right w:val="none" w:sz="0" w:space="0" w:color="auto"/>
          </w:divBdr>
        </w:div>
      </w:divsChild>
    </w:div>
    <w:div w:id="626815719">
      <w:bodyDiv w:val="1"/>
      <w:marLeft w:val="0"/>
      <w:marRight w:val="0"/>
      <w:marTop w:val="0"/>
      <w:marBottom w:val="0"/>
      <w:divBdr>
        <w:top w:val="none" w:sz="0" w:space="0" w:color="auto"/>
        <w:left w:val="none" w:sz="0" w:space="0" w:color="auto"/>
        <w:bottom w:val="none" w:sz="0" w:space="0" w:color="auto"/>
        <w:right w:val="none" w:sz="0" w:space="0" w:color="auto"/>
      </w:divBdr>
      <w:divsChild>
        <w:div w:id="13774463">
          <w:marLeft w:val="480"/>
          <w:marRight w:val="0"/>
          <w:marTop w:val="0"/>
          <w:marBottom w:val="0"/>
          <w:divBdr>
            <w:top w:val="none" w:sz="0" w:space="0" w:color="auto"/>
            <w:left w:val="none" w:sz="0" w:space="0" w:color="auto"/>
            <w:bottom w:val="none" w:sz="0" w:space="0" w:color="auto"/>
            <w:right w:val="none" w:sz="0" w:space="0" w:color="auto"/>
          </w:divBdr>
        </w:div>
        <w:div w:id="68046071">
          <w:marLeft w:val="480"/>
          <w:marRight w:val="0"/>
          <w:marTop w:val="0"/>
          <w:marBottom w:val="0"/>
          <w:divBdr>
            <w:top w:val="none" w:sz="0" w:space="0" w:color="auto"/>
            <w:left w:val="none" w:sz="0" w:space="0" w:color="auto"/>
            <w:bottom w:val="none" w:sz="0" w:space="0" w:color="auto"/>
            <w:right w:val="none" w:sz="0" w:space="0" w:color="auto"/>
          </w:divBdr>
        </w:div>
        <w:div w:id="73406560">
          <w:marLeft w:val="480"/>
          <w:marRight w:val="0"/>
          <w:marTop w:val="0"/>
          <w:marBottom w:val="0"/>
          <w:divBdr>
            <w:top w:val="none" w:sz="0" w:space="0" w:color="auto"/>
            <w:left w:val="none" w:sz="0" w:space="0" w:color="auto"/>
            <w:bottom w:val="none" w:sz="0" w:space="0" w:color="auto"/>
            <w:right w:val="none" w:sz="0" w:space="0" w:color="auto"/>
          </w:divBdr>
        </w:div>
        <w:div w:id="153642780">
          <w:marLeft w:val="480"/>
          <w:marRight w:val="0"/>
          <w:marTop w:val="0"/>
          <w:marBottom w:val="0"/>
          <w:divBdr>
            <w:top w:val="none" w:sz="0" w:space="0" w:color="auto"/>
            <w:left w:val="none" w:sz="0" w:space="0" w:color="auto"/>
            <w:bottom w:val="none" w:sz="0" w:space="0" w:color="auto"/>
            <w:right w:val="none" w:sz="0" w:space="0" w:color="auto"/>
          </w:divBdr>
        </w:div>
        <w:div w:id="216279572">
          <w:marLeft w:val="480"/>
          <w:marRight w:val="0"/>
          <w:marTop w:val="0"/>
          <w:marBottom w:val="0"/>
          <w:divBdr>
            <w:top w:val="none" w:sz="0" w:space="0" w:color="auto"/>
            <w:left w:val="none" w:sz="0" w:space="0" w:color="auto"/>
            <w:bottom w:val="none" w:sz="0" w:space="0" w:color="auto"/>
            <w:right w:val="none" w:sz="0" w:space="0" w:color="auto"/>
          </w:divBdr>
        </w:div>
        <w:div w:id="258568821">
          <w:marLeft w:val="480"/>
          <w:marRight w:val="0"/>
          <w:marTop w:val="0"/>
          <w:marBottom w:val="0"/>
          <w:divBdr>
            <w:top w:val="none" w:sz="0" w:space="0" w:color="auto"/>
            <w:left w:val="none" w:sz="0" w:space="0" w:color="auto"/>
            <w:bottom w:val="none" w:sz="0" w:space="0" w:color="auto"/>
            <w:right w:val="none" w:sz="0" w:space="0" w:color="auto"/>
          </w:divBdr>
        </w:div>
        <w:div w:id="297419190">
          <w:marLeft w:val="480"/>
          <w:marRight w:val="0"/>
          <w:marTop w:val="0"/>
          <w:marBottom w:val="0"/>
          <w:divBdr>
            <w:top w:val="none" w:sz="0" w:space="0" w:color="auto"/>
            <w:left w:val="none" w:sz="0" w:space="0" w:color="auto"/>
            <w:bottom w:val="none" w:sz="0" w:space="0" w:color="auto"/>
            <w:right w:val="none" w:sz="0" w:space="0" w:color="auto"/>
          </w:divBdr>
        </w:div>
        <w:div w:id="422148658">
          <w:marLeft w:val="480"/>
          <w:marRight w:val="0"/>
          <w:marTop w:val="0"/>
          <w:marBottom w:val="0"/>
          <w:divBdr>
            <w:top w:val="none" w:sz="0" w:space="0" w:color="auto"/>
            <w:left w:val="none" w:sz="0" w:space="0" w:color="auto"/>
            <w:bottom w:val="none" w:sz="0" w:space="0" w:color="auto"/>
            <w:right w:val="none" w:sz="0" w:space="0" w:color="auto"/>
          </w:divBdr>
        </w:div>
        <w:div w:id="540244976">
          <w:marLeft w:val="480"/>
          <w:marRight w:val="0"/>
          <w:marTop w:val="0"/>
          <w:marBottom w:val="0"/>
          <w:divBdr>
            <w:top w:val="none" w:sz="0" w:space="0" w:color="auto"/>
            <w:left w:val="none" w:sz="0" w:space="0" w:color="auto"/>
            <w:bottom w:val="none" w:sz="0" w:space="0" w:color="auto"/>
            <w:right w:val="none" w:sz="0" w:space="0" w:color="auto"/>
          </w:divBdr>
        </w:div>
        <w:div w:id="550504231">
          <w:marLeft w:val="480"/>
          <w:marRight w:val="0"/>
          <w:marTop w:val="0"/>
          <w:marBottom w:val="0"/>
          <w:divBdr>
            <w:top w:val="none" w:sz="0" w:space="0" w:color="auto"/>
            <w:left w:val="none" w:sz="0" w:space="0" w:color="auto"/>
            <w:bottom w:val="none" w:sz="0" w:space="0" w:color="auto"/>
            <w:right w:val="none" w:sz="0" w:space="0" w:color="auto"/>
          </w:divBdr>
        </w:div>
        <w:div w:id="581767776">
          <w:marLeft w:val="480"/>
          <w:marRight w:val="0"/>
          <w:marTop w:val="0"/>
          <w:marBottom w:val="0"/>
          <w:divBdr>
            <w:top w:val="none" w:sz="0" w:space="0" w:color="auto"/>
            <w:left w:val="none" w:sz="0" w:space="0" w:color="auto"/>
            <w:bottom w:val="none" w:sz="0" w:space="0" w:color="auto"/>
            <w:right w:val="none" w:sz="0" w:space="0" w:color="auto"/>
          </w:divBdr>
        </w:div>
        <w:div w:id="636688207">
          <w:marLeft w:val="480"/>
          <w:marRight w:val="0"/>
          <w:marTop w:val="0"/>
          <w:marBottom w:val="0"/>
          <w:divBdr>
            <w:top w:val="none" w:sz="0" w:space="0" w:color="auto"/>
            <w:left w:val="none" w:sz="0" w:space="0" w:color="auto"/>
            <w:bottom w:val="none" w:sz="0" w:space="0" w:color="auto"/>
            <w:right w:val="none" w:sz="0" w:space="0" w:color="auto"/>
          </w:divBdr>
        </w:div>
        <w:div w:id="642735790">
          <w:marLeft w:val="480"/>
          <w:marRight w:val="0"/>
          <w:marTop w:val="0"/>
          <w:marBottom w:val="0"/>
          <w:divBdr>
            <w:top w:val="none" w:sz="0" w:space="0" w:color="auto"/>
            <w:left w:val="none" w:sz="0" w:space="0" w:color="auto"/>
            <w:bottom w:val="none" w:sz="0" w:space="0" w:color="auto"/>
            <w:right w:val="none" w:sz="0" w:space="0" w:color="auto"/>
          </w:divBdr>
        </w:div>
        <w:div w:id="657274470">
          <w:marLeft w:val="480"/>
          <w:marRight w:val="0"/>
          <w:marTop w:val="0"/>
          <w:marBottom w:val="0"/>
          <w:divBdr>
            <w:top w:val="none" w:sz="0" w:space="0" w:color="auto"/>
            <w:left w:val="none" w:sz="0" w:space="0" w:color="auto"/>
            <w:bottom w:val="none" w:sz="0" w:space="0" w:color="auto"/>
            <w:right w:val="none" w:sz="0" w:space="0" w:color="auto"/>
          </w:divBdr>
        </w:div>
        <w:div w:id="679353434">
          <w:marLeft w:val="480"/>
          <w:marRight w:val="0"/>
          <w:marTop w:val="0"/>
          <w:marBottom w:val="0"/>
          <w:divBdr>
            <w:top w:val="none" w:sz="0" w:space="0" w:color="auto"/>
            <w:left w:val="none" w:sz="0" w:space="0" w:color="auto"/>
            <w:bottom w:val="none" w:sz="0" w:space="0" w:color="auto"/>
            <w:right w:val="none" w:sz="0" w:space="0" w:color="auto"/>
          </w:divBdr>
        </w:div>
        <w:div w:id="698892720">
          <w:marLeft w:val="480"/>
          <w:marRight w:val="0"/>
          <w:marTop w:val="0"/>
          <w:marBottom w:val="0"/>
          <w:divBdr>
            <w:top w:val="none" w:sz="0" w:space="0" w:color="auto"/>
            <w:left w:val="none" w:sz="0" w:space="0" w:color="auto"/>
            <w:bottom w:val="none" w:sz="0" w:space="0" w:color="auto"/>
            <w:right w:val="none" w:sz="0" w:space="0" w:color="auto"/>
          </w:divBdr>
        </w:div>
        <w:div w:id="714735705">
          <w:marLeft w:val="480"/>
          <w:marRight w:val="0"/>
          <w:marTop w:val="0"/>
          <w:marBottom w:val="0"/>
          <w:divBdr>
            <w:top w:val="none" w:sz="0" w:space="0" w:color="auto"/>
            <w:left w:val="none" w:sz="0" w:space="0" w:color="auto"/>
            <w:bottom w:val="none" w:sz="0" w:space="0" w:color="auto"/>
            <w:right w:val="none" w:sz="0" w:space="0" w:color="auto"/>
          </w:divBdr>
        </w:div>
        <w:div w:id="727607391">
          <w:marLeft w:val="480"/>
          <w:marRight w:val="0"/>
          <w:marTop w:val="0"/>
          <w:marBottom w:val="0"/>
          <w:divBdr>
            <w:top w:val="none" w:sz="0" w:space="0" w:color="auto"/>
            <w:left w:val="none" w:sz="0" w:space="0" w:color="auto"/>
            <w:bottom w:val="none" w:sz="0" w:space="0" w:color="auto"/>
            <w:right w:val="none" w:sz="0" w:space="0" w:color="auto"/>
          </w:divBdr>
        </w:div>
        <w:div w:id="749430540">
          <w:marLeft w:val="480"/>
          <w:marRight w:val="0"/>
          <w:marTop w:val="0"/>
          <w:marBottom w:val="0"/>
          <w:divBdr>
            <w:top w:val="none" w:sz="0" w:space="0" w:color="auto"/>
            <w:left w:val="none" w:sz="0" w:space="0" w:color="auto"/>
            <w:bottom w:val="none" w:sz="0" w:space="0" w:color="auto"/>
            <w:right w:val="none" w:sz="0" w:space="0" w:color="auto"/>
          </w:divBdr>
        </w:div>
        <w:div w:id="780420590">
          <w:marLeft w:val="480"/>
          <w:marRight w:val="0"/>
          <w:marTop w:val="0"/>
          <w:marBottom w:val="0"/>
          <w:divBdr>
            <w:top w:val="none" w:sz="0" w:space="0" w:color="auto"/>
            <w:left w:val="none" w:sz="0" w:space="0" w:color="auto"/>
            <w:bottom w:val="none" w:sz="0" w:space="0" w:color="auto"/>
            <w:right w:val="none" w:sz="0" w:space="0" w:color="auto"/>
          </w:divBdr>
        </w:div>
        <w:div w:id="853231612">
          <w:marLeft w:val="480"/>
          <w:marRight w:val="0"/>
          <w:marTop w:val="0"/>
          <w:marBottom w:val="0"/>
          <w:divBdr>
            <w:top w:val="none" w:sz="0" w:space="0" w:color="auto"/>
            <w:left w:val="none" w:sz="0" w:space="0" w:color="auto"/>
            <w:bottom w:val="none" w:sz="0" w:space="0" w:color="auto"/>
            <w:right w:val="none" w:sz="0" w:space="0" w:color="auto"/>
          </w:divBdr>
        </w:div>
        <w:div w:id="854341146">
          <w:marLeft w:val="480"/>
          <w:marRight w:val="0"/>
          <w:marTop w:val="0"/>
          <w:marBottom w:val="0"/>
          <w:divBdr>
            <w:top w:val="none" w:sz="0" w:space="0" w:color="auto"/>
            <w:left w:val="none" w:sz="0" w:space="0" w:color="auto"/>
            <w:bottom w:val="none" w:sz="0" w:space="0" w:color="auto"/>
            <w:right w:val="none" w:sz="0" w:space="0" w:color="auto"/>
          </w:divBdr>
        </w:div>
        <w:div w:id="854609610">
          <w:marLeft w:val="480"/>
          <w:marRight w:val="0"/>
          <w:marTop w:val="0"/>
          <w:marBottom w:val="0"/>
          <w:divBdr>
            <w:top w:val="none" w:sz="0" w:space="0" w:color="auto"/>
            <w:left w:val="none" w:sz="0" w:space="0" w:color="auto"/>
            <w:bottom w:val="none" w:sz="0" w:space="0" w:color="auto"/>
            <w:right w:val="none" w:sz="0" w:space="0" w:color="auto"/>
          </w:divBdr>
        </w:div>
        <w:div w:id="867833787">
          <w:marLeft w:val="480"/>
          <w:marRight w:val="0"/>
          <w:marTop w:val="0"/>
          <w:marBottom w:val="0"/>
          <w:divBdr>
            <w:top w:val="none" w:sz="0" w:space="0" w:color="auto"/>
            <w:left w:val="none" w:sz="0" w:space="0" w:color="auto"/>
            <w:bottom w:val="none" w:sz="0" w:space="0" w:color="auto"/>
            <w:right w:val="none" w:sz="0" w:space="0" w:color="auto"/>
          </w:divBdr>
        </w:div>
        <w:div w:id="902452633">
          <w:marLeft w:val="480"/>
          <w:marRight w:val="0"/>
          <w:marTop w:val="0"/>
          <w:marBottom w:val="0"/>
          <w:divBdr>
            <w:top w:val="none" w:sz="0" w:space="0" w:color="auto"/>
            <w:left w:val="none" w:sz="0" w:space="0" w:color="auto"/>
            <w:bottom w:val="none" w:sz="0" w:space="0" w:color="auto"/>
            <w:right w:val="none" w:sz="0" w:space="0" w:color="auto"/>
          </w:divBdr>
        </w:div>
        <w:div w:id="974720286">
          <w:marLeft w:val="480"/>
          <w:marRight w:val="0"/>
          <w:marTop w:val="0"/>
          <w:marBottom w:val="0"/>
          <w:divBdr>
            <w:top w:val="none" w:sz="0" w:space="0" w:color="auto"/>
            <w:left w:val="none" w:sz="0" w:space="0" w:color="auto"/>
            <w:bottom w:val="none" w:sz="0" w:space="0" w:color="auto"/>
            <w:right w:val="none" w:sz="0" w:space="0" w:color="auto"/>
          </w:divBdr>
        </w:div>
        <w:div w:id="1014070567">
          <w:marLeft w:val="480"/>
          <w:marRight w:val="0"/>
          <w:marTop w:val="0"/>
          <w:marBottom w:val="0"/>
          <w:divBdr>
            <w:top w:val="none" w:sz="0" w:space="0" w:color="auto"/>
            <w:left w:val="none" w:sz="0" w:space="0" w:color="auto"/>
            <w:bottom w:val="none" w:sz="0" w:space="0" w:color="auto"/>
            <w:right w:val="none" w:sz="0" w:space="0" w:color="auto"/>
          </w:divBdr>
        </w:div>
        <w:div w:id="1027869487">
          <w:marLeft w:val="480"/>
          <w:marRight w:val="0"/>
          <w:marTop w:val="0"/>
          <w:marBottom w:val="0"/>
          <w:divBdr>
            <w:top w:val="none" w:sz="0" w:space="0" w:color="auto"/>
            <w:left w:val="none" w:sz="0" w:space="0" w:color="auto"/>
            <w:bottom w:val="none" w:sz="0" w:space="0" w:color="auto"/>
            <w:right w:val="none" w:sz="0" w:space="0" w:color="auto"/>
          </w:divBdr>
        </w:div>
        <w:div w:id="1060401193">
          <w:marLeft w:val="480"/>
          <w:marRight w:val="0"/>
          <w:marTop w:val="0"/>
          <w:marBottom w:val="0"/>
          <w:divBdr>
            <w:top w:val="none" w:sz="0" w:space="0" w:color="auto"/>
            <w:left w:val="none" w:sz="0" w:space="0" w:color="auto"/>
            <w:bottom w:val="none" w:sz="0" w:space="0" w:color="auto"/>
            <w:right w:val="none" w:sz="0" w:space="0" w:color="auto"/>
          </w:divBdr>
        </w:div>
        <w:div w:id="1078282104">
          <w:marLeft w:val="480"/>
          <w:marRight w:val="0"/>
          <w:marTop w:val="0"/>
          <w:marBottom w:val="0"/>
          <w:divBdr>
            <w:top w:val="none" w:sz="0" w:space="0" w:color="auto"/>
            <w:left w:val="none" w:sz="0" w:space="0" w:color="auto"/>
            <w:bottom w:val="none" w:sz="0" w:space="0" w:color="auto"/>
            <w:right w:val="none" w:sz="0" w:space="0" w:color="auto"/>
          </w:divBdr>
        </w:div>
        <w:div w:id="1094781669">
          <w:marLeft w:val="480"/>
          <w:marRight w:val="0"/>
          <w:marTop w:val="0"/>
          <w:marBottom w:val="0"/>
          <w:divBdr>
            <w:top w:val="none" w:sz="0" w:space="0" w:color="auto"/>
            <w:left w:val="none" w:sz="0" w:space="0" w:color="auto"/>
            <w:bottom w:val="none" w:sz="0" w:space="0" w:color="auto"/>
            <w:right w:val="none" w:sz="0" w:space="0" w:color="auto"/>
          </w:divBdr>
        </w:div>
        <w:div w:id="1130169925">
          <w:marLeft w:val="480"/>
          <w:marRight w:val="0"/>
          <w:marTop w:val="0"/>
          <w:marBottom w:val="0"/>
          <w:divBdr>
            <w:top w:val="none" w:sz="0" w:space="0" w:color="auto"/>
            <w:left w:val="none" w:sz="0" w:space="0" w:color="auto"/>
            <w:bottom w:val="none" w:sz="0" w:space="0" w:color="auto"/>
            <w:right w:val="none" w:sz="0" w:space="0" w:color="auto"/>
          </w:divBdr>
        </w:div>
        <w:div w:id="1172451645">
          <w:marLeft w:val="480"/>
          <w:marRight w:val="0"/>
          <w:marTop w:val="0"/>
          <w:marBottom w:val="0"/>
          <w:divBdr>
            <w:top w:val="none" w:sz="0" w:space="0" w:color="auto"/>
            <w:left w:val="none" w:sz="0" w:space="0" w:color="auto"/>
            <w:bottom w:val="none" w:sz="0" w:space="0" w:color="auto"/>
            <w:right w:val="none" w:sz="0" w:space="0" w:color="auto"/>
          </w:divBdr>
        </w:div>
        <w:div w:id="1221940977">
          <w:marLeft w:val="480"/>
          <w:marRight w:val="0"/>
          <w:marTop w:val="0"/>
          <w:marBottom w:val="0"/>
          <w:divBdr>
            <w:top w:val="none" w:sz="0" w:space="0" w:color="auto"/>
            <w:left w:val="none" w:sz="0" w:space="0" w:color="auto"/>
            <w:bottom w:val="none" w:sz="0" w:space="0" w:color="auto"/>
            <w:right w:val="none" w:sz="0" w:space="0" w:color="auto"/>
          </w:divBdr>
        </w:div>
        <w:div w:id="1244022454">
          <w:marLeft w:val="480"/>
          <w:marRight w:val="0"/>
          <w:marTop w:val="0"/>
          <w:marBottom w:val="0"/>
          <w:divBdr>
            <w:top w:val="none" w:sz="0" w:space="0" w:color="auto"/>
            <w:left w:val="none" w:sz="0" w:space="0" w:color="auto"/>
            <w:bottom w:val="none" w:sz="0" w:space="0" w:color="auto"/>
            <w:right w:val="none" w:sz="0" w:space="0" w:color="auto"/>
          </w:divBdr>
        </w:div>
        <w:div w:id="1309897382">
          <w:marLeft w:val="480"/>
          <w:marRight w:val="0"/>
          <w:marTop w:val="0"/>
          <w:marBottom w:val="0"/>
          <w:divBdr>
            <w:top w:val="none" w:sz="0" w:space="0" w:color="auto"/>
            <w:left w:val="none" w:sz="0" w:space="0" w:color="auto"/>
            <w:bottom w:val="none" w:sz="0" w:space="0" w:color="auto"/>
            <w:right w:val="none" w:sz="0" w:space="0" w:color="auto"/>
          </w:divBdr>
        </w:div>
        <w:div w:id="1319533229">
          <w:marLeft w:val="480"/>
          <w:marRight w:val="0"/>
          <w:marTop w:val="0"/>
          <w:marBottom w:val="0"/>
          <w:divBdr>
            <w:top w:val="none" w:sz="0" w:space="0" w:color="auto"/>
            <w:left w:val="none" w:sz="0" w:space="0" w:color="auto"/>
            <w:bottom w:val="none" w:sz="0" w:space="0" w:color="auto"/>
            <w:right w:val="none" w:sz="0" w:space="0" w:color="auto"/>
          </w:divBdr>
        </w:div>
        <w:div w:id="1350109817">
          <w:marLeft w:val="480"/>
          <w:marRight w:val="0"/>
          <w:marTop w:val="0"/>
          <w:marBottom w:val="0"/>
          <w:divBdr>
            <w:top w:val="none" w:sz="0" w:space="0" w:color="auto"/>
            <w:left w:val="none" w:sz="0" w:space="0" w:color="auto"/>
            <w:bottom w:val="none" w:sz="0" w:space="0" w:color="auto"/>
            <w:right w:val="none" w:sz="0" w:space="0" w:color="auto"/>
          </w:divBdr>
        </w:div>
        <w:div w:id="1357803919">
          <w:marLeft w:val="480"/>
          <w:marRight w:val="0"/>
          <w:marTop w:val="0"/>
          <w:marBottom w:val="0"/>
          <w:divBdr>
            <w:top w:val="none" w:sz="0" w:space="0" w:color="auto"/>
            <w:left w:val="none" w:sz="0" w:space="0" w:color="auto"/>
            <w:bottom w:val="none" w:sz="0" w:space="0" w:color="auto"/>
            <w:right w:val="none" w:sz="0" w:space="0" w:color="auto"/>
          </w:divBdr>
        </w:div>
        <w:div w:id="1364744051">
          <w:marLeft w:val="480"/>
          <w:marRight w:val="0"/>
          <w:marTop w:val="0"/>
          <w:marBottom w:val="0"/>
          <w:divBdr>
            <w:top w:val="none" w:sz="0" w:space="0" w:color="auto"/>
            <w:left w:val="none" w:sz="0" w:space="0" w:color="auto"/>
            <w:bottom w:val="none" w:sz="0" w:space="0" w:color="auto"/>
            <w:right w:val="none" w:sz="0" w:space="0" w:color="auto"/>
          </w:divBdr>
        </w:div>
        <w:div w:id="1407218975">
          <w:marLeft w:val="480"/>
          <w:marRight w:val="0"/>
          <w:marTop w:val="0"/>
          <w:marBottom w:val="0"/>
          <w:divBdr>
            <w:top w:val="none" w:sz="0" w:space="0" w:color="auto"/>
            <w:left w:val="none" w:sz="0" w:space="0" w:color="auto"/>
            <w:bottom w:val="none" w:sz="0" w:space="0" w:color="auto"/>
            <w:right w:val="none" w:sz="0" w:space="0" w:color="auto"/>
          </w:divBdr>
        </w:div>
        <w:div w:id="1418600112">
          <w:marLeft w:val="480"/>
          <w:marRight w:val="0"/>
          <w:marTop w:val="0"/>
          <w:marBottom w:val="0"/>
          <w:divBdr>
            <w:top w:val="none" w:sz="0" w:space="0" w:color="auto"/>
            <w:left w:val="none" w:sz="0" w:space="0" w:color="auto"/>
            <w:bottom w:val="none" w:sz="0" w:space="0" w:color="auto"/>
            <w:right w:val="none" w:sz="0" w:space="0" w:color="auto"/>
          </w:divBdr>
        </w:div>
        <w:div w:id="1442721708">
          <w:marLeft w:val="480"/>
          <w:marRight w:val="0"/>
          <w:marTop w:val="0"/>
          <w:marBottom w:val="0"/>
          <w:divBdr>
            <w:top w:val="none" w:sz="0" w:space="0" w:color="auto"/>
            <w:left w:val="none" w:sz="0" w:space="0" w:color="auto"/>
            <w:bottom w:val="none" w:sz="0" w:space="0" w:color="auto"/>
            <w:right w:val="none" w:sz="0" w:space="0" w:color="auto"/>
          </w:divBdr>
        </w:div>
        <w:div w:id="1493569735">
          <w:marLeft w:val="480"/>
          <w:marRight w:val="0"/>
          <w:marTop w:val="0"/>
          <w:marBottom w:val="0"/>
          <w:divBdr>
            <w:top w:val="none" w:sz="0" w:space="0" w:color="auto"/>
            <w:left w:val="none" w:sz="0" w:space="0" w:color="auto"/>
            <w:bottom w:val="none" w:sz="0" w:space="0" w:color="auto"/>
            <w:right w:val="none" w:sz="0" w:space="0" w:color="auto"/>
          </w:divBdr>
        </w:div>
        <w:div w:id="1520968134">
          <w:marLeft w:val="480"/>
          <w:marRight w:val="0"/>
          <w:marTop w:val="0"/>
          <w:marBottom w:val="0"/>
          <w:divBdr>
            <w:top w:val="none" w:sz="0" w:space="0" w:color="auto"/>
            <w:left w:val="none" w:sz="0" w:space="0" w:color="auto"/>
            <w:bottom w:val="none" w:sz="0" w:space="0" w:color="auto"/>
            <w:right w:val="none" w:sz="0" w:space="0" w:color="auto"/>
          </w:divBdr>
        </w:div>
        <w:div w:id="1530794003">
          <w:marLeft w:val="480"/>
          <w:marRight w:val="0"/>
          <w:marTop w:val="0"/>
          <w:marBottom w:val="0"/>
          <w:divBdr>
            <w:top w:val="none" w:sz="0" w:space="0" w:color="auto"/>
            <w:left w:val="none" w:sz="0" w:space="0" w:color="auto"/>
            <w:bottom w:val="none" w:sz="0" w:space="0" w:color="auto"/>
            <w:right w:val="none" w:sz="0" w:space="0" w:color="auto"/>
          </w:divBdr>
        </w:div>
        <w:div w:id="1535076676">
          <w:marLeft w:val="480"/>
          <w:marRight w:val="0"/>
          <w:marTop w:val="0"/>
          <w:marBottom w:val="0"/>
          <w:divBdr>
            <w:top w:val="none" w:sz="0" w:space="0" w:color="auto"/>
            <w:left w:val="none" w:sz="0" w:space="0" w:color="auto"/>
            <w:bottom w:val="none" w:sz="0" w:space="0" w:color="auto"/>
            <w:right w:val="none" w:sz="0" w:space="0" w:color="auto"/>
          </w:divBdr>
        </w:div>
        <w:div w:id="1554001557">
          <w:marLeft w:val="480"/>
          <w:marRight w:val="0"/>
          <w:marTop w:val="0"/>
          <w:marBottom w:val="0"/>
          <w:divBdr>
            <w:top w:val="none" w:sz="0" w:space="0" w:color="auto"/>
            <w:left w:val="none" w:sz="0" w:space="0" w:color="auto"/>
            <w:bottom w:val="none" w:sz="0" w:space="0" w:color="auto"/>
            <w:right w:val="none" w:sz="0" w:space="0" w:color="auto"/>
          </w:divBdr>
        </w:div>
        <w:div w:id="1613243042">
          <w:marLeft w:val="480"/>
          <w:marRight w:val="0"/>
          <w:marTop w:val="0"/>
          <w:marBottom w:val="0"/>
          <w:divBdr>
            <w:top w:val="none" w:sz="0" w:space="0" w:color="auto"/>
            <w:left w:val="none" w:sz="0" w:space="0" w:color="auto"/>
            <w:bottom w:val="none" w:sz="0" w:space="0" w:color="auto"/>
            <w:right w:val="none" w:sz="0" w:space="0" w:color="auto"/>
          </w:divBdr>
        </w:div>
        <w:div w:id="1637183375">
          <w:marLeft w:val="480"/>
          <w:marRight w:val="0"/>
          <w:marTop w:val="0"/>
          <w:marBottom w:val="0"/>
          <w:divBdr>
            <w:top w:val="none" w:sz="0" w:space="0" w:color="auto"/>
            <w:left w:val="none" w:sz="0" w:space="0" w:color="auto"/>
            <w:bottom w:val="none" w:sz="0" w:space="0" w:color="auto"/>
            <w:right w:val="none" w:sz="0" w:space="0" w:color="auto"/>
          </w:divBdr>
        </w:div>
        <w:div w:id="1684821852">
          <w:marLeft w:val="480"/>
          <w:marRight w:val="0"/>
          <w:marTop w:val="0"/>
          <w:marBottom w:val="0"/>
          <w:divBdr>
            <w:top w:val="none" w:sz="0" w:space="0" w:color="auto"/>
            <w:left w:val="none" w:sz="0" w:space="0" w:color="auto"/>
            <w:bottom w:val="none" w:sz="0" w:space="0" w:color="auto"/>
            <w:right w:val="none" w:sz="0" w:space="0" w:color="auto"/>
          </w:divBdr>
        </w:div>
        <w:div w:id="1718897621">
          <w:marLeft w:val="480"/>
          <w:marRight w:val="0"/>
          <w:marTop w:val="0"/>
          <w:marBottom w:val="0"/>
          <w:divBdr>
            <w:top w:val="none" w:sz="0" w:space="0" w:color="auto"/>
            <w:left w:val="none" w:sz="0" w:space="0" w:color="auto"/>
            <w:bottom w:val="none" w:sz="0" w:space="0" w:color="auto"/>
            <w:right w:val="none" w:sz="0" w:space="0" w:color="auto"/>
          </w:divBdr>
        </w:div>
        <w:div w:id="1721441143">
          <w:marLeft w:val="480"/>
          <w:marRight w:val="0"/>
          <w:marTop w:val="0"/>
          <w:marBottom w:val="0"/>
          <w:divBdr>
            <w:top w:val="none" w:sz="0" w:space="0" w:color="auto"/>
            <w:left w:val="none" w:sz="0" w:space="0" w:color="auto"/>
            <w:bottom w:val="none" w:sz="0" w:space="0" w:color="auto"/>
            <w:right w:val="none" w:sz="0" w:space="0" w:color="auto"/>
          </w:divBdr>
        </w:div>
        <w:div w:id="1826387951">
          <w:marLeft w:val="480"/>
          <w:marRight w:val="0"/>
          <w:marTop w:val="0"/>
          <w:marBottom w:val="0"/>
          <w:divBdr>
            <w:top w:val="none" w:sz="0" w:space="0" w:color="auto"/>
            <w:left w:val="none" w:sz="0" w:space="0" w:color="auto"/>
            <w:bottom w:val="none" w:sz="0" w:space="0" w:color="auto"/>
            <w:right w:val="none" w:sz="0" w:space="0" w:color="auto"/>
          </w:divBdr>
        </w:div>
        <w:div w:id="1830704403">
          <w:marLeft w:val="480"/>
          <w:marRight w:val="0"/>
          <w:marTop w:val="0"/>
          <w:marBottom w:val="0"/>
          <w:divBdr>
            <w:top w:val="none" w:sz="0" w:space="0" w:color="auto"/>
            <w:left w:val="none" w:sz="0" w:space="0" w:color="auto"/>
            <w:bottom w:val="none" w:sz="0" w:space="0" w:color="auto"/>
            <w:right w:val="none" w:sz="0" w:space="0" w:color="auto"/>
          </w:divBdr>
        </w:div>
        <w:div w:id="1842623490">
          <w:marLeft w:val="480"/>
          <w:marRight w:val="0"/>
          <w:marTop w:val="0"/>
          <w:marBottom w:val="0"/>
          <w:divBdr>
            <w:top w:val="none" w:sz="0" w:space="0" w:color="auto"/>
            <w:left w:val="none" w:sz="0" w:space="0" w:color="auto"/>
            <w:bottom w:val="none" w:sz="0" w:space="0" w:color="auto"/>
            <w:right w:val="none" w:sz="0" w:space="0" w:color="auto"/>
          </w:divBdr>
        </w:div>
        <w:div w:id="1856731123">
          <w:marLeft w:val="480"/>
          <w:marRight w:val="0"/>
          <w:marTop w:val="0"/>
          <w:marBottom w:val="0"/>
          <w:divBdr>
            <w:top w:val="none" w:sz="0" w:space="0" w:color="auto"/>
            <w:left w:val="none" w:sz="0" w:space="0" w:color="auto"/>
            <w:bottom w:val="none" w:sz="0" w:space="0" w:color="auto"/>
            <w:right w:val="none" w:sz="0" w:space="0" w:color="auto"/>
          </w:divBdr>
        </w:div>
        <w:div w:id="1887179102">
          <w:marLeft w:val="480"/>
          <w:marRight w:val="0"/>
          <w:marTop w:val="0"/>
          <w:marBottom w:val="0"/>
          <w:divBdr>
            <w:top w:val="none" w:sz="0" w:space="0" w:color="auto"/>
            <w:left w:val="none" w:sz="0" w:space="0" w:color="auto"/>
            <w:bottom w:val="none" w:sz="0" w:space="0" w:color="auto"/>
            <w:right w:val="none" w:sz="0" w:space="0" w:color="auto"/>
          </w:divBdr>
        </w:div>
        <w:div w:id="1906329869">
          <w:marLeft w:val="480"/>
          <w:marRight w:val="0"/>
          <w:marTop w:val="0"/>
          <w:marBottom w:val="0"/>
          <w:divBdr>
            <w:top w:val="none" w:sz="0" w:space="0" w:color="auto"/>
            <w:left w:val="none" w:sz="0" w:space="0" w:color="auto"/>
            <w:bottom w:val="none" w:sz="0" w:space="0" w:color="auto"/>
            <w:right w:val="none" w:sz="0" w:space="0" w:color="auto"/>
          </w:divBdr>
        </w:div>
        <w:div w:id="1907450095">
          <w:marLeft w:val="480"/>
          <w:marRight w:val="0"/>
          <w:marTop w:val="0"/>
          <w:marBottom w:val="0"/>
          <w:divBdr>
            <w:top w:val="none" w:sz="0" w:space="0" w:color="auto"/>
            <w:left w:val="none" w:sz="0" w:space="0" w:color="auto"/>
            <w:bottom w:val="none" w:sz="0" w:space="0" w:color="auto"/>
            <w:right w:val="none" w:sz="0" w:space="0" w:color="auto"/>
          </w:divBdr>
        </w:div>
        <w:div w:id="1908881039">
          <w:marLeft w:val="480"/>
          <w:marRight w:val="0"/>
          <w:marTop w:val="0"/>
          <w:marBottom w:val="0"/>
          <w:divBdr>
            <w:top w:val="none" w:sz="0" w:space="0" w:color="auto"/>
            <w:left w:val="none" w:sz="0" w:space="0" w:color="auto"/>
            <w:bottom w:val="none" w:sz="0" w:space="0" w:color="auto"/>
            <w:right w:val="none" w:sz="0" w:space="0" w:color="auto"/>
          </w:divBdr>
        </w:div>
        <w:div w:id="1910965894">
          <w:marLeft w:val="480"/>
          <w:marRight w:val="0"/>
          <w:marTop w:val="0"/>
          <w:marBottom w:val="0"/>
          <w:divBdr>
            <w:top w:val="none" w:sz="0" w:space="0" w:color="auto"/>
            <w:left w:val="none" w:sz="0" w:space="0" w:color="auto"/>
            <w:bottom w:val="none" w:sz="0" w:space="0" w:color="auto"/>
            <w:right w:val="none" w:sz="0" w:space="0" w:color="auto"/>
          </w:divBdr>
        </w:div>
        <w:div w:id="1994554094">
          <w:marLeft w:val="480"/>
          <w:marRight w:val="0"/>
          <w:marTop w:val="0"/>
          <w:marBottom w:val="0"/>
          <w:divBdr>
            <w:top w:val="none" w:sz="0" w:space="0" w:color="auto"/>
            <w:left w:val="none" w:sz="0" w:space="0" w:color="auto"/>
            <w:bottom w:val="none" w:sz="0" w:space="0" w:color="auto"/>
            <w:right w:val="none" w:sz="0" w:space="0" w:color="auto"/>
          </w:divBdr>
        </w:div>
        <w:div w:id="1998412187">
          <w:marLeft w:val="480"/>
          <w:marRight w:val="0"/>
          <w:marTop w:val="0"/>
          <w:marBottom w:val="0"/>
          <w:divBdr>
            <w:top w:val="none" w:sz="0" w:space="0" w:color="auto"/>
            <w:left w:val="none" w:sz="0" w:space="0" w:color="auto"/>
            <w:bottom w:val="none" w:sz="0" w:space="0" w:color="auto"/>
            <w:right w:val="none" w:sz="0" w:space="0" w:color="auto"/>
          </w:divBdr>
        </w:div>
        <w:div w:id="2009744912">
          <w:marLeft w:val="480"/>
          <w:marRight w:val="0"/>
          <w:marTop w:val="0"/>
          <w:marBottom w:val="0"/>
          <w:divBdr>
            <w:top w:val="none" w:sz="0" w:space="0" w:color="auto"/>
            <w:left w:val="none" w:sz="0" w:space="0" w:color="auto"/>
            <w:bottom w:val="none" w:sz="0" w:space="0" w:color="auto"/>
            <w:right w:val="none" w:sz="0" w:space="0" w:color="auto"/>
          </w:divBdr>
        </w:div>
        <w:div w:id="2024898113">
          <w:marLeft w:val="480"/>
          <w:marRight w:val="0"/>
          <w:marTop w:val="0"/>
          <w:marBottom w:val="0"/>
          <w:divBdr>
            <w:top w:val="none" w:sz="0" w:space="0" w:color="auto"/>
            <w:left w:val="none" w:sz="0" w:space="0" w:color="auto"/>
            <w:bottom w:val="none" w:sz="0" w:space="0" w:color="auto"/>
            <w:right w:val="none" w:sz="0" w:space="0" w:color="auto"/>
          </w:divBdr>
        </w:div>
        <w:div w:id="2037076833">
          <w:marLeft w:val="480"/>
          <w:marRight w:val="0"/>
          <w:marTop w:val="0"/>
          <w:marBottom w:val="0"/>
          <w:divBdr>
            <w:top w:val="none" w:sz="0" w:space="0" w:color="auto"/>
            <w:left w:val="none" w:sz="0" w:space="0" w:color="auto"/>
            <w:bottom w:val="none" w:sz="0" w:space="0" w:color="auto"/>
            <w:right w:val="none" w:sz="0" w:space="0" w:color="auto"/>
          </w:divBdr>
        </w:div>
        <w:div w:id="2080013381">
          <w:marLeft w:val="480"/>
          <w:marRight w:val="0"/>
          <w:marTop w:val="0"/>
          <w:marBottom w:val="0"/>
          <w:divBdr>
            <w:top w:val="none" w:sz="0" w:space="0" w:color="auto"/>
            <w:left w:val="none" w:sz="0" w:space="0" w:color="auto"/>
            <w:bottom w:val="none" w:sz="0" w:space="0" w:color="auto"/>
            <w:right w:val="none" w:sz="0" w:space="0" w:color="auto"/>
          </w:divBdr>
        </w:div>
        <w:div w:id="2120444181">
          <w:marLeft w:val="480"/>
          <w:marRight w:val="0"/>
          <w:marTop w:val="0"/>
          <w:marBottom w:val="0"/>
          <w:divBdr>
            <w:top w:val="none" w:sz="0" w:space="0" w:color="auto"/>
            <w:left w:val="none" w:sz="0" w:space="0" w:color="auto"/>
            <w:bottom w:val="none" w:sz="0" w:space="0" w:color="auto"/>
            <w:right w:val="none" w:sz="0" w:space="0" w:color="auto"/>
          </w:divBdr>
        </w:div>
      </w:divsChild>
    </w:div>
    <w:div w:id="632323797">
      <w:bodyDiv w:val="1"/>
      <w:marLeft w:val="0"/>
      <w:marRight w:val="0"/>
      <w:marTop w:val="0"/>
      <w:marBottom w:val="0"/>
      <w:divBdr>
        <w:top w:val="none" w:sz="0" w:space="0" w:color="auto"/>
        <w:left w:val="none" w:sz="0" w:space="0" w:color="auto"/>
        <w:bottom w:val="none" w:sz="0" w:space="0" w:color="auto"/>
        <w:right w:val="none" w:sz="0" w:space="0" w:color="auto"/>
      </w:divBdr>
      <w:divsChild>
        <w:div w:id="26569061">
          <w:marLeft w:val="480"/>
          <w:marRight w:val="0"/>
          <w:marTop w:val="0"/>
          <w:marBottom w:val="0"/>
          <w:divBdr>
            <w:top w:val="none" w:sz="0" w:space="0" w:color="auto"/>
            <w:left w:val="none" w:sz="0" w:space="0" w:color="auto"/>
            <w:bottom w:val="none" w:sz="0" w:space="0" w:color="auto"/>
            <w:right w:val="none" w:sz="0" w:space="0" w:color="auto"/>
          </w:divBdr>
        </w:div>
        <w:div w:id="62219434">
          <w:marLeft w:val="480"/>
          <w:marRight w:val="0"/>
          <w:marTop w:val="0"/>
          <w:marBottom w:val="0"/>
          <w:divBdr>
            <w:top w:val="none" w:sz="0" w:space="0" w:color="auto"/>
            <w:left w:val="none" w:sz="0" w:space="0" w:color="auto"/>
            <w:bottom w:val="none" w:sz="0" w:space="0" w:color="auto"/>
            <w:right w:val="none" w:sz="0" w:space="0" w:color="auto"/>
          </w:divBdr>
        </w:div>
        <w:div w:id="170608683">
          <w:marLeft w:val="480"/>
          <w:marRight w:val="0"/>
          <w:marTop w:val="0"/>
          <w:marBottom w:val="0"/>
          <w:divBdr>
            <w:top w:val="none" w:sz="0" w:space="0" w:color="auto"/>
            <w:left w:val="none" w:sz="0" w:space="0" w:color="auto"/>
            <w:bottom w:val="none" w:sz="0" w:space="0" w:color="auto"/>
            <w:right w:val="none" w:sz="0" w:space="0" w:color="auto"/>
          </w:divBdr>
        </w:div>
        <w:div w:id="195116977">
          <w:marLeft w:val="480"/>
          <w:marRight w:val="0"/>
          <w:marTop w:val="0"/>
          <w:marBottom w:val="0"/>
          <w:divBdr>
            <w:top w:val="none" w:sz="0" w:space="0" w:color="auto"/>
            <w:left w:val="none" w:sz="0" w:space="0" w:color="auto"/>
            <w:bottom w:val="none" w:sz="0" w:space="0" w:color="auto"/>
            <w:right w:val="none" w:sz="0" w:space="0" w:color="auto"/>
          </w:divBdr>
        </w:div>
        <w:div w:id="237593815">
          <w:marLeft w:val="480"/>
          <w:marRight w:val="0"/>
          <w:marTop w:val="0"/>
          <w:marBottom w:val="0"/>
          <w:divBdr>
            <w:top w:val="none" w:sz="0" w:space="0" w:color="auto"/>
            <w:left w:val="none" w:sz="0" w:space="0" w:color="auto"/>
            <w:bottom w:val="none" w:sz="0" w:space="0" w:color="auto"/>
            <w:right w:val="none" w:sz="0" w:space="0" w:color="auto"/>
          </w:divBdr>
        </w:div>
        <w:div w:id="284967216">
          <w:marLeft w:val="480"/>
          <w:marRight w:val="0"/>
          <w:marTop w:val="0"/>
          <w:marBottom w:val="0"/>
          <w:divBdr>
            <w:top w:val="none" w:sz="0" w:space="0" w:color="auto"/>
            <w:left w:val="none" w:sz="0" w:space="0" w:color="auto"/>
            <w:bottom w:val="none" w:sz="0" w:space="0" w:color="auto"/>
            <w:right w:val="none" w:sz="0" w:space="0" w:color="auto"/>
          </w:divBdr>
        </w:div>
        <w:div w:id="294064078">
          <w:marLeft w:val="480"/>
          <w:marRight w:val="0"/>
          <w:marTop w:val="0"/>
          <w:marBottom w:val="0"/>
          <w:divBdr>
            <w:top w:val="none" w:sz="0" w:space="0" w:color="auto"/>
            <w:left w:val="none" w:sz="0" w:space="0" w:color="auto"/>
            <w:bottom w:val="none" w:sz="0" w:space="0" w:color="auto"/>
            <w:right w:val="none" w:sz="0" w:space="0" w:color="auto"/>
          </w:divBdr>
        </w:div>
        <w:div w:id="295644548">
          <w:marLeft w:val="480"/>
          <w:marRight w:val="0"/>
          <w:marTop w:val="0"/>
          <w:marBottom w:val="0"/>
          <w:divBdr>
            <w:top w:val="none" w:sz="0" w:space="0" w:color="auto"/>
            <w:left w:val="none" w:sz="0" w:space="0" w:color="auto"/>
            <w:bottom w:val="none" w:sz="0" w:space="0" w:color="auto"/>
            <w:right w:val="none" w:sz="0" w:space="0" w:color="auto"/>
          </w:divBdr>
        </w:div>
        <w:div w:id="303320117">
          <w:marLeft w:val="480"/>
          <w:marRight w:val="0"/>
          <w:marTop w:val="0"/>
          <w:marBottom w:val="0"/>
          <w:divBdr>
            <w:top w:val="none" w:sz="0" w:space="0" w:color="auto"/>
            <w:left w:val="none" w:sz="0" w:space="0" w:color="auto"/>
            <w:bottom w:val="none" w:sz="0" w:space="0" w:color="auto"/>
            <w:right w:val="none" w:sz="0" w:space="0" w:color="auto"/>
          </w:divBdr>
        </w:div>
        <w:div w:id="387920032">
          <w:marLeft w:val="480"/>
          <w:marRight w:val="0"/>
          <w:marTop w:val="0"/>
          <w:marBottom w:val="0"/>
          <w:divBdr>
            <w:top w:val="none" w:sz="0" w:space="0" w:color="auto"/>
            <w:left w:val="none" w:sz="0" w:space="0" w:color="auto"/>
            <w:bottom w:val="none" w:sz="0" w:space="0" w:color="auto"/>
            <w:right w:val="none" w:sz="0" w:space="0" w:color="auto"/>
          </w:divBdr>
        </w:div>
        <w:div w:id="498467318">
          <w:marLeft w:val="480"/>
          <w:marRight w:val="0"/>
          <w:marTop w:val="0"/>
          <w:marBottom w:val="0"/>
          <w:divBdr>
            <w:top w:val="none" w:sz="0" w:space="0" w:color="auto"/>
            <w:left w:val="none" w:sz="0" w:space="0" w:color="auto"/>
            <w:bottom w:val="none" w:sz="0" w:space="0" w:color="auto"/>
            <w:right w:val="none" w:sz="0" w:space="0" w:color="auto"/>
          </w:divBdr>
        </w:div>
        <w:div w:id="520708099">
          <w:marLeft w:val="480"/>
          <w:marRight w:val="0"/>
          <w:marTop w:val="0"/>
          <w:marBottom w:val="0"/>
          <w:divBdr>
            <w:top w:val="none" w:sz="0" w:space="0" w:color="auto"/>
            <w:left w:val="none" w:sz="0" w:space="0" w:color="auto"/>
            <w:bottom w:val="none" w:sz="0" w:space="0" w:color="auto"/>
            <w:right w:val="none" w:sz="0" w:space="0" w:color="auto"/>
          </w:divBdr>
        </w:div>
        <w:div w:id="526257130">
          <w:marLeft w:val="480"/>
          <w:marRight w:val="0"/>
          <w:marTop w:val="0"/>
          <w:marBottom w:val="0"/>
          <w:divBdr>
            <w:top w:val="none" w:sz="0" w:space="0" w:color="auto"/>
            <w:left w:val="none" w:sz="0" w:space="0" w:color="auto"/>
            <w:bottom w:val="none" w:sz="0" w:space="0" w:color="auto"/>
            <w:right w:val="none" w:sz="0" w:space="0" w:color="auto"/>
          </w:divBdr>
        </w:div>
        <w:div w:id="539627839">
          <w:marLeft w:val="480"/>
          <w:marRight w:val="0"/>
          <w:marTop w:val="0"/>
          <w:marBottom w:val="0"/>
          <w:divBdr>
            <w:top w:val="none" w:sz="0" w:space="0" w:color="auto"/>
            <w:left w:val="none" w:sz="0" w:space="0" w:color="auto"/>
            <w:bottom w:val="none" w:sz="0" w:space="0" w:color="auto"/>
            <w:right w:val="none" w:sz="0" w:space="0" w:color="auto"/>
          </w:divBdr>
        </w:div>
        <w:div w:id="563179906">
          <w:marLeft w:val="480"/>
          <w:marRight w:val="0"/>
          <w:marTop w:val="0"/>
          <w:marBottom w:val="0"/>
          <w:divBdr>
            <w:top w:val="none" w:sz="0" w:space="0" w:color="auto"/>
            <w:left w:val="none" w:sz="0" w:space="0" w:color="auto"/>
            <w:bottom w:val="none" w:sz="0" w:space="0" w:color="auto"/>
            <w:right w:val="none" w:sz="0" w:space="0" w:color="auto"/>
          </w:divBdr>
        </w:div>
        <w:div w:id="616839065">
          <w:marLeft w:val="480"/>
          <w:marRight w:val="0"/>
          <w:marTop w:val="0"/>
          <w:marBottom w:val="0"/>
          <w:divBdr>
            <w:top w:val="none" w:sz="0" w:space="0" w:color="auto"/>
            <w:left w:val="none" w:sz="0" w:space="0" w:color="auto"/>
            <w:bottom w:val="none" w:sz="0" w:space="0" w:color="auto"/>
            <w:right w:val="none" w:sz="0" w:space="0" w:color="auto"/>
          </w:divBdr>
        </w:div>
        <w:div w:id="619336748">
          <w:marLeft w:val="480"/>
          <w:marRight w:val="0"/>
          <w:marTop w:val="0"/>
          <w:marBottom w:val="0"/>
          <w:divBdr>
            <w:top w:val="none" w:sz="0" w:space="0" w:color="auto"/>
            <w:left w:val="none" w:sz="0" w:space="0" w:color="auto"/>
            <w:bottom w:val="none" w:sz="0" w:space="0" w:color="auto"/>
            <w:right w:val="none" w:sz="0" w:space="0" w:color="auto"/>
          </w:divBdr>
        </w:div>
        <w:div w:id="628704289">
          <w:marLeft w:val="480"/>
          <w:marRight w:val="0"/>
          <w:marTop w:val="0"/>
          <w:marBottom w:val="0"/>
          <w:divBdr>
            <w:top w:val="none" w:sz="0" w:space="0" w:color="auto"/>
            <w:left w:val="none" w:sz="0" w:space="0" w:color="auto"/>
            <w:bottom w:val="none" w:sz="0" w:space="0" w:color="auto"/>
            <w:right w:val="none" w:sz="0" w:space="0" w:color="auto"/>
          </w:divBdr>
        </w:div>
        <w:div w:id="674264653">
          <w:marLeft w:val="480"/>
          <w:marRight w:val="0"/>
          <w:marTop w:val="0"/>
          <w:marBottom w:val="0"/>
          <w:divBdr>
            <w:top w:val="none" w:sz="0" w:space="0" w:color="auto"/>
            <w:left w:val="none" w:sz="0" w:space="0" w:color="auto"/>
            <w:bottom w:val="none" w:sz="0" w:space="0" w:color="auto"/>
            <w:right w:val="none" w:sz="0" w:space="0" w:color="auto"/>
          </w:divBdr>
        </w:div>
        <w:div w:id="731192196">
          <w:marLeft w:val="480"/>
          <w:marRight w:val="0"/>
          <w:marTop w:val="0"/>
          <w:marBottom w:val="0"/>
          <w:divBdr>
            <w:top w:val="none" w:sz="0" w:space="0" w:color="auto"/>
            <w:left w:val="none" w:sz="0" w:space="0" w:color="auto"/>
            <w:bottom w:val="none" w:sz="0" w:space="0" w:color="auto"/>
            <w:right w:val="none" w:sz="0" w:space="0" w:color="auto"/>
          </w:divBdr>
        </w:div>
        <w:div w:id="736367279">
          <w:marLeft w:val="480"/>
          <w:marRight w:val="0"/>
          <w:marTop w:val="0"/>
          <w:marBottom w:val="0"/>
          <w:divBdr>
            <w:top w:val="none" w:sz="0" w:space="0" w:color="auto"/>
            <w:left w:val="none" w:sz="0" w:space="0" w:color="auto"/>
            <w:bottom w:val="none" w:sz="0" w:space="0" w:color="auto"/>
            <w:right w:val="none" w:sz="0" w:space="0" w:color="auto"/>
          </w:divBdr>
        </w:div>
        <w:div w:id="774246950">
          <w:marLeft w:val="480"/>
          <w:marRight w:val="0"/>
          <w:marTop w:val="0"/>
          <w:marBottom w:val="0"/>
          <w:divBdr>
            <w:top w:val="none" w:sz="0" w:space="0" w:color="auto"/>
            <w:left w:val="none" w:sz="0" w:space="0" w:color="auto"/>
            <w:bottom w:val="none" w:sz="0" w:space="0" w:color="auto"/>
            <w:right w:val="none" w:sz="0" w:space="0" w:color="auto"/>
          </w:divBdr>
        </w:div>
        <w:div w:id="831870676">
          <w:marLeft w:val="480"/>
          <w:marRight w:val="0"/>
          <w:marTop w:val="0"/>
          <w:marBottom w:val="0"/>
          <w:divBdr>
            <w:top w:val="none" w:sz="0" w:space="0" w:color="auto"/>
            <w:left w:val="none" w:sz="0" w:space="0" w:color="auto"/>
            <w:bottom w:val="none" w:sz="0" w:space="0" w:color="auto"/>
            <w:right w:val="none" w:sz="0" w:space="0" w:color="auto"/>
          </w:divBdr>
        </w:div>
        <w:div w:id="856961462">
          <w:marLeft w:val="480"/>
          <w:marRight w:val="0"/>
          <w:marTop w:val="0"/>
          <w:marBottom w:val="0"/>
          <w:divBdr>
            <w:top w:val="none" w:sz="0" w:space="0" w:color="auto"/>
            <w:left w:val="none" w:sz="0" w:space="0" w:color="auto"/>
            <w:bottom w:val="none" w:sz="0" w:space="0" w:color="auto"/>
            <w:right w:val="none" w:sz="0" w:space="0" w:color="auto"/>
          </w:divBdr>
        </w:div>
        <w:div w:id="893080753">
          <w:marLeft w:val="480"/>
          <w:marRight w:val="0"/>
          <w:marTop w:val="0"/>
          <w:marBottom w:val="0"/>
          <w:divBdr>
            <w:top w:val="none" w:sz="0" w:space="0" w:color="auto"/>
            <w:left w:val="none" w:sz="0" w:space="0" w:color="auto"/>
            <w:bottom w:val="none" w:sz="0" w:space="0" w:color="auto"/>
            <w:right w:val="none" w:sz="0" w:space="0" w:color="auto"/>
          </w:divBdr>
        </w:div>
        <w:div w:id="914632032">
          <w:marLeft w:val="480"/>
          <w:marRight w:val="0"/>
          <w:marTop w:val="0"/>
          <w:marBottom w:val="0"/>
          <w:divBdr>
            <w:top w:val="none" w:sz="0" w:space="0" w:color="auto"/>
            <w:left w:val="none" w:sz="0" w:space="0" w:color="auto"/>
            <w:bottom w:val="none" w:sz="0" w:space="0" w:color="auto"/>
            <w:right w:val="none" w:sz="0" w:space="0" w:color="auto"/>
          </w:divBdr>
        </w:div>
        <w:div w:id="929777417">
          <w:marLeft w:val="480"/>
          <w:marRight w:val="0"/>
          <w:marTop w:val="0"/>
          <w:marBottom w:val="0"/>
          <w:divBdr>
            <w:top w:val="none" w:sz="0" w:space="0" w:color="auto"/>
            <w:left w:val="none" w:sz="0" w:space="0" w:color="auto"/>
            <w:bottom w:val="none" w:sz="0" w:space="0" w:color="auto"/>
            <w:right w:val="none" w:sz="0" w:space="0" w:color="auto"/>
          </w:divBdr>
        </w:div>
        <w:div w:id="936207655">
          <w:marLeft w:val="480"/>
          <w:marRight w:val="0"/>
          <w:marTop w:val="0"/>
          <w:marBottom w:val="0"/>
          <w:divBdr>
            <w:top w:val="none" w:sz="0" w:space="0" w:color="auto"/>
            <w:left w:val="none" w:sz="0" w:space="0" w:color="auto"/>
            <w:bottom w:val="none" w:sz="0" w:space="0" w:color="auto"/>
            <w:right w:val="none" w:sz="0" w:space="0" w:color="auto"/>
          </w:divBdr>
        </w:div>
        <w:div w:id="939680772">
          <w:marLeft w:val="480"/>
          <w:marRight w:val="0"/>
          <w:marTop w:val="0"/>
          <w:marBottom w:val="0"/>
          <w:divBdr>
            <w:top w:val="none" w:sz="0" w:space="0" w:color="auto"/>
            <w:left w:val="none" w:sz="0" w:space="0" w:color="auto"/>
            <w:bottom w:val="none" w:sz="0" w:space="0" w:color="auto"/>
            <w:right w:val="none" w:sz="0" w:space="0" w:color="auto"/>
          </w:divBdr>
        </w:div>
        <w:div w:id="939682956">
          <w:marLeft w:val="480"/>
          <w:marRight w:val="0"/>
          <w:marTop w:val="0"/>
          <w:marBottom w:val="0"/>
          <w:divBdr>
            <w:top w:val="none" w:sz="0" w:space="0" w:color="auto"/>
            <w:left w:val="none" w:sz="0" w:space="0" w:color="auto"/>
            <w:bottom w:val="none" w:sz="0" w:space="0" w:color="auto"/>
            <w:right w:val="none" w:sz="0" w:space="0" w:color="auto"/>
          </w:divBdr>
        </w:div>
        <w:div w:id="939920089">
          <w:marLeft w:val="480"/>
          <w:marRight w:val="0"/>
          <w:marTop w:val="0"/>
          <w:marBottom w:val="0"/>
          <w:divBdr>
            <w:top w:val="none" w:sz="0" w:space="0" w:color="auto"/>
            <w:left w:val="none" w:sz="0" w:space="0" w:color="auto"/>
            <w:bottom w:val="none" w:sz="0" w:space="0" w:color="auto"/>
            <w:right w:val="none" w:sz="0" w:space="0" w:color="auto"/>
          </w:divBdr>
        </w:div>
        <w:div w:id="940602529">
          <w:marLeft w:val="480"/>
          <w:marRight w:val="0"/>
          <w:marTop w:val="0"/>
          <w:marBottom w:val="0"/>
          <w:divBdr>
            <w:top w:val="none" w:sz="0" w:space="0" w:color="auto"/>
            <w:left w:val="none" w:sz="0" w:space="0" w:color="auto"/>
            <w:bottom w:val="none" w:sz="0" w:space="0" w:color="auto"/>
            <w:right w:val="none" w:sz="0" w:space="0" w:color="auto"/>
          </w:divBdr>
        </w:div>
        <w:div w:id="959458264">
          <w:marLeft w:val="480"/>
          <w:marRight w:val="0"/>
          <w:marTop w:val="0"/>
          <w:marBottom w:val="0"/>
          <w:divBdr>
            <w:top w:val="none" w:sz="0" w:space="0" w:color="auto"/>
            <w:left w:val="none" w:sz="0" w:space="0" w:color="auto"/>
            <w:bottom w:val="none" w:sz="0" w:space="0" w:color="auto"/>
            <w:right w:val="none" w:sz="0" w:space="0" w:color="auto"/>
          </w:divBdr>
        </w:div>
        <w:div w:id="965350071">
          <w:marLeft w:val="480"/>
          <w:marRight w:val="0"/>
          <w:marTop w:val="0"/>
          <w:marBottom w:val="0"/>
          <w:divBdr>
            <w:top w:val="none" w:sz="0" w:space="0" w:color="auto"/>
            <w:left w:val="none" w:sz="0" w:space="0" w:color="auto"/>
            <w:bottom w:val="none" w:sz="0" w:space="0" w:color="auto"/>
            <w:right w:val="none" w:sz="0" w:space="0" w:color="auto"/>
          </w:divBdr>
        </w:div>
        <w:div w:id="966358285">
          <w:marLeft w:val="480"/>
          <w:marRight w:val="0"/>
          <w:marTop w:val="0"/>
          <w:marBottom w:val="0"/>
          <w:divBdr>
            <w:top w:val="none" w:sz="0" w:space="0" w:color="auto"/>
            <w:left w:val="none" w:sz="0" w:space="0" w:color="auto"/>
            <w:bottom w:val="none" w:sz="0" w:space="0" w:color="auto"/>
            <w:right w:val="none" w:sz="0" w:space="0" w:color="auto"/>
          </w:divBdr>
        </w:div>
        <w:div w:id="1006785357">
          <w:marLeft w:val="480"/>
          <w:marRight w:val="0"/>
          <w:marTop w:val="0"/>
          <w:marBottom w:val="0"/>
          <w:divBdr>
            <w:top w:val="none" w:sz="0" w:space="0" w:color="auto"/>
            <w:left w:val="none" w:sz="0" w:space="0" w:color="auto"/>
            <w:bottom w:val="none" w:sz="0" w:space="0" w:color="auto"/>
            <w:right w:val="none" w:sz="0" w:space="0" w:color="auto"/>
          </w:divBdr>
        </w:div>
        <w:div w:id="1027564392">
          <w:marLeft w:val="480"/>
          <w:marRight w:val="0"/>
          <w:marTop w:val="0"/>
          <w:marBottom w:val="0"/>
          <w:divBdr>
            <w:top w:val="none" w:sz="0" w:space="0" w:color="auto"/>
            <w:left w:val="none" w:sz="0" w:space="0" w:color="auto"/>
            <w:bottom w:val="none" w:sz="0" w:space="0" w:color="auto"/>
            <w:right w:val="none" w:sz="0" w:space="0" w:color="auto"/>
          </w:divBdr>
        </w:div>
        <w:div w:id="1061057563">
          <w:marLeft w:val="480"/>
          <w:marRight w:val="0"/>
          <w:marTop w:val="0"/>
          <w:marBottom w:val="0"/>
          <w:divBdr>
            <w:top w:val="none" w:sz="0" w:space="0" w:color="auto"/>
            <w:left w:val="none" w:sz="0" w:space="0" w:color="auto"/>
            <w:bottom w:val="none" w:sz="0" w:space="0" w:color="auto"/>
            <w:right w:val="none" w:sz="0" w:space="0" w:color="auto"/>
          </w:divBdr>
        </w:div>
        <w:div w:id="1082263336">
          <w:marLeft w:val="480"/>
          <w:marRight w:val="0"/>
          <w:marTop w:val="0"/>
          <w:marBottom w:val="0"/>
          <w:divBdr>
            <w:top w:val="none" w:sz="0" w:space="0" w:color="auto"/>
            <w:left w:val="none" w:sz="0" w:space="0" w:color="auto"/>
            <w:bottom w:val="none" w:sz="0" w:space="0" w:color="auto"/>
            <w:right w:val="none" w:sz="0" w:space="0" w:color="auto"/>
          </w:divBdr>
        </w:div>
        <w:div w:id="1131938817">
          <w:marLeft w:val="480"/>
          <w:marRight w:val="0"/>
          <w:marTop w:val="0"/>
          <w:marBottom w:val="0"/>
          <w:divBdr>
            <w:top w:val="none" w:sz="0" w:space="0" w:color="auto"/>
            <w:left w:val="none" w:sz="0" w:space="0" w:color="auto"/>
            <w:bottom w:val="none" w:sz="0" w:space="0" w:color="auto"/>
            <w:right w:val="none" w:sz="0" w:space="0" w:color="auto"/>
          </w:divBdr>
        </w:div>
        <w:div w:id="1136408808">
          <w:marLeft w:val="480"/>
          <w:marRight w:val="0"/>
          <w:marTop w:val="0"/>
          <w:marBottom w:val="0"/>
          <w:divBdr>
            <w:top w:val="none" w:sz="0" w:space="0" w:color="auto"/>
            <w:left w:val="none" w:sz="0" w:space="0" w:color="auto"/>
            <w:bottom w:val="none" w:sz="0" w:space="0" w:color="auto"/>
            <w:right w:val="none" w:sz="0" w:space="0" w:color="auto"/>
          </w:divBdr>
        </w:div>
        <w:div w:id="1171526062">
          <w:marLeft w:val="480"/>
          <w:marRight w:val="0"/>
          <w:marTop w:val="0"/>
          <w:marBottom w:val="0"/>
          <w:divBdr>
            <w:top w:val="none" w:sz="0" w:space="0" w:color="auto"/>
            <w:left w:val="none" w:sz="0" w:space="0" w:color="auto"/>
            <w:bottom w:val="none" w:sz="0" w:space="0" w:color="auto"/>
            <w:right w:val="none" w:sz="0" w:space="0" w:color="auto"/>
          </w:divBdr>
        </w:div>
        <w:div w:id="1182620110">
          <w:marLeft w:val="480"/>
          <w:marRight w:val="0"/>
          <w:marTop w:val="0"/>
          <w:marBottom w:val="0"/>
          <w:divBdr>
            <w:top w:val="none" w:sz="0" w:space="0" w:color="auto"/>
            <w:left w:val="none" w:sz="0" w:space="0" w:color="auto"/>
            <w:bottom w:val="none" w:sz="0" w:space="0" w:color="auto"/>
            <w:right w:val="none" w:sz="0" w:space="0" w:color="auto"/>
          </w:divBdr>
        </w:div>
        <w:div w:id="1196233259">
          <w:marLeft w:val="480"/>
          <w:marRight w:val="0"/>
          <w:marTop w:val="0"/>
          <w:marBottom w:val="0"/>
          <w:divBdr>
            <w:top w:val="none" w:sz="0" w:space="0" w:color="auto"/>
            <w:left w:val="none" w:sz="0" w:space="0" w:color="auto"/>
            <w:bottom w:val="none" w:sz="0" w:space="0" w:color="auto"/>
            <w:right w:val="none" w:sz="0" w:space="0" w:color="auto"/>
          </w:divBdr>
        </w:div>
        <w:div w:id="1198200269">
          <w:marLeft w:val="480"/>
          <w:marRight w:val="0"/>
          <w:marTop w:val="0"/>
          <w:marBottom w:val="0"/>
          <w:divBdr>
            <w:top w:val="none" w:sz="0" w:space="0" w:color="auto"/>
            <w:left w:val="none" w:sz="0" w:space="0" w:color="auto"/>
            <w:bottom w:val="none" w:sz="0" w:space="0" w:color="auto"/>
            <w:right w:val="none" w:sz="0" w:space="0" w:color="auto"/>
          </w:divBdr>
        </w:div>
        <w:div w:id="1204444922">
          <w:marLeft w:val="480"/>
          <w:marRight w:val="0"/>
          <w:marTop w:val="0"/>
          <w:marBottom w:val="0"/>
          <w:divBdr>
            <w:top w:val="none" w:sz="0" w:space="0" w:color="auto"/>
            <w:left w:val="none" w:sz="0" w:space="0" w:color="auto"/>
            <w:bottom w:val="none" w:sz="0" w:space="0" w:color="auto"/>
            <w:right w:val="none" w:sz="0" w:space="0" w:color="auto"/>
          </w:divBdr>
        </w:div>
        <w:div w:id="1253473374">
          <w:marLeft w:val="480"/>
          <w:marRight w:val="0"/>
          <w:marTop w:val="0"/>
          <w:marBottom w:val="0"/>
          <w:divBdr>
            <w:top w:val="none" w:sz="0" w:space="0" w:color="auto"/>
            <w:left w:val="none" w:sz="0" w:space="0" w:color="auto"/>
            <w:bottom w:val="none" w:sz="0" w:space="0" w:color="auto"/>
            <w:right w:val="none" w:sz="0" w:space="0" w:color="auto"/>
          </w:divBdr>
        </w:div>
        <w:div w:id="1286545275">
          <w:marLeft w:val="480"/>
          <w:marRight w:val="0"/>
          <w:marTop w:val="0"/>
          <w:marBottom w:val="0"/>
          <w:divBdr>
            <w:top w:val="none" w:sz="0" w:space="0" w:color="auto"/>
            <w:left w:val="none" w:sz="0" w:space="0" w:color="auto"/>
            <w:bottom w:val="none" w:sz="0" w:space="0" w:color="auto"/>
            <w:right w:val="none" w:sz="0" w:space="0" w:color="auto"/>
          </w:divBdr>
        </w:div>
        <w:div w:id="1327898815">
          <w:marLeft w:val="480"/>
          <w:marRight w:val="0"/>
          <w:marTop w:val="0"/>
          <w:marBottom w:val="0"/>
          <w:divBdr>
            <w:top w:val="none" w:sz="0" w:space="0" w:color="auto"/>
            <w:left w:val="none" w:sz="0" w:space="0" w:color="auto"/>
            <w:bottom w:val="none" w:sz="0" w:space="0" w:color="auto"/>
            <w:right w:val="none" w:sz="0" w:space="0" w:color="auto"/>
          </w:divBdr>
        </w:div>
        <w:div w:id="1398938830">
          <w:marLeft w:val="480"/>
          <w:marRight w:val="0"/>
          <w:marTop w:val="0"/>
          <w:marBottom w:val="0"/>
          <w:divBdr>
            <w:top w:val="none" w:sz="0" w:space="0" w:color="auto"/>
            <w:left w:val="none" w:sz="0" w:space="0" w:color="auto"/>
            <w:bottom w:val="none" w:sz="0" w:space="0" w:color="auto"/>
            <w:right w:val="none" w:sz="0" w:space="0" w:color="auto"/>
          </w:divBdr>
        </w:div>
        <w:div w:id="1424378039">
          <w:marLeft w:val="480"/>
          <w:marRight w:val="0"/>
          <w:marTop w:val="0"/>
          <w:marBottom w:val="0"/>
          <w:divBdr>
            <w:top w:val="none" w:sz="0" w:space="0" w:color="auto"/>
            <w:left w:val="none" w:sz="0" w:space="0" w:color="auto"/>
            <w:bottom w:val="none" w:sz="0" w:space="0" w:color="auto"/>
            <w:right w:val="none" w:sz="0" w:space="0" w:color="auto"/>
          </w:divBdr>
        </w:div>
        <w:div w:id="1466659851">
          <w:marLeft w:val="480"/>
          <w:marRight w:val="0"/>
          <w:marTop w:val="0"/>
          <w:marBottom w:val="0"/>
          <w:divBdr>
            <w:top w:val="none" w:sz="0" w:space="0" w:color="auto"/>
            <w:left w:val="none" w:sz="0" w:space="0" w:color="auto"/>
            <w:bottom w:val="none" w:sz="0" w:space="0" w:color="auto"/>
            <w:right w:val="none" w:sz="0" w:space="0" w:color="auto"/>
          </w:divBdr>
        </w:div>
        <w:div w:id="1467359980">
          <w:marLeft w:val="480"/>
          <w:marRight w:val="0"/>
          <w:marTop w:val="0"/>
          <w:marBottom w:val="0"/>
          <w:divBdr>
            <w:top w:val="none" w:sz="0" w:space="0" w:color="auto"/>
            <w:left w:val="none" w:sz="0" w:space="0" w:color="auto"/>
            <w:bottom w:val="none" w:sz="0" w:space="0" w:color="auto"/>
            <w:right w:val="none" w:sz="0" w:space="0" w:color="auto"/>
          </w:divBdr>
        </w:div>
        <w:div w:id="1469932863">
          <w:marLeft w:val="480"/>
          <w:marRight w:val="0"/>
          <w:marTop w:val="0"/>
          <w:marBottom w:val="0"/>
          <w:divBdr>
            <w:top w:val="none" w:sz="0" w:space="0" w:color="auto"/>
            <w:left w:val="none" w:sz="0" w:space="0" w:color="auto"/>
            <w:bottom w:val="none" w:sz="0" w:space="0" w:color="auto"/>
            <w:right w:val="none" w:sz="0" w:space="0" w:color="auto"/>
          </w:divBdr>
        </w:div>
        <w:div w:id="1481000616">
          <w:marLeft w:val="480"/>
          <w:marRight w:val="0"/>
          <w:marTop w:val="0"/>
          <w:marBottom w:val="0"/>
          <w:divBdr>
            <w:top w:val="none" w:sz="0" w:space="0" w:color="auto"/>
            <w:left w:val="none" w:sz="0" w:space="0" w:color="auto"/>
            <w:bottom w:val="none" w:sz="0" w:space="0" w:color="auto"/>
            <w:right w:val="none" w:sz="0" w:space="0" w:color="auto"/>
          </w:divBdr>
        </w:div>
        <w:div w:id="1504710039">
          <w:marLeft w:val="480"/>
          <w:marRight w:val="0"/>
          <w:marTop w:val="0"/>
          <w:marBottom w:val="0"/>
          <w:divBdr>
            <w:top w:val="none" w:sz="0" w:space="0" w:color="auto"/>
            <w:left w:val="none" w:sz="0" w:space="0" w:color="auto"/>
            <w:bottom w:val="none" w:sz="0" w:space="0" w:color="auto"/>
            <w:right w:val="none" w:sz="0" w:space="0" w:color="auto"/>
          </w:divBdr>
        </w:div>
        <w:div w:id="1525481834">
          <w:marLeft w:val="480"/>
          <w:marRight w:val="0"/>
          <w:marTop w:val="0"/>
          <w:marBottom w:val="0"/>
          <w:divBdr>
            <w:top w:val="none" w:sz="0" w:space="0" w:color="auto"/>
            <w:left w:val="none" w:sz="0" w:space="0" w:color="auto"/>
            <w:bottom w:val="none" w:sz="0" w:space="0" w:color="auto"/>
            <w:right w:val="none" w:sz="0" w:space="0" w:color="auto"/>
          </w:divBdr>
        </w:div>
        <w:div w:id="1597787143">
          <w:marLeft w:val="480"/>
          <w:marRight w:val="0"/>
          <w:marTop w:val="0"/>
          <w:marBottom w:val="0"/>
          <w:divBdr>
            <w:top w:val="none" w:sz="0" w:space="0" w:color="auto"/>
            <w:left w:val="none" w:sz="0" w:space="0" w:color="auto"/>
            <w:bottom w:val="none" w:sz="0" w:space="0" w:color="auto"/>
            <w:right w:val="none" w:sz="0" w:space="0" w:color="auto"/>
          </w:divBdr>
        </w:div>
        <w:div w:id="1674646774">
          <w:marLeft w:val="480"/>
          <w:marRight w:val="0"/>
          <w:marTop w:val="0"/>
          <w:marBottom w:val="0"/>
          <w:divBdr>
            <w:top w:val="none" w:sz="0" w:space="0" w:color="auto"/>
            <w:left w:val="none" w:sz="0" w:space="0" w:color="auto"/>
            <w:bottom w:val="none" w:sz="0" w:space="0" w:color="auto"/>
            <w:right w:val="none" w:sz="0" w:space="0" w:color="auto"/>
          </w:divBdr>
        </w:div>
        <w:div w:id="1731808840">
          <w:marLeft w:val="480"/>
          <w:marRight w:val="0"/>
          <w:marTop w:val="0"/>
          <w:marBottom w:val="0"/>
          <w:divBdr>
            <w:top w:val="none" w:sz="0" w:space="0" w:color="auto"/>
            <w:left w:val="none" w:sz="0" w:space="0" w:color="auto"/>
            <w:bottom w:val="none" w:sz="0" w:space="0" w:color="auto"/>
            <w:right w:val="none" w:sz="0" w:space="0" w:color="auto"/>
          </w:divBdr>
        </w:div>
        <w:div w:id="1736124227">
          <w:marLeft w:val="480"/>
          <w:marRight w:val="0"/>
          <w:marTop w:val="0"/>
          <w:marBottom w:val="0"/>
          <w:divBdr>
            <w:top w:val="none" w:sz="0" w:space="0" w:color="auto"/>
            <w:left w:val="none" w:sz="0" w:space="0" w:color="auto"/>
            <w:bottom w:val="none" w:sz="0" w:space="0" w:color="auto"/>
            <w:right w:val="none" w:sz="0" w:space="0" w:color="auto"/>
          </w:divBdr>
        </w:div>
        <w:div w:id="1783455188">
          <w:marLeft w:val="480"/>
          <w:marRight w:val="0"/>
          <w:marTop w:val="0"/>
          <w:marBottom w:val="0"/>
          <w:divBdr>
            <w:top w:val="none" w:sz="0" w:space="0" w:color="auto"/>
            <w:left w:val="none" w:sz="0" w:space="0" w:color="auto"/>
            <w:bottom w:val="none" w:sz="0" w:space="0" w:color="auto"/>
            <w:right w:val="none" w:sz="0" w:space="0" w:color="auto"/>
          </w:divBdr>
        </w:div>
        <w:div w:id="1797480997">
          <w:marLeft w:val="480"/>
          <w:marRight w:val="0"/>
          <w:marTop w:val="0"/>
          <w:marBottom w:val="0"/>
          <w:divBdr>
            <w:top w:val="none" w:sz="0" w:space="0" w:color="auto"/>
            <w:left w:val="none" w:sz="0" w:space="0" w:color="auto"/>
            <w:bottom w:val="none" w:sz="0" w:space="0" w:color="auto"/>
            <w:right w:val="none" w:sz="0" w:space="0" w:color="auto"/>
          </w:divBdr>
        </w:div>
        <w:div w:id="1834225764">
          <w:marLeft w:val="480"/>
          <w:marRight w:val="0"/>
          <w:marTop w:val="0"/>
          <w:marBottom w:val="0"/>
          <w:divBdr>
            <w:top w:val="none" w:sz="0" w:space="0" w:color="auto"/>
            <w:left w:val="none" w:sz="0" w:space="0" w:color="auto"/>
            <w:bottom w:val="none" w:sz="0" w:space="0" w:color="auto"/>
            <w:right w:val="none" w:sz="0" w:space="0" w:color="auto"/>
          </w:divBdr>
        </w:div>
        <w:div w:id="1854493282">
          <w:marLeft w:val="480"/>
          <w:marRight w:val="0"/>
          <w:marTop w:val="0"/>
          <w:marBottom w:val="0"/>
          <w:divBdr>
            <w:top w:val="none" w:sz="0" w:space="0" w:color="auto"/>
            <w:left w:val="none" w:sz="0" w:space="0" w:color="auto"/>
            <w:bottom w:val="none" w:sz="0" w:space="0" w:color="auto"/>
            <w:right w:val="none" w:sz="0" w:space="0" w:color="auto"/>
          </w:divBdr>
        </w:div>
        <w:div w:id="1855462843">
          <w:marLeft w:val="480"/>
          <w:marRight w:val="0"/>
          <w:marTop w:val="0"/>
          <w:marBottom w:val="0"/>
          <w:divBdr>
            <w:top w:val="none" w:sz="0" w:space="0" w:color="auto"/>
            <w:left w:val="none" w:sz="0" w:space="0" w:color="auto"/>
            <w:bottom w:val="none" w:sz="0" w:space="0" w:color="auto"/>
            <w:right w:val="none" w:sz="0" w:space="0" w:color="auto"/>
          </w:divBdr>
        </w:div>
        <w:div w:id="1876385401">
          <w:marLeft w:val="480"/>
          <w:marRight w:val="0"/>
          <w:marTop w:val="0"/>
          <w:marBottom w:val="0"/>
          <w:divBdr>
            <w:top w:val="none" w:sz="0" w:space="0" w:color="auto"/>
            <w:left w:val="none" w:sz="0" w:space="0" w:color="auto"/>
            <w:bottom w:val="none" w:sz="0" w:space="0" w:color="auto"/>
            <w:right w:val="none" w:sz="0" w:space="0" w:color="auto"/>
          </w:divBdr>
        </w:div>
        <w:div w:id="1980767708">
          <w:marLeft w:val="480"/>
          <w:marRight w:val="0"/>
          <w:marTop w:val="0"/>
          <w:marBottom w:val="0"/>
          <w:divBdr>
            <w:top w:val="none" w:sz="0" w:space="0" w:color="auto"/>
            <w:left w:val="none" w:sz="0" w:space="0" w:color="auto"/>
            <w:bottom w:val="none" w:sz="0" w:space="0" w:color="auto"/>
            <w:right w:val="none" w:sz="0" w:space="0" w:color="auto"/>
          </w:divBdr>
        </w:div>
        <w:div w:id="1982418744">
          <w:marLeft w:val="480"/>
          <w:marRight w:val="0"/>
          <w:marTop w:val="0"/>
          <w:marBottom w:val="0"/>
          <w:divBdr>
            <w:top w:val="none" w:sz="0" w:space="0" w:color="auto"/>
            <w:left w:val="none" w:sz="0" w:space="0" w:color="auto"/>
            <w:bottom w:val="none" w:sz="0" w:space="0" w:color="auto"/>
            <w:right w:val="none" w:sz="0" w:space="0" w:color="auto"/>
          </w:divBdr>
        </w:div>
        <w:div w:id="1992709391">
          <w:marLeft w:val="480"/>
          <w:marRight w:val="0"/>
          <w:marTop w:val="0"/>
          <w:marBottom w:val="0"/>
          <w:divBdr>
            <w:top w:val="none" w:sz="0" w:space="0" w:color="auto"/>
            <w:left w:val="none" w:sz="0" w:space="0" w:color="auto"/>
            <w:bottom w:val="none" w:sz="0" w:space="0" w:color="auto"/>
            <w:right w:val="none" w:sz="0" w:space="0" w:color="auto"/>
          </w:divBdr>
        </w:div>
        <w:div w:id="2071146944">
          <w:marLeft w:val="480"/>
          <w:marRight w:val="0"/>
          <w:marTop w:val="0"/>
          <w:marBottom w:val="0"/>
          <w:divBdr>
            <w:top w:val="none" w:sz="0" w:space="0" w:color="auto"/>
            <w:left w:val="none" w:sz="0" w:space="0" w:color="auto"/>
            <w:bottom w:val="none" w:sz="0" w:space="0" w:color="auto"/>
            <w:right w:val="none" w:sz="0" w:space="0" w:color="auto"/>
          </w:divBdr>
        </w:div>
      </w:divsChild>
    </w:div>
    <w:div w:id="636301702">
      <w:bodyDiv w:val="1"/>
      <w:marLeft w:val="0"/>
      <w:marRight w:val="0"/>
      <w:marTop w:val="0"/>
      <w:marBottom w:val="0"/>
      <w:divBdr>
        <w:top w:val="none" w:sz="0" w:space="0" w:color="auto"/>
        <w:left w:val="none" w:sz="0" w:space="0" w:color="auto"/>
        <w:bottom w:val="none" w:sz="0" w:space="0" w:color="auto"/>
        <w:right w:val="none" w:sz="0" w:space="0" w:color="auto"/>
      </w:divBdr>
      <w:divsChild>
        <w:div w:id="21634471">
          <w:marLeft w:val="480"/>
          <w:marRight w:val="0"/>
          <w:marTop w:val="0"/>
          <w:marBottom w:val="0"/>
          <w:divBdr>
            <w:top w:val="none" w:sz="0" w:space="0" w:color="auto"/>
            <w:left w:val="none" w:sz="0" w:space="0" w:color="auto"/>
            <w:bottom w:val="none" w:sz="0" w:space="0" w:color="auto"/>
            <w:right w:val="none" w:sz="0" w:space="0" w:color="auto"/>
          </w:divBdr>
        </w:div>
        <w:div w:id="33584322">
          <w:marLeft w:val="480"/>
          <w:marRight w:val="0"/>
          <w:marTop w:val="0"/>
          <w:marBottom w:val="0"/>
          <w:divBdr>
            <w:top w:val="none" w:sz="0" w:space="0" w:color="auto"/>
            <w:left w:val="none" w:sz="0" w:space="0" w:color="auto"/>
            <w:bottom w:val="none" w:sz="0" w:space="0" w:color="auto"/>
            <w:right w:val="none" w:sz="0" w:space="0" w:color="auto"/>
          </w:divBdr>
        </w:div>
        <w:div w:id="72825635">
          <w:marLeft w:val="480"/>
          <w:marRight w:val="0"/>
          <w:marTop w:val="0"/>
          <w:marBottom w:val="0"/>
          <w:divBdr>
            <w:top w:val="none" w:sz="0" w:space="0" w:color="auto"/>
            <w:left w:val="none" w:sz="0" w:space="0" w:color="auto"/>
            <w:bottom w:val="none" w:sz="0" w:space="0" w:color="auto"/>
            <w:right w:val="none" w:sz="0" w:space="0" w:color="auto"/>
          </w:divBdr>
        </w:div>
        <w:div w:id="120735352">
          <w:marLeft w:val="480"/>
          <w:marRight w:val="0"/>
          <w:marTop w:val="0"/>
          <w:marBottom w:val="0"/>
          <w:divBdr>
            <w:top w:val="none" w:sz="0" w:space="0" w:color="auto"/>
            <w:left w:val="none" w:sz="0" w:space="0" w:color="auto"/>
            <w:bottom w:val="none" w:sz="0" w:space="0" w:color="auto"/>
            <w:right w:val="none" w:sz="0" w:space="0" w:color="auto"/>
          </w:divBdr>
        </w:div>
        <w:div w:id="126358804">
          <w:marLeft w:val="480"/>
          <w:marRight w:val="0"/>
          <w:marTop w:val="0"/>
          <w:marBottom w:val="0"/>
          <w:divBdr>
            <w:top w:val="none" w:sz="0" w:space="0" w:color="auto"/>
            <w:left w:val="none" w:sz="0" w:space="0" w:color="auto"/>
            <w:bottom w:val="none" w:sz="0" w:space="0" w:color="auto"/>
            <w:right w:val="none" w:sz="0" w:space="0" w:color="auto"/>
          </w:divBdr>
        </w:div>
        <w:div w:id="254368111">
          <w:marLeft w:val="480"/>
          <w:marRight w:val="0"/>
          <w:marTop w:val="0"/>
          <w:marBottom w:val="0"/>
          <w:divBdr>
            <w:top w:val="none" w:sz="0" w:space="0" w:color="auto"/>
            <w:left w:val="none" w:sz="0" w:space="0" w:color="auto"/>
            <w:bottom w:val="none" w:sz="0" w:space="0" w:color="auto"/>
            <w:right w:val="none" w:sz="0" w:space="0" w:color="auto"/>
          </w:divBdr>
        </w:div>
        <w:div w:id="288820096">
          <w:marLeft w:val="480"/>
          <w:marRight w:val="0"/>
          <w:marTop w:val="0"/>
          <w:marBottom w:val="0"/>
          <w:divBdr>
            <w:top w:val="none" w:sz="0" w:space="0" w:color="auto"/>
            <w:left w:val="none" w:sz="0" w:space="0" w:color="auto"/>
            <w:bottom w:val="none" w:sz="0" w:space="0" w:color="auto"/>
            <w:right w:val="none" w:sz="0" w:space="0" w:color="auto"/>
          </w:divBdr>
        </w:div>
        <w:div w:id="313527462">
          <w:marLeft w:val="480"/>
          <w:marRight w:val="0"/>
          <w:marTop w:val="0"/>
          <w:marBottom w:val="0"/>
          <w:divBdr>
            <w:top w:val="none" w:sz="0" w:space="0" w:color="auto"/>
            <w:left w:val="none" w:sz="0" w:space="0" w:color="auto"/>
            <w:bottom w:val="none" w:sz="0" w:space="0" w:color="auto"/>
            <w:right w:val="none" w:sz="0" w:space="0" w:color="auto"/>
          </w:divBdr>
        </w:div>
        <w:div w:id="315110308">
          <w:marLeft w:val="480"/>
          <w:marRight w:val="0"/>
          <w:marTop w:val="0"/>
          <w:marBottom w:val="0"/>
          <w:divBdr>
            <w:top w:val="none" w:sz="0" w:space="0" w:color="auto"/>
            <w:left w:val="none" w:sz="0" w:space="0" w:color="auto"/>
            <w:bottom w:val="none" w:sz="0" w:space="0" w:color="auto"/>
            <w:right w:val="none" w:sz="0" w:space="0" w:color="auto"/>
          </w:divBdr>
        </w:div>
        <w:div w:id="321353617">
          <w:marLeft w:val="480"/>
          <w:marRight w:val="0"/>
          <w:marTop w:val="0"/>
          <w:marBottom w:val="0"/>
          <w:divBdr>
            <w:top w:val="none" w:sz="0" w:space="0" w:color="auto"/>
            <w:left w:val="none" w:sz="0" w:space="0" w:color="auto"/>
            <w:bottom w:val="none" w:sz="0" w:space="0" w:color="auto"/>
            <w:right w:val="none" w:sz="0" w:space="0" w:color="auto"/>
          </w:divBdr>
        </w:div>
        <w:div w:id="381944220">
          <w:marLeft w:val="480"/>
          <w:marRight w:val="0"/>
          <w:marTop w:val="0"/>
          <w:marBottom w:val="0"/>
          <w:divBdr>
            <w:top w:val="none" w:sz="0" w:space="0" w:color="auto"/>
            <w:left w:val="none" w:sz="0" w:space="0" w:color="auto"/>
            <w:bottom w:val="none" w:sz="0" w:space="0" w:color="auto"/>
            <w:right w:val="none" w:sz="0" w:space="0" w:color="auto"/>
          </w:divBdr>
        </w:div>
        <w:div w:id="383522826">
          <w:marLeft w:val="480"/>
          <w:marRight w:val="0"/>
          <w:marTop w:val="0"/>
          <w:marBottom w:val="0"/>
          <w:divBdr>
            <w:top w:val="none" w:sz="0" w:space="0" w:color="auto"/>
            <w:left w:val="none" w:sz="0" w:space="0" w:color="auto"/>
            <w:bottom w:val="none" w:sz="0" w:space="0" w:color="auto"/>
            <w:right w:val="none" w:sz="0" w:space="0" w:color="auto"/>
          </w:divBdr>
        </w:div>
        <w:div w:id="415637536">
          <w:marLeft w:val="480"/>
          <w:marRight w:val="0"/>
          <w:marTop w:val="0"/>
          <w:marBottom w:val="0"/>
          <w:divBdr>
            <w:top w:val="none" w:sz="0" w:space="0" w:color="auto"/>
            <w:left w:val="none" w:sz="0" w:space="0" w:color="auto"/>
            <w:bottom w:val="none" w:sz="0" w:space="0" w:color="auto"/>
            <w:right w:val="none" w:sz="0" w:space="0" w:color="auto"/>
          </w:divBdr>
        </w:div>
        <w:div w:id="428356665">
          <w:marLeft w:val="480"/>
          <w:marRight w:val="0"/>
          <w:marTop w:val="0"/>
          <w:marBottom w:val="0"/>
          <w:divBdr>
            <w:top w:val="none" w:sz="0" w:space="0" w:color="auto"/>
            <w:left w:val="none" w:sz="0" w:space="0" w:color="auto"/>
            <w:bottom w:val="none" w:sz="0" w:space="0" w:color="auto"/>
            <w:right w:val="none" w:sz="0" w:space="0" w:color="auto"/>
          </w:divBdr>
        </w:div>
        <w:div w:id="464198778">
          <w:marLeft w:val="480"/>
          <w:marRight w:val="0"/>
          <w:marTop w:val="0"/>
          <w:marBottom w:val="0"/>
          <w:divBdr>
            <w:top w:val="none" w:sz="0" w:space="0" w:color="auto"/>
            <w:left w:val="none" w:sz="0" w:space="0" w:color="auto"/>
            <w:bottom w:val="none" w:sz="0" w:space="0" w:color="auto"/>
            <w:right w:val="none" w:sz="0" w:space="0" w:color="auto"/>
          </w:divBdr>
        </w:div>
        <w:div w:id="491216042">
          <w:marLeft w:val="480"/>
          <w:marRight w:val="0"/>
          <w:marTop w:val="0"/>
          <w:marBottom w:val="0"/>
          <w:divBdr>
            <w:top w:val="none" w:sz="0" w:space="0" w:color="auto"/>
            <w:left w:val="none" w:sz="0" w:space="0" w:color="auto"/>
            <w:bottom w:val="none" w:sz="0" w:space="0" w:color="auto"/>
            <w:right w:val="none" w:sz="0" w:space="0" w:color="auto"/>
          </w:divBdr>
        </w:div>
        <w:div w:id="507601282">
          <w:marLeft w:val="480"/>
          <w:marRight w:val="0"/>
          <w:marTop w:val="0"/>
          <w:marBottom w:val="0"/>
          <w:divBdr>
            <w:top w:val="none" w:sz="0" w:space="0" w:color="auto"/>
            <w:left w:val="none" w:sz="0" w:space="0" w:color="auto"/>
            <w:bottom w:val="none" w:sz="0" w:space="0" w:color="auto"/>
            <w:right w:val="none" w:sz="0" w:space="0" w:color="auto"/>
          </w:divBdr>
        </w:div>
        <w:div w:id="520123564">
          <w:marLeft w:val="480"/>
          <w:marRight w:val="0"/>
          <w:marTop w:val="0"/>
          <w:marBottom w:val="0"/>
          <w:divBdr>
            <w:top w:val="none" w:sz="0" w:space="0" w:color="auto"/>
            <w:left w:val="none" w:sz="0" w:space="0" w:color="auto"/>
            <w:bottom w:val="none" w:sz="0" w:space="0" w:color="auto"/>
            <w:right w:val="none" w:sz="0" w:space="0" w:color="auto"/>
          </w:divBdr>
        </w:div>
        <w:div w:id="579219925">
          <w:marLeft w:val="480"/>
          <w:marRight w:val="0"/>
          <w:marTop w:val="0"/>
          <w:marBottom w:val="0"/>
          <w:divBdr>
            <w:top w:val="none" w:sz="0" w:space="0" w:color="auto"/>
            <w:left w:val="none" w:sz="0" w:space="0" w:color="auto"/>
            <w:bottom w:val="none" w:sz="0" w:space="0" w:color="auto"/>
            <w:right w:val="none" w:sz="0" w:space="0" w:color="auto"/>
          </w:divBdr>
        </w:div>
        <w:div w:id="608463939">
          <w:marLeft w:val="480"/>
          <w:marRight w:val="0"/>
          <w:marTop w:val="0"/>
          <w:marBottom w:val="0"/>
          <w:divBdr>
            <w:top w:val="none" w:sz="0" w:space="0" w:color="auto"/>
            <w:left w:val="none" w:sz="0" w:space="0" w:color="auto"/>
            <w:bottom w:val="none" w:sz="0" w:space="0" w:color="auto"/>
            <w:right w:val="none" w:sz="0" w:space="0" w:color="auto"/>
          </w:divBdr>
        </w:div>
        <w:div w:id="660429584">
          <w:marLeft w:val="480"/>
          <w:marRight w:val="0"/>
          <w:marTop w:val="0"/>
          <w:marBottom w:val="0"/>
          <w:divBdr>
            <w:top w:val="none" w:sz="0" w:space="0" w:color="auto"/>
            <w:left w:val="none" w:sz="0" w:space="0" w:color="auto"/>
            <w:bottom w:val="none" w:sz="0" w:space="0" w:color="auto"/>
            <w:right w:val="none" w:sz="0" w:space="0" w:color="auto"/>
          </w:divBdr>
        </w:div>
        <w:div w:id="685519631">
          <w:marLeft w:val="480"/>
          <w:marRight w:val="0"/>
          <w:marTop w:val="0"/>
          <w:marBottom w:val="0"/>
          <w:divBdr>
            <w:top w:val="none" w:sz="0" w:space="0" w:color="auto"/>
            <w:left w:val="none" w:sz="0" w:space="0" w:color="auto"/>
            <w:bottom w:val="none" w:sz="0" w:space="0" w:color="auto"/>
            <w:right w:val="none" w:sz="0" w:space="0" w:color="auto"/>
          </w:divBdr>
        </w:div>
        <w:div w:id="696807899">
          <w:marLeft w:val="480"/>
          <w:marRight w:val="0"/>
          <w:marTop w:val="0"/>
          <w:marBottom w:val="0"/>
          <w:divBdr>
            <w:top w:val="none" w:sz="0" w:space="0" w:color="auto"/>
            <w:left w:val="none" w:sz="0" w:space="0" w:color="auto"/>
            <w:bottom w:val="none" w:sz="0" w:space="0" w:color="auto"/>
            <w:right w:val="none" w:sz="0" w:space="0" w:color="auto"/>
          </w:divBdr>
        </w:div>
        <w:div w:id="755202083">
          <w:marLeft w:val="480"/>
          <w:marRight w:val="0"/>
          <w:marTop w:val="0"/>
          <w:marBottom w:val="0"/>
          <w:divBdr>
            <w:top w:val="none" w:sz="0" w:space="0" w:color="auto"/>
            <w:left w:val="none" w:sz="0" w:space="0" w:color="auto"/>
            <w:bottom w:val="none" w:sz="0" w:space="0" w:color="auto"/>
            <w:right w:val="none" w:sz="0" w:space="0" w:color="auto"/>
          </w:divBdr>
        </w:div>
        <w:div w:id="804197985">
          <w:marLeft w:val="480"/>
          <w:marRight w:val="0"/>
          <w:marTop w:val="0"/>
          <w:marBottom w:val="0"/>
          <w:divBdr>
            <w:top w:val="none" w:sz="0" w:space="0" w:color="auto"/>
            <w:left w:val="none" w:sz="0" w:space="0" w:color="auto"/>
            <w:bottom w:val="none" w:sz="0" w:space="0" w:color="auto"/>
            <w:right w:val="none" w:sz="0" w:space="0" w:color="auto"/>
          </w:divBdr>
        </w:div>
        <w:div w:id="805241561">
          <w:marLeft w:val="480"/>
          <w:marRight w:val="0"/>
          <w:marTop w:val="0"/>
          <w:marBottom w:val="0"/>
          <w:divBdr>
            <w:top w:val="none" w:sz="0" w:space="0" w:color="auto"/>
            <w:left w:val="none" w:sz="0" w:space="0" w:color="auto"/>
            <w:bottom w:val="none" w:sz="0" w:space="0" w:color="auto"/>
            <w:right w:val="none" w:sz="0" w:space="0" w:color="auto"/>
          </w:divBdr>
        </w:div>
        <w:div w:id="814831629">
          <w:marLeft w:val="480"/>
          <w:marRight w:val="0"/>
          <w:marTop w:val="0"/>
          <w:marBottom w:val="0"/>
          <w:divBdr>
            <w:top w:val="none" w:sz="0" w:space="0" w:color="auto"/>
            <w:left w:val="none" w:sz="0" w:space="0" w:color="auto"/>
            <w:bottom w:val="none" w:sz="0" w:space="0" w:color="auto"/>
            <w:right w:val="none" w:sz="0" w:space="0" w:color="auto"/>
          </w:divBdr>
        </w:div>
        <w:div w:id="827549499">
          <w:marLeft w:val="480"/>
          <w:marRight w:val="0"/>
          <w:marTop w:val="0"/>
          <w:marBottom w:val="0"/>
          <w:divBdr>
            <w:top w:val="none" w:sz="0" w:space="0" w:color="auto"/>
            <w:left w:val="none" w:sz="0" w:space="0" w:color="auto"/>
            <w:bottom w:val="none" w:sz="0" w:space="0" w:color="auto"/>
            <w:right w:val="none" w:sz="0" w:space="0" w:color="auto"/>
          </w:divBdr>
        </w:div>
        <w:div w:id="868180835">
          <w:marLeft w:val="480"/>
          <w:marRight w:val="0"/>
          <w:marTop w:val="0"/>
          <w:marBottom w:val="0"/>
          <w:divBdr>
            <w:top w:val="none" w:sz="0" w:space="0" w:color="auto"/>
            <w:left w:val="none" w:sz="0" w:space="0" w:color="auto"/>
            <w:bottom w:val="none" w:sz="0" w:space="0" w:color="auto"/>
            <w:right w:val="none" w:sz="0" w:space="0" w:color="auto"/>
          </w:divBdr>
        </w:div>
        <w:div w:id="879050934">
          <w:marLeft w:val="480"/>
          <w:marRight w:val="0"/>
          <w:marTop w:val="0"/>
          <w:marBottom w:val="0"/>
          <w:divBdr>
            <w:top w:val="none" w:sz="0" w:space="0" w:color="auto"/>
            <w:left w:val="none" w:sz="0" w:space="0" w:color="auto"/>
            <w:bottom w:val="none" w:sz="0" w:space="0" w:color="auto"/>
            <w:right w:val="none" w:sz="0" w:space="0" w:color="auto"/>
          </w:divBdr>
        </w:div>
        <w:div w:id="893850358">
          <w:marLeft w:val="480"/>
          <w:marRight w:val="0"/>
          <w:marTop w:val="0"/>
          <w:marBottom w:val="0"/>
          <w:divBdr>
            <w:top w:val="none" w:sz="0" w:space="0" w:color="auto"/>
            <w:left w:val="none" w:sz="0" w:space="0" w:color="auto"/>
            <w:bottom w:val="none" w:sz="0" w:space="0" w:color="auto"/>
            <w:right w:val="none" w:sz="0" w:space="0" w:color="auto"/>
          </w:divBdr>
        </w:div>
        <w:div w:id="899941636">
          <w:marLeft w:val="480"/>
          <w:marRight w:val="0"/>
          <w:marTop w:val="0"/>
          <w:marBottom w:val="0"/>
          <w:divBdr>
            <w:top w:val="none" w:sz="0" w:space="0" w:color="auto"/>
            <w:left w:val="none" w:sz="0" w:space="0" w:color="auto"/>
            <w:bottom w:val="none" w:sz="0" w:space="0" w:color="auto"/>
            <w:right w:val="none" w:sz="0" w:space="0" w:color="auto"/>
          </w:divBdr>
        </w:div>
        <w:div w:id="946621400">
          <w:marLeft w:val="480"/>
          <w:marRight w:val="0"/>
          <w:marTop w:val="0"/>
          <w:marBottom w:val="0"/>
          <w:divBdr>
            <w:top w:val="none" w:sz="0" w:space="0" w:color="auto"/>
            <w:left w:val="none" w:sz="0" w:space="0" w:color="auto"/>
            <w:bottom w:val="none" w:sz="0" w:space="0" w:color="auto"/>
            <w:right w:val="none" w:sz="0" w:space="0" w:color="auto"/>
          </w:divBdr>
        </w:div>
        <w:div w:id="973565738">
          <w:marLeft w:val="480"/>
          <w:marRight w:val="0"/>
          <w:marTop w:val="0"/>
          <w:marBottom w:val="0"/>
          <w:divBdr>
            <w:top w:val="none" w:sz="0" w:space="0" w:color="auto"/>
            <w:left w:val="none" w:sz="0" w:space="0" w:color="auto"/>
            <w:bottom w:val="none" w:sz="0" w:space="0" w:color="auto"/>
            <w:right w:val="none" w:sz="0" w:space="0" w:color="auto"/>
          </w:divBdr>
        </w:div>
        <w:div w:id="997879002">
          <w:marLeft w:val="480"/>
          <w:marRight w:val="0"/>
          <w:marTop w:val="0"/>
          <w:marBottom w:val="0"/>
          <w:divBdr>
            <w:top w:val="none" w:sz="0" w:space="0" w:color="auto"/>
            <w:left w:val="none" w:sz="0" w:space="0" w:color="auto"/>
            <w:bottom w:val="none" w:sz="0" w:space="0" w:color="auto"/>
            <w:right w:val="none" w:sz="0" w:space="0" w:color="auto"/>
          </w:divBdr>
        </w:div>
        <w:div w:id="1024788165">
          <w:marLeft w:val="480"/>
          <w:marRight w:val="0"/>
          <w:marTop w:val="0"/>
          <w:marBottom w:val="0"/>
          <w:divBdr>
            <w:top w:val="none" w:sz="0" w:space="0" w:color="auto"/>
            <w:left w:val="none" w:sz="0" w:space="0" w:color="auto"/>
            <w:bottom w:val="none" w:sz="0" w:space="0" w:color="auto"/>
            <w:right w:val="none" w:sz="0" w:space="0" w:color="auto"/>
          </w:divBdr>
        </w:div>
        <w:div w:id="1075935311">
          <w:marLeft w:val="480"/>
          <w:marRight w:val="0"/>
          <w:marTop w:val="0"/>
          <w:marBottom w:val="0"/>
          <w:divBdr>
            <w:top w:val="none" w:sz="0" w:space="0" w:color="auto"/>
            <w:left w:val="none" w:sz="0" w:space="0" w:color="auto"/>
            <w:bottom w:val="none" w:sz="0" w:space="0" w:color="auto"/>
            <w:right w:val="none" w:sz="0" w:space="0" w:color="auto"/>
          </w:divBdr>
        </w:div>
        <w:div w:id="1094941552">
          <w:marLeft w:val="480"/>
          <w:marRight w:val="0"/>
          <w:marTop w:val="0"/>
          <w:marBottom w:val="0"/>
          <w:divBdr>
            <w:top w:val="none" w:sz="0" w:space="0" w:color="auto"/>
            <w:left w:val="none" w:sz="0" w:space="0" w:color="auto"/>
            <w:bottom w:val="none" w:sz="0" w:space="0" w:color="auto"/>
            <w:right w:val="none" w:sz="0" w:space="0" w:color="auto"/>
          </w:divBdr>
        </w:div>
        <w:div w:id="1102919796">
          <w:marLeft w:val="480"/>
          <w:marRight w:val="0"/>
          <w:marTop w:val="0"/>
          <w:marBottom w:val="0"/>
          <w:divBdr>
            <w:top w:val="none" w:sz="0" w:space="0" w:color="auto"/>
            <w:left w:val="none" w:sz="0" w:space="0" w:color="auto"/>
            <w:bottom w:val="none" w:sz="0" w:space="0" w:color="auto"/>
            <w:right w:val="none" w:sz="0" w:space="0" w:color="auto"/>
          </w:divBdr>
        </w:div>
        <w:div w:id="1132673965">
          <w:marLeft w:val="480"/>
          <w:marRight w:val="0"/>
          <w:marTop w:val="0"/>
          <w:marBottom w:val="0"/>
          <w:divBdr>
            <w:top w:val="none" w:sz="0" w:space="0" w:color="auto"/>
            <w:left w:val="none" w:sz="0" w:space="0" w:color="auto"/>
            <w:bottom w:val="none" w:sz="0" w:space="0" w:color="auto"/>
            <w:right w:val="none" w:sz="0" w:space="0" w:color="auto"/>
          </w:divBdr>
        </w:div>
        <w:div w:id="1149790509">
          <w:marLeft w:val="480"/>
          <w:marRight w:val="0"/>
          <w:marTop w:val="0"/>
          <w:marBottom w:val="0"/>
          <w:divBdr>
            <w:top w:val="none" w:sz="0" w:space="0" w:color="auto"/>
            <w:left w:val="none" w:sz="0" w:space="0" w:color="auto"/>
            <w:bottom w:val="none" w:sz="0" w:space="0" w:color="auto"/>
            <w:right w:val="none" w:sz="0" w:space="0" w:color="auto"/>
          </w:divBdr>
        </w:div>
        <w:div w:id="1160973106">
          <w:marLeft w:val="480"/>
          <w:marRight w:val="0"/>
          <w:marTop w:val="0"/>
          <w:marBottom w:val="0"/>
          <w:divBdr>
            <w:top w:val="none" w:sz="0" w:space="0" w:color="auto"/>
            <w:left w:val="none" w:sz="0" w:space="0" w:color="auto"/>
            <w:bottom w:val="none" w:sz="0" w:space="0" w:color="auto"/>
            <w:right w:val="none" w:sz="0" w:space="0" w:color="auto"/>
          </w:divBdr>
        </w:div>
        <w:div w:id="1195118550">
          <w:marLeft w:val="480"/>
          <w:marRight w:val="0"/>
          <w:marTop w:val="0"/>
          <w:marBottom w:val="0"/>
          <w:divBdr>
            <w:top w:val="none" w:sz="0" w:space="0" w:color="auto"/>
            <w:left w:val="none" w:sz="0" w:space="0" w:color="auto"/>
            <w:bottom w:val="none" w:sz="0" w:space="0" w:color="auto"/>
            <w:right w:val="none" w:sz="0" w:space="0" w:color="auto"/>
          </w:divBdr>
        </w:div>
        <w:div w:id="1270622539">
          <w:marLeft w:val="480"/>
          <w:marRight w:val="0"/>
          <w:marTop w:val="0"/>
          <w:marBottom w:val="0"/>
          <w:divBdr>
            <w:top w:val="none" w:sz="0" w:space="0" w:color="auto"/>
            <w:left w:val="none" w:sz="0" w:space="0" w:color="auto"/>
            <w:bottom w:val="none" w:sz="0" w:space="0" w:color="auto"/>
            <w:right w:val="none" w:sz="0" w:space="0" w:color="auto"/>
          </w:divBdr>
        </w:div>
        <w:div w:id="1329097478">
          <w:marLeft w:val="480"/>
          <w:marRight w:val="0"/>
          <w:marTop w:val="0"/>
          <w:marBottom w:val="0"/>
          <w:divBdr>
            <w:top w:val="none" w:sz="0" w:space="0" w:color="auto"/>
            <w:left w:val="none" w:sz="0" w:space="0" w:color="auto"/>
            <w:bottom w:val="none" w:sz="0" w:space="0" w:color="auto"/>
            <w:right w:val="none" w:sz="0" w:space="0" w:color="auto"/>
          </w:divBdr>
        </w:div>
        <w:div w:id="1397819180">
          <w:marLeft w:val="480"/>
          <w:marRight w:val="0"/>
          <w:marTop w:val="0"/>
          <w:marBottom w:val="0"/>
          <w:divBdr>
            <w:top w:val="none" w:sz="0" w:space="0" w:color="auto"/>
            <w:left w:val="none" w:sz="0" w:space="0" w:color="auto"/>
            <w:bottom w:val="none" w:sz="0" w:space="0" w:color="auto"/>
            <w:right w:val="none" w:sz="0" w:space="0" w:color="auto"/>
          </w:divBdr>
        </w:div>
        <w:div w:id="1469667030">
          <w:marLeft w:val="480"/>
          <w:marRight w:val="0"/>
          <w:marTop w:val="0"/>
          <w:marBottom w:val="0"/>
          <w:divBdr>
            <w:top w:val="none" w:sz="0" w:space="0" w:color="auto"/>
            <w:left w:val="none" w:sz="0" w:space="0" w:color="auto"/>
            <w:bottom w:val="none" w:sz="0" w:space="0" w:color="auto"/>
            <w:right w:val="none" w:sz="0" w:space="0" w:color="auto"/>
          </w:divBdr>
        </w:div>
        <w:div w:id="1561862444">
          <w:marLeft w:val="480"/>
          <w:marRight w:val="0"/>
          <w:marTop w:val="0"/>
          <w:marBottom w:val="0"/>
          <w:divBdr>
            <w:top w:val="none" w:sz="0" w:space="0" w:color="auto"/>
            <w:left w:val="none" w:sz="0" w:space="0" w:color="auto"/>
            <w:bottom w:val="none" w:sz="0" w:space="0" w:color="auto"/>
            <w:right w:val="none" w:sz="0" w:space="0" w:color="auto"/>
          </w:divBdr>
        </w:div>
        <w:div w:id="1589462198">
          <w:marLeft w:val="480"/>
          <w:marRight w:val="0"/>
          <w:marTop w:val="0"/>
          <w:marBottom w:val="0"/>
          <w:divBdr>
            <w:top w:val="none" w:sz="0" w:space="0" w:color="auto"/>
            <w:left w:val="none" w:sz="0" w:space="0" w:color="auto"/>
            <w:bottom w:val="none" w:sz="0" w:space="0" w:color="auto"/>
            <w:right w:val="none" w:sz="0" w:space="0" w:color="auto"/>
          </w:divBdr>
        </w:div>
        <w:div w:id="1637834380">
          <w:marLeft w:val="480"/>
          <w:marRight w:val="0"/>
          <w:marTop w:val="0"/>
          <w:marBottom w:val="0"/>
          <w:divBdr>
            <w:top w:val="none" w:sz="0" w:space="0" w:color="auto"/>
            <w:left w:val="none" w:sz="0" w:space="0" w:color="auto"/>
            <w:bottom w:val="none" w:sz="0" w:space="0" w:color="auto"/>
            <w:right w:val="none" w:sz="0" w:space="0" w:color="auto"/>
          </w:divBdr>
        </w:div>
        <w:div w:id="1681275486">
          <w:marLeft w:val="480"/>
          <w:marRight w:val="0"/>
          <w:marTop w:val="0"/>
          <w:marBottom w:val="0"/>
          <w:divBdr>
            <w:top w:val="none" w:sz="0" w:space="0" w:color="auto"/>
            <w:left w:val="none" w:sz="0" w:space="0" w:color="auto"/>
            <w:bottom w:val="none" w:sz="0" w:space="0" w:color="auto"/>
            <w:right w:val="none" w:sz="0" w:space="0" w:color="auto"/>
          </w:divBdr>
        </w:div>
        <w:div w:id="1769348746">
          <w:marLeft w:val="480"/>
          <w:marRight w:val="0"/>
          <w:marTop w:val="0"/>
          <w:marBottom w:val="0"/>
          <w:divBdr>
            <w:top w:val="none" w:sz="0" w:space="0" w:color="auto"/>
            <w:left w:val="none" w:sz="0" w:space="0" w:color="auto"/>
            <w:bottom w:val="none" w:sz="0" w:space="0" w:color="auto"/>
            <w:right w:val="none" w:sz="0" w:space="0" w:color="auto"/>
          </w:divBdr>
        </w:div>
        <w:div w:id="1777359193">
          <w:marLeft w:val="480"/>
          <w:marRight w:val="0"/>
          <w:marTop w:val="0"/>
          <w:marBottom w:val="0"/>
          <w:divBdr>
            <w:top w:val="none" w:sz="0" w:space="0" w:color="auto"/>
            <w:left w:val="none" w:sz="0" w:space="0" w:color="auto"/>
            <w:bottom w:val="none" w:sz="0" w:space="0" w:color="auto"/>
            <w:right w:val="none" w:sz="0" w:space="0" w:color="auto"/>
          </w:divBdr>
        </w:div>
        <w:div w:id="1780295811">
          <w:marLeft w:val="480"/>
          <w:marRight w:val="0"/>
          <w:marTop w:val="0"/>
          <w:marBottom w:val="0"/>
          <w:divBdr>
            <w:top w:val="none" w:sz="0" w:space="0" w:color="auto"/>
            <w:left w:val="none" w:sz="0" w:space="0" w:color="auto"/>
            <w:bottom w:val="none" w:sz="0" w:space="0" w:color="auto"/>
            <w:right w:val="none" w:sz="0" w:space="0" w:color="auto"/>
          </w:divBdr>
        </w:div>
        <w:div w:id="1843086355">
          <w:marLeft w:val="480"/>
          <w:marRight w:val="0"/>
          <w:marTop w:val="0"/>
          <w:marBottom w:val="0"/>
          <w:divBdr>
            <w:top w:val="none" w:sz="0" w:space="0" w:color="auto"/>
            <w:left w:val="none" w:sz="0" w:space="0" w:color="auto"/>
            <w:bottom w:val="none" w:sz="0" w:space="0" w:color="auto"/>
            <w:right w:val="none" w:sz="0" w:space="0" w:color="auto"/>
          </w:divBdr>
        </w:div>
        <w:div w:id="1850631126">
          <w:marLeft w:val="480"/>
          <w:marRight w:val="0"/>
          <w:marTop w:val="0"/>
          <w:marBottom w:val="0"/>
          <w:divBdr>
            <w:top w:val="none" w:sz="0" w:space="0" w:color="auto"/>
            <w:left w:val="none" w:sz="0" w:space="0" w:color="auto"/>
            <w:bottom w:val="none" w:sz="0" w:space="0" w:color="auto"/>
            <w:right w:val="none" w:sz="0" w:space="0" w:color="auto"/>
          </w:divBdr>
        </w:div>
        <w:div w:id="1867861859">
          <w:marLeft w:val="480"/>
          <w:marRight w:val="0"/>
          <w:marTop w:val="0"/>
          <w:marBottom w:val="0"/>
          <w:divBdr>
            <w:top w:val="none" w:sz="0" w:space="0" w:color="auto"/>
            <w:left w:val="none" w:sz="0" w:space="0" w:color="auto"/>
            <w:bottom w:val="none" w:sz="0" w:space="0" w:color="auto"/>
            <w:right w:val="none" w:sz="0" w:space="0" w:color="auto"/>
          </w:divBdr>
        </w:div>
        <w:div w:id="1869761069">
          <w:marLeft w:val="480"/>
          <w:marRight w:val="0"/>
          <w:marTop w:val="0"/>
          <w:marBottom w:val="0"/>
          <w:divBdr>
            <w:top w:val="none" w:sz="0" w:space="0" w:color="auto"/>
            <w:left w:val="none" w:sz="0" w:space="0" w:color="auto"/>
            <w:bottom w:val="none" w:sz="0" w:space="0" w:color="auto"/>
            <w:right w:val="none" w:sz="0" w:space="0" w:color="auto"/>
          </w:divBdr>
        </w:div>
        <w:div w:id="1898274952">
          <w:marLeft w:val="480"/>
          <w:marRight w:val="0"/>
          <w:marTop w:val="0"/>
          <w:marBottom w:val="0"/>
          <w:divBdr>
            <w:top w:val="none" w:sz="0" w:space="0" w:color="auto"/>
            <w:left w:val="none" w:sz="0" w:space="0" w:color="auto"/>
            <w:bottom w:val="none" w:sz="0" w:space="0" w:color="auto"/>
            <w:right w:val="none" w:sz="0" w:space="0" w:color="auto"/>
          </w:divBdr>
        </w:div>
        <w:div w:id="1985039166">
          <w:marLeft w:val="480"/>
          <w:marRight w:val="0"/>
          <w:marTop w:val="0"/>
          <w:marBottom w:val="0"/>
          <w:divBdr>
            <w:top w:val="none" w:sz="0" w:space="0" w:color="auto"/>
            <w:left w:val="none" w:sz="0" w:space="0" w:color="auto"/>
            <w:bottom w:val="none" w:sz="0" w:space="0" w:color="auto"/>
            <w:right w:val="none" w:sz="0" w:space="0" w:color="auto"/>
          </w:divBdr>
        </w:div>
        <w:div w:id="2022003023">
          <w:marLeft w:val="480"/>
          <w:marRight w:val="0"/>
          <w:marTop w:val="0"/>
          <w:marBottom w:val="0"/>
          <w:divBdr>
            <w:top w:val="none" w:sz="0" w:space="0" w:color="auto"/>
            <w:left w:val="none" w:sz="0" w:space="0" w:color="auto"/>
            <w:bottom w:val="none" w:sz="0" w:space="0" w:color="auto"/>
            <w:right w:val="none" w:sz="0" w:space="0" w:color="auto"/>
          </w:divBdr>
        </w:div>
        <w:div w:id="2061434960">
          <w:marLeft w:val="480"/>
          <w:marRight w:val="0"/>
          <w:marTop w:val="0"/>
          <w:marBottom w:val="0"/>
          <w:divBdr>
            <w:top w:val="none" w:sz="0" w:space="0" w:color="auto"/>
            <w:left w:val="none" w:sz="0" w:space="0" w:color="auto"/>
            <w:bottom w:val="none" w:sz="0" w:space="0" w:color="auto"/>
            <w:right w:val="none" w:sz="0" w:space="0" w:color="auto"/>
          </w:divBdr>
        </w:div>
        <w:div w:id="2088647710">
          <w:marLeft w:val="480"/>
          <w:marRight w:val="0"/>
          <w:marTop w:val="0"/>
          <w:marBottom w:val="0"/>
          <w:divBdr>
            <w:top w:val="none" w:sz="0" w:space="0" w:color="auto"/>
            <w:left w:val="none" w:sz="0" w:space="0" w:color="auto"/>
            <w:bottom w:val="none" w:sz="0" w:space="0" w:color="auto"/>
            <w:right w:val="none" w:sz="0" w:space="0" w:color="auto"/>
          </w:divBdr>
        </w:div>
        <w:div w:id="2129472905">
          <w:marLeft w:val="480"/>
          <w:marRight w:val="0"/>
          <w:marTop w:val="0"/>
          <w:marBottom w:val="0"/>
          <w:divBdr>
            <w:top w:val="none" w:sz="0" w:space="0" w:color="auto"/>
            <w:left w:val="none" w:sz="0" w:space="0" w:color="auto"/>
            <w:bottom w:val="none" w:sz="0" w:space="0" w:color="auto"/>
            <w:right w:val="none" w:sz="0" w:space="0" w:color="auto"/>
          </w:divBdr>
        </w:div>
      </w:divsChild>
    </w:div>
    <w:div w:id="657272902">
      <w:bodyDiv w:val="1"/>
      <w:marLeft w:val="0"/>
      <w:marRight w:val="0"/>
      <w:marTop w:val="0"/>
      <w:marBottom w:val="0"/>
      <w:divBdr>
        <w:top w:val="none" w:sz="0" w:space="0" w:color="auto"/>
        <w:left w:val="none" w:sz="0" w:space="0" w:color="auto"/>
        <w:bottom w:val="none" w:sz="0" w:space="0" w:color="auto"/>
        <w:right w:val="none" w:sz="0" w:space="0" w:color="auto"/>
      </w:divBdr>
      <w:divsChild>
        <w:div w:id="20518611">
          <w:marLeft w:val="480"/>
          <w:marRight w:val="0"/>
          <w:marTop w:val="0"/>
          <w:marBottom w:val="0"/>
          <w:divBdr>
            <w:top w:val="none" w:sz="0" w:space="0" w:color="auto"/>
            <w:left w:val="none" w:sz="0" w:space="0" w:color="auto"/>
            <w:bottom w:val="none" w:sz="0" w:space="0" w:color="auto"/>
            <w:right w:val="none" w:sz="0" w:space="0" w:color="auto"/>
          </w:divBdr>
        </w:div>
        <w:div w:id="42949687">
          <w:marLeft w:val="480"/>
          <w:marRight w:val="0"/>
          <w:marTop w:val="0"/>
          <w:marBottom w:val="0"/>
          <w:divBdr>
            <w:top w:val="none" w:sz="0" w:space="0" w:color="auto"/>
            <w:left w:val="none" w:sz="0" w:space="0" w:color="auto"/>
            <w:bottom w:val="none" w:sz="0" w:space="0" w:color="auto"/>
            <w:right w:val="none" w:sz="0" w:space="0" w:color="auto"/>
          </w:divBdr>
        </w:div>
        <w:div w:id="46226125">
          <w:marLeft w:val="480"/>
          <w:marRight w:val="0"/>
          <w:marTop w:val="0"/>
          <w:marBottom w:val="0"/>
          <w:divBdr>
            <w:top w:val="none" w:sz="0" w:space="0" w:color="auto"/>
            <w:left w:val="none" w:sz="0" w:space="0" w:color="auto"/>
            <w:bottom w:val="none" w:sz="0" w:space="0" w:color="auto"/>
            <w:right w:val="none" w:sz="0" w:space="0" w:color="auto"/>
          </w:divBdr>
        </w:div>
        <w:div w:id="106045649">
          <w:marLeft w:val="480"/>
          <w:marRight w:val="0"/>
          <w:marTop w:val="0"/>
          <w:marBottom w:val="0"/>
          <w:divBdr>
            <w:top w:val="none" w:sz="0" w:space="0" w:color="auto"/>
            <w:left w:val="none" w:sz="0" w:space="0" w:color="auto"/>
            <w:bottom w:val="none" w:sz="0" w:space="0" w:color="auto"/>
            <w:right w:val="none" w:sz="0" w:space="0" w:color="auto"/>
          </w:divBdr>
        </w:div>
        <w:div w:id="124398711">
          <w:marLeft w:val="480"/>
          <w:marRight w:val="0"/>
          <w:marTop w:val="0"/>
          <w:marBottom w:val="0"/>
          <w:divBdr>
            <w:top w:val="none" w:sz="0" w:space="0" w:color="auto"/>
            <w:left w:val="none" w:sz="0" w:space="0" w:color="auto"/>
            <w:bottom w:val="none" w:sz="0" w:space="0" w:color="auto"/>
            <w:right w:val="none" w:sz="0" w:space="0" w:color="auto"/>
          </w:divBdr>
        </w:div>
        <w:div w:id="163595081">
          <w:marLeft w:val="480"/>
          <w:marRight w:val="0"/>
          <w:marTop w:val="0"/>
          <w:marBottom w:val="0"/>
          <w:divBdr>
            <w:top w:val="none" w:sz="0" w:space="0" w:color="auto"/>
            <w:left w:val="none" w:sz="0" w:space="0" w:color="auto"/>
            <w:bottom w:val="none" w:sz="0" w:space="0" w:color="auto"/>
            <w:right w:val="none" w:sz="0" w:space="0" w:color="auto"/>
          </w:divBdr>
        </w:div>
        <w:div w:id="208885647">
          <w:marLeft w:val="480"/>
          <w:marRight w:val="0"/>
          <w:marTop w:val="0"/>
          <w:marBottom w:val="0"/>
          <w:divBdr>
            <w:top w:val="none" w:sz="0" w:space="0" w:color="auto"/>
            <w:left w:val="none" w:sz="0" w:space="0" w:color="auto"/>
            <w:bottom w:val="none" w:sz="0" w:space="0" w:color="auto"/>
            <w:right w:val="none" w:sz="0" w:space="0" w:color="auto"/>
          </w:divBdr>
        </w:div>
        <w:div w:id="288820826">
          <w:marLeft w:val="480"/>
          <w:marRight w:val="0"/>
          <w:marTop w:val="0"/>
          <w:marBottom w:val="0"/>
          <w:divBdr>
            <w:top w:val="none" w:sz="0" w:space="0" w:color="auto"/>
            <w:left w:val="none" w:sz="0" w:space="0" w:color="auto"/>
            <w:bottom w:val="none" w:sz="0" w:space="0" w:color="auto"/>
            <w:right w:val="none" w:sz="0" w:space="0" w:color="auto"/>
          </w:divBdr>
        </w:div>
        <w:div w:id="313023744">
          <w:marLeft w:val="480"/>
          <w:marRight w:val="0"/>
          <w:marTop w:val="0"/>
          <w:marBottom w:val="0"/>
          <w:divBdr>
            <w:top w:val="none" w:sz="0" w:space="0" w:color="auto"/>
            <w:left w:val="none" w:sz="0" w:space="0" w:color="auto"/>
            <w:bottom w:val="none" w:sz="0" w:space="0" w:color="auto"/>
            <w:right w:val="none" w:sz="0" w:space="0" w:color="auto"/>
          </w:divBdr>
        </w:div>
        <w:div w:id="338041980">
          <w:marLeft w:val="480"/>
          <w:marRight w:val="0"/>
          <w:marTop w:val="0"/>
          <w:marBottom w:val="0"/>
          <w:divBdr>
            <w:top w:val="none" w:sz="0" w:space="0" w:color="auto"/>
            <w:left w:val="none" w:sz="0" w:space="0" w:color="auto"/>
            <w:bottom w:val="none" w:sz="0" w:space="0" w:color="auto"/>
            <w:right w:val="none" w:sz="0" w:space="0" w:color="auto"/>
          </w:divBdr>
        </w:div>
        <w:div w:id="341513646">
          <w:marLeft w:val="480"/>
          <w:marRight w:val="0"/>
          <w:marTop w:val="0"/>
          <w:marBottom w:val="0"/>
          <w:divBdr>
            <w:top w:val="none" w:sz="0" w:space="0" w:color="auto"/>
            <w:left w:val="none" w:sz="0" w:space="0" w:color="auto"/>
            <w:bottom w:val="none" w:sz="0" w:space="0" w:color="auto"/>
            <w:right w:val="none" w:sz="0" w:space="0" w:color="auto"/>
          </w:divBdr>
        </w:div>
        <w:div w:id="370300677">
          <w:marLeft w:val="480"/>
          <w:marRight w:val="0"/>
          <w:marTop w:val="0"/>
          <w:marBottom w:val="0"/>
          <w:divBdr>
            <w:top w:val="none" w:sz="0" w:space="0" w:color="auto"/>
            <w:left w:val="none" w:sz="0" w:space="0" w:color="auto"/>
            <w:bottom w:val="none" w:sz="0" w:space="0" w:color="auto"/>
            <w:right w:val="none" w:sz="0" w:space="0" w:color="auto"/>
          </w:divBdr>
        </w:div>
        <w:div w:id="371929964">
          <w:marLeft w:val="480"/>
          <w:marRight w:val="0"/>
          <w:marTop w:val="0"/>
          <w:marBottom w:val="0"/>
          <w:divBdr>
            <w:top w:val="none" w:sz="0" w:space="0" w:color="auto"/>
            <w:left w:val="none" w:sz="0" w:space="0" w:color="auto"/>
            <w:bottom w:val="none" w:sz="0" w:space="0" w:color="auto"/>
            <w:right w:val="none" w:sz="0" w:space="0" w:color="auto"/>
          </w:divBdr>
        </w:div>
        <w:div w:id="381297141">
          <w:marLeft w:val="480"/>
          <w:marRight w:val="0"/>
          <w:marTop w:val="0"/>
          <w:marBottom w:val="0"/>
          <w:divBdr>
            <w:top w:val="none" w:sz="0" w:space="0" w:color="auto"/>
            <w:left w:val="none" w:sz="0" w:space="0" w:color="auto"/>
            <w:bottom w:val="none" w:sz="0" w:space="0" w:color="auto"/>
            <w:right w:val="none" w:sz="0" w:space="0" w:color="auto"/>
          </w:divBdr>
        </w:div>
        <w:div w:id="447354282">
          <w:marLeft w:val="480"/>
          <w:marRight w:val="0"/>
          <w:marTop w:val="0"/>
          <w:marBottom w:val="0"/>
          <w:divBdr>
            <w:top w:val="none" w:sz="0" w:space="0" w:color="auto"/>
            <w:left w:val="none" w:sz="0" w:space="0" w:color="auto"/>
            <w:bottom w:val="none" w:sz="0" w:space="0" w:color="auto"/>
            <w:right w:val="none" w:sz="0" w:space="0" w:color="auto"/>
          </w:divBdr>
        </w:div>
        <w:div w:id="480737515">
          <w:marLeft w:val="480"/>
          <w:marRight w:val="0"/>
          <w:marTop w:val="0"/>
          <w:marBottom w:val="0"/>
          <w:divBdr>
            <w:top w:val="none" w:sz="0" w:space="0" w:color="auto"/>
            <w:left w:val="none" w:sz="0" w:space="0" w:color="auto"/>
            <w:bottom w:val="none" w:sz="0" w:space="0" w:color="auto"/>
            <w:right w:val="none" w:sz="0" w:space="0" w:color="auto"/>
          </w:divBdr>
        </w:div>
        <w:div w:id="488443587">
          <w:marLeft w:val="480"/>
          <w:marRight w:val="0"/>
          <w:marTop w:val="0"/>
          <w:marBottom w:val="0"/>
          <w:divBdr>
            <w:top w:val="none" w:sz="0" w:space="0" w:color="auto"/>
            <w:left w:val="none" w:sz="0" w:space="0" w:color="auto"/>
            <w:bottom w:val="none" w:sz="0" w:space="0" w:color="auto"/>
            <w:right w:val="none" w:sz="0" w:space="0" w:color="auto"/>
          </w:divBdr>
        </w:div>
        <w:div w:id="527720717">
          <w:marLeft w:val="480"/>
          <w:marRight w:val="0"/>
          <w:marTop w:val="0"/>
          <w:marBottom w:val="0"/>
          <w:divBdr>
            <w:top w:val="none" w:sz="0" w:space="0" w:color="auto"/>
            <w:left w:val="none" w:sz="0" w:space="0" w:color="auto"/>
            <w:bottom w:val="none" w:sz="0" w:space="0" w:color="auto"/>
            <w:right w:val="none" w:sz="0" w:space="0" w:color="auto"/>
          </w:divBdr>
        </w:div>
        <w:div w:id="530604839">
          <w:marLeft w:val="480"/>
          <w:marRight w:val="0"/>
          <w:marTop w:val="0"/>
          <w:marBottom w:val="0"/>
          <w:divBdr>
            <w:top w:val="none" w:sz="0" w:space="0" w:color="auto"/>
            <w:left w:val="none" w:sz="0" w:space="0" w:color="auto"/>
            <w:bottom w:val="none" w:sz="0" w:space="0" w:color="auto"/>
            <w:right w:val="none" w:sz="0" w:space="0" w:color="auto"/>
          </w:divBdr>
        </w:div>
        <w:div w:id="543912656">
          <w:marLeft w:val="480"/>
          <w:marRight w:val="0"/>
          <w:marTop w:val="0"/>
          <w:marBottom w:val="0"/>
          <w:divBdr>
            <w:top w:val="none" w:sz="0" w:space="0" w:color="auto"/>
            <w:left w:val="none" w:sz="0" w:space="0" w:color="auto"/>
            <w:bottom w:val="none" w:sz="0" w:space="0" w:color="auto"/>
            <w:right w:val="none" w:sz="0" w:space="0" w:color="auto"/>
          </w:divBdr>
        </w:div>
        <w:div w:id="555316253">
          <w:marLeft w:val="480"/>
          <w:marRight w:val="0"/>
          <w:marTop w:val="0"/>
          <w:marBottom w:val="0"/>
          <w:divBdr>
            <w:top w:val="none" w:sz="0" w:space="0" w:color="auto"/>
            <w:left w:val="none" w:sz="0" w:space="0" w:color="auto"/>
            <w:bottom w:val="none" w:sz="0" w:space="0" w:color="auto"/>
            <w:right w:val="none" w:sz="0" w:space="0" w:color="auto"/>
          </w:divBdr>
        </w:div>
        <w:div w:id="600651907">
          <w:marLeft w:val="480"/>
          <w:marRight w:val="0"/>
          <w:marTop w:val="0"/>
          <w:marBottom w:val="0"/>
          <w:divBdr>
            <w:top w:val="none" w:sz="0" w:space="0" w:color="auto"/>
            <w:left w:val="none" w:sz="0" w:space="0" w:color="auto"/>
            <w:bottom w:val="none" w:sz="0" w:space="0" w:color="auto"/>
            <w:right w:val="none" w:sz="0" w:space="0" w:color="auto"/>
          </w:divBdr>
        </w:div>
        <w:div w:id="603077746">
          <w:marLeft w:val="480"/>
          <w:marRight w:val="0"/>
          <w:marTop w:val="0"/>
          <w:marBottom w:val="0"/>
          <w:divBdr>
            <w:top w:val="none" w:sz="0" w:space="0" w:color="auto"/>
            <w:left w:val="none" w:sz="0" w:space="0" w:color="auto"/>
            <w:bottom w:val="none" w:sz="0" w:space="0" w:color="auto"/>
            <w:right w:val="none" w:sz="0" w:space="0" w:color="auto"/>
          </w:divBdr>
        </w:div>
        <w:div w:id="682899113">
          <w:marLeft w:val="480"/>
          <w:marRight w:val="0"/>
          <w:marTop w:val="0"/>
          <w:marBottom w:val="0"/>
          <w:divBdr>
            <w:top w:val="none" w:sz="0" w:space="0" w:color="auto"/>
            <w:left w:val="none" w:sz="0" w:space="0" w:color="auto"/>
            <w:bottom w:val="none" w:sz="0" w:space="0" w:color="auto"/>
            <w:right w:val="none" w:sz="0" w:space="0" w:color="auto"/>
          </w:divBdr>
        </w:div>
        <w:div w:id="684942333">
          <w:marLeft w:val="480"/>
          <w:marRight w:val="0"/>
          <w:marTop w:val="0"/>
          <w:marBottom w:val="0"/>
          <w:divBdr>
            <w:top w:val="none" w:sz="0" w:space="0" w:color="auto"/>
            <w:left w:val="none" w:sz="0" w:space="0" w:color="auto"/>
            <w:bottom w:val="none" w:sz="0" w:space="0" w:color="auto"/>
            <w:right w:val="none" w:sz="0" w:space="0" w:color="auto"/>
          </w:divBdr>
        </w:div>
        <w:div w:id="693573347">
          <w:marLeft w:val="480"/>
          <w:marRight w:val="0"/>
          <w:marTop w:val="0"/>
          <w:marBottom w:val="0"/>
          <w:divBdr>
            <w:top w:val="none" w:sz="0" w:space="0" w:color="auto"/>
            <w:left w:val="none" w:sz="0" w:space="0" w:color="auto"/>
            <w:bottom w:val="none" w:sz="0" w:space="0" w:color="auto"/>
            <w:right w:val="none" w:sz="0" w:space="0" w:color="auto"/>
          </w:divBdr>
        </w:div>
        <w:div w:id="762382801">
          <w:marLeft w:val="480"/>
          <w:marRight w:val="0"/>
          <w:marTop w:val="0"/>
          <w:marBottom w:val="0"/>
          <w:divBdr>
            <w:top w:val="none" w:sz="0" w:space="0" w:color="auto"/>
            <w:left w:val="none" w:sz="0" w:space="0" w:color="auto"/>
            <w:bottom w:val="none" w:sz="0" w:space="0" w:color="auto"/>
            <w:right w:val="none" w:sz="0" w:space="0" w:color="auto"/>
          </w:divBdr>
        </w:div>
        <w:div w:id="774714779">
          <w:marLeft w:val="480"/>
          <w:marRight w:val="0"/>
          <w:marTop w:val="0"/>
          <w:marBottom w:val="0"/>
          <w:divBdr>
            <w:top w:val="none" w:sz="0" w:space="0" w:color="auto"/>
            <w:left w:val="none" w:sz="0" w:space="0" w:color="auto"/>
            <w:bottom w:val="none" w:sz="0" w:space="0" w:color="auto"/>
            <w:right w:val="none" w:sz="0" w:space="0" w:color="auto"/>
          </w:divBdr>
        </w:div>
        <w:div w:id="810050578">
          <w:marLeft w:val="480"/>
          <w:marRight w:val="0"/>
          <w:marTop w:val="0"/>
          <w:marBottom w:val="0"/>
          <w:divBdr>
            <w:top w:val="none" w:sz="0" w:space="0" w:color="auto"/>
            <w:left w:val="none" w:sz="0" w:space="0" w:color="auto"/>
            <w:bottom w:val="none" w:sz="0" w:space="0" w:color="auto"/>
            <w:right w:val="none" w:sz="0" w:space="0" w:color="auto"/>
          </w:divBdr>
        </w:div>
        <w:div w:id="886113483">
          <w:marLeft w:val="480"/>
          <w:marRight w:val="0"/>
          <w:marTop w:val="0"/>
          <w:marBottom w:val="0"/>
          <w:divBdr>
            <w:top w:val="none" w:sz="0" w:space="0" w:color="auto"/>
            <w:left w:val="none" w:sz="0" w:space="0" w:color="auto"/>
            <w:bottom w:val="none" w:sz="0" w:space="0" w:color="auto"/>
            <w:right w:val="none" w:sz="0" w:space="0" w:color="auto"/>
          </w:divBdr>
        </w:div>
        <w:div w:id="904100090">
          <w:marLeft w:val="480"/>
          <w:marRight w:val="0"/>
          <w:marTop w:val="0"/>
          <w:marBottom w:val="0"/>
          <w:divBdr>
            <w:top w:val="none" w:sz="0" w:space="0" w:color="auto"/>
            <w:left w:val="none" w:sz="0" w:space="0" w:color="auto"/>
            <w:bottom w:val="none" w:sz="0" w:space="0" w:color="auto"/>
            <w:right w:val="none" w:sz="0" w:space="0" w:color="auto"/>
          </w:divBdr>
        </w:div>
        <w:div w:id="937906044">
          <w:marLeft w:val="480"/>
          <w:marRight w:val="0"/>
          <w:marTop w:val="0"/>
          <w:marBottom w:val="0"/>
          <w:divBdr>
            <w:top w:val="none" w:sz="0" w:space="0" w:color="auto"/>
            <w:left w:val="none" w:sz="0" w:space="0" w:color="auto"/>
            <w:bottom w:val="none" w:sz="0" w:space="0" w:color="auto"/>
            <w:right w:val="none" w:sz="0" w:space="0" w:color="auto"/>
          </w:divBdr>
        </w:div>
        <w:div w:id="957221010">
          <w:marLeft w:val="480"/>
          <w:marRight w:val="0"/>
          <w:marTop w:val="0"/>
          <w:marBottom w:val="0"/>
          <w:divBdr>
            <w:top w:val="none" w:sz="0" w:space="0" w:color="auto"/>
            <w:left w:val="none" w:sz="0" w:space="0" w:color="auto"/>
            <w:bottom w:val="none" w:sz="0" w:space="0" w:color="auto"/>
            <w:right w:val="none" w:sz="0" w:space="0" w:color="auto"/>
          </w:divBdr>
        </w:div>
        <w:div w:id="989095378">
          <w:marLeft w:val="480"/>
          <w:marRight w:val="0"/>
          <w:marTop w:val="0"/>
          <w:marBottom w:val="0"/>
          <w:divBdr>
            <w:top w:val="none" w:sz="0" w:space="0" w:color="auto"/>
            <w:left w:val="none" w:sz="0" w:space="0" w:color="auto"/>
            <w:bottom w:val="none" w:sz="0" w:space="0" w:color="auto"/>
            <w:right w:val="none" w:sz="0" w:space="0" w:color="auto"/>
          </w:divBdr>
        </w:div>
        <w:div w:id="1088690639">
          <w:marLeft w:val="480"/>
          <w:marRight w:val="0"/>
          <w:marTop w:val="0"/>
          <w:marBottom w:val="0"/>
          <w:divBdr>
            <w:top w:val="none" w:sz="0" w:space="0" w:color="auto"/>
            <w:left w:val="none" w:sz="0" w:space="0" w:color="auto"/>
            <w:bottom w:val="none" w:sz="0" w:space="0" w:color="auto"/>
            <w:right w:val="none" w:sz="0" w:space="0" w:color="auto"/>
          </w:divBdr>
        </w:div>
        <w:div w:id="1094859529">
          <w:marLeft w:val="480"/>
          <w:marRight w:val="0"/>
          <w:marTop w:val="0"/>
          <w:marBottom w:val="0"/>
          <w:divBdr>
            <w:top w:val="none" w:sz="0" w:space="0" w:color="auto"/>
            <w:left w:val="none" w:sz="0" w:space="0" w:color="auto"/>
            <w:bottom w:val="none" w:sz="0" w:space="0" w:color="auto"/>
            <w:right w:val="none" w:sz="0" w:space="0" w:color="auto"/>
          </w:divBdr>
        </w:div>
        <w:div w:id="1298803135">
          <w:marLeft w:val="480"/>
          <w:marRight w:val="0"/>
          <w:marTop w:val="0"/>
          <w:marBottom w:val="0"/>
          <w:divBdr>
            <w:top w:val="none" w:sz="0" w:space="0" w:color="auto"/>
            <w:left w:val="none" w:sz="0" w:space="0" w:color="auto"/>
            <w:bottom w:val="none" w:sz="0" w:space="0" w:color="auto"/>
            <w:right w:val="none" w:sz="0" w:space="0" w:color="auto"/>
          </w:divBdr>
        </w:div>
        <w:div w:id="1323005216">
          <w:marLeft w:val="480"/>
          <w:marRight w:val="0"/>
          <w:marTop w:val="0"/>
          <w:marBottom w:val="0"/>
          <w:divBdr>
            <w:top w:val="none" w:sz="0" w:space="0" w:color="auto"/>
            <w:left w:val="none" w:sz="0" w:space="0" w:color="auto"/>
            <w:bottom w:val="none" w:sz="0" w:space="0" w:color="auto"/>
            <w:right w:val="none" w:sz="0" w:space="0" w:color="auto"/>
          </w:divBdr>
        </w:div>
        <w:div w:id="1350451781">
          <w:marLeft w:val="480"/>
          <w:marRight w:val="0"/>
          <w:marTop w:val="0"/>
          <w:marBottom w:val="0"/>
          <w:divBdr>
            <w:top w:val="none" w:sz="0" w:space="0" w:color="auto"/>
            <w:left w:val="none" w:sz="0" w:space="0" w:color="auto"/>
            <w:bottom w:val="none" w:sz="0" w:space="0" w:color="auto"/>
            <w:right w:val="none" w:sz="0" w:space="0" w:color="auto"/>
          </w:divBdr>
        </w:div>
        <w:div w:id="1354578261">
          <w:marLeft w:val="480"/>
          <w:marRight w:val="0"/>
          <w:marTop w:val="0"/>
          <w:marBottom w:val="0"/>
          <w:divBdr>
            <w:top w:val="none" w:sz="0" w:space="0" w:color="auto"/>
            <w:left w:val="none" w:sz="0" w:space="0" w:color="auto"/>
            <w:bottom w:val="none" w:sz="0" w:space="0" w:color="auto"/>
            <w:right w:val="none" w:sz="0" w:space="0" w:color="auto"/>
          </w:divBdr>
        </w:div>
        <w:div w:id="1369834597">
          <w:marLeft w:val="480"/>
          <w:marRight w:val="0"/>
          <w:marTop w:val="0"/>
          <w:marBottom w:val="0"/>
          <w:divBdr>
            <w:top w:val="none" w:sz="0" w:space="0" w:color="auto"/>
            <w:left w:val="none" w:sz="0" w:space="0" w:color="auto"/>
            <w:bottom w:val="none" w:sz="0" w:space="0" w:color="auto"/>
            <w:right w:val="none" w:sz="0" w:space="0" w:color="auto"/>
          </w:divBdr>
        </w:div>
        <w:div w:id="1417823456">
          <w:marLeft w:val="480"/>
          <w:marRight w:val="0"/>
          <w:marTop w:val="0"/>
          <w:marBottom w:val="0"/>
          <w:divBdr>
            <w:top w:val="none" w:sz="0" w:space="0" w:color="auto"/>
            <w:left w:val="none" w:sz="0" w:space="0" w:color="auto"/>
            <w:bottom w:val="none" w:sz="0" w:space="0" w:color="auto"/>
            <w:right w:val="none" w:sz="0" w:space="0" w:color="auto"/>
          </w:divBdr>
        </w:div>
        <w:div w:id="1426534471">
          <w:marLeft w:val="480"/>
          <w:marRight w:val="0"/>
          <w:marTop w:val="0"/>
          <w:marBottom w:val="0"/>
          <w:divBdr>
            <w:top w:val="none" w:sz="0" w:space="0" w:color="auto"/>
            <w:left w:val="none" w:sz="0" w:space="0" w:color="auto"/>
            <w:bottom w:val="none" w:sz="0" w:space="0" w:color="auto"/>
            <w:right w:val="none" w:sz="0" w:space="0" w:color="auto"/>
          </w:divBdr>
        </w:div>
        <w:div w:id="1467963856">
          <w:marLeft w:val="480"/>
          <w:marRight w:val="0"/>
          <w:marTop w:val="0"/>
          <w:marBottom w:val="0"/>
          <w:divBdr>
            <w:top w:val="none" w:sz="0" w:space="0" w:color="auto"/>
            <w:left w:val="none" w:sz="0" w:space="0" w:color="auto"/>
            <w:bottom w:val="none" w:sz="0" w:space="0" w:color="auto"/>
            <w:right w:val="none" w:sz="0" w:space="0" w:color="auto"/>
          </w:divBdr>
        </w:div>
        <w:div w:id="1523350591">
          <w:marLeft w:val="480"/>
          <w:marRight w:val="0"/>
          <w:marTop w:val="0"/>
          <w:marBottom w:val="0"/>
          <w:divBdr>
            <w:top w:val="none" w:sz="0" w:space="0" w:color="auto"/>
            <w:left w:val="none" w:sz="0" w:space="0" w:color="auto"/>
            <w:bottom w:val="none" w:sz="0" w:space="0" w:color="auto"/>
            <w:right w:val="none" w:sz="0" w:space="0" w:color="auto"/>
          </w:divBdr>
        </w:div>
        <w:div w:id="1537618173">
          <w:marLeft w:val="480"/>
          <w:marRight w:val="0"/>
          <w:marTop w:val="0"/>
          <w:marBottom w:val="0"/>
          <w:divBdr>
            <w:top w:val="none" w:sz="0" w:space="0" w:color="auto"/>
            <w:left w:val="none" w:sz="0" w:space="0" w:color="auto"/>
            <w:bottom w:val="none" w:sz="0" w:space="0" w:color="auto"/>
            <w:right w:val="none" w:sz="0" w:space="0" w:color="auto"/>
          </w:divBdr>
        </w:div>
        <w:div w:id="1585190420">
          <w:marLeft w:val="480"/>
          <w:marRight w:val="0"/>
          <w:marTop w:val="0"/>
          <w:marBottom w:val="0"/>
          <w:divBdr>
            <w:top w:val="none" w:sz="0" w:space="0" w:color="auto"/>
            <w:left w:val="none" w:sz="0" w:space="0" w:color="auto"/>
            <w:bottom w:val="none" w:sz="0" w:space="0" w:color="auto"/>
            <w:right w:val="none" w:sz="0" w:space="0" w:color="auto"/>
          </w:divBdr>
        </w:div>
        <w:div w:id="1646281103">
          <w:marLeft w:val="480"/>
          <w:marRight w:val="0"/>
          <w:marTop w:val="0"/>
          <w:marBottom w:val="0"/>
          <w:divBdr>
            <w:top w:val="none" w:sz="0" w:space="0" w:color="auto"/>
            <w:left w:val="none" w:sz="0" w:space="0" w:color="auto"/>
            <w:bottom w:val="none" w:sz="0" w:space="0" w:color="auto"/>
            <w:right w:val="none" w:sz="0" w:space="0" w:color="auto"/>
          </w:divBdr>
        </w:div>
        <w:div w:id="1647314007">
          <w:marLeft w:val="480"/>
          <w:marRight w:val="0"/>
          <w:marTop w:val="0"/>
          <w:marBottom w:val="0"/>
          <w:divBdr>
            <w:top w:val="none" w:sz="0" w:space="0" w:color="auto"/>
            <w:left w:val="none" w:sz="0" w:space="0" w:color="auto"/>
            <w:bottom w:val="none" w:sz="0" w:space="0" w:color="auto"/>
            <w:right w:val="none" w:sz="0" w:space="0" w:color="auto"/>
          </w:divBdr>
        </w:div>
        <w:div w:id="1683974809">
          <w:marLeft w:val="480"/>
          <w:marRight w:val="0"/>
          <w:marTop w:val="0"/>
          <w:marBottom w:val="0"/>
          <w:divBdr>
            <w:top w:val="none" w:sz="0" w:space="0" w:color="auto"/>
            <w:left w:val="none" w:sz="0" w:space="0" w:color="auto"/>
            <w:bottom w:val="none" w:sz="0" w:space="0" w:color="auto"/>
            <w:right w:val="none" w:sz="0" w:space="0" w:color="auto"/>
          </w:divBdr>
        </w:div>
        <w:div w:id="1708096172">
          <w:marLeft w:val="480"/>
          <w:marRight w:val="0"/>
          <w:marTop w:val="0"/>
          <w:marBottom w:val="0"/>
          <w:divBdr>
            <w:top w:val="none" w:sz="0" w:space="0" w:color="auto"/>
            <w:left w:val="none" w:sz="0" w:space="0" w:color="auto"/>
            <w:bottom w:val="none" w:sz="0" w:space="0" w:color="auto"/>
            <w:right w:val="none" w:sz="0" w:space="0" w:color="auto"/>
          </w:divBdr>
        </w:div>
        <w:div w:id="1754007846">
          <w:marLeft w:val="480"/>
          <w:marRight w:val="0"/>
          <w:marTop w:val="0"/>
          <w:marBottom w:val="0"/>
          <w:divBdr>
            <w:top w:val="none" w:sz="0" w:space="0" w:color="auto"/>
            <w:left w:val="none" w:sz="0" w:space="0" w:color="auto"/>
            <w:bottom w:val="none" w:sz="0" w:space="0" w:color="auto"/>
            <w:right w:val="none" w:sz="0" w:space="0" w:color="auto"/>
          </w:divBdr>
        </w:div>
        <w:div w:id="1770006522">
          <w:marLeft w:val="480"/>
          <w:marRight w:val="0"/>
          <w:marTop w:val="0"/>
          <w:marBottom w:val="0"/>
          <w:divBdr>
            <w:top w:val="none" w:sz="0" w:space="0" w:color="auto"/>
            <w:left w:val="none" w:sz="0" w:space="0" w:color="auto"/>
            <w:bottom w:val="none" w:sz="0" w:space="0" w:color="auto"/>
            <w:right w:val="none" w:sz="0" w:space="0" w:color="auto"/>
          </w:divBdr>
        </w:div>
        <w:div w:id="1789004351">
          <w:marLeft w:val="480"/>
          <w:marRight w:val="0"/>
          <w:marTop w:val="0"/>
          <w:marBottom w:val="0"/>
          <w:divBdr>
            <w:top w:val="none" w:sz="0" w:space="0" w:color="auto"/>
            <w:left w:val="none" w:sz="0" w:space="0" w:color="auto"/>
            <w:bottom w:val="none" w:sz="0" w:space="0" w:color="auto"/>
            <w:right w:val="none" w:sz="0" w:space="0" w:color="auto"/>
          </w:divBdr>
        </w:div>
        <w:div w:id="1811898416">
          <w:marLeft w:val="480"/>
          <w:marRight w:val="0"/>
          <w:marTop w:val="0"/>
          <w:marBottom w:val="0"/>
          <w:divBdr>
            <w:top w:val="none" w:sz="0" w:space="0" w:color="auto"/>
            <w:left w:val="none" w:sz="0" w:space="0" w:color="auto"/>
            <w:bottom w:val="none" w:sz="0" w:space="0" w:color="auto"/>
            <w:right w:val="none" w:sz="0" w:space="0" w:color="auto"/>
          </w:divBdr>
        </w:div>
        <w:div w:id="1844277917">
          <w:marLeft w:val="480"/>
          <w:marRight w:val="0"/>
          <w:marTop w:val="0"/>
          <w:marBottom w:val="0"/>
          <w:divBdr>
            <w:top w:val="none" w:sz="0" w:space="0" w:color="auto"/>
            <w:left w:val="none" w:sz="0" w:space="0" w:color="auto"/>
            <w:bottom w:val="none" w:sz="0" w:space="0" w:color="auto"/>
            <w:right w:val="none" w:sz="0" w:space="0" w:color="auto"/>
          </w:divBdr>
        </w:div>
        <w:div w:id="1846899775">
          <w:marLeft w:val="480"/>
          <w:marRight w:val="0"/>
          <w:marTop w:val="0"/>
          <w:marBottom w:val="0"/>
          <w:divBdr>
            <w:top w:val="none" w:sz="0" w:space="0" w:color="auto"/>
            <w:left w:val="none" w:sz="0" w:space="0" w:color="auto"/>
            <w:bottom w:val="none" w:sz="0" w:space="0" w:color="auto"/>
            <w:right w:val="none" w:sz="0" w:space="0" w:color="auto"/>
          </w:divBdr>
        </w:div>
        <w:div w:id="1951930776">
          <w:marLeft w:val="480"/>
          <w:marRight w:val="0"/>
          <w:marTop w:val="0"/>
          <w:marBottom w:val="0"/>
          <w:divBdr>
            <w:top w:val="none" w:sz="0" w:space="0" w:color="auto"/>
            <w:left w:val="none" w:sz="0" w:space="0" w:color="auto"/>
            <w:bottom w:val="none" w:sz="0" w:space="0" w:color="auto"/>
            <w:right w:val="none" w:sz="0" w:space="0" w:color="auto"/>
          </w:divBdr>
        </w:div>
        <w:div w:id="1974405328">
          <w:marLeft w:val="480"/>
          <w:marRight w:val="0"/>
          <w:marTop w:val="0"/>
          <w:marBottom w:val="0"/>
          <w:divBdr>
            <w:top w:val="none" w:sz="0" w:space="0" w:color="auto"/>
            <w:left w:val="none" w:sz="0" w:space="0" w:color="auto"/>
            <w:bottom w:val="none" w:sz="0" w:space="0" w:color="auto"/>
            <w:right w:val="none" w:sz="0" w:space="0" w:color="auto"/>
          </w:divBdr>
        </w:div>
        <w:div w:id="2026638130">
          <w:marLeft w:val="480"/>
          <w:marRight w:val="0"/>
          <w:marTop w:val="0"/>
          <w:marBottom w:val="0"/>
          <w:divBdr>
            <w:top w:val="none" w:sz="0" w:space="0" w:color="auto"/>
            <w:left w:val="none" w:sz="0" w:space="0" w:color="auto"/>
            <w:bottom w:val="none" w:sz="0" w:space="0" w:color="auto"/>
            <w:right w:val="none" w:sz="0" w:space="0" w:color="auto"/>
          </w:divBdr>
        </w:div>
        <w:div w:id="2079548321">
          <w:marLeft w:val="480"/>
          <w:marRight w:val="0"/>
          <w:marTop w:val="0"/>
          <w:marBottom w:val="0"/>
          <w:divBdr>
            <w:top w:val="none" w:sz="0" w:space="0" w:color="auto"/>
            <w:left w:val="none" w:sz="0" w:space="0" w:color="auto"/>
            <w:bottom w:val="none" w:sz="0" w:space="0" w:color="auto"/>
            <w:right w:val="none" w:sz="0" w:space="0" w:color="auto"/>
          </w:divBdr>
        </w:div>
        <w:div w:id="2097748044">
          <w:marLeft w:val="480"/>
          <w:marRight w:val="0"/>
          <w:marTop w:val="0"/>
          <w:marBottom w:val="0"/>
          <w:divBdr>
            <w:top w:val="none" w:sz="0" w:space="0" w:color="auto"/>
            <w:left w:val="none" w:sz="0" w:space="0" w:color="auto"/>
            <w:bottom w:val="none" w:sz="0" w:space="0" w:color="auto"/>
            <w:right w:val="none" w:sz="0" w:space="0" w:color="auto"/>
          </w:divBdr>
        </w:div>
        <w:div w:id="2108116971">
          <w:marLeft w:val="480"/>
          <w:marRight w:val="0"/>
          <w:marTop w:val="0"/>
          <w:marBottom w:val="0"/>
          <w:divBdr>
            <w:top w:val="none" w:sz="0" w:space="0" w:color="auto"/>
            <w:left w:val="none" w:sz="0" w:space="0" w:color="auto"/>
            <w:bottom w:val="none" w:sz="0" w:space="0" w:color="auto"/>
            <w:right w:val="none" w:sz="0" w:space="0" w:color="auto"/>
          </w:divBdr>
        </w:div>
        <w:div w:id="2145926197">
          <w:marLeft w:val="480"/>
          <w:marRight w:val="0"/>
          <w:marTop w:val="0"/>
          <w:marBottom w:val="0"/>
          <w:divBdr>
            <w:top w:val="none" w:sz="0" w:space="0" w:color="auto"/>
            <w:left w:val="none" w:sz="0" w:space="0" w:color="auto"/>
            <w:bottom w:val="none" w:sz="0" w:space="0" w:color="auto"/>
            <w:right w:val="none" w:sz="0" w:space="0" w:color="auto"/>
          </w:divBdr>
        </w:div>
      </w:divsChild>
    </w:div>
    <w:div w:id="657661069">
      <w:bodyDiv w:val="1"/>
      <w:marLeft w:val="0"/>
      <w:marRight w:val="0"/>
      <w:marTop w:val="0"/>
      <w:marBottom w:val="0"/>
      <w:divBdr>
        <w:top w:val="none" w:sz="0" w:space="0" w:color="auto"/>
        <w:left w:val="none" w:sz="0" w:space="0" w:color="auto"/>
        <w:bottom w:val="none" w:sz="0" w:space="0" w:color="auto"/>
        <w:right w:val="none" w:sz="0" w:space="0" w:color="auto"/>
      </w:divBdr>
      <w:divsChild>
        <w:div w:id="23289501">
          <w:marLeft w:val="480"/>
          <w:marRight w:val="0"/>
          <w:marTop w:val="0"/>
          <w:marBottom w:val="0"/>
          <w:divBdr>
            <w:top w:val="none" w:sz="0" w:space="0" w:color="auto"/>
            <w:left w:val="none" w:sz="0" w:space="0" w:color="auto"/>
            <w:bottom w:val="none" w:sz="0" w:space="0" w:color="auto"/>
            <w:right w:val="none" w:sz="0" w:space="0" w:color="auto"/>
          </w:divBdr>
        </w:div>
        <w:div w:id="57215383">
          <w:marLeft w:val="480"/>
          <w:marRight w:val="0"/>
          <w:marTop w:val="0"/>
          <w:marBottom w:val="0"/>
          <w:divBdr>
            <w:top w:val="none" w:sz="0" w:space="0" w:color="auto"/>
            <w:left w:val="none" w:sz="0" w:space="0" w:color="auto"/>
            <w:bottom w:val="none" w:sz="0" w:space="0" w:color="auto"/>
            <w:right w:val="none" w:sz="0" w:space="0" w:color="auto"/>
          </w:divBdr>
        </w:div>
        <w:div w:id="62416351">
          <w:marLeft w:val="480"/>
          <w:marRight w:val="0"/>
          <w:marTop w:val="0"/>
          <w:marBottom w:val="0"/>
          <w:divBdr>
            <w:top w:val="none" w:sz="0" w:space="0" w:color="auto"/>
            <w:left w:val="none" w:sz="0" w:space="0" w:color="auto"/>
            <w:bottom w:val="none" w:sz="0" w:space="0" w:color="auto"/>
            <w:right w:val="none" w:sz="0" w:space="0" w:color="auto"/>
          </w:divBdr>
        </w:div>
        <w:div w:id="127822397">
          <w:marLeft w:val="480"/>
          <w:marRight w:val="0"/>
          <w:marTop w:val="0"/>
          <w:marBottom w:val="0"/>
          <w:divBdr>
            <w:top w:val="none" w:sz="0" w:space="0" w:color="auto"/>
            <w:left w:val="none" w:sz="0" w:space="0" w:color="auto"/>
            <w:bottom w:val="none" w:sz="0" w:space="0" w:color="auto"/>
            <w:right w:val="none" w:sz="0" w:space="0" w:color="auto"/>
          </w:divBdr>
        </w:div>
        <w:div w:id="240261327">
          <w:marLeft w:val="480"/>
          <w:marRight w:val="0"/>
          <w:marTop w:val="0"/>
          <w:marBottom w:val="0"/>
          <w:divBdr>
            <w:top w:val="none" w:sz="0" w:space="0" w:color="auto"/>
            <w:left w:val="none" w:sz="0" w:space="0" w:color="auto"/>
            <w:bottom w:val="none" w:sz="0" w:space="0" w:color="auto"/>
            <w:right w:val="none" w:sz="0" w:space="0" w:color="auto"/>
          </w:divBdr>
        </w:div>
        <w:div w:id="266545330">
          <w:marLeft w:val="480"/>
          <w:marRight w:val="0"/>
          <w:marTop w:val="0"/>
          <w:marBottom w:val="0"/>
          <w:divBdr>
            <w:top w:val="none" w:sz="0" w:space="0" w:color="auto"/>
            <w:left w:val="none" w:sz="0" w:space="0" w:color="auto"/>
            <w:bottom w:val="none" w:sz="0" w:space="0" w:color="auto"/>
            <w:right w:val="none" w:sz="0" w:space="0" w:color="auto"/>
          </w:divBdr>
        </w:div>
        <w:div w:id="276183759">
          <w:marLeft w:val="480"/>
          <w:marRight w:val="0"/>
          <w:marTop w:val="0"/>
          <w:marBottom w:val="0"/>
          <w:divBdr>
            <w:top w:val="none" w:sz="0" w:space="0" w:color="auto"/>
            <w:left w:val="none" w:sz="0" w:space="0" w:color="auto"/>
            <w:bottom w:val="none" w:sz="0" w:space="0" w:color="auto"/>
            <w:right w:val="none" w:sz="0" w:space="0" w:color="auto"/>
          </w:divBdr>
        </w:div>
        <w:div w:id="281621787">
          <w:marLeft w:val="480"/>
          <w:marRight w:val="0"/>
          <w:marTop w:val="0"/>
          <w:marBottom w:val="0"/>
          <w:divBdr>
            <w:top w:val="none" w:sz="0" w:space="0" w:color="auto"/>
            <w:left w:val="none" w:sz="0" w:space="0" w:color="auto"/>
            <w:bottom w:val="none" w:sz="0" w:space="0" w:color="auto"/>
            <w:right w:val="none" w:sz="0" w:space="0" w:color="auto"/>
          </w:divBdr>
        </w:div>
        <w:div w:id="286088927">
          <w:marLeft w:val="480"/>
          <w:marRight w:val="0"/>
          <w:marTop w:val="0"/>
          <w:marBottom w:val="0"/>
          <w:divBdr>
            <w:top w:val="none" w:sz="0" w:space="0" w:color="auto"/>
            <w:left w:val="none" w:sz="0" w:space="0" w:color="auto"/>
            <w:bottom w:val="none" w:sz="0" w:space="0" w:color="auto"/>
            <w:right w:val="none" w:sz="0" w:space="0" w:color="auto"/>
          </w:divBdr>
        </w:div>
        <w:div w:id="325522647">
          <w:marLeft w:val="480"/>
          <w:marRight w:val="0"/>
          <w:marTop w:val="0"/>
          <w:marBottom w:val="0"/>
          <w:divBdr>
            <w:top w:val="none" w:sz="0" w:space="0" w:color="auto"/>
            <w:left w:val="none" w:sz="0" w:space="0" w:color="auto"/>
            <w:bottom w:val="none" w:sz="0" w:space="0" w:color="auto"/>
            <w:right w:val="none" w:sz="0" w:space="0" w:color="auto"/>
          </w:divBdr>
        </w:div>
        <w:div w:id="356319821">
          <w:marLeft w:val="480"/>
          <w:marRight w:val="0"/>
          <w:marTop w:val="0"/>
          <w:marBottom w:val="0"/>
          <w:divBdr>
            <w:top w:val="none" w:sz="0" w:space="0" w:color="auto"/>
            <w:left w:val="none" w:sz="0" w:space="0" w:color="auto"/>
            <w:bottom w:val="none" w:sz="0" w:space="0" w:color="auto"/>
            <w:right w:val="none" w:sz="0" w:space="0" w:color="auto"/>
          </w:divBdr>
        </w:div>
        <w:div w:id="364645696">
          <w:marLeft w:val="480"/>
          <w:marRight w:val="0"/>
          <w:marTop w:val="0"/>
          <w:marBottom w:val="0"/>
          <w:divBdr>
            <w:top w:val="none" w:sz="0" w:space="0" w:color="auto"/>
            <w:left w:val="none" w:sz="0" w:space="0" w:color="auto"/>
            <w:bottom w:val="none" w:sz="0" w:space="0" w:color="auto"/>
            <w:right w:val="none" w:sz="0" w:space="0" w:color="auto"/>
          </w:divBdr>
        </w:div>
        <w:div w:id="384910724">
          <w:marLeft w:val="480"/>
          <w:marRight w:val="0"/>
          <w:marTop w:val="0"/>
          <w:marBottom w:val="0"/>
          <w:divBdr>
            <w:top w:val="none" w:sz="0" w:space="0" w:color="auto"/>
            <w:left w:val="none" w:sz="0" w:space="0" w:color="auto"/>
            <w:bottom w:val="none" w:sz="0" w:space="0" w:color="auto"/>
            <w:right w:val="none" w:sz="0" w:space="0" w:color="auto"/>
          </w:divBdr>
        </w:div>
        <w:div w:id="386495383">
          <w:marLeft w:val="480"/>
          <w:marRight w:val="0"/>
          <w:marTop w:val="0"/>
          <w:marBottom w:val="0"/>
          <w:divBdr>
            <w:top w:val="none" w:sz="0" w:space="0" w:color="auto"/>
            <w:left w:val="none" w:sz="0" w:space="0" w:color="auto"/>
            <w:bottom w:val="none" w:sz="0" w:space="0" w:color="auto"/>
            <w:right w:val="none" w:sz="0" w:space="0" w:color="auto"/>
          </w:divBdr>
        </w:div>
        <w:div w:id="402681541">
          <w:marLeft w:val="480"/>
          <w:marRight w:val="0"/>
          <w:marTop w:val="0"/>
          <w:marBottom w:val="0"/>
          <w:divBdr>
            <w:top w:val="none" w:sz="0" w:space="0" w:color="auto"/>
            <w:left w:val="none" w:sz="0" w:space="0" w:color="auto"/>
            <w:bottom w:val="none" w:sz="0" w:space="0" w:color="auto"/>
            <w:right w:val="none" w:sz="0" w:space="0" w:color="auto"/>
          </w:divBdr>
        </w:div>
        <w:div w:id="460997964">
          <w:marLeft w:val="480"/>
          <w:marRight w:val="0"/>
          <w:marTop w:val="0"/>
          <w:marBottom w:val="0"/>
          <w:divBdr>
            <w:top w:val="none" w:sz="0" w:space="0" w:color="auto"/>
            <w:left w:val="none" w:sz="0" w:space="0" w:color="auto"/>
            <w:bottom w:val="none" w:sz="0" w:space="0" w:color="auto"/>
            <w:right w:val="none" w:sz="0" w:space="0" w:color="auto"/>
          </w:divBdr>
        </w:div>
        <w:div w:id="518667453">
          <w:marLeft w:val="480"/>
          <w:marRight w:val="0"/>
          <w:marTop w:val="0"/>
          <w:marBottom w:val="0"/>
          <w:divBdr>
            <w:top w:val="none" w:sz="0" w:space="0" w:color="auto"/>
            <w:left w:val="none" w:sz="0" w:space="0" w:color="auto"/>
            <w:bottom w:val="none" w:sz="0" w:space="0" w:color="auto"/>
            <w:right w:val="none" w:sz="0" w:space="0" w:color="auto"/>
          </w:divBdr>
        </w:div>
        <w:div w:id="521431127">
          <w:marLeft w:val="480"/>
          <w:marRight w:val="0"/>
          <w:marTop w:val="0"/>
          <w:marBottom w:val="0"/>
          <w:divBdr>
            <w:top w:val="none" w:sz="0" w:space="0" w:color="auto"/>
            <w:left w:val="none" w:sz="0" w:space="0" w:color="auto"/>
            <w:bottom w:val="none" w:sz="0" w:space="0" w:color="auto"/>
            <w:right w:val="none" w:sz="0" w:space="0" w:color="auto"/>
          </w:divBdr>
        </w:div>
        <w:div w:id="687100245">
          <w:marLeft w:val="480"/>
          <w:marRight w:val="0"/>
          <w:marTop w:val="0"/>
          <w:marBottom w:val="0"/>
          <w:divBdr>
            <w:top w:val="none" w:sz="0" w:space="0" w:color="auto"/>
            <w:left w:val="none" w:sz="0" w:space="0" w:color="auto"/>
            <w:bottom w:val="none" w:sz="0" w:space="0" w:color="auto"/>
            <w:right w:val="none" w:sz="0" w:space="0" w:color="auto"/>
          </w:divBdr>
        </w:div>
        <w:div w:id="722869204">
          <w:marLeft w:val="480"/>
          <w:marRight w:val="0"/>
          <w:marTop w:val="0"/>
          <w:marBottom w:val="0"/>
          <w:divBdr>
            <w:top w:val="none" w:sz="0" w:space="0" w:color="auto"/>
            <w:left w:val="none" w:sz="0" w:space="0" w:color="auto"/>
            <w:bottom w:val="none" w:sz="0" w:space="0" w:color="auto"/>
            <w:right w:val="none" w:sz="0" w:space="0" w:color="auto"/>
          </w:divBdr>
        </w:div>
        <w:div w:id="749623580">
          <w:marLeft w:val="480"/>
          <w:marRight w:val="0"/>
          <w:marTop w:val="0"/>
          <w:marBottom w:val="0"/>
          <w:divBdr>
            <w:top w:val="none" w:sz="0" w:space="0" w:color="auto"/>
            <w:left w:val="none" w:sz="0" w:space="0" w:color="auto"/>
            <w:bottom w:val="none" w:sz="0" w:space="0" w:color="auto"/>
            <w:right w:val="none" w:sz="0" w:space="0" w:color="auto"/>
          </w:divBdr>
        </w:div>
        <w:div w:id="801852987">
          <w:marLeft w:val="480"/>
          <w:marRight w:val="0"/>
          <w:marTop w:val="0"/>
          <w:marBottom w:val="0"/>
          <w:divBdr>
            <w:top w:val="none" w:sz="0" w:space="0" w:color="auto"/>
            <w:left w:val="none" w:sz="0" w:space="0" w:color="auto"/>
            <w:bottom w:val="none" w:sz="0" w:space="0" w:color="auto"/>
            <w:right w:val="none" w:sz="0" w:space="0" w:color="auto"/>
          </w:divBdr>
        </w:div>
        <w:div w:id="825588043">
          <w:marLeft w:val="480"/>
          <w:marRight w:val="0"/>
          <w:marTop w:val="0"/>
          <w:marBottom w:val="0"/>
          <w:divBdr>
            <w:top w:val="none" w:sz="0" w:space="0" w:color="auto"/>
            <w:left w:val="none" w:sz="0" w:space="0" w:color="auto"/>
            <w:bottom w:val="none" w:sz="0" w:space="0" w:color="auto"/>
            <w:right w:val="none" w:sz="0" w:space="0" w:color="auto"/>
          </w:divBdr>
        </w:div>
        <w:div w:id="862330160">
          <w:marLeft w:val="480"/>
          <w:marRight w:val="0"/>
          <w:marTop w:val="0"/>
          <w:marBottom w:val="0"/>
          <w:divBdr>
            <w:top w:val="none" w:sz="0" w:space="0" w:color="auto"/>
            <w:left w:val="none" w:sz="0" w:space="0" w:color="auto"/>
            <w:bottom w:val="none" w:sz="0" w:space="0" w:color="auto"/>
            <w:right w:val="none" w:sz="0" w:space="0" w:color="auto"/>
          </w:divBdr>
        </w:div>
        <w:div w:id="872497858">
          <w:marLeft w:val="480"/>
          <w:marRight w:val="0"/>
          <w:marTop w:val="0"/>
          <w:marBottom w:val="0"/>
          <w:divBdr>
            <w:top w:val="none" w:sz="0" w:space="0" w:color="auto"/>
            <w:left w:val="none" w:sz="0" w:space="0" w:color="auto"/>
            <w:bottom w:val="none" w:sz="0" w:space="0" w:color="auto"/>
            <w:right w:val="none" w:sz="0" w:space="0" w:color="auto"/>
          </w:divBdr>
        </w:div>
        <w:div w:id="904220755">
          <w:marLeft w:val="480"/>
          <w:marRight w:val="0"/>
          <w:marTop w:val="0"/>
          <w:marBottom w:val="0"/>
          <w:divBdr>
            <w:top w:val="none" w:sz="0" w:space="0" w:color="auto"/>
            <w:left w:val="none" w:sz="0" w:space="0" w:color="auto"/>
            <w:bottom w:val="none" w:sz="0" w:space="0" w:color="auto"/>
            <w:right w:val="none" w:sz="0" w:space="0" w:color="auto"/>
          </w:divBdr>
        </w:div>
        <w:div w:id="906644802">
          <w:marLeft w:val="480"/>
          <w:marRight w:val="0"/>
          <w:marTop w:val="0"/>
          <w:marBottom w:val="0"/>
          <w:divBdr>
            <w:top w:val="none" w:sz="0" w:space="0" w:color="auto"/>
            <w:left w:val="none" w:sz="0" w:space="0" w:color="auto"/>
            <w:bottom w:val="none" w:sz="0" w:space="0" w:color="auto"/>
            <w:right w:val="none" w:sz="0" w:space="0" w:color="auto"/>
          </w:divBdr>
        </w:div>
        <w:div w:id="924457193">
          <w:marLeft w:val="480"/>
          <w:marRight w:val="0"/>
          <w:marTop w:val="0"/>
          <w:marBottom w:val="0"/>
          <w:divBdr>
            <w:top w:val="none" w:sz="0" w:space="0" w:color="auto"/>
            <w:left w:val="none" w:sz="0" w:space="0" w:color="auto"/>
            <w:bottom w:val="none" w:sz="0" w:space="0" w:color="auto"/>
            <w:right w:val="none" w:sz="0" w:space="0" w:color="auto"/>
          </w:divBdr>
        </w:div>
        <w:div w:id="941110508">
          <w:marLeft w:val="480"/>
          <w:marRight w:val="0"/>
          <w:marTop w:val="0"/>
          <w:marBottom w:val="0"/>
          <w:divBdr>
            <w:top w:val="none" w:sz="0" w:space="0" w:color="auto"/>
            <w:left w:val="none" w:sz="0" w:space="0" w:color="auto"/>
            <w:bottom w:val="none" w:sz="0" w:space="0" w:color="auto"/>
            <w:right w:val="none" w:sz="0" w:space="0" w:color="auto"/>
          </w:divBdr>
        </w:div>
        <w:div w:id="957952197">
          <w:marLeft w:val="480"/>
          <w:marRight w:val="0"/>
          <w:marTop w:val="0"/>
          <w:marBottom w:val="0"/>
          <w:divBdr>
            <w:top w:val="none" w:sz="0" w:space="0" w:color="auto"/>
            <w:left w:val="none" w:sz="0" w:space="0" w:color="auto"/>
            <w:bottom w:val="none" w:sz="0" w:space="0" w:color="auto"/>
            <w:right w:val="none" w:sz="0" w:space="0" w:color="auto"/>
          </w:divBdr>
        </w:div>
        <w:div w:id="967972704">
          <w:marLeft w:val="480"/>
          <w:marRight w:val="0"/>
          <w:marTop w:val="0"/>
          <w:marBottom w:val="0"/>
          <w:divBdr>
            <w:top w:val="none" w:sz="0" w:space="0" w:color="auto"/>
            <w:left w:val="none" w:sz="0" w:space="0" w:color="auto"/>
            <w:bottom w:val="none" w:sz="0" w:space="0" w:color="auto"/>
            <w:right w:val="none" w:sz="0" w:space="0" w:color="auto"/>
          </w:divBdr>
        </w:div>
        <w:div w:id="998770250">
          <w:marLeft w:val="480"/>
          <w:marRight w:val="0"/>
          <w:marTop w:val="0"/>
          <w:marBottom w:val="0"/>
          <w:divBdr>
            <w:top w:val="none" w:sz="0" w:space="0" w:color="auto"/>
            <w:left w:val="none" w:sz="0" w:space="0" w:color="auto"/>
            <w:bottom w:val="none" w:sz="0" w:space="0" w:color="auto"/>
            <w:right w:val="none" w:sz="0" w:space="0" w:color="auto"/>
          </w:divBdr>
        </w:div>
        <w:div w:id="1002859666">
          <w:marLeft w:val="480"/>
          <w:marRight w:val="0"/>
          <w:marTop w:val="0"/>
          <w:marBottom w:val="0"/>
          <w:divBdr>
            <w:top w:val="none" w:sz="0" w:space="0" w:color="auto"/>
            <w:left w:val="none" w:sz="0" w:space="0" w:color="auto"/>
            <w:bottom w:val="none" w:sz="0" w:space="0" w:color="auto"/>
            <w:right w:val="none" w:sz="0" w:space="0" w:color="auto"/>
          </w:divBdr>
        </w:div>
        <w:div w:id="1117336434">
          <w:marLeft w:val="480"/>
          <w:marRight w:val="0"/>
          <w:marTop w:val="0"/>
          <w:marBottom w:val="0"/>
          <w:divBdr>
            <w:top w:val="none" w:sz="0" w:space="0" w:color="auto"/>
            <w:left w:val="none" w:sz="0" w:space="0" w:color="auto"/>
            <w:bottom w:val="none" w:sz="0" w:space="0" w:color="auto"/>
            <w:right w:val="none" w:sz="0" w:space="0" w:color="auto"/>
          </w:divBdr>
        </w:div>
        <w:div w:id="1120487652">
          <w:marLeft w:val="480"/>
          <w:marRight w:val="0"/>
          <w:marTop w:val="0"/>
          <w:marBottom w:val="0"/>
          <w:divBdr>
            <w:top w:val="none" w:sz="0" w:space="0" w:color="auto"/>
            <w:left w:val="none" w:sz="0" w:space="0" w:color="auto"/>
            <w:bottom w:val="none" w:sz="0" w:space="0" w:color="auto"/>
            <w:right w:val="none" w:sz="0" w:space="0" w:color="auto"/>
          </w:divBdr>
        </w:div>
        <w:div w:id="1126385531">
          <w:marLeft w:val="480"/>
          <w:marRight w:val="0"/>
          <w:marTop w:val="0"/>
          <w:marBottom w:val="0"/>
          <w:divBdr>
            <w:top w:val="none" w:sz="0" w:space="0" w:color="auto"/>
            <w:left w:val="none" w:sz="0" w:space="0" w:color="auto"/>
            <w:bottom w:val="none" w:sz="0" w:space="0" w:color="auto"/>
            <w:right w:val="none" w:sz="0" w:space="0" w:color="auto"/>
          </w:divBdr>
        </w:div>
        <w:div w:id="1135172386">
          <w:marLeft w:val="480"/>
          <w:marRight w:val="0"/>
          <w:marTop w:val="0"/>
          <w:marBottom w:val="0"/>
          <w:divBdr>
            <w:top w:val="none" w:sz="0" w:space="0" w:color="auto"/>
            <w:left w:val="none" w:sz="0" w:space="0" w:color="auto"/>
            <w:bottom w:val="none" w:sz="0" w:space="0" w:color="auto"/>
            <w:right w:val="none" w:sz="0" w:space="0" w:color="auto"/>
          </w:divBdr>
        </w:div>
        <w:div w:id="1152874053">
          <w:marLeft w:val="480"/>
          <w:marRight w:val="0"/>
          <w:marTop w:val="0"/>
          <w:marBottom w:val="0"/>
          <w:divBdr>
            <w:top w:val="none" w:sz="0" w:space="0" w:color="auto"/>
            <w:left w:val="none" w:sz="0" w:space="0" w:color="auto"/>
            <w:bottom w:val="none" w:sz="0" w:space="0" w:color="auto"/>
            <w:right w:val="none" w:sz="0" w:space="0" w:color="auto"/>
          </w:divBdr>
        </w:div>
        <w:div w:id="1191070038">
          <w:marLeft w:val="480"/>
          <w:marRight w:val="0"/>
          <w:marTop w:val="0"/>
          <w:marBottom w:val="0"/>
          <w:divBdr>
            <w:top w:val="none" w:sz="0" w:space="0" w:color="auto"/>
            <w:left w:val="none" w:sz="0" w:space="0" w:color="auto"/>
            <w:bottom w:val="none" w:sz="0" w:space="0" w:color="auto"/>
            <w:right w:val="none" w:sz="0" w:space="0" w:color="auto"/>
          </w:divBdr>
        </w:div>
        <w:div w:id="1219970470">
          <w:marLeft w:val="480"/>
          <w:marRight w:val="0"/>
          <w:marTop w:val="0"/>
          <w:marBottom w:val="0"/>
          <w:divBdr>
            <w:top w:val="none" w:sz="0" w:space="0" w:color="auto"/>
            <w:left w:val="none" w:sz="0" w:space="0" w:color="auto"/>
            <w:bottom w:val="none" w:sz="0" w:space="0" w:color="auto"/>
            <w:right w:val="none" w:sz="0" w:space="0" w:color="auto"/>
          </w:divBdr>
        </w:div>
        <w:div w:id="1240560122">
          <w:marLeft w:val="480"/>
          <w:marRight w:val="0"/>
          <w:marTop w:val="0"/>
          <w:marBottom w:val="0"/>
          <w:divBdr>
            <w:top w:val="none" w:sz="0" w:space="0" w:color="auto"/>
            <w:left w:val="none" w:sz="0" w:space="0" w:color="auto"/>
            <w:bottom w:val="none" w:sz="0" w:space="0" w:color="auto"/>
            <w:right w:val="none" w:sz="0" w:space="0" w:color="auto"/>
          </w:divBdr>
        </w:div>
        <w:div w:id="1252198828">
          <w:marLeft w:val="480"/>
          <w:marRight w:val="0"/>
          <w:marTop w:val="0"/>
          <w:marBottom w:val="0"/>
          <w:divBdr>
            <w:top w:val="none" w:sz="0" w:space="0" w:color="auto"/>
            <w:left w:val="none" w:sz="0" w:space="0" w:color="auto"/>
            <w:bottom w:val="none" w:sz="0" w:space="0" w:color="auto"/>
            <w:right w:val="none" w:sz="0" w:space="0" w:color="auto"/>
          </w:divBdr>
        </w:div>
        <w:div w:id="1252356028">
          <w:marLeft w:val="480"/>
          <w:marRight w:val="0"/>
          <w:marTop w:val="0"/>
          <w:marBottom w:val="0"/>
          <w:divBdr>
            <w:top w:val="none" w:sz="0" w:space="0" w:color="auto"/>
            <w:left w:val="none" w:sz="0" w:space="0" w:color="auto"/>
            <w:bottom w:val="none" w:sz="0" w:space="0" w:color="auto"/>
            <w:right w:val="none" w:sz="0" w:space="0" w:color="auto"/>
          </w:divBdr>
        </w:div>
        <w:div w:id="1254510175">
          <w:marLeft w:val="480"/>
          <w:marRight w:val="0"/>
          <w:marTop w:val="0"/>
          <w:marBottom w:val="0"/>
          <w:divBdr>
            <w:top w:val="none" w:sz="0" w:space="0" w:color="auto"/>
            <w:left w:val="none" w:sz="0" w:space="0" w:color="auto"/>
            <w:bottom w:val="none" w:sz="0" w:space="0" w:color="auto"/>
            <w:right w:val="none" w:sz="0" w:space="0" w:color="auto"/>
          </w:divBdr>
        </w:div>
        <w:div w:id="1264725513">
          <w:marLeft w:val="480"/>
          <w:marRight w:val="0"/>
          <w:marTop w:val="0"/>
          <w:marBottom w:val="0"/>
          <w:divBdr>
            <w:top w:val="none" w:sz="0" w:space="0" w:color="auto"/>
            <w:left w:val="none" w:sz="0" w:space="0" w:color="auto"/>
            <w:bottom w:val="none" w:sz="0" w:space="0" w:color="auto"/>
            <w:right w:val="none" w:sz="0" w:space="0" w:color="auto"/>
          </w:divBdr>
        </w:div>
        <w:div w:id="1292320425">
          <w:marLeft w:val="480"/>
          <w:marRight w:val="0"/>
          <w:marTop w:val="0"/>
          <w:marBottom w:val="0"/>
          <w:divBdr>
            <w:top w:val="none" w:sz="0" w:space="0" w:color="auto"/>
            <w:left w:val="none" w:sz="0" w:space="0" w:color="auto"/>
            <w:bottom w:val="none" w:sz="0" w:space="0" w:color="auto"/>
            <w:right w:val="none" w:sz="0" w:space="0" w:color="auto"/>
          </w:divBdr>
        </w:div>
        <w:div w:id="1294284955">
          <w:marLeft w:val="480"/>
          <w:marRight w:val="0"/>
          <w:marTop w:val="0"/>
          <w:marBottom w:val="0"/>
          <w:divBdr>
            <w:top w:val="none" w:sz="0" w:space="0" w:color="auto"/>
            <w:left w:val="none" w:sz="0" w:space="0" w:color="auto"/>
            <w:bottom w:val="none" w:sz="0" w:space="0" w:color="auto"/>
            <w:right w:val="none" w:sz="0" w:space="0" w:color="auto"/>
          </w:divBdr>
        </w:div>
        <w:div w:id="1319192767">
          <w:marLeft w:val="480"/>
          <w:marRight w:val="0"/>
          <w:marTop w:val="0"/>
          <w:marBottom w:val="0"/>
          <w:divBdr>
            <w:top w:val="none" w:sz="0" w:space="0" w:color="auto"/>
            <w:left w:val="none" w:sz="0" w:space="0" w:color="auto"/>
            <w:bottom w:val="none" w:sz="0" w:space="0" w:color="auto"/>
            <w:right w:val="none" w:sz="0" w:space="0" w:color="auto"/>
          </w:divBdr>
        </w:div>
        <w:div w:id="1388187802">
          <w:marLeft w:val="480"/>
          <w:marRight w:val="0"/>
          <w:marTop w:val="0"/>
          <w:marBottom w:val="0"/>
          <w:divBdr>
            <w:top w:val="none" w:sz="0" w:space="0" w:color="auto"/>
            <w:left w:val="none" w:sz="0" w:space="0" w:color="auto"/>
            <w:bottom w:val="none" w:sz="0" w:space="0" w:color="auto"/>
            <w:right w:val="none" w:sz="0" w:space="0" w:color="auto"/>
          </w:divBdr>
        </w:div>
        <w:div w:id="1423257646">
          <w:marLeft w:val="480"/>
          <w:marRight w:val="0"/>
          <w:marTop w:val="0"/>
          <w:marBottom w:val="0"/>
          <w:divBdr>
            <w:top w:val="none" w:sz="0" w:space="0" w:color="auto"/>
            <w:left w:val="none" w:sz="0" w:space="0" w:color="auto"/>
            <w:bottom w:val="none" w:sz="0" w:space="0" w:color="auto"/>
            <w:right w:val="none" w:sz="0" w:space="0" w:color="auto"/>
          </w:divBdr>
        </w:div>
        <w:div w:id="1446922806">
          <w:marLeft w:val="480"/>
          <w:marRight w:val="0"/>
          <w:marTop w:val="0"/>
          <w:marBottom w:val="0"/>
          <w:divBdr>
            <w:top w:val="none" w:sz="0" w:space="0" w:color="auto"/>
            <w:left w:val="none" w:sz="0" w:space="0" w:color="auto"/>
            <w:bottom w:val="none" w:sz="0" w:space="0" w:color="auto"/>
            <w:right w:val="none" w:sz="0" w:space="0" w:color="auto"/>
          </w:divBdr>
        </w:div>
        <w:div w:id="1468669747">
          <w:marLeft w:val="480"/>
          <w:marRight w:val="0"/>
          <w:marTop w:val="0"/>
          <w:marBottom w:val="0"/>
          <w:divBdr>
            <w:top w:val="none" w:sz="0" w:space="0" w:color="auto"/>
            <w:left w:val="none" w:sz="0" w:space="0" w:color="auto"/>
            <w:bottom w:val="none" w:sz="0" w:space="0" w:color="auto"/>
            <w:right w:val="none" w:sz="0" w:space="0" w:color="auto"/>
          </w:divBdr>
        </w:div>
        <w:div w:id="1499495617">
          <w:marLeft w:val="480"/>
          <w:marRight w:val="0"/>
          <w:marTop w:val="0"/>
          <w:marBottom w:val="0"/>
          <w:divBdr>
            <w:top w:val="none" w:sz="0" w:space="0" w:color="auto"/>
            <w:left w:val="none" w:sz="0" w:space="0" w:color="auto"/>
            <w:bottom w:val="none" w:sz="0" w:space="0" w:color="auto"/>
            <w:right w:val="none" w:sz="0" w:space="0" w:color="auto"/>
          </w:divBdr>
        </w:div>
        <w:div w:id="1537158642">
          <w:marLeft w:val="480"/>
          <w:marRight w:val="0"/>
          <w:marTop w:val="0"/>
          <w:marBottom w:val="0"/>
          <w:divBdr>
            <w:top w:val="none" w:sz="0" w:space="0" w:color="auto"/>
            <w:left w:val="none" w:sz="0" w:space="0" w:color="auto"/>
            <w:bottom w:val="none" w:sz="0" w:space="0" w:color="auto"/>
            <w:right w:val="none" w:sz="0" w:space="0" w:color="auto"/>
          </w:divBdr>
        </w:div>
        <w:div w:id="1568615445">
          <w:marLeft w:val="480"/>
          <w:marRight w:val="0"/>
          <w:marTop w:val="0"/>
          <w:marBottom w:val="0"/>
          <w:divBdr>
            <w:top w:val="none" w:sz="0" w:space="0" w:color="auto"/>
            <w:left w:val="none" w:sz="0" w:space="0" w:color="auto"/>
            <w:bottom w:val="none" w:sz="0" w:space="0" w:color="auto"/>
            <w:right w:val="none" w:sz="0" w:space="0" w:color="auto"/>
          </w:divBdr>
        </w:div>
        <w:div w:id="1578325523">
          <w:marLeft w:val="480"/>
          <w:marRight w:val="0"/>
          <w:marTop w:val="0"/>
          <w:marBottom w:val="0"/>
          <w:divBdr>
            <w:top w:val="none" w:sz="0" w:space="0" w:color="auto"/>
            <w:left w:val="none" w:sz="0" w:space="0" w:color="auto"/>
            <w:bottom w:val="none" w:sz="0" w:space="0" w:color="auto"/>
            <w:right w:val="none" w:sz="0" w:space="0" w:color="auto"/>
          </w:divBdr>
        </w:div>
        <w:div w:id="1617830796">
          <w:marLeft w:val="480"/>
          <w:marRight w:val="0"/>
          <w:marTop w:val="0"/>
          <w:marBottom w:val="0"/>
          <w:divBdr>
            <w:top w:val="none" w:sz="0" w:space="0" w:color="auto"/>
            <w:left w:val="none" w:sz="0" w:space="0" w:color="auto"/>
            <w:bottom w:val="none" w:sz="0" w:space="0" w:color="auto"/>
            <w:right w:val="none" w:sz="0" w:space="0" w:color="auto"/>
          </w:divBdr>
        </w:div>
        <w:div w:id="1634210179">
          <w:marLeft w:val="480"/>
          <w:marRight w:val="0"/>
          <w:marTop w:val="0"/>
          <w:marBottom w:val="0"/>
          <w:divBdr>
            <w:top w:val="none" w:sz="0" w:space="0" w:color="auto"/>
            <w:left w:val="none" w:sz="0" w:space="0" w:color="auto"/>
            <w:bottom w:val="none" w:sz="0" w:space="0" w:color="auto"/>
            <w:right w:val="none" w:sz="0" w:space="0" w:color="auto"/>
          </w:divBdr>
        </w:div>
        <w:div w:id="1640066623">
          <w:marLeft w:val="480"/>
          <w:marRight w:val="0"/>
          <w:marTop w:val="0"/>
          <w:marBottom w:val="0"/>
          <w:divBdr>
            <w:top w:val="none" w:sz="0" w:space="0" w:color="auto"/>
            <w:left w:val="none" w:sz="0" w:space="0" w:color="auto"/>
            <w:bottom w:val="none" w:sz="0" w:space="0" w:color="auto"/>
            <w:right w:val="none" w:sz="0" w:space="0" w:color="auto"/>
          </w:divBdr>
        </w:div>
        <w:div w:id="1797022409">
          <w:marLeft w:val="480"/>
          <w:marRight w:val="0"/>
          <w:marTop w:val="0"/>
          <w:marBottom w:val="0"/>
          <w:divBdr>
            <w:top w:val="none" w:sz="0" w:space="0" w:color="auto"/>
            <w:left w:val="none" w:sz="0" w:space="0" w:color="auto"/>
            <w:bottom w:val="none" w:sz="0" w:space="0" w:color="auto"/>
            <w:right w:val="none" w:sz="0" w:space="0" w:color="auto"/>
          </w:divBdr>
        </w:div>
        <w:div w:id="1799836268">
          <w:marLeft w:val="480"/>
          <w:marRight w:val="0"/>
          <w:marTop w:val="0"/>
          <w:marBottom w:val="0"/>
          <w:divBdr>
            <w:top w:val="none" w:sz="0" w:space="0" w:color="auto"/>
            <w:left w:val="none" w:sz="0" w:space="0" w:color="auto"/>
            <w:bottom w:val="none" w:sz="0" w:space="0" w:color="auto"/>
            <w:right w:val="none" w:sz="0" w:space="0" w:color="auto"/>
          </w:divBdr>
        </w:div>
        <w:div w:id="1804929365">
          <w:marLeft w:val="480"/>
          <w:marRight w:val="0"/>
          <w:marTop w:val="0"/>
          <w:marBottom w:val="0"/>
          <w:divBdr>
            <w:top w:val="none" w:sz="0" w:space="0" w:color="auto"/>
            <w:left w:val="none" w:sz="0" w:space="0" w:color="auto"/>
            <w:bottom w:val="none" w:sz="0" w:space="0" w:color="auto"/>
            <w:right w:val="none" w:sz="0" w:space="0" w:color="auto"/>
          </w:divBdr>
        </w:div>
        <w:div w:id="1811701636">
          <w:marLeft w:val="480"/>
          <w:marRight w:val="0"/>
          <w:marTop w:val="0"/>
          <w:marBottom w:val="0"/>
          <w:divBdr>
            <w:top w:val="none" w:sz="0" w:space="0" w:color="auto"/>
            <w:left w:val="none" w:sz="0" w:space="0" w:color="auto"/>
            <w:bottom w:val="none" w:sz="0" w:space="0" w:color="auto"/>
            <w:right w:val="none" w:sz="0" w:space="0" w:color="auto"/>
          </w:divBdr>
        </w:div>
        <w:div w:id="1833905482">
          <w:marLeft w:val="480"/>
          <w:marRight w:val="0"/>
          <w:marTop w:val="0"/>
          <w:marBottom w:val="0"/>
          <w:divBdr>
            <w:top w:val="none" w:sz="0" w:space="0" w:color="auto"/>
            <w:left w:val="none" w:sz="0" w:space="0" w:color="auto"/>
            <w:bottom w:val="none" w:sz="0" w:space="0" w:color="auto"/>
            <w:right w:val="none" w:sz="0" w:space="0" w:color="auto"/>
          </w:divBdr>
        </w:div>
        <w:div w:id="1835992108">
          <w:marLeft w:val="480"/>
          <w:marRight w:val="0"/>
          <w:marTop w:val="0"/>
          <w:marBottom w:val="0"/>
          <w:divBdr>
            <w:top w:val="none" w:sz="0" w:space="0" w:color="auto"/>
            <w:left w:val="none" w:sz="0" w:space="0" w:color="auto"/>
            <w:bottom w:val="none" w:sz="0" w:space="0" w:color="auto"/>
            <w:right w:val="none" w:sz="0" w:space="0" w:color="auto"/>
          </w:divBdr>
        </w:div>
        <w:div w:id="1842546655">
          <w:marLeft w:val="480"/>
          <w:marRight w:val="0"/>
          <w:marTop w:val="0"/>
          <w:marBottom w:val="0"/>
          <w:divBdr>
            <w:top w:val="none" w:sz="0" w:space="0" w:color="auto"/>
            <w:left w:val="none" w:sz="0" w:space="0" w:color="auto"/>
            <w:bottom w:val="none" w:sz="0" w:space="0" w:color="auto"/>
            <w:right w:val="none" w:sz="0" w:space="0" w:color="auto"/>
          </w:divBdr>
        </w:div>
        <w:div w:id="1846433824">
          <w:marLeft w:val="480"/>
          <w:marRight w:val="0"/>
          <w:marTop w:val="0"/>
          <w:marBottom w:val="0"/>
          <w:divBdr>
            <w:top w:val="none" w:sz="0" w:space="0" w:color="auto"/>
            <w:left w:val="none" w:sz="0" w:space="0" w:color="auto"/>
            <w:bottom w:val="none" w:sz="0" w:space="0" w:color="auto"/>
            <w:right w:val="none" w:sz="0" w:space="0" w:color="auto"/>
          </w:divBdr>
        </w:div>
        <w:div w:id="1846942845">
          <w:marLeft w:val="480"/>
          <w:marRight w:val="0"/>
          <w:marTop w:val="0"/>
          <w:marBottom w:val="0"/>
          <w:divBdr>
            <w:top w:val="none" w:sz="0" w:space="0" w:color="auto"/>
            <w:left w:val="none" w:sz="0" w:space="0" w:color="auto"/>
            <w:bottom w:val="none" w:sz="0" w:space="0" w:color="auto"/>
            <w:right w:val="none" w:sz="0" w:space="0" w:color="auto"/>
          </w:divBdr>
        </w:div>
        <w:div w:id="1941136886">
          <w:marLeft w:val="480"/>
          <w:marRight w:val="0"/>
          <w:marTop w:val="0"/>
          <w:marBottom w:val="0"/>
          <w:divBdr>
            <w:top w:val="none" w:sz="0" w:space="0" w:color="auto"/>
            <w:left w:val="none" w:sz="0" w:space="0" w:color="auto"/>
            <w:bottom w:val="none" w:sz="0" w:space="0" w:color="auto"/>
            <w:right w:val="none" w:sz="0" w:space="0" w:color="auto"/>
          </w:divBdr>
        </w:div>
        <w:div w:id="1946838458">
          <w:marLeft w:val="480"/>
          <w:marRight w:val="0"/>
          <w:marTop w:val="0"/>
          <w:marBottom w:val="0"/>
          <w:divBdr>
            <w:top w:val="none" w:sz="0" w:space="0" w:color="auto"/>
            <w:left w:val="none" w:sz="0" w:space="0" w:color="auto"/>
            <w:bottom w:val="none" w:sz="0" w:space="0" w:color="auto"/>
            <w:right w:val="none" w:sz="0" w:space="0" w:color="auto"/>
          </w:divBdr>
        </w:div>
        <w:div w:id="1964071992">
          <w:marLeft w:val="480"/>
          <w:marRight w:val="0"/>
          <w:marTop w:val="0"/>
          <w:marBottom w:val="0"/>
          <w:divBdr>
            <w:top w:val="none" w:sz="0" w:space="0" w:color="auto"/>
            <w:left w:val="none" w:sz="0" w:space="0" w:color="auto"/>
            <w:bottom w:val="none" w:sz="0" w:space="0" w:color="auto"/>
            <w:right w:val="none" w:sz="0" w:space="0" w:color="auto"/>
          </w:divBdr>
        </w:div>
        <w:div w:id="1987589210">
          <w:marLeft w:val="480"/>
          <w:marRight w:val="0"/>
          <w:marTop w:val="0"/>
          <w:marBottom w:val="0"/>
          <w:divBdr>
            <w:top w:val="none" w:sz="0" w:space="0" w:color="auto"/>
            <w:left w:val="none" w:sz="0" w:space="0" w:color="auto"/>
            <w:bottom w:val="none" w:sz="0" w:space="0" w:color="auto"/>
            <w:right w:val="none" w:sz="0" w:space="0" w:color="auto"/>
          </w:divBdr>
        </w:div>
        <w:div w:id="2031682277">
          <w:marLeft w:val="480"/>
          <w:marRight w:val="0"/>
          <w:marTop w:val="0"/>
          <w:marBottom w:val="0"/>
          <w:divBdr>
            <w:top w:val="none" w:sz="0" w:space="0" w:color="auto"/>
            <w:left w:val="none" w:sz="0" w:space="0" w:color="auto"/>
            <w:bottom w:val="none" w:sz="0" w:space="0" w:color="auto"/>
            <w:right w:val="none" w:sz="0" w:space="0" w:color="auto"/>
          </w:divBdr>
        </w:div>
        <w:div w:id="2086490598">
          <w:marLeft w:val="480"/>
          <w:marRight w:val="0"/>
          <w:marTop w:val="0"/>
          <w:marBottom w:val="0"/>
          <w:divBdr>
            <w:top w:val="none" w:sz="0" w:space="0" w:color="auto"/>
            <w:left w:val="none" w:sz="0" w:space="0" w:color="auto"/>
            <w:bottom w:val="none" w:sz="0" w:space="0" w:color="auto"/>
            <w:right w:val="none" w:sz="0" w:space="0" w:color="auto"/>
          </w:divBdr>
        </w:div>
        <w:div w:id="2120485000">
          <w:marLeft w:val="480"/>
          <w:marRight w:val="0"/>
          <w:marTop w:val="0"/>
          <w:marBottom w:val="0"/>
          <w:divBdr>
            <w:top w:val="none" w:sz="0" w:space="0" w:color="auto"/>
            <w:left w:val="none" w:sz="0" w:space="0" w:color="auto"/>
            <w:bottom w:val="none" w:sz="0" w:space="0" w:color="auto"/>
            <w:right w:val="none" w:sz="0" w:space="0" w:color="auto"/>
          </w:divBdr>
        </w:div>
      </w:divsChild>
    </w:div>
    <w:div w:id="662663724">
      <w:bodyDiv w:val="1"/>
      <w:marLeft w:val="0"/>
      <w:marRight w:val="0"/>
      <w:marTop w:val="0"/>
      <w:marBottom w:val="0"/>
      <w:divBdr>
        <w:top w:val="none" w:sz="0" w:space="0" w:color="auto"/>
        <w:left w:val="none" w:sz="0" w:space="0" w:color="auto"/>
        <w:bottom w:val="none" w:sz="0" w:space="0" w:color="auto"/>
        <w:right w:val="none" w:sz="0" w:space="0" w:color="auto"/>
      </w:divBdr>
      <w:divsChild>
        <w:div w:id="2442265">
          <w:marLeft w:val="480"/>
          <w:marRight w:val="0"/>
          <w:marTop w:val="0"/>
          <w:marBottom w:val="0"/>
          <w:divBdr>
            <w:top w:val="none" w:sz="0" w:space="0" w:color="auto"/>
            <w:left w:val="none" w:sz="0" w:space="0" w:color="auto"/>
            <w:bottom w:val="none" w:sz="0" w:space="0" w:color="auto"/>
            <w:right w:val="none" w:sz="0" w:space="0" w:color="auto"/>
          </w:divBdr>
        </w:div>
        <w:div w:id="88041235">
          <w:marLeft w:val="480"/>
          <w:marRight w:val="0"/>
          <w:marTop w:val="0"/>
          <w:marBottom w:val="0"/>
          <w:divBdr>
            <w:top w:val="none" w:sz="0" w:space="0" w:color="auto"/>
            <w:left w:val="none" w:sz="0" w:space="0" w:color="auto"/>
            <w:bottom w:val="none" w:sz="0" w:space="0" w:color="auto"/>
            <w:right w:val="none" w:sz="0" w:space="0" w:color="auto"/>
          </w:divBdr>
        </w:div>
        <w:div w:id="152110269">
          <w:marLeft w:val="480"/>
          <w:marRight w:val="0"/>
          <w:marTop w:val="0"/>
          <w:marBottom w:val="0"/>
          <w:divBdr>
            <w:top w:val="none" w:sz="0" w:space="0" w:color="auto"/>
            <w:left w:val="none" w:sz="0" w:space="0" w:color="auto"/>
            <w:bottom w:val="none" w:sz="0" w:space="0" w:color="auto"/>
            <w:right w:val="none" w:sz="0" w:space="0" w:color="auto"/>
          </w:divBdr>
        </w:div>
        <w:div w:id="227036000">
          <w:marLeft w:val="480"/>
          <w:marRight w:val="0"/>
          <w:marTop w:val="0"/>
          <w:marBottom w:val="0"/>
          <w:divBdr>
            <w:top w:val="none" w:sz="0" w:space="0" w:color="auto"/>
            <w:left w:val="none" w:sz="0" w:space="0" w:color="auto"/>
            <w:bottom w:val="none" w:sz="0" w:space="0" w:color="auto"/>
            <w:right w:val="none" w:sz="0" w:space="0" w:color="auto"/>
          </w:divBdr>
        </w:div>
        <w:div w:id="268588279">
          <w:marLeft w:val="480"/>
          <w:marRight w:val="0"/>
          <w:marTop w:val="0"/>
          <w:marBottom w:val="0"/>
          <w:divBdr>
            <w:top w:val="none" w:sz="0" w:space="0" w:color="auto"/>
            <w:left w:val="none" w:sz="0" w:space="0" w:color="auto"/>
            <w:bottom w:val="none" w:sz="0" w:space="0" w:color="auto"/>
            <w:right w:val="none" w:sz="0" w:space="0" w:color="auto"/>
          </w:divBdr>
        </w:div>
        <w:div w:id="279187610">
          <w:marLeft w:val="480"/>
          <w:marRight w:val="0"/>
          <w:marTop w:val="0"/>
          <w:marBottom w:val="0"/>
          <w:divBdr>
            <w:top w:val="none" w:sz="0" w:space="0" w:color="auto"/>
            <w:left w:val="none" w:sz="0" w:space="0" w:color="auto"/>
            <w:bottom w:val="none" w:sz="0" w:space="0" w:color="auto"/>
            <w:right w:val="none" w:sz="0" w:space="0" w:color="auto"/>
          </w:divBdr>
        </w:div>
        <w:div w:id="309671629">
          <w:marLeft w:val="480"/>
          <w:marRight w:val="0"/>
          <w:marTop w:val="0"/>
          <w:marBottom w:val="0"/>
          <w:divBdr>
            <w:top w:val="none" w:sz="0" w:space="0" w:color="auto"/>
            <w:left w:val="none" w:sz="0" w:space="0" w:color="auto"/>
            <w:bottom w:val="none" w:sz="0" w:space="0" w:color="auto"/>
            <w:right w:val="none" w:sz="0" w:space="0" w:color="auto"/>
          </w:divBdr>
        </w:div>
        <w:div w:id="428620655">
          <w:marLeft w:val="480"/>
          <w:marRight w:val="0"/>
          <w:marTop w:val="0"/>
          <w:marBottom w:val="0"/>
          <w:divBdr>
            <w:top w:val="none" w:sz="0" w:space="0" w:color="auto"/>
            <w:left w:val="none" w:sz="0" w:space="0" w:color="auto"/>
            <w:bottom w:val="none" w:sz="0" w:space="0" w:color="auto"/>
            <w:right w:val="none" w:sz="0" w:space="0" w:color="auto"/>
          </w:divBdr>
        </w:div>
        <w:div w:id="430054356">
          <w:marLeft w:val="480"/>
          <w:marRight w:val="0"/>
          <w:marTop w:val="0"/>
          <w:marBottom w:val="0"/>
          <w:divBdr>
            <w:top w:val="none" w:sz="0" w:space="0" w:color="auto"/>
            <w:left w:val="none" w:sz="0" w:space="0" w:color="auto"/>
            <w:bottom w:val="none" w:sz="0" w:space="0" w:color="auto"/>
            <w:right w:val="none" w:sz="0" w:space="0" w:color="auto"/>
          </w:divBdr>
        </w:div>
        <w:div w:id="432552092">
          <w:marLeft w:val="480"/>
          <w:marRight w:val="0"/>
          <w:marTop w:val="0"/>
          <w:marBottom w:val="0"/>
          <w:divBdr>
            <w:top w:val="none" w:sz="0" w:space="0" w:color="auto"/>
            <w:left w:val="none" w:sz="0" w:space="0" w:color="auto"/>
            <w:bottom w:val="none" w:sz="0" w:space="0" w:color="auto"/>
            <w:right w:val="none" w:sz="0" w:space="0" w:color="auto"/>
          </w:divBdr>
        </w:div>
        <w:div w:id="453253360">
          <w:marLeft w:val="480"/>
          <w:marRight w:val="0"/>
          <w:marTop w:val="0"/>
          <w:marBottom w:val="0"/>
          <w:divBdr>
            <w:top w:val="none" w:sz="0" w:space="0" w:color="auto"/>
            <w:left w:val="none" w:sz="0" w:space="0" w:color="auto"/>
            <w:bottom w:val="none" w:sz="0" w:space="0" w:color="auto"/>
            <w:right w:val="none" w:sz="0" w:space="0" w:color="auto"/>
          </w:divBdr>
        </w:div>
        <w:div w:id="462965568">
          <w:marLeft w:val="480"/>
          <w:marRight w:val="0"/>
          <w:marTop w:val="0"/>
          <w:marBottom w:val="0"/>
          <w:divBdr>
            <w:top w:val="none" w:sz="0" w:space="0" w:color="auto"/>
            <w:left w:val="none" w:sz="0" w:space="0" w:color="auto"/>
            <w:bottom w:val="none" w:sz="0" w:space="0" w:color="auto"/>
            <w:right w:val="none" w:sz="0" w:space="0" w:color="auto"/>
          </w:divBdr>
        </w:div>
        <w:div w:id="499273629">
          <w:marLeft w:val="480"/>
          <w:marRight w:val="0"/>
          <w:marTop w:val="0"/>
          <w:marBottom w:val="0"/>
          <w:divBdr>
            <w:top w:val="none" w:sz="0" w:space="0" w:color="auto"/>
            <w:left w:val="none" w:sz="0" w:space="0" w:color="auto"/>
            <w:bottom w:val="none" w:sz="0" w:space="0" w:color="auto"/>
            <w:right w:val="none" w:sz="0" w:space="0" w:color="auto"/>
          </w:divBdr>
        </w:div>
        <w:div w:id="511722061">
          <w:marLeft w:val="480"/>
          <w:marRight w:val="0"/>
          <w:marTop w:val="0"/>
          <w:marBottom w:val="0"/>
          <w:divBdr>
            <w:top w:val="none" w:sz="0" w:space="0" w:color="auto"/>
            <w:left w:val="none" w:sz="0" w:space="0" w:color="auto"/>
            <w:bottom w:val="none" w:sz="0" w:space="0" w:color="auto"/>
            <w:right w:val="none" w:sz="0" w:space="0" w:color="auto"/>
          </w:divBdr>
        </w:div>
        <w:div w:id="519591720">
          <w:marLeft w:val="480"/>
          <w:marRight w:val="0"/>
          <w:marTop w:val="0"/>
          <w:marBottom w:val="0"/>
          <w:divBdr>
            <w:top w:val="none" w:sz="0" w:space="0" w:color="auto"/>
            <w:left w:val="none" w:sz="0" w:space="0" w:color="auto"/>
            <w:bottom w:val="none" w:sz="0" w:space="0" w:color="auto"/>
            <w:right w:val="none" w:sz="0" w:space="0" w:color="auto"/>
          </w:divBdr>
        </w:div>
        <w:div w:id="555318161">
          <w:marLeft w:val="480"/>
          <w:marRight w:val="0"/>
          <w:marTop w:val="0"/>
          <w:marBottom w:val="0"/>
          <w:divBdr>
            <w:top w:val="none" w:sz="0" w:space="0" w:color="auto"/>
            <w:left w:val="none" w:sz="0" w:space="0" w:color="auto"/>
            <w:bottom w:val="none" w:sz="0" w:space="0" w:color="auto"/>
            <w:right w:val="none" w:sz="0" w:space="0" w:color="auto"/>
          </w:divBdr>
        </w:div>
        <w:div w:id="558832560">
          <w:marLeft w:val="480"/>
          <w:marRight w:val="0"/>
          <w:marTop w:val="0"/>
          <w:marBottom w:val="0"/>
          <w:divBdr>
            <w:top w:val="none" w:sz="0" w:space="0" w:color="auto"/>
            <w:left w:val="none" w:sz="0" w:space="0" w:color="auto"/>
            <w:bottom w:val="none" w:sz="0" w:space="0" w:color="auto"/>
            <w:right w:val="none" w:sz="0" w:space="0" w:color="auto"/>
          </w:divBdr>
        </w:div>
        <w:div w:id="580455678">
          <w:marLeft w:val="480"/>
          <w:marRight w:val="0"/>
          <w:marTop w:val="0"/>
          <w:marBottom w:val="0"/>
          <w:divBdr>
            <w:top w:val="none" w:sz="0" w:space="0" w:color="auto"/>
            <w:left w:val="none" w:sz="0" w:space="0" w:color="auto"/>
            <w:bottom w:val="none" w:sz="0" w:space="0" w:color="auto"/>
            <w:right w:val="none" w:sz="0" w:space="0" w:color="auto"/>
          </w:divBdr>
        </w:div>
        <w:div w:id="604386379">
          <w:marLeft w:val="480"/>
          <w:marRight w:val="0"/>
          <w:marTop w:val="0"/>
          <w:marBottom w:val="0"/>
          <w:divBdr>
            <w:top w:val="none" w:sz="0" w:space="0" w:color="auto"/>
            <w:left w:val="none" w:sz="0" w:space="0" w:color="auto"/>
            <w:bottom w:val="none" w:sz="0" w:space="0" w:color="auto"/>
            <w:right w:val="none" w:sz="0" w:space="0" w:color="auto"/>
          </w:divBdr>
        </w:div>
        <w:div w:id="632293079">
          <w:marLeft w:val="480"/>
          <w:marRight w:val="0"/>
          <w:marTop w:val="0"/>
          <w:marBottom w:val="0"/>
          <w:divBdr>
            <w:top w:val="none" w:sz="0" w:space="0" w:color="auto"/>
            <w:left w:val="none" w:sz="0" w:space="0" w:color="auto"/>
            <w:bottom w:val="none" w:sz="0" w:space="0" w:color="auto"/>
            <w:right w:val="none" w:sz="0" w:space="0" w:color="auto"/>
          </w:divBdr>
        </w:div>
        <w:div w:id="698359643">
          <w:marLeft w:val="480"/>
          <w:marRight w:val="0"/>
          <w:marTop w:val="0"/>
          <w:marBottom w:val="0"/>
          <w:divBdr>
            <w:top w:val="none" w:sz="0" w:space="0" w:color="auto"/>
            <w:left w:val="none" w:sz="0" w:space="0" w:color="auto"/>
            <w:bottom w:val="none" w:sz="0" w:space="0" w:color="auto"/>
            <w:right w:val="none" w:sz="0" w:space="0" w:color="auto"/>
          </w:divBdr>
        </w:div>
        <w:div w:id="737676782">
          <w:marLeft w:val="480"/>
          <w:marRight w:val="0"/>
          <w:marTop w:val="0"/>
          <w:marBottom w:val="0"/>
          <w:divBdr>
            <w:top w:val="none" w:sz="0" w:space="0" w:color="auto"/>
            <w:left w:val="none" w:sz="0" w:space="0" w:color="auto"/>
            <w:bottom w:val="none" w:sz="0" w:space="0" w:color="auto"/>
            <w:right w:val="none" w:sz="0" w:space="0" w:color="auto"/>
          </w:divBdr>
        </w:div>
        <w:div w:id="744650833">
          <w:marLeft w:val="480"/>
          <w:marRight w:val="0"/>
          <w:marTop w:val="0"/>
          <w:marBottom w:val="0"/>
          <w:divBdr>
            <w:top w:val="none" w:sz="0" w:space="0" w:color="auto"/>
            <w:left w:val="none" w:sz="0" w:space="0" w:color="auto"/>
            <w:bottom w:val="none" w:sz="0" w:space="0" w:color="auto"/>
            <w:right w:val="none" w:sz="0" w:space="0" w:color="auto"/>
          </w:divBdr>
        </w:div>
        <w:div w:id="762264002">
          <w:marLeft w:val="480"/>
          <w:marRight w:val="0"/>
          <w:marTop w:val="0"/>
          <w:marBottom w:val="0"/>
          <w:divBdr>
            <w:top w:val="none" w:sz="0" w:space="0" w:color="auto"/>
            <w:left w:val="none" w:sz="0" w:space="0" w:color="auto"/>
            <w:bottom w:val="none" w:sz="0" w:space="0" w:color="auto"/>
            <w:right w:val="none" w:sz="0" w:space="0" w:color="auto"/>
          </w:divBdr>
        </w:div>
        <w:div w:id="772243176">
          <w:marLeft w:val="480"/>
          <w:marRight w:val="0"/>
          <w:marTop w:val="0"/>
          <w:marBottom w:val="0"/>
          <w:divBdr>
            <w:top w:val="none" w:sz="0" w:space="0" w:color="auto"/>
            <w:left w:val="none" w:sz="0" w:space="0" w:color="auto"/>
            <w:bottom w:val="none" w:sz="0" w:space="0" w:color="auto"/>
            <w:right w:val="none" w:sz="0" w:space="0" w:color="auto"/>
          </w:divBdr>
        </w:div>
        <w:div w:id="774905744">
          <w:marLeft w:val="480"/>
          <w:marRight w:val="0"/>
          <w:marTop w:val="0"/>
          <w:marBottom w:val="0"/>
          <w:divBdr>
            <w:top w:val="none" w:sz="0" w:space="0" w:color="auto"/>
            <w:left w:val="none" w:sz="0" w:space="0" w:color="auto"/>
            <w:bottom w:val="none" w:sz="0" w:space="0" w:color="auto"/>
            <w:right w:val="none" w:sz="0" w:space="0" w:color="auto"/>
          </w:divBdr>
        </w:div>
        <w:div w:id="794566497">
          <w:marLeft w:val="480"/>
          <w:marRight w:val="0"/>
          <w:marTop w:val="0"/>
          <w:marBottom w:val="0"/>
          <w:divBdr>
            <w:top w:val="none" w:sz="0" w:space="0" w:color="auto"/>
            <w:left w:val="none" w:sz="0" w:space="0" w:color="auto"/>
            <w:bottom w:val="none" w:sz="0" w:space="0" w:color="auto"/>
            <w:right w:val="none" w:sz="0" w:space="0" w:color="auto"/>
          </w:divBdr>
        </w:div>
        <w:div w:id="802622481">
          <w:marLeft w:val="480"/>
          <w:marRight w:val="0"/>
          <w:marTop w:val="0"/>
          <w:marBottom w:val="0"/>
          <w:divBdr>
            <w:top w:val="none" w:sz="0" w:space="0" w:color="auto"/>
            <w:left w:val="none" w:sz="0" w:space="0" w:color="auto"/>
            <w:bottom w:val="none" w:sz="0" w:space="0" w:color="auto"/>
            <w:right w:val="none" w:sz="0" w:space="0" w:color="auto"/>
          </w:divBdr>
        </w:div>
        <w:div w:id="813833442">
          <w:marLeft w:val="480"/>
          <w:marRight w:val="0"/>
          <w:marTop w:val="0"/>
          <w:marBottom w:val="0"/>
          <w:divBdr>
            <w:top w:val="none" w:sz="0" w:space="0" w:color="auto"/>
            <w:left w:val="none" w:sz="0" w:space="0" w:color="auto"/>
            <w:bottom w:val="none" w:sz="0" w:space="0" w:color="auto"/>
            <w:right w:val="none" w:sz="0" w:space="0" w:color="auto"/>
          </w:divBdr>
        </w:div>
        <w:div w:id="846216321">
          <w:marLeft w:val="480"/>
          <w:marRight w:val="0"/>
          <w:marTop w:val="0"/>
          <w:marBottom w:val="0"/>
          <w:divBdr>
            <w:top w:val="none" w:sz="0" w:space="0" w:color="auto"/>
            <w:left w:val="none" w:sz="0" w:space="0" w:color="auto"/>
            <w:bottom w:val="none" w:sz="0" w:space="0" w:color="auto"/>
            <w:right w:val="none" w:sz="0" w:space="0" w:color="auto"/>
          </w:divBdr>
        </w:div>
        <w:div w:id="971402744">
          <w:marLeft w:val="480"/>
          <w:marRight w:val="0"/>
          <w:marTop w:val="0"/>
          <w:marBottom w:val="0"/>
          <w:divBdr>
            <w:top w:val="none" w:sz="0" w:space="0" w:color="auto"/>
            <w:left w:val="none" w:sz="0" w:space="0" w:color="auto"/>
            <w:bottom w:val="none" w:sz="0" w:space="0" w:color="auto"/>
            <w:right w:val="none" w:sz="0" w:space="0" w:color="auto"/>
          </w:divBdr>
        </w:div>
        <w:div w:id="1051420981">
          <w:marLeft w:val="480"/>
          <w:marRight w:val="0"/>
          <w:marTop w:val="0"/>
          <w:marBottom w:val="0"/>
          <w:divBdr>
            <w:top w:val="none" w:sz="0" w:space="0" w:color="auto"/>
            <w:left w:val="none" w:sz="0" w:space="0" w:color="auto"/>
            <w:bottom w:val="none" w:sz="0" w:space="0" w:color="auto"/>
            <w:right w:val="none" w:sz="0" w:space="0" w:color="auto"/>
          </w:divBdr>
        </w:div>
        <w:div w:id="1082751454">
          <w:marLeft w:val="480"/>
          <w:marRight w:val="0"/>
          <w:marTop w:val="0"/>
          <w:marBottom w:val="0"/>
          <w:divBdr>
            <w:top w:val="none" w:sz="0" w:space="0" w:color="auto"/>
            <w:left w:val="none" w:sz="0" w:space="0" w:color="auto"/>
            <w:bottom w:val="none" w:sz="0" w:space="0" w:color="auto"/>
            <w:right w:val="none" w:sz="0" w:space="0" w:color="auto"/>
          </w:divBdr>
        </w:div>
        <w:div w:id="1100761005">
          <w:marLeft w:val="480"/>
          <w:marRight w:val="0"/>
          <w:marTop w:val="0"/>
          <w:marBottom w:val="0"/>
          <w:divBdr>
            <w:top w:val="none" w:sz="0" w:space="0" w:color="auto"/>
            <w:left w:val="none" w:sz="0" w:space="0" w:color="auto"/>
            <w:bottom w:val="none" w:sz="0" w:space="0" w:color="auto"/>
            <w:right w:val="none" w:sz="0" w:space="0" w:color="auto"/>
          </w:divBdr>
        </w:div>
        <w:div w:id="1134248747">
          <w:marLeft w:val="480"/>
          <w:marRight w:val="0"/>
          <w:marTop w:val="0"/>
          <w:marBottom w:val="0"/>
          <w:divBdr>
            <w:top w:val="none" w:sz="0" w:space="0" w:color="auto"/>
            <w:left w:val="none" w:sz="0" w:space="0" w:color="auto"/>
            <w:bottom w:val="none" w:sz="0" w:space="0" w:color="auto"/>
            <w:right w:val="none" w:sz="0" w:space="0" w:color="auto"/>
          </w:divBdr>
        </w:div>
        <w:div w:id="1254557234">
          <w:marLeft w:val="480"/>
          <w:marRight w:val="0"/>
          <w:marTop w:val="0"/>
          <w:marBottom w:val="0"/>
          <w:divBdr>
            <w:top w:val="none" w:sz="0" w:space="0" w:color="auto"/>
            <w:left w:val="none" w:sz="0" w:space="0" w:color="auto"/>
            <w:bottom w:val="none" w:sz="0" w:space="0" w:color="auto"/>
            <w:right w:val="none" w:sz="0" w:space="0" w:color="auto"/>
          </w:divBdr>
        </w:div>
        <w:div w:id="1352104153">
          <w:marLeft w:val="480"/>
          <w:marRight w:val="0"/>
          <w:marTop w:val="0"/>
          <w:marBottom w:val="0"/>
          <w:divBdr>
            <w:top w:val="none" w:sz="0" w:space="0" w:color="auto"/>
            <w:left w:val="none" w:sz="0" w:space="0" w:color="auto"/>
            <w:bottom w:val="none" w:sz="0" w:space="0" w:color="auto"/>
            <w:right w:val="none" w:sz="0" w:space="0" w:color="auto"/>
          </w:divBdr>
        </w:div>
        <w:div w:id="1417289244">
          <w:marLeft w:val="480"/>
          <w:marRight w:val="0"/>
          <w:marTop w:val="0"/>
          <w:marBottom w:val="0"/>
          <w:divBdr>
            <w:top w:val="none" w:sz="0" w:space="0" w:color="auto"/>
            <w:left w:val="none" w:sz="0" w:space="0" w:color="auto"/>
            <w:bottom w:val="none" w:sz="0" w:space="0" w:color="auto"/>
            <w:right w:val="none" w:sz="0" w:space="0" w:color="auto"/>
          </w:divBdr>
        </w:div>
        <w:div w:id="1435899881">
          <w:marLeft w:val="480"/>
          <w:marRight w:val="0"/>
          <w:marTop w:val="0"/>
          <w:marBottom w:val="0"/>
          <w:divBdr>
            <w:top w:val="none" w:sz="0" w:space="0" w:color="auto"/>
            <w:left w:val="none" w:sz="0" w:space="0" w:color="auto"/>
            <w:bottom w:val="none" w:sz="0" w:space="0" w:color="auto"/>
            <w:right w:val="none" w:sz="0" w:space="0" w:color="auto"/>
          </w:divBdr>
        </w:div>
        <w:div w:id="1474518352">
          <w:marLeft w:val="480"/>
          <w:marRight w:val="0"/>
          <w:marTop w:val="0"/>
          <w:marBottom w:val="0"/>
          <w:divBdr>
            <w:top w:val="none" w:sz="0" w:space="0" w:color="auto"/>
            <w:left w:val="none" w:sz="0" w:space="0" w:color="auto"/>
            <w:bottom w:val="none" w:sz="0" w:space="0" w:color="auto"/>
            <w:right w:val="none" w:sz="0" w:space="0" w:color="auto"/>
          </w:divBdr>
        </w:div>
        <w:div w:id="1500273114">
          <w:marLeft w:val="480"/>
          <w:marRight w:val="0"/>
          <w:marTop w:val="0"/>
          <w:marBottom w:val="0"/>
          <w:divBdr>
            <w:top w:val="none" w:sz="0" w:space="0" w:color="auto"/>
            <w:left w:val="none" w:sz="0" w:space="0" w:color="auto"/>
            <w:bottom w:val="none" w:sz="0" w:space="0" w:color="auto"/>
            <w:right w:val="none" w:sz="0" w:space="0" w:color="auto"/>
          </w:divBdr>
        </w:div>
        <w:div w:id="1543250518">
          <w:marLeft w:val="480"/>
          <w:marRight w:val="0"/>
          <w:marTop w:val="0"/>
          <w:marBottom w:val="0"/>
          <w:divBdr>
            <w:top w:val="none" w:sz="0" w:space="0" w:color="auto"/>
            <w:left w:val="none" w:sz="0" w:space="0" w:color="auto"/>
            <w:bottom w:val="none" w:sz="0" w:space="0" w:color="auto"/>
            <w:right w:val="none" w:sz="0" w:space="0" w:color="auto"/>
          </w:divBdr>
        </w:div>
        <w:div w:id="1554124145">
          <w:marLeft w:val="480"/>
          <w:marRight w:val="0"/>
          <w:marTop w:val="0"/>
          <w:marBottom w:val="0"/>
          <w:divBdr>
            <w:top w:val="none" w:sz="0" w:space="0" w:color="auto"/>
            <w:left w:val="none" w:sz="0" w:space="0" w:color="auto"/>
            <w:bottom w:val="none" w:sz="0" w:space="0" w:color="auto"/>
            <w:right w:val="none" w:sz="0" w:space="0" w:color="auto"/>
          </w:divBdr>
        </w:div>
        <w:div w:id="1652638533">
          <w:marLeft w:val="480"/>
          <w:marRight w:val="0"/>
          <w:marTop w:val="0"/>
          <w:marBottom w:val="0"/>
          <w:divBdr>
            <w:top w:val="none" w:sz="0" w:space="0" w:color="auto"/>
            <w:left w:val="none" w:sz="0" w:space="0" w:color="auto"/>
            <w:bottom w:val="none" w:sz="0" w:space="0" w:color="auto"/>
            <w:right w:val="none" w:sz="0" w:space="0" w:color="auto"/>
          </w:divBdr>
        </w:div>
        <w:div w:id="1656453357">
          <w:marLeft w:val="480"/>
          <w:marRight w:val="0"/>
          <w:marTop w:val="0"/>
          <w:marBottom w:val="0"/>
          <w:divBdr>
            <w:top w:val="none" w:sz="0" w:space="0" w:color="auto"/>
            <w:left w:val="none" w:sz="0" w:space="0" w:color="auto"/>
            <w:bottom w:val="none" w:sz="0" w:space="0" w:color="auto"/>
            <w:right w:val="none" w:sz="0" w:space="0" w:color="auto"/>
          </w:divBdr>
        </w:div>
        <w:div w:id="1683045467">
          <w:marLeft w:val="480"/>
          <w:marRight w:val="0"/>
          <w:marTop w:val="0"/>
          <w:marBottom w:val="0"/>
          <w:divBdr>
            <w:top w:val="none" w:sz="0" w:space="0" w:color="auto"/>
            <w:left w:val="none" w:sz="0" w:space="0" w:color="auto"/>
            <w:bottom w:val="none" w:sz="0" w:space="0" w:color="auto"/>
            <w:right w:val="none" w:sz="0" w:space="0" w:color="auto"/>
          </w:divBdr>
        </w:div>
        <w:div w:id="1726876920">
          <w:marLeft w:val="480"/>
          <w:marRight w:val="0"/>
          <w:marTop w:val="0"/>
          <w:marBottom w:val="0"/>
          <w:divBdr>
            <w:top w:val="none" w:sz="0" w:space="0" w:color="auto"/>
            <w:left w:val="none" w:sz="0" w:space="0" w:color="auto"/>
            <w:bottom w:val="none" w:sz="0" w:space="0" w:color="auto"/>
            <w:right w:val="none" w:sz="0" w:space="0" w:color="auto"/>
          </w:divBdr>
        </w:div>
        <w:div w:id="1780907218">
          <w:marLeft w:val="480"/>
          <w:marRight w:val="0"/>
          <w:marTop w:val="0"/>
          <w:marBottom w:val="0"/>
          <w:divBdr>
            <w:top w:val="none" w:sz="0" w:space="0" w:color="auto"/>
            <w:left w:val="none" w:sz="0" w:space="0" w:color="auto"/>
            <w:bottom w:val="none" w:sz="0" w:space="0" w:color="auto"/>
            <w:right w:val="none" w:sz="0" w:space="0" w:color="auto"/>
          </w:divBdr>
        </w:div>
        <w:div w:id="1787384524">
          <w:marLeft w:val="480"/>
          <w:marRight w:val="0"/>
          <w:marTop w:val="0"/>
          <w:marBottom w:val="0"/>
          <w:divBdr>
            <w:top w:val="none" w:sz="0" w:space="0" w:color="auto"/>
            <w:left w:val="none" w:sz="0" w:space="0" w:color="auto"/>
            <w:bottom w:val="none" w:sz="0" w:space="0" w:color="auto"/>
            <w:right w:val="none" w:sz="0" w:space="0" w:color="auto"/>
          </w:divBdr>
        </w:div>
        <w:div w:id="1880513977">
          <w:marLeft w:val="480"/>
          <w:marRight w:val="0"/>
          <w:marTop w:val="0"/>
          <w:marBottom w:val="0"/>
          <w:divBdr>
            <w:top w:val="none" w:sz="0" w:space="0" w:color="auto"/>
            <w:left w:val="none" w:sz="0" w:space="0" w:color="auto"/>
            <w:bottom w:val="none" w:sz="0" w:space="0" w:color="auto"/>
            <w:right w:val="none" w:sz="0" w:space="0" w:color="auto"/>
          </w:divBdr>
        </w:div>
        <w:div w:id="1897542427">
          <w:marLeft w:val="480"/>
          <w:marRight w:val="0"/>
          <w:marTop w:val="0"/>
          <w:marBottom w:val="0"/>
          <w:divBdr>
            <w:top w:val="none" w:sz="0" w:space="0" w:color="auto"/>
            <w:left w:val="none" w:sz="0" w:space="0" w:color="auto"/>
            <w:bottom w:val="none" w:sz="0" w:space="0" w:color="auto"/>
            <w:right w:val="none" w:sz="0" w:space="0" w:color="auto"/>
          </w:divBdr>
        </w:div>
        <w:div w:id="1919360753">
          <w:marLeft w:val="480"/>
          <w:marRight w:val="0"/>
          <w:marTop w:val="0"/>
          <w:marBottom w:val="0"/>
          <w:divBdr>
            <w:top w:val="none" w:sz="0" w:space="0" w:color="auto"/>
            <w:left w:val="none" w:sz="0" w:space="0" w:color="auto"/>
            <w:bottom w:val="none" w:sz="0" w:space="0" w:color="auto"/>
            <w:right w:val="none" w:sz="0" w:space="0" w:color="auto"/>
          </w:divBdr>
        </w:div>
        <w:div w:id="1938707578">
          <w:marLeft w:val="480"/>
          <w:marRight w:val="0"/>
          <w:marTop w:val="0"/>
          <w:marBottom w:val="0"/>
          <w:divBdr>
            <w:top w:val="none" w:sz="0" w:space="0" w:color="auto"/>
            <w:left w:val="none" w:sz="0" w:space="0" w:color="auto"/>
            <w:bottom w:val="none" w:sz="0" w:space="0" w:color="auto"/>
            <w:right w:val="none" w:sz="0" w:space="0" w:color="auto"/>
          </w:divBdr>
        </w:div>
        <w:div w:id="1958903741">
          <w:marLeft w:val="480"/>
          <w:marRight w:val="0"/>
          <w:marTop w:val="0"/>
          <w:marBottom w:val="0"/>
          <w:divBdr>
            <w:top w:val="none" w:sz="0" w:space="0" w:color="auto"/>
            <w:left w:val="none" w:sz="0" w:space="0" w:color="auto"/>
            <w:bottom w:val="none" w:sz="0" w:space="0" w:color="auto"/>
            <w:right w:val="none" w:sz="0" w:space="0" w:color="auto"/>
          </w:divBdr>
        </w:div>
        <w:div w:id="1968772846">
          <w:marLeft w:val="480"/>
          <w:marRight w:val="0"/>
          <w:marTop w:val="0"/>
          <w:marBottom w:val="0"/>
          <w:divBdr>
            <w:top w:val="none" w:sz="0" w:space="0" w:color="auto"/>
            <w:left w:val="none" w:sz="0" w:space="0" w:color="auto"/>
            <w:bottom w:val="none" w:sz="0" w:space="0" w:color="auto"/>
            <w:right w:val="none" w:sz="0" w:space="0" w:color="auto"/>
          </w:divBdr>
        </w:div>
        <w:div w:id="1980919372">
          <w:marLeft w:val="480"/>
          <w:marRight w:val="0"/>
          <w:marTop w:val="0"/>
          <w:marBottom w:val="0"/>
          <w:divBdr>
            <w:top w:val="none" w:sz="0" w:space="0" w:color="auto"/>
            <w:left w:val="none" w:sz="0" w:space="0" w:color="auto"/>
            <w:bottom w:val="none" w:sz="0" w:space="0" w:color="auto"/>
            <w:right w:val="none" w:sz="0" w:space="0" w:color="auto"/>
          </w:divBdr>
        </w:div>
        <w:div w:id="1982997877">
          <w:marLeft w:val="480"/>
          <w:marRight w:val="0"/>
          <w:marTop w:val="0"/>
          <w:marBottom w:val="0"/>
          <w:divBdr>
            <w:top w:val="none" w:sz="0" w:space="0" w:color="auto"/>
            <w:left w:val="none" w:sz="0" w:space="0" w:color="auto"/>
            <w:bottom w:val="none" w:sz="0" w:space="0" w:color="auto"/>
            <w:right w:val="none" w:sz="0" w:space="0" w:color="auto"/>
          </w:divBdr>
        </w:div>
        <w:div w:id="1985351297">
          <w:marLeft w:val="480"/>
          <w:marRight w:val="0"/>
          <w:marTop w:val="0"/>
          <w:marBottom w:val="0"/>
          <w:divBdr>
            <w:top w:val="none" w:sz="0" w:space="0" w:color="auto"/>
            <w:left w:val="none" w:sz="0" w:space="0" w:color="auto"/>
            <w:bottom w:val="none" w:sz="0" w:space="0" w:color="auto"/>
            <w:right w:val="none" w:sz="0" w:space="0" w:color="auto"/>
          </w:divBdr>
        </w:div>
        <w:div w:id="1995329823">
          <w:marLeft w:val="480"/>
          <w:marRight w:val="0"/>
          <w:marTop w:val="0"/>
          <w:marBottom w:val="0"/>
          <w:divBdr>
            <w:top w:val="none" w:sz="0" w:space="0" w:color="auto"/>
            <w:left w:val="none" w:sz="0" w:space="0" w:color="auto"/>
            <w:bottom w:val="none" w:sz="0" w:space="0" w:color="auto"/>
            <w:right w:val="none" w:sz="0" w:space="0" w:color="auto"/>
          </w:divBdr>
        </w:div>
        <w:div w:id="2009399897">
          <w:marLeft w:val="480"/>
          <w:marRight w:val="0"/>
          <w:marTop w:val="0"/>
          <w:marBottom w:val="0"/>
          <w:divBdr>
            <w:top w:val="none" w:sz="0" w:space="0" w:color="auto"/>
            <w:left w:val="none" w:sz="0" w:space="0" w:color="auto"/>
            <w:bottom w:val="none" w:sz="0" w:space="0" w:color="auto"/>
            <w:right w:val="none" w:sz="0" w:space="0" w:color="auto"/>
          </w:divBdr>
        </w:div>
        <w:div w:id="2028287529">
          <w:marLeft w:val="480"/>
          <w:marRight w:val="0"/>
          <w:marTop w:val="0"/>
          <w:marBottom w:val="0"/>
          <w:divBdr>
            <w:top w:val="none" w:sz="0" w:space="0" w:color="auto"/>
            <w:left w:val="none" w:sz="0" w:space="0" w:color="auto"/>
            <w:bottom w:val="none" w:sz="0" w:space="0" w:color="auto"/>
            <w:right w:val="none" w:sz="0" w:space="0" w:color="auto"/>
          </w:divBdr>
        </w:div>
        <w:div w:id="2062122433">
          <w:marLeft w:val="480"/>
          <w:marRight w:val="0"/>
          <w:marTop w:val="0"/>
          <w:marBottom w:val="0"/>
          <w:divBdr>
            <w:top w:val="none" w:sz="0" w:space="0" w:color="auto"/>
            <w:left w:val="none" w:sz="0" w:space="0" w:color="auto"/>
            <w:bottom w:val="none" w:sz="0" w:space="0" w:color="auto"/>
            <w:right w:val="none" w:sz="0" w:space="0" w:color="auto"/>
          </w:divBdr>
        </w:div>
        <w:div w:id="2105497437">
          <w:marLeft w:val="480"/>
          <w:marRight w:val="0"/>
          <w:marTop w:val="0"/>
          <w:marBottom w:val="0"/>
          <w:divBdr>
            <w:top w:val="none" w:sz="0" w:space="0" w:color="auto"/>
            <w:left w:val="none" w:sz="0" w:space="0" w:color="auto"/>
            <w:bottom w:val="none" w:sz="0" w:space="0" w:color="auto"/>
            <w:right w:val="none" w:sz="0" w:space="0" w:color="auto"/>
          </w:divBdr>
        </w:div>
        <w:div w:id="2108500044">
          <w:marLeft w:val="480"/>
          <w:marRight w:val="0"/>
          <w:marTop w:val="0"/>
          <w:marBottom w:val="0"/>
          <w:divBdr>
            <w:top w:val="none" w:sz="0" w:space="0" w:color="auto"/>
            <w:left w:val="none" w:sz="0" w:space="0" w:color="auto"/>
            <w:bottom w:val="none" w:sz="0" w:space="0" w:color="auto"/>
            <w:right w:val="none" w:sz="0" w:space="0" w:color="auto"/>
          </w:divBdr>
        </w:div>
      </w:divsChild>
    </w:div>
    <w:div w:id="669718921">
      <w:bodyDiv w:val="1"/>
      <w:marLeft w:val="0"/>
      <w:marRight w:val="0"/>
      <w:marTop w:val="0"/>
      <w:marBottom w:val="0"/>
      <w:divBdr>
        <w:top w:val="none" w:sz="0" w:space="0" w:color="auto"/>
        <w:left w:val="none" w:sz="0" w:space="0" w:color="auto"/>
        <w:bottom w:val="none" w:sz="0" w:space="0" w:color="auto"/>
        <w:right w:val="none" w:sz="0" w:space="0" w:color="auto"/>
      </w:divBdr>
      <w:divsChild>
        <w:div w:id="64304453">
          <w:marLeft w:val="480"/>
          <w:marRight w:val="0"/>
          <w:marTop w:val="0"/>
          <w:marBottom w:val="0"/>
          <w:divBdr>
            <w:top w:val="none" w:sz="0" w:space="0" w:color="auto"/>
            <w:left w:val="none" w:sz="0" w:space="0" w:color="auto"/>
            <w:bottom w:val="none" w:sz="0" w:space="0" w:color="auto"/>
            <w:right w:val="none" w:sz="0" w:space="0" w:color="auto"/>
          </w:divBdr>
        </w:div>
        <w:div w:id="82340134">
          <w:marLeft w:val="480"/>
          <w:marRight w:val="0"/>
          <w:marTop w:val="0"/>
          <w:marBottom w:val="0"/>
          <w:divBdr>
            <w:top w:val="none" w:sz="0" w:space="0" w:color="auto"/>
            <w:left w:val="none" w:sz="0" w:space="0" w:color="auto"/>
            <w:bottom w:val="none" w:sz="0" w:space="0" w:color="auto"/>
            <w:right w:val="none" w:sz="0" w:space="0" w:color="auto"/>
          </w:divBdr>
        </w:div>
        <w:div w:id="102767086">
          <w:marLeft w:val="480"/>
          <w:marRight w:val="0"/>
          <w:marTop w:val="0"/>
          <w:marBottom w:val="0"/>
          <w:divBdr>
            <w:top w:val="none" w:sz="0" w:space="0" w:color="auto"/>
            <w:left w:val="none" w:sz="0" w:space="0" w:color="auto"/>
            <w:bottom w:val="none" w:sz="0" w:space="0" w:color="auto"/>
            <w:right w:val="none" w:sz="0" w:space="0" w:color="auto"/>
          </w:divBdr>
        </w:div>
        <w:div w:id="263617355">
          <w:marLeft w:val="480"/>
          <w:marRight w:val="0"/>
          <w:marTop w:val="0"/>
          <w:marBottom w:val="0"/>
          <w:divBdr>
            <w:top w:val="none" w:sz="0" w:space="0" w:color="auto"/>
            <w:left w:val="none" w:sz="0" w:space="0" w:color="auto"/>
            <w:bottom w:val="none" w:sz="0" w:space="0" w:color="auto"/>
            <w:right w:val="none" w:sz="0" w:space="0" w:color="auto"/>
          </w:divBdr>
        </w:div>
        <w:div w:id="266012483">
          <w:marLeft w:val="480"/>
          <w:marRight w:val="0"/>
          <w:marTop w:val="0"/>
          <w:marBottom w:val="0"/>
          <w:divBdr>
            <w:top w:val="none" w:sz="0" w:space="0" w:color="auto"/>
            <w:left w:val="none" w:sz="0" w:space="0" w:color="auto"/>
            <w:bottom w:val="none" w:sz="0" w:space="0" w:color="auto"/>
            <w:right w:val="none" w:sz="0" w:space="0" w:color="auto"/>
          </w:divBdr>
        </w:div>
        <w:div w:id="373846686">
          <w:marLeft w:val="480"/>
          <w:marRight w:val="0"/>
          <w:marTop w:val="0"/>
          <w:marBottom w:val="0"/>
          <w:divBdr>
            <w:top w:val="none" w:sz="0" w:space="0" w:color="auto"/>
            <w:left w:val="none" w:sz="0" w:space="0" w:color="auto"/>
            <w:bottom w:val="none" w:sz="0" w:space="0" w:color="auto"/>
            <w:right w:val="none" w:sz="0" w:space="0" w:color="auto"/>
          </w:divBdr>
        </w:div>
        <w:div w:id="379943106">
          <w:marLeft w:val="480"/>
          <w:marRight w:val="0"/>
          <w:marTop w:val="0"/>
          <w:marBottom w:val="0"/>
          <w:divBdr>
            <w:top w:val="none" w:sz="0" w:space="0" w:color="auto"/>
            <w:left w:val="none" w:sz="0" w:space="0" w:color="auto"/>
            <w:bottom w:val="none" w:sz="0" w:space="0" w:color="auto"/>
            <w:right w:val="none" w:sz="0" w:space="0" w:color="auto"/>
          </w:divBdr>
        </w:div>
        <w:div w:id="386882197">
          <w:marLeft w:val="480"/>
          <w:marRight w:val="0"/>
          <w:marTop w:val="0"/>
          <w:marBottom w:val="0"/>
          <w:divBdr>
            <w:top w:val="none" w:sz="0" w:space="0" w:color="auto"/>
            <w:left w:val="none" w:sz="0" w:space="0" w:color="auto"/>
            <w:bottom w:val="none" w:sz="0" w:space="0" w:color="auto"/>
            <w:right w:val="none" w:sz="0" w:space="0" w:color="auto"/>
          </w:divBdr>
        </w:div>
        <w:div w:id="539515409">
          <w:marLeft w:val="480"/>
          <w:marRight w:val="0"/>
          <w:marTop w:val="0"/>
          <w:marBottom w:val="0"/>
          <w:divBdr>
            <w:top w:val="none" w:sz="0" w:space="0" w:color="auto"/>
            <w:left w:val="none" w:sz="0" w:space="0" w:color="auto"/>
            <w:bottom w:val="none" w:sz="0" w:space="0" w:color="auto"/>
            <w:right w:val="none" w:sz="0" w:space="0" w:color="auto"/>
          </w:divBdr>
        </w:div>
        <w:div w:id="553543681">
          <w:marLeft w:val="480"/>
          <w:marRight w:val="0"/>
          <w:marTop w:val="0"/>
          <w:marBottom w:val="0"/>
          <w:divBdr>
            <w:top w:val="none" w:sz="0" w:space="0" w:color="auto"/>
            <w:left w:val="none" w:sz="0" w:space="0" w:color="auto"/>
            <w:bottom w:val="none" w:sz="0" w:space="0" w:color="auto"/>
            <w:right w:val="none" w:sz="0" w:space="0" w:color="auto"/>
          </w:divBdr>
        </w:div>
        <w:div w:id="601687879">
          <w:marLeft w:val="480"/>
          <w:marRight w:val="0"/>
          <w:marTop w:val="0"/>
          <w:marBottom w:val="0"/>
          <w:divBdr>
            <w:top w:val="none" w:sz="0" w:space="0" w:color="auto"/>
            <w:left w:val="none" w:sz="0" w:space="0" w:color="auto"/>
            <w:bottom w:val="none" w:sz="0" w:space="0" w:color="auto"/>
            <w:right w:val="none" w:sz="0" w:space="0" w:color="auto"/>
          </w:divBdr>
        </w:div>
        <w:div w:id="608701113">
          <w:marLeft w:val="480"/>
          <w:marRight w:val="0"/>
          <w:marTop w:val="0"/>
          <w:marBottom w:val="0"/>
          <w:divBdr>
            <w:top w:val="none" w:sz="0" w:space="0" w:color="auto"/>
            <w:left w:val="none" w:sz="0" w:space="0" w:color="auto"/>
            <w:bottom w:val="none" w:sz="0" w:space="0" w:color="auto"/>
            <w:right w:val="none" w:sz="0" w:space="0" w:color="auto"/>
          </w:divBdr>
        </w:div>
        <w:div w:id="628514166">
          <w:marLeft w:val="480"/>
          <w:marRight w:val="0"/>
          <w:marTop w:val="0"/>
          <w:marBottom w:val="0"/>
          <w:divBdr>
            <w:top w:val="none" w:sz="0" w:space="0" w:color="auto"/>
            <w:left w:val="none" w:sz="0" w:space="0" w:color="auto"/>
            <w:bottom w:val="none" w:sz="0" w:space="0" w:color="auto"/>
            <w:right w:val="none" w:sz="0" w:space="0" w:color="auto"/>
          </w:divBdr>
        </w:div>
        <w:div w:id="650791424">
          <w:marLeft w:val="480"/>
          <w:marRight w:val="0"/>
          <w:marTop w:val="0"/>
          <w:marBottom w:val="0"/>
          <w:divBdr>
            <w:top w:val="none" w:sz="0" w:space="0" w:color="auto"/>
            <w:left w:val="none" w:sz="0" w:space="0" w:color="auto"/>
            <w:bottom w:val="none" w:sz="0" w:space="0" w:color="auto"/>
            <w:right w:val="none" w:sz="0" w:space="0" w:color="auto"/>
          </w:divBdr>
        </w:div>
        <w:div w:id="655691631">
          <w:marLeft w:val="480"/>
          <w:marRight w:val="0"/>
          <w:marTop w:val="0"/>
          <w:marBottom w:val="0"/>
          <w:divBdr>
            <w:top w:val="none" w:sz="0" w:space="0" w:color="auto"/>
            <w:left w:val="none" w:sz="0" w:space="0" w:color="auto"/>
            <w:bottom w:val="none" w:sz="0" w:space="0" w:color="auto"/>
            <w:right w:val="none" w:sz="0" w:space="0" w:color="auto"/>
          </w:divBdr>
        </w:div>
        <w:div w:id="665089185">
          <w:marLeft w:val="480"/>
          <w:marRight w:val="0"/>
          <w:marTop w:val="0"/>
          <w:marBottom w:val="0"/>
          <w:divBdr>
            <w:top w:val="none" w:sz="0" w:space="0" w:color="auto"/>
            <w:left w:val="none" w:sz="0" w:space="0" w:color="auto"/>
            <w:bottom w:val="none" w:sz="0" w:space="0" w:color="auto"/>
            <w:right w:val="none" w:sz="0" w:space="0" w:color="auto"/>
          </w:divBdr>
        </w:div>
        <w:div w:id="759911749">
          <w:marLeft w:val="480"/>
          <w:marRight w:val="0"/>
          <w:marTop w:val="0"/>
          <w:marBottom w:val="0"/>
          <w:divBdr>
            <w:top w:val="none" w:sz="0" w:space="0" w:color="auto"/>
            <w:left w:val="none" w:sz="0" w:space="0" w:color="auto"/>
            <w:bottom w:val="none" w:sz="0" w:space="0" w:color="auto"/>
            <w:right w:val="none" w:sz="0" w:space="0" w:color="auto"/>
          </w:divBdr>
        </w:div>
        <w:div w:id="836725057">
          <w:marLeft w:val="480"/>
          <w:marRight w:val="0"/>
          <w:marTop w:val="0"/>
          <w:marBottom w:val="0"/>
          <w:divBdr>
            <w:top w:val="none" w:sz="0" w:space="0" w:color="auto"/>
            <w:left w:val="none" w:sz="0" w:space="0" w:color="auto"/>
            <w:bottom w:val="none" w:sz="0" w:space="0" w:color="auto"/>
            <w:right w:val="none" w:sz="0" w:space="0" w:color="auto"/>
          </w:divBdr>
        </w:div>
        <w:div w:id="856575403">
          <w:marLeft w:val="480"/>
          <w:marRight w:val="0"/>
          <w:marTop w:val="0"/>
          <w:marBottom w:val="0"/>
          <w:divBdr>
            <w:top w:val="none" w:sz="0" w:space="0" w:color="auto"/>
            <w:left w:val="none" w:sz="0" w:space="0" w:color="auto"/>
            <w:bottom w:val="none" w:sz="0" w:space="0" w:color="auto"/>
            <w:right w:val="none" w:sz="0" w:space="0" w:color="auto"/>
          </w:divBdr>
        </w:div>
        <w:div w:id="899554489">
          <w:marLeft w:val="480"/>
          <w:marRight w:val="0"/>
          <w:marTop w:val="0"/>
          <w:marBottom w:val="0"/>
          <w:divBdr>
            <w:top w:val="none" w:sz="0" w:space="0" w:color="auto"/>
            <w:left w:val="none" w:sz="0" w:space="0" w:color="auto"/>
            <w:bottom w:val="none" w:sz="0" w:space="0" w:color="auto"/>
            <w:right w:val="none" w:sz="0" w:space="0" w:color="auto"/>
          </w:divBdr>
        </w:div>
        <w:div w:id="905147405">
          <w:marLeft w:val="480"/>
          <w:marRight w:val="0"/>
          <w:marTop w:val="0"/>
          <w:marBottom w:val="0"/>
          <w:divBdr>
            <w:top w:val="none" w:sz="0" w:space="0" w:color="auto"/>
            <w:left w:val="none" w:sz="0" w:space="0" w:color="auto"/>
            <w:bottom w:val="none" w:sz="0" w:space="0" w:color="auto"/>
            <w:right w:val="none" w:sz="0" w:space="0" w:color="auto"/>
          </w:divBdr>
        </w:div>
        <w:div w:id="919287784">
          <w:marLeft w:val="480"/>
          <w:marRight w:val="0"/>
          <w:marTop w:val="0"/>
          <w:marBottom w:val="0"/>
          <w:divBdr>
            <w:top w:val="none" w:sz="0" w:space="0" w:color="auto"/>
            <w:left w:val="none" w:sz="0" w:space="0" w:color="auto"/>
            <w:bottom w:val="none" w:sz="0" w:space="0" w:color="auto"/>
            <w:right w:val="none" w:sz="0" w:space="0" w:color="auto"/>
          </w:divBdr>
        </w:div>
        <w:div w:id="938754292">
          <w:marLeft w:val="480"/>
          <w:marRight w:val="0"/>
          <w:marTop w:val="0"/>
          <w:marBottom w:val="0"/>
          <w:divBdr>
            <w:top w:val="none" w:sz="0" w:space="0" w:color="auto"/>
            <w:left w:val="none" w:sz="0" w:space="0" w:color="auto"/>
            <w:bottom w:val="none" w:sz="0" w:space="0" w:color="auto"/>
            <w:right w:val="none" w:sz="0" w:space="0" w:color="auto"/>
          </w:divBdr>
        </w:div>
        <w:div w:id="959847861">
          <w:marLeft w:val="480"/>
          <w:marRight w:val="0"/>
          <w:marTop w:val="0"/>
          <w:marBottom w:val="0"/>
          <w:divBdr>
            <w:top w:val="none" w:sz="0" w:space="0" w:color="auto"/>
            <w:left w:val="none" w:sz="0" w:space="0" w:color="auto"/>
            <w:bottom w:val="none" w:sz="0" w:space="0" w:color="auto"/>
            <w:right w:val="none" w:sz="0" w:space="0" w:color="auto"/>
          </w:divBdr>
        </w:div>
        <w:div w:id="997270485">
          <w:marLeft w:val="480"/>
          <w:marRight w:val="0"/>
          <w:marTop w:val="0"/>
          <w:marBottom w:val="0"/>
          <w:divBdr>
            <w:top w:val="none" w:sz="0" w:space="0" w:color="auto"/>
            <w:left w:val="none" w:sz="0" w:space="0" w:color="auto"/>
            <w:bottom w:val="none" w:sz="0" w:space="0" w:color="auto"/>
            <w:right w:val="none" w:sz="0" w:space="0" w:color="auto"/>
          </w:divBdr>
        </w:div>
        <w:div w:id="1015232632">
          <w:marLeft w:val="480"/>
          <w:marRight w:val="0"/>
          <w:marTop w:val="0"/>
          <w:marBottom w:val="0"/>
          <w:divBdr>
            <w:top w:val="none" w:sz="0" w:space="0" w:color="auto"/>
            <w:left w:val="none" w:sz="0" w:space="0" w:color="auto"/>
            <w:bottom w:val="none" w:sz="0" w:space="0" w:color="auto"/>
            <w:right w:val="none" w:sz="0" w:space="0" w:color="auto"/>
          </w:divBdr>
        </w:div>
        <w:div w:id="1016425645">
          <w:marLeft w:val="480"/>
          <w:marRight w:val="0"/>
          <w:marTop w:val="0"/>
          <w:marBottom w:val="0"/>
          <w:divBdr>
            <w:top w:val="none" w:sz="0" w:space="0" w:color="auto"/>
            <w:left w:val="none" w:sz="0" w:space="0" w:color="auto"/>
            <w:bottom w:val="none" w:sz="0" w:space="0" w:color="auto"/>
            <w:right w:val="none" w:sz="0" w:space="0" w:color="auto"/>
          </w:divBdr>
        </w:div>
        <w:div w:id="1058088513">
          <w:marLeft w:val="480"/>
          <w:marRight w:val="0"/>
          <w:marTop w:val="0"/>
          <w:marBottom w:val="0"/>
          <w:divBdr>
            <w:top w:val="none" w:sz="0" w:space="0" w:color="auto"/>
            <w:left w:val="none" w:sz="0" w:space="0" w:color="auto"/>
            <w:bottom w:val="none" w:sz="0" w:space="0" w:color="auto"/>
            <w:right w:val="none" w:sz="0" w:space="0" w:color="auto"/>
          </w:divBdr>
        </w:div>
        <w:div w:id="1079205901">
          <w:marLeft w:val="480"/>
          <w:marRight w:val="0"/>
          <w:marTop w:val="0"/>
          <w:marBottom w:val="0"/>
          <w:divBdr>
            <w:top w:val="none" w:sz="0" w:space="0" w:color="auto"/>
            <w:left w:val="none" w:sz="0" w:space="0" w:color="auto"/>
            <w:bottom w:val="none" w:sz="0" w:space="0" w:color="auto"/>
            <w:right w:val="none" w:sz="0" w:space="0" w:color="auto"/>
          </w:divBdr>
        </w:div>
        <w:div w:id="1213733966">
          <w:marLeft w:val="480"/>
          <w:marRight w:val="0"/>
          <w:marTop w:val="0"/>
          <w:marBottom w:val="0"/>
          <w:divBdr>
            <w:top w:val="none" w:sz="0" w:space="0" w:color="auto"/>
            <w:left w:val="none" w:sz="0" w:space="0" w:color="auto"/>
            <w:bottom w:val="none" w:sz="0" w:space="0" w:color="auto"/>
            <w:right w:val="none" w:sz="0" w:space="0" w:color="auto"/>
          </w:divBdr>
        </w:div>
        <w:div w:id="1225723072">
          <w:marLeft w:val="480"/>
          <w:marRight w:val="0"/>
          <w:marTop w:val="0"/>
          <w:marBottom w:val="0"/>
          <w:divBdr>
            <w:top w:val="none" w:sz="0" w:space="0" w:color="auto"/>
            <w:left w:val="none" w:sz="0" w:space="0" w:color="auto"/>
            <w:bottom w:val="none" w:sz="0" w:space="0" w:color="auto"/>
            <w:right w:val="none" w:sz="0" w:space="0" w:color="auto"/>
          </w:divBdr>
        </w:div>
        <w:div w:id="1278218097">
          <w:marLeft w:val="480"/>
          <w:marRight w:val="0"/>
          <w:marTop w:val="0"/>
          <w:marBottom w:val="0"/>
          <w:divBdr>
            <w:top w:val="none" w:sz="0" w:space="0" w:color="auto"/>
            <w:left w:val="none" w:sz="0" w:space="0" w:color="auto"/>
            <w:bottom w:val="none" w:sz="0" w:space="0" w:color="auto"/>
            <w:right w:val="none" w:sz="0" w:space="0" w:color="auto"/>
          </w:divBdr>
        </w:div>
        <w:div w:id="1287276217">
          <w:marLeft w:val="480"/>
          <w:marRight w:val="0"/>
          <w:marTop w:val="0"/>
          <w:marBottom w:val="0"/>
          <w:divBdr>
            <w:top w:val="none" w:sz="0" w:space="0" w:color="auto"/>
            <w:left w:val="none" w:sz="0" w:space="0" w:color="auto"/>
            <w:bottom w:val="none" w:sz="0" w:space="0" w:color="auto"/>
            <w:right w:val="none" w:sz="0" w:space="0" w:color="auto"/>
          </w:divBdr>
        </w:div>
        <w:div w:id="1310131463">
          <w:marLeft w:val="480"/>
          <w:marRight w:val="0"/>
          <w:marTop w:val="0"/>
          <w:marBottom w:val="0"/>
          <w:divBdr>
            <w:top w:val="none" w:sz="0" w:space="0" w:color="auto"/>
            <w:left w:val="none" w:sz="0" w:space="0" w:color="auto"/>
            <w:bottom w:val="none" w:sz="0" w:space="0" w:color="auto"/>
            <w:right w:val="none" w:sz="0" w:space="0" w:color="auto"/>
          </w:divBdr>
        </w:div>
        <w:div w:id="1351833575">
          <w:marLeft w:val="480"/>
          <w:marRight w:val="0"/>
          <w:marTop w:val="0"/>
          <w:marBottom w:val="0"/>
          <w:divBdr>
            <w:top w:val="none" w:sz="0" w:space="0" w:color="auto"/>
            <w:left w:val="none" w:sz="0" w:space="0" w:color="auto"/>
            <w:bottom w:val="none" w:sz="0" w:space="0" w:color="auto"/>
            <w:right w:val="none" w:sz="0" w:space="0" w:color="auto"/>
          </w:divBdr>
        </w:div>
        <w:div w:id="1375347125">
          <w:marLeft w:val="480"/>
          <w:marRight w:val="0"/>
          <w:marTop w:val="0"/>
          <w:marBottom w:val="0"/>
          <w:divBdr>
            <w:top w:val="none" w:sz="0" w:space="0" w:color="auto"/>
            <w:left w:val="none" w:sz="0" w:space="0" w:color="auto"/>
            <w:bottom w:val="none" w:sz="0" w:space="0" w:color="auto"/>
            <w:right w:val="none" w:sz="0" w:space="0" w:color="auto"/>
          </w:divBdr>
        </w:div>
        <w:div w:id="1386560347">
          <w:marLeft w:val="480"/>
          <w:marRight w:val="0"/>
          <w:marTop w:val="0"/>
          <w:marBottom w:val="0"/>
          <w:divBdr>
            <w:top w:val="none" w:sz="0" w:space="0" w:color="auto"/>
            <w:left w:val="none" w:sz="0" w:space="0" w:color="auto"/>
            <w:bottom w:val="none" w:sz="0" w:space="0" w:color="auto"/>
            <w:right w:val="none" w:sz="0" w:space="0" w:color="auto"/>
          </w:divBdr>
        </w:div>
        <w:div w:id="1416512591">
          <w:marLeft w:val="480"/>
          <w:marRight w:val="0"/>
          <w:marTop w:val="0"/>
          <w:marBottom w:val="0"/>
          <w:divBdr>
            <w:top w:val="none" w:sz="0" w:space="0" w:color="auto"/>
            <w:left w:val="none" w:sz="0" w:space="0" w:color="auto"/>
            <w:bottom w:val="none" w:sz="0" w:space="0" w:color="auto"/>
            <w:right w:val="none" w:sz="0" w:space="0" w:color="auto"/>
          </w:divBdr>
        </w:div>
        <w:div w:id="1425569188">
          <w:marLeft w:val="480"/>
          <w:marRight w:val="0"/>
          <w:marTop w:val="0"/>
          <w:marBottom w:val="0"/>
          <w:divBdr>
            <w:top w:val="none" w:sz="0" w:space="0" w:color="auto"/>
            <w:left w:val="none" w:sz="0" w:space="0" w:color="auto"/>
            <w:bottom w:val="none" w:sz="0" w:space="0" w:color="auto"/>
            <w:right w:val="none" w:sz="0" w:space="0" w:color="auto"/>
          </w:divBdr>
        </w:div>
        <w:div w:id="1482962327">
          <w:marLeft w:val="480"/>
          <w:marRight w:val="0"/>
          <w:marTop w:val="0"/>
          <w:marBottom w:val="0"/>
          <w:divBdr>
            <w:top w:val="none" w:sz="0" w:space="0" w:color="auto"/>
            <w:left w:val="none" w:sz="0" w:space="0" w:color="auto"/>
            <w:bottom w:val="none" w:sz="0" w:space="0" w:color="auto"/>
            <w:right w:val="none" w:sz="0" w:space="0" w:color="auto"/>
          </w:divBdr>
        </w:div>
        <w:div w:id="1522359700">
          <w:marLeft w:val="480"/>
          <w:marRight w:val="0"/>
          <w:marTop w:val="0"/>
          <w:marBottom w:val="0"/>
          <w:divBdr>
            <w:top w:val="none" w:sz="0" w:space="0" w:color="auto"/>
            <w:left w:val="none" w:sz="0" w:space="0" w:color="auto"/>
            <w:bottom w:val="none" w:sz="0" w:space="0" w:color="auto"/>
            <w:right w:val="none" w:sz="0" w:space="0" w:color="auto"/>
          </w:divBdr>
        </w:div>
        <w:div w:id="1553031340">
          <w:marLeft w:val="480"/>
          <w:marRight w:val="0"/>
          <w:marTop w:val="0"/>
          <w:marBottom w:val="0"/>
          <w:divBdr>
            <w:top w:val="none" w:sz="0" w:space="0" w:color="auto"/>
            <w:left w:val="none" w:sz="0" w:space="0" w:color="auto"/>
            <w:bottom w:val="none" w:sz="0" w:space="0" w:color="auto"/>
            <w:right w:val="none" w:sz="0" w:space="0" w:color="auto"/>
          </w:divBdr>
        </w:div>
        <w:div w:id="1579245467">
          <w:marLeft w:val="480"/>
          <w:marRight w:val="0"/>
          <w:marTop w:val="0"/>
          <w:marBottom w:val="0"/>
          <w:divBdr>
            <w:top w:val="none" w:sz="0" w:space="0" w:color="auto"/>
            <w:left w:val="none" w:sz="0" w:space="0" w:color="auto"/>
            <w:bottom w:val="none" w:sz="0" w:space="0" w:color="auto"/>
            <w:right w:val="none" w:sz="0" w:space="0" w:color="auto"/>
          </w:divBdr>
        </w:div>
        <w:div w:id="1615401008">
          <w:marLeft w:val="480"/>
          <w:marRight w:val="0"/>
          <w:marTop w:val="0"/>
          <w:marBottom w:val="0"/>
          <w:divBdr>
            <w:top w:val="none" w:sz="0" w:space="0" w:color="auto"/>
            <w:left w:val="none" w:sz="0" w:space="0" w:color="auto"/>
            <w:bottom w:val="none" w:sz="0" w:space="0" w:color="auto"/>
            <w:right w:val="none" w:sz="0" w:space="0" w:color="auto"/>
          </w:divBdr>
        </w:div>
        <w:div w:id="1631396731">
          <w:marLeft w:val="480"/>
          <w:marRight w:val="0"/>
          <w:marTop w:val="0"/>
          <w:marBottom w:val="0"/>
          <w:divBdr>
            <w:top w:val="none" w:sz="0" w:space="0" w:color="auto"/>
            <w:left w:val="none" w:sz="0" w:space="0" w:color="auto"/>
            <w:bottom w:val="none" w:sz="0" w:space="0" w:color="auto"/>
            <w:right w:val="none" w:sz="0" w:space="0" w:color="auto"/>
          </w:divBdr>
        </w:div>
        <w:div w:id="1714160626">
          <w:marLeft w:val="480"/>
          <w:marRight w:val="0"/>
          <w:marTop w:val="0"/>
          <w:marBottom w:val="0"/>
          <w:divBdr>
            <w:top w:val="none" w:sz="0" w:space="0" w:color="auto"/>
            <w:left w:val="none" w:sz="0" w:space="0" w:color="auto"/>
            <w:bottom w:val="none" w:sz="0" w:space="0" w:color="auto"/>
            <w:right w:val="none" w:sz="0" w:space="0" w:color="auto"/>
          </w:divBdr>
        </w:div>
        <w:div w:id="1717045180">
          <w:marLeft w:val="480"/>
          <w:marRight w:val="0"/>
          <w:marTop w:val="0"/>
          <w:marBottom w:val="0"/>
          <w:divBdr>
            <w:top w:val="none" w:sz="0" w:space="0" w:color="auto"/>
            <w:left w:val="none" w:sz="0" w:space="0" w:color="auto"/>
            <w:bottom w:val="none" w:sz="0" w:space="0" w:color="auto"/>
            <w:right w:val="none" w:sz="0" w:space="0" w:color="auto"/>
          </w:divBdr>
        </w:div>
        <w:div w:id="1724253802">
          <w:marLeft w:val="480"/>
          <w:marRight w:val="0"/>
          <w:marTop w:val="0"/>
          <w:marBottom w:val="0"/>
          <w:divBdr>
            <w:top w:val="none" w:sz="0" w:space="0" w:color="auto"/>
            <w:left w:val="none" w:sz="0" w:space="0" w:color="auto"/>
            <w:bottom w:val="none" w:sz="0" w:space="0" w:color="auto"/>
            <w:right w:val="none" w:sz="0" w:space="0" w:color="auto"/>
          </w:divBdr>
        </w:div>
        <w:div w:id="1795246998">
          <w:marLeft w:val="480"/>
          <w:marRight w:val="0"/>
          <w:marTop w:val="0"/>
          <w:marBottom w:val="0"/>
          <w:divBdr>
            <w:top w:val="none" w:sz="0" w:space="0" w:color="auto"/>
            <w:left w:val="none" w:sz="0" w:space="0" w:color="auto"/>
            <w:bottom w:val="none" w:sz="0" w:space="0" w:color="auto"/>
            <w:right w:val="none" w:sz="0" w:space="0" w:color="auto"/>
          </w:divBdr>
        </w:div>
        <w:div w:id="1887639396">
          <w:marLeft w:val="480"/>
          <w:marRight w:val="0"/>
          <w:marTop w:val="0"/>
          <w:marBottom w:val="0"/>
          <w:divBdr>
            <w:top w:val="none" w:sz="0" w:space="0" w:color="auto"/>
            <w:left w:val="none" w:sz="0" w:space="0" w:color="auto"/>
            <w:bottom w:val="none" w:sz="0" w:space="0" w:color="auto"/>
            <w:right w:val="none" w:sz="0" w:space="0" w:color="auto"/>
          </w:divBdr>
        </w:div>
        <w:div w:id="1907760429">
          <w:marLeft w:val="480"/>
          <w:marRight w:val="0"/>
          <w:marTop w:val="0"/>
          <w:marBottom w:val="0"/>
          <w:divBdr>
            <w:top w:val="none" w:sz="0" w:space="0" w:color="auto"/>
            <w:left w:val="none" w:sz="0" w:space="0" w:color="auto"/>
            <w:bottom w:val="none" w:sz="0" w:space="0" w:color="auto"/>
            <w:right w:val="none" w:sz="0" w:space="0" w:color="auto"/>
          </w:divBdr>
        </w:div>
        <w:div w:id="1942108631">
          <w:marLeft w:val="480"/>
          <w:marRight w:val="0"/>
          <w:marTop w:val="0"/>
          <w:marBottom w:val="0"/>
          <w:divBdr>
            <w:top w:val="none" w:sz="0" w:space="0" w:color="auto"/>
            <w:left w:val="none" w:sz="0" w:space="0" w:color="auto"/>
            <w:bottom w:val="none" w:sz="0" w:space="0" w:color="auto"/>
            <w:right w:val="none" w:sz="0" w:space="0" w:color="auto"/>
          </w:divBdr>
        </w:div>
        <w:div w:id="1962763886">
          <w:marLeft w:val="480"/>
          <w:marRight w:val="0"/>
          <w:marTop w:val="0"/>
          <w:marBottom w:val="0"/>
          <w:divBdr>
            <w:top w:val="none" w:sz="0" w:space="0" w:color="auto"/>
            <w:left w:val="none" w:sz="0" w:space="0" w:color="auto"/>
            <w:bottom w:val="none" w:sz="0" w:space="0" w:color="auto"/>
            <w:right w:val="none" w:sz="0" w:space="0" w:color="auto"/>
          </w:divBdr>
        </w:div>
        <w:div w:id="2000496868">
          <w:marLeft w:val="480"/>
          <w:marRight w:val="0"/>
          <w:marTop w:val="0"/>
          <w:marBottom w:val="0"/>
          <w:divBdr>
            <w:top w:val="none" w:sz="0" w:space="0" w:color="auto"/>
            <w:left w:val="none" w:sz="0" w:space="0" w:color="auto"/>
            <w:bottom w:val="none" w:sz="0" w:space="0" w:color="auto"/>
            <w:right w:val="none" w:sz="0" w:space="0" w:color="auto"/>
          </w:divBdr>
        </w:div>
        <w:div w:id="2024821804">
          <w:marLeft w:val="480"/>
          <w:marRight w:val="0"/>
          <w:marTop w:val="0"/>
          <w:marBottom w:val="0"/>
          <w:divBdr>
            <w:top w:val="none" w:sz="0" w:space="0" w:color="auto"/>
            <w:left w:val="none" w:sz="0" w:space="0" w:color="auto"/>
            <w:bottom w:val="none" w:sz="0" w:space="0" w:color="auto"/>
            <w:right w:val="none" w:sz="0" w:space="0" w:color="auto"/>
          </w:divBdr>
        </w:div>
        <w:div w:id="2110350952">
          <w:marLeft w:val="480"/>
          <w:marRight w:val="0"/>
          <w:marTop w:val="0"/>
          <w:marBottom w:val="0"/>
          <w:divBdr>
            <w:top w:val="none" w:sz="0" w:space="0" w:color="auto"/>
            <w:left w:val="none" w:sz="0" w:space="0" w:color="auto"/>
            <w:bottom w:val="none" w:sz="0" w:space="0" w:color="auto"/>
            <w:right w:val="none" w:sz="0" w:space="0" w:color="auto"/>
          </w:divBdr>
        </w:div>
      </w:divsChild>
    </w:div>
    <w:div w:id="675502418">
      <w:bodyDiv w:val="1"/>
      <w:marLeft w:val="0"/>
      <w:marRight w:val="0"/>
      <w:marTop w:val="0"/>
      <w:marBottom w:val="0"/>
      <w:divBdr>
        <w:top w:val="none" w:sz="0" w:space="0" w:color="auto"/>
        <w:left w:val="none" w:sz="0" w:space="0" w:color="auto"/>
        <w:bottom w:val="none" w:sz="0" w:space="0" w:color="auto"/>
        <w:right w:val="none" w:sz="0" w:space="0" w:color="auto"/>
      </w:divBdr>
      <w:divsChild>
        <w:div w:id="4064815">
          <w:marLeft w:val="480"/>
          <w:marRight w:val="0"/>
          <w:marTop w:val="0"/>
          <w:marBottom w:val="0"/>
          <w:divBdr>
            <w:top w:val="none" w:sz="0" w:space="0" w:color="auto"/>
            <w:left w:val="none" w:sz="0" w:space="0" w:color="auto"/>
            <w:bottom w:val="none" w:sz="0" w:space="0" w:color="auto"/>
            <w:right w:val="none" w:sz="0" w:space="0" w:color="auto"/>
          </w:divBdr>
        </w:div>
        <w:div w:id="40791053">
          <w:marLeft w:val="480"/>
          <w:marRight w:val="0"/>
          <w:marTop w:val="0"/>
          <w:marBottom w:val="0"/>
          <w:divBdr>
            <w:top w:val="none" w:sz="0" w:space="0" w:color="auto"/>
            <w:left w:val="none" w:sz="0" w:space="0" w:color="auto"/>
            <w:bottom w:val="none" w:sz="0" w:space="0" w:color="auto"/>
            <w:right w:val="none" w:sz="0" w:space="0" w:color="auto"/>
          </w:divBdr>
        </w:div>
        <w:div w:id="50858646">
          <w:marLeft w:val="480"/>
          <w:marRight w:val="0"/>
          <w:marTop w:val="0"/>
          <w:marBottom w:val="0"/>
          <w:divBdr>
            <w:top w:val="none" w:sz="0" w:space="0" w:color="auto"/>
            <w:left w:val="none" w:sz="0" w:space="0" w:color="auto"/>
            <w:bottom w:val="none" w:sz="0" w:space="0" w:color="auto"/>
            <w:right w:val="none" w:sz="0" w:space="0" w:color="auto"/>
          </w:divBdr>
        </w:div>
        <w:div w:id="63071238">
          <w:marLeft w:val="480"/>
          <w:marRight w:val="0"/>
          <w:marTop w:val="0"/>
          <w:marBottom w:val="0"/>
          <w:divBdr>
            <w:top w:val="none" w:sz="0" w:space="0" w:color="auto"/>
            <w:left w:val="none" w:sz="0" w:space="0" w:color="auto"/>
            <w:bottom w:val="none" w:sz="0" w:space="0" w:color="auto"/>
            <w:right w:val="none" w:sz="0" w:space="0" w:color="auto"/>
          </w:divBdr>
        </w:div>
        <w:div w:id="181363538">
          <w:marLeft w:val="480"/>
          <w:marRight w:val="0"/>
          <w:marTop w:val="0"/>
          <w:marBottom w:val="0"/>
          <w:divBdr>
            <w:top w:val="none" w:sz="0" w:space="0" w:color="auto"/>
            <w:left w:val="none" w:sz="0" w:space="0" w:color="auto"/>
            <w:bottom w:val="none" w:sz="0" w:space="0" w:color="auto"/>
            <w:right w:val="none" w:sz="0" w:space="0" w:color="auto"/>
          </w:divBdr>
        </w:div>
        <w:div w:id="190725990">
          <w:marLeft w:val="480"/>
          <w:marRight w:val="0"/>
          <w:marTop w:val="0"/>
          <w:marBottom w:val="0"/>
          <w:divBdr>
            <w:top w:val="none" w:sz="0" w:space="0" w:color="auto"/>
            <w:left w:val="none" w:sz="0" w:space="0" w:color="auto"/>
            <w:bottom w:val="none" w:sz="0" w:space="0" w:color="auto"/>
            <w:right w:val="none" w:sz="0" w:space="0" w:color="auto"/>
          </w:divBdr>
        </w:div>
        <w:div w:id="249168854">
          <w:marLeft w:val="480"/>
          <w:marRight w:val="0"/>
          <w:marTop w:val="0"/>
          <w:marBottom w:val="0"/>
          <w:divBdr>
            <w:top w:val="none" w:sz="0" w:space="0" w:color="auto"/>
            <w:left w:val="none" w:sz="0" w:space="0" w:color="auto"/>
            <w:bottom w:val="none" w:sz="0" w:space="0" w:color="auto"/>
            <w:right w:val="none" w:sz="0" w:space="0" w:color="auto"/>
          </w:divBdr>
        </w:div>
        <w:div w:id="267271873">
          <w:marLeft w:val="480"/>
          <w:marRight w:val="0"/>
          <w:marTop w:val="0"/>
          <w:marBottom w:val="0"/>
          <w:divBdr>
            <w:top w:val="none" w:sz="0" w:space="0" w:color="auto"/>
            <w:left w:val="none" w:sz="0" w:space="0" w:color="auto"/>
            <w:bottom w:val="none" w:sz="0" w:space="0" w:color="auto"/>
            <w:right w:val="none" w:sz="0" w:space="0" w:color="auto"/>
          </w:divBdr>
        </w:div>
        <w:div w:id="346446369">
          <w:marLeft w:val="480"/>
          <w:marRight w:val="0"/>
          <w:marTop w:val="0"/>
          <w:marBottom w:val="0"/>
          <w:divBdr>
            <w:top w:val="none" w:sz="0" w:space="0" w:color="auto"/>
            <w:left w:val="none" w:sz="0" w:space="0" w:color="auto"/>
            <w:bottom w:val="none" w:sz="0" w:space="0" w:color="auto"/>
            <w:right w:val="none" w:sz="0" w:space="0" w:color="auto"/>
          </w:divBdr>
        </w:div>
        <w:div w:id="465858212">
          <w:marLeft w:val="480"/>
          <w:marRight w:val="0"/>
          <w:marTop w:val="0"/>
          <w:marBottom w:val="0"/>
          <w:divBdr>
            <w:top w:val="none" w:sz="0" w:space="0" w:color="auto"/>
            <w:left w:val="none" w:sz="0" w:space="0" w:color="auto"/>
            <w:bottom w:val="none" w:sz="0" w:space="0" w:color="auto"/>
            <w:right w:val="none" w:sz="0" w:space="0" w:color="auto"/>
          </w:divBdr>
        </w:div>
        <w:div w:id="518399802">
          <w:marLeft w:val="480"/>
          <w:marRight w:val="0"/>
          <w:marTop w:val="0"/>
          <w:marBottom w:val="0"/>
          <w:divBdr>
            <w:top w:val="none" w:sz="0" w:space="0" w:color="auto"/>
            <w:left w:val="none" w:sz="0" w:space="0" w:color="auto"/>
            <w:bottom w:val="none" w:sz="0" w:space="0" w:color="auto"/>
            <w:right w:val="none" w:sz="0" w:space="0" w:color="auto"/>
          </w:divBdr>
        </w:div>
        <w:div w:id="521167423">
          <w:marLeft w:val="480"/>
          <w:marRight w:val="0"/>
          <w:marTop w:val="0"/>
          <w:marBottom w:val="0"/>
          <w:divBdr>
            <w:top w:val="none" w:sz="0" w:space="0" w:color="auto"/>
            <w:left w:val="none" w:sz="0" w:space="0" w:color="auto"/>
            <w:bottom w:val="none" w:sz="0" w:space="0" w:color="auto"/>
            <w:right w:val="none" w:sz="0" w:space="0" w:color="auto"/>
          </w:divBdr>
        </w:div>
        <w:div w:id="523516077">
          <w:marLeft w:val="480"/>
          <w:marRight w:val="0"/>
          <w:marTop w:val="0"/>
          <w:marBottom w:val="0"/>
          <w:divBdr>
            <w:top w:val="none" w:sz="0" w:space="0" w:color="auto"/>
            <w:left w:val="none" w:sz="0" w:space="0" w:color="auto"/>
            <w:bottom w:val="none" w:sz="0" w:space="0" w:color="auto"/>
            <w:right w:val="none" w:sz="0" w:space="0" w:color="auto"/>
          </w:divBdr>
        </w:div>
        <w:div w:id="544215698">
          <w:marLeft w:val="480"/>
          <w:marRight w:val="0"/>
          <w:marTop w:val="0"/>
          <w:marBottom w:val="0"/>
          <w:divBdr>
            <w:top w:val="none" w:sz="0" w:space="0" w:color="auto"/>
            <w:left w:val="none" w:sz="0" w:space="0" w:color="auto"/>
            <w:bottom w:val="none" w:sz="0" w:space="0" w:color="auto"/>
            <w:right w:val="none" w:sz="0" w:space="0" w:color="auto"/>
          </w:divBdr>
        </w:div>
        <w:div w:id="549610170">
          <w:marLeft w:val="480"/>
          <w:marRight w:val="0"/>
          <w:marTop w:val="0"/>
          <w:marBottom w:val="0"/>
          <w:divBdr>
            <w:top w:val="none" w:sz="0" w:space="0" w:color="auto"/>
            <w:left w:val="none" w:sz="0" w:space="0" w:color="auto"/>
            <w:bottom w:val="none" w:sz="0" w:space="0" w:color="auto"/>
            <w:right w:val="none" w:sz="0" w:space="0" w:color="auto"/>
          </w:divBdr>
        </w:div>
        <w:div w:id="564417859">
          <w:marLeft w:val="480"/>
          <w:marRight w:val="0"/>
          <w:marTop w:val="0"/>
          <w:marBottom w:val="0"/>
          <w:divBdr>
            <w:top w:val="none" w:sz="0" w:space="0" w:color="auto"/>
            <w:left w:val="none" w:sz="0" w:space="0" w:color="auto"/>
            <w:bottom w:val="none" w:sz="0" w:space="0" w:color="auto"/>
            <w:right w:val="none" w:sz="0" w:space="0" w:color="auto"/>
          </w:divBdr>
        </w:div>
        <w:div w:id="568614943">
          <w:marLeft w:val="480"/>
          <w:marRight w:val="0"/>
          <w:marTop w:val="0"/>
          <w:marBottom w:val="0"/>
          <w:divBdr>
            <w:top w:val="none" w:sz="0" w:space="0" w:color="auto"/>
            <w:left w:val="none" w:sz="0" w:space="0" w:color="auto"/>
            <w:bottom w:val="none" w:sz="0" w:space="0" w:color="auto"/>
            <w:right w:val="none" w:sz="0" w:space="0" w:color="auto"/>
          </w:divBdr>
        </w:div>
        <w:div w:id="607854268">
          <w:marLeft w:val="480"/>
          <w:marRight w:val="0"/>
          <w:marTop w:val="0"/>
          <w:marBottom w:val="0"/>
          <w:divBdr>
            <w:top w:val="none" w:sz="0" w:space="0" w:color="auto"/>
            <w:left w:val="none" w:sz="0" w:space="0" w:color="auto"/>
            <w:bottom w:val="none" w:sz="0" w:space="0" w:color="auto"/>
            <w:right w:val="none" w:sz="0" w:space="0" w:color="auto"/>
          </w:divBdr>
        </w:div>
        <w:div w:id="609750713">
          <w:marLeft w:val="480"/>
          <w:marRight w:val="0"/>
          <w:marTop w:val="0"/>
          <w:marBottom w:val="0"/>
          <w:divBdr>
            <w:top w:val="none" w:sz="0" w:space="0" w:color="auto"/>
            <w:left w:val="none" w:sz="0" w:space="0" w:color="auto"/>
            <w:bottom w:val="none" w:sz="0" w:space="0" w:color="auto"/>
            <w:right w:val="none" w:sz="0" w:space="0" w:color="auto"/>
          </w:divBdr>
        </w:div>
        <w:div w:id="627051163">
          <w:marLeft w:val="480"/>
          <w:marRight w:val="0"/>
          <w:marTop w:val="0"/>
          <w:marBottom w:val="0"/>
          <w:divBdr>
            <w:top w:val="none" w:sz="0" w:space="0" w:color="auto"/>
            <w:left w:val="none" w:sz="0" w:space="0" w:color="auto"/>
            <w:bottom w:val="none" w:sz="0" w:space="0" w:color="auto"/>
            <w:right w:val="none" w:sz="0" w:space="0" w:color="auto"/>
          </w:divBdr>
        </w:div>
        <w:div w:id="739057545">
          <w:marLeft w:val="480"/>
          <w:marRight w:val="0"/>
          <w:marTop w:val="0"/>
          <w:marBottom w:val="0"/>
          <w:divBdr>
            <w:top w:val="none" w:sz="0" w:space="0" w:color="auto"/>
            <w:left w:val="none" w:sz="0" w:space="0" w:color="auto"/>
            <w:bottom w:val="none" w:sz="0" w:space="0" w:color="auto"/>
            <w:right w:val="none" w:sz="0" w:space="0" w:color="auto"/>
          </w:divBdr>
        </w:div>
        <w:div w:id="754982849">
          <w:marLeft w:val="480"/>
          <w:marRight w:val="0"/>
          <w:marTop w:val="0"/>
          <w:marBottom w:val="0"/>
          <w:divBdr>
            <w:top w:val="none" w:sz="0" w:space="0" w:color="auto"/>
            <w:left w:val="none" w:sz="0" w:space="0" w:color="auto"/>
            <w:bottom w:val="none" w:sz="0" w:space="0" w:color="auto"/>
            <w:right w:val="none" w:sz="0" w:space="0" w:color="auto"/>
          </w:divBdr>
        </w:div>
        <w:div w:id="822551146">
          <w:marLeft w:val="480"/>
          <w:marRight w:val="0"/>
          <w:marTop w:val="0"/>
          <w:marBottom w:val="0"/>
          <w:divBdr>
            <w:top w:val="none" w:sz="0" w:space="0" w:color="auto"/>
            <w:left w:val="none" w:sz="0" w:space="0" w:color="auto"/>
            <w:bottom w:val="none" w:sz="0" w:space="0" w:color="auto"/>
            <w:right w:val="none" w:sz="0" w:space="0" w:color="auto"/>
          </w:divBdr>
        </w:div>
        <w:div w:id="911278871">
          <w:marLeft w:val="480"/>
          <w:marRight w:val="0"/>
          <w:marTop w:val="0"/>
          <w:marBottom w:val="0"/>
          <w:divBdr>
            <w:top w:val="none" w:sz="0" w:space="0" w:color="auto"/>
            <w:left w:val="none" w:sz="0" w:space="0" w:color="auto"/>
            <w:bottom w:val="none" w:sz="0" w:space="0" w:color="auto"/>
            <w:right w:val="none" w:sz="0" w:space="0" w:color="auto"/>
          </w:divBdr>
        </w:div>
        <w:div w:id="934553166">
          <w:marLeft w:val="480"/>
          <w:marRight w:val="0"/>
          <w:marTop w:val="0"/>
          <w:marBottom w:val="0"/>
          <w:divBdr>
            <w:top w:val="none" w:sz="0" w:space="0" w:color="auto"/>
            <w:left w:val="none" w:sz="0" w:space="0" w:color="auto"/>
            <w:bottom w:val="none" w:sz="0" w:space="0" w:color="auto"/>
            <w:right w:val="none" w:sz="0" w:space="0" w:color="auto"/>
          </w:divBdr>
        </w:div>
        <w:div w:id="967204734">
          <w:marLeft w:val="480"/>
          <w:marRight w:val="0"/>
          <w:marTop w:val="0"/>
          <w:marBottom w:val="0"/>
          <w:divBdr>
            <w:top w:val="none" w:sz="0" w:space="0" w:color="auto"/>
            <w:left w:val="none" w:sz="0" w:space="0" w:color="auto"/>
            <w:bottom w:val="none" w:sz="0" w:space="0" w:color="auto"/>
            <w:right w:val="none" w:sz="0" w:space="0" w:color="auto"/>
          </w:divBdr>
        </w:div>
        <w:div w:id="1100875811">
          <w:marLeft w:val="480"/>
          <w:marRight w:val="0"/>
          <w:marTop w:val="0"/>
          <w:marBottom w:val="0"/>
          <w:divBdr>
            <w:top w:val="none" w:sz="0" w:space="0" w:color="auto"/>
            <w:left w:val="none" w:sz="0" w:space="0" w:color="auto"/>
            <w:bottom w:val="none" w:sz="0" w:space="0" w:color="auto"/>
            <w:right w:val="none" w:sz="0" w:space="0" w:color="auto"/>
          </w:divBdr>
        </w:div>
        <w:div w:id="1102384346">
          <w:marLeft w:val="480"/>
          <w:marRight w:val="0"/>
          <w:marTop w:val="0"/>
          <w:marBottom w:val="0"/>
          <w:divBdr>
            <w:top w:val="none" w:sz="0" w:space="0" w:color="auto"/>
            <w:left w:val="none" w:sz="0" w:space="0" w:color="auto"/>
            <w:bottom w:val="none" w:sz="0" w:space="0" w:color="auto"/>
            <w:right w:val="none" w:sz="0" w:space="0" w:color="auto"/>
          </w:divBdr>
        </w:div>
        <w:div w:id="1114137651">
          <w:marLeft w:val="480"/>
          <w:marRight w:val="0"/>
          <w:marTop w:val="0"/>
          <w:marBottom w:val="0"/>
          <w:divBdr>
            <w:top w:val="none" w:sz="0" w:space="0" w:color="auto"/>
            <w:left w:val="none" w:sz="0" w:space="0" w:color="auto"/>
            <w:bottom w:val="none" w:sz="0" w:space="0" w:color="auto"/>
            <w:right w:val="none" w:sz="0" w:space="0" w:color="auto"/>
          </w:divBdr>
        </w:div>
        <w:div w:id="1142118140">
          <w:marLeft w:val="480"/>
          <w:marRight w:val="0"/>
          <w:marTop w:val="0"/>
          <w:marBottom w:val="0"/>
          <w:divBdr>
            <w:top w:val="none" w:sz="0" w:space="0" w:color="auto"/>
            <w:left w:val="none" w:sz="0" w:space="0" w:color="auto"/>
            <w:bottom w:val="none" w:sz="0" w:space="0" w:color="auto"/>
            <w:right w:val="none" w:sz="0" w:space="0" w:color="auto"/>
          </w:divBdr>
        </w:div>
        <w:div w:id="1162238753">
          <w:marLeft w:val="480"/>
          <w:marRight w:val="0"/>
          <w:marTop w:val="0"/>
          <w:marBottom w:val="0"/>
          <w:divBdr>
            <w:top w:val="none" w:sz="0" w:space="0" w:color="auto"/>
            <w:left w:val="none" w:sz="0" w:space="0" w:color="auto"/>
            <w:bottom w:val="none" w:sz="0" w:space="0" w:color="auto"/>
            <w:right w:val="none" w:sz="0" w:space="0" w:color="auto"/>
          </w:divBdr>
        </w:div>
        <w:div w:id="1165511588">
          <w:marLeft w:val="480"/>
          <w:marRight w:val="0"/>
          <w:marTop w:val="0"/>
          <w:marBottom w:val="0"/>
          <w:divBdr>
            <w:top w:val="none" w:sz="0" w:space="0" w:color="auto"/>
            <w:left w:val="none" w:sz="0" w:space="0" w:color="auto"/>
            <w:bottom w:val="none" w:sz="0" w:space="0" w:color="auto"/>
            <w:right w:val="none" w:sz="0" w:space="0" w:color="auto"/>
          </w:divBdr>
        </w:div>
        <w:div w:id="1201170346">
          <w:marLeft w:val="480"/>
          <w:marRight w:val="0"/>
          <w:marTop w:val="0"/>
          <w:marBottom w:val="0"/>
          <w:divBdr>
            <w:top w:val="none" w:sz="0" w:space="0" w:color="auto"/>
            <w:left w:val="none" w:sz="0" w:space="0" w:color="auto"/>
            <w:bottom w:val="none" w:sz="0" w:space="0" w:color="auto"/>
            <w:right w:val="none" w:sz="0" w:space="0" w:color="auto"/>
          </w:divBdr>
        </w:div>
        <w:div w:id="1264260747">
          <w:marLeft w:val="480"/>
          <w:marRight w:val="0"/>
          <w:marTop w:val="0"/>
          <w:marBottom w:val="0"/>
          <w:divBdr>
            <w:top w:val="none" w:sz="0" w:space="0" w:color="auto"/>
            <w:left w:val="none" w:sz="0" w:space="0" w:color="auto"/>
            <w:bottom w:val="none" w:sz="0" w:space="0" w:color="auto"/>
            <w:right w:val="none" w:sz="0" w:space="0" w:color="auto"/>
          </w:divBdr>
        </w:div>
        <w:div w:id="1304698030">
          <w:marLeft w:val="480"/>
          <w:marRight w:val="0"/>
          <w:marTop w:val="0"/>
          <w:marBottom w:val="0"/>
          <w:divBdr>
            <w:top w:val="none" w:sz="0" w:space="0" w:color="auto"/>
            <w:left w:val="none" w:sz="0" w:space="0" w:color="auto"/>
            <w:bottom w:val="none" w:sz="0" w:space="0" w:color="auto"/>
            <w:right w:val="none" w:sz="0" w:space="0" w:color="auto"/>
          </w:divBdr>
        </w:div>
        <w:div w:id="1310357520">
          <w:marLeft w:val="480"/>
          <w:marRight w:val="0"/>
          <w:marTop w:val="0"/>
          <w:marBottom w:val="0"/>
          <w:divBdr>
            <w:top w:val="none" w:sz="0" w:space="0" w:color="auto"/>
            <w:left w:val="none" w:sz="0" w:space="0" w:color="auto"/>
            <w:bottom w:val="none" w:sz="0" w:space="0" w:color="auto"/>
            <w:right w:val="none" w:sz="0" w:space="0" w:color="auto"/>
          </w:divBdr>
        </w:div>
        <w:div w:id="1343553934">
          <w:marLeft w:val="480"/>
          <w:marRight w:val="0"/>
          <w:marTop w:val="0"/>
          <w:marBottom w:val="0"/>
          <w:divBdr>
            <w:top w:val="none" w:sz="0" w:space="0" w:color="auto"/>
            <w:left w:val="none" w:sz="0" w:space="0" w:color="auto"/>
            <w:bottom w:val="none" w:sz="0" w:space="0" w:color="auto"/>
            <w:right w:val="none" w:sz="0" w:space="0" w:color="auto"/>
          </w:divBdr>
        </w:div>
        <w:div w:id="1435248916">
          <w:marLeft w:val="480"/>
          <w:marRight w:val="0"/>
          <w:marTop w:val="0"/>
          <w:marBottom w:val="0"/>
          <w:divBdr>
            <w:top w:val="none" w:sz="0" w:space="0" w:color="auto"/>
            <w:left w:val="none" w:sz="0" w:space="0" w:color="auto"/>
            <w:bottom w:val="none" w:sz="0" w:space="0" w:color="auto"/>
            <w:right w:val="none" w:sz="0" w:space="0" w:color="auto"/>
          </w:divBdr>
        </w:div>
        <w:div w:id="1439593772">
          <w:marLeft w:val="480"/>
          <w:marRight w:val="0"/>
          <w:marTop w:val="0"/>
          <w:marBottom w:val="0"/>
          <w:divBdr>
            <w:top w:val="none" w:sz="0" w:space="0" w:color="auto"/>
            <w:left w:val="none" w:sz="0" w:space="0" w:color="auto"/>
            <w:bottom w:val="none" w:sz="0" w:space="0" w:color="auto"/>
            <w:right w:val="none" w:sz="0" w:space="0" w:color="auto"/>
          </w:divBdr>
        </w:div>
        <w:div w:id="1471703346">
          <w:marLeft w:val="480"/>
          <w:marRight w:val="0"/>
          <w:marTop w:val="0"/>
          <w:marBottom w:val="0"/>
          <w:divBdr>
            <w:top w:val="none" w:sz="0" w:space="0" w:color="auto"/>
            <w:left w:val="none" w:sz="0" w:space="0" w:color="auto"/>
            <w:bottom w:val="none" w:sz="0" w:space="0" w:color="auto"/>
            <w:right w:val="none" w:sz="0" w:space="0" w:color="auto"/>
          </w:divBdr>
        </w:div>
        <w:div w:id="1492139010">
          <w:marLeft w:val="480"/>
          <w:marRight w:val="0"/>
          <w:marTop w:val="0"/>
          <w:marBottom w:val="0"/>
          <w:divBdr>
            <w:top w:val="none" w:sz="0" w:space="0" w:color="auto"/>
            <w:left w:val="none" w:sz="0" w:space="0" w:color="auto"/>
            <w:bottom w:val="none" w:sz="0" w:space="0" w:color="auto"/>
            <w:right w:val="none" w:sz="0" w:space="0" w:color="auto"/>
          </w:divBdr>
        </w:div>
        <w:div w:id="1499885707">
          <w:marLeft w:val="480"/>
          <w:marRight w:val="0"/>
          <w:marTop w:val="0"/>
          <w:marBottom w:val="0"/>
          <w:divBdr>
            <w:top w:val="none" w:sz="0" w:space="0" w:color="auto"/>
            <w:left w:val="none" w:sz="0" w:space="0" w:color="auto"/>
            <w:bottom w:val="none" w:sz="0" w:space="0" w:color="auto"/>
            <w:right w:val="none" w:sz="0" w:space="0" w:color="auto"/>
          </w:divBdr>
        </w:div>
        <w:div w:id="1503164007">
          <w:marLeft w:val="480"/>
          <w:marRight w:val="0"/>
          <w:marTop w:val="0"/>
          <w:marBottom w:val="0"/>
          <w:divBdr>
            <w:top w:val="none" w:sz="0" w:space="0" w:color="auto"/>
            <w:left w:val="none" w:sz="0" w:space="0" w:color="auto"/>
            <w:bottom w:val="none" w:sz="0" w:space="0" w:color="auto"/>
            <w:right w:val="none" w:sz="0" w:space="0" w:color="auto"/>
          </w:divBdr>
        </w:div>
        <w:div w:id="1517646648">
          <w:marLeft w:val="480"/>
          <w:marRight w:val="0"/>
          <w:marTop w:val="0"/>
          <w:marBottom w:val="0"/>
          <w:divBdr>
            <w:top w:val="none" w:sz="0" w:space="0" w:color="auto"/>
            <w:left w:val="none" w:sz="0" w:space="0" w:color="auto"/>
            <w:bottom w:val="none" w:sz="0" w:space="0" w:color="auto"/>
            <w:right w:val="none" w:sz="0" w:space="0" w:color="auto"/>
          </w:divBdr>
        </w:div>
        <w:div w:id="1544712058">
          <w:marLeft w:val="480"/>
          <w:marRight w:val="0"/>
          <w:marTop w:val="0"/>
          <w:marBottom w:val="0"/>
          <w:divBdr>
            <w:top w:val="none" w:sz="0" w:space="0" w:color="auto"/>
            <w:left w:val="none" w:sz="0" w:space="0" w:color="auto"/>
            <w:bottom w:val="none" w:sz="0" w:space="0" w:color="auto"/>
            <w:right w:val="none" w:sz="0" w:space="0" w:color="auto"/>
          </w:divBdr>
        </w:div>
        <w:div w:id="1598781911">
          <w:marLeft w:val="480"/>
          <w:marRight w:val="0"/>
          <w:marTop w:val="0"/>
          <w:marBottom w:val="0"/>
          <w:divBdr>
            <w:top w:val="none" w:sz="0" w:space="0" w:color="auto"/>
            <w:left w:val="none" w:sz="0" w:space="0" w:color="auto"/>
            <w:bottom w:val="none" w:sz="0" w:space="0" w:color="auto"/>
            <w:right w:val="none" w:sz="0" w:space="0" w:color="auto"/>
          </w:divBdr>
        </w:div>
        <w:div w:id="1646620319">
          <w:marLeft w:val="480"/>
          <w:marRight w:val="0"/>
          <w:marTop w:val="0"/>
          <w:marBottom w:val="0"/>
          <w:divBdr>
            <w:top w:val="none" w:sz="0" w:space="0" w:color="auto"/>
            <w:left w:val="none" w:sz="0" w:space="0" w:color="auto"/>
            <w:bottom w:val="none" w:sz="0" w:space="0" w:color="auto"/>
            <w:right w:val="none" w:sz="0" w:space="0" w:color="auto"/>
          </w:divBdr>
        </w:div>
        <w:div w:id="1656640619">
          <w:marLeft w:val="480"/>
          <w:marRight w:val="0"/>
          <w:marTop w:val="0"/>
          <w:marBottom w:val="0"/>
          <w:divBdr>
            <w:top w:val="none" w:sz="0" w:space="0" w:color="auto"/>
            <w:left w:val="none" w:sz="0" w:space="0" w:color="auto"/>
            <w:bottom w:val="none" w:sz="0" w:space="0" w:color="auto"/>
            <w:right w:val="none" w:sz="0" w:space="0" w:color="auto"/>
          </w:divBdr>
        </w:div>
        <w:div w:id="1702129351">
          <w:marLeft w:val="480"/>
          <w:marRight w:val="0"/>
          <w:marTop w:val="0"/>
          <w:marBottom w:val="0"/>
          <w:divBdr>
            <w:top w:val="none" w:sz="0" w:space="0" w:color="auto"/>
            <w:left w:val="none" w:sz="0" w:space="0" w:color="auto"/>
            <w:bottom w:val="none" w:sz="0" w:space="0" w:color="auto"/>
            <w:right w:val="none" w:sz="0" w:space="0" w:color="auto"/>
          </w:divBdr>
        </w:div>
        <w:div w:id="1731534772">
          <w:marLeft w:val="480"/>
          <w:marRight w:val="0"/>
          <w:marTop w:val="0"/>
          <w:marBottom w:val="0"/>
          <w:divBdr>
            <w:top w:val="none" w:sz="0" w:space="0" w:color="auto"/>
            <w:left w:val="none" w:sz="0" w:space="0" w:color="auto"/>
            <w:bottom w:val="none" w:sz="0" w:space="0" w:color="auto"/>
            <w:right w:val="none" w:sz="0" w:space="0" w:color="auto"/>
          </w:divBdr>
        </w:div>
        <w:div w:id="1770008238">
          <w:marLeft w:val="480"/>
          <w:marRight w:val="0"/>
          <w:marTop w:val="0"/>
          <w:marBottom w:val="0"/>
          <w:divBdr>
            <w:top w:val="none" w:sz="0" w:space="0" w:color="auto"/>
            <w:left w:val="none" w:sz="0" w:space="0" w:color="auto"/>
            <w:bottom w:val="none" w:sz="0" w:space="0" w:color="auto"/>
            <w:right w:val="none" w:sz="0" w:space="0" w:color="auto"/>
          </w:divBdr>
        </w:div>
        <w:div w:id="1847556598">
          <w:marLeft w:val="480"/>
          <w:marRight w:val="0"/>
          <w:marTop w:val="0"/>
          <w:marBottom w:val="0"/>
          <w:divBdr>
            <w:top w:val="none" w:sz="0" w:space="0" w:color="auto"/>
            <w:left w:val="none" w:sz="0" w:space="0" w:color="auto"/>
            <w:bottom w:val="none" w:sz="0" w:space="0" w:color="auto"/>
            <w:right w:val="none" w:sz="0" w:space="0" w:color="auto"/>
          </w:divBdr>
        </w:div>
        <w:div w:id="1884173949">
          <w:marLeft w:val="480"/>
          <w:marRight w:val="0"/>
          <w:marTop w:val="0"/>
          <w:marBottom w:val="0"/>
          <w:divBdr>
            <w:top w:val="none" w:sz="0" w:space="0" w:color="auto"/>
            <w:left w:val="none" w:sz="0" w:space="0" w:color="auto"/>
            <w:bottom w:val="none" w:sz="0" w:space="0" w:color="auto"/>
            <w:right w:val="none" w:sz="0" w:space="0" w:color="auto"/>
          </w:divBdr>
        </w:div>
        <w:div w:id="1884899569">
          <w:marLeft w:val="480"/>
          <w:marRight w:val="0"/>
          <w:marTop w:val="0"/>
          <w:marBottom w:val="0"/>
          <w:divBdr>
            <w:top w:val="none" w:sz="0" w:space="0" w:color="auto"/>
            <w:left w:val="none" w:sz="0" w:space="0" w:color="auto"/>
            <w:bottom w:val="none" w:sz="0" w:space="0" w:color="auto"/>
            <w:right w:val="none" w:sz="0" w:space="0" w:color="auto"/>
          </w:divBdr>
        </w:div>
        <w:div w:id="1885479926">
          <w:marLeft w:val="480"/>
          <w:marRight w:val="0"/>
          <w:marTop w:val="0"/>
          <w:marBottom w:val="0"/>
          <w:divBdr>
            <w:top w:val="none" w:sz="0" w:space="0" w:color="auto"/>
            <w:left w:val="none" w:sz="0" w:space="0" w:color="auto"/>
            <w:bottom w:val="none" w:sz="0" w:space="0" w:color="auto"/>
            <w:right w:val="none" w:sz="0" w:space="0" w:color="auto"/>
          </w:divBdr>
        </w:div>
        <w:div w:id="1886287947">
          <w:marLeft w:val="480"/>
          <w:marRight w:val="0"/>
          <w:marTop w:val="0"/>
          <w:marBottom w:val="0"/>
          <w:divBdr>
            <w:top w:val="none" w:sz="0" w:space="0" w:color="auto"/>
            <w:left w:val="none" w:sz="0" w:space="0" w:color="auto"/>
            <w:bottom w:val="none" w:sz="0" w:space="0" w:color="auto"/>
            <w:right w:val="none" w:sz="0" w:space="0" w:color="auto"/>
          </w:divBdr>
        </w:div>
        <w:div w:id="1890603204">
          <w:marLeft w:val="480"/>
          <w:marRight w:val="0"/>
          <w:marTop w:val="0"/>
          <w:marBottom w:val="0"/>
          <w:divBdr>
            <w:top w:val="none" w:sz="0" w:space="0" w:color="auto"/>
            <w:left w:val="none" w:sz="0" w:space="0" w:color="auto"/>
            <w:bottom w:val="none" w:sz="0" w:space="0" w:color="auto"/>
            <w:right w:val="none" w:sz="0" w:space="0" w:color="auto"/>
          </w:divBdr>
        </w:div>
        <w:div w:id="1898934939">
          <w:marLeft w:val="480"/>
          <w:marRight w:val="0"/>
          <w:marTop w:val="0"/>
          <w:marBottom w:val="0"/>
          <w:divBdr>
            <w:top w:val="none" w:sz="0" w:space="0" w:color="auto"/>
            <w:left w:val="none" w:sz="0" w:space="0" w:color="auto"/>
            <w:bottom w:val="none" w:sz="0" w:space="0" w:color="auto"/>
            <w:right w:val="none" w:sz="0" w:space="0" w:color="auto"/>
          </w:divBdr>
        </w:div>
        <w:div w:id="1945141036">
          <w:marLeft w:val="480"/>
          <w:marRight w:val="0"/>
          <w:marTop w:val="0"/>
          <w:marBottom w:val="0"/>
          <w:divBdr>
            <w:top w:val="none" w:sz="0" w:space="0" w:color="auto"/>
            <w:left w:val="none" w:sz="0" w:space="0" w:color="auto"/>
            <w:bottom w:val="none" w:sz="0" w:space="0" w:color="auto"/>
            <w:right w:val="none" w:sz="0" w:space="0" w:color="auto"/>
          </w:divBdr>
        </w:div>
        <w:div w:id="1997298223">
          <w:marLeft w:val="480"/>
          <w:marRight w:val="0"/>
          <w:marTop w:val="0"/>
          <w:marBottom w:val="0"/>
          <w:divBdr>
            <w:top w:val="none" w:sz="0" w:space="0" w:color="auto"/>
            <w:left w:val="none" w:sz="0" w:space="0" w:color="auto"/>
            <w:bottom w:val="none" w:sz="0" w:space="0" w:color="auto"/>
            <w:right w:val="none" w:sz="0" w:space="0" w:color="auto"/>
          </w:divBdr>
        </w:div>
        <w:div w:id="2029136431">
          <w:marLeft w:val="480"/>
          <w:marRight w:val="0"/>
          <w:marTop w:val="0"/>
          <w:marBottom w:val="0"/>
          <w:divBdr>
            <w:top w:val="none" w:sz="0" w:space="0" w:color="auto"/>
            <w:left w:val="none" w:sz="0" w:space="0" w:color="auto"/>
            <w:bottom w:val="none" w:sz="0" w:space="0" w:color="auto"/>
            <w:right w:val="none" w:sz="0" w:space="0" w:color="auto"/>
          </w:divBdr>
        </w:div>
        <w:div w:id="2046518862">
          <w:marLeft w:val="480"/>
          <w:marRight w:val="0"/>
          <w:marTop w:val="0"/>
          <w:marBottom w:val="0"/>
          <w:divBdr>
            <w:top w:val="none" w:sz="0" w:space="0" w:color="auto"/>
            <w:left w:val="none" w:sz="0" w:space="0" w:color="auto"/>
            <w:bottom w:val="none" w:sz="0" w:space="0" w:color="auto"/>
            <w:right w:val="none" w:sz="0" w:space="0" w:color="auto"/>
          </w:divBdr>
        </w:div>
        <w:div w:id="2061324930">
          <w:marLeft w:val="480"/>
          <w:marRight w:val="0"/>
          <w:marTop w:val="0"/>
          <w:marBottom w:val="0"/>
          <w:divBdr>
            <w:top w:val="none" w:sz="0" w:space="0" w:color="auto"/>
            <w:left w:val="none" w:sz="0" w:space="0" w:color="auto"/>
            <w:bottom w:val="none" w:sz="0" w:space="0" w:color="auto"/>
            <w:right w:val="none" w:sz="0" w:space="0" w:color="auto"/>
          </w:divBdr>
        </w:div>
      </w:divsChild>
    </w:div>
    <w:div w:id="676465105">
      <w:bodyDiv w:val="1"/>
      <w:marLeft w:val="0"/>
      <w:marRight w:val="0"/>
      <w:marTop w:val="0"/>
      <w:marBottom w:val="0"/>
      <w:divBdr>
        <w:top w:val="none" w:sz="0" w:space="0" w:color="auto"/>
        <w:left w:val="none" w:sz="0" w:space="0" w:color="auto"/>
        <w:bottom w:val="none" w:sz="0" w:space="0" w:color="auto"/>
        <w:right w:val="none" w:sz="0" w:space="0" w:color="auto"/>
      </w:divBdr>
      <w:divsChild>
        <w:div w:id="11230420">
          <w:marLeft w:val="480"/>
          <w:marRight w:val="0"/>
          <w:marTop w:val="0"/>
          <w:marBottom w:val="0"/>
          <w:divBdr>
            <w:top w:val="none" w:sz="0" w:space="0" w:color="auto"/>
            <w:left w:val="none" w:sz="0" w:space="0" w:color="auto"/>
            <w:bottom w:val="none" w:sz="0" w:space="0" w:color="auto"/>
            <w:right w:val="none" w:sz="0" w:space="0" w:color="auto"/>
          </w:divBdr>
        </w:div>
        <w:div w:id="54090367">
          <w:marLeft w:val="480"/>
          <w:marRight w:val="0"/>
          <w:marTop w:val="0"/>
          <w:marBottom w:val="0"/>
          <w:divBdr>
            <w:top w:val="none" w:sz="0" w:space="0" w:color="auto"/>
            <w:left w:val="none" w:sz="0" w:space="0" w:color="auto"/>
            <w:bottom w:val="none" w:sz="0" w:space="0" w:color="auto"/>
            <w:right w:val="none" w:sz="0" w:space="0" w:color="auto"/>
          </w:divBdr>
        </w:div>
        <w:div w:id="71702444">
          <w:marLeft w:val="480"/>
          <w:marRight w:val="0"/>
          <w:marTop w:val="0"/>
          <w:marBottom w:val="0"/>
          <w:divBdr>
            <w:top w:val="none" w:sz="0" w:space="0" w:color="auto"/>
            <w:left w:val="none" w:sz="0" w:space="0" w:color="auto"/>
            <w:bottom w:val="none" w:sz="0" w:space="0" w:color="auto"/>
            <w:right w:val="none" w:sz="0" w:space="0" w:color="auto"/>
          </w:divBdr>
        </w:div>
        <w:div w:id="115881398">
          <w:marLeft w:val="480"/>
          <w:marRight w:val="0"/>
          <w:marTop w:val="0"/>
          <w:marBottom w:val="0"/>
          <w:divBdr>
            <w:top w:val="none" w:sz="0" w:space="0" w:color="auto"/>
            <w:left w:val="none" w:sz="0" w:space="0" w:color="auto"/>
            <w:bottom w:val="none" w:sz="0" w:space="0" w:color="auto"/>
            <w:right w:val="none" w:sz="0" w:space="0" w:color="auto"/>
          </w:divBdr>
        </w:div>
        <w:div w:id="192577486">
          <w:marLeft w:val="480"/>
          <w:marRight w:val="0"/>
          <w:marTop w:val="0"/>
          <w:marBottom w:val="0"/>
          <w:divBdr>
            <w:top w:val="none" w:sz="0" w:space="0" w:color="auto"/>
            <w:left w:val="none" w:sz="0" w:space="0" w:color="auto"/>
            <w:bottom w:val="none" w:sz="0" w:space="0" w:color="auto"/>
            <w:right w:val="none" w:sz="0" w:space="0" w:color="auto"/>
          </w:divBdr>
        </w:div>
        <w:div w:id="201862709">
          <w:marLeft w:val="480"/>
          <w:marRight w:val="0"/>
          <w:marTop w:val="0"/>
          <w:marBottom w:val="0"/>
          <w:divBdr>
            <w:top w:val="none" w:sz="0" w:space="0" w:color="auto"/>
            <w:left w:val="none" w:sz="0" w:space="0" w:color="auto"/>
            <w:bottom w:val="none" w:sz="0" w:space="0" w:color="auto"/>
            <w:right w:val="none" w:sz="0" w:space="0" w:color="auto"/>
          </w:divBdr>
        </w:div>
        <w:div w:id="202255452">
          <w:marLeft w:val="480"/>
          <w:marRight w:val="0"/>
          <w:marTop w:val="0"/>
          <w:marBottom w:val="0"/>
          <w:divBdr>
            <w:top w:val="none" w:sz="0" w:space="0" w:color="auto"/>
            <w:left w:val="none" w:sz="0" w:space="0" w:color="auto"/>
            <w:bottom w:val="none" w:sz="0" w:space="0" w:color="auto"/>
            <w:right w:val="none" w:sz="0" w:space="0" w:color="auto"/>
          </w:divBdr>
        </w:div>
        <w:div w:id="213196414">
          <w:marLeft w:val="480"/>
          <w:marRight w:val="0"/>
          <w:marTop w:val="0"/>
          <w:marBottom w:val="0"/>
          <w:divBdr>
            <w:top w:val="none" w:sz="0" w:space="0" w:color="auto"/>
            <w:left w:val="none" w:sz="0" w:space="0" w:color="auto"/>
            <w:bottom w:val="none" w:sz="0" w:space="0" w:color="auto"/>
            <w:right w:val="none" w:sz="0" w:space="0" w:color="auto"/>
          </w:divBdr>
        </w:div>
        <w:div w:id="430509065">
          <w:marLeft w:val="480"/>
          <w:marRight w:val="0"/>
          <w:marTop w:val="0"/>
          <w:marBottom w:val="0"/>
          <w:divBdr>
            <w:top w:val="none" w:sz="0" w:space="0" w:color="auto"/>
            <w:left w:val="none" w:sz="0" w:space="0" w:color="auto"/>
            <w:bottom w:val="none" w:sz="0" w:space="0" w:color="auto"/>
            <w:right w:val="none" w:sz="0" w:space="0" w:color="auto"/>
          </w:divBdr>
        </w:div>
        <w:div w:id="462581560">
          <w:marLeft w:val="480"/>
          <w:marRight w:val="0"/>
          <w:marTop w:val="0"/>
          <w:marBottom w:val="0"/>
          <w:divBdr>
            <w:top w:val="none" w:sz="0" w:space="0" w:color="auto"/>
            <w:left w:val="none" w:sz="0" w:space="0" w:color="auto"/>
            <w:bottom w:val="none" w:sz="0" w:space="0" w:color="auto"/>
            <w:right w:val="none" w:sz="0" w:space="0" w:color="auto"/>
          </w:divBdr>
        </w:div>
        <w:div w:id="489374405">
          <w:marLeft w:val="480"/>
          <w:marRight w:val="0"/>
          <w:marTop w:val="0"/>
          <w:marBottom w:val="0"/>
          <w:divBdr>
            <w:top w:val="none" w:sz="0" w:space="0" w:color="auto"/>
            <w:left w:val="none" w:sz="0" w:space="0" w:color="auto"/>
            <w:bottom w:val="none" w:sz="0" w:space="0" w:color="auto"/>
            <w:right w:val="none" w:sz="0" w:space="0" w:color="auto"/>
          </w:divBdr>
        </w:div>
        <w:div w:id="614287805">
          <w:marLeft w:val="480"/>
          <w:marRight w:val="0"/>
          <w:marTop w:val="0"/>
          <w:marBottom w:val="0"/>
          <w:divBdr>
            <w:top w:val="none" w:sz="0" w:space="0" w:color="auto"/>
            <w:left w:val="none" w:sz="0" w:space="0" w:color="auto"/>
            <w:bottom w:val="none" w:sz="0" w:space="0" w:color="auto"/>
            <w:right w:val="none" w:sz="0" w:space="0" w:color="auto"/>
          </w:divBdr>
        </w:div>
        <w:div w:id="704795013">
          <w:marLeft w:val="480"/>
          <w:marRight w:val="0"/>
          <w:marTop w:val="0"/>
          <w:marBottom w:val="0"/>
          <w:divBdr>
            <w:top w:val="none" w:sz="0" w:space="0" w:color="auto"/>
            <w:left w:val="none" w:sz="0" w:space="0" w:color="auto"/>
            <w:bottom w:val="none" w:sz="0" w:space="0" w:color="auto"/>
            <w:right w:val="none" w:sz="0" w:space="0" w:color="auto"/>
          </w:divBdr>
        </w:div>
        <w:div w:id="723331451">
          <w:marLeft w:val="480"/>
          <w:marRight w:val="0"/>
          <w:marTop w:val="0"/>
          <w:marBottom w:val="0"/>
          <w:divBdr>
            <w:top w:val="none" w:sz="0" w:space="0" w:color="auto"/>
            <w:left w:val="none" w:sz="0" w:space="0" w:color="auto"/>
            <w:bottom w:val="none" w:sz="0" w:space="0" w:color="auto"/>
            <w:right w:val="none" w:sz="0" w:space="0" w:color="auto"/>
          </w:divBdr>
        </w:div>
        <w:div w:id="730545546">
          <w:marLeft w:val="480"/>
          <w:marRight w:val="0"/>
          <w:marTop w:val="0"/>
          <w:marBottom w:val="0"/>
          <w:divBdr>
            <w:top w:val="none" w:sz="0" w:space="0" w:color="auto"/>
            <w:left w:val="none" w:sz="0" w:space="0" w:color="auto"/>
            <w:bottom w:val="none" w:sz="0" w:space="0" w:color="auto"/>
            <w:right w:val="none" w:sz="0" w:space="0" w:color="auto"/>
          </w:divBdr>
        </w:div>
        <w:div w:id="808666438">
          <w:marLeft w:val="480"/>
          <w:marRight w:val="0"/>
          <w:marTop w:val="0"/>
          <w:marBottom w:val="0"/>
          <w:divBdr>
            <w:top w:val="none" w:sz="0" w:space="0" w:color="auto"/>
            <w:left w:val="none" w:sz="0" w:space="0" w:color="auto"/>
            <w:bottom w:val="none" w:sz="0" w:space="0" w:color="auto"/>
            <w:right w:val="none" w:sz="0" w:space="0" w:color="auto"/>
          </w:divBdr>
        </w:div>
        <w:div w:id="841356034">
          <w:marLeft w:val="480"/>
          <w:marRight w:val="0"/>
          <w:marTop w:val="0"/>
          <w:marBottom w:val="0"/>
          <w:divBdr>
            <w:top w:val="none" w:sz="0" w:space="0" w:color="auto"/>
            <w:left w:val="none" w:sz="0" w:space="0" w:color="auto"/>
            <w:bottom w:val="none" w:sz="0" w:space="0" w:color="auto"/>
            <w:right w:val="none" w:sz="0" w:space="0" w:color="auto"/>
          </w:divBdr>
        </w:div>
        <w:div w:id="879511119">
          <w:marLeft w:val="480"/>
          <w:marRight w:val="0"/>
          <w:marTop w:val="0"/>
          <w:marBottom w:val="0"/>
          <w:divBdr>
            <w:top w:val="none" w:sz="0" w:space="0" w:color="auto"/>
            <w:left w:val="none" w:sz="0" w:space="0" w:color="auto"/>
            <w:bottom w:val="none" w:sz="0" w:space="0" w:color="auto"/>
            <w:right w:val="none" w:sz="0" w:space="0" w:color="auto"/>
          </w:divBdr>
        </w:div>
        <w:div w:id="883440677">
          <w:marLeft w:val="480"/>
          <w:marRight w:val="0"/>
          <w:marTop w:val="0"/>
          <w:marBottom w:val="0"/>
          <w:divBdr>
            <w:top w:val="none" w:sz="0" w:space="0" w:color="auto"/>
            <w:left w:val="none" w:sz="0" w:space="0" w:color="auto"/>
            <w:bottom w:val="none" w:sz="0" w:space="0" w:color="auto"/>
            <w:right w:val="none" w:sz="0" w:space="0" w:color="auto"/>
          </w:divBdr>
        </w:div>
        <w:div w:id="886334863">
          <w:marLeft w:val="480"/>
          <w:marRight w:val="0"/>
          <w:marTop w:val="0"/>
          <w:marBottom w:val="0"/>
          <w:divBdr>
            <w:top w:val="none" w:sz="0" w:space="0" w:color="auto"/>
            <w:left w:val="none" w:sz="0" w:space="0" w:color="auto"/>
            <w:bottom w:val="none" w:sz="0" w:space="0" w:color="auto"/>
            <w:right w:val="none" w:sz="0" w:space="0" w:color="auto"/>
          </w:divBdr>
        </w:div>
        <w:div w:id="908880872">
          <w:marLeft w:val="480"/>
          <w:marRight w:val="0"/>
          <w:marTop w:val="0"/>
          <w:marBottom w:val="0"/>
          <w:divBdr>
            <w:top w:val="none" w:sz="0" w:space="0" w:color="auto"/>
            <w:left w:val="none" w:sz="0" w:space="0" w:color="auto"/>
            <w:bottom w:val="none" w:sz="0" w:space="0" w:color="auto"/>
            <w:right w:val="none" w:sz="0" w:space="0" w:color="auto"/>
          </w:divBdr>
        </w:div>
        <w:div w:id="920220537">
          <w:marLeft w:val="480"/>
          <w:marRight w:val="0"/>
          <w:marTop w:val="0"/>
          <w:marBottom w:val="0"/>
          <w:divBdr>
            <w:top w:val="none" w:sz="0" w:space="0" w:color="auto"/>
            <w:left w:val="none" w:sz="0" w:space="0" w:color="auto"/>
            <w:bottom w:val="none" w:sz="0" w:space="0" w:color="auto"/>
            <w:right w:val="none" w:sz="0" w:space="0" w:color="auto"/>
          </w:divBdr>
        </w:div>
        <w:div w:id="951013283">
          <w:marLeft w:val="480"/>
          <w:marRight w:val="0"/>
          <w:marTop w:val="0"/>
          <w:marBottom w:val="0"/>
          <w:divBdr>
            <w:top w:val="none" w:sz="0" w:space="0" w:color="auto"/>
            <w:left w:val="none" w:sz="0" w:space="0" w:color="auto"/>
            <w:bottom w:val="none" w:sz="0" w:space="0" w:color="auto"/>
            <w:right w:val="none" w:sz="0" w:space="0" w:color="auto"/>
          </w:divBdr>
        </w:div>
        <w:div w:id="961034826">
          <w:marLeft w:val="480"/>
          <w:marRight w:val="0"/>
          <w:marTop w:val="0"/>
          <w:marBottom w:val="0"/>
          <w:divBdr>
            <w:top w:val="none" w:sz="0" w:space="0" w:color="auto"/>
            <w:left w:val="none" w:sz="0" w:space="0" w:color="auto"/>
            <w:bottom w:val="none" w:sz="0" w:space="0" w:color="auto"/>
            <w:right w:val="none" w:sz="0" w:space="0" w:color="auto"/>
          </w:divBdr>
        </w:div>
        <w:div w:id="980501752">
          <w:marLeft w:val="480"/>
          <w:marRight w:val="0"/>
          <w:marTop w:val="0"/>
          <w:marBottom w:val="0"/>
          <w:divBdr>
            <w:top w:val="none" w:sz="0" w:space="0" w:color="auto"/>
            <w:left w:val="none" w:sz="0" w:space="0" w:color="auto"/>
            <w:bottom w:val="none" w:sz="0" w:space="0" w:color="auto"/>
            <w:right w:val="none" w:sz="0" w:space="0" w:color="auto"/>
          </w:divBdr>
        </w:div>
        <w:div w:id="1060325031">
          <w:marLeft w:val="480"/>
          <w:marRight w:val="0"/>
          <w:marTop w:val="0"/>
          <w:marBottom w:val="0"/>
          <w:divBdr>
            <w:top w:val="none" w:sz="0" w:space="0" w:color="auto"/>
            <w:left w:val="none" w:sz="0" w:space="0" w:color="auto"/>
            <w:bottom w:val="none" w:sz="0" w:space="0" w:color="auto"/>
            <w:right w:val="none" w:sz="0" w:space="0" w:color="auto"/>
          </w:divBdr>
        </w:div>
        <w:div w:id="1077677692">
          <w:marLeft w:val="480"/>
          <w:marRight w:val="0"/>
          <w:marTop w:val="0"/>
          <w:marBottom w:val="0"/>
          <w:divBdr>
            <w:top w:val="none" w:sz="0" w:space="0" w:color="auto"/>
            <w:left w:val="none" w:sz="0" w:space="0" w:color="auto"/>
            <w:bottom w:val="none" w:sz="0" w:space="0" w:color="auto"/>
            <w:right w:val="none" w:sz="0" w:space="0" w:color="auto"/>
          </w:divBdr>
        </w:div>
        <w:div w:id="1097288676">
          <w:marLeft w:val="480"/>
          <w:marRight w:val="0"/>
          <w:marTop w:val="0"/>
          <w:marBottom w:val="0"/>
          <w:divBdr>
            <w:top w:val="none" w:sz="0" w:space="0" w:color="auto"/>
            <w:left w:val="none" w:sz="0" w:space="0" w:color="auto"/>
            <w:bottom w:val="none" w:sz="0" w:space="0" w:color="auto"/>
            <w:right w:val="none" w:sz="0" w:space="0" w:color="auto"/>
          </w:divBdr>
        </w:div>
        <w:div w:id="1261840226">
          <w:marLeft w:val="480"/>
          <w:marRight w:val="0"/>
          <w:marTop w:val="0"/>
          <w:marBottom w:val="0"/>
          <w:divBdr>
            <w:top w:val="none" w:sz="0" w:space="0" w:color="auto"/>
            <w:left w:val="none" w:sz="0" w:space="0" w:color="auto"/>
            <w:bottom w:val="none" w:sz="0" w:space="0" w:color="auto"/>
            <w:right w:val="none" w:sz="0" w:space="0" w:color="auto"/>
          </w:divBdr>
        </w:div>
        <w:div w:id="1336103731">
          <w:marLeft w:val="480"/>
          <w:marRight w:val="0"/>
          <w:marTop w:val="0"/>
          <w:marBottom w:val="0"/>
          <w:divBdr>
            <w:top w:val="none" w:sz="0" w:space="0" w:color="auto"/>
            <w:left w:val="none" w:sz="0" w:space="0" w:color="auto"/>
            <w:bottom w:val="none" w:sz="0" w:space="0" w:color="auto"/>
            <w:right w:val="none" w:sz="0" w:space="0" w:color="auto"/>
          </w:divBdr>
        </w:div>
        <w:div w:id="1341199689">
          <w:marLeft w:val="480"/>
          <w:marRight w:val="0"/>
          <w:marTop w:val="0"/>
          <w:marBottom w:val="0"/>
          <w:divBdr>
            <w:top w:val="none" w:sz="0" w:space="0" w:color="auto"/>
            <w:left w:val="none" w:sz="0" w:space="0" w:color="auto"/>
            <w:bottom w:val="none" w:sz="0" w:space="0" w:color="auto"/>
            <w:right w:val="none" w:sz="0" w:space="0" w:color="auto"/>
          </w:divBdr>
        </w:div>
        <w:div w:id="1416706849">
          <w:marLeft w:val="480"/>
          <w:marRight w:val="0"/>
          <w:marTop w:val="0"/>
          <w:marBottom w:val="0"/>
          <w:divBdr>
            <w:top w:val="none" w:sz="0" w:space="0" w:color="auto"/>
            <w:left w:val="none" w:sz="0" w:space="0" w:color="auto"/>
            <w:bottom w:val="none" w:sz="0" w:space="0" w:color="auto"/>
            <w:right w:val="none" w:sz="0" w:space="0" w:color="auto"/>
          </w:divBdr>
        </w:div>
        <w:div w:id="1428386761">
          <w:marLeft w:val="480"/>
          <w:marRight w:val="0"/>
          <w:marTop w:val="0"/>
          <w:marBottom w:val="0"/>
          <w:divBdr>
            <w:top w:val="none" w:sz="0" w:space="0" w:color="auto"/>
            <w:left w:val="none" w:sz="0" w:space="0" w:color="auto"/>
            <w:bottom w:val="none" w:sz="0" w:space="0" w:color="auto"/>
            <w:right w:val="none" w:sz="0" w:space="0" w:color="auto"/>
          </w:divBdr>
        </w:div>
        <w:div w:id="1433431760">
          <w:marLeft w:val="480"/>
          <w:marRight w:val="0"/>
          <w:marTop w:val="0"/>
          <w:marBottom w:val="0"/>
          <w:divBdr>
            <w:top w:val="none" w:sz="0" w:space="0" w:color="auto"/>
            <w:left w:val="none" w:sz="0" w:space="0" w:color="auto"/>
            <w:bottom w:val="none" w:sz="0" w:space="0" w:color="auto"/>
            <w:right w:val="none" w:sz="0" w:space="0" w:color="auto"/>
          </w:divBdr>
        </w:div>
        <w:div w:id="1505586574">
          <w:marLeft w:val="480"/>
          <w:marRight w:val="0"/>
          <w:marTop w:val="0"/>
          <w:marBottom w:val="0"/>
          <w:divBdr>
            <w:top w:val="none" w:sz="0" w:space="0" w:color="auto"/>
            <w:left w:val="none" w:sz="0" w:space="0" w:color="auto"/>
            <w:bottom w:val="none" w:sz="0" w:space="0" w:color="auto"/>
            <w:right w:val="none" w:sz="0" w:space="0" w:color="auto"/>
          </w:divBdr>
        </w:div>
        <w:div w:id="1506824329">
          <w:marLeft w:val="480"/>
          <w:marRight w:val="0"/>
          <w:marTop w:val="0"/>
          <w:marBottom w:val="0"/>
          <w:divBdr>
            <w:top w:val="none" w:sz="0" w:space="0" w:color="auto"/>
            <w:left w:val="none" w:sz="0" w:space="0" w:color="auto"/>
            <w:bottom w:val="none" w:sz="0" w:space="0" w:color="auto"/>
            <w:right w:val="none" w:sz="0" w:space="0" w:color="auto"/>
          </w:divBdr>
        </w:div>
        <w:div w:id="1553148846">
          <w:marLeft w:val="480"/>
          <w:marRight w:val="0"/>
          <w:marTop w:val="0"/>
          <w:marBottom w:val="0"/>
          <w:divBdr>
            <w:top w:val="none" w:sz="0" w:space="0" w:color="auto"/>
            <w:left w:val="none" w:sz="0" w:space="0" w:color="auto"/>
            <w:bottom w:val="none" w:sz="0" w:space="0" w:color="auto"/>
            <w:right w:val="none" w:sz="0" w:space="0" w:color="auto"/>
          </w:divBdr>
        </w:div>
        <w:div w:id="1569999060">
          <w:marLeft w:val="480"/>
          <w:marRight w:val="0"/>
          <w:marTop w:val="0"/>
          <w:marBottom w:val="0"/>
          <w:divBdr>
            <w:top w:val="none" w:sz="0" w:space="0" w:color="auto"/>
            <w:left w:val="none" w:sz="0" w:space="0" w:color="auto"/>
            <w:bottom w:val="none" w:sz="0" w:space="0" w:color="auto"/>
            <w:right w:val="none" w:sz="0" w:space="0" w:color="auto"/>
          </w:divBdr>
        </w:div>
        <w:div w:id="1607737769">
          <w:marLeft w:val="480"/>
          <w:marRight w:val="0"/>
          <w:marTop w:val="0"/>
          <w:marBottom w:val="0"/>
          <w:divBdr>
            <w:top w:val="none" w:sz="0" w:space="0" w:color="auto"/>
            <w:left w:val="none" w:sz="0" w:space="0" w:color="auto"/>
            <w:bottom w:val="none" w:sz="0" w:space="0" w:color="auto"/>
            <w:right w:val="none" w:sz="0" w:space="0" w:color="auto"/>
          </w:divBdr>
        </w:div>
        <w:div w:id="1650935148">
          <w:marLeft w:val="480"/>
          <w:marRight w:val="0"/>
          <w:marTop w:val="0"/>
          <w:marBottom w:val="0"/>
          <w:divBdr>
            <w:top w:val="none" w:sz="0" w:space="0" w:color="auto"/>
            <w:left w:val="none" w:sz="0" w:space="0" w:color="auto"/>
            <w:bottom w:val="none" w:sz="0" w:space="0" w:color="auto"/>
            <w:right w:val="none" w:sz="0" w:space="0" w:color="auto"/>
          </w:divBdr>
        </w:div>
        <w:div w:id="1656955651">
          <w:marLeft w:val="480"/>
          <w:marRight w:val="0"/>
          <w:marTop w:val="0"/>
          <w:marBottom w:val="0"/>
          <w:divBdr>
            <w:top w:val="none" w:sz="0" w:space="0" w:color="auto"/>
            <w:left w:val="none" w:sz="0" w:space="0" w:color="auto"/>
            <w:bottom w:val="none" w:sz="0" w:space="0" w:color="auto"/>
            <w:right w:val="none" w:sz="0" w:space="0" w:color="auto"/>
          </w:divBdr>
        </w:div>
        <w:div w:id="1669333715">
          <w:marLeft w:val="480"/>
          <w:marRight w:val="0"/>
          <w:marTop w:val="0"/>
          <w:marBottom w:val="0"/>
          <w:divBdr>
            <w:top w:val="none" w:sz="0" w:space="0" w:color="auto"/>
            <w:left w:val="none" w:sz="0" w:space="0" w:color="auto"/>
            <w:bottom w:val="none" w:sz="0" w:space="0" w:color="auto"/>
            <w:right w:val="none" w:sz="0" w:space="0" w:color="auto"/>
          </w:divBdr>
        </w:div>
        <w:div w:id="1673413759">
          <w:marLeft w:val="480"/>
          <w:marRight w:val="0"/>
          <w:marTop w:val="0"/>
          <w:marBottom w:val="0"/>
          <w:divBdr>
            <w:top w:val="none" w:sz="0" w:space="0" w:color="auto"/>
            <w:left w:val="none" w:sz="0" w:space="0" w:color="auto"/>
            <w:bottom w:val="none" w:sz="0" w:space="0" w:color="auto"/>
            <w:right w:val="none" w:sz="0" w:space="0" w:color="auto"/>
          </w:divBdr>
        </w:div>
        <w:div w:id="1693874996">
          <w:marLeft w:val="480"/>
          <w:marRight w:val="0"/>
          <w:marTop w:val="0"/>
          <w:marBottom w:val="0"/>
          <w:divBdr>
            <w:top w:val="none" w:sz="0" w:space="0" w:color="auto"/>
            <w:left w:val="none" w:sz="0" w:space="0" w:color="auto"/>
            <w:bottom w:val="none" w:sz="0" w:space="0" w:color="auto"/>
            <w:right w:val="none" w:sz="0" w:space="0" w:color="auto"/>
          </w:divBdr>
        </w:div>
        <w:div w:id="1713118380">
          <w:marLeft w:val="480"/>
          <w:marRight w:val="0"/>
          <w:marTop w:val="0"/>
          <w:marBottom w:val="0"/>
          <w:divBdr>
            <w:top w:val="none" w:sz="0" w:space="0" w:color="auto"/>
            <w:left w:val="none" w:sz="0" w:space="0" w:color="auto"/>
            <w:bottom w:val="none" w:sz="0" w:space="0" w:color="auto"/>
            <w:right w:val="none" w:sz="0" w:space="0" w:color="auto"/>
          </w:divBdr>
        </w:div>
        <w:div w:id="1718577836">
          <w:marLeft w:val="480"/>
          <w:marRight w:val="0"/>
          <w:marTop w:val="0"/>
          <w:marBottom w:val="0"/>
          <w:divBdr>
            <w:top w:val="none" w:sz="0" w:space="0" w:color="auto"/>
            <w:left w:val="none" w:sz="0" w:space="0" w:color="auto"/>
            <w:bottom w:val="none" w:sz="0" w:space="0" w:color="auto"/>
            <w:right w:val="none" w:sz="0" w:space="0" w:color="auto"/>
          </w:divBdr>
        </w:div>
        <w:div w:id="1763257063">
          <w:marLeft w:val="480"/>
          <w:marRight w:val="0"/>
          <w:marTop w:val="0"/>
          <w:marBottom w:val="0"/>
          <w:divBdr>
            <w:top w:val="none" w:sz="0" w:space="0" w:color="auto"/>
            <w:left w:val="none" w:sz="0" w:space="0" w:color="auto"/>
            <w:bottom w:val="none" w:sz="0" w:space="0" w:color="auto"/>
            <w:right w:val="none" w:sz="0" w:space="0" w:color="auto"/>
          </w:divBdr>
        </w:div>
        <w:div w:id="1834756552">
          <w:marLeft w:val="480"/>
          <w:marRight w:val="0"/>
          <w:marTop w:val="0"/>
          <w:marBottom w:val="0"/>
          <w:divBdr>
            <w:top w:val="none" w:sz="0" w:space="0" w:color="auto"/>
            <w:left w:val="none" w:sz="0" w:space="0" w:color="auto"/>
            <w:bottom w:val="none" w:sz="0" w:space="0" w:color="auto"/>
            <w:right w:val="none" w:sz="0" w:space="0" w:color="auto"/>
          </w:divBdr>
        </w:div>
        <w:div w:id="1835493519">
          <w:marLeft w:val="480"/>
          <w:marRight w:val="0"/>
          <w:marTop w:val="0"/>
          <w:marBottom w:val="0"/>
          <w:divBdr>
            <w:top w:val="none" w:sz="0" w:space="0" w:color="auto"/>
            <w:left w:val="none" w:sz="0" w:space="0" w:color="auto"/>
            <w:bottom w:val="none" w:sz="0" w:space="0" w:color="auto"/>
            <w:right w:val="none" w:sz="0" w:space="0" w:color="auto"/>
          </w:divBdr>
        </w:div>
        <w:div w:id="1844858366">
          <w:marLeft w:val="480"/>
          <w:marRight w:val="0"/>
          <w:marTop w:val="0"/>
          <w:marBottom w:val="0"/>
          <w:divBdr>
            <w:top w:val="none" w:sz="0" w:space="0" w:color="auto"/>
            <w:left w:val="none" w:sz="0" w:space="0" w:color="auto"/>
            <w:bottom w:val="none" w:sz="0" w:space="0" w:color="auto"/>
            <w:right w:val="none" w:sz="0" w:space="0" w:color="auto"/>
          </w:divBdr>
        </w:div>
        <w:div w:id="1902018484">
          <w:marLeft w:val="480"/>
          <w:marRight w:val="0"/>
          <w:marTop w:val="0"/>
          <w:marBottom w:val="0"/>
          <w:divBdr>
            <w:top w:val="none" w:sz="0" w:space="0" w:color="auto"/>
            <w:left w:val="none" w:sz="0" w:space="0" w:color="auto"/>
            <w:bottom w:val="none" w:sz="0" w:space="0" w:color="auto"/>
            <w:right w:val="none" w:sz="0" w:space="0" w:color="auto"/>
          </w:divBdr>
        </w:div>
        <w:div w:id="1919971792">
          <w:marLeft w:val="480"/>
          <w:marRight w:val="0"/>
          <w:marTop w:val="0"/>
          <w:marBottom w:val="0"/>
          <w:divBdr>
            <w:top w:val="none" w:sz="0" w:space="0" w:color="auto"/>
            <w:left w:val="none" w:sz="0" w:space="0" w:color="auto"/>
            <w:bottom w:val="none" w:sz="0" w:space="0" w:color="auto"/>
            <w:right w:val="none" w:sz="0" w:space="0" w:color="auto"/>
          </w:divBdr>
        </w:div>
        <w:div w:id="1974672430">
          <w:marLeft w:val="480"/>
          <w:marRight w:val="0"/>
          <w:marTop w:val="0"/>
          <w:marBottom w:val="0"/>
          <w:divBdr>
            <w:top w:val="none" w:sz="0" w:space="0" w:color="auto"/>
            <w:left w:val="none" w:sz="0" w:space="0" w:color="auto"/>
            <w:bottom w:val="none" w:sz="0" w:space="0" w:color="auto"/>
            <w:right w:val="none" w:sz="0" w:space="0" w:color="auto"/>
          </w:divBdr>
        </w:div>
        <w:div w:id="1978873050">
          <w:marLeft w:val="480"/>
          <w:marRight w:val="0"/>
          <w:marTop w:val="0"/>
          <w:marBottom w:val="0"/>
          <w:divBdr>
            <w:top w:val="none" w:sz="0" w:space="0" w:color="auto"/>
            <w:left w:val="none" w:sz="0" w:space="0" w:color="auto"/>
            <w:bottom w:val="none" w:sz="0" w:space="0" w:color="auto"/>
            <w:right w:val="none" w:sz="0" w:space="0" w:color="auto"/>
          </w:divBdr>
        </w:div>
        <w:div w:id="2008896766">
          <w:marLeft w:val="480"/>
          <w:marRight w:val="0"/>
          <w:marTop w:val="0"/>
          <w:marBottom w:val="0"/>
          <w:divBdr>
            <w:top w:val="none" w:sz="0" w:space="0" w:color="auto"/>
            <w:left w:val="none" w:sz="0" w:space="0" w:color="auto"/>
            <w:bottom w:val="none" w:sz="0" w:space="0" w:color="auto"/>
            <w:right w:val="none" w:sz="0" w:space="0" w:color="auto"/>
          </w:divBdr>
        </w:div>
        <w:div w:id="2063869463">
          <w:marLeft w:val="480"/>
          <w:marRight w:val="0"/>
          <w:marTop w:val="0"/>
          <w:marBottom w:val="0"/>
          <w:divBdr>
            <w:top w:val="none" w:sz="0" w:space="0" w:color="auto"/>
            <w:left w:val="none" w:sz="0" w:space="0" w:color="auto"/>
            <w:bottom w:val="none" w:sz="0" w:space="0" w:color="auto"/>
            <w:right w:val="none" w:sz="0" w:space="0" w:color="auto"/>
          </w:divBdr>
        </w:div>
        <w:div w:id="2064790304">
          <w:marLeft w:val="480"/>
          <w:marRight w:val="0"/>
          <w:marTop w:val="0"/>
          <w:marBottom w:val="0"/>
          <w:divBdr>
            <w:top w:val="none" w:sz="0" w:space="0" w:color="auto"/>
            <w:left w:val="none" w:sz="0" w:space="0" w:color="auto"/>
            <w:bottom w:val="none" w:sz="0" w:space="0" w:color="auto"/>
            <w:right w:val="none" w:sz="0" w:space="0" w:color="auto"/>
          </w:divBdr>
        </w:div>
      </w:divsChild>
    </w:div>
    <w:div w:id="677465178">
      <w:bodyDiv w:val="1"/>
      <w:marLeft w:val="0"/>
      <w:marRight w:val="0"/>
      <w:marTop w:val="0"/>
      <w:marBottom w:val="0"/>
      <w:divBdr>
        <w:top w:val="none" w:sz="0" w:space="0" w:color="auto"/>
        <w:left w:val="none" w:sz="0" w:space="0" w:color="auto"/>
        <w:bottom w:val="none" w:sz="0" w:space="0" w:color="auto"/>
        <w:right w:val="none" w:sz="0" w:space="0" w:color="auto"/>
      </w:divBdr>
      <w:divsChild>
        <w:div w:id="28065749">
          <w:marLeft w:val="480"/>
          <w:marRight w:val="0"/>
          <w:marTop w:val="0"/>
          <w:marBottom w:val="0"/>
          <w:divBdr>
            <w:top w:val="none" w:sz="0" w:space="0" w:color="auto"/>
            <w:left w:val="none" w:sz="0" w:space="0" w:color="auto"/>
            <w:bottom w:val="none" w:sz="0" w:space="0" w:color="auto"/>
            <w:right w:val="none" w:sz="0" w:space="0" w:color="auto"/>
          </w:divBdr>
        </w:div>
        <w:div w:id="35586191">
          <w:marLeft w:val="480"/>
          <w:marRight w:val="0"/>
          <w:marTop w:val="0"/>
          <w:marBottom w:val="0"/>
          <w:divBdr>
            <w:top w:val="none" w:sz="0" w:space="0" w:color="auto"/>
            <w:left w:val="none" w:sz="0" w:space="0" w:color="auto"/>
            <w:bottom w:val="none" w:sz="0" w:space="0" w:color="auto"/>
            <w:right w:val="none" w:sz="0" w:space="0" w:color="auto"/>
          </w:divBdr>
        </w:div>
        <w:div w:id="82648566">
          <w:marLeft w:val="480"/>
          <w:marRight w:val="0"/>
          <w:marTop w:val="0"/>
          <w:marBottom w:val="0"/>
          <w:divBdr>
            <w:top w:val="none" w:sz="0" w:space="0" w:color="auto"/>
            <w:left w:val="none" w:sz="0" w:space="0" w:color="auto"/>
            <w:bottom w:val="none" w:sz="0" w:space="0" w:color="auto"/>
            <w:right w:val="none" w:sz="0" w:space="0" w:color="auto"/>
          </w:divBdr>
        </w:div>
        <w:div w:id="95490958">
          <w:marLeft w:val="480"/>
          <w:marRight w:val="0"/>
          <w:marTop w:val="0"/>
          <w:marBottom w:val="0"/>
          <w:divBdr>
            <w:top w:val="none" w:sz="0" w:space="0" w:color="auto"/>
            <w:left w:val="none" w:sz="0" w:space="0" w:color="auto"/>
            <w:bottom w:val="none" w:sz="0" w:space="0" w:color="auto"/>
            <w:right w:val="none" w:sz="0" w:space="0" w:color="auto"/>
          </w:divBdr>
        </w:div>
        <w:div w:id="105545435">
          <w:marLeft w:val="480"/>
          <w:marRight w:val="0"/>
          <w:marTop w:val="0"/>
          <w:marBottom w:val="0"/>
          <w:divBdr>
            <w:top w:val="none" w:sz="0" w:space="0" w:color="auto"/>
            <w:left w:val="none" w:sz="0" w:space="0" w:color="auto"/>
            <w:bottom w:val="none" w:sz="0" w:space="0" w:color="auto"/>
            <w:right w:val="none" w:sz="0" w:space="0" w:color="auto"/>
          </w:divBdr>
        </w:div>
        <w:div w:id="134034898">
          <w:marLeft w:val="480"/>
          <w:marRight w:val="0"/>
          <w:marTop w:val="0"/>
          <w:marBottom w:val="0"/>
          <w:divBdr>
            <w:top w:val="none" w:sz="0" w:space="0" w:color="auto"/>
            <w:left w:val="none" w:sz="0" w:space="0" w:color="auto"/>
            <w:bottom w:val="none" w:sz="0" w:space="0" w:color="auto"/>
            <w:right w:val="none" w:sz="0" w:space="0" w:color="auto"/>
          </w:divBdr>
        </w:div>
        <w:div w:id="157038652">
          <w:marLeft w:val="480"/>
          <w:marRight w:val="0"/>
          <w:marTop w:val="0"/>
          <w:marBottom w:val="0"/>
          <w:divBdr>
            <w:top w:val="none" w:sz="0" w:space="0" w:color="auto"/>
            <w:left w:val="none" w:sz="0" w:space="0" w:color="auto"/>
            <w:bottom w:val="none" w:sz="0" w:space="0" w:color="auto"/>
            <w:right w:val="none" w:sz="0" w:space="0" w:color="auto"/>
          </w:divBdr>
        </w:div>
        <w:div w:id="169952480">
          <w:marLeft w:val="480"/>
          <w:marRight w:val="0"/>
          <w:marTop w:val="0"/>
          <w:marBottom w:val="0"/>
          <w:divBdr>
            <w:top w:val="none" w:sz="0" w:space="0" w:color="auto"/>
            <w:left w:val="none" w:sz="0" w:space="0" w:color="auto"/>
            <w:bottom w:val="none" w:sz="0" w:space="0" w:color="auto"/>
            <w:right w:val="none" w:sz="0" w:space="0" w:color="auto"/>
          </w:divBdr>
        </w:div>
        <w:div w:id="178349971">
          <w:marLeft w:val="480"/>
          <w:marRight w:val="0"/>
          <w:marTop w:val="0"/>
          <w:marBottom w:val="0"/>
          <w:divBdr>
            <w:top w:val="none" w:sz="0" w:space="0" w:color="auto"/>
            <w:left w:val="none" w:sz="0" w:space="0" w:color="auto"/>
            <w:bottom w:val="none" w:sz="0" w:space="0" w:color="auto"/>
            <w:right w:val="none" w:sz="0" w:space="0" w:color="auto"/>
          </w:divBdr>
        </w:div>
        <w:div w:id="271326284">
          <w:marLeft w:val="480"/>
          <w:marRight w:val="0"/>
          <w:marTop w:val="0"/>
          <w:marBottom w:val="0"/>
          <w:divBdr>
            <w:top w:val="none" w:sz="0" w:space="0" w:color="auto"/>
            <w:left w:val="none" w:sz="0" w:space="0" w:color="auto"/>
            <w:bottom w:val="none" w:sz="0" w:space="0" w:color="auto"/>
            <w:right w:val="none" w:sz="0" w:space="0" w:color="auto"/>
          </w:divBdr>
        </w:div>
        <w:div w:id="330378348">
          <w:marLeft w:val="480"/>
          <w:marRight w:val="0"/>
          <w:marTop w:val="0"/>
          <w:marBottom w:val="0"/>
          <w:divBdr>
            <w:top w:val="none" w:sz="0" w:space="0" w:color="auto"/>
            <w:left w:val="none" w:sz="0" w:space="0" w:color="auto"/>
            <w:bottom w:val="none" w:sz="0" w:space="0" w:color="auto"/>
            <w:right w:val="none" w:sz="0" w:space="0" w:color="auto"/>
          </w:divBdr>
        </w:div>
        <w:div w:id="372853803">
          <w:marLeft w:val="480"/>
          <w:marRight w:val="0"/>
          <w:marTop w:val="0"/>
          <w:marBottom w:val="0"/>
          <w:divBdr>
            <w:top w:val="none" w:sz="0" w:space="0" w:color="auto"/>
            <w:left w:val="none" w:sz="0" w:space="0" w:color="auto"/>
            <w:bottom w:val="none" w:sz="0" w:space="0" w:color="auto"/>
            <w:right w:val="none" w:sz="0" w:space="0" w:color="auto"/>
          </w:divBdr>
        </w:div>
        <w:div w:id="455877720">
          <w:marLeft w:val="480"/>
          <w:marRight w:val="0"/>
          <w:marTop w:val="0"/>
          <w:marBottom w:val="0"/>
          <w:divBdr>
            <w:top w:val="none" w:sz="0" w:space="0" w:color="auto"/>
            <w:left w:val="none" w:sz="0" w:space="0" w:color="auto"/>
            <w:bottom w:val="none" w:sz="0" w:space="0" w:color="auto"/>
            <w:right w:val="none" w:sz="0" w:space="0" w:color="auto"/>
          </w:divBdr>
        </w:div>
        <w:div w:id="509805264">
          <w:marLeft w:val="480"/>
          <w:marRight w:val="0"/>
          <w:marTop w:val="0"/>
          <w:marBottom w:val="0"/>
          <w:divBdr>
            <w:top w:val="none" w:sz="0" w:space="0" w:color="auto"/>
            <w:left w:val="none" w:sz="0" w:space="0" w:color="auto"/>
            <w:bottom w:val="none" w:sz="0" w:space="0" w:color="auto"/>
            <w:right w:val="none" w:sz="0" w:space="0" w:color="auto"/>
          </w:divBdr>
        </w:div>
        <w:div w:id="525951745">
          <w:marLeft w:val="480"/>
          <w:marRight w:val="0"/>
          <w:marTop w:val="0"/>
          <w:marBottom w:val="0"/>
          <w:divBdr>
            <w:top w:val="none" w:sz="0" w:space="0" w:color="auto"/>
            <w:left w:val="none" w:sz="0" w:space="0" w:color="auto"/>
            <w:bottom w:val="none" w:sz="0" w:space="0" w:color="auto"/>
            <w:right w:val="none" w:sz="0" w:space="0" w:color="auto"/>
          </w:divBdr>
        </w:div>
        <w:div w:id="526792773">
          <w:marLeft w:val="480"/>
          <w:marRight w:val="0"/>
          <w:marTop w:val="0"/>
          <w:marBottom w:val="0"/>
          <w:divBdr>
            <w:top w:val="none" w:sz="0" w:space="0" w:color="auto"/>
            <w:left w:val="none" w:sz="0" w:space="0" w:color="auto"/>
            <w:bottom w:val="none" w:sz="0" w:space="0" w:color="auto"/>
            <w:right w:val="none" w:sz="0" w:space="0" w:color="auto"/>
          </w:divBdr>
        </w:div>
        <w:div w:id="573970425">
          <w:marLeft w:val="480"/>
          <w:marRight w:val="0"/>
          <w:marTop w:val="0"/>
          <w:marBottom w:val="0"/>
          <w:divBdr>
            <w:top w:val="none" w:sz="0" w:space="0" w:color="auto"/>
            <w:left w:val="none" w:sz="0" w:space="0" w:color="auto"/>
            <w:bottom w:val="none" w:sz="0" w:space="0" w:color="auto"/>
            <w:right w:val="none" w:sz="0" w:space="0" w:color="auto"/>
          </w:divBdr>
        </w:div>
        <w:div w:id="588467715">
          <w:marLeft w:val="480"/>
          <w:marRight w:val="0"/>
          <w:marTop w:val="0"/>
          <w:marBottom w:val="0"/>
          <w:divBdr>
            <w:top w:val="none" w:sz="0" w:space="0" w:color="auto"/>
            <w:left w:val="none" w:sz="0" w:space="0" w:color="auto"/>
            <w:bottom w:val="none" w:sz="0" w:space="0" w:color="auto"/>
            <w:right w:val="none" w:sz="0" w:space="0" w:color="auto"/>
          </w:divBdr>
        </w:div>
        <w:div w:id="589241857">
          <w:marLeft w:val="480"/>
          <w:marRight w:val="0"/>
          <w:marTop w:val="0"/>
          <w:marBottom w:val="0"/>
          <w:divBdr>
            <w:top w:val="none" w:sz="0" w:space="0" w:color="auto"/>
            <w:left w:val="none" w:sz="0" w:space="0" w:color="auto"/>
            <w:bottom w:val="none" w:sz="0" w:space="0" w:color="auto"/>
            <w:right w:val="none" w:sz="0" w:space="0" w:color="auto"/>
          </w:divBdr>
        </w:div>
        <w:div w:id="589654444">
          <w:marLeft w:val="480"/>
          <w:marRight w:val="0"/>
          <w:marTop w:val="0"/>
          <w:marBottom w:val="0"/>
          <w:divBdr>
            <w:top w:val="none" w:sz="0" w:space="0" w:color="auto"/>
            <w:left w:val="none" w:sz="0" w:space="0" w:color="auto"/>
            <w:bottom w:val="none" w:sz="0" w:space="0" w:color="auto"/>
            <w:right w:val="none" w:sz="0" w:space="0" w:color="auto"/>
          </w:divBdr>
        </w:div>
        <w:div w:id="618682344">
          <w:marLeft w:val="480"/>
          <w:marRight w:val="0"/>
          <w:marTop w:val="0"/>
          <w:marBottom w:val="0"/>
          <w:divBdr>
            <w:top w:val="none" w:sz="0" w:space="0" w:color="auto"/>
            <w:left w:val="none" w:sz="0" w:space="0" w:color="auto"/>
            <w:bottom w:val="none" w:sz="0" w:space="0" w:color="auto"/>
            <w:right w:val="none" w:sz="0" w:space="0" w:color="auto"/>
          </w:divBdr>
        </w:div>
        <w:div w:id="634145517">
          <w:marLeft w:val="480"/>
          <w:marRight w:val="0"/>
          <w:marTop w:val="0"/>
          <w:marBottom w:val="0"/>
          <w:divBdr>
            <w:top w:val="none" w:sz="0" w:space="0" w:color="auto"/>
            <w:left w:val="none" w:sz="0" w:space="0" w:color="auto"/>
            <w:bottom w:val="none" w:sz="0" w:space="0" w:color="auto"/>
            <w:right w:val="none" w:sz="0" w:space="0" w:color="auto"/>
          </w:divBdr>
        </w:div>
        <w:div w:id="650257623">
          <w:marLeft w:val="480"/>
          <w:marRight w:val="0"/>
          <w:marTop w:val="0"/>
          <w:marBottom w:val="0"/>
          <w:divBdr>
            <w:top w:val="none" w:sz="0" w:space="0" w:color="auto"/>
            <w:left w:val="none" w:sz="0" w:space="0" w:color="auto"/>
            <w:bottom w:val="none" w:sz="0" w:space="0" w:color="auto"/>
            <w:right w:val="none" w:sz="0" w:space="0" w:color="auto"/>
          </w:divBdr>
        </w:div>
        <w:div w:id="656955961">
          <w:marLeft w:val="480"/>
          <w:marRight w:val="0"/>
          <w:marTop w:val="0"/>
          <w:marBottom w:val="0"/>
          <w:divBdr>
            <w:top w:val="none" w:sz="0" w:space="0" w:color="auto"/>
            <w:left w:val="none" w:sz="0" w:space="0" w:color="auto"/>
            <w:bottom w:val="none" w:sz="0" w:space="0" w:color="auto"/>
            <w:right w:val="none" w:sz="0" w:space="0" w:color="auto"/>
          </w:divBdr>
        </w:div>
        <w:div w:id="743452832">
          <w:marLeft w:val="480"/>
          <w:marRight w:val="0"/>
          <w:marTop w:val="0"/>
          <w:marBottom w:val="0"/>
          <w:divBdr>
            <w:top w:val="none" w:sz="0" w:space="0" w:color="auto"/>
            <w:left w:val="none" w:sz="0" w:space="0" w:color="auto"/>
            <w:bottom w:val="none" w:sz="0" w:space="0" w:color="auto"/>
            <w:right w:val="none" w:sz="0" w:space="0" w:color="auto"/>
          </w:divBdr>
        </w:div>
        <w:div w:id="750277992">
          <w:marLeft w:val="480"/>
          <w:marRight w:val="0"/>
          <w:marTop w:val="0"/>
          <w:marBottom w:val="0"/>
          <w:divBdr>
            <w:top w:val="none" w:sz="0" w:space="0" w:color="auto"/>
            <w:left w:val="none" w:sz="0" w:space="0" w:color="auto"/>
            <w:bottom w:val="none" w:sz="0" w:space="0" w:color="auto"/>
            <w:right w:val="none" w:sz="0" w:space="0" w:color="auto"/>
          </w:divBdr>
        </w:div>
        <w:div w:id="753430148">
          <w:marLeft w:val="480"/>
          <w:marRight w:val="0"/>
          <w:marTop w:val="0"/>
          <w:marBottom w:val="0"/>
          <w:divBdr>
            <w:top w:val="none" w:sz="0" w:space="0" w:color="auto"/>
            <w:left w:val="none" w:sz="0" w:space="0" w:color="auto"/>
            <w:bottom w:val="none" w:sz="0" w:space="0" w:color="auto"/>
            <w:right w:val="none" w:sz="0" w:space="0" w:color="auto"/>
          </w:divBdr>
        </w:div>
        <w:div w:id="758450634">
          <w:marLeft w:val="480"/>
          <w:marRight w:val="0"/>
          <w:marTop w:val="0"/>
          <w:marBottom w:val="0"/>
          <w:divBdr>
            <w:top w:val="none" w:sz="0" w:space="0" w:color="auto"/>
            <w:left w:val="none" w:sz="0" w:space="0" w:color="auto"/>
            <w:bottom w:val="none" w:sz="0" w:space="0" w:color="auto"/>
            <w:right w:val="none" w:sz="0" w:space="0" w:color="auto"/>
          </w:divBdr>
        </w:div>
        <w:div w:id="824904943">
          <w:marLeft w:val="480"/>
          <w:marRight w:val="0"/>
          <w:marTop w:val="0"/>
          <w:marBottom w:val="0"/>
          <w:divBdr>
            <w:top w:val="none" w:sz="0" w:space="0" w:color="auto"/>
            <w:left w:val="none" w:sz="0" w:space="0" w:color="auto"/>
            <w:bottom w:val="none" w:sz="0" w:space="0" w:color="auto"/>
            <w:right w:val="none" w:sz="0" w:space="0" w:color="auto"/>
          </w:divBdr>
        </w:div>
        <w:div w:id="860243071">
          <w:marLeft w:val="480"/>
          <w:marRight w:val="0"/>
          <w:marTop w:val="0"/>
          <w:marBottom w:val="0"/>
          <w:divBdr>
            <w:top w:val="none" w:sz="0" w:space="0" w:color="auto"/>
            <w:left w:val="none" w:sz="0" w:space="0" w:color="auto"/>
            <w:bottom w:val="none" w:sz="0" w:space="0" w:color="auto"/>
            <w:right w:val="none" w:sz="0" w:space="0" w:color="auto"/>
          </w:divBdr>
        </w:div>
        <w:div w:id="885067306">
          <w:marLeft w:val="480"/>
          <w:marRight w:val="0"/>
          <w:marTop w:val="0"/>
          <w:marBottom w:val="0"/>
          <w:divBdr>
            <w:top w:val="none" w:sz="0" w:space="0" w:color="auto"/>
            <w:left w:val="none" w:sz="0" w:space="0" w:color="auto"/>
            <w:bottom w:val="none" w:sz="0" w:space="0" w:color="auto"/>
            <w:right w:val="none" w:sz="0" w:space="0" w:color="auto"/>
          </w:divBdr>
        </w:div>
        <w:div w:id="889193218">
          <w:marLeft w:val="480"/>
          <w:marRight w:val="0"/>
          <w:marTop w:val="0"/>
          <w:marBottom w:val="0"/>
          <w:divBdr>
            <w:top w:val="none" w:sz="0" w:space="0" w:color="auto"/>
            <w:left w:val="none" w:sz="0" w:space="0" w:color="auto"/>
            <w:bottom w:val="none" w:sz="0" w:space="0" w:color="auto"/>
            <w:right w:val="none" w:sz="0" w:space="0" w:color="auto"/>
          </w:divBdr>
        </w:div>
        <w:div w:id="916942829">
          <w:marLeft w:val="480"/>
          <w:marRight w:val="0"/>
          <w:marTop w:val="0"/>
          <w:marBottom w:val="0"/>
          <w:divBdr>
            <w:top w:val="none" w:sz="0" w:space="0" w:color="auto"/>
            <w:left w:val="none" w:sz="0" w:space="0" w:color="auto"/>
            <w:bottom w:val="none" w:sz="0" w:space="0" w:color="auto"/>
            <w:right w:val="none" w:sz="0" w:space="0" w:color="auto"/>
          </w:divBdr>
        </w:div>
        <w:div w:id="938218761">
          <w:marLeft w:val="480"/>
          <w:marRight w:val="0"/>
          <w:marTop w:val="0"/>
          <w:marBottom w:val="0"/>
          <w:divBdr>
            <w:top w:val="none" w:sz="0" w:space="0" w:color="auto"/>
            <w:left w:val="none" w:sz="0" w:space="0" w:color="auto"/>
            <w:bottom w:val="none" w:sz="0" w:space="0" w:color="auto"/>
            <w:right w:val="none" w:sz="0" w:space="0" w:color="auto"/>
          </w:divBdr>
        </w:div>
        <w:div w:id="938634425">
          <w:marLeft w:val="480"/>
          <w:marRight w:val="0"/>
          <w:marTop w:val="0"/>
          <w:marBottom w:val="0"/>
          <w:divBdr>
            <w:top w:val="none" w:sz="0" w:space="0" w:color="auto"/>
            <w:left w:val="none" w:sz="0" w:space="0" w:color="auto"/>
            <w:bottom w:val="none" w:sz="0" w:space="0" w:color="auto"/>
            <w:right w:val="none" w:sz="0" w:space="0" w:color="auto"/>
          </w:divBdr>
        </w:div>
        <w:div w:id="972439285">
          <w:marLeft w:val="480"/>
          <w:marRight w:val="0"/>
          <w:marTop w:val="0"/>
          <w:marBottom w:val="0"/>
          <w:divBdr>
            <w:top w:val="none" w:sz="0" w:space="0" w:color="auto"/>
            <w:left w:val="none" w:sz="0" w:space="0" w:color="auto"/>
            <w:bottom w:val="none" w:sz="0" w:space="0" w:color="auto"/>
            <w:right w:val="none" w:sz="0" w:space="0" w:color="auto"/>
          </w:divBdr>
        </w:div>
        <w:div w:id="1092971422">
          <w:marLeft w:val="480"/>
          <w:marRight w:val="0"/>
          <w:marTop w:val="0"/>
          <w:marBottom w:val="0"/>
          <w:divBdr>
            <w:top w:val="none" w:sz="0" w:space="0" w:color="auto"/>
            <w:left w:val="none" w:sz="0" w:space="0" w:color="auto"/>
            <w:bottom w:val="none" w:sz="0" w:space="0" w:color="auto"/>
            <w:right w:val="none" w:sz="0" w:space="0" w:color="auto"/>
          </w:divBdr>
        </w:div>
        <w:div w:id="1125657548">
          <w:marLeft w:val="480"/>
          <w:marRight w:val="0"/>
          <w:marTop w:val="0"/>
          <w:marBottom w:val="0"/>
          <w:divBdr>
            <w:top w:val="none" w:sz="0" w:space="0" w:color="auto"/>
            <w:left w:val="none" w:sz="0" w:space="0" w:color="auto"/>
            <w:bottom w:val="none" w:sz="0" w:space="0" w:color="auto"/>
            <w:right w:val="none" w:sz="0" w:space="0" w:color="auto"/>
          </w:divBdr>
        </w:div>
        <w:div w:id="1145053304">
          <w:marLeft w:val="480"/>
          <w:marRight w:val="0"/>
          <w:marTop w:val="0"/>
          <w:marBottom w:val="0"/>
          <w:divBdr>
            <w:top w:val="none" w:sz="0" w:space="0" w:color="auto"/>
            <w:left w:val="none" w:sz="0" w:space="0" w:color="auto"/>
            <w:bottom w:val="none" w:sz="0" w:space="0" w:color="auto"/>
            <w:right w:val="none" w:sz="0" w:space="0" w:color="auto"/>
          </w:divBdr>
        </w:div>
        <w:div w:id="1160341125">
          <w:marLeft w:val="480"/>
          <w:marRight w:val="0"/>
          <w:marTop w:val="0"/>
          <w:marBottom w:val="0"/>
          <w:divBdr>
            <w:top w:val="none" w:sz="0" w:space="0" w:color="auto"/>
            <w:left w:val="none" w:sz="0" w:space="0" w:color="auto"/>
            <w:bottom w:val="none" w:sz="0" w:space="0" w:color="auto"/>
            <w:right w:val="none" w:sz="0" w:space="0" w:color="auto"/>
          </w:divBdr>
        </w:div>
        <w:div w:id="1162551478">
          <w:marLeft w:val="480"/>
          <w:marRight w:val="0"/>
          <w:marTop w:val="0"/>
          <w:marBottom w:val="0"/>
          <w:divBdr>
            <w:top w:val="none" w:sz="0" w:space="0" w:color="auto"/>
            <w:left w:val="none" w:sz="0" w:space="0" w:color="auto"/>
            <w:bottom w:val="none" w:sz="0" w:space="0" w:color="auto"/>
            <w:right w:val="none" w:sz="0" w:space="0" w:color="auto"/>
          </w:divBdr>
        </w:div>
        <w:div w:id="1172528442">
          <w:marLeft w:val="480"/>
          <w:marRight w:val="0"/>
          <w:marTop w:val="0"/>
          <w:marBottom w:val="0"/>
          <w:divBdr>
            <w:top w:val="none" w:sz="0" w:space="0" w:color="auto"/>
            <w:left w:val="none" w:sz="0" w:space="0" w:color="auto"/>
            <w:bottom w:val="none" w:sz="0" w:space="0" w:color="auto"/>
            <w:right w:val="none" w:sz="0" w:space="0" w:color="auto"/>
          </w:divBdr>
        </w:div>
        <w:div w:id="1196388859">
          <w:marLeft w:val="480"/>
          <w:marRight w:val="0"/>
          <w:marTop w:val="0"/>
          <w:marBottom w:val="0"/>
          <w:divBdr>
            <w:top w:val="none" w:sz="0" w:space="0" w:color="auto"/>
            <w:left w:val="none" w:sz="0" w:space="0" w:color="auto"/>
            <w:bottom w:val="none" w:sz="0" w:space="0" w:color="auto"/>
            <w:right w:val="none" w:sz="0" w:space="0" w:color="auto"/>
          </w:divBdr>
        </w:div>
        <w:div w:id="1211309145">
          <w:marLeft w:val="480"/>
          <w:marRight w:val="0"/>
          <w:marTop w:val="0"/>
          <w:marBottom w:val="0"/>
          <w:divBdr>
            <w:top w:val="none" w:sz="0" w:space="0" w:color="auto"/>
            <w:left w:val="none" w:sz="0" w:space="0" w:color="auto"/>
            <w:bottom w:val="none" w:sz="0" w:space="0" w:color="auto"/>
            <w:right w:val="none" w:sz="0" w:space="0" w:color="auto"/>
          </w:divBdr>
        </w:div>
        <w:div w:id="1224950999">
          <w:marLeft w:val="480"/>
          <w:marRight w:val="0"/>
          <w:marTop w:val="0"/>
          <w:marBottom w:val="0"/>
          <w:divBdr>
            <w:top w:val="none" w:sz="0" w:space="0" w:color="auto"/>
            <w:left w:val="none" w:sz="0" w:space="0" w:color="auto"/>
            <w:bottom w:val="none" w:sz="0" w:space="0" w:color="auto"/>
            <w:right w:val="none" w:sz="0" w:space="0" w:color="auto"/>
          </w:divBdr>
        </w:div>
        <w:div w:id="1297368768">
          <w:marLeft w:val="480"/>
          <w:marRight w:val="0"/>
          <w:marTop w:val="0"/>
          <w:marBottom w:val="0"/>
          <w:divBdr>
            <w:top w:val="none" w:sz="0" w:space="0" w:color="auto"/>
            <w:left w:val="none" w:sz="0" w:space="0" w:color="auto"/>
            <w:bottom w:val="none" w:sz="0" w:space="0" w:color="auto"/>
            <w:right w:val="none" w:sz="0" w:space="0" w:color="auto"/>
          </w:divBdr>
        </w:div>
        <w:div w:id="1324503889">
          <w:marLeft w:val="480"/>
          <w:marRight w:val="0"/>
          <w:marTop w:val="0"/>
          <w:marBottom w:val="0"/>
          <w:divBdr>
            <w:top w:val="none" w:sz="0" w:space="0" w:color="auto"/>
            <w:left w:val="none" w:sz="0" w:space="0" w:color="auto"/>
            <w:bottom w:val="none" w:sz="0" w:space="0" w:color="auto"/>
            <w:right w:val="none" w:sz="0" w:space="0" w:color="auto"/>
          </w:divBdr>
        </w:div>
        <w:div w:id="1328554517">
          <w:marLeft w:val="480"/>
          <w:marRight w:val="0"/>
          <w:marTop w:val="0"/>
          <w:marBottom w:val="0"/>
          <w:divBdr>
            <w:top w:val="none" w:sz="0" w:space="0" w:color="auto"/>
            <w:left w:val="none" w:sz="0" w:space="0" w:color="auto"/>
            <w:bottom w:val="none" w:sz="0" w:space="0" w:color="auto"/>
            <w:right w:val="none" w:sz="0" w:space="0" w:color="auto"/>
          </w:divBdr>
        </w:div>
        <w:div w:id="1349604899">
          <w:marLeft w:val="480"/>
          <w:marRight w:val="0"/>
          <w:marTop w:val="0"/>
          <w:marBottom w:val="0"/>
          <w:divBdr>
            <w:top w:val="none" w:sz="0" w:space="0" w:color="auto"/>
            <w:left w:val="none" w:sz="0" w:space="0" w:color="auto"/>
            <w:bottom w:val="none" w:sz="0" w:space="0" w:color="auto"/>
            <w:right w:val="none" w:sz="0" w:space="0" w:color="auto"/>
          </w:divBdr>
        </w:div>
        <w:div w:id="1415513357">
          <w:marLeft w:val="480"/>
          <w:marRight w:val="0"/>
          <w:marTop w:val="0"/>
          <w:marBottom w:val="0"/>
          <w:divBdr>
            <w:top w:val="none" w:sz="0" w:space="0" w:color="auto"/>
            <w:left w:val="none" w:sz="0" w:space="0" w:color="auto"/>
            <w:bottom w:val="none" w:sz="0" w:space="0" w:color="auto"/>
            <w:right w:val="none" w:sz="0" w:space="0" w:color="auto"/>
          </w:divBdr>
        </w:div>
        <w:div w:id="1446537357">
          <w:marLeft w:val="480"/>
          <w:marRight w:val="0"/>
          <w:marTop w:val="0"/>
          <w:marBottom w:val="0"/>
          <w:divBdr>
            <w:top w:val="none" w:sz="0" w:space="0" w:color="auto"/>
            <w:left w:val="none" w:sz="0" w:space="0" w:color="auto"/>
            <w:bottom w:val="none" w:sz="0" w:space="0" w:color="auto"/>
            <w:right w:val="none" w:sz="0" w:space="0" w:color="auto"/>
          </w:divBdr>
        </w:div>
        <w:div w:id="1509903743">
          <w:marLeft w:val="480"/>
          <w:marRight w:val="0"/>
          <w:marTop w:val="0"/>
          <w:marBottom w:val="0"/>
          <w:divBdr>
            <w:top w:val="none" w:sz="0" w:space="0" w:color="auto"/>
            <w:left w:val="none" w:sz="0" w:space="0" w:color="auto"/>
            <w:bottom w:val="none" w:sz="0" w:space="0" w:color="auto"/>
            <w:right w:val="none" w:sz="0" w:space="0" w:color="auto"/>
          </w:divBdr>
        </w:div>
        <w:div w:id="1525709502">
          <w:marLeft w:val="480"/>
          <w:marRight w:val="0"/>
          <w:marTop w:val="0"/>
          <w:marBottom w:val="0"/>
          <w:divBdr>
            <w:top w:val="none" w:sz="0" w:space="0" w:color="auto"/>
            <w:left w:val="none" w:sz="0" w:space="0" w:color="auto"/>
            <w:bottom w:val="none" w:sz="0" w:space="0" w:color="auto"/>
            <w:right w:val="none" w:sz="0" w:space="0" w:color="auto"/>
          </w:divBdr>
        </w:div>
        <w:div w:id="1533491088">
          <w:marLeft w:val="480"/>
          <w:marRight w:val="0"/>
          <w:marTop w:val="0"/>
          <w:marBottom w:val="0"/>
          <w:divBdr>
            <w:top w:val="none" w:sz="0" w:space="0" w:color="auto"/>
            <w:left w:val="none" w:sz="0" w:space="0" w:color="auto"/>
            <w:bottom w:val="none" w:sz="0" w:space="0" w:color="auto"/>
            <w:right w:val="none" w:sz="0" w:space="0" w:color="auto"/>
          </w:divBdr>
        </w:div>
        <w:div w:id="1590041882">
          <w:marLeft w:val="480"/>
          <w:marRight w:val="0"/>
          <w:marTop w:val="0"/>
          <w:marBottom w:val="0"/>
          <w:divBdr>
            <w:top w:val="none" w:sz="0" w:space="0" w:color="auto"/>
            <w:left w:val="none" w:sz="0" w:space="0" w:color="auto"/>
            <w:bottom w:val="none" w:sz="0" w:space="0" w:color="auto"/>
            <w:right w:val="none" w:sz="0" w:space="0" w:color="auto"/>
          </w:divBdr>
        </w:div>
        <w:div w:id="1645432187">
          <w:marLeft w:val="480"/>
          <w:marRight w:val="0"/>
          <w:marTop w:val="0"/>
          <w:marBottom w:val="0"/>
          <w:divBdr>
            <w:top w:val="none" w:sz="0" w:space="0" w:color="auto"/>
            <w:left w:val="none" w:sz="0" w:space="0" w:color="auto"/>
            <w:bottom w:val="none" w:sz="0" w:space="0" w:color="auto"/>
            <w:right w:val="none" w:sz="0" w:space="0" w:color="auto"/>
          </w:divBdr>
        </w:div>
        <w:div w:id="1692681134">
          <w:marLeft w:val="480"/>
          <w:marRight w:val="0"/>
          <w:marTop w:val="0"/>
          <w:marBottom w:val="0"/>
          <w:divBdr>
            <w:top w:val="none" w:sz="0" w:space="0" w:color="auto"/>
            <w:left w:val="none" w:sz="0" w:space="0" w:color="auto"/>
            <w:bottom w:val="none" w:sz="0" w:space="0" w:color="auto"/>
            <w:right w:val="none" w:sz="0" w:space="0" w:color="auto"/>
          </w:divBdr>
        </w:div>
        <w:div w:id="1739402708">
          <w:marLeft w:val="480"/>
          <w:marRight w:val="0"/>
          <w:marTop w:val="0"/>
          <w:marBottom w:val="0"/>
          <w:divBdr>
            <w:top w:val="none" w:sz="0" w:space="0" w:color="auto"/>
            <w:left w:val="none" w:sz="0" w:space="0" w:color="auto"/>
            <w:bottom w:val="none" w:sz="0" w:space="0" w:color="auto"/>
            <w:right w:val="none" w:sz="0" w:space="0" w:color="auto"/>
          </w:divBdr>
        </w:div>
        <w:div w:id="1761830686">
          <w:marLeft w:val="480"/>
          <w:marRight w:val="0"/>
          <w:marTop w:val="0"/>
          <w:marBottom w:val="0"/>
          <w:divBdr>
            <w:top w:val="none" w:sz="0" w:space="0" w:color="auto"/>
            <w:left w:val="none" w:sz="0" w:space="0" w:color="auto"/>
            <w:bottom w:val="none" w:sz="0" w:space="0" w:color="auto"/>
            <w:right w:val="none" w:sz="0" w:space="0" w:color="auto"/>
          </w:divBdr>
        </w:div>
        <w:div w:id="1764180828">
          <w:marLeft w:val="480"/>
          <w:marRight w:val="0"/>
          <w:marTop w:val="0"/>
          <w:marBottom w:val="0"/>
          <w:divBdr>
            <w:top w:val="none" w:sz="0" w:space="0" w:color="auto"/>
            <w:left w:val="none" w:sz="0" w:space="0" w:color="auto"/>
            <w:bottom w:val="none" w:sz="0" w:space="0" w:color="auto"/>
            <w:right w:val="none" w:sz="0" w:space="0" w:color="auto"/>
          </w:divBdr>
        </w:div>
        <w:div w:id="1821312390">
          <w:marLeft w:val="480"/>
          <w:marRight w:val="0"/>
          <w:marTop w:val="0"/>
          <w:marBottom w:val="0"/>
          <w:divBdr>
            <w:top w:val="none" w:sz="0" w:space="0" w:color="auto"/>
            <w:left w:val="none" w:sz="0" w:space="0" w:color="auto"/>
            <w:bottom w:val="none" w:sz="0" w:space="0" w:color="auto"/>
            <w:right w:val="none" w:sz="0" w:space="0" w:color="auto"/>
          </w:divBdr>
        </w:div>
        <w:div w:id="1828738567">
          <w:marLeft w:val="480"/>
          <w:marRight w:val="0"/>
          <w:marTop w:val="0"/>
          <w:marBottom w:val="0"/>
          <w:divBdr>
            <w:top w:val="none" w:sz="0" w:space="0" w:color="auto"/>
            <w:left w:val="none" w:sz="0" w:space="0" w:color="auto"/>
            <w:bottom w:val="none" w:sz="0" w:space="0" w:color="auto"/>
            <w:right w:val="none" w:sz="0" w:space="0" w:color="auto"/>
          </w:divBdr>
        </w:div>
        <w:div w:id="1830975203">
          <w:marLeft w:val="480"/>
          <w:marRight w:val="0"/>
          <w:marTop w:val="0"/>
          <w:marBottom w:val="0"/>
          <w:divBdr>
            <w:top w:val="none" w:sz="0" w:space="0" w:color="auto"/>
            <w:left w:val="none" w:sz="0" w:space="0" w:color="auto"/>
            <w:bottom w:val="none" w:sz="0" w:space="0" w:color="auto"/>
            <w:right w:val="none" w:sz="0" w:space="0" w:color="auto"/>
          </w:divBdr>
        </w:div>
        <w:div w:id="1844512026">
          <w:marLeft w:val="480"/>
          <w:marRight w:val="0"/>
          <w:marTop w:val="0"/>
          <w:marBottom w:val="0"/>
          <w:divBdr>
            <w:top w:val="none" w:sz="0" w:space="0" w:color="auto"/>
            <w:left w:val="none" w:sz="0" w:space="0" w:color="auto"/>
            <w:bottom w:val="none" w:sz="0" w:space="0" w:color="auto"/>
            <w:right w:val="none" w:sz="0" w:space="0" w:color="auto"/>
          </w:divBdr>
        </w:div>
        <w:div w:id="1903980100">
          <w:marLeft w:val="480"/>
          <w:marRight w:val="0"/>
          <w:marTop w:val="0"/>
          <w:marBottom w:val="0"/>
          <w:divBdr>
            <w:top w:val="none" w:sz="0" w:space="0" w:color="auto"/>
            <w:left w:val="none" w:sz="0" w:space="0" w:color="auto"/>
            <w:bottom w:val="none" w:sz="0" w:space="0" w:color="auto"/>
            <w:right w:val="none" w:sz="0" w:space="0" w:color="auto"/>
          </w:divBdr>
        </w:div>
        <w:div w:id="1906914031">
          <w:marLeft w:val="480"/>
          <w:marRight w:val="0"/>
          <w:marTop w:val="0"/>
          <w:marBottom w:val="0"/>
          <w:divBdr>
            <w:top w:val="none" w:sz="0" w:space="0" w:color="auto"/>
            <w:left w:val="none" w:sz="0" w:space="0" w:color="auto"/>
            <w:bottom w:val="none" w:sz="0" w:space="0" w:color="auto"/>
            <w:right w:val="none" w:sz="0" w:space="0" w:color="auto"/>
          </w:divBdr>
        </w:div>
        <w:div w:id="1910799124">
          <w:marLeft w:val="480"/>
          <w:marRight w:val="0"/>
          <w:marTop w:val="0"/>
          <w:marBottom w:val="0"/>
          <w:divBdr>
            <w:top w:val="none" w:sz="0" w:space="0" w:color="auto"/>
            <w:left w:val="none" w:sz="0" w:space="0" w:color="auto"/>
            <w:bottom w:val="none" w:sz="0" w:space="0" w:color="auto"/>
            <w:right w:val="none" w:sz="0" w:space="0" w:color="auto"/>
          </w:divBdr>
        </w:div>
        <w:div w:id="1914243082">
          <w:marLeft w:val="480"/>
          <w:marRight w:val="0"/>
          <w:marTop w:val="0"/>
          <w:marBottom w:val="0"/>
          <w:divBdr>
            <w:top w:val="none" w:sz="0" w:space="0" w:color="auto"/>
            <w:left w:val="none" w:sz="0" w:space="0" w:color="auto"/>
            <w:bottom w:val="none" w:sz="0" w:space="0" w:color="auto"/>
            <w:right w:val="none" w:sz="0" w:space="0" w:color="auto"/>
          </w:divBdr>
        </w:div>
        <w:div w:id="1944217969">
          <w:marLeft w:val="480"/>
          <w:marRight w:val="0"/>
          <w:marTop w:val="0"/>
          <w:marBottom w:val="0"/>
          <w:divBdr>
            <w:top w:val="none" w:sz="0" w:space="0" w:color="auto"/>
            <w:left w:val="none" w:sz="0" w:space="0" w:color="auto"/>
            <w:bottom w:val="none" w:sz="0" w:space="0" w:color="auto"/>
            <w:right w:val="none" w:sz="0" w:space="0" w:color="auto"/>
          </w:divBdr>
        </w:div>
        <w:div w:id="1968703462">
          <w:marLeft w:val="480"/>
          <w:marRight w:val="0"/>
          <w:marTop w:val="0"/>
          <w:marBottom w:val="0"/>
          <w:divBdr>
            <w:top w:val="none" w:sz="0" w:space="0" w:color="auto"/>
            <w:left w:val="none" w:sz="0" w:space="0" w:color="auto"/>
            <w:bottom w:val="none" w:sz="0" w:space="0" w:color="auto"/>
            <w:right w:val="none" w:sz="0" w:space="0" w:color="auto"/>
          </w:divBdr>
        </w:div>
        <w:div w:id="2015569148">
          <w:marLeft w:val="480"/>
          <w:marRight w:val="0"/>
          <w:marTop w:val="0"/>
          <w:marBottom w:val="0"/>
          <w:divBdr>
            <w:top w:val="none" w:sz="0" w:space="0" w:color="auto"/>
            <w:left w:val="none" w:sz="0" w:space="0" w:color="auto"/>
            <w:bottom w:val="none" w:sz="0" w:space="0" w:color="auto"/>
            <w:right w:val="none" w:sz="0" w:space="0" w:color="auto"/>
          </w:divBdr>
        </w:div>
        <w:div w:id="2036616068">
          <w:marLeft w:val="480"/>
          <w:marRight w:val="0"/>
          <w:marTop w:val="0"/>
          <w:marBottom w:val="0"/>
          <w:divBdr>
            <w:top w:val="none" w:sz="0" w:space="0" w:color="auto"/>
            <w:left w:val="none" w:sz="0" w:space="0" w:color="auto"/>
            <w:bottom w:val="none" w:sz="0" w:space="0" w:color="auto"/>
            <w:right w:val="none" w:sz="0" w:space="0" w:color="auto"/>
          </w:divBdr>
        </w:div>
        <w:div w:id="2063745867">
          <w:marLeft w:val="480"/>
          <w:marRight w:val="0"/>
          <w:marTop w:val="0"/>
          <w:marBottom w:val="0"/>
          <w:divBdr>
            <w:top w:val="none" w:sz="0" w:space="0" w:color="auto"/>
            <w:left w:val="none" w:sz="0" w:space="0" w:color="auto"/>
            <w:bottom w:val="none" w:sz="0" w:space="0" w:color="auto"/>
            <w:right w:val="none" w:sz="0" w:space="0" w:color="auto"/>
          </w:divBdr>
        </w:div>
        <w:div w:id="2064256227">
          <w:marLeft w:val="480"/>
          <w:marRight w:val="0"/>
          <w:marTop w:val="0"/>
          <w:marBottom w:val="0"/>
          <w:divBdr>
            <w:top w:val="none" w:sz="0" w:space="0" w:color="auto"/>
            <w:left w:val="none" w:sz="0" w:space="0" w:color="auto"/>
            <w:bottom w:val="none" w:sz="0" w:space="0" w:color="auto"/>
            <w:right w:val="none" w:sz="0" w:space="0" w:color="auto"/>
          </w:divBdr>
        </w:div>
        <w:div w:id="2095084433">
          <w:marLeft w:val="480"/>
          <w:marRight w:val="0"/>
          <w:marTop w:val="0"/>
          <w:marBottom w:val="0"/>
          <w:divBdr>
            <w:top w:val="none" w:sz="0" w:space="0" w:color="auto"/>
            <w:left w:val="none" w:sz="0" w:space="0" w:color="auto"/>
            <w:bottom w:val="none" w:sz="0" w:space="0" w:color="auto"/>
            <w:right w:val="none" w:sz="0" w:space="0" w:color="auto"/>
          </w:divBdr>
        </w:div>
        <w:div w:id="2115977025">
          <w:marLeft w:val="480"/>
          <w:marRight w:val="0"/>
          <w:marTop w:val="0"/>
          <w:marBottom w:val="0"/>
          <w:divBdr>
            <w:top w:val="none" w:sz="0" w:space="0" w:color="auto"/>
            <w:left w:val="none" w:sz="0" w:space="0" w:color="auto"/>
            <w:bottom w:val="none" w:sz="0" w:space="0" w:color="auto"/>
            <w:right w:val="none" w:sz="0" w:space="0" w:color="auto"/>
          </w:divBdr>
        </w:div>
        <w:div w:id="2126776901">
          <w:marLeft w:val="480"/>
          <w:marRight w:val="0"/>
          <w:marTop w:val="0"/>
          <w:marBottom w:val="0"/>
          <w:divBdr>
            <w:top w:val="none" w:sz="0" w:space="0" w:color="auto"/>
            <w:left w:val="none" w:sz="0" w:space="0" w:color="auto"/>
            <w:bottom w:val="none" w:sz="0" w:space="0" w:color="auto"/>
            <w:right w:val="none" w:sz="0" w:space="0" w:color="auto"/>
          </w:divBdr>
        </w:div>
        <w:div w:id="2127700839">
          <w:marLeft w:val="480"/>
          <w:marRight w:val="0"/>
          <w:marTop w:val="0"/>
          <w:marBottom w:val="0"/>
          <w:divBdr>
            <w:top w:val="none" w:sz="0" w:space="0" w:color="auto"/>
            <w:left w:val="none" w:sz="0" w:space="0" w:color="auto"/>
            <w:bottom w:val="none" w:sz="0" w:space="0" w:color="auto"/>
            <w:right w:val="none" w:sz="0" w:space="0" w:color="auto"/>
          </w:divBdr>
        </w:div>
      </w:divsChild>
    </w:div>
    <w:div w:id="677973434">
      <w:bodyDiv w:val="1"/>
      <w:marLeft w:val="0"/>
      <w:marRight w:val="0"/>
      <w:marTop w:val="0"/>
      <w:marBottom w:val="0"/>
      <w:divBdr>
        <w:top w:val="none" w:sz="0" w:space="0" w:color="auto"/>
        <w:left w:val="none" w:sz="0" w:space="0" w:color="auto"/>
        <w:bottom w:val="none" w:sz="0" w:space="0" w:color="auto"/>
        <w:right w:val="none" w:sz="0" w:space="0" w:color="auto"/>
      </w:divBdr>
      <w:divsChild>
        <w:div w:id="34426787">
          <w:marLeft w:val="480"/>
          <w:marRight w:val="0"/>
          <w:marTop w:val="0"/>
          <w:marBottom w:val="0"/>
          <w:divBdr>
            <w:top w:val="none" w:sz="0" w:space="0" w:color="auto"/>
            <w:left w:val="none" w:sz="0" w:space="0" w:color="auto"/>
            <w:bottom w:val="none" w:sz="0" w:space="0" w:color="auto"/>
            <w:right w:val="none" w:sz="0" w:space="0" w:color="auto"/>
          </w:divBdr>
        </w:div>
        <w:div w:id="35011979">
          <w:marLeft w:val="480"/>
          <w:marRight w:val="0"/>
          <w:marTop w:val="0"/>
          <w:marBottom w:val="0"/>
          <w:divBdr>
            <w:top w:val="none" w:sz="0" w:space="0" w:color="auto"/>
            <w:left w:val="none" w:sz="0" w:space="0" w:color="auto"/>
            <w:bottom w:val="none" w:sz="0" w:space="0" w:color="auto"/>
            <w:right w:val="none" w:sz="0" w:space="0" w:color="auto"/>
          </w:divBdr>
        </w:div>
        <w:div w:id="61489163">
          <w:marLeft w:val="480"/>
          <w:marRight w:val="0"/>
          <w:marTop w:val="0"/>
          <w:marBottom w:val="0"/>
          <w:divBdr>
            <w:top w:val="none" w:sz="0" w:space="0" w:color="auto"/>
            <w:left w:val="none" w:sz="0" w:space="0" w:color="auto"/>
            <w:bottom w:val="none" w:sz="0" w:space="0" w:color="auto"/>
            <w:right w:val="none" w:sz="0" w:space="0" w:color="auto"/>
          </w:divBdr>
        </w:div>
        <w:div w:id="82410957">
          <w:marLeft w:val="480"/>
          <w:marRight w:val="0"/>
          <w:marTop w:val="0"/>
          <w:marBottom w:val="0"/>
          <w:divBdr>
            <w:top w:val="none" w:sz="0" w:space="0" w:color="auto"/>
            <w:left w:val="none" w:sz="0" w:space="0" w:color="auto"/>
            <w:bottom w:val="none" w:sz="0" w:space="0" w:color="auto"/>
            <w:right w:val="none" w:sz="0" w:space="0" w:color="auto"/>
          </w:divBdr>
        </w:div>
        <w:div w:id="188109983">
          <w:marLeft w:val="480"/>
          <w:marRight w:val="0"/>
          <w:marTop w:val="0"/>
          <w:marBottom w:val="0"/>
          <w:divBdr>
            <w:top w:val="none" w:sz="0" w:space="0" w:color="auto"/>
            <w:left w:val="none" w:sz="0" w:space="0" w:color="auto"/>
            <w:bottom w:val="none" w:sz="0" w:space="0" w:color="auto"/>
            <w:right w:val="none" w:sz="0" w:space="0" w:color="auto"/>
          </w:divBdr>
        </w:div>
        <w:div w:id="265231310">
          <w:marLeft w:val="480"/>
          <w:marRight w:val="0"/>
          <w:marTop w:val="0"/>
          <w:marBottom w:val="0"/>
          <w:divBdr>
            <w:top w:val="none" w:sz="0" w:space="0" w:color="auto"/>
            <w:left w:val="none" w:sz="0" w:space="0" w:color="auto"/>
            <w:bottom w:val="none" w:sz="0" w:space="0" w:color="auto"/>
            <w:right w:val="none" w:sz="0" w:space="0" w:color="auto"/>
          </w:divBdr>
        </w:div>
        <w:div w:id="319043569">
          <w:marLeft w:val="480"/>
          <w:marRight w:val="0"/>
          <w:marTop w:val="0"/>
          <w:marBottom w:val="0"/>
          <w:divBdr>
            <w:top w:val="none" w:sz="0" w:space="0" w:color="auto"/>
            <w:left w:val="none" w:sz="0" w:space="0" w:color="auto"/>
            <w:bottom w:val="none" w:sz="0" w:space="0" w:color="auto"/>
            <w:right w:val="none" w:sz="0" w:space="0" w:color="auto"/>
          </w:divBdr>
        </w:div>
        <w:div w:id="328368068">
          <w:marLeft w:val="480"/>
          <w:marRight w:val="0"/>
          <w:marTop w:val="0"/>
          <w:marBottom w:val="0"/>
          <w:divBdr>
            <w:top w:val="none" w:sz="0" w:space="0" w:color="auto"/>
            <w:left w:val="none" w:sz="0" w:space="0" w:color="auto"/>
            <w:bottom w:val="none" w:sz="0" w:space="0" w:color="auto"/>
            <w:right w:val="none" w:sz="0" w:space="0" w:color="auto"/>
          </w:divBdr>
        </w:div>
        <w:div w:id="329527695">
          <w:marLeft w:val="480"/>
          <w:marRight w:val="0"/>
          <w:marTop w:val="0"/>
          <w:marBottom w:val="0"/>
          <w:divBdr>
            <w:top w:val="none" w:sz="0" w:space="0" w:color="auto"/>
            <w:left w:val="none" w:sz="0" w:space="0" w:color="auto"/>
            <w:bottom w:val="none" w:sz="0" w:space="0" w:color="auto"/>
            <w:right w:val="none" w:sz="0" w:space="0" w:color="auto"/>
          </w:divBdr>
        </w:div>
        <w:div w:id="338697967">
          <w:marLeft w:val="480"/>
          <w:marRight w:val="0"/>
          <w:marTop w:val="0"/>
          <w:marBottom w:val="0"/>
          <w:divBdr>
            <w:top w:val="none" w:sz="0" w:space="0" w:color="auto"/>
            <w:left w:val="none" w:sz="0" w:space="0" w:color="auto"/>
            <w:bottom w:val="none" w:sz="0" w:space="0" w:color="auto"/>
            <w:right w:val="none" w:sz="0" w:space="0" w:color="auto"/>
          </w:divBdr>
        </w:div>
        <w:div w:id="347485547">
          <w:marLeft w:val="480"/>
          <w:marRight w:val="0"/>
          <w:marTop w:val="0"/>
          <w:marBottom w:val="0"/>
          <w:divBdr>
            <w:top w:val="none" w:sz="0" w:space="0" w:color="auto"/>
            <w:left w:val="none" w:sz="0" w:space="0" w:color="auto"/>
            <w:bottom w:val="none" w:sz="0" w:space="0" w:color="auto"/>
            <w:right w:val="none" w:sz="0" w:space="0" w:color="auto"/>
          </w:divBdr>
        </w:div>
        <w:div w:id="401637007">
          <w:marLeft w:val="480"/>
          <w:marRight w:val="0"/>
          <w:marTop w:val="0"/>
          <w:marBottom w:val="0"/>
          <w:divBdr>
            <w:top w:val="none" w:sz="0" w:space="0" w:color="auto"/>
            <w:left w:val="none" w:sz="0" w:space="0" w:color="auto"/>
            <w:bottom w:val="none" w:sz="0" w:space="0" w:color="auto"/>
            <w:right w:val="none" w:sz="0" w:space="0" w:color="auto"/>
          </w:divBdr>
        </w:div>
        <w:div w:id="431710501">
          <w:marLeft w:val="480"/>
          <w:marRight w:val="0"/>
          <w:marTop w:val="0"/>
          <w:marBottom w:val="0"/>
          <w:divBdr>
            <w:top w:val="none" w:sz="0" w:space="0" w:color="auto"/>
            <w:left w:val="none" w:sz="0" w:space="0" w:color="auto"/>
            <w:bottom w:val="none" w:sz="0" w:space="0" w:color="auto"/>
            <w:right w:val="none" w:sz="0" w:space="0" w:color="auto"/>
          </w:divBdr>
        </w:div>
        <w:div w:id="450175416">
          <w:marLeft w:val="480"/>
          <w:marRight w:val="0"/>
          <w:marTop w:val="0"/>
          <w:marBottom w:val="0"/>
          <w:divBdr>
            <w:top w:val="none" w:sz="0" w:space="0" w:color="auto"/>
            <w:left w:val="none" w:sz="0" w:space="0" w:color="auto"/>
            <w:bottom w:val="none" w:sz="0" w:space="0" w:color="auto"/>
            <w:right w:val="none" w:sz="0" w:space="0" w:color="auto"/>
          </w:divBdr>
        </w:div>
        <w:div w:id="489760775">
          <w:marLeft w:val="480"/>
          <w:marRight w:val="0"/>
          <w:marTop w:val="0"/>
          <w:marBottom w:val="0"/>
          <w:divBdr>
            <w:top w:val="none" w:sz="0" w:space="0" w:color="auto"/>
            <w:left w:val="none" w:sz="0" w:space="0" w:color="auto"/>
            <w:bottom w:val="none" w:sz="0" w:space="0" w:color="auto"/>
            <w:right w:val="none" w:sz="0" w:space="0" w:color="auto"/>
          </w:divBdr>
        </w:div>
        <w:div w:id="655456704">
          <w:marLeft w:val="480"/>
          <w:marRight w:val="0"/>
          <w:marTop w:val="0"/>
          <w:marBottom w:val="0"/>
          <w:divBdr>
            <w:top w:val="none" w:sz="0" w:space="0" w:color="auto"/>
            <w:left w:val="none" w:sz="0" w:space="0" w:color="auto"/>
            <w:bottom w:val="none" w:sz="0" w:space="0" w:color="auto"/>
            <w:right w:val="none" w:sz="0" w:space="0" w:color="auto"/>
          </w:divBdr>
        </w:div>
        <w:div w:id="702486448">
          <w:marLeft w:val="480"/>
          <w:marRight w:val="0"/>
          <w:marTop w:val="0"/>
          <w:marBottom w:val="0"/>
          <w:divBdr>
            <w:top w:val="none" w:sz="0" w:space="0" w:color="auto"/>
            <w:left w:val="none" w:sz="0" w:space="0" w:color="auto"/>
            <w:bottom w:val="none" w:sz="0" w:space="0" w:color="auto"/>
            <w:right w:val="none" w:sz="0" w:space="0" w:color="auto"/>
          </w:divBdr>
        </w:div>
        <w:div w:id="755320287">
          <w:marLeft w:val="480"/>
          <w:marRight w:val="0"/>
          <w:marTop w:val="0"/>
          <w:marBottom w:val="0"/>
          <w:divBdr>
            <w:top w:val="none" w:sz="0" w:space="0" w:color="auto"/>
            <w:left w:val="none" w:sz="0" w:space="0" w:color="auto"/>
            <w:bottom w:val="none" w:sz="0" w:space="0" w:color="auto"/>
            <w:right w:val="none" w:sz="0" w:space="0" w:color="auto"/>
          </w:divBdr>
        </w:div>
        <w:div w:id="762536884">
          <w:marLeft w:val="480"/>
          <w:marRight w:val="0"/>
          <w:marTop w:val="0"/>
          <w:marBottom w:val="0"/>
          <w:divBdr>
            <w:top w:val="none" w:sz="0" w:space="0" w:color="auto"/>
            <w:left w:val="none" w:sz="0" w:space="0" w:color="auto"/>
            <w:bottom w:val="none" w:sz="0" w:space="0" w:color="auto"/>
            <w:right w:val="none" w:sz="0" w:space="0" w:color="auto"/>
          </w:divBdr>
        </w:div>
        <w:div w:id="774397371">
          <w:marLeft w:val="480"/>
          <w:marRight w:val="0"/>
          <w:marTop w:val="0"/>
          <w:marBottom w:val="0"/>
          <w:divBdr>
            <w:top w:val="none" w:sz="0" w:space="0" w:color="auto"/>
            <w:left w:val="none" w:sz="0" w:space="0" w:color="auto"/>
            <w:bottom w:val="none" w:sz="0" w:space="0" w:color="auto"/>
            <w:right w:val="none" w:sz="0" w:space="0" w:color="auto"/>
          </w:divBdr>
        </w:div>
        <w:div w:id="825778062">
          <w:marLeft w:val="480"/>
          <w:marRight w:val="0"/>
          <w:marTop w:val="0"/>
          <w:marBottom w:val="0"/>
          <w:divBdr>
            <w:top w:val="none" w:sz="0" w:space="0" w:color="auto"/>
            <w:left w:val="none" w:sz="0" w:space="0" w:color="auto"/>
            <w:bottom w:val="none" w:sz="0" w:space="0" w:color="auto"/>
            <w:right w:val="none" w:sz="0" w:space="0" w:color="auto"/>
          </w:divBdr>
        </w:div>
        <w:div w:id="876888046">
          <w:marLeft w:val="480"/>
          <w:marRight w:val="0"/>
          <w:marTop w:val="0"/>
          <w:marBottom w:val="0"/>
          <w:divBdr>
            <w:top w:val="none" w:sz="0" w:space="0" w:color="auto"/>
            <w:left w:val="none" w:sz="0" w:space="0" w:color="auto"/>
            <w:bottom w:val="none" w:sz="0" w:space="0" w:color="auto"/>
            <w:right w:val="none" w:sz="0" w:space="0" w:color="auto"/>
          </w:divBdr>
        </w:div>
        <w:div w:id="878779173">
          <w:marLeft w:val="480"/>
          <w:marRight w:val="0"/>
          <w:marTop w:val="0"/>
          <w:marBottom w:val="0"/>
          <w:divBdr>
            <w:top w:val="none" w:sz="0" w:space="0" w:color="auto"/>
            <w:left w:val="none" w:sz="0" w:space="0" w:color="auto"/>
            <w:bottom w:val="none" w:sz="0" w:space="0" w:color="auto"/>
            <w:right w:val="none" w:sz="0" w:space="0" w:color="auto"/>
          </w:divBdr>
        </w:div>
        <w:div w:id="902064090">
          <w:marLeft w:val="480"/>
          <w:marRight w:val="0"/>
          <w:marTop w:val="0"/>
          <w:marBottom w:val="0"/>
          <w:divBdr>
            <w:top w:val="none" w:sz="0" w:space="0" w:color="auto"/>
            <w:left w:val="none" w:sz="0" w:space="0" w:color="auto"/>
            <w:bottom w:val="none" w:sz="0" w:space="0" w:color="auto"/>
            <w:right w:val="none" w:sz="0" w:space="0" w:color="auto"/>
          </w:divBdr>
        </w:div>
        <w:div w:id="927692062">
          <w:marLeft w:val="480"/>
          <w:marRight w:val="0"/>
          <w:marTop w:val="0"/>
          <w:marBottom w:val="0"/>
          <w:divBdr>
            <w:top w:val="none" w:sz="0" w:space="0" w:color="auto"/>
            <w:left w:val="none" w:sz="0" w:space="0" w:color="auto"/>
            <w:bottom w:val="none" w:sz="0" w:space="0" w:color="auto"/>
            <w:right w:val="none" w:sz="0" w:space="0" w:color="auto"/>
          </w:divBdr>
        </w:div>
        <w:div w:id="973679998">
          <w:marLeft w:val="480"/>
          <w:marRight w:val="0"/>
          <w:marTop w:val="0"/>
          <w:marBottom w:val="0"/>
          <w:divBdr>
            <w:top w:val="none" w:sz="0" w:space="0" w:color="auto"/>
            <w:left w:val="none" w:sz="0" w:space="0" w:color="auto"/>
            <w:bottom w:val="none" w:sz="0" w:space="0" w:color="auto"/>
            <w:right w:val="none" w:sz="0" w:space="0" w:color="auto"/>
          </w:divBdr>
        </w:div>
        <w:div w:id="1034037019">
          <w:marLeft w:val="480"/>
          <w:marRight w:val="0"/>
          <w:marTop w:val="0"/>
          <w:marBottom w:val="0"/>
          <w:divBdr>
            <w:top w:val="none" w:sz="0" w:space="0" w:color="auto"/>
            <w:left w:val="none" w:sz="0" w:space="0" w:color="auto"/>
            <w:bottom w:val="none" w:sz="0" w:space="0" w:color="auto"/>
            <w:right w:val="none" w:sz="0" w:space="0" w:color="auto"/>
          </w:divBdr>
        </w:div>
        <w:div w:id="1048451808">
          <w:marLeft w:val="480"/>
          <w:marRight w:val="0"/>
          <w:marTop w:val="0"/>
          <w:marBottom w:val="0"/>
          <w:divBdr>
            <w:top w:val="none" w:sz="0" w:space="0" w:color="auto"/>
            <w:left w:val="none" w:sz="0" w:space="0" w:color="auto"/>
            <w:bottom w:val="none" w:sz="0" w:space="0" w:color="auto"/>
            <w:right w:val="none" w:sz="0" w:space="0" w:color="auto"/>
          </w:divBdr>
        </w:div>
        <w:div w:id="1050150952">
          <w:marLeft w:val="480"/>
          <w:marRight w:val="0"/>
          <w:marTop w:val="0"/>
          <w:marBottom w:val="0"/>
          <w:divBdr>
            <w:top w:val="none" w:sz="0" w:space="0" w:color="auto"/>
            <w:left w:val="none" w:sz="0" w:space="0" w:color="auto"/>
            <w:bottom w:val="none" w:sz="0" w:space="0" w:color="auto"/>
            <w:right w:val="none" w:sz="0" w:space="0" w:color="auto"/>
          </w:divBdr>
        </w:div>
        <w:div w:id="1087842110">
          <w:marLeft w:val="480"/>
          <w:marRight w:val="0"/>
          <w:marTop w:val="0"/>
          <w:marBottom w:val="0"/>
          <w:divBdr>
            <w:top w:val="none" w:sz="0" w:space="0" w:color="auto"/>
            <w:left w:val="none" w:sz="0" w:space="0" w:color="auto"/>
            <w:bottom w:val="none" w:sz="0" w:space="0" w:color="auto"/>
            <w:right w:val="none" w:sz="0" w:space="0" w:color="auto"/>
          </w:divBdr>
        </w:div>
        <w:div w:id="1132559054">
          <w:marLeft w:val="480"/>
          <w:marRight w:val="0"/>
          <w:marTop w:val="0"/>
          <w:marBottom w:val="0"/>
          <w:divBdr>
            <w:top w:val="none" w:sz="0" w:space="0" w:color="auto"/>
            <w:left w:val="none" w:sz="0" w:space="0" w:color="auto"/>
            <w:bottom w:val="none" w:sz="0" w:space="0" w:color="auto"/>
            <w:right w:val="none" w:sz="0" w:space="0" w:color="auto"/>
          </w:divBdr>
        </w:div>
        <w:div w:id="1151630101">
          <w:marLeft w:val="480"/>
          <w:marRight w:val="0"/>
          <w:marTop w:val="0"/>
          <w:marBottom w:val="0"/>
          <w:divBdr>
            <w:top w:val="none" w:sz="0" w:space="0" w:color="auto"/>
            <w:left w:val="none" w:sz="0" w:space="0" w:color="auto"/>
            <w:bottom w:val="none" w:sz="0" w:space="0" w:color="auto"/>
            <w:right w:val="none" w:sz="0" w:space="0" w:color="auto"/>
          </w:divBdr>
        </w:div>
        <w:div w:id="1302464930">
          <w:marLeft w:val="480"/>
          <w:marRight w:val="0"/>
          <w:marTop w:val="0"/>
          <w:marBottom w:val="0"/>
          <w:divBdr>
            <w:top w:val="none" w:sz="0" w:space="0" w:color="auto"/>
            <w:left w:val="none" w:sz="0" w:space="0" w:color="auto"/>
            <w:bottom w:val="none" w:sz="0" w:space="0" w:color="auto"/>
            <w:right w:val="none" w:sz="0" w:space="0" w:color="auto"/>
          </w:divBdr>
        </w:div>
        <w:div w:id="1323268735">
          <w:marLeft w:val="480"/>
          <w:marRight w:val="0"/>
          <w:marTop w:val="0"/>
          <w:marBottom w:val="0"/>
          <w:divBdr>
            <w:top w:val="none" w:sz="0" w:space="0" w:color="auto"/>
            <w:left w:val="none" w:sz="0" w:space="0" w:color="auto"/>
            <w:bottom w:val="none" w:sz="0" w:space="0" w:color="auto"/>
            <w:right w:val="none" w:sz="0" w:space="0" w:color="auto"/>
          </w:divBdr>
        </w:div>
        <w:div w:id="1347516364">
          <w:marLeft w:val="480"/>
          <w:marRight w:val="0"/>
          <w:marTop w:val="0"/>
          <w:marBottom w:val="0"/>
          <w:divBdr>
            <w:top w:val="none" w:sz="0" w:space="0" w:color="auto"/>
            <w:left w:val="none" w:sz="0" w:space="0" w:color="auto"/>
            <w:bottom w:val="none" w:sz="0" w:space="0" w:color="auto"/>
            <w:right w:val="none" w:sz="0" w:space="0" w:color="auto"/>
          </w:divBdr>
        </w:div>
        <w:div w:id="1349526137">
          <w:marLeft w:val="480"/>
          <w:marRight w:val="0"/>
          <w:marTop w:val="0"/>
          <w:marBottom w:val="0"/>
          <w:divBdr>
            <w:top w:val="none" w:sz="0" w:space="0" w:color="auto"/>
            <w:left w:val="none" w:sz="0" w:space="0" w:color="auto"/>
            <w:bottom w:val="none" w:sz="0" w:space="0" w:color="auto"/>
            <w:right w:val="none" w:sz="0" w:space="0" w:color="auto"/>
          </w:divBdr>
        </w:div>
        <w:div w:id="1360281502">
          <w:marLeft w:val="480"/>
          <w:marRight w:val="0"/>
          <w:marTop w:val="0"/>
          <w:marBottom w:val="0"/>
          <w:divBdr>
            <w:top w:val="none" w:sz="0" w:space="0" w:color="auto"/>
            <w:left w:val="none" w:sz="0" w:space="0" w:color="auto"/>
            <w:bottom w:val="none" w:sz="0" w:space="0" w:color="auto"/>
            <w:right w:val="none" w:sz="0" w:space="0" w:color="auto"/>
          </w:divBdr>
        </w:div>
        <w:div w:id="1372074286">
          <w:marLeft w:val="480"/>
          <w:marRight w:val="0"/>
          <w:marTop w:val="0"/>
          <w:marBottom w:val="0"/>
          <w:divBdr>
            <w:top w:val="none" w:sz="0" w:space="0" w:color="auto"/>
            <w:left w:val="none" w:sz="0" w:space="0" w:color="auto"/>
            <w:bottom w:val="none" w:sz="0" w:space="0" w:color="auto"/>
            <w:right w:val="none" w:sz="0" w:space="0" w:color="auto"/>
          </w:divBdr>
        </w:div>
        <w:div w:id="1375420923">
          <w:marLeft w:val="480"/>
          <w:marRight w:val="0"/>
          <w:marTop w:val="0"/>
          <w:marBottom w:val="0"/>
          <w:divBdr>
            <w:top w:val="none" w:sz="0" w:space="0" w:color="auto"/>
            <w:left w:val="none" w:sz="0" w:space="0" w:color="auto"/>
            <w:bottom w:val="none" w:sz="0" w:space="0" w:color="auto"/>
            <w:right w:val="none" w:sz="0" w:space="0" w:color="auto"/>
          </w:divBdr>
        </w:div>
        <w:div w:id="1386685919">
          <w:marLeft w:val="480"/>
          <w:marRight w:val="0"/>
          <w:marTop w:val="0"/>
          <w:marBottom w:val="0"/>
          <w:divBdr>
            <w:top w:val="none" w:sz="0" w:space="0" w:color="auto"/>
            <w:left w:val="none" w:sz="0" w:space="0" w:color="auto"/>
            <w:bottom w:val="none" w:sz="0" w:space="0" w:color="auto"/>
            <w:right w:val="none" w:sz="0" w:space="0" w:color="auto"/>
          </w:divBdr>
        </w:div>
        <w:div w:id="1424373763">
          <w:marLeft w:val="480"/>
          <w:marRight w:val="0"/>
          <w:marTop w:val="0"/>
          <w:marBottom w:val="0"/>
          <w:divBdr>
            <w:top w:val="none" w:sz="0" w:space="0" w:color="auto"/>
            <w:left w:val="none" w:sz="0" w:space="0" w:color="auto"/>
            <w:bottom w:val="none" w:sz="0" w:space="0" w:color="auto"/>
            <w:right w:val="none" w:sz="0" w:space="0" w:color="auto"/>
          </w:divBdr>
        </w:div>
        <w:div w:id="1426727325">
          <w:marLeft w:val="480"/>
          <w:marRight w:val="0"/>
          <w:marTop w:val="0"/>
          <w:marBottom w:val="0"/>
          <w:divBdr>
            <w:top w:val="none" w:sz="0" w:space="0" w:color="auto"/>
            <w:left w:val="none" w:sz="0" w:space="0" w:color="auto"/>
            <w:bottom w:val="none" w:sz="0" w:space="0" w:color="auto"/>
            <w:right w:val="none" w:sz="0" w:space="0" w:color="auto"/>
          </w:divBdr>
        </w:div>
        <w:div w:id="1577470738">
          <w:marLeft w:val="480"/>
          <w:marRight w:val="0"/>
          <w:marTop w:val="0"/>
          <w:marBottom w:val="0"/>
          <w:divBdr>
            <w:top w:val="none" w:sz="0" w:space="0" w:color="auto"/>
            <w:left w:val="none" w:sz="0" w:space="0" w:color="auto"/>
            <w:bottom w:val="none" w:sz="0" w:space="0" w:color="auto"/>
            <w:right w:val="none" w:sz="0" w:space="0" w:color="auto"/>
          </w:divBdr>
        </w:div>
        <w:div w:id="1591771093">
          <w:marLeft w:val="480"/>
          <w:marRight w:val="0"/>
          <w:marTop w:val="0"/>
          <w:marBottom w:val="0"/>
          <w:divBdr>
            <w:top w:val="none" w:sz="0" w:space="0" w:color="auto"/>
            <w:left w:val="none" w:sz="0" w:space="0" w:color="auto"/>
            <w:bottom w:val="none" w:sz="0" w:space="0" w:color="auto"/>
            <w:right w:val="none" w:sz="0" w:space="0" w:color="auto"/>
          </w:divBdr>
        </w:div>
        <w:div w:id="1622766196">
          <w:marLeft w:val="480"/>
          <w:marRight w:val="0"/>
          <w:marTop w:val="0"/>
          <w:marBottom w:val="0"/>
          <w:divBdr>
            <w:top w:val="none" w:sz="0" w:space="0" w:color="auto"/>
            <w:left w:val="none" w:sz="0" w:space="0" w:color="auto"/>
            <w:bottom w:val="none" w:sz="0" w:space="0" w:color="auto"/>
            <w:right w:val="none" w:sz="0" w:space="0" w:color="auto"/>
          </w:divBdr>
        </w:div>
        <w:div w:id="1636911831">
          <w:marLeft w:val="480"/>
          <w:marRight w:val="0"/>
          <w:marTop w:val="0"/>
          <w:marBottom w:val="0"/>
          <w:divBdr>
            <w:top w:val="none" w:sz="0" w:space="0" w:color="auto"/>
            <w:left w:val="none" w:sz="0" w:space="0" w:color="auto"/>
            <w:bottom w:val="none" w:sz="0" w:space="0" w:color="auto"/>
            <w:right w:val="none" w:sz="0" w:space="0" w:color="auto"/>
          </w:divBdr>
        </w:div>
        <w:div w:id="1674840713">
          <w:marLeft w:val="480"/>
          <w:marRight w:val="0"/>
          <w:marTop w:val="0"/>
          <w:marBottom w:val="0"/>
          <w:divBdr>
            <w:top w:val="none" w:sz="0" w:space="0" w:color="auto"/>
            <w:left w:val="none" w:sz="0" w:space="0" w:color="auto"/>
            <w:bottom w:val="none" w:sz="0" w:space="0" w:color="auto"/>
            <w:right w:val="none" w:sz="0" w:space="0" w:color="auto"/>
          </w:divBdr>
        </w:div>
        <w:div w:id="1705014070">
          <w:marLeft w:val="480"/>
          <w:marRight w:val="0"/>
          <w:marTop w:val="0"/>
          <w:marBottom w:val="0"/>
          <w:divBdr>
            <w:top w:val="none" w:sz="0" w:space="0" w:color="auto"/>
            <w:left w:val="none" w:sz="0" w:space="0" w:color="auto"/>
            <w:bottom w:val="none" w:sz="0" w:space="0" w:color="auto"/>
            <w:right w:val="none" w:sz="0" w:space="0" w:color="auto"/>
          </w:divBdr>
        </w:div>
        <w:div w:id="1708602945">
          <w:marLeft w:val="480"/>
          <w:marRight w:val="0"/>
          <w:marTop w:val="0"/>
          <w:marBottom w:val="0"/>
          <w:divBdr>
            <w:top w:val="none" w:sz="0" w:space="0" w:color="auto"/>
            <w:left w:val="none" w:sz="0" w:space="0" w:color="auto"/>
            <w:bottom w:val="none" w:sz="0" w:space="0" w:color="auto"/>
            <w:right w:val="none" w:sz="0" w:space="0" w:color="auto"/>
          </w:divBdr>
        </w:div>
        <w:div w:id="1820876716">
          <w:marLeft w:val="480"/>
          <w:marRight w:val="0"/>
          <w:marTop w:val="0"/>
          <w:marBottom w:val="0"/>
          <w:divBdr>
            <w:top w:val="none" w:sz="0" w:space="0" w:color="auto"/>
            <w:left w:val="none" w:sz="0" w:space="0" w:color="auto"/>
            <w:bottom w:val="none" w:sz="0" w:space="0" w:color="auto"/>
            <w:right w:val="none" w:sz="0" w:space="0" w:color="auto"/>
          </w:divBdr>
        </w:div>
        <w:div w:id="1829907162">
          <w:marLeft w:val="480"/>
          <w:marRight w:val="0"/>
          <w:marTop w:val="0"/>
          <w:marBottom w:val="0"/>
          <w:divBdr>
            <w:top w:val="none" w:sz="0" w:space="0" w:color="auto"/>
            <w:left w:val="none" w:sz="0" w:space="0" w:color="auto"/>
            <w:bottom w:val="none" w:sz="0" w:space="0" w:color="auto"/>
            <w:right w:val="none" w:sz="0" w:space="0" w:color="auto"/>
          </w:divBdr>
        </w:div>
        <w:div w:id="1858616853">
          <w:marLeft w:val="480"/>
          <w:marRight w:val="0"/>
          <w:marTop w:val="0"/>
          <w:marBottom w:val="0"/>
          <w:divBdr>
            <w:top w:val="none" w:sz="0" w:space="0" w:color="auto"/>
            <w:left w:val="none" w:sz="0" w:space="0" w:color="auto"/>
            <w:bottom w:val="none" w:sz="0" w:space="0" w:color="auto"/>
            <w:right w:val="none" w:sz="0" w:space="0" w:color="auto"/>
          </w:divBdr>
        </w:div>
        <w:div w:id="1863858885">
          <w:marLeft w:val="480"/>
          <w:marRight w:val="0"/>
          <w:marTop w:val="0"/>
          <w:marBottom w:val="0"/>
          <w:divBdr>
            <w:top w:val="none" w:sz="0" w:space="0" w:color="auto"/>
            <w:left w:val="none" w:sz="0" w:space="0" w:color="auto"/>
            <w:bottom w:val="none" w:sz="0" w:space="0" w:color="auto"/>
            <w:right w:val="none" w:sz="0" w:space="0" w:color="auto"/>
          </w:divBdr>
        </w:div>
        <w:div w:id="1870681986">
          <w:marLeft w:val="480"/>
          <w:marRight w:val="0"/>
          <w:marTop w:val="0"/>
          <w:marBottom w:val="0"/>
          <w:divBdr>
            <w:top w:val="none" w:sz="0" w:space="0" w:color="auto"/>
            <w:left w:val="none" w:sz="0" w:space="0" w:color="auto"/>
            <w:bottom w:val="none" w:sz="0" w:space="0" w:color="auto"/>
            <w:right w:val="none" w:sz="0" w:space="0" w:color="auto"/>
          </w:divBdr>
        </w:div>
        <w:div w:id="1873230627">
          <w:marLeft w:val="480"/>
          <w:marRight w:val="0"/>
          <w:marTop w:val="0"/>
          <w:marBottom w:val="0"/>
          <w:divBdr>
            <w:top w:val="none" w:sz="0" w:space="0" w:color="auto"/>
            <w:left w:val="none" w:sz="0" w:space="0" w:color="auto"/>
            <w:bottom w:val="none" w:sz="0" w:space="0" w:color="auto"/>
            <w:right w:val="none" w:sz="0" w:space="0" w:color="auto"/>
          </w:divBdr>
        </w:div>
        <w:div w:id="1899855130">
          <w:marLeft w:val="480"/>
          <w:marRight w:val="0"/>
          <w:marTop w:val="0"/>
          <w:marBottom w:val="0"/>
          <w:divBdr>
            <w:top w:val="none" w:sz="0" w:space="0" w:color="auto"/>
            <w:left w:val="none" w:sz="0" w:space="0" w:color="auto"/>
            <w:bottom w:val="none" w:sz="0" w:space="0" w:color="auto"/>
            <w:right w:val="none" w:sz="0" w:space="0" w:color="auto"/>
          </w:divBdr>
        </w:div>
        <w:div w:id="1919826536">
          <w:marLeft w:val="480"/>
          <w:marRight w:val="0"/>
          <w:marTop w:val="0"/>
          <w:marBottom w:val="0"/>
          <w:divBdr>
            <w:top w:val="none" w:sz="0" w:space="0" w:color="auto"/>
            <w:left w:val="none" w:sz="0" w:space="0" w:color="auto"/>
            <w:bottom w:val="none" w:sz="0" w:space="0" w:color="auto"/>
            <w:right w:val="none" w:sz="0" w:space="0" w:color="auto"/>
          </w:divBdr>
        </w:div>
        <w:div w:id="1947075112">
          <w:marLeft w:val="480"/>
          <w:marRight w:val="0"/>
          <w:marTop w:val="0"/>
          <w:marBottom w:val="0"/>
          <w:divBdr>
            <w:top w:val="none" w:sz="0" w:space="0" w:color="auto"/>
            <w:left w:val="none" w:sz="0" w:space="0" w:color="auto"/>
            <w:bottom w:val="none" w:sz="0" w:space="0" w:color="auto"/>
            <w:right w:val="none" w:sz="0" w:space="0" w:color="auto"/>
          </w:divBdr>
        </w:div>
        <w:div w:id="1970092286">
          <w:marLeft w:val="480"/>
          <w:marRight w:val="0"/>
          <w:marTop w:val="0"/>
          <w:marBottom w:val="0"/>
          <w:divBdr>
            <w:top w:val="none" w:sz="0" w:space="0" w:color="auto"/>
            <w:left w:val="none" w:sz="0" w:space="0" w:color="auto"/>
            <w:bottom w:val="none" w:sz="0" w:space="0" w:color="auto"/>
            <w:right w:val="none" w:sz="0" w:space="0" w:color="auto"/>
          </w:divBdr>
        </w:div>
        <w:div w:id="1978872341">
          <w:marLeft w:val="480"/>
          <w:marRight w:val="0"/>
          <w:marTop w:val="0"/>
          <w:marBottom w:val="0"/>
          <w:divBdr>
            <w:top w:val="none" w:sz="0" w:space="0" w:color="auto"/>
            <w:left w:val="none" w:sz="0" w:space="0" w:color="auto"/>
            <w:bottom w:val="none" w:sz="0" w:space="0" w:color="auto"/>
            <w:right w:val="none" w:sz="0" w:space="0" w:color="auto"/>
          </w:divBdr>
        </w:div>
        <w:div w:id="2010062410">
          <w:marLeft w:val="480"/>
          <w:marRight w:val="0"/>
          <w:marTop w:val="0"/>
          <w:marBottom w:val="0"/>
          <w:divBdr>
            <w:top w:val="none" w:sz="0" w:space="0" w:color="auto"/>
            <w:left w:val="none" w:sz="0" w:space="0" w:color="auto"/>
            <w:bottom w:val="none" w:sz="0" w:space="0" w:color="auto"/>
            <w:right w:val="none" w:sz="0" w:space="0" w:color="auto"/>
          </w:divBdr>
        </w:div>
        <w:div w:id="2011179793">
          <w:marLeft w:val="480"/>
          <w:marRight w:val="0"/>
          <w:marTop w:val="0"/>
          <w:marBottom w:val="0"/>
          <w:divBdr>
            <w:top w:val="none" w:sz="0" w:space="0" w:color="auto"/>
            <w:left w:val="none" w:sz="0" w:space="0" w:color="auto"/>
            <w:bottom w:val="none" w:sz="0" w:space="0" w:color="auto"/>
            <w:right w:val="none" w:sz="0" w:space="0" w:color="auto"/>
          </w:divBdr>
        </w:div>
        <w:div w:id="2076471440">
          <w:marLeft w:val="480"/>
          <w:marRight w:val="0"/>
          <w:marTop w:val="0"/>
          <w:marBottom w:val="0"/>
          <w:divBdr>
            <w:top w:val="none" w:sz="0" w:space="0" w:color="auto"/>
            <w:left w:val="none" w:sz="0" w:space="0" w:color="auto"/>
            <w:bottom w:val="none" w:sz="0" w:space="0" w:color="auto"/>
            <w:right w:val="none" w:sz="0" w:space="0" w:color="auto"/>
          </w:divBdr>
        </w:div>
      </w:divsChild>
    </w:div>
    <w:div w:id="678778534">
      <w:bodyDiv w:val="1"/>
      <w:marLeft w:val="0"/>
      <w:marRight w:val="0"/>
      <w:marTop w:val="0"/>
      <w:marBottom w:val="0"/>
      <w:divBdr>
        <w:top w:val="none" w:sz="0" w:space="0" w:color="auto"/>
        <w:left w:val="none" w:sz="0" w:space="0" w:color="auto"/>
        <w:bottom w:val="none" w:sz="0" w:space="0" w:color="auto"/>
        <w:right w:val="none" w:sz="0" w:space="0" w:color="auto"/>
      </w:divBdr>
      <w:divsChild>
        <w:div w:id="19168657">
          <w:marLeft w:val="480"/>
          <w:marRight w:val="0"/>
          <w:marTop w:val="0"/>
          <w:marBottom w:val="0"/>
          <w:divBdr>
            <w:top w:val="none" w:sz="0" w:space="0" w:color="auto"/>
            <w:left w:val="none" w:sz="0" w:space="0" w:color="auto"/>
            <w:bottom w:val="none" w:sz="0" w:space="0" w:color="auto"/>
            <w:right w:val="none" w:sz="0" w:space="0" w:color="auto"/>
          </w:divBdr>
        </w:div>
        <w:div w:id="65687814">
          <w:marLeft w:val="480"/>
          <w:marRight w:val="0"/>
          <w:marTop w:val="0"/>
          <w:marBottom w:val="0"/>
          <w:divBdr>
            <w:top w:val="none" w:sz="0" w:space="0" w:color="auto"/>
            <w:left w:val="none" w:sz="0" w:space="0" w:color="auto"/>
            <w:bottom w:val="none" w:sz="0" w:space="0" w:color="auto"/>
            <w:right w:val="none" w:sz="0" w:space="0" w:color="auto"/>
          </w:divBdr>
        </w:div>
        <w:div w:id="133759295">
          <w:marLeft w:val="480"/>
          <w:marRight w:val="0"/>
          <w:marTop w:val="0"/>
          <w:marBottom w:val="0"/>
          <w:divBdr>
            <w:top w:val="none" w:sz="0" w:space="0" w:color="auto"/>
            <w:left w:val="none" w:sz="0" w:space="0" w:color="auto"/>
            <w:bottom w:val="none" w:sz="0" w:space="0" w:color="auto"/>
            <w:right w:val="none" w:sz="0" w:space="0" w:color="auto"/>
          </w:divBdr>
        </w:div>
        <w:div w:id="173766508">
          <w:marLeft w:val="480"/>
          <w:marRight w:val="0"/>
          <w:marTop w:val="0"/>
          <w:marBottom w:val="0"/>
          <w:divBdr>
            <w:top w:val="none" w:sz="0" w:space="0" w:color="auto"/>
            <w:left w:val="none" w:sz="0" w:space="0" w:color="auto"/>
            <w:bottom w:val="none" w:sz="0" w:space="0" w:color="auto"/>
            <w:right w:val="none" w:sz="0" w:space="0" w:color="auto"/>
          </w:divBdr>
        </w:div>
        <w:div w:id="203182626">
          <w:marLeft w:val="480"/>
          <w:marRight w:val="0"/>
          <w:marTop w:val="0"/>
          <w:marBottom w:val="0"/>
          <w:divBdr>
            <w:top w:val="none" w:sz="0" w:space="0" w:color="auto"/>
            <w:left w:val="none" w:sz="0" w:space="0" w:color="auto"/>
            <w:bottom w:val="none" w:sz="0" w:space="0" w:color="auto"/>
            <w:right w:val="none" w:sz="0" w:space="0" w:color="auto"/>
          </w:divBdr>
        </w:div>
        <w:div w:id="247617352">
          <w:marLeft w:val="480"/>
          <w:marRight w:val="0"/>
          <w:marTop w:val="0"/>
          <w:marBottom w:val="0"/>
          <w:divBdr>
            <w:top w:val="none" w:sz="0" w:space="0" w:color="auto"/>
            <w:left w:val="none" w:sz="0" w:space="0" w:color="auto"/>
            <w:bottom w:val="none" w:sz="0" w:space="0" w:color="auto"/>
            <w:right w:val="none" w:sz="0" w:space="0" w:color="auto"/>
          </w:divBdr>
        </w:div>
        <w:div w:id="288559159">
          <w:marLeft w:val="480"/>
          <w:marRight w:val="0"/>
          <w:marTop w:val="0"/>
          <w:marBottom w:val="0"/>
          <w:divBdr>
            <w:top w:val="none" w:sz="0" w:space="0" w:color="auto"/>
            <w:left w:val="none" w:sz="0" w:space="0" w:color="auto"/>
            <w:bottom w:val="none" w:sz="0" w:space="0" w:color="auto"/>
            <w:right w:val="none" w:sz="0" w:space="0" w:color="auto"/>
          </w:divBdr>
        </w:div>
        <w:div w:id="303044820">
          <w:marLeft w:val="480"/>
          <w:marRight w:val="0"/>
          <w:marTop w:val="0"/>
          <w:marBottom w:val="0"/>
          <w:divBdr>
            <w:top w:val="none" w:sz="0" w:space="0" w:color="auto"/>
            <w:left w:val="none" w:sz="0" w:space="0" w:color="auto"/>
            <w:bottom w:val="none" w:sz="0" w:space="0" w:color="auto"/>
            <w:right w:val="none" w:sz="0" w:space="0" w:color="auto"/>
          </w:divBdr>
        </w:div>
        <w:div w:id="325675104">
          <w:marLeft w:val="480"/>
          <w:marRight w:val="0"/>
          <w:marTop w:val="0"/>
          <w:marBottom w:val="0"/>
          <w:divBdr>
            <w:top w:val="none" w:sz="0" w:space="0" w:color="auto"/>
            <w:left w:val="none" w:sz="0" w:space="0" w:color="auto"/>
            <w:bottom w:val="none" w:sz="0" w:space="0" w:color="auto"/>
            <w:right w:val="none" w:sz="0" w:space="0" w:color="auto"/>
          </w:divBdr>
        </w:div>
        <w:div w:id="337464796">
          <w:marLeft w:val="480"/>
          <w:marRight w:val="0"/>
          <w:marTop w:val="0"/>
          <w:marBottom w:val="0"/>
          <w:divBdr>
            <w:top w:val="none" w:sz="0" w:space="0" w:color="auto"/>
            <w:left w:val="none" w:sz="0" w:space="0" w:color="auto"/>
            <w:bottom w:val="none" w:sz="0" w:space="0" w:color="auto"/>
            <w:right w:val="none" w:sz="0" w:space="0" w:color="auto"/>
          </w:divBdr>
        </w:div>
        <w:div w:id="350688113">
          <w:marLeft w:val="480"/>
          <w:marRight w:val="0"/>
          <w:marTop w:val="0"/>
          <w:marBottom w:val="0"/>
          <w:divBdr>
            <w:top w:val="none" w:sz="0" w:space="0" w:color="auto"/>
            <w:left w:val="none" w:sz="0" w:space="0" w:color="auto"/>
            <w:bottom w:val="none" w:sz="0" w:space="0" w:color="auto"/>
            <w:right w:val="none" w:sz="0" w:space="0" w:color="auto"/>
          </w:divBdr>
        </w:div>
        <w:div w:id="390732827">
          <w:marLeft w:val="480"/>
          <w:marRight w:val="0"/>
          <w:marTop w:val="0"/>
          <w:marBottom w:val="0"/>
          <w:divBdr>
            <w:top w:val="none" w:sz="0" w:space="0" w:color="auto"/>
            <w:left w:val="none" w:sz="0" w:space="0" w:color="auto"/>
            <w:bottom w:val="none" w:sz="0" w:space="0" w:color="auto"/>
            <w:right w:val="none" w:sz="0" w:space="0" w:color="auto"/>
          </w:divBdr>
        </w:div>
        <w:div w:id="424502861">
          <w:marLeft w:val="480"/>
          <w:marRight w:val="0"/>
          <w:marTop w:val="0"/>
          <w:marBottom w:val="0"/>
          <w:divBdr>
            <w:top w:val="none" w:sz="0" w:space="0" w:color="auto"/>
            <w:left w:val="none" w:sz="0" w:space="0" w:color="auto"/>
            <w:bottom w:val="none" w:sz="0" w:space="0" w:color="auto"/>
            <w:right w:val="none" w:sz="0" w:space="0" w:color="auto"/>
          </w:divBdr>
        </w:div>
        <w:div w:id="431365289">
          <w:marLeft w:val="480"/>
          <w:marRight w:val="0"/>
          <w:marTop w:val="0"/>
          <w:marBottom w:val="0"/>
          <w:divBdr>
            <w:top w:val="none" w:sz="0" w:space="0" w:color="auto"/>
            <w:left w:val="none" w:sz="0" w:space="0" w:color="auto"/>
            <w:bottom w:val="none" w:sz="0" w:space="0" w:color="auto"/>
            <w:right w:val="none" w:sz="0" w:space="0" w:color="auto"/>
          </w:divBdr>
        </w:div>
        <w:div w:id="461920542">
          <w:marLeft w:val="480"/>
          <w:marRight w:val="0"/>
          <w:marTop w:val="0"/>
          <w:marBottom w:val="0"/>
          <w:divBdr>
            <w:top w:val="none" w:sz="0" w:space="0" w:color="auto"/>
            <w:left w:val="none" w:sz="0" w:space="0" w:color="auto"/>
            <w:bottom w:val="none" w:sz="0" w:space="0" w:color="auto"/>
            <w:right w:val="none" w:sz="0" w:space="0" w:color="auto"/>
          </w:divBdr>
        </w:div>
        <w:div w:id="517622664">
          <w:marLeft w:val="480"/>
          <w:marRight w:val="0"/>
          <w:marTop w:val="0"/>
          <w:marBottom w:val="0"/>
          <w:divBdr>
            <w:top w:val="none" w:sz="0" w:space="0" w:color="auto"/>
            <w:left w:val="none" w:sz="0" w:space="0" w:color="auto"/>
            <w:bottom w:val="none" w:sz="0" w:space="0" w:color="auto"/>
            <w:right w:val="none" w:sz="0" w:space="0" w:color="auto"/>
          </w:divBdr>
        </w:div>
        <w:div w:id="530652947">
          <w:marLeft w:val="480"/>
          <w:marRight w:val="0"/>
          <w:marTop w:val="0"/>
          <w:marBottom w:val="0"/>
          <w:divBdr>
            <w:top w:val="none" w:sz="0" w:space="0" w:color="auto"/>
            <w:left w:val="none" w:sz="0" w:space="0" w:color="auto"/>
            <w:bottom w:val="none" w:sz="0" w:space="0" w:color="auto"/>
            <w:right w:val="none" w:sz="0" w:space="0" w:color="auto"/>
          </w:divBdr>
        </w:div>
        <w:div w:id="532033710">
          <w:marLeft w:val="480"/>
          <w:marRight w:val="0"/>
          <w:marTop w:val="0"/>
          <w:marBottom w:val="0"/>
          <w:divBdr>
            <w:top w:val="none" w:sz="0" w:space="0" w:color="auto"/>
            <w:left w:val="none" w:sz="0" w:space="0" w:color="auto"/>
            <w:bottom w:val="none" w:sz="0" w:space="0" w:color="auto"/>
            <w:right w:val="none" w:sz="0" w:space="0" w:color="auto"/>
          </w:divBdr>
        </w:div>
        <w:div w:id="551115727">
          <w:marLeft w:val="480"/>
          <w:marRight w:val="0"/>
          <w:marTop w:val="0"/>
          <w:marBottom w:val="0"/>
          <w:divBdr>
            <w:top w:val="none" w:sz="0" w:space="0" w:color="auto"/>
            <w:left w:val="none" w:sz="0" w:space="0" w:color="auto"/>
            <w:bottom w:val="none" w:sz="0" w:space="0" w:color="auto"/>
            <w:right w:val="none" w:sz="0" w:space="0" w:color="auto"/>
          </w:divBdr>
        </w:div>
        <w:div w:id="558640083">
          <w:marLeft w:val="480"/>
          <w:marRight w:val="0"/>
          <w:marTop w:val="0"/>
          <w:marBottom w:val="0"/>
          <w:divBdr>
            <w:top w:val="none" w:sz="0" w:space="0" w:color="auto"/>
            <w:left w:val="none" w:sz="0" w:space="0" w:color="auto"/>
            <w:bottom w:val="none" w:sz="0" w:space="0" w:color="auto"/>
            <w:right w:val="none" w:sz="0" w:space="0" w:color="auto"/>
          </w:divBdr>
        </w:div>
        <w:div w:id="720982738">
          <w:marLeft w:val="480"/>
          <w:marRight w:val="0"/>
          <w:marTop w:val="0"/>
          <w:marBottom w:val="0"/>
          <w:divBdr>
            <w:top w:val="none" w:sz="0" w:space="0" w:color="auto"/>
            <w:left w:val="none" w:sz="0" w:space="0" w:color="auto"/>
            <w:bottom w:val="none" w:sz="0" w:space="0" w:color="auto"/>
            <w:right w:val="none" w:sz="0" w:space="0" w:color="auto"/>
          </w:divBdr>
        </w:div>
        <w:div w:id="736320102">
          <w:marLeft w:val="480"/>
          <w:marRight w:val="0"/>
          <w:marTop w:val="0"/>
          <w:marBottom w:val="0"/>
          <w:divBdr>
            <w:top w:val="none" w:sz="0" w:space="0" w:color="auto"/>
            <w:left w:val="none" w:sz="0" w:space="0" w:color="auto"/>
            <w:bottom w:val="none" w:sz="0" w:space="0" w:color="auto"/>
            <w:right w:val="none" w:sz="0" w:space="0" w:color="auto"/>
          </w:divBdr>
        </w:div>
        <w:div w:id="750854908">
          <w:marLeft w:val="480"/>
          <w:marRight w:val="0"/>
          <w:marTop w:val="0"/>
          <w:marBottom w:val="0"/>
          <w:divBdr>
            <w:top w:val="none" w:sz="0" w:space="0" w:color="auto"/>
            <w:left w:val="none" w:sz="0" w:space="0" w:color="auto"/>
            <w:bottom w:val="none" w:sz="0" w:space="0" w:color="auto"/>
            <w:right w:val="none" w:sz="0" w:space="0" w:color="auto"/>
          </w:divBdr>
        </w:div>
        <w:div w:id="852114080">
          <w:marLeft w:val="480"/>
          <w:marRight w:val="0"/>
          <w:marTop w:val="0"/>
          <w:marBottom w:val="0"/>
          <w:divBdr>
            <w:top w:val="none" w:sz="0" w:space="0" w:color="auto"/>
            <w:left w:val="none" w:sz="0" w:space="0" w:color="auto"/>
            <w:bottom w:val="none" w:sz="0" w:space="0" w:color="auto"/>
            <w:right w:val="none" w:sz="0" w:space="0" w:color="auto"/>
          </w:divBdr>
        </w:div>
        <w:div w:id="855658769">
          <w:marLeft w:val="480"/>
          <w:marRight w:val="0"/>
          <w:marTop w:val="0"/>
          <w:marBottom w:val="0"/>
          <w:divBdr>
            <w:top w:val="none" w:sz="0" w:space="0" w:color="auto"/>
            <w:left w:val="none" w:sz="0" w:space="0" w:color="auto"/>
            <w:bottom w:val="none" w:sz="0" w:space="0" w:color="auto"/>
            <w:right w:val="none" w:sz="0" w:space="0" w:color="auto"/>
          </w:divBdr>
        </w:div>
        <w:div w:id="891694417">
          <w:marLeft w:val="480"/>
          <w:marRight w:val="0"/>
          <w:marTop w:val="0"/>
          <w:marBottom w:val="0"/>
          <w:divBdr>
            <w:top w:val="none" w:sz="0" w:space="0" w:color="auto"/>
            <w:left w:val="none" w:sz="0" w:space="0" w:color="auto"/>
            <w:bottom w:val="none" w:sz="0" w:space="0" w:color="auto"/>
            <w:right w:val="none" w:sz="0" w:space="0" w:color="auto"/>
          </w:divBdr>
        </w:div>
        <w:div w:id="907571095">
          <w:marLeft w:val="480"/>
          <w:marRight w:val="0"/>
          <w:marTop w:val="0"/>
          <w:marBottom w:val="0"/>
          <w:divBdr>
            <w:top w:val="none" w:sz="0" w:space="0" w:color="auto"/>
            <w:left w:val="none" w:sz="0" w:space="0" w:color="auto"/>
            <w:bottom w:val="none" w:sz="0" w:space="0" w:color="auto"/>
            <w:right w:val="none" w:sz="0" w:space="0" w:color="auto"/>
          </w:divBdr>
        </w:div>
        <w:div w:id="984239581">
          <w:marLeft w:val="480"/>
          <w:marRight w:val="0"/>
          <w:marTop w:val="0"/>
          <w:marBottom w:val="0"/>
          <w:divBdr>
            <w:top w:val="none" w:sz="0" w:space="0" w:color="auto"/>
            <w:left w:val="none" w:sz="0" w:space="0" w:color="auto"/>
            <w:bottom w:val="none" w:sz="0" w:space="0" w:color="auto"/>
            <w:right w:val="none" w:sz="0" w:space="0" w:color="auto"/>
          </w:divBdr>
        </w:div>
        <w:div w:id="985356198">
          <w:marLeft w:val="480"/>
          <w:marRight w:val="0"/>
          <w:marTop w:val="0"/>
          <w:marBottom w:val="0"/>
          <w:divBdr>
            <w:top w:val="none" w:sz="0" w:space="0" w:color="auto"/>
            <w:left w:val="none" w:sz="0" w:space="0" w:color="auto"/>
            <w:bottom w:val="none" w:sz="0" w:space="0" w:color="auto"/>
            <w:right w:val="none" w:sz="0" w:space="0" w:color="auto"/>
          </w:divBdr>
        </w:div>
        <w:div w:id="987899155">
          <w:marLeft w:val="480"/>
          <w:marRight w:val="0"/>
          <w:marTop w:val="0"/>
          <w:marBottom w:val="0"/>
          <w:divBdr>
            <w:top w:val="none" w:sz="0" w:space="0" w:color="auto"/>
            <w:left w:val="none" w:sz="0" w:space="0" w:color="auto"/>
            <w:bottom w:val="none" w:sz="0" w:space="0" w:color="auto"/>
            <w:right w:val="none" w:sz="0" w:space="0" w:color="auto"/>
          </w:divBdr>
        </w:div>
        <w:div w:id="999502532">
          <w:marLeft w:val="480"/>
          <w:marRight w:val="0"/>
          <w:marTop w:val="0"/>
          <w:marBottom w:val="0"/>
          <w:divBdr>
            <w:top w:val="none" w:sz="0" w:space="0" w:color="auto"/>
            <w:left w:val="none" w:sz="0" w:space="0" w:color="auto"/>
            <w:bottom w:val="none" w:sz="0" w:space="0" w:color="auto"/>
            <w:right w:val="none" w:sz="0" w:space="0" w:color="auto"/>
          </w:divBdr>
        </w:div>
        <w:div w:id="1008481441">
          <w:marLeft w:val="480"/>
          <w:marRight w:val="0"/>
          <w:marTop w:val="0"/>
          <w:marBottom w:val="0"/>
          <w:divBdr>
            <w:top w:val="none" w:sz="0" w:space="0" w:color="auto"/>
            <w:left w:val="none" w:sz="0" w:space="0" w:color="auto"/>
            <w:bottom w:val="none" w:sz="0" w:space="0" w:color="auto"/>
            <w:right w:val="none" w:sz="0" w:space="0" w:color="auto"/>
          </w:divBdr>
        </w:div>
        <w:div w:id="1073553767">
          <w:marLeft w:val="480"/>
          <w:marRight w:val="0"/>
          <w:marTop w:val="0"/>
          <w:marBottom w:val="0"/>
          <w:divBdr>
            <w:top w:val="none" w:sz="0" w:space="0" w:color="auto"/>
            <w:left w:val="none" w:sz="0" w:space="0" w:color="auto"/>
            <w:bottom w:val="none" w:sz="0" w:space="0" w:color="auto"/>
            <w:right w:val="none" w:sz="0" w:space="0" w:color="auto"/>
          </w:divBdr>
        </w:div>
        <w:div w:id="1079013232">
          <w:marLeft w:val="480"/>
          <w:marRight w:val="0"/>
          <w:marTop w:val="0"/>
          <w:marBottom w:val="0"/>
          <w:divBdr>
            <w:top w:val="none" w:sz="0" w:space="0" w:color="auto"/>
            <w:left w:val="none" w:sz="0" w:space="0" w:color="auto"/>
            <w:bottom w:val="none" w:sz="0" w:space="0" w:color="auto"/>
            <w:right w:val="none" w:sz="0" w:space="0" w:color="auto"/>
          </w:divBdr>
        </w:div>
        <w:div w:id="1119642135">
          <w:marLeft w:val="480"/>
          <w:marRight w:val="0"/>
          <w:marTop w:val="0"/>
          <w:marBottom w:val="0"/>
          <w:divBdr>
            <w:top w:val="none" w:sz="0" w:space="0" w:color="auto"/>
            <w:left w:val="none" w:sz="0" w:space="0" w:color="auto"/>
            <w:bottom w:val="none" w:sz="0" w:space="0" w:color="auto"/>
            <w:right w:val="none" w:sz="0" w:space="0" w:color="auto"/>
          </w:divBdr>
        </w:div>
        <w:div w:id="1143275546">
          <w:marLeft w:val="480"/>
          <w:marRight w:val="0"/>
          <w:marTop w:val="0"/>
          <w:marBottom w:val="0"/>
          <w:divBdr>
            <w:top w:val="none" w:sz="0" w:space="0" w:color="auto"/>
            <w:left w:val="none" w:sz="0" w:space="0" w:color="auto"/>
            <w:bottom w:val="none" w:sz="0" w:space="0" w:color="auto"/>
            <w:right w:val="none" w:sz="0" w:space="0" w:color="auto"/>
          </w:divBdr>
        </w:div>
        <w:div w:id="1258520548">
          <w:marLeft w:val="480"/>
          <w:marRight w:val="0"/>
          <w:marTop w:val="0"/>
          <w:marBottom w:val="0"/>
          <w:divBdr>
            <w:top w:val="none" w:sz="0" w:space="0" w:color="auto"/>
            <w:left w:val="none" w:sz="0" w:space="0" w:color="auto"/>
            <w:bottom w:val="none" w:sz="0" w:space="0" w:color="auto"/>
            <w:right w:val="none" w:sz="0" w:space="0" w:color="auto"/>
          </w:divBdr>
        </w:div>
        <w:div w:id="1350833462">
          <w:marLeft w:val="480"/>
          <w:marRight w:val="0"/>
          <w:marTop w:val="0"/>
          <w:marBottom w:val="0"/>
          <w:divBdr>
            <w:top w:val="none" w:sz="0" w:space="0" w:color="auto"/>
            <w:left w:val="none" w:sz="0" w:space="0" w:color="auto"/>
            <w:bottom w:val="none" w:sz="0" w:space="0" w:color="auto"/>
            <w:right w:val="none" w:sz="0" w:space="0" w:color="auto"/>
          </w:divBdr>
        </w:div>
        <w:div w:id="1395851992">
          <w:marLeft w:val="480"/>
          <w:marRight w:val="0"/>
          <w:marTop w:val="0"/>
          <w:marBottom w:val="0"/>
          <w:divBdr>
            <w:top w:val="none" w:sz="0" w:space="0" w:color="auto"/>
            <w:left w:val="none" w:sz="0" w:space="0" w:color="auto"/>
            <w:bottom w:val="none" w:sz="0" w:space="0" w:color="auto"/>
            <w:right w:val="none" w:sz="0" w:space="0" w:color="auto"/>
          </w:divBdr>
        </w:div>
        <w:div w:id="1468744751">
          <w:marLeft w:val="480"/>
          <w:marRight w:val="0"/>
          <w:marTop w:val="0"/>
          <w:marBottom w:val="0"/>
          <w:divBdr>
            <w:top w:val="none" w:sz="0" w:space="0" w:color="auto"/>
            <w:left w:val="none" w:sz="0" w:space="0" w:color="auto"/>
            <w:bottom w:val="none" w:sz="0" w:space="0" w:color="auto"/>
            <w:right w:val="none" w:sz="0" w:space="0" w:color="auto"/>
          </w:divBdr>
        </w:div>
        <w:div w:id="1489856990">
          <w:marLeft w:val="480"/>
          <w:marRight w:val="0"/>
          <w:marTop w:val="0"/>
          <w:marBottom w:val="0"/>
          <w:divBdr>
            <w:top w:val="none" w:sz="0" w:space="0" w:color="auto"/>
            <w:left w:val="none" w:sz="0" w:space="0" w:color="auto"/>
            <w:bottom w:val="none" w:sz="0" w:space="0" w:color="auto"/>
            <w:right w:val="none" w:sz="0" w:space="0" w:color="auto"/>
          </w:divBdr>
        </w:div>
        <w:div w:id="1503012609">
          <w:marLeft w:val="480"/>
          <w:marRight w:val="0"/>
          <w:marTop w:val="0"/>
          <w:marBottom w:val="0"/>
          <w:divBdr>
            <w:top w:val="none" w:sz="0" w:space="0" w:color="auto"/>
            <w:left w:val="none" w:sz="0" w:space="0" w:color="auto"/>
            <w:bottom w:val="none" w:sz="0" w:space="0" w:color="auto"/>
            <w:right w:val="none" w:sz="0" w:space="0" w:color="auto"/>
          </w:divBdr>
        </w:div>
        <w:div w:id="1535578440">
          <w:marLeft w:val="480"/>
          <w:marRight w:val="0"/>
          <w:marTop w:val="0"/>
          <w:marBottom w:val="0"/>
          <w:divBdr>
            <w:top w:val="none" w:sz="0" w:space="0" w:color="auto"/>
            <w:left w:val="none" w:sz="0" w:space="0" w:color="auto"/>
            <w:bottom w:val="none" w:sz="0" w:space="0" w:color="auto"/>
            <w:right w:val="none" w:sz="0" w:space="0" w:color="auto"/>
          </w:divBdr>
        </w:div>
        <w:div w:id="1586299416">
          <w:marLeft w:val="480"/>
          <w:marRight w:val="0"/>
          <w:marTop w:val="0"/>
          <w:marBottom w:val="0"/>
          <w:divBdr>
            <w:top w:val="none" w:sz="0" w:space="0" w:color="auto"/>
            <w:left w:val="none" w:sz="0" w:space="0" w:color="auto"/>
            <w:bottom w:val="none" w:sz="0" w:space="0" w:color="auto"/>
            <w:right w:val="none" w:sz="0" w:space="0" w:color="auto"/>
          </w:divBdr>
        </w:div>
        <w:div w:id="1629043274">
          <w:marLeft w:val="480"/>
          <w:marRight w:val="0"/>
          <w:marTop w:val="0"/>
          <w:marBottom w:val="0"/>
          <w:divBdr>
            <w:top w:val="none" w:sz="0" w:space="0" w:color="auto"/>
            <w:left w:val="none" w:sz="0" w:space="0" w:color="auto"/>
            <w:bottom w:val="none" w:sz="0" w:space="0" w:color="auto"/>
            <w:right w:val="none" w:sz="0" w:space="0" w:color="auto"/>
          </w:divBdr>
        </w:div>
        <w:div w:id="1641036109">
          <w:marLeft w:val="480"/>
          <w:marRight w:val="0"/>
          <w:marTop w:val="0"/>
          <w:marBottom w:val="0"/>
          <w:divBdr>
            <w:top w:val="none" w:sz="0" w:space="0" w:color="auto"/>
            <w:left w:val="none" w:sz="0" w:space="0" w:color="auto"/>
            <w:bottom w:val="none" w:sz="0" w:space="0" w:color="auto"/>
            <w:right w:val="none" w:sz="0" w:space="0" w:color="auto"/>
          </w:divBdr>
        </w:div>
        <w:div w:id="1645230472">
          <w:marLeft w:val="480"/>
          <w:marRight w:val="0"/>
          <w:marTop w:val="0"/>
          <w:marBottom w:val="0"/>
          <w:divBdr>
            <w:top w:val="none" w:sz="0" w:space="0" w:color="auto"/>
            <w:left w:val="none" w:sz="0" w:space="0" w:color="auto"/>
            <w:bottom w:val="none" w:sz="0" w:space="0" w:color="auto"/>
            <w:right w:val="none" w:sz="0" w:space="0" w:color="auto"/>
          </w:divBdr>
        </w:div>
        <w:div w:id="1651591405">
          <w:marLeft w:val="480"/>
          <w:marRight w:val="0"/>
          <w:marTop w:val="0"/>
          <w:marBottom w:val="0"/>
          <w:divBdr>
            <w:top w:val="none" w:sz="0" w:space="0" w:color="auto"/>
            <w:left w:val="none" w:sz="0" w:space="0" w:color="auto"/>
            <w:bottom w:val="none" w:sz="0" w:space="0" w:color="auto"/>
            <w:right w:val="none" w:sz="0" w:space="0" w:color="auto"/>
          </w:divBdr>
        </w:div>
        <w:div w:id="1670980790">
          <w:marLeft w:val="480"/>
          <w:marRight w:val="0"/>
          <w:marTop w:val="0"/>
          <w:marBottom w:val="0"/>
          <w:divBdr>
            <w:top w:val="none" w:sz="0" w:space="0" w:color="auto"/>
            <w:left w:val="none" w:sz="0" w:space="0" w:color="auto"/>
            <w:bottom w:val="none" w:sz="0" w:space="0" w:color="auto"/>
            <w:right w:val="none" w:sz="0" w:space="0" w:color="auto"/>
          </w:divBdr>
        </w:div>
        <w:div w:id="1681351759">
          <w:marLeft w:val="480"/>
          <w:marRight w:val="0"/>
          <w:marTop w:val="0"/>
          <w:marBottom w:val="0"/>
          <w:divBdr>
            <w:top w:val="none" w:sz="0" w:space="0" w:color="auto"/>
            <w:left w:val="none" w:sz="0" w:space="0" w:color="auto"/>
            <w:bottom w:val="none" w:sz="0" w:space="0" w:color="auto"/>
            <w:right w:val="none" w:sz="0" w:space="0" w:color="auto"/>
          </w:divBdr>
        </w:div>
        <w:div w:id="1735201192">
          <w:marLeft w:val="480"/>
          <w:marRight w:val="0"/>
          <w:marTop w:val="0"/>
          <w:marBottom w:val="0"/>
          <w:divBdr>
            <w:top w:val="none" w:sz="0" w:space="0" w:color="auto"/>
            <w:left w:val="none" w:sz="0" w:space="0" w:color="auto"/>
            <w:bottom w:val="none" w:sz="0" w:space="0" w:color="auto"/>
            <w:right w:val="none" w:sz="0" w:space="0" w:color="auto"/>
          </w:divBdr>
        </w:div>
        <w:div w:id="1762870213">
          <w:marLeft w:val="480"/>
          <w:marRight w:val="0"/>
          <w:marTop w:val="0"/>
          <w:marBottom w:val="0"/>
          <w:divBdr>
            <w:top w:val="none" w:sz="0" w:space="0" w:color="auto"/>
            <w:left w:val="none" w:sz="0" w:space="0" w:color="auto"/>
            <w:bottom w:val="none" w:sz="0" w:space="0" w:color="auto"/>
            <w:right w:val="none" w:sz="0" w:space="0" w:color="auto"/>
          </w:divBdr>
        </w:div>
        <w:div w:id="1807699880">
          <w:marLeft w:val="480"/>
          <w:marRight w:val="0"/>
          <w:marTop w:val="0"/>
          <w:marBottom w:val="0"/>
          <w:divBdr>
            <w:top w:val="none" w:sz="0" w:space="0" w:color="auto"/>
            <w:left w:val="none" w:sz="0" w:space="0" w:color="auto"/>
            <w:bottom w:val="none" w:sz="0" w:space="0" w:color="auto"/>
            <w:right w:val="none" w:sz="0" w:space="0" w:color="auto"/>
          </w:divBdr>
        </w:div>
        <w:div w:id="1814636270">
          <w:marLeft w:val="480"/>
          <w:marRight w:val="0"/>
          <w:marTop w:val="0"/>
          <w:marBottom w:val="0"/>
          <w:divBdr>
            <w:top w:val="none" w:sz="0" w:space="0" w:color="auto"/>
            <w:left w:val="none" w:sz="0" w:space="0" w:color="auto"/>
            <w:bottom w:val="none" w:sz="0" w:space="0" w:color="auto"/>
            <w:right w:val="none" w:sz="0" w:space="0" w:color="auto"/>
          </w:divBdr>
        </w:div>
        <w:div w:id="1822194983">
          <w:marLeft w:val="480"/>
          <w:marRight w:val="0"/>
          <w:marTop w:val="0"/>
          <w:marBottom w:val="0"/>
          <w:divBdr>
            <w:top w:val="none" w:sz="0" w:space="0" w:color="auto"/>
            <w:left w:val="none" w:sz="0" w:space="0" w:color="auto"/>
            <w:bottom w:val="none" w:sz="0" w:space="0" w:color="auto"/>
            <w:right w:val="none" w:sz="0" w:space="0" w:color="auto"/>
          </w:divBdr>
        </w:div>
        <w:div w:id="1890803517">
          <w:marLeft w:val="480"/>
          <w:marRight w:val="0"/>
          <w:marTop w:val="0"/>
          <w:marBottom w:val="0"/>
          <w:divBdr>
            <w:top w:val="none" w:sz="0" w:space="0" w:color="auto"/>
            <w:left w:val="none" w:sz="0" w:space="0" w:color="auto"/>
            <w:bottom w:val="none" w:sz="0" w:space="0" w:color="auto"/>
            <w:right w:val="none" w:sz="0" w:space="0" w:color="auto"/>
          </w:divBdr>
        </w:div>
        <w:div w:id="1941448308">
          <w:marLeft w:val="480"/>
          <w:marRight w:val="0"/>
          <w:marTop w:val="0"/>
          <w:marBottom w:val="0"/>
          <w:divBdr>
            <w:top w:val="none" w:sz="0" w:space="0" w:color="auto"/>
            <w:left w:val="none" w:sz="0" w:space="0" w:color="auto"/>
            <w:bottom w:val="none" w:sz="0" w:space="0" w:color="auto"/>
            <w:right w:val="none" w:sz="0" w:space="0" w:color="auto"/>
          </w:divBdr>
        </w:div>
        <w:div w:id="2036036298">
          <w:marLeft w:val="480"/>
          <w:marRight w:val="0"/>
          <w:marTop w:val="0"/>
          <w:marBottom w:val="0"/>
          <w:divBdr>
            <w:top w:val="none" w:sz="0" w:space="0" w:color="auto"/>
            <w:left w:val="none" w:sz="0" w:space="0" w:color="auto"/>
            <w:bottom w:val="none" w:sz="0" w:space="0" w:color="auto"/>
            <w:right w:val="none" w:sz="0" w:space="0" w:color="auto"/>
          </w:divBdr>
        </w:div>
        <w:div w:id="2042702090">
          <w:marLeft w:val="480"/>
          <w:marRight w:val="0"/>
          <w:marTop w:val="0"/>
          <w:marBottom w:val="0"/>
          <w:divBdr>
            <w:top w:val="none" w:sz="0" w:space="0" w:color="auto"/>
            <w:left w:val="none" w:sz="0" w:space="0" w:color="auto"/>
            <w:bottom w:val="none" w:sz="0" w:space="0" w:color="auto"/>
            <w:right w:val="none" w:sz="0" w:space="0" w:color="auto"/>
          </w:divBdr>
        </w:div>
        <w:div w:id="2054688623">
          <w:marLeft w:val="480"/>
          <w:marRight w:val="0"/>
          <w:marTop w:val="0"/>
          <w:marBottom w:val="0"/>
          <w:divBdr>
            <w:top w:val="none" w:sz="0" w:space="0" w:color="auto"/>
            <w:left w:val="none" w:sz="0" w:space="0" w:color="auto"/>
            <w:bottom w:val="none" w:sz="0" w:space="0" w:color="auto"/>
            <w:right w:val="none" w:sz="0" w:space="0" w:color="auto"/>
          </w:divBdr>
        </w:div>
        <w:div w:id="2067029246">
          <w:marLeft w:val="480"/>
          <w:marRight w:val="0"/>
          <w:marTop w:val="0"/>
          <w:marBottom w:val="0"/>
          <w:divBdr>
            <w:top w:val="none" w:sz="0" w:space="0" w:color="auto"/>
            <w:left w:val="none" w:sz="0" w:space="0" w:color="auto"/>
            <w:bottom w:val="none" w:sz="0" w:space="0" w:color="auto"/>
            <w:right w:val="none" w:sz="0" w:space="0" w:color="auto"/>
          </w:divBdr>
        </w:div>
        <w:div w:id="2087874035">
          <w:marLeft w:val="480"/>
          <w:marRight w:val="0"/>
          <w:marTop w:val="0"/>
          <w:marBottom w:val="0"/>
          <w:divBdr>
            <w:top w:val="none" w:sz="0" w:space="0" w:color="auto"/>
            <w:left w:val="none" w:sz="0" w:space="0" w:color="auto"/>
            <w:bottom w:val="none" w:sz="0" w:space="0" w:color="auto"/>
            <w:right w:val="none" w:sz="0" w:space="0" w:color="auto"/>
          </w:divBdr>
        </w:div>
        <w:div w:id="2140568093">
          <w:marLeft w:val="480"/>
          <w:marRight w:val="0"/>
          <w:marTop w:val="0"/>
          <w:marBottom w:val="0"/>
          <w:divBdr>
            <w:top w:val="none" w:sz="0" w:space="0" w:color="auto"/>
            <w:left w:val="none" w:sz="0" w:space="0" w:color="auto"/>
            <w:bottom w:val="none" w:sz="0" w:space="0" w:color="auto"/>
            <w:right w:val="none" w:sz="0" w:space="0" w:color="auto"/>
          </w:divBdr>
        </w:div>
      </w:divsChild>
    </w:div>
    <w:div w:id="683632690">
      <w:bodyDiv w:val="1"/>
      <w:marLeft w:val="0"/>
      <w:marRight w:val="0"/>
      <w:marTop w:val="0"/>
      <w:marBottom w:val="0"/>
      <w:divBdr>
        <w:top w:val="none" w:sz="0" w:space="0" w:color="auto"/>
        <w:left w:val="none" w:sz="0" w:space="0" w:color="auto"/>
        <w:bottom w:val="none" w:sz="0" w:space="0" w:color="auto"/>
        <w:right w:val="none" w:sz="0" w:space="0" w:color="auto"/>
      </w:divBdr>
      <w:divsChild>
        <w:div w:id="81803683">
          <w:marLeft w:val="480"/>
          <w:marRight w:val="0"/>
          <w:marTop w:val="0"/>
          <w:marBottom w:val="0"/>
          <w:divBdr>
            <w:top w:val="none" w:sz="0" w:space="0" w:color="auto"/>
            <w:left w:val="none" w:sz="0" w:space="0" w:color="auto"/>
            <w:bottom w:val="none" w:sz="0" w:space="0" w:color="auto"/>
            <w:right w:val="none" w:sz="0" w:space="0" w:color="auto"/>
          </w:divBdr>
        </w:div>
        <w:div w:id="94445464">
          <w:marLeft w:val="480"/>
          <w:marRight w:val="0"/>
          <w:marTop w:val="0"/>
          <w:marBottom w:val="0"/>
          <w:divBdr>
            <w:top w:val="none" w:sz="0" w:space="0" w:color="auto"/>
            <w:left w:val="none" w:sz="0" w:space="0" w:color="auto"/>
            <w:bottom w:val="none" w:sz="0" w:space="0" w:color="auto"/>
            <w:right w:val="none" w:sz="0" w:space="0" w:color="auto"/>
          </w:divBdr>
        </w:div>
        <w:div w:id="216743268">
          <w:marLeft w:val="480"/>
          <w:marRight w:val="0"/>
          <w:marTop w:val="0"/>
          <w:marBottom w:val="0"/>
          <w:divBdr>
            <w:top w:val="none" w:sz="0" w:space="0" w:color="auto"/>
            <w:left w:val="none" w:sz="0" w:space="0" w:color="auto"/>
            <w:bottom w:val="none" w:sz="0" w:space="0" w:color="auto"/>
            <w:right w:val="none" w:sz="0" w:space="0" w:color="auto"/>
          </w:divBdr>
        </w:div>
        <w:div w:id="253442286">
          <w:marLeft w:val="480"/>
          <w:marRight w:val="0"/>
          <w:marTop w:val="0"/>
          <w:marBottom w:val="0"/>
          <w:divBdr>
            <w:top w:val="none" w:sz="0" w:space="0" w:color="auto"/>
            <w:left w:val="none" w:sz="0" w:space="0" w:color="auto"/>
            <w:bottom w:val="none" w:sz="0" w:space="0" w:color="auto"/>
            <w:right w:val="none" w:sz="0" w:space="0" w:color="auto"/>
          </w:divBdr>
        </w:div>
        <w:div w:id="253634530">
          <w:marLeft w:val="480"/>
          <w:marRight w:val="0"/>
          <w:marTop w:val="0"/>
          <w:marBottom w:val="0"/>
          <w:divBdr>
            <w:top w:val="none" w:sz="0" w:space="0" w:color="auto"/>
            <w:left w:val="none" w:sz="0" w:space="0" w:color="auto"/>
            <w:bottom w:val="none" w:sz="0" w:space="0" w:color="auto"/>
            <w:right w:val="none" w:sz="0" w:space="0" w:color="auto"/>
          </w:divBdr>
        </w:div>
        <w:div w:id="255752401">
          <w:marLeft w:val="480"/>
          <w:marRight w:val="0"/>
          <w:marTop w:val="0"/>
          <w:marBottom w:val="0"/>
          <w:divBdr>
            <w:top w:val="none" w:sz="0" w:space="0" w:color="auto"/>
            <w:left w:val="none" w:sz="0" w:space="0" w:color="auto"/>
            <w:bottom w:val="none" w:sz="0" w:space="0" w:color="auto"/>
            <w:right w:val="none" w:sz="0" w:space="0" w:color="auto"/>
          </w:divBdr>
        </w:div>
        <w:div w:id="260457698">
          <w:marLeft w:val="480"/>
          <w:marRight w:val="0"/>
          <w:marTop w:val="0"/>
          <w:marBottom w:val="0"/>
          <w:divBdr>
            <w:top w:val="none" w:sz="0" w:space="0" w:color="auto"/>
            <w:left w:val="none" w:sz="0" w:space="0" w:color="auto"/>
            <w:bottom w:val="none" w:sz="0" w:space="0" w:color="auto"/>
            <w:right w:val="none" w:sz="0" w:space="0" w:color="auto"/>
          </w:divBdr>
        </w:div>
        <w:div w:id="289089500">
          <w:marLeft w:val="480"/>
          <w:marRight w:val="0"/>
          <w:marTop w:val="0"/>
          <w:marBottom w:val="0"/>
          <w:divBdr>
            <w:top w:val="none" w:sz="0" w:space="0" w:color="auto"/>
            <w:left w:val="none" w:sz="0" w:space="0" w:color="auto"/>
            <w:bottom w:val="none" w:sz="0" w:space="0" w:color="auto"/>
            <w:right w:val="none" w:sz="0" w:space="0" w:color="auto"/>
          </w:divBdr>
        </w:div>
        <w:div w:id="291446193">
          <w:marLeft w:val="480"/>
          <w:marRight w:val="0"/>
          <w:marTop w:val="0"/>
          <w:marBottom w:val="0"/>
          <w:divBdr>
            <w:top w:val="none" w:sz="0" w:space="0" w:color="auto"/>
            <w:left w:val="none" w:sz="0" w:space="0" w:color="auto"/>
            <w:bottom w:val="none" w:sz="0" w:space="0" w:color="auto"/>
            <w:right w:val="none" w:sz="0" w:space="0" w:color="auto"/>
          </w:divBdr>
        </w:div>
        <w:div w:id="296498559">
          <w:marLeft w:val="480"/>
          <w:marRight w:val="0"/>
          <w:marTop w:val="0"/>
          <w:marBottom w:val="0"/>
          <w:divBdr>
            <w:top w:val="none" w:sz="0" w:space="0" w:color="auto"/>
            <w:left w:val="none" w:sz="0" w:space="0" w:color="auto"/>
            <w:bottom w:val="none" w:sz="0" w:space="0" w:color="auto"/>
            <w:right w:val="none" w:sz="0" w:space="0" w:color="auto"/>
          </w:divBdr>
        </w:div>
        <w:div w:id="336276158">
          <w:marLeft w:val="480"/>
          <w:marRight w:val="0"/>
          <w:marTop w:val="0"/>
          <w:marBottom w:val="0"/>
          <w:divBdr>
            <w:top w:val="none" w:sz="0" w:space="0" w:color="auto"/>
            <w:left w:val="none" w:sz="0" w:space="0" w:color="auto"/>
            <w:bottom w:val="none" w:sz="0" w:space="0" w:color="auto"/>
            <w:right w:val="none" w:sz="0" w:space="0" w:color="auto"/>
          </w:divBdr>
        </w:div>
        <w:div w:id="379942863">
          <w:marLeft w:val="480"/>
          <w:marRight w:val="0"/>
          <w:marTop w:val="0"/>
          <w:marBottom w:val="0"/>
          <w:divBdr>
            <w:top w:val="none" w:sz="0" w:space="0" w:color="auto"/>
            <w:left w:val="none" w:sz="0" w:space="0" w:color="auto"/>
            <w:bottom w:val="none" w:sz="0" w:space="0" w:color="auto"/>
            <w:right w:val="none" w:sz="0" w:space="0" w:color="auto"/>
          </w:divBdr>
        </w:div>
        <w:div w:id="384111811">
          <w:marLeft w:val="480"/>
          <w:marRight w:val="0"/>
          <w:marTop w:val="0"/>
          <w:marBottom w:val="0"/>
          <w:divBdr>
            <w:top w:val="none" w:sz="0" w:space="0" w:color="auto"/>
            <w:left w:val="none" w:sz="0" w:space="0" w:color="auto"/>
            <w:bottom w:val="none" w:sz="0" w:space="0" w:color="auto"/>
            <w:right w:val="none" w:sz="0" w:space="0" w:color="auto"/>
          </w:divBdr>
        </w:div>
        <w:div w:id="410976893">
          <w:marLeft w:val="480"/>
          <w:marRight w:val="0"/>
          <w:marTop w:val="0"/>
          <w:marBottom w:val="0"/>
          <w:divBdr>
            <w:top w:val="none" w:sz="0" w:space="0" w:color="auto"/>
            <w:left w:val="none" w:sz="0" w:space="0" w:color="auto"/>
            <w:bottom w:val="none" w:sz="0" w:space="0" w:color="auto"/>
            <w:right w:val="none" w:sz="0" w:space="0" w:color="auto"/>
          </w:divBdr>
        </w:div>
        <w:div w:id="412512443">
          <w:marLeft w:val="480"/>
          <w:marRight w:val="0"/>
          <w:marTop w:val="0"/>
          <w:marBottom w:val="0"/>
          <w:divBdr>
            <w:top w:val="none" w:sz="0" w:space="0" w:color="auto"/>
            <w:left w:val="none" w:sz="0" w:space="0" w:color="auto"/>
            <w:bottom w:val="none" w:sz="0" w:space="0" w:color="auto"/>
            <w:right w:val="none" w:sz="0" w:space="0" w:color="auto"/>
          </w:divBdr>
        </w:div>
        <w:div w:id="413088519">
          <w:marLeft w:val="480"/>
          <w:marRight w:val="0"/>
          <w:marTop w:val="0"/>
          <w:marBottom w:val="0"/>
          <w:divBdr>
            <w:top w:val="none" w:sz="0" w:space="0" w:color="auto"/>
            <w:left w:val="none" w:sz="0" w:space="0" w:color="auto"/>
            <w:bottom w:val="none" w:sz="0" w:space="0" w:color="auto"/>
            <w:right w:val="none" w:sz="0" w:space="0" w:color="auto"/>
          </w:divBdr>
        </w:div>
        <w:div w:id="416026765">
          <w:marLeft w:val="480"/>
          <w:marRight w:val="0"/>
          <w:marTop w:val="0"/>
          <w:marBottom w:val="0"/>
          <w:divBdr>
            <w:top w:val="none" w:sz="0" w:space="0" w:color="auto"/>
            <w:left w:val="none" w:sz="0" w:space="0" w:color="auto"/>
            <w:bottom w:val="none" w:sz="0" w:space="0" w:color="auto"/>
            <w:right w:val="none" w:sz="0" w:space="0" w:color="auto"/>
          </w:divBdr>
        </w:div>
        <w:div w:id="426577505">
          <w:marLeft w:val="480"/>
          <w:marRight w:val="0"/>
          <w:marTop w:val="0"/>
          <w:marBottom w:val="0"/>
          <w:divBdr>
            <w:top w:val="none" w:sz="0" w:space="0" w:color="auto"/>
            <w:left w:val="none" w:sz="0" w:space="0" w:color="auto"/>
            <w:bottom w:val="none" w:sz="0" w:space="0" w:color="auto"/>
            <w:right w:val="none" w:sz="0" w:space="0" w:color="auto"/>
          </w:divBdr>
        </w:div>
        <w:div w:id="438961521">
          <w:marLeft w:val="480"/>
          <w:marRight w:val="0"/>
          <w:marTop w:val="0"/>
          <w:marBottom w:val="0"/>
          <w:divBdr>
            <w:top w:val="none" w:sz="0" w:space="0" w:color="auto"/>
            <w:left w:val="none" w:sz="0" w:space="0" w:color="auto"/>
            <w:bottom w:val="none" w:sz="0" w:space="0" w:color="auto"/>
            <w:right w:val="none" w:sz="0" w:space="0" w:color="auto"/>
          </w:divBdr>
        </w:div>
        <w:div w:id="527839473">
          <w:marLeft w:val="480"/>
          <w:marRight w:val="0"/>
          <w:marTop w:val="0"/>
          <w:marBottom w:val="0"/>
          <w:divBdr>
            <w:top w:val="none" w:sz="0" w:space="0" w:color="auto"/>
            <w:left w:val="none" w:sz="0" w:space="0" w:color="auto"/>
            <w:bottom w:val="none" w:sz="0" w:space="0" w:color="auto"/>
            <w:right w:val="none" w:sz="0" w:space="0" w:color="auto"/>
          </w:divBdr>
        </w:div>
        <w:div w:id="534074889">
          <w:marLeft w:val="480"/>
          <w:marRight w:val="0"/>
          <w:marTop w:val="0"/>
          <w:marBottom w:val="0"/>
          <w:divBdr>
            <w:top w:val="none" w:sz="0" w:space="0" w:color="auto"/>
            <w:left w:val="none" w:sz="0" w:space="0" w:color="auto"/>
            <w:bottom w:val="none" w:sz="0" w:space="0" w:color="auto"/>
            <w:right w:val="none" w:sz="0" w:space="0" w:color="auto"/>
          </w:divBdr>
        </w:div>
        <w:div w:id="563761740">
          <w:marLeft w:val="480"/>
          <w:marRight w:val="0"/>
          <w:marTop w:val="0"/>
          <w:marBottom w:val="0"/>
          <w:divBdr>
            <w:top w:val="none" w:sz="0" w:space="0" w:color="auto"/>
            <w:left w:val="none" w:sz="0" w:space="0" w:color="auto"/>
            <w:bottom w:val="none" w:sz="0" w:space="0" w:color="auto"/>
            <w:right w:val="none" w:sz="0" w:space="0" w:color="auto"/>
          </w:divBdr>
        </w:div>
        <w:div w:id="576793053">
          <w:marLeft w:val="480"/>
          <w:marRight w:val="0"/>
          <w:marTop w:val="0"/>
          <w:marBottom w:val="0"/>
          <w:divBdr>
            <w:top w:val="none" w:sz="0" w:space="0" w:color="auto"/>
            <w:left w:val="none" w:sz="0" w:space="0" w:color="auto"/>
            <w:bottom w:val="none" w:sz="0" w:space="0" w:color="auto"/>
            <w:right w:val="none" w:sz="0" w:space="0" w:color="auto"/>
          </w:divBdr>
        </w:div>
        <w:div w:id="590549197">
          <w:marLeft w:val="480"/>
          <w:marRight w:val="0"/>
          <w:marTop w:val="0"/>
          <w:marBottom w:val="0"/>
          <w:divBdr>
            <w:top w:val="none" w:sz="0" w:space="0" w:color="auto"/>
            <w:left w:val="none" w:sz="0" w:space="0" w:color="auto"/>
            <w:bottom w:val="none" w:sz="0" w:space="0" w:color="auto"/>
            <w:right w:val="none" w:sz="0" w:space="0" w:color="auto"/>
          </w:divBdr>
        </w:div>
        <w:div w:id="610087971">
          <w:marLeft w:val="480"/>
          <w:marRight w:val="0"/>
          <w:marTop w:val="0"/>
          <w:marBottom w:val="0"/>
          <w:divBdr>
            <w:top w:val="none" w:sz="0" w:space="0" w:color="auto"/>
            <w:left w:val="none" w:sz="0" w:space="0" w:color="auto"/>
            <w:bottom w:val="none" w:sz="0" w:space="0" w:color="auto"/>
            <w:right w:val="none" w:sz="0" w:space="0" w:color="auto"/>
          </w:divBdr>
        </w:div>
        <w:div w:id="652678411">
          <w:marLeft w:val="480"/>
          <w:marRight w:val="0"/>
          <w:marTop w:val="0"/>
          <w:marBottom w:val="0"/>
          <w:divBdr>
            <w:top w:val="none" w:sz="0" w:space="0" w:color="auto"/>
            <w:left w:val="none" w:sz="0" w:space="0" w:color="auto"/>
            <w:bottom w:val="none" w:sz="0" w:space="0" w:color="auto"/>
            <w:right w:val="none" w:sz="0" w:space="0" w:color="auto"/>
          </w:divBdr>
        </w:div>
        <w:div w:id="668606122">
          <w:marLeft w:val="480"/>
          <w:marRight w:val="0"/>
          <w:marTop w:val="0"/>
          <w:marBottom w:val="0"/>
          <w:divBdr>
            <w:top w:val="none" w:sz="0" w:space="0" w:color="auto"/>
            <w:left w:val="none" w:sz="0" w:space="0" w:color="auto"/>
            <w:bottom w:val="none" w:sz="0" w:space="0" w:color="auto"/>
            <w:right w:val="none" w:sz="0" w:space="0" w:color="auto"/>
          </w:divBdr>
        </w:div>
        <w:div w:id="696544799">
          <w:marLeft w:val="480"/>
          <w:marRight w:val="0"/>
          <w:marTop w:val="0"/>
          <w:marBottom w:val="0"/>
          <w:divBdr>
            <w:top w:val="none" w:sz="0" w:space="0" w:color="auto"/>
            <w:left w:val="none" w:sz="0" w:space="0" w:color="auto"/>
            <w:bottom w:val="none" w:sz="0" w:space="0" w:color="auto"/>
            <w:right w:val="none" w:sz="0" w:space="0" w:color="auto"/>
          </w:divBdr>
        </w:div>
        <w:div w:id="715810046">
          <w:marLeft w:val="480"/>
          <w:marRight w:val="0"/>
          <w:marTop w:val="0"/>
          <w:marBottom w:val="0"/>
          <w:divBdr>
            <w:top w:val="none" w:sz="0" w:space="0" w:color="auto"/>
            <w:left w:val="none" w:sz="0" w:space="0" w:color="auto"/>
            <w:bottom w:val="none" w:sz="0" w:space="0" w:color="auto"/>
            <w:right w:val="none" w:sz="0" w:space="0" w:color="auto"/>
          </w:divBdr>
        </w:div>
        <w:div w:id="732582894">
          <w:marLeft w:val="480"/>
          <w:marRight w:val="0"/>
          <w:marTop w:val="0"/>
          <w:marBottom w:val="0"/>
          <w:divBdr>
            <w:top w:val="none" w:sz="0" w:space="0" w:color="auto"/>
            <w:left w:val="none" w:sz="0" w:space="0" w:color="auto"/>
            <w:bottom w:val="none" w:sz="0" w:space="0" w:color="auto"/>
            <w:right w:val="none" w:sz="0" w:space="0" w:color="auto"/>
          </w:divBdr>
        </w:div>
        <w:div w:id="760370900">
          <w:marLeft w:val="480"/>
          <w:marRight w:val="0"/>
          <w:marTop w:val="0"/>
          <w:marBottom w:val="0"/>
          <w:divBdr>
            <w:top w:val="none" w:sz="0" w:space="0" w:color="auto"/>
            <w:left w:val="none" w:sz="0" w:space="0" w:color="auto"/>
            <w:bottom w:val="none" w:sz="0" w:space="0" w:color="auto"/>
            <w:right w:val="none" w:sz="0" w:space="0" w:color="auto"/>
          </w:divBdr>
        </w:div>
        <w:div w:id="909000929">
          <w:marLeft w:val="480"/>
          <w:marRight w:val="0"/>
          <w:marTop w:val="0"/>
          <w:marBottom w:val="0"/>
          <w:divBdr>
            <w:top w:val="none" w:sz="0" w:space="0" w:color="auto"/>
            <w:left w:val="none" w:sz="0" w:space="0" w:color="auto"/>
            <w:bottom w:val="none" w:sz="0" w:space="0" w:color="auto"/>
            <w:right w:val="none" w:sz="0" w:space="0" w:color="auto"/>
          </w:divBdr>
        </w:div>
        <w:div w:id="1073427665">
          <w:marLeft w:val="480"/>
          <w:marRight w:val="0"/>
          <w:marTop w:val="0"/>
          <w:marBottom w:val="0"/>
          <w:divBdr>
            <w:top w:val="none" w:sz="0" w:space="0" w:color="auto"/>
            <w:left w:val="none" w:sz="0" w:space="0" w:color="auto"/>
            <w:bottom w:val="none" w:sz="0" w:space="0" w:color="auto"/>
            <w:right w:val="none" w:sz="0" w:space="0" w:color="auto"/>
          </w:divBdr>
        </w:div>
        <w:div w:id="1079903730">
          <w:marLeft w:val="480"/>
          <w:marRight w:val="0"/>
          <w:marTop w:val="0"/>
          <w:marBottom w:val="0"/>
          <w:divBdr>
            <w:top w:val="none" w:sz="0" w:space="0" w:color="auto"/>
            <w:left w:val="none" w:sz="0" w:space="0" w:color="auto"/>
            <w:bottom w:val="none" w:sz="0" w:space="0" w:color="auto"/>
            <w:right w:val="none" w:sz="0" w:space="0" w:color="auto"/>
          </w:divBdr>
        </w:div>
        <w:div w:id="1109281718">
          <w:marLeft w:val="480"/>
          <w:marRight w:val="0"/>
          <w:marTop w:val="0"/>
          <w:marBottom w:val="0"/>
          <w:divBdr>
            <w:top w:val="none" w:sz="0" w:space="0" w:color="auto"/>
            <w:left w:val="none" w:sz="0" w:space="0" w:color="auto"/>
            <w:bottom w:val="none" w:sz="0" w:space="0" w:color="auto"/>
            <w:right w:val="none" w:sz="0" w:space="0" w:color="auto"/>
          </w:divBdr>
        </w:div>
        <w:div w:id="1121993678">
          <w:marLeft w:val="480"/>
          <w:marRight w:val="0"/>
          <w:marTop w:val="0"/>
          <w:marBottom w:val="0"/>
          <w:divBdr>
            <w:top w:val="none" w:sz="0" w:space="0" w:color="auto"/>
            <w:left w:val="none" w:sz="0" w:space="0" w:color="auto"/>
            <w:bottom w:val="none" w:sz="0" w:space="0" w:color="auto"/>
            <w:right w:val="none" w:sz="0" w:space="0" w:color="auto"/>
          </w:divBdr>
        </w:div>
        <w:div w:id="1141535066">
          <w:marLeft w:val="480"/>
          <w:marRight w:val="0"/>
          <w:marTop w:val="0"/>
          <w:marBottom w:val="0"/>
          <w:divBdr>
            <w:top w:val="none" w:sz="0" w:space="0" w:color="auto"/>
            <w:left w:val="none" w:sz="0" w:space="0" w:color="auto"/>
            <w:bottom w:val="none" w:sz="0" w:space="0" w:color="auto"/>
            <w:right w:val="none" w:sz="0" w:space="0" w:color="auto"/>
          </w:divBdr>
        </w:div>
        <w:div w:id="1155031844">
          <w:marLeft w:val="480"/>
          <w:marRight w:val="0"/>
          <w:marTop w:val="0"/>
          <w:marBottom w:val="0"/>
          <w:divBdr>
            <w:top w:val="none" w:sz="0" w:space="0" w:color="auto"/>
            <w:left w:val="none" w:sz="0" w:space="0" w:color="auto"/>
            <w:bottom w:val="none" w:sz="0" w:space="0" w:color="auto"/>
            <w:right w:val="none" w:sz="0" w:space="0" w:color="auto"/>
          </w:divBdr>
        </w:div>
        <w:div w:id="1157963250">
          <w:marLeft w:val="480"/>
          <w:marRight w:val="0"/>
          <w:marTop w:val="0"/>
          <w:marBottom w:val="0"/>
          <w:divBdr>
            <w:top w:val="none" w:sz="0" w:space="0" w:color="auto"/>
            <w:left w:val="none" w:sz="0" w:space="0" w:color="auto"/>
            <w:bottom w:val="none" w:sz="0" w:space="0" w:color="auto"/>
            <w:right w:val="none" w:sz="0" w:space="0" w:color="auto"/>
          </w:divBdr>
        </w:div>
        <w:div w:id="1356151072">
          <w:marLeft w:val="480"/>
          <w:marRight w:val="0"/>
          <w:marTop w:val="0"/>
          <w:marBottom w:val="0"/>
          <w:divBdr>
            <w:top w:val="none" w:sz="0" w:space="0" w:color="auto"/>
            <w:left w:val="none" w:sz="0" w:space="0" w:color="auto"/>
            <w:bottom w:val="none" w:sz="0" w:space="0" w:color="auto"/>
            <w:right w:val="none" w:sz="0" w:space="0" w:color="auto"/>
          </w:divBdr>
        </w:div>
        <w:div w:id="1376352006">
          <w:marLeft w:val="480"/>
          <w:marRight w:val="0"/>
          <w:marTop w:val="0"/>
          <w:marBottom w:val="0"/>
          <w:divBdr>
            <w:top w:val="none" w:sz="0" w:space="0" w:color="auto"/>
            <w:left w:val="none" w:sz="0" w:space="0" w:color="auto"/>
            <w:bottom w:val="none" w:sz="0" w:space="0" w:color="auto"/>
            <w:right w:val="none" w:sz="0" w:space="0" w:color="auto"/>
          </w:divBdr>
        </w:div>
        <w:div w:id="1376546225">
          <w:marLeft w:val="480"/>
          <w:marRight w:val="0"/>
          <w:marTop w:val="0"/>
          <w:marBottom w:val="0"/>
          <w:divBdr>
            <w:top w:val="none" w:sz="0" w:space="0" w:color="auto"/>
            <w:left w:val="none" w:sz="0" w:space="0" w:color="auto"/>
            <w:bottom w:val="none" w:sz="0" w:space="0" w:color="auto"/>
            <w:right w:val="none" w:sz="0" w:space="0" w:color="auto"/>
          </w:divBdr>
        </w:div>
        <w:div w:id="1405879105">
          <w:marLeft w:val="480"/>
          <w:marRight w:val="0"/>
          <w:marTop w:val="0"/>
          <w:marBottom w:val="0"/>
          <w:divBdr>
            <w:top w:val="none" w:sz="0" w:space="0" w:color="auto"/>
            <w:left w:val="none" w:sz="0" w:space="0" w:color="auto"/>
            <w:bottom w:val="none" w:sz="0" w:space="0" w:color="auto"/>
            <w:right w:val="none" w:sz="0" w:space="0" w:color="auto"/>
          </w:divBdr>
        </w:div>
        <w:div w:id="1408922362">
          <w:marLeft w:val="480"/>
          <w:marRight w:val="0"/>
          <w:marTop w:val="0"/>
          <w:marBottom w:val="0"/>
          <w:divBdr>
            <w:top w:val="none" w:sz="0" w:space="0" w:color="auto"/>
            <w:left w:val="none" w:sz="0" w:space="0" w:color="auto"/>
            <w:bottom w:val="none" w:sz="0" w:space="0" w:color="auto"/>
            <w:right w:val="none" w:sz="0" w:space="0" w:color="auto"/>
          </w:divBdr>
        </w:div>
        <w:div w:id="1449542336">
          <w:marLeft w:val="480"/>
          <w:marRight w:val="0"/>
          <w:marTop w:val="0"/>
          <w:marBottom w:val="0"/>
          <w:divBdr>
            <w:top w:val="none" w:sz="0" w:space="0" w:color="auto"/>
            <w:left w:val="none" w:sz="0" w:space="0" w:color="auto"/>
            <w:bottom w:val="none" w:sz="0" w:space="0" w:color="auto"/>
            <w:right w:val="none" w:sz="0" w:space="0" w:color="auto"/>
          </w:divBdr>
        </w:div>
        <w:div w:id="1532376991">
          <w:marLeft w:val="480"/>
          <w:marRight w:val="0"/>
          <w:marTop w:val="0"/>
          <w:marBottom w:val="0"/>
          <w:divBdr>
            <w:top w:val="none" w:sz="0" w:space="0" w:color="auto"/>
            <w:left w:val="none" w:sz="0" w:space="0" w:color="auto"/>
            <w:bottom w:val="none" w:sz="0" w:space="0" w:color="auto"/>
            <w:right w:val="none" w:sz="0" w:space="0" w:color="auto"/>
          </w:divBdr>
        </w:div>
        <w:div w:id="1542786840">
          <w:marLeft w:val="480"/>
          <w:marRight w:val="0"/>
          <w:marTop w:val="0"/>
          <w:marBottom w:val="0"/>
          <w:divBdr>
            <w:top w:val="none" w:sz="0" w:space="0" w:color="auto"/>
            <w:left w:val="none" w:sz="0" w:space="0" w:color="auto"/>
            <w:bottom w:val="none" w:sz="0" w:space="0" w:color="auto"/>
            <w:right w:val="none" w:sz="0" w:space="0" w:color="auto"/>
          </w:divBdr>
        </w:div>
        <w:div w:id="1560705045">
          <w:marLeft w:val="480"/>
          <w:marRight w:val="0"/>
          <w:marTop w:val="0"/>
          <w:marBottom w:val="0"/>
          <w:divBdr>
            <w:top w:val="none" w:sz="0" w:space="0" w:color="auto"/>
            <w:left w:val="none" w:sz="0" w:space="0" w:color="auto"/>
            <w:bottom w:val="none" w:sz="0" w:space="0" w:color="auto"/>
            <w:right w:val="none" w:sz="0" w:space="0" w:color="auto"/>
          </w:divBdr>
        </w:div>
        <w:div w:id="1655792286">
          <w:marLeft w:val="480"/>
          <w:marRight w:val="0"/>
          <w:marTop w:val="0"/>
          <w:marBottom w:val="0"/>
          <w:divBdr>
            <w:top w:val="none" w:sz="0" w:space="0" w:color="auto"/>
            <w:left w:val="none" w:sz="0" w:space="0" w:color="auto"/>
            <w:bottom w:val="none" w:sz="0" w:space="0" w:color="auto"/>
            <w:right w:val="none" w:sz="0" w:space="0" w:color="auto"/>
          </w:divBdr>
        </w:div>
        <w:div w:id="1662270315">
          <w:marLeft w:val="480"/>
          <w:marRight w:val="0"/>
          <w:marTop w:val="0"/>
          <w:marBottom w:val="0"/>
          <w:divBdr>
            <w:top w:val="none" w:sz="0" w:space="0" w:color="auto"/>
            <w:left w:val="none" w:sz="0" w:space="0" w:color="auto"/>
            <w:bottom w:val="none" w:sz="0" w:space="0" w:color="auto"/>
            <w:right w:val="none" w:sz="0" w:space="0" w:color="auto"/>
          </w:divBdr>
        </w:div>
        <w:div w:id="1665083974">
          <w:marLeft w:val="480"/>
          <w:marRight w:val="0"/>
          <w:marTop w:val="0"/>
          <w:marBottom w:val="0"/>
          <w:divBdr>
            <w:top w:val="none" w:sz="0" w:space="0" w:color="auto"/>
            <w:left w:val="none" w:sz="0" w:space="0" w:color="auto"/>
            <w:bottom w:val="none" w:sz="0" w:space="0" w:color="auto"/>
            <w:right w:val="none" w:sz="0" w:space="0" w:color="auto"/>
          </w:divBdr>
        </w:div>
        <w:div w:id="1731810034">
          <w:marLeft w:val="480"/>
          <w:marRight w:val="0"/>
          <w:marTop w:val="0"/>
          <w:marBottom w:val="0"/>
          <w:divBdr>
            <w:top w:val="none" w:sz="0" w:space="0" w:color="auto"/>
            <w:left w:val="none" w:sz="0" w:space="0" w:color="auto"/>
            <w:bottom w:val="none" w:sz="0" w:space="0" w:color="auto"/>
            <w:right w:val="none" w:sz="0" w:space="0" w:color="auto"/>
          </w:divBdr>
        </w:div>
        <w:div w:id="1748770337">
          <w:marLeft w:val="480"/>
          <w:marRight w:val="0"/>
          <w:marTop w:val="0"/>
          <w:marBottom w:val="0"/>
          <w:divBdr>
            <w:top w:val="none" w:sz="0" w:space="0" w:color="auto"/>
            <w:left w:val="none" w:sz="0" w:space="0" w:color="auto"/>
            <w:bottom w:val="none" w:sz="0" w:space="0" w:color="auto"/>
            <w:right w:val="none" w:sz="0" w:space="0" w:color="auto"/>
          </w:divBdr>
        </w:div>
        <w:div w:id="1810514362">
          <w:marLeft w:val="480"/>
          <w:marRight w:val="0"/>
          <w:marTop w:val="0"/>
          <w:marBottom w:val="0"/>
          <w:divBdr>
            <w:top w:val="none" w:sz="0" w:space="0" w:color="auto"/>
            <w:left w:val="none" w:sz="0" w:space="0" w:color="auto"/>
            <w:bottom w:val="none" w:sz="0" w:space="0" w:color="auto"/>
            <w:right w:val="none" w:sz="0" w:space="0" w:color="auto"/>
          </w:divBdr>
        </w:div>
        <w:div w:id="1842621160">
          <w:marLeft w:val="480"/>
          <w:marRight w:val="0"/>
          <w:marTop w:val="0"/>
          <w:marBottom w:val="0"/>
          <w:divBdr>
            <w:top w:val="none" w:sz="0" w:space="0" w:color="auto"/>
            <w:left w:val="none" w:sz="0" w:space="0" w:color="auto"/>
            <w:bottom w:val="none" w:sz="0" w:space="0" w:color="auto"/>
            <w:right w:val="none" w:sz="0" w:space="0" w:color="auto"/>
          </w:divBdr>
        </w:div>
        <w:div w:id="1897080465">
          <w:marLeft w:val="480"/>
          <w:marRight w:val="0"/>
          <w:marTop w:val="0"/>
          <w:marBottom w:val="0"/>
          <w:divBdr>
            <w:top w:val="none" w:sz="0" w:space="0" w:color="auto"/>
            <w:left w:val="none" w:sz="0" w:space="0" w:color="auto"/>
            <w:bottom w:val="none" w:sz="0" w:space="0" w:color="auto"/>
            <w:right w:val="none" w:sz="0" w:space="0" w:color="auto"/>
          </w:divBdr>
        </w:div>
        <w:div w:id="1900508836">
          <w:marLeft w:val="480"/>
          <w:marRight w:val="0"/>
          <w:marTop w:val="0"/>
          <w:marBottom w:val="0"/>
          <w:divBdr>
            <w:top w:val="none" w:sz="0" w:space="0" w:color="auto"/>
            <w:left w:val="none" w:sz="0" w:space="0" w:color="auto"/>
            <w:bottom w:val="none" w:sz="0" w:space="0" w:color="auto"/>
            <w:right w:val="none" w:sz="0" w:space="0" w:color="auto"/>
          </w:divBdr>
        </w:div>
        <w:div w:id="2006784662">
          <w:marLeft w:val="480"/>
          <w:marRight w:val="0"/>
          <w:marTop w:val="0"/>
          <w:marBottom w:val="0"/>
          <w:divBdr>
            <w:top w:val="none" w:sz="0" w:space="0" w:color="auto"/>
            <w:left w:val="none" w:sz="0" w:space="0" w:color="auto"/>
            <w:bottom w:val="none" w:sz="0" w:space="0" w:color="auto"/>
            <w:right w:val="none" w:sz="0" w:space="0" w:color="auto"/>
          </w:divBdr>
        </w:div>
      </w:divsChild>
    </w:div>
    <w:div w:id="686446927">
      <w:bodyDiv w:val="1"/>
      <w:marLeft w:val="0"/>
      <w:marRight w:val="0"/>
      <w:marTop w:val="0"/>
      <w:marBottom w:val="0"/>
      <w:divBdr>
        <w:top w:val="none" w:sz="0" w:space="0" w:color="auto"/>
        <w:left w:val="none" w:sz="0" w:space="0" w:color="auto"/>
        <w:bottom w:val="none" w:sz="0" w:space="0" w:color="auto"/>
        <w:right w:val="none" w:sz="0" w:space="0" w:color="auto"/>
      </w:divBdr>
      <w:divsChild>
        <w:div w:id="631254558">
          <w:marLeft w:val="480"/>
          <w:marRight w:val="0"/>
          <w:marTop w:val="0"/>
          <w:marBottom w:val="0"/>
          <w:divBdr>
            <w:top w:val="none" w:sz="0" w:space="0" w:color="auto"/>
            <w:left w:val="none" w:sz="0" w:space="0" w:color="auto"/>
            <w:bottom w:val="none" w:sz="0" w:space="0" w:color="auto"/>
            <w:right w:val="none" w:sz="0" w:space="0" w:color="auto"/>
          </w:divBdr>
        </w:div>
        <w:div w:id="1258756039">
          <w:marLeft w:val="480"/>
          <w:marRight w:val="0"/>
          <w:marTop w:val="0"/>
          <w:marBottom w:val="0"/>
          <w:divBdr>
            <w:top w:val="none" w:sz="0" w:space="0" w:color="auto"/>
            <w:left w:val="none" w:sz="0" w:space="0" w:color="auto"/>
            <w:bottom w:val="none" w:sz="0" w:space="0" w:color="auto"/>
            <w:right w:val="none" w:sz="0" w:space="0" w:color="auto"/>
          </w:divBdr>
        </w:div>
        <w:div w:id="910698096">
          <w:marLeft w:val="480"/>
          <w:marRight w:val="0"/>
          <w:marTop w:val="0"/>
          <w:marBottom w:val="0"/>
          <w:divBdr>
            <w:top w:val="none" w:sz="0" w:space="0" w:color="auto"/>
            <w:left w:val="none" w:sz="0" w:space="0" w:color="auto"/>
            <w:bottom w:val="none" w:sz="0" w:space="0" w:color="auto"/>
            <w:right w:val="none" w:sz="0" w:space="0" w:color="auto"/>
          </w:divBdr>
        </w:div>
        <w:div w:id="934286936">
          <w:marLeft w:val="480"/>
          <w:marRight w:val="0"/>
          <w:marTop w:val="0"/>
          <w:marBottom w:val="0"/>
          <w:divBdr>
            <w:top w:val="none" w:sz="0" w:space="0" w:color="auto"/>
            <w:left w:val="none" w:sz="0" w:space="0" w:color="auto"/>
            <w:bottom w:val="none" w:sz="0" w:space="0" w:color="auto"/>
            <w:right w:val="none" w:sz="0" w:space="0" w:color="auto"/>
          </w:divBdr>
        </w:div>
        <w:div w:id="801122007">
          <w:marLeft w:val="480"/>
          <w:marRight w:val="0"/>
          <w:marTop w:val="0"/>
          <w:marBottom w:val="0"/>
          <w:divBdr>
            <w:top w:val="none" w:sz="0" w:space="0" w:color="auto"/>
            <w:left w:val="none" w:sz="0" w:space="0" w:color="auto"/>
            <w:bottom w:val="none" w:sz="0" w:space="0" w:color="auto"/>
            <w:right w:val="none" w:sz="0" w:space="0" w:color="auto"/>
          </w:divBdr>
        </w:div>
        <w:div w:id="173539717">
          <w:marLeft w:val="480"/>
          <w:marRight w:val="0"/>
          <w:marTop w:val="0"/>
          <w:marBottom w:val="0"/>
          <w:divBdr>
            <w:top w:val="none" w:sz="0" w:space="0" w:color="auto"/>
            <w:left w:val="none" w:sz="0" w:space="0" w:color="auto"/>
            <w:bottom w:val="none" w:sz="0" w:space="0" w:color="auto"/>
            <w:right w:val="none" w:sz="0" w:space="0" w:color="auto"/>
          </w:divBdr>
        </w:div>
        <w:div w:id="1638993974">
          <w:marLeft w:val="480"/>
          <w:marRight w:val="0"/>
          <w:marTop w:val="0"/>
          <w:marBottom w:val="0"/>
          <w:divBdr>
            <w:top w:val="none" w:sz="0" w:space="0" w:color="auto"/>
            <w:left w:val="none" w:sz="0" w:space="0" w:color="auto"/>
            <w:bottom w:val="none" w:sz="0" w:space="0" w:color="auto"/>
            <w:right w:val="none" w:sz="0" w:space="0" w:color="auto"/>
          </w:divBdr>
        </w:div>
        <w:div w:id="1877542069">
          <w:marLeft w:val="480"/>
          <w:marRight w:val="0"/>
          <w:marTop w:val="0"/>
          <w:marBottom w:val="0"/>
          <w:divBdr>
            <w:top w:val="none" w:sz="0" w:space="0" w:color="auto"/>
            <w:left w:val="none" w:sz="0" w:space="0" w:color="auto"/>
            <w:bottom w:val="none" w:sz="0" w:space="0" w:color="auto"/>
            <w:right w:val="none" w:sz="0" w:space="0" w:color="auto"/>
          </w:divBdr>
        </w:div>
        <w:div w:id="535701965">
          <w:marLeft w:val="480"/>
          <w:marRight w:val="0"/>
          <w:marTop w:val="0"/>
          <w:marBottom w:val="0"/>
          <w:divBdr>
            <w:top w:val="none" w:sz="0" w:space="0" w:color="auto"/>
            <w:left w:val="none" w:sz="0" w:space="0" w:color="auto"/>
            <w:bottom w:val="none" w:sz="0" w:space="0" w:color="auto"/>
            <w:right w:val="none" w:sz="0" w:space="0" w:color="auto"/>
          </w:divBdr>
        </w:div>
        <w:div w:id="1080374637">
          <w:marLeft w:val="480"/>
          <w:marRight w:val="0"/>
          <w:marTop w:val="0"/>
          <w:marBottom w:val="0"/>
          <w:divBdr>
            <w:top w:val="none" w:sz="0" w:space="0" w:color="auto"/>
            <w:left w:val="none" w:sz="0" w:space="0" w:color="auto"/>
            <w:bottom w:val="none" w:sz="0" w:space="0" w:color="auto"/>
            <w:right w:val="none" w:sz="0" w:space="0" w:color="auto"/>
          </w:divBdr>
        </w:div>
        <w:div w:id="496456052">
          <w:marLeft w:val="480"/>
          <w:marRight w:val="0"/>
          <w:marTop w:val="0"/>
          <w:marBottom w:val="0"/>
          <w:divBdr>
            <w:top w:val="none" w:sz="0" w:space="0" w:color="auto"/>
            <w:left w:val="none" w:sz="0" w:space="0" w:color="auto"/>
            <w:bottom w:val="none" w:sz="0" w:space="0" w:color="auto"/>
            <w:right w:val="none" w:sz="0" w:space="0" w:color="auto"/>
          </w:divBdr>
        </w:div>
        <w:div w:id="1803616278">
          <w:marLeft w:val="480"/>
          <w:marRight w:val="0"/>
          <w:marTop w:val="0"/>
          <w:marBottom w:val="0"/>
          <w:divBdr>
            <w:top w:val="none" w:sz="0" w:space="0" w:color="auto"/>
            <w:left w:val="none" w:sz="0" w:space="0" w:color="auto"/>
            <w:bottom w:val="none" w:sz="0" w:space="0" w:color="auto"/>
            <w:right w:val="none" w:sz="0" w:space="0" w:color="auto"/>
          </w:divBdr>
        </w:div>
        <w:div w:id="1224297854">
          <w:marLeft w:val="480"/>
          <w:marRight w:val="0"/>
          <w:marTop w:val="0"/>
          <w:marBottom w:val="0"/>
          <w:divBdr>
            <w:top w:val="none" w:sz="0" w:space="0" w:color="auto"/>
            <w:left w:val="none" w:sz="0" w:space="0" w:color="auto"/>
            <w:bottom w:val="none" w:sz="0" w:space="0" w:color="auto"/>
            <w:right w:val="none" w:sz="0" w:space="0" w:color="auto"/>
          </w:divBdr>
        </w:div>
        <w:div w:id="2115710914">
          <w:marLeft w:val="480"/>
          <w:marRight w:val="0"/>
          <w:marTop w:val="0"/>
          <w:marBottom w:val="0"/>
          <w:divBdr>
            <w:top w:val="none" w:sz="0" w:space="0" w:color="auto"/>
            <w:left w:val="none" w:sz="0" w:space="0" w:color="auto"/>
            <w:bottom w:val="none" w:sz="0" w:space="0" w:color="auto"/>
            <w:right w:val="none" w:sz="0" w:space="0" w:color="auto"/>
          </w:divBdr>
        </w:div>
        <w:div w:id="1078021283">
          <w:marLeft w:val="480"/>
          <w:marRight w:val="0"/>
          <w:marTop w:val="0"/>
          <w:marBottom w:val="0"/>
          <w:divBdr>
            <w:top w:val="none" w:sz="0" w:space="0" w:color="auto"/>
            <w:left w:val="none" w:sz="0" w:space="0" w:color="auto"/>
            <w:bottom w:val="none" w:sz="0" w:space="0" w:color="auto"/>
            <w:right w:val="none" w:sz="0" w:space="0" w:color="auto"/>
          </w:divBdr>
        </w:div>
        <w:div w:id="669063407">
          <w:marLeft w:val="480"/>
          <w:marRight w:val="0"/>
          <w:marTop w:val="0"/>
          <w:marBottom w:val="0"/>
          <w:divBdr>
            <w:top w:val="none" w:sz="0" w:space="0" w:color="auto"/>
            <w:left w:val="none" w:sz="0" w:space="0" w:color="auto"/>
            <w:bottom w:val="none" w:sz="0" w:space="0" w:color="auto"/>
            <w:right w:val="none" w:sz="0" w:space="0" w:color="auto"/>
          </w:divBdr>
        </w:div>
        <w:div w:id="341859956">
          <w:marLeft w:val="480"/>
          <w:marRight w:val="0"/>
          <w:marTop w:val="0"/>
          <w:marBottom w:val="0"/>
          <w:divBdr>
            <w:top w:val="none" w:sz="0" w:space="0" w:color="auto"/>
            <w:left w:val="none" w:sz="0" w:space="0" w:color="auto"/>
            <w:bottom w:val="none" w:sz="0" w:space="0" w:color="auto"/>
            <w:right w:val="none" w:sz="0" w:space="0" w:color="auto"/>
          </w:divBdr>
        </w:div>
        <w:div w:id="962882274">
          <w:marLeft w:val="480"/>
          <w:marRight w:val="0"/>
          <w:marTop w:val="0"/>
          <w:marBottom w:val="0"/>
          <w:divBdr>
            <w:top w:val="none" w:sz="0" w:space="0" w:color="auto"/>
            <w:left w:val="none" w:sz="0" w:space="0" w:color="auto"/>
            <w:bottom w:val="none" w:sz="0" w:space="0" w:color="auto"/>
            <w:right w:val="none" w:sz="0" w:space="0" w:color="auto"/>
          </w:divBdr>
        </w:div>
        <w:div w:id="342754153">
          <w:marLeft w:val="480"/>
          <w:marRight w:val="0"/>
          <w:marTop w:val="0"/>
          <w:marBottom w:val="0"/>
          <w:divBdr>
            <w:top w:val="none" w:sz="0" w:space="0" w:color="auto"/>
            <w:left w:val="none" w:sz="0" w:space="0" w:color="auto"/>
            <w:bottom w:val="none" w:sz="0" w:space="0" w:color="auto"/>
            <w:right w:val="none" w:sz="0" w:space="0" w:color="auto"/>
          </w:divBdr>
        </w:div>
        <w:div w:id="1771463639">
          <w:marLeft w:val="480"/>
          <w:marRight w:val="0"/>
          <w:marTop w:val="0"/>
          <w:marBottom w:val="0"/>
          <w:divBdr>
            <w:top w:val="none" w:sz="0" w:space="0" w:color="auto"/>
            <w:left w:val="none" w:sz="0" w:space="0" w:color="auto"/>
            <w:bottom w:val="none" w:sz="0" w:space="0" w:color="auto"/>
            <w:right w:val="none" w:sz="0" w:space="0" w:color="auto"/>
          </w:divBdr>
        </w:div>
        <w:div w:id="1600799015">
          <w:marLeft w:val="480"/>
          <w:marRight w:val="0"/>
          <w:marTop w:val="0"/>
          <w:marBottom w:val="0"/>
          <w:divBdr>
            <w:top w:val="none" w:sz="0" w:space="0" w:color="auto"/>
            <w:left w:val="none" w:sz="0" w:space="0" w:color="auto"/>
            <w:bottom w:val="none" w:sz="0" w:space="0" w:color="auto"/>
            <w:right w:val="none" w:sz="0" w:space="0" w:color="auto"/>
          </w:divBdr>
        </w:div>
        <w:div w:id="88887658">
          <w:marLeft w:val="480"/>
          <w:marRight w:val="0"/>
          <w:marTop w:val="0"/>
          <w:marBottom w:val="0"/>
          <w:divBdr>
            <w:top w:val="none" w:sz="0" w:space="0" w:color="auto"/>
            <w:left w:val="none" w:sz="0" w:space="0" w:color="auto"/>
            <w:bottom w:val="none" w:sz="0" w:space="0" w:color="auto"/>
            <w:right w:val="none" w:sz="0" w:space="0" w:color="auto"/>
          </w:divBdr>
        </w:div>
        <w:div w:id="1814638217">
          <w:marLeft w:val="480"/>
          <w:marRight w:val="0"/>
          <w:marTop w:val="0"/>
          <w:marBottom w:val="0"/>
          <w:divBdr>
            <w:top w:val="none" w:sz="0" w:space="0" w:color="auto"/>
            <w:left w:val="none" w:sz="0" w:space="0" w:color="auto"/>
            <w:bottom w:val="none" w:sz="0" w:space="0" w:color="auto"/>
            <w:right w:val="none" w:sz="0" w:space="0" w:color="auto"/>
          </w:divBdr>
        </w:div>
        <w:div w:id="1524637164">
          <w:marLeft w:val="480"/>
          <w:marRight w:val="0"/>
          <w:marTop w:val="0"/>
          <w:marBottom w:val="0"/>
          <w:divBdr>
            <w:top w:val="none" w:sz="0" w:space="0" w:color="auto"/>
            <w:left w:val="none" w:sz="0" w:space="0" w:color="auto"/>
            <w:bottom w:val="none" w:sz="0" w:space="0" w:color="auto"/>
            <w:right w:val="none" w:sz="0" w:space="0" w:color="auto"/>
          </w:divBdr>
        </w:div>
        <w:div w:id="2101828874">
          <w:marLeft w:val="480"/>
          <w:marRight w:val="0"/>
          <w:marTop w:val="0"/>
          <w:marBottom w:val="0"/>
          <w:divBdr>
            <w:top w:val="none" w:sz="0" w:space="0" w:color="auto"/>
            <w:left w:val="none" w:sz="0" w:space="0" w:color="auto"/>
            <w:bottom w:val="none" w:sz="0" w:space="0" w:color="auto"/>
            <w:right w:val="none" w:sz="0" w:space="0" w:color="auto"/>
          </w:divBdr>
        </w:div>
        <w:div w:id="1523200128">
          <w:marLeft w:val="480"/>
          <w:marRight w:val="0"/>
          <w:marTop w:val="0"/>
          <w:marBottom w:val="0"/>
          <w:divBdr>
            <w:top w:val="none" w:sz="0" w:space="0" w:color="auto"/>
            <w:left w:val="none" w:sz="0" w:space="0" w:color="auto"/>
            <w:bottom w:val="none" w:sz="0" w:space="0" w:color="auto"/>
            <w:right w:val="none" w:sz="0" w:space="0" w:color="auto"/>
          </w:divBdr>
        </w:div>
        <w:div w:id="869954540">
          <w:marLeft w:val="480"/>
          <w:marRight w:val="0"/>
          <w:marTop w:val="0"/>
          <w:marBottom w:val="0"/>
          <w:divBdr>
            <w:top w:val="none" w:sz="0" w:space="0" w:color="auto"/>
            <w:left w:val="none" w:sz="0" w:space="0" w:color="auto"/>
            <w:bottom w:val="none" w:sz="0" w:space="0" w:color="auto"/>
            <w:right w:val="none" w:sz="0" w:space="0" w:color="auto"/>
          </w:divBdr>
        </w:div>
        <w:div w:id="1295328297">
          <w:marLeft w:val="480"/>
          <w:marRight w:val="0"/>
          <w:marTop w:val="0"/>
          <w:marBottom w:val="0"/>
          <w:divBdr>
            <w:top w:val="none" w:sz="0" w:space="0" w:color="auto"/>
            <w:left w:val="none" w:sz="0" w:space="0" w:color="auto"/>
            <w:bottom w:val="none" w:sz="0" w:space="0" w:color="auto"/>
            <w:right w:val="none" w:sz="0" w:space="0" w:color="auto"/>
          </w:divBdr>
        </w:div>
        <w:div w:id="1218513235">
          <w:marLeft w:val="480"/>
          <w:marRight w:val="0"/>
          <w:marTop w:val="0"/>
          <w:marBottom w:val="0"/>
          <w:divBdr>
            <w:top w:val="none" w:sz="0" w:space="0" w:color="auto"/>
            <w:left w:val="none" w:sz="0" w:space="0" w:color="auto"/>
            <w:bottom w:val="none" w:sz="0" w:space="0" w:color="auto"/>
            <w:right w:val="none" w:sz="0" w:space="0" w:color="auto"/>
          </w:divBdr>
        </w:div>
        <w:div w:id="860583610">
          <w:marLeft w:val="480"/>
          <w:marRight w:val="0"/>
          <w:marTop w:val="0"/>
          <w:marBottom w:val="0"/>
          <w:divBdr>
            <w:top w:val="none" w:sz="0" w:space="0" w:color="auto"/>
            <w:left w:val="none" w:sz="0" w:space="0" w:color="auto"/>
            <w:bottom w:val="none" w:sz="0" w:space="0" w:color="auto"/>
            <w:right w:val="none" w:sz="0" w:space="0" w:color="auto"/>
          </w:divBdr>
        </w:div>
        <w:div w:id="1824659215">
          <w:marLeft w:val="480"/>
          <w:marRight w:val="0"/>
          <w:marTop w:val="0"/>
          <w:marBottom w:val="0"/>
          <w:divBdr>
            <w:top w:val="none" w:sz="0" w:space="0" w:color="auto"/>
            <w:left w:val="none" w:sz="0" w:space="0" w:color="auto"/>
            <w:bottom w:val="none" w:sz="0" w:space="0" w:color="auto"/>
            <w:right w:val="none" w:sz="0" w:space="0" w:color="auto"/>
          </w:divBdr>
        </w:div>
        <w:div w:id="694305070">
          <w:marLeft w:val="480"/>
          <w:marRight w:val="0"/>
          <w:marTop w:val="0"/>
          <w:marBottom w:val="0"/>
          <w:divBdr>
            <w:top w:val="none" w:sz="0" w:space="0" w:color="auto"/>
            <w:left w:val="none" w:sz="0" w:space="0" w:color="auto"/>
            <w:bottom w:val="none" w:sz="0" w:space="0" w:color="auto"/>
            <w:right w:val="none" w:sz="0" w:space="0" w:color="auto"/>
          </w:divBdr>
        </w:div>
        <w:div w:id="393552497">
          <w:marLeft w:val="480"/>
          <w:marRight w:val="0"/>
          <w:marTop w:val="0"/>
          <w:marBottom w:val="0"/>
          <w:divBdr>
            <w:top w:val="none" w:sz="0" w:space="0" w:color="auto"/>
            <w:left w:val="none" w:sz="0" w:space="0" w:color="auto"/>
            <w:bottom w:val="none" w:sz="0" w:space="0" w:color="auto"/>
            <w:right w:val="none" w:sz="0" w:space="0" w:color="auto"/>
          </w:divBdr>
        </w:div>
        <w:div w:id="1454129415">
          <w:marLeft w:val="480"/>
          <w:marRight w:val="0"/>
          <w:marTop w:val="0"/>
          <w:marBottom w:val="0"/>
          <w:divBdr>
            <w:top w:val="none" w:sz="0" w:space="0" w:color="auto"/>
            <w:left w:val="none" w:sz="0" w:space="0" w:color="auto"/>
            <w:bottom w:val="none" w:sz="0" w:space="0" w:color="auto"/>
            <w:right w:val="none" w:sz="0" w:space="0" w:color="auto"/>
          </w:divBdr>
        </w:div>
        <w:div w:id="879168636">
          <w:marLeft w:val="480"/>
          <w:marRight w:val="0"/>
          <w:marTop w:val="0"/>
          <w:marBottom w:val="0"/>
          <w:divBdr>
            <w:top w:val="none" w:sz="0" w:space="0" w:color="auto"/>
            <w:left w:val="none" w:sz="0" w:space="0" w:color="auto"/>
            <w:bottom w:val="none" w:sz="0" w:space="0" w:color="auto"/>
            <w:right w:val="none" w:sz="0" w:space="0" w:color="auto"/>
          </w:divBdr>
        </w:div>
        <w:div w:id="50465833">
          <w:marLeft w:val="480"/>
          <w:marRight w:val="0"/>
          <w:marTop w:val="0"/>
          <w:marBottom w:val="0"/>
          <w:divBdr>
            <w:top w:val="none" w:sz="0" w:space="0" w:color="auto"/>
            <w:left w:val="none" w:sz="0" w:space="0" w:color="auto"/>
            <w:bottom w:val="none" w:sz="0" w:space="0" w:color="auto"/>
            <w:right w:val="none" w:sz="0" w:space="0" w:color="auto"/>
          </w:divBdr>
        </w:div>
        <w:div w:id="83890894">
          <w:marLeft w:val="480"/>
          <w:marRight w:val="0"/>
          <w:marTop w:val="0"/>
          <w:marBottom w:val="0"/>
          <w:divBdr>
            <w:top w:val="none" w:sz="0" w:space="0" w:color="auto"/>
            <w:left w:val="none" w:sz="0" w:space="0" w:color="auto"/>
            <w:bottom w:val="none" w:sz="0" w:space="0" w:color="auto"/>
            <w:right w:val="none" w:sz="0" w:space="0" w:color="auto"/>
          </w:divBdr>
        </w:div>
        <w:div w:id="1701467615">
          <w:marLeft w:val="480"/>
          <w:marRight w:val="0"/>
          <w:marTop w:val="0"/>
          <w:marBottom w:val="0"/>
          <w:divBdr>
            <w:top w:val="none" w:sz="0" w:space="0" w:color="auto"/>
            <w:left w:val="none" w:sz="0" w:space="0" w:color="auto"/>
            <w:bottom w:val="none" w:sz="0" w:space="0" w:color="auto"/>
            <w:right w:val="none" w:sz="0" w:space="0" w:color="auto"/>
          </w:divBdr>
        </w:div>
        <w:div w:id="2074498628">
          <w:marLeft w:val="480"/>
          <w:marRight w:val="0"/>
          <w:marTop w:val="0"/>
          <w:marBottom w:val="0"/>
          <w:divBdr>
            <w:top w:val="none" w:sz="0" w:space="0" w:color="auto"/>
            <w:left w:val="none" w:sz="0" w:space="0" w:color="auto"/>
            <w:bottom w:val="none" w:sz="0" w:space="0" w:color="auto"/>
            <w:right w:val="none" w:sz="0" w:space="0" w:color="auto"/>
          </w:divBdr>
        </w:div>
        <w:div w:id="576718496">
          <w:marLeft w:val="480"/>
          <w:marRight w:val="0"/>
          <w:marTop w:val="0"/>
          <w:marBottom w:val="0"/>
          <w:divBdr>
            <w:top w:val="none" w:sz="0" w:space="0" w:color="auto"/>
            <w:left w:val="none" w:sz="0" w:space="0" w:color="auto"/>
            <w:bottom w:val="none" w:sz="0" w:space="0" w:color="auto"/>
            <w:right w:val="none" w:sz="0" w:space="0" w:color="auto"/>
          </w:divBdr>
        </w:div>
        <w:div w:id="524253280">
          <w:marLeft w:val="480"/>
          <w:marRight w:val="0"/>
          <w:marTop w:val="0"/>
          <w:marBottom w:val="0"/>
          <w:divBdr>
            <w:top w:val="none" w:sz="0" w:space="0" w:color="auto"/>
            <w:left w:val="none" w:sz="0" w:space="0" w:color="auto"/>
            <w:bottom w:val="none" w:sz="0" w:space="0" w:color="auto"/>
            <w:right w:val="none" w:sz="0" w:space="0" w:color="auto"/>
          </w:divBdr>
        </w:div>
        <w:div w:id="820540020">
          <w:marLeft w:val="480"/>
          <w:marRight w:val="0"/>
          <w:marTop w:val="0"/>
          <w:marBottom w:val="0"/>
          <w:divBdr>
            <w:top w:val="none" w:sz="0" w:space="0" w:color="auto"/>
            <w:left w:val="none" w:sz="0" w:space="0" w:color="auto"/>
            <w:bottom w:val="none" w:sz="0" w:space="0" w:color="auto"/>
            <w:right w:val="none" w:sz="0" w:space="0" w:color="auto"/>
          </w:divBdr>
        </w:div>
        <w:div w:id="2106611942">
          <w:marLeft w:val="480"/>
          <w:marRight w:val="0"/>
          <w:marTop w:val="0"/>
          <w:marBottom w:val="0"/>
          <w:divBdr>
            <w:top w:val="none" w:sz="0" w:space="0" w:color="auto"/>
            <w:left w:val="none" w:sz="0" w:space="0" w:color="auto"/>
            <w:bottom w:val="none" w:sz="0" w:space="0" w:color="auto"/>
            <w:right w:val="none" w:sz="0" w:space="0" w:color="auto"/>
          </w:divBdr>
        </w:div>
        <w:div w:id="216431539">
          <w:marLeft w:val="480"/>
          <w:marRight w:val="0"/>
          <w:marTop w:val="0"/>
          <w:marBottom w:val="0"/>
          <w:divBdr>
            <w:top w:val="none" w:sz="0" w:space="0" w:color="auto"/>
            <w:left w:val="none" w:sz="0" w:space="0" w:color="auto"/>
            <w:bottom w:val="none" w:sz="0" w:space="0" w:color="auto"/>
            <w:right w:val="none" w:sz="0" w:space="0" w:color="auto"/>
          </w:divBdr>
        </w:div>
        <w:div w:id="722407287">
          <w:marLeft w:val="480"/>
          <w:marRight w:val="0"/>
          <w:marTop w:val="0"/>
          <w:marBottom w:val="0"/>
          <w:divBdr>
            <w:top w:val="none" w:sz="0" w:space="0" w:color="auto"/>
            <w:left w:val="none" w:sz="0" w:space="0" w:color="auto"/>
            <w:bottom w:val="none" w:sz="0" w:space="0" w:color="auto"/>
            <w:right w:val="none" w:sz="0" w:space="0" w:color="auto"/>
          </w:divBdr>
        </w:div>
        <w:div w:id="1368139012">
          <w:marLeft w:val="480"/>
          <w:marRight w:val="0"/>
          <w:marTop w:val="0"/>
          <w:marBottom w:val="0"/>
          <w:divBdr>
            <w:top w:val="none" w:sz="0" w:space="0" w:color="auto"/>
            <w:left w:val="none" w:sz="0" w:space="0" w:color="auto"/>
            <w:bottom w:val="none" w:sz="0" w:space="0" w:color="auto"/>
            <w:right w:val="none" w:sz="0" w:space="0" w:color="auto"/>
          </w:divBdr>
        </w:div>
        <w:div w:id="289552841">
          <w:marLeft w:val="480"/>
          <w:marRight w:val="0"/>
          <w:marTop w:val="0"/>
          <w:marBottom w:val="0"/>
          <w:divBdr>
            <w:top w:val="none" w:sz="0" w:space="0" w:color="auto"/>
            <w:left w:val="none" w:sz="0" w:space="0" w:color="auto"/>
            <w:bottom w:val="none" w:sz="0" w:space="0" w:color="auto"/>
            <w:right w:val="none" w:sz="0" w:space="0" w:color="auto"/>
          </w:divBdr>
        </w:div>
        <w:div w:id="1832939839">
          <w:marLeft w:val="480"/>
          <w:marRight w:val="0"/>
          <w:marTop w:val="0"/>
          <w:marBottom w:val="0"/>
          <w:divBdr>
            <w:top w:val="none" w:sz="0" w:space="0" w:color="auto"/>
            <w:left w:val="none" w:sz="0" w:space="0" w:color="auto"/>
            <w:bottom w:val="none" w:sz="0" w:space="0" w:color="auto"/>
            <w:right w:val="none" w:sz="0" w:space="0" w:color="auto"/>
          </w:divBdr>
        </w:div>
        <w:div w:id="479158377">
          <w:marLeft w:val="480"/>
          <w:marRight w:val="0"/>
          <w:marTop w:val="0"/>
          <w:marBottom w:val="0"/>
          <w:divBdr>
            <w:top w:val="none" w:sz="0" w:space="0" w:color="auto"/>
            <w:left w:val="none" w:sz="0" w:space="0" w:color="auto"/>
            <w:bottom w:val="none" w:sz="0" w:space="0" w:color="auto"/>
            <w:right w:val="none" w:sz="0" w:space="0" w:color="auto"/>
          </w:divBdr>
        </w:div>
        <w:div w:id="1030498034">
          <w:marLeft w:val="480"/>
          <w:marRight w:val="0"/>
          <w:marTop w:val="0"/>
          <w:marBottom w:val="0"/>
          <w:divBdr>
            <w:top w:val="none" w:sz="0" w:space="0" w:color="auto"/>
            <w:left w:val="none" w:sz="0" w:space="0" w:color="auto"/>
            <w:bottom w:val="none" w:sz="0" w:space="0" w:color="auto"/>
            <w:right w:val="none" w:sz="0" w:space="0" w:color="auto"/>
          </w:divBdr>
        </w:div>
        <w:div w:id="546570513">
          <w:marLeft w:val="480"/>
          <w:marRight w:val="0"/>
          <w:marTop w:val="0"/>
          <w:marBottom w:val="0"/>
          <w:divBdr>
            <w:top w:val="none" w:sz="0" w:space="0" w:color="auto"/>
            <w:left w:val="none" w:sz="0" w:space="0" w:color="auto"/>
            <w:bottom w:val="none" w:sz="0" w:space="0" w:color="auto"/>
            <w:right w:val="none" w:sz="0" w:space="0" w:color="auto"/>
          </w:divBdr>
        </w:div>
        <w:div w:id="1592884665">
          <w:marLeft w:val="480"/>
          <w:marRight w:val="0"/>
          <w:marTop w:val="0"/>
          <w:marBottom w:val="0"/>
          <w:divBdr>
            <w:top w:val="none" w:sz="0" w:space="0" w:color="auto"/>
            <w:left w:val="none" w:sz="0" w:space="0" w:color="auto"/>
            <w:bottom w:val="none" w:sz="0" w:space="0" w:color="auto"/>
            <w:right w:val="none" w:sz="0" w:space="0" w:color="auto"/>
          </w:divBdr>
        </w:div>
        <w:div w:id="1647393911">
          <w:marLeft w:val="480"/>
          <w:marRight w:val="0"/>
          <w:marTop w:val="0"/>
          <w:marBottom w:val="0"/>
          <w:divBdr>
            <w:top w:val="none" w:sz="0" w:space="0" w:color="auto"/>
            <w:left w:val="none" w:sz="0" w:space="0" w:color="auto"/>
            <w:bottom w:val="none" w:sz="0" w:space="0" w:color="auto"/>
            <w:right w:val="none" w:sz="0" w:space="0" w:color="auto"/>
          </w:divBdr>
        </w:div>
        <w:div w:id="969671047">
          <w:marLeft w:val="480"/>
          <w:marRight w:val="0"/>
          <w:marTop w:val="0"/>
          <w:marBottom w:val="0"/>
          <w:divBdr>
            <w:top w:val="none" w:sz="0" w:space="0" w:color="auto"/>
            <w:left w:val="none" w:sz="0" w:space="0" w:color="auto"/>
            <w:bottom w:val="none" w:sz="0" w:space="0" w:color="auto"/>
            <w:right w:val="none" w:sz="0" w:space="0" w:color="auto"/>
          </w:divBdr>
        </w:div>
        <w:div w:id="734670190">
          <w:marLeft w:val="480"/>
          <w:marRight w:val="0"/>
          <w:marTop w:val="0"/>
          <w:marBottom w:val="0"/>
          <w:divBdr>
            <w:top w:val="none" w:sz="0" w:space="0" w:color="auto"/>
            <w:left w:val="none" w:sz="0" w:space="0" w:color="auto"/>
            <w:bottom w:val="none" w:sz="0" w:space="0" w:color="auto"/>
            <w:right w:val="none" w:sz="0" w:space="0" w:color="auto"/>
          </w:divBdr>
        </w:div>
        <w:div w:id="1737433542">
          <w:marLeft w:val="480"/>
          <w:marRight w:val="0"/>
          <w:marTop w:val="0"/>
          <w:marBottom w:val="0"/>
          <w:divBdr>
            <w:top w:val="none" w:sz="0" w:space="0" w:color="auto"/>
            <w:left w:val="none" w:sz="0" w:space="0" w:color="auto"/>
            <w:bottom w:val="none" w:sz="0" w:space="0" w:color="auto"/>
            <w:right w:val="none" w:sz="0" w:space="0" w:color="auto"/>
          </w:divBdr>
        </w:div>
        <w:div w:id="686717632">
          <w:marLeft w:val="480"/>
          <w:marRight w:val="0"/>
          <w:marTop w:val="0"/>
          <w:marBottom w:val="0"/>
          <w:divBdr>
            <w:top w:val="none" w:sz="0" w:space="0" w:color="auto"/>
            <w:left w:val="none" w:sz="0" w:space="0" w:color="auto"/>
            <w:bottom w:val="none" w:sz="0" w:space="0" w:color="auto"/>
            <w:right w:val="none" w:sz="0" w:space="0" w:color="auto"/>
          </w:divBdr>
        </w:div>
        <w:div w:id="1154830213">
          <w:marLeft w:val="480"/>
          <w:marRight w:val="0"/>
          <w:marTop w:val="0"/>
          <w:marBottom w:val="0"/>
          <w:divBdr>
            <w:top w:val="none" w:sz="0" w:space="0" w:color="auto"/>
            <w:left w:val="none" w:sz="0" w:space="0" w:color="auto"/>
            <w:bottom w:val="none" w:sz="0" w:space="0" w:color="auto"/>
            <w:right w:val="none" w:sz="0" w:space="0" w:color="auto"/>
          </w:divBdr>
        </w:div>
        <w:div w:id="1395811369">
          <w:marLeft w:val="480"/>
          <w:marRight w:val="0"/>
          <w:marTop w:val="0"/>
          <w:marBottom w:val="0"/>
          <w:divBdr>
            <w:top w:val="none" w:sz="0" w:space="0" w:color="auto"/>
            <w:left w:val="none" w:sz="0" w:space="0" w:color="auto"/>
            <w:bottom w:val="none" w:sz="0" w:space="0" w:color="auto"/>
            <w:right w:val="none" w:sz="0" w:space="0" w:color="auto"/>
          </w:divBdr>
        </w:div>
        <w:div w:id="272832683">
          <w:marLeft w:val="480"/>
          <w:marRight w:val="0"/>
          <w:marTop w:val="0"/>
          <w:marBottom w:val="0"/>
          <w:divBdr>
            <w:top w:val="none" w:sz="0" w:space="0" w:color="auto"/>
            <w:left w:val="none" w:sz="0" w:space="0" w:color="auto"/>
            <w:bottom w:val="none" w:sz="0" w:space="0" w:color="auto"/>
            <w:right w:val="none" w:sz="0" w:space="0" w:color="auto"/>
          </w:divBdr>
        </w:div>
        <w:div w:id="1941376218">
          <w:marLeft w:val="480"/>
          <w:marRight w:val="0"/>
          <w:marTop w:val="0"/>
          <w:marBottom w:val="0"/>
          <w:divBdr>
            <w:top w:val="none" w:sz="0" w:space="0" w:color="auto"/>
            <w:left w:val="none" w:sz="0" w:space="0" w:color="auto"/>
            <w:bottom w:val="none" w:sz="0" w:space="0" w:color="auto"/>
            <w:right w:val="none" w:sz="0" w:space="0" w:color="auto"/>
          </w:divBdr>
        </w:div>
        <w:div w:id="587881759">
          <w:marLeft w:val="480"/>
          <w:marRight w:val="0"/>
          <w:marTop w:val="0"/>
          <w:marBottom w:val="0"/>
          <w:divBdr>
            <w:top w:val="none" w:sz="0" w:space="0" w:color="auto"/>
            <w:left w:val="none" w:sz="0" w:space="0" w:color="auto"/>
            <w:bottom w:val="none" w:sz="0" w:space="0" w:color="auto"/>
            <w:right w:val="none" w:sz="0" w:space="0" w:color="auto"/>
          </w:divBdr>
        </w:div>
        <w:div w:id="459493805">
          <w:marLeft w:val="480"/>
          <w:marRight w:val="0"/>
          <w:marTop w:val="0"/>
          <w:marBottom w:val="0"/>
          <w:divBdr>
            <w:top w:val="none" w:sz="0" w:space="0" w:color="auto"/>
            <w:left w:val="none" w:sz="0" w:space="0" w:color="auto"/>
            <w:bottom w:val="none" w:sz="0" w:space="0" w:color="auto"/>
            <w:right w:val="none" w:sz="0" w:space="0" w:color="auto"/>
          </w:divBdr>
        </w:div>
        <w:div w:id="2049986406">
          <w:marLeft w:val="480"/>
          <w:marRight w:val="0"/>
          <w:marTop w:val="0"/>
          <w:marBottom w:val="0"/>
          <w:divBdr>
            <w:top w:val="none" w:sz="0" w:space="0" w:color="auto"/>
            <w:left w:val="none" w:sz="0" w:space="0" w:color="auto"/>
            <w:bottom w:val="none" w:sz="0" w:space="0" w:color="auto"/>
            <w:right w:val="none" w:sz="0" w:space="0" w:color="auto"/>
          </w:divBdr>
        </w:div>
        <w:div w:id="171845965">
          <w:marLeft w:val="480"/>
          <w:marRight w:val="0"/>
          <w:marTop w:val="0"/>
          <w:marBottom w:val="0"/>
          <w:divBdr>
            <w:top w:val="none" w:sz="0" w:space="0" w:color="auto"/>
            <w:left w:val="none" w:sz="0" w:space="0" w:color="auto"/>
            <w:bottom w:val="none" w:sz="0" w:space="0" w:color="auto"/>
            <w:right w:val="none" w:sz="0" w:space="0" w:color="auto"/>
          </w:divBdr>
        </w:div>
        <w:div w:id="38209023">
          <w:marLeft w:val="480"/>
          <w:marRight w:val="0"/>
          <w:marTop w:val="0"/>
          <w:marBottom w:val="0"/>
          <w:divBdr>
            <w:top w:val="none" w:sz="0" w:space="0" w:color="auto"/>
            <w:left w:val="none" w:sz="0" w:space="0" w:color="auto"/>
            <w:bottom w:val="none" w:sz="0" w:space="0" w:color="auto"/>
            <w:right w:val="none" w:sz="0" w:space="0" w:color="auto"/>
          </w:divBdr>
        </w:div>
        <w:div w:id="208613111">
          <w:marLeft w:val="480"/>
          <w:marRight w:val="0"/>
          <w:marTop w:val="0"/>
          <w:marBottom w:val="0"/>
          <w:divBdr>
            <w:top w:val="none" w:sz="0" w:space="0" w:color="auto"/>
            <w:left w:val="none" w:sz="0" w:space="0" w:color="auto"/>
            <w:bottom w:val="none" w:sz="0" w:space="0" w:color="auto"/>
            <w:right w:val="none" w:sz="0" w:space="0" w:color="auto"/>
          </w:divBdr>
        </w:div>
        <w:div w:id="1568222659">
          <w:marLeft w:val="480"/>
          <w:marRight w:val="0"/>
          <w:marTop w:val="0"/>
          <w:marBottom w:val="0"/>
          <w:divBdr>
            <w:top w:val="none" w:sz="0" w:space="0" w:color="auto"/>
            <w:left w:val="none" w:sz="0" w:space="0" w:color="auto"/>
            <w:bottom w:val="none" w:sz="0" w:space="0" w:color="auto"/>
            <w:right w:val="none" w:sz="0" w:space="0" w:color="auto"/>
          </w:divBdr>
        </w:div>
        <w:div w:id="391391610">
          <w:marLeft w:val="480"/>
          <w:marRight w:val="0"/>
          <w:marTop w:val="0"/>
          <w:marBottom w:val="0"/>
          <w:divBdr>
            <w:top w:val="none" w:sz="0" w:space="0" w:color="auto"/>
            <w:left w:val="none" w:sz="0" w:space="0" w:color="auto"/>
            <w:bottom w:val="none" w:sz="0" w:space="0" w:color="auto"/>
            <w:right w:val="none" w:sz="0" w:space="0" w:color="auto"/>
          </w:divBdr>
        </w:div>
        <w:div w:id="928656422">
          <w:marLeft w:val="480"/>
          <w:marRight w:val="0"/>
          <w:marTop w:val="0"/>
          <w:marBottom w:val="0"/>
          <w:divBdr>
            <w:top w:val="none" w:sz="0" w:space="0" w:color="auto"/>
            <w:left w:val="none" w:sz="0" w:space="0" w:color="auto"/>
            <w:bottom w:val="none" w:sz="0" w:space="0" w:color="auto"/>
            <w:right w:val="none" w:sz="0" w:space="0" w:color="auto"/>
          </w:divBdr>
        </w:div>
        <w:div w:id="1306935271">
          <w:marLeft w:val="480"/>
          <w:marRight w:val="0"/>
          <w:marTop w:val="0"/>
          <w:marBottom w:val="0"/>
          <w:divBdr>
            <w:top w:val="none" w:sz="0" w:space="0" w:color="auto"/>
            <w:left w:val="none" w:sz="0" w:space="0" w:color="auto"/>
            <w:bottom w:val="none" w:sz="0" w:space="0" w:color="auto"/>
            <w:right w:val="none" w:sz="0" w:space="0" w:color="auto"/>
          </w:divBdr>
        </w:div>
        <w:div w:id="630131338">
          <w:marLeft w:val="480"/>
          <w:marRight w:val="0"/>
          <w:marTop w:val="0"/>
          <w:marBottom w:val="0"/>
          <w:divBdr>
            <w:top w:val="none" w:sz="0" w:space="0" w:color="auto"/>
            <w:left w:val="none" w:sz="0" w:space="0" w:color="auto"/>
            <w:bottom w:val="none" w:sz="0" w:space="0" w:color="auto"/>
            <w:right w:val="none" w:sz="0" w:space="0" w:color="auto"/>
          </w:divBdr>
        </w:div>
        <w:div w:id="1508787871">
          <w:marLeft w:val="480"/>
          <w:marRight w:val="0"/>
          <w:marTop w:val="0"/>
          <w:marBottom w:val="0"/>
          <w:divBdr>
            <w:top w:val="none" w:sz="0" w:space="0" w:color="auto"/>
            <w:left w:val="none" w:sz="0" w:space="0" w:color="auto"/>
            <w:bottom w:val="none" w:sz="0" w:space="0" w:color="auto"/>
            <w:right w:val="none" w:sz="0" w:space="0" w:color="auto"/>
          </w:divBdr>
        </w:div>
        <w:div w:id="1621255049">
          <w:marLeft w:val="480"/>
          <w:marRight w:val="0"/>
          <w:marTop w:val="0"/>
          <w:marBottom w:val="0"/>
          <w:divBdr>
            <w:top w:val="none" w:sz="0" w:space="0" w:color="auto"/>
            <w:left w:val="none" w:sz="0" w:space="0" w:color="auto"/>
            <w:bottom w:val="none" w:sz="0" w:space="0" w:color="auto"/>
            <w:right w:val="none" w:sz="0" w:space="0" w:color="auto"/>
          </w:divBdr>
        </w:div>
        <w:div w:id="804007737">
          <w:marLeft w:val="480"/>
          <w:marRight w:val="0"/>
          <w:marTop w:val="0"/>
          <w:marBottom w:val="0"/>
          <w:divBdr>
            <w:top w:val="none" w:sz="0" w:space="0" w:color="auto"/>
            <w:left w:val="none" w:sz="0" w:space="0" w:color="auto"/>
            <w:bottom w:val="none" w:sz="0" w:space="0" w:color="auto"/>
            <w:right w:val="none" w:sz="0" w:space="0" w:color="auto"/>
          </w:divBdr>
        </w:div>
      </w:divsChild>
    </w:div>
    <w:div w:id="688337221">
      <w:bodyDiv w:val="1"/>
      <w:marLeft w:val="0"/>
      <w:marRight w:val="0"/>
      <w:marTop w:val="0"/>
      <w:marBottom w:val="0"/>
      <w:divBdr>
        <w:top w:val="none" w:sz="0" w:space="0" w:color="auto"/>
        <w:left w:val="none" w:sz="0" w:space="0" w:color="auto"/>
        <w:bottom w:val="none" w:sz="0" w:space="0" w:color="auto"/>
        <w:right w:val="none" w:sz="0" w:space="0" w:color="auto"/>
      </w:divBdr>
      <w:divsChild>
        <w:div w:id="28343696">
          <w:marLeft w:val="480"/>
          <w:marRight w:val="0"/>
          <w:marTop w:val="0"/>
          <w:marBottom w:val="0"/>
          <w:divBdr>
            <w:top w:val="none" w:sz="0" w:space="0" w:color="auto"/>
            <w:left w:val="none" w:sz="0" w:space="0" w:color="auto"/>
            <w:bottom w:val="none" w:sz="0" w:space="0" w:color="auto"/>
            <w:right w:val="none" w:sz="0" w:space="0" w:color="auto"/>
          </w:divBdr>
        </w:div>
        <w:div w:id="69037029">
          <w:marLeft w:val="480"/>
          <w:marRight w:val="0"/>
          <w:marTop w:val="0"/>
          <w:marBottom w:val="0"/>
          <w:divBdr>
            <w:top w:val="none" w:sz="0" w:space="0" w:color="auto"/>
            <w:left w:val="none" w:sz="0" w:space="0" w:color="auto"/>
            <w:bottom w:val="none" w:sz="0" w:space="0" w:color="auto"/>
            <w:right w:val="none" w:sz="0" w:space="0" w:color="auto"/>
          </w:divBdr>
        </w:div>
        <w:div w:id="77480499">
          <w:marLeft w:val="480"/>
          <w:marRight w:val="0"/>
          <w:marTop w:val="0"/>
          <w:marBottom w:val="0"/>
          <w:divBdr>
            <w:top w:val="none" w:sz="0" w:space="0" w:color="auto"/>
            <w:left w:val="none" w:sz="0" w:space="0" w:color="auto"/>
            <w:bottom w:val="none" w:sz="0" w:space="0" w:color="auto"/>
            <w:right w:val="none" w:sz="0" w:space="0" w:color="auto"/>
          </w:divBdr>
        </w:div>
        <w:div w:id="148711326">
          <w:marLeft w:val="480"/>
          <w:marRight w:val="0"/>
          <w:marTop w:val="0"/>
          <w:marBottom w:val="0"/>
          <w:divBdr>
            <w:top w:val="none" w:sz="0" w:space="0" w:color="auto"/>
            <w:left w:val="none" w:sz="0" w:space="0" w:color="auto"/>
            <w:bottom w:val="none" w:sz="0" w:space="0" w:color="auto"/>
            <w:right w:val="none" w:sz="0" w:space="0" w:color="auto"/>
          </w:divBdr>
        </w:div>
        <w:div w:id="150492437">
          <w:marLeft w:val="480"/>
          <w:marRight w:val="0"/>
          <w:marTop w:val="0"/>
          <w:marBottom w:val="0"/>
          <w:divBdr>
            <w:top w:val="none" w:sz="0" w:space="0" w:color="auto"/>
            <w:left w:val="none" w:sz="0" w:space="0" w:color="auto"/>
            <w:bottom w:val="none" w:sz="0" w:space="0" w:color="auto"/>
            <w:right w:val="none" w:sz="0" w:space="0" w:color="auto"/>
          </w:divBdr>
        </w:div>
        <w:div w:id="195122502">
          <w:marLeft w:val="480"/>
          <w:marRight w:val="0"/>
          <w:marTop w:val="0"/>
          <w:marBottom w:val="0"/>
          <w:divBdr>
            <w:top w:val="none" w:sz="0" w:space="0" w:color="auto"/>
            <w:left w:val="none" w:sz="0" w:space="0" w:color="auto"/>
            <w:bottom w:val="none" w:sz="0" w:space="0" w:color="auto"/>
            <w:right w:val="none" w:sz="0" w:space="0" w:color="auto"/>
          </w:divBdr>
        </w:div>
        <w:div w:id="20861053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72637866">
          <w:marLeft w:val="480"/>
          <w:marRight w:val="0"/>
          <w:marTop w:val="0"/>
          <w:marBottom w:val="0"/>
          <w:divBdr>
            <w:top w:val="none" w:sz="0" w:space="0" w:color="auto"/>
            <w:left w:val="none" w:sz="0" w:space="0" w:color="auto"/>
            <w:bottom w:val="none" w:sz="0" w:space="0" w:color="auto"/>
            <w:right w:val="none" w:sz="0" w:space="0" w:color="auto"/>
          </w:divBdr>
        </w:div>
        <w:div w:id="297733931">
          <w:marLeft w:val="480"/>
          <w:marRight w:val="0"/>
          <w:marTop w:val="0"/>
          <w:marBottom w:val="0"/>
          <w:divBdr>
            <w:top w:val="none" w:sz="0" w:space="0" w:color="auto"/>
            <w:left w:val="none" w:sz="0" w:space="0" w:color="auto"/>
            <w:bottom w:val="none" w:sz="0" w:space="0" w:color="auto"/>
            <w:right w:val="none" w:sz="0" w:space="0" w:color="auto"/>
          </w:divBdr>
        </w:div>
        <w:div w:id="303513221">
          <w:marLeft w:val="480"/>
          <w:marRight w:val="0"/>
          <w:marTop w:val="0"/>
          <w:marBottom w:val="0"/>
          <w:divBdr>
            <w:top w:val="none" w:sz="0" w:space="0" w:color="auto"/>
            <w:left w:val="none" w:sz="0" w:space="0" w:color="auto"/>
            <w:bottom w:val="none" w:sz="0" w:space="0" w:color="auto"/>
            <w:right w:val="none" w:sz="0" w:space="0" w:color="auto"/>
          </w:divBdr>
        </w:div>
        <w:div w:id="305012821">
          <w:marLeft w:val="480"/>
          <w:marRight w:val="0"/>
          <w:marTop w:val="0"/>
          <w:marBottom w:val="0"/>
          <w:divBdr>
            <w:top w:val="none" w:sz="0" w:space="0" w:color="auto"/>
            <w:left w:val="none" w:sz="0" w:space="0" w:color="auto"/>
            <w:bottom w:val="none" w:sz="0" w:space="0" w:color="auto"/>
            <w:right w:val="none" w:sz="0" w:space="0" w:color="auto"/>
          </w:divBdr>
        </w:div>
        <w:div w:id="309092446">
          <w:marLeft w:val="480"/>
          <w:marRight w:val="0"/>
          <w:marTop w:val="0"/>
          <w:marBottom w:val="0"/>
          <w:divBdr>
            <w:top w:val="none" w:sz="0" w:space="0" w:color="auto"/>
            <w:left w:val="none" w:sz="0" w:space="0" w:color="auto"/>
            <w:bottom w:val="none" w:sz="0" w:space="0" w:color="auto"/>
            <w:right w:val="none" w:sz="0" w:space="0" w:color="auto"/>
          </w:divBdr>
        </w:div>
        <w:div w:id="379551270">
          <w:marLeft w:val="480"/>
          <w:marRight w:val="0"/>
          <w:marTop w:val="0"/>
          <w:marBottom w:val="0"/>
          <w:divBdr>
            <w:top w:val="none" w:sz="0" w:space="0" w:color="auto"/>
            <w:left w:val="none" w:sz="0" w:space="0" w:color="auto"/>
            <w:bottom w:val="none" w:sz="0" w:space="0" w:color="auto"/>
            <w:right w:val="none" w:sz="0" w:space="0" w:color="auto"/>
          </w:divBdr>
        </w:div>
        <w:div w:id="404572000">
          <w:marLeft w:val="480"/>
          <w:marRight w:val="0"/>
          <w:marTop w:val="0"/>
          <w:marBottom w:val="0"/>
          <w:divBdr>
            <w:top w:val="none" w:sz="0" w:space="0" w:color="auto"/>
            <w:left w:val="none" w:sz="0" w:space="0" w:color="auto"/>
            <w:bottom w:val="none" w:sz="0" w:space="0" w:color="auto"/>
            <w:right w:val="none" w:sz="0" w:space="0" w:color="auto"/>
          </w:divBdr>
        </w:div>
        <w:div w:id="435639112">
          <w:marLeft w:val="480"/>
          <w:marRight w:val="0"/>
          <w:marTop w:val="0"/>
          <w:marBottom w:val="0"/>
          <w:divBdr>
            <w:top w:val="none" w:sz="0" w:space="0" w:color="auto"/>
            <w:left w:val="none" w:sz="0" w:space="0" w:color="auto"/>
            <w:bottom w:val="none" w:sz="0" w:space="0" w:color="auto"/>
            <w:right w:val="none" w:sz="0" w:space="0" w:color="auto"/>
          </w:divBdr>
        </w:div>
        <w:div w:id="447045166">
          <w:marLeft w:val="480"/>
          <w:marRight w:val="0"/>
          <w:marTop w:val="0"/>
          <w:marBottom w:val="0"/>
          <w:divBdr>
            <w:top w:val="none" w:sz="0" w:space="0" w:color="auto"/>
            <w:left w:val="none" w:sz="0" w:space="0" w:color="auto"/>
            <w:bottom w:val="none" w:sz="0" w:space="0" w:color="auto"/>
            <w:right w:val="none" w:sz="0" w:space="0" w:color="auto"/>
          </w:divBdr>
        </w:div>
        <w:div w:id="519897681">
          <w:marLeft w:val="480"/>
          <w:marRight w:val="0"/>
          <w:marTop w:val="0"/>
          <w:marBottom w:val="0"/>
          <w:divBdr>
            <w:top w:val="none" w:sz="0" w:space="0" w:color="auto"/>
            <w:left w:val="none" w:sz="0" w:space="0" w:color="auto"/>
            <w:bottom w:val="none" w:sz="0" w:space="0" w:color="auto"/>
            <w:right w:val="none" w:sz="0" w:space="0" w:color="auto"/>
          </w:divBdr>
        </w:div>
        <w:div w:id="547497935">
          <w:marLeft w:val="480"/>
          <w:marRight w:val="0"/>
          <w:marTop w:val="0"/>
          <w:marBottom w:val="0"/>
          <w:divBdr>
            <w:top w:val="none" w:sz="0" w:space="0" w:color="auto"/>
            <w:left w:val="none" w:sz="0" w:space="0" w:color="auto"/>
            <w:bottom w:val="none" w:sz="0" w:space="0" w:color="auto"/>
            <w:right w:val="none" w:sz="0" w:space="0" w:color="auto"/>
          </w:divBdr>
        </w:div>
        <w:div w:id="564411295">
          <w:marLeft w:val="480"/>
          <w:marRight w:val="0"/>
          <w:marTop w:val="0"/>
          <w:marBottom w:val="0"/>
          <w:divBdr>
            <w:top w:val="none" w:sz="0" w:space="0" w:color="auto"/>
            <w:left w:val="none" w:sz="0" w:space="0" w:color="auto"/>
            <w:bottom w:val="none" w:sz="0" w:space="0" w:color="auto"/>
            <w:right w:val="none" w:sz="0" w:space="0" w:color="auto"/>
          </w:divBdr>
        </w:div>
        <w:div w:id="584803513">
          <w:marLeft w:val="480"/>
          <w:marRight w:val="0"/>
          <w:marTop w:val="0"/>
          <w:marBottom w:val="0"/>
          <w:divBdr>
            <w:top w:val="none" w:sz="0" w:space="0" w:color="auto"/>
            <w:left w:val="none" w:sz="0" w:space="0" w:color="auto"/>
            <w:bottom w:val="none" w:sz="0" w:space="0" w:color="auto"/>
            <w:right w:val="none" w:sz="0" w:space="0" w:color="auto"/>
          </w:divBdr>
        </w:div>
        <w:div w:id="600451967">
          <w:marLeft w:val="480"/>
          <w:marRight w:val="0"/>
          <w:marTop w:val="0"/>
          <w:marBottom w:val="0"/>
          <w:divBdr>
            <w:top w:val="none" w:sz="0" w:space="0" w:color="auto"/>
            <w:left w:val="none" w:sz="0" w:space="0" w:color="auto"/>
            <w:bottom w:val="none" w:sz="0" w:space="0" w:color="auto"/>
            <w:right w:val="none" w:sz="0" w:space="0" w:color="auto"/>
          </w:divBdr>
        </w:div>
        <w:div w:id="623850482">
          <w:marLeft w:val="480"/>
          <w:marRight w:val="0"/>
          <w:marTop w:val="0"/>
          <w:marBottom w:val="0"/>
          <w:divBdr>
            <w:top w:val="none" w:sz="0" w:space="0" w:color="auto"/>
            <w:left w:val="none" w:sz="0" w:space="0" w:color="auto"/>
            <w:bottom w:val="none" w:sz="0" w:space="0" w:color="auto"/>
            <w:right w:val="none" w:sz="0" w:space="0" w:color="auto"/>
          </w:divBdr>
        </w:div>
        <w:div w:id="769399372">
          <w:marLeft w:val="480"/>
          <w:marRight w:val="0"/>
          <w:marTop w:val="0"/>
          <w:marBottom w:val="0"/>
          <w:divBdr>
            <w:top w:val="none" w:sz="0" w:space="0" w:color="auto"/>
            <w:left w:val="none" w:sz="0" w:space="0" w:color="auto"/>
            <w:bottom w:val="none" w:sz="0" w:space="0" w:color="auto"/>
            <w:right w:val="none" w:sz="0" w:space="0" w:color="auto"/>
          </w:divBdr>
        </w:div>
        <w:div w:id="771973190">
          <w:marLeft w:val="480"/>
          <w:marRight w:val="0"/>
          <w:marTop w:val="0"/>
          <w:marBottom w:val="0"/>
          <w:divBdr>
            <w:top w:val="none" w:sz="0" w:space="0" w:color="auto"/>
            <w:left w:val="none" w:sz="0" w:space="0" w:color="auto"/>
            <w:bottom w:val="none" w:sz="0" w:space="0" w:color="auto"/>
            <w:right w:val="none" w:sz="0" w:space="0" w:color="auto"/>
          </w:divBdr>
        </w:div>
        <w:div w:id="807940072">
          <w:marLeft w:val="480"/>
          <w:marRight w:val="0"/>
          <w:marTop w:val="0"/>
          <w:marBottom w:val="0"/>
          <w:divBdr>
            <w:top w:val="none" w:sz="0" w:space="0" w:color="auto"/>
            <w:left w:val="none" w:sz="0" w:space="0" w:color="auto"/>
            <w:bottom w:val="none" w:sz="0" w:space="0" w:color="auto"/>
            <w:right w:val="none" w:sz="0" w:space="0" w:color="auto"/>
          </w:divBdr>
        </w:div>
        <w:div w:id="835995008">
          <w:marLeft w:val="480"/>
          <w:marRight w:val="0"/>
          <w:marTop w:val="0"/>
          <w:marBottom w:val="0"/>
          <w:divBdr>
            <w:top w:val="none" w:sz="0" w:space="0" w:color="auto"/>
            <w:left w:val="none" w:sz="0" w:space="0" w:color="auto"/>
            <w:bottom w:val="none" w:sz="0" w:space="0" w:color="auto"/>
            <w:right w:val="none" w:sz="0" w:space="0" w:color="auto"/>
          </w:divBdr>
        </w:div>
        <w:div w:id="848719428">
          <w:marLeft w:val="480"/>
          <w:marRight w:val="0"/>
          <w:marTop w:val="0"/>
          <w:marBottom w:val="0"/>
          <w:divBdr>
            <w:top w:val="none" w:sz="0" w:space="0" w:color="auto"/>
            <w:left w:val="none" w:sz="0" w:space="0" w:color="auto"/>
            <w:bottom w:val="none" w:sz="0" w:space="0" w:color="auto"/>
            <w:right w:val="none" w:sz="0" w:space="0" w:color="auto"/>
          </w:divBdr>
        </w:div>
        <w:div w:id="872882052">
          <w:marLeft w:val="480"/>
          <w:marRight w:val="0"/>
          <w:marTop w:val="0"/>
          <w:marBottom w:val="0"/>
          <w:divBdr>
            <w:top w:val="none" w:sz="0" w:space="0" w:color="auto"/>
            <w:left w:val="none" w:sz="0" w:space="0" w:color="auto"/>
            <w:bottom w:val="none" w:sz="0" w:space="0" w:color="auto"/>
            <w:right w:val="none" w:sz="0" w:space="0" w:color="auto"/>
          </w:divBdr>
        </w:div>
        <w:div w:id="883255611">
          <w:marLeft w:val="480"/>
          <w:marRight w:val="0"/>
          <w:marTop w:val="0"/>
          <w:marBottom w:val="0"/>
          <w:divBdr>
            <w:top w:val="none" w:sz="0" w:space="0" w:color="auto"/>
            <w:left w:val="none" w:sz="0" w:space="0" w:color="auto"/>
            <w:bottom w:val="none" w:sz="0" w:space="0" w:color="auto"/>
            <w:right w:val="none" w:sz="0" w:space="0" w:color="auto"/>
          </w:divBdr>
        </w:div>
        <w:div w:id="884876555">
          <w:marLeft w:val="480"/>
          <w:marRight w:val="0"/>
          <w:marTop w:val="0"/>
          <w:marBottom w:val="0"/>
          <w:divBdr>
            <w:top w:val="none" w:sz="0" w:space="0" w:color="auto"/>
            <w:left w:val="none" w:sz="0" w:space="0" w:color="auto"/>
            <w:bottom w:val="none" w:sz="0" w:space="0" w:color="auto"/>
            <w:right w:val="none" w:sz="0" w:space="0" w:color="auto"/>
          </w:divBdr>
        </w:div>
        <w:div w:id="912274081">
          <w:marLeft w:val="480"/>
          <w:marRight w:val="0"/>
          <w:marTop w:val="0"/>
          <w:marBottom w:val="0"/>
          <w:divBdr>
            <w:top w:val="none" w:sz="0" w:space="0" w:color="auto"/>
            <w:left w:val="none" w:sz="0" w:space="0" w:color="auto"/>
            <w:bottom w:val="none" w:sz="0" w:space="0" w:color="auto"/>
            <w:right w:val="none" w:sz="0" w:space="0" w:color="auto"/>
          </w:divBdr>
        </w:div>
        <w:div w:id="965811401">
          <w:marLeft w:val="480"/>
          <w:marRight w:val="0"/>
          <w:marTop w:val="0"/>
          <w:marBottom w:val="0"/>
          <w:divBdr>
            <w:top w:val="none" w:sz="0" w:space="0" w:color="auto"/>
            <w:left w:val="none" w:sz="0" w:space="0" w:color="auto"/>
            <w:bottom w:val="none" w:sz="0" w:space="0" w:color="auto"/>
            <w:right w:val="none" w:sz="0" w:space="0" w:color="auto"/>
          </w:divBdr>
        </w:div>
        <w:div w:id="993485902">
          <w:marLeft w:val="480"/>
          <w:marRight w:val="0"/>
          <w:marTop w:val="0"/>
          <w:marBottom w:val="0"/>
          <w:divBdr>
            <w:top w:val="none" w:sz="0" w:space="0" w:color="auto"/>
            <w:left w:val="none" w:sz="0" w:space="0" w:color="auto"/>
            <w:bottom w:val="none" w:sz="0" w:space="0" w:color="auto"/>
            <w:right w:val="none" w:sz="0" w:space="0" w:color="auto"/>
          </w:divBdr>
        </w:div>
        <w:div w:id="1004013206">
          <w:marLeft w:val="480"/>
          <w:marRight w:val="0"/>
          <w:marTop w:val="0"/>
          <w:marBottom w:val="0"/>
          <w:divBdr>
            <w:top w:val="none" w:sz="0" w:space="0" w:color="auto"/>
            <w:left w:val="none" w:sz="0" w:space="0" w:color="auto"/>
            <w:bottom w:val="none" w:sz="0" w:space="0" w:color="auto"/>
            <w:right w:val="none" w:sz="0" w:space="0" w:color="auto"/>
          </w:divBdr>
        </w:div>
        <w:div w:id="1023627737">
          <w:marLeft w:val="480"/>
          <w:marRight w:val="0"/>
          <w:marTop w:val="0"/>
          <w:marBottom w:val="0"/>
          <w:divBdr>
            <w:top w:val="none" w:sz="0" w:space="0" w:color="auto"/>
            <w:left w:val="none" w:sz="0" w:space="0" w:color="auto"/>
            <w:bottom w:val="none" w:sz="0" w:space="0" w:color="auto"/>
            <w:right w:val="none" w:sz="0" w:space="0" w:color="auto"/>
          </w:divBdr>
        </w:div>
        <w:div w:id="1051265896">
          <w:marLeft w:val="480"/>
          <w:marRight w:val="0"/>
          <w:marTop w:val="0"/>
          <w:marBottom w:val="0"/>
          <w:divBdr>
            <w:top w:val="none" w:sz="0" w:space="0" w:color="auto"/>
            <w:left w:val="none" w:sz="0" w:space="0" w:color="auto"/>
            <w:bottom w:val="none" w:sz="0" w:space="0" w:color="auto"/>
            <w:right w:val="none" w:sz="0" w:space="0" w:color="auto"/>
          </w:divBdr>
        </w:div>
        <w:div w:id="1164663091">
          <w:marLeft w:val="480"/>
          <w:marRight w:val="0"/>
          <w:marTop w:val="0"/>
          <w:marBottom w:val="0"/>
          <w:divBdr>
            <w:top w:val="none" w:sz="0" w:space="0" w:color="auto"/>
            <w:left w:val="none" w:sz="0" w:space="0" w:color="auto"/>
            <w:bottom w:val="none" w:sz="0" w:space="0" w:color="auto"/>
            <w:right w:val="none" w:sz="0" w:space="0" w:color="auto"/>
          </w:divBdr>
        </w:div>
        <w:div w:id="1165781575">
          <w:marLeft w:val="480"/>
          <w:marRight w:val="0"/>
          <w:marTop w:val="0"/>
          <w:marBottom w:val="0"/>
          <w:divBdr>
            <w:top w:val="none" w:sz="0" w:space="0" w:color="auto"/>
            <w:left w:val="none" w:sz="0" w:space="0" w:color="auto"/>
            <w:bottom w:val="none" w:sz="0" w:space="0" w:color="auto"/>
            <w:right w:val="none" w:sz="0" w:space="0" w:color="auto"/>
          </w:divBdr>
        </w:div>
        <w:div w:id="1169297027">
          <w:marLeft w:val="480"/>
          <w:marRight w:val="0"/>
          <w:marTop w:val="0"/>
          <w:marBottom w:val="0"/>
          <w:divBdr>
            <w:top w:val="none" w:sz="0" w:space="0" w:color="auto"/>
            <w:left w:val="none" w:sz="0" w:space="0" w:color="auto"/>
            <w:bottom w:val="none" w:sz="0" w:space="0" w:color="auto"/>
            <w:right w:val="none" w:sz="0" w:space="0" w:color="auto"/>
          </w:divBdr>
        </w:div>
        <w:div w:id="1266229270">
          <w:marLeft w:val="480"/>
          <w:marRight w:val="0"/>
          <w:marTop w:val="0"/>
          <w:marBottom w:val="0"/>
          <w:divBdr>
            <w:top w:val="none" w:sz="0" w:space="0" w:color="auto"/>
            <w:left w:val="none" w:sz="0" w:space="0" w:color="auto"/>
            <w:bottom w:val="none" w:sz="0" w:space="0" w:color="auto"/>
            <w:right w:val="none" w:sz="0" w:space="0" w:color="auto"/>
          </w:divBdr>
        </w:div>
        <w:div w:id="1302422790">
          <w:marLeft w:val="480"/>
          <w:marRight w:val="0"/>
          <w:marTop w:val="0"/>
          <w:marBottom w:val="0"/>
          <w:divBdr>
            <w:top w:val="none" w:sz="0" w:space="0" w:color="auto"/>
            <w:left w:val="none" w:sz="0" w:space="0" w:color="auto"/>
            <w:bottom w:val="none" w:sz="0" w:space="0" w:color="auto"/>
            <w:right w:val="none" w:sz="0" w:space="0" w:color="auto"/>
          </w:divBdr>
        </w:div>
        <w:div w:id="1387530620">
          <w:marLeft w:val="480"/>
          <w:marRight w:val="0"/>
          <w:marTop w:val="0"/>
          <w:marBottom w:val="0"/>
          <w:divBdr>
            <w:top w:val="none" w:sz="0" w:space="0" w:color="auto"/>
            <w:left w:val="none" w:sz="0" w:space="0" w:color="auto"/>
            <w:bottom w:val="none" w:sz="0" w:space="0" w:color="auto"/>
            <w:right w:val="none" w:sz="0" w:space="0" w:color="auto"/>
          </w:divBdr>
        </w:div>
        <w:div w:id="1435902036">
          <w:marLeft w:val="480"/>
          <w:marRight w:val="0"/>
          <w:marTop w:val="0"/>
          <w:marBottom w:val="0"/>
          <w:divBdr>
            <w:top w:val="none" w:sz="0" w:space="0" w:color="auto"/>
            <w:left w:val="none" w:sz="0" w:space="0" w:color="auto"/>
            <w:bottom w:val="none" w:sz="0" w:space="0" w:color="auto"/>
            <w:right w:val="none" w:sz="0" w:space="0" w:color="auto"/>
          </w:divBdr>
        </w:div>
        <w:div w:id="1444765343">
          <w:marLeft w:val="480"/>
          <w:marRight w:val="0"/>
          <w:marTop w:val="0"/>
          <w:marBottom w:val="0"/>
          <w:divBdr>
            <w:top w:val="none" w:sz="0" w:space="0" w:color="auto"/>
            <w:left w:val="none" w:sz="0" w:space="0" w:color="auto"/>
            <w:bottom w:val="none" w:sz="0" w:space="0" w:color="auto"/>
            <w:right w:val="none" w:sz="0" w:space="0" w:color="auto"/>
          </w:divBdr>
        </w:div>
        <w:div w:id="1457797606">
          <w:marLeft w:val="480"/>
          <w:marRight w:val="0"/>
          <w:marTop w:val="0"/>
          <w:marBottom w:val="0"/>
          <w:divBdr>
            <w:top w:val="none" w:sz="0" w:space="0" w:color="auto"/>
            <w:left w:val="none" w:sz="0" w:space="0" w:color="auto"/>
            <w:bottom w:val="none" w:sz="0" w:space="0" w:color="auto"/>
            <w:right w:val="none" w:sz="0" w:space="0" w:color="auto"/>
          </w:divBdr>
        </w:div>
        <w:div w:id="1462260591">
          <w:marLeft w:val="480"/>
          <w:marRight w:val="0"/>
          <w:marTop w:val="0"/>
          <w:marBottom w:val="0"/>
          <w:divBdr>
            <w:top w:val="none" w:sz="0" w:space="0" w:color="auto"/>
            <w:left w:val="none" w:sz="0" w:space="0" w:color="auto"/>
            <w:bottom w:val="none" w:sz="0" w:space="0" w:color="auto"/>
            <w:right w:val="none" w:sz="0" w:space="0" w:color="auto"/>
          </w:divBdr>
        </w:div>
        <w:div w:id="1466042626">
          <w:marLeft w:val="480"/>
          <w:marRight w:val="0"/>
          <w:marTop w:val="0"/>
          <w:marBottom w:val="0"/>
          <w:divBdr>
            <w:top w:val="none" w:sz="0" w:space="0" w:color="auto"/>
            <w:left w:val="none" w:sz="0" w:space="0" w:color="auto"/>
            <w:bottom w:val="none" w:sz="0" w:space="0" w:color="auto"/>
            <w:right w:val="none" w:sz="0" w:space="0" w:color="auto"/>
          </w:divBdr>
        </w:div>
        <w:div w:id="1495804685">
          <w:marLeft w:val="480"/>
          <w:marRight w:val="0"/>
          <w:marTop w:val="0"/>
          <w:marBottom w:val="0"/>
          <w:divBdr>
            <w:top w:val="none" w:sz="0" w:space="0" w:color="auto"/>
            <w:left w:val="none" w:sz="0" w:space="0" w:color="auto"/>
            <w:bottom w:val="none" w:sz="0" w:space="0" w:color="auto"/>
            <w:right w:val="none" w:sz="0" w:space="0" w:color="auto"/>
          </w:divBdr>
        </w:div>
        <w:div w:id="1498155498">
          <w:marLeft w:val="480"/>
          <w:marRight w:val="0"/>
          <w:marTop w:val="0"/>
          <w:marBottom w:val="0"/>
          <w:divBdr>
            <w:top w:val="none" w:sz="0" w:space="0" w:color="auto"/>
            <w:left w:val="none" w:sz="0" w:space="0" w:color="auto"/>
            <w:bottom w:val="none" w:sz="0" w:space="0" w:color="auto"/>
            <w:right w:val="none" w:sz="0" w:space="0" w:color="auto"/>
          </w:divBdr>
        </w:div>
        <w:div w:id="1501845393">
          <w:marLeft w:val="480"/>
          <w:marRight w:val="0"/>
          <w:marTop w:val="0"/>
          <w:marBottom w:val="0"/>
          <w:divBdr>
            <w:top w:val="none" w:sz="0" w:space="0" w:color="auto"/>
            <w:left w:val="none" w:sz="0" w:space="0" w:color="auto"/>
            <w:bottom w:val="none" w:sz="0" w:space="0" w:color="auto"/>
            <w:right w:val="none" w:sz="0" w:space="0" w:color="auto"/>
          </w:divBdr>
        </w:div>
        <w:div w:id="1513301543">
          <w:marLeft w:val="480"/>
          <w:marRight w:val="0"/>
          <w:marTop w:val="0"/>
          <w:marBottom w:val="0"/>
          <w:divBdr>
            <w:top w:val="none" w:sz="0" w:space="0" w:color="auto"/>
            <w:left w:val="none" w:sz="0" w:space="0" w:color="auto"/>
            <w:bottom w:val="none" w:sz="0" w:space="0" w:color="auto"/>
            <w:right w:val="none" w:sz="0" w:space="0" w:color="auto"/>
          </w:divBdr>
        </w:div>
        <w:div w:id="1554268120">
          <w:marLeft w:val="480"/>
          <w:marRight w:val="0"/>
          <w:marTop w:val="0"/>
          <w:marBottom w:val="0"/>
          <w:divBdr>
            <w:top w:val="none" w:sz="0" w:space="0" w:color="auto"/>
            <w:left w:val="none" w:sz="0" w:space="0" w:color="auto"/>
            <w:bottom w:val="none" w:sz="0" w:space="0" w:color="auto"/>
            <w:right w:val="none" w:sz="0" w:space="0" w:color="auto"/>
          </w:divBdr>
        </w:div>
        <w:div w:id="1555118676">
          <w:marLeft w:val="480"/>
          <w:marRight w:val="0"/>
          <w:marTop w:val="0"/>
          <w:marBottom w:val="0"/>
          <w:divBdr>
            <w:top w:val="none" w:sz="0" w:space="0" w:color="auto"/>
            <w:left w:val="none" w:sz="0" w:space="0" w:color="auto"/>
            <w:bottom w:val="none" w:sz="0" w:space="0" w:color="auto"/>
            <w:right w:val="none" w:sz="0" w:space="0" w:color="auto"/>
          </w:divBdr>
        </w:div>
        <w:div w:id="1564214019">
          <w:marLeft w:val="480"/>
          <w:marRight w:val="0"/>
          <w:marTop w:val="0"/>
          <w:marBottom w:val="0"/>
          <w:divBdr>
            <w:top w:val="none" w:sz="0" w:space="0" w:color="auto"/>
            <w:left w:val="none" w:sz="0" w:space="0" w:color="auto"/>
            <w:bottom w:val="none" w:sz="0" w:space="0" w:color="auto"/>
            <w:right w:val="none" w:sz="0" w:space="0" w:color="auto"/>
          </w:divBdr>
        </w:div>
        <w:div w:id="1584954187">
          <w:marLeft w:val="480"/>
          <w:marRight w:val="0"/>
          <w:marTop w:val="0"/>
          <w:marBottom w:val="0"/>
          <w:divBdr>
            <w:top w:val="none" w:sz="0" w:space="0" w:color="auto"/>
            <w:left w:val="none" w:sz="0" w:space="0" w:color="auto"/>
            <w:bottom w:val="none" w:sz="0" w:space="0" w:color="auto"/>
            <w:right w:val="none" w:sz="0" w:space="0" w:color="auto"/>
          </w:divBdr>
        </w:div>
        <w:div w:id="1678462822">
          <w:marLeft w:val="480"/>
          <w:marRight w:val="0"/>
          <w:marTop w:val="0"/>
          <w:marBottom w:val="0"/>
          <w:divBdr>
            <w:top w:val="none" w:sz="0" w:space="0" w:color="auto"/>
            <w:left w:val="none" w:sz="0" w:space="0" w:color="auto"/>
            <w:bottom w:val="none" w:sz="0" w:space="0" w:color="auto"/>
            <w:right w:val="none" w:sz="0" w:space="0" w:color="auto"/>
          </w:divBdr>
        </w:div>
        <w:div w:id="1724480199">
          <w:marLeft w:val="480"/>
          <w:marRight w:val="0"/>
          <w:marTop w:val="0"/>
          <w:marBottom w:val="0"/>
          <w:divBdr>
            <w:top w:val="none" w:sz="0" w:space="0" w:color="auto"/>
            <w:left w:val="none" w:sz="0" w:space="0" w:color="auto"/>
            <w:bottom w:val="none" w:sz="0" w:space="0" w:color="auto"/>
            <w:right w:val="none" w:sz="0" w:space="0" w:color="auto"/>
          </w:divBdr>
        </w:div>
        <w:div w:id="1736008339">
          <w:marLeft w:val="480"/>
          <w:marRight w:val="0"/>
          <w:marTop w:val="0"/>
          <w:marBottom w:val="0"/>
          <w:divBdr>
            <w:top w:val="none" w:sz="0" w:space="0" w:color="auto"/>
            <w:left w:val="none" w:sz="0" w:space="0" w:color="auto"/>
            <w:bottom w:val="none" w:sz="0" w:space="0" w:color="auto"/>
            <w:right w:val="none" w:sz="0" w:space="0" w:color="auto"/>
          </w:divBdr>
        </w:div>
        <w:div w:id="1753509718">
          <w:marLeft w:val="480"/>
          <w:marRight w:val="0"/>
          <w:marTop w:val="0"/>
          <w:marBottom w:val="0"/>
          <w:divBdr>
            <w:top w:val="none" w:sz="0" w:space="0" w:color="auto"/>
            <w:left w:val="none" w:sz="0" w:space="0" w:color="auto"/>
            <w:bottom w:val="none" w:sz="0" w:space="0" w:color="auto"/>
            <w:right w:val="none" w:sz="0" w:space="0" w:color="auto"/>
          </w:divBdr>
        </w:div>
        <w:div w:id="1768191705">
          <w:marLeft w:val="480"/>
          <w:marRight w:val="0"/>
          <w:marTop w:val="0"/>
          <w:marBottom w:val="0"/>
          <w:divBdr>
            <w:top w:val="none" w:sz="0" w:space="0" w:color="auto"/>
            <w:left w:val="none" w:sz="0" w:space="0" w:color="auto"/>
            <w:bottom w:val="none" w:sz="0" w:space="0" w:color="auto"/>
            <w:right w:val="none" w:sz="0" w:space="0" w:color="auto"/>
          </w:divBdr>
        </w:div>
        <w:div w:id="1786339890">
          <w:marLeft w:val="480"/>
          <w:marRight w:val="0"/>
          <w:marTop w:val="0"/>
          <w:marBottom w:val="0"/>
          <w:divBdr>
            <w:top w:val="none" w:sz="0" w:space="0" w:color="auto"/>
            <w:left w:val="none" w:sz="0" w:space="0" w:color="auto"/>
            <w:bottom w:val="none" w:sz="0" w:space="0" w:color="auto"/>
            <w:right w:val="none" w:sz="0" w:space="0" w:color="auto"/>
          </w:divBdr>
        </w:div>
        <w:div w:id="1810979696">
          <w:marLeft w:val="480"/>
          <w:marRight w:val="0"/>
          <w:marTop w:val="0"/>
          <w:marBottom w:val="0"/>
          <w:divBdr>
            <w:top w:val="none" w:sz="0" w:space="0" w:color="auto"/>
            <w:left w:val="none" w:sz="0" w:space="0" w:color="auto"/>
            <w:bottom w:val="none" w:sz="0" w:space="0" w:color="auto"/>
            <w:right w:val="none" w:sz="0" w:space="0" w:color="auto"/>
          </w:divBdr>
        </w:div>
        <w:div w:id="1869639751">
          <w:marLeft w:val="480"/>
          <w:marRight w:val="0"/>
          <w:marTop w:val="0"/>
          <w:marBottom w:val="0"/>
          <w:divBdr>
            <w:top w:val="none" w:sz="0" w:space="0" w:color="auto"/>
            <w:left w:val="none" w:sz="0" w:space="0" w:color="auto"/>
            <w:bottom w:val="none" w:sz="0" w:space="0" w:color="auto"/>
            <w:right w:val="none" w:sz="0" w:space="0" w:color="auto"/>
          </w:divBdr>
        </w:div>
        <w:div w:id="1939747859">
          <w:marLeft w:val="480"/>
          <w:marRight w:val="0"/>
          <w:marTop w:val="0"/>
          <w:marBottom w:val="0"/>
          <w:divBdr>
            <w:top w:val="none" w:sz="0" w:space="0" w:color="auto"/>
            <w:left w:val="none" w:sz="0" w:space="0" w:color="auto"/>
            <w:bottom w:val="none" w:sz="0" w:space="0" w:color="auto"/>
            <w:right w:val="none" w:sz="0" w:space="0" w:color="auto"/>
          </w:divBdr>
        </w:div>
        <w:div w:id="1991713033">
          <w:marLeft w:val="480"/>
          <w:marRight w:val="0"/>
          <w:marTop w:val="0"/>
          <w:marBottom w:val="0"/>
          <w:divBdr>
            <w:top w:val="none" w:sz="0" w:space="0" w:color="auto"/>
            <w:left w:val="none" w:sz="0" w:space="0" w:color="auto"/>
            <w:bottom w:val="none" w:sz="0" w:space="0" w:color="auto"/>
            <w:right w:val="none" w:sz="0" w:space="0" w:color="auto"/>
          </w:divBdr>
        </w:div>
        <w:div w:id="2000696893">
          <w:marLeft w:val="480"/>
          <w:marRight w:val="0"/>
          <w:marTop w:val="0"/>
          <w:marBottom w:val="0"/>
          <w:divBdr>
            <w:top w:val="none" w:sz="0" w:space="0" w:color="auto"/>
            <w:left w:val="none" w:sz="0" w:space="0" w:color="auto"/>
            <w:bottom w:val="none" w:sz="0" w:space="0" w:color="auto"/>
            <w:right w:val="none" w:sz="0" w:space="0" w:color="auto"/>
          </w:divBdr>
        </w:div>
        <w:div w:id="2045792091">
          <w:marLeft w:val="480"/>
          <w:marRight w:val="0"/>
          <w:marTop w:val="0"/>
          <w:marBottom w:val="0"/>
          <w:divBdr>
            <w:top w:val="none" w:sz="0" w:space="0" w:color="auto"/>
            <w:left w:val="none" w:sz="0" w:space="0" w:color="auto"/>
            <w:bottom w:val="none" w:sz="0" w:space="0" w:color="auto"/>
            <w:right w:val="none" w:sz="0" w:space="0" w:color="auto"/>
          </w:divBdr>
        </w:div>
        <w:div w:id="2076777461">
          <w:marLeft w:val="480"/>
          <w:marRight w:val="0"/>
          <w:marTop w:val="0"/>
          <w:marBottom w:val="0"/>
          <w:divBdr>
            <w:top w:val="none" w:sz="0" w:space="0" w:color="auto"/>
            <w:left w:val="none" w:sz="0" w:space="0" w:color="auto"/>
            <w:bottom w:val="none" w:sz="0" w:space="0" w:color="auto"/>
            <w:right w:val="none" w:sz="0" w:space="0" w:color="auto"/>
          </w:divBdr>
        </w:div>
        <w:div w:id="2137022478">
          <w:marLeft w:val="480"/>
          <w:marRight w:val="0"/>
          <w:marTop w:val="0"/>
          <w:marBottom w:val="0"/>
          <w:divBdr>
            <w:top w:val="none" w:sz="0" w:space="0" w:color="auto"/>
            <w:left w:val="none" w:sz="0" w:space="0" w:color="auto"/>
            <w:bottom w:val="none" w:sz="0" w:space="0" w:color="auto"/>
            <w:right w:val="none" w:sz="0" w:space="0" w:color="auto"/>
          </w:divBdr>
        </w:div>
      </w:divsChild>
    </w:div>
    <w:div w:id="688677989">
      <w:bodyDiv w:val="1"/>
      <w:marLeft w:val="0"/>
      <w:marRight w:val="0"/>
      <w:marTop w:val="0"/>
      <w:marBottom w:val="0"/>
      <w:divBdr>
        <w:top w:val="none" w:sz="0" w:space="0" w:color="auto"/>
        <w:left w:val="none" w:sz="0" w:space="0" w:color="auto"/>
        <w:bottom w:val="none" w:sz="0" w:space="0" w:color="auto"/>
        <w:right w:val="none" w:sz="0" w:space="0" w:color="auto"/>
      </w:divBdr>
      <w:divsChild>
        <w:div w:id="109785564">
          <w:marLeft w:val="480"/>
          <w:marRight w:val="0"/>
          <w:marTop w:val="0"/>
          <w:marBottom w:val="0"/>
          <w:divBdr>
            <w:top w:val="none" w:sz="0" w:space="0" w:color="auto"/>
            <w:left w:val="none" w:sz="0" w:space="0" w:color="auto"/>
            <w:bottom w:val="none" w:sz="0" w:space="0" w:color="auto"/>
            <w:right w:val="none" w:sz="0" w:space="0" w:color="auto"/>
          </w:divBdr>
        </w:div>
        <w:div w:id="199786260">
          <w:marLeft w:val="480"/>
          <w:marRight w:val="0"/>
          <w:marTop w:val="0"/>
          <w:marBottom w:val="0"/>
          <w:divBdr>
            <w:top w:val="none" w:sz="0" w:space="0" w:color="auto"/>
            <w:left w:val="none" w:sz="0" w:space="0" w:color="auto"/>
            <w:bottom w:val="none" w:sz="0" w:space="0" w:color="auto"/>
            <w:right w:val="none" w:sz="0" w:space="0" w:color="auto"/>
          </w:divBdr>
        </w:div>
        <w:div w:id="204222315">
          <w:marLeft w:val="480"/>
          <w:marRight w:val="0"/>
          <w:marTop w:val="0"/>
          <w:marBottom w:val="0"/>
          <w:divBdr>
            <w:top w:val="none" w:sz="0" w:space="0" w:color="auto"/>
            <w:left w:val="none" w:sz="0" w:space="0" w:color="auto"/>
            <w:bottom w:val="none" w:sz="0" w:space="0" w:color="auto"/>
            <w:right w:val="none" w:sz="0" w:space="0" w:color="auto"/>
          </w:divBdr>
        </w:div>
        <w:div w:id="227303449">
          <w:marLeft w:val="480"/>
          <w:marRight w:val="0"/>
          <w:marTop w:val="0"/>
          <w:marBottom w:val="0"/>
          <w:divBdr>
            <w:top w:val="none" w:sz="0" w:space="0" w:color="auto"/>
            <w:left w:val="none" w:sz="0" w:space="0" w:color="auto"/>
            <w:bottom w:val="none" w:sz="0" w:space="0" w:color="auto"/>
            <w:right w:val="none" w:sz="0" w:space="0" w:color="auto"/>
          </w:divBdr>
        </w:div>
        <w:div w:id="266423306">
          <w:marLeft w:val="480"/>
          <w:marRight w:val="0"/>
          <w:marTop w:val="0"/>
          <w:marBottom w:val="0"/>
          <w:divBdr>
            <w:top w:val="none" w:sz="0" w:space="0" w:color="auto"/>
            <w:left w:val="none" w:sz="0" w:space="0" w:color="auto"/>
            <w:bottom w:val="none" w:sz="0" w:space="0" w:color="auto"/>
            <w:right w:val="none" w:sz="0" w:space="0" w:color="auto"/>
          </w:divBdr>
        </w:div>
        <w:div w:id="284195125">
          <w:marLeft w:val="480"/>
          <w:marRight w:val="0"/>
          <w:marTop w:val="0"/>
          <w:marBottom w:val="0"/>
          <w:divBdr>
            <w:top w:val="none" w:sz="0" w:space="0" w:color="auto"/>
            <w:left w:val="none" w:sz="0" w:space="0" w:color="auto"/>
            <w:bottom w:val="none" w:sz="0" w:space="0" w:color="auto"/>
            <w:right w:val="none" w:sz="0" w:space="0" w:color="auto"/>
          </w:divBdr>
        </w:div>
        <w:div w:id="292444020">
          <w:marLeft w:val="480"/>
          <w:marRight w:val="0"/>
          <w:marTop w:val="0"/>
          <w:marBottom w:val="0"/>
          <w:divBdr>
            <w:top w:val="none" w:sz="0" w:space="0" w:color="auto"/>
            <w:left w:val="none" w:sz="0" w:space="0" w:color="auto"/>
            <w:bottom w:val="none" w:sz="0" w:space="0" w:color="auto"/>
            <w:right w:val="none" w:sz="0" w:space="0" w:color="auto"/>
          </w:divBdr>
        </w:div>
        <w:div w:id="300965178">
          <w:marLeft w:val="480"/>
          <w:marRight w:val="0"/>
          <w:marTop w:val="0"/>
          <w:marBottom w:val="0"/>
          <w:divBdr>
            <w:top w:val="none" w:sz="0" w:space="0" w:color="auto"/>
            <w:left w:val="none" w:sz="0" w:space="0" w:color="auto"/>
            <w:bottom w:val="none" w:sz="0" w:space="0" w:color="auto"/>
            <w:right w:val="none" w:sz="0" w:space="0" w:color="auto"/>
          </w:divBdr>
        </w:div>
        <w:div w:id="320274575">
          <w:marLeft w:val="480"/>
          <w:marRight w:val="0"/>
          <w:marTop w:val="0"/>
          <w:marBottom w:val="0"/>
          <w:divBdr>
            <w:top w:val="none" w:sz="0" w:space="0" w:color="auto"/>
            <w:left w:val="none" w:sz="0" w:space="0" w:color="auto"/>
            <w:bottom w:val="none" w:sz="0" w:space="0" w:color="auto"/>
            <w:right w:val="none" w:sz="0" w:space="0" w:color="auto"/>
          </w:divBdr>
        </w:div>
        <w:div w:id="324207682">
          <w:marLeft w:val="480"/>
          <w:marRight w:val="0"/>
          <w:marTop w:val="0"/>
          <w:marBottom w:val="0"/>
          <w:divBdr>
            <w:top w:val="none" w:sz="0" w:space="0" w:color="auto"/>
            <w:left w:val="none" w:sz="0" w:space="0" w:color="auto"/>
            <w:bottom w:val="none" w:sz="0" w:space="0" w:color="auto"/>
            <w:right w:val="none" w:sz="0" w:space="0" w:color="auto"/>
          </w:divBdr>
        </w:div>
        <w:div w:id="361516534">
          <w:marLeft w:val="480"/>
          <w:marRight w:val="0"/>
          <w:marTop w:val="0"/>
          <w:marBottom w:val="0"/>
          <w:divBdr>
            <w:top w:val="none" w:sz="0" w:space="0" w:color="auto"/>
            <w:left w:val="none" w:sz="0" w:space="0" w:color="auto"/>
            <w:bottom w:val="none" w:sz="0" w:space="0" w:color="auto"/>
            <w:right w:val="none" w:sz="0" w:space="0" w:color="auto"/>
          </w:divBdr>
        </w:div>
        <w:div w:id="368652374">
          <w:marLeft w:val="480"/>
          <w:marRight w:val="0"/>
          <w:marTop w:val="0"/>
          <w:marBottom w:val="0"/>
          <w:divBdr>
            <w:top w:val="none" w:sz="0" w:space="0" w:color="auto"/>
            <w:left w:val="none" w:sz="0" w:space="0" w:color="auto"/>
            <w:bottom w:val="none" w:sz="0" w:space="0" w:color="auto"/>
            <w:right w:val="none" w:sz="0" w:space="0" w:color="auto"/>
          </w:divBdr>
        </w:div>
        <w:div w:id="416637586">
          <w:marLeft w:val="480"/>
          <w:marRight w:val="0"/>
          <w:marTop w:val="0"/>
          <w:marBottom w:val="0"/>
          <w:divBdr>
            <w:top w:val="none" w:sz="0" w:space="0" w:color="auto"/>
            <w:left w:val="none" w:sz="0" w:space="0" w:color="auto"/>
            <w:bottom w:val="none" w:sz="0" w:space="0" w:color="auto"/>
            <w:right w:val="none" w:sz="0" w:space="0" w:color="auto"/>
          </w:divBdr>
        </w:div>
        <w:div w:id="458766569">
          <w:marLeft w:val="480"/>
          <w:marRight w:val="0"/>
          <w:marTop w:val="0"/>
          <w:marBottom w:val="0"/>
          <w:divBdr>
            <w:top w:val="none" w:sz="0" w:space="0" w:color="auto"/>
            <w:left w:val="none" w:sz="0" w:space="0" w:color="auto"/>
            <w:bottom w:val="none" w:sz="0" w:space="0" w:color="auto"/>
            <w:right w:val="none" w:sz="0" w:space="0" w:color="auto"/>
          </w:divBdr>
        </w:div>
        <w:div w:id="519508052">
          <w:marLeft w:val="480"/>
          <w:marRight w:val="0"/>
          <w:marTop w:val="0"/>
          <w:marBottom w:val="0"/>
          <w:divBdr>
            <w:top w:val="none" w:sz="0" w:space="0" w:color="auto"/>
            <w:left w:val="none" w:sz="0" w:space="0" w:color="auto"/>
            <w:bottom w:val="none" w:sz="0" w:space="0" w:color="auto"/>
            <w:right w:val="none" w:sz="0" w:space="0" w:color="auto"/>
          </w:divBdr>
        </w:div>
        <w:div w:id="524290049">
          <w:marLeft w:val="480"/>
          <w:marRight w:val="0"/>
          <w:marTop w:val="0"/>
          <w:marBottom w:val="0"/>
          <w:divBdr>
            <w:top w:val="none" w:sz="0" w:space="0" w:color="auto"/>
            <w:left w:val="none" w:sz="0" w:space="0" w:color="auto"/>
            <w:bottom w:val="none" w:sz="0" w:space="0" w:color="auto"/>
            <w:right w:val="none" w:sz="0" w:space="0" w:color="auto"/>
          </w:divBdr>
        </w:div>
        <w:div w:id="541332550">
          <w:marLeft w:val="480"/>
          <w:marRight w:val="0"/>
          <w:marTop w:val="0"/>
          <w:marBottom w:val="0"/>
          <w:divBdr>
            <w:top w:val="none" w:sz="0" w:space="0" w:color="auto"/>
            <w:left w:val="none" w:sz="0" w:space="0" w:color="auto"/>
            <w:bottom w:val="none" w:sz="0" w:space="0" w:color="auto"/>
            <w:right w:val="none" w:sz="0" w:space="0" w:color="auto"/>
          </w:divBdr>
        </w:div>
        <w:div w:id="545026795">
          <w:marLeft w:val="480"/>
          <w:marRight w:val="0"/>
          <w:marTop w:val="0"/>
          <w:marBottom w:val="0"/>
          <w:divBdr>
            <w:top w:val="none" w:sz="0" w:space="0" w:color="auto"/>
            <w:left w:val="none" w:sz="0" w:space="0" w:color="auto"/>
            <w:bottom w:val="none" w:sz="0" w:space="0" w:color="auto"/>
            <w:right w:val="none" w:sz="0" w:space="0" w:color="auto"/>
          </w:divBdr>
        </w:div>
        <w:div w:id="591472437">
          <w:marLeft w:val="480"/>
          <w:marRight w:val="0"/>
          <w:marTop w:val="0"/>
          <w:marBottom w:val="0"/>
          <w:divBdr>
            <w:top w:val="none" w:sz="0" w:space="0" w:color="auto"/>
            <w:left w:val="none" w:sz="0" w:space="0" w:color="auto"/>
            <w:bottom w:val="none" w:sz="0" w:space="0" w:color="auto"/>
            <w:right w:val="none" w:sz="0" w:space="0" w:color="auto"/>
          </w:divBdr>
        </w:div>
        <w:div w:id="691614804">
          <w:marLeft w:val="480"/>
          <w:marRight w:val="0"/>
          <w:marTop w:val="0"/>
          <w:marBottom w:val="0"/>
          <w:divBdr>
            <w:top w:val="none" w:sz="0" w:space="0" w:color="auto"/>
            <w:left w:val="none" w:sz="0" w:space="0" w:color="auto"/>
            <w:bottom w:val="none" w:sz="0" w:space="0" w:color="auto"/>
            <w:right w:val="none" w:sz="0" w:space="0" w:color="auto"/>
          </w:divBdr>
        </w:div>
        <w:div w:id="693656647">
          <w:marLeft w:val="480"/>
          <w:marRight w:val="0"/>
          <w:marTop w:val="0"/>
          <w:marBottom w:val="0"/>
          <w:divBdr>
            <w:top w:val="none" w:sz="0" w:space="0" w:color="auto"/>
            <w:left w:val="none" w:sz="0" w:space="0" w:color="auto"/>
            <w:bottom w:val="none" w:sz="0" w:space="0" w:color="auto"/>
            <w:right w:val="none" w:sz="0" w:space="0" w:color="auto"/>
          </w:divBdr>
        </w:div>
        <w:div w:id="696346969">
          <w:marLeft w:val="480"/>
          <w:marRight w:val="0"/>
          <w:marTop w:val="0"/>
          <w:marBottom w:val="0"/>
          <w:divBdr>
            <w:top w:val="none" w:sz="0" w:space="0" w:color="auto"/>
            <w:left w:val="none" w:sz="0" w:space="0" w:color="auto"/>
            <w:bottom w:val="none" w:sz="0" w:space="0" w:color="auto"/>
            <w:right w:val="none" w:sz="0" w:space="0" w:color="auto"/>
          </w:divBdr>
        </w:div>
        <w:div w:id="725184073">
          <w:marLeft w:val="480"/>
          <w:marRight w:val="0"/>
          <w:marTop w:val="0"/>
          <w:marBottom w:val="0"/>
          <w:divBdr>
            <w:top w:val="none" w:sz="0" w:space="0" w:color="auto"/>
            <w:left w:val="none" w:sz="0" w:space="0" w:color="auto"/>
            <w:bottom w:val="none" w:sz="0" w:space="0" w:color="auto"/>
            <w:right w:val="none" w:sz="0" w:space="0" w:color="auto"/>
          </w:divBdr>
        </w:div>
        <w:div w:id="729696302">
          <w:marLeft w:val="480"/>
          <w:marRight w:val="0"/>
          <w:marTop w:val="0"/>
          <w:marBottom w:val="0"/>
          <w:divBdr>
            <w:top w:val="none" w:sz="0" w:space="0" w:color="auto"/>
            <w:left w:val="none" w:sz="0" w:space="0" w:color="auto"/>
            <w:bottom w:val="none" w:sz="0" w:space="0" w:color="auto"/>
            <w:right w:val="none" w:sz="0" w:space="0" w:color="auto"/>
          </w:divBdr>
        </w:div>
        <w:div w:id="747768084">
          <w:marLeft w:val="480"/>
          <w:marRight w:val="0"/>
          <w:marTop w:val="0"/>
          <w:marBottom w:val="0"/>
          <w:divBdr>
            <w:top w:val="none" w:sz="0" w:space="0" w:color="auto"/>
            <w:left w:val="none" w:sz="0" w:space="0" w:color="auto"/>
            <w:bottom w:val="none" w:sz="0" w:space="0" w:color="auto"/>
            <w:right w:val="none" w:sz="0" w:space="0" w:color="auto"/>
          </w:divBdr>
        </w:div>
        <w:div w:id="752624562">
          <w:marLeft w:val="480"/>
          <w:marRight w:val="0"/>
          <w:marTop w:val="0"/>
          <w:marBottom w:val="0"/>
          <w:divBdr>
            <w:top w:val="none" w:sz="0" w:space="0" w:color="auto"/>
            <w:left w:val="none" w:sz="0" w:space="0" w:color="auto"/>
            <w:bottom w:val="none" w:sz="0" w:space="0" w:color="auto"/>
            <w:right w:val="none" w:sz="0" w:space="0" w:color="auto"/>
          </w:divBdr>
        </w:div>
        <w:div w:id="836964295">
          <w:marLeft w:val="480"/>
          <w:marRight w:val="0"/>
          <w:marTop w:val="0"/>
          <w:marBottom w:val="0"/>
          <w:divBdr>
            <w:top w:val="none" w:sz="0" w:space="0" w:color="auto"/>
            <w:left w:val="none" w:sz="0" w:space="0" w:color="auto"/>
            <w:bottom w:val="none" w:sz="0" w:space="0" w:color="auto"/>
            <w:right w:val="none" w:sz="0" w:space="0" w:color="auto"/>
          </w:divBdr>
        </w:div>
        <w:div w:id="843939257">
          <w:marLeft w:val="480"/>
          <w:marRight w:val="0"/>
          <w:marTop w:val="0"/>
          <w:marBottom w:val="0"/>
          <w:divBdr>
            <w:top w:val="none" w:sz="0" w:space="0" w:color="auto"/>
            <w:left w:val="none" w:sz="0" w:space="0" w:color="auto"/>
            <w:bottom w:val="none" w:sz="0" w:space="0" w:color="auto"/>
            <w:right w:val="none" w:sz="0" w:space="0" w:color="auto"/>
          </w:divBdr>
        </w:div>
        <w:div w:id="883173284">
          <w:marLeft w:val="480"/>
          <w:marRight w:val="0"/>
          <w:marTop w:val="0"/>
          <w:marBottom w:val="0"/>
          <w:divBdr>
            <w:top w:val="none" w:sz="0" w:space="0" w:color="auto"/>
            <w:left w:val="none" w:sz="0" w:space="0" w:color="auto"/>
            <w:bottom w:val="none" w:sz="0" w:space="0" w:color="auto"/>
            <w:right w:val="none" w:sz="0" w:space="0" w:color="auto"/>
          </w:divBdr>
        </w:div>
        <w:div w:id="900138099">
          <w:marLeft w:val="480"/>
          <w:marRight w:val="0"/>
          <w:marTop w:val="0"/>
          <w:marBottom w:val="0"/>
          <w:divBdr>
            <w:top w:val="none" w:sz="0" w:space="0" w:color="auto"/>
            <w:left w:val="none" w:sz="0" w:space="0" w:color="auto"/>
            <w:bottom w:val="none" w:sz="0" w:space="0" w:color="auto"/>
            <w:right w:val="none" w:sz="0" w:space="0" w:color="auto"/>
          </w:divBdr>
        </w:div>
        <w:div w:id="1000623911">
          <w:marLeft w:val="480"/>
          <w:marRight w:val="0"/>
          <w:marTop w:val="0"/>
          <w:marBottom w:val="0"/>
          <w:divBdr>
            <w:top w:val="none" w:sz="0" w:space="0" w:color="auto"/>
            <w:left w:val="none" w:sz="0" w:space="0" w:color="auto"/>
            <w:bottom w:val="none" w:sz="0" w:space="0" w:color="auto"/>
            <w:right w:val="none" w:sz="0" w:space="0" w:color="auto"/>
          </w:divBdr>
        </w:div>
        <w:div w:id="1004212301">
          <w:marLeft w:val="480"/>
          <w:marRight w:val="0"/>
          <w:marTop w:val="0"/>
          <w:marBottom w:val="0"/>
          <w:divBdr>
            <w:top w:val="none" w:sz="0" w:space="0" w:color="auto"/>
            <w:left w:val="none" w:sz="0" w:space="0" w:color="auto"/>
            <w:bottom w:val="none" w:sz="0" w:space="0" w:color="auto"/>
            <w:right w:val="none" w:sz="0" w:space="0" w:color="auto"/>
          </w:divBdr>
        </w:div>
        <w:div w:id="1021129926">
          <w:marLeft w:val="480"/>
          <w:marRight w:val="0"/>
          <w:marTop w:val="0"/>
          <w:marBottom w:val="0"/>
          <w:divBdr>
            <w:top w:val="none" w:sz="0" w:space="0" w:color="auto"/>
            <w:left w:val="none" w:sz="0" w:space="0" w:color="auto"/>
            <w:bottom w:val="none" w:sz="0" w:space="0" w:color="auto"/>
            <w:right w:val="none" w:sz="0" w:space="0" w:color="auto"/>
          </w:divBdr>
        </w:div>
        <w:div w:id="1022512143">
          <w:marLeft w:val="480"/>
          <w:marRight w:val="0"/>
          <w:marTop w:val="0"/>
          <w:marBottom w:val="0"/>
          <w:divBdr>
            <w:top w:val="none" w:sz="0" w:space="0" w:color="auto"/>
            <w:left w:val="none" w:sz="0" w:space="0" w:color="auto"/>
            <w:bottom w:val="none" w:sz="0" w:space="0" w:color="auto"/>
            <w:right w:val="none" w:sz="0" w:space="0" w:color="auto"/>
          </w:divBdr>
        </w:div>
        <w:div w:id="1025786263">
          <w:marLeft w:val="480"/>
          <w:marRight w:val="0"/>
          <w:marTop w:val="0"/>
          <w:marBottom w:val="0"/>
          <w:divBdr>
            <w:top w:val="none" w:sz="0" w:space="0" w:color="auto"/>
            <w:left w:val="none" w:sz="0" w:space="0" w:color="auto"/>
            <w:bottom w:val="none" w:sz="0" w:space="0" w:color="auto"/>
            <w:right w:val="none" w:sz="0" w:space="0" w:color="auto"/>
          </w:divBdr>
        </w:div>
        <w:div w:id="1033118414">
          <w:marLeft w:val="480"/>
          <w:marRight w:val="0"/>
          <w:marTop w:val="0"/>
          <w:marBottom w:val="0"/>
          <w:divBdr>
            <w:top w:val="none" w:sz="0" w:space="0" w:color="auto"/>
            <w:left w:val="none" w:sz="0" w:space="0" w:color="auto"/>
            <w:bottom w:val="none" w:sz="0" w:space="0" w:color="auto"/>
            <w:right w:val="none" w:sz="0" w:space="0" w:color="auto"/>
          </w:divBdr>
        </w:div>
        <w:div w:id="1071268272">
          <w:marLeft w:val="480"/>
          <w:marRight w:val="0"/>
          <w:marTop w:val="0"/>
          <w:marBottom w:val="0"/>
          <w:divBdr>
            <w:top w:val="none" w:sz="0" w:space="0" w:color="auto"/>
            <w:left w:val="none" w:sz="0" w:space="0" w:color="auto"/>
            <w:bottom w:val="none" w:sz="0" w:space="0" w:color="auto"/>
            <w:right w:val="none" w:sz="0" w:space="0" w:color="auto"/>
          </w:divBdr>
        </w:div>
        <w:div w:id="1090539853">
          <w:marLeft w:val="480"/>
          <w:marRight w:val="0"/>
          <w:marTop w:val="0"/>
          <w:marBottom w:val="0"/>
          <w:divBdr>
            <w:top w:val="none" w:sz="0" w:space="0" w:color="auto"/>
            <w:left w:val="none" w:sz="0" w:space="0" w:color="auto"/>
            <w:bottom w:val="none" w:sz="0" w:space="0" w:color="auto"/>
            <w:right w:val="none" w:sz="0" w:space="0" w:color="auto"/>
          </w:divBdr>
        </w:div>
        <w:div w:id="1118455350">
          <w:marLeft w:val="480"/>
          <w:marRight w:val="0"/>
          <w:marTop w:val="0"/>
          <w:marBottom w:val="0"/>
          <w:divBdr>
            <w:top w:val="none" w:sz="0" w:space="0" w:color="auto"/>
            <w:left w:val="none" w:sz="0" w:space="0" w:color="auto"/>
            <w:bottom w:val="none" w:sz="0" w:space="0" w:color="auto"/>
            <w:right w:val="none" w:sz="0" w:space="0" w:color="auto"/>
          </w:divBdr>
        </w:div>
        <w:div w:id="1119835781">
          <w:marLeft w:val="480"/>
          <w:marRight w:val="0"/>
          <w:marTop w:val="0"/>
          <w:marBottom w:val="0"/>
          <w:divBdr>
            <w:top w:val="none" w:sz="0" w:space="0" w:color="auto"/>
            <w:left w:val="none" w:sz="0" w:space="0" w:color="auto"/>
            <w:bottom w:val="none" w:sz="0" w:space="0" w:color="auto"/>
            <w:right w:val="none" w:sz="0" w:space="0" w:color="auto"/>
          </w:divBdr>
        </w:div>
        <w:div w:id="1162159106">
          <w:marLeft w:val="480"/>
          <w:marRight w:val="0"/>
          <w:marTop w:val="0"/>
          <w:marBottom w:val="0"/>
          <w:divBdr>
            <w:top w:val="none" w:sz="0" w:space="0" w:color="auto"/>
            <w:left w:val="none" w:sz="0" w:space="0" w:color="auto"/>
            <w:bottom w:val="none" w:sz="0" w:space="0" w:color="auto"/>
            <w:right w:val="none" w:sz="0" w:space="0" w:color="auto"/>
          </w:divBdr>
        </w:div>
        <w:div w:id="1235971434">
          <w:marLeft w:val="480"/>
          <w:marRight w:val="0"/>
          <w:marTop w:val="0"/>
          <w:marBottom w:val="0"/>
          <w:divBdr>
            <w:top w:val="none" w:sz="0" w:space="0" w:color="auto"/>
            <w:left w:val="none" w:sz="0" w:space="0" w:color="auto"/>
            <w:bottom w:val="none" w:sz="0" w:space="0" w:color="auto"/>
            <w:right w:val="none" w:sz="0" w:space="0" w:color="auto"/>
          </w:divBdr>
        </w:div>
        <w:div w:id="1256208361">
          <w:marLeft w:val="480"/>
          <w:marRight w:val="0"/>
          <w:marTop w:val="0"/>
          <w:marBottom w:val="0"/>
          <w:divBdr>
            <w:top w:val="none" w:sz="0" w:space="0" w:color="auto"/>
            <w:left w:val="none" w:sz="0" w:space="0" w:color="auto"/>
            <w:bottom w:val="none" w:sz="0" w:space="0" w:color="auto"/>
            <w:right w:val="none" w:sz="0" w:space="0" w:color="auto"/>
          </w:divBdr>
        </w:div>
        <w:div w:id="1262371639">
          <w:marLeft w:val="480"/>
          <w:marRight w:val="0"/>
          <w:marTop w:val="0"/>
          <w:marBottom w:val="0"/>
          <w:divBdr>
            <w:top w:val="none" w:sz="0" w:space="0" w:color="auto"/>
            <w:left w:val="none" w:sz="0" w:space="0" w:color="auto"/>
            <w:bottom w:val="none" w:sz="0" w:space="0" w:color="auto"/>
            <w:right w:val="none" w:sz="0" w:space="0" w:color="auto"/>
          </w:divBdr>
        </w:div>
        <w:div w:id="1307196781">
          <w:marLeft w:val="480"/>
          <w:marRight w:val="0"/>
          <w:marTop w:val="0"/>
          <w:marBottom w:val="0"/>
          <w:divBdr>
            <w:top w:val="none" w:sz="0" w:space="0" w:color="auto"/>
            <w:left w:val="none" w:sz="0" w:space="0" w:color="auto"/>
            <w:bottom w:val="none" w:sz="0" w:space="0" w:color="auto"/>
            <w:right w:val="none" w:sz="0" w:space="0" w:color="auto"/>
          </w:divBdr>
        </w:div>
        <w:div w:id="1362121816">
          <w:marLeft w:val="480"/>
          <w:marRight w:val="0"/>
          <w:marTop w:val="0"/>
          <w:marBottom w:val="0"/>
          <w:divBdr>
            <w:top w:val="none" w:sz="0" w:space="0" w:color="auto"/>
            <w:left w:val="none" w:sz="0" w:space="0" w:color="auto"/>
            <w:bottom w:val="none" w:sz="0" w:space="0" w:color="auto"/>
            <w:right w:val="none" w:sz="0" w:space="0" w:color="auto"/>
          </w:divBdr>
        </w:div>
        <w:div w:id="1366755092">
          <w:marLeft w:val="480"/>
          <w:marRight w:val="0"/>
          <w:marTop w:val="0"/>
          <w:marBottom w:val="0"/>
          <w:divBdr>
            <w:top w:val="none" w:sz="0" w:space="0" w:color="auto"/>
            <w:left w:val="none" w:sz="0" w:space="0" w:color="auto"/>
            <w:bottom w:val="none" w:sz="0" w:space="0" w:color="auto"/>
            <w:right w:val="none" w:sz="0" w:space="0" w:color="auto"/>
          </w:divBdr>
        </w:div>
        <w:div w:id="1378626642">
          <w:marLeft w:val="480"/>
          <w:marRight w:val="0"/>
          <w:marTop w:val="0"/>
          <w:marBottom w:val="0"/>
          <w:divBdr>
            <w:top w:val="none" w:sz="0" w:space="0" w:color="auto"/>
            <w:left w:val="none" w:sz="0" w:space="0" w:color="auto"/>
            <w:bottom w:val="none" w:sz="0" w:space="0" w:color="auto"/>
            <w:right w:val="none" w:sz="0" w:space="0" w:color="auto"/>
          </w:divBdr>
        </w:div>
        <w:div w:id="1449162642">
          <w:marLeft w:val="480"/>
          <w:marRight w:val="0"/>
          <w:marTop w:val="0"/>
          <w:marBottom w:val="0"/>
          <w:divBdr>
            <w:top w:val="none" w:sz="0" w:space="0" w:color="auto"/>
            <w:left w:val="none" w:sz="0" w:space="0" w:color="auto"/>
            <w:bottom w:val="none" w:sz="0" w:space="0" w:color="auto"/>
            <w:right w:val="none" w:sz="0" w:space="0" w:color="auto"/>
          </w:divBdr>
        </w:div>
        <w:div w:id="1455053145">
          <w:marLeft w:val="480"/>
          <w:marRight w:val="0"/>
          <w:marTop w:val="0"/>
          <w:marBottom w:val="0"/>
          <w:divBdr>
            <w:top w:val="none" w:sz="0" w:space="0" w:color="auto"/>
            <w:left w:val="none" w:sz="0" w:space="0" w:color="auto"/>
            <w:bottom w:val="none" w:sz="0" w:space="0" w:color="auto"/>
            <w:right w:val="none" w:sz="0" w:space="0" w:color="auto"/>
          </w:divBdr>
        </w:div>
        <w:div w:id="1480490785">
          <w:marLeft w:val="480"/>
          <w:marRight w:val="0"/>
          <w:marTop w:val="0"/>
          <w:marBottom w:val="0"/>
          <w:divBdr>
            <w:top w:val="none" w:sz="0" w:space="0" w:color="auto"/>
            <w:left w:val="none" w:sz="0" w:space="0" w:color="auto"/>
            <w:bottom w:val="none" w:sz="0" w:space="0" w:color="auto"/>
            <w:right w:val="none" w:sz="0" w:space="0" w:color="auto"/>
          </w:divBdr>
        </w:div>
        <w:div w:id="1493334910">
          <w:marLeft w:val="480"/>
          <w:marRight w:val="0"/>
          <w:marTop w:val="0"/>
          <w:marBottom w:val="0"/>
          <w:divBdr>
            <w:top w:val="none" w:sz="0" w:space="0" w:color="auto"/>
            <w:left w:val="none" w:sz="0" w:space="0" w:color="auto"/>
            <w:bottom w:val="none" w:sz="0" w:space="0" w:color="auto"/>
            <w:right w:val="none" w:sz="0" w:space="0" w:color="auto"/>
          </w:divBdr>
        </w:div>
        <w:div w:id="1499543757">
          <w:marLeft w:val="480"/>
          <w:marRight w:val="0"/>
          <w:marTop w:val="0"/>
          <w:marBottom w:val="0"/>
          <w:divBdr>
            <w:top w:val="none" w:sz="0" w:space="0" w:color="auto"/>
            <w:left w:val="none" w:sz="0" w:space="0" w:color="auto"/>
            <w:bottom w:val="none" w:sz="0" w:space="0" w:color="auto"/>
            <w:right w:val="none" w:sz="0" w:space="0" w:color="auto"/>
          </w:divBdr>
        </w:div>
        <w:div w:id="1523008082">
          <w:marLeft w:val="480"/>
          <w:marRight w:val="0"/>
          <w:marTop w:val="0"/>
          <w:marBottom w:val="0"/>
          <w:divBdr>
            <w:top w:val="none" w:sz="0" w:space="0" w:color="auto"/>
            <w:left w:val="none" w:sz="0" w:space="0" w:color="auto"/>
            <w:bottom w:val="none" w:sz="0" w:space="0" w:color="auto"/>
            <w:right w:val="none" w:sz="0" w:space="0" w:color="auto"/>
          </w:divBdr>
        </w:div>
        <w:div w:id="1541933970">
          <w:marLeft w:val="480"/>
          <w:marRight w:val="0"/>
          <w:marTop w:val="0"/>
          <w:marBottom w:val="0"/>
          <w:divBdr>
            <w:top w:val="none" w:sz="0" w:space="0" w:color="auto"/>
            <w:left w:val="none" w:sz="0" w:space="0" w:color="auto"/>
            <w:bottom w:val="none" w:sz="0" w:space="0" w:color="auto"/>
            <w:right w:val="none" w:sz="0" w:space="0" w:color="auto"/>
          </w:divBdr>
        </w:div>
        <w:div w:id="1555971100">
          <w:marLeft w:val="480"/>
          <w:marRight w:val="0"/>
          <w:marTop w:val="0"/>
          <w:marBottom w:val="0"/>
          <w:divBdr>
            <w:top w:val="none" w:sz="0" w:space="0" w:color="auto"/>
            <w:left w:val="none" w:sz="0" w:space="0" w:color="auto"/>
            <w:bottom w:val="none" w:sz="0" w:space="0" w:color="auto"/>
            <w:right w:val="none" w:sz="0" w:space="0" w:color="auto"/>
          </w:divBdr>
        </w:div>
        <w:div w:id="1577200787">
          <w:marLeft w:val="480"/>
          <w:marRight w:val="0"/>
          <w:marTop w:val="0"/>
          <w:marBottom w:val="0"/>
          <w:divBdr>
            <w:top w:val="none" w:sz="0" w:space="0" w:color="auto"/>
            <w:left w:val="none" w:sz="0" w:space="0" w:color="auto"/>
            <w:bottom w:val="none" w:sz="0" w:space="0" w:color="auto"/>
            <w:right w:val="none" w:sz="0" w:space="0" w:color="auto"/>
          </w:divBdr>
        </w:div>
        <w:div w:id="1582638877">
          <w:marLeft w:val="480"/>
          <w:marRight w:val="0"/>
          <w:marTop w:val="0"/>
          <w:marBottom w:val="0"/>
          <w:divBdr>
            <w:top w:val="none" w:sz="0" w:space="0" w:color="auto"/>
            <w:left w:val="none" w:sz="0" w:space="0" w:color="auto"/>
            <w:bottom w:val="none" w:sz="0" w:space="0" w:color="auto"/>
            <w:right w:val="none" w:sz="0" w:space="0" w:color="auto"/>
          </w:divBdr>
        </w:div>
        <w:div w:id="1602253324">
          <w:marLeft w:val="480"/>
          <w:marRight w:val="0"/>
          <w:marTop w:val="0"/>
          <w:marBottom w:val="0"/>
          <w:divBdr>
            <w:top w:val="none" w:sz="0" w:space="0" w:color="auto"/>
            <w:left w:val="none" w:sz="0" w:space="0" w:color="auto"/>
            <w:bottom w:val="none" w:sz="0" w:space="0" w:color="auto"/>
            <w:right w:val="none" w:sz="0" w:space="0" w:color="auto"/>
          </w:divBdr>
        </w:div>
        <w:div w:id="1671252868">
          <w:marLeft w:val="480"/>
          <w:marRight w:val="0"/>
          <w:marTop w:val="0"/>
          <w:marBottom w:val="0"/>
          <w:divBdr>
            <w:top w:val="none" w:sz="0" w:space="0" w:color="auto"/>
            <w:left w:val="none" w:sz="0" w:space="0" w:color="auto"/>
            <w:bottom w:val="none" w:sz="0" w:space="0" w:color="auto"/>
            <w:right w:val="none" w:sz="0" w:space="0" w:color="auto"/>
          </w:divBdr>
        </w:div>
        <w:div w:id="1682857399">
          <w:marLeft w:val="480"/>
          <w:marRight w:val="0"/>
          <w:marTop w:val="0"/>
          <w:marBottom w:val="0"/>
          <w:divBdr>
            <w:top w:val="none" w:sz="0" w:space="0" w:color="auto"/>
            <w:left w:val="none" w:sz="0" w:space="0" w:color="auto"/>
            <w:bottom w:val="none" w:sz="0" w:space="0" w:color="auto"/>
            <w:right w:val="none" w:sz="0" w:space="0" w:color="auto"/>
          </w:divBdr>
        </w:div>
        <w:div w:id="1709791208">
          <w:marLeft w:val="480"/>
          <w:marRight w:val="0"/>
          <w:marTop w:val="0"/>
          <w:marBottom w:val="0"/>
          <w:divBdr>
            <w:top w:val="none" w:sz="0" w:space="0" w:color="auto"/>
            <w:left w:val="none" w:sz="0" w:space="0" w:color="auto"/>
            <w:bottom w:val="none" w:sz="0" w:space="0" w:color="auto"/>
            <w:right w:val="none" w:sz="0" w:space="0" w:color="auto"/>
          </w:divBdr>
        </w:div>
        <w:div w:id="1756054993">
          <w:marLeft w:val="480"/>
          <w:marRight w:val="0"/>
          <w:marTop w:val="0"/>
          <w:marBottom w:val="0"/>
          <w:divBdr>
            <w:top w:val="none" w:sz="0" w:space="0" w:color="auto"/>
            <w:left w:val="none" w:sz="0" w:space="0" w:color="auto"/>
            <w:bottom w:val="none" w:sz="0" w:space="0" w:color="auto"/>
            <w:right w:val="none" w:sz="0" w:space="0" w:color="auto"/>
          </w:divBdr>
        </w:div>
        <w:div w:id="1781299519">
          <w:marLeft w:val="480"/>
          <w:marRight w:val="0"/>
          <w:marTop w:val="0"/>
          <w:marBottom w:val="0"/>
          <w:divBdr>
            <w:top w:val="none" w:sz="0" w:space="0" w:color="auto"/>
            <w:left w:val="none" w:sz="0" w:space="0" w:color="auto"/>
            <w:bottom w:val="none" w:sz="0" w:space="0" w:color="auto"/>
            <w:right w:val="none" w:sz="0" w:space="0" w:color="auto"/>
          </w:divBdr>
        </w:div>
        <w:div w:id="1800147302">
          <w:marLeft w:val="480"/>
          <w:marRight w:val="0"/>
          <w:marTop w:val="0"/>
          <w:marBottom w:val="0"/>
          <w:divBdr>
            <w:top w:val="none" w:sz="0" w:space="0" w:color="auto"/>
            <w:left w:val="none" w:sz="0" w:space="0" w:color="auto"/>
            <w:bottom w:val="none" w:sz="0" w:space="0" w:color="auto"/>
            <w:right w:val="none" w:sz="0" w:space="0" w:color="auto"/>
          </w:divBdr>
        </w:div>
        <w:div w:id="1840998211">
          <w:marLeft w:val="480"/>
          <w:marRight w:val="0"/>
          <w:marTop w:val="0"/>
          <w:marBottom w:val="0"/>
          <w:divBdr>
            <w:top w:val="none" w:sz="0" w:space="0" w:color="auto"/>
            <w:left w:val="none" w:sz="0" w:space="0" w:color="auto"/>
            <w:bottom w:val="none" w:sz="0" w:space="0" w:color="auto"/>
            <w:right w:val="none" w:sz="0" w:space="0" w:color="auto"/>
          </w:divBdr>
        </w:div>
        <w:div w:id="1897203383">
          <w:marLeft w:val="480"/>
          <w:marRight w:val="0"/>
          <w:marTop w:val="0"/>
          <w:marBottom w:val="0"/>
          <w:divBdr>
            <w:top w:val="none" w:sz="0" w:space="0" w:color="auto"/>
            <w:left w:val="none" w:sz="0" w:space="0" w:color="auto"/>
            <w:bottom w:val="none" w:sz="0" w:space="0" w:color="auto"/>
            <w:right w:val="none" w:sz="0" w:space="0" w:color="auto"/>
          </w:divBdr>
        </w:div>
        <w:div w:id="1906720472">
          <w:marLeft w:val="480"/>
          <w:marRight w:val="0"/>
          <w:marTop w:val="0"/>
          <w:marBottom w:val="0"/>
          <w:divBdr>
            <w:top w:val="none" w:sz="0" w:space="0" w:color="auto"/>
            <w:left w:val="none" w:sz="0" w:space="0" w:color="auto"/>
            <w:bottom w:val="none" w:sz="0" w:space="0" w:color="auto"/>
            <w:right w:val="none" w:sz="0" w:space="0" w:color="auto"/>
          </w:divBdr>
        </w:div>
        <w:div w:id="1923491883">
          <w:marLeft w:val="480"/>
          <w:marRight w:val="0"/>
          <w:marTop w:val="0"/>
          <w:marBottom w:val="0"/>
          <w:divBdr>
            <w:top w:val="none" w:sz="0" w:space="0" w:color="auto"/>
            <w:left w:val="none" w:sz="0" w:space="0" w:color="auto"/>
            <w:bottom w:val="none" w:sz="0" w:space="0" w:color="auto"/>
            <w:right w:val="none" w:sz="0" w:space="0" w:color="auto"/>
          </w:divBdr>
        </w:div>
        <w:div w:id="1957758694">
          <w:marLeft w:val="480"/>
          <w:marRight w:val="0"/>
          <w:marTop w:val="0"/>
          <w:marBottom w:val="0"/>
          <w:divBdr>
            <w:top w:val="none" w:sz="0" w:space="0" w:color="auto"/>
            <w:left w:val="none" w:sz="0" w:space="0" w:color="auto"/>
            <w:bottom w:val="none" w:sz="0" w:space="0" w:color="auto"/>
            <w:right w:val="none" w:sz="0" w:space="0" w:color="auto"/>
          </w:divBdr>
        </w:div>
        <w:div w:id="2029985496">
          <w:marLeft w:val="480"/>
          <w:marRight w:val="0"/>
          <w:marTop w:val="0"/>
          <w:marBottom w:val="0"/>
          <w:divBdr>
            <w:top w:val="none" w:sz="0" w:space="0" w:color="auto"/>
            <w:left w:val="none" w:sz="0" w:space="0" w:color="auto"/>
            <w:bottom w:val="none" w:sz="0" w:space="0" w:color="auto"/>
            <w:right w:val="none" w:sz="0" w:space="0" w:color="auto"/>
          </w:divBdr>
        </w:div>
        <w:div w:id="2043896257">
          <w:marLeft w:val="480"/>
          <w:marRight w:val="0"/>
          <w:marTop w:val="0"/>
          <w:marBottom w:val="0"/>
          <w:divBdr>
            <w:top w:val="none" w:sz="0" w:space="0" w:color="auto"/>
            <w:left w:val="none" w:sz="0" w:space="0" w:color="auto"/>
            <w:bottom w:val="none" w:sz="0" w:space="0" w:color="auto"/>
            <w:right w:val="none" w:sz="0" w:space="0" w:color="auto"/>
          </w:divBdr>
        </w:div>
        <w:div w:id="2139953031">
          <w:marLeft w:val="480"/>
          <w:marRight w:val="0"/>
          <w:marTop w:val="0"/>
          <w:marBottom w:val="0"/>
          <w:divBdr>
            <w:top w:val="none" w:sz="0" w:space="0" w:color="auto"/>
            <w:left w:val="none" w:sz="0" w:space="0" w:color="auto"/>
            <w:bottom w:val="none" w:sz="0" w:space="0" w:color="auto"/>
            <w:right w:val="none" w:sz="0" w:space="0" w:color="auto"/>
          </w:divBdr>
        </w:div>
      </w:divsChild>
    </w:div>
    <w:div w:id="689992451">
      <w:bodyDiv w:val="1"/>
      <w:marLeft w:val="0"/>
      <w:marRight w:val="0"/>
      <w:marTop w:val="0"/>
      <w:marBottom w:val="0"/>
      <w:divBdr>
        <w:top w:val="none" w:sz="0" w:space="0" w:color="auto"/>
        <w:left w:val="none" w:sz="0" w:space="0" w:color="auto"/>
        <w:bottom w:val="none" w:sz="0" w:space="0" w:color="auto"/>
        <w:right w:val="none" w:sz="0" w:space="0" w:color="auto"/>
      </w:divBdr>
      <w:divsChild>
        <w:div w:id="738489">
          <w:marLeft w:val="480"/>
          <w:marRight w:val="0"/>
          <w:marTop w:val="0"/>
          <w:marBottom w:val="0"/>
          <w:divBdr>
            <w:top w:val="none" w:sz="0" w:space="0" w:color="auto"/>
            <w:left w:val="none" w:sz="0" w:space="0" w:color="auto"/>
            <w:bottom w:val="none" w:sz="0" w:space="0" w:color="auto"/>
            <w:right w:val="none" w:sz="0" w:space="0" w:color="auto"/>
          </w:divBdr>
        </w:div>
        <w:div w:id="26031003">
          <w:marLeft w:val="480"/>
          <w:marRight w:val="0"/>
          <w:marTop w:val="0"/>
          <w:marBottom w:val="0"/>
          <w:divBdr>
            <w:top w:val="none" w:sz="0" w:space="0" w:color="auto"/>
            <w:left w:val="none" w:sz="0" w:space="0" w:color="auto"/>
            <w:bottom w:val="none" w:sz="0" w:space="0" w:color="auto"/>
            <w:right w:val="none" w:sz="0" w:space="0" w:color="auto"/>
          </w:divBdr>
        </w:div>
        <w:div w:id="30542835">
          <w:marLeft w:val="480"/>
          <w:marRight w:val="0"/>
          <w:marTop w:val="0"/>
          <w:marBottom w:val="0"/>
          <w:divBdr>
            <w:top w:val="none" w:sz="0" w:space="0" w:color="auto"/>
            <w:left w:val="none" w:sz="0" w:space="0" w:color="auto"/>
            <w:bottom w:val="none" w:sz="0" w:space="0" w:color="auto"/>
            <w:right w:val="none" w:sz="0" w:space="0" w:color="auto"/>
          </w:divBdr>
        </w:div>
        <w:div w:id="69234485">
          <w:marLeft w:val="480"/>
          <w:marRight w:val="0"/>
          <w:marTop w:val="0"/>
          <w:marBottom w:val="0"/>
          <w:divBdr>
            <w:top w:val="none" w:sz="0" w:space="0" w:color="auto"/>
            <w:left w:val="none" w:sz="0" w:space="0" w:color="auto"/>
            <w:bottom w:val="none" w:sz="0" w:space="0" w:color="auto"/>
            <w:right w:val="none" w:sz="0" w:space="0" w:color="auto"/>
          </w:divBdr>
        </w:div>
        <w:div w:id="98257116">
          <w:marLeft w:val="480"/>
          <w:marRight w:val="0"/>
          <w:marTop w:val="0"/>
          <w:marBottom w:val="0"/>
          <w:divBdr>
            <w:top w:val="none" w:sz="0" w:space="0" w:color="auto"/>
            <w:left w:val="none" w:sz="0" w:space="0" w:color="auto"/>
            <w:bottom w:val="none" w:sz="0" w:space="0" w:color="auto"/>
            <w:right w:val="none" w:sz="0" w:space="0" w:color="auto"/>
          </w:divBdr>
        </w:div>
        <w:div w:id="123894222">
          <w:marLeft w:val="480"/>
          <w:marRight w:val="0"/>
          <w:marTop w:val="0"/>
          <w:marBottom w:val="0"/>
          <w:divBdr>
            <w:top w:val="none" w:sz="0" w:space="0" w:color="auto"/>
            <w:left w:val="none" w:sz="0" w:space="0" w:color="auto"/>
            <w:bottom w:val="none" w:sz="0" w:space="0" w:color="auto"/>
            <w:right w:val="none" w:sz="0" w:space="0" w:color="auto"/>
          </w:divBdr>
        </w:div>
        <w:div w:id="127096080">
          <w:marLeft w:val="480"/>
          <w:marRight w:val="0"/>
          <w:marTop w:val="0"/>
          <w:marBottom w:val="0"/>
          <w:divBdr>
            <w:top w:val="none" w:sz="0" w:space="0" w:color="auto"/>
            <w:left w:val="none" w:sz="0" w:space="0" w:color="auto"/>
            <w:bottom w:val="none" w:sz="0" w:space="0" w:color="auto"/>
            <w:right w:val="none" w:sz="0" w:space="0" w:color="auto"/>
          </w:divBdr>
        </w:div>
        <w:div w:id="131220176">
          <w:marLeft w:val="480"/>
          <w:marRight w:val="0"/>
          <w:marTop w:val="0"/>
          <w:marBottom w:val="0"/>
          <w:divBdr>
            <w:top w:val="none" w:sz="0" w:space="0" w:color="auto"/>
            <w:left w:val="none" w:sz="0" w:space="0" w:color="auto"/>
            <w:bottom w:val="none" w:sz="0" w:space="0" w:color="auto"/>
            <w:right w:val="none" w:sz="0" w:space="0" w:color="auto"/>
          </w:divBdr>
        </w:div>
        <w:div w:id="145778339">
          <w:marLeft w:val="480"/>
          <w:marRight w:val="0"/>
          <w:marTop w:val="0"/>
          <w:marBottom w:val="0"/>
          <w:divBdr>
            <w:top w:val="none" w:sz="0" w:space="0" w:color="auto"/>
            <w:left w:val="none" w:sz="0" w:space="0" w:color="auto"/>
            <w:bottom w:val="none" w:sz="0" w:space="0" w:color="auto"/>
            <w:right w:val="none" w:sz="0" w:space="0" w:color="auto"/>
          </w:divBdr>
        </w:div>
        <w:div w:id="162816758">
          <w:marLeft w:val="480"/>
          <w:marRight w:val="0"/>
          <w:marTop w:val="0"/>
          <w:marBottom w:val="0"/>
          <w:divBdr>
            <w:top w:val="none" w:sz="0" w:space="0" w:color="auto"/>
            <w:left w:val="none" w:sz="0" w:space="0" w:color="auto"/>
            <w:bottom w:val="none" w:sz="0" w:space="0" w:color="auto"/>
            <w:right w:val="none" w:sz="0" w:space="0" w:color="auto"/>
          </w:divBdr>
        </w:div>
        <w:div w:id="224999728">
          <w:marLeft w:val="480"/>
          <w:marRight w:val="0"/>
          <w:marTop w:val="0"/>
          <w:marBottom w:val="0"/>
          <w:divBdr>
            <w:top w:val="none" w:sz="0" w:space="0" w:color="auto"/>
            <w:left w:val="none" w:sz="0" w:space="0" w:color="auto"/>
            <w:bottom w:val="none" w:sz="0" w:space="0" w:color="auto"/>
            <w:right w:val="none" w:sz="0" w:space="0" w:color="auto"/>
          </w:divBdr>
        </w:div>
        <w:div w:id="225535003">
          <w:marLeft w:val="480"/>
          <w:marRight w:val="0"/>
          <w:marTop w:val="0"/>
          <w:marBottom w:val="0"/>
          <w:divBdr>
            <w:top w:val="none" w:sz="0" w:space="0" w:color="auto"/>
            <w:left w:val="none" w:sz="0" w:space="0" w:color="auto"/>
            <w:bottom w:val="none" w:sz="0" w:space="0" w:color="auto"/>
            <w:right w:val="none" w:sz="0" w:space="0" w:color="auto"/>
          </w:divBdr>
        </w:div>
        <w:div w:id="261844741">
          <w:marLeft w:val="480"/>
          <w:marRight w:val="0"/>
          <w:marTop w:val="0"/>
          <w:marBottom w:val="0"/>
          <w:divBdr>
            <w:top w:val="none" w:sz="0" w:space="0" w:color="auto"/>
            <w:left w:val="none" w:sz="0" w:space="0" w:color="auto"/>
            <w:bottom w:val="none" w:sz="0" w:space="0" w:color="auto"/>
            <w:right w:val="none" w:sz="0" w:space="0" w:color="auto"/>
          </w:divBdr>
        </w:div>
        <w:div w:id="271061965">
          <w:marLeft w:val="480"/>
          <w:marRight w:val="0"/>
          <w:marTop w:val="0"/>
          <w:marBottom w:val="0"/>
          <w:divBdr>
            <w:top w:val="none" w:sz="0" w:space="0" w:color="auto"/>
            <w:left w:val="none" w:sz="0" w:space="0" w:color="auto"/>
            <w:bottom w:val="none" w:sz="0" w:space="0" w:color="auto"/>
            <w:right w:val="none" w:sz="0" w:space="0" w:color="auto"/>
          </w:divBdr>
        </w:div>
        <w:div w:id="347174949">
          <w:marLeft w:val="480"/>
          <w:marRight w:val="0"/>
          <w:marTop w:val="0"/>
          <w:marBottom w:val="0"/>
          <w:divBdr>
            <w:top w:val="none" w:sz="0" w:space="0" w:color="auto"/>
            <w:left w:val="none" w:sz="0" w:space="0" w:color="auto"/>
            <w:bottom w:val="none" w:sz="0" w:space="0" w:color="auto"/>
            <w:right w:val="none" w:sz="0" w:space="0" w:color="auto"/>
          </w:divBdr>
        </w:div>
        <w:div w:id="357321670">
          <w:marLeft w:val="480"/>
          <w:marRight w:val="0"/>
          <w:marTop w:val="0"/>
          <w:marBottom w:val="0"/>
          <w:divBdr>
            <w:top w:val="none" w:sz="0" w:space="0" w:color="auto"/>
            <w:left w:val="none" w:sz="0" w:space="0" w:color="auto"/>
            <w:bottom w:val="none" w:sz="0" w:space="0" w:color="auto"/>
            <w:right w:val="none" w:sz="0" w:space="0" w:color="auto"/>
          </w:divBdr>
        </w:div>
        <w:div w:id="390689867">
          <w:marLeft w:val="480"/>
          <w:marRight w:val="0"/>
          <w:marTop w:val="0"/>
          <w:marBottom w:val="0"/>
          <w:divBdr>
            <w:top w:val="none" w:sz="0" w:space="0" w:color="auto"/>
            <w:left w:val="none" w:sz="0" w:space="0" w:color="auto"/>
            <w:bottom w:val="none" w:sz="0" w:space="0" w:color="auto"/>
            <w:right w:val="none" w:sz="0" w:space="0" w:color="auto"/>
          </w:divBdr>
        </w:div>
        <w:div w:id="408037401">
          <w:marLeft w:val="480"/>
          <w:marRight w:val="0"/>
          <w:marTop w:val="0"/>
          <w:marBottom w:val="0"/>
          <w:divBdr>
            <w:top w:val="none" w:sz="0" w:space="0" w:color="auto"/>
            <w:left w:val="none" w:sz="0" w:space="0" w:color="auto"/>
            <w:bottom w:val="none" w:sz="0" w:space="0" w:color="auto"/>
            <w:right w:val="none" w:sz="0" w:space="0" w:color="auto"/>
          </w:divBdr>
        </w:div>
        <w:div w:id="449594608">
          <w:marLeft w:val="480"/>
          <w:marRight w:val="0"/>
          <w:marTop w:val="0"/>
          <w:marBottom w:val="0"/>
          <w:divBdr>
            <w:top w:val="none" w:sz="0" w:space="0" w:color="auto"/>
            <w:left w:val="none" w:sz="0" w:space="0" w:color="auto"/>
            <w:bottom w:val="none" w:sz="0" w:space="0" w:color="auto"/>
            <w:right w:val="none" w:sz="0" w:space="0" w:color="auto"/>
          </w:divBdr>
        </w:div>
        <w:div w:id="469977927">
          <w:marLeft w:val="480"/>
          <w:marRight w:val="0"/>
          <w:marTop w:val="0"/>
          <w:marBottom w:val="0"/>
          <w:divBdr>
            <w:top w:val="none" w:sz="0" w:space="0" w:color="auto"/>
            <w:left w:val="none" w:sz="0" w:space="0" w:color="auto"/>
            <w:bottom w:val="none" w:sz="0" w:space="0" w:color="auto"/>
            <w:right w:val="none" w:sz="0" w:space="0" w:color="auto"/>
          </w:divBdr>
        </w:div>
        <w:div w:id="527451441">
          <w:marLeft w:val="480"/>
          <w:marRight w:val="0"/>
          <w:marTop w:val="0"/>
          <w:marBottom w:val="0"/>
          <w:divBdr>
            <w:top w:val="none" w:sz="0" w:space="0" w:color="auto"/>
            <w:left w:val="none" w:sz="0" w:space="0" w:color="auto"/>
            <w:bottom w:val="none" w:sz="0" w:space="0" w:color="auto"/>
            <w:right w:val="none" w:sz="0" w:space="0" w:color="auto"/>
          </w:divBdr>
        </w:div>
        <w:div w:id="554201669">
          <w:marLeft w:val="480"/>
          <w:marRight w:val="0"/>
          <w:marTop w:val="0"/>
          <w:marBottom w:val="0"/>
          <w:divBdr>
            <w:top w:val="none" w:sz="0" w:space="0" w:color="auto"/>
            <w:left w:val="none" w:sz="0" w:space="0" w:color="auto"/>
            <w:bottom w:val="none" w:sz="0" w:space="0" w:color="auto"/>
            <w:right w:val="none" w:sz="0" w:space="0" w:color="auto"/>
          </w:divBdr>
        </w:div>
        <w:div w:id="562301730">
          <w:marLeft w:val="480"/>
          <w:marRight w:val="0"/>
          <w:marTop w:val="0"/>
          <w:marBottom w:val="0"/>
          <w:divBdr>
            <w:top w:val="none" w:sz="0" w:space="0" w:color="auto"/>
            <w:left w:val="none" w:sz="0" w:space="0" w:color="auto"/>
            <w:bottom w:val="none" w:sz="0" w:space="0" w:color="auto"/>
            <w:right w:val="none" w:sz="0" w:space="0" w:color="auto"/>
          </w:divBdr>
        </w:div>
        <w:div w:id="566262641">
          <w:marLeft w:val="480"/>
          <w:marRight w:val="0"/>
          <w:marTop w:val="0"/>
          <w:marBottom w:val="0"/>
          <w:divBdr>
            <w:top w:val="none" w:sz="0" w:space="0" w:color="auto"/>
            <w:left w:val="none" w:sz="0" w:space="0" w:color="auto"/>
            <w:bottom w:val="none" w:sz="0" w:space="0" w:color="auto"/>
            <w:right w:val="none" w:sz="0" w:space="0" w:color="auto"/>
          </w:divBdr>
        </w:div>
        <w:div w:id="591472046">
          <w:marLeft w:val="480"/>
          <w:marRight w:val="0"/>
          <w:marTop w:val="0"/>
          <w:marBottom w:val="0"/>
          <w:divBdr>
            <w:top w:val="none" w:sz="0" w:space="0" w:color="auto"/>
            <w:left w:val="none" w:sz="0" w:space="0" w:color="auto"/>
            <w:bottom w:val="none" w:sz="0" w:space="0" w:color="auto"/>
            <w:right w:val="none" w:sz="0" w:space="0" w:color="auto"/>
          </w:divBdr>
        </w:div>
        <w:div w:id="600335818">
          <w:marLeft w:val="480"/>
          <w:marRight w:val="0"/>
          <w:marTop w:val="0"/>
          <w:marBottom w:val="0"/>
          <w:divBdr>
            <w:top w:val="none" w:sz="0" w:space="0" w:color="auto"/>
            <w:left w:val="none" w:sz="0" w:space="0" w:color="auto"/>
            <w:bottom w:val="none" w:sz="0" w:space="0" w:color="auto"/>
            <w:right w:val="none" w:sz="0" w:space="0" w:color="auto"/>
          </w:divBdr>
        </w:div>
        <w:div w:id="607081246">
          <w:marLeft w:val="480"/>
          <w:marRight w:val="0"/>
          <w:marTop w:val="0"/>
          <w:marBottom w:val="0"/>
          <w:divBdr>
            <w:top w:val="none" w:sz="0" w:space="0" w:color="auto"/>
            <w:left w:val="none" w:sz="0" w:space="0" w:color="auto"/>
            <w:bottom w:val="none" w:sz="0" w:space="0" w:color="auto"/>
            <w:right w:val="none" w:sz="0" w:space="0" w:color="auto"/>
          </w:divBdr>
        </w:div>
        <w:div w:id="626203500">
          <w:marLeft w:val="480"/>
          <w:marRight w:val="0"/>
          <w:marTop w:val="0"/>
          <w:marBottom w:val="0"/>
          <w:divBdr>
            <w:top w:val="none" w:sz="0" w:space="0" w:color="auto"/>
            <w:left w:val="none" w:sz="0" w:space="0" w:color="auto"/>
            <w:bottom w:val="none" w:sz="0" w:space="0" w:color="auto"/>
            <w:right w:val="none" w:sz="0" w:space="0" w:color="auto"/>
          </w:divBdr>
        </w:div>
        <w:div w:id="626621073">
          <w:marLeft w:val="480"/>
          <w:marRight w:val="0"/>
          <w:marTop w:val="0"/>
          <w:marBottom w:val="0"/>
          <w:divBdr>
            <w:top w:val="none" w:sz="0" w:space="0" w:color="auto"/>
            <w:left w:val="none" w:sz="0" w:space="0" w:color="auto"/>
            <w:bottom w:val="none" w:sz="0" w:space="0" w:color="auto"/>
            <w:right w:val="none" w:sz="0" w:space="0" w:color="auto"/>
          </w:divBdr>
        </w:div>
        <w:div w:id="631637528">
          <w:marLeft w:val="480"/>
          <w:marRight w:val="0"/>
          <w:marTop w:val="0"/>
          <w:marBottom w:val="0"/>
          <w:divBdr>
            <w:top w:val="none" w:sz="0" w:space="0" w:color="auto"/>
            <w:left w:val="none" w:sz="0" w:space="0" w:color="auto"/>
            <w:bottom w:val="none" w:sz="0" w:space="0" w:color="auto"/>
            <w:right w:val="none" w:sz="0" w:space="0" w:color="auto"/>
          </w:divBdr>
        </w:div>
        <w:div w:id="667681350">
          <w:marLeft w:val="480"/>
          <w:marRight w:val="0"/>
          <w:marTop w:val="0"/>
          <w:marBottom w:val="0"/>
          <w:divBdr>
            <w:top w:val="none" w:sz="0" w:space="0" w:color="auto"/>
            <w:left w:val="none" w:sz="0" w:space="0" w:color="auto"/>
            <w:bottom w:val="none" w:sz="0" w:space="0" w:color="auto"/>
            <w:right w:val="none" w:sz="0" w:space="0" w:color="auto"/>
          </w:divBdr>
        </w:div>
        <w:div w:id="672604997">
          <w:marLeft w:val="480"/>
          <w:marRight w:val="0"/>
          <w:marTop w:val="0"/>
          <w:marBottom w:val="0"/>
          <w:divBdr>
            <w:top w:val="none" w:sz="0" w:space="0" w:color="auto"/>
            <w:left w:val="none" w:sz="0" w:space="0" w:color="auto"/>
            <w:bottom w:val="none" w:sz="0" w:space="0" w:color="auto"/>
            <w:right w:val="none" w:sz="0" w:space="0" w:color="auto"/>
          </w:divBdr>
        </w:div>
        <w:div w:id="674764282">
          <w:marLeft w:val="480"/>
          <w:marRight w:val="0"/>
          <w:marTop w:val="0"/>
          <w:marBottom w:val="0"/>
          <w:divBdr>
            <w:top w:val="none" w:sz="0" w:space="0" w:color="auto"/>
            <w:left w:val="none" w:sz="0" w:space="0" w:color="auto"/>
            <w:bottom w:val="none" w:sz="0" w:space="0" w:color="auto"/>
            <w:right w:val="none" w:sz="0" w:space="0" w:color="auto"/>
          </w:divBdr>
        </w:div>
        <w:div w:id="675502320">
          <w:marLeft w:val="480"/>
          <w:marRight w:val="0"/>
          <w:marTop w:val="0"/>
          <w:marBottom w:val="0"/>
          <w:divBdr>
            <w:top w:val="none" w:sz="0" w:space="0" w:color="auto"/>
            <w:left w:val="none" w:sz="0" w:space="0" w:color="auto"/>
            <w:bottom w:val="none" w:sz="0" w:space="0" w:color="auto"/>
            <w:right w:val="none" w:sz="0" w:space="0" w:color="auto"/>
          </w:divBdr>
        </w:div>
        <w:div w:id="717556997">
          <w:marLeft w:val="480"/>
          <w:marRight w:val="0"/>
          <w:marTop w:val="0"/>
          <w:marBottom w:val="0"/>
          <w:divBdr>
            <w:top w:val="none" w:sz="0" w:space="0" w:color="auto"/>
            <w:left w:val="none" w:sz="0" w:space="0" w:color="auto"/>
            <w:bottom w:val="none" w:sz="0" w:space="0" w:color="auto"/>
            <w:right w:val="none" w:sz="0" w:space="0" w:color="auto"/>
          </w:divBdr>
        </w:div>
        <w:div w:id="786630428">
          <w:marLeft w:val="480"/>
          <w:marRight w:val="0"/>
          <w:marTop w:val="0"/>
          <w:marBottom w:val="0"/>
          <w:divBdr>
            <w:top w:val="none" w:sz="0" w:space="0" w:color="auto"/>
            <w:left w:val="none" w:sz="0" w:space="0" w:color="auto"/>
            <w:bottom w:val="none" w:sz="0" w:space="0" w:color="auto"/>
            <w:right w:val="none" w:sz="0" w:space="0" w:color="auto"/>
          </w:divBdr>
        </w:div>
        <w:div w:id="885489013">
          <w:marLeft w:val="480"/>
          <w:marRight w:val="0"/>
          <w:marTop w:val="0"/>
          <w:marBottom w:val="0"/>
          <w:divBdr>
            <w:top w:val="none" w:sz="0" w:space="0" w:color="auto"/>
            <w:left w:val="none" w:sz="0" w:space="0" w:color="auto"/>
            <w:bottom w:val="none" w:sz="0" w:space="0" w:color="auto"/>
            <w:right w:val="none" w:sz="0" w:space="0" w:color="auto"/>
          </w:divBdr>
        </w:div>
        <w:div w:id="904685749">
          <w:marLeft w:val="480"/>
          <w:marRight w:val="0"/>
          <w:marTop w:val="0"/>
          <w:marBottom w:val="0"/>
          <w:divBdr>
            <w:top w:val="none" w:sz="0" w:space="0" w:color="auto"/>
            <w:left w:val="none" w:sz="0" w:space="0" w:color="auto"/>
            <w:bottom w:val="none" w:sz="0" w:space="0" w:color="auto"/>
            <w:right w:val="none" w:sz="0" w:space="0" w:color="auto"/>
          </w:divBdr>
        </w:div>
        <w:div w:id="936212726">
          <w:marLeft w:val="480"/>
          <w:marRight w:val="0"/>
          <w:marTop w:val="0"/>
          <w:marBottom w:val="0"/>
          <w:divBdr>
            <w:top w:val="none" w:sz="0" w:space="0" w:color="auto"/>
            <w:left w:val="none" w:sz="0" w:space="0" w:color="auto"/>
            <w:bottom w:val="none" w:sz="0" w:space="0" w:color="auto"/>
            <w:right w:val="none" w:sz="0" w:space="0" w:color="auto"/>
          </w:divBdr>
        </w:div>
        <w:div w:id="1003701595">
          <w:marLeft w:val="480"/>
          <w:marRight w:val="0"/>
          <w:marTop w:val="0"/>
          <w:marBottom w:val="0"/>
          <w:divBdr>
            <w:top w:val="none" w:sz="0" w:space="0" w:color="auto"/>
            <w:left w:val="none" w:sz="0" w:space="0" w:color="auto"/>
            <w:bottom w:val="none" w:sz="0" w:space="0" w:color="auto"/>
            <w:right w:val="none" w:sz="0" w:space="0" w:color="auto"/>
          </w:divBdr>
        </w:div>
        <w:div w:id="1066538742">
          <w:marLeft w:val="480"/>
          <w:marRight w:val="0"/>
          <w:marTop w:val="0"/>
          <w:marBottom w:val="0"/>
          <w:divBdr>
            <w:top w:val="none" w:sz="0" w:space="0" w:color="auto"/>
            <w:left w:val="none" w:sz="0" w:space="0" w:color="auto"/>
            <w:bottom w:val="none" w:sz="0" w:space="0" w:color="auto"/>
            <w:right w:val="none" w:sz="0" w:space="0" w:color="auto"/>
          </w:divBdr>
        </w:div>
        <w:div w:id="1068648978">
          <w:marLeft w:val="480"/>
          <w:marRight w:val="0"/>
          <w:marTop w:val="0"/>
          <w:marBottom w:val="0"/>
          <w:divBdr>
            <w:top w:val="none" w:sz="0" w:space="0" w:color="auto"/>
            <w:left w:val="none" w:sz="0" w:space="0" w:color="auto"/>
            <w:bottom w:val="none" w:sz="0" w:space="0" w:color="auto"/>
            <w:right w:val="none" w:sz="0" w:space="0" w:color="auto"/>
          </w:divBdr>
        </w:div>
        <w:div w:id="1095710296">
          <w:marLeft w:val="480"/>
          <w:marRight w:val="0"/>
          <w:marTop w:val="0"/>
          <w:marBottom w:val="0"/>
          <w:divBdr>
            <w:top w:val="none" w:sz="0" w:space="0" w:color="auto"/>
            <w:left w:val="none" w:sz="0" w:space="0" w:color="auto"/>
            <w:bottom w:val="none" w:sz="0" w:space="0" w:color="auto"/>
            <w:right w:val="none" w:sz="0" w:space="0" w:color="auto"/>
          </w:divBdr>
        </w:div>
        <w:div w:id="1117023369">
          <w:marLeft w:val="480"/>
          <w:marRight w:val="0"/>
          <w:marTop w:val="0"/>
          <w:marBottom w:val="0"/>
          <w:divBdr>
            <w:top w:val="none" w:sz="0" w:space="0" w:color="auto"/>
            <w:left w:val="none" w:sz="0" w:space="0" w:color="auto"/>
            <w:bottom w:val="none" w:sz="0" w:space="0" w:color="auto"/>
            <w:right w:val="none" w:sz="0" w:space="0" w:color="auto"/>
          </w:divBdr>
        </w:div>
        <w:div w:id="1156726790">
          <w:marLeft w:val="480"/>
          <w:marRight w:val="0"/>
          <w:marTop w:val="0"/>
          <w:marBottom w:val="0"/>
          <w:divBdr>
            <w:top w:val="none" w:sz="0" w:space="0" w:color="auto"/>
            <w:left w:val="none" w:sz="0" w:space="0" w:color="auto"/>
            <w:bottom w:val="none" w:sz="0" w:space="0" w:color="auto"/>
            <w:right w:val="none" w:sz="0" w:space="0" w:color="auto"/>
          </w:divBdr>
        </w:div>
        <w:div w:id="1191264254">
          <w:marLeft w:val="480"/>
          <w:marRight w:val="0"/>
          <w:marTop w:val="0"/>
          <w:marBottom w:val="0"/>
          <w:divBdr>
            <w:top w:val="none" w:sz="0" w:space="0" w:color="auto"/>
            <w:left w:val="none" w:sz="0" w:space="0" w:color="auto"/>
            <w:bottom w:val="none" w:sz="0" w:space="0" w:color="auto"/>
            <w:right w:val="none" w:sz="0" w:space="0" w:color="auto"/>
          </w:divBdr>
        </w:div>
        <w:div w:id="1245839911">
          <w:marLeft w:val="480"/>
          <w:marRight w:val="0"/>
          <w:marTop w:val="0"/>
          <w:marBottom w:val="0"/>
          <w:divBdr>
            <w:top w:val="none" w:sz="0" w:space="0" w:color="auto"/>
            <w:left w:val="none" w:sz="0" w:space="0" w:color="auto"/>
            <w:bottom w:val="none" w:sz="0" w:space="0" w:color="auto"/>
            <w:right w:val="none" w:sz="0" w:space="0" w:color="auto"/>
          </w:divBdr>
        </w:div>
        <w:div w:id="1265916785">
          <w:marLeft w:val="480"/>
          <w:marRight w:val="0"/>
          <w:marTop w:val="0"/>
          <w:marBottom w:val="0"/>
          <w:divBdr>
            <w:top w:val="none" w:sz="0" w:space="0" w:color="auto"/>
            <w:left w:val="none" w:sz="0" w:space="0" w:color="auto"/>
            <w:bottom w:val="none" w:sz="0" w:space="0" w:color="auto"/>
            <w:right w:val="none" w:sz="0" w:space="0" w:color="auto"/>
          </w:divBdr>
        </w:div>
        <w:div w:id="1290088452">
          <w:marLeft w:val="480"/>
          <w:marRight w:val="0"/>
          <w:marTop w:val="0"/>
          <w:marBottom w:val="0"/>
          <w:divBdr>
            <w:top w:val="none" w:sz="0" w:space="0" w:color="auto"/>
            <w:left w:val="none" w:sz="0" w:space="0" w:color="auto"/>
            <w:bottom w:val="none" w:sz="0" w:space="0" w:color="auto"/>
            <w:right w:val="none" w:sz="0" w:space="0" w:color="auto"/>
          </w:divBdr>
        </w:div>
        <w:div w:id="1319961597">
          <w:marLeft w:val="480"/>
          <w:marRight w:val="0"/>
          <w:marTop w:val="0"/>
          <w:marBottom w:val="0"/>
          <w:divBdr>
            <w:top w:val="none" w:sz="0" w:space="0" w:color="auto"/>
            <w:left w:val="none" w:sz="0" w:space="0" w:color="auto"/>
            <w:bottom w:val="none" w:sz="0" w:space="0" w:color="auto"/>
            <w:right w:val="none" w:sz="0" w:space="0" w:color="auto"/>
          </w:divBdr>
        </w:div>
        <w:div w:id="1351758805">
          <w:marLeft w:val="480"/>
          <w:marRight w:val="0"/>
          <w:marTop w:val="0"/>
          <w:marBottom w:val="0"/>
          <w:divBdr>
            <w:top w:val="none" w:sz="0" w:space="0" w:color="auto"/>
            <w:left w:val="none" w:sz="0" w:space="0" w:color="auto"/>
            <w:bottom w:val="none" w:sz="0" w:space="0" w:color="auto"/>
            <w:right w:val="none" w:sz="0" w:space="0" w:color="auto"/>
          </w:divBdr>
        </w:div>
        <w:div w:id="1390957821">
          <w:marLeft w:val="480"/>
          <w:marRight w:val="0"/>
          <w:marTop w:val="0"/>
          <w:marBottom w:val="0"/>
          <w:divBdr>
            <w:top w:val="none" w:sz="0" w:space="0" w:color="auto"/>
            <w:left w:val="none" w:sz="0" w:space="0" w:color="auto"/>
            <w:bottom w:val="none" w:sz="0" w:space="0" w:color="auto"/>
            <w:right w:val="none" w:sz="0" w:space="0" w:color="auto"/>
          </w:divBdr>
        </w:div>
        <w:div w:id="1426030543">
          <w:marLeft w:val="480"/>
          <w:marRight w:val="0"/>
          <w:marTop w:val="0"/>
          <w:marBottom w:val="0"/>
          <w:divBdr>
            <w:top w:val="none" w:sz="0" w:space="0" w:color="auto"/>
            <w:left w:val="none" w:sz="0" w:space="0" w:color="auto"/>
            <w:bottom w:val="none" w:sz="0" w:space="0" w:color="auto"/>
            <w:right w:val="none" w:sz="0" w:space="0" w:color="auto"/>
          </w:divBdr>
        </w:div>
        <w:div w:id="1558512294">
          <w:marLeft w:val="480"/>
          <w:marRight w:val="0"/>
          <w:marTop w:val="0"/>
          <w:marBottom w:val="0"/>
          <w:divBdr>
            <w:top w:val="none" w:sz="0" w:space="0" w:color="auto"/>
            <w:left w:val="none" w:sz="0" w:space="0" w:color="auto"/>
            <w:bottom w:val="none" w:sz="0" w:space="0" w:color="auto"/>
            <w:right w:val="none" w:sz="0" w:space="0" w:color="auto"/>
          </w:divBdr>
        </w:div>
        <w:div w:id="1567955057">
          <w:marLeft w:val="480"/>
          <w:marRight w:val="0"/>
          <w:marTop w:val="0"/>
          <w:marBottom w:val="0"/>
          <w:divBdr>
            <w:top w:val="none" w:sz="0" w:space="0" w:color="auto"/>
            <w:left w:val="none" w:sz="0" w:space="0" w:color="auto"/>
            <w:bottom w:val="none" w:sz="0" w:space="0" w:color="auto"/>
            <w:right w:val="none" w:sz="0" w:space="0" w:color="auto"/>
          </w:divBdr>
        </w:div>
        <w:div w:id="1628897654">
          <w:marLeft w:val="480"/>
          <w:marRight w:val="0"/>
          <w:marTop w:val="0"/>
          <w:marBottom w:val="0"/>
          <w:divBdr>
            <w:top w:val="none" w:sz="0" w:space="0" w:color="auto"/>
            <w:left w:val="none" w:sz="0" w:space="0" w:color="auto"/>
            <w:bottom w:val="none" w:sz="0" w:space="0" w:color="auto"/>
            <w:right w:val="none" w:sz="0" w:space="0" w:color="auto"/>
          </w:divBdr>
        </w:div>
        <w:div w:id="1631781681">
          <w:marLeft w:val="480"/>
          <w:marRight w:val="0"/>
          <w:marTop w:val="0"/>
          <w:marBottom w:val="0"/>
          <w:divBdr>
            <w:top w:val="none" w:sz="0" w:space="0" w:color="auto"/>
            <w:left w:val="none" w:sz="0" w:space="0" w:color="auto"/>
            <w:bottom w:val="none" w:sz="0" w:space="0" w:color="auto"/>
            <w:right w:val="none" w:sz="0" w:space="0" w:color="auto"/>
          </w:divBdr>
        </w:div>
        <w:div w:id="1709144629">
          <w:marLeft w:val="480"/>
          <w:marRight w:val="0"/>
          <w:marTop w:val="0"/>
          <w:marBottom w:val="0"/>
          <w:divBdr>
            <w:top w:val="none" w:sz="0" w:space="0" w:color="auto"/>
            <w:left w:val="none" w:sz="0" w:space="0" w:color="auto"/>
            <w:bottom w:val="none" w:sz="0" w:space="0" w:color="auto"/>
            <w:right w:val="none" w:sz="0" w:space="0" w:color="auto"/>
          </w:divBdr>
        </w:div>
        <w:div w:id="1718775373">
          <w:marLeft w:val="480"/>
          <w:marRight w:val="0"/>
          <w:marTop w:val="0"/>
          <w:marBottom w:val="0"/>
          <w:divBdr>
            <w:top w:val="none" w:sz="0" w:space="0" w:color="auto"/>
            <w:left w:val="none" w:sz="0" w:space="0" w:color="auto"/>
            <w:bottom w:val="none" w:sz="0" w:space="0" w:color="auto"/>
            <w:right w:val="none" w:sz="0" w:space="0" w:color="auto"/>
          </w:divBdr>
        </w:div>
        <w:div w:id="1777671491">
          <w:marLeft w:val="480"/>
          <w:marRight w:val="0"/>
          <w:marTop w:val="0"/>
          <w:marBottom w:val="0"/>
          <w:divBdr>
            <w:top w:val="none" w:sz="0" w:space="0" w:color="auto"/>
            <w:left w:val="none" w:sz="0" w:space="0" w:color="auto"/>
            <w:bottom w:val="none" w:sz="0" w:space="0" w:color="auto"/>
            <w:right w:val="none" w:sz="0" w:space="0" w:color="auto"/>
          </w:divBdr>
        </w:div>
        <w:div w:id="1873227156">
          <w:marLeft w:val="480"/>
          <w:marRight w:val="0"/>
          <w:marTop w:val="0"/>
          <w:marBottom w:val="0"/>
          <w:divBdr>
            <w:top w:val="none" w:sz="0" w:space="0" w:color="auto"/>
            <w:left w:val="none" w:sz="0" w:space="0" w:color="auto"/>
            <w:bottom w:val="none" w:sz="0" w:space="0" w:color="auto"/>
            <w:right w:val="none" w:sz="0" w:space="0" w:color="auto"/>
          </w:divBdr>
        </w:div>
        <w:div w:id="1904215030">
          <w:marLeft w:val="480"/>
          <w:marRight w:val="0"/>
          <w:marTop w:val="0"/>
          <w:marBottom w:val="0"/>
          <w:divBdr>
            <w:top w:val="none" w:sz="0" w:space="0" w:color="auto"/>
            <w:left w:val="none" w:sz="0" w:space="0" w:color="auto"/>
            <w:bottom w:val="none" w:sz="0" w:space="0" w:color="auto"/>
            <w:right w:val="none" w:sz="0" w:space="0" w:color="auto"/>
          </w:divBdr>
        </w:div>
        <w:div w:id="1920484338">
          <w:marLeft w:val="480"/>
          <w:marRight w:val="0"/>
          <w:marTop w:val="0"/>
          <w:marBottom w:val="0"/>
          <w:divBdr>
            <w:top w:val="none" w:sz="0" w:space="0" w:color="auto"/>
            <w:left w:val="none" w:sz="0" w:space="0" w:color="auto"/>
            <w:bottom w:val="none" w:sz="0" w:space="0" w:color="auto"/>
            <w:right w:val="none" w:sz="0" w:space="0" w:color="auto"/>
          </w:divBdr>
        </w:div>
        <w:div w:id="1935631589">
          <w:marLeft w:val="480"/>
          <w:marRight w:val="0"/>
          <w:marTop w:val="0"/>
          <w:marBottom w:val="0"/>
          <w:divBdr>
            <w:top w:val="none" w:sz="0" w:space="0" w:color="auto"/>
            <w:left w:val="none" w:sz="0" w:space="0" w:color="auto"/>
            <w:bottom w:val="none" w:sz="0" w:space="0" w:color="auto"/>
            <w:right w:val="none" w:sz="0" w:space="0" w:color="auto"/>
          </w:divBdr>
        </w:div>
        <w:div w:id="1970233907">
          <w:marLeft w:val="480"/>
          <w:marRight w:val="0"/>
          <w:marTop w:val="0"/>
          <w:marBottom w:val="0"/>
          <w:divBdr>
            <w:top w:val="none" w:sz="0" w:space="0" w:color="auto"/>
            <w:left w:val="none" w:sz="0" w:space="0" w:color="auto"/>
            <w:bottom w:val="none" w:sz="0" w:space="0" w:color="auto"/>
            <w:right w:val="none" w:sz="0" w:space="0" w:color="auto"/>
          </w:divBdr>
        </w:div>
        <w:div w:id="1970895602">
          <w:marLeft w:val="480"/>
          <w:marRight w:val="0"/>
          <w:marTop w:val="0"/>
          <w:marBottom w:val="0"/>
          <w:divBdr>
            <w:top w:val="none" w:sz="0" w:space="0" w:color="auto"/>
            <w:left w:val="none" w:sz="0" w:space="0" w:color="auto"/>
            <w:bottom w:val="none" w:sz="0" w:space="0" w:color="auto"/>
            <w:right w:val="none" w:sz="0" w:space="0" w:color="auto"/>
          </w:divBdr>
        </w:div>
        <w:div w:id="2020888496">
          <w:marLeft w:val="480"/>
          <w:marRight w:val="0"/>
          <w:marTop w:val="0"/>
          <w:marBottom w:val="0"/>
          <w:divBdr>
            <w:top w:val="none" w:sz="0" w:space="0" w:color="auto"/>
            <w:left w:val="none" w:sz="0" w:space="0" w:color="auto"/>
            <w:bottom w:val="none" w:sz="0" w:space="0" w:color="auto"/>
            <w:right w:val="none" w:sz="0" w:space="0" w:color="auto"/>
          </w:divBdr>
        </w:div>
        <w:div w:id="2079358850">
          <w:marLeft w:val="480"/>
          <w:marRight w:val="0"/>
          <w:marTop w:val="0"/>
          <w:marBottom w:val="0"/>
          <w:divBdr>
            <w:top w:val="none" w:sz="0" w:space="0" w:color="auto"/>
            <w:left w:val="none" w:sz="0" w:space="0" w:color="auto"/>
            <w:bottom w:val="none" w:sz="0" w:space="0" w:color="auto"/>
            <w:right w:val="none" w:sz="0" w:space="0" w:color="auto"/>
          </w:divBdr>
        </w:div>
        <w:div w:id="2080008152">
          <w:marLeft w:val="480"/>
          <w:marRight w:val="0"/>
          <w:marTop w:val="0"/>
          <w:marBottom w:val="0"/>
          <w:divBdr>
            <w:top w:val="none" w:sz="0" w:space="0" w:color="auto"/>
            <w:left w:val="none" w:sz="0" w:space="0" w:color="auto"/>
            <w:bottom w:val="none" w:sz="0" w:space="0" w:color="auto"/>
            <w:right w:val="none" w:sz="0" w:space="0" w:color="auto"/>
          </w:divBdr>
        </w:div>
        <w:div w:id="2085832457">
          <w:marLeft w:val="480"/>
          <w:marRight w:val="0"/>
          <w:marTop w:val="0"/>
          <w:marBottom w:val="0"/>
          <w:divBdr>
            <w:top w:val="none" w:sz="0" w:space="0" w:color="auto"/>
            <w:left w:val="none" w:sz="0" w:space="0" w:color="auto"/>
            <w:bottom w:val="none" w:sz="0" w:space="0" w:color="auto"/>
            <w:right w:val="none" w:sz="0" w:space="0" w:color="auto"/>
          </w:divBdr>
        </w:div>
        <w:div w:id="2095589582">
          <w:marLeft w:val="480"/>
          <w:marRight w:val="0"/>
          <w:marTop w:val="0"/>
          <w:marBottom w:val="0"/>
          <w:divBdr>
            <w:top w:val="none" w:sz="0" w:space="0" w:color="auto"/>
            <w:left w:val="none" w:sz="0" w:space="0" w:color="auto"/>
            <w:bottom w:val="none" w:sz="0" w:space="0" w:color="auto"/>
            <w:right w:val="none" w:sz="0" w:space="0" w:color="auto"/>
          </w:divBdr>
        </w:div>
        <w:div w:id="2096003553">
          <w:marLeft w:val="480"/>
          <w:marRight w:val="0"/>
          <w:marTop w:val="0"/>
          <w:marBottom w:val="0"/>
          <w:divBdr>
            <w:top w:val="none" w:sz="0" w:space="0" w:color="auto"/>
            <w:left w:val="none" w:sz="0" w:space="0" w:color="auto"/>
            <w:bottom w:val="none" w:sz="0" w:space="0" w:color="auto"/>
            <w:right w:val="none" w:sz="0" w:space="0" w:color="auto"/>
          </w:divBdr>
        </w:div>
        <w:div w:id="2111315392">
          <w:marLeft w:val="480"/>
          <w:marRight w:val="0"/>
          <w:marTop w:val="0"/>
          <w:marBottom w:val="0"/>
          <w:divBdr>
            <w:top w:val="none" w:sz="0" w:space="0" w:color="auto"/>
            <w:left w:val="none" w:sz="0" w:space="0" w:color="auto"/>
            <w:bottom w:val="none" w:sz="0" w:space="0" w:color="auto"/>
            <w:right w:val="none" w:sz="0" w:space="0" w:color="auto"/>
          </w:divBdr>
        </w:div>
      </w:divsChild>
    </w:div>
    <w:div w:id="695693922">
      <w:bodyDiv w:val="1"/>
      <w:marLeft w:val="0"/>
      <w:marRight w:val="0"/>
      <w:marTop w:val="0"/>
      <w:marBottom w:val="0"/>
      <w:divBdr>
        <w:top w:val="none" w:sz="0" w:space="0" w:color="auto"/>
        <w:left w:val="none" w:sz="0" w:space="0" w:color="auto"/>
        <w:bottom w:val="none" w:sz="0" w:space="0" w:color="auto"/>
        <w:right w:val="none" w:sz="0" w:space="0" w:color="auto"/>
      </w:divBdr>
      <w:divsChild>
        <w:div w:id="63258821">
          <w:marLeft w:val="480"/>
          <w:marRight w:val="0"/>
          <w:marTop w:val="0"/>
          <w:marBottom w:val="0"/>
          <w:divBdr>
            <w:top w:val="none" w:sz="0" w:space="0" w:color="auto"/>
            <w:left w:val="none" w:sz="0" w:space="0" w:color="auto"/>
            <w:bottom w:val="none" w:sz="0" w:space="0" w:color="auto"/>
            <w:right w:val="none" w:sz="0" w:space="0" w:color="auto"/>
          </w:divBdr>
        </w:div>
        <w:div w:id="69080887">
          <w:marLeft w:val="480"/>
          <w:marRight w:val="0"/>
          <w:marTop w:val="0"/>
          <w:marBottom w:val="0"/>
          <w:divBdr>
            <w:top w:val="none" w:sz="0" w:space="0" w:color="auto"/>
            <w:left w:val="none" w:sz="0" w:space="0" w:color="auto"/>
            <w:bottom w:val="none" w:sz="0" w:space="0" w:color="auto"/>
            <w:right w:val="none" w:sz="0" w:space="0" w:color="auto"/>
          </w:divBdr>
        </w:div>
        <w:div w:id="118427120">
          <w:marLeft w:val="480"/>
          <w:marRight w:val="0"/>
          <w:marTop w:val="0"/>
          <w:marBottom w:val="0"/>
          <w:divBdr>
            <w:top w:val="none" w:sz="0" w:space="0" w:color="auto"/>
            <w:left w:val="none" w:sz="0" w:space="0" w:color="auto"/>
            <w:bottom w:val="none" w:sz="0" w:space="0" w:color="auto"/>
            <w:right w:val="none" w:sz="0" w:space="0" w:color="auto"/>
          </w:divBdr>
        </w:div>
        <w:div w:id="168377614">
          <w:marLeft w:val="480"/>
          <w:marRight w:val="0"/>
          <w:marTop w:val="0"/>
          <w:marBottom w:val="0"/>
          <w:divBdr>
            <w:top w:val="none" w:sz="0" w:space="0" w:color="auto"/>
            <w:left w:val="none" w:sz="0" w:space="0" w:color="auto"/>
            <w:bottom w:val="none" w:sz="0" w:space="0" w:color="auto"/>
            <w:right w:val="none" w:sz="0" w:space="0" w:color="auto"/>
          </w:divBdr>
        </w:div>
        <w:div w:id="265384325">
          <w:marLeft w:val="480"/>
          <w:marRight w:val="0"/>
          <w:marTop w:val="0"/>
          <w:marBottom w:val="0"/>
          <w:divBdr>
            <w:top w:val="none" w:sz="0" w:space="0" w:color="auto"/>
            <w:left w:val="none" w:sz="0" w:space="0" w:color="auto"/>
            <w:bottom w:val="none" w:sz="0" w:space="0" w:color="auto"/>
            <w:right w:val="none" w:sz="0" w:space="0" w:color="auto"/>
          </w:divBdr>
        </w:div>
        <w:div w:id="335957794">
          <w:marLeft w:val="480"/>
          <w:marRight w:val="0"/>
          <w:marTop w:val="0"/>
          <w:marBottom w:val="0"/>
          <w:divBdr>
            <w:top w:val="none" w:sz="0" w:space="0" w:color="auto"/>
            <w:left w:val="none" w:sz="0" w:space="0" w:color="auto"/>
            <w:bottom w:val="none" w:sz="0" w:space="0" w:color="auto"/>
            <w:right w:val="none" w:sz="0" w:space="0" w:color="auto"/>
          </w:divBdr>
        </w:div>
        <w:div w:id="350492812">
          <w:marLeft w:val="480"/>
          <w:marRight w:val="0"/>
          <w:marTop w:val="0"/>
          <w:marBottom w:val="0"/>
          <w:divBdr>
            <w:top w:val="none" w:sz="0" w:space="0" w:color="auto"/>
            <w:left w:val="none" w:sz="0" w:space="0" w:color="auto"/>
            <w:bottom w:val="none" w:sz="0" w:space="0" w:color="auto"/>
            <w:right w:val="none" w:sz="0" w:space="0" w:color="auto"/>
          </w:divBdr>
        </w:div>
        <w:div w:id="357582964">
          <w:marLeft w:val="480"/>
          <w:marRight w:val="0"/>
          <w:marTop w:val="0"/>
          <w:marBottom w:val="0"/>
          <w:divBdr>
            <w:top w:val="none" w:sz="0" w:space="0" w:color="auto"/>
            <w:left w:val="none" w:sz="0" w:space="0" w:color="auto"/>
            <w:bottom w:val="none" w:sz="0" w:space="0" w:color="auto"/>
            <w:right w:val="none" w:sz="0" w:space="0" w:color="auto"/>
          </w:divBdr>
        </w:div>
        <w:div w:id="376320964">
          <w:marLeft w:val="480"/>
          <w:marRight w:val="0"/>
          <w:marTop w:val="0"/>
          <w:marBottom w:val="0"/>
          <w:divBdr>
            <w:top w:val="none" w:sz="0" w:space="0" w:color="auto"/>
            <w:left w:val="none" w:sz="0" w:space="0" w:color="auto"/>
            <w:bottom w:val="none" w:sz="0" w:space="0" w:color="auto"/>
            <w:right w:val="none" w:sz="0" w:space="0" w:color="auto"/>
          </w:divBdr>
        </w:div>
        <w:div w:id="386102083">
          <w:marLeft w:val="480"/>
          <w:marRight w:val="0"/>
          <w:marTop w:val="0"/>
          <w:marBottom w:val="0"/>
          <w:divBdr>
            <w:top w:val="none" w:sz="0" w:space="0" w:color="auto"/>
            <w:left w:val="none" w:sz="0" w:space="0" w:color="auto"/>
            <w:bottom w:val="none" w:sz="0" w:space="0" w:color="auto"/>
            <w:right w:val="none" w:sz="0" w:space="0" w:color="auto"/>
          </w:divBdr>
        </w:div>
        <w:div w:id="498469484">
          <w:marLeft w:val="480"/>
          <w:marRight w:val="0"/>
          <w:marTop w:val="0"/>
          <w:marBottom w:val="0"/>
          <w:divBdr>
            <w:top w:val="none" w:sz="0" w:space="0" w:color="auto"/>
            <w:left w:val="none" w:sz="0" w:space="0" w:color="auto"/>
            <w:bottom w:val="none" w:sz="0" w:space="0" w:color="auto"/>
            <w:right w:val="none" w:sz="0" w:space="0" w:color="auto"/>
          </w:divBdr>
        </w:div>
        <w:div w:id="519198007">
          <w:marLeft w:val="480"/>
          <w:marRight w:val="0"/>
          <w:marTop w:val="0"/>
          <w:marBottom w:val="0"/>
          <w:divBdr>
            <w:top w:val="none" w:sz="0" w:space="0" w:color="auto"/>
            <w:left w:val="none" w:sz="0" w:space="0" w:color="auto"/>
            <w:bottom w:val="none" w:sz="0" w:space="0" w:color="auto"/>
            <w:right w:val="none" w:sz="0" w:space="0" w:color="auto"/>
          </w:divBdr>
        </w:div>
        <w:div w:id="609557197">
          <w:marLeft w:val="480"/>
          <w:marRight w:val="0"/>
          <w:marTop w:val="0"/>
          <w:marBottom w:val="0"/>
          <w:divBdr>
            <w:top w:val="none" w:sz="0" w:space="0" w:color="auto"/>
            <w:left w:val="none" w:sz="0" w:space="0" w:color="auto"/>
            <w:bottom w:val="none" w:sz="0" w:space="0" w:color="auto"/>
            <w:right w:val="none" w:sz="0" w:space="0" w:color="auto"/>
          </w:divBdr>
        </w:div>
        <w:div w:id="663582881">
          <w:marLeft w:val="480"/>
          <w:marRight w:val="0"/>
          <w:marTop w:val="0"/>
          <w:marBottom w:val="0"/>
          <w:divBdr>
            <w:top w:val="none" w:sz="0" w:space="0" w:color="auto"/>
            <w:left w:val="none" w:sz="0" w:space="0" w:color="auto"/>
            <w:bottom w:val="none" w:sz="0" w:space="0" w:color="auto"/>
            <w:right w:val="none" w:sz="0" w:space="0" w:color="auto"/>
          </w:divBdr>
        </w:div>
        <w:div w:id="680164954">
          <w:marLeft w:val="480"/>
          <w:marRight w:val="0"/>
          <w:marTop w:val="0"/>
          <w:marBottom w:val="0"/>
          <w:divBdr>
            <w:top w:val="none" w:sz="0" w:space="0" w:color="auto"/>
            <w:left w:val="none" w:sz="0" w:space="0" w:color="auto"/>
            <w:bottom w:val="none" w:sz="0" w:space="0" w:color="auto"/>
            <w:right w:val="none" w:sz="0" w:space="0" w:color="auto"/>
          </w:divBdr>
        </w:div>
        <w:div w:id="689836441">
          <w:marLeft w:val="480"/>
          <w:marRight w:val="0"/>
          <w:marTop w:val="0"/>
          <w:marBottom w:val="0"/>
          <w:divBdr>
            <w:top w:val="none" w:sz="0" w:space="0" w:color="auto"/>
            <w:left w:val="none" w:sz="0" w:space="0" w:color="auto"/>
            <w:bottom w:val="none" w:sz="0" w:space="0" w:color="auto"/>
            <w:right w:val="none" w:sz="0" w:space="0" w:color="auto"/>
          </w:divBdr>
        </w:div>
        <w:div w:id="750083096">
          <w:marLeft w:val="480"/>
          <w:marRight w:val="0"/>
          <w:marTop w:val="0"/>
          <w:marBottom w:val="0"/>
          <w:divBdr>
            <w:top w:val="none" w:sz="0" w:space="0" w:color="auto"/>
            <w:left w:val="none" w:sz="0" w:space="0" w:color="auto"/>
            <w:bottom w:val="none" w:sz="0" w:space="0" w:color="auto"/>
            <w:right w:val="none" w:sz="0" w:space="0" w:color="auto"/>
          </w:divBdr>
        </w:div>
        <w:div w:id="781726282">
          <w:marLeft w:val="480"/>
          <w:marRight w:val="0"/>
          <w:marTop w:val="0"/>
          <w:marBottom w:val="0"/>
          <w:divBdr>
            <w:top w:val="none" w:sz="0" w:space="0" w:color="auto"/>
            <w:left w:val="none" w:sz="0" w:space="0" w:color="auto"/>
            <w:bottom w:val="none" w:sz="0" w:space="0" w:color="auto"/>
            <w:right w:val="none" w:sz="0" w:space="0" w:color="auto"/>
          </w:divBdr>
        </w:div>
        <w:div w:id="792753639">
          <w:marLeft w:val="480"/>
          <w:marRight w:val="0"/>
          <w:marTop w:val="0"/>
          <w:marBottom w:val="0"/>
          <w:divBdr>
            <w:top w:val="none" w:sz="0" w:space="0" w:color="auto"/>
            <w:left w:val="none" w:sz="0" w:space="0" w:color="auto"/>
            <w:bottom w:val="none" w:sz="0" w:space="0" w:color="auto"/>
            <w:right w:val="none" w:sz="0" w:space="0" w:color="auto"/>
          </w:divBdr>
        </w:div>
        <w:div w:id="851796771">
          <w:marLeft w:val="480"/>
          <w:marRight w:val="0"/>
          <w:marTop w:val="0"/>
          <w:marBottom w:val="0"/>
          <w:divBdr>
            <w:top w:val="none" w:sz="0" w:space="0" w:color="auto"/>
            <w:left w:val="none" w:sz="0" w:space="0" w:color="auto"/>
            <w:bottom w:val="none" w:sz="0" w:space="0" w:color="auto"/>
            <w:right w:val="none" w:sz="0" w:space="0" w:color="auto"/>
          </w:divBdr>
        </w:div>
        <w:div w:id="904416997">
          <w:marLeft w:val="480"/>
          <w:marRight w:val="0"/>
          <w:marTop w:val="0"/>
          <w:marBottom w:val="0"/>
          <w:divBdr>
            <w:top w:val="none" w:sz="0" w:space="0" w:color="auto"/>
            <w:left w:val="none" w:sz="0" w:space="0" w:color="auto"/>
            <w:bottom w:val="none" w:sz="0" w:space="0" w:color="auto"/>
            <w:right w:val="none" w:sz="0" w:space="0" w:color="auto"/>
          </w:divBdr>
        </w:div>
        <w:div w:id="1043561822">
          <w:marLeft w:val="480"/>
          <w:marRight w:val="0"/>
          <w:marTop w:val="0"/>
          <w:marBottom w:val="0"/>
          <w:divBdr>
            <w:top w:val="none" w:sz="0" w:space="0" w:color="auto"/>
            <w:left w:val="none" w:sz="0" w:space="0" w:color="auto"/>
            <w:bottom w:val="none" w:sz="0" w:space="0" w:color="auto"/>
            <w:right w:val="none" w:sz="0" w:space="0" w:color="auto"/>
          </w:divBdr>
        </w:div>
        <w:div w:id="1055155214">
          <w:marLeft w:val="480"/>
          <w:marRight w:val="0"/>
          <w:marTop w:val="0"/>
          <w:marBottom w:val="0"/>
          <w:divBdr>
            <w:top w:val="none" w:sz="0" w:space="0" w:color="auto"/>
            <w:left w:val="none" w:sz="0" w:space="0" w:color="auto"/>
            <w:bottom w:val="none" w:sz="0" w:space="0" w:color="auto"/>
            <w:right w:val="none" w:sz="0" w:space="0" w:color="auto"/>
          </w:divBdr>
        </w:div>
        <w:div w:id="1081635559">
          <w:marLeft w:val="480"/>
          <w:marRight w:val="0"/>
          <w:marTop w:val="0"/>
          <w:marBottom w:val="0"/>
          <w:divBdr>
            <w:top w:val="none" w:sz="0" w:space="0" w:color="auto"/>
            <w:left w:val="none" w:sz="0" w:space="0" w:color="auto"/>
            <w:bottom w:val="none" w:sz="0" w:space="0" w:color="auto"/>
            <w:right w:val="none" w:sz="0" w:space="0" w:color="auto"/>
          </w:divBdr>
        </w:div>
        <w:div w:id="1102184929">
          <w:marLeft w:val="480"/>
          <w:marRight w:val="0"/>
          <w:marTop w:val="0"/>
          <w:marBottom w:val="0"/>
          <w:divBdr>
            <w:top w:val="none" w:sz="0" w:space="0" w:color="auto"/>
            <w:left w:val="none" w:sz="0" w:space="0" w:color="auto"/>
            <w:bottom w:val="none" w:sz="0" w:space="0" w:color="auto"/>
            <w:right w:val="none" w:sz="0" w:space="0" w:color="auto"/>
          </w:divBdr>
        </w:div>
        <w:div w:id="1125468469">
          <w:marLeft w:val="480"/>
          <w:marRight w:val="0"/>
          <w:marTop w:val="0"/>
          <w:marBottom w:val="0"/>
          <w:divBdr>
            <w:top w:val="none" w:sz="0" w:space="0" w:color="auto"/>
            <w:left w:val="none" w:sz="0" w:space="0" w:color="auto"/>
            <w:bottom w:val="none" w:sz="0" w:space="0" w:color="auto"/>
            <w:right w:val="none" w:sz="0" w:space="0" w:color="auto"/>
          </w:divBdr>
        </w:div>
        <w:div w:id="1177422971">
          <w:marLeft w:val="480"/>
          <w:marRight w:val="0"/>
          <w:marTop w:val="0"/>
          <w:marBottom w:val="0"/>
          <w:divBdr>
            <w:top w:val="none" w:sz="0" w:space="0" w:color="auto"/>
            <w:left w:val="none" w:sz="0" w:space="0" w:color="auto"/>
            <w:bottom w:val="none" w:sz="0" w:space="0" w:color="auto"/>
            <w:right w:val="none" w:sz="0" w:space="0" w:color="auto"/>
          </w:divBdr>
        </w:div>
        <w:div w:id="1190679850">
          <w:marLeft w:val="480"/>
          <w:marRight w:val="0"/>
          <w:marTop w:val="0"/>
          <w:marBottom w:val="0"/>
          <w:divBdr>
            <w:top w:val="none" w:sz="0" w:space="0" w:color="auto"/>
            <w:left w:val="none" w:sz="0" w:space="0" w:color="auto"/>
            <w:bottom w:val="none" w:sz="0" w:space="0" w:color="auto"/>
            <w:right w:val="none" w:sz="0" w:space="0" w:color="auto"/>
          </w:divBdr>
        </w:div>
        <w:div w:id="1246113174">
          <w:marLeft w:val="480"/>
          <w:marRight w:val="0"/>
          <w:marTop w:val="0"/>
          <w:marBottom w:val="0"/>
          <w:divBdr>
            <w:top w:val="none" w:sz="0" w:space="0" w:color="auto"/>
            <w:left w:val="none" w:sz="0" w:space="0" w:color="auto"/>
            <w:bottom w:val="none" w:sz="0" w:space="0" w:color="auto"/>
            <w:right w:val="none" w:sz="0" w:space="0" w:color="auto"/>
          </w:divBdr>
        </w:div>
        <w:div w:id="1250312910">
          <w:marLeft w:val="480"/>
          <w:marRight w:val="0"/>
          <w:marTop w:val="0"/>
          <w:marBottom w:val="0"/>
          <w:divBdr>
            <w:top w:val="none" w:sz="0" w:space="0" w:color="auto"/>
            <w:left w:val="none" w:sz="0" w:space="0" w:color="auto"/>
            <w:bottom w:val="none" w:sz="0" w:space="0" w:color="auto"/>
            <w:right w:val="none" w:sz="0" w:space="0" w:color="auto"/>
          </w:divBdr>
        </w:div>
        <w:div w:id="1260530846">
          <w:marLeft w:val="480"/>
          <w:marRight w:val="0"/>
          <w:marTop w:val="0"/>
          <w:marBottom w:val="0"/>
          <w:divBdr>
            <w:top w:val="none" w:sz="0" w:space="0" w:color="auto"/>
            <w:left w:val="none" w:sz="0" w:space="0" w:color="auto"/>
            <w:bottom w:val="none" w:sz="0" w:space="0" w:color="auto"/>
            <w:right w:val="none" w:sz="0" w:space="0" w:color="auto"/>
          </w:divBdr>
        </w:div>
        <w:div w:id="1299990174">
          <w:marLeft w:val="480"/>
          <w:marRight w:val="0"/>
          <w:marTop w:val="0"/>
          <w:marBottom w:val="0"/>
          <w:divBdr>
            <w:top w:val="none" w:sz="0" w:space="0" w:color="auto"/>
            <w:left w:val="none" w:sz="0" w:space="0" w:color="auto"/>
            <w:bottom w:val="none" w:sz="0" w:space="0" w:color="auto"/>
            <w:right w:val="none" w:sz="0" w:space="0" w:color="auto"/>
          </w:divBdr>
        </w:div>
        <w:div w:id="1311250607">
          <w:marLeft w:val="480"/>
          <w:marRight w:val="0"/>
          <w:marTop w:val="0"/>
          <w:marBottom w:val="0"/>
          <w:divBdr>
            <w:top w:val="none" w:sz="0" w:space="0" w:color="auto"/>
            <w:left w:val="none" w:sz="0" w:space="0" w:color="auto"/>
            <w:bottom w:val="none" w:sz="0" w:space="0" w:color="auto"/>
            <w:right w:val="none" w:sz="0" w:space="0" w:color="auto"/>
          </w:divBdr>
        </w:div>
        <w:div w:id="1313221573">
          <w:marLeft w:val="480"/>
          <w:marRight w:val="0"/>
          <w:marTop w:val="0"/>
          <w:marBottom w:val="0"/>
          <w:divBdr>
            <w:top w:val="none" w:sz="0" w:space="0" w:color="auto"/>
            <w:left w:val="none" w:sz="0" w:space="0" w:color="auto"/>
            <w:bottom w:val="none" w:sz="0" w:space="0" w:color="auto"/>
            <w:right w:val="none" w:sz="0" w:space="0" w:color="auto"/>
          </w:divBdr>
        </w:div>
        <w:div w:id="1323579518">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435243489">
          <w:marLeft w:val="480"/>
          <w:marRight w:val="0"/>
          <w:marTop w:val="0"/>
          <w:marBottom w:val="0"/>
          <w:divBdr>
            <w:top w:val="none" w:sz="0" w:space="0" w:color="auto"/>
            <w:left w:val="none" w:sz="0" w:space="0" w:color="auto"/>
            <w:bottom w:val="none" w:sz="0" w:space="0" w:color="auto"/>
            <w:right w:val="none" w:sz="0" w:space="0" w:color="auto"/>
          </w:divBdr>
        </w:div>
        <w:div w:id="1444569923">
          <w:marLeft w:val="480"/>
          <w:marRight w:val="0"/>
          <w:marTop w:val="0"/>
          <w:marBottom w:val="0"/>
          <w:divBdr>
            <w:top w:val="none" w:sz="0" w:space="0" w:color="auto"/>
            <w:left w:val="none" w:sz="0" w:space="0" w:color="auto"/>
            <w:bottom w:val="none" w:sz="0" w:space="0" w:color="auto"/>
            <w:right w:val="none" w:sz="0" w:space="0" w:color="auto"/>
          </w:divBdr>
        </w:div>
        <w:div w:id="1458068702">
          <w:marLeft w:val="480"/>
          <w:marRight w:val="0"/>
          <w:marTop w:val="0"/>
          <w:marBottom w:val="0"/>
          <w:divBdr>
            <w:top w:val="none" w:sz="0" w:space="0" w:color="auto"/>
            <w:left w:val="none" w:sz="0" w:space="0" w:color="auto"/>
            <w:bottom w:val="none" w:sz="0" w:space="0" w:color="auto"/>
            <w:right w:val="none" w:sz="0" w:space="0" w:color="auto"/>
          </w:divBdr>
        </w:div>
        <w:div w:id="1482653342">
          <w:marLeft w:val="480"/>
          <w:marRight w:val="0"/>
          <w:marTop w:val="0"/>
          <w:marBottom w:val="0"/>
          <w:divBdr>
            <w:top w:val="none" w:sz="0" w:space="0" w:color="auto"/>
            <w:left w:val="none" w:sz="0" w:space="0" w:color="auto"/>
            <w:bottom w:val="none" w:sz="0" w:space="0" w:color="auto"/>
            <w:right w:val="none" w:sz="0" w:space="0" w:color="auto"/>
          </w:divBdr>
        </w:div>
        <w:div w:id="1614628577">
          <w:marLeft w:val="480"/>
          <w:marRight w:val="0"/>
          <w:marTop w:val="0"/>
          <w:marBottom w:val="0"/>
          <w:divBdr>
            <w:top w:val="none" w:sz="0" w:space="0" w:color="auto"/>
            <w:left w:val="none" w:sz="0" w:space="0" w:color="auto"/>
            <w:bottom w:val="none" w:sz="0" w:space="0" w:color="auto"/>
            <w:right w:val="none" w:sz="0" w:space="0" w:color="auto"/>
          </w:divBdr>
        </w:div>
        <w:div w:id="1616936901">
          <w:marLeft w:val="480"/>
          <w:marRight w:val="0"/>
          <w:marTop w:val="0"/>
          <w:marBottom w:val="0"/>
          <w:divBdr>
            <w:top w:val="none" w:sz="0" w:space="0" w:color="auto"/>
            <w:left w:val="none" w:sz="0" w:space="0" w:color="auto"/>
            <w:bottom w:val="none" w:sz="0" w:space="0" w:color="auto"/>
            <w:right w:val="none" w:sz="0" w:space="0" w:color="auto"/>
          </w:divBdr>
        </w:div>
        <w:div w:id="1649742157">
          <w:marLeft w:val="480"/>
          <w:marRight w:val="0"/>
          <w:marTop w:val="0"/>
          <w:marBottom w:val="0"/>
          <w:divBdr>
            <w:top w:val="none" w:sz="0" w:space="0" w:color="auto"/>
            <w:left w:val="none" w:sz="0" w:space="0" w:color="auto"/>
            <w:bottom w:val="none" w:sz="0" w:space="0" w:color="auto"/>
            <w:right w:val="none" w:sz="0" w:space="0" w:color="auto"/>
          </w:divBdr>
        </w:div>
        <w:div w:id="1653096423">
          <w:marLeft w:val="480"/>
          <w:marRight w:val="0"/>
          <w:marTop w:val="0"/>
          <w:marBottom w:val="0"/>
          <w:divBdr>
            <w:top w:val="none" w:sz="0" w:space="0" w:color="auto"/>
            <w:left w:val="none" w:sz="0" w:space="0" w:color="auto"/>
            <w:bottom w:val="none" w:sz="0" w:space="0" w:color="auto"/>
            <w:right w:val="none" w:sz="0" w:space="0" w:color="auto"/>
          </w:divBdr>
        </w:div>
        <w:div w:id="1682047227">
          <w:marLeft w:val="480"/>
          <w:marRight w:val="0"/>
          <w:marTop w:val="0"/>
          <w:marBottom w:val="0"/>
          <w:divBdr>
            <w:top w:val="none" w:sz="0" w:space="0" w:color="auto"/>
            <w:left w:val="none" w:sz="0" w:space="0" w:color="auto"/>
            <w:bottom w:val="none" w:sz="0" w:space="0" w:color="auto"/>
            <w:right w:val="none" w:sz="0" w:space="0" w:color="auto"/>
          </w:divBdr>
        </w:div>
        <w:div w:id="1713307691">
          <w:marLeft w:val="480"/>
          <w:marRight w:val="0"/>
          <w:marTop w:val="0"/>
          <w:marBottom w:val="0"/>
          <w:divBdr>
            <w:top w:val="none" w:sz="0" w:space="0" w:color="auto"/>
            <w:left w:val="none" w:sz="0" w:space="0" w:color="auto"/>
            <w:bottom w:val="none" w:sz="0" w:space="0" w:color="auto"/>
            <w:right w:val="none" w:sz="0" w:space="0" w:color="auto"/>
          </w:divBdr>
        </w:div>
        <w:div w:id="1785343700">
          <w:marLeft w:val="480"/>
          <w:marRight w:val="0"/>
          <w:marTop w:val="0"/>
          <w:marBottom w:val="0"/>
          <w:divBdr>
            <w:top w:val="none" w:sz="0" w:space="0" w:color="auto"/>
            <w:left w:val="none" w:sz="0" w:space="0" w:color="auto"/>
            <w:bottom w:val="none" w:sz="0" w:space="0" w:color="auto"/>
            <w:right w:val="none" w:sz="0" w:space="0" w:color="auto"/>
          </w:divBdr>
        </w:div>
        <w:div w:id="1863743818">
          <w:marLeft w:val="480"/>
          <w:marRight w:val="0"/>
          <w:marTop w:val="0"/>
          <w:marBottom w:val="0"/>
          <w:divBdr>
            <w:top w:val="none" w:sz="0" w:space="0" w:color="auto"/>
            <w:left w:val="none" w:sz="0" w:space="0" w:color="auto"/>
            <w:bottom w:val="none" w:sz="0" w:space="0" w:color="auto"/>
            <w:right w:val="none" w:sz="0" w:space="0" w:color="auto"/>
          </w:divBdr>
        </w:div>
        <w:div w:id="1882090712">
          <w:marLeft w:val="480"/>
          <w:marRight w:val="0"/>
          <w:marTop w:val="0"/>
          <w:marBottom w:val="0"/>
          <w:divBdr>
            <w:top w:val="none" w:sz="0" w:space="0" w:color="auto"/>
            <w:left w:val="none" w:sz="0" w:space="0" w:color="auto"/>
            <w:bottom w:val="none" w:sz="0" w:space="0" w:color="auto"/>
            <w:right w:val="none" w:sz="0" w:space="0" w:color="auto"/>
          </w:divBdr>
        </w:div>
        <w:div w:id="1925605236">
          <w:marLeft w:val="480"/>
          <w:marRight w:val="0"/>
          <w:marTop w:val="0"/>
          <w:marBottom w:val="0"/>
          <w:divBdr>
            <w:top w:val="none" w:sz="0" w:space="0" w:color="auto"/>
            <w:left w:val="none" w:sz="0" w:space="0" w:color="auto"/>
            <w:bottom w:val="none" w:sz="0" w:space="0" w:color="auto"/>
            <w:right w:val="none" w:sz="0" w:space="0" w:color="auto"/>
          </w:divBdr>
        </w:div>
        <w:div w:id="1953055148">
          <w:marLeft w:val="480"/>
          <w:marRight w:val="0"/>
          <w:marTop w:val="0"/>
          <w:marBottom w:val="0"/>
          <w:divBdr>
            <w:top w:val="none" w:sz="0" w:space="0" w:color="auto"/>
            <w:left w:val="none" w:sz="0" w:space="0" w:color="auto"/>
            <w:bottom w:val="none" w:sz="0" w:space="0" w:color="auto"/>
            <w:right w:val="none" w:sz="0" w:space="0" w:color="auto"/>
          </w:divBdr>
        </w:div>
        <w:div w:id="2005892681">
          <w:marLeft w:val="480"/>
          <w:marRight w:val="0"/>
          <w:marTop w:val="0"/>
          <w:marBottom w:val="0"/>
          <w:divBdr>
            <w:top w:val="none" w:sz="0" w:space="0" w:color="auto"/>
            <w:left w:val="none" w:sz="0" w:space="0" w:color="auto"/>
            <w:bottom w:val="none" w:sz="0" w:space="0" w:color="auto"/>
            <w:right w:val="none" w:sz="0" w:space="0" w:color="auto"/>
          </w:divBdr>
        </w:div>
        <w:div w:id="2033846812">
          <w:marLeft w:val="480"/>
          <w:marRight w:val="0"/>
          <w:marTop w:val="0"/>
          <w:marBottom w:val="0"/>
          <w:divBdr>
            <w:top w:val="none" w:sz="0" w:space="0" w:color="auto"/>
            <w:left w:val="none" w:sz="0" w:space="0" w:color="auto"/>
            <w:bottom w:val="none" w:sz="0" w:space="0" w:color="auto"/>
            <w:right w:val="none" w:sz="0" w:space="0" w:color="auto"/>
          </w:divBdr>
        </w:div>
        <w:div w:id="2091195405">
          <w:marLeft w:val="480"/>
          <w:marRight w:val="0"/>
          <w:marTop w:val="0"/>
          <w:marBottom w:val="0"/>
          <w:divBdr>
            <w:top w:val="none" w:sz="0" w:space="0" w:color="auto"/>
            <w:left w:val="none" w:sz="0" w:space="0" w:color="auto"/>
            <w:bottom w:val="none" w:sz="0" w:space="0" w:color="auto"/>
            <w:right w:val="none" w:sz="0" w:space="0" w:color="auto"/>
          </w:divBdr>
        </w:div>
        <w:div w:id="2102020114">
          <w:marLeft w:val="480"/>
          <w:marRight w:val="0"/>
          <w:marTop w:val="0"/>
          <w:marBottom w:val="0"/>
          <w:divBdr>
            <w:top w:val="none" w:sz="0" w:space="0" w:color="auto"/>
            <w:left w:val="none" w:sz="0" w:space="0" w:color="auto"/>
            <w:bottom w:val="none" w:sz="0" w:space="0" w:color="auto"/>
            <w:right w:val="none" w:sz="0" w:space="0" w:color="auto"/>
          </w:divBdr>
        </w:div>
        <w:div w:id="2115592719">
          <w:marLeft w:val="480"/>
          <w:marRight w:val="0"/>
          <w:marTop w:val="0"/>
          <w:marBottom w:val="0"/>
          <w:divBdr>
            <w:top w:val="none" w:sz="0" w:space="0" w:color="auto"/>
            <w:left w:val="none" w:sz="0" w:space="0" w:color="auto"/>
            <w:bottom w:val="none" w:sz="0" w:space="0" w:color="auto"/>
            <w:right w:val="none" w:sz="0" w:space="0" w:color="auto"/>
          </w:divBdr>
        </w:div>
        <w:div w:id="2137135952">
          <w:marLeft w:val="480"/>
          <w:marRight w:val="0"/>
          <w:marTop w:val="0"/>
          <w:marBottom w:val="0"/>
          <w:divBdr>
            <w:top w:val="none" w:sz="0" w:space="0" w:color="auto"/>
            <w:left w:val="none" w:sz="0" w:space="0" w:color="auto"/>
            <w:bottom w:val="none" w:sz="0" w:space="0" w:color="auto"/>
            <w:right w:val="none" w:sz="0" w:space="0" w:color="auto"/>
          </w:divBdr>
        </w:div>
      </w:divsChild>
    </w:div>
    <w:div w:id="698166970">
      <w:bodyDiv w:val="1"/>
      <w:marLeft w:val="0"/>
      <w:marRight w:val="0"/>
      <w:marTop w:val="0"/>
      <w:marBottom w:val="0"/>
      <w:divBdr>
        <w:top w:val="none" w:sz="0" w:space="0" w:color="auto"/>
        <w:left w:val="none" w:sz="0" w:space="0" w:color="auto"/>
        <w:bottom w:val="none" w:sz="0" w:space="0" w:color="auto"/>
        <w:right w:val="none" w:sz="0" w:space="0" w:color="auto"/>
      </w:divBdr>
      <w:divsChild>
        <w:div w:id="28847745">
          <w:marLeft w:val="480"/>
          <w:marRight w:val="0"/>
          <w:marTop w:val="0"/>
          <w:marBottom w:val="0"/>
          <w:divBdr>
            <w:top w:val="none" w:sz="0" w:space="0" w:color="auto"/>
            <w:left w:val="none" w:sz="0" w:space="0" w:color="auto"/>
            <w:bottom w:val="none" w:sz="0" w:space="0" w:color="auto"/>
            <w:right w:val="none" w:sz="0" w:space="0" w:color="auto"/>
          </w:divBdr>
        </w:div>
        <w:div w:id="70003294">
          <w:marLeft w:val="480"/>
          <w:marRight w:val="0"/>
          <w:marTop w:val="0"/>
          <w:marBottom w:val="0"/>
          <w:divBdr>
            <w:top w:val="none" w:sz="0" w:space="0" w:color="auto"/>
            <w:left w:val="none" w:sz="0" w:space="0" w:color="auto"/>
            <w:bottom w:val="none" w:sz="0" w:space="0" w:color="auto"/>
            <w:right w:val="none" w:sz="0" w:space="0" w:color="auto"/>
          </w:divBdr>
        </w:div>
        <w:div w:id="83232914">
          <w:marLeft w:val="480"/>
          <w:marRight w:val="0"/>
          <w:marTop w:val="0"/>
          <w:marBottom w:val="0"/>
          <w:divBdr>
            <w:top w:val="none" w:sz="0" w:space="0" w:color="auto"/>
            <w:left w:val="none" w:sz="0" w:space="0" w:color="auto"/>
            <w:bottom w:val="none" w:sz="0" w:space="0" w:color="auto"/>
            <w:right w:val="none" w:sz="0" w:space="0" w:color="auto"/>
          </w:divBdr>
        </w:div>
        <w:div w:id="96026175">
          <w:marLeft w:val="480"/>
          <w:marRight w:val="0"/>
          <w:marTop w:val="0"/>
          <w:marBottom w:val="0"/>
          <w:divBdr>
            <w:top w:val="none" w:sz="0" w:space="0" w:color="auto"/>
            <w:left w:val="none" w:sz="0" w:space="0" w:color="auto"/>
            <w:bottom w:val="none" w:sz="0" w:space="0" w:color="auto"/>
            <w:right w:val="none" w:sz="0" w:space="0" w:color="auto"/>
          </w:divBdr>
        </w:div>
        <w:div w:id="195001554">
          <w:marLeft w:val="480"/>
          <w:marRight w:val="0"/>
          <w:marTop w:val="0"/>
          <w:marBottom w:val="0"/>
          <w:divBdr>
            <w:top w:val="none" w:sz="0" w:space="0" w:color="auto"/>
            <w:left w:val="none" w:sz="0" w:space="0" w:color="auto"/>
            <w:bottom w:val="none" w:sz="0" w:space="0" w:color="auto"/>
            <w:right w:val="none" w:sz="0" w:space="0" w:color="auto"/>
          </w:divBdr>
        </w:div>
        <w:div w:id="209149177">
          <w:marLeft w:val="480"/>
          <w:marRight w:val="0"/>
          <w:marTop w:val="0"/>
          <w:marBottom w:val="0"/>
          <w:divBdr>
            <w:top w:val="none" w:sz="0" w:space="0" w:color="auto"/>
            <w:left w:val="none" w:sz="0" w:space="0" w:color="auto"/>
            <w:bottom w:val="none" w:sz="0" w:space="0" w:color="auto"/>
            <w:right w:val="none" w:sz="0" w:space="0" w:color="auto"/>
          </w:divBdr>
        </w:div>
        <w:div w:id="288779429">
          <w:marLeft w:val="480"/>
          <w:marRight w:val="0"/>
          <w:marTop w:val="0"/>
          <w:marBottom w:val="0"/>
          <w:divBdr>
            <w:top w:val="none" w:sz="0" w:space="0" w:color="auto"/>
            <w:left w:val="none" w:sz="0" w:space="0" w:color="auto"/>
            <w:bottom w:val="none" w:sz="0" w:space="0" w:color="auto"/>
            <w:right w:val="none" w:sz="0" w:space="0" w:color="auto"/>
          </w:divBdr>
        </w:div>
        <w:div w:id="313030654">
          <w:marLeft w:val="480"/>
          <w:marRight w:val="0"/>
          <w:marTop w:val="0"/>
          <w:marBottom w:val="0"/>
          <w:divBdr>
            <w:top w:val="none" w:sz="0" w:space="0" w:color="auto"/>
            <w:left w:val="none" w:sz="0" w:space="0" w:color="auto"/>
            <w:bottom w:val="none" w:sz="0" w:space="0" w:color="auto"/>
            <w:right w:val="none" w:sz="0" w:space="0" w:color="auto"/>
          </w:divBdr>
        </w:div>
        <w:div w:id="313534389">
          <w:marLeft w:val="480"/>
          <w:marRight w:val="0"/>
          <w:marTop w:val="0"/>
          <w:marBottom w:val="0"/>
          <w:divBdr>
            <w:top w:val="none" w:sz="0" w:space="0" w:color="auto"/>
            <w:left w:val="none" w:sz="0" w:space="0" w:color="auto"/>
            <w:bottom w:val="none" w:sz="0" w:space="0" w:color="auto"/>
            <w:right w:val="none" w:sz="0" w:space="0" w:color="auto"/>
          </w:divBdr>
        </w:div>
        <w:div w:id="384839201">
          <w:marLeft w:val="480"/>
          <w:marRight w:val="0"/>
          <w:marTop w:val="0"/>
          <w:marBottom w:val="0"/>
          <w:divBdr>
            <w:top w:val="none" w:sz="0" w:space="0" w:color="auto"/>
            <w:left w:val="none" w:sz="0" w:space="0" w:color="auto"/>
            <w:bottom w:val="none" w:sz="0" w:space="0" w:color="auto"/>
            <w:right w:val="none" w:sz="0" w:space="0" w:color="auto"/>
          </w:divBdr>
        </w:div>
        <w:div w:id="408960895">
          <w:marLeft w:val="480"/>
          <w:marRight w:val="0"/>
          <w:marTop w:val="0"/>
          <w:marBottom w:val="0"/>
          <w:divBdr>
            <w:top w:val="none" w:sz="0" w:space="0" w:color="auto"/>
            <w:left w:val="none" w:sz="0" w:space="0" w:color="auto"/>
            <w:bottom w:val="none" w:sz="0" w:space="0" w:color="auto"/>
            <w:right w:val="none" w:sz="0" w:space="0" w:color="auto"/>
          </w:divBdr>
        </w:div>
        <w:div w:id="475999643">
          <w:marLeft w:val="480"/>
          <w:marRight w:val="0"/>
          <w:marTop w:val="0"/>
          <w:marBottom w:val="0"/>
          <w:divBdr>
            <w:top w:val="none" w:sz="0" w:space="0" w:color="auto"/>
            <w:left w:val="none" w:sz="0" w:space="0" w:color="auto"/>
            <w:bottom w:val="none" w:sz="0" w:space="0" w:color="auto"/>
            <w:right w:val="none" w:sz="0" w:space="0" w:color="auto"/>
          </w:divBdr>
        </w:div>
        <w:div w:id="501748185">
          <w:marLeft w:val="480"/>
          <w:marRight w:val="0"/>
          <w:marTop w:val="0"/>
          <w:marBottom w:val="0"/>
          <w:divBdr>
            <w:top w:val="none" w:sz="0" w:space="0" w:color="auto"/>
            <w:left w:val="none" w:sz="0" w:space="0" w:color="auto"/>
            <w:bottom w:val="none" w:sz="0" w:space="0" w:color="auto"/>
            <w:right w:val="none" w:sz="0" w:space="0" w:color="auto"/>
          </w:divBdr>
        </w:div>
        <w:div w:id="537360031">
          <w:marLeft w:val="480"/>
          <w:marRight w:val="0"/>
          <w:marTop w:val="0"/>
          <w:marBottom w:val="0"/>
          <w:divBdr>
            <w:top w:val="none" w:sz="0" w:space="0" w:color="auto"/>
            <w:left w:val="none" w:sz="0" w:space="0" w:color="auto"/>
            <w:bottom w:val="none" w:sz="0" w:space="0" w:color="auto"/>
            <w:right w:val="none" w:sz="0" w:space="0" w:color="auto"/>
          </w:divBdr>
        </w:div>
        <w:div w:id="542446999">
          <w:marLeft w:val="480"/>
          <w:marRight w:val="0"/>
          <w:marTop w:val="0"/>
          <w:marBottom w:val="0"/>
          <w:divBdr>
            <w:top w:val="none" w:sz="0" w:space="0" w:color="auto"/>
            <w:left w:val="none" w:sz="0" w:space="0" w:color="auto"/>
            <w:bottom w:val="none" w:sz="0" w:space="0" w:color="auto"/>
            <w:right w:val="none" w:sz="0" w:space="0" w:color="auto"/>
          </w:divBdr>
        </w:div>
        <w:div w:id="544679940">
          <w:marLeft w:val="480"/>
          <w:marRight w:val="0"/>
          <w:marTop w:val="0"/>
          <w:marBottom w:val="0"/>
          <w:divBdr>
            <w:top w:val="none" w:sz="0" w:space="0" w:color="auto"/>
            <w:left w:val="none" w:sz="0" w:space="0" w:color="auto"/>
            <w:bottom w:val="none" w:sz="0" w:space="0" w:color="auto"/>
            <w:right w:val="none" w:sz="0" w:space="0" w:color="auto"/>
          </w:divBdr>
        </w:div>
        <w:div w:id="560598618">
          <w:marLeft w:val="480"/>
          <w:marRight w:val="0"/>
          <w:marTop w:val="0"/>
          <w:marBottom w:val="0"/>
          <w:divBdr>
            <w:top w:val="none" w:sz="0" w:space="0" w:color="auto"/>
            <w:left w:val="none" w:sz="0" w:space="0" w:color="auto"/>
            <w:bottom w:val="none" w:sz="0" w:space="0" w:color="auto"/>
            <w:right w:val="none" w:sz="0" w:space="0" w:color="auto"/>
          </w:divBdr>
        </w:div>
        <w:div w:id="608509320">
          <w:marLeft w:val="480"/>
          <w:marRight w:val="0"/>
          <w:marTop w:val="0"/>
          <w:marBottom w:val="0"/>
          <w:divBdr>
            <w:top w:val="none" w:sz="0" w:space="0" w:color="auto"/>
            <w:left w:val="none" w:sz="0" w:space="0" w:color="auto"/>
            <w:bottom w:val="none" w:sz="0" w:space="0" w:color="auto"/>
            <w:right w:val="none" w:sz="0" w:space="0" w:color="auto"/>
          </w:divBdr>
        </w:div>
        <w:div w:id="611321224">
          <w:marLeft w:val="480"/>
          <w:marRight w:val="0"/>
          <w:marTop w:val="0"/>
          <w:marBottom w:val="0"/>
          <w:divBdr>
            <w:top w:val="none" w:sz="0" w:space="0" w:color="auto"/>
            <w:left w:val="none" w:sz="0" w:space="0" w:color="auto"/>
            <w:bottom w:val="none" w:sz="0" w:space="0" w:color="auto"/>
            <w:right w:val="none" w:sz="0" w:space="0" w:color="auto"/>
          </w:divBdr>
        </w:div>
        <w:div w:id="619148111">
          <w:marLeft w:val="480"/>
          <w:marRight w:val="0"/>
          <w:marTop w:val="0"/>
          <w:marBottom w:val="0"/>
          <w:divBdr>
            <w:top w:val="none" w:sz="0" w:space="0" w:color="auto"/>
            <w:left w:val="none" w:sz="0" w:space="0" w:color="auto"/>
            <w:bottom w:val="none" w:sz="0" w:space="0" w:color="auto"/>
            <w:right w:val="none" w:sz="0" w:space="0" w:color="auto"/>
          </w:divBdr>
        </w:div>
        <w:div w:id="620576763">
          <w:marLeft w:val="480"/>
          <w:marRight w:val="0"/>
          <w:marTop w:val="0"/>
          <w:marBottom w:val="0"/>
          <w:divBdr>
            <w:top w:val="none" w:sz="0" w:space="0" w:color="auto"/>
            <w:left w:val="none" w:sz="0" w:space="0" w:color="auto"/>
            <w:bottom w:val="none" w:sz="0" w:space="0" w:color="auto"/>
            <w:right w:val="none" w:sz="0" w:space="0" w:color="auto"/>
          </w:divBdr>
        </w:div>
        <w:div w:id="706299985">
          <w:marLeft w:val="480"/>
          <w:marRight w:val="0"/>
          <w:marTop w:val="0"/>
          <w:marBottom w:val="0"/>
          <w:divBdr>
            <w:top w:val="none" w:sz="0" w:space="0" w:color="auto"/>
            <w:left w:val="none" w:sz="0" w:space="0" w:color="auto"/>
            <w:bottom w:val="none" w:sz="0" w:space="0" w:color="auto"/>
            <w:right w:val="none" w:sz="0" w:space="0" w:color="auto"/>
          </w:divBdr>
        </w:div>
        <w:div w:id="746734788">
          <w:marLeft w:val="480"/>
          <w:marRight w:val="0"/>
          <w:marTop w:val="0"/>
          <w:marBottom w:val="0"/>
          <w:divBdr>
            <w:top w:val="none" w:sz="0" w:space="0" w:color="auto"/>
            <w:left w:val="none" w:sz="0" w:space="0" w:color="auto"/>
            <w:bottom w:val="none" w:sz="0" w:space="0" w:color="auto"/>
            <w:right w:val="none" w:sz="0" w:space="0" w:color="auto"/>
          </w:divBdr>
        </w:div>
        <w:div w:id="761297294">
          <w:marLeft w:val="480"/>
          <w:marRight w:val="0"/>
          <w:marTop w:val="0"/>
          <w:marBottom w:val="0"/>
          <w:divBdr>
            <w:top w:val="none" w:sz="0" w:space="0" w:color="auto"/>
            <w:left w:val="none" w:sz="0" w:space="0" w:color="auto"/>
            <w:bottom w:val="none" w:sz="0" w:space="0" w:color="auto"/>
            <w:right w:val="none" w:sz="0" w:space="0" w:color="auto"/>
          </w:divBdr>
        </w:div>
        <w:div w:id="763572573">
          <w:marLeft w:val="480"/>
          <w:marRight w:val="0"/>
          <w:marTop w:val="0"/>
          <w:marBottom w:val="0"/>
          <w:divBdr>
            <w:top w:val="none" w:sz="0" w:space="0" w:color="auto"/>
            <w:left w:val="none" w:sz="0" w:space="0" w:color="auto"/>
            <w:bottom w:val="none" w:sz="0" w:space="0" w:color="auto"/>
            <w:right w:val="none" w:sz="0" w:space="0" w:color="auto"/>
          </w:divBdr>
        </w:div>
        <w:div w:id="811291870">
          <w:marLeft w:val="480"/>
          <w:marRight w:val="0"/>
          <w:marTop w:val="0"/>
          <w:marBottom w:val="0"/>
          <w:divBdr>
            <w:top w:val="none" w:sz="0" w:space="0" w:color="auto"/>
            <w:left w:val="none" w:sz="0" w:space="0" w:color="auto"/>
            <w:bottom w:val="none" w:sz="0" w:space="0" w:color="auto"/>
            <w:right w:val="none" w:sz="0" w:space="0" w:color="auto"/>
          </w:divBdr>
        </w:div>
        <w:div w:id="868184557">
          <w:marLeft w:val="480"/>
          <w:marRight w:val="0"/>
          <w:marTop w:val="0"/>
          <w:marBottom w:val="0"/>
          <w:divBdr>
            <w:top w:val="none" w:sz="0" w:space="0" w:color="auto"/>
            <w:left w:val="none" w:sz="0" w:space="0" w:color="auto"/>
            <w:bottom w:val="none" w:sz="0" w:space="0" w:color="auto"/>
            <w:right w:val="none" w:sz="0" w:space="0" w:color="auto"/>
          </w:divBdr>
        </w:div>
        <w:div w:id="919562777">
          <w:marLeft w:val="480"/>
          <w:marRight w:val="0"/>
          <w:marTop w:val="0"/>
          <w:marBottom w:val="0"/>
          <w:divBdr>
            <w:top w:val="none" w:sz="0" w:space="0" w:color="auto"/>
            <w:left w:val="none" w:sz="0" w:space="0" w:color="auto"/>
            <w:bottom w:val="none" w:sz="0" w:space="0" w:color="auto"/>
            <w:right w:val="none" w:sz="0" w:space="0" w:color="auto"/>
          </w:divBdr>
        </w:div>
        <w:div w:id="941303921">
          <w:marLeft w:val="480"/>
          <w:marRight w:val="0"/>
          <w:marTop w:val="0"/>
          <w:marBottom w:val="0"/>
          <w:divBdr>
            <w:top w:val="none" w:sz="0" w:space="0" w:color="auto"/>
            <w:left w:val="none" w:sz="0" w:space="0" w:color="auto"/>
            <w:bottom w:val="none" w:sz="0" w:space="0" w:color="auto"/>
            <w:right w:val="none" w:sz="0" w:space="0" w:color="auto"/>
          </w:divBdr>
        </w:div>
        <w:div w:id="942227211">
          <w:marLeft w:val="480"/>
          <w:marRight w:val="0"/>
          <w:marTop w:val="0"/>
          <w:marBottom w:val="0"/>
          <w:divBdr>
            <w:top w:val="none" w:sz="0" w:space="0" w:color="auto"/>
            <w:left w:val="none" w:sz="0" w:space="0" w:color="auto"/>
            <w:bottom w:val="none" w:sz="0" w:space="0" w:color="auto"/>
            <w:right w:val="none" w:sz="0" w:space="0" w:color="auto"/>
          </w:divBdr>
        </w:div>
        <w:div w:id="1033338092">
          <w:marLeft w:val="480"/>
          <w:marRight w:val="0"/>
          <w:marTop w:val="0"/>
          <w:marBottom w:val="0"/>
          <w:divBdr>
            <w:top w:val="none" w:sz="0" w:space="0" w:color="auto"/>
            <w:left w:val="none" w:sz="0" w:space="0" w:color="auto"/>
            <w:bottom w:val="none" w:sz="0" w:space="0" w:color="auto"/>
            <w:right w:val="none" w:sz="0" w:space="0" w:color="auto"/>
          </w:divBdr>
        </w:div>
        <w:div w:id="1034617153">
          <w:marLeft w:val="480"/>
          <w:marRight w:val="0"/>
          <w:marTop w:val="0"/>
          <w:marBottom w:val="0"/>
          <w:divBdr>
            <w:top w:val="none" w:sz="0" w:space="0" w:color="auto"/>
            <w:left w:val="none" w:sz="0" w:space="0" w:color="auto"/>
            <w:bottom w:val="none" w:sz="0" w:space="0" w:color="auto"/>
            <w:right w:val="none" w:sz="0" w:space="0" w:color="auto"/>
          </w:divBdr>
        </w:div>
        <w:div w:id="1051197842">
          <w:marLeft w:val="480"/>
          <w:marRight w:val="0"/>
          <w:marTop w:val="0"/>
          <w:marBottom w:val="0"/>
          <w:divBdr>
            <w:top w:val="none" w:sz="0" w:space="0" w:color="auto"/>
            <w:left w:val="none" w:sz="0" w:space="0" w:color="auto"/>
            <w:bottom w:val="none" w:sz="0" w:space="0" w:color="auto"/>
            <w:right w:val="none" w:sz="0" w:space="0" w:color="auto"/>
          </w:divBdr>
        </w:div>
        <w:div w:id="1059982669">
          <w:marLeft w:val="480"/>
          <w:marRight w:val="0"/>
          <w:marTop w:val="0"/>
          <w:marBottom w:val="0"/>
          <w:divBdr>
            <w:top w:val="none" w:sz="0" w:space="0" w:color="auto"/>
            <w:left w:val="none" w:sz="0" w:space="0" w:color="auto"/>
            <w:bottom w:val="none" w:sz="0" w:space="0" w:color="auto"/>
            <w:right w:val="none" w:sz="0" w:space="0" w:color="auto"/>
          </w:divBdr>
        </w:div>
        <w:div w:id="1061908840">
          <w:marLeft w:val="480"/>
          <w:marRight w:val="0"/>
          <w:marTop w:val="0"/>
          <w:marBottom w:val="0"/>
          <w:divBdr>
            <w:top w:val="none" w:sz="0" w:space="0" w:color="auto"/>
            <w:left w:val="none" w:sz="0" w:space="0" w:color="auto"/>
            <w:bottom w:val="none" w:sz="0" w:space="0" w:color="auto"/>
            <w:right w:val="none" w:sz="0" w:space="0" w:color="auto"/>
          </w:divBdr>
        </w:div>
        <w:div w:id="1085103249">
          <w:marLeft w:val="480"/>
          <w:marRight w:val="0"/>
          <w:marTop w:val="0"/>
          <w:marBottom w:val="0"/>
          <w:divBdr>
            <w:top w:val="none" w:sz="0" w:space="0" w:color="auto"/>
            <w:left w:val="none" w:sz="0" w:space="0" w:color="auto"/>
            <w:bottom w:val="none" w:sz="0" w:space="0" w:color="auto"/>
            <w:right w:val="none" w:sz="0" w:space="0" w:color="auto"/>
          </w:divBdr>
        </w:div>
        <w:div w:id="1120614348">
          <w:marLeft w:val="480"/>
          <w:marRight w:val="0"/>
          <w:marTop w:val="0"/>
          <w:marBottom w:val="0"/>
          <w:divBdr>
            <w:top w:val="none" w:sz="0" w:space="0" w:color="auto"/>
            <w:left w:val="none" w:sz="0" w:space="0" w:color="auto"/>
            <w:bottom w:val="none" w:sz="0" w:space="0" w:color="auto"/>
            <w:right w:val="none" w:sz="0" w:space="0" w:color="auto"/>
          </w:divBdr>
        </w:div>
        <w:div w:id="1133211939">
          <w:marLeft w:val="480"/>
          <w:marRight w:val="0"/>
          <w:marTop w:val="0"/>
          <w:marBottom w:val="0"/>
          <w:divBdr>
            <w:top w:val="none" w:sz="0" w:space="0" w:color="auto"/>
            <w:left w:val="none" w:sz="0" w:space="0" w:color="auto"/>
            <w:bottom w:val="none" w:sz="0" w:space="0" w:color="auto"/>
            <w:right w:val="none" w:sz="0" w:space="0" w:color="auto"/>
          </w:divBdr>
        </w:div>
        <w:div w:id="1149706898">
          <w:marLeft w:val="480"/>
          <w:marRight w:val="0"/>
          <w:marTop w:val="0"/>
          <w:marBottom w:val="0"/>
          <w:divBdr>
            <w:top w:val="none" w:sz="0" w:space="0" w:color="auto"/>
            <w:left w:val="none" w:sz="0" w:space="0" w:color="auto"/>
            <w:bottom w:val="none" w:sz="0" w:space="0" w:color="auto"/>
            <w:right w:val="none" w:sz="0" w:space="0" w:color="auto"/>
          </w:divBdr>
        </w:div>
        <w:div w:id="1171018538">
          <w:marLeft w:val="480"/>
          <w:marRight w:val="0"/>
          <w:marTop w:val="0"/>
          <w:marBottom w:val="0"/>
          <w:divBdr>
            <w:top w:val="none" w:sz="0" w:space="0" w:color="auto"/>
            <w:left w:val="none" w:sz="0" w:space="0" w:color="auto"/>
            <w:bottom w:val="none" w:sz="0" w:space="0" w:color="auto"/>
            <w:right w:val="none" w:sz="0" w:space="0" w:color="auto"/>
          </w:divBdr>
        </w:div>
        <w:div w:id="1213545394">
          <w:marLeft w:val="480"/>
          <w:marRight w:val="0"/>
          <w:marTop w:val="0"/>
          <w:marBottom w:val="0"/>
          <w:divBdr>
            <w:top w:val="none" w:sz="0" w:space="0" w:color="auto"/>
            <w:left w:val="none" w:sz="0" w:space="0" w:color="auto"/>
            <w:bottom w:val="none" w:sz="0" w:space="0" w:color="auto"/>
            <w:right w:val="none" w:sz="0" w:space="0" w:color="auto"/>
          </w:divBdr>
        </w:div>
        <w:div w:id="1239827895">
          <w:marLeft w:val="480"/>
          <w:marRight w:val="0"/>
          <w:marTop w:val="0"/>
          <w:marBottom w:val="0"/>
          <w:divBdr>
            <w:top w:val="none" w:sz="0" w:space="0" w:color="auto"/>
            <w:left w:val="none" w:sz="0" w:space="0" w:color="auto"/>
            <w:bottom w:val="none" w:sz="0" w:space="0" w:color="auto"/>
            <w:right w:val="none" w:sz="0" w:space="0" w:color="auto"/>
          </w:divBdr>
        </w:div>
        <w:div w:id="1254585257">
          <w:marLeft w:val="480"/>
          <w:marRight w:val="0"/>
          <w:marTop w:val="0"/>
          <w:marBottom w:val="0"/>
          <w:divBdr>
            <w:top w:val="none" w:sz="0" w:space="0" w:color="auto"/>
            <w:left w:val="none" w:sz="0" w:space="0" w:color="auto"/>
            <w:bottom w:val="none" w:sz="0" w:space="0" w:color="auto"/>
            <w:right w:val="none" w:sz="0" w:space="0" w:color="auto"/>
          </w:divBdr>
        </w:div>
        <w:div w:id="1308129713">
          <w:marLeft w:val="480"/>
          <w:marRight w:val="0"/>
          <w:marTop w:val="0"/>
          <w:marBottom w:val="0"/>
          <w:divBdr>
            <w:top w:val="none" w:sz="0" w:space="0" w:color="auto"/>
            <w:left w:val="none" w:sz="0" w:space="0" w:color="auto"/>
            <w:bottom w:val="none" w:sz="0" w:space="0" w:color="auto"/>
            <w:right w:val="none" w:sz="0" w:space="0" w:color="auto"/>
          </w:divBdr>
        </w:div>
        <w:div w:id="1374959823">
          <w:marLeft w:val="480"/>
          <w:marRight w:val="0"/>
          <w:marTop w:val="0"/>
          <w:marBottom w:val="0"/>
          <w:divBdr>
            <w:top w:val="none" w:sz="0" w:space="0" w:color="auto"/>
            <w:left w:val="none" w:sz="0" w:space="0" w:color="auto"/>
            <w:bottom w:val="none" w:sz="0" w:space="0" w:color="auto"/>
            <w:right w:val="none" w:sz="0" w:space="0" w:color="auto"/>
          </w:divBdr>
        </w:div>
        <w:div w:id="1382830681">
          <w:marLeft w:val="480"/>
          <w:marRight w:val="0"/>
          <w:marTop w:val="0"/>
          <w:marBottom w:val="0"/>
          <w:divBdr>
            <w:top w:val="none" w:sz="0" w:space="0" w:color="auto"/>
            <w:left w:val="none" w:sz="0" w:space="0" w:color="auto"/>
            <w:bottom w:val="none" w:sz="0" w:space="0" w:color="auto"/>
            <w:right w:val="none" w:sz="0" w:space="0" w:color="auto"/>
          </w:divBdr>
        </w:div>
        <w:div w:id="1401950129">
          <w:marLeft w:val="480"/>
          <w:marRight w:val="0"/>
          <w:marTop w:val="0"/>
          <w:marBottom w:val="0"/>
          <w:divBdr>
            <w:top w:val="none" w:sz="0" w:space="0" w:color="auto"/>
            <w:left w:val="none" w:sz="0" w:space="0" w:color="auto"/>
            <w:bottom w:val="none" w:sz="0" w:space="0" w:color="auto"/>
            <w:right w:val="none" w:sz="0" w:space="0" w:color="auto"/>
          </w:divBdr>
        </w:div>
        <w:div w:id="1420559760">
          <w:marLeft w:val="480"/>
          <w:marRight w:val="0"/>
          <w:marTop w:val="0"/>
          <w:marBottom w:val="0"/>
          <w:divBdr>
            <w:top w:val="none" w:sz="0" w:space="0" w:color="auto"/>
            <w:left w:val="none" w:sz="0" w:space="0" w:color="auto"/>
            <w:bottom w:val="none" w:sz="0" w:space="0" w:color="auto"/>
            <w:right w:val="none" w:sz="0" w:space="0" w:color="auto"/>
          </w:divBdr>
        </w:div>
        <w:div w:id="1430468111">
          <w:marLeft w:val="480"/>
          <w:marRight w:val="0"/>
          <w:marTop w:val="0"/>
          <w:marBottom w:val="0"/>
          <w:divBdr>
            <w:top w:val="none" w:sz="0" w:space="0" w:color="auto"/>
            <w:left w:val="none" w:sz="0" w:space="0" w:color="auto"/>
            <w:bottom w:val="none" w:sz="0" w:space="0" w:color="auto"/>
            <w:right w:val="none" w:sz="0" w:space="0" w:color="auto"/>
          </w:divBdr>
        </w:div>
        <w:div w:id="1450464898">
          <w:marLeft w:val="480"/>
          <w:marRight w:val="0"/>
          <w:marTop w:val="0"/>
          <w:marBottom w:val="0"/>
          <w:divBdr>
            <w:top w:val="none" w:sz="0" w:space="0" w:color="auto"/>
            <w:left w:val="none" w:sz="0" w:space="0" w:color="auto"/>
            <w:bottom w:val="none" w:sz="0" w:space="0" w:color="auto"/>
            <w:right w:val="none" w:sz="0" w:space="0" w:color="auto"/>
          </w:divBdr>
        </w:div>
        <w:div w:id="1504934332">
          <w:marLeft w:val="480"/>
          <w:marRight w:val="0"/>
          <w:marTop w:val="0"/>
          <w:marBottom w:val="0"/>
          <w:divBdr>
            <w:top w:val="none" w:sz="0" w:space="0" w:color="auto"/>
            <w:left w:val="none" w:sz="0" w:space="0" w:color="auto"/>
            <w:bottom w:val="none" w:sz="0" w:space="0" w:color="auto"/>
            <w:right w:val="none" w:sz="0" w:space="0" w:color="auto"/>
          </w:divBdr>
        </w:div>
        <w:div w:id="1512180599">
          <w:marLeft w:val="480"/>
          <w:marRight w:val="0"/>
          <w:marTop w:val="0"/>
          <w:marBottom w:val="0"/>
          <w:divBdr>
            <w:top w:val="none" w:sz="0" w:space="0" w:color="auto"/>
            <w:left w:val="none" w:sz="0" w:space="0" w:color="auto"/>
            <w:bottom w:val="none" w:sz="0" w:space="0" w:color="auto"/>
            <w:right w:val="none" w:sz="0" w:space="0" w:color="auto"/>
          </w:divBdr>
        </w:div>
        <w:div w:id="1532570624">
          <w:marLeft w:val="480"/>
          <w:marRight w:val="0"/>
          <w:marTop w:val="0"/>
          <w:marBottom w:val="0"/>
          <w:divBdr>
            <w:top w:val="none" w:sz="0" w:space="0" w:color="auto"/>
            <w:left w:val="none" w:sz="0" w:space="0" w:color="auto"/>
            <w:bottom w:val="none" w:sz="0" w:space="0" w:color="auto"/>
            <w:right w:val="none" w:sz="0" w:space="0" w:color="auto"/>
          </w:divBdr>
        </w:div>
        <w:div w:id="1566642862">
          <w:marLeft w:val="480"/>
          <w:marRight w:val="0"/>
          <w:marTop w:val="0"/>
          <w:marBottom w:val="0"/>
          <w:divBdr>
            <w:top w:val="none" w:sz="0" w:space="0" w:color="auto"/>
            <w:left w:val="none" w:sz="0" w:space="0" w:color="auto"/>
            <w:bottom w:val="none" w:sz="0" w:space="0" w:color="auto"/>
            <w:right w:val="none" w:sz="0" w:space="0" w:color="auto"/>
          </w:divBdr>
        </w:div>
        <w:div w:id="1572041959">
          <w:marLeft w:val="480"/>
          <w:marRight w:val="0"/>
          <w:marTop w:val="0"/>
          <w:marBottom w:val="0"/>
          <w:divBdr>
            <w:top w:val="none" w:sz="0" w:space="0" w:color="auto"/>
            <w:left w:val="none" w:sz="0" w:space="0" w:color="auto"/>
            <w:bottom w:val="none" w:sz="0" w:space="0" w:color="auto"/>
            <w:right w:val="none" w:sz="0" w:space="0" w:color="auto"/>
          </w:divBdr>
        </w:div>
        <w:div w:id="1573663597">
          <w:marLeft w:val="480"/>
          <w:marRight w:val="0"/>
          <w:marTop w:val="0"/>
          <w:marBottom w:val="0"/>
          <w:divBdr>
            <w:top w:val="none" w:sz="0" w:space="0" w:color="auto"/>
            <w:left w:val="none" w:sz="0" w:space="0" w:color="auto"/>
            <w:bottom w:val="none" w:sz="0" w:space="0" w:color="auto"/>
            <w:right w:val="none" w:sz="0" w:space="0" w:color="auto"/>
          </w:divBdr>
        </w:div>
        <w:div w:id="1619023261">
          <w:marLeft w:val="480"/>
          <w:marRight w:val="0"/>
          <w:marTop w:val="0"/>
          <w:marBottom w:val="0"/>
          <w:divBdr>
            <w:top w:val="none" w:sz="0" w:space="0" w:color="auto"/>
            <w:left w:val="none" w:sz="0" w:space="0" w:color="auto"/>
            <w:bottom w:val="none" w:sz="0" w:space="0" w:color="auto"/>
            <w:right w:val="none" w:sz="0" w:space="0" w:color="auto"/>
          </w:divBdr>
        </w:div>
        <w:div w:id="1656101839">
          <w:marLeft w:val="480"/>
          <w:marRight w:val="0"/>
          <w:marTop w:val="0"/>
          <w:marBottom w:val="0"/>
          <w:divBdr>
            <w:top w:val="none" w:sz="0" w:space="0" w:color="auto"/>
            <w:left w:val="none" w:sz="0" w:space="0" w:color="auto"/>
            <w:bottom w:val="none" w:sz="0" w:space="0" w:color="auto"/>
            <w:right w:val="none" w:sz="0" w:space="0" w:color="auto"/>
          </w:divBdr>
        </w:div>
        <w:div w:id="1659572124">
          <w:marLeft w:val="480"/>
          <w:marRight w:val="0"/>
          <w:marTop w:val="0"/>
          <w:marBottom w:val="0"/>
          <w:divBdr>
            <w:top w:val="none" w:sz="0" w:space="0" w:color="auto"/>
            <w:left w:val="none" w:sz="0" w:space="0" w:color="auto"/>
            <w:bottom w:val="none" w:sz="0" w:space="0" w:color="auto"/>
            <w:right w:val="none" w:sz="0" w:space="0" w:color="auto"/>
          </w:divBdr>
        </w:div>
        <w:div w:id="1690788075">
          <w:marLeft w:val="480"/>
          <w:marRight w:val="0"/>
          <w:marTop w:val="0"/>
          <w:marBottom w:val="0"/>
          <w:divBdr>
            <w:top w:val="none" w:sz="0" w:space="0" w:color="auto"/>
            <w:left w:val="none" w:sz="0" w:space="0" w:color="auto"/>
            <w:bottom w:val="none" w:sz="0" w:space="0" w:color="auto"/>
            <w:right w:val="none" w:sz="0" w:space="0" w:color="auto"/>
          </w:divBdr>
        </w:div>
        <w:div w:id="1703044885">
          <w:marLeft w:val="480"/>
          <w:marRight w:val="0"/>
          <w:marTop w:val="0"/>
          <w:marBottom w:val="0"/>
          <w:divBdr>
            <w:top w:val="none" w:sz="0" w:space="0" w:color="auto"/>
            <w:left w:val="none" w:sz="0" w:space="0" w:color="auto"/>
            <w:bottom w:val="none" w:sz="0" w:space="0" w:color="auto"/>
            <w:right w:val="none" w:sz="0" w:space="0" w:color="auto"/>
          </w:divBdr>
        </w:div>
        <w:div w:id="1761637517">
          <w:marLeft w:val="480"/>
          <w:marRight w:val="0"/>
          <w:marTop w:val="0"/>
          <w:marBottom w:val="0"/>
          <w:divBdr>
            <w:top w:val="none" w:sz="0" w:space="0" w:color="auto"/>
            <w:left w:val="none" w:sz="0" w:space="0" w:color="auto"/>
            <w:bottom w:val="none" w:sz="0" w:space="0" w:color="auto"/>
            <w:right w:val="none" w:sz="0" w:space="0" w:color="auto"/>
          </w:divBdr>
        </w:div>
        <w:div w:id="1783109558">
          <w:marLeft w:val="480"/>
          <w:marRight w:val="0"/>
          <w:marTop w:val="0"/>
          <w:marBottom w:val="0"/>
          <w:divBdr>
            <w:top w:val="none" w:sz="0" w:space="0" w:color="auto"/>
            <w:left w:val="none" w:sz="0" w:space="0" w:color="auto"/>
            <w:bottom w:val="none" w:sz="0" w:space="0" w:color="auto"/>
            <w:right w:val="none" w:sz="0" w:space="0" w:color="auto"/>
          </w:divBdr>
        </w:div>
        <w:div w:id="1827548848">
          <w:marLeft w:val="480"/>
          <w:marRight w:val="0"/>
          <w:marTop w:val="0"/>
          <w:marBottom w:val="0"/>
          <w:divBdr>
            <w:top w:val="none" w:sz="0" w:space="0" w:color="auto"/>
            <w:left w:val="none" w:sz="0" w:space="0" w:color="auto"/>
            <w:bottom w:val="none" w:sz="0" w:space="0" w:color="auto"/>
            <w:right w:val="none" w:sz="0" w:space="0" w:color="auto"/>
          </w:divBdr>
        </w:div>
        <w:div w:id="1848980901">
          <w:marLeft w:val="480"/>
          <w:marRight w:val="0"/>
          <w:marTop w:val="0"/>
          <w:marBottom w:val="0"/>
          <w:divBdr>
            <w:top w:val="none" w:sz="0" w:space="0" w:color="auto"/>
            <w:left w:val="none" w:sz="0" w:space="0" w:color="auto"/>
            <w:bottom w:val="none" w:sz="0" w:space="0" w:color="auto"/>
            <w:right w:val="none" w:sz="0" w:space="0" w:color="auto"/>
          </w:divBdr>
        </w:div>
        <w:div w:id="1896969779">
          <w:marLeft w:val="480"/>
          <w:marRight w:val="0"/>
          <w:marTop w:val="0"/>
          <w:marBottom w:val="0"/>
          <w:divBdr>
            <w:top w:val="none" w:sz="0" w:space="0" w:color="auto"/>
            <w:left w:val="none" w:sz="0" w:space="0" w:color="auto"/>
            <w:bottom w:val="none" w:sz="0" w:space="0" w:color="auto"/>
            <w:right w:val="none" w:sz="0" w:space="0" w:color="auto"/>
          </w:divBdr>
        </w:div>
        <w:div w:id="1920677570">
          <w:marLeft w:val="480"/>
          <w:marRight w:val="0"/>
          <w:marTop w:val="0"/>
          <w:marBottom w:val="0"/>
          <w:divBdr>
            <w:top w:val="none" w:sz="0" w:space="0" w:color="auto"/>
            <w:left w:val="none" w:sz="0" w:space="0" w:color="auto"/>
            <w:bottom w:val="none" w:sz="0" w:space="0" w:color="auto"/>
            <w:right w:val="none" w:sz="0" w:space="0" w:color="auto"/>
          </w:divBdr>
        </w:div>
        <w:div w:id="1939874298">
          <w:marLeft w:val="480"/>
          <w:marRight w:val="0"/>
          <w:marTop w:val="0"/>
          <w:marBottom w:val="0"/>
          <w:divBdr>
            <w:top w:val="none" w:sz="0" w:space="0" w:color="auto"/>
            <w:left w:val="none" w:sz="0" w:space="0" w:color="auto"/>
            <w:bottom w:val="none" w:sz="0" w:space="0" w:color="auto"/>
            <w:right w:val="none" w:sz="0" w:space="0" w:color="auto"/>
          </w:divBdr>
        </w:div>
        <w:div w:id="1943688463">
          <w:marLeft w:val="480"/>
          <w:marRight w:val="0"/>
          <w:marTop w:val="0"/>
          <w:marBottom w:val="0"/>
          <w:divBdr>
            <w:top w:val="none" w:sz="0" w:space="0" w:color="auto"/>
            <w:left w:val="none" w:sz="0" w:space="0" w:color="auto"/>
            <w:bottom w:val="none" w:sz="0" w:space="0" w:color="auto"/>
            <w:right w:val="none" w:sz="0" w:space="0" w:color="auto"/>
          </w:divBdr>
        </w:div>
        <w:div w:id="2015373347">
          <w:marLeft w:val="480"/>
          <w:marRight w:val="0"/>
          <w:marTop w:val="0"/>
          <w:marBottom w:val="0"/>
          <w:divBdr>
            <w:top w:val="none" w:sz="0" w:space="0" w:color="auto"/>
            <w:left w:val="none" w:sz="0" w:space="0" w:color="auto"/>
            <w:bottom w:val="none" w:sz="0" w:space="0" w:color="auto"/>
            <w:right w:val="none" w:sz="0" w:space="0" w:color="auto"/>
          </w:divBdr>
        </w:div>
        <w:div w:id="2052024643">
          <w:marLeft w:val="480"/>
          <w:marRight w:val="0"/>
          <w:marTop w:val="0"/>
          <w:marBottom w:val="0"/>
          <w:divBdr>
            <w:top w:val="none" w:sz="0" w:space="0" w:color="auto"/>
            <w:left w:val="none" w:sz="0" w:space="0" w:color="auto"/>
            <w:bottom w:val="none" w:sz="0" w:space="0" w:color="auto"/>
            <w:right w:val="none" w:sz="0" w:space="0" w:color="auto"/>
          </w:divBdr>
        </w:div>
        <w:div w:id="2086101008">
          <w:marLeft w:val="480"/>
          <w:marRight w:val="0"/>
          <w:marTop w:val="0"/>
          <w:marBottom w:val="0"/>
          <w:divBdr>
            <w:top w:val="none" w:sz="0" w:space="0" w:color="auto"/>
            <w:left w:val="none" w:sz="0" w:space="0" w:color="auto"/>
            <w:bottom w:val="none" w:sz="0" w:space="0" w:color="auto"/>
            <w:right w:val="none" w:sz="0" w:space="0" w:color="auto"/>
          </w:divBdr>
        </w:div>
        <w:div w:id="2112121424">
          <w:marLeft w:val="480"/>
          <w:marRight w:val="0"/>
          <w:marTop w:val="0"/>
          <w:marBottom w:val="0"/>
          <w:divBdr>
            <w:top w:val="none" w:sz="0" w:space="0" w:color="auto"/>
            <w:left w:val="none" w:sz="0" w:space="0" w:color="auto"/>
            <w:bottom w:val="none" w:sz="0" w:space="0" w:color="auto"/>
            <w:right w:val="none" w:sz="0" w:space="0" w:color="auto"/>
          </w:divBdr>
        </w:div>
      </w:divsChild>
    </w:div>
    <w:div w:id="701907981">
      <w:bodyDiv w:val="1"/>
      <w:marLeft w:val="0"/>
      <w:marRight w:val="0"/>
      <w:marTop w:val="0"/>
      <w:marBottom w:val="0"/>
      <w:divBdr>
        <w:top w:val="none" w:sz="0" w:space="0" w:color="auto"/>
        <w:left w:val="none" w:sz="0" w:space="0" w:color="auto"/>
        <w:bottom w:val="none" w:sz="0" w:space="0" w:color="auto"/>
        <w:right w:val="none" w:sz="0" w:space="0" w:color="auto"/>
      </w:divBdr>
      <w:divsChild>
        <w:div w:id="746955">
          <w:marLeft w:val="480"/>
          <w:marRight w:val="0"/>
          <w:marTop w:val="0"/>
          <w:marBottom w:val="0"/>
          <w:divBdr>
            <w:top w:val="none" w:sz="0" w:space="0" w:color="auto"/>
            <w:left w:val="none" w:sz="0" w:space="0" w:color="auto"/>
            <w:bottom w:val="none" w:sz="0" w:space="0" w:color="auto"/>
            <w:right w:val="none" w:sz="0" w:space="0" w:color="auto"/>
          </w:divBdr>
        </w:div>
        <w:div w:id="4749316">
          <w:marLeft w:val="480"/>
          <w:marRight w:val="0"/>
          <w:marTop w:val="0"/>
          <w:marBottom w:val="0"/>
          <w:divBdr>
            <w:top w:val="none" w:sz="0" w:space="0" w:color="auto"/>
            <w:left w:val="none" w:sz="0" w:space="0" w:color="auto"/>
            <w:bottom w:val="none" w:sz="0" w:space="0" w:color="auto"/>
            <w:right w:val="none" w:sz="0" w:space="0" w:color="auto"/>
          </w:divBdr>
        </w:div>
        <w:div w:id="8872967">
          <w:marLeft w:val="480"/>
          <w:marRight w:val="0"/>
          <w:marTop w:val="0"/>
          <w:marBottom w:val="0"/>
          <w:divBdr>
            <w:top w:val="none" w:sz="0" w:space="0" w:color="auto"/>
            <w:left w:val="none" w:sz="0" w:space="0" w:color="auto"/>
            <w:bottom w:val="none" w:sz="0" w:space="0" w:color="auto"/>
            <w:right w:val="none" w:sz="0" w:space="0" w:color="auto"/>
          </w:divBdr>
        </w:div>
        <w:div w:id="47344344">
          <w:marLeft w:val="480"/>
          <w:marRight w:val="0"/>
          <w:marTop w:val="0"/>
          <w:marBottom w:val="0"/>
          <w:divBdr>
            <w:top w:val="none" w:sz="0" w:space="0" w:color="auto"/>
            <w:left w:val="none" w:sz="0" w:space="0" w:color="auto"/>
            <w:bottom w:val="none" w:sz="0" w:space="0" w:color="auto"/>
            <w:right w:val="none" w:sz="0" w:space="0" w:color="auto"/>
          </w:divBdr>
        </w:div>
        <w:div w:id="75328953">
          <w:marLeft w:val="480"/>
          <w:marRight w:val="0"/>
          <w:marTop w:val="0"/>
          <w:marBottom w:val="0"/>
          <w:divBdr>
            <w:top w:val="none" w:sz="0" w:space="0" w:color="auto"/>
            <w:left w:val="none" w:sz="0" w:space="0" w:color="auto"/>
            <w:bottom w:val="none" w:sz="0" w:space="0" w:color="auto"/>
            <w:right w:val="none" w:sz="0" w:space="0" w:color="auto"/>
          </w:divBdr>
        </w:div>
        <w:div w:id="82799577">
          <w:marLeft w:val="480"/>
          <w:marRight w:val="0"/>
          <w:marTop w:val="0"/>
          <w:marBottom w:val="0"/>
          <w:divBdr>
            <w:top w:val="none" w:sz="0" w:space="0" w:color="auto"/>
            <w:left w:val="none" w:sz="0" w:space="0" w:color="auto"/>
            <w:bottom w:val="none" w:sz="0" w:space="0" w:color="auto"/>
            <w:right w:val="none" w:sz="0" w:space="0" w:color="auto"/>
          </w:divBdr>
        </w:div>
        <w:div w:id="121458649">
          <w:marLeft w:val="480"/>
          <w:marRight w:val="0"/>
          <w:marTop w:val="0"/>
          <w:marBottom w:val="0"/>
          <w:divBdr>
            <w:top w:val="none" w:sz="0" w:space="0" w:color="auto"/>
            <w:left w:val="none" w:sz="0" w:space="0" w:color="auto"/>
            <w:bottom w:val="none" w:sz="0" w:space="0" w:color="auto"/>
            <w:right w:val="none" w:sz="0" w:space="0" w:color="auto"/>
          </w:divBdr>
        </w:div>
        <w:div w:id="143818412">
          <w:marLeft w:val="480"/>
          <w:marRight w:val="0"/>
          <w:marTop w:val="0"/>
          <w:marBottom w:val="0"/>
          <w:divBdr>
            <w:top w:val="none" w:sz="0" w:space="0" w:color="auto"/>
            <w:left w:val="none" w:sz="0" w:space="0" w:color="auto"/>
            <w:bottom w:val="none" w:sz="0" w:space="0" w:color="auto"/>
            <w:right w:val="none" w:sz="0" w:space="0" w:color="auto"/>
          </w:divBdr>
        </w:div>
        <w:div w:id="143936503">
          <w:marLeft w:val="480"/>
          <w:marRight w:val="0"/>
          <w:marTop w:val="0"/>
          <w:marBottom w:val="0"/>
          <w:divBdr>
            <w:top w:val="none" w:sz="0" w:space="0" w:color="auto"/>
            <w:left w:val="none" w:sz="0" w:space="0" w:color="auto"/>
            <w:bottom w:val="none" w:sz="0" w:space="0" w:color="auto"/>
            <w:right w:val="none" w:sz="0" w:space="0" w:color="auto"/>
          </w:divBdr>
        </w:div>
        <w:div w:id="211622951">
          <w:marLeft w:val="480"/>
          <w:marRight w:val="0"/>
          <w:marTop w:val="0"/>
          <w:marBottom w:val="0"/>
          <w:divBdr>
            <w:top w:val="none" w:sz="0" w:space="0" w:color="auto"/>
            <w:left w:val="none" w:sz="0" w:space="0" w:color="auto"/>
            <w:bottom w:val="none" w:sz="0" w:space="0" w:color="auto"/>
            <w:right w:val="none" w:sz="0" w:space="0" w:color="auto"/>
          </w:divBdr>
        </w:div>
        <w:div w:id="233466764">
          <w:marLeft w:val="480"/>
          <w:marRight w:val="0"/>
          <w:marTop w:val="0"/>
          <w:marBottom w:val="0"/>
          <w:divBdr>
            <w:top w:val="none" w:sz="0" w:space="0" w:color="auto"/>
            <w:left w:val="none" w:sz="0" w:space="0" w:color="auto"/>
            <w:bottom w:val="none" w:sz="0" w:space="0" w:color="auto"/>
            <w:right w:val="none" w:sz="0" w:space="0" w:color="auto"/>
          </w:divBdr>
        </w:div>
        <w:div w:id="243926300">
          <w:marLeft w:val="480"/>
          <w:marRight w:val="0"/>
          <w:marTop w:val="0"/>
          <w:marBottom w:val="0"/>
          <w:divBdr>
            <w:top w:val="none" w:sz="0" w:space="0" w:color="auto"/>
            <w:left w:val="none" w:sz="0" w:space="0" w:color="auto"/>
            <w:bottom w:val="none" w:sz="0" w:space="0" w:color="auto"/>
            <w:right w:val="none" w:sz="0" w:space="0" w:color="auto"/>
          </w:divBdr>
        </w:div>
        <w:div w:id="259530419">
          <w:marLeft w:val="480"/>
          <w:marRight w:val="0"/>
          <w:marTop w:val="0"/>
          <w:marBottom w:val="0"/>
          <w:divBdr>
            <w:top w:val="none" w:sz="0" w:space="0" w:color="auto"/>
            <w:left w:val="none" w:sz="0" w:space="0" w:color="auto"/>
            <w:bottom w:val="none" w:sz="0" w:space="0" w:color="auto"/>
            <w:right w:val="none" w:sz="0" w:space="0" w:color="auto"/>
          </w:divBdr>
        </w:div>
        <w:div w:id="282544750">
          <w:marLeft w:val="480"/>
          <w:marRight w:val="0"/>
          <w:marTop w:val="0"/>
          <w:marBottom w:val="0"/>
          <w:divBdr>
            <w:top w:val="none" w:sz="0" w:space="0" w:color="auto"/>
            <w:left w:val="none" w:sz="0" w:space="0" w:color="auto"/>
            <w:bottom w:val="none" w:sz="0" w:space="0" w:color="auto"/>
            <w:right w:val="none" w:sz="0" w:space="0" w:color="auto"/>
          </w:divBdr>
        </w:div>
        <w:div w:id="439179217">
          <w:marLeft w:val="480"/>
          <w:marRight w:val="0"/>
          <w:marTop w:val="0"/>
          <w:marBottom w:val="0"/>
          <w:divBdr>
            <w:top w:val="none" w:sz="0" w:space="0" w:color="auto"/>
            <w:left w:val="none" w:sz="0" w:space="0" w:color="auto"/>
            <w:bottom w:val="none" w:sz="0" w:space="0" w:color="auto"/>
            <w:right w:val="none" w:sz="0" w:space="0" w:color="auto"/>
          </w:divBdr>
        </w:div>
        <w:div w:id="488718463">
          <w:marLeft w:val="480"/>
          <w:marRight w:val="0"/>
          <w:marTop w:val="0"/>
          <w:marBottom w:val="0"/>
          <w:divBdr>
            <w:top w:val="none" w:sz="0" w:space="0" w:color="auto"/>
            <w:left w:val="none" w:sz="0" w:space="0" w:color="auto"/>
            <w:bottom w:val="none" w:sz="0" w:space="0" w:color="auto"/>
            <w:right w:val="none" w:sz="0" w:space="0" w:color="auto"/>
          </w:divBdr>
        </w:div>
        <w:div w:id="554122869">
          <w:marLeft w:val="480"/>
          <w:marRight w:val="0"/>
          <w:marTop w:val="0"/>
          <w:marBottom w:val="0"/>
          <w:divBdr>
            <w:top w:val="none" w:sz="0" w:space="0" w:color="auto"/>
            <w:left w:val="none" w:sz="0" w:space="0" w:color="auto"/>
            <w:bottom w:val="none" w:sz="0" w:space="0" w:color="auto"/>
            <w:right w:val="none" w:sz="0" w:space="0" w:color="auto"/>
          </w:divBdr>
        </w:div>
        <w:div w:id="563875983">
          <w:marLeft w:val="480"/>
          <w:marRight w:val="0"/>
          <w:marTop w:val="0"/>
          <w:marBottom w:val="0"/>
          <w:divBdr>
            <w:top w:val="none" w:sz="0" w:space="0" w:color="auto"/>
            <w:left w:val="none" w:sz="0" w:space="0" w:color="auto"/>
            <w:bottom w:val="none" w:sz="0" w:space="0" w:color="auto"/>
            <w:right w:val="none" w:sz="0" w:space="0" w:color="auto"/>
          </w:divBdr>
        </w:div>
        <w:div w:id="656543444">
          <w:marLeft w:val="480"/>
          <w:marRight w:val="0"/>
          <w:marTop w:val="0"/>
          <w:marBottom w:val="0"/>
          <w:divBdr>
            <w:top w:val="none" w:sz="0" w:space="0" w:color="auto"/>
            <w:left w:val="none" w:sz="0" w:space="0" w:color="auto"/>
            <w:bottom w:val="none" w:sz="0" w:space="0" w:color="auto"/>
            <w:right w:val="none" w:sz="0" w:space="0" w:color="auto"/>
          </w:divBdr>
        </w:div>
        <w:div w:id="725252491">
          <w:marLeft w:val="480"/>
          <w:marRight w:val="0"/>
          <w:marTop w:val="0"/>
          <w:marBottom w:val="0"/>
          <w:divBdr>
            <w:top w:val="none" w:sz="0" w:space="0" w:color="auto"/>
            <w:left w:val="none" w:sz="0" w:space="0" w:color="auto"/>
            <w:bottom w:val="none" w:sz="0" w:space="0" w:color="auto"/>
            <w:right w:val="none" w:sz="0" w:space="0" w:color="auto"/>
          </w:divBdr>
        </w:div>
        <w:div w:id="745341691">
          <w:marLeft w:val="480"/>
          <w:marRight w:val="0"/>
          <w:marTop w:val="0"/>
          <w:marBottom w:val="0"/>
          <w:divBdr>
            <w:top w:val="none" w:sz="0" w:space="0" w:color="auto"/>
            <w:left w:val="none" w:sz="0" w:space="0" w:color="auto"/>
            <w:bottom w:val="none" w:sz="0" w:space="0" w:color="auto"/>
            <w:right w:val="none" w:sz="0" w:space="0" w:color="auto"/>
          </w:divBdr>
        </w:div>
        <w:div w:id="861893615">
          <w:marLeft w:val="480"/>
          <w:marRight w:val="0"/>
          <w:marTop w:val="0"/>
          <w:marBottom w:val="0"/>
          <w:divBdr>
            <w:top w:val="none" w:sz="0" w:space="0" w:color="auto"/>
            <w:left w:val="none" w:sz="0" w:space="0" w:color="auto"/>
            <w:bottom w:val="none" w:sz="0" w:space="0" w:color="auto"/>
            <w:right w:val="none" w:sz="0" w:space="0" w:color="auto"/>
          </w:divBdr>
        </w:div>
        <w:div w:id="880550869">
          <w:marLeft w:val="480"/>
          <w:marRight w:val="0"/>
          <w:marTop w:val="0"/>
          <w:marBottom w:val="0"/>
          <w:divBdr>
            <w:top w:val="none" w:sz="0" w:space="0" w:color="auto"/>
            <w:left w:val="none" w:sz="0" w:space="0" w:color="auto"/>
            <w:bottom w:val="none" w:sz="0" w:space="0" w:color="auto"/>
            <w:right w:val="none" w:sz="0" w:space="0" w:color="auto"/>
          </w:divBdr>
        </w:div>
        <w:div w:id="943148509">
          <w:marLeft w:val="480"/>
          <w:marRight w:val="0"/>
          <w:marTop w:val="0"/>
          <w:marBottom w:val="0"/>
          <w:divBdr>
            <w:top w:val="none" w:sz="0" w:space="0" w:color="auto"/>
            <w:left w:val="none" w:sz="0" w:space="0" w:color="auto"/>
            <w:bottom w:val="none" w:sz="0" w:space="0" w:color="auto"/>
            <w:right w:val="none" w:sz="0" w:space="0" w:color="auto"/>
          </w:divBdr>
        </w:div>
        <w:div w:id="951010556">
          <w:marLeft w:val="480"/>
          <w:marRight w:val="0"/>
          <w:marTop w:val="0"/>
          <w:marBottom w:val="0"/>
          <w:divBdr>
            <w:top w:val="none" w:sz="0" w:space="0" w:color="auto"/>
            <w:left w:val="none" w:sz="0" w:space="0" w:color="auto"/>
            <w:bottom w:val="none" w:sz="0" w:space="0" w:color="auto"/>
            <w:right w:val="none" w:sz="0" w:space="0" w:color="auto"/>
          </w:divBdr>
        </w:div>
        <w:div w:id="985090007">
          <w:marLeft w:val="480"/>
          <w:marRight w:val="0"/>
          <w:marTop w:val="0"/>
          <w:marBottom w:val="0"/>
          <w:divBdr>
            <w:top w:val="none" w:sz="0" w:space="0" w:color="auto"/>
            <w:left w:val="none" w:sz="0" w:space="0" w:color="auto"/>
            <w:bottom w:val="none" w:sz="0" w:space="0" w:color="auto"/>
            <w:right w:val="none" w:sz="0" w:space="0" w:color="auto"/>
          </w:divBdr>
        </w:div>
        <w:div w:id="990407929">
          <w:marLeft w:val="480"/>
          <w:marRight w:val="0"/>
          <w:marTop w:val="0"/>
          <w:marBottom w:val="0"/>
          <w:divBdr>
            <w:top w:val="none" w:sz="0" w:space="0" w:color="auto"/>
            <w:left w:val="none" w:sz="0" w:space="0" w:color="auto"/>
            <w:bottom w:val="none" w:sz="0" w:space="0" w:color="auto"/>
            <w:right w:val="none" w:sz="0" w:space="0" w:color="auto"/>
          </w:divBdr>
        </w:div>
        <w:div w:id="998583956">
          <w:marLeft w:val="480"/>
          <w:marRight w:val="0"/>
          <w:marTop w:val="0"/>
          <w:marBottom w:val="0"/>
          <w:divBdr>
            <w:top w:val="none" w:sz="0" w:space="0" w:color="auto"/>
            <w:left w:val="none" w:sz="0" w:space="0" w:color="auto"/>
            <w:bottom w:val="none" w:sz="0" w:space="0" w:color="auto"/>
            <w:right w:val="none" w:sz="0" w:space="0" w:color="auto"/>
          </w:divBdr>
        </w:div>
        <w:div w:id="1039168042">
          <w:marLeft w:val="480"/>
          <w:marRight w:val="0"/>
          <w:marTop w:val="0"/>
          <w:marBottom w:val="0"/>
          <w:divBdr>
            <w:top w:val="none" w:sz="0" w:space="0" w:color="auto"/>
            <w:left w:val="none" w:sz="0" w:space="0" w:color="auto"/>
            <w:bottom w:val="none" w:sz="0" w:space="0" w:color="auto"/>
            <w:right w:val="none" w:sz="0" w:space="0" w:color="auto"/>
          </w:divBdr>
        </w:div>
        <w:div w:id="1078135898">
          <w:marLeft w:val="480"/>
          <w:marRight w:val="0"/>
          <w:marTop w:val="0"/>
          <w:marBottom w:val="0"/>
          <w:divBdr>
            <w:top w:val="none" w:sz="0" w:space="0" w:color="auto"/>
            <w:left w:val="none" w:sz="0" w:space="0" w:color="auto"/>
            <w:bottom w:val="none" w:sz="0" w:space="0" w:color="auto"/>
            <w:right w:val="none" w:sz="0" w:space="0" w:color="auto"/>
          </w:divBdr>
        </w:div>
        <w:div w:id="1087850659">
          <w:marLeft w:val="480"/>
          <w:marRight w:val="0"/>
          <w:marTop w:val="0"/>
          <w:marBottom w:val="0"/>
          <w:divBdr>
            <w:top w:val="none" w:sz="0" w:space="0" w:color="auto"/>
            <w:left w:val="none" w:sz="0" w:space="0" w:color="auto"/>
            <w:bottom w:val="none" w:sz="0" w:space="0" w:color="auto"/>
            <w:right w:val="none" w:sz="0" w:space="0" w:color="auto"/>
          </w:divBdr>
        </w:div>
        <w:div w:id="1131167483">
          <w:marLeft w:val="480"/>
          <w:marRight w:val="0"/>
          <w:marTop w:val="0"/>
          <w:marBottom w:val="0"/>
          <w:divBdr>
            <w:top w:val="none" w:sz="0" w:space="0" w:color="auto"/>
            <w:left w:val="none" w:sz="0" w:space="0" w:color="auto"/>
            <w:bottom w:val="none" w:sz="0" w:space="0" w:color="auto"/>
            <w:right w:val="none" w:sz="0" w:space="0" w:color="auto"/>
          </w:divBdr>
        </w:div>
        <w:div w:id="1143888303">
          <w:marLeft w:val="480"/>
          <w:marRight w:val="0"/>
          <w:marTop w:val="0"/>
          <w:marBottom w:val="0"/>
          <w:divBdr>
            <w:top w:val="none" w:sz="0" w:space="0" w:color="auto"/>
            <w:left w:val="none" w:sz="0" w:space="0" w:color="auto"/>
            <w:bottom w:val="none" w:sz="0" w:space="0" w:color="auto"/>
            <w:right w:val="none" w:sz="0" w:space="0" w:color="auto"/>
          </w:divBdr>
        </w:div>
        <w:div w:id="1163470614">
          <w:marLeft w:val="480"/>
          <w:marRight w:val="0"/>
          <w:marTop w:val="0"/>
          <w:marBottom w:val="0"/>
          <w:divBdr>
            <w:top w:val="none" w:sz="0" w:space="0" w:color="auto"/>
            <w:left w:val="none" w:sz="0" w:space="0" w:color="auto"/>
            <w:bottom w:val="none" w:sz="0" w:space="0" w:color="auto"/>
            <w:right w:val="none" w:sz="0" w:space="0" w:color="auto"/>
          </w:divBdr>
        </w:div>
        <w:div w:id="1368750380">
          <w:marLeft w:val="480"/>
          <w:marRight w:val="0"/>
          <w:marTop w:val="0"/>
          <w:marBottom w:val="0"/>
          <w:divBdr>
            <w:top w:val="none" w:sz="0" w:space="0" w:color="auto"/>
            <w:left w:val="none" w:sz="0" w:space="0" w:color="auto"/>
            <w:bottom w:val="none" w:sz="0" w:space="0" w:color="auto"/>
            <w:right w:val="none" w:sz="0" w:space="0" w:color="auto"/>
          </w:divBdr>
        </w:div>
        <w:div w:id="1398239722">
          <w:marLeft w:val="480"/>
          <w:marRight w:val="0"/>
          <w:marTop w:val="0"/>
          <w:marBottom w:val="0"/>
          <w:divBdr>
            <w:top w:val="none" w:sz="0" w:space="0" w:color="auto"/>
            <w:left w:val="none" w:sz="0" w:space="0" w:color="auto"/>
            <w:bottom w:val="none" w:sz="0" w:space="0" w:color="auto"/>
            <w:right w:val="none" w:sz="0" w:space="0" w:color="auto"/>
          </w:divBdr>
        </w:div>
        <w:div w:id="1398936751">
          <w:marLeft w:val="480"/>
          <w:marRight w:val="0"/>
          <w:marTop w:val="0"/>
          <w:marBottom w:val="0"/>
          <w:divBdr>
            <w:top w:val="none" w:sz="0" w:space="0" w:color="auto"/>
            <w:left w:val="none" w:sz="0" w:space="0" w:color="auto"/>
            <w:bottom w:val="none" w:sz="0" w:space="0" w:color="auto"/>
            <w:right w:val="none" w:sz="0" w:space="0" w:color="auto"/>
          </w:divBdr>
        </w:div>
        <w:div w:id="1405490726">
          <w:marLeft w:val="480"/>
          <w:marRight w:val="0"/>
          <w:marTop w:val="0"/>
          <w:marBottom w:val="0"/>
          <w:divBdr>
            <w:top w:val="none" w:sz="0" w:space="0" w:color="auto"/>
            <w:left w:val="none" w:sz="0" w:space="0" w:color="auto"/>
            <w:bottom w:val="none" w:sz="0" w:space="0" w:color="auto"/>
            <w:right w:val="none" w:sz="0" w:space="0" w:color="auto"/>
          </w:divBdr>
        </w:div>
        <w:div w:id="1423598518">
          <w:marLeft w:val="480"/>
          <w:marRight w:val="0"/>
          <w:marTop w:val="0"/>
          <w:marBottom w:val="0"/>
          <w:divBdr>
            <w:top w:val="none" w:sz="0" w:space="0" w:color="auto"/>
            <w:left w:val="none" w:sz="0" w:space="0" w:color="auto"/>
            <w:bottom w:val="none" w:sz="0" w:space="0" w:color="auto"/>
            <w:right w:val="none" w:sz="0" w:space="0" w:color="auto"/>
          </w:divBdr>
        </w:div>
        <w:div w:id="1492913071">
          <w:marLeft w:val="480"/>
          <w:marRight w:val="0"/>
          <w:marTop w:val="0"/>
          <w:marBottom w:val="0"/>
          <w:divBdr>
            <w:top w:val="none" w:sz="0" w:space="0" w:color="auto"/>
            <w:left w:val="none" w:sz="0" w:space="0" w:color="auto"/>
            <w:bottom w:val="none" w:sz="0" w:space="0" w:color="auto"/>
            <w:right w:val="none" w:sz="0" w:space="0" w:color="auto"/>
          </w:divBdr>
        </w:div>
        <w:div w:id="1515725292">
          <w:marLeft w:val="480"/>
          <w:marRight w:val="0"/>
          <w:marTop w:val="0"/>
          <w:marBottom w:val="0"/>
          <w:divBdr>
            <w:top w:val="none" w:sz="0" w:space="0" w:color="auto"/>
            <w:left w:val="none" w:sz="0" w:space="0" w:color="auto"/>
            <w:bottom w:val="none" w:sz="0" w:space="0" w:color="auto"/>
            <w:right w:val="none" w:sz="0" w:space="0" w:color="auto"/>
          </w:divBdr>
        </w:div>
        <w:div w:id="1539587480">
          <w:marLeft w:val="480"/>
          <w:marRight w:val="0"/>
          <w:marTop w:val="0"/>
          <w:marBottom w:val="0"/>
          <w:divBdr>
            <w:top w:val="none" w:sz="0" w:space="0" w:color="auto"/>
            <w:left w:val="none" w:sz="0" w:space="0" w:color="auto"/>
            <w:bottom w:val="none" w:sz="0" w:space="0" w:color="auto"/>
            <w:right w:val="none" w:sz="0" w:space="0" w:color="auto"/>
          </w:divBdr>
        </w:div>
        <w:div w:id="1549881781">
          <w:marLeft w:val="480"/>
          <w:marRight w:val="0"/>
          <w:marTop w:val="0"/>
          <w:marBottom w:val="0"/>
          <w:divBdr>
            <w:top w:val="none" w:sz="0" w:space="0" w:color="auto"/>
            <w:left w:val="none" w:sz="0" w:space="0" w:color="auto"/>
            <w:bottom w:val="none" w:sz="0" w:space="0" w:color="auto"/>
            <w:right w:val="none" w:sz="0" w:space="0" w:color="auto"/>
          </w:divBdr>
        </w:div>
        <w:div w:id="1600411087">
          <w:marLeft w:val="480"/>
          <w:marRight w:val="0"/>
          <w:marTop w:val="0"/>
          <w:marBottom w:val="0"/>
          <w:divBdr>
            <w:top w:val="none" w:sz="0" w:space="0" w:color="auto"/>
            <w:left w:val="none" w:sz="0" w:space="0" w:color="auto"/>
            <w:bottom w:val="none" w:sz="0" w:space="0" w:color="auto"/>
            <w:right w:val="none" w:sz="0" w:space="0" w:color="auto"/>
          </w:divBdr>
        </w:div>
        <w:div w:id="1607037125">
          <w:marLeft w:val="480"/>
          <w:marRight w:val="0"/>
          <w:marTop w:val="0"/>
          <w:marBottom w:val="0"/>
          <w:divBdr>
            <w:top w:val="none" w:sz="0" w:space="0" w:color="auto"/>
            <w:left w:val="none" w:sz="0" w:space="0" w:color="auto"/>
            <w:bottom w:val="none" w:sz="0" w:space="0" w:color="auto"/>
            <w:right w:val="none" w:sz="0" w:space="0" w:color="auto"/>
          </w:divBdr>
        </w:div>
        <w:div w:id="1725182302">
          <w:marLeft w:val="480"/>
          <w:marRight w:val="0"/>
          <w:marTop w:val="0"/>
          <w:marBottom w:val="0"/>
          <w:divBdr>
            <w:top w:val="none" w:sz="0" w:space="0" w:color="auto"/>
            <w:left w:val="none" w:sz="0" w:space="0" w:color="auto"/>
            <w:bottom w:val="none" w:sz="0" w:space="0" w:color="auto"/>
            <w:right w:val="none" w:sz="0" w:space="0" w:color="auto"/>
          </w:divBdr>
        </w:div>
        <w:div w:id="1734114209">
          <w:marLeft w:val="480"/>
          <w:marRight w:val="0"/>
          <w:marTop w:val="0"/>
          <w:marBottom w:val="0"/>
          <w:divBdr>
            <w:top w:val="none" w:sz="0" w:space="0" w:color="auto"/>
            <w:left w:val="none" w:sz="0" w:space="0" w:color="auto"/>
            <w:bottom w:val="none" w:sz="0" w:space="0" w:color="auto"/>
            <w:right w:val="none" w:sz="0" w:space="0" w:color="auto"/>
          </w:divBdr>
        </w:div>
        <w:div w:id="1768424789">
          <w:marLeft w:val="480"/>
          <w:marRight w:val="0"/>
          <w:marTop w:val="0"/>
          <w:marBottom w:val="0"/>
          <w:divBdr>
            <w:top w:val="none" w:sz="0" w:space="0" w:color="auto"/>
            <w:left w:val="none" w:sz="0" w:space="0" w:color="auto"/>
            <w:bottom w:val="none" w:sz="0" w:space="0" w:color="auto"/>
            <w:right w:val="none" w:sz="0" w:space="0" w:color="auto"/>
          </w:divBdr>
        </w:div>
        <w:div w:id="1778988245">
          <w:marLeft w:val="480"/>
          <w:marRight w:val="0"/>
          <w:marTop w:val="0"/>
          <w:marBottom w:val="0"/>
          <w:divBdr>
            <w:top w:val="none" w:sz="0" w:space="0" w:color="auto"/>
            <w:left w:val="none" w:sz="0" w:space="0" w:color="auto"/>
            <w:bottom w:val="none" w:sz="0" w:space="0" w:color="auto"/>
            <w:right w:val="none" w:sz="0" w:space="0" w:color="auto"/>
          </w:divBdr>
        </w:div>
        <w:div w:id="1807310594">
          <w:marLeft w:val="480"/>
          <w:marRight w:val="0"/>
          <w:marTop w:val="0"/>
          <w:marBottom w:val="0"/>
          <w:divBdr>
            <w:top w:val="none" w:sz="0" w:space="0" w:color="auto"/>
            <w:left w:val="none" w:sz="0" w:space="0" w:color="auto"/>
            <w:bottom w:val="none" w:sz="0" w:space="0" w:color="auto"/>
            <w:right w:val="none" w:sz="0" w:space="0" w:color="auto"/>
          </w:divBdr>
        </w:div>
        <w:div w:id="1816140301">
          <w:marLeft w:val="480"/>
          <w:marRight w:val="0"/>
          <w:marTop w:val="0"/>
          <w:marBottom w:val="0"/>
          <w:divBdr>
            <w:top w:val="none" w:sz="0" w:space="0" w:color="auto"/>
            <w:left w:val="none" w:sz="0" w:space="0" w:color="auto"/>
            <w:bottom w:val="none" w:sz="0" w:space="0" w:color="auto"/>
            <w:right w:val="none" w:sz="0" w:space="0" w:color="auto"/>
          </w:divBdr>
        </w:div>
        <w:div w:id="1825392277">
          <w:marLeft w:val="480"/>
          <w:marRight w:val="0"/>
          <w:marTop w:val="0"/>
          <w:marBottom w:val="0"/>
          <w:divBdr>
            <w:top w:val="none" w:sz="0" w:space="0" w:color="auto"/>
            <w:left w:val="none" w:sz="0" w:space="0" w:color="auto"/>
            <w:bottom w:val="none" w:sz="0" w:space="0" w:color="auto"/>
            <w:right w:val="none" w:sz="0" w:space="0" w:color="auto"/>
          </w:divBdr>
        </w:div>
        <w:div w:id="1938512332">
          <w:marLeft w:val="480"/>
          <w:marRight w:val="0"/>
          <w:marTop w:val="0"/>
          <w:marBottom w:val="0"/>
          <w:divBdr>
            <w:top w:val="none" w:sz="0" w:space="0" w:color="auto"/>
            <w:left w:val="none" w:sz="0" w:space="0" w:color="auto"/>
            <w:bottom w:val="none" w:sz="0" w:space="0" w:color="auto"/>
            <w:right w:val="none" w:sz="0" w:space="0" w:color="auto"/>
          </w:divBdr>
        </w:div>
        <w:div w:id="1954632182">
          <w:marLeft w:val="480"/>
          <w:marRight w:val="0"/>
          <w:marTop w:val="0"/>
          <w:marBottom w:val="0"/>
          <w:divBdr>
            <w:top w:val="none" w:sz="0" w:space="0" w:color="auto"/>
            <w:left w:val="none" w:sz="0" w:space="0" w:color="auto"/>
            <w:bottom w:val="none" w:sz="0" w:space="0" w:color="auto"/>
            <w:right w:val="none" w:sz="0" w:space="0" w:color="auto"/>
          </w:divBdr>
        </w:div>
        <w:div w:id="1965694809">
          <w:marLeft w:val="480"/>
          <w:marRight w:val="0"/>
          <w:marTop w:val="0"/>
          <w:marBottom w:val="0"/>
          <w:divBdr>
            <w:top w:val="none" w:sz="0" w:space="0" w:color="auto"/>
            <w:left w:val="none" w:sz="0" w:space="0" w:color="auto"/>
            <w:bottom w:val="none" w:sz="0" w:space="0" w:color="auto"/>
            <w:right w:val="none" w:sz="0" w:space="0" w:color="auto"/>
          </w:divBdr>
        </w:div>
        <w:div w:id="1992251979">
          <w:marLeft w:val="480"/>
          <w:marRight w:val="0"/>
          <w:marTop w:val="0"/>
          <w:marBottom w:val="0"/>
          <w:divBdr>
            <w:top w:val="none" w:sz="0" w:space="0" w:color="auto"/>
            <w:left w:val="none" w:sz="0" w:space="0" w:color="auto"/>
            <w:bottom w:val="none" w:sz="0" w:space="0" w:color="auto"/>
            <w:right w:val="none" w:sz="0" w:space="0" w:color="auto"/>
          </w:divBdr>
        </w:div>
        <w:div w:id="2026515345">
          <w:marLeft w:val="480"/>
          <w:marRight w:val="0"/>
          <w:marTop w:val="0"/>
          <w:marBottom w:val="0"/>
          <w:divBdr>
            <w:top w:val="none" w:sz="0" w:space="0" w:color="auto"/>
            <w:left w:val="none" w:sz="0" w:space="0" w:color="auto"/>
            <w:bottom w:val="none" w:sz="0" w:space="0" w:color="auto"/>
            <w:right w:val="none" w:sz="0" w:space="0" w:color="auto"/>
          </w:divBdr>
        </w:div>
        <w:div w:id="2036269395">
          <w:marLeft w:val="480"/>
          <w:marRight w:val="0"/>
          <w:marTop w:val="0"/>
          <w:marBottom w:val="0"/>
          <w:divBdr>
            <w:top w:val="none" w:sz="0" w:space="0" w:color="auto"/>
            <w:left w:val="none" w:sz="0" w:space="0" w:color="auto"/>
            <w:bottom w:val="none" w:sz="0" w:space="0" w:color="auto"/>
            <w:right w:val="none" w:sz="0" w:space="0" w:color="auto"/>
          </w:divBdr>
        </w:div>
        <w:div w:id="2037459123">
          <w:marLeft w:val="480"/>
          <w:marRight w:val="0"/>
          <w:marTop w:val="0"/>
          <w:marBottom w:val="0"/>
          <w:divBdr>
            <w:top w:val="none" w:sz="0" w:space="0" w:color="auto"/>
            <w:left w:val="none" w:sz="0" w:space="0" w:color="auto"/>
            <w:bottom w:val="none" w:sz="0" w:space="0" w:color="auto"/>
            <w:right w:val="none" w:sz="0" w:space="0" w:color="auto"/>
          </w:divBdr>
        </w:div>
        <w:div w:id="2047874585">
          <w:marLeft w:val="480"/>
          <w:marRight w:val="0"/>
          <w:marTop w:val="0"/>
          <w:marBottom w:val="0"/>
          <w:divBdr>
            <w:top w:val="none" w:sz="0" w:space="0" w:color="auto"/>
            <w:left w:val="none" w:sz="0" w:space="0" w:color="auto"/>
            <w:bottom w:val="none" w:sz="0" w:space="0" w:color="auto"/>
            <w:right w:val="none" w:sz="0" w:space="0" w:color="auto"/>
          </w:divBdr>
        </w:div>
        <w:div w:id="2052610108">
          <w:marLeft w:val="480"/>
          <w:marRight w:val="0"/>
          <w:marTop w:val="0"/>
          <w:marBottom w:val="0"/>
          <w:divBdr>
            <w:top w:val="none" w:sz="0" w:space="0" w:color="auto"/>
            <w:left w:val="none" w:sz="0" w:space="0" w:color="auto"/>
            <w:bottom w:val="none" w:sz="0" w:space="0" w:color="auto"/>
            <w:right w:val="none" w:sz="0" w:space="0" w:color="auto"/>
          </w:divBdr>
        </w:div>
        <w:div w:id="2106294169">
          <w:marLeft w:val="480"/>
          <w:marRight w:val="0"/>
          <w:marTop w:val="0"/>
          <w:marBottom w:val="0"/>
          <w:divBdr>
            <w:top w:val="none" w:sz="0" w:space="0" w:color="auto"/>
            <w:left w:val="none" w:sz="0" w:space="0" w:color="auto"/>
            <w:bottom w:val="none" w:sz="0" w:space="0" w:color="auto"/>
            <w:right w:val="none" w:sz="0" w:space="0" w:color="auto"/>
          </w:divBdr>
        </w:div>
        <w:div w:id="2108694478">
          <w:marLeft w:val="480"/>
          <w:marRight w:val="0"/>
          <w:marTop w:val="0"/>
          <w:marBottom w:val="0"/>
          <w:divBdr>
            <w:top w:val="none" w:sz="0" w:space="0" w:color="auto"/>
            <w:left w:val="none" w:sz="0" w:space="0" w:color="auto"/>
            <w:bottom w:val="none" w:sz="0" w:space="0" w:color="auto"/>
            <w:right w:val="none" w:sz="0" w:space="0" w:color="auto"/>
          </w:divBdr>
        </w:div>
      </w:divsChild>
    </w:div>
    <w:div w:id="705639577">
      <w:bodyDiv w:val="1"/>
      <w:marLeft w:val="0"/>
      <w:marRight w:val="0"/>
      <w:marTop w:val="0"/>
      <w:marBottom w:val="0"/>
      <w:divBdr>
        <w:top w:val="none" w:sz="0" w:space="0" w:color="auto"/>
        <w:left w:val="none" w:sz="0" w:space="0" w:color="auto"/>
        <w:bottom w:val="none" w:sz="0" w:space="0" w:color="auto"/>
        <w:right w:val="none" w:sz="0" w:space="0" w:color="auto"/>
      </w:divBdr>
      <w:divsChild>
        <w:div w:id="21246908">
          <w:marLeft w:val="480"/>
          <w:marRight w:val="0"/>
          <w:marTop w:val="0"/>
          <w:marBottom w:val="0"/>
          <w:divBdr>
            <w:top w:val="none" w:sz="0" w:space="0" w:color="auto"/>
            <w:left w:val="none" w:sz="0" w:space="0" w:color="auto"/>
            <w:bottom w:val="none" w:sz="0" w:space="0" w:color="auto"/>
            <w:right w:val="none" w:sz="0" w:space="0" w:color="auto"/>
          </w:divBdr>
        </w:div>
        <w:div w:id="22677431">
          <w:marLeft w:val="480"/>
          <w:marRight w:val="0"/>
          <w:marTop w:val="0"/>
          <w:marBottom w:val="0"/>
          <w:divBdr>
            <w:top w:val="none" w:sz="0" w:space="0" w:color="auto"/>
            <w:left w:val="none" w:sz="0" w:space="0" w:color="auto"/>
            <w:bottom w:val="none" w:sz="0" w:space="0" w:color="auto"/>
            <w:right w:val="none" w:sz="0" w:space="0" w:color="auto"/>
          </w:divBdr>
        </w:div>
        <w:div w:id="131141521">
          <w:marLeft w:val="480"/>
          <w:marRight w:val="0"/>
          <w:marTop w:val="0"/>
          <w:marBottom w:val="0"/>
          <w:divBdr>
            <w:top w:val="none" w:sz="0" w:space="0" w:color="auto"/>
            <w:left w:val="none" w:sz="0" w:space="0" w:color="auto"/>
            <w:bottom w:val="none" w:sz="0" w:space="0" w:color="auto"/>
            <w:right w:val="none" w:sz="0" w:space="0" w:color="auto"/>
          </w:divBdr>
        </w:div>
        <w:div w:id="170025670">
          <w:marLeft w:val="480"/>
          <w:marRight w:val="0"/>
          <w:marTop w:val="0"/>
          <w:marBottom w:val="0"/>
          <w:divBdr>
            <w:top w:val="none" w:sz="0" w:space="0" w:color="auto"/>
            <w:left w:val="none" w:sz="0" w:space="0" w:color="auto"/>
            <w:bottom w:val="none" w:sz="0" w:space="0" w:color="auto"/>
            <w:right w:val="none" w:sz="0" w:space="0" w:color="auto"/>
          </w:divBdr>
        </w:div>
        <w:div w:id="235015289">
          <w:marLeft w:val="480"/>
          <w:marRight w:val="0"/>
          <w:marTop w:val="0"/>
          <w:marBottom w:val="0"/>
          <w:divBdr>
            <w:top w:val="none" w:sz="0" w:space="0" w:color="auto"/>
            <w:left w:val="none" w:sz="0" w:space="0" w:color="auto"/>
            <w:bottom w:val="none" w:sz="0" w:space="0" w:color="auto"/>
            <w:right w:val="none" w:sz="0" w:space="0" w:color="auto"/>
          </w:divBdr>
        </w:div>
        <w:div w:id="275479354">
          <w:marLeft w:val="480"/>
          <w:marRight w:val="0"/>
          <w:marTop w:val="0"/>
          <w:marBottom w:val="0"/>
          <w:divBdr>
            <w:top w:val="none" w:sz="0" w:space="0" w:color="auto"/>
            <w:left w:val="none" w:sz="0" w:space="0" w:color="auto"/>
            <w:bottom w:val="none" w:sz="0" w:space="0" w:color="auto"/>
            <w:right w:val="none" w:sz="0" w:space="0" w:color="auto"/>
          </w:divBdr>
        </w:div>
        <w:div w:id="285625140">
          <w:marLeft w:val="480"/>
          <w:marRight w:val="0"/>
          <w:marTop w:val="0"/>
          <w:marBottom w:val="0"/>
          <w:divBdr>
            <w:top w:val="none" w:sz="0" w:space="0" w:color="auto"/>
            <w:left w:val="none" w:sz="0" w:space="0" w:color="auto"/>
            <w:bottom w:val="none" w:sz="0" w:space="0" w:color="auto"/>
            <w:right w:val="none" w:sz="0" w:space="0" w:color="auto"/>
          </w:divBdr>
        </w:div>
        <w:div w:id="286469108">
          <w:marLeft w:val="480"/>
          <w:marRight w:val="0"/>
          <w:marTop w:val="0"/>
          <w:marBottom w:val="0"/>
          <w:divBdr>
            <w:top w:val="none" w:sz="0" w:space="0" w:color="auto"/>
            <w:left w:val="none" w:sz="0" w:space="0" w:color="auto"/>
            <w:bottom w:val="none" w:sz="0" w:space="0" w:color="auto"/>
            <w:right w:val="none" w:sz="0" w:space="0" w:color="auto"/>
          </w:divBdr>
        </w:div>
        <w:div w:id="305935339">
          <w:marLeft w:val="480"/>
          <w:marRight w:val="0"/>
          <w:marTop w:val="0"/>
          <w:marBottom w:val="0"/>
          <w:divBdr>
            <w:top w:val="none" w:sz="0" w:space="0" w:color="auto"/>
            <w:left w:val="none" w:sz="0" w:space="0" w:color="auto"/>
            <w:bottom w:val="none" w:sz="0" w:space="0" w:color="auto"/>
            <w:right w:val="none" w:sz="0" w:space="0" w:color="auto"/>
          </w:divBdr>
        </w:div>
        <w:div w:id="337924465">
          <w:marLeft w:val="480"/>
          <w:marRight w:val="0"/>
          <w:marTop w:val="0"/>
          <w:marBottom w:val="0"/>
          <w:divBdr>
            <w:top w:val="none" w:sz="0" w:space="0" w:color="auto"/>
            <w:left w:val="none" w:sz="0" w:space="0" w:color="auto"/>
            <w:bottom w:val="none" w:sz="0" w:space="0" w:color="auto"/>
            <w:right w:val="none" w:sz="0" w:space="0" w:color="auto"/>
          </w:divBdr>
        </w:div>
        <w:div w:id="345375551">
          <w:marLeft w:val="480"/>
          <w:marRight w:val="0"/>
          <w:marTop w:val="0"/>
          <w:marBottom w:val="0"/>
          <w:divBdr>
            <w:top w:val="none" w:sz="0" w:space="0" w:color="auto"/>
            <w:left w:val="none" w:sz="0" w:space="0" w:color="auto"/>
            <w:bottom w:val="none" w:sz="0" w:space="0" w:color="auto"/>
            <w:right w:val="none" w:sz="0" w:space="0" w:color="auto"/>
          </w:divBdr>
        </w:div>
        <w:div w:id="370033278">
          <w:marLeft w:val="480"/>
          <w:marRight w:val="0"/>
          <w:marTop w:val="0"/>
          <w:marBottom w:val="0"/>
          <w:divBdr>
            <w:top w:val="none" w:sz="0" w:space="0" w:color="auto"/>
            <w:left w:val="none" w:sz="0" w:space="0" w:color="auto"/>
            <w:bottom w:val="none" w:sz="0" w:space="0" w:color="auto"/>
            <w:right w:val="none" w:sz="0" w:space="0" w:color="auto"/>
          </w:divBdr>
        </w:div>
        <w:div w:id="504635266">
          <w:marLeft w:val="480"/>
          <w:marRight w:val="0"/>
          <w:marTop w:val="0"/>
          <w:marBottom w:val="0"/>
          <w:divBdr>
            <w:top w:val="none" w:sz="0" w:space="0" w:color="auto"/>
            <w:left w:val="none" w:sz="0" w:space="0" w:color="auto"/>
            <w:bottom w:val="none" w:sz="0" w:space="0" w:color="auto"/>
            <w:right w:val="none" w:sz="0" w:space="0" w:color="auto"/>
          </w:divBdr>
        </w:div>
        <w:div w:id="520821264">
          <w:marLeft w:val="480"/>
          <w:marRight w:val="0"/>
          <w:marTop w:val="0"/>
          <w:marBottom w:val="0"/>
          <w:divBdr>
            <w:top w:val="none" w:sz="0" w:space="0" w:color="auto"/>
            <w:left w:val="none" w:sz="0" w:space="0" w:color="auto"/>
            <w:bottom w:val="none" w:sz="0" w:space="0" w:color="auto"/>
            <w:right w:val="none" w:sz="0" w:space="0" w:color="auto"/>
          </w:divBdr>
        </w:div>
        <w:div w:id="560361357">
          <w:marLeft w:val="480"/>
          <w:marRight w:val="0"/>
          <w:marTop w:val="0"/>
          <w:marBottom w:val="0"/>
          <w:divBdr>
            <w:top w:val="none" w:sz="0" w:space="0" w:color="auto"/>
            <w:left w:val="none" w:sz="0" w:space="0" w:color="auto"/>
            <w:bottom w:val="none" w:sz="0" w:space="0" w:color="auto"/>
            <w:right w:val="none" w:sz="0" w:space="0" w:color="auto"/>
          </w:divBdr>
        </w:div>
        <w:div w:id="606347293">
          <w:marLeft w:val="480"/>
          <w:marRight w:val="0"/>
          <w:marTop w:val="0"/>
          <w:marBottom w:val="0"/>
          <w:divBdr>
            <w:top w:val="none" w:sz="0" w:space="0" w:color="auto"/>
            <w:left w:val="none" w:sz="0" w:space="0" w:color="auto"/>
            <w:bottom w:val="none" w:sz="0" w:space="0" w:color="auto"/>
            <w:right w:val="none" w:sz="0" w:space="0" w:color="auto"/>
          </w:divBdr>
        </w:div>
        <w:div w:id="621770672">
          <w:marLeft w:val="480"/>
          <w:marRight w:val="0"/>
          <w:marTop w:val="0"/>
          <w:marBottom w:val="0"/>
          <w:divBdr>
            <w:top w:val="none" w:sz="0" w:space="0" w:color="auto"/>
            <w:left w:val="none" w:sz="0" w:space="0" w:color="auto"/>
            <w:bottom w:val="none" w:sz="0" w:space="0" w:color="auto"/>
            <w:right w:val="none" w:sz="0" w:space="0" w:color="auto"/>
          </w:divBdr>
        </w:div>
        <w:div w:id="659039563">
          <w:marLeft w:val="480"/>
          <w:marRight w:val="0"/>
          <w:marTop w:val="0"/>
          <w:marBottom w:val="0"/>
          <w:divBdr>
            <w:top w:val="none" w:sz="0" w:space="0" w:color="auto"/>
            <w:left w:val="none" w:sz="0" w:space="0" w:color="auto"/>
            <w:bottom w:val="none" w:sz="0" w:space="0" w:color="auto"/>
            <w:right w:val="none" w:sz="0" w:space="0" w:color="auto"/>
          </w:divBdr>
        </w:div>
        <w:div w:id="711197472">
          <w:marLeft w:val="480"/>
          <w:marRight w:val="0"/>
          <w:marTop w:val="0"/>
          <w:marBottom w:val="0"/>
          <w:divBdr>
            <w:top w:val="none" w:sz="0" w:space="0" w:color="auto"/>
            <w:left w:val="none" w:sz="0" w:space="0" w:color="auto"/>
            <w:bottom w:val="none" w:sz="0" w:space="0" w:color="auto"/>
            <w:right w:val="none" w:sz="0" w:space="0" w:color="auto"/>
          </w:divBdr>
        </w:div>
        <w:div w:id="716898729">
          <w:marLeft w:val="480"/>
          <w:marRight w:val="0"/>
          <w:marTop w:val="0"/>
          <w:marBottom w:val="0"/>
          <w:divBdr>
            <w:top w:val="none" w:sz="0" w:space="0" w:color="auto"/>
            <w:left w:val="none" w:sz="0" w:space="0" w:color="auto"/>
            <w:bottom w:val="none" w:sz="0" w:space="0" w:color="auto"/>
            <w:right w:val="none" w:sz="0" w:space="0" w:color="auto"/>
          </w:divBdr>
        </w:div>
        <w:div w:id="718287467">
          <w:marLeft w:val="480"/>
          <w:marRight w:val="0"/>
          <w:marTop w:val="0"/>
          <w:marBottom w:val="0"/>
          <w:divBdr>
            <w:top w:val="none" w:sz="0" w:space="0" w:color="auto"/>
            <w:left w:val="none" w:sz="0" w:space="0" w:color="auto"/>
            <w:bottom w:val="none" w:sz="0" w:space="0" w:color="auto"/>
            <w:right w:val="none" w:sz="0" w:space="0" w:color="auto"/>
          </w:divBdr>
        </w:div>
        <w:div w:id="723604360">
          <w:marLeft w:val="480"/>
          <w:marRight w:val="0"/>
          <w:marTop w:val="0"/>
          <w:marBottom w:val="0"/>
          <w:divBdr>
            <w:top w:val="none" w:sz="0" w:space="0" w:color="auto"/>
            <w:left w:val="none" w:sz="0" w:space="0" w:color="auto"/>
            <w:bottom w:val="none" w:sz="0" w:space="0" w:color="auto"/>
            <w:right w:val="none" w:sz="0" w:space="0" w:color="auto"/>
          </w:divBdr>
        </w:div>
        <w:div w:id="728311864">
          <w:marLeft w:val="480"/>
          <w:marRight w:val="0"/>
          <w:marTop w:val="0"/>
          <w:marBottom w:val="0"/>
          <w:divBdr>
            <w:top w:val="none" w:sz="0" w:space="0" w:color="auto"/>
            <w:left w:val="none" w:sz="0" w:space="0" w:color="auto"/>
            <w:bottom w:val="none" w:sz="0" w:space="0" w:color="auto"/>
            <w:right w:val="none" w:sz="0" w:space="0" w:color="auto"/>
          </w:divBdr>
        </w:div>
        <w:div w:id="861473277">
          <w:marLeft w:val="480"/>
          <w:marRight w:val="0"/>
          <w:marTop w:val="0"/>
          <w:marBottom w:val="0"/>
          <w:divBdr>
            <w:top w:val="none" w:sz="0" w:space="0" w:color="auto"/>
            <w:left w:val="none" w:sz="0" w:space="0" w:color="auto"/>
            <w:bottom w:val="none" w:sz="0" w:space="0" w:color="auto"/>
            <w:right w:val="none" w:sz="0" w:space="0" w:color="auto"/>
          </w:divBdr>
        </w:div>
        <w:div w:id="897085603">
          <w:marLeft w:val="480"/>
          <w:marRight w:val="0"/>
          <w:marTop w:val="0"/>
          <w:marBottom w:val="0"/>
          <w:divBdr>
            <w:top w:val="none" w:sz="0" w:space="0" w:color="auto"/>
            <w:left w:val="none" w:sz="0" w:space="0" w:color="auto"/>
            <w:bottom w:val="none" w:sz="0" w:space="0" w:color="auto"/>
            <w:right w:val="none" w:sz="0" w:space="0" w:color="auto"/>
          </w:divBdr>
        </w:div>
        <w:div w:id="930549056">
          <w:marLeft w:val="480"/>
          <w:marRight w:val="0"/>
          <w:marTop w:val="0"/>
          <w:marBottom w:val="0"/>
          <w:divBdr>
            <w:top w:val="none" w:sz="0" w:space="0" w:color="auto"/>
            <w:left w:val="none" w:sz="0" w:space="0" w:color="auto"/>
            <w:bottom w:val="none" w:sz="0" w:space="0" w:color="auto"/>
            <w:right w:val="none" w:sz="0" w:space="0" w:color="auto"/>
          </w:divBdr>
        </w:div>
        <w:div w:id="1019241567">
          <w:marLeft w:val="480"/>
          <w:marRight w:val="0"/>
          <w:marTop w:val="0"/>
          <w:marBottom w:val="0"/>
          <w:divBdr>
            <w:top w:val="none" w:sz="0" w:space="0" w:color="auto"/>
            <w:left w:val="none" w:sz="0" w:space="0" w:color="auto"/>
            <w:bottom w:val="none" w:sz="0" w:space="0" w:color="auto"/>
            <w:right w:val="none" w:sz="0" w:space="0" w:color="auto"/>
          </w:divBdr>
        </w:div>
        <w:div w:id="1021903985">
          <w:marLeft w:val="480"/>
          <w:marRight w:val="0"/>
          <w:marTop w:val="0"/>
          <w:marBottom w:val="0"/>
          <w:divBdr>
            <w:top w:val="none" w:sz="0" w:space="0" w:color="auto"/>
            <w:left w:val="none" w:sz="0" w:space="0" w:color="auto"/>
            <w:bottom w:val="none" w:sz="0" w:space="0" w:color="auto"/>
            <w:right w:val="none" w:sz="0" w:space="0" w:color="auto"/>
          </w:divBdr>
        </w:div>
        <w:div w:id="1031803146">
          <w:marLeft w:val="480"/>
          <w:marRight w:val="0"/>
          <w:marTop w:val="0"/>
          <w:marBottom w:val="0"/>
          <w:divBdr>
            <w:top w:val="none" w:sz="0" w:space="0" w:color="auto"/>
            <w:left w:val="none" w:sz="0" w:space="0" w:color="auto"/>
            <w:bottom w:val="none" w:sz="0" w:space="0" w:color="auto"/>
            <w:right w:val="none" w:sz="0" w:space="0" w:color="auto"/>
          </w:divBdr>
        </w:div>
        <w:div w:id="1069765665">
          <w:marLeft w:val="480"/>
          <w:marRight w:val="0"/>
          <w:marTop w:val="0"/>
          <w:marBottom w:val="0"/>
          <w:divBdr>
            <w:top w:val="none" w:sz="0" w:space="0" w:color="auto"/>
            <w:left w:val="none" w:sz="0" w:space="0" w:color="auto"/>
            <w:bottom w:val="none" w:sz="0" w:space="0" w:color="auto"/>
            <w:right w:val="none" w:sz="0" w:space="0" w:color="auto"/>
          </w:divBdr>
        </w:div>
        <w:div w:id="1083603071">
          <w:marLeft w:val="480"/>
          <w:marRight w:val="0"/>
          <w:marTop w:val="0"/>
          <w:marBottom w:val="0"/>
          <w:divBdr>
            <w:top w:val="none" w:sz="0" w:space="0" w:color="auto"/>
            <w:left w:val="none" w:sz="0" w:space="0" w:color="auto"/>
            <w:bottom w:val="none" w:sz="0" w:space="0" w:color="auto"/>
            <w:right w:val="none" w:sz="0" w:space="0" w:color="auto"/>
          </w:divBdr>
        </w:div>
        <w:div w:id="1110203732">
          <w:marLeft w:val="480"/>
          <w:marRight w:val="0"/>
          <w:marTop w:val="0"/>
          <w:marBottom w:val="0"/>
          <w:divBdr>
            <w:top w:val="none" w:sz="0" w:space="0" w:color="auto"/>
            <w:left w:val="none" w:sz="0" w:space="0" w:color="auto"/>
            <w:bottom w:val="none" w:sz="0" w:space="0" w:color="auto"/>
            <w:right w:val="none" w:sz="0" w:space="0" w:color="auto"/>
          </w:divBdr>
        </w:div>
        <w:div w:id="1148401662">
          <w:marLeft w:val="480"/>
          <w:marRight w:val="0"/>
          <w:marTop w:val="0"/>
          <w:marBottom w:val="0"/>
          <w:divBdr>
            <w:top w:val="none" w:sz="0" w:space="0" w:color="auto"/>
            <w:left w:val="none" w:sz="0" w:space="0" w:color="auto"/>
            <w:bottom w:val="none" w:sz="0" w:space="0" w:color="auto"/>
            <w:right w:val="none" w:sz="0" w:space="0" w:color="auto"/>
          </w:divBdr>
        </w:div>
        <w:div w:id="1149715445">
          <w:marLeft w:val="480"/>
          <w:marRight w:val="0"/>
          <w:marTop w:val="0"/>
          <w:marBottom w:val="0"/>
          <w:divBdr>
            <w:top w:val="none" w:sz="0" w:space="0" w:color="auto"/>
            <w:left w:val="none" w:sz="0" w:space="0" w:color="auto"/>
            <w:bottom w:val="none" w:sz="0" w:space="0" w:color="auto"/>
            <w:right w:val="none" w:sz="0" w:space="0" w:color="auto"/>
          </w:divBdr>
        </w:div>
        <w:div w:id="1162310374">
          <w:marLeft w:val="480"/>
          <w:marRight w:val="0"/>
          <w:marTop w:val="0"/>
          <w:marBottom w:val="0"/>
          <w:divBdr>
            <w:top w:val="none" w:sz="0" w:space="0" w:color="auto"/>
            <w:left w:val="none" w:sz="0" w:space="0" w:color="auto"/>
            <w:bottom w:val="none" w:sz="0" w:space="0" w:color="auto"/>
            <w:right w:val="none" w:sz="0" w:space="0" w:color="auto"/>
          </w:divBdr>
        </w:div>
        <w:div w:id="1173640244">
          <w:marLeft w:val="480"/>
          <w:marRight w:val="0"/>
          <w:marTop w:val="0"/>
          <w:marBottom w:val="0"/>
          <w:divBdr>
            <w:top w:val="none" w:sz="0" w:space="0" w:color="auto"/>
            <w:left w:val="none" w:sz="0" w:space="0" w:color="auto"/>
            <w:bottom w:val="none" w:sz="0" w:space="0" w:color="auto"/>
            <w:right w:val="none" w:sz="0" w:space="0" w:color="auto"/>
          </w:divBdr>
        </w:div>
        <w:div w:id="1217938126">
          <w:marLeft w:val="480"/>
          <w:marRight w:val="0"/>
          <w:marTop w:val="0"/>
          <w:marBottom w:val="0"/>
          <w:divBdr>
            <w:top w:val="none" w:sz="0" w:space="0" w:color="auto"/>
            <w:left w:val="none" w:sz="0" w:space="0" w:color="auto"/>
            <w:bottom w:val="none" w:sz="0" w:space="0" w:color="auto"/>
            <w:right w:val="none" w:sz="0" w:space="0" w:color="auto"/>
          </w:divBdr>
        </w:div>
        <w:div w:id="1234318736">
          <w:marLeft w:val="480"/>
          <w:marRight w:val="0"/>
          <w:marTop w:val="0"/>
          <w:marBottom w:val="0"/>
          <w:divBdr>
            <w:top w:val="none" w:sz="0" w:space="0" w:color="auto"/>
            <w:left w:val="none" w:sz="0" w:space="0" w:color="auto"/>
            <w:bottom w:val="none" w:sz="0" w:space="0" w:color="auto"/>
            <w:right w:val="none" w:sz="0" w:space="0" w:color="auto"/>
          </w:divBdr>
        </w:div>
        <w:div w:id="1239170838">
          <w:marLeft w:val="480"/>
          <w:marRight w:val="0"/>
          <w:marTop w:val="0"/>
          <w:marBottom w:val="0"/>
          <w:divBdr>
            <w:top w:val="none" w:sz="0" w:space="0" w:color="auto"/>
            <w:left w:val="none" w:sz="0" w:space="0" w:color="auto"/>
            <w:bottom w:val="none" w:sz="0" w:space="0" w:color="auto"/>
            <w:right w:val="none" w:sz="0" w:space="0" w:color="auto"/>
          </w:divBdr>
        </w:div>
        <w:div w:id="1307276478">
          <w:marLeft w:val="480"/>
          <w:marRight w:val="0"/>
          <w:marTop w:val="0"/>
          <w:marBottom w:val="0"/>
          <w:divBdr>
            <w:top w:val="none" w:sz="0" w:space="0" w:color="auto"/>
            <w:left w:val="none" w:sz="0" w:space="0" w:color="auto"/>
            <w:bottom w:val="none" w:sz="0" w:space="0" w:color="auto"/>
            <w:right w:val="none" w:sz="0" w:space="0" w:color="auto"/>
          </w:divBdr>
        </w:div>
        <w:div w:id="1321537937">
          <w:marLeft w:val="480"/>
          <w:marRight w:val="0"/>
          <w:marTop w:val="0"/>
          <w:marBottom w:val="0"/>
          <w:divBdr>
            <w:top w:val="none" w:sz="0" w:space="0" w:color="auto"/>
            <w:left w:val="none" w:sz="0" w:space="0" w:color="auto"/>
            <w:bottom w:val="none" w:sz="0" w:space="0" w:color="auto"/>
            <w:right w:val="none" w:sz="0" w:space="0" w:color="auto"/>
          </w:divBdr>
        </w:div>
        <w:div w:id="1343626694">
          <w:marLeft w:val="480"/>
          <w:marRight w:val="0"/>
          <w:marTop w:val="0"/>
          <w:marBottom w:val="0"/>
          <w:divBdr>
            <w:top w:val="none" w:sz="0" w:space="0" w:color="auto"/>
            <w:left w:val="none" w:sz="0" w:space="0" w:color="auto"/>
            <w:bottom w:val="none" w:sz="0" w:space="0" w:color="auto"/>
            <w:right w:val="none" w:sz="0" w:space="0" w:color="auto"/>
          </w:divBdr>
        </w:div>
        <w:div w:id="1368679394">
          <w:marLeft w:val="480"/>
          <w:marRight w:val="0"/>
          <w:marTop w:val="0"/>
          <w:marBottom w:val="0"/>
          <w:divBdr>
            <w:top w:val="none" w:sz="0" w:space="0" w:color="auto"/>
            <w:left w:val="none" w:sz="0" w:space="0" w:color="auto"/>
            <w:bottom w:val="none" w:sz="0" w:space="0" w:color="auto"/>
            <w:right w:val="none" w:sz="0" w:space="0" w:color="auto"/>
          </w:divBdr>
        </w:div>
        <w:div w:id="1372729756">
          <w:marLeft w:val="480"/>
          <w:marRight w:val="0"/>
          <w:marTop w:val="0"/>
          <w:marBottom w:val="0"/>
          <w:divBdr>
            <w:top w:val="none" w:sz="0" w:space="0" w:color="auto"/>
            <w:left w:val="none" w:sz="0" w:space="0" w:color="auto"/>
            <w:bottom w:val="none" w:sz="0" w:space="0" w:color="auto"/>
            <w:right w:val="none" w:sz="0" w:space="0" w:color="auto"/>
          </w:divBdr>
        </w:div>
        <w:div w:id="1374961503">
          <w:marLeft w:val="480"/>
          <w:marRight w:val="0"/>
          <w:marTop w:val="0"/>
          <w:marBottom w:val="0"/>
          <w:divBdr>
            <w:top w:val="none" w:sz="0" w:space="0" w:color="auto"/>
            <w:left w:val="none" w:sz="0" w:space="0" w:color="auto"/>
            <w:bottom w:val="none" w:sz="0" w:space="0" w:color="auto"/>
            <w:right w:val="none" w:sz="0" w:space="0" w:color="auto"/>
          </w:divBdr>
        </w:div>
        <w:div w:id="1452281276">
          <w:marLeft w:val="480"/>
          <w:marRight w:val="0"/>
          <w:marTop w:val="0"/>
          <w:marBottom w:val="0"/>
          <w:divBdr>
            <w:top w:val="none" w:sz="0" w:space="0" w:color="auto"/>
            <w:left w:val="none" w:sz="0" w:space="0" w:color="auto"/>
            <w:bottom w:val="none" w:sz="0" w:space="0" w:color="auto"/>
            <w:right w:val="none" w:sz="0" w:space="0" w:color="auto"/>
          </w:divBdr>
        </w:div>
        <w:div w:id="1479999628">
          <w:marLeft w:val="480"/>
          <w:marRight w:val="0"/>
          <w:marTop w:val="0"/>
          <w:marBottom w:val="0"/>
          <w:divBdr>
            <w:top w:val="none" w:sz="0" w:space="0" w:color="auto"/>
            <w:left w:val="none" w:sz="0" w:space="0" w:color="auto"/>
            <w:bottom w:val="none" w:sz="0" w:space="0" w:color="auto"/>
            <w:right w:val="none" w:sz="0" w:space="0" w:color="auto"/>
          </w:divBdr>
        </w:div>
        <w:div w:id="1492793546">
          <w:marLeft w:val="480"/>
          <w:marRight w:val="0"/>
          <w:marTop w:val="0"/>
          <w:marBottom w:val="0"/>
          <w:divBdr>
            <w:top w:val="none" w:sz="0" w:space="0" w:color="auto"/>
            <w:left w:val="none" w:sz="0" w:space="0" w:color="auto"/>
            <w:bottom w:val="none" w:sz="0" w:space="0" w:color="auto"/>
            <w:right w:val="none" w:sz="0" w:space="0" w:color="auto"/>
          </w:divBdr>
        </w:div>
        <w:div w:id="1686324719">
          <w:marLeft w:val="480"/>
          <w:marRight w:val="0"/>
          <w:marTop w:val="0"/>
          <w:marBottom w:val="0"/>
          <w:divBdr>
            <w:top w:val="none" w:sz="0" w:space="0" w:color="auto"/>
            <w:left w:val="none" w:sz="0" w:space="0" w:color="auto"/>
            <w:bottom w:val="none" w:sz="0" w:space="0" w:color="auto"/>
            <w:right w:val="none" w:sz="0" w:space="0" w:color="auto"/>
          </w:divBdr>
        </w:div>
        <w:div w:id="1751196240">
          <w:marLeft w:val="480"/>
          <w:marRight w:val="0"/>
          <w:marTop w:val="0"/>
          <w:marBottom w:val="0"/>
          <w:divBdr>
            <w:top w:val="none" w:sz="0" w:space="0" w:color="auto"/>
            <w:left w:val="none" w:sz="0" w:space="0" w:color="auto"/>
            <w:bottom w:val="none" w:sz="0" w:space="0" w:color="auto"/>
            <w:right w:val="none" w:sz="0" w:space="0" w:color="auto"/>
          </w:divBdr>
        </w:div>
        <w:div w:id="1791125933">
          <w:marLeft w:val="480"/>
          <w:marRight w:val="0"/>
          <w:marTop w:val="0"/>
          <w:marBottom w:val="0"/>
          <w:divBdr>
            <w:top w:val="none" w:sz="0" w:space="0" w:color="auto"/>
            <w:left w:val="none" w:sz="0" w:space="0" w:color="auto"/>
            <w:bottom w:val="none" w:sz="0" w:space="0" w:color="auto"/>
            <w:right w:val="none" w:sz="0" w:space="0" w:color="auto"/>
          </w:divBdr>
        </w:div>
        <w:div w:id="1795978089">
          <w:marLeft w:val="480"/>
          <w:marRight w:val="0"/>
          <w:marTop w:val="0"/>
          <w:marBottom w:val="0"/>
          <w:divBdr>
            <w:top w:val="none" w:sz="0" w:space="0" w:color="auto"/>
            <w:left w:val="none" w:sz="0" w:space="0" w:color="auto"/>
            <w:bottom w:val="none" w:sz="0" w:space="0" w:color="auto"/>
            <w:right w:val="none" w:sz="0" w:space="0" w:color="auto"/>
          </w:divBdr>
        </w:div>
        <w:div w:id="1814639445">
          <w:marLeft w:val="480"/>
          <w:marRight w:val="0"/>
          <w:marTop w:val="0"/>
          <w:marBottom w:val="0"/>
          <w:divBdr>
            <w:top w:val="none" w:sz="0" w:space="0" w:color="auto"/>
            <w:left w:val="none" w:sz="0" w:space="0" w:color="auto"/>
            <w:bottom w:val="none" w:sz="0" w:space="0" w:color="auto"/>
            <w:right w:val="none" w:sz="0" w:space="0" w:color="auto"/>
          </w:divBdr>
        </w:div>
        <w:div w:id="1819414882">
          <w:marLeft w:val="480"/>
          <w:marRight w:val="0"/>
          <w:marTop w:val="0"/>
          <w:marBottom w:val="0"/>
          <w:divBdr>
            <w:top w:val="none" w:sz="0" w:space="0" w:color="auto"/>
            <w:left w:val="none" w:sz="0" w:space="0" w:color="auto"/>
            <w:bottom w:val="none" w:sz="0" w:space="0" w:color="auto"/>
            <w:right w:val="none" w:sz="0" w:space="0" w:color="auto"/>
          </w:divBdr>
        </w:div>
        <w:div w:id="1861774063">
          <w:marLeft w:val="480"/>
          <w:marRight w:val="0"/>
          <w:marTop w:val="0"/>
          <w:marBottom w:val="0"/>
          <w:divBdr>
            <w:top w:val="none" w:sz="0" w:space="0" w:color="auto"/>
            <w:left w:val="none" w:sz="0" w:space="0" w:color="auto"/>
            <w:bottom w:val="none" w:sz="0" w:space="0" w:color="auto"/>
            <w:right w:val="none" w:sz="0" w:space="0" w:color="auto"/>
          </w:divBdr>
        </w:div>
        <w:div w:id="1876579886">
          <w:marLeft w:val="480"/>
          <w:marRight w:val="0"/>
          <w:marTop w:val="0"/>
          <w:marBottom w:val="0"/>
          <w:divBdr>
            <w:top w:val="none" w:sz="0" w:space="0" w:color="auto"/>
            <w:left w:val="none" w:sz="0" w:space="0" w:color="auto"/>
            <w:bottom w:val="none" w:sz="0" w:space="0" w:color="auto"/>
            <w:right w:val="none" w:sz="0" w:space="0" w:color="auto"/>
          </w:divBdr>
        </w:div>
        <w:div w:id="1880623767">
          <w:marLeft w:val="480"/>
          <w:marRight w:val="0"/>
          <w:marTop w:val="0"/>
          <w:marBottom w:val="0"/>
          <w:divBdr>
            <w:top w:val="none" w:sz="0" w:space="0" w:color="auto"/>
            <w:left w:val="none" w:sz="0" w:space="0" w:color="auto"/>
            <w:bottom w:val="none" w:sz="0" w:space="0" w:color="auto"/>
            <w:right w:val="none" w:sz="0" w:space="0" w:color="auto"/>
          </w:divBdr>
        </w:div>
        <w:div w:id="1905145371">
          <w:marLeft w:val="480"/>
          <w:marRight w:val="0"/>
          <w:marTop w:val="0"/>
          <w:marBottom w:val="0"/>
          <w:divBdr>
            <w:top w:val="none" w:sz="0" w:space="0" w:color="auto"/>
            <w:left w:val="none" w:sz="0" w:space="0" w:color="auto"/>
            <w:bottom w:val="none" w:sz="0" w:space="0" w:color="auto"/>
            <w:right w:val="none" w:sz="0" w:space="0" w:color="auto"/>
          </w:divBdr>
        </w:div>
        <w:div w:id="1928953844">
          <w:marLeft w:val="480"/>
          <w:marRight w:val="0"/>
          <w:marTop w:val="0"/>
          <w:marBottom w:val="0"/>
          <w:divBdr>
            <w:top w:val="none" w:sz="0" w:space="0" w:color="auto"/>
            <w:left w:val="none" w:sz="0" w:space="0" w:color="auto"/>
            <w:bottom w:val="none" w:sz="0" w:space="0" w:color="auto"/>
            <w:right w:val="none" w:sz="0" w:space="0" w:color="auto"/>
          </w:divBdr>
        </w:div>
        <w:div w:id="1947618476">
          <w:marLeft w:val="480"/>
          <w:marRight w:val="0"/>
          <w:marTop w:val="0"/>
          <w:marBottom w:val="0"/>
          <w:divBdr>
            <w:top w:val="none" w:sz="0" w:space="0" w:color="auto"/>
            <w:left w:val="none" w:sz="0" w:space="0" w:color="auto"/>
            <w:bottom w:val="none" w:sz="0" w:space="0" w:color="auto"/>
            <w:right w:val="none" w:sz="0" w:space="0" w:color="auto"/>
          </w:divBdr>
        </w:div>
        <w:div w:id="1953127095">
          <w:marLeft w:val="480"/>
          <w:marRight w:val="0"/>
          <w:marTop w:val="0"/>
          <w:marBottom w:val="0"/>
          <w:divBdr>
            <w:top w:val="none" w:sz="0" w:space="0" w:color="auto"/>
            <w:left w:val="none" w:sz="0" w:space="0" w:color="auto"/>
            <w:bottom w:val="none" w:sz="0" w:space="0" w:color="auto"/>
            <w:right w:val="none" w:sz="0" w:space="0" w:color="auto"/>
          </w:divBdr>
        </w:div>
        <w:div w:id="2004889573">
          <w:marLeft w:val="480"/>
          <w:marRight w:val="0"/>
          <w:marTop w:val="0"/>
          <w:marBottom w:val="0"/>
          <w:divBdr>
            <w:top w:val="none" w:sz="0" w:space="0" w:color="auto"/>
            <w:left w:val="none" w:sz="0" w:space="0" w:color="auto"/>
            <w:bottom w:val="none" w:sz="0" w:space="0" w:color="auto"/>
            <w:right w:val="none" w:sz="0" w:space="0" w:color="auto"/>
          </w:divBdr>
        </w:div>
        <w:div w:id="2015067219">
          <w:marLeft w:val="480"/>
          <w:marRight w:val="0"/>
          <w:marTop w:val="0"/>
          <w:marBottom w:val="0"/>
          <w:divBdr>
            <w:top w:val="none" w:sz="0" w:space="0" w:color="auto"/>
            <w:left w:val="none" w:sz="0" w:space="0" w:color="auto"/>
            <w:bottom w:val="none" w:sz="0" w:space="0" w:color="auto"/>
            <w:right w:val="none" w:sz="0" w:space="0" w:color="auto"/>
          </w:divBdr>
        </w:div>
        <w:div w:id="2016111278">
          <w:marLeft w:val="480"/>
          <w:marRight w:val="0"/>
          <w:marTop w:val="0"/>
          <w:marBottom w:val="0"/>
          <w:divBdr>
            <w:top w:val="none" w:sz="0" w:space="0" w:color="auto"/>
            <w:left w:val="none" w:sz="0" w:space="0" w:color="auto"/>
            <w:bottom w:val="none" w:sz="0" w:space="0" w:color="auto"/>
            <w:right w:val="none" w:sz="0" w:space="0" w:color="auto"/>
          </w:divBdr>
        </w:div>
        <w:div w:id="2054771090">
          <w:marLeft w:val="480"/>
          <w:marRight w:val="0"/>
          <w:marTop w:val="0"/>
          <w:marBottom w:val="0"/>
          <w:divBdr>
            <w:top w:val="none" w:sz="0" w:space="0" w:color="auto"/>
            <w:left w:val="none" w:sz="0" w:space="0" w:color="auto"/>
            <w:bottom w:val="none" w:sz="0" w:space="0" w:color="auto"/>
            <w:right w:val="none" w:sz="0" w:space="0" w:color="auto"/>
          </w:divBdr>
        </w:div>
        <w:div w:id="2074889508">
          <w:marLeft w:val="480"/>
          <w:marRight w:val="0"/>
          <w:marTop w:val="0"/>
          <w:marBottom w:val="0"/>
          <w:divBdr>
            <w:top w:val="none" w:sz="0" w:space="0" w:color="auto"/>
            <w:left w:val="none" w:sz="0" w:space="0" w:color="auto"/>
            <w:bottom w:val="none" w:sz="0" w:space="0" w:color="auto"/>
            <w:right w:val="none" w:sz="0" w:space="0" w:color="auto"/>
          </w:divBdr>
        </w:div>
        <w:div w:id="2105033054">
          <w:marLeft w:val="480"/>
          <w:marRight w:val="0"/>
          <w:marTop w:val="0"/>
          <w:marBottom w:val="0"/>
          <w:divBdr>
            <w:top w:val="none" w:sz="0" w:space="0" w:color="auto"/>
            <w:left w:val="none" w:sz="0" w:space="0" w:color="auto"/>
            <w:bottom w:val="none" w:sz="0" w:space="0" w:color="auto"/>
            <w:right w:val="none" w:sz="0" w:space="0" w:color="auto"/>
          </w:divBdr>
        </w:div>
        <w:div w:id="2106068100">
          <w:marLeft w:val="480"/>
          <w:marRight w:val="0"/>
          <w:marTop w:val="0"/>
          <w:marBottom w:val="0"/>
          <w:divBdr>
            <w:top w:val="none" w:sz="0" w:space="0" w:color="auto"/>
            <w:left w:val="none" w:sz="0" w:space="0" w:color="auto"/>
            <w:bottom w:val="none" w:sz="0" w:space="0" w:color="auto"/>
            <w:right w:val="none" w:sz="0" w:space="0" w:color="auto"/>
          </w:divBdr>
        </w:div>
        <w:div w:id="2108694811">
          <w:marLeft w:val="480"/>
          <w:marRight w:val="0"/>
          <w:marTop w:val="0"/>
          <w:marBottom w:val="0"/>
          <w:divBdr>
            <w:top w:val="none" w:sz="0" w:space="0" w:color="auto"/>
            <w:left w:val="none" w:sz="0" w:space="0" w:color="auto"/>
            <w:bottom w:val="none" w:sz="0" w:space="0" w:color="auto"/>
            <w:right w:val="none" w:sz="0" w:space="0" w:color="auto"/>
          </w:divBdr>
        </w:div>
      </w:divsChild>
    </w:div>
    <w:div w:id="707729781">
      <w:bodyDiv w:val="1"/>
      <w:marLeft w:val="0"/>
      <w:marRight w:val="0"/>
      <w:marTop w:val="0"/>
      <w:marBottom w:val="0"/>
      <w:divBdr>
        <w:top w:val="none" w:sz="0" w:space="0" w:color="auto"/>
        <w:left w:val="none" w:sz="0" w:space="0" w:color="auto"/>
        <w:bottom w:val="none" w:sz="0" w:space="0" w:color="auto"/>
        <w:right w:val="none" w:sz="0" w:space="0" w:color="auto"/>
      </w:divBdr>
      <w:divsChild>
        <w:div w:id="5406165">
          <w:marLeft w:val="480"/>
          <w:marRight w:val="0"/>
          <w:marTop w:val="0"/>
          <w:marBottom w:val="0"/>
          <w:divBdr>
            <w:top w:val="none" w:sz="0" w:space="0" w:color="auto"/>
            <w:left w:val="none" w:sz="0" w:space="0" w:color="auto"/>
            <w:bottom w:val="none" w:sz="0" w:space="0" w:color="auto"/>
            <w:right w:val="none" w:sz="0" w:space="0" w:color="auto"/>
          </w:divBdr>
        </w:div>
        <w:div w:id="125239592">
          <w:marLeft w:val="480"/>
          <w:marRight w:val="0"/>
          <w:marTop w:val="0"/>
          <w:marBottom w:val="0"/>
          <w:divBdr>
            <w:top w:val="none" w:sz="0" w:space="0" w:color="auto"/>
            <w:left w:val="none" w:sz="0" w:space="0" w:color="auto"/>
            <w:bottom w:val="none" w:sz="0" w:space="0" w:color="auto"/>
            <w:right w:val="none" w:sz="0" w:space="0" w:color="auto"/>
          </w:divBdr>
        </w:div>
        <w:div w:id="139229944">
          <w:marLeft w:val="480"/>
          <w:marRight w:val="0"/>
          <w:marTop w:val="0"/>
          <w:marBottom w:val="0"/>
          <w:divBdr>
            <w:top w:val="none" w:sz="0" w:space="0" w:color="auto"/>
            <w:left w:val="none" w:sz="0" w:space="0" w:color="auto"/>
            <w:bottom w:val="none" w:sz="0" w:space="0" w:color="auto"/>
            <w:right w:val="none" w:sz="0" w:space="0" w:color="auto"/>
          </w:divBdr>
        </w:div>
        <w:div w:id="193202043">
          <w:marLeft w:val="480"/>
          <w:marRight w:val="0"/>
          <w:marTop w:val="0"/>
          <w:marBottom w:val="0"/>
          <w:divBdr>
            <w:top w:val="none" w:sz="0" w:space="0" w:color="auto"/>
            <w:left w:val="none" w:sz="0" w:space="0" w:color="auto"/>
            <w:bottom w:val="none" w:sz="0" w:space="0" w:color="auto"/>
            <w:right w:val="none" w:sz="0" w:space="0" w:color="auto"/>
          </w:divBdr>
        </w:div>
        <w:div w:id="198783155">
          <w:marLeft w:val="480"/>
          <w:marRight w:val="0"/>
          <w:marTop w:val="0"/>
          <w:marBottom w:val="0"/>
          <w:divBdr>
            <w:top w:val="none" w:sz="0" w:space="0" w:color="auto"/>
            <w:left w:val="none" w:sz="0" w:space="0" w:color="auto"/>
            <w:bottom w:val="none" w:sz="0" w:space="0" w:color="auto"/>
            <w:right w:val="none" w:sz="0" w:space="0" w:color="auto"/>
          </w:divBdr>
        </w:div>
        <w:div w:id="212811633">
          <w:marLeft w:val="480"/>
          <w:marRight w:val="0"/>
          <w:marTop w:val="0"/>
          <w:marBottom w:val="0"/>
          <w:divBdr>
            <w:top w:val="none" w:sz="0" w:space="0" w:color="auto"/>
            <w:left w:val="none" w:sz="0" w:space="0" w:color="auto"/>
            <w:bottom w:val="none" w:sz="0" w:space="0" w:color="auto"/>
            <w:right w:val="none" w:sz="0" w:space="0" w:color="auto"/>
          </w:divBdr>
        </w:div>
        <w:div w:id="215436941">
          <w:marLeft w:val="480"/>
          <w:marRight w:val="0"/>
          <w:marTop w:val="0"/>
          <w:marBottom w:val="0"/>
          <w:divBdr>
            <w:top w:val="none" w:sz="0" w:space="0" w:color="auto"/>
            <w:left w:val="none" w:sz="0" w:space="0" w:color="auto"/>
            <w:bottom w:val="none" w:sz="0" w:space="0" w:color="auto"/>
            <w:right w:val="none" w:sz="0" w:space="0" w:color="auto"/>
          </w:divBdr>
        </w:div>
        <w:div w:id="285738642">
          <w:marLeft w:val="480"/>
          <w:marRight w:val="0"/>
          <w:marTop w:val="0"/>
          <w:marBottom w:val="0"/>
          <w:divBdr>
            <w:top w:val="none" w:sz="0" w:space="0" w:color="auto"/>
            <w:left w:val="none" w:sz="0" w:space="0" w:color="auto"/>
            <w:bottom w:val="none" w:sz="0" w:space="0" w:color="auto"/>
            <w:right w:val="none" w:sz="0" w:space="0" w:color="auto"/>
          </w:divBdr>
        </w:div>
        <w:div w:id="287857418">
          <w:marLeft w:val="480"/>
          <w:marRight w:val="0"/>
          <w:marTop w:val="0"/>
          <w:marBottom w:val="0"/>
          <w:divBdr>
            <w:top w:val="none" w:sz="0" w:space="0" w:color="auto"/>
            <w:left w:val="none" w:sz="0" w:space="0" w:color="auto"/>
            <w:bottom w:val="none" w:sz="0" w:space="0" w:color="auto"/>
            <w:right w:val="none" w:sz="0" w:space="0" w:color="auto"/>
          </w:divBdr>
        </w:div>
        <w:div w:id="359626869">
          <w:marLeft w:val="480"/>
          <w:marRight w:val="0"/>
          <w:marTop w:val="0"/>
          <w:marBottom w:val="0"/>
          <w:divBdr>
            <w:top w:val="none" w:sz="0" w:space="0" w:color="auto"/>
            <w:left w:val="none" w:sz="0" w:space="0" w:color="auto"/>
            <w:bottom w:val="none" w:sz="0" w:space="0" w:color="auto"/>
            <w:right w:val="none" w:sz="0" w:space="0" w:color="auto"/>
          </w:divBdr>
        </w:div>
        <w:div w:id="441389030">
          <w:marLeft w:val="480"/>
          <w:marRight w:val="0"/>
          <w:marTop w:val="0"/>
          <w:marBottom w:val="0"/>
          <w:divBdr>
            <w:top w:val="none" w:sz="0" w:space="0" w:color="auto"/>
            <w:left w:val="none" w:sz="0" w:space="0" w:color="auto"/>
            <w:bottom w:val="none" w:sz="0" w:space="0" w:color="auto"/>
            <w:right w:val="none" w:sz="0" w:space="0" w:color="auto"/>
          </w:divBdr>
        </w:div>
        <w:div w:id="519975046">
          <w:marLeft w:val="480"/>
          <w:marRight w:val="0"/>
          <w:marTop w:val="0"/>
          <w:marBottom w:val="0"/>
          <w:divBdr>
            <w:top w:val="none" w:sz="0" w:space="0" w:color="auto"/>
            <w:left w:val="none" w:sz="0" w:space="0" w:color="auto"/>
            <w:bottom w:val="none" w:sz="0" w:space="0" w:color="auto"/>
            <w:right w:val="none" w:sz="0" w:space="0" w:color="auto"/>
          </w:divBdr>
        </w:div>
        <w:div w:id="520046145">
          <w:marLeft w:val="480"/>
          <w:marRight w:val="0"/>
          <w:marTop w:val="0"/>
          <w:marBottom w:val="0"/>
          <w:divBdr>
            <w:top w:val="none" w:sz="0" w:space="0" w:color="auto"/>
            <w:left w:val="none" w:sz="0" w:space="0" w:color="auto"/>
            <w:bottom w:val="none" w:sz="0" w:space="0" w:color="auto"/>
            <w:right w:val="none" w:sz="0" w:space="0" w:color="auto"/>
          </w:divBdr>
        </w:div>
        <w:div w:id="562836027">
          <w:marLeft w:val="480"/>
          <w:marRight w:val="0"/>
          <w:marTop w:val="0"/>
          <w:marBottom w:val="0"/>
          <w:divBdr>
            <w:top w:val="none" w:sz="0" w:space="0" w:color="auto"/>
            <w:left w:val="none" w:sz="0" w:space="0" w:color="auto"/>
            <w:bottom w:val="none" w:sz="0" w:space="0" w:color="auto"/>
            <w:right w:val="none" w:sz="0" w:space="0" w:color="auto"/>
          </w:divBdr>
        </w:div>
        <w:div w:id="564797734">
          <w:marLeft w:val="480"/>
          <w:marRight w:val="0"/>
          <w:marTop w:val="0"/>
          <w:marBottom w:val="0"/>
          <w:divBdr>
            <w:top w:val="none" w:sz="0" w:space="0" w:color="auto"/>
            <w:left w:val="none" w:sz="0" w:space="0" w:color="auto"/>
            <w:bottom w:val="none" w:sz="0" w:space="0" w:color="auto"/>
            <w:right w:val="none" w:sz="0" w:space="0" w:color="auto"/>
          </w:divBdr>
        </w:div>
        <w:div w:id="569198501">
          <w:marLeft w:val="480"/>
          <w:marRight w:val="0"/>
          <w:marTop w:val="0"/>
          <w:marBottom w:val="0"/>
          <w:divBdr>
            <w:top w:val="none" w:sz="0" w:space="0" w:color="auto"/>
            <w:left w:val="none" w:sz="0" w:space="0" w:color="auto"/>
            <w:bottom w:val="none" w:sz="0" w:space="0" w:color="auto"/>
            <w:right w:val="none" w:sz="0" w:space="0" w:color="auto"/>
          </w:divBdr>
        </w:div>
        <w:div w:id="588974153">
          <w:marLeft w:val="480"/>
          <w:marRight w:val="0"/>
          <w:marTop w:val="0"/>
          <w:marBottom w:val="0"/>
          <w:divBdr>
            <w:top w:val="none" w:sz="0" w:space="0" w:color="auto"/>
            <w:left w:val="none" w:sz="0" w:space="0" w:color="auto"/>
            <w:bottom w:val="none" w:sz="0" w:space="0" w:color="auto"/>
            <w:right w:val="none" w:sz="0" w:space="0" w:color="auto"/>
          </w:divBdr>
        </w:div>
        <w:div w:id="655914874">
          <w:marLeft w:val="480"/>
          <w:marRight w:val="0"/>
          <w:marTop w:val="0"/>
          <w:marBottom w:val="0"/>
          <w:divBdr>
            <w:top w:val="none" w:sz="0" w:space="0" w:color="auto"/>
            <w:left w:val="none" w:sz="0" w:space="0" w:color="auto"/>
            <w:bottom w:val="none" w:sz="0" w:space="0" w:color="auto"/>
            <w:right w:val="none" w:sz="0" w:space="0" w:color="auto"/>
          </w:divBdr>
        </w:div>
        <w:div w:id="687214460">
          <w:marLeft w:val="480"/>
          <w:marRight w:val="0"/>
          <w:marTop w:val="0"/>
          <w:marBottom w:val="0"/>
          <w:divBdr>
            <w:top w:val="none" w:sz="0" w:space="0" w:color="auto"/>
            <w:left w:val="none" w:sz="0" w:space="0" w:color="auto"/>
            <w:bottom w:val="none" w:sz="0" w:space="0" w:color="auto"/>
            <w:right w:val="none" w:sz="0" w:space="0" w:color="auto"/>
          </w:divBdr>
        </w:div>
        <w:div w:id="701710718">
          <w:marLeft w:val="480"/>
          <w:marRight w:val="0"/>
          <w:marTop w:val="0"/>
          <w:marBottom w:val="0"/>
          <w:divBdr>
            <w:top w:val="none" w:sz="0" w:space="0" w:color="auto"/>
            <w:left w:val="none" w:sz="0" w:space="0" w:color="auto"/>
            <w:bottom w:val="none" w:sz="0" w:space="0" w:color="auto"/>
            <w:right w:val="none" w:sz="0" w:space="0" w:color="auto"/>
          </w:divBdr>
        </w:div>
        <w:div w:id="759639809">
          <w:marLeft w:val="480"/>
          <w:marRight w:val="0"/>
          <w:marTop w:val="0"/>
          <w:marBottom w:val="0"/>
          <w:divBdr>
            <w:top w:val="none" w:sz="0" w:space="0" w:color="auto"/>
            <w:left w:val="none" w:sz="0" w:space="0" w:color="auto"/>
            <w:bottom w:val="none" w:sz="0" w:space="0" w:color="auto"/>
            <w:right w:val="none" w:sz="0" w:space="0" w:color="auto"/>
          </w:divBdr>
        </w:div>
        <w:div w:id="773401885">
          <w:marLeft w:val="480"/>
          <w:marRight w:val="0"/>
          <w:marTop w:val="0"/>
          <w:marBottom w:val="0"/>
          <w:divBdr>
            <w:top w:val="none" w:sz="0" w:space="0" w:color="auto"/>
            <w:left w:val="none" w:sz="0" w:space="0" w:color="auto"/>
            <w:bottom w:val="none" w:sz="0" w:space="0" w:color="auto"/>
            <w:right w:val="none" w:sz="0" w:space="0" w:color="auto"/>
          </w:divBdr>
        </w:div>
        <w:div w:id="841508672">
          <w:marLeft w:val="480"/>
          <w:marRight w:val="0"/>
          <w:marTop w:val="0"/>
          <w:marBottom w:val="0"/>
          <w:divBdr>
            <w:top w:val="none" w:sz="0" w:space="0" w:color="auto"/>
            <w:left w:val="none" w:sz="0" w:space="0" w:color="auto"/>
            <w:bottom w:val="none" w:sz="0" w:space="0" w:color="auto"/>
            <w:right w:val="none" w:sz="0" w:space="0" w:color="auto"/>
          </w:divBdr>
        </w:div>
        <w:div w:id="845708801">
          <w:marLeft w:val="480"/>
          <w:marRight w:val="0"/>
          <w:marTop w:val="0"/>
          <w:marBottom w:val="0"/>
          <w:divBdr>
            <w:top w:val="none" w:sz="0" w:space="0" w:color="auto"/>
            <w:left w:val="none" w:sz="0" w:space="0" w:color="auto"/>
            <w:bottom w:val="none" w:sz="0" w:space="0" w:color="auto"/>
            <w:right w:val="none" w:sz="0" w:space="0" w:color="auto"/>
          </w:divBdr>
        </w:div>
        <w:div w:id="868834264">
          <w:marLeft w:val="480"/>
          <w:marRight w:val="0"/>
          <w:marTop w:val="0"/>
          <w:marBottom w:val="0"/>
          <w:divBdr>
            <w:top w:val="none" w:sz="0" w:space="0" w:color="auto"/>
            <w:left w:val="none" w:sz="0" w:space="0" w:color="auto"/>
            <w:bottom w:val="none" w:sz="0" w:space="0" w:color="auto"/>
            <w:right w:val="none" w:sz="0" w:space="0" w:color="auto"/>
          </w:divBdr>
        </w:div>
        <w:div w:id="869339456">
          <w:marLeft w:val="480"/>
          <w:marRight w:val="0"/>
          <w:marTop w:val="0"/>
          <w:marBottom w:val="0"/>
          <w:divBdr>
            <w:top w:val="none" w:sz="0" w:space="0" w:color="auto"/>
            <w:left w:val="none" w:sz="0" w:space="0" w:color="auto"/>
            <w:bottom w:val="none" w:sz="0" w:space="0" w:color="auto"/>
            <w:right w:val="none" w:sz="0" w:space="0" w:color="auto"/>
          </w:divBdr>
        </w:div>
        <w:div w:id="948392181">
          <w:marLeft w:val="480"/>
          <w:marRight w:val="0"/>
          <w:marTop w:val="0"/>
          <w:marBottom w:val="0"/>
          <w:divBdr>
            <w:top w:val="none" w:sz="0" w:space="0" w:color="auto"/>
            <w:left w:val="none" w:sz="0" w:space="0" w:color="auto"/>
            <w:bottom w:val="none" w:sz="0" w:space="0" w:color="auto"/>
            <w:right w:val="none" w:sz="0" w:space="0" w:color="auto"/>
          </w:divBdr>
        </w:div>
        <w:div w:id="953948064">
          <w:marLeft w:val="480"/>
          <w:marRight w:val="0"/>
          <w:marTop w:val="0"/>
          <w:marBottom w:val="0"/>
          <w:divBdr>
            <w:top w:val="none" w:sz="0" w:space="0" w:color="auto"/>
            <w:left w:val="none" w:sz="0" w:space="0" w:color="auto"/>
            <w:bottom w:val="none" w:sz="0" w:space="0" w:color="auto"/>
            <w:right w:val="none" w:sz="0" w:space="0" w:color="auto"/>
          </w:divBdr>
        </w:div>
        <w:div w:id="972370472">
          <w:marLeft w:val="480"/>
          <w:marRight w:val="0"/>
          <w:marTop w:val="0"/>
          <w:marBottom w:val="0"/>
          <w:divBdr>
            <w:top w:val="none" w:sz="0" w:space="0" w:color="auto"/>
            <w:left w:val="none" w:sz="0" w:space="0" w:color="auto"/>
            <w:bottom w:val="none" w:sz="0" w:space="0" w:color="auto"/>
            <w:right w:val="none" w:sz="0" w:space="0" w:color="auto"/>
          </w:divBdr>
        </w:div>
        <w:div w:id="1152914512">
          <w:marLeft w:val="480"/>
          <w:marRight w:val="0"/>
          <w:marTop w:val="0"/>
          <w:marBottom w:val="0"/>
          <w:divBdr>
            <w:top w:val="none" w:sz="0" w:space="0" w:color="auto"/>
            <w:left w:val="none" w:sz="0" w:space="0" w:color="auto"/>
            <w:bottom w:val="none" w:sz="0" w:space="0" w:color="auto"/>
            <w:right w:val="none" w:sz="0" w:space="0" w:color="auto"/>
          </w:divBdr>
        </w:div>
        <w:div w:id="1156842563">
          <w:marLeft w:val="480"/>
          <w:marRight w:val="0"/>
          <w:marTop w:val="0"/>
          <w:marBottom w:val="0"/>
          <w:divBdr>
            <w:top w:val="none" w:sz="0" w:space="0" w:color="auto"/>
            <w:left w:val="none" w:sz="0" w:space="0" w:color="auto"/>
            <w:bottom w:val="none" w:sz="0" w:space="0" w:color="auto"/>
            <w:right w:val="none" w:sz="0" w:space="0" w:color="auto"/>
          </w:divBdr>
        </w:div>
        <w:div w:id="1158227482">
          <w:marLeft w:val="480"/>
          <w:marRight w:val="0"/>
          <w:marTop w:val="0"/>
          <w:marBottom w:val="0"/>
          <w:divBdr>
            <w:top w:val="none" w:sz="0" w:space="0" w:color="auto"/>
            <w:left w:val="none" w:sz="0" w:space="0" w:color="auto"/>
            <w:bottom w:val="none" w:sz="0" w:space="0" w:color="auto"/>
            <w:right w:val="none" w:sz="0" w:space="0" w:color="auto"/>
          </w:divBdr>
        </w:div>
        <w:div w:id="1159690512">
          <w:marLeft w:val="480"/>
          <w:marRight w:val="0"/>
          <w:marTop w:val="0"/>
          <w:marBottom w:val="0"/>
          <w:divBdr>
            <w:top w:val="none" w:sz="0" w:space="0" w:color="auto"/>
            <w:left w:val="none" w:sz="0" w:space="0" w:color="auto"/>
            <w:bottom w:val="none" w:sz="0" w:space="0" w:color="auto"/>
            <w:right w:val="none" w:sz="0" w:space="0" w:color="auto"/>
          </w:divBdr>
        </w:div>
        <w:div w:id="1235355945">
          <w:marLeft w:val="480"/>
          <w:marRight w:val="0"/>
          <w:marTop w:val="0"/>
          <w:marBottom w:val="0"/>
          <w:divBdr>
            <w:top w:val="none" w:sz="0" w:space="0" w:color="auto"/>
            <w:left w:val="none" w:sz="0" w:space="0" w:color="auto"/>
            <w:bottom w:val="none" w:sz="0" w:space="0" w:color="auto"/>
            <w:right w:val="none" w:sz="0" w:space="0" w:color="auto"/>
          </w:divBdr>
        </w:div>
        <w:div w:id="1273627412">
          <w:marLeft w:val="480"/>
          <w:marRight w:val="0"/>
          <w:marTop w:val="0"/>
          <w:marBottom w:val="0"/>
          <w:divBdr>
            <w:top w:val="none" w:sz="0" w:space="0" w:color="auto"/>
            <w:left w:val="none" w:sz="0" w:space="0" w:color="auto"/>
            <w:bottom w:val="none" w:sz="0" w:space="0" w:color="auto"/>
            <w:right w:val="none" w:sz="0" w:space="0" w:color="auto"/>
          </w:divBdr>
        </w:div>
        <w:div w:id="1310359313">
          <w:marLeft w:val="480"/>
          <w:marRight w:val="0"/>
          <w:marTop w:val="0"/>
          <w:marBottom w:val="0"/>
          <w:divBdr>
            <w:top w:val="none" w:sz="0" w:space="0" w:color="auto"/>
            <w:left w:val="none" w:sz="0" w:space="0" w:color="auto"/>
            <w:bottom w:val="none" w:sz="0" w:space="0" w:color="auto"/>
            <w:right w:val="none" w:sz="0" w:space="0" w:color="auto"/>
          </w:divBdr>
        </w:div>
        <w:div w:id="1333332597">
          <w:marLeft w:val="480"/>
          <w:marRight w:val="0"/>
          <w:marTop w:val="0"/>
          <w:marBottom w:val="0"/>
          <w:divBdr>
            <w:top w:val="none" w:sz="0" w:space="0" w:color="auto"/>
            <w:left w:val="none" w:sz="0" w:space="0" w:color="auto"/>
            <w:bottom w:val="none" w:sz="0" w:space="0" w:color="auto"/>
            <w:right w:val="none" w:sz="0" w:space="0" w:color="auto"/>
          </w:divBdr>
        </w:div>
        <w:div w:id="1356157043">
          <w:marLeft w:val="480"/>
          <w:marRight w:val="0"/>
          <w:marTop w:val="0"/>
          <w:marBottom w:val="0"/>
          <w:divBdr>
            <w:top w:val="none" w:sz="0" w:space="0" w:color="auto"/>
            <w:left w:val="none" w:sz="0" w:space="0" w:color="auto"/>
            <w:bottom w:val="none" w:sz="0" w:space="0" w:color="auto"/>
            <w:right w:val="none" w:sz="0" w:space="0" w:color="auto"/>
          </w:divBdr>
        </w:div>
        <w:div w:id="1360859935">
          <w:marLeft w:val="480"/>
          <w:marRight w:val="0"/>
          <w:marTop w:val="0"/>
          <w:marBottom w:val="0"/>
          <w:divBdr>
            <w:top w:val="none" w:sz="0" w:space="0" w:color="auto"/>
            <w:left w:val="none" w:sz="0" w:space="0" w:color="auto"/>
            <w:bottom w:val="none" w:sz="0" w:space="0" w:color="auto"/>
            <w:right w:val="none" w:sz="0" w:space="0" w:color="auto"/>
          </w:divBdr>
        </w:div>
        <w:div w:id="1442066222">
          <w:marLeft w:val="480"/>
          <w:marRight w:val="0"/>
          <w:marTop w:val="0"/>
          <w:marBottom w:val="0"/>
          <w:divBdr>
            <w:top w:val="none" w:sz="0" w:space="0" w:color="auto"/>
            <w:left w:val="none" w:sz="0" w:space="0" w:color="auto"/>
            <w:bottom w:val="none" w:sz="0" w:space="0" w:color="auto"/>
            <w:right w:val="none" w:sz="0" w:space="0" w:color="auto"/>
          </w:divBdr>
        </w:div>
        <w:div w:id="1460682756">
          <w:marLeft w:val="480"/>
          <w:marRight w:val="0"/>
          <w:marTop w:val="0"/>
          <w:marBottom w:val="0"/>
          <w:divBdr>
            <w:top w:val="none" w:sz="0" w:space="0" w:color="auto"/>
            <w:left w:val="none" w:sz="0" w:space="0" w:color="auto"/>
            <w:bottom w:val="none" w:sz="0" w:space="0" w:color="auto"/>
            <w:right w:val="none" w:sz="0" w:space="0" w:color="auto"/>
          </w:divBdr>
        </w:div>
        <w:div w:id="1545362236">
          <w:marLeft w:val="480"/>
          <w:marRight w:val="0"/>
          <w:marTop w:val="0"/>
          <w:marBottom w:val="0"/>
          <w:divBdr>
            <w:top w:val="none" w:sz="0" w:space="0" w:color="auto"/>
            <w:left w:val="none" w:sz="0" w:space="0" w:color="auto"/>
            <w:bottom w:val="none" w:sz="0" w:space="0" w:color="auto"/>
            <w:right w:val="none" w:sz="0" w:space="0" w:color="auto"/>
          </w:divBdr>
        </w:div>
        <w:div w:id="1559585547">
          <w:marLeft w:val="480"/>
          <w:marRight w:val="0"/>
          <w:marTop w:val="0"/>
          <w:marBottom w:val="0"/>
          <w:divBdr>
            <w:top w:val="none" w:sz="0" w:space="0" w:color="auto"/>
            <w:left w:val="none" w:sz="0" w:space="0" w:color="auto"/>
            <w:bottom w:val="none" w:sz="0" w:space="0" w:color="auto"/>
            <w:right w:val="none" w:sz="0" w:space="0" w:color="auto"/>
          </w:divBdr>
        </w:div>
        <w:div w:id="1610233055">
          <w:marLeft w:val="480"/>
          <w:marRight w:val="0"/>
          <w:marTop w:val="0"/>
          <w:marBottom w:val="0"/>
          <w:divBdr>
            <w:top w:val="none" w:sz="0" w:space="0" w:color="auto"/>
            <w:left w:val="none" w:sz="0" w:space="0" w:color="auto"/>
            <w:bottom w:val="none" w:sz="0" w:space="0" w:color="auto"/>
            <w:right w:val="none" w:sz="0" w:space="0" w:color="auto"/>
          </w:divBdr>
        </w:div>
        <w:div w:id="1706976733">
          <w:marLeft w:val="480"/>
          <w:marRight w:val="0"/>
          <w:marTop w:val="0"/>
          <w:marBottom w:val="0"/>
          <w:divBdr>
            <w:top w:val="none" w:sz="0" w:space="0" w:color="auto"/>
            <w:left w:val="none" w:sz="0" w:space="0" w:color="auto"/>
            <w:bottom w:val="none" w:sz="0" w:space="0" w:color="auto"/>
            <w:right w:val="none" w:sz="0" w:space="0" w:color="auto"/>
          </w:divBdr>
        </w:div>
        <w:div w:id="1752849855">
          <w:marLeft w:val="480"/>
          <w:marRight w:val="0"/>
          <w:marTop w:val="0"/>
          <w:marBottom w:val="0"/>
          <w:divBdr>
            <w:top w:val="none" w:sz="0" w:space="0" w:color="auto"/>
            <w:left w:val="none" w:sz="0" w:space="0" w:color="auto"/>
            <w:bottom w:val="none" w:sz="0" w:space="0" w:color="auto"/>
            <w:right w:val="none" w:sz="0" w:space="0" w:color="auto"/>
          </w:divBdr>
        </w:div>
        <w:div w:id="1783070700">
          <w:marLeft w:val="480"/>
          <w:marRight w:val="0"/>
          <w:marTop w:val="0"/>
          <w:marBottom w:val="0"/>
          <w:divBdr>
            <w:top w:val="none" w:sz="0" w:space="0" w:color="auto"/>
            <w:left w:val="none" w:sz="0" w:space="0" w:color="auto"/>
            <w:bottom w:val="none" w:sz="0" w:space="0" w:color="auto"/>
            <w:right w:val="none" w:sz="0" w:space="0" w:color="auto"/>
          </w:divBdr>
        </w:div>
        <w:div w:id="1797597647">
          <w:marLeft w:val="480"/>
          <w:marRight w:val="0"/>
          <w:marTop w:val="0"/>
          <w:marBottom w:val="0"/>
          <w:divBdr>
            <w:top w:val="none" w:sz="0" w:space="0" w:color="auto"/>
            <w:left w:val="none" w:sz="0" w:space="0" w:color="auto"/>
            <w:bottom w:val="none" w:sz="0" w:space="0" w:color="auto"/>
            <w:right w:val="none" w:sz="0" w:space="0" w:color="auto"/>
          </w:divBdr>
        </w:div>
        <w:div w:id="1801073331">
          <w:marLeft w:val="480"/>
          <w:marRight w:val="0"/>
          <w:marTop w:val="0"/>
          <w:marBottom w:val="0"/>
          <w:divBdr>
            <w:top w:val="none" w:sz="0" w:space="0" w:color="auto"/>
            <w:left w:val="none" w:sz="0" w:space="0" w:color="auto"/>
            <w:bottom w:val="none" w:sz="0" w:space="0" w:color="auto"/>
            <w:right w:val="none" w:sz="0" w:space="0" w:color="auto"/>
          </w:divBdr>
        </w:div>
        <w:div w:id="1950382544">
          <w:marLeft w:val="480"/>
          <w:marRight w:val="0"/>
          <w:marTop w:val="0"/>
          <w:marBottom w:val="0"/>
          <w:divBdr>
            <w:top w:val="none" w:sz="0" w:space="0" w:color="auto"/>
            <w:left w:val="none" w:sz="0" w:space="0" w:color="auto"/>
            <w:bottom w:val="none" w:sz="0" w:space="0" w:color="auto"/>
            <w:right w:val="none" w:sz="0" w:space="0" w:color="auto"/>
          </w:divBdr>
        </w:div>
        <w:div w:id="1980381523">
          <w:marLeft w:val="480"/>
          <w:marRight w:val="0"/>
          <w:marTop w:val="0"/>
          <w:marBottom w:val="0"/>
          <w:divBdr>
            <w:top w:val="none" w:sz="0" w:space="0" w:color="auto"/>
            <w:left w:val="none" w:sz="0" w:space="0" w:color="auto"/>
            <w:bottom w:val="none" w:sz="0" w:space="0" w:color="auto"/>
            <w:right w:val="none" w:sz="0" w:space="0" w:color="auto"/>
          </w:divBdr>
        </w:div>
        <w:div w:id="1998149246">
          <w:marLeft w:val="480"/>
          <w:marRight w:val="0"/>
          <w:marTop w:val="0"/>
          <w:marBottom w:val="0"/>
          <w:divBdr>
            <w:top w:val="none" w:sz="0" w:space="0" w:color="auto"/>
            <w:left w:val="none" w:sz="0" w:space="0" w:color="auto"/>
            <w:bottom w:val="none" w:sz="0" w:space="0" w:color="auto"/>
            <w:right w:val="none" w:sz="0" w:space="0" w:color="auto"/>
          </w:divBdr>
        </w:div>
        <w:div w:id="1998268840">
          <w:marLeft w:val="480"/>
          <w:marRight w:val="0"/>
          <w:marTop w:val="0"/>
          <w:marBottom w:val="0"/>
          <w:divBdr>
            <w:top w:val="none" w:sz="0" w:space="0" w:color="auto"/>
            <w:left w:val="none" w:sz="0" w:space="0" w:color="auto"/>
            <w:bottom w:val="none" w:sz="0" w:space="0" w:color="auto"/>
            <w:right w:val="none" w:sz="0" w:space="0" w:color="auto"/>
          </w:divBdr>
        </w:div>
        <w:div w:id="2001082797">
          <w:marLeft w:val="480"/>
          <w:marRight w:val="0"/>
          <w:marTop w:val="0"/>
          <w:marBottom w:val="0"/>
          <w:divBdr>
            <w:top w:val="none" w:sz="0" w:space="0" w:color="auto"/>
            <w:left w:val="none" w:sz="0" w:space="0" w:color="auto"/>
            <w:bottom w:val="none" w:sz="0" w:space="0" w:color="auto"/>
            <w:right w:val="none" w:sz="0" w:space="0" w:color="auto"/>
          </w:divBdr>
        </w:div>
        <w:div w:id="2025131680">
          <w:marLeft w:val="480"/>
          <w:marRight w:val="0"/>
          <w:marTop w:val="0"/>
          <w:marBottom w:val="0"/>
          <w:divBdr>
            <w:top w:val="none" w:sz="0" w:space="0" w:color="auto"/>
            <w:left w:val="none" w:sz="0" w:space="0" w:color="auto"/>
            <w:bottom w:val="none" w:sz="0" w:space="0" w:color="auto"/>
            <w:right w:val="none" w:sz="0" w:space="0" w:color="auto"/>
          </w:divBdr>
        </w:div>
        <w:div w:id="2082866877">
          <w:marLeft w:val="480"/>
          <w:marRight w:val="0"/>
          <w:marTop w:val="0"/>
          <w:marBottom w:val="0"/>
          <w:divBdr>
            <w:top w:val="none" w:sz="0" w:space="0" w:color="auto"/>
            <w:left w:val="none" w:sz="0" w:space="0" w:color="auto"/>
            <w:bottom w:val="none" w:sz="0" w:space="0" w:color="auto"/>
            <w:right w:val="none" w:sz="0" w:space="0" w:color="auto"/>
          </w:divBdr>
        </w:div>
        <w:div w:id="2117215107">
          <w:marLeft w:val="480"/>
          <w:marRight w:val="0"/>
          <w:marTop w:val="0"/>
          <w:marBottom w:val="0"/>
          <w:divBdr>
            <w:top w:val="none" w:sz="0" w:space="0" w:color="auto"/>
            <w:left w:val="none" w:sz="0" w:space="0" w:color="auto"/>
            <w:bottom w:val="none" w:sz="0" w:space="0" w:color="auto"/>
            <w:right w:val="none" w:sz="0" w:space="0" w:color="auto"/>
          </w:divBdr>
        </w:div>
      </w:divsChild>
    </w:div>
    <w:div w:id="708064931">
      <w:bodyDiv w:val="1"/>
      <w:marLeft w:val="0"/>
      <w:marRight w:val="0"/>
      <w:marTop w:val="0"/>
      <w:marBottom w:val="0"/>
      <w:divBdr>
        <w:top w:val="none" w:sz="0" w:space="0" w:color="auto"/>
        <w:left w:val="none" w:sz="0" w:space="0" w:color="auto"/>
        <w:bottom w:val="none" w:sz="0" w:space="0" w:color="auto"/>
        <w:right w:val="none" w:sz="0" w:space="0" w:color="auto"/>
      </w:divBdr>
      <w:divsChild>
        <w:div w:id="7221842">
          <w:marLeft w:val="480"/>
          <w:marRight w:val="0"/>
          <w:marTop w:val="0"/>
          <w:marBottom w:val="0"/>
          <w:divBdr>
            <w:top w:val="none" w:sz="0" w:space="0" w:color="auto"/>
            <w:left w:val="none" w:sz="0" w:space="0" w:color="auto"/>
            <w:bottom w:val="none" w:sz="0" w:space="0" w:color="auto"/>
            <w:right w:val="none" w:sz="0" w:space="0" w:color="auto"/>
          </w:divBdr>
        </w:div>
        <w:div w:id="45224950">
          <w:marLeft w:val="480"/>
          <w:marRight w:val="0"/>
          <w:marTop w:val="0"/>
          <w:marBottom w:val="0"/>
          <w:divBdr>
            <w:top w:val="none" w:sz="0" w:space="0" w:color="auto"/>
            <w:left w:val="none" w:sz="0" w:space="0" w:color="auto"/>
            <w:bottom w:val="none" w:sz="0" w:space="0" w:color="auto"/>
            <w:right w:val="none" w:sz="0" w:space="0" w:color="auto"/>
          </w:divBdr>
        </w:div>
        <w:div w:id="50620108">
          <w:marLeft w:val="480"/>
          <w:marRight w:val="0"/>
          <w:marTop w:val="0"/>
          <w:marBottom w:val="0"/>
          <w:divBdr>
            <w:top w:val="none" w:sz="0" w:space="0" w:color="auto"/>
            <w:left w:val="none" w:sz="0" w:space="0" w:color="auto"/>
            <w:bottom w:val="none" w:sz="0" w:space="0" w:color="auto"/>
            <w:right w:val="none" w:sz="0" w:space="0" w:color="auto"/>
          </w:divBdr>
        </w:div>
        <w:div w:id="92291727">
          <w:marLeft w:val="480"/>
          <w:marRight w:val="0"/>
          <w:marTop w:val="0"/>
          <w:marBottom w:val="0"/>
          <w:divBdr>
            <w:top w:val="none" w:sz="0" w:space="0" w:color="auto"/>
            <w:left w:val="none" w:sz="0" w:space="0" w:color="auto"/>
            <w:bottom w:val="none" w:sz="0" w:space="0" w:color="auto"/>
            <w:right w:val="none" w:sz="0" w:space="0" w:color="auto"/>
          </w:divBdr>
        </w:div>
        <w:div w:id="101851099">
          <w:marLeft w:val="480"/>
          <w:marRight w:val="0"/>
          <w:marTop w:val="0"/>
          <w:marBottom w:val="0"/>
          <w:divBdr>
            <w:top w:val="none" w:sz="0" w:space="0" w:color="auto"/>
            <w:left w:val="none" w:sz="0" w:space="0" w:color="auto"/>
            <w:bottom w:val="none" w:sz="0" w:space="0" w:color="auto"/>
            <w:right w:val="none" w:sz="0" w:space="0" w:color="auto"/>
          </w:divBdr>
        </w:div>
        <w:div w:id="111941155">
          <w:marLeft w:val="480"/>
          <w:marRight w:val="0"/>
          <w:marTop w:val="0"/>
          <w:marBottom w:val="0"/>
          <w:divBdr>
            <w:top w:val="none" w:sz="0" w:space="0" w:color="auto"/>
            <w:left w:val="none" w:sz="0" w:space="0" w:color="auto"/>
            <w:bottom w:val="none" w:sz="0" w:space="0" w:color="auto"/>
            <w:right w:val="none" w:sz="0" w:space="0" w:color="auto"/>
          </w:divBdr>
        </w:div>
        <w:div w:id="116140798">
          <w:marLeft w:val="480"/>
          <w:marRight w:val="0"/>
          <w:marTop w:val="0"/>
          <w:marBottom w:val="0"/>
          <w:divBdr>
            <w:top w:val="none" w:sz="0" w:space="0" w:color="auto"/>
            <w:left w:val="none" w:sz="0" w:space="0" w:color="auto"/>
            <w:bottom w:val="none" w:sz="0" w:space="0" w:color="auto"/>
            <w:right w:val="none" w:sz="0" w:space="0" w:color="auto"/>
          </w:divBdr>
        </w:div>
        <w:div w:id="290020578">
          <w:marLeft w:val="480"/>
          <w:marRight w:val="0"/>
          <w:marTop w:val="0"/>
          <w:marBottom w:val="0"/>
          <w:divBdr>
            <w:top w:val="none" w:sz="0" w:space="0" w:color="auto"/>
            <w:left w:val="none" w:sz="0" w:space="0" w:color="auto"/>
            <w:bottom w:val="none" w:sz="0" w:space="0" w:color="auto"/>
            <w:right w:val="none" w:sz="0" w:space="0" w:color="auto"/>
          </w:divBdr>
        </w:div>
        <w:div w:id="290404812">
          <w:marLeft w:val="480"/>
          <w:marRight w:val="0"/>
          <w:marTop w:val="0"/>
          <w:marBottom w:val="0"/>
          <w:divBdr>
            <w:top w:val="none" w:sz="0" w:space="0" w:color="auto"/>
            <w:left w:val="none" w:sz="0" w:space="0" w:color="auto"/>
            <w:bottom w:val="none" w:sz="0" w:space="0" w:color="auto"/>
            <w:right w:val="none" w:sz="0" w:space="0" w:color="auto"/>
          </w:divBdr>
        </w:div>
        <w:div w:id="334262990">
          <w:marLeft w:val="480"/>
          <w:marRight w:val="0"/>
          <w:marTop w:val="0"/>
          <w:marBottom w:val="0"/>
          <w:divBdr>
            <w:top w:val="none" w:sz="0" w:space="0" w:color="auto"/>
            <w:left w:val="none" w:sz="0" w:space="0" w:color="auto"/>
            <w:bottom w:val="none" w:sz="0" w:space="0" w:color="auto"/>
            <w:right w:val="none" w:sz="0" w:space="0" w:color="auto"/>
          </w:divBdr>
        </w:div>
        <w:div w:id="350642455">
          <w:marLeft w:val="480"/>
          <w:marRight w:val="0"/>
          <w:marTop w:val="0"/>
          <w:marBottom w:val="0"/>
          <w:divBdr>
            <w:top w:val="none" w:sz="0" w:space="0" w:color="auto"/>
            <w:left w:val="none" w:sz="0" w:space="0" w:color="auto"/>
            <w:bottom w:val="none" w:sz="0" w:space="0" w:color="auto"/>
            <w:right w:val="none" w:sz="0" w:space="0" w:color="auto"/>
          </w:divBdr>
        </w:div>
        <w:div w:id="381640061">
          <w:marLeft w:val="480"/>
          <w:marRight w:val="0"/>
          <w:marTop w:val="0"/>
          <w:marBottom w:val="0"/>
          <w:divBdr>
            <w:top w:val="none" w:sz="0" w:space="0" w:color="auto"/>
            <w:left w:val="none" w:sz="0" w:space="0" w:color="auto"/>
            <w:bottom w:val="none" w:sz="0" w:space="0" w:color="auto"/>
            <w:right w:val="none" w:sz="0" w:space="0" w:color="auto"/>
          </w:divBdr>
        </w:div>
        <w:div w:id="388653725">
          <w:marLeft w:val="480"/>
          <w:marRight w:val="0"/>
          <w:marTop w:val="0"/>
          <w:marBottom w:val="0"/>
          <w:divBdr>
            <w:top w:val="none" w:sz="0" w:space="0" w:color="auto"/>
            <w:left w:val="none" w:sz="0" w:space="0" w:color="auto"/>
            <w:bottom w:val="none" w:sz="0" w:space="0" w:color="auto"/>
            <w:right w:val="none" w:sz="0" w:space="0" w:color="auto"/>
          </w:divBdr>
        </w:div>
        <w:div w:id="395247776">
          <w:marLeft w:val="480"/>
          <w:marRight w:val="0"/>
          <w:marTop w:val="0"/>
          <w:marBottom w:val="0"/>
          <w:divBdr>
            <w:top w:val="none" w:sz="0" w:space="0" w:color="auto"/>
            <w:left w:val="none" w:sz="0" w:space="0" w:color="auto"/>
            <w:bottom w:val="none" w:sz="0" w:space="0" w:color="auto"/>
            <w:right w:val="none" w:sz="0" w:space="0" w:color="auto"/>
          </w:divBdr>
        </w:div>
        <w:div w:id="399836876">
          <w:marLeft w:val="480"/>
          <w:marRight w:val="0"/>
          <w:marTop w:val="0"/>
          <w:marBottom w:val="0"/>
          <w:divBdr>
            <w:top w:val="none" w:sz="0" w:space="0" w:color="auto"/>
            <w:left w:val="none" w:sz="0" w:space="0" w:color="auto"/>
            <w:bottom w:val="none" w:sz="0" w:space="0" w:color="auto"/>
            <w:right w:val="none" w:sz="0" w:space="0" w:color="auto"/>
          </w:divBdr>
        </w:div>
        <w:div w:id="404642309">
          <w:marLeft w:val="480"/>
          <w:marRight w:val="0"/>
          <w:marTop w:val="0"/>
          <w:marBottom w:val="0"/>
          <w:divBdr>
            <w:top w:val="none" w:sz="0" w:space="0" w:color="auto"/>
            <w:left w:val="none" w:sz="0" w:space="0" w:color="auto"/>
            <w:bottom w:val="none" w:sz="0" w:space="0" w:color="auto"/>
            <w:right w:val="none" w:sz="0" w:space="0" w:color="auto"/>
          </w:divBdr>
        </w:div>
        <w:div w:id="519705859">
          <w:marLeft w:val="480"/>
          <w:marRight w:val="0"/>
          <w:marTop w:val="0"/>
          <w:marBottom w:val="0"/>
          <w:divBdr>
            <w:top w:val="none" w:sz="0" w:space="0" w:color="auto"/>
            <w:left w:val="none" w:sz="0" w:space="0" w:color="auto"/>
            <w:bottom w:val="none" w:sz="0" w:space="0" w:color="auto"/>
            <w:right w:val="none" w:sz="0" w:space="0" w:color="auto"/>
          </w:divBdr>
        </w:div>
        <w:div w:id="554391927">
          <w:marLeft w:val="480"/>
          <w:marRight w:val="0"/>
          <w:marTop w:val="0"/>
          <w:marBottom w:val="0"/>
          <w:divBdr>
            <w:top w:val="none" w:sz="0" w:space="0" w:color="auto"/>
            <w:left w:val="none" w:sz="0" w:space="0" w:color="auto"/>
            <w:bottom w:val="none" w:sz="0" w:space="0" w:color="auto"/>
            <w:right w:val="none" w:sz="0" w:space="0" w:color="auto"/>
          </w:divBdr>
        </w:div>
        <w:div w:id="576944585">
          <w:marLeft w:val="480"/>
          <w:marRight w:val="0"/>
          <w:marTop w:val="0"/>
          <w:marBottom w:val="0"/>
          <w:divBdr>
            <w:top w:val="none" w:sz="0" w:space="0" w:color="auto"/>
            <w:left w:val="none" w:sz="0" w:space="0" w:color="auto"/>
            <w:bottom w:val="none" w:sz="0" w:space="0" w:color="auto"/>
            <w:right w:val="none" w:sz="0" w:space="0" w:color="auto"/>
          </w:divBdr>
        </w:div>
        <w:div w:id="589847598">
          <w:marLeft w:val="480"/>
          <w:marRight w:val="0"/>
          <w:marTop w:val="0"/>
          <w:marBottom w:val="0"/>
          <w:divBdr>
            <w:top w:val="none" w:sz="0" w:space="0" w:color="auto"/>
            <w:left w:val="none" w:sz="0" w:space="0" w:color="auto"/>
            <w:bottom w:val="none" w:sz="0" w:space="0" w:color="auto"/>
            <w:right w:val="none" w:sz="0" w:space="0" w:color="auto"/>
          </w:divBdr>
        </w:div>
        <w:div w:id="604463220">
          <w:marLeft w:val="480"/>
          <w:marRight w:val="0"/>
          <w:marTop w:val="0"/>
          <w:marBottom w:val="0"/>
          <w:divBdr>
            <w:top w:val="none" w:sz="0" w:space="0" w:color="auto"/>
            <w:left w:val="none" w:sz="0" w:space="0" w:color="auto"/>
            <w:bottom w:val="none" w:sz="0" w:space="0" w:color="auto"/>
            <w:right w:val="none" w:sz="0" w:space="0" w:color="auto"/>
          </w:divBdr>
        </w:div>
        <w:div w:id="628169488">
          <w:marLeft w:val="480"/>
          <w:marRight w:val="0"/>
          <w:marTop w:val="0"/>
          <w:marBottom w:val="0"/>
          <w:divBdr>
            <w:top w:val="none" w:sz="0" w:space="0" w:color="auto"/>
            <w:left w:val="none" w:sz="0" w:space="0" w:color="auto"/>
            <w:bottom w:val="none" w:sz="0" w:space="0" w:color="auto"/>
            <w:right w:val="none" w:sz="0" w:space="0" w:color="auto"/>
          </w:divBdr>
        </w:div>
        <w:div w:id="643579710">
          <w:marLeft w:val="480"/>
          <w:marRight w:val="0"/>
          <w:marTop w:val="0"/>
          <w:marBottom w:val="0"/>
          <w:divBdr>
            <w:top w:val="none" w:sz="0" w:space="0" w:color="auto"/>
            <w:left w:val="none" w:sz="0" w:space="0" w:color="auto"/>
            <w:bottom w:val="none" w:sz="0" w:space="0" w:color="auto"/>
            <w:right w:val="none" w:sz="0" w:space="0" w:color="auto"/>
          </w:divBdr>
        </w:div>
        <w:div w:id="760100383">
          <w:marLeft w:val="480"/>
          <w:marRight w:val="0"/>
          <w:marTop w:val="0"/>
          <w:marBottom w:val="0"/>
          <w:divBdr>
            <w:top w:val="none" w:sz="0" w:space="0" w:color="auto"/>
            <w:left w:val="none" w:sz="0" w:space="0" w:color="auto"/>
            <w:bottom w:val="none" w:sz="0" w:space="0" w:color="auto"/>
            <w:right w:val="none" w:sz="0" w:space="0" w:color="auto"/>
          </w:divBdr>
        </w:div>
        <w:div w:id="769475096">
          <w:marLeft w:val="480"/>
          <w:marRight w:val="0"/>
          <w:marTop w:val="0"/>
          <w:marBottom w:val="0"/>
          <w:divBdr>
            <w:top w:val="none" w:sz="0" w:space="0" w:color="auto"/>
            <w:left w:val="none" w:sz="0" w:space="0" w:color="auto"/>
            <w:bottom w:val="none" w:sz="0" w:space="0" w:color="auto"/>
            <w:right w:val="none" w:sz="0" w:space="0" w:color="auto"/>
          </w:divBdr>
        </w:div>
        <w:div w:id="789130391">
          <w:marLeft w:val="480"/>
          <w:marRight w:val="0"/>
          <w:marTop w:val="0"/>
          <w:marBottom w:val="0"/>
          <w:divBdr>
            <w:top w:val="none" w:sz="0" w:space="0" w:color="auto"/>
            <w:left w:val="none" w:sz="0" w:space="0" w:color="auto"/>
            <w:bottom w:val="none" w:sz="0" w:space="0" w:color="auto"/>
            <w:right w:val="none" w:sz="0" w:space="0" w:color="auto"/>
          </w:divBdr>
        </w:div>
        <w:div w:id="823352081">
          <w:marLeft w:val="480"/>
          <w:marRight w:val="0"/>
          <w:marTop w:val="0"/>
          <w:marBottom w:val="0"/>
          <w:divBdr>
            <w:top w:val="none" w:sz="0" w:space="0" w:color="auto"/>
            <w:left w:val="none" w:sz="0" w:space="0" w:color="auto"/>
            <w:bottom w:val="none" w:sz="0" w:space="0" w:color="auto"/>
            <w:right w:val="none" w:sz="0" w:space="0" w:color="auto"/>
          </w:divBdr>
        </w:div>
        <w:div w:id="992103708">
          <w:marLeft w:val="480"/>
          <w:marRight w:val="0"/>
          <w:marTop w:val="0"/>
          <w:marBottom w:val="0"/>
          <w:divBdr>
            <w:top w:val="none" w:sz="0" w:space="0" w:color="auto"/>
            <w:left w:val="none" w:sz="0" w:space="0" w:color="auto"/>
            <w:bottom w:val="none" w:sz="0" w:space="0" w:color="auto"/>
            <w:right w:val="none" w:sz="0" w:space="0" w:color="auto"/>
          </w:divBdr>
        </w:div>
        <w:div w:id="1009061916">
          <w:marLeft w:val="480"/>
          <w:marRight w:val="0"/>
          <w:marTop w:val="0"/>
          <w:marBottom w:val="0"/>
          <w:divBdr>
            <w:top w:val="none" w:sz="0" w:space="0" w:color="auto"/>
            <w:left w:val="none" w:sz="0" w:space="0" w:color="auto"/>
            <w:bottom w:val="none" w:sz="0" w:space="0" w:color="auto"/>
            <w:right w:val="none" w:sz="0" w:space="0" w:color="auto"/>
          </w:divBdr>
        </w:div>
        <w:div w:id="1023675821">
          <w:marLeft w:val="480"/>
          <w:marRight w:val="0"/>
          <w:marTop w:val="0"/>
          <w:marBottom w:val="0"/>
          <w:divBdr>
            <w:top w:val="none" w:sz="0" w:space="0" w:color="auto"/>
            <w:left w:val="none" w:sz="0" w:space="0" w:color="auto"/>
            <w:bottom w:val="none" w:sz="0" w:space="0" w:color="auto"/>
            <w:right w:val="none" w:sz="0" w:space="0" w:color="auto"/>
          </w:divBdr>
        </w:div>
        <w:div w:id="1098674166">
          <w:marLeft w:val="480"/>
          <w:marRight w:val="0"/>
          <w:marTop w:val="0"/>
          <w:marBottom w:val="0"/>
          <w:divBdr>
            <w:top w:val="none" w:sz="0" w:space="0" w:color="auto"/>
            <w:left w:val="none" w:sz="0" w:space="0" w:color="auto"/>
            <w:bottom w:val="none" w:sz="0" w:space="0" w:color="auto"/>
            <w:right w:val="none" w:sz="0" w:space="0" w:color="auto"/>
          </w:divBdr>
        </w:div>
        <w:div w:id="1113597091">
          <w:marLeft w:val="480"/>
          <w:marRight w:val="0"/>
          <w:marTop w:val="0"/>
          <w:marBottom w:val="0"/>
          <w:divBdr>
            <w:top w:val="none" w:sz="0" w:space="0" w:color="auto"/>
            <w:left w:val="none" w:sz="0" w:space="0" w:color="auto"/>
            <w:bottom w:val="none" w:sz="0" w:space="0" w:color="auto"/>
            <w:right w:val="none" w:sz="0" w:space="0" w:color="auto"/>
          </w:divBdr>
        </w:div>
        <w:div w:id="1137184692">
          <w:marLeft w:val="480"/>
          <w:marRight w:val="0"/>
          <w:marTop w:val="0"/>
          <w:marBottom w:val="0"/>
          <w:divBdr>
            <w:top w:val="none" w:sz="0" w:space="0" w:color="auto"/>
            <w:left w:val="none" w:sz="0" w:space="0" w:color="auto"/>
            <w:bottom w:val="none" w:sz="0" w:space="0" w:color="auto"/>
            <w:right w:val="none" w:sz="0" w:space="0" w:color="auto"/>
          </w:divBdr>
        </w:div>
        <w:div w:id="1175802823">
          <w:marLeft w:val="480"/>
          <w:marRight w:val="0"/>
          <w:marTop w:val="0"/>
          <w:marBottom w:val="0"/>
          <w:divBdr>
            <w:top w:val="none" w:sz="0" w:space="0" w:color="auto"/>
            <w:left w:val="none" w:sz="0" w:space="0" w:color="auto"/>
            <w:bottom w:val="none" w:sz="0" w:space="0" w:color="auto"/>
            <w:right w:val="none" w:sz="0" w:space="0" w:color="auto"/>
          </w:divBdr>
        </w:div>
        <w:div w:id="1185904912">
          <w:marLeft w:val="480"/>
          <w:marRight w:val="0"/>
          <w:marTop w:val="0"/>
          <w:marBottom w:val="0"/>
          <w:divBdr>
            <w:top w:val="none" w:sz="0" w:space="0" w:color="auto"/>
            <w:left w:val="none" w:sz="0" w:space="0" w:color="auto"/>
            <w:bottom w:val="none" w:sz="0" w:space="0" w:color="auto"/>
            <w:right w:val="none" w:sz="0" w:space="0" w:color="auto"/>
          </w:divBdr>
        </w:div>
        <w:div w:id="1282493902">
          <w:marLeft w:val="480"/>
          <w:marRight w:val="0"/>
          <w:marTop w:val="0"/>
          <w:marBottom w:val="0"/>
          <w:divBdr>
            <w:top w:val="none" w:sz="0" w:space="0" w:color="auto"/>
            <w:left w:val="none" w:sz="0" w:space="0" w:color="auto"/>
            <w:bottom w:val="none" w:sz="0" w:space="0" w:color="auto"/>
            <w:right w:val="none" w:sz="0" w:space="0" w:color="auto"/>
          </w:divBdr>
        </w:div>
        <w:div w:id="1334337386">
          <w:marLeft w:val="480"/>
          <w:marRight w:val="0"/>
          <w:marTop w:val="0"/>
          <w:marBottom w:val="0"/>
          <w:divBdr>
            <w:top w:val="none" w:sz="0" w:space="0" w:color="auto"/>
            <w:left w:val="none" w:sz="0" w:space="0" w:color="auto"/>
            <w:bottom w:val="none" w:sz="0" w:space="0" w:color="auto"/>
            <w:right w:val="none" w:sz="0" w:space="0" w:color="auto"/>
          </w:divBdr>
        </w:div>
        <w:div w:id="1348945079">
          <w:marLeft w:val="480"/>
          <w:marRight w:val="0"/>
          <w:marTop w:val="0"/>
          <w:marBottom w:val="0"/>
          <w:divBdr>
            <w:top w:val="none" w:sz="0" w:space="0" w:color="auto"/>
            <w:left w:val="none" w:sz="0" w:space="0" w:color="auto"/>
            <w:bottom w:val="none" w:sz="0" w:space="0" w:color="auto"/>
            <w:right w:val="none" w:sz="0" w:space="0" w:color="auto"/>
          </w:divBdr>
        </w:div>
        <w:div w:id="1359894874">
          <w:marLeft w:val="480"/>
          <w:marRight w:val="0"/>
          <w:marTop w:val="0"/>
          <w:marBottom w:val="0"/>
          <w:divBdr>
            <w:top w:val="none" w:sz="0" w:space="0" w:color="auto"/>
            <w:left w:val="none" w:sz="0" w:space="0" w:color="auto"/>
            <w:bottom w:val="none" w:sz="0" w:space="0" w:color="auto"/>
            <w:right w:val="none" w:sz="0" w:space="0" w:color="auto"/>
          </w:divBdr>
        </w:div>
        <w:div w:id="1406101488">
          <w:marLeft w:val="480"/>
          <w:marRight w:val="0"/>
          <w:marTop w:val="0"/>
          <w:marBottom w:val="0"/>
          <w:divBdr>
            <w:top w:val="none" w:sz="0" w:space="0" w:color="auto"/>
            <w:left w:val="none" w:sz="0" w:space="0" w:color="auto"/>
            <w:bottom w:val="none" w:sz="0" w:space="0" w:color="auto"/>
            <w:right w:val="none" w:sz="0" w:space="0" w:color="auto"/>
          </w:divBdr>
        </w:div>
        <w:div w:id="1424373871">
          <w:marLeft w:val="480"/>
          <w:marRight w:val="0"/>
          <w:marTop w:val="0"/>
          <w:marBottom w:val="0"/>
          <w:divBdr>
            <w:top w:val="none" w:sz="0" w:space="0" w:color="auto"/>
            <w:left w:val="none" w:sz="0" w:space="0" w:color="auto"/>
            <w:bottom w:val="none" w:sz="0" w:space="0" w:color="auto"/>
            <w:right w:val="none" w:sz="0" w:space="0" w:color="auto"/>
          </w:divBdr>
        </w:div>
        <w:div w:id="1442381838">
          <w:marLeft w:val="480"/>
          <w:marRight w:val="0"/>
          <w:marTop w:val="0"/>
          <w:marBottom w:val="0"/>
          <w:divBdr>
            <w:top w:val="none" w:sz="0" w:space="0" w:color="auto"/>
            <w:left w:val="none" w:sz="0" w:space="0" w:color="auto"/>
            <w:bottom w:val="none" w:sz="0" w:space="0" w:color="auto"/>
            <w:right w:val="none" w:sz="0" w:space="0" w:color="auto"/>
          </w:divBdr>
        </w:div>
        <w:div w:id="1478184669">
          <w:marLeft w:val="480"/>
          <w:marRight w:val="0"/>
          <w:marTop w:val="0"/>
          <w:marBottom w:val="0"/>
          <w:divBdr>
            <w:top w:val="none" w:sz="0" w:space="0" w:color="auto"/>
            <w:left w:val="none" w:sz="0" w:space="0" w:color="auto"/>
            <w:bottom w:val="none" w:sz="0" w:space="0" w:color="auto"/>
            <w:right w:val="none" w:sz="0" w:space="0" w:color="auto"/>
          </w:divBdr>
        </w:div>
        <w:div w:id="1500147409">
          <w:marLeft w:val="480"/>
          <w:marRight w:val="0"/>
          <w:marTop w:val="0"/>
          <w:marBottom w:val="0"/>
          <w:divBdr>
            <w:top w:val="none" w:sz="0" w:space="0" w:color="auto"/>
            <w:left w:val="none" w:sz="0" w:space="0" w:color="auto"/>
            <w:bottom w:val="none" w:sz="0" w:space="0" w:color="auto"/>
            <w:right w:val="none" w:sz="0" w:space="0" w:color="auto"/>
          </w:divBdr>
        </w:div>
        <w:div w:id="1540238800">
          <w:marLeft w:val="480"/>
          <w:marRight w:val="0"/>
          <w:marTop w:val="0"/>
          <w:marBottom w:val="0"/>
          <w:divBdr>
            <w:top w:val="none" w:sz="0" w:space="0" w:color="auto"/>
            <w:left w:val="none" w:sz="0" w:space="0" w:color="auto"/>
            <w:bottom w:val="none" w:sz="0" w:space="0" w:color="auto"/>
            <w:right w:val="none" w:sz="0" w:space="0" w:color="auto"/>
          </w:divBdr>
        </w:div>
        <w:div w:id="1550845595">
          <w:marLeft w:val="480"/>
          <w:marRight w:val="0"/>
          <w:marTop w:val="0"/>
          <w:marBottom w:val="0"/>
          <w:divBdr>
            <w:top w:val="none" w:sz="0" w:space="0" w:color="auto"/>
            <w:left w:val="none" w:sz="0" w:space="0" w:color="auto"/>
            <w:bottom w:val="none" w:sz="0" w:space="0" w:color="auto"/>
            <w:right w:val="none" w:sz="0" w:space="0" w:color="auto"/>
          </w:divBdr>
        </w:div>
        <w:div w:id="1579899931">
          <w:marLeft w:val="480"/>
          <w:marRight w:val="0"/>
          <w:marTop w:val="0"/>
          <w:marBottom w:val="0"/>
          <w:divBdr>
            <w:top w:val="none" w:sz="0" w:space="0" w:color="auto"/>
            <w:left w:val="none" w:sz="0" w:space="0" w:color="auto"/>
            <w:bottom w:val="none" w:sz="0" w:space="0" w:color="auto"/>
            <w:right w:val="none" w:sz="0" w:space="0" w:color="auto"/>
          </w:divBdr>
        </w:div>
        <w:div w:id="1633705884">
          <w:marLeft w:val="480"/>
          <w:marRight w:val="0"/>
          <w:marTop w:val="0"/>
          <w:marBottom w:val="0"/>
          <w:divBdr>
            <w:top w:val="none" w:sz="0" w:space="0" w:color="auto"/>
            <w:left w:val="none" w:sz="0" w:space="0" w:color="auto"/>
            <w:bottom w:val="none" w:sz="0" w:space="0" w:color="auto"/>
            <w:right w:val="none" w:sz="0" w:space="0" w:color="auto"/>
          </w:divBdr>
        </w:div>
        <w:div w:id="1648049115">
          <w:marLeft w:val="480"/>
          <w:marRight w:val="0"/>
          <w:marTop w:val="0"/>
          <w:marBottom w:val="0"/>
          <w:divBdr>
            <w:top w:val="none" w:sz="0" w:space="0" w:color="auto"/>
            <w:left w:val="none" w:sz="0" w:space="0" w:color="auto"/>
            <w:bottom w:val="none" w:sz="0" w:space="0" w:color="auto"/>
            <w:right w:val="none" w:sz="0" w:space="0" w:color="auto"/>
          </w:divBdr>
        </w:div>
        <w:div w:id="1649822652">
          <w:marLeft w:val="480"/>
          <w:marRight w:val="0"/>
          <w:marTop w:val="0"/>
          <w:marBottom w:val="0"/>
          <w:divBdr>
            <w:top w:val="none" w:sz="0" w:space="0" w:color="auto"/>
            <w:left w:val="none" w:sz="0" w:space="0" w:color="auto"/>
            <w:bottom w:val="none" w:sz="0" w:space="0" w:color="auto"/>
            <w:right w:val="none" w:sz="0" w:space="0" w:color="auto"/>
          </w:divBdr>
        </w:div>
        <w:div w:id="1653832695">
          <w:marLeft w:val="480"/>
          <w:marRight w:val="0"/>
          <w:marTop w:val="0"/>
          <w:marBottom w:val="0"/>
          <w:divBdr>
            <w:top w:val="none" w:sz="0" w:space="0" w:color="auto"/>
            <w:left w:val="none" w:sz="0" w:space="0" w:color="auto"/>
            <w:bottom w:val="none" w:sz="0" w:space="0" w:color="auto"/>
            <w:right w:val="none" w:sz="0" w:space="0" w:color="auto"/>
          </w:divBdr>
        </w:div>
        <w:div w:id="1654724064">
          <w:marLeft w:val="480"/>
          <w:marRight w:val="0"/>
          <w:marTop w:val="0"/>
          <w:marBottom w:val="0"/>
          <w:divBdr>
            <w:top w:val="none" w:sz="0" w:space="0" w:color="auto"/>
            <w:left w:val="none" w:sz="0" w:space="0" w:color="auto"/>
            <w:bottom w:val="none" w:sz="0" w:space="0" w:color="auto"/>
            <w:right w:val="none" w:sz="0" w:space="0" w:color="auto"/>
          </w:divBdr>
        </w:div>
        <w:div w:id="1658683269">
          <w:marLeft w:val="480"/>
          <w:marRight w:val="0"/>
          <w:marTop w:val="0"/>
          <w:marBottom w:val="0"/>
          <w:divBdr>
            <w:top w:val="none" w:sz="0" w:space="0" w:color="auto"/>
            <w:left w:val="none" w:sz="0" w:space="0" w:color="auto"/>
            <w:bottom w:val="none" w:sz="0" w:space="0" w:color="auto"/>
            <w:right w:val="none" w:sz="0" w:space="0" w:color="auto"/>
          </w:divBdr>
        </w:div>
        <w:div w:id="1718160320">
          <w:marLeft w:val="480"/>
          <w:marRight w:val="0"/>
          <w:marTop w:val="0"/>
          <w:marBottom w:val="0"/>
          <w:divBdr>
            <w:top w:val="none" w:sz="0" w:space="0" w:color="auto"/>
            <w:left w:val="none" w:sz="0" w:space="0" w:color="auto"/>
            <w:bottom w:val="none" w:sz="0" w:space="0" w:color="auto"/>
            <w:right w:val="none" w:sz="0" w:space="0" w:color="auto"/>
          </w:divBdr>
        </w:div>
        <w:div w:id="1833790231">
          <w:marLeft w:val="480"/>
          <w:marRight w:val="0"/>
          <w:marTop w:val="0"/>
          <w:marBottom w:val="0"/>
          <w:divBdr>
            <w:top w:val="none" w:sz="0" w:space="0" w:color="auto"/>
            <w:left w:val="none" w:sz="0" w:space="0" w:color="auto"/>
            <w:bottom w:val="none" w:sz="0" w:space="0" w:color="auto"/>
            <w:right w:val="none" w:sz="0" w:space="0" w:color="auto"/>
          </w:divBdr>
        </w:div>
        <w:div w:id="1906255595">
          <w:marLeft w:val="480"/>
          <w:marRight w:val="0"/>
          <w:marTop w:val="0"/>
          <w:marBottom w:val="0"/>
          <w:divBdr>
            <w:top w:val="none" w:sz="0" w:space="0" w:color="auto"/>
            <w:left w:val="none" w:sz="0" w:space="0" w:color="auto"/>
            <w:bottom w:val="none" w:sz="0" w:space="0" w:color="auto"/>
            <w:right w:val="none" w:sz="0" w:space="0" w:color="auto"/>
          </w:divBdr>
        </w:div>
        <w:div w:id="1991132309">
          <w:marLeft w:val="480"/>
          <w:marRight w:val="0"/>
          <w:marTop w:val="0"/>
          <w:marBottom w:val="0"/>
          <w:divBdr>
            <w:top w:val="none" w:sz="0" w:space="0" w:color="auto"/>
            <w:left w:val="none" w:sz="0" w:space="0" w:color="auto"/>
            <w:bottom w:val="none" w:sz="0" w:space="0" w:color="auto"/>
            <w:right w:val="none" w:sz="0" w:space="0" w:color="auto"/>
          </w:divBdr>
        </w:div>
        <w:div w:id="1997801095">
          <w:marLeft w:val="480"/>
          <w:marRight w:val="0"/>
          <w:marTop w:val="0"/>
          <w:marBottom w:val="0"/>
          <w:divBdr>
            <w:top w:val="none" w:sz="0" w:space="0" w:color="auto"/>
            <w:left w:val="none" w:sz="0" w:space="0" w:color="auto"/>
            <w:bottom w:val="none" w:sz="0" w:space="0" w:color="auto"/>
            <w:right w:val="none" w:sz="0" w:space="0" w:color="auto"/>
          </w:divBdr>
        </w:div>
        <w:div w:id="2004695789">
          <w:marLeft w:val="480"/>
          <w:marRight w:val="0"/>
          <w:marTop w:val="0"/>
          <w:marBottom w:val="0"/>
          <w:divBdr>
            <w:top w:val="none" w:sz="0" w:space="0" w:color="auto"/>
            <w:left w:val="none" w:sz="0" w:space="0" w:color="auto"/>
            <w:bottom w:val="none" w:sz="0" w:space="0" w:color="auto"/>
            <w:right w:val="none" w:sz="0" w:space="0" w:color="auto"/>
          </w:divBdr>
        </w:div>
        <w:div w:id="2045249361">
          <w:marLeft w:val="480"/>
          <w:marRight w:val="0"/>
          <w:marTop w:val="0"/>
          <w:marBottom w:val="0"/>
          <w:divBdr>
            <w:top w:val="none" w:sz="0" w:space="0" w:color="auto"/>
            <w:left w:val="none" w:sz="0" w:space="0" w:color="auto"/>
            <w:bottom w:val="none" w:sz="0" w:space="0" w:color="auto"/>
            <w:right w:val="none" w:sz="0" w:space="0" w:color="auto"/>
          </w:divBdr>
        </w:div>
        <w:div w:id="2063208121">
          <w:marLeft w:val="480"/>
          <w:marRight w:val="0"/>
          <w:marTop w:val="0"/>
          <w:marBottom w:val="0"/>
          <w:divBdr>
            <w:top w:val="none" w:sz="0" w:space="0" w:color="auto"/>
            <w:left w:val="none" w:sz="0" w:space="0" w:color="auto"/>
            <w:bottom w:val="none" w:sz="0" w:space="0" w:color="auto"/>
            <w:right w:val="none" w:sz="0" w:space="0" w:color="auto"/>
          </w:divBdr>
        </w:div>
        <w:div w:id="2066249385">
          <w:marLeft w:val="480"/>
          <w:marRight w:val="0"/>
          <w:marTop w:val="0"/>
          <w:marBottom w:val="0"/>
          <w:divBdr>
            <w:top w:val="none" w:sz="0" w:space="0" w:color="auto"/>
            <w:left w:val="none" w:sz="0" w:space="0" w:color="auto"/>
            <w:bottom w:val="none" w:sz="0" w:space="0" w:color="auto"/>
            <w:right w:val="none" w:sz="0" w:space="0" w:color="auto"/>
          </w:divBdr>
        </w:div>
        <w:div w:id="2071879212">
          <w:marLeft w:val="480"/>
          <w:marRight w:val="0"/>
          <w:marTop w:val="0"/>
          <w:marBottom w:val="0"/>
          <w:divBdr>
            <w:top w:val="none" w:sz="0" w:space="0" w:color="auto"/>
            <w:left w:val="none" w:sz="0" w:space="0" w:color="auto"/>
            <w:bottom w:val="none" w:sz="0" w:space="0" w:color="auto"/>
            <w:right w:val="none" w:sz="0" w:space="0" w:color="auto"/>
          </w:divBdr>
        </w:div>
        <w:div w:id="2072776425">
          <w:marLeft w:val="480"/>
          <w:marRight w:val="0"/>
          <w:marTop w:val="0"/>
          <w:marBottom w:val="0"/>
          <w:divBdr>
            <w:top w:val="none" w:sz="0" w:space="0" w:color="auto"/>
            <w:left w:val="none" w:sz="0" w:space="0" w:color="auto"/>
            <w:bottom w:val="none" w:sz="0" w:space="0" w:color="auto"/>
            <w:right w:val="none" w:sz="0" w:space="0" w:color="auto"/>
          </w:divBdr>
        </w:div>
        <w:div w:id="2086995725">
          <w:marLeft w:val="480"/>
          <w:marRight w:val="0"/>
          <w:marTop w:val="0"/>
          <w:marBottom w:val="0"/>
          <w:divBdr>
            <w:top w:val="none" w:sz="0" w:space="0" w:color="auto"/>
            <w:left w:val="none" w:sz="0" w:space="0" w:color="auto"/>
            <w:bottom w:val="none" w:sz="0" w:space="0" w:color="auto"/>
            <w:right w:val="none" w:sz="0" w:space="0" w:color="auto"/>
          </w:divBdr>
        </w:div>
        <w:div w:id="2112623304">
          <w:marLeft w:val="480"/>
          <w:marRight w:val="0"/>
          <w:marTop w:val="0"/>
          <w:marBottom w:val="0"/>
          <w:divBdr>
            <w:top w:val="none" w:sz="0" w:space="0" w:color="auto"/>
            <w:left w:val="none" w:sz="0" w:space="0" w:color="auto"/>
            <w:bottom w:val="none" w:sz="0" w:space="0" w:color="auto"/>
            <w:right w:val="none" w:sz="0" w:space="0" w:color="auto"/>
          </w:divBdr>
        </w:div>
        <w:div w:id="2118282642">
          <w:marLeft w:val="480"/>
          <w:marRight w:val="0"/>
          <w:marTop w:val="0"/>
          <w:marBottom w:val="0"/>
          <w:divBdr>
            <w:top w:val="none" w:sz="0" w:space="0" w:color="auto"/>
            <w:left w:val="none" w:sz="0" w:space="0" w:color="auto"/>
            <w:bottom w:val="none" w:sz="0" w:space="0" w:color="auto"/>
            <w:right w:val="none" w:sz="0" w:space="0" w:color="auto"/>
          </w:divBdr>
        </w:div>
      </w:divsChild>
    </w:div>
    <w:div w:id="709263055">
      <w:bodyDiv w:val="1"/>
      <w:marLeft w:val="0"/>
      <w:marRight w:val="0"/>
      <w:marTop w:val="0"/>
      <w:marBottom w:val="0"/>
      <w:divBdr>
        <w:top w:val="none" w:sz="0" w:space="0" w:color="auto"/>
        <w:left w:val="none" w:sz="0" w:space="0" w:color="auto"/>
        <w:bottom w:val="none" w:sz="0" w:space="0" w:color="auto"/>
        <w:right w:val="none" w:sz="0" w:space="0" w:color="auto"/>
      </w:divBdr>
      <w:divsChild>
        <w:div w:id="7875633">
          <w:marLeft w:val="480"/>
          <w:marRight w:val="0"/>
          <w:marTop w:val="0"/>
          <w:marBottom w:val="0"/>
          <w:divBdr>
            <w:top w:val="none" w:sz="0" w:space="0" w:color="auto"/>
            <w:left w:val="none" w:sz="0" w:space="0" w:color="auto"/>
            <w:bottom w:val="none" w:sz="0" w:space="0" w:color="auto"/>
            <w:right w:val="none" w:sz="0" w:space="0" w:color="auto"/>
          </w:divBdr>
        </w:div>
        <w:div w:id="100537167">
          <w:marLeft w:val="480"/>
          <w:marRight w:val="0"/>
          <w:marTop w:val="0"/>
          <w:marBottom w:val="0"/>
          <w:divBdr>
            <w:top w:val="none" w:sz="0" w:space="0" w:color="auto"/>
            <w:left w:val="none" w:sz="0" w:space="0" w:color="auto"/>
            <w:bottom w:val="none" w:sz="0" w:space="0" w:color="auto"/>
            <w:right w:val="none" w:sz="0" w:space="0" w:color="auto"/>
          </w:divBdr>
        </w:div>
        <w:div w:id="137302548">
          <w:marLeft w:val="480"/>
          <w:marRight w:val="0"/>
          <w:marTop w:val="0"/>
          <w:marBottom w:val="0"/>
          <w:divBdr>
            <w:top w:val="none" w:sz="0" w:space="0" w:color="auto"/>
            <w:left w:val="none" w:sz="0" w:space="0" w:color="auto"/>
            <w:bottom w:val="none" w:sz="0" w:space="0" w:color="auto"/>
            <w:right w:val="none" w:sz="0" w:space="0" w:color="auto"/>
          </w:divBdr>
        </w:div>
        <w:div w:id="210387567">
          <w:marLeft w:val="480"/>
          <w:marRight w:val="0"/>
          <w:marTop w:val="0"/>
          <w:marBottom w:val="0"/>
          <w:divBdr>
            <w:top w:val="none" w:sz="0" w:space="0" w:color="auto"/>
            <w:left w:val="none" w:sz="0" w:space="0" w:color="auto"/>
            <w:bottom w:val="none" w:sz="0" w:space="0" w:color="auto"/>
            <w:right w:val="none" w:sz="0" w:space="0" w:color="auto"/>
          </w:divBdr>
        </w:div>
        <w:div w:id="291908552">
          <w:marLeft w:val="480"/>
          <w:marRight w:val="0"/>
          <w:marTop w:val="0"/>
          <w:marBottom w:val="0"/>
          <w:divBdr>
            <w:top w:val="none" w:sz="0" w:space="0" w:color="auto"/>
            <w:left w:val="none" w:sz="0" w:space="0" w:color="auto"/>
            <w:bottom w:val="none" w:sz="0" w:space="0" w:color="auto"/>
            <w:right w:val="none" w:sz="0" w:space="0" w:color="auto"/>
          </w:divBdr>
        </w:div>
        <w:div w:id="302392018">
          <w:marLeft w:val="480"/>
          <w:marRight w:val="0"/>
          <w:marTop w:val="0"/>
          <w:marBottom w:val="0"/>
          <w:divBdr>
            <w:top w:val="none" w:sz="0" w:space="0" w:color="auto"/>
            <w:left w:val="none" w:sz="0" w:space="0" w:color="auto"/>
            <w:bottom w:val="none" w:sz="0" w:space="0" w:color="auto"/>
            <w:right w:val="none" w:sz="0" w:space="0" w:color="auto"/>
          </w:divBdr>
        </w:div>
        <w:div w:id="331106857">
          <w:marLeft w:val="480"/>
          <w:marRight w:val="0"/>
          <w:marTop w:val="0"/>
          <w:marBottom w:val="0"/>
          <w:divBdr>
            <w:top w:val="none" w:sz="0" w:space="0" w:color="auto"/>
            <w:left w:val="none" w:sz="0" w:space="0" w:color="auto"/>
            <w:bottom w:val="none" w:sz="0" w:space="0" w:color="auto"/>
            <w:right w:val="none" w:sz="0" w:space="0" w:color="auto"/>
          </w:divBdr>
        </w:div>
        <w:div w:id="353850602">
          <w:marLeft w:val="480"/>
          <w:marRight w:val="0"/>
          <w:marTop w:val="0"/>
          <w:marBottom w:val="0"/>
          <w:divBdr>
            <w:top w:val="none" w:sz="0" w:space="0" w:color="auto"/>
            <w:left w:val="none" w:sz="0" w:space="0" w:color="auto"/>
            <w:bottom w:val="none" w:sz="0" w:space="0" w:color="auto"/>
            <w:right w:val="none" w:sz="0" w:space="0" w:color="auto"/>
          </w:divBdr>
        </w:div>
        <w:div w:id="452554445">
          <w:marLeft w:val="480"/>
          <w:marRight w:val="0"/>
          <w:marTop w:val="0"/>
          <w:marBottom w:val="0"/>
          <w:divBdr>
            <w:top w:val="none" w:sz="0" w:space="0" w:color="auto"/>
            <w:left w:val="none" w:sz="0" w:space="0" w:color="auto"/>
            <w:bottom w:val="none" w:sz="0" w:space="0" w:color="auto"/>
            <w:right w:val="none" w:sz="0" w:space="0" w:color="auto"/>
          </w:divBdr>
        </w:div>
        <w:div w:id="458688011">
          <w:marLeft w:val="480"/>
          <w:marRight w:val="0"/>
          <w:marTop w:val="0"/>
          <w:marBottom w:val="0"/>
          <w:divBdr>
            <w:top w:val="none" w:sz="0" w:space="0" w:color="auto"/>
            <w:left w:val="none" w:sz="0" w:space="0" w:color="auto"/>
            <w:bottom w:val="none" w:sz="0" w:space="0" w:color="auto"/>
            <w:right w:val="none" w:sz="0" w:space="0" w:color="auto"/>
          </w:divBdr>
        </w:div>
        <w:div w:id="472450788">
          <w:marLeft w:val="480"/>
          <w:marRight w:val="0"/>
          <w:marTop w:val="0"/>
          <w:marBottom w:val="0"/>
          <w:divBdr>
            <w:top w:val="none" w:sz="0" w:space="0" w:color="auto"/>
            <w:left w:val="none" w:sz="0" w:space="0" w:color="auto"/>
            <w:bottom w:val="none" w:sz="0" w:space="0" w:color="auto"/>
            <w:right w:val="none" w:sz="0" w:space="0" w:color="auto"/>
          </w:divBdr>
        </w:div>
        <w:div w:id="473448120">
          <w:marLeft w:val="480"/>
          <w:marRight w:val="0"/>
          <w:marTop w:val="0"/>
          <w:marBottom w:val="0"/>
          <w:divBdr>
            <w:top w:val="none" w:sz="0" w:space="0" w:color="auto"/>
            <w:left w:val="none" w:sz="0" w:space="0" w:color="auto"/>
            <w:bottom w:val="none" w:sz="0" w:space="0" w:color="auto"/>
            <w:right w:val="none" w:sz="0" w:space="0" w:color="auto"/>
          </w:divBdr>
        </w:div>
        <w:div w:id="531110168">
          <w:marLeft w:val="480"/>
          <w:marRight w:val="0"/>
          <w:marTop w:val="0"/>
          <w:marBottom w:val="0"/>
          <w:divBdr>
            <w:top w:val="none" w:sz="0" w:space="0" w:color="auto"/>
            <w:left w:val="none" w:sz="0" w:space="0" w:color="auto"/>
            <w:bottom w:val="none" w:sz="0" w:space="0" w:color="auto"/>
            <w:right w:val="none" w:sz="0" w:space="0" w:color="auto"/>
          </w:divBdr>
        </w:div>
        <w:div w:id="538199133">
          <w:marLeft w:val="480"/>
          <w:marRight w:val="0"/>
          <w:marTop w:val="0"/>
          <w:marBottom w:val="0"/>
          <w:divBdr>
            <w:top w:val="none" w:sz="0" w:space="0" w:color="auto"/>
            <w:left w:val="none" w:sz="0" w:space="0" w:color="auto"/>
            <w:bottom w:val="none" w:sz="0" w:space="0" w:color="auto"/>
            <w:right w:val="none" w:sz="0" w:space="0" w:color="auto"/>
          </w:divBdr>
        </w:div>
        <w:div w:id="605697913">
          <w:marLeft w:val="480"/>
          <w:marRight w:val="0"/>
          <w:marTop w:val="0"/>
          <w:marBottom w:val="0"/>
          <w:divBdr>
            <w:top w:val="none" w:sz="0" w:space="0" w:color="auto"/>
            <w:left w:val="none" w:sz="0" w:space="0" w:color="auto"/>
            <w:bottom w:val="none" w:sz="0" w:space="0" w:color="auto"/>
            <w:right w:val="none" w:sz="0" w:space="0" w:color="auto"/>
          </w:divBdr>
        </w:div>
        <w:div w:id="654183107">
          <w:marLeft w:val="480"/>
          <w:marRight w:val="0"/>
          <w:marTop w:val="0"/>
          <w:marBottom w:val="0"/>
          <w:divBdr>
            <w:top w:val="none" w:sz="0" w:space="0" w:color="auto"/>
            <w:left w:val="none" w:sz="0" w:space="0" w:color="auto"/>
            <w:bottom w:val="none" w:sz="0" w:space="0" w:color="auto"/>
            <w:right w:val="none" w:sz="0" w:space="0" w:color="auto"/>
          </w:divBdr>
        </w:div>
        <w:div w:id="660279482">
          <w:marLeft w:val="480"/>
          <w:marRight w:val="0"/>
          <w:marTop w:val="0"/>
          <w:marBottom w:val="0"/>
          <w:divBdr>
            <w:top w:val="none" w:sz="0" w:space="0" w:color="auto"/>
            <w:left w:val="none" w:sz="0" w:space="0" w:color="auto"/>
            <w:bottom w:val="none" w:sz="0" w:space="0" w:color="auto"/>
            <w:right w:val="none" w:sz="0" w:space="0" w:color="auto"/>
          </w:divBdr>
        </w:div>
        <w:div w:id="671758929">
          <w:marLeft w:val="480"/>
          <w:marRight w:val="0"/>
          <w:marTop w:val="0"/>
          <w:marBottom w:val="0"/>
          <w:divBdr>
            <w:top w:val="none" w:sz="0" w:space="0" w:color="auto"/>
            <w:left w:val="none" w:sz="0" w:space="0" w:color="auto"/>
            <w:bottom w:val="none" w:sz="0" w:space="0" w:color="auto"/>
            <w:right w:val="none" w:sz="0" w:space="0" w:color="auto"/>
          </w:divBdr>
        </w:div>
        <w:div w:id="720056431">
          <w:marLeft w:val="480"/>
          <w:marRight w:val="0"/>
          <w:marTop w:val="0"/>
          <w:marBottom w:val="0"/>
          <w:divBdr>
            <w:top w:val="none" w:sz="0" w:space="0" w:color="auto"/>
            <w:left w:val="none" w:sz="0" w:space="0" w:color="auto"/>
            <w:bottom w:val="none" w:sz="0" w:space="0" w:color="auto"/>
            <w:right w:val="none" w:sz="0" w:space="0" w:color="auto"/>
          </w:divBdr>
        </w:div>
        <w:div w:id="755832652">
          <w:marLeft w:val="480"/>
          <w:marRight w:val="0"/>
          <w:marTop w:val="0"/>
          <w:marBottom w:val="0"/>
          <w:divBdr>
            <w:top w:val="none" w:sz="0" w:space="0" w:color="auto"/>
            <w:left w:val="none" w:sz="0" w:space="0" w:color="auto"/>
            <w:bottom w:val="none" w:sz="0" w:space="0" w:color="auto"/>
            <w:right w:val="none" w:sz="0" w:space="0" w:color="auto"/>
          </w:divBdr>
        </w:div>
        <w:div w:id="808330013">
          <w:marLeft w:val="480"/>
          <w:marRight w:val="0"/>
          <w:marTop w:val="0"/>
          <w:marBottom w:val="0"/>
          <w:divBdr>
            <w:top w:val="none" w:sz="0" w:space="0" w:color="auto"/>
            <w:left w:val="none" w:sz="0" w:space="0" w:color="auto"/>
            <w:bottom w:val="none" w:sz="0" w:space="0" w:color="auto"/>
            <w:right w:val="none" w:sz="0" w:space="0" w:color="auto"/>
          </w:divBdr>
        </w:div>
        <w:div w:id="820272713">
          <w:marLeft w:val="480"/>
          <w:marRight w:val="0"/>
          <w:marTop w:val="0"/>
          <w:marBottom w:val="0"/>
          <w:divBdr>
            <w:top w:val="none" w:sz="0" w:space="0" w:color="auto"/>
            <w:left w:val="none" w:sz="0" w:space="0" w:color="auto"/>
            <w:bottom w:val="none" w:sz="0" w:space="0" w:color="auto"/>
            <w:right w:val="none" w:sz="0" w:space="0" w:color="auto"/>
          </w:divBdr>
        </w:div>
        <w:div w:id="825822473">
          <w:marLeft w:val="480"/>
          <w:marRight w:val="0"/>
          <w:marTop w:val="0"/>
          <w:marBottom w:val="0"/>
          <w:divBdr>
            <w:top w:val="none" w:sz="0" w:space="0" w:color="auto"/>
            <w:left w:val="none" w:sz="0" w:space="0" w:color="auto"/>
            <w:bottom w:val="none" w:sz="0" w:space="0" w:color="auto"/>
            <w:right w:val="none" w:sz="0" w:space="0" w:color="auto"/>
          </w:divBdr>
        </w:div>
        <w:div w:id="838424604">
          <w:marLeft w:val="480"/>
          <w:marRight w:val="0"/>
          <w:marTop w:val="0"/>
          <w:marBottom w:val="0"/>
          <w:divBdr>
            <w:top w:val="none" w:sz="0" w:space="0" w:color="auto"/>
            <w:left w:val="none" w:sz="0" w:space="0" w:color="auto"/>
            <w:bottom w:val="none" w:sz="0" w:space="0" w:color="auto"/>
            <w:right w:val="none" w:sz="0" w:space="0" w:color="auto"/>
          </w:divBdr>
        </w:div>
        <w:div w:id="1004094320">
          <w:marLeft w:val="480"/>
          <w:marRight w:val="0"/>
          <w:marTop w:val="0"/>
          <w:marBottom w:val="0"/>
          <w:divBdr>
            <w:top w:val="none" w:sz="0" w:space="0" w:color="auto"/>
            <w:left w:val="none" w:sz="0" w:space="0" w:color="auto"/>
            <w:bottom w:val="none" w:sz="0" w:space="0" w:color="auto"/>
            <w:right w:val="none" w:sz="0" w:space="0" w:color="auto"/>
          </w:divBdr>
        </w:div>
        <w:div w:id="1005015929">
          <w:marLeft w:val="480"/>
          <w:marRight w:val="0"/>
          <w:marTop w:val="0"/>
          <w:marBottom w:val="0"/>
          <w:divBdr>
            <w:top w:val="none" w:sz="0" w:space="0" w:color="auto"/>
            <w:left w:val="none" w:sz="0" w:space="0" w:color="auto"/>
            <w:bottom w:val="none" w:sz="0" w:space="0" w:color="auto"/>
            <w:right w:val="none" w:sz="0" w:space="0" w:color="auto"/>
          </w:divBdr>
        </w:div>
        <w:div w:id="1021973557">
          <w:marLeft w:val="480"/>
          <w:marRight w:val="0"/>
          <w:marTop w:val="0"/>
          <w:marBottom w:val="0"/>
          <w:divBdr>
            <w:top w:val="none" w:sz="0" w:space="0" w:color="auto"/>
            <w:left w:val="none" w:sz="0" w:space="0" w:color="auto"/>
            <w:bottom w:val="none" w:sz="0" w:space="0" w:color="auto"/>
            <w:right w:val="none" w:sz="0" w:space="0" w:color="auto"/>
          </w:divBdr>
        </w:div>
        <w:div w:id="1041827877">
          <w:marLeft w:val="480"/>
          <w:marRight w:val="0"/>
          <w:marTop w:val="0"/>
          <w:marBottom w:val="0"/>
          <w:divBdr>
            <w:top w:val="none" w:sz="0" w:space="0" w:color="auto"/>
            <w:left w:val="none" w:sz="0" w:space="0" w:color="auto"/>
            <w:bottom w:val="none" w:sz="0" w:space="0" w:color="auto"/>
            <w:right w:val="none" w:sz="0" w:space="0" w:color="auto"/>
          </w:divBdr>
        </w:div>
        <w:div w:id="1042481739">
          <w:marLeft w:val="480"/>
          <w:marRight w:val="0"/>
          <w:marTop w:val="0"/>
          <w:marBottom w:val="0"/>
          <w:divBdr>
            <w:top w:val="none" w:sz="0" w:space="0" w:color="auto"/>
            <w:left w:val="none" w:sz="0" w:space="0" w:color="auto"/>
            <w:bottom w:val="none" w:sz="0" w:space="0" w:color="auto"/>
            <w:right w:val="none" w:sz="0" w:space="0" w:color="auto"/>
          </w:divBdr>
        </w:div>
        <w:div w:id="1050617137">
          <w:marLeft w:val="480"/>
          <w:marRight w:val="0"/>
          <w:marTop w:val="0"/>
          <w:marBottom w:val="0"/>
          <w:divBdr>
            <w:top w:val="none" w:sz="0" w:space="0" w:color="auto"/>
            <w:left w:val="none" w:sz="0" w:space="0" w:color="auto"/>
            <w:bottom w:val="none" w:sz="0" w:space="0" w:color="auto"/>
            <w:right w:val="none" w:sz="0" w:space="0" w:color="auto"/>
          </w:divBdr>
        </w:div>
        <w:div w:id="1058088839">
          <w:marLeft w:val="480"/>
          <w:marRight w:val="0"/>
          <w:marTop w:val="0"/>
          <w:marBottom w:val="0"/>
          <w:divBdr>
            <w:top w:val="none" w:sz="0" w:space="0" w:color="auto"/>
            <w:left w:val="none" w:sz="0" w:space="0" w:color="auto"/>
            <w:bottom w:val="none" w:sz="0" w:space="0" w:color="auto"/>
            <w:right w:val="none" w:sz="0" w:space="0" w:color="auto"/>
          </w:divBdr>
        </w:div>
        <w:div w:id="1060128216">
          <w:marLeft w:val="480"/>
          <w:marRight w:val="0"/>
          <w:marTop w:val="0"/>
          <w:marBottom w:val="0"/>
          <w:divBdr>
            <w:top w:val="none" w:sz="0" w:space="0" w:color="auto"/>
            <w:left w:val="none" w:sz="0" w:space="0" w:color="auto"/>
            <w:bottom w:val="none" w:sz="0" w:space="0" w:color="auto"/>
            <w:right w:val="none" w:sz="0" w:space="0" w:color="auto"/>
          </w:divBdr>
        </w:div>
        <w:div w:id="1088890646">
          <w:marLeft w:val="480"/>
          <w:marRight w:val="0"/>
          <w:marTop w:val="0"/>
          <w:marBottom w:val="0"/>
          <w:divBdr>
            <w:top w:val="none" w:sz="0" w:space="0" w:color="auto"/>
            <w:left w:val="none" w:sz="0" w:space="0" w:color="auto"/>
            <w:bottom w:val="none" w:sz="0" w:space="0" w:color="auto"/>
            <w:right w:val="none" w:sz="0" w:space="0" w:color="auto"/>
          </w:divBdr>
        </w:div>
        <w:div w:id="1135217116">
          <w:marLeft w:val="480"/>
          <w:marRight w:val="0"/>
          <w:marTop w:val="0"/>
          <w:marBottom w:val="0"/>
          <w:divBdr>
            <w:top w:val="none" w:sz="0" w:space="0" w:color="auto"/>
            <w:left w:val="none" w:sz="0" w:space="0" w:color="auto"/>
            <w:bottom w:val="none" w:sz="0" w:space="0" w:color="auto"/>
            <w:right w:val="none" w:sz="0" w:space="0" w:color="auto"/>
          </w:divBdr>
        </w:div>
        <w:div w:id="1145585570">
          <w:marLeft w:val="480"/>
          <w:marRight w:val="0"/>
          <w:marTop w:val="0"/>
          <w:marBottom w:val="0"/>
          <w:divBdr>
            <w:top w:val="none" w:sz="0" w:space="0" w:color="auto"/>
            <w:left w:val="none" w:sz="0" w:space="0" w:color="auto"/>
            <w:bottom w:val="none" w:sz="0" w:space="0" w:color="auto"/>
            <w:right w:val="none" w:sz="0" w:space="0" w:color="auto"/>
          </w:divBdr>
        </w:div>
        <w:div w:id="1176730106">
          <w:marLeft w:val="480"/>
          <w:marRight w:val="0"/>
          <w:marTop w:val="0"/>
          <w:marBottom w:val="0"/>
          <w:divBdr>
            <w:top w:val="none" w:sz="0" w:space="0" w:color="auto"/>
            <w:left w:val="none" w:sz="0" w:space="0" w:color="auto"/>
            <w:bottom w:val="none" w:sz="0" w:space="0" w:color="auto"/>
            <w:right w:val="none" w:sz="0" w:space="0" w:color="auto"/>
          </w:divBdr>
        </w:div>
        <w:div w:id="1181120106">
          <w:marLeft w:val="480"/>
          <w:marRight w:val="0"/>
          <w:marTop w:val="0"/>
          <w:marBottom w:val="0"/>
          <w:divBdr>
            <w:top w:val="none" w:sz="0" w:space="0" w:color="auto"/>
            <w:left w:val="none" w:sz="0" w:space="0" w:color="auto"/>
            <w:bottom w:val="none" w:sz="0" w:space="0" w:color="auto"/>
            <w:right w:val="none" w:sz="0" w:space="0" w:color="auto"/>
          </w:divBdr>
        </w:div>
        <w:div w:id="1201406214">
          <w:marLeft w:val="480"/>
          <w:marRight w:val="0"/>
          <w:marTop w:val="0"/>
          <w:marBottom w:val="0"/>
          <w:divBdr>
            <w:top w:val="none" w:sz="0" w:space="0" w:color="auto"/>
            <w:left w:val="none" w:sz="0" w:space="0" w:color="auto"/>
            <w:bottom w:val="none" w:sz="0" w:space="0" w:color="auto"/>
            <w:right w:val="none" w:sz="0" w:space="0" w:color="auto"/>
          </w:divBdr>
        </w:div>
        <w:div w:id="1208684388">
          <w:marLeft w:val="480"/>
          <w:marRight w:val="0"/>
          <w:marTop w:val="0"/>
          <w:marBottom w:val="0"/>
          <w:divBdr>
            <w:top w:val="none" w:sz="0" w:space="0" w:color="auto"/>
            <w:left w:val="none" w:sz="0" w:space="0" w:color="auto"/>
            <w:bottom w:val="none" w:sz="0" w:space="0" w:color="auto"/>
            <w:right w:val="none" w:sz="0" w:space="0" w:color="auto"/>
          </w:divBdr>
        </w:div>
        <w:div w:id="1209803856">
          <w:marLeft w:val="480"/>
          <w:marRight w:val="0"/>
          <w:marTop w:val="0"/>
          <w:marBottom w:val="0"/>
          <w:divBdr>
            <w:top w:val="none" w:sz="0" w:space="0" w:color="auto"/>
            <w:left w:val="none" w:sz="0" w:space="0" w:color="auto"/>
            <w:bottom w:val="none" w:sz="0" w:space="0" w:color="auto"/>
            <w:right w:val="none" w:sz="0" w:space="0" w:color="auto"/>
          </w:divBdr>
        </w:div>
        <w:div w:id="1255046829">
          <w:marLeft w:val="480"/>
          <w:marRight w:val="0"/>
          <w:marTop w:val="0"/>
          <w:marBottom w:val="0"/>
          <w:divBdr>
            <w:top w:val="none" w:sz="0" w:space="0" w:color="auto"/>
            <w:left w:val="none" w:sz="0" w:space="0" w:color="auto"/>
            <w:bottom w:val="none" w:sz="0" w:space="0" w:color="auto"/>
            <w:right w:val="none" w:sz="0" w:space="0" w:color="auto"/>
          </w:divBdr>
        </w:div>
        <w:div w:id="1269849695">
          <w:marLeft w:val="480"/>
          <w:marRight w:val="0"/>
          <w:marTop w:val="0"/>
          <w:marBottom w:val="0"/>
          <w:divBdr>
            <w:top w:val="none" w:sz="0" w:space="0" w:color="auto"/>
            <w:left w:val="none" w:sz="0" w:space="0" w:color="auto"/>
            <w:bottom w:val="none" w:sz="0" w:space="0" w:color="auto"/>
            <w:right w:val="none" w:sz="0" w:space="0" w:color="auto"/>
          </w:divBdr>
        </w:div>
        <w:div w:id="1356425949">
          <w:marLeft w:val="480"/>
          <w:marRight w:val="0"/>
          <w:marTop w:val="0"/>
          <w:marBottom w:val="0"/>
          <w:divBdr>
            <w:top w:val="none" w:sz="0" w:space="0" w:color="auto"/>
            <w:left w:val="none" w:sz="0" w:space="0" w:color="auto"/>
            <w:bottom w:val="none" w:sz="0" w:space="0" w:color="auto"/>
            <w:right w:val="none" w:sz="0" w:space="0" w:color="auto"/>
          </w:divBdr>
        </w:div>
        <w:div w:id="1364402981">
          <w:marLeft w:val="480"/>
          <w:marRight w:val="0"/>
          <w:marTop w:val="0"/>
          <w:marBottom w:val="0"/>
          <w:divBdr>
            <w:top w:val="none" w:sz="0" w:space="0" w:color="auto"/>
            <w:left w:val="none" w:sz="0" w:space="0" w:color="auto"/>
            <w:bottom w:val="none" w:sz="0" w:space="0" w:color="auto"/>
            <w:right w:val="none" w:sz="0" w:space="0" w:color="auto"/>
          </w:divBdr>
        </w:div>
        <w:div w:id="1393699820">
          <w:marLeft w:val="480"/>
          <w:marRight w:val="0"/>
          <w:marTop w:val="0"/>
          <w:marBottom w:val="0"/>
          <w:divBdr>
            <w:top w:val="none" w:sz="0" w:space="0" w:color="auto"/>
            <w:left w:val="none" w:sz="0" w:space="0" w:color="auto"/>
            <w:bottom w:val="none" w:sz="0" w:space="0" w:color="auto"/>
            <w:right w:val="none" w:sz="0" w:space="0" w:color="auto"/>
          </w:divBdr>
        </w:div>
        <w:div w:id="1410736559">
          <w:marLeft w:val="480"/>
          <w:marRight w:val="0"/>
          <w:marTop w:val="0"/>
          <w:marBottom w:val="0"/>
          <w:divBdr>
            <w:top w:val="none" w:sz="0" w:space="0" w:color="auto"/>
            <w:left w:val="none" w:sz="0" w:space="0" w:color="auto"/>
            <w:bottom w:val="none" w:sz="0" w:space="0" w:color="auto"/>
            <w:right w:val="none" w:sz="0" w:space="0" w:color="auto"/>
          </w:divBdr>
        </w:div>
        <w:div w:id="1437287657">
          <w:marLeft w:val="480"/>
          <w:marRight w:val="0"/>
          <w:marTop w:val="0"/>
          <w:marBottom w:val="0"/>
          <w:divBdr>
            <w:top w:val="none" w:sz="0" w:space="0" w:color="auto"/>
            <w:left w:val="none" w:sz="0" w:space="0" w:color="auto"/>
            <w:bottom w:val="none" w:sz="0" w:space="0" w:color="auto"/>
            <w:right w:val="none" w:sz="0" w:space="0" w:color="auto"/>
          </w:divBdr>
        </w:div>
        <w:div w:id="1492404523">
          <w:marLeft w:val="480"/>
          <w:marRight w:val="0"/>
          <w:marTop w:val="0"/>
          <w:marBottom w:val="0"/>
          <w:divBdr>
            <w:top w:val="none" w:sz="0" w:space="0" w:color="auto"/>
            <w:left w:val="none" w:sz="0" w:space="0" w:color="auto"/>
            <w:bottom w:val="none" w:sz="0" w:space="0" w:color="auto"/>
            <w:right w:val="none" w:sz="0" w:space="0" w:color="auto"/>
          </w:divBdr>
        </w:div>
        <w:div w:id="1524629670">
          <w:marLeft w:val="480"/>
          <w:marRight w:val="0"/>
          <w:marTop w:val="0"/>
          <w:marBottom w:val="0"/>
          <w:divBdr>
            <w:top w:val="none" w:sz="0" w:space="0" w:color="auto"/>
            <w:left w:val="none" w:sz="0" w:space="0" w:color="auto"/>
            <w:bottom w:val="none" w:sz="0" w:space="0" w:color="auto"/>
            <w:right w:val="none" w:sz="0" w:space="0" w:color="auto"/>
          </w:divBdr>
        </w:div>
        <w:div w:id="1543667573">
          <w:marLeft w:val="480"/>
          <w:marRight w:val="0"/>
          <w:marTop w:val="0"/>
          <w:marBottom w:val="0"/>
          <w:divBdr>
            <w:top w:val="none" w:sz="0" w:space="0" w:color="auto"/>
            <w:left w:val="none" w:sz="0" w:space="0" w:color="auto"/>
            <w:bottom w:val="none" w:sz="0" w:space="0" w:color="auto"/>
            <w:right w:val="none" w:sz="0" w:space="0" w:color="auto"/>
          </w:divBdr>
        </w:div>
        <w:div w:id="1544295501">
          <w:marLeft w:val="480"/>
          <w:marRight w:val="0"/>
          <w:marTop w:val="0"/>
          <w:marBottom w:val="0"/>
          <w:divBdr>
            <w:top w:val="none" w:sz="0" w:space="0" w:color="auto"/>
            <w:left w:val="none" w:sz="0" w:space="0" w:color="auto"/>
            <w:bottom w:val="none" w:sz="0" w:space="0" w:color="auto"/>
            <w:right w:val="none" w:sz="0" w:space="0" w:color="auto"/>
          </w:divBdr>
        </w:div>
        <w:div w:id="1544371013">
          <w:marLeft w:val="480"/>
          <w:marRight w:val="0"/>
          <w:marTop w:val="0"/>
          <w:marBottom w:val="0"/>
          <w:divBdr>
            <w:top w:val="none" w:sz="0" w:space="0" w:color="auto"/>
            <w:left w:val="none" w:sz="0" w:space="0" w:color="auto"/>
            <w:bottom w:val="none" w:sz="0" w:space="0" w:color="auto"/>
            <w:right w:val="none" w:sz="0" w:space="0" w:color="auto"/>
          </w:divBdr>
        </w:div>
        <w:div w:id="1553224529">
          <w:marLeft w:val="480"/>
          <w:marRight w:val="0"/>
          <w:marTop w:val="0"/>
          <w:marBottom w:val="0"/>
          <w:divBdr>
            <w:top w:val="none" w:sz="0" w:space="0" w:color="auto"/>
            <w:left w:val="none" w:sz="0" w:space="0" w:color="auto"/>
            <w:bottom w:val="none" w:sz="0" w:space="0" w:color="auto"/>
            <w:right w:val="none" w:sz="0" w:space="0" w:color="auto"/>
          </w:divBdr>
        </w:div>
        <w:div w:id="1666931275">
          <w:marLeft w:val="480"/>
          <w:marRight w:val="0"/>
          <w:marTop w:val="0"/>
          <w:marBottom w:val="0"/>
          <w:divBdr>
            <w:top w:val="none" w:sz="0" w:space="0" w:color="auto"/>
            <w:left w:val="none" w:sz="0" w:space="0" w:color="auto"/>
            <w:bottom w:val="none" w:sz="0" w:space="0" w:color="auto"/>
            <w:right w:val="none" w:sz="0" w:space="0" w:color="auto"/>
          </w:divBdr>
        </w:div>
        <w:div w:id="1697383148">
          <w:marLeft w:val="480"/>
          <w:marRight w:val="0"/>
          <w:marTop w:val="0"/>
          <w:marBottom w:val="0"/>
          <w:divBdr>
            <w:top w:val="none" w:sz="0" w:space="0" w:color="auto"/>
            <w:left w:val="none" w:sz="0" w:space="0" w:color="auto"/>
            <w:bottom w:val="none" w:sz="0" w:space="0" w:color="auto"/>
            <w:right w:val="none" w:sz="0" w:space="0" w:color="auto"/>
          </w:divBdr>
        </w:div>
        <w:div w:id="1734818142">
          <w:marLeft w:val="480"/>
          <w:marRight w:val="0"/>
          <w:marTop w:val="0"/>
          <w:marBottom w:val="0"/>
          <w:divBdr>
            <w:top w:val="none" w:sz="0" w:space="0" w:color="auto"/>
            <w:left w:val="none" w:sz="0" w:space="0" w:color="auto"/>
            <w:bottom w:val="none" w:sz="0" w:space="0" w:color="auto"/>
            <w:right w:val="none" w:sz="0" w:space="0" w:color="auto"/>
          </w:divBdr>
        </w:div>
        <w:div w:id="1747069358">
          <w:marLeft w:val="480"/>
          <w:marRight w:val="0"/>
          <w:marTop w:val="0"/>
          <w:marBottom w:val="0"/>
          <w:divBdr>
            <w:top w:val="none" w:sz="0" w:space="0" w:color="auto"/>
            <w:left w:val="none" w:sz="0" w:space="0" w:color="auto"/>
            <w:bottom w:val="none" w:sz="0" w:space="0" w:color="auto"/>
            <w:right w:val="none" w:sz="0" w:space="0" w:color="auto"/>
          </w:divBdr>
        </w:div>
        <w:div w:id="1762870054">
          <w:marLeft w:val="480"/>
          <w:marRight w:val="0"/>
          <w:marTop w:val="0"/>
          <w:marBottom w:val="0"/>
          <w:divBdr>
            <w:top w:val="none" w:sz="0" w:space="0" w:color="auto"/>
            <w:left w:val="none" w:sz="0" w:space="0" w:color="auto"/>
            <w:bottom w:val="none" w:sz="0" w:space="0" w:color="auto"/>
            <w:right w:val="none" w:sz="0" w:space="0" w:color="auto"/>
          </w:divBdr>
        </w:div>
        <w:div w:id="1795101481">
          <w:marLeft w:val="480"/>
          <w:marRight w:val="0"/>
          <w:marTop w:val="0"/>
          <w:marBottom w:val="0"/>
          <w:divBdr>
            <w:top w:val="none" w:sz="0" w:space="0" w:color="auto"/>
            <w:left w:val="none" w:sz="0" w:space="0" w:color="auto"/>
            <w:bottom w:val="none" w:sz="0" w:space="0" w:color="auto"/>
            <w:right w:val="none" w:sz="0" w:space="0" w:color="auto"/>
          </w:divBdr>
        </w:div>
        <w:div w:id="1826435480">
          <w:marLeft w:val="480"/>
          <w:marRight w:val="0"/>
          <w:marTop w:val="0"/>
          <w:marBottom w:val="0"/>
          <w:divBdr>
            <w:top w:val="none" w:sz="0" w:space="0" w:color="auto"/>
            <w:left w:val="none" w:sz="0" w:space="0" w:color="auto"/>
            <w:bottom w:val="none" w:sz="0" w:space="0" w:color="auto"/>
            <w:right w:val="none" w:sz="0" w:space="0" w:color="auto"/>
          </w:divBdr>
        </w:div>
        <w:div w:id="1826631223">
          <w:marLeft w:val="480"/>
          <w:marRight w:val="0"/>
          <w:marTop w:val="0"/>
          <w:marBottom w:val="0"/>
          <w:divBdr>
            <w:top w:val="none" w:sz="0" w:space="0" w:color="auto"/>
            <w:left w:val="none" w:sz="0" w:space="0" w:color="auto"/>
            <w:bottom w:val="none" w:sz="0" w:space="0" w:color="auto"/>
            <w:right w:val="none" w:sz="0" w:space="0" w:color="auto"/>
          </w:divBdr>
        </w:div>
        <w:div w:id="1942030772">
          <w:marLeft w:val="480"/>
          <w:marRight w:val="0"/>
          <w:marTop w:val="0"/>
          <w:marBottom w:val="0"/>
          <w:divBdr>
            <w:top w:val="none" w:sz="0" w:space="0" w:color="auto"/>
            <w:left w:val="none" w:sz="0" w:space="0" w:color="auto"/>
            <w:bottom w:val="none" w:sz="0" w:space="0" w:color="auto"/>
            <w:right w:val="none" w:sz="0" w:space="0" w:color="auto"/>
          </w:divBdr>
        </w:div>
        <w:div w:id="1944847771">
          <w:marLeft w:val="480"/>
          <w:marRight w:val="0"/>
          <w:marTop w:val="0"/>
          <w:marBottom w:val="0"/>
          <w:divBdr>
            <w:top w:val="none" w:sz="0" w:space="0" w:color="auto"/>
            <w:left w:val="none" w:sz="0" w:space="0" w:color="auto"/>
            <w:bottom w:val="none" w:sz="0" w:space="0" w:color="auto"/>
            <w:right w:val="none" w:sz="0" w:space="0" w:color="auto"/>
          </w:divBdr>
        </w:div>
        <w:div w:id="1954246942">
          <w:marLeft w:val="480"/>
          <w:marRight w:val="0"/>
          <w:marTop w:val="0"/>
          <w:marBottom w:val="0"/>
          <w:divBdr>
            <w:top w:val="none" w:sz="0" w:space="0" w:color="auto"/>
            <w:left w:val="none" w:sz="0" w:space="0" w:color="auto"/>
            <w:bottom w:val="none" w:sz="0" w:space="0" w:color="auto"/>
            <w:right w:val="none" w:sz="0" w:space="0" w:color="auto"/>
          </w:divBdr>
        </w:div>
        <w:div w:id="1959067865">
          <w:marLeft w:val="480"/>
          <w:marRight w:val="0"/>
          <w:marTop w:val="0"/>
          <w:marBottom w:val="0"/>
          <w:divBdr>
            <w:top w:val="none" w:sz="0" w:space="0" w:color="auto"/>
            <w:left w:val="none" w:sz="0" w:space="0" w:color="auto"/>
            <w:bottom w:val="none" w:sz="0" w:space="0" w:color="auto"/>
            <w:right w:val="none" w:sz="0" w:space="0" w:color="auto"/>
          </w:divBdr>
        </w:div>
        <w:div w:id="1989439175">
          <w:marLeft w:val="480"/>
          <w:marRight w:val="0"/>
          <w:marTop w:val="0"/>
          <w:marBottom w:val="0"/>
          <w:divBdr>
            <w:top w:val="none" w:sz="0" w:space="0" w:color="auto"/>
            <w:left w:val="none" w:sz="0" w:space="0" w:color="auto"/>
            <w:bottom w:val="none" w:sz="0" w:space="0" w:color="auto"/>
            <w:right w:val="none" w:sz="0" w:space="0" w:color="auto"/>
          </w:divBdr>
        </w:div>
        <w:div w:id="2107993263">
          <w:marLeft w:val="480"/>
          <w:marRight w:val="0"/>
          <w:marTop w:val="0"/>
          <w:marBottom w:val="0"/>
          <w:divBdr>
            <w:top w:val="none" w:sz="0" w:space="0" w:color="auto"/>
            <w:left w:val="none" w:sz="0" w:space="0" w:color="auto"/>
            <w:bottom w:val="none" w:sz="0" w:space="0" w:color="auto"/>
            <w:right w:val="none" w:sz="0" w:space="0" w:color="auto"/>
          </w:divBdr>
        </w:div>
        <w:div w:id="2143960061">
          <w:marLeft w:val="480"/>
          <w:marRight w:val="0"/>
          <w:marTop w:val="0"/>
          <w:marBottom w:val="0"/>
          <w:divBdr>
            <w:top w:val="none" w:sz="0" w:space="0" w:color="auto"/>
            <w:left w:val="none" w:sz="0" w:space="0" w:color="auto"/>
            <w:bottom w:val="none" w:sz="0" w:space="0" w:color="auto"/>
            <w:right w:val="none" w:sz="0" w:space="0" w:color="auto"/>
          </w:divBdr>
        </w:div>
        <w:div w:id="2146463652">
          <w:marLeft w:val="480"/>
          <w:marRight w:val="0"/>
          <w:marTop w:val="0"/>
          <w:marBottom w:val="0"/>
          <w:divBdr>
            <w:top w:val="none" w:sz="0" w:space="0" w:color="auto"/>
            <w:left w:val="none" w:sz="0" w:space="0" w:color="auto"/>
            <w:bottom w:val="none" w:sz="0" w:space="0" w:color="auto"/>
            <w:right w:val="none" w:sz="0" w:space="0" w:color="auto"/>
          </w:divBdr>
        </w:div>
      </w:divsChild>
    </w:div>
    <w:div w:id="717316312">
      <w:bodyDiv w:val="1"/>
      <w:marLeft w:val="0"/>
      <w:marRight w:val="0"/>
      <w:marTop w:val="0"/>
      <w:marBottom w:val="0"/>
      <w:divBdr>
        <w:top w:val="none" w:sz="0" w:space="0" w:color="auto"/>
        <w:left w:val="none" w:sz="0" w:space="0" w:color="auto"/>
        <w:bottom w:val="none" w:sz="0" w:space="0" w:color="auto"/>
        <w:right w:val="none" w:sz="0" w:space="0" w:color="auto"/>
      </w:divBdr>
      <w:divsChild>
        <w:div w:id="79835600">
          <w:marLeft w:val="480"/>
          <w:marRight w:val="0"/>
          <w:marTop w:val="0"/>
          <w:marBottom w:val="0"/>
          <w:divBdr>
            <w:top w:val="none" w:sz="0" w:space="0" w:color="auto"/>
            <w:left w:val="none" w:sz="0" w:space="0" w:color="auto"/>
            <w:bottom w:val="none" w:sz="0" w:space="0" w:color="auto"/>
            <w:right w:val="none" w:sz="0" w:space="0" w:color="auto"/>
          </w:divBdr>
        </w:div>
        <w:div w:id="144008232">
          <w:marLeft w:val="480"/>
          <w:marRight w:val="0"/>
          <w:marTop w:val="0"/>
          <w:marBottom w:val="0"/>
          <w:divBdr>
            <w:top w:val="none" w:sz="0" w:space="0" w:color="auto"/>
            <w:left w:val="none" w:sz="0" w:space="0" w:color="auto"/>
            <w:bottom w:val="none" w:sz="0" w:space="0" w:color="auto"/>
            <w:right w:val="none" w:sz="0" w:space="0" w:color="auto"/>
          </w:divBdr>
        </w:div>
        <w:div w:id="172886731">
          <w:marLeft w:val="480"/>
          <w:marRight w:val="0"/>
          <w:marTop w:val="0"/>
          <w:marBottom w:val="0"/>
          <w:divBdr>
            <w:top w:val="none" w:sz="0" w:space="0" w:color="auto"/>
            <w:left w:val="none" w:sz="0" w:space="0" w:color="auto"/>
            <w:bottom w:val="none" w:sz="0" w:space="0" w:color="auto"/>
            <w:right w:val="none" w:sz="0" w:space="0" w:color="auto"/>
          </w:divBdr>
        </w:div>
        <w:div w:id="180169090">
          <w:marLeft w:val="480"/>
          <w:marRight w:val="0"/>
          <w:marTop w:val="0"/>
          <w:marBottom w:val="0"/>
          <w:divBdr>
            <w:top w:val="none" w:sz="0" w:space="0" w:color="auto"/>
            <w:left w:val="none" w:sz="0" w:space="0" w:color="auto"/>
            <w:bottom w:val="none" w:sz="0" w:space="0" w:color="auto"/>
            <w:right w:val="none" w:sz="0" w:space="0" w:color="auto"/>
          </w:divBdr>
        </w:div>
        <w:div w:id="218051885">
          <w:marLeft w:val="480"/>
          <w:marRight w:val="0"/>
          <w:marTop w:val="0"/>
          <w:marBottom w:val="0"/>
          <w:divBdr>
            <w:top w:val="none" w:sz="0" w:space="0" w:color="auto"/>
            <w:left w:val="none" w:sz="0" w:space="0" w:color="auto"/>
            <w:bottom w:val="none" w:sz="0" w:space="0" w:color="auto"/>
            <w:right w:val="none" w:sz="0" w:space="0" w:color="auto"/>
          </w:divBdr>
        </w:div>
        <w:div w:id="242184721">
          <w:marLeft w:val="480"/>
          <w:marRight w:val="0"/>
          <w:marTop w:val="0"/>
          <w:marBottom w:val="0"/>
          <w:divBdr>
            <w:top w:val="none" w:sz="0" w:space="0" w:color="auto"/>
            <w:left w:val="none" w:sz="0" w:space="0" w:color="auto"/>
            <w:bottom w:val="none" w:sz="0" w:space="0" w:color="auto"/>
            <w:right w:val="none" w:sz="0" w:space="0" w:color="auto"/>
          </w:divBdr>
        </w:div>
        <w:div w:id="246233856">
          <w:marLeft w:val="480"/>
          <w:marRight w:val="0"/>
          <w:marTop w:val="0"/>
          <w:marBottom w:val="0"/>
          <w:divBdr>
            <w:top w:val="none" w:sz="0" w:space="0" w:color="auto"/>
            <w:left w:val="none" w:sz="0" w:space="0" w:color="auto"/>
            <w:bottom w:val="none" w:sz="0" w:space="0" w:color="auto"/>
            <w:right w:val="none" w:sz="0" w:space="0" w:color="auto"/>
          </w:divBdr>
        </w:div>
        <w:div w:id="289550728">
          <w:marLeft w:val="480"/>
          <w:marRight w:val="0"/>
          <w:marTop w:val="0"/>
          <w:marBottom w:val="0"/>
          <w:divBdr>
            <w:top w:val="none" w:sz="0" w:space="0" w:color="auto"/>
            <w:left w:val="none" w:sz="0" w:space="0" w:color="auto"/>
            <w:bottom w:val="none" w:sz="0" w:space="0" w:color="auto"/>
            <w:right w:val="none" w:sz="0" w:space="0" w:color="auto"/>
          </w:divBdr>
        </w:div>
        <w:div w:id="292832363">
          <w:marLeft w:val="480"/>
          <w:marRight w:val="0"/>
          <w:marTop w:val="0"/>
          <w:marBottom w:val="0"/>
          <w:divBdr>
            <w:top w:val="none" w:sz="0" w:space="0" w:color="auto"/>
            <w:left w:val="none" w:sz="0" w:space="0" w:color="auto"/>
            <w:bottom w:val="none" w:sz="0" w:space="0" w:color="auto"/>
            <w:right w:val="none" w:sz="0" w:space="0" w:color="auto"/>
          </w:divBdr>
        </w:div>
        <w:div w:id="320740374">
          <w:marLeft w:val="480"/>
          <w:marRight w:val="0"/>
          <w:marTop w:val="0"/>
          <w:marBottom w:val="0"/>
          <w:divBdr>
            <w:top w:val="none" w:sz="0" w:space="0" w:color="auto"/>
            <w:left w:val="none" w:sz="0" w:space="0" w:color="auto"/>
            <w:bottom w:val="none" w:sz="0" w:space="0" w:color="auto"/>
            <w:right w:val="none" w:sz="0" w:space="0" w:color="auto"/>
          </w:divBdr>
        </w:div>
        <w:div w:id="347950390">
          <w:marLeft w:val="480"/>
          <w:marRight w:val="0"/>
          <w:marTop w:val="0"/>
          <w:marBottom w:val="0"/>
          <w:divBdr>
            <w:top w:val="none" w:sz="0" w:space="0" w:color="auto"/>
            <w:left w:val="none" w:sz="0" w:space="0" w:color="auto"/>
            <w:bottom w:val="none" w:sz="0" w:space="0" w:color="auto"/>
            <w:right w:val="none" w:sz="0" w:space="0" w:color="auto"/>
          </w:divBdr>
        </w:div>
        <w:div w:id="439571984">
          <w:marLeft w:val="480"/>
          <w:marRight w:val="0"/>
          <w:marTop w:val="0"/>
          <w:marBottom w:val="0"/>
          <w:divBdr>
            <w:top w:val="none" w:sz="0" w:space="0" w:color="auto"/>
            <w:left w:val="none" w:sz="0" w:space="0" w:color="auto"/>
            <w:bottom w:val="none" w:sz="0" w:space="0" w:color="auto"/>
            <w:right w:val="none" w:sz="0" w:space="0" w:color="auto"/>
          </w:divBdr>
        </w:div>
        <w:div w:id="452527842">
          <w:marLeft w:val="480"/>
          <w:marRight w:val="0"/>
          <w:marTop w:val="0"/>
          <w:marBottom w:val="0"/>
          <w:divBdr>
            <w:top w:val="none" w:sz="0" w:space="0" w:color="auto"/>
            <w:left w:val="none" w:sz="0" w:space="0" w:color="auto"/>
            <w:bottom w:val="none" w:sz="0" w:space="0" w:color="auto"/>
            <w:right w:val="none" w:sz="0" w:space="0" w:color="auto"/>
          </w:divBdr>
        </w:div>
        <w:div w:id="459420170">
          <w:marLeft w:val="480"/>
          <w:marRight w:val="0"/>
          <w:marTop w:val="0"/>
          <w:marBottom w:val="0"/>
          <w:divBdr>
            <w:top w:val="none" w:sz="0" w:space="0" w:color="auto"/>
            <w:left w:val="none" w:sz="0" w:space="0" w:color="auto"/>
            <w:bottom w:val="none" w:sz="0" w:space="0" w:color="auto"/>
            <w:right w:val="none" w:sz="0" w:space="0" w:color="auto"/>
          </w:divBdr>
        </w:div>
        <w:div w:id="461004420">
          <w:marLeft w:val="480"/>
          <w:marRight w:val="0"/>
          <w:marTop w:val="0"/>
          <w:marBottom w:val="0"/>
          <w:divBdr>
            <w:top w:val="none" w:sz="0" w:space="0" w:color="auto"/>
            <w:left w:val="none" w:sz="0" w:space="0" w:color="auto"/>
            <w:bottom w:val="none" w:sz="0" w:space="0" w:color="auto"/>
            <w:right w:val="none" w:sz="0" w:space="0" w:color="auto"/>
          </w:divBdr>
        </w:div>
        <w:div w:id="504781355">
          <w:marLeft w:val="480"/>
          <w:marRight w:val="0"/>
          <w:marTop w:val="0"/>
          <w:marBottom w:val="0"/>
          <w:divBdr>
            <w:top w:val="none" w:sz="0" w:space="0" w:color="auto"/>
            <w:left w:val="none" w:sz="0" w:space="0" w:color="auto"/>
            <w:bottom w:val="none" w:sz="0" w:space="0" w:color="auto"/>
            <w:right w:val="none" w:sz="0" w:space="0" w:color="auto"/>
          </w:divBdr>
        </w:div>
        <w:div w:id="541400771">
          <w:marLeft w:val="480"/>
          <w:marRight w:val="0"/>
          <w:marTop w:val="0"/>
          <w:marBottom w:val="0"/>
          <w:divBdr>
            <w:top w:val="none" w:sz="0" w:space="0" w:color="auto"/>
            <w:left w:val="none" w:sz="0" w:space="0" w:color="auto"/>
            <w:bottom w:val="none" w:sz="0" w:space="0" w:color="auto"/>
            <w:right w:val="none" w:sz="0" w:space="0" w:color="auto"/>
          </w:divBdr>
        </w:div>
        <w:div w:id="558440303">
          <w:marLeft w:val="480"/>
          <w:marRight w:val="0"/>
          <w:marTop w:val="0"/>
          <w:marBottom w:val="0"/>
          <w:divBdr>
            <w:top w:val="none" w:sz="0" w:space="0" w:color="auto"/>
            <w:left w:val="none" w:sz="0" w:space="0" w:color="auto"/>
            <w:bottom w:val="none" w:sz="0" w:space="0" w:color="auto"/>
            <w:right w:val="none" w:sz="0" w:space="0" w:color="auto"/>
          </w:divBdr>
        </w:div>
        <w:div w:id="574053898">
          <w:marLeft w:val="480"/>
          <w:marRight w:val="0"/>
          <w:marTop w:val="0"/>
          <w:marBottom w:val="0"/>
          <w:divBdr>
            <w:top w:val="none" w:sz="0" w:space="0" w:color="auto"/>
            <w:left w:val="none" w:sz="0" w:space="0" w:color="auto"/>
            <w:bottom w:val="none" w:sz="0" w:space="0" w:color="auto"/>
            <w:right w:val="none" w:sz="0" w:space="0" w:color="auto"/>
          </w:divBdr>
        </w:div>
        <w:div w:id="610822902">
          <w:marLeft w:val="480"/>
          <w:marRight w:val="0"/>
          <w:marTop w:val="0"/>
          <w:marBottom w:val="0"/>
          <w:divBdr>
            <w:top w:val="none" w:sz="0" w:space="0" w:color="auto"/>
            <w:left w:val="none" w:sz="0" w:space="0" w:color="auto"/>
            <w:bottom w:val="none" w:sz="0" w:space="0" w:color="auto"/>
            <w:right w:val="none" w:sz="0" w:space="0" w:color="auto"/>
          </w:divBdr>
        </w:div>
        <w:div w:id="676463165">
          <w:marLeft w:val="480"/>
          <w:marRight w:val="0"/>
          <w:marTop w:val="0"/>
          <w:marBottom w:val="0"/>
          <w:divBdr>
            <w:top w:val="none" w:sz="0" w:space="0" w:color="auto"/>
            <w:left w:val="none" w:sz="0" w:space="0" w:color="auto"/>
            <w:bottom w:val="none" w:sz="0" w:space="0" w:color="auto"/>
            <w:right w:val="none" w:sz="0" w:space="0" w:color="auto"/>
          </w:divBdr>
        </w:div>
        <w:div w:id="685907251">
          <w:marLeft w:val="480"/>
          <w:marRight w:val="0"/>
          <w:marTop w:val="0"/>
          <w:marBottom w:val="0"/>
          <w:divBdr>
            <w:top w:val="none" w:sz="0" w:space="0" w:color="auto"/>
            <w:left w:val="none" w:sz="0" w:space="0" w:color="auto"/>
            <w:bottom w:val="none" w:sz="0" w:space="0" w:color="auto"/>
            <w:right w:val="none" w:sz="0" w:space="0" w:color="auto"/>
          </w:divBdr>
        </w:div>
        <w:div w:id="742991001">
          <w:marLeft w:val="480"/>
          <w:marRight w:val="0"/>
          <w:marTop w:val="0"/>
          <w:marBottom w:val="0"/>
          <w:divBdr>
            <w:top w:val="none" w:sz="0" w:space="0" w:color="auto"/>
            <w:left w:val="none" w:sz="0" w:space="0" w:color="auto"/>
            <w:bottom w:val="none" w:sz="0" w:space="0" w:color="auto"/>
            <w:right w:val="none" w:sz="0" w:space="0" w:color="auto"/>
          </w:divBdr>
        </w:div>
        <w:div w:id="824590812">
          <w:marLeft w:val="480"/>
          <w:marRight w:val="0"/>
          <w:marTop w:val="0"/>
          <w:marBottom w:val="0"/>
          <w:divBdr>
            <w:top w:val="none" w:sz="0" w:space="0" w:color="auto"/>
            <w:left w:val="none" w:sz="0" w:space="0" w:color="auto"/>
            <w:bottom w:val="none" w:sz="0" w:space="0" w:color="auto"/>
            <w:right w:val="none" w:sz="0" w:space="0" w:color="auto"/>
          </w:divBdr>
        </w:div>
        <w:div w:id="874460569">
          <w:marLeft w:val="480"/>
          <w:marRight w:val="0"/>
          <w:marTop w:val="0"/>
          <w:marBottom w:val="0"/>
          <w:divBdr>
            <w:top w:val="none" w:sz="0" w:space="0" w:color="auto"/>
            <w:left w:val="none" w:sz="0" w:space="0" w:color="auto"/>
            <w:bottom w:val="none" w:sz="0" w:space="0" w:color="auto"/>
            <w:right w:val="none" w:sz="0" w:space="0" w:color="auto"/>
          </w:divBdr>
        </w:div>
        <w:div w:id="929432242">
          <w:marLeft w:val="480"/>
          <w:marRight w:val="0"/>
          <w:marTop w:val="0"/>
          <w:marBottom w:val="0"/>
          <w:divBdr>
            <w:top w:val="none" w:sz="0" w:space="0" w:color="auto"/>
            <w:left w:val="none" w:sz="0" w:space="0" w:color="auto"/>
            <w:bottom w:val="none" w:sz="0" w:space="0" w:color="auto"/>
            <w:right w:val="none" w:sz="0" w:space="0" w:color="auto"/>
          </w:divBdr>
        </w:div>
        <w:div w:id="945192393">
          <w:marLeft w:val="480"/>
          <w:marRight w:val="0"/>
          <w:marTop w:val="0"/>
          <w:marBottom w:val="0"/>
          <w:divBdr>
            <w:top w:val="none" w:sz="0" w:space="0" w:color="auto"/>
            <w:left w:val="none" w:sz="0" w:space="0" w:color="auto"/>
            <w:bottom w:val="none" w:sz="0" w:space="0" w:color="auto"/>
            <w:right w:val="none" w:sz="0" w:space="0" w:color="auto"/>
          </w:divBdr>
        </w:div>
        <w:div w:id="963075579">
          <w:marLeft w:val="480"/>
          <w:marRight w:val="0"/>
          <w:marTop w:val="0"/>
          <w:marBottom w:val="0"/>
          <w:divBdr>
            <w:top w:val="none" w:sz="0" w:space="0" w:color="auto"/>
            <w:left w:val="none" w:sz="0" w:space="0" w:color="auto"/>
            <w:bottom w:val="none" w:sz="0" w:space="0" w:color="auto"/>
            <w:right w:val="none" w:sz="0" w:space="0" w:color="auto"/>
          </w:divBdr>
        </w:div>
        <w:div w:id="967055588">
          <w:marLeft w:val="480"/>
          <w:marRight w:val="0"/>
          <w:marTop w:val="0"/>
          <w:marBottom w:val="0"/>
          <w:divBdr>
            <w:top w:val="none" w:sz="0" w:space="0" w:color="auto"/>
            <w:left w:val="none" w:sz="0" w:space="0" w:color="auto"/>
            <w:bottom w:val="none" w:sz="0" w:space="0" w:color="auto"/>
            <w:right w:val="none" w:sz="0" w:space="0" w:color="auto"/>
          </w:divBdr>
        </w:div>
        <w:div w:id="1010835686">
          <w:marLeft w:val="480"/>
          <w:marRight w:val="0"/>
          <w:marTop w:val="0"/>
          <w:marBottom w:val="0"/>
          <w:divBdr>
            <w:top w:val="none" w:sz="0" w:space="0" w:color="auto"/>
            <w:left w:val="none" w:sz="0" w:space="0" w:color="auto"/>
            <w:bottom w:val="none" w:sz="0" w:space="0" w:color="auto"/>
            <w:right w:val="none" w:sz="0" w:space="0" w:color="auto"/>
          </w:divBdr>
        </w:div>
        <w:div w:id="1072433133">
          <w:marLeft w:val="480"/>
          <w:marRight w:val="0"/>
          <w:marTop w:val="0"/>
          <w:marBottom w:val="0"/>
          <w:divBdr>
            <w:top w:val="none" w:sz="0" w:space="0" w:color="auto"/>
            <w:left w:val="none" w:sz="0" w:space="0" w:color="auto"/>
            <w:bottom w:val="none" w:sz="0" w:space="0" w:color="auto"/>
            <w:right w:val="none" w:sz="0" w:space="0" w:color="auto"/>
          </w:divBdr>
        </w:div>
        <w:div w:id="1101101147">
          <w:marLeft w:val="480"/>
          <w:marRight w:val="0"/>
          <w:marTop w:val="0"/>
          <w:marBottom w:val="0"/>
          <w:divBdr>
            <w:top w:val="none" w:sz="0" w:space="0" w:color="auto"/>
            <w:left w:val="none" w:sz="0" w:space="0" w:color="auto"/>
            <w:bottom w:val="none" w:sz="0" w:space="0" w:color="auto"/>
            <w:right w:val="none" w:sz="0" w:space="0" w:color="auto"/>
          </w:divBdr>
        </w:div>
        <w:div w:id="1123042982">
          <w:marLeft w:val="480"/>
          <w:marRight w:val="0"/>
          <w:marTop w:val="0"/>
          <w:marBottom w:val="0"/>
          <w:divBdr>
            <w:top w:val="none" w:sz="0" w:space="0" w:color="auto"/>
            <w:left w:val="none" w:sz="0" w:space="0" w:color="auto"/>
            <w:bottom w:val="none" w:sz="0" w:space="0" w:color="auto"/>
            <w:right w:val="none" w:sz="0" w:space="0" w:color="auto"/>
          </w:divBdr>
        </w:div>
        <w:div w:id="1127550254">
          <w:marLeft w:val="480"/>
          <w:marRight w:val="0"/>
          <w:marTop w:val="0"/>
          <w:marBottom w:val="0"/>
          <w:divBdr>
            <w:top w:val="none" w:sz="0" w:space="0" w:color="auto"/>
            <w:left w:val="none" w:sz="0" w:space="0" w:color="auto"/>
            <w:bottom w:val="none" w:sz="0" w:space="0" w:color="auto"/>
            <w:right w:val="none" w:sz="0" w:space="0" w:color="auto"/>
          </w:divBdr>
        </w:div>
        <w:div w:id="1158300980">
          <w:marLeft w:val="480"/>
          <w:marRight w:val="0"/>
          <w:marTop w:val="0"/>
          <w:marBottom w:val="0"/>
          <w:divBdr>
            <w:top w:val="none" w:sz="0" w:space="0" w:color="auto"/>
            <w:left w:val="none" w:sz="0" w:space="0" w:color="auto"/>
            <w:bottom w:val="none" w:sz="0" w:space="0" w:color="auto"/>
            <w:right w:val="none" w:sz="0" w:space="0" w:color="auto"/>
          </w:divBdr>
        </w:div>
        <w:div w:id="1183008347">
          <w:marLeft w:val="480"/>
          <w:marRight w:val="0"/>
          <w:marTop w:val="0"/>
          <w:marBottom w:val="0"/>
          <w:divBdr>
            <w:top w:val="none" w:sz="0" w:space="0" w:color="auto"/>
            <w:left w:val="none" w:sz="0" w:space="0" w:color="auto"/>
            <w:bottom w:val="none" w:sz="0" w:space="0" w:color="auto"/>
            <w:right w:val="none" w:sz="0" w:space="0" w:color="auto"/>
          </w:divBdr>
        </w:div>
        <w:div w:id="1202325871">
          <w:marLeft w:val="480"/>
          <w:marRight w:val="0"/>
          <w:marTop w:val="0"/>
          <w:marBottom w:val="0"/>
          <w:divBdr>
            <w:top w:val="none" w:sz="0" w:space="0" w:color="auto"/>
            <w:left w:val="none" w:sz="0" w:space="0" w:color="auto"/>
            <w:bottom w:val="none" w:sz="0" w:space="0" w:color="auto"/>
            <w:right w:val="none" w:sz="0" w:space="0" w:color="auto"/>
          </w:divBdr>
        </w:div>
        <w:div w:id="1245451942">
          <w:marLeft w:val="480"/>
          <w:marRight w:val="0"/>
          <w:marTop w:val="0"/>
          <w:marBottom w:val="0"/>
          <w:divBdr>
            <w:top w:val="none" w:sz="0" w:space="0" w:color="auto"/>
            <w:left w:val="none" w:sz="0" w:space="0" w:color="auto"/>
            <w:bottom w:val="none" w:sz="0" w:space="0" w:color="auto"/>
            <w:right w:val="none" w:sz="0" w:space="0" w:color="auto"/>
          </w:divBdr>
        </w:div>
        <w:div w:id="1287001536">
          <w:marLeft w:val="480"/>
          <w:marRight w:val="0"/>
          <w:marTop w:val="0"/>
          <w:marBottom w:val="0"/>
          <w:divBdr>
            <w:top w:val="none" w:sz="0" w:space="0" w:color="auto"/>
            <w:left w:val="none" w:sz="0" w:space="0" w:color="auto"/>
            <w:bottom w:val="none" w:sz="0" w:space="0" w:color="auto"/>
            <w:right w:val="none" w:sz="0" w:space="0" w:color="auto"/>
          </w:divBdr>
        </w:div>
        <w:div w:id="1429040570">
          <w:marLeft w:val="480"/>
          <w:marRight w:val="0"/>
          <w:marTop w:val="0"/>
          <w:marBottom w:val="0"/>
          <w:divBdr>
            <w:top w:val="none" w:sz="0" w:space="0" w:color="auto"/>
            <w:left w:val="none" w:sz="0" w:space="0" w:color="auto"/>
            <w:bottom w:val="none" w:sz="0" w:space="0" w:color="auto"/>
            <w:right w:val="none" w:sz="0" w:space="0" w:color="auto"/>
          </w:divBdr>
        </w:div>
        <w:div w:id="1456169934">
          <w:marLeft w:val="480"/>
          <w:marRight w:val="0"/>
          <w:marTop w:val="0"/>
          <w:marBottom w:val="0"/>
          <w:divBdr>
            <w:top w:val="none" w:sz="0" w:space="0" w:color="auto"/>
            <w:left w:val="none" w:sz="0" w:space="0" w:color="auto"/>
            <w:bottom w:val="none" w:sz="0" w:space="0" w:color="auto"/>
            <w:right w:val="none" w:sz="0" w:space="0" w:color="auto"/>
          </w:divBdr>
        </w:div>
        <w:div w:id="1457024384">
          <w:marLeft w:val="480"/>
          <w:marRight w:val="0"/>
          <w:marTop w:val="0"/>
          <w:marBottom w:val="0"/>
          <w:divBdr>
            <w:top w:val="none" w:sz="0" w:space="0" w:color="auto"/>
            <w:left w:val="none" w:sz="0" w:space="0" w:color="auto"/>
            <w:bottom w:val="none" w:sz="0" w:space="0" w:color="auto"/>
            <w:right w:val="none" w:sz="0" w:space="0" w:color="auto"/>
          </w:divBdr>
        </w:div>
        <w:div w:id="1483083072">
          <w:marLeft w:val="480"/>
          <w:marRight w:val="0"/>
          <w:marTop w:val="0"/>
          <w:marBottom w:val="0"/>
          <w:divBdr>
            <w:top w:val="none" w:sz="0" w:space="0" w:color="auto"/>
            <w:left w:val="none" w:sz="0" w:space="0" w:color="auto"/>
            <w:bottom w:val="none" w:sz="0" w:space="0" w:color="auto"/>
            <w:right w:val="none" w:sz="0" w:space="0" w:color="auto"/>
          </w:divBdr>
        </w:div>
        <w:div w:id="1559974249">
          <w:marLeft w:val="480"/>
          <w:marRight w:val="0"/>
          <w:marTop w:val="0"/>
          <w:marBottom w:val="0"/>
          <w:divBdr>
            <w:top w:val="none" w:sz="0" w:space="0" w:color="auto"/>
            <w:left w:val="none" w:sz="0" w:space="0" w:color="auto"/>
            <w:bottom w:val="none" w:sz="0" w:space="0" w:color="auto"/>
            <w:right w:val="none" w:sz="0" w:space="0" w:color="auto"/>
          </w:divBdr>
        </w:div>
        <w:div w:id="1585845277">
          <w:marLeft w:val="480"/>
          <w:marRight w:val="0"/>
          <w:marTop w:val="0"/>
          <w:marBottom w:val="0"/>
          <w:divBdr>
            <w:top w:val="none" w:sz="0" w:space="0" w:color="auto"/>
            <w:left w:val="none" w:sz="0" w:space="0" w:color="auto"/>
            <w:bottom w:val="none" w:sz="0" w:space="0" w:color="auto"/>
            <w:right w:val="none" w:sz="0" w:space="0" w:color="auto"/>
          </w:divBdr>
        </w:div>
        <w:div w:id="1591893675">
          <w:marLeft w:val="480"/>
          <w:marRight w:val="0"/>
          <w:marTop w:val="0"/>
          <w:marBottom w:val="0"/>
          <w:divBdr>
            <w:top w:val="none" w:sz="0" w:space="0" w:color="auto"/>
            <w:left w:val="none" w:sz="0" w:space="0" w:color="auto"/>
            <w:bottom w:val="none" w:sz="0" w:space="0" w:color="auto"/>
            <w:right w:val="none" w:sz="0" w:space="0" w:color="auto"/>
          </w:divBdr>
        </w:div>
        <w:div w:id="1624383331">
          <w:marLeft w:val="480"/>
          <w:marRight w:val="0"/>
          <w:marTop w:val="0"/>
          <w:marBottom w:val="0"/>
          <w:divBdr>
            <w:top w:val="none" w:sz="0" w:space="0" w:color="auto"/>
            <w:left w:val="none" w:sz="0" w:space="0" w:color="auto"/>
            <w:bottom w:val="none" w:sz="0" w:space="0" w:color="auto"/>
            <w:right w:val="none" w:sz="0" w:space="0" w:color="auto"/>
          </w:divBdr>
        </w:div>
        <w:div w:id="1624535853">
          <w:marLeft w:val="480"/>
          <w:marRight w:val="0"/>
          <w:marTop w:val="0"/>
          <w:marBottom w:val="0"/>
          <w:divBdr>
            <w:top w:val="none" w:sz="0" w:space="0" w:color="auto"/>
            <w:left w:val="none" w:sz="0" w:space="0" w:color="auto"/>
            <w:bottom w:val="none" w:sz="0" w:space="0" w:color="auto"/>
            <w:right w:val="none" w:sz="0" w:space="0" w:color="auto"/>
          </w:divBdr>
        </w:div>
        <w:div w:id="1653363160">
          <w:marLeft w:val="480"/>
          <w:marRight w:val="0"/>
          <w:marTop w:val="0"/>
          <w:marBottom w:val="0"/>
          <w:divBdr>
            <w:top w:val="none" w:sz="0" w:space="0" w:color="auto"/>
            <w:left w:val="none" w:sz="0" w:space="0" w:color="auto"/>
            <w:bottom w:val="none" w:sz="0" w:space="0" w:color="auto"/>
            <w:right w:val="none" w:sz="0" w:space="0" w:color="auto"/>
          </w:divBdr>
        </w:div>
        <w:div w:id="1762294114">
          <w:marLeft w:val="480"/>
          <w:marRight w:val="0"/>
          <w:marTop w:val="0"/>
          <w:marBottom w:val="0"/>
          <w:divBdr>
            <w:top w:val="none" w:sz="0" w:space="0" w:color="auto"/>
            <w:left w:val="none" w:sz="0" w:space="0" w:color="auto"/>
            <w:bottom w:val="none" w:sz="0" w:space="0" w:color="auto"/>
            <w:right w:val="none" w:sz="0" w:space="0" w:color="auto"/>
          </w:divBdr>
        </w:div>
        <w:div w:id="1772243738">
          <w:marLeft w:val="480"/>
          <w:marRight w:val="0"/>
          <w:marTop w:val="0"/>
          <w:marBottom w:val="0"/>
          <w:divBdr>
            <w:top w:val="none" w:sz="0" w:space="0" w:color="auto"/>
            <w:left w:val="none" w:sz="0" w:space="0" w:color="auto"/>
            <w:bottom w:val="none" w:sz="0" w:space="0" w:color="auto"/>
            <w:right w:val="none" w:sz="0" w:space="0" w:color="auto"/>
          </w:divBdr>
        </w:div>
        <w:div w:id="1785342718">
          <w:marLeft w:val="480"/>
          <w:marRight w:val="0"/>
          <w:marTop w:val="0"/>
          <w:marBottom w:val="0"/>
          <w:divBdr>
            <w:top w:val="none" w:sz="0" w:space="0" w:color="auto"/>
            <w:left w:val="none" w:sz="0" w:space="0" w:color="auto"/>
            <w:bottom w:val="none" w:sz="0" w:space="0" w:color="auto"/>
            <w:right w:val="none" w:sz="0" w:space="0" w:color="auto"/>
          </w:divBdr>
        </w:div>
        <w:div w:id="1817992281">
          <w:marLeft w:val="480"/>
          <w:marRight w:val="0"/>
          <w:marTop w:val="0"/>
          <w:marBottom w:val="0"/>
          <w:divBdr>
            <w:top w:val="none" w:sz="0" w:space="0" w:color="auto"/>
            <w:left w:val="none" w:sz="0" w:space="0" w:color="auto"/>
            <w:bottom w:val="none" w:sz="0" w:space="0" w:color="auto"/>
            <w:right w:val="none" w:sz="0" w:space="0" w:color="auto"/>
          </w:divBdr>
        </w:div>
        <w:div w:id="1825046612">
          <w:marLeft w:val="480"/>
          <w:marRight w:val="0"/>
          <w:marTop w:val="0"/>
          <w:marBottom w:val="0"/>
          <w:divBdr>
            <w:top w:val="none" w:sz="0" w:space="0" w:color="auto"/>
            <w:left w:val="none" w:sz="0" w:space="0" w:color="auto"/>
            <w:bottom w:val="none" w:sz="0" w:space="0" w:color="auto"/>
            <w:right w:val="none" w:sz="0" w:space="0" w:color="auto"/>
          </w:divBdr>
        </w:div>
        <w:div w:id="1829058392">
          <w:marLeft w:val="480"/>
          <w:marRight w:val="0"/>
          <w:marTop w:val="0"/>
          <w:marBottom w:val="0"/>
          <w:divBdr>
            <w:top w:val="none" w:sz="0" w:space="0" w:color="auto"/>
            <w:left w:val="none" w:sz="0" w:space="0" w:color="auto"/>
            <w:bottom w:val="none" w:sz="0" w:space="0" w:color="auto"/>
            <w:right w:val="none" w:sz="0" w:space="0" w:color="auto"/>
          </w:divBdr>
        </w:div>
        <w:div w:id="1858688903">
          <w:marLeft w:val="480"/>
          <w:marRight w:val="0"/>
          <w:marTop w:val="0"/>
          <w:marBottom w:val="0"/>
          <w:divBdr>
            <w:top w:val="none" w:sz="0" w:space="0" w:color="auto"/>
            <w:left w:val="none" w:sz="0" w:space="0" w:color="auto"/>
            <w:bottom w:val="none" w:sz="0" w:space="0" w:color="auto"/>
            <w:right w:val="none" w:sz="0" w:space="0" w:color="auto"/>
          </w:divBdr>
        </w:div>
        <w:div w:id="1859613815">
          <w:marLeft w:val="480"/>
          <w:marRight w:val="0"/>
          <w:marTop w:val="0"/>
          <w:marBottom w:val="0"/>
          <w:divBdr>
            <w:top w:val="none" w:sz="0" w:space="0" w:color="auto"/>
            <w:left w:val="none" w:sz="0" w:space="0" w:color="auto"/>
            <w:bottom w:val="none" w:sz="0" w:space="0" w:color="auto"/>
            <w:right w:val="none" w:sz="0" w:space="0" w:color="auto"/>
          </w:divBdr>
        </w:div>
        <w:div w:id="1893879381">
          <w:marLeft w:val="480"/>
          <w:marRight w:val="0"/>
          <w:marTop w:val="0"/>
          <w:marBottom w:val="0"/>
          <w:divBdr>
            <w:top w:val="none" w:sz="0" w:space="0" w:color="auto"/>
            <w:left w:val="none" w:sz="0" w:space="0" w:color="auto"/>
            <w:bottom w:val="none" w:sz="0" w:space="0" w:color="auto"/>
            <w:right w:val="none" w:sz="0" w:space="0" w:color="auto"/>
          </w:divBdr>
        </w:div>
        <w:div w:id="1916819258">
          <w:marLeft w:val="480"/>
          <w:marRight w:val="0"/>
          <w:marTop w:val="0"/>
          <w:marBottom w:val="0"/>
          <w:divBdr>
            <w:top w:val="none" w:sz="0" w:space="0" w:color="auto"/>
            <w:left w:val="none" w:sz="0" w:space="0" w:color="auto"/>
            <w:bottom w:val="none" w:sz="0" w:space="0" w:color="auto"/>
            <w:right w:val="none" w:sz="0" w:space="0" w:color="auto"/>
          </w:divBdr>
        </w:div>
        <w:div w:id="1948655316">
          <w:marLeft w:val="480"/>
          <w:marRight w:val="0"/>
          <w:marTop w:val="0"/>
          <w:marBottom w:val="0"/>
          <w:divBdr>
            <w:top w:val="none" w:sz="0" w:space="0" w:color="auto"/>
            <w:left w:val="none" w:sz="0" w:space="0" w:color="auto"/>
            <w:bottom w:val="none" w:sz="0" w:space="0" w:color="auto"/>
            <w:right w:val="none" w:sz="0" w:space="0" w:color="auto"/>
          </w:divBdr>
        </w:div>
        <w:div w:id="1969895017">
          <w:marLeft w:val="480"/>
          <w:marRight w:val="0"/>
          <w:marTop w:val="0"/>
          <w:marBottom w:val="0"/>
          <w:divBdr>
            <w:top w:val="none" w:sz="0" w:space="0" w:color="auto"/>
            <w:left w:val="none" w:sz="0" w:space="0" w:color="auto"/>
            <w:bottom w:val="none" w:sz="0" w:space="0" w:color="auto"/>
            <w:right w:val="none" w:sz="0" w:space="0" w:color="auto"/>
          </w:divBdr>
        </w:div>
        <w:div w:id="1981615038">
          <w:marLeft w:val="480"/>
          <w:marRight w:val="0"/>
          <w:marTop w:val="0"/>
          <w:marBottom w:val="0"/>
          <w:divBdr>
            <w:top w:val="none" w:sz="0" w:space="0" w:color="auto"/>
            <w:left w:val="none" w:sz="0" w:space="0" w:color="auto"/>
            <w:bottom w:val="none" w:sz="0" w:space="0" w:color="auto"/>
            <w:right w:val="none" w:sz="0" w:space="0" w:color="auto"/>
          </w:divBdr>
        </w:div>
        <w:div w:id="1987583705">
          <w:marLeft w:val="480"/>
          <w:marRight w:val="0"/>
          <w:marTop w:val="0"/>
          <w:marBottom w:val="0"/>
          <w:divBdr>
            <w:top w:val="none" w:sz="0" w:space="0" w:color="auto"/>
            <w:left w:val="none" w:sz="0" w:space="0" w:color="auto"/>
            <w:bottom w:val="none" w:sz="0" w:space="0" w:color="auto"/>
            <w:right w:val="none" w:sz="0" w:space="0" w:color="auto"/>
          </w:divBdr>
        </w:div>
        <w:div w:id="1999141926">
          <w:marLeft w:val="480"/>
          <w:marRight w:val="0"/>
          <w:marTop w:val="0"/>
          <w:marBottom w:val="0"/>
          <w:divBdr>
            <w:top w:val="none" w:sz="0" w:space="0" w:color="auto"/>
            <w:left w:val="none" w:sz="0" w:space="0" w:color="auto"/>
            <w:bottom w:val="none" w:sz="0" w:space="0" w:color="auto"/>
            <w:right w:val="none" w:sz="0" w:space="0" w:color="auto"/>
          </w:divBdr>
        </w:div>
        <w:div w:id="2032141355">
          <w:marLeft w:val="480"/>
          <w:marRight w:val="0"/>
          <w:marTop w:val="0"/>
          <w:marBottom w:val="0"/>
          <w:divBdr>
            <w:top w:val="none" w:sz="0" w:space="0" w:color="auto"/>
            <w:left w:val="none" w:sz="0" w:space="0" w:color="auto"/>
            <w:bottom w:val="none" w:sz="0" w:space="0" w:color="auto"/>
            <w:right w:val="none" w:sz="0" w:space="0" w:color="auto"/>
          </w:divBdr>
        </w:div>
        <w:div w:id="2058386327">
          <w:marLeft w:val="480"/>
          <w:marRight w:val="0"/>
          <w:marTop w:val="0"/>
          <w:marBottom w:val="0"/>
          <w:divBdr>
            <w:top w:val="none" w:sz="0" w:space="0" w:color="auto"/>
            <w:left w:val="none" w:sz="0" w:space="0" w:color="auto"/>
            <w:bottom w:val="none" w:sz="0" w:space="0" w:color="auto"/>
            <w:right w:val="none" w:sz="0" w:space="0" w:color="auto"/>
          </w:divBdr>
        </w:div>
        <w:div w:id="2063287413">
          <w:marLeft w:val="480"/>
          <w:marRight w:val="0"/>
          <w:marTop w:val="0"/>
          <w:marBottom w:val="0"/>
          <w:divBdr>
            <w:top w:val="none" w:sz="0" w:space="0" w:color="auto"/>
            <w:left w:val="none" w:sz="0" w:space="0" w:color="auto"/>
            <w:bottom w:val="none" w:sz="0" w:space="0" w:color="auto"/>
            <w:right w:val="none" w:sz="0" w:space="0" w:color="auto"/>
          </w:divBdr>
        </w:div>
        <w:div w:id="2074086176">
          <w:marLeft w:val="480"/>
          <w:marRight w:val="0"/>
          <w:marTop w:val="0"/>
          <w:marBottom w:val="0"/>
          <w:divBdr>
            <w:top w:val="none" w:sz="0" w:space="0" w:color="auto"/>
            <w:left w:val="none" w:sz="0" w:space="0" w:color="auto"/>
            <w:bottom w:val="none" w:sz="0" w:space="0" w:color="auto"/>
            <w:right w:val="none" w:sz="0" w:space="0" w:color="auto"/>
          </w:divBdr>
        </w:div>
        <w:div w:id="2081363869">
          <w:marLeft w:val="480"/>
          <w:marRight w:val="0"/>
          <w:marTop w:val="0"/>
          <w:marBottom w:val="0"/>
          <w:divBdr>
            <w:top w:val="none" w:sz="0" w:space="0" w:color="auto"/>
            <w:left w:val="none" w:sz="0" w:space="0" w:color="auto"/>
            <w:bottom w:val="none" w:sz="0" w:space="0" w:color="auto"/>
            <w:right w:val="none" w:sz="0" w:space="0" w:color="auto"/>
          </w:divBdr>
        </w:div>
        <w:div w:id="2093894128">
          <w:marLeft w:val="480"/>
          <w:marRight w:val="0"/>
          <w:marTop w:val="0"/>
          <w:marBottom w:val="0"/>
          <w:divBdr>
            <w:top w:val="none" w:sz="0" w:space="0" w:color="auto"/>
            <w:left w:val="none" w:sz="0" w:space="0" w:color="auto"/>
            <w:bottom w:val="none" w:sz="0" w:space="0" w:color="auto"/>
            <w:right w:val="none" w:sz="0" w:space="0" w:color="auto"/>
          </w:divBdr>
        </w:div>
      </w:divsChild>
    </w:div>
    <w:div w:id="720011051">
      <w:bodyDiv w:val="1"/>
      <w:marLeft w:val="0"/>
      <w:marRight w:val="0"/>
      <w:marTop w:val="0"/>
      <w:marBottom w:val="0"/>
      <w:divBdr>
        <w:top w:val="none" w:sz="0" w:space="0" w:color="auto"/>
        <w:left w:val="none" w:sz="0" w:space="0" w:color="auto"/>
        <w:bottom w:val="none" w:sz="0" w:space="0" w:color="auto"/>
        <w:right w:val="none" w:sz="0" w:space="0" w:color="auto"/>
      </w:divBdr>
      <w:divsChild>
        <w:div w:id="72094201">
          <w:marLeft w:val="480"/>
          <w:marRight w:val="0"/>
          <w:marTop w:val="0"/>
          <w:marBottom w:val="0"/>
          <w:divBdr>
            <w:top w:val="none" w:sz="0" w:space="0" w:color="auto"/>
            <w:left w:val="none" w:sz="0" w:space="0" w:color="auto"/>
            <w:bottom w:val="none" w:sz="0" w:space="0" w:color="auto"/>
            <w:right w:val="none" w:sz="0" w:space="0" w:color="auto"/>
          </w:divBdr>
        </w:div>
        <w:div w:id="77679683">
          <w:marLeft w:val="480"/>
          <w:marRight w:val="0"/>
          <w:marTop w:val="0"/>
          <w:marBottom w:val="0"/>
          <w:divBdr>
            <w:top w:val="none" w:sz="0" w:space="0" w:color="auto"/>
            <w:left w:val="none" w:sz="0" w:space="0" w:color="auto"/>
            <w:bottom w:val="none" w:sz="0" w:space="0" w:color="auto"/>
            <w:right w:val="none" w:sz="0" w:space="0" w:color="auto"/>
          </w:divBdr>
        </w:div>
        <w:div w:id="141623492">
          <w:marLeft w:val="480"/>
          <w:marRight w:val="0"/>
          <w:marTop w:val="0"/>
          <w:marBottom w:val="0"/>
          <w:divBdr>
            <w:top w:val="none" w:sz="0" w:space="0" w:color="auto"/>
            <w:left w:val="none" w:sz="0" w:space="0" w:color="auto"/>
            <w:bottom w:val="none" w:sz="0" w:space="0" w:color="auto"/>
            <w:right w:val="none" w:sz="0" w:space="0" w:color="auto"/>
          </w:divBdr>
        </w:div>
        <w:div w:id="197280861">
          <w:marLeft w:val="480"/>
          <w:marRight w:val="0"/>
          <w:marTop w:val="0"/>
          <w:marBottom w:val="0"/>
          <w:divBdr>
            <w:top w:val="none" w:sz="0" w:space="0" w:color="auto"/>
            <w:left w:val="none" w:sz="0" w:space="0" w:color="auto"/>
            <w:bottom w:val="none" w:sz="0" w:space="0" w:color="auto"/>
            <w:right w:val="none" w:sz="0" w:space="0" w:color="auto"/>
          </w:divBdr>
        </w:div>
        <w:div w:id="203257974">
          <w:marLeft w:val="480"/>
          <w:marRight w:val="0"/>
          <w:marTop w:val="0"/>
          <w:marBottom w:val="0"/>
          <w:divBdr>
            <w:top w:val="none" w:sz="0" w:space="0" w:color="auto"/>
            <w:left w:val="none" w:sz="0" w:space="0" w:color="auto"/>
            <w:bottom w:val="none" w:sz="0" w:space="0" w:color="auto"/>
            <w:right w:val="none" w:sz="0" w:space="0" w:color="auto"/>
          </w:divBdr>
        </w:div>
        <w:div w:id="211233321">
          <w:marLeft w:val="480"/>
          <w:marRight w:val="0"/>
          <w:marTop w:val="0"/>
          <w:marBottom w:val="0"/>
          <w:divBdr>
            <w:top w:val="none" w:sz="0" w:space="0" w:color="auto"/>
            <w:left w:val="none" w:sz="0" w:space="0" w:color="auto"/>
            <w:bottom w:val="none" w:sz="0" w:space="0" w:color="auto"/>
            <w:right w:val="none" w:sz="0" w:space="0" w:color="auto"/>
          </w:divBdr>
        </w:div>
        <w:div w:id="223834954">
          <w:marLeft w:val="480"/>
          <w:marRight w:val="0"/>
          <w:marTop w:val="0"/>
          <w:marBottom w:val="0"/>
          <w:divBdr>
            <w:top w:val="none" w:sz="0" w:space="0" w:color="auto"/>
            <w:left w:val="none" w:sz="0" w:space="0" w:color="auto"/>
            <w:bottom w:val="none" w:sz="0" w:space="0" w:color="auto"/>
            <w:right w:val="none" w:sz="0" w:space="0" w:color="auto"/>
          </w:divBdr>
        </w:div>
        <w:div w:id="225382012">
          <w:marLeft w:val="480"/>
          <w:marRight w:val="0"/>
          <w:marTop w:val="0"/>
          <w:marBottom w:val="0"/>
          <w:divBdr>
            <w:top w:val="none" w:sz="0" w:space="0" w:color="auto"/>
            <w:left w:val="none" w:sz="0" w:space="0" w:color="auto"/>
            <w:bottom w:val="none" w:sz="0" w:space="0" w:color="auto"/>
            <w:right w:val="none" w:sz="0" w:space="0" w:color="auto"/>
          </w:divBdr>
        </w:div>
        <w:div w:id="256714257">
          <w:marLeft w:val="480"/>
          <w:marRight w:val="0"/>
          <w:marTop w:val="0"/>
          <w:marBottom w:val="0"/>
          <w:divBdr>
            <w:top w:val="none" w:sz="0" w:space="0" w:color="auto"/>
            <w:left w:val="none" w:sz="0" w:space="0" w:color="auto"/>
            <w:bottom w:val="none" w:sz="0" w:space="0" w:color="auto"/>
            <w:right w:val="none" w:sz="0" w:space="0" w:color="auto"/>
          </w:divBdr>
        </w:div>
        <w:div w:id="286010579">
          <w:marLeft w:val="480"/>
          <w:marRight w:val="0"/>
          <w:marTop w:val="0"/>
          <w:marBottom w:val="0"/>
          <w:divBdr>
            <w:top w:val="none" w:sz="0" w:space="0" w:color="auto"/>
            <w:left w:val="none" w:sz="0" w:space="0" w:color="auto"/>
            <w:bottom w:val="none" w:sz="0" w:space="0" w:color="auto"/>
            <w:right w:val="none" w:sz="0" w:space="0" w:color="auto"/>
          </w:divBdr>
        </w:div>
        <w:div w:id="291442123">
          <w:marLeft w:val="480"/>
          <w:marRight w:val="0"/>
          <w:marTop w:val="0"/>
          <w:marBottom w:val="0"/>
          <w:divBdr>
            <w:top w:val="none" w:sz="0" w:space="0" w:color="auto"/>
            <w:left w:val="none" w:sz="0" w:space="0" w:color="auto"/>
            <w:bottom w:val="none" w:sz="0" w:space="0" w:color="auto"/>
            <w:right w:val="none" w:sz="0" w:space="0" w:color="auto"/>
          </w:divBdr>
        </w:div>
        <w:div w:id="330184537">
          <w:marLeft w:val="480"/>
          <w:marRight w:val="0"/>
          <w:marTop w:val="0"/>
          <w:marBottom w:val="0"/>
          <w:divBdr>
            <w:top w:val="none" w:sz="0" w:space="0" w:color="auto"/>
            <w:left w:val="none" w:sz="0" w:space="0" w:color="auto"/>
            <w:bottom w:val="none" w:sz="0" w:space="0" w:color="auto"/>
            <w:right w:val="none" w:sz="0" w:space="0" w:color="auto"/>
          </w:divBdr>
        </w:div>
        <w:div w:id="363680170">
          <w:marLeft w:val="480"/>
          <w:marRight w:val="0"/>
          <w:marTop w:val="0"/>
          <w:marBottom w:val="0"/>
          <w:divBdr>
            <w:top w:val="none" w:sz="0" w:space="0" w:color="auto"/>
            <w:left w:val="none" w:sz="0" w:space="0" w:color="auto"/>
            <w:bottom w:val="none" w:sz="0" w:space="0" w:color="auto"/>
            <w:right w:val="none" w:sz="0" w:space="0" w:color="auto"/>
          </w:divBdr>
        </w:div>
        <w:div w:id="381639175">
          <w:marLeft w:val="480"/>
          <w:marRight w:val="0"/>
          <w:marTop w:val="0"/>
          <w:marBottom w:val="0"/>
          <w:divBdr>
            <w:top w:val="none" w:sz="0" w:space="0" w:color="auto"/>
            <w:left w:val="none" w:sz="0" w:space="0" w:color="auto"/>
            <w:bottom w:val="none" w:sz="0" w:space="0" w:color="auto"/>
            <w:right w:val="none" w:sz="0" w:space="0" w:color="auto"/>
          </w:divBdr>
        </w:div>
        <w:div w:id="423302850">
          <w:marLeft w:val="480"/>
          <w:marRight w:val="0"/>
          <w:marTop w:val="0"/>
          <w:marBottom w:val="0"/>
          <w:divBdr>
            <w:top w:val="none" w:sz="0" w:space="0" w:color="auto"/>
            <w:left w:val="none" w:sz="0" w:space="0" w:color="auto"/>
            <w:bottom w:val="none" w:sz="0" w:space="0" w:color="auto"/>
            <w:right w:val="none" w:sz="0" w:space="0" w:color="auto"/>
          </w:divBdr>
        </w:div>
        <w:div w:id="485053868">
          <w:marLeft w:val="480"/>
          <w:marRight w:val="0"/>
          <w:marTop w:val="0"/>
          <w:marBottom w:val="0"/>
          <w:divBdr>
            <w:top w:val="none" w:sz="0" w:space="0" w:color="auto"/>
            <w:left w:val="none" w:sz="0" w:space="0" w:color="auto"/>
            <w:bottom w:val="none" w:sz="0" w:space="0" w:color="auto"/>
            <w:right w:val="none" w:sz="0" w:space="0" w:color="auto"/>
          </w:divBdr>
        </w:div>
        <w:div w:id="524682291">
          <w:marLeft w:val="480"/>
          <w:marRight w:val="0"/>
          <w:marTop w:val="0"/>
          <w:marBottom w:val="0"/>
          <w:divBdr>
            <w:top w:val="none" w:sz="0" w:space="0" w:color="auto"/>
            <w:left w:val="none" w:sz="0" w:space="0" w:color="auto"/>
            <w:bottom w:val="none" w:sz="0" w:space="0" w:color="auto"/>
            <w:right w:val="none" w:sz="0" w:space="0" w:color="auto"/>
          </w:divBdr>
        </w:div>
        <w:div w:id="527573458">
          <w:marLeft w:val="480"/>
          <w:marRight w:val="0"/>
          <w:marTop w:val="0"/>
          <w:marBottom w:val="0"/>
          <w:divBdr>
            <w:top w:val="none" w:sz="0" w:space="0" w:color="auto"/>
            <w:left w:val="none" w:sz="0" w:space="0" w:color="auto"/>
            <w:bottom w:val="none" w:sz="0" w:space="0" w:color="auto"/>
            <w:right w:val="none" w:sz="0" w:space="0" w:color="auto"/>
          </w:divBdr>
        </w:div>
        <w:div w:id="548614538">
          <w:marLeft w:val="480"/>
          <w:marRight w:val="0"/>
          <w:marTop w:val="0"/>
          <w:marBottom w:val="0"/>
          <w:divBdr>
            <w:top w:val="none" w:sz="0" w:space="0" w:color="auto"/>
            <w:left w:val="none" w:sz="0" w:space="0" w:color="auto"/>
            <w:bottom w:val="none" w:sz="0" w:space="0" w:color="auto"/>
            <w:right w:val="none" w:sz="0" w:space="0" w:color="auto"/>
          </w:divBdr>
        </w:div>
        <w:div w:id="657222212">
          <w:marLeft w:val="480"/>
          <w:marRight w:val="0"/>
          <w:marTop w:val="0"/>
          <w:marBottom w:val="0"/>
          <w:divBdr>
            <w:top w:val="none" w:sz="0" w:space="0" w:color="auto"/>
            <w:left w:val="none" w:sz="0" w:space="0" w:color="auto"/>
            <w:bottom w:val="none" w:sz="0" w:space="0" w:color="auto"/>
            <w:right w:val="none" w:sz="0" w:space="0" w:color="auto"/>
          </w:divBdr>
        </w:div>
        <w:div w:id="668799655">
          <w:marLeft w:val="480"/>
          <w:marRight w:val="0"/>
          <w:marTop w:val="0"/>
          <w:marBottom w:val="0"/>
          <w:divBdr>
            <w:top w:val="none" w:sz="0" w:space="0" w:color="auto"/>
            <w:left w:val="none" w:sz="0" w:space="0" w:color="auto"/>
            <w:bottom w:val="none" w:sz="0" w:space="0" w:color="auto"/>
            <w:right w:val="none" w:sz="0" w:space="0" w:color="auto"/>
          </w:divBdr>
        </w:div>
        <w:div w:id="675766214">
          <w:marLeft w:val="480"/>
          <w:marRight w:val="0"/>
          <w:marTop w:val="0"/>
          <w:marBottom w:val="0"/>
          <w:divBdr>
            <w:top w:val="none" w:sz="0" w:space="0" w:color="auto"/>
            <w:left w:val="none" w:sz="0" w:space="0" w:color="auto"/>
            <w:bottom w:val="none" w:sz="0" w:space="0" w:color="auto"/>
            <w:right w:val="none" w:sz="0" w:space="0" w:color="auto"/>
          </w:divBdr>
        </w:div>
        <w:div w:id="701706567">
          <w:marLeft w:val="480"/>
          <w:marRight w:val="0"/>
          <w:marTop w:val="0"/>
          <w:marBottom w:val="0"/>
          <w:divBdr>
            <w:top w:val="none" w:sz="0" w:space="0" w:color="auto"/>
            <w:left w:val="none" w:sz="0" w:space="0" w:color="auto"/>
            <w:bottom w:val="none" w:sz="0" w:space="0" w:color="auto"/>
            <w:right w:val="none" w:sz="0" w:space="0" w:color="auto"/>
          </w:divBdr>
        </w:div>
        <w:div w:id="703822246">
          <w:marLeft w:val="480"/>
          <w:marRight w:val="0"/>
          <w:marTop w:val="0"/>
          <w:marBottom w:val="0"/>
          <w:divBdr>
            <w:top w:val="none" w:sz="0" w:space="0" w:color="auto"/>
            <w:left w:val="none" w:sz="0" w:space="0" w:color="auto"/>
            <w:bottom w:val="none" w:sz="0" w:space="0" w:color="auto"/>
            <w:right w:val="none" w:sz="0" w:space="0" w:color="auto"/>
          </w:divBdr>
        </w:div>
        <w:div w:id="718209412">
          <w:marLeft w:val="480"/>
          <w:marRight w:val="0"/>
          <w:marTop w:val="0"/>
          <w:marBottom w:val="0"/>
          <w:divBdr>
            <w:top w:val="none" w:sz="0" w:space="0" w:color="auto"/>
            <w:left w:val="none" w:sz="0" w:space="0" w:color="auto"/>
            <w:bottom w:val="none" w:sz="0" w:space="0" w:color="auto"/>
            <w:right w:val="none" w:sz="0" w:space="0" w:color="auto"/>
          </w:divBdr>
        </w:div>
        <w:div w:id="719474260">
          <w:marLeft w:val="480"/>
          <w:marRight w:val="0"/>
          <w:marTop w:val="0"/>
          <w:marBottom w:val="0"/>
          <w:divBdr>
            <w:top w:val="none" w:sz="0" w:space="0" w:color="auto"/>
            <w:left w:val="none" w:sz="0" w:space="0" w:color="auto"/>
            <w:bottom w:val="none" w:sz="0" w:space="0" w:color="auto"/>
            <w:right w:val="none" w:sz="0" w:space="0" w:color="auto"/>
          </w:divBdr>
        </w:div>
        <w:div w:id="742289936">
          <w:marLeft w:val="480"/>
          <w:marRight w:val="0"/>
          <w:marTop w:val="0"/>
          <w:marBottom w:val="0"/>
          <w:divBdr>
            <w:top w:val="none" w:sz="0" w:space="0" w:color="auto"/>
            <w:left w:val="none" w:sz="0" w:space="0" w:color="auto"/>
            <w:bottom w:val="none" w:sz="0" w:space="0" w:color="auto"/>
            <w:right w:val="none" w:sz="0" w:space="0" w:color="auto"/>
          </w:divBdr>
        </w:div>
        <w:div w:id="803160317">
          <w:marLeft w:val="480"/>
          <w:marRight w:val="0"/>
          <w:marTop w:val="0"/>
          <w:marBottom w:val="0"/>
          <w:divBdr>
            <w:top w:val="none" w:sz="0" w:space="0" w:color="auto"/>
            <w:left w:val="none" w:sz="0" w:space="0" w:color="auto"/>
            <w:bottom w:val="none" w:sz="0" w:space="0" w:color="auto"/>
            <w:right w:val="none" w:sz="0" w:space="0" w:color="auto"/>
          </w:divBdr>
        </w:div>
        <w:div w:id="832260226">
          <w:marLeft w:val="480"/>
          <w:marRight w:val="0"/>
          <w:marTop w:val="0"/>
          <w:marBottom w:val="0"/>
          <w:divBdr>
            <w:top w:val="none" w:sz="0" w:space="0" w:color="auto"/>
            <w:left w:val="none" w:sz="0" w:space="0" w:color="auto"/>
            <w:bottom w:val="none" w:sz="0" w:space="0" w:color="auto"/>
            <w:right w:val="none" w:sz="0" w:space="0" w:color="auto"/>
          </w:divBdr>
        </w:div>
        <w:div w:id="841893240">
          <w:marLeft w:val="480"/>
          <w:marRight w:val="0"/>
          <w:marTop w:val="0"/>
          <w:marBottom w:val="0"/>
          <w:divBdr>
            <w:top w:val="none" w:sz="0" w:space="0" w:color="auto"/>
            <w:left w:val="none" w:sz="0" w:space="0" w:color="auto"/>
            <w:bottom w:val="none" w:sz="0" w:space="0" w:color="auto"/>
            <w:right w:val="none" w:sz="0" w:space="0" w:color="auto"/>
          </w:divBdr>
        </w:div>
        <w:div w:id="878978217">
          <w:marLeft w:val="480"/>
          <w:marRight w:val="0"/>
          <w:marTop w:val="0"/>
          <w:marBottom w:val="0"/>
          <w:divBdr>
            <w:top w:val="none" w:sz="0" w:space="0" w:color="auto"/>
            <w:left w:val="none" w:sz="0" w:space="0" w:color="auto"/>
            <w:bottom w:val="none" w:sz="0" w:space="0" w:color="auto"/>
            <w:right w:val="none" w:sz="0" w:space="0" w:color="auto"/>
          </w:divBdr>
        </w:div>
        <w:div w:id="936016056">
          <w:marLeft w:val="480"/>
          <w:marRight w:val="0"/>
          <w:marTop w:val="0"/>
          <w:marBottom w:val="0"/>
          <w:divBdr>
            <w:top w:val="none" w:sz="0" w:space="0" w:color="auto"/>
            <w:left w:val="none" w:sz="0" w:space="0" w:color="auto"/>
            <w:bottom w:val="none" w:sz="0" w:space="0" w:color="auto"/>
            <w:right w:val="none" w:sz="0" w:space="0" w:color="auto"/>
          </w:divBdr>
        </w:div>
        <w:div w:id="938106128">
          <w:marLeft w:val="480"/>
          <w:marRight w:val="0"/>
          <w:marTop w:val="0"/>
          <w:marBottom w:val="0"/>
          <w:divBdr>
            <w:top w:val="none" w:sz="0" w:space="0" w:color="auto"/>
            <w:left w:val="none" w:sz="0" w:space="0" w:color="auto"/>
            <w:bottom w:val="none" w:sz="0" w:space="0" w:color="auto"/>
            <w:right w:val="none" w:sz="0" w:space="0" w:color="auto"/>
          </w:divBdr>
        </w:div>
        <w:div w:id="941953643">
          <w:marLeft w:val="480"/>
          <w:marRight w:val="0"/>
          <w:marTop w:val="0"/>
          <w:marBottom w:val="0"/>
          <w:divBdr>
            <w:top w:val="none" w:sz="0" w:space="0" w:color="auto"/>
            <w:left w:val="none" w:sz="0" w:space="0" w:color="auto"/>
            <w:bottom w:val="none" w:sz="0" w:space="0" w:color="auto"/>
            <w:right w:val="none" w:sz="0" w:space="0" w:color="auto"/>
          </w:divBdr>
        </w:div>
        <w:div w:id="997804362">
          <w:marLeft w:val="480"/>
          <w:marRight w:val="0"/>
          <w:marTop w:val="0"/>
          <w:marBottom w:val="0"/>
          <w:divBdr>
            <w:top w:val="none" w:sz="0" w:space="0" w:color="auto"/>
            <w:left w:val="none" w:sz="0" w:space="0" w:color="auto"/>
            <w:bottom w:val="none" w:sz="0" w:space="0" w:color="auto"/>
            <w:right w:val="none" w:sz="0" w:space="0" w:color="auto"/>
          </w:divBdr>
        </w:div>
        <w:div w:id="1019312086">
          <w:marLeft w:val="480"/>
          <w:marRight w:val="0"/>
          <w:marTop w:val="0"/>
          <w:marBottom w:val="0"/>
          <w:divBdr>
            <w:top w:val="none" w:sz="0" w:space="0" w:color="auto"/>
            <w:left w:val="none" w:sz="0" w:space="0" w:color="auto"/>
            <w:bottom w:val="none" w:sz="0" w:space="0" w:color="auto"/>
            <w:right w:val="none" w:sz="0" w:space="0" w:color="auto"/>
          </w:divBdr>
        </w:div>
        <w:div w:id="1079333188">
          <w:marLeft w:val="480"/>
          <w:marRight w:val="0"/>
          <w:marTop w:val="0"/>
          <w:marBottom w:val="0"/>
          <w:divBdr>
            <w:top w:val="none" w:sz="0" w:space="0" w:color="auto"/>
            <w:left w:val="none" w:sz="0" w:space="0" w:color="auto"/>
            <w:bottom w:val="none" w:sz="0" w:space="0" w:color="auto"/>
            <w:right w:val="none" w:sz="0" w:space="0" w:color="auto"/>
          </w:divBdr>
        </w:div>
        <w:div w:id="1087923973">
          <w:marLeft w:val="480"/>
          <w:marRight w:val="0"/>
          <w:marTop w:val="0"/>
          <w:marBottom w:val="0"/>
          <w:divBdr>
            <w:top w:val="none" w:sz="0" w:space="0" w:color="auto"/>
            <w:left w:val="none" w:sz="0" w:space="0" w:color="auto"/>
            <w:bottom w:val="none" w:sz="0" w:space="0" w:color="auto"/>
            <w:right w:val="none" w:sz="0" w:space="0" w:color="auto"/>
          </w:divBdr>
        </w:div>
        <w:div w:id="1095980576">
          <w:marLeft w:val="480"/>
          <w:marRight w:val="0"/>
          <w:marTop w:val="0"/>
          <w:marBottom w:val="0"/>
          <w:divBdr>
            <w:top w:val="none" w:sz="0" w:space="0" w:color="auto"/>
            <w:left w:val="none" w:sz="0" w:space="0" w:color="auto"/>
            <w:bottom w:val="none" w:sz="0" w:space="0" w:color="auto"/>
            <w:right w:val="none" w:sz="0" w:space="0" w:color="auto"/>
          </w:divBdr>
        </w:div>
        <w:div w:id="1104108302">
          <w:marLeft w:val="480"/>
          <w:marRight w:val="0"/>
          <w:marTop w:val="0"/>
          <w:marBottom w:val="0"/>
          <w:divBdr>
            <w:top w:val="none" w:sz="0" w:space="0" w:color="auto"/>
            <w:left w:val="none" w:sz="0" w:space="0" w:color="auto"/>
            <w:bottom w:val="none" w:sz="0" w:space="0" w:color="auto"/>
            <w:right w:val="none" w:sz="0" w:space="0" w:color="auto"/>
          </w:divBdr>
        </w:div>
        <w:div w:id="1163932855">
          <w:marLeft w:val="480"/>
          <w:marRight w:val="0"/>
          <w:marTop w:val="0"/>
          <w:marBottom w:val="0"/>
          <w:divBdr>
            <w:top w:val="none" w:sz="0" w:space="0" w:color="auto"/>
            <w:left w:val="none" w:sz="0" w:space="0" w:color="auto"/>
            <w:bottom w:val="none" w:sz="0" w:space="0" w:color="auto"/>
            <w:right w:val="none" w:sz="0" w:space="0" w:color="auto"/>
          </w:divBdr>
        </w:div>
        <w:div w:id="1173060749">
          <w:marLeft w:val="480"/>
          <w:marRight w:val="0"/>
          <w:marTop w:val="0"/>
          <w:marBottom w:val="0"/>
          <w:divBdr>
            <w:top w:val="none" w:sz="0" w:space="0" w:color="auto"/>
            <w:left w:val="none" w:sz="0" w:space="0" w:color="auto"/>
            <w:bottom w:val="none" w:sz="0" w:space="0" w:color="auto"/>
            <w:right w:val="none" w:sz="0" w:space="0" w:color="auto"/>
          </w:divBdr>
        </w:div>
        <w:div w:id="1178469292">
          <w:marLeft w:val="480"/>
          <w:marRight w:val="0"/>
          <w:marTop w:val="0"/>
          <w:marBottom w:val="0"/>
          <w:divBdr>
            <w:top w:val="none" w:sz="0" w:space="0" w:color="auto"/>
            <w:left w:val="none" w:sz="0" w:space="0" w:color="auto"/>
            <w:bottom w:val="none" w:sz="0" w:space="0" w:color="auto"/>
            <w:right w:val="none" w:sz="0" w:space="0" w:color="auto"/>
          </w:divBdr>
        </w:div>
        <w:div w:id="1211309458">
          <w:marLeft w:val="480"/>
          <w:marRight w:val="0"/>
          <w:marTop w:val="0"/>
          <w:marBottom w:val="0"/>
          <w:divBdr>
            <w:top w:val="none" w:sz="0" w:space="0" w:color="auto"/>
            <w:left w:val="none" w:sz="0" w:space="0" w:color="auto"/>
            <w:bottom w:val="none" w:sz="0" w:space="0" w:color="auto"/>
            <w:right w:val="none" w:sz="0" w:space="0" w:color="auto"/>
          </w:divBdr>
        </w:div>
        <w:div w:id="1269850831">
          <w:marLeft w:val="480"/>
          <w:marRight w:val="0"/>
          <w:marTop w:val="0"/>
          <w:marBottom w:val="0"/>
          <w:divBdr>
            <w:top w:val="none" w:sz="0" w:space="0" w:color="auto"/>
            <w:left w:val="none" w:sz="0" w:space="0" w:color="auto"/>
            <w:bottom w:val="none" w:sz="0" w:space="0" w:color="auto"/>
            <w:right w:val="none" w:sz="0" w:space="0" w:color="auto"/>
          </w:divBdr>
        </w:div>
        <w:div w:id="1284927121">
          <w:marLeft w:val="480"/>
          <w:marRight w:val="0"/>
          <w:marTop w:val="0"/>
          <w:marBottom w:val="0"/>
          <w:divBdr>
            <w:top w:val="none" w:sz="0" w:space="0" w:color="auto"/>
            <w:left w:val="none" w:sz="0" w:space="0" w:color="auto"/>
            <w:bottom w:val="none" w:sz="0" w:space="0" w:color="auto"/>
            <w:right w:val="none" w:sz="0" w:space="0" w:color="auto"/>
          </w:divBdr>
        </w:div>
        <w:div w:id="1286698921">
          <w:marLeft w:val="480"/>
          <w:marRight w:val="0"/>
          <w:marTop w:val="0"/>
          <w:marBottom w:val="0"/>
          <w:divBdr>
            <w:top w:val="none" w:sz="0" w:space="0" w:color="auto"/>
            <w:left w:val="none" w:sz="0" w:space="0" w:color="auto"/>
            <w:bottom w:val="none" w:sz="0" w:space="0" w:color="auto"/>
            <w:right w:val="none" w:sz="0" w:space="0" w:color="auto"/>
          </w:divBdr>
        </w:div>
        <w:div w:id="1296107545">
          <w:marLeft w:val="480"/>
          <w:marRight w:val="0"/>
          <w:marTop w:val="0"/>
          <w:marBottom w:val="0"/>
          <w:divBdr>
            <w:top w:val="none" w:sz="0" w:space="0" w:color="auto"/>
            <w:left w:val="none" w:sz="0" w:space="0" w:color="auto"/>
            <w:bottom w:val="none" w:sz="0" w:space="0" w:color="auto"/>
            <w:right w:val="none" w:sz="0" w:space="0" w:color="auto"/>
          </w:divBdr>
        </w:div>
        <w:div w:id="1329091865">
          <w:marLeft w:val="480"/>
          <w:marRight w:val="0"/>
          <w:marTop w:val="0"/>
          <w:marBottom w:val="0"/>
          <w:divBdr>
            <w:top w:val="none" w:sz="0" w:space="0" w:color="auto"/>
            <w:left w:val="none" w:sz="0" w:space="0" w:color="auto"/>
            <w:bottom w:val="none" w:sz="0" w:space="0" w:color="auto"/>
            <w:right w:val="none" w:sz="0" w:space="0" w:color="auto"/>
          </w:divBdr>
        </w:div>
        <w:div w:id="1349018355">
          <w:marLeft w:val="480"/>
          <w:marRight w:val="0"/>
          <w:marTop w:val="0"/>
          <w:marBottom w:val="0"/>
          <w:divBdr>
            <w:top w:val="none" w:sz="0" w:space="0" w:color="auto"/>
            <w:left w:val="none" w:sz="0" w:space="0" w:color="auto"/>
            <w:bottom w:val="none" w:sz="0" w:space="0" w:color="auto"/>
            <w:right w:val="none" w:sz="0" w:space="0" w:color="auto"/>
          </w:divBdr>
        </w:div>
        <w:div w:id="1354768930">
          <w:marLeft w:val="480"/>
          <w:marRight w:val="0"/>
          <w:marTop w:val="0"/>
          <w:marBottom w:val="0"/>
          <w:divBdr>
            <w:top w:val="none" w:sz="0" w:space="0" w:color="auto"/>
            <w:left w:val="none" w:sz="0" w:space="0" w:color="auto"/>
            <w:bottom w:val="none" w:sz="0" w:space="0" w:color="auto"/>
            <w:right w:val="none" w:sz="0" w:space="0" w:color="auto"/>
          </w:divBdr>
        </w:div>
        <w:div w:id="1357921068">
          <w:marLeft w:val="480"/>
          <w:marRight w:val="0"/>
          <w:marTop w:val="0"/>
          <w:marBottom w:val="0"/>
          <w:divBdr>
            <w:top w:val="none" w:sz="0" w:space="0" w:color="auto"/>
            <w:left w:val="none" w:sz="0" w:space="0" w:color="auto"/>
            <w:bottom w:val="none" w:sz="0" w:space="0" w:color="auto"/>
            <w:right w:val="none" w:sz="0" w:space="0" w:color="auto"/>
          </w:divBdr>
        </w:div>
        <w:div w:id="1417635508">
          <w:marLeft w:val="480"/>
          <w:marRight w:val="0"/>
          <w:marTop w:val="0"/>
          <w:marBottom w:val="0"/>
          <w:divBdr>
            <w:top w:val="none" w:sz="0" w:space="0" w:color="auto"/>
            <w:left w:val="none" w:sz="0" w:space="0" w:color="auto"/>
            <w:bottom w:val="none" w:sz="0" w:space="0" w:color="auto"/>
            <w:right w:val="none" w:sz="0" w:space="0" w:color="auto"/>
          </w:divBdr>
        </w:div>
        <w:div w:id="1425372811">
          <w:marLeft w:val="480"/>
          <w:marRight w:val="0"/>
          <w:marTop w:val="0"/>
          <w:marBottom w:val="0"/>
          <w:divBdr>
            <w:top w:val="none" w:sz="0" w:space="0" w:color="auto"/>
            <w:left w:val="none" w:sz="0" w:space="0" w:color="auto"/>
            <w:bottom w:val="none" w:sz="0" w:space="0" w:color="auto"/>
            <w:right w:val="none" w:sz="0" w:space="0" w:color="auto"/>
          </w:divBdr>
        </w:div>
        <w:div w:id="1436169426">
          <w:marLeft w:val="480"/>
          <w:marRight w:val="0"/>
          <w:marTop w:val="0"/>
          <w:marBottom w:val="0"/>
          <w:divBdr>
            <w:top w:val="none" w:sz="0" w:space="0" w:color="auto"/>
            <w:left w:val="none" w:sz="0" w:space="0" w:color="auto"/>
            <w:bottom w:val="none" w:sz="0" w:space="0" w:color="auto"/>
            <w:right w:val="none" w:sz="0" w:space="0" w:color="auto"/>
          </w:divBdr>
        </w:div>
        <w:div w:id="1466507908">
          <w:marLeft w:val="480"/>
          <w:marRight w:val="0"/>
          <w:marTop w:val="0"/>
          <w:marBottom w:val="0"/>
          <w:divBdr>
            <w:top w:val="none" w:sz="0" w:space="0" w:color="auto"/>
            <w:left w:val="none" w:sz="0" w:space="0" w:color="auto"/>
            <w:bottom w:val="none" w:sz="0" w:space="0" w:color="auto"/>
            <w:right w:val="none" w:sz="0" w:space="0" w:color="auto"/>
          </w:divBdr>
        </w:div>
        <w:div w:id="1583222435">
          <w:marLeft w:val="480"/>
          <w:marRight w:val="0"/>
          <w:marTop w:val="0"/>
          <w:marBottom w:val="0"/>
          <w:divBdr>
            <w:top w:val="none" w:sz="0" w:space="0" w:color="auto"/>
            <w:left w:val="none" w:sz="0" w:space="0" w:color="auto"/>
            <w:bottom w:val="none" w:sz="0" w:space="0" w:color="auto"/>
            <w:right w:val="none" w:sz="0" w:space="0" w:color="auto"/>
          </w:divBdr>
        </w:div>
        <w:div w:id="1588420169">
          <w:marLeft w:val="480"/>
          <w:marRight w:val="0"/>
          <w:marTop w:val="0"/>
          <w:marBottom w:val="0"/>
          <w:divBdr>
            <w:top w:val="none" w:sz="0" w:space="0" w:color="auto"/>
            <w:left w:val="none" w:sz="0" w:space="0" w:color="auto"/>
            <w:bottom w:val="none" w:sz="0" w:space="0" w:color="auto"/>
            <w:right w:val="none" w:sz="0" w:space="0" w:color="auto"/>
          </w:divBdr>
        </w:div>
        <w:div w:id="1621301558">
          <w:marLeft w:val="480"/>
          <w:marRight w:val="0"/>
          <w:marTop w:val="0"/>
          <w:marBottom w:val="0"/>
          <w:divBdr>
            <w:top w:val="none" w:sz="0" w:space="0" w:color="auto"/>
            <w:left w:val="none" w:sz="0" w:space="0" w:color="auto"/>
            <w:bottom w:val="none" w:sz="0" w:space="0" w:color="auto"/>
            <w:right w:val="none" w:sz="0" w:space="0" w:color="auto"/>
          </w:divBdr>
        </w:div>
        <w:div w:id="1674599877">
          <w:marLeft w:val="480"/>
          <w:marRight w:val="0"/>
          <w:marTop w:val="0"/>
          <w:marBottom w:val="0"/>
          <w:divBdr>
            <w:top w:val="none" w:sz="0" w:space="0" w:color="auto"/>
            <w:left w:val="none" w:sz="0" w:space="0" w:color="auto"/>
            <w:bottom w:val="none" w:sz="0" w:space="0" w:color="auto"/>
            <w:right w:val="none" w:sz="0" w:space="0" w:color="auto"/>
          </w:divBdr>
        </w:div>
        <w:div w:id="1684435173">
          <w:marLeft w:val="480"/>
          <w:marRight w:val="0"/>
          <w:marTop w:val="0"/>
          <w:marBottom w:val="0"/>
          <w:divBdr>
            <w:top w:val="none" w:sz="0" w:space="0" w:color="auto"/>
            <w:left w:val="none" w:sz="0" w:space="0" w:color="auto"/>
            <w:bottom w:val="none" w:sz="0" w:space="0" w:color="auto"/>
            <w:right w:val="none" w:sz="0" w:space="0" w:color="auto"/>
          </w:divBdr>
        </w:div>
        <w:div w:id="1709380154">
          <w:marLeft w:val="480"/>
          <w:marRight w:val="0"/>
          <w:marTop w:val="0"/>
          <w:marBottom w:val="0"/>
          <w:divBdr>
            <w:top w:val="none" w:sz="0" w:space="0" w:color="auto"/>
            <w:left w:val="none" w:sz="0" w:space="0" w:color="auto"/>
            <w:bottom w:val="none" w:sz="0" w:space="0" w:color="auto"/>
            <w:right w:val="none" w:sz="0" w:space="0" w:color="auto"/>
          </w:divBdr>
        </w:div>
        <w:div w:id="1721437721">
          <w:marLeft w:val="480"/>
          <w:marRight w:val="0"/>
          <w:marTop w:val="0"/>
          <w:marBottom w:val="0"/>
          <w:divBdr>
            <w:top w:val="none" w:sz="0" w:space="0" w:color="auto"/>
            <w:left w:val="none" w:sz="0" w:space="0" w:color="auto"/>
            <w:bottom w:val="none" w:sz="0" w:space="0" w:color="auto"/>
            <w:right w:val="none" w:sz="0" w:space="0" w:color="auto"/>
          </w:divBdr>
        </w:div>
        <w:div w:id="1771847968">
          <w:marLeft w:val="480"/>
          <w:marRight w:val="0"/>
          <w:marTop w:val="0"/>
          <w:marBottom w:val="0"/>
          <w:divBdr>
            <w:top w:val="none" w:sz="0" w:space="0" w:color="auto"/>
            <w:left w:val="none" w:sz="0" w:space="0" w:color="auto"/>
            <w:bottom w:val="none" w:sz="0" w:space="0" w:color="auto"/>
            <w:right w:val="none" w:sz="0" w:space="0" w:color="auto"/>
          </w:divBdr>
        </w:div>
        <w:div w:id="1861430406">
          <w:marLeft w:val="480"/>
          <w:marRight w:val="0"/>
          <w:marTop w:val="0"/>
          <w:marBottom w:val="0"/>
          <w:divBdr>
            <w:top w:val="none" w:sz="0" w:space="0" w:color="auto"/>
            <w:left w:val="none" w:sz="0" w:space="0" w:color="auto"/>
            <w:bottom w:val="none" w:sz="0" w:space="0" w:color="auto"/>
            <w:right w:val="none" w:sz="0" w:space="0" w:color="auto"/>
          </w:divBdr>
        </w:div>
        <w:div w:id="1872063402">
          <w:marLeft w:val="480"/>
          <w:marRight w:val="0"/>
          <w:marTop w:val="0"/>
          <w:marBottom w:val="0"/>
          <w:divBdr>
            <w:top w:val="none" w:sz="0" w:space="0" w:color="auto"/>
            <w:left w:val="none" w:sz="0" w:space="0" w:color="auto"/>
            <w:bottom w:val="none" w:sz="0" w:space="0" w:color="auto"/>
            <w:right w:val="none" w:sz="0" w:space="0" w:color="auto"/>
          </w:divBdr>
        </w:div>
        <w:div w:id="1886748179">
          <w:marLeft w:val="480"/>
          <w:marRight w:val="0"/>
          <w:marTop w:val="0"/>
          <w:marBottom w:val="0"/>
          <w:divBdr>
            <w:top w:val="none" w:sz="0" w:space="0" w:color="auto"/>
            <w:left w:val="none" w:sz="0" w:space="0" w:color="auto"/>
            <w:bottom w:val="none" w:sz="0" w:space="0" w:color="auto"/>
            <w:right w:val="none" w:sz="0" w:space="0" w:color="auto"/>
          </w:divBdr>
        </w:div>
        <w:div w:id="1940523826">
          <w:marLeft w:val="480"/>
          <w:marRight w:val="0"/>
          <w:marTop w:val="0"/>
          <w:marBottom w:val="0"/>
          <w:divBdr>
            <w:top w:val="none" w:sz="0" w:space="0" w:color="auto"/>
            <w:left w:val="none" w:sz="0" w:space="0" w:color="auto"/>
            <w:bottom w:val="none" w:sz="0" w:space="0" w:color="auto"/>
            <w:right w:val="none" w:sz="0" w:space="0" w:color="auto"/>
          </w:divBdr>
        </w:div>
        <w:div w:id="1988706821">
          <w:marLeft w:val="480"/>
          <w:marRight w:val="0"/>
          <w:marTop w:val="0"/>
          <w:marBottom w:val="0"/>
          <w:divBdr>
            <w:top w:val="none" w:sz="0" w:space="0" w:color="auto"/>
            <w:left w:val="none" w:sz="0" w:space="0" w:color="auto"/>
            <w:bottom w:val="none" w:sz="0" w:space="0" w:color="auto"/>
            <w:right w:val="none" w:sz="0" w:space="0" w:color="auto"/>
          </w:divBdr>
        </w:div>
        <w:div w:id="1988973072">
          <w:marLeft w:val="480"/>
          <w:marRight w:val="0"/>
          <w:marTop w:val="0"/>
          <w:marBottom w:val="0"/>
          <w:divBdr>
            <w:top w:val="none" w:sz="0" w:space="0" w:color="auto"/>
            <w:left w:val="none" w:sz="0" w:space="0" w:color="auto"/>
            <w:bottom w:val="none" w:sz="0" w:space="0" w:color="auto"/>
            <w:right w:val="none" w:sz="0" w:space="0" w:color="auto"/>
          </w:divBdr>
        </w:div>
        <w:div w:id="2030139876">
          <w:marLeft w:val="480"/>
          <w:marRight w:val="0"/>
          <w:marTop w:val="0"/>
          <w:marBottom w:val="0"/>
          <w:divBdr>
            <w:top w:val="none" w:sz="0" w:space="0" w:color="auto"/>
            <w:left w:val="none" w:sz="0" w:space="0" w:color="auto"/>
            <w:bottom w:val="none" w:sz="0" w:space="0" w:color="auto"/>
            <w:right w:val="none" w:sz="0" w:space="0" w:color="auto"/>
          </w:divBdr>
        </w:div>
        <w:div w:id="2042777302">
          <w:marLeft w:val="480"/>
          <w:marRight w:val="0"/>
          <w:marTop w:val="0"/>
          <w:marBottom w:val="0"/>
          <w:divBdr>
            <w:top w:val="none" w:sz="0" w:space="0" w:color="auto"/>
            <w:left w:val="none" w:sz="0" w:space="0" w:color="auto"/>
            <w:bottom w:val="none" w:sz="0" w:space="0" w:color="auto"/>
            <w:right w:val="none" w:sz="0" w:space="0" w:color="auto"/>
          </w:divBdr>
        </w:div>
        <w:div w:id="2080053548">
          <w:marLeft w:val="480"/>
          <w:marRight w:val="0"/>
          <w:marTop w:val="0"/>
          <w:marBottom w:val="0"/>
          <w:divBdr>
            <w:top w:val="none" w:sz="0" w:space="0" w:color="auto"/>
            <w:left w:val="none" w:sz="0" w:space="0" w:color="auto"/>
            <w:bottom w:val="none" w:sz="0" w:space="0" w:color="auto"/>
            <w:right w:val="none" w:sz="0" w:space="0" w:color="auto"/>
          </w:divBdr>
        </w:div>
        <w:div w:id="2102332091">
          <w:marLeft w:val="480"/>
          <w:marRight w:val="0"/>
          <w:marTop w:val="0"/>
          <w:marBottom w:val="0"/>
          <w:divBdr>
            <w:top w:val="none" w:sz="0" w:space="0" w:color="auto"/>
            <w:left w:val="none" w:sz="0" w:space="0" w:color="auto"/>
            <w:bottom w:val="none" w:sz="0" w:space="0" w:color="auto"/>
            <w:right w:val="none" w:sz="0" w:space="0" w:color="auto"/>
          </w:divBdr>
        </w:div>
        <w:div w:id="2142527546">
          <w:marLeft w:val="480"/>
          <w:marRight w:val="0"/>
          <w:marTop w:val="0"/>
          <w:marBottom w:val="0"/>
          <w:divBdr>
            <w:top w:val="none" w:sz="0" w:space="0" w:color="auto"/>
            <w:left w:val="none" w:sz="0" w:space="0" w:color="auto"/>
            <w:bottom w:val="none" w:sz="0" w:space="0" w:color="auto"/>
            <w:right w:val="none" w:sz="0" w:space="0" w:color="auto"/>
          </w:divBdr>
        </w:div>
      </w:divsChild>
    </w:div>
    <w:div w:id="721055591">
      <w:bodyDiv w:val="1"/>
      <w:marLeft w:val="0"/>
      <w:marRight w:val="0"/>
      <w:marTop w:val="0"/>
      <w:marBottom w:val="0"/>
      <w:divBdr>
        <w:top w:val="none" w:sz="0" w:space="0" w:color="auto"/>
        <w:left w:val="none" w:sz="0" w:space="0" w:color="auto"/>
        <w:bottom w:val="none" w:sz="0" w:space="0" w:color="auto"/>
        <w:right w:val="none" w:sz="0" w:space="0" w:color="auto"/>
      </w:divBdr>
      <w:divsChild>
        <w:div w:id="744807">
          <w:marLeft w:val="480"/>
          <w:marRight w:val="0"/>
          <w:marTop w:val="0"/>
          <w:marBottom w:val="0"/>
          <w:divBdr>
            <w:top w:val="none" w:sz="0" w:space="0" w:color="auto"/>
            <w:left w:val="none" w:sz="0" w:space="0" w:color="auto"/>
            <w:bottom w:val="none" w:sz="0" w:space="0" w:color="auto"/>
            <w:right w:val="none" w:sz="0" w:space="0" w:color="auto"/>
          </w:divBdr>
        </w:div>
        <w:div w:id="9796450">
          <w:marLeft w:val="480"/>
          <w:marRight w:val="0"/>
          <w:marTop w:val="0"/>
          <w:marBottom w:val="0"/>
          <w:divBdr>
            <w:top w:val="none" w:sz="0" w:space="0" w:color="auto"/>
            <w:left w:val="none" w:sz="0" w:space="0" w:color="auto"/>
            <w:bottom w:val="none" w:sz="0" w:space="0" w:color="auto"/>
            <w:right w:val="none" w:sz="0" w:space="0" w:color="auto"/>
          </w:divBdr>
        </w:div>
        <w:div w:id="38745746">
          <w:marLeft w:val="480"/>
          <w:marRight w:val="0"/>
          <w:marTop w:val="0"/>
          <w:marBottom w:val="0"/>
          <w:divBdr>
            <w:top w:val="none" w:sz="0" w:space="0" w:color="auto"/>
            <w:left w:val="none" w:sz="0" w:space="0" w:color="auto"/>
            <w:bottom w:val="none" w:sz="0" w:space="0" w:color="auto"/>
            <w:right w:val="none" w:sz="0" w:space="0" w:color="auto"/>
          </w:divBdr>
        </w:div>
        <w:div w:id="45106202">
          <w:marLeft w:val="480"/>
          <w:marRight w:val="0"/>
          <w:marTop w:val="0"/>
          <w:marBottom w:val="0"/>
          <w:divBdr>
            <w:top w:val="none" w:sz="0" w:space="0" w:color="auto"/>
            <w:left w:val="none" w:sz="0" w:space="0" w:color="auto"/>
            <w:bottom w:val="none" w:sz="0" w:space="0" w:color="auto"/>
            <w:right w:val="none" w:sz="0" w:space="0" w:color="auto"/>
          </w:divBdr>
        </w:div>
        <w:div w:id="63375939">
          <w:marLeft w:val="480"/>
          <w:marRight w:val="0"/>
          <w:marTop w:val="0"/>
          <w:marBottom w:val="0"/>
          <w:divBdr>
            <w:top w:val="none" w:sz="0" w:space="0" w:color="auto"/>
            <w:left w:val="none" w:sz="0" w:space="0" w:color="auto"/>
            <w:bottom w:val="none" w:sz="0" w:space="0" w:color="auto"/>
            <w:right w:val="none" w:sz="0" w:space="0" w:color="auto"/>
          </w:divBdr>
        </w:div>
        <w:div w:id="75713334">
          <w:marLeft w:val="480"/>
          <w:marRight w:val="0"/>
          <w:marTop w:val="0"/>
          <w:marBottom w:val="0"/>
          <w:divBdr>
            <w:top w:val="none" w:sz="0" w:space="0" w:color="auto"/>
            <w:left w:val="none" w:sz="0" w:space="0" w:color="auto"/>
            <w:bottom w:val="none" w:sz="0" w:space="0" w:color="auto"/>
            <w:right w:val="none" w:sz="0" w:space="0" w:color="auto"/>
          </w:divBdr>
        </w:div>
        <w:div w:id="82187081">
          <w:marLeft w:val="480"/>
          <w:marRight w:val="0"/>
          <w:marTop w:val="0"/>
          <w:marBottom w:val="0"/>
          <w:divBdr>
            <w:top w:val="none" w:sz="0" w:space="0" w:color="auto"/>
            <w:left w:val="none" w:sz="0" w:space="0" w:color="auto"/>
            <w:bottom w:val="none" w:sz="0" w:space="0" w:color="auto"/>
            <w:right w:val="none" w:sz="0" w:space="0" w:color="auto"/>
          </w:divBdr>
        </w:div>
        <w:div w:id="83381570">
          <w:marLeft w:val="480"/>
          <w:marRight w:val="0"/>
          <w:marTop w:val="0"/>
          <w:marBottom w:val="0"/>
          <w:divBdr>
            <w:top w:val="none" w:sz="0" w:space="0" w:color="auto"/>
            <w:left w:val="none" w:sz="0" w:space="0" w:color="auto"/>
            <w:bottom w:val="none" w:sz="0" w:space="0" w:color="auto"/>
            <w:right w:val="none" w:sz="0" w:space="0" w:color="auto"/>
          </w:divBdr>
        </w:div>
        <w:div w:id="99958617">
          <w:marLeft w:val="480"/>
          <w:marRight w:val="0"/>
          <w:marTop w:val="0"/>
          <w:marBottom w:val="0"/>
          <w:divBdr>
            <w:top w:val="none" w:sz="0" w:space="0" w:color="auto"/>
            <w:left w:val="none" w:sz="0" w:space="0" w:color="auto"/>
            <w:bottom w:val="none" w:sz="0" w:space="0" w:color="auto"/>
            <w:right w:val="none" w:sz="0" w:space="0" w:color="auto"/>
          </w:divBdr>
        </w:div>
        <w:div w:id="132135882">
          <w:marLeft w:val="480"/>
          <w:marRight w:val="0"/>
          <w:marTop w:val="0"/>
          <w:marBottom w:val="0"/>
          <w:divBdr>
            <w:top w:val="none" w:sz="0" w:space="0" w:color="auto"/>
            <w:left w:val="none" w:sz="0" w:space="0" w:color="auto"/>
            <w:bottom w:val="none" w:sz="0" w:space="0" w:color="auto"/>
            <w:right w:val="none" w:sz="0" w:space="0" w:color="auto"/>
          </w:divBdr>
        </w:div>
        <w:div w:id="134034807">
          <w:marLeft w:val="480"/>
          <w:marRight w:val="0"/>
          <w:marTop w:val="0"/>
          <w:marBottom w:val="0"/>
          <w:divBdr>
            <w:top w:val="none" w:sz="0" w:space="0" w:color="auto"/>
            <w:left w:val="none" w:sz="0" w:space="0" w:color="auto"/>
            <w:bottom w:val="none" w:sz="0" w:space="0" w:color="auto"/>
            <w:right w:val="none" w:sz="0" w:space="0" w:color="auto"/>
          </w:divBdr>
        </w:div>
        <w:div w:id="150602872">
          <w:marLeft w:val="480"/>
          <w:marRight w:val="0"/>
          <w:marTop w:val="0"/>
          <w:marBottom w:val="0"/>
          <w:divBdr>
            <w:top w:val="none" w:sz="0" w:space="0" w:color="auto"/>
            <w:left w:val="none" w:sz="0" w:space="0" w:color="auto"/>
            <w:bottom w:val="none" w:sz="0" w:space="0" w:color="auto"/>
            <w:right w:val="none" w:sz="0" w:space="0" w:color="auto"/>
          </w:divBdr>
        </w:div>
        <w:div w:id="237252292">
          <w:marLeft w:val="480"/>
          <w:marRight w:val="0"/>
          <w:marTop w:val="0"/>
          <w:marBottom w:val="0"/>
          <w:divBdr>
            <w:top w:val="none" w:sz="0" w:space="0" w:color="auto"/>
            <w:left w:val="none" w:sz="0" w:space="0" w:color="auto"/>
            <w:bottom w:val="none" w:sz="0" w:space="0" w:color="auto"/>
            <w:right w:val="none" w:sz="0" w:space="0" w:color="auto"/>
          </w:divBdr>
        </w:div>
        <w:div w:id="279606083">
          <w:marLeft w:val="480"/>
          <w:marRight w:val="0"/>
          <w:marTop w:val="0"/>
          <w:marBottom w:val="0"/>
          <w:divBdr>
            <w:top w:val="none" w:sz="0" w:space="0" w:color="auto"/>
            <w:left w:val="none" w:sz="0" w:space="0" w:color="auto"/>
            <w:bottom w:val="none" w:sz="0" w:space="0" w:color="auto"/>
            <w:right w:val="none" w:sz="0" w:space="0" w:color="auto"/>
          </w:divBdr>
        </w:div>
        <w:div w:id="340552772">
          <w:marLeft w:val="480"/>
          <w:marRight w:val="0"/>
          <w:marTop w:val="0"/>
          <w:marBottom w:val="0"/>
          <w:divBdr>
            <w:top w:val="none" w:sz="0" w:space="0" w:color="auto"/>
            <w:left w:val="none" w:sz="0" w:space="0" w:color="auto"/>
            <w:bottom w:val="none" w:sz="0" w:space="0" w:color="auto"/>
            <w:right w:val="none" w:sz="0" w:space="0" w:color="auto"/>
          </w:divBdr>
        </w:div>
        <w:div w:id="348684199">
          <w:marLeft w:val="480"/>
          <w:marRight w:val="0"/>
          <w:marTop w:val="0"/>
          <w:marBottom w:val="0"/>
          <w:divBdr>
            <w:top w:val="none" w:sz="0" w:space="0" w:color="auto"/>
            <w:left w:val="none" w:sz="0" w:space="0" w:color="auto"/>
            <w:bottom w:val="none" w:sz="0" w:space="0" w:color="auto"/>
            <w:right w:val="none" w:sz="0" w:space="0" w:color="auto"/>
          </w:divBdr>
        </w:div>
        <w:div w:id="386078154">
          <w:marLeft w:val="480"/>
          <w:marRight w:val="0"/>
          <w:marTop w:val="0"/>
          <w:marBottom w:val="0"/>
          <w:divBdr>
            <w:top w:val="none" w:sz="0" w:space="0" w:color="auto"/>
            <w:left w:val="none" w:sz="0" w:space="0" w:color="auto"/>
            <w:bottom w:val="none" w:sz="0" w:space="0" w:color="auto"/>
            <w:right w:val="none" w:sz="0" w:space="0" w:color="auto"/>
          </w:divBdr>
        </w:div>
        <w:div w:id="444349624">
          <w:marLeft w:val="480"/>
          <w:marRight w:val="0"/>
          <w:marTop w:val="0"/>
          <w:marBottom w:val="0"/>
          <w:divBdr>
            <w:top w:val="none" w:sz="0" w:space="0" w:color="auto"/>
            <w:left w:val="none" w:sz="0" w:space="0" w:color="auto"/>
            <w:bottom w:val="none" w:sz="0" w:space="0" w:color="auto"/>
            <w:right w:val="none" w:sz="0" w:space="0" w:color="auto"/>
          </w:divBdr>
        </w:div>
        <w:div w:id="564679553">
          <w:marLeft w:val="480"/>
          <w:marRight w:val="0"/>
          <w:marTop w:val="0"/>
          <w:marBottom w:val="0"/>
          <w:divBdr>
            <w:top w:val="none" w:sz="0" w:space="0" w:color="auto"/>
            <w:left w:val="none" w:sz="0" w:space="0" w:color="auto"/>
            <w:bottom w:val="none" w:sz="0" w:space="0" w:color="auto"/>
            <w:right w:val="none" w:sz="0" w:space="0" w:color="auto"/>
          </w:divBdr>
        </w:div>
        <w:div w:id="601455013">
          <w:marLeft w:val="480"/>
          <w:marRight w:val="0"/>
          <w:marTop w:val="0"/>
          <w:marBottom w:val="0"/>
          <w:divBdr>
            <w:top w:val="none" w:sz="0" w:space="0" w:color="auto"/>
            <w:left w:val="none" w:sz="0" w:space="0" w:color="auto"/>
            <w:bottom w:val="none" w:sz="0" w:space="0" w:color="auto"/>
            <w:right w:val="none" w:sz="0" w:space="0" w:color="auto"/>
          </w:divBdr>
        </w:div>
        <w:div w:id="624580989">
          <w:marLeft w:val="480"/>
          <w:marRight w:val="0"/>
          <w:marTop w:val="0"/>
          <w:marBottom w:val="0"/>
          <w:divBdr>
            <w:top w:val="none" w:sz="0" w:space="0" w:color="auto"/>
            <w:left w:val="none" w:sz="0" w:space="0" w:color="auto"/>
            <w:bottom w:val="none" w:sz="0" w:space="0" w:color="auto"/>
            <w:right w:val="none" w:sz="0" w:space="0" w:color="auto"/>
          </w:divBdr>
        </w:div>
        <w:div w:id="628780222">
          <w:marLeft w:val="480"/>
          <w:marRight w:val="0"/>
          <w:marTop w:val="0"/>
          <w:marBottom w:val="0"/>
          <w:divBdr>
            <w:top w:val="none" w:sz="0" w:space="0" w:color="auto"/>
            <w:left w:val="none" w:sz="0" w:space="0" w:color="auto"/>
            <w:bottom w:val="none" w:sz="0" w:space="0" w:color="auto"/>
            <w:right w:val="none" w:sz="0" w:space="0" w:color="auto"/>
          </w:divBdr>
        </w:div>
        <w:div w:id="642390552">
          <w:marLeft w:val="480"/>
          <w:marRight w:val="0"/>
          <w:marTop w:val="0"/>
          <w:marBottom w:val="0"/>
          <w:divBdr>
            <w:top w:val="none" w:sz="0" w:space="0" w:color="auto"/>
            <w:left w:val="none" w:sz="0" w:space="0" w:color="auto"/>
            <w:bottom w:val="none" w:sz="0" w:space="0" w:color="auto"/>
            <w:right w:val="none" w:sz="0" w:space="0" w:color="auto"/>
          </w:divBdr>
        </w:div>
        <w:div w:id="655185879">
          <w:marLeft w:val="480"/>
          <w:marRight w:val="0"/>
          <w:marTop w:val="0"/>
          <w:marBottom w:val="0"/>
          <w:divBdr>
            <w:top w:val="none" w:sz="0" w:space="0" w:color="auto"/>
            <w:left w:val="none" w:sz="0" w:space="0" w:color="auto"/>
            <w:bottom w:val="none" w:sz="0" w:space="0" w:color="auto"/>
            <w:right w:val="none" w:sz="0" w:space="0" w:color="auto"/>
          </w:divBdr>
        </w:div>
        <w:div w:id="670333669">
          <w:marLeft w:val="480"/>
          <w:marRight w:val="0"/>
          <w:marTop w:val="0"/>
          <w:marBottom w:val="0"/>
          <w:divBdr>
            <w:top w:val="none" w:sz="0" w:space="0" w:color="auto"/>
            <w:left w:val="none" w:sz="0" w:space="0" w:color="auto"/>
            <w:bottom w:val="none" w:sz="0" w:space="0" w:color="auto"/>
            <w:right w:val="none" w:sz="0" w:space="0" w:color="auto"/>
          </w:divBdr>
        </w:div>
        <w:div w:id="676082629">
          <w:marLeft w:val="480"/>
          <w:marRight w:val="0"/>
          <w:marTop w:val="0"/>
          <w:marBottom w:val="0"/>
          <w:divBdr>
            <w:top w:val="none" w:sz="0" w:space="0" w:color="auto"/>
            <w:left w:val="none" w:sz="0" w:space="0" w:color="auto"/>
            <w:bottom w:val="none" w:sz="0" w:space="0" w:color="auto"/>
            <w:right w:val="none" w:sz="0" w:space="0" w:color="auto"/>
          </w:divBdr>
        </w:div>
        <w:div w:id="717245970">
          <w:marLeft w:val="480"/>
          <w:marRight w:val="0"/>
          <w:marTop w:val="0"/>
          <w:marBottom w:val="0"/>
          <w:divBdr>
            <w:top w:val="none" w:sz="0" w:space="0" w:color="auto"/>
            <w:left w:val="none" w:sz="0" w:space="0" w:color="auto"/>
            <w:bottom w:val="none" w:sz="0" w:space="0" w:color="auto"/>
            <w:right w:val="none" w:sz="0" w:space="0" w:color="auto"/>
          </w:divBdr>
        </w:div>
        <w:div w:id="748573879">
          <w:marLeft w:val="480"/>
          <w:marRight w:val="0"/>
          <w:marTop w:val="0"/>
          <w:marBottom w:val="0"/>
          <w:divBdr>
            <w:top w:val="none" w:sz="0" w:space="0" w:color="auto"/>
            <w:left w:val="none" w:sz="0" w:space="0" w:color="auto"/>
            <w:bottom w:val="none" w:sz="0" w:space="0" w:color="auto"/>
            <w:right w:val="none" w:sz="0" w:space="0" w:color="auto"/>
          </w:divBdr>
        </w:div>
        <w:div w:id="791241468">
          <w:marLeft w:val="480"/>
          <w:marRight w:val="0"/>
          <w:marTop w:val="0"/>
          <w:marBottom w:val="0"/>
          <w:divBdr>
            <w:top w:val="none" w:sz="0" w:space="0" w:color="auto"/>
            <w:left w:val="none" w:sz="0" w:space="0" w:color="auto"/>
            <w:bottom w:val="none" w:sz="0" w:space="0" w:color="auto"/>
            <w:right w:val="none" w:sz="0" w:space="0" w:color="auto"/>
          </w:divBdr>
        </w:div>
        <w:div w:id="809135899">
          <w:marLeft w:val="480"/>
          <w:marRight w:val="0"/>
          <w:marTop w:val="0"/>
          <w:marBottom w:val="0"/>
          <w:divBdr>
            <w:top w:val="none" w:sz="0" w:space="0" w:color="auto"/>
            <w:left w:val="none" w:sz="0" w:space="0" w:color="auto"/>
            <w:bottom w:val="none" w:sz="0" w:space="0" w:color="auto"/>
            <w:right w:val="none" w:sz="0" w:space="0" w:color="auto"/>
          </w:divBdr>
        </w:div>
        <w:div w:id="983972618">
          <w:marLeft w:val="480"/>
          <w:marRight w:val="0"/>
          <w:marTop w:val="0"/>
          <w:marBottom w:val="0"/>
          <w:divBdr>
            <w:top w:val="none" w:sz="0" w:space="0" w:color="auto"/>
            <w:left w:val="none" w:sz="0" w:space="0" w:color="auto"/>
            <w:bottom w:val="none" w:sz="0" w:space="0" w:color="auto"/>
            <w:right w:val="none" w:sz="0" w:space="0" w:color="auto"/>
          </w:divBdr>
        </w:div>
        <w:div w:id="1002900893">
          <w:marLeft w:val="480"/>
          <w:marRight w:val="0"/>
          <w:marTop w:val="0"/>
          <w:marBottom w:val="0"/>
          <w:divBdr>
            <w:top w:val="none" w:sz="0" w:space="0" w:color="auto"/>
            <w:left w:val="none" w:sz="0" w:space="0" w:color="auto"/>
            <w:bottom w:val="none" w:sz="0" w:space="0" w:color="auto"/>
            <w:right w:val="none" w:sz="0" w:space="0" w:color="auto"/>
          </w:divBdr>
        </w:div>
        <w:div w:id="1005861724">
          <w:marLeft w:val="480"/>
          <w:marRight w:val="0"/>
          <w:marTop w:val="0"/>
          <w:marBottom w:val="0"/>
          <w:divBdr>
            <w:top w:val="none" w:sz="0" w:space="0" w:color="auto"/>
            <w:left w:val="none" w:sz="0" w:space="0" w:color="auto"/>
            <w:bottom w:val="none" w:sz="0" w:space="0" w:color="auto"/>
            <w:right w:val="none" w:sz="0" w:space="0" w:color="auto"/>
          </w:divBdr>
        </w:div>
        <w:div w:id="1033117770">
          <w:marLeft w:val="480"/>
          <w:marRight w:val="0"/>
          <w:marTop w:val="0"/>
          <w:marBottom w:val="0"/>
          <w:divBdr>
            <w:top w:val="none" w:sz="0" w:space="0" w:color="auto"/>
            <w:left w:val="none" w:sz="0" w:space="0" w:color="auto"/>
            <w:bottom w:val="none" w:sz="0" w:space="0" w:color="auto"/>
            <w:right w:val="none" w:sz="0" w:space="0" w:color="auto"/>
          </w:divBdr>
        </w:div>
        <w:div w:id="1040394551">
          <w:marLeft w:val="480"/>
          <w:marRight w:val="0"/>
          <w:marTop w:val="0"/>
          <w:marBottom w:val="0"/>
          <w:divBdr>
            <w:top w:val="none" w:sz="0" w:space="0" w:color="auto"/>
            <w:left w:val="none" w:sz="0" w:space="0" w:color="auto"/>
            <w:bottom w:val="none" w:sz="0" w:space="0" w:color="auto"/>
            <w:right w:val="none" w:sz="0" w:space="0" w:color="auto"/>
          </w:divBdr>
        </w:div>
        <w:div w:id="1094547159">
          <w:marLeft w:val="480"/>
          <w:marRight w:val="0"/>
          <w:marTop w:val="0"/>
          <w:marBottom w:val="0"/>
          <w:divBdr>
            <w:top w:val="none" w:sz="0" w:space="0" w:color="auto"/>
            <w:left w:val="none" w:sz="0" w:space="0" w:color="auto"/>
            <w:bottom w:val="none" w:sz="0" w:space="0" w:color="auto"/>
            <w:right w:val="none" w:sz="0" w:space="0" w:color="auto"/>
          </w:divBdr>
        </w:div>
        <w:div w:id="1095056641">
          <w:marLeft w:val="480"/>
          <w:marRight w:val="0"/>
          <w:marTop w:val="0"/>
          <w:marBottom w:val="0"/>
          <w:divBdr>
            <w:top w:val="none" w:sz="0" w:space="0" w:color="auto"/>
            <w:left w:val="none" w:sz="0" w:space="0" w:color="auto"/>
            <w:bottom w:val="none" w:sz="0" w:space="0" w:color="auto"/>
            <w:right w:val="none" w:sz="0" w:space="0" w:color="auto"/>
          </w:divBdr>
        </w:div>
        <w:div w:id="1146507853">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194801907">
          <w:marLeft w:val="480"/>
          <w:marRight w:val="0"/>
          <w:marTop w:val="0"/>
          <w:marBottom w:val="0"/>
          <w:divBdr>
            <w:top w:val="none" w:sz="0" w:space="0" w:color="auto"/>
            <w:left w:val="none" w:sz="0" w:space="0" w:color="auto"/>
            <w:bottom w:val="none" w:sz="0" w:space="0" w:color="auto"/>
            <w:right w:val="none" w:sz="0" w:space="0" w:color="auto"/>
          </w:divBdr>
        </w:div>
        <w:div w:id="1195774090">
          <w:marLeft w:val="480"/>
          <w:marRight w:val="0"/>
          <w:marTop w:val="0"/>
          <w:marBottom w:val="0"/>
          <w:divBdr>
            <w:top w:val="none" w:sz="0" w:space="0" w:color="auto"/>
            <w:left w:val="none" w:sz="0" w:space="0" w:color="auto"/>
            <w:bottom w:val="none" w:sz="0" w:space="0" w:color="auto"/>
            <w:right w:val="none" w:sz="0" w:space="0" w:color="auto"/>
          </w:divBdr>
        </w:div>
        <w:div w:id="1340111586">
          <w:marLeft w:val="480"/>
          <w:marRight w:val="0"/>
          <w:marTop w:val="0"/>
          <w:marBottom w:val="0"/>
          <w:divBdr>
            <w:top w:val="none" w:sz="0" w:space="0" w:color="auto"/>
            <w:left w:val="none" w:sz="0" w:space="0" w:color="auto"/>
            <w:bottom w:val="none" w:sz="0" w:space="0" w:color="auto"/>
            <w:right w:val="none" w:sz="0" w:space="0" w:color="auto"/>
          </w:divBdr>
        </w:div>
        <w:div w:id="1470244347">
          <w:marLeft w:val="480"/>
          <w:marRight w:val="0"/>
          <w:marTop w:val="0"/>
          <w:marBottom w:val="0"/>
          <w:divBdr>
            <w:top w:val="none" w:sz="0" w:space="0" w:color="auto"/>
            <w:left w:val="none" w:sz="0" w:space="0" w:color="auto"/>
            <w:bottom w:val="none" w:sz="0" w:space="0" w:color="auto"/>
            <w:right w:val="none" w:sz="0" w:space="0" w:color="auto"/>
          </w:divBdr>
        </w:div>
        <w:div w:id="1524975094">
          <w:marLeft w:val="480"/>
          <w:marRight w:val="0"/>
          <w:marTop w:val="0"/>
          <w:marBottom w:val="0"/>
          <w:divBdr>
            <w:top w:val="none" w:sz="0" w:space="0" w:color="auto"/>
            <w:left w:val="none" w:sz="0" w:space="0" w:color="auto"/>
            <w:bottom w:val="none" w:sz="0" w:space="0" w:color="auto"/>
            <w:right w:val="none" w:sz="0" w:space="0" w:color="auto"/>
          </w:divBdr>
        </w:div>
        <w:div w:id="1624921768">
          <w:marLeft w:val="480"/>
          <w:marRight w:val="0"/>
          <w:marTop w:val="0"/>
          <w:marBottom w:val="0"/>
          <w:divBdr>
            <w:top w:val="none" w:sz="0" w:space="0" w:color="auto"/>
            <w:left w:val="none" w:sz="0" w:space="0" w:color="auto"/>
            <w:bottom w:val="none" w:sz="0" w:space="0" w:color="auto"/>
            <w:right w:val="none" w:sz="0" w:space="0" w:color="auto"/>
          </w:divBdr>
        </w:div>
        <w:div w:id="1660427263">
          <w:marLeft w:val="480"/>
          <w:marRight w:val="0"/>
          <w:marTop w:val="0"/>
          <w:marBottom w:val="0"/>
          <w:divBdr>
            <w:top w:val="none" w:sz="0" w:space="0" w:color="auto"/>
            <w:left w:val="none" w:sz="0" w:space="0" w:color="auto"/>
            <w:bottom w:val="none" w:sz="0" w:space="0" w:color="auto"/>
            <w:right w:val="none" w:sz="0" w:space="0" w:color="auto"/>
          </w:divBdr>
        </w:div>
        <w:div w:id="1681809027">
          <w:marLeft w:val="480"/>
          <w:marRight w:val="0"/>
          <w:marTop w:val="0"/>
          <w:marBottom w:val="0"/>
          <w:divBdr>
            <w:top w:val="none" w:sz="0" w:space="0" w:color="auto"/>
            <w:left w:val="none" w:sz="0" w:space="0" w:color="auto"/>
            <w:bottom w:val="none" w:sz="0" w:space="0" w:color="auto"/>
            <w:right w:val="none" w:sz="0" w:space="0" w:color="auto"/>
          </w:divBdr>
        </w:div>
        <w:div w:id="1700469251">
          <w:marLeft w:val="480"/>
          <w:marRight w:val="0"/>
          <w:marTop w:val="0"/>
          <w:marBottom w:val="0"/>
          <w:divBdr>
            <w:top w:val="none" w:sz="0" w:space="0" w:color="auto"/>
            <w:left w:val="none" w:sz="0" w:space="0" w:color="auto"/>
            <w:bottom w:val="none" w:sz="0" w:space="0" w:color="auto"/>
            <w:right w:val="none" w:sz="0" w:space="0" w:color="auto"/>
          </w:divBdr>
        </w:div>
        <w:div w:id="1706560423">
          <w:marLeft w:val="480"/>
          <w:marRight w:val="0"/>
          <w:marTop w:val="0"/>
          <w:marBottom w:val="0"/>
          <w:divBdr>
            <w:top w:val="none" w:sz="0" w:space="0" w:color="auto"/>
            <w:left w:val="none" w:sz="0" w:space="0" w:color="auto"/>
            <w:bottom w:val="none" w:sz="0" w:space="0" w:color="auto"/>
            <w:right w:val="none" w:sz="0" w:space="0" w:color="auto"/>
          </w:divBdr>
        </w:div>
        <w:div w:id="1723745023">
          <w:marLeft w:val="480"/>
          <w:marRight w:val="0"/>
          <w:marTop w:val="0"/>
          <w:marBottom w:val="0"/>
          <w:divBdr>
            <w:top w:val="none" w:sz="0" w:space="0" w:color="auto"/>
            <w:left w:val="none" w:sz="0" w:space="0" w:color="auto"/>
            <w:bottom w:val="none" w:sz="0" w:space="0" w:color="auto"/>
            <w:right w:val="none" w:sz="0" w:space="0" w:color="auto"/>
          </w:divBdr>
        </w:div>
        <w:div w:id="1735199969">
          <w:marLeft w:val="480"/>
          <w:marRight w:val="0"/>
          <w:marTop w:val="0"/>
          <w:marBottom w:val="0"/>
          <w:divBdr>
            <w:top w:val="none" w:sz="0" w:space="0" w:color="auto"/>
            <w:left w:val="none" w:sz="0" w:space="0" w:color="auto"/>
            <w:bottom w:val="none" w:sz="0" w:space="0" w:color="auto"/>
            <w:right w:val="none" w:sz="0" w:space="0" w:color="auto"/>
          </w:divBdr>
        </w:div>
        <w:div w:id="1805997822">
          <w:marLeft w:val="480"/>
          <w:marRight w:val="0"/>
          <w:marTop w:val="0"/>
          <w:marBottom w:val="0"/>
          <w:divBdr>
            <w:top w:val="none" w:sz="0" w:space="0" w:color="auto"/>
            <w:left w:val="none" w:sz="0" w:space="0" w:color="auto"/>
            <w:bottom w:val="none" w:sz="0" w:space="0" w:color="auto"/>
            <w:right w:val="none" w:sz="0" w:space="0" w:color="auto"/>
          </w:divBdr>
        </w:div>
        <w:div w:id="1958639268">
          <w:marLeft w:val="480"/>
          <w:marRight w:val="0"/>
          <w:marTop w:val="0"/>
          <w:marBottom w:val="0"/>
          <w:divBdr>
            <w:top w:val="none" w:sz="0" w:space="0" w:color="auto"/>
            <w:left w:val="none" w:sz="0" w:space="0" w:color="auto"/>
            <w:bottom w:val="none" w:sz="0" w:space="0" w:color="auto"/>
            <w:right w:val="none" w:sz="0" w:space="0" w:color="auto"/>
          </w:divBdr>
        </w:div>
        <w:div w:id="1970699987">
          <w:marLeft w:val="480"/>
          <w:marRight w:val="0"/>
          <w:marTop w:val="0"/>
          <w:marBottom w:val="0"/>
          <w:divBdr>
            <w:top w:val="none" w:sz="0" w:space="0" w:color="auto"/>
            <w:left w:val="none" w:sz="0" w:space="0" w:color="auto"/>
            <w:bottom w:val="none" w:sz="0" w:space="0" w:color="auto"/>
            <w:right w:val="none" w:sz="0" w:space="0" w:color="auto"/>
          </w:divBdr>
        </w:div>
        <w:div w:id="1971472238">
          <w:marLeft w:val="480"/>
          <w:marRight w:val="0"/>
          <w:marTop w:val="0"/>
          <w:marBottom w:val="0"/>
          <w:divBdr>
            <w:top w:val="none" w:sz="0" w:space="0" w:color="auto"/>
            <w:left w:val="none" w:sz="0" w:space="0" w:color="auto"/>
            <w:bottom w:val="none" w:sz="0" w:space="0" w:color="auto"/>
            <w:right w:val="none" w:sz="0" w:space="0" w:color="auto"/>
          </w:divBdr>
        </w:div>
        <w:div w:id="1976449054">
          <w:marLeft w:val="480"/>
          <w:marRight w:val="0"/>
          <w:marTop w:val="0"/>
          <w:marBottom w:val="0"/>
          <w:divBdr>
            <w:top w:val="none" w:sz="0" w:space="0" w:color="auto"/>
            <w:left w:val="none" w:sz="0" w:space="0" w:color="auto"/>
            <w:bottom w:val="none" w:sz="0" w:space="0" w:color="auto"/>
            <w:right w:val="none" w:sz="0" w:space="0" w:color="auto"/>
          </w:divBdr>
        </w:div>
        <w:div w:id="2037387554">
          <w:marLeft w:val="480"/>
          <w:marRight w:val="0"/>
          <w:marTop w:val="0"/>
          <w:marBottom w:val="0"/>
          <w:divBdr>
            <w:top w:val="none" w:sz="0" w:space="0" w:color="auto"/>
            <w:left w:val="none" w:sz="0" w:space="0" w:color="auto"/>
            <w:bottom w:val="none" w:sz="0" w:space="0" w:color="auto"/>
            <w:right w:val="none" w:sz="0" w:space="0" w:color="auto"/>
          </w:divBdr>
        </w:div>
        <w:div w:id="2050104642">
          <w:marLeft w:val="480"/>
          <w:marRight w:val="0"/>
          <w:marTop w:val="0"/>
          <w:marBottom w:val="0"/>
          <w:divBdr>
            <w:top w:val="none" w:sz="0" w:space="0" w:color="auto"/>
            <w:left w:val="none" w:sz="0" w:space="0" w:color="auto"/>
            <w:bottom w:val="none" w:sz="0" w:space="0" w:color="auto"/>
            <w:right w:val="none" w:sz="0" w:space="0" w:color="auto"/>
          </w:divBdr>
        </w:div>
        <w:div w:id="2050297497">
          <w:marLeft w:val="480"/>
          <w:marRight w:val="0"/>
          <w:marTop w:val="0"/>
          <w:marBottom w:val="0"/>
          <w:divBdr>
            <w:top w:val="none" w:sz="0" w:space="0" w:color="auto"/>
            <w:left w:val="none" w:sz="0" w:space="0" w:color="auto"/>
            <w:bottom w:val="none" w:sz="0" w:space="0" w:color="auto"/>
            <w:right w:val="none" w:sz="0" w:space="0" w:color="auto"/>
          </w:divBdr>
        </w:div>
        <w:div w:id="2054184434">
          <w:marLeft w:val="480"/>
          <w:marRight w:val="0"/>
          <w:marTop w:val="0"/>
          <w:marBottom w:val="0"/>
          <w:divBdr>
            <w:top w:val="none" w:sz="0" w:space="0" w:color="auto"/>
            <w:left w:val="none" w:sz="0" w:space="0" w:color="auto"/>
            <w:bottom w:val="none" w:sz="0" w:space="0" w:color="auto"/>
            <w:right w:val="none" w:sz="0" w:space="0" w:color="auto"/>
          </w:divBdr>
        </w:div>
        <w:div w:id="2069186133">
          <w:marLeft w:val="480"/>
          <w:marRight w:val="0"/>
          <w:marTop w:val="0"/>
          <w:marBottom w:val="0"/>
          <w:divBdr>
            <w:top w:val="none" w:sz="0" w:space="0" w:color="auto"/>
            <w:left w:val="none" w:sz="0" w:space="0" w:color="auto"/>
            <w:bottom w:val="none" w:sz="0" w:space="0" w:color="auto"/>
            <w:right w:val="none" w:sz="0" w:space="0" w:color="auto"/>
          </w:divBdr>
        </w:div>
        <w:div w:id="2116905169">
          <w:marLeft w:val="480"/>
          <w:marRight w:val="0"/>
          <w:marTop w:val="0"/>
          <w:marBottom w:val="0"/>
          <w:divBdr>
            <w:top w:val="none" w:sz="0" w:space="0" w:color="auto"/>
            <w:left w:val="none" w:sz="0" w:space="0" w:color="auto"/>
            <w:bottom w:val="none" w:sz="0" w:space="0" w:color="auto"/>
            <w:right w:val="none" w:sz="0" w:space="0" w:color="auto"/>
          </w:divBdr>
        </w:div>
        <w:div w:id="2128575659">
          <w:marLeft w:val="480"/>
          <w:marRight w:val="0"/>
          <w:marTop w:val="0"/>
          <w:marBottom w:val="0"/>
          <w:divBdr>
            <w:top w:val="none" w:sz="0" w:space="0" w:color="auto"/>
            <w:left w:val="none" w:sz="0" w:space="0" w:color="auto"/>
            <w:bottom w:val="none" w:sz="0" w:space="0" w:color="auto"/>
            <w:right w:val="none" w:sz="0" w:space="0" w:color="auto"/>
          </w:divBdr>
        </w:div>
        <w:div w:id="2135950189">
          <w:marLeft w:val="480"/>
          <w:marRight w:val="0"/>
          <w:marTop w:val="0"/>
          <w:marBottom w:val="0"/>
          <w:divBdr>
            <w:top w:val="none" w:sz="0" w:space="0" w:color="auto"/>
            <w:left w:val="none" w:sz="0" w:space="0" w:color="auto"/>
            <w:bottom w:val="none" w:sz="0" w:space="0" w:color="auto"/>
            <w:right w:val="none" w:sz="0" w:space="0" w:color="auto"/>
          </w:divBdr>
        </w:div>
      </w:divsChild>
    </w:div>
    <w:div w:id="729964168">
      <w:bodyDiv w:val="1"/>
      <w:marLeft w:val="0"/>
      <w:marRight w:val="0"/>
      <w:marTop w:val="0"/>
      <w:marBottom w:val="0"/>
      <w:divBdr>
        <w:top w:val="none" w:sz="0" w:space="0" w:color="auto"/>
        <w:left w:val="none" w:sz="0" w:space="0" w:color="auto"/>
        <w:bottom w:val="none" w:sz="0" w:space="0" w:color="auto"/>
        <w:right w:val="none" w:sz="0" w:space="0" w:color="auto"/>
      </w:divBdr>
      <w:divsChild>
        <w:div w:id="5594057">
          <w:marLeft w:val="480"/>
          <w:marRight w:val="0"/>
          <w:marTop w:val="0"/>
          <w:marBottom w:val="0"/>
          <w:divBdr>
            <w:top w:val="none" w:sz="0" w:space="0" w:color="auto"/>
            <w:left w:val="none" w:sz="0" w:space="0" w:color="auto"/>
            <w:bottom w:val="none" w:sz="0" w:space="0" w:color="auto"/>
            <w:right w:val="none" w:sz="0" w:space="0" w:color="auto"/>
          </w:divBdr>
        </w:div>
        <w:div w:id="15466834">
          <w:marLeft w:val="480"/>
          <w:marRight w:val="0"/>
          <w:marTop w:val="0"/>
          <w:marBottom w:val="0"/>
          <w:divBdr>
            <w:top w:val="none" w:sz="0" w:space="0" w:color="auto"/>
            <w:left w:val="none" w:sz="0" w:space="0" w:color="auto"/>
            <w:bottom w:val="none" w:sz="0" w:space="0" w:color="auto"/>
            <w:right w:val="none" w:sz="0" w:space="0" w:color="auto"/>
          </w:divBdr>
        </w:div>
        <w:div w:id="31537266">
          <w:marLeft w:val="480"/>
          <w:marRight w:val="0"/>
          <w:marTop w:val="0"/>
          <w:marBottom w:val="0"/>
          <w:divBdr>
            <w:top w:val="none" w:sz="0" w:space="0" w:color="auto"/>
            <w:left w:val="none" w:sz="0" w:space="0" w:color="auto"/>
            <w:bottom w:val="none" w:sz="0" w:space="0" w:color="auto"/>
            <w:right w:val="none" w:sz="0" w:space="0" w:color="auto"/>
          </w:divBdr>
        </w:div>
        <w:div w:id="34041009">
          <w:marLeft w:val="480"/>
          <w:marRight w:val="0"/>
          <w:marTop w:val="0"/>
          <w:marBottom w:val="0"/>
          <w:divBdr>
            <w:top w:val="none" w:sz="0" w:space="0" w:color="auto"/>
            <w:left w:val="none" w:sz="0" w:space="0" w:color="auto"/>
            <w:bottom w:val="none" w:sz="0" w:space="0" w:color="auto"/>
            <w:right w:val="none" w:sz="0" w:space="0" w:color="auto"/>
          </w:divBdr>
        </w:div>
        <w:div w:id="62723689">
          <w:marLeft w:val="480"/>
          <w:marRight w:val="0"/>
          <w:marTop w:val="0"/>
          <w:marBottom w:val="0"/>
          <w:divBdr>
            <w:top w:val="none" w:sz="0" w:space="0" w:color="auto"/>
            <w:left w:val="none" w:sz="0" w:space="0" w:color="auto"/>
            <w:bottom w:val="none" w:sz="0" w:space="0" w:color="auto"/>
            <w:right w:val="none" w:sz="0" w:space="0" w:color="auto"/>
          </w:divBdr>
        </w:div>
        <w:div w:id="87435724">
          <w:marLeft w:val="480"/>
          <w:marRight w:val="0"/>
          <w:marTop w:val="0"/>
          <w:marBottom w:val="0"/>
          <w:divBdr>
            <w:top w:val="none" w:sz="0" w:space="0" w:color="auto"/>
            <w:left w:val="none" w:sz="0" w:space="0" w:color="auto"/>
            <w:bottom w:val="none" w:sz="0" w:space="0" w:color="auto"/>
            <w:right w:val="none" w:sz="0" w:space="0" w:color="auto"/>
          </w:divBdr>
        </w:div>
        <w:div w:id="101149823">
          <w:marLeft w:val="480"/>
          <w:marRight w:val="0"/>
          <w:marTop w:val="0"/>
          <w:marBottom w:val="0"/>
          <w:divBdr>
            <w:top w:val="none" w:sz="0" w:space="0" w:color="auto"/>
            <w:left w:val="none" w:sz="0" w:space="0" w:color="auto"/>
            <w:bottom w:val="none" w:sz="0" w:space="0" w:color="auto"/>
            <w:right w:val="none" w:sz="0" w:space="0" w:color="auto"/>
          </w:divBdr>
        </w:div>
        <w:div w:id="209077811">
          <w:marLeft w:val="480"/>
          <w:marRight w:val="0"/>
          <w:marTop w:val="0"/>
          <w:marBottom w:val="0"/>
          <w:divBdr>
            <w:top w:val="none" w:sz="0" w:space="0" w:color="auto"/>
            <w:left w:val="none" w:sz="0" w:space="0" w:color="auto"/>
            <w:bottom w:val="none" w:sz="0" w:space="0" w:color="auto"/>
            <w:right w:val="none" w:sz="0" w:space="0" w:color="auto"/>
          </w:divBdr>
        </w:div>
        <w:div w:id="225267180">
          <w:marLeft w:val="480"/>
          <w:marRight w:val="0"/>
          <w:marTop w:val="0"/>
          <w:marBottom w:val="0"/>
          <w:divBdr>
            <w:top w:val="none" w:sz="0" w:space="0" w:color="auto"/>
            <w:left w:val="none" w:sz="0" w:space="0" w:color="auto"/>
            <w:bottom w:val="none" w:sz="0" w:space="0" w:color="auto"/>
            <w:right w:val="none" w:sz="0" w:space="0" w:color="auto"/>
          </w:divBdr>
        </w:div>
        <w:div w:id="280377839">
          <w:marLeft w:val="480"/>
          <w:marRight w:val="0"/>
          <w:marTop w:val="0"/>
          <w:marBottom w:val="0"/>
          <w:divBdr>
            <w:top w:val="none" w:sz="0" w:space="0" w:color="auto"/>
            <w:left w:val="none" w:sz="0" w:space="0" w:color="auto"/>
            <w:bottom w:val="none" w:sz="0" w:space="0" w:color="auto"/>
            <w:right w:val="none" w:sz="0" w:space="0" w:color="auto"/>
          </w:divBdr>
        </w:div>
        <w:div w:id="280456491">
          <w:marLeft w:val="480"/>
          <w:marRight w:val="0"/>
          <w:marTop w:val="0"/>
          <w:marBottom w:val="0"/>
          <w:divBdr>
            <w:top w:val="none" w:sz="0" w:space="0" w:color="auto"/>
            <w:left w:val="none" w:sz="0" w:space="0" w:color="auto"/>
            <w:bottom w:val="none" w:sz="0" w:space="0" w:color="auto"/>
            <w:right w:val="none" w:sz="0" w:space="0" w:color="auto"/>
          </w:divBdr>
        </w:div>
        <w:div w:id="331570342">
          <w:marLeft w:val="480"/>
          <w:marRight w:val="0"/>
          <w:marTop w:val="0"/>
          <w:marBottom w:val="0"/>
          <w:divBdr>
            <w:top w:val="none" w:sz="0" w:space="0" w:color="auto"/>
            <w:left w:val="none" w:sz="0" w:space="0" w:color="auto"/>
            <w:bottom w:val="none" w:sz="0" w:space="0" w:color="auto"/>
            <w:right w:val="none" w:sz="0" w:space="0" w:color="auto"/>
          </w:divBdr>
        </w:div>
        <w:div w:id="348214707">
          <w:marLeft w:val="480"/>
          <w:marRight w:val="0"/>
          <w:marTop w:val="0"/>
          <w:marBottom w:val="0"/>
          <w:divBdr>
            <w:top w:val="none" w:sz="0" w:space="0" w:color="auto"/>
            <w:left w:val="none" w:sz="0" w:space="0" w:color="auto"/>
            <w:bottom w:val="none" w:sz="0" w:space="0" w:color="auto"/>
            <w:right w:val="none" w:sz="0" w:space="0" w:color="auto"/>
          </w:divBdr>
        </w:div>
        <w:div w:id="395588676">
          <w:marLeft w:val="480"/>
          <w:marRight w:val="0"/>
          <w:marTop w:val="0"/>
          <w:marBottom w:val="0"/>
          <w:divBdr>
            <w:top w:val="none" w:sz="0" w:space="0" w:color="auto"/>
            <w:left w:val="none" w:sz="0" w:space="0" w:color="auto"/>
            <w:bottom w:val="none" w:sz="0" w:space="0" w:color="auto"/>
            <w:right w:val="none" w:sz="0" w:space="0" w:color="auto"/>
          </w:divBdr>
        </w:div>
        <w:div w:id="440075218">
          <w:marLeft w:val="480"/>
          <w:marRight w:val="0"/>
          <w:marTop w:val="0"/>
          <w:marBottom w:val="0"/>
          <w:divBdr>
            <w:top w:val="none" w:sz="0" w:space="0" w:color="auto"/>
            <w:left w:val="none" w:sz="0" w:space="0" w:color="auto"/>
            <w:bottom w:val="none" w:sz="0" w:space="0" w:color="auto"/>
            <w:right w:val="none" w:sz="0" w:space="0" w:color="auto"/>
          </w:divBdr>
        </w:div>
        <w:div w:id="465507752">
          <w:marLeft w:val="480"/>
          <w:marRight w:val="0"/>
          <w:marTop w:val="0"/>
          <w:marBottom w:val="0"/>
          <w:divBdr>
            <w:top w:val="none" w:sz="0" w:space="0" w:color="auto"/>
            <w:left w:val="none" w:sz="0" w:space="0" w:color="auto"/>
            <w:bottom w:val="none" w:sz="0" w:space="0" w:color="auto"/>
            <w:right w:val="none" w:sz="0" w:space="0" w:color="auto"/>
          </w:divBdr>
        </w:div>
        <w:div w:id="492525708">
          <w:marLeft w:val="480"/>
          <w:marRight w:val="0"/>
          <w:marTop w:val="0"/>
          <w:marBottom w:val="0"/>
          <w:divBdr>
            <w:top w:val="none" w:sz="0" w:space="0" w:color="auto"/>
            <w:left w:val="none" w:sz="0" w:space="0" w:color="auto"/>
            <w:bottom w:val="none" w:sz="0" w:space="0" w:color="auto"/>
            <w:right w:val="none" w:sz="0" w:space="0" w:color="auto"/>
          </w:divBdr>
        </w:div>
        <w:div w:id="497422242">
          <w:marLeft w:val="480"/>
          <w:marRight w:val="0"/>
          <w:marTop w:val="0"/>
          <w:marBottom w:val="0"/>
          <w:divBdr>
            <w:top w:val="none" w:sz="0" w:space="0" w:color="auto"/>
            <w:left w:val="none" w:sz="0" w:space="0" w:color="auto"/>
            <w:bottom w:val="none" w:sz="0" w:space="0" w:color="auto"/>
            <w:right w:val="none" w:sz="0" w:space="0" w:color="auto"/>
          </w:divBdr>
        </w:div>
        <w:div w:id="521213196">
          <w:marLeft w:val="480"/>
          <w:marRight w:val="0"/>
          <w:marTop w:val="0"/>
          <w:marBottom w:val="0"/>
          <w:divBdr>
            <w:top w:val="none" w:sz="0" w:space="0" w:color="auto"/>
            <w:left w:val="none" w:sz="0" w:space="0" w:color="auto"/>
            <w:bottom w:val="none" w:sz="0" w:space="0" w:color="auto"/>
            <w:right w:val="none" w:sz="0" w:space="0" w:color="auto"/>
          </w:divBdr>
        </w:div>
        <w:div w:id="614139386">
          <w:marLeft w:val="480"/>
          <w:marRight w:val="0"/>
          <w:marTop w:val="0"/>
          <w:marBottom w:val="0"/>
          <w:divBdr>
            <w:top w:val="none" w:sz="0" w:space="0" w:color="auto"/>
            <w:left w:val="none" w:sz="0" w:space="0" w:color="auto"/>
            <w:bottom w:val="none" w:sz="0" w:space="0" w:color="auto"/>
            <w:right w:val="none" w:sz="0" w:space="0" w:color="auto"/>
          </w:divBdr>
        </w:div>
        <w:div w:id="634486569">
          <w:marLeft w:val="480"/>
          <w:marRight w:val="0"/>
          <w:marTop w:val="0"/>
          <w:marBottom w:val="0"/>
          <w:divBdr>
            <w:top w:val="none" w:sz="0" w:space="0" w:color="auto"/>
            <w:left w:val="none" w:sz="0" w:space="0" w:color="auto"/>
            <w:bottom w:val="none" w:sz="0" w:space="0" w:color="auto"/>
            <w:right w:val="none" w:sz="0" w:space="0" w:color="auto"/>
          </w:divBdr>
        </w:div>
        <w:div w:id="637761307">
          <w:marLeft w:val="480"/>
          <w:marRight w:val="0"/>
          <w:marTop w:val="0"/>
          <w:marBottom w:val="0"/>
          <w:divBdr>
            <w:top w:val="none" w:sz="0" w:space="0" w:color="auto"/>
            <w:left w:val="none" w:sz="0" w:space="0" w:color="auto"/>
            <w:bottom w:val="none" w:sz="0" w:space="0" w:color="auto"/>
            <w:right w:val="none" w:sz="0" w:space="0" w:color="auto"/>
          </w:divBdr>
        </w:div>
        <w:div w:id="676155789">
          <w:marLeft w:val="480"/>
          <w:marRight w:val="0"/>
          <w:marTop w:val="0"/>
          <w:marBottom w:val="0"/>
          <w:divBdr>
            <w:top w:val="none" w:sz="0" w:space="0" w:color="auto"/>
            <w:left w:val="none" w:sz="0" w:space="0" w:color="auto"/>
            <w:bottom w:val="none" w:sz="0" w:space="0" w:color="auto"/>
            <w:right w:val="none" w:sz="0" w:space="0" w:color="auto"/>
          </w:divBdr>
        </w:div>
        <w:div w:id="720325233">
          <w:marLeft w:val="480"/>
          <w:marRight w:val="0"/>
          <w:marTop w:val="0"/>
          <w:marBottom w:val="0"/>
          <w:divBdr>
            <w:top w:val="none" w:sz="0" w:space="0" w:color="auto"/>
            <w:left w:val="none" w:sz="0" w:space="0" w:color="auto"/>
            <w:bottom w:val="none" w:sz="0" w:space="0" w:color="auto"/>
            <w:right w:val="none" w:sz="0" w:space="0" w:color="auto"/>
          </w:divBdr>
        </w:div>
        <w:div w:id="743648587">
          <w:marLeft w:val="480"/>
          <w:marRight w:val="0"/>
          <w:marTop w:val="0"/>
          <w:marBottom w:val="0"/>
          <w:divBdr>
            <w:top w:val="none" w:sz="0" w:space="0" w:color="auto"/>
            <w:left w:val="none" w:sz="0" w:space="0" w:color="auto"/>
            <w:bottom w:val="none" w:sz="0" w:space="0" w:color="auto"/>
            <w:right w:val="none" w:sz="0" w:space="0" w:color="auto"/>
          </w:divBdr>
        </w:div>
        <w:div w:id="746342858">
          <w:marLeft w:val="480"/>
          <w:marRight w:val="0"/>
          <w:marTop w:val="0"/>
          <w:marBottom w:val="0"/>
          <w:divBdr>
            <w:top w:val="none" w:sz="0" w:space="0" w:color="auto"/>
            <w:left w:val="none" w:sz="0" w:space="0" w:color="auto"/>
            <w:bottom w:val="none" w:sz="0" w:space="0" w:color="auto"/>
            <w:right w:val="none" w:sz="0" w:space="0" w:color="auto"/>
          </w:divBdr>
        </w:div>
        <w:div w:id="793791203">
          <w:marLeft w:val="480"/>
          <w:marRight w:val="0"/>
          <w:marTop w:val="0"/>
          <w:marBottom w:val="0"/>
          <w:divBdr>
            <w:top w:val="none" w:sz="0" w:space="0" w:color="auto"/>
            <w:left w:val="none" w:sz="0" w:space="0" w:color="auto"/>
            <w:bottom w:val="none" w:sz="0" w:space="0" w:color="auto"/>
            <w:right w:val="none" w:sz="0" w:space="0" w:color="auto"/>
          </w:divBdr>
        </w:div>
        <w:div w:id="803699172">
          <w:marLeft w:val="480"/>
          <w:marRight w:val="0"/>
          <w:marTop w:val="0"/>
          <w:marBottom w:val="0"/>
          <w:divBdr>
            <w:top w:val="none" w:sz="0" w:space="0" w:color="auto"/>
            <w:left w:val="none" w:sz="0" w:space="0" w:color="auto"/>
            <w:bottom w:val="none" w:sz="0" w:space="0" w:color="auto"/>
            <w:right w:val="none" w:sz="0" w:space="0" w:color="auto"/>
          </w:divBdr>
        </w:div>
        <w:div w:id="816844826">
          <w:marLeft w:val="480"/>
          <w:marRight w:val="0"/>
          <w:marTop w:val="0"/>
          <w:marBottom w:val="0"/>
          <w:divBdr>
            <w:top w:val="none" w:sz="0" w:space="0" w:color="auto"/>
            <w:left w:val="none" w:sz="0" w:space="0" w:color="auto"/>
            <w:bottom w:val="none" w:sz="0" w:space="0" w:color="auto"/>
            <w:right w:val="none" w:sz="0" w:space="0" w:color="auto"/>
          </w:divBdr>
        </w:div>
        <w:div w:id="817456810">
          <w:marLeft w:val="480"/>
          <w:marRight w:val="0"/>
          <w:marTop w:val="0"/>
          <w:marBottom w:val="0"/>
          <w:divBdr>
            <w:top w:val="none" w:sz="0" w:space="0" w:color="auto"/>
            <w:left w:val="none" w:sz="0" w:space="0" w:color="auto"/>
            <w:bottom w:val="none" w:sz="0" w:space="0" w:color="auto"/>
            <w:right w:val="none" w:sz="0" w:space="0" w:color="auto"/>
          </w:divBdr>
        </w:div>
        <w:div w:id="828400345">
          <w:marLeft w:val="480"/>
          <w:marRight w:val="0"/>
          <w:marTop w:val="0"/>
          <w:marBottom w:val="0"/>
          <w:divBdr>
            <w:top w:val="none" w:sz="0" w:space="0" w:color="auto"/>
            <w:left w:val="none" w:sz="0" w:space="0" w:color="auto"/>
            <w:bottom w:val="none" w:sz="0" w:space="0" w:color="auto"/>
            <w:right w:val="none" w:sz="0" w:space="0" w:color="auto"/>
          </w:divBdr>
        </w:div>
        <w:div w:id="835847535">
          <w:marLeft w:val="480"/>
          <w:marRight w:val="0"/>
          <w:marTop w:val="0"/>
          <w:marBottom w:val="0"/>
          <w:divBdr>
            <w:top w:val="none" w:sz="0" w:space="0" w:color="auto"/>
            <w:left w:val="none" w:sz="0" w:space="0" w:color="auto"/>
            <w:bottom w:val="none" w:sz="0" w:space="0" w:color="auto"/>
            <w:right w:val="none" w:sz="0" w:space="0" w:color="auto"/>
          </w:divBdr>
        </w:div>
        <w:div w:id="839734433">
          <w:marLeft w:val="480"/>
          <w:marRight w:val="0"/>
          <w:marTop w:val="0"/>
          <w:marBottom w:val="0"/>
          <w:divBdr>
            <w:top w:val="none" w:sz="0" w:space="0" w:color="auto"/>
            <w:left w:val="none" w:sz="0" w:space="0" w:color="auto"/>
            <w:bottom w:val="none" w:sz="0" w:space="0" w:color="auto"/>
            <w:right w:val="none" w:sz="0" w:space="0" w:color="auto"/>
          </w:divBdr>
        </w:div>
        <w:div w:id="887692246">
          <w:marLeft w:val="480"/>
          <w:marRight w:val="0"/>
          <w:marTop w:val="0"/>
          <w:marBottom w:val="0"/>
          <w:divBdr>
            <w:top w:val="none" w:sz="0" w:space="0" w:color="auto"/>
            <w:left w:val="none" w:sz="0" w:space="0" w:color="auto"/>
            <w:bottom w:val="none" w:sz="0" w:space="0" w:color="auto"/>
            <w:right w:val="none" w:sz="0" w:space="0" w:color="auto"/>
          </w:divBdr>
        </w:div>
        <w:div w:id="916980462">
          <w:marLeft w:val="480"/>
          <w:marRight w:val="0"/>
          <w:marTop w:val="0"/>
          <w:marBottom w:val="0"/>
          <w:divBdr>
            <w:top w:val="none" w:sz="0" w:space="0" w:color="auto"/>
            <w:left w:val="none" w:sz="0" w:space="0" w:color="auto"/>
            <w:bottom w:val="none" w:sz="0" w:space="0" w:color="auto"/>
            <w:right w:val="none" w:sz="0" w:space="0" w:color="auto"/>
          </w:divBdr>
        </w:div>
        <w:div w:id="950669483">
          <w:marLeft w:val="480"/>
          <w:marRight w:val="0"/>
          <w:marTop w:val="0"/>
          <w:marBottom w:val="0"/>
          <w:divBdr>
            <w:top w:val="none" w:sz="0" w:space="0" w:color="auto"/>
            <w:left w:val="none" w:sz="0" w:space="0" w:color="auto"/>
            <w:bottom w:val="none" w:sz="0" w:space="0" w:color="auto"/>
            <w:right w:val="none" w:sz="0" w:space="0" w:color="auto"/>
          </w:divBdr>
        </w:div>
        <w:div w:id="1050543187">
          <w:marLeft w:val="480"/>
          <w:marRight w:val="0"/>
          <w:marTop w:val="0"/>
          <w:marBottom w:val="0"/>
          <w:divBdr>
            <w:top w:val="none" w:sz="0" w:space="0" w:color="auto"/>
            <w:left w:val="none" w:sz="0" w:space="0" w:color="auto"/>
            <w:bottom w:val="none" w:sz="0" w:space="0" w:color="auto"/>
            <w:right w:val="none" w:sz="0" w:space="0" w:color="auto"/>
          </w:divBdr>
        </w:div>
        <w:div w:id="1058478776">
          <w:marLeft w:val="480"/>
          <w:marRight w:val="0"/>
          <w:marTop w:val="0"/>
          <w:marBottom w:val="0"/>
          <w:divBdr>
            <w:top w:val="none" w:sz="0" w:space="0" w:color="auto"/>
            <w:left w:val="none" w:sz="0" w:space="0" w:color="auto"/>
            <w:bottom w:val="none" w:sz="0" w:space="0" w:color="auto"/>
            <w:right w:val="none" w:sz="0" w:space="0" w:color="auto"/>
          </w:divBdr>
        </w:div>
        <w:div w:id="1086462592">
          <w:marLeft w:val="480"/>
          <w:marRight w:val="0"/>
          <w:marTop w:val="0"/>
          <w:marBottom w:val="0"/>
          <w:divBdr>
            <w:top w:val="none" w:sz="0" w:space="0" w:color="auto"/>
            <w:left w:val="none" w:sz="0" w:space="0" w:color="auto"/>
            <w:bottom w:val="none" w:sz="0" w:space="0" w:color="auto"/>
            <w:right w:val="none" w:sz="0" w:space="0" w:color="auto"/>
          </w:divBdr>
        </w:div>
        <w:div w:id="1097210029">
          <w:marLeft w:val="480"/>
          <w:marRight w:val="0"/>
          <w:marTop w:val="0"/>
          <w:marBottom w:val="0"/>
          <w:divBdr>
            <w:top w:val="none" w:sz="0" w:space="0" w:color="auto"/>
            <w:left w:val="none" w:sz="0" w:space="0" w:color="auto"/>
            <w:bottom w:val="none" w:sz="0" w:space="0" w:color="auto"/>
            <w:right w:val="none" w:sz="0" w:space="0" w:color="auto"/>
          </w:divBdr>
        </w:div>
        <w:div w:id="1139952771">
          <w:marLeft w:val="480"/>
          <w:marRight w:val="0"/>
          <w:marTop w:val="0"/>
          <w:marBottom w:val="0"/>
          <w:divBdr>
            <w:top w:val="none" w:sz="0" w:space="0" w:color="auto"/>
            <w:left w:val="none" w:sz="0" w:space="0" w:color="auto"/>
            <w:bottom w:val="none" w:sz="0" w:space="0" w:color="auto"/>
            <w:right w:val="none" w:sz="0" w:space="0" w:color="auto"/>
          </w:divBdr>
        </w:div>
        <w:div w:id="1158695086">
          <w:marLeft w:val="480"/>
          <w:marRight w:val="0"/>
          <w:marTop w:val="0"/>
          <w:marBottom w:val="0"/>
          <w:divBdr>
            <w:top w:val="none" w:sz="0" w:space="0" w:color="auto"/>
            <w:left w:val="none" w:sz="0" w:space="0" w:color="auto"/>
            <w:bottom w:val="none" w:sz="0" w:space="0" w:color="auto"/>
            <w:right w:val="none" w:sz="0" w:space="0" w:color="auto"/>
          </w:divBdr>
        </w:div>
        <w:div w:id="1228882221">
          <w:marLeft w:val="480"/>
          <w:marRight w:val="0"/>
          <w:marTop w:val="0"/>
          <w:marBottom w:val="0"/>
          <w:divBdr>
            <w:top w:val="none" w:sz="0" w:space="0" w:color="auto"/>
            <w:left w:val="none" w:sz="0" w:space="0" w:color="auto"/>
            <w:bottom w:val="none" w:sz="0" w:space="0" w:color="auto"/>
            <w:right w:val="none" w:sz="0" w:space="0" w:color="auto"/>
          </w:divBdr>
        </w:div>
        <w:div w:id="1293747762">
          <w:marLeft w:val="480"/>
          <w:marRight w:val="0"/>
          <w:marTop w:val="0"/>
          <w:marBottom w:val="0"/>
          <w:divBdr>
            <w:top w:val="none" w:sz="0" w:space="0" w:color="auto"/>
            <w:left w:val="none" w:sz="0" w:space="0" w:color="auto"/>
            <w:bottom w:val="none" w:sz="0" w:space="0" w:color="auto"/>
            <w:right w:val="none" w:sz="0" w:space="0" w:color="auto"/>
          </w:divBdr>
        </w:div>
        <w:div w:id="1372998350">
          <w:marLeft w:val="480"/>
          <w:marRight w:val="0"/>
          <w:marTop w:val="0"/>
          <w:marBottom w:val="0"/>
          <w:divBdr>
            <w:top w:val="none" w:sz="0" w:space="0" w:color="auto"/>
            <w:left w:val="none" w:sz="0" w:space="0" w:color="auto"/>
            <w:bottom w:val="none" w:sz="0" w:space="0" w:color="auto"/>
            <w:right w:val="none" w:sz="0" w:space="0" w:color="auto"/>
          </w:divBdr>
        </w:div>
        <w:div w:id="1413090848">
          <w:marLeft w:val="480"/>
          <w:marRight w:val="0"/>
          <w:marTop w:val="0"/>
          <w:marBottom w:val="0"/>
          <w:divBdr>
            <w:top w:val="none" w:sz="0" w:space="0" w:color="auto"/>
            <w:left w:val="none" w:sz="0" w:space="0" w:color="auto"/>
            <w:bottom w:val="none" w:sz="0" w:space="0" w:color="auto"/>
            <w:right w:val="none" w:sz="0" w:space="0" w:color="auto"/>
          </w:divBdr>
        </w:div>
        <w:div w:id="1414933952">
          <w:marLeft w:val="480"/>
          <w:marRight w:val="0"/>
          <w:marTop w:val="0"/>
          <w:marBottom w:val="0"/>
          <w:divBdr>
            <w:top w:val="none" w:sz="0" w:space="0" w:color="auto"/>
            <w:left w:val="none" w:sz="0" w:space="0" w:color="auto"/>
            <w:bottom w:val="none" w:sz="0" w:space="0" w:color="auto"/>
            <w:right w:val="none" w:sz="0" w:space="0" w:color="auto"/>
          </w:divBdr>
        </w:div>
        <w:div w:id="1445926319">
          <w:marLeft w:val="480"/>
          <w:marRight w:val="0"/>
          <w:marTop w:val="0"/>
          <w:marBottom w:val="0"/>
          <w:divBdr>
            <w:top w:val="none" w:sz="0" w:space="0" w:color="auto"/>
            <w:left w:val="none" w:sz="0" w:space="0" w:color="auto"/>
            <w:bottom w:val="none" w:sz="0" w:space="0" w:color="auto"/>
            <w:right w:val="none" w:sz="0" w:space="0" w:color="auto"/>
          </w:divBdr>
        </w:div>
        <w:div w:id="1455828257">
          <w:marLeft w:val="480"/>
          <w:marRight w:val="0"/>
          <w:marTop w:val="0"/>
          <w:marBottom w:val="0"/>
          <w:divBdr>
            <w:top w:val="none" w:sz="0" w:space="0" w:color="auto"/>
            <w:left w:val="none" w:sz="0" w:space="0" w:color="auto"/>
            <w:bottom w:val="none" w:sz="0" w:space="0" w:color="auto"/>
            <w:right w:val="none" w:sz="0" w:space="0" w:color="auto"/>
          </w:divBdr>
        </w:div>
        <w:div w:id="1483227997">
          <w:marLeft w:val="480"/>
          <w:marRight w:val="0"/>
          <w:marTop w:val="0"/>
          <w:marBottom w:val="0"/>
          <w:divBdr>
            <w:top w:val="none" w:sz="0" w:space="0" w:color="auto"/>
            <w:left w:val="none" w:sz="0" w:space="0" w:color="auto"/>
            <w:bottom w:val="none" w:sz="0" w:space="0" w:color="auto"/>
            <w:right w:val="none" w:sz="0" w:space="0" w:color="auto"/>
          </w:divBdr>
        </w:div>
        <w:div w:id="1510608117">
          <w:marLeft w:val="480"/>
          <w:marRight w:val="0"/>
          <w:marTop w:val="0"/>
          <w:marBottom w:val="0"/>
          <w:divBdr>
            <w:top w:val="none" w:sz="0" w:space="0" w:color="auto"/>
            <w:left w:val="none" w:sz="0" w:space="0" w:color="auto"/>
            <w:bottom w:val="none" w:sz="0" w:space="0" w:color="auto"/>
            <w:right w:val="none" w:sz="0" w:space="0" w:color="auto"/>
          </w:divBdr>
        </w:div>
        <w:div w:id="1561818987">
          <w:marLeft w:val="480"/>
          <w:marRight w:val="0"/>
          <w:marTop w:val="0"/>
          <w:marBottom w:val="0"/>
          <w:divBdr>
            <w:top w:val="none" w:sz="0" w:space="0" w:color="auto"/>
            <w:left w:val="none" w:sz="0" w:space="0" w:color="auto"/>
            <w:bottom w:val="none" w:sz="0" w:space="0" w:color="auto"/>
            <w:right w:val="none" w:sz="0" w:space="0" w:color="auto"/>
          </w:divBdr>
        </w:div>
        <w:div w:id="1567108092">
          <w:marLeft w:val="480"/>
          <w:marRight w:val="0"/>
          <w:marTop w:val="0"/>
          <w:marBottom w:val="0"/>
          <w:divBdr>
            <w:top w:val="none" w:sz="0" w:space="0" w:color="auto"/>
            <w:left w:val="none" w:sz="0" w:space="0" w:color="auto"/>
            <w:bottom w:val="none" w:sz="0" w:space="0" w:color="auto"/>
            <w:right w:val="none" w:sz="0" w:space="0" w:color="auto"/>
          </w:divBdr>
        </w:div>
        <w:div w:id="1589070857">
          <w:marLeft w:val="480"/>
          <w:marRight w:val="0"/>
          <w:marTop w:val="0"/>
          <w:marBottom w:val="0"/>
          <w:divBdr>
            <w:top w:val="none" w:sz="0" w:space="0" w:color="auto"/>
            <w:left w:val="none" w:sz="0" w:space="0" w:color="auto"/>
            <w:bottom w:val="none" w:sz="0" w:space="0" w:color="auto"/>
            <w:right w:val="none" w:sz="0" w:space="0" w:color="auto"/>
          </w:divBdr>
        </w:div>
        <w:div w:id="1593515257">
          <w:marLeft w:val="480"/>
          <w:marRight w:val="0"/>
          <w:marTop w:val="0"/>
          <w:marBottom w:val="0"/>
          <w:divBdr>
            <w:top w:val="none" w:sz="0" w:space="0" w:color="auto"/>
            <w:left w:val="none" w:sz="0" w:space="0" w:color="auto"/>
            <w:bottom w:val="none" w:sz="0" w:space="0" w:color="auto"/>
            <w:right w:val="none" w:sz="0" w:space="0" w:color="auto"/>
          </w:divBdr>
        </w:div>
        <w:div w:id="1615475345">
          <w:marLeft w:val="480"/>
          <w:marRight w:val="0"/>
          <w:marTop w:val="0"/>
          <w:marBottom w:val="0"/>
          <w:divBdr>
            <w:top w:val="none" w:sz="0" w:space="0" w:color="auto"/>
            <w:left w:val="none" w:sz="0" w:space="0" w:color="auto"/>
            <w:bottom w:val="none" w:sz="0" w:space="0" w:color="auto"/>
            <w:right w:val="none" w:sz="0" w:space="0" w:color="auto"/>
          </w:divBdr>
        </w:div>
        <w:div w:id="1630435453">
          <w:marLeft w:val="480"/>
          <w:marRight w:val="0"/>
          <w:marTop w:val="0"/>
          <w:marBottom w:val="0"/>
          <w:divBdr>
            <w:top w:val="none" w:sz="0" w:space="0" w:color="auto"/>
            <w:left w:val="none" w:sz="0" w:space="0" w:color="auto"/>
            <w:bottom w:val="none" w:sz="0" w:space="0" w:color="auto"/>
            <w:right w:val="none" w:sz="0" w:space="0" w:color="auto"/>
          </w:divBdr>
        </w:div>
        <w:div w:id="1665937563">
          <w:marLeft w:val="480"/>
          <w:marRight w:val="0"/>
          <w:marTop w:val="0"/>
          <w:marBottom w:val="0"/>
          <w:divBdr>
            <w:top w:val="none" w:sz="0" w:space="0" w:color="auto"/>
            <w:left w:val="none" w:sz="0" w:space="0" w:color="auto"/>
            <w:bottom w:val="none" w:sz="0" w:space="0" w:color="auto"/>
            <w:right w:val="none" w:sz="0" w:space="0" w:color="auto"/>
          </w:divBdr>
        </w:div>
        <w:div w:id="1671639116">
          <w:marLeft w:val="480"/>
          <w:marRight w:val="0"/>
          <w:marTop w:val="0"/>
          <w:marBottom w:val="0"/>
          <w:divBdr>
            <w:top w:val="none" w:sz="0" w:space="0" w:color="auto"/>
            <w:left w:val="none" w:sz="0" w:space="0" w:color="auto"/>
            <w:bottom w:val="none" w:sz="0" w:space="0" w:color="auto"/>
            <w:right w:val="none" w:sz="0" w:space="0" w:color="auto"/>
          </w:divBdr>
        </w:div>
        <w:div w:id="1674213719">
          <w:marLeft w:val="480"/>
          <w:marRight w:val="0"/>
          <w:marTop w:val="0"/>
          <w:marBottom w:val="0"/>
          <w:divBdr>
            <w:top w:val="none" w:sz="0" w:space="0" w:color="auto"/>
            <w:left w:val="none" w:sz="0" w:space="0" w:color="auto"/>
            <w:bottom w:val="none" w:sz="0" w:space="0" w:color="auto"/>
            <w:right w:val="none" w:sz="0" w:space="0" w:color="auto"/>
          </w:divBdr>
        </w:div>
        <w:div w:id="1677999396">
          <w:marLeft w:val="480"/>
          <w:marRight w:val="0"/>
          <w:marTop w:val="0"/>
          <w:marBottom w:val="0"/>
          <w:divBdr>
            <w:top w:val="none" w:sz="0" w:space="0" w:color="auto"/>
            <w:left w:val="none" w:sz="0" w:space="0" w:color="auto"/>
            <w:bottom w:val="none" w:sz="0" w:space="0" w:color="auto"/>
            <w:right w:val="none" w:sz="0" w:space="0" w:color="auto"/>
          </w:divBdr>
        </w:div>
        <w:div w:id="1740009420">
          <w:marLeft w:val="480"/>
          <w:marRight w:val="0"/>
          <w:marTop w:val="0"/>
          <w:marBottom w:val="0"/>
          <w:divBdr>
            <w:top w:val="none" w:sz="0" w:space="0" w:color="auto"/>
            <w:left w:val="none" w:sz="0" w:space="0" w:color="auto"/>
            <w:bottom w:val="none" w:sz="0" w:space="0" w:color="auto"/>
            <w:right w:val="none" w:sz="0" w:space="0" w:color="auto"/>
          </w:divBdr>
        </w:div>
        <w:div w:id="1767070015">
          <w:marLeft w:val="480"/>
          <w:marRight w:val="0"/>
          <w:marTop w:val="0"/>
          <w:marBottom w:val="0"/>
          <w:divBdr>
            <w:top w:val="none" w:sz="0" w:space="0" w:color="auto"/>
            <w:left w:val="none" w:sz="0" w:space="0" w:color="auto"/>
            <w:bottom w:val="none" w:sz="0" w:space="0" w:color="auto"/>
            <w:right w:val="none" w:sz="0" w:space="0" w:color="auto"/>
          </w:divBdr>
        </w:div>
        <w:div w:id="1818035471">
          <w:marLeft w:val="480"/>
          <w:marRight w:val="0"/>
          <w:marTop w:val="0"/>
          <w:marBottom w:val="0"/>
          <w:divBdr>
            <w:top w:val="none" w:sz="0" w:space="0" w:color="auto"/>
            <w:left w:val="none" w:sz="0" w:space="0" w:color="auto"/>
            <w:bottom w:val="none" w:sz="0" w:space="0" w:color="auto"/>
            <w:right w:val="none" w:sz="0" w:space="0" w:color="auto"/>
          </w:divBdr>
        </w:div>
        <w:div w:id="1838812144">
          <w:marLeft w:val="480"/>
          <w:marRight w:val="0"/>
          <w:marTop w:val="0"/>
          <w:marBottom w:val="0"/>
          <w:divBdr>
            <w:top w:val="none" w:sz="0" w:space="0" w:color="auto"/>
            <w:left w:val="none" w:sz="0" w:space="0" w:color="auto"/>
            <w:bottom w:val="none" w:sz="0" w:space="0" w:color="auto"/>
            <w:right w:val="none" w:sz="0" w:space="0" w:color="auto"/>
          </w:divBdr>
        </w:div>
        <w:div w:id="1876769254">
          <w:marLeft w:val="480"/>
          <w:marRight w:val="0"/>
          <w:marTop w:val="0"/>
          <w:marBottom w:val="0"/>
          <w:divBdr>
            <w:top w:val="none" w:sz="0" w:space="0" w:color="auto"/>
            <w:left w:val="none" w:sz="0" w:space="0" w:color="auto"/>
            <w:bottom w:val="none" w:sz="0" w:space="0" w:color="auto"/>
            <w:right w:val="none" w:sz="0" w:space="0" w:color="auto"/>
          </w:divBdr>
        </w:div>
        <w:div w:id="1888754467">
          <w:marLeft w:val="480"/>
          <w:marRight w:val="0"/>
          <w:marTop w:val="0"/>
          <w:marBottom w:val="0"/>
          <w:divBdr>
            <w:top w:val="none" w:sz="0" w:space="0" w:color="auto"/>
            <w:left w:val="none" w:sz="0" w:space="0" w:color="auto"/>
            <w:bottom w:val="none" w:sz="0" w:space="0" w:color="auto"/>
            <w:right w:val="none" w:sz="0" w:space="0" w:color="auto"/>
          </w:divBdr>
        </w:div>
        <w:div w:id="1895190826">
          <w:marLeft w:val="480"/>
          <w:marRight w:val="0"/>
          <w:marTop w:val="0"/>
          <w:marBottom w:val="0"/>
          <w:divBdr>
            <w:top w:val="none" w:sz="0" w:space="0" w:color="auto"/>
            <w:left w:val="none" w:sz="0" w:space="0" w:color="auto"/>
            <w:bottom w:val="none" w:sz="0" w:space="0" w:color="auto"/>
            <w:right w:val="none" w:sz="0" w:space="0" w:color="auto"/>
          </w:divBdr>
        </w:div>
        <w:div w:id="1952973066">
          <w:marLeft w:val="480"/>
          <w:marRight w:val="0"/>
          <w:marTop w:val="0"/>
          <w:marBottom w:val="0"/>
          <w:divBdr>
            <w:top w:val="none" w:sz="0" w:space="0" w:color="auto"/>
            <w:left w:val="none" w:sz="0" w:space="0" w:color="auto"/>
            <w:bottom w:val="none" w:sz="0" w:space="0" w:color="auto"/>
            <w:right w:val="none" w:sz="0" w:space="0" w:color="auto"/>
          </w:divBdr>
        </w:div>
        <w:div w:id="1968899175">
          <w:marLeft w:val="480"/>
          <w:marRight w:val="0"/>
          <w:marTop w:val="0"/>
          <w:marBottom w:val="0"/>
          <w:divBdr>
            <w:top w:val="none" w:sz="0" w:space="0" w:color="auto"/>
            <w:left w:val="none" w:sz="0" w:space="0" w:color="auto"/>
            <w:bottom w:val="none" w:sz="0" w:space="0" w:color="auto"/>
            <w:right w:val="none" w:sz="0" w:space="0" w:color="auto"/>
          </w:divBdr>
        </w:div>
        <w:div w:id="2007513612">
          <w:marLeft w:val="480"/>
          <w:marRight w:val="0"/>
          <w:marTop w:val="0"/>
          <w:marBottom w:val="0"/>
          <w:divBdr>
            <w:top w:val="none" w:sz="0" w:space="0" w:color="auto"/>
            <w:left w:val="none" w:sz="0" w:space="0" w:color="auto"/>
            <w:bottom w:val="none" w:sz="0" w:space="0" w:color="auto"/>
            <w:right w:val="none" w:sz="0" w:space="0" w:color="auto"/>
          </w:divBdr>
        </w:div>
        <w:div w:id="2035497488">
          <w:marLeft w:val="480"/>
          <w:marRight w:val="0"/>
          <w:marTop w:val="0"/>
          <w:marBottom w:val="0"/>
          <w:divBdr>
            <w:top w:val="none" w:sz="0" w:space="0" w:color="auto"/>
            <w:left w:val="none" w:sz="0" w:space="0" w:color="auto"/>
            <w:bottom w:val="none" w:sz="0" w:space="0" w:color="auto"/>
            <w:right w:val="none" w:sz="0" w:space="0" w:color="auto"/>
          </w:divBdr>
        </w:div>
        <w:div w:id="2058386576">
          <w:marLeft w:val="480"/>
          <w:marRight w:val="0"/>
          <w:marTop w:val="0"/>
          <w:marBottom w:val="0"/>
          <w:divBdr>
            <w:top w:val="none" w:sz="0" w:space="0" w:color="auto"/>
            <w:left w:val="none" w:sz="0" w:space="0" w:color="auto"/>
            <w:bottom w:val="none" w:sz="0" w:space="0" w:color="auto"/>
            <w:right w:val="none" w:sz="0" w:space="0" w:color="auto"/>
          </w:divBdr>
        </w:div>
        <w:div w:id="2069259353">
          <w:marLeft w:val="480"/>
          <w:marRight w:val="0"/>
          <w:marTop w:val="0"/>
          <w:marBottom w:val="0"/>
          <w:divBdr>
            <w:top w:val="none" w:sz="0" w:space="0" w:color="auto"/>
            <w:left w:val="none" w:sz="0" w:space="0" w:color="auto"/>
            <w:bottom w:val="none" w:sz="0" w:space="0" w:color="auto"/>
            <w:right w:val="none" w:sz="0" w:space="0" w:color="auto"/>
          </w:divBdr>
        </w:div>
        <w:div w:id="2074620996">
          <w:marLeft w:val="480"/>
          <w:marRight w:val="0"/>
          <w:marTop w:val="0"/>
          <w:marBottom w:val="0"/>
          <w:divBdr>
            <w:top w:val="none" w:sz="0" w:space="0" w:color="auto"/>
            <w:left w:val="none" w:sz="0" w:space="0" w:color="auto"/>
            <w:bottom w:val="none" w:sz="0" w:space="0" w:color="auto"/>
            <w:right w:val="none" w:sz="0" w:space="0" w:color="auto"/>
          </w:divBdr>
        </w:div>
        <w:div w:id="2091199095">
          <w:marLeft w:val="480"/>
          <w:marRight w:val="0"/>
          <w:marTop w:val="0"/>
          <w:marBottom w:val="0"/>
          <w:divBdr>
            <w:top w:val="none" w:sz="0" w:space="0" w:color="auto"/>
            <w:left w:val="none" w:sz="0" w:space="0" w:color="auto"/>
            <w:bottom w:val="none" w:sz="0" w:space="0" w:color="auto"/>
            <w:right w:val="none" w:sz="0" w:space="0" w:color="auto"/>
          </w:divBdr>
        </w:div>
        <w:div w:id="2100104402">
          <w:marLeft w:val="480"/>
          <w:marRight w:val="0"/>
          <w:marTop w:val="0"/>
          <w:marBottom w:val="0"/>
          <w:divBdr>
            <w:top w:val="none" w:sz="0" w:space="0" w:color="auto"/>
            <w:left w:val="none" w:sz="0" w:space="0" w:color="auto"/>
            <w:bottom w:val="none" w:sz="0" w:space="0" w:color="auto"/>
            <w:right w:val="none" w:sz="0" w:space="0" w:color="auto"/>
          </w:divBdr>
        </w:div>
        <w:div w:id="2138602826">
          <w:marLeft w:val="480"/>
          <w:marRight w:val="0"/>
          <w:marTop w:val="0"/>
          <w:marBottom w:val="0"/>
          <w:divBdr>
            <w:top w:val="none" w:sz="0" w:space="0" w:color="auto"/>
            <w:left w:val="none" w:sz="0" w:space="0" w:color="auto"/>
            <w:bottom w:val="none" w:sz="0" w:space="0" w:color="auto"/>
            <w:right w:val="none" w:sz="0" w:space="0" w:color="auto"/>
          </w:divBdr>
        </w:div>
      </w:divsChild>
    </w:div>
    <w:div w:id="735009810">
      <w:bodyDiv w:val="1"/>
      <w:marLeft w:val="0"/>
      <w:marRight w:val="0"/>
      <w:marTop w:val="0"/>
      <w:marBottom w:val="0"/>
      <w:divBdr>
        <w:top w:val="none" w:sz="0" w:space="0" w:color="auto"/>
        <w:left w:val="none" w:sz="0" w:space="0" w:color="auto"/>
        <w:bottom w:val="none" w:sz="0" w:space="0" w:color="auto"/>
        <w:right w:val="none" w:sz="0" w:space="0" w:color="auto"/>
      </w:divBdr>
      <w:divsChild>
        <w:div w:id="2249380">
          <w:marLeft w:val="480"/>
          <w:marRight w:val="0"/>
          <w:marTop w:val="0"/>
          <w:marBottom w:val="0"/>
          <w:divBdr>
            <w:top w:val="none" w:sz="0" w:space="0" w:color="auto"/>
            <w:left w:val="none" w:sz="0" w:space="0" w:color="auto"/>
            <w:bottom w:val="none" w:sz="0" w:space="0" w:color="auto"/>
            <w:right w:val="none" w:sz="0" w:space="0" w:color="auto"/>
          </w:divBdr>
        </w:div>
        <w:div w:id="44330837">
          <w:marLeft w:val="480"/>
          <w:marRight w:val="0"/>
          <w:marTop w:val="0"/>
          <w:marBottom w:val="0"/>
          <w:divBdr>
            <w:top w:val="none" w:sz="0" w:space="0" w:color="auto"/>
            <w:left w:val="none" w:sz="0" w:space="0" w:color="auto"/>
            <w:bottom w:val="none" w:sz="0" w:space="0" w:color="auto"/>
            <w:right w:val="none" w:sz="0" w:space="0" w:color="auto"/>
          </w:divBdr>
        </w:div>
        <w:div w:id="73403007">
          <w:marLeft w:val="480"/>
          <w:marRight w:val="0"/>
          <w:marTop w:val="0"/>
          <w:marBottom w:val="0"/>
          <w:divBdr>
            <w:top w:val="none" w:sz="0" w:space="0" w:color="auto"/>
            <w:left w:val="none" w:sz="0" w:space="0" w:color="auto"/>
            <w:bottom w:val="none" w:sz="0" w:space="0" w:color="auto"/>
            <w:right w:val="none" w:sz="0" w:space="0" w:color="auto"/>
          </w:divBdr>
        </w:div>
        <w:div w:id="100615103">
          <w:marLeft w:val="480"/>
          <w:marRight w:val="0"/>
          <w:marTop w:val="0"/>
          <w:marBottom w:val="0"/>
          <w:divBdr>
            <w:top w:val="none" w:sz="0" w:space="0" w:color="auto"/>
            <w:left w:val="none" w:sz="0" w:space="0" w:color="auto"/>
            <w:bottom w:val="none" w:sz="0" w:space="0" w:color="auto"/>
            <w:right w:val="none" w:sz="0" w:space="0" w:color="auto"/>
          </w:divBdr>
        </w:div>
        <w:div w:id="104542478">
          <w:marLeft w:val="480"/>
          <w:marRight w:val="0"/>
          <w:marTop w:val="0"/>
          <w:marBottom w:val="0"/>
          <w:divBdr>
            <w:top w:val="none" w:sz="0" w:space="0" w:color="auto"/>
            <w:left w:val="none" w:sz="0" w:space="0" w:color="auto"/>
            <w:bottom w:val="none" w:sz="0" w:space="0" w:color="auto"/>
            <w:right w:val="none" w:sz="0" w:space="0" w:color="auto"/>
          </w:divBdr>
        </w:div>
        <w:div w:id="117259763">
          <w:marLeft w:val="480"/>
          <w:marRight w:val="0"/>
          <w:marTop w:val="0"/>
          <w:marBottom w:val="0"/>
          <w:divBdr>
            <w:top w:val="none" w:sz="0" w:space="0" w:color="auto"/>
            <w:left w:val="none" w:sz="0" w:space="0" w:color="auto"/>
            <w:bottom w:val="none" w:sz="0" w:space="0" w:color="auto"/>
            <w:right w:val="none" w:sz="0" w:space="0" w:color="auto"/>
          </w:divBdr>
        </w:div>
        <w:div w:id="187331238">
          <w:marLeft w:val="480"/>
          <w:marRight w:val="0"/>
          <w:marTop w:val="0"/>
          <w:marBottom w:val="0"/>
          <w:divBdr>
            <w:top w:val="none" w:sz="0" w:space="0" w:color="auto"/>
            <w:left w:val="none" w:sz="0" w:space="0" w:color="auto"/>
            <w:bottom w:val="none" w:sz="0" w:space="0" w:color="auto"/>
            <w:right w:val="none" w:sz="0" w:space="0" w:color="auto"/>
          </w:divBdr>
        </w:div>
        <w:div w:id="234750733">
          <w:marLeft w:val="480"/>
          <w:marRight w:val="0"/>
          <w:marTop w:val="0"/>
          <w:marBottom w:val="0"/>
          <w:divBdr>
            <w:top w:val="none" w:sz="0" w:space="0" w:color="auto"/>
            <w:left w:val="none" w:sz="0" w:space="0" w:color="auto"/>
            <w:bottom w:val="none" w:sz="0" w:space="0" w:color="auto"/>
            <w:right w:val="none" w:sz="0" w:space="0" w:color="auto"/>
          </w:divBdr>
        </w:div>
        <w:div w:id="237442723">
          <w:marLeft w:val="480"/>
          <w:marRight w:val="0"/>
          <w:marTop w:val="0"/>
          <w:marBottom w:val="0"/>
          <w:divBdr>
            <w:top w:val="none" w:sz="0" w:space="0" w:color="auto"/>
            <w:left w:val="none" w:sz="0" w:space="0" w:color="auto"/>
            <w:bottom w:val="none" w:sz="0" w:space="0" w:color="auto"/>
            <w:right w:val="none" w:sz="0" w:space="0" w:color="auto"/>
          </w:divBdr>
        </w:div>
        <w:div w:id="261187556">
          <w:marLeft w:val="480"/>
          <w:marRight w:val="0"/>
          <w:marTop w:val="0"/>
          <w:marBottom w:val="0"/>
          <w:divBdr>
            <w:top w:val="none" w:sz="0" w:space="0" w:color="auto"/>
            <w:left w:val="none" w:sz="0" w:space="0" w:color="auto"/>
            <w:bottom w:val="none" w:sz="0" w:space="0" w:color="auto"/>
            <w:right w:val="none" w:sz="0" w:space="0" w:color="auto"/>
          </w:divBdr>
        </w:div>
        <w:div w:id="342245458">
          <w:marLeft w:val="480"/>
          <w:marRight w:val="0"/>
          <w:marTop w:val="0"/>
          <w:marBottom w:val="0"/>
          <w:divBdr>
            <w:top w:val="none" w:sz="0" w:space="0" w:color="auto"/>
            <w:left w:val="none" w:sz="0" w:space="0" w:color="auto"/>
            <w:bottom w:val="none" w:sz="0" w:space="0" w:color="auto"/>
            <w:right w:val="none" w:sz="0" w:space="0" w:color="auto"/>
          </w:divBdr>
        </w:div>
        <w:div w:id="367683395">
          <w:marLeft w:val="480"/>
          <w:marRight w:val="0"/>
          <w:marTop w:val="0"/>
          <w:marBottom w:val="0"/>
          <w:divBdr>
            <w:top w:val="none" w:sz="0" w:space="0" w:color="auto"/>
            <w:left w:val="none" w:sz="0" w:space="0" w:color="auto"/>
            <w:bottom w:val="none" w:sz="0" w:space="0" w:color="auto"/>
            <w:right w:val="none" w:sz="0" w:space="0" w:color="auto"/>
          </w:divBdr>
        </w:div>
        <w:div w:id="465784446">
          <w:marLeft w:val="480"/>
          <w:marRight w:val="0"/>
          <w:marTop w:val="0"/>
          <w:marBottom w:val="0"/>
          <w:divBdr>
            <w:top w:val="none" w:sz="0" w:space="0" w:color="auto"/>
            <w:left w:val="none" w:sz="0" w:space="0" w:color="auto"/>
            <w:bottom w:val="none" w:sz="0" w:space="0" w:color="auto"/>
            <w:right w:val="none" w:sz="0" w:space="0" w:color="auto"/>
          </w:divBdr>
        </w:div>
        <w:div w:id="515309705">
          <w:marLeft w:val="480"/>
          <w:marRight w:val="0"/>
          <w:marTop w:val="0"/>
          <w:marBottom w:val="0"/>
          <w:divBdr>
            <w:top w:val="none" w:sz="0" w:space="0" w:color="auto"/>
            <w:left w:val="none" w:sz="0" w:space="0" w:color="auto"/>
            <w:bottom w:val="none" w:sz="0" w:space="0" w:color="auto"/>
            <w:right w:val="none" w:sz="0" w:space="0" w:color="auto"/>
          </w:divBdr>
        </w:div>
        <w:div w:id="515848993">
          <w:marLeft w:val="480"/>
          <w:marRight w:val="0"/>
          <w:marTop w:val="0"/>
          <w:marBottom w:val="0"/>
          <w:divBdr>
            <w:top w:val="none" w:sz="0" w:space="0" w:color="auto"/>
            <w:left w:val="none" w:sz="0" w:space="0" w:color="auto"/>
            <w:bottom w:val="none" w:sz="0" w:space="0" w:color="auto"/>
            <w:right w:val="none" w:sz="0" w:space="0" w:color="auto"/>
          </w:divBdr>
        </w:div>
        <w:div w:id="542139565">
          <w:marLeft w:val="480"/>
          <w:marRight w:val="0"/>
          <w:marTop w:val="0"/>
          <w:marBottom w:val="0"/>
          <w:divBdr>
            <w:top w:val="none" w:sz="0" w:space="0" w:color="auto"/>
            <w:left w:val="none" w:sz="0" w:space="0" w:color="auto"/>
            <w:bottom w:val="none" w:sz="0" w:space="0" w:color="auto"/>
            <w:right w:val="none" w:sz="0" w:space="0" w:color="auto"/>
          </w:divBdr>
        </w:div>
        <w:div w:id="546726919">
          <w:marLeft w:val="480"/>
          <w:marRight w:val="0"/>
          <w:marTop w:val="0"/>
          <w:marBottom w:val="0"/>
          <w:divBdr>
            <w:top w:val="none" w:sz="0" w:space="0" w:color="auto"/>
            <w:left w:val="none" w:sz="0" w:space="0" w:color="auto"/>
            <w:bottom w:val="none" w:sz="0" w:space="0" w:color="auto"/>
            <w:right w:val="none" w:sz="0" w:space="0" w:color="auto"/>
          </w:divBdr>
        </w:div>
        <w:div w:id="562720660">
          <w:marLeft w:val="480"/>
          <w:marRight w:val="0"/>
          <w:marTop w:val="0"/>
          <w:marBottom w:val="0"/>
          <w:divBdr>
            <w:top w:val="none" w:sz="0" w:space="0" w:color="auto"/>
            <w:left w:val="none" w:sz="0" w:space="0" w:color="auto"/>
            <w:bottom w:val="none" w:sz="0" w:space="0" w:color="auto"/>
            <w:right w:val="none" w:sz="0" w:space="0" w:color="auto"/>
          </w:divBdr>
        </w:div>
        <w:div w:id="580796537">
          <w:marLeft w:val="480"/>
          <w:marRight w:val="0"/>
          <w:marTop w:val="0"/>
          <w:marBottom w:val="0"/>
          <w:divBdr>
            <w:top w:val="none" w:sz="0" w:space="0" w:color="auto"/>
            <w:left w:val="none" w:sz="0" w:space="0" w:color="auto"/>
            <w:bottom w:val="none" w:sz="0" w:space="0" w:color="auto"/>
            <w:right w:val="none" w:sz="0" w:space="0" w:color="auto"/>
          </w:divBdr>
        </w:div>
        <w:div w:id="625157213">
          <w:marLeft w:val="480"/>
          <w:marRight w:val="0"/>
          <w:marTop w:val="0"/>
          <w:marBottom w:val="0"/>
          <w:divBdr>
            <w:top w:val="none" w:sz="0" w:space="0" w:color="auto"/>
            <w:left w:val="none" w:sz="0" w:space="0" w:color="auto"/>
            <w:bottom w:val="none" w:sz="0" w:space="0" w:color="auto"/>
            <w:right w:val="none" w:sz="0" w:space="0" w:color="auto"/>
          </w:divBdr>
        </w:div>
        <w:div w:id="630750077">
          <w:marLeft w:val="480"/>
          <w:marRight w:val="0"/>
          <w:marTop w:val="0"/>
          <w:marBottom w:val="0"/>
          <w:divBdr>
            <w:top w:val="none" w:sz="0" w:space="0" w:color="auto"/>
            <w:left w:val="none" w:sz="0" w:space="0" w:color="auto"/>
            <w:bottom w:val="none" w:sz="0" w:space="0" w:color="auto"/>
            <w:right w:val="none" w:sz="0" w:space="0" w:color="auto"/>
          </w:divBdr>
        </w:div>
        <w:div w:id="650407274">
          <w:marLeft w:val="480"/>
          <w:marRight w:val="0"/>
          <w:marTop w:val="0"/>
          <w:marBottom w:val="0"/>
          <w:divBdr>
            <w:top w:val="none" w:sz="0" w:space="0" w:color="auto"/>
            <w:left w:val="none" w:sz="0" w:space="0" w:color="auto"/>
            <w:bottom w:val="none" w:sz="0" w:space="0" w:color="auto"/>
            <w:right w:val="none" w:sz="0" w:space="0" w:color="auto"/>
          </w:divBdr>
        </w:div>
        <w:div w:id="658659810">
          <w:marLeft w:val="480"/>
          <w:marRight w:val="0"/>
          <w:marTop w:val="0"/>
          <w:marBottom w:val="0"/>
          <w:divBdr>
            <w:top w:val="none" w:sz="0" w:space="0" w:color="auto"/>
            <w:left w:val="none" w:sz="0" w:space="0" w:color="auto"/>
            <w:bottom w:val="none" w:sz="0" w:space="0" w:color="auto"/>
            <w:right w:val="none" w:sz="0" w:space="0" w:color="auto"/>
          </w:divBdr>
        </w:div>
        <w:div w:id="661271872">
          <w:marLeft w:val="480"/>
          <w:marRight w:val="0"/>
          <w:marTop w:val="0"/>
          <w:marBottom w:val="0"/>
          <w:divBdr>
            <w:top w:val="none" w:sz="0" w:space="0" w:color="auto"/>
            <w:left w:val="none" w:sz="0" w:space="0" w:color="auto"/>
            <w:bottom w:val="none" w:sz="0" w:space="0" w:color="auto"/>
            <w:right w:val="none" w:sz="0" w:space="0" w:color="auto"/>
          </w:divBdr>
        </w:div>
        <w:div w:id="678508719">
          <w:marLeft w:val="480"/>
          <w:marRight w:val="0"/>
          <w:marTop w:val="0"/>
          <w:marBottom w:val="0"/>
          <w:divBdr>
            <w:top w:val="none" w:sz="0" w:space="0" w:color="auto"/>
            <w:left w:val="none" w:sz="0" w:space="0" w:color="auto"/>
            <w:bottom w:val="none" w:sz="0" w:space="0" w:color="auto"/>
            <w:right w:val="none" w:sz="0" w:space="0" w:color="auto"/>
          </w:divBdr>
        </w:div>
        <w:div w:id="700978495">
          <w:marLeft w:val="480"/>
          <w:marRight w:val="0"/>
          <w:marTop w:val="0"/>
          <w:marBottom w:val="0"/>
          <w:divBdr>
            <w:top w:val="none" w:sz="0" w:space="0" w:color="auto"/>
            <w:left w:val="none" w:sz="0" w:space="0" w:color="auto"/>
            <w:bottom w:val="none" w:sz="0" w:space="0" w:color="auto"/>
            <w:right w:val="none" w:sz="0" w:space="0" w:color="auto"/>
          </w:divBdr>
        </w:div>
        <w:div w:id="750810025">
          <w:marLeft w:val="480"/>
          <w:marRight w:val="0"/>
          <w:marTop w:val="0"/>
          <w:marBottom w:val="0"/>
          <w:divBdr>
            <w:top w:val="none" w:sz="0" w:space="0" w:color="auto"/>
            <w:left w:val="none" w:sz="0" w:space="0" w:color="auto"/>
            <w:bottom w:val="none" w:sz="0" w:space="0" w:color="auto"/>
            <w:right w:val="none" w:sz="0" w:space="0" w:color="auto"/>
          </w:divBdr>
        </w:div>
        <w:div w:id="788166298">
          <w:marLeft w:val="480"/>
          <w:marRight w:val="0"/>
          <w:marTop w:val="0"/>
          <w:marBottom w:val="0"/>
          <w:divBdr>
            <w:top w:val="none" w:sz="0" w:space="0" w:color="auto"/>
            <w:left w:val="none" w:sz="0" w:space="0" w:color="auto"/>
            <w:bottom w:val="none" w:sz="0" w:space="0" w:color="auto"/>
            <w:right w:val="none" w:sz="0" w:space="0" w:color="auto"/>
          </w:divBdr>
        </w:div>
        <w:div w:id="809177465">
          <w:marLeft w:val="480"/>
          <w:marRight w:val="0"/>
          <w:marTop w:val="0"/>
          <w:marBottom w:val="0"/>
          <w:divBdr>
            <w:top w:val="none" w:sz="0" w:space="0" w:color="auto"/>
            <w:left w:val="none" w:sz="0" w:space="0" w:color="auto"/>
            <w:bottom w:val="none" w:sz="0" w:space="0" w:color="auto"/>
            <w:right w:val="none" w:sz="0" w:space="0" w:color="auto"/>
          </w:divBdr>
        </w:div>
        <w:div w:id="835144851">
          <w:marLeft w:val="480"/>
          <w:marRight w:val="0"/>
          <w:marTop w:val="0"/>
          <w:marBottom w:val="0"/>
          <w:divBdr>
            <w:top w:val="none" w:sz="0" w:space="0" w:color="auto"/>
            <w:left w:val="none" w:sz="0" w:space="0" w:color="auto"/>
            <w:bottom w:val="none" w:sz="0" w:space="0" w:color="auto"/>
            <w:right w:val="none" w:sz="0" w:space="0" w:color="auto"/>
          </w:divBdr>
        </w:div>
        <w:div w:id="836384723">
          <w:marLeft w:val="480"/>
          <w:marRight w:val="0"/>
          <w:marTop w:val="0"/>
          <w:marBottom w:val="0"/>
          <w:divBdr>
            <w:top w:val="none" w:sz="0" w:space="0" w:color="auto"/>
            <w:left w:val="none" w:sz="0" w:space="0" w:color="auto"/>
            <w:bottom w:val="none" w:sz="0" w:space="0" w:color="auto"/>
            <w:right w:val="none" w:sz="0" w:space="0" w:color="auto"/>
          </w:divBdr>
        </w:div>
        <w:div w:id="838232073">
          <w:marLeft w:val="480"/>
          <w:marRight w:val="0"/>
          <w:marTop w:val="0"/>
          <w:marBottom w:val="0"/>
          <w:divBdr>
            <w:top w:val="none" w:sz="0" w:space="0" w:color="auto"/>
            <w:left w:val="none" w:sz="0" w:space="0" w:color="auto"/>
            <w:bottom w:val="none" w:sz="0" w:space="0" w:color="auto"/>
            <w:right w:val="none" w:sz="0" w:space="0" w:color="auto"/>
          </w:divBdr>
        </w:div>
        <w:div w:id="854882185">
          <w:marLeft w:val="480"/>
          <w:marRight w:val="0"/>
          <w:marTop w:val="0"/>
          <w:marBottom w:val="0"/>
          <w:divBdr>
            <w:top w:val="none" w:sz="0" w:space="0" w:color="auto"/>
            <w:left w:val="none" w:sz="0" w:space="0" w:color="auto"/>
            <w:bottom w:val="none" w:sz="0" w:space="0" w:color="auto"/>
            <w:right w:val="none" w:sz="0" w:space="0" w:color="auto"/>
          </w:divBdr>
        </w:div>
        <w:div w:id="859050325">
          <w:marLeft w:val="480"/>
          <w:marRight w:val="0"/>
          <w:marTop w:val="0"/>
          <w:marBottom w:val="0"/>
          <w:divBdr>
            <w:top w:val="none" w:sz="0" w:space="0" w:color="auto"/>
            <w:left w:val="none" w:sz="0" w:space="0" w:color="auto"/>
            <w:bottom w:val="none" w:sz="0" w:space="0" w:color="auto"/>
            <w:right w:val="none" w:sz="0" w:space="0" w:color="auto"/>
          </w:divBdr>
        </w:div>
        <w:div w:id="997071151">
          <w:marLeft w:val="480"/>
          <w:marRight w:val="0"/>
          <w:marTop w:val="0"/>
          <w:marBottom w:val="0"/>
          <w:divBdr>
            <w:top w:val="none" w:sz="0" w:space="0" w:color="auto"/>
            <w:left w:val="none" w:sz="0" w:space="0" w:color="auto"/>
            <w:bottom w:val="none" w:sz="0" w:space="0" w:color="auto"/>
            <w:right w:val="none" w:sz="0" w:space="0" w:color="auto"/>
          </w:divBdr>
        </w:div>
        <w:div w:id="1072384800">
          <w:marLeft w:val="480"/>
          <w:marRight w:val="0"/>
          <w:marTop w:val="0"/>
          <w:marBottom w:val="0"/>
          <w:divBdr>
            <w:top w:val="none" w:sz="0" w:space="0" w:color="auto"/>
            <w:left w:val="none" w:sz="0" w:space="0" w:color="auto"/>
            <w:bottom w:val="none" w:sz="0" w:space="0" w:color="auto"/>
            <w:right w:val="none" w:sz="0" w:space="0" w:color="auto"/>
          </w:divBdr>
        </w:div>
        <w:div w:id="1178080619">
          <w:marLeft w:val="480"/>
          <w:marRight w:val="0"/>
          <w:marTop w:val="0"/>
          <w:marBottom w:val="0"/>
          <w:divBdr>
            <w:top w:val="none" w:sz="0" w:space="0" w:color="auto"/>
            <w:left w:val="none" w:sz="0" w:space="0" w:color="auto"/>
            <w:bottom w:val="none" w:sz="0" w:space="0" w:color="auto"/>
            <w:right w:val="none" w:sz="0" w:space="0" w:color="auto"/>
          </w:divBdr>
        </w:div>
        <w:div w:id="1202597096">
          <w:marLeft w:val="480"/>
          <w:marRight w:val="0"/>
          <w:marTop w:val="0"/>
          <w:marBottom w:val="0"/>
          <w:divBdr>
            <w:top w:val="none" w:sz="0" w:space="0" w:color="auto"/>
            <w:left w:val="none" w:sz="0" w:space="0" w:color="auto"/>
            <w:bottom w:val="none" w:sz="0" w:space="0" w:color="auto"/>
            <w:right w:val="none" w:sz="0" w:space="0" w:color="auto"/>
          </w:divBdr>
        </w:div>
        <w:div w:id="1237086423">
          <w:marLeft w:val="480"/>
          <w:marRight w:val="0"/>
          <w:marTop w:val="0"/>
          <w:marBottom w:val="0"/>
          <w:divBdr>
            <w:top w:val="none" w:sz="0" w:space="0" w:color="auto"/>
            <w:left w:val="none" w:sz="0" w:space="0" w:color="auto"/>
            <w:bottom w:val="none" w:sz="0" w:space="0" w:color="auto"/>
            <w:right w:val="none" w:sz="0" w:space="0" w:color="auto"/>
          </w:divBdr>
        </w:div>
        <w:div w:id="1260337189">
          <w:marLeft w:val="480"/>
          <w:marRight w:val="0"/>
          <w:marTop w:val="0"/>
          <w:marBottom w:val="0"/>
          <w:divBdr>
            <w:top w:val="none" w:sz="0" w:space="0" w:color="auto"/>
            <w:left w:val="none" w:sz="0" w:space="0" w:color="auto"/>
            <w:bottom w:val="none" w:sz="0" w:space="0" w:color="auto"/>
            <w:right w:val="none" w:sz="0" w:space="0" w:color="auto"/>
          </w:divBdr>
        </w:div>
        <w:div w:id="1300264276">
          <w:marLeft w:val="480"/>
          <w:marRight w:val="0"/>
          <w:marTop w:val="0"/>
          <w:marBottom w:val="0"/>
          <w:divBdr>
            <w:top w:val="none" w:sz="0" w:space="0" w:color="auto"/>
            <w:left w:val="none" w:sz="0" w:space="0" w:color="auto"/>
            <w:bottom w:val="none" w:sz="0" w:space="0" w:color="auto"/>
            <w:right w:val="none" w:sz="0" w:space="0" w:color="auto"/>
          </w:divBdr>
        </w:div>
        <w:div w:id="1331446481">
          <w:marLeft w:val="480"/>
          <w:marRight w:val="0"/>
          <w:marTop w:val="0"/>
          <w:marBottom w:val="0"/>
          <w:divBdr>
            <w:top w:val="none" w:sz="0" w:space="0" w:color="auto"/>
            <w:left w:val="none" w:sz="0" w:space="0" w:color="auto"/>
            <w:bottom w:val="none" w:sz="0" w:space="0" w:color="auto"/>
            <w:right w:val="none" w:sz="0" w:space="0" w:color="auto"/>
          </w:divBdr>
        </w:div>
        <w:div w:id="1343900386">
          <w:marLeft w:val="480"/>
          <w:marRight w:val="0"/>
          <w:marTop w:val="0"/>
          <w:marBottom w:val="0"/>
          <w:divBdr>
            <w:top w:val="none" w:sz="0" w:space="0" w:color="auto"/>
            <w:left w:val="none" w:sz="0" w:space="0" w:color="auto"/>
            <w:bottom w:val="none" w:sz="0" w:space="0" w:color="auto"/>
            <w:right w:val="none" w:sz="0" w:space="0" w:color="auto"/>
          </w:divBdr>
        </w:div>
        <w:div w:id="1346634425">
          <w:marLeft w:val="480"/>
          <w:marRight w:val="0"/>
          <w:marTop w:val="0"/>
          <w:marBottom w:val="0"/>
          <w:divBdr>
            <w:top w:val="none" w:sz="0" w:space="0" w:color="auto"/>
            <w:left w:val="none" w:sz="0" w:space="0" w:color="auto"/>
            <w:bottom w:val="none" w:sz="0" w:space="0" w:color="auto"/>
            <w:right w:val="none" w:sz="0" w:space="0" w:color="auto"/>
          </w:divBdr>
        </w:div>
        <w:div w:id="1350522011">
          <w:marLeft w:val="480"/>
          <w:marRight w:val="0"/>
          <w:marTop w:val="0"/>
          <w:marBottom w:val="0"/>
          <w:divBdr>
            <w:top w:val="none" w:sz="0" w:space="0" w:color="auto"/>
            <w:left w:val="none" w:sz="0" w:space="0" w:color="auto"/>
            <w:bottom w:val="none" w:sz="0" w:space="0" w:color="auto"/>
            <w:right w:val="none" w:sz="0" w:space="0" w:color="auto"/>
          </w:divBdr>
        </w:div>
        <w:div w:id="1420904339">
          <w:marLeft w:val="480"/>
          <w:marRight w:val="0"/>
          <w:marTop w:val="0"/>
          <w:marBottom w:val="0"/>
          <w:divBdr>
            <w:top w:val="none" w:sz="0" w:space="0" w:color="auto"/>
            <w:left w:val="none" w:sz="0" w:space="0" w:color="auto"/>
            <w:bottom w:val="none" w:sz="0" w:space="0" w:color="auto"/>
            <w:right w:val="none" w:sz="0" w:space="0" w:color="auto"/>
          </w:divBdr>
        </w:div>
        <w:div w:id="1425146863">
          <w:marLeft w:val="480"/>
          <w:marRight w:val="0"/>
          <w:marTop w:val="0"/>
          <w:marBottom w:val="0"/>
          <w:divBdr>
            <w:top w:val="none" w:sz="0" w:space="0" w:color="auto"/>
            <w:left w:val="none" w:sz="0" w:space="0" w:color="auto"/>
            <w:bottom w:val="none" w:sz="0" w:space="0" w:color="auto"/>
            <w:right w:val="none" w:sz="0" w:space="0" w:color="auto"/>
          </w:divBdr>
        </w:div>
        <w:div w:id="1446730225">
          <w:marLeft w:val="480"/>
          <w:marRight w:val="0"/>
          <w:marTop w:val="0"/>
          <w:marBottom w:val="0"/>
          <w:divBdr>
            <w:top w:val="none" w:sz="0" w:space="0" w:color="auto"/>
            <w:left w:val="none" w:sz="0" w:space="0" w:color="auto"/>
            <w:bottom w:val="none" w:sz="0" w:space="0" w:color="auto"/>
            <w:right w:val="none" w:sz="0" w:space="0" w:color="auto"/>
          </w:divBdr>
        </w:div>
        <w:div w:id="1465199321">
          <w:marLeft w:val="480"/>
          <w:marRight w:val="0"/>
          <w:marTop w:val="0"/>
          <w:marBottom w:val="0"/>
          <w:divBdr>
            <w:top w:val="none" w:sz="0" w:space="0" w:color="auto"/>
            <w:left w:val="none" w:sz="0" w:space="0" w:color="auto"/>
            <w:bottom w:val="none" w:sz="0" w:space="0" w:color="auto"/>
            <w:right w:val="none" w:sz="0" w:space="0" w:color="auto"/>
          </w:divBdr>
        </w:div>
        <w:div w:id="1525435355">
          <w:marLeft w:val="480"/>
          <w:marRight w:val="0"/>
          <w:marTop w:val="0"/>
          <w:marBottom w:val="0"/>
          <w:divBdr>
            <w:top w:val="none" w:sz="0" w:space="0" w:color="auto"/>
            <w:left w:val="none" w:sz="0" w:space="0" w:color="auto"/>
            <w:bottom w:val="none" w:sz="0" w:space="0" w:color="auto"/>
            <w:right w:val="none" w:sz="0" w:space="0" w:color="auto"/>
          </w:divBdr>
        </w:div>
        <w:div w:id="1551309988">
          <w:marLeft w:val="480"/>
          <w:marRight w:val="0"/>
          <w:marTop w:val="0"/>
          <w:marBottom w:val="0"/>
          <w:divBdr>
            <w:top w:val="none" w:sz="0" w:space="0" w:color="auto"/>
            <w:left w:val="none" w:sz="0" w:space="0" w:color="auto"/>
            <w:bottom w:val="none" w:sz="0" w:space="0" w:color="auto"/>
            <w:right w:val="none" w:sz="0" w:space="0" w:color="auto"/>
          </w:divBdr>
        </w:div>
        <w:div w:id="1588536545">
          <w:marLeft w:val="480"/>
          <w:marRight w:val="0"/>
          <w:marTop w:val="0"/>
          <w:marBottom w:val="0"/>
          <w:divBdr>
            <w:top w:val="none" w:sz="0" w:space="0" w:color="auto"/>
            <w:left w:val="none" w:sz="0" w:space="0" w:color="auto"/>
            <w:bottom w:val="none" w:sz="0" w:space="0" w:color="auto"/>
            <w:right w:val="none" w:sz="0" w:space="0" w:color="auto"/>
          </w:divBdr>
        </w:div>
        <w:div w:id="1597405264">
          <w:marLeft w:val="480"/>
          <w:marRight w:val="0"/>
          <w:marTop w:val="0"/>
          <w:marBottom w:val="0"/>
          <w:divBdr>
            <w:top w:val="none" w:sz="0" w:space="0" w:color="auto"/>
            <w:left w:val="none" w:sz="0" w:space="0" w:color="auto"/>
            <w:bottom w:val="none" w:sz="0" w:space="0" w:color="auto"/>
            <w:right w:val="none" w:sz="0" w:space="0" w:color="auto"/>
          </w:divBdr>
        </w:div>
        <w:div w:id="1613629522">
          <w:marLeft w:val="480"/>
          <w:marRight w:val="0"/>
          <w:marTop w:val="0"/>
          <w:marBottom w:val="0"/>
          <w:divBdr>
            <w:top w:val="none" w:sz="0" w:space="0" w:color="auto"/>
            <w:left w:val="none" w:sz="0" w:space="0" w:color="auto"/>
            <w:bottom w:val="none" w:sz="0" w:space="0" w:color="auto"/>
            <w:right w:val="none" w:sz="0" w:space="0" w:color="auto"/>
          </w:divBdr>
        </w:div>
        <w:div w:id="1639064893">
          <w:marLeft w:val="480"/>
          <w:marRight w:val="0"/>
          <w:marTop w:val="0"/>
          <w:marBottom w:val="0"/>
          <w:divBdr>
            <w:top w:val="none" w:sz="0" w:space="0" w:color="auto"/>
            <w:left w:val="none" w:sz="0" w:space="0" w:color="auto"/>
            <w:bottom w:val="none" w:sz="0" w:space="0" w:color="auto"/>
            <w:right w:val="none" w:sz="0" w:space="0" w:color="auto"/>
          </w:divBdr>
        </w:div>
        <w:div w:id="1675377492">
          <w:marLeft w:val="480"/>
          <w:marRight w:val="0"/>
          <w:marTop w:val="0"/>
          <w:marBottom w:val="0"/>
          <w:divBdr>
            <w:top w:val="none" w:sz="0" w:space="0" w:color="auto"/>
            <w:left w:val="none" w:sz="0" w:space="0" w:color="auto"/>
            <w:bottom w:val="none" w:sz="0" w:space="0" w:color="auto"/>
            <w:right w:val="none" w:sz="0" w:space="0" w:color="auto"/>
          </w:divBdr>
        </w:div>
        <w:div w:id="1678269078">
          <w:marLeft w:val="480"/>
          <w:marRight w:val="0"/>
          <w:marTop w:val="0"/>
          <w:marBottom w:val="0"/>
          <w:divBdr>
            <w:top w:val="none" w:sz="0" w:space="0" w:color="auto"/>
            <w:left w:val="none" w:sz="0" w:space="0" w:color="auto"/>
            <w:bottom w:val="none" w:sz="0" w:space="0" w:color="auto"/>
            <w:right w:val="none" w:sz="0" w:space="0" w:color="auto"/>
          </w:divBdr>
        </w:div>
        <w:div w:id="1692029952">
          <w:marLeft w:val="480"/>
          <w:marRight w:val="0"/>
          <w:marTop w:val="0"/>
          <w:marBottom w:val="0"/>
          <w:divBdr>
            <w:top w:val="none" w:sz="0" w:space="0" w:color="auto"/>
            <w:left w:val="none" w:sz="0" w:space="0" w:color="auto"/>
            <w:bottom w:val="none" w:sz="0" w:space="0" w:color="auto"/>
            <w:right w:val="none" w:sz="0" w:space="0" w:color="auto"/>
          </w:divBdr>
        </w:div>
        <w:div w:id="1727291514">
          <w:marLeft w:val="480"/>
          <w:marRight w:val="0"/>
          <w:marTop w:val="0"/>
          <w:marBottom w:val="0"/>
          <w:divBdr>
            <w:top w:val="none" w:sz="0" w:space="0" w:color="auto"/>
            <w:left w:val="none" w:sz="0" w:space="0" w:color="auto"/>
            <w:bottom w:val="none" w:sz="0" w:space="0" w:color="auto"/>
            <w:right w:val="none" w:sz="0" w:space="0" w:color="auto"/>
          </w:divBdr>
        </w:div>
        <w:div w:id="1731617030">
          <w:marLeft w:val="480"/>
          <w:marRight w:val="0"/>
          <w:marTop w:val="0"/>
          <w:marBottom w:val="0"/>
          <w:divBdr>
            <w:top w:val="none" w:sz="0" w:space="0" w:color="auto"/>
            <w:left w:val="none" w:sz="0" w:space="0" w:color="auto"/>
            <w:bottom w:val="none" w:sz="0" w:space="0" w:color="auto"/>
            <w:right w:val="none" w:sz="0" w:space="0" w:color="auto"/>
          </w:divBdr>
        </w:div>
        <w:div w:id="1780029085">
          <w:marLeft w:val="480"/>
          <w:marRight w:val="0"/>
          <w:marTop w:val="0"/>
          <w:marBottom w:val="0"/>
          <w:divBdr>
            <w:top w:val="none" w:sz="0" w:space="0" w:color="auto"/>
            <w:left w:val="none" w:sz="0" w:space="0" w:color="auto"/>
            <w:bottom w:val="none" w:sz="0" w:space="0" w:color="auto"/>
            <w:right w:val="none" w:sz="0" w:space="0" w:color="auto"/>
          </w:divBdr>
        </w:div>
        <w:div w:id="1794246473">
          <w:marLeft w:val="480"/>
          <w:marRight w:val="0"/>
          <w:marTop w:val="0"/>
          <w:marBottom w:val="0"/>
          <w:divBdr>
            <w:top w:val="none" w:sz="0" w:space="0" w:color="auto"/>
            <w:left w:val="none" w:sz="0" w:space="0" w:color="auto"/>
            <w:bottom w:val="none" w:sz="0" w:space="0" w:color="auto"/>
            <w:right w:val="none" w:sz="0" w:space="0" w:color="auto"/>
          </w:divBdr>
        </w:div>
        <w:div w:id="1820921334">
          <w:marLeft w:val="480"/>
          <w:marRight w:val="0"/>
          <w:marTop w:val="0"/>
          <w:marBottom w:val="0"/>
          <w:divBdr>
            <w:top w:val="none" w:sz="0" w:space="0" w:color="auto"/>
            <w:left w:val="none" w:sz="0" w:space="0" w:color="auto"/>
            <w:bottom w:val="none" w:sz="0" w:space="0" w:color="auto"/>
            <w:right w:val="none" w:sz="0" w:space="0" w:color="auto"/>
          </w:divBdr>
        </w:div>
        <w:div w:id="1824270348">
          <w:marLeft w:val="480"/>
          <w:marRight w:val="0"/>
          <w:marTop w:val="0"/>
          <w:marBottom w:val="0"/>
          <w:divBdr>
            <w:top w:val="none" w:sz="0" w:space="0" w:color="auto"/>
            <w:left w:val="none" w:sz="0" w:space="0" w:color="auto"/>
            <w:bottom w:val="none" w:sz="0" w:space="0" w:color="auto"/>
            <w:right w:val="none" w:sz="0" w:space="0" w:color="auto"/>
          </w:divBdr>
        </w:div>
        <w:div w:id="1861963681">
          <w:marLeft w:val="480"/>
          <w:marRight w:val="0"/>
          <w:marTop w:val="0"/>
          <w:marBottom w:val="0"/>
          <w:divBdr>
            <w:top w:val="none" w:sz="0" w:space="0" w:color="auto"/>
            <w:left w:val="none" w:sz="0" w:space="0" w:color="auto"/>
            <w:bottom w:val="none" w:sz="0" w:space="0" w:color="auto"/>
            <w:right w:val="none" w:sz="0" w:space="0" w:color="auto"/>
          </w:divBdr>
        </w:div>
        <w:div w:id="1878271331">
          <w:marLeft w:val="480"/>
          <w:marRight w:val="0"/>
          <w:marTop w:val="0"/>
          <w:marBottom w:val="0"/>
          <w:divBdr>
            <w:top w:val="none" w:sz="0" w:space="0" w:color="auto"/>
            <w:left w:val="none" w:sz="0" w:space="0" w:color="auto"/>
            <w:bottom w:val="none" w:sz="0" w:space="0" w:color="auto"/>
            <w:right w:val="none" w:sz="0" w:space="0" w:color="auto"/>
          </w:divBdr>
        </w:div>
        <w:div w:id="1905021499">
          <w:marLeft w:val="480"/>
          <w:marRight w:val="0"/>
          <w:marTop w:val="0"/>
          <w:marBottom w:val="0"/>
          <w:divBdr>
            <w:top w:val="none" w:sz="0" w:space="0" w:color="auto"/>
            <w:left w:val="none" w:sz="0" w:space="0" w:color="auto"/>
            <w:bottom w:val="none" w:sz="0" w:space="0" w:color="auto"/>
            <w:right w:val="none" w:sz="0" w:space="0" w:color="auto"/>
          </w:divBdr>
        </w:div>
        <w:div w:id="1914315823">
          <w:marLeft w:val="480"/>
          <w:marRight w:val="0"/>
          <w:marTop w:val="0"/>
          <w:marBottom w:val="0"/>
          <w:divBdr>
            <w:top w:val="none" w:sz="0" w:space="0" w:color="auto"/>
            <w:left w:val="none" w:sz="0" w:space="0" w:color="auto"/>
            <w:bottom w:val="none" w:sz="0" w:space="0" w:color="auto"/>
            <w:right w:val="none" w:sz="0" w:space="0" w:color="auto"/>
          </w:divBdr>
        </w:div>
        <w:div w:id="1972595569">
          <w:marLeft w:val="480"/>
          <w:marRight w:val="0"/>
          <w:marTop w:val="0"/>
          <w:marBottom w:val="0"/>
          <w:divBdr>
            <w:top w:val="none" w:sz="0" w:space="0" w:color="auto"/>
            <w:left w:val="none" w:sz="0" w:space="0" w:color="auto"/>
            <w:bottom w:val="none" w:sz="0" w:space="0" w:color="auto"/>
            <w:right w:val="none" w:sz="0" w:space="0" w:color="auto"/>
          </w:divBdr>
        </w:div>
        <w:div w:id="1983653810">
          <w:marLeft w:val="480"/>
          <w:marRight w:val="0"/>
          <w:marTop w:val="0"/>
          <w:marBottom w:val="0"/>
          <w:divBdr>
            <w:top w:val="none" w:sz="0" w:space="0" w:color="auto"/>
            <w:left w:val="none" w:sz="0" w:space="0" w:color="auto"/>
            <w:bottom w:val="none" w:sz="0" w:space="0" w:color="auto"/>
            <w:right w:val="none" w:sz="0" w:space="0" w:color="auto"/>
          </w:divBdr>
        </w:div>
        <w:div w:id="1992056855">
          <w:marLeft w:val="480"/>
          <w:marRight w:val="0"/>
          <w:marTop w:val="0"/>
          <w:marBottom w:val="0"/>
          <w:divBdr>
            <w:top w:val="none" w:sz="0" w:space="0" w:color="auto"/>
            <w:left w:val="none" w:sz="0" w:space="0" w:color="auto"/>
            <w:bottom w:val="none" w:sz="0" w:space="0" w:color="auto"/>
            <w:right w:val="none" w:sz="0" w:space="0" w:color="auto"/>
          </w:divBdr>
        </w:div>
        <w:div w:id="2005860670">
          <w:marLeft w:val="480"/>
          <w:marRight w:val="0"/>
          <w:marTop w:val="0"/>
          <w:marBottom w:val="0"/>
          <w:divBdr>
            <w:top w:val="none" w:sz="0" w:space="0" w:color="auto"/>
            <w:left w:val="none" w:sz="0" w:space="0" w:color="auto"/>
            <w:bottom w:val="none" w:sz="0" w:space="0" w:color="auto"/>
            <w:right w:val="none" w:sz="0" w:space="0" w:color="auto"/>
          </w:divBdr>
        </w:div>
        <w:div w:id="2008243618">
          <w:marLeft w:val="480"/>
          <w:marRight w:val="0"/>
          <w:marTop w:val="0"/>
          <w:marBottom w:val="0"/>
          <w:divBdr>
            <w:top w:val="none" w:sz="0" w:space="0" w:color="auto"/>
            <w:left w:val="none" w:sz="0" w:space="0" w:color="auto"/>
            <w:bottom w:val="none" w:sz="0" w:space="0" w:color="auto"/>
            <w:right w:val="none" w:sz="0" w:space="0" w:color="auto"/>
          </w:divBdr>
        </w:div>
      </w:divsChild>
    </w:div>
    <w:div w:id="737552017">
      <w:bodyDiv w:val="1"/>
      <w:marLeft w:val="0"/>
      <w:marRight w:val="0"/>
      <w:marTop w:val="0"/>
      <w:marBottom w:val="0"/>
      <w:divBdr>
        <w:top w:val="none" w:sz="0" w:space="0" w:color="auto"/>
        <w:left w:val="none" w:sz="0" w:space="0" w:color="auto"/>
        <w:bottom w:val="none" w:sz="0" w:space="0" w:color="auto"/>
        <w:right w:val="none" w:sz="0" w:space="0" w:color="auto"/>
      </w:divBdr>
      <w:divsChild>
        <w:div w:id="1979021">
          <w:marLeft w:val="480"/>
          <w:marRight w:val="0"/>
          <w:marTop w:val="0"/>
          <w:marBottom w:val="0"/>
          <w:divBdr>
            <w:top w:val="none" w:sz="0" w:space="0" w:color="auto"/>
            <w:left w:val="none" w:sz="0" w:space="0" w:color="auto"/>
            <w:bottom w:val="none" w:sz="0" w:space="0" w:color="auto"/>
            <w:right w:val="none" w:sz="0" w:space="0" w:color="auto"/>
          </w:divBdr>
        </w:div>
        <w:div w:id="32197043">
          <w:marLeft w:val="480"/>
          <w:marRight w:val="0"/>
          <w:marTop w:val="0"/>
          <w:marBottom w:val="0"/>
          <w:divBdr>
            <w:top w:val="none" w:sz="0" w:space="0" w:color="auto"/>
            <w:left w:val="none" w:sz="0" w:space="0" w:color="auto"/>
            <w:bottom w:val="none" w:sz="0" w:space="0" w:color="auto"/>
            <w:right w:val="none" w:sz="0" w:space="0" w:color="auto"/>
          </w:divBdr>
        </w:div>
        <w:div w:id="45569338">
          <w:marLeft w:val="480"/>
          <w:marRight w:val="0"/>
          <w:marTop w:val="0"/>
          <w:marBottom w:val="0"/>
          <w:divBdr>
            <w:top w:val="none" w:sz="0" w:space="0" w:color="auto"/>
            <w:left w:val="none" w:sz="0" w:space="0" w:color="auto"/>
            <w:bottom w:val="none" w:sz="0" w:space="0" w:color="auto"/>
            <w:right w:val="none" w:sz="0" w:space="0" w:color="auto"/>
          </w:divBdr>
        </w:div>
        <w:div w:id="95563359">
          <w:marLeft w:val="480"/>
          <w:marRight w:val="0"/>
          <w:marTop w:val="0"/>
          <w:marBottom w:val="0"/>
          <w:divBdr>
            <w:top w:val="none" w:sz="0" w:space="0" w:color="auto"/>
            <w:left w:val="none" w:sz="0" w:space="0" w:color="auto"/>
            <w:bottom w:val="none" w:sz="0" w:space="0" w:color="auto"/>
            <w:right w:val="none" w:sz="0" w:space="0" w:color="auto"/>
          </w:divBdr>
        </w:div>
        <w:div w:id="146747741">
          <w:marLeft w:val="480"/>
          <w:marRight w:val="0"/>
          <w:marTop w:val="0"/>
          <w:marBottom w:val="0"/>
          <w:divBdr>
            <w:top w:val="none" w:sz="0" w:space="0" w:color="auto"/>
            <w:left w:val="none" w:sz="0" w:space="0" w:color="auto"/>
            <w:bottom w:val="none" w:sz="0" w:space="0" w:color="auto"/>
            <w:right w:val="none" w:sz="0" w:space="0" w:color="auto"/>
          </w:divBdr>
        </w:div>
        <w:div w:id="180779540">
          <w:marLeft w:val="480"/>
          <w:marRight w:val="0"/>
          <w:marTop w:val="0"/>
          <w:marBottom w:val="0"/>
          <w:divBdr>
            <w:top w:val="none" w:sz="0" w:space="0" w:color="auto"/>
            <w:left w:val="none" w:sz="0" w:space="0" w:color="auto"/>
            <w:bottom w:val="none" w:sz="0" w:space="0" w:color="auto"/>
            <w:right w:val="none" w:sz="0" w:space="0" w:color="auto"/>
          </w:divBdr>
        </w:div>
        <w:div w:id="194848821">
          <w:marLeft w:val="480"/>
          <w:marRight w:val="0"/>
          <w:marTop w:val="0"/>
          <w:marBottom w:val="0"/>
          <w:divBdr>
            <w:top w:val="none" w:sz="0" w:space="0" w:color="auto"/>
            <w:left w:val="none" w:sz="0" w:space="0" w:color="auto"/>
            <w:bottom w:val="none" w:sz="0" w:space="0" w:color="auto"/>
            <w:right w:val="none" w:sz="0" w:space="0" w:color="auto"/>
          </w:divBdr>
        </w:div>
        <w:div w:id="227232084">
          <w:marLeft w:val="480"/>
          <w:marRight w:val="0"/>
          <w:marTop w:val="0"/>
          <w:marBottom w:val="0"/>
          <w:divBdr>
            <w:top w:val="none" w:sz="0" w:space="0" w:color="auto"/>
            <w:left w:val="none" w:sz="0" w:space="0" w:color="auto"/>
            <w:bottom w:val="none" w:sz="0" w:space="0" w:color="auto"/>
            <w:right w:val="none" w:sz="0" w:space="0" w:color="auto"/>
          </w:divBdr>
        </w:div>
        <w:div w:id="243608942">
          <w:marLeft w:val="480"/>
          <w:marRight w:val="0"/>
          <w:marTop w:val="0"/>
          <w:marBottom w:val="0"/>
          <w:divBdr>
            <w:top w:val="none" w:sz="0" w:space="0" w:color="auto"/>
            <w:left w:val="none" w:sz="0" w:space="0" w:color="auto"/>
            <w:bottom w:val="none" w:sz="0" w:space="0" w:color="auto"/>
            <w:right w:val="none" w:sz="0" w:space="0" w:color="auto"/>
          </w:divBdr>
        </w:div>
        <w:div w:id="263265345">
          <w:marLeft w:val="480"/>
          <w:marRight w:val="0"/>
          <w:marTop w:val="0"/>
          <w:marBottom w:val="0"/>
          <w:divBdr>
            <w:top w:val="none" w:sz="0" w:space="0" w:color="auto"/>
            <w:left w:val="none" w:sz="0" w:space="0" w:color="auto"/>
            <w:bottom w:val="none" w:sz="0" w:space="0" w:color="auto"/>
            <w:right w:val="none" w:sz="0" w:space="0" w:color="auto"/>
          </w:divBdr>
        </w:div>
        <w:div w:id="270433210">
          <w:marLeft w:val="480"/>
          <w:marRight w:val="0"/>
          <w:marTop w:val="0"/>
          <w:marBottom w:val="0"/>
          <w:divBdr>
            <w:top w:val="none" w:sz="0" w:space="0" w:color="auto"/>
            <w:left w:val="none" w:sz="0" w:space="0" w:color="auto"/>
            <w:bottom w:val="none" w:sz="0" w:space="0" w:color="auto"/>
            <w:right w:val="none" w:sz="0" w:space="0" w:color="auto"/>
          </w:divBdr>
        </w:div>
        <w:div w:id="400370672">
          <w:marLeft w:val="480"/>
          <w:marRight w:val="0"/>
          <w:marTop w:val="0"/>
          <w:marBottom w:val="0"/>
          <w:divBdr>
            <w:top w:val="none" w:sz="0" w:space="0" w:color="auto"/>
            <w:left w:val="none" w:sz="0" w:space="0" w:color="auto"/>
            <w:bottom w:val="none" w:sz="0" w:space="0" w:color="auto"/>
            <w:right w:val="none" w:sz="0" w:space="0" w:color="auto"/>
          </w:divBdr>
        </w:div>
        <w:div w:id="449933301">
          <w:marLeft w:val="480"/>
          <w:marRight w:val="0"/>
          <w:marTop w:val="0"/>
          <w:marBottom w:val="0"/>
          <w:divBdr>
            <w:top w:val="none" w:sz="0" w:space="0" w:color="auto"/>
            <w:left w:val="none" w:sz="0" w:space="0" w:color="auto"/>
            <w:bottom w:val="none" w:sz="0" w:space="0" w:color="auto"/>
            <w:right w:val="none" w:sz="0" w:space="0" w:color="auto"/>
          </w:divBdr>
        </w:div>
        <w:div w:id="502669083">
          <w:marLeft w:val="480"/>
          <w:marRight w:val="0"/>
          <w:marTop w:val="0"/>
          <w:marBottom w:val="0"/>
          <w:divBdr>
            <w:top w:val="none" w:sz="0" w:space="0" w:color="auto"/>
            <w:left w:val="none" w:sz="0" w:space="0" w:color="auto"/>
            <w:bottom w:val="none" w:sz="0" w:space="0" w:color="auto"/>
            <w:right w:val="none" w:sz="0" w:space="0" w:color="auto"/>
          </w:divBdr>
        </w:div>
        <w:div w:id="511840919">
          <w:marLeft w:val="480"/>
          <w:marRight w:val="0"/>
          <w:marTop w:val="0"/>
          <w:marBottom w:val="0"/>
          <w:divBdr>
            <w:top w:val="none" w:sz="0" w:space="0" w:color="auto"/>
            <w:left w:val="none" w:sz="0" w:space="0" w:color="auto"/>
            <w:bottom w:val="none" w:sz="0" w:space="0" w:color="auto"/>
            <w:right w:val="none" w:sz="0" w:space="0" w:color="auto"/>
          </w:divBdr>
        </w:div>
        <w:div w:id="515072295">
          <w:marLeft w:val="480"/>
          <w:marRight w:val="0"/>
          <w:marTop w:val="0"/>
          <w:marBottom w:val="0"/>
          <w:divBdr>
            <w:top w:val="none" w:sz="0" w:space="0" w:color="auto"/>
            <w:left w:val="none" w:sz="0" w:space="0" w:color="auto"/>
            <w:bottom w:val="none" w:sz="0" w:space="0" w:color="auto"/>
            <w:right w:val="none" w:sz="0" w:space="0" w:color="auto"/>
          </w:divBdr>
        </w:div>
        <w:div w:id="597061074">
          <w:marLeft w:val="480"/>
          <w:marRight w:val="0"/>
          <w:marTop w:val="0"/>
          <w:marBottom w:val="0"/>
          <w:divBdr>
            <w:top w:val="none" w:sz="0" w:space="0" w:color="auto"/>
            <w:left w:val="none" w:sz="0" w:space="0" w:color="auto"/>
            <w:bottom w:val="none" w:sz="0" w:space="0" w:color="auto"/>
            <w:right w:val="none" w:sz="0" w:space="0" w:color="auto"/>
          </w:divBdr>
        </w:div>
        <w:div w:id="625812776">
          <w:marLeft w:val="480"/>
          <w:marRight w:val="0"/>
          <w:marTop w:val="0"/>
          <w:marBottom w:val="0"/>
          <w:divBdr>
            <w:top w:val="none" w:sz="0" w:space="0" w:color="auto"/>
            <w:left w:val="none" w:sz="0" w:space="0" w:color="auto"/>
            <w:bottom w:val="none" w:sz="0" w:space="0" w:color="auto"/>
            <w:right w:val="none" w:sz="0" w:space="0" w:color="auto"/>
          </w:divBdr>
        </w:div>
        <w:div w:id="640769307">
          <w:marLeft w:val="480"/>
          <w:marRight w:val="0"/>
          <w:marTop w:val="0"/>
          <w:marBottom w:val="0"/>
          <w:divBdr>
            <w:top w:val="none" w:sz="0" w:space="0" w:color="auto"/>
            <w:left w:val="none" w:sz="0" w:space="0" w:color="auto"/>
            <w:bottom w:val="none" w:sz="0" w:space="0" w:color="auto"/>
            <w:right w:val="none" w:sz="0" w:space="0" w:color="auto"/>
          </w:divBdr>
        </w:div>
        <w:div w:id="693968789">
          <w:marLeft w:val="480"/>
          <w:marRight w:val="0"/>
          <w:marTop w:val="0"/>
          <w:marBottom w:val="0"/>
          <w:divBdr>
            <w:top w:val="none" w:sz="0" w:space="0" w:color="auto"/>
            <w:left w:val="none" w:sz="0" w:space="0" w:color="auto"/>
            <w:bottom w:val="none" w:sz="0" w:space="0" w:color="auto"/>
            <w:right w:val="none" w:sz="0" w:space="0" w:color="auto"/>
          </w:divBdr>
        </w:div>
        <w:div w:id="711854141">
          <w:marLeft w:val="480"/>
          <w:marRight w:val="0"/>
          <w:marTop w:val="0"/>
          <w:marBottom w:val="0"/>
          <w:divBdr>
            <w:top w:val="none" w:sz="0" w:space="0" w:color="auto"/>
            <w:left w:val="none" w:sz="0" w:space="0" w:color="auto"/>
            <w:bottom w:val="none" w:sz="0" w:space="0" w:color="auto"/>
            <w:right w:val="none" w:sz="0" w:space="0" w:color="auto"/>
          </w:divBdr>
        </w:div>
        <w:div w:id="786194735">
          <w:marLeft w:val="480"/>
          <w:marRight w:val="0"/>
          <w:marTop w:val="0"/>
          <w:marBottom w:val="0"/>
          <w:divBdr>
            <w:top w:val="none" w:sz="0" w:space="0" w:color="auto"/>
            <w:left w:val="none" w:sz="0" w:space="0" w:color="auto"/>
            <w:bottom w:val="none" w:sz="0" w:space="0" w:color="auto"/>
            <w:right w:val="none" w:sz="0" w:space="0" w:color="auto"/>
          </w:divBdr>
        </w:div>
        <w:div w:id="797534064">
          <w:marLeft w:val="480"/>
          <w:marRight w:val="0"/>
          <w:marTop w:val="0"/>
          <w:marBottom w:val="0"/>
          <w:divBdr>
            <w:top w:val="none" w:sz="0" w:space="0" w:color="auto"/>
            <w:left w:val="none" w:sz="0" w:space="0" w:color="auto"/>
            <w:bottom w:val="none" w:sz="0" w:space="0" w:color="auto"/>
            <w:right w:val="none" w:sz="0" w:space="0" w:color="auto"/>
          </w:divBdr>
        </w:div>
        <w:div w:id="799349381">
          <w:marLeft w:val="480"/>
          <w:marRight w:val="0"/>
          <w:marTop w:val="0"/>
          <w:marBottom w:val="0"/>
          <w:divBdr>
            <w:top w:val="none" w:sz="0" w:space="0" w:color="auto"/>
            <w:left w:val="none" w:sz="0" w:space="0" w:color="auto"/>
            <w:bottom w:val="none" w:sz="0" w:space="0" w:color="auto"/>
            <w:right w:val="none" w:sz="0" w:space="0" w:color="auto"/>
          </w:divBdr>
        </w:div>
        <w:div w:id="831262292">
          <w:marLeft w:val="480"/>
          <w:marRight w:val="0"/>
          <w:marTop w:val="0"/>
          <w:marBottom w:val="0"/>
          <w:divBdr>
            <w:top w:val="none" w:sz="0" w:space="0" w:color="auto"/>
            <w:left w:val="none" w:sz="0" w:space="0" w:color="auto"/>
            <w:bottom w:val="none" w:sz="0" w:space="0" w:color="auto"/>
            <w:right w:val="none" w:sz="0" w:space="0" w:color="auto"/>
          </w:divBdr>
        </w:div>
        <w:div w:id="836505221">
          <w:marLeft w:val="480"/>
          <w:marRight w:val="0"/>
          <w:marTop w:val="0"/>
          <w:marBottom w:val="0"/>
          <w:divBdr>
            <w:top w:val="none" w:sz="0" w:space="0" w:color="auto"/>
            <w:left w:val="none" w:sz="0" w:space="0" w:color="auto"/>
            <w:bottom w:val="none" w:sz="0" w:space="0" w:color="auto"/>
            <w:right w:val="none" w:sz="0" w:space="0" w:color="auto"/>
          </w:divBdr>
        </w:div>
        <w:div w:id="846096812">
          <w:marLeft w:val="480"/>
          <w:marRight w:val="0"/>
          <w:marTop w:val="0"/>
          <w:marBottom w:val="0"/>
          <w:divBdr>
            <w:top w:val="none" w:sz="0" w:space="0" w:color="auto"/>
            <w:left w:val="none" w:sz="0" w:space="0" w:color="auto"/>
            <w:bottom w:val="none" w:sz="0" w:space="0" w:color="auto"/>
            <w:right w:val="none" w:sz="0" w:space="0" w:color="auto"/>
          </w:divBdr>
        </w:div>
        <w:div w:id="858666355">
          <w:marLeft w:val="480"/>
          <w:marRight w:val="0"/>
          <w:marTop w:val="0"/>
          <w:marBottom w:val="0"/>
          <w:divBdr>
            <w:top w:val="none" w:sz="0" w:space="0" w:color="auto"/>
            <w:left w:val="none" w:sz="0" w:space="0" w:color="auto"/>
            <w:bottom w:val="none" w:sz="0" w:space="0" w:color="auto"/>
            <w:right w:val="none" w:sz="0" w:space="0" w:color="auto"/>
          </w:divBdr>
        </w:div>
        <w:div w:id="899630754">
          <w:marLeft w:val="480"/>
          <w:marRight w:val="0"/>
          <w:marTop w:val="0"/>
          <w:marBottom w:val="0"/>
          <w:divBdr>
            <w:top w:val="none" w:sz="0" w:space="0" w:color="auto"/>
            <w:left w:val="none" w:sz="0" w:space="0" w:color="auto"/>
            <w:bottom w:val="none" w:sz="0" w:space="0" w:color="auto"/>
            <w:right w:val="none" w:sz="0" w:space="0" w:color="auto"/>
          </w:divBdr>
        </w:div>
        <w:div w:id="924604748">
          <w:marLeft w:val="480"/>
          <w:marRight w:val="0"/>
          <w:marTop w:val="0"/>
          <w:marBottom w:val="0"/>
          <w:divBdr>
            <w:top w:val="none" w:sz="0" w:space="0" w:color="auto"/>
            <w:left w:val="none" w:sz="0" w:space="0" w:color="auto"/>
            <w:bottom w:val="none" w:sz="0" w:space="0" w:color="auto"/>
            <w:right w:val="none" w:sz="0" w:space="0" w:color="auto"/>
          </w:divBdr>
        </w:div>
        <w:div w:id="925961321">
          <w:marLeft w:val="480"/>
          <w:marRight w:val="0"/>
          <w:marTop w:val="0"/>
          <w:marBottom w:val="0"/>
          <w:divBdr>
            <w:top w:val="none" w:sz="0" w:space="0" w:color="auto"/>
            <w:left w:val="none" w:sz="0" w:space="0" w:color="auto"/>
            <w:bottom w:val="none" w:sz="0" w:space="0" w:color="auto"/>
            <w:right w:val="none" w:sz="0" w:space="0" w:color="auto"/>
          </w:divBdr>
        </w:div>
        <w:div w:id="962200163">
          <w:marLeft w:val="480"/>
          <w:marRight w:val="0"/>
          <w:marTop w:val="0"/>
          <w:marBottom w:val="0"/>
          <w:divBdr>
            <w:top w:val="none" w:sz="0" w:space="0" w:color="auto"/>
            <w:left w:val="none" w:sz="0" w:space="0" w:color="auto"/>
            <w:bottom w:val="none" w:sz="0" w:space="0" w:color="auto"/>
            <w:right w:val="none" w:sz="0" w:space="0" w:color="auto"/>
          </w:divBdr>
        </w:div>
        <w:div w:id="1001809386">
          <w:marLeft w:val="480"/>
          <w:marRight w:val="0"/>
          <w:marTop w:val="0"/>
          <w:marBottom w:val="0"/>
          <w:divBdr>
            <w:top w:val="none" w:sz="0" w:space="0" w:color="auto"/>
            <w:left w:val="none" w:sz="0" w:space="0" w:color="auto"/>
            <w:bottom w:val="none" w:sz="0" w:space="0" w:color="auto"/>
            <w:right w:val="none" w:sz="0" w:space="0" w:color="auto"/>
          </w:divBdr>
        </w:div>
        <w:div w:id="1079641643">
          <w:marLeft w:val="480"/>
          <w:marRight w:val="0"/>
          <w:marTop w:val="0"/>
          <w:marBottom w:val="0"/>
          <w:divBdr>
            <w:top w:val="none" w:sz="0" w:space="0" w:color="auto"/>
            <w:left w:val="none" w:sz="0" w:space="0" w:color="auto"/>
            <w:bottom w:val="none" w:sz="0" w:space="0" w:color="auto"/>
            <w:right w:val="none" w:sz="0" w:space="0" w:color="auto"/>
          </w:divBdr>
        </w:div>
        <w:div w:id="1218782224">
          <w:marLeft w:val="480"/>
          <w:marRight w:val="0"/>
          <w:marTop w:val="0"/>
          <w:marBottom w:val="0"/>
          <w:divBdr>
            <w:top w:val="none" w:sz="0" w:space="0" w:color="auto"/>
            <w:left w:val="none" w:sz="0" w:space="0" w:color="auto"/>
            <w:bottom w:val="none" w:sz="0" w:space="0" w:color="auto"/>
            <w:right w:val="none" w:sz="0" w:space="0" w:color="auto"/>
          </w:divBdr>
        </w:div>
        <w:div w:id="1226335178">
          <w:marLeft w:val="480"/>
          <w:marRight w:val="0"/>
          <w:marTop w:val="0"/>
          <w:marBottom w:val="0"/>
          <w:divBdr>
            <w:top w:val="none" w:sz="0" w:space="0" w:color="auto"/>
            <w:left w:val="none" w:sz="0" w:space="0" w:color="auto"/>
            <w:bottom w:val="none" w:sz="0" w:space="0" w:color="auto"/>
            <w:right w:val="none" w:sz="0" w:space="0" w:color="auto"/>
          </w:divBdr>
        </w:div>
        <w:div w:id="1229681532">
          <w:marLeft w:val="480"/>
          <w:marRight w:val="0"/>
          <w:marTop w:val="0"/>
          <w:marBottom w:val="0"/>
          <w:divBdr>
            <w:top w:val="none" w:sz="0" w:space="0" w:color="auto"/>
            <w:left w:val="none" w:sz="0" w:space="0" w:color="auto"/>
            <w:bottom w:val="none" w:sz="0" w:space="0" w:color="auto"/>
            <w:right w:val="none" w:sz="0" w:space="0" w:color="auto"/>
          </w:divBdr>
        </w:div>
        <w:div w:id="1242641672">
          <w:marLeft w:val="480"/>
          <w:marRight w:val="0"/>
          <w:marTop w:val="0"/>
          <w:marBottom w:val="0"/>
          <w:divBdr>
            <w:top w:val="none" w:sz="0" w:space="0" w:color="auto"/>
            <w:left w:val="none" w:sz="0" w:space="0" w:color="auto"/>
            <w:bottom w:val="none" w:sz="0" w:space="0" w:color="auto"/>
            <w:right w:val="none" w:sz="0" w:space="0" w:color="auto"/>
          </w:divBdr>
        </w:div>
        <w:div w:id="1242642250">
          <w:marLeft w:val="480"/>
          <w:marRight w:val="0"/>
          <w:marTop w:val="0"/>
          <w:marBottom w:val="0"/>
          <w:divBdr>
            <w:top w:val="none" w:sz="0" w:space="0" w:color="auto"/>
            <w:left w:val="none" w:sz="0" w:space="0" w:color="auto"/>
            <w:bottom w:val="none" w:sz="0" w:space="0" w:color="auto"/>
            <w:right w:val="none" w:sz="0" w:space="0" w:color="auto"/>
          </w:divBdr>
        </w:div>
        <w:div w:id="1364600186">
          <w:marLeft w:val="480"/>
          <w:marRight w:val="0"/>
          <w:marTop w:val="0"/>
          <w:marBottom w:val="0"/>
          <w:divBdr>
            <w:top w:val="none" w:sz="0" w:space="0" w:color="auto"/>
            <w:left w:val="none" w:sz="0" w:space="0" w:color="auto"/>
            <w:bottom w:val="none" w:sz="0" w:space="0" w:color="auto"/>
            <w:right w:val="none" w:sz="0" w:space="0" w:color="auto"/>
          </w:divBdr>
        </w:div>
        <w:div w:id="1379281488">
          <w:marLeft w:val="480"/>
          <w:marRight w:val="0"/>
          <w:marTop w:val="0"/>
          <w:marBottom w:val="0"/>
          <w:divBdr>
            <w:top w:val="none" w:sz="0" w:space="0" w:color="auto"/>
            <w:left w:val="none" w:sz="0" w:space="0" w:color="auto"/>
            <w:bottom w:val="none" w:sz="0" w:space="0" w:color="auto"/>
            <w:right w:val="none" w:sz="0" w:space="0" w:color="auto"/>
          </w:divBdr>
        </w:div>
        <w:div w:id="1399480163">
          <w:marLeft w:val="480"/>
          <w:marRight w:val="0"/>
          <w:marTop w:val="0"/>
          <w:marBottom w:val="0"/>
          <w:divBdr>
            <w:top w:val="none" w:sz="0" w:space="0" w:color="auto"/>
            <w:left w:val="none" w:sz="0" w:space="0" w:color="auto"/>
            <w:bottom w:val="none" w:sz="0" w:space="0" w:color="auto"/>
            <w:right w:val="none" w:sz="0" w:space="0" w:color="auto"/>
          </w:divBdr>
        </w:div>
        <w:div w:id="1442845642">
          <w:marLeft w:val="480"/>
          <w:marRight w:val="0"/>
          <w:marTop w:val="0"/>
          <w:marBottom w:val="0"/>
          <w:divBdr>
            <w:top w:val="none" w:sz="0" w:space="0" w:color="auto"/>
            <w:left w:val="none" w:sz="0" w:space="0" w:color="auto"/>
            <w:bottom w:val="none" w:sz="0" w:space="0" w:color="auto"/>
            <w:right w:val="none" w:sz="0" w:space="0" w:color="auto"/>
          </w:divBdr>
        </w:div>
        <w:div w:id="1472400152">
          <w:marLeft w:val="480"/>
          <w:marRight w:val="0"/>
          <w:marTop w:val="0"/>
          <w:marBottom w:val="0"/>
          <w:divBdr>
            <w:top w:val="none" w:sz="0" w:space="0" w:color="auto"/>
            <w:left w:val="none" w:sz="0" w:space="0" w:color="auto"/>
            <w:bottom w:val="none" w:sz="0" w:space="0" w:color="auto"/>
            <w:right w:val="none" w:sz="0" w:space="0" w:color="auto"/>
          </w:divBdr>
        </w:div>
        <w:div w:id="1527715498">
          <w:marLeft w:val="480"/>
          <w:marRight w:val="0"/>
          <w:marTop w:val="0"/>
          <w:marBottom w:val="0"/>
          <w:divBdr>
            <w:top w:val="none" w:sz="0" w:space="0" w:color="auto"/>
            <w:left w:val="none" w:sz="0" w:space="0" w:color="auto"/>
            <w:bottom w:val="none" w:sz="0" w:space="0" w:color="auto"/>
            <w:right w:val="none" w:sz="0" w:space="0" w:color="auto"/>
          </w:divBdr>
        </w:div>
        <w:div w:id="1550992416">
          <w:marLeft w:val="480"/>
          <w:marRight w:val="0"/>
          <w:marTop w:val="0"/>
          <w:marBottom w:val="0"/>
          <w:divBdr>
            <w:top w:val="none" w:sz="0" w:space="0" w:color="auto"/>
            <w:left w:val="none" w:sz="0" w:space="0" w:color="auto"/>
            <w:bottom w:val="none" w:sz="0" w:space="0" w:color="auto"/>
            <w:right w:val="none" w:sz="0" w:space="0" w:color="auto"/>
          </w:divBdr>
        </w:div>
        <w:div w:id="1552113449">
          <w:marLeft w:val="480"/>
          <w:marRight w:val="0"/>
          <w:marTop w:val="0"/>
          <w:marBottom w:val="0"/>
          <w:divBdr>
            <w:top w:val="none" w:sz="0" w:space="0" w:color="auto"/>
            <w:left w:val="none" w:sz="0" w:space="0" w:color="auto"/>
            <w:bottom w:val="none" w:sz="0" w:space="0" w:color="auto"/>
            <w:right w:val="none" w:sz="0" w:space="0" w:color="auto"/>
          </w:divBdr>
        </w:div>
        <w:div w:id="1599829672">
          <w:marLeft w:val="480"/>
          <w:marRight w:val="0"/>
          <w:marTop w:val="0"/>
          <w:marBottom w:val="0"/>
          <w:divBdr>
            <w:top w:val="none" w:sz="0" w:space="0" w:color="auto"/>
            <w:left w:val="none" w:sz="0" w:space="0" w:color="auto"/>
            <w:bottom w:val="none" w:sz="0" w:space="0" w:color="auto"/>
            <w:right w:val="none" w:sz="0" w:space="0" w:color="auto"/>
          </w:divBdr>
        </w:div>
        <w:div w:id="1647079271">
          <w:marLeft w:val="480"/>
          <w:marRight w:val="0"/>
          <w:marTop w:val="0"/>
          <w:marBottom w:val="0"/>
          <w:divBdr>
            <w:top w:val="none" w:sz="0" w:space="0" w:color="auto"/>
            <w:left w:val="none" w:sz="0" w:space="0" w:color="auto"/>
            <w:bottom w:val="none" w:sz="0" w:space="0" w:color="auto"/>
            <w:right w:val="none" w:sz="0" w:space="0" w:color="auto"/>
          </w:divBdr>
        </w:div>
        <w:div w:id="1675179500">
          <w:marLeft w:val="480"/>
          <w:marRight w:val="0"/>
          <w:marTop w:val="0"/>
          <w:marBottom w:val="0"/>
          <w:divBdr>
            <w:top w:val="none" w:sz="0" w:space="0" w:color="auto"/>
            <w:left w:val="none" w:sz="0" w:space="0" w:color="auto"/>
            <w:bottom w:val="none" w:sz="0" w:space="0" w:color="auto"/>
            <w:right w:val="none" w:sz="0" w:space="0" w:color="auto"/>
          </w:divBdr>
        </w:div>
        <w:div w:id="1751197879">
          <w:marLeft w:val="480"/>
          <w:marRight w:val="0"/>
          <w:marTop w:val="0"/>
          <w:marBottom w:val="0"/>
          <w:divBdr>
            <w:top w:val="none" w:sz="0" w:space="0" w:color="auto"/>
            <w:left w:val="none" w:sz="0" w:space="0" w:color="auto"/>
            <w:bottom w:val="none" w:sz="0" w:space="0" w:color="auto"/>
            <w:right w:val="none" w:sz="0" w:space="0" w:color="auto"/>
          </w:divBdr>
        </w:div>
        <w:div w:id="1758480964">
          <w:marLeft w:val="480"/>
          <w:marRight w:val="0"/>
          <w:marTop w:val="0"/>
          <w:marBottom w:val="0"/>
          <w:divBdr>
            <w:top w:val="none" w:sz="0" w:space="0" w:color="auto"/>
            <w:left w:val="none" w:sz="0" w:space="0" w:color="auto"/>
            <w:bottom w:val="none" w:sz="0" w:space="0" w:color="auto"/>
            <w:right w:val="none" w:sz="0" w:space="0" w:color="auto"/>
          </w:divBdr>
        </w:div>
        <w:div w:id="1762532440">
          <w:marLeft w:val="480"/>
          <w:marRight w:val="0"/>
          <w:marTop w:val="0"/>
          <w:marBottom w:val="0"/>
          <w:divBdr>
            <w:top w:val="none" w:sz="0" w:space="0" w:color="auto"/>
            <w:left w:val="none" w:sz="0" w:space="0" w:color="auto"/>
            <w:bottom w:val="none" w:sz="0" w:space="0" w:color="auto"/>
            <w:right w:val="none" w:sz="0" w:space="0" w:color="auto"/>
          </w:divBdr>
        </w:div>
        <w:div w:id="1824929894">
          <w:marLeft w:val="480"/>
          <w:marRight w:val="0"/>
          <w:marTop w:val="0"/>
          <w:marBottom w:val="0"/>
          <w:divBdr>
            <w:top w:val="none" w:sz="0" w:space="0" w:color="auto"/>
            <w:left w:val="none" w:sz="0" w:space="0" w:color="auto"/>
            <w:bottom w:val="none" w:sz="0" w:space="0" w:color="auto"/>
            <w:right w:val="none" w:sz="0" w:space="0" w:color="auto"/>
          </w:divBdr>
        </w:div>
        <w:div w:id="1854102950">
          <w:marLeft w:val="480"/>
          <w:marRight w:val="0"/>
          <w:marTop w:val="0"/>
          <w:marBottom w:val="0"/>
          <w:divBdr>
            <w:top w:val="none" w:sz="0" w:space="0" w:color="auto"/>
            <w:left w:val="none" w:sz="0" w:space="0" w:color="auto"/>
            <w:bottom w:val="none" w:sz="0" w:space="0" w:color="auto"/>
            <w:right w:val="none" w:sz="0" w:space="0" w:color="auto"/>
          </w:divBdr>
        </w:div>
        <w:div w:id="1871871905">
          <w:marLeft w:val="480"/>
          <w:marRight w:val="0"/>
          <w:marTop w:val="0"/>
          <w:marBottom w:val="0"/>
          <w:divBdr>
            <w:top w:val="none" w:sz="0" w:space="0" w:color="auto"/>
            <w:left w:val="none" w:sz="0" w:space="0" w:color="auto"/>
            <w:bottom w:val="none" w:sz="0" w:space="0" w:color="auto"/>
            <w:right w:val="none" w:sz="0" w:space="0" w:color="auto"/>
          </w:divBdr>
        </w:div>
        <w:div w:id="1880583690">
          <w:marLeft w:val="480"/>
          <w:marRight w:val="0"/>
          <w:marTop w:val="0"/>
          <w:marBottom w:val="0"/>
          <w:divBdr>
            <w:top w:val="none" w:sz="0" w:space="0" w:color="auto"/>
            <w:left w:val="none" w:sz="0" w:space="0" w:color="auto"/>
            <w:bottom w:val="none" w:sz="0" w:space="0" w:color="auto"/>
            <w:right w:val="none" w:sz="0" w:space="0" w:color="auto"/>
          </w:divBdr>
        </w:div>
        <w:div w:id="1960912555">
          <w:marLeft w:val="480"/>
          <w:marRight w:val="0"/>
          <w:marTop w:val="0"/>
          <w:marBottom w:val="0"/>
          <w:divBdr>
            <w:top w:val="none" w:sz="0" w:space="0" w:color="auto"/>
            <w:left w:val="none" w:sz="0" w:space="0" w:color="auto"/>
            <w:bottom w:val="none" w:sz="0" w:space="0" w:color="auto"/>
            <w:right w:val="none" w:sz="0" w:space="0" w:color="auto"/>
          </w:divBdr>
        </w:div>
        <w:div w:id="1963807158">
          <w:marLeft w:val="480"/>
          <w:marRight w:val="0"/>
          <w:marTop w:val="0"/>
          <w:marBottom w:val="0"/>
          <w:divBdr>
            <w:top w:val="none" w:sz="0" w:space="0" w:color="auto"/>
            <w:left w:val="none" w:sz="0" w:space="0" w:color="auto"/>
            <w:bottom w:val="none" w:sz="0" w:space="0" w:color="auto"/>
            <w:right w:val="none" w:sz="0" w:space="0" w:color="auto"/>
          </w:divBdr>
        </w:div>
        <w:div w:id="2005469581">
          <w:marLeft w:val="480"/>
          <w:marRight w:val="0"/>
          <w:marTop w:val="0"/>
          <w:marBottom w:val="0"/>
          <w:divBdr>
            <w:top w:val="none" w:sz="0" w:space="0" w:color="auto"/>
            <w:left w:val="none" w:sz="0" w:space="0" w:color="auto"/>
            <w:bottom w:val="none" w:sz="0" w:space="0" w:color="auto"/>
            <w:right w:val="none" w:sz="0" w:space="0" w:color="auto"/>
          </w:divBdr>
        </w:div>
        <w:div w:id="2036151669">
          <w:marLeft w:val="480"/>
          <w:marRight w:val="0"/>
          <w:marTop w:val="0"/>
          <w:marBottom w:val="0"/>
          <w:divBdr>
            <w:top w:val="none" w:sz="0" w:space="0" w:color="auto"/>
            <w:left w:val="none" w:sz="0" w:space="0" w:color="auto"/>
            <w:bottom w:val="none" w:sz="0" w:space="0" w:color="auto"/>
            <w:right w:val="none" w:sz="0" w:space="0" w:color="auto"/>
          </w:divBdr>
        </w:div>
        <w:div w:id="2046755650">
          <w:marLeft w:val="480"/>
          <w:marRight w:val="0"/>
          <w:marTop w:val="0"/>
          <w:marBottom w:val="0"/>
          <w:divBdr>
            <w:top w:val="none" w:sz="0" w:space="0" w:color="auto"/>
            <w:left w:val="none" w:sz="0" w:space="0" w:color="auto"/>
            <w:bottom w:val="none" w:sz="0" w:space="0" w:color="auto"/>
            <w:right w:val="none" w:sz="0" w:space="0" w:color="auto"/>
          </w:divBdr>
        </w:div>
        <w:div w:id="2054380543">
          <w:marLeft w:val="480"/>
          <w:marRight w:val="0"/>
          <w:marTop w:val="0"/>
          <w:marBottom w:val="0"/>
          <w:divBdr>
            <w:top w:val="none" w:sz="0" w:space="0" w:color="auto"/>
            <w:left w:val="none" w:sz="0" w:space="0" w:color="auto"/>
            <w:bottom w:val="none" w:sz="0" w:space="0" w:color="auto"/>
            <w:right w:val="none" w:sz="0" w:space="0" w:color="auto"/>
          </w:divBdr>
        </w:div>
        <w:div w:id="2071295929">
          <w:marLeft w:val="480"/>
          <w:marRight w:val="0"/>
          <w:marTop w:val="0"/>
          <w:marBottom w:val="0"/>
          <w:divBdr>
            <w:top w:val="none" w:sz="0" w:space="0" w:color="auto"/>
            <w:left w:val="none" w:sz="0" w:space="0" w:color="auto"/>
            <w:bottom w:val="none" w:sz="0" w:space="0" w:color="auto"/>
            <w:right w:val="none" w:sz="0" w:space="0" w:color="auto"/>
          </w:divBdr>
        </w:div>
        <w:div w:id="2076664605">
          <w:marLeft w:val="480"/>
          <w:marRight w:val="0"/>
          <w:marTop w:val="0"/>
          <w:marBottom w:val="0"/>
          <w:divBdr>
            <w:top w:val="none" w:sz="0" w:space="0" w:color="auto"/>
            <w:left w:val="none" w:sz="0" w:space="0" w:color="auto"/>
            <w:bottom w:val="none" w:sz="0" w:space="0" w:color="auto"/>
            <w:right w:val="none" w:sz="0" w:space="0" w:color="auto"/>
          </w:divBdr>
        </w:div>
        <w:div w:id="2096590533">
          <w:marLeft w:val="480"/>
          <w:marRight w:val="0"/>
          <w:marTop w:val="0"/>
          <w:marBottom w:val="0"/>
          <w:divBdr>
            <w:top w:val="none" w:sz="0" w:space="0" w:color="auto"/>
            <w:left w:val="none" w:sz="0" w:space="0" w:color="auto"/>
            <w:bottom w:val="none" w:sz="0" w:space="0" w:color="auto"/>
            <w:right w:val="none" w:sz="0" w:space="0" w:color="auto"/>
          </w:divBdr>
        </w:div>
        <w:div w:id="2118597923">
          <w:marLeft w:val="480"/>
          <w:marRight w:val="0"/>
          <w:marTop w:val="0"/>
          <w:marBottom w:val="0"/>
          <w:divBdr>
            <w:top w:val="none" w:sz="0" w:space="0" w:color="auto"/>
            <w:left w:val="none" w:sz="0" w:space="0" w:color="auto"/>
            <w:bottom w:val="none" w:sz="0" w:space="0" w:color="auto"/>
            <w:right w:val="none" w:sz="0" w:space="0" w:color="auto"/>
          </w:divBdr>
        </w:div>
        <w:div w:id="2125491828">
          <w:marLeft w:val="480"/>
          <w:marRight w:val="0"/>
          <w:marTop w:val="0"/>
          <w:marBottom w:val="0"/>
          <w:divBdr>
            <w:top w:val="none" w:sz="0" w:space="0" w:color="auto"/>
            <w:left w:val="none" w:sz="0" w:space="0" w:color="auto"/>
            <w:bottom w:val="none" w:sz="0" w:space="0" w:color="auto"/>
            <w:right w:val="none" w:sz="0" w:space="0" w:color="auto"/>
          </w:divBdr>
        </w:div>
        <w:div w:id="2146507706">
          <w:marLeft w:val="480"/>
          <w:marRight w:val="0"/>
          <w:marTop w:val="0"/>
          <w:marBottom w:val="0"/>
          <w:divBdr>
            <w:top w:val="none" w:sz="0" w:space="0" w:color="auto"/>
            <w:left w:val="none" w:sz="0" w:space="0" w:color="auto"/>
            <w:bottom w:val="none" w:sz="0" w:space="0" w:color="auto"/>
            <w:right w:val="none" w:sz="0" w:space="0" w:color="auto"/>
          </w:divBdr>
        </w:div>
      </w:divsChild>
    </w:div>
    <w:div w:id="744113064">
      <w:bodyDiv w:val="1"/>
      <w:marLeft w:val="0"/>
      <w:marRight w:val="0"/>
      <w:marTop w:val="0"/>
      <w:marBottom w:val="0"/>
      <w:divBdr>
        <w:top w:val="none" w:sz="0" w:space="0" w:color="auto"/>
        <w:left w:val="none" w:sz="0" w:space="0" w:color="auto"/>
        <w:bottom w:val="none" w:sz="0" w:space="0" w:color="auto"/>
        <w:right w:val="none" w:sz="0" w:space="0" w:color="auto"/>
      </w:divBdr>
      <w:divsChild>
        <w:div w:id="31809630">
          <w:marLeft w:val="480"/>
          <w:marRight w:val="0"/>
          <w:marTop w:val="0"/>
          <w:marBottom w:val="0"/>
          <w:divBdr>
            <w:top w:val="none" w:sz="0" w:space="0" w:color="auto"/>
            <w:left w:val="none" w:sz="0" w:space="0" w:color="auto"/>
            <w:bottom w:val="none" w:sz="0" w:space="0" w:color="auto"/>
            <w:right w:val="none" w:sz="0" w:space="0" w:color="auto"/>
          </w:divBdr>
        </w:div>
        <w:div w:id="57632235">
          <w:marLeft w:val="480"/>
          <w:marRight w:val="0"/>
          <w:marTop w:val="0"/>
          <w:marBottom w:val="0"/>
          <w:divBdr>
            <w:top w:val="none" w:sz="0" w:space="0" w:color="auto"/>
            <w:left w:val="none" w:sz="0" w:space="0" w:color="auto"/>
            <w:bottom w:val="none" w:sz="0" w:space="0" w:color="auto"/>
            <w:right w:val="none" w:sz="0" w:space="0" w:color="auto"/>
          </w:divBdr>
        </w:div>
        <w:div w:id="65734927">
          <w:marLeft w:val="480"/>
          <w:marRight w:val="0"/>
          <w:marTop w:val="0"/>
          <w:marBottom w:val="0"/>
          <w:divBdr>
            <w:top w:val="none" w:sz="0" w:space="0" w:color="auto"/>
            <w:left w:val="none" w:sz="0" w:space="0" w:color="auto"/>
            <w:bottom w:val="none" w:sz="0" w:space="0" w:color="auto"/>
            <w:right w:val="none" w:sz="0" w:space="0" w:color="auto"/>
          </w:divBdr>
        </w:div>
        <w:div w:id="95903202">
          <w:marLeft w:val="480"/>
          <w:marRight w:val="0"/>
          <w:marTop w:val="0"/>
          <w:marBottom w:val="0"/>
          <w:divBdr>
            <w:top w:val="none" w:sz="0" w:space="0" w:color="auto"/>
            <w:left w:val="none" w:sz="0" w:space="0" w:color="auto"/>
            <w:bottom w:val="none" w:sz="0" w:space="0" w:color="auto"/>
            <w:right w:val="none" w:sz="0" w:space="0" w:color="auto"/>
          </w:divBdr>
        </w:div>
        <w:div w:id="107744319">
          <w:marLeft w:val="480"/>
          <w:marRight w:val="0"/>
          <w:marTop w:val="0"/>
          <w:marBottom w:val="0"/>
          <w:divBdr>
            <w:top w:val="none" w:sz="0" w:space="0" w:color="auto"/>
            <w:left w:val="none" w:sz="0" w:space="0" w:color="auto"/>
            <w:bottom w:val="none" w:sz="0" w:space="0" w:color="auto"/>
            <w:right w:val="none" w:sz="0" w:space="0" w:color="auto"/>
          </w:divBdr>
        </w:div>
        <w:div w:id="139349847">
          <w:marLeft w:val="480"/>
          <w:marRight w:val="0"/>
          <w:marTop w:val="0"/>
          <w:marBottom w:val="0"/>
          <w:divBdr>
            <w:top w:val="none" w:sz="0" w:space="0" w:color="auto"/>
            <w:left w:val="none" w:sz="0" w:space="0" w:color="auto"/>
            <w:bottom w:val="none" w:sz="0" w:space="0" w:color="auto"/>
            <w:right w:val="none" w:sz="0" w:space="0" w:color="auto"/>
          </w:divBdr>
        </w:div>
        <w:div w:id="146291057">
          <w:marLeft w:val="480"/>
          <w:marRight w:val="0"/>
          <w:marTop w:val="0"/>
          <w:marBottom w:val="0"/>
          <w:divBdr>
            <w:top w:val="none" w:sz="0" w:space="0" w:color="auto"/>
            <w:left w:val="none" w:sz="0" w:space="0" w:color="auto"/>
            <w:bottom w:val="none" w:sz="0" w:space="0" w:color="auto"/>
            <w:right w:val="none" w:sz="0" w:space="0" w:color="auto"/>
          </w:divBdr>
        </w:div>
        <w:div w:id="233395692">
          <w:marLeft w:val="480"/>
          <w:marRight w:val="0"/>
          <w:marTop w:val="0"/>
          <w:marBottom w:val="0"/>
          <w:divBdr>
            <w:top w:val="none" w:sz="0" w:space="0" w:color="auto"/>
            <w:left w:val="none" w:sz="0" w:space="0" w:color="auto"/>
            <w:bottom w:val="none" w:sz="0" w:space="0" w:color="auto"/>
            <w:right w:val="none" w:sz="0" w:space="0" w:color="auto"/>
          </w:divBdr>
        </w:div>
        <w:div w:id="238055422">
          <w:marLeft w:val="480"/>
          <w:marRight w:val="0"/>
          <w:marTop w:val="0"/>
          <w:marBottom w:val="0"/>
          <w:divBdr>
            <w:top w:val="none" w:sz="0" w:space="0" w:color="auto"/>
            <w:left w:val="none" w:sz="0" w:space="0" w:color="auto"/>
            <w:bottom w:val="none" w:sz="0" w:space="0" w:color="auto"/>
            <w:right w:val="none" w:sz="0" w:space="0" w:color="auto"/>
          </w:divBdr>
        </w:div>
        <w:div w:id="253898035">
          <w:marLeft w:val="480"/>
          <w:marRight w:val="0"/>
          <w:marTop w:val="0"/>
          <w:marBottom w:val="0"/>
          <w:divBdr>
            <w:top w:val="none" w:sz="0" w:space="0" w:color="auto"/>
            <w:left w:val="none" w:sz="0" w:space="0" w:color="auto"/>
            <w:bottom w:val="none" w:sz="0" w:space="0" w:color="auto"/>
            <w:right w:val="none" w:sz="0" w:space="0" w:color="auto"/>
          </w:divBdr>
        </w:div>
        <w:div w:id="281494958">
          <w:marLeft w:val="480"/>
          <w:marRight w:val="0"/>
          <w:marTop w:val="0"/>
          <w:marBottom w:val="0"/>
          <w:divBdr>
            <w:top w:val="none" w:sz="0" w:space="0" w:color="auto"/>
            <w:left w:val="none" w:sz="0" w:space="0" w:color="auto"/>
            <w:bottom w:val="none" w:sz="0" w:space="0" w:color="auto"/>
            <w:right w:val="none" w:sz="0" w:space="0" w:color="auto"/>
          </w:divBdr>
        </w:div>
        <w:div w:id="295333178">
          <w:marLeft w:val="480"/>
          <w:marRight w:val="0"/>
          <w:marTop w:val="0"/>
          <w:marBottom w:val="0"/>
          <w:divBdr>
            <w:top w:val="none" w:sz="0" w:space="0" w:color="auto"/>
            <w:left w:val="none" w:sz="0" w:space="0" w:color="auto"/>
            <w:bottom w:val="none" w:sz="0" w:space="0" w:color="auto"/>
            <w:right w:val="none" w:sz="0" w:space="0" w:color="auto"/>
          </w:divBdr>
        </w:div>
        <w:div w:id="296303979">
          <w:marLeft w:val="480"/>
          <w:marRight w:val="0"/>
          <w:marTop w:val="0"/>
          <w:marBottom w:val="0"/>
          <w:divBdr>
            <w:top w:val="none" w:sz="0" w:space="0" w:color="auto"/>
            <w:left w:val="none" w:sz="0" w:space="0" w:color="auto"/>
            <w:bottom w:val="none" w:sz="0" w:space="0" w:color="auto"/>
            <w:right w:val="none" w:sz="0" w:space="0" w:color="auto"/>
          </w:divBdr>
        </w:div>
        <w:div w:id="344022999">
          <w:marLeft w:val="480"/>
          <w:marRight w:val="0"/>
          <w:marTop w:val="0"/>
          <w:marBottom w:val="0"/>
          <w:divBdr>
            <w:top w:val="none" w:sz="0" w:space="0" w:color="auto"/>
            <w:left w:val="none" w:sz="0" w:space="0" w:color="auto"/>
            <w:bottom w:val="none" w:sz="0" w:space="0" w:color="auto"/>
            <w:right w:val="none" w:sz="0" w:space="0" w:color="auto"/>
          </w:divBdr>
        </w:div>
        <w:div w:id="362289512">
          <w:marLeft w:val="480"/>
          <w:marRight w:val="0"/>
          <w:marTop w:val="0"/>
          <w:marBottom w:val="0"/>
          <w:divBdr>
            <w:top w:val="none" w:sz="0" w:space="0" w:color="auto"/>
            <w:left w:val="none" w:sz="0" w:space="0" w:color="auto"/>
            <w:bottom w:val="none" w:sz="0" w:space="0" w:color="auto"/>
            <w:right w:val="none" w:sz="0" w:space="0" w:color="auto"/>
          </w:divBdr>
        </w:div>
        <w:div w:id="369035428">
          <w:marLeft w:val="480"/>
          <w:marRight w:val="0"/>
          <w:marTop w:val="0"/>
          <w:marBottom w:val="0"/>
          <w:divBdr>
            <w:top w:val="none" w:sz="0" w:space="0" w:color="auto"/>
            <w:left w:val="none" w:sz="0" w:space="0" w:color="auto"/>
            <w:bottom w:val="none" w:sz="0" w:space="0" w:color="auto"/>
            <w:right w:val="none" w:sz="0" w:space="0" w:color="auto"/>
          </w:divBdr>
        </w:div>
        <w:div w:id="369300832">
          <w:marLeft w:val="480"/>
          <w:marRight w:val="0"/>
          <w:marTop w:val="0"/>
          <w:marBottom w:val="0"/>
          <w:divBdr>
            <w:top w:val="none" w:sz="0" w:space="0" w:color="auto"/>
            <w:left w:val="none" w:sz="0" w:space="0" w:color="auto"/>
            <w:bottom w:val="none" w:sz="0" w:space="0" w:color="auto"/>
            <w:right w:val="none" w:sz="0" w:space="0" w:color="auto"/>
          </w:divBdr>
        </w:div>
        <w:div w:id="416707814">
          <w:marLeft w:val="480"/>
          <w:marRight w:val="0"/>
          <w:marTop w:val="0"/>
          <w:marBottom w:val="0"/>
          <w:divBdr>
            <w:top w:val="none" w:sz="0" w:space="0" w:color="auto"/>
            <w:left w:val="none" w:sz="0" w:space="0" w:color="auto"/>
            <w:bottom w:val="none" w:sz="0" w:space="0" w:color="auto"/>
            <w:right w:val="none" w:sz="0" w:space="0" w:color="auto"/>
          </w:divBdr>
        </w:div>
        <w:div w:id="419451126">
          <w:marLeft w:val="480"/>
          <w:marRight w:val="0"/>
          <w:marTop w:val="0"/>
          <w:marBottom w:val="0"/>
          <w:divBdr>
            <w:top w:val="none" w:sz="0" w:space="0" w:color="auto"/>
            <w:left w:val="none" w:sz="0" w:space="0" w:color="auto"/>
            <w:bottom w:val="none" w:sz="0" w:space="0" w:color="auto"/>
            <w:right w:val="none" w:sz="0" w:space="0" w:color="auto"/>
          </w:divBdr>
        </w:div>
        <w:div w:id="427699163">
          <w:marLeft w:val="480"/>
          <w:marRight w:val="0"/>
          <w:marTop w:val="0"/>
          <w:marBottom w:val="0"/>
          <w:divBdr>
            <w:top w:val="none" w:sz="0" w:space="0" w:color="auto"/>
            <w:left w:val="none" w:sz="0" w:space="0" w:color="auto"/>
            <w:bottom w:val="none" w:sz="0" w:space="0" w:color="auto"/>
            <w:right w:val="none" w:sz="0" w:space="0" w:color="auto"/>
          </w:divBdr>
        </w:div>
        <w:div w:id="430589155">
          <w:marLeft w:val="480"/>
          <w:marRight w:val="0"/>
          <w:marTop w:val="0"/>
          <w:marBottom w:val="0"/>
          <w:divBdr>
            <w:top w:val="none" w:sz="0" w:space="0" w:color="auto"/>
            <w:left w:val="none" w:sz="0" w:space="0" w:color="auto"/>
            <w:bottom w:val="none" w:sz="0" w:space="0" w:color="auto"/>
            <w:right w:val="none" w:sz="0" w:space="0" w:color="auto"/>
          </w:divBdr>
        </w:div>
        <w:div w:id="495145058">
          <w:marLeft w:val="480"/>
          <w:marRight w:val="0"/>
          <w:marTop w:val="0"/>
          <w:marBottom w:val="0"/>
          <w:divBdr>
            <w:top w:val="none" w:sz="0" w:space="0" w:color="auto"/>
            <w:left w:val="none" w:sz="0" w:space="0" w:color="auto"/>
            <w:bottom w:val="none" w:sz="0" w:space="0" w:color="auto"/>
            <w:right w:val="none" w:sz="0" w:space="0" w:color="auto"/>
          </w:divBdr>
        </w:div>
        <w:div w:id="496459040">
          <w:marLeft w:val="480"/>
          <w:marRight w:val="0"/>
          <w:marTop w:val="0"/>
          <w:marBottom w:val="0"/>
          <w:divBdr>
            <w:top w:val="none" w:sz="0" w:space="0" w:color="auto"/>
            <w:left w:val="none" w:sz="0" w:space="0" w:color="auto"/>
            <w:bottom w:val="none" w:sz="0" w:space="0" w:color="auto"/>
            <w:right w:val="none" w:sz="0" w:space="0" w:color="auto"/>
          </w:divBdr>
        </w:div>
        <w:div w:id="554901428">
          <w:marLeft w:val="480"/>
          <w:marRight w:val="0"/>
          <w:marTop w:val="0"/>
          <w:marBottom w:val="0"/>
          <w:divBdr>
            <w:top w:val="none" w:sz="0" w:space="0" w:color="auto"/>
            <w:left w:val="none" w:sz="0" w:space="0" w:color="auto"/>
            <w:bottom w:val="none" w:sz="0" w:space="0" w:color="auto"/>
            <w:right w:val="none" w:sz="0" w:space="0" w:color="auto"/>
          </w:divBdr>
        </w:div>
        <w:div w:id="560016444">
          <w:marLeft w:val="480"/>
          <w:marRight w:val="0"/>
          <w:marTop w:val="0"/>
          <w:marBottom w:val="0"/>
          <w:divBdr>
            <w:top w:val="none" w:sz="0" w:space="0" w:color="auto"/>
            <w:left w:val="none" w:sz="0" w:space="0" w:color="auto"/>
            <w:bottom w:val="none" w:sz="0" w:space="0" w:color="auto"/>
            <w:right w:val="none" w:sz="0" w:space="0" w:color="auto"/>
          </w:divBdr>
        </w:div>
        <w:div w:id="562645391">
          <w:marLeft w:val="480"/>
          <w:marRight w:val="0"/>
          <w:marTop w:val="0"/>
          <w:marBottom w:val="0"/>
          <w:divBdr>
            <w:top w:val="none" w:sz="0" w:space="0" w:color="auto"/>
            <w:left w:val="none" w:sz="0" w:space="0" w:color="auto"/>
            <w:bottom w:val="none" w:sz="0" w:space="0" w:color="auto"/>
            <w:right w:val="none" w:sz="0" w:space="0" w:color="auto"/>
          </w:divBdr>
        </w:div>
        <w:div w:id="580062295">
          <w:marLeft w:val="480"/>
          <w:marRight w:val="0"/>
          <w:marTop w:val="0"/>
          <w:marBottom w:val="0"/>
          <w:divBdr>
            <w:top w:val="none" w:sz="0" w:space="0" w:color="auto"/>
            <w:left w:val="none" w:sz="0" w:space="0" w:color="auto"/>
            <w:bottom w:val="none" w:sz="0" w:space="0" w:color="auto"/>
            <w:right w:val="none" w:sz="0" w:space="0" w:color="auto"/>
          </w:divBdr>
        </w:div>
        <w:div w:id="588776592">
          <w:marLeft w:val="480"/>
          <w:marRight w:val="0"/>
          <w:marTop w:val="0"/>
          <w:marBottom w:val="0"/>
          <w:divBdr>
            <w:top w:val="none" w:sz="0" w:space="0" w:color="auto"/>
            <w:left w:val="none" w:sz="0" w:space="0" w:color="auto"/>
            <w:bottom w:val="none" w:sz="0" w:space="0" w:color="auto"/>
            <w:right w:val="none" w:sz="0" w:space="0" w:color="auto"/>
          </w:divBdr>
        </w:div>
        <w:div w:id="594628697">
          <w:marLeft w:val="480"/>
          <w:marRight w:val="0"/>
          <w:marTop w:val="0"/>
          <w:marBottom w:val="0"/>
          <w:divBdr>
            <w:top w:val="none" w:sz="0" w:space="0" w:color="auto"/>
            <w:left w:val="none" w:sz="0" w:space="0" w:color="auto"/>
            <w:bottom w:val="none" w:sz="0" w:space="0" w:color="auto"/>
            <w:right w:val="none" w:sz="0" w:space="0" w:color="auto"/>
          </w:divBdr>
        </w:div>
        <w:div w:id="735933141">
          <w:marLeft w:val="480"/>
          <w:marRight w:val="0"/>
          <w:marTop w:val="0"/>
          <w:marBottom w:val="0"/>
          <w:divBdr>
            <w:top w:val="none" w:sz="0" w:space="0" w:color="auto"/>
            <w:left w:val="none" w:sz="0" w:space="0" w:color="auto"/>
            <w:bottom w:val="none" w:sz="0" w:space="0" w:color="auto"/>
            <w:right w:val="none" w:sz="0" w:space="0" w:color="auto"/>
          </w:divBdr>
        </w:div>
        <w:div w:id="762842418">
          <w:marLeft w:val="480"/>
          <w:marRight w:val="0"/>
          <w:marTop w:val="0"/>
          <w:marBottom w:val="0"/>
          <w:divBdr>
            <w:top w:val="none" w:sz="0" w:space="0" w:color="auto"/>
            <w:left w:val="none" w:sz="0" w:space="0" w:color="auto"/>
            <w:bottom w:val="none" w:sz="0" w:space="0" w:color="auto"/>
            <w:right w:val="none" w:sz="0" w:space="0" w:color="auto"/>
          </w:divBdr>
        </w:div>
        <w:div w:id="809059570">
          <w:marLeft w:val="480"/>
          <w:marRight w:val="0"/>
          <w:marTop w:val="0"/>
          <w:marBottom w:val="0"/>
          <w:divBdr>
            <w:top w:val="none" w:sz="0" w:space="0" w:color="auto"/>
            <w:left w:val="none" w:sz="0" w:space="0" w:color="auto"/>
            <w:bottom w:val="none" w:sz="0" w:space="0" w:color="auto"/>
            <w:right w:val="none" w:sz="0" w:space="0" w:color="auto"/>
          </w:divBdr>
        </w:div>
        <w:div w:id="813526944">
          <w:marLeft w:val="480"/>
          <w:marRight w:val="0"/>
          <w:marTop w:val="0"/>
          <w:marBottom w:val="0"/>
          <w:divBdr>
            <w:top w:val="none" w:sz="0" w:space="0" w:color="auto"/>
            <w:left w:val="none" w:sz="0" w:space="0" w:color="auto"/>
            <w:bottom w:val="none" w:sz="0" w:space="0" w:color="auto"/>
            <w:right w:val="none" w:sz="0" w:space="0" w:color="auto"/>
          </w:divBdr>
        </w:div>
        <w:div w:id="821237537">
          <w:marLeft w:val="480"/>
          <w:marRight w:val="0"/>
          <w:marTop w:val="0"/>
          <w:marBottom w:val="0"/>
          <w:divBdr>
            <w:top w:val="none" w:sz="0" w:space="0" w:color="auto"/>
            <w:left w:val="none" w:sz="0" w:space="0" w:color="auto"/>
            <w:bottom w:val="none" w:sz="0" w:space="0" w:color="auto"/>
            <w:right w:val="none" w:sz="0" w:space="0" w:color="auto"/>
          </w:divBdr>
        </w:div>
        <w:div w:id="938101486">
          <w:marLeft w:val="480"/>
          <w:marRight w:val="0"/>
          <w:marTop w:val="0"/>
          <w:marBottom w:val="0"/>
          <w:divBdr>
            <w:top w:val="none" w:sz="0" w:space="0" w:color="auto"/>
            <w:left w:val="none" w:sz="0" w:space="0" w:color="auto"/>
            <w:bottom w:val="none" w:sz="0" w:space="0" w:color="auto"/>
            <w:right w:val="none" w:sz="0" w:space="0" w:color="auto"/>
          </w:divBdr>
        </w:div>
        <w:div w:id="949822600">
          <w:marLeft w:val="480"/>
          <w:marRight w:val="0"/>
          <w:marTop w:val="0"/>
          <w:marBottom w:val="0"/>
          <w:divBdr>
            <w:top w:val="none" w:sz="0" w:space="0" w:color="auto"/>
            <w:left w:val="none" w:sz="0" w:space="0" w:color="auto"/>
            <w:bottom w:val="none" w:sz="0" w:space="0" w:color="auto"/>
            <w:right w:val="none" w:sz="0" w:space="0" w:color="auto"/>
          </w:divBdr>
        </w:div>
        <w:div w:id="978995724">
          <w:marLeft w:val="480"/>
          <w:marRight w:val="0"/>
          <w:marTop w:val="0"/>
          <w:marBottom w:val="0"/>
          <w:divBdr>
            <w:top w:val="none" w:sz="0" w:space="0" w:color="auto"/>
            <w:left w:val="none" w:sz="0" w:space="0" w:color="auto"/>
            <w:bottom w:val="none" w:sz="0" w:space="0" w:color="auto"/>
            <w:right w:val="none" w:sz="0" w:space="0" w:color="auto"/>
          </w:divBdr>
        </w:div>
        <w:div w:id="980185257">
          <w:marLeft w:val="480"/>
          <w:marRight w:val="0"/>
          <w:marTop w:val="0"/>
          <w:marBottom w:val="0"/>
          <w:divBdr>
            <w:top w:val="none" w:sz="0" w:space="0" w:color="auto"/>
            <w:left w:val="none" w:sz="0" w:space="0" w:color="auto"/>
            <w:bottom w:val="none" w:sz="0" w:space="0" w:color="auto"/>
            <w:right w:val="none" w:sz="0" w:space="0" w:color="auto"/>
          </w:divBdr>
        </w:div>
        <w:div w:id="992292357">
          <w:marLeft w:val="480"/>
          <w:marRight w:val="0"/>
          <w:marTop w:val="0"/>
          <w:marBottom w:val="0"/>
          <w:divBdr>
            <w:top w:val="none" w:sz="0" w:space="0" w:color="auto"/>
            <w:left w:val="none" w:sz="0" w:space="0" w:color="auto"/>
            <w:bottom w:val="none" w:sz="0" w:space="0" w:color="auto"/>
            <w:right w:val="none" w:sz="0" w:space="0" w:color="auto"/>
          </w:divBdr>
        </w:div>
        <w:div w:id="1015230104">
          <w:marLeft w:val="480"/>
          <w:marRight w:val="0"/>
          <w:marTop w:val="0"/>
          <w:marBottom w:val="0"/>
          <w:divBdr>
            <w:top w:val="none" w:sz="0" w:space="0" w:color="auto"/>
            <w:left w:val="none" w:sz="0" w:space="0" w:color="auto"/>
            <w:bottom w:val="none" w:sz="0" w:space="0" w:color="auto"/>
            <w:right w:val="none" w:sz="0" w:space="0" w:color="auto"/>
          </w:divBdr>
        </w:div>
        <w:div w:id="1091465077">
          <w:marLeft w:val="480"/>
          <w:marRight w:val="0"/>
          <w:marTop w:val="0"/>
          <w:marBottom w:val="0"/>
          <w:divBdr>
            <w:top w:val="none" w:sz="0" w:space="0" w:color="auto"/>
            <w:left w:val="none" w:sz="0" w:space="0" w:color="auto"/>
            <w:bottom w:val="none" w:sz="0" w:space="0" w:color="auto"/>
            <w:right w:val="none" w:sz="0" w:space="0" w:color="auto"/>
          </w:divBdr>
        </w:div>
        <w:div w:id="1092047804">
          <w:marLeft w:val="480"/>
          <w:marRight w:val="0"/>
          <w:marTop w:val="0"/>
          <w:marBottom w:val="0"/>
          <w:divBdr>
            <w:top w:val="none" w:sz="0" w:space="0" w:color="auto"/>
            <w:left w:val="none" w:sz="0" w:space="0" w:color="auto"/>
            <w:bottom w:val="none" w:sz="0" w:space="0" w:color="auto"/>
            <w:right w:val="none" w:sz="0" w:space="0" w:color="auto"/>
          </w:divBdr>
        </w:div>
        <w:div w:id="1094479145">
          <w:marLeft w:val="480"/>
          <w:marRight w:val="0"/>
          <w:marTop w:val="0"/>
          <w:marBottom w:val="0"/>
          <w:divBdr>
            <w:top w:val="none" w:sz="0" w:space="0" w:color="auto"/>
            <w:left w:val="none" w:sz="0" w:space="0" w:color="auto"/>
            <w:bottom w:val="none" w:sz="0" w:space="0" w:color="auto"/>
            <w:right w:val="none" w:sz="0" w:space="0" w:color="auto"/>
          </w:divBdr>
        </w:div>
        <w:div w:id="1105537501">
          <w:marLeft w:val="480"/>
          <w:marRight w:val="0"/>
          <w:marTop w:val="0"/>
          <w:marBottom w:val="0"/>
          <w:divBdr>
            <w:top w:val="none" w:sz="0" w:space="0" w:color="auto"/>
            <w:left w:val="none" w:sz="0" w:space="0" w:color="auto"/>
            <w:bottom w:val="none" w:sz="0" w:space="0" w:color="auto"/>
            <w:right w:val="none" w:sz="0" w:space="0" w:color="auto"/>
          </w:divBdr>
        </w:div>
        <w:div w:id="1122651352">
          <w:marLeft w:val="480"/>
          <w:marRight w:val="0"/>
          <w:marTop w:val="0"/>
          <w:marBottom w:val="0"/>
          <w:divBdr>
            <w:top w:val="none" w:sz="0" w:space="0" w:color="auto"/>
            <w:left w:val="none" w:sz="0" w:space="0" w:color="auto"/>
            <w:bottom w:val="none" w:sz="0" w:space="0" w:color="auto"/>
            <w:right w:val="none" w:sz="0" w:space="0" w:color="auto"/>
          </w:divBdr>
        </w:div>
        <w:div w:id="1125781984">
          <w:marLeft w:val="480"/>
          <w:marRight w:val="0"/>
          <w:marTop w:val="0"/>
          <w:marBottom w:val="0"/>
          <w:divBdr>
            <w:top w:val="none" w:sz="0" w:space="0" w:color="auto"/>
            <w:left w:val="none" w:sz="0" w:space="0" w:color="auto"/>
            <w:bottom w:val="none" w:sz="0" w:space="0" w:color="auto"/>
            <w:right w:val="none" w:sz="0" w:space="0" w:color="auto"/>
          </w:divBdr>
        </w:div>
        <w:div w:id="1131897517">
          <w:marLeft w:val="480"/>
          <w:marRight w:val="0"/>
          <w:marTop w:val="0"/>
          <w:marBottom w:val="0"/>
          <w:divBdr>
            <w:top w:val="none" w:sz="0" w:space="0" w:color="auto"/>
            <w:left w:val="none" w:sz="0" w:space="0" w:color="auto"/>
            <w:bottom w:val="none" w:sz="0" w:space="0" w:color="auto"/>
            <w:right w:val="none" w:sz="0" w:space="0" w:color="auto"/>
          </w:divBdr>
        </w:div>
        <w:div w:id="1180850924">
          <w:marLeft w:val="480"/>
          <w:marRight w:val="0"/>
          <w:marTop w:val="0"/>
          <w:marBottom w:val="0"/>
          <w:divBdr>
            <w:top w:val="none" w:sz="0" w:space="0" w:color="auto"/>
            <w:left w:val="none" w:sz="0" w:space="0" w:color="auto"/>
            <w:bottom w:val="none" w:sz="0" w:space="0" w:color="auto"/>
            <w:right w:val="none" w:sz="0" w:space="0" w:color="auto"/>
          </w:divBdr>
        </w:div>
        <w:div w:id="1217356438">
          <w:marLeft w:val="480"/>
          <w:marRight w:val="0"/>
          <w:marTop w:val="0"/>
          <w:marBottom w:val="0"/>
          <w:divBdr>
            <w:top w:val="none" w:sz="0" w:space="0" w:color="auto"/>
            <w:left w:val="none" w:sz="0" w:space="0" w:color="auto"/>
            <w:bottom w:val="none" w:sz="0" w:space="0" w:color="auto"/>
            <w:right w:val="none" w:sz="0" w:space="0" w:color="auto"/>
          </w:divBdr>
        </w:div>
        <w:div w:id="1231236689">
          <w:marLeft w:val="480"/>
          <w:marRight w:val="0"/>
          <w:marTop w:val="0"/>
          <w:marBottom w:val="0"/>
          <w:divBdr>
            <w:top w:val="none" w:sz="0" w:space="0" w:color="auto"/>
            <w:left w:val="none" w:sz="0" w:space="0" w:color="auto"/>
            <w:bottom w:val="none" w:sz="0" w:space="0" w:color="auto"/>
            <w:right w:val="none" w:sz="0" w:space="0" w:color="auto"/>
          </w:divBdr>
        </w:div>
        <w:div w:id="1258177398">
          <w:marLeft w:val="480"/>
          <w:marRight w:val="0"/>
          <w:marTop w:val="0"/>
          <w:marBottom w:val="0"/>
          <w:divBdr>
            <w:top w:val="none" w:sz="0" w:space="0" w:color="auto"/>
            <w:left w:val="none" w:sz="0" w:space="0" w:color="auto"/>
            <w:bottom w:val="none" w:sz="0" w:space="0" w:color="auto"/>
            <w:right w:val="none" w:sz="0" w:space="0" w:color="auto"/>
          </w:divBdr>
        </w:div>
        <w:div w:id="1286424736">
          <w:marLeft w:val="480"/>
          <w:marRight w:val="0"/>
          <w:marTop w:val="0"/>
          <w:marBottom w:val="0"/>
          <w:divBdr>
            <w:top w:val="none" w:sz="0" w:space="0" w:color="auto"/>
            <w:left w:val="none" w:sz="0" w:space="0" w:color="auto"/>
            <w:bottom w:val="none" w:sz="0" w:space="0" w:color="auto"/>
            <w:right w:val="none" w:sz="0" w:space="0" w:color="auto"/>
          </w:divBdr>
        </w:div>
        <w:div w:id="1349719412">
          <w:marLeft w:val="480"/>
          <w:marRight w:val="0"/>
          <w:marTop w:val="0"/>
          <w:marBottom w:val="0"/>
          <w:divBdr>
            <w:top w:val="none" w:sz="0" w:space="0" w:color="auto"/>
            <w:left w:val="none" w:sz="0" w:space="0" w:color="auto"/>
            <w:bottom w:val="none" w:sz="0" w:space="0" w:color="auto"/>
            <w:right w:val="none" w:sz="0" w:space="0" w:color="auto"/>
          </w:divBdr>
        </w:div>
        <w:div w:id="1437407759">
          <w:marLeft w:val="480"/>
          <w:marRight w:val="0"/>
          <w:marTop w:val="0"/>
          <w:marBottom w:val="0"/>
          <w:divBdr>
            <w:top w:val="none" w:sz="0" w:space="0" w:color="auto"/>
            <w:left w:val="none" w:sz="0" w:space="0" w:color="auto"/>
            <w:bottom w:val="none" w:sz="0" w:space="0" w:color="auto"/>
            <w:right w:val="none" w:sz="0" w:space="0" w:color="auto"/>
          </w:divBdr>
        </w:div>
        <w:div w:id="1456830212">
          <w:marLeft w:val="480"/>
          <w:marRight w:val="0"/>
          <w:marTop w:val="0"/>
          <w:marBottom w:val="0"/>
          <w:divBdr>
            <w:top w:val="none" w:sz="0" w:space="0" w:color="auto"/>
            <w:left w:val="none" w:sz="0" w:space="0" w:color="auto"/>
            <w:bottom w:val="none" w:sz="0" w:space="0" w:color="auto"/>
            <w:right w:val="none" w:sz="0" w:space="0" w:color="auto"/>
          </w:divBdr>
        </w:div>
        <w:div w:id="1535848216">
          <w:marLeft w:val="480"/>
          <w:marRight w:val="0"/>
          <w:marTop w:val="0"/>
          <w:marBottom w:val="0"/>
          <w:divBdr>
            <w:top w:val="none" w:sz="0" w:space="0" w:color="auto"/>
            <w:left w:val="none" w:sz="0" w:space="0" w:color="auto"/>
            <w:bottom w:val="none" w:sz="0" w:space="0" w:color="auto"/>
            <w:right w:val="none" w:sz="0" w:space="0" w:color="auto"/>
          </w:divBdr>
        </w:div>
        <w:div w:id="1558971664">
          <w:marLeft w:val="480"/>
          <w:marRight w:val="0"/>
          <w:marTop w:val="0"/>
          <w:marBottom w:val="0"/>
          <w:divBdr>
            <w:top w:val="none" w:sz="0" w:space="0" w:color="auto"/>
            <w:left w:val="none" w:sz="0" w:space="0" w:color="auto"/>
            <w:bottom w:val="none" w:sz="0" w:space="0" w:color="auto"/>
            <w:right w:val="none" w:sz="0" w:space="0" w:color="auto"/>
          </w:divBdr>
        </w:div>
        <w:div w:id="1571579272">
          <w:marLeft w:val="480"/>
          <w:marRight w:val="0"/>
          <w:marTop w:val="0"/>
          <w:marBottom w:val="0"/>
          <w:divBdr>
            <w:top w:val="none" w:sz="0" w:space="0" w:color="auto"/>
            <w:left w:val="none" w:sz="0" w:space="0" w:color="auto"/>
            <w:bottom w:val="none" w:sz="0" w:space="0" w:color="auto"/>
            <w:right w:val="none" w:sz="0" w:space="0" w:color="auto"/>
          </w:divBdr>
        </w:div>
        <w:div w:id="1581476796">
          <w:marLeft w:val="480"/>
          <w:marRight w:val="0"/>
          <w:marTop w:val="0"/>
          <w:marBottom w:val="0"/>
          <w:divBdr>
            <w:top w:val="none" w:sz="0" w:space="0" w:color="auto"/>
            <w:left w:val="none" w:sz="0" w:space="0" w:color="auto"/>
            <w:bottom w:val="none" w:sz="0" w:space="0" w:color="auto"/>
            <w:right w:val="none" w:sz="0" w:space="0" w:color="auto"/>
          </w:divBdr>
        </w:div>
        <w:div w:id="1600601240">
          <w:marLeft w:val="480"/>
          <w:marRight w:val="0"/>
          <w:marTop w:val="0"/>
          <w:marBottom w:val="0"/>
          <w:divBdr>
            <w:top w:val="none" w:sz="0" w:space="0" w:color="auto"/>
            <w:left w:val="none" w:sz="0" w:space="0" w:color="auto"/>
            <w:bottom w:val="none" w:sz="0" w:space="0" w:color="auto"/>
            <w:right w:val="none" w:sz="0" w:space="0" w:color="auto"/>
          </w:divBdr>
        </w:div>
        <w:div w:id="1606956082">
          <w:marLeft w:val="480"/>
          <w:marRight w:val="0"/>
          <w:marTop w:val="0"/>
          <w:marBottom w:val="0"/>
          <w:divBdr>
            <w:top w:val="none" w:sz="0" w:space="0" w:color="auto"/>
            <w:left w:val="none" w:sz="0" w:space="0" w:color="auto"/>
            <w:bottom w:val="none" w:sz="0" w:space="0" w:color="auto"/>
            <w:right w:val="none" w:sz="0" w:space="0" w:color="auto"/>
          </w:divBdr>
        </w:div>
        <w:div w:id="1644232882">
          <w:marLeft w:val="480"/>
          <w:marRight w:val="0"/>
          <w:marTop w:val="0"/>
          <w:marBottom w:val="0"/>
          <w:divBdr>
            <w:top w:val="none" w:sz="0" w:space="0" w:color="auto"/>
            <w:left w:val="none" w:sz="0" w:space="0" w:color="auto"/>
            <w:bottom w:val="none" w:sz="0" w:space="0" w:color="auto"/>
            <w:right w:val="none" w:sz="0" w:space="0" w:color="auto"/>
          </w:divBdr>
        </w:div>
        <w:div w:id="1654333473">
          <w:marLeft w:val="480"/>
          <w:marRight w:val="0"/>
          <w:marTop w:val="0"/>
          <w:marBottom w:val="0"/>
          <w:divBdr>
            <w:top w:val="none" w:sz="0" w:space="0" w:color="auto"/>
            <w:left w:val="none" w:sz="0" w:space="0" w:color="auto"/>
            <w:bottom w:val="none" w:sz="0" w:space="0" w:color="auto"/>
            <w:right w:val="none" w:sz="0" w:space="0" w:color="auto"/>
          </w:divBdr>
        </w:div>
        <w:div w:id="1667055181">
          <w:marLeft w:val="480"/>
          <w:marRight w:val="0"/>
          <w:marTop w:val="0"/>
          <w:marBottom w:val="0"/>
          <w:divBdr>
            <w:top w:val="none" w:sz="0" w:space="0" w:color="auto"/>
            <w:left w:val="none" w:sz="0" w:space="0" w:color="auto"/>
            <w:bottom w:val="none" w:sz="0" w:space="0" w:color="auto"/>
            <w:right w:val="none" w:sz="0" w:space="0" w:color="auto"/>
          </w:divBdr>
        </w:div>
        <w:div w:id="1757943916">
          <w:marLeft w:val="480"/>
          <w:marRight w:val="0"/>
          <w:marTop w:val="0"/>
          <w:marBottom w:val="0"/>
          <w:divBdr>
            <w:top w:val="none" w:sz="0" w:space="0" w:color="auto"/>
            <w:left w:val="none" w:sz="0" w:space="0" w:color="auto"/>
            <w:bottom w:val="none" w:sz="0" w:space="0" w:color="auto"/>
            <w:right w:val="none" w:sz="0" w:space="0" w:color="auto"/>
          </w:divBdr>
        </w:div>
        <w:div w:id="1792624919">
          <w:marLeft w:val="480"/>
          <w:marRight w:val="0"/>
          <w:marTop w:val="0"/>
          <w:marBottom w:val="0"/>
          <w:divBdr>
            <w:top w:val="none" w:sz="0" w:space="0" w:color="auto"/>
            <w:left w:val="none" w:sz="0" w:space="0" w:color="auto"/>
            <w:bottom w:val="none" w:sz="0" w:space="0" w:color="auto"/>
            <w:right w:val="none" w:sz="0" w:space="0" w:color="auto"/>
          </w:divBdr>
        </w:div>
        <w:div w:id="1845512237">
          <w:marLeft w:val="480"/>
          <w:marRight w:val="0"/>
          <w:marTop w:val="0"/>
          <w:marBottom w:val="0"/>
          <w:divBdr>
            <w:top w:val="none" w:sz="0" w:space="0" w:color="auto"/>
            <w:left w:val="none" w:sz="0" w:space="0" w:color="auto"/>
            <w:bottom w:val="none" w:sz="0" w:space="0" w:color="auto"/>
            <w:right w:val="none" w:sz="0" w:space="0" w:color="auto"/>
          </w:divBdr>
        </w:div>
        <w:div w:id="1896433603">
          <w:marLeft w:val="480"/>
          <w:marRight w:val="0"/>
          <w:marTop w:val="0"/>
          <w:marBottom w:val="0"/>
          <w:divBdr>
            <w:top w:val="none" w:sz="0" w:space="0" w:color="auto"/>
            <w:left w:val="none" w:sz="0" w:space="0" w:color="auto"/>
            <w:bottom w:val="none" w:sz="0" w:space="0" w:color="auto"/>
            <w:right w:val="none" w:sz="0" w:space="0" w:color="auto"/>
          </w:divBdr>
        </w:div>
        <w:div w:id="1942637148">
          <w:marLeft w:val="480"/>
          <w:marRight w:val="0"/>
          <w:marTop w:val="0"/>
          <w:marBottom w:val="0"/>
          <w:divBdr>
            <w:top w:val="none" w:sz="0" w:space="0" w:color="auto"/>
            <w:left w:val="none" w:sz="0" w:space="0" w:color="auto"/>
            <w:bottom w:val="none" w:sz="0" w:space="0" w:color="auto"/>
            <w:right w:val="none" w:sz="0" w:space="0" w:color="auto"/>
          </w:divBdr>
        </w:div>
        <w:div w:id="1964994897">
          <w:marLeft w:val="480"/>
          <w:marRight w:val="0"/>
          <w:marTop w:val="0"/>
          <w:marBottom w:val="0"/>
          <w:divBdr>
            <w:top w:val="none" w:sz="0" w:space="0" w:color="auto"/>
            <w:left w:val="none" w:sz="0" w:space="0" w:color="auto"/>
            <w:bottom w:val="none" w:sz="0" w:space="0" w:color="auto"/>
            <w:right w:val="none" w:sz="0" w:space="0" w:color="auto"/>
          </w:divBdr>
        </w:div>
        <w:div w:id="1980449761">
          <w:marLeft w:val="480"/>
          <w:marRight w:val="0"/>
          <w:marTop w:val="0"/>
          <w:marBottom w:val="0"/>
          <w:divBdr>
            <w:top w:val="none" w:sz="0" w:space="0" w:color="auto"/>
            <w:left w:val="none" w:sz="0" w:space="0" w:color="auto"/>
            <w:bottom w:val="none" w:sz="0" w:space="0" w:color="auto"/>
            <w:right w:val="none" w:sz="0" w:space="0" w:color="auto"/>
          </w:divBdr>
        </w:div>
        <w:div w:id="2024361818">
          <w:marLeft w:val="480"/>
          <w:marRight w:val="0"/>
          <w:marTop w:val="0"/>
          <w:marBottom w:val="0"/>
          <w:divBdr>
            <w:top w:val="none" w:sz="0" w:space="0" w:color="auto"/>
            <w:left w:val="none" w:sz="0" w:space="0" w:color="auto"/>
            <w:bottom w:val="none" w:sz="0" w:space="0" w:color="auto"/>
            <w:right w:val="none" w:sz="0" w:space="0" w:color="auto"/>
          </w:divBdr>
        </w:div>
        <w:div w:id="2041592309">
          <w:marLeft w:val="480"/>
          <w:marRight w:val="0"/>
          <w:marTop w:val="0"/>
          <w:marBottom w:val="0"/>
          <w:divBdr>
            <w:top w:val="none" w:sz="0" w:space="0" w:color="auto"/>
            <w:left w:val="none" w:sz="0" w:space="0" w:color="auto"/>
            <w:bottom w:val="none" w:sz="0" w:space="0" w:color="auto"/>
            <w:right w:val="none" w:sz="0" w:space="0" w:color="auto"/>
          </w:divBdr>
        </w:div>
        <w:div w:id="2045596010">
          <w:marLeft w:val="480"/>
          <w:marRight w:val="0"/>
          <w:marTop w:val="0"/>
          <w:marBottom w:val="0"/>
          <w:divBdr>
            <w:top w:val="none" w:sz="0" w:space="0" w:color="auto"/>
            <w:left w:val="none" w:sz="0" w:space="0" w:color="auto"/>
            <w:bottom w:val="none" w:sz="0" w:space="0" w:color="auto"/>
            <w:right w:val="none" w:sz="0" w:space="0" w:color="auto"/>
          </w:divBdr>
        </w:div>
        <w:div w:id="2131625646">
          <w:marLeft w:val="480"/>
          <w:marRight w:val="0"/>
          <w:marTop w:val="0"/>
          <w:marBottom w:val="0"/>
          <w:divBdr>
            <w:top w:val="none" w:sz="0" w:space="0" w:color="auto"/>
            <w:left w:val="none" w:sz="0" w:space="0" w:color="auto"/>
            <w:bottom w:val="none" w:sz="0" w:space="0" w:color="auto"/>
            <w:right w:val="none" w:sz="0" w:space="0" w:color="auto"/>
          </w:divBdr>
        </w:div>
      </w:divsChild>
    </w:div>
    <w:div w:id="746416333">
      <w:bodyDiv w:val="1"/>
      <w:marLeft w:val="0"/>
      <w:marRight w:val="0"/>
      <w:marTop w:val="0"/>
      <w:marBottom w:val="0"/>
      <w:divBdr>
        <w:top w:val="none" w:sz="0" w:space="0" w:color="auto"/>
        <w:left w:val="none" w:sz="0" w:space="0" w:color="auto"/>
        <w:bottom w:val="none" w:sz="0" w:space="0" w:color="auto"/>
        <w:right w:val="none" w:sz="0" w:space="0" w:color="auto"/>
      </w:divBdr>
      <w:divsChild>
        <w:div w:id="36123088">
          <w:marLeft w:val="480"/>
          <w:marRight w:val="0"/>
          <w:marTop w:val="0"/>
          <w:marBottom w:val="0"/>
          <w:divBdr>
            <w:top w:val="none" w:sz="0" w:space="0" w:color="auto"/>
            <w:left w:val="none" w:sz="0" w:space="0" w:color="auto"/>
            <w:bottom w:val="none" w:sz="0" w:space="0" w:color="auto"/>
            <w:right w:val="none" w:sz="0" w:space="0" w:color="auto"/>
          </w:divBdr>
        </w:div>
        <w:div w:id="39982989">
          <w:marLeft w:val="480"/>
          <w:marRight w:val="0"/>
          <w:marTop w:val="0"/>
          <w:marBottom w:val="0"/>
          <w:divBdr>
            <w:top w:val="none" w:sz="0" w:space="0" w:color="auto"/>
            <w:left w:val="none" w:sz="0" w:space="0" w:color="auto"/>
            <w:bottom w:val="none" w:sz="0" w:space="0" w:color="auto"/>
            <w:right w:val="none" w:sz="0" w:space="0" w:color="auto"/>
          </w:divBdr>
        </w:div>
        <w:div w:id="54474562">
          <w:marLeft w:val="480"/>
          <w:marRight w:val="0"/>
          <w:marTop w:val="0"/>
          <w:marBottom w:val="0"/>
          <w:divBdr>
            <w:top w:val="none" w:sz="0" w:space="0" w:color="auto"/>
            <w:left w:val="none" w:sz="0" w:space="0" w:color="auto"/>
            <w:bottom w:val="none" w:sz="0" w:space="0" w:color="auto"/>
            <w:right w:val="none" w:sz="0" w:space="0" w:color="auto"/>
          </w:divBdr>
        </w:div>
        <w:div w:id="72707961">
          <w:marLeft w:val="480"/>
          <w:marRight w:val="0"/>
          <w:marTop w:val="0"/>
          <w:marBottom w:val="0"/>
          <w:divBdr>
            <w:top w:val="none" w:sz="0" w:space="0" w:color="auto"/>
            <w:left w:val="none" w:sz="0" w:space="0" w:color="auto"/>
            <w:bottom w:val="none" w:sz="0" w:space="0" w:color="auto"/>
            <w:right w:val="none" w:sz="0" w:space="0" w:color="auto"/>
          </w:divBdr>
        </w:div>
        <w:div w:id="75513913">
          <w:marLeft w:val="480"/>
          <w:marRight w:val="0"/>
          <w:marTop w:val="0"/>
          <w:marBottom w:val="0"/>
          <w:divBdr>
            <w:top w:val="none" w:sz="0" w:space="0" w:color="auto"/>
            <w:left w:val="none" w:sz="0" w:space="0" w:color="auto"/>
            <w:bottom w:val="none" w:sz="0" w:space="0" w:color="auto"/>
            <w:right w:val="none" w:sz="0" w:space="0" w:color="auto"/>
          </w:divBdr>
        </w:div>
        <w:div w:id="113181976">
          <w:marLeft w:val="480"/>
          <w:marRight w:val="0"/>
          <w:marTop w:val="0"/>
          <w:marBottom w:val="0"/>
          <w:divBdr>
            <w:top w:val="none" w:sz="0" w:space="0" w:color="auto"/>
            <w:left w:val="none" w:sz="0" w:space="0" w:color="auto"/>
            <w:bottom w:val="none" w:sz="0" w:space="0" w:color="auto"/>
            <w:right w:val="none" w:sz="0" w:space="0" w:color="auto"/>
          </w:divBdr>
        </w:div>
        <w:div w:id="121923410">
          <w:marLeft w:val="480"/>
          <w:marRight w:val="0"/>
          <w:marTop w:val="0"/>
          <w:marBottom w:val="0"/>
          <w:divBdr>
            <w:top w:val="none" w:sz="0" w:space="0" w:color="auto"/>
            <w:left w:val="none" w:sz="0" w:space="0" w:color="auto"/>
            <w:bottom w:val="none" w:sz="0" w:space="0" w:color="auto"/>
            <w:right w:val="none" w:sz="0" w:space="0" w:color="auto"/>
          </w:divBdr>
        </w:div>
        <w:div w:id="121969892">
          <w:marLeft w:val="480"/>
          <w:marRight w:val="0"/>
          <w:marTop w:val="0"/>
          <w:marBottom w:val="0"/>
          <w:divBdr>
            <w:top w:val="none" w:sz="0" w:space="0" w:color="auto"/>
            <w:left w:val="none" w:sz="0" w:space="0" w:color="auto"/>
            <w:bottom w:val="none" w:sz="0" w:space="0" w:color="auto"/>
            <w:right w:val="none" w:sz="0" w:space="0" w:color="auto"/>
          </w:divBdr>
        </w:div>
        <w:div w:id="182982754">
          <w:marLeft w:val="480"/>
          <w:marRight w:val="0"/>
          <w:marTop w:val="0"/>
          <w:marBottom w:val="0"/>
          <w:divBdr>
            <w:top w:val="none" w:sz="0" w:space="0" w:color="auto"/>
            <w:left w:val="none" w:sz="0" w:space="0" w:color="auto"/>
            <w:bottom w:val="none" w:sz="0" w:space="0" w:color="auto"/>
            <w:right w:val="none" w:sz="0" w:space="0" w:color="auto"/>
          </w:divBdr>
        </w:div>
        <w:div w:id="208536095">
          <w:marLeft w:val="480"/>
          <w:marRight w:val="0"/>
          <w:marTop w:val="0"/>
          <w:marBottom w:val="0"/>
          <w:divBdr>
            <w:top w:val="none" w:sz="0" w:space="0" w:color="auto"/>
            <w:left w:val="none" w:sz="0" w:space="0" w:color="auto"/>
            <w:bottom w:val="none" w:sz="0" w:space="0" w:color="auto"/>
            <w:right w:val="none" w:sz="0" w:space="0" w:color="auto"/>
          </w:divBdr>
        </w:div>
        <w:div w:id="253249909">
          <w:marLeft w:val="480"/>
          <w:marRight w:val="0"/>
          <w:marTop w:val="0"/>
          <w:marBottom w:val="0"/>
          <w:divBdr>
            <w:top w:val="none" w:sz="0" w:space="0" w:color="auto"/>
            <w:left w:val="none" w:sz="0" w:space="0" w:color="auto"/>
            <w:bottom w:val="none" w:sz="0" w:space="0" w:color="auto"/>
            <w:right w:val="none" w:sz="0" w:space="0" w:color="auto"/>
          </w:divBdr>
        </w:div>
        <w:div w:id="277219523">
          <w:marLeft w:val="480"/>
          <w:marRight w:val="0"/>
          <w:marTop w:val="0"/>
          <w:marBottom w:val="0"/>
          <w:divBdr>
            <w:top w:val="none" w:sz="0" w:space="0" w:color="auto"/>
            <w:left w:val="none" w:sz="0" w:space="0" w:color="auto"/>
            <w:bottom w:val="none" w:sz="0" w:space="0" w:color="auto"/>
            <w:right w:val="none" w:sz="0" w:space="0" w:color="auto"/>
          </w:divBdr>
        </w:div>
        <w:div w:id="281497112">
          <w:marLeft w:val="480"/>
          <w:marRight w:val="0"/>
          <w:marTop w:val="0"/>
          <w:marBottom w:val="0"/>
          <w:divBdr>
            <w:top w:val="none" w:sz="0" w:space="0" w:color="auto"/>
            <w:left w:val="none" w:sz="0" w:space="0" w:color="auto"/>
            <w:bottom w:val="none" w:sz="0" w:space="0" w:color="auto"/>
            <w:right w:val="none" w:sz="0" w:space="0" w:color="auto"/>
          </w:divBdr>
        </w:div>
        <w:div w:id="309212313">
          <w:marLeft w:val="480"/>
          <w:marRight w:val="0"/>
          <w:marTop w:val="0"/>
          <w:marBottom w:val="0"/>
          <w:divBdr>
            <w:top w:val="none" w:sz="0" w:space="0" w:color="auto"/>
            <w:left w:val="none" w:sz="0" w:space="0" w:color="auto"/>
            <w:bottom w:val="none" w:sz="0" w:space="0" w:color="auto"/>
            <w:right w:val="none" w:sz="0" w:space="0" w:color="auto"/>
          </w:divBdr>
        </w:div>
        <w:div w:id="378407547">
          <w:marLeft w:val="480"/>
          <w:marRight w:val="0"/>
          <w:marTop w:val="0"/>
          <w:marBottom w:val="0"/>
          <w:divBdr>
            <w:top w:val="none" w:sz="0" w:space="0" w:color="auto"/>
            <w:left w:val="none" w:sz="0" w:space="0" w:color="auto"/>
            <w:bottom w:val="none" w:sz="0" w:space="0" w:color="auto"/>
            <w:right w:val="none" w:sz="0" w:space="0" w:color="auto"/>
          </w:divBdr>
        </w:div>
        <w:div w:id="383991538">
          <w:marLeft w:val="480"/>
          <w:marRight w:val="0"/>
          <w:marTop w:val="0"/>
          <w:marBottom w:val="0"/>
          <w:divBdr>
            <w:top w:val="none" w:sz="0" w:space="0" w:color="auto"/>
            <w:left w:val="none" w:sz="0" w:space="0" w:color="auto"/>
            <w:bottom w:val="none" w:sz="0" w:space="0" w:color="auto"/>
            <w:right w:val="none" w:sz="0" w:space="0" w:color="auto"/>
          </w:divBdr>
        </w:div>
        <w:div w:id="421879912">
          <w:marLeft w:val="480"/>
          <w:marRight w:val="0"/>
          <w:marTop w:val="0"/>
          <w:marBottom w:val="0"/>
          <w:divBdr>
            <w:top w:val="none" w:sz="0" w:space="0" w:color="auto"/>
            <w:left w:val="none" w:sz="0" w:space="0" w:color="auto"/>
            <w:bottom w:val="none" w:sz="0" w:space="0" w:color="auto"/>
            <w:right w:val="none" w:sz="0" w:space="0" w:color="auto"/>
          </w:divBdr>
        </w:div>
        <w:div w:id="441463571">
          <w:marLeft w:val="480"/>
          <w:marRight w:val="0"/>
          <w:marTop w:val="0"/>
          <w:marBottom w:val="0"/>
          <w:divBdr>
            <w:top w:val="none" w:sz="0" w:space="0" w:color="auto"/>
            <w:left w:val="none" w:sz="0" w:space="0" w:color="auto"/>
            <w:bottom w:val="none" w:sz="0" w:space="0" w:color="auto"/>
            <w:right w:val="none" w:sz="0" w:space="0" w:color="auto"/>
          </w:divBdr>
        </w:div>
        <w:div w:id="490751933">
          <w:marLeft w:val="480"/>
          <w:marRight w:val="0"/>
          <w:marTop w:val="0"/>
          <w:marBottom w:val="0"/>
          <w:divBdr>
            <w:top w:val="none" w:sz="0" w:space="0" w:color="auto"/>
            <w:left w:val="none" w:sz="0" w:space="0" w:color="auto"/>
            <w:bottom w:val="none" w:sz="0" w:space="0" w:color="auto"/>
            <w:right w:val="none" w:sz="0" w:space="0" w:color="auto"/>
          </w:divBdr>
        </w:div>
        <w:div w:id="503252428">
          <w:marLeft w:val="480"/>
          <w:marRight w:val="0"/>
          <w:marTop w:val="0"/>
          <w:marBottom w:val="0"/>
          <w:divBdr>
            <w:top w:val="none" w:sz="0" w:space="0" w:color="auto"/>
            <w:left w:val="none" w:sz="0" w:space="0" w:color="auto"/>
            <w:bottom w:val="none" w:sz="0" w:space="0" w:color="auto"/>
            <w:right w:val="none" w:sz="0" w:space="0" w:color="auto"/>
          </w:divBdr>
        </w:div>
        <w:div w:id="511334360">
          <w:marLeft w:val="480"/>
          <w:marRight w:val="0"/>
          <w:marTop w:val="0"/>
          <w:marBottom w:val="0"/>
          <w:divBdr>
            <w:top w:val="none" w:sz="0" w:space="0" w:color="auto"/>
            <w:left w:val="none" w:sz="0" w:space="0" w:color="auto"/>
            <w:bottom w:val="none" w:sz="0" w:space="0" w:color="auto"/>
            <w:right w:val="none" w:sz="0" w:space="0" w:color="auto"/>
          </w:divBdr>
        </w:div>
        <w:div w:id="542406889">
          <w:marLeft w:val="480"/>
          <w:marRight w:val="0"/>
          <w:marTop w:val="0"/>
          <w:marBottom w:val="0"/>
          <w:divBdr>
            <w:top w:val="none" w:sz="0" w:space="0" w:color="auto"/>
            <w:left w:val="none" w:sz="0" w:space="0" w:color="auto"/>
            <w:bottom w:val="none" w:sz="0" w:space="0" w:color="auto"/>
            <w:right w:val="none" w:sz="0" w:space="0" w:color="auto"/>
          </w:divBdr>
        </w:div>
        <w:div w:id="550925399">
          <w:marLeft w:val="480"/>
          <w:marRight w:val="0"/>
          <w:marTop w:val="0"/>
          <w:marBottom w:val="0"/>
          <w:divBdr>
            <w:top w:val="none" w:sz="0" w:space="0" w:color="auto"/>
            <w:left w:val="none" w:sz="0" w:space="0" w:color="auto"/>
            <w:bottom w:val="none" w:sz="0" w:space="0" w:color="auto"/>
            <w:right w:val="none" w:sz="0" w:space="0" w:color="auto"/>
          </w:divBdr>
        </w:div>
        <w:div w:id="570428836">
          <w:marLeft w:val="480"/>
          <w:marRight w:val="0"/>
          <w:marTop w:val="0"/>
          <w:marBottom w:val="0"/>
          <w:divBdr>
            <w:top w:val="none" w:sz="0" w:space="0" w:color="auto"/>
            <w:left w:val="none" w:sz="0" w:space="0" w:color="auto"/>
            <w:bottom w:val="none" w:sz="0" w:space="0" w:color="auto"/>
            <w:right w:val="none" w:sz="0" w:space="0" w:color="auto"/>
          </w:divBdr>
        </w:div>
        <w:div w:id="580866975">
          <w:marLeft w:val="480"/>
          <w:marRight w:val="0"/>
          <w:marTop w:val="0"/>
          <w:marBottom w:val="0"/>
          <w:divBdr>
            <w:top w:val="none" w:sz="0" w:space="0" w:color="auto"/>
            <w:left w:val="none" w:sz="0" w:space="0" w:color="auto"/>
            <w:bottom w:val="none" w:sz="0" w:space="0" w:color="auto"/>
            <w:right w:val="none" w:sz="0" w:space="0" w:color="auto"/>
          </w:divBdr>
        </w:div>
        <w:div w:id="637498463">
          <w:marLeft w:val="480"/>
          <w:marRight w:val="0"/>
          <w:marTop w:val="0"/>
          <w:marBottom w:val="0"/>
          <w:divBdr>
            <w:top w:val="none" w:sz="0" w:space="0" w:color="auto"/>
            <w:left w:val="none" w:sz="0" w:space="0" w:color="auto"/>
            <w:bottom w:val="none" w:sz="0" w:space="0" w:color="auto"/>
            <w:right w:val="none" w:sz="0" w:space="0" w:color="auto"/>
          </w:divBdr>
        </w:div>
        <w:div w:id="644553476">
          <w:marLeft w:val="480"/>
          <w:marRight w:val="0"/>
          <w:marTop w:val="0"/>
          <w:marBottom w:val="0"/>
          <w:divBdr>
            <w:top w:val="none" w:sz="0" w:space="0" w:color="auto"/>
            <w:left w:val="none" w:sz="0" w:space="0" w:color="auto"/>
            <w:bottom w:val="none" w:sz="0" w:space="0" w:color="auto"/>
            <w:right w:val="none" w:sz="0" w:space="0" w:color="auto"/>
          </w:divBdr>
        </w:div>
        <w:div w:id="766198314">
          <w:marLeft w:val="480"/>
          <w:marRight w:val="0"/>
          <w:marTop w:val="0"/>
          <w:marBottom w:val="0"/>
          <w:divBdr>
            <w:top w:val="none" w:sz="0" w:space="0" w:color="auto"/>
            <w:left w:val="none" w:sz="0" w:space="0" w:color="auto"/>
            <w:bottom w:val="none" w:sz="0" w:space="0" w:color="auto"/>
            <w:right w:val="none" w:sz="0" w:space="0" w:color="auto"/>
          </w:divBdr>
        </w:div>
        <w:div w:id="773938962">
          <w:marLeft w:val="480"/>
          <w:marRight w:val="0"/>
          <w:marTop w:val="0"/>
          <w:marBottom w:val="0"/>
          <w:divBdr>
            <w:top w:val="none" w:sz="0" w:space="0" w:color="auto"/>
            <w:left w:val="none" w:sz="0" w:space="0" w:color="auto"/>
            <w:bottom w:val="none" w:sz="0" w:space="0" w:color="auto"/>
            <w:right w:val="none" w:sz="0" w:space="0" w:color="auto"/>
          </w:divBdr>
        </w:div>
        <w:div w:id="795834889">
          <w:marLeft w:val="480"/>
          <w:marRight w:val="0"/>
          <w:marTop w:val="0"/>
          <w:marBottom w:val="0"/>
          <w:divBdr>
            <w:top w:val="none" w:sz="0" w:space="0" w:color="auto"/>
            <w:left w:val="none" w:sz="0" w:space="0" w:color="auto"/>
            <w:bottom w:val="none" w:sz="0" w:space="0" w:color="auto"/>
            <w:right w:val="none" w:sz="0" w:space="0" w:color="auto"/>
          </w:divBdr>
        </w:div>
        <w:div w:id="830098705">
          <w:marLeft w:val="480"/>
          <w:marRight w:val="0"/>
          <w:marTop w:val="0"/>
          <w:marBottom w:val="0"/>
          <w:divBdr>
            <w:top w:val="none" w:sz="0" w:space="0" w:color="auto"/>
            <w:left w:val="none" w:sz="0" w:space="0" w:color="auto"/>
            <w:bottom w:val="none" w:sz="0" w:space="0" w:color="auto"/>
            <w:right w:val="none" w:sz="0" w:space="0" w:color="auto"/>
          </w:divBdr>
        </w:div>
        <w:div w:id="863975887">
          <w:marLeft w:val="480"/>
          <w:marRight w:val="0"/>
          <w:marTop w:val="0"/>
          <w:marBottom w:val="0"/>
          <w:divBdr>
            <w:top w:val="none" w:sz="0" w:space="0" w:color="auto"/>
            <w:left w:val="none" w:sz="0" w:space="0" w:color="auto"/>
            <w:bottom w:val="none" w:sz="0" w:space="0" w:color="auto"/>
            <w:right w:val="none" w:sz="0" w:space="0" w:color="auto"/>
          </w:divBdr>
        </w:div>
        <w:div w:id="1024131504">
          <w:marLeft w:val="480"/>
          <w:marRight w:val="0"/>
          <w:marTop w:val="0"/>
          <w:marBottom w:val="0"/>
          <w:divBdr>
            <w:top w:val="none" w:sz="0" w:space="0" w:color="auto"/>
            <w:left w:val="none" w:sz="0" w:space="0" w:color="auto"/>
            <w:bottom w:val="none" w:sz="0" w:space="0" w:color="auto"/>
            <w:right w:val="none" w:sz="0" w:space="0" w:color="auto"/>
          </w:divBdr>
        </w:div>
        <w:div w:id="1089539122">
          <w:marLeft w:val="480"/>
          <w:marRight w:val="0"/>
          <w:marTop w:val="0"/>
          <w:marBottom w:val="0"/>
          <w:divBdr>
            <w:top w:val="none" w:sz="0" w:space="0" w:color="auto"/>
            <w:left w:val="none" w:sz="0" w:space="0" w:color="auto"/>
            <w:bottom w:val="none" w:sz="0" w:space="0" w:color="auto"/>
            <w:right w:val="none" w:sz="0" w:space="0" w:color="auto"/>
          </w:divBdr>
        </w:div>
        <w:div w:id="1111585549">
          <w:marLeft w:val="480"/>
          <w:marRight w:val="0"/>
          <w:marTop w:val="0"/>
          <w:marBottom w:val="0"/>
          <w:divBdr>
            <w:top w:val="none" w:sz="0" w:space="0" w:color="auto"/>
            <w:left w:val="none" w:sz="0" w:space="0" w:color="auto"/>
            <w:bottom w:val="none" w:sz="0" w:space="0" w:color="auto"/>
            <w:right w:val="none" w:sz="0" w:space="0" w:color="auto"/>
          </w:divBdr>
        </w:div>
        <w:div w:id="1149442896">
          <w:marLeft w:val="480"/>
          <w:marRight w:val="0"/>
          <w:marTop w:val="0"/>
          <w:marBottom w:val="0"/>
          <w:divBdr>
            <w:top w:val="none" w:sz="0" w:space="0" w:color="auto"/>
            <w:left w:val="none" w:sz="0" w:space="0" w:color="auto"/>
            <w:bottom w:val="none" w:sz="0" w:space="0" w:color="auto"/>
            <w:right w:val="none" w:sz="0" w:space="0" w:color="auto"/>
          </w:divBdr>
        </w:div>
        <w:div w:id="1158771308">
          <w:marLeft w:val="480"/>
          <w:marRight w:val="0"/>
          <w:marTop w:val="0"/>
          <w:marBottom w:val="0"/>
          <w:divBdr>
            <w:top w:val="none" w:sz="0" w:space="0" w:color="auto"/>
            <w:left w:val="none" w:sz="0" w:space="0" w:color="auto"/>
            <w:bottom w:val="none" w:sz="0" w:space="0" w:color="auto"/>
            <w:right w:val="none" w:sz="0" w:space="0" w:color="auto"/>
          </w:divBdr>
        </w:div>
        <w:div w:id="1167092661">
          <w:marLeft w:val="480"/>
          <w:marRight w:val="0"/>
          <w:marTop w:val="0"/>
          <w:marBottom w:val="0"/>
          <w:divBdr>
            <w:top w:val="none" w:sz="0" w:space="0" w:color="auto"/>
            <w:left w:val="none" w:sz="0" w:space="0" w:color="auto"/>
            <w:bottom w:val="none" w:sz="0" w:space="0" w:color="auto"/>
            <w:right w:val="none" w:sz="0" w:space="0" w:color="auto"/>
          </w:divBdr>
        </w:div>
        <w:div w:id="1203204815">
          <w:marLeft w:val="480"/>
          <w:marRight w:val="0"/>
          <w:marTop w:val="0"/>
          <w:marBottom w:val="0"/>
          <w:divBdr>
            <w:top w:val="none" w:sz="0" w:space="0" w:color="auto"/>
            <w:left w:val="none" w:sz="0" w:space="0" w:color="auto"/>
            <w:bottom w:val="none" w:sz="0" w:space="0" w:color="auto"/>
            <w:right w:val="none" w:sz="0" w:space="0" w:color="auto"/>
          </w:divBdr>
        </w:div>
        <w:div w:id="1246763994">
          <w:marLeft w:val="480"/>
          <w:marRight w:val="0"/>
          <w:marTop w:val="0"/>
          <w:marBottom w:val="0"/>
          <w:divBdr>
            <w:top w:val="none" w:sz="0" w:space="0" w:color="auto"/>
            <w:left w:val="none" w:sz="0" w:space="0" w:color="auto"/>
            <w:bottom w:val="none" w:sz="0" w:space="0" w:color="auto"/>
            <w:right w:val="none" w:sz="0" w:space="0" w:color="auto"/>
          </w:divBdr>
        </w:div>
        <w:div w:id="1267301887">
          <w:marLeft w:val="480"/>
          <w:marRight w:val="0"/>
          <w:marTop w:val="0"/>
          <w:marBottom w:val="0"/>
          <w:divBdr>
            <w:top w:val="none" w:sz="0" w:space="0" w:color="auto"/>
            <w:left w:val="none" w:sz="0" w:space="0" w:color="auto"/>
            <w:bottom w:val="none" w:sz="0" w:space="0" w:color="auto"/>
            <w:right w:val="none" w:sz="0" w:space="0" w:color="auto"/>
          </w:divBdr>
        </w:div>
        <w:div w:id="1271278139">
          <w:marLeft w:val="480"/>
          <w:marRight w:val="0"/>
          <w:marTop w:val="0"/>
          <w:marBottom w:val="0"/>
          <w:divBdr>
            <w:top w:val="none" w:sz="0" w:space="0" w:color="auto"/>
            <w:left w:val="none" w:sz="0" w:space="0" w:color="auto"/>
            <w:bottom w:val="none" w:sz="0" w:space="0" w:color="auto"/>
            <w:right w:val="none" w:sz="0" w:space="0" w:color="auto"/>
          </w:divBdr>
        </w:div>
        <w:div w:id="1390223713">
          <w:marLeft w:val="480"/>
          <w:marRight w:val="0"/>
          <w:marTop w:val="0"/>
          <w:marBottom w:val="0"/>
          <w:divBdr>
            <w:top w:val="none" w:sz="0" w:space="0" w:color="auto"/>
            <w:left w:val="none" w:sz="0" w:space="0" w:color="auto"/>
            <w:bottom w:val="none" w:sz="0" w:space="0" w:color="auto"/>
            <w:right w:val="none" w:sz="0" w:space="0" w:color="auto"/>
          </w:divBdr>
        </w:div>
        <w:div w:id="1410300723">
          <w:marLeft w:val="480"/>
          <w:marRight w:val="0"/>
          <w:marTop w:val="0"/>
          <w:marBottom w:val="0"/>
          <w:divBdr>
            <w:top w:val="none" w:sz="0" w:space="0" w:color="auto"/>
            <w:left w:val="none" w:sz="0" w:space="0" w:color="auto"/>
            <w:bottom w:val="none" w:sz="0" w:space="0" w:color="auto"/>
            <w:right w:val="none" w:sz="0" w:space="0" w:color="auto"/>
          </w:divBdr>
        </w:div>
        <w:div w:id="1415281983">
          <w:marLeft w:val="480"/>
          <w:marRight w:val="0"/>
          <w:marTop w:val="0"/>
          <w:marBottom w:val="0"/>
          <w:divBdr>
            <w:top w:val="none" w:sz="0" w:space="0" w:color="auto"/>
            <w:left w:val="none" w:sz="0" w:space="0" w:color="auto"/>
            <w:bottom w:val="none" w:sz="0" w:space="0" w:color="auto"/>
            <w:right w:val="none" w:sz="0" w:space="0" w:color="auto"/>
          </w:divBdr>
        </w:div>
        <w:div w:id="1427917522">
          <w:marLeft w:val="480"/>
          <w:marRight w:val="0"/>
          <w:marTop w:val="0"/>
          <w:marBottom w:val="0"/>
          <w:divBdr>
            <w:top w:val="none" w:sz="0" w:space="0" w:color="auto"/>
            <w:left w:val="none" w:sz="0" w:space="0" w:color="auto"/>
            <w:bottom w:val="none" w:sz="0" w:space="0" w:color="auto"/>
            <w:right w:val="none" w:sz="0" w:space="0" w:color="auto"/>
          </w:divBdr>
        </w:div>
        <w:div w:id="1429155244">
          <w:marLeft w:val="480"/>
          <w:marRight w:val="0"/>
          <w:marTop w:val="0"/>
          <w:marBottom w:val="0"/>
          <w:divBdr>
            <w:top w:val="none" w:sz="0" w:space="0" w:color="auto"/>
            <w:left w:val="none" w:sz="0" w:space="0" w:color="auto"/>
            <w:bottom w:val="none" w:sz="0" w:space="0" w:color="auto"/>
            <w:right w:val="none" w:sz="0" w:space="0" w:color="auto"/>
          </w:divBdr>
        </w:div>
        <w:div w:id="1449155529">
          <w:marLeft w:val="480"/>
          <w:marRight w:val="0"/>
          <w:marTop w:val="0"/>
          <w:marBottom w:val="0"/>
          <w:divBdr>
            <w:top w:val="none" w:sz="0" w:space="0" w:color="auto"/>
            <w:left w:val="none" w:sz="0" w:space="0" w:color="auto"/>
            <w:bottom w:val="none" w:sz="0" w:space="0" w:color="auto"/>
            <w:right w:val="none" w:sz="0" w:space="0" w:color="auto"/>
          </w:divBdr>
        </w:div>
        <w:div w:id="1475216540">
          <w:marLeft w:val="480"/>
          <w:marRight w:val="0"/>
          <w:marTop w:val="0"/>
          <w:marBottom w:val="0"/>
          <w:divBdr>
            <w:top w:val="none" w:sz="0" w:space="0" w:color="auto"/>
            <w:left w:val="none" w:sz="0" w:space="0" w:color="auto"/>
            <w:bottom w:val="none" w:sz="0" w:space="0" w:color="auto"/>
            <w:right w:val="none" w:sz="0" w:space="0" w:color="auto"/>
          </w:divBdr>
        </w:div>
        <w:div w:id="1478760229">
          <w:marLeft w:val="480"/>
          <w:marRight w:val="0"/>
          <w:marTop w:val="0"/>
          <w:marBottom w:val="0"/>
          <w:divBdr>
            <w:top w:val="none" w:sz="0" w:space="0" w:color="auto"/>
            <w:left w:val="none" w:sz="0" w:space="0" w:color="auto"/>
            <w:bottom w:val="none" w:sz="0" w:space="0" w:color="auto"/>
            <w:right w:val="none" w:sz="0" w:space="0" w:color="auto"/>
          </w:divBdr>
        </w:div>
        <w:div w:id="1548177309">
          <w:marLeft w:val="480"/>
          <w:marRight w:val="0"/>
          <w:marTop w:val="0"/>
          <w:marBottom w:val="0"/>
          <w:divBdr>
            <w:top w:val="none" w:sz="0" w:space="0" w:color="auto"/>
            <w:left w:val="none" w:sz="0" w:space="0" w:color="auto"/>
            <w:bottom w:val="none" w:sz="0" w:space="0" w:color="auto"/>
            <w:right w:val="none" w:sz="0" w:space="0" w:color="auto"/>
          </w:divBdr>
        </w:div>
        <w:div w:id="1549802251">
          <w:marLeft w:val="480"/>
          <w:marRight w:val="0"/>
          <w:marTop w:val="0"/>
          <w:marBottom w:val="0"/>
          <w:divBdr>
            <w:top w:val="none" w:sz="0" w:space="0" w:color="auto"/>
            <w:left w:val="none" w:sz="0" w:space="0" w:color="auto"/>
            <w:bottom w:val="none" w:sz="0" w:space="0" w:color="auto"/>
            <w:right w:val="none" w:sz="0" w:space="0" w:color="auto"/>
          </w:divBdr>
        </w:div>
        <w:div w:id="1561671371">
          <w:marLeft w:val="480"/>
          <w:marRight w:val="0"/>
          <w:marTop w:val="0"/>
          <w:marBottom w:val="0"/>
          <w:divBdr>
            <w:top w:val="none" w:sz="0" w:space="0" w:color="auto"/>
            <w:left w:val="none" w:sz="0" w:space="0" w:color="auto"/>
            <w:bottom w:val="none" w:sz="0" w:space="0" w:color="auto"/>
            <w:right w:val="none" w:sz="0" w:space="0" w:color="auto"/>
          </w:divBdr>
        </w:div>
        <w:div w:id="1609508171">
          <w:marLeft w:val="480"/>
          <w:marRight w:val="0"/>
          <w:marTop w:val="0"/>
          <w:marBottom w:val="0"/>
          <w:divBdr>
            <w:top w:val="none" w:sz="0" w:space="0" w:color="auto"/>
            <w:left w:val="none" w:sz="0" w:space="0" w:color="auto"/>
            <w:bottom w:val="none" w:sz="0" w:space="0" w:color="auto"/>
            <w:right w:val="none" w:sz="0" w:space="0" w:color="auto"/>
          </w:divBdr>
        </w:div>
        <w:div w:id="1626892143">
          <w:marLeft w:val="480"/>
          <w:marRight w:val="0"/>
          <w:marTop w:val="0"/>
          <w:marBottom w:val="0"/>
          <w:divBdr>
            <w:top w:val="none" w:sz="0" w:space="0" w:color="auto"/>
            <w:left w:val="none" w:sz="0" w:space="0" w:color="auto"/>
            <w:bottom w:val="none" w:sz="0" w:space="0" w:color="auto"/>
            <w:right w:val="none" w:sz="0" w:space="0" w:color="auto"/>
          </w:divBdr>
        </w:div>
        <w:div w:id="1647853432">
          <w:marLeft w:val="480"/>
          <w:marRight w:val="0"/>
          <w:marTop w:val="0"/>
          <w:marBottom w:val="0"/>
          <w:divBdr>
            <w:top w:val="none" w:sz="0" w:space="0" w:color="auto"/>
            <w:left w:val="none" w:sz="0" w:space="0" w:color="auto"/>
            <w:bottom w:val="none" w:sz="0" w:space="0" w:color="auto"/>
            <w:right w:val="none" w:sz="0" w:space="0" w:color="auto"/>
          </w:divBdr>
        </w:div>
        <w:div w:id="1660645486">
          <w:marLeft w:val="480"/>
          <w:marRight w:val="0"/>
          <w:marTop w:val="0"/>
          <w:marBottom w:val="0"/>
          <w:divBdr>
            <w:top w:val="none" w:sz="0" w:space="0" w:color="auto"/>
            <w:left w:val="none" w:sz="0" w:space="0" w:color="auto"/>
            <w:bottom w:val="none" w:sz="0" w:space="0" w:color="auto"/>
            <w:right w:val="none" w:sz="0" w:space="0" w:color="auto"/>
          </w:divBdr>
        </w:div>
        <w:div w:id="1745487991">
          <w:marLeft w:val="480"/>
          <w:marRight w:val="0"/>
          <w:marTop w:val="0"/>
          <w:marBottom w:val="0"/>
          <w:divBdr>
            <w:top w:val="none" w:sz="0" w:space="0" w:color="auto"/>
            <w:left w:val="none" w:sz="0" w:space="0" w:color="auto"/>
            <w:bottom w:val="none" w:sz="0" w:space="0" w:color="auto"/>
            <w:right w:val="none" w:sz="0" w:space="0" w:color="auto"/>
          </w:divBdr>
        </w:div>
        <w:div w:id="1775592546">
          <w:marLeft w:val="480"/>
          <w:marRight w:val="0"/>
          <w:marTop w:val="0"/>
          <w:marBottom w:val="0"/>
          <w:divBdr>
            <w:top w:val="none" w:sz="0" w:space="0" w:color="auto"/>
            <w:left w:val="none" w:sz="0" w:space="0" w:color="auto"/>
            <w:bottom w:val="none" w:sz="0" w:space="0" w:color="auto"/>
            <w:right w:val="none" w:sz="0" w:space="0" w:color="auto"/>
          </w:divBdr>
        </w:div>
        <w:div w:id="1795712571">
          <w:marLeft w:val="480"/>
          <w:marRight w:val="0"/>
          <w:marTop w:val="0"/>
          <w:marBottom w:val="0"/>
          <w:divBdr>
            <w:top w:val="none" w:sz="0" w:space="0" w:color="auto"/>
            <w:left w:val="none" w:sz="0" w:space="0" w:color="auto"/>
            <w:bottom w:val="none" w:sz="0" w:space="0" w:color="auto"/>
            <w:right w:val="none" w:sz="0" w:space="0" w:color="auto"/>
          </w:divBdr>
        </w:div>
        <w:div w:id="1800877489">
          <w:marLeft w:val="480"/>
          <w:marRight w:val="0"/>
          <w:marTop w:val="0"/>
          <w:marBottom w:val="0"/>
          <w:divBdr>
            <w:top w:val="none" w:sz="0" w:space="0" w:color="auto"/>
            <w:left w:val="none" w:sz="0" w:space="0" w:color="auto"/>
            <w:bottom w:val="none" w:sz="0" w:space="0" w:color="auto"/>
            <w:right w:val="none" w:sz="0" w:space="0" w:color="auto"/>
          </w:divBdr>
        </w:div>
        <w:div w:id="1826966082">
          <w:marLeft w:val="480"/>
          <w:marRight w:val="0"/>
          <w:marTop w:val="0"/>
          <w:marBottom w:val="0"/>
          <w:divBdr>
            <w:top w:val="none" w:sz="0" w:space="0" w:color="auto"/>
            <w:left w:val="none" w:sz="0" w:space="0" w:color="auto"/>
            <w:bottom w:val="none" w:sz="0" w:space="0" w:color="auto"/>
            <w:right w:val="none" w:sz="0" w:space="0" w:color="auto"/>
          </w:divBdr>
        </w:div>
        <w:div w:id="1878274706">
          <w:marLeft w:val="480"/>
          <w:marRight w:val="0"/>
          <w:marTop w:val="0"/>
          <w:marBottom w:val="0"/>
          <w:divBdr>
            <w:top w:val="none" w:sz="0" w:space="0" w:color="auto"/>
            <w:left w:val="none" w:sz="0" w:space="0" w:color="auto"/>
            <w:bottom w:val="none" w:sz="0" w:space="0" w:color="auto"/>
            <w:right w:val="none" w:sz="0" w:space="0" w:color="auto"/>
          </w:divBdr>
        </w:div>
        <w:div w:id="1902061256">
          <w:marLeft w:val="480"/>
          <w:marRight w:val="0"/>
          <w:marTop w:val="0"/>
          <w:marBottom w:val="0"/>
          <w:divBdr>
            <w:top w:val="none" w:sz="0" w:space="0" w:color="auto"/>
            <w:left w:val="none" w:sz="0" w:space="0" w:color="auto"/>
            <w:bottom w:val="none" w:sz="0" w:space="0" w:color="auto"/>
            <w:right w:val="none" w:sz="0" w:space="0" w:color="auto"/>
          </w:divBdr>
        </w:div>
        <w:div w:id="1903758025">
          <w:marLeft w:val="480"/>
          <w:marRight w:val="0"/>
          <w:marTop w:val="0"/>
          <w:marBottom w:val="0"/>
          <w:divBdr>
            <w:top w:val="none" w:sz="0" w:space="0" w:color="auto"/>
            <w:left w:val="none" w:sz="0" w:space="0" w:color="auto"/>
            <w:bottom w:val="none" w:sz="0" w:space="0" w:color="auto"/>
            <w:right w:val="none" w:sz="0" w:space="0" w:color="auto"/>
          </w:divBdr>
        </w:div>
        <w:div w:id="1942295093">
          <w:marLeft w:val="480"/>
          <w:marRight w:val="0"/>
          <w:marTop w:val="0"/>
          <w:marBottom w:val="0"/>
          <w:divBdr>
            <w:top w:val="none" w:sz="0" w:space="0" w:color="auto"/>
            <w:left w:val="none" w:sz="0" w:space="0" w:color="auto"/>
            <w:bottom w:val="none" w:sz="0" w:space="0" w:color="auto"/>
            <w:right w:val="none" w:sz="0" w:space="0" w:color="auto"/>
          </w:divBdr>
        </w:div>
        <w:div w:id="1977371072">
          <w:marLeft w:val="480"/>
          <w:marRight w:val="0"/>
          <w:marTop w:val="0"/>
          <w:marBottom w:val="0"/>
          <w:divBdr>
            <w:top w:val="none" w:sz="0" w:space="0" w:color="auto"/>
            <w:left w:val="none" w:sz="0" w:space="0" w:color="auto"/>
            <w:bottom w:val="none" w:sz="0" w:space="0" w:color="auto"/>
            <w:right w:val="none" w:sz="0" w:space="0" w:color="auto"/>
          </w:divBdr>
        </w:div>
        <w:div w:id="2021931413">
          <w:marLeft w:val="480"/>
          <w:marRight w:val="0"/>
          <w:marTop w:val="0"/>
          <w:marBottom w:val="0"/>
          <w:divBdr>
            <w:top w:val="none" w:sz="0" w:space="0" w:color="auto"/>
            <w:left w:val="none" w:sz="0" w:space="0" w:color="auto"/>
            <w:bottom w:val="none" w:sz="0" w:space="0" w:color="auto"/>
            <w:right w:val="none" w:sz="0" w:space="0" w:color="auto"/>
          </w:divBdr>
        </w:div>
        <w:div w:id="2034501536">
          <w:marLeft w:val="480"/>
          <w:marRight w:val="0"/>
          <w:marTop w:val="0"/>
          <w:marBottom w:val="0"/>
          <w:divBdr>
            <w:top w:val="none" w:sz="0" w:space="0" w:color="auto"/>
            <w:left w:val="none" w:sz="0" w:space="0" w:color="auto"/>
            <w:bottom w:val="none" w:sz="0" w:space="0" w:color="auto"/>
            <w:right w:val="none" w:sz="0" w:space="0" w:color="auto"/>
          </w:divBdr>
        </w:div>
        <w:div w:id="2043048160">
          <w:marLeft w:val="480"/>
          <w:marRight w:val="0"/>
          <w:marTop w:val="0"/>
          <w:marBottom w:val="0"/>
          <w:divBdr>
            <w:top w:val="none" w:sz="0" w:space="0" w:color="auto"/>
            <w:left w:val="none" w:sz="0" w:space="0" w:color="auto"/>
            <w:bottom w:val="none" w:sz="0" w:space="0" w:color="auto"/>
            <w:right w:val="none" w:sz="0" w:space="0" w:color="auto"/>
          </w:divBdr>
        </w:div>
        <w:div w:id="2056349017">
          <w:marLeft w:val="480"/>
          <w:marRight w:val="0"/>
          <w:marTop w:val="0"/>
          <w:marBottom w:val="0"/>
          <w:divBdr>
            <w:top w:val="none" w:sz="0" w:space="0" w:color="auto"/>
            <w:left w:val="none" w:sz="0" w:space="0" w:color="auto"/>
            <w:bottom w:val="none" w:sz="0" w:space="0" w:color="auto"/>
            <w:right w:val="none" w:sz="0" w:space="0" w:color="auto"/>
          </w:divBdr>
        </w:div>
        <w:div w:id="2083092565">
          <w:marLeft w:val="480"/>
          <w:marRight w:val="0"/>
          <w:marTop w:val="0"/>
          <w:marBottom w:val="0"/>
          <w:divBdr>
            <w:top w:val="none" w:sz="0" w:space="0" w:color="auto"/>
            <w:left w:val="none" w:sz="0" w:space="0" w:color="auto"/>
            <w:bottom w:val="none" w:sz="0" w:space="0" w:color="auto"/>
            <w:right w:val="none" w:sz="0" w:space="0" w:color="auto"/>
          </w:divBdr>
        </w:div>
      </w:divsChild>
    </w:div>
    <w:div w:id="749159540">
      <w:bodyDiv w:val="1"/>
      <w:marLeft w:val="0"/>
      <w:marRight w:val="0"/>
      <w:marTop w:val="0"/>
      <w:marBottom w:val="0"/>
      <w:divBdr>
        <w:top w:val="none" w:sz="0" w:space="0" w:color="auto"/>
        <w:left w:val="none" w:sz="0" w:space="0" w:color="auto"/>
        <w:bottom w:val="none" w:sz="0" w:space="0" w:color="auto"/>
        <w:right w:val="none" w:sz="0" w:space="0" w:color="auto"/>
      </w:divBdr>
      <w:divsChild>
        <w:div w:id="475617">
          <w:marLeft w:val="480"/>
          <w:marRight w:val="0"/>
          <w:marTop w:val="0"/>
          <w:marBottom w:val="0"/>
          <w:divBdr>
            <w:top w:val="none" w:sz="0" w:space="0" w:color="auto"/>
            <w:left w:val="none" w:sz="0" w:space="0" w:color="auto"/>
            <w:bottom w:val="none" w:sz="0" w:space="0" w:color="auto"/>
            <w:right w:val="none" w:sz="0" w:space="0" w:color="auto"/>
          </w:divBdr>
        </w:div>
        <w:div w:id="1975060977">
          <w:marLeft w:val="480"/>
          <w:marRight w:val="0"/>
          <w:marTop w:val="0"/>
          <w:marBottom w:val="0"/>
          <w:divBdr>
            <w:top w:val="none" w:sz="0" w:space="0" w:color="auto"/>
            <w:left w:val="none" w:sz="0" w:space="0" w:color="auto"/>
            <w:bottom w:val="none" w:sz="0" w:space="0" w:color="auto"/>
            <w:right w:val="none" w:sz="0" w:space="0" w:color="auto"/>
          </w:divBdr>
        </w:div>
        <w:div w:id="1710763239">
          <w:marLeft w:val="480"/>
          <w:marRight w:val="0"/>
          <w:marTop w:val="0"/>
          <w:marBottom w:val="0"/>
          <w:divBdr>
            <w:top w:val="none" w:sz="0" w:space="0" w:color="auto"/>
            <w:left w:val="none" w:sz="0" w:space="0" w:color="auto"/>
            <w:bottom w:val="none" w:sz="0" w:space="0" w:color="auto"/>
            <w:right w:val="none" w:sz="0" w:space="0" w:color="auto"/>
          </w:divBdr>
        </w:div>
        <w:div w:id="998652217">
          <w:marLeft w:val="480"/>
          <w:marRight w:val="0"/>
          <w:marTop w:val="0"/>
          <w:marBottom w:val="0"/>
          <w:divBdr>
            <w:top w:val="none" w:sz="0" w:space="0" w:color="auto"/>
            <w:left w:val="none" w:sz="0" w:space="0" w:color="auto"/>
            <w:bottom w:val="none" w:sz="0" w:space="0" w:color="auto"/>
            <w:right w:val="none" w:sz="0" w:space="0" w:color="auto"/>
          </w:divBdr>
        </w:div>
        <w:div w:id="1330064757">
          <w:marLeft w:val="480"/>
          <w:marRight w:val="0"/>
          <w:marTop w:val="0"/>
          <w:marBottom w:val="0"/>
          <w:divBdr>
            <w:top w:val="none" w:sz="0" w:space="0" w:color="auto"/>
            <w:left w:val="none" w:sz="0" w:space="0" w:color="auto"/>
            <w:bottom w:val="none" w:sz="0" w:space="0" w:color="auto"/>
            <w:right w:val="none" w:sz="0" w:space="0" w:color="auto"/>
          </w:divBdr>
        </w:div>
        <w:div w:id="2013098243">
          <w:marLeft w:val="480"/>
          <w:marRight w:val="0"/>
          <w:marTop w:val="0"/>
          <w:marBottom w:val="0"/>
          <w:divBdr>
            <w:top w:val="none" w:sz="0" w:space="0" w:color="auto"/>
            <w:left w:val="none" w:sz="0" w:space="0" w:color="auto"/>
            <w:bottom w:val="none" w:sz="0" w:space="0" w:color="auto"/>
            <w:right w:val="none" w:sz="0" w:space="0" w:color="auto"/>
          </w:divBdr>
        </w:div>
        <w:div w:id="516193563">
          <w:marLeft w:val="480"/>
          <w:marRight w:val="0"/>
          <w:marTop w:val="0"/>
          <w:marBottom w:val="0"/>
          <w:divBdr>
            <w:top w:val="none" w:sz="0" w:space="0" w:color="auto"/>
            <w:left w:val="none" w:sz="0" w:space="0" w:color="auto"/>
            <w:bottom w:val="none" w:sz="0" w:space="0" w:color="auto"/>
            <w:right w:val="none" w:sz="0" w:space="0" w:color="auto"/>
          </w:divBdr>
        </w:div>
        <w:div w:id="324936174">
          <w:marLeft w:val="480"/>
          <w:marRight w:val="0"/>
          <w:marTop w:val="0"/>
          <w:marBottom w:val="0"/>
          <w:divBdr>
            <w:top w:val="none" w:sz="0" w:space="0" w:color="auto"/>
            <w:left w:val="none" w:sz="0" w:space="0" w:color="auto"/>
            <w:bottom w:val="none" w:sz="0" w:space="0" w:color="auto"/>
            <w:right w:val="none" w:sz="0" w:space="0" w:color="auto"/>
          </w:divBdr>
        </w:div>
        <w:div w:id="1023747739">
          <w:marLeft w:val="480"/>
          <w:marRight w:val="0"/>
          <w:marTop w:val="0"/>
          <w:marBottom w:val="0"/>
          <w:divBdr>
            <w:top w:val="none" w:sz="0" w:space="0" w:color="auto"/>
            <w:left w:val="none" w:sz="0" w:space="0" w:color="auto"/>
            <w:bottom w:val="none" w:sz="0" w:space="0" w:color="auto"/>
            <w:right w:val="none" w:sz="0" w:space="0" w:color="auto"/>
          </w:divBdr>
        </w:div>
        <w:div w:id="544562959">
          <w:marLeft w:val="480"/>
          <w:marRight w:val="0"/>
          <w:marTop w:val="0"/>
          <w:marBottom w:val="0"/>
          <w:divBdr>
            <w:top w:val="none" w:sz="0" w:space="0" w:color="auto"/>
            <w:left w:val="none" w:sz="0" w:space="0" w:color="auto"/>
            <w:bottom w:val="none" w:sz="0" w:space="0" w:color="auto"/>
            <w:right w:val="none" w:sz="0" w:space="0" w:color="auto"/>
          </w:divBdr>
        </w:div>
        <w:div w:id="1996494978">
          <w:marLeft w:val="480"/>
          <w:marRight w:val="0"/>
          <w:marTop w:val="0"/>
          <w:marBottom w:val="0"/>
          <w:divBdr>
            <w:top w:val="none" w:sz="0" w:space="0" w:color="auto"/>
            <w:left w:val="none" w:sz="0" w:space="0" w:color="auto"/>
            <w:bottom w:val="none" w:sz="0" w:space="0" w:color="auto"/>
            <w:right w:val="none" w:sz="0" w:space="0" w:color="auto"/>
          </w:divBdr>
        </w:div>
        <w:div w:id="1281377217">
          <w:marLeft w:val="480"/>
          <w:marRight w:val="0"/>
          <w:marTop w:val="0"/>
          <w:marBottom w:val="0"/>
          <w:divBdr>
            <w:top w:val="none" w:sz="0" w:space="0" w:color="auto"/>
            <w:left w:val="none" w:sz="0" w:space="0" w:color="auto"/>
            <w:bottom w:val="none" w:sz="0" w:space="0" w:color="auto"/>
            <w:right w:val="none" w:sz="0" w:space="0" w:color="auto"/>
          </w:divBdr>
        </w:div>
        <w:div w:id="1284193865">
          <w:marLeft w:val="480"/>
          <w:marRight w:val="0"/>
          <w:marTop w:val="0"/>
          <w:marBottom w:val="0"/>
          <w:divBdr>
            <w:top w:val="none" w:sz="0" w:space="0" w:color="auto"/>
            <w:left w:val="none" w:sz="0" w:space="0" w:color="auto"/>
            <w:bottom w:val="none" w:sz="0" w:space="0" w:color="auto"/>
            <w:right w:val="none" w:sz="0" w:space="0" w:color="auto"/>
          </w:divBdr>
        </w:div>
        <w:div w:id="484590313">
          <w:marLeft w:val="480"/>
          <w:marRight w:val="0"/>
          <w:marTop w:val="0"/>
          <w:marBottom w:val="0"/>
          <w:divBdr>
            <w:top w:val="none" w:sz="0" w:space="0" w:color="auto"/>
            <w:left w:val="none" w:sz="0" w:space="0" w:color="auto"/>
            <w:bottom w:val="none" w:sz="0" w:space="0" w:color="auto"/>
            <w:right w:val="none" w:sz="0" w:space="0" w:color="auto"/>
          </w:divBdr>
        </w:div>
        <w:div w:id="1847357237">
          <w:marLeft w:val="480"/>
          <w:marRight w:val="0"/>
          <w:marTop w:val="0"/>
          <w:marBottom w:val="0"/>
          <w:divBdr>
            <w:top w:val="none" w:sz="0" w:space="0" w:color="auto"/>
            <w:left w:val="none" w:sz="0" w:space="0" w:color="auto"/>
            <w:bottom w:val="none" w:sz="0" w:space="0" w:color="auto"/>
            <w:right w:val="none" w:sz="0" w:space="0" w:color="auto"/>
          </w:divBdr>
        </w:div>
        <w:div w:id="1962414508">
          <w:marLeft w:val="480"/>
          <w:marRight w:val="0"/>
          <w:marTop w:val="0"/>
          <w:marBottom w:val="0"/>
          <w:divBdr>
            <w:top w:val="none" w:sz="0" w:space="0" w:color="auto"/>
            <w:left w:val="none" w:sz="0" w:space="0" w:color="auto"/>
            <w:bottom w:val="none" w:sz="0" w:space="0" w:color="auto"/>
            <w:right w:val="none" w:sz="0" w:space="0" w:color="auto"/>
          </w:divBdr>
        </w:div>
        <w:div w:id="2017884638">
          <w:marLeft w:val="480"/>
          <w:marRight w:val="0"/>
          <w:marTop w:val="0"/>
          <w:marBottom w:val="0"/>
          <w:divBdr>
            <w:top w:val="none" w:sz="0" w:space="0" w:color="auto"/>
            <w:left w:val="none" w:sz="0" w:space="0" w:color="auto"/>
            <w:bottom w:val="none" w:sz="0" w:space="0" w:color="auto"/>
            <w:right w:val="none" w:sz="0" w:space="0" w:color="auto"/>
          </w:divBdr>
        </w:div>
        <w:div w:id="1908999830">
          <w:marLeft w:val="480"/>
          <w:marRight w:val="0"/>
          <w:marTop w:val="0"/>
          <w:marBottom w:val="0"/>
          <w:divBdr>
            <w:top w:val="none" w:sz="0" w:space="0" w:color="auto"/>
            <w:left w:val="none" w:sz="0" w:space="0" w:color="auto"/>
            <w:bottom w:val="none" w:sz="0" w:space="0" w:color="auto"/>
            <w:right w:val="none" w:sz="0" w:space="0" w:color="auto"/>
          </w:divBdr>
        </w:div>
        <w:div w:id="807820189">
          <w:marLeft w:val="480"/>
          <w:marRight w:val="0"/>
          <w:marTop w:val="0"/>
          <w:marBottom w:val="0"/>
          <w:divBdr>
            <w:top w:val="none" w:sz="0" w:space="0" w:color="auto"/>
            <w:left w:val="none" w:sz="0" w:space="0" w:color="auto"/>
            <w:bottom w:val="none" w:sz="0" w:space="0" w:color="auto"/>
            <w:right w:val="none" w:sz="0" w:space="0" w:color="auto"/>
          </w:divBdr>
        </w:div>
        <w:div w:id="1013874537">
          <w:marLeft w:val="480"/>
          <w:marRight w:val="0"/>
          <w:marTop w:val="0"/>
          <w:marBottom w:val="0"/>
          <w:divBdr>
            <w:top w:val="none" w:sz="0" w:space="0" w:color="auto"/>
            <w:left w:val="none" w:sz="0" w:space="0" w:color="auto"/>
            <w:bottom w:val="none" w:sz="0" w:space="0" w:color="auto"/>
            <w:right w:val="none" w:sz="0" w:space="0" w:color="auto"/>
          </w:divBdr>
        </w:div>
        <w:div w:id="92291239">
          <w:marLeft w:val="480"/>
          <w:marRight w:val="0"/>
          <w:marTop w:val="0"/>
          <w:marBottom w:val="0"/>
          <w:divBdr>
            <w:top w:val="none" w:sz="0" w:space="0" w:color="auto"/>
            <w:left w:val="none" w:sz="0" w:space="0" w:color="auto"/>
            <w:bottom w:val="none" w:sz="0" w:space="0" w:color="auto"/>
            <w:right w:val="none" w:sz="0" w:space="0" w:color="auto"/>
          </w:divBdr>
        </w:div>
        <w:div w:id="1554805552">
          <w:marLeft w:val="480"/>
          <w:marRight w:val="0"/>
          <w:marTop w:val="0"/>
          <w:marBottom w:val="0"/>
          <w:divBdr>
            <w:top w:val="none" w:sz="0" w:space="0" w:color="auto"/>
            <w:left w:val="none" w:sz="0" w:space="0" w:color="auto"/>
            <w:bottom w:val="none" w:sz="0" w:space="0" w:color="auto"/>
            <w:right w:val="none" w:sz="0" w:space="0" w:color="auto"/>
          </w:divBdr>
        </w:div>
        <w:div w:id="346104755">
          <w:marLeft w:val="480"/>
          <w:marRight w:val="0"/>
          <w:marTop w:val="0"/>
          <w:marBottom w:val="0"/>
          <w:divBdr>
            <w:top w:val="none" w:sz="0" w:space="0" w:color="auto"/>
            <w:left w:val="none" w:sz="0" w:space="0" w:color="auto"/>
            <w:bottom w:val="none" w:sz="0" w:space="0" w:color="auto"/>
            <w:right w:val="none" w:sz="0" w:space="0" w:color="auto"/>
          </w:divBdr>
        </w:div>
        <w:div w:id="538661450">
          <w:marLeft w:val="480"/>
          <w:marRight w:val="0"/>
          <w:marTop w:val="0"/>
          <w:marBottom w:val="0"/>
          <w:divBdr>
            <w:top w:val="none" w:sz="0" w:space="0" w:color="auto"/>
            <w:left w:val="none" w:sz="0" w:space="0" w:color="auto"/>
            <w:bottom w:val="none" w:sz="0" w:space="0" w:color="auto"/>
            <w:right w:val="none" w:sz="0" w:space="0" w:color="auto"/>
          </w:divBdr>
        </w:div>
        <w:div w:id="2024935301">
          <w:marLeft w:val="480"/>
          <w:marRight w:val="0"/>
          <w:marTop w:val="0"/>
          <w:marBottom w:val="0"/>
          <w:divBdr>
            <w:top w:val="none" w:sz="0" w:space="0" w:color="auto"/>
            <w:left w:val="none" w:sz="0" w:space="0" w:color="auto"/>
            <w:bottom w:val="none" w:sz="0" w:space="0" w:color="auto"/>
            <w:right w:val="none" w:sz="0" w:space="0" w:color="auto"/>
          </w:divBdr>
        </w:div>
        <w:div w:id="1885209749">
          <w:marLeft w:val="480"/>
          <w:marRight w:val="0"/>
          <w:marTop w:val="0"/>
          <w:marBottom w:val="0"/>
          <w:divBdr>
            <w:top w:val="none" w:sz="0" w:space="0" w:color="auto"/>
            <w:left w:val="none" w:sz="0" w:space="0" w:color="auto"/>
            <w:bottom w:val="none" w:sz="0" w:space="0" w:color="auto"/>
            <w:right w:val="none" w:sz="0" w:space="0" w:color="auto"/>
          </w:divBdr>
        </w:div>
        <w:div w:id="1199665486">
          <w:marLeft w:val="480"/>
          <w:marRight w:val="0"/>
          <w:marTop w:val="0"/>
          <w:marBottom w:val="0"/>
          <w:divBdr>
            <w:top w:val="none" w:sz="0" w:space="0" w:color="auto"/>
            <w:left w:val="none" w:sz="0" w:space="0" w:color="auto"/>
            <w:bottom w:val="none" w:sz="0" w:space="0" w:color="auto"/>
            <w:right w:val="none" w:sz="0" w:space="0" w:color="auto"/>
          </w:divBdr>
        </w:div>
        <w:div w:id="1703286265">
          <w:marLeft w:val="480"/>
          <w:marRight w:val="0"/>
          <w:marTop w:val="0"/>
          <w:marBottom w:val="0"/>
          <w:divBdr>
            <w:top w:val="none" w:sz="0" w:space="0" w:color="auto"/>
            <w:left w:val="none" w:sz="0" w:space="0" w:color="auto"/>
            <w:bottom w:val="none" w:sz="0" w:space="0" w:color="auto"/>
            <w:right w:val="none" w:sz="0" w:space="0" w:color="auto"/>
          </w:divBdr>
        </w:div>
        <w:div w:id="174803794">
          <w:marLeft w:val="480"/>
          <w:marRight w:val="0"/>
          <w:marTop w:val="0"/>
          <w:marBottom w:val="0"/>
          <w:divBdr>
            <w:top w:val="none" w:sz="0" w:space="0" w:color="auto"/>
            <w:left w:val="none" w:sz="0" w:space="0" w:color="auto"/>
            <w:bottom w:val="none" w:sz="0" w:space="0" w:color="auto"/>
            <w:right w:val="none" w:sz="0" w:space="0" w:color="auto"/>
          </w:divBdr>
        </w:div>
        <w:div w:id="699429913">
          <w:marLeft w:val="480"/>
          <w:marRight w:val="0"/>
          <w:marTop w:val="0"/>
          <w:marBottom w:val="0"/>
          <w:divBdr>
            <w:top w:val="none" w:sz="0" w:space="0" w:color="auto"/>
            <w:left w:val="none" w:sz="0" w:space="0" w:color="auto"/>
            <w:bottom w:val="none" w:sz="0" w:space="0" w:color="auto"/>
            <w:right w:val="none" w:sz="0" w:space="0" w:color="auto"/>
          </w:divBdr>
        </w:div>
        <w:div w:id="2127771061">
          <w:marLeft w:val="480"/>
          <w:marRight w:val="0"/>
          <w:marTop w:val="0"/>
          <w:marBottom w:val="0"/>
          <w:divBdr>
            <w:top w:val="none" w:sz="0" w:space="0" w:color="auto"/>
            <w:left w:val="none" w:sz="0" w:space="0" w:color="auto"/>
            <w:bottom w:val="none" w:sz="0" w:space="0" w:color="auto"/>
            <w:right w:val="none" w:sz="0" w:space="0" w:color="auto"/>
          </w:divBdr>
        </w:div>
        <w:div w:id="1791974272">
          <w:marLeft w:val="480"/>
          <w:marRight w:val="0"/>
          <w:marTop w:val="0"/>
          <w:marBottom w:val="0"/>
          <w:divBdr>
            <w:top w:val="none" w:sz="0" w:space="0" w:color="auto"/>
            <w:left w:val="none" w:sz="0" w:space="0" w:color="auto"/>
            <w:bottom w:val="none" w:sz="0" w:space="0" w:color="auto"/>
            <w:right w:val="none" w:sz="0" w:space="0" w:color="auto"/>
          </w:divBdr>
        </w:div>
        <w:div w:id="1706171783">
          <w:marLeft w:val="480"/>
          <w:marRight w:val="0"/>
          <w:marTop w:val="0"/>
          <w:marBottom w:val="0"/>
          <w:divBdr>
            <w:top w:val="none" w:sz="0" w:space="0" w:color="auto"/>
            <w:left w:val="none" w:sz="0" w:space="0" w:color="auto"/>
            <w:bottom w:val="none" w:sz="0" w:space="0" w:color="auto"/>
            <w:right w:val="none" w:sz="0" w:space="0" w:color="auto"/>
          </w:divBdr>
        </w:div>
        <w:div w:id="1584028840">
          <w:marLeft w:val="480"/>
          <w:marRight w:val="0"/>
          <w:marTop w:val="0"/>
          <w:marBottom w:val="0"/>
          <w:divBdr>
            <w:top w:val="none" w:sz="0" w:space="0" w:color="auto"/>
            <w:left w:val="none" w:sz="0" w:space="0" w:color="auto"/>
            <w:bottom w:val="none" w:sz="0" w:space="0" w:color="auto"/>
            <w:right w:val="none" w:sz="0" w:space="0" w:color="auto"/>
          </w:divBdr>
        </w:div>
        <w:div w:id="949165426">
          <w:marLeft w:val="480"/>
          <w:marRight w:val="0"/>
          <w:marTop w:val="0"/>
          <w:marBottom w:val="0"/>
          <w:divBdr>
            <w:top w:val="none" w:sz="0" w:space="0" w:color="auto"/>
            <w:left w:val="none" w:sz="0" w:space="0" w:color="auto"/>
            <w:bottom w:val="none" w:sz="0" w:space="0" w:color="auto"/>
            <w:right w:val="none" w:sz="0" w:space="0" w:color="auto"/>
          </w:divBdr>
        </w:div>
        <w:div w:id="734935779">
          <w:marLeft w:val="480"/>
          <w:marRight w:val="0"/>
          <w:marTop w:val="0"/>
          <w:marBottom w:val="0"/>
          <w:divBdr>
            <w:top w:val="none" w:sz="0" w:space="0" w:color="auto"/>
            <w:left w:val="none" w:sz="0" w:space="0" w:color="auto"/>
            <w:bottom w:val="none" w:sz="0" w:space="0" w:color="auto"/>
            <w:right w:val="none" w:sz="0" w:space="0" w:color="auto"/>
          </w:divBdr>
        </w:div>
        <w:div w:id="920025153">
          <w:marLeft w:val="480"/>
          <w:marRight w:val="0"/>
          <w:marTop w:val="0"/>
          <w:marBottom w:val="0"/>
          <w:divBdr>
            <w:top w:val="none" w:sz="0" w:space="0" w:color="auto"/>
            <w:left w:val="none" w:sz="0" w:space="0" w:color="auto"/>
            <w:bottom w:val="none" w:sz="0" w:space="0" w:color="auto"/>
            <w:right w:val="none" w:sz="0" w:space="0" w:color="auto"/>
          </w:divBdr>
        </w:div>
        <w:div w:id="233010893">
          <w:marLeft w:val="480"/>
          <w:marRight w:val="0"/>
          <w:marTop w:val="0"/>
          <w:marBottom w:val="0"/>
          <w:divBdr>
            <w:top w:val="none" w:sz="0" w:space="0" w:color="auto"/>
            <w:left w:val="none" w:sz="0" w:space="0" w:color="auto"/>
            <w:bottom w:val="none" w:sz="0" w:space="0" w:color="auto"/>
            <w:right w:val="none" w:sz="0" w:space="0" w:color="auto"/>
          </w:divBdr>
        </w:div>
        <w:div w:id="1364743758">
          <w:marLeft w:val="480"/>
          <w:marRight w:val="0"/>
          <w:marTop w:val="0"/>
          <w:marBottom w:val="0"/>
          <w:divBdr>
            <w:top w:val="none" w:sz="0" w:space="0" w:color="auto"/>
            <w:left w:val="none" w:sz="0" w:space="0" w:color="auto"/>
            <w:bottom w:val="none" w:sz="0" w:space="0" w:color="auto"/>
            <w:right w:val="none" w:sz="0" w:space="0" w:color="auto"/>
          </w:divBdr>
        </w:div>
        <w:div w:id="265235820">
          <w:marLeft w:val="480"/>
          <w:marRight w:val="0"/>
          <w:marTop w:val="0"/>
          <w:marBottom w:val="0"/>
          <w:divBdr>
            <w:top w:val="none" w:sz="0" w:space="0" w:color="auto"/>
            <w:left w:val="none" w:sz="0" w:space="0" w:color="auto"/>
            <w:bottom w:val="none" w:sz="0" w:space="0" w:color="auto"/>
            <w:right w:val="none" w:sz="0" w:space="0" w:color="auto"/>
          </w:divBdr>
        </w:div>
        <w:div w:id="285703053">
          <w:marLeft w:val="480"/>
          <w:marRight w:val="0"/>
          <w:marTop w:val="0"/>
          <w:marBottom w:val="0"/>
          <w:divBdr>
            <w:top w:val="none" w:sz="0" w:space="0" w:color="auto"/>
            <w:left w:val="none" w:sz="0" w:space="0" w:color="auto"/>
            <w:bottom w:val="none" w:sz="0" w:space="0" w:color="auto"/>
            <w:right w:val="none" w:sz="0" w:space="0" w:color="auto"/>
          </w:divBdr>
        </w:div>
        <w:div w:id="2145392077">
          <w:marLeft w:val="480"/>
          <w:marRight w:val="0"/>
          <w:marTop w:val="0"/>
          <w:marBottom w:val="0"/>
          <w:divBdr>
            <w:top w:val="none" w:sz="0" w:space="0" w:color="auto"/>
            <w:left w:val="none" w:sz="0" w:space="0" w:color="auto"/>
            <w:bottom w:val="none" w:sz="0" w:space="0" w:color="auto"/>
            <w:right w:val="none" w:sz="0" w:space="0" w:color="auto"/>
          </w:divBdr>
        </w:div>
        <w:div w:id="1744377255">
          <w:marLeft w:val="480"/>
          <w:marRight w:val="0"/>
          <w:marTop w:val="0"/>
          <w:marBottom w:val="0"/>
          <w:divBdr>
            <w:top w:val="none" w:sz="0" w:space="0" w:color="auto"/>
            <w:left w:val="none" w:sz="0" w:space="0" w:color="auto"/>
            <w:bottom w:val="none" w:sz="0" w:space="0" w:color="auto"/>
            <w:right w:val="none" w:sz="0" w:space="0" w:color="auto"/>
          </w:divBdr>
        </w:div>
        <w:div w:id="1051658458">
          <w:marLeft w:val="480"/>
          <w:marRight w:val="0"/>
          <w:marTop w:val="0"/>
          <w:marBottom w:val="0"/>
          <w:divBdr>
            <w:top w:val="none" w:sz="0" w:space="0" w:color="auto"/>
            <w:left w:val="none" w:sz="0" w:space="0" w:color="auto"/>
            <w:bottom w:val="none" w:sz="0" w:space="0" w:color="auto"/>
            <w:right w:val="none" w:sz="0" w:space="0" w:color="auto"/>
          </w:divBdr>
        </w:div>
        <w:div w:id="606155974">
          <w:marLeft w:val="480"/>
          <w:marRight w:val="0"/>
          <w:marTop w:val="0"/>
          <w:marBottom w:val="0"/>
          <w:divBdr>
            <w:top w:val="none" w:sz="0" w:space="0" w:color="auto"/>
            <w:left w:val="none" w:sz="0" w:space="0" w:color="auto"/>
            <w:bottom w:val="none" w:sz="0" w:space="0" w:color="auto"/>
            <w:right w:val="none" w:sz="0" w:space="0" w:color="auto"/>
          </w:divBdr>
        </w:div>
        <w:div w:id="755126483">
          <w:marLeft w:val="480"/>
          <w:marRight w:val="0"/>
          <w:marTop w:val="0"/>
          <w:marBottom w:val="0"/>
          <w:divBdr>
            <w:top w:val="none" w:sz="0" w:space="0" w:color="auto"/>
            <w:left w:val="none" w:sz="0" w:space="0" w:color="auto"/>
            <w:bottom w:val="none" w:sz="0" w:space="0" w:color="auto"/>
            <w:right w:val="none" w:sz="0" w:space="0" w:color="auto"/>
          </w:divBdr>
        </w:div>
        <w:div w:id="1139568830">
          <w:marLeft w:val="480"/>
          <w:marRight w:val="0"/>
          <w:marTop w:val="0"/>
          <w:marBottom w:val="0"/>
          <w:divBdr>
            <w:top w:val="none" w:sz="0" w:space="0" w:color="auto"/>
            <w:left w:val="none" w:sz="0" w:space="0" w:color="auto"/>
            <w:bottom w:val="none" w:sz="0" w:space="0" w:color="auto"/>
            <w:right w:val="none" w:sz="0" w:space="0" w:color="auto"/>
          </w:divBdr>
        </w:div>
        <w:div w:id="1208419046">
          <w:marLeft w:val="480"/>
          <w:marRight w:val="0"/>
          <w:marTop w:val="0"/>
          <w:marBottom w:val="0"/>
          <w:divBdr>
            <w:top w:val="none" w:sz="0" w:space="0" w:color="auto"/>
            <w:left w:val="none" w:sz="0" w:space="0" w:color="auto"/>
            <w:bottom w:val="none" w:sz="0" w:space="0" w:color="auto"/>
            <w:right w:val="none" w:sz="0" w:space="0" w:color="auto"/>
          </w:divBdr>
        </w:div>
        <w:div w:id="1187139932">
          <w:marLeft w:val="480"/>
          <w:marRight w:val="0"/>
          <w:marTop w:val="0"/>
          <w:marBottom w:val="0"/>
          <w:divBdr>
            <w:top w:val="none" w:sz="0" w:space="0" w:color="auto"/>
            <w:left w:val="none" w:sz="0" w:space="0" w:color="auto"/>
            <w:bottom w:val="none" w:sz="0" w:space="0" w:color="auto"/>
            <w:right w:val="none" w:sz="0" w:space="0" w:color="auto"/>
          </w:divBdr>
        </w:div>
        <w:div w:id="1611937753">
          <w:marLeft w:val="480"/>
          <w:marRight w:val="0"/>
          <w:marTop w:val="0"/>
          <w:marBottom w:val="0"/>
          <w:divBdr>
            <w:top w:val="none" w:sz="0" w:space="0" w:color="auto"/>
            <w:left w:val="none" w:sz="0" w:space="0" w:color="auto"/>
            <w:bottom w:val="none" w:sz="0" w:space="0" w:color="auto"/>
            <w:right w:val="none" w:sz="0" w:space="0" w:color="auto"/>
          </w:divBdr>
        </w:div>
        <w:div w:id="514078901">
          <w:marLeft w:val="480"/>
          <w:marRight w:val="0"/>
          <w:marTop w:val="0"/>
          <w:marBottom w:val="0"/>
          <w:divBdr>
            <w:top w:val="none" w:sz="0" w:space="0" w:color="auto"/>
            <w:left w:val="none" w:sz="0" w:space="0" w:color="auto"/>
            <w:bottom w:val="none" w:sz="0" w:space="0" w:color="auto"/>
            <w:right w:val="none" w:sz="0" w:space="0" w:color="auto"/>
          </w:divBdr>
        </w:div>
        <w:div w:id="368410288">
          <w:marLeft w:val="480"/>
          <w:marRight w:val="0"/>
          <w:marTop w:val="0"/>
          <w:marBottom w:val="0"/>
          <w:divBdr>
            <w:top w:val="none" w:sz="0" w:space="0" w:color="auto"/>
            <w:left w:val="none" w:sz="0" w:space="0" w:color="auto"/>
            <w:bottom w:val="none" w:sz="0" w:space="0" w:color="auto"/>
            <w:right w:val="none" w:sz="0" w:space="0" w:color="auto"/>
          </w:divBdr>
        </w:div>
        <w:div w:id="1387139652">
          <w:marLeft w:val="480"/>
          <w:marRight w:val="0"/>
          <w:marTop w:val="0"/>
          <w:marBottom w:val="0"/>
          <w:divBdr>
            <w:top w:val="none" w:sz="0" w:space="0" w:color="auto"/>
            <w:left w:val="none" w:sz="0" w:space="0" w:color="auto"/>
            <w:bottom w:val="none" w:sz="0" w:space="0" w:color="auto"/>
            <w:right w:val="none" w:sz="0" w:space="0" w:color="auto"/>
          </w:divBdr>
        </w:div>
        <w:div w:id="1059285507">
          <w:marLeft w:val="480"/>
          <w:marRight w:val="0"/>
          <w:marTop w:val="0"/>
          <w:marBottom w:val="0"/>
          <w:divBdr>
            <w:top w:val="none" w:sz="0" w:space="0" w:color="auto"/>
            <w:left w:val="none" w:sz="0" w:space="0" w:color="auto"/>
            <w:bottom w:val="none" w:sz="0" w:space="0" w:color="auto"/>
            <w:right w:val="none" w:sz="0" w:space="0" w:color="auto"/>
          </w:divBdr>
        </w:div>
        <w:div w:id="409229932">
          <w:marLeft w:val="480"/>
          <w:marRight w:val="0"/>
          <w:marTop w:val="0"/>
          <w:marBottom w:val="0"/>
          <w:divBdr>
            <w:top w:val="none" w:sz="0" w:space="0" w:color="auto"/>
            <w:left w:val="none" w:sz="0" w:space="0" w:color="auto"/>
            <w:bottom w:val="none" w:sz="0" w:space="0" w:color="auto"/>
            <w:right w:val="none" w:sz="0" w:space="0" w:color="auto"/>
          </w:divBdr>
        </w:div>
        <w:div w:id="380985477">
          <w:marLeft w:val="480"/>
          <w:marRight w:val="0"/>
          <w:marTop w:val="0"/>
          <w:marBottom w:val="0"/>
          <w:divBdr>
            <w:top w:val="none" w:sz="0" w:space="0" w:color="auto"/>
            <w:left w:val="none" w:sz="0" w:space="0" w:color="auto"/>
            <w:bottom w:val="none" w:sz="0" w:space="0" w:color="auto"/>
            <w:right w:val="none" w:sz="0" w:space="0" w:color="auto"/>
          </w:divBdr>
        </w:div>
        <w:div w:id="1651059206">
          <w:marLeft w:val="480"/>
          <w:marRight w:val="0"/>
          <w:marTop w:val="0"/>
          <w:marBottom w:val="0"/>
          <w:divBdr>
            <w:top w:val="none" w:sz="0" w:space="0" w:color="auto"/>
            <w:left w:val="none" w:sz="0" w:space="0" w:color="auto"/>
            <w:bottom w:val="none" w:sz="0" w:space="0" w:color="auto"/>
            <w:right w:val="none" w:sz="0" w:space="0" w:color="auto"/>
          </w:divBdr>
        </w:div>
        <w:div w:id="760302097">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2095279804">
          <w:marLeft w:val="480"/>
          <w:marRight w:val="0"/>
          <w:marTop w:val="0"/>
          <w:marBottom w:val="0"/>
          <w:divBdr>
            <w:top w:val="none" w:sz="0" w:space="0" w:color="auto"/>
            <w:left w:val="none" w:sz="0" w:space="0" w:color="auto"/>
            <w:bottom w:val="none" w:sz="0" w:space="0" w:color="auto"/>
            <w:right w:val="none" w:sz="0" w:space="0" w:color="auto"/>
          </w:divBdr>
        </w:div>
        <w:div w:id="1258952166">
          <w:marLeft w:val="480"/>
          <w:marRight w:val="0"/>
          <w:marTop w:val="0"/>
          <w:marBottom w:val="0"/>
          <w:divBdr>
            <w:top w:val="none" w:sz="0" w:space="0" w:color="auto"/>
            <w:left w:val="none" w:sz="0" w:space="0" w:color="auto"/>
            <w:bottom w:val="none" w:sz="0" w:space="0" w:color="auto"/>
            <w:right w:val="none" w:sz="0" w:space="0" w:color="auto"/>
          </w:divBdr>
        </w:div>
        <w:div w:id="409162742">
          <w:marLeft w:val="480"/>
          <w:marRight w:val="0"/>
          <w:marTop w:val="0"/>
          <w:marBottom w:val="0"/>
          <w:divBdr>
            <w:top w:val="none" w:sz="0" w:space="0" w:color="auto"/>
            <w:left w:val="none" w:sz="0" w:space="0" w:color="auto"/>
            <w:bottom w:val="none" w:sz="0" w:space="0" w:color="auto"/>
            <w:right w:val="none" w:sz="0" w:space="0" w:color="auto"/>
          </w:divBdr>
        </w:div>
        <w:div w:id="875242483">
          <w:marLeft w:val="480"/>
          <w:marRight w:val="0"/>
          <w:marTop w:val="0"/>
          <w:marBottom w:val="0"/>
          <w:divBdr>
            <w:top w:val="none" w:sz="0" w:space="0" w:color="auto"/>
            <w:left w:val="none" w:sz="0" w:space="0" w:color="auto"/>
            <w:bottom w:val="none" w:sz="0" w:space="0" w:color="auto"/>
            <w:right w:val="none" w:sz="0" w:space="0" w:color="auto"/>
          </w:divBdr>
        </w:div>
        <w:div w:id="815030070">
          <w:marLeft w:val="480"/>
          <w:marRight w:val="0"/>
          <w:marTop w:val="0"/>
          <w:marBottom w:val="0"/>
          <w:divBdr>
            <w:top w:val="none" w:sz="0" w:space="0" w:color="auto"/>
            <w:left w:val="none" w:sz="0" w:space="0" w:color="auto"/>
            <w:bottom w:val="none" w:sz="0" w:space="0" w:color="auto"/>
            <w:right w:val="none" w:sz="0" w:space="0" w:color="auto"/>
          </w:divBdr>
        </w:div>
        <w:div w:id="1096247592">
          <w:marLeft w:val="480"/>
          <w:marRight w:val="0"/>
          <w:marTop w:val="0"/>
          <w:marBottom w:val="0"/>
          <w:divBdr>
            <w:top w:val="none" w:sz="0" w:space="0" w:color="auto"/>
            <w:left w:val="none" w:sz="0" w:space="0" w:color="auto"/>
            <w:bottom w:val="none" w:sz="0" w:space="0" w:color="auto"/>
            <w:right w:val="none" w:sz="0" w:space="0" w:color="auto"/>
          </w:divBdr>
        </w:div>
        <w:div w:id="1009214450">
          <w:marLeft w:val="480"/>
          <w:marRight w:val="0"/>
          <w:marTop w:val="0"/>
          <w:marBottom w:val="0"/>
          <w:divBdr>
            <w:top w:val="none" w:sz="0" w:space="0" w:color="auto"/>
            <w:left w:val="none" w:sz="0" w:space="0" w:color="auto"/>
            <w:bottom w:val="none" w:sz="0" w:space="0" w:color="auto"/>
            <w:right w:val="none" w:sz="0" w:space="0" w:color="auto"/>
          </w:divBdr>
        </w:div>
        <w:div w:id="1863468054">
          <w:marLeft w:val="480"/>
          <w:marRight w:val="0"/>
          <w:marTop w:val="0"/>
          <w:marBottom w:val="0"/>
          <w:divBdr>
            <w:top w:val="none" w:sz="0" w:space="0" w:color="auto"/>
            <w:left w:val="none" w:sz="0" w:space="0" w:color="auto"/>
            <w:bottom w:val="none" w:sz="0" w:space="0" w:color="auto"/>
            <w:right w:val="none" w:sz="0" w:space="0" w:color="auto"/>
          </w:divBdr>
        </w:div>
        <w:div w:id="401563438">
          <w:marLeft w:val="480"/>
          <w:marRight w:val="0"/>
          <w:marTop w:val="0"/>
          <w:marBottom w:val="0"/>
          <w:divBdr>
            <w:top w:val="none" w:sz="0" w:space="0" w:color="auto"/>
            <w:left w:val="none" w:sz="0" w:space="0" w:color="auto"/>
            <w:bottom w:val="none" w:sz="0" w:space="0" w:color="auto"/>
            <w:right w:val="none" w:sz="0" w:space="0" w:color="auto"/>
          </w:divBdr>
        </w:div>
        <w:div w:id="2136872765">
          <w:marLeft w:val="480"/>
          <w:marRight w:val="0"/>
          <w:marTop w:val="0"/>
          <w:marBottom w:val="0"/>
          <w:divBdr>
            <w:top w:val="none" w:sz="0" w:space="0" w:color="auto"/>
            <w:left w:val="none" w:sz="0" w:space="0" w:color="auto"/>
            <w:bottom w:val="none" w:sz="0" w:space="0" w:color="auto"/>
            <w:right w:val="none" w:sz="0" w:space="0" w:color="auto"/>
          </w:divBdr>
        </w:div>
        <w:div w:id="270281978">
          <w:marLeft w:val="480"/>
          <w:marRight w:val="0"/>
          <w:marTop w:val="0"/>
          <w:marBottom w:val="0"/>
          <w:divBdr>
            <w:top w:val="none" w:sz="0" w:space="0" w:color="auto"/>
            <w:left w:val="none" w:sz="0" w:space="0" w:color="auto"/>
            <w:bottom w:val="none" w:sz="0" w:space="0" w:color="auto"/>
            <w:right w:val="none" w:sz="0" w:space="0" w:color="auto"/>
          </w:divBdr>
        </w:div>
        <w:div w:id="443770096">
          <w:marLeft w:val="480"/>
          <w:marRight w:val="0"/>
          <w:marTop w:val="0"/>
          <w:marBottom w:val="0"/>
          <w:divBdr>
            <w:top w:val="none" w:sz="0" w:space="0" w:color="auto"/>
            <w:left w:val="none" w:sz="0" w:space="0" w:color="auto"/>
            <w:bottom w:val="none" w:sz="0" w:space="0" w:color="auto"/>
            <w:right w:val="none" w:sz="0" w:space="0" w:color="auto"/>
          </w:divBdr>
        </w:div>
        <w:div w:id="1968311809">
          <w:marLeft w:val="480"/>
          <w:marRight w:val="0"/>
          <w:marTop w:val="0"/>
          <w:marBottom w:val="0"/>
          <w:divBdr>
            <w:top w:val="none" w:sz="0" w:space="0" w:color="auto"/>
            <w:left w:val="none" w:sz="0" w:space="0" w:color="auto"/>
            <w:bottom w:val="none" w:sz="0" w:space="0" w:color="auto"/>
            <w:right w:val="none" w:sz="0" w:space="0" w:color="auto"/>
          </w:divBdr>
        </w:div>
        <w:div w:id="976111183">
          <w:marLeft w:val="480"/>
          <w:marRight w:val="0"/>
          <w:marTop w:val="0"/>
          <w:marBottom w:val="0"/>
          <w:divBdr>
            <w:top w:val="none" w:sz="0" w:space="0" w:color="auto"/>
            <w:left w:val="none" w:sz="0" w:space="0" w:color="auto"/>
            <w:bottom w:val="none" w:sz="0" w:space="0" w:color="auto"/>
            <w:right w:val="none" w:sz="0" w:space="0" w:color="auto"/>
          </w:divBdr>
        </w:div>
        <w:div w:id="1347514066">
          <w:marLeft w:val="480"/>
          <w:marRight w:val="0"/>
          <w:marTop w:val="0"/>
          <w:marBottom w:val="0"/>
          <w:divBdr>
            <w:top w:val="none" w:sz="0" w:space="0" w:color="auto"/>
            <w:left w:val="none" w:sz="0" w:space="0" w:color="auto"/>
            <w:bottom w:val="none" w:sz="0" w:space="0" w:color="auto"/>
            <w:right w:val="none" w:sz="0" w:space="0" w:color="auto"/>
          </w:divBdr>
        </w:div>
        <w:div w:id="359546826">
          <w:marLeft w:val="480"/>
          <w:marRight w:val="0"/>
          <w:marTop w:val="0"/>
          <w:marBottom w:val="0"/>
          <w:divBdr>
            <w:top w:val="none" w:sz="0" w:space="0" w:color="auto"/>
            <w:left w:val="none" w:sz="0" w:space="0" w:color="auto"/>
            <w:bottom w:val="none" w:sz="0" w:space="0" w:color="auto"/>
            <w:right w:val="none" w:sz="0" w:space="0" w:color="auto"/>
          </w:divBdr>
        </w:div>
        <w:div w:id="1007630648">
          <w:marLeft w:val="480"/>
          <w:marRight w:val="0"/>
          <w:marTop w:val="0"/>
          <w:marBottom w:val="0"/>
          <w:divBdr>
            <w:top w:val="none" w:sz="0" w:space="0" w:color="auto"/>
            <w:left w:val="none" w:sz="0" w:space="0" w:color="auto"/>
            <w:bottom w:val="none" w:sz="0" w:space="0" w:color="auto"/>
            <w:right w:val="none" w:sz="0" w:space="0" w:color="auto"/>
          </w:divBdr>
        </w:div>
        <w:div w:id="927158499">
          <w:marLeft w:val="480"/>
          <w:marRight w:val="0"/>
          <w:marTop w:val="0"/>
          <w:marBottom w:val="0"/>
          <w:divBdr>
            <w:top w:val="none" w:sz="0" w:space="0" w:color="auto"/>
            <w:left w:val="none" w:sz="0" w:space="0" w:color="auto"/>
            <w:bottom w:val="none" w:sz="0" w:space="0" w:color="auto"/>
            <w:right w:val="none" w:sz="0" w:space="0" w:color="auto"/>
          </w:divBdr>
        </w:div>
      </w:divsChild>
    </w:div>
    <w:div w:id="754712598">
      <w:bodyDiv w:val="1"/>
      <w:marLeft w:val="0"/>
      <w:marRight w:val="0"/>
      <w:marTop w:val="0"/>
      <w:marBottom w:val="0"/>
      <w:divBdr>
        <w:top w:val="none" w:sz="0" w:space="0" w:color="auto"/>
        <w:left w:val="none" w:sz="0" w:space="0" w:color="auto"/>
        <w:bottom w:val="none" w:sz="0" w:space="0" w:color="auto"/>
        <w:right w:val="none" w:sz="0" w:space="0" w:color="auto"/>
      </w:divBdr>
      <w:divsChild>
        <w:div w:id="49306458">
          <w:marLeft w:val="480"/>
          <w:marRight w:val="0"/>
          <w:marTop w:val="0"/>
          <w:marBottom w:val="0"/>
          <w:divBdr>
            <w:top w:val="none" w:sz="0" w:space="0" w:color="auto"/>
            <w:left w:val="none" w:sz="0" w:space="0" w:color="auto"/>
            <w:bottom w:val="none" w:sz="0" w:space="0" w:color="auto"/>
            <w:right w:val="none" w:sz="0" w:space="0" w:color="auto"/>
          </w:divBdr>
        </w:div>
        <w:div w:id="123617823">
          <w:marLeft w:val="480"/>
          <w:marRight w:val="0"/>
          <w:marTop w:val="0"/>
          <w:marBottom w:val="0"/>
          <w:divBdr>
            <w:top w:val="none" w:sz="0" w:space="0" w:color="auto"/>
            <w:left w:val="none" w:sz="0" w:space="0" w:color="auto"/>
            <w:bottom w:val="none" w:sz="0" w:space="0" w:color="auto"/>
            <w:right w:val="none" w:sz="0" w:space="0" w:color="auto"/>
          </w:divBdr>
        </w:div>
        <w:div w:id="137579557">
          <w:marLeft w:val="480"/>
          <w:marRight w:val="0"/>
          <w:marTop w:val="0"/>
          <w:marBottom w:val="0"/>
          <w:divBdr>
            <w:top w:val="none" w:sz="0" w:space="0" w:color="auto"/>
            <w:left w:val="none" w:sz="0" w:space="0" w:color="auto"/>
            <w:bottom w:val="none" w:sz="0" w:space="0" w:color="auto"/>
            <w:right w:val="none" w:sz="0" w:space="0" w:color="auto"/>
          </w:divBdr>
        </w:div>
        <w:div w:id="262303728">
          <w:marLeft w:val="480"/>
          <w:marRight w:val="0"/>
          <w:marTop w:val="0"/>
          <w:marBottom w:val="0"/>
          <w:divBdr>
            <w:top w:val="none" w:sz="0" w:space="0" w:color="auto"/>
            <w:left w:val="none" w:sz="0" w:space="0" w:color="auto"/>
            <w:bottom w:val="none" w:sz="0" w:space="0" w:color="auto"/>
            <w:right w:val="none" w:sz="0" w:space="0" w:color="auto"/>
          </w:divBdr>
        </w:div>
        <w:div w:id="280691991">
          <w:marLeft w:val="480"/>
          <w:marRight w:val="0"/>
          <w:marTop w:val="0"/>
          <w:marBottom w:val="0"/>
          <w:divBdr>
            <w:top w:val="none" w:sz="0" w:space="0" w:color="auto"/>
            <w:left w:val="none" w:sz="0" w:space="0" w:color="auto"/>
            <w:bottom w:val="none" w:sz="0" w:space="0" w:color="auto"/>
            <w:right w:val="none" w:sz="0" w:space="0" w:color="auto"/>
          </w:divBdr>
        </w:div>
        <w:div w:id="314653518">
          <w:marLeft w:val="480"/>
          <w:marRight w:val="0"/>
          <w:marTop w:val="0"/>
          <w:marBottom w:val="0"/>
          <w:divBdr>
            <w:top w:val="none" w:sz="0" w:space="0" w:color="auto"/>
            <w:left w:val="none" w:sz="0" w:space="0" w:color="auto"/>
            <w:bottom w:val="none" w:sz="0" w:space="0" w:color="auto"/>
            <w:right w:val="none" w:sz="0" w:space="0" w:color="auto"/>
          </w:divBdr>
        </w:div>
        <w:div w:id="351539524">
          <w:marLeft w:val="480"/>
          <w:marRight w:val="0"/>
          <w:marTop w:val="0"/>
          <w:marBottom w:val="0"/>
          <w:divBdr>
            <w:top w:val="none" w:sz="0" w:space="0" w:color="auto"/>
            <w:left w:val="none" w:sz="0" w:space="0" w:color="auto"/>
            <w:bottom w:val="none" w:sz="0" w:space="0" w:color="auto"/>
            <w:right w:val="none" w:sz="0" w:space="0" w:color="auto"/>
          </w:divBdr>
        </w:div>
        <w:div w:id="381832527">
          <w:marLeft w:val="480"/>
          <w:marRight w:val="0"/>
          <w:marTop w:val="0"/>
          <w:marBottom w:val="0"/>
          <w:divBdr>
            <w:top w:val="none" w:sz="0" w:space="0" w:color="auto"/>
            <w:left w:val="none" w:sz="0" w:space="0" w:color="auto"/>
            <w:bottom w:val="none" w:sz="0" w:space="0" w:color="auto"/>
            <w:right w:val="none" w:sz="0" w:space="0" w:color="auto"/>
          </w:divBdr>
        </w:div>
        <w:div w:id="391972507">
          <w:marLeft w:val="480"/>
          <w:marRight w:val="0"/>
          <w:marTop w:val="0"/>
          <w:marBottom w:val="0"/>
          <w:divBdr>
            <w:top w:val="none" w:sz="0" w:space="0" w:color="auto"/>
            <w:left w:val="none" w:sz="0" w:space="0" w:color="auto"/>
            <w:bottom w:val="none" w:sz="0" w:space="0" w:color="auto"/>
            <w:right w:val="none" w:sz="0" w:space="0" w:color="auto"/>
          </w:divBdr>
        </w:div>
        <w:div w:id="425461995">
          <w:marLeft w:val="480"/>
          <w:marRight w:val="0"/>
          <w:marTop w:val="0"/>
          <w:marBottom w:val="0"/>
          <w:divBdr>
            <w:top w:val="none" w:sz="0" w:space="0" w:color="auto"/>
            <w:left w:val="none" w:sz="0" w:space="0" w:color="auto"/>
            <w:bottom w:val="none" w:sz="0" w:space="0" w:color="auto"/>
            <w:right w:val="none" w:sz="0" w:space="0" w:color="auto"/>
          </w:divBdr>
        </w:div>
        <w:div w:id="449008078">
          <w:marLeft w:val="480"/>
          <w:marRight w:val="0"/>
          <w:marTop w:val="0"/>
          <w:marBottom w:val="0"/>
          <w:divBdr>
            <w:top w:val="none" w:sz="0" w:space="0" w:color="auto"/>
            <w:left w:val="none" w:sz="0" w:space="0" w:color="auto"/>
            <w:bottom w:val="none" w:sz="0" w:space="0" w:color="auto"/>
            <w:right w:val="none" w:sz="0" w:space="0" w:color="auto"/>
          </w:divBdr>
        </w:div>
        <w:div w:id="457530990">
          <w:marLeft w:val="480"/>
          <w:marRight w:val="0"/>
          <w:marTop w:val="0"/>
          <w:marBottom w:val="0"/>
          <w:divBdr>
            <w:top w:val="none" w:sz="0" w:space="0" w:color="auto"/>
            <w:left w:val="none" w:sz="0" w:space="0" w:color="auto"/>
            <w:bottom w:val="none" w:sz="0" w:space="0" w:color="auto"/>
            <w:right w:val="none" w:sz="0" w:space="0" w:color="auto"/>
          </w:divBdr>
        </w:div>
        <w:div w:id="481624874">
          <w:marLeft w:val="480"/>
          <w:marRight w:val="0"/>
          <w:marTop w:val="0"/>
          <w:marBottom w:val="0"/>
          <w:divBdr>
            <w:top w:val="none" w:sz="0" w:space="0" w:color="auto"/>
            <w:left w:val="none" w:sz="0" w:space="0" w:color="auto"/>
            <w:bottom w:val="none" w:sz="0" w:space="0" w:color="auto"/>
            <w:right w:val="none" w:sz="0" w:space="0" w:color="auto"/>
          </w:divBdr>
        </w:div>
        <w:div w:id="501513258">
          <w:marLeft w:val="480"/>
          <w:marRight w:val="0"/>
          <w:marTop w:val="0"/>
          <w:marBottom w:val="0"/>
          <w:divBdr>
            <w:top w:val="none" w:sz="0" w:space="0" w:color="auto"/>
            <w:left w:val="none" w:sz="0" w:space="0" w:color="auto"/>
            <w:bottom w:val="none" w:sz="0" w:space="0" w:color="auto"/>
            <w:right w:val="none" w:sz="0" w:space="0" w:color="auto"/>
          </w:divBdr>
        </w:div>
        <w:div w:id="594244088">
          <w:marLeft w:val="480"/>
          <w:marRight w:val="0"/>
          <w:marTop w:val="0"/>
          <w:marBottom w:val="0"/>
          <w:divBdr>
            <w:top w:val="none" w:sz="0" w:space="0" w:color="auto"/>
            <w:left w:val="none" w:sz="0" w:space="0" w:color="auto"/>
            <w:bottom w:val="none" w:sz="0" w:space="0" w:color="auto"/>
            <w:right w:val="none" w:sz="0" w:space="0" w:color="auto"/>
          </w:divBdr>
        </w:div>
        <w:div w:id="645163635">
          <w:marLeft w:val="480"/>
          <w:marRight w:val="0"/>
          <w:marTop w:val="0"/>
          <w:marBottom w:val="0"/>
          <w:divBdr>
            <w:top w:val="none" w:sz="0" w:space="0" w:color="auto"/>
            <w:left w:val="none" w:sz="0" w:space="0" w:color="auto"/>
            <w:bottom w:val="none" w:sz="0" w:space="0" w:color="auto"/>
            <w:right w:val="none" w:sz="0" w:space="0" w:color="auto"/>
          </w:divBdr>
        </w:div>
        <w:div w:id="653410125">
          <w:marLeft w:val="480"/>
          <w:marRight w:val="0"/>
          <w:marTop w:val="0"/>
          <w:marBottom w:val="0"/>
          <w:divBdr>
            <w:top w:val="none" w:sz="0" w:space="0" w:color="auto"/>
            <w:left w:val="none" w:sz="0" w:space="0" w:color="auto"/>
            <w:bottom w:val="none" w:sz="0" w:space="0" w:color="auto"/>
            <w:right w:val="none" w:sz="0" w:space="0" w:color="auto"/>
          </w:divBdr>
        </w:div>
        <w:div w:id="674377265">
          <w:marLeft w:val="480"/>
          <w:marRight w:val="0"/>
          <w:marTop w:val="0"/>
          <w:marBottom w:val="0"/>
          <w:divBdr>
            <w:top w:val="none" w:sz="0" w:space="0" w:color="auto"/>
            <w:left w:val="none" w:sz="0" w:space="0" w:color="auto"/>
            <w:bottom w:val="none" w:sz="0" w:space="0" w:color="auto"/>
            <w:right w:val="none" w:sz="0" w:space="0" w:color="auto"/>
          </w:divBdr>
        </w:div>
        <w:div w:id="745490796">
          <w:marLeft w:val="480"/>
          <w:marRight w:val="0"/>
          <w:marTop w:val="0"/>
          <w:marBottom w:val="0"/>
          <w:divBdr>
            <w:top w:val="none" w:sz="0" w:space="0" w:color="auto"/>
            <w:left w:val="none" w:sz="0" w:space="0" w:color="auto"/>
            <w:bottom w:val="none" w:sz="0" w:space="0" w:color="auto"/>
            <w:right w:val="none" w:sz="0" w:space="0" w:color="auto"/>
          </w:divBdr>
        </w:div>
        <w:div w:id="765423548">
          <w:marLeft w:val="480"/>
          <w:marRight w:val="0"/>
          <w:marTop w:val="0"/>
          <w:marBottom w:val="0"/>
          <w:divBdr>
            <w:top w:val="none" w:sz="0" w:space="0" w:color="auto"/>
            <w:left w:val="none" w:sz="0" w:space="0" w:color="auto"/>
            <w:bottom w:val="none" w:sz="0" w:space="0" w:color="auto"/>
            <w:right w:val="none" w:sz="0" w:space="0" w:color="auto"/>
          </w:divBdr>
        </w:div>
        <w:div w:id="847671530">
          <w:marLeft w:val="480"/>
          <w:marRight w:val="0"/>
          <w:marTop w:val="0"/>
          <w:marBottom w:val="0"/>
          <w:divBdr>
            <w:top w:val="none" w:sz="0" w:space="0" w:color="auto"/>
            <w:left w:val="none" w:sz="0" w:space="0" w:color="auto"/>
            <w:bottom w:val="none" w:sz="0" w:space="0" w:color="auto"/>
            <w:right w:val="none" w:sz="0" w:space="0" w:color="auto"/>
          </w:divBdr>
        </w:div>
        <w:div w:id="885290542">
          <w:marLeft w:val="480"/>
          <w:marRight w:val="0"/>
          <w:marTop w:val="0"/>
          <w:marBottom w:val="0"/>
          <w:divBdr>
            <w:top w:val="none" w:sz="0" w:space="0" w:color="auto"/>
            <w:left w:val="none" w:sz="0" w:space="0" w:color="auto"/>
            <w:bottom w:val="none" w:sz="0" w:space="0" w:color="auto"/>
            <w:right w:val="none" w:sz="0" w:space="0" w:color="auto"/>
          </w:divBdr>
        </w:div>
        <w:div w:id="925308208">
          <w:marLeft w:val="480"/>
          <w:marRight w:val="0"/>
          <w:marTop w:val="0"/>
          <w:marBottom w:val="0"/>
          <w:divBdr>
            <w:top w:val="none" w:sz="0" w:space="0" w:color="auto"/>
            <w:left w:val="none" w:sz="0" w:space="0" w:color="auto"/>
            <w:bottom w:val="none" w:sz="0" w:space="0" w:color="auto"/>
            <w:right w:val="none" w:sz="0" w:space="0" w:color="auto"/>
          </w:divBdr>
        </w:div>
        <w:div w:id="930087645">
          <w:marLeft w:val="480"/>
          <w:marRight w:val="0"/>
          <w:marTop w:val="0"/>
          <w:marBottom w:val="0"/>
          <w:divBdr>
            <w:top w:val="none" w:sz="0" w:space="0" w:color="auto"/>
            <w:left w:val="none" w:sz="0" w:space="0" w:color="auto"/>
            <w:bottom w:val="none" w:sz="0" w:space="0" w:color="auto"/>
            <w:right w:val="none" w:sz="0" w:space="0" w:color="auto"/>
          </w:divBdr>
        </w:div>
        <w:div w:id="937369808">
          <w:marLeft w:val="480"/>
          <w:marRight w:val="0"/>
          <w:marTop w:val="0"/>
          <w:marBottom w:val="0"/>
          <w:divBdr>
            <w:top w:val="none" w:sz="0" w:space="0" w:color="auto"/>
            <w:left w:val="none" w:sz="0" w:space="0" w:color="auto"/>
            <w:bottom w:val="none" w:sz="0" w:space="0" w:color="auto"/>
            <w:right w:val="none" w:sz="0" w:space="0" w:color="auto"/>
          </w:divBdr>
        </w:div>
        <w:div w:id="997197928">
          <w:marLeft w:val="480"/>
          <w:marRight w:val="0"/>
          <w:marTop w:val="0"/>
          <w:marBottom w:val="0"/>
          <w:divBdr>
            <w:top w:val="none" w:sz="0" w:space="0" w:color="auto"/>
            <w:left w:val="none" w:sz="0" w:space="0" w:color="auto"/>
            <w:bottom w:val="none" w:sz="0" w:space="0" w:color="auto"/>
            <w:right w:val="none" w:sz="0" w:space="0" w:color="auto"/>
          </w:divBdr>
        </w:div>
        <w:div w:id="1020207819">
          <w:marLeft w:val="480"/>
          <w:marRight w:val="0"/>
          <w:marTop w:val="0"/>
          <w:marBottom w:val="0"/>
          <w:divBdr>
            <w:top w:val="none" w:sz="0" w:space="0" w:color="auto"/>
            <w:left w:val="none" w:sz="0" w:space="0" w:color="auto"/>
            <w:bottom w:val="none" w:sz="0" w:space="0" w:color="auto"/>
            <w:right w:val="none" w:sz="0" w:space="0" w:color="auto"/>
          </w:divBdr>
        </w:div>
        <w:div w:id="1083532350">
          <w:marLeft w:val="480"/>
          <w:marRight w:val="0"/>
          <w:marTop w:val="0"/>
          <w:marBottom w:val="0"/>
          <w:divBdr>
            <w:top w:val="none" w:sz="0" w:space="0" w:color="auto"/>
            <w:left w:val="none" w:sz="0" w:space="0" w:color="auto"/>
            <w:bottom w:val="none" w:sz="0" w:space="0" w:color="auto"/>
            <w:right w:val="none" w:sz="0" w:space="0" w:color="auto"/>
          </w:divBdr>
        </w:div>
        <w:div w:id="1107385277">
          <w:marLeft w:val="480"/>
          <w:marRight w:val="0"/>
          <w:marTop w:val="0"/>
          <w:marBottom w:val="0"/>
          <w:divBdr>
            <w:top w:val="none" w:sz="0" w:space="0" w:color="auto"/>
            <w:left w:val="none" w:sz="0" w:space="0" w:color="auto"/>
            <w:bottom w:val="none" w:sz="0" w:space="0" w:color="auto"/>
            <w:right w:val="none" w:sz="0" w:space="0" w:color="auto"/>
          </w:divBdr>
        </w:div>
        <w:div w:id="1114712430">
          <w:marLeft w:val="480"/>
          <w:marRight w:val="0"/>
          <w:marTop w:val="0"/>
          <w:marBottom w:val="0"/>
          <w:divBdr>
            <w:top w:val="none" w:sz="0" w:space="0" w:color="auto"/>
            <w:left w:val="none" w:sz="0" w:space="0" w:color="auto"/>
            <w:bottom w:val="none" w:sz="0" w:space="0" w:color="auto"/>
            <w:right w:val="none" w:sz="0" w:space="0" w:color="auto"/>
          </w:divBdr>
        </w:div>
        <w:div w:id="1161459475">
          <w:marLeft w:val="480"/>
          <w:marRight w:val="0"/>
          <w:marTop w:val="0"/>
          <w:marBottom w:val="0"/>
          <w:divBdr>
            <w:top w:val="none" w:sz="0" w:space="0" w:color="auto"/>
            <w:left w:val="none" w:sz="0" w:space="0" w:color="auto"/>
            <w:bottom w:val="none" w:sz="0" w:space="0" w:color="auto"/>
            <w:right w:val="none" w:sz="0" w:space="0" w:color="auto"/>
          </w:divBdr>
        </w:div>
        <w:div w:id="1168330531">
          <w:marLeft w:val="480"/>
          <w:marRight w:val="0"/>
          <w:marTop w:val="0"/>
          <w:marBottom w:val="0"/>
          <w:divBdr>
            <w:top w:val="none" w:sz="0" w:space="0" w:color="auto"/>
            <w:left w:val="none" w:sz="0" w:space="0" w:color="auto"/>
            <w:bottom w:val="none" w:sz="0" w:space="0" w:color="auto"/>
            <w:right w:val="none" w:sz="0" w:space="0" w:color="auto"/>
          </w:divBdr>
        </w:div>
        <w:div w:id="1185023381">
          <w:marLeft w:val="480"/>
          <w:marRight w:val="0"/>
          <w:marTop w:val="0"/>
          <w:marBottom w:val="0"/>
          <w:divBdr>
            <w:top w:val="none" w:sz="0" w:space="0" w:color="auto"/>
            <w:left w:val="none" w:sz="0" w:space="0" w:color="auto"/>
            <w:bottom w:val="none" w:sz="0" w:space="0" w:color="auto"/>
            <w:right w:val="none" w:sz="0" w:space="0" w:color="auto"/>
          </w:divBdr>
        </w:div>
        <w:div w:id="1210343784">
          <w:marLeft w:val="480"/>
          <w:marRight w:val="0"/>
          <w:marTop w:val="0"/>
          <w:marBottom w:val="0"/>
          <w:divBdr>
            <w:top w:val="none" w:sz="0" w:space="0" w:color="auto"/>
            <w:left w:val="none" w:sz="0" w:space="0" w:color="auto"/>
            <w:bottom w:val="none" w:sz="0" w:space="0" w:color="auto"/>
            <w:right w:val="none" w:sz="0" w:space="0" w:color="auto"/>
          </w:divBdr>
        </w:div>
        <w:div w:id="1279415445">
          <w:marLeft w:val="480"/>
          <w:marRight w:val="0"/>
          <w:marTop w:val="0"/>
          <w:marBottom w:val="0"/>
          <w:divBdr>
            <w:top w:val="none" w:sz="0" w:space="0" w:color="auto"/>
            <w:left w:val="none" w:sz="0" w:space="0" w:color="auto"/>
            <w:bottom w:val="none" w:sz="0" w:space="0" w:color="auto"/>
            <w:right w:val="none" w:sz="0" w:space="0" w:color="auto"/>
          </w:divBdr>
        </w:div>
        <w:div w:id="1284310833">
          <w:marLeft w:val="480"/>
          <w:marRight w:val="0"/>
          <w:marTop w:val="0"/>
          <w:marBottom w:val="0"/>
          <w:divBdr>
            <w:top w:val="none" w:sz="0" w:space="0" w:color="auto"/>
            <w:left w:val="none" w:sz="0" w:space="0" w:color="auto"/>
            <w:bottom w:val="none" w:sz="0" w:space="0" w:color="auto"/>
            <w:right w:val="none" w:sz="0" w:space="0" w:color="auto"/>
          </w:divBdr>
        </w:div>
        <w:div w:id="1299342184">
          <w:marLeft w:val="480"/>
          <w:marRight w:val="0"/>
          <w:marTop w:val="0"/>
          <w:marBottom w:val="0"/>
          <w:divBdr>
            <w:top w:val="none" w:sz="0" w:space="0" w:color="auto"/>
            <w:left w:val="none" w:sz="0" w:space="0" w:color="auto"/>
            <w:bottom w:val="none" w:sz="0" w:space="0" w:color="auto"/>
            <w:right w:val="none" w:sz="0" w:space="0" w:color="auto"/>
          </w:divBdr>
        </w:div>
        <w:div w:id="1345597437">
          <w:marLeft w:val="480"/>
          <w:marRight w:val="0"/>
          <w:marTop w:val="0"/>
          <w:marBottom w:val="0"/>
          <w:divBdr>
            <w:top w:val="none" w:sz="0" w:space="0" w:color="auto"/>
            <w:left w:val="none" w:sz="0" w:space="0" w:color="auto"/>
            <w:bottom w:val="none" w:sz="0" w:space="0" w:color="auto"/>
            <w:right w:val="none" w:sz="0" w:space="0" w:color="auto"/>
          </w:divBdr>
        </w:div>
        <w:div w:id="1354723548">
          <w:marLeft w:val="480"/>
          <w:marRight w:val="0"/>
          <w:marTop w:val="0"/>
          <w:marBottom w:val="0"/>
          <w:divBdr>
            <w:top w:val="none" w:sz="0" w:space="0" w:color="auto"/>
            <w:left w:val="none" w:sz="0" w:space="0" w:color="auto"/>
            <w:bottom w:val="none" w:sz="0" w:space="0" w:color="auto"/>
            <w:right w:val="none" w:sz="0" w:space="0" w:color="auto"/>
          </w:divBdr>
        </w:div>
        <w:div w:id="1400250908">
          <w:marLeft w:val="480"/>
          <w:marRight w:val="0"/>
          <w:marTop w:val="0"/>
          <w:marBottom w:val="0"/>
          <w:divBdr>
            <w:top w:val="none" w:sz="0" w:space="0" w:color="auto"/>
            <w:left w:val="none" w:sz="0" w:space="0" w:color="auto"/>
            <w:bottom w:val="none" w:sz="0" w:space="0" w:color="auto"/>
            <w:right w:val="none" w:sz="0" w:space="0" w:color="auto"/>
          </w:divBdr>
        </w:div>
        <w:div w:id="1447239152">
          <w:marLeft w:val="480"/>
          <w:marRight w:val="0"/>
          <w:marTop w:val="0"/>
          <w:marBottom w:val="0"/>
          <w:divBdr>
            <w:top w:val="none" w:sz="0" w:space="0" w:color="auto"/>
            <w:left w:val="none" w:sz="0" w:space="0" w:color="auto"/>
            <w:bottom w:val="none" w:sz="0" w:space="0" w:color="auto"/>
            <w:right w:val="none" w:sz="0" w:space="0" w:color="auto"/>
          </w:divBdr>
        </w:div>
        <w:div w:id="1450319189">
          <w:marLeft w:val="480"/>
          <w:marRight w:val="0"/>
          <w:marTop w:val="0"/>
          <w:marBottom w:val="0"/>
          <w:divBdr>
            <w:top w:val="none" w:sz="0" w:space="0" w:color="auto"/>
            <w:left w:val="none" w:sz="0" w:space="0" w:color="auto"/>
            <w:bottom w:val="none" w:sz="0" w:space="0" w:color="auto"/>
            <w:right w:val="none" w:sz="0" w:space="0" w:color="auto"/>
          </w:divBdr>
        </w:div>
        <w:div w:id="1497845412">
          <w:marLeft w:val="480"/>
          <w:marRight w:val="0"/>
          <w:marTop w:val="0"/>
          <w:marBottom w:val="0"/>
          <w:divBdr>
            <w:top w:val="none" w:sz="0" w:space="0" w:color="auto"/>
            <w:left w:val="none" w:sz="0" w:space="0" w:color="auto"/>
            <w:bottom w:val="none" w:sz="0" w:space="0" w:color="auto"/>
            <w:right w:val="none" w:sz="0" w:space="0" w:color="auto"/>
          </w:divBdr>
        </w:div>
        <w:div w:id="1532914087">
          <w:marLeft w:val="480"/>
          <w:marRight w:val="0"/>
          <w:marTop w:val="0"/>
          <w:marBottom w:val="0"/>
          <w:divBdr>
            <w:top w:val="none" w:sz="0" w:space="0" w:color="auto"/>
            <w:left w:val="none" w:sz="0" w:space="0" w:color="auto"/>
            <w:bottom w:val="none" w:sz="0" w:space="0" w:color="auto"/>
            <w:right w:val="none" w:sz="0" w:space="0" w:color="auto"/>
          </w:divBdr>
        </w:div>
        <w:div w:id="1573349065">
          <w:marLeft w:val="480"/>
          <w:marRight w:val="0"/>
          <w:marTop w:val="0"/>
          <w:marBottom w:val="0"/>
          <w:divBdr>
            <w:top w:val="none" w:sz="0" w:space="0" w:color="auto"/>
            <w:left w:val="none" w:sz="0" w:space="0" w:color="auto"/>
            <w:bottom w:val="none" w:sz="0" w:space="0" w:color="auto"/>
            <w:right w:val="none" w:sz="0" w:space="0" w:color="auto"/>
          </w:divBdr>
        </w:div>
        <w:div w:id="1595556983">
          <w:marLeft w:val="480"/>
          <w:marRight w:val="0"/>
          <w:marTop w:val="0"/>
          <w:marBottom w:val="0"/>
          <w:divBdr>
            <w:top w:val="none" w:sz="0" w:space="0" w:color="auto"/>
            <w:left w:val="none" w:sz="0" w:space="0" w:color="auto"/>
            <w:bottom w:val="none" w:sz="0" w:space="0" w:color="auto"/>
            <w:right w:val="none" w:sz="0" w:space="0" w:color="auto"/>
          </w:divBdr>
        </w:div>
        <w:div w:id="1605264051">
          <w:marLeft w:val="480"/>
          <w:marRight w:val="0"/>
          <w:marTop w:val="0"/>
          <w:marBottom w:val="0"/>
          <w:divBdr>
            <w:top w:val="none" w:sz="0" w:space="0" w:color="auto"/>
            <w:left w:val="none" w:sz="0" w:space="0" w:color="auto"/>
            <w:bottom w:val="none" w:sz="0" w:space="0" w:color="auto"/>
            <w:right w:val="none" w:sz="0" w:space="0" w:color="auto"/>
          </w:divBdr>
        </w:div>
        <w:div w:id="1635476815">
          <w:marLeft w:val="480"/>
          <w:marRight w:val="0"/>
          <w:marTop w:val="0"/>
          <w:marBottom w:val="0"/>
          <w:divBdr>
            <w:top w:val="none" w:sz="0" w:space="0" w:color="auto"/>
            <w:left w:val="none" w:sz="0" w:space="0" w:color="auto"/>
            <w:bottom w:val="none" w:sz="0" w:space="0" w:color="auto"/>
            <w:right w:val="none" w:sz="0" w:space="0" w:color="auto"/>
          </w:divBdr>
        </w:div>
        <w:div w:id="1640957513">
          <w:marLeft w:val="480"/>
          <w:marRight w:val="0"/>
          <w:marTop w:val="0"/>
          <w:marBottom w:val="0"/>
          <w:divBdr>
            <w:top w:val="none" w:sz="0" w:space="0" w:color="auto"/>
            <w:left w:val="none" w:sz="0" w:space="0" w:color="auto"/>
            <w:bottom w:val="none" w:sz="0" w:space="0" w:color="auto"/>
            <w:right w:val="none" w:sz="0" w:space="0" w:color="auto"/>
          </w:divBdr>
        </w:div>
        <w:div w:id="1646350704">
          <w:marLeft w:val="480"/>
          <w:marRight w:val="0"/>
          <w:marTop w:val="0"/>
          <w:marBottom w:val="0"/>
          <w:divBdr>
            <w:top w:val="none" w:sz="0" w:space="0" w:color="auto"/>
            <w:left w:val="none" w:sz="0" w:space="0" w:color="auto"/>
            <w:bottom w:val="none" w:sz="0" w:space="0" w:color="auto"/>
            <w:right w:val="none" w:sz="0" w:space="0" w:color="auto"/>
          </w:divBdr>
        </w:div>
        <w:div w:id="1666130672">
          <w:marLeft w:val="480"/>
          <w:marRight w:val="0"/>
          <w:marTop w:val="0"/>
          <w:marBottom w:val="0"/>
          <w:divBdr>
            <w:top w:val="none" w:sz="0" w:space="0" w:color="auto"/>
            <w:left w:val="none" w:sz="0" w:space="0" w:color="auto"/>
            <w:bottom w:val="none" w:sz="0" w:space="0" w:color="auto"/>
            <w:right w:val="none" w:sz="0" w:space="0" w:color="auto"/>
          </w:divBdr>
        </w:div>
        <w:div w:id="1673491632">
          <w:marLeft w:val="480"/>
          <w:marRight w:val="0"/>
          <w:marTop w:val="0"/>
          <w:marBottom w:val="0"/>
          <w:divBdr>
            <w:top w:val="none" w:sz="0" w:space="0" w:color="auto"/>
            <w:left w:val="none" w:sz="0" w:space="0" w:color="auto"/>
            <w:bottom w:val="none" w:sz="0" w:space="0" w:color="auto"/>
            <w:right w:val="none" w:sz="0" w:space="0" w:color="auto"/>
          </w:divBdr>
        </w:div>
        <w:div w:id="1677339700">
          <w:marLeft w:val="480"/>
          <w:marRight w:val="0"/>
          <w:marTop w:val="0"/>
          <w:marBottom w:val="0"/>
          <w:divBdr>
            <w:top w:val="none" w:sz="0" w:space="0" w:color="auto"/>
            <w:left w:val="none" w:sz="0" w:space="0" w:color="auto"/>
            <w:bottom w:val="none" w:sz="0" w:space="0" w:color="auto"/>
            <w:right w:val="none" w:sz="0" w:space="0" w:color="auto"/>
          </w:divBdr>
        </w:div>
        <w:div w:id="1720009125">
          <w:marLeft w:val="480"/>
          <w:marRight w:val="0"/>
          <w:marTop w:val="0"/>
          <w:marBottom w:val="0"/>
          <w:divBdr>
            <w:top w:val="none" w:sz="0" w:space="0" w:color="auto"/>
            <w:left w:val="none" w:sz="0" w:space="0" w:color="auto"/>
            <w:bottom w:val="none" w:sz="0" w:space="0" w:color="auto"/>
            <w:right w:val="none" w:sz="0" w:space="0" w:color="auto"/>
          </w:divBdr>
        </w:div>
        <w:div w:id="1736051757">
          <w:marLeft w:val="480"/>
          <w:marRight w:val="0"/>
          <w:marTop w:val="0"/>
          <w:marBottom w:val="0"/>
          <w:divBdr>
            <w:top w:val="none" w:sz="0" w:space="0" w:color="auto"/>
            <w:left w:val="none" w:sz="0" w:space="0" w:color="auto"/>
            <w:bottom w:val="none" w:sz="0" w:space="0" w:color="auto"/>
            <w:right w:val="none" w:sz="0" w:space="0" w:color="auto"/>
          </w:divBdr>
        </w:div>
        <w:div w:id="1738747317">
          <w:marLeft w:val="480"/>
          <w:marRight w:val="0"/>
          <w:marTop w:val="0"/>
          <w:marBottom w:val="0"/>
          <w:divBdr>
            <w:top w:val="none" w:sz="0" w:space="0" w:color="auto"/>
            <w:left w:val="none" w:sz="0" w:space="0" w:color="auto"/>
            <w:bottom w:val="none" w:sz="0" w:space="0" w:color="auto"/>
            <w:right w:val="none" w:sz="0" w:space="0" w:color="auto"/>
          </w:divBdr>
        </w:div>
        <w:div w:id="1769807391">
          <w:marLeft w:val="480"/>
          <w:marRight w:val="0"/>
          <w:marTop w:val="0"/>
          <w:marBottom w:val="0"/>
          <w:divBdr>
            <w:top w:val="none" w:sz="0" w:space="0" w:color="auto"/>
            <w:left w:val="none" w:sz="0" w:space="0" w:color="auto"/>
            <w:bottom w:val="none" w:sz="0" w:space="0" w:color="auto"/>
            <w:right w:val="none" w:sz="0" w:space="0" w:color="auto"/>
          </w:divBdr>
        </w:div>
        <w:div w:id="1782336709">
          <w:marLeft w:val="480"/>
          <w:marRight w:val="0"/>
          <w:marTop w:val="0"/>
          <w:marBottom w:val="0"/>
          <w:divBdr>
            <w:top w:val="none" w:sz="0" w:space="0" w:color="auto"/>
            <w:left w:val="none" w:sz="0" w:space="0" w:color="auto"/>
            <w:bottom w:val="none" w:sz="0" w:space="0" w:color="auto"/>
            <w:right w:val="none" w:sz="0" w:space="0" w:color="auto"/>
          </w:divBdr>
        </w:div>
        <w:div w:id="1812013941">
          <w:marLeft w:val="480"/>
          <w:marRight w:val="0"/>
          <w:marTop w:val="0"/>
          <w:marBottom w:val="0"/>
          <w:divBdr>
            <w:top w:val="none" w:sz="0" w:space="0" w:color="auto"/>
            <w:left w:val="none" w:sz="0" w:space="0" w:color="auto"/>
            <w:bottom w:val="none" w:sz="0" w:space="0" w:color="auto"/>
            <w:right w:val="none" w:sz="0" w:space="0" w:color="auto"/>
          </w:divBdr>
        </w:div>
        <w:div w:id="1824807991">
          <w:marLeft w:val="480"/>
          <w:marRight w:val="0"/>
          <w:marTop w:val="0"/>
          <w:marBottom w:val="0"/>
          <w:divBdr>
            <w:top w:val="none" w:sz="0" w:space="0" w:color="auto"/>
            <w:left w:val="none" w:sz="0" w:space="0" w:color="auto"/>
            <w:bottom w:val="none" w:sz="0" w:space="0" w:color="auto"/>
            <w:right w:val="none" w:sz="0" w:space="0" w:color="auto"/>
          </w:divBdr>
        </w:div>
        <w:div w:id="1848979678">
          <w:marLeft w:val="480"/>
          <w:marRight w:val="0"/>
          <w:marTop w:val="0"/>
          <w:marBottom w:val="0"/>
          <w:divBdr>
            <w:top w:val="none" w:sz="0" w:space="0" w:color="auto"/>
            <w:left w:val="none" w:sz="0" w:space="0" w:color="auto"/>
            <w:bottom w:val="none" w:sz="0" w:space="0" w:color="auto"/>
            <w:right w:val="none" w:sz="0" w:space="0" w:color="auto"/>
          </w:divBdr>
        </w:div>
        <w:div w:id="1868565558">
          <w:marLeft w:val="480"/>
          <w:marRight w:val="0"/>
          <w:marTop w:val="0"/>
          <w:marBottom w:val="0"/>
          <w:divBdr>
            <w:top w:val="none" w:sz="0" w:space="0" w:color="auto"/>
            <w:left w:val="none" w:sz="0" w:space="0" w:color="auto"/>
            <w:bottom w:val="none" w:sz="0" w:space="0" w:color="auto"/>
            <w:right w:val="none" w:sz="0" w:space="0" w:color="auto"/>
          </w:divBdr>
        </w:div>
        <w:div w:id="1903056384">
          <w:marLeft w:val="480"/>
          <w:marRight w:val="0"/>
          <w:marTop w:val="0"/>
          <w:marBottom w:val="0"/>
          <w:divBdr>
            <w:top w:val="none" w:sz="0" w:space="0" w:color="auto"/>
            <w:left w:val="none" w:sz="0" w:space="0" w:color="auto"/>
            <w:bottom w:val="none" w:sz="0" w:space="0" w:color="auto"/>
            <w:right w:val="none" w:sz="0" w:space="0" w:color="auto"/>
          </w:divBdr>
        </w:div>
        <w:div w:id="1912160141">
          <w:marLeft w:val="480"/>
          <w:marRight w:val="0"/>
          <w:marTop w:val="0"/>
          <w:marBottom w:val="0"/>
          <w:divBdr>
            <w:top w:val="none" w:sz="0" w:space="0" w:color="auto"/>
            <w:left w:val="none" w:sz="0" w:space="0" w:color="auto"/>
            <w:bottom w:val="none" w:sz="0" w:space="0" w:color="auto"/>
            <w:right w:val="none" w:sz="0" w:space="0" w:color="auto"/>
          </w:divBdr>
        </w:div>
        <w:div w:id="1923644106">
          <w:marLeft w:val="480"/>
          <w:marRight w:val="0"/>
          <w:marTop w:val="0"/>
          <w:marBottom w:val="0"/>
          <w:divBdr>
            <w:top w:val="none" w:sz="0" w:space="0" w:color="auto"/>
            <w:left w:val="none" w:sz="0" w:space="0" w:color="auto"/>
            <w:bottom w:val="none" w:sz="0" w:space="0" w:color="auto"/>
            <w:right w:val="none" w:sz="0" w:space="0" w:color="auto"/>
          </w:divBdr>
        </w:div>
        <w:div w:id="1937907796">
          <w:marLeft w:val="480"/>
          <w:marRight w:val="0"/>
          <w:marTop w:val="0"/>
          <w:marBottom w:val="0"/>
          <w:divBdr>
            <w:top w:val="none" w:sz="0" w:space="0" w:color="auto"/>
            <w:left w:val="none" w:sz="0" w:space="0" w:color="auto"/>
            <w:bottom w:val="none" w:sz="0" w:space="0" w:color="auto"/>
            <w:right w:val="none" w:sz="0" w:space="0" w:color="auto"/>
          </w:divBdr>
        </w:div>
        <w:div w:id="1952588658">
          <w:marLeft w:val="480"/>
          <w:marRight w:val="0"/>
          <w:marTop w:val="0"/>
          <w:marBottom w:val="0"/>
          <w:divBdr>
            <w:top w:val="none" w:sz="0" w:space="0" w:color="auto"/>
            <w:left w:val="none" w:sz="0" w:space="0" w:color="auto"/>
            <w:bottom w:val="none" w:sz="0" w:space="0" w:color="auto"/>
            <w:right w:val="none" w:sz="0" w:space="0" w:color="auto"/>
          </w:divBdr>
        </w:div>
        <w:div w:id="2062823894">
          <w:marLeft w:val="480"/>
          <w:marRight w:val="0"/>
          <w:marTop w:val="0"/>
          <w:marBottom w:val="0"/>
          <w:divBdr>
            <w:top w:val="none" w:sz="0" w:space="0" w:color="auto"/>
            <w:left w:val="none" w:sz="0" w:space="0" w:color="auto"/>
            <w:bottom w:val="none" w:sz="0" w:space="0" w:color="auto"/>
            <w:right w:val="none" w:sz="0" w:space="0" w:color="auto"/>
          </w:divBdr>
        </w:div>
        <w:div w:id="2114327311">
          <w:marLeft w:val="480"/>
          <w:marRight w:val="0"/>
          <w:marTop w:val="0"/>
          <w:marBottom w:val="0"/>
          <w:divBdr>
            <w:top w:val="none" w:sz="0" w:space="0" w:color="auto"/>
            <w:left w:val="none" w:sz="0" w:space="0" w:color="auto"/>
            <w:bottom w:val="none" w:sz="0" w:space="0" w:color="auto"/>
            <w:right w:val="none" w:sz="0" w:space="0" w:color="auto"/>
          </w:divBdr>
        </w:div>
        <w:div w:id="2115443297">
          <w:marLeft w:val="480"/>
          <w:marRight w:val="0"/>
          <w:marTop w:val="0"/>
          <w:marBottom w:val="0"/>
          <w:divBdr>
            <w:top w:val="none" w:sz="0" w:space="0" w:color="auto"/>
            <w:left w:val="none" w:sz="0" w:space="0" w:color="auto"/>
            <w:bottom w:val="none" w:sz="0" w:space="0" w:color="auto"/>
            <w:right w:val="none" w:sz="0" w:space="0" w:color="auto"/>
          </w:divBdr>
        </w:div>
        <w:div w:id="2117554659">
          <w:marLeft w:val="480"/>
          <w:marRight w:val="0"/>
          <w:marTop w:val="0"/>
          <w:marBottom w:val="0"/>
          <w:divBdr>
            <w:top w:val="none" w:sz="0" w:space="0" w:color="auto"/>
            <w:left w:val="none" w:sz="0" w:space="0" w:color="auto"/>
            <w:bottom w:val="none" w:sz="0" w:space="0" w:color="auto"/>
            <w:right w:val="none" w:sz="0" w:space="0" w:color="auto"/>
          </w:divBdr>
        </w:div>
      </w:divsChild>
    </w:div>
    <w:div w:id="759790806">
      <w:bodyDiv w:val="1"/>
      <w:marLeft w:val="0"/>
      <w:marRight w:val="0"/>
      <w:marTop w:val="0"/>
      <w:marBottom w:val="0"/>
      <w:divBdr>
        <w:top w:val="none" w:sz="0" w:space="0" w:color="auto"/>
        <w:left w:val="none" w:sz="0" w:space="0" w:color="auto"/>
        <w:bottom w:val="none" w:sz="0" w:space="0" w:color="auto"/>
        <w:right w:val="none" w:sz="0" w:space="0" w:color="auto"/>
      </w:divBdr>
      <w:divsChild>
        <w:div w:id="36903388">
          <w:marLeft w:val="480"/>
          <w:marRight w:val="0"/>
          <w:marTop w:val="0"/>
          <w:marBottom w:val="0"/>
          <w:divBdr>
            <w:top w:val="none" w:sz="0" w:space="0" w:color="auto"/>
            <w:left w:val="none" w:sz="0" w:space="0" w:color="auto"/>
            <w:bottom w:val="none" w:sz="0" w:space="0" w:color="auto"/>
            <w:right w:val="none" w:sz="0" w:space="0" w:color="auto"/>
          </w:divBdr>
        </w:div>
        <w:div w:id="40247511">
          <w:marLeft w:val="480"/>
          <w:marRight w:val="0"/>
          <w:marTop w:val="0"/>
          <w:marBottom w:val="0"/>
          <w:divBdr>
            <w:top w:val="none" w:sz="0" w:space="0" w:color="auto"/>
            <w:left w:val="none" w:sz="0" w:space="0" w:color="auto"/>
            <w:bottom w:val="none" w:sz="0" w:space="0" w:color="auto"/>
            <w:right w:val="none" w:sz="0" w:space="0" w:color="auto"/>
          </w:divBdr>
        </w:div>
        <w:div w:id="78211108">
          <w:marLeft w:val="480"/>
          <w:marRight w:val="0"/>
          <w:marTop w:val="0"/>
          <w:marBottom w:val="0"/>
          <w:divBdr>
            <w:top w:val="none" w:sz="0" w:space="0" w:color="auto"/>
            <w:left w:val="none" w:sz="0" w:space="0" w:color="auto"/>
            <w:bottom w:val="none" w:sz="0" w:space="0" w:color="auto"/>
            <w:right w:val="none" w:sz="0" w:space="0" w:color="auto"/>
          </w:divBdr>
        </w:div>
        <w:div w:id="82262472">
          <w:marLeft w:val="480"/>
          <w:marRight w:val="0"/>
          <w:marTop w:val="0"/>
          <w:marBottom w:val="0"/>
          <w:divBdr>
            <w:top w:val="none" w:sz="0" w:space="0" w:color="auto"/>
            <w:left w:val="none" w:sz="0" w:space="0" w:color="auto"/>
            <w:bottom w:val="none" w:sz="0" w:space="0" w:color="auto"/>
            <w:right w:val="none" w:sz="0" w:space="0" w:color="auto"/>
          </w:divBdr>
        </w:div>
        <w:div w:id="108278287">
          <w:marLeft w:val="480"/>
          <w:marRight w:val="0"/>
          <w:marTop w:val="0"/>
          <w:marBottom w:val="0"/>
          <w:divBdr>
            <w:top w:val="none" w:sz="0" w:space="0" w:color="auto"/>
            <w:left w:val="none" w:sz="0" w:space="0" w:color="auto"/>
            <w:bottom w:val="none" w:sz="0" w:space="0" w:color="auto"/>
            <w:right w:val="none" w:sz="0" w:space="0" w:color="auto"/>
          </w:divBdr>
        </w:div>
        <w:div w:id="120147947">
          <w:marLeft w:val="480"/>
          <w:marRight w:val="0"/>
          <w:marTop w:val="0"/>
          <w:marBottom w:val="0"/>
          <w:divBdr>
            <w:top w:val="none" w:sz="0" w:space="0" w:color="auto"/>
            <w:left w:val="none" w:sz="0" w:space="0" w:color="auto"/>
            <w:bottom w:val="none" w:sz="0" w:space="0" w:color="auto"/>
            <w:right w:val="none" w:sz="0" w:space="0" w:color="auto"/>
          </w:divBdr>
        </w:div>
        <w:div w:id="131219053">
          <w:marLeft w:val="480"/>
          <w:marRight w:val="0"/>
          <w:marTop w:val="0"/>
          <w:marBottom w:val="0"/>
          <w:divBdr>
            <w:top w:val="none" w:sz="0" w:space="0" w:color="auto"/>
            <w:left w:val="none" w:sz="0" w:space="0" w:color="auto"/>
            <w:bottom w:val="none" w:sz="0" w:space="0" w:color="auto"/>
            <w:right w:val="none" w:sz="0" w:space="0" w:color="auto"/>
          </w:divBdr>
        </w:div>
        <w:div w:id="175072990">
          <w:marLeft w:val="480"/>
          <w:marRight w:val="0"/>
          <w:marTop w:val="0"/>
          <w:marBottom w:val="0"/>
          <w:divBdr>
            <w:top w:val="none" w:sz="0" w:space="0" w:color="auto"/>
            <w:left w:val="none" w:sz="0" w:space="0" w:color="auto"/>
            <w:bottom w:val="none" w:sz="0" w:space="0" w:color="auto"/>
            <w:right w:val="none" w:sz="0" w:space="0" w:color="auto"/>
          </w:divBdr>
        </w:div>
        <w:div w:id="179513239">
          <w:marLeft w:val="480"/>
          <w:marRight w:val="0"/>
          <w:marTop w:val="0"/>
          <w:marBottom w:val="0"/>
          <w:divBdr>
            <w:top w:val="none" w:sz="0" w:space="0" w:color="auto"/>
            <w:left w:val="none" w:sz="0" w:space="0" w:color="auto"/>
            <w:bottom w:val="none" w:sz="0" w:space="0" w:color="auto"/>
            <w:right w:val="none" w:sz="0" w:space="0" w:color="auto"/>
          </w:divBdr>
        </w:div>
        <w:div w:id="198133531">
          <w:marLeft w:val="480"/>
          <w:marRight w:val="0"/>
          <w:marTop w:val="0"/>
          <w:marBottom w:val="0"/>
          <w:divBdr>
            <w:top w:val="none" w:sz="0" w:space="0" w:color="auto"/>
            <w:left w:val="none" w:sz="0" w:space="0" w:color="auto"/>
            <w:bottom w:val="none" w:sz="0" w:space="0" w:color="auto"/>
            <w:right w:val="none" w:sz="0" w:space="0" w:color="auto"/>
          </w:divBdr>
        </w:div>
        <w:div w:id="242908809">
          <w:marLeft w:val="480"/>
          <w:marRight w:val="0"/>
          <w:marTop w:val="0"/>
          <w:marBottom w:val="0"/>
          <w:divBdr>
            <w:top w:val="none" w:sz="0" w:space="0" w:color="auto"/>
            <w:left w:val="none" w:sz="0" w:space="0" w:color="auto"/>
            <w:bottom w:val="none" w:sz="0" w:space="0" w:color="auto"/>
            <w:right w:val="none" w:sz="0" w:space="0" w:color="auto"/>
          </w:divBdr>
        </w:div>
        <w:div w:id="248736471">
          <w:marLeft w:val="480"/>
          <w:marRight w:val="0"/>
          <w:marTop w:val="0"/>
          <w:marBottom w:val="0"/>
          <w:divBdr>
            <w:top w:val="none" w:sz="0" w:space="0" w:color="auto"/>
            <w:left w:val="none" w:sz="0" w:space="0" w:color="auto"/>
            <w:bottom w:val="none" w:sz="0" w:space="0" w:color="auto"/>
            <w:right w:val="none" w:sz="0" w:space="0" w:color="auto"/>
          </w:divBdr>
        </w:div>
        <w:div w:id="270479008">
          <w:marLeft w:val="480"/>
          <w:marRight w:val="0"/>
          <w:marTop w:val="0"/>
          <w:marBottom w:val="0"/>
          <w:divBdr>
            <w:top w:val="none" w:sz="0" w:space="0" w:color="auto"/>
            <w:left w:val="none" w:sz="0" w:space="0" w:color="auto"/>
            <w:bottom w:val="none" w:sz="0" w:space="0" w:color="auto"/>
            <w:right w:val="none" w:sz="0" w:space="0" w:color="auto"/>
          </w:divBdr>
        </w:div>
        <w:div w:id="339623310">
          <w:marLeft w:val="480"/>
          <w:marRight w:val="0"/>
          <w:marTop w:val="0"/>
          <w:marBottom w:val="0"/>
          <w:divBdr>
            <w:top w:val="none" w:sz="0" w:space="0" w:color="auto"/>
            <w:left w:val="none" w:sz="0" w:space="0" w:color="auto"/>
            <w:bottom w:val="none" w:sz="0" w:space="0" w:color="auto"/>
            <w:right w:val="none" w:sz="0" w:space="0" w:color="auto"/>
          </w:divBdr>
        </w:div>
        <w:div w:id="355884665">
          <w:marLeft w:val="480"/>
          <w:marRight w:val="0"/>
          <w:marTop w:val="0"/>
          <w:marBottom w:val="0"/>
          <w:divBdr>
            <w:top w:val="none" w:sz="0" w:space="0" w:color="auto"/>
            <w:left w:val="none" w:sz="0" w:space="0" w:color="auto"/>
            <w:bottom w:val="none" w:sz="0" w:space="0" w:color="auto"/>
            <w:right w:val="none" w:sz="0" w:space="0" w:color="auto"/>
          </w:divBdr>
        </w:div>
        <w:div w:id="356547848">
          <w:marLeft w:val="480"/>
          <w:marRight w:val="0"/>
          <w:marTop w:val="0"/>
          <w:marBottom w:val="0"/>
          <w:divBdr>
            <w:top w:val="none" w:sz="0" w:space="0" w:color="auto"/>
            <w:left w:val="none" w:sz="0" w:space="0" w:color="auto"/>
            <w:bottom w:val="none" w:sz="0" w:space="0" w:color="auto"/>
            <w:right w:val="none" w:sz="0" w:space="0" w:color="auto"/>
          </w:divBdr>
        </w:div>
        <w:div w:id="358435484">
          <w:marLeft w:val="480"/>
          <w:marRight w:val="0"/>
          <w:marTop w:val="0"/>
          <w:marBottom w:val="0"/>
          <w:divBdr>
            <w:top w:val="none" w:sz="0" w:space="0" w:color="auto"/>
            <w:left w:val="none" w:sz="0" w:space="0" w:color="auto"/>
            <w:bottom w:val="none" w:sz="0" w:space="0" w:color="auto"/>
            <w:right w:val="none" w:sz="0" w:space="0" w:color="auto"/>
          </w:divBdr>
        </w:div>
        <w:div w:id="377827545">
          <w:marLeft w:val="480"/>
          <w:marRight w:val="0"/>
          <w:marTop w:val="0"/>
          <w:marBottom w:val="0"/>
          <w:divBdr>
            <w:top w:val="none" w:sz="0" w:space="0" w:color="auto"/>
            <w:left w:val="none" w:sz="0" w:space="0" w:color="auto"/>
            <w:bottom w:val="none" w:sz="0" w:space="0" w:color="auto"/>
            <w:right w:val="none" w:sz="0" w:space="0" w:color="auto"/>
          </w:divBdr>
        </w:div>
        <w:div w:id="398791940">
          <w:marLeft w:val="480"/>
          <w:marRight w:val="0"/>
          <w:marTop w:val="0"/>
          <w:marBottom w:val="0"/>
          <w:divBdr>
            <w:top w:val="none" w:sz="0" w:space="0" w:color="auto"/>
            <w:left w:val="none" w:sz="0" w:space="0" w:color="auto"/>
            <w:bottom w:val="none" w:sz="0" w:space="0" w:color="auto"/>
            <w:right w:val="none" w:sz="0" w:space="0" w:color="auto"/>
          </w:divBdr>
        </w:div>
        <w:div w:id="398867602">
          <w:marLeft w:val="480"/>
          <w:marRight w:val="0"/>
          <w:marTop w:val="0"/>
          <w:marBottom w:val="0"/>
          <w:divBdr>
            <w:top w:val="none" w:sz="0" w:space="0" w:color="auto"/>
            <w:left w:val="none" w:sz="0" w:space="0" w:color="auto"/>
            <w:bottom w:val="none" w:sz="0" w:space="0" w:color="auto"/>
            <w:right w:val="none" w:sz="0" w:space="0" w:color="auto"/>
          </w:divBdr>
        </w:div>
        <w:div w:id="446244895">
          <w:marLeft w:val="480"/>
          <w:marRight w:val="0"/>
          <w:marTop w:val="0"/>
          <w:marBottom w:val="0"/>
          <w:divBdr>
            <w:top w:val="none" w:sz="0" w:space="0" w:color="auto"/>
            <w:left w:val="none" w:sz="0" w:space="0" w:color="auto"/>
            <w:bottom w:val="none" w:sz="0" w:space="0" w:color="auto"/>
            <w:right w:val="none" w:sz="0" w:space="0" w:color="auto"/>
          </w:divBdr>
        </w:div>
        <w:div w:id="518932820">
          <w:marLeft w:val="480"/>
          <w:marRight w:val="0"/>
          <w:marTop w:val="0"/>
          <w:marBottom w:val="0"/>
          <w:divBdr>
            <w:top w:val="none" w:sz="0" w:space="0" w:color="auto"/>
            <w:left w:val="none" w:sz="0" w:space="0" w:color="auto"/>
            <w:bottom w:val="none" w:sz="0" w:space="0" w:color="auto"/>
            <w:right w:val="none" w:sz="0" w:space="0" w:color="auto"/>
          </w:divBdr>
        </w:div>
        <w:div w:id="520051489">
          <w:marLeft w:val="480"/>
          <w:marRight w:val="0"/>
          <w:marTop w:val="0"/>
          <w:marBottom w:val="0"/>
          <w:divBdr>
            <w:top w:val="none" w:sz="0" w:space="0" w:color="auto"/>
            <w:left w:val="none" w:sz="0" w:space="0" w:color="auto"/>
            <w:bottom w:val="none" w:sz="0" w:space="0" w:color="auto"/>
            <w:right w:val="none" w:sz="0" w:space="0" w:color="auto"/>
          </w:divBdr>
        </w:div>
        <w:div w:id="536357852">
          <w:marLeft w:val="480"/>
          <w:marRight w:val="0"/>
          <w:marTop w:val="0"/>
          <w:marBottom w:val="0"/>
          <w:divBdr>
            <w:top w:val="none" w:sz="0" w:space="0" w:color="auto"/>
            <w:left w:val="none" w:sz="0" w:space="0" w:color="auto"/>
            <w:bottom w:val="none" w:sz="0" w:space="0" w:color="auto"/>
            <w:right w:val="none" w:sz="0" w:space="0" w:color="auto"/>
          </w:divBdr>
        </w:div>
        <w:div w:id="562060450">
          <w:marLeft w:val="480"/>
          <w:marRight w:val="0"/>
          <w:marTop w:val="0"/>
          <w:marBottom w:val="0"/>
          <w:divBdr>
            <w:top w:val="none" w:sz="0" w:space="0" w:color="auto"/>
            <w:left w:val="none" w:sz="0" w:space="0" w:color="auto"/>
            <w:bottom w:val="none" w:sz="0" w:space="0" w:color="auto"/>
            <w:right w:val="none" w:sz="0" w:space="0" w:color="auto"/>
          </w:divBdr>
        </w:div>
        <w:div w:id="619191201">
          <w:marLeft w:val="480"/>
          <w:marRight w:val="0"/>
          <w:marTop w:val="0"/>
          <w:marBottom w:val="0"/>
          <w:divBdr>
            <w:top w:val="none" w:sz="0" w:space="0" w:color="auto"/>
            <w:left w:val="none" w:sz="0" w:space="0" w:color="auto"/>
            <w:bottom w:val="none" w:sz="0" w:space="0" w:color="auto"/>
            <w:right w:val="none" w:sz="0" w:space="0" w:color="auto"/>
          </w:divBdr>
        </w:div>
        <w:div w:id="658577853">
          <w:marLeft w:val="480"/>
          <w:marRight w:val="0"/>
          <w:marTop w:val="0"/>
          <w:marBottom w:val="0"/>
          <w:divBdr>
            <w:top w:val="none" w:sz="0" w:space="0" w:color="auto"/>
            <w:left w:val="none" w:sz="0" w:space="0" w:color="auto"/>
            <w:bottom w:val="none" w:sz="0" w:space="0" w:color="auto"/>
            <w:right w:val="none" w:sz="0" w:space="0" w:color="auto"/>
          </w:divBdr>
        </w:div>
        <w:div w:id="709961011">
          <w:marLeft w:val="480"/>
          <w:marRight w:val="0"/>
          <w:marTop w:val="0"/>
          <w:marBottom w:val="0"/>
          <w:divBdr>
            <w:top w:val="none" w:sz="0" w:space="0" w:color="auto"/>
            <w:left w:val="none" w:sz="0" w:space="0" w:color="auto"/>
            <w:bottom w:val="none" w:sz="0" w:space="0" w:color="auto"/>
            <w:right w:val="none" w:sz="0" w:space="0" w:color="auto"/>
          </w:divBdr>
        </w:div>
        <w:div w:id="746997234">
          <w:marLeft w:val="480"/>
          <w:marRight w:val="0"/>
          <w:marTop w:val="0"/>
          <w:marBottom w:val="0"/>
          <w:divBdr>
            <w:top w:val="none" w:sz="0" w:space="0" w:color="auto"/>
            <w:left w:val="none" w:sz="0" w:space="0" w:color="auto"/>
            <w:bottom w:val="none" w:sz="0" w:space="0" w:color="auto"/>
            <w:right w:val="none" w:sz="0" w:space="0" w:color="auto"/>
          </w:divBdr>
        </w:div>
        <w:div w:id="797573808">
          <w:marLeft w:val="480"/>
          <w:marRight w:val="0"/>
          <w:marTop w:val="0"/>
          <w:marBottom w:val="0"/>
          <w:divBdr>
            <w:top w:val="none" w:sz="0" w:space="0" w:color="auto"/>
            <w:left w:val="none" w:sz="0" w:space="0" w:color="auto"/>
            <w:bottom w:val="none" w:sz="0" w:space="0" w:color="auto"/>
            <w:right w:val="none" w:sz="0" w:space="0" w:color="auto"/>
          </w:divBdr>
        </w:div>
        <w:div w:id="857431466">
          <w:marLeft w:val="480"/>
          <w:marRight w:val="0"/>
          <w:marTop w:val="0"/>
          <w:marBottom w:val="0"/>
          <w:divBdr>
            <w:top w:val="none" w:sz="0" w:space="0" w:color="auto"/>
            <w:left w:val="none" w:sz="0" w:space="0" w:color="auto"/>
            <w:bottom w:val="none" w:sz="0" w:space="0" w:color="auto"/>
            <w:right w:val="none" w:sz="0" w:space="0" w:color="auto"/>
          </w:divBdr>
        </w:div>
        <w:div w:id="918557092">
          <w:marLeft w:val="480"/>
          <w:marRight w:val="0"/>
          <w:marTop w:val="0"/>
          <w:marBottom w:val="0"/>
          <w:divBdr>
            <w:top w:val="none" w:sz="0" w:space="0" w:color="auto"/>
            <w:left w:val="none" w:sz="0" w:space="0" w:color="auto"/>
            <w:bottom w:val="none" w:sz="0" w:space="0" w:color="auto"/>
            <w:right w:val="none" w:sz="0" w:space="0" w:color="auto"/>
          </w:divBdr>
        </w:div>
        <w:div w:id="930044772">
          <w:marLeft w:val="480"/>
          <w:marRight w:val="0"/>
          <w:marTop w:val="0"/>
          <w:marBottom w:val="0"/>
          <w:divBdr>
            <w:top w:val="none" w:sz="0" w:space="0" w:color="auto"/>
            <w:left w:val="none" w:sz="0" w:space="0" w:color="auto"/>
            <w:bottom w:val="none" w:sz="0" w:space="0" w:color="auto"/>
            <w:right w:val="none" w:sz="0" w:space="0" w:color="auto"/>
          </w:divBdr>
        </w:div>
        <w:div w:id="945843615">
          <w:marLeft w:val="480"/>
          <w:marRight w:val="0"/>
          <w:marTop w:val="0"/>
          <w:marBottom w:val="0"/>
          <w:divBdr>
            <w:top w:val="none" w:sz="0" w:space="0" w:color="auto"/>
            <w:left w:val="none" w:sz="0" w:space="0" w:color="auto"/>
            <w:bottom w:val="none" w:sz="0" w:space="0" w:color="auto"/>
            <w:right w:val="none" w:sz="0" w:space="0" w:color="auto"/>
          </w:divBdr>
        </w:div>
        <w:div w:id="948240843">
          <w:marLeft w:val="480"/>
          <w:marRight w:val="0"/>
          <w:marTop w:val="0"/>
          <w:marBottom w:val="0"/>
          <w:divBdr>
            <w:top w:val="none" w:sz="0" w:space="0" w:color="auto"/>
            <w:left w:val="none" w:sz="0" w:space="0" w:color="auto"/>
            <w:bottom w:val="none" w:sz="0" w:space="0" w:color="auto"/>
            <w:right w:val="none" w:sz="0" w:space="0" w:color="auto"/>
          </w:divBdr>
        </w:div>
        <w:div w:id="981543545">
          <w:marLeft w:val="480"/>
          <w:marRight w:val="0"/>
          <w:marTop w:val="0"/>
          <w:marBottom w:val="0"/>
          <w:divBdr>
            <w:top w:val="none" w:sz="0" w:space="0" w:color="auto"/>
            <w:left w:val="none" w:sz="0" w:space="0" w:color="auto"/>
            <w:bottom w:val="none" w:sz="0" w:space="0" w:color="auto"/>
            <w:right w:val="none" w:sz="0" w:space="0" w:color="auto"/>
          </w:divBdr>
        </w:div>
        <w:div w:id="982151349">
          <w:marLeft w:val="480"/>
          <w:marRight w:val="0"/>
          <w:marTop w:val="0"/>
          <w:marBottom w:val="0"/>
          <w:divBdr>
            <w:top w:val="none" w:sz="0" w:space="0" w:color="auto"/>
            <w:left w:val="none" w:sz="0" w:space="0" w:color="auto"/>
            <w:bottom w:val="none" w:sz="0" w:space="0" w:color="auto"/>
            <w:right w:val="none" w:sz="0" w:space="0" w:color="auto"/>
          </w:divBdr>
        </w:div>
        <w:div w:id="1031296871">
          <w:marLeft w:val="480"/>
          <w:marRight w:val="0"/>
          <w:marTop w:val="0"/>
          <w:marBottom w:val="0"/>
          <w:divBdr>
            <w:top w:val="none" w:sz="0" w:space="0" w:color="auto"/>
            <w:left w:val="none" w:sz="0" w:space="0" w:color="auto"/>
            <w:bottom w:val="none" w:sz="0" w:space="0" w:color="auto"/>
            <w:right w:val="none" w:sz="0" w:space="0" w:color="auto"/>
          </w:divBdr>
        </w:div>
        <w:div w:id="1034579109">
          <w:marLeft w:val="480"/>
          <w:marRight w:val="0"/>
          <w:marTop w:val="0"/>
          <w:marBottom w:val="0"/>
          <w:divBdr>
            <w:top w:val="none" w:sz="0" w:space="0" w:color="auto"/>
            <w:left w:val="none" w:sz="0" w:space="0" w:color="auto"/>
            <w:bottom w:val="none" w:sz="0" w:space="0" w:color="auto"/>
            <w:right w:val="none" w:sz="0" w:space="0" w:color="auto"/>
          </w:divBdr>
        </w:div>
        <w:div w:id="1233737881">
          <w:marLeft w:val="480"/>
          <w:marRight w:val="0"/>
          <w:marTop w:val="0"/>
          <w:marBottom w:val="0"/>
          <w:divBdr>
            <w:top w:val="none" w:sz="0" w:space="0" w:color="auto"/>
            <w:left w:val="none" w:sz="0" w:space="0" w:color="auto"/>
            <w:bottom w:val="none" w:sz="0" w:space="0" w:color="auto"/>
            <w:right w:val="none" w:sz="0" w:space="0" w:color="auto"/>
          </w:divBdr>
        </w:div>
        <w:div w:id="1261597695">
          <w:marLeft w:val="480"/>
          <w:marRight w:val="0"/>
          <w:marTop w:val="0"/>
          <w:marBottom w:val="0"/>
          <w:divBdr>
            <w:top w:val="none" w:sz="0" w:space="0" w:color="auto"/>
            <w:left w:val="none" w:sz="0" w:space="0" w:color="auto"/>
            <w:bottom w:val="none" w:sz="0" w:space="0" w:color="auto"/>
            <w:right w:val="none" w:sz="0" w:space="0" w:color="auto"/>
          </w:divBdr>
        </w:div>
        <w:div w:id="1285624809">
          <w:marLeft w:val="480"/>
          <w:marRight w:val="0"/>
          <w:marTop w:val="0"/>
          <w:marBottom w:val="0"/>
          <w:divBdr>
            <w:top w:val="none" w:sz="0" w:space="0" w:color="auto"/>
            <w:left w:val="none" w:sz="0" w:space="0" w:color="auto"/>
            <w:bottom w:val="none" w:sz="0" w:space="0" w:color="auto"/>
            <w:right w:val="none" w:sz="0" w:space="0" w:color="auto"/>
          </w:divBdr>
        </w:div>
        <w:div w:id="1309673005">
          <w:marLeft w:val="480"/>
          <w:marRight w:val="0"/>
          <w:marTop w:val="0"/>
          <w:marBottom w:val="0"/>
          <w:divBdr>
            <w:top w:val="none" w:sz="0" w:space="0" w:color="auto"/>
            <w:left w:val="none" w:sz="0" w:space="0" w:color="auto"/>
            <w:bottom w:val="none" w:sz="0" w:space="0" w:color="auto"/>
            <w:right w:val="none" w:sz="0" w:space="0" w:color="auto"/>
          </w:divBdr>
        </w:div>
        <w:div w:id="1314020880">
          <w:marLeft w:val="480"/>
          <w:marRight w:val="0"/>
          <w:marTop w:val="0"/>
          <w:marBottom w:val="0"/>
          <w:divBdr>
            <w:top w:val="none" w:sz="0" w:space="0" w:color="auto"/>
            <w:left w:val="none" w:sz="0" w:space="0" w:color="auto"/>
            <w:bottom w:val="none" w:sz="0" w:space="0" w:color="auto"/>
            <w:right w:val="none" w:sz="0" w:space="0" w:color="auto"/>
          </w:divBdr>
        </w:div>
        <w:div w:id="1370375550">
          <w:marLeft w:val="480"/>
          <w:marRight w:val="0"/>
          <w:marTop w:val="0"/>
          <w:marBottom w:val="0"/>
          <w:divBdr>
            <w:top w:val="none" w:sz="0" w:space="0" w:color="auto"/>
            <w:left w:val="none" w:sz="0" w:space="0" w:color="auto"/>
            <w:bottom w:val="none" w:sz="0" w:space="0" w:color="auto"/>
            <w:right w:val="none" w:sz="0" w:space="0" w:color="auto"/>
          </w:divBdr>
        </w:div>
        <w:div w:id="1383598837">
          <w:marLeft w:val="480"/>
          <w:marRight w:val="0"/>
          <w:marTop w:val="0"/>
          <w:marBottom w:val="0"/>
          <w:divBdr>
            <w:top w:val="none" w:sz="0" w:space="0" w:color="auto"/>
            <w:left w:val="none" w:sz="0" w:space="0" w:color="auto"/>
            <w:bottom w:val="none" w:sz="0" w:space="0" w:color="auto"/>
            <w:right w:val="none" w:sz="0" w:space="0" w:color="auto"/>
          </w:divBdr>
        </w:div>
        <w:div w:id="1419903363">
          <w:marLeft w:val="480"/>
          <w:marRight w:val="0"/>
          <w:marTop w:val="0"/>
          <w:marBottom w:val="0"/>
          <w:divBdr>
            <w:top w:val="none" w:sz="0" w:space="0" w:color="auto"/>
            <w:left w:val="none" w:sz="0" w:space="0" w:color="auto"/>
            <w:bottom w:val="none" w:sz="0" w:space="0" w:color="auto"/>
            <w:right w:val="none" w:sz="0" w:space="0" w:color="auto"/>
          </w:divBdr>
        </w:div>
        <w:div w:id="1428847202">
          <w:marLeft w:val="480"/>
          <w:marRight w:val="0"/>
          <w:marTop w:val="0"/>
          <w:marBottom w:val="0"/>
          <w:divBdr>
            <w:top w:val="none" w:sz="0" w:space="0" w:color="auto"/>
            <w:left w:val="none" w:sz="0" w:space="0" w:color="auto"/>
            <w:bottom w:val="none" w:sz="0" w:space="0" w:color="auto"/>
            <w:right w:val="none" w:sz="0" w:space="0" w:color="auto"/>
          </w:divBdr>
        </w:div>
        <w:div w:id="1447626346">
          <w:marLeft w:val="480"/>
          <w:marRight w:val="0"/>
          <w:marTop w:val="0"/>
          <w:marBottom w:val="0"/>
          <w:divBdr>
            <w:top w:val="none" w:sz="0" w:space="0" w:color="auto"/>
            <w:left w:val="none" w:sz="0" w:space="0" w:color="auto"/>
            <w:bottom w:val="none" w:sz="0" w:space="0" w:color="auto"/>
            <w:right w:val="none" w:sz="0" w:space="0" w:color="auto"/>
          </w:divBdr>
        </w:div>
        <w:div w:id="1447700846">
          <w:marLeft w:val="480"/>
          <w:marRight w:val="0"/>
          <w:marTop w:val="0"/>
          <w:marBottom w:val="0"/>
          <w:divBdr>
            <w:top w:val="none" w:sz="0" w:space="0" w:color="auto"/>
            <w:left w:val="none" w:sz="0" w:space="0" w:color="auto"/>
            <w:bottom w:val="none" w:sz="0" w:space="0" w:color="auto"/>
            <w:right w:val="none" w:sz="0" w:space="0" w:color="auto"/>
          </w:divBdr>
        </w:div>
        <w:div w:id="1505436748">
          <w:marLeft w:val="480"/>
          <w:marRight w:val="0"/>
          <w:marTop w:val="0"/>
          <w:marBottom w:val="0"/>
          <w:divBdr>
            <w:top w:val="none" w:sz="0" w:space="0" w:color="auto"/>
            <w:left w:val="none" w:sz="0" w:space="0" w:color="auto"/>
            <w:bottom w:val="none" w:sz="0" w:space="0" w:color="auto"/>
            <w:right w:val="none" w:sz="0" w:space="0" w:color="auto"/>
          </w:divBdr>
        </w:div>
        <w:div w:id="1590890001">
          <w:marLeft w:val="480"/>
          <w:marRight w:val="0"/>
          <w:marTop w:val="0"/>
          <w:marBottom w:val="0"/>
          <w:divBdr>
            <w:top w:val="none" w:sz="0" w:space="0" w:color="auto"/>
            <w:left w:val="none" w:sz="0" w:space="0" w:color="auto"/>
            <w:bottom w:val="none" w:sz="0" w:space="0" w:color="auto"/>
            <w:right w:val="none" w:sz="0" w:space="0" w:color="auto"/>
          </w:divBdr>
        </w:div>
        <w:div w:id="1612349152">
          <w:marLeft w:val="480"/>
          <w:marRight w:val="0"/>
          <w:marTop w:val="0"/>
          <w:marBottom w:val="0"/>
          <w:divBdr>
            <w:top w:val="none" w:sz="0" w:space="0" w:color="auto"/>
            <w:left w:val="none" w:sz="0" w:space="0" w:color="auto"/>
            <w:bottom w:val="none" w:sz="0" w:space="0" w:color="auto"/>
            <w:right w:val="none" w:sz="0" w:space="0" w:color="auto"/>
          </w:divBdr>
        </w:div>
        <w:div w:id="1622686017">
          <w:marLeft w:val="480"/>
          <w:marRight w:val="0"/>
          <w:marTop w:val="0"/>
          <w:marBottom w:val="0"/>
          <w:divBdr>
            <w:top w:val="none" w:sz="0" w:space="0" w:color="auto"/>
            <w:left w:val="none" w:sz="0" w:space="0" w:color="auto"/>
            <w:bottom w:val="none" w:sz="0" w:space="0" w:color="auto"/>
            <w:right w:val="none" w:sz="0" w:space="0" w:color="auto"/>
          </w:divBdr>
        </w:div>
        <w:div w:id="1660040581">
          <w:marLeft w:val="480"/>
          <w:marRight w:val="0"/>
          <w:marTop w:val="0"/>
          <w:marBottom w:val="0"/>
          <w:divBdr>
            <w:top w:val="none" w:sz="0" w:space="0" w:color="auto"/>
            <w:left w:val="none" w:sz="0" w:space="0" w:color="auto"/>
            <w:bottom w:val="none" w:sz="0" w:space="0" w:color="auto"/>
            <w:right w:val="none" w:sz="0" w:space="0" w:color="auto"/>
          </w:divBdr>
        </w:div>
        <w:div w:id="1676420743">
          <w:marLeft w:val="480"/>
          <w:marRight w:val="0"/>
          <w:marTop w:val="0"/>
          <w:marBottom w:val="0"/>
          <w:divBdr>
            <w:top w:val="none" w:sz="0" w:space="0" w:color="auto"/>
            <w:left w:val="none" w:sz="0" w:space="0" w:color="auto"/>
            <w:bottom w:val="none" w:sz="0" w:space="0" w:color="auto"/>
            <w:right w:val="none" w:sz="0" w:space="0" w:color="auto"/>
          </w:divBdr>
        </w:div>
        <w:div w:id="1696687366">
          <w:marLeft w:val="480"/>
          <w:marRight w:val="0"/>
          <w:marTop w:val="0"/>
          <w:marBottom w:val="0"/>
          <w:divBdr>
            <w:top w:val="none" w:sz="0" w:space="0" w:color="auto"/>
            <w:left w:val="none" w:sz="0" w:space="0" w:color="auto"/>
            <w:bottom w:val="none" w:sz="0" w:space="0" w:color="auto"/>
            <w:right w:val="none" w:sz="0" w:space="0" w:color="auto"/>
          </w:divBdr>
        </w:div>
        <w:div w:id="1738549739">
          <w:marLeft w:val="480"/>
          <w:marRight w:val="0"/>
          <w:marTop w:val="0"/>
          <w:marBottom w:val="0"/>
          <w:divBdr>
            <w:top w:val="none" w:sz="0" w:space="0" w:color="auto"/>
            <w:left w:val="none" w:sz="0" w:space="0" w:color="auto"/>
            <w:bottom w:val="none" w:sz="0" w:space="0" w:color="auto"/>
            <w:right w:val="none" w:sz="0" w:space="0" w:color="auto"/>
          </w:divBdr>
        </w:div>
        <w:div w:id="1755666655">
          <w:marLeft w:val="480"/>
          <w:marRight w:val="0"/>
          <w:marTop w:val="0"/>
          <w:marBottom w:val="0"/>
          <w:divBdr>
            <w:top w:val="none" w:sz="0" w:space="0" w:color="auto"/>
            <w:left w:val="none" w:sz="0" w:space="0" w:color="auto"/>
            <w:bottom w:val="none" w:sz="0" w:space="0" w:color="auto"/>
            <w:right w:val="none" w:sz="0" w:space="0" w:color="auto"/>
          </w:divBdr>
        </w:div>
        <w:div w:id="1774285322">
          <w:marLeft w:val="480"/>
          <w:marRight w:val="0"/>
          <w:marTop w:val="0"/>
          <w:marBottom w:val="0"/>
          <w:divBdr>
            <w:top w:val="none" w:sz="0" w:space="0" w:color="auto"/>
            <w:left w:val="none" w:sz="0" w:space="0" w:color="auto"/>
            <w:bottom w:val="none" w:sz="0" w:space="0" w:color="auto"/>
            <w:right w:val="none" w:sz="0" w:space="0" w:color="auto"/>
          </w:divBdr>
        </w:div>
        <w:div w:id="1779058223">
          <w:marLeft w:val="480"/>
          <w:marRight w:val="0"/>
          <w:marTop w:val="0"/>
          <w:marBottom w:val="0"/>
          <w:divBdr>
            <w:top w:val="none" w:sz="0" w:space="0" w:color="auto"/>
            <w:left w:val="none" w:sz="0" w:space="0" w:color="auto"/>
            <w:bottom w:val="none" w:sz="0" w:space="0" w:color="auto"/>
            <w:right w:val="none" w:sz="0" w:space="0" w:color="auto"/>
          </w:divBdr>
        </w:div>
        <w:div w:id="1780030010">
          <w:marLeft w:val="480"/>
          <w:marRight w:val="0"/>
          <w:marTop w:val="0"/>
          <w:marBottom w:val="0"/>
          <w:divBdr>
            <w:top w:val="none" w:sz="0" w:space="0" w:color="auto"/>
            <w:left w:val="none" w:sz="0" w:space="0" w:color="auto"/>
            <w:bottom w:val="none" w:sz="0" w:space="0" w:color="auto"/>
            <w:right w:val="none" w:sz="0" w:space="0" w:color="auto"/>
          </w:divBdr>
        </w:div>
        <w:div w:id="1819416223">
          <w:marLeft w:val="480"/>
          <w:marRight w:val="0"/>
          <w:marTop w:val="0"/>
          <w:marBottom w:val="0"/>
          <w:divBdr>
            <w:top w:val="none" w:sz="0" w:space="0" w:color="auto"/>
            <w:left w:val="none" w:sz="0" w:space="0" w:color="auto"/>
            <w:bottom w:val="none" w:sz="0" w:space="0" w:color="auto"/>
            <w:right w:val="none" w:sz="0" w:space="0" w:color="auto"/>
          </w:divBdr>
        </w:div>
        <w:div w:id="1836990422">
          <w:marLeft w:val="480"/>
          <w:marRight w:val="0"/>
          <w:marTop w:val="0"/>
          <w:marBottom w:val="0"/>
          <w:divBdr>
            <w:top w:val="none" w:sz="0" w:space="0" w:color="auto"/>
            <w:left w:val="none" w:sz="0" w:space="0" w:color="auto"/>
            <w:bottom w:val="none" w:sz="0" w:space="0" w:color="auto"/>
            <w:right w:val="none" w:sz="0" w:space="0" w:color="auto"/>
          </w:divBdr>
        </w:div>
        <w:div w:id="1912543026">
          <w:marLeft w:val="480"/>
          <w:marRight w:val="0"/>
          <w:marTop w:val="0"/>
          <w:marBottom w:val="0"/>
          <w:divBdr>
            <w:top w:val="none" w:sz="0" w:space="0" w:color="auto"/>
            <w:left w:val="none" w:sz="0" w:space="0" w:color="auto"/>
            <w:bottom w:val="none" w:sz="0" w:space="0" w:color="auto"/>
            <w:right w:val="none" w:sz="0" w:space="0" w:color="auto"/>
          </w:divBdr>
        </w:div>
        <w:div w:id="2017536174">
          <w:marLeft w:val="480"/>
          <w:marRight w:val="0"/>
          <w:marTop w:val="0"/>
          <w:marBottom w:val="0"/>
          <w:divBdr>
            <w:top w:val="none" w:sz="0" w:space="0" w:color="auto"/>
            <w:left w:val="none" w:sz="0" w:space="0" w:color="auto"/>
            <w:bottom w:val="none" w:sz="0" w:space="0" w:color="auto"/>
            <w:right w:val="none" w:sz="0" w:space="0" w:color="auto"/>
          </w:divBdr>
        </w:div>
        <w:div w:id="2024358931">
          <w:marLeft w:val="480"/>
          <w:marRight w:val="0"/>
          <w:marTop w:val="0"/>
          <w:marBottom w:val="0"/>
          <w:divBdr>
            <w:top w:val="none" w:sz="0" w:space="0" w:color="auto"/>
            <w:left w:val="none" w:sz="0" w:space="0" w:color="auto"/>
            <w:bottom w:val="none" w:sz="0" w:space="0" w:color="auto"/>
            <w:right w:val="none" w:sz="0" w:space="0" w:color="auto"/>
          </w:divBdr>
        </w:div>
        <w:div w:id="2043163544">
          <w:marLeft w:val="480"/>
          <w:marRight w:val="0"/>
          <w:marTop w:val="0"/>
          <w:marBottom w:val="0"/>
          <w:divBdr>
            <w:top w:val="none" w:sz="0" w:space="0" w:color="auto"/>
            <w:left w:val="none" w:sz="0" w:space="0" w:color="auto"/>
            <w:bottom w:val="none" w:sz="0" w:space="0" w:color="auto"/>
            <w:right w:val="none" w:sz="0" w:space="0" w:color="auto"/>
          </w:divBdr>
        </w:div>
        <w:div w:id="2046252205">
          <w:marLeft w:val="480"/>
          <w:marRight w:val="0"/>
          <w:marTop w:val="0"/>
          <w:marBottom w:val="0"/>
          <w:divBdr>
            <w:top w:val="none" w:sz="0" w:space="0" w:color="auto"/>
            <w:left w:val="none" w:sz="0" w:space="0" w:color="auto"/>
            <w:bottom w:val="none" w:sz="0" w:space="0" w:color="auto"/>
            <w:right w:val="none" w:sz="0" w:space="0" w:color="auto"/>
          </w:divBdr>
        </w:div>
        <w:div w:id="2068992678">
          <w:marLeft w:val="480"/>
          <w:marRight w:val="0"/>
          <w:marTop w:val="0"/>
          <w:marBottom w:val="0"/>
          <w:divBdr>
            <w:top w:val="none" w:sz="0" w:space="0" w:color="auto"/>
            <w:left w:val="none" w:sz="0" w:space="0" w:color="auto"/>
            <w:bottom w:val="none" w:sz="0" w:space="0" w:color="auto"/>
            <w:right w:val="none" w:sz="0" w:space="0" w:color="auto"/>
          </w:divBdr>
        </w:div>
        <w:div w:id="2105615588">
          <w:marLeft w:val="480"/>
          <w:marRight w:val="0"/>
          <w:marTop w:val="0"/>
          <w:marBottom w:val="0"/>
          <w:divBdr>
            <w:top w:val="none" w:sz="0" w:space="0" w:color="auto"/>
            <w:left w:val="none" w:sz="0" w:space="0" w:color="auto"/>
            <w:bottom w:val="none" w:sz="0" w:space="0" w:color="auto"/>
            <w:right w:val="none" w:sz="0" w:space="0" w:color="auto"/>
          </w:divBdr>
        </w:div>
        <w:div w:id="2126730299">
          <w:marLeft w:val="480"/>
          <w:marRight w:val="0"/>
          <w:marTop w:val="0"/>
          <w:marBottom w:val="0"/>
          <w:divBdr>
            <w:top w:val="none" w:sz="0" w:space="0" w:color="auto"/>
            <w:left w:val="none" w:sz="0" w:space="0" w:color="auto"/>
            <w:bottom w:val="none" w:sz="0" w:space="0" w:color="auto"/>
            <w:right w:val="none" w:sz="0" w:space="0" w:color="auto"/>
          </w:divBdr>
        </w:div>
        <w:div w:id="2129229573">
          <w:marLeft w:val="480"/>
          <w:marRight w:val="0"/>
          <w:marTop w:val="0"/>
          <w:marBottom w:val="0"/>
          <w:divBdr>
            <w:top w:val="none" w:sz="0" w:space="0" w:color="auto"/>
            <w:left w:val="none" w:sz="0" w:space="0" w:color="auto"/>
            <w:bottom w:val="none" w:sz="0" w:space="0" w:color="auto"/>
            <w:right w:val="none" w:sz="0" w:space="0" w:color="auto"/>
          </w:divBdr>
        </w:div>
        <w:div w:id="2134014309">
          <w:marLeft w:val="480"/>
          <w:marRight w:val="0"/>
          <w:marTop w:val="0"/>
          <w:marBottom w:val="0"/>
          <w:divBdr>
            <w:top w:val="none" w:sz="0" w:space="0" w:color="auto"/>
            <w:left w:val="none" w:sz="0" w:space="0" w:color="auto"/>
            <w:bottom w:val="none" w:sz="0" w:space="0" w:color="auto"/>
            <w:right w:val="none" w:sz="0" w:space="0" w:color="auto"/>
          </w:divBdr>
        </w:div>
        <w:div w:id="2141923478">
          <w:marLeft w:val="480"/>
          <w:marRight w:val="0"/>
          <w:marTop w:val="0"/>
          <w:marBottom w:val="0"/>
          <w:divBdr>
            <w:top w:val="none" w:sz="0" w:space="0" w:color="auto"/>
            <w:left w:val="none" w:sz="0" w:space="0" w:color="auto"/>
            <w:bottom w:val="none" w:sz="0" w:space="0" w:color="auto"/>
            <w:right w:val="none" w:sz="0" w:space="0" w:color="auto"/>
          </w:divBdr>
        </w:div>
      </w:divsChild>
    </w:div>
    <w:div w:id="765462553">
      <w:bodyDiv w:val="1"/>
      <w:marLeft w:val="0"/>
      <w:marRight w:val="0"/>
      <w:marTop w:val="0"/>
      <w:marBottom w:val="0"/>
      <w:divBdr>
        <w:top w:val="none" w:sz="0" w:space="0" w:color="auto"/>
        <w:left w:val="none" w:sz="0" w:space="0" w:color="auto"/>
        <w:bottom w:val="none" w:sz="0" w:space="0" w:color="auto"/>
        <w:right w:val="none" w:sz="0" w:space="0" w:color="auto"/>
      </w:divBdr>
      <w:divsChild>
        <w:div w:id="361783654">
          <w:marLeft w:val="480"/>
          <w:marRight w:val="0"/>
          <w:marTop w:val="0"/>
          <w:marBottom w:val="0"/>
          <w:divBdr>
            <w:top w:val="none" w:sz="0" w:space="0" w:color="auto"/>
            <w:left w:val="none" w:sz="0" w:space="0" w:color="auto"/>
            <w:bottom w:val="none" w:sz="0" w:space="0" w:color="auto"/>
            <w:right w:val="none" w:sz="0" w:space="0" w:color="auto"/>
          </w:divBdr>
        </w:div>
        <w:div w:id="994380822">
          <w:marLeft w:val="480"/>
          <w:marRight w:val="0"/>
          <w:marTop w:val="0"/>
          <w:marBottom w:val="0"/>
          <w:divBdr>
            <w:top w:val="none" w:sz="0" w:space="0" w:color="auto"/>
            <w:left w:val="none" w:sz="0" w:space="0" w:color="auto"/>
            <w:bottom w:val="none" w:sz="0" w:space="0" w:color="auto"/>
            <w:right w:val="none" w:sz="0" w:space="0" w:color="auto"/>
          </w:divBdr>
        </w:div>
        <w:div w:id="698749565">
          <w:marLeft w:val="480"/>
          <w:marRight w:val="0"/>
          <w:marTop w:val="0"/>
          <w:marBottom w:val="0"/>
          <w:divBdr>
            <w:top w:val="none" w:sz="0" w:space="0" w:color="auto"/>
            <w:left w:val="none" w:sz="0" w:space="0" w:color="auto"/>
            <w:bottom w:val="none" w:sz="0" w:space="0" w:color="auto"/>
            <w:right w:val="none" w:sz="0" w:space="0" w:color="auto"/>
          </w:divBdr>
        </w:div>
        <w:div w:id="1089273869">
          <w:marLeft w:val="480"/>
          <w:marRight w:val="0"/>
          <w:marTop w:val="0"/>
          <w:marBottom w:val="0"/>
          <w:divBdr>
            <w:top w:val="none" w:sz="0" w:space="0" w:color="auto"/>
            <w:left w:val="none" w:sz="0" w:space="0" w:color="auto"/>
            <w:bottom w:val="none" w:sz="0" w:space="0" w:color="auto"/>
            <w:right w:val="none" w:sz="0" w:space="0" w:color="auto"/>
          </w:divBdr>
        </w:div>
        <w:div w:id="210310713">
          <w:marLeft w:val="480"/>
          <w:marRight w:val="0"/>
          <w:marTop w:val="0"/>
          <w:marBottom w:val="0"/>
          <w:divBdr>
            <w:top w:val="none" w:sz="0" w:space="0" w:color="auto"/>
            <w:left w:val="none" w:sz="0" w:space="0" w:color="auto"/>
            <w:bottom w:val="none" w:sz="0" w:space="0" w:color="auto"/>
            <w:right w:val="none" w:sz="0" w:space="0" w:color="auto"/>
          </w:divBdr>
        </w:div>
        <w:div w:id="165898745">
          <w:marLeft w:val="480"/>
          <w:marRight w:val="0"/>
          <w:marTop w:val="0"/>
          <w:marBottom w:val="0"/>
          <w:divBdr>
            <w:top w:val="none" w:sz="0" w:space="0" w:color="auto"/>
            <w:left w:val="none" w:sz="0" w:space="0" w:color="auto"/>
            <w:bottom w:val="none" w:sz="0" w:space="0" w:color="auto"/>
            <w:right w:val="none" w:sz="0" w:space="0" w:color="auto"/>
          </w:divBdr>
        </w:div>
        <w:div w:id="262811465">
          <w:marLeft w:val="480"/>
          <w:marRight w:val="0"/>
          <w:marTop w:val="0"/>
          <w:marBottom w:val="0"/>
          <w:divBdr>
            <w:top w:val="none" w:sz="0" w:space="0" w:color="auto"/>
            <w:left w:val="none" w:sz="0" w:space="0" w:color="auto"/>
            <w:bottom w:val="none" w:sz="0" w:space="0" w:color="auto"/>
            <w:right w:val="none" w:sz="0" w:space="0" w:color="auto"/>
          </w:divBdr>
        </w:div>
        <w:div w:id="188185720">
          <w:marLeft w:val="480"/>
          <w:marRight w:val="0"/>
          <w:marTop w:val="0"/>
          <w:marBottom w:val="0"/>
          <w:divBdr>
            <w:top w:val="none" w:sz="0" w:space="0" w:color="auto"/>
            <w:left w:val="none" w:sz="0" w:space="0" w:color="auto"/>
            <w:bottom w:val="none" w:sz="0" w:space="0" w:color="auto"/>
            <w:right w:val="none" w:sz="0" w:space="0" w:color="auto"/>
          </w:divBdr>
        </w:div>
        <w:div w:id="1083338298">
          <w:marLeft w:val="480"/>
          <w:marRight w:val="0"/>
          <w:marTop w:val="0"/>
          <w:marBottom w:val="0"/>
          <w:divBdr>
            <w:top w:val="none" w:sz="0" w:space="0" w:color="auto"/>
            <w:left w:val="none" w:sz="0" w:space="0" w:color="auto"/>
            <w:bottom w:val="none" w:sz="0" w:space="0" w:color="auto"/>
            <w:right w:val="none" w:sz="0" w:space="0" w:color="auto"/>
          </w:divBdr>
        </w:div>
        <w:div w:id="1596666478">
          <w:marLeft w:val="480"/>
          <w:marRight w:val="0"/>
          <w:marTop w:val="0"/>
          <w:marBottom w:val="0"/>
          <w:divBdr>
            <w:top w:val="none" w:sz="0" w:space="0" w:color="auto"/>
            <w:left w:val="none" w:sz="0" w:space="0" w:color="auto"/>
            <w:bottom w:val="none" w:sz="0" w:space="0" w:color="auto"/>
            <w:right w:val="none" w:sz="0" w:space="0" w:color="auto"/>
          </w:divBdr>
        </w:div>
        <w:div w:id="1041057578">
          <w:marLeft w:val="480"/>
          <w:marRight w:val="0"/>
          <w:marTop w:val="0"/>
          <w:marBottom w:val="0"/>
          <w:divBdr>
            <w:top w:val="none" w:sz="0" w:space="0" w:color="auto"/>
            <w:left w:val="none" w:sz="0" w:space="0" w:color="auto"/>
            <w:bottom w:val="none" w:sz="0" w:space="0" w:color="auto"/>
            <w:right w:val="none" w:sz="0" w:space="0" w:color="auto"/>
          </w:divBdr>
        </w:div>
        <w:div w:id="653609871">
          <w:marLeft w:val="480"/>
          <w:marRight w:val="0"/>
          <w:marTop w:val="0"/>
          <w:marBottom w:val="0"/>
          <w:divBdr>
            <w:top w:val="none" w:sz="0" w:space="0" w:color="auto"/>
            <w:left w:val="none" w:sz="0" w:space="0" w:color="auto"/>
            <w:bottom w:val="none" w:sz="0" w:space="0" w:color="auto"/>
            <w:right w:val="none" w:sz="0" w:space="0" w:color="auto"/>
          </w:divBdr>
        </w:div>
        <w:div w:id="1476994343">
          <w:marLeft w:val="480"/>
          <w:marRight w:val="0"/>
          <w:marTop w:val="0"/>
          <w:marBottom w:val="0"/>
          <w:divBdr>
            <w:top w:val="none" w:sz="0" w:space="0" w:color="auto"/>
            <w:left w:val="none" w:sz="0" w:space="0" w:color="auto"/>
            <w:bottom w:val="none" w:sz="0" w:space="0" w:color="auto"/>
            <w:right w:val="none" w:sz="0" w:space="0" w:color="auto"/>
          </w:divBdr>
        </w:div>
        <w:div w:id="1340423381">
          <w:marLeft w:val="480"/>
          <w:marRight w:val="0"/>
          <w:marTop w:val="0"/>
          <w:marBottom w:val="0"/>
          <w:divBdr>
            <w:top w:val="none" w:sz="0" w:space="0" w:color="auto"/>
            <w:left w:val="none" w:sz="0" w:space="0" w:color="auto"/>
            <w:bottom w:val="none" w:sz="0" w:space="0" w:color="auto"/>
            <w:right w:val="none" w:sz="0" w:space="0" w:color="auto"/>
          </w:divBdr>
        </w:div>
        <w:div w:id="1389524852">
          <w:marLeft w:val="480"/>
          <w:marRight w:val="0"/>
          <w:marTop w:val="0"/>
          <w:marBottom w:val="0"/>
          <w:divBdr>
            <w:top w:val="none" w:sz="0" w:space="0" w:color="auto"/>
            <w:left w:val="none" w:sz="0" w:space="0" w:color="auto"/>
            <w:bottom w:val="none" w:sz="0" w:space="0" w:color="auto"/>
            <w:right w:val="none" w:sz="0" w:space="0" w:color="auto"/>
          </w:divBdr>
        </w:div>
        <w:div w:id="919213891">
          <w:marLeft w:val="480"/>
          <w:marRight w:val="0"/>
          <w:marTop w:val="0"/>
          <w:marBottom w:val="0"/>
          <w:divBdr>
            <w:top w:val="none" w:sz="0" w:space="0" w:color="auto"/>
            <w:left w:val="none" w:sz="0" w:space="0" w:color="auto"/>
            <w:bottom w:val="none" w:sz="0" w:space="0" w:color="auto"/>
            <w:right w:val="none" w:sz="0" w:space="0" w:color="auto"/>
          </w:divBdr>
        </w:div>
        <w:div w:id="8602519">
          <w:marLeft w:val="480"/>
          <w:marRight w:val="0"/>
          <w:marTop w:val="0"/>
          <w:marBottom w:val="0"/>
          <w:divBdr>
            <w:top w:val="none" w:sz="0" w:space="0" w:color="auto"/>
            <w:left w:val="none" w:sz="0" w:space="0" w:color="auto"/>
            <w:bottom w:val="none" w:sz="0" w:space="0" w:color="auto"/>
            <w:right w:val="none" w:sz="0" w:space="0" w:color="auto"/>
          </w:divBdr>
        </w:div>
        <w:div w:id="587008234">
          <w:marLeft w:val="480"/>
          <w:marRight w:val="0"/>
          <w:marTop w:val="0"/>
          <w:marBottom w:val="0"/>
          <w:divBdr>
            <w:top w:val="none" w:sz="0" w:space="0" w:color="auto"/>
            <w:left w:val="none" w:sz="0" w:space="0" w:color="auto"/>
            <w:bottom w:val="none" w:sz="0" w:space="0" w:color="auto"/>
            <w:right w:val="none" w:sz="0" w:space="0" w:color="auto"/>
          </w:divBdr>
        </w:div>
        <w:div w:id="1983609911">
          <w:marLeft w:val="480"/>
          <w:marRight w:val="0"/>
          <w:marTop w:val="0"/>
          <w:marBottom w:val="0"/>
          <w:divBdr>
            <w:top w:val="none" w:sz="0" w:space="0" w:color="auto"/>
            <w:left w:val="none" w:sz="0" w:space="0" w:color="auto"/>
            <w:bottom w:val="none" w:sz="0" w:space="0" w:color="auto"/>
            <w:right w:val="none" w:sz="0" w:space="0" w:color="auto"/>
          </w:divBdr>
        </w:div>
        <w:div w:id="91709055">
          <w:marLeft w:val="480"/>
          <w:marRight w:val="0"/>
          <w:marTop w:val="0"/>
          <w:marBottom w:val="0"/>
          <w:divBdr>
            <w:top w:val="none" w:sz="0" w:space="0" w:color="auto"/>
            <w:left w:val="none" w:sz="0" w:space="0" w:color="auto"/>
            <w:bottom w:val="none" w:sz="0" w:space="0" w:color="auto"/>
            <w:right w:val="none" w:sz="0" w:space="0" w:color="auto"/>
          </w:divBdr>
        </w:div>
        <w:div w:id="1459295206">
          <w:marLeft w:val="480"/>
          <w:marRight w:val="0"/>
          <w:marTop w:val="0"/>
          <w:marBottom w:val="0"/>
          <w:divBdr>
            <w:top w:val="none" w:sz="0" w:space="0" w:color="auto"/>
            <w:left w:val="none" w:sz="0" w:space="0" w:color="auto"/>
            <w:bottom w:val="none" w:sz="0" w:space="0" w:color="auto"/>
            <w:right w:val="none" w:sz="0" w:space="0" w:color="auto"/>
          </w:divBdr>
        </w:div>
        <w:div w:id="1984658297">
          <w:marLeft w:val="480"/>
          <w:marRight w:val="0"/>
          <w:marTop w:val="0"/>
          <w:marBottom w:val="0"/>
          <w:divBdr>
            <w:top w:val="none" w:sz="0" w:space="0" w:color="auto"/>
            <w:left w:val="none" w:sz="0" w:space="0" w:color="auto"/>
            <w:bottom w:val="none" w:sz="0" w:space="0" w:color="auto"/>
            <w:right w:val="none" w:sz="0" w:space="0" w:color="auto"/>
          </w:divBdr>
        </w:div>
        <w:div w:id="1824656676">
          <w:marLeft w:val="480"/>
          <w:marRight w:val="0"/>
          <w:marTop w:val="0"/>
          <w:marBottom w:val="0"/>
          <w:divBdr>
            <w:top w:val="none" w:sz="0" w:space="0" w:color="auto"/>
            <w:left w:val="none" w:sz="0" w:space="0" w:color="auto"/>
            <w:bottom w:val="none" w:sz="0" w:space="0" w:color="auto"/>
            <w:right w:val="none" w:sz="0" w:space="0" w:color="auto"/>
          </w:divBdr>
        </w:div>
        <w:div w:id="392041762">
          <w:marLeft w:val="480"/>
          <w:marRight w:val="0"/>
          <w:marTop w:val="0"/>
          <w:marBottom w:val="0"/>
          <w:divBdr>
            <w:top w:val="none" w:sz="0" w:space="0" w:color="auto"/>
            <w:left w:val="none" w:sz="0" w:space="0" w:color="auto"/>
            <w:bottom w:val="none" w:sz="0" w:space="0" w:color="auto"/>
            <w:right w:val="none" w:sz="0" w:space="0" w:color="auto"/>
          </w:divBdr>
        </w:div>
        <w:div w:id="1086807562">
          <w:marLeft w:val="480"/>
          <w:marRight w:val="0"/>
          <w:marTop w:val="0"/>
          <w:marBottom w:val="0"/>
          <w:divBdr>
            <w:top w:val="none" w:sz="0" w:space="0" w:color="auto"/>
            <w:left w:val="none" w:sz="0" w:space="0" w:color="auto"/>
            <w:bottom w:val="none" w:sz="0" w:space="0" w:color="auto"/>
            <w:right w:val="none" w:sz="0" w:space="0" w:color="auto"/>
          </w:divBdr>
        </w:div>
        <w:div w:id="1131826000">
          <w:marLeft w:val="480"/>
          <w:marRight w:val="0"/>
          <w:marTop w:val="0"/>
          <w:marBottom w:val="0"/>
          <w:divBdr>
            <w:top w:val="none" w:sz="0" w:space="0" w:color="auto"/>
            <w:left w:val="none" w:sz="0" w:space="0" w:color="auto"/>
            <w:bottom w:val="none" w:sz="0" w:space="0" w:color="auto"/>
            <w:right w:val="none" w:sz="0" w:space="0" w:color="auto"/>
          </w:divBdr>
        </w:div>
        <w:div w:id="1797943253">
          <w:marLeft w:val="480"/>
          <w:marRight w:val="0"/>
          <w:marTop w:val="0"/>
          <w:marBottom w:val="0"/>
          <w:divBdr>
            <w:top w:val="none" w:sz="0" w:space="0" w:color="auto"/>
            <w:left w:val="none" w:sz="0" w:space="0" w:color="auto"/>
            <w:bottom w:val="none" w:sz="0" w:space="0" w:color="auto"/>
            <w:right w:val="none" w:sz="0" w:space="0" w:color="auto"/>
          </w:divBdr>
        </w:div>
        <w:div w:id="1446149015">
          <w:marLeft w:val="480"/>
          <w:marRight w:val="0"/>
          <w:marTop w:val="0"/>
          <w:marBottom w:val="0"/>
          <w:divBdr>
            <w:top w:val="none" w:sz="0" w:space="0" w:color="auto"/>
            <w:left w:val="none" w:sz="0" w:space="0" w:color="auto"/>
            <w:bottom w:val="none" w:sz="0" w:space="0" w:color="auto"/>
            <w:right w:val="none" w:sz="0" w:space="0" w:color="auto"/>
          </w:divBdr>
        </w:div>
        <w:div w:id="32728694">
          <w:marLeft w:val="480"/>
          <w:marRight w:val="0"/>
          <w:marTop w:val="0"/>
          <w:marBottom w:val="0"/>
          <w:divBdr>
            <w:top w:val="none" w:sz="0" w:space="0" w:color="auto"/>
            <w:left w:val="none" w:sz="0" w:space="0" w:color="auto"/>
            <w:bottom w:val="none" w:sz="0" w:space="0" w:color="auto"/>
            <w:right w:val="none" w:sz="0" w:space="0" w:color="auto"/>
          </w:divBdr>
        </w:div>
        <w:div w:id="1736317450">
          <w:marLeft w:val="480"/>
          <w:marRight w:val="0"/>
          <w:marTop w:val="0"/>
          <w:marBottom w:val="0"/>
          <w:divBdr>
            <w:top w:val="none" w:sz="0" w:space="0" w:color="auto"/>
            <w:left w:val="none" w:sz="0" w:space="0" w:color="auto"/>
            <w:bottom w:val="none" w:sz="0" w:space="0" w:color="auto"/>
            <w:right w:val="none" w:sz="0" w:space="0" w:color="auto"/>
          </w:divBdr>
        </w:div>
        <w:div w:id="229003794">
          <w:marLeft w:val="480"/>
          <w:marRight w:val="0"/>
          <w:marTop w:val="0"/>
          <w:marBottom w:val="0"/>
          <w:divBdr>
            <w:top w:val="none" w:sz="0" w:space="0" w:color="auto"/>
            <w:left w:val="none" w:sz="0" w:space="0" w:color="auto"/>
            <w:bottom w:val="none" w:sz="0" w:space="0" w:color="auto"/>
            <w:right w:val="none" w:sz="0" w:space="0" w:color="auto"/>
          </w:divBdr>
        </w:div>
        <w:div w:id="366877277">
          <w:marLeft w:val="480"/>
          <w:marRight w:val="0"/>
          <w:marTop w:val="0"/>
          <w:marBottom w:val="0"/>
          <w:divBdr>
            <w:top w:val="none" w:sz="0" w:space="0" w:color="auto"/>
            <w:left w:val="none" w:sz="0" w:space="0" w:color="auto"/>
            <w:bottom w:val="none" w:sz="0" w:space="0" w:color="auto"/>
            <w:right w:val="none" w:sz="0" w:space="0" w:color="auto"/>
          </w:divBdr>
        </w:div>
        <w:div w:id="1690330620">
          <w:marLeft w:val="480"/>
          <w:marRight w:val="0"/>
          <w:marTop w:val="0"/>
          <w:marBottom w:val="0"/>
          <w:divBdr>
            <w:top w:val="none" w:sz="0" w:space="0" w:color="auto"/>
            <w:left w:val="none" w:sz="0" w:space="0" w:color="auto"/>
            <w:bottom w:val="none" w:sz="0" w:space="0" w:color="auto"/>
            <w:right w:val="none" w:sz="0" w:space="0" w:color="auto"/>
          </w:divBdr>
        </w:div>
        <w:div w:id="510803772">
          <w:marLeft w:val="480"/>
          <w:marRight w:val="0"/>
          <w:marTop w:val="0"/>
          <w:marBottom w:val="0"/>
          <w:divBdr>
            <w:top w:val="none" w:sz="0" w:space="0" w:color="auto"/>
            <w:left w:val="none" w:sz="0" w:space="0" w:color="auto"/>
            <w:bottom w:val="none" w:sz="0" w:space="0" w:color="auto"/>
            <w:right w:val="none" w:sz="0" w:space="0" w:color="auto"/>
          </w:divBdr>
        </w:div>
        <w:div w:id="1769154078">
          <w:marLeft w:val="480"/>
          <w:marRight w:val="0"/>
          <w:marTop w:val="0"/>
          <w:marBottom w:val="0"/>
          <w:divBdr>
            <w:top w:val="none" w:sz="0" w:space="0" w:color="auto"/>
            <w:left w:val="none" w:sz="0" w:space="0" w:color="auto"/>
            <w:bottom w:val="none" w:sz="0" w:space="0" w:color="auto"/>
            <w:right w:val="none" w:sz="0" w:space="0" w:color="auto"/>
          </w:divBdr>
        </w:div>
        <w:div w:id="1839270040">
          <w:marLeft w:val="480"/>
          <w:marRight w:val="0"/>
          <w:marTop w:val="0"/>
          <w:marBottom w:val="0"/>
          <w:divBdr>
            <w:top w:val="none" w:sz="0" w:space="0" w:color="auto"/>
            <w:left w:val="none" w:sz="0" w:space="0" w:color="auto"/>
            <w:bottom w:val="none" w:sz="0" w:space="0" w:color="auto"/>
            <w:right w:val="none" w:sz="0" w:space="0" w:color="auto"/>
          </w:divBdr>
        </w:div>
        <w:div w:id="875124853">
          <w:marLeft w:val="480"/>
          <w:marRight w:val="0"/>
          <w:marTop w:val="0"/>
          <w:marBottom w:val="0"/>
          <w:divBdr>
            <w:top w:val="none" w:sz="0" w:space="0" w:color="auto"/>
            <w:left w:val="none" w:sz="0" w:space="0" w:color="auto"/>
            <w:bottom w:val="none" w:sz="0" w:space="0" w:color="auto"/>
            <w:right w:val="none" w:sz="0" w:space="0" w:color="auto"/>
          </w:divBdr>
        </w:div>
        <w:div w:id="387531735">
          <w:marLeft w:val="480"/>
          <w:marRight w:val="0"/>
          <w:marTop w:val="0"/>
          <w:marBottom w:val="0"/>
          <w:divBdr>
            <w:top w:val="none" w:sz="0" w:space="0" w:color="auto"/>
            <w:left w:val="none" w:sz="0" w:space="0" w:color="auto"/>
            <w:bottom w:val="none" w:sz="0" w:space="0" w:color="auto"/>
            <w:right w:val="none" w:sz="0" w:space="0" w:color="auto"/>
          </w:divBdr>
        </w:div>
        <w:div w:id="425273298">
          <w:marLeft w:val="480"/>
          <w:marRight w:val="0"/>
          <w:marTop w:val="0"/>
          <w:marBottom w:val="0"/>
          <w:divBdr>
            <w:top w:val="none" w:sz="0" w:space="0" w:color="auto"/>
            <w:left w:val="none" w:sz="0" w:space="0" w:color="auto"/>
            <w:bottom w:val="none" w:sz="0" w:space="0" w:color="auto"/>
            <w:right w:val="none" w:sz="0" w:space="0" w:color="auto"/>
          </w:divBdr>
        </w:div>
        <w:div w:id="1088573518">
          <w:marLeft w:val="480"/>
          <w:marRight w:val="0"/>
          <w:marTop w:val="0"/>
          <w:marBottom w:val="0"/>
          <w:divBdr>
            <w:top w:val="none" w:sz="0" w:space="0" w:color="auto"/>
            <w:left w:val="none" w:sz="0" w:space="0" w:color="auto"/>
            <w:bottom w:val="none" w:sz="0" w:space="0" w:color="auto"/>
            <w:right w:val="none" w:sz="0" w:space="0" w:color="auto"/>
          </w:divBdr>
        </w:div>
        <w:div w:id="1338969629">
          <w:marLeft w:val="480"/>
          <w:marRight w:val="0"/>
          <w:marTop w:val="0"/>
          <w:marBottom w:val="0"/>
          <w:divBdr>
            <w:top w:val="none" w:sz="0" w:space="0" w:color="auto"/>
            <w:left w:val="none" w:sz="0" w:space="0" w:color="auto"/>
            <w:bottom w:val="none" w:sz="0" w:space="0" w:color="auto"/>
            <w:right w:val="none" w:sz="0" w:space="0" w:color="auto"/>
          </w:divBdr>
        </w:div>
        <w:div w:id="1867281427">
          <w:marLeft w:val="480"/>
          <w:marRight w:val="0"/>
          <w:marTop w:val="0"/>
          <w:marBottom w:val="0"/>
          <w:divBdr>
            <w:top w:val="none" w:sz="0" w:space="0" w:color="auto"/>
            <w:left w:val="none" w:sz="0" w:space="0" w:color="auto"/>
            <w:bottom w:val="none" w:sz="0" w:space="0" w:color="auto"/>
            <w:right w:val="none" w:sz="0" w:space="0" w:color="auto"/>
          </w:divBdr>
        </w:div>
        <w:div w:id="571087778">
          <w:marLeft w:val="480"/>
          <w:marRight w:val="0"/>
          <w:marTop w:val="0"/>
          <w:marBottom w:val="0"/>
          <w:divBdr>
            <w:top w:val="none" w:sz="0" w:space="0" w:color="auto"/>
            <w:left w:val="none" w:sz="0" w:space="0" w:color="auto"/>
            <w:bottom w:val="none" w:sz="0" w:space="0" w:color="auto"/>
            <w:right w:val="none" w:sz="0" w:space="0" w:color="auto"/>
          </w:divBdr>
        </w:div>
        <w:div w:id="396318535">
          <w:marLeft w:val="480"/>
          <w:marRight w:val="0"/>
          <w:marTop w:val="0"/>
          <w:marBottom w:val="0"/>
          <w:divBdr>
            <w:top w:val="none" w:sz="0" w:space="0" w:color="auto"/>
            <w:left w:val="none" w:sz="0" w:space="0" w:color="auto"/>
            <w:bottom w:val="none" w:sz="0" w:space="0" w:color="auto"/>
            <w:right w:val="none" w:sz="0" w:space="0" w:color="auto"/>
          </w:divBdr>
        </w:div>
        <w:div w:id="1361735675">
          <w:marLeft w:val="480"/>
          <w:marRight w:val="0"/>
          <w:marTop w:val="0"/>
          <w:marBottom w:val="0"/>
          <w:divBdr>
            <w:top w:val="none" w:sz="0" w:space="0" w:color="auto"/>
            <w:left w:val="none" w:sz="0" w:space="0" w:color="auto"/>
            <w:bottom w:val="none" w:sz="0" w:space="0" w:color="auto"/>
            <w:right w:val="none" w:sz="0" w:space="0" w:color="auto"/>
          </w:divBdr>
        </w:div>
        <w:div w:id="419765606">
          <w:marLeft w:val="480"/>
          <w:marRight w:val="0"/>
          <w:marTop w:val="0"/>
          <w:marBottom w:val="0"/>
          <w:divBdr>
            <w:top w:val="none" w:sz="0" w:space="0" w:color="auto"/>
            <w:left w:val="none" w:sz="0" w:space="0" w:color="auto"/>
            <w:bottom w:val="none" w:sz="0" w:space="0" w:color="auto"/>
            <w:right w:val="none" w:sz="0" w:space="0" w:color="auto"/>
          </w:divBdr>
        </w:div>
        <w:div w:id="1928539792">
          <w:marLeft w:val="480"/>
          <w:marRight w:val="0"/>
          <w:marTop w:val="0"/>
          <w:marBottom w:val="0"/>
          <w:divBdr>
            <w:top w:val="none" w:sz="0" w:space="0" w:color="auto"/>
            <w:left w:val="none" w:sz="0" w:space="0" w:color="auto"/>
            <w:bottom w:val="none" w:sz="0" w:space="0" w:color="auto"/>
            <w:right w:val="none" w:sz="0" w:space="0" w:color="auto"/>
          </w:divBdr>
        </w:div>
        <w:div w:id="1574386288">
          <w:marLeft w:val="480"/>
          <w:marRight w:val="0"/>
          <w:marTop w:val="0"/>
          <w:marBottom w:val="0"/>
          <w:divBdr>
            <w:top w:val="none" w:sz="0" w:space="0" w:color="auto"/>
            <w:left w:val="none" w:sz="0" w:space="0" w:color="auto"/>
            <w:bottom w:val="none" w:sz="0" w:space="0" w:color="auto"/>
            <w:right w:val="none" w:sz="0" w:space="0" w:color="auto"/>
          </w:divBdr>
        </w:div>
        <w:div w:id="2147355677">
          <w:marLeft w:val="480"/>
          <w:marRight w:val="0"/>
          <w:marTop w:val="0"/>
          <w:marBottom w:val="0"/>
          <w:divBdr>
            <w:top w:val="none" w:sz="0" w:space="0" w:color="auto"/>
            <w:left w:val="none" w:sz="0" w:space="0" w:color="auto"/>
            <w:bottom w:val="none" w:sz="0" w:space="0" w:color="auto"/>
            <w:right w:val="none" w:sz="0" w:space="0" w:color="auto"/>
          </w:divBdr>
        </w:div>
        <w:div w:id="1074737963">
          <w:marLeft w:val="480"/>
          <w:marRight w:val="0"/>
          <w:marTop w:val="0"/>
          <w:marBottom w:val="0"/>
          <w:divBdr>
            <w:top w:val="none" w:sz="0" w:space="0" w:color="auto"/>
            <w:left w:val="none" w:sz="0" w:space="0" w:color="auto"/>
            <w:bottom w:val="none" w:sz="0" w:space="0" w:color="auto"/>
            <w:right w:val="none" w:sz="0" w:space="0" w:color="auto"/>
          </w:divBdr>
        </w:div>
        <w:div w:id="545221008">
          <w:marLeft w:val="480"/>
          <w:marRight w:val="0"/>
          <w:marTop w:val="0"/>
          <w:marBottom w:val="0"/>
          <w:divBdr>
            <w:top w:val="none" w:sz="0" w:space="0" w:color="auto"/>
            <w:left w:val="none" w:sz="0" w:space="0" w:color="auto"/>
            <w:bottom w:val="none" w:sz="0" w:space="0" w:color="auto"/>
            <w:right w:val="none" w:sz="0" w:space="0" w:color="auto"/>
          </w:divBdr>
        </w:div>
        <w:div w:id="1539975179">
          <w:marLeft w:val="480"/>
          <w:marRight w:val="0"/>
          <w:marTop w:val="0"/>
          <w:marBottom w:val="0"/>
          <w:divBdr>
            <w:top w:val="none" w:sz="0" w:space="0" w:color="auto"/>
            <w:left w:val="none" w:sz="0" w:space="0" w:color="auto"/>
            <w:bottom w:val="none" w:sz="0" w:space="0" w:color="auto"/>
            <w:right w:val="none" w:sz="0" w:space="0" w:color="auto"/>
          </w:divBdr>
        </w:div>
        <w:div w:id="870874112">
          <w:marLeft w:val="480"/>
          <w:marRight w:val="0"/>
          <w:marTop w:val="0"/>
          <w:marBottom w:val="0"/>
          <w:divBdr>
            <w:top w:val="none" w:sz="0" w:space="0" w:color="auto"/>
            <w:left w:val="none" w:sz="0" w:space="0" w:color="auto"/>
            <w:bottom w:val="none" w:sz="0" w:space="0" w:color="auto"/>
            <w:right w:val="none" w:sz="0" w:space="0" w:color="auto"/>
          </w:divBdr>
        </w:div>
        <w:div w:id="638875910">
          <w:marLeft w:val="480"/>
          <w:marRight w:val="0"/>
          <w:marTop w:val="0"/>
          <w:marBottom w:val="0"/>
          <w:divBdr>
            <w:top w:val="none" w:sz="0" w:space="0" w:color="auto"/>
            <w:left w:val="none" w:sz="0" w:space="0" w:color="auto"/>
            <w:bottom w:val="none" w:sz="0" w:space="0" w:color="auto"/>
            <w:right w:val="none" w:sz="0" w:space="0" w:color="auto"/>
          </w:divBdr>
        </w:div>
        <w:div w:id="244269803">
          <w:marLeft w:val="480"/>
          <w:marRight w:val="0"/>
          <w:marTop w:val="0"/>
          <w:marBottom w:val="0"/>
          <w:divBdr>
            <w:top w:val="none" w:sz="0" w:space="0" w:color="auto"/>
            <w:left w:val="none" w:sz="0" w:space="0" w:color="auto"/>
            <w:bottom w:val="none" w:sz="0" w:space="0" w:color="auto"/>
            <w:right w:val="none" w:sz="0" w:space="0" w:color="auto"/>
          </w:divBdr>
        </w:div>
        <w:div w:id="1039934415">
          <w:marLeft w:val="480"/>
          <w:marRight w:val="0"/>
          <w:marTop w:val="0"/>
          <w:marBottom w:val="0"/>
          <w:divBdr>
            <w:top w:val="none" w:sz="0" w:space="0" w:color="auto"/>
            <w:left w:val="none" w:sz="0" w:space="0" w:color="auto"/>
            <w:bottom w:val="none" w:sz="0" w:space="0" w:color="auto"/>
            <w:right w:val="none" w:sz="0" w:space="0" w:color="auto"/>
          </w:divBdr>
        </w:div>
        <w:div w:id="1622951413">
          <w:marLeft w:val="480"/>
          <w:marRight w:val="0"/>
          <w:marTop w:val="0"/>
          <w:marBottom w:val="0"/>
          <w:divBdr>
            <w:top w:val="none" w:sz="0" w:space="0" w:color="auto"/>
            <w:left w:val="none" w:sz="0" w:space="0" w:color="auto"/>
            <w:bottom w:val="none" w:sz="0" w:space="0" w:color="auto"/>
            <w:right w:val="none" w:sz="0" w:space="0" w:color="auto"/>
          </w:divBdr>
        </w:div>
        <w:div w:id="1593663623">
          <w:marLeft w:val="480"/>
          <w:marRight w:val="0"/>
          <w:marTop w:val="0"/>
          <w:marBottom w:val="0"/>
          <w:divBdr>
            <w:top w:val="none" w:sz="0" w:space="0" w:color="auto"/>
            <w:left w:val="none" w:sz="0" w:space="0" w:color="auto"/>
            <w:bottom w:val="none" w:sz="0" w:space="0" w:color="auto"/>
            <w:right w:val="none" w:sz="0" w:space="0" w:color="auto"/>
          </w:divBdr>
        </w:div>
        <w:div w:id="964776058">
          <w:marLeft w:val="480"/>
          <w:marRight w:val="0"/>
          <w:marTop w:val="0"/>
          <w:marBottom w:val="0"/>
          <w:divBdr>
            <w:top w:val="none" w:sz="0" w:space="0" w:color="auto"/>
            <w:left w:val="none" w:sz="0" w:space="0" w:color="auto"/>
            <w:bottom w:val="none" w:sz="0" w:space="0" w:color="auto"/>
            <w:right w:val="none" w:sz="0" w:space="0" w:color="auto"/>
          </w:divBdr>
        </w:div>
        <w:div w:id="1764380490">
          <w:marLeft w:val="480"/>
          <w:marRight w:val="0"/>
          <w:marTop w:val="0"/>
          <w:marBottom w:val="0"/>
          <w:divBdr>
            <w:top w:val="none" w:sz="0" w:space="0" w:color="auto"/>
            <w:left w:val="none" w:sz="0" w:space="0" w:color="auto"/>
            <w:bottom w:val="none" w:sz="0" w:space="0" w:color="auto"/>
            <w:right w:val="none" w:sz="0" w:space="0" w:color="auto"/>
          </w:divBdr>
        </w:div>
        <w:div w:id="1825317678">
          <w:marLeft w:val="480"/>
          <w:marRight w:val="0"/>
          <w:marTop w:val="0"/>
          <w:marBottom w:val="0"/>
          <w:divBdr>
            <w:top w:val="none" w:sz="0" w:space="0" w:color="auto"/>
            <w:left w:val="none" w:sz="0" w:space="0" w:color="auto"/>
            <w:bottom w:val="none" w:sz="0" w:space="0" w:color="auto"/>
            <w:right w:val="none" w:sz="0" w:space="0" w:color="auto"/>
          </w:divBdr>
        </w:div>
        <w:div w:id="885874076">
          <w:marLeft w:val="480"/>
          <w:marRight w:val="0"/>
          <w:marTop w:val="0"/>
          <w:marBottom w:val="0"/>
          <w:divBdr>
            <w:top w:val="none" w:sz="0" w:space="0" w:color="auto"/>
            <w:left w:val="none" w:sz="0" w:space="0" w:color="auto"/>
            <w:bottom w:val="none" w:sz="0" w:space="0" w:color="auto"/>
            <w:right w:val="none" w:sz="0" w:space="0" w:color="auto"/>
          </w:divBdr>
        </w:div>
        <w:div w:id="1377508909">
          <w:marLeft w:val="480"/>
          <w:marRight w:val="0"/>
          <w:marTop w:val="0"/>
          <w:marBottom w:val="0"/>
          <w:divBdr>
            <w:top w:val="none" w:sz="0" w:space="0" w:color="auto"/>
            <w:left w:val="none" w:sz="0" w:space="0" w:color="auto"/>
            <w:bottom w:val="none" w:sz="0" w:space="0" w:color="auto"/>
            <w:right w:val="none" w:sz="0" w:space="0" w:color="auto"/>
          </w:divBdr>
        </w:div>
        <w:div w:id="1104879832">
          <w:marLeft w:val="480"/>
          <w:marRight w:val="0"/>
          <w:marTop w:val="0"/>
          <w:marBottom w:val="0"/>
          <w:divBdr>
            <w:top w:val="none" w:sz="0" w:space="0" w:color="auto"/>
            <w:left w:val="none" w:sz="0" w:space="0" w:color="auto"/>
            <w:bottom w:val="none" w:sz="0" w:space="0" w:color="auto"/>
            <w:right w:val="none" w:sz="0" w:space="0" w:color="auto"/>
          </w:divBdr>
        </w:div>
        <w:div w:id="52626661">
          <w:marLeft w:val="480"/>
          <w:marRight w:val="0"/>
          <w:marTop w:val="0"/>
          <w:marBottom w:val="0"/>
          <w:divBdr>
            <w:top w:val="none" w:sz="0" w:space="0" w:color="auto"/>
            <w:left w:val="none" w:sz="0" w:space="0" w:color="auto"/>
            <w:bottom w:val="none" w:sz="0" w:space="0" w:color="auto"/>
            <w:right w:val="none" w:sz="0" w:space="0" w:color="auto"/>
          </w:divBdr>
        </w:div>
        <w:div w:id="1556970615">
          <w:marLeft w:val="480"/>
          <w:marRight w:val="0"/>
          <w:marTop w:val="0"/>
          <w:marBottom w:val="0"/>
          <w:divBdr>
            <w:top w:val="none" w:sz="0" w:space="0" w:color="auto"/>
            <w:left w:val="none" w:sz="0" w:space="0" w:color="auto"/>
            <w:bottom w:val="none" w:sz="0" w:space="0" w:color="auto"/>
            <w:right w:val="none" w:sz="0" w:space="0" w:color="auto"/>
          </w:divBdr>
        </w:div>
        <w:div w:id="299767658">
          <w:marLeft w:val="480"/>
          <w:marRight w:val="0"/>
          <w:marTop w:val="0"/>
          <w:marBottom w:val="0"/>
          <w:divBdr>
            <w:top w:val="none" w:sz="0" w:space="0" w:color="auto"/>
            <w:left w:val="none" w:sz="0" w:space="0" w:color="auto"/>
            <w:bottom w:val="none" w:sz="0" w:space="0" w:color="auto"/>
            <w:right w:val="none" w:sz="0" w:space="0" w:color="auto"/>
          </w:divBdr>
        </w:div>
        <w:div w:id="1264149076">
          <w:marLeft w:val="480"/>
          <w:marRight w:val="0"/>
          <w:marTop w:val="0"/>
          <w:marBottom w:val="0"/>
          <w:divBdr>
            <w:top w:val="none" w:sz="0" w:space="0" w:color="auto"/>
            <w:left w:val="none" w:sz="0" w:space="0" w:color="auto"/>
            <w:bottom w:val="none" w:sz="0" w:space="0" w:color="auto"/>
            <w:right w:val="none" w:sz="0" w:space="0" w:color="auto"/>
          </w:divBdr>
        </w:div>
        <w:div w:id="1143540666">
          <w:marLeft w:val="480"/>
          <w:marRight w:val="0"/>
          <w:marTop w:val="0"/>
          <w:marBottom w:val="0"/>
          <w:divBdr>
            <w:top w:val="none" w:sz="0" w:space="0" w:color="auto"/>
            <w:left w:val="none" w:sz="0" w:space="0" w:color="auto"/>
            <w:bottom w:val="none" w:sz="0" w:space="0" w:color="auto"/>
            <w:right w:val="none" w:sz="0" w:space="0" w:color="auto"/>
          </w:divBdr>
        </w:div>
        <w:div w:id="1979266575">
          <w:marLeft w:val="480"/>
          <w:marRight w:val="0"/>
          <w:marTop w:val="0"/>
          <w:marBottom w:val="0"/>
          <w:divBdr>
            <w:top w:val="none" w:sz="0" w:space="0" w:color="auto"/>
            <w:left w:val="none" w:sz="0" w:space="0" w:color="auto"/>
            <w:bottom w:val="none" w:sz="0" w:space="0" w:color="auto"/>
            <w:right w:val="none" w:sz="0" w:space="0" w:color="auto"/>
          </w:divBdr>
        </w:div>
        <w:div w:id="2026979763">
          <w:marLeft w:val="480"/>
          <w:marRight w:val="0"/>
          <w:marTop w:val="0"/>
          <w:marBottom w:val="0"/>
          <w:divBdr>
            <w:top w:val="none" w:sz="0" w:space="0" w:color="auto"/>
            <w:left w:val="none" w:sz="0" w:space="0" w:color="auto"/>
            <w:bottom w:val="none" w:sz="0" w:space="0" w:color="auto"/>
            <w:right w:val="none" w:sz="0" w:space="0" w:color="auto"/>
          </w:divBdr>
        </w:div>
        <w:div w:id="395201093">
          <w:marLeft w:val="480"/>
          <w:marRight w:val="0"/>
          <w:marTop w:val="0"/>
          <w:marBottom w:val="0"/>
          <w:divBdr>
            <w:top w:val="none" w:sz="0" w:space="0" w:color="auto"/>
            <w:left w:val="none" w:sz="0" w:space="0" w:color="auto"/>
            <w:bottom w:val="none" w:sz="0" w:space="0" w:color="auto"/>
            <w:right w:val="none" w:sz="0" w:space="0" w:color="auto"/>
          </w:divBdr>
        </w:div>
        <w:div w:id="1549874827">
          <w:marLeft w:val="480"/>
          <w:marRight w:val="0"/>
          <w:marTop w:val="0"/>
          <w:marBottom w:val="0"/>
          <w:divBdr>
            <w:top w:val="none" w:sz="0" w:space="0" w:color="auto"/>
            <w:left w:val="none" w:sz="0" w:space="0" w:color="auto"/>
            <w:bottom w:val="none" w:sz="0" w:space="0" w:color="auto"/>
            <w:right w:val="none" w:sz="0" w:space="0" w:color="auto"/>
          </w:divBdr>
        </w:div>
        <w:div w:id="331303221">
          <w:marLeft w:val="480"/>
          <w:marRight w:val="0"/>
          <w:marTop w:val="0"/>
          <w:marBottom w:val="0"/>
          <w:divBdr>
            <w:top w:val="none" w:sz="0" w:space="0" w:color="auto"/>
            <w:left w:val="none" w:sz="0" w:space="0" w:color="auto"/>
            <w:bottom w:val="none" w:sz="0" w:space="0" w:color="auto"/>
            <w:right w:val="none" w:sz="0" w:space="0" w:color="auto"/>
          </w:divBdr>
        </w:div>
        <w:div w:id="399064782">
          <w:marLeft w:val="480"/>
          <w:marRight w:val="0"/>
          <w:marTop w:val="0"/>
          <w:marBottom w:val="0"/>
          <w:divBdr>
            <w:top w:val="none" w:sz="0" w:space="0" w:color="auto"/>
            <w:left w:val="none" w:sz="0" w:space="0" w:color="auto"/>
            <w:bottom w:val="none" w:sz="0" w:space="0" w:color="auto"/>
            <w:right w:val="none" w:sz="0" w:space="0" w:color="auto"/>
          </w:divBdr>
        </w:div>
        <w:div w:id="1861703314">
          <w:marLeft w:val="480"/>
          <w:marRight w:val="0"/>
          <w:marTop w:val="0"/>
          <w:marBottom w:val="0"/>
          <w:divBdr>
            <w:top w:val="none" w:sz="0" w:space="0" w:color="auto"/>
            <w:left w:val="none" w:sz="0" w:space="0" w:color="auto"/>
            <w:bottom w:val="none" w:sz="0" w:space="0" w:color="auto"/>
            <w:right w:val="none" w:sz="0" w:space="0" w:color="auto"/>
          </w:divBdr>
        </w:div>
        <w:div w:id="1402288096">
          <w:marLeft w:val="480"/>
          <w:marRight w:val="0"/>
          <w:marTop w:val="0"/>
          <w:marBottom w:val="0"/>
          <w:divBdr>
            <w:top w:val="none" w:sz="0" w:space="0" w:color="auto"/>
            <w:left w:val="none" w:sz="0" w:space="0" w:color="auto"/>
            <w:bottom w:val="none" w:sz="0" w:space="0" w:color="auto"/>
            <w:right w:val="none" w:sz="0" w:space="0" w:color="auto"/>
          </w:divBdr>
        </w:div>
        <w:div w:id="501508845">
          <w:marLeft w:val="480"/>
          <w:marRight w:val="0"/>
          <w:marTop w:val="0"/>
          <w:marBottom w:val="0"/>
          <w:divBdr>
            <w:top w:val="none" w:sz="0" w:space="0" w:color="auto"/>
            <w:left w:val="none" w:sz="0" w:space="0" w:color="auto"/>
            <w:bottom w:val="none" w:sz="0" w:space="0" w:color="auto"/>
            <w:right w:val="none" w:sz="0" w:space="0" w:color="auto"/>
          </w:divBdr>
        </w:div>
        <w:div w:id="1042360234">
          <w:marLeft w:val="480"/>
          <w:marRight w:val="0"/>
          <w:marTop w:val="0"/>
          <w:marBottom w:val="0"/>
          <w:divBdr>
            <w:top w:val="none" w:sz="0" w:space="0" w:color="auto"/>
            <w:left w:val="none" w:sz="0" w:space="0" w:color="auto"/>
            <w:bottom w:val="none" w:sz="0" w:space="0" w:color="auto"/>
            <w:right w:val="none" w:sz="0" w:space="0" w:color="auto"/>
          </w:divBdr>
        </w:div>
      </w:divsChild>
    </w:div>
    <w:div w:id="771706122">
      <w:bodyDiv w:val="1"/>
      <w:marLeft w:val="0"/>
      <w:marRight w:val="0"/>
      <w:marTop w:val="0"/>
      <w:marBottom w:val="0"/>
      <w:divBdr>
        <w:top w:val="none" w:sz="0" w:space="0" w:color="auto"/>
        <w:left w:val="none" w:sz="0" w:space="0" w:color="auto"/>
        <w:bottom w:val="none" w:sz="0" w:space="0" w:color="auto"/>
        <w:right w:val="none" w:sz="0" w:space="0" w:color="auto"/>
      </w:divBdr>
      <w:divsChild>
        <w:div w:id="13968167">
          <w:marLeft w:val="480"/>
          <w:marRight w:val="0"/>
          <w:marTop w:val="0"/>
          <w:marBottom w:val="0"/>
          <w:divBdr>
            <w:top w:val="none" w:sz="0" w:space="0" w:color="auto"/>
            <w:left w:val="none" w:sz="0" w:space="0" w:color="auto"/>
            <w:bottom w:val="none" w:sz="0" w:space="0" w:color="auto"/>
            <w:right w:val="none" w:sz="0" w:space="0" w:color="auto"/>
          </w:divBdr>
        </w:div>
        <w:div w:id="61948945">
          <w:marLeft w:val="480"/>
          <w:marRight w:val="0"/>
          <w:marTop w:val="0"/>
          <w:marBottom w:val="0"/>
          <w:divBdr>
            <w:top w:val="none" w:sz="0" w:space="0" w:color="auto"/>
            <w:left w:val="none" w:sz="0" w:space="0" w:color="auto"/>
            <w:bottom w:val="none" w:sz="0" w:space="0" w:color="auto"/>
            <w:right w:val="none" w:sz="0" w:space="0" w:color="auto"/>
          </w:divBdr>
        </w:div>
        <w:div w:id="68118125">
          <w:marLeft w:val="480"/>
          <w:marRight w:val="0"/>
          <w:marTop w:val="0"/>
          <w:marBottom w:val="0"/>
          <w:divBdr>
            <w:top w:val="none" w:sz="0" w:space="0" w:color="auto"/>
            <w:left w:val="none" w:sz="0" w:space="0" w:color="auto"/>
            <w:bottom w:val="none" w:sz="0" w:space="0" w:color="auto"/>
            <w:right w:val="none" w:sz="0" w:space="0" w:color="auto"/>
          </w:divBdr>
        </w:div>
        <w:div w:id="80566036">
          <w:marLeft w:val="480"/>
          <w:marRight w:val="0"/>
          <w:marTop w:val="0"/>
          <w:marBottom w:val="0"/>
          <w:divBdr>
            <w:top w:val="none" w:sz="0" w:space="0" w:color="auto"/>
            <w:left w:val="none" w:sz="0" w:space="0" w:color="auto"/>
            <w:bottom w:val="none" w:sz="0" w:space="0" w:color="auto"/>
            <w:right w:val="none" w:sz="0" w:space="0" w:color="auto"/>
          </w:divBdr>
        </w:div>
        <w:div w:id="83916805">
          <w:marLeft w:val="480"/>
          <w:marRight w:val="0"/>
          <w:marTop w:val="0"/>
          <w:marBottom w:val="0"/>
          <w:divBdr>
            <w:top w:val="none" w:sz="0" w:space="0" w:color="auto"/>
            <w:left w:val="none" w:sz="0" w:space="0" w:color="auto"/>
            <w:bottom w:val="none" w:sz="0" w:space="0" w:color="auto"/>
            <w:right w:val="none" w:sz="0" w:space="0" w:color="auto"/>
          </w:divBdr>
        </w:div>
        <w:div w:id="85155626">
          <w:marLeft w:val="480"/>
          <w:marRight w:val="0"/>
          <w:marTop w:val="0"/>
          <w:marBottom w:val="0"/>
          <w:divBdr>
            <w:top w:val="none" w:sz="0" w:space="0" w:color="auto"/>
            <w:left w:val="none" w:sz="0" w:space="0" w:color="auto"/>
            <w:bottom w:val="none" w:sz="0" w:space="0" w:color="auto"/>
            <w:right w:val="none" w:sz="0" w:space="0" w:color="auto"/>
          </w:divBdr>
        </w:div>
        <w:div w:id="93284133">
          <w:marLeft w:val="480"/>
          <w:marRight w:val="0"/>
          <w:marTop w:val="0"/>
          <w:marBottom w:val="0"/>
          <w:divBdr>
            <w:top w:val="none" w:sz="0" w:space="0" w:color="auto"/>
            <w:left w:val="none" w:sz="0" w:space="0" w:color="auto"/>
            <w:bottom w:val="none" w:sz="0" w:space="0" w:color="auto"/>
            <w:right w:val="none" w:sz="0" w:space="0" w:color="auto"/>
          </w:divBdr>
        </w:div>
        <w:div w:id="95909821">
          <w:marLeft w:val="480"/>
          <w:marRight w:val="0"/>
          <w:marTop w:val="0"/>
          <w:marBottom w:val="0"/>
          <w:divBdr>
            <w:top w:val="none" w:sz="0" w:space="0" w:color="auto"/>
            <w:left w:val="none" w:sz="0" w:space="0" w:color="auto"/>
            <w:bottom w:val="none" w:sz="0" w:space="0" w:color="auto"/>
            <w:right w:val="none" w:sz="0" w:space="0" w:color="auto"/>
          </w:divBdr>
        </w:div>
        <w:div w:id="173694659">
          <w:marLeft w:val="480"/>
          <w:marRight w:val="0"/>
          <w:marTop w:val="0"/>
          <w:marBottom w:val="0"/>
          <w:divBdr>
            <w:top w:val="none" w:sz="0" w:space="0" w:color="auto"/>
            <w:left w:val="none" w:sz="0" w:space="0" w:color="auto"/>
            <w:bottom w:val="none" w:sz="0" w:space="0" w:color="auto"/>
            <w:right w:val="none" w:sz="0" w:space="0" w:color="auto"/>
          </w:divBdr>
        </w:div>
        <w:div w:id="231895327">
          <w:marLeft w:val="480"/>
          <w:marRight w:val="0"/>
          <w:marTop w:val="0"/>
          <w:marBottom w:val="0"/>
          <w:divBdr>
            <w:top w:val="none" w:sz="0" w:space="0" w:color="auto"/>
            <w:left w:val="none" w:sz="0" w:space="0" w:color="auto"/>
            <w:bottom w:val="none" w:sz="0" w:space="0" w:color="auto"/>
            <w:right w:val="none" w:sz="0" w:space="0" w:color="auto"/>
          </w:divBdr>
        </w:div>
        <w:div w:id="243297032">
          <w:marLeft w:val="480"/>
          <w:marRight w:val="0"/>
          <w:marTop w:val="0"/>
          <w:marBottom w:val="0"/>
          <w:divBdr>
            <w:top w:val="none" w:sz="0" w:space="0" w:color="auto"/>
            <w:left w:val="none" w:sz="0" w:space="0" w:color="auto"/>
            <w:bottom w:val="none" w:sz="0" w:space="0" w:color="auto"/>
            <w:right w:val="none" w:sz="0" w:space="0" w:color="auto"/>
          </w:divBdr>
        </w:div>
        <w:div w:id="251353974">
          <w:marLeft w:val="480"/>
          <w:marRight w:val="0"/>
          <w:marTop w:val="0"/>
          <w:marBottom w:val="0"/>
          <w:divBdr>
            <w:top w:val="none" w:sz="0" w:space="0" w:color="auto"/>
            <w:left w:val="none" w:sz="0" w:space="0" w:color="auto"/>
            <w:bottom w:val="none" w:sz="0" w:space="0" w:color="auto"/>
            <w:right w:val="none" w:sz="0" w:space="0" w:color="auto"/>
          </w:divBdr>
        </w:div>
        <w:div w:id="264928500">
          <w:marLeft w:val="480"/>
          <w:marRight w:val="0"/>
          <w:marTop w:val="0"/>
          <w:marBottom w:val="0"/>
          <w:divBdr>
            <w:top w:val="none" w:sz="0" w:space="0" w:color="auto"/>
            <w:left w:val="none" w:sz="0" w:space="0" w:color="auto"/>
            <w:bottom w:val="none" w:sz="0" w:space="0" w:color="auto"/>
            <w:right w:val="none" w:sz="0" w:space="0" w:color="auto"/>
          </w:divBdr>
        </w:div>
        <w:div w:id="321659856">
          <w:marLeft w:val="480"/>
          <w:marRight w:val="0"/>
          <w:marTop w:val="0"/>
          <w:marBottom w:val="0"/>
          <w:divBdr>
            <w:top w:val="none" w:sz="0" w:space="0" w:color="auto"/>
            <w:left w:val="none" w:sz="0" w:space="0" w:color="auto"/>
            <w:bottom w:val="none" w:sz="0" w:space="0" w:color="auto"/>
            <w:right w:val="none" w:sz="0" w:space="0" w:color="auto"/>
          </w:divBdr>
        </w:div>
        <w:div w:id="334193548">
          <w:marLeft w:val="480"/>
          <w:marRight w:val="0"/>
          <w:marTop w:val="0"/>
          <w:marBottom w:val="0"/>
          <w:divBdr>
            <w:top w:val="none" w:sz="0" w:space="0" w:color="auto"/>
            <w:left w:val="none" w:sz="0" w:space="0" w:color="auto"/>
            <w:bottom w:val="none" w:sz="0" w:space="0" w:color="auto"/>
            <w:right w:val="none" w:sz="0" w:space="0" w:color="auto"/>
          </w:divBdr>
        </w:div>
        <w:div w:id="458382809">
          <w:marLeft w:val="480"/>
          <w:marRight w:val="0"/>
          <w:marTop w:val="0"/>
          <w:marBottom w:val="0"/>
          <w:divBdr>
            <w:top w:val="none" w:sz="0" w:space="0" w:color="auto"/>
            <w:left w:val="none" w:sz="0" w:space="0" w:color="auto"/>
            <w:bottom w:val="none" w:sz="0" w:space="0" w:color="auto"/>
            <w:right w:val="none" w:sz="0" w:space="0" w:color="auto"/>
          </w:divBdr>
        </w:div>
        <w:div w:id="459736912">
          <w:marLeft w:val="480"/>
          <w:marRight w:val="0"/>
          <w:marTop w:val="0"/>
          <w:marBottom w:val="0"/>
          <w:divBdr>
            <w:top w:val="none" w:sz="0" w:space="0" w:color="auto"/>
            <w:left w:val="none" w:sz="0" w:space="0" w:color="auto"/>
            <w:bottom w:val="none" w:sz="0" w:space="0" w:color="auto"/>
            <w:right w:val="none" w:sz="0" w:space="0" w:color="auto"/>
          </w:divBdr>
        </w:div>
        <w:div w:id="490684467">
          <w:marLeft w:val="480"/>
          <w:marRight w:val="0"/>
          <w:marTop w:val="0"/>
          <w:marBottom w:val="0"/>
          <w:divBdr>
            <w:top w:val="none" w:sz="0" w:space="0" w:color="auto"/>
            <w:left w:val="none" w:sz="0" w:space="0" w:color="auto"/>
            <w:bottom w:val="none" w:sz="0" w:space="0" w:color="auto"/>
            <w:right w:val="none" w:sz="0" w:space="0" w:color="auto"/>
          </w:divBdr>
        </w:div>
        <w:div w:id="517740819">
          <w:marLeft w:val="480"/>
          <w:marRight w:val="0"/>
          <w:marTop w:val="0"/>
          <w:marBottom w:val="0"/>
          <w:divBdr>
            <w:top w:val="none" w:sz="0" w:space="0" w:color="auto"/>
            <w:left w:val="none" w:sz="0" w:space="0" w:color="auto"/>
            <w:bottom w:val="none" w:sz="0" w:space="0" w:color="auto"/>
            <w:right w:val="none" w:sz="0" w:space="0" w:color="auto"/>
          </w:divBdr>
        </w:div>
        <w:div w:id="524028666">
          <w:marLeft w:val="480"/>
          <w:marRight w:val="0"/>
          <w:marTop w:val="0"/>
          <w:marBottom w:val="0"/>
          <w:divBdr>
            <w:top w:val="none" w:sz="0" w:space="0" w:color="auto"/>
            <w:left w:val="none" w:sz="0" w:space="0" w:color="auto"/>
            <w:bottom w:val="none" w:sz="0" w:space="0" w:color="auto"/>
            <w:right w:val="none" w:sz="0" w:space="0" w:color="auto"/>
          </w:divBdr>
        </w:div>
        <w:div w:id="587038623">
          <w:marLeft w:val="480"/>
          <w:marRight w:val="0"/>
          <w:marTop w:val="0"/>
          <w:marBottom w:val="0"/>
          <w:divBdr>
            <w:top w:val="none" w:sz="0" w:space="0" w:color="auto"/>
            <w:left w:val="none" w:sz="0" w:space="0" w:color="auto"/>
            <w:bottom w:val="none" w:sz="0" w:space="0" w:color="auto"/>
            <w:right w:val="none" w:sz="0" w:space="0" w:color="auto"/>
          </w:divBdr>
        </w:div>
        <w:div w:id="619726137">
          <w:marLeft w:val="480"/>
          <w:marRight w:val="0"/>
          <w:marTop w:val="0"/>
          <w:marBottom w:val="0"/>
          <w:divBdr>
            <w:top w:val="none" w:sz="0" w:space="0" w:color="auto"/>
            <w:left w:val="none" w:sz="0" w:space="0" w:color="auto"/>
            <w:bottom w:val="none" w:sz="0" w:space="0" w:color="auto"/>
            <w:right w:val="none" w:sz="0" w:space="0" w:color="auto"/>
          </w:divBdr>
        </w:div>
        <w:div w:id="689332876">
          <w:marLeft w:val="480"/>
          <w:marRight w:val="0"/>
          <w:marTop w:val="0"/>
          <w:marBottom w:val="0"/>
          <w:divBdr>
            <w:top w:val="none" w:sz="0" w:space="0" w:color="auto"/>
            <w:left w:val="none" w:sz="0" w:space="0" w:color="auto"/>
            <w:bottom w:val="none" w:sz="0" w:space="0" w:color="auto"/>
            <w:right w:val="none" w:sz="0" w:space="0" w:color="auto"/>
          </w:divBdr>
        </w:div>
        <w:div w:id="703209676">
          <w:marLeft w:val="480"/>
          <w:marRight w:val="0"/>
          <w:marTop w:val="0"/>
          <w:marBottom w:val="0"/>
          <w:divBdr>
            <w:top w:val="none" w:sz="0" w:space="0" w:color="auto"/>
            <w:left w:val="none" w:sz="0" w:space="0" w:color="auto"/>
            <w:bottom w:val="none" w:sz="0" w:space="0" w:color="auto"/>
            <w:right w:val="none" w:sz="0" w:space="0" w:color="auto"/>
          </w:divBdr>
        </w:div>
        <w:div w:id="740296479">
          <w:marLeft w:val="480"/>
          <w:marRight w:val="0"/>
          <w:marTop w:val="0"/>
          <w:marBottom w:val="0"/>
          <w:divBdr>
            <w:top w:val="none" w:sz="0" w:space="0" w:color="auto"/>
            <w:left w:val="none" w:sz="0" w:space="0" w:color="auto"/>
            <w:bottom w:val="none" w:sz="0" w:space="0" w:color="auto"/>
            <w:right w:val="none" w:sz="0" w:space="0" w:color="auto"/>
          </w:divBdr>
        </w:div>
        <w:div w:id="748845417">
          <w:marLeft w:val="480"/>
          <w:marRight w:val="0"/>
          <w:marTop w:val="0"/>
          <w:marBottom w:val="0"/>
          <w:divBdr>
            <w:top w:val="none" w:sz="0" w:space="0" w:color="auto"/>
            <w:left w:val="none" w:sz="0" w:space="0" w:color="auto"/>
            <w:bottom w:val="none" w:sz="0" w:space="0" w:color="auto"/>
            <w:right w:val="none" w:sz="0" w:space="0" w:color="auto"/>
          </w:divBdr>
        </w:div>
        <w:div w:id="826242214">
          <w:marLeft w:val="480"/>
          <w:marRight w:val="0"/>
          <w:marTop w:val="0"/>
          <w:marBottom w:val="0"/>
          <w:divBdr>
            <w:top w:val="none" w:sz="0" w:space="0" w:color="auto"/>
            <w:left w:val="none" w:sz="0" w:space="0" w:color="auto"/>
            <w:bottom w:val="none" w:sz="0" w:space="0" w:color="auto"/>
            <w:right w:val="none" w:sz="0" w:space="0" w:color="auto"/>
          </w:divBdr>
        </w:div>
        <w:div w:id="838152177">
          <w:marLeft w:val="480"/>
          <w:marRight w:val="0"/>
          <w:marTop w:val="0"/>
          <w:marBottom w:val="0"/>
          <w:divBdr>
            <w:top w:val="none" w:sz="0" w:space="0" w:color="auto"/>
            <w:left w:val="none" w:sz="0" w:space="0" w:color="auto"/>
            <w:bottom w:val="none" w:sz="0" w:space="0" w:color="auto"/>
            <w:right w:val="none" w:sz="0" w:space="0" w:color="auto"/>
          </w:divBdr>
        </w:div>
        <w:div w:id="843326263">
          <w:marLeft w:val="480"/>
          <w:marRight w:val="0"/>
          <w:marTop w:val="0"/>
          <w:marBottom w:val="0"/>
          <w:divBdr>
            <w:top w:val="none" w:sz="0" w:space="0" w:color="auto"/>
            <w:left w:val="none" w:sz="0" w:space="0" w:color="auto"/>
            <w:bottom w:val="none" w:sz="0" w:space="0" w:color="auto"/>
            <w:right w:val="none" w:sz="0" w:space="0" w:color="auto"/>
          </w:divBdr>
        </w:div>
        <w:div w:id="894318729">
          <w:marLeft w:val="480"/>
          <w:marRight w:val="0"/>
          <w:marTop w:val="0"/>
          <w:marBottom w:val="0"/>
          <w:divBdr>
            <w:top w:val="none" w:sz="0" w:space="0" w:color="auto"/>
            <w:left w:val="none" w:sz="0" w:space="0" w:color="auto"/>
            <w:bottom w:val="none" w:sz="0" w:space="0" w:color="auto"/>
            <w:right w:val="none" w:sz="0" w:space="0" w:color="auto"/>
          </w:divBdr>
        </w:div>
        <w:div w:id="938179253">
          <w:marLeft w:val="480"/>
          <w:marRight w:val="0"/>
          <w:marTop w:val="0"/>
          <w:marBottom w:val="0"/>
          <w:divBdr>
            <w:top w:val="none" w:sz="0" w:space="0" w:color="auto"/>
            <w:left w:val="none" w:sz="0" w:space="0" w:color="auto"/>
            <w:bottom w:val="none" w:sz="0" w:space="0" w:color="auto"/>
            <w:right w:val="none" w:sz="0" w:space="0" w:color="auto"/>
          </w:divBdr>
        </w:div>
        <w:div w:id="972442933">
          <w:marLeft w:val="480"/>
          <w:marRight w:val="0"/>
          <w:marTop w:val="0"/>
          <w:marBottom w:val="0"/>
          <w:divBdr>
            <w:top w:val="none" w:sz="0" w:space="0" w:color="auto"/>
            <w:left w:val="none" w:sz="0" w:space="0" w:color="auto"/>
            <w:bottom w:val="none" w:sz="0" w:space="0" w:color="auto"/>
            <w:right w:val="none" w:sz="0" w:space="0" w:color="auto"/>
          </w:divBdr>
        </w:div>
        <w:div w:id="1032921932">
          <w:marLeft w:val="480"/>
          <w:marRight w:val="0"/>
          <w:marTop w:val="0"/>
          <w:marBottom w:val="0"/>
          <w:divBdr>
            <w:top w:val="none" w:sz="0" w:space="0" w:color="auto"/>
            <w:left w:val="none" w:sz="0" w:space="0" w:color="auto"/>
            <w:bottom w:val="none" w:sz="0" w:space="0" w:color="auto"/>
            <w:right w:val="none" w:sz="0" w:space="0" w:color="auto"/>
          </w:divBdr>
        </w:div>
        <w:div w:id="1045255786">
          <w:marLeft w:val="480"/>
          <w:marRight w:val="0"/>
          <w:marTop w:val="0"/>
          <w:marBottom w:val="0"/>
          <w:divBdr>
            <w:top w:val="none" w:sz="0" w:space="0" w:color="auto"/>
            <w:left w:val="none" w:sz="0" w:space="0" w:color="auto"/>
            <w:bottom w:val="none" w:sz="0" w:space="0" w:color="auto"/>
            <w:right w:val="none" w:sz="0" w:space="0" w:color="auto"/>
          </w:divBdr>
        </w:div>
        <w:div w:id="1051927221">
          <w:marLeft w:val="480"/>
          <w:marRight w:val="0"/>
          <w:marTop w:val="0"/>
          <w:marBottom w:val="0"/>
          <w:divBdr>
            <w:top w:val="none" w:sz="0" w:space="0" w:color="auto"/>
            <w:left w:val="none" w:sz="0" w:space="0" w:color="auto"/>
            <w:bottom w:val="none" w:sz="0" w:space="0" w:color="auto"/>
            <w:right w:val="none" w:sz="0" w:space="0" w:color="auto"/>
          </w:divBdr>
        </w:div>
        <w:div w:id="1105268349">
          <w:marLeft w:val="480"/>
          <w:marRight w:val="0"/>
          <w:marTop w:val="0"/>
          <w:marBottom w:val="0"/>
          <w:divBdr>
            <w:top w:val="none" w:sz="0" w:space="0" w:color="auto"/>
            <w:left w:val="none" w:sz="0" w:space="0" w:color="auto"/>
            <w:bottom w:val="none" w:sz="0" w:space="0" w:color="auto"/>
            <w:right w:val="none" w:sz="0" w:space="0" w:color="auto"/>
          </w:divBdr>
        </w:div>
        <w:div w:id="1114251761">
          <w:marLeft w:val="480"/>
          <w:marRight w:val="0"/>
          <w:marTop w:val="0"/>
          <w:marBottom w:val="0"/>
          <w:divBdr>
            <w:top w:val="none" w:sz="0" w:space="0" w:color="auto"/>
            <w:left w:val="none" w:sz="0" w:space="0" w:color="auto"/>
            <w:bottom w:val="none" w:sz="0" w:space="0" w:color="auto"/>
            <w:right w:val="none" w:sz="0" w:space="0" w:color="auto"/>
          </w:divBdr>
        </w:div>
        <w:div w:id="1123042000">
          <w:marLeft w:val="480"/>
          <w:marRight w:val="0"/>
          <w:marTop w:val="0"/>
          <w:marBottom w:val="0"/>
          <w:divBdr>
            <w:top w:val="none" w:sz="0" w:space="0" w:color="auto"/>
            <w:left w:val="none" w:sz="0" w:space="0" w:color="auto"/>
            <w:bottom w:val="none" w:sz="0" w:space="0" w:color="auto"/>
            <w:right w:val="none" w:sz="0" w:space="0" w:color="auto"/>
          </w:divBdr>
        </w:div>
        <w:div w:id="1131747554">
          <w:marLeft w:val="480"/>
          <w:marRight w:val="0"/>
          <w:marTop w:val="0"/>
          <w:marBottom w:val="0"/>
          <w:divBdr>
            <w:top w:val="none" w:sz="0" w:space="0" w:color="auto"/>
            <w:left w:val="none" w:sz="0" w:space="0" w:color="auto"/>
            <w:bottom w:val="none" w:sz="0" w:space="0" w:color="auto"/>
            <w:right w:val="none" w:sz="0" w:space="0" w:color="auto"/>
          </w:divBdr>
        </w:div>
        <w:div w:id="1138231449">
          <w:marLeft w:val="480"/>
          <w:marRight w:val="0"/>
          <w:marTop w:val="0"/>
          <w:marBottom w:val="0"/>
          <w:divBdr>
            <w:top w:val="none" w:sz="0" w:space="0" w:color="auto"/>
            <w:left w:val="none" w:sz="0" w:space="0" w:color="auto"/>
            <w:bottom w:val="none" w:sz="0" w:space="0" w:color="auto"/>
            <w:right w:val="none" w:sz="0" w:space="0" w:color="auto"/>
          </w:divBdr>
        </w:div>
        <w:div w:id="1285379895">
          <w:marLeft w:val="480"/>
          <w:marRight w:val="0"/>
          <w:marTop w:val="0"/>
          <w:marBottom w:val="0"/>
          <w:divBdr>
            <w:top w:val="none" w:sz="0" w:space="0" w:color="auto"/>
            <w:left w:val="none" w:sz="0" w:space="0" w:color="auto"/>
            <w:bottom w:val="none" w:sz="0" w:space="0" w:color="auto"/>
            <w:right w:val="none" w:sz="0" w:space="0" w:color="auto"/>
          </w:divBdr>
        </w:div>
        <w:div w:id="1364987071">
          <w:marLeft w:val="480"/>
          <w:marRight w:val="0"/>
          <w:marTop w:val="0"/>
          <w:marBottom w:val="0"/>
          <w:divBdr>
            <w:top w:val="none" w:sz="0" w:space="0" w:color="auto"/>
            <w:left w:val="none" w:sz="0" w:space="0" w:color="auto"/>
            <w:bottom w:val="none" w:sz="0" w:space="0" w:color="auto"/>
            <w:right w:val="none" w:sz="0" w:space="0" w:color="auto"/>
          </w:divBdr>
        </w:div>
        <w:div w:id="1566600316">
          <w:marLeft w:val="480"/>
          <w:marRight w:val="0"/>
          <w:marTop w:val="0"/>
          <w:marBottom w:val="0"/>
          <w:divBdr>
            <w:top w:val="none" w:sz="0" w:space="0" w:color="auto"/>
            <w:left w:val="none" w:sz="0" w:space="0" w:color="auto"/>
            <w:bottom w:val="none" w:sz="0" w:space="0" w:color="auto"/>
            <w:right w:val="none" w:sz="0" w:space="0" w:color="auto"/>
          </w:divBdr>
        </w:div>
        <w:div w:id="1633560654">
          <w:marLeft w:val="480"/>
          <w:marRight w:val="0"/>
          <w:marTop w:val="0"/>
          <w:marBottom w:val="0"/>
          <w:divBdr>
            <w:top w:val="none" w:sz="0" w:space="0" w:color="auto"/>
            <w:left w:val="none" w:sz="0" w:space="0" w:color="auto"/>
            <w:bottom w:val="none" w:sz="0" w:space="0" w:color="auto"/>
            <w:right w:val="none" w:sz="0" w:space="0" w:color="auto"/>
          </w:divBdr>
        </w:div>
        <w:div w:id="1658612647">
          <w:marLeft w:val="480"/>
          <w:marRight w:val="0"/>
          <w:marTop w:val="0"/>
          <w:marBottom w:val="0"/>
          <w:divBdr>
            <w:top w:val="none" w:sz="0" w:space="0" w:color="auto"/>
            <w:left w:val="none" w:sz="0" w:space="0" w:color="auto"/>
            <w:bottom w:val="none" w:sz="0" w:space="0" w:color="auto"/>
            <w:right w:val="none" w:sz="0" w:space="0" w:color="auto"/>
          </w:divBdr>
        </w:div>
        <w:div w:id="1662077647">
          <w:marLeft w:val="480"/>
          <w:marRight w:val="0"/>
          <w:marTop w:val="0"/>
          <w:marBottom w:val="0"/>
          <w:divBdr>
            <w:top w:val="none" w:sz="0" w:space="0" w:color="auto"/>
            <w:left w:val="none" w:sz="0" w:space="0" w:color="auto"/>
            <w:bottom w:val="none" w:sz="0" w:space="0" w:color="auto"/>
            <w:right w:val="none" w:sz="0" w:space="0" w:color="auto"/>
          </w:divBdr>
        </w:div>
        <w:div w:id="1691222751">
          <w:marLeft w:val="480"/>
          <w:marRight w:val="0"/>
          <w:marTop w:val="0"/>
          <w:marBottom w:val="0"/>
          <w:divBdr>
            <w:top w:val="none" w:sz="0" w:space="0" w:color="auto"/>
            <w:left w:val="none" w:sz="0" w:space="0" w:color="auto"/>
            <w:bottom w:val="none" w:sz="0" w:space="0" w:color="auto"/>
            <w:right w:val="none" w:sz="0" w:space="0" w:color="auto"/>
          </w:divBdr>
        </w:div>
        <w:div w:id="1742673762">
          <w:marLeft w:val="480"/>
          <w:marRight w:val="0"/>
          <w:marTop w:val="0"/>
          <w:marBottom w:val="0"/>
          <w:divBdr>
            <w:top w:val="none" w:sz="0" w:space="0" w:color="auto"/>
            <w:left w:val="none" w:sz="0" w:space="0" w:color="auto"/>
            <w:bottom w:val="none" w:sz="0" w:space="0" w:color="auto"/>
            <w:right w:val="none" w:sz="0" w:space="0" w:color="auto"/>
          </w:divBdr>
        </w:div>
        <w:div w:id="1833333816">
          <w:marLeft w:val="480"/>
          <w:marRight w:val="0"/>
          <w:marTop w:val="0"/>
          <w:marBottom w:val="0"/>
          <w:divBdr>
            <w:top w:val="none" w:sz="0" w:space="0" w:color="auto"/>
            <w:left w:val="none" w:sz="0" w:space="0" w:color="auto"/>
            <w:bottom w:val="none" w:sz="0" w:space="0" w:color="auto"/>
            <w:right w:val="none" w:sz="0" w:space="0" w:color="auto"/>
          </w:divBdr>
        </w:div>
        <w:div w:id="1849824887">
          <w:marLeft w:val="480"/>
          <w:marRight w:val="0"/>
          <w:marTop w:val="0"/>
          <w:marBottom w:val="0"/>
          <w:divBdr>
            <w:top w:val="none" w:sz="0" w:space="0" w:color="auto"/>
            <w:left w:val="none" w:sz="0" w:space="0" w:color="auto"/>
            <w:bottom w:val="none" w:sz="0" w:space="0" w:color="auto"/>
            <w:right w:val="none" w:sz="0" w:space="0" w:color="auto"/>
          </w:divBdr>
        </w:div>
        <w:div w:id="1965767667">
          <w:marLeft w:val="480"/>
          <w:marRight w:val="0"/>
          <w:marTop w:val="0"/>
          <w:marBottom w:val="0"/>
          <w:divBdr>
            <w:top w:val="none" w:sz="0" w:space="0" w:color="auto"/>
            <w:left w:val="none" w:sz="0" w:space="0" w:color="auto"/>
            <w:bottom w:val="none" w:sz="0" w:space="0" w:color="auto"/>
            <w:right w:val="none" w:sz="0" w:space="0" w:color="auto"/>
          </w:divBdr>
        </w:div>
        <w:div w:id="1969432573">
          <w:marLeft w:val="480"/>
          <w:marRight w:val="0"/>
          <w:marTop w:val="0"/>
          <w:marBottom w:val="0"/>
          <w:divBdr>
            <w:top w:val="none" w:sz="0" w:space="0" w:color="auto"/>
            <w:left w:val="none" w:sz="0" w:space="0" w:color="auto"/>
            <w:bottom w:val="none" w:sz="0" w:space="0" w:color="auto"/>
            <w:right w:val="none" w:sz="0" w:space="0" w:color="auto"/>
          </w:divBdr>
        </w:div>
        <w:div w:id="1994944861">
          <w:marLeft w:val="480"/>
          <w:marRight w:val="0"/>
          <w:marTop w:val="0"/>
          <w:marBottom w:val="0"/>
          <w:divBdr>
            <w:top w:val="none" w:sz="0" w:space="0" w:color="auto"/>
            <w:left w:val="none" w:sz="0" w:space="0" w:color="auto"/>
            <w:bottom w:val="none" w:sz="0" w:space="0" w:color="auto"/>
            <w:right w:val="none" w:sz="0" w:space="0" w:color="auto"/>
          </w:divBdr>
        </w:div>
        <w:div w:id="2044087455">
          <w:marLeft w:val="480"/>
          <w:marRight w:val="0"/>
          <w:marTop w:val="0"/>
          <w:marBottom w:val="0"/>
          <w:divBdr>
            <w:top w:val="none" w:sz="0" w:space="0" w:color="auto"/>
            <w:left w:val="none" w:sz="0" w:space="0" w:color="auto"/>
            <w:bottom w:val="none" w:sz="0" w:space="0" w:color="auto"/>
            <w:right w:val="none" w:sz="0" w:space="0" w:color="auto"/>
          </w:divBdr>
        </w:div>
        <w:div w:id="2116437019">
          <w:marLeft w:val="480"/>
          <w:marRight w:val="0"/>
          <w:marTop w:val="0"/>
          <w:marBottom w:val="0"/>
          <w:divBdr>
            <w:top w:val="none" w:sz="0" w:space="0" w:color="auto"/>
            <w:left w:val="none" w:sz="0" w:space="0" w:color="auto"/>
            <w:bottom w:val="none" w:sz="0" w:space="0" w:color="auto"/>
            <w:right w:val="none" w:sz="0" w:space="0" w:color="auto"/>
          </w:divBdr>
        </w:div>
      </w:divsChild>
    </w:div>
    <w:div w:id="776870723">
      <w:bodyDiv w:val="1"/>
      <w:marLeft w:val="0"/>
      <w:marRight w:val="0"/>
      <w:marTop w:val="0"/>
      <w:marBottom w:val="0"/>
      <w:divBdr>
        <w:top w:val="none" w:sz="0" w:space="0" w:color="auto"/>
        <w:left w:val="none" w:sz="0" w:space="0" w:color="auto"/>
        <w:bottom w:val="none" w:sz="0" w:space="0" w:color="auto"/>
        <w:right w:val="none" w:sz="0" w:space="0" w:color="auto"/>
      </w:divBdr>
      <w:divsChild>
        <w:div w:id="36125553">
          <w:marLeft w:val="480"/>
          <w:marRight w:val="0"/>
          <w:marTop w:val="0"/>
          <w:marBottom w:val="0"/>
          <w:divBdr>
            <w:top w:val="none" w:sz="0" w:space="0" w:color="auto"/>
            <w:left w:val="none" w:sz="0" w:space="0" w:color="auto"/>
            <w:bottom w:val="none" w:sz="0" w:space="0" w:color="auto"/>
            <w:right w:val="none" w:sz="0" w:space="0" w:color="auto"/>
          </w:divBdr>
        </w:div>
        <w:div w:id="38022109">
          <w:marLeft w:val="480"/>
          <w:marRight w:val="0"/>
          <w:marTop w:val="0"/>
          <w:marBottom w:val="0"/>
          <w:divBdr>
            <w:top w:val="none" w:sz="0" w:space="0" w:color="auto"/>
            <w:left w:val="none" w:sz="0" w:space="0" w:color="auto"/>
            <w:bottom w:val="none" w:sz="0" w:space="0" w:color="auto"/>
            <w:right w:val="none" w:sz="0" w:space="0" w:color="auto"/>
          </w:divBdr>
        </w:div>
        <w:div w:id="56049045">
          <w:marLeft w:val="480"/>
          <w:marRight w:val="0"/>
          <w:marTop w:val="0"/>
          <w:marBottom w:val="0"/>
          <w:divBdr>
            <w:top w:val="none" w:sz="0" w:space="0" w:color="auto"/>
            <w:left w:val="none" w:sz="0" w:space="0" w:color="auto"/>
            <w:bottom w:val="none" w:sz="0" w:space="0" w:color="auto"/>
            <w:right w:val="none" w:sz="0" w:space="0" w:color="auto"/>
          </w:divBdr>
        </w:div>
        <w:div w:id="67654432">
          <w:marLeft w:val="480"/>
          <w:marRight w:val="0"/>
          <w:marTop w:val="0"/>
          <w:marBottom w:val="0"/>
          <w:divBdr>
            <w:top w:val="none" w:sz="0" w:space="0" w:color="auto"/>
            <w:left w:val="none" w:sz="0" w:space="0" w:color="auto"/>
            <w:bottom w:val="none" w:sz="0" w:space="0" w:color="auto"/>
            <w:right w:val="none" w:sz="0" w:space="0" w:color="auto"/>
          </w:divBdr>
        </w:div>
        <w:div w:id="74278994">
          <w:marLeft w:val="480"/>
          <w:marRight w:val="0"/>
          <w:marTop w:val="0"/>
          <w:marBottom w:val="0"/>
          <w:divBdr>
            <w:top w:val="none" w:sz="0" w:space="0" w:color="auto"/>
            <w:left w:val="none" w:sz="0" w:space="0" w:color="auto"/>
            <w:bottom w:val="none" w:sz="0" w:space="0" w:color="auto"/>
            <w:right w:val="none" w:sz="0" w:space="0" w:color="auto"/>
          </w:divBdr>
        </w:div>
        <w:div w:id="91361082">
          <w:marLeft w:val="480"/>
          <w:marRight w:val="0"/>
          <w:marTop w:val="0"/>
          <w:marBottom w:val="0"/>
          <w:divBdr>
            <w:top w:val="none" w:sz="0" w:space="0" w:color="auto"/>
            <w:left w:val="none" w:sz="0" w:space="0" w:color="auto"/>
            <w:bottom w:val="none" w:sz="0" w:space="0" w:color="auto"/>
            <w:right w:val="none" w:sz="0" w:space="0" w:color="auto"/>
          </w:divBdr>
        </w:div>
        <w:div w:id="124786077">
          <w:marLeft w:val="480"/>
          <w:marRight w:val="0"/>
          <w:marTop w:val="0"/>
          <w:marBottom w:val="0"/>
          <w:divBdr>
            <w:top w:val="none" w:sz="0" w:space="0" w:color="auto"/>
            <w:left w:val="none" w:sz="0" w:space="0" w:color="auto"/>
            <w:bottom w:val="none" w:sz="0" w:space="0" w:color="auto"/>
            <w:right w:val="none" w:sz="0" w:space="0" w:color="auto"/>
          </w:divBdr>
        </w:div>
        <w:div w:id="126164307">
          <w:marLeft w:val="480"/>
          <w:marRight w:val="0"/>
          <w:marTop w:val="0"/>
          <w:marBottom w:val="0"/>
          <w:divBdr>
            <w:top w:val="none" w:sz="0" w:space="0" w:color="auto"/>
            <w:left w:val="none" w:sz="0" w:space="0" w:color="auto"/>
            <w:bottom w:val="none" w:sz="0" w:space="0" w:color="auto"/>
            <w:right w:val="none" w:sz="0" w:space="0" w:color="auto"/>
          </w:divBdr>
        </w:div>
        <w:div w:id="134028913">
          <w:marLeft w:val="480"/>
          <w:marRight w:val="0"/>
          <w:marTop w:val="0"/>
          <w:marBottom w:val="0"/>
          <w:divBdr>
            <w:top w:val="none" w:sz="0" w:space="0" w:color="auto"/>
            <w:left w:val="none" w:sz="0" w:space="0" w:color="auto"/>
            <w:bottom w:val="none" w:sz="0" w:space="0" w:color="auto"/>
            <w:right w:val="none" w:sz="0" w:space="0" w:color="auto"/>
          </w:divBdr>
        </w:div>
        <w:div w:id="142548768">
          <w:marLeft w:val="480"/>
          <w:marRight w:val="0"/>
          <w:marTop w:val="0"/>
          <w:marBottom w:val="0"/>
          <w:divBdr>
            <w:top w:val="none" w:sz="0" w:space="0" w:color="auto"/>
            <w:left w:val="none" w:sz="0" w:space="0" w:color="auto"/>
            <w:bottom w:val="none" w:sz="0" w:space="0" w:color="auto"/>
            <w:right w:val="none" w:sz="0" w:space="0" w:color="auto"/>
          </w:divBdr>
        </w:div>
        <w:div w:id="145517831">
          <w:marLeft w:val="480"/>
          <w:marRight w:val="0"/>
          <w:marTop w:val="0"/>
          <w:marBottom w:val="0"/>
          <w:divBdr>
            <w:top w:val="none" w:sz="0" w:space="0" w:color="auto"/>
            <w:left w:val="none" w:sz="0" w:space="0" w:color="auto"/>
            <w:bottom w:val="none" w:sz="0" w:space="0" w:color="auto"/>
            <w:right w:val="none" w:sz="0" w:space="0" w:color="auto"/>
          </w:divBdr>
        </w:div>
        <w:div w:id="169834991">
          <w:marLeft w:val="480"/>
          <w:marRight w:val="0"/>
          <w:marTop w:val="0"/>
          <w:marBottom w:val="0"/>
          <w:divBdr>
            <w:top w:val="none" w:sz="0" w:space="0" w:color="auto"/>
            <w:left w:val="none" w:sz="0" w:space="0" w:color="auto"/>
            <w:bottom w:val="none" w:sz="0" w:space="0" w:color="auto"/>
            <w:right w:val="none" w:sz="0" w:space="0" w:color="auto"/>
          </w:divBdr>
        </w:div>
        <w:div w:id="171143294">
          <w:marLeft w:val="480"/>
          <w:marRight w:val="0"/>
          <w:marTop w:val="0"/>
          <w:marBottom w:val="0"/>
          <w:divBdr>
            <w:top w:val="none" w:sz="0" w:space="0" w:color="auto"/>
            <w:left w:val="none" w:sz="0" w:space="0" w:color="auto"/>
            <w:bottom w:val="none" w:sz="0" w:space="0" w:color="auto"/>
            <w:right w:val="none" w:sz="0" w:space="0" w:color="auto"/>
          </w:divBdr>
        </w:div>
        <w:div w:id="173813027">
          <w:marLeft w:val="480"/>
          <w:marRight w:val="0"/>
          <w:marTop w:val="0"/>
          <w:marBottom w:val="0"/>
          <w:divBdr>
            <w:top w:val="none" w:sz="0" w:space="0" w:color="auto"/>
            <w:left w:val="none" w:sz="0" w:space="0" w:color="auto"/>
            <w:bottom w:val="none" w:sz="0" w:space="0" w:color="auto"/>
            <w:right w:val="none" w:sz="0" w:space="0" w:color="auto"/>
          </w:divBdr>
        </w:div>
        <w:div w:id="214583621">
          <w:marLeft w:val="480"/>
          <w:marRight w:val="0"/>
          <w:marTop w:val="0"/>
          <w:marBottom w:val="0"/>
          <w:divBdr>
            <w:top w:val="none" w:sz="0" w:space="0" w:color="auto"/>
            <w:left w:val="none" w:sz="0" w:space="0" w:color="auto"/>
            <w:bottom w:val="none" w:sz="0" w:space="0" w:color="auto"/>
            <w:right w:val="none" w:sz="0" w:space="0" w:color="auto"/>
          </w:divBdr>
        </w:div>
        <w:div w:id="229118812">
          <w:marLeft w:val="480"/>
          <w:marRight w:val="0"/>
          <w:marTop w:val="0"/>
          <w:marBottom w:val="0"/>
          <w:divBdr>
            <w:top w:val="none" w:sz="0" w:space="0" w:color="auto"/>
            <w:left w:val="none" w:sz="0" w:space="0" w:color="auto"/>
            <w:bottom w:val="none" w:sz="0" w:space="0" w:color="auto"/>
            <w:right w:val="none" w:sz="0" w:space="0" w:color="auto"/>
          </w:divBdr>
        </w:div>
        <w:div w:id="263927359">
          <w:marLeft w:val="480"/>
          <w:marRight w:val="0"/>
          <w:marTop w:val="0"/>
          <w:marBottom w:val="0"/>
          <w:divBdr>
            <w:top w:val="none" w:sz="0" w:space="0" w:color="auto"/>
            <w:left w:val="none" w:sz="0" w:space="0" w:color="auto"/>
            <w:bottom w:val="none" w:sz="0" w:space="0" w:color="auto"/>
            <w:right w:val="none" w:sz="0" w:space="0" w:color="auto"/>
          </w:divBdr>
        </w:div>
        <w:div w:id="264730506">
          <w:marLeft w:val="480"/>
          <w:marRight w:val="0"/>
          <w:marTop w:val="0"/>
          <w:marBottom w:val="0"/>
          <w:divBdr>
            <w:top w:val="none" w:sz="0" w:space="0" w:color="auto"/>
            <w:left w:val="none" w:sz="0" w:space="0" w:color="auto"/>
            <w:bottom w:val="none" w:sz="0" w:space="0" w:color="auto"/>
            <w:right w:val="none" w:sz="0" w:space="0" w:color="auto"/>
          </w:divBdr>
        </w:div>
        <w:div w:id="267080796">
          <w:marLeft w:val="480"/>
          <w:marRight w:val="0"/>
          <w:marTop w:val="0"/>
          <w:marBottom w:val="0"/>
          <w:divBdr>
            <w:top w:val="none" w:sz="0" w:space="0" w:color="auto"/>
            <w:left w:val="none" w:sz="0" w:space="0" w:color="auto"/>
            <w:bottom w:val="none" w:sz="0" w:space="0" w:color="auto"/>
            <w:right w:val="none" w:sz="0" w:space="0" w:color="auto"/>
          </w:divBdr>
        </w:div>
        <w:div w:id="394818480">
          <w:marLeft w:val="480"/>
          <w:marRight w:val="0"/>
          <w:marTop w:val="0"/>
          <w:marBottom w:val="0"/>
          <w:divBdr>
            <w:top w:val="none" w:sz="0" w:space="0" w:color="auto"/>
            <w:left w:val="none" w:sz="0" w:space="0" w:color="auto"/>
            <w:bottom w:val="none" w:sz="0" w:space="0" w:color="auto"/>
            <w:right w:val="none" w:sz="0" w:space="0" w:color="auto"/>
          </w:divBdr>
        </w:div>
        <w:div w:id="431826441">
          <w:marLeft w:val="480"/>
          <w:marRight w:val="0"/>
          <w:marTop w:val="0"/>
          <w:marBottom w:val="0"/>
          <w:divBdr>
            <w:top w:val="none" w:sz="0" w:space="0" w:color="auto"/>
            <w:left w:val="none" w:sz="0" w:space="0" w:color="auto"/>
            <w:bottom w:val="none" w:sz="0" w:space="0" w:color="auto"/>
            <w:right w:val="none" w:sz="0" w:space="0" w:color="auto"/>
          </w:divBdr>
        </w:div>
        <w:div w:id="447549896">
          <w:marLeft w:val="480"/>
          <w:marRight w:val="0"/>
          <w:marTop w:val="0"/>
          <w:marBottom w:val="0"/>
          <w:divBdr>
            <w:top w:val="none" w:sz="0" w:space="0" w:color="auto"/>
            <w:left w:val="none" w:sz="0" w:space="0" w:color="auto"/>
            <w:bottom w:val="none" w:sz="0" w:space="0" w:color="auto"/>
            <w:right w:val="none" w:sz="0" w:space="0" w:color="auto"/>
          </w:divBdr>
        </w:div>
        <w:div w:id="458956727">
          <w:marLeft w:val="480"/>
          <w:marRight w:val="0"/>
          <w:marTop w:val="0"/>
          <w:marBottom w:val="0"/>
          <w:divBdr>
            <w:top w:val="none" w:sz="0" w:space="0" w:color="auto"/>
            <w:left w:val="none" w:sz="0" w:space="0" w:color="auto"/>
            <w:bottom w:val="none" w:sz="0" w:space="0" w:color="auto"/>
            <w:right w:val="none" w:sz="0" w:space="0" w:color="auto"/>
          </w:divBdr>
        </w:div>
        <w:div w:id="547422717">
          <w:marLeft w:val="480"/>
          <w:marRight w:val="0"/>
          <w:marTop w:val="0"/>
          <w:marBottom w:val="0"/>
          <w:divBdr>
            <w:top w:val="none" w:sz="0" w:space="0" w:color="auto"/>
            <w:left w:val="none" w:sz="0" w:space="0" w:color="auto"/>
            <w:bottom w:val="none" w:sz="0" w:space="0" w:color="auto"/>
            <w:right w:val="none" w:sz="0" w:space="0" w:color="auto"/>
          </w:divBdr>
        </w:div>
        <w:div w:id="553586346">
          <w:marLeft w:val="480"/>
          <w:marRight w:val="0"/>
          <w:marTop w:val="0"/>
          <w:marBottom w:val="0"/>
          <w:divBdr>
            <w:top w:val="none" w:sz="0" w:space="0" w:color="auto"/>
            <w:left w:val="none" w:sz="0" w:space="0" w:color="auto"/>
            <w:bottom w:val="none" w:sz="0" w:space="0" w:color="auto"/>
            <w:right w:val="none" w:sz="0" w:space="0" w:color="auto"/>
          </w:divBdr>
        </w:div>
        <w:div w:id="561674312">
          <w:marLeft w:val="480"/>
          <w:marRight w:val="0"/>
          <w:marTop w:val="0"/>
          <w:marBottom w:val="0"/>
          <w:divBdr>
            <w:top w:val="none" w:sz="0" w:space="0" w:color="auto"/>
            <w:left w:val="none" w:sz="0" w:space="0" w:color="auto"/>
            <w:bottom w:val="none" w:sz="0" w:space="0" w:color="auto"/>
            <w:right w:val="none" w:sz="0" w:space="0" w:color="auto"/>
          </w:divBdr>
        </w:div>
        <w:div w:id="594287603">
          <w:marLeft w:val="480"/>
          <w:marRight w:val="0"/>
          <w:marTop w:val="0"/>
          <w:marBottom w:val="0"/>
          <w:divBdr>
            <w:top w:val="none" w:sz="0" w:space="0" w:color="auto"/>
            <w:left w:val="none" w:sz="0" w:space="0" w:color="auto"/>
            <w:bottom w:val="none" w:sz="0" w:space="0" w:color="auto"/>
            <w:right w:val="none" w:sz="0" w:space="0" w:color="auto"/>
          </w:divBdr>
        </w:div>
        <w:div w:id="681318165">
          <w:marLeft w:val="480"/>
          <w:marRight w:val="0"/>
          <w:marTop w:val="0"/>
          <w:marBottom w:val="0"/>
          <w:divBdr>
            <w:top w:val="none" w:sz="0" w:space="0" w:color="auto"/>
            <w:left w:val="none" w:sz="0" w:space="0" w:color="auto"/>
            <w:bottom w:val="none" w:sz="0" w:space="0" w:color="auto"/>
            <w:right w:val="none" w:sz="0" w:space="0" w:color="auto"/>
          </w:divBdr>
        </w:div>
        <w:div w:id="768239239">
          <w:marLeft w:val="480"/>
          <w:marRight w:val="0"/>
          <w:marTop w:val="0"/>
          <w:marBottom w:val="0"/>
          <w:divBdr>
            <w:top w:val="none" w:sz="0" w:space="0" w:color="auto"/>
            <w:left w:val="none" w:sz="0" w:space="0" w:color="auto"/>
            <w:bottom w:val="none" w:sz="0" w:space="0" w:color="auto"/>
            <w:right w:val="none" w:sz="0" w:space="0" w:color="auto"/>
          </w:divBdr>
        </w:div>
        <w:div w:id="795219929">
          <w:marLeft w:val="480"/>
          <w:marRight w:val="0"/>
          <w:marTop w:val="0"/>
          <w:marBottom w:val="0"/>
          <w:divBdr>
            <w:top w:val="none" w:sz="0" w:space="0" w:color="auto"/>
            <w:left w:val="none" w:sz="0" w:space="0" w:color="auto"/>
            <w:bottom w:val="none" w:sz="0" w:space="0" w:color="auto"/>
            <w:right w:val="none" w:sz="0" w:space="0" w:color="auto"/>
          </w:divBdr>
        </w:div>
        <w:div w:id="843474067">
          <w:marLeft w:val="480"/>
          <w:marRight w:val="0"/>
          <w:marTop w:val="0"/>
          <w:marBottom w:val="0"/>
          <w:divBdr>
            <w:top w:val="none" w:sz="0" w:space="0" w:color="auto"/>
            <w:left w:val="none" w:sz="0" w:space="0" w:color="auto"/>
            <w:bottom w:val="none" w:sz="0" w:space="0" w:color="auto"/>
            <w:right w:val="none" w:sz="0" w:space="0" w:color="auto"/>
          </w:divBdr>
        </w:div>
        <w:div w:id="908350214">
          <w:marLeft w:val="480"/>
          <w:marRight w:val="0"/>
          <w:marTop w:val="0"/>
          <w:marBottom w:val="0"/>
          <w:divBdr>
            <w:top w:val="none" w:sz="0" w:space="0" w:color="auto"/>
            <w:left w:val="none" w:sz="0" w:space="0" w:color="auto"/>
            <w:bottom w:val="none" w:sz="0" w:space="0" w:color="auto"/>
            <w:right w:val="none" w:sz="0" w:space="0" w:color="auto"/>
          </w:divBdr>
        </w:div>
        <w:div w:id="944456202">
          <w:marLeft w:val="480"/>
          <w:marRight w:val="0"/>
          <w:marTop w:val="0"/>
          <w:marBottom w:val="0"/>
          <w:divBdr>
            <w:top w:val="none" w:sz="0" w:space="0" w:color="auto"/>
            <w:left w:val="none" w:sz="0" w:space="0" w:color="auto"/>
            <w:bottom w:val="none" w:sz="0" w:space="0" w:color="auto"/>
            <w:right w:val="none" w:sz="0" w:space="0" w:color="auto"/>
          </w:divBdr>
        </w:div>
        <w:div w:id="954140454">
          <w:marLeft w:val="480"/>
          <w:marRight w:val="0"/>
          <w:marTop w:val="0"/>
          <w:marBottom w:val="0"/>
          <w:divBdr>
            <w:top w:val="none" w:sz="0" w:space="0" w:color="auto"/>
            <w:left w:val="none" w:sz="0" w:space="0" w:color="auto"/>
            <w:bottom w:val="none" w:sz="0" w:space="0" w:color="auto"/>
            <w:right w:val="none" w:sz="0" w:space="0" w:color="auto"/>
          </w:divBdr>
        </w:div>
        <w:div w:id="980429520">
          <w:marLeft w:val="480"/>
          <w:marRight w:val="0"/>
          <w:marTop w:val="0"/>
          <w:marBottom w:val="0"/>
          <w:divBdr>
            <w:top w:val="none" w:sz="0" w:space="0" w:color="auto"/>
            <w:left w:val="none" w:sz="0" w:space="0" w:color="auto"/>
            <w:bottom w:val="none" w:sz="0" w:space="0" w:color="auto"/>
            <w:right w:val="none" w:sz="0" w:space="0" w:color="auto"/>
          </w:divBdr>
        </w:div>
        <w:div w:id="989794180">
          <w:marLeft w:val="480"/>
          <w:marRight w:val="0"/>
          <w:marTop w:val="0"/>
          <w:marBottom w:val="0"/>
          <w:divBdr>
            <w:top w:val="none" w:sz="0" w:space="0" w:color="auto"/>
            <w:left w:val="none" w:sz="0" w:space="0" w:color="auto"/>
            <w:bottom w:val="none" w:sz="0" w:space="0" w:color="auto"/>
            <w:right w:val="none" w:sz="0" w:space="0" w:color="auto"/>
          </w:divBdr>
        </w:div>
        <w:div w:id="1004820834">
          <w:marLeft w:val="480"/>
          <w:marRight w:val="0"/>
          <w:marTop w:val="0"/>
          <w:marBottom w:val="0"/>
          <w:divBdr>
            <w:top w:val="none" w:sz="0" w:space="0" w:color="auto"/>
            <w:left w:val="none" w:sz="0" w:space="0" w:color="auto"/>
            <w:bottom w:val="none" w:sz="0" w:space="0" w:color="auto"/>
            <w:right w:val="none" w:sz="0" w:space="0" w:color="auto"/>
          </w:divBdr>
        </w:div>
        <w:div w:id="1028870778">
          <w:marLeft w:val="480"/>
          <w:marRight w:val="0"/>
          <w:marTop w:val="0"/>
          <w:marBottom w:val="0"/>
          <w:divBdr>
            <w:top w:val="none" w:sz="0" w:space="0" w:color="auto"/>
            <w:left w:val="none" w:sz="0" w:space="0" w:color="auto"/>
            <w:bottom w:val="none" w:sz="0" w:space="0" w:color="auto"/>
            <w:right w:val="none" w:sz="0" w:space="0" w:color="auto"/>
          </w:divBdr>
        </w:div>
        <w:div w:id="1068923486">
          <w:marLeft w:val="480"/>
          <w:marRight w:val="0"/>
          <w:marTop w:val="0"/>
          <w:marBottom w:val="0"/>
          <w:divBdr>
            <w:top w:val="none" w:sz="0" w:space="0" w:color="auto"/>
            <w:left w:val="none" w:sz="0" w:space="0" w:color="auto"/>
            <w:bottom w:val="none" w:sz="0" w:space="0" w:color="auto"/>
            <w:right w:val="none" w:sz="0" w:space="0" w:color="auto"/>
          </w:divBdr>
        </w:div>
        <w:div w:id="1070930095">
          <w:marLeft w:val="480"/>
          <w:marRight w:val="0"/>
          <w:marTop w:val="0"/>
          <w:marBottom w:val="0"/>
          <w:divBdr>
            <w:top w:val="none" w:sz="0" w:space="0" w:color="auto"/>
            <w:left w:val="none" w:sz="0" w:space="0" w:color="auto"/>
            <w:bottom w:val="none" w:sz="0" w:space="0" w:color="auto"/>
            <w:right w:val="none" w:sz="0" w:space="0" w:color="auto"/>
          </w:divBdr>
        </w:div>
        <w:div w:id="1073889467">
          <w:marLeft w:val="480"/>
          <w:marRight w:val="0"/>
          <w:marTop w:val="0"/>
          <w:marBottom w:val="0"/>
          <w:divBdr>
            <w:top w:val="none" w:sz="0" w:space="0" w:color="auto"/>
            <w:left w:val="none" w:sz="0" w:space="0" w:color="auto"/>
            <w:bottom w:val="none" w:sz="0" w:space="0" w:color="auto"/>
            <w:right w:val="none" w:sz="0" w:space="0" w:color="auto"/>
          </w:divBdr>
        </w:div>
        <w:div w:id="1077895713">
          <w:marLeft w:val="480"/>
          <w:marRight w:val="0"/>
          <w:marTop w:val="0"/>
          <w:marBottom w:val="0"/>
          <w:divBdr>
            <w:top w:val="none" w:sz="0" w:space="0" w:color="auto"/>
            <w:left w:val="none" w:sz="0" w:space="0" w:color="auto"/>
            <w:bottom w:val="none" w:sz="0" w:space="0" w:color="auto"/>
            <w:right w:val="none" w:sz="0" w:space="0" w:color="auto"/>
          </w:divBdr>
        </w:div>
        <w:div w:id="1100416761">
          <w:marLeft w:val="480"/>
          <w:marRight w:val="0"/>
          <w:marTop w:val="0"/>
          <w:marBottom w:val="0"/>
          <w:divBdr>
            <w:top w:val="none" w:sz="0" w:space="0" w:color="auto"/>
            <w:left w:val="none" w:sz="0" w:space="0" w:color="auto"/>
            <w:bottom w:val="none" w:sz="0" w:space="0" w:color="auto"/>
            <w:right w:val="none" w:sz="0" w:space="0" w:color="auto"/>
          </w:divBdr>
        </w:div>
        <w:div w:id="1111709574">
          <w:marLeft w:val="480"/>
          <w:marRight w:val="0"/>
          <w:marTop w:val="0"/>
          <w:marBottom w:val="0"/>
          <w:divBdr>
            <w:top w:val="none" w:sz="0" w:space="0" w:color="auto"/>
            <w:left w:val="none" w:sz="0" w:space="0" w:color="auto"/>
            <w:bottom w:val="none" w:sz="0" w:space="0" w:color="auto"/>
            <w:right w:val="none" w:sz="0" w:space="0" w:color="auto"/>
          </w:divBdr>
        </w:div>
        <w:div w:id="1146898500">
          <w:marLeft w:val="480"/>
          <w:marRight w:val="0"/>
          <w:marTop w:val="0"/>
          <w:marBottom w:val="0"/>
          <w:divBdr>
            <w:top w:val="none" w:sz="0" w:space="0" w:color="auto"/>
            <w:left w:val="none" w:sz="0" w:space="0" w:color="auto"/>
            <w:bottom w:val="none" w:sz="0" w:space="0" w:color="auto"/>
            <w:right w:val="none" w:sz="0" w:space="0" w:color="auto"/>
          </w:divBdr>
        </w:div>
        <w:div w:id="1243679447">
          <w:marLeft w:val="480"/>
          <w:marRight w:val="0"/>
          <w:marTop w:val="0"/>
          <w:marBottom w:val="0"/>
          <w:divBdr>
            <w:top w:val="none" w:sz="0" w:space="0" w:color="auto"/>
            <w:left w:val="none" w:sz="0" w:space="0" w:color="auto"/>
            <w:bottom w:val="none" w:sz="0" w:space="0" w:color="auto"/>
            <w:right w:val="none" w:sz="0" w:space="0" w:color="auto"/>
          </w:divBdr>
        </w:div>
        <w:div w:id="1280797513">
          <w:marLeft w:val="480"/>
          <w:marRight w:val="0"/>
          <w:marTop w:val="0"/>
          <w:marBottom w:val="0"/>
          <w:divBdr>
            <w:top w:val="none" w:sz="0" w:space="0" w:color="auto"/>
            <w:left w:val="none" w:sz="0" w:space="0" w:color="auto"/>
            <w:bottom w:val="none" w:sz="0" w:space="0" w:color="auto"/>
            <w:right w:val="none" w:sz="0" w:space="0" w:color="auto"/>
          </w:divBdr>
        </w:div>
        <w:div w:id="1304626079">
          <w:marLeft w:val="480"/>
          <w:marRight w:val="0"/>
          <w:marTop w:val="0"/>
          <w:marBottom w:val="0"/>
          <w:divBdr>
            <w:top w:val="none" w:sz="0" w:space="0" w:color="auto"/>
            <w:left w:val="none" w:sz="0" w:space="0" w:color="auto"/>
            <w:bottom w:val="none" w:sz="0" w:space="0" w:color="auto"/>
            <w:right w:val="none" w:sz="0" w:space="0" w:color="auto"/>
          </w:divBdr>
        </w:div>
        <w:div w:id="1336810359">
          <w:marLeft w:val="480"/>
          <w:marRight w:val="0"/>
          <w:marTop w:val="0"/>
          <w:marBottom w:val="0"/>
          <w:divBdr>
            <w:top w:val="none" w:sz="0" w:space="0" w:color="auto"/>
            <w:left w:val="none" w:sz="0" w:space="0" w:color="auto"/>
            <w:bottom w:val="none" w:sz="0" w:space="0" w:color="auto"/>
            <w:right w:val="none" w:sz="0" w:space="0" w:color="auto"/>
          </w:divBdr>
        </w:div>
        <w:div w:id="1347831391">
          <w:marLeft w:val="480"/>
          <w:marRight w:val="0"/>
          <w:marTop w:val="0"/>
          <w:marBottom w:val="0"/>
          <w:divBdr>
            <w:top w:val="none" w:sz="0" w:space="0" w:color="auto"/>
            <w:left w:val="none" w:sz="0" w:space="0" w:color="auto"/>
            <w:bottom w:val="none" w:sz="0" w:space="0" w:color="auto"/>
            <w:right w:val="none" w:sz="0" w:space="0" w:color="auto"/>
          </w:divBdr>
        </w:div>
        <w:div w:id="1372149356">
          <w:marLeft w:val="480"/>
          <w:marRight w:val="0"/>
          <w:marTop w:val="0"/>
          <w:marBottom w:val="0"/>
          <w:divBdr>
            <w:top w:val="none" w:sz="0" w:space="0" w:color="auto"/>
            <w:left w:val="none" w:sz="0" w:space="0" w:color="auto"/>
            <w:bottom w:val="none" w:sz="0" w:space="0" w:color="auto"/>
            <w:right w:val="none" w:sz="0" w:space="0" w:color="auto"/>
          </w:divBdr>
        </w:div>
        <w:div w:id="1383023713">
          <w:marLeft w:val="480"/>
          <w:marRight w:val="0"/>
          <w:marTop w:val="0"/>
          <w:marBottom w:val="0"/>
          <w:divBdr>
            <w:top w:val="none" w:sz="0" w:space="0" w:color="auto"/>
            <w:left w:val="none" w:sz="0" w:space="0" w:color="auto"/>
            <w:bottom w:val="none" w:sz="0" w:space="0" w:color="auto"/>
            <w:right w:val="none" w:sz="0" w:space="0" w:color="auto"/>
          </w:divBdr>
        </w:div>
        <w:div w:id="1403983149">
          <w:marLeft w:val="480"/>
          <w:marRight w:val="0"/>
          <w:marTop w:val="0"/>
          <w:marBottom w:val="0"/>
          <w:divBdr>
            <w:top w:val="none" w:sz="0" w:space="0" w:color="auto"/>
            <w:left w:val="none" w:sz="0" w:space="0" w:color="auto"/>
            <w:bottom w:val="none" w:sz="0" w:space="0" w:color="auto"/>
            <w:right w:val="none" w:sz="0" w:space="0" w:color="auto"/>
          </w:divBdr>
        </w:div>
        <w:div w:id="1454861967">
          <w:marLeft w:val="480"/>
          <w:marRight w:val="0"/>
          <w:marTop w:val="0"/>
          <w:marBottom w:val="0"/>
          <w:divBdr>
            <w:top w:val="none" w:sz="0" w:space="0" w:color="auto"/>
            <w:left w:val="none" w:sz="0" w:space="0" w:color="auto"/>
            <w:bottom w:val="none" w:sz="0" w:space="0" w:color="auto"/>
            <w:right w:val="none" w:sz="0" w:space="0" w:color="auto"/>
          </w:divBdr>
        </w:div>
        <w:div w:id="1553148501">
          <w:marLeft w:val="480"/>
          <w:marRight w:val="0"/>
          <w:marTop w:val="0"/>
          <w:marBottom w:val="0"/>
          <w:divBdr>
            <w:top w:val="none" w:sz="0" w:space="0" w:color="auto"/>
            <w:left w:val="none" w:sz="0" w:space="0" w:color="auto"/>
            <w:bottom w:val="none" w:sz="0" w:space="0" w:color="auto"/>
            <w:right w:val="none" w:sz="0" w:space="0" w:color="auto"/>
          </w:divBdr>
        </w:div>
        <w:div w:id="1580627862">
          <w:marLeft w:val="480"/>
          <w:marRight w:val="0"/>
          <w:marTop w:val="0"/>
          <w:marBottom w:val="0"/>
          <w:divBdr>
            <w:top w:val="none" w:sz="0" w:space="0" w:color="auto"/>
            <w:left w:val="none" w:sz="0" w:space="0" w:color="auto"/>
            <w:bottom w:val="none" w:sz="0" w:space="0" w:color="auto"/>
            <w:right w:val="none" w:sz="0" w:space="0" w:color="auto"/>
          </w:divBdr>
        </w:div>
        <w:div w:id="1629581469">
          <w:marLeft w:val="480"/>
          <w:marRight w:val="0"/>
          <w:marTop w:val="0"/>
          <w:marBottom w:val="0"/>
          <w:divBdr>
            <w:top w:val="none" w:sz="0" w:space="0" w:color="auto"/>
            <w:left w:val="none" w:sz="0" w:space="0" w:color="auto"/>
            <w:bottom w:val="none" w:sz="0" w:space="0" w:color="auto"/>
            <w:right w:val="none" w:sz="0" w:space="0" w:color="auto"/>
          </w:divBdr>
        </w:div>
        <w:div w:id="1642493605">
          <w:marLeft w:val="480"/>
          <w:marRight w:val="0"/>
          <w:marTop w:val="0"/>
          <w:marBottom w:val="0"/>
          <w:divBdr>
            <w:top w:val="none" w:sz="0" w:space="0" w:color="auto"/>
            <w:left w:val="none" w:sz="0" w:space="0" w:color="auto"/>
            <w:bottom w:val="none" w:sz="0" w:space="0" w:color="auto"/>
            <w:right w:val="none" w:sz="0" w:space="0" w:color="auto"/>
          </w:divBdr>
        </w:div>
        <w:div w:id="1649551047">
          <w:marLeft w:val="480"/>
          <w:marRight w:val="0"/>
          <w:marTop w:val="0"/>
          <w:marBottom w:val="0"/>
          <w:divBdr>
            <w:top w:val="none" w:sz="0" w:space="0" w:color="auto"/>
            <w:left w:val="none" w:sz="0" w:space="0" w:color="auto"/>
            <w:bottom w:val="none" w:sz="0" w:space="0" w:color="auto"/>
            <w:right w:val="none" w:sz="0" w:space="0" w:color="auto"/>
          </w:divBdr>
        </w:div>
        <w:div w:id="1651593489">
          <w:marLeft w:val="480"/>
          <w:marRight w:val="0"/>
          <w:marTop w:val="0"/>
          <w:marBottom w:val="0"/>
          <w:divBdr>
            <w:top w:val="none" w:sz="0" w:space="0" w:color="auto"/>
            <w:left w:val="none" w:sz="0" w:space="0" w:color="auto"/>
            <w:bottom w:val="none" w:sz="0" w:space="0" w:color="auto"/>
            <w:right w:val="none" w:sz="0" w:space="0" w:color="auto"/>
          </w:divBdr>
        </w:div>
        <w:div w:id="1658994153">
          <w:marLeft w:val="480"/>
          <w:marRight w:val="0"/>
          <w:marTop w:val="0"/>
          <w:marBottom w:val="0"/>
          <w:divBdr>
            <w:top w:val="none" w:sz="0" w:space="0" w:color="auto"/>
            <w:left w:val="none" w:sz="0" w:space="0" w:color="auto"/>
            <w:bottom w:val="none" w:sz="0" w:space="0" w:color="auto"/>
            <w:right w:val="none" w:sz="0" w:space="0" w:color="auto"/>
          </w:divBdr>
        </w:div>
        <w:div w:id="1710569872">
          <w:marLeft w:val="480"/>
          <w:marRight w:val="0"/>
          <w:marTop w:val="0"/>
          <w:marBottom w:val="0"/>
          <w:divBdr>
            <w:top w:val="none" w:sz="0" w:space="0" w:color="auto"/>
            <w:left w:val="none" w:sz="0" w:space="0" w:color="auto"/>
            <w:bottom w:val="none" w:sz="0" w:space="0" w:color="auto"/>
            <w:right w:val="none" w:sz="0" w:space="0" w:color="auto"/>
          </w:divBdr>
        </w:div>
        <w:div w:id="1751081937">
          <w:marLeft w:val="480"/>
          <w:marRight w:val="0"/>
          <w:marTop w:val="0"/>
          <w:marBottom w:val="0"/>
          <w:divBdr>
            <w:top w:val="none" w:sz="0" w:space="0" w:color="auto"/>
            <w:left w:val="none" w:sz="0" w:space="0" w:color="auto"/>
            <w:bottom w:val="none" w:sz="0" w:space="0" w:color="auto"/>
            <w:right w:val="none" w:sz="0" w:space="0" w:color="auto"/>
          </w:divBdr>
        </w:div>
        <w:div w:id="1779790112">
          <w:marLeft w:val="480"/>
          <w:marRight w:val="0"/>
          <w:marTop w:val="0"/>
          <w:marBottom w:val="0"/>
          <w:divBdr>
            <w:top w:val="none" w:sz="0" w:space="0" w:color="auto"/>
            <w:left w:val="none" w:sz="0" w:space="0" w:color="auto"/>
            <w:bottom w:val="none" w:sz="0" w:space="0" w:color="auto"/>
            <w:right w:val="none" w:sz="0" w:space="0" w:color="auto"/>
          </w:divBdr>
        </w:div>
        <w:div w:id="1798570773">
          <w:marLeft w:val="480"/>
          <w:marRight w:val="0"/>
          <w:marTop w:val="0"/>
          <w:marBottom w:val="0"/>
          <w:divBdr>
            <w:top w:val="none" w:sz="0" w:space="0" w:color="auto"/>
            <w:left w:val="none" w:sz="0" w:space="0" w:color="auto"/>
            <w:bottom w:val="none" w:sz="0" w:space="0" w:color="auto"/>
            <w:right w:val="none" w:sz="0" w:space="0" w:color="auto"/>
          </w:divBdr>
        </w:div>
        <w:div w:id="1847860530">
          <w:marLeft w:val="480"/>
          <w:marRight w:val="0"/>
          <w:marTop w:val="0"/>
          <w:marBottom w:val="0"/>
          <w:divBdr>
            <w:top w:val="none" w:sz="0" w:space="0" w:color="auto"/>
            <w:left w:val="none" w:sz="0" w:space="0" w:color="auto"/>
            <w:bottom w:val="none" w:sz="0" w:space="0" w:color="auto"/>
            <w:right w:val="none" w:sz="0" w:space="0" w:color="auto"/>
          </w:divBdr>
        </w:div>
        <w:div w:id="1883323943">
          <w:marLeft w:val="480"/>
          <w:marRight w:val="0"/>
          <w:marTop w:val="0"/>
          <w:marBottom w:val="0"/>
          <w:divBdr>
            <w:top w:val="none" w:sz="0" w:space="0" w:color="auto"/>
            <w:left w:val="none" w:sz="0" w:space="0" w:color="auto"/>
            <w:bottom w:val="none" w:sz="0" w:space="0" w:color="auto"/>
            <w:right w:val="none" w:sz="0" w:space="0" w:color="auto"/>
          </w:divBdr>
        </w:div>
        <w:div w:id="1916208638">
          <w:marLeft w:val="480"/>
          <w:marRight w:val="0"/>
          <w:marTop w:val="0"/>
          <w:marBottom w:val="0"/>
          <w:divBdr>
            <w:top w:val="none" w:sz="0" w:space="0" w:color="auto"/>
            <w:left w:val="none" w:sz="0" w:space="0" w:color="auto"/>
            <w:bottom w:val="none" w:sz="0" w:space="0" w:color="auto"/>
            <w:right w:val="none" w:sz="0" w:space="0" w:color="auto"/>
          </w:divBdr>
        </w:div>
        <w:div w:id="1957059858">
          <w:marLeft w:val="480"/>
          <w:marRight w:val="0"/>
          <w:marTop w:val="0"/>
          <w:marBottom w:val="0"/>
          <w:divBdr>
            <w:top w:val="none" w:sz="0" w:space="0" w:color="auto"/>
            <w:left w:val="none" w:sz="0" w:space="0" w:color="auto"/>
            <w:bottom w:val="none" w:sz="0" w:space="0" w:color="auto"/>
            <w:right w:val="none" w:sz="0" w:space="0" w:color="auto"/>
          </w:divBdr>
        </w:div>
        <w:div w:id="2045137281">
          <w:marLeft w:val="480"/>
          <w:marRight w:val="0"/>
          <w:marTop w:val="0"/>
          <w:marBottom w:val="0"/>
          <w:divBdr>
            <w:top w:val="none" w:sz="0" w:space="0" w:color="auto"/>
            <w:left w:val="none" w:sz="0" w:space="0" w:color="auto"/>
            <w:bottom w:val="none" w:sz="0" w:space="0" w:color="auto"/>
            <w:right w:val="none" w:sz="0" w:space="0" w:color="auto"/>
          </w:divBdr>
        </w:div>
        <w:div w:id="2052341009">
          <w:marLeft w:val="480"/>
          <w:marRight w:val="0"/>
          <w:marTop w:val="0"/>
          <w:marBottom w:val="0"/>
          <w:divBdr>
            <w:top w:val="none" w:sz="0" w:space="0" w:color="auto"/>
            <w:left w:val="none" w:sz="0" w:space="0" w:color="auto"/>
            <w:bottom w:val="none" w:sz="0" w:space="0" w:color="auto"/>
            <w:right w:val="none" w:sz="0" w:space="0" w:color="auto"/>
          </w:divBdr>
        </w:div>
        <w:div w:id="2054965290">
          <w:marLeft w:val="480"/>
          <w:marRight w:val="0"/>
          <w:marTop w:val="0"/>
          <w:marBottom w:val="0"/>
          <w:divBdr>
            <w:top w:val="none" w:sz="0" w:space="0" w:color="auto"/>
            <w:left w:val="none" w:sz="0" w:space="0" w:color="auto"/>
            <w:bottom w:val="none" w:sz="0" w:space="0" w:color="auto"/>
            <w:right w:val="none" w:sz="0" w:space="0" w:color="auto"/>
          </w:divBdr>
        </w:div>
        <w:div w:id="2085568688">
          <w:marLeft w:val="480"/>
          <w:marRight w:val="0"/>
          <w:marTop w:val="0"/>
          <w:marBottom w:val="0"/>
          <w:divBdr>
            <w:top w:val="none" w:sz="0" w:space="0" w:color="auto"/>
            <w:left w:val="none" w:sz="0" w:space="0" w:color="auto"/>
            <w:bottom w:val="none" w:sz="0" w:space="0" w:color="auto"/>
            <w:right w:val="none" w:sz="0" w:space="0" w:color="auto"/>
          </w:divBdr>
        </w:div>
        <w:div w:id="2109544092">
          <w:marLeft w:val="480"/>
          <w:marRight w:val="0"/>
          <w:marTop w:val="0"/>
          <w:marBottom w:val="0"/>
          <w:divBdr>
            <w:top w:val="none" w:sz="0" w:space="0" w:color="auto"/>
            <w:left w:val="none" w:sz="0" w:space="0" w:color="auto"/>
            <w:bottom w:val="none" w:sz="0" w:space="0" w:color="auto"/>
            <w:right w:val="none" w:sz="0" w:space="0" w:color="auto"/>
          </w:divBdr>
        </w:div>
        <w:div w:id="2126267552">
          <w:marLeft w:val="480"/>
          <w:marRight w:val="0"/>
          <w:marTop w:val="0"/>
          <w:marBottom w:val="0"/>
          <w:divBdr>
            <w:top w:val="none" w:sz="0" w:space="0" w:color="auto"/>
            <w:left w:val="none" w:sz="0" w:space="0" w:color="auto"/>
            <w:bottom w:val="none" w:sz="0" w:space="0" w:color="auto"/>
            <w:right w:val="none" w:sz="0" w:space="0" w:color="auto"/>
          </w:divBdr>
        </w:div>
      </w:divsChild>
    </w:div>
    <w:div w:id="778523373">
      <w:bodyDiv w:val="1"/>
      <w:marLeft w:val="0"/>
      <w:marRight w:val="0"/>
      <w:marTop w:val="0"/>
      <w:marBottom w:val="0"/>
      <w:divBdr>
        <w:top w:val="none" w:sz="0" w:space="0" w:color="auto"/>
        <w:left w:val="none" w:sz="0" w:space="0" w:color="auto"/>
        <w:bottom w:val="none" w:sz="0" w:space="0" w:color="auto"/>
        <w:right w:val="none" w:sz="0" w:space="0" w:color="auto"/>
      </w:divBdr>
      <w:divsChild>
        <w:div w:id="7487792">
          <w:marLeft w:val="480"/>
          <w:marRight w:val="0"/>
          <w:marTop w:val="0"/>
          <w:marBottom w:val="0"/>
          <w:divBdr>
            <w:top w:val="none" w:sz="0" w:space="0" w:color="auto"/>
            <w:left w:val="none" w:sz="0" w:space="0" w:color="auto"/>
            <w:bottom w:val="none" w:sz="0" w:space="0" w:color="auto"/>
            <w:right w:val="none" w:sz="0" w:space="0" w:color="auto"/>
          </w:divBdr>
        </w:div>
        <w:div w:id="18743743">
          <w:marLeft w:val="480"/>
          <w:marRight w:val="0"/>
          <w:marTop w:val="0"/>
          <w:marBottom w:val="0"/>
          <w:divBdr>
            <w:top w:val="none" w:sz="0" w:space="0" w:color="auto"/>
            <w:left w:val="none" w:sz="0" w:space="0" w:color="auto"/>
            <w:bottom w:val="none" w:sz="0" w:space="0" w:color="auto"/>
            <w:right w:val="none" w:sz="0" w:space="0" w:color="auto"/>
          </w:divBdr>
        </w:div>
        <w:div w:id="31078876">
          <w:marLeft w:val="480"/>
          <w:marRight w:val="0"/>
          <w:marTop w:val="0"/>
          <w:marBottom w:val="0"/>
          <w:divBdr>
            <w:top w:val="none" w:sz="0" w:space="0" w:color="auto"/>
            <w:left w:val="none" w:sz="0" w:space="0" w:color="auto"/>
            <w:bottom w:val="none" w:sz="0" w:space="0" w:color="auto"/>
            <w:right w:val="none" w:sz="0" w:space="0" w:color="auto"/>
          </w:divBdr>
        </w:div>
        <w:div w:id="48266447">
          <w:marLeft w:val="480"/>
          <w:marRight w:val="0"/>
          <w:marTop w:val="0"/>
          <w:marBottom w:val="0"/>
          <w:divBdr>
            <w:top w:val="none" w:sz="0" w:space="0" w:color="auto"/>
            <w:left w:val="none" w:sz="0" w:space="0" w:color="auto"/>
            <w:bottom w:val="none" w:sz="0" w:space="0" w:color="auto"/>
            <w:right w:val="none" w:sz="0" w:space="0" w:color="auto"/>
          </w:divBdr>
        </w:div>
        <w:div w:id="66340458">
          <w:marLeft w:val="480"/>
          <w:marRight w:val="0"/>
          <w:marTop w:val="0"/>
          <w:marBottom w:val="0"/>
          <w:divBdr>
            <w:top w:val="none" w:sz="0" w:space="0" w:color="auto"/>
            <w:left w:val="none" w:sz="0" w:space="0" w:color="auto"/>
            <w:bottom w:val="none" w:sz="0" w:space="0" w:color="auto"/>
            <w:right w:val="none" w:sz="0" w:space="0" w:color="auto"/>
          </w:divBdr>
        </w:div>
        <w:div w:id="96020653">
          <w:marLeft w:val="480"/>
          <w:marRight w:val="0"/>
          <w:marTop w:val="0"/>
          <w:marBottom w:val="0"/>
          <w:divBdr>
            <w:top w:val="none" w:sz="0" w:space="0" w:color="auto"/>
            <w:left w:val="none" w:sz="0" w:space="0" w:color="auto"/>
            <w:bottom w:val="none" w:sz="0" w:space="0" w:color="auto"/>
            <w:right w:val="none" w:sz="0" w:space="0" w:color="auto"/>
          </w:divBdr>
        </w:div>
        <w:div w:id="112487022">
          <w:marLeft w:val="480"/>
          <w:marRight w:val="0"/>
          <w:marTop w:val="0"/>
          <w:marBottom w:val="0"/>
          <w:divBdr>
            <w:top w:val="none" w:sz="0" w:space="0" w:color="auto"/>
            <w:left w:val="none" w:sz="0" w:space="0" w:color="auto"/>
            <w:bottom w:val="none" w:sz="0" w:space="0" w:color="auto"/>
            <w:right w:val="none" w:sz="0" w:space="0" w:color="auto"/>
          </w:divBdr>
        </w:div>
        <w:div w:id="170801714">
          <w:marLeft w:val="480"/>
          <w:marRight w:val="0"/>
          <w:marTop w:val="0"/>
          <w:marBottom w:val="0"/>
          <w:divBdr>
            <w:top w:val="none" w:sz="0" w:space="0" w:color="auto"/>
            <w:left w:val="none" w:sz="0" w:space="0" w:color="auto"/>
            <w:bottom w:val="none" w:sz="0" w:space="0" w:color="auto"/>
            <w:right w:val="none" w:sz="0" w:space="0" w:color="auto"/>
          </w:divBdr>
        </w:div>
        <w:div w:id="190724612">
          <w:marLeft w:val="480"/>
          <w:marRight w:val="0"/>
          <w:marTop w:val="0"/>
          <w:marBottom w:val="0"/>
          <w:divBdr>
            <w:top w:val="none" w:sz="0" w:space="0" w:color="auto"/>
            <w:left w:val="none" w:sz="0" w:space="0" w:color="auto"/>
            <w:bottom w:val="none" w:sz="0" w:space="0" w:color="auto"/>
            <w:right w:val="none" w:sz="0" w:space="0" w:color="auto"/>
          </w:divBdr>
        </w:div>
        <w:div w:id="240798523">
          <w:marLeft w:val="480"/>
          <w:marRight w:val="0"/>
          <w:marTop w:val="0"/>
          <w:marBottom w:val="0"/>
          <w:divBdr>
            <w:top w:val="none" w:sz="0" w:space="0" w:color="auto"/>
            <w:left w:val="none" w:sz="0" w:space="0" w:color="auto"/>
            <w:bottom w:val="none" w:sz="0" w:space="0" w:color="auto"/>
            <w:right w:val="none" w:sz="0" w:space="0" w:color="auto"/>
          </w:divBdr>
        </w:div>
        <w:div w:id="258566595">
          <w:marLeft w:val="480"/>
          <w:marRight w:val="0"/>
          <w:marTop w:val="0"/>
          <w:marBottom w:val="0"/>
          <w:divBdr>
            <w:top w:val="none" w:sz="0" w:space="0" w:color="auto"/>
            <w:left w:val="none" w:sz="0" w:space="0" w:color="auto"/>
            <w:bottom w:val="none" w:sz="0" w:space="0" w:color="auto"/>
            <w:right w:val="none" w:sz="0" w:space="0" w:color="auto"/>
          </w:divBdr>
        </w:div>
        <w:div w:id="297075253">
          <w:marLeft w:val="480"/>
          <w:marRight w:val="0"/>
          <w:marTop w:val="0"/>
          <w:marBottom w:val="0"/>
          <w:divBdr>
            <w:top w:val="none" w:sz="0" w:space="0" w:color="auto"/>
            <w:left w:val="none" w:sz="0" w:space="0" w:color="auto"/>
            <w:bottom w:val="none" w:sz="0" w:space="0" w:color="auto"/>
            <w:right w:val="none" w:sz="0" w:space="0" w:color="auto"/>
          </w:divBdr>
        </w:div>
        <w:div w:id="313726660">
          <w:marLeft w:val="480"/>
          <w:marRight w:val="0"/>
          <w:marTop w:val="0"/>
          <w:marBottom w:val="0"/>
          <w:divBdr>
            <w:top w:val="none" w:sz="0" w:space="0" w:color="auto"/>
            <w:left w:val="none" w:sz="0" w:space="0" w:color="auto"/>
            <w:bottom w:val="none" w:sz="0" w:space="0" w:color="auto"/>
            <w:right w:val="none" w:sz="0" w:space="0" w:color="auto"/>
          </w:divBdr>
        </w:div>
        <w:div w:id="319890745">
          <w:marLeft w:val="480"/>
          <w:marRight w:val="0"/>
          <w:marTop w:val="0"/>
          <w:marBottom w:val="0"/>
          <w:divBdr>
            <w:top w:val="none" w:sz="0" w:space="0" w:color="auto"/>
            <w:left w:val="none" w:sz="0" w:space="0" w:color="auto"/>
            <w:bottom w:val="none" w:sz="0" w:space="0" w:color="auto"/>
            <w:right w:val="none" w:sz="0" w:space="0" w:color="auto"/>
          </w:divBdr>
        </w:div>
        <w:div w:id="391316678">
          <w:marLeft w:val="480"/>
          <w:marRight w:val="0"/>
          <w:marTop w:val="0"/>
          <w:marBottom w:val="0"/>
          <w:divBdr>
            <w:top w:val="none" w:sz="0" w:space="0" w:color="auto"/>
            <w:left w:val="none" w:sz="0" w:space="0" w:color="auto"/>
            <w:bottom w:val="none" w:sz="0" w:space="0" w:color="auto"/>
            <w:right w:val="none" w:sz="0" w:space="0" w:color="auto"/>
          </w:divBdr>
        </w:div>
        <w:div w:id="397673267">
          <w:marLeft w:val="480"/>
          <w:marRight w:val="0"/>
          <w:marTop w:val="0"/>
          <w:marBottom w:val="0"/>
          <w:divBdr>
            <w:top w:val="none" w:sz="0" w:space="0" w:color="auto"/>
            <w:left w:val="none" w:sz="0" w:space="0" w:color="auto"/>
            <w:bottom w:val="none" w:sz="0" w:space="0" w:color="auto"/>
            <w:right w:val="none" w:sz="0" w:space="0" w:color="auto"/>
          </w:divBdr>
        </w:div>
        <w:div w:id="415709688">
          <w:marLeft w:val="480"/>
          <w:marRight w:val="0"/>
          <w:marTop w:val="0"/>
          <w:marBottom w:val="0"/>
          <w:divBdr>
            <w:top w:val="none" w:sz="0" w:space="0" w:color="auto"/>
            <w:left w:val="none" w:sz="0" w:space="0" w:color="auto"/>
            <w:bottom w:val="none" w:sz="0" w:space="0" w:color="auto"/>
            <w:right w:val="none" w:sz="0" w:space="0" w:color="auto"/>
          </w:divBdr>
        </w:div>
        <w:div w:id="421805987">
          <w:marLeft w:val="480"/>
          <w:marRight w:val="0"/>
          <w:marTop w:val="0"/>
          <w:marBottom w:val="0"/>
          <w:divBdr>
            <w:top w:val="none" w:sz="0" w:space="0" w:color="auto"/>
            <w:left w:val="none" w:sz="0" w:space="0" w:color="auto"/>
            <w:bottom w:val="none" w:sz="0" w:space="0" w:color="auto"/>
            <w:right w:val="none" w:sz="0" w:space="0" w:color="auto"/>
          </w:divBdr>
        </w:div>
        <w:div w:id="428310210">
          <w:marLeft w:val="480"/>
          <w:marRight w:val="0"/>
          <w:marTop w:val="0"/>
          <w:marBottom w:val="0"/>
          <w:divBdr>
            <w:top w:val="none" w:sz="0" w:space="0" w:color="auto"/>
            <w:left w:val="none" w:sz="0" w:space="0" w:color="auto"/>
            <w:bottom w:val="none" w:sz="0" w:space="0" w:color="auto"/>
            <w:right w:val="none" w:sz="0" w:space="0" w:color="auto"/>
          </w:divBdr>
        </w:div>
        <w:div w:id="438916524">
          <w:marLeft w:val="480"/>
          <w:marRight w:val="0"/>
          <w:marTop w:val="0"/>
          <w:marBottom w:val="0"/>
          <w:divBdr>
            <w:top w:val="none" w:sz="0" w:space="0" w:color="auto"/>
            <w:left w:val="none" w:sz="0" w:space="0" w:color="auto"/>
            <w:bottom w:val="none" w:sz="0" w:space="0" w:color="auto"/>
            <w:right w:val="none" w:sz="0" w:space="0" w:color="auto"/>
          </w:divBdr>
        </w:div>
        <w:div w:id="449207442">
          <w:marLeft w:val="480"/>
          <w:marRight w:val="0"/>
          <w:marTop w:val="0"/>
          <w:marBottom w:val="0"/>
          <w:divBdr>
            <w:top w:val="none" w:sz="0" w:space="0" w:color="auto"/>
            <w:left w:val="none" w:sz="0" w:space="0" w:color="auto"/>
            <w:bottom w:val="none" w:sz="0" w:space="0" w:color="auto"/>
            <w:right w:val="none" w:sz="0" w:space="0" w:color="auto"/>
          </w:divBdr>
        </w:div>
        <w:div w:id="478379270">
          <w:marLeft w:val="480"/>
          <w:marRight w:val="0"/>
          <w:marTop w:val="0"/>
          <w:marBottom w:val="0"/>
          <w:divBdr>
            <w:top w:val="none" w:sz="0" w:space="0" w:color="auto"/>
            <w:left w:val="none" w:sz="0" w:space="0" w:color="auto"/>
            <w:bottom w:val="none" w:sz="0" w:space="0" w:color="auto"/>
            <w:right w:val="none" w:sz="0" w:space="0" w:color="auto"/>
          </w:divBdr>
        </w:div>
        <w:div w:id="554005320">
          <w:marLeft w:val="480"/>
          <w:marRight w:val="0"/>
          <w:marTop w:val="0"/>
          <w:marBottom w:val="0"/>
          <w:divBdr>
            <w:top w:val="none" w:sz="0" w:space="0" w:color="auto"/>
            <w:left w:val="none" w:sz="0" w:space="0" w:color="auto"/>
            <w:bottom w:val="none" w:sz="0" w:space="0" w:color="auto"/>
            <w:right w:val="none" w:sz="0" w:space="0" w:color="auto"/>
          </w:divBdr>
        </w:div>
        <w:div w:id="589195053">
          <w:marLeft w:val="480"/>
          <w:marRight w:val="0"/>
          <w:marTop w:val="0"/>
          <w:marBottom w:val="0"/>
          <w:divBdr>
            <w:top w:val="none" w:sz="0" w:space="0" w:color="auto"/>
            <w:left w:val="none" w:sz="0" w:space="0" w:color="auto"/>
            <w:bottom w:val="none" w:sz="0" w:space="0" w:color="auto"/>
            <w:right w:val="none" w:sz="0" w:space="0" w:color="auto"/>
          </w:divBdr>
        </w:div>
        <w:div w:id="609048765">
          <w:marLeft w:val="480"/>
          <w:marRight w:val="0"/>
          <w:marTop w:val="0"/>
          <w:marBottom w:val="0"/>
          <w:divBdr>
            <w:top w:val="none" w:sz="0" w:space="0" w:color="auto"/>
            <w:left w:val="none" w:sz="0" w:space="0" w:color="auto"/>
            <w:bottom w:val="none" w:sz="0" w:space="0" w:color="auto"/>
            <w:right w:val="none" w:sz="0" w:space="0" w:color="auto"/>
          </w:divBdr>
        </w:div>
        <w:div w:id="694502242">
          <w:marLeft w:val="480"/>
          <w:marRight w:val="0"/>
          <w:marTop w:val="0"/>
          <w:marBottom w:val="0"/>
          <w:divBdr>
            <w:top w:val="none" w:sz="0" w:space="0" w:color="auto"/>
            <w:left w:val="none" w:sz="0" w:space="0" w:color="auto"/>
            <w:bottom w:val="none" w:sz="0" w:space="0" w:color="auto"/>
            <w:right w:val="none" w:sz="0" w:space="0" w:color="auto"/>
          </w:divBdr>
        </w:div>
        <w:div w:id="814638933">
          <w:marLeft w:val="480"/>
          <w:marRight w:val="0"/>
          <w:marTop w:val="0"/>
          <w:marBottom w:val="0"/>
          <w:divBdr>
            <w:top w:val="none" w:sz="0" w:space="0" w:color="auto"/>
            <w:left w:val="none" w:sz="0" w:space="0" w:color="auto"/>
            <w:bottom w:val="none" w:sz="0" w:space="0" w:color="auto"/>
            <w:right w:val="none" w:sz="0" w:space="0" w:color="auto"/>
          </w:divBdr>
        </w:div>
        <w:div w:id="864320170">
          <w:marLeft w:val="480"/>
          <w:marRight w:val="0"/>
          <w:marTop w:val="0"/>
          <w:marBottom w:val="0"/>
          <w:divBdr>
            <w:top w:val="none" w:sz="0" w:space="0" w:color="auto"/>
            <w:left w:val="none" w:sz="0" w:space="0" w:color="auto"/>
            <w:bottom w:val="none" w:sz="0" w:space="0" w:color="auto"/>
            <w:right w:val="none" w:sz="0" w:space="0" w:color="auto"/>
          </w:divBdr>
        </w:div>
        <w:div w:id="914048869">
          <w:marLeft w:val="480"/>
          <w:marRight w:val="0"/>
          <w:marTop w:val="0"/>
          <w:marBottom w:val="0"/>
          <w:divBdr>
            <w:top w:val="none" w:sz="0" w:space="0" w:color="auto"/>
            <w:left w:val="none" w:sz="0" w:space="0" w:color="auto"/>
            <w:bottom w:val="none" w:sz="0" w:space="0" w:color="auto"/>
            <w:right w:val="none" w:sz="0" w:space="0" w:color="auto"/>
          </w:divBdr>
        </w:div>
        <w:div w:id="932591576">
          <w:marLeft w:val="480"/>
          <w:marRight w:val="0"/>
          <w:marTop w:val="0"/>
          <w:marBottom w:val="0"/>
          <w:divBdr>
            <w:top w:val="none" w:sz="0" w:space="0" w:color="auto"/>
            <w:left w:val="none" w:sz="0" w:space="0" w:color="auto"/>
            <w:bottom w:val="none" w:sz="0" w:space="0" w:color="auto"/>
            <w:right w:val="none" w:sz="0" w:space="0" w:color="auto"/>
          </w:divBdr>
        </w:div>
        <w:div w:id="938105659">
          <w:marLeft w:val="480"/>
          <w:marRight w:val="0"/>
          <w:marTop w:val="0"/>
          <w:marBottom w:val="0"/>
          <w:divBdr>
            <w:top w:val="none" w:sz="0" w:space="0" w:color="auto"/>
            <w:left w:val="none" w:sz="0" w:space="0" w:color="auto"/>
            <w:bottom w:val="none" w:sz="0" w:space="0" w:color="auto"/>
            <w:right w:val="none" w:sz="0" w:space="0" w:color="auto"/>
          </w:divBdr>
        </w:div>
        <w:div w:id="949095217">
          <w:marLeft w:val="480"/>
          <w:marRight w:val="0"/>
          <w:marTop w:val="0"/>
          <w:marBottom w:val="0"/>
          <w:divBdr>
            <w:top w:val="none" w:sz="0" w:space="0" w:color="auto"/>
            <w:left w:val="none" w:sz="0" w:space="0" w:color="auto"/>
            <w:bottom w:val="none" w:sz="0" w:space="0" w:color="auto"/>
            <w:right w:val="none" w:sz="0" w:space="0" w:color="auto"/>
          </w:divBdr>
        </w:div>
        <w:div w:id="978726223">
          <w:marLeft w:val="480"/>
          <w:marRight w:val="0"/>
          <w:marTop w:val="0"/>
          <w:marBottom w:val="0"/>
          <w:divBdr>
            <w:top w:val="none" w:sz="0" w:space="0" w:color="auto"/>
            <w:left w:val="none" w:sz="0" w:space="0" w:color="auto"/>
            <w:bottom w:val="none" w:sz="0" w:space="0" w:color="auto"/>
            <w:right w:val="none" w:sz="0" w:space="0" w:color="auto"/>
          </w:divBdr>
        </w:div>
        <w:div w:id="990450825">
          <w:marLeft w:val="480"/>
          <w:marRight w:val="0"/>
          <w:marTop w:val="0"/>
          <w:marBottom w:val="0"/>
          <w:divBdr>
            <w:top w:val="none" w:sz="0" w:space="0" w:color="auto"/>
            <w:left w:val="none" w:sz="0" w:space="0" w:color="auto"/>
            <w:bottom w:val="none" w:sz="0" w:space="0" w:color="auto"/>
            <w:right w:val="none" w:sz="0" w:space="0" w:color="auto"/>
          </w:divBdr>
        </w:div>
        <w:div w:id="1015301402">
          <w:marLeft w:val="480"/>
          <w:marRight w:val="0"/>
          <w:marTop w:val="0"/>
          <w:marBottom w:val="0"/>
          <w:divBdr>
            <w:top w:val="none" w:sz="0" w:space="0" w:color="auto"/>
            <w:left w:val="none" w:sz="0" w:space="0" w:color="auto"/>
            <w:bottom w:val="none" w:sz="0" w:space="0" w:color="auto"/>
            <w:right w:val="none" w:sz="0" w:space="0" w:color="auto"/>
          </w:divBdr>
        </w:div>
        <w:div w:id="1018702314">
          <w:marLeft w:val="480"/>
          <w:marRight w:val="0"/>
          <w:marTop w:val="0"/>
          <w:marBottom w:val="0"/>
          <w:divBdr>
            <w:top w:val="none" w:sz="0" w:space="0" w:color="auto"/>
            <w:left w:val="none" w:sz="0" w:space="0" w:color="auto"/>
            <w:bottom w:val="none" w:sz="0" w:space="0" w:color="auto"/>
            <w:right w:val="none" w:sz="0" w:space="0" w:color="auto"/>
          </w:divBdr>
        </w:div>
        <w:div w:id="1023287298">
          <w:marLeft w:val="480"/>
          <w:marRight w:val="0"/>
          <w:marTop w:val="0"/>
          <w:marBottom w:val="0"/>
          <w:divBdr>
            <w:top w:val="none" w:sz="0" w:space="0" w:color="auto"/>
            <w:left w:val="none" w:sz="0" w:space="0" w:color="auto"/>
            <w:bottom w:val="none" w:sz="0" w:space="0" w:color="auto"/>
            <w:right w:val="none" w:sz="0" w:space="0" w:color="auto"/>
          </w:divBdr>
        </w:div>
        <w:div w:id="1031998543">
          <w:marLeft w:val="480"/>
          <w:marRight w:val="0"/>
          <w:marTop w:val="0"/>
          <w:marBottom w:val="0"/>
          <w:divBdr>
            <w:top w:val="none" w:sz="0" w:space="0" w:color="auto"/>
            <w:left w:val="none" w:sz="0" w:space="0" w:color="auto"/>
            <w:bottom w:val="none" w:sz="0" w:space="0" w:color="auto"/>
            <w:right w:val="none" w:sz="0" w:space="0" w:color="auto"/>
          </w:divBdr>
        </w:div>
        <w:div w:id="1087192284">
          <w:marLeft w:val="480"/>
          <w:marRight w:val="0"/>
          <w:marTop w:val="0"/>
          <w:marBottom w:val="0"/>
          <w:divBdr>
            <w:top w:val="none" w:sz="0" w:space="0" w:color="auto"/>
            <w:left w:val="none" w:sz="0" w:space="0" w:color="auto"/>
            <w:bottom w:val="none" w:sz="0" w:space="0" w:color="auto"/>
            <w:right w:val="none" w:sz="0" w:space="0" w:color="auto"/>
          </w:divBdr>
        </w:div>
        <w:div w:id="1129972563">
          <w:marLeft w:val="480"/>
          <w:marRight w:val="0"/>
          <w:marTop w:val="0"/>
          <w:marBottom w:val="0"/>
          <w:divBdr>
            <w:top w:val="none" w:sz="0" w:space="0" w:color="auto"/>
            <w:left w:val="none" w:sz="0" w:space="0" w:color="auto"/>
            <w:bottom w:val="none" w:sz="0" w:space="0" w:color="auto"/>
            <w:right w:val="none" w:sz="0" w:space="0" w:color="auto"/>
          </w:divBdr>
        </w:div>
        <w:div w:id="1130515673">
          <w:marLeft w:val="480"/>
          <w:marRight w:val="0"/>
          <w:marTop w:val="0"/>
          <w:marBottom w:val="0"/>
          <w:divBdr>
            <w:top w:val="none" w:sz="0" w:space="0" w:color="auto"/>
            <w:left w:val="none" w:sz="0" w:space="0" w:color="auto"/>
            <w:bottom w:val="none" w:sz="0" w:space="0" w:color="auto"/>
            <w:right w:val="none" w:sz="0" w:space="0" w:color="auto"/>
          </w:divBdr>
        </w:div>
        <w:div w:id="1144009609">
          <w:marLeft w:val="480"/>
          <w:marRight w:val="0"/>
          <w:marTop w:val="0"/>
          <w:marBottom w:val="0"/>
          <w:divBdr>
            <w:top w:val="none" w:sz="0" w:space="0" w:color="auto"/>
            <w:left w:val="none" w:sz="0" w:space="0" w:color="auto"/>
            <w:bottom w:val="none" w:sz="0" w:space="0" w:color="auto"/>
            <w:right w:val="none" w:sz="0" w:space="0" w:color="auto"/>
          </w:divBdr>
        </w:div>
        <w:div w:id="1162312790">
          <w:marLeft w:val="480"/>
          <w:marRight w:val="0"/>
          <w:marTop w:val="0"/>
          <w:marBottom w:val="0"/>
          <w:divBdr>
            <w:top w:val="none" w:sz="0" w:space="0" w:color="auto"/>
            <w:left w:val="none" w:sz="0" w:space="0" w:color="auto"/>
            <w:bottom w:val="none" w:sz="0" w:space="0" w:color="auto"/>
            <w:right w:val="none" w:sz="0" w:space="0" w:color="auto"/>
          </w:divBdr>
        </w:div>
        <w:div w:id="1294678136">
          <w:marLeft w:val="480"/>
          <w:marRight w:val="0"/>
          <w:marTop w:val="0"/>
          <w:marBottom w:val="0"/>
          <w:divBdr>
            <w:top w:val="none" w:sz="0" w:space="0" w:color="auto"/>
            <w:left w:val="none" w:sz="0" w:space="0" w:color="auto"/>
            <w:bottom w:val="none" w:sz="0" w:space="0" w:color="auto"/>
            <w:right w:val="none" w:sz="0" w:space="0" w:color="auto"/>
          </w:divBdr>
        </w:div>
        <w:div w:id="1329945463">
          <w:marLeft w:val="480"/>
          <w:marRight w:val="0"/>
          <w:marTop w:val="0"/>
          <w:marBottom w:val="0"/>
          <w:divBdr>
            <w:top w:val="none" w:sz="0" w:space="0" w:color="auto"/>
            <w:left w:val="none" w:sz="0" w:space="0" w:color="auto"/>
            <w:bottom w:val="none" w:sz="0" w:space="0" w:color="auto"/>
            <w:right w:val="none" w:sz="0" w:space="0" w:color="auto"/>
          </w:divBdr>
        </w:div>
        <w:div w:id="1332755289">
          <w:marLeft w:val="480"/>
          <w:marRight w:val="0"/>
          <w:marTop w:val="0"/>
          <w:marBottom w:val="0"/>
          <w:divBdr>
            <w:top w:val="none" w:sz="0" w:space="0" w:color="auto"/>
            <w:left w:val="none" w:sz="0" w:space="0" w:color="auto"/>
            <w:bottom w:val="none" w:sz="0" w:space="0" w:color="auto"/>
            <w:right w:val="none" w:sz="0" w:space="0" w:color="auto"/>
          </w:divBdr>
        </w:div>
        <w:div w:id="1353268152">
          <w:marLeft w:val="480"/>
          <w:marRight w:val="0"/>
          <w:marTop w:val="0"/>
          <w:marBottom w:val="0"/>
          <w:divBdr>
            <w:top w:val="none" w:sz="0" w:space="0" w:color="auto"/>
            <w:left w:val="none" w:sz="0" w:space="0" w:color="auto"/>
            <w:bottom w:val="none" w:sz="0" w:space="0" w:color="auto"/>
            <w:right w:val="none" w:sz="0" w:space="0" w:color="auto"/>
          </w:divBdr>
        </w:div>
        <w:div w:id="1459032091">
          <w:marLeft w:val="480"/>
          <w:marRight w:val="0"/>
          <w:marTop w:val="0"/>
          <w:marBottom w:val="0"/>
          <w:divBdr>
            <w:top w:val="none" w:sz="0" w:space="0" w:color="auto"/>
            <w:left w:val="none" w:sz="0" w:space="0" w:color="auto"/>
            <w:bottom w:val="none" w:sz="0" w:space="0" w:color="auto"/>
            <w:right w:val="none" w:sz="0" w:space="0" w:color="auto"/>
          </w:divBdr>
        </w:div>
        <w:div w:id="1533495761">
          <w:marLeft w:val="480"/>
          <w:marRight w:val="0"/>
          <w:marTop w:val="0"/>
          <w:marBottom w:val="0"/>
          <w:divBdr>
            <w:top w:val="none" w:sz="0" w:space="0" w:color="auto"/>
            <w:left w:val="none" w:sz="0" w:space="0" w:color="auto"/>
            <w:bottom w:val="none" w:sz="0" w:space="0" w:color="auto"/>
            <w:right w:val="none" w:sz="0" w:space="0" w:color="auto"/>
          </w:divBdr>
        </w:div>
        <w:div w:id="1594581444">
          <w:marLeft w:val="480"/>
          <w:marRight w:val="0"/>
          <w:marTop w:val="0"/>
          <w:marBottom w:val="0"/>
          <w:divBdr>
            <w:top w:val="none" w:sz="0" w:space="0" w:color="auto"/>
            <w:left w:val="none" w:sz="0" w:space="0" w:color="auto"/>
            <w:bottom w:val="none" w:sz="0" w:space="0" w:color="auto"/>
            <w:right w:val="none" w:sz="0" w:space="0" w:color="auto"/>
          </w:divBdr>
        </w:div>
        <w:div w:id="1671981703">
          <w:marLeft w:val="480"/>
          <w:marRight w:val="0"/>
          <w:marTop w:val="0"/>
          <w:marBottom w:val="0"/>
          <w:divBdr>
            <w:top w:val="none" w:sz="0" w:space="0" w:color="auto"/>
            <w:left w:val="none" w:sz="0" w:space="0" w:color="auto"/>
            <w:bottom w:val="none" w:sz="0" w:space="0" w:color="auto"/>
            <w:right w:val="none" w:sz="0" w:space="0" w:color="auto"/>
          </w:divBdr>
        </w:div>
        <w:div w:id="1676808868">
          <w:marLeft w:val="480"/>
          <w:marRight w:val="0"/>
          <w:marTop w:val="0"/>
          <w:marBottom w:val="0"/>
          <w:divBdr>
            <w:top w:val="none" w:sz="0" w:space="0" w:color="auto"/>
            <w:left w:val="none" w:sz="0" w:space="0" w:color="auto"/>
            <w:bottom w:val="none" w:sz="0" w:space="0" w:color="auto"/>
            <w:right w:val="none" w:sz="0" w:space="0" w:color="auto"/>
          </w:divBdr>
        </w:div>
        <w:div w:id="1715346628">
          <w:marLeft w:val="480"/>
          <w:marRight w:val="0"/>
          <w:marTop w:val="0"/>
          <w:marBottom w:val="0"/>
          <w:divBdr>
            <w:top w:val="none" w:sz="0" w:space="0" w:color="auto"/>
            <w:left w:val="none" w:sz="0" w:space="0" w:color="auto"/>
            <w:bottom w:val="none" w:sz="0" w:space="0" w:color="auto"/>
            <w:right w:val="none" w:sz="0" w:space="0" w:color="auto"/>
          </w:divBdr>
        </w:div>
        <w:div w:id="1734305726">
          <w:marLeft w:val="480"/>
          <w:marRight w:val="0"/>
          <w:marTop w:val="0"/>
          <w:marBottom w:val="0"/>
          <w:divBdr>
            <w:top w:val="none" w:sz="0" w:space="0" w:color="auto"/>
            <w:left w:val="none" w:sz="0" w:space="0" w:color="auto"/>
            <w:bottom w:val="none" w:sz="0" w:space="0" w:color="auto"/>
            <w:right w:val="none" w:sz="0" w:space="0" w:color="auto"/>
          </w:divBdr>
        </w:div>
        <w:div w:id="1738550289">
          <w:marLeft w:val="480"/>
          <w:marRight w:val="0"/>
          <w:marTop w:val="0"/>
          <w:marBottom w:val="0"/>
          <w:divBdr>
            <w:top w:val="none" w:sz="0" w:space="0" w:color="auto"/>
            <w:left w:val="none" w:sz="0" w:space="0" w:color="auto"/>
            <w:bottom w:val="none" w:sz="0" w:space="0" w:color="auto"/>
            <w:right w:val="none" w:sz="0" w:space="0" w:color="auto"/>
          </w:divBdr>
        </w:div>
        <w:div w:id="1761246497">
          <w:marLeft w:val="480"/>
          <w:marRight w:val="0"/>
          <w:marTop w:val="0"/>
          <w:marBottom w:val="0"/>
          <w:divBdr>
            <w:top w:val="none" w:sz="0" w:space="0" w:color="auto"/>
            <w:left w:val="none" w:sz="0" w:space="0" w:color="auto"/>
            <w:bottom w:val="none" w:sz="0" w:space="0" w:color="auto"/>
            <w:right w:val="none" w:sz="0" w:space="0" w:color="auto"/>
          </w:divBdr>
        </w:div>
        <w:div w:id="1797529389">
          <w:marLeft w:val="480"/>
          <w:marRight w:val="0"/>
          <w:marTop w:val="0"/>
          <w:marBottom w:val="0"/>
          <w:divBdr>
            <w:top w:val="none" w:sz="0" w:space="0" w:color="auto"/>
            <w:left w:val="none" w:sz="0" w:space="0" w:color="auto"/>
            <w:bottom w:val="none" w:sz="0" w:space="0" w:color="auto"/>
            <w:right w:val="none" w:sz="0" w:space="0" w:color="auto"/>
          </w:divBdr>
        </w:div>
        <w:div w:id="1798332515">
          <w:marLeft w:val="480"/>
          <w:marRight w:val="0"/>
          <w:marTop w:val="0"/>
          <w:marBottom w:val="0"/>
          <w:divBdr>
            <w:top w:val="none" w:sz="0" w:space="0" w:color="auto"/>
            <w:left w:val="none" w:sz="0" w:space="0" w:color="auto"/>
            <w:bottom w:val="none" w:sz="0" w:space="0" w:color="auto"/>
            <w:right w:val="none" w:sz="0" w:space="0" w:color="auto"/>
          </w:divBdr>
        </w:div>
        <w:div w:id="1803763202">
          <w:marLeft w:val="480"/>
          <w:marRight w:val="0"/>
          <w:marTop w:val="0"/>
          <w:marBottom w:val="0"/>
          <w:divBdr>
            <w:top w:val="none" w:sz="0" w:space="0" w:color="auto"/>
            <w:left w:val="none" w:sz="0" w:space="0" w:color="auto"/>
            <w:bottom w:val="none" w:sz="0" w:space="0" w:color="auto"/>
            <w:right w:val="none" w:sz="0" w:space="0" w:color="auto"/>
          </w:divBdr>
        </w:div>
        <w:div w:id="1807891821">
          <w:marLeft w:val="480"/>
          <w:marRight w:val="0"/>
          <w:marTop w:val="0"/>
          <w:marBottom w:val="0"/>
          <w:divBdr>
            <w:top w:val="none" w:sz="0" w:space="0" w:color="auto"/>
            <w:left w:val="none" w:sz="0" w:space="0" w:color="auto"/>
            <w:bottom w:val="none" w:sz="0" w:space="0" w:color="auto"/>
            <w:right w:val="none" w:sz="0" w:space="0" w:color="auto"/>
          </w:divBdr>
        </w:div>
        <w:div w:id="1819877395">
          <w:marLeft w:val="480"/>
          <w:marRight w:val="0"/>
          <w:marTop w:val="0"/>
          <w:marBottom w:val="0"/>
          <w:divBdr>
            <w:top w:val="none" w:sz="0" w:space="0" w:color="auto"/>
            <w:left w:val="none" w:sz="0" w:space="0" w:color="auto"/>
            <w:bottom w:val="none" w:sz="0" w:space="0" w:color="auto"/>
            <w:right w:val="none" w:sz="0" w:space="0" w:color="auto"/>
          </w:divBdr>
        </w:div>
        <w:div w:id="1842813645">
          <w:marLeft w:val="480"/>
          <w:marRight w:val="0"/>
          <w:marTop w:val="0"/>
          <w:marBottom w:val="0"/>
          <w:divBdr>
            <w:top w:val="none" w:sz="0" w:space="0" w:color="auto"/>
            <w:left w:val="none" w:sz="0" w:space="0" w:color="auto"/>
            <w:bottom w:val="none" w:sz="0" w:space="0" w:color="auto"/>
            <w:right w:val="none" w:sz="0" w:space="0" w:color="auto"/>
          </w:divBdr>
        </w:div>
        <w:div w:id="1922713124">
          <w:marLeft w:val="480"/>
          <w:marRight w:val="0"/>
          <w:marTop w:val="0"/>
          <w:marBottom w:val="0"/>
          <w:divBdr>
            <w:top w:val="none" w:sz="0" w:space="0" w:color="auto"/>
            <w:left w:val="none" w:sz="0" w:space="0" w:color="auto"/>
            <w:bottom w:val="none" w:sz="0" w:space="0" w:color="auto"/>
            <w:right w:val="none" w:sz="0" w:space="0" w:color="auto"/>
          </w:divBdr>
        </w:div>
        <w:div w:id="1939605139">
          <w:marLeft w:val="480"/>
          <w:marRight w:val="0"/>
          <w:marTop w:val="0"/>
          <w:marBottom w:val="0"/>
          <w:divBdr>
            <w:top w:val="none" w:sz="0" w:space="0" w:color="auto"/>
            <w:left w:val="none" w:sz="0" w:space="0" w:color="auto"/>
            <w:bottom w:val="none" w:sz="0" w:space="0" w:color="auto"/>
            <w:right w:val="none" w:sz="0" w:space="0" w:color="auto"/>
          </w:divBdr>
        </w:div>
        <w:div w:id="2002662484">
          <w:marLeft w:val="480"/>
          <w:marRight w:val="0"/>
          <w:marTop w:val="0"/>
          <w:marBottom w:val="0"/>
          <w:divBdr>
            <w:top w:val="none" w:sz="0" w:space="0" w:color="auto"/>
            <w:left w:val="none" w:sz="0" w:space="0" w:color="auto"/>
            <w:bottom w:val="none" w:sz="0" w:space="0" w:color="auto"/>
            <w:right w:val="none" w:sz="0" w:space="0" w:color="auto"/>
          </w:divBdr>
        </w:div>
        <w:div w:id="2019770641">
          <w:marLeft w:val="480"/>
          <w:marRight w:val="0"/>
          <w:marTop w:val="0"/>
          <w:marBottom w:val="0"/>
          <w:divBdr>
            <w:top w:val="none" w:sz="0" w:space="0" w:color="auto"/>
            <w:left w:val="none" w:sz="0" w:space="0" w:color="auto"/>
            <w:bottom w:val="none" w:sz="0" w:space="0" w:color="auto"/>
            <w:right w:val="none" w:sz="0" w:space="0" w:color="auto"/>
          </w:divBdr>
        </w:div>
        <w:div w:id="2040350686">
          <w:marLeft w:val="480"/>
          <w:marRight w:val="0"/>
          <w:marTop w:val="0"/>
          <w:marBottom w:val="0"/>
          <w:divBdr>
            <w:top w:val="none" w:sz="0" w:space="0" w:color="auto"/>
            <w:left w:val="none" w:sz="0" w:space="0" w:color="auto"/>
            <w:bottom w:val="none" w:sz="0" w:space="0" w:color="auto"/>
            <w:right w:val="none" w:sz="0" w:space="0" w:color="auto"/>
          </w:divBdr>
        </w:div>
        <w:div w:id="2058505072">
          <w:marLeft w:val="480"/>
          <w:marRight w:val="0"/>
          <w:marTop w:val="0"/>
          <w:marBottom w:val="0"/>
          <w:divBdr>
            <w:top w:val="none" w:sz="0" w:space="0" w:color="auto"/>
            <w:left w:val="none" w:sz="0" w:space="0" w:color="auto"/>
            <w:bottom w:val="none" w:sz="0" w:space="0" w:color="auto"/>
            <w:right w:val="none" w:sz="0" w:space="0" w:color="auto"/>
          </w:divBdr>
        </w:div>
        <w:div w:id="2076269882">
          <w:marLeft w:val="480"/>
          <w:marRight w:val="0"/>
          <w:marTop w:val="0"/>
          <w:marBottom w:val="0"/>
          <w:divBdr>
            <w:top w:val="none" w:sz="0" w:space="0" w:color="auto"/>
            <w:left w:val="none" w:sz="0" w:space="0" w:color="auto"/>
            <w:bottom w:val="none" w:sz="0" w:space="0" w:color="auto"/>
            <w:right w:val="none" w:sz="0" w:space="0" w:color="auto"/>
          </w:divBdr>
        </w:div>
      </w:divsChild>
    </w:div>
    <w:div w:id="780222673">
      <w:bodyDiv w:val="1"/>
      <w:marLeft w:val="0"/>
      <w:marRight w:val="0"/>
      <w:marTop w:val="0"/>
      <w:marBottom w:val="0"/>
      <w:divBdr>
        <w:top w:val="none" w:sz="0" w:space="0" w:color="auto"/>
        <w:left w:val="none" w:sz="0" w:space="0" w:color="auto"/>
        <w:bottom w:val="none" w:sz="0" w:space="0" w:color="auto"/>
        <w:right w:val="none" w:sz="0" w:space="0" w:color="auto"/>
      </w:divBdr>
      <w:divsChild>
        <w:div w:id="32198286">
          <w:marLeft w:val="480"/>
          <w:marRight w:val="0"/>
          <w:marTop w:val="0"/>
          <w:marBottom w:val="0"/>
          <w:divBdr>
            <w:top w:val="none" w:sz="0" w:space="0" w:color="auto"/>
            <w:left w:val="none" w:sz="0" w:space="0" w:color="auto"/>
            <w:bottom w:val="none" w:sz="0" w:space="0" w:color="auto"/>
            <w:right w:val="none" w:sz="0" w:space="0" w:color="auto"/>
          </w:divBdr>
        </w:div>
        <w:div w:id="50426512">
          <w:marLeft w:val="480"/>
          <w:marRight w:val="0"/>
          <w:marTop w:val="0"/>
          <w:marBottom w:val="0"/>
          <w:divBdr>
            <w:top w:val="none" w:sz="0" w:space="0" w:color="auto"/>
            <w:left w:val="none" w:sz="0" w:space="0" w:color="auto"/>
            <w:bottom w:val="none" w:sz="0" w:space="0" w:color="auto"/>
            <w:right w:val="none" w:sz="0" w:space="0" w:color="auto"/>
          </w:divBdr>
        </w:div>
        <w:div w:id="68773917">
          <w:marLeft w:val="480"/>
          <w:marRight w:val="0"/>
          <w:marTop w:val="0"/>
          <w:marBottom w:val="0"/>
          <w:divBdr>
            <w:top w:val="none" w:sz="0" w:space="0" w:color="auto"/>
            <w:left w:val="none" w:sz="0" w:space="0" w:color="auto"/>
            <w:bottom w:val="none" w:sz="0" w:space="0" w:color="auto"/>
            <w:right w:val="none" w:sz="0" w:space="0" w:color="auto"/>
          </w:divBdr>
        </w:div>
        <w:div w:id="81804866">
          <w:marLeft w:val="480"/>
          <w:marRight w:val="0"/>
          <w:marTop w:val="0"/>
          <w:marBottom w:val="0"/>
          <w:divBdr>
            <w:top w:val="none" w:sz="0" w:space="0" w:color="auto"/>
            <w:left w:val="none" w:sz="0" w:space="0" w:color="auto"/>
            <w:bottom w:val="none" w:sz="0" w:space="0" w:color="auto"/>
            <w:right w:val="none" w:sz="0" w:space="0" w:color="auto"/>
          </w:divBdr>
        </w:div>
        <w:div w:id="136649664">
          <w:marLeft w:val="480"/>
          <w:marRight w:val="0"/>
          <w:marTop w:val="0"/>
          <w:marBottom w:val="0"/>
          <w:divBdr>
            <w:top w:val="none" w:sz="0" w:space="0" w:color="auto"/>
            <w:left w:val="none" w:sz="0" w:space="0" w:color="auto"/>
            <w:bottom w:val="none" w:sz="0" w:space="0" w:color="auto"/>
            <w:right w:val="none" w:sz="0" w:space="0" w:color="auto"/>
          </w:divBdr>
        </w:div>
        <w:div w:id="146678883">
          <w:marLeft w:val="480"/>
          <w:marRight w:val="0"/>
          <w:marTop w:val="0"/>
          <w:marBottom w:val="0"/>
          <w:divBdr>
            <w:top w:val="none" w:sz="0" w:space="0" w:color="auto"/>
            <w:left w:val="none" w:sz="0" w:space="0" w:color="auto"/>
            <w:bottom w:val="none" w:sz="0" w:space="0" w:color="auto"/>
            <w:right w:val="none" w:sz="0" w:space="0" w:color="auto"/>
          </w:divBdr>
        </w:div>
        <w:div w:id="147477899">
          <w:marLeft w:val="480"/>
          <w:marRight w:val="0"/>
          <w:marTop w:val="0"/>
          <w:marBottom w:val="0"/>
          <w:divBdr>
            <w:top w:val="none" w:sz="0" w:space="0" w:color="auto"/>
            <w:left w:val="none" w:sz="0" w:space="0" w:color="auto"/>
            <w:bottom w:val="none" w:sz="0" w:space="0" w:color="auto"/>
            <w:right w:val="none" w:sz="0" w:space="0" w:color="auto"/>
          </w:divBdr>
        </w:div>
        <w:div w:id="163473747">
          <w:marLeft w:val="480"/>
          <w:marRight w:val="0"/>
          <w:marTop w:val="0"/>
          <w:marBottom w:val="0"/>
          <w:divBdr>
            <w:top w:val="none" w:sz="0" w:space="0" w:color="auto"/>
            <w:left w:val="none" w:sz="0" w:space="0" w:color="auto"/>
            <w:bottom w:val="none" w:sz="0" w:space="0" w:color="auto"/>
            <w:right w:val="none" w:sz="0" w:space="0" w:color="auto"/>
          </w:divBdr>
        </w:div>
        <w:div w:id="246622094">
          <w:marLeft w:val="480"/>
          <w:marRight w:val="0"/>
          <w:marTop w:val="0"/>
          <w:marBottom w:val="0"/>
          <w:divBdr>
            <w:top w:val="none" w:sz="0" w:space="0" w:color="auto"/>
            <w:left w:val="none" w:sz="0" w:space="0" w:color="auto"/>
            <w:bottom w:val="none" w:sz="0" w:space="0" w:color="auto"/>
            <w:right w:val="none" w:sz="0" w:space="0" w:color="auto"/>
          </w:divBdr>
        </w:div>
        <w:div w:id="252933328">
          <w:marLeft w:val="480"/>
          <w:marRight w:val="0"/>
          <w:marTop w:val="0"/>
          <w:marBottom w:val="0"/>
          <w:divBdr>
            <w:top w:val="none" w:sz="0" w:space="0" w:color="auto"/>
            <w:left w:val="none" w:sz="0" w:space="0" w:color="auto"/>
            <w:bottom w:val="none" w:sz="0" w:space="0" w:color="auto"/>
            <w:right w:val="none" w:sz="0" w:space="0" w:color="auto"/>
          </w:divBdr>
        </w:div>
        <w:div w:id="307826553">
          <w:marLeft w:val="480"/>
          <w:marRight w:val="0"/>
          <w:marTop w:val="0"/>
          <w:marBottom w:val="0"/>
          <w:divBdr>
            <w:top w:val="none" w:sz="0" w:space="0" w:color="auto"/>
            <w:left w:val="none" w:sz="0" w:space="0" w:color="auto"/>
            <w:bottom w:val="none" w:sz="0" w:space="0" w:color="auto"/>
            <w:right w:val="none" w:sz="0" w:space="0" w:color="auto"/>
          </w:divBdr>
        </w:div>
        <w:div w:id="348877980">
          <w:marLeft w:val="480"/>
          <w:marRight w:val="0"/>
          <w:marTop w:val="0"/>
          <w:marBottom w:val="0"/>
          <w:divBdr>
            <w:top w:val="none" w:sz="0" w:space="0" w:color="auto"/>
            <w:left w:val="none" w:sz="0" w:space="0" w:color="auto"/>
            <w:bottom w:val="none" w:sz="0" w:space="0" w:color="auto"/>
            <w:right w:val="none" w:sz="0" w:space="0" w:color="auto"/>
          </w:divBdr>
        </w:div>
        <w:div w:id="380903282">
          <w:marLeft w:val="480"/>
          <w:marRight w:val="0"/>
          <w:marTop w:val="0"/>
          <w:marBottom w:val="0"/>
          <w:divBdr>
            <w:top w:val="none" w:sz="0" w:space="0" w:color="auto"/>
            <w:left w:val="none" w:sz="0" w:space="0" w:color="auto"/>
            <w:bottom w:val="none" w:sz="0" w:space="0" w:color="auto"/>
            <w:right w:val="none" w:sz="0" w:space="0" w:color="auto"/>
          </w:divBdr>
        </w:div>
        <w:div w:id="382218689">
          <w:marLeft w:val="480"/>
          <w:marRight w:val="0"/>
          <w:marTop w:val="0"/>
          <w:marBottom w:val="0"/>
          <w:divBdr>
            <w:top w:val="none" w:sz="0" w:space="0" w:color="auto"/>
            <w:left w:val="none" w:sz="0" w:space="0" w:color="auto"/>
            <w:bottom w:val="none" w:sz="0" w:space="0" w:color="auto"/>
            <w:right w:val="none" w:sz="0" w:space="0" w:color="auto"/>
          </w:divBdr>
        </w:div>
        <w:div w:id="553583414">
          <w:marLeft w:val="480"/>
          <w:marRight w:val="0"/>
          <w:marTop w:val="0"/>
          <w:marBottom w:val="0"/>
          <w:divBdr>
            <w:top w:val="none" w:sz="0" w:space="0" w:color="auto"/>
            <w:left w:val="none" w:sz="0" w:space="0" w:color="auto"/>
            <w:bottom w:val="none" w:sz="0" w:space="0" w:color="auto"/>
            <w:right w:val="none" w:sz="0" w:space="0" w:color="auto"/>
          </w:divBdr>
        </w:div>
        <w:div w:id="585118133">
          <w:marLeft w:val="480"/>
          <w:marRight w:val="0"/>
          <w:marTop w:val="0"/>
          <w:marBottom w:val="0"/>
          <w:divBdr>
            <w:top w:val="none" w:sz="0" w:space="0" w:color="auto"/>
            <w:left w:val="none" w:sz="0" w:space="0" w:color="auto"/>
            <w:bottom w:val="none" w:sz="0" w:space="0" w:color="auto"/>
            <w:right w:val="none" w:sz="0" w:space="0" w:color="auto"/>
          </w:divBdr>
        </w:div>
        <w:div w:id="587539473">
          <w:marLeft w:val="480"/>
          <w:marRight w:val="0"/>
          <w:marTop w:val="0"/>
          <w:marBottom w:val="0"/>
          <w:divBdr>
            <w:top w:val="none" w:sz="0" w:space="0" w:color="auto"/>
            <w:left w:val="none" w:sz="0" w:space="0" w:color="auto"/>
            <w:bottom w:val="none" w:sz="0" w:space="0" w:color="auto"/>
            <w:right w:val="none" w:sz="0" w:space="0" w:color="auto"/>
          </w:divBdr>
        </w:div>
        <w:div w:id="609509831">
          <w:marLeft w:val="480"/>
          <w:marRight w:val="0"/>
          <w:marTop w:val="0"/>
          <w:marBottom w:val="0"/>
          <w:divBdr>
            <w:top w:val="none" w:sz="0" w:space="0" w:color="auto"/>
            <w:left w:val="none" w:sz="0" w:space="0" w:color="auto"/>
            <w:bottom w:val="none" w:sz="0" w:space="0" w:color="auto"/>
            <w:right w:val="none" w:sz="0" w:space="0" w:color="auto"/>
          </w:divBdr>
        </w:div>
        <w:div w:id="626861900">
          <w:marLeft w:val="480"/>
          <w:marRight w:val="0"/>
          <w:marTop w:val="0"/>
          <w:marBottom w:val="0"/>
          <w:divBdr>
            <w:top w:val="none" w:sz="0" w:space="0" w:color="auto"/>
            <w:left w:val="none" w:sz="0" w:space="0" w:color="auto"/>
            <w:bottom w:val="none" w:sz="0" w:space="0" w:color="auto"/>
            <w:right w:val="none" w:sz="0" w:space="0" w:color="auto"/>
          </w:divBdr>
        </w:div>
        <w:div w:id="632059629">
          <w:marLeft w:val="480"/>
          <w:marRight w:val="0"/>
          <w:marTop w:val="0"/>
          <w:marBottom w:val="0"/>
          <w:divBdr>
            <w:top w:val="none" w:sz="0" w:space="0" w:color="auto"/>
            <w:left w:val="none" w:sz="0" w:space="0" w:color="auto"/>
            <w:bottom w:val="none" w:sz="0" w:space="0" w:color="auto"/>
            <w:right w:val="none" w:sz="0" w:space="0" w:color="auto"/>
          </w:divBdr>
        </w:div>
        <w:div w:id="683288640">
          <w:marLeft w:val="480"/>
          <w:marRight w:val="0"/>
          <w:marTop w:val="0"/>
          <w:marBottom w:val="0"/>
          <w:divBdr>
            <w:top w:val="none" w:sz="0" w:space="0" w:color="auto"/>
            <w:left w:val="none" w:sz="0" w:space="0" w:color="auto"/>
            <w:bottom w:val="none" w:sz="0" w:space="0" w:color="auto"/>
            <w:right w:val="none" w:sz="0" w:space="0" w:color="auto"/>
          </w:divBdr>
        </w:div>
        <w:div w:id="715617455">
          <w:marLeft w:val="480"/>
          <w:marRight w:val="0"/>
          <w:marTop w:val="0"/>
          <w:marBottom w:val="0"/>
          <w:divBdr>
            <w:top w:val="none" w:sz="0" w:space="0" w:color="auto"/>
            <w:left w:val="none" w:sz="0" w:space="0" w:color="auto"/>
            <w:bottom w:val="none" w:sz="0" w:space="0" w:color="auto"/>
            <w:right w:val="none" w:sz="0" w:space="0" w:color="auto"/>
          </w:divBdr>
        </w:div>
        <w:div w:id="775977214">
          <w:marLeft w:val="480"/>
          <w:marRight w:val="0"/>
          <w:marTop w:val="0"/>
          <w:marBottom w:val="0"/>
          <w:divBdr>
            <w:top w:val="none" w:sz="0" w:space="0" w:color="auto"/>
            <w:left w:val="none" w:sz="0" w:space="0" w:color="auto"/>
            <w:bottom w:val="none" w:sz="0" w:space="0" w:color="auto"/>
            <w:right w:val="none" w:sz="0" w:space="0" w:color="auto"/>
          </w:divBdr>
        </w:div>
        <w:div w:id="834220172">
          <w:marLeft w:val="480"/>
          <w:marRight w:val="0"/>
          <w:marTop w:val="0"/>
          <w:marBottom w:val="0"/>
          <w:divBdr>
            <w:top w:val="none" w:sz="0" w:space="0" w:color="auto"/>
            <w:left w:val="none" w:sz="0" w:space="0" w:color="auto"/>
            <w:bottom w:val="none" w:sz="0" w:space="0" w:color="auto"/>
            <w:right w:val="none" w:sz="0" w:space="0" w:color="auto"/>
          </w:divBdr>
        </w:div>
        <w:div w:id="838737383">
          <w:marLeft w:val="480"/>
          <w:marRight w:val="0"/>
          <w:marTop w:val="0"/>
          <w:marBottom w:val="0"/>
          <w:divBdr>
            <w:top w:val="none" w:sz="0" w:space="0" w:color="auto"/>
            <w:left w:val="none" w:sz="0" w:space="0" w:color="auto"/>
            <w:bottom w:val="none" w:sz="0" w:space="0" w:color="auto"/>
            <w:right w:val="none" w:sz="0" w:space="0" w:color="auto"/>
          </w:divBdr>
        </w:div>
        <w:div w:id="845173438">
          <w:marLeft w:val="480"/>
          <w:marRight w:val="0"/>
          <w:marTop w:val="0"/>
          <w:marBottom w:val="0"/>
          <w:divBdr>
            <w:top w:val="none" w:sz="0" w:space="0" w:color="auto"/>
            <w:left w:val="none" w:sz="0" w:space="0" w:color="auto"/>
            <w:bottom w:val="none" w:sz="0" w:space="0" w:color="auto"/>
            <w:right w:val="none" w:sz="0" w:space="0" w:color="auto"/>
          </w:divBdr>
        </w:div>
        <w:div w:id="854420707">
          <w:marLeft w:val="480"/>
          <w:marRight w:val="0"/>
          <w:marTop w:val="0"/>
          <w:marBottom w:val="0"/>
          <w:divBdr>
            <w:top w:val="none" w:sz="0" w:space="0" w:color="auto"/>
            <w:left w:val="none" w:sz="0" w:space="0" w:color="auto"/>
            <w:bottom w:val="none" w:sz="0" w:space="0" w:color="auto"/>
            <w:right w:val="none" w:sz="0" w:space="0" w:color="auto"/>
          </w:divBdr>
        </w:div>
        <w:div w:id="1025135838">
          <w:marLeft w:val="480"/>
          <w:marRight w:val="0"/>
          <w:marTop w:val="0"/>
          <w:marBottom w:val="0"/>
          <w:divBdr>
            <w:top w:val="none" w:sz="0" w:space="0" w:color="auto"/>
            <w:left w:val="none" w:sz="0" w:space="0" w:color="auto"/>
            <w:bottom w:val="none" w:sz="0" w:space="0" w:color="auto"/>
            <w:right w:val="none" w:sz="0" w:space="0" w:color="auto"/>
          </w:divBdr>
        </w:div>
        <w:div w:id="1039403833">
          <w:marLeft w:val="480"/>
          <w:marRight w:val="0"/>
          <w:marTop w:val="0"/>
          <w:marBottom w:val="0"/>
          <w:divBdr>
            <w:top w:val="none" w:sz="0" w:space="0" w:color="auto"/>
            <w:left w:val="none" w:sz="0" w:space="0" w:color="auto"/>
            <w:bottom w:val="none" w:sz="0" w:space="0" w:color="auto"/>
            <w:right w:val="none" w:sz="0" w:space="0" w:color="auto"/>
          </w:divBdr>
        </w:div>
        <w:div w:id="1045562261">
          <w:marLeft w:val="480"/>
          <w:marRight w:val="0"/>
          <w:marTop w:val="0"/>
          <w:marBottom w:val="0"/>
          <w:divBdr>
            <w:top w:val="none" w:sz="0" w:space="0" w:color="auto"/>
            <w:left w:val="none" w:sz="0" w:space="0" w:color="auto"/>
            <w:bottom w:val="none" w:sz="0" w:space="0" w:color="auto"/>
            <w:right w:val="none" w:sz="0" w:space="0" w:color="auto"/>
          </w:divBdr>
        </w:div>
        <w:div w:id="1049113295">
          <w:marLeft w:val="480"/>
          <w:marRight w:val="0"/>
          <w:marTop w:val="0"/>
          <w:marBottom w:val="0"/>
          <w:divBdr>
            <w:top w:val="none" w:sz="0" w:space="0" w:color="auto"/>
            <w:left w:val="none" w:sz="0" w:space="0" w:color="auto"/>
            <w:bottom w:val="none" w:sz="0" w:space="0" w:color="auto"/>
            <w:right w:val="none" w:sz="0" w:space="0" w:color="auto"/>
          </w:divBdr>
        </w:div>
        <w:div w:id="1063068278">
          <w:marLeft w:val="480"/>
          <w:marRight w:val="0"/>
          <w:marTop w:val="0"/>
          <w:marBottom w:val="0"/>
          <w:divBdr>
            <w:top w:val="none" w:sz="0" w:space="0" w:color="auto"/>
            <w:left w:val="none" w:sz="0" w:space="0" w:color="auto"/>
            <w:bottom w:val="none" w:sz="0" w:space="0" w:color="auto"/>
            <w:right w:val="none" w:sz="0" w:space="0" w:color="auto"/>
          </w:divBdr>
        </w:div>
        <w:div w:id="1101334320">
          <w:marLeft w:val="480"/>
          <w:marRight w:val="0"/>
          <w:marTop w:val="0"/>
          <w:marBottom w:val="0"/>
          <w:divBdr>
            <w:top w:val="none" w:sz="0" w:space="0" w:color="auto"/>
            <w:left w:val="none" w:sz="0" w:space="0" w:color="auto"/>
            <w:bottom w:val="none" w:sz="0" w:space="0" w:color="auto"/>
            <w:right w:val="none" w:sz="0" w:space="0" w:color="auto"/>
          </w:divBdr>
        </w:div>
        <w:div w:id="1124496393">
          <w:marLeft w:val="480"/>
          <w:marRight w:val="0"/>
          <w:marTop w:val="0"/>
          <w:marBottom w:val="0"/>
          <w:divBdr>
            <w:top w:val="none" w:sz="0" w:space="0" w:color="auto"/>
            <w:left w:val="none" w:sz="0" w:space="0" w:color="auto"/>
            <w:bottom w:val="none" w:sz="0" w:space="0" w:color="auto"/>
            <w:right w:val="none" w:sz="0" w:space="0" w:color="auto"/>
          </w:divBdr>
        </w:div>
        <w:div w:id="1172987825">
          <w:marLeft w:val="480"/>
          <w:marRight w:val="0"/>
          <w:marTop w:val="0"/>
          <w:marBottom w:val="0"/>
          <w:divBdr>
            <w:top w:val="none" w:sz="0" w:space="0" w:color="auto"/>
            <w:left w:val="none" w:sz="0" w:space="0" w:color="auto"/>
            <w:bottom w:val="none" w:sz="0" w:space="0" w:color="auto"/>
            <w:right w:val="none" w:sz="0" w:space="0" w:color="auto"/>
          </w:divBdr>
        </w:div>
        <w:div w:id="1200360644">
          <w:marLeft w:val="480"/>
          <w:marRight w:val="0"/>
          <w:marTop w:val="0"/>
          <w:marBottom w:val="0"/>
          <w:divBdr>
            <w:top w:val="none" w:sz="0" w:space="0" w:color="auto"/>
            <w:left w:val="none" w:sz="0" w:space="0" w:color="auto"/>
            <w:bottom w:val="none" w:sz="0" w:space="0" w:color="auto"/>
            <w:right w:val="none" w:sz="0" w:space="0" w:color="auto"/>
          </w:divBdr>
        </w:div>
        <w:div w:id="1205020198">
          <w:marLeft w:val="480"/>
          <w:marRight w:val="0"/>
          <w:marTop w:val="0"/>
          <w:marBottom w:val="0"/>
          <w:divBdr>
            <w:top w:val="none" w:sz="0" w:space="0" w:color="auto"/>
            <w:left w:val="none" w:sz="0" w:space="0" w:color="auto"/>
            <w:bottom w:val="none" w:sz="0" w:space="0" w:color="auto"/>
            <w:right w:val="none" w:sz="0" w:space="0" w:color="auto"/>
          </w:divBdr>
        </w:div>
        <w:div w:id="1208293791">
          <w:marLeft w:val="480"/>
          <w:marRight w:val="0"/>
          <w:marTop w:val="0"/>
          <w:marBottom w:val="0"/>
          <w:divBdr>
            <w:top w:val="none" w:sz="0" w:space="0" w:color="auto"/>
            <w:left w:val="none" w:sz="0" w:space="0" w:color="auto"/>
            <w:bottom w:val="none" w:sz="0" w:space="0" w:color="auto"/>
            <w:right w:val="none" w:sz="0" w:space="0" w:color="auto"/>
          </w:divBdr>
        </w:div>
        <w:div w:id="1247810962">
          <w:marLeft w:val="480"/>
          <w:marRight w:val="0"/>
          <w:marTop w:val="0"/>
          <w:marBottom w:val="0"/>
          <w:divBdr>
            <w:top w:val="none" w:sz="0" w:space="0" w:color="auto"/>
            <w:left w:val="none" w:sz="0" w:space="0" w:color="auto"/>
            <w:bottom w:val="none" w:sz="0" w:space="0" w:color="auto"/>
            <w:right w:val="none" w:sz="0" w:space="0" w:color="auto"/>
          </w:divBdr>
        </w:div>
        <w:div w:id="1273441894">
          <w:marLeft w:val="480"/>
          <w:marRight w:val="0"/>
          <w:marTop w:val="0"/>
          <w:marBottom w:val="0"/>
          <w:divBdr>
            <w:top w:val="none" w:sz="0" w:space="0" w:color="auto"/>
            <w:left w:val="none" w:sz="0" w:space="0" w:color="auto"/>
            <w:bottom w:val="none" w:sz="0" w:space="0" w:color="auto"/>
            <w:right w:val="none" w:sz="0" w:space="0" w:color="auto"/>
          </w:divBdr>
        </w:div>
        <w:div w:id="1376616104">
          <w:marLeft w:val="480"/>
          <w:marRight w:val="0"/>
          <w:marTop w:val="0"/>
          <w:marBottom w:val="0"/>
          <w:divBdr>
            <w:top w:val="none" w:sz="0" w:space="0" w:color="auto"/>
            <w:left w:val="none" w:sz="0" w:space="0" w:color="auto"/>
            <w:bottom w:val="none" w:sz="0" w:space="0" w:color="auto"/>
            <w:right w:val="none" w:sz="0" w:space="0" w:color="auto"/>
          </w:divBdr>
        </w:div>
        <w:div w:id="1396124137">
          <w:marLeft w:val="480"/>
          <w:marRight w:val="0"/>
          <w:marTop w:val="0"/>
          <w:marBottom w:val="0"/>
          <w:divBdr>
            <w:top w:val="none" w:sz="0" w:space="0" w:color="auto"/>
            <w:left w:val="none" w:sz="0" w:space="0" w:color="auto"/>
            <w:bottom w:val="none" w:sz="0" w:space="0" w:color="auto"/>
            <w:right w:val="none" w:sz="0" w:space="0" w:color="auto"/>
          </w:divBdr>
        </w:div>
        <w:div w:id="1396471466">
          <w:marLeft w:val="480"/>
          <w:marRight w:val="0"/>
          <w:marTop w:val="0"/>
          <w:marBottom w:val="0"/>
          <w:divBdr>
            <w:top w:val="none" w:sz="0" w:space="0" w:color="auto"/>
            <w:left w:val="none" w:sz="0" w:space="0" w:color="auto"/>
            <w:bottom w:val="none" w:sz="0" w:space="0" w:color="auto"/>
            <w:right w:val="none" w:sz="0" w:space="0" w:color="auto"/>
          </w:divBdr>
        </w:div>
        <w:div w:id="1433865548">
          <w:marLeft w:val="480"/>
          <w:marRight w:val="0"/>
          <w:marTop w:val="0"/>
          <w:marBottom w:val="0"/>
          <w:divBdr>
            <w:top w:val="none" w:sz="0" w:space="0" w:color="auto"/>
            <w:left w:val="none" w:sz="0" w:space="0" w:color="auto"/>
            <w:bottom w:val="none" w:sz="0" w:space="0" w:color="auto"/>
            <w:right w:val="none" w:sz="0" w:space="0" w:color="auto"/>
          </w:divBdr>
        </w:div>
        <w:div w:id="1455716341">
          <w:marLeft w:val="480"/>
          <w:marRight w:val="0"/>
          <w:marTop w:val="0"/>
          <w:marBottom w:val="0"/>
          <w:divBdr>
            <w:top w:val="none" w:sz="0" w:space="0" w:color="auto"/>
            <w:left w:val="none" w:sz="0" w:space="0" w:color="auto"/>
            <w:bottom w:val="none" w:sz="0" w:space="0" w:color="auto"/>
            <w:right w:val="none" w:sz="0" w:space="0" w:color="auto"/>
          </w:divBdr>
        </w:div>
        <w:div w:id="1549100584">
          <w:marLeft w:val="480"/>
          <w:marRight w:val="0"/>
          <w:marTop w:val="0"/>
          <w:marBottom w:val="0"/>
          <w:divBdr>
            <w:top w:val="none" w:sz="0" w:space="0" w:color="auto"/>
            <w:left w:val="none" w:sz="0" w:space="0" w:color="auto"/>
            <w:bottom w:val="none" w:sz="0" w:space="0" w:color="auto"/>
            <w:right w:val="none" w:sz="0" w:space="0" w:color="auto"/>
          </w:divBdr>
        </w:div>
        <w:div w:id="1617059036">
          <w:marLeft w:val="480"/>
          <w:marRight w:val="0"/>
          <w:marTop w:val="0"/>
          <w:marBottom w:val="0"/>
          <w:divBdr>
            <w:top w:val="none" w:sz="0" w:space="0" w:color="auto"/>
            <w:left w:val="none" w:sz="0" w:space="0" w:color="auto"/>
            <w:bottom w:val="none" w:sz="0" w:space="0" w:color="auto"/>
            <w:right w:val="none" w:sz="0" w:space="0" w:color="auto"/>
          </w:divBdr>
        </w:div>
        <w:div w:id="1626347978">
          <w:marLeft w:val="480"/>
          <w:marRight w:val="0"/>
          <w:marTop w:val="0"/>
          <w:marBottom w:val="0"/>
          <w:divBdr>
            <w:top w:val="none" w:sz="0" w:space="0" w:color="auto"/>
            <w:left w:val="none" w:sz="0" w:space="0" w:color="auto"/>
            <w:bottom w:val="none" w:sz="0" w:space="0" w:color="auto"/>
            <w:right w:val="none" w:sz="0" w:space="0" w:color="auto"/>
          </w:divBdr>
        </w:div>
        <w:div w:id="1682588266">
          <w:marLeft w:val="480"/>
          <w:marRight w:val="0"/>
          <w:marTop w:val="0"/>
          <w:marBottom w:val="0"/>
          <w:divBdr>
            <w:top w:val="none" w:sz="0" w:space="0" w:color="auto"/>
            <w:left w:val="none" w:sz="0" w:space="0" w:color="auto"/>
            <w:bottom w:val="none" w:sz="0" w:space="0" w:color="auto"/>
            <w:right w:val="none" w:sz="0" w:space="0" w:color="auto"/>
          </w:divBdr>
        </w:div>
        <w:div w:id="1772696496">
          <w:marLeft w:val="480"/>
          <w:marRight w:val="0"/>
          <w:marTop w:val="0"/>
          <w:marBottom w:val="0"/>
          <w:divBdr>
            <w:top w:val="none" w:sz="0" w:space="0" w:color="auto"/>
            <w:left w:val="none" w:sz="0" w:space="0" w:color="auto"/>
            <w:bottom w:val="none" w:sz="0" w:space="0" w:color="auto"/>
            <w:right w:val="none" w:sz="0" w:space="0" w:color="auto"/>
          </w:divBdr>
        </w:div>
        <w:div w:id="1886330295">
          <w:marLeft w:val="480"/>
          <w:marRight w:val="0"/>
          <w:marTop w:val="0"/>
          <w:marBottom w:val="0"/>
          <w:divBdr>
            <w:top w:val="none" w:sz="0" w:space="0" w:color="auto"/>
            <w:left w:val="none" w:sz="0" w:space="0" w:color="auto"/>
            <w:bottom w:val="none" w:sz="0" w:space="0" w:color="auto"/>
            <w:right w:val="none" w:sz="0" w:space="0" w:color="auto"/>
          </w:divBdr>
        </w:div>
        <w:div w:id="1957902274">
          <w:marLeft w:val="480"/>
          <w:marRight w:val="0"/>
          <w:marTop w:val="0"/>
          <w:marBottom w:val="0"/>
          <w:divBdr>
            <w:top w:val="none" w:sz="0" w:space="0" w:color="auto"/>
            <w:left w:val="none" w:sz="0" w:space="0" w:color="auto"/>
            <w:bottom w:val="none" w:sz="0" w:space="0" w:color="auto"/>
            <w:right w:val="none" w:sz="0" w:space="0" w:color="auto"/>
          </w:divBdr>
        </w:div>
        <w:div w:id="1960184016">
          <w:marLeft w:val="480"/>
          <w:marRight w:val="0"/>
          <w:marTop w:val="0"/>
          <w:marBottom w:val="0"/>
          <w:divBdr>
            <w:top w:val="none" w:sz="0" w:space="0" w:color="auto"/>
            <w:left w:val="none" w:sz="0" w:space="0" w:color="auto"/>
            <w:bottom w:val="none" w:sz="0" w:space="0" w:color="auto"/>
            <w:right w:val="none" w:sz="0" w:space="0" w:color="auto"/>
          </w:divBdr>
        </w:div>
        <w:div w:id="1970817034">
          <w:marLeft w:val="480"/>
          <w:marRight w:val="0"/>
          <w:marTop w:val="0"/>
          <w:marBottom w:val="0"/>
          <w:divBdr>
            <w:top w:val="none" w:sz="0" w:space="0" w:color="auto"/>
            <w:left w:val="none" w:sz="0" w:space="0" w:color="auto"/>
            <w:bottom w:val="none" w:sz="0" w:space="0" w:color="auto"/>
            <w:right w:val="none" w:sz="0" w:space="0" w:color="auto"/>
          </w:divBdr>
        </w:div>
        <w:div w:id="1984964931">
          <w:marLeft w:val="480"/>
          <w:marRight w:val="0"/>
          <w:marTop w:val="0"/>
          <w:marBottom w:val="0"/>
          <w:divBdr>
            <w:top w:val="none" w:sz="0" w:space="0" w:color="auto"/>
            <w:left w:val="none" w:sz="0" w:space="0" w:color="auto"/>
            <w:bottom w:val="none" w:sz="0" w:space="0" w:color="auto"/>
            <w:right w:val="none" w:sz="0" w:space="0" w:color="auto"/>
          </w:divBdr>
        </w:div>
        <w:div w:id="2018313856">
          <w:marLeft w:val="480"/>
          <w:marRight w:val="0"/>
          <w:marTop w:val="0"/>
          <w:marBottom w:val="0"/>
          <w:divBdr>
            <w:top w:val="none" w:sz="0" w:space="0" w:color="auto"/>
            <w:left w:val="none" w:sz="0" w:space="0" w:color="auto"/>
            <w:bottom w:val="none" w:sz="0" w:space="0" w:color="auto"/>
            <w:right w:val="none" w:sz="0" w:space="0" w:color="auto"/>
          </w:divBdr>
        </w:div>
        <w:div w:id="2031100662">
          <w:marLeft w:val="480"/>
          <w:marRight w:val="0"/>
          <w:marTop w:val="0"/>
          <w:marBottom w:val="0"/>
          <w:divBdr>
            <w:top w:val="none" w:sz="0" w:space="0" w:color="auto"/>
            <w:left w:val="none" w:sz="0" w:space="0" w:color="auto"/>
            <w:bottom w:val="none" w:sz="0" w:space="0" w:color="auto"/>
            <w:right w:val="none" w:sz="0" w:space="0" w:color="auto"/>
          </w:divBdr>
        </w:div>
        <w:div w:id="2033339183">
          <w:marLeft w:val="480"/>
          <w:marRight w:val="0"/>
          <w:marTop w:val="0"/>
          <w:marBottom w:val="0"/>
          <w:divBdr>
            <w:top w:val="none" w:sz="0" w:space="0" w:color="auto"/>
            <w:left w:val="none" w:sz="0" w:space="0" w:color="auto"/>
            <w:bottom w:val="none" w:sz="0" w:space="0" w:color="auto"/>
            <w:right w:val="none" w:sz="0" w:space="0" w:color="auto"/>
          </w:divBdr>
        </w:div>
        <w:div w:id="2043895113">
          <w:marLeft w:val="480"/>
          <w:marRight w:val="0"/>
          <w:marTop w:val="0"/>
          <w:marBottom w:val="0"/>
          <w:divBdr>
            <w:top w:val="none" w:sz="0" w:space="0" w:color="auto"/>
            <w:left w:val="none" w:sz="0" w:space="0" w:color="auto"/>
            <w:bottom w:val="none" w:sz="0" w:space="0" w:color="auto"/>
            <w:right w:val="none" w:sz="0" w:space="0" w:color="auto"/>
          </w:divBdr>
        </w:div>
        <w:div w:id="2046446306">
          <w:marLeft w:val="480"/>
          <w:marRight w:val="0"/>
          <w:marTop w:val="0"/>
          <w:marBottom w:val="0"/>
          <w:divBdr>
            <w:top w:val="none" w:sz="0" w:space="0" w:color="auto"/>
            <w:left w:val="none" w:sz="0" w:space="0" w:color="auto"/>
            <w:bottom w:val="none" w:sz="0" w:space="0" w:color="auto"/>
            <w:right w:val="none" w:sz="0" w:space="0" w:color="auto"/>
          </w:divBdr>
        </w:div>
        <w:div w:id="2056002340">
          <w:marLeft w:val="480"/>
          <w:marRight w:val="0"/>
          <w:marTop w:val="0"/>
          <w:marBottom w:val="0"/>
          <w:divBdr>
            <w:top w:val="none" w:sz="0" w:space="0" w:color="auto"/>
            <w:left w:val="none" w:sz="0" w:space="0" w:color="auto"/>
            <w:bottom w:val="none" w:sz="0" w:space="0" w:color="auto"/>
            <w:right w:val="none" w:sz="0" w:space="0" w:color="auto"/>
          </w:divBdr>
        </w:div>
        <w:div w:id="2134590541">
          <w:marLeft w:val="480"/>
          <w:marRight w:val="0"/>
          <w:marTop w:val="0"/>
          <w:marBottom w:val="0"/>
          <w:divBdr>
            <w:top w:val="none" w:sz="0" w:space="0" w:color="auto"/>
            <w:left w:val="none" w:sz="0" w:space="0" w:color="auto"/>
            <w:bottom w:val="none" w:sz="0" w:space="0" w:color="auto"/>
            <w:right w:val="none" w:sz="0" w:space="0" w:color="auto"/>
          </w:divBdr>
        </w:div>
        <w:div w:id="2143578257">
          <w:marLeft w:val="480"/>
          <w:marRight w:val="0"/>
          <w:marTop w:val="0"/>
          <w:marBottom w:val="0"/>
          <w:divBdr>
            <w:top w:val="none" w:sz="0" w:space="0" w:color="auto"/>
            <w:left w:val="none" w:sz="0" w:space="0" w:color="auto"/>
            <w:bottom w:val="none" w:sz="0" w:space="0" w:color="auto"/>
            <w:right w:val="none" w:sz="0" w:space="0" w:color="auto"/>
          </w:divBdr>
        </w:div>
      </w:divsChild>
    </w:div>
    <w:div w:id="786310182">
      <w:bodyDiv w:val="1"/>
      <w:marLeft w:val="0"/>
      <w:marRight w:val="0"/>
      <w:marTop w:val="0"/>
      <w:marBottom w:val="0"/>
      <w:divBdr>
        <w:top w:val="none" w:sz="0" w:space="0" w:color="auto"/>
        <w:left w:val="none" w:sz="0" w:space="0" w:color="auto"/>
        <w:bottom w:val="none" w:sz="0" w:space="0" w:color="auto"/>
        <w:right w:val="none" w:sz="0" w:space="0" w:color="auto"/>
      </w:divBdr>
      <w:divsChild>
        <w:div w:id="48774960">
          <w:marLeft w:val="480"/>
          <w:marRight w:val="0"/>
          <w:marTop w:val="0"/>
          <w:marBottom w:val="0"/>
          <w:divBdr>
            <w:top w:val="none" w:sz="0" w:space="0" w:color="auto"/>
            <w:left w:val="none" w:sz="0" w:space="0" w:color="auto"/>
            <w:bottom w:val="none" w:sz="0" w:space="0" w:color="auto"/>
            <w:right w:val="none" w:sz="0" w:space="0" w:color="auto"/>
          </w:divBdr>
        </w:div>
        <w:div w:id="67653412">
          <w:marLeft w:val="480"/>
          <w:marRight w:val="0"/>
          <w:marTop w:val="0"/>
          <w:marBottom w:val="0"/>
          <w:divBdr>
            <w:top w:val="none" w:sz="0" w:space="0" w:color="auto"/>
            <w:left w:val="none" w:sz="0" w:space="0" w:color="auto"/>
            <w:bottom w:val="none" w:sz="0" w:space="0" w:color="auto"/>
            <w:right w:val="none" w:sz="0" w:space="0" w:color="auto"/>
          </w:divBdr>
        </w:div>
        <w:div w:id="107241071">
          <w:marLeft w:val="480"/>
          <w:marRight w:val="0"/>
          <w:marTop w:val="0"/>
          <w:marBottom w:val="0"/>
          <w:divBdr>
            <w:top w:val="none" w:sz="0" w:space="0" w:color="auto"/>
            <w:left w:val="none" w:sz="0" w:space="0" w:color="auto"/>
            <w:bottom w:val="none" w:sz="0" w:space="0" w:color="auto"/>
            <w:right w:val="none" w:sz="0" w:space="0" w:color="auto"/>
          </w:divBdr>
        </w:div>
        <w:div w:id="236787215">
          <w:marLeft w:val="480"/>
          <w:marRight w:val="0"/>
          <w:marTop w:val="0"/>
          <w:marBottom w:val="0"/>
          <w:divBdr>
            <w:top w:val="none" w:sz="0" w:space="0" w:color="auto"/>
            <w:left w:val="none" w:sz="0" w:space="0" w:color="auto"/>
            <w:bottom w:val="none" w:sz="0" w:space="0" w:color="auto"/>
            <w:right w:val="none" w:sz="0" w:space="0" w:color="auto"/>
          </w:divBdr>
        </w:div>
        <w:div w:id="256061057">
          <w:marLeft w:val="480"/>
          <w:marRight w:val="0"/>
          <w:marTop w:val="0"/>
          <w:marBottom w:val="0"/>
          <w:divBdr>
            <w:top w:val="none" w:sz="0" w:space="0" w:color="auto"/>
            <w:left w:val="none" w:sz="0" w:space="0" w:color="auto"/>
            <w:bottom w:val="none" w:sz="0" w:space="0" w:color="auto"/>
            <w:right w:val="none" w:sz="0" w:space="0" w:color="auto"/>
          </w:divBdr>
        </w:div>
        <w:div w:id="263005545">
          <w:marLeft w:val="480"/>
          <w:marRight w:val="0"/>
          <w:marTop w:val="0"/>
          <w:marBottom w:val="0"/>
          <w:divBdr>
            <w:top w:val="none" w:sz="0" w:space="0" w:color="auto"/>
            <w:left w:val="none" w:sz="0" w:space="0" w:color="auto"/>
            <w:bottom w:val="none" w:sz="0" w:space="0" w:color="auto"/>
            <w:right w:val="none" w:sz="0" w:space="0" w:color="auto"/>
          </w:divBdr>
        </w:div>
        <w:div w:id="282467457">
          <w:marLeft w:val="480"/>
          <w:marRight w:val="0"/>
          <w:marTop w:val="0"/>
          <w:marBottom w:val="0"/>
          <w:divBdr>
            <w:top w:val="none" w:sz="0" w:space="0" w:color="auto"/>
            <w:left w:val="none" w:sz="0" w:space="0" w:color="auto"/>
            <w:bottom w:val="none" w:sz="0" w:space="0" w:color="auto"/>
            <w:right w:val="none" w:sz="0" w:space="0" w:color="auto"/>
          </w:divBdr>
        </w:div>
        <w:div w:id="323238117">
          <w:marLeft w:val="480"/>
          <w:marRight w:val="0"/>
          <w:marTop w:val="0"/>
          <w:marBottom w:val="0"/>
          <w:divBdr>
            <w:top w:val="none" w:sz="0" w:space="0" w:color="auto"/>
            <w:left w:val="none" w:sz="0" w:space="0" w:color="auto"/>
            <w:bottom w:val="none" w:sz="0" w:space="0" w:color="auto"/>
            <w:right w:val="none" w:sz="0" w:space="0" w:color="auto"/>
          </w:divBdr>
        </w:div>
        <w:div w:id="339546788">
          <w:marLeft w:val="480"/>
          <w:marRight w:val="0"/>
          <w:marTop w:val="0"/>
          <w:marBottom w:val="0"/>
          <w:divBdr>
            <w:top w:val="none" w:sz="0" w:space="0" w:color="auto"/>
            <w:left w:val="none" w:sz="0" w:space="0" w:color="auto"/>
            <w:bottom w:val="none" w:sz="0" w:space="0" w:color="auto"/>
            <w:right w:val="none" w:sz="0" w:space="0" w:color="auto"/>
          </w:divBdr>
        </w:div>
        <w:div w:id="376392666">
          <w:marLeft w:val="480"/>
          <w:marRight w:val="0"/>
          <w:marTop w:val="0"/>
          <w:marBottom w:val="0"/>
          <w:divBdr>
            <w:top w:val="none" w:sz="0" w:space="0" w:color="auto"/>
            <w:left w:val="none" w:sz="0" w:space="0" w:color="auto"/>
            <w:bottom w:val="none" w:sz="0" w:space="0" w:color="auto"/>
            <w:right w:val="none" w:sz="0" w:space="0" w:color="auto"/>
          </w:divBdr>
        </w:div>
        <w:div w:id="408355772">
          <w:marLeft w:val="480"/>
          <w:marRight w:val="0"/>
          <w:marTop w:val="0"/>
          <w:marBottom w:val="0"/>
          <w:divBdr>
            <w:top w:val="none" w:sz="0" w:space="0" w:color="auto"/>
            <w:left w:val="none" w:sz="0" w:space="0" w:color="auto"/>
            <w:bottom w:val="none" w:sz="0" w:space="0" w:color="auto"/>
            <w:right w:val="none" w:sz="0" w:space="0" w:color="auto"/>
          </w:divBdr>
        </w:div>
        <w:div w:id="412245775">
          <w:marLeft w:val="480"/>
          <w:marRight w:val="0"/>
          <w:marTop w:val="0"/>
          <w:marBottom w:val="0"/>
          <w:divBdr>
            <w:top w:val="none" w:sz="0" w:space="0" w:color="auto"/>
            <w:left w:val="none" w:sz="0" w:space="0" w:color="auto"/>
            <w:bottom w:val="none" w:sz="0" w:space="0" w:color="auto"/>
            <w:right w:val="none" w:sz="0" w:space="0" w:color="auto"/>
          </w:divBdr>
        </w:div>
        <w:div w:id="415982995">
          <w:marLeft w:val="480"/>
          <w:marRight w:val="0"/>
          <w:marTop w:val="0"/>
          <w:marBottom w:val="0"/>
          <w:divBdr>
            <w:top w:val="none" w:sz="0" w:space="0" w:color="auto"/>
            <w:left w:val="none" w:sz="0" w:space="0" w:color="auto"/>
            <w:bottom w:val="none" w:sz="0" w:space="0" w:color="auto"/>
            <w:right w:val="none" w:sz="0" w:space="0" w:color="auto"/>
          </w:divBdr>
        </w:div>
        <w:div w:id="427971119">
          <w:marLeft w:val="480"/>
          <w:marRight w:val="0"/>
          <w:marTop w:val="0"/>
          <w:marBottom w:val="0"/>
          <w:divBdr>
            <w:top w:val="none" w:sz="0" w:space="0" w:color="auto"/>
            <w:left w:val="none" w:sz="0" w:space="0" w:color="auto"/>
            <w:bottom w:val="none" w:sz="0" w:space="0" w:color="auto"/>
            <w:right w:val="none" w:sz="0" w:space="0" w:color="auto"/>
          </w:divBdr>
        </w:div>
        <w:div w:id="463039235">
          <w:marLeft w:val="480"/>
          <w:marRight w:val="0"/>
          <w:marTop w:val="0"/>
          <w:marBottom w:val="0"/>
          <w:divBdr>
            <w:top w:val="none" w:sz="0" w:space="0" w:color="auto"/>
            <w:left w:val="none" w:sz="0" w:space="0" w:color="auto"/>
            <w:bottom w:val="none" w:sz="0" w:space="0" w:color="auto"/>
            <w:right w:val="none" w:sz="0" w:space="0" w:color="auto"/>
          </w:divBdr>
        </w:div>
        <w:div w:id="467600106">
          <w:marLeft w:val="480"/>
          <w:marRight w:val="0"/>
          <w:marTop w:val="0"/>
          <w:marBottom w:val="0"/>
          <w:divBdr>
            <w:top w:val="none" w:sz="0" w:space="0" w:color="auto"/>
            <w:left w:val="none" w:sz="0" w:space="0" w:color="auto"/>
            <w:bottom w:val="none" w:sz="0" w:space="0" w:color="auto"/>
            <w:right w:val="none" w:sz="0" w:space="0" w:color="auto"/>
          </w:divBdr>
        </w:div>
        <w:div w:id="488980475">
          <w:marLeft w:val="480"/>
          <w:marRight w:val="0"/>
          <w:marTop w:val="0"/>
          <w:marBottom w:val="0"/>
          <w:divBdr>
            <w:top w:val="none" w:sz="0" w:space="0" w:color="auto"/>
            <w:left w:val="none" w:sz="0" w:space="0" w:color="auto"/>
            <w:bottom w:val="none" w:sz="0" w:space="0" w:color="auto"/>
            <w:right w:val="none" w:sz="0" w:space="0" w:color="auto"/>
          </w:divBdr>
        </w:div>
        <w:div w:id="552621096">
          <w:marLeft w:val="480"/>
          <w:marRight w:val="0"/>
          <w:marTop w:val="0"/>
          <w:marBottom w:val="0"/>
          <w:divBdr>
            <w:top w:val="none" w:sz="0" w:space="0" w:color="auto"/>
            <w:left w:val="none" w:sz="0" w:space="0" w:color="auto"/>
            <w:bottom w:val="none" w:sz="0" w:space="0" w:color="auto"/>
            <w:right w:val="none" w:sz="0" w:space="0" w:color="auto"/>
          </w:divBdr>
        </w:div>
        <w:div w:id="560756540">
          <w:marLeft w:val="480"/>
          <w:marRight w:val="0"/>
          <w:marTop w:val="0"/>
          <w:marBottom w:val="0"/>
          <w:divBdr>
            <w:top w:val="none" w:sz="0" w:space="0" w:color="auto"/>
            <w:left w:val="none" w:sz="0" w:space="0" w:color="auto"/>
            <w:bottom w:val="none" w:sz="0" w:space="0" w:color="auto"/>
            <w:right w:val="none" w:sz="0" w:space="0" w:color="auto"/>
          </w:divBdr>
        </w:div>
        <w:div w:id="587228689">
          <w:marLeft w:val="480"/>
          <w:marRight w:val="0"/>
          <w:marTop w:val="0"/>
          <w:marBottom w:val="0"/>
          <w:divBdr>
            <w:top w:val="none" w:sz="0" w:space="0" w:color="auto"/>
            <w:left w:val="none" w:sz="0" w:space="0" w:color="auto"/>
            <w:bottom w:val="none" w:sz="0" w:space="0" w:color="auto"/>
            <w:right w:val="none" w:sz="0" w:space="0" w:color="auto"/>
          </w:divBdr>
        </w:div>
        <w:div w:id="594359662">
          <w:marLeft w:val="480"/>
          <w:marRight w:val="0"/>
          <w:marTop w:val="0"/>
          <w:marBottom w:val="0"/>
          <w:divBdr>
            <w:top w:val="none" w:sz="0" w:space="0" w:color="auto"/>
            <w:left w:val="none" w:sz="0" w:space="0" w:color="auto"/>
            <w:bottom w:val="none" w:sz="0" w:space="0" w:color="auto"/>
            <w:right w:val="none" w:sz="0" w:space="0" w:color="auto"/>
          </w:divBdr>
        </w:div>
        <w:div w:id="596444046">
          <w:marLeft w:val="480"/>
          <w:marRight w:val="0"/>
          <w:marTop w:val="0"/>
          <w:marBottom w:val="0"/>
          <w:divBdr>
            <w:top w:val="none" w:sz="0" w:space="0" w:color="auto"/>
            <w:left w:val="none" w:sz="0" w:space="0" w:color="auto"/>
            <w:bottom w:val="none" w:sz="0" w:space="0" w:color="auto"/>
            <w:right w:val="none" w:sz="0" w:space="0" w:color="auto"/>
          </w:divBdr>
        </w:div>
        <w:div w:id="653292377">
          <w:marLeft w:val="480"/>
          <w:marRight w:val="0"/>
          <w:marTop w:val="0"/>
          <w:marBottom w:val="0"/>
          <w:divBdr>
            <w:top w:val="none" w:sz="0" w:space="0" w:color="auto"/>
            <w:left w:val="none" w:sz="0" w:space="0" w:color="auto"/>
            <w:bottom w:val="none" w:sz="0" w:space="0" w:color="auto"/>
            <w:right w:val="none" w:sz="0" w:space="0" w:color="auto"/>
          </w:divBdr>
        </w:div>
        <w:div w:id="659425296">
          <w:marLeft w:val="480"/>
          <w:marRight w:val="0"/>
          <w:marTop w:val="0"/>
          <w:marBottom w:val="0"/>
          <w:divBdr>
            <w:top w:val="none" w:sz="0" w:space="0" w:color="auto"/>
            <w:left w:val="none" w:sz="0" w:space="0" w:color="auto"/>
            <w:bottom w:val="none" w:sz="0" w:space="0" w:color="auto"/>
            <w:right w:val="none" w:sz="0" w:space="0" w:color="auto"/>
          </w:divBdr>
        </w:div>
        <w:div w:id="679116119">
          <w:marLeft w:val="480"/>
          <w:marRight w:val="0"/>
          <w:marTop w:val="0"/>
          <w:marBottom w:val="0"/>
          <w:divBdr>
            <w:top w:val="none" w:sz="0" w:space="0" w:color="auto"/>
            <w:left w:val="none" w:sz="0" w:space="0" w:color="auto"/>
            <w:bottom w:val="none" w:sz="0" w:space="0" w:color="auto"/>
            <w:right w:val="none" w:sz="0" w:space="0" w:color="auto"/>
          </w:divBdr>
        </w:div>
        <w:div w:id="740636844">
          <w:marLeft w:val="480"/>
          <w:marRight w:val="0"/>
          <w:marTop w:val="0"/>
          <w:marBottom w:val="0"/>
          <w:divBdr>
            <w:top w:val="none" w:sz="0" w:space="0" w:color="auto"/>
            <w:left w:val="none" w:sz="0" w:space="0" w:color="auto"/>
            <w:bottom w:val="none" w:sz="0" w:space="0" w:color="auto"/>
            <w:right w:val="none" w:sz="0" w:space="0" w:color="auto"/>
          </w:divBdr>
        </w:div>
        <w:div w:id="793256587">
          <w:marLeft w:val="480"/>
          <w:marRight w:val="0"/>
          <w:marTop w:val="0"/>
          <w:marBottom w:val="0"/>
          <w:divBdr>
            <w:top w:val="none" w:sz="0" w:space="0" w:color="auto"/>
            <w:left w:val="none" w:sz="0" w:space="0" w:color="auto"/>
            <w:bottom w:val="none" w:sz="0" w:space="0" w:color="auto"/>
            <w:right w:val="none" w:sz="0" w:space="0" w:color="auto"/>
          </w:divBdr>
        </w:div>
        <w:div w:id="805124982">
          <w:marLeft w:val="480"/>
          <w:marRight w:val="0"/>
          <w:marTop w:val="0"/>
          <w:marBottom w:val="0"/>
          <w:divBdr>
            <w:top w:val="none" w:sz="0" w:space="0" w:color="auto"/>
            <w:left w:val="none" w:sz="0" w:space="0" w:color="auto"/>
            <w:bottom w:val="none" w:sz="0" w:space="0" w:color="auto"/>
            <w:right w:val="none" w:sz="0" w:space="0" w:color="auto"/>
          </w:divBdr>
        </w:div>
        <w:div w:id="826822131">
          <w:marLeft w:val="480"/>
          <w:marRight w:val="0"/>
          <w:marTop w:val="0"/>
          <w:marBottom w:val="0"/>
          <w:divBdr>
            <w:top w:val="none" w:sz="0" w:space="0" w:color="auto"/>
            <w:left w:val="none" w:sz="0" w:space="0" w:color="auto"/>
            <w:bottom w:val="none" w:sz="0" w:space="0" w:color="auto"/>
            <w:right w:val="none" w:sz="0" w:space="0" w:color="auto"/>
          </w:divBdr>
        </w:div>
        <w:div w:id="846018621">
          <w:marLeft w:val="480"/>
          <w:marRight w:val="0"/>
          <w:marTop w:val="0"/>
          <w:marBottom w:val="0"/>
          <w:divBdr>
            <w:top w:val="none" w:sz="0" w:space="0" w:color="auto"/>
            <w:left w:val="none" w:sz="0" w:space="0" w:color="auto"/>
            <w:bottom w:val="none" w:sz="0" w:space="0" w:color="auto"/>
            <w:right w:val="none" w:sz="0" w:space="0" w:color="auto"/>
          </w:divBdr>
        </w:div>
        <w:div w:id="899560029">
          <w:marLeft w:val="480"/>
          <w:marRight w:val="0"/>
          <w:marTop w:val="0"/>
          <w:marBottom w:val="0"/>
          <w:divBdr>
            <w:top w:val="none" w:sz="0" w:space="0" w:color="auto"/>
            <w:left w:val="none" w:sz="0" w:space="0" w:color="auto"/>
            <w:bottom w:val="none" w:sz="0" w:space="0" w:color="auto"/>
            <w:right w:val="none" w:sz="0" w:space="0" w:color="auto"/>
          </w:divBdr>
        </w:div>
        <w:div w:id="983003726">
          <w:marLeft w:val="480"/>
          <w:marRight w:val="0"/>
          <w:marTop w:val="0"/>
          <w:marBottom w:val="0"/>
          <w:divBdr>
            <w:top w:val="none" w:sz="0" w:space="0" w:color="auto"/>
            <w:left w:val="none" w:sz="0" w:space="0" w:color="auto"/>
            <w:bottom w:val="none" w:sz="0" w:space="0" w:color="auto"/>
            <w:right w:val="none" w:sz="0" w:space="0" w:color="auto"/>
          </w:divBdr>
        </w:div>
        <w:div w:id="994144492">
          <w:marLeft w:val="480"/>
          <w:marRight w:val="0"/>
          <w:marTop w:val="0"/>
          <w:marBottom w:val="0"/>
          <w:divBdr>
            <w:top w:val="none" w:sz="0" w:space="0" w:color="auto"/>
            <w:left w:val="none" w:sz="0" w:space="0" w:color="auto"/>
            <w:bottom w:val="none" w:sz="0" w:space="0" w:color="auto"/>
            <w:right w:val="none" w:sz="0" w:space="0" w:color="auto"/>
          </w:divBdr>
        </w:div>
        <w:div w:id="1005013487">
          <w:marLeft w:val="480"/>
          <w:marRight w:val="0"/>
          <w:marTop w:val="0"/>
          <w:marBottom w:val="0"/>
          <w:divBdr>
            <w:top w:val="none" w:sz="0" w:space="0" w:color="auto"/>
            <w:left w:val="none" w:sz="0" w:space="0" w:color="auto"/>
            <w:bottom w:val="none" w:sz="0" w:space="0" w:color="auto"/>
            <w:right w:val="none" w:sz="0" w:space="0" w:color="auto"/>
          </w:divBdr>
        </w:div>
        <w:div w:id="1029720083">
          <w:marLeft w:val="480"/>
          <w:marRight w:val="0"/>
          <w:marTop w:val="0"/>
          <w:marBottom w:val="0"/>
          <w:divBdr>
            <w:top w:val="none" w:sz="0" w:space="0" w:color="auto"/>
            <w:left w:val="none" w:sz="0" w:space="0" w:color="auto"/>
            <w:bottom w:val="none" w:sz="0" w:space="0" w:color="auto"/>
            <w:right w:val="none" w:sz="0" w:space="0" w:color="auto"/>
          </w:divBdr>
        </w:div>
        <w:div w:id="1048803577">
          <w:marLeft w:val="480"/>
          <w:marRight w:val="0"/>
          <w:marTop w:val="0"/>
          <w:marBottom w:val="0"/>
          <w:divBdr>
            <w:top w:val="none" w:sz="0" w:space="0" w:color="auto"/>
            <w:left w:val="none" w:sz="0" w:space="0" w:color="auto"/>
            <w:bottom w:val="none" w:sz="0" w:space="0" w:color="auto"/>
            <w:right w:val="none" w:sz="0" w:space="0" w:color="auto"/>
          </w:divBdr>
        </w:div>
        <w:div w:id="1094519686">
          <w:marLeft w:val="480"/>
          <w:marRight w:val="0"/>
          <w:marTop w:val="0"/>
          <w:marBottom w:val="0"/>
          <w:divBdr>
            <w:top w:val="none" w:sz="0" w:space="0" w:color="auto"/>
            <w:left w:val="none" w:sz="0" w:space="0" w:color="auto"/>
            <w:bottom w:val="none" w:sz="0" w:space="0" w:color="auto"/>
            <w:right w:val="none" w:sz="0" w:space="0" w:color="auto"/>
          </w:divBdr>
        </w:div>
        <w:div w:id="1112550603">
          <w:marLeft w:val="480"/>
          <w:marRight w:val="0"/>
          <w:marTop w:val="0"/>
          <w:marBottom w:val="0"/>
          <w:divBdr>
            <w:top w:val="none" w:sz="0" w:space="0" w:color="auto"/>
            <w:left w:val="none" w:sz="0" w:space="0" w:color="auto"/>
            <w:bottom w:val="none" w:sz="0" w:space="0" w:color="auto"/>
            <w:right w:val="none" w:sz="0" w:space="0" w:color="auto"/>
          </w:divBdr>
        </w:div>
        <w:div w:id="1116144843">
          <w:marLeft w:val="480"/>
          <w:marRight w:val="0"/>
          <w:marTop w:val="0"/>
          <w:marBottom w:val="0"/>
          <w:divBdr>
            <w:top w:val="none" w:sz="0" w:space="0" w:color="auto"/>
            <w:left w:val="none" w:sz="0" w:space="0" w:color="auto"/>
            <w:bottom w:val="none" w:sz="0" w:space="0" w:color="auto"/>
            <w:right w:val="none" w:sz="0" w:space="0" w:color="auto"/>
          </w:divBdr>
        </w:div>
        <w:div w:id="1131485598">
          <w:marLeft w:val="480"/>
          <w:marRight w:val="0"/>
          <w:marTop w:val="0"/>
          <w:marBottom w:val="0"/>
          <w:divBdr>
            <w:top w:val="none" w:sz="0" w:space="0" w:color="auto"/>
            <w:left w:val="none" w:sz="0" w:space="0" w:color="auto"/>
            <w:bottom w:val="none" w:sz="0" w:space="0" w:color="auto"/>
            <w:right w:val="none" w:sz="0" w:space="0" w:color="auto"/>
          </w:divBdr>
        </w:div>
        <w:div w:id="1161117730">
          <w:marLeft w:val="480"/>
          <w:marRight w:val="0"/>
          <w:marTop w:val="0"/>
          <w:marBottom w:val="0"/>
          <w:divBdr>
            <w:top w:val="none" w:sz="0" w:space="0" w:color="auto"/>
            <w:left w:val="none" w:sz="0" w:space="0" w:color="auto"/>
            <w:bottom w:val="none" w:sz="0" w:space="0" w:color="auto"/>
            <w:right w:val="none" w:sz="0" w:space="0" w:color="auto"/>
          </w:divBdr>
        </w:div>
        <w:div w:id="1165978589">
          <w:marLeft w:val="480"/>
          <w:marRight w:val="0"/>
          <w:marTop w:val="0"/>
          <w:marBottom w:val="0"/>
          <w:divBdr>
            <w:top w:val="none" w:sz="0" w:space="0" w:color="auto"/>
            <w:left w:val="none" w:sz="0" w:space="0" w:color="auto"/>
            <w:bottom w:val="none" w:sz="0" w:space="0" w:color="auto"/>
            <w:right w:val="none" w:sz="0" w:space="0" w:color="auto"/>
          </w:divBdr>
        </w:div>
        <w:div w:id="1233156617">
          <w:marLeft w:val="480"/>
          <w:marRight w:val="0"/>
          <w:marTop w:val="0"/>
          <w:marBottom w:val="0"/>
          <w:divBdr>
            <w:top w:val="none" w:sz="0" w:space="0" w:color="auto"/>
            <w:left w:val="none" w:sz="0" w:space="0" w:color="auto"/>
            <w:bottom w:val="none" w:sz="0" w:space="0" w:color="auto"/>
            <w:right w:val="none" w:sz="0" w:space="0" w:color="auto"/>
          </w:divBdr>
        </w:div>
        <w:div w:id="1259099446">
          <w:marLeft w:val="480"/>
          <w:marRight w:val="0"/>
          <w:marTop w:val="0"/>
          <w:marBottom w:val="0"/>
          <w:divBdr>
            <w:top w:val="none" w:sz="0" w:space="0" w:color="auto"/>
            <w:left w:val="none" w:sz="0" w:space="0" w:color="auto"/>
            <w:bottom w:val="none" w:sz="0" w:space="0" w:color="auto"/>
            <w:right w:val="none" w:sz="0" w:space="0" w:color="auto"/>
          </w:divBdr>
        </w:div>
        <w:div w:id="1361082612">
          <w:marLeft w:val="480"/>
          <w:marRight w:val="0"/>
          <w:marTop w:val="0"/>
          <w:marBottom w:val="0"/>
          <w:divBdr>
            <w:top w:val="none" w:sz="0" w:space="0" w:color="auto"/>
            <w:left w:val="none" w:sz="0" w:space="0" w:color="auto"/>
            <w:bottom w:val="none" w:sz="0" w:space="0" w:color="auto"/>
            <w:right w:val="none" w:sz="0" w:space="0" w:color="auto"/>
          </w:divBdr>
        </w:div>
        <w:div w:id="1431851799">
          <w:marLeft w:val="480"/>
          <w:marRight w:val="0"/>
          <w:marTop w:val="0"/>
          <w:marBottom w:val="0"/>
          <w:divBdr>
            <w:top w:val="none" w:sz="0" w:space="0" w:color="auto"/>
            <w:left w:val="none" w:sz="0" w:space="0" w:color="auto"/>
            <w:bottom w:val="none" w:sz="0" w:space="0" w:color="auto"/>
            <w:right w:val="none" w:sz="0" w:space="0" w:color="auto"/>
          </w:divBdr>
        </w:div>
        <w:div w:id="1510758911">
          <w:marLeft w:val="480"/>
          <w:marRight w:val="0"/>
          <w:marTop w:val="0"/>
          <w:marBottom w:val="0"/>
          <w:divBdr>
            <w:top w:val="none" w:sz="0" w:space="0" w:color="auto"/>
            <w:left w:val="none" w:sz="0" w:space="0" w:color="auto"/>
            <w:bottom w:val="none" w:sz="0" w:space="0" w:color="auto"/>
            <w:right w:val="none" w:sz="0" w:space="0" w:color="auto"/>
          </w:divBdr>
        </w:div>
        <w:div w:id="1511021690">
          <w:marLeft w:val="480"/>
          <w:marRight w:val="0"/>
          <w:marTop w:val="0"/>
          <w:marBottom w:val="0"/>
          <w:divBdr>
            <w:top w:val="none" w:sz="0" w:space="0" w:color="auto"/>
            <w:left w:val="none" w:sz="0" w:space="0" w:color="auto"/>
            <w:bottom w:val="none" w:sz="0" w:space="0" w:color="auto"/>
            <w:right w:val="none" w:sz="0" w:space="0" w:color="auto"/>
          </w:divBdr>
        </w:div>
        <w:div w:id="1524127737">
          <w:marLeft w:val="480"/>
          <w:marRight w:val="0"/>
          <w:marTop w:val="0"/>
          <w:marBottom w:val="0"/>
          <w:divBdr>
            <w:top w:val="none" w:sz="0" w:space="0" w:color="auto"/>
            <w:left w:val="none" w:sz="0" w:space="0" w:color="auto"/>
            <w:bottom w:val="none" w:sz="0" w:space="0" w:color="auto"/>
            <w:right w:val="none" w:sz="0" w:space="0" w:color="auto"/>
          </w:divBdr>
        </w:div>
        <w:div w:id="1628929032">
          <w:marLeft w:val="480"/>
          <w:marRight w:val="0"/>
          <w:marTop w:val="0"/>
          <w:marBottom w:val="0"/>
          <w:divBdr>
            <w:top w:val="none" w:sz="0" w:space="0" w:color="auto"/>
            <w:left w:val="none" w:sz="0" w:space="0" w:color="auto"/>
            <w:bottom w:val="none" w:sz="0" w:space="0" w:color="auto"/>
            <w:right w:val="none" w:sz="0" w:space="0" w:color="auto"/>
          </w:divBdr>
        </w:div>
        <w:div w:id="1631747134">
          <w:marLeft w:val="480"/>
          <w:marRight w:val="0"/>
          <w:marTop w:val="0"/>
          <w:marBottom w:val="0"/>
          <w:divBdr>
            <w:top w:val="none" w:sz="0" w:space="0" w:color="auto"/>
            <w:left w:val="none" w:sz="0" w:space="0" w:color="auto"/>
            <w:bottom w:val="none" w:sz="0" w:space="0" w:color="auto"/>
            <w:right w:val="none" w:sz="0" w:space="0" w:color="auto"/>
          </w:divBdr>
        </w:div>
        <w:div w:id="1641571653">
          <w:marLeft w:val="480"/>
          <w:marRight w:val="0"/>
          <w:marTop w:val="0"/>
          <w:marBottom w:val="0"/>
          <w:divBdr>
            <w:top w:val="none" w:sz="0" w:space="0" w:color="auto"/>
            <w:left w:val="none" w:sz="0" w:space="0" w:color="auto"/>
            <w:bottom w:val="none" w:sz="0" w:space="0" w:color="auto"/>
            <w:right w:val="none" w:sz="0" w:space="0" w:color="auto"/>
          </w:divBdr>
        </w:div>
        <w:div w:id="1671522200">
          <w:marLeft w:val="480"/>
          <w:marRight w:val="0"/>
          <w:marTop w:val="0"/>
          <w:marBottom w:val="0"/>
          <w:divBdr>
            <w:top w:val="none" w:sz="0" w:space="0" w:color="auto"/>
            <w:left w:val="none" w:sz="0" w:space="0" w:color="auto"/>
            <w:bottom w:val="none" w:sz="0" w:space="0" w:color="auto"/>
            <w:right w:val="none" w:sz="0" w:space="0" w:color="auto"/>
          </w:divBdr>
        </w:div>
        <w:div w:id="1698577216">
          <w:marLeft w:val="480"/>
          <w:marRight w:val="0"/>
          <w:marTop w:val="0"/>
          <w:marBottom w:val="0"/>
          <w:divBdr>
            <w:top w:val="none" w:sz="0" w:space="0" w:color="auto"/>
            <w:left w:val="none" w:sz="0" w:space="0" w:color="auto"/>
            <w:bottom w:val="none" w:sz="0" w:space="0" w:color="auto"/>
            <w:right w:val="none" w:sz="0" w:space="0" w:color="auto"/>
          </w:divBdr>
        </w:div>
        <w:div w:id="1708527765">
          <w:marLeft w:val="480"/>
          <w:marRight w:val="0"/>
          <w:marTop w:val="0"/>
          <w:marBottom w:val="0"/>
          <w:divBdr>
            <w:top w:val="none" w:sz="0" w:space="0" w:color="auto"/>
            <w:left w:val="none" w:sz="0" w:space="0" w:color="auto"/>
            <w:bottom w:val="none" w:sz="0" w:space="0" w:color="auto"/>
            <w:right w:val="none" w:sz="0" w:space="0" w:color="auto"/>
          </w:divBdr>
        </w:div>
        <w:div w:id="1747604803">
          <w:marLeft w:val="480"/>
          <w:marRight w:val="0"/>
          <w:marTop w:val="0"/>
          <w:marBottom w:val="0"/>
          <w:divBdr>
            <w:top w:val="none" w:sz="0" w:space="0" w:color="auto"/>
            <w:left w:val="none" w:sz="0" w:space="0" w:color="auto"/>
            <w:bottom w:val="none" w:sz="0" w:space="0" w:color="auto"/>
            <w:right w:val="none" w:sz="0" w:space="0" w:color="auto"/>
          </w:divBdr>
        </w:div>
        <w:div w:id="1762680041">
          <w:marLeft w:val="480"/>
          <w:marRight w:val="0"/>
          <w:marTop w:val="0"/>
          <w:marBottom w:val="0"/>
          <w:divBdr>
            <w:top w:val="none" w:sz="0" w:space="0" w:color="auto"/>
            <w:left w:val="none" w:sz="0" w:space="0" w:color="auto"/>
            <w:bottom w:val="none" w:sz="0" w:space="0" w:color="auto"/>
            <w:right w:val="none" w:sz="0" w:space="0" w:color="auto"/>
          </w:divBdr>
        </w:div>
        <w:div w:id="1775712545">
          <w:marLeft w:val="480"/>
          <w:marRight w:val="0"/>
          <w:marTop w:val="0"/>
          <w:marBottom w:val="0"/>
          <w:divBdr>
            <w:top w:val="none" w:sz="0" w:space="0" w:color="auto"/>
            <w:left w:val="none" w:sz="0" w:space="0" w:color="auto"/>
            <w:bottom w:val="none" w:sz="0" w:space="0" w:color="auto"/>
            <w:right w:val="none" w:sz="0" w:space="0" w:color="auto"/>
          </w:divBdr>
        </w:div>
        <w:div w:id="1777670062">
          <w:marLeft w:val="480"/>
          <w:marRight w:val="0"/>
          <w:marTop w:val="0"/>
          <w:marBottom w:val="0"/>
          <w:divBdr>
            <w:top w:val="none" w:sz="0" w:space="0" w:color="auto"/>
            <w:left w:val="none" w:sz="0" w:space="0" w:color="auto"/>
            <w:bottom w:val="none" w:sz="0" w:space="0" w:color="auto"/>
            <w:right w:val="none" w:sz="0" w:space="0" w:color="auto"/>
          </w:divBdr>
        </w:div>
        <w:div w:id="1795782861">
          <w:marLeft w:val="480"/>
          <w:marRight w:val="0"/>
          <w:marTop w:val="0"/>
          <w:marBottom w:val="0"/>
          <w:divBdr>
            <w:top w:val="none" w:sz="0" w:space="0" w:color="auto"/>
            <w:left w:val="none" w:sz="0" w:space="0" w:color="auto"/>
            <w:bottom w:val="none" w:sz="0" w:space="0" w:color="auto"/>
            <w:right w:val="none" w:sz="0" w:space="0" w:color="auto"/>
          </w:divBdr>
        </w:div>
        <w:div w:id="1832210425">
          <w:marLeft w:val="480"/>
          <w:marRight w:val="0"/>
          <w:marTop w:val="0"/>
          <w:marBottom w:val="0"/>
          <w:divBdr>
            <w:top w:val="none" w:sz="0" w:space="0" w:color="auto"/>
            <w:left w:val="none" w:sz="0" w:space="0" w:color="auto"/>
            <w:bottom w:val="none" w:sz="0" w:space="0" w:color="auto"/>
            <w:right w:val="none" w:sz="0" w:space="0" w:color="auto"/>
          </w:divBdr>
        </w:div>
        <w:div w:id="1850631516">
          <w:marLeft w:val="480"/>
          <w:marRight w:val="0"/>
          <w:marTop w:val="0"/>
          <w:marBottom w:val="0"/>
          <w:divBdr>
            <w:top w:val="none" w:sz="0" w:space="0" w:color="auto"/>
            <w:left w:val="none" w:sz="0" w:space="0" w:color="auto"/>
            <w:bottom w:val="none" w:sz="0" w:space="0" w:color="auto"/>
            <w:right w:val="none" w:sz="0" w:space="0" w:color="auto"/>
          </w:divBdr>
        </w:div>
        <w:div w:id="1851992793">
          <w:marLeft w:val="480"/>
          <w:marRight w:val="0"/>
          <w:marTop w:val="0"/>
          <w:marBottom w:val="0"/>
          <w:divBdr>
            <w:top w:val="none" w:sz="0" w:space="0" w:color="auto"/>
            <w:left w:val="none" w:sz="0" w:space="0" w:color="auto"/>
            <w:bottom w:val="none" w:sz="0" w:space="0" w:color="auto"/>
            <w:right w:val="none" w:sz="0" w:space="0" w:color="auto"/>
          </w:divBdr>
        </w:div>
        <w:div w:id="1963069021">
          <w:marLeft w:val="480"/>
          <w:marRight w:val="0"/>
          <w:marTop w:val="0"/>
          <w:marBottom w:val="0"/>
          <w:divBdr>
            <w:top w:val="none" w:sz="0" w:space="0" w:color="auto"/>
            <w:left w:val="none" w:sz="0" w:space="0" w:color="auto"/>
            <w:bottom w:val="none" w:sz="0" w:space="0" w:color="auto"/>
            <w:right w:val="none" w:sz="0" w:space="0" w:color="auto"/>
          </w:divBdr>
        </w:div>
        <w:div w:id="1965426603">
          <w:marLeft w:val="480"/>
          <w:marRight w:val="0"/>
          <w:marTop w:val="0"/>
          <w:marBottom w:val="0"/>
          <w:divBdr>
            <w:top w:val="none" w:sz="0" w:space="0" w:color="auto"/>
            <w:left w:val="none" w:sz="0" w:space="0" w:color="auto"/>
            <w:bottom w:val="none" w:sz="0" w:space="0" w:color="auto"/>
            <w:right w:val="none" w:sz="0" w:space="0" w:color="auto"/>
          </w:divBdr>
        </w:div>
        <w:div w:id="2103799323">
          <w:marLeft w:val="480"/>
          <w:marRight w:val="0"/>
          <w:marTop w:val="0"/>
          <w:marBottom w:val="0"/>
          <w:divBdr>
            <w:top w:val="none" w:sz="0" w:space="0" w:color="auto"/>
            <w:left w:val="none" w:sz="0" w:space="0" w:color="auto"/>
            <w:bottom w:val="none" w:sz="0" w:space="0" w:color="auto"/>
            <w:right w:val="none" w:sz="0" w:space="0" w:color="auto"/>
          </w:divBdr>
        </w:div>
        <w:div w:id="2121292445">
          <w:marLeft w:val="480"/>
          <w:marRight w:val="0"/>
          <w:marTop w:val="0"/>
          <w:marBottom w:val="0"/>
          <w:divBdr>
            <w:top w:val="none" w:sz="0" w:space="0" w:color="auto"/>
            <w:left w:val="none" w:sz="0" w:space="0" w:color="auto"/>
            <w:bottom w:val="none" w:sz="0" w:space="0" w:color="auto"/>
            <w:right w:val="none" w:sz="0" w:space="0" w:color="auto"/>
          </w:divBdr>
        </w:div>
        <w:div w:id="2123068555">
          <w:marLeft w:val="480"/>
          <w:marRight w:val="0"/>
          <w:marTop w:val="0"/>
          <w:marBottom w:val="0"/>
          <w:divBdr>
            <w:top w:val="none" w:sz="0" w:space="0" w:color="auto"/>
            <w:left w:val="none" w:sz="0" w:space="0" w:color="auto"/>
            <w:bottom w:val="none" w:sz="0" w:space="0" w:color="auto"/>
            <w:right w:val="none" w:sz="0" w:space="0" w:color="auto"/>
          </w:divBdr>
        </w:div>
        <w:div w:id="2131320834">
          <w:marLeft w:val="480"/>
          <w:marRight w:val="0"/>
          <w:marTop w:val="0"/>
          <w:marBottom w:val="0"/>
          <w:divBdr>
            <w:top w:val="none" w:sz="0" w:space="0" w:color="auto"/>
            <w:left w:val="none" w:sz="0" w:space="0" w:color="auto"/>
            <w:bottom w:val="none" w:sz="0" w:space="0" w:color="auto"/>
            <w:right w:val="none" w:sz="0" w:space="0" w:color="auto"/>
          </w:divBdr>
        </w:div>
        <w:div w:id="2137746921">
          <w:marLeft w:val="480"/>
          <w:marRight w:val="0"/>
          <w:marTop w:val="0"/>
          <w:marBottom w:val="0"/>
          <w:divBdr>
            <w:top w:val="none" w:sz="0" w:space="0" w:color="auto"/>
            <w:left w:val="none" w:sz="0" w:space="0" w:color="auto"/>
            <w:bottom w:val="none" w:sz="0" w:space="0" w:color="auto"/>
            <w:right w:val="none" w:sz="0" w:space="0" w:color="auto"/>
          </w:divBdr>
        </w:div>
      </w:divsChild>
    </w:div>
    <w:div w:id="789082749">
      <w:bodyDiv w:val="1"/>
      <w:marLeft w:val="0"/>
      <w:marRight w:val="0"/>
      <w:marTop w:val="0"/>
      <w:marBottom w:val="0"/>
      <w:divBdr>
        <w:top w:val="none" w:sz="0" w:space="0" w:color="auto"/>
        <w:left w:val="none" w:sz="0" w:space="0" w:color="auto"/>
        <w:bottom w:val="none" w:sz="0" w:space="0" w:color="auto"/>
        <w:right w:val="none" w:sz="0" w:space="0" w:color="auto"/>
      </w:divBdr>
      <w:divsChild>
        <w:div w:id="16739365">
          <w:marLeft w:val="480"/>
          <w:marRight w:val="0"/>
          <w:marTop w:val="0"/>
          <w:marBottom w:val="0"/>
          <w:divBdr>
            <w:top w:val="none" w:sz="0" w:space="0" w:color="auto"/>
            <w:left w:val="none" w:sz="0" w:space="0" w:color="auto"/>
            <w:bottom w:val="none" w:sz="0" w:space="0" w:color="auto"/>
            <w:right w:val="none" w:sz="0" w:space="0" w:color="auto"/>
          </w:divBdr>
        </w:div>
        <w:div w:id="33845147">
          <w:marLeft w:val="480"/>
          <w:marRight w:val="0"/>
          <w:marTop w:val="0"/>
          <w:marBottom w:val="0"/>
          <w:divBdr>
            <w:top w:val="none" w:sz="0" w:space="0" w:color="auto"/>
            <w:left w:val="none" w:sz="0" w:space="0" w:color="auto"/>
            <w:bottom w:val="none" w:sz="0" w:space="0" w:color="auto"/>
            <w:right w:val="none" w:sz="0" w:space="0" w:color="auto"/>
          </w:divBdr>
        </w:div>
        <w:div w:id="52168460">
          <w:marLeft w:val="480"/>
          <w:marRight w:val="0"/>
          <w:marTop w:val="0"/>
          <w:marBottom w:val="0"/>
          <w:divBdr>
            <w:top w:val="none" w:sz="0" w:space="0" w:color="auto"/>
            <w:left w:val="none" w:sz="0" w:space="0" w:color="auto"/>
            <w:bottom w:val="none" w:sz="0" w:space="0" w:color="auto"/>
            <w:right w:val="none" w:sz="0" w:space="0" w:color="auto"/>
          </w:divBdr>
        </w:div>
        <w:div w:id="53165576">
          <w:marLeft w:val="480"/>
          <w:marRight w:val="0"/>
          <w:marTop w:val="0"/>
          <w:marBottom w:val="0"/>
          <w:divBdr>
            <w:top w:val="none" w:sz="0" w:space="0" w:color="auto"/>
            <w:left w:val="none" w:sz="0" w:space="0" w:color="auto"/>
            <w:bottom w:val="none" w:sz="0" w:space="0" w:color="auto"/>
            <w:right w:val="none" w:sz="0" w:space="0" w:color="auto"/>
          </w:divBdr>
        </w:div>
        <w:div w:id="62072167">
          <w:marLeft w:val="480"/>
          <w:marRight w:val="0"/>
          <w:marTop w:val="0"/>
          <w:marBottom w:val="0"/>
          <w:divBdr>
            <w:top w:val="none" w:sz="0" w:space="0" w:color="auto"/>
            <w:left w:val="none" w:sz="0" w:space="0" w:color="auto"/>
            <w:bottom w:val="none" w:sz="0" w:space="0" w:color="auto"/>
            <w:right w:val="none" w:sz="0" w:space="0" w:color="auto"/>
          </w:divBdr>
        </w:div>
        <w:div w:id="102893918">
          <w:marLeft w:val="480"/>
          <w:marRight w:val="0"/>
          <w:marTop w:val="0"/>
          <w:marBottom w:val="0"/>
          <w:divBdr>
            <w:top w:val="none" w:sz="0" w:space="0" w:color="auto"/>
            <w:left w:val="none" w:sz="0" w:space="0" w:color="auto"/>
            <w:bottom w:val="none" w:sz="0" w:space="0" w:color="auto"/>
            <w:right w:val="none" w:sz="0" w:space="0" w:color="auto"/>
          </w:divBdr>
        </w:div>
        <w:div w:id="163016039">
          <w:marLeft w:val="480"/>
          <w:marRight w:val="0"/>
          <w:marTop w:val="0"/>
          <w:marBottom w:val="0"/>
          <w:divBdr>
            <w:top w:val="none" w:sz="0" w:space="0" w:color="auto"/>
            <w:left w:val="none" w:sz="0" w:space="0" w:color="auto"/>
            <w:bottom w:val="none" w:sz="0" w:space="0" w:color="auto"/>
            <w:right w:val="none" w:sz="0" w:space="0" w:color="auto"/>
          </w:divBdr>
        </w:div>
        <w:div w:id="193202463">
          <w:marLeft w:val="480"/>
          <w:marRight w:val="0"/>
          <w:marTop w:val="0"/>
          <w:marBottom w:val="0"/>
          <w:divBdr>
            <w:top w:val="none" w:sz="0" w:space="0" w:color="auto"/>
            <w:left w:val="none" w:sz="0" w:space="0" w:color="auto"/>
            <w:bottom w:val="none" w:sz="0" w:space="0" w:color="auto"/>
            <w:right w:val="none" w:sz="0" w:space="0" w:color="auto"/>
          </w:divBdr>
        </w:div>
        <w:div w:id="302662869">
          <w:marLeft w:val="480"/>
          <w:marRight w:val="0"/>
          <w:marTop w:val="0"/>
          <w:marBottom w:val="0"/>
          <w:divBdr>
            <w:top w:val="none" w:sz="0" w:space="0" w:color="auto"/>
            <w:left w:val="none" w:sz="0" w:space="0" w:color="auto"/>
            <w:bottom w:val="none" w:sz="0" w:space="0" w:color="auto"/>
            <w:right w:val="none" w:sz="0" w:space="0" w:color="auto"/>
          </w:divBdr>
        </w:div>
        <w:div w:id="363797338">
          <w:marLeft w:val="480"/>
          <w:marRight w:val="0"/>
          <w:marTop w:val="0"/>
          <w:marBottom w:val="0"/>
          <w:divBdr>
            <w:top w:val="none" w:sz="0" w:space="0" w:color="auto"/>
            <w:left w:val="none" w:sz="0" w:space="0" w:color="auto"/>
            <w:bottom w:val="none" w:sz="0" w:space="0" w:color="auto"/>
            <w:right w:val="none" w:sz="0" w:space="0" w:color="auto"/>
          </w:divBdr>
        </w:div>
        <w:div w:id="369109359">
          <w:marLeft w:val="480"/>
          <w:marRight w:val="0"/>
          <w:marTop w:val="0"/>
          <w:marBottom w:val="0"/>
          <w:divBdr>
            <w:top w:val="none" w:sz="0" w:space="0" w:color="auto"/>
            <w:left w:val="none" w:sz="0" w:space="0" w:color="auto"/>
            <w:bottom w:val="none" w:sz="0" w:space="0" w:color="auto"/>
            <w:right w:val="none" w:sz="0" w:space="0" w:color="auto"/>
          </w:divBdr>
        </w:div>
        <w:div w:id="376242745">
          <w:marLeft w:val="480"/>
          <w:marRight w:val="0"/>
          <w:marTop w:val="0"/>
          <w:marBottom w:val="0"/>
          <w:divBdr>
            <w:top w:val="none" w:sz="0" w:space="0" w:color="auto"/>
            <w:left w:val="none" w:sz="0" w:space="0" w:color="auto"/>
            <w:bottom w:val="none" w:sz="0" w:space="0" w:color="auto"/>
            <w:right w:val="none" w:sz="0" w:space="0" w:color="auto"/>
          </w:divBdr>
        </w:div>
        <w:div w:id="379404147">
          <w:marLeft w:val="480"/>
          <w:marRight w:val="0"/>
          <w:marTop w:val="0"/>
          <w:marBottom w:val="0"/>
          <w:divBdr>
            <w:top w:val="none" w:sz="0" w:space="0" w:color="auto"/>
            <w:left w:val="none" w:sz="0" w:space="0" w:color="auto"/>
            <w:bottom w:val="none" w:sz="0" w:space="0" w:color="auto"/>
            <w:right w:val="none" w:sz="0" w:space="0" w:color="auto"/>
          </w:divBdr>
        </w:div>
        <w:div w:id="440496965">
          <w:marLeft w:val="480"/>
          <w:marRight w:val="0"/>
          <w:marTop w:val="0"/>
          <w:marBottom w:val="0"/>
          <w:divBdr>
            <w:top w:val="none" w:sz="0" w:space="0" w:color="auto"/>
            <w:left w:val="none" w:sz="0" w:space="0" w:color="auto"/>
            <w:bottom w:val="none" w:sz="0" w:space="0" w:color="auto"/>
            <w:right w:val="none" w:sz="0" w:space="0" w:color="auto"/>
          </w:divBdr>
        </w:div>
        <w:div w:id="500779565">
          <w:marLeft w:val="480"/>
          <w:marRight w:val="0"/>
          <w:marTop w:val="0"/>
          <w:marBottom w:val="0"/>
          <w:divBdr>
            <w:top w:val="none" w:sz="0" w:space="0" w:color="auto"/>
            <w:left w:val="none" w:sz="0" w:space="0" w:color="auto"/>
            <w:bottom w:val="none" w:sz="0" w:space="0" w:color="auto"/>
            <w:right w:val="none" w:sz="0" w:space="0" w:color="auto"/>
          </w:divBdr>
        </w:div>
        <w:div w:id="516844606">
          <w:marLeft w:val="480"/>
          <w:marRight w:val="0"/>
          <w:marTop w:val="0"/>
          <w:marBottom w:val="0"/>
          <w:divBdr>
            <w:top w:val="none" w:sz="0" w:space="0" w:color="auto"/>
            <w:left w:val="none" w:sz="0" w:space="0" w:color="auto"/>
            <w:bottom w:val="none" w:sz="0" w:space="0" w:color="auto"/>
            <w:right w:val="none" w:sz="0" w:space="0" w:color="auto"/>
          </w:divBdr>
        </w:div>
        <w:div w:id="541358443">
          <w:marLeft w:val="480"/>
          <w:marRight w:val="0"/>
          <w:marTop w:val="0"/>
          <w:marBottom w:val="0"/>
          <w:divBdr>
            <w:top w:val="none" w:sz="0" w:space="0" w:color="auto"/>
            <w:left w:val="none" w:sz="0" w:space="0" w:color="auto"/>
            <w:bottom w:val="none" w:sz="0" w:space="0" w:color="auto"/>
            <w:right w:val="none" w:sz="0" w:space="0" w:color="auto"/>
          </w:divBdr>
        </w:div>
        <w:div w:id="548104475">
          <w:marLeft w:val="480"/>
          <w:marRight w:val="0"/>
          <w:marTop w:val="0"/>
          <w:marBottom w:val="0"/>
          <w:divBdr>
            <w:top w:val="none" w:sz="0" w:space="0" w:color="auto"/>
            <w:left w:val="none" w:sz="0" w:space="0" w:color="auto"/>
            <w:bottom w:val="none" w:sz="0" w:space="0" w:color="auto"/>
            <w:right w:val="none" w:sz="0" w:space="0" w:color="auto"/>
          </w:divBdr>
        </w:div>
        <w:div w:id="578951123">
          <w:marLeft w:val="480"/>
          <w:marRight w:val="0"/>
          <w:marTop w:val="0"/>
          <w:marBottom w:val="0"/>
          <w:divBdr>
            <w:top w:val="none" w:sz="0" w:space="0" w:color="auto"/>
            <w:left w:val="none" w:sz="0" w:space="0" w:color="auto"/>
            <w:bottom w:val="none" w:sz="0" w:space="0" w:color="auto"/>
            <w:right w:val="none" w:sz="0" w:space="0" w:color="auto"/>
          </w:divBdr>
        </w:div>
        <w:div w:id="581186791">
          <w:marLeft w:val="480"/>
          <w:marRight w:val="0"/>
          <w:marTop w:val="0"/>
          <w:marBottom w:val="0"/>
          <w:divBdr>
            <w:top w:val="none" w:sz="0" w:space="0" w:color="auto"/>
            <w:left w:val="none" w:sz="0" w:space="0" w:color="auto"/>
            <w:bottom w:val="none" w:sz="0" w:space="0" w:color="auto"/>
            <w:right w:val="none" w:sz="0" w:space="0" w:color="auto"/>
          </w:divBdr>
        </w:div>
        <w:div w:id="621886237">
          <w:marLeft w:val="480"/>
          <w:marRight w:val="0"/>
          <w:marTop w:val="0"/>
          <w:marBottom w:val="0"/>
          <w:divBdr>
            <w:top w:val="none" w:sz="0" w:space="0" w:color="auto"/>
            <w:left w:val="none" w:sz="0" w:space="0" w:color="auto"/>
            <w:bottom w:val="none" w:sz="0" w:space="0" w:color="auto"/>
            <w:right w:val="none" w:sz="0" w:space="0" w:color="auto"/>
          </w:divBdr>
        </w:div>
        <w:div w:id="642852983">
          <w:marLeft w:val="480"/>
          <w:marRight w:val="0"/>
          <w:marTop w:val="0"/>
          <w:marBottom w:val="0"/>
          <w:divBdr>
            <w:top w:val="none" w:sz="0" w:space="0" w:color="auto"/>
            <w:left w:val="none" w:sz="0" w:space="0" w:color="auto"/>
            <w:bottom w:val="none" w:sz="0" w:space="0" w:color="auto"/>
            <w:right w:val="none" w:sz="0" w:space="0" w:color="auto"/>
          </w:divBdr>
        </w:div>
        <w:div w:id="655189988">
          <w:marLeft w:val="480"/>
          <w:marRight w:val="0"/>
          <w:marTop w:val="0"/>
          <w:marBottom w:val="0"/>
          <w:divBdr>
            <w:top w:val="none" w:sz="0" w:space="0" w:color="auto"/>
            <w:left w:val="none" w:sz="0" w:space="0" w:color="auto"/>
            <w:bottom w:val="none" w:sz="0" w:space="0" w:color="auto"/>
            <w:right w:val="none" w:sz="0" w:space="0" w:color="auto"/>
          </w:divBdr>
        </w:div>
        <w:div w:id="706837885">
          <w:marLeft w:val="480"/>
          <w:marRight w:val="0"/>
          <w:marTop w:val="0"/>
          <w:marBottom w:val="0"/>
          <w:divBdr>
            <w:top w:val="none" w:sz="0" w:space="0" w:color="auto"/>
            <w:left w:val="none" w:sz="0" w:space="0" w:color="auto"/>
            <w:bottom w:val="none" w:sz="0" w:space="0" w:color="auto"/>
            <w:right w:val="none" w:sz="0" w:space="0" w:color="auto"/>
          </w:divBdr>
        </w:div>
        <w:div w:id="737217116">
          <w:marLeft w:val="480"/>
          <w:marRight w:val="0"/>
          <w:marTop w:val="0"/>
          <w:marBottom w:val="0"/>
          <w:divBdr>
            <w:top w:val="none" w:sz="0" w:space="0" w:color="auto"/>
            <w:left w:val="none" w:sz="0" w:space="0" w:color="auto"/>
            <w:bottom w:val="none" w:sz="0" w:space="0" w:color="auto"/>
            <w:right w:val="none" w:sz="0" w:space="0" w:color="auto"/>
          </w:divBdr>
        </w:div>
        <w:div w:id="807557098">
          <w:marLeft w:val="480"/>
          <w:marRight w:val="0"/>
          <w:marTop w:val="0"/>
          <w:marBottom w:val="0"/>
          <w:divBdr>
            <w:top w:val="none" w:sz="0" w:space="0" w:color="auto"/>
            <w:left w:val="none" w:sz="0" w:space="0" w:color="auto"/>
            <w:bottom w:val="none" w:sz="0" w:space="0" w:color="auto"/>
            <w:right w:val="none" w:sz="0" w:space="0" w:color="auto"/>
          </w:divBdr>
        </w:div>
        <w:div w:id="847406620">
          <w:marLeft w:val="480"/>
          <w:marRight w:val="0"/>
          <w:marTop w:val="0"/>
          <w:marBottom w:val="0"/>
          <w:divBdr>
            <w:top w:val="none" w:sz="0" w:space="0" w:color="auto"/>
            <w:left w:val="none" w:sz="0" w:space="0" w:color="auto"/>
            <w:bottom w:val="none" w:sz="0" w:space="0" w:color="auto"/>
            <w:right w:val="none" w:sz="0" w:space="0" w:color="auto"/>
          </w:divBdr>
        </w:div>
        <w:div w:id="907224615">
          <w:marLeft w:val="480"/>
          <w:marRight w:val="0"/>
          <w:marTop w:val="0"/>
          <w:marBottom w:val="0"/>
          <w:divBdr>
            <w:top w:val="none" w:sz="0" w:space="0" w:color="auto"/>
            <w:left w:val="none" w:sz="0" w:space="0" w:color="auto"/>
            <w:bottom w:val="none" w:sz="0" w:space="0" w:color="auto"/>
            <w:right w:val="none" w:sz="0" w:space="0" w:color="auto"/>
          </w:divBdr>
        </w:div>
        <w:div w:id="911356702">
          <w:marLeft w:val="480"/>
          <w:marRight w:val="0"/>
          <w:marTop w:val="0"/>
          <w:marBottom w:val="0"/>
          <w:divBdr>
            <w:top w:val="none" w:sz="0" w:space="0" w:color="auto"/>
            <w:left w:val="none" w:sz="0" w:space="0" w:color="auto"/>
            <w:bottom w:val="none" w:sz="0" w:space="0" w:color="auto"/>
            <w:right w:val="none" w:sz="0" w:space="0" w:color="auto"/>
          </w:divBdr>
        </w:div>
        <w:div w:id="942153425">
          <w:marLeft w:val="480"/>
          <w:marRight w:val="0"/>
          <w:marTop w:val="0"/>
          <w:marBottom w:val="0"/>
          <w:divBdr>
            <w:top w:val="none" w:sz="0" w:space="0" w:color="auto"/>
            <w:left w:val="none" w:sz="0" w:space="0" w:color="auto"/>
            <w:bottom w:val="none" w:sz="0" w:space="0" w:color="auto"/>
            <w:right w:val="none" w:sz="0" w:space="0" w:color="auto"/>
          </w:divBdr>
        </w:div>
        <w:div w:id="957494411">
          <w:marLeft w:val="480"/>
          <w:marRight w:val="0"/>
          <w:marTop w:val="0"/>
          <w:marBottom w:val="0"/>
          <w:divBdr>
            <w:top w:val="none" w:sz="0" w:space="0" w:color="auto"/>
            <w:left w:val="none" w:sz="0" w:space="0" w:color="auto"/>
            <w:bottom w:val="none" w:sz="0" w:space="0" w:color="auto"/>
            <w:right w:val="none" w:sz="0" w:space="0" w:color="auto"/>
          </w:divBdr>
        </w:div>
        <w:div w:id="996766575">
          <w:marLeft w:val="480"/>
          <w:marRight w:val="0"/>
          <w:marTop w:val="0"/>
          <w:marBottom w:val="0"/>
          <w:divBdr>
            <w:top w:val="none" w:sz="0" w:space="0" w:color="auto"/>
            <w:left w:val="none" w:sz="0" w:space="0" w:color="auto"/>
            <w:bottom w:val="none" w:sz="0" w:space="0" w:color="auto"/>
            <w:right w:val="none" w:sz="0" w:space="0" w:color="auto"/>
          </w:divBdr>
        </w:div>
        <w:div w:id="1013186969">
          <w:marLeft w:val="480"/>
          <w:marRight w:val="0"/>
          <w:marTop w:val="0"/>
          <w:marBottom w:val="0"/>
          <w:divBdr>
            <w:top w:val="none" w:sz="0" w:space="0" w:color="auto"/>
            <w:left w:val="none" w:sz="0" w:space="0" w:color="auto"/>
            <w:bottom w:val="none" w:sz="0" w:space="0" w:color="auto"/>
            <w:right w:val="none" w:sz="0" w:space="0" w:color="auto"/>
          </w:divBdr>
        </w:div>
        <w:div w:id="1029065677">
          <w:marLeft w:val="480"/>
          <w:marRight w:val="0"/>
          <w:marTop w:val="0"/>
          <w:marBottom w:val="0"/>
          <w:divBdr>
            <w:top w:val="none" w:sz="0" w:space="0" w:color="auto"/>
            <w:left w:val="none" w:sz="0" w:space="0" w:color="auto"/>
            <w:bottom w:val="none" w:sz="0" w:space="0" w:color="auto"/>
            <w:right w:val="none" w:sz="0" w:space="0" w:color="auto"/>
          </w:divBdr>
        </w:div>
        <w:div w:id="1052121685">
          <w:marLeft w:val="480"/>
          <w:marRight w:val="0"/>
          <w:marTop w:val="0"/>
          <w:marBottom w:val="0"/>
          <w:divBdr>
            <w:top w:val="none" w:sz="0" w:space="0" w:color="auto"/>
            <w:left w:val="none" w:sz="0" w:space="0" w:color="auto"/>
            <w:bottom w:val="none" w:sz="0" w:space="0" w:color="auto"/>
            <w:right w:val="none" w:sz="0" w:space="0" w:color="auto"/>
          </w:divBdr>
        </w:div>
        <w:div w:id="1084375197">
          <w:marLeft w:val="480"/>
          <w:marRight w:val="0"/>
          <w:marTop w:val="0"/>
          <w:marBottom w:val="0"/>
          <w:divBdr>
            <w:top w:val="none" w:sz="0" w:space="0" w:color="auto"/>
            <w:left w:val="none" w:sz="0" w:space="0" w:color="auto"/>
            <w:bottom w:val="none" w:sz="0" w:space="0" w:color="auto"/>
            <w:right w:val="none" w:sz="0" w:space="0" w:color="auto"/>
          </w:divBdr>
        </w:div>
        <w:div w:id="1088964822">
          <w:marLeft w:val="480"/>
          <w:marRight w:val="0"/>
          <w:marTop w:val="0"/>
          <w:marBottom w:val="0"/>
          <w:divBdr>
            <w:top w:val="none" w:sz="0" w:space="0" w:color="auto"/>
            <w:left w:val="none" w:sz="0" w:space="0" w:color="auto"/>
            <w:bottom w:val="none" w:sz="0" w:space="0" w:color="auto"/>
            <w:right w:val="none" w:sz="0" w:space="0" w:color="auto"/>
          </w:divBdr>
        </w:div>
        <w:div w:id="1112162894">
          <w:marLeft w:val="480"/>
          <w:marRight w:val="0"/>
          <w:marTop w:val="0"/>
          <w:marBottom w:val="0"/>
          <w:divBdr>
            <w:top w:val="none" w:sz="0" w:space="0" w:color="auto"/>
            <w:left w:val="none" w:sz="0" w:space="0" w:color="auto"/>
            <w:bottom w:val="none" w:sz="0" w:space="0" w:color="auto"/>
            <w:right w:val="none" w:sz="0" w:space="0" w:color="auto"/>
          </w:divBdr>
        </w:div>
        <w:div w:id="1143737030">
          <w:marLeft w:val="480"/>
          <w:marRight w:val="0"/>
          <w:marTop w:val="0"/>
          <w:marBottom w:val="0"/>
          <w:divBdr>
            <w:top w:val="none" w:sz="0" w:space="0" w:color="auto"/>
            <w:left w:val="none" w:sz="0" w:space="0" w:color="auto"/>
            <w:bottom w:val="none" w:sz="0" w:space="0" w:color="auto"/>
            <w:right w:val="none" w:sz="0" w:space="0" w:color="auto"/>
          </w:divBdr>
        </w:div>
        <w:div w:id="1160149580">
          <w:marLeft w:val="480"/>
          <w:marRight w:val="0"/>
          <w:marTop w:val="0"/>
          <w:marBottom w:val="0"/>
          <w:divBdr>
            <w:top w:val="none" w:sz="0" w:space="0" w:color="auto"/>
            <w:left w:val="none" w:sz="0" w:space="0" w:color="auto"/>
            <w:bottom w:val="none" w:sz="0" w:space="0" w:color="auto"/>
            <w:right w:val="none" w:sz="0" w:space="0" w:color="auto"/>
          </w:divBdr>
        </w:div>
        <w:div w:id="1162357061">
          <w:marLeft w:val="480"/>
          <w:marRight w:val="0"/>
          <w:marTop w:val="0"/>
          <w:marBottom w:val="0"/>
          <w:divBdr>
            <w:top w:val="none" w:sz="0" w:space="0" w:color="auto"/>
            <w:left w:val="none" w:sz="0" w:space="0" w:color="auto"/>
            <w:bottom w:val="none" w:sz="0" w:space="0" w:color="auto"/>
            <w:right w:val="none" w:sz="0" w:space="0" w:color="auto"/>
          </w:divBdr>
        </w:div>
        <w:div w:id="1186288780">
          <w:marLeft w:val="480"/>
          <w:marRight w:val="0"/>
          <w:marTop w:val="0"/>
          <w:marBottom w:val="0"/>
          <w:divBdr>
            <w:top w:val="none" w:sz="0" w:space="0" w:color="auto"/>
            <w:left w:val="none" w:sz="0" w:space="0" w:color="auto"/>
            <w:bottom w:val="none" w:sz="0" w:space="0" w:color="auto"/>
            <w:right w:val="none" w:sz="0" w:space="0" w:color="auto"/>
          </w:divBdr>
        </w:div>
        <w:div w:id="1192720660">
          <w:marLeft w:val="480"/>
          <w:marRight w:val="0"/>
          <w:marTop w:val="0"/>
          <w:marBottom w:val="0"/>
          <w:divBdr>
            <w:top w:val="none" w:sz="0" w:space="0" w:color="auto"/>
            <w:left w:val="none" w:sz="0" w:space="0" w:color="auto"/>
            <w:bottom w:val="none" w:sz="0" w:space="0" w:color="auto"/>
            <w:right w:val="none" w:sz="0" w:space="0" w:color="auto"/>
          </w:divBdr>
        </w:div>
        <w:div w:id="1196192927">
          <w:marLeft w:val="480"/>
          <w:marRight w:val="0"/>
          <w:marTop w:val="0"/>
          <w:marBottom w:val="0"/>
          <w:divBdr>
            <w:top w:val="none" w:sz="0" w:space="0" w:color="auto"/>
            <w:left w:val="none" w:sz="0" w:space="0" w:color="auto"/>
            <w:bottom w:val="none" w:sz="0" w:space="0" w:color="auto"/>
            <w:right w:val="none" w:sz="0" w:space="0" w:color="auto"/>
          </w:divBdr>
        </w:div>
        <w:div w:id="1209490153">
          <w:marLeft w:val="480"/>
          <w:marRight w:val="0"/>
          <w:marTop w:val="0"/>
          <w:marBottom w:val="0"/>
          <w:divBdr>
            <w:top w:val="none" w:sz="0" w:space="0" w:color="auto"/>
            <w:left w:val="none" w:sz="0" w:space="0" w:color="auto"/>
            <w:bottom w:val="none" w:sz="0" w:space="0" w:color="auto"/>
            <w:right w:val="none" w:sz="0" w:space="0" w:color="auto"/>
          </w:divBdr>
        </w:div>
        <w:div w:id="1242638736">
          <w:marLeft w:val="480"/>
          <w:marRight w:val="0"/>
          <w:marTop w:val="0"/>
          <w:marBottom w:val="0"/>
          <w:divBdr>
            <w:top w:val="none" w:sz="0" w:space="0" w:color="auto"/>
            <w:left w:val="none" w:sz="0" w:space="0" w:color="auto"/>
            <w:bottom w:val="none" w:sz="0" w:space="0" w:color="auto"/>
            <w:right w:val="none" w:sz="0" w:space="0" w:color="auto"/>
          </w:divBdr>
        </w:div>
        <w:div w:id="1248728412">
          <w:marLeft w:val="480"/>
          <w:marRight w:val="0"/>
          <w:marTop w:val="0"/>
          <w:marBottom w:val="0"/>
          <w:divBdr>
            <w:top w:val="none" w:sz="0" w:space="0" w:color="auto"/>
            <w:left w:val="none" w:sz="0" w:space="0" w:color="auto"/>
            <w:bottom w:val="none" w:sz="0" w:space="0" w:color="auto"/>
            <w:right w:val="none" w:sz="0" w:space="0" w:color="auto"/>
          </w:divBdr>
        </w:div>
        <w:div w:id="1273171295">
          <w:marLeft w:val="480"/>
          <w:marRight w:val="0"/>
          <w:marTop w:val="0"/>
          <w:marBottom w:val="0"/>
          <w:divBdr>
            <w:top w:val="none" w:sz="0" w:space="0" w:color="auto"/>
            <w:left w:val="none" w:sz="0" w:space="0" w:color="auto"/>
            <w:bottom w:val="none" w:sz="0" w:space="0" w:color="auto"/>
            <w:right w:val="none" w:sz="0" w:space="0" w:color="auto"/>
          </w:divBdr>
        </w:div>
        <w:div w:id="1311863325">
          <w:marLeft w:val="480"/>
          <w:marRight w:val="0"/>
          <w:marTop w:val="0"/>
          <w:marBottom w:val="0"/>
          <w:divBdr>
            <w:top w:val="none" w:sz="0" w:space="0" w:color="auto"/>
            <w:left w:val="none" w:sz="0" w:space="0" w:color="auto"/>
            <w:bottom w:val="none" w:sz="0" w:space="0" w:color="auto"/>
            <w:right w:val="none" w:sz="0" w:space="0" w:color="auto"/>
          </w:divBdr>
        </w:div>
        <w:div w:id="1378815183">
          <w:marLeft w:val="480"/>
          <w:marRight w:val="0"/>
          <w:marTop w:val="0"/>
          <w:marBottom w:val="0"/>
          <w:divBdr>
            <w:top w:val="none" w:sz="0" w:space="0" w:color="auto"/>
            <w:left w:val="none" w:sz="0" w:space="0" w:color="auto"/>
            <w:bottom w:val="none" w:sz="0" w:space="0" w:color="auto"/>
            <w:right w:val="none" w:sz="0" w:space="0" w:color="auto"/>
          </w:divBdr>
        </w:div>
        <w:div w:id="1437554899">
          <w:marLeft w:val="480"/>
          <w:marRight w:val="0"/>
          <w:marTop w:val="0"/>
          <w:marBottom w:val="0"/>
          <w:divBdr>
            <w:top w:val="none" w:sz="0" w:space="0" w:color="auto"/>
            <w:left w:val="none" w:sz="0" w:space="0" w:color="auto"/>
            <w:bottom w:val="none" w:sz="0" w:space="0" w:color="auto"/>
            <w:right w:val="none" w:sz="0" w:space="0" w:color="auto"/>
          </w:divBdr>
        </w:div>
        <w:div w:id="1478377275">
          <w:marLeft w:val="480"/>
          <w:marRight w:val="0"/>
          <w:marTop w:val="0"/>
          <w:marBottom w:val="0"/>
          <w:divBdr>
            <w:top w:val="none" w:sz="0" w:space="0" w:color="auto"/>
            <w:left w:val="none" w:sz="0" w:space="0" w:color="auto"/>
            <w:bottom w:val="none" w:sz="0" w:space="0" w:color="auto"/>
            <w:right w:val="none" w:sz="0" w:space="0" w:color="auto"/>
          </w:divBdr>
        </w:div>
        <w:div w:id="1498615219">
          <w:marLeft w:val="480"/>
          <w:marRight w:val="0"/>
          <w:marTop w:val="0"/>
          <w:marBottom w:val="0"/>
          <w:divBdr>
            <w:top w:val="none" w:sz="0" w:space="0" w:color="auto"/>
            <w:left w:val="none" w:sz="0" w:space="0" w:color="auto"/>
            <w:bottom w:val="none" w:sz="0" w:space="0" w:color="auto"/>
            <w:right w:val="none" w:sz="0" w:space="0" w:color="auto"/>
          </w:divBdr>
        </w:div>
        <w:div w:id="1523082500">
          <w:marLeft w:val="480"/>
          <w:marRight w:val="0"/>
          <w:marTop w:val="0"/>
          <w:marBottom w:val="0"/>
          <w:divBdr>
            <w:top w:val="none" w:sz="0" w:space="0" w:color="auto"/>
            <w:left w:val="none" w:sz="0" w:space="0" w:color="auto"/>
            <w:bottom w:val="none" w:sz="0" w:space="0" w:color="auto"/>
            <w:right w:val="none" w:sz="0" w:space="0" w:color="auto"/>
          </w:divBdr>
        </w:div>
        <w:div w:id="1542592037">
          <w:marLeft w:val="480"/>
          <w:marRight w:val="0"/>
          <w:marTop w:val="0"/>
          <w:marBottom w:val="0"/>
          <w:divBdr>
            <w:top w:val="none" w:sz="0" w:space="0" w:color="auto"/>
            <w:left w:val="none" w:sz="0" w:space="0" w:color="auto"/>
            <w:bottom w:val="none" w:sz="0" w:space="0" w:color="auto"/>
            <w:right w:val="none" w:sz="0" w:space="0" w:color="auto"/>
          </w:divBdr>
        </w:div>
        <w:div w:id="1551453794">
          <w:marLeft w:val="480"/>
          <w:marRight w:val="0"/>
          <w:marTop w:val="0"/>
          <w:marBottom w:val="0"/>
          <w:divBdr>
            <w:top w:val="none" w:sz="0" w:space="0" w:color="auto"/>
            <w:left w:val="none" w:sz="0" w:space="0" w:color="auto"/>
            <w:bottom w:val="none" w:sz="0" w:space="0" w:color="auto"/>
            <w:right w:val="none" w:sz="0" w:space="0" w:color="auto"/>
          </w:divBdr>
        </w:div>
        <w:div w:id="1590196197">
          <w:marLeft w:val="480"/>
          <w:marRight w:val="0"/>
          <w:marTop w:val="0"/>
          <w:marBottom w:val="0"/>
          <w:divBdr>
            <w:top w:val="none" w:sz="0" w:space="0" w:color="auto"/>
            <w:left w:val="none" w:sz="0" w:space="0" w:color="auto"/>
            <w:bottom w:val="none" w:sz="0" w:space="0" w:color="auto"/>
            <w:right w:val="none" w:sz="0" w:space="0" w:color="auto"/>
          </w:divBdr>
        </w:div>
        <w:div w:id="1596673253">
          <w:marLeft w:val="480"/>
          <w:marRight w:val="0"/>
          <w:marTop w:val="0"/>
          <w:marBottom w:val="0"/>
          <w:divBdr>
            <w:top w:val="none" w:sz="0" w:space="0" w:color="auto"/>
            <w:left w:val="none" w:sz="0" w:space="0" w:color="auto"/>
            <w:bottom w:val="none" w:sz="0" w:space="0" w:color="auto"/>
            <w:right w:val="none" w:sz="0" w:space="0" w:color="auto"/>
          </w:divBdr>
        </w:div>
        <w:div w:id="1653368112">
          <w:marLeft w:val="480"/>
          <w:marRight w:val="0"/>
          <w:marTop w:val="0"/>
          <w:marBottom w:val="0"/>
          <w:divBdr>
            <w:top w:val="none" w:sz="0" w:space="0" w:color="auto"/>
            <w:left w:val="none" w:sz="0" w:space="0" w:color="auto"/>
            <w:bottom w:val="none" w:sz="0" w:space="0" w:color="auto"/>
            <w:right w:val="none" w:sz="0" w:space="0" w:color="auto"/>
          </w:divBdr>
        </w:div>
        <w:div w:id="1655374826">
          <w:marLeft w:val="480"/>
          <w:marRight w:val="0"/>
          <w:marTop w:val="0"/>
          <w:marBottom w:val="0"/>
          <w:divBdr>
            <w:top w:val="none" w:sz="0" w:space="0" w:color="auto"/>
            <w:left w:val="none" w:sz="0" w:space="0" w:color="auto"/>
            <w:bottom w:val="none" w:sz="0" w:space="0" w:color="auto"/>
            <w:right w:val="none" w:sz="0" w:space="0" w:color="auto"/>
          </w:divBdr>
        </w:div>
        <w:div w:id="1665543499">
          <w:marLeft w:val="480"/>
          <w:marRight w:val="0"/>
          <w:marTop w:val="0"/>
          <w:marBottom w:val="0"/>
          <w:divBdr>
            <w:top w:val="none" w:sz="0" w:space="0" w:color="auto"/>
            <w:left w:val="none" w:sz="0" w:space="0" w:color="auto"/>
            <w:bottom w:val="none" w:sz="0" w:space="0" w:color="auto"/>
            <w:right w:val="none" w:sz="0" w:space="0" w:color="auto"/>
          </w:divBdr>
        </w:div>
        <w:div w:id="1720394371">
          <w:marLeft w:val="480"/>
          <w:marRight w:val="0"/>
          <w:marTop w:val="0"/>
          <w:marBottom w:val="0"/>
          <w:divBdr>
            <w:top w:val="none" w:sz="0" w:space="0" w:color="auto"/>
            <w:left w:val="none" w:sz="0" w:space="0" w:color="auto"/>
            <w:bottom w:val="none" w:sz="0" w:space="0" w:color="auto"/>
            <w:right w:val="none" w:sz="0" w:space="0" w:color="auto"/>
          </w:divBdr>
        </w:div>
        <w:div w:id="1813863894">
          <w:marLeft w:val="480"/>
          <w:marRight w:val="0"/>
          <w:marTop w:val="0"/>
          <w:marBottom w:val="0"/>
          <w:divBdr>
            <w:top w:val="none" w:sz="0" w:space="0" w:color="auto"/>
            <w:left w:val="none" w:sz="0" w:space="0" w:color="auto"/>
            <w:bottom w:val="none" w:sz="0" w:space="0" w:color="auto"/>
            <w:right w:val="none" w:sz="0" w:space="0" w:color="auto"/>
          </w:divBdr>
        </w:div>
        <w:div w:id="1838499035">
          <w:marLeft w:val="480"/>
          <w:marRight w:val="0"/>
          <w:marTop w:val="0"/>
          <w:marBottom w:val="0"/>
          <w:divBdr>
            <w:top w:val="none" w:sz="0" w:space="0" w:color="auto"/>
            <w:left w:val="none" w:sz="0" w:space="0" w:color="auto"/>
            <w:bottom w:val="none" w:sz="0" w:space="0" w:color="auto"/>
            <w:right w:val="none" w:sz="0" w:space="0" w:color="auto"/>
          </w:divBdr>
        </w:div>
        <w:div w:id="1859350921">
          <w:marLeft w:val="480"/>
          <w:marRight w:val="0"/>
          <w:marTop w:val="0"/>
          <w:marBottom w:val="0"/>
          <w:divBdr>
            <w:top w:val="none" w:sz="0" w:space="0" w:color="auto"/>
            <w:left w:val="none" w:sz="0" w:space="0" w:color="auto"/>
            <w:bottom w:val="none" w:sz="0" w:space="0" w:color="auto"/>
            <w:right w:val="none" w:sz="0" w:space="0" w:color="auto"/>
          </w:divBdr>
        </w:div>
        <w:div w:id="1862284513">
          <w:marLeft w:val="480"/>
          <w:marRight w:val="0"/>
          <w:marTop w:val="0"/>
          <w:marBottom w:val="0"/>
          <w:divBdr>
            <w:top w:val="none" w:sz="0" w:space="0" w:color="auto"/>
            <w:left w:val="none" w:sz="0" w:space="0" w:color="auto"/>
            <w:bottom w:val="none" w:sz="0" w:space="0" w:color="auto"/>
            <w:right w:val="none" w:sz="0" w:space="0" w:color="auto"/>
          </w:divBdr>
        </w:div>
        <w:div w:id="1947618419">
          <w:marLeft w:val="480"/>
          <w:marRight w:val="0"/>
          <w:marTop w:val="0"/>
          <w:marBottom w:val="0"/>
          <w:divBdr>
            <w:top w:val="none" w:sz="0" w:space="0" w:color="auto"/>
            <w:left w:val="none" w:sz="0" w:space="0" w:color="auto"/>
            <w:bottom w:val="none" w:sz="0" w:space="0" w:color="auto"/>
            <w:right w:val="none" w:sz="0" w:space="0" w:color="auto"/>
          </w:divBdr>
        </w:div>
        <w:div w:id="2039312146">
          <w:marLeft w:val="480"/>
          <w:marRight w:val="0"/>
          <w:marTop w:val="0"/>
          <w:marBottom w:val="0"/>
          <w:divBdr>
            <w:top w:val="none" w:sz="0" w:space="0" w:color="auto"/>
            <w:left w:val="none" w:sz="0" w:space="0" w:color="auto"/>
            <w:bottom w:val="none" w:sz="0" w:space="0" w:color="auto"/>
            <w:right w:val="none" w:sz="0" w:space="0" w:color="auto"/>
          </w:divBdr>
        </w:div>
        <w:div w:id="2051955313">
          <w:marLeft w:val="480"/>
          <w:marRight w:val="0"/>
          <w:marTop w:val="0"/>
          <w:marBottom w:val="0"/>
          <w:divBdr>
            <w:top w:val="none" w:sz="0" w:space="0" w:color="auto"/>
            <w:left w:val="none" w:sz="0" w:space="0" w:color="auto"/>
            <w:bottom w:val="none" w:sz="0" w:space="0" w:color="auto"/>
            <w:right w:val="none" w:sz="0" w:space="0" w:color="auto"/>
          </w:divBdr>
        </w:div>
      </w:divsChild>
    </w:div>
    <w:div w:id="791099941">
      <w:bodyDiv w:val="1"/>
      <w:marLeft w:val="0"/>
      <w:marRight w:val="0"/>
      <w:marTop w:val="0"/>
      <w:marBottom w:val="0"/>
      <w:divBdr>
        <w:top w:val="none" w:sz="0" w:space="0" w:color="auto"/>
        <w:left w:val="none" w:sz="0" w:space="0" w:color="auto"/>
        <w:bottom w:val="none" w:sz="0" w:space="0" w:color="auto"/>
        <w:right w:val="none" w:sz="0" w:space="0" w:color="auto"/>
      </w:divBdr>
      <w:divsChild>
        <w:div w:id="3024067">
          <w:marLeft w:val="480"/>
          <w:marRight w:val="0"/>
          <w:marTop w:val="0"/>
          <w:marBottom w:val="0"/>
          <w:divBdr>
            <w:top w:val="none" w:sz="0" w:space="0" w:color="auto"/>
            <w:left w:val="none" w:sz="0" w:space="0" w:color="auto"/>
            <w:bottom w:val="none" w:sz="0" w:space="0" w:color="auto"/>
            <w:right w:val="none" w:sz="0" w:space="0" w:color="auto"/>
          </w:divBdr>
        </w:div>
        <w:div w:id="11808082">
          <w:marLeft w:val="480"/>
          <w:marRight w:val="0"/>
          <w:marTop w:val="0"/>
          <w:marBottom w:val="0"/>
          <w:divBdr>
            <w:top w:val="none" w:sz="0" w:space="0" w:color="auto"/>
            <w:left w:val="none" w:sz="0" w:space="0" w:color="auto"/>
            <w:bottom w:val="none" w:sz="0" w:space="0" w:color="auto"/>
            <w:right w:val="none" w:sz="0" w:space="0" w:color="auto"/>
          </w:divBdr>
        </w:div>
        <w:div w:id="14772259">
          <w:marLeft w:val="480"/>
          <w:marRight w:val="0"/>
          <w:marTop w:val="0"/>
          <w:marBottom w:val="0"/>
          <w:divBdr>
            <w:top w:val="none" w:sz="0" w:space="0" w:color="auto"/>
            <w:left w:val="none" w:sz="0" w:space="0" w:color="auto"/>
            <w:bottom w:val="none" w:sz="0" w:space="0" w:color="auto"/>
            <w:right w:val="none" w:sz="0" w:space="0" w:color="auto"/>
          </w:divBdr>
        </w:div>
        <w:div w:id="65884422">
          <w:marLeft w:val="480"/>
          <w:marRight w:val="0"/>
          <w:marTop w:val="0"/>
          <w:marBottom w:val="0"/>
          <w:divBdr>
            <w:top w:val="none" w:sz="0" w:space="0" w:color="auto"/>
            <w:left w:val="none" w:sz="0" w:space="0" w:color="auto"/>
            <w:bottom w:val="none" w:sz="0" w:space="0" w:color="auto"/>
            <w:right w:val="none" w:sz="0" w:space="0" w:color="auto"/>
          </w:divBdr>
        </w:div>
        <w:div w:id="135881820">
          <w:marLeft w:val="480"/>
          <w:marRight w:val="0"/>
          <w:marTop w:val="0"/>
          <w:marBottom w:val="0"/>
          <w:divBdr>
            <w:top w:val="none" w:sz="0" w:space="0" w:color="auto"/>
            <w:left w:val="none" w:sz="0" w:space="0" w:color="auto"/>
            <w:bottom w:val="none" w:sz="0" w:space="0" w:color="auto"/>
            <w:right w:val="none" w:sz="0" w:space="0" w:color="auto"/>
          </w:divBdr>
        </w:div>
        <w:div w:id="249966581">
          <w:marLeft w:val="480"/>
          <w:marRight w:val="0"/>
          <w:marTop w:val="0"/>
          <w:marBottom w:val="0"/>
          <w:divBdr>
            <w:top w:val="none" w:sz="0" w:space="0" w:color="auto"/>
            <w:left w:val="none" w:sz="0" w:space="0" w:color="auto"/>
            <w:bottom w:val="none" w:sz="0" w:space="0" w:color="auto"/>
            <w:right w:val="none" w:sz="0" w:space="0" w:color="auto"/>
          </w:divBdr>
        </w:div>
        <w:div w:id="297957321">
          <w:marLeft w:val="480"/>
          <w:marRight w:val="0"/>
          <w:marTop w:val="0"/>
          <w:marBottom w:val="0"/>
          <w:divBdr>
            <w:top w:val="none" w:sz="0" w:space="0" w:color="auto"/>
            <w:left w:val="none" w:sz="0" w:space="0" w:color="auto"/>
            <w:bottom w:val="none" w:sz="0" w:space="0" w:color="auto"/>
            <w:right w:val="none" w:sz="0" w:space="0" w:color="auto"/>
          </w:divBdr>
        </w:div>
        <w:div w:id="303968653">
          <w:marLeft w:val="480"/>
          <w:marRight w:val="0"/>
          <w:marTop w:val="0"/>
          <w:marBottom w:val="0"/>
          <w:divBdr>
            <w:top w:val="none" w:sz="0" w:space="0" w:color="auto"/>
            <w:left w:val="none" w:sz="0" w:space="0" w:color="auto"/>
            <w:bottom w:val="none" w:sz="0" w:space="0" w:color="auto"/>
            <w:right w:val="none" w:sz="0" w:space="0" w:color="auto"/>
          </w:divBdr>
        </w:div>
        <w:div w:id="374432611">
          <w:marLeft w:val="480"/>
          <w:marRight w:val="0"/>
          <w:marTop w:val="0"/>
          <w:marBottom w:val="0"/>
          <w:divBdr>
            <w:top w:val="none" w:sz="0" w:space="0" w:color="auto"/>
            <w:left w:val="none" w:sz="0" w:space="0" w:color="auto"/>
            <w:bottom w:val="none" w:sz="0" w:space="0" w:color="auto"/>
            <w:right w:val="none" w:sz="0" w:space="0" w:color="auto"/>
          </w:divBdr>
        </w:div>
        <w:div w:id="461922560">
          <w:marLeft w:val="480"/>
          <w:marRight w:val="0"/>
          <w:marTop w:val="0"/>
          <w:marBottom w:val="0"/>
          <w:divBdr>
            <w:top w:val="none" w:sz="0" w:space="0" w:color="auto"/>
            <w:left w:val="none" w:sz="0" w:space="0" w:color="auto"/>
            <w:bottom w:val="none" w:sz="0" w:space="0" w:color="auto"/>
            <w:right w:val="none" w:sz="0" w:space="0" w:color="auto"/>
          </w:divBdr>
        </w:div>
        <w:div w:id="513223868">
          <w:marLeft w:val="480"/>
          <w:marRight w:val="0"/>
          <w:marTop w:val="0"/>
          <w:marBottom w:val="0"/>
          <w:divBdr>
            <w:top w:val="none" w:sz="0" w:space="0" w:color="auto"/>
            <w:left w:val="none" w:sz="0" w:space="0" w:color="auto"/>
            <w:bottom w:val="none" w:sz="0" w:space="0" w:color="auto"/>
            <w:right w:val="none" w:sz="0" w:space="0" w:color="auto"/>
          </w:divBdr>
        </w:div>
        <w:div w:id="543980315">
          <w:marLeft w:val="480"/>
          <w:marRight w:val="0"/>
          <w:marTop w:val="0"/>
          <w:marBottom w:val="0"/>
          <w:divBdr>
            <w:top w:val="none" w:sz="0" w:space="0" w:color="auto"/>
            <w:left w:val="none" w:sz="0" w:space="0" w:color="auto"/>
            <w:bottom w:val="none" w:sz="0" w:space="0" w:color="auto"/>
            <w:right w:val="none" w:sz="0" w:space="0" w:color="auto"/>
          </w:divBdr>
        </w:div>
        <w:div w:id="603458145">
          <w:marLeft w:val="480"/>
          <w:marRight w:val="0"/>
          <w:marTop w:val="0"/>
          <w:marBottom w:val="0"/>
          <w:divBdr>
            <w:top w:val="none" w:sz="0" w:space="0" w:color="auto"/>
            <w:left w:val="none" w:sz="0" w:space="0" w:color="auto"/>
            <w:bottom w:val="none" w:sz="0" w:space="0" w:color="auto"/>
            <w:right w:val="none" w:sz="0" w:space="0" w:color="auto"/>
          </w:divBdr>
        </w:div>
        <w:div w:id="611977599">
          <w:marLeft w:val="480"/>
          <w:marRight w:val="0"/>
          <w:marTop w:val="0"/>
          <w:marBottom w:val="0"/>
          <w:divBdr>
            <w:top w:val="none" w:sz="0" w:space="0" w:color="auto"/>
            <w:left w:val="none" w:sz="0" w:space="0" w:color="auto"/>
            <w:bottom w:val="none" w:sz="0" w:space="0" w:color="auto"/>
            <w:right w:val="none" w:sz="0" w:space="0" w:color="auto"/>
          </w:divBdr>
        </w:div>
        <w:div w:id="660277107">
          <w:marLeft w:val="480"/>
          <w:marRight w:val="0"/>
          <w:marTop w:val="0"/>
          <w:marBottom w:val="0"/>
          <w:divBdr>
            <w:top w:val="none" w:sz="0" w:space="0" w:color="auto"/>
            <w:left w:val="none" w:sz="0" w:space="0" w:color="auto"/>
            <w:bottom w:val="none" w:sz="0" w:space="0" w:color="auto"/>
            <w:right w:val="none" w:sz="0" w:space="0" w:color="auto"/>
          </w:divBdr>
        </w:div>
        <w:div w:id="666440444">
          <w:marLeft w:val="480"/>
          <w:marRight w:val="0"/>
          <w:marTop w:val="0"/>
          <w:marBottom w:val="0"/>
          <w:divBdr>
            <w:top w:val="none" w:sz="0" w:space="0" w:color="auto"/>
            <w:left w:val="none" w:sz="0" w:space="0" w:color="auto"/>
            <w:bottom w:val="none" w:sz="0" w:space="0" w:color="auto"/>
            <w:right w:val="none" w:sz="0" w:space="0" w:color="auto"/>
          </w:divBdr>
        </w:div>
        <w:div w:id="724380317">
          <w:marLeft w:val="480"/>
          <w:marRight w:val="0"/>
          <w:marTop w:val="0"/>
          <w:marBottom w:val="0"/>
          <w:divBdr>
            <w:top w:val="none" w:sz="0" w:space="0" w:color="auto"/>
            <w:left w:val="none" w:sz="0" w:space="0" w:color="auto"/>
            <w:bottom w:val="none" w:sz="0" w:space="0" w:color="auto"/>
            <w:right w:val="none" w:sz="0" w:space="0" w:color="auto"/>
          </w:divBdr>
        </w:div>
        <w:div w:id="739520254">
          <w:marLeft w:val="480"/>
          <w:marRight w:val="0"/>
          <w:marTop w:val="0"/>
          <w:marBottom w:val="0"/>
          <w:divBdr>
            <w:top w:val="none" w:sz="0" w:space="0" w:color="auto"/>
            <w:left w:val="none" w:sz="0" w:space="0" w:color="auto"/>
            <w:bottom w:val="none" w:sz="0" w:space="0" w:color="auto"/>
            <w:right w:val="none" w:sz="0" w:space="0" w:color="auto"/>
          </w:divBdr>
        </w:div>
        <w:div w:id="787550362">
          <w:marLeft w:val="480"/>
          <w:marRight w:val="0"/>
          <w:marTop w:val="0"/>
          <w:marBottom w:val="0"/>
          <w:divBdr>
            <w:top w:val="none" w:sz="0" w:space="0" w:color="auto"/>
            <w:left w:val="none" w:sz="0" w:space="0" w:color="auto"/>
            <w:bottom w:val="none" w:sz="0" w:space="0" w:color="auto"/>
            <w:right w:val="none" w:sz="0" w:space="0" w:color="auto"/>
          </w:divBdr>
        </w:div>
        <w:div w:id="790782525">
          <w:marLeft w:val="480"/>
          <w:marRight w:val="0"/>
          <w:marTop w:val="0"/>
          <w:marBottom w:val="0"/>
          <w:divBdr>
            <w:top w:val="none" w:sz="0" w:space="0" w:color="auto"/>
            <w:left w:val="none" w:sz="0" w:space="0" w:color="auto"/>
            <w:bottom w:val="none" w:sz="0" w:space="0" w:color="auto"/>
            <w:right w:val="none" w:sz="0" w:space="0" w:color="auto"/>
          </w:divBdr>
        </w:div>
        <w:div w:id="836652249">
          <w:marLeft w:val="480"/>
          <w:marRight w:val="0"/>
          <w:marTop w:val="0"/>
          <w:marBottom w:val="0"/>
          <w:divBdr>
            <w:top w:val="none" w:sz="0" w:space="0" w:color="auto"/>
            <w:left w:val="none" w:sz="0" w:space="0" w:color="auto"/>
            <w:bottom w:val="none" w:sz="0" w:space="0" w:color="auto"/>
            <w:right w:val="none" w:sz="0" w:space="0" w:color="auto"/>
          </w:divBdr>
        </w:div>
        <w:div w:id="837189436">
          <w:marLeft w:val="480"/>
          <w:marRight w:val="0"/>
          <w:marTop w:val="0"/>
          <w:marBottom w:val="0"/>
          <w:divBdr>
            <w:top w:val="none" w:sz="0" w:space="0" w:color="auto"/>
            <w:left w:val="none" w:sz="0" w:space="0" w:color="auto"/>
            <w:bottom w:val="none" w:sz="0" w:space="0" w:color="auto"/>
            <w:right w:val="none" w:sz="0" w:space="0" w:color="auto"/>
          </w:divBdr>
        </w:div>
        <w:div w:id="904678724">
          <w:marLeft w:val="480"/>
          <w:marRight w:val="0"/>
          <w:marTop w:val="0"/>
          <w:marBottom w:val="0"/>
          <w:divBdr>
            <w:top w:val="none" w:sz="0" w:space="0" w:color="auto"/>
            <w:left w:val="none" w:sz="0" w:space="0" w:color="auto"/>
            <w:bottom w:val="none" w:sz="0" w:space="0" w:color="auto"/>
            <w:right w:val="none" w:sz="0" w:space="0" w:color="auto"/>
          </w:divBdr>
        </w:div>
        <w:div w:id="914126589">
          <w:marLeft w:val="480"/>
          <w:marRight w:val="0"/>
          <w:marTop w:val="0"/>
          <w:marBottom w:val="0"/>
          <w:divBdr>
            <w:top w:val="none" w:sz="0" w:space="0" w:color="auto"/>
            <w:left w:val="none" w:sz="0" w:space="0" w:color="auto"/>
            <w:bottom w:val="none" w:sz="0" w:space="0" w:color="auto"/>
            <w:right w:val="none" w:sz="0" w:space="0" w:color="auto"/>
          </w:divBdr>
        </w:div>
        <w:div w:id="927075541">
          <w:marLeft w:val="480"/>
          <w:marRight w:val="0"/>
          <w:marTop w:val="0"/>
          <w:marBottom w:val="0"/>
          <w:divBdr>
            <w:top w:val="none" w:sz="0" w:space="0" w:color="auto"/>
            <w:left w:val="none" w:sz="0" w:space="0" w:color="auto"/>
            <w:bottom w:val="none" w:sz="0" w:space="0" w:color="auto"/>
            <w:right w:val="none" w:sz="0" w:space="0" w:color="auto"/>
          </w:divBdr>
        </w:div>
        <w:div w:id="930431074">
          <w:marLeft w:val="480"/>
          <w:marRight w:val="0"/>
          <w:marTop w:val="0"/>
          <w:marBottom w:val="0"/>
          <w:divBdr>
            <w:top w:val="none" w:sz="0" w:space="0" w:color="auto"/>
            <w:left w:val="none" w:sz="0" w:space="0" w:color="auto"/>
            <w:bottom w:val="none" w:sz="0" w:space="0" w:color="auto"/>
            <w:right w:val="none" w:sz="0" w:space="0" w:color="auto"/>
          </w:divBdr>
        </w:div>
        <w:div w:id="948195975">
          <w:marLeft w:val="480"/>
          <w:marRight w:val="0"/>
          <w:marTop w:val="0"/>
          <w:marBottom w:val="0"/>
          <w:divBdr>
            <w:top w:val="none" w:sz="0" w:space="0" w:color="auto"/>
            <w:left w:val="none" w:sz="0" w:space="0" w:color="auto"/>
            <w:bottom w:val="none" w:sz="0" w:space="0" w:color="auto"/>
            <w:right w:val="none" w:sz="0" w:space="0" w:color="auto"/>
          </w:divBdr>
        </w:div>
        <w:div w:id="950162081">
          <w:marLeft w:val="480"/>
          <w:marRight w:val="0"/>
          <w:marTop w:val="0"/>
          <w:marBottom w:val="0"/>
          <w:divBdr>
            <w:top w:val="none" w:sz="0" w:space="0" w:color="auto"/>
            <w:left w:val="none" w:sz="0" w:space="0" w:color="auto"/>
            <w:bottom w:val="none" w:sz="0" w:space="0" w:color="auto"/>
            <w:right w:val="none" w:sz="0" w:space="0" w:color="auto"/>
          </w:divBdr>
        </w:div>
        <w:div w:id="1043334331">
          <w:marLeft w:val="480"/>
          <w:marRight w:val="0"/>
          <w:marTop w:val="0"/>
          <w:marBottom w:val="0"/>
          <w:divBdr>
            <w:top w:val="none" w:sz="0" w:space="0" w:color="auto"/>
            <w:left w:val="none" w:sz="0" w:space="0" w:color="auto"/>
            <w:bottom w:val="none" w:sz="0" w:space="0" w:color="auto"/>
            <w:right w:val="none" w:sz="0" w:space="0" w:color="auto"/>
          </w:divBdr>
        </w:div>
        <w:div w:id="1053844705">
          <w:marLeft w:val="480"/>
          <w:marRight w:val="0"/>
          <w:marTop w:val="0"/>
          <w:marBottom w:val="0"/>
          <w:divBdr>
            <w:top w:val="none" w:sz="0" w:space="0" w:color="auto"/>
            <w:left w:val="none" w:sz="0" w:space="0" w:color="auto"/>
            <w:bottom w:val="none" w:sz="0" w:space="0" w:color="auto"/>
            <w:right w:val="none" w:sz="0" w:space="0" w:color="auto"/>
          </w:divBdr>
        </w:div>
        <w:div w:id="1060129555">
          <w:marLeft w:val="480"/>
          <w:marRight w:val="0"/>
          <w:marTop w:val="0"/>
          <w:marBottom w:val="0"/>
          <w:divBdr>
            <w:top w:val="none" w:sz="0" w:space="0" w:color="auto"/>
            <w:left w:val="none" w:sz="0" w:space="0" w:color="auto"/>
            <w:bottom w:val="none" w:sz="0" w:space="0" w:color="auto"/>
            <w:right w:val="none" w:sz="0" w:space="0" w:color="auto"/>
          </w:divBdr>
        </w:div>
        <w:div w:id="1082333731">
          <w:marLeft w:val="480"/>
          <w:marRight w:val="0"/>
          <w:marTop w:val="0"/>
          <w:marBottom w:val="0"/>
          <w:divBdr>
            <w:top w:val="none" w:sz="0" w:space="0" w:color="auto"/>
            <w:left w:val="none" w:sz="0" w:space="0" w:color="auto"/>
            <w:bottom w:val="none" w:sz="0" w:space="0" w:color="auto"/>
            <w:right w:val="none" w:sz="0" w:space="0" w:color="auto"/>
          </w:divBdr>
        </w:div>
        <w:div w:id="1133447533">
          <w:marLeft w:val="480"/>
          <w:marRight w:val="0"/>
          <w:marTop w:val="0"/>
          <w:marBottom w:val="0"/>
          <w:divBdr>
            <w:top w:val="none" w:sz="0" w:space="0" w:color="auto"/>
            <w:left w:val="none" w:sz="0" w:space="0" w:color="auto"/>
            <w:bottom w:val="none" w:sz="0" w:space="0" w:color="auto"/>
            <w:right w:val="none" w:sz="0" w:space="0" w:color="auto"/>
          </w:divBdr>
        </w:div>
        <w:div w:id="1156804643">
          <w:marLeft w:val="480"/>
          <w:marRight w:val="0"/>
          <w:marTop w:val="0"/>
          <w:marBottom w:val="0"/>
          <w:divBdr>
            <w:top w:val="none" w:sz="0" w:space="0" w:color="auto"/>
            <w:left w:val="none" w:sz="0" w:space="0" w:color="auto"/>
            <w:bottom w:val="none" w:sz="0" w:space="0" w:color="auto"/>
            <w:right w:val="none" w:sz="0" w:space="0" w:color="auto"/>
          </w:divBdr>
        </w:div>
        <w:div w:id="1194420200">
          <w:marLeft w:val="480"/>
          <w:marRight w:val="0"/>
          <w:marTop w:val="0"/>
          <w:marBottom w:val="0"/>
          <w:divBdr>
            <w:top w:val="none" w:sz="0" w:space="0" w:color="auto"/>
            <w:left w:val="none" w:sz="0" w:space="0" w:color="auto"/>
            <w:bottom w:val="none" w:sz="0" w:space="0" w:color="auto"/>
            <w:right w:val="none" w:sz="0" w:space="0" w:color="auto"/>
          </w:divBdr>
        </w:div>
        <w:div w:id="1241867802">
          <w:marLeft w:val="480"/>
          <w:marRight w:val="0"/>
          <w:marTop w:val="0"/>
          <w:marBottom w:val="0"/>
          <w:divBdr>
            <w:top w:val="none" w:sz="0" w:space="0" w:color="auto"/>
            <w:left w:val="none" w:sz="0" w:space="0" w:color="auto"/>
            <w:bottom w:val="none" w:sz="0" w:space="0" w:color="auto"/>
            <w:right w:val="none" w:sz="0" w:space="0" w:color="auto"/>
          </w:divBdr>
        </w:div>
        <w:div w:id="1298602887">
          <w:marLeft w:val="480"/>
          <w:marRight w:val="0"/>
          <w:marTop w:val="0"/>
          <w:marBottom w:val="0"/>
          <w:divBdr>
            <w:top w:val="none" w:sz="0" w:space="0" w:color="auto"/>
            <w:left w:val="none" w:sz="0" w:space="0" w:color="auto"/>
            <w:bottom w:val="none" w:sz="0" w:space="0" w:color="auto"/>
            <w:right w:val="none" w:sz="0" w:space="0" w:color="auto"/>
          </w:divBdr>
        </w:div>
        <w:div w:id="1330673684">
          <w:marLeft w:val="480"/>
          <w:marRight w:val="0"/>
          <w:marTop w:val="0"/>
          <w:marBottom w:val="0"/>
          <w:divBdr>
            <w:top w:val="none" w:sz="0" w:space="0" w:color="auto"/>
            <w:left w:val="none" w:sz="0" w:space="0" w:color="auto"/>
            <w:bottom w:val="none" w:sz="0" w:space="0" w:color="auto"/>
            <w:right w:val="none" w:sz="0" w:space="0" w:color="auto"/>
          </w:divBdr>
        </w:div>
        <w:div w:id="1343819581">
          <w:marLeft w:val="480"/>
          <w:marRight w:val="0"/>
          <w:marTop w:val="0"/>
          <w:marBottom w:val="0"/>
          <w:divBdr>
            <w:top w:val="none" w:sz="0" w:space="0" w:color="auto"/>
            <w:left w:val="none" w:sz="0" w:space="0" w:color="auto"/>
            <w:bottom w:val="none" w:sz="0" w:space="0" w:color="auto"/>
            <w:right w:val="none" w:sz="0" w:space="0" w:color="auto"/>
          </w:divBdr>
        </w:div>
        <w:div w:id="1346253535">
          <w:marLeft w:val="480"/>
          <w:marRight w:val="0"/>
          <w:marTop w:val="0"/>
          <w:marBottom w:val="0"/>
          <w:divBdr>
            <w:top w:val="none" w:sz="0" w:space="0" w:color="auto"/>
            <w:left w:val="none" w:sz="0" w:space="0" w:color="auto"/>
            <w:bottom w:val="none" w:sz="0" w:space="0" w:color="auto"/>
            <w:right w:val="none" w:sz="0" w:space="0" w:color="auto"/>
          </w:divBdr>
        </w:div>
        <w:div w:id="1383404107">
          <w:marLeft w:val="480"/>
          <w:marRight w:val="0"/>
          <w:marTop w:val="0"/>
          <w:marBottom w:val="0"/>
          <w:divBdr>
            <w:top w:val="none" w:sz="0" w:space="0" w:color="auto"/>
            <w:left w:val="none" w:sz="0" w:space="0" w:color="auto"/>
            <w:bottom w:val="none" w:sz="0" w:space="0" w:color="auto"/>
            <w:right w:val="none" w:sz="0" w:space="0" w:color="auto"/>
          </w:divBdr>
        </w:div>
        <w:div w:id="1408501766">
          <w:marLeft w:val="480"/>
          <w:marRight w:val="0"/>
          <w:marTop w:val="0"/>
          <w:marBottom w:val="0"/>
          <w:divBdr>
            <w:top w:val="none" w:sz="0" w:space="0" w:color="auto"/>
            <w:left w:val="none" w:sz="0" w:space="0" w:color="auto"/>
            <w:bottom w:val="none" w:sz="0" w:space="0" w:color="auto"/>
            <w:right w:val="none" w:sz="0" w:space="0" w:color="auto"/>
          </w:divBdr>
        </w:div>
        <w:div w:id="1425492936">
          <w:marLeft w:val="480"/>
          <w:marRight w:val="0"/>
          <w:marTop w:val="0"/>
          <w:marBottom w:val="0"/>
          <w:divBdr>
            <w:top w:val="none" w:sz="0" w:space="0" w:color="auto"/>
            <w:left w:val="none" w:sz="0" w:space="0" w:color="auto"/>
            <w:bottom w:val="none" w:sz="0" w:space="0" w:color="auto"/>
            <w:right w:val="none" w:sz="0" w:space="0" w:color="auto"/>
          </w:divBdr>
        </w:div>
        <w:div w:id="1440638630">
          <w:marLeft w:val="480"/>
          <w:marRight w:val="0"/>
          <w:marTop w:val="0"/>
          <w:marBottom w:val="0"/>
          <w:divBdr>
            <w:top w:val="none" w:sz="0" w:space="0" w:color="auto"/>
            <w:left w:val="none" w:sz="0" w:space="0" w:color="auto"/>
            <w:bottom w:val="none" w:sz="0" w:space="0" w:color="auto"/>
            <w:right w:val="none" w:sz="0" w:space="0" w:color="auto"/>
          </w:divBdr>
        </w:div>
        <w:div w:id="1461725331">
          <w:marLeft w:val="480"/>
          <w:marRight w:val="0"/>
          <w:marTop w:val="0"/>
          <w:marBottom w:val="0"/>
          <w:divBdr>
            <w:top w:val="none" w:sz="0" w:space="0" w:color="auto"/>
            <w:left w:val="none" w:sz="0" w:space="0" w:color="auto"/>
            <w:bottom w:val="none" w:sz="0" w:space="0" w:color="auto"/>
            <w:right w:val="none" w:sz="0" w:space="0" w:color="auto"/>
          </w:divBdr>
        </w:div>
        <w:div w:id="1466894541">
          <w:marLeft w:val="480"/>
          <w:marRight w:val="0"/>
          <w:marTop w:val="0"/>
          <w:marBottom w:val="0"/>
          <w:divBdr>
            <w:top w:val="none" w:sz="0" w:space="0" w:color="auto"/>
            <w:left w:val="none" w:sz="0" w:space="0" w:color="auto"/>
            <w:bottom w:val="none" w:sz="0" w:space="0" w:color="auto"/>
            <w:right w:val="none" w:sz="0" w:space="0" w:color="auto"/>
          </w:divBdr>
        </w:div>
        <w:div w:id="1512909872">
          <w:marLeft w:val="480"/>
          <w:marRight w:val="0"/>
          <w:marTop w:val="0"/>
          <w:marBottom w:val="0"/>
          <w:divBdr>
            <w:top w:val="none" w:sz="0" w:space="0" w:color="auto"/>
            <w:left w:val="none" w:sz="0" w:space="0" w:color="auto"/>
            <w:bottom w:val="none" w:sz="0" w:space="0" w:color="auto"/>
            <w:right w:val="none" w:sz="0" w:space="0" w:color="auto"/>
          </w:divBdr>
        </w:div>
        <w:div w:id="1521240335">
          <w:marLeft w:val="480"/>
          <w:marRight w:val="0"/>
          <w:marTop w:val="0"/>
          <w:marBottom w:val="0"/>
          <w:divBdr>
            <w:top w:val="none" w:sz="0" w:space="0" w:color="auto"/>
            <w:left w:val="none" w:sz="0" w:space="0" w:color="auto"/>
            <w:bottom w:val="none" w:sz="0" w:space="0" w:color="auto"/>
            <w:right w:val="none" w:sz="0" w:space="0" w:color="auto"/>
          </w:divBdr>
        </w:div>
        <w:div w:id="1534224177">
          <w:marLeft w:val="480"/>
          <w:marRight w:val="0"/>
          <w:marTop w:val="0"/>
          <w:marBottom w:val="0"/>
          <w:divBdr>
            <w:top w:val="none" w:sz="0" w:space="0" w:color="auto"/>
            <w:left w:val="none" w:sz="0" w:space="0" w:color="auto"/>
            <w:bottom w:val="none" w:sz="0" w:space="0" w:color="auto"/>
            <w:right w:val="none" w:sz="0" w:space="0" w:color="auto"/>
          </w:divBdr>
        </w:div>
        <w:div w:id="1538154562">
          <w:marLeft w:val="480"/>
          <w:marRight w:val="0"/>
          <w:marTop w:val="0"/>
          <w:marBottom w:val="0"/>
          <w:divBdr>
            <w:top w:val="none" w:sz="0" w:space="0" w:color="auto"/>
            <w:left w:val="none" w:sz="0" w:space="0" w:color="auto"/>
            <w:bottom w:val="none" w:sz="0" w:space="0" w:color="auto"/>
            <w:right w:val="none" w:sz="0" w:space="0" w:color="auto"/>
          </w:divBdr>
        </w:div>
        <w:div w:id="1590777255">
          <w:marLeft w:val="480"/>
          <w:marRight w:val="0"/>
          <w:marTop w:val="0"/>
          <w:marBottom w:val="0"/>
          <w:divBdr>
            <w:top w:val="none" w:sz="0" w:space="0" w:color="auto"/>
            <w:left w:val="none" w:sz="0" w:space="0" w:color="auto"/>
            <w:bottom w:val="none" w:sz="0" w:space="0" w:color="auto"/>
            <w:right w:val="none" w:sz="0" w:space="0" w:color="auto"/>
          </w:divBdr>
        </w:div>
        <w:div w:id="1592737706">
          <w:marLeft w:val="480"/>
          <w:marRight w:val="0"/>
          <w:marTop w:val="0"/>
          <w:marBottom w:val="0"/>
          <w:divBdr>
            <w:top w:val="none" w:sz="0" w:space="0" w:color="auto"/>
            <w:left w:val="none" w:sz="0" w:space="0" w:color="auto"/>
            <w:bottom w:val="none" w:sz="0" w:space="0" w:color="auto"/>
            <w:right w:val="none" w:sz="0" w:space="0" w:color="auto"/>
          </w:divBdr>
        </w:div>
        <w:div w:id="1594970556">
          <w:marLeft w:val="480"/>
          <w:marRight w:val="0"/>
          <w:marTop w:val="0"/>
          <w:marBottom w:val="0"/>
          <w:divBdr>
            <w:top w:val="none" w:sz="0" w:space="0" w:color="auto"/>
            <w:left w:val="none" w:sz="0" w:space="0" w:color="auto"/>
            <w:bottom w:val="none" w:sz="0" w:space="0" w:color="auto"/>
            <w:right w:val="none" w:sz="0" w:space="0" w:color="auto"/>
          </w:divBdr>
        </w:div>
        <w:div w:id="1663046283">
          <w:marLeft w:val="480"/>
          <w:marRight w:val="0"/>
          <w:marTop w:val="0"/>
          <w:marBottom w:val="0"/>
          <w:divBdr>
            <w:top w:val="none" w:sz="0" w:space="0" w:color="auto"/>
            <w:left w:val="none" w:sz="0" w:space="0" w:color="auto"/>
            <w:bottom w:val="none" w:sz="0" w:space="0" w:color="auto"/>
            <w:right w:val="none" w:sz="0" w:space="0" w:color="auto"/>
          </w:divBdr>
        </w:div>
        <w:div w:id="1682782895">
          <w:marLeft w:val="480"/>
          <w:marRight w:val="0"/>
          <w:marTop w:val="0"/>
          <w:marBottom w:val="0"/>
          <w:divBdr>
            <w:top w:val="none" w:sz="0" w:space="0" w:color="auto"/>
            <w:left w:val="none" w:sz="0" w:space="0" w:color="auto"/>
            <w:bottom w:val="none" w:sz="0" w:space="0" w:color="auto"/>
            <w:right w:val="none" w:sz="0" w:space="0" w:color="auto"/>
          </w:divBdr>
        </w:div>
        <w:div w:id="1687054421">
          <w:marLeft w:val="480"/>
          <w:marRight w:val="0"/>
          <w:marTop w:val="0"/>
          <w:marBottom w:val="0"/>
          <w:divBdr>
            <w:top w:val="none" w:sz="0" w:space="0" w:color="auto"/>
            <w:left w:val="none" w:sz="0" w:space="0" w:color="auto"/>
            <w:bottom w:val="none" w:sz="0" w:space="0" w:color="auto"/>
            <w:right w:val="none" w:sz="0" w:space="0" w:color="auto"/>
          </w:divBdr>
        </w:div>
        <w:div w:id="1721444387">
          <w:marLeft w:val="480"/>
          <w:marRight w:val="0"/>
          <w:marTop w:val="0"/>
          <w:marBottom w:val="0"/>
          <w:divBdr>
            <w:top w:val="none" w:sz="0" w:space="0" w:color="auto"/>
            <w:left w:val="none" w:sz="0" w:space="0" w:color="auto"/>
            <w:bottom w:val="none" w:sz="0" w:space="0" w:color="auto"/>
            <w:right w:val="none" w:sz="0" w:space="0" w:color="auto"/>
          </w:divBdr>
        </w:div>
        <w:div w:id="1807896366">
          <w:marLeft w:val="480"/>
          <w:marRight w:val="0"/>
          <w:marTop w:val="0"/>
          <w:marBottom w:val="0"/>
          <w:divBdr>
            <w:top w:val="none" w:sz="0" w:space="0" w:color="auto"/>
            <w:left w:val="none" w:sz="0" w:space="0" w:color="auto"/>
            <w:bottom w:val="none" w:sz="0" w:space="0" w:color="auto"/>
            <w:right w:val="none" w:sz="0" w:space="0" w:color="auto"/>
          </w:divBdr>
        </w:div>
        <w:div w:id="1823614976">
          <w:marLeft w:val="480"/>
          <w:marRight w:val="0"/>
          <w:marTop w:val="0"/>
          <w:marBottom w:val="0"/>
          <w:divBdr>
            <w:top w:val="none" w:sz="0" w:space="0" w:color="auto"/>
            <w:left w:val="none" w:sz="0" w:space="0" w:color="auto"/>
            <w:bottom w:val="none" w:sz="0" w:space="0" w:color="auto"/>
            <w:right w:val="none" w:sz="0" w:space="0" w:color="auto"/>
          </w:divBdr>
        </w:div>
        <w:div w:id="1879658240">
          <w:marLeft w:val="480"/>
          <w:marRight w:val="0"/>
          <w:marTop w:val="0"/>
          <w:marBottom w:val="0"/>
          <w:divBdr>
            <w:top w:val="none" w:sz="0" w:space="0" w:color="auto"/>
            <w:left w:val="none" w:sz="0" w:space="0" w:color="auto"/>
            <w:bottom w:val="none" w:sz="0" w:space="0" w:color="auto"/>
            <w:right w:val="none" w:sz="0" w:space="0" w:color="auto"/>
          </w:divBdr>
        </w:div>
        <w:div w:id="1891528775">
          <w:marLeft w:val="480"/>
          <w:marRight w:val="0"/>
          <w:marTop w:val="0"/>
          <w:marBottom w:val="0"/>
          <w:divBdr>
            <w:top w:val="none" w:sz="0" w:space="0" w:color="auto"/>
            <w:left w:val="none" w:sz="0" w:space="0" w:color="auto"/>
            <w:bottom w:val="none" w:sz="0" w:space="0" w:color="auto"/>
            <w:right w:val="none" w:sz="0" w:space="0" w:color="auto"/>
          </w:divBdr>
        </w:div>
        <w:div w:id="1943029913">
          <w:marLeft w:val="480"/>
          <w:marRight w:val="0"/>
          <w:marTop w:val="0"/>
          <w:marBottom w:val="0"/>
          <w:divBdr>
            <w:top w:val="none" w:sz="0" w:space="0" w:color="auto"/>
            <w:left w:val="none" w:sz="0" w:space="0" w:color="auto"/>
            <w:bottom w:val="none" w:sz="0" w:space="0" w:color="auto"/>
            <w:right w:val="none" w:sz="0" w:space="0" w:color="auto"/>
          </w:divBdr>
        </w:div>
        <w:div w:id="1944219506">
          <w:marLeft w:val="480"/>
          <w:marRight w:val="0"/>
          <w:marTop w:val="0"/>
          <w:marBottom w:val="0"/>
          <w:divBdr>
            <w:top w:val="none" w:sz="0" w:space="0" w:color="auto"/>
            <w:left w:val="none" w:sz="0" w:space="0" w:color="auto"/>
            <w:bottom w:val="none" w:sz="0" w:space="0" w:color="auto"/>
            <w:right w:val="none" w:sz="0" w:space="0" w:color="auto"/>
          </w:divBdr>
        </w:div>
        <w:div w:id="1947694090">
          <w:marLeft w:val="480"/>
          <w:marRight w:val="0"/>
          <w:marTop w:val="0"/>
          <w:marBottom w:val="0"/>
          <w:divBdr>
            <w:top w:val="none" w:sz="0" w:space="0" w:color="auto"/>
            <w:left w:val="none" w:sz="0" w:space="0" w:color="auto"/>
            <w:bottom w:val="none" w:sz="0" w:space="0" w:color="auto"/>
            <w:right w:val="none" w:sz="0" w:space="0" w:color="auto"/>
          </w:divBdr>
        </w:div>
        <w:div w:id="1958218725">
          <w:marLeft w:val="480"/>
          <w:marRight w:val="0"/>
          <w:marTop w:val="0"/>
          <w:marBottom w:val="0"/>
          <w:divBdr>
            <w:top w:val="none" w:sz="0" w:space="0" w:color="auto"/>
            <w:left w:val="none" w:sz="0" w:space="0" w:color="auto"/>
            <w:bottom w:val="none" w:sz="0" w:space="0" w:color="auto"/>
            <w:right w:val="none" w:sz="0" w:space="0" w:color="auto"/>
          </w:divBdr>
        </w:div>
        <w:div w:id="1969847505">
          <w:marLeft w:val="480"/>
          <w:marRight w:val="0"/>
          <w:marTop w:val="0"/>
          <w:marBottom w:val="0"/>
          <w:divBdr>
            <w:top w:val="none" w:sz="0" w:space="0" w:color="auto"/>
            <w:left w:val="none" w:sz="0" w:space="0" w:color="auto"/>
            <w:bottom w:val="none" w:sz="0" w:space="0" w:color="auto"/>
            <w:right w:val="none" w:sz="0" w:space="0" w:color="auto"/>
          </w:divBdr>
        </w:div>
        <w:div w:id="2004045591">
          <w:marLeft w:val="480"/>
          <w:marRight w:val="0"/>
          <w:marTop w:val="0"/>
          <w:marBottom w:val="0"/>
          <w:divBdr>
            <w:top w:val="none" w:sz="0" w:space="0" w:color="auto"/>
            <w:left w:val="none" w:sz="0" w:space="0" w:color="auto"/>
            <w:bottom w:val="none" w:sz="0" w:space="0" w:color="auto"/>
            <w:right w:val="none" w:sz="0" w:space="0" w:color="auto"/>
          </w:divBdr>
        </w:div>
        <w:div w:id="2072996228">
          <w:marLeft w:val="480"/>
          <w:marRight w:val="0"/>
          <w:marTop w:val="0"/>
          <w:marBottom w:val="0"/>
          <w:divBdr>
            <w:top w:val="none" w:sz="0" w:space="0" w:color="auto"/>
            <w:left w:val="none" w:sz="0" w:space="0" w:color="auto"/>
            <w:bottom w:val="none" w:sz="0" w:space="0" w:color="auto"/>
            <w:right w:val="none" w:sz="0" w:space="0" w:color="auto"/>
          </w:divBdr>
        </w:div>
        <w:div w:id="2130199359">
          <w:marLeft w:val="480"/>
          <w:marRight w:val="0"/>
          <w:marTop w:val="0"/>
          <w:marBottom w:val="0"/>
          <w:divBdr>
            <w:top w:val="none" w:sz="0" w:space="0" w:color="auto"/>
            <w:left w:val="none" w:sz="0" w:space="0" w:color="auto"/>
            <w:bottom w:val="none" w:sz="0" w:space="0" w:color="auto"/>
            <w:right w:val="none" w:sz="0" w:space="0" w:color="auto"/>
          </w:divBdr>
        </w:div>
      </w:divsChild>
    </w:div>
    <w:div w:id="792209463">
      <w:bodyDiv w:val="1"/>
      <w:marLeft w:val="0"/>
      <w:marRight w:val="0"/>
      <w:marTop w:val="0"/>
      <w:marBottom w:val="0"/>
      <w:divBdr>
        <w:top w:val="none" w:sz="0" w:space="0" w:color="auto"/>
        <w:left w:val="none" w:sz="0" w:space="0" w:color="auto"/>
        <w:bottom w:val="none" w:sz="0" w:space="0" w:color="auto"/>
        <w:right w:val="none" w:sz="0" w:space="0" w:color="auto"/>
      </w:divBdr>
      <w:divsChild>
        <w:div w:id="6686988">
          <w:marLeft w:val="480"/>
          <w:marRight w:val="0"/>
          <w:marTop w:val="0"/>
          <w:marBottom w:val="0"/>
          <w:divBdr>
            <w:top w:val="none" w:sz="0" w:space="0" w:color="auto"/>
            <w:left w:val="none" w:sz="0" w:space="0" w:color="auto"/>
            <w:bottom w:val="none" w:sz="0" w:space="0" w:color="auto"/>
            <w:right w:val="none" w:sz="0" w:space="0" w:color="auto"/>
          </w:divBdr>
        </w:div>
        <w:div w:id="19941460">
          <w:marLeft w:val="480"/>
          <w:marRight w:val="0"/>
          <w:marTop w:val="0"/>
          <w:marBottom w:val="0"/>
          <w:divBdr>
            <w:top w:val="none" w:sz="0" w:space="0" w:color="auto"/>
            <w:left w:val="none" w:sz="0" w:space="0" w:color="auto"/>
            <w:bottom w:val="none" w:sz="0" w:space="0" w:color="auto"/>
            <w:right w:val="none" w:sz="0" w:space="0" w:color="auto"/>
          </w:divBdr>
        </w:div>
        <w:div w:id="73018019">
          <w:marLeft w:val="480"/>
          <w:marRight w:val="0"/>
          <w:marTop w:val="0"/>
          <w:marBottom w:val="0"/>
          <w:divBdr>
            <w:top w:val="none" w:sz="0" w:space="0" w:color="auto"/>
            <w:left w:val="none" w:sz="0" w:space="0" w:color="auto"/>
            <w:bottom w:val="none" w:sz="0" w:space="0" w:color="auto"/>
            <w:right w:val="none" w:sz="0" w:space="0" w:color="auto"/>
          </w:divBdr>
        </w:div>
        <w:div w:id="176388070">
          <w:marLeft w:val="480"/>
          <w:marRight w:val="0"/>
          <w:marTop w:val="0"/>
          <w:marBottom w:val="0"/>
          <w:divBdr>
            <w:top w:val="none" w:sz="0" w:space="0" w:color="auto"/>
            <w:left w:val="none" w:sz="0" w:space="0" w:color="auto"/>
            <w:bottom w:val="none" w:sz="0" w:space="0" w:color="auto"/>
            <w:right w:val="none" w:sz="0" w:space="0" w:color="auto"/>
          </w:divBdr>
        </w:div>
        <w:div w:id="192425575">
          <w:marLeft w:val="480"/>
          <w:marRight w:val="0"/>
          <w:marTop w:val="0"/>
          <w:marBottom w:val="0"/>
          <w:divBdr>
            <w:top w:val="none" w:sz="0" w:space="0" w:color="auto"/>
            <w:left w:val="none" w:sz="0" w:space="0" w:color="auto"/>
            <w:bottom w:val="none" w:sz="0" w:space="0" w:color="auto"/>
            <w:right w:val="none" w:sz="0" w:space="0" w:color="auto"/>
          </w:divBdr>
        </w:div>
        <w:div w:id="199443718">
          <w:marLeft w:val="480"/>
          <w:marRight w:val="0"/>
          <w:marTop w:val="0"/>
          <w:marBottom w:val="0"/>
          <w:divBdr>
            <w:top w:val="none" w:sz="0" w:space="0" w:color="auto"/>
            <w:left w:val="none" w:sz="0" w:space="0" w:color="auto"/>
            <w:bottom w:val="none" w:sz="0" w:space="0" w:color="auto"/>
            <w:right w:val="none" w:sz="0" w:space="0" w:color="auto"/>
          </w:divBdr>
        </w:div>
        <w:div w:id="213349448">
          <w:marLeft w:val="480"/>
          <w:marRight w:val="0"/>
          <w:marTop w:val="0"/>
          <w:marBottom w:val="0"/>
          <w:divBdr>
            <w:top w:val="none" w:sz="0" w:space="0" w:color="auto"/>
            <w:left w:val="none" w:sz="0" w:space="0" w:color="auto"/>
            <w:bottom w:val="none" w:sz="0" w:space="0" w:color="auto"/>
            <w:right w:val="none" w:sz="0" w:space="0" w:color="auto"/>
          </w:divBdr>
        </w:div>
        <w:div w:id="227112995">
          <w:marLeft w:val="480"/>
          <w:marRight w:val="0"/>
          <w:marTop w:val="0"/>
          <w:marBottom w:val="0"/>
          <w:divBdr>
            <w:top w:val="none" w:sz="0" w:space="0" w:color="auto"/>
            <w:left w:val="none" w:sz="0" w:space="0" w:color="auto"/>
            <w:bottom w:val="none" w:sz="0" w:space="0" w:color="auto"/>
            <w:right w:val="none" w:sz="0" w:space="0" w:color="auto"/>
          </w:divBdr>
        </w:div>
        <w:div w:id="242178351">
          <w:marLeft w:val="480"/>
          <w:marRight w:val="0"/>
          <w:marTop w:val="0"/>
          <w:marBottom w:val="0"/>
          <w:divBdr>
            <w:top w:val="none" w:sz="0" w:space="0" w:color="auto"/>
            <w:left w:val="none" w:sz="0" w:space="0" w:color="auto"/>
            <w:bottom w:val="none" w:sz="0" w:space="0" w:color="auto"/>
            <w:right w:val="none" w:sz="0" w:space="0" w:color="auto"/>
          </w:divBdr>
        </w:div>
        <w:div w:id="244652973">
          <w:marLeft w:val="480"/>
          <w:marRight w:val="0"/>
          <w:marTop w:val="0"/>
          <w:marBottom w:val="0"/>
          <w:divBdr>
            <w:top w:val="none" w:sz="0" w:space="0" w:color="auto"/>
            <w:left w:val="none" w:sz="0" w:space="0" w:color="auto"/>
            <w:bottom w:val="none" w:sz="0" w:space="0" w:color="auto"/>
            <w:right w:val="none" w:sz="0" w:space="0" w:color="auto"/>
          </w:divBdr>
        </w:div>
        <w:div w:id="321348331">
          <w:marLeft w:val="480"/>
          <w:marRight w:val="0"/>
          <w:marTop w:val="0"/>
          <w:marBottom w:val="0"/>
          <w:divBdr>
            <w:top w:val="none" w:sz="0" w:space="0" w:color="auto"/>
            <w:left w:val="none" w:sz="0" w:space="0" w:color="auto"/>
            <w:bottom w:val="none" w:sz="0" w:space="0" w:color="auto"/>
            <w:right w:val="none" w:sz="0" w:space="0" w:color="auto"/>
          </w:divBdr>
        </w:div>
        <w:div w:id="332949468">
          <w:marLeft w:val="480"/>
          <w:marRight w:val="0"/>
          <w:marTop w:val="0"/>
          <w:marBottom w:val="0"/>
          <w:divBdr>
            <w:top w:val="none" w:sz="0" w:space="0" w:color="auto"/>
            <w:left w:val="none" w:sz="0" w:space="0" w:color="auto"/>
            <w:bottom w:val="none" w:sz="0" w:space="0" w:color="auto"/>
            <w:right w:val="none" w:sz="0" w:space="0" w:color="auto"/>
          </w:divBdr>
        </w:div>
        <w:div w:id="381172491">
          <w:marLeft w:val="480"/>
          <w:marRight w:val="0"/>
          <w:marTop w:val="0"/>
          <w:marBottom w:val="0"/>
          <w:divBdr>
            <w:top w:val="none" w:sz="0" w:space="0" w:color="auto"/>
            <w:left w:val="none" w:sz="0" w:space="0" w:color="auto"/>
            <w:bottom w:val="none" w:sz="0" w:space="0" w:color="auto"/>
            <w:right w:val="none" w:sz="0" w:space="0" w:color="auto"/>
          </w:divBdr>
        </w:div>
        <w:div w:id="382758607">
          <w:marLeft w:val="480"/>
          <w:marRight w:val="0"/>
          <w:marTop w:val="0"/>
          <w:marBottom w:val="0"/>
          <w:divBdr>
            <w:top w:val="none" w:sz="0" w:space="0" w:color="auto"/>
            <w:left w:val="none" w:sz="0" w:space="0" w:color="auto"/>
            <w:bottom w:val="none" w:sz="0" w:space="0" w:color="auto"/>
            <w:right w:val="none" w:sz="0" w:space="0" w:color="auto"/>
          </w:divBdr>
        </w:div>
        <w:div w:id="390734594">
          <w:marLeft w:val="480"/>
          <w:marRight w:val="0"/>
          <w:marTop w:val="0"/>
          <w:marBottom w:val="0"/>
          <w:divBdr>
            <w:top w:val="none" w:sz="0" w:space="0" w:color="auto"/>
            <w:left w:val="none" w:sz="0" w:space="0" w:color="auto"/>
            <w:bottom w:val="none" w:sz="0" w:space="0" w:color="auto"/>
            <w:right w:val="none" w:sz="0" w:space="0" w:color="auto"/>
          </w:divBdr>
        </w:div>
        <w:div w:id="483204170">
          <w:marLeft w:val="480"/>
          <w:marRight w:val="0"/>
          <w:marTop w:val="0"/>
          <w:marBottom w:val="0"/>
          <w:divBdr>
            <w:top w:val="none" w:sz="0" w:space="0" w:color="auto"/>
            <w:left w:val="none" w:sz="0" w:space="0" w:color="auto"/>
            <w:bottom w:val="none" w:sz="0" w:space="0" w:color="auto"/>
            <w:right w:val="none" w:sz="0" w:space="0" w:color="auto"/>
          </w:divBdr>
        </w:div>
        <w:div w:id="500050790">
          <w:marLeft w:val="480"/>
          <w:marRight w:val="0"/>
          <w:marTop w:val="0"/>
          <w:marBottom w:val="0"/>
          <w:divBdr>
            <w:top w:val="none" w:sz="0" w:space="0" w:color="auto"/>
            <w:left w:val="none" w:sz="0" w:space="0" w:color="auto"/>
            <w:bottom w:val="none" w:sz="0" w:space="0" w:color="auto"/>
            <w:right w:val="none" w:sz="0" w:space="0" w:color="auto"/>
          </w:divBdr>
        </w:div>
        <w:div w:id="501355714">
          <w:marLeft w:val="480"/>
          <w:marRight w:val="0"/>
          <w:marTop w:val="0"/>
          <w:marBottom w:val="0"/>
          <w:divBdr>
            <w:top w:val="none" w:sz="0" w:space="0" w:color="auto"/>
            <w:left w:val="none" w:sz="0" w:space="0" w:color="auto"/>
            <w:bottom w:val="none" w:sz="0" w:space="0" w:color="auto"/>
            <w:right w:val="none" w:sz="0" w:space="0" w:color="auto"/>
          </w:divBdr>
        </w:div>
        <w:div w:id="536817298">
          <w:marLeft w:val="480"/>
          <w:marRight w:val="0"/>
          <w:marTop w:val="0"/>
          <w:marBottom w:val="0"/>
          <w:divBdr>
            <w:top w:val="none" w:sz="0" w:space="0" w:color="auto"/>
            <w:left w:val="none" w:sz="0" w:space="0" w:color="auto"/>
            <w:bottom w:val="none" w:sz="0" w:space="0" w:color="auto"/>
            <w:right w:val="none" w:sz="0" w:space="0" w:color="auto"/>
          </w:divBdr>
        </w:div>
        <w:div w:id="657227579">
          <w:marLeft w:val="480"/>
          <w:marRight w:val="0"/>
          <w:marTop w:val="0"/>
          <w:marBottom w:val="0"/>
          <w:divBdr>
            <w:top w:val="none" w:sz="0" w:space="0" w:color="auto"/>
            <w:left w:val="none" w:sz="0" w:space="0" w:color="auto"/>
            <w:bottom w:val="none" w:sz="0" w:space="0" w:color="auto"/>
            <w:right w:val="none" w:sz="0" w:space="0" w:color="auto"/>
          </w:divBdr>
        </w:div>
        <w:div w:id="665717400">
          <w:marLeft w:val="480"/>
          <w:marRight w:val="0"/>
          <w:marTop w:val="0"/>
          <w:marBottom w:val="0"/>
          <w:divBdr>
            <w:top w:val="none" w:sz="0" w:space="0" w:color="auto"/>
            <w:left w:val="none" w:sz="0" w:space="0" w:color="auto"/>
            <w:bottom w:val="none" w:sz="0" w:space="0" w:color="auto"/>
            <w:right w:val="none" w:sz="0" w:space="0" w:color="auto"/>
          </w:divBdr>
        </w:div>
        <w:div w:id="669912013">
          <w:marLeft w:val="480"/>
          <w:marRight w:val="0"/>
          <w:marTop w:val="0"/>
          <w:marBottom w:val="0"/>
          <w:divBdr>
            <w:top w:val="none" w:sz="0" w:space="0" w:color="auto"/>
            <w:left w:val="none" w:sz="0" w:space="0" w:color="auto"/>
            <w:bottom w:val="none" w:sz="0" w:space="0" w:color="auto"/>
            <w:right w:val="none" w:sz="0" w:space="0" w:color="auto"/>
          </w:divBdr>
        </w:div>
        <w:div w:id="685524013">
          <w:marLeft w:val="480"/>
          <w:marRight w:val="0"/>
          <w:marTop w:val="0"/>
          <w:marBottom w:val="0"/>
          <w:divBdr>
            <w:top w:val="none" w:sz="0" w:space="0" w:color="auto"/>
            <w:left w:val="none" w:sz="0" w:space="0" w:color="auto"/>
            <w:bottom w:val="none" w:sz="0" w:space="0" w:color="auto"/>
            <w:right w:val="none" w:sz="0" w:space="0" w:color="auto"/>
          </w:divBdr>
        </w:div>
        <w:div w:id="691345466">
          <w:marLeft w:val="480"/>
          <w:marRight w:val="0"/>
          <w:marTop w:val="0"/>
          <w:marBottom w:val="0"/>
          <w:divBdr>
            <w:top w:val="none" w:sz="0" w:space="0" w:color="auto"/>
            <w:left w:val="none" w:sz="0" w:space="0" w:color="auto"/>
            <w:bottom w:val="none" w:sz="0" w:space="0" w:color="auto"/>
            <w:right w:val="none" w:sz="0" w:space="0" w:color="auto"/>
          </w:divBdr>
        </w:div>
        <w:div w:id="713308673">
          <w:marLeft w:val="480"/>
          <w:marRight w:val="0"/>
          <w:marTop w:val="0"/>
          <w:marBottom w:val="0"/>
          <w:divBdr>
            <w:top w:val="none" w:sz="0" w:space="0" w:color="auto"/>
            <w:left w:val="none" w:sz="0" w:space="0" w:color="auto"/>
            <w:bottom w:val="none" w:sz="0" w:space="0" w:color="auto"/>
            <w:right w:val="none" w:sz="0" w:space="0" w:color="auto"/>
          </w:divBdr>
        </w:div>
        <w:div w:id="738595116">
          <w:marLeft w:val="480"/>
          <w:marRight w:val="0"/>
          <w:marTop w:val="0"/>
          <w:marBottom w:val="0"/>
          <w:divBdr>
            <w:top w:val="none" w:sz="0" w:space="0" w:color="auto"/>
            <w:left w:val="none" w:sz="0" w:space="0" w:color="auto"/>
            <w:bottom w:val="none" w:sz="0" w:space="0" w:color="auto"/>
            <w:right w:val="none" w:sz="0" w:space="0" w:color="auto"/>
          </w:divBdr>
        </w:div>
        <w:div w:id="741374015">
          <w:marLeft w:val="480"/>
          <w:marRight w:val="0"/>
          <w:marTop w:val="0"/>
          <w:marBottom w:val="0"/>
          <w:divBdr>
            <w:top w:val="none" w:sz="0" w:space="0" w:color="auto"/>
            <w:left w:val="none" w:sz="0" w:space="0" w:color="auto"/>
            <w:bottom w:val="none" w:sz="0" w:space="0" w:color="auto"/>
            <w:right w:val="none" w:sz="0" w:space="0" w:color="auto"/>
          </w:divBdr>
        </w:div>
        <w:div w:id="752169909">
          <w:marLeft w:val="480"/>
          <w:marRight w:val="0"/>
          <w:marTop w:val="0"/>
          <w:marBottom w:val="0"/>
          <w:divBdr>
            <w:top w:val="none" w:sz="0" w:space="0" w:color="auto"/>
            <w:left w:val="none" w:sz="0" w:space="0" w:color="auto"/>
            <w:bottom w:val="none" w:sz="0" w:space="0" w:color="auto"/>
            <w:right w:val="none" w:sz="0" w:space="0" w:color="auto"/>
          </w:divBdr>
        </w:div>
        <w:div w:id="773402788">
          <w:marLeft w:val="480"/>
          <w:marRight w:val="0"/>
          <w:marTop w:val="0"/>
          <w:marBottom w:val="0"/>
          <w:divBdr>
            <w:top w:val="none" w:sz="0" w:space="0" w:color="auto"/>
            <w:left w:val="none" w:sz="0" w:space="0" w:color="auto"/>
            <w:bottom w:val="none" w:sz="0" w:space="0" w:color="auto"/>
            <w:right w:val="none" w:sz="0" w:space="0" w:color="auto"/>
          </w:divBdr>
        </w:div>
        <w:div w:id="774863492">
          <w:marLeft w:val="480"/>
          <w:marRight w:val="0"/>
          <w:marTop w:val="0"/>
          <w:marBottom w:val="0"/>
          <w:divBdr>
            <w:top w:val="none" w:sz="0" w:space="0" w:color="auto"/>
            <w:left w:val="none" w:sz="0" w:space="0" w:color="auto"/>
            <w:bottom w:val="none" w:sz="0" w:space="0" w:color="auto"/>
            <w:right w:val="none" w:sz="0" w:space="0" w:color="auto"/>
          </w:divBdr>
        </w:div>
        <w:div w:id="780489694">
          <w:marLeft w:val="480"/>
          <w:marRight w:val="0"/>
          <w:marTop w:val="0"/>
          <w:marBottom w:val="0"/>
          <w:divBdr>
            <w:top w:val="none" w:sz="0" w:space="0" w:color="auto"/>
            <w:left w:val="none" w:sz="0" w:space="0" w:color="auto"/>
            <w:bottom w:val="none" w:sz="0" w:space="0" w:color="auto"/>
            <w:right w:val="none" w:sz="0" w:space="0" w:color="auto"/>
          </w:divBdr>
        </w:div>
        <w:div w:id="823011947">
          <w:marLeft w:val="480"/>
          <w:marRight w:val="0"/>
          <w:marTop w:val="0"/>
          <w:marBottom w:val="0"/>
          <w:divBdr>
            <w:top w:val="none" w:sz="0" w:space="0" w:color="auto"/>
            <w:left w:val="none" w:sz="0" w:space="0" w:color="auto"/>
            <w:bottom w:val="none" w:sz="0" w:space="0" w:color="auto"/>
            <w:right w:val="none" w:sz="0" w:space="0" w:color="auto"/>
          </w:divBdr>
        </w:div>
        <w:div w:id="846139561">
          <w:marLeft w:val="480"/>
          <w:marRight w:val="0"/>
          <w:marTop w:val="0"/>
          <w:marBottom w:val="0"/>
          <w:divBdr>
            <w:top w:val="none" w:sz="0" w:space="0" w:color="auto"/>
            <w:left w:val="none" w:sz="0" w:space="0" w:color="auto"/>
            <w:bottom w:val="none" w:sz="0" w:space="0" w:color="auto"/>
            <w:right w:val="none" w:sz="0" w:space="0" w:color="auto"/>
          </w:divBdr>
        </w:div>
        <w:div w:id="907806430">
          <w:marLeft w:val="480"/>
          <w:marRight w:val="0"/>
          <w:marTop w:val="0"/>
          <w:marBottom w:val="0"/>
          <w:divBdr>
            <w:top w:val="none" w:sz="0" w:space="0" w:color="auto"/>
            <w:left w:val="none" w:sz="0" w:space="0" w:color="auto"/>
            <w:bottom w:val="none" w:sz="0" w:space="0" w:color="auto"/>
            <w:right w:val="none" w:sz="0" w:space="0" w:color="auto"/>
          </w:divBdr>
        </w:div>
        <w:div w:id="918052618">
          <w:marLeft w:val="480"/>
          <w:marRight w:val="0"/>
          <w:marTop w:val="0"/>
          <w:marBottom w:val="0"/>
          <w:divBdr>
            <w:top w:val="none" w:sz="0" w:space="0" w:color="auto"/>
            <w:left w:val="none" w:sz="0" w:space="0" w:color="auto"/>
            <w:bottom w:val="none" w:sz="0" w:space="0" w:color="auto"/>
            <w:right w:val="none" w:sz="0" w:space="0" w:color="auto"/>
          </w:divBdr>
        </w:div>
        <w:div w:id="1019042505">
          <w:marLeft w:val="480"/>
          <w:marRight w:val="0"/>
          <w:marTop w:val="0"/>
          <w:marBottom w:val="0"/>
          <w:divBdr>
            <w:top w:val="none" w:sz="0" w:space="0" w:color="auto"/>
            <w:left w:val="none" w:sz="0" w:space="0" w:color="auto"/>
            <w:bottom w:val="none" w:sz="0" w:space="0" w:color="auto"/>
            <w:right w:val="none" w:sz="0" w:space="0" w:color="auto"/>
          </w:divBdr>
        </w:div>
        <w:div w:id="1019358849">
          <w:marLeft w:val="480"/>
          <w:marRight w:val="0"/>
          <w:marTop w:val="0"/>
          <w:marBottom w:val="0"/>
          <w:divBdr>
            <w:top w:val="none" w:sz="0" w:space="0" w:color="auto"/>
            <w:left w:val="none" w:sz="0" w:space="0" w:color="auto"/>
            <w:bottom w:val="none" w:sz="0" w:space="0" w:color="auto"/>
            <w:right w:val="none" w:sz="0" w:space="0" w:color="auto"/>
          </w:divBdr>
        </w:div>
        <w:div w:id="1050493578">
          <w:marLeft w:val="480"/>
          <w:marRight w:val="0"/>
          <w:marTop w:val="0"/>
          <w:marBottom w:val="0"/>
          <w:divBdr>
            <w:top w:val="none" w:sz="0" w:space="0" w:color="auto"/>
            <w:left w:val="none" w:sz="0" w:space="0" w:color="auto"/>
            <w:bottom w:val="none" w:sz="0" w:space="0" w:color="auto"/>
            <w:right w:val="none" w:sz="0" w:space="0" w:color="auto"/>
          </w:divBdr>
        </w:div>
        <w:div w:id="1169060987">
          <w:marLeft w:val="480"/>
          <w:marRight w:val="0"/>
          <w:marTop w:val="0"/>
          <w:marBottom w:val="0"/>
          <w:divBdr>
            <w:top w:val="none" w:sz="0" w:space="0" w:color="auto"/>
            <w:left w:val="none" w:sz="0" w:space="0" w:color="auto"/>
            <w:bottom w:val="none" w:sz="0" w:space="0" w:color="auto"/>
            <w:right w:val="none" w:sz="0" w:space="0" w:color="auto"/>
          </w:divBdr>
        </w:div>
        <w:div w:id="1171408239">
          <w:marLeft w:val="480"/>
          <w:marRight w:val="0"/>
          <w:marTop w:val="0"/>
          <w:marBottom w:val="0"/>
          <w:divBdr>
            <w:top w:val="none" w:sz="0" w:space="0" w:color="auto"/>
            <w:left w:val="none" w:sz="0" w:space="0" w:color="auto"/>
            <w:bottom w:val="none" w:sz="0" w:space="0" w:color="auto"/>
            <w:right w:val="none" w:sz="0" w:space="0" w:color="auto"/>
          </w:divBdr>
        </w:div>
        <w:div w:id="1242182276">
          <w:marLeft w:val="480"/>
          <w:marRight w:val="0"/>
          <w:marTop w:val="0"/>
          <w:marBottom w:val="0"/>
          <w:divBdr>
            <w:top w:val="none" w:sz="0" w:space="0" w:color="auto"/>
            <w:left w:val="none" w:sz="0" w:space="0" w:color="auto"/>
            <w:bottom w:val="none" w:sz="0" w:space="0" w:color="auto"/>
            <w:right w:val="none" w:sz="0" w:space="0" w:color="auto"/>
          </w:divBdr>
        </w:div>
        <w:div w:id="1275474979">
          <w:marLeft w:val="480"/>
          <w:marRight w:val="0"/>
          <w:marTop w:val="0"/>
          <w:marBottom w:val="0"/>
          <w:divBdr>
            <w:top w:val="none" w:sz="0" w:space="0" w:color="auto"/>
            <w:left w:val="none" w:sz="0" w:space="0" w:color="auto"/>
            <w:bottom w:val="none" w:sz="0" w:space="0" w:color="auto"/>
            <w:right w:val="none" w:sz="0" w:space="0" w:color="auto"/>
          </w:divBdr>
        </w:div>
        <w:div w:id="1279800556">
          <w:marLeft w:val="480"/>
          <w:marRight w:val="0"/>
          <w:marTop w:val="0"/>
          <w:marBottom w:val="0"/>
          <w:divBdr>
            <w:top w:val="none" w:sz="0" w:space="0" w:color="auto"/>
            <w:left w:val="none" w:sz="0" w:space="0" w:color="auto"/>
            <w:bottom w:val="none" w:sz="0" w:space="0" w:color="auto"/>
            <w:right w:val="none" w:sz="0" w:space="0" w:color="auto"/>
          </w:divBdr>
        </w:div>
        <w:div w:id="1328287591">
          <w:marLeft w:val="480"/>
          <w:marRight w:val="0"/>
          <w:marTop w:val="0"/>
          <w:marBottom w:val="0"/>
          <w:divBdr>
            <w:top w:val="none" w:sz="0" w:space="0" w:color="auto"/>
            <w:left w:val="none" w:sz="0" w:space="0" w:color="auto"/>
            <w:bottom w:val="none" w:sz="0" w:space="0" w:color="auto"/>
            <w:right w:val="none" w:sz="0" w:space="0" w:color="auto"/>
          </w:divBdr>
        </w:div>
        <w:div w:id="1339238619">
          <w:marLeft w:val="480"/>
          <w:marRight w:val="0"/>
          <w:marTop w:val="0"/>
          <w:marBottom w:val="0"/>
          <w:divBdr>
            <w:top w:val="none" w:sz="0" w:space="0" w:color="auto"/>
            <w:left w:val="none" w:sz="0" w:space="0" w:color="auto"/>
            <w:bottom w:val="none" w:sz="0" w:space="0" w:color="auto"/>
            <w:right w:val="none" w:sz="0" w:space="0" w:color="auto"/>
          </w:divBdr>
        </w:div>
        <w:div w:id="1358777847">
          <w:marLeft w:val="480"/>
          <w:marRight w:val="0"/>
          <w:marTop w:val="0"/>
          <w:marBottom w:val="0"/>
          <w:divBdr>
            <w:top w:val="none" w:sz="0" w:space="0" w:color="auto"/>
            <w:left w:val="none" w:sz="0" w:space="0" w:color="auto"/>
            <w:bottom w:val="none" w:sz="0" w:space="0" w:color="auto"/>
            <w:right w:val="none" w:sz="0" w:space="0" w:color="auto"/>
          </w:divBdr>
        </w:div>
        <w:div w:id="1409498840">
          <w:marLeft w:val="480"/>
          <w:marRight w:val="0"/>
          <w:marTop w:val="0"/>
          <w:marBottom w:val="0"/>
          <w:divBdr>
            <w:top w:val="none" w:sz="0" w:space="0" w:color="auto"/>
            <w:left w:val="none" w:sz="0" w:space="0" w:color="auto"/>
            <w:bottom w:val="none" w:sz="0" w:space="0" w:color="auto"/>
            <w:right w:val="none" w:sz="0" w:space="0" w:color="auto"/>
          </w:divBdr>
        </w:div>
        <w:div w:id="1417507942">
          <w:marLeft w:val="480"/>
          <w:marRight w:val="0"/>
          <w:marTop w:val="0"/>
          <w:marBottom w:val="0"/>
          <w:divBdr>
            <w:top w:val="none" w:sz="0" w:space="0" w:color="auto"/>
            <w:left w:val="none" w:sz="0" w:space="0" w:color="auto"/>
            <w:bottom w:val="none" w:sz="0" w:space="0" w:color="auto"/>
            <w:right w:val="none" w:sz="0" w:space="0" w:color="auto"/>
          </w:divBdr>
        </w:div>
        <w:div w:id="1568766574">
          <w:marLeft w:val="480"/>
          <w:marRight w:val="0"/>
          <w:marTop w:val="0"/>
          <w:marBottom w:val="0"/>
          <w:divBdr>
            <w:top w:val="none" w:sz="0" w:space="0" w:color="auto"/>
            <w:left w:val="none" w:sz="0" w:space="0" w:color="auto"/>
            <w:bottom w:val="none" w:sz="0" w:space="0" w:color="auto"/>
            <w:right w:val="none" w:sz="0" w:space="0" w:color="auto"/>
          </w:divBdr>
        </w:div>
        <w:div w:id="1607998460">
          <w:marLeft w:val="480"/>
          <w:marRight w:val="0"/>
          <w:marTop w:val="0"/>
          <w:marBottom w:val="0"/>
          <w:divBdr>
            <w:top w:val="none" w:sz="0" w:space="0" w:color="auto"/>
            <w:left w:val="none" w:sz="0" w:space="0" w:color="auto"/>
            <w:bottom w:val="none" w:sz="0" w:space="0" w:color="auto"/>
            <w:right w:val="none" w:sz="0" w:space="0" w:color="auto"/>
          </w:divBdr>
        </w:div>
        <w:div w:id="1709525103">
          <w:marLeft w:val="480"/>
          <w:marRight w:val="0"/>
          <w:marTop w:val="0"/>
          <w:marBottom w:val="0"/>
          <w:divBdr>
            <w:top w:val="none" w:sz="0" w:space="0" w:color="auto"/>
            <w:left w:val="none" w:sz="0" w:space="0" w:color="auto"/>
            <w:bottom w:val="none" w:sz="0" w:space="0" w:color="auto"/>
            <w:right w:val="none" w:sz="0" w:space="0" w:color="auto"/>
          </w:divBdr>
        </w:div>
        <w:div w:id="1727676152">
          <w:marLeft w:val="480"/>
          <w:marRight w:val="0"/>
          <w:marTop w:val="0"/>
          <w:marBottom w:val="0"/>
          <w:divBdr>
            <w:top w:val="none" w:sz="0" w:space="0" w:color="auto"/>
            <w:left w:val="none" w:sz="0" w:space="0" w:color="auto"/>
            <w:bottom w:val="none" w:sz="0" w:space="0" w:color="auto"/>
            <w:right w:val="none" w:sz="0" w:space="0" w:color="auto"/>
          </w:divBdr>
        </w:div>
        <w:div w:id="1789666197">
          <w:marLeft w:val="480"/>
          <w:marRight w:val="0"/>
          <w:marTop w:val="0"/>
          <w:marBottom w:val="0"/>
          <w:divBdr>
            <w:top w:val="none" w:sz="0" w:space="0" w:color="auto"/>
            <w:left w:val="none" w:sz="0" w:space="0" w:color="auto"/>
            <w:bottom w:val="none" w:sz="0" w:space="0" w:color="auto"/>
            <w:right w:val="none" w:sz="0" w:space="0" w:color="auto"/>
          </w:divBdr>
        </w:div>
        <w:div w:id="1796364481">
          <w:marLeft w:val="480"/>
          <w:marRight w:val="0"/>
          <w:marTop w:val="0"/>
          <w:marBottom w:val="0"/>
          <w:divBdr>
            <w:top w:val="none" w:sz="0" w:space="0" w:color="auto"/>
            <w:left w:val="none" w:sz="0" w:space="0" w:color="auto"/>
            <w:bottom w:val="none" w:sz="0" w:space="0" w:color="auto"/>
            <w:right w:val="none" w:sz="0" w:space="0" w:color="auto"/>
          </w:divBdr>
        </w:div>
        <w:div w:id="1853059501">
          <w:marLeft w:val="480"/>
          <w:marRight w:val="0"/>
          <w:marTop w:val="0"/>
          <w:marBottom w:val="0"/>
          <w:divBdr>
            <w:top w:val="none" w:sz="0" w:space="0" w:color="auto"/>
            <w:left w:val="none" w:sz="0" w:space="0" w:color="auto"/>
            <w:bottom w:val="none" w:sz="0" w:space="0" w:color="auto"/>
            <w:right w:val="none" w:sz="0" w:space="0" w:color="auto"/>
          </w:divBdr>
        </w:div>
        <w:div w:id="1923179188">
          <w:marLeft w:val="480"/>
          <w:marRight w:val="0"/>
          <w:marTop w:val="0"/>
          <w:marBottom w:val="0"/>
          <w:divBdr>
            <w:top w:val="none" w:sz="0" w:space="0" w:color="auto"/>
            <w:left w:val="none" w:sz="0" w:space="0" w:color="auto"/>
            <w:bottom w:val="none" w:sz="0" w:space="0" w:color="auto"/>
            <w:right w:val="none" w:sz="0" w:space="0" w:color="auto"/>
          </w:divBdr>
        </w:div>
        <w:div w:id="1948466388">
          <w:marLeft w:val="480"/>
          <w:marRight w:val="0"/>
          <w:marTop w:val="0"/>
          <w:marBottom w:val="0"/>
          <w:divBdr>
            <w:top w:val="none" w:sz="0" w:space="0" w:color="auto"/>
            <w:left w:val="none" w:sz="0" w:space="0" w:color="auto"/>
            <w:bottom w:val="none" w:sz="0" w:space="0" w:color="auto"/>
            <w:right w:val="none" w:sz="0" w:space="0" w:color="auto"/>
          </w:divBdr>
        </w:div>
        <w:div w:id="2031755583">
          <w:marLeft w:val="480"/>
          <w:marRight w:val="0"/>
          <w:marTop w:val="0"/>
          <w:marBottom w:val="0"/>
          <w:divBdr>
            <w:top w:val="none" w:sz="0" w:space="0" w:color="auto"/>
            <w:left w:val="none" w:sz="0" w:space="0" w:color="auto"/>
            <w:bottom w:val="none" w:sz="0" w:space="0" w:color="auto"/>
            <w:right w:val="none" w:sz="0" w:space="0" w:color="auto"/>
          </w:divBdr>
        </w:div>
        <w:div w:id="2108888370">
          <w:marLeft w:val="480"/>
          <w:marRight w:val="0"/>
          <w:marTop w:val="0"/>
          <w:marBottom w:val="0"/>
          <w:divBdr>
            <w:top w:val="none" w:sz="0" w:space="0" w:color="auto"/>
            <w:left w:val="none" w:sz="0" w:space="0" w:color="auto"/>
            <w:bottom w:val="none" w:sz="0" w:space="0" w:color="auto"/>
            <w:right w:val="none" w:sz="0" w:space="0" w:color="auto"/>
          </w:divBdr>
        </w:div>
        <w:div w:id="2112045878">
          <w:marLeft w:val="480"/>
          <w:marRight w:val="0"/>
          <w:marTop w:val="0"/>
          <w:marBottom w:val="0"/>
          <w:divBdr>
            <w:top w:val="none" w:sz="0" w:space="0" w:color="auto"/>
            <w:left w:val="none" w:sz="0" w:space="0" w:color="auto"/>
            <w:bottom w:val="none" w:sz="0" w:space="0" w:color="auto"/>
            <w:right w:val="none" w:sz="0" w:space="0" w:color="auto"/>
          </w:divBdr>
        </w:div>
        <w:div w:id="2115862164">
          <w:marLeft w:val="480"/>
          <w:marRight w:val="0"/>
          <w:marTop w:val="0"/>
          <w:marBottom w:val="0"/>
          <w:divBdr>
            <w:top w:val="none" w:sz="0" w:space="0" w:color="auto"/>
            <w:left w:val="none" w:sz="0" w:space="0" w:color="auto"/>
            <w:bottom w:val="none" w:sz="0" w:space="0" w:color="auto"/>
            <w:right w:val="none" w:sz="0" w:space="0" w:color="auto"/>
          </w:divBdr>
        </w:div>
        <w:div w:id="2118132963">
          <w:marLeft w:val="480"/>
          <w:marRight w:val="0"/>
          <w:marTop w:val="0"/>
          <w:marBottom w:val="0"/>
          <w:divBdr>
            <w:top w:val="none" w:sz="0" w:space="0" w:color="auto"/>
            <w:left w:val="none" w:sz="0" w:space="0" w:color="auto"/>
            <w:bottom w:val="none" w:sz="0" w:space="0" w:color="auto"/>
            <w:right w:val="none" w:sz="0" w:space="0" w:color="auto"/>
          </w:divBdr>
        </w:div>
        <w:div w:id="2140226536">
          <w:marLeft w:val="480"/>
          <w:marRight w:val="0"/>
          <w:marTop w:val="0"/>
          <w:marBottom w:val="0"/>
          <w:divBdr>
            <w:top w:val="none" w:sz="0" w:space="0" w:color="auto"/>
            <w:left w:val="none" w:sz="0" w:space="0" w:color="auto"/>
            <w:bottom w:val="none" w:sz="0" w:space="0" w:color="auto"/>
            <w:right w:val="none" w:sz="0" w:space="0" w:color="auto"/>
          </w:divBdr>
        </w:div>
      </w:divsChild>
    </w:div>
    <w:div w:id="794786158">
      <w:bodyDiv w:val="1"/>
      <w:marLeft w:val="0"/>
      <w:marRight w:val="0"/>
      <w:marTop w:val="0"/>
      <w:marBottom w:val="0"/>
      <w:divBdr>
        <w:top w:val="none" w:sz="0" w:space="0" w:color="auto"/>
        <w:left w:val="none" w:sz="0" w:space="0" w:color="auto"/>
        <w:bottom w:val="none" w:sz="0" w:space="0" w:color="auto"/>
        <w:right w:val="none" w:sz="0" w:space="0" w:color="auto"/>
      </w:divBdr>
      <w:divsChild>
        <w:div w:id="20522247">
          <w:marLeft w:val="480"/>
          <w:marRight w:val="0"/>
          <w:marTop w:val="0"/>
          <w:marBottom w:val="0"/>
          <w:divBdr>
            <w:top w:val="none" w:sz="0" w:space="0" w:color="auto"/>
            <w:left w:val="none" w:sz="0" w:space="0" w:color="auto"/>
            <w:bottom w:val="none" w:sz="0" w:space="0" w:color="auto"/>
            <w:right w:val="none" w:sz="0" w:space="0" w:color="auto"/>
          </w:divBdr>
        </w:div>
        <w:div w:id="88308787">
          <w:marLeft w:val="480"/>
          <w:marRight w:val="0"/>
          <w:marTop w:val="0"/>
          <w:marBottom w:val="0"/>
          <w:divBdr>
            <w:top w:val="none" w:sz="0" w:space="0" w:color="auto"/>
            <w:left w:val="none" w:sz="0" w:space="0" w:color="auto"/>
            <w:bottom w:val="none" w:sz="0" w:space="0" w:color="auto"/>
            <w:right w:val="none" w:sz="0" w:space="0" w:color="auto"/>
          </w:divBdr>
        </w:div>
        <w:div w:id="94713510">
          <w:marLeft w:val="480"/>
          <w:marRight w:val="0"/>
          <w:marTop w:val="0"/>
          <w:marBottom w:val="0"/>
          <w:divBdr>
            <w:top w:val="none" w:sz="0" w:space="0" w:color="auto"/>
            <w:left w:val="none" w:sz="0" w:space="0" w:color="auto"/>
            <w:bottom w:val="none" w:sz="0" w:space="0" w:color="auto"/>
            <w:right w:val="none" w:sz="0" w:space="0" w:color="auto"/>
          </w:divBdr>
        </w:div>
        <w:div w:id="186187979">
          <w:marLeft w:val="480"/>
          <w:marRight w:val="0"/>
          <w:marTop w:val="0"/>
          <w:marBottom w:val="0"/>
          <w:divBdr>
            <w:top w:val="none" w:sz="0" w:space="0" w:color="auto"/>
            <w:left w:val="none" w:sz="0" w:space="0" w:color="auto"/>
            <w:bottom w:val="none" w:sz="0" w:space="0" w:color="auto"/>
            <w:right w:val="none" w:sz="0" w:space="0" w:color="auto"/>
          </w:divBdr>
        </w:div>
        <w:div w:id="188833412">
          <w:marLeft w:val="480"/>
          <w:marRight w:val="0"/>
          <w:marTop w:val="0"/>
          <w:marBottom w:val="0"/>
          <w:divBdr>
            <w:top w:val="none" w:sz="0" w:space="0" w:color="auto"/>
            <w:left w:val="none" w:sz="0" w:space="0" w:color="auto"/>
            <w:bottom w:val="none" w:sz="0" w:space="0" w:color="auto"/>
            <w:right w:val="none" w:sz="0" w:space="0" w:color="auto"/>
          </w:divBdr>
        </w:div>
        <w:div w:id="237790377">
          <w:marLeft w:val="480"/>
          <w:marRight w:val="0"/>
          <w:marTop w:val="0"/>
          <w:marBottom w:val="0"/>
          <w:divBdr>
            <w:top w:val="none" w:sz="0" w:space="0" w:color="auto"/>
            <w:left w:val="none" w:sz="0" w:space="0" w:color="auto"/>
            <w:bottom w:val="none" w:sz="0" w:space="0" w:color="auto"/>
            <w:right w:val="none" w:sz="0" w:space="0" w:color="auto"/>
          </w:divBdr>
        </w:div>
        <w:div w:id="251283957">
          <w:marLeft w:val="480"/>
          <w:marRight w:val="0"/>
          <w:marTop w:val="0"/>
          <w:marBottom w:val="0"/>
          <w:divBdr>
            <w:top w:val="none" w:sz="0" w:space="0" w:color="auto"/>
            <w:left w:val="none" w:sz="0" w:space="0" w:color="auto"/>
            <w:bottom w:val="none" w:sz="0" w:space="0" w:color="auto"/>
            <w:right w:val="none" w:sz="0" w:space="0" w:color="auto"/>
          </w:divBdr>
        </w:div>
        <w:div w:id="278534598">
          <w:marLeft w:val="480"/>
          <w:marRight w:val="0"/>
          <w:marTop w:val="0"/>
          <w:marBottom w:val="0"/>
          <w:divBdr>
            <w:top w:val="none" w:sz="0" w:space="0" w:color="auto"/>
            <w:left w:val="none" w:sz="0" w:space="0" w:color="auto"/>
            <w:bottom w:val="none" w:sz="0" w:space="0" w:color="auto"/>
            <w:right w:val="none" w:sz="0" w:space="0" w:color="auto"/>
          </w:divBdr>
        </w:div>
        <w:div w:id="300233800">
          <w:marLeft w:val="480"/>
          <w:marRight w:val="0"/>
          <w:marTop w:val="0"/>
          <w:marBottom w:val="0"/>
          <w:divBdr>
            <w:top w:val="none" w:sz="0" w:space="0" w:color="auto"/>
            <w:left w:val="none" w:sz="0" w:space="0" w:color="auto"/>
            <w:bottom w:val="none" w:sz="0" w:space="0" w:color="auto"/>
            <w:right w:val="none" w:sz="0" w:space="0" w:color="auto"/>
          </w:divBdr>
        </w:div>
        <w:div w:id="303046854">
          <w:marLeft w:val="480"/>
          <w:marRight w:val="0"/>
          <w:marTop w:val="0"/>
          <w:marBottom w:val="0"/>
          <w:divBdr>
            <w:top w:val="none" w:sz="0" w:space="0" w:color="auto"/>
            <w:left w:val="none" w:sz="0" w:space="0" w:color="auto"/>
            <w:bottom w:val="none" w:sz="0" w:space="0" w:color="auto"/>
            <w:right w:val="none" w:sz="0" w:space="0" w:color="auto"/>
          </w:divBdr>
        </w:div>
        <w:div w:id="324935786">
          <w:marLeft w:val="480"/>
          <w:marRight w:val="0"/>
          <w:marTop w:val="0"/>
          <w:marBottom w:val="0"/>
          <w:divBdr>
            <w:top w:val="none" w:sz="0" w:space="0" w:color="auto"/>
            <w:left w:val="none" w:sz="0" w:space="0" w:color="auto"/>
            <w:bottom w:val="none" w:sz="0" w:space="0" w:color="auto"/>
            <w:right w:val="none" w:sz="0" w:space="0" w:color="auto"/>
          </w:divBdr>
        </w:div>
        <w:div w:id="337195835">
          <w:marLeft w:val="480"/>
          <w:marRight w:val="0"/>
          <w:marTop w:val="0"/>
          <w:marBottom w:val="0"/>
          <w:divBdr>
            <w:top w:val="none" w:sz="0" w:space="0" w:color="auto"/>
            <w:left w:val="none" w:sz="0" w:space="0" w:color="auto"/>
            <w:bottom w:val="none" w:sz="0" w:space="0" w:color="auto"/>
            <w:right w:val="none" w:sz="0" w:space="0" w:color="auto"/>
          </w:divBdr>
        </w:div>
        <w:div w:id="364645129">
          <w:marLeft w:val="480"/>
          <w:marRight w:val="0"/>
          <w:marTop w:val="0"/>
          <w:marBottom w:val="0"/>
          <w:divBdr>
            <w:top w:val="none" w:sz="0" w:space="0" w:color="auto"/>
            <w:left w:val="none" w:sz="0" w:space="0" w:color="auto"/>
            <w:bottom w:val="none" w:sz="0" w:space="0" w:color="auto"/>
            <w:right w:val="none" w:sz="0" w:space="0" w:color="auto"/>
          </w:divBdr>
        </w:div>
        <w:div w:id="385841624">
          <w:marLeft w:val="480"/>
          <w:marRight w:val="0"/>
          <w:marTop w:val="0"/>
          <w:marBottom w:val="0"/>
          <w:divBdr>
            <w:top w:val="none" w:sz="0" w:space="0" w:color="auto"/>
            <w:left w:val="none" w:sz="0" w:space="0" w:color="auto"/>
            <w:bottom w:val="none" w:sz="0" w:space="0" w:color="auto"/>
            <w:right w:val="none" w:sz="0" w:space="0" w:color="auto"/>
          </w:divBdr>
        </w:div>
        <w:div w:id="454065705">
          <w:marLeft w:val="480"/>
          <w:marRight w:val="0"/>
          <w:marTop w:val="0"/>
          <w:marBottom w:val="0"/>
          <w:divBdr>
            <w:top w:val="none" w:sz="0" w:space="0" w:color="auto"/>
            <w:left w:val="none" w:sz="0" w:space="0" w:color="auto"/>
            <w:bottom w:val="none" w:sz="0" w:space="0" w:color="auto"/>
            <w:right w:val="none" w:sz="0" w:space="0" w:color="auto"/>
          </w:divBdr>
        </w:div>
        <w:div w:id="481771972">
          <w:marLeft w:val="480"/>
          <w:marRight w:val="0"/>
          <w:marTop w:val="0"/>
          <w:marBottom w:val="0"/>
          <w:divBdr>
            <w:top w:val="none" w:sz="0" w:space="0" w:color="auto"/>
            <w:left w:val="none" w:sz="0" w:space="0" w:color="auto"/>
            <w:bottom w:val="none" w:sz="0" w:space="0" w:color="auto"/>
            <w:right w:val="none" w:sz="0" w:space="0" w:color="auto"/>
          </w:divBdr>
        </w:div>
        <w:div w:id="488179123">
          <w:marLeft w:val="480"/>
          <w:marRight w:val="0"/>
          <w:marTop w:val="0"/>
          <w:marBottom w:val="0"/>
          <w:divBdr>
            <w:top w:val="none" w:sz="0" w:space="0" w:color="auto"/>
            <w:left w:val="none" w:sz="0" w:space="0" w:color="auto"/>
            <w:bottom w:val="none" w:sz="0" w:space="0" w:color="auto"/>
            <w:right w:val="none" w:sz="0" w:space="0" w:color="auto"/>
          </w:divBdr>
        </w:div>
        <w:div w:id="500706201">
          <w:marLeft w:val="480"/>
          <w:marRight w:val="0"/>
          <w:marTop w:val="0"/>
          <w:marBottom w:val="0"/>
          <w:divBdr>
            <w:top w:val="none" w:sz="0" w:space="0" w:color="auto"/>
            <w:left w:val="none" w:sz="0" w:space="0" w:color="auto"/>
            <w:bottom w:val="none" w:sz="0" w:space="0" w:color="auto"/>
            <w:right w:val="none" w:sz="0" w:space="0" w:color="auto"/>
          </w:divBdr>
        </w:div>
        <w:div w:id="525482394">
          <w:marLeft w:val="480"/>
          <w:marRight w:val="0"/>
          <w:marTop w:val="0"/>
          <w:marBottom w:val="0"/>
          <w:divBdr>
            <w:top w:val="none" w:sz="0" w:space="0" w:color="auto"/>
            <w:left w:val="none" w:sz="0" w:space="0" w:color="auto"/>
            <w:bottom w:val="none" w:sz="0" w:space="0" w:color="auto"/>
            <w:right w:val="none" w:sz="0" w:space="0" w:color="auto"/>
          </w:divBdr>
        </w:div>
        <w:div w:id="622076131">
          <w:marLeft w:val="480"/>
          <w:marRight w:val="0"/>
          <w:marTop w:val="0"/>
          <w:marBottom w:val="0"/>
          <w:divBdr>
            <w:top w:val="none" w:sz="0" w:space="0" w:color="auto"/>
            <w:left w:val="none" w:sz="0" w:space="0" w:color="auto"/>
            <w:bottom w:val="none" w:sz="0" w:space="0" w:color="auto"/>
            <w:right w:val="none" w:sz="0" w:space="0" w:color="auto"/>
          </w:divBdr>
        </w:div>
        <w:div w:id="624314211">
          <w:marLeft w:val="480"/>
          <w:marRight w:val="0"/>
          <w:marTop w:val="0"/>
          <w:marBottom w:val="0"/>
          <w:divBdr>
            <w:top w:val="none" w:sz="0" w:space="0" w:color="auto"/>
            <w:left w:val="none" w:sz="0" w:space="0" w:color="auto"/>
            <w:bottom w:val="none" w:sz="0" w:space="0" w:color="auto"/>
            <w:right w:val="none" w:sz="0" w:space="0" w:color="auto"/>
          </w:divBdr>
        </w:div>
        <w:div w:id="694311608">
          <w:marLeft w:val="480"/>
          <w:marRight w:val="0"/>
          <w:marTop w:val="0"/>
          <w:marBottom w:val="0"/>
          <w:divBdr>
            <w:top w:val="none" w:sz="0" w:space="0" w:color="auto"/>
            <w:left w:val="none" w:sz="0" w:space="0" w:color="auto"/>
            <w:bottom w:val="none" w:sz="0" w:space="0" w:color="auto"/>
            <w:right w:val="none" w:sz="0" w:space="0" w:color="auto"/>
          </w:divBdr>
        </w:div>
        <w:div w:id="713849178">
          <w:marLeft w:val="480"/>
          <w:marRight w:val="0"/>
          <w:marTop w:val="0"/>
          <w:marBottom w:val="0"/>
          <w:divBdr>
            <w:top w:val="none" w:sz="0" w:space="0" w:color="auto"/>
            <w:left w:val="none" w:sz="0" w:space="0" w:color="auto"/>
            <w:bottom w:val="none" w:sz="0" w:space="0" w:color="auto"/>
            <w:right w:val="none" w:sz="0" w:space="0" w:color="auto"/>
          </w:divBdr>
        </w:div>
        <w:div w:id="787554887">
          <w:marLeft w:val="480"/>
          <w:marRight w:val="0"/>
          <w:marTop w:val="0"/>
          <w:marBottom w:val="0"/>
          <w:divBdr>
            <w:top w:val="none" w:sz="0" w:space="0" w:color="auto"/>
            <w:left w:val="none" w:sz="0" w:space="0" w:color="auto"/>
            <w:bottom w:val="none" w:sz="0" w:space="0" w:color="auto"/>
            <w:right w:val="none" w:sz="0" w:space="0" w:color="auto"/>
          </w:divBdr>
        </w:div>
        <w:div w:id="800265718">
          <w:marLeft w:val="480"/>
          <w:marRight w:val="0"/>
          <w:marTop w:val="0"/>
          <w:marBottom w:val="0"/>
          <w:divBdr>
            <w:top w:val="none" w:sz="0" w:space="0" w:color="auto"/>
            <w:left w:val="none" w:sz="0" w:space="0" w:color="auto"/>
            <w:bottom w:val="none" w:sz="0" w:space="0" w:color="auto"/>
            <w:right w:val="none" w:sz="0" w:space="0" w:color="auto"/>
          </w:divBdr>
        </w:div>
        <w:div w:id="807362287">
          <w:marLeft w:val="480"/>
          <w:marRight w:val="0"/>
          <w:marTop w:val="0"/>
          <w:marBottom w:val="0"/>
          <w:divBdr>
            <w:top w:val="none" w:sz="0" w:space="0" w:color="auto"/>
            <w:left w:val="none" w:sz="0" w:space="0" w:color="auto"/>
            <w:bottom w:val="none" w:sz="0" w:space="0" w:color="auto"/>
            <w:right w:val="none" w:sz="0" w:space="0" w:color="auto"/>
          </w:divBdr>
        </w:div>
        <w:div w:id="834761078">
          <w:marLeft w:val="480"/>
          <w:marRight w:val="0"/>
          <w:marTop w:val="0"/>
          <w:marBottom w:val="0"/>
          <w:divBdr>
            <w:top w:val="none" w:sz="0" w:space="0" w:color="auto"/>
            <w:left w:val="none" w:sz="0" w:space="0" w:color="auto"/>
            <w:bottom w:val="none" w:sz="0" w:space="0" w:color="auto"/>
            <w:right w:val="none" w:sz="0" w:space="0" w:color="auto"/>
          </w:divBdr>
        </w:div>
        <w:div w:id="875199338">
          <w:marLeft w:val="480"/>
          <w:marRight w:val="0"/>
          <w:marTop w:val="0"/>
          <w:marBottom w:val="0"/>
          <w:divBdr>
            <w:top w:val="none" w:sz="0" w:space="0" w:color="auto"/>
            <w:left w:val="none" w:sz="0" w:space="0" w:color="auto"/>
            <w:bottom w:val="none" w:sz="0" w:space="0" w:color="auto"/>
            <w:right w:val="none" w:sz="0" w:space="0" w:color="auto"/>
          </w:divBdr>
        </w:div>
        <w:div w:id="902058508">
          <w:marLeft w:val="480"/>
          <w:marRight w:val="0"/>
          <w:marTop w:val="0"/>
          <w:marBottom w:val="0"/>
          <w:divBdr>
            <w:top w:val="none" w:sz="0" w:space="0" w:color="auto"/>
            <w:left w:val="none" w:sz="0" w:space="0" w:color="auto"/>
            <w:bottom w:val="none" w:sz="0" w:space="0" w:color="auto"/>
            <w:right w:val="none" w:sz="0" w:space="0" w:color="auto"/>
          </w:divBdr>
        </w:div>
        <w:div w:id="904757117">
          <w:marLeft w:val="480"/>
          <w:marRight w:val="0"/>
          <w:marTop w:val="0"/>
          <w:marBottom w:val="0"/>
          <w:divBdr>
            <w:top w:val="none" w:sz="0" w:space="0" w:color="auto"/>
            <w:left w:val="none" w:sz="0" w:space="0" w:color="auto"/>
            <w:bottom w:val="none" w:sz="0" w:space="0" w:color="auto"/>
            <w:right w:val="none" w:sz="0" w:space="0" w:color="auto"/>
          </w:divBdr>
        </w:div>
        <w:div w:id="927663689">
          <w:marLeft w:val="480"/>
          <w:marRight w:val="0"/>
          <w:marTop w:val="0"/>
          <w:marBottom w:val="0"/>
          <w:divBdr>
            <w:top w:val="none" w:sz="0" w:space="0" w:color="auto"/>
            <w:left w:val="none" w:sz="0" w:space="0" w:color="auto"/>
            <w:bottom w:val="none" w:sz="0" w:space="0" w:color="auto"/>
            <w:right w:val="none" w:sz="0" w:space="0" w:color="auto"/>
          </w:divBdr>
        </w:div>
        <w:div w:id="929848983">
          <w:marLeft w:val="480"/>
          <w:marRight w:val="0"/>
          <w:marTop w:val="0"/>
          <w:marBottom w:val="0"/>
          <w:divBdr>
            <w:top w:val="none" w:sz="0" w:space="0" w:color="auto"/>
            <w:left w:val="none" w:sz="0" w:space="0" w:color="auto"/>
            <w:bottom w:val="none" w:sz="0" w:space="0" w:color="auto"/>
            <w:right w:val="none" w:sz="0" w:space="0" w:color="auto"/>
          </w:divBdr>
        </w:div>
        <w:div w:id="944578445">
          <w:marLeft w:val="480"/>
          <w:marRight w:val="0"/>
          <w:marTop w:val="0"/>
          <w:marBottom w:val="0"/>
          <w:divBdr>
            <w:top w:val="none" w:sz="0" w:space="0" w:color="auto"/>
            <w:left w:val="none" w:sz="0" w:space="0" w:color="auto"/>
            <w:bottom w:val="none" w:sz="0" w:space="0" w:color="auto"/>
            <w:right w:val="none" w:sz="0" w:space="0" w:color="auto"/>
          </w:divBdr>
        </w:div>
        <w:div w:id="986787243">
          <w:marLeft w:val="480"/>
          <w:marRight w:val="0"/>
          <w:marTop w:val="0"/>
          <w:marBottom w:val="0"/>
          <w:divBdr>
            <w:top w:val="none" w:sz="0" w:space="0" w:color="auto"/>
            <w:left w:val="none" w:sz="0" w:space="0" w:color="auto"/>
            <w:bottom w:val="none" w:sz="0" w:space="0" w:color="auto"/>
            <w:right w:val="none" w:sz="0" w:space="0" w:color="auto"/>
          </w:divBdr>
        </w:div>
        <w:div w:id="1048914601">
          <w:marLeft w:val="480"/>
          <w:marRight w:val="0"/>
          <w:marTop w:val="0"/>
          <w:marBottom w:val="0"/>
          <w:divBdr>
            <w:top w:val="none" w:sz="0" w:space="0" w:color="auto"/>
            <w:left w:val="none" w:sz="0" w:space="0" w:color="auto"/>
            <w:bottom w:val="none" w:sz="0" w:space="0" w:color="auto"/>
            <w:right w:val="none" w:sz="0" w:space="0" w:color="auto"/>
          </w:divBdr>
        </w:div>
        <w:div w:id="1113094038">
          <w:marLeft w:val="480"/>
          <w:marRight w:val="0"/>
          <w:marTop w:val="0"/>
          <w:marBottom w:val="0"/>
          <w:divBdr>
            <w:top w:val="none" w:sz="0" w:space="0" w:color="auto"/>
            <w:left w:val="none" w:sz="0" w:space="0" w:color="auto"/>
            <w:bottom w:val="none" w:sz="0" w:space="0" w:color="auto"/>
            <w:right w:val="none" w:sz="0" w:space="0" w:color="auto"/>
          </w:divBdr>
        </w:div>
        <w:div w:id="1142117138">
          <w:marLeft w:val="480"/>
          <w:marRight w:val="0"/>
          <w:marTop w:val="0"/>
          <w:marBottom w:val="0"/>
          <w:divBdr>
            <w:top w:val="none" w:sz="0" w:space="0" w:color="auto"/>
            <w:left w:val="none" w:sz="0" w:space="0" w:color="auto"/>
            <w:bottom w:val="none" w:sz="0" w:space="0" w:color="auto"/>
            <w:right w:val="none" w:sz="0" w:space="0" w:color="auto"/>
          </w:divBdr>
        </w:div>
        <w:div w:id="1181774575">
          <w:marLeft w:val="480"/>
          <w:marRight w:val="0"/>
          <w:marTop w:val="0"/>
          <w:marBottom w:val="0"/>
          <w:divBdr>
            <w:top w:val="none" w:sz="0" w:space="0" w:color="auto"/>
            <w:left w:val="none" w:sz="0" w:space="0" w:color="auto"/>
            <w:bottom w:val="none" w:sz="0" w:space="0" w:color="auto"/>
            <w:right w:val="none" w:sz="0" w:space="0" w:color="auto"/>
          </w:divBdr>
        </w:div>
        <w:div w:id="1359621648">
          <w:marLeft w:val="480"/>
          <w:marRight w:val="0"/>
          <w:marTop w:val="0"/>
          <w:marBottom w:val="0"/>
          <w:divBdr>
            <w:top w:val="none" w:sz="0" w:space="0" w:color="auto"/>
            <w:left w:val="none" w:sz="0" w:space="0" w:color="auto"/>
            <w:bottom w:val="none" w:sz="0" w:space="0" w:color="auto"/>
            <w:right w:val="none" w:sz="0" w:space="0" w:color="auto"/>
          </w:divBdr>
        </w:div>
        <w:div w:id="1377074969">
          <w:marLeft w:val="480"/>
          <w:marRight w:val="0"/>
          <w:marTop w:val="0"/>
          <w:marBottom w:val="0"/>
          <w:divBdr>
            <w:top w:val="none" w:sz="0" w:space="0" w:color="auto"/>
            <w:left w:val="none" w:sz="0" w:space="0" w:color="auto"/>
            <w:bottom w:val="none" w:sz="0" w:space="0" w:color="auto"/>
            <w:right w:val="none" w:sz="0" w:space="0" w:color="auto"/>
          </w:divBdr>
        </w:div>
        <w:div w:id="1539202988">
          <w:marLeft w:val="480"/>
          <w:marRight w:val="0"/>
          <w:marTop w:val="0"/>
          <w:marBottom w:val="0"/>
          <w:divBdr>
            <w:top w:val="none" w:sz="0" w:space="0" w:color="auto"/>
            <w:left w:val="none" w:sz="0" w:space="0" w:color="auto"/>
            <w:bottom w:val="none" w:sz="0" w:space="0" w:color="auto"/>
            <w:right w:val="none" w:sz="0" w:space="0" w:color="auto"/>
          </w:divBdr>
        </w:div>
        <w:div w:id="1555044412">
          <w:marLeft w:val="480"/>
          <w:marRight w:val="0"/>
          <w:marTop w:val="0"/>
          <w:marBottom w:val="0"/>
          <w:divBdr>
            <w:top w:val="none" w:sz="0" w:space="0" w:color="auto"/>
            <w:left w:val="none" w:sz="0" w:space="0" w:color="auto"/>
            <w:bottom w:val="none" w:sz="0" w:space="0" w:color="auto"/>
            <w:right w:val="none" w:sz="0" w:space="0" w:color="auto"/>
          </w:divBdr>
        </w:div>
        <w:div w:id="1556817871">
          <w:marLeft w:val="480"/>
          <w:marRight w:val="0"/>
          <w:marTop w:val="0"/>
          <w:marBottom w:val="0"/>
          <w:divBdr>
            <w:top w:val="none" w:sz="0" w:space="0" w:color="auto"/>
            <w:left w:val="none" w:sz="0" w:space="0" w:color="auto"/>
            <w:bottom w:val="none" w:sz="0" w:space="0" w:color="auto"/>
            <w:right w:val="none" w:sz="0" w:space="0" w:color="auto"/>
          </w:divBdr>
        </w:div>
        <w:div w:id="1696661516">
          <w:marLeft w:val="480"/>
          <w:marRight w:val="0"/>
          <w:marTop w:val="0"/>
          <w:marBottom w:val="0"/>
          <w:divBdr>
            <w:top w:val="none" w:sz="0" w:space="0" w:color="auto"/>
            <w:left w:val="none" w:sz="0" w:space="0" w:color="auto"/>
            <w:bottom w:val="none" w:sz="0" w:space="0" w:color="auto"/>
            <w:right w:val="none" w:sz="0" w:space="0" w:color="auto"/>
          </w:divBdr>
        </w:div>
        <w:div w:id="1727488425">
          <w:marLeft w:val="480"/>
          <w:marRight w:val="0"/>
          <w:marTop w:val="0"/>
          <w:marBottom w:val="0"/>
          <w:divBdr>
            <w:top w:val="none" w:sz="0" w:space="0" w:color="auto"/>
            <w:left w:val="none" w:sz="0" w:space="0" w:color="auto"/>
            <w:bottom w:val="none" w:sz="0" w:space="0" w:color="auto"/>
            <w:right w:val="none" w:sz="0" w:space="0" w:color="auto"/>
          </w:divBdr>
        </w:div>
        <w:div w:id="1778057988">
          <w:marLeft w:val="480"/>
          <w:marRight w:val="0"/>
          <w:marTop w:val="0"/>
          <w:marBottom w:val="0"/>
          <w:divBdr>
            <w:top w:val="none" w:sz="0" w:space="0" w:color="auto"/>
            <w:left w:val="none" w:sz="0" w:space="0" w:color="auto"/>
            <w:bottom w:val="none" w:sz="0" w:space="0" w:color="auto"/>
            <w:right w:val="none" w:sz="0" w:space="0" w:color="auto"/>
          </w:divBdr>
        </w:div>
        <w:div w:id="1830826972">
          <w:marLeft w:val="480"/>
          <w:marRight w:val="0"/>
          <w:marTop w:val="0"/>
          <w:marBottom w:val="0"/>
          <w:divBdr>
            <w:top w:val="none" w:sz="0" w:space="0" w:color="auto"/>
            <w:left w:val="none" w:sz="0" w:space="0" w:color="auto"/>
            <w:bottom w:val="none" w:sz="0" w:space="0" w:color="auto"/>
            <w:right w:val="none" w:sz="0" w:space="0" w:color="auto"/>
          </w:divBdr>
        </w:div>
        <w:div w:id="1831366170">
          <w:marLeft w:val="480"/>
          <w:marRight w:val="0"/>
          <w:marTop w:val="0"/>
          <w:marBottom w:val="0"/>
          <w:divBdr>
            <w:top w:val="none" w:sz="0" w:space="0" w:color="auto"/>
            <w:left w:val="none" w:sz="0" w:space="0" w:color="auto"/>
            <w:bottom w:val="none" w:sz="0" w:space="0" w:color="auto"/>
            <w:right w:val="none" w:sz="0" w:space="0" w:color="auto"/>
          </w:divBdr>
        </w:div>
        <w:div w:id="1866138665">
          <w:marLeft w:val="480"/>
          <w:marRight w:val="0"/>
          <w:marTop w:val="0"/>
          <w:marBottom w:val="0"/>
          <w:divBdr>
            <w:top w:val="none" w:sz="0" w:space="0" w:color="auto"/>
            <w:left w:val="none" w:sz="0" w:space="0" w:color="auto"/>
            <w:bottom w:val="none" w:sz="0" w:space="0" w:color="auto"/>
            <w:right w:val="none" w:sz="0" w:space="0" w:color="auto"/>
          </w:divBdr>
        </w:div>
        <w:div w:id="1876193019">
          <w:marLeft w:val="480"/>
          <w:marRight w:val="0"/>
          <w:marTop w:val="0"/>
          <w:marBottom w:val="0"/>
          <w:divBdr>
            <w:top w:val="none" w:sz="0" w:space="0" w:color="auto"/>
            <w:left w:val="none" w:sz="0" w:space="0" w:color="auto"/>
            <w:bottom w:val="none" w:sz="0" w:space="0" w:color="auto"/>
            <w:right w:val="none" w:sz="0" w:space="0" w:color="auto"/>
          </w:divBdr>
        </w:div>
        <w:div w:id="1919902273">
          <w:marLeft w:val="480"/>
          <w:marRight w:val="0"/>
          <w:marTop w:val="0"/>
          <w:marBottom w:val="0"/>
          <w:divBdr>
            <w:top w:val="none" w:sz="0" w:space="0" w:color="auto"/>
            <w:left w:val="none" w:sz="0" w:space="0" w:color="auto"/>
            <w:bottom w:val="none" w:sz="0" w:space="0" w:color="auto"/>
            <w:right w:val="none" w:sz="0" w:space="0" w:color="auto"/>
          </w:divBdr>
        </w:div>
        <w:div w:id="1943368804">
          <w:marLeft w:val="480"/>
          <w:marRight w:val="0"/>
          <w:marTop w:val="0"/>
          <w:marBottom w:val="0"/>
          <w:divBdr>
            <w:top w:val="none" w:sz="0" w:space="0" w:color="auto"/>
            <w:left w:val="none" w:sz="0" w:space="0" w:color="auto"/>
            <w:bottom w:val="none" w:sz="0" w:space="0" w:color="auto"/>
            <w:right w:val="none" w:sz="0" w:space="0" w:color="auto"/>
          </w:divBdr>
        </w:div>
        <w:div w:id="2088533872">
          <w:marLeft w:val="480"/>
          <w:marRight w:val="0"/>
          <w:marTop w:val="0"/>
          <w:marBottom w:val="0"/>
          <w:divBdr>
            <w:top w:val="none" w:sz="0" w:space="0" w:color="auto"/>
            <w:left w:val="none" w:sz="0" w:space="0" w:color="auto"/>
            <w:bottom w:val="none" w:sz="0" w:space="0" w:color="auto"/>
            <w:right w:val="none" w:sz="0" w:space="0" w:color="auto"/>
          </w:divBdr>
        </w:div>
        <w:div w:id="2112895985">
          <w:marLeft w:val="480"/>
          <w:marRight w:val="0"/>
          <w:marTop w:val="0"/>
          <w:marBottom w:val="0"/>
          <w:divBdr>
            <w:top w:val="none" w:sz="0" w:space="0" w:color="auto"/>
            <w:left w:val="none" w:sz="0" w:space="0" w:color="auto"/>
            <w:bottom w:val="none" w:sz="0" w:space="0" w:color="auto"/>
            <w:right w:val="none" w:sz="0" w:space="0" w:color="auto"/>
          </w:divBdr>
        </w:div>
        <w:div w:id="2118720242">
          <w:marLeft w:val="480"/>
          <w:marRight w:val="0"/>
          <w:marTop w:val="0"/>
          <w:marBottom w:val="0"/>
          <w:divBdr>
            <w:top w:val="none" w:sz="0" w:space="0" w:color="auto"/>
            <w:left w:val="none" w:sz="0" w:space="0" w:color="auto"/>
            <w:bottom w:val="none" w:sz="0" w:space="0" w:color="auto"/>
            <w:right w:val="none" w:sz="0" w:space="0" w:color="auto"/>
          </w:divBdr>
        </w:div>
      </w:divsChild>
    </w:div>
    <w:div w:id="796531676">
      <w:bodyDiv w:val="1"/>
      <w:marLeft w:val="0"/>
      <w:marRight w:val="0"/>
      <w:marTop w:val="0"/>
      <w:marBottom w:val="0"/>
      <w:divBdr>
        <w:top w:val="none" w:sz="0" w:space="0" w:color="auto"/>
        <w:left w:val="none" w:sz="0" w:space="0" w:color="auto"/>
        <w:bottom w:val="none" w:sz="0" w:space="0" w:color="auto"/>
        <w:right w:val="none" w:sz="0" w:space="0" w:color="auto"/>
      </w:divBdr>
      <w:divsChild>
        <w:div w:id="4748240">
          <w:marLeft w:val="480"/>
          <w:marRight w:val="0"/>
          <w:marTop w:val="0"/>
          <w:marBottom w:val="0"/>
          <w:divBdr>
            <w:top w:val="none" w:sz="0" w:space="0" w:color="auto"/>
            <w:left w:val="none" w:sz="0" w:space="0" w:color="auto"/>
            <w:bottom w:val="none" w:sz="0" w:space="0" w:color="auto"/>
            <w:right w:val="none" w:sz="0" w:space="0" w:color="auto"/>
          </w:divBdr>
        </w:div>
        <w:div w:id="89668176">
          <w:marLeft w:val="480"/>
          <w:marRight w:val="0"/>
          <w:marTop w:val="0"/>
          <w:marBottom w:val="0"/>
          <w:divBdr>
            <w:top w:val="none" w:sz="0" w:space="0" w:color="auto"/>
            <w:left w:val="none" w:sz="0" w:space="0" w:color="auto"/>
            <w:bottom w:val="none" w:sz="0" w:space="0" w:color="auto"/>
            <w:right w:val="none" w:sz="0" w:space="0" w:color="auto"/>
          </w:divBdr>
        </w:div>
        <w:div w:id="95833785">
          <w:marLeft w:val="480"/>
          <w:marRight w:val="0"/>
          <w:marTop w:val="0"/>
          <w:marBottom w:val="0"/>
          <w:divBdr>
            <w:top w:val="none" w:sz="0" w:space="0" w:color="auto"/>
            <w:left w:val="none" w:sz="0" w:space="0" w:color="auto"/>
            <w:bottom w:val="none" w:sz="0" w:space="0" w:color="auto"/>
            <w:right w:val="none" w:sz="0" w:space="0" w:color="auto"/>
          </w:divBdr>
        </w:div>
        <w:div w:id="144322377">
          <w:marLeft w:val="480"/>
          <w:marRight w:val="0"/>
          <w:marTop w:val="0"/>
          <w:marBottom w:val="0"/>
          <w:divBdr>
            <w:top w:val="none" w:sz="0" w:space="0" w:color="auto"/>
            <w:left w:val="none" w:sz="0" w:space="0" w:color="auto"/>
            <w:bottom w:val="none" w:sz="0" w:space="0" w:color="auto"/>
            <w:right w:val="none" w:sz="0" w:space="0" w:color="auto"/>
          </w:divBdr>
        </w:div>
        <w:div w:id="152332301">
          <w:marLeft w:val="480"/>
          <w:marRight w:val="0"/>
          <w:marTop w:val="0"/>
          <w:marBottom w:val="0"/>
          <w:divBdr>
            <w:top w:val="none" w:sz="0" w:space="0" w:color="auto"/>
            <w:left w:val="none" w:sz="0" w:space="0" w:color="auto"/>
            <w:bottom w:val="none" w:sz="0" w:space="0" w:color="auto"/>
            <w:right w:val="none" w:sz="0" w:space="0" w:color="auto"/>
          </w:divBdr>
        </w:div>
        <w:div w:id="152722695">
          <w:marLeft w:val="480"/>
          <w:marRight w:val="0"/>
          <w:marTop w:val="0"/>
          <w:marBottom w:val="0"/>
          <w:divBdr>
            <w:top w:val="none" w:sz="0" w:space="0" w:color="auto"/>
            <w:left w:val="none" w:sz="0" w:space="0" w:color="auto"/>
            <w:bottom w:val="none" w:sz="0" w:space="0" w:color="auto"/>
            <w:right w:val="none" w:sz="0" w:space="0" w:color="auto"/>
          </w:divBdr>
        </w:div>
        <w:div w:id="155851363">
          <w:marLeft w:val="480"/>
          <w:marRight w:val="0"/>
          <w:marTop w:val="0"/>
          <w:marBottom w:val="0"/>
          <w:divBdr>
            <w:top w:val="none" w:sz="0" w:space="0" w:color="auto"/>
            <w:left w:val="none" w:sz="0" w:space="0" w:color="auto"/>
            <w:bottom w:val="none" w:sz="0" w:space="0" w:color="auto"/>
            <w:right w:val="none" w:sz="0" w:space="0" w:color="auto"/>
          </w:divBdr>
        </w:div>
        <w:div w:id="185337284">
          <w:marLeft w:val="480"/>
          <w:marRight w:val="0"/>
          <w:marTop w:val="0"/>
          <w:marBottom w:val="0"/>
          <w:divBdr>
            <w:top w:val="none" w:sz="0" w:space="0" w:color="auto"/>
            <w:left w:val="none" w:sz="0" w:space="0" w:color="auto"/>
            <w:bottom w:val="none" w:sz="0" w:space="0" w:color="auto"/>
            <w:right w:val="none" w:sz="0" w:space="0" w:color="auto"/>
          </w:divBdr>
        </w:div>
        <w:div w:id="195898131">
          <w:marLeft w:val="480"/>
          <w:marRight w:val="0"/>
          <w:marTop w:val="0"/>
          <w:marBottom w:val="0"/>
          <w:divBdr>
            <w:top w:val="none" w:sz="0" w:space="0" w:color="auto"/>
            <w:left w:val="none" w:sz="0" w:space="0" w:color="auto"/>
            <w:bottom w:val="none" w:sz="0" w:space="0" w:color="auto"/>
            <w:right w:val="none" w:sz="0" w:space="0" w:color="auto"/>
          </w:divBdr>
        </w:div>
        <w:div w:id="210962238">
          <w:marLeft w:val="480"/>
          <w:marRight w:val="0"/>
          <w:marTop w:val="0"/>
          <w:marBottom w:val="0"/>
          <w:divBdr>
            <w:top w:val="none" w:sz="0" w:space="0" w:color="auto"/>
            <w:left w:val="none" w:sz="0" w:space="0" w:color="auto"/>
            <w:bottom w:val="none" w:sz="0" w:space="0" w:color="auto"/>
            <w:right w:val="none" w:sz="0" w:space="0" w:color="auto"/>
          </w:divBdr>
        </w:div>
        <w:div w:id="239869118">
          <w:marLeft w:val="480"/>
          <w:marRight w:val="0"/>
          <w:marTop w:val="0"/>
          <w:marBottom w:val="0"/>
          <w:divBdr>
            <w:top w:val="none" w:sz="0" w:space="0" w:color="auto"/>
            <w:left w:val="none" w:sz="0" w:space="0" w:color="auto"/>
            <w:bottom w:val="none" w:sz="0" w:space="0" w:color="auto"/>
            <w:right w:val="none" w:sz="0" w:space="0" w:color="auto"/>
          </w:divBdr>
        </w:div>
        <w:div w:id="285475539">
          <w:marLeft w:val="480"/>
          <w:marRight w:val="0"/>
          <w:marTop w:val="0"/>
          <w:marBottom w:val="0"/>
          <w:divBdr>
            <w:top w:val="none" w:sz="0" w:space="0" w:color="auto"/>
            <w:left w:val="none" w:sz="0" w:space="0" w:color="auto"/>
            <w:bottom w:val="none" w:sz="0" w:space="0" w:color="auto"/>
            <w:right w:val="none" w:sz="0" w:space="0" w:color="auto"/>
          </w:divBdr>
        </w:div>
        <w:div w:id="287250492">
          <w:marLeft w:val="480"/>
          <w:marRight w:val="0"/>
          <w:marTop w:val="0"/>
          <w:marBottom w:val="0"/>
          <w:divBdr>
            <w:top w:val="none" w:sz="0" w:space="0" w:color="auto"/>
            <w:left w:val="none" w:sz="0" w:space="0" w:color="auto"/>
            <w:bottom w:val="none" w:sz="0" w:space="0" w:color="auto"/>
            <w:right w:val="none" w:sz="0" w:space="0" w:color="auto"/>
          </w:divBdr>
        </w:div>
        <w:div w:id="422579434">
          <w:marLeft w:val="480"/>
          <w:marRight w:val="0"/>
          <w:marTop w:val="0"/>
          <w:marBottom w:val="0"/>
          <w:divBdr>
            <w:top w:val="none" w:sz="0" w:space="0" w:color="auto"/>
            <w:left w:val="none" w:sz="0" w:space="0" w:color="auto"/>
            <w:bottom w:val="none" w:sz="0" w:space="0" w:color="auto"/>
            <w:right w:val="none" w:sz="0" w:space="0" w:color="auto"/>
          </w:divBdr>
        </w:div>
        <w:div w:id="425229001">
          <w:marLeft w:val="480"/>
          <w:marRight w:val="0"/>
          <w:marTop w:val="0"/>
          <w:marBottom w:val="0"/>
          <w:divBdr>
            <w:top w:val="none" w:sz="0" w:space="0" w:color="auto"/>
            <w:left w:val="none" w:sz="0" w:space="0" w:color="auto"/>
            <w:bottom w:val="none" w:sz="0" w:space="0" w:color="auto"/>
            <w:right w:val="none" w:sz="0" w:space="0" w:color="auto"/>
          </w:divBdr>
        </w:div>
        <w:div w:id="437216656">
          <w:marLeft w:val="480"/>
          <w:marRight w:val="0"/>
          <w:marTop w:val="0"/>
          <w:marBottom w:val="0"/>
          <w:divBdr>
            <w:top w:val="none" w:sz="0" w:space="0" w:color="auto"/>
            <w:left w:val="none" w:sz="0" w:space="0" w:color="auto"/>
            <w:bottom w:val="none" w:sz="0" w:space="0" w:color="auto"/>
            <w:right w:val="none" w:sz="0" w:space="0" w:color="auto"/>
          </w:divBdr>
        </w:div>
        <w:div w:id="494303188">
          <w:marLeft w:val="480"/>
          <w:marRight w:val="0"/>
          <w:marTop w:val="0"/>
          <w:marBottom w:val="0"/>
          <w:divBdr>
            <w:top w:val="none" w:sz="0" w:space="0" w:color="auto"/>
            <w:left w:val="none" w:sz="0" w:space="0" w:color="auto"/>
            <w:bottom w:val="none" w:sz="0" w:space="0" w:color="auto"/>
            <w:right w:val="none" w:sz="0" w:space="0" w:color="auto"/>
          </w:divBdr>
        </w:div>
        <w:div w:id="516699326">
          <w:marLeft w:val="480"/>
          <w:marRight w:val="0"/>
          <w:marTop w:val="0"/>
          <w:marBottom w:val="0"/>
          <w:divBdr>
            <w:top w:val="none" w:sz="0" w:space="0" w:color="auto"/>
            <w:left w:val="none" w:sz="0" w:space="0" w:color="auto"/>
            <w:bottom w:val="none" w:sz="0" w:space="0" w:color="auto"/>
            <w:right w:val="none" w:sz="0" w:space="0" w:color="auto"/>
          </w:divBdr>
        </w:div>
        <w:div w:id="517499101">
          <w:marLeft w:val="480"/>
          <w:marRight w:val="0"/>
          <w:marTop w:val="0"/>
          <w:marBottom w:val="0"/>
          <w:divBdr>
            <w:top w:val="none" w:sz="0" w:space="0" w:color="auto"/>
            <w:left w:val="none" w:sz="0" w:space="0" w:color="auto"/>
            <w:bottom w:val="none" w:sz="0" w:space="0" w:color="auto"/>
            <w:right w:val="none" w:sz="0" w:space="0" w:color="auto"/>
          </w:divBdr>
        </w:div>
        <w:div w:id="577011435">
          <w:marLeft w:val="480"/>
          <w:marRight w:val="0"/>
          <w:marTop w:val="0"/>
          <w:marBottom w:val="0"/>
          <w:divBdr>
            <w:top w:val="none" w:sz="0" w:space="0" w:color="auto"/>
            <w:left w:val="none" w:sz="0" w:space="0" w:color="auto"/>
            <w:bottom w:val="none" w:sz="0" w:space="0" w:color="auto"/>
            <w:right w:val="none" w:sz="0" w:space="0" w:color="auto"/>
          </w:divBdr>
        </w:div>
        <w:div w:id="612981389">
          <w:marLeft w:val="480"/>
          <w:marRight w:val="0"/>
          <w:marTop w:val="0"/>
          <w:marBottom w:val="0"/>
          <w:divBdr>
            <w:top w:val="none" w:sz="0" w:space="0" w:color="auto"/>
            <w:left w:val="none" w:sz="0" w:space="0" w:color="auto"/>
            <w:bottom w:val="none" w:sz="0" w:space="0" w:color="auto"/>
            <w:right w:val="none" w:sz="0" w:space="0" w:color="auto"/>
          </w:divBdr>
        </w:div>
        <w:div w:id="620649533">
          <w:marLeft w:val="480"/>
          <w:marRight w:val="0"/>
          <w:marTop w:val="0"/>
          <w:marBottom w:val="0"/>
          <w:divBdr>
            <w:top w:val="none" w:sz="0" w:space="0" w:color="auto"/>
            <w:left w:val="none" w:sz="0" w:space="0" w:color="auto"/>
            <w:bottom w:val="none" w:sz="0" w:space="0" w:color="auto"/>
            <w:right w:val="none" w:sz="0" w:space="0" w:color="auto"/>
          </w:divBdr>
        </w:div>
        <w:div w:id="624119897">
          <w:marLeft w:val="480"/>
          <w:marRight w:val="0"/>
          <w:marTop w:val="0"/>
          <w:marBottom w:val="0"/>
          <w:divBdr>
            <w:top w:val="none" w:sz="0" w:space="0" w:color="auto"/>
            <w:left w:val="none" w:sz="0" w:space="0" w:color="auto"/>
            <w:bottom w:val="none" w:sz="0" w:space="0" w:color="auto"/>
            <w:right w:val="none" w:sz="0" w:space="0" w:color="auto"/>
          </w:divBdr>
        </w:div>
        <w:div w:id="648829969">
          <w:marLeft w:val="480"/>
          <w:marRight w:val="0"/>
          <w:marTop w:val="0"/>
          <w:marBottom w:val="0"/>
          <w:divBdr>
            <w:top w:val="none" w:sz="0" w:space="0" w:color="auto"/>
            <w:left w:val="none" w:sz="0" w:space="0" w:color="auto"/>
            <w:bottom w:val="none" w:sz="0" w:space="0" w:color="auto"/>
            <w:right w:val="none" w:sz="0" w:space="0" w:color="auto"/>
          </w:divBdr>
        </w:div>
        <w:div w:id="689721150">
          <w:marLeft w:val="480"/>
          <w:marRight w:val="0"/>
          <w:marTop w:val="0"/>
          <w:marBottom w:val="0"/>
          <w:divBdr>
            <w:top w:val="none" w:sz="0" w:space="0" w:color="auto"/>
            <w:left w:val="none" w:sz="0" w:space="0" w:color="auto"/>
            <w:bottom w:val="none" w:sz="0" w:space="0" w:color="auto"/>
            <w:right w:val="none" w:sz="0" w:space="0" w:color="auto"/>
          </w:divBdr>
        </w:div>
        <w:div w:id="736591680">
          <w:marLeft w:val="480"/>
          <w:marRight w:val="0"/>
          <w:marTop w:val="0"/>
          <w:marBottom w:val="0"/>
          <w:divBdr>
            <w:top w:val="none" w:sz="0" w:space="0" w:color="auto"/>
            <w:left w:val="none" w:sz="0" w:space="0" w:color="auto"/>
            <w:bottom w:val="none" w:sz="0" w:space="0" w:color="auto"/>
            <w:right w:val="none" w:sz="0" w:space="0" w:color="auto"/>
          </w:divBdr>
        </w:div>
        <w:div w:id="752239110">
          <w:marLeft w:val="480"/>
          <w:marRight w:val="0"/>
          <w:marTop w:val="0"/>
          <w:marBottom w:val="0"/>
          <w:divBdr>
            <w:top w:val="none" w:sz="0" w:space="0" w:color="auto"/>
            <w:left w:val="none" w:sz="0" w:space="0" w:color="auto"/>
            <w:bottom w:val="none" w:sz="0" w:space="0" w:color="auto"/>
            <w:right w:val="none" w:sz="0" w:space="0" w:color="auto"/>
          </w:divBdr>
        </w:div>
        <w:div w:id="757410520">
          <w:marLeft w:val="480"/>
          <w:marRight w:val="0"/>
          <w:marTop w:val="0"/>
          <w:marBottom w:val="0"/>
          <w:divBdr>
            <w:top w:val="none" w:sz="0" w:space="0" w:color="auto"/>
            <w:left w:val="none" w:sz="0" w:space="0" w:color="auto"/>
            <w:bottom w:val="none" w:sz="0" w:space="0" w:color="auto"/>
            <w:right w:val="none" w:sz="0" w:space="0" w:color="auto"/>
          </w:divBdr>
        </w:div>
        <w:div w:id="761490367">
          <w:marLeft w:val="480"/>
          <w:marRight w:val="0"/>
          <w:marTop w:val="0"/>
          <w:marBottom w:val="0"/>
          <w:divBdr>
            <w:top w:val="none" w:sz="0" w:space="0" w:color="auto"/>
            <w:left w:val="none" w:sz="0" w:space="0" w:color="auto"/>
            <w:bottom w:val="none" w:sz="0" w:space="0" w:color="auto"/>
            <w:right w:val="none" w:sz="0" w:space="0" w:color="auto"/>
          </w:divBdr>
        </w:div>
        <w:div w:id="764885708">
          <w:marLeft w:val="480"/>
          <w:marRight w:val="0"/>
          <w:marTop w:val="0"/>
          <w:marBottom w:val="0"/>
          <w:divBdr>
            <w:top w:val="none" w:sz="0" w:space="0" w:color="auto"/>
            <w:left w:val="none" w:sz="0" w:space="0" w:color="auto"/>
            <w:bottom w:val="none" w:sz="0" w:space="0" w:color="auto"/>
            <w:right w:val="none" w:sz="0" w:space="0" w:color="auto"/>
          </w:divBdr>
        </w:div>
        <w:div w:id="783691043">
          <w:marLeft w:val="480"/>
          <w:marRight w:val="0"/>
          <w:marTop w:val="0"/>
          <w:marBottom w:val="0"/>
          <w:divBdr>
            <w:top w:val="none" w:sz="0" w:space="0" w:color="auto"/>
            <w:left w:val="none" w:sz="0" w:space="0" w:color="auto"/>
            <w:bottom w:val="none" w:sz="0" w:space="0" w:color="auto"/>
            <w:right w:val="none" w:sz="0" w:space="0" w:color="auto"/>
          </w:divBdr>
        </w:div>
        <w:div w:id="793136614">
          <w:marLeft w:val="480"/>
          <w:marRight w:val="0"/>
          <w:marTop w:val="0"/>
          <w:marBottom w:val="0"/>
          <w:divBdr>
            <w:top w:val="none" w:sz="0" w:space="0" w:color="auto"/>
            <w:left w:val="none" w:sz="0" w:space="0" w:color="auto"/>
            <w:bottom w:val="none" w:sz="0" w:space="0" w:color="auto"/>
            <w:right w:val="none" w:sz="0" w:space="0" w:color="auto"/>
          </w:divBdr>
        </w:div>
        <w:div w:id="984747844">
          <w:marLeft w:val="480"/>
          <w:marRight w:val="0"/>
          <w:marTop w:val="0"/>
          <w:marBottom w:val="0"/>
          <w:divBdr>
            <w:top w:val="none" w:sz="0" w:space="0" w:color="auto"/>
            <w:left w:val="none" w:sz="0" w:space="0" w:color="auto"/>
            <w:bottom w:val="none" w:sz="0" w:space="0" w:color="auto"/>
            <w:right w:val="none" w:sz="0" w:space="0" w:color="auto"/>
          </w:divBdr>
        </w:div>
        <w:div w:id="989139091">
          <w:marLeft w:val="480"/>
          <w:marRight w:val="0"/>
          <w:marTop w:val="0"/>
          <w:marBottom w:val="0"/>
          <w:divBdr>
            <w:top w:val="none" w:sz="0" w:space="0" w:color="auto"/>
            <w:left w:val="none" w:sz="0" w:space="0" w:color="auto"/>
            <w:bottom w:val="none" w:sz="0" w:space="0" w:color="auto"/>
            <w:right w:val="none" w:sz="0" w:space="0" w:color="auto"/>
          </w:divBdr>
        </w:div>
        <w:div w:id="1044792490">
          <w:marLeft w:val="480"/>
          <w:marRight w:val="0"/>
          <w:marTop w:val="0"/>
          <w:marBottom w:val="0"/>
          <w:divBdr>
            <w:top w:val="none" w:sz="0" w:space="0" w:color="auto"/>
            <w:left w:val="none" w:sz="0" w:space="0" w:color="auto"/>
            <w:bottom w:val="none" w:sz="0" w:space="0" w:color="auto"/>
            <w:right w:val="none" w:sz="0" w:space="0" w:color="auto"/>
          </w:divBdr>
        </w:div>
        <w:div w:id="1050882238">
          <w:marLeft w:val="480"/>
          <w:marRight w:val="0"/>
          <w:marTop w:val="0"/>
          <w:marBottom w:val="0"/>
          <w:divBdr>
            <w:top w:val="none" w:sz="0" w:space="0" w:color="auto"/>
            <w:left w:val="none" w:sz="0" w:space="0" w:color="auto"/>
            <w:bottom w:val="none" w:sz="0" w:space="0" w:color="auto"/>
            <w:right w:val="none" w:sz="0" w:space="0" w:color="auto"/>
          </w:divBdr>
        </w:div>
        <w:div w:id="1086802209">
          <w:marLeft w:val="480"/>
          <w:marRight w:val="0"/>
          <w:marTop w:val="0"/>
          <w:marBottom w:val="0"/>
          <w:divBdr>
            <w:top w:val="none" w:sz="0" w:space="0" w:color="auto"/>
            <w:left w:val="none" w:sz="0" w:space="0" w:color="auto"/>
            <w:bottom w:val="none" w:sz="0" w:space="0" w:color="auto"/>
            <w:right w:val="none" w:sz="0" w:space="0" w:color="auto"/>
          </w:divBdr>
        </w:div>
        <w:div w:id="1089616265">
          <w:marLeft w:val="480"/>
          <w:marRight w:val="0"/>
          <w:marTop w:val="0"/>
          <w:marBottom w:val="0"/>
          <w:divBdr>
            <w:top w:val="none" w:sz="0" w:space="0" w:color="auto"/>
            <w:left w:val="none" w:sz="0" w:space="0" w:color="auto"/>
            <w:bottom w:val="none" w:sz="0" w:space="0" w:color="auto"/>
            <w:right w:val="none" w:sz="0" w:space="0" w:color="auto"/>
          </w:divBdr>
        </w:div>
        <w:div w:id="1098449685">
          <w:marLeft w:val="480"/>
          <w:marRight w:val="0"/>
          <w:marTop w:val="0"/>
          <w:marBottom w:val="0"/>
          <w:divBdr>
            <w:top w:val="none" w:sz="0" w:space="0" w:color="auto"/>
            <w:left w:val="none" w:sz="0" w:space="0" w:color="auto"/>
            <w:bottom w:val="none" w:sz="0" w:space="0" w:color="auto"/>
            <w:right w:val="none" w:sz="0" w:space="0" w:color="auto"/>
          </w:divBdr>
        </w:div>
        <w:div w:id="1123499647">
          <w:marLeft w:val="480"/>
          <w:marRight w:val="0"/>
          <w:marTop w:val="0"/>
          <w:marBottom w:val="0"/>
          <w:divBdr>
            <w:top w:val="none" w:sz="0" w:space="0" w:color="auto"/>
            <w:left w:val="none" w:sz="0" w:space="0" w:color="auto"/>
            <w:bottom w:val="none" w:sz="0" w:space="0" w:color="auto"/>
            <w:right w:val="none" w:sz="0" w:space="0" w:color="auto"/>
          </w:divBdr>
        </w:div>
        <w:div w:id="1134173966">
          <w:marLeft w:val="480"/>
          <w:marRight w:val="0"/>
          <w:marTop w:val="0"/>
          <w:marBottom w:val="0"/>
          <w:divBdr>
            <w:top w:val="none" w:sz="0" w:space="0" w:color="auto"/>
            <w:left w:val="none" w:sz="0" w:space="0" w:color="auto"/>
            <w:bottom w:val="none" w:sz="0" w:space="0" w:color="auto"/>
            <w:right w:val="none" w:sz="0" w:space="0" w:color="auto"/>
          </w:divBdr>
        </w:div>
        <w:div w:id="1196389781">
          <w:marLeft w:val="480"/>
          <w:marRight w:val="0"/>
          <w:marTop w:val="0"/>
          <w:marBottom w:val="0"/>
          <w:divBdr>
            <w:top w:val="none" w:sz="0" w:space="0" w:color="auto"/>
            <w:left w:val="none" w:sz="0" w:space="0" w:color="auto"/>
            <w:bottom w:val="none" w:sz="0" w:space="0" w:color="auto"/>
            <w:right w:val="none" w:sz="0" w:space="0" w:color="auto"/>
          </w:divBdr>
        </w:div>
        <w:div w:id="1202205520">
          <w:marLeft w:val="480"/>
          <w:marRight w:val="0"/>
          <w:marTop w:val="0"/>
          <w:marBottom w:val="0"/>
          <w:divBdr>
            <w:top w:val="none" w:sz="0" w:space="0" w:color="auto"/>
            <w:left w:val="none" w:sz="0" w:space="0" w:color="auto"/>
            <w:bottom w:val="none" w:sz="0" w:space="0" w:color="auto"/>
            <w:right w:val="none" w:sz="0" w:space="0" w:color="auto"/>
          </w:divBdr>
        </w:div>
        <w:div w:id="1236934322">
          <w:marLeft w:val="480"/>
          <w:marRight w:val="0"/>
          <w:marTop w:val="0"/>
          <w:marBottom w:val="0"/>
          <w:divBdr>
            <w:top w:val="none" w:sz="0" w:space="0" w:color="auto"/>
            <w:left w:val="none" w:sz="0" w:space="0" w:color="auto"/>
            <w:bottom w:val="none" w:sz="0" w:space="0" w:color="auto"/>
            <w:right w:val="none" w:sz="0" w:space="0" w:color="auto"/>
          </w:divBdr>
        </w:div>
        <w:div w:id="1257784705">
          <w:marLeft w:val="480"/>
          <w:marRight w:val="0"/>
          <w:marTop w:val="0"/>
          <w:marBottom w:val="0"/>
          <w:divBdr>
            <w:top w:val="none" w:sz="0" w:space="0" w:color="auto"/>
            <w:left w:val="none" w:sz="0" w:space="0" w:color="auto"/>
            <w:bottom w:val="none" w:sz="0" w:space="0" w:color="auto"/>
            <w:right w:val="none" w:sz="0" w:space="0" w:color="auto"/>
          </w:divBdr>
        </w:div>
        <w:div w:id="1291471239">
          <w:marLeft w:val="480"/>
          <w:marRight w:val="0"/>
          <w:marTop w:val="0"/>
          <w:marBottom w:val="0"/>
          <w:divBdr>
            <w:top w:val="none" w:sz="0" w:space="0" w:color="auto"/>
            <w:left w:val="none" w:sz="0" w:space="0" w:color="auto"/>
            <w:bottom w:val="none" w:sz="0" w:space="0" w:color="auto"/>
            <w:right w:val="none" w:sz="0" w:space="0" w:color="auto"/>
          </w:divBdr>
        </w:div>
        <w:div w:id="1339236162">
          <w:marLeft w:val="480"/>
          <w:marRight w:val="0"/>
          <w:marTop w:val="0"/>
          <w:marBottom w:val="0"/>
          <w:divBdr>
            <w:top w:val="none" w:sz="0" w:space="0" w:color="auto"/>
            <w:left w:val="none" w:sz="0" w:space="0" w:color="auto"/>
            <w:bottom w:val="none" w:sz="0" w:space="0" w:color="auto"/>
            <w:right w:val="none" w:sz="0" w:space="0" w:color="auto"/>
          </w:divBdr>
        </w:div>
        <w:div w:id="1441679009">
          <w:marLeft w:val="480"/>
          <w:marRight w:val="0"/>
          <w:marTop w:val="0"/>
          <w:marBottom w:val="0"/>
          <w:divBdr>
            <w:top w:val="none" w:sz="0" w:space="0" w:color="auto"/>
            <w:left w:val="none" w:sz="0" w:space="0" w:color="auto"/>
            <w:bottom w:val="none" w:sz="0" w:space="0" w:color="auto"/>
            <w:right w:val="none" w:sz="0" w:space="0" w:color="auto"/>
          </w:divBdr>
        </w:div>
        <w:div w:id="1460146524">
          <w:marLeft w:val="480"/>
          <w:marRight w:val="0"/>
          <w:marTop w:val="0"/>
          <w:marBottom w:val="0"/>
          <w:divBdr>
            <w:top w:val="none" w:sz="0" w:space="0" w:color="auto"/>
            <w:left w:val="none" w:sz="0" w:space="0" w:color="auto"/>
            <w:bottom w:val="none" w:sz="0" w:space="0" w:color="auto"/>
            <w:right w:val="none" w:sz="0" w:space="0" w:color="auto"/>
          </w:divBdr>
        </w:div>
        <w:div w:id="1492794399">
          <w:marLeft w:val="480"/>
          <w:marRight w:val="0"/>
          <w:marTop w:val="0"/>
          <w:marBottom w:val="0"/>
          <w:divBdr>
            <w:top w:val="none" w:sz="0" w:space="0" w:color="auto"/>
            <w:left w:val="none" w:sz="0" w:space="0" w:color="auto"/>
            <w:bottom w:val="none" w:sz="0" w:space="0" w:color="auto"/>
            <w:right w:val="none" w:sz="0" w:space="0" w:color="auto"/>
          </w:divBdr>
        </w:div>
        <w:div w:id="1503814824">
          <w:marLeft w:val="480"/>
          <w:marRight w:val="0"/>
          <w:marTop w:val="0"/>
          <w:marBottom w:val="0"/>
          <w:divBdr>
            <w:top w:val="none" w:sz="0" w:space="0" w:color="auto"/>
            <w:left w:val="none" w:sz="0" w:space="0" w:color="auto"/>
            <w:bottom w:val="none" w:sz="0" w:space="0" w:color="auto"/>
            <w:right w:val="none" w:sz="0" w:space="0" w:color="auto"/>
          </w:divBdr>
        </w:div>
        <w:div w:id="1510826402">
          <w:marLeft w:val="480"/>
          <w:marRight w:val="0"/>
          <w:marTop w:val="0"/>
          <w:marBottom w:val="0"/>
          <w:divBdr>
            <w:top w:val="none" w:sz="0" w:space="0" w:color="auto"/>
            <w:left w:val="none" w:sz="0" w:space="0" w:color="auto"/>
            <w:bottom w:val="none" w:sz="0" w:space="0" w:color="auto"/>
            <w:right w:val="none" w:sz="0" w:space="0" w:color="auto"/>
          </w:divBdr>
        </w:div>
        <w:div w:id="1612398887">
          <w:marLeft w:val="480"/>
          <w:marRight w:val="0"/>
          <w:marTop w:val="0"/>
          <w:marBottom w:val="0"/>
          <w:divBdr>
            <w:top w:val="none" w:sz="0" w:space="0" w:color="auto"/>
            <w:left w:val="none" w:sz="0" w:space="0" w:color="auto"/>
            <w:bottom w:val="none" w:sz="0" w:space="0" w:color="auto"/>
            <w:right w:val="none" w:sz="0" w:space="0" w:color="auto"/>
          </w:divBdr>
        </w:div>
        <w:div w:id="1648126718">
          <w:marLeft w:val="480"/>
          <w:marRight w:val="0"/>
          <w:marTop w:val="0"/>
          <w:marBottom w:val="0"/>
          <w:divBdr>
            <w:top w:val="none" w:sz="0" w:space="0" w:color="auto"/>
            <w:left w:val="none" w:sz="0" w:space="0" w:color="auto"/>
            <w:bottom w:val="none" w:sz="0" w:space="0" w:color="auto"/>
            <w:right w:val="none" w:sz="0" w:space="0" w:color="auto"/>
          </w:divBdr>
        </w:div>
        <w:div w:id="1677490835">
          <w:marLeft w:val="480"/>
          <w:marRight w:val="0"/>
          <w:marTop w:val="0"/>
          <w:marBottom w:val="0"/>
          <w:divBdr>
            <w:top w:val="none" w:sz="0" w:space="0" w:color="auto"/>
            <w:left w:val="none" w:sz="0" w:space="0" w:color="auto"/>
            <w:bottom w:val="none" w:sz="0" w:space="0" w:color="auto"/>
            <w:right w:val="none" w:sz="0" w:space="0" w:color="auto"/>
          </w:divBdr>
        </w:div>
        <w:div w:id="1693801614">
          <w:marLeft w:val="480"/>
          <w:marRight w:val="0"/>
          <w:marTop w:val="0"/>
          <w:marBottom w:val="0"/>
          <w:divBdr>
            <w:top w:val="none" w:sz="0" w:space="0" w:color="auto"/>
            <w:left w:val="none" w:sz="0" w:space="0" w:color="auto"/>
            <w:bottom w:val="none" w:sz="0" w:space="0" w:color="auto"/>
            <w:right w:val="none" w:sz="0" w:space="0" w:color="auto"/>
          </w:divBdr>
        </w:div>
        <w:div w:id="1802577161">
          <w:marLeft w:val="480"/>
          <w:marRight w:val="0"/>
          <w:marTop w:val="0"/>
          <w:marBottom w:val="0"/>
          <w:divBdr>
            <w:top w:val="none" w:sz="0" w:space="0" w:color="auto"/>
            <w:left w:val="none" w:sz="0" w:space="0" w:color="auto"/>
            <w:bottom w:val="none" w:sz="0" w:space="0" w:color="auto"/>
            <w:right w:val="none" w:sz="0" w:space="0" w:color="auto"/>
          </w:divBdr>
        </w:div>
        <w:div w:id="1824003949">
          <w:marLeft w:val="480"/>
          <w:marRight w:val="0"/>
          <w:marTop w:val="0"/>
          <w:marBottom w:val="0"/>
          <w:divBdr>
            <w:top w:val="none" w:sz="0" w:space="0" w:color="auto"/>
            <w:left w:val="none" w:sz="0" w:space="0" w:color="auto"/>
            <w:bottom w:val="none" w:sz="0" w:space="0" w:color="auto"/>
            <w:right w:val="none" w:sz="0" w:space="0" w:color="auto"/>
          </w:divBdr>
        </w:div>
        <w:div w:id="1879392691">
          <w:marLeft w:val="480"/>
          <w:marRight w:val="0"/>
          <w:marTop w:val="0"/>
          <w:marBottom w:val="0"/>
          <w:divBdr>
            <w:top w:val="none" w:sz="0" w:space="0" w:color="auto"/>
            <w:left w:val="none" w:sz="0" w:space="0" w:color="auto"/>
            <w:bottom w:val="none" w:sz="0" w:space="0" w:color="auto"/>
            <w:right w:val="none" w:sz="0" w:space="0" w:color="auto"/>
          </w:divBdr>
        </w:div>
        <w:div w:id="1916934520">
          <w:marLeft w:val="480"/>
          <w:marRight w:val="0"/>
          <w:marTop w:val="0"/>
          <w:marBottom w:val="0"/>
          <w:divBdr>
            <w:top w:val="none" w:sz="0" w:space="0" w:color="auto"/>
            <w:left w:val="none" w:sz="0" w:space="0" w:color="auto"/>
            <w:bottom w:val="none" w:sz="0" w:space="0" w:color="auto"/>
            <w:right w:val="none" w:sz="0" w:space="0" w:color="auto"/>
          </w:divBdr>
        </w:div>
        <w:div w:id="1923295279">
          <w:marLeft w:val="480"/>
          <w:marRight w:val="0"/>
          <w:marTop w:val="0"/>
          <w:marBottom w:val="0"/>
          <w:divBdr>
            <w:top w:val="none" w:sz="0" w:space="0" w:color="auto"/>
            <w:left w:val="none" w:sz="0" w:space="0" w:color="auto"/>
            <w:bottom w:val="none" w:sz="0" w:space="0" w:color="auto"/>
            <w:right w:val="none" w:sz="0" w:space="0" w:color="auto"/>
          </w:divBdr>
        </w:div>
        <w:div w:id="1978609437">
          <w:marLeft w:val="480"/>
          <w:marRight w:val="0"/>
          <w:marTop w:val="0"/>
          <w:marBottom w:val="0"/>
          <w:divBdr>
            <w:top w:val="none" w:sz="0" w:space="0" w:color="auto"/>
            <w:left w:val="none" w:sz="0" w:space="0" w:color="auto"/>
            <w:bottom w:val="none" w:sz="0" w:space="0" w:color="auto"/>
            <w:right w:val="none" w:sz="0" w:space="0" w:color="auto"/>
          </w:divBdr>
        </w:div>
        <w:div w:id="1982610716">
          <w:marLeft w:val="480"/>
          <w:marRight w:val="0"/>
          <w:marTop w:val="0"/>
          <w:marBottom w:val="0"/>
          <w:divBdr>
            <w:top w:val="none" w:sz="0" w:space="0" w:color="auto"/>
            <w:left w:val="none" w:sz="0" w:space="0" w:color="auto"/>
            <w:bottom w:val="none" w:sz="0" w:space="0" w:color="auto"/>
            <w:right w:val="none" w:sz="0" w:space="0" w:color="auto"/>
          </w:divBdr>
        </w:div>
        <w:div w:id="2003002364">
          <w:marLeft w:val="480"/>
          <w:marRight w:val="0"/>
          <w:marTop w:val="0"/>
          <w:marBottom w:val="0"/>
          <w:divBdr>
            <w:top w:val="none" w:sz="0" w:space="0" w:color="auto"/>
            <w:left w:val="none" w:sz="0" w:space="0" w:color="auto"/>
            <w:bottom w:val="none" w:sz="0" w:space="0" w:color="auto"/>
            <w:right w:val="none" w:sz="0" w:space="0" w:color="auto"/>
          </w:divBdr>
        </w:div>
        <w:div w:id="2009286309">
          <w:marLeft w:val="480"/>
          <w:marRight w:val="0"/>
          <w:marTop w:val="0"/>
          <w:marBottom w:val="0"/>
          <w:divBdr>
            <w:top w:val="none" w:sz="0" w:space="0" w:color="auto"/>
            <w:left w:val="none" w:sz="0" w:space="0" w:color="auto"/>
            <w:bottom w:val="none" w:sz="0" w:space="0" w:color="auto"/>
            <w:right w:val="none" w:sz="0" w:space="0" w:color="auto"/>
          </w:divBdr>
        </w:div>
        <w:div w:id="2121608459">
          <w:marLeft w:val="480"/>
          <w:marRight w:val="0"/>
          <w:marTop w:val="0"/>
          <w:marBottom w:val="0"/>
          <w:divBdr>
            <w:top w:val="none" w:sz="0" w:space="0" w:color="auto"/>
            <w:left w:val="none" w:sz="0" w:space="0" w:color="auto"/>
            <w:bottom w:val="none" w:sz="0" w:space="0" w:color="auto"/>
            <w:right w:val="none" w:sz="0" w:space="0" w:color="auto"/>
          </w:divBdr>
        </w:div>
      </w:divsChild>
    </w:div>
    <w:div w:id="797340446">
      <w:bodyDiv w:val="1"/>
      <w:marLeft w:val="0"/>
      <w:marRight w:val="0"/>
      <w:marTop w:val="0"/>
      <w:marBottom w:val="0"/>
      <w:divBdr>
        <w:top w:val="none" w:sz="0" w:space="0" w:color="auto"/>
        <w:left w:val="none" w:sz="0" w:space="0" w:color="auto"/>
        <w:bottom w:val="none" w:sz="0" w:space="0" w:color="auto"/>
        <w:right w:val="none" w:sz="0" w:space="0" w:color="auto"/>
      </w:divBdr>
      <w:divsChild>
        <w:div w:id="15277009">
          <w:marLeft w:val="480"/>
          <w:marRight w:val="0"/>
          <w:marTop w:val="0"/>
          <w:marBottom w:val="0"/>
          <w:divBdr>
            <w:top w:val="none" w:sz="0" w:space="0" w:color="auto"/>
            <w:left w:val="none" w:sz="0" w:space="0" w:color="auto"/>
            <w:bottom w:val="none" w:sz="0" w:space="0" w:color="auto"/>
            <w:right w:val="none" w:sz="0" w:space="0" w:color="auto"/>
          </w:divBdr>
        </w:div>
        <w:div w:id="18969793">
          <w:marLeft w:val="480"/>
          <w:marRight w:val="0"/>
          <w:marTop w:val="0"/>
          <w:marBottom w:val="0"/>
          <w:divBdr>
            <w:top w:val="none" w:sz="0" w:space="0" w:color="auto"/>
            <w:left w:val="none" w:sz="0" w:space="0" w:color="auto"/>
            <w:bottom w:val="none" w:sz="0" w:space="0" w:color="auto"/>
            <w:right w:val="none" w:sz="0" w:space="0" w:color="auto"/>
          </w:divBdr>
        </w:div>
        <w:div w:id="27948395">
          <w:marLeft w:val="480"/>
          <w:marRight w:val="0"/>
          <w:marTop w:val="0"/>
          <w:marBottom w:val="0"/>
          <w:divBdr>
            <w:top w:val="none" w:sz="0" w:space="0" w:color="auto"/>
            <w:left w:val="none" w:sz="0" w:space="0" w:color="auto"/>
            <w:bottom w:val="none" w:sz="0" w:space="0" w:color="auto"/>
            <w:right w:val="none" w:sz="0" w:space="0" w:color="auto"/>
          </w:divBdr>
        </w:div>
        <w:div w:id="31537763">
          <w:marLeft w:val="480"/>
          <w:marRight w:val="0"/>
          <w:marTop w:val="0"/>
          <w:marBottom w:val="0"/>
          <w:divBdr>
            <w:top w:val="none" w:sz="0" w:space="0" w:color="auto"/>
            <w:left w:val="none" w:sz="0" w:space="0" w:color="auto"/>
            <w:bottom w:val="none" w:sz="0" w:space="0" w:color="auto"/>
            <w:right w:val="none" w:sz="0" w:space="0" w:color="auto"/>
          </w:divBdr>
        </w:div>
        <w:div w:id="33624228">
          <w:marLeft w:val="480"/>
          <w:marRight w:val="0"/>
          <w:marTop w:val="0"/>
          <w:marBottom w:val="0"/>
          <w:divBdr>
            <w:top w:val="none" w:sz="0" w:space="0" w:color="auto"/>
            <w:left w:val="none" w:sz="0" w:space="0" w:color="auto"/>
            <w:bottom w:val="none" w:sz="0" w:space="0" w:color="auto"/>
            <w:right w:val="none" w:sz="0" w:space="0" w:color="auto"/>
          </w:divBdr>
        </w:div>
        <w:div w:id="87822534">
          <w:marLeft w:val="480"/>
          <w:marRight w:val="0"/>
          <w:marTop w:val="0"/>
          <w:marBottom w:val="0"/>
          <w:divBdr>
            <w:top w:val="none" w:sz="0" w:space="0" w:color="auto"/>
            <w:left w:val="none" w:sz="0" w:space="0" w:color="auto"/>
            <w:bottom w:val="none" w:sz="0" w:space="0" w:color="auto"/>
            <w:right w:val="none" w:sz="0" w:space="0" w:color="auto"/>
          </w:divBdr>
        </w:div>
        <w:div w:id="115950137">
          <w:marLeft w:val="480"/>
          <w:marRight w:val="0"/>
          <w:marTop w:val="0"/>
          <w:marBottom w:val="0"/>
          <w:divBdr>
            <w:top w:val="none" w:sz="0" w:space="0" w:color="auto"/>
            <w:left w:val="none" w:sz="0" w:space="0" w:color="auto"/>
            <w:bottom w:val="none" w:sz="0" w:space="0" w:color="auto"/>
            <w:right w:val="none" w:sz="0" w:space="0" w:color="auto"/>
          </w:divBdr>
        </w:div>
        <w:div w:id="123088047">
          <w:marLeft w:val="480"/>
          <w:marRight w:val="0"/>
          <w:marTop w:val="0"/>
          <w:marBottom w:val="0"/>
          <w:divBdr>
            <w:top w:val="none" w:sz="0" w:space="0" w:color="auto"/>
            <w:left w:val="none" w:sz="0" w:space="0" w:color="auto"/>
            <w:bottom w:val="none" w:sz="0" w:space="0" w:color="auto"/>
            <w:right w:val="none" w:sz="0" w:space="0" w:color="auto"/>
          </w:divBdr>
        </w:div>
        <w:div w:id="125776533">
          <w:marLeft w:val="480"/>
          <w:marRight w:val="0"/>
          <w:marTop w:val="0"/>
          <w:marBottom w:val="0"/>
          <w:divBdr>
            <w:top w:val="none" w:sz="0" w:space="0" w:color="auto"/>
            <w:left w:val="none" w:sz="0" w:space="0" w:color="auto"/>
            <w:bottom w:val="none" w:sz="0" w:space="0" w:color="auto"/>
            <w:right w:val="none" w:sz="0" w:space="0" w:color="auto"/>
          </w:divBdr>
        </w:div>
        <w:div w:id="167410065">
          <w:marLeft w:val="480"/>
          <w:marRight w:val="0"/>
          <w:marTop w:val="0"/>
          <w:marBottom w:val="0"/>
          <w:divBdr>
            <w:top w:val="none" w:sz="0" w:space="0" w:color="auto"/>
            <w:left w:val="none" w:sz="0" w:space="0" w:color="auto"/>
            <w:bottom w:val="none" w:sz="0" w:space="0" w:color="auto"/>
            <w:right w:val="none" w:sz="0" w:space="0" w:color="auto"/>
          </w:divBdr>
        </w:div>
        <w:div w:id="182675996">
          <w:marLeft w:val="480"/>
          <w:marRight w:val="0"/>
          <w:marTop w:val="0"/>
          <w:marBottom w:val="0"/>
          <w:divBdr>
            <w:top w:val="none" w:sz="0" w:space="0" w:color="auto"/>
            <w:left w:val="none" w:sz="0" w:space="0" w:color="auto"/>
            <w:bottom w:val="none" w:sz="0" w:space="0" w:color="auto"/>
            <w:right w:val="none" w:sz="0" w:space="0" w:color="auto"/>
          </w:divBdr>
        </w:div>
        <w:div w:id="196897834">
          <w:marLeft w:val="480"/>
          <w:marRight w:val="0"/>
          <w:marTop w:val="0"/>
          <w:marBottom w:val="0"/>
          <w:divBdr>
            <w:top w:val="none" w:sz="0" w:space="0" w:color="auto"/>
            <w:left w:val="none" w:sz="0" w:space="0" w:color="auto"/>
            <w:bottom w:val="none" w:sz="0" w:space="0" w:color="auto"/>
            <w:right w:val="none" w:sz="0" w:space="0" w:color="auto"/>
          </w:divBdr>
        </w:div>
        <w:div w:id="201867157">
          <w:marLeft w:val="480"/>
          <w:marRight w:val="0"/>
          <w:marTop w:val="0"/>
          <w:marBottom w:val="0"/>
          <w:divBdr>
            <w:top w:val="none" w:sz="0" w:space="0" w:color="auto"/>
            <w:left w:val="none" w:sz="0" w:space="0" w:color="auto"/>
            <w:bottom w:val="none" w:sz="0" w:space="0" w:color="auto"/>
            <w:right w:val="none" w:sz="0" w:space="0" w:color="auto"/>
          </w:divBdr>
        </w:div>
        <w:div w:id="229846171">
          <w:marLeft w:val="480"/>
          <w:marRight w:val="0"/>
          <w:marTop w:val="0"/>
          <w:marBottom w:val="0"/>
          <w:divBdr>
            <w:top w:val="none" w:sz="0" w:space="0" w:color="auto"/>
            <w:left w:val="none" w:sz="0" w:space="0" w:color="auto"/>
            <w:bottom w:val="none" w:sz="0" w:space="0" w:color="auto"/>
            <w:right w:val="none" w:sz="0" w:space="0" w:color="auto"/>
          </w:divBdr>
        </w:div>
        <w:div w:id="315299523">
          <w:marLeft w:val="480"/>
          <w:marRight w:val="0"/>
          <w:marTop w:val="0"/>
          <w:marBottom w:val="0"/>
          <w:divBdr>
            <w:top w:val="none" w:sz="0" w:space="0" w:color="auto"/>
            <w:left w:val="none" w:sz="0" w:space="0" w:color="auto"/>
            <w:bottom w:val="none" w:sz="0" w:space="0" w:color="auto"/>
            <w:right w:val="none" w:sz="0" w:space="0" w:color="auto"/>
          </w:divBdr>
        </w:div>
        <w:div w:id="404256181">
          <w:marLeft w:val="480"/>
          <w:marRight w:val="0"/>
          <w:marTop w:val="0"/>
          <w:marBottom w:val="0"/>
          <w:divBdr>
            <w:top w:val="none" w:sz="0" w:space="0" w:color="auto"/>
            <w:left w:val="none" w:sz="0" w:space="0" w:color="auto"/>
            <w:bottom w:val="none" w:sz="0" w:space="0" w:color="auto"/>
            <w:right w:val="none" w:sz="0" w:space="0" w:color="auto"/>
          </w:divBdr>
        </w:div>
        <w:div w:id="405688242">
          <w:marLeft w:val="480"/>
          <w:marRight w:val="0"/>
          <w:marTop w:val="0"/>
          <w:marBottom w:val="0"/>
          <w:divBdr>
            <w:top w:val="none" w:sz="0" w:space="0" w:color="auto"/>
            <w:left w:val="none" w:sz="0" w:space="0" w:color="auto"/>
            <w:bottom w:val="none" w:sz="0" w:space="0" w:color="auto"/>
            <w:right w:val="none" w:sz="0" w:space="0" w:color="auto"/>
          </w:divBdr>
        </w:div>
        <w:div w:id="459497277">
          <w:marLeft w:val="480"/>
          <w:marRight w:val="0"/>
          <w:marTop w:val="0"/>
          <w:marBottom w:val="0"/>
          <w:divBdr>
            <w:top w:val="none" w:sz="0" w:space="0" w:color="auto"/>
            <w:left w:val="none" w:sz="0" w:space="0" w:color="auto"/>
            <w:bottom w:val="none" w:sz="0" w:space="0" w:color="auto"/>
            <w:right w:val="none" w:sz="0" w:space="0" w:color="auto"/>
          </w:divBdr>
        </w:div>
        <w:div w:id="501697791">
          <w:marLeft w:val="480"/>
          <w:marRight w:val="0"/>
          <w:marTop w:val="0"/>
          <w:marBottom w:val="0"/>
          <w:divBdr>
            <w:top w:val="none" w:sz="0" w:space="0" w:color="auto"/>
            <w:left w:val="none" w:sz="0" w:space="0" w:color="auto"/>
            <w:bottom w:val="none" w:sz="0" w:space="0" w:color="auto"/>
            <w:right w:val="none" w:sz="0" w:space="0" w:color="auto"/>
          </w:divBdr>
        </w:div>
        <w:div w:id="503514177">
          <w:marLeft w:val="480"/>
          <w:marRight w:val="0"/>
          <w:marTop w:val="0"/>
          <w:marBottom w:val="0"/>
          <w:divBdr>
            <w:top w:val="none" w:sz="0" w:space="0" w:color="auto"/>
            <w:left w:val="none" w:sz="0" w:space="0" w:color="auto"/>
            <w:bottom w:val="none" w:sz="0" w:space="0" w:color="auto"/>
            <w:right w:val="none" w:sz="0" w:space="0" w:color="auto"/>
          </w:divBdr>
        </w:div>
        <w:div w:id="503862469">
          <w:marLeft w:val="480"/>
          <w:marRight w:val="0"/>
          <w:marTop w:val="0"/>
          <w:marBottom w:val="0"/>
          <w:divBdr>
            <w:top w:val="none" w:sz="0" w:space="0" w:color="auto"/>
            <w:left w:val="none" w:sz="0" w:space="0" w:color="auto"/>
            <w:bottom w:val="none" w:sz="0" w:space="0" w:color="auto"/>
            <w:right w:val="none" w:sz="0" w:space="0" w:color="auto"/>
          </w:divBdr>
        </w:div>
        <w:div w:id="510922217">
          <w:marLeft w:val="480"/>
          <w:marRight w:val="0"/>
          <w:marTop w:val="0"/>
          <w:marBottom w:val="0"/>
          <w:divBdr>
            <w:top w:val="none" w:sz="0" w:space="0" w:color="auto"/>
            <w:left w:val="none" w:sz="0" w:space="0" w:color="auto"/>
            <w:bottom w:val="none" w:sz="0" w:space="0" w:color="auto"/>
            <w:right w:val="none" w:sz="0" w:space="0" w:color="auto"/>
          </w:divBdr>
        </w:div>
        <w:div w:id="566302101">
          <w:marLeft w:val="480"/>
          <w:marRight w:val="0"/>
          <w:marTop w:val="0"/>
          <w:marBottom w:val="0"/>
          <w:divBdr>
            <w:top w:val="none" w:sz="0" w:space="0" w:color="auto"/>
            <w:left w:val="none" w:sz="0" w:space="0" w:color="auto"/>
            <w:bottom w:val="none" w:sz="0" w:space="0" w:color="auto"/>
            <w:right w:val="none" w:sz="0" w:space="0" w:color="auto"/>
          </w:divBdr>
        </w:div>
        <w:div w:id="575432976">
          <w:marLeft w:val="480"/>
          <w:marRight w:val="0"/>
          <w:marTop w:val="0"/>
          <w:marBottom w:val="0"/>
          <w:divBdr>
            <w:top w:val="none" w:sz="0" w:space="0" w:color="auto"/>
            <w:left w:val="none" w:sz="0" w:space="0" w:color="auto"/>
            <w:bottom w:val="none" w:sz="0" w:space="0" w:color="auto"/>
            <w:right w:val="none" w:sz="0" w:space="0" w:color="auto"/>
          </w:divBdr>
        </w:div>
        <w:div w:id="627980467">
          <w:marLeft w:val="480"/>
          <w:marRight w:val="0"/>
          <w:marTop w:val="0"/>
          <w:marBottom w:val="0"/>
          <w:divBdr>
            <w:top w:val="none" w:sz="0" w:space="0" w:color="auto"/>
            <w:left w:val="none" w:sz="0" w:space="0" w:color="auto"/>
            <w:bottom w:val="none" w:sz="0" w:space="0" w:color="auto"/>
            <w:right w:val="none" w:sz="0" w:space="0" w:color="auto"/>
          </w:divBdr>
        </w:div>
        <w:div w:id="635839173">
          <w:marLeft w:val="480"/>
          <w:marRight w:val="0"/>
          <w:marTop w:val="0"/>
          <w:marBottom w:val="0"/>
          <w:divBdr>
            <w:top w:val="none" w:sz="0" w:space="0" w:color="auto"/>
            <w:left w:val="none" w:sz="0" w:space="0" w:color="auto"/>
            <w:bottom w:val="none" w:sz="0" w:space="0" w:color="auto"/>
            <w:right w:val="none" w:sz="0" w:space="0" w:color="auto"/>
          </w:divBdr>
        </w:div>
        <w:div w:id="669602358">
          <w:marLeft w:val="480"/>
          <w:marRight w:val="0"/>
          <w:marTop w:val="0"/>
          <w:marBottom w:val="0"/>
          <w:divBdr>
            <w:top w:val="none" w:sz="0" w:space="0" w:color="auto"/>
            <w:left w:val="none" w:sz="0" w:space="0" w:color="auto"/>
            <w:bottom w:val="none" w:sz="0" w:space="0" w:color="auto"/>
            <w:right w:val="none" w:sz="0" w:space="0" w:color="auto"/>
          </w:divBdr>
        </w:div>
        <w:div w:id="692532586">
          <w:marLeft w:val="480"/>
          <w:marRight w:val="0"/>
          <w:marTop w:val="0"/>
          <w:marBottom w:val="0"/>
          <w:divBdr>
            <w:top w:val="none" w:sz="0" w:space="0" w:color="auto"/>
            <w:left w:val="none" w:sz="0" w:space="0" w:color="auto"/>
            <w:bottom w:val="none" w:sz="0" w:space="0" w:color="auto"/>
            <w:right w:val="none" w:sz="0" w:space="0" w:color="auto"/>
          </w:divBdr>
        </w:div>
        <w:div w:id="693504823">
          <w:marLeft w:val="480"/>
          <w:marRight w:val="0"/>
          <w:marTop w:val="0"/>
          <w:marBottom w:val="0"/>
          <w:divBdr>
            <w:top w:val="none" w:sz="0" w:space="0" w:color="auto"/>
            <w:left w:val="none" w:sz="0" w:space="0" w:color="auto"/>
            <w:bottom w:val="none" w:sz="0" w:space="0" w:color="auto"/>
            <w:right w:val="none" w:sz="0" w:space="0" w:color="auto"/>
          </w:divBdr>
        </w:div>
        <w:div w:id="745763685">
          <w:marLeft w:val="480"/>
          <w:marRight w:val="0"/>
          <w:marTop w:val="0"/>
          <w:marBottom w:val="0"/>
          <w:divBdr>
            <w:top w:val="none" w:sz="0" w:space="0" w:color="auto"/>
            <w:left w:val="none" w:sz="0" w:space="0" w:color="auto"/>
            <w:bottom w:val="none" w:sz="0" w:space="0" w:color="auto"/>
            <w:right w:val="none" w:sz="0" w:space="0" w:color="auto"/>
          </w:divBdr>
        </w:div>
        <w:div w:id="791173486">
          <w:marLeft w:val="480"/>
          <w:marRight w:val="0"/>
          <w:marTop w:val="0"/>
          <w:marBottom w:val="0"/>
          <w:divBdr>
            <w:top w:val="none" w:sz="0" w:space="0" w:color="auto"/>
            <w:left w:val="none" w:sz="0" w:space="0" w:color="auto"/>
            <w:bottom w:val="none" w:sz="0" w:space="0" w:color="auto"/>
            <w:right w:val="none" w:sz="0" w:space="0" w:color="auto"/>
          </w:divBdr>
        </w:div>
        <w:div w:id="822701070">
          <w:marLeft w:val="480"/>
          <w:marRight w:val="0"/>
          <w:marTop w:val="0"/>
          <w:marBottom w:val="0"/>
          <w:divBdr>
            <w:top w:val="none" w:sz="0" w:space="0" w:color="auto"/>
            <w:left w:val="none" w:sz="0" w:space="0" w:color="auto"/>
            <w:bottom w:val="none" w:sz="0" w:space="0" w:color="auto"/>
            <w:right w:val="none" w:sz="0" w:space="0" w:color="auto"/>
          </w:divBdr>
        </w:div>
        <w:div w:id="865368004">
          <w:marLeft w:val="480"/>
          <w:marRight w:val="0"/>
          <w:marTop w:val="0"/>
          <w:marBottom w:val="0"/>
          <w:divBdr>
            <w:top w:val="none" w:sz="0" w:space="0" w:color="auto"/>
            <w:left w:val="none" w:sz="0" w:space="0" w:color="auto"/>
            <w:bottom w:val="none" w:sz="0" w:space="0" w:color="auto"/>
            <w:right w:val="none" w:sz="0" w:space="0" w:color="auto"/>
          </w:divBdr>
        </w:div>
        <w:div w:id="868450299">
          <w:marLeft w:val="480"/>
          <w:marRight w:val="0"/>
          <w:marTop w:val="0"/>
          <w:marBottom w:val="0"/>
          <w:divBdr>
            <w:top w:val="none" w:sz="0" w:space="0" w:color="auto"/>
            <w:left w:val="none" w:sz="0" w:space="0" w:color="auto"/>
            <w:bottom w:val="none" w:sz="0" w:space="0" w:color="auto"/>
            <w:right w:val="none" w:sz="0" w:space="0" w:color="auto"/>
          </w:divBdr>
        </w:div>
        <w:div w:id="874736185">
          <w:marLeft w:val="480"/>
          <w:marRight w:val="0"/>
          <w:marTop w:val="0"/>
          <w:marBottom w:val="0"/>
          <w:divBdr>
            <w:top w:val="none" w:sz="0" w:space="0" w:color="auto"/>
            <w:left w:val="none" w:sz="0" w:space="0" w:color="auto"/>
            <w:bottom w:val="none" w:sz="0" w:space="0" w:color="auto"/>
            <w:right w:val="none" w:sz="0" w:space="0" w:color="auto"/>
          </w:divBdr>
        </w:div>
        <w:div w:id="896282444">
          <w:marLeft w:val="480"/>
          <w:marRight w:val="0"/>
          <w:marTop w:val="0"/>
          <w:marBottom w:val="0"/>
          <w:divBdr>
            <w:top w:val="none" w:sz="0" w:space="0" w:color="auto"/>
            <w:left w:val="none" w:sz="0" w:space="0" w:color="auto"/>
            <w:bottom w:val="none" w:sz="0" w:space="0" w:color="auto"/>
            <w:right w:val="none" w:sz="0" w:space="0" w:color="auto"/>
          </w:divBdr>
        </w:div>
        <w:div w:id="913054731">
          <w:marLeft w:val="480"/>
          <w:marRight w:val="0"/>
          <w:marTop w:val="0"/>
          <w:marBottom w:val="0"/>
          <w:divBdr>
            <w:top w:val="none" w:sz="0" w:space="0" w:color="auto"/>
            <w:left w:val="none" w:sz="0" w:space="0" w:color="auto"/>
            <w:bottom w:val="none" w:sz="0" w:space="0" w:color="auto"/>
            <w:right w:val="none" w:sz="0" w:space="0" w:color="auto"/>
          </w:divBdr>
        </w:div>
        <w:div w:id="962421136">
          <w:marLeft w:val="480"/>
          <w:marRight w:val="0"/>
          <w:marTop w:val="0"/>
          <w:marBottom w:val="0"/>
          <w:divBdr>
            <w:top w:val="none" w:sz="0" w:space="0" w:color="auto"/>
            <w:left w:val="none" w:sz="0" w:space="0" w:color="auto"/>
            <w:bottom w:val="none" w:sz="0" w:space="0" w:color="auto"/>
            <w:right w:val="none" w:sz="0" w:space="0" w:color="auto"/>
          </w:divBdr>
        </w:div>
        <w:div w:id="990908463">
          <w:marLeft w:val="480"/>
          <w:marRight w:val="0"/>
          <w:marTop w:val="0"/>
          <w:marBottom w:val="0"/>
          <w:divBdr>
            <w:top w:val="none" w:sz="0" w:space="0" w:color="auto"/>
            <w:left w:val="none" w:sz="0" w:space="0" w:color="auto"/>
            <w:bottom w:val="none" w:sz="0" w:space="0" w:color="auto"/>
            <w:right w:val="none" w:sz="0" w:space="0" w:color="auto"/>
          </w:divBdr>
        </w:div>
        <w:div w:id="1033993923">
          <w:marLeft w:val="480"/>
          <w:marRight w:val="0"/>
          <w:marTop w:val="0"/>
          <w:marBottom w:val="0"/>
          <w:divBdr>
            <w:top w:val="none" w:sz="0" w:space="0" w:color="auto"/>
            <w:left w:val="none" w:sz="0" w:space="0" w:color="auto"/>
            <w:bottom w:val="none" w:sz="0" w:space="0" w:color="auto"/>
            <w:right w:val="none" w:sz="0" w:space="0" w:color="auto"/>
          </w:divBdr>
        </w:div>
        <w:div w:id="1117409874">
          <w:marLeft w:val="480"/>
          <w:marRight w:val="0"/>
          <w:marTop w:val="0"/>
          <w:marBottom w:val="0"/>
          <w:divBdr>
            <w:top w:val="none" w:sz="0" w:space="0" w:color="auto"/>
            <w:left w:val="none" w:sz="0" w:space="0" w:color="auto"/>
            <w:bottom w:val="none" w:sz="0" w:space="0" w:color="auto"/>
            <w:right w:val="none" w:sz="0" w:space="0" w:color="auto"/>
          </w:divBdr>
        </w:div>
        <w:div w:id="1137918080">
          <w:marLeft w:val="480"/>
          <w:marRight w:val="0"/>
          <w:marTop w:val="0"/>
          <w:marBottom w:val="0"/>
          <w:divBdr>
            <w:top w:val="none" w:sz="0" w:space="0" w:color="auto"/>
            <w:left w:val="none" w:sz="0" w:space="0" w:color="auto"/>
            <w:bottom w:val="none" w:sz="0" w:space="0" w:color="auto"/>
            <w:right w:val="none" w:sz="0" w:space="0" w:color="auto"/>
          </w:divBdr>
        </w:div>
        <w:div w:id="1168903472">
          <w:marLeft w:val="480"/>
          <w:marRight w:val="0"/>
          <w:marTop w:val="0"/>
          <w:marBottom w:val="0"/>
          <w:divBdr>
            <w:top w:val="none" w:sz="0" w:space="0" w:color="auto"/>
            <w:left w:val="none" w:sz="0" w:space="0" w:color="auto"/>
            <w:bottom w:val="none" w:sz="0" w:space="0" w:color="auto"/>
            <w:right w:val="none" w:sz="0" w:space="0" w:color="auto"/>
          </w:divBdr>
        </w:div>
        <w:div w:id="1176386688">
          <w:marLeft w:val="480"/>
          <w:marRight w:val="0"/>
          <w:marTop w:val="0"/>
          <w:marBottom w:val="0"/>
          <w:divBdr>
            <w:top w:val="none" w:sz="0" w:space="0" w:color="auto"/>
            <w:left w:val="none" w:sz="0" w:space="0" w:color="auto"/>
            <w:bottom w:val="none" w:sz="0" w:space="0" w:color="auto"/>
            <w:right w:val="none" w:sz="0" w:space="0" w:color="auto"/>
          </w:divBdr>
        </w:div>
        <w:div w:id="1208759452">
          <w:marLeft w:val="480"/>
          <w:marRight w:val="0"/>
          <w:marTop w:val="0"/>
          <w:marBottom w:val="0"/>
          <w:divBdr>
            <w:top w:val="none" w:sz="0" w:space="0" w:color="auto"/>
            <w:left w:val="none" w:sz="0" w:space="0" w:color="auto"/>
            <w:bottom w:val="none" w:sz="0" w:space="0" w:color="auto"/>
            <w:right w:val="none" w:sz="0" w:space="0" w:color="auto"/>
          </w:divBdr>
        </w:div>
        <w:div w:id="1237324737">
          <w:marLeft w:val="480"/>
          <w:marRight w:val="0"/>
          <w:marTop w:val="0"/>
          <w:marBottom w:val="0"/>
          <w:divBdr>
            <w:top w:val="none" w:sz="0" w:space="0" w:color="auto"/>
            <w:left w:val="none" w:sz="0" w:space="0" w:color="auto"/>
            <w:bottom w:val="none" w:sz="0" w:space="0" w:color="auto"/>
            <w:right w:val="none" w:sz="0" w:space="0" w:color="auto"/>
          </w:divBdr>
        </w:div>
        <w:div w:id="1303731727">
          <w:marLeft w:val="480"/>
          <w:marRight w:val="0"/>
          <w:marTop w:val="0"/>
          <w:marBottom w:val="0"/>
          <w:divBdr>
            <w:top w:val="none" w:sz="0" w:space="0" w:color="auto"/>
            <w:left w:val="none" w:sz="0" w:space="0" w:color="auto"/>
            <w:bottom w:val="none" w:sz="0" w:space="0" w:color="auto"/>
            <w:right w:val="none" w:sz="0" w:space="0" w:color="auto"/>
          </w:divBdr>
        </w:div>
        <w:div w:id="1304852778">
          <w:marLeft w:val="480"/>
          <w:marRight w:val="0"/>
          <w:marTop w:val="0"/>
          <w:marBottom w:val="0"/>
          <w:divBdr>
            <w:top w:val="none" w:sz="0" w:space="0" w:color="auto"/>
            <w:left w:val="none" w:sz="0" w:space="0" w:color="auto"/>
            <w:bottom w:val="none" w:sz="0" w:space="0" w:color="auto"/>
            <w:right w:val="none" w:sz="0" w:space="0" w:color="auto"/>
          </w:divBdr>
        </w:div>
        <w:div w:id="1331639297">
          <w:marLeft w:val="480"/>
          <w:marRight w:val="0"/>
          <w:marTop w:val="0"/>
          <w:marBottom w:val="0"/>
          <w:divBdr>
            <w:top w:val="none" w:sz="0" w:space="0" w:color="auto"/>
            <w:left w:val="none" w:sz="0" w:space="0" w:color="auto"/>
            <w:bottom w:val="none" w:sz="0" w:space="0" w:color="auto"/>
            <w:right w:val="none" w:sz="0" w:space="0" w:color="auto"/>
          </w:divBdr>
        </w:div>
        <w:div w:id="1346665512">
          <w:marLeft w:val="480"/>
          <w:marRight w:val="0"/>
          <w:marTop w:val="0"/>
          <w:marBottom w:val="0"/>
          <w:divBdr>
            <w:top w:val="none" w:sz="0" w:space="0" w:color="auto"/>
            <w:left w:val="none" w:sz="0" w:space="0" w:color="auto"/>
            <w:bottom w:val="none" w:sz="0" w:space="0" w:color="auto"/>
            <w:right w:val="none" w:sz="0" w:space="0" w:color="auto"/>
          </w:divBdr>
        </w:div>
        <w:div w:id="1355763604">
          <w:marLeft w:val="480"/>
          <w:marRight w:val="0"/>
          <w:marTop w:val="0"/>
          <w:marBottom w:val="0"/>
          <w:divBdr>
            <w:top w:val="none" w:sz="0" w:space="0" w:color="auto"/>
            <w:left w:val="none" w:sz="0" w:space="0" w:color="auto"/>
            <w:bottom w:val="none" w:sz="0" w:space="0" w:color="auto"/>
            <w:right w:val="none" w:sz="0" w:space="0" w:color="auto"/>
          </w:divBdr>
        </w:div>
        <w:div w:id="1360814345">
          <w:marLeft w:val="480"/>
          <w:marRight w:val="0"/>
          <w:marTop w:val="0"/>
          <w:marBottom w:val="0"/>
          <w:divBdr>
            <w:top w:val="none" w:sz="0" w:space="0" w:color="auto"/>
            <w:left w:val="none" w:sz="0" w:space="0" w:color="auto"/>
            <w:bottom w:val="none" w:sz="0" w:space="0" w:color="auto"/>
            <w:right w:val="none" w:sz="0" w:space="0" w:color="auto"/>
          </w:divBdr>
        </w:div>
        <w:div w:id="1363944350">
          <w:marLeft w:val="480"/>
          <w:marRight w:val="0"/>
          <w:marTop w:val="0"/>
          <w:marBottom w:val="0"/>
          <w:divBdr>
            <w:top w:val="none" w:sz="0" w:space="0" w:color="auto"/>
            <w:left w:val="none" w:sz="0" w:space="0" w:color="auto"/>
            <w:bottom w:val="none" w:sz="0" w:space="0" w:color="auto"/>
            <w:right w:val="none" w:sz="0" w:space="0" w:color="auto"/>
          </w:divBdr>
        </w:div>
        <w:div w:id="1384982259">
          <w:marLeft w:val="480"/>
          <w:marRight w:val="0"/>
          <w:marTop w:val="0"/>
          <w:marBottom w:val="0"/>
          <w:divBdr>
            <w:top w:val="none" w:sz="0" w:space="0" w:color="auto"/>
            <w:left w:val="none" w:sz="0" w:space="0" w:color="auto"/>
            <w:bottom w:val="none" w:sz="0" w:space="0" w:color="auto"/>
            <w:right w:val="none" w:sz="0" w:space="0" w:color="auto"/>
          </w:divBdr>
        </w:div>
        <w:div w:id="1396394643">
          <w:marLeft w:val="480"/>
          <w:marRight w:val="0"/>
          <w:marTop w:val="0"/>
          <w:marBottom w:val="0"/>
          <w:divBdr>
            <w:top w:val="none" w:sz="0" w:space="0" w:color="auto"/>
            <w:left w:val="none" w:sz="0" w:space="0" w:color="auto"/>
            <w:bottom w:val="none" w:sz="0" w:space="0" w:color="auto"/>
            <w:right w:val="none" w:sz="0" w:space="0" w:color="auto"/>
          </w:divBdr>
        </w:div>
        <w:div w:id="1474374943">
          <w:marLeft w:val="480"/>
          <w:marRight w:val="0"/>
          <w:marTop w:val="0"/>
          <w:marBottom w:val="0"/>
          <w:divBdr>
            <w:top w:val="none" w:sz="0" w:space="0" w:color="auto"/>
            <w:left w:val="none" w:sz="0" w:space="0" w:color="auto"/>
            <w:bottom w:val="none" w:sz="0" w:space="0" w:color="auto"/>
            <w:right w:val="none" w:sz="0" w:space="0" w:color="auto"/>
          </w:divBdr>
        </w:div>
        <w:div w:id="1493175430">
          <w:marLeft w:val="480"/>
          <w:marRight w:val="0"/>
          <w:marTop w:val="0"/>
          <w:marBottom w:val="0"/>
          <w:divBdr>
            <w:top w:val="none" w:sz="0" w:space="0" w:color="auto"/>
            <w:left w:val="none" w:sz="0" w:space="0" w:color="auto"/>
            <w:bottom w:val="none" w:sz="0" w:space="0" w:color="auto"/>
            <w:right w:val="none" w:sz="0" w:space="0" w:color="auto"/>
          </w:divBdr>
        </w:div>
        <w:div w:id="1513253028">
          <w:marLeft w:val="480"/>
          <w:marRight w:val="0"/>
          <w:marTop w:val="0"/>
          <w:marBottom w:val="0"/>
          <w:divBdr>
            <w:top w:val="none" w:sz="0" w:space="0" w:color="auto"/>
            <w:left w:val="none" w:sz="0" w:space="0" w:color="auto"/>
            <w:bottom w:val="none" w:sz="0" w:space="0" w:color="auto"/>
            <w:right w:val="none" w:sz="0" w:space="0" w:color="auto"/>
          </w:divBdr>
        </w:div>
        <w:div w:id="1595241190">
          <w:marLeft w:val="480"/>
          <w:marRight w:val="0"/>
          <w:marTop w:val="0"/>
          <w:marBottom w:val="0"/>
          <w:divBdr>
            <w:top w:val="none" w:sz="0" w:space="0" w:color="auto"/>
            <w:left w:val="none" w:sz="0" w:space="0" w:color="auto"/>
            <w:bottom w:val="none" w:sz="0" w:space="0" w:color="auto"/>
            <w:right w:val="none" w:sz="0" w:space="0" w:color="auto"/>
          </w:divBdr>
        </w:div>
        <w:div w:id="1603685345">
          <w:marLeft w:val="480"/>
          <w:marRight w:val="0"/>
          <w:marTop w:val="0"/>
          <w:marBottom w:val="0"/>
          <w:divBdr>
            <w:top w:val="none" w:sz="0" w:space="0" w:color="auto"/>
            <w:left w:val="none" w:sz="0" w:space="0" w:color="auto"/>
            <w:bottom w:val="none" w:sz="0" w:space="0" w:color="auto"/>
            <w:right w:val="none" w:sz="0" w:space="0" w:color="auto"/>
          </w:divBdr>
        </w:div>
        <w:div w:id="1614749087">
          <w:marLeft w:val="480"/>
          <w:marRight w:val="0"/>
          <w:marTop w:val="0"/>
          <w:marBottom w:val="0"/>
          <w:divBdr>
            <w:top w:val="none" w:sz="0" w:space="0" w:color="auto"/>
            <w:left w:val="none" w:sz="0" w:space="0" w:color="auto"/>
            <w:bottom w:val="none" w:sz="0" w:space="0" w:color="auto"/>
            <w:right w:val="none" w:sz="0" w:space="0" w:color="auto"/>
          </w:divBdr>
        </w:div>
        <w:div w:id="1634410846">
          <w:marLeft w:val="480"/>
          <w:marRight w:val="0"/>
          <w:marTop w:val="0"/>
          <w:marBottom w:val="0"/>
          <w:divBdr>
            <w:top w:val="none" w:sz="0" w:space="0" w:color="auto"/>
            <w:left w:val="none" w:sz="0" w:space="0" w:color="auto"/>
            <w:bottom w:val="none" w:sz="0" w:space="0" w:color="auto"/>
            <w:right w:val="none" w:sz="0" w:space="0" w:color="auto"/>
          </w:divBdr>
        </w:div>
        <w:div w:id="1676614262">
          <w:marLeft w:val="480"/>
          <w:marRight w:val="0"/>
          <w:marTop w:val="0"/>
          <w:marBottom w:val="0"/>
          <w:divBdr>
            <w:top w:val="none" w:sz="0" w:space="0" w:color="auto"/>
            <w:left w:val="none" w:sz="0" w:space="0" w:color="auto"/>
            <w:bottom w:val="none" w:sz="0" w:space="0" w:color="auto"/>
            <w:right w:val="none" w:sz="0" w:space="0" w:color="auto"/>
          </w:divBdr>
        </w:div>
        <w:div w:id="1733964492">
          <w:marLeft w:val="480"/>
          <w:marRight w:val="0"/>
          <w:marTop w:val="0"/>
          <w:marBottom w:val="0"/>
          <w:divBdr>
            <w:top w:val="none" w:sz="0" w:space="0" w:color="auto"/>
            <w:left w:val="none" w:sz="0" w:space="0" w:color="auto"/>
            <w:bottom w:val="none" w:sz="0" w:space="0" w:color="auto"/>
            <w:right w:val="none" w:sz="0" w:space="0" w:color="auto"/>
          </w:divBdr>
        </w:div>
        <w:div w:id="1738212032">
          <w:marLeft w:val="480"/>
          <w:marRight w:val="0"/>
          <w:marTop w:val="0"/>
          <w:marBottom w:val="0"/>
          <w:divBdr>
            <w:top w:val="none" w:sz="0" w:space="0" w:color="auto"/>
            <w:left w:val="none" w:sz="0" w:space="0" w:color="auto"/>
            <w:bottom w:val="none" w:sz="0" w:space="0" w:color="auto"/>
            <w:right w:val="none" w:sz="0" w:space="0" w:color="auto"/>
          </w:divBdr>
        </w:div>
        <w:div w:id="1746143424">
          <w:marLeft w:val="480"/>
          <w:marRight w:val="0"/>
          <w:marTop w:val="0"/>
          <w:marBottom w:val="0"/>
          <w:divBdr>
            <w:top w:val="none" w:sz="0" w:space="0" w:color="auto"/>
            <w:left w:val="none" w:sz="0" w:space="0" w:color="auto"/>
            <w:bottom w:val="none" w:sz="0" w:space="0" w:color="auto"/>
            <w:right w:val="none" w:sz="0" w:space="0" w:color="auto"/>
          </w:divBdr>
        </w:div>
        <w:div w:id="1870753880">
          <w:marLeft w:val="480"/>
          <w:marRight w:val="0"/>
          <w:marTop w:val="0"/>
          <w:marBottom w:val="0"/>
          <w:divBdr>
            <w:top w:val="none" w:sz="0" w:space="0" w:color="auto"/>
            <w:left w:val="none" w:sz="0" w:space="0" w:color="auto"/>
            <w:bottom w:val="none" w:sz="0" w:space="0" w:color="auto"/>
            <w:right w:val="none" w:sz="0" w:space="0" w:color="auto"/>
          </w:divBdr>
        </w:div>
        <w:div w:id="1940872951">
          <w:marLeft w:val="480"/>
          <w:marRight w:val="0"/>
          <w:marTop w:val="0"/>
          <w:marBottom w:val="0"/>
          <w:divBdr>
            <w:top w:val="none" w:sz="0" w:space="0" w:color="auto"/>
            <w:left w:val="none" w:sz="0" w:space="0" w:color="auto"/>
            <w:bottom w:val="none" w:sz="0" w:space="0" w:color="auto"/>
            <w:right w:val="none" w:sz="0" w:space="0" w:color="auto"/>
          </w:divBdr>
        </w:div>
        <w:div w:id="1946574092">
          <w:marLeft w:val="480"/>
          <w:marRight w:val="0"/>
          <w:marTop w:val="0"/>
          <w:marBottom w:val="0"/>
          <w:divBdr>
            <w:top w:val="none" w:sz="0" w:space="0" w:color="auto"/>
            <w:left w:val="none" w:sz="0" w:space="0" w:color="auto"/>
            <w:bottom w:val="none" w:sz="0" w:space="0" w:color="auto"/>
            <w:right w:val="none" w:sz="0" w:space="0" w:color="auto"/>
          </w:divBdr>
        </w:div>
        <w:div w:id="1969167579">
          <w:marLeft w:val="480"/>
          <w:marRight w:val="0"/>
          <w:marTop w:val="0"/>
          <w:marBottom w:val="0"/>
          <w:divBdr>
            <w:top w:val="none" w:sz="0" w:space="0" w:color="auto"/>
            <w:left w:val="none" w:sz="0" w:space="0" w:color="auto"/>
            <w:bottom w:val="none" w:sz="0" w:space="0" w:color="auto"/>
            <w:right w:val="none" w:sz="0" w:space="0" w:color="auto"/>
          </w:divBdr>
        </w:div>
        <w:div w:id="2018651031">
          <w:marLeft w:val="480"/>
          <w:marRight w:val="0"/>
          <w:marTop w:val="0"/>
          <w:marBottom w:val="0"/>
          <w:divBdr>
            <w:top w:val="none" w:sz="0" w:space="0" w:color="auto"/>
            <w:left w:val="none" w:sz="0" w:space="0" w:color="auto"/>
            <w:bottom w:val="none" w:sz="0" w:space="0" w:color="auto"/>
            <w:right w:val="none" w:sz="0" w:space="0" w:color="auto"/>
          </w:divBdr>
        </w:div>
        <w:div w:id="2033720403">
          <w:marLeft w:val="480"/>
          <w:marRight w:val="0"/>
          <w:marTop w:val="0"/>
          <w:marBottom w:val="0"/>
          <w:divBdr>
            <w:top w:val="none" w:sz="0" w:space="0" w:color="auto"/>
            <w:left w:val="none" w:sz="0" w:space="0" w:color="auto"/>
            <w:bottom w:val="none" w:sz="0" w:space="0" w:color="auto"/>
            <w:right w:val="none" w:sz="0" w:space="0" w:color="auto"/>
          </w:divBdr>
        </w:div>
        <w:div w:id="2056659194">
          <w:marLeft w:val="480"/>
          <w:marRight w:val="0"/>
          <w:marTop w:val="0"/>
          <w:marBottom w:val="0"/>
          <w:divBdr>
            <w:top w:val="none" w:sz="0" w:space="0" w:color="auto"/>
            <w:left w:val="none" w:sz="0" w:space="0" w:color="auto"/>
            <w:bottom w:val="none" w:sz="0" w:space="0" w:color="auto"/>
            <w:right w:val="none" w:sz="0" w:space="0" w:color="auto"/>
          </w:divBdr>
        </w:div>
        <w:div w:id="2070877012">
          <w:marLeft w:val="480"/>
          <w:marRight w:val="0"/>
          <w:marTop w:val="0"/>
          <w:marBottom w:val="0"/>
          <w:divBdr>
            <w:top w:val="none" w:sz="0" w:space="0" w:color="auto"/>
            <w:left w:val="none" w:sz="0" w:space="0" w:color="auto"/>
            <w:bottom w:val="none" w:sz="0" w:space="0" w:color="auto"/>
            <w:right w:val="none" w:sz="0" w:space="0" w:color="auto"/>
          </w:divBdr>
        </w:div>
        <w:div w:id="2083944343">
          <w:marLeft w:val="480"/>
          <w:marRight w:val="0"/>
          <w:marTop w:val="0"/>
          <w:marBottom w:val="0"/>
          <w:divBdr>
            <w:top w:val="none" w:sz="0" w:space="0" w:color="auto"/>
            <w:left w:val="none" w:sz="0" w:space="0" w:color="auto"/>
            <w:bottom w:val="none" w:sz="0" w:space="0" w:color="auto"/>
            <w:right w:val="none" w:sz="0" w:space="0" w:color="auto"/>
          </w:divBdr>
        </w:div>
      </w:divsChild>
    </w:div>
    <w:div w:id="807478893">
      <w:bodyDiv w:val="1"/>
      <w:marLeft w:val="0"/>
      <w:marRight w:val="0"/>
      <w:marTop w:val="0"/>
      <w:marBottom w:val="0"/>
      <w:divBdr>
        <w:top w:val="none" w:sz="0" w:space="0" w:color="auto"/>
        <w:left w:val="none" w:sz="0" w:space="0" w:color="auto"/>
        <w:bottom w:val="none" w:sz="0" w:space="0" w:color="auto"/>
        <w:right w:val="none" w:sz="0" w:space="0" w:color="auto"/>
      </w:divBdr>
      <w:divsChild>
        <w:div w:id="48042963">
          <w:marLeft w:val="480"/>
          <w:marRight w:val="0"/>
          <w:marTop w:val="0"/>
          <w:marBottom w:val="0"/>
          <w:divBdr>
            <w:top w:val="none" w:sz="0" w:space="0" w:color="auto"/>
            <w:left w:val="none" w:sz="0" w:space="0" w:color="auto"/>
            <w:bottom w:val="none" w:sz="0" w:space="0" w:color="auto"/>
            <w:right w:val="none" w:sz="0" w:space="0" w:color="auto"/>
          </w:divBdr>
        </w:div>
        <w:div w:id="86078698">
          <w:marLeft w:val="480"/>
          <w:marRight w:val="0"/>
          <w:marTop w:val="0"/>
          <w:marBottom w:val="0"/>
          <w:divBdr>
            <w:top w:val="none" w:sz="0" w:space="0" w:color="auto"/>
            <w:left w:val="none" w:sz="0" w:space="0" w:color="auto"/>
            <w:bottom w:val="none" w:sz="0" w:space="0" w:color="auto"/>
            <w:right w:val="none" w:sz="0" w:space="0" w:color="auto"/>
          </w:divBdr>
        </w:div>
        <w:div w:id="91361106">
          <w:marLeft w:val="480"/>
          <w:marRight w:val="0"/>
          <w:marTop w:val="0"/>
          <w:marBottom w:val="0"/>
          <w:divBdr>
            <w:top w:val="none" w:sz="0" w:space="0" w:color="auto"/>
            <w:left w:val="none" w:sz="0" w:space="0" w:color="auto"/>
            <w:bottom w:val="none" w:sz="0" w:space="0" w:color="auto"/>
            <w:right w:val="none" w:sz="0" w:space="0" w:color="auto"/>
          </w:divBdr>
        </w:div>
        <w:div w:id="123499495">
          <w:marLeft w:val="480"/>
          <w:marRight w:val="0"/>
          <w:marTop w:val="0"/>
          <w:marBottom w:val="0"/>
          <w:divBdr>
            <w:top w:val="none" w:sz="0" w:space="0" w:color="auto"/>
            <w:left w:val="none" w:sz="0" w:space="0" w:color="auto"/>
            <w:bottom w:val="none" w:sz="0" w:space="0" w:color="auto"/>
            <w:right w:val="none" w:sz="0" w:space="0" w:color="auto"/>
          </w:divBdr>
        </w:div>
        <w:div w:id="289746106">
          <w:marLeft w:val="480"/>
          <w:marRight w:val="0"/>
          <w:marTop w:val="0"/>
          <w:marBottom w:val="0"/>
          <w:divBdr>
            <w:top w:val="none" w:sz="0" w:space="0" w:color="auto"/>
            <w:left w:val="none" w:sz="0" w:space="0" w:color="auto"/>
            <w:bottom w:val="none" w:sz="0" w:space="0" w:color="auto"/>
            <w:right w:val="none" w:sz="0" w:space="0" w:color="auto"/>
          </w:divBdr>
        </w:div>
        <w:div w:id="295070553">
          <w:marLeft w:val="480"/>
          <w:marRight w:val="0"/>
          <w:marTop w:val="0"/>
          <w:marBottom w:val="0"/>
          <w:divBdr>
            <w:top w:val="none" w:sz="0" w:space="0" w:color="auto"/>
            <w:left w:val="none" w:sz="0" w:space="0" w:color="auto"/>
            <w:bottom w:val="none" w:sz="0" w:space="0" w:color="auto"/>
            <w:right w:val="none" w:sz="0" w:space="0" w:color="auto"/>
          </w:divBdr>
        </w:div>
        <w:div w:id="385566789">
          <w:marLeft w:val="480"/>
          <w:marRight w:val="0"/>
          <w:marTop w:val="0"/>
          <w:marBottom w:val="0"/>
          <w:divBdr>
            <w:top w:val="none" w:sz="0" w:space="0" w:color="auto"/>
            <w:left w:val="none" w:sz="0" w:space="0" w:color="auto"/>
            <w:bottom w:val="none" w:sz="0" w:space="0" w:color="auto"/>
            <w:right w:val="none" w:sz="0" w:space="0" w:color="auto"/>
          </w:divBdr>
        </w:div>
        <w:div w:id="401291401">
          <w:marLeft w:val="480"/>
          <w:marRight w:val="0"/>
          <w:marTop w:val="0"/>
          <w:marBottom w:val="0"/>
          <w:divBdr>
            <w:top w:val="none" w:sz="0" w:space="0" w:color="auto"/>
            <w:left w:val="none" w:sz="0" w:space="0" w:color="auto"/>
            <w:bottom w:val="none" w:sz="0" w:space="0" w:color="auto"/>
            <w:right w:val="none" w:sz="0" w:space="0" w:color="auto"/>
          </w:divBdr>
        </w:div>
        <w:div w:id="444890255">
          <w:marLeft w:val="480"/>
          <w:marRight w:val="0"/>
          <w:marTop w:val="0"/>
          <w:marBottom w:val="0"/>
          <w:divBdr>
            <w:top w:val="none" w:sz="0" w:space="0" w:color="auto"/>
            <w:left w:val="none" w:sz="0" w:space="0" w:color="auto"/>
            <w:bottom w:val="none" w:sz="0" w:space="0" w:color="auto"/>
            <w:right w:val="none" w:sz="0" w:space="0" w:color="auto"/>
          </w:divBdr>
        </w:div>
        <w:div w:id="465392312">
          <w:marLeft w:val="480"/>
          <w:marRight w:val="0"/>
          <w:marTop w:val="0"/>
          <w:marBottom w:val="0"/>
          <w:divBdr>
            <w:top w:val="none" w:sz="0" w:space="0" w:color="auto"/>
            <w:left w:val="none" w:sz="0" w:space="0" w:color="auto"/>
            <w:bottom w:val="none" w:sz="0" w:space="0" w:color="auto"/>
            <w:right w:val="none" w:sz="0" w:space="0" w:color="auto"/>
          </w:divBdr>
        </w:div>
        <w:div w:id="484319279">
          <w:marLeft w:val="480"/>
          <w:marRight w:val="0"/>
          <w:marTop w:val="0"/>
          <w:marBottom w:val="0"/>
          <w:divBdr>
            <w:top w:val="none" w:sz="0" w:space="0" w:color="auto"/>
            <w:left w:val="none" w:sz="0" w:space="0" w:color="auto"/>
            <w:bottom w:val="none" w:sz="0" w:space="0" w:color="auto"/>
            <w:right w:val="none" w:sz="0" w:space="0" w:color="auto"/>
          </w:divBdr>
        </w:div>
        <w:div w:id="527913937">
          <w:marLeft w:val="480"/>
          <w:marRight w:val="0"/>
          <w:marTop w:val="0"/>
          <w:marBottom w:val="0"/>
          <w:divBdr>
            <w:top w:val="none" w:sz="0" w:space="0" w:color="auto"/>
            <w:left w:val="none" w:sz="0" w:space="0" w:color="auto"/>
            <w:bottom w:val="none" w:sz="0" w:space="0" w:color="auto"/>
            <w:right w:val="none" w:sz="0" w:space="0" w:color="auto"/>
          </w:divBdr>
        </w:div>
        <w:div w:id="542837675">
          <w:marLeft w:val="480"/>
          <w:marRight w:val="0"/>
          <w:marTop w:val="0"/>
          <w:marBottom w:val="0"/>
          <w:divBdr>
            <w:top w:val="none" w:sz="0" w:space="0" w:color="auto"/>
            <w:left w:val="none" w:sz="0" w:space="0" w:color="auto"/>
            <w:bottom w:val="none" w:sz="0" w:space="0" w:color="auto"/>
            <w:right w:val="none" w:sz="0" w:space="0" w:color="auto"/>
          </w:divBdr>
        </w:div>
        <w:div w:id="581135904">
          <w:marLeft w:val="480"/>
          <w:marRight w:val="0"/>
          <w:marTop w:val="0"/>
          <w:marBottom w:val="0"/>
          <w:divBdr>
            <w:top w:val="none" w:sz="0" w:space="0" w:color="auto"/>
            <w:left w:val="none" w:sz="0" w:space="0" w:color="auto"/>
            <w:bottom w:val="none" w:sz="0" w:space="0" w:color="auto"/>
            <w:right w:val="none" w:sz="0" w:space="0" w:color="auto"/>
          </w:divBdr>
        </w:div>
        <w:div w:id="616984255">
          <w:marLeft w:val="480"/>
          <w:marRight w:val="0"/>
          <w:marTop w:val="0"/>
          <w:marBottom w:val="0"/>
          <w:divBdr>
            <w:top w:val="none" w:sz="0" w:space="0" w:color="auto"/>
            <w:left w:val="none" w:sz="0" w:space="0" w:color="auto"/>
            <w:bottom w:val="none" w:sz="0" w:space="0" w:color="auto"/>
            <w:right w:val="none" w:sz="0" w:space="0" w:color="auto"/>
          </w:divBdr>
        </w:div>
        <w:div w:id="739867262">
          <w:marLeft w:val="480"/>
          <w:marRight w:val="0"/>
          <w:marTop w:val="0"/>
          <w:marBottom w:val="0"/>
          <w:divBdr>
            <w:top w:val="none" w:sz="0" w:space="0" w:color="auto"/>
            <w:left w:val="none" w:sz="0" w:space="0" w:color="auto"/>
            <w:bottom w:val="none" w:sz="0" w:space="0" w:color="auto"/>
            <w:right w:val="none" w:sz="0" w:space="0" w:color="auto"/>
          </w:divBdr>
        </w:div>
        <w:div w:id="745877531">
          <w:marLeft w:val="480"/>
          <w:marRight w:val="0"/>
          <w:marTop w:val="0"/>
          <w:marBottom w:val="0"/>
          <w:divBdr>
            <w:top w:val="none" w:sz="0" w:space="0" w:color="auto"/>
            <w:left w:val="none" w:sz="0" w:space="0" w:color="auto"/>
            <w:bottom w:val="none" w:sz="0" w:space="0" w:color="auto"/>
            <w:right w:val="none" w:sz="0" w:space="0" w:color="auto"/>
          </w:divBdr>
        </w:div>
        <w:div w:id="973605847">
          <w:marLeft w:val="480"/>
          <w:marRight w:val="0"/>
          <w:marTop w:val="0"/>
          <w:marBottom w:val="0"/>
          <w:divBdr>
            <w:top w:val="none" w:sz="0" w:space="0" w:color="auto"/>
            <w:left w:val="none" w:sz="0" w:space="0" w:color="auto"/>
            <w:bottom w:val="none" w:sz="0" w:space="0" w:color="auto"/>
            <w:right w:val="none" w:sz="0" w:space="0" w:color="auto"/>
          </w:divBdr>
        </w:div>
        <w:div w:id="1019544408">
          <w:marLeft w:val="480"/>
          <w:marRight w:val="0"/>
          <w:marTop w:val="0"/>
          <w:marBottom w:val="0"/>
          <w:divBdr>
            <w:top w:val="none" w:sz="0" w:space="0" w:color="auto"/>
            <w:left w:val="none" w:sz="0" w:space="0" w:color="auto"/>
            <w:bottom w:val="none" w:sz="0" w:space="0" w:color="auto"/>
            <w:right w:val="none" w:sz="0" w:space="0" w:color="auto"/>
          </w:divBdr>
        </w:div>
        <w:div w:id="1023871068">
          <w:marLeft w:val="480"/>
          <w:marRight w:val="0"/>
          <w:marTop w:val="0"/>
          <w:marBottom w:val="0"/>
          <w:divBdr>
            <w:top w:val="none" w:sz="0" w:space="0" w:color="auto"/>
            <w:left w:val="none" w:sz="0" w:space="0" w:color="auto"/>
            <w:bottom w:val="none" w:sz="0" w:space="0" w:color="auto"/>
            <w:right w:val="none" w:sz="0" w:space="0" w:color="auto"/>
          </w:divBdr>
        </w:div>
        <w:div w:id="1084491005">
          <w:marLeft w:val="480"/>
          <w:marRight w:val="0"/>
          <w:marTop w:val="0"/>
          <w:marBottom w:val="0"/>
          <w:divBdr>
            <w:top w:val="none" w:sz="0" w:space="0" w:color="auto"/>
            <w:left w:val="none" w:sz="0" w:space="0" w:color="auto"/>
            <w:bottom w:val="none" w:sz="0" w:space="0" w:color="auto"/>
            <w:right w:val="none" w:sz="0" w:space="0" w:color="auto"/>
          </w:divBdr>
        </w:div>
        <w:div w:id="1097406509">
          <w:marLeft w:val="480"/>
          <w:marRight w:val="0"/>
          <w:marTop w:val="0"/>
          <w:marBottom w:val="0"/>
          <w:divBdr>
            <w:top w:val="none" w:sz="0" w:space="0" w:color="auto"/>
            <w:left w:val="none" w:sz="0" w:space="0" w:color="auto"/>
            <w:bottom w:val="none" w:sz="0" w:space="0" w:color="auto"/>
            <w:right w:val="none" w:sz="0" w:space="0" w:color="auto"/>
          </w:divBdr>
        </w:div>
        <w:div w:id="1114398106">
          <w:marLeft w:val="480"/>
          <w:marRight w:val="0"/>
          <w:marTop w:val="0"/>
          <w:marBottom w:val="0"/>
          <w:divBdr>
            <w:top w:val="none" w:sz="0" w:space="0" w:color="auto"/>
            <w:left w:val="none" w:sz="0" w:space="0" w:color="auto"/>
            <w:bottom w:val="none" w:sz="0" w:space="0" w:color="auto"/>
            <w:right w:val="none" w:sz="0" w:space="0" w:color="auto"/>
          </w:divBdr>
        </w:div>
        <w:div w:id="1178157000">
          <w:marLeft w:val="480"/>
          <w:marRight w:val="0"/>
          <w:marTop w:val="0"/>
          <w:marBottom w:val="0"/>
          <w:divBdr>
            <w:top w:val="none" w:sz="0" w:space="0" w:color="auto"/>
            <w:left w:val="none" w:sz="0" w:space="0" w:color="auto"/>
            <w:bottom w:val="none" w:sz="0" w:space="0" w:color="auto"/>
            <w:right w:val="none" w:sz="0" w:space="0" w:color="auto"/>
          </w:divBdr>
        </w:div>
        <w:div w:id="1207523244">
          <w:marLeft w:val="480"/>
          <w:marRight w:val="0"/>
          <w:marTop w:val="0"/>
          <w:marBottom w:val="0"/>
          <w:divBdr>
            <w:top w:val="none" w:sz="0" w:space="0" w:color="auto"/>
            <w:left w:val="none" w:sz="0" w:space="0" w:color="auto"/>
            <w:bottom w:val="none" w:sz="0" w:space="0" w:color="auto"/>
            <w:right w:val="none" w:sz="0" w:space="0" w:color="auto"/>
          </w:divBdr>
        </w:div>
        <w:div w:id="1294796212">
          <w:marLeft w:val="480"/>
          <w:marRight w:val="0"/>
          <w:marTop w:val="0"/>
          <w:marBottom w:val="0"/>
          <w:divBdr>
            <w:top w:val="none" w:sz="0" w:space="0" w:color="auto"/>
            <w:left w:val="none" w:sz="0" w:space="0" w:color="auto"/>
            <w:bottom w:val="none" w:sz="0" w:space="0" w:color="auto"/>
            <w:right w:val="none" w:sz="0" w:space="0" w:color="auto"/>
          </w:divBdr>
        </w:div>
        <w:div w:id="1331059912">
          <w:marLeft w:val="480"/>
          <w:marRight w:val="0"/>
          <w:marTop w:val="0"/>
          <w:marBottom w:val="0"/>
          <w:divBdr>
            <w:top w:val="none" w:sz="0" w:space="0" w:color="auto"/>
            <w:left w:val="none" w:sz="0" w:space="0" w:color="auto"/>
            <w:bottom w:val="none" w:sz="0" w:space="0" w:color="auto"/>
            <w:right w:val="none" w:sz="0" w:space="0" w:color="auto"/>
          </w:divBdr>
        </w:div>
        <w:div w:id="1358969696">
          <w:marLeft w:val="480"/>
          <w:marRight w:val="0"/>
          <w:marTop w:val="0"/>
          <w:marBottom w:val="0"/>
          <w:divBdr>
            <w:top w:val="none" w:sz="0" w:space="0" w:color="auto"/>
            <w:left w:val="none" w:sz="0" w:space="0" w:color="auto"/>
            <w:bottom w:val="none" w:sz="0" w:space="0" w:color="auto"/>
            <w:right w:val="none" w:sz="0" w:space="0" w:color="auto"/>
          </w:divBdr>
        </w:div>
        <w:div w:id="1360887721">
          <w:marLeft w:val="480"/>
          <w:marRight w:val="0"/>
          <w:marTop w:val="0"/>
          <w:marBottom w:val="0"/>
          <w:divBdr>
            <w:top w:val="none" w:sz="0" w:space="0" w:color="auto"/>
            <w:left w:val="none" w:sz="0" w:space="0" w:color="auto"/>
            <w:bottom w:val="none" w:sz="0" w:space="0" w:color="auto"/>
            <w:right w:val="none" w:sz="0" w:space="0" w:color="auto"/>
          </w:divBdr>
        </w:div>
        <w:div w:id="1364943278">
          <w:marLeft w:val="480"/>
          <w:marRight w:val="0"/>
          <w:marTop w:val="0"/>
          <w:marBottom w:val="0"/>
          <w:divBdr>
            <w:top w:val="none" w:sz="0" w:space="0" w:color="auto"/>
            <w:left w:val="none" w:sz="0" w:space="0" w:color="auto"/>
            <w:bottom w:val="none" w:sz="0" w:space="0" w:color="auto"/>
            <w:right w:val="none" w:sz="0" w:space="0" w:color="auto"/>
          </w:divBdr>
        </w:div>
        <w:div w:id="1410079045">
          <w:marLeft w:val="480"/>
          <w:marRight w:val="0"/>
          <w:marTop w:val="0"/>
          <w:marBottom w:val="0"/>
          <w:divBdr>
            <w:top w:val="none" w:sz="0" w:space="0" w:color="auto"/>
            <w:left w:val="none" w:sz="0" w:space="0" w:color="auto"/>
            <w:bottom w:val="none" w:sz="0" w:space="0" w:color="auto"/>
            <w:right w:val="none" w:sz="0" w:space="0" w:color="auto"/>
          </w:divBdr>
        </w:div>
        <w:div w:id="1412044570">
          <w:marLeft w:val="480"/>
          <w:marRight w:val="0"/>
          <w:marTop w:val="0"/>
          <w:marBottom w:val="0"/>
          <w:divBdr>
            <w:top w:val="none" w:sz="0" w:space="0" w:color="auto"/>
            <w:left w:val="none" w:sz="0" w:space="0" w:color="auto"/>
            <w:bottom w:val="none" w:sz="0" w:space="0" w:color="auto"/>
            <w:right w:val="none" w:sz="0" w:space="0" w:color="auto"/>
          </w:divBdr>
        </w:div>
        <w:div w:id="1447657326">
          <w:marLeft w:val="480"/>
          <w:marRight w:val="0"/>
          <w:marTop w:val="0"/>
          <w:marBottom w:val="0"/>
          <w:divBdr>
            <w:top w:val="none" w:sz="0" w:space="0" w:color="auto"/>
            <w:left w:val="none" w:sz="0" w:space="0" w:color="auto"/>
            <w:bottom w:val="none" w:sz="0" w:space="0" w:color="auto"/>
            <w:right w:val="none" w:sz="0" w:space="0" w:color="auto"/>
          </w:divBdr>
        </w:div>
        <w:div w:id="1514371530">
          <w:marLeft w:val="480"/>
          <w:marRight w:val="0"/>
          <w:marTop w:val="0"/>
          <w:marBottom w:val="0"/>
          <w:divBdr>
            <w:top w:val="none" w:sz="0" w:space="0" w:color="auto"/>
            <w:left w:val="none" w:sz="0" w:space="0" w:color="auto"/>
            <w:bottom w:val="none" w:sz="0" w:space="0" w:color="auto"/>
            <w:right w:val="none" w:sz="0" w:space="0" w:color="auto"/>
          </w:divBdr>
        </w:div>
        <w:div w:id="1522091507">
          <w:marLeft w:val="480"/>
          <w:marRight w:val="0"/>
          <w:marTop w:val="0"/>
          <w:marBottom w:val="0"/>
          <w:divBdr>
            <w:top w:val="none" w:sz="0" w:space="0" w:color="auto"/>
            <w:left w:val="none" w:sz="0" w:space="0" w:color="auto"/>
            <w:bottom w:val="none" w:sz="0" w:space="0" w:color="auto"/>
            <w:right w:val="none" w:sz="0" w:space="0" w:color="auto"/>
          </w:divBdr>
        </w:div>
        <w:div w:id="1612007622">
          <w:marLeft w:val="480"/>
          <w:marRight w:val="0"/>
          <w:marTop w:val="0"/>
          <w:marBottom w:val="0"/>
          <w:divBdr>
            <w:top w:val="none" w:sz="0" w:space="0" w:color="auto"/>
            <w:left w:val="none" w:sz="0" w:space="0" w:color="auto"/>
            <w:bottom w:val="none" w:sz="0" w:space="0" w:color="auto"/>
            <w:right w:val="none" w:sz="0" w:space="0" w:color="auto"/>
          </w:divBdr>
        </w:div>
        <w:div w:id="1642005881">
          <w:marLeft w:val="480"/>
          <w:marRight w:val="0"/>
          <w:marTop w:val="0"/>
          <w:marBottom w:val="0"/>
          <w:divBdr>
            <w:top w:val="none" w:sz="0" w:space="0" w:color="auto"/>
            <w:left w:val="none" w:sz="0" w:space="0" w:color="auto"/>
            <w:bottom w:val="none" w:sz="0" w:space="0" w:color="auto"/>
            <w:right w:val="none" w:sz="0" w:space="0" w:color="auto"/>
          </w:divBdr>
        </w:div>
        <w:div w:id="1648586486">
          <w:marLeft w:val="480"/>
          <w:marRight w:val="0"/>
          <w:marTop w:val="0"/>
          <w:marBottom w:val="0"/>
          <w:divBdr>
            <w:top w:val="none" w:sz="0" w:space="0" w:color="auto"/>
            <w:left w:val="none" w:sz="0" w:space="0" w:color="auto"/>
            <w:bottom w:val="none" w:sz="0" w:space="0" w:color="auto"/>
            <w:right w:val="none" w:sz="0" w:space="0" w:color="auto"/>
          </w:divBdr>
        </w:div>
        <w:div w:id="1672828003">
          <w:marLeft w:val="480"/>
          <w:marRight w:val="0"/>
          <w:marTop w:val="0"/>
          <w:marBottom w:val="0"/>
          <w:divBdr>
            <w:top w:val="none" w:sz="0" w:space="0" w:color="auto"/>
            <w:left w:val="none" w:sz="0" w:space="0" w:color="auto"/>
            <w:bottom w:val="none" w:sz="0" w:space="0" w:color="auto"/>
            <w:right w:val="none" w:sz="0" w:space="0" w:color="auto"/>
          </w:divBdr>
        </w:div>
        <w:div w:id="1703165310">
          <w:marLeft w:val="480"/>
          <w:marRight w:val="0"/>
          <w:marTop w:val="0"/>
          <w:marBottom w:val="0"/>
          <w:divBdr>
            <w:top w:val="none" w:sz="0" w:space="0" w:color="auto"/>
            <w:left w:val="none" w:sz="0" w:space="0" w:color="auto"/>
            <w:bottom w:val="none" w:sz="0" w:space="0" w:color="auto"/>
            <w:right w:val="none" w:sz="0" w:space="0" w:color="auto"/>
          </w:divBdr>
        </w:div>
        <w:div w:id="1746606577">
          <w:marLeft w:val="480"/>
          <w:marRight w:val="0"/>
          <w:marTop w:val="0"/>
          <w:marBottom w:val="0"/>
          <w:divBdr>
            <w:top w:val="none" w:sz="0" w:space="0" w:color="auto"/>
            <w:left w:val="none" w:sz="0" w:space="0" w:color="auto"/>
            <w:bottom w:val="none" w:sz="0" w:space="0" w:color="auto"/>
            <w:right w:val="none" w:sz="0" w:space="0" w:color="auto"/>
          </w:divBdr>
        </w:div>
        <w:div w:id="1753315702">
          <w:marLeft w:val="480"/>
          <w:marRight w:val="0"/>
          <w:marTop w:val="0"/>
          <w:marBottom w:val="0"/>
          <w:divBdr>
            <w:top w:val="none" w:sz="0" w:space="0" w:color="auto"/>
            <w:left w:val="none" w:sz="0" w:space="0" w:color="auto"/>
            <w:bottom w:val="none" w:sz="0" w:space="0" w:color="auto"/>
            <w:right w:val="none" w:sz="0" w:space="0" w:color="auto"/>
          </w:divBdr>
        </w:div>
        <w:div w:id="1779057371">
          <w:marLeft w:val="480"/>
          <w:marRight w:val="0"/>
          <w:marTop w:val="0"/>
          <w:marBottom w:val="0"/>
          <w:divBdr>
            <w:top w:val="none" w:sz="0" w:space="0" w:color="auto"/>
            <w:left w:val="none" w:sz="0" w:space="0" w:color="auto"/>
            <w:bottom w:val="none" w:sz="0" w:space="0" w:color="auto"/>
            <w:right w:val="none" w:sz="0" w:space="0" w:color="auto"/>
          </w:divBdr>
        </w:div>
        <w:div w:id="1797524386">
          <w:marLeft w:val="480"/>
          <w:marRight w:val="0"/>
          <w:marTop w:val="0"/>
          <w:marBottom w:val="0"/>
          <w:divBdr>
            <w:top w:val="none" w:sz="0" w:space="0" w:color="auto"/>
            <w:left w:val="none" w:sz="0" w:space="0" w:color="auto"/>
            <w:bottom w:val="none" w:sz="0" w:space="0" w:color="auto"/>
            <w:right w:val="none" w:sz="0" w:space="0" w:color="auto"/>
          </w:divBdr>
        </w:div>
        <w:div w:id="1845171096">
          <w:marLeft w:val="480"/>
          <w:marRight w:val="0"/>
          <w:marTop w:val="0"/>
          <w:marBottom w:val="0"/>
          <w:divBdr>
            <w:top w:val="none" w:sz="0" w:space="0" w:color="auto"/>
            <w:left w:val="none" w:sz="0" w:space="0" w:color="auto"/>
            <w:bottom w:val="none" w:sz="0" w:space="0" w:color="auto"/>
            <w:right w:val="none" w:sz="0" w:space="0" w:color="auto"/>
          </w:divBdr>
        </w:div>
        <w:div w:id="1868516990">
          <w:marLeft w:val="480"/>
          <w:marRight w:val="0"/>
          <w:marTop w:val="0"/>
          <w:marBottom w:val="0"/>
          <w:divBdr>
            <w:top w:val="none" w:sz="0" w:space="0" w:color="auto"/>
            <w:left w:val="none" w:sz="0" w:space="0" w:color="auto"/>
            <w:bottom w:val="none" w:sz="0" w:space="0" w:color="auto"/>
            <w:right w:val="none" w:sz="0" w:space="0" w:color="auto"/>
          </w:divBdr>
        </w:div>
        <w:div w:id="1876115856">
          <w:marLeft w:val="480"/>
          <w:marRight w:val="0"/>
          <w:marTop w:val="0"/>
          <w:marBottom w:val="0"/>
          <w:divBdr>
            <w:top w:val="none" w:sz="0" w:space="0" w:color="auto"/>
            <w:left w:val="none" w:sz="0" w:space="0" w:color="auto"/>
            <w:bottom w:val="none" w:sz="0" w:space="0" w:color="auto"/>
            <w:right w:val="none" w:sz="0" w:space="0" w:color="auto"/>
          </w:divBdr>
        </w:div>
        <w:div w:id="1878422722">
          <w:marLeft w:val="480"/>
          <w:marRight w:val="0"/>
          <w:marTop w:val="0"/>
          <w:marBottom w:val="0"/>
          <w:divBdr>
            <w:top w:val="none" w:sz="0" w:space="0" w:color="auto"/>
            <w:left w:val="none" w:sz="0" w:space="0" w:color="auto"/>
            <w:bottom w:val="none" w:sz="0" w:space="0" w:color="auto"/>
            <w:right w:val="none" w:sz="0" w:space="0" w:color="auto"/>
          </w:divBdr>
        </w:div>
        <w:div w:id="1894191719">
          <w:marLeft w:val="480"/>
          <w:marRight w:val="0"/>
          <w:marTop w:val="0"/>
          <w:marBottom w:val="0"/>
          <w:divBdr>
            <w:top w:val="none" w:sz="0" w:space="0" w:color="auto"/>
            <w:left w:val="none" w:sz="0" w:space="0" w:color="auto"/>
            <w:bottom w:val="none" w:sz="0" w:space="0" w:color="auto"/>
            <w:right w:val="none" w:sz="0" w:space="0" w:color="auto"/>
          </w:divBdr>
        </w:div>
        <w:div w:id="1916354341">
          <w:marLeft w:val="480"/>
          <w:marRight w:val="0"/>
          <w:marTop w:val="0"/>
          <w:marBottom w:val="0"/>
          <w:divBdr>
            <w:top w:val="none" w:sz="0" w:space="0" w:color="auto"/>
            <w:left w:val="none" w:sz="0" w:space="0" w:color="auto"/>
            <w:bottom w:val="none" w:sz="0" w:space="0" w:color="auto"/>
            <w:right w:val="none" w:sz="0" w:space="0" w:color="auto"/>
          </w:divBdr>
        </w:div>
        <w:div w:id="1936938972">
          <w:marLeft w:val="480"/>
          <w:marRight w:val="0"/>
          <w:marTop w:val="0"/>
          <w:marBottom w:val="0"/>
          <w:divBdr>
            <w:top w:val="none" w:sz="0" w:space="0" w:color="auto"/>
            <w:left w:val="none" w:sz="0" w:space="0" w:color="auto"/>
            <w:bottom w:val="none" w:sz="0" w:space="0" w:color="auto"/>
            <w:right w:val="none" w:sz="0" w:space="0" w:color="auto"/>
          </w:divBdr>
        </w:div>
        <w:div w:id="1940020786">
          <w:marLeft w:val="480"/>
          <w:marRight w:val="0"/>
          <w:marTop w:val="0"/>
          <w:marBottom w:val="0"/>
          <w:divBdr>
            <w:top w:val="none" w:sz="0" w:space="0" w:color="auto"/>
            <w:left w:val="none" w:sz="0" w:space="0" w:color="auto"/>
            <w:bottom w:val="none" w:sz="0" w:space="0" w:color="auto"/>
            <w:right w:val="none" w:sz="0" w:space="0" w:color="auto"/>
          </w:divBdr>
        </w:div>
        <w:div w:id="1985498360">
          <w:marLeft w:val="480"/>
          <w:marRight w:val="0"/>
          <w:marTop w:val="0"/>
          <w:marBottom w:val="0"/>
          <w:divBdr>
            <w:top w:val="none" w:sz="0" w:space="0" w:color="auto"/>
            <w:left w:val="none" w:sz="0" w:space="0" w:color="auto"/>
            <w:bottom w:val="none" w:sz="0" w:space="0" w:color="auto"/>
            <w:right w:val="none" w:sz="0" w:space="0" w:color="auto"/>
          </w:divBdr>
        </w:div>
        <w:div w:id="2033262053">
          <w:marLeft w:val="480"/>
          <w:marRight w:val="0"/>
          <w:marTop w:val="0"/>
          <w:marBottom w:val="0"/>
          <w:divBdr>
            <w:top w:val="none" w:sz="0" w:space="0" w:color="auto"/>
            <w:left w:val="none" w:sz="0" w:space="0" w:color="auto"/>
            <w:bottom w:val="none" w:sz="0" w:space="0" w:color="auto"/>
            <w:right w:val="none" w:sz="0" w:space="0" w:color="auto"/>
          </w:divBdr>
        </w:div>
        <w:div w:id="2046327096">
          <w:marLeft w:val="480"/>
          <w:marRight w:val="0"/>
          <w:marTop w:val="0"/>
          <w:marBottom w:val="0"/>
          <w:divBdr>
            <w:top w:val="none" w:sz="0" w:space="0" w:color="auto"/>
            <w:left w:val="none" w:sz="0" w:space="0" w:color="auto"/>
            <w:bottom w:val="none" w:sz="0" w:space="0" w:color="auto"/>
            <w:right w:val="none" w:sz="0" w:space="0" w:color="auto"/>
          </w:divBdr>
        </w:div>
        <w:div w:id="2097676766">
          <w:marLeft w:val="480"/>
          <w:marRight w:val="0"/>
          <w:marTop w:val="0"/>
          <w:marBottom w:val="0"/>
          <w:divBdr>
            <w:top w:val="none" w:sz="0" w:space="0" w:color="auto"/>
            <w:left w:val="none" w:sz="0" w:space="0" w:color="auto"/>
            <w:bottom w:val="none" w:sz="0" w:space="0" w:color="auto"/>
            <w:right w:val="none" w:sz="0" w:space="0" w:color="auto"/>
          </w:divBdr>
        </w:div>
        <w:div w:id="2098747277">
          <w:marLeft w:val="480"/>
          <w:marRight w:val="0"/>
          <w:marTop w:val="0"/>
          <w:marBottom w:val="0"/>
          <w:divBdr>
            <w:top w:val="none" w:sz="0" w:space="0" w:color="auto"/>
            <w:left w:val="none" w:sz="0" w:space="0" w:color="auto"/>
            <w:bottom w:val="none" w:sz="0" w:space="0" w:color="auto"/>
            <w:right w:val="none" w:sz="0" w:space="0" w:color="auto"/>
          </w:divBdr>
        </w:div>
        <w:div w:id="2125535325">
          <w:marLeft w:val="480"/>
          <w:marRight w:val="0"/>
          <w:marTop w:val="0"/>
          <w:marBottom w:val="0"/>
          <w:divBdr>
            <w:top w:val="none" w:sz="0" w:space="0" w:color="auto"/>
            <w:left w:val="none" w:sz="0" w:space="0" w:color="auto"/>
            <w:bottom w:val="none" w:sz="0" w:space="0" w:color="auto"/>
            <w:right w:val="none" w:sz="0" w:space="0" w:color="auto"/>
          </w:divBdr>
        </w:div>
      </w:divsChild>
    </w:div>
    <w:div w:id="809055932">
      <w:bodyDiv w:val="1"/>
      <w:marLeft w:val="0"/>
      <w:marRight w:val="0"/>
      <w:marTop w:val="0"/>
      <w:marBottom w:val="0"/>
      <w:divBdr>
        <w:top w:val="none" w:sz="0" w:space="0" w:color="auto"/>
        <w:left w:val="none" w:sz="0" w:space="0" w:color="auto"/>
        <w:bottom w:val="none" w:sz="0" w:space="0" w:color="auto"/>
        <w:right w:val="none" w:sz="0" w:space="0" w:color="auto"/>
      </w:divBdr>
      <w:divsChild>
        <w:div w:id="777218788">
          <w:marLeft w:val="480"/>
          <w:marRight w:val="0"/>
          <w:marTop w:val="0"/>
          <w:marBottom w:val="0"/>
          <w:divBdr>
            <w:top w:val="none" w:sz="0" w:space="0" w:color="auto"/>
            <w:left w:val="none" w:sz="0" w:space="0" w:color="auto"/>
            <w:bottom w:val="none" w:sz="0" w:space="0" w:color="auto"/>
            <w:right w:val="none" w:sz="0" w:space="0" w:color="auto"/>
          </w:divBdr>
        </w:div>
        <w:div w:id="1590693510">
          <w:marLeft w:val="480"/>
          <w:marRight w:val="0"/>
          <w:marTop w:val="0"/>
          <w:marBottom w:val="0"/>
          <w:divBdr>
            <w:top w:val="none" w:sz="0" w:space="0" w:color="auto"/>
            <w:left w:val="none" w:sz="0" w:space="0" w:color="auto"/>
            <w:bottom w:val="none" w:sz="0" w:space="0" w:color="auto"/>
            <w:right w:val="none" w:sz="0" w:space="0" w:color="auto"/>
          </w:divBdr>
        </w:div>
        <w:div w:id="1182086800">
          <w:marLeft w:val="480"/>
          <w:marRight w:val="0"/>
          <w:marTop w:val="0"/>
          <w:marBottom w:val="0"/>
          <w:divBdr>
            <w:top w:val="none" w:sz="0" w:space="0" w:color="auto"/>
            <w:left w:val="none" w:sz="0" w:space="0" w:color="auto"/>
            <w:bottom w:val="none" w:sz="0" w:space="0" w:color="auto"/>
            <w:right w:val="none" w:sz="0" w:space="0" w:color="auto"/>
          </w:divBdr>
        </w:div>
        <w:div w:id="1483042993">
          <w:marLeft w:val="480"/>
          <w:marRight w:val="0"/>
          <w:marTop w:val="0"/>
          <w:marBottom w:val="0"/>
          <w:divBdr>
            <w:top w:val="none" w:sz="0" w:space="0" w:color="auto"/>
            <w:left w:val="none" w:sz="0" w:space="0" w:color="auto"/>
            <w:bottom w:val="none" w:sz="0" w:space="0" w:color="auto"/>
            <w:right w:val="none" w:sz="0" w:space="0" w:color="auto"/>
          </w:divBdr>
        </w:div>
        <w:div w:id="1927839082">
          <w:marLeft w:val="480"/>
          <w:marRight w:val="0"/>
          <w:marTop w:val="0"/>
          <w:marBottom w:val="0"/>
          <w:divBdr>
            <w:top w:val="none" w:sz="0" w:space="0" w:color="auto"/>
            <w:left w:val="none" w:sz="0" w:space="0" w:color="auto"/>
            <w:bottom w:val="none" w:sz="0" w:space="0" w:color="auto"/>
            <w:right w:val="none" w:sz="0" w:space="0" w:color="auto"/>
          </w:divBdr>
        </w:div>
        <w:div w:id="116874857">
          <w:marLeft w:val="480"/>
          <w:marRight w:val="0"/>
          <w:marTop w:val="0"/>
          <w:marBottom w:val="0"/>
          <w:divBdr>
            <w:top w:val="none" w:sz="0" w:space="0" w:color="auto"/>
            <w:left w:val="none" w:sz="0" w:space="0" w:color="auto"/>
            <w:bottom w:val="none" w:sz="0" w:space="0" w:color="auto"/>
            <w:right w:val="none" w:sz="0" w:space="0" w:color="auto"/>
          </w:divBdr>
        </w:div>
        <w:div w:id="250817169">
          <w:marLeft w:val="480"/>
          <w:marRight w:val="0"/>
          <w:marTop w:val="0"/>
          <w:marBottom w:val="0"/>
          <w:divBdr>
            <w:top w:val="none" w:sz="0" w:space="0" w:color="auto"/>
            <w:left w:val="none" w:sz="0" w:space="0" w:color="auto"/>
            <w:bottom w:val="none" w:sz="0" w:space="0" w:color="auto"/>
            <w:right w:val="none" w:sz="0" w:space="0" w:color="auto"/>
          </w:divBdr>
        </w:div>
        <w:div w:id="336034755">
          <w:marLeft w:val="480"/>
          <w:marRight w:val="0"/>
          <w:marTop w:val="0"/>
          <w:marBottom w:val="0"/>
          <w:divBdr>
            <w:top w:val="none" w:sz="0" w:space="0" w:color="auto"/>
            <w:left w:val="none" w:sz="0" w:space="0" w:color="auto"/>
            <w:bottom w:val="none" w:sz="0" w:space="0" w:color="auto"/>
            <w:right w:val="none" w:sz="0" w:space="0" w:color="auto"/>
          </w:divBdr>
        </w:div>
        <w:div w:id="549151379">
          <w:marLeft w:val="480"/>
          <w:marRight w:val="0"/>
          <w:marTop w:val="0"/>
          <w:marBottom w:val="0"/>
          <w:divBdr>
            <w:top w:val="none" w:sz="0" w:space="0" w:color="auto"/>
            <w:left w:val="none" w:sz="0" w:space="0" w:color="auto"/>
            <w:bottom w:val="none" w:sz="0" w:space="0" w:color="auto"/>
            <w:right w:val="none" w:sz="0" w:space="0" w:color="auto"/>
          </w:divBdr>
        </w:div>
        <w:div w:id="1238785777">
          <w:marLeft w:val="480"/>
          <w:marRight w:val="0"/>
          <w:marTop w:val="0"/>
          <w:marBottom w:val="0"/>
          <w:divBdr>
            <w:top w:val="none" w:sz="0" w:space="0" w:color="auto"/>
            <w:left w:val="none" w:sz="0" w:space="0" w:color="auto"/>
            <w:bottom w:val="none" w:sz="0" w:space="0" w:color="auto"/>
            <w:right w:val="none" w:sz="0" w:space="0" w:color="auto"/>
          </w:divBdr>
        </w:div>
        <w:div w:id="1552768517">
          <w:marLeft w:val="480"/>
          <w:marRight w:val="0"/>
          <w:marTop w:val="0"/>
          <w:marBottom w:val="0"/>
          <w:divBdr>
            <w:top w:val="none" w:sz="0" w:space="0" w:color="auto"/>
            <w:left w:val="none" w:sz="0" w:space="0" w:color="auto"/>
            <w:bottom w:val="none" w:sz="0" w:space="0" w:color="auto"/>
            <w:right w:val="none" w:sz="0" w:space="0" w:color="auto"/>
          </w:divBdr>
        </w:div>
        <w:div w:id="476148486">
          <w:marLeft w:val="480"/>
          <w:marRight w:val="0"/>
          <w:marTop w:val="0"/>
          <w:marBottom w:val="0"/>
          <w:divBdr>
            <w:top w:val="none" w:sz="0" w:space="0" w:color="auto"/>
            <w:left w:val="none" w:sz="0" w:space="0" w:color="auto"/>
            <w:bottom w:val="none" w:sz="0" w:space="0" w:color="auto"/>
            <w:right w:val="none" w:sz="0" w:space="0" w:color="auto"/>
          </w:divBdr>
        </w:div>
        <w:div w:id="1205411300">
          <w:marLeft w:val="480"/>
          <w:marRight w:val="0"/>
          <w:marTop w:val="0"/>
          <w:marBottom w:val="0"/>
          <w:divBdr>
            <w:top w:val="none" w:sz="0" w:space="0" w:color="auto"/>
            <w:left w:val="none" w:sz="0" w:space="0" w:color="auto"/>
            <w:bottom w:val="none" w:sz="0" w:space="0" w:color="auto"/>
            <w:right w:val="none" w:sz="0" w:space="0" w:color="auto"/>
          </w:divBdr>
        </w:div>
        <w:div w:id="898976560">
          <w:marLeft w:val="480"/>
          <w:marRight w:val="0"/>
          <w:marTop w:val="0"/>
          <w:marBottom w:val="0"/>
          <w:divBdr>
            <w:top w:val="none" w:sz="0" w:space="0" w:color="auto"/>
            <w:left w:val="none" w:sz="0" w:space="0" w:color="auto"/>
            <w:bottom w:val="none" w:sz="0" w:space="0" w:color="auto"/>
            <w:right w:val="none" w:sz="0" w:space="0" w:color="auto"/>
          </w:divBdr>
        </w:div>
        <w:div w:id="558518158">
          <w:marLeft w:val="480"/>
          <w:marRight w:val="0"/>
          <w:marTop w:val="0"/>
          <w:marBottom w:val="0"/>
          <w:divBdr>
            <w:top w:val="none" w:sz="0" w:space="0" w:color="auto"/>
            <w:left w:val="none" w:sz="0" w:space="0" w:color="auto"/>
            <w:bottom w:val="none" w:sz="0" w:space="0" w:color="auto"/>
            <w:right w:val="none" w:sz="0" w:space="0" w:color="auto"/>
          </w:divBdr>
        </w:div>
        <w:div w:id="195896472">
          <w:marLeft w:val="480"/>
          <w:marRight w:val="0"/>
          <w:marTop w:val="0"/>
          <w:marBottom w:val="0"/>
          <w:divBdr>
            <w:top w:val="none" w:sz="0" w:space="0" w:color="auto"/>
            <w:left w:val="none" w:sz="0" w:space="0" w:color="auto"/>
            <w:bottom w:val="none" w:sz="0" w:space="0" w:color="auto"/>
            <w:right w:val="none" w:sz="0" w:space="0" w:color="auto"/>
          </w:divBdr>
        </w:div>
        <w:div w:id="1784614545">
          <w:marLeft w:val="480"/>
          <w:marRight w:val="0"/>
          <w:marTop w:val="0"/>
          <w:marBottom w:val="0"/>
          <w:divBdr>
            <w:top w:val="none" w:sz="0" w:space="0" w:color="auto"/>
            <w:left w:val="none" w:sz="0" w:space="0" w:color="auto"/>
            <w:bottom w:val="none" w:sz="0" w:space="0" w:color="auto"/>
            <w:right w:val="none" w:sz="0" w:space="0" w:color="auto"/>
          </w:divBdr>
        </w:div>
        <w:div w:id="1475834425">
          <w:marLeft w:val="480"/>
          <w:marRight w:val="0"/>
          <w:marTop w:val="0"/>
          <w:marBottom w:val="0"/>
          <w:divBdr>
            <w:top w:val="none" w:sz="0" w:space="0" w:color="auto"/>
            <w:left w:val="none" w:sz="0" w:space="0" w:color="auto"/>
            <w:bottom w:val="none" w:sz="0" w:space="0" w:color="auto"/>
            <w:right w:val="none" w:sz="0" w:space="0" w:color="auto"/>
          </w:divBdr>
        </w:div>
        <w:div w:id="591816108">
          <w:marLeft w:val="480"/>
          <w:marRight w:val="0"/>
          <w:marTop w:val="0"/>
          <w:marBottom w:val="0"/>
          <w:divBdr>
            <w:top w:val="none" w:sz="0" w:space="0" w:color="auto"/>
            <w:left w:val="none" w:sz="0" w:space="0" w:color="auto"/>
            <w:bottom w:val="none" w:sz="0" w:space="0" w:color="auto"/>
            <w:right w:val="none" w:sz="0" w:space="0" w:color="auto"/>
          </w:divBdr>
        </w:div>
        <w:div w:id="257449897">
          <w:marLeft w:val="480"/>
          <w:marRight w:val="0"/>
          <w:marTop w:val="0"/>
          <w:marBottom w:val="0"/>
          <w:divBdr>
            <w:top w:val="none" w:sz="0" w:space="0" w:color="auto"/>
            <w:left w:val="none" w:sz="0" w:space="0" w:color="auto"/>
            <w:bottom w:val="none" w:sz="0" w:space="0" w:color="auto"/>
            <w:right w:val="none" w:sz="0" w:space="0" w:color="auto"/>
          </w:divBdr>
        </w:div>
        <w:div w:id="2136488301">
          <w:marLeft w:val="480"/>
          <w:marRight w:val="0"/>
          <w:marTop w:val="0"/>
          <w:marBottom w:val="0"/>
          <w:divBdr>
            <w:top w:val="none" w:sz="0" w:space="0" w:color="auto"/>
            <w:left w:val="none" w:sz="0" w:space="0" w:color="auto"/>
            <w:bottom w:val="none" w:sz="0" w:space="0" w:color="auto"/>
            <w:right w:val="none" w:sz="0" w:space="0" w:color="auto"/>
          </w:divBdr>
        </w:div>
        <w:div w:id="634143807">
          <w:marLeft w:val="480"/>
          <w:marRight w:val="0"/>
          <w:marTop w:val="0"/>
          <w:marBottom w:val="0"/>
          <w:divBdr>
            <w:top w:val="none" w:sz="0" w:space="0" w:color="auto"/>
            <w:left w:val="none" w:sz="0" w:space="0" w:color="auto"/>
            <w:bottom w:val="none" w:sz="0" w:space="0" w:color="auto"/>
            <w:right w:val="none" w:sz="0" w:space="0" w:color="auto"/>
          </w:divBdr>
        </w:div>
        <w:div w:id="951396905">
          <w:marLeft w:val="480"/>
          <w:marRight w:val="0"/>
          <w:marTop w:val="0"/>
          <w:marBottom w:val="0"/>
          <w:divBdr>
            <w:top w:val="none" w:sz="0" w:space="0" w:color="auto"/>
            <w:left w:val="none" w:sz="0" w:space="0" w:color="auto"/>
            <w:bottom w:val="none" w:sz="0" w:space="0" w:color="auto"/>
            <w:right w:val="none" w:sz="0" w:space="0" w:color="auto"/>
          </w:divBdr>
        </w:div>
        <w:div w:id="1941600097">
          <w:marLeft w:val="480"/>
          <w:marRight w:val="0"/>
          <w:marTop w:val="0"/>
          <w:marBottom w:val="0"/>
          <w:divBdr>
            <w:top w:val="none" w:sz="0" w:space="0" w:color="auto"/>
            <w:left w:val="none" w:sz="0" w:space="0" w:color="auto"/>
            <w:bottom w:val="none" w:sz="0" w:space="0" w:color="auto"/>
            <w:right w:val="none" w:sz="0" w:space="0" w:color="auto"/>
          </w:divBdr>
        </w:div>
        <w:div w:id="2124497412">
          <w:marLeft w:val="480"/>
          <w:marRight w:val="0"/>
          <w:marTop w:val="0"/>
          <w:marBottom w:val="0"/>
          <w:divBdr>
            <w:top w:val="none" w:sz="0" w:space="0" w:color="auto"/>
            <w:left w:val="none" w:sz="0" w:space="0" w:color="auto"/>
            <w:bottom w:val="none" w:sz="0" w:space="0" w:color="auto"/>
            <w:right w:val="none" w:sz="0" w:space="0" w:color="auto"/>
          </w:divBdr>
        </w:div>
        <w:div w:id="491801500">
          <w:marLeft w:val="480"/>
          <w:marRight w:val="0"/>
          <w:marTop w:val="0"/>
          <w:marBottom w:val="0"/>
          <w:divBdr>
            <w:top w:val="none" w:sz="0" w:space="0" w:color="auto"/>
            <w:left w:val="none" w:sz="0" w:space="0" w:color="auto"/>
            <w:bottom w:val="none" w:sz="0" w:space="0" w:color="auto"/>
            <w:right w:val="none" w:sz="0" w:space="0" w:color="auto"/>
          </w:divBdr>
        </w:div>
        <w:div w:id="1182281493">
          <w:marLeft w:val="480"/>
          <w:marRight w:val="0"/>
          <w:marTop w:val="0"/>
          <w:marBottom w:val="0"/>
          <w:divBdr>
            <w:top w:val="none" w:sz="0" w:space="0" w:color="auto"/>
            <w:left w:val="none" w:sz="0" w:space="0" w:color="auto"/>
            <w:bottom w:val="none" w:sz="0" w:space="0" w:color="auto"/>
            <w:right w:val="none" w:sz="0" w:space="0" w:color="auto"/>
          </w:divBdr>
        </w:div>
        <w:div w:id="1330257256">
          <w:marLeft w:val="480"/>
          <w:marRight w:val="0"/>
          <w:marTop w:val="0"/>
          <w:marBottom w:val="0"/>
          <w:divBdr>
            <w:top w:val="none" w:sz="0" w:space="0" w:color="auto"/>
            <w:left w:val="none" w:sz="0" w:space="0" w:color="auto"/>
            <w:bottom w:val="none" w:sz="0" w:space="0" w:color="auto"/>
            <w:right w:val="none" w:sz="0" w:space="0" w:color="auto"/>
          </w:divBdr>
        </w:div>
        <w:div w:id="1028683148">
          <w:marLeft w:val="480"/>
          <w:marRight w:val="0"/>
          <w:marTop w:val="0"/>
          <w:marBottom w:val="0"/>
          <w:divBdr>
            <w:top w:val="none" w:sz="0" w:space="0" w:color="auto"/>
            <w:left w:val="none" w:sz="0" w:space="0" w:color="auto"/>
            <w:bottom w:val="none" w:sz="0" w:space="0" w:color="auto"/>
            <w:right w:val="none" w:sz="0" w:space="0" w:color="auto"/>
          </w:divBdr>
        </w:div>
        <w:div w:id="475727170">
          <w:marLeft w:val="480"/>
          <w:marRight w:val="0"/>
          <w:marTop w:val="0"/>
          <w:marBottom w:val="0"/>
          <w:divBdr>
            <w:top w:val="none" w:sz="0" w:space="0" w:color="auto"/>
            <w:left w:val="none" w:sz="0" w:space="0" w:color="auto"/>
            <w:bottom w:val="none" w:sz="0" w:space="0" w:color="auto"/>
            <w:right w:val="none" w:sz="0" w:space="0" w:color="auto"/>
          </w:divBdr>
        </w:div>
        <w:div w:id="1248808267">
          <w:marLeft w:val="480"/>
          <w:marRight w:val="0"/>
          <w:marTop w:val="0"/>
          <w:marBottom w:val="0"/>
          <w:divBdr>
            <w:top w:val="none" w:sz="0" w:space="0" w:color="auto"/>
            <w:left w:val="none" w:sz="0" w:space="0" w:color="auto"/>
            <w:bottom w:val="none" w:sz="0" w:space="0" w:color="auto"/>
            <w:right w:val="none" w:sz="0" w:space="0" w:color="auto"/>
          </w:divBdr>
        </w:div>
        <w:div w:id="1233462998">
          <w:marLeft w:val="480"/>
          <w:marRight w:val="0"/>
          <w:marTop w:val="0"/>
          <w:marBottom w:val="0"/>
          <w:divBdr>
            <w:top w:val="none" w:sz="0" w:space="0" w:color="auto"/>
            <w:left w:val="none" w:sz="0" w:space="0" w:color="auto"/>
            <w:bottom w:val="none" w:sz="0" w:space="0" w:color="auto"/>
            <w:right w:val="none" w:sz="0" w:space="0" w:color="auto"/>
          </w:divBdr>
        </w:div>
        <w:div w:id="1637686498">
          <w:marLeft w:val="480"/>
          <w:marRight w:val="0"/>
          <w:marTop w:val="0"/>
          <w:marBottom w:val="0"/>
          <w:divBdr>
            <w:top w:val="none" w:sz="0" w:space="0" w:color="auto"/>
            <w:left w:val="none" w:sz="0" w:space="0" w:color="auto"/>
            <w:bottom w:val="none" w:sz="0" w:space="0" w:color="auto"/>
            <w:right w:val="none" w:sz="0" w:space="0" w:color="auto"/>
          </w:divBdr>
        </w:div>
        <w:div w:id="445277482">
          <w:marLeft w:val="480"/>
          <w:marRight w:val="0"/>
          <w:marTop w:val="0"/>
          <w:marBottom w:val="0"/>
          <w:divBdr>
            <w:top w:val="none" w:sz="0" w:space="0" w:color="auto"/>
            <w:left w:val="none" w:sz="0" w:space="0" w:color="auto"/>
            <w:bottom w:val="none" w:sz="0" w:space="0" w:color="auto"/>
            <w:right w:val="none" w:sz="0" w:space="0" w:color="auto"/>
          </w:divBdr>
        </w:div>
        <w:div w:id="473647471">
          <w:marLeft w:val="480"/>
          <w:marRight w:val="0"/>
          <w:marTop w:val="0"/>
          <w:marBottom w:val="0"/>
          <w:divBdr>
            <w:top w:val="none" w:sz="0" w:space="0" w:color="auto"/>
            <w:left w:val="none" w:sz="0" w:space="0" w:color="auto"/>
            <w:bottom w:val="none" w:sz="0" w:space="0" w:color="auto"/>
            <w:right w:val="none" w:sz="0" w:space="0" w:color="auto"/>
          </w:divBdr>
        </w:div>
        <w:div w:id="1468429478">
          <w:marLeft w:val="480"/>
          <w:marRight w:val="0"/>
          <w:marTop w:val="0"/>
          <w:marBottom w:val="0"/>
          <w:divBdr>
            <w:top w:val="none" w:sz="0" w:space="0" w:color="auto"/>
            <w:left w:val="none" w:sz="0" w:space="0" w:color="auto"/>
            <w:bottom w:val="none" w:sz="0" w:space="0" w:color="auto"/>
            <w:right w:val="none" w:sz="0" w:space="0" w:color="auto"/>
          </w:divBdr>
        </w:div>
        <w:div w:id="888565510">
          <w:marLeft w:val="480"/>
          <w:marRight w:val="0"/>
          <w:marTop w:val="0"/>
          <w:marBottom w:val="0"/>
          <w:divBdr>
            <w:top w:val="none" w:sz="0" w:space="0" w:color="auto"/>
            <w:left w:val="none" w:sz="0" w:space="0" w:color="auto"/>
            <w:bottom w:val="none" w:sz="0" w:space="0" w:color="auto"/>
            <w:right w:val="none" w:sz="0" w:space="0" w:color="auto"/>
          </w:divBdr>
        </w:div>
        <w:div w:id="1684236860">
          <w:marLeft w:val="480"/>
          <w:marRight w:val="0"/>
          <w:marTop w:val="0"/>
          <w:marBottom w:val="0"/>
          <w:divBdr>
            <w:top w:val="none" w:sz="0" w:space="0" w:color="auto"/>
            <w:left w:val="none" w:sz="0" w:space="0" w:color="auto"/>
            <w:bottom w:val="none" w:sz="0" w:space="0" w:color="auto"/>
            <w:right w:val="none" w:sz="0" w:space="0" w:color="auto"/>
          </w:divBdr>
        </w:div>
        <w:div w:id="352154339">
          <w:marLeft w:val="480"/>
          <w:marRight w:val="0"/>
          <w:marTop w:val="0"/>
          <w:marBottom w:val="0"/>
          <w:divBdr>
            <w:top w:val="none" w:sz="0" w:space="0" w:color="auto"/>
            <w:left w:val="none" w:sz="0" w:space="0" w:color="auto"/>
            <w:bottom w:val="none" w:sz="0" w:space="0" w:color="auto"/>
            <w:right w:val="none" w:sz="0" w:space="0" w:color="auto"/>
          </w:divBdr>
        </w:div>
        <w:div w:id="703100445">
          <w:marLeft w:val="480"/>
          <w:marRight w:val="0"/>
          <w:marTop w:val="0"/>
          <w:marBottom w:val="0"/>
          <w:divBdr>
            <w:top w:val="none" w:sz="0" w:space="0" w:color="auto"/>
            <w:left w:val="none" w:sz="0" w:space="0" w:color="auto"/>
            <w:bottom w:val="none" w:sz="0" w:space="0" w:color="auto"/>
            <w:right w:val="none" w:sz="0" w:space="0" w:color="auto"/>
          </w:divBdr>
        </w:div>
        <w:div w:id="1558586807">
          <w:marLeft w:val="480"/>
          <w:marRight w:val="0"/>
          <w:marTop w:val="0"/>
          <w:marBottom w:val="0"/>
          <w:divBdr>
            <w:top w:val="none" w:sz="0" w:space="0" w:color="auto"/>
            <w:left w:val="none" w:sz="0" w:space="0" w:color="auto"/>
            <w:bottom w:val="none" w:sz="0" w:space="0" w:color="auto"/>
            <w:right w:val="none" w:sz="0" w:space="0" w:color="auto"/>
          </w:divBdr>
        </w:div>
        <w:div w:id="2019845927">
          <w:marLeft w:val="480"/>
          <w:marRight w:val="0"/>
          <w:marTop w:val="0"/>
          <w:marBottom w:val="0"/>
          <w:divBdr>
            <w:top w:val="none" w:sz="0" w:space="0" w:color="auto"/>
            <w:left w:val="none" w:sz="0" w:space="0" w:color="auto"/>
            <w:bottom w:val="none" w:sz="0" w:space="0" w:color="auto"/>
            <w:right w:val="none" w:sz="0" w:space="0" w:color="auto"/>
          </w:divBdr>
        </w:div>
        <w:div w:id="1815177054">
          <w:marLeft w:val="480"/>
          <w:marRight w:val="0"/>
          <w:marTop w:val="0"/>
          <w:marBottom w:val="0"/>
          <w:divBdr>
            <w:top w:val="none" w:sz="0" w:space="0" w:color="auto"/>
            <w:left w:val="none" w:sz="0" w:space="0" w:color="auto"/>
            <w:bottom w:val="none" w:sz="0" w:space="0" w:color="auto"/>
            <w:right w:val="none" w:sz="0" w:space="0" w:color="auto"/>
          </w:divBdr>
        </w:div>
        <w:div w:id="431241416">
          <w:marLeft w:val="480"/>
          <w:marRight w:val="0"/>
          <w:marTop w:val="0"/>
          <w:marBottom w:val="0"/>
          <w:divBdr>
            <w:top w:val="none" w:sz="0" w:space="0" w:color="auto"/>
            <w:left w:val="none" w:sz="0" w:space="0" w:color="auto"/>
            <w:bottom w:val="none" w:sz="0" w:space="0" w:color="auto"/>
            <w:right w:val="none" w:sz="0" w:space="0" w:color="auto"/>
          </w:divBdr>
        </w:div>
        <w:div w:id="2021733663">
          <w:marLeft w:val="480"/>
          <w:marRight w:val="0"/>
          <w:marTop w:val="0"/>
          <w:marBottom w:val="0"/>
          <w:divBdr>
            <w:top w:val="none" w:sz="0" w:space="0" w:color="auto"/>
            <w:left w:val="none" w:sz="0" w:space="0" w:color="auto"/>
            <w:bottom w:val="none" w:sz="0" w:space="0" w:color="auto"/>
            <w:right w:val="none" w:sz="0" w:space="0" w:color="auto"/>
          </w:divBdr>
        </w:div>
        <w:div w:id="1827282977">
          <w:marLeft w:val="480"/>
          <w:marRight w:val="0"/>
          <w:marTop w:val="0"/>
          <w:marBottom w:val="0"/>
          <w:divBdr>
            <w:top w:val="none" w:sz="0" w:space="0" w:color="auto"/>
            <w:left w:val="none" w:sz="0" w:space="0" w:color="auto"/>
            <w:bottom w:val="none" w:sz="0" w:space="0" w:color="auto"/>
            <w:right w:val="none" w:sz="0" w:space="0" w:color="auto"/>
          </w:divBdr>
        </w:div>
        <w:div w:id="908614087">
          <w:marLeft w:val="480"/>
          <w:marRight w:val="0"/>
          <w:marTop w:val="0"/>
          <w:marBottom w:val="0"/>
          <w:divBdr>
            <w:top w:val="none" w:sz="0" w:space="0" w:color="auto"/>
            <w:left w:val="none" w:sz="0" w:space="0" w:color="auto"/>
            <w:bottom w:val="none" w:sz="0" w:space="0" w:color="auto"/>
            <w:right w:val="none" w:sz="0" w:space="0" w:color="auto"/>
          </w:divBdr>
        </w:div>
        <w:div w:id="1178232872">
          <w:marLeft w:val="480"/>
          <w:marRight w:val="0"/>
          <w:marTop w:val="0"/>
          <w:marBottom w:val="0"/>
          <w:divBdr>
            <w:top w:val="none" w:sz="0" w:space="0" w:color="auto"/>
            <w:left w:val="none" w:sz="0" w:space="0" w:color="auto"/>
            <w:bottom w:val="none" w:sz="0" w:space="0" w:color="auto"/>
            <w:right w:val="none" w:sz="0" w:space="0" w:color="auto"/>
          </w:divBdr>
        </w:div>
        <w:div w:id="1735158233">
          <w:marLeft w:val="480"/>
          <w:marRight w:val="0"/>
          <w:marTop w:val="0"/>
          <w:marBottom w:val="0"/>
          <w:divBdr>
            <w:top w:val="none" w:sz="0" w:space="0" w:color="auto"/>
            <w:left w:val="none" w:sz="0" w:space="0" w:color="auto"/>
            <w:bottom w:val="none" w:sz="0" w:space="0" w:color="auto"/>
            <w:right w:val="none" w:sz="0" w:space="0" w:color="auto"/>
          </w:divBdr>
        </w:div>
        <w:div w:id="1081609732">
          <w:marLeft w:val="480"/>
          <w:marRight w:val="0"/>
          <w:marTop w:val="0"/>
          <w:marBottom w:val="0"/>
          <w:divBdr>
            <w:top w:val="none" w:sz="0" w:space="0" w:color="auto"/>
            <w:left w:val="none" w:sz="0" w:space="0" w:color="auto"/>
            <w:bottom w:val="none" w:sz="0" w:space="0" w:color="auto"/>
            <w:right w:val="none" w:sz="0" w:space="0" w:color="auto"/>
          </w:divBdr>
        </w:div>
        <w:div w:id="764964179">
          <w:marLeft w:val="480"/>
          <w:marRight w:val="0"/>
          <w:marTop w:val="0"/>
          <w:marBottom w:val="0"/>
          <w:divBdr>
            <w:top w:val="none" w:sz="0" w:space="0" w:color="auto"/>
            <w:left w:val="none" w:sz="0" w:space="0" w:color="auto"/>
            <w:bottom w:val="none" w:sz="0" w:space="0" w:color="auto"/>
            <w:right w:val="none" w:sz="0" w:space="0" w:color="auto"/>
          </w:divBdr>
        </w:div>
        <w:div w:id="576597595">
          <w:marLeft w:val="480"/>
          <w:marRight w:val="0"/>
          <w:marTop w:val="0"/>
          <w:marBottom w:val="0"/>
          <w:divBdr>
            <w:top w:val="none" w:sz="0" w:space="0" w:color="auto"/>
            <w:left w:val="none" w:sz="0" w:space="0" w:color="auto"/>
            <w:bottom w:val="none" w:sz="0" w:space="0" w:color="auto"/>
            <w:right w:val="none" w:sz="0" w:space="0" w:color="auto"/>
          </w:divBdr>
        </w:div>
        <w:div w:id="1625695051">
          <w:marLeft w:val="480"/>
          <w:marRight w:val="0"/>
          <w:marTop w:val="0"/>
          <w:marBottom w:val="0"/>
          <w:divBdr>
            <w:top w:val="none" w:sz="0" w:space="0" w:color="auto"/>
            <w:left w:val="none" w:sz="0" w:space="0" w:color="auto"/>
            <w:bottom w:val="none" w:sz="0" w:space="0" w:color="auto"/>
            <w:right w:val="none" w:sz="0" w:space="0" w:color="auto"/>
          </w:divBdr>
        </w:div>
        <w:div w:id="412554755">
          <w:marLeft w:val="480"/>
          <w:marRight w:val="0"/>
          <w:marTop w:val="0"/>
          <w:marBottom w:val="0"/>
          <w:divBdr>
            <w:top w:val="none" w:sz="0" w:space="0" w:color="auto"/>
            <w:left w:val="none" w:sz="0" w:space="0" w:color="auto"/>
            <w:bottom w:val="none" w:sz="0" w:space="0" w:color="auto"/>
            <w:right w:val="none" w:sz="0" w:space="0" w:color="auto"/>
          </w:divBdr>
        </w:div>
        <w:div w:id="242616796">
          <w:marLeft w:val="480"/>
          <w:marRight w:val="0"/>
          <w:marTop w:val="0"/>
          <w:marBottom w:val="0"/>
          <w:divBdr>
            <w:top w:val="none" w:sz="0" w:space="0" w:color="auto"/>
            <w:left w:val="none" w:sz="0" w:space="0" w:color="auto"/>
            <w:bottom w:val="none" w:sz="0" w:space="0" w:color="auto"/>
            <w:right w:val="none" w:sz="0" w:space="0" w:color="auto"/>
          </w:divBdr>
        </w:div>
        <w:div w:id="1063867721">
          <w:marLeft w:val="480"/>
          <w:marRight w:val="0"/>
          <w:marTop w:val="0"/>
          <w:marBottom w:val="0"/>
          <w:divBdr>
            <w:top w:val="none" w:sz="0" w:space="0" w:color="auto"/>
            <w:left w:val="none" w:sz="0" w:space="0" w:color="auto"/>
            <w:bottom w:val="none" w:sz="0" w:space="0" w:color="auto"/>
            <w:right w:val="none" w:sz="0" w:space="0" w:color="auto"/>
          </w:divBdr>
        </w:div>
        <w:div w:id="1871411770">
          <w:marLeft w:val="480"/>
          <w:marRight w:val="0"/>
          <w:marTop w:val="0"/>
          <w:marBottom w:val="0"/>
          <w:divBdr>
            <w:top w:val="none" w:sz="0" w:space="0" w:color="auto"/>
            <w:left w:val="none" w:sz="0" w:space="0" w:color="auto"/>
            <w:bottom w:val="none" w:sz="0" w:space="0" w:color="auto"/>
            <w:right w:val="none" w:sz="0" w:space="0" w:color="auto"/>
          </w:divBdr>
        </w:div>
        <w:div w:id="505558821">
          <w:marLeft w:val="480"/>
          <w:marRight w:val="0"/>
          <w:marTop w:val="0"/>
          <w:marBottom w:val="0"/>
          <w:divBdr>
            <w:top w:val="none" w:sz="0" w:space="0" w:color="auto"/>
            <w:left w:val="none" w:sz="0" w:space="0" w:color="auto"/>
            <w:bottom w:val="none" w:sz="0" w:space="0" w:color="auto"/>
            <w:right w:val="none" w:sz="0" w:space="0" w:color="auto"/>
          </w:divBdr>
        </w:div>
        <w:div w:id="624317019">
          <w:marLeft w:val="480"/>
          <w:marRight w:val="0"/>
          <w:marTop w:val="0"/>
          <w:marBottom w:val="0"/>
          <w:divBdr>
            <w:top w:val="none" w:sz="0" w:space="0" w:color="auto"/>
            <w:left w:val="none" w:sz="0" w:space="0" w:color="auto"/>
            <w:bottom w:val="none" w:sz="0" w:space="0" w:color="auto"/>
            <w:right w:val="none" w:sz="0" w:space="0" w:color="auto"/>
          </w:divBdr>
        </w:div>
        <w:div w:id="451215769">
          <w:marLeft w:val="480"/>
          <w:marRight w:val="0"/>
          <w:marTop w:val="0"/>
          <w:marBottom w:val="0"/>
          <w:divBdr>
            <w:top w:val="none" w:sz="0" w:space="0" w:color="auto"/>
            <w:left w:val="none" w:sz="0" w:space="0" w:color="auto"/>
            <w:bottom w:val="none" w:sz="0" w:space="0" w:color="auto"/>
            <w:right w:val="none" w:sz="0" w:space="0" w:color="auto"/>
          </w:divBdr>
        </w:div>
        <w:div w:id="1438450247">
          <w:marLeft w:val="480"/>
          <w:marRight w:val="0"/>
          <w:marTop w:val="0"/>
          <w:marBottom w:val="0"/>
          <w:divBdr>
            <w:top w:val="none" w:sz="0" w:space="0" w:color="auto"/>
            <w:left w:val="none" w:sz="0" w:space="0" w:color="auto"/>
            <w:bottom w:val="none" w:sz="0" w:space="0" w:color="auto"/>
            <w:right w:val="none" w:sz="0" w:space="0" w:color="auto"/>
          </w:divBdr>
        </w:div>
        <w:div w:id="2022703886">
          <w:marLeft w:val="480"/>
          <w:marRight w:val="0"/>
          <w:marTop w:val="0"/>
          <w:marBottom w:val="0"/>
          <w:divBdr>
            <w:top w:val="none" w:sz="0" w:space="0" w:color="auto"/>
            <w:left w:val="none" w:sz="0" w:space="0" w:color="auto"/>
            <w:bottom w:val="none" w:sz="0" w:space="0" w:color="auto"/>
            <w:right w:val="none" w:sz="0" w:space="0" w:color="auto"/>
          </w:divBdr>
        </w:div>
        <w:div w:id="905990107">
          <w:marLeft w:val="480"/>
          <w:marRight w:val="0"/>
          <w:marTop w:val="0"/>
          <w:marBottom w:val="0"/>
          <w:divBdr>
            <w:top w:val="none" w:sz="0" w:space="0" w:color="auto"/>
            <w:left w:val="none" w:sz="0" w:space="0" w:color="auto"/>
            <w:bottom w:val="none" w:sz="0" w:space="0" w:color="auto"/>
            <w:right w:val="none" w:sz="0" w:space="0" w:color="auto"/>
          </w:divBdr>
        </w:div>
        <w:div w:id="818303394">
          <w:marLeft w:val="480"/>
          <w:marRight w:val="0"/>
          <w:marTop w:val="0"/>
          <w:marBottom w:val="0"/>
          <w:divBdr>
            <w:top w:val="none" w:sz="0" w:space="0" w:color="auto"/>
            <w:left w:val="none" w:sz="0" w:space="0" w:color="auto"/>
            <w:bottom w:val="none" w:sz="0" w:space="0" w:color="auto"/>
            <w:right w:val="none" w:sz="0" w:space="0" w:color="auto"/>
          </w:divBdr>
        </w:div>
        <w:div w:id="1494419903">
          <w:marLeft w:val="480"/>
          <w:marRight w:val="0"/>
          <w:marTop w:val="0"/>
          <w:marBottom w:val="0"/>
          <w:divBdr>
            <w:top w:val="none" w:sz="0" w:space="0" w:color="auto"/>
            <w:left w:val="none" w:sz="0" w:space="0" w:color="auto"/>
            <w:bottom w:val="none" w:sz="0" w:space="0" w:color="auto"/>
            <w:right w:val="none" w:sz="0" w:space="0" w:color="auto"/>
          </w:divBdr>
        </w:div>
        <w:div w:id="2029214097">
          <w:marLeft w:val="480"/>
          <w:marRight w:val="0"/>
          <w:marTop w:val="0"/>
          <w:marBottom w:val="0"/>
          <w:divBdr>
            <w:top w:val="none" w:sz="0" w:space="0" w:color="auto"/>
            <w:left w:val="none" w:sz="0" w:space="0" w:color="auto"/>
            <w:bottom w:val="none" w:sz="0" w:space="0" w:color="auto"/>
            <w:right w:val="none" w:sz="0" w:space="0" w:color="auto"/>
          </w:divBdr>
        </w:div>
        <w:div w:id="817116461">
          <w:marLeft w:val="480"/>
          <w:marRight w:val="0"/>
          <w:marTop w:val="0"/>
          <w:marBottom w:val="0"/>
          <w:divBdr>
            <w:top w:val="none" w:sz="0" w:space="0" w:color="auto"/>
            <w:left w:val="none" w:sz="0" w:space="0" w:color="auto"/>
            <w:bottom w:val="none" w:sz="0" w:space="0" w:color="auto"/>
            <w:right w:val="none" w:sz="0" w:space="0" w:color="auto"/>
          </w:divBdr>
        </w:div>
        <w:div w:id="216012042">
          <w:marLeft w:val="480"/>
          <w:marRight w:val="0"/>
          <w:marTop w:val="0"/>
          <w:marBottom w:val="0"/>
          <w:divBdr>
            <w:top w:val="none" w:sz="0" w:space="0" w:color="auto"/>
            <w:left w:val="none" w:sz="0" w:space="0" w:color="auto"/>
            <w:bottom w:val="none" w:sz="0" w:space="0" w:color="auto"/>
            <w:right w:val="none" w:sz="0" w:space="0" w:color="auto"/>
          </w:divBdr>
        </w:div>
        <w:div w:id="480780288">
          <w:marLeft w:val="480"/>
          <w:marRight w:val="0"/>
          <w:marTop w:val="0"/>
          <w:marBottom w:val="0"/>
          <w:divBdr>
            <w:top w:val="none" w:sz="0" w:space="0" w:color="auto"/>
            <w:left w:val="none" w:sz="0" w:space="0" w:color="auto"/>
            <w:bottom w:val="none" w:sz="0" w:space="0" w:color="auto"/>
            <w:right w:val="none" w:sz="0" w:space="0" w:color="auto"/>
          </w:divBdr>
        </w:div>
      </w:divsChild>
    </w:div>
    <w:div w:id="819347876">
      <w:bodyDiv w:val="1"/>
      <w:marLeft w:val="0"/>
      <w:marRight w:val="0"/>
      <w:marTop w:val="0"/>
      <w:marBottom w:val="0"/>
      <w:divBdr>
        <w:top w:val="none" w:sz="0" w:space="0" w:color="auto"/>
        <w:left w:val="none" w:sz="0" w:space="0" w:color="auto"/>
        <w:bottom w:val="none" w:sz="0" w:space="0" w:color="auto"/>
        <w:right w:val="none" w:sz="0" w:space="0" w:color="auto"/>
      </w:divBdr>
      <w:divsChild>
        <w:div w:id="1245802777">
          <w:marLeft w:val="480"/>
          <w:marRight w:val="0"/>
          <w:marTop w:val="0"/>
          <w:marBottom w:val="0"/>
          <w:divBdr>
            <w:top w:val="none" w:sz="0" w:space="0" w:color="auto"/>
            <w:left w:val="none" w:sz="0" w:space="0" w:color="auto"/>
            <w:bottom w:val="none" w:sz="0" w:space="0" w:color="auto"/>
            <w:right w:val="none" w:sz="0" w:space="0" w:color="auto"/>
          </w:divBdr>
        </w:div>
        <w:div w:id="2098282602">
          <w:marLeft w:val="480"/>
          <w:marRight w:val="0"/>
          <w:marTop w:val="0"/>
          <w:marBottom w:val="0"/>
          <w:divBdr>
            <w:top w:val="none" w:sz="0" w:space="0" w:color="auto"/>
            <w:left w:val="none" w:sz="0" w:space="0" w:color="auto"/>
            <w:bottom w:val="none" w:sz="0" w:space="0" w:color="auto"/>
            <w:right w:val="none" w:sz="0" w:space="0" w:color="auto"/>
          </w:divBdr>
        </w:div>
        <w:div w:id="1342583786">
          <w:marLeft w:val="480"/>
          <w:marRight w:val="0"/>
          <w:marTop w:val="0"/>
          <w:marBottom w:val="0"/>
          <w:divBdr>
            <w:top w:val="none" w:sz="0" w:space="0" w:color="auto"/>
            <w:left w:val="none" w:sz="0" w:space="0" w:color="auto"/>
            <w:bottom w:val="none" w:sz="0" w:space="0" w:color="auto"/>
            <w:right w:val="none" w:sz="0" w:space="0" w:color="auto"/>
          </w:divBdr>
        </w:div>
        <w:div w:id="710230267">
          <w:marLeft w:val="480"/>
          <w:marRight w:val="0"/>
          <w:marTop w:val="0"/>
          <w:marBottom w:val="0"/>
          <w:divBdr>
            <w:top w:val="none" w:sz="0" w:space="0" w:color="auto"/>
            <w:left w:val="none" w:sz="0" w:space="0" w:color="auto"/>
            <w:bottom w:val="none" w:sz="0" w:space="0" w:color="auto"/>
            <w:right w:val="none" w:sz="0" w:space="0" w:color="auto"/>
          </w:divBdr>
        </w:div>
        <w:div w:id="2003896362">
          <w:marLeft w:val="480"/>
          <w:marRight w:val="0"/>
          <w:marTop w:val="0"/>
          <w:marBottom w:val="0"/>
          <w:divBdr>
            <w:top w:val="none" w:sz="0" w:space="0" w:color="auto"/>
            <w:left w:val="none" w:sz="0" w:space="0" w:color="auto"/>
            <w:bottom w:val="none" w:sz="0" w:space="0" w:color="auto"/>
            <w:right w:val="none" w:sz="0" w:space="0" w:color="auto"/>
          </w:divBdr>
        </w:div>
        <w:div w:id="1296182696">
          <w:marLeft w:val="480"/>
          <w:marRight w:val="0"/>
          <w:marTop w:val="0"/>
          <w:marBottom w:val="0"/>
          <w:divBdr>
            <w:top w:val="none" w:sz="0" w:space="0" w:color="auto"/>
            <w:left w:val="none" w:sz="0" w:space="0" w:color="auto"/>
            <w:bottom w:val="none" w:sz="0" w:space="0" w:color="auto"/>
            <w:right w:val="none" w:sz="0" w:space="0" w:color="auto"/>
          </w:divBdr>
        </w:div>
        <w:div w:id="550383461">
          <w:marLeft w:val="480"/>
          <w:marRight w:val="0"/>
          <w:marTop w:val="0"/>
          <w:marBottom w:val="0"/>
          <w:divBdr>
            <w:top w:val="none" w:sz="0" w:space="0" w:color="auto"/>
            <w:left w:val="none" w:sz="0" w:space="0" w:color="auto"/>
            <w:bottom w:val="none" w:sz="0" w:space="0" w:color="auto"/>
            <w:right w:val="none" w:sz="0" w:space="0" w:color="auto"/>
          </w:divBdr>
        </w:div>
        <w:div w:id="994800220">
          <w:marLeft w:val="480"/>
          <w:marRight w:val="0"/>
          <w:marTop w:val="0"/>
          <w:marBottom w:val="0"/>
          <w:divBdr>
            <w:top w:val="none" w:sz="0" w:space="0" w:color="auto"/>
            <w:left w:val="none" w:sz="0" w:space="0" w:color="auto"/>
            <w:bottom w:val="none" w:sz="0" w:space="0" w:color="auto"/>
            <w:right w:val="none" w:sz="0" w:space="0" w:color="auto"/>
          </w:divBdr>
        </w:div>
        <w:div w:id="1391028540">
          <w:marLeft w:val="480"/>
          <w:marRight w:val="0"/>
          <w:marTop w:val="0"/>
          <w:marBottom w:val="0"/>
          <w:divBdr>
            <w:top w:val="none" w:sz="0" w:space="0" w:color="auto"/>
            <w:left w:val="none" w:sz="0" w:space="0" w:color="auto"/>
            <w:bottom w:val="none" w:sz="0" w:space="0" w:color="auto"/>
            <w:right w:val="none" w:sz="0" w:space="0" w:color="auto"/>
          </w:divBdr>
        </w:div>
        <w:div w:id="1348680052">
          <w:marLeft w:val="480"/>
          <w:marRight w:val="0"/>
          <w:marTop w:val="0"/>
          <w:marBottom w:val="0"/>
          <w:divBdr>
            <w:top w:val="none" w:sz="0" w:space="0" w:color="auto"/>
            <w:left w:val="none" w:sz="0" w:space="0" w:color="auto"/>
            <w:bottom w:val="none" w:sz="0" w:space="0" w:color="auto"/>
            <w:right w:val="none" w:sz="0" w:space="0" w:color="auto"/>
          </w:divBdr>
        </w:div>
        <w:div w:id="1083333177">
          <w:marLeft w:val="480"/>
          <w:marRight w:val="0"/>
          <w:marTop w:val="0"/>
          <w:marBottom w:val="0"/>
          <w:divBdr>
            <w:top w:val="none" w:sz="0" w:space="0" w:color="auto"/>
            <w:left w:val="none" w:sz="0" w:space="0" w:color="auto"/>
            <w:bottom w:val="none" w:sz="0" w:space="0" w:color="auto"/>
            <w:right w:val="none" w:sz="0" w:space="0" w:color="auto"/>
          </w:divBdr>
        </w:div>
        <w:div w:id="1789812138">
          <w:marLeft w:val="480"/>
          <w:marRight w:val="0"/>
          <w:marTop w:val="0"/>
          <w:marBottom w:val="0"/>
          <w:divBdr>
            <w:top w:val="none" w:sz="0" w:space="0" w:color="auto"/>
            <w:left w:val="none" w:sz="0" w:space="0" w:color="auto"/>
            <w:bottom w:val="none" w:sz="0" w:space="0" w:color="auto"/>
            <w:right w:val="none" w:sz="0" w:space="0" w:color="auto"/>
          </w:divBdr>
        </w:div>
        <w:div w:id="1717853765">
          <w:marLeft w:val="480"/>
          <w:marRight w:val="0"/>
          <w:marTop w:val="0"/>
          <w:marBottom w:val="0"/>
          <w:divBdr>
            <w:top w:val="none" w:sz="0" w:space="0" w:color="auto"/>
            <w:left w:val="none" w:sz="0" w:space="0" w:color="auto"/>
            <w:bottom w:val="none" w:sz="0" w:space="0" w:color="auto"/>
            <w:right w:val="none" w:sz="0" w:space="0" w:color="auto"/>
          </w:divBdr>
        </w:div>
        <w:div w:id="511771435">
          <w:marLeft w:val="480"/>
          <w:marRight w:val="0"/>
          <w:marTop w:val="0"/>
          <w:marBottom w:val="0"/>
          <w:divBdr>
            <w:top w:val="none" w:sz="0" w:space="0" w:color="auto"/>
            <w:left w:val="none" w:sz="0" w:space="0" w:color="auto"/>
            <w:bottom w:val="none" w:sz="0" w:space="0" w:color="auto"/>
            <w:right w:val="none" w:sz="0" w:space="0" w:color="auto"/>
          </w:divBdr>
        </w:div>
        <w:div w:id="244194160">
          <w:marLeft w:val="480"/>
          <w:marRight w:val="0"/>
          <w:marTop w:val="0"/>
          <w:marBottom w:val="0"/>
          <w:divBdr>
            <w:top w:val="none" w:sz="0" w:space="0" w:color="auto"/>
            <w:left w:val="none" w:sz="0" w:space="0" w:color="auto"/>
            <w:bottom w:val="none" w:sz="0" w:space="0" w:color="auto"/>
            <w:right w:val="none" w:sz="0" w:space="0" w:color="auto"/>
          </w:divBdr>
        </w:div>
        <w:div w:id="466971673">
          <w:marLeft w:val="480"/>
          <w:marRight w:val="0"/>
          <w:marTop w:val="0"/>
          <w:marBottom w:val="0"/>
          <w:divBdr>
            <w:top w:val="none" w:sz="0" w:space="0" w:color="auto"/>
            <w:left w:val="none" w:sz="0" w:space="0" w:color="auto"/>
            <w:bottom w:val="none" w:sz="0" w:space="0" w:color="auto"/>
            <w:right w:val="none" w:sz="0" w:space="0" w:color="auto"/>
          </w:divBdr>
        </w:div>
        <w:div w:id="905144101">
          <w:marLeft w:val="480"/>
          <w:marRight w:val="0"/>
          <w:marTop w:val="0"/>
          <w:marBottom w:val="0"/>
          <w:divBdr>
            <w:top w:val="none" w:sz="0" w:space="0" w:color="auto"/>
            <w:left w:val="none" w:sz="0" w:space="0" w:color="auto"/>
            <w:bottom w:val="none" w:sz="0" w:space="0" w:color="auto"/>
            <w:right w:val="none" w:sz="0" w:space="0" w:color="auto"/>
          </w:divBdr>
        </w:div>
        <w:div w:id="714888834">
          <w:marLeft w:val="480"/>
          <w:marRight w:val="0"/>
          <w:marTop w:val="0"/>
          <w:marBottom w:val="0"/>
          <w:divBdr>
            <w:top w:val="none" w:sz="0" w:space="0" w:color="auto"/>
            <w:left w:val="none" w:sz="0" w:space="0" w:color="auto"/>
            <w:bottom w:val="none" w:sz="0" w:space="0" w:color="auto"/>
            <w:right w:val="none" w:sz="0" w:space="0" w:color="auto"/>
          </w:divBdr>
        </w:div>
        <w:div w:id="1557349358">
          <w:marLeft w:val="480"/>
          <w:marRight w:val="0"/>
          <w:marTop w:val="0"/>
          <w:marBottom w:val="0"/>
          <w:divBdr>
            <w:top w:val="none" w:sz="0" w:space="0" w:color="auto"/>
            <w:left w:val="none" w:sz="0" w:space="0" w:color="auto"/>
            <w:bottom w:val="none" w:sz="0" w:space="0" w:color="auto"/>
            <w:right w:val="none" w:sz="0" w:space="0" w:color="auto"/>
          </w:divBdr>
        </w:div>
        <w:div w:id="735860041">
          <w:marLeft w:val="480"/>
          <w:marRight w:val="0"/>
          <w:marTop w:val="0"/>
          <w:marBottom w:val="0"/>
          <w:divBdr>
            <w:top w:val="none" w:sz="0" w:space="0" w:color="auto"/>
            <w:left w:val="none" w:sz="0" w:space="0" w:color="auto"/>
            <w:bottom w:val="none" w:sz="0" w:space="0" w:color="auto"/>
            <w:right w:val="none" w:sz="0" w:space="0" w:color="auto"/>
          </w:divBdr>
        </w:div>
        <w:div w:id="1797986527">
          <w:marLeft w:val="480"/>
          <w:marRight w:val="0"/>
          <w:marTop w:val="0"/>
          <w:marBottom w:val="0"/>
          <w:divBdr>
            <w:top w:val="none" w:sz="0" w:space="0" w:color="auto"/>
            <w:left w:val="none" w:sz="0" w:space="0" w:color="auto"/>
            <w:bottom w:val="none" w:sz="0" w:space="0" w:color="auto"/>
            <w:right w:val="none" w:sz="0" w:space="0" w:color="auto"/>
          </w:divBdr>
        </w:div>
        <w:div w:id="614363199">
          <w:marLeft w:val="480"/>
          <w:marRight w:val="0"/>
          <w:marTop w:val="0"/>
          <w:marBottom w:val="0"/>
          <w:divBdr>
            <w:top w:val="none" w:sz="0" w:space="0" w:color="auto"/>
            <w:left w:val="none" w:sz="0" w:space="0" w:color="auto"/>
            <w:bottom w:val="none" w:sz="0" w:space="0" w:color="auto"/>
            <w:right w:val="none" w:sz="0" w:space="0" w:color="auto"/>
          </w:divBdr>
        </w:div>
        <w:div w:id="1395280545">
          <w:marLeft w:val="480"/>
          <w:marRight w:val="0"/>
          <w:marTop w:val="0"/>
          <w:marBottom w:val="0"/>
          <w:divBdr>
            <w:top w:val="none" w:sz="0" w:space="0" w:color="auto"/>
            <w:left w:val="none" w:sz="0" w:space="0" w:color="auto"/>
            <w:bottom w:val="none" w:sz="0" w:space="0" w:color="auto"/>
            <w:right w:val="none" w:sz="0" w:space="0" w:color="auto"/>
          </w:divBdr>
        </w:div>
        <w:div w:id="229271255">
          <w:marLeft w:val="480"/>
          <w:marRight w:val="0"/>
          <w:marTop w:val="0"/>
          <w:marBottom w:val="0"/>
          <w:divBdr>
            <w:top w:val="none" w:sz="0" w:space="0" w:color="auto"/>
            <w:left w:val="none" w:sz="0" w:space="0" w:color="auto"/>
            <w:bottom w:val="none" w:sz="0" w:space="0" w:color="auto"/>
            <w:right w:val="none" w:sz="0" w:space="0" w:color="auto"/>
          </w:divBdr>
        </w:div>
        <w:div w:id="1988197601">
          <w:marLeft w:val="480"/>
          <w:marRight w:val="0"/>
          <w:marTop w:val="0"/>
          <w:marBottom w:val="0"/>
          <w:divBdr>
            <w:top w:val="none" w:sz="0" w:space="0" w:color="auto"/>
            <w:left w:val="none" w:sz="0" w:space="0" w:color="auto"/>
            <w:bottom w:val="none" w:sz="0" w:space="0" w:color="auto"/>
            <w:right w:val="none" w:sz="0" w:space="0" w:color="auto"/>
          </w:divBdr>
        </w:div>
        <w:div w:id="1790078364">
          <w:marLeft w:val="480"/>
          <w:marRight w:val="0"/>
          <w:marTop w:val="0"/>
          <w:marBottom w:val="0"/>
          <w:divBdr>
            <w:top w:val="none" w:sz="0" w:space="0" w:color="auto"/>
            <w:left w:val="none" w:sz="0" w:space="0" w:color="auto"/>
            <w:bottom w:val="none" w:sz="0" w:space="0" w:color="auto"/>
            <w:right w:val="none" w:sz="0" w:space="0" w:color="auto"/>
          </w:divBdr>
        </w:div>
        <w:div w:id="453522995">
          <w:marLeft w:val="480"/>
          <w:marRight w:val="0"/>
          <w:marTop w:val="0"/>
          <w:marBottom w:val="0"/>
          <w:divBdr>
            <w:top w:val="none" w:sz="0" w:space="0" w:color="auto"/>
            <w:left w:val="none" w:sz="0" w:space="0" w:color="auto"/>
            <w:bottom w:val="none" w:sz="0" w:space="0" w:color="auto"/>
            <w:right w:val="none" w:sz="0" w:space="0" w:color="auto"/>
          </w:divBdr>
        </w:div>
        <w:div w:id="1647391773">
          <w:marLeft w:val="480"/>
          <w:marRight w:val="0"/>
          <w:marTop w:val="0"/>
          <w:marBottom w:val="0"/>
          <w:divBdr>
            <w:top w:val="none" w:sz="0" w:space="0" w:color="auto"/>
            <w:left w:val="none" w:sz="0" w:space="0" w:color="auto"/>
            <w:bottom w:val="none" w:sz="0" w:space="0" w:color="auto"/>
            <w:right w:val="none" w:sz="0" w:space="0" w:color="auto"/>
          </w:divBdr>
        </w:div>
        <w:div w:id="1515072968">
          <w:marLeft w:val="480"/>
          <w:marRight w:val="0"/>
          <w:marTop w:val="0"/>
          <w:marBottom w:val="0"/>
          <w:divBdr>
            <w:top w:val="none" w:sz="0" w:space="0" w:color="auto"/>
            <w:left w:val="none" w:sz="0" w:space="0" w:color="auto"/>
            <w:bottom w:val="none" w:sz="0" w:space="0" w:color="auto"/>
            <w:right w:val="none" w:sz="0" w:space="0" w:color="auto"/>
          </w:divBdr>
        </w:div>
        <w:div w:id="1513454403">
          <w:marLeft w:val="480"/>
          <w:marRight w:val="0"/>
          <w:marTop w:val="0"/>
          <w:marBottom w:val="0"/>
          <w:divBdr>
            <w:top w:val="none" w:sz="0" w:space="0" w:color="auto"/>
            <w:left w:val="none" w:sz="0" w:space="0" w:color="auto"/>
            <w:bottom w:val="none" w:sz="0" w:space="0" w:color="auto"/>
            <w:right w:val="none" w:sz="0" w:space="0" w:color="auto"/>
          </w:divBdr>
        </w:div>
        <w:div w:id="1614747882">
          <w:marLeft w:val="480"/>
          <w:marRight w:val="0"/>
          <w:marTop w:val="0"/>
          <w:marBottom w:val="0"/>
          <w:divBdr>
            <w:top w:val="none" w:sz="0" w:space="0" w:color="auto"/>
            <w:left w:val="none" w:sz="0" w:space="0" w:color="auto"/>
            <w:bottom w:val="none" w:sz="0" w:space="0" w:color="auto"/>
            <w:right w:val="none" w:sz="0" w:space="0" w:color="auto"/>
          </w:divBdr>
        </w:div>
        <w:div w:id="1722750909">
          <w:marLeft w:val="480"/>
          <w:marRight w:val="0"/>
          <w:marTop w:val="0"/>
          <w:marBottom w:val="0"/>
          <w:divBdr>
            <w:top w:val="none" w:sz="0" w:space="0" w:color="auto"/>
            <w:left w:val="none" w:sz="0" w:space="0" w:color="auto"/>
            <w:bottom w:val="none" w:sz="0" w:space="0" w:color="auto"/>
            <w:right w:val="none" w:sz="0" w:space="0" w:color="auto"/>
          </w:divBdr>
        </w:div>
        <w:div w:id="1206601043">
          <w:marLeft w:val="480"/>
          <w:marRight w:val="0"/>
          <w:marTop w:val="0"/>
          <w:marBottom w:val="0"/>
          <w:divBdr>
            <w:top w:val="none" w:sz="0" w:space="0" w:color="auto"/>
            <w:left w:val="none" w:sz="0" w:space="0" w:color="auto"/>
            <w:bottom w:val="none" w:sz="0" w:space="0" w:color="auto"/>
            <w:right w:val="none" w:sz="0" w:space="0" w:color="auto"/>
          </w:divBdr>
        </w:div>
        <w:div w:id="196240874">
          <w:marLeft w:val="480"/>
          <w:marRight w:val="0"/>
          <w:marTop w:val="0"/>
          <w:marBottom w:val="0"/>
          <w:divBdr>
            <w:top w:val="none" w:sz="0" w:space="0" w:color="auto"/>
            <w:left w:val="none" w:sz="0" w:space="0" w:color="auto"/>
            <w:bottom w:val="none" w:sz="0" w:space="0" w:color="auto"/>
            <w:right w:val="none" w:sz="0" w:space="0" w:color="auto"/>
          </w:divBdr>
        </w:div>
        <w:div w:id="1812407156">
          <w:marLeft w:val="480"/>
          <w:marRight w:val="0"/>
          <w:marTop w:val="0"/>
          <w:marBottom w:val="0"/>
          <w:divBdr>
            <w:top w:val="none" w:sz="0" w:space="0" w:color="auto"/>
            <w:left w:val="none" w:sz="0" w:space="0" w:color="auto"/>
            <w:bottom w:val="none" w:sz="0" w:space="0" w:color="auto"/>
            <w:right w:val="none" w:sz="0" w:space="0" w:color="auto"/>
          </w:divBdr>
        </w:div>
        <w:div w:id="618683509">
          <w:marLeft w:val="480"/>
          <w:marRight w:val="0"/>
          <w:marTop w:val="0"/>
          <w:marBottom w:val="0"/>
          <w:divBdr>
            <w:top w:val="none" w:sz="0" w:space="0" w:color="auto"/>
            <w:left w:val="none" w:sz="0" w:space="0" w:color="auto"/>
            <w:bottom w:val="none" w:sz="0" w:space="0" w:color="auto"/>
            <w:right w:val="none" w:sz="0" w:space="0" w:color="auto"/>
          </w:divBdr>
        </w:div>
        <w:div w:id="569392142">
          <w:marLeft w:val="480"/>
          <w:marRight w:val="0"/>
          <w:marTop w:val="0"/>
          <w:marBottom w:val="0"/>
          <w:divBdr>
            <w:top w:val="none" w:sz="0" w:space="0" w:color="auto"/>
            <w:left w:val="none" w:sz="0" w:space="0" w:color="auto"/>
            <w:bottom w:val="none" w:sz="0" w:space="0" w:color="auto"/>
            <w:right w:val="none" w:sz="0" w:space="0" w:color="auto"/>
          </w:divBdr>
        </w:div>
        <w:div w:id="203446746">
          <w:marLeft w:val="480"/>
          <w:marRight w:val="0"/>
          <w:marTop w:val="0"/>
          <w:marBottom w:val="0"/>
          <w:divBdr>
            <w:top w:val="none" w:sz="0" w:space="0" w:color="auto"/>
            <w:left w:val="none" w:sz="0" w:space="0" w:color="auto"/>
            <w:bottom w:val="none" w:sz="0" w:space="0" w:color="auto"/>
            <w:right w:val="none" w:sz="0" w:space="0" w:color="auto"/>
          </w:divBdr>
        </w:div>
        <w:div w:id="772749621">
          <w:marLeft w:val="480"/>
          <w:marRight w:val="0"/>
          <w:marTop w:val="0"/>
          <w:marBottom w:val="0"/>
          <w:divBdr>
            <w:top w:val="none" w:sz="0" w:space="0" w:color="auto"/>
            <w:left w:val="none" w:sz="0" w:space="0" w:color="auto"/>
            <w:bottom w:val="none" w:sz="0" w:space="0" w:color="auto"/>
            <w:right w:val="none" w:sz="0" w:space="0" w:color="auto"/>
          </w:divBdr>
        </w:div>
        <w:div w:id="1184398460">
          <w:marLeft w:val="480"/>
          <w:marRight w:val="0"/>
          <w:marTop w:val="0"/>
          <w:marBottom w:val="0"/>
          <w:divBdr>
            <w:top w:val="none" w:sz="0" w:space="0" w:color="auto"/>
            <w:left w:val="none" w:sz="0" w:space="0" w:color="auto"/>
            <w:bottom w:val="none" w:sz="0" w:space="0" w:color="auto"/>
            <w:right w:val="none" w:sz="0" w:space="0" w:color="auto"/>
          </w:divBdr>
        </w:div>
        <w:div w:id="1089275066">
          <w:marLeft w:val="480"/>
          <w:marRight w:val="0"/>
          <w:marTop w:val="0"/>
          <w:marBottom w:val="0"/>
          <w:divBdr>
            <w:top w:val="none" w:sz="0" w:space="0" w:color="auto"/>
            <w:left w:val="none" w:sz="0" w:space="0" w:color="auto"/>
            <w:bottom w:val="none" w:sz="0" w:space="0" w:color="auto"/>
            <w:right w:val="none" w:sz="0" w:space="0" w:color="auto"/>
          </w:divBdr>
        </w:div>
        <w:div w:id="1754356115">
          <w:marLeft w:val="480"/>
          <w:marRight w:val="0"/>
          <w:marTop w:val="0"/>
          <w:marBottom w:val="0"/>
          <w:divBdr>
            <w:top w:val="none" w:sz="0" w:space="0" w:color="auto"/>
            <w:left w:val="none" w:sz="0" w:space="0" w:color="auto"/>
            <w:bottom w:val="none" w:sz="0" w:space="0" w:color="auto"/>
            <w:right w:val="none" w:sz="0" w:space="0" w:color="auto"/>
          </w:divBdr>
        </w:div>
        <w:div w:id="235012744">
          <w:marLeft w:val="480"/>
          <w:marRight w:val="0"/>
          <w:marTop w:val="0"/>
          <w:marBottom w:val="0"/>
          <w:divBdr>
            <w:top w:val="none" w:sz="0" w:space="0" w:color="auto"/>
            <w:left w:val="none" w:sz="0" w:space="0" w:color="auto"/>
            <w:bottom w:val="none" w:sz="0" w:space="0" w:color="auto"/>
            <w:right w:val="none" w:sz="0" w:space="0" w:color="auto"/>
          </w:divBdr>
        </w:div>
        <w:div w:id="673610259">
          <w:marLeft w:val="480"/>
          <w:marRight w:val="0"/>
          <w:marTop w:val="0"/>
          <w:marBottom w:val="0"/>
          <w:divBdr>
            <w:top w:val="none" w:sz="0" w:space="0" w:color="auto"/>
            <w:left w:val="none" w:sz="0" w:space="0" w:color="auto"/>
            <w:bottom w:val="none" w:sz="0" w:space="0" w:color="auto"/>
            <w:right w:val="none" w:sz="0" w:space="0" w:color="auto"/>
          </w:divBdr>
        </w:div>
        <w:div w:id="1259947699">
          <w:marLeft w:val="480"/>
          <w:marRight w:val="0"/>
          <w:marTop w:val="0"/>
          <w:marBottom w:val="0"/>
          <w:divBdr>
            <w:top w:val="none" w:sz="0" w:space="0" w:color="auto"/>
            <w:left w:val="none" w:sz="0" w:space="0" w:color="auto"/>
            <w:bottom w:val="none" w:sz="0" w:space="0" w:color="auto"/>
            <w:right w:val="none" w:sz="0" w:space="0" w:color="auto"/>
          </w:divBdr>
        </w:div>
        <w:div w:id="1337075752">
          <w:marLeft w:val="480"/>
          <w:marRight w:val="0"/>
          <w:marTop w:val="0"/>
          <w:marBottom w:val="0"/>
          <w:divBdr>
            <w:top w:val="none" w:sz="0" w:space="0" w:color="auto"/>
            <w:left w:val="none" w:sz="0" w:space="0" w:color="auto"/>
            <w:bottom w:val="none" w:sz="0" w:space="0" w:color="auto"/>
            <w:right w:val="none" w:sz="0" w:space="0" w:color="auto"/>
          </w:divBdr>
        </w:div>
        <w:div w:id="144205416">
          <w:marLeft w:val="480"/>
          <w:marRight w:val="0"/>
          <w:marTop w:val="0"/>
          <w:marBottom w:val="0"/>
          <w:divBdr>
            <w:top w:val="none" w:sz="0" w:space="0" w:color="auto"/>
            <w:left w:val="none" w:sz="0" w:space="0" w:color="auto"/>
            <w:bottom w:val="none" w:sz="0" w:space="0" w:color="auto"/>
            <w:right w:val="none" w:sz="0" w:space="0" w:color="auto"/>
          </w:divBdr>
        </w:div>
        <w:div w:id="1481386835">
          <w:marLeft w:val="480"/>
          <w:marRight w:val="0"/>
          <w:marTop w:val="0"/>
          <w:marBottom w:val="0"/>
          <w:divBdr>
            <w:top w:val="none" w:sz="0" w:space="0" w:color="auto"/>
            <w:left w:val="none" w:sz="0" w:space="0" w:color="auto"/>
            <w:bottom w:val="none" w:sz="0" w:space="0" w:color="auto"/>
            <w:right w:val="none" w:sz="0" w:space="0" w:color="auto"/>
          </w:divBdr>
        </w:div>
        <w:div w:id="292952013">
          <w:marLeft w:val="480"/>
          <w:marRight w:val="0"/>
          <w:marTop w:val="0"/>
          <w:marBottom w:val="0"/>
          <w:divBdr>
            <w:top w:val="none" w:sz="0" w:space="0" w:color="auto"/>
            <w:left w:val="none" w:sz="0" w:space="0" w:color="auto"/>
            <w:bottom w:val="none" w:sz="0" w:space="0" w:color="auto"/>
            <w:right w:val="none" w:sz="0" w:space="0" w:color="auto"/>
          </w:divBdr>
        </w:div>
        <w:div w:id="273943757">
          <w:marLeft w:val="480"/>
          <w:marRight w:val="0"/>
          <w:marTop w:val="0"/>
          <w:marBottom w:val="0"/>
          <w:divBdr>
            <w:top w:val="none" w:sz="0" w:space="0" w:color="auto"/>
            <w:left w:val="none" w:sz="0" w:space="0" w:color="auto"/>
            <w:bottom w:val="none" w:sz="0" w:space="0" w:color="auto"/>
            <w:right w:val="none" w:sz="0" w:space="0" w:color="auto"/>
          </w:divBdr>
        </w:div>
        <w:div w:id="428047716">
          <w:marLeft w:val="480"/>
          <w:marRight w:val="0"/>
          <w:marTop w:val="0"/>
          <w:marBottom w:val="0"/>
          <w:divBdr>
            <w:top w:val="none" w:sz="0" w:space="0" w:color="auto"/>
            <w:left w:val="none" w:sz="0" w:space="0" w:color="auto"/>
            <w:bottom w:val="none" w:sz="0" w:space="0" w:color="auto"/>
            <w:right w:val="none" w:sz="0" w:space="0" w:color="auto"/>
          </w:divBdr>
        </w:div>
        <w:div w:id="491021491">
          <w:marLeft w:val="480"/>
          <w:marRight w:val="0"/>
          <w:marTop w:val="0"/>
          <w:marBottom w:val="0"/>
          <w:divBdr>
            <w:top w:val="none" w:sz="0" w:space="0" w:color="auto"/>
            <w:left w:val="none" w:sz="0" w:space="0" w:color="auto"/>
            <w:bottom w:val="none" w:sz="0" w:space="0" w:color="auto"/>
            <w:right w:val="none" w:sz="0" w:space="0" w:color="auto"/>
          </w:divBdr>
        </w:div>
        <w:div w:id="1131170089">
          <w:marLeft w:val="480"/>
          <w:marRight w:val="0"/>
          <w:marTop w:val="0"/>
          <w:marBottom w:val="0"/>
          <w:divBdr>
            <w:top w:val="none" w:sz="0" w:space="0" w:color="auto"/>
            <w:left w:val="none" w:sz="0" w:space="0" w:color="auto"/>
            <w:bottom w:val="none" w:sz="0" w:space="0" w:color="auto"/>
            <w:right w:val="none" w:sz="0" w:space="0" w:color="auto"/>
          </w:divBdr>
        </w:div>
        <w:div w:id="964580617">
          <w:marLeft w:val="480"/>
          <w:marRight w:val="0"/>
          <w:marTop w:val="0"/>
          <w:marBottom w:val="0"/>
          <w:divBdr>
            <w:top w:val="none" w:sz="0" w:space="0" w:color="auto"/>
            <w:left w:val="none" w:sz="0" w:space="0" w:color="auto"/>
            <w:bottom w:val="none" w:sz="0" w:space="0" w:color="auto"/>
            <w:right w:val="none" w:sz="0" w:space="0" w:color="auto"/>
          </w:divBdr>
        </w:div>
        <w:div w:id="1445536387">
          <w:marLeft w:val="480"/>
          <w:marRight w:val="0"/>
          <w:marTop w:val="0"/>
          <w:marBottom w:val="0"/>
          <w:divBdr>
            <w:top w:val="none" w:sz="0" w:space="0" w:color="auto"/>
            <w:left w:val="none" w:sz="0" w:space="0" w:color="auto"/>
            <w:bottom w:val="none" w:sz="0" w:space="0" w:color="auto"/>
            <w:right w:val="none" w:sz="0" w:space="0" w:color="auto"/>
          </w:divBdr>
        </w:div>
        <w:div w:id="382218482">
          <w:marLeft w:val="480"/>
          <w:marRight w:val="0"/>
          <w:marTop w:val="0"/>
          <w:marBottom w:val="0"/>
          <w:divBdr>
            <w:top w:val="none" w:sz="0" w:space="0" w:color="auto"/>
            <w:left w:val="none" w:sz="0" w:space="0" w:color="auto"/>
            <w:bottom w:val="none" w:sz="0" w:space="0" w:color="auto"/>
            <w:right w:val="none" w:sz="0" w:space="0" w:color="auto"/>
          </w:divBdr>
        </w:div>
        <w:div w:id="1290431326">
          <w:marLeft w:val="480"/>
          <w:marRight w:val="0"/>
          <w:marTop w:val="0"/>
          <w:marBottom w:val="0"/>
          <w:divBdr>
            <w:top w:val="none" w:sz="0" w:space="0" w:color="auto"/>
            <w:left w:val="none" w:sz="0" w:space="0" w:color="auto"/>
            <w:bottom w:val="none" w:sz="0" w:space="0" w:color="auto"/>
            <w:right w:val="none" w:sz="0" w:space="0" w:color="auto"/>
          </w:divBdr>
        </w:div>
        <w:div w:id="784541021">
          <w:marLeft w:val="480"/>
          <w:marRight w:val="0"/>
          <w:marTop w:val="0"/>
          <w:marBottom w:val="0"/>
          <w:divBdr>
            <w:top w:val="none" w:sz="0" w:space="0" w:color="auto"/>
            <w:left w:val="none" w:sz="0" w:space="0" w:color="auto"/>
            <w:bottom w:val="none" w:sz="0" w:space="0" w:color="auto"/>
            <w:right w:val="none" w:sz="0" w:space="0" w:color="auto"/>
          </w:divBdr>
        </w:div>
        <w:div w:id="1797328916">
          <w:marLeft w:val="480"/>
          <w:marRight w:val="0"/>
          <w:marTop w:val="0"/>
          <w:marBottom w:val="0"/>
          <w:divBdr>
            <w:top w:val="none" w:sz="0" w:space="0" w:color="auto"/>
            <w:left w:val="none" w:sz="0" w:space="0" w:color="auto"/>
            <w:bottom w:val="none" w:sz="0" w:space="0" w:color="auto"/>
            <w:right w:val="none" w:sz="0" w:space="0" w:color="auto"/>
          </w:divBdr>
        </w:div>
        <w:div w:id="1267811145">
          <w:marLeft w:val="480"/>
          <w:marRight w:val="0"/>
          <w:marTop w:val="0"/>
          <w:marBottom w:val="0"/>
          <w:divBdr>
            <w:top w:val="none" w:sz="0" w:space="0" w:color="auto"/>
            <w:left w:val="none" w:sz="0" w:space="0" w:color="auto"/>
            <w:bottom w:val="none" w:sz="0" w:space="0" w:color="auto"/>
            <w:right w:val="none" w:sz="0" w:space="0" w:color="auto"/>
          </w:divBdr>
        </w:div>
        <w:div w:id="1848862837">
          <w:marLeft w:val="480"/>
          <w:marRight w:val="0"/>
          <w:marTop w:val="0"/>
          <w:marBottom w:val="0"/>
          <w:divBdr>
            <w:top w:val="none" w:sz="0" w:space="0" w:color="auto"/>
            <w:left w:val="none" w:sz="0" w:space="0" w:color="auto"/>
            <w:bottom w:val="none" w:sz="0" w:space="0" w:color="auto"/>
            <w:right w:val="none" w:sz="0" w:space="0" w:color="auto"/>
          </w:divBdr>
        </w:div>
        <w:div w:id="1711183">
          <w:marLeft w:val="480"/>
          <w:marRight w:val="0"/>
          <w:marTop w:val="0"/>
          <w:marBottom w:val="0"/>
          <w:divBdr>
            <w:top w:val="none" w:sz="0" w:space="0" w:color="auto"/>
            <w:left w:val="none" w:sz="0" w:space="0" w:color="auto"/>
            <w:bottom w:val="none" w:sz="0" w:space="0" w:color="auto"/>
            <w:right w:val="none" w:sz="0" w:space="0" w:color="auto"/>
          </w:divBdr>
        </w:div>
        <w:div w:id="258566334">
          <w:marLeft w:val="480"/>
          <w:marRight w:val="0"/>
          <w:marTop w:val="0"/>
          <w:marBottom w:val="0"/>
          <w:divBdr>
            <w:top w:val="none" w:sz="0" w:space="0" w:color="auto"/>
            <w:left w:val="none" w:sz="0" w:space="0" w:color="auto"/>
            <w:bottom w:val="none" w:sz="0" w:space="0" w:color="auto"/>
            <w:right w:val="none" w:sz="0" w:space="0" w:color="auto"/>
          </w:divBdr>
        </w:div>
        <w:div w:id="1656375941">
          <w:marLeft w:val="480"/>
          <w:marRight w:val="0"/>
          <w:marTop w:val="0"/>
          <w:marBottom w:val="0"/>
          <w:divBdr>
            <w:top w:val="none" w:sz="0" w:space="0" w:color="auto"/>
            <w:left w:val="none" w:sz="0" w:space="0" w:color="auto"/>
            <w:bottom w:val="none" w:sz="0" w:space="0" w:color="auto"/>
            <w:right w:val="none" w:sz="0" w:space="0" w:color="auto"/>
          </w:divBdr>
        </w:div>
        <w:div w:id="2005821120">
          <w:marLeft w:val="480"/>
          <w:marRight w:val="0"/>
          <w:marTop w:val="0"/>
          <w:marBottom w:val="0"/>
          <w:divBdr>
            <w:top w:val="none" w:sz="0" w:space="0" w:color="auto"/>
            <w:left w:val="none" w:sz="0" w:space="0" w:color="auto"/>
            <w:bottom w:val="none" w:sz="0" w:space="0" w:color="auto"/>
            <w:right w:val="none" w:sz="0" w:space="0" w:color="auto"/>
          </w:divBdr>
        </w:div>
        <w:div w:id="12652500">
          <w:marLeft w:val="480"/>
          <w:marRight w:val="0"/>
          <w:marTop w:val="0"/>
          <w:marBottom w:val="0"/>
          <w:divBdr>
            <w:top w:val="none" w:sz="0" w:space="0" w:color="auto"/>
            <w:left w:val="none" w:sz="0" w:space="0" w:color="auto"/>
            <w:bottom w:val="none" w:sz="0" w:space="0" w:color="auto"/>
            <w:right w:val="none" w:sz="0" w:space="0" w:color="auto"/>
          </w:divBdr>
        </w:div>
        <w:div w:id="1103108846">
          <w:marLeft w:val="480"/>
          <w:marRight w:val="0"/>
          <w:marTop w:val="0"/>
          <w:marBottom w:val="0"/>
          <w:divBdr>
            <w:top w:val="none" w:sz="0" w:space="0" w:color="auto"/>
            <w:left w:val="none" w:sz="0" w:space="0" w:color="auto"/>
            <w:bottom w:val="none" w:sz="0" w:space="0" w:color="auto"/>
            <w:right w:val="none" w:sz="0" w:space="0" w:color="auto"/>
          </w:divBdr>
        </w:div>
        <w:div w:id="567420066">
          <w:marLeft w:val="480"/>
          <w:marRight w:val="0"/>
          <w:marTop w:val="0"/>
          <w:marBottom w:val="0"/>
          <w:divBdr>
            <w:top w:val="none" w:sz="0" w:space="0" w:color="auto"/>
            <w:left w:val="none" w:sz="0" w:space="0" w:color="auto"/>
            <w:bottom w:val="none" w:sz="0" w:space="0" w:color="auto"/>
            <w:right w:val="none" w:sz="0" w:space="0" w:color="auto"/>
          </w:divBdr>
        </w:div>
        <w:div w:id="8726930">
          <w:marLeft w:val="480"/>
          <w:marRight w:val="0"/>
          <w:marTop w:val="0"/>
          <w:marBottom w:val="0"/>
          <w:divBdr>
            <w:top w:val="none" w:sz="0" w:space="0" w:color="auto"/>
            <w:left w:val="none" w:sz="0" w:space="0" w:color="auto"/>
            <w:bottom w:val="none" w:sz="0" w:space="0" w:color="auto"/>
            <w:right w:val="none" w:sz="0" w:space="0" w:color="auto"/>
          </w:divBdr>
        </w:div>
        <w:div w:id="1489707157">
          <w:marLeft w:val="480"/>
          <w:marRight w:val="0"/>
          <w:marTop w:val="0"/>
          <w:marBottom w:val="0"/>
          <w:divBdr>
            <w:top w:val="none" w:sz="0" w:space="0" w:color="auto"/>
            <w:left w:val="none" w:sz="0" w:space="0" w:color="auto"/>
            <w:bottom w:val="none" w:sz="0" w:space="0" w:color="auto"/>
            <w:right w:val="none" w:sz="0" w:space="0" w:color="auto"/>
          </w:divBdr>
        </w:div>
        <w:div w:id="111024645">
          <w:marLeft w:val="480"/>
          <w:marRight w:val="0"/>
          <w:marTop w:val="0"/>
          <w:marBottom w:val="0"/>
          <w:divBdr>
            <w:top w:val="none" w:sz="0" w:space="0" w:color="auto"/>
            <w:left w:val="none" w:sz="0" w:space="0" w:color="auto"/>
            <w:bottom w:val="none" w:sz="0" w:space="0" w:color="auto"/>
            <w:right w:val="none" w:sz="0" w:space="0" w:color="auto"/>
          </w:divBdr>
        </w:div>
      </w:divsChild>
    </w:div>
    <w:div w:id="820267930">
      <w:bodyDiv w:val="1"/>
      <w:marLeft w:val="0"/>
      <w:marRight w:val="0"/>
      <w:marTop w:val="0"/>
      <w:marBottom w:val="0"/>
      <w:divBdr>
        <w:top w:val="none" w:sz="0" w:space="0" w:color="auto"/>
        <w:left w:val="none" w:sz="0" w:space="0" w:color="auto"/>
        <w:bottom w:val="none" w:sz="0" w:space="0" w:color="auto"/>
        <w:right w:val="none" w:sz="0" w:space="0" w:color="auto"/>
      </w:divBdr>
      <w:divsChild>
        <w:div w:id="1609704488">
          <w:marLeft w:val="480"/>
          <w:marRight w:val="0"/>
          <w:marTop w:val="0"/>
          <w:marBottom w:val="0"/>
          <w:divBdr>
            <w:top w:val="none" w:sz="0" w:space="0" w:color="auto"/>
            <w:left w:val="none" w:sz="0" w:space="0" w:color="auto"/>
            <w:bottom w:val="none" w:sz="0" w:space="0" w:color="auto"/>
            <w:right w:val="none" w:sz="0" w:space="0" w:color="auto"/>
          </w:divBdr>
        </w:div>
        <w:div w:id="717586262">
          <w:marLeft w:val="480"/>
          <w:marRight w:val="0"/>
          <w:marTop w:val="0"/>
          <w:marBottom w:val="0"/>
          <w:divBdr>
            <w:top w:val="none" w:sz="0" w:space="0" w:color="auto"/>
            <w:left w:val="none" w:sz="0" w:space="0" w:color="auto"/>
            <w:bottom w:val="none" w:sz="0" w:space="0" w:color="auto"/>
            <w:right w:val="none" w:sz="0" w:space="0" w:color="auto"/>
          </w:divBdr>
        </w:div>
        <w:div w:id="984816388">
          <w:marLeft w:val="480"/>
          <w:marRight w:val="0"/>
          <w:marTop w:val="0"/>
          <w:marBottom w:val="0"/>
          <w:divBdr>
            <w:top w:val="none" w:sz="0" w:space="0" w:color="auto"/>
            <w:left w:val="none" w:sz="0" w:space="0" w:color="auto"/>
            <w:bottom w:val="none" w:sz="0" w:space="0" w:color="auto"/>
            <w:right w:val="none" w:sz="0" w:space="0" w:color="auto"/>
          </w:divBdr>
        </w:div>
        <w:div w:id="2143383524">
          <w:marLeft w:val="480"/>
          <w:marRight w:val="0"/>
          <w:marTop w:val="0"/>
          <w:marBottom w:val="0"/>
          <w:divBdr>
            <w:top w:val="none" w:sz="0" w:space="0" w:color="auto"/>
            <w:left w:val="none" w:sz="0" w:space="0" w:color="auto"/>
            <w:bottom w:val="none" w:sz="0" w:space="0" w:color="auto"/>
            <w:right w:val="none" w:sz="0" w:space="0" w:color="auto"/>
          </w:divBdr>
        </w:div>
        <w:div w:id="775368973">
          <w:marLeft w:val="480"/>
          <w:marRight w:val="0"/>
          <w:marTop w:val="0"/>
          <w:marBottom w:val="0"/>
          <w:divBdr>
            <w:top w:val="none" w:sz="0" w:space="0" w:color="auto"/>
            <w:left w:val="none" w:sz="0" w:space="0" w:color="auto"/>
            <w:bottom w:val="none" w:sz="0" w:space="0" w:color="auto"/>
            <w:right w:val="none" w:sz="0" w:space="0" w:color="auto"/>
          </w:divBdr>
        </w:div>
        <w:div w:id="1166479941">
          <w:marLeft w:val="480"/>
          <w:marRight w:val="0"/>
          <w:marTop w:val="0"/>
          <w:marBottom w:val="0"/>
          <w:divBdr>
            <w:top w:val="none" w:sz="0" w:space="0" w:color="auto"/>
            <w:left w:val="none" w:sz="0" w:space="0" w:color="auto"/>
            <w:bottom w:val="none" w:sz="0" w:space="0" w:color="auto"/>
            <w:right w:val="none" w:sz="0" w:space="0" w:color="auto"/>
          </w:divBdr>
        </w:div>
        <w:div w:id="1589271168">
          <w:marLeft w:val="480"/>
          <w:marRight w:val="0"/>
          <w:marTop w:val="0"/>
          <w:marBottom w:val="0"/>
          <w:divBdr>
            <w:top w:val="none" w:sz="0" w:space="0" w:color="auto"/>
            <w:left w:val="none" w:sz="0" w:space="0" w:color="auto"/>
            <w:bottom w:val="none" w:sz="0" w:space="0" w:color="auto"/>
            <w:right w:val="none" w:sz="0" w:space="0" w:color="auto"/>
          </w:divBdr>
        </w:div>
        <w:div w:id="2087336335">
          <w:marLeft w:val="480"/>
          <w:marRight w:val="0"/>
          <w:marTop w:val="0"/>
          <w:marBottom w:val="0"/>
          <w:divBdr>
            <w:top w:val="none" w:sz="0" w:space="0" w:color="auto"/>
            <w:left w:val="none" w:sz="0" w:space="0" w:color="auto"/>
            <w:bottom w:val="none" w:sz="0" w:space="0" w:color="auto"/>
            <w:right w:val="none" w:sz="0" w:space="0" w:color="auto"/>
          </w:divBdr>
        </w:div>
        <w:div w:id="1286815897">
          <w:marLeft w:val="480"/>
          <w:marRight w:val="0"/>
          <w:marTop w:val="0"/>
          <w:marBottom w:val="0"/>
          <w:divBdr>
            <w:top w:val="none" w:sz="0" w:space="0" w:color="auto"/>
            <w:left w:val="none" w:sz="0" w:space="0" w:color="auto"/>
            <w:bottom w:val="none" w:sz="0" w:space="0" w:color="auto"/>
            <w:right w:val="none" w:sz="0" w:space="0" w:color="auto"/>
          </w:divBdr>
        </w:div>
        <w:div w:id="1372728022">
          <w:marLeft w:val="480"/>
          <w:marRight w:val="0"/>
          <w:marTop w:val="0"/>
          <w:marBottom w:val="0"/>
          <w:divBdr>
            <w:top w:val="none" w:sz="0" w:space="0" w:color="auto"/>
            <w:left w:val="none" w:sz="0" w:space="0" w:color="auto"/>
            <w:bottom w:val="none" w:sz="0" w:space="0" w:color="auto"/>
            <w:right w:val="none" w:sz="0" w:space="0" w:color="auto"/>
          </w:divBdr>
        </w:div>
        <w:div w:id="1800799539">
          <w:marLeft w:val="480"/>
          <w:marRight w:val="0"/>
          <w:marTop w:val="0"/>
          <w:marBottom w:val="0"/>
          <w:divBdr>
            <w:top w:val="none" w:sz="0" w:space="0" w:color="auto"/>
            <w:left w:val="none" w:sz="0" w:space="0" w:color="auto"/>
            <w:bottom w:val="none" w:sz="0" w:space="0" w:color="auto"/>
            <w:right w:val="none" w:sz="0" w:space="0" w:color="auto"/>
          </w:divBdr>
        </w:div>
        <w:div w:id="164438805">
          <w:marLeft w:val="480"/>
          <w:marRight w:val="0"/>
          <w:marTop w:val="0"/>
          <w:marBottom w:val="0"/>
          <w:divBdr>
            <w:top w:val="none" w:sz="0" w:space="0" w:color="auto"/>
            <w:left w:val="none" w:sz="0" w:space="0" w:color="auto"/>
            <w:bottom w:val="none" w:sz="0" w:space="0" w:color="auto"/>
            <w:right w:val="none" w:sz="0" w:space="0" w:color="auto"/>
          </w:divBdr>
        </w:div>
        <w:div w:id="1840344334">
          <w:marLeft w:val="480"/>
          <w:marRight w:val="0"/>
          <w:marTop w:val="0"/>
          <w:marBottom w:val="0"/>
          <w:divBdr>
            <w:top w:val="none" w:sz="0" w:space="0" w:color="auto"/>
            <w:left w:val="none" w:sz="0" w:space="0" w:color="auto"/>
            <w:bottom w:val="none" w:sz="0" w:space="0" w:color="auto"/>
            <w:right w:val="none" w:sz="0" w:space="0" w:color="auto"/>
          </w:divBdr>
        </w:div>
        <w:div w:id="1584795185">
          <w:marLeft w:val="480"/>
          <w:marRight w:val="0"/>
          <w:marTop w:val="0"/>
          <w:marBottom w:val="0"/>
          <w:divBdr>
            <w:top w:val="none" w:sz="0" w:space="0" w:color="auto"/>
            <w:left w:val="none" w:sz="0" w:space="0" w:color="auto"/>
            <w:bottom w:val="none" w:sz="0" w:space="0" w:color="auto"/>
            <w:right w:val="none" w:sz="0" w:space="0" w:color="auto"/>
          </w:divBdr>
        </w:div>
        <w:div w:id="124005024">
          <w:marLeft w:val="480"/>
          <w:marRight w:val="0"/>
          <w:marTop w:val="0"/>
          <w:marBottom w:val="0"/>
          <w:divBdr>
            <w:top w:val="none" w:sz="0" w:space="0" w:color="auto"/>
            <w:left w:val="none" w:sz="0" w:space="0" w:color="auto"/>
            <w:bottom w:val="none" w:sz="0" w:space="0" w:color="auto"/>
            <w:right w:val="none" w:sz="0" w:space="0" w:color="auto"/>
          </w:divBdr>
        </w:div>
        <w:div w:id="1069422422">
          <w:marLeft w:val="480"/>
          <w:marRight w:val="0"/>
          <w:marTop w:val="0"/>
          <w:marBottom w:val="0"/>
          <w:divBdr>
            <w:top w:val="none" w:sz="0" w:space="0" w:color="auto"/>
            <w:left w:val="none" w:sz="0" w:space="0" w:color="auto"/>
            <w:bottom w:val="none" w:sz="0" w:space="0" w:color="auto"/>
            <w:right w:val="none" w:sz="0" w:space="0" w:color="auto"/>
          </w:divBdr>
        </w:div>
        <w:div w:id="1357929350">
          <w:marLeft w:val="480"/>
          <w:marRight w:val="0"/>
          <w:marTop w:val="0"/>
          <w:marBottom w:val="0"/>
          <w:divBdr>
            <w:top w:val="none" w:sz="0" w:space="0" w:color="auto"/>
            <w:left w:val="none" w:sz="0" w:space="0" w:color="auto"/>
            <w:bottom w:val="none" w:sz="0" w:space="0" w:color="auto"/>
            <w:right w:val="none" w:sz="0" w:space="0" w:color="auto"/>
          </w:divBdr>
        </w:div>
        <w:div w:id="1093937782">
          <w:marLeft w:val="480"/>
          <w:marRight w:val="0"/>
          <w:marTop w:val="0"/>
          <w:marBottom w:val="0"/>
          <w:divBdr>
            <w:top w:val="none" w:sz="0" w:space="0" w:color="auto"/>
            <w:left w:val="none" w:sz="0" w:space="0" w:color="auto"/>
            <w:bottom w:val="none" w:sz="0" w:space="0" w:color="auto"/>
            <w:right w:val="none" w:sz="0" w:space="0" w:color="auto"/>
          </w:divBdr>
        </w:div>
        <w:div w:id="299576042">
          <w:marLeft w:val="480"/>
          <w:marRight w:val="0"/>
          <w:marTop w:val="0"/>
          <w:marBottom w:val="0"/>
          <w:divBdr>
            <w:top w:val="none" w:sz="0" w:space="0" w:color="auto"/>
            <w:left w:val="none" w:sz="0" w:space="0" w:color="auto"/>
            <w:bottom w:val="none" w:sz="0" w:space="0" w:color="auto"/>
            <w:right w:val="none" w:sz="0" w:space="0" w:color="auto"/>
          </w:divBdr>
        </w:div>
        <w:div w:id="1811941574">
          <w:marLeft w:val="480"/>
          <w:marRight w:val="0"/>
          <w:marTop w:val="0"/>
          <w:marBottom w:val="0"/>
          <w:divBdr>
            <w:top w:val="none" w:sz="0" w:space="0" w:color="auto"/>
            <w:left w:val="none" w:sz="0" w:space="0" w:color="auto"/>
            <w:bottom w:val="none" w:sz="0" w:space="0" w:color="auto"/>
            <w:right w:val="none" w:sz="0" w:space="0" w:color="auto"/>
          </w:divBdr>
        </w:div>
        <w:div w:id="370081893">
          <w:marLeft w:val="480"/>
          <w:marRight w:val="0"/>
          <w:marTop w:val="0"/>
          <w:marBottom w:val="0"/>
          <w:divBdr>
            <w:top w:val="none" w:sz="0" w:space="0" w:color="auto"/>
            <w:left w:val="none" w:sz="0" w:space="0" w:color="auto"/>
            <w:bottom w:val="none" w:sz="0" w:space="0" w:color="auto"/>
            <w:right w:val="none" w:sz="0" w:space="0" w:color="auto"/>
          </w:divBdr>
        </w:div>
        <w:div w:id="822240153">
          <w:marLeft w:val="480"/>
          <w:marRight w:val="0"/>
          <w:marTop w:val="0"/>
          <w:marBottom w:val="0"/>
          <w:divBdr>
            <w:top w:val="none" w:sz="0" w:space="0" w:color="auto"/>
            <w:left w:val="none" w:sz="0" w:space="0" w:color="auto"/>
            <w:bottom w:val="none" w:sz="0" w:space="0" w:color="auto"/>
            <w:right w:val="none" w:sz="0" w:space="0" w:color="auto"/>
          </w:divBdr>
        </w:div>
        <w:div w:id="2141992182">
          <w:marLeft w:val="480"/>
          <w:marRight w:val="0"/>
          <w:marTop w:val="0"/>
          <w:marBottom w:val="0"/>
          <w:divBdr>
            <w:top w:val="none" w:sz="0" w:space="0" w:color="auto"/>
            <w:left w:val="none" w:sz="0" w:space="0" w:color="auto"/>
            <w:bottom w:val="none" w:sz="0" w:space="0" w:color="auto"/>
            <w:right w:val="none" w:sz="0" w:space="0" w:color="auto"/>
          </w:divBdr>
        </w:div>
        <w:div w:id="1340813576">
          <w:marLeft w:val="480"/>
          <w:marRight w:val="0"/>
          <w:marTop w:val="0"/>
          <w:marBottom w:val="0"/>
          <w:divBdr>
            <w:top w:val="none" w:sz="0" w:space="0" w:color="auto"/>
            <w:left w:val="none" w:sz="0" w:space="0" w:color="auto"/>
            <w:bottom w:val="none" w:sz="0" w:space="0" w:color="auto"/>
            <w:right w:val="none" w:sz="0" w:space="0" w:color="auto"/>
          </w:divBdr>
        </w:div>
        <w:div w:id="346637821">
          <w:marLeft w:val="480"/>
          <w:marRight w:val="0"/>
          <w:marTop w:val="0"/>
          <w:marBottom w:val="0"/>
          <w:divBdr>
            <w:top w:val="none" w:sz="0" w:space="0" w:color="auto"/>
            <w:left w:val="none" w:sz="0" w:space="0" w:color="auto"/>
            <w:bottom w:val="none" w:sz="0" w:space="0" w:color="auto"/>
            <w:right w:val="none" w:sz="0" w:space="0" w:color="auto"/>
          </w:divBdr>
        </w:div>
        <w:div w:id="232081169">
          <w:marLeft w:val="480"/>
          <w:marRight w:val="0"/>
          <w:marTop w:val="0"/>
          <w:marBottom w:val="0"/>
          <w:divBdr>
            <w:top w:val="none" w:sz="0" w:space="0" w:color="auto"/>
            <w:left w:val="none" w:sz="0" w:space="0" w:color="auto"/>
            <w:bottom w:val="none" w:sz="0" w:space="0" w:color="auto"/>
            <w:right w:val="none" w:sz="0" w:space="0" w:color="auto"/>
          </w:divBdr>
        </w:div>
        <w:div w:id="1636790978">
          <w:marLeft w:val="480"/>
          <w:marRight w:val="0"/>
          <w:marTop w:val="0"/>
          <w:marBottom w:val="0"/>
          <w:divBdr>
            <w:top w:val="none" w:sz="0" w:space="0" w:color="auto"/>
            <w:left w:val="none" w:sz="0" w:space="0" w:color="auto"/>
            <w:bottom w:val="none" w:sz="0" w:space="0" w:color="auto"/>
            <w:right w:val="none" w:sz="0" w:space="0" w:color="auto"/>
          </w:divBdr>
        </w:div>
        <w:div w:id="826630322">
          <w:marLeft w:val="480"/>
          <w:marRight w:val="0"/>
          <w:marTop w:val="0"/>
          <w:marBottom w:val="0"/>
          <w:divBdr>
            <w:top w:val="none" w:sz="0" w:space="0" w:color="auto"/>
            <w:left w:val="none" w:sz="0" w:space="0" w:color="auto"/>
            <w:bottom w:val="none" w:sz="0" w:space="0" w:color="auto"/>
            <w:right w:val="none" w:sz="0" w:space="0" w:color="auto"/>
          </w:divBdr>
        </w:div>
        <w:div w:id="533273674">
          <w:marLeft w:val="480"/>
          <w:marRight w:val="0"/>
          <w:marTop w:val="0"/>
          <w:marBottom w:val="0"/>
          <w:divBdr>
            <w:top w:val="none" w:sz="0" w:space="0" w:color="auto"/>
            <w:left w:val="none" w:sz="0" w:space="0" w:color="auto"/>
            <w:bottom w:val="none" w:sz="0" w:space="0" w:color="auto"/>
            <w:right w:val="none" w:sz="0" w:space="0" w:color="auto"/>
          </w:divBdr>
        </w:div>
        <w:div w:id="1642691931">
          <w:marLeft w:val="480"/>
          <w:marRight w:val="0"/>
          <w:marTop w:val="0"/>
          <w:marBottom w:val="0"/>
          <w:divBdr>
            <w:top w:val="none" w:sz="0" w:space="0" w:color="auto"/>
            <w:left w:val="none" w:sz="0" w:space="0" w:color="auto"/>
            <w:bottom w:val="none" w:sz="0" w:space="0" w:color="auto"/>
            <w:right w:val="none" w:sz="0" w:space="0" w:color="auto"/>
          </w:divBdr>
        </w:div>
        <w:div w:id="1161580458">
          <w:marLeft w:val="480"/>
          <w:marRight w:val="0"/>
          <w:marTop w:val="0"/>
          <w:marBottom w:val="0"/>
          <w:divBdr>
            <w:top w:val="none" w:sz="0" w:space="0" w:color="auto"/>
            <w:left w:val="none" w:sz="0" w:space="0" w:color="auto"/>
            <w:bottom w:val="none" w:sz="0" w:space="0" w:color="auto"/>
            <w:right w:val="none" w:sz="0" w:space="0" w:color="auto"/>
          </w:divBdr>
        </w:div>
        <w:div w:id="986670473">
          <w:marLeft w:val="480"/>
          <w:marRight w:val="0"/>
          <w:marTop w:val="0"/>
          <w:marBottom w:val="0"/>
          <w:divBdr>
            <w:top w:val="none" w:sz="0" w:space="0" w:color="auto"/>
            <w:left w:val="none" w:sz="0" w:space="0" w:color="auto"/>
            <w:bottom w:val="none" w:sz="0" w:space="0" w:color="auto"/>
            <w:right w:val="none" w:sz="0" w:space="0" w:color="auto"/>
          </w:divBdr>
        </w:div>
        <w:div w:id="1755589065">
          <w:marLeft w:val="480"/>
          <w:marRight w:val="0"/>
          <w:marTop w:val="0"/>
          <w:marBottom w:val="0"/>
          <w:divBdr>
            <w:top w:val="none" w:sz="0" w:space="0" w:color="auto"/>
            <w:left w:val="none" w:sz="0" w:space="0" w:color="auto"/>
            <w:bottom w:val="none" w:sz="0" w:space="0" w:color="auto"/>
            <w:right w:val="none" w:sz="0" w:space="0" w:color="auto"/>
          </w:divBdr>
        </w:div>
        <w:div w:id="283969209">
          <w:marLeft w:val="480"/>
          <w:marRight w:val="0"/>
          <w:marTop w:val="0"/>
          <w:marBottom w:val="0"/>
          <w:divBdr>
            <w:top w:val="none" w:sz="0" w:space="0" w:color="auto"/>
            <w:left w:val="none" w:sz="0" w:space="0" w:color="auto"/>
            <w:bottom w:val="none" w:sz="0" w:space="0" w:color="auto"/>
            <w:right w:val="none" w:sz="0" w:space="0" w:color="auto"/>
          </w:divBdr>
        </w:div>
        <w:div w:id="41878122">
          <w:marLeft w:val="480"/>
          <w:marRight w:val="0"/>
          <w:marTop w:val="0"/>
          <w:marBottom w:val="0"/>
          <w:divBdr>
            <w:top w:val="none" w:sz="0" w:space="0" w:color="auto"/>
            <w:left w:val="none" w:sz="0" w:space="0" w:color="auto"/>
            <w:bottom w:val="none" w:sz="0" w:space="0" w:color="auto"/>
            <w:right w:val="none" w:sz="0" w:space="0" w:color="auto"/>
          </w:divBdr>
        </w:div>
        <w:div w:id="306134644">
          <w:marLeft w:val="480"/>
          <w:marRight w:val="0"/>
          <w:marTop w:val="0"/>
          <w:marBottom w:val="0"/>
          <w:divBdr>
            <w:top w:val="none" w:sz="0" w:space="0" w:color="auto"/>
            <w:left w:val="none" w:sz="0" w:space="0" w:color="auto"/>
            <w:bottom w:val="none" w:sz="0" w:space="0" w:color="auto"/>
            <w:right w:val="none" w:sz="0" w:space="0" w:color="auto"/>
          </w:divBdr>
        </w:div>
        <w:div w:id="2015691479">
          <w:marLeft w:val="480"/>
          <w:marRight w:val="0"/>
          <w:marTop w:val="0"/>
          <w:marBottom w:val="0"/>
          <w:divBdr>
            <w:top w:val="none" w:sz="0" w:space="0" w:color="auto"/>
            <w:left w:val="none" w:sz="0" w:space="0" w:color="auto"/>
            <w:bottom w:val="none" w:sz="0" w:space="0" w:color="auto"/>
            <w:right w:val="none" w:sz="0" w:space="0" w:color="auto"/>
          </w:divBdr>
        </w:div>
        <w:div w:id="1802721268">
          <w:marLeft w:val="480"/>
          <w:marRight w:val="0"/>
          <w:marTop w:val="0"/>
          <w:marBottom w:val="0"/>
          <w:divBdr>
            <w:top w:val="none" w:sz="0" w:space="0" w:color="auto"/>
            <w:left w:val="none" w:sz="0" w:space="0" w:color="auto"/>
            <w:bottom w:val="none" w:sz="0" w:space="0" w:color="auto"/>
            <w:right w:val="none" w:sz="0" w:space="0" w:color="auto"/>
          </w:divBdr>
        </w:div>
        <w:div w:id="987242811">
          <w:marLeft w:val="480"/>
          <w:marRight w:val="0"/>
          <w:marTop w:val="0"/>
          <w:marBottom w:val="0"/>
          <w:divBdr>
            <w:top w:val="none" w:sz="0" w:space="0" w:color="auto"/>
            <w:left w:val="none" w:sz="0" w:space="0" w:color="auto"/>
            <w:bottom w:val="none" w:sz="0" w:space="0" w:color="auto"/>
            <w:right w:val="none" w:sz="0" w:space="0" w:color="auto"/>
          </w:divBdr>
        </w:div>
        <w:div w:id="1760834788">
          <w:marLeft w:val="480"/>
          <w:marRight w:val="0"/>
          <w:marTop w:val="0"/>
          <w:marBottom w:val="0"/>
          <w:divBdr>
            <w:top w:val="none" w:sz="0" w:space="0" w:color="auto"/>
            <w:left w:val="none" w:sz="0" w:space="0" w:color="auto"/>
            <w:bottom w:val="none" w:sz="0" w:space="0" w:color="auto"/>
            <w:right w:val="none" w:sz="0" w:space="0" w:color="auto"/>
          </w:divBdr>
        </w:div>
        <w:div w:id="408962742">
          <w:marLeft w:val="480"/>
          <w:marRight w:val="0"/>
          <w:marTop w:val="0"/>
          <w:marBottom w:val="0"/>
          <w:divBdr>
            <w:top w:val="none" w:sz="0" w:space="0" w:color="auto"/>
            <w:left w:val="none" w:sz="0" w:space="0" w:color="auto"/>
            <w:bottom w:val="none" w:sz="0" w:space="0" w:color="auto"/>
            <w:right w:val="none" w:sz="0" w:space="0" w:color="auto"/>
          </w:divBdr>
        </w:div>
        <w:div w:id="1194803344">
          <w:marLeft w:val="480"/>
          <w:marRight w:val="0"/>
          <w:marTop w:val="0"/>
          <w:marBottom w:val="0"/>
          <w:divBdr>
            <w:top w:val="none" w:sz="0" w:space="0" w:color="auto"/>
            <w:left w:val="none" w:sz="0" w:space="0" w:color="auto"/>
            <w:bottom w:val="none" w:sz="0" w:space="0" w:color="auto"/>
            <w:right w:val="none" w:sz="0" w:space="0" w:color="auto"/>
          </w:divBdr>
        </w:div>
        <w:div w:id="1839805275">
          <w:marLeft w:val="480"/>
          <w:marRight w:val="0"/>
          <w:marTop w:val="0"/>
          <w:marBottom w:val="0"/>
          <w:divBdr>
            <w:top w:val="none" w:sz="0" w:space="0" w:color="auto"/>
            <w:left w:val="none" w:sz="0" w:space="0" w:color="auto"/>
            <w:bottom w:val="none" w:sz="0" w:space="0" w:color="auto"/>
            <w:right w:val="none" w:sz="0" w:space="0" w:color="auto"/>
          </w:divBdr>
        </w:div>
        <w:div w:id="787042735">
          <w:marLeft w:val="480"/>
          <w:marRight w:val="0"/>
          <w:marTop w:val="0"/>
          <w:marBottom w:val="0"/>
          <w:divBdr>
            <w:top w:val="none" w:sz="0" w:space="0" w:color="auto"/>
            <w:left w:val="none" w:sz="0" w:space="0" w:color="auto"/>
            <w:bottom w:val="none" w:sz="0" w:space="0" w:color="auto"/>
            <w:right w:val="none" w:sz="0" w:space="0" w:color="auto"/>
          </w:divBdr>
        </w:div>
        <w:div w:id="1393769115">
          <w:marLeft w:val="480"/>
          <w:marRight w:val="0"/>
          <w:marTop w:val="0"/>
          <w:marBottom w:val="0"/>
          <w:divBdr>
            <w:top w:val="none" w:sz="0" w:space="0" w:color="auto"/>
            <w:left w:val="none" w:sz="0" w:space="0" w:color="auto"/>
            <w:bottom w:val="none" w:sz="0" w:space="0" w:color="auto"/>
            <w:right w:val="none" w:sz="0" w:space="0" w:color="auto"/>
          </w:divBdr>
        </w:div>
        <w:div w:id="1681082597">
          <w:marLeft w:val="480"/>
          <w:marRight w:val="0"/>
          <w:marTop w:val="0"/>
          <w:marBottom w:val="0"/>
          <w:divBdr>
            <w:top w:val="none" w:sz="0" w:space="0" w:color="auto"/>
            <w:left w:val="none" w:sz="0" w:space="0" w:color="auto"/>
            <w:bottom w:val="none" w:sz="0" w:space="0" w:color="auto"/>
            <w:right w:val="none" w:sz="0" w:space="0" w:color="auto"/>
          </w:divBdr>
        </w:div>
        <w:div w:id="368144064">
          <w:marLeft w:val="480"/>
          <w:marRight w:val="0"/>
          <w:marTop w:val="0"/>
          <w:marBottom w:val="0"/>
          <w:divBdr>
            <w:top w:val="none" w:sz="0" w:space="0" w:color="auto"/>
            <w:left w:val="none" w:sz="0" w:space="0" w:color="auto"/>
            <w:bottom w:val="none" w:sz="0" w:space="0" w:color="auto"/>
            <w:right w:val="none" w:sz="0" w:space="0" w:color="auto"/>
          </w:divBdr>
        </w:div>
        <w:div w:id="1522813394">
          <w:marLeft w:val="480"/>
          <w:marRight w:val="0"/>
          <w:marTop w:val="0"/>
          <w:marBottom w:val="0"/>
          <w:divBdr>
            <w:top w:val="none" w:sz="0" w:space="0" w:color="auto"/>
            <w:left w:val="none" w:sz="0" w:space="0" w:color="auto"/>
            <w:bottom w:val="none" w:sz="0" w:space="0" w:color="auto"/>
            <w:right w:val="none" w:sz="0" w:space="0" w:color="auto"/>
          </w:divBdr>
        </w:div>
        <w:div w:id="664279907">
          <w:marLeft w:val="480"/>
          <w:marRight w:val="0"/>
          <w:marTop w:val="0"/>
          <w:marBottom w:val="0"/>
          <w:divBdr>
            <w:top w:val="none" w:sz="0" w:space="0" w:color="auto"/>
            <w:left w:val="none" w:sz="0" w:space="0" w:color="auto"/>
            <w:bottom w:val="none" w:sz="0" w:space="0" w:color="auto"/>
            <w:right w:val="none" w:sz="0" w:space="0" w:color="auto"/>
          </w:divBdr>
        </w:div>
        <w:div w:id="1132555185">
          <w:marLeft w:val="480"/>
          <w:marRight w:val="0"/>
          <w:marTop w:val="0"/>
          <w:marBottom w:val="0"/>
          <w:divBdr>
            <w:top w:val="none" w:sz="0" w:space="0" w:color="auto"/>
            <w:left w:val="none" w:sz="0" w:space="0" w:color="auto"/>
            <w:bottom w:val="none" w:sz="0" w:space="0" w:color="auto"/>
            <w:right w:val="none" w:sz="0" w:space="0" w:color="auto"/>
          </w:divBdr>
        </w:div>
        <w:div w:id="340160136">
          <w:marLeft w:val="480"/>
          <w:marRight w:val="0"/>
          <w:marTop w:val="0"/>
          <w:marBottom w:val="0"/>
          <w:divBdr>
            <w:top w:val="none" w:sz="0" w:space="0" w:color="auto"/>
            <w:left w:val="none" w:sz="0" w:space="0" w:color="auto"/>
            <w:bottom w:val="none" w:sz="0" w:space="0" w:color="auto"/>
            <w:right w:val="none" w:sz="0" w:space="0" w:color="auto"/>
          </w:divBdr>
        </w:div>
        <w:div w:id="319892924">
          <w:marLeft w:val="480"/>
          <w:marRight w:val="0"/>
          <w:marTop w:val="0"/>
          <w:marBottom w:val="0"/>
          <w:divBdr>
            <w:top w:val="none" w:sz="0" w:space="0" w:color="auto"/>
            <w:left w:val="none" w:sz="0" w:space="0" w:color="auto"/>
            <w:bottom w:val="none" w:sz="0" w:space="0" w:color="auto"/>
            <w:right w:val="none" w:sz="0" w:space="0" w:color="auto"/>
          </w:divBdr>
        </w:div>
        <w:div w:id="357388009">
          <w:marLeft w:val="480"/>
          <w:marRight w:val="0"/>
          <w:marTop w:val="0"/>
          <w:marBottom w:val="0"/>
          <w:divBdr>
            <w:top w:val="none" w:sz="0" w:space="0" w:color="auto"/>
            <w:left w:val="none" w:sz="0" w:space="0" w:color="auto"/>
            <w:bottom w:val="none" w:sz="0" w:space="0" w:color="auto"/>
            <w:right w:val="none" w:sz="0" w:space="0" w:color="auto"/>
          </w:divBdr>
        </w:div>
        <w:div w:id="1508011272">
          <w:marLeft w:val="480"/>
          <w:marRight w:val="0"/>
          <w:marTop w:val="0"/>
          <w:marBottom w:val="0"/>
          <w:divBdr>
            <w:top w:val="none" w:sz="0" w:space="0" w:color="auto"/>
            <w:left w:val="none" w:sz="0" w:space="0" w:color="auto"/>
            <w:bottom w:val="none" w:sz="0" w:space="0" w:color="auto"/>
            <w:right w:val="none" w:sz="0" w:space="0" w:color="auto"/>
          </w:divBdr>
        </w:div>
        <w:div w:id="2023582958">
          <w:marLeft w:val="480"/>
          <w:marRight w:val="0"/>
          <w:marTop w:val="0"/>
          <w:marBottom w:val="0"/>
          <w:divBdr>
            <w:top w:val="none" w:sz="0" w:space="0" w:color="auto"/>
            <w:left w:val="none" w:sz="0" w:space="0" w:color="auto"/>
            <w:bottom w:val="none" w:sz="0" w:space="0" w:color="auto"/>
            <w:right w:val="none" w:sz="0" w:space="0" w:color="auto"/>
          </w:divBdr>
        </w:div>
        <w:div w:id="2141990988">
          <w:marLeft w:val="480"/>
          <w:marRight w:val="0"/>
          <w:marTop w:val="0"/>
          <w:marBottom w:val="0"/>
          <w:divBdr>
            <w:top w:val="none" w:sz="0" w:space="0" w:color="auto"/>
            <w:left w:val="none" w:sz="0" w:space="0" w:color="auto"/>
            <w:bottom w:val="none" w:sz="0" w:space="0" w:color="auto"/>
            <w:right w:val="none" w:sz="0" w:space="0" w:color="auto"/>
          </w:divBdr>
        </w:div>
        <w:div w:id="1913194979">
          <w:marLeft w:val="480"/>
          <w:marRight w:val="0"/>
          <w:marTop w:val="0"/>
          <w:marBottom w:val="0"/>
          <w:divBdr>
            <w:top w:val="none" w:sz="0" w:space="0" w:color="auto"/>
            <w:left w:val="none" w:sz="0" w:space="0" w:color="auto"/>
            <w:bottom w:val="none" w:sz="0" w:space="0" w:color="auto"/>
            <w:right w:val="none" w:sz="0" w:space="0" w:color="auto"/>
          </w:divBdr>
        </w:div>
        <w:div w:id="1617366248">
          <w:marLeft w:val="480"/>
          <w:marRight w:val="0"/>
          <w:marTop w:val="0"/>
          <w:marBottom w:val="0"/>
          <w:divBdr>
            <w:top w:val="none" w:sz="0" w:space="0" w:color="auto"/>
            <w:left w:val="none" w:sz="0" w:space="0" w:color="auto"/>
            <w:bottom w:val="none" w:sz="0" w:space="0" w:color="auto"/>
            <w:right w:val="none" w:sz="0" w:space="0" w:color="auto"/>
          </w:divBdr>
        </w:div>
        <w:div w:id="697196817">
          <w:marLeft w:val="480"/>
          <w:marRight w:val="0"/>
          <w:marTop w:val="0"/>
          <w:marBottom w:val="0"/>
          <w:divBdr>
            <w:top w:val="none" w:sz="0" w:space="0" w:color="auto"/>
            <w:left w:val="none" w:sz="0" w:space="0" w:color="auto"/>
            <w:bottom w:val="none" w:sz="0" w:space="0" w:color="auto"/>
            <w:right w:val="none" w:sz="0" w:space="0" w:color="auto"/>
          </w:divBdr>
        </w:div>
        <w:div w:id="1825273717">
          <w:marLeft w:val="480"/>
          <w:marRight w:val="0"/>
          <w:marTop w:val="0"/>
          <w:marBottom w:val="0"/>
          <w:divBdr>
            <w:top w:val="none" w:sz="0" w:space="0" w:color="auto"/>
            <w:left w:val="none" w:sz="0" w:space="0" w:color="auto"/>
            <w:bottom w:val="none" w:sz="0" w:space="0" w:color="auto"/>
            <w:right w:val="none" w:sz="0" w:space="0" w:color="auto"/>
          </w:divBdr>
        </w:div>
        <w:div w:id="1995526164">
          <w:marLeft w:val="480"/>
          <w:marRight w:val="0"/>
          <w:marTop w:val="0"/>
          <w:marBottom w:val="0"/>
          <w:divBdr>
            <w:top w:val="none" w:sz="0" w:space="0" w:color="auto"/>
            <w:left w:val="none" w:sz="0" w:space="0" w:color="auto"/>
            <w:bottom w:val="none" w:sz="0" w:space="0" w:color="auto"/>
            <w:right w:val="none" w:sz="0" w:space="0" w:color="auto"/>
          </w:divBdr>
        </w:div>
        <w:div w:id="477303752">
          <w:marLeft w:val="480"/>
          <w:marRight w:val="0"/>
          <w:marTop w:val="0"/>
          <w:marBottom w:val="0"/>
          <w:divBdr>
            <w:top w:val="none" w:sz="0" w:space="0" w:color="auto"/>
            <w:left w:val="none" w:sz="0" w:space="0" w:color="auto"/>
            <w:bottom w:val="none" w:sz="0" w:space="0" w:color="auto"/>
            <w:right w:val="none" w:sz="0" w:space="0" w:color="auto"/>
          </w:divBdr>
        </w:div>
        <w:div w:id="2144537158">
          <w:marLeft w:val="480"/>
          <w:marRight w:val="0"/>
          <w:marTop w:val="0"/>
          <w:marBottom w:val="0"/>
          <w:divBdr>
            <w:top w:val="none" w:sz="0" w:space="0" w:color="auto"/>
            <w:left w:val="none" w:sz="0" w:space="0" w:color="auto"/>
            <w:bottom w:val="none" w:sz="0" w:space="0" w:color="auto"/>
            <w:right w:val="none" w:sz="0" w:space="0" w:color="auto"/>
          </w:divBdr>
        </w:div>
        <w:div w:id="504130641">
          <w:marLeft w:val="480"/>
          <w:marRight w:val="0"/>
          <w:marTop w:val="0"/>
          <w:marBottom w:val="0"/>
          <w:divBdr>
            <w:top w:val="none" w:sz="0" w:space="0" w:color="auto"/>
            <w:left w:val="none" w:sz="0" w:space="0" w:color="auto"/>
            <w:bottom w:val="none" w:sz="0" w:space="0" w:color="auto"/>
            <w:right w:val="none" w:sz="0" w:space="0" w:color="auto"/>
          </w:divBdr>
        </w:div>
        <w:div w:id="63258882">
          <w:marLeft w:val="480"/>
          <w:marRight w:val="0"/>
          <w:marTop w:val="0"/>
          <w:marBottom w:val="0"/>
          <w:divBdr>
            <w:top w:val="none" w:sz="0" w:space="0" w:color="auto"/>
            <w:left w:val="none" w:sz="0" w:space="0" w:color="auto"/>
            <w:bottom w:val="none" w:sz="0" w:space="0" w:color="auto"/>
            <w:right w:val="none" w:sz="0" w:space="0" w:color="auto"/>
          </w:divBdr>
        </w:div>
        <w:div w:id="271787242">
          <w:marLeft w:val="480"/>
          <w:marRight w:val="0"/>
          <w:marTop w:val="0"/>
          <w:marBottom w:val="0"/>
          <w:divBdr>
            <w:top w:val="none" w:sz="0" w:space="0" w:color="auto"/>
            <w:left w:val="none" w:sz="0" w:space="0" w:color="auto"/>
            <w:bottom w:val="none" w:sz="0" w:space="0" w:color="auto"/>
            <w:right w:val="none" w:sz="0" w:space="0" w:color="auto"/>
          </w:divBdr>
        </w:div>
        <w:div w:id="1214735946">
          <w:marLeft w:val="480"/>
          <w:marRight w:val="0"/>
          <w:marTop w:val="0"/>
          <w:marBottom w:val="0"/>
          <w:divBdr>
            <w:top w:val="none" w:sz="0" w:space="0" w:color="auto"/>
            <w:left w:val="none" w:sz="0" w:space="0" w:color="auto"/>
            <w:bottom w:val="none" w:sz="0" w:space="0" w:color="auto"/>
            <w:right w:val="none" w:sz="0" w:space="0" w:color="auto"/>
          </w:divBdr>
        </w:div>
        <w:div w:id="1510414415">
          <w:marLeft w:val="480"/>
          <w:marRight w:val="0"/>
          <w:marTop w:val="0"/>
          <w:marBottom w:val="0"/>
          <w:divBdr>
            <w:top w:val="none" w:sz="0" w:space="0" w:color="auto"/>
            <w:left w:val="none" w:sz="0" w:space="0" w:color="auto"/>
            <w:bottom w:val="none" w:sz="0" w:space="0" w:color="auto"/>
            <w:right w:val="none" w:sz="0" w:space="0" w:color="auto"/>
          </w:divBdr>
        </w:div>
        <w:div w:id="711731252">
          <w:marLeft w:val="480"/>
          <w:marRight w:val="0"/>
          <w:marTop w:val="0"/>
          <w:marBottom w:val="0"/>
          <w:divBdr>
            <w:top w:val="none" w:sz="0" w:space="0" w:color="auto"/>
            <w:left w:val="none" w:sz="0" w:space="0" w:color="auto"/>
            <w:bottom w:val="none" w:sz="0" w:space="0" w:color="auto"/>
            <w:right w:val="none" w:sz="0" w:space="0" w:color="auto"/>
          </w:divBdr>
        </w:div>
        <w:div w:id="1915626156">
          <w:marLeft w:val="480"/>
          <w:marRight w:val="0"/>
          <w:marTop w:val="0"/>
          <w:marBottom w:val="0"/>
          <w:divBdr>
            <w:top w:val="none" w:sz="0" w:space="0" w:color="auto"/>
            <w:left w:val="none" w:sz="0" w:space="0" w:color="auto"/>
            <w:bottom w:val="none" w:sz="0" w:space="0" w:color="auto"/>
            <w:right w:val="none" w:sz="0" w:space="0" w:color="auto"/>
          </w:divBdr>
        </w:div>
      </w:divsChild>
    </w:div>
    <w:div w:id="825172972">
      <w:bodyDiv w:val="1"/>
      <w:marLeft w:val="0"/>
      <w:marRight w:val="0"/>
      <w:marTop w:val="0"/>
      <w:marBottom w:val="0"/>
      <w:divBdr>
        <w:top w:val="none" w:sz="0" w:space="0" w:color="auto"/>
        <w:left w:val="none" w:sz="0" w:space="0" w:color="auto"/>
        <w:bottom w:val="none" w:sz="0" w:space="0" w:color="auto"/>
        <w:right w:val="none" w:sz="0" w:space="0" w:color="auto"/>
      </w:divBdr>
      <w:divsChild>
        <w:div w:id="276965">
          <w:marLeft w:val="480"/>
          <w:marRight w:val="0"/>
          <w:marTop w:val="0"/>
          <w:marBottom w:val="0"/>
          <w:divBdr>
            <w:top w:val="none" w:sz="0" w:space="0" w:color="auto"/>
            <w:left w:val="none" w:sz="0" w:space="0" w:color="auto"/>
            <w:bottom w:val="none" w:sz="0" w:space="0" w:color="auto"/>
            <w:right w:val="none" w:sz="0" w:space="0" w:color="auto"/>
          </w:divBdr>
        </w:div>
        <w:div w:id="10421982">
          <w:marLeft w:val="480"/>
          <w:marRight w:val="0"/>
          <w:marTop w:val="0"/>
          <w:marBottom w:val="0"/>
          <w:divBdr>
            <w:top w:val="none" w:sz="0" w:space="0" w:color="auto"/>
            <w:left w:val="none" w:sz="0" w:space="0" w:color="auto"/>
            <w:bottom w:val="none" w:sz="0" w:space="0" w:color="auto"/>
            <w:right w:val="none" w:sz="0" w:space="0" w:color="auto"/>
          </w:divBdr>
        </w:div>
        <w:div w:id="55709539">
          <w:marLeft w:val="480"/>
          <w:marRight w:val="0"/>
          <w:marTop w:val="0"/>
          <w:marBottom w:val="0"/>
          <w:divBdr>
            <w:top w:val="none" w:sz="0" w:space="0" w:color="auto"/>
            <w:left w:val="none" w:sz="0" w:space="0" w:color="auto"/>
            <w:bottom w:val="none" w:sz="0" w:space="0" w:color="auto"/>
            <w:right w:val="none" w:sz="0" w:space="0" w:color="auto"/>
          </w:divBdr>
        </w:div>
        <w:div w:id="63187573">
          <w:marLeft w:val="480"/>
          <w:marRight w:val="0"/>
          <w:marTop w:val="0"/>
          <w:marBottom w:val="0"/>
          <w:divBdr>
            <w:top w:val="none" w:sz="0" w:space="0" w:color="auto"/>
            <w:left w:val="none" w:sz="0" w:space="0" w:color="auto"/>
            <w:bottom w:val="none" w:sz="0" w:space="0" w:color="auto"/>
            <w:right w:val="none" w:sz="0" w:space="0" w:color="auto"/>
          </w:divBdr>
        </w:div>
        <w:div w:id="86271162">
          <w:marLeft w:val="480"/>
          <w:marRight w:val="0"/>
          <w:marTop w:val="0"/>
          <w:marBottom w:val="0"/>
          <w:divBdr>
            <w:top w:val="none" w:sz="0" w:space="0" w:color="auto"/>
            <w:left w:val="none" w:sz="0" w:space="0" w:color="auto"/>
            <w:bottom w:val="none" w:sz="0" w:space="0" w:color="auto"/>
            <w:right w:val="none" w:sz="0" w:space="0" w:color="auto"/>
          </w:divBdr>
        </w:div>
        <w:div w:id="149828233">
          <w:marLeft w:val="480"/>
          <w:marRight w:val="0"/>
          <w:marTop w:val="0"/>
          <w:marBottom w:val="0"/>
          <w:divBdr>
            <w:top w:val="none" w:sz="0" w:space="0" w:color="auto"/>
            <w:left w:val="none" w:sz="0" w:space="0" w:color="auto"/>
            <w:bottom w:val="none" w:sz="0" w:space="0" w:color="auto"/>
            <w:right w:val="none" w:sz="0" w:space="0" w:color="auto"/>
          </w:divBdr>
        </w:div>
        <w:div w:id="175971815">
          <w:marLeft w:val="480"/>
          <w:marRight w:val="0"/>
          <w:marTop w:val="0"/>
          <w:marBottom w:val="0"/>
          <w:divBdr>
            <w:top w:val="none" w:sz="0" w:space="0" w:color="auto"/>
            <w:left w:val="none" w:sz="0" w:space="0" w:color="auto"/>
            <w:bottom w:val="none" w:sz="0" w:space="0" w:color="auto"/>
            <w:right w:val="none" w:sz="0" w:space="0" w:color="auto"/>
          </w:divBdr>
        </w:div>
        <w:div w:id="188304599">
          <w:marLeft w:val="480"/>
          <w:marRight w:val="0"/>
          <w:marTop w:val="0"/>
          <w:marBottom w:val="0"/>
          <w:divBdr>
            <w:top w:val="none" w:sz="0" w:space="0" w:color="auto"/>
            <w:left w:val="none" w:sz="0" w:space="0" w:color="auto"/>
            <w:bottom w:val="none" w:sz="0" w:space="0" w:color="auto"/>
            <w:right w:val="none" w:sz="0" w:space="0" w:color="auto"/>
          </w:divBdr>
        </w:div>
        <w:div w:id="202641523">
          <w:marLeft w:val="480"/>
          <w:marRight w:val="0"/>
          <w:marTop w:val="0"/>
          <w:marBottom w:val="0"/>
          <w:divBdr>
            <w:top w:val="none" w:sz="0" w:space="0" w:color="auto"/>
            <w:left w:val="none" w:sz="0" w:space="0" w:color="auto"/>
            <w:bottom w:val="none" w:sz="0" w:space="0" w:color="auto"/>
            <w:right w:val="none" w:sz="0" w:space="0" w:color="auto"/>
          </w:divBdr>
        </w:div>
        <w:div w:id="206650446">
          <w:marLeft w:val="480"/>
          <w:marRight w:val="0"/>
          <w:marTop w:val="0"/>
          <w:marBottom w:val="0"/>
          <w:divBdr>
            <w:top w:val="none" w:sz="0" w:space="0" w:color="auto"/>
            <w:left w:val="none" w:sz="0" w:space="0" w:color="auto"/>
            <w:bottom w:val="none" w:sz="0" w:space="0" w:color="auto"/>
            <w:right w:val="none" w:sz="0" w:space="0" w:color="auto"/>
          </w:divBdr>
        </w:div>
        <w:div w:id="249581648">
          <w:marLeft w:val="480"/>
          <w:marRight w:val="0"/>
          <w:marTop w:val="0"/>
          <w:marBottom w:val="0"/>
          <w:divBdr>
            <w:top w:val="none" w:sz="0" w:space="0" w:color="auto"/>
            <w:left w:val="none" w:sz="0" w:space="0" w:color="auto"/>
            <w:bottom w:val="none" w:sz="0" w:space="0" w:color="auto"/>
            <w:right w:val="none" w:sz="0" w:space="0" w:color="auto"/>
          </w:divBdr>
        </w:div>
        <w:div w:id="267081100">
          <w:marLeft w:val="480"/>
          <w:marRight w:val="0"/>
          <w:marTop w:val="0"/>
          <w:marBottom w:val="0"/>
          <w:divBdr>
            <w:top w:val="none" w:sz="0" w:space="0" w:color="auto"/>
            <w:left w:val="none" w:sz="0" w:space="0" w:color="auto"/>
            <w:bottom w:val="none" w:sz="0" w:space="0" w:color="auto"/>
            <w:right w:val="none" w:sz="0" w:space="0" w:color="auto"/>
          </w:divBdr>
        </w:div>
        <w:div w:id="271859491">
          <w:marLeft w:val="480"/>
          <w:marRight w:val="0"/>
          <w:marTop w:val="0"/>
          <w:marBottom w:val="0"/>
          <w:divBdr>
            <w:top w:val="none" w:sz="0" w:space="0" w:color="auto"/>
            <w:left w:val="none" w:sz="0" w:space="0" w:color="auto"/>
            <w:bottom w:val="none" w:sz="0" w:space="0" w:color="auto"/>
            <w:right w:val="none" w:sz="0" w:space="0" w:color="auto"/>
          </w:divBdr>
        </w:div>
        <w:div w:id="364839707">
          <w:marLeft w:val="480"/>
          <w:marRight w:val="0"/>
          <w:marTop w:val="0"/>
          <w:marBottom w:val="0"/>
          <w:divBdr>
            <w:top w:val="none" w:sz="0" w:space="0" w:color="auto"/>
            <w:left w:val="none" w:sz="0" w:space="0" w:color="auto"/>
            <w:bottom w:val="none" w:sz="0" w:space="0" w:color="auto"/>
            <w:right w:val="none" w:sz="0" w:space="0" w:color="auto"/>
          </w:divBdr>
        </w:div>
        <w:div w:id="389109103">
          <w:marLeft w:val="480"/>
          <w:marRight w:val="0"/>
          <w:marTop w:val="0"/>
          <w:marBottom w:val="0"/>
          <w:divBdr>
            <w:top w:val="none" w:sz="0" w:space="0" w:color="auto"/>
            <w:left w:val="none" w:sz="0" w:space="0" w:color="auto"/>
            <w:bottom w:val="none" w:sz="0" w:space="0" w:color="auto"/>
            <w:right w:val="none" w:sz="0" w:space="0" w:color="auto"/>
          </w:divBdr>
        </w:div>
        <w:div w:id="418602995">
          <w:marLeft w:val="480"/>
          <w:marRight w:val="0"/>
          <w:marTop w:val="0"/>
          <w:marBottom w:val="0"/>
          <w:divBdr>
            <w:top w:val="none" w:sz="0" w:space="0" w:color="auto"/>
            <w:left w:val="none" w:sz="0" w:space="0" w:color="auto"/>
            <w:bottom w:val="none" w:sz="0" w:space="0" w:color="auto"/>
            <w:right w:val="none" w:sz="0" w:space="0" w:color="auto"/>
          </w:divBdr>
        </w:div>
        <w:div w:id="431439519">
          <w:marLeft w:val="480"/>
          <w:marRight w:val="0"/>
          <w:marTop w:val="0"/>
          <w:marBottom w:val="0"/>
          <w:divBdr>
            <w:top w:val="none" w:sz="0" w:space="0" w:color="auto"/>
            <w:left w:val="none" w:sz="0" w:space="0" w:color="auto"/>
            <w:bottom w:val="none" w:sz="0" w:space="0" w:color="auto"/>
            <w:right w:val="none" w:sz="0" w:space="0" w:color="auto"/>
          </w:divBdr>
        </w:div>
        <w:div w:id="530579880">
          <w:marLeft w:val="480"/>
          <w:marRight w:val="0"/>
          <w:marTop w:val="0"/>
          <w:marBottom w:val="0"/>
          <w:divBdr>
            <w:top w:val="none" w:sz="0" w:space="0" w:color="auto"/>
            <w:left w:val="none" w:sz="0" w:space="0" w:color="auto"/>
            <w:bottom w:val="none" w:sz="0" w:space="0" w:color="auto"/>
            <w:right w:val="none" w:sz="0" w:space="0" w:color="auto"/>
          </w:divBdr>
        </w:div>
        <w:div w:id="540098628">
          <w:marLeft w:val="480"/>
          <w:marRight w:val="0"/>
          <w:marTop w:val="0"/>
          <w:marBottom w:val="0"/>
          <w:divBdr>
            <w:top w:val="none" w:sz="0" w:space="0" w:color="auto"/>
            <w:left w:val="none" w:sz="0" w:space="0" w:color="auto"/>
            <w:bottom w:val="none" w:sz="0" w:space="0" w:color="auto"/>
            <w:right w:val="none" w:sz="0" w:space="0" w:color="auto"/>
          </w:divBdr>
        </w:div>
        <w:div w:id="583606008">
          <w:marLeft w:val="480"/>
          <w:marRight w:val="0"/>
          <w:marTop w:val="0"/>
          <w:marBottom w:val="0"/>
          <w:divBdr>
            <w:top w:val="none" w:sz="0" w:space="0" w:color="auto"/>
            <w:left w:val="none" w:sz="0" w:space="0" w:color="auto"/>
            <w:bottom w:val="none" w:sz="0" w:space="0" w:color="auto"/>
            <w:right w:val="none" w:sz="0" w:space="0" w:color="auto"/>
          </w:divBdr>
        </w:div>
        <w:div w:id="595988606">
          <w:marLeft w:val="480"/>
          <w:marRight w:val="0"/>
          <w:marTop w:val="0"/>
          <w:marBottom w:val="0"/>
          <w:divBdr>
            <w:top w:val="none" w:sz="0" w:space="0" w:color="auto"/>
            <w:left w:val="none" w:sz="0" w:space="0" w:color="auto"/>
            <w:bottom w:val="none" w:sz="0" w:space="0" w:color="auto"/>
            <w:right w:val="none" w:sz="0" w:space="0" w:color="auto"/>
          </w:divBdr>
        </w:div>
        <w:div w:id="597759180">
          <w:marLeft w:val="480"/>
          <w:marRight w:val="0"/>
          <w:marTop w:val="0"/>
          <w:marBottom w:val="0"/>
          <w:divBdr>
            <w:top w:val="none" w:sz="0" w:space="0" w:color="auto"/>
            <w:left w:val="none" w:sz="0" w:space="0" w:color="auto"/>
            <w:bottom w:val="none" w:sz="0" w:space="0" w:color="auto"/>
            <w:right w:val="none" w:sz="0" w:space="0" w:color="auto"/>
          </w:divBdr>
        </w:div>
        <w:div w:id="611403573">
          <w:marLeft w:val="480"/>
          <w:marRight w:val="0"/>
          <w:marTop w:val="0"/>
          <w:marBottom w:val="0"/>
          <w:divBdr>
            <w:top w:val="none" w:sz="0" w:space="0" w:color="auto"/>
            <w:left w:val="none" w:sz="0" w:space="0" w:color="auto"/>
            <w:bottom w:val="none" w:sz="0" w:space="0" w:color="auto"/>
            <w:right w:val="none" w:sz="0" w:space="0" w:color="auto"/>
          </w:divBdr>
        </w:div>
        <w:div w:id="660543413">
          <w:marLeft w:val="480"/>
          <w:marRight w:val="0"/>
          <w:marTop w:val="0"/>
          <w:marBottom w:val="0"/>
          <w:divBdr>
            <w:top w:val="none" w:sz="0" w:space="0" w:color="auto"/>
            <w:left w:val="none" w:sz="0" w:space="0" w:color="auto"/>
            <w:bottom w:val="none" w:sz="0" w:space="0" w:color="auto"/>
            <w:right w:val="none" w:sz="0" w:space="0" w:color="auto"/>
          </w:divBdr>
        </w:div>
        <w:div w:id="670647150">
          <w:marLeft w:val="480"/>
          <w:marRight w:val="0"/>
          <w:marTop w:val="0"/>
          <w:marBottom w:val="0"/>
          <w:divBdr>
            <w:top w:val="none" w:sz="0" w:space="0" w:color="auto"/>
            <w:left w:val="none" w:sz="0" w:space="0" w:color="auto"/>
            <w:bottom w:val="none" w:sz="0" w:space="0" w:color="auto"/>
            <w:right w:val="none" w:sz="0" w:space="0" w:color="auto"/>
          </w:divBdr>
        </w:div>
        <w:div w:id="712270692">
          <w:marLeft w:val="480"/>
          <w:marRight w:val="0"/>
          <w:marTop w:val="0"/>
          <w:marBottom w:val="0"/>
          <w:divBdr>
            <w:top w:val="none" w:sz="0" w:space="0" w:color="auto"/>
            <w:left w:val="none" w:sz="0" w:space="0" w:color="auto"/>
            <w:bottom w:val="none" w:sz="0" w:space="0" w:color="auto"/>
            <w:right w:val="none" w:sz="0" w:space="0" w:color="auto"/>
          </w:divBdr>
        </w:div>
        <w:div w:id="741408835">
          <w:marLeft w:val="480"/>
          <w:marRight w:val="0"/>
          <w:marTop w:val="0"/>
          <w:marBottom w:val="0"/>
          <w:divBdr>
            <w:top w:val="none" w:sz="0" w:space="0" w:color="auto"/>
            <w:left w:val="none" w:sz="0" w:space="0" w:color="auto"/>
            <w:bottom w:val="none" w:sz="0" w:space="0" w:color="auto"/>
            <w:right w:val="none" w:sz="0" w:space="0" w:color="auto"/>
          </w:divBdr>
        </w:div>
        <w:div w:id="743721879">
          <w:marLeft w:val="480"/>
          <w:marRight w:val="0"/>
          <w:marTop w:val="0"/>
          <w:marBottom w:val="0"/>
          <w:divBdr>
            <w:top w:val="none" w:sz="0" w:space="0" w:color="auto"/>
            <w:left w:val="none" w:sz="0" w:space="0" w:color="auto"/>
            <w:bottom w:val="none" w:sz="0" w:space="0" w:color="auto"/>
            <w:right w:val="none" w:sz="0" w:space="0" w:color="auto"/>
          </w:divBdr>
        </w:div>
        <w:div w:id="771128265">
          <w:marLeft w:val="480"/>
          <w:marRight w:val="0"/>
          <w:marTop w:val="0"/>
          <w:marBottom w:val="0"/>
          <w:divBdr>
            <w:top w:val="none" w:sz="0" w:space="0" w:color="auto"/>
            <w:left w:val="none" w:sz="0" w:space="0" w:color="auto"/>
            <w:bottom w:val="none" w:sz="0" w:space="0" w:color="auto"/>
            <w:right w:val="none" w:sz="0" w:space="0" w:color="auto"/>
          </w:divBdr>
        </w:div>
        <w:div w:id="863402785">
          <w:marLeft w:val="480"/>
          <w:marRight w:val="0"/>
          <w:marTop w:val="0"/>
          <w:marBottom w:val="0"/>
          <w:divBdr>
            <w:top w:val="none" w:sz="0" w:space="0" w:color="auto"/>
            <w:left w:val="none" w:sz="0" w:space="0" w:color="auto"/>
            <w:bottom w:val="none" w:sz="0" w:space="0" w:color="auto"/>
            <w:right w:val="none" w:sz="0" w:space="0" w:color="auto"/>
          </w:divBdr>
        </w:div>
        <w:div w:id="908922307">
          <w:marLeft w:val="480"/>
          <w:marRight w:val="0"/>
          <w:marTop w:val="0"/>
          <w:marBottom w:val="0"/>
          <w:divBdr>
            <w:top w:val="none" w:sz="0" w:space="0" w:color="auto"/>
            <w:left w:val="none" w:sz="0" w:space="0" w:color="auto"/>
            <w:bottom w:val="none" w:sz="0" w:space="0" w:color="auto"/>
            <w:right w:val="none" w:sz="0" w:space="0" w:color="auto"/>
          </w:divBdr>
        </w:div>
        <w:div w:id="947002519">
          <w:marLeft w:val="480"/>
          <w:marRight w:val="0"/>
          <w:marTop w:val="0"/>
          <w:marBottom w:val="0"/>
          <w:divBdr>
            <w:top w:val="none" w:sz="0" w:space="0" w:color="auto"/>
            <w:left w:val="none" w:sz="0" w:space="0" w:color="auto"/>
            <w:bottom w:val="none" w:sz="0" w:space="0" w:color="auto"/>
            <w:right w:val="none" w:sz="0" w:space="0" w:color="auto"/>
          </w:divBdr>
        </w:div>
        <w:div w:id="981815540">
          <w:marLeft w:val="480"/>
          <w:marRight w:val="0"/>
          <w:marTop w:val="0"/>
          <w:marBottom w:val="0"/>
          <w:divBdr>
            <w:top w:val="none" w:sz="0" w:space="0" w:color="auto"/>
            <w:left w:val="none" w:sz="0" w:space="0" w:color="auto"/>
            <w:bottom w:val="none" w:sz="0" w:space="0" w:color="auto"/>
            <w:right w:val="none" w:sz="0" w:space="0" w:color="auto"/>
          </w:divBdr>
        </w:div>
        <w:div w:id="1015301346">
          <w:marLeft w:val="480"/>
          <w:marRight w:val="0"/>
          <w:marTop w:val="0"/>
          <w:marBottom w:val="0"/>
          <w:divBdr>
            <w:top w:val="none" w:sz="0" w:space="0" w:color="auto"/>
            <w:left w:val="none" w:sz="0" w:space="0" w:color="auto"/>
            <w:bottom w:val="none" w:sz="0" w:space="0" w:color="auto"/>
            <w:right w:val="none" w:sz="0" w:space="0" w:color="auto"/>
          </w:divBdr>
        </w:div>
        <w:div w:id="1021857470">
          <w:marLeft w:val="480"/>
          <w:marRight w:val="0"/>
          <w:marTop w:val="0"/>
          <w:marBottom w:val="0"/>
          <w:divBdr>
            <w:top w:val="none" w:sz="0" w:space="0" w:color="auto"/>
            <w:left w:val="none" w:sz="0" w:space="0" w:color="auto"/>
            <w:bottom w:val="none" w:sz="0" w:space="0" w:color="auto"/>
            <w:right w:val="none" w:sz="0" w:space="0" w:color="auto"/>
          </w:divBdr>
        </w:div>
        <w:div w:id="1031030954">
          <w:marLeft w:val="480"/>
          <w:marRight w:val="0"/>
          <w:marTop w:val="0"/>
          <w:marBottom w:val="0"/>
          <w:divBdr>
            <w:top w:val="none" w:sz="0" w:space="0" w:color="auto"/>
            <w:left w:val="none" w:sz="0" w:space="0" w:color="auto"/>
            <w:bottom w:val="none" w:sz="0" w:space="0" w:color="auto"/>
            <w:right w:val="none" w:sz="0" w:space="0" w:color="auto"/>
          </w:divBdr>
        </w:div>
        <w:div w:id="1051612889">
          <w:marLeft w:val="480"/>
          <w:marRight w:val="0"/>
          <w:marTop w:val="0"/>
          <w:marBottom w:val="0"/>
          <w:divBdr>
            <w:top w:val="none" w:sz="0" w:space="0" w:color="auto"/>
            <w:left w:val="none" w:sz="0" w:space="0" w:color="auto"/>
            <w:bottom w:val="none" w:sz="0" w:space="0" w:color="auto"/>
            <w:right w:val="none" w:sz="0" w:space="0" w:color="auto"/>
          </w:divBdr>
        </w:div>
        <w:div w:id="1058623685">
          <w:marLeft w:val="480"/>
          <w:marRight w:val="0"/>
          <w:marTop w:val="0"/>
          <w:marBottom w:val="0"/>
          <w:divBdr>
            <w:top w:val="none" w:sz="0" w:space="0" w:color="auto"/>
            <w:left w:val="none" w:sz="0" w:space="0" w:color="auto"/>
            <w:bottom w:val="none" w:sz="0" w:space="0" w:color="auto"/>
            <w:right w:val="none" w:sz="0" w:space="0" w:color="auto"/>
          </w:divBdr>
        </w:div>
        <w:div w:id="1122722143">
          <w:marLeft w:val="480"/>
          <w:marRight w:val="0"/>
          <w:marTop w:val="0"/>
          <w:marBottom w:val="0"/>
          <w:divBdr>
            <w:top w:val="none" w:sz="0" w:space="0" w:color="auto"/>
            <w:left w:val="none" w:sz="0" w:space="0" w:color="auto"/>
            <w:bottom w:val="none" w:sz="0" w:space="0" w:color="auto"/>
            <w:right w:val="none" w:sz="0" w:space="0" w:color="auto"/>
          </w:divBdr>
        </w:div>
        <w:div w:id="1126511781">
          <w:marLeft w:val="480"/>
          <w:marRight w:val="0"/>
          <w:marTop w:val="0"/>
          <w:marBottom w:val="0"/>
          <w:divBdr>
            <w:top w:val="none" w:sz="0" w:space="0" w:color="auto"/>
            <w:left w:val="none" w:sz="0" w:space="0" w:color="auto"/>
            <w:bottom w:val="none" w:sz="0" w:space="0" w:color="auto"/>
            <w:right w:val="none" w:sz="0" w:space="0" w:color="auto"/>
          </w:divBdr>
        </w:div>
        <w:div w:id="1148012525">
          <w:marLeft w:val="480"/>
          <w:marRight w:val="0"/>
          <w:marTop w:val="0"/>
          <w:marBottom w:val="0"/>
          <w:divBdr>
            <w:top w:val="none" w:sz="0" w:space="0" w:color="auto"/>
            <w:left w:val="none" w:sz="0" w:space="0" w:color="auto"/>
            <w:bottom w:val="none" w:sz="0" w:space="0" w:color="auto"/>
            <w:right w:val="none" w:sz="0" w:space="0" w:color="auto"/>
          </w:divBdr>
        </w:div>
        <w:div w:id="1222863316">
          <w:marLeft w:val="480"/>
          <w:marRight w:val="0"/>
          <w:marTop w:val="0"/>
          <w:marBottom w:val="0"/>
          <w:divBdr>
            <w:top w:val="none" w:sz="0" w:space="0" w:color="auto"/>
            <w:left w:val="none" w:sz="0" w:space="0" w:color="auto"/>
            <w:bottom w:val="none" w:sz="0" w:space="0" w:color="auto"/>
            <w:right w:val="none" w:sz="0" w:space="0" w:color="auto"/>
          </w:divBdr>
        </w:div>
        <w:div w:id="1249344824">
          <w:marLeft w:val="480"/>
          <w:marRight w:val="0"/>
          <w:marTop w:val="0"/>
          <w:marBottom w:val="0"/>
          <w:divBdr>
            <w:top w:val="none" w:sz="0" w:space="0" w:color="auto"/>
            <w:left w:val="none" w:sz="0" w:space="0" w:color="auto"/>
            <w:bottom w:val="none" w:sz="0" w:space="0" w:color="auto"/>
            <w:right w:val="none" w:sz="0" w:space="0" w:color="auto"/>
          </w:divBdr>
        </w:div>
        <w:div w:id="1259945423">
          <w:marLeft w:val="480"/>
          <w:marRight w:val="0"/>
          <w:marTop w:val="0"/>
          <w:marBottom w:val="0"/>
          <w:divBdr>
            <w:top w:val="none" w:sz="0" w:space="0" w:color="auto"/>
            <w:left w:val="none" w:sz="0" w:space="0" w:color="auto"/>
            <w:bottom w:val="none" w:sz="0" w:space="0" w:color="auto"/>
            <w:right w:val="none" w:sz="0" w:space="0" w:color="auto"/>
          </w:divBdr>
        </w:div>
        <w:div w:id="1309671528">
          <w:marLeft w:val="480"/>
          <w:marRight w:val="0"/>
          <w:marTop w:val="0"/>
          <w:marBottom w:val="0"/>
          <w:divBdr>
            <w:top w:val="none" w:sz="0" w:space="0" w:color="auto"/>
            <w:left w:val="none" w:sz="0" w:space="0" w:color="auto"/>
            <w:bottom w:val="none" w:sz="0" w:space="0" w:color="auto"/>
            <w:right w:val="none" w:sz="0" w:space="0" w:color="auto"/>
          </w:divBdr>
        </w:div>
        <w:div w:id="1363827545">
          <w:marLeft w:val="480"/>
          <w:marRight w:val="0"/>
          <w:marTop w:val="0"/>
          <w:marBottom w:val="0"/>
          <w:divBdr>
            <w:top w:val="none" w:sz="0" w:space="0" w:color="auto"/>
            <w:left w:val="none" w:sz="0" w:space="0" w:color="auto"/>
            <w:bottom w:val="none" w:sz="0" w:space="0" w:color="auto"/>
            <w:right w:val="none" w:sz="0" w:space="0" w:color="auto"/>
          </w:divBdr>
        </w:div>
        <w:div w:id="1372805022">
          <w:marLeft w:val="480"/>
          <w:marRight w:val="0"/>
          <w:marTop w:val="0"/>
          <w:marBottom w:val="0"/>
          <w:divBdr>
            <w:top w:val="none" w:sz="0" w:space="0" w:color="auto"/>
            <w:left w:val="none" w:sz="0" w:space="0" w:color="auto"/>
            <w:bottom w:val="none" w:sz="0" w:space="0" w:color="auto"/>
            <w:right w:val="none" w:sz="0" w:space="0" w:color="auto"/>
          </w:divBdr>
        </w:div>
        <w:div w:id="1375692033">
          <w:marLeft w:val="480"/>
          <w:marRight w:val="0"/>
          <w:marTop w:val="0"/>
          <w:marBottom w:val="0"/>
          <w:divBdr>
            <w:top w:val="none" w:sz="0" w:space="0" w:color="auto"/>
            <w:left w:val="none" w:sz="0" w:space="0" w:color="auto"/>
            <w:bottom w:val="none" w:sz="0" w:space="0" w:color="auto"/>
            <w:right w:val="none" w:sz="0" w:space="0" w:color="auto"/>
          </w:divBdr>
        </w:div>
        <w:div w:id="1455054760">
          <w:marLeft w:val="480"/>
          <w:marRight w:val="0"/>
          <w:marTop w:val="0"/>
          <w:marBottom w:val="0"/>
          <w:divBdr>
            <w:top w:val="none" w:sz="0" w:space="0" w:color="auto"/>
            <w:left w:val="none" w:sz="0" w:space="0" w:color="auto"/>
            <w:bottom w:val="none" w:sz="0" w:space="0" w:color="auto"/>
            <w:right w:val="none" w:sz="0" w:space="0" w:color="auto"/>
          </w:divBdr>
        </w:div>
        <w:div w:id="1583568006">
          <w:marLeft w:val="480"/>
          <w:marRight w:val="0"/>
          <w:marTop w:val="0"/>
          <w:marBottom w:val="0"/>
          <w:divBdr>
            <w:top w:val="none" w:sz="0" w:space="0" w:color="auto"/>
            <w:left w:val="none" w:sz="0" w:space="0" w:color="auto"/>
            <w:bottom w:val="none" w:sz="0" w:space="0" w:color="auto"/>
            <w:right w:val="none" w:sz="0" w:space="0" w:color="auto"/>
          </w:divBdr>
        </w:div>
        <w:div w:id="1591504991">
          <w:marLeft w:val="480"/>
          <w:marRight w:val="0"/>
          <w:marTop w:val="0"/>
          <w:marBottom w:val="0"/>
          <w:divBdr>
            <w:top w:val="none" w:sz="0" w:space="0" w:color="auto"/>
            <w:left w:val="none" w:sz="0" w:space="0" w:color="auto"/>
            <w:bottom w:val="none" w:sz="0" w:space="0" w:color="auto"/>
            <w:right w:val="none" w:sz="0" w:space="0" w:color="auto"/>
          </w:divBdr>
        </w:div>
        <w:div w:id="1604267725">
          <w:marLeft w:val="480"/>
          <w:marRight w:val="0"/>
          <w:marTop w:val="0"/>
          <w:marBottom w:val="0"/>
          <w:divBdr>
            <w:top w:val="none" w:sz="0" w:space="0" w:color="auto"/>
            <w:left w:val="none" w:sz="0" w:space="0" w:color="auto"/>
            <w:bottom w:val="none" w:sz="0" w:space="0" w:color="auto"/>
            <w:right w:val="none" w:sz="0" w:space="0" w:color="auto"/>
          </w:divBdr>
        </w:div>
        <w:div w:id="1635326712">
          <w:marLeft w:val="480"/>
          <w:marRight w:val="0"/>
          <w:marTop w:val="0"/>
          <w:marBottom w:val="0"/>
          <w:divBdr>
            <w:top w:val="none" w:sz="0" w:space="0" w:color="auto"/>
            <w:left w:val="none" w:sz="0" w:space="0" w:color="auto"/>
            <w:bottom w:val="none" w:sz="0" w:space="0" w:color="auto"/>
            <w:right w:val="none" w:sz="0" w:space="0" w:color="auto"/>
          </w:divBdr>
        </w:div>
        <w:div w:id="1645038606">
          <w:marLeft w:val="480"/>
          <w:marRight w:val="0"/>
          <w:marTop w:val="0"/>
          <w:marBottom w:val="0"/>
          <w:divBdr>
            <w:top w:val="none" w:sz="0" w:space="0" w:color="auto"/>
            <w:left w:val="none" w:sz="0" w:space="0" w:color="auto"/>
            <w:bottom w:val="none" w:sz="0" w:space="0" w:color="auto"/>
            <w:right w:val="none" w:sz="0" w:space="0" w:color="auto"/>
          </w:divBdr>
        </w:div>
        <w:div w:id="1685128714">
          <w:marLeft w:val="480"/>
          <w:marRight w:val="0"/>
          <w:marTop w:val="0"/>
          <w:marBottom w:val="0"/>
          <w:divBdr>
            <w:top w:val="none" w:sz="0" w:space="0" w:color="auto"/>
            <w:left w:val="none" w:sz="0" w:space="0" w:color="auto"/>
            <w:bottom w:val="none" w:sz="0" w:space="0" w:color="auto"/>
            <w:right w:val="none" w:sz="0" w:space="0" w:color="auto"/>
          </w:divBdr>
        </w:div>
        <w:div w:id="1751658768">
          <w:marLeft w:val="480"/>
          <w:marRight w:val="0"/>
          <w:marTop w:val="0"/>
          <w:marBottom w:val="0"/>
          <w:divBdr>
            <w:top w:val="none" w:sz="0" w:space="0" w:color="auto"/>
            <w:left w:val="none" w:sz="0" w:space="0" w:color="auto"/>
            <w:bottom w:val="none" w:sz="0" w:space="0" w:color="auto"/>
            <w:right w:val="none" w:sz="0" w:space="0" w:color="auto"/>
          </w:divBdr>
        </w:div>
        <w:div w:id="1843473653">
          <w:marLeft w:val="480"/>
          <w:marRight w:val="0"/>
          <w:marTop w:val="0"/>
          <w:marBottom w:val="0"/>
          <w:divBdr>
            <w:top w:val="none" w:sz="0" w:space="0" w:color="auto"/>
            <w:left w:val="none" w:sz="0" w:space="0" w:color="auto"/>
            <w:bottom w:val="none" w:sz="0" w:space="0" w:color="auto"/>
            <w:right w:val="none" w:sz="0" w:space="0" w:color="auto"/>
          </w:divBdr>
        </w:div>
        <w:div w:id="1853102692">
          <w:marLeft w:val="480"/>
          <w:marRight w:val="0"/>
          <w:marTop w:val="0"/>
          <w:marBottom w:val="0"/>
          <w:divBdr>
            <w:top w:val="none" w:sz="0" w:space="0" w:color="auto"/>
            <w:left w:val="none" w:sz="0" w:space="0" w:color="auto"/>
            <w:bottom w:val="none" w:sz="0" w:space="0" w:color="auto"/>
            <w:right w:val="none" w:sz="0" w:space="0" w:color="auto"/>
          </w:divBdr>
        </w:div>
        <w:div w:id="1861895126">
          <w:marLeft w:val="480"/>
          <w:marRight w:val="0"/>
          <w:marTop w:val="0"/>
          <w:marBottom w:val="0"/>
          <w:divBdr>
            <w:top w:val="none" w:sz="0" w:space="0" w:color="auto"/>
            <w:left w:val="none" w:sz="0" w:space="0" w:color="auto"/>
            <w:bottom w:val="none" w:sz="0" w:space="0" w:color="auto"/>
            <w:right w:val="none" w:sz="0" w:space="0" w:color="auto"/>
          </w:divBdr>
        </w:div>
        <w:div w:id="1889955282">
          <w:marLeft w:val="480"/>
          <w:marRight w:val="0"/>
          <w:marTop w:val="0"/>
          <w:marBottom w:val="0"/>
          <w:divBdr>
            <w:top w:val="none" w:sz="0" w:space="0" w:color="auto"/>
            <w:left w:val="none" w:sz="0" w:space="0" w:color="auto"/>
            <w:bottom w:val="none" w:sz="0" w:space="0" w:color="auto"/>
            <w:right w:val="none" w:sz="0" w:space="0" w:color="auto"/>
          </w:divBdr>
        </w:div>
        <w:div w:id="1891107684">
          <w:marLeft w:val="480"/>
          <w:marRight w:val="0"/>
          <w:marTop w:val="0"/>
          <w:marBottom w:val="0"/>
          <w:divBdr>
            <w:top w:val="none" w:sz="0" w:space="0" w:color="auto"/>
            <w:left w:val="none" w:sz="0" w:space="0" w:color="auto"/>
            <w:bottom w:val="none" w:sz="0" w:space="0" w:color="auto"/>
            <w:right w:val="none" w:sz="0" w:space="0" w:color="auto"/>
          </w:divBdr>
        </w:div>
        <w:div w:id="1960263370">
          <w:marLeft w:val="480"/>
          <w:marRight w:val="0"/>
          <w:marTop w:val="0"/>
          <w:marBottom w:val="0"/>
          <w:divBdr>
            <w:top w:val="none" w:sz="0" w:space="0" w:color="auto"/>
            <w:left w:val="none" w:sz="0" w:space="0" w:color="auto"/>
            <w:bottom w:val="none" w:sz="0" w:space="0" w:color="auto"/>
            <w:right w:val="none" w:sz="0" w:space="0" w:color="auto"/>
          </w:divBdr>
        </w:div>
        <w:div w:id="1981419029">
          <w:marLeft w:val="480"/>
          <w:marRight w:val="0"/>
          <w:marTop w:val="0"/>
          <w:marBottom w:val="0"/>
          <w:divBdr>
            <w:top w:val="none" w:sz="0" w:space="0" w:color="auto"/>
            <w:left w:val="none" w:sz="0" w:space="0" w:color="auto"/>
            <w:bottom w:val="none" w:sz="0" w:space="0" w:color="auto"/>
            <w:right w:val="none" w:sz="0" w:space="0" w:color="auto"/>
          </w:divBdr>
        </w:div>
        <w:div w:id="1988587058">
          <w:marLeft w:val="480"/>
          <w:marRight w:val="0"/>
          <w:marTop w:val="0"/>
          <w:marBottom w:val="0"/>
          <w:divBdr>
            <w:top w:val="none" w:sz="0" w:space="0" w:color="auto"/>
            <w:left w:val="none" w:sz="0" w:space="0" w:color="auto"/>
            <w:bottom w:val="none" w:sz="0" w:space="0" w:color="auto"/>
            <w:right w:val="none" w:sz="0" w:space="0" w:color="auto"/>
          </w:divBdr>
        </w:div>
        <w:div w:id="2008055053">
          <w:marLeft w:val="480"/>
          <w:marRight w:val="0"/>
          <w:marTop w:val="0"/>
          <w:marBottom w:val="0"/>
          <w:divBdr>
            <w:top w:val="none" w:sz="0" w:space="0" w:color="auto"/>
            <w:left w:val="none" w:sz="0" w:space="0" w:color="auto"/>
            <w:bottom w:val="none" w:sz="0" w:space="0" w:color="auto"/>
            <w:right w:val="none" w:sz="0" w:space="0" w:color="auto"/>
          </w:divBdr>
        </w:div>
        <w:div w:id="2046562793">
          <w:marLeft w:val="480"/>
          <w:marRight w:val="0"/>
          <w:marTop w:val="0"/>
          <w:marBottom w:val="0"/>
          <w:divBdr>
            <w:top w:val="none" w:sz="0" w:space="0" w:color="auto"/>
            <w:left w:val="none" w:sz="0" w:space="0" w:color="auto"/>
            <w:bottom w:val="none" w:sz="0" w:space="0" w:color="auto"/>
            <w:right w:val="none" w:sz="0" w:space="0" w:color="auto"/>
          </w:divBdr>
        </w:div>
        <w:div w:id="2051763977">
          <w:marLeft w:val="480"/>
          <w:marRight w:val="0"/>
          <w:marTop w:val="0"/>
          <w:marBottom w:val="0"/>
          <w:divBdr>
            <w:top w:val="none" w:sz="0" w:space="0" w:color="auto"/>
            <w:left w:val="none" w:sz="0" w:space="0" w:color="auto"/>
            <w:bottom w:val="none" w:sz="0" w:space="0" w:color="auto"/>
            <w:right w:val="none" w:sz="0" w:space="0" w:color="auto"/>
          </w:divBdr>
        </w:div>
        <w:div w:id="2080445584">
          <w:marLeft w:val="480"/>
          <w:marRight w:val="0"/>
          <w:marTop w:val="0"/>
          <w:marBottom w:val="0"/>
          <w:divBdr>
            <w:top w:val="none" w:sz="0" w:space="0" w:color="auto"/>
            <w:left w:val="none" w:sz="0" w:space="0" w:color="auto"/>
            <w:bottom w:val="none" w:sz="0" w:space="0" w:color="auto"/>
            <w:right w:val="none" w:sz="0" w:space="0" w:color="auto"/>
          </w:divBdr>
        </w:div>
        <w:div w:id="2140759464">
          <w:marLeft w:val="480"/>
          <w:marRight w:val="0"/>
          <w:marTop w:val="0"/>
          <w:marBottom w:val="0"/>
          <w:divBdr>
            <w:top w:val="none" w:sz="0" w:space="0" w:color="auto"/>
            <w:left w:val="none" w:sz="0" w:space="0" w:color="auto"/>
            <w:bottom w:val="none" w:sz="0" w:space="0" w:color="auto"/>
            <w:right w:val="none" w:sz="0" w:space="0" w:color="auto"/>
          </w:divBdr>
        </w:div>
      </w:divsChild>
    </w:div>
    <w:div w:id="829441499">
      <w:bodyDiv w:val="1"/>
      <w:marLeft w:val="0"/>
      <w:marRight w:val="0"/>
      <w:marTop w:val="0"/>
      <w:marBottom w:val="0"/>
      <w:divBdr>
        <w:top w:val="none" w:sz="0" w:space="0" w:color="auto"/>
        <w:left w:val="none" w:sz="0" w:space="0" w:color="auto"/>
        <w:bottom w:val="none" w:sz="0" w:space="0" w:color="auto"/>
        <w:right w:val="none" w:sz="0" w:space="0" w:color="auto"/>
      </w:divBdr>
      <w:divsChild>
        <w:div w:id="24405951">
          <w:marLeft w:val="480"/>
          <w:marRight w:val="0"/>
          <w:marTop w:val="0"/>
          <w:marBottom w:val="0"/>
          <w:divBdr>
            <w:top w:val="none" w:sz="0" w:space="0" w:color="auto"/>
            <w:left w:val="none" w:sz="0" w:space="0" w:color="auto"/>
            <w:bottom w:val="none" w:sz="0" w:space="0" w:color="auto"/>
            <w:right w:val="none" w:sz="0" w:space="0" w:color="auto"/>
          </w:divBdr>
        </w:div>
        <w:div w:id="101191359">
          <w:marLeft w:val="480"/>
          <w:marRight w:val="0"/>
          <w:marTop w:val="0"/>
          <w:marBottom w:val="0"/>
          <w:divBdr>
            <w:top w:val="none" w:sz="0" w:space="0" w:color="auto"/>
            <w:left w:val="none" w:sz="0" w:space="0" w:color="auto"/>
            <w:bottom w:val="none" w:sz="0" w:space="0" w:color="auto"/>
            <w:right w:val="none" w:sz="0" w:space="0" w:color="auto"/>
          </w:divBdr>
        </w:div>
        <w:div w:id="125510751">
          <w:marLeft w:val="480"/>
          <w:marRight w:val="0"/>
          <w:marTop w:val="0"/>
          <w:marBottom w:val="0"/>
          <w:divBdr>
            <w:top w:val="none" w:sz="0" w:space="0" w:color="auto"/>
            <w:left w:val="none" w:sz="0" w:space="0" w:color="auto"/>
            <w:bottom w:val="none" w:sz="0" w:space="0" w:color="auto"/>
            <w:right w:val="none" w:sz="0" w:space="0" w:color="auto"/>
          </w:divBdr>
        </w:div>
        <w:div w:id="129832237">
          <w:marLeft w:val="480"/>
          <w:marRight w:val="0"/>
          <w:marTop w:val="0"/>
          <w:marBottom w:val="0"/>
          <w:divBdr>
            <w:top w:val="none" w:sz="0" w:space="0" w:color="auto"/>
            <w:left w:val="none" w:sz="0" w:space="0" w:color="auto"/>
            <w:bottom w:val="none" w:sz="0" w:space="0" w:color="auto"/>
            <w:right w:val="none" w:sz="0" w:space="0" w:color="auto"/>
          </w:divBdr>
        </w:div>
        <w:div w:id="150874604">
          <w:marLeft w:val="480"/>
          <w:marRight w:val="0"/>
          <w:marTop w:val="0"/>
          <w:marBottom w:val="0"/>
          <w:divBdr>
            <w:top w:val="none" w:sz="0" w:space="0" w:color="auto"/>
            <w:left w:val="none" w:sz="0" w:space="0" w:color="auto"/>
            <w:bottom w:val="none" w:sz="0" w:space="0" w:color="auto"/>
            <w:right w:val="none" w:sz="0" w:space="0" w:color="auto"/>
          </w:divBdr>
        </w:div>
        <w:div w:id="165637697">
          <w:marLeft w:val="480"/>
          <w:marRight w:val="0"/>
          <w:marTop w:val="0"/>
          <w:marBottom w:val="0"/>
          <w:divBdr>
            <w:top w:val="none" w:sz="0" w:space="0" w:color="auto"/>
            <w:left w:val="none" w:sz="0" w:space="0" w:color="auto"/>
            <w:bottom w:val="none" w:sz="0" w:space="0" w:color="auto"/>
            <w:right w:val="none" w:sz="0" w:space="0" w:color="auto"/>
          </w:divBdr>
        </w:div>
        <w:div w:id="167791587">
          <w:marLeft w:val="480"/>
          <w:marRight w:val="0"/>
          <w:marTop w:val="0"/>
          <w:marBottom w:val="0"/>
          <w:divBdr>
            <w:top w:val="none" w:sz="0" w:space="0" w:color="auto"/>
            <w:left w:val="none" w:sz="0" w:space="0" w:color="auto"/>
            <w:bottom w:val="none" w:sz="0" w:space="0" w:color="auto"/>
            <w:right w:val="none" w:sz="0" w:space="0" w:color="auto"/>
          </w:divBdr>
        </w:div>
        <w:div w:id="188760358">
          <w:marLeft w:val="480"/>
          <w:marRight w:val="0"/>
          <w:marTop w:val="0"/>
          <w:marBottom w:val="0"/>
          <w:divBdr>
            <w:top w:val="none" w:sz="0" w:space="0" w:color="auto"/>
            <w:left w:val="none" w:sz="0" w:space="0" w:color="auto"/>
            <w:bottom w:val="none" w:sz="0" w:space="0" w:color="auto"/>
            <w:right w:val="none" w:sz="0" w:space="0" w:color="auto"/>
          </w:divBdr>
        </w:div>
        <w:div w:id="239604826">
          <w:marLeft w:val="480"/>
          <w:marRight w:val="0"/>
          <w:marTop w:val="0"/>
          <w:marBottom w:val="0"/>
          <w:divBdr>
            <w:top w:val="none" w:sz="0" w:space="0" w:color="auto"/>
            <w:left w:val="none" w:sz="0" w:space="0" w:color="auto"/>
            <w:bottom w:val="none" w:sz="0" w:space="0" w:color="auto"/>
            <w:right w:val="none" w:sz="0" w:space="0" w:color="auto"/>
          </w:divBdr>
        </w:div>
        <w:div w:id="265116268">
          <w:marLeft w:val="480"/>
          <w:marRight w:val="0"/>
          <w:marTop w:val="0"/>
          <w:marBottom w:val="0"/>
          <w:divBdr>
            <w:top w:val="none" w:sz="0" w:space="0" w:color="auto"/>
            <w:left w:val="none" w:sz="0" w:space="0" w:color="auto"/>
            <w:bottom w:val="none" w:sz="0" w:space="0" w:color="auto"/>
            <w:right w:val="none" w:sz="0" w:space="0" w:color="auto"/>
          </w:divBdr>
        </w:div>
        <w:div w:id="307513769">
          <w:marLeft w:val="480"/>
          <w:marRight w:val="0"/>
          <w:marTop w:val="0"/>
          <w:marBottom w:val="0"/>
          <w:divBdr>
            <w:top w:val="none" w:sz="0" w:space="0" w:color="auto"/>
            <w:left w:val="none" w:sz="0" w:space="0" w:color="auto"/>
            <w:bottom w:val="none" w:sz="0" w:space="0" w:color="auto"/>
            <w:right w:val="none" w:sz="0" w:space="0" w:color="auto"/>
          </w:divBdr>
        </w:div>
        <w:div w:id="313727488">
          <w:marLeft w:val="480"/>
          <w:marRight w:val="0"/>
          <w:marTop w:val="0"/>
          <w:marBottom w:val="0"/>
          <w:divBdr>
            <w:top w:val="none" w:sz="0" w:space="0" w:color="auto"/>
            <w:left w:val="none" w:sz="0" w:space="0" w:color="auto"/>
            <w:bottom w:val="none" w:sz="0" w:space="0" w:color="auto"/>
            <w:right w:val="none" w:sz="0" w:space="0" w:color="auto"/>
          </w:divBdr>
        </w:div>
        <w:div w:id="365646559">
          <w:marLeft w:val="480"/>
          <w:marRight w:val="0"/>
          <w:marTop w:val="0"/>
          <w:marBottom w:val="0"/>
          <w:divBdr>
            <w:top w:val="none" w:sz="0" w:space="0" w:color="auto"/>
            <w:left w:val="none" w:sz="0" w:space="0" w:color="auto"/>
            <w:bottom w:val="none" w:sz="0" w:space="0" w:color="auto"/>
            <w:right w:val="none" w:sz="0" w:space="0" w:color="auto"/>
          </w:divBdr>
        </w:div>
        <w:div w:id="369187649">
          <w:marLeft w:val="480"/>
          <w:marRight w:val="0"/>
          <w:marTop w:val="0"/>
          <w:marBottom w:val="0"/>
          <w:divBdr>
            <w:top w:val="none" w:sz="0" w:space="0" w:color="auto"/>
            <w:left w:val="none" w:sz="0" w:space="0" w:color="auto"/>
            <w:bottom w:val="none" w:sz="0" w:space="0" w:color="auto"/>
            <w:right w:val="none" w:sz="0" w:space="0" w:color="auto"/>
          </w:divBdr>
        </w:div>
        <w:div w:id="452753358">
          <w:marLeft w:val="480"/>
          <w:marRight w:val="0"/>
          <w:marTop w:val="0"/>
          <w:marBottom w:val="0"/>
          <w:divBdr>
            <w:top w:val="none" w:sz="0" w:space="0" w:color="auto"/>
            <w:left w:val="none" w:sz="0" w:space="0" w:color="auto"/>
            <w:bottom w:val="none" w:sz="0" w:space="0" w:color="auto"/>
            <w:right w:val="none" w:sz="0" w:space="0" w:color="auto"/>
          </w:divBdr>
        </w:div>
        <w:div w:id="486439514">
          <w:marLeft w:val="480"/>
          <w:marRight w:val="0"/>
          <w:marTop w:val="0"/>
          <w:marBottom w:val="0"/>
          <w:divBdr>
            <w:top w:val="none" w:sz="0" w:space="0" w:color="auto"/>
            <w:left w:val="none" w:sz="0" w:space="0" w:color="auto"/>
            <w:bottom w:val="none" w:sz="0" w:space="0" w:color="auto"/>
            <w:right w:val="none" w:sz="0" w:space="0" w:color="auto"/>
          </w:divBdr>
        </w:div>
        <w:div w:id="534733219">
          <w:marLeft w:val="480"/>
          <w:marRight w:val="0"/>
          <w:marTop w:val="0"/>
          <w:marBottom w:val="0"/>
          <w:divBdr>
            <w:top w:val="none" w:sz="0" w:space="0" w:color="auto"/>
            <w:left w:val="none" w:sz="0" w:space="0" w:color="auto"/>
            <w:bottom w:val="none" w:sz="0" w:space="0" w:color="auto"/>
            <w:right w:val="none" w:sz="0" w:space="0" w:color="auto"/>
          </w:divBdr>
        </w:div>
        <w:div w:id="552690991">
          <w:marLeft w:val="480"/>
          <w:marRight w:val="0"/>
          <w:marTop w:val="0"/>
          <w:marBottom w:val="0"/>
          <w:divBdr>
            <w:top w:val="none" w:sz="0" w:space="0" w:color="auto"/>
            <w:left w:val="none" w:sz="0" w:space="0" w:color="auto"/>
            <w:bottom w:val="none" w:sz="0" w:space="0" w:color="auto"/>
            <w:right w:val="none" w:sz="0" w:space="0" w:color="auto"/>
          </w:divBdr>
        </w:div>
        <w:div w:id="614366756">
          <w:marLeft w:val="480"/>
          <w:marRight w:val="0"/>
          <w:marTop w:val="0"/>
          <w:marBottom w:val="0"/>
          <w:divBdr>
            <w:top w:val="none" w:sz="0" w:space="0" w:color="auto"/>
            <w:left w:val="none" w:sz="0" w:space="0" w:color="auto"/>
            <w:bottom w:val="none" w:sz="0" w:space="0" w:color="auto"/>
            <w:right w:val="none" w:sz="0" w:space="0" w:color="auto"/>
          </w:divBdr>
        </w:div>
        <w:div w:id="616328481">
          <w:marLeft w:val="480"/>
          <w:marRight w:val="0"/>
          <w:marTop w:val="0"/>
          <w:marBottom w:val="0"/>
          <w:divBdr>
            <w:top w:val="none" w:sz="0" w:space="0" w:color="auto"/>
            <w:left w:val="none" w:sz="0" w:space="0" w:color="auto"/>
            <w:bottom w:val="none" w:sz="0" w:space="0" w:color="auto"/>
            <w:right w:val="none" w:sz="0" w:space="0" w:color="auto"/>
          </w:divBdr>
        </w:div>
        <w:div w:id="622882192">
          <w:marLeft w:val="480"/>
          <w:marRight w:val="0"/>
          <w:marTop w:val="0"/>
          <w:marBottom w:val="0"/>
          <w:divBdr>
            <w:top w:val="none" w:sz="0" w:space="0" w:color="auto"/>
            <w:left w:val="none" w:sz="0" w:space="0" w:color="auto"/>
            <w:bottom w:val="none" w:sz="0" w:space="0" w:color="auto"/>
            <w:right w:val="none" w:sz="0" w:space="0" w:color="auto"/>
          </w:divBdr>
        </w:div>
        <w:div w:id="638417678">
          <w:marLeft w:val="480"/>
          <w:marRight w:val="0"/>
          <w:marTop w:val="0"/>
          <w:marBottom w:val="0"/>
          <w:divBdr>
            <w:top w:val="none" w:sz="0" w:space="0" w:color="auto"/>
            <w:left w:val="none" w:sz="0" w:space="0" w:color="auto"/>
            <w:bottom w:val="none" w:sz="0" w:space="0" w:color="auto"/>
            <w:right w:val="none" w:sz="0" w:space="0" w:color="auto"/>
          </w:divBdr>
        </w:div>
        <w:div w:id="640614771">
          <w:marLeft w:val="480"/>
          <w:marRight w:val="0"/>
          <w:marTop w:val="0"/>
          <w:marBottom w:val="0"/>
          <w:divBdr>
            <w:top w:val="none" w:sz="0" w:space="0" w:color="auto"/>
            <w:left w:val="none" w:sz="0" w:space="0" w:color="auto"/>
            <w:bottom w:val="none" w:sz="0" w:space="0" w:color="auto"/>
            <w:right w:val="none" w:sz="0" w:space="0" w:color="auto"/>
          </w:divBdr>
        </w:div>
        <w:div w:id="733434305">
          <w:marLeft w:val="480"/>
          <w:marRight w:val="0"/>
          <w:marTop w:val="0"/>
          <w:marBottom w:val="0"/>
          <w:divBdr>
            <w:top w:val="none" w:sz="0" w:space="0" w:color="auto"/>
            <w:left w:val="none" w:sz="0" w:space="0" w:color="auto"/>
            <w:bottom w:val="none" w:sz="0" w:space="0" w:color="auto"/>
            <w:right w:val="none" w:sz="0" w:space="0" w:color="auto"/>
          </w:divBdr>
        </w:div>
        <w:div w:id="741754073">
          <w:marLeft w:val="480"/>
          <w:marRight w:val="0"/>
          <w:marTop w:val="0"/>
          <w:marBottom w:val="0"/>
          <w:divBdr>
            <w:top w:val="none" w:sz="0" w:space="0" w:color="auto"/>
            <w:left w:val="none" w:sz="0" w:space="0" w:color="auto"/>
            <w:bottom w:val="none" w:sz="0" w:space="0" w:color="auto"/>
            <w:right w:val="none" w:sz="0" w:space="0" w:color="auto"/>
          </w:divBdr>
        </w:div>
        <w:div w:id="775291565">
          <w:marLeft w:val="480"/>
          <w:marRight w:val="0"/>
          <w:marTop w:val="0"/>
          <w:marBottom w:val="0"/>
          <w:divBdr>
            <w:top w:val="none" w:sz="0" w:space="0" w:color="auto"/>
            <w:left w:val="none" w:sz="0" w:space="0" w:color="auto"/>
            <w:bottom w:val="none" w:sz="0" w:space="0" w:color="auto"/>
            <w:right w:val="none" w:sz="0" w:space="0" w:color="auto"/>
          </w:divBdr>
        </w:div>
        <w:div w:id="806513525">
          <w:marLeft w:val="480"/>
          <w:marRight w:val="0"/>
          <w:marTop w:val="0"/>
          <w:marBottom w:val="0"/>
          <w:divBdr>
            <w:top w:val="none" w:sz="0" w:space="0" w:color="auto"/>
            <w:left w:val="none" w:sz="0" w:space="0" w:color="auto"/>
            <w:bottom w:val="none" w:sz="0" w:space="0" w:color="auto"/>
            <w:right w:val="none" w:sz="0" w:space="0" w:color="auto"/>
          </w:divBdr>
        </w:div>
        <w:div w:id="870654031">
          <w:marLeft w:val="480"/>
          <w:marRight w:val="0"/>
          <w:marTop w:val="0"/>
          <w:marBottom w:val="0"/>
          <w:divBdr>
            <w:top w:val="none" w:sz="0" w:space="0" w:color="auto"/>
            <w:left w:val="none" w:sz="0" w:space="0" w:color="auto"/>
            <w:bottom w:val="none" w:sz="0" w:space="0" w:color="auto"/>
            <w:right w:val="none" w:sz="0" w:space="0" w:color="auto"/>
          </w:divBdr>
        </w:div>
        <w:div w:id="967903497">
          <w:marLeft w:val="480"/>
          <w:marRight w:val="0"/>
          <w:marTop w:val="0"/>
          <w:marBottom w:val="0"/>
          <w:divBdr>
            <w:top w:val="none" w:sz="0" w:space="0" w:color="auto"/>
            <w:left w:val="none" w:sz="0" w:space="0" w:color="auto"/>
            <w:bottom w:val="none" w:sz="0" w:space="0" w:color="auto"/>
            <w:right w:val="none" w:sz="0" w:space="0" w:color="auto"/>
          </w:divBdr>
        </w:div>
        <w:div w:id="984356895">
          <w:marLeft w:val="480"/>
          <w:marRight w:val="0"/>
          <w:marTop w:val="0"/>
          <w:marBottom w:val="0"/>
          <w:divBdr>
            <w:top w:val="none" w:sz="0" w:space="0" w:color="auto"/>
            <w:left w:val="none" w:sz="0" w:space="0" w:color="auto"/>
            <w:bottom w:val="none" w:sz="0" w:space="0" w:color="auto"/>
            <w:right w:val="none" w:sz="0" w:space="0" w:color="auto"/>
          </w:divBdr>
        </w:div>
        <w:div w:id="1011639582">
          <w:marLeft w:val="480"/>
          <w:marRight w:val="0"/>
          <w:marTop w:val="0"/>
          <w:marBottom w:val="0"/>
          <w:divBdr>
            <w:top w:val="none" w:sz="0" w:space="0" w:color="auto"/>
            <w:left w:val="none" w:sz="0" w:space="0" w:color="auto"/>
            <w:bottom w:val="none" w:sz="0" w:space="0" w:color="auto"/>
            <w:right w:val="none" w:sz="0" w:space="0" w:color="auto"/>
          </w:divBdr>
        </w:div>
        <w:div w:id="1019742586">
          <w:marLeft w:val="480"/>
          <w:marRight w:val="0"/>
          <w:marTop w:val="0"/>
          <w:marBottom w:val="0"/>
          <w:divBdr>
            <w:top w:val="none" w:sz="0" w:space="0" w:color="auto"/>
            <w:left w:val="none" w:sz="0" w:space="0" w:color="auto"/>
            <w:bottom w:val="none" w:sz="0" w:space="0" w:color="auto"/>
            <w:right w:val="none" w:sz="0" w:space="0" w:color="auto"/>
          </w:divBdr>
        </w:div>
        <w:div w:id="1023215174">
          <w:marLeft w:val="480"/>
          <w:marRight w:val="0"/>
          <w:marTop w:val="0"/>
          <w:marBottom w:val="0"/>
          <w:divBdr>
            <w:top w:val="none" w:sz="0" w:space="0" w:color="auto"/>
            <w:left w:val="none" w:sz="0" w:space="0" w:color="auto"/>
            <w:bottom w:val="none" w:sz="0" w:space="0" w:color="auto"/>
            <w:right w:val="none" w:sz="0" w:space="0" w:color="auto"/>
          </w:divBdr>
        </w:div>
        <w:div w:id="1121463457">
          <w:marLeft w:val="480"/>
          <w:marRight w:val="0"/>
          <w:marTop w:val="0"/>
          <w:marBottom w:val="0"/>
          <w:divBdr>
            <w:top w:val="none" w:sz="0" w:space="0" w:color="auto"/>
            <w:left w:val="none" w:sz="0" w:space="0" w:color="auto"/>
            <w:bottom w:val="none" w:sz="0" w:space="0" w:color="auto"/>
            <w:right w:val="none" w:sz="0" w:space="0" w:color="auto"/>
          </w:divBdr>
        </w:div>
        <w:div w:id="1124691687">
          <w:marLeft w:val="480"/>
          <w:marRight w:val="0"/>
          <w:marTop w:val="0"/>
          <w:marBottom w:val="0"/>
          <w:divBdr>
            <w:top w:val="none" w:sz="0" w:space="0" w:color="auto"/>
            <w:left w:val="none" w:sz="0" w:space="0" w:color="auto"/>
            <w:bottom w:val="none" w:sz="0" w:space="0" w:color="auto"/>
            <w:right w:val="none" w:sz="0" w:space="0" w:color="auto"/>
          </w:divBdr>
        </w:div>
        <w:div w:id="1128474931">
          <w:marLeft w:val="480"/>
          <w:marRight w:val="0"/>
          <w:marTop w:val="0"/>
          <w:marBottom w:val="0"/>
          <w:divBdr>
            <w:top w:val="none" w:sz="0" w:space="0" w:color="auto"/>
            <w:left w:val="none" w:sz="0" w:space="0" w:color="auto"/>
            <w:bottom w:val="none" w:sz="0" w:space="0" w:color="auto"/>
            <w:right w:val="none" w:sz="0" w:space="0" w:color="auto"/>
          </w:divBdr>
        </w:div>
        <w:div w:id="1150438516">
          <w:marLeft w:val="480"/>
          <w:marRight w:val="0"/>
          <w:marTop w:val="0"/>
          <w:marBottom w:val="0"/>
          <w:divBdr>
            <w:top w:val="none" w:sz="0" w:space="0" w:color="auto"/>
            <w:left w:val="none" w:sz="0" w:space="0" w:color="auto"/>
            <w:bottom w:val="none" w:sz="0" w:space="0" w:color="auto"/>
            <w:right w:val="none" w:sz="0" w:space="0" w:color="auto"/>
          </w:divBdr>
        </w:div>
        <w:div w:id="1191651963">
          <w:marLeft w:val="480"/>
          <w:marRight w:val="0"/>
          <w:marTop w:val="0"/>
          <w:marBottom w:val="0"/>
          <w:divBdr>
            <w:top w:val="none" w:sz="0" w:space="0" w:color="auto"/>
            <w:left w:val="none" w:sz="0" w:space="0" w:color="auto"/>
            <w:bottom w:val="none" w:sz="0" w:space="0" w:color="auto"/>
            <w:right w:val="none" w:sz="0" w:space="0" w:color="auto"/>
          </w:divBdr>
        </w:div>
        <w:div w:id="1210192263">
          <w:marLeft w:val="480"/>
          <w:marRight w:val="0"/>
          <w:marTop w:val="0"/>
          <w:marBottom w:val="0"/>
          <w:divBdr>
            <w:top w:val="none" w:sz="0" w:space="0" w:color="auto"/>
            <w:left w:val="none" w:sz="0" w:space="0" w:color="auto"/>
            <w:bottom w:val="none" w:sz="0" w:space="0" w:color="auto"/>
            <w:right w:val="none" w:sz="0" w:space="0" w:color="auto"/>
          </w:divBdr>
        </w:div>
        <w:div w:id="1267689222">
          <w:marLeft w:val="480"/>
          <w:marRight w:val="0"/>
          <w:marTop w:val="0"/>
          <w:marBottom w:val="0"/>
          <w:divBdr>
            <w:top w:val="none" w:sz="0" w:space="0" w:color="auto"/>
            <w:left w:val="none" w:sz="0" w:space="0" w:color="auto"/>
            <w:bottom w:val="none" w:sz="0" w:space="0" w:color="auto"/>
            <w:right w:val="none" w:sz="0" w:space="0" w:color="auto"/>
          </w:divBdr>
        </w:div>
        <w:div w:id="1424492803">
          <w:marLeft w:val="480"/>
          <w:marRight w:val="0"/>
          <w:marTop w:val="0"/>
          <w:marBottom w:val="0"/>
          <w:divBdr>
            <w:top w:val="none" w:sz="0" w:space="0" w:color="auto"/>
            <w:left w:val="none" w:sz="0" w:space="0" w:color="auto"/>
            <w:bottom w:val="none" w:sz="0" w:space="0" w:color="auto"/>
            <w:right w:val="none" w:sz="0" w:space="0" w:color="auto"/>
          </w:divBdr>
        </w:div>
        <w:div w:id="1453940365">
          <w:marLeft w:val="480"/>
          <w:marRight w:val="0"/>
          <w:marTop w:val="0"/>
          <w:marBottom w:val="0"/>
          <w:divBdr>
            <w:top w:val="none" w:sz="0" w:space="0" w:color="auto"/>
            <w:left w:val="none" w:sz="0" w:space="0" w:color="auto"/>
            <w:bottom w:val="none" w:sz="0" w:space="0" w:color="auto"/>
            <w:right w:val="none" w:sz="0" w:space="0" w:color="auto"/>
          </w:divBdr>
        </w:div>
        <w:div w:id="1487550838">
          <w:marLeft w:val="480"/>
          <w:marRight w:val="0"/>
          <w:marTop w:val="0"/>
          <w:marBottom w:val="0"/>
          <w:divBdr>
            <w:top w:val="none" w:sz="0" w:space="0" w:color="auto"/>
            <w:left w:val="none" w:sz="0" w:space="0" w:color="auto"/>
            <w:bottom w:val="none" w:sz="0" w:space="0" w:color="auto"/>
            <w:right w:val="none" w:sz="0" w:space="0" w:color="auto"/>
          </w:divBdr>
        </w:div>
        <w:div w:id="1546869822">
          <w:marLeft w:val="480"/>
          <w:marRight w:val="0"/>
          <w:marTop w:val="0"/>
          <w:marBottom w:val="0"/>
          <w:divBdr>
            <w:top w:val="none" w:sz="0" w:space="0" w:color="auto"/>
            <w:left w:val="none" w:sz="0" w:space="0" w:color="auto"/>
            <w:bottom w:val="none" w:sz="0" w:space="0" w:color="auto"/>
            <w:right w:val="none" w:sz="0" w:space="0" w:color="auto"/>
          </w:divBdr>
        </w:div>
        <w:div w:id="1597178153">
          <w:marLeft w:val="480"/>
          <w:marRight w:val="0"/>
          <w:marTop w:val="0"/>
          <w:marBottom w:val="0"/>
          <w:divBdr>
            <w:top w:val="none" w:sz="0" w:space="0" w:color="auto"/>
            <w:left w:val="none" w:sz="0" w:space="0" w:color="auto"/>
            <w:bottom w:val="none" w:sz="0" w:space="0" w:color="auto"/>
            <w:right w:val="none" w:sz="0" w:space="0" w:color="auto"/>
          </w:divBdr>
        </w:div>
        <w:div w:id="1600331277">
          <w:marLeft w:val="480"/>
          <w:marRight w:val="0"/>
          <w:marTop w:val="0"/>
          <w:marBottom w:val="0"/>
          <w:divBdr>
            <w:top w:val="none" w:sz="0" w:space="0" w:color="auto"/>
            <w:left w:val="none" w:sz="0" w:space="0" w:color="auto"/>
            <w:bottom w:val="none" w:sz="0" w:space="0" w:color="auto"/>
            <w:right w:val="none" w:sz="0" w:space="0" w:color="auto"/>
          </w:divBdr>
        </w:div>
        <w:div w:id="1639725486">
          <w:marLeft w:val="480"/>
          <w:marRight w:val="0"/>
          <w:marTop w:val="0"/>
          <w:marBottom w:val="0"/>
          <w:divBdr>
            <w:top w:val="none" w:sz="0" w:space="0" w:color="auto"/>
            <w:left w:val="none" w:sz="0" w:space="0" w:color="auto"/>
            <w:bottom w:val="none" w:sz="0" w:space="0" w:color="auto"/>
            <w:right w:val="none" w:sz="0" w:space="0" w:color="auto"/>
          </w:divBdr>
        </w:div>
        <w:div w:id="1657759386">
          <w:marLeft w:val="480"/>
          <w:marRight w:val="0"/>
          <w:marTop w:val="0"/>
          <w:marBottom w:val="0"/>
          <w:divBdr>
            <w:top w:val="none" w:sz="0" w:space="0" w:color="auto"/>
            <w:left w:val="none" w:sz="0" w:space="0" w:color="auto"/>
            <w:bottom w:val="none" w:sz="0" w:space="0" w:color="auto"/>
            <w:right w:val="none" w:sz="0" w:space="0" w:color="auto"/>
          </w:divBdr>
        </w:div>
        <w:div w:id="1699818434">
          <w:marLeft w:val="480"/>
          <w:marRight w:val="0"/>
          <w:marTop w:val="0"/>
          <w:marBottom w:val="0"/>
          <w:divBdr>
            <w:top w:val="none" w:sz="0" w:space="0" w:color="auto"/>
            <w:left w:val="none" w:sz="0" w:space="0" w:color="auto"/>
            <w:bottom w:val="none" w:sz="0" w:space="0" w:color="auto"/>
            <w:right w:val="none" w:sz="0" w:space="0" w:color="auto"/>
          </w:divBdr>
        </w:div>
        <w:div w:id="1710302315">
          <w:marLeft w:val="480"/>
          <w:marRight w:val="0"/>
          <w:marTop w:val="0"/>
          <w:marBottom w:val="0"/>
          <w:divBdr>
            <w:top w:val="none" w:sz="0" w:space="0" w:color="auto"/>
            <w:left w:val="none" w:sz="0" w:space="0" w:color="auto"/>
            <w:bottom w:val="none" w:sz="0" w:space="0" w:color="auto"/>
            <w:right w:val="none" w:sz="0" w:space="0" w:color="auto"/>
          </w:divBdr>
        </w:div>
        <w:div w:id="1716003772">
          <w:marLeft w:val="480"/>
          <w:marRight w:val="0"/>
          <w:marTop w:val="0"/>
          <w:marBottom w:val="0"/>
          <w:divBdr>
            <w:top w:val="none" w:sz="0" w:space="0" w:color="auto"/>
            <w:left w:val="none" w:sz="0" w:space="0" w:color="auto"/>
            <w:bottom w:val="none" w:sz="0" w:space="0" w:color="auto"/>
            <w:right w:val="none" w:sz="0" w:space="0" w:color="auto"/>
          </w:divBdr>
        </w:div>
        <w:div w:id="1726447334">
          <w:marLeft w:val="480"/>
          <w:marRight w:val="0"/>
          <w:marTop w:val="0"/>
          <w:marBottom w:val="0"/>
          <w:divBdr>
            <w:top w:val="none" w:sz="0" w:space="0" w:color="auto"/>
            <w:left w:val="none" w:sz="0" w:space="0" w:color="auto"/>
            <w:bottom w:val="none" w:sz="0" w:space="0" w:color="auto"/>
            <w:right w:val="none" w:sz="0" w:space="0" w:color="auto"/>
          </w:divBdr>
        </w:div>
        <w:div w:id="1737776617">
          <w:marLeft w:val="480"/>
          <w:marRight w:val="0"/>
          <w:marTop w:val="0"/>
          <w:marBottom w:val="0"/>
          <w:divBdr>
            <w:top w:val="none" w:sz="0" w:space="0" w:color="auto"/>
            <w:left w:val="none" w:sz="0" w:space="0" w:color="auto"/>
            <w:bottom w:val="none" w:sz="0" w:space="0" w:color="auto"/>
            <w:right w:val="none" w:sz="0" w:space="0" w:color="auto"/>
          </w:divBdr>
        </w:div>
        <w:div w:id="1744446340">
          <w:marLeft w:val="480"/>
          <w:marRight w:val="0"/>
          <w:marTop w:val="0"/>
          <w:marBottom w:val="0"/>
          <w:divBdr>
            <w:top w:val="none" w:sz="0" w:space="0" w:color="auto"/>
            <w:left w:val="none" w:sz="0" w:space="0" w:color="auto"/>
            <w:bottom w:val="none" w:sz="0" w:space="0" w:color="auto"/>
            <w:right w:val="none" w:sz="0" w:space="0" w:color="auto"/>
          </w:divBdr>
        </w:div>
        <w:div w:id="1751851228">
          <w:marLeft w:val="480"/>
          <w:marRight w:val="0"/>
          <w:marTop w:val="0"/>
          <w:marBottom w:val="0"/>
          <w:divBdr>
            <w:top w:val="none" w:sz="0" w:space="0" w:color="auto"/>
            <w:left w:val="none" w:sz="0" w:space="0" w:color="auto"/>
            <w:bottom w:val="none" w:sz="0" w:space="0" w:color="auto"/>
            <w:right w:val="none" w:sz="0" w:space="0" w:color="auto"/>
          </w:divBdr>
        </w:div>
        <w:div w:id="1760760430">
          <w:marLeft w:val="480"/>
          <w:marRight w:val="0"/>
          <w:marTop w:val="0"/>
          <w:marBottom w:val="0"/>
          <w:divBdr>
            <w:top w:val="none" w:sz="0" w:space="0" w:color="auto"/>
            <w:left w:val="none" w:sz="0" w:space="0" w:color="auto"/>
            <w:bottom w:val="none" w:sz="0" w:space="0" w:color="auto"/>
            <w:right w:val="none" w:sz="0" w:space="0" w:color="auto"/>
          </w:divBdr>
        </w:div>
        <w:div w:id="1777796460">
          <w:marLeft w:val="480"/>
          <w:marRight w:val="0"/>
          <w:marTop w:val="0"/>
          <w:marBottom w:val="0"/>
          <w:divBdr>
            <w:top w:val="none" w:sz="0" w:space="0" w:color="auto"/>
            <w:left w:val="none" w:sz="0" w:space="0" w:color="auto"/>
            <w:bottom w:val="none" w:sz="0" w:space="0" w:color="auto"/>
            <w:right w:val="none" w:sz="0" w:space="0" w:color="auto"/>
          </w:divBdr>
        </w:div>
        <w:div w:id="1846820516">
          <w:marLeft w:val="480"/>
          <w:marRight w:val="0"/>
          <w:marTop w:val="0"/>
          <w:marBottom w:val="0"/>
          <w:divBdr>
            <w:top w:val="none" w:sz="0" w:space="0" w:color="auto"/>
            <w:left w:val="none" w:sz="0" w:space="0" w:color="auto"/>
            <w:bottom w:val="none" w:sz="0" w:space="0" w:color="auto"/>
            <w:right w:val="none" w:sz="0" w:space="0" w:color="auto"/>
          </w:divBdr>
        </w:div>
        <w:div w:id="1870950221">
          <w:marLeft w:val="480"/>
          <w:marRight w:val="0"/>
          <w:marTop w:val="0"/>
          <w:marBottom w:val="0"/>
          <w:divBdr>
            <w:top w:val="none" w:sz="0" w:space="0" w:color="auto"/>
            <w:left w:val="none" w:sz="0" w:space="0" w:color="auto"/>
            <w:bottom w:val="none" w:sz="0" w:space="0" w:color="auto"/>
            <w:right w:val="none" w:sz="0" w:space="0" w:color="auto"/>
          </w:divBdr>
        </w:div>
        <w:div w:id="1888492982">
          <w:marLeft w:val="480"/>
          <w:marRight w:val="0"/>
          <w:marTop w:val="0"/>
          <w:marBottom w:val="0"/>
          <w:divBdr>
            <w:top w:val="none" w:sz="0" w:space="0" w:color="auto"/>
            <w:left w:val="none" w:sz="0" w:space="0" w:color="auto"/>
            <w:bottom w:val="none" w:sz="0" w:space="0" w:color="auto"/>
            <w:right w:val="none" w:sz="0" w:space="0" w:color="auto"/>
          </w:divBdr>
        </w:div>
        <w:div w:id="1889801051">
          <w:marLeft w:val="480"/>
          <w:marRight w:val="0"/>
          <w:marTop w:val="0"/>
          <w:marBottom w:val="0"/>
          <w:divBdr>
            <w:top w:val="none" w:sz="0" w:space="0" w:color="auto"/>
            <w:left w:val="none" w:sz="0" w:space="0" w:color="auto"/>
            <w:bottom w:val="none" w:sz="0" w:space="0" w:color="auto"/>
            <w:right w:val="none" w:sz="0" w:space="0" w:color="auto"/>
          </w:divBdr>
        </w:div>
        <w:div w:id="1899052428">
          <w:marLeft w:val="480"/>
          <w:marRight w:val="0"/>
          <w:marTop w:val="0"/>
          <w:marBottom w:val="0"/>
          <w:divBdr>
            <w:top w:val="none" w:sz="0" w:space="0" w:color="auto"/>
            <w:left w:val="none" w:sz="0" w:space="0" w:color="auto"/>
            <w:bottom w:val="none" w:sz="0" w:space="0" w:color="auto"/>
            <w:right w:val="none" w:sz="0" w:space="0" w:color="auto"/>
          </w:divBdr>
        </w:div>
        <w:div w:id="1937473361">
          <w:marLeft w:val="480"/>
          <w:marRight w:val="0"/>
          <w:marTop w:val="0"/>
          <w:marBottom w:val="0"/>
          <w:divBdr>
            <w:top w:val="none" w:sz="0" w:space="0" w:color="auto"/>
            <w:left w:val="none" w:sz="0" w:space="0" w:color="auto"/>
            <w:bottom w:val="none" w:sz="0" w:space="0" w:color="auto"/>
            <w:right w:val="none" w:sz="0" w:space="0" w:color="auto"/>
          </w:divBdr>
        </w:div>
        <w:div w:id="1983651505">
          <w:marLeft w:val="480"/>
          <w:marRight w:val="0"/>
          <w:marTop w:val="0"/>
          <w:marBottom w:val="0"/>
          <w:divBdr>
            <w:top w:val="none" w:sz="0" w:space="0" w:color="auto"/>
            <w:left w:val="none" w:sz="0" w:space="0" w:color="auto"/>
            <w:bottom w:val="none" w:sz="0" w:space="0" w:color="auto"/>
            <w:right w:val="none" w:sz="0" w:space="0" w:color="auto"/>
          </w:divBdr>
        </w:div>
        <w:div w:id="2012829476">
          <w:marLeft w:val="480"/>
          <w:marRight w:val="0"/>
          <w:marTop w:val="0"/>
          <w:marBottom w:val="0"/>
          <w:divBdr>
            <w:top w:val="none" w:sz="0" w:space="0" w:color="auto"/>
            <w:left w:val="none" w:sz="0" w:space="0" w:color="auto"/>
            <w:bottom w:val="none" w:sz="0" w:space="0" w:color="auto"/>
            <w:right w:val="none" w:sz="0" w:space="0" w:color="auto"/>
          </w:divBdr>
        </w:div>
        <w:div w:id="2030906562">
          <w:marLeft w:val="480"/>
          <w:marRight w:val="0"/>
          <w:marTop w:val="0"/>
          <w:marBottom w:val="0"/>
          <w:divBdr>
            <w:top w:val="none" w:sz="0" w:space="0" w:color="auto"/>
            <w:left w:val="none" w:sz="0" w:space="0" w:color="auto"/>
            <w:bottom w:val="none" w:sz="0" w:space="0" w:color="auto"/>
            <w:right w:val="none" w:sz="0" w:space="0" w:color="auto"/>
          </w:divBdr>
        </w:div>
        <w:div w:id="2063365813">
          <w:marLeft w:val="480"/>
          <w:marRight w:val="0"/>
          <w:marTop w:val="0"/>
          <w:marBottom w:val="0"/>
          <w:divBdr>
            <w:top w:val="none" w:sz="0" w:space="0" w:color="auto"/>
            <w:left w:val="none" w:sz="0" w:space="0" w:color="auto"/>
            <w:bottom w:val="none" w:sz="0" w:space="0" w:color="auto"/>
            <w:right w:val="none" w:sz="0" w:space="0" w:color="auto"/>
          </w:divBdr>
        </w:div>
        <w:div w:id="2098751106">
          <w:marLeft w:val="480"/>
          <w:marRight w:val="0"/>
          <w:marTop w:val="0"/>
          <w:marBottom w:val="0"/>
          <w:divBdr>
            <w:top w:val="none" w:sz="0" w:space="0" w:color="auto"/>
            <w:left w:val="none" w:sz="0" w:space="0" w:color="auto"/>
            <w:bottom w:val="none" w:sz="0" w:space="0" w:color="auto"/>
            <w:right w:val="none" w:sz="0" w:space="0" w:color="auto"/>
          </w:divBdr>
        </w:div>
      </w:divsChild>
    </w:div>
    <w:div w:id="837038657">
      <w:bodyDiv w:val="1"/>
      <w:marLeft w:val="0"/>
      <w:marRight w:val="0"/>
      <w:marTop w:val="0"/>
      <w:marBottom w:val="0"/>
      <w:divBdr>
        <w:top w:val="none" w:sz="0" w:space="0" w:color="auto"/>
        <w:left w:val="none" w:sz="0" w:space="0" w:color="auto"/>
        <w:bottom w:val="none" w:sz="0" w:space="0" w:color="auto"/>
        <w:right w:val="none" w:sz="0" w:space="0" w:color="auto"/>
      </w:divBdr>
      <w:divsChild>
        <w:div w:id="903830094">
          <w:marLeft w:val="480"/>
          <w:marRight w:val="0"/>
          <w:marTop w:val="0"/>
          <w:marBottom w:val="0"/>
          <w:divBdr>
            <w:top w:val="none" w:sz="0" w:space="0" w:color="auto"/>
            <w:left w:val="none" w:sz="0" w:space="0" w:color="auto"/>
            <w:bottom w:val="none" w:sz="0" w:space="0" w:color="auto"/>
            <w:right w:val="none" w:sz="0" w:space="0" w:color="auto"/>
          </w:divBdr>
        </w:div>
        <w:div w:id="6713730">
          <w:marLeft w:val="480"/>
          <w:marRight w:val="0"/>
          <w:marTop w:val="0"/>
          <w:marBottom w:val="0"/>
          <w:divBdr>
            <w:top w:val="none" w:sz="0" w:space="0" w:color="auto"/>
            <w:left w:val="none" w:sz="0" w:space="0" w:color="auto"/>
            <w:bottom w:val="none" w:sz="0" w:space="0" w:color="auto"/>
            <w:right w:val="none" w:sz="0" w:space="0" w:color="auto"/>
          </w:divBdr>
        </w:div>
        <w:div w:id="924875959">
          <w:marLeft w:val="480"/>
          <w:marRight w:val="0"/>
          <w:marTop w:val="0"/>
          <w:marBottom w:val="0"/>
          <w:divBdr>
            <w:top w:val="none" w:sz="0" w:space="0" w:color="auto"/>
            <w:left w:val="none" w:sz="0" w:space="0" w:color="auto"/>
            <w:bottom w:val="none" w:sz="0" w:space="0" w:color="auto"/>
            <w:right w:val="none" w:sz="0" w:space="0" w:color="auto"/>
          </w:divBdr>
        </w:div>
        <w:div w:id="759253323">
          <w:marLeft w:val="480"/>
          <w:marRight w:val="0"/>
          <w:marTop w:val="0"/>
          <w:marBottom w:val="0"/>
          <w:divBdr>
            <w:top w:val="none" w:sz="0" w:space="0" w:color="auto"/>
            <w:left w:val="none" w:sz="0" w:space="0" w:color="auto"/>
            <w:bottom w:val="none" w:sz="0" w:space="0" w:color="auto"/>
            <w:right w:val="none" w:sz="0" w:space="0" w:color="auto"/>
          </w:divBdr>
        </w:div>
        <w:div w:id="1562787596">
          <w:marLeft w:val="480"/>
          <w:marRight w:val="0"/>
          <w:marTop w:val="0"/>
          <w:marBottom w:val="0"/>
          <w:divBdr>
            <w:top w:val="none" w:sz="0" w:space="0" w:color="auto"/>
            <w:left w:val="none" w:sz="0" w:space="0" w:color="auto"/>
            <w:bottom w:val="none" w:sz="0" w:space="0" w:color="auto"/>
            <w:right w:val="none" w:sz="0" w:space="0" w:color="auto"/>
          </w:divBdr>
        </w:div>
        <w:div w:id="1230650123">
          <w:marLeft w:val="480"/>
          <w:marRight w:val="0"/>
          <w:marTop w:val="0"/>
          <w:marBottom w:val="0"/>
          <w:divBdr>
            <w:top w:val="none" w:sz="0" w:space="0" w:color="auto"/>
            <w:left w:val="none" w:sz="0" w:space="0" w:color="auto"/>
            <w:bottom w:val="none" w:sz="0" w:space="0" w:color="auto"/>
            <w:right w:val="none" w:sz="0" w:space="0" w:color="auto"/>
          </w:divBdr>
        </w:div>
        <w:div w:id="1043865227">
          <w:marLeft w:val="480"/>
          <w:marRight w:val="0"/>
          <w:marTop w:val="0"/>
          <w:marBottom w:val="0"/>
          <w:divBdr>
            <w:top w:val="none" w:sz="0" w:space="0" w:color="auto"/>
            <w:left w:val="none" w:sz="0" w:space="0" w:color="auto"/>
            <w:bottom w:val="none" w:sz="0" w:space="0" w:color="auto"/>
            <w:right w:val="none" w:sz="0" w:space="0" w:color="auto"/>
          </w:divBdr>
        </w:div>
        <w:div w:id="1239174875">
          <w:marLeft w:val="480"/>
          <w:marRight w:val="0"/>
          <w:marTop w:val="0"/>
          <w:marBottom w:val="0"/>
          <w:divBdr>
            <w:top w:val="none" w:sz="0" w:space="0" w:color="auto"/>
            <w:left w:val="none" w:sz="0" w:space="0" w:color="auto"/>
            <w:bottom w:val="none" w:sz="0" w:space="0" w:color="auto"/>
            <w:right w:val="none" w:sz="0" w:space="0" w:color="auto"/>
          </w:divBdr>
        </w:div>
        <w:div w:id="1244026554">
          <w:marLeft w:val="480"/>
          <w:marRight w:val="0"/>
          <w:marTop w:val="0"/>
          <w:marBottom w:val="0"/>
          <w:divBdr>
            <w:top w:val="none" w:sz="0" w:space="0" w:color="auto"/>
            <w:left w:val="none" w:sz="0" w:space="0" w:color="auto"/>
            <w:bottom w:val="none" w:sz="0" w:space="0" w:color="auto"/>
            <w:right w:val="none" w:sz="0" w:space="0" w:color="auto"/>
          </w:divBdr>
        </w:div>
        <w:div w:id="1125655550">
          <w:marLeft w:val="480"/>
          <w:marRight w:val="0"/>
          <w:marTop w:val="0"/>
          <w:marBottom w:val="0"/>
          <w:divBdr>
            <w:top w:val="none" w:sz="0" w:space="0" w:color="auto"/>
            <w:left w:val="none" w:sz="0" w:space="0" w:color="auto"/>
            <w:bottom w:val="none" w:sz="0" w:space="0" w:color="auto"/>
            <w:right w:val="none" w:sz="0" w:space="0" w:color="auto"/>
          </w:divBdr>
        </w:div>
        <w:div w:id="1301810406">
          <w:marLeft w:val="480"/>
          <w:marRight w:val="0"/>
          <w:marTop w:val="0"/>
          <w:marBottom w:val="0"/>
          <w:divBdr>
            <w:top w:val="none" w:sz="0" w:space="0" w:color="auto"/>
            <w:left w:val="none" w:sz="0" w:space="0" w:color="auto"/>
            <w:bottom w:val="none" w:sz="0" w:space="0" w:color="auto"/>
            <w:right w:val="none" w:sz="0" w:space="0" w:color="auto"/>
          </w:divBdr>
        </w:div>
        <w:div w:id="1445152137">
          <w:marLeft w:val="480"/>
          <w:marRight w:val="0"/>
          <w:marTop w:val="0"/>
          <w:marBottom w:val="0"/>
          <w:divBdr>
            <w:top w:val="none" w:sz="0" w:space="0" w:color="auto"/>
            <w:left w:val="none" w:sz="0" w:space="0" w:color="auto"/>
            <w:bottom w:val="none" w:sz="0" w:space="0" w:color="auto"/>
            <w:right w:val="none" w:sz="0" w:space="0" w:color="auto"/>
          </w:divBdr>
        </w:div>
        <w:div w:id="910119151">
          <w:marLeft w:val="480"/>
          <w:marRight w:val="0"/>
          <w:marTop w:val="0"/>
          <w:marBottom w:val="0"/>
          <w:divBdr>
            <w:top w:val="none" w:sz="0" w:space="0" w:color="auto"/>
            <w:left w:val="none" w:sz="0" w:space="0" w:color="auto"/>
            <w:bottom w:val="none" w:sz="0" w:space="0" w:color="auto"/>
            <w:right w:val="none" w:sz="0" w:space="0" w:color="auto"/>
          </w:divBdr>
        </w:div>
        <w:div w:id="1846746778">
          <w:marLeft w:val="480"/>
          <w:marRight w:val="0"/>
          <w:marTop w:val="0"/>
          <w:marBottom w:val="0"/>
          <w:divBdr>
            <w:top w:val="none" w:sz="0" w:space="0" w:color="auto"/>
            <w:left w:val="none" w:sz="0" w:space="0" w:color="auto"/>
            <w:bottom w:val="none" w:sz="0" w:space="0" w:color="auto"/>
            <w:right w:val="none" w:sz="0" w:space="0" w:color="auto"/>
          </w:divBdr>
        </w:div>
        <w:div w:id="69474024">
          <w:marLeft w:val="480"/>
          <w:marRight w:val="0"/>
          <w:marTop w:val="0"/>
          <w:marBottom w:val="0"/>
          <w:divBdr>
            <w:top w:val="none" w:sz="0" w:space="0" w:color="auto"/>
            <w:left w:val="none" w:sz="0" w:space="0" w:color="auto"/>
            <w:bottom w:val="none" w:sz="0" w:space="0" w:color="auto"/>
            <w:right w:val="none" w:sz="0" w:space="0" w:color="auto"/>
          </w:divBdr>
        </w:div>
        <w:div w:id="1384330297">
          <w:marLeft w:val="480"/>
          <w:marRight w:val="0"/>
          <w:marTop w:val="0"/>
          <w:marBottom w:val="0"/>
          <w:divBdr>
            <w:top w:val="none" w:sz="0" w:space="0" w:color="auto"/>
            <w:left w:val="none" w:sz="0" w:space="0" w:color="auto"/>
            <w:bottom w:val="none" w:sz="0" w:space="0" w:color="auto"/>
            <w:right w:val="none" w:sz="0" w:space="0" w:color="auto"/>
          </w:divBdr>
        </w:div>
        <w:div w:id="369037644">
          <w:marLeft w:val="480"/>
          <w:marRight w:val="0"/>
          <w:marTop w:val="0"/>
          <w:marBottom w:val="0"/>
          <w:divBdr>
            <w:top w:val="none" w:sz="0" w:space="0" w:color="auto"/>
            <w:left w:val="none" w:sz="0" w:space="0" w:color="auto"/>
            <w:bottom w:val="none" w:sz="0" w:space="0" w:color="auto"/>
            <w:right w:val="none" w:sz="0" w:space="0" w:color="auto"/>
          </w:divBdr>
        </w:div>
        <w:div w:id="212810121">
          <w:marLeft w:val="480"/>
          <w:marRight w:val="0"/>
          <w:marTop w:val="0"/>
          <w:marBottom w:val="0"/>
          <w:divBdr>
            <w:top w:val="none" w:sz="0" w:space="0" w:color="auto"/>
            <w:left w:val="none" w:sz="0" w:space="0" w:color="auto"/>
            <w:bottom w:val="none" w:sz="0" w:space="0" w:color="auto"/>
            <w:right w:val="none" w:sz="0" w:space="0" w:color="auto"/>
          </w:divBdr>
        </w:div>
        <w:div w:id="1219052416">
          <w:marLeft w:val="480"/>
          <w:marRight w:val="0"/>
          <w:marTop w:val="0"/>
          <w:marBottom w:val="0"/>
          <w:divBdr>
            <w:top w:val="none" w:sz="0" w:space="0" w:color="auto"/>
            <w:left w:val="none" w:sz="0" w:space="0" w:color="auto"/>
            <w:bottom w:val="none" w:sz="0" w:space="0" w:color="auto"/>
            <w:right w:val="none" w:sz="0" w:space="0" w:color="auto"/>
          </w:divBdr>
        </w:div>
        <w:div w:id="657877374">
          <w:marLeft w:val="480"/>
          <w:marRight w:val="0"/>
          <w:marTop w:val="0"/>
          <w:marBottom w:val="0"/>
          <w:divBdr>
            <w:top w:val="none" w:sz="0" w:space="0" w:color="auto"/>
            <w:left w:val="none" w:sz="0" w:space="0" w:color="auto"/>
            <w:bottom w:val="none" w:sz="0" w:space="0" w:color="auto"/>
            <w:right w:val="none" w:sz="0" w:space="0" w:color="auto"/>
          </w:divBdr>
        </w:div>
        <w:div w:id="573198097">
          <w:marLeft w:val="480"/>
          <w:marRight w:val="0"/>
          <w:marTop w:val="0"/>
          <w:marBottom w:val="0"/>
          <w:divBdr>
            <w:top w:val="none" w:sz="0" w:space="0" w:color="auto"/>
            <w:left w:val="none" w:sz="0" w:space="0" w:color="auto"/>
            <w:bottom w:val="none" w:sz="0" w:space="0" w:color="auto"/>
            <w:right w:val="none" w:sz="0" w:space="0" w:color="auto"/>
          </w:divBdr>
        </w:div>
        <w:div w:id="1698581888">
          <w:marLeft w:val="480"/>
          <w:marRight w:val="0"/>
          <w:marTop w:val="0"/>
          <w:marBottom w:val="0"/>
          <w:divBdr>
            <w:top w:val="none" w:sz="0" w:space="0" w:color="auto"/>
            <w:left w:val="none" w:sz="0" w:space="0" w:color="auto"/>
            <w:bottom w:val="none" w:sz="0" w:space="0" w:color="auto"/>
            <w:right w:val="none" w:sz="0" w:space="0" w:color="auto"/>
          </w:divBdr>
        </w:div>
        <w:div w:id="1171142118">
          <w:marLeft w:val="480"/>
          <w:marRight w:val="0"/>
          <w:marTop w:val="0"/>
          <w:marBottom w:val="0"/>
          <w:divBdr>
            <w:top w:val="none" w:sz="0" w:space="0" w:color="auto"/>
            <w:left w:val="none" w:sz="0" w:space="0" w:color="auto"/>
            <w:bottom w:val="none" w:sz="0" w:space="0" w:color="auto"/>
            <w:right w:val="none" w:sz="0" w:space="0" w:color="auto"/>
          </w:divBdr>
        </w:div>
        <w:div w:id="1353459864">
          <w:marLeft w:val="480"/>
          <w:marRight w:val="0"/>
          <w:marTop w:val="0"/>
          <w:marBottom w:val="0"/>
          <w:divBdr>
            <w:top w:val="none" w:sz="0" w:space="0" w:color="auto"/>
            <w:left w:val="none" w:sz="0" w:space="0" w:color="auto"/>
            <w:bottom w:val="none" w:sz="0" w:space="0" w:color="auto"/>
            <w:right w:val="none" w:sz="0" w:space="0" w:color="auto"/>
          </w:divBdr>
        </w:div>
        <w:div w:id="1852521559">
          <w:marLeft w:val="480"/>
          <w:marRight w:val="0"/>
          <w:marTop w:val="0"/>
          <w:marBottom w:val="0"/>
          <w:divBdr>
            <w:top w:val="none" w:sz="0" w:space="0" w:color="auto"/>
            <w:left w:val="none" w:sz="0" w:space="0" w:color="auto"/>
            <w:bottom w:val="none" w:sz="0" w:space="0" w:color="auto"/>
            <w:right w:val="none" w:sz="0" w:space="0" w:color="auto"/>
          </w:divBdr>
        </w:div>
        <w:div w:id="1605183478">
          <w:marLeft w:val="480"/>
          <w:marRight w:val="0"/>
          <w:marTop w:val="0"/>
          <w:marBottom w:val="0"/>
          <w:divBdr>
            <w:top w:val="none" w:sz="0" w:space="0" w:color="auto"/>
            <w:left w:val="none" w:sz="0" w:space="0" w:color="auto"/>
            <w:bottom w:val="none" w:sz="0" w:space="0" w:color="auto"/>
            <w:right w:val="none" w:sz="0" w:space="0" w:color="auto"/>
          </w:divBdr>
        </w:div>
        <w:div w:id="727412570">
          <w:marLeft w:val="480"/>
          <w:marRight w:val="0"/>
          <w:marTop w:val="0"/>
          <w:marBottom w:val="0"/>
          <w:divBdr>
            <w:top w:val="none" w:sz="0" w:space="0" w:color="auto"/>
            <w:left w:val="none" w:sz="0" w:space="0" w:color="auto"/>
            <w:bottom w:val="none" w:sz="0" w:space="0" w:color="auto"/>
            <w:right w:val="none" w:sz="0" w:space="0" w:color="auto"/>
          </w:divBdr>
        </w:div>
        <w:div w:id="1996563517">
          <w:marLeft w:val="480"/>
          <w:marRight w:val="0"/>
          <w:marTop w:val="0"/>
          <w:marBottom w:val="0"/>
          <w:divBdr>
            <w:top w:val="none" w:sz="0" w:space="0" w:color="auto"/>
            <w:left w:val="none" w:sz="0" w:space="0" w:color="auto"/>
            <w:bottom w:val="none" w:sz="0" w:space="0" w:color="auto"/>
            <w:right w:val="none" w:sz="0" w:space="0" w:color="auto"/>
          </w:divBdr>
        </w:div>
        <w:div w:id="1491361260">
          <w:marLeft w:val="480"/>
          <w:marRight w:val="0"/>
          <w:marTop w:val="0"/>
          <w:marBottom w:val="0"/>
          <w:divBdr>
            <w:top w:val="none" w:sz="0" w:space="0" w:color="auto"/>
            <w:left w:val="none" w:sz="0" w:space="0" w:color="auto"/>
            <w:bottom w:val="none" w:sz="0" w:space="0" w:color="auto"/>
            <w:right w:val="none" w:sz="0" w:space="0" w:color="auto"/>
          </w:divBdr>
        </w:div>
        <w:div w:id="1151292301">
          <w:marLeft w:val="480"/>
          <w:marRight w:val="0"/>
          <w:marTop w:val="0"/>
          <w:marBottom w:val="0"/>
          <w:divBdr>
            <w:top w:val="none" w:sz="0" w:space="0" w:color="auto"/>
            <w:left w:val="none" w:sz="0" w:space="0" w:color="auto"/>
            <w:bottom w:val="none" w:sz="0" w:space="0" w:color="auto"/>
            <w:right w:val="none" w:sz="0" w:space="0" w:color="auto"/>
          </w:divBdr>
        </w:div>
        <w:div w:id="2049985800">
          <w:marLeft w:val="480"/>
          <w:marRight w:val="0"/>
          <w:marTop w:val="0"/>
          <w:marBottom w:val="0"/>
          <w:divBdr>
            <w:top w:val="none" w:sz="0" w:space="0" w:color="auto"/>
            <w:left w:val="none" w:sz="0" w:space="0" w:color="auto"/>
            <w:bottom w:val="none" w:sz="0" w:space="0" w:color="auto"/>
            <w:right w:val="none" w:sz="0" w:space="0" w:color="auto"/>
          </w:divBdr>
        </w:div>
        <w:div w:id="1081221689">
          <w:marLeft w:val="480"/>
          <w:marRight w:val="0"/>
          <w:marTop w:val="0"/>
          <w:marBottom w:val="0"/>
          <w:divBdr>
            <w:top w:val="none" w:sz="0" w:space="0" w:color="auto"/>
            <w:left w:val="none" w:sz="0" w:space="0" w:color="auto"/>
            <w:bottom w:val="none" w:sz="0" w:space="0" w:color="auto"/>
            <w:right w:val="none" w:sz="0" w:space="0" w:color="auto"/>
          </w:divBdr>
        </w:div>
        <w:div w:id="65692316">
          <w:marLeft w:val="480"/>
          <w:marRight w:val="0"/>
          <w:marTop w:val="0"/>
          <w:marBottom w:val="0"/>
          <w:divBdr>
            <w:top w:val="none" w:sz="0" w:space="0" w:color="auto"/>
            <w:left w:val="none" w:sz="0" w:space="0" w:color="auto"/>
            <w:bottom w:val="none" w:sz="0" w:space="0" w:color="auto"/>
            <w:right w:val="none" w:sz="0" w:space="0" w:color="auto"/>
          </w:divBdr>
        </w:div>
        <w:div w:id="354384454">
          <w:marLeft w:val="480"/>
          <w:marRight w:val="0"/>
          <w:marTop w:val="0"/>
          <w:marBottom w:val="0"/>
          <w:divBdr>
            <w:top w:val="none" w:sz="0" w:space="0" w:color="auto"/>
            <w:left w:val="none" w:sz="0" w:space="0" w:color="auto"/>
            <w:bottom w:val="none" w:sz="0" w:space="0" w:color="auto"/>
            <w:right w:val="none" w:sz="0" w:space="0" w:color="auto"/>
          </w:divBdr>
        </w:div>
        <w:div w:id="1975020830">
          <w:marLeft w:val="480"/>
          <w:marRight w:val="0"/>
          <w:marTop w:val="0"/>
          <w:marBottom w:val="0"/>
          <w:divBdr>
            <w:top w:val="none" w:sz="0" w:space="0" w:color="auto"/>
            <w:left w:val="none" w:sz="0" w:space="0" w:color="auto"/>
            <w:bottom w:val="none" w:sz="0" w:space="0" w:color="auto"/>
            <w:right w:val="none" w:sz="0" w:space="0" w:color="auto"/>
          </w:divBdr>
        </w:div>
        <w:div w:id="774443205">
          <w:marLeft w:val="480"/>
          <w:marRight w:val="0"/>
          <w:marTop w:val="0"/>
          <w:marBottom w:val="0"/>
          <w:divBdr>
            <w:top w:val="none" w:sz="0" w:space="0" w:color="auto"/>
            <w:left w:val="none" w:sz="0" w:space="0" w:color="auto"/>
            <w:bottom w:val="none" w:sz="0" w:space="0" w:color="auto"/>
            <w:right w:val="none" w:sz="0" w:space="0" w:color="auto"/>
          </w:divBdr>
        </w:div>
        <w:div w:id="1391685004">
          <w:marLeft w:val="480"/>
          <w:marRight w:val="0"/>
          <w:marTop w:val="0"/>
          <w:marBottom w:val="0"/>
          <w:divBdr>
            <w:top w:val="none" w:sz="0" w:space="0" w:color="auto"/>
            <w:left w:val="none" w:sz="0" w:space="0" w:color="auto"/>
            <w:bottom w:val="none" w:sz="0" w:space="0" w:color="auto"/>
            <w:right w:val="none" w:sz="0" w:space="0" w:color="auto"/>
          </w:divBdr>
        </w:div>
        <w:div w:id="827331414">
          <w:marLeft w:val="480"/>
          <w:marRight w:val="0"/>
          <w:marTop w:val="0"/>
          <w:marBottom w:val="0"/>
          <w:divBdr>
            <w:top w:val="none" w:sz="0" w:space="0" w:color="auto"/>
            <w:left w:val="none" w:sz="0" w:space="0" w:color="auto"/>
            <w:bottom w:val="none" w:sz="0" w:space="0" w:color="auto"/>
            <w:right w:val="none" w:sz="0" w:space="0" w:color="auto"/>
          </w:divBdr>
        </w:div>
        <w:div w:id="1488128909">
          <w:marLeft w:val="480"/>
          <w:marRight w:val="0"/>
          <w:marTop w:val="0"/>
          <w:marBottom w:val="0"/>
          <w:divBdr>
            <w:top w:val="none" w:sz="0" w:space="0" w:color="auto"/>
            <w:left w:val="none" w:sz="0" w:space="0" w:color="auto"/>
            <w:bottom w:val="none" w:sz="0" w:space="0" w:color="auto"/>
            <w:right w:val="none" w:sz="0" w:space="0" w:color="auto"/>
          </w:divBdr>
        </w:div>
        <w:div w:id="776143053">
          <w:marLeft w:val="480"/>
          <w:marRight w:val="0"/>
          <w:marTop w:val="0"/>
          <w:marBottom w:val="0"/>
          <w:divBdr>
            <w:top w:val="none" w:sz="0" w:space="0" w:color="auto"/>
            <w:left w:val="none" w:sz="0" w:space="0" w:color="auto"/>
            <w:bottom w:val="none" w:sz="0" w:space="0" w:color="auto"/>
            <w:right w:val="none" w:sz="0" w:space="0" w:color="auto"/>
          </w:divBdr>
        </w:div>
        <w:div w:id="818964773">
          <w:marLeft w:val="480"/>
          <w:marRight w:val="0"/>
          <w:marTop w:val="0"/>
          <w:marBottom w:val="0"/>
          <w:divBdr>
            <w:top w:val="none" w:sz="0" w:space="0" w:color="auto"/>
            <w:left w:val="none" w:sz="0" w:space="0" w:color="auto"/>
            <w:bottom w:val="none" w:sz="0" w:space="0" w:color="auto"/>
            <w:right w:val="none" w:sz="0" w:space="0" w:color="auto"/>
          </w:divBdr>
        </w:div>
        <w:div w:id="1368749423">
          <w:marLeft w:val="480"/>
          <w:marRight w:val="0"/>
          <w:marTop w:val="0"/>
          <w:marBottom w:val="0"/>
          <w:divBdr>
            <w:top w:val="none" w:sz="0" w:space="0" w:color="auto"/>
            <w:left w:val="none" w:sz="0" w:space="0" w:color="auto"/>
            <w:bottom w:val="none" w:sz="0" w:space="0" w:color="auto"/>
            <w:right w:val="none" w:sz="0" w:space="0" w:color="auto"/>
          </w:divBdr>
        </w:div>
        <w:div w:id="1263562234">
          <w:marLeft w:val="480"/>
          <w:marRight w:val="0"/>
          <w:marTop w:val="0"/>
          <w:marBottom w:val="0"/>
          <w:divBdr>
            <w:top w:val="none" w:sz="0" w:space="0" w:color="auto"/>
            <w:left w:val="none" w:sz="0" w:space="0" w:color="auto"/>
            <w:bottom w:val="none" w:sz="0" w:space="0" w:color="auto"/>
            <w:right w:val="none" w:sz="0" w:space="0" w:color="auto"/>
          </w:divBdr>
        </w:div>
        <w:div w:id="936786966">
          <w:marLeft w:val="480"/>
          <w:marRight w:val="0"/>
          <w:marTop w:val="0"/>
          <w:marBottom w:val="0"/>
          <w:divBdr>
            <w:top w:val="none" w:sz="0" w:space="0" w:color="auto"/>
            <w:left w:val="none" w:sz="0" w:space="0" w:color="auto"/>
            <w:bottom w:val="none" w:sz="0" w:space="0" w:color="auto"/>
            <w:right w:val="none" w:sz="0" w:space="0" w:color="auto"/>
          </w:divBdr>
        </w:div>
        <w:div w:id="532303451">
          <w:marLeft w:val="480"/>
          <w:marRight w:val="0"/>
          <w:marTop w:val="0"/>
          <w:marBottom w:val="0"/>
          <w:divBdr>
            <w:top w:val="none" w:sz="0" w:space="0" w:color="auto"/>
            <w:left w:val="none" w:sz="0" w:space="0" w:color="auto"/>
            <w:bottom w:val="none" w:sz="0" w:space="0" w:color="auto"/>
            <w:right w:val="none" w:sz="0" w:space="0" w:color="auto"/>
          </w:divBdr>
        </w:div>
        <w:div w:id="357854022">
          <w:marLeft w:val="480"/>
          <w:marRight w:val="0"/>
          <w:marTop w:val="0"/>
          <w:marBottom w:val="0"/>
          <w:divBdr>
            <w:top w:val="none" w:sz="0" w:space="0" w:color="auto"/>
            <w:left w:val="none" w:sz="0" w:space="0" w:color="auto"/>
            <w:bottom w:val="none" w:sz="0" w:space="0" w:color="auto"/>
            <w:right w:val="none" w:sz="0" w:space="0" w:color="auto"/>
          </w:divBdr>
        </w:div>
        <w:div w:id="1918123781">
          <w:marLeft w:val="480"/>
          <w:marRight w:val="0"/>
          <w:marTop w:val="0"/>
          <w:marBottom w:val="0"/>
          <w:divBdr>
            <w:top w:val="none" w:sz="0" w:space="0" w:color="auto"/>
            <w:left w:val="none" w:sz="0" w:space="0" w:color="auto"/>
            <w:bottom w:val="none" w:sz="0" w:space="0" w:color="auto"/>
            <w:right w:val="none" w:sz="0" w:space="0" w:color="auto"/>
          </w:divBdr>
        </w:div>
        <w:div w:id="1186745248">
          <w:marLeft w:val="480"/>
          <w:marRight w:val="0"/>
          <w:marTop w:val="0"/>
          <w:marBottom w:val="0"/>
          <w:divBdr>
            <w:top w:val="none" w:sz="0" w:space="0" w:color="auto"/>
            <w:left w:val="none" w:sz="0" w:space="0" w:color="auto"/>
            <w:bottom w:val="none" w:sz="0" w:space="0" w:color="auto"/>
            <w:right w:val="none" w:sz="0" w:space="0" w:color="auto"/>
          </w:divBdr>
        </w:div>
        <w:div w:id="1155603671">
          <w:marLeft w:val="480"/>
          <w:marRight w:val="0"/>
          <w:marTop w:val="0"/>
          <w:marBottom w:val="0"/>
          <w:divBdr>
            <w:top w:val="none" w:sz="0" w:space="0" w:color="auto"/>
            <w:left w:val="none" w:sz="0" w:space="0" w:color="auto"/>
            <w:bottom w:val="none" w:sz="0" w:space="0" w:color="auto"/>
            <w:right w:val="none" w:sz="0" w:space="0" w:color="auto"/>
          </w:divBdr>
        </w:div>
        <w:div w:id="1726903171">
          <w:marLeft w:val="480"/>
          <w:marRight w:val="0"/>
          <w:marTop w:val="0"/>
          <w:marBottom w:val="0"/>
          <w:divBdr>
            <w:top w:val="none" w:sz="0" w:space="0" w:color="auto"/>
            <w:left w:val="none" w:sz="0" w:space="0" w:color="auto"/>
            <w:bottom w:val="none" w:sz="0" w:space="0" w:color="auto"/>
            <w:right w:val="none" w:sz="0" w:space="0" w:color="auto"/>
          </w:divBdr>
        </w:div>
        <w:div w:id="251595056">
          <w:marLeft w:val="480"/>
          <w:marRight w:val="0"/>
          <w:marTop w:val="0"/>
          <w:marBottom w:val="0"/>
          <w:divBdr>
            <w:top w:val="none" w:sz="0" w:space="0" w:color="auto"/>
            <w:left w:val="none" w:sz="0" w:space="0" w:color="auto"/>
            <w:bottom w:val="none" w:sz="0" w:space="0" w:color="auto"/>
            <w:right w:val="none" w:sz="0" w:space="0" w:color="auto"/>
          </w:divBdr>
        </w:div>
        <w:div w:id="221061773">
          <w:marLeft w:val="480"/>
          <w:marRight w:val="0"/>
          <w:marTop w:val="0"/>
          <w:marBottom w:val="0"/>
          <w:divBdr>
            <w:top w:val="none" w:sz="0" w:space="0" w:color="auto"/>
            <w:left w:val="none" w:sz="0" w:space="0" w:color="auto"/>
            <w:bottom w:val="none" w:sz="0" w:space="0" w:color="auto"/>
            <w:right w:val="none" w:sz="0" w:space="0" w:color="auto"/>
          </w:divBdr>
        </w:div>
        <w:div w:id="219247822">
          <w:marLeft w:val="480"/>
          <w:marRight w:val="0"/>
          <w:marTop w:val="0"/>
          <w:marBottom w:val="0"/>
          <w:divBdr>
            <w:top w:val="none" w:sz="0" w:space="0" w:color="auto"/>
            <w:left w:val="none" w:sz="0" w:space="0" w:color="auto"/>
            <w:bottom w:val="none" w:sz="0" w:space="0" w:color="auto"/>
            <w:right w:val="none" w:sz="0" w:space="0" w:color="auto"/>
          </w:divBdr>
        </w:div>
        <w:div w:id="490483515">
          <w:marLeft w:val="480"/>
          <w:marRight w:val="0"/>
          <w:marTop w:val="0"/>
          <w:marBottom w:val="0"/>
          <w:divBdr>
            <w:top w:val="none" w:sz="0" w:space="0" w:color="auto"/>
            <w:left w:val="none" w:sz="0" w:space="0" w:color="auto"/>
            <w:bottom w:val="none" w:sz="0" w:space="0" w:color="auto"/>
            <w:right w:val="none" w:sz="0" w:space="0" w:color="auto"/>
          </w:divBdr>
        </w:div>
        <w:div w:id="173761853">
          <w:marLeft w:val="480"/>
          <w:marRight w:val="0"/>
          <w:marTop w:val="0"/>
          <w:marBottom w:val="0"/>
          <w:divBdr>
            <w:top w:val="none" w:sz="0" w:space="0" w:color="auto"/>
            <w:left w:val="none" w:sz="0" w:space="0" w:color="auto"/>
            <w:bottom w:val="none" w:sz="0" w:space="0" w:color="auto"/>
            <w:right w:val="none" w:sz="0" w:space="0" w:color="auto"/>
          </w:divBdr>
        </w:div>
        <w:div w:id="179709741">
          <w:marLeft w:val="480"/>
          <w:marRight w:val="0"/>
          <w:marTop w:val="0"/>
          <w:marBottom w:val="0"/>
          <w:divBdr>
            <w:top w:val="none" w:sz="0" w:space="0" w:color="auto"/>
            <w:left w:val="none" w:sz="0" w:space="0" w:color="auto"/>
            <w:bottom w:val="none" w:sz="0" w:space="0" w:color="auto"/>
            <w:right w:val="none" w:sz="0" w:space="0" w:color="auto"/>
          </w:divBdr>
        </w:div>
        <w:div w:id="212544247">
          <w:marLeft w:val="480"/>
          <w:marRight w:val="0"/>
          <w:marTop w:val="0"/>
          <w:marBottom w:val="0"/>
          <w:divBdr>
            <w:top w:val="none" w:sz="0" w:space="0" w:color="auto"/>
            <w:left w:val="none" w:sz="0" w:space="0" w:color="auto"/>
            <w:bottom w:val="none" w:sz="0" w:space="0" w:color="auto"/>
            <w:right w:val="none" w:sz="0" w:space="0" w:color="auto"/>
          </w:divBdr>
        </w:div>
        <w:div w:id="1569150067">
          <w:marLeft w:val="480"/>
          <w:marRight w:val="0"/>
          <w:marTop w:val="0"/>
          <w:marBottom w:val="0"/>
          <w:divBdr>
            <w:top w:val="none" w:sz="0" w:space="0" w:color="auto"/>
            <w:left w:val="none" w:sz="0" w:space="0" w:color="auto"/>
            <w:bottom w:val="none" w:sz="0" w:space="0" w:color="auto"/>
            <w:right w:val="none" w:sz="0" w:space="0" w:color="auto"/>
          </w:divBdr>
        </w:div>
        <w:div w:id="1421759040">
          <w:marLeft w:val="480"/>
          <w:marRight w:val="0"/>
          <w:marTop w:val="0"/>
          <w:marBottom w:val="0"/>
          <w:divBdr>
            <w:top w:val="none" w:sz="0" w:space="0" w:color="auto"/>
            <w:left w:val="none" w:sz="0" w:space="0" w:color="auto"/>
            <w:bottom w:val="none" w:sz="0" w:space="0" w:color="auto"/>
            <w:right w:val="none" w:sz="0" w:space="0" w:color="auto"/>
          </w:divBdr>
        </w:div>
        <w:div w:id="1905948982">
          <w:marLeft w:val="480"/>
          <w:marRight w:val="0"/>
          <w:marTop w:val="0"/>
          <w:marBottom w:val="0"/>
          <w:divBdr>
            <w:top w:val="none" w:sz="0" w:space="0" w:color="auto"/>
            <w:left w:val="none" w:sz="0" w:space="0" w:color="auto"/>
            <w:bottom w:val="none" w:sz="0" w:space="0" w:color="auto"/>
            <w:right w:val="none" w:sz="0" w:space="0" w:color="auto"/>
          </w:divBdr>
        </w:div>
        <w:div w:id="1138450748">
          <w:marLeft w:val="480"/>
          <w:marRight w:val="0"/>
          <w:marTop w:val="0"/>
          <w:marBottom w:val="0"/>
          <w:divBdr>
            <w:top w:val="none" w:sz="0" w:space="0" w:color="auto"/>
            <w:left w:val="none" w:sz="0" w:space="0" w:color="auto"/>
            <w:bottom w:val="none" w:sz="0" w:space="0" w:color="auto"/>
            <w:right w:val="none" w:sz="0" w:space="0" w:color="auto"/>
          </w:divBdr>
        </w:div>
        <w:div w:id="1760788322">
          <w:marLeft w:val="480"/>
          <w:marRight w:val="0"/>
          <w:marTop w:val="0"/>
          <w:marBottom w:val="0"/>
          <w:divBdr>
            <w:top w:val="none" w:sz="0" w:space="0" w:color="auto"/>
            <w:left w:val="none" w:sz="0" w:space="0" w:color="auto"/>
            <w:bottom w:val="none" w:sz="0" w:space="0" w:color="auto"/>
            <w:right w:val="none" w:sz="0" w:space="0" w:color="auto"/>
          </w:divBdr>
        </w:div>
        <w:div w:id="2076928136">
          <w:marLeft w:val="480"/>
          <w:marRight w:val="0"/>
          <w:marTop w:val="0"/>
          <w:marBottom w:val="0"/>
          <w:divBdr>
            <w:top w:val="none" w:sz="0" w:space="0" w:color="auto"/>
            <w:left w:val="none" w:sz="0" w:space="0" w:color="auto"/>
            <w:bottom w:val="none" w:sz="0" w:space="0" w:color="auto"/>
            <w:right w:val="none" w:sz="0" w:space="0" w:color="auto"/>
          </w:divBdr>
        </w:div>
        <w:div w:id="1214272596">
          <w:marLeft w:val="480"/>
          <w:marRight w:val="0"/>
          <w:marTop w:val="0"/>
          <w:marBottom w:val="0"/>
          <w:divBdr>
            <w:top w:val="none" w:sz="0" w:space="0" w:color="auto"/>
            <w:left w:val="none" w:sz="0" w:space="0" w:color="auto"/>
            <w:bottom w:val="none" w:sz="0" w:space="0" w:color="auto"/>
            <w:right w:val="none" w:sz="0" w:space="0" w:color="auto"/>
          </w:divBdr>
        </w:div>
        <w:div w:id="803352190">
          <w:marLeft w:val="480"/>
          <w:marRight w:val="0"/>
          <w:marTop w:val="0"/>
          <w:marBottom w:val="0"/>
          <w:divBdr>
            <w:top w:val="none" w:sz="0" w:space="0" w:color="auto"/>
            <w:left w:val="none" w:sz="0" w:space="0" w:color="auto"/>
            <w:bottom w:val="none" w:sz="0" w:space="0" w:color="auto"/>
            <w:right w:val="none" w:sz="0" w:space="0" w:color="auto"/>
          </w:divBdr>
        </w:div>
        <w:div w:id="621692669">
          <w:marLeft w:val="480"/>
          <w:marRight w:val="0"/>
          <w:marTop w:val="0"/>
          <w:marBottom w:val="0"/>
          <w:divBdr>
            <w:top w:val="none" w:sz="0" w:space="0" w:color="auto"/>
            <w:left w:val="none" w:sz="0" w:space="0" w:color="auto"/>
            <w:bottom w:val="none" w:sz="0" w:space="0" w:color="auto"/>
            <w:right w:val="none" w:sz="0" w:space="0" w:color="auto"/>
          </w:divBdr>
        </w:div>
        <w:div w:id="2072384399">
          <w:marLeft w:val="480"/>
          <w:marRight w:val="0"/>
          <w:marTop w:val="0"/>
          <w:marBottom w:val="0"/>
          <w:divBdr>
            <w:top w:val="none" w:sz="0" w:space="0" w:color="auto"/>
            <w:left w:val="none" w:sz="0" w:space="0" w:color="auto"/>
            <w:bottom w:val="none" w:sz="0" w:space="0" w:color="auto"/>
            <w:right w:val="none" w:sz="0" w:space="0" w:color="auto"/>
          </w:divBdr>
        </w:div>
        <w:div w:id="1624384920">
          <w:marLeft w:val="480"/>
          <w:marRight w:val="0"/>
          <w:marTop w:val="0"/>
          <w:marBottom w:val="0"/>
          <w:divBdr>
            <w:top w:val="none" w:sz="0" w:space="0" w:color="auto"/>
            <w:left w:val="none" w:sz="0" w:space="0" w:color="auto"/>
            <w:bottom w:val="none" w:sz="0" w:space="0" w:color="auto"/>
            <w:right w:val="none" w:sz="0" w:space="0" w:color="auto"/>
          </w:divBdr>
        </w:div>
        <w:div w:id="1441870845">
          <w:marLeft w:val="480"/>
          <w:marRight w:val="0"/>
          <w:marTop w:val="0"/>
          <w:marBottom w:val="0"/>
          <w:divBdr>
            <w:top w:val="none" w:sz="0" w:space="0" w:color="auto"/>
            <w:left w:val="none" w:sz="0" w:space="0" w:color="auto"/>
            <w:bottom w:val="none" w:sz="0" w:space="0" w:color="auto"/>
            <w:right w:val="none" w:sz="0" w:space="0" w:color="auto"/>
          </w:divBdr>
        </w:div>
        <w:div w:id="261761704">
          <w:marLeft w:val="480"/>
          <w:marRight w:val="0"/>
          <w:marTop w:val="0"/>
          <w:marBottom w:val="0"/>
          <w:divBdr>
            <w:top w:val="none" w:sz="0" w:space="0" w:color="auto"/>
            <w:left w:val="none" w:sz="0" w:space="0" w:color="auto"/>
            <w:bottom w:val="none" w:sz="0" w:space="0" w:color="auto"/>
            <w:right w:val="none" w:sz="0" w:space="0" w:color="auto"/>
          </w:divBdr>
        </w:div>
        <w:div w:id="2056347031">
          <w:marLeft w:val="480"/>
          <w:marRight w:val="0"/>
          <w:marTop w:val="0"/>
          <w:marBottom w:val="0"/>
          <w:divBdr>
            <w:top w:val="none" w:sz="0" w:space="0" w:color="auto"/>
            <w:left w:val="none" w:sz="0" w:space="0" w:color="auto"/>
            <w:bottom w:val="none" w:sz="0" w:space="0" w:color="auto"/>
            <w:right w:val="none" w:sz="0" w:space="0" w:color="auto"/>
          </w:divBdr>
        </w:div>
        <w:div w:id="463819421">
          <w:marLeft w:val="480"/>
          <w:marRight w:val="0"/>
          <w:marTop w:val="0"/>
          <w:marBottom w:val="0"/>
          <w:divBdr>
            <w:top w:val="none" w:sz="0" w:space="0" w:color="auto"/>
            <w:left w:val="none" w:sz="0" w:space="0" w:color="auto"/>
            <w:bottom w:val="none" w:sz="0" w:space="0" w:color="auto"/>
            <w:right w:val="none" w:sz="0" w:space="0" w:color="auto"/>
          </w:divBdr>
        </w:div>
        <w:div w:id="1811165352">
          <w:marLeft w:val="480"/>
          <w:marRight w:val="0"/>
          <w:marTop w:val="0"/>
          <w:marBottom w:val="0"/>
          <w:divBdr>
            <w:top w:val="none" w:sz="0" w:space="0" w:color="auto"/>
            <w:left w:val="none" w:sz="0" w:space="0" w:color="auto"/>
            <w:bottom w:val="none" w:sz="0" w:space="0" w:color="auto"/>
            <w:right w:val="none" w:sz="0" w:space="0" w:color="auto"/>
          </w:divBdr>
        </w:div>
      </w:divsChild>
    </w:div>
    <w:div w:id="838085845">
      <w:bodyDiv w:val="1"/>
      <w:marLeft w:val="0"/>
      <w:marRight w:val="0"/>
      <w:marTop w:val="0"/>
      <w:marBottom w:val="0"/>
      <w:divBdr>
        <w:top w:val="none" w:sz="0" w:space="0" w:color="auto"/>
        <w:left w:val="none" w:sz="0" w:space="0" w:color="auto"/>
        <w:bottom w:val="none" w:sz="0" w:space="0" w:color="auto"/>
        <w:right w:val="none" w:sz="0" w:space="0" w:color="auto"/>
      </w:divBdr>
      <w:divsChild>
        <w:div w:id="11882755">
          <w:marLeft w:val="480"/>
          <w:marRight w:val="0"/>
          <w:marTop w:val="0"/>
          <w:marBottom w:val="0"/>
          <w:divBdr>
            <w:top w:val="none" w:sz="0" w:space="0" w:color="auto"/>
            <w:left w:val="none" w:sz="0" w:space="0" w:color="auto"/>
            <w:bottom w:val="none" w:sz="0" w:space="0" w:color="auto"/>
            <w:right w:val="none" w:sz="0" w:space="0" w:color="auto"/>
          </w:divBdr>
        </w:div>
        <w:div w:id="65492778">
          <w:marLeft w:val="480"/>
          <w:marRight w:val="0"/>
          <w:marTop w:val="0"/>
          <w:marBottom w:val="0"/>
          <w:divBdr>
            <w:top w:val="none" w:sz="0" w:space="0" w:color="auto"/>
            <w:left w:val="none" w:sz="0" w:space="0" w:color="auto"/>
            <w:bottom w:val="none" w:sz="0" w:space="0" w:color="auto"/>
            <w:right w:val="none" w:sz="0" w:space="0" w:color="auto"/>
          </w:divBdr>
        </w:div>
        <w:div w:id="80950219">
          <w:marLeft w:val="480"/>
          <w:marRight w:val="0"/>
          <w:marTop w:val="0"/>
          <w:marBottom w:val="0"/>
          <w:divBdr>
            <w:top w:val="none" w:sz="0" w:space="0" w:color="auto"/>
            <w:left w:val="none" w:sz="0" w:space="0" w:color="auto"/>
            <w:bottom w:val="none" w:sz="0" w:space="0" w:color="auto"/>
            <w:right w:val="none" w:sz="0" w:space="0" w:color="auto"/>
          </w:divBdr>
        </w:div>
        <w:div w:id="192696728">
          <w:marLeft w:val="480"/>
          <w:marRight w:val="0"/>
          <w:marTop w:val="0"/>
          <w:marBottom w:val="0"/>
          <w:divBdr>
            <w:top w:val="none" w:sz="0" w:space="0" w:color="auto"/>
            <w:left w:val="none" w:sz="0" w:space="0" w:color="auto"/>
            <w:bottom w:val="none" w:sz="0" w:space="0" w:color="auto"/>
            <w:right w:val="none" w:sz="0" w:space="0" w:color="auto"/>
          </w:divBdr>
        </w:div>
        <w:div w:id="245500497">
          <w:marLeft w:val="480"/>
          <w:marRight w:val="0"/>
          <w:marTop w:val="0"/>
          <w:marBottom w:val="0"/>
          <w:divBdr>
            <w:top w:val="none" w:sz="0" w:space="0" w:color="auto"/>
            <w:left w:val="none" w:sz="0" w:space="0" w:color="auto"/>
            <w:bottom w:val="none" w:sz="0" w:space="0" w:color="auto"/>
            <w:right w:val="none" w:sz="0" w:space="0" w:color="auto"/>
          </w:divBdr>
        </w:div>
        <w:div w:id="272516100">
          <w:marLeft w:val="480"/>
          <w:marRight w:val="0"/>
          <w:marTop w:val="0"/>
          <w:marBottom w:val="0"/>
          <w:divBdr>
            <w:top w:val="none" w:sz="0" w:space="0" w:color="auto"/>
            <w:left w:val="none" w:sz="0" w:space="0" w:color="auto"/>
            <w:bottom w:val="none" w:sz="0" w:space="0" w:color="auto"/>
            <w:right w:val="none" w:sz="0" w:space="0" w:color="auto"/>
          </w:divBdr>
        </w:div>
        <w:div w:id="313871129">
          <w:marLeft w:val="480"/>
          <w:marRight w:val="0"/>
          <w:marTop w:val="0"/>
          <w:marBottom w:val="0"/>
          <w:divBdr>
            <w:top w:val="none" w:sz="0" w:space="0" w:color="auto"/>
            <w:left w:val="none" w:sz="0" w:space="0" w:color="auto"/>
            <w:bottom w:val="none" w:sz="0" w:space="0" w:color="auto"/>
            <w:right w:val="none" w:sz="0" w:space="0" w:color="auto"/>
          </w:divBdr>
        </w:div>
        <w:div w:id="380255330">
          <w:marLeft w:val="480"/>
          <w:marRight w:val="0"/>
          <w:marTop w:val="0"/>
          <w:marBottom w:val="0"/>
          <w:divBdr>
            <w:top w:val="none" w:sz="0" w:space="0" w:color="auto"/>
            <w:left w:val="none" w:sz="0" w:space="0" w:color="auto"/>
            <w:bottom w:val="none" w:sz="0" w:space="0" w:color="auto"/>
            <w:right w:val="none" w:sz="0" w:space="0" w:color="auto"/>
          </w:divBdr>
        </w:div>
        <w:div w:id="393243568">
          <w:marLeft w:val="480"/>
          <w:marRight w:val="0"/>
          <w:marTop w:val="0"/>
          <w:marBottom w:val="0"/>
          <w:divBdr>
            <w:top w:val="none" w:sz="0" w:space="0" w:color="auto"/>
            <w:left w:val="none" w:sz="0" w:space="0" w:color="auto"/>
            <w:bottom w:val="none" w:sz="0" w:space="0" w:color="auto"/>
            <w:right w:val="none" w:sz="0" w:space="0" w:color="auto"/>
          </w:divBdr>
        </w:div>
        <w:div w:id="401148540">
          <w:marLeft w:val="480"/>
          <w:marRight w:val="0"/>
          <w:marTop w:val="0"/>
          <w:marBottom w:val="0"/>
          <w:divBdr>
            <w:top w:val="none" w:sz="0" w:space="0" w:color="auto"/>
            <w:left w:val="none" w:sz="0" w:space="0" w:color="auto"/>
            <w:bottom w:val="none" w:sz="0" w:space="0" w:color="auto"/>
            <w:right w:val="none" w:sz="0" w:space="0" w:color="auto"/>
          </w:divBdr>
        </w:div>
        <w:div w:id="555943587">
          <w:marLeft w:val="480"/>
          <w:marRight w:val="0"/>
          <w:marTop w:val="0"/>
          <w:marBottom w:val="0"/>
          <w:divBdr>
            <w:top w:val="none" w:sz="0" w:space="0" w:color="auto"/>
            <w:left w:val="none" w:sz="0" w:space="0" w:color="auto"/>
            <w:bottom w:val="none" w:sz="0" w:space="0" w:color="auto"/>
            <w:right w:val="none" w:sz="0" w:space="0" w:color="auto"/>
          </w:divBdr>
        </w:div>
        <w:div w:id="560361765">
          <w:marLeft w:val="480"/>
          <w:marRight w:val="0"/>
          <w:marTop w:val="0"/>
          <w:marBottom w:val="0"/>
          <w:divBdr>
            <w:top w:val="none" w:sz="0" w:space="0" w:color="auto"/>
            <w:left w:val="none" w:sz="0" w:space="0" w:color="auto"/>
            <w:bottom w:val="none" w:sz="0" w:space="0" w:color="auto"/>
            <w:right w:val="none" w:sz="0" w:space="0" w:color="auto"/>
          </w:divBdr>
        </w:div>
        <w:div w:id="573206759">
          <w:marLeft w:val="480"/>
          <w:marRight w:val="0"/>
          <w:marTop w:val="0"/>
          <w:marBottom w:val="0"/>
          <w:divBdr>
            <w:top w:val="none" w:sz="0" w:space="0" w:color="auto"/>
            <w:left w:val="none" w:sz="0" w:space="0" w:color="auto"/>
            <w:bottom w:val="none" w:sz="0" w:space="0" w:color="auto"/>
            <w:right w:val="none" w:sz="0" w:space="0" w:color="auto"/>
          </w:divBdr>
        </w:div>
        <w:div w:id="739183085">
          <w:marLeft w:val="480"/>
          <w:marRight w:val="0"/>
          <w:marTop w:val="0"/>
          <w:marBottom w:val="0"/>
          <w:divBdr>
            <w:top w:val="none" w:sz="0" w:space="0" w:color="auto"/>
            <w:left w:val="none" w:sz="0" w:space="0" w:color="auto"/>
            <w:bottom w:val="none" w:sz="0" w:space="0" w:color="auto"/>
            <w:right w:val="none" w:sz="0" w:space="0" w:color="auto"/>
          </w:divBdr>
        </w:div>
        <w:div w:id="789513582">
          <w:marLeft w:val="480"/>
          <w:marRight w:val="0"/>
          <w:marTop w:val="0"/>
          <w:marBottom w:val="0"/>
          <w:divBdr>
            <w:top w:val="none" w:sz="0" w:space="0" w:color="auto"/>
            <w:left w:val="none" w:sz="0" w:space="0" w:color="auto"/>
            <w:bottom w:val="none" w:sz="0" w:space="0" w:color="auto"/>
            <w:right w:val="none" w:sz="0" w:space="0" w:color="auto"/>
          </w:divBdr>
        </w:div>
        <w:div w:id="903294645">
          <w:marLeft w:val="480"/>
          <w:marRight w:val="0"/>
          <w:marTop w:val="0"/>
          <w:marBottom w:val="0"/>
          <w:divBdr>
            <w:top w:val="none" w:sz="0" w:space="0" w:color="auto"/>
            <w:left w:val="none" w:sz="0" w:space="0" w:color="auto"/>
            <w:bottom w:val="none" w:sz="0" w:space="0" w:color="auto"/>
            <w:right w:val="none" w:sz="0" w:space="0" w:color="auto"/>
          </w:divBdr>
        </w:div>
        <w:div w:id="903879305">
          <w:marLeft w:val="480"/>
          <w:marRight w:val="0"/>
          <w:marTop w:val="0"/>
          <w:marBottom w:val="0"/>
          <w:divBdr>
            <w:top w:val="none" w:sz="0" w:space="0" w:color="auto"/>
            <w:left w:val="none" w:sz="0" w:space="0" w:color="auto"/>
            <w:bottom w:val="none" w:sz="0" w:space="0" w:color="auto"/>
            <w:right w:val="none" w:sz="0" w:space="0" w:color="auto"/>
          </w:divBdr>
        </w:div>
        <w:div w:id="909315701">
          <w:marLeft w:val="480"/>
          <w:marRight w:val="0"/>
          <w:marTop w:val="0"/>
          <w:marBottom w:val="0"/>
          <w:divBdr>
            <w:top w:val="none" w:sz="0" w:space="0" w:color="auto"/>
            <w:left w:val="none" w:sz="0" w:space="0" w:color="auto"/>
            <w:bottom w:val="none" w:sz="0" w:space="0" w:color="auto"/>
            <w:right w:val="none" w:sz="0" w:space="0" w:color="auto"/>
          </w:divBdr>
        </w:div>
        <w:div w:id="953710052">
          <w:marLeft w:val="480"/>
          <w:marRight w:val="0"/>
          <w:marTop w:val="0"/>
          <w:marBottom w:val="0"/>
          <w:divBdr>
            <w:top w:val="none" w:sz="0" w:space="0" w:color="auto"/>
            <w:left w:val="none" w:sz="0" w:space="0" w:color="auto"/>
            <w:bottom w:val="none" w:sz="0" w:space="0" w:color="auto"/>
            <w:right w:val="none" w:sz="0" w:space="0" w:color="auto"/>
          </w:divBdr>
        </w:div>
        <w:div w:id="957444866">
          <w:marLeft w:val="480"/>
          <w:marRight w:val="0"/>
          <w:marTop w:val="0"/>
          <w:marBottom w:val="0"/>
          <w:divBdr>
            <w:top w:val="none" w:sz="0" w:space="0" w:color="auto"/>
            <w:left w:val="none" w:sz="0" w:space="0" w:color="auto"/>
            <w:bottom w:val="none" w:sz="0" w:space="0" w:color="auto"/>
            <w:right w:val="none" w:sz="0" w:space="0" w:color="auto"/>
          </w:divBdr>
        </w:div>
        <w:div w:id="977294849">
          <w:marLeft w:val="480"/>
          <w:marRight w:val="0"/>
          <w:marTop w:val="0"/>
          <w:marBottom w:val="0"/>
          <w:divBdr>
            <w:top w:val="none" w:sz="0" w:space="0" w:color="auto"/>
            <w:left w:val="none" w:sz="0" w:space="0" w:color="auto"/>
            <w:bottom w:val="none" w:sz="0" w:space="0" w:color="auto"/>
            <w:right w:val="none" w:sz="0" w:space="0" w:color="auto"/>
          </w:divBdr>
        </w:div>
        <w:div w:id="983435169">
          <w:marLeft w:val="480"/>
          <w:marRight w:val="0"/>
          <w:marTop w:val="0"/>
          <w:marBottom w:val="0"/>
          <w:divBdr>
            <w:top w:val="none" w:sz="0" w:space="0" w:color="auto"/>
            <w:left w:val="none" w:sz="0" w:space="0" w:color="auto"/>
            <w:bottom w:val="none" w:sz="0" w:space="0" w:color="auto"/>
            <w:right w:val="none" w:sz="0" w:space="0" w:color="auto"/>
          </w:divBdr>
        </w:div>
        <w:div w:id="1047218984">
          <w:marLeft w:val="480"/>
          <w:marRight w:val="0"/>
          <w:marTop w:val="0"/>
          <w:marBottom w:val="0"/>
          <w:divBdr>
            <w:top w:val="none" w:sz="0" w:space="0" w:color="auto"/>
            <w:left w:val="none" w:sz="0" w:space="0" w:color="auto"/>
            <w:bottom w:val="none" w:sz="0" w:space="0" w:color="auto"/>
            <w:right w:val="none" w:sz="0" w:space="0" w:color="auto"/>
          </w:divBdr>
        </w:div>
        <w:div w:id="1108350819">
          <w:marLeft w:val="480"/>
          <w:marRight w:val="0"/>
          <w:marTop w:val="0"/>
          <w:marBottom w:val="0"/>
          <w:divBdr>
            <w:top w:val="none" w:sz="0" w:space="0" w:color="auto"/>
            <w:left w:val="none" w:sz="0" w:space="0" w:color="auto"/>
            <w:bottom w:val="none" w:sz="0" w:space="0" w:color="auto"/>
            <w:right w:val="none" w:sz="0" w:space="0" w:color="auto"/>
          </w:divBdr>
        </w:div>
        <w:div w:id="1116220116">
          <w:marLeft w:val="480"/>
          <w:marRight w:val="0"/>
          <w:marTop w:val="0"/>
          <w:marBottom w:val="0"/>
          <w:divBdr>
            <w:top w:val="none" w:sz="0" w:space="0" w:color="auto"/>
            <w:left w:val="none" w:sz="0" w:space="0" w:color="auto"/>
            <w:bottom w:val="none" w:sz="0" w:space="0" w:color="auto"/>
            <w:right w:val="none" w:sz="0" w:space="0" w:color="auto"/>
          </w:divBdr>
        </w:div>
        <w:div w:id="1131439643">
          <w:marLeft w:val="480"/>
          <w:marRight w:val="0"/>
          <w:marTop w:val="0"/>
          <w:marBottom w:val="0"/>
          <w:divBdr>
            <w:top w:val="none" w:sz="0" w:space="0" w:color="auto"/>
            <w:left w:val="none" w:sz="0" w:space="0" w:color="auto"/>
            <w:bottom w:val="none" w:sz="0" w:space="0" w:color="auto"/>
            <w:right w:val="none" w:sz="0" w:space="0" w:color="auto"/>
          </w:divBdr>
        </w:div>
        <w:div w:id="1186097999">
          <w:marLeft w:val="480"/>
          <w:marRight w:val="0"/>
          <w:marTop w:val="0"/>
          <w:marBottom w:val="0"/>
          <w:divBdr>
            <w:top w:val="none" w:sz="0" w:space="0" w:color="auto"/>
            <w:left w:val="none" w:sz="0" w:space="0" w:color="auto"/>
            <w:bottom w:val="none" w:sz="0" w:space="0" w:color="auto"/>
            <w:right w:val="none" w:sz="0" w:space="0" w:color="auto"/>
          </w:divBdr>
        </w:div>
        <w:div w:id="1195463370">
          <w:marLeft w:val="480"/>
          <w:marRight w:val="0"/>
          <w:marTop w:val="0"/>
          <w:marBottom w:val="0"/>
          <w:divBdr>
            <w:top w:val="none" w:sz="0" w:space="0" w:color="auto"/>
            <w:left w:val="none" w:sz="0" w:space="0" w:color="auto"/>
            <w:bottom w:val="none" w:sz="0" w:space="0" w:color="auto"/>
            <w:right w:val="none" w:sz="0" w:space="0" w:color="auto"/>
          </w:divBdr>
        </w:div>
        <w:div w:id="1213887614">
          <w:marLeft w:val="480"/>
          <w:marRight w:val="0"/>
          <w:marTop w:val="0"/>
          <w:marBottom w:val="0"/>
          <w:divBdr>
            <w:top w:val="none" w:sz="0" w:space="0" w:color="auto"/>
            <w:left w:val="none" w:sz="0" w:space="0" w:color="auto"/>
            <w:bottom w:val="none" w:sz="0" w:space="0" w:color="auto"/>
            <w:right w:val="none" w:sz="0" w:space="0" w:color="auto"/>
          </w:divBdr>
        </w:div>
        <w:div w:id="1223372214">
          <w:marLeft w:val="480"/>
          <w:marRight w:val="0"/>
          <w:marTop w:val="0"/>
          <w:marBottom w:val="0"/>
          <w:divBdr>
            <w:top w:val="none" w:sz="0" w:space="0" w:color="auto"/>
            <w:left w:val="none" w:sz="0" w:space="0" w:color="auto"/>
            <w:bottom w:val="none" w:sz="0" w:space="0" w:color="auto"/>
            <w:right w:val="none" w:sz="0" w:space="0" w:color="auto"/>
          </w:divBdr>
        </w:div>
        <w:div w:id="1374573069">
          <w:marLeft w:val="480"/>
          <w:marRight w:val="0"/>
          <w:marTop w:val="0"/>
          <w:marBottom w:val="0"/>
          <w:divBdr>
            <w:top w:val="none" w:sz="0" w:space="0" w:color="auto"/>
            <w:left w:val="none" w:sz="0" w:space="0" w:color="auto"/>
            <w:bottom w:val="none" w:sz="0" w:space="0" w:color="auto"/>
            <w:right w:val="none" w:sz="0" w:space="0" w:color="auto"/>
          </w:divBdr>
        </w:div>
        <w:div w:id="1381133625">
          <w:marLeft w:val="480"/>
          <w:marRight w:val="0"/>
          <w:marTop w:val="0"/>
          <w:marBottom w:val="0"/>
          <w:divBdr>
            <w:top w:val="none" w:sz="0" w:space="0" w:color="auto"/>
            <w:left w:val="none" w:sz="0" w:space="0" w:color="auto"/>
            <w:bottom w:val="none" w:sz="0" w:space="0" w:color="auto"/>
            <w:right w:val="none" w:sz="0" w:space="0" w:color="auto"/>
          </w:divBdr>
        </w:div>
        <w:div w:id="1427729611">
          <w:marLeft w:val="480"/>
          <w:marRight w:val="0"/>
          <w:marTop w:val="0"/>
          <w:marBottom w:val="0"/>
          <w:divBdr>
            <w:top w:val="none" w:sz="0" w:space="0" w:color="auto"/>
            <w:left w:val="none" w:sz="0" w:space="0" w:color="auto"/>
            <w:bottom w:val="none" w:sz="0" w:space="0" w:color="auto"/>
            <w:right w:val="none" w:sz="0" w:space="0" w:color="auto"/>
          </w:divBdr>
        </w:div>
        <w:div w:id="1483039043">
          <w:marLeft w:val="480"/>
          <w:marRight w:val="0"/>
          <w:marTop w:val="0"/>
          <w:marBottom w:val="0"/>
          <w:divBdr>
            <w:top w:val="none" w:sz="0" w:space="0" w:color="auto"/>
            <w:left w:val="none" w:sz="0" w:space="0" w:color="auto"/>
            <w:bottom w:val="none" w:sz="0" w:space="0" w:color="auto"/>
            <w:right w:val="none" w:sz="0" w:space="0" w:color="auto"/>
          </w:divBdr>
        </w:div>
        <w:div w:id="1504397817">
          <w:marLeft w:val="480"/>
          <w:marRight w:val="0"/>
          <w:marTop w:val="0"/>
          <w:marBottom w:val="0"/>
          <w:divBdr>
            <w:top w:val="none" w:sz="0" w:space="0" w:color="auto"/>
            <w:left w:val="none" w:sz="0" w:space="0" w:color="auto"/>
            <w:bottom w:val="none" w:sz="0" w:space="0" w:color="auto"/>
            <w:right w:val="none" w:sz="0" w:space="0" w:color="auto"/>
          </w:divBdr>
        </w:div>
        <w:div w:id="1511531172">
          <w:marLeft w:val="480"/>
          <w:marRight w:val="0"/>
          <w:marTop w:val="0"/>
          <w:marBottom w:val="0"/>
          <w:divBdr>
            <w:top w:val="none" w:sz="0" w:space="0" w:color="auto"/>
            <w:left w:val="none" w:sz="0" w:space="0" w:color="auto"/>
            <w:bottom w:val="none" w:sz="0" w:space="0" w:color="auto"/>
            <w:right w:val="none" w:sz="0" w:space="0" w:color="auto"/>
          </w:divBdr>
        </w:div>
        <w:div w:id="1563322064">
          <w:marLeft w:val="480"/>
          <w:marRight w:val="0"/>
          <w:marTop w:val="0"/>
          <w:marBottom w:val="0"/>
          <w:divBdr>
            <w:top w:val="none" w:sz="0" w:space="0" w:color="auto"/>
            <w:left w:val="none" w:sz="0" w:space="0" w:color="auto"/>
            <w:bottom w:val="none" w:sz="0" w:space="0" w:color="auto"/>
            <w:right w:val="none" w:sz="0" w:space="0" w:color="auto"/>
          </w:divBdr>
        </w:div>
        <w:div w:id="1569532724">
          <w:marLeft w:val="480"/>
          <w:marRight w:val="0"/>
          <w:marTop w:val="0"/>
          <w:marBottom w:val="0"/>
          <w:divBdr>
            <w:top w:val="none" w:sz="0" w:space="0" w:color="auto"/>
            <w:left w:val="none" w:sz="0" w:space="0" w:color="auto"/>
            <w:bottom w:val="none" w:sz="0" w:space="0" w:color="auto"/>
            <w:right w:val="none" w:sz="0" w:space="0" w:color="auto"/>
          </w:divBdr>
        </w:div>
        <w:div w:id="1587231166">
          <w:marLeft w:val="480"/>
          <w:marRight w:val="0"/>
          <w:marTop w:val="0"/>
          <w:marBottom w:val="0"/>
          <w:divBdr>
            <w:top w:val="none" w:sz="0" w:space="0" w:color="auto"/>
            <w:left w:val="none" w:sz="0" w:space="0" w:color="auto"/>
            <w:bottom w:val="none" w:sz="0" w:space="0" w:color="auto"/>
            <w:right w:val="none" w:sz="0" w:space="0" w:color="auto"/>
          </w:divBdr>
        </w:div>
        <w:div w:id="1605460195">
          <w:marLeft w:val="480"/>
          <w:marRight w:val="0"/>
          <w:marTop w:val="0"/>
          <w:marBottom w:val="0"/>
          <w:divBdr>
            <w:top w:val="none" w:sz="0" w:space="0" w:color="auto"/>
            <w:left w:val="none" w:sz="0" w:space="0" w:color="auto"/>
            <w:bottom w:val="none" w:sz="0" w:space="0" w:color="auto"/>
            <w:right w:val="none" w:sz="0" w:space="0" w:color="auto"/>
          </w:divBdr>
        </w:div>
        <w:div w:id="1651981935">
          <w:marLeft w:val="480"/>
          <w:marRight w:val="0"/>
          <w:marTop w:val="0"/>
          <w:marBottom w:val="0"/>
          <w:divBdr>
            <w:top w:val="none" w:sz="0" w:space="0" w:color="auto"/>
            <w:left w:val="none" w:sz="0" w:space="0" w:color="auto"/>
            <w:bottom w:val="none" w:sz="0" w:space="0" w:color="auto"/>
            <w:right w:val="none" w:sz="0" w:space="0" w:color="auto"/>
          </w:divBdr>
        </w:div>
        <w:div w:id="1675954132">
          <w:marLeft w:val="480"/>
          <w:marRight w:val="0"/>
          <w:marTop w:val="0"/>
          <w:marBottom w:val="0"/>
          <w:divBdr>
            <w:top w:val="none" w:sz="0" w:space="0" w:color="auto"/>
            <w:left w:val="none" w:sz="0" w:space="0" w:color="auto"/>
            <w:bottom w:val="none" w:sz="0" w:space="0" w:color="auto"/>
            <w:right w:val="none" w:sz="0" w:space="0" w:color="auto"/>
          </w:divBdr>
        </w:div>
        <w:div w:id="1691763140">
          <w:marLeft w:val="480"/>
          <w:marRight w:val="0"/>
          <w:marTop w:val="0"/>
          <w:marBottom w:val="0"/>
          <w:divBdr>
            <w:top w:val="none" w:sz="0" w:space="0" w:color="auto"/>
            <w:left w:val="none" w:sz="0" w:space="0" w:color="auto"/>
            <w:bottom w:val="none" w:sz="0" w:space="0" w:color="auto"/>
            <w:right w:val="none" w:sz="0" w:space="0" w:color="auto"/>
          </w:divBdr>
        </w:div>
        <w:div w:id="1754163606">
          <w:marLeft w:val="480"/>
          <w:marRight w:val="0"/>
          <w:marTop w:val="0"/>
          <w:marBottom w:val="0"/>
          <w:divBdr>
            <w:top w:val="none" w:sz="0" w:space="0" w:color="auto"/>
            <w:left w:val="none" w:sz="0" w:space="0" w:color="auto"/>
            <w:bottom w:val="none" w:sz="0" w:space="0" w:color="auto"/>
            <w:right w:val="none" w:sz="0" w:space="0" w:color="auto"/>
          </w:divBdr>
        </w:div>
        <w:div w:id="1814371063">
          <w:marLeft w:val="480"/>
          <w:marRight w:val="0"/>
          <w:marTop w:val="0"/>
          <w:marBottom w:val="0"/>
          <w:divBdr>
            <w:top w:val="none" w:sz="0" w:space="0" w:color="auto"/>
            <w:left w:val="none" w:sz="0" w:space="0" w:color="auto"/>
            <w:bottom w:val="none" w:sz="0" w:space="0" w:color="auto"/>
            <w:right w:val="none" w:sz="0" w:space="0" w:color="auto"/>
          </w:divBdr>
        </w:div>
        <w:div w:id="1822039546">
          <w:marLeft w:val="480"/>
          <w:marRight w:val="0"/>
          <w:marTop w:val="0"/>
          <w:marBottom w:val="0"/>
          <w:divBdr>
            <w:top w:val="none" w:sz="0" w:space="0" w:color="auto"/>
            <w:left w:val="none" w:sz="0" w:space="0" w:color="auto"/>
            <w:bottom w:val="none" w:sz="0" w:space="0" w:color="auto"/>
            <w:right w:val="none" w:sz="0" w:space="0" w:color="auto"/>
          </w:divBdr>
        </w:div>
        <w:div w:id="1846167383">
          <w:marLeft w:val="480"/>
          <w:marRight w:val="0"/>
          <w:marTop w:val="0"/>
          <w:marBottom w:val="0"/>
          <w:divBdr>
            <w:top w:val="none" w:sz="0" w:space="0" w:color="auto"/>
            <w:left w:val="none" w:sz="0" w:space="0" w:color="auto"/>
            <w:bottom w:val="none" w:sz="0" w:space="0" w:color="auto"/>
            <w:right w:val="none" w:sz="0" w:space="0" w:color="auto"/>
          </w:divBdr>
        </w:div>
        <w:div w:id="1847405562">
          <w:marLeft w:val="480"/>
          <w:marRight w:val="0"/>
          <w:marTop w:val="0"/>
          <w:marBottom w:val="0"/>
          <w:divBdr>
            <w:top w:val="none" w:sz="0" w:space="0" w:color="auto"/>
            <w:left w:val="none" w:sz="0" w:space="0" w:color="auto"/>
            <w:bottom w:val="none" w:sz="0" w:space="0" w:color="auto"/>
            <w:right w:val="none" w:sz="0" w:space="0" w:color="auto"/>
          </w:divBdr>
        </w:div>
        <w:div w:id="1895894754">
          <w:marLeft w:val="480"/>
          <w:marRight w:val="0"/>
          <w:marTop w:val="0"/>
          <w:marBottom w:val="0"/>
          <w:divBdr>
            <w:top w:val="none" w:sz="0" w:space="0" w:color="auto"/>
            <w:left w:val="none" w:sz="0" w:space="0" w:color="auto"/>
            <w:bottom w:val="none" w:sz="0" w:space="0" w:color="auto"/>
            <w:right w:val="none" w:sz="0" w:space="0" w:color="auto"/>
          </w:divBdr>
        </w:div>
        <w:div w:id="1912351717">
          <w:marLeft w:val="480"/>
          <w:marRight w:val="0"/>
          <w:marTop w:val="0"/>
          <w:marBottom w:val="0"/>
          <w:divBdr>
            <w:top w:val="none" w:sz="0" w:space="0" w:color="auto"/>
            <w:left w:val="none" w:sz="0" w:space="0" w:color="auto"/>
            <w:bottom w:val="none" w:sz="0" w:space="0" w:color="auto"/>
            <w:right w:val="none" w:sz="0" w:space="0" w:color="auto"/>
          </w:divBdr>
        </w:div>
        <w:div w:id="1941139639">
          <w:marLeft w:val="480"/>
          <w:marRight w:val="0"/>
          <w:marTop w:val="0"/>
          <w:marBottom w:val="0"/>
          <w:divBdr>
            <w:top w:val="none" w:sz="0" w:space="0" w:color="auto"/>
            <w:left w:val="none" w:sz="0" w:space="0" w:color="auto"/>
            <w:bottom w:val="none" w:sz="0" w:space="0" w:color="auto"/>
            <w:right w:val="none" w:sz="0" w:space="0" w:color="auto"/>
          </w:divBdr>
        </w:div>
        <w:div w:id="1943144351">
          <w:marLeft w:val="480"/>
          <w:marRight w:val="0"/>
          <w:marTop w:val="0"/>
          <w:marBottom w:val="0"/>
          <w:divBdr>
            <w:top w:val="none" w:sz="0" w:space="0" w:color="auto"/>
            <w:left w:val="none" w:sz="0" w:space="0" w:color="auto"/>
            <w:bottom w:val="none" w:sz="0" w:space="0" w:color="auto"/>
            <w:right w:val="none" w:sz="0" w:space="0" w:color="auto"/>
          </w:divBdr>
        </w:div>
        <w:div w:id="1945455908">
          <w:marLeft w:val="480"/>
          <w:marRight w:val="0"/>
          <w:marTop w:val="0"/>
          <w:marBottom w:val="0"/>
          <w:divBdr>
            <w:top w:val="none" w:sz="0" w:space="0" w:color="auto"/>
            <w:left w:val="none" w:sz="0" w:space="0" w:color="auto"/>
            <w:bottom w:val="none" w:sz="0" w:space="0" w:color="auto"/>
            <w:right w:val="none" w:sz="0" w:space="0" w:color="auto"/>
          </w:divBdr>
        </w:div>
        <w:div w:id="1979341316">
          <w:marLeft w:val="480"/>
          <w:marRight w:val="0"/>
          <w:marTop w:val="0"/>
          <w:marBottom w:val="0"/>
          <w:divBdr>
            <w:top w:val="none" w:sz="0" w:space="0" w:color="auto"/>
            <w:left w:val="none" w:sz="0" w:space="0" w:color="auto"/>
            <w:bottom w:val="none" w:sz="0" w:space="0" w:color="auto"/>
            <w:right w:val="none" w:sz="0" w:space="0" w:color="auto"/>
          </w:divBdr>
        </w:div>
        <w:div w:id="1980648722">
          <w:marLeft w:val="480"/>
          <w:marRight w:val="0"/>
          <w:marTop w:val="0"/>
          <w:marBottom w:val="0"/>
          <w:divBdr>
            <w:top w:val="none" w:sz="0" w:space="0" w:color="auto"/>
            <w:left w:val="none" w:sz="0" w:space="0" w:color="auto"/>
            <w:bottom w:val="none" w:sz="0" w:space="0" w:color="auto"/>
            <w:right w:val="none" w:sz="0" w:space="0" w:color="auto"/>
          </w:divBdr>
        </w:div>
        <w:div w:id="2004041424">
          <w:marLeft w:val="480"/>
          <w:marRight w:val="0"/>
          <w:marTop w:val="0"/>
          <w:marBottom w:val="0"/>
          <w:divBdr>
            <w:top w:val="none" w:sz="0" w:space="0" w:color="auto"/>
            <w:left w:val="none" w:sz="0" w:space="0" w:color="auto"/>
            <w:bottom w:val="none" w:sz="0" w:space="0" w:color="auto"/>
            <w:right w:val="none" w:sz="0" w:space="0" w:color="auto"/>
          </w:divBdr>
        </w:div>
        <w:div w:id="2017802174">
          <w:marLeft w:val="480"/>
          <w:marRight w:val="0"/>
          <w:marTop w:val="0"/>
          <w:marBottom w:val="0"/>
          <w:divBdr>
            <w:top w:val="none" w:sz="0" w:space="0" w:color="auto"/>
            <w:left w:val="none" w:sz="0" w:space="0" w:color="auto"/>
            <w:bottom w:val="none" w:sz="0" w:space="0" w:color="auto"/>
            <w:right w:val="none" w:sz="0" w:space="0" w:color="auto"/>
          </w:divBdr>
        </w:div>
        <w:div w:id="2031640848">
          <w:marLeft w:val="480"/>
          <w:marRight w:val="0"/>
          <w:marTop w:val="0"/>
          <w:marBottom w:val="0"/>
          <w:divBdr>
            <w:top w:val="none" w:sz="0" w:space="0" w:color="auto"/>
            <w:left w:val="none" w:sz="0" w:space="0" w:color="auto"/>
            <w:bottom w:val="none" w:sz="0" w:space="0" w:color="auto"/>
            <w:right w:val="none" w:sz="0" w:space="0" w:color="auto"/>
          </w:divBdr>
        </w:div>
        <w:div w:id="2064525284">
          <w:marLeft w:val="480"/>
          <w:marRight w:val="0"/>
          <w:marTop w:val="0"/>
          <w:marBottom w:val="0"/>
          <w:divBdr>
            <w:top w:val="none" w:sz="0" w:space="0" w:color="auto"/>
            <w:left w:val="none" w:sz="0" w:space="0" w:color="auto"/>
            <w:bottom w:val="none" w:sz="0" w:space="0" w:color="auto"/>
            <w:right w:val="none" w:sz="0" w:space="0" w:color="auto"/>
          </w:divBdr>
        </w:div>
        <w:div w:id="2143648852">
          <w:marLeft w:val="480"/>
          <w:marRight w:val="0"/>
          <w:marTop w:val="0"/>
          <w:marBottom w:val="0"/>
          <w:divBdr>
            <w:top w:val="none" w:sz="0" w:space="0" w:color="auto"/>
            <w:left w:val="none" w:sz="0" w:space="0" w:color="auto"/>
            <w:bottom w:val="none" w:sz="0" w:space="0" w:color="auto"/>
            <w:right w:val="none" w:sz="0" w:space="0" w:color="auto"/>
          </w:divBdr>
        </w:div>
        <w:div w:id="2145150366">
          <w:marLeft w:val="480"/>
          <w:marRight w:val="0"/>
          <w:marTop w:val="0"/>
          <w:marBottom w:val="0"/>
          <w:divBdr>
            <w:top w:val="none" w:sz="0" w:space="0" w:color="auto"/>
            <w:left w:val="none" w:sz="0" w:space="0" w:color="auto"/>
            <w:bottom w:val="none" w:sz="0" w:space="0" w:color="auto"/>
            <w:right w:val="none" w:sz="0" w:space="0" w:color="auto"/>
          </w:divBdr>
        </w:div>
      </w:divsChild>
    </w:div>
    <w:div w:id="845168428">
      <w:bodyDiv w:val="1"/>
      <w:marLeft w:val="0"/>
      <w:marRight w:val="0"/>
      <w:marTop w:val="0"/>
      <w:marBottom w:val="0"/>
      <w:divBdr>
        <w:top w:val="none" w:sz="0" w:space="0" w:color="auto"/>
        <w:left w:val="none" w:sz="0" w:space="0" w:color="auto"/>
        <w:bottom w:val="none" w:sz="0" w:space="0" w:color="auto"/>
        <w:right w:val="none" w:sz="0" w:space="0" w:color="auto"/>
      </w:divBdr>
      <w:divsChild>
        <w:div w:id="2054962">
          <w:marLeft w:val="480"/>
          <w:marRight w:val="0"/>
          <w:marTop w:val="0"/>
          <w:marBottom w:val="0"/>
          <w:divBdr>
            <w:top w:val="none" w:sz="0" w:space="0" w:color="auto"/>
            <w:left w:val="none" w:sz="0" w:space="0" w:color="auto"/>
            <w:bottom w:val="none" w:sz="0" w:space="0" w:color="auto"/>
            <w:right w:val="none" w:sz="0" w:space="0" w:color="auto"/>
          </w:divBdr>
        </w:div>
        <w:div w:id="13769731">
          <w:marLeft w:val="480"/>
          <w:marRight w:val="0"/>
          <w:marTop w:val="0"/>
          <w:marBottom w:val="0"/>
          <w:divBdr>
            <w:top w:val="none" w:sz="0" w:space="0" w:color="auto"/>
            <w:left w:val="none" w:sz="0" w:space="0" w:color="auto"/>
            <w:bottom w:val="none" w:sz="0" w:space="0" w:color="auto"/>
            <w:right w:val="none" w:sz="0" w:space="0" w:color="auto"/>
          </w:divBdr>
        </w:div>
        <w:div w:id="18744832">
          <w:marLeft w:val="480"/>
          <w:marRight w:val="0"/>
          <w:marTop w:val="0"/>
          <w:marBottom w:val="0"/>
          <w:divBdr>
            <w:top w:val="none" w:sz="0" w:space="0" w:color="auto"/>
            <w:left w:val="none" w:sz="0" w:space="0" w:color="auto"/>
            <w:bottom w:val="none" w:sz="0" w:space="0" w:color="auto"/>
            <w:right w:val="none" w:sz="0" w:space="0" w:color="auto"/>
          </w:divBdr>
        </w:div>
        <w:div w:id="30571905">
          <w:marLeft w:val="480"/>
          <w:marRight w:val="0"/>
          <w:marTop w:val="0"/>
          <w:marBottom w:val="0"/>
          <w:divBdr>
            <w:top w:val="none" w:sz="0" w:space="0" w:color="auto"/>
            <w:left w:val="none" w:sz="0" w:space="0" w:color="auto"/>
            <w:bottom w:val="none" w:sz="0" w:space="0" w:color="auto"/>
            <w:right w:val="none" w:sz="0" w:space="0" w:color="auto"/>
          </w:divBdr>
        </w:div>
        <w:div w:id="31808055">
          <w:marLeft w:val="480"/>
          <w:marRight w:val="0"/>
          <w:marTop w:val="0"/>
          <w:marBottom w:val="0"/>
          <w:divBdr>
            <w:top w:val="none" w:sz="0" w:space="0" w:color="auto"/>
            <w:left w:val="none" w:sz="0" w:space="0" w:color="auto"/>
            <w:bottom w:val="none" w:sz="0" w:space="0" w:color="auto"/>
            <w:right w:val="none" w:sz="0" w:space="0" w:color="auto"/>
          </w:divBdr>
        </w:div>
        <w:div w:id="180093998">
          <w:marLeft w:val="480"/>
          <w:marRight w:val="0"/>
          <w:marTop w:val="0"/>
          <w:marBottom w:val="0"/>
          <w:divBdr>
            <w:top w:val="none" w:sz="0" w:space="0" w:color="auto"/>
            <w:left w:val="none" w:sz="0" w:space="0" w:color="auto"/>
            <w:bottom w:val="none" w:sz="0" w:space="0" w:color="auto"/>
            <w:right w:val="none" w:sz="0" w:space="0" w:color="auto"/>
          </w:divBdr>
        </w:div>
        <w:div w:id="192693812">
          <w:marLeft w:val="480"/>
          <w:marRight w:val="0"/>
          <w:marTop w:val="0"/>
          <w:marBottom w:val="0"/>
          <w:divBdr>
            <w:top w:val="none" w:sz="0" w:space="0" w:color="auto"/>
            <w:left w:val="none" w:sz="0" w:space="0" w:color="auto"/>
            <w:bottom w:val="none" w:sz="0" w:space="0" w:color="auto"/>
            <w:right w:val="none" w:sz="0" w:space="0" w:color="auto"/>
          </w:divBdr>
        </w:div>
        <w:div w:id="198932101">
          <w:marLeft w:val="480"/>
          <w:marRight w:val="0"/>
          <w:marTop w:val="0"/>
          <w:marBottom w:val="0"/>
          <w:divBdr>
            <w:top w:val="none" w:sz="0" w:space="0" w:color="auto"/>
            <w:left w:val="none" w:sz="0" w:space="0" w:color="auto"/>
            <w:bottom w:val="none" w:sz="0" w:space="0" w:color="auto"/>
            <w:right w:val="none" w:sz="0" w:space="0" w:color="auto"/>
          </w:divBdr>
        </w:div>
        <w:div w:id="207574431">
          <w:marLeft w:val="480"/>
          <w:marRight w:val="0"/>
          <w:marTop w:val="0"/>
          <w:marBottom w:val="0"/>
          <w:divBdr>
            <w:top w:val="none" w:sz="0" w:space="0" w:color="auto"/>
            <w:left w:val="none" w:sz="0" w:space="0" w:color="auto"/>
            <w:bottom w:val="none" w:sz="0" w:space="0" w:color="auto"/>
            <w:right w:val="none" w:sz="0" w:space="0" w:color="auto"/>
          </w:divBdr>
        </w:div>
        <w:div w:id="255407440">
          <w:marLeft w:val="480"/>
          <w:marRight w:val="0"/>
          <w:marTop w:val="0"/>
          <w:marBottom w:val="0"/>
          <w:divBdr>
            <w:top w:val="none" w:sz="0" w:space="0" w:color="auto"/>
            <w:left w:val="none" w:sz="0" w:space="0" w:color="auto"/>
            <w:bottom w:val="none" w:sz="0" w:space="0" w:color="auto"/>
            <w:right w:val="none" w:sz="0" w:space="0" w:color="auto"/>
          </w:divBdr>
        </w:div>
        <w:div w:id="311063242">
          <w:marLeft w:val="480"/>
          <w:marRight w:val="0"/>
          <w:marTop w:val="0"/>
          <w:marBottom w:val="0"/>
          <w:divBdr>
            <w:top w:val="none" w:sz="0" w:space="0" w:color="auto"/>
            <w:left w:val="none" w:sz="0" w:space="0" w:color="auto"/>
            <w:bottom w:val="none" w:sz="0" w:space="0" w:color="auto"/>
            <w:right w:val="none" w:sz="0" w:space="0" w:color="auto"/>
          </w:divBdr>
        </w:div>
        <w:div w:id="380980042">
          <w:marLeft w:val="480"/>
          <w:marRight w:val="0"/>
          <w:marTop w:val="0"/>
          <w:marBottom w:val="0"/>
          <w:divBdr>
            <w:top w:val="none" w:sz="0" w:space="0" w:color="auto"/>
            <w:left w:val="none" w:sz="0" w:space="0" w:color="auto"/>
            <w:bottom w:val="none" w:sz="0" w:space="0" w:color="auto"/>
            <w:right w:val="none" w:sz="0" w:space="0" w:color="auto"/>
          </w:divBdr>
        </w:div>
        <w:div w:id="397942906">
          <w:marLeft w:val="480"/>
          <w:marRight w:val="0"/>
          <w:marTop w:val="0"/>
          <w:marBottom w:val="0"/>
          <w:divBdr>
            <w:top w:val="none" w:sz="0" w:space="0" w:color="auto"/>
            <w:left w:val="none" w:sz="0" w:space="0" w:color="auto"/>
            <w:bottom w:val="none" w:sz="0" w:space="0" w:color="auto"/>
            <w:right w:val="none" w:sz="0" w:space="0" w:color="auto"/>
          </w:divBdr>
        </w:div>
        <w:div w:id="426464863">
          <w:marLeft w:val="480"/>
          <w:marRight w:val="0"/>
          <w:marTop w:val="0"/>
          <w:marBottom w:val="0"/>
          <w:divBdr>
            <w:top w:val="none" w:sz="0" w:space="0" w:color="auto"/>
            <w:left w:val="none" w:sz="0" w:space="0" w:color="auto"/>
            <w:bottom w:val="none" w:sz="0" w:space="0" w:color="auto"/>
            <w:right w:val="none" w:sz="0" w:space="0" w:color="auto"/>
          </w:divBdr>
        </w:div>
        <w:div w:id="486362692">
          <w:marLeft w:val="480"/>
          <w:marRight w:val="0"/>
          <w:marTop w:val="0"/>
          <w:marBottom w:val="0"/>
          <w:divBdr>
            <w:top w:val="none" w:sz="0" w:space="0" w:color="auto"/>
            <w:left w:val="none" w:sz="0" w:space="0" w:color="auto"/>
            <w:bottom w:val="none" w:sz="0" w:space="0" w:color="auto"/>
            <w:right w:val="none" w:sz="0" w:space="0" w:color="auto"/>
          </w:divBdr>
        </w:div>
        <w:div w:id="527449537">
          <w:marLeft w:val="480"/>
          <w:marRight w:val="0"/>
          <w:marTop w:val="0"/>
          <w:marBottom w:val="0"/>
          <w:divBdr>
            <w:top w:val="none" w:sz="0" w:space="0" w:color="auto"/>
            <w:left w:val="none" w:sz="0" w:space="0" w:color="auto"/>
            <w:bottom w:val="none" w:sz="0" w:space="0" w:color="auto"/>
            <w:right w:val="none" w:sz="0" w:space="0" w:color="auto"/>
          </w:divBdr>
        </w:div>
        <w:div w:id="567155478">
          <w:marLeft w:val="480"/>
          <w:marRight w:val="0"/>
          <w:marTop w:val="0"/>
          <w:marBottom w:val="0"/>
          <w:divBdr>
            <w:top w:val="none" w:sz="0" w:space="0" w:color="auto"/>
            <w:left w:val="none" w:sz="0" w:space="0" w:color="auto"/>
            <w:bottom w:val="none" w:sz="0" w:space="0" w:color="auto"/>
            <w:right w:val="none" w:sz="0" w:space="0" w:color="auto"/>
          </w:divBdr>
        </w:div>
        <w:div w:id="569000286">
          <w:marLeft w:val="480"/>
          <w:marRight w:val="0"/>
          <w:marTop w:val="0"/>
          <w:marBottom w:val="0"/>
          <w:divBdr>
            <w:top w:val="none" w:sz="0" w:space="0" w:color="auto"/>
            <w:left w:val="none" w:sz="0" w:space="0" w:color="auto"/>
            <w:bottom w:val="none" w:sz="0" w:space="0" w:color="auto"/>
            <w:right w:val="none" w:sz="0" w:space="0" w:color="auto"/>
          </w:divBdr>
        </w:div>
        <w:div w:id="597253956">
          <w:marLeft w:val="480"/>
          <w:marRight w:val="0"/>
          <w:marTop w:val="0"/>
          <w:marBottom w:val="0"/>
          <w:divBdr>
            <w:top w:val="none" w:sz="0" w:space="0" w:color="auto"/>
            <w:left w:val="none" w:sz="0" w:space="0" w:color="auto"/>
            <w:bottom w:val="none" w:sz="0" w:space="0" w:color="auto"/>
            <w:right w:val="none" w:sz="0" w:space="0" w:color="auto"/>
          </w:divBdr>
        </w:div>
        <w:div w:id="676270125">
          <w:marLeft w:val="480"/>
          <w:marRight w:val="0"/>
          <w:marTop w:val="0"/>
          <w:marBottom w:val="0"/>
          <w:divBdr>
            <w:top w:val="none" w:sz="0" w:space="0" w:color="auto"/>
            <w:left w:val="none" w:sz="0" w:space="0" w:color="auto"/>
            <w:bottom w:val="none" w:sz="0" w:space="0" w:color="auto"/>
            <w:right w:val="none" w:sz="0" w:space="0" w:color="auto"/>
          </w:divBdr>
        </w:div>
        <w:div w:id="753937577">
          <w:marLeft w:val="480"/>
          <w:marRight w:val="0"/>
          <w:marTop w:val="0"/>
          <w:marBottom w:val="0"/>
          <w:divBdr>
            <w:top w:val="none" w:sz="0" w:space="0" w:color="auto"/>
            <w:left w:val="none" w:sz="0" w:space="0" w:color="auto"/>
            <w:bottom w:val="none" w:sz="0" w:space="0" w:color="auto"/>
            <w:right w:val="none" w:sz="0" w:space="0" w:color="auto"/>
          </w:divBdr>
        </w:div>
        <w:div w:id="765274585">
          <w:marLeft w:val="480"/>
          <w:marRight w:val="0"/>
          <w:marTop w:val="0"/>
          <w:marBottom w:val="0"/>
          <w:divBdr>
            <w:top w:val="none" w:sz="0" w:space="0" w:color="auto"/>
            <w:left w:val="none" w:sz="0" w:space="0" w:color="auto"/>
            <w:bottom w:val="none" w:sz="0" w:space="0" w:color="auto"/>
            <w:right w:val="none" w:sz="0" w:space="0" w:color="auto"/>
          </w:divBdr>
        </w:div>
        <w:div w:id="837306356">
          <w:marLeft w:val="480"/>
          <w:marRight w:val="0"/>
          <w:marTop w:val="0"/>
          <w:marBottom w:val="0"/>
          <w:divBdr>
            <w:top w:val="none" w:sz="0" w:space="0" w:color="auto"/>
            <w:left w:val="none" w:sz="0" w:space="0" w:color="auto"/>
            <w:bottom w:val="none" w:sz="0" w:space="0" w:color="auto"/>
            <w:right w:val="none" w:sz="0" w:space="0" w:color="auto"/>
          </w:divBdr>
        </w:div>
        <w:div w:id="849178627">
          <w:marLeft w:val="480"/>
          <w:marRight w:val="0"/>
          <w:marTop w:val="0"/>
          <w:marBottom w:val="0"/>
          <w:divBdr>
            <w:top w:val="none" w:sz="0" w:space="0" w:color="auto"/>
            <w:left w:val="none" w:sz="0" w:space="0" w:color="auto"/>
            <w:bottom w:val="none" w:sz="0" w:space="0" w:color="auto"/>
            <w:right w:val="none" w:sz="0" w:space="0" w:color="auto"/>
          </w:divBdr>
        </w:div>
        <w:div w:id="856037759">
          <w:marLeft w:val="480"/>
          <w:marRight w:val="0"/>
          <w:marTop w:val="0"/>
          <w:marBottom w:val="0"/>
          <w:divBdr>
            <w:top w:val="none" w:sz="0" w:space="0" w:color="auto"/>
            <w:left w:val="none" w:sz="0" w:space="0" w:color="auto"/>
            <w:bottom w:val="none" w:sz="0" w:space="0" w:color="auto"/>
            <w:right w:val="none" w:sz="0" w:space="0" w:color="auto"/>
          </w:divBdr>
        </w:div>
        <w:div w:id="900364601">
          <w:marLeft w:val="480"/>
          <w:marRight w:val="0"/>
          <w:marTop w:val="0"/>
          <w:marBottom w:val="0"/>
          <w:divBdr>
            <w:top w:val="none" w:sz="0" w:space="0" w:color="auto"/>
            <w:left w:val="none" w:sz="0" w:space="0" w:color="auto"/>
            <w:bottom w:val="none" w:sz="0" w:space="0" w:color="auto"/>
            <w:right w:val="none" w:sz="0" w:space="0" w:color="auto"/>
          </w:divBdr>
        </w:div>
        <w:div w:id="1042705799">
          <w:marLeft w:val="480"/>
          <w:marRight w:val="0"/>
          <w:marTop w:val="0"/>
          <w:marBottom w:val="0"/>
          <w:divBdr>
            <w:top w:val="none" w:sz="0" w:space="0" w:color="auto"/>
            <w:left w:val="none" w:sz="0" w:space="0" w:color="auto"/>
            <w:bottom w:val="none" w:sz="0" w:space="0" w:color="auto"/>
            <w:right w:val="none" w:sz="0" w:space="0" w:color="auto"/>
          </w:divBdr>
        </w:div>
        <w:div w:id="1063942683">
          <w:marLeft w:val="480"/>
          <w:marRight w:val="0"/>
          <w:marTop w:val="0"/>
          <w:marBottom w:val="0"/>
          <w:divBdr>
            <w:top w:val="none" w:sz="0" w:space="0" w:color="auto"/>
            <w:left w:val="none" w:sz="0" w:space="0" w:color="auto"/>
            <w:bottom w:val="none" w:sz="0" w:space="0" w:color="auto"/>
            <w:right w:val="none" w:sz="0" w:space="0" w:color="auto"/>
          </w:divBdr>
        </w:div>
        <w:div w:id="1076054691">
          <w:marLeft w:val="480"/>
          <w:marRight w:val="0"/>
          <w:marTop w:val="0"/>
          <w:marBottom w:val="0"/>
          <w:divBdr>
            <w:top w:val="none" w:sz="0" w:space="0" w:color="auto"/>
            <w:left w:val="none" w:sz="0" w:space="0" w:color="auto"/>
            <w:bottom w:val="none" w:sz="0" w:space="0" w:color="auto"/>
            <w:right w:val="none" w:sz="0" w:space="0" w:color="auto"/>
          </w:divBdr>
        </w:div>
        <w:div w:id="1095127547">
          <w:marLeft w:val="480"/>
          <w:marRight w:val="0"/>
          <w:marTop w:val="0"/>
          <w:marBottom w:val="0"/>
          <w:divBdr>
            <w:top w:val="none" w:sz="0" w:space="0" w:color="auto"/>
            <w:left w:val="none" w:sz="0" w:space="0" w:color="auto"/>
            <w:bottom w:val="none" w:sz="0" w:space="0" w:color="auto"/>
            <w:right w:val="none" w:sz="0" w:space="0" w:color="auto"/>
          </w:divBdr>
        </w:div>
        <w:div w:id="1137064814">
          <w:marLeft w:val="480"/>
          <w:marRight w:val="0"/>
          <w:marTop w:val="0"/>
          <w:marBottom w:val="0"/>
          <w:divBdr>
            <w:top w:val="none" w:sz="0" w:space="0" w:color="auto"/>
            <w:left w:val="none" w:sz="0" w:space="0" w:color="auto"/>
            <w:bottom w:val="none" w:sz="0" w:space="0" w:color="auto"/>
            <w:right w:val="none" w:sz="0" w:space="0" w:color="auto"/>
          </w:divBdr>
        </w:div>
        <w:div w:id="1178156582">
          <w:marLeft w:val="480"/>
          <w:marRight w:val="0"/>
          <w:marTop w:val="0"/>
          <w:marBottom w:val="0"/>
          <w:divBdr>
            <w:top w:val="none" w:sz="0" w:space="0" w:color="auto"/>
            <w:left w:val="none" w:sz="0" w:space="0" w:color="auto"/>
            <w:bottom w:val="none" w:sz="0" w:space="0" w:color="auto"/>
            <w:right w:val="none" w:sz="0" w:space="0" w:color="auto"/>
          </w:divBdr>
        </w:div>
        <w:div w:id="1217663555">
          <w:marLeft w:val="480"/>
          <w:marRight w:val="0"/>
          <w:marTop w:val="0"/>
          <w:marBottom w:val="0"/>
          <w:divBdr>
            <w:top w:val="none" w:sz="0" w:space="0" w:color="auto"/>
            <w:left w:val="none" w:sz="0" w:space="0" w:color="auto"/>
            <w:bottom w:val="none" w:sz="0" w:space="0" w:color="auto"/>
            <w:right w:val="none" w:sz="0" w:space="0" w:color="auto"/>
          </w:divBdr>
        </w:div>
        <w:div w:id="1325550181">
          <w:marLeft w:val="480"/>
          <w:marRight w:val="0"/>
          <w:marTop w:val="0"/>
          <w:marBottom w:val="0"/>
          <w:divBdr>
            <w:top w:val="none" w:sz="0" w:space="0" w:color="auto"/>
            <w:left w:val="none" w:sz="0" w:space="0" w:color="auto"/>
            <w:bottom w:val="none" w:sz="0" w:space="0" w:color="auto"/>
            <w:right w:val="none" w:sz="0" w:space="0" w:color="auto"/>
          </w:divBdr>
        </w:div>
        <w:div w:id="1328091586">
          <w:marLeft w:val="480"/>
          <w:marRight w:val="0"/>
          <w:marTop w:val="0"/>
          <w:marBottom w:val="0"/>
          <w:divBdr>
            <w:top w:val="none" w:sz="0" w:space="0" w:color="auto"/>
            <w:left w:val="none" w:sz="0" w:space="0" w:color="auto"/>
            <w:bottom w:val="none" w:sz="0" w:space="0" w:color="auto"/>
            <w:right w:val="none" w:sz="0" w:space="0" w:color="auto"/>
          </w:divBdr>
        </w:div>
        <w:div w:id="1334143339">
          <w:marLeft w:val="480"/>
          <w:marRight w:val="0"/>
          <w:marTop w:val="0"/>
          <w:marBottom w:val="0"/>
          <w:divBdr>
            <w:top w:val="none" w:sz="0" w:space="0" w:color="auto"/>
            <w:left w:val="none" w:sz="0" w:space="0" w:color="auto"/>
            <w:bottom w:val="none" w:sz="0" w:space="0" w:color="auto"/>
            <w:right w:val="none" w:sz="0" w:space="0" w:color="auto"/>
          </w:divBdr>
        </w:div>
        <w:div w:id="1361248912">
          <w:marLeft w:val="480"/>
          <w:marRight w:val="0"/>
          <w:marTop w:val="0"/>
          <w:marBottom w:val="0"/>
          <w:divBdr>
            <w:top w:val="none" w:sz="0" w:space="0" w:color="auto"/>
            <w:left w:val="none" w:sz="0" w:space="0" w:color="auto"/>
            <w:bottom w:val="none" w:sz="0" w:space="0" w:color="auto"/>
            <w:right w:val="none" w:sz="0" w:space="0" w:color="auto"/>
          </w:divBdr>
        </w:div>
        <w:div w:id="1364600258">
          <w:marLeft w:val="480"/>
          <w:marRight w:val="0"/>
          <w:marTop w:val="0"/>
          <w:marBottom w:val="0"/>
          <w:divBdr>
            <w:top w:val="none" w:sz="0" w:space="0" w:color="auto"/>
            <w:left w:val="none" w:sz="0" w:space="0" w:color="auto"/>
            <w:bottom w:val="none" w:sz="0" w:space="0" w:color="auto"/>
            <w:right w:val="none" w:sz="0" w:space="0" w:color="auto"/>
          </w:divBdr>
        </w:div>
        <w:div w:id="1404335129">
          <w:marLeft w:val="480"/>
          <w:marRight w:val="0"/>
          <w:marTop w:val="0"/>
          <w:marBottom w:val="0"/>
          <w:divBdr>
            <w:top w:val="none" w:sz="0" w:space="0" w:color="auto"/>
            <w:left w:val="none" w:sz="0" w:space="0" w:color="auto"/>
            <w:bottom w:val="none" w:sz="0" w:space="0" w:color="auto"/>
            <w:right w:val="none" w:sz="0" w:space="0" w:color="auto"/>
          </w:divBdr>
        </w:div>
        <w:div w:id="1410493444">
          <w:marLeft w:val="480"/>
          <w:marRight w:val="0"/>
          <w:marTop w:val="0"/>
          <w:marBottom w:val="0"/>
          <w:divBdr>
            <w:top w:val="none" w:sz="0" w:space="0" w:color="auto"/>
            <w:left w:val="none" w:sz="0" w:space="0" w:color="auto"/>
            <w:bottom w:val="none" w:sz="0" w:space="0" w:color="auto"/>
            <w:right w:val="none" w:sz="0" w:space="0" w:color="auto"/>
          </w:divBdr>
        </w:div>
        <w:div w:id="1437866800">
          <w:marLeft w:val="480"/>
          <w:marRight w:val="0"/>
          <w:marTop w:val="0"/>
          <w:marBottom w:val="0"/>
          <w:divBdr>
            <w:top w:val="none" w:sz="0" w:space="0" w:color="auto"/>
            <w:left w:val="none" w:sz="0" w:space="0" w:color="auto"/>
            <w:bottom w:val="none" w:sz="0" w:space="0" w:color="auto"/>
            <w:right w:val="none" w:sz="0" w:space="0" w:color="auto"/>
          </w:divBdr>
        </w:div>
        <w:div w:id="1442067295">
          <w:marLeft w:val="480"/>
          <w:marRight w:val="0"/>
          <w:marTop w:val="0"/>
          <w:marBottom w:val="0"/>
          <w:divBdr>
            <w:top w:val="none" w:sz="0" w:space="0" w:color="auto"/>
            <w:left w:val="none" w:sz="0" w:space="0" w:color="auto"/>
            <w:bottom w:val="none" w:sz="0" w:space="0" w:color="auto"/>
            <w:right w:val="none" w:sz="0" w:space="0" w:color="auto"/>
          </w:divBdr>
        </w:div>
        <w:div w:id="1468013225">
          <w:marLeft w:val="480"/>
          <w:marRight w:val="0"/>
          <w:marTop w:val="0"/>
          <w:marBottom w:val="0"/>
          <w:divBdr>
            <w:top w:val="none" w:sz="0" w:space="0" w:color="auto"/>
            <w:left w:val="none" w:sz="0" w:space="0" w:color="auto"/>
            <w:bottom w:val="none" w:sz="0" w:space="0" w:color="auto"/>
            <w:right w:val="none" w:sz="0" w:space="0" w:color="auto"/>
          </w:divBdr>
        </w:div>
        <w:div w:id="1526405749">
          <w:marLeft w:val="480"/>
          <w:marRight w:val="0"/>
          <w:marTop w:val="0"/>
          <w:marBottom w:val="0"/>
          <w:divBdr>
            <w:top w:val="none" w:sz="0" w:space="0" w:color="auto"/>
            <w:left w:val="none" w:sz="0" w:space="0" w:color="auto"/>
            <w:bottom w:val="none" w:sz="0" w:space="0" w:color="auto"/>
            <w:right w:val="none" w:sz="0" w:space="0" w:color="auto"/>
          </w:divBdr>
        </w:div>
        <w:div w:id="1531142302">
          <w:marLeft w:val="480"/>
          <w:marRight w:val="0"/>
          <w:marTop w:val="0"/>
          <w:marBottom w:val="0"/>
          <w:divBdr>
            <w:top w:val="none" w:sz="0" w:space="0" w:color="auto"/>
            <w:left w:val="none" w:sz="0" w:space="0" w:color="auto"/>
            <w:bottom w:val="none" w:sz="0" w:space="0" w:color="auto"/>
            <w:right w:val="none" w:sz="0" w:space="0" w:color="auto"/>
          </w:divBdr>
        </w:div>
        <w:div w:id="1564901086">
          <w:marLeft w:val="480"/>
          <w:marRight w:val="0"/>
          <w:marTop w:val="0"/>
          <w:marBottom w:val="0"/>
          <w:divBdr>
            <w:top w:val="none" w:sz="0" w:space="0" w:color="auto"/>
            <w:left w:val="none" w:sz="0" w:space="0" w:color="auto"/>
            <w:bottom w:val="none" w:sz="0" w:space="0" w:color="auto"/>
            <w:right w:val="none" w:sz="0" w:space="0" w:color="auto"/>
          </w:divBdr>
        </w:div>
        <w:div w:id="1702441183">
          <w:marLeft w:val="480"/>
          <w:marRight w:val="0"/>
          <w:marTop w:val="0"/>
          <w:marBottom w:val="0"/>
          <w:divBdr>
            <w:top w:val="none" w:sz="0" w:space="0" w:color="auto"/>
            <w:left w:val="none" w:sz="0" w:space="0" w:color="auto"/>
            <w:bottom w:val="none" w:sz="0" w:space="0" w:color="auto"/>
            <w:right w:val="none" w:sz="0" w:space="0" w:color="auto"/>
          </w:divBdr>
        </w:div>
        <w:div w:id="1745295755">
          <w:marLeft w:val="480"/>
          <w:marRight w:val="0"/>
          <w:marTop w:val="0"/>
          <w:marBottom w:val="0"/>
          <w:divBdr>
            <w:top w:val="none" w:sz="0" w:space="0" w:color="auto"/>
            <w:left w:val="none" w:sz="0" w:space="0" w:color="auto"/>
            <w:bottom w:val="none" w:sz="0" w:space="0" w:color="auto"/>
            <w:right w:val="none" w:sz="0" w:space="0" w:color="auto"/>
          </w:divBdr>
        </w:div>
        <w:div w:id="1809711194">
          <w:marLeft w:val="480"/>
          <w:marRight w:val="0"/>
          <w:marTop w:val="0"/>
          <w:marBottom w:val="0"/>
          <w:divBdr>
            <w:top w:val="none" w:sz="0" w:space="0" w:color="auto"/>
            <w:left w:val="none" w:sz="0" w:space="0" w:color="auto"/>
            <w:bottom w:val="none" w:sz="0" w:space="0" w:color="auto"/>
            <w:right w:val="none" w:sz="0" w:space="0" w:color="auto"/>
          </w:divBdr>
        </w:div>
        <w:div w:id="1816799731">
          <w:marLeft w:val="480"/>
          <w:marRight w:val="0"/>
          <w:marTop w:val="0"/>
          <w:marBottom w:val="0"/>
          <w:divBdr>
            <w:top w:val="none" w:sz="0" w:space="0" w:color="auto"/>
            <w:left w:val="none" w:sz="0" w:space="0" w:color="auto"/>
            <w:bottom w:val="none" w:sz="0" w:space="0" w:color="auto"/>
            <w:right w:val="none" w:sz="0" w:space="0" w:color="auto"/>
          </w:divBdr>
        </w:div>
        <w:div w:id="1838644240">
          <w:marLeft w:val="480"/>
          <w:marRight w:val="0"/>
          <w:marTop w:val="0"/>
          <w:marBottom w:val="0"/>
          <w:divBdr>
            <w:top w:val="none" w:sz="0" w:space="0" w:color="auto"/>
            <w:left w:val="none" w:sz="0" w:space="0" w:color="auto"/>
            <w:bottom w:val="none" w:sz="0" w:space="0" w:color="auto"/>
            <w:right w:val="none" w:sz="0" w:space="0" w:color="auto"/>
          </w:divBdr>
        </w:div>
        <w:div w:id="1922370634">
          <w:marLeft w:val="480"/>
          <w:marRight w:val="0"/>
          <w:marTop w:val="0"/>
          <w:marBottom w:val="0"/>
          <w:divBdr>
            <w:top w:val="none" w:sz="0" w:space="0" w:color="auto"/>
            <w:left w:val="none" w:sz="0" w:space="0" w:color="auto"/>
            <w:bottom w:val="none" w:sz="0" w:space="0" w:color="auto"/>
            <w:right w:val="none" w:sz="0" w:space="0" w:color="auto"/>
          </w:divBdr>
        </w:div>
        <w:div w:id="1954509045">
          <w:marLeft w:val="480"/>
          <w:marRight w:val="0"/>
          <w:marTop w:val="0"/>
          <w:marBottom w:val="0"/>
          <w:divBdr>
            <w:top w:val="none" w:sz="0" w:space="0" w:color="auto"/>
            <w:left w:val="none" w:sz="0" w:space="0" w:color="auto"/>
            <w:bottom w:val="none" w:sz="0" w:space="0" w:color="auto"/>
            <w:right w:val="none" w:sz="0" w:space="0" w:color="auto"/>
          </w:divBdr>
        </w:div>
        <w:div w:id="1959874965">
          <w:marLeft w:val="480"/>
          <w:marRight w:val="0"/>
          <w:marTop w:val="0"/>
          <w:marBottom w:val="0"/>
          <w:divBdr>
            <w:top w:val="none" w:sz="0" w:space="0" w:color="auto"/>
            <w:left w:val="none" w:sz="0" w:space="0" w:color="auto"/>
            <w:bottom w:val="none" w:sz="0" w:space="0" w:color="auto"/>
            <w:right w:val="none" w:sz="0" w:space="0" w:color="auto"/>
          </w:divBdr>
        </w:div>
        <w:div w:id="2024503795">
          <w:marLeft w:val="480"/>
          <w:marRight w:val="0"/>
          <w:marTop w:val="0"/>
          <w:marBottom w:val="0"/>
          <w:divBdr>
            <w:top w:val="none" w:sz="0" w:space="0" w:color="auto"/>
            <w:left w:val="none" w:sz="0" w:space="0" w:color="auto"/>
            <w:bottom w:val="none" w:sz="0" w:space="0" w:color="auto"/>
            <w:right w:val="none" w:sz="0" w:space="0" w:color="auto"/>
          </w:divBdr>
        </w:div>
        <w:div w:id="2036954727">
          <w:marLeft w:val="480"/>
          <w:marRight w:val="0"/>
          <w:marTop w:val="0"/>
          <w:marBottom w:val="0"/>
          <w:divBdr>
            <w:top w:val="none" w:sz="0" w:space="0" w:color="auto"/>
            <w:left w:val="none" w:sz="0" w:space="0" w:color="auto"/>
            <w:bottom w:val="none" w:sz="0" w:space="0" w:color="auto"/>
            <w:right w:val="none" w:sz="0" w:space="0" w:color="auto"/>
          </w:divBdr>
        </w:div>
        <w:div w:id="2048137688">
          <w:marLeft w:val="480"/>
          <w:marRight w:val="0"/>
          <w:marTop w:val="0"/>
          <w:marBottom w:val="0"/>
          <w:divBdr>
            <w:top w:val="none" w:sz="0" w:space="0" w:color="auto"/>
            <w:left w:val="none" w:sz="0" w:space="0" w:color="auto"/>
            <w:bottom w:val="none" w:sz="0" w:space="0" w:color="auto"/>
            <w:right w:val="none" w:sz="0" w:space="0" w:color="auto"/>
          </w:divBdr>
        </w:div>
        <w:div w:id="2053190547">
          <w:marLeft w:val="480"/>
          <w:marRight w:val="0"/>
          <w:marTop w:val="0"/>
          <w:marBottom w:val="0"/>
          <w:divBdr>
            <w:top w:val="none" w:sz="0" w:space="0" w:color="auto"/>
            <w:left w:val="none" w:sz="0" w:space="0" w:color="auto"/>
            <w:bottom w:val="none" w:sz="0" w:space="0" w:color="auto"/>
            <w:right w:val="none" w:sz="0" w:space="0" w:color="auto"/>
          </w:divBdr>
        </w:div>
        <w:div w:id="2097094548">
          <w:marLeft w:val="480"/>
          <w:marRight w:val="0"/>
          <w:marTop w:val="0"/>
          <w:marBottom w:val="0"/>
          <w:divBdr>
            <w:top w:val="none" w:sz="0" w:space="0" w:color="auto"/>
            <w:left w:val="none" w:sz="0" w:space="0" w:color="auto"/>
            <w:bottom w:val="none" w:sz="0" w:space="0" w:color="auto"/>
            <w:right w:val="none" w:sz="0" w:space="0" w:color="auto"/>
          </w:divBdr>
        </w:div>
        <w:div w:id="2127577135">
          <w:marLeft w:val="480"/>
          <w:marRight w:val="0"/>
          <w:marTop w:val="0"/>
          <w:marBottom w:val="0"/>
          <w:divBdr>
            <w:top w:val="none" w:sz="0" w:space="0" w:color="auto"/>
            <w:left w:val="none" w:sz="0" w:space="0" w:color="auto"/>
            <w:bottom w:val="none" w:sz="0" w:space="0" w:color="auto"/>
            <w:right w:val="none" w:sz="0" w:space="0" w:color="auto"/>
          </w:divBdr>
        </w:div>
        <w:div w:id="2133403586">
          <w:marLeft w:val="480"/>
          <w:marRight w:val="0"/>
          <w:marTop w:val="0"/>
          <w:marBottom w:val="0"/>
          <w:divBdr>
            <w:top w:val="none" w:sz="0" w:space="0" w:color="auto"/>
            <w:left w:val="none" w:sz="0" w:space="0" w:color="auto"/>
            <w:bottom w:val="none" w:sz="0" w:space="0" w:color="auto"/>
            <w:right w:val="none" w:sz="0" w:space="0" w:color="auto"/>
          </w:divBdr>
        </w:div>
      </w:divsChild>
    </w:div>
    <w:div w:id="856501149">
      <w:bodyDiv w:val="1"/>
      <w:marLeft w:val="0"/>
      <w:marRight w:val="0"/>
      <w:marTop w:val="0"/>
      <w:marBottom w:val="0"/>
      <w:divBdr>
        <w:top w:val="none" w:sz="0" w:space="0" w:color="auto"/>
        <w:left w:val="none" w:sz="0" w:space="0" w:color="auto"/>
        <w:bottom w:val="none" w:sz="0" w:space="0" w:color="auto"/>
        <w:right w:val="none" w:sz="0" w:space="0" w:color="auto"/>
      </w:divBdr>
      <w:divsChild>
        <w:div w:id="114299436">
          <w:marLeft w:val="480"/>
          <w:marRight w:val="0"/>
          <w:marTop w:val="0"/>
          <w:marBottom w:val="0"/>
          <w:divBdr>
            <w:top w:val="none" w:sz="0" w:space="0" w:color="auto"/>
            <w:left w:val="none" w:sz="0" w:space="0" w:color="auto"/>
            <w:bottom w:val="none" w:sz="0" w:space="0" w:color="auto"/>
            <w:right w:val="none" w:sz="0" w:space="0" w:color="auto"/>
          </w:divBdr>
        </w:div>
        <w:div w:id="116149575">
          <w:marLeft w:val="480"/>
          <w:marRight w:val="0"/>
          <w:marTop w:val="0"/>
          <w:marBottom w:val="0"/>
          <w:divBdr>
            <w:top w:val="none" w:sz="0" w:space="0" w:color="auto"/>
            <w:left w:val="none" w:sz="0" w:space="0" w:color="auto"/>
            <w:bottom w:val="none" w:sz="0" w:space="0" w:color="auto"/>
            <w:right w:val="none" w:sz="0" w:space="0" w:color="auto"/>
          </w:divBdr>
        </w:div>
        <w:div w:id="151872790">
          <w:marLeft w:val="480"/>
          <w:marRight w:val="0"/>
          <w:marTop w:val="0"/>
          <w:marBottom w:val="0"/>
          <w:divBdr>
            <w:top w:val="none" w:sz="0" w:space="0" w:color="auto"/>
            <w:left w:val="none" w:sz="0" w:space="0" w:color="auto"/>
            <w:bottom w:val="none" w:sz="0" w:space="0" w:color="auto"/>
            <w:right w:val="none" w:sz="0" w:space="0" w:color="auto"/>
          </w:divBdr>
        </w:div>
        <w:div w:id="184177577">
          <w:marLeft w:val="480"/>
          <w:marRight w:val="0"/>
          <w:marTop w:val="0"/>
          <w:marBottom w:val="0"/>
          <w:divBdr>
            <w:top w:val="none" w:sz="0" w:space="0" w:color="auto"/>
            <w:left w:val="none" w:sz="0" w:space="0" w:color="auto"/>
            <w:bottom w:val="none" w:sz="0" w:space="0" w:color="auto"/>
            <w:right w:val="none" w:sz="0" w:space="0" w:color="auto"/>
          </w:divBdr>
        </w:div>
        <w:div w:id="188644192">
          <w:marLeft w:val="480"/>
          <w:marRight w:val="0"/>
          <w:marTop w:val="0"/>
          <w:marBottom w:val="0"/>
          <w:divBdr>
            <w:top w:val="none" w:sz="0" w:space="0" w:color="auto"/>
            <w:left w:val="none" w:sz="0" w:space="0" w:color="auto"/>
            <w:bottom w:val="none" w:sz="0" w:space="0" w:color="auto"/>
            <w:right w:val="none" w:sz="0" w:space="0" w:color="auto"/>
          </w:divBdr>
        </w:div>
        <w:div w:id="210389099">
          <w:marLeft w:val="480"/>
          <w:marRight w:val="0"/>
          <w:marTop w:val="0"/>
          <w:marBottom w:val="0"/>
          <w:divBdr>
            <w:top w:val="none" w:sz="0" w:space="0" w:color="auto"/>
            <w:left w:val="none" w:sz="0" w:space="0" w:color="auto"/>
            <w:bottom w:val="none" w:sz="0" w:space="0" w:color="auto"/>
            <w:right w:val="none" w:sz="0" w:space="0" w:color="auto"/>
          </w:divBdr>
        </w:div>
        <w:div w:id="210574946">
          <w:marLeft w:val="480"/>
          <w:marRight w:val="0"/>
          <w:marTop w:val="0"/>
          <w:marBottom w:val="0"/>
          <w:divBdr>
            <w:top w:val="none" w:sz="0" w:space="0" w:color="auto"/>
            <w:left w:val="none" w:sz="0" w:space="0" w:color="auto"/>
            <w:bottom w:val="none" w:sz="0" w:space="0" w:color="auto"/>
            <w:right w:val="none" w:sz="0" w:space="0" w:color="auto"/>
          </w:divBdr>
        </w:div>
        <w:div w:id="227347663">
          <w:marLeft w:val="480"/>
          <w:marRight w:val="0"/>
          <w:marTop w:val="0"/>
          <w:marBottom w:val="0"/>
          <w:divBdr>
            <w:top w:val="none" w:sz="0" w:space="0" w:color="auto"/>
            <w:left w:val="none" w:sz="0" w:space="0" w:color="auto"/>
            <w:bottom w:val="none" w:sz="0" w:space="0" w:color="auto"/>
            <w:right w:val="none" w:sz="0" w:space="0" w:color="auto"/>
          </w:divBdr>
        </w:div>
        <w:div w:id="231932875">
          <w:marLeft w:val="480"/>
          <w:marRight w:val="0"/>
          <w:marTop w:val="0"/>
          <w:marBottom w:val="0"/>
          <w:divBdr>
            <w:top w:val="none" w:sz="0" w:space="0" w:color="auto"/>
            <w:left w:val="none" w:sz="0" w:space="0" w:color="auto"/>
            <w:bottom w:val="none" w:sz="0" w:space="0" w:color="auto"/>
            <w:right w:val="none" w:sz="0" w:space="0" w:color="auto"/>
          </w:divBdr>
        </w:div>
        <w:div w:id="242102766">
          <w:marLeft w:val="480"/>
          <w:marRight w:val="0"/>
          <w:marTop w:val="0"/>
          <w:marBottom w:val="0"/>
          <w:divBdr>
            <w:top w:val="none" w:sz="0" w:space="0" w:color="auto"/>
            <w:left w:val="none" w:sz="0" w:space="0" w:color="auto"/>
            <w:bottom w:val="none" w:sz="0" w:space="0" w:color="auto"/>
            <w:right w:val="none" w:sz="0" w:space="0" w:color="auto"/>
          </w:divBdr>
        </w:div>
        <w:div w:id="332488886">
          <w:marLeft w:val="480"/>
          <w:marRight w:val="0"/>
          <w:marTop w:val="0"/>
          <w:marBottom w:val="0"/>
          <w:divBdr>
            <w:top w:val="none" w:sz="0" w:space="0" w:color="auto"/>
            <w:left w:val="none" w:sz="0" w:space="0" w:color="auto"/>
            <w:bottom w:val="none" w:sz="0" w:space="0" w:color="auto"/>
            <w:right w:val="none" w:sz="0" w:space="0" w:color="auto"/>
          </w:divBdr>
        </w:div>
        <w:div w:id="387189795">
          <w:marLeft w:val="480"/>
          <w:marRight w:val="0"/>
          <w:marTop w:val="0"/>
          <w:marBottom w:val="0"/>
          <w:divBdr>
            <w:top w:val="none" w:sz="0" w:space="0" w:color="auto"/>
            <w:left w:val="none" w:sz="0" w:space="0" w:color="auto"/>
            <w:bottom w:val="none" w:sz="0" w:space="0" w:color="auto"/>
            <w:right w:val="none" w:sz="0" w:space="0" w:color="auto"/>
          </w:divBdr>
        </w:div>
        <w:div w:id="426535742">
          <w:marLeft w:val="480"/>
          <w:marRight w:val="0"/>
          <w:marTop w:val="0"/>
          <w:marBottom w:val="0"/>
          <w:divBdr>
            <w:top w:val="none" w:sz="0" w:space="0" w:color="auto"/>
            <w:left w:val="none" w:sz="0" w:space="0" w:color="auto"/>
            <w:bottom w:val="none" w:sz="0" w:space="0" w:color="auto"/>
            <w:right w:val="none" w:sz="0" w:space="0" w:color="auto"/>
          </w:divBdr>
        </w:div>
        <w:div w:id="429929062">
          <w:marLeft w:val="480"/>
          <w:marRight w:val="0"/>
          <w:marTop w:val="0"/>
          <w:marBottom w:val="0"/>
          <w:divBdr>
            <w:top w:val="none" w:sz="0" w:space="0" w:color="auto"/>
            <w:left w:val="none" w:sz="0" w:space="0" w:color="auto"/>
            <w:bottom w:val="none" w:sz="0" w:space="0" w:color="auto"/>
            <w:right w:val="none" w:sz="0" w:space="0" w:color="auto"/>
          </w:divBdr>
        </w:div>
        <w:div w:id="457720431">
          <w:marLeft w:val="480"/>
          <w:marRight w:val="0"/>
          <w:marTop w:val="0"/>
          <w:marBottom w:val="0"/>
          <w:divBdr>
            <w:top w:val="none" w:sz="0" w:space="0" w:color="auto"/>
            <w:left w:val="none" w:sz="0" w:space="0" w:color="auto"/>
            <w:bottom w:val="none" w:sz="0" w:space="0" w:color="auto"/>
            <w:right w:val="none" w:sz="0" w:space="0" w:color="auto"/>
          </w:divBdr>
        </w:div>
        <w:div w:id="485632982">
          <w:marLeft w:val="480"/>
          <w:marRight w:val="0"/>
          <w:marTop w:val="0"/>
          <w:marBottom w:val="0"/>
          <w:divBdr>
            <w:top w:val="none" w:sz="0" w:space="0" w:color="auto"/>
            <w:left w:val="none" w:sz="0" w:space="0" w:color="auto"/>
            <w:bottom w:val="none" w:sz="0" w:space="0" w:color="auto"/>
            <w:right w:val="none" w:sz="0" w:space="0" w:color="auto"/>
          </w:divBdr>
        </w:div>
        <w:div w:id="506215472">
          <w:marLeft w:val="480"/>
          <w:marRight w:val="0"/>
          <w:marTop w:val="0"/>
          <w:marBottom w:val="0"/>
          <w:divBdr>
            <w:top w:val="none" w:sz="0" w:space="0" w:color="auto"/>
            <w:left w:val="none" w:sz="0" w:space="0" w:color="auto"/>
            <w:bottom w:val="none" w:sz="0" w:space="0" w:color="auto"/>
            <w:right w:val="none" w:sz="0" w:space="0" w:color="auto"/>
          </w:divBdr>
        </w:div>
        <w:div w:id="516968887">
          <w:marLeft w:val="480"/>
          <w:marRight w:val="0"/>
          <w:marTop w:val="0"/>
          <w:marBottom w:val="0"/>
          <w:divBdr>
            <w:top w:val="none" w:sz="0" w:space="0" w:color="auto"/>
            <w:left w:val="none" w:sz="0" w:space="0" w:color="auto"/>
            <w:bottom w:val="none" w:sz="0" w:space="0" w:color="auto"/>
            <w:right w:val="none" w:sz="0" w:space="0" w:color="auto"/>
          </w:divBdr>
        </w:div>
        <w:div w:id="557940274">
          <w:marLeft w:val="480"/>
          <w:marRight w:val="0"/>
          <w:marTop w:val="0"/>
          <w:marBottom w:val="0"/>
          <w:divBdr>
            <w:top w:val="none" w:sz="0" w:space="0" w:color="auto"/>
            <w:left w:val="none" w:sz="0" w:space="0" w:color="auto"/>
            <w:bottom w:val="none" w:sz="0" w:space="0" w:color="auto"/>
            <w:right w:val="none" w:sz="0" w:space="0" w:color="auto"/>
          </w:divBdr>
        </w:div>
        <w:div w:id="569004472">
          <w:marLeft w:val="480"/>
          <w:marRight w:val="0"/>
          <w:marTop w:val="0"/>
          <w:marBottom w:val="0"/>
          <w:divBdr>
            <w:top w:val="none" w:sz="0" w:space="0" w:color="auto"/>
            <w:left w:val="none" w:sz="0" w:space="0" w:color="auto"/>
            <w:bottom w:val="none" w:sz="0" w:space="0" w:color="auto"/>
            <w:right w:val="none" w:sz="0" w:space="0" w:color="auto"/>
          </w:divBdr>
        </w:div>
        <w:div w:id="579949668">
          <w:marLeft w:val="480"/>
          <w:marRight w:val="0"/>
          <w:marTop w:val="0"/>
          <w:marBottom w:val="0"/>
          <w:divBdr>
            <w:top w:val="none" w:sz="0" w:space="0" w:color="auto"/>
            <w:left w:val="none" w:sz="0" w:space="0" w:color="auto"/>
            <w:bottom w:val="none" w:sz="0" w:space="0" w:color="auto"/>
            <w:right w:val="none" w:sz="0" w:space="0" w:color="auto"/>
          </w:divBdr>
        </w:div>
        <w:div w:id="588545338">
          <w:marLeft w:val="480"/>
          <w:marRight w:val="0"/>
          <w:marTop w:val="0"/>
          <w:marBottom w:val="0"/>
          <w:divBdr>
            <w:top w:val="none" w:sz="0" w:space="0" w:color="auto"/>
            <w:left w:val="none" w:sz="0" w:space="0" w:color="auto"/>
            <w:bottom w:val="none" w:sz="0" w:space="0" w:color="auto"/>
            <w:right w:val="none" w:sz="0" w:space="0" w:color="auto"/>
          </w:divBdr>
        </w:div>
        <w:div w:id="604310750">
          <w:marLeft w:val="480"/>
          <w:marRight w:val="0"/>
          <w:marTop w:val="0"/>
          <w:marBottom w:val="0"/>
          <w:divBdr>
            <w:top w:val="none" w:sz="0" w:space="0" w:color="auto"/>
            <w:left w:val="none" w:sz="0" w:space="0" w:color="auto"/>
            <w:bottom w:val="none" w:sz="0" w:space="0" w:color="auto"/>
            <w:right w:val="none" w:sz="0" w:space="0" w:color="auto"/>
          </w:divBdr>
        </w:div>
        <w:div w:id="612635271">
          <w:marLeft w:val="480"/>
          <w:marRight w:val="0"/>
          <w:marTop w:val="0"/>
          <w:marBottom w:val="0"/>
          <w:divBdr>
            <w:top w:val="none" w:sz="0" w:space="0" w:color="auto"/>
            <w:left w:val="none" w:sz="0" w:space="0" w:color="auto"/>
            <w:bottom w:val="none" w:sz="0" w:space="0" w:color="auto"/>
            <w:right w:val="none" w:sz="0" w:space="0" w:color="auto"/>
          </w:divBdr>
        </w:div>
        <w:div w:id="615984803">
          <w:marLeft w:val="480"/>
          <w:marRight w:val="0"/>
          <w:marTop w:val="0"/>
          <w:marBottom w:val="0"/>
          <w:divBdr>
            <w:top w:val="none" w:sz="0" w:space="0" w:color="auto"/>
            <w:left w:val="none" w:sz="0" w:space="0" w:color="auto"/>
            <w:bottom w:val="none" w:sz="0" w:space="0" w:color="auto"/>
            <w:right w:val="none" w:sz="0" w:space="0" w:color="auto"/>
          </w:divBdr>
        </w:div>
        <w:div w:id="655837506">
          <w:marLeft w:val="480"/>
          <w:marRight w:val="0"/>
          <w:marTop w:val="0"/>
          <w:marBottom w:val="0"/>
          <w:divBdr>
            <w:top w:val="none" w:sz="0" w:space="0" w:color="auto"/>
            <w:left w:val="none" w:sz="0" w:space="0" w:color="auto"/>
            <w:bottom w:val="none" w:sz="0" w:space="0" w:color="auto"/>
            <w:right w:val="none" w:sz="0" w:space="0" w:color="auto"/>
          </w:divBdr>
        </w:div>
        <w:div w:id="679695942">
          <w:marLeft w:val="480"/>
          <w:marRight w:val="0"/>
          <w:marTop w:val="0"/>
          <w:marBottom w:val="0"/>
          <w:divBdr>
            <w:top w:val="none" w:sz="0" w:space="0" w:color="auto"/>
            <w:left w:val="none" w:sz="0" w:space="0" w:color="auto"/>
            <w:bottom w:val="none" w:sz="0" w:space="0" w:color="auto"/>
            <w:right w:val="none" w:sz="0" w:space="0" w:color="auto"/>
          </w:divBdr>
        </w:div>
        <w:div w:id="801729971">
          <w:marLeft w:val="480"/>
          <w:marRight w:val="0"/>
          <w:marTop w:val="0"/>
          <w:marBottom w:val="0"/>
          <w:divBdr>
            <w:top w:val="none" w:sz="0" w:space="0" w:color="auto"/>
            <w:left w:val="none" w:sz="0" w:space="0" w:color="auto"/>
            <w:bottom w:val="none" w:sz="0" w:space="0" w:color="auto"/>
            <w:right w:val="none" w:sz="0" w:space="0" w:color="auto"/>
          </w:divBdr>
        </w:div>
        <w:div w:id="819885906">
          <w:marLeft w:val="480"/>
          <w:marRight w:val="0"/>
          <w:marTop w:val="0"/>
          <w:marBottom w:val="0"/>
          <w:divBdr>
            <w:top w:val="none" w:sz="0" w:space="0" w:color="auto"/>
            <w:left w:val="none" w:sz="0" w:space="0" w:color="auto"/>
            <w:bottom w:val="none" w:sz="0" w:space="0" w:color="auto"/>
            <w:right w:val="none" w:sz="0" w:space="0" w:color="auto"/>
          </w:divBdr>
        </w:div>
        <w:div w:id="821851221">
          <w:marLeft w:val="480"/>
          <w:marRight w:val="0"/>
          <w:marTop w:val="0"/>
          <w:marBottom w:val="0"/>
          <w:divBdr>
            <w:top w:val="none" w:sz="0" w:space="0" w:color="auto"/>
            <w:left w:val="none" w:sz="0" w:space="0" w:color="auto"/>
            <w:bottom w:val="none" w:sz="0" w:space="0" w:color="auto"/>
            <w:right w:val="none" w:sz="0" w:space="0" w:color="auto"/>
          </w:divBdr>
        </w:div>
        <w:div w:id="831990870">
          <w:marLeft w:val="480"/>
          <w:marRight w:val="0"/>
          <w:marTop w:val="0"/>
          <w:marBottom w:val="0"/>
          <w:divBdr>
            <w:top w:val="none" w:sz="0" w:space="0" w:color="auto"/>
            <w:left w:val="none" w:sz="0" w:space="0" w:color="auto"/>
            <w:bottom w:val="none" w:sz="0" w:space="0" w:color="auto"/>
            <w:right w:val="none" w:sz="0" w:space="0" w:color="auto"/>
          </w:divBdr>
        </w:div>
        <w:div w:id="832137494">
          <w:marLeft w:val="480"/>
          <w:marRight w:val="0"/>
          <w:marTop w:val="0"/>
          <w:marBottom w:val="0"/>
          <w:divBdr>
            <w:top w:val="none" w:sz="0" w:space="0" w:color="auto"/>
            <w:left w:val="none" w:sz="0" w:space="0" w:color="auto"/>
            <w:bottom w:val="none" w:sz="0" w:space="0" w:color="auto"/>
            <w:right w:val="none" w:sz="0" w:space="0" w:color="auto"/>
          </w:divBdr>
        </w:div>
        <w:div w:id="858930603">
          <w:marLeft w:val="480"/>
          <w:marRight w:val="0"/>
          <w:marTop w:val="0"/>
          <w:marBottom w:val="0"/>
          <w:divBdr>
            <w:top w:val="none" w:sz="0" w:space="0" w:color="auto"/>
            <w:left w:val="none" w:sz="0" w:space="0" w:color="auto"/>
            <w:bottom w:val="none" w:sz="0" w:space="0" w:color="auto"/>
            <w:right w:val="none" w:sz="0" w:space="0" w:color="auto"/>
          </w:divBdr>
        </w:div>
        <w:div w:id="874006588">
          <w:marLeft w:val="480"/>
          <w:marRight w:val="0"/>
          <w:marTop w:val="0"/>
          <w:marBottom w:val="0"/>
          <w:divBdr>
            <w:top w:val="none" w:sz="0" w:space="0" w:color="auto"/>
            <w:left w:val="none" w:sz="0" w:space="0" w:color="auto"/>
            <w:bottom w:val="none" w:sz="0" w:space="0" w:color="auto"/>
            <w:right w:val="none" w:sz="0" w:space="0" w:color="auto"/>
          </w:divBdr>
        </w:div>
        <w:div w:id="875701688">
          <w:marLeft w:val="480"/>
          <w:marRight w:val="0"/>
          <w:marTop w:val="0"/>
          <w:marBottom w:val="0"/>
          <w:divBdr>
            <w:top w:val="none" w:sz="0" w:space="0" w:color="auto"/>
            <w:left w:val="none" w:sz="0" w:space="0" w:color="auto"/>
            <w:bottom w:val="none" w:sz="0" w:space="0" w:color="auto"/>
            <w:right w:val="none" w:sz="0" w:space="0" w:color="auto"/>
          </w:divBdr>
        </w:div>
        <w:div w:id="942492780">
          <w:marLeft w:val="480"/>
          <w:marRight w:val="0"/>
          <w:marTop w:val="0"/>
          <w:marBottom w:val="0"/>
          <w:divBdr>
            <w:top w:val="none" w:sz="0" w:space="0" w:color="auto"/>
            <w:left w:val="none" w:sz="0" w:space="0" w:color="auto"/>
            <w:bottom w:val="none" w:sz="0" w:space="0" w:color="auto"/>
            <w:right w:val="none" w:sz="0" w:space="0" w:color="auto"/>
          </w:divBdr>
        </w:div>
        <w:div w:id="945230887">
          <w:marLeft w:val="480"/>
          <w:marRight w:val="0"/>
          <w:marTop w:val="0"/>
          <w:marBottom w:val="0"/>
          <w:divBdr>
            <w:top w:val="none" w:sz="0" w:space="0" w:color="auto"/>
            <w:left w:val="none" w:sz="0" w:space="0" w:color="auto"/>
            <w:bottom w:val="none" w:sz="0" w:space="0" w:color="auto"/>
            <w:right w:val="none" w:sz="0" w:space="0" w:color="auto"/>
          </w:divBdr>
        </w:div>
        <w:div w:id="965769151">
          <w:marLeft w:val="480"/>
          <w:marRight w:val="0"/>
          <w:marTop w:val="0"/>
          <w:marBottom w:val="0"/>
          <w:divBdr>
            <w:top w:val="none" w:sz="0" w:space="0" w:color="auto"/>
            <w:left w:val="none" w:sz="0" w:space="0" w:color="auto"/>
            <w:bottom w:val="none" w:sz="0" w:space="0" w:color="auto"/>
            <w:right w:val="none" w:sz="0" w:space="0" w:color="auto"/>
          </w:divBdr>
        </w:div>
        <w:div w:id="1012562864">
          <w:marLeft w:val="480"/>
          <w:marRight w:val="0"/>
          <w:marTop w:val="0"/>
          <w:marBottom w:val="0"/>
          <w:divBdr>
            <w:top w:val="none" w:sz="0" w:space="0" w:color="auto"/>
            <w:left w:val="none" w:sz="0" w:space="0" w:color="auto"/>
            <w:bottom w:val="none" w:sz="0" w:space="0" w:color="auto"/>
            <w:right w:val="none" w:sz="0" w:space="0" w:color="auto"/>
          </w:divBdr>
        </w:div>
        <w:div w:id="1014187517">
          <w:marLeft w:val="480"/>
          <w:marRight w:val="0"/>
          <w:marTop w:val="0"/>
          <w:marBottom w:val="0"/>
          <w:divBdr>
            <w:top w:val="none" w:sz="0" w:space="0" w:color="auto"/>
            <w:left w:val="none" w:sz="0" w:space="0" w:color="auto"/>
            <w:bottom w:val="none" w:sz="0" w:space="0" w:color="auto"/>
            <w:right w:val="none" w:sz="0" w:space="0" w:color="auto"/>
          </w:divBdr>
        </w:div>
        <w:div w:id="1023096410">
          <w:marLeft w:val="480"/>
          <w:marRight w:val="0"/>
          <w:marTop w:val="0"/>
          <w:marBottom w:val="0"/>
          <w:divBdr>
            <w:top w:val="none" w:sz="0" w:space="0" w:color="auto"/>
            <w:left w:val="none" w:sz="0" w:space="0" w:color="auto"/>
            <w:bottom w:val="none" w:sz="0" w:space="0" w:color="auto"/>
            <w:right w:val="none" w:sz="0" w:space="0" w:color="auto"/>
          </w:divBdr>
        </w:div>
        <w:div w:id="1051614417">
          <w:marLeft w:val="480"/>
          <w:marRight w:val="0"/>
          <w:marTop w:val="0"/>
          <w:marBottom w:val="0"/>
          <w:divBdr>
            <w:top w:val="none" w:sz="0" w:space="0" w:color="auto"/>
            <w:left w:val="none" w:sz="0" w:space="0" w:color="auto"/>
            <w:bottom w:val="none" w:sz="0" w:space="0" w:color="auto"/>
            <w:right w:val="none" w:sz="0" w:space="0" w:color="auto"/>
          </w:divBdr>
        </w:div>
        <w:div w:id="1074936703">
          <w:marLeft w:val="480"/>
          <w:marRight w:val="0"/>
          <w:marTop w:val="0"/>
          <w:marBottom w:val="0"/>
          <w:divBdr>
            <w:top w:val="none" w:sz="0" w:space="0" w:color="auto"/>
            <w:left w:val="none" w:sz="0" w:space="0" w:color="auto"/>
            <w:bottom w:val="none" w:sz="0" w:space="0" w:color="auto"/>
            <w:right w:val="none" w:sz="0" w:space="0" w:color="auto"/>
          </w:divBdr>
        </w:div>
        <w:div w:id="1086267239">
          <w:marLeft w:val="480"/>
          <w:marRight w:val="0"/>
          <w:marTop w:val="0"/>
          <w:marBottom w:val="0"/>
          <w:divBdr>
            <w:top w:val="none" w:sz="0" w:space="0" w:color="auto"/>
            <w:left w:val="none" w:sz="0" w:space="0" w:color="auto"/>
            <w:bottom w:val="none" w:sz="0" w:space="0" w:color="auto"/>
            <w:right w:val="none" w:sz="0" w:space="0" w:color="auto"/>
          </w:divBdr>
        </w:div>
        <w:div w:id="1106774454">
          <w:marLeft w:val="480"/>
          <w:marRight w:val="0"/>
          <w:marTop w:val="0"/>
          <w:marBottom w:val="0"/>
          <w:divBdr>
            <w:top w:val="none" w:sz="0" w:space="0" w:color="auto"/>
            <w:left w:val="none" w:sz="0" w:space="0" w:color="auto"/>
            <w:bottom w:val="none" w:sz="0" w:space="0" w:color="auto"/>
            <w:right w:val="none" w:sz="0" w:space="0" w:color="auto"/>
          </w:divBdr>
        </w:div>
        <w:div w:id="1110124108">
          <w:marLeft w:val="480"/>
          <w:marRight w:val="0"/>
          <w:marTop w:val="0"/>
          <w:marBottom w:val="0"/>
          <w:divBdr>
            <w:top w:val="none" w:sz="0" w:space="0" w:color="auto"/>
            <w:left w:val="none" w:sz="0" w:space="0" w:color="auto"/>
            <w:bottom w:val="none" w:sz="0" w:space="0" w:color="auto"/>
            <w:right w:val="none" w:sz="0" w:space="0" w:color="auto"/>
          </w:divBdr>
        </w:div>
        <w:div w:id="1114712949">
          <w:marLeft w:val="480"/>
          <w:marRight w:val="0"/>
          <w:marTop w:val="0"/>
          <w:marBottom w:val="0"/>
          <w:divBdr>
            <w:top w:val="none" w:sz="0" w:space="0" w:color="auto"/>
            <w:left w:val="none" w:sz="0" w:space="0" w:color="auto"/>
            <w:bottom w:val="none" w:sz="0" w:space="0" w:color="auto"/>
            <w:right w:val="none" w:sz="0" w:space="0" w:color="auto"/>
          </w:divBdr>
        </w:div>
        <w:div w:id="1221670032">
          <w:marLeft w:val="480"/>
          <w:marRight w:val="0"/>
          <w:marTop w:val="0"/>
          <w:marBottom w:val="0"/>
          <w:divBdr>
            <w:top w:val="none" w:sz="0" w:space="0" w:color="auto"/>
            <w:left w:val="none" w:sz="0" w:space="0" w:color="auto"/>
            <w:bottom w:val="none" w:sz="0" w:space="0" w:color="auto"/>
            <w:right w:val="none" w:sz="0" w:space="0" w:color="auto"/>
          </w:divBdr>
        </w:div>
        <w:div w:id="1223982774">
          <w:marLeft w:val="480"/>
          <w:marRight w:val="0"/>
          <w:marTop w:val="0"/>
          <w:marBottom w:val="0"/>
          <w:divBdr>
            <w:top w:val="none" w:sz="0" w:space="0" w:color="auto"/>
            <w:left w:val="none" w:sz="0" w:space="0" w:color="auto"/>
            <w:bottom w:val="none" w:sz="0" w:space="0" w:color="auto"/>
            <w:right w:val="none" w:sz="0" w:space="0" w:color="auto"/>
          </w:divBdr>
        </w:div>
        <w:div w:id="1252470700">
          <w:marLeft w:val="480"/>
          <w:marRight w:val="0"/>
          <w:marTop w:val="0"/>
          <w:marBottom w:val="0"/>
          <w:divBdr>
            <w:top w:val="none" w:sz="0" w:space="0" w:color="auto"/>
            <w:left w:val="none" w:sz="0" w:space="0" w:color="auto"/>
            <w:bottom w:val="none" w:sz="0" w:space="0" w:color="auto"/>
            <w:right w:val="none" w:sz="0" w:space="0" w:color="auto"/>
          </w:divBdr>
        </w:div>
        <w:div w:id="1294558930">
          <w:marLeft w:val="480"/>
          <w:marRight w:val="0"/>
          <w:marTop w:val="0"/>
          <w:marBottom w:val="0"/>
          <w:divBdr>
            <w:top w:val="none" w:sz="0" w:space="0" w:color="auto"/>
            <w:left w:val="none" w:sz="0" w:space="0" w:color="auto"/>
            <w:bottom w:val="none" w:sz="0" w:space="0" w:color="auto"/>
            <w:right w:val="none" w:sz="0" w:space="0" w:color="auto"/>
          </w:divBdr>
        </w:div>
        <w:div w:id="1412770204">
          <w:marLeft w:val="480"/>
          <w:marRight w:val="0"/>
          <w:marTop w:val="0"/>
          <w:marBottom w:val="0"/>
          <w:divBdr>
            <w:top w:val="none" w:sz="0" w:space="0" w:color="auto"/>
            <w:left w:val="none" w:sz="0" w:space="0" w:color="auto"/>
            <w:bottom w:val="none" w:sz="0" w:space="0" w:color="auto"/>
            <w:right w:val="none" w:sz="0" w:space="0" w:color="auto"/>
          </w:divBdr>
        </w:div>
        <w:div w:id="1415585907">
          <w:marLeft w:val="480"/>
          <w:marRight w:val="0"/>
          <w:marTop w:val="0"/>
          <w:marBottom w:val="0"/>
          <w:divBdr>
            <w:top w:val="none" w:sz="0" w:space="0" w:color="auto"/>
            <w:left w:val="none" w:sz="0" w:space="0" w:color="auto"/>
            <w:bottom w:val="none" w:sz="0" w:space="0" w:color="auto"/>
            <w:right w:val="none" w:sz="0" w:space="0" w:color="auto"/>
          </w:divBdr>
        </w:div>
        <w:div w:id="1431778733">
          <w:marLeft w:val="480"/>
          <w:marRight w:val="0"/>
          <w:marTop w:val="0"/>
          <w:marBottom w:val="0"/>
          <w:divBdr>
            <w:top w:val="none" w:sz="0" w:space="0" w:color="auto"/>
            <w:left w:val="none" w:sz="0" w:space="0" w:color="auto"/>
            <w:bottom w:val="none" w:sz="0" w:space="0" w:color="auto"/>
            <w:right w:val="none" w:sz="0" w:space="0" w:color="auto"/>
          </w:divBdr>
        </w:div>
        <w:div w:id="1454708180">
          <w:marLeft w:val="480"/>
          <w:marRight w:val="0"/>
          <w:marTop w:val="0"/>
          <w:marBottom w:val="0"/>
          <w:divBdr>
            <w:top w:val="none" w:sz="0" w:space="0" w:color="auto"/>
            <w:left w:val="none" w:sz="0" w:space="0" w:color="auto"/>
            <w:bottom w:val="none" w:sz="0" w:space="0" w:color="auto"/>
            <w:right w:val="none" w:sz="0" w:space="0" w:color="auto"/>
          </w:divBdr>
        </w:div>
        <w:div w:id="1496725657">
          <w:marLeft w:val="480"/>
          <w:marRight w:val="0"/>
          <w:marTop w:val="0"/>
          <w:marBottom w:val="0"/>
          <w:divBdr>
            <w:top w:val="none" w:sz="0" w:space="0" w:color="auto"/>
            <w:left w:val="none" w:sz="0" w:space="0" w:color="auto"/>
            <w:bottom w:val="none" w:sz="0" w:space="0" w:color="auto"/>
            <w:right w:val="none" w:sz="0" w:space="0" w:color="auto"/>
          </w:divBdr>
        </w:div>
        <w:div w:id="1509099451">
          <w:marLeft w:val="480"/>
          <w:marRight w:val="0"/>
          <w:marTop w:val="0"/>
          <w:marBottom w:val="0"/>
          <w:divBdr>
            <w:top w:val="none" w:sz="0" w:space="0" w:color="auto"/>
            <w:left w:val="none" w:sz="0" w:space="0" w:color="auto"/>
            <w:bottom w:val="none" w:sz="0" w:space="0" w:color="auto"/>
            <w:right w:val="none" w:sz="0" w:space="0" w:color="auto"/>
          </w:divBdr>
        </w:div>
        <w:div w:id="1549999755">
          <w:marLeft w:val="480"/>
          <w:marRight w:val="0"/>
          <w:marTop w:val="0"/>
          <w:marBottom w:val="0"/>
          <w:divBdr>
            <w:top w:val="none" w:sz="0" w:space="0" w:color="auto"/>
            <w:left w:val="none" w:sz="0" w:space="0" w:color="auto"/>
            <w:bottom w:val="none" w:sz="0" w:space="0" w:color="auto"/>
            <w:right w:val="none" w:sz="0" w:space="0" w:color="auto"/>
          </w:divBdr>
        </w:div>
        <w:div w:id="1577665375">
          <w:marLeft w:val="480"/>
          <w:marRight w:val="0"/>
          <w:marTop w:val="0"/>
          <w:marBottom w:val="0"/>
          <w:divBdr>
            <w:top w:val="none" w:sz="0" w:space="0" w:color="auto"/>
            <w:left w:val="none" w:sz="0" w:space="0" w:color="auto"/>
            <w:bottom w:val="none" w:sz="0" w:space="0" w:color="auto"/>
            <w:right w:val="none" w:sz="0" w:space="0" w:color="auto"/>
          </w:divBdr>
        </w:div>
        <w:div w:id="1601520636">
          <w:marLeft w:val="480"/>
          <w:marRight w:val="0"/>
          <w:marTop w:val="0"/>
          <w:marBottom w:val="0"/>
          <w:divBdr>
            <w:top w:val="none" w:sz="0" w:space="0" w:color="auto"/>
            <w:left w:val="none" w:sz="0" w:space="0" w:color="auto"/>
            <w:bottom w:val="none" w:sz="0" w:space="0" w:color="auto"/>
            <w:right w:val="none" w:sz="0" w:space="0" w:color="auto"/>
          </w:divBdr>
        </w:div>
        <w:div w:id="1605573047">
          <w:marLeft w:val="480"/>
          <w:marRight w:val="0"/>
          <w:marTop w:val="0"/>
          <w:marBottom w:val="0"/>
          <w:divBdr>
            <w:top w:val="none" w:sz="0" w:space="0" w:color="auto"/>
            <w:left w:val="none" w:sz="0" w:space="0" w:color="auto"/>
            <w:bottom w:val="none" w:sz="0" w:space="0" w:color="auto"/>
            <w:right w:val="none" w:sz="0" w:space="0" w:color="auto"/>
          </w:divBdr>
        </w:div>
        <w:div w:id="1657343377">
          <w:marLeft w:val="480"/>
          <w:marRight w:val="0"/>
          <w:marTop w:val="0"/>
          <w:marBottom w:val="0"/>
          <w:divBdr>
            <w:top w:val="none" w:sz="0" w:space="0" w:color="auto"/>
            <w:left w:val="none" w:sz="0" w:space="0" w:color="auto"/>
            <w:bottom w:val="none" w:sz="0" w:space="0" w:color="auto"/>
            <w:right w:val="none" w:sz="0" w:space="0" w:color="auto"/>
          </w:divBdr>
        </w:div>
        <w:div w:id="1691686385">
          <w:marLeft w:val="480"/>
          <w:marRight w:val="0"/>
          <w:marTop w:val="0"/>
          <w:marBottom w:val="0"/>
          <w:divBdr>
            <w:top w:val="none" w:sz="0" w:space="0" w:color="auto"/>
            <w:left w:val="none" w:sz="0" w:space="0" w:color="auto"/>
            <w:bottom w:val="none" w:sz="0" w:space="0" w:color="auto"/>
            <w:right w:val="none" w:sz="0" w:space="0" w:color="auto"/>
          </w:divBdr>
        </w:div>
        <w:div w:id="1746417213">
          <w:marLeft w:val="480"/>
          <w:marRight w:val="0"/>
          <w:marTop w:val="0"/>
          <w:marBottom w:val="0"/>
          <w:divBdr>
            <w:top w:val="none" w:sz="0" w:space="0" w:color="auto"/>
            <w:left w:val="none" w:sz="0" w:space="0" w:color="auto"/>
            <w:bottom w:val="none" w:sz="0" w:space="0" w:color="auto"/>
            <w:right w:val="none" w:sz="0" w:space="0" w:color="auto"/>
          </w:divBdr>
        </w:div>
        <w:div w:id="1752236118">
          <w:marLeft w:val="480"/>
          <w:marRight w:val="0"/>
          <w:marTop w:val="0"/>
          <w:marBottom w:val="0"/>
          <w:divBdr>
            <w:top w:val="none" w:sz="0" w:space="0" w:color="auto"/>
            <w:left w:val="none" w:sz="0" w:space="0" w:color="auto"/>
            <w:bottom w:val="none" w:sz="0" w:space="0" w:color="auto"/>
            <w:right w:val="none" w:sz="0" w:space="0" w:color="auto"/>
          </w:divBdr>
        </w:div>
        <w:div w:id="1804612645">
          <w:marLeft w:val="480"/>
          <w:marRight w:val="0"/>
          <w:marTop w:val="0"/>
          <w:marBottom w:val="0"/>
          <w:divBdr>
            <w:top w:val="none" w:sz="0" w:space="0" w:color="auto"/>
            <w:left w:val="none" w:sz="0" w:space="0" w:color="auto"/>
            <w:bottom w:val="none" w:sz="0" w:space="0" w:color="auto"/>
            <w:right w:val="none" w:sz="0" w:space="0" w:color="auto"/>
          </w:divBdr>
        </w:div>
        <w:div w:id="1808618602">
          <w:marLeft w:val="480"/>
          <w:marRight w:val="0"/>
          <w:marTop w:val="0"/>
          <w:marBottom w:val="0"/>
          <w:divBdr>
            <w:top w:val="none" w:sz="0" w:space="0" w:color="auto"/>
            <w:left w:val="none" w:sz="0" w:space="0" w:color="auto"/>
            <w:bottom w:val="none" w:sz="0" w:space="0" w:color="auto"/>
            <w:right w:val="none" w:sz="0" w:space="0" w:color="auto"/>
          </w:divBdr>
        </w:div>
        <w:div w:id="1826160695">
          <w:marLeft w:val="480"/>
          <w:marRight w:val="0"/>
          <w:marTop w:val="0"/>
          <w:marBottom w:val="0"/>
          <w:divBdr>
            <w:top w:val="none" w:sz="0" w:space="0" w:color="auto"/>
            <w:left w:val="none" w:sz="0" w:space="0" w:color="auto"/>
            <w:bottom w:val="none" w:sz="0" w:space="0" w:color="auto"/>
            <w:right w:val="none" w:sz="0" w:space="0" w:color="auto"/>
          </w:divBdr>
        </w:div>
        <w:div w:id="1881431499">
          <w:marLeft w:val="480"/>
          <w:marRight w:val="0"/>
          <w:marTop w:val="0"/>
          <w:marBottom w:val="0"/>
          <w:divBdr>
            <w:top w:val="none" w:sz="0" w:space="0" w:color="auto"/>
            <w:left w:val="none" w:sz="0" w:space="0" w:color="auto"/>
            <w:bottom w:val="none" w:sz="0" w:space="0" w:color="auto"/>
            <w:right w:val="none" w:sz="0" w:space="0" w:color="auto"/>
          </w:divBdr>
        </w:div>
        <w:div w:id="1903980287">
          <w:marLeft w:val="480"/>
          <w:marRight w:val="0"/>
          <w:marTop w:val="0"/>
          <w:marBottom w:val="0"/>
          <w:divBdr>
            <w:top w:val="none" w:sz="0" w:space="0" w:color="auto"/>
            <w:left w:val="none" w:sz="0" w:space="0" w:color="auto"/>
            <w:bottom w:val="none" w:sz="0" w:space="0" w:color="auto"/>
            <w:right w:val="none" w:sz="0" w:space="0" w:color="auto"/>
          </w:divBdr>
        </w:div>
        <w:div w:id="1945188544">
          <w:marLeft w:val="480"/>
          <w:marRight w:val="0"/>
          <w:marTop w:val="0"/>
          <w:marBottom w:val="0"/>
          <w:divBdr>
            <w:top w:val="none" w:sz="0" w:space="0" w:color="auto"/>
            <w:left w:val="none" w:sz="0" w:space="0" w:color="auto"/>
            <w:bottom w:val="none" w:sz="0" w:space="0" w:color="auto"/>
            <w:right w:val="none" w:sz="0" w:space="0" w:color="auto"/>
          </w:divBdr>
        </w:div>
        <w:div w:id="1983122732">
          <w:marLeft w:val="480"/>
          <w:marRight w:val="0"/>
          <w:marTop w:val="0"/>
          <w:marBottom w:val="0"/>
          <w:divBdr>
            <w:top w:val="none" w:sz="0" w:space="0" w:color="auto"/>
            <w:left w:val="none" w:sz="0" w:space="0" w:color="auto"/>
            <w:bottom w:val="none" w:sz="0" w:space="0" w:color="auto"/>
            <w:right w:val="none" w:sz="0" w:space="0" w:color="auto"/>
          </w:divBdr>
        </w:div>
        <w:div w:id="2047754317">
          <w:marLeft w:val="480"/>
          <w:marRight w:val="0"/>
          <w:marTop w:val="0"/>
          <w:marBottom w:val="0"/>
          <w:divBdr>
            <w:top w:val="none" w:sz="0" w:space="0" w:color="auto"/>
            <w:left w:val="none" w:sz="0" w:space="0" w:color="auto"/>
            <w:bottom w:val="none" w:sz="0" w:space="0" w:color="auto"/>
            <w:right w:val="none" w:sz="0" w:space="0" w:color="auto"/>
          </w:divBdr>
        </w:div>
        <w:div w:id="2048798385">
          <w:marLeft w:val="480"/>
          <w:marRight w:val="0"/>
          <w:marTop w:val="0"/>
          <w:marBottom w:val="0"/>
          <w:divBdr>
            <w:top w:val="none" w:sz="0" w:space="0" w:color="auto"/>
            <w:left w:val="none" w:sz="0" w:space="0" w:color="auto"/>
            <w:bottom w:val="none" w:sz="0" w:space="0" w:color="auto"/>
            <w:right w:val="none" w:sz="0" w:space="0" w:color="auto"/>
          </w:divBdr>
        </w:div>
        <w:div w:id="2064400062">
          <w:marLeft w:val="480"/>
          <w:marRight w:val="0"/>
          <w:marTop w:val="0"/>
          <w:marBottom w:val="0"/>
          <w:divBdr>
            <w:top w:val="none" w:sz="0" w:space="0" w:color="auto"/>
            <w:left w:val="none" w:sz="0" w:space="0" w:color="auto"/>
            <w:bottom w:val="none" w:sz="0" w:space="0" w:color="auto"/>
            <w:right w:val="none" w:sz="0" w:space="0" w:color="auto"/>
          </w:divBdr>
        </w:div>
        <w:div w:id="2085685342">
          <w:marLeft w:val="480"/>
          <w:marRight w:val="0"/>
          <w:marTop w:val="0"/>
          <w:marBottom w:val="0"/>
          <w:divBdr>
            <w:top w:val="none" w:sz="0" w:space="0" w:color="auto"/>
            <w:left w:val="none" w:sz="0" w:space="0" w:color="auto"/>
            <w:bottom w:val="none" w:sz="0" w:space="0" w:color="auto"/>
            <w:right w:val="none" w:sz="0" w:space="0" w:color="auto"/>
          </w:divBdr>
        </w:div>
        <w:div w:id="2099591688">
          <w:marLeft w:val="480"/>
          <w:marRight w:val="0"/>
          <w:marTop w:val="0"/>
          <w:marBottom w:val="0"/>
          <w:divBdr>
            <w:top w:val="none" w:sz="0" w:space="0" w:color="auto"/>
            <w:left w:val="none" w:sz="0" w:space="0" w:color="auto"/>
            <w:bottom w:val="none" w:sz="0" w:space="0" w:color="auto"/>
            <w:right w:val="none" w:sz="0" w:space="0" w:color="auto"/>
          </w:divBdr>
        </w:div>
        <w:div w:id="2141998760">
          <w:marLeft w:val="480"/>
          <w:marRight w:val="0"/>
          <w:marTop w:val="0"/>
          <w:marBottom w:val="0"/>
          <w:divBdr>
            <w:top w:val="none" w:sz="0" w:space="0" w:color="auto"/>
            <w:left w:val="none" w:sz="0" w:space="0" w:color="auto"/>
            <w:bottom w:val="none" w:sz="0" w:space="0" w:color="auto"/>
            <w:right w:val="none" w:sz="0" w:space="0" w:color="auto"/>
          </w:divBdr>
        </w:div>
      </w:divsChild>
    </w:div>
    <w:div w:id="862282020">
      <w:bodyDiv w:val="1"/>
      <w:marLeft w:val="0"/>
      <w:marRight w:val="0"/>
      <w:marTop w:val="0"/>
      <w:marBottom w:val="0"/>
      <w:divBdr>
        <w:top w:val="none" w:sz="0" w:space="0" w:color="auto"/>
        <w:left w:val="none" w:sz="0" w:space="0" w:color="auto"/>
        <w:bottom w:val="none" w:sz="0" w:space="0" w:color="auto"/>
        <w:right w:val="none" w:sz="0" w:space="0" w:color="auto"/>
      </w:divBdr>
      <w:divsChild>
        <w:div w:id="9065117">
          <w:marLeft w:val="480"/>
          <w:marRight w:val="0"/>
          <w:marTop w:val="0"/>
          <w:marBottom w:val="0"/>
          <w:divBdr>
            <w:top w:val="none" w:sz="0" w:space="0" w:color="auto"/>
            <w:left w:val="none" w:sz="0" w:space="0" w:color="auto"/>
            <w:bottom w:val="none" w:sz="0" w:space="0" w:color="auto"/>
            <w:right w:val="none" w:sz="0" w:space="0" w:color="auto"/>
          </w:divBdr>
        </w:div>
        <w:div w:id="9332096">
          <w:marLeft w:val="480"/>
          <w:marRight w:val="0"/>
          <w:marTop w:val="0"/>
          <w:marBottom w:val="0"/>
          <w:divBdr>
            <w:top w:val="none" w:sz="0" w:space="0" w:color="auto"/>
            <w:left w:val="none" w:sz="0" w:space="0" w:color="auto"/>
            <w:bottom w:val="none" w:sz="0" w:space="0" w:color="auto"/>
            <w:right w:val="none" w:sz="0" w:space="0" w:color="auto"/>
          </w:divBdr>
        </w:div>
        <w:div w:id="10842688">
          <w:marLeft w:val="480"/>
          <w:marRight w:val="0"/>
          <w:marTop w:val="0"/>
          <w:marBottom w:val="0"/>
          <w:divBdr>
            <w:top w:val="none" w:sz="0" w:space="0" w:color="auto"/>
            <w:left w:val="none" w:sz="0" w:space="0" w:color="auto"/>
            <w:bottom w:val="none" w:sz="0" w:space="0" w:color="auto"/>
            <w:right w:val="none" w:sz="0" w:space="0" w:color="auto"/>
          </w:divBdr>
        </w:div>
        <w:div w:id="50277841">
          <w:marLeft w:val="480"/>
          <w:marRight w:val="0"/>
          <w:marTop w:val="0"/>
          <w:marBottom w:val="0"/>
          <w:divBdr>
            <w:top w:val="none" w:sz="0" w:space="0" w:color="auto"/>
            <w:left w:val="none" w:sz="0" w:space="0" w:color="auto"/>
            <w:bottom w:val="none" w:sz="0" w:space="0" w:color="auto"/>
            <w:right w:val="none" w:sz="0" w:space="0" w:color="auto"/>
          </w:divBdr>
        </w:div>
        <w:div w:id="118424615">
          <w:marLeft w:val="480"/>
          <w:marRight w:val="0"/>
          <w:marTop w:val="0"/>
          <w:marBottom w:val="0"/>
          <w:divBdr>
            <w:top w:val="none" w:sz="0" w:space="0" w:color="auto"/>
            <w:left w:val="none" w:sz="0" w:space="0" w:color="auto"/>
            <w:bottom w:val="none" w:sz="0" w:space="0" w:color="auto"/>
            <w:right w:val="none" w:sz="0" w:space="0" w:color="auto"/>
          </w:divBdr>
        </w:div>
        <w:div w:id="313030754">
          <w:marLeft w:val="480"/>
          <w:marRight w:val="0"/>
          <w:marTop w:val="0"/>
          <w:marBottom w:val="0"/>
          <w:divBdr>
            <w:top w:val="none" w:sz="0" w:space="0" w:color="auto"/>
            <w:left w:val="none" w:sz="0" w:space="0" w:color="auto"/>
            <w:bottom w:val="none" w:sz="0" w:space="0" w:color="auto"/>
            <w:right w:val="none" w:sz="0" w:space="0" w:color="auto"/>
          </w:divBdr>
        </w:div>
        <w:div w:id="314919220">
          <w:marLeft w:val="480"/>
          <w:marRight w:val="0"/>
          <w:marTop w:val="0"/>
          <w:marBottom w:val="0"/>
          <w:divBdr>
            <w:top w:val="none" w:sz="0" w:space="0" w:color="auto"/>
            <w:left w:val="none" w:sz="0" w:space="0" w:color="auto"/>
            <w:bottom w:val="none" w:sz="0" w:space="0" w:color="auto"/>
            <w:right w:val="none" w:sz="0" w:space="0" w:color="auto"/>
          </w:divBdr>
        </w:div>
        <w:div w:id="319775672">
          <w:marLeft w:val="480"/>
          <w:marRight w:val="0"/>
          <w:marTop w:val="0"/>
          <w:marBottom w:val="0"/>
          <w:divBdr>
            <w:top w:val="none" w:sz="0" w:space="0" w:color="auto"/>
            <w:left w:val="none" w:sz="0" w:space="0" w:color="auto"/>
            <w:bottom w:val="none" w:sz="0" w:space="0" w:color="auto"/>
            <w:right w:val="none" w:sz="0" w:space="0" w:color="auto"/>
          </w:divBdr>
        </w:div>
        <w:div w:id="341902659">
          <w:marLeft w:val="480"/>
          <w:marRight w:val="0"/>
          <w:marTop w:val="0"/>
          <w:marBottom w:val="0"/>
          <w:divBdr>
            <w:top w:val="none" w:sz="0" w:space="0" w:color="auto"/>
            <w:left w:val="none" w:sz="0" w:space="0" w:color="auto"/>
            <w:bottom w:val="none" w:sz="0" w:space="0" w:color="auto"/>
            <w:right w:val="none" w:sz="0" w:space="0" w:color="auto"/>
          </w:divBdr>
        </w:div>
        <w:div w:id="387846643">
          <w:marLeft w:val="480"/>
          <w:marRight w:val="0"/>
          <w:marTop w:val="0"/>
          <w:marBottom w:val="0"/>
          <w:divBdr>
            <w:top w:val="none" w:sz="0" w:space="0" w:color="auto"/>
            <w:left w:val="none" w:sz="0" w:space="0" w:color="auto"/>
            <w:bottom w:val="none" w:sz="0" w:space="0" w:color="auto"/>
            <w:right w:val="none" w:sz="0" w:space="0" w:color="auto"/>
          </w:divBdr>
        </w:div>
        <w:div w:id="389547923">
          <w:marLeft w:val="480"/>
          <w:marRight w:val="0"/>
          <w:marTop w:val="0"/>
          <w:marBottom w:val="0"/>
          <w:divBdr>
            <w:top w:val="none" w:sz="0" w:space="0" w:color="auto"/>
            <w:left w:val="none" w:sz="0" w:space="0" w:color="auto"/>
            <w:bottom w:val="none" w:sz="0" w:space="0" w:color="auto"/>
            <w:right w:val="none" w:sz="0" w:space="0" w:color="auto"/>
          </w:divBdr>
        </w:div>
        <w:div w:id="454297537">
          <w:marLeft w:val="480"/>
          <w:marRight w:val="0"/>
          <w:marTop w:val="0"/>
          <w:marBottom w:val="0"/>
          <w:divBdr>
            <w:top w:val="none" w:sz="0" w:space="0" w:color="auto"/>
            <w:left w:val="none" w:sz="0" w:space="0" w:color="auto"/>
            <w:bottom w:val="none" w:sz="0" w:space="0" w:color="auto"/>
            <w:right w:val="none" w:sz="0" w:space="0" w:color="auto"/>
          </w:divBdr>
        </w:div>
        <w:div w:id="517625520">
          <w:marLeft w:val="480"/>
          <w:marRight w:val="0"/>
          <w:marTop w:val="0"/>
          <w:marBottom w:val="0"/>
          <w:divBdr>
            <w:top w:val="none" w:sz="0" w:space="0" w:color="auto"/>
            <w:left w:val="none" w:sz="0" w:space="0" w:color="auto"/>
            <w:bottom w:val="none" w:sz="0" w:space="0" w:color="auto"/>
            <w:right w:val="none" w:sz="0" w:space="0" w:color="auto"/>
          </w:divBdr>
        </w:div>
        <w:div w:id="675808340">
          <w:marLeft w:val="480"/>
          <w:marRight w:val="0"/>
          <w:marTop w:val="0"/>
          <w:marBottom w:val="0"/>
          <w:divBdr>
            <w:top w:val="none" w:sz="0" w:space="0" w:color="auto"/>
            <w:left w:val="none" w:sz="0" w:space="0" w:color="auto"/>
            <w:bottom w:val="none" w:sz="0" w:space="0" w:color="auto"/>
            <w:right w:val="none" w:sz="0" w:space="0" w:color="auto"/>
          </w:divBdr>
        </w:div>
        <w:div w:id="753355805">
          <w:marLeft w:val="480"/>
          <w:marRight w:val="0"/>
          <w:marTop w:val="0"/>
          <w:marBottom w:val="0"/>
          <w:divBdr>
            <w:top w:val="none" w:sz="0" w:space="0" w:color="auto"/>
            <w:left w:val="none" w:sz="0" w:space="0" w:color="auto"/>
            <w:bottom w:val="none" w:sz="0" w:space="0" w:color="auto"/>
            <w:right w:val="none" w:sz="0" w:space="0" w:color="auto"/>
          </w:divBdr>
        </w:div>
        <w:div w:id="818502569">
          <w:marLeft w:val="480"/>
          <w:marRight w:val="0"/>
          <w:marTop w:val="0"/>
          <w:marBottom w:val="0"/>
          <w:divBdr>
            <w:top w:val="none" w:sz="0" w:space="0" w:color="auto"/>
            <w:left w:val="none" w:sz="0" w:space="0" w:color="auto"/>
            <w:bottom w:val="none" w:sz="0" w:space="0" w:color="auto"/>
            <w:right w:val="none" w:sz="0" w:space="0" w:color="auto"/>
          </w:divBdr>
        </w:div>
        <w:div w:id="834764039">
          <w:marLeft w:val="480"/>
          <w:marRight w:val="0"/>
          <w:marTop w:val="0"/>
          <w:marBottom w:val="0"/>
          <w:divBdr>
            <w:top w:val="none" w:sz="0" w:space="0" w:color="auto"/>
            <w:left w:val="none" w:sz="0" w:space="0" w:color="auto"/>
            <w:bottom w:val="none" w:sz="0" w:space="0" w:color="auto"/>
            <w:right w:val="none" w:sz="0" w:space="0" w:color="auto"/>
          </w:divBdr>
        </w:div>
        <w:div w:id="846023738">
          <w:marLeft w:val="480"/>
          <w:marRight w:val="0"/>
          <w:marTop w:val="0"/>
          <w:marBottom w:val="0"/>
          <w:divBdr>
            <w:top w:val="none" w:sz="0" w:space="0" w:color="auto"/>
            <w:left w:val="none" w:sz="0" w:space="0" w:color="auto"/>
            <w:bottom w:val="none" w:sz="0" w:space="0" w:color="auto"/>
            <w:right w:val="none" w:sz="0" w:space="0" w:color="auto"/>
          </w:divBdr>
        </w:div>
        <w:div w:id="897521475">
          <w:marLeft w:val="480"/>
          <w:marRight w:val="0"/>
          <w:marTop w:val="0"/>
          <w:marBottom w:val="0"/>
          <w:divBdr>
            <w:top w:val="none" w:sz="0" w:space="0" w:color="auto"/>
            <w:left w:val="none" w:sz="0" w:space="0" w:color="auto"/>
            <w:bottom w:val="none" w:sz="0" w:space="0" w:color="auto"/>
            <w:right w:val="none" w:sz="0" w:space="0" w:color="auto"/>
          </w:divBdr>
        </w:div>
        <w:div w:id="906112380">
          <w:marLeft w:val="480"/>
          <w:marRight w:val="0"/>
          <w:marTop w:val="0"/>
          <w:marBottom w:val="0"/>
          <w:divBdr>
            <w:top w:val="none" w:sz="0" w:space="0" w:color="auto"/>
            <w:left w:val="none" w:sz="0" w:space="0" w:color="auto"/>
            <w:bottom w:val="none" w:sz="0" w:space="0" w:color="auto"/>
            <w:right w:val="none" w:sz="0" w:space="0" w:color="auto"/>
          </w:divBdr>
        </w:div>
        <w:div w:id="967971082">
          <w:marLeft w:val="480"/>
          <w:marRight w:val="0"/>
          <w:marTop w:val="0"/>
          <w:marBottom w:val="0"/>
          <w:divBdr>
            <w:top w:val="none" w:sz="0" w:space="0" w:color="auto"/>
            <w:left w:val="none" w:sz="0" w:space="0" w:color="auto"/>
            <w:bottom w:val="none" w:sz="0" w:space="0" w:color="auto"/>
            <w:right w:val="none" w:sz="0" w:space="0" w:color="auto"/>
          </w:divBdr>
        </w:div>
        <w:div w:id="999237571">
          <w:marLeft w:val="480"/>
          <w:marRight w:val="0"/>
          <w:marTop w:val="0"/>
          <w:marBottom w:val="0"/>
          <w:divBdr>
            <w:top w:val="none" w:sz="0" w:space="0" w:color="auto"/>
            <w:left w:val="none" w:sz="0" w:space="0" w:color="auto"/>
            <w:bottom w:val="none" w:sz="0" w:space="0" w:color="auto"/>
            <w:right w:val="none" w:sz="0" w:space="0" w:color="auto"/>
          </w:divBdr>
        </w:div>
        <w:div w:id="1024094499">
          <w:marLeft w:val="480"/>
          <w:marRight w:val="0"/>
          <w:marTop w:val="0"/>
          <w:marBottom w:val="0"/>
          <w:divBdr>
            <w:top w:val="none" w:sz="0" w:space="0" w:color="auto"/>
            <w:left w:val="none" w:sz="0" w:space="0" w:color="auto"/>
            <w:bottom w:val="none" w:sz="0" w:space="0" w:color="auto"/>
            <w:right w:val="none" w:sz="0" w:space="0" w:color="auto"/>
          </w:divBdr>
        </w:div>
        <w:div w:id="1024601490">
          <w:marLeft w:val="480"/>
          <w:marRight w:val="0"/>
          <w:marTop w:val="0"/>
          <w:marBottom w:val="0"/>
          <w:divBdr>
            <w:top w:val="none" w:sz="0" w:space="0" w:color="auto"/>
            <w:left w:val="none" w:sz="0" w:space="0" w:color="auto"/>
            <w:bottom w:val="none" w:sz="0" w:space="0" w:color="auto"/>
            <w:right w:val="none" w:sz="0" w:space="0" w:color="auto"/>
          </w:divBdr>
        </w:div>
        <w:div w:id="1025789716">
          <w:marLeft w:val="480"/>
          <w:marRight w:val="0"/>
          <w:marTop w:val="0"/>
          <w:marBottom w:val="0"/>
          <w:divBdr>
            <w:top w:val="none" w:sz="0" w:space="0" w:color="auto"/>
            <w:left w:val="none" w:sz="0" w:space="0" w:color="auto"/>
            <w:bottom w:val="none" w:sz="0" w:space="0" w:color="auto"/>
            <w:right w:val="none" w:sz="0" w:space="0" w:color="auto"/>
          </w:divBdr>
        </w:div>
        <w:div w:id="1056516619">
          <w:marLeft w:val="480"/>
          <w:marRight w:val="0"/>
          <w:marTop w:val="0"/>
          <w:marBottom w:val="0"/>
          <w:divBdr>
            <w:top w:val="none" w:sz="0" w:space="0" w:color="auto"/>
            <w:left w:val="none" w:sz="0" w:space="0" w:color="auto"/>
            <w:bottom w:val="none" w:sz="0" w:space="0" w:color="auto"/>
            <w:right w:val="none" w:sz="0" w:space="0" w:color="auto"/>
          </w:divBdr>
        </w:div>
        <w:div w:id="1071468008">
          <w:marLeft w:val="480"/>
          <w:marRight w:val="0"/>
          <w:marTop w:val="0"/>
          <w:marBottom w:val="0"/>
          <w:divBdr>
            <w:top w:val="none" w:sz="0" w:space="0" w:color="auto"/>
            <w:left w:val="none" w:sz="0" w:space="0" w:color="auto"/>
            <w:bottom w:val="none" w:sz="0" w:space="0" w:color="auto"/>
            <w:right w:val="none" w:sz="0" w:space="0" w:color="auto"/>
          </w:divBdr>
        </w:div>
        <w:div w:id="1092161611">
          <w:marLeft w:val="480"/>
          <w:marRight w:val="0"/>
          <w:marTop w:val="0"/>
          <w:marBottom w:val="0"/>
          <w:divBdr>
            <w:top w:val="none" w:sz="0" w:space="0" w:color="auto"/>
            <w:left w:val="none" w:sz="0" w:space="0" w:color="auto"/>
            <w:bottom w:val="none" w:sz="0" w:space="0" w:color="auto"/>
            <w:right w:val="none" w:sz="0" w:space="0" w:color="auto"/>
          </w:divBdr>
        </w:div>
        <w:div w:id="1107192821">
          <w:marLeft w:val="480"/>
          <w:marRight w:val="0"/>
          <w:marTop w:val="0"/>
          <w:marBottom w:val="0"/>
          <w:divBdr>
            <w:top w:val="none" w:sz="0" w:space="0" w:color="auto"/>
            <w:left w:val="none" w:sz="0" w:space="0" w:color="auto"/>
            <w:bottom w:val="none" w:sz="0" w:space="0" w:color="auto"/>
            <w:right w:val="none" w:sz="0" w:space="0" w:color="auto"/>
          </w:divBdr>
        </w:div>
        <w:div w:id="1157190781">
          <w:marLeft w:val="480"/>
          <w:marRight w:val="0"/>
          <w:marTop w:val="0"/>
          <w:marBottom w:val="0"/>
          <w:divBdr>
            <w:top w:val="none" w:sz="0" w:space="0" w:color="auto"/>
            <w:left w:val="none" w:sz="0" w:space="0" w:color="auto"/>
            <w:bottom w:val="none" w:sz="0" w:space="0" w:color="auto"/>
            <w:right w:val="none" w:sz="0" w:space="0" w:color="auto"/>
          </w:divBdr>
        </w:div>
        <w:div w:id="1160779295">
          <w:marLeft w:val="480"/>
          <w:marRight w:val="0"/>
          <w:marTop w:val="0"/>
          <w:marBottom w:val="0"/>
          <w:divBdr>
            <w:top w:val="none" w:sz="0" w:space="0" w:color="auto"/>
            <w:left w:val="none" w:sz="0" w:space="0" w:color="auto"/>
            <w:bottom w:val="none" w:sz="0" w:space="0" w:color="auto"/>
            <w:right w:val="none" w:sz="0" w:space="0" w:color="auto"/>
          </w:divBdr>
        </w:div>
        <w:div w:id="1168399586">
          <w:marLeft w:val="480"/>
          <w:marRight w:val="0"/>
          <w:marTop w:val="0"/>
          <w:marBottom w:val="0"/>
          <w:divBdr>
            <w:top w:val="none" w:sz="0" w:space="0" w:color="auto"/>
            <w:left w:val="none" w:sz="0" w:space="0" w:color="auto"/>
            <w:bottom w:val="none" w:sz="0" w:space="0" w:color="auto"/>
            <w:right w:val="none" w:sz="0" w:space="0" w:color="auto"/>
          </w:divBdr>
        </w:div>
        <w:div w:id="1182400861">
          <w:marLeft w:val="480"/>
          <w:marRight w:val="0"/>
          <w:marTop w:val="0"/>
          <w:marBottom w:val="0"/>
          <w:divBdr>
            <w:top w:val="none" w:sz="0" w:space="0" w:color="auto"/>
            <w:left w:val="none" w:sz="0" w:space="0" w:color="auto"/>
            <w:bottom w:val="none" w:sz="0" w:space="0" w:color="auto"/>
            <w:right w:val="none" w:sz="0" w:space="0" w:color="auto"/>
          </w:divBdr>
        </w:div>
        <w:div w:id="1185100225">
          <w:marLeft w:val="480"/>
          <w:marRight w:val="0"/>
          <w:marTop w:val="0"/>
          <w:marBottom w:val="0"/>
          <w:divBdr>
            <w:top w:val="none" w:sz="0" w:space="0" w:color="auto"/>
            <w:left w:val="none" w:sz="0" w:space="0" w:color="auto"/>
            <w:bottom w:val="none" w:sz="0" w:space="0" w:color="auto"/>
            <w:right w:val="none" w:sz="0" w:space="0" w:color="auto"/>
          </w:divBdr>
        </w:div>
        <w:div w:id="1189300167">
          <w:marLeft w:val="480"/>
          <w:marRight w:val="0"/>
          <w:marTop w:val="0"/>
          <w:marBottom w:val="0"/>
          <w:divBdr>
            <w:top w:val="none" w:sz="0" w:space="0" w:color="auto"/>
            <w:left w:val="none" w:sz="0" w:space="0" w:color="auto"/>
            <w:bottom w:val="none" w:sz="0" w:space="0" w:color="auto"/>
            <w:right w:val="none" w:sz="0" w:space="0" w:color="auto"/>
          </w:divBdr>
        </w:div>
        <w:div w:id="1202403917">
          <w:marLeft w:val="480"/>
          <w:marRight w:val="0"/>
          <w:marTop w:val="0"/>
          <w:marBottom w:val="0"/>
          <w:divBdr>
            <w:top w:val="none" w:sz="0" w:space="0" w:color="auto"/>
            <w:left w:val="none" w:sz="0" w:space="0" w:color="auto"/>
            <w:bottom w:val="none" w:sz="0" w:space="0" w:color="auto"/>
            <w:right w:val="none" w:sz="0" w:space="0" w:color="auto"/>
          </w:divBdr>
        </w:div>
        <w:div w:id="1204977497">
          <w:marLeft w:val="480"/>
          <w:marRight w:val="0"/>
          <w:marTop w:val="0"/>
          <w:marBottom w:val="0"/>
          <w:divBdr>
            <w:top w:val="none" w:sz="0" w:space="0" w:color="auto"/>
            <w:left w:val="none" w:sz="0" w:space="0" w:color="auto"/>
            <w:bottom w:val="none" w:sz="0" w:space="0" w:color="auto"/>
            <w:right w:val="none" w:sz="0" w:space="0" w:color="auto"/>
          </w:divBdr>
        </w:div>
        <w:div w:id="1208906429">
          <w:marLeft w:val="480"/>
          <w:marRight w:val="0"/>
          <w:marTop w:val="0"/>
          <w:marBottom w:val="0"/>
          <w:divBdr>
            <w:top w:val="none" w:sz="0" w:space="0" w:color="auto"/>
            <w:left w:val="none" w:sz="0" w:space="0" w:color="auto"/>
            <w:bottom w:val="none" w:sz="0" w:space="0" w:color="auto"/>
            <w:right w:val="none" w:sz="0" w:space="0" w:color="auto"/>
          </w:divBdr>
        </w:div>
        <w:div w:id="1301880485">
          <w:marLeft w:val="480"/>
          <w:marRight w:val="0"/>
          <w:marTop w:val="0"/>
          <w:marBottom w:val="0"/>
          <w:divBdr>
            <w:top w:val="none" w:sz="0" w:space="0" w:color="auto"/>
            <w:left w:val="none" w:sz="0" w:space="0" w:color="auto"/>
            <w:bottom w:val="none" w:sz="0" w:space="0" w:color="auto"/>
            <w:right w:val="none" w:sz="0" w:space="0" w:color="auto"/>
          </w:divBdr>
        </w:div>
        <w:div w:id="1309943838">
          <w:marLeft w:val="480"/>
          <w:marRight w:val="0"/>
          <w:marTop w:val="0"/>
          <w:marBottom w:val="0"/>
          <w:divBdr>
            <w:top w:val="none" w:sz="0" w:space="0" w:color="auto"/>
            <w:left w:val="none" w:sz="0" w:space="0" w:color="auto"/>
            <w:bottom w:val="none" w:sz="0" w:space="0" w:color="auto"/>
            <w:right w:val="none" w:sz="0" w:space="0" w:color="auto"/>
          </w:divBdr>
        </w:div>
        <w:div w:id="1321349665">
          <w:marLeft w:val="480"/>
          <w:marRight w:val="0"/>
          <w:marTop w:val="0"/>
          <w:marBottom w:val="0"/>
          <w:divBdr>
            <w:top w:val="none" w:sz="0" w:space="0" w:color="auto"/>
            <w:left w:val="none" w:sz="0" w:space="0" w:color="auto"/>
            <w:bottom w:val="none" w:sz="0" w:space="0" w:color="auto"/>
            <w:right w:val="none" w:sz="0" w:space="0" w:color="auto"/>
          </w:divBdr>
        </w:div>
        <w:div w:id="1471246136">
          <w:marLeft w:val="480"/>
          <w:marRight w:val="0"/>
          <w:marTop w:val="0"/>
          <w:marBottom w:val="0"/>
          <w:divBdr>
            <w:top w:val="none" w:sz="0" w:space="0" w:color="auto"/>
            <w:left w:val="none" w:sz="0" w:space="0" w:color="auto"/>
            <w:bottom w:val="none" w:sz="0" w:space="0" w:color="auto"/>
            <w:right w:val="none" w:sz="0" w:space="0" w:color="auto"/>
          </w:divBdr>
        </w:div>
        <w:div w:id="1568608908">
          <w:marLeft w:val="480"/>
          <w:marRight w:val="0"/>
          <w:marTop w:val="0"/>
          <w:marBottom w:val="0"/>
          <w:divBdr>
            <w:top w:val="none" w:sz="0" w:space="0" w:color="auto"/>
            <w:left w:val="none" w:sz="0" w:space="0" w:color="auto"/>
            <w:bottom w:val="none" w:sz="0" w:space="0" w:color="auto"/>
            <w:right w:val="none" w:sz="0" w:space="0" w:color="auto"/>
          </w:divBdr>
        </w:div>
        <w:div w:id="1603221630">
          <w:marLeft w:val="480"/>
          <w:marRight w:val="0"/>
          <w:marTop w:val="0"/>
          <w:marBottom w:val="0"/>
          <w:divBdr>
            <w:top w:val="none" w:sz="0" w:space="0" w:color="auto"/>
            <w:left w:val="none" w:sz="0" w:space="0" w:color="auto"/>
            <w:bottom w:val="none" w:sz="0" w:space="0" w:color="auto"/>
            <w:right w:val="none" w:sz="0" w:space="0" w:color="auto"/>
          </w:divBdr>
        </w:div>
        <w:div w:id="1621112287">
          <w:marLeft w:val="480"/>
          <w:marRight w:val="0"/>
          <w:marTop w:val="0"/>
          <w:marBottom w:val="0"/>
          <w:divBdr>
            <w:top w:val="none" w:sz="0" w:space="0" w:color="auto"/>
            <w:left w:val="none" w:sz="0" w:space="0" w:color="auto"/>
            <w:bottom w:val="none" w:sz="0" w:space="0" w:color="auto"/>
            <w:right w:val="none" w:sz="0" w:space="0" w:color="auto"/>
          </w:divBdr>
        </w:div>
        <w:div w:id="1623220854">
          <w:marLeft w:val="480"/>
          <w:marRight w:val="0"/>
          <w:marTop w:val="0"/>
          <w:marBottom w:val="0"/>
          <w:divBdr>
            <w:top w:val="none" w:sz="0" w:space="0" w:color="auto"/>
            <w:left w:val="none" w:sz="0" w:space="0" w:color="auto"/>
            <w:bottom w:val="none" w:sz="0" w:space="0" w:color="auto"/>
            <w:right w:val="none" w:sz="0" w:space="0" w:color="auto"/>
          </w:divBdr>
        </w:div>
        <w:div w:id="1705789718">
          <w:marLeft w:val="480"/>
          <w:marRight w:val="0"/>
          <w:marTop w:val="0"/>
          <w:marBottom w:val="0"/>
          <w:divBdr>
            <w:top w:val="none" w:sz="0" w:space="0" w:color="auto"/>
            <w:left w:val="none" w:sz="0" w:space="0" w:color="auto"/>
            <w:bottom w:val="none" w:sz="0" w:space="0" w:color="auto"/>
            <w:right w:val="none" w:sz="0" w:space="0" w:color="auto"/>
          </w:divBdr>
        </w:div>
        <w:div w:id="1756246925">
          <w:marLeft w:val="480"/>
          <w:marRight w:val="0"/>
          <w:marTop w:val="0"/>
          <w:marBottom w:val="0"/>
          <w:divBdr>
            <w:top w:val="none" w:sz="0" w:space="0" w:color="auto"/>
            <w:left w:val="none" w:sz="0" w:space="0" w:color="auto"/>
            <w:bottom w:val="none" w:sz="0" w:space="0" w:color="auto"/>
            <w:right w:val="none" w:sz="0" w:space="0" w:color="auto"/>
          </w:divBdr>
        </w:div>
        <w:div w:id="1796174748">
          <w:marLeft w:val="480"/>
          <w:marRight w:val="0"/>
          <w:marTop w:val="0"/>
          <w:marBottom w:val="0"/>
          <w:divBdr>
            <w:top w:val="none" w:sz="0" w:space="0" w:color="auto"/>
            <w:left w:val="none" w:sz="0" w:space="0" w:color="auto"/>
            <w:bottom w:val="none" w:sz="0" w:space="0" w:color="auto"/>
            <w:right w:val="none" w:sz="0" w:space="0" w:color="auto"/>
          </w:divBdr>
        </w:div>
        <w:div w:id="1821531618">
          <w:marLeft w:val="480"/>
          <w:marRight w:val="0"/>
          <w:marTop w:val="0"/>
          <w:marBottom w:val="0"/>
          <w:divBdr>
            <w:top w:val="none" w:sz="0" w:space="0" w:color="auto"/>
            <w:left w:val="none" w:sz="0" w:space="0" w:color="auto"/>
            <w:bottom w:val="none" w:sz="0" w:space="0" w:color="auto"/>
            <w:right w:val="none" w:sz="0" w:space="0" w:color="auto"/>
          </w:divBdr>
        </w:div>
        <w:div w:id="1895964352">
          <w:marLeft w:val="480"/>
          <w:marRight w:val="0"/>
          <w:marTop w:val="0"/>
          <w:marBottom w:val="0"/>
          <w:divBdr>
            <w:top w:val="none" w:sz="0" w:space="0" w:color="auto"/>
            <w:left w:val="none" w:sz="0" w:space="0" w:color="auto"/>
            <w:bottom w:val="none" w:sz="0" w:space="0" w:color="auto"/>
            <w:right w:val="none" w:sz="0" w:space="0" w:color="auto"/>
          </w:divBdr>
        </w:div>
        <w:div w:id="1932853333">
          <w:marLeft w:val="480"/>
          <w:marRight w:val="0"/>
          <w:marTop w:val="0"/>
          <w:marBottom w:val="0"/>
          <w:divBdr>
            <w:top w:val="none" w:sz="0" w:space="0" w:color="auto"/>
            <w:left w:val="none" w:sz="0" w:space="0" w:color="auto"/>
            <w:bottom w:val="none" w:sz="0" w:space="0" w:color="auto"/>
            <w:right w:val="none" w:sz="0" w:space="0" w:color="auto"/>
          </w:divBdr>
        </w:div>
        <w:div w:id="1958757040">
          <w:marLeft w:val="480"/>
          <w:marRight w:val="0"/>
          <w:marTop w:val="0"/>
          <w:marBottom w:val="0"/>
          <w:divBdr>
            <w:top w:val="none" w:sz="0" w:space="0" w:color="auto"/>
            <w:left w:val="none" w:sz="0" w:space="0" w:color="auto"/>
            <w:bottom w:val="none" w:sz="0" w:space="0" w:color="auto"/>
            <w:right w:val="none" w:sz="0" w:space="0" w:color="auto"/>
          </w:divBdr>
        </w:div>
        <w:div w:id="1963069961">
          <w:marLeft w:val="480"/>
          <w:marRight w:val="0"/>
          <w:marTop w:val="0"/>
          <w:marBottom w:val="0"/>
          <w:divBdr>
            <w:top w:val="none" w:sz="0" w:space="0" w:color="auto"/>
            <w:left w:val="none" w:sz="0" w:space="0" w:color="auto"/>
            <w:bottom w:val="none" w:sz="0" w:space="0" w:color="auto"/>
            <w:right w:val="none" w:sz="0" w:space="0" w:color="auto"/>
          </w:divBdr>
        </w:div>
        <w:div w:id="1995139128">
          <w:marLeft w:val="480"/>
          <w:marRight w:val="0"/>
          <w:marTop w:val="0"/>
          <w:marBottom w:val="0"/>
          <w:divBdr>
            <w:top w:val="none" w:sz="0" w:space="0" w:color="auto"/>
            <w:left w:val="none" w:sz="0" w:space="0" w:color="auto"/>
            <w:bottom w:val="none" w:sz="0" w:space="0" w:color="auto"/>
            <w:right w:val="none" w:sz="0" w:space="0" w:color="auto"/>
          </w:divBdr>
        </w:div>
        <w:div w:id="2006084482">
          <w:marLeft w:val="480"/>
          <w:marRight w:val="0"/>
          <w:marTop w:val="0"/>
          <w:marBottom w:val="0"/>
          <w:divBdr>
            <w:top w:val="none" w:sz="0" w:space="0" w:color="auto"/>
            <w:left w:val="none" w:sz="0" w:space="0" w:color="auto"/>
            <w:bottom w:val="none" w:sz="0" w:space="0" w:color="auto"/>
            <w:right w:val="none" w:sz="0" w:space="0" w:color="auto"/>
          </w:divBdr>
        </w:div>
        <w:div w:id="2032679082">
          <w:marLeft w:val="480"/>
          <w:marRight w:val="0"/>
          <w:marTop w:val="0"/>
          <w:marBottom w:val="0"/>
          <w:divBdr>
            <w:top w:val="none" w:sz="0" w:space="0" w:color="auto"/>
            <w:left w:val="none" w:sz="0" w:space="0" w:color="auto"/>
            <w:bottom w:val="none" w:sz="0" w:space="0" w:color="auto"/>
            <w:right w:val="none" w:sz="0" w:space="0" w:color="auto"/>
          </w:divBdr>
        </w:div>
        <w:div w:id="2040424743">
          <w:marLeft w:val="480"/>
          <w:marRight w:val="0"/>
          <w:marTop w:val="0"/>
          <w:marBottom w:val="0"/>
          <w:divBdr>
            <w:top w:val="none" w:sz="0" w:space="0" w:color="auto"/>
            <w:left w:val="none" w:sz="0" w:space="0" w:color="auto"/>
            <w:bottom w:val="none" w:sz="0" w:space="0" w:color="auto"/>
            <w:right w:val="none" w:sz="0" w:space="0" w:color="auto"/>
          </w:divBdr>
        </w:div>
        <w:div w:id="2051763923">
          <w:marLeft w:val="480"/>
          <w:marRight w:val="0"/>
          <w:marTop w:val="0"/>
          <w:marBottom w:val="0"/>
          <w:divBdr>
            <w:top w:val="none" w:sz="0" w:space="0" w:color="auto"/>
            <w:left w:val="none" w:sz="0" w:space="0" w:color="auto"/>
            <w:bottom w:val="none" w:sz="0" w:space="0" w:color="auto"/>
            <w:right w:val="none" w:sz="0" w:space="0" w:color="auto"/>
          </w:divBdr>
        </w:div>
        <w:div w:id="2056540684">
          <w:marLeft w:val="480"/>
          <w:marRight w:val="0"/>
          <w:marTop w:val="0"/>
          <w:marBottom w:val="0"/>
          <w:divBdr>
            <w:top w:val="none" w:sz="0" w:space="0" w:color="auto"/>
            <w:left w:val="none" w:sz="0" w:space="0" w:color="auto"/>
            <w:bottom w:val="none" w:sz="0" w:space="0" w:color="auto"/>
            <w:right w:val="none" w:sz="0" w:space="0" w:color="auto"/>
          </w:divBdr>
        </w:div>
        <w:div w:id="2063481853">
          <w:marLeft w:val="480"/>
          <w:marRight w:val="0"/>
          <w:marTop w:val="0"/>
          <w:marBottom w:val="0"/>
          <w:divBdr>
            <w:top w:val="none" w:sz="0" w:space="0" w:color="auto"/>
            <w:left w:val="none" w:sz="0" w:space="0" w:color="auto"/>
            <w:bottom w:val="none" w:sz="0" w:space="0" w:color="auto"/>
            <w:right w:val="none" w:sz="0" w:space="0" w:color="auto"/>
          </w:divBdr>
        </w:div>
        <w:div w:id="2069456212">
          <w:marLeft w:val="480"/>
          <w:marRight w:val="0"/>
          <w:marTop w:val="0"/>
          <w:marBottom w:val="0"/>
          <w:divBdr>
            <w:top w:val="none" w:sz="0" w:space="0" w:color="auto"/>
            <w:left w:val="none" w:sz="0" w:space="0" w:color="auto"/>
            <w:bottom w:val="none" w:sz="0" w:space="0" w:color="auto"/>
            <w:right w:val="none" w:sz="0" w:space="0" w:color="auto"/>
          </w:divBdr>
        </w:div>
        <w:div w:id="2071732975">
          <w:marLeft w:val="480"/>
          <w:marRight w:val="0"/>
          <w:marTop w:val="0"/>
          <w:marBottom w:val="0"/>
          <w:divBdr>
            <w:top w:val="none" w:sz="0" w:space="0" w:color="auto"/>
            <w:left w:val="none" w:sz="0" w:space="0" w:color="auto"/>
            <w:bottom w:val="none" w:sz="0" w:space="0" w:color="auto"/>
            <w:right w:val="none" w:sz="0" w:space="0" w:color="auto"/>
          </w:divBdr>
        </w:div>
        <w:div w:id="2093234587">
          <w:marLeft w:val="480"/>
          <w:marRight w:val="0"/>
          <w:marTop w:val="0"/>
          <w:marBottom w:val="0"/>
          <w:divBdr>
            <w:top w:val="none" w:sz="0" w:space="0" w:color="auto"/>
            <w:left w:val="none" w:sz="0" w:space="0" w:color="auto"/>
            <w:bottom w:val="none" w:sz="0" w:space="0" w:color="auto"/>
            <w:right w:val="none" w:sz="0" w:space="0" w:color="auto"/>
          </w:divBdr>
        </w:div>
        <w:div w:id="2101370755">
          <w:marLeft w:val="480"/>
          <w:marRight w:val="0"/>
          <w:marTop w:val="0"/>
          <w:marBottom w:val="0"/>
          <w:divBdr>
            <w:top w:val="none" w:sz="0" w:space="0" w:color="auto"/>
            <w:left w:val="none" w:sz="0" w:space="0" w:color="auto"/>
            <w:bottom w:val="none" w:sz="0" w:space="0" w:color="auto"/>
            <w:right w:val="none" w:sz="0" w:space="0" w:color="auto"/>
          </w:divBdr>
        </w:div>
        <w:div w:id="2116050879">
          <w:marLeft w:val="480"/>
          <w:marRight w:val="0"/>
          <w:marTop w:val="0"/>
          <w:marBottom w:val="0"/>
          <w:divBdr>
            <w:top w:val="none" w:sz="0" w:space="0" w:color="auto"/>
            <w:left w:val="none" w:sz="0" w:space="0" w:color="auto"/>
            <w:bottom w:val="none" w:sz="0" w:space="0" w:color="auto"/>
            <w:right w:val="none" w:sz="0" w:space="0" w:color="auto"/>
          </w:divBdr>
        </w:div>
      </w:divsChild>
    </w:div>
    <w:div w:id="880291991">
      <w:bodyDiv w:val="1"/>
      <w:marLeft w:val="0"/>
      <w:marRight w:val="0"/>
      <w:marTop w:val="0"/>
      <w:marBottom w:val="0"/>
      <w:divBdr>
        <w:top w:val="none" w:sz="0" w:space="0" w:color="auto"/>
        <w:left w:val="none" w:sz="0" w:space="0" w:color="auto"/>
        <w:bottom w:val="none" w:sz="0" w:space="0" w:color="auto"/>
        <w:right w:val="none" w:sz="0" w:space="0" w:color="auto"/>
      </w:divBdr>
      <w:divsChild>
        <w:div w:id="23748548">
          <w:marLeft w:val="480"/>
          <w:marRight w:val="0"/>
          <w:marTop w:val="0"/>
          <w:marBottom w:val="0"/>
          <w:divBdr>
            <w:top w:val="none" w:sz="0" w:space="0" w:color="auto"/>
            <w:left w:val="none" w:sz="0" w:space="0" w:color="auto"/>
            <w:bottom w:val="none" w:sz="0" w:space="0" w:color="auto"/>
            <w:right w:val="none" w:sz="0" w:space="0" w:color="auto"/>
          </w:divBdr>
        </w:div>
        <w:div w:id="34816429">
          <w:marLeft w:val="480"/>
          <w:marRight w:val="0"/>
          <w:marTop w:val="0"/>
          <w:marBottom w:val="0"/>
          <w:divBdr>
            <w:top w:val="none" w:sz="0" w:space="0" w:color="auto"/>
            <w:left w:val="none" w:sz="0" w:space="0" w:color="auto"/>
            <w:bottom w:val="none" w:sz="0" w:space="0" w:color="auto"/>
            <w:right w:val="none" w:sz="0" w:space="0" w:color="auto"/>
          </w:divBdr>
        </w:div>
        <w:div w:id="40594404">
          <w:marLeft w:val="480"/>
          <w:marRight w:val="0"/>
          <w:marTop w:val="0"/>
          <w:marBottom w:val="0"/>
          <w:divBdr>
            <w:top w:val="none" w:sz="0" w:space="0" w:color="auto"/>
            <w:left w:val="none" w:sz="0" w:space="0" w:color="auto"/>
            <w:bottom w:val="none" w:sz="0" w:space="0" w:color="auto"/>
            <w:right w:val="none" w:sz="0" w:space="0" w:color="auto"/>
          </w:divBdr>
        </w:div>
        <w:div w:id="77288367">
          <w:marLeft w:val="480"/>
          <w:marRight w:val="0"/>
          <w:marTop w:val="0"/>
          <w:marBottom w:val="0"/>
          <w:divBdr>
            <w:top w:val="none" w:sz="0" w:space="0" w:color="auto"/>
            <w:left w:val="none" w:sz="0" w:space="0" w:color="auto"/>
            <w:bottom w:val="none" w:sz="0" w:space="0" w:color="auto"/>
            <w:right w:val="none" w:sz="0" w:space="0" w:color="auto"/>
          </w:divBdr>
        </w:div>
        <w:div w:id="205334952">
          <w:marLeft w:val="480"/>
          <w:marRight w:val="0"/>
          <w:marTop w:val="0"/>
          <w:marBottom w:val="0"/>
          <w:divBdr>
            <w:top w:val="none" w:sz="0" w:space="0" w:color="auto"/>
            <w:left w:val="none" w:sz="0" w:space="0" w:color="auto"/>
            <w:bottom w:val="none" w:sz="0" w:space="0" w:color="auto"/>
            <w:right w:val="none" w:sz="0" w:space="0" w:color="auto"/>
          </w:divBdr>
        </w:div>
        <w:div w:id="208686014">
          <w:marLeft w:val="480"/>
          <w:marRight w:val="0"/>
          <w:marTop w:val="0"/>
          <w:marBottom w:val="0"/>
          <w:divBdr>
            <w:top w:val="none" w:sz="0" w:space="0" w:color="auto"/>
            <w:left w:val="none" w:sz="0" w:space="0" w:color="auto"/>
            <w:bottom w:val="none" w:sz="0" w:space="0" w:color="auto"/>
            <w:right w:val="none" w:sz="0" w:space="0" w:color="auto"/>
          </w:divBdr>
        </w:div>
        <w:div w:id="218056244">
          <w:marLeft w:val="480"/>
          <w:marRight w:val="0"/>
          <w:marTop w:val="0"/>
          <w:marBottom w:val="0"/>
          <w:divBdr>
            <w:top w:val="none" w:sz="0" w:space="0" w:color="auto"/>
            <w:left w:val="none" w:sz="0" w:space="0" w:color="auto"/>
            <w:bottom w:val="none" w:sz="0" w:space="0" w:color="auto"/>
            <w:right w:val="none" w:sz="0" w:space="0" w:color="auto"/>
          </w:divBdr>
        </w:div>
        <w:div w:id="219484798">
          <w:marLeft w:val="480"/>
          <w:marRight w:val="0"/>
          <w:marTop w:val="0"/>
          <w:marBottom w:val="0"/>
          <w:divBdr>
            <w:top w:val="none" w:sz="0" w:space="0" w:color="auto"/>
            <w:left w:val="none" w:sz="0" w:space="0" w:color="auto"/>
            <w:bottom w:val="none" w:sz="0" w:space="0" w:color="auto"/>
            <w:right w:val="none" w:sz="0" w:space="0" w:color="auto"/>
          </w:divBdr>
        </w:div>
        <w:div w:id="260113318">
          <w:marLeft w:val="480"/>
          <w:marRight w:val="0"/>
          <w:marTop w:val="0"/>
          <w:marBottom w:val="0"/>
          <w:divBdr>
            <w:top w:val="none" w:sz="0" w:space="0" w:color="auto"/>
            <w:left w:val="none" w:sz="0" w:space="0" w:color="auto"/>
            <w:bottom w:val="none" w:sz="0" w:space="0" w:color="auto"/>
            <w:right w:val="none" w:sz="0" w:space="0" w:color="auto"/>
          </w:divBdr>
        </w:div>
        <w:div w:id="266810613">
          <w:marLeft w:val="480"/>
          <w:marRight w:val="0"/>
          <w:marTop w:val="0"/>
          <w:marBottom w:val="0"/>
          <w:divBdr>
            <w:top w:val="none" w:sz="0" w:space="0" w:color="auto"/>
            <w:left w:val="none" w:sz="0" w:space="0" w:color="auto"/>
            <w:bottom w:val="none" w:sz="0" w:space="0" w:color="auto"/>
            <w:right w:val="none" w:sz="0" w:space="0" w:color="auto"/>
          </w:divBdr>
        </w:div>
        <w:div w:id="281351764">
          <w:marLeft w:val="480"/>
          <w:marRight w:val="0"/>
          <w:marTop w:val="0"/>
          <w:marBottom w:val="0"/>
          <w:divBdr>
            <w:top w:val="none" w:sz="0" w:space="0" w:color="auto"/>
            <w:left w:val="none" w:sz="0" w:space="0" w:color="auto"/>
            <w:bottom w:val="none" w:sz="0" w:space="0" w:color="auto"/>
            <w:right w:val="none" w:sz="0" w:space="0" w:color="auto"/>
          </w:divBdr>
        </w:div>
        <w:div w:id="289020613">
          <w:marLeft w:val="480"/>
          <w:marRight w:val="0"/>
          <w:marTop w:val="0"/>
          <w:marBottom w:val="0"/>
          <w:divBdr>
            <w:top w:val="none" w:sz="0" w:space="0" w:color="auto"/>
            <w:left w:val="none" w:sz="0" w:space="0" w:color="auto"/>
            <w:bottom w:val="none" w:sz="0" w:space="0" w:color="auto"/>
            <w:right w:val="none" w:sz="0" w:space="0" w:color="auto"/>
          </w:divBdr>
        </w:div>
        <w:div w:id="306935549">
          <w:marLeft w:val="480"/>
          <w:marRight w:val="0"/>
          <w:marTop w:val="0"/>
          <w:marBottom w:val="0"/>
          <w:divBdr>
            <w:top w:val="none" w:sz="0" w:space="0" w:color="auto"/>
            <w:left w:val="none" w:sz="0" w:space="0" w:color="auto"/>
            <w:bottom w:val="none" w:sz="0" w:space="0" w:color="auto"/>
            <w:right w:val="none" w:sz="0" w:space="0" w:color="auto"/>
          </w:divBdr>
        </w:div>
        <w:div w:id="324280511">
          <w:marLeft w:val="480"/>
          <w:marRight w:val="0"/>
          <w:marTop w:val="0"/>
          <w:marBottom w:val="0"/>
          <w:divBdr>
            <w:top w:val="none" w:sz="0" w:space="0" w:color="auto"/>
            <w:left w:val="none" w:sz="0" w:space="0" w:color="auto"/>
            <w:bottom w:val="none" w:sz="0" w:space="0" w:color="auto"/>
            <w:right w:val="none" w:sz="0" w:space="0" w:color="auto"/>
          </w:divBdr>
        </w:div>
        <w:div w:id="371806968">
          <w:marLeft w:val="480"/>
          <w:marRight w:val="0"/>
          <w:marTop w:val="0"/>
          <w:marBottom w:val="0"/>
          <w:divBdr>
            <w:top w:val="none" w:sz="0" w:space="0" w:color="auto"/>
            <w:left w:val="none" w:sz="0" w:space="0" w:color="auto"/>
            <w:bottom w:val="none" w:sz="0" w:space="0" w:color="auto"/>
            <w:right w:val="none" w:sz="0" w:space="0" w:color="auto"/>
          </w:divBdr>
        </w:div>
        <w:div w:id="375740160">
          <w:marLeft w:val="480"/>
          <w:marRight w:val="0"/>
          <w:marTop w:val="0"/>
          <w:marBottom w:val="0"/>
          <w:divBdr>
            <w:top w:val="none" w:sz="0" w:space="0" w:color="auto"/>
            <w:left w:val="none" w:sz="0" w:space="0" w:color="auto"/>
            <w:bottom w:val="none" w:sz="0" w:space="0" w:color="auto"/>
            <w:right w:val="none" w:sz="0" w:space="0" w:color="auto"/>
          </w:divBdr>
        </w:div>
        <w:div w:id="484929842">
          <w:marLeft w:val="480"/>
          <w:marRight w:val="0"/>
          <w:marTop w:val="0"/>
          <w:marBottom w:val="0"/>
          <w:divBdr>
            <w:top w:val="none" w:sz="0" w:space="0" w:color="auto"/>
            <w:left w:val="none" w:sz="0" w:space="0" w:color="auto"/>
            <w:bottom w:val="none" w:sz="0" w:space="0" w:color="auto"/>
            <w:right w:val="none" w:sz="0" w:space="0" w:color="auto"/>
          </w:divBdr>
        </w:div>
        <w:div w:id="647829112">
          <w:marLeft w:val="480"/>
          <w:marRight w:val="0"/>
          <w:marTop w:val="0"/>
          <w:marBottom w:val="0"/>
          <w:divBdr>
            <w:top w:val="none" w:sz="0" w:space="0" w:color="auto"/>
            <w:left w:val="none" w:sz="0" w:space="0" w:color="auto"/>
            <w:bottom w:val="none" w:sz="0" w:space="0" w:color="auto"/>
            <w:right w:val="none" w:sz="0" w:space="0" w:color="auto"/>
          </w:divBdr>
        </w:div>
        <w:div w:id="654719899">
          <w:marLeft w:val="480"/>
          <w:marRight w:val="0"/>
          <w:marTop w:val="0"/>
          <w:marBottom w:val="0"/>
          <w:divBdr>
            <w:top w:val="none" w:sz="0" w:space="0" w:color="auto"/>
            <w:left w:val="none" w:sz="0" w:space="0" w:color="auto"/>
            <w:bottom w:val="none" w:sz="0" w:space="0" w:color="auto"/>
            <w:right w:val="none" w:sz="0" w:space="0" w:color="auto"/>
          </w:divBdr>
        </w:div>
        <w:div w:id="659045653">
          <w:marLeft w:val="480"/>
          <w:marRight w:val="0"/>
          <w:marTop w:val="0"/>
          <w:marBottom w:val="0"/>
          <w:divBdr>
            <w:top w:val="none" w:sz="0" w:space="0" w:color="auto"/>
            <w:left w:val="none" w:sz="0" w:space="0" w:color="auto"/>
            <w:bottom w:val="none" w:sz="0" w:space="0" w:color="auto"/>
            <w:right w:val="none" w:sz="0" w:space="0" w:color="auto"/>
          </w:divBdr>
        </w:div>
        <w:div w:id="693532779">
          <w:marLeft w:val="480"/>
          <w:marRight w:val="0"/>
          <w:marTop w:val="0"/>
          <w:marBottom w:val="0"/>
          <w:divBdr>
            <w:top w:val="none" w:sz="0" w:space="0" w:color="auto"/>
            <w:left w:val="none" w:sz="0" w:space="0" w:color="auto"/>
            <w:bottom w:val="none" w:sz="0" w:space="0" w:color="auto"/>
            <w:right w:val="none" w:sz="0" w:space="0" w:color="auto"/>
          </w:divBdr>
        </w:div>
        <w:div w:id="700742406">
          <w:marLeft w:val="480"/>
          <w:marRight w:val="0"/>
          <w:marTop w:val="0"/>
          <w:marBottom w:val="0"/>
          <w:divBdr>
            <w:top w:val="none" w:sz="0" w:space="0" w:color="auto"/>
            <w:left w:val="none" w:sz="0" w:space="0" w:color="auto"/>
            <w:bottom w:val="none" w:sz="0" w:space="0" w:color="auto"/>
            <w:right w:val="none" w:sz="0" w:space="0" w:color="auto"/>
          </w:divBdr>
        </w:div>
        <w:div w:id="710228165">
          <w:marLeft w:val="480"/>
          <w:marRight w:val="0"/>
          <w:marTop w:val="0"/>
          <w:marBottom w:val="0"/>
          <w:divBdr>
            <w:top w:val="none" w:sz="0" w:space="0" w:color="auto"/>
            <w:left w:val="none" w:sz="0" w:space="0" w:color="auto"/>
            <w:bottom w:val="none" w:sz="0" w:space="0" w:color="auto"/>
            <w:right w:val="none" w:sz="0" w:space="0" w:color="auto"/>
          </w:divBdr>
        </w:div>
        <w:div w:id="722674907">
          <w:marLeft w:val="480"/>
          <w:marRight w:val="0"/>
          <w:marTop w:val="0"/>
          <w:marBottom w:val="0"/>
          <w:divBdr>
            <w:top w:val="none" w:sz="0" w:space="0" w:color="auto"/>
            <w:left w:val="none" w:sz="0" w:space="0" w:color="auto"/>
            <w:bottom w:val="none" w:sz="0" w:space="0" w:color="auto"/>
            <w:right w:val="none" w:sz="0" w:space="0" w:color="auto"/>
          </w:divBdr>
        </w:div>
        <w:div w:id="752122862">
          <w:marLeft w:val="480"/>
          <w:marRight w:val="0"/>
          <w:marTop w:val="0"/>
          <w:marBottom w:val="0"/>
          <w:divBdr>
            <w:top w:val="none" w:sz="0" w:space="0" w:color="auto"/>
            <w:left w:val="none" w:sz="0" w:space="0" w:color="auto"/>
            <w:bottom w:val="none" w:sz="0" w:space="0" w:color="auto"/>
            <w:right w:val="none" w:sz="0" w:space="0" w:color="auto"/>
          </w:divBdr>
        </w:div>
        <w:div w:id="755781981">
          <w:marLeft w:val="480"/>
          <w:marRight w:val="0"/>
          <w:marTop w:val="0"/>
          <w:marBottom w:val="0"/>
          <w:divBdr>
            <w:top w:val="none" w:sz="0" w:space="0" w:color="auto"/>
            <w:left w:val="none" w:sz="0" w:space="0" w:color="auto"/>
            <w:bottom w:val="none" w:sz="0" w:space="0" w:color="auto"/>
            <w:right w:val="none" w:sz="0" w:space="0" w:color="auto"/>
          </w:divBdr>
        </w:div>
        <w:div w:id="794249208">
          <w:marLeft w:val="480"/>
          <w:marRight w:val="0"/>
          <w:marTop w:val="0"/>
          <w:marBottom w:val="0"/>
          <w:divBdr>
            <w:top w:val="none" w:sz="0" w:space="0" w:color="auto"/>
            <w:left w:val="none" w:sz="0" w:space="0" w:color="auto"/>
            <w:bottom w:val="none" w:sz="0" w:space="0" w:color="auto"/>
            <w:right w:val="none" w:sz="0" w:space="0" w:color="auto"/>
          </w:divBdr>
        </w:div>
        <w:div w:id="804615089">
          <w:marLeft w:val="480"/>
          <w:marRight w:val="0"/>
          <w:marTop w:val="0"/>
          <w:marBottom w:val="0"/>
          <w:divBdr>
            <w:top w:val="none" w:sz="0" w:space="0" w:color="auto"/>
            <w:left w:val="none" w:sz="0" w:space="0" w:color="auto"/>
            <w:bottom w:val="none" w:sz="0" w:space="0" w:color="auto"/>
            <w:right w:val="none" w:sz="0" w:space="0" w:color="auto"/>
          </w:divBdr>
        </w:div>
        <w:div w:id="881092121">
          <w:marLeft w:val="480"/>
          <w:marRight w:val="0"/>
          <w:marTop w:val="0"/>
          <w:marBottom w:val="0"/>
          <w:divBdr>
            <w:top w:val="none" w:sz="0" w:space="0" w:color="auto"/>
            <w:left w:val="none" w:sz="0" w:space="0" w:color="auto"/>
            <w:bottom w:val="none" w:sz="0" w:space="0" w:color="auto"/>
            <w:right w:val="none" w:sz="0" w:space="0" w:color="auto"/>
          </w:divBdr>
        </w:div>
        <w:div w:id="940794471">
          <w:marLeft w:val="480"/>
          <w:marRight w:val="0"/>
          <w:marTop w:val="0"/>
          <w:marBottom w:val="0"/>
          <w:divBdr>
            <w:top w:val="none" w:sz="0" w:space="0" w:color="auto"/>
            <w:left w:val="none" w:sz="0" w:space="0" w:color="auto"/>
            <w:bottom w:val="none" w:sz="0" w:space="0" w:color="auto"/>
            <w:right w:val="none" w:sz="0" w:space="0" w:color="auto"/>
          </w:divBdr>
        </w:div>
        <w:div w:id="940991437">
          <w:marLeft w:val="480"/>
          <w:marRight w:val="0"/>
          <w:marTop w:val="0"/>
          <w:marBottom w:val="0"/>
          <w:divBdr>
            <w:top w:val="none" w:sz="0" w:space="0" w:color="auto"/>
            <w:left w:val="none" w:sz="0" w:space="0" w:color="auto"/>
            <w:bottom w:val="none" w:sz="0" w:space="0" w:color="auto"/>
            <w:right w:val="none" w:sz="0" w:space="0" w:color="auto"/>
          </w:divBdr>
        </w:div>
        <w:div w:id="979305281">
          <w:marLeft w:val="480"/>
          <w:marRight w:val="0"/>
          <w:marTop w:val="0"/>
          <w:marBottom w:val="0"/>
          <w:divBdr>
            <w:top w:val="none" w:sz="0" w:space="0" w:color="auto"/>
            <w:left w:val="none" w:sz="0" w:space="0" w:color="auto"/>
            <w:bottom w:val="none" w:sz="0" w:space="0" w:color="auto"/>
            <w:right w:val="none" w:sz="0" w:space="0" w:color="auto"/>
          </w:divBdr>
        </w:div>
        <w:div w:id="997610919">
          <w:marLeft w:val="480"/>
          <w:marRight w:val="0"/>
          <w:marTop w:val="0"/>
          <w:marBottom w:val="0"/>
          <w:divBdr>
            <w:top w:val="none" w:sz="0" w:space="0" w:color="auto"/>
            <w:left w:val="none" w:sz="0" w:space="0" w:color="auto"/>
            <w:bottom w:val="none" w:sz="0" w:space="0" w:color="auto"/>
            <w:right w:val="none" w:sz="0" w:space="0" w:color="auto"/>
          </w:divBdr>
        </w:div>
        <w:div w:id="1009215164">
          <w:marLeft w:val="480"/>
          <w:marRight w:val="0"/>
          <w:marTop w:val="0"/>
          <w:marBottom w:val="0"/>
          <w:divBdr>
            <w:top w:val="none" w:sz="0" w:space="0" w:color="auto"/>
            <w:left w:val="none" w:sz="0" w:space="0" w:color="auto"/>
            <w:bottom w:val="none" w:sz="0" w:space="0" w:color="auto"/>
            <w:right w:val="none" w:sz="0" w:space="0" w:color="auto"/>
          </w:divBdr>
        </w:div>
        <w:div w:id="1016226064">
          <w:marLeft w:val="480"/>
          <w:marRight w:val="0"/>
          <w:marTop w:val="0"/>
          <w:marBottom w:val="0"/>
          <w:divBdr>
            <w:top w:val="none" w:sz="0" w:space="0" w:color="auto"/>
            <w:left w:val="none" w:sz="0" w:space="0" w:color="auto"/>
            <w:bottom w:val="none" w:sz="0" w:space="0" w:color="auto"/>
            <w:right w:val="none" w:sz="0" w:space="0" w:color="auto"/>
          </w:divBdr>
        </w:div>
        <w:div w:id="1036005566">
          <w:marLeft w:val="480"/>
          <w:marRight w:val="0"/>
          <w:marTop w:val="0"/>
          <w:marBottom w:val="0"/>
          <w:divBdr>
            <w:top w:val="none" w:sz="0" w:space="0" w:color="auto"/>
            <w:left w:val="none" w:sz="0" w:space="0" w:color="auto"/>
            <w:bottom w:val="none" w:sz="0" w:space="0" w:color="auto"/>
            <w:right w:val="none" w:sz="0" w:space="0" w:color="auto"/>
          </w:divBdr>
        </w:div>
        <w:div w:id="1038162290">
          <w:marLeft w:val="480"/>
          <w:marRight w:val="0"/>
          <w:marTop w:val="0"/>
          <w:marBottom w:val="0"/>
          <w:divBdr>
            <w:top w:val="none" w:sz="0" w:space="0" w:color="auto"/>
            <w:left w:val="none" w:sz="0" w:space="0" w:color="auto"/>
            <w:bottom w:val="none" w:sz="0" w:space="0" w:color="auto"/>
            <w:right w:val="none" w:sz="0" w:space="0" w:color="auto"/>
          </w:divBdr>
        </w:div>
        <w:div w:id="1039084078">
          <w:marLeft w:val="480"/>
          <w:marRight w:val="0"/>
          <w:marTop w:val="0"/>
          <w:marBottom w:val="0"/>
          <w:divBdr>
            <w:top w:val="none" w:sz="0" w:space="0" w:color="auto"/>
            <w:left w:val="none" w:sz="0" w:space="0" w:color="auto"/>
            <w:bottom w:val="none" w:sz="0" w:space="0" w:color="auto"/>
            <w:right w:val="none" w:sz="0" w:space="0" w:color="auto"/>
          </w:divBdr>
        </w:div>
        <w:div w:id="1046029556">
          <w:marLeft w:val="480"/>
          <w:marRight w:val="0"/>
          <w:marTop w:val="0"/>
          <w:marBottom w:val="0"/>
          <w:divBdr>
            <w:top w:val="none" w:sz="0" w:space="0" w:color="auto"/>
            <w:left w:val="none" w:sz="0" w:space="0" w:color="auto"/>
            <w:bottom w:val="none" w:sz="0" w:space="0" w:color="auto"/>
            <w:right w:val="none" w:sz="0" w:space="0" w:color="auto"/>
          </w:divBdr>
        </w:div>
        <w:div w:id="1227837244">
          <w:marLeft w:val="480"/>
          <w:marRight w:val="0"/>
          <w:marTop w:val="0"/>
          <w:marBottom w:val="0"/>
          <w:divBdr>
            <w:top w:val="none" w:sz="0" w:space="0" w:color="auto"/>
            <w:left w:val="none" w:sz="0" w:space="0" w:color="auto"/>
            <w:bottom w:val="none" w:sz="0" w:space="0" w:color="auto"/>
            <w:right w:val="none" w:sz="0" w:space="0" w:color="auto"/>
          </w:divBdr>
        </w:div>
        <w:div w:id="1238400903">
          <w:marLeft w:val="480"/>
          <w:marRight w:val="0"/>
          <w:marTop w:val="0"/>
          <w:marBottom w:val="0"/>
          <w:divBdr>
            <w:top w:val="none" w:sz="0" w:space="0" w:color="auto"/>
            <w:left w:val="none" w:sz="0" w:space="0" w:color="auto"/>
            <w:bottom w:val="none" w:sz="0" w:space="0" w:color="auto"/>
            <w:right w:val="none" w:sz="0" w:space="0" w:color="auto"/>
          </w:divBdr>
        </w:div>
        <w:div w:id="1249658077">
          <w:marLeft w:val="480"/>
          <w:marRight w:val="0"/>
          <w:marTop w:val="0"/>
          <w:marBottom w:val="0"/>
          <w:divBdr>
            <w:top w:val="none" w:sz="0" w:space="0" w:color="auto"/>
            <w:left w:val="none" w:sz="0" w:space="0" w:color="auto"/>
            <w:bottom w:val="none" w:sz="0" w:space="0" w:color="auto"/>
            <w:right w:val="none" w:sz="0" w:space="0" w:color="auto"/>
          </w:divBdr>
        </w:div>
        <w:div w:id="1276013934">
          <w:marLeft w:val="480"/>
          <w:marRight w:val="0"/>
          <w:marTop w:val="0"/>
          <w:marBottom w:val="0"/>
          <w:divBdr>
            <w:top w:val="none" w:sz="0" w:space="0" w:color="auto"/>
            <w:left w:val="none" w:sz="0" w:space="0" w:color="auto"/>
            <w:bottom w:val="none" w:sz="0" w:space="0" w:color="auto"/>
            <w:right w:val="none" w:sz="0" w:space="0" w:color="auto"/>
          </w:divBdr>
        </w:div>
        <w:div w:id="1279412589">
          <w:marLeft w:val="480"/>
          <w:marRight w:val="0"/>
          <w:marTop w:val="0"/>
          <w:marBottom w:val="0"/>
          <w:divBdr>
            <w:top w:val="none" w:sz="0" w:space="0" w:color="auto"/>
            <w:left w:val="none" w:sz="0" w:space="0" w:color="auto"/>
            <w:bottom w:val="none" w:sz="0" w:space="0" w:color="auto"/>
            <w:right w:val="none" w:sz="0" w:space="0" w:color="auto"/>
          </w:divBdr>
        </w:div>
        <w:div w:id="1301765285">
          <w:marLeft w:val="480"/>
          <w:marRight w:val="0"/>
          <w:marTop w:val="0"/>
          <w:marBottom w:val="0"/>
          <w:divBdr>
            <w:top w:val="none" w:sz="0" w:space="0" w:color="auto"/>
            <w:left w:val="none" w:sz="0" w:space="0" w:color="auto"/>
            <w:bottom w:val="none" w:sz="0" w:space="0" w:color="auto"/>
            <w:right w:val="none" w:sz="0" w:space="0" w:color="auto"/>
          </w:divBdr>
        </w:div>
        <w:div w:id="1307590284">
          <w:marLeft w:val="480"/>
          <w:marRight w:val="0"/>
          <w:marTop w:val="0"/>
          <w:marBottom w:val="0"/>
          <w:divBdr>
            <w:top w:val="none" w:sz="0" w:space="0" w:color="auto"/>
            <w:left w:val="none" w:sz="0" w:space="0" w:color="auto"/>
            <w:bottom w:val="none" w:sz="0" w:space="0" w:color="auto"/>
            <w:right w:val="none" w:sz="0" w:space="0" w:color="auto"/>
          </w:divBdr>
        </w:div>
        <w:div w:id="1313679381">
          <w:marLeft w:val="480"/>
          <w:marRight w:val="0"/>
          <w:marTop w:val="0"/>
          <w:marBottom w:val="0"/>
          <w:divBdr>
            <w:top w:val="none" w:sz="0" w:space="0" w:color="auto"/>
            <w:left w:val="none" w:sz="0" w:space="0" w:color="auto"/>
            <w:bottom w:val="none" w:sz="0" w:space="0" w:color="auto"/>
            <w:right w:val="none" w:sz="0" w:space="0" w:color="auto"/>
          </w:divBdr>
        </w:div>
        <w:div w:id="1352803085">
          <w:marLeft w:val="480"/>
          <w:marRight w:val="0"/>
          <w:marTop w:val="0"/>
          <w:marBottom w:val="0"/>
          <w:divBdr>
            <w:top w:val="none" w:sz="0" w:space="0" w:color="auto"/>
            <w:left w:val="none" w:sz="0" w:space="0" w:color="auto"/>
            <w:bottom w:val="none" w:sz="0" w:space="0" w:color="auto"/>
            <w:right w:val="none" w:sz="0" w:space="0" w:color="auto"/>
          </w:divBdr>
        </w:div>
        <w:div w:id="1405302835">
          <w:marLeft w:val="480"/>
          <w:marRight w:val="0"/>
          <w:marTop w:val="0"/>
          <w:marBottom w:val="0"/>
          <w:divBdr>
            <w:top w:val="none" w:sz="0" w:space="0" w:color="auto"/>
            <w:left w:val="none" w:sz="0" w:space="0" w:color="auto"/>
            <w:bottom w:val="none" w:sz="0" w:space="0" w:color="auto"/>
            <w:right w:val="none" w:sz="0" w:space="0" w:color="auto"/>
          </w:divBdr>
        </w:div>
        <w:div w:id="1444957919">
          <w:marLeft w:val="480"/>
          <w:marRight w:val="0"/>
          <w:marTop w:val="0"/>
          <w:marBottom w:val="0"/>
          <w:divBdr>
            <w:top w:val="none" w:sz="0" w:space="0" w:color="auto"/>
            <w:left w:val="none" w:sz="0" w:space="0" w:color="auto"/>
            <w:bottom w:val="none" w:sz="0" w:space="0" w:color="auto"/>
            <w:right w:val="none" w:sz="0" w:space="0" w:color="auto"/>
          </w:divBdr>
        </w:div>
        <w:div w:id="1486892632">
          <w:marLeft w:val="480"/>
          <w:marRight w:val="0"/>
          <w:marTop w:val="0"/>
          <w:marBottom w:val="0"/>
          <w:divBdr>
            <w:top w:val="none" w:sz="0" w:space="0" w:color="auto"/>
            <w:left w:val="none" w:sz="0" w:space="0" w:color="auto"/>
            <w:bottom w:val="none" w:sz="0" w:space="0" w:color="auto"/>
            <w:right w:val="none" w:sz="0" w:space="0" w:color="auto"/>
          </w:divBdr>
        </w:div>
        <w:div w:id="1564440027">
          <w:marLeft w:val="480"/>
          <w:marRight w:val="0"/>
          <w:marTop w:val="0"/>
          <w:marBottom w:val="0"/>
          <w:divBdr>
            <w:top w:val="none" w:sz="0" w:space="0" w:color="auto"/>
            <w:left w:val="none" w:sz="0" w:space="0" w:color="auto"/>
            <w:bottom w:val="none" w:sz="0" w:space="0" w:color="auto"/>
            <w:right w:val="none" w:sz="0" w:space="0" w:color="auto"/>
          </w:divBdr>
        </w:div>
        <w:div w:id="1624846888">
          <w:marLeft w:val="480"/>
          <w:marRight w:val="0"/>
          <w:marTop w:val="0"/>
          <w:marBottom w:val="0"/>
          <w:divBdr>
            <w:top w:val="none" w:sz="0" w:space="0" w:color="auto"/>
            <w:left w:val="none" w:sz="0" w:space="0" w:color="auto"/>
            <w:bottom w:val="none" w:sz="0" w:space="0" w:color="auto"/>
            <w:right w:val="none" w:sz="0" w:space="0" w:color="auto"/>
          </w:divBdr>
        </w:div>
        <w:div w:id="1647973223">
          <w:marLeft w:val="480"/>
          <w:marRight w:val="0"/>
          <w:marTop w:val="0"/>
          <w:marBottom w:val="0"/>
          <w:divBdr>
            <w:top w:val="none" w:sz="0" w:space="0" w:color="auto"/>
            <w:left w:val="none" w:sz="0" w:space="0" w:color="auto"/>
            <w:bottom w:val="none" w:sz="0" w:space="0" w:color="auto"/>
            <w:right w:val="none" w:sz="0" w:space="0" w:color="auto"/>
          </w:divBdr>
        </w:div>
        <w:div w:id="1679382509">
          <w:marLeft w:val="480"/>
          <w:marRight w:val="0"/>
          <w:marTop w:val="0"/>
          <w:marBottom w:val="0"/>
          <w:divBdr>
            <w:top w:val="none" w:sz="0" w:space="0" w:color="auto"/>
            <w:left w:val="none" w:sz="0" w:space="0" w:color="auto"/>
            <w:bottom w:val="none" w:sz="0" w:space="0" w:color="auto"/>
            <w:right w:val="none" w:sz="0" w:space="0" w:color="auto"/>
          </w:divBdr>
        </w:div>
        <w:div w:id="1696424232">
          <w:marLeft w:val="480"/>
          <w:marRight w:val="0"/>
          <w:marTop w:val="0"/>
          <w:marBottom w:val="0"/>
          <w:divBdr>
            <w:top w:val="none" w:sz="0" w:space="0" w:color="auto"/>
            <w:left w:val="none" w:sz="0" w:space="0" w:color="auto"/>
            <w:bottom w:val="none" w:sz="0" w:space="0" w:color="auto"/>
            <w:right w:val="none" w:sz="0" w:space="0" w:color="auto"/>
          </w:divBdr>
        </w:div>
        <w:div w:id="1789153453">
          <w:marLeft w:val="480"/>
          <w:marRight w:val="0"/>
          <w:marTop w:val="0"/>
          <w:marBottom w:val="0"/>
          <w:divBdr>
            <w:top w:val="none" w:sz="0" w:space="0" w:color="auto"/>
            <w:left w:val="none" w:sz="0" w:space="0" w:color="auto"/>
            <w:bottom w:val="none" w:sz="0" w:space="0" w:color="auto"/>
            <w:right w:val="none" w:sz="0" w:space="0" w:color="auto"/>
          </w:divBdr>
        </w:div>
        <w:div w:id="1859393978">
          <w:marLeft w:val="480"/>
          <w:marRight w:val="0"/>
          <w:marTop w:val="0"/>
          <w:marBottom w:val="0"/>
          <w:divBdr>
            <w:top w:val="none" w:sz="0" w:space="0" w:color="auto"/>
            <w:left w:val="none" w:sz="0" w:space="0" w:color="auto"/>
            <w:bottom w:val="none" w:sz="0" w:space="0" w:color="auto"/>
            <w:right w:val="none" w:sz="0" w:space="0" w:color="auto"/>
          </w:divBdr>
        </w:div>
        <w:div w:id="1883394899">
          <w:marLeft w:val="480"/>
          <w:marRight w:val="0"/>
          <w:marTop w:val="0"/>
          <w:marBottom w:val="0"/>
          <w:divBdr>
            <w:top w:val="none" w:sz="0" w:space="0" w:color="auto"/>
            <w:left w:val="none" w:sz="0" w:space="0" w:color="auto"/>
            <w:bottom w:val="none" w:sz="0" w:space="0" w:color="auto"/>
            <w:right w:val="none" w:sz="0" w:space="0" w:color="auto"/>
          </w:divBdr>
        </w:div>
        <w:div w:id="1887527453">
          <w:marLeft w:val="480"/>
          <w:marRight w:val="0"/>
          <w:marTop w:val="0"/>
          <w:marBottom w:val="0"/>
          <w:divBdr>
            <w:top w:val="none" w:sz="0" w:space="0" w:color="auto"/>
            <w:left w:val="none" w:sz="0" w:space="0" w:color="auto"/>
            <w:bottom w:val="none" w:sz="0" w:space="0" w:color="auto"/>
            <w:right w:val="none" w:sz="0" w:space="0" w:color="auto"/>
          </w:divBdr>
        </w:div>
        <w:div w:id="1894004552">
          <w:marLeft w:val="480"/>
          <w:marRight w:val="0"/>
          <w:marTop w:val="0"/>
          <w:marBottom w:val="0"/>
          <w:divBdr>
            <w:top w:val="none" w:sz="0" w:space="0" w:color="auto"/>
            <w:left w:val="none" w:sz="0" w:space="0" w:color="auto"/>
            <w:bottom w:val="none" w:sz="0" w:space="0" w:color="auto"/>
            <w:right w:val="none" w:sz="0" w:space="0" w:color="auto"/>
          </w:divBdr>
        </w:div>
        <w:div w:id="1939630819">
          <w:marLeft w:val="480"/>
          <w:marRight w:val="0"/>
          <w:marTop w:val="0"/>
          <w:marBottom w:val="0"/>
          <w:divBdr>
            <w:top w:val="none" w:sz="0" w:space="0" w:color="auto"/>
            <w:left w:val="none" w:sz="0" w:space="0" w:color="auto"/>
            <w:bottom w:val="none" w:sz="0" w:space="0" w:color="auto"/>
            <w:right w:val="none" w:sz="0" w:space="0" w:color="auto"/>
          </w:divBdr>
        </w:div>
        <w:div w:id="1947230630">
          <w:marLeft w:val="480"/>
          <w:marRight w:val="0"/>
          <w:marTop w:val="0"/>
          <w:marBottom w:val="0"/>
          <w:divBdr>
            <w:top w:val="none" w:sz="0" w:space="0" w:color="auto"/>
            <w:left w:val="none" w:sz="0" w:space="0" w:color="auto"/>
            <w:bottom w:val="none" w:sz="0" w:space="0" w:color="auto"/>
            <w:right w:val="none" w:sz="0" w:space="0" w:color="auto"/>
          </w:divBdr>
        </w:div>
        <w:div w:id="1975064024">
          <w:marLeft w:val="480"/>
          <w:marRight w:val="0"/>
          <w:marTop w:val="0"/>
          <w:marBottom w:val="0"/>
          <w:divBdr>
            <w:top w:val="none" w:sz="0" w:space="0" w:color="auto"/>
            <w:left w:val="none" w:sz="0" w:space="0" w:color="auto"/>
            <w:bottom w:val="none" w:sz="0" w:space="0" w:color="auto"/>
            <w:right w:val="none" w:sz="0" w:space="0" w:color="auto"/>
          </w:divBdr>
        </w:div>
        <w:div w:id="2019232885">
          <w:marLeft w:val="480"/>
          <w:marRight w:val="0"/>
          <w:marTop w:val="0"/>
          <w:marBottom w:val="0"/>
          <w:divBdr>
            <w:top w:val="none" w:sz="0" w:space="0" w:color="auto"/>
            <w:left w:val="none" w:sz="0" w:space="0" w:color="auto"/>
            <w:bottom w:val="none" w:sz="0" w:space="0" w:color="auto"/>
            <w:right w:val="none" w:sz="0" w:space="0" w:color="auto"/>
          </w:divBdr>
        </w:div>
        <w:div w:id="2030327045">
          <w:marLeft w:val="480"/>
          <w:marRight w:val="0"/>
          <w:marTop w:val="0"/>
          <w:marBottom w:val="0"/>
          <w:divBdr>
            <w:top w:val="none" w:sz="0" w:space="0" w:color="auto"/>
            <w:left w:val="none" w:sz="0" w:space="0" w:color="auto"/>
            <w:bottom w:val="none" w:sz="0" w:space="0" w:color="auto"/>
            <w:right w:val="none" w:sz="0" w:space="0" w:color="auto"/>
          </w:divBdr>
        </w:div>
        <w:div w:id="2094861564">
          <w:marLeft w:val="480"/>
          <w:marRight w:val="0"/>
          <w:marTop w:val="0"/>
          <w:marBottom w:val="0"/>
          <w:divBdr>
            <w:top w:val="none" w:sz="0" w:space="0" w:color="auto"/>
            <w:left w:val="none" w:sz="0" w:space="0" w:color="auto"/>
            <w:bottom w:val="none" w:sz="0" w:space="0" w:color="auto"/>
            <w:right w:val="none" w:sz="0" w:space="0" w:color="auto"/>
          </w:divBdr>
        </w:div>
        <w:div w:id="2097356613">
          <w:marLeft w:val="480"/>
          <w:marRight w:val="0"/>
          <w:marTop w:val="0"/>
          <w:marBottom w:val="0"/>
          <w:divBdr>
            <w:top w:val="none" w:sz="0" w:space="0" w:color="auto"/>
            <w:left w:val="none" w:sz="0" w:space="0" w:color="auto"/>
            <w:bottom w:val="none" w:sz="0" w:space="0" w:color="auto"/>
            <w:right w:val="none" w:sz="0" w:space="0" w:color="auto"/>
          </w:divBdr>
        </w:div>
        <w:div w:id="2116098627">
          <w:marLeft w:val="480"/>
          <w:marRight w:val="0"/>
          <w:marTop w:val="0"/>
          <w:marBottom w:val="0"/>
          <w:divBdr>
            <w:top w:val="none" w:sz="0" w:space="0" w:color="auto"/>
            <w:left w:val="none" w:sz="0" w:space="0" w:color="auto"/>
            <w:bottom w:val="none" w:sz="0" w:space="0" w:color="auto"/>
            <w:right w:val="none" w:sz="0" w:space="0" w:color="auto"/>
          </w:divBdr>
        </w:div>
        <w:div w:id="2126263177">
          <w:marLeft w:val="480"/>
          <w:marRight w:val="0"/>
          <w:marTop w:val="0"/>
          <w:marBottom w:val="0"/>
          <w:divBdr>
            <w:top w:val="none" w:sz="0" w:space="0" w:color="auto"/>
            <w:left w:val="none" w:sz="0" w:space="0" w:color="auto"/>
            <w:bottom w:val="none" w:sz="0" w:space="0" w:color="auto"/>
            <w:right w:val="none" w:sz="0" w:space="0" w:color="auto"/>
          </w:divBdr>
        </w:div>
      </w:divsChild>
    </w:div>
    <w:div w:id="890076102">
      <w:bodyDiv w:val="1"/>
      <w:marLeft w:val="0"/>
      <w:marRight w:val="0"/>
      <w:marTop w:val="0"/>
      <w:marBottom w:val="0"/>
      <w:divBdr>
        <w:top w:val="none" w:sz="0" w:space="0" w:color="auto"/>
        <w:left w:val="none" w:sz="0" w:space="0" w:color="auto"/>
        <w:bottom w:val="none" w:sz="0" w:space="0" w:color="auto"/>
        <w:right w:val="none" w:sz="0" w:space="0" w:color="auto"/>
      </w:divBdr>
    </w:div>
    <w:div w:id="892160698">
      <w:bodyDiv w:val="1"/>
      <w:marLeft w:val="0"/>
      <w:marRight w:val="0"/>
      <w:marTop w:val="0"/>
      <w:marBottom w:val="0"/>
      <w:divBdr>
        <w:top w:val="none" w:sz="0" w:space="0" w:color="auto"/>
        <w:left w:val="none" w:sz="0" w:space="0" w:color="auto"/>
        <w:bottom w:val="none" w:sz="0" w:space="0" w:color="auto"/>
        <w:right w:val="none" w:sz="0" w:space="0" w:color="auto"/>
      </w:divBdr>
      <w:divsChild>
        <w:div w:id="92745405">
          <w:marLeft w:val="480"/>
          <w:marRight w:val="0"/>
          <w:marTop w:val="0"/>
          <w:marBottom w:val="0"/>
          <w:divBdr>
            <w:top w:val="none" w:sz="0" w:space="0" w:color="auto"/>
            <w:left w:val="none" w:sz="0" w:space="0" w:color="auto"/>
            <w:bottom w:val="none" w:sz="0" w:space="0" w:color="auto"/>
            <w:right w:val="none" w:sz="0" w:space="0" w:color="auto"/>
          </w:divBdr>
        </w:div>
        <w:div w:id="160779980">
          <w:marLeft w:val="480"/>
          <w:marRight w:val="0"/>
          <w:marTop w:val="0"/>
          <w:marBottom w:val="0"/>
          <w:divBdr>
            <w:top w:val="none" w:sz="0" w:space="0" w:color="auto"/>
            <w:left w:val="none" w:sz="0" w:space="0" w:color="auto"/>
            <w:bottom w:val="none" w:sz="0" w:space="0" w:color="auto"/>
            <w:right w:val="none" w:sz="0" w:space="0" w:color="auto"/>
          </w:divBdr>
        </w:div>
        <w:div w:id="183057059">
          <w:marLeft w:val="480"/>
          <w:marRight w:val="0"/>
          <w:marTop w:val="0"/>
          <w:marBottom w:val="0"/>
          <w:divBdr>
            <w:top w:val="none" w:sz="0" w:space="0" w:color="auto"/>
            <w:left w:val="none" w:sz="0" w:space="0" w:color="auto"/>
            <w:bottom w:val="none" w:sz="0" w:space="0" w:color="auto"/>
            <w:right w:val="none" w:sz="0" w:space="0" w:color="auto"/>
          </w:divBdr>
        </w:div>
        <w:div w:id="264381981">
          <w:marLeft w:val="480"/>
          <w:marRight w:val="0"/>
          <w:marTop w:val="0"/>
          <w:marBottom w:val="0"/>
          <w:divBdr>
            <w:top w:val="none" w:sz="0" w:space="0" w:color="auto"/>
            <w:left w:val="none" w:sz="0" w:space="0" w:color="auto"/>
            <w:bottom w:val="none" w:sz="0" w:space="0" w:color="auto"/>
            <w:right w:val="none" w:sz="0" w:space="0" w:color="auto"/>
          </w:divBdr>
        </w:div>
        <w:div w:id="282925959">
          <w:marLeft w:val="480"/>
          <w:marRight w:val="0"/>
          <w:marTop w:val="0"/>
          <w:marBottom w:val="0"/>
          <w:divBdr>
            <w:top w:val="none" w:sz="0" w:space="0" w:color="auto"/>
            <w:left w:val="none" w:sz="0" w:space="0" w:color="auto"/>
            <w:bottom w:val="none" w:sz="0" w:space="0" w:color="auto"/>
            <w:right w:val="none" w:sz="0" w:space="0" w:color="auto"/>
          </w:divBdr>
        </w:div>
        <w:div w:id="308483953">
          <w:marLeft w:val="480"/>
          <w:marRight w:val="0"/>
          <w:marTop w:val="0"/>
          <w:marBottom w:val="0"/>
          <w:divBdr>
            <w:top w:val="none" w:sz="0" w:space="0" w:color="auto"/>
            <w:left w:val="none" w:sz="0" w:space="0" w:color="auto"/>
            <w:bottom w:val="none" w:sz="0" w:space="0" w:color="auto"/>
            <w:right w:val="none" w:sz="0" w:space="0" w:color="auto"/>
          </w:divBdr>
        </w:div>
        <w:div w:id="326637597">
          <w:marLeft w:val="480"/>
          <w:marRight w:val="0"/>
          <w:marTop w:val="0"/>
          <w:marBottom w:val="0"/>
          <w:divBdr>
            <w:top w:val="none" w:sz="0" w:space="0" w:color="auto"/>
            <w:left w:val="none" w:sz="0" w:space="0" w:color="auto"/>
            <w:bottom w:val="none" w:sz="0" w:space="0" w:color="auto"/>
            <w:right w:val="none" w:sz="0" w:space="0" w:color="auto"/>
          </w:divBdr>
        </w:div>
        <w:div w:id="331417603">
          <w:marLeft w:val="480"/>
          <w:marRight w:val="0"/>
          <w:marTop w:val="0"/>
          <w:marBottom w:val="0"/>
          <w:divBdr>
            <w:top w:val="none" w:sz="0" w:space="0" w:color="auto"/>
            <w:left w:val="none" w:sz="0" w:space="0" w:color="auto"/>
            <w:bottom w:val="none" w:sz="0" w:space="0" w:color="auto"/>
            <w:right w:val="none" w:sz="0" w:space="0" w:color="auto"/>
          </w:divBdr>
        </w:div>
        <w:div w:id="334697294">
          <w:marLeft w:val="480"/>
          <w:marRight w:val="0"/>
          <w:marTop w:val="0"/>
          <w:marBottom w:val="0"/>
          <w:divBdr>
            <w:top w:val="none" w:sz="0" w:space="0" w:color="auto"/>
            <w:left w:val="none" w:sz="0" w:space="0" w:color="auto"/>
            <w:bottom w:val="none" w:sz="0" w:space="0" w:color="auto"/>
            <w:right w:val="none" w:sz="0" w:space="0" w:color="auto"/>
          </w:divBdr>
        </w:div>
        <w:div w:id="350112532">
          <w:marLeft w:val="480"/>
          <w:marRight w:val="0"/>
          <w:marTop w:val="0"/>
          <w:marBottom w:val="0"/>
          <w:divBdr>
            <w:top w:val="none" w:sz="0" w:space="0" w:color="auto"/>
            <w:left w:val="none" w:sz="0" w:space="0" w:color="auto"/>
            <w:bottom w:val="none" w:sz="0" w:space="0" w:color="auto"/>
            <w:right w:val="none" w:sz="0" w:space="0" w:color="auto"/>
          </w:divBdr>
        </w:div>
        <w:div w:id="455562919">
          <w:marLeft w:val="480"/>
          <w:marRight w:val="0"/>
          <w:marTop w:val="0"/>
          <w:marBottom w:val="0"/>
          <w:divBdr>
            <w:top w:val="none" w:sz="0" w:space="0" w:color="auto"/>
            <w:left w:val="none" w:sz="0" w:space="0" w:color="auto"/>
            <w:bottom w:val="none" w:sz="0" w:space="0" w:color="auto"/>
            <w:right w:val="none" w:sz="0" w:space="0" w:color="auto"/>
          </w:divBdr>
        </w:div>
        <w:div w:id="474178308">
          <w:marLeft w:val="480"/>
          <w:marRight w:val="0"/>
          <w:marTop w:val="0"/>
          <w:marBottom w:val="0"/>
          <w:divBdr>
            <w:top w:val="none" w:sz="0" w:space="0" w:color="auto"/>
            <w:left w:val="none" w:sz="0" w:space="0" w:color="auto"/>
            <w:bottom w:val="none" w:sz="0" w:space="0" w:color="auto"/>
            <w:right w:val="none" w:sz="0" w:space="0" w:color="auto"/>
          </w:divBdr>
        </w:div>
        <w:div w:id="482355138">
          <w:marLeft w:val="480"/>
          <w:marRight w:val="0"/>
          <w:marTop w:val="0"/>
          <w:marBottom w:val="0"/>
          <w:divBdr>
            <w:top w:val="none" w:sz="0" w:space="0" w:color="auto"/>
            <w:left w:val="none" w:sz="0" w:space="0" w:color="auto"/>
            <w:bottom w:val="none" w:sz="0" w:space="0" w:color="auto"/>
            <w:right w:val="none" w:sz="0" w:space="0" w:color="auto"/>
          </w:divBdr>
        </w:div>
        <w:div w:id="490949926">
          <w:marLeft w:val="480"/>
          <w:marRight w:val="0"/>
          <w:marTop w:val="0"/>
          <w:marBottom w:val="0"/>
          <w:divBdr>
            <w:top w:val="none" w:sz="0" w:space="0" w:color="auto"/>
            <w:left w:val="none" w:sz="0" w:space="0" w:color="auto"/>
            <w:bottom w:val="none" w:sz="0" w:space="0" w:color="auto"/>
            <w:right w:val="none" w:sz="0" w:space="0" w:color="auto"/>
          </w:divBdr>
        </w:div>
        <w:div w:id="532111950">
          <w:marLeft w:val="480"/>
          <w:marRight w:val="0"/>
          <w:marTop w:val="0"/>
          <w:marBottom w:val="0"/>
          <w:divBdr>
            <w:top w:val="none" w:sz="0" w:space="0" w:color="auto"/>
            <w:left w:val="none" w:sz="0" w:space="0" w:color="auto"/>
            <w:bottom w:val="none" w:sz="0" w:space="0" w:color="auto"/>
            <w:right w:val="none" w:sz="0" w:space="0" w:color="auto"/>
          </w:divBdr>
        </w:div>
        <w:div w:id="620381159">
          <w:marLeft w:val="480"/>
          <w:marRight w:val="0"/>
          <w:marTop w:val="0"/>
          <w:marBottom w:val="0"/>
          <w:divBdr>
            <w:top w:val="none" w:sz="0" w:space="0" w:color="auto"/>
            <w:left w:val="none" w:sz="0" w:space="0" w:color="auto"/>
            <w:bottom w:val="none" w:sz="0" w:space="0" w:color="auto"/>
            <w:right w:val="none" w:sz="0" w:space="0" w:color="auto"/>
          </w:divBdr>
        </w:div>
        <w:div w:id="641428158">
          <w:marLeft w:val="480"/>
          <w:marRight w:val="0"/>
          <w:marTop w:val="0"/>
          <w:marBottom w:val="0"/>
          <w:divBdr>
            <w:top w:val="none" w:sz="0" w:space="0" w:color="auto"/>
            <w:left w:val="none" w:sz="0" w:space="0" w:color="auto"/>
            <w:bottom w:val="none" w:sz="0" w:space="0" w:color="auto"/>
            <w:right w:val="none" w:sz="0" w:space="0" w:color="auto"/>
          </w:divBdr>
        </w:div>
        <w:div w:id="672881066">
          <w:marLeft w:val="480"/>
          <w:marRight w:val="0"/>
          <w:marTop w:val="0"/>
          <w:marBottom w:val="0"/>
          <w:divBdr>
            <w:top w:val="none" w:sz="0" w:space="0" w:color="auto"/>
            <w:left w:val="none" w:sz="0" w:space="0" w:color="auto"/>
            <w:bottom w:val="none" w:sz="0" w:space="0" w:color="auto"/>
            <w:right w:val="none" w:sz="0" w:space="0" w:color="auto"/>
          </w:divBdr>
        </w:div>
        <w:div w:id="679820744">
          <w:marLeft w:val="480"/>
          <w:marRight w:val="0"/>
          <w:marTop w:val="0"/>
          <w:marBottom w:val="0"/>
          <w:divBdr>
            <w:top w:val="none" w:sz="0" w:space="0" w:color="auto"/>
            <w:left w:val="none" w:sz="0" w:space="0" w:color="auto"/>
            <w:bottom w:val="none" w:sz="0" w:space="0" w:color="auto"/>
            <w:right w:val="none" w:sz="0" w:space="0" w:color="auto"/>
          </w:divBdr>
        </w:div>
        <w:div w:id="732238329">
          <w:marLeft w:val="480"/>
          <w:marRight w:val="0"/>
          <w:marTop w:val="0"/>
          <w:marBottom w:val="0"/>
          <w:divBdr>
            <w:top w:val="none" w:sz="0" w:space="0" w:color="auto"/>
            <w:left w:val="none" w:sz="0" w:space="0" w:color="auto"/>
            <w:bottom w:val="none" w:sz="0" w:space="0" w:color="auto"/>
            <w:right w:val="none" w:sz="0" w:space="0" w:color="auto"/>
          </w:divBdr>
        </w:div>
        <w:div w:id="739446884">
          <w:marLeft w:val="480"/>
          <w:marRight w:val="0"/>
          <w:marTop w:val="0"/>
          <w:marBottom w:val="0"/>
          <w:divBdr>
            <w:top w:val="none" w:sz="0" w:space="0" w:color="auto"/>
            <w:left w:val="none" w:sz="0" w:space="0" w:color="auto"/>
            <w:bottom w:val="none" w:sz="0" w:space="0" w:color="auto"/>
            <w:right w:val="none" w:sz="0" w:space="0" w:color="auto"/>
          </w:divBdr>
        </w:div>
        <w:div w:id="787430216">
          <w:marLeft w:val="480"/>
          <w:marRight w:val="0"/>
          <w:marTop w:val="0"/>
          <w:marBottom w:val="0"/>
          <w:divBdr>
            <w:top w:val="none" w:sz="0" w:space="0" w:color="auto"/>
            <w:left w:val="none" w:sz="0" w:space="0" w:color="auto"/>
            <w:bottom w:val="none" w:sz="0" w:space="0" w:color="auto"/>
            <w:right w:val="none" w:sz="0" w:space="0" w:color="auto"/>
          </w:divBdr>
        </w:div>
        <w:div w:id="794911931">
          <w:marLeft w:val="480"/>
          <w:marRight w:val="0"/>
          <w:marTop w:val="0"/>
          <w:marBottom w:val="0"/>
          <w:divBdr>
            <w:top w:val="none" w:sz="0" w:space="0" w:color="auto"/>
            <w:left w:val="none" w:sz="0" w:space="0" w:color="auto"/>
            <w:bottom w:val="none" w:sz="0" w:space="0" w:color="auto"/>
            <w:right w:val="none" w:sz="0" w:space="0" w:color="auto"/>
          </w:divBdr>
        </w:div>
        <w:div w:id="870612016">
          <w:marLeft w:val="480"/>
          <w:marRight w:val="0"/>
          <w:marTop w:val="0"/>
          <w:marBottom w:val="0"/>
          <w:divBdr>
            <w:top w:val="none" w:sz="0" w:space="0" w:color="auto"/>
            <w:left w:val="none" w:sz="0" w:space="0" w:color="auto"/>
            <w:bottom w:val="none" w:sz="0" w:space="0" w:color="auto"/>
            <w:right w:val="none" w:sz="0" w:space="0" w:color="auto"/>
          </w:divBdr>
        </w:div>
        <w:div w:id="878005249">
          <w:marLeft w:val="480"/>
          <w:marRight w:val="0"/>
          <w:marTop w:val="0"/>
          <w:marBottom w:val="0"/>
          <w:divBdr>
            <w:top w:val="none" w:sz="0" w:space="0" w:color="auto"/>
            <w:left w:val="none" w:sz="0" w:space="0" w:color="auto"/>
            <w:bottom w:val="none" w:sz="0" w:space="0" w:color="auto"/>
            <w:right w:val="none" w:sz="0" w:space="0" w:color="auto"/>
          </w:divBdr>
        </w:div>
        <w:div w:id="1075471896">
          <w:marLeft w:val="480"/>
          <w:marRight w:val="0"/>
          <w:marTop w:val="0"/>
          <w:marBottom w:val="0"/>
          <w:divBdr>
            <w:top w:val="none" w:sz="0" w:space="0" w:color="auto"/>
            <w:left w:val="none" w:sz="0" w:space="0" w:color="auto"/>
            <w:bottom w:val="none" w:sz="0" w:space="0" w:color="auto"/>
            <w:right w:val="none" w:sz="0" w:space="0" w:color="auto"/>
          </w:divBdr>
        </w:div>
        <w:div w:id="1120224126">
          <w:marLeft w:val="480"/>
          <w:marRight w:val="0"/>
          <w:marTop w:val="0"/>
          <w:marBottom w:val="0"/>
          <w:divBdr>
            <w:top w:val="none" w:sz="0" w:space="0" w:color="auto"/>
            <w:left w:val="none" w:sz="0" w:space="0" w:color="auto"/>
            <w:bottom w:val="none" w:sz="0" w:space="0" w:color="auto"/>
            <w:right w:val="none" w:sz="0" w:space="0" w:color="auto"/>
          </w:divBdr>
        </w:div>
        <w:div w:id="1127504121">
          <w:marLeft w:val="480"/>
          <w:marRight w:val="0"/>
          <w:marTop w:val="0"/>
          <w:marBottom w:val="0"/>
          <w:divBdr>
            <w:top w:val="none" w:sz="0" w:space="0" w:color="auto"/>
            <w:left w:val="none" w:sz="0" w:space="0" w:color="auto"/>
            <w:bottom w:val="none" w:sz="0" w:space="0" w:color="auto"/>
            <w:right w:val="none" w:sz="0" w:space="0" w:color="auto"/>
          </w:divBdr>
        </w:div>
        <w:div w:id="1152520277">
          <w:marLeft w:val="480"/>
          <w:marRight w:val="0"/>
          <w:marTop w:val="0"/>
          <w:marBottom w:val="0"/>
          <w:divBdr>
            <w:top w:val="none" w:sz="0" w:space="0" w:color="auto"/>
            <w:left w:val="none" w:sz="0" w:space="0" w:color="auto"/>
            <w:bottom w:val="none" w:sz="0" w:space="0" w:color="auto"/>
            <w:right w:val="none" w:sz="0" w:space="0" w:color="auto"/>
          </w:divBdr>
        </w:div>
        <w:div w:id="1161962781">
          <w:marLeft w:val="480"/>
          <w:marRight w:val="0"/>
          <w:marTop w:val="0"/>
          <w:marBottom w:val="0"/>
          <w:divBdr>
            <w:top w:val="none" w:sz="0" w:space="0" w:color="auto"/>
            <w:left w:val="none" w:sz="0" w:space="0" w:color="auto"/>
            <w:bottom w:val="none" w:sz="0" w:space="0" w:color="auto"/>
            <w:right w:val="none" w:sz="0" w:space="0" w:color="auto"/>
          </w:divBdr>
        </w:div>
        <w:div w:id="1166088550">
          <w:marLeft w:val="480"/>
          <w:marRight w:val="0"/>
          <w:marTop w:val="0"/>
          <w:marBottom w:val="0"/>
          <w:divBdr>
            <w:top w:val="none" w:sz="0" w:space="0" w:color="auto"/>
            <w:left w:val="none" w:sz="0" w:space="0" w:color="auto"/>
            <w:bottom w:val="none" w:sz="0" w:space="0" w:color="auto"/>
            <w:right w:val="none" w:sz="0" w:space="0" w:color="auto"/>
          </w:divBdr>
        </w:div>
        <w:div w:id="1170679972">
          <w:marLeft w:val="480"/>
          <w:marRight w:val="0"/>
          <w:marTop w:val="0"/>
          <w:marBottom w:val="0"/>
          <w:divBdr>
            <w:top w:val="none" w:sz="0" w:space="0" w:color="auto"/>
            <w:left w:val="none" w:sz="0" w:space="0" w:color="auto"/>
            <w:bottom w:val="none" w:sz="0" w:space="0" w:color="auto"/>
            <w:right w:val="none" w:sz="0" w:space="0" w:color="auto"/>
          </w:divBdr>
        </w:div>
        <w:div w:id="1231574551">
          <w:marLeft w:val="480"/>
          <w:marRight w:val="0"/>
          <w:marTop w:val="0"/>
          <w:marBottom w:val="0"/>
          <w:divBdr>
            <w:top w:val="none" w:sz="0" w:space="0" w:color="auto"/>
            <w:left w:val="none" w:sz="0" w:space="0" w:color="auto"/>
            <w:bottom w:val="none" w:sz="0" w:space="0" w:color="auto"/>
            <w:right w:val="none" w:sz="0" w:space="0" w:color="auto"/>
          </w:divBdr>
        </w:div>
        <w:div w:id="1277298456">
          <w:marLeft w:val="480"/>
          <w:marRight w:val="0"/>
          <w:marTop w:val="0"/>
          <w:marBottom w:val="0"/>
          <w:divBdr>
            <w:top w:val="none" w:sz="0" w:space="0" w:color="auto"/>
            <w:left w:val="none" w:sz="0" w:space="0" w:color="auto"/>
            <w:bottom w:val="none" w:sz="0" w:space="0" w:color="auto"/>
            <w:right w:val="none" w:sz="0" w:space="0" w:color="auto"/>
          </w:divBdr>
        </w:div>
        <w:div w:id="1323385155">
          <w:marLeft w:val="480"/>
          <w:marRight w:val="0"/>
          <w:marTop w:val="0"/>
          <w:marBottom w:val="0"/>
          <w:divBdr>
            <w:top w:val="none" w:sz="0" w:space="0" w:color="auto"/>
            <w:left w:val="none" w:sz="0" w:space="0" w:color="auto"/>
            <w:bottom w:val="none" w:sz="0" w:space="0" w:color="auto"/>
            <w:right w:val="none" w:sz="0" w:space="0" w:color="auto"/>
          </w:divBdr>
        </w:div>
        <w:div w:id="1329938698">
          <w:marLeft w:val="480"/>
          <w:marRight w:val="0"/>
          <w:marTop w:val="0"/>
          <w:marBottom w:val="0"/>
          <w:divBdr>
            <w:top w:val="none" w:sz="0" w:space="0" w:color="auto"/>
            <w:left w:val="none" w:sz="0" w:space="0" w:color="auto"/>
            <w:bottom w:val="none" w:sz="0" w:space="0" w:color="auto"/>
            <w:right w:val="none" w:sz="0" w:space="0" w:color="auto"/>
          </w:divBdr>
        </w:div>
        <w:div w:id="1353726926">
          <w:marLeft w:val="480"/>
          <w:marRight w:val="0"/>
          <w:marTop w:val="0"/>
          <w:marBottom w:val="0"/>
          <w:divBdr>
            <w:top w:val="none" w:sz="0" w:space="0" w:color="auto"/>
            <w:left w:val="none" w:sz="0" w:space="0" w:color="auto"/>
            <w:bottom w:val="none" w:sz="0" w:space="0" w:color="auto"/>
            <w:right w:val="none" w:sz="0" w:space="0" w:color="auto"/>
          </w:divBdr>
        </w:div>
        <w:div w:id="1356155106">
          <w:marLeft w:val="480"/>
          <w:marRight w:val="0"/>
          <w:marTop w:val="0"/>
          <w:marBottom w:val="0"/>
          <w:divBdr>
            <w:top w:val="none" w:sz="0" w:space="0" w:color="auto"/>
            <w:left w:val="none" w:sz="0" w:space="0" w:color="auto"/>
            <w:bottom w:val="none" w:sz="0" w:space="0" w:color="auto"/>
            <w:right w:val="none" w:sz="0" w:space="0" w:color="auto"/>
          </w:divBdr>
        </w:div>
        <w:div w:id="1375538223">
          <w:marLeft w:val="480"/>
          <w:marRight w:val="0"/>
          <w:marTop w:val="0"/>
          <w:marBottom w:val="0"/>
          <w:divBdr>
            <w:top w:val="none" w:sz="0" w:space="0" w:color="auto"/>
            <w:left w:val="none" w:sz="0" w:space="0" w:color="auto"/>
            <w:bottom w:val="none" w:sz="0" w:space="0" w:color="auto"/>
            <w:right w:val="none" w:sz="0" w:space="0" w:color="auto"/>
          </w:divBdr>
        </w:div>
        <w:div w:id="1402605313">
          <w:marLeft w:val="480"/>
          <w:marRight w:val="0"/>
          <w:marTop w:val="0"/>
          <w:marBottom w:val="0"/>
          <w:divBdr>
            <w:top w:val="none" w:sz="0" w:space="0" w:color="auto"/>
            <w:left w:val="none" w:sz="0" w:space="0" w:color="auto"/>
            <w:bottom w:val="none" w:sz="0" w:space="0" w:color="auto"/>
            <w:right w:val="none" w:sz="0" w:space="0" w:color="auto"/>
          </w:divBdr>
        </w:div>
        <w:div w:id="1413358860">
          <w:marLeft w:val="480"/>
          <w:marRight w:val="0"/>
          <w:marTop w:val="0"/>
          <w:marBottom w:val="0"/>
          <w:divBdr>
            <w:top w:val="none" w:sz="0" w:space="0" w:color="auto"/>
            <w:left w:val="none" w:sz="0" w:space="0" w:color="auto"/>
            <w:bottom w:val="none" w:sz="0" w:space="0" w:color="auto"/>
            <w:right w:val="none" w:sz="0" w:space="0" w:color="auto"/>
          </w:divBdr>
        </w:div>
        <w:div w:id="1414207608">
          <w:marLeft w:val="480"/>
          <w:marRight w:val="0"/>
          <w:marTop w:val="0"/>
          <w:marBottom w:val="0"/>
          <w:divBdr>
            <w:top w:val="none" w:sz="0" w:space="0" w:color="auto"/>
            <w:left w:val="none" w:sz="0" w:space="0" w:color="auto"/>
            <w:bottom w:val="none" w:sz="0" w:space="0" w:color="auto"/>
            <w:right w:val="none" w:sz="0" w:space="0" w:color="auto"/>
          </w:divBdr>
        </w:div>
        <w:div w:id="1428842597">
          <w:marLeft w:val="480"/>
          <w:marRight w:val="0"/>
          <w:marTop w:val="0"/>
          <w:marBottom w:val="0"/>
          <w:divBdr>
            <w:top w:val="none" w:sz="0" w:space="0" w:color="auto"/>
            <w:left w:val="none" w:sz="0" w:space="0" w:color="auto"/>
            <w:bottom w:val="none" w:sz="0" w:space="0" w:color="auto"/>
            <w:right w:val="none" w:sz="0" w:space="0" w:color="auto"/>
          </w:divBdr>
        </w:div>
        <w:div w:id="1500922691">
          <w:marLeft w:val="480"/>
          <w:marRight w:val="0"/>
          <w:marTop w:val="0"/>
          <w:marBottom w:val="0"/>
          <w:divBdr>
            <w:top w:val="none" w:sz="0" w:space="0" w:color="auto"/>
            <w:left w:val="none" w:sz="0" w:space="0" w:color="auto"/>
            <w:bottom w:val="none" w:sz="0" w:space="0" w:color="auto"/>
            <w:right w:val="none" w:sz="0" w:space="0" w:color="auto"/>
          </w:divBdr>
        </w:div>
        <w:div w:id="1642423614">
          <w:marLeft w:val="480"/>
          <w:marRight w:val="0"/>
          <w:marTop w:val="0"/>
          <w:marBottom w:val="0"/>
          <w:divBdr>
            <w:top w:val="none" w:sz="0" w:space="0" w:color="auto"/>
            <w:left w:val="none" w:sz="0" w:space="0" w:color="auto"/>
            <w:bottom w:val="none" w:sz="0" w:space="0" w:color="auto"/>
            <w:right w:val="none" w:sz="0" w:space="0" w:color="auto"/>
          </w:divBdr>
        </w:div>
        <w:div w:id="1705641398">
          <w:marLeft w:val="480"/>
          <w:marRight w:val="0"/>
          <w:marTop w:val="0"/>
          <w:marBottom w:val="0"/>
          <w:divBdr>
            <w:top w:val="none" w:sz="0" w:space="0" w:color="auto"/>
            <w:left w:val="none" w:sz="0" w:space="0" w:color="auto"/>
            <w:bottom w:val="none" w:sz="0" w:space="0" w:color="auto"/>
            <w:right w:val="none" w:sz="0" w:space="0" w:color="auto"/>
          </w:divBdr>
        </w:div>
        <w:div w:id="1714575292">
          <w:marLeft w:val="480"/>
          <w:marRight w:val="0"/>
          <w:marTop w:val="0"/>
          <w:marBottom w:val="0"/>
          <w:divBdr>
            <w:top w:val="none" w:sz="0" w:space="0" w:color="auto"/>
            <w:left w:val="none" w:sz="0" w:space="0" w:color="auto"/>
            <w:bottom w:val="none" w:sz="0" w:space="0" w:color="auto"/>
            <w:right w:val="none" w:sz="0" w:space="0" w:color="auto"/>
          </w:divBdr>
        </w:div>
        <w:div w:id="1738548988">
          <w:marLeft w:val="480"/>
          <w:marRight w:val="0"/>
          <w:marTop w:val="0"/>
          <w:marBottom w:val="0"/>
          <w:divBdr>
            <w:top w:val="none" w:sz="0" w:space="0" w:color="auto"/>
            <w:left w:val="none" w:sz="0" w:space="0" w:color="auto"/>
            <w:bottom w:val="none" w:sz="0" w:space="0" w:color="auto"/>
            <w:right w:val="none" w:sz="0" w:space="0" w:color="auto"/>
          </w:divBdr>
        </w:div>
        <w:div w:id="1773940275">
          <w:marLeft w:val="480"/>
          <w:marRight w:val="0"/>
          <w:marTop w:val="0"/>
          <w:marBottom w:val="0"/>
          <w:divBdr>
            <w:top w:val="none" w:sz="0" w:space="0" w:color="auto"/>
            <w:left w:val="none" w:sz="0" w:space="0" w:color="auto"/>
            <w:bottom w:val="none" w:sz="0" w:space="0" w:color="auto"/>
            <w:right w:val="none" w:sz="0" w:space="0" w:color="auto"/>
          </w:divBdr>
        </w:div>
        <w:div w:id="1784374003">
          <w:marLeft w:val="480"/>
          <w:marRight w:val="0"/>
          <w:marTop w:val="0"/>
          <w:marBottom w:val="0"/>
          <w:divBdr>
            <w:top w:val="none" w:sz="0" w:space="0" w:color="auto"/>
            <w:left w:val="none" w:sz="0" w:space="0" w:color="auto"/>
            <w:bottom w:val="none" w:sz="0" w:space="0" w:color="auto"/>
            <w:right w:val="none" w:sz="0" w:space="0" w:color="auto"/>
          </w:divBdr>
        </w:div>
        <w:div w:id="1788544097">
          <w:marLeft w:val="480"/>
          <w:marRight w:val="0"/>
          <w:marTop w:val="0"/>
          <w:marBottom w:val="0"/>
          <w:divBdr>
            <w:top w:val="none" w:sz="0" w:space="0" w:color="auto"/>
            <w:left w:val="none" w:sz="0" w:space="0" w:color="auto"/>
            <w:bottom w:val="none" w:sz="0" w:space="0" w:color="auto"/>
            <w:right w:val="none" w:sz="0" w:space="0" w:color="auto"/>
          </w:divBdr>
        </w:div>
        <w:div w:id="1807359255">
          <w:marLeft w:val="480"/>
          <w:marRight w:val="0"/>
          <w:marTop w:val="0"/>
          <w:marBottom w:val="0"/>
          <w:divBdr>
            <w:top w:val="none" w:sz="0" w:space="0" w:color="auto"/>
            <w:left w:val="none" w:sz="0" w:space="0" w:color="auto"/>
            <w:bottom w:val="none" w:sz="0" w:space="0" w:color="auto"/>
            <w:right w:val="none" w:sz="0" w:space="0" w:color="auto"/>
          </w:divBdr>
        </w:div>
        <w:div w:id="1840466978">
          <w:marLeft w:val="480"/>
          <w:marRight w:val="0"/>
          <w:marTop w:val="0"/>
          <w:marBottom w:val="0"/>
          <w:divBdr>
            <w:top w:val="none" w:sz="0" w:space="0" w:color="auto"/>
            <w:left w:val="none" w:sz="0" w:space="0" w:color="auto"/>
            <w:bottom w:val="none" w:sz="0" w:space="0" w:color="auto"/>
            <w:right w:val="none" w:sz="0" w:space="0" w:color="auto"/>
          </w:divBdr>
        </w:div>
        <w:div w:id="1850899894">
          <w:marLeft w:val="480"/>
          <w:marRight w:val="0"/>
          <w:marTop w:val="0"/>
          <w:marBottom w:val="0"/>
          <w:divBdr>
            <w:top w:val="none" w:sz="0" w:space="0" w:color="auto"/>
            <w:left w:val="none" w:sz="0" w:space="0" w:color="auto"/>
            <w:bottom w:val="none" w:sz="0" w:space="0" w:color="auto"/>
            <w:right w:val="none" w:sz="0" w:space="0" w:color="auto"/>
          </w:divBdr>
        </w:div>
        <w:div w:id="1892113323">
          <w:marLeft w:val="480"/>
          <w:marRight w:val="0"/>
          <w:marTop w:val="0"/>
          <w:marBottom w:val="0"/>
          <w:divBdr>
            <w:top w:val="none" w:sz="0" w:space="0" w:color="auto"/>
            <w:left w:val="none" w:sz="0" w:space="0" w:color="auto"/>
            <w:bottom w:val="none" w:sz="0" w:space="0" w:color="auto"/>
            <w:right w:val="none" w:sz="0" w:space="0" w:color="auto"/>
          </w:divBdr>
        </w:div>
        <w:div w:id="1926575573">
          <w:marLeft w:val="480"/>
          <w:marRight w:val="0"/>
          <w:marTop w:val="0"/>
          <w:marBottom w:val="0"/>
          <w:divBdr>
            <w:top w:val="none" w:sz="0" w:space="0" w:color="auto"/>
            <w:left w:val="none" w:sz="0" w:space="0" w:color="auto"/>
            <w:bottom w:val="none" w:sz="0" w:space="0" w:color="auto"/>
            <w:right w:val="none" w:sz="0" w:space="0" w:color="auto"/>
          </w:divBdr>
        </w:div>
        <w:div w:id="1927496255">
          <w:marLeft w:val="480"/>
          <w:marRight w:val="0"/>
          <w:marTop w:val="0"/>
          <w:marBottom w:val="0"/>
          <w:divBdr>
            <w:top w:val="none" w:sz="0" w:space="0" w:color="auto"/>
            <w:left w:val="none" w:sz="0" w:space="0" w:color="auto"/>
            <w:bottom w:val="none" w:sz="0" w:space="0" w:color="auto"/>
            <w:right w:val="none" w:sz="0" w:space="0" w:color="auto"/>
          </w:divBdr>
        </w:div>
        <w:div w:id="1933397119">
          <w:marLeft w:val="480"/>
          <w:marRight w:val="0"/>
          <w:marTop w:val="0"/>
          <w:marBottom w:val="0"/>
          <w:divBdr>
            <w:top w:val="none" w:sz="0" w:space="0" w:color="auto"/>
            <w:left w:val="none" w:sz="0" w:space="0" w:color="auto"/>
            <w:bottom w:val="none" w:sz="0" w:space="0" w:color="auto"/>
            <w:right w:val="none" w:sz="0" w:space="0" w:color="auto"/>
          </w:divBdr>
        </w:div>
        <w:div w:id="1958638691">
          <w:marLeft w:val="480"/>
          <w:marRight w:val="0"/>
          <w:marTop w:val="0"/>
          <w:marBottom w:val="0"/>
          <w:divBdr>
            <w:top w:val="none" w:sz="0" w:space="0" w:color="auto"/>
            <w:left w:val="none" w:sz="0" w:space="0" w:color="auto"/>
            <w:bottom w:val="none" w:sz="0" w:space="0" w:color="auto"/>
            <w:right w:val="none" w:sz="0" w:space="0" w:color="auto"/>
          </w:divBdr>
        </w:div>
        <w:div w:id="1994406923">
          <w:marLeft w:val="480"/>
          <w:marRight w:val="0"/>
          <w:marTop w:val="0"/>
          <w:marBottom w:val="0"/>
          <w:divBdr>
            <w:top w:val="none" w:sz="0" w:space="0" w:color="auto"/>
            <w:left w:val="none" w:sz="0" w:space="0" w:color="auto"/>
            <w:bottom w:val="none" w:sz="0" w:space="0" w:color="auto"/>
            <w:right w:val="none" w:sz="0" w:space="0" w:color="auto"/>
          </w:divBdr>
        </w:div>
        <w:div w:id="2044285537">
          <w:marLeft w:val="480"/>
          <w:marRight w:val="0"/>
          <w:marTop w:val="0"/>
          <w:marBottom w:val="0"/>
          <w:divBdr>
            <w:top w:val="none" w:sz="0" w:space="0" w:color="auto"/>
            <w:left w:val="none" w:sz="0" w:space="0" w:color="auto"/>
            <w:bottom w:val="none" w:sz="0" w:space="0" w:color="auto"/>
            <w:right w:val="none" w:sz="0" w:space="0" w:color="auto"/>
          </w:divBdr>
        </w:div>
        <w:div w:id="2050259025">
          <w:marLeft w:val="480"/>
          <w:marRight w:val="0"/>
          <w:marTop w:val="0"/>
          <w:marBottom w:val="0"/>
          <w:divBdr>
            <w:top w:val="none" w:sz="0" w:space="0" w:color="auto"/>
            <w:left w:val="none" w:sz="0" w:space="0" w:color="auto"/>
            <w:bottom w:val="none" w:sz="0" w:space="0" w:color="auto"/>
            <w:right w:val="none" w:sz="0" w:space="0" w:color="auto"/>
          </w:divBdr>
        </w:div>
        <w:div w:id="2072070754">
          <w:marLeft w:val="480"/>
          <w:marRight w:val="0"/>
          <w:marTop w:val="0"/>
          <w:marBottom w:val="0"/>
          <w:divBdr>
            <w:top w:val="none" w:sz="0" w:space="0" w:color="auto"/>
            <w:left w:val="none" w:sz="0" w:space="0" w:color="auto"/>
            <w:bottom w:val="none" w:sz="0" w:space="0" w:color="auto"/>
            <w:right w:val="none" w:sz="0" w:space="0" w:color="auto"/>
          </w:divBdr>
        </w:div>
        <w:div w:id="2078936781">
          <w:marLeft w:val="480"/>
          <w:marRight w:val="0"/>
          <w:marTop w:val="0"/>
          <w:marBottom w:val="0"/>
          <w:divBdr>
            <w:top w:val="none" w:sz="0" w:space="0" w:color="auto"/>
            <w:left w:val="none" w:sz="0" w:space="0" w:color="auto"/>
            <w:bottom w:val="none" w:sz="0" w:space="0" w:color="auto"/>
            <w:right w:val="none" w:sz="0" w:space="0" w:color="auto"/>
          </w:divBdr>
        </w:div>
        <w:div w:id="2092387633">
          <w:marLeft w:val="480"/>
          <w:marRight w:val="0"/>
          <w:marTop w:val="0"/>
          <w:marBottom w:val="0"/>
          <w:divBdr>
            <w:top w:val="none" w:sz="0" w:space="0" w:color="auto"/>
            <w:left w:val="none" w:sz="0" w:space="0" w:color="auto"/>
            <w:bottom w:val="none" w:sz="0" w:space="0" w:color="auto"/>
            <w:right w:val="none" w:sz="0" w:space="0" w:color="auto"/>
          </w:divBdr>
        </w:div>
        <w:div w:id="2127961195">
          <w:marLeft w:val="480"/>
          <w:marRight w:val="0"/>
          <w:marTop w:val="0"/>
          <w:marBottom w:val="0"/>
          <w:divBdr>
            <w:top w:val="none" w:sz="0" w:space="0" w:color="auto"/>
            <w:left w:val="none" w:sz="0" w:space="0" w:color="auto"/>
            <w:bottom w:val="none" w:sz="0" w:space="0" w:color="auto"/>
            <w:right w:val="none" w:sz="0" w:space="0" w:color="auto"/>
          </w:divBdr>
        </w:div>
      </w:divsChild>
    </w:div>
    <w:div w:id="895697750">
      <w:bodyDiv w:val="1"/>
      <w:marLeft w:val="0"/>
      <w:marRight w:val="0"/>
      <w:marTop w:val="0"/>
      <w:marBottom w:val="0"/>
      <w:divBdr>
        <w:top w:val="none" w:sz="0" w:space="0" w:color="auto"/>
        <w:left w:val="none" w:sz="0" w:space="0" w:color="auto"/>
        <w:bottom w:val="none" w:sz="0" w:space="0" w:color="auto"/>
        <w:right w:val="none" w:sz="0" w:space="0" w:color="auto"/>
      </w:divBdr>
      <w:divsChild>
        <w:div w:id="11077827">
          <w:marLeft w:val="480"/>
          <w:marRight w:val="0"/>
          <w:marTop w:val="0"/>
          <w:marBottom w:val="0"/>
          <w:divBdr>
            <w:top w:val="none" w:sz="0" w:space="0" w:color="auto"/>
            <w:left w:val="none" w:sz="0" w:space="0" w:color="auto"/>
            <w:bottom w:val="none" w:sz="0" w:space="0" w:color="auto"/>
            <w:right w:val="none" w:sz="0" w:space="0" w:color="auto"/>
          </w:divBdr>
        </w:div>
        <w:div w:id="15811988">
          <w:marLeft w:val="480"/>
          <w:marRight w:val="0"/>
          <w:marTop w:val="0"/>
          <w:marBottom w:val="0"/>
          <w:divBdr>
            <w:top w:val="none" w:sz="0" w:space="0" w:color="auto"/>
            <w:left w:val="none" w:sz="0" w:space="0" w:color="auto"/>
            <w:bottom w:val="none" w:sz="0" w:space="0" w:color="auto"/>
            <w:right w:val="none" w:sz="0" w:space="0" w:color="auto"/>
          </w:divBdr>
        </w:div>
        <w:div w:id="22437206">
          <w:marLeft w:val="480"/>
          <w:marRight w:val="0"/>
          <w:marTop w:val="0"/>
          <w:marBottom w:val="0"/>
          <w:divBdr>
            <w:top w:val="none" w:sz="0" w:space="0" w:color="auto"/>
            <w:left w:val="none" w:sz="0" w:space="0" w:color="auto"/>
            <w:bottom w:val="none" w:sz="0" w:space="0" w:color="auto"/>
            <w:right w:val="none" w:sz="0" w:space="0" w:color="auto"/>
          </w:divBdr>
        </w:div>
        <w:div w:id="37243647">
          <w:marLeft w:val="480"/>
          <w:marRight w:val="0"/>
          <w:marTop w:val="0"/>
          <w:marBottom w:val="0"/>
          <w:divBdr>
            <w:top w:val="none" w:sz="0" w:space="0" w:color="auto"/>
            <w:left w:val="none" w:sz="0" w:space="0" w:color="auto"/>
            <w:bottom w:val="none" w:sz="0" w:space="0" w:color="auto"/>
            <w:right w:val="none" w:sz="0" w:space="0" w:color="auto"/>
          </w:divBdr>
        </w:div>
        <w:div w:id="37361332">
          <w:marLeft w:val="480"/>
          <w:marRight w:val="0"/>
          <w:marTop w:val="0"/>
          <w:marBottom w:val="0"/>
          <w:divBdr>
            <w:top w:val="none" w:sz="0" w:space="0" w:color="auto"/>
            <w:left w:val="none" w:sz="0" w:space="0" w:color="auto"/>
            <w:bottom w:val="none" w:sz="0" w:space="0" w:color="auto"/>
            <w:right w:val="none" w:sz="0" w:space="0" w:color="auto"/>
          </w:divBdr>
        </w:div>
        <w:div w:id="56635857">
          <w:marLeft w:val="480"/>
          <w:marRight w:val="0"/>
          <w:marTop w:val="0"/>
          <w:marBottom w:val="0"/>
          <w:divBdr>
            <w:top w:val="none" w:sz="0" w:space="0" w:color="auto"/>
            <w:left w:val="none" w:sz="0" w:space="0" w:color="auto"/>
            <w:bottom w:val="none" w:sz="0" w:space="0" w:color="auto"/>
            <w:right w:val="none" w:sz="0" w:space="0" w:color="auto"/>
          </w:divBdr>
        </w:div>
        <w:div w:id="74209914">
          <w:marLeft w:val="480"/>
          <w:marRight w:val="0"/>
          <w:marTop w:val="0"/>
          <w:marBottom w:val="0"/>
          <w:divBdr>
            <w:top w:val="none" w:sz="0" w:space="0" w:color="auto"/>
            <w:left w:val="none" w:sz="0" w:space="0" w:color="auto"/>
            <w:bottom w:val="none" w:sz="0" w:space="0" w:color="auto"/>
            <w:right w:val="none" w:sz="0" w:space="0" w:color="auto"/>
          </w:divBdr>
        </w:div>
        <w:div w:id="75129775">
          <w:marLeft w:val="480"/>
          <w:marRight w:val="0"/>
          <w:marTop w:val="0"/>
          <w:marBottom w:val="0"/>
          <w:divBdr>
            <w:top w:val="none" w:sz="0" w:space="0" w:color="auto"/>
            <w:left w:val="none" w:sz="0" w:space="0" w:color="auto"/>
            <w:bottom w:val="none" w:sz="0" w:space="0" w:color="auto"/>
            <w:right w:val="none" w:sz="0" w:space="0" w:color="auto"/>
          </w:divBdr>
        </w:div>
        <w:div w:id="86270701">
          <w:marLeft w:val="480"/>
          <w:marRight w:val="0"/>
          <w:marTop w:val="0"/>
          <w:marBottom w:val="0"/>
          <w:divBdr>
            <w:top w:val="none" w:sz="0" w:space="0" w:color="auto"/>
            <w:left w:val="none" w:sz="0" w:space="0" w:color="auto"/>
            <w:bottom w:val="none" w:sz="0" w:space="0" w:color="auto"/>
            <w:right w:val="none" w:sz="0" w:space="0" w:color="auto"/>
          </w:divBdr>
        </w:div>
        <w:div w:id="123354366">
          <w:marLeft w:val="480"/>
          <w:marRight w:val="0"/>
          <w:marTop w:val="0"/>
          <w:marBottom w:val="0"/>
          <w:divBdr>
            <w:top w:val="none" w:sz="0" w:space="0" w:color="auto"/>
            <w:left w:val="none" w:sz="0" w:space="0" w:color="auto"/>
            <w:bottom w:val="none" w:sz="0" w:space="0" w:color="auto"/>
            <w:right w:val="none" w:sz="0" w:space="0" w:color="auto"/>
          </w:divBdr>
        </w:div>
        <w:div w:id="136067787">
          <w:marLeft w:val="480"/>
          <w:marRight w:val="0"/>
          <w:marTop w:val="0"/>
          <w:marBottom w:val="0"/>
          <w:divBdr>
            <w:top w:val="none" w:sz="0" w:space="0" w:color="auto"/>
            <w:left w:val="none" w:sz="0" w:space="0" w:color="auto"/>
            <w:bottom w:val="none" w:sz="0" w:space="0" w:color="auto"/>
            <w:right w:val="none" w:sz="0" w:space="0" w:color="auto"/>
          </w:divBdr>
        </w:div>
        <w:div w:id="173037408">
          <w:marLeft w:val="480"/>
          <w:marRight w:val="0"/>
          <w:marTop w:val="0"/>
          <w:marBottom w:val="0"/>
          <w:divBdr>
            <w:top w:val="none" w:sz="0" w:space="0" w:color="auto"/>
            <w:left w:val="none" w:sz="0" w:space="0" w:color="auto"/>
            <w:bottom w:val="none" w:sz="0" w:space="0" w:color="auto"/>
            <w:right w:val="none" w:sz="0" w:space="0" w:color="auto"/>
          </w:divBdr>
        </w:div>
        <w:div w:id="175509512">
          <w:marLeft w:val="480"/>
          <w:marRight w:val="0"/>
          <w:marTop w:val="0"/>
          <w:marBottom w:val="0"/>
          <w:divBdr>
            <w:top w:val="none" w:sz="0" w:space="0" w:color="auto"/>
            <w:left w:val="none" w:sz="0" w:space="0" w:color="auto"/>
            <w:bottom w:val="none" w:sz="0" w:space="0" w:color="auto"/>
            <w:right w:val="none" w:sz="0" w:space="0" w:color="auto"/>
          </w:divBdr>
        </w:div>
        <w:div w:id="176121240">
          <w:marLeft w:val="480"/>
          <w:marRight w:val="0"/>
          <w:marTop w:val="0"/>
          <w:marBottom w:val="0"/>
          <w:divBdr>
            <w:top w:val="none" w:sz="0" w:space="0" w:color="auto"/>
            <w:left w:val="none" w:sz="0" w:space="0" w:color="auto"/>
            <w:bottom w:val="none" w:sz="0" w:space="0" w:color="auto"/>
            <w:right w:val="none" w:sz="0" w:space="0" w:color="auto"/>
          </w:divBdr>
        </w:div>
        <w:div w:id="181364625">
          <w:marLeft w:val="480"/>
          <w:marRight w:val="0"/>
          <w:marTop w:val="0"/>
          <w:marBottom w:val="0"/>
          <w:divBdr>
            <w:top w:val="none" w:sz="0" w:space="0" w:color="auto"/>
            <w:left w:val="none" w:sz="0" w:space="0" w:color="auto"/>
            <w:bottom w:val="none" w:sz="0" w:space="0" w:color="auto"/>
            <w:right w:val="none" w:sz="0" w:space="0" w:color="auto"/>
          </w:divBdr>
        </w:div>
        <w:div w:id="244733399">
          <w:marLeft w:val="480"/>
          <w:marRight w:val="0"/>
          <w:marTop w:val="0"/>
          <w:marBottom w:val="0"/>
          <w:divBdr>
            <w:top w:val="none" w:sz="0" w:space="0" w:color="auto"/>
            <w:left w:val="none" w:sz="0" w:space="0" w:color="auto"/>
            <w:bottom w:val="none" w:sz="0" w:space="0" w:color="auto"/>
            <w:right w:val="none" w:sz="0" w:space="0" w:color="auto"/>
          </w:divBdr>
        </w:div>
        <w:div w:id="276833186">
          <w:marLeft w:val="480"/>
          <w:marRight w:val="0"/>
          <w:marTop w:val="0"/>
          <w:marBottom w:val="0"/>
          <w:divBdr>
            <w:top w:val="none" w:sz="0" w:space="0" w:color="auto"/>
            <w:left w:val="none" w:sz="0" w:space="0" w:color="auto"/>
            <w:bottom w:val="none" w:sz="0" w:space="0" w:color="auto"/>
            <w:right w:val="none" w:sz="0" w:space="0" w:color="auto"/>
          </w:divBdr>
        </w:div>
        <w:div w:id="289744532">
          <w:marLeft w:val="480"/>
          <w:marRight w:val="0"/>
          <w:marTop w:val="0"/>
          <w:marBottom w:val="0"/>
          <w:divBdr>
            <w:top w:val="none" w:sz="0" w:space="0" w:color="auto"/>
            <w:left w:val="none" w:sz="0" w:space="0" w:color="auto"/>
            <w:bottom w:val="none" w:sz="0" w:space="0" w:color="auto"/>
            <w:right w:val="none" w:sz="0" w:space="0" w:color="auto"/>
          </w:divBdr>
        </w:div>
        <w:div w:id="325403306">
          <w:marLeft w:val="480"/>
          <w:marRight w:val="0"/>
          <w:marTop w:val="0"/>
          <w:marBottom w:val="0"/>
          <w:divBdr>
            <w:top w:val="none" w:sz="0" w:space="0" w:color="auto"/>
            <w:left w:val="none" w:sz="0" w:space="0" w:color="auto"/>
            <w:bottom w:val="none" w:sz="0" w:space="0" w:color="auto"/>
            <w:right w:val="none" w:sz="0" w:space="0" w:color="auto"/>
          </w:divBdr>
        </w:div>
        <w:div w:id="376205528">
          <w:marLeft w:val="480"/>
          <w:marRight w:val="0"/>
          <w:marTop w:val="0"/>
          <w:marBottom w:val="0"/>
          <w:divBdr>
            <w:top w:val="none" w:sz="0" w:space="0" w:color="auto"/>
            <w:left w:val="none" w:sz="0" w:space="0" w:color="auto"/>
            <w:bottom w:val="none" w:sz="0" w:space="0" w:color="auto"/>
            <w:right w:val="none" w:sz="0" w:space="0" w:color="auto"/>
          </w:divBdr>
        </w:div>
        <w:div w:id="379062667">
          <w:marLeft w:val="480"/>
          <w:marRight w:val="0"/>
          <w:marTop w:val="0"/>
          <w:marBottom w:val="0"/>
          <w:divBdr>
            <w:top w:val="none" w:sz="0" w:space="0" w:color="auto"/>
            <w:left w:val="none" w:sz="0" w:space="0" w:color="auto"/>
            <w:bottom w:val="none" w:sz="0" w:space="0" w:color="auto"/>
            <w:right w:val="none" w:sz="0" w:space="0" w:color="auto"/>
          </w:divBdr>
        </w:div>
        <w:div w:id="391082159">
          <w:marLeft w:val="480"/>
          <w:marRight w:val="0"/>
          <w:marTop w:val="0"/>
          <w:marBottom w:val="0"/>
          <w:divBdr>
            <w:top w:val="none" w:sz="0" w:space="0" w:color="auto"/>
            <w:left w:val="none" w:sz="0" w:space="0" w:color="auto"/>
            <w:bottom w:val="none" w:sz="0" w:space="0" w:color="auto"/>
            <w:right w:val="none" w:sz="0" w:space="0" w:color="auto"/>
          </w:divBdr>
        </w:div>
        <w:div w:id="474683117">
          <w:marLeft w:val="480"/>
          <w:marRight w:val="0"/>
          <w:marTop w:val="0"/>
          <w:marBottom w:val="0"/>
          <w:divBdr>
            <w:top w:val="none" w:sz="0" w:space="0" w:color="auto"/>
            <w:left w:val="none" w:sz="0" w:space="0" w:color="auto"/>
            <w:bottom w:val="none" w:sz="0" w:space="0" w:color="auto"/>
            <w:right w:val="none" w:sz="0" w:space="0" w:color="auto"/>
          </w:divBdr>
        </w:div>
        <w:div w:id="597064796">
          <w:marLeft w:val="480"/>
          <w:marRight w:val="0"/>
          <w:marTop w:val="0"/>
          <w:marBottom w:val="0"/>
          <w:divBdr>
            <w:top w:val="none" w:sz="0" w:space="0" w:color="auto"/>
            <w:left w:val="none" w:sz="0" w:space="0" w:color="auto"/>
            <w:bottom w:val="none" w:sz="0" w:space="0" w:color="auto"/>
            <w:right w:val="none" w:sz="0" w:space="0" w:color="auto"/>
          </w:divBdr>
        </w:div>
        <w:div w:id="600795415">
          <w:marLeft w:val="480"/>
          <w:marRight w:val="0"/>
          <w:marTop w:val="0"/>
          <w:marBottom w:val="0"/>
          <w:divBdr>
            <w:top w:val="none" w:sz="0" w:space="0" w:color="auto"/>
            <w:left w:val="none" w:sz="0" w:space="0" w:color="auto"/>
            <w:bottom w:val="none" w:sz="0" w:space="0" w:color="auto"/>
            <w:right w:val="none" w:sz="0" w:space="0" w:color="auto"/>
          </w:divBdr>
        </w:div>
        <w:div w:id="646936846">
          <w:marLeft w:val="480"/>
          <w:marRight w:val="0"/>
          <w:marTop w:val="0"/>
          <w:marBottom w:val="0"/>
          <w:divBdr>
            <w:top w:val="none" w:sz="0" w:space="0" w:color="auto"/>
            <w:left w:val="none" w:sz="0" w:space="0" w:color="auto"/>
            <w:bottom w:val="none" w:sz="0" w:space="0" w:color="auto"/>
            <w:right w:val="none" w:sz="0" w:space="0" w:color="auto"/>
          </w:divBdr>
        </w:div>
        <w:div w:id="647978526">
          <w:marLeft w:val="480"/>
          <w:marRight w:val="0"/>
          <w:marTop w:val="0"/>
          <w:marBottom w:val="0"/>
          <w:divBdr>
            <w:top w:val="none" w:sz="0" w:space="0" w:color="auto"/>
            <w:left w:val="none" w:sz="0" w:space="0" w:color="auto"/>
            <w:bottom w:val="none" w:sz="0" w:space="0" w:color="auto"/>
            <w:right w:val="none" w:sz="0" w:space="0" w:color="auto"/>
          </w:divBdr>
        </w:div>
        <w:div w:id="651372809">
          <w:marLeft w:val="480"/>
          <w:marRight w:val="0"/>
          <w:marTop w:val="0"/>
          <w:marBottom w:val="0"/>
          <w:divBdr>
            <w:top w:val="none" w:sz="0" w:space="0" w:color="auto"/>
            <w:left w:val="none" w:sz="0" w:space="0" w:color="auto"/>
            <w:bottom w:val="none" w:sz="0" w:space="0" w:color="auto"/>
            <w:right w:val="none" w:sz="0" w:space="0" w:color="auto"/>
          </w:divBdr>
        </w:div>
        <w:div w:id="659426830">
          <w:marLeft w:val="480"/>
          <w:marRight w:val="0"/>
          <w:marTop w:val="0"/>
          <w:marBottom w:val="0"/>
          <w:divBdr>
            <w:top w:val="none" w:sz="0" w:space="0" w:color="auto"/>
            <w:left w:val="none" w:sz="0" w:space="0" w:color="auto"/>
            <w:bottom w:val="none" w:sz="0" w:space="0" w:color="auto"/>
            <w:right w:val="none" w:sz="0" w:space="0" w:color="auto"/>
          </w:divBdr>
        </w:div>
        <w:div w:id="732393672">
          <w:marLeft w:val="480"/>
          <w:marRight w:val="0"/>
          <w:marTop w:val="0"/>
          <w:marBottom w:val="0"/>
          <w:divBdr>
            <w:top w:val="none" w:sz="0" w:space="0" w:color="auto"/>
            <w:left w:val="none" w:sz="0" w:space="0" w:color="auto"/>
            <w:bottom w:val="none" w:sz="0" w:space="0" w:color="auto"/>
            <w:right w:val="none" w:sz="0" w:space="0" w:color="auto"/>
          </w:divBdr>
        </w:div>
        <w:div w:id="733164618">
          <w:marLeft w:val="480"/>
          <w:marRight w:val="0"/>
          <w:marTop w:val="0"/>
          <w:marBottom w:val="0"/>
          <w:divBdr>
            <w:top w:val="none" w:sz="0" w:space="0" w:color="auto"/>
            <w:left w:val="none" w:sz="0" w:space="0" w:color="auto"/>
            <w:bottom w:val="none" w:sz="0" w:space="0" w:color="auto"/>
            <w:right w:val="none" w:sz="0" w:space="0" w:color="auto"/>
          </w:divBdr>
        </w:div>
        <w:div w:id="764350572">
          <w:marLeft w:val="480"/>
          <w:marRight w:val="0"/>
          <w:marTop w:val="0"/>
          <w:marBottom w:val="0"/>
          <w:divBdr>
            <w:top w:val="none" w:sz="0" w:space="0" w:color="auto"/>
            <w:left w:val="none" w:sz="0" w:space="0" w:color="auto"/>
            <w:bottom w:val="none" w:sz="0" w:space="0" w:color="auto"/>
            <w:right w:val="none" w:sz="0" w:space="0" w:color="auto"/>
          </w:divBdr>
        </w:div>
        <w:div w:id="773985628">
          <w:marLeft w:val="480"/>
          <w:marRight w:val="0"/>
          <w:marTop w:val="0"/>
          <w:marBottom w:val="0"/>
          <w:divBdr>
            <w:top w:val="none" w:sz="0" w:space="0" w:color="auto"/>
            <w:left w:val="none" w:sz="0" w:space="0" w:color="auto"/>
            <w:bottom w:val="none" w:sz="0" w:space="0" w:color="auto"/>
            <w:right w:val="none" w:sz="0" w:space="0" w:color="auto"/>
          </w:divBdr>
        </w:div>
        <w:div w:id="786463929">
          <w:marLeft w:val="480"/>
          <w:marRight w:val="0"/>
          <w:marTop w:val="0"/>
          <w:marBottom w:val="0"/>
          <w:divBdr>
            <w:top w:val="none" w:sz="0" w:space="0" w:color="auto"/>
            <w:left w:val="none" w:sz="0" w:space="0" w:color="auto"/>
            <w:bottom w:val="none" w:sz="0" w:space="0" w:color="auto"/>
            <w:right w:val="none" w:sz="0" w:space="0" w:color="auto"/>
          </w:divBdr>
        </w:div>
        <w:div w:id="828137419">
          <w:marLeft w:val="480"/>
          <w:marRight w:val="0"/>
          <w:marTop w:val="0"/>
          <w:marBottom w:val="0"/>
          <w:divBdr>
            <w:top w:val="none" w:sz="0" w:space="0" w:color="auto"/>
            <w:left w:val="none" w:sz="0" w:space="0" w:color="auto"/>
            <w:bottom w:val="none" w:sz="0" w:space="0" w:color="auto"/>
            <w:right w:val="none" w:sz="0" w:space="0" w:color="auto"/>
          </w:divBdr>
        </w:div>
        <w:div w:id="835806998">
          <w:marLeft w:val="480"/>
          <w:marRight w:val="0"/>
          <w:marTop w:val="0"/>
          <w:marBottom w:val="0"/>
          <w:divBdr>
            <w:top w:val="none" w:sz="0" w:space="0" w:color="auto"/>
            <w:left w:val="none" w:sz="0" w:space="0" w:color="auto"/>
            <w:bottom w:val="none" w:sz="0" w:space="0" w:color="auto"/>
            <w:right w:val="none" w:sz="0" w:space="0" w:color="auto"/>
          </w:divBdr>
        </w:div>
        <w:div w:id="850685364">
          <w:marLeft w:val="480"/>
          <w:marRight w:val="0"/>
          <w:marTop w:val="0"/>
          <w:marBottom w:val="0"/>
          <w:divBdr>
            <w:top w:val="none" w:sz="0" w:space="0" w:color="auto"/>
            <w:left w:val="none" w:sz="0" w:space="0" w:color="auto"/>
            <w:bottom w:val="none" w:sz="0" w:space="0" w:color="auto"/>
            <w:right w:val="none" w:sz="0" w:space="0" w:color="auto"/>
          </w:divBdr>
        </w:div>
        <w:div w:id="916521129">
          <w:marLeft w:val="480"/>
          <w:marRight w:val="0"/>
          <w:marTop w:val="0"/>
          <w:marBottom w:val="0"/>
          <w:divBdr>
            <w:top w:val="none" w:sz="0" w:space="0" w:color="auto"/>
            <w:left w:val="none" w:sz="0" w:space="0" w:color="auto"/>
            <w:bottom w:val="none" w:sz="0" w:space="0" w:color="auto"/>
            <w:right w:val="none" w:sz="0" w:space="0" w:color="auto"/>
          </w:divBdr>
        </w:div>
        <w:div w:id="956374064">
          <w:marLeft w:val="480"/>
          <w:marRight w:val="0"/>
          <w:marTop w:val="0"/>
          <w:marBottom w:val="0"/>
          <w:divBdr>
            <w:top w:val="none" w:sz="0" w:space="0" w:color="auto"/>
            <w:left w:val="none" w:sz="0" w:space="0" w:color="auto"/>
            <w:bottom w:val="none" w:sz="0" w:space="0" w:color="auto"/>
            <w:right w:val="none" w:sz="0" w:space="0" w:color="auto"/>
          </w:divBdr>
        </w:div>
        <w:div w:id="964624652">
          <w:marLeft w:val="480"/>
          <w:marRight w:val="0"/>
          <w:marTop w:val="0"/>
          <w:marBottom w:val="0"/>
          <w:divBdr>
            <w:top w:val="none" w:sz="0" w:space="0" w:color="auto"/>
            <w:left w:val="none" w:sz="0" w:space="0" w:color="auto"/>
            <w:bottom w:val="none" w:sz="0" w:space="0" w:color="auto"/>
            <w:right w:val="none" w:sz="0" w:space="0" w:color="auto"/>
          </w:divBdr>
        </w:div>
        <w:div w:id="1036783311">
          <w:marLeft w:val="480"/>
          <w:marRight w:val="0"/>
          <w:marTop w:val="0"/>
          <w:marBottom w:val="0"/>
          <w:divBdr>
            <w:top w:val="none" w:sz="0" w:space="0" w:color="auto"/>
            <w:left w:val="none" w:sz="0" w:space="0" w:color="auto"/>
            <w:bottom w:val="none" w:sz="0" w:space="0" w:color="auto"/>
            <w:right w:val="none" w:sz="0" w:space="0" w:color="auto"/>
          </w:divBdr>
        </w:div>
        <w:div w:id="1053314116">
          <w:marLeft w:val="480"/>
          <w:marRight w:val="0"/>
          <w:marTop w:val="0"/>
          <w:marBottom w:val="0"/>
          <w:divBdr>
            <w:top w:val="none" w:sz="0" w:space="0" w:color="auto"/>
            <w:left w:val="none" w:sz="0" w:space="0" w:color="auto"/>
            <w:bottom w:val="none" w:sz="0" w:space="0" w:color="auto"/>
            <w:right w:val="none" w:sz="0" w:space="0" w:color="auto"/>
          </w:divBdr>
        </w:div>
        <w:div w:id="1079445139">
          <w:marLeft w:val="480"/>
          <w:marRight w:val="0"/>
          <w:marTop w:val="0"/>
          <w:marBottom w:val="0"/>
          <w:divBdr>
            <w:top w:val="none" w:sz="0" w:space="0" w:color="auto"/>
            <w:left w:val="none" w:sz="0" w:space="0" w:color="auto"/>
            <w:bottom w:val="none" w:sz="0" w:space="0" w:color="auto"/>
            <w:right w:val="none" w:sz="0" w:space="0" w:color="auto"/>
          </w:divBdr>
        </w:div>
        <w:div w:id="1107847942">
          <w:marLeft w:val="480"/>
          <w:marRight w:val="0"/>
          <w:marTop w:val="0"/>
          <w:marBottom w:val="0"/>
          <w:divBdr>
            <w:top w:val="none" w:sz="0" w:space="0" w:color="auto"/>
            <w:left w:val="none" w:sz="0" w:space="0" w:color="auto"/>
            <w:bottom w:val="none" w:sz="0" w:space="0" w:color="auto"/>
            <w:right w:val="none" w:sz="0" w:space="0" w:color="auto"/>
          </w:divBdr>
        </w:div>
        <w:div w:id="1118524762">
          <w:marLeft w:val="480"/>
          <w:marRight w:val="0"/>
          <w:marTop w:val="0"/>
          <w:marBottom w:val="0"/>
          <w:divBdr>
            <w:top w:val="none" w:sz="0" w:space="0" w:color="auto"/>
            <w:left w:val="none" w:sz="0" w:space="0" w:color="auto"/>
            <w:bottom w:val="none" w:sz="0" w:space="0" w:color="auto"/>
            <w:right w:val="none" w:sz="0" w:space="0" w:color="auto"/>
          </w:divBdr>
        </w:div>
        <w:div w:id="1140272826">
          <w:marLeft w:val="480"/>
          <w:marRight w:val="0"/>
          <w:marTop w:val="0"/>
          <w:marBottom w:val="0"/>
          <w:divBdr>
            <w:top w:val="none" w:sz="0" w:space="0" w:color="auto"/>
            <w:left w:val="none" w:sz="0" w:space="0" w:color="auto"/>
            <w:bottom w:val="none" w:sz="0" w:space="0" w:color="auto"/>
            <w:right w:val="none" w:sz="0" w:space="0" w:color="auto"/>
          </w:divBdr>
        </w:div>
        <w:div w:id="1166896680">
          <w:marLeft w:val="480"/>
          <w:marRight w:val="0"/>
          <w:marTop w:val="0"/>
          <w:marBottom w:val="0"/>
          <w:divBdr>
            <w:top w:val="none" w:sz="0" w:space="0" w:color="auto"/>
            <w:left w:val="none" w:sz="0" w:space="0" w:color="auto"/>
            <w:bottom w:val="none" w:sz="0" w:space="0" w:color="auto"/>
            <w:right w:val="none" w:sz="0" w:space="0" w:color="auto"/>
          </w:divBdr>
        </w:div>
        <w:div w:id="1179810601">
          <w:marLeft w:val="480"/>
          <w:marRight w:val="0"/>
          <w:marTop w:val="0"/>
          <w:marBottom w:val="0"/>
          <w:divBdr>
            <w:top w:val="none" w:sz="0" w:space="0" w:color="auto"/>
            <w:left w:val="none" w:sz="0" w:space="0" w:color="auto"/>
            <w:bottom w:val="none" w:sz="0" w:space="0" w:color="auto"/>
            <w:right w:val="none" w:sz="0" w:space="0" w:color="auto"/>
          </w:divBdr>
        </w:div>
        <w:div w:id="1180702474">
          <w:marLeft w:val="480"/>
          <w:marRight w:val="0"/>
          <w:marTop w:val="0"/>
          <w:marBottom w:val="0"/>
          <w:divBdr>
            <w:top w:val="none" w:sz="0" w:space="0" w:color="auto"/>
            <w:left w:val="none" w:sz="0" w:space="0" w:color="auto"/>
            <w:bottom w:val="none" w:sz="0" w:space="0" w:color="auto"/>
            <w:right w:val="none" w:sz="0" w:space="0" w:color="auto"/>
          </w:divBdr>
        </w:div>
        <w:div w:id="1208446136">
          <w:marLeft w:val="480"/>
          <w:marRight w:val="0"/>
          <w:marTop w:val="0"/>
          <w:marBottom w:val="0"/>
          <w:divBdr>
            <w:top w:val="none" w:sz="0" w:space="0" w:color="auto"/>
            <w:left w:val="none" w:sz="0" w:space="0" w:color="auto"/>
            <w:bottom w:val="none" w:sz="0" w:space="0" w:color="auto"/>
            <w:right w:val="none" w:sz="0" w:space="0" w:color="auto"/>
          </w:divBdr>
        </w:div>
        <w:div w:id="1229927117">
          <w:marLeft w:val="480"/>
          <w:marRight w:val="0"/>
          <w:marTop w:val="0"/>
          <w:marBottom w:val="0"/>
          <w:divBdr>
            <w:top w:val="none" w:sz="0" w:space="0" w:color="auto"/>
            <w:left w:val="none" w:sz="0" w:space="0" w:color="auto"/>
            <w:bottom w:val="none" w:sz="0" w:space="0" w:color="auto"/>
            <w:right w:val="none" w:sz="0" w:space="0" w:color="auto"/>
          </w:divBdr>
        </w:div>
        <w:div w:id="1234241461">
          <w:marLeft w:val="480"/>
          <w:marRight w:val="0"/>
          <w:marTop w:val="0"/>
          <w:marBottom w:val="0"/>
          <w:divBdr>
            <w:top w:val="none" w:sz="0" w:space="0" w:color="auto"/>
            <w:left w:val="none" w:sz="0" w:space="0" w:color="auto"/>
            <w:bottom w:val="none" w:sz="0" w:space="0" w:color="auto"/>
            <w:right w:val="none" w:sz="0" w:space="0" w:color="auto"/>
          </w:divBdr>
        </w:div>
        <w:div w:id="1309942602">
          <w:marLeft w:val="480"/>
          <w:marRight w:val="0"/>
          <w:marTop w:val="0"/>
          <w:marBottom w:val="0"/>
          <w:divBdr>
            <w:top w:val="none" w:sz="0" w:space="0" w:color="auto"/>
            <w:left w:val="none" w:sz="0" w:space="0" w:color="auto"/>
            <w:bottom w:val="none" w:sz="0" w:space="0" w:color="auto"/>
            <w:right w:val="none" w:sz="0" w:space="0" w:color="auto"/>
          </w:divBdr>
        </w:div>
        <w:div w:id="1325621398">
          <w:marLeft w:val="480"/>
          <w:marRight w:val="0"/>
          <w:marTop w:val="0"/>
          <w:marBottom w:val="0"/>
          <w:divBdr>
            <w:top w:val="none" w:sz="0" w:space="0" w:color="auto"/>
            <w:left w:val="none" w:sz="0" w:space="0" w:color="auto"/>
            <w:bottom w:val="none" w:sz="0" w:space="0" w:color="auto"/>
            <w:right w:val="none" w:sz="0" w:space="0" w:color="auto"/>
          </w:divBdr>
        </w:div>
        <w:div w:id="1335035899">
          <w:marLeft w:val="480"/>
          <w:marRight w:val="0"/>
          <w:marTop w:val="0"/>
          <w:marBottom w:val="0"/>
          <w:divBdr>
            <w:top w:val="none" w:sz="0" w:space="0" w:color="auto"/>
            <w:left w:val="none" w:sz="0" w:space="0" w:color="auto"/>
            <w:bottom w:val="none" w:sz="0" w:space="0" w:color="auto"/>
            <w:right w:val="none" w:sz="0" w:space="0" w:color="auto"/>
          </w:divBdr>
        </w:div>
        <w:div w:id="1394161444">
          <w:marLeft w:val="480"/>
          <w:marRight w:val="0"/>
          <w:marTop w:val="0"/>
          <w:marBottom w:val="0"/>
          <w:divBdr>
            <w:top w:val="none" w:sz="0" w:space="0" w:color="auto"/>
            <w:left w:val="none" w:sz="0" w:space="0" w:color="auto"/>
            <w:bottom w:val="none" w:sz="0" w:space="0" w:color="auto"/>
            <w:right w:val="none" w:sz="0" w:space="0" w:color="auto"/>
          </w:divBdr>
        </w:div>
        <w:div w:id="1476214874">
          <w:marLeft w:val="480"/>
          <w:marRight w:val="0"/>
          <w:marTop w:val="0"/>
          <w:marBottom w:val="0"/>
          <w:divBdr>
            <w:top w:val="none" w:sz="0" w:space="0" w:color="auto"/>
            <w:left w:val="none" w:sz="0" w:space="0" w:color="auto"/>
            <w:bottom w:val="none" w:sz="0" w:space="0" w:color="auto"/>
            <w:right w:val="none" w:sz="0" w:space="0" w:color="auto"/>
          </w:divBdr>
        </w:div>
        <w:div w:id="1575965893">
          <w:marLeft w:val="480"/>
          <w:marRight w:val="0"/>
          <w:marTop w:val="0"/>
          <w:marBottom w:val="0"/>
          <w:divBdr>
            <w:top w:val="none" w:sz="0" w:space="0" w:color="auto"/>
            <w:left w:val="none" w:sz="0" w:space="0" w:color="auto"/>
            <w:bottom w:val="none" w:sz="0" w:space="0" w:color="auto"/>
            <w:right w:val="none" w:sz="0" w:space="0" w:color="auto"/>
          </w:divBdr>
        </w:div>
        <w:div w:id="1585652343">
          <w:marLeft w:val="480"/>
          <w:marRight w:val="0"/>
          <w:marTop w:val="0"/>
          <w:marBottom w:val="0"/>
          <w:divBdr>
            <w:top w:val="none" w:sz="0" w:space="0" w:color="auto"/>
            <w:left w:val="none" w:sz="0" w:space="0" w:color="auto"/>
            <w:bottom w:val="none" w:sz="0" w:space="0" w:color="auto"/>
            <w:right w:val="none" w:sz="0" w:space="0" w:color="auto"/>
          </w:divBdr>
        </w:div>
        <w:div w:id="1612737404">
          <w:marLeft w:val="480"/>
          <w:marRight w:val="0"/>
          <w:marTop w:val="0"/>
          <w:marBottom w:val="0"/>
          <w:divBdr>
            <w:top w:val="none" w:sz="0" w:space="0" w:color="auto"/>
            <w:left w:val="none" w:sz="0" w:space="0" w:color="auto"/>
            <w:bottom w:val="none" w:sz="0" w:space="0" w:color="auto"/>
            <w:right w:val="none" w:sz="0" w:space="0" w:color="auto"/>
          </w:divBdr>
        </w:div>
        <w:div w:id="1624339190">
          <w:marLeft w:val="480"/>
          <w:marRight w:val="0"/>
          <w:marTop w:val="0"/>
          <w:marBottom w:val="0"/>
          <w:divBdr>
            <w:top w:val="none" w:sz="0" w:space="0" w:color="auto"/>
            <w:left w:val="none" w:sz="0" w:space="0" w:color="auto"/>
            <w:bottom w:val="none" w:sz="0" w:space="0" w:color="auto"/>
            <w:right w:val="none" w:sz="0" w:space="0" w:color="auto"/>
          </w:divBdr>
        </w:div>
        <w:div w:id="1635479036">
          <w:marLeft w:val="480"/>
          <w:marRight w:val="0"/>
          <w:marTop w:val="0"/>
          <w:marBottom w:val="0"/>
          <w:divBdr>
            <w:top w:val="none" w:sz="0" w:space="0" w:color="auto"/>
            <w:left w:val="none" w:sz="0" w:space="0" w:color="auto"/>
            <w:bottom w:val="none" w:sz="0" w:space="0" w:color="auto"/>
            <w:right w:val="none" w:sz="0" w:space="0" w:color="auto"/>
          </w:divBdr>
        </w:div>
        <w:div w:id="1686592828">
          <w:marLeft w:val="480"/>
          <w:marRight w:val="0"/>
          <w:marTop w:val="0"/>
          <w:marBottom w:val="0"/>
          <w:divBdr>
            <w:top w:val="none" w:sz="0" w:space="0" w:color="auto"/>
            <w:left w:val="none" w:sz="0" w:space="0" w:color="auto"/>
            <w:bottom w:val="none" w:sz="0" w:space="0" w:color="auto"/>
            <w:right w:val="none" w:sz="0" w:space="0" w:color="auto"/>
          </w:divBdr>
        </w:div>
        <w:div w:id="1707633504">
          <w:marLeft w:val="480"/>
          <w:marRight w:val="0"/>
          <w:marTop w:val="0"/>
          <w:marBottom w:val="0"/>
          <w:divBdr>
            <w:top w:val="none" w:sz="0" w:space="0" w:color="auto"/>
            <w:left w:val="none" w:sz="0" w:space="0" w:color="auto"/>
            <w:bottom w:val="none" w:sz="0" w:space="0" w:color="auto"/>
            <w:right w:val="none" w:sz="0" w:space="0" w:color="auto"/>
          </w:divBdr>
        </w:div>
        <w:div w:id="1773471316">
          <w:marLeft w:val="480"/>
          <w:marRight w:val="0"/>
          <w:marTop w:val="0"/>
          <w:marBottom w:val="0"/>
          <w:divBdr>
            <w:top w:val="none" w:sz="0" w:space="0" w:color="auto"/>
            <w:left w:val="none" w:sz="0" w:space="0" w:color="auto"/>
            <w:bottom w:val="none" w:sz="0" w:space="0" w:color="auto"/>
            <w:right w:val="none" w:sz="0" w:space="0" w:color="auto"/>
          </w:divBdr>
        </w:div>
        <w:div w:id="1807769944">
          <w:marLeft w:val="480"/>
          <w:marRight w:val="0"/>
          <w:marTop w:val="0"/>
          <w:marBottom w:val="0"/>
          <w:divBdr>
            <w:top w:val="none" w:sz="0" w:space="0" w:color="auto"/>
            <w:left w:val="none" w:sz="0" w:space="0" w:color="auto"/>
            <w:bottom w:val="none" w:sz="0" w:space="0" w:color="auto"/>
            <w:right w:val="none" w:sz="0" w:space="0" w:color="auto"/>
          </w:divBdr>
        </w:div>
        <w:div w:id="1845823792">
          <w:marLeft w:val="480"/>
          <w:marRight w:val="0"/>
          <w:marTop w:val="0"/>
          <w:marBottom w:val="0"/>
          <w:divBdr>
            <w:top w:val="none" w:sz="0" w:space="0" w:color="auto"/>
            <w:left w:val="none" w:sz="0" w:space="0" w:color="auto"/>
            <w:bottom w:val="none" w:sz="0" w:space="0" w:color="auto"/>
            <w:right w:val="none" w:sz="0" w:space="0" w:color="auto"/>
          </w:divBdr>
        </w:div>
        <w:div w:id="1846941943">
          <w:marLeft w:val="480"/>
          <w:marRight w:val="0"/>
          <w:marTop w:val="0"/>
          <w:marBottom w:val="0"/>
          <w:divBdr>
            <w:top w:val="none" w:sz="0" w:space="0" w:color="auto"/>
            <w:left w:val="none" w:sz="0" w:space="0" w:color="auto"/>
            <w:bottom w:val="none" w:sz="0" w:space="0" w:color="auto"/>
            <w:right w:val="none" w:sz="0" w:space="0" w:color="auto"/>
          </w:divBdr>
        </w:div>
        <w:div w:id="1916547115">
          <w:marLeft w:val="480"/>
          <w:marRight w:val="0"/>
          <w:marTop w:val="0"/>
          <w:marBottom w:val="0"/>
          <w:divBdr>
            <w:top w:val="none" w:sz="0" w:space="0" w:color="auto"/>
            <w:left w:val="none" w:sz="0" w:space="0" w:color="auto"/>
            <w:bottom w:val="none" w:sz="0" w:space="0" w:color="auto"/>
            <w:right w:val="none" w:sz="0" w:space="0" w:color="auto"/>
          </w:divBdr>
        </w:div>
        <w:div w:id="1988121623">
          <w:marLeft w:val="480"/>
          <w:marRight w:val="0"/>
          <w:marTop w:val="0"/>
          <w:marBottom w:val="0"/>
          <w:divBdr>
            <w:top w:val="none" w:sz="0" w:space="0" w:color="auto"/>
            <w:left w:val="none" w:sz="0" w:space="0" w:color="auto"/>
            <w:bottom w:val="none" w:sz="0" w:space="0" w:color="auto"/>
            <w:right w:val="none" w:sz="0" w:space="0" w:color="auto"/>
          </w:divBdr>
        </w:div>
        <w:div w:id="2018380821">
          <w:marLeft w:val="480"/>
          <w:marRight w:val="0"/>
          <w:marTop w:val="0"/>
          <w:marBottom w:val="0"/>
          <w:divBdr>
            <w:top w:val="none" w:sz="0" w:space="0" w:color="auto"/>
            <w:left w:val="none" w:sz="0" w:space="0" w:color="auto"/>
            <w:bottom w:val="none" w:sz="0" w:space="0" w:color="auto"/>
            <w:right w:val="none" w:sz="0" w:space="0" w:color="auto"/>
          </w:divBdr>
        </w:div>
        <w:div w:id="2053267421">
          <w:marLeft w:val="480"/>
          <w:marRight w:val="0"/>
          <w:marTop w:val="0"/>
          <w:marBottom w:val="0"/>
          <w:divBdr>
            <w:top w:val="none" w:sz="0" w:space="0" w:color="auto"/>
            <w:left w:val="none" w:sz="0" w:space="0" w:color="auto"/>
            <w:bottom w:val="none" w:sz="0" w:space="0" w:color="auto"/>
            <w:right w:val="none" w:sz="0" w:space="0" w:color="auto"/>
          </w:divBdr>
        </w:div>
        <w:div w:id="2058966302">
          <w:marLeft w:val="480"/>
          <w:marRight w:val="0"/>
          <w:marTop w:val="0"/>
          <w:marBottom w:val="0"/>
          <w:divBdr>
            <w:top w:val="none" w:sz="0" w:space="0" w:color="auto"/>
            <w:left w:val="none" w:sz="0" w:space="0" w:color="auto"/>
            <w:bottom w:val="none" w:sz="0" w:space="0" w:color="auto"/>
            <w:right w:val="none" w:sz="0" w:space="0" w:color="auto"/>
          </w:divBdr>
        </w:div>
        <w:div w:id="2124767980">
          <w:marLeft w:val="480"/>
          <w:marRight w:val="0"/>
          <w:marTop w:val="0"/>
          <w:marBottom w:val="0"/>
          <w:divBdr>
            <w:top w:val="none" w:sz="0" w:space="0" w:color="auto"/>
            <w:left w:val="none" w:sz="0" w:space="0" w:color="auto"/>
            <w:bottom w:val="none" w:sz="0" w:space="0" w:color="auto"/>
            <w:right w:val="none" w:sz="0" w:space="0" w:color="auto"/>
          </w:divBdr>
        </w:div>
        <w:div w:id="2131777354">
          <w:marLeft w:val="480"/>
          <w:marRight w:val="0"/>
          <w:marTop w:val="0"/>
          <w:marBottom w:val="0"/>
          <w:divBdr>
            <w:top w:val="none" w:sz="0" w:space="0" w:color="auto"/>
            <w:left w:val="none" w:sz="0" w:space="0" w:color="auto"/>
            <w:bottom w:val="none" w:sz="0" w:space="0" w:color="auto"/>
            <w:right w:val="none" w:sz="0" w:space="0" w:color="auto"/>
          </w:divBdr>
        </w:div>
        <w:div w:id="2141217755">
          <w:marLeft w:val="480"/>
          <w:marRight w:val="0"/>
          <w:marTop w:val="0"/>
          <w:marBottom w:val="0"/>
          <w:divBdr>
            <w:top w:val="none" w:sz="0" w:space="0" w:color="auto"/>
            <w:left w:val="none" w:sz="0" w:space="0" w:color="auto"/>
            <w:bottom w:val="none" w:sz="0" w:space="0" w:color="auto"/>
            <w:right w:val="none" w:sz="0" w:space="0" w:color="auto"/>
          </w:divBdr>
        </w:div>
      </w:divsChild>
    </w:div>
    <w:div w:id="896209999">
      <w:bodyDiv w:val="1"/>
      <w:marLeft w:val="0"/>
      <w:marRight w:val="0"/>
      <w:marTop w:val="0"/>
      <w:marBottom w:val="0"/>
      <w:divBdr>
        <w:top w:val="none" w:sz="0" w:space="0" w:color="auto"/>
        <w:left w:val="none" w:sz="0" w:space="0" w:color="auto"/>
        <w:bottom w:val="none" w:sz="0" w:space="0" w:color="auto"/>
        <w:right w:val="none" w:sz="0" w:space="0" w:color="auto"/>
      </w:divBdr>
      <w:divsChild>
        <w:div w:id="10030413">
          <w:marLeft w:val="480"/>
          <w:marRight w:val="0"/>
          <w:marTop w:val="0"/>
          <w:marBottom w:val="0"/>
          <w:divBdr>
            <w:top w:val="none" w:sz="0" w:space="0" w:color="auto"/>
            <w:left w:val="none" w:sz="0" w:space="0" w:color="auto"/>
            <w:bottom w:val="none" w:sz="0" w:space="0" w:color="auto"/>
            <w:right w:val="none" w:sz="0" w:space="0" w:color="auto"/>
          </w:divBdr>
        </w:div>
        <w:div w:id="169804080">
          <w:marLeft w:val="480"/>
          <w:marRight w:val="0"/>
          <w:marTop w:val="0"/>
          <w:marBottom w:val="0"/>
          <w:divBdr>
            <w:top w:val="none" w:sz="0" w:space="0" w:color="auto"/>
            <w:left w:val="none" w:sz="0" w:space="0" w:color="auto"/>
            <w:bottom w:val="none" w:sz="0" w:space="0" w:color="auto"/>
            <w:right w:val="none" w:sz="0" w:space="0" w:color="auto"/>
          </w:divBdr>
        </w:div>
        <w:div w:id="190729605">
          <w:marLeft w:val="480"/>
          <w:marRight w:val="0"/>
          <w:marTop w:val="0"/>
          <w:marBottom w:val="0"/>
          <w:divBdr>
            <w:top w:val="none" w:sz="0" w:space="0" w:color="auto"/>
            <w:left w:val="none" w:sz="0" w:space="0" w:color="auto"/>
            <w:bottom w:val="none" w:sz="0" w:space="0" w:color="auto"/>
            <w:right w:val="none" w:sz="0" w:space="0" w:color="auto"/>
          </w:divBdr>
        </w:div>
        <w:div w:id="210659048">
          <w:marLeft w:val="480"/>
          <w:marRight w:val="0"/>
          <w:marTop w:val="0"/>
          <w:marBottom w:val="0"/>
          <w:divBdr>
            <w:top w:val="none" w:sz="0" w:space="0" w:color="auto"/>
            <w:left w:val="none" w:sz="0" w:space="0" w:color="auto"/>
            <w:bottom w:val="none" w:sz="0" w:space="0" w:color="auto"/>
            <w:right w:val="none" w:sz="0" w:space="0" w:color="auto"/>
          </w:divBdr>
        </w:div>
        <w:div w:id="219749225">
          <w:marLeft w:val="480"/>
          <w:marRight w:val="0"/>
          <w:marTop w:val="0"/>
          <w:marBottom w:val="0"/>
          <w:divBdr>
            <w:top w:val="none" w:sz="0" w:space="0" w:color="auto"/>
            <w:left w:val="none" w:sz="0" w:space="0" w:color="auto"/>
            <w:bottom w:val="none" w:sz="0" w:space="0" w:color="auto"/>
            <w:right w:val="none" w:sz="0" w:space="0" w:color="auto"/>
          </w:divBdr>
        </w:div>
        <w:div w:id="221520808">
          <w:marLeft w:val="480"/>
          <w:marRight w:val="0"/>
          <w:marTop w:val="0"/>
          <w:marBottom w:val="0"/>
          <w:divBdr>
            <w:top w:val="none" w:sz="0" w:space="0" w:color="auto"/>
            <w:left w:val="none" w:sz="0" w:space="0" w:color="auto"/>
            <w:bottom w:val="none" w:sz="0" w:space="0" w:color="auto"/>
            <w:right w:val="none" w:sz="0" w:space="0" w:color="auto"/>
          </w:divBdr>
        </w:div>
        <w:div w:id="237910425">
          <w:marLeft w:val="480"/>
          <w:marRight w:val="0"/>
          <w:marTop w:val="0"/>
          <w:marBottom w:val="0"/>
          <w:divBdr>
            <w:top w:val="none" w:sz="0" w:space="0" w:color="auto"/>
            <w:left w:val="none" w:sz="0" w:space="0" w:color="auto"/>
            <w:bottom w:val="none" w:sz="0" w:space="0" w:color="auto"/>
            <w:right w:val="none" w:sz="0" w:space="0" w:color="auto"/>
          </w:divBdr>
        </w:div>
        <w:div w:id="258485564">
          <w:marLeft w:val="480"/>
          <w:marRight w:val="0"/>
          <w:marTop w:val="0"/>
          <w:marBottom w:val="0"/>
          <w:divBdr>
            <w:top w:val="none" w:sz="0" w:space="0" w:color="auto"/>
            <w:left w:val="none" w:sz="0" w:space="0" w:color="auto"/>
            <w:bottom w:val="none" w:sz="0" w:space="0" w:color="auto"/>
            <w:right w:val="none" w:sz="0" w:space="0" w:color="auto"/>
          </w:divBdr>
        </w:div>
        <w:div w:id="287708304">
          <w:marLeft w:val="480"/>
          <w:marRight w:val="0"/>
          <w:marTop w:val="0"/>
          <w:marBottom w:val="0"/>
          <w:divBdr>
            <w:top w:val="none" w:sz="0" w:space="0" w:color="auto"/>
            <w:left w:val="none" w:sz="0" w:space="0" w:color="auto"/>
            <w:bottom w:val="none" w:sz="0" w:space="0" w:color="auto"/>
            <w:right w:val="none" w:sz="0" w:space="0" w:color="auto"/>
          </w:divBdr>
        </w:div>
        <w:div w:id="313721222">
          <w:marLeft w:val="480"/>
          <w:marRight w:val="0"/>
          <w:marTop w:val="0"/>
          <w:marBottom w:val="0"/>
          <w:divBdr>
            <w:top w:val="none" w:sz="0" w:space="0" w:color="auto"/>
            <w:left w:val="none" w:sz="0" w:space="0" w:color="auto"/>
            <w:bottom w:val="none" w:sz="0" w:space="0" w:color="auto"/>
            <w:right w:val="none" w:sz="0" w:space="0" w:color="auto"/>
          </w:divBdr>
        </w:div>
        <w:div w:id="321277311">
          <w:marLeft w:val="480"/>
          <w:marRight w:val="0"/>
          <w:marTop w:val="0"/>
          <w:marBottom w:val="0"/>
          <w:divBdr>
            <w:top w:val="none" w:sz="0" w:space="0" w:color="auto"/>
            <w:left w:val="none" w:sz="0" w:space="0" w:color="auto"/>
            <w:bottom w:val="none" w:sz="0" w:space="0" w:color="auto"/>
            <w:right w:val="none" w:sz="0" w:space="0" w:color="auto"/>
          </w:divBdr>
        </w:div>
        <w:div w:id="329332787">
          <w:marLeft w:val="480"/>
          <w:marRight w:val="0"/>
          <w:marTop w:val="0"/>
          <w:marBottom w:val="0"/>
          <w:divBdr>
            <w:top w:val="none" w:sz="0" w:space="0" w:color="auto"/>
            <w:left w:val="none" w:sz="0" w:space="0" w:color="auto"/>
            <w:bottom w:val="none" w:sz="0" w:space="0" w:color="auto"/>
            <w:right w:val="none" w:sz="0" w:space="0" w:color="auto"/>
          </w:divBdr>
        </w:div>
        <w:div w:id="343482865">
          <w:marLeft w:val="480"/>
          <w:marRight w:val="0"/>
          <w:marTop w:val="0"/>
          <w:marBottom w:val="0"/>
          <w:divBdr>
            <w:top w:val="none" w:sz="0" w:space="0" w:color="auto"/>
            <w:left w:val="none" w:sz="0" w:space="0" w:color="auto"/>
            <w:bottom w:val="none" w:sz="0" w:space="0" w:color="auto"/>
            <w:right w:val="none" w:sz="0" w:space="0" w:color="auto"/>
          </w:divBdr>
        </w:div>
        <w:div w:id="412162858">
          <w:marLeft w:val="480"/>
          <w:marRight w:val="0"/>
          <w:marTop w:val="0"/>
          <w:marBottom w:val="0"/>
          <w:divBdr>
            <w:top w:val="none" w:sz="0" w:space="0" w:color="auto"/>
            <w:left w:val="none" w:sz="0" w:space="0" w:color="auto"/>
            <w:bottom w:val="none" w:sz="0" w:space="0" w:color="auto"/>
            <w:right w:val="none" w:sz="0" w:space="0" w:color="auto"/>
          </w:divBdr>
        </w:div>
        <w:div w:id="421993165">
          <w:marLeft w:val="480"/>
          <w:marRight w:val="0"/>
          <w:marTop w:val="0"/>
          <w:marBottom w:val="0"/>
          <w:divBdr>
            <w:top w:val="none" w:sz="0" w:space="0" w:color="auto"/>
            <w:left w:val="none" w:sz="0" w:space="0" w:color="auto"/>
            <w:bottom w:val="none" w:sz="0" w:space="0" w:color="auto"/>
            <w:right w:val="none" w:sz="0" w:space="0" w:color="auto"/>
          </w:divBdr>
        </w:div>
        <w:div w:id="428964378">
          <w:marLeft w:val="480"/>
          <w:marRight w:val="0"/>
          <w:marTop w:val="0"/>
          <w:marBottom w:val="0"/>
          <w:divBdr>
            <w:top w:val="none" w:sz="0" w:space="0" w:color="auto"/>
            <w:left w:val="none" w:sz="0" w:space="0" w:color="auto"/>
            <w:bottom w:val="none" w:sz="0" w:space="0" w:color="auto"/>
            <w:right w:val="none" w:sz="0" w:space="0" w:color="auto"/>
          </w:divBdr>
        </w:div>
        <w:div w:id="574315563">
          <w:marLeft w:val="480"/>
          <w:marRight w:val="0"/>
          <w:marTop w:val="0"/>
          <w:marBottom w:val="0"/>
          <w:divBdr>
            <w:top w:val="none" w:sz="0" w:space="0" w:color="auto"/>
            <w:left w:val="none" w:sz="0" w:space="0" w:color="auto"/>
            <w:bottom w:val="none" w:sz="0" w:space="0" w:color="auto"/>
            <w:right w:val="none" w:sz="0" w:space="0" w:color="auto"/>
          </w:divBdr>
        </w:div>
        <w:div w:id="620721470">
          <w:marLeft w:val="480"/>
          <w:marRight w:val="0"/>
          <w:marTop w:val="0"/>
          <w:marBottom w:val="0"/>
          <w:divBdr>
            <w:top w:val="none" w:sz="0" w:space="0" w:color="auto"/>
            <w:left w:val="none" w:sz="0" w:space="0" w:color="auto"/>
            <w:bottom w:val="none" w:sz="0" w:space="0" w:color="auto"/>
            <w:right w:val="none" w:sz="0" w:space="0" w:color="auto"/>
          </w:divBdr>
        </w:div>
        <w:div w:id="636106237">
          <w:marLeft w:val="480"/>
          <w:marRight w:val="0"/>
          <w:marTop w:val="0"/>
          <w:marBottom w:val="0"/>
          <w:divBdr>
            <w:top w:val="none" w:sz="0" w:space="0" w:color="auto"/>
            <w:left w:val="none" w:sz="0" w:space="0" w:color="auto"/>
            <w:bottom w:val="none" w:sz="0" w:space="0" w:color="auto"/>
            <w:right w:val="none" w:sz="0" w:space="0" w:color="auto"/>
          </w:divBdr>
        </w:div>
        <w:div w:id="639920407">
          <w:marLeft w:val="480"/>
          <w:marRight w:val="0"/>
          <w:marTop w:val="0"/>
          <w:marBottom w:val="0"/>
          <w:divBdr>
            <w:top w:val="none" w:sz="0" w:space="0" w:color="auto"/>
            <w:left w:val="none" w:sz="0" w:space="0" w:color="auto"/>
            <w:bottom w:val="none" w:sz="0" w:space="0" w:color="auto"/>
            <w:right w:val="none" w:sz="0" w:space="0" w:color="auto"/>
          </w:divBdr>
        </w:div>
        <w:div w:id="688486516">
          <w:marLeft w:val="480"/>
          <w:marRight w:val="0"/>
          <w:marTop w:val="0"/>
          <w:marBottom w:val="0"/>
          <w:divBdr>
            <w:top w:val="none" w:sz="0" w:space="0" w:color="auto"/>
            <w:left w:val="none" w:sz="0" w:space="0" w:color="auto"/>
            <w:bottom w:val="none" w:sz="0" w:space="0" w:color="auto"/>
            <w:right w:val="none" w:sz="0" w:space="0" w:color="auto"/>
          </w:divBdr>
        </w:div>
        <w:div w:id="705525359">
          <w:marLeft w:val="480"/>
          <w:marRight w:val="0"/>
          <w:marTop w:val="0"/>
          <w:marBottom w:val="0"/>
          <w:divBdr>
            <w:top w:val="none" w:sz="0" w:space="0" w:color="auto"/>
            <w:left w:val="none" w:sz="0" w:space="0" w:color="auto"/>
            <w:bottom w:val="none" w:sz="0" w:space="0" w:color="auto"/>
            <w:right w:val="none" w:sz="0" w:space="0" w:color="auto"/>
          </w:divBdr>
        </w:div>
        <w:div w:id="755859214">
          <w:marLeft w:val="480"/>
          <w:marRight w:val="0"/>
          <w:marTop w:val="0"/>
          <w:marBottom w:val="0"/>
          <w:divBdr>
            <w:top w:val="none" w:sz="0" w:space="0" w:color="auto"/>
            <w:left w:val="none" w:sz="0" w:space="0" w:color="auto"/>
            <w:bottom w:val="none" w:sz="0" w:space="0" w:color="auto"/>
            <w:right w:val="none" w:sz="0" w:space="0" w:color="auto"/>
          </w:divBdr>
        </w:div>
        <w:div w:id="759369851">
          <w:marLeft w:val="480"/>
          <w:marRight w:val="0"/>
          <w:marTop w:val="0"/>
          <w:marBottom w:val="0"/>
          <w:divBdr>
            <w:top w:val="none" w:sz="0" w:space="0" w:color="auto"/>
            <w:left w:val="none" w:sz="0" w:space="0" w:color="auto"/>
            <w:bottom w:val="none" w:sz="0" w:space="0" w:color="auto"/>
            <w:right w:val="none" w:sz="0" w:space="0" w:color="auto"/>
          </w:divBdr>
        </w:div>
        <w:div w:id="775908283">
          <w:marLeft w:val="480"/>
          <w:marRight w:val="0"/>
          <w:marTop w:val="0"/>
          <w:marBottom w:val="0"/>
          <w:divBdr>
            <w:top w:val="none" w:sz="0" w:space="0" w:color="auto"/>
            <w:left w:val="none" w:sz="0" w:space="0" w:color="auto"/>
            <w:bottom w:val="none" w:sz="0" w:space="0" w:color="auto"/>
            <w:right w:val="none" w:sz="0" w:space="0" w:color="auto"/>
          </w:divBdr>
        </w:div>
        <w:div w:id="779224209">
          <w:marLeft w:val="480"/>
          <w:marRight w:val="0"/>
          <w:marTop w:val="0"/>
          <w:marBottom w:val="0"/>
          <w:divBdr>
            <w:top w:val="none" w:sz="0" w:space="0" w:color="auto"/>
            <w:left w:val="none" w:sz="0" w:space="0" w:color="auto"/>
            <w:bottom w:val="none" w:sz="0" w:space="0" w:color="auto"/>
            <w:right w:val="none" w:sz="0" w:space="0" w:color="auto"/>
          </w:divBdr>
        </w:div>
        <w:div w:id="801768243">
          <w:marLeft w:val="480"/>
          <w:marRight w:val="0"/>
          <w:marTop w:val="0"/>
          <w:marBottom w:val="0"/>
          <w:divBdr>
            <w:top w:val="none" w:sz="0" w:space="0" w:color="auto"/>
            <w:left w:val="none" w:sz="0" w:space="0" w:color="auto"/>
            <w:bottom w:val="none" w:sz="0" w:space="0" w:color="auto"/>
            <w:right w:val="none" w:sz="0" w:space="0" w:color="auto"/>
          </w:divBdr>
        </w:div>
        <w:div w:id="816459076">
          <w:marLeft w:val="480"/>
          <w:marRight w:val="0"/>
          <w:marTop w:val="0"/>
          <w:marBottom w:val="0"/>
          <w:divBdr>
            <w:top w:val="none" w:sz="0" w:space="0" w:color="auto"/>
            <w:left w:val="none" w:sz="0" w:space="0" w:color="auto"/>
            <w:bottom w:val="none" w:sz="0" w:space="0" w:color="auto"/>
            <w:right w:val="none" w:sz="0" w:space="0" w:color="auto"/>
          </w:divBdr>
        </w:div>
        <w:div w:id="837504534">
          <w:marLeft w:val="480"/>
          <w:marRight w:val="0"/>
          <w:marTop w:val="0"/>
          <w:marBottom w:val="0"/>
          <w:divBdr>
            <w:top w:val="none" w:sz="0" w:space="0" w:color="auto"/>
            <w:left w:val="none" w:sz="0" w:space="0" w:color="auto"/>
            <w:bottom w:val="none" w:sz="0" w:space="0" w:color="auto"/>
            <w:right w:val="none" w:sz="0" w:space="0" w:color="auto"/>
          </w:divBdr>
        </w:div>
        <w:div w:id="860628456">
          <w:marLeft w:val="480"/>
          <w:marRight w:val="0"/>
          <w:marTop w:val="0"/>
          <w:marBottom w:val="0"/>
          <w:divBdr>
            <w:top w:val="none" w:sz="0" w:space="0" w:color="auto"/>
            <w:left w:val="none" w:sz="0" w:space="0" w:color="auto"/>
            <w:bottom w:val="none" w:sz="0" w:space="0" w:color="auto"/>
            <w:right w:val="none" w:sz="0" w:space="0" w:color="auto"/>
          </w:divBdr>
        </w:div>
        <w:div w:id="882443667">
          <w:marLeft w:val="480"/>
          <w:marRight w:val="0"/>
          <w:marTop w:val="0"/>
          <w:marBottom w:val="0"/>
          <w:divBdr>
            <w:top w:val="none" w:sz="0" w:space="0" w:color="auto"/>
            <w:left w:val="none" w:sz="0" w:space="0" w:color="auto"/>
            <w:bottom w:val="none" w:sz="0" w:space="0" w:color="auto"/>
            <w:right w:val="none" w:sz="0" w:space="0" w:color="auto"/>
          </w:divBdr>
        </w:div>
        <w:div w:id="911549323">
          <w:marLeft w:val="480"/>
          <w:marRight w:val="0"/>
          <w:marTop w:val="0"/>
          <w:marBottom w:val="0"/>
          <w:divBdr>
            <w:top w:val="none" w:sz="0" w:space="0" w:color="auto"/>
            <w:left w:val="none" w:sz="0" w:space="0" w:color="auto"/>
            <w:bottom w:val="none" w:sz="0" w:space="0" w:color="auto"/>
            <w:right w:val="none" w:sz="0" w:space="0" w:color="auto"/>
          </w:divBdr>
        </w:div>
        <w:div w:id="958679756">
          <w:marLeft w:val="480"/>
          <w:marRight w:val="0"/>
          <w:marTop w:val="0"/>
          <w:marBottom w:val="0"/>
          <w:divBdr>
            <w:top w:val="none" w:sz="0" w:space="0" w:color="auto"/>
            <w:left w:val="none" w:sz="0" w:space="0" w:color="auto"/>
            <w:bottom w:val="none" w:sz="0" w:space="0" w:color="auto"/>
            <w:right w:val="none" w:sz="0" w:space="0" w:color="auto"/>
          </w:divBdr>
        </w:div>
        <w:div w:id="964774816">
          <w:marLeft w:val="480"/>
          <w:marRight w:val="0"/>
          <w:marTop w:val="0"/>
          <w:marBottom w:val="0"/>
          <w:divBdr>
            <w:top w:val="none" w:sz="0" w:space="0" w:color="auto"/>
            <w:left w:val="none" w:sz="0" w:space="0" w:color="auto"/>
            <w:bottom w:val="none" w:sz="0" w:space="0" w:color="auto"/>
            <w:right w:val="none" w:sz="0" w:space="0" w:color="auto"/>
          </w:divBdr>
        </w:div>
        <w:div w:id="1046568975">
          <w:marLeft w:val="480"/>
          <w:marRight w:val="0"/>
          <w:marTop w:val="0"/>
          <w:marBottom w:val="0"/>
          <w:divBdr>
            <w:top w:val="none" w:sz="0" w:space="0" w:color="auto"/>
            <w:left w:val="none" w:sz="0" w:space="0" w:color="auto"/>
            <w:bottom w:val="none" w:sz="0" w:space="0" w:color="auto"/>
            <w:right w:val="none" w:sz="0" w:space="0" w:color="auto"/>
          </w:divBdr>
        </w:div>
        <w:div w:id="1086456551">
          <w:marLeft w:val="480"/>
          <w:marRight w:val="0"/>
          <w:marTop w:val="0"/>
          <w:marBottom w:val="0"/>
          <w:divBdr>
            <w:top w:val="none" w:sz="0" w:space="0" w:color="auto"/>
            <w:left w:val="none" w:sz="0" w:space="0" w:color="auto"/>
            <w:bottom w:val="none" w:sz="0" w:space="0" w:color="auto"/>
            <w:right w:val="none" w:sz="0" w:space="0" w:color="auto"/>
          </w:divBdr>
        </w:div>
        <w:div w:id="1095631706">
          <w:marLeft w:val="480"/>
          <w:marRight w:val="0"/>
          <w:marTop w:val="0"/>
          <w:marBottom w:val="0"/>
          <w:divBdr>
            <w:top w:val="none" w:sz="0" w:space="0" w:color="auto"/>
            <w:left w:val="none" w:sz="0" w:space="0" w:color="auto"/>
            <w:bottom w:val="none" w:sz="0" w:space="0" w:color="auto"/>
            <w:right w:val="none" w:sz="0" w:space="0" w:color="auto"/>
          </w:divBdr>
        </w:div>
        <w:div w:id="1143237214">
          <w:marLeft w:val="480"/>
          <w:marRight w:val="0"/>
          <w:marTop w:val="0"/>
          <w:marBottom w:val="0"/>
          <w:divBdr>
            <w:top w:val="none" w:sz="0" w:space="0" w:color="auto"/>
            <w:left w:val="none" w:sz="0" w:space="0" w:color="auto"/>
            <w:bottom w:val="none" w:sz="0" w:space="0" w:color="auto"/>
            <w:right w:val="none" w:sz="0" w:space="0" w:color="auto"/>
          </w:divBdr>
        </w:div>
        <w:div w:id="1155487687">
          <w:marLeft w:val="480"/>
          <w:marRight w:val="0"/>
          <w:marTop w:val="0"/>
          <w:marBottom w:val="0"/>
          <w:divBdr>
            <w:top w:val="none" w:sz="0" w:space="0" w:color="auto"/>
            <w:left w:val="none" w:sz="0" w:space="0" w:color="auto"/>
            <w:bottom w:val="none" w:sz="0" w:space="0" w:color="auto"/>
            <w:right w:val="none" w:sz="0" w:space="0" w:color="auto"/>
          </w:divBdr>
        </w:div>
        <w:div w:id="1174033427">
          <w:marLeft w:val="480"/>
          <w:marRight w:val="0"/>
          <w:marTop w:val="0"/>
          <w:marBottom w:val="0"/>
          <w:divBdr>
            <w:top w:val="none" w:sz="0" w:space="0" w:color="auto"/>
            <w:left w:val="none" w:sz="0" w:space="0" w:color="auto"/>
            <w:bottom w:val="none" w:sz="0" w:space="0" w:color="auto"/>
            <w:right w:val="none" w:sz="0" w:space="0" w:color="auto"/>
          </w:divBdr>
        </w:div>
        <w:div w:id="1259289916">
          <w:marLeft w:val="480"/>
          <w:marRight w:val="0"/>
          <w:marTop w:val="0"/>
          <w:marBottom w:val="0"/>
          <w:divBdr>
            <w:top w:val="none" w:sz="0" w:space="0" w:color="auto"/>
            <w:left w:val="none" w:sz="0" w:space="0" w:color="auto"/>
            <w:bottom w:val="none" w:sz="0" w:space="0" w:color="auto"/>
            <w:right w:val="none" w:sz="0" w:space="0" w:color="auto"/>
          </w:divBdr>
        </w:div>
        <w:div w:id="1317955136">
          <w:marLeft w:val="480"/>
          <w:marRight w:val="0"/>
          <w:marTop w:val="0"/>
          <w:marBottom w:val="0"/>
          <w:divBdr>
            <w:top w:val="none" w:sz="0" w:space="0" w:color="auto"/>
            <w:left w:val="none" w:sz="0" w:space="0" w:color="auto"/>
            <w:bottom w:val="none" w:sz="0" w:space="0" w:color="auto"/>
            <w:right w:val="none" w:sz="0" w:space="0" w:color="auto"/>
          </w:divBdr>
        </w:div>
        <w:div w:id="1354574253">
          <w:marLeft w:val="480"/>
          <w:marRight w:val="0"/>
          <w:marTop w:val="0"/>
          <w:marBottom w:val="0"/>
          <w:divBdr>
            <w:top w:val="none" w:sz="0" w:space="0" w:color="auto"/>
            <w:left w:val="none" w:sz="0" w:space="0" w:color="auto"/>
            <w:bottom w:val="none" w:sz="0" w:space="0" w:color="auto"/>
            <w:right w:val="none" w:sz="0" w:space="0" w:color="auto"/>
          </w:divBdr>
        </w:div>
        <w:div w:id="1448356469">
          <w:marLeft w:val="480"/>
          <w:marRight w:val="0"/>
          <w:marTop w:val="0"/>
          <w:marBottom w:val="0"/>
          <w:divBdr>
            <w:top w:val="none" w:sz="0" w:space="0" w:color="auto"/>
            <w:left w:val="none" w:sz="0" w:space="0" w:color="auto"/>
            <w:bottom w:val="none" w:sz="0" w:space="0" w:color="auto"/>
            <w:right w:val="none" w:sz="0" w:space="0" w:color="auto"/>
          </w:divBdr>
        </w:div>
        <w:div w:id="1451781402">
          <w:marLeft w:val="480"/>
          <w:marRight w:val="0"/>
          <w:marTop w:val="0"/>
          <w:marBottom w:val="0"/>
          <w:divBdr>
            <w:top w:val="none" w:sz="0" w:space="0" w:color="auto"/>
            <w:left w:val="none" w:sz="0" w:space="0" w:color="auto"/>
            <w:bottom w:val="none" w:sz="0" w:space="0" w:color="auto"/>
            <w:right w:val="none" w:sz="0" w:space="0" w:color="auto"/>
          </w:divBdr>
        </w:div>
        <w:div w:id="1540557125">
          <w:marLeft w:val="480"/>
          <w:marRight w:val="0"/>
          <w:marTop w:val="0"/>
          <w:marBottom w:val="0"/>
          <w:divBdr>
            <w:top w:val="none" w:sz="0" w:space="0" w:color="auto"/>
            <w:left w:val="none" w:sz="0" w:space="0" w:color="auto"/>
            <w:bottom w:val="none" w:sz="0" w:space="0" w:color="auto"/>
            <w:right w:val="none" w:sz="0" w:space="0" w:color="auto"/>
          </w:divBdr>
        </w:div>
        <w:div w:id="1556968496">
          <w:marLeft w:val="480"/>
          <w:marRight w:val="0"/>
          <w:marTop w:val="0"/>
          <w:marBottom w:val="0"/>
          <w:divBdr>
            <w:top w:val="none" w:sz="0" w:space="0" w:color="auto"/>
            <w:left w:val="none" w:sz="0" w:space="0" w:color="auto"/>
            <w:bottom w:val="none" w:sz="0" w:space="0" w:color="auto"/>
            <w:right w:val="none" w:sz="0" w:space="0" w:color="auto"/>
          </w:divBdr>
        </w:div>
        <w:div w:id="1557667733">
          <w:marLeft w:val="480"/>
          <w:marRight w:val="0"/>
          <w:marTop w:val="0"/>
          <w:marBottom w:val="0"/>
          <w:divBdr>
            <w:top w:val="none" w:sz="0" w:space="0" w:color="auto"/>
            <w:left w:val="none" w:sz="0" w:space="0" w:color="auto"/>
            <w:bottom w:val="none" w:sz="0" w:space="0" w:color="auto"/>
            <w:right w:val="none" w:sz="0" w:space="0" w:color="auto"/>
          </w:divBdr>
        </w:div>
        <w:div w:id="1632708249">
          <w:marLeft w:val="480"/>
          <w:marRight w:val="0"/>
          <w:marTop w:val="0"/>
          <w:marBottom w:val="0"/>
          <w:divBdr>
            <w:top w:val="none" w:sz="0" w:space="0" w:color="auto"/>
            <w:left w:val="none" w:sz="0" w:space="0" w:color="auto"/>
            <w:bottom w:val="none" w:sz="0" w:space="0" w:color="auto"/>
            <w:right w:val="none" w:sz="0" w:space="0" w:color="auto"/>
          </w:divBdr>
        </w:div>
        <w:div w:id="1646931984">
          <w:marLeft w:val="480"/>
          <w:marRight w:val="0"/>
          <w:marTop w:val="0"/>
          <w:marBottom w:val="0"/>
          <w:divBdr>
            <w:top w:val="none" w:sz="0" w:space="0" w:color="auto"/>
            <w:left w:val="none" w:sz="0" w:space="0" w:color="auto"/>
            <w:bottom w:val="none" w:sz="0" w:space="0" w:color="auto"/>
            <w:right w:val="none" w:sz="0" w:space="0" w:color="auto"/>
          </w:divBdr>
        </w:div>
        <w:div w:id="1652784381">
          <w:marLeft w:val="480"/>
          <w:marRight w:val="0"/>
          <w:marTop w:val="0"/>
          <w:marBottom w:val="0"/>
          <w:divBdr>
            <w:top w:val="none" w:sz="0" w:space="0" w:color="auto"/>
            <w:left w:val="none" w:sz="0" w:space="0" w:color="auto"/>
            <w:bottom w:val="none" w:sz="0" w:space="0" w:color="auto"/>
            <w:right w:val="none" w:sz="0" w:space="0" w:color="auto"/>
          </w:divBdr>
        </w:div>
        <w:div w:id="1659268630">
          <w:marLeft w:val="480"/>
          <w:marRight w:val="0"/>
          <w:marTop w:val="0"/>
          <w:marBottom w:val="0"/>
          <w:divBdr>
            <w:top w:val="none" w:sz="0" w:space="0" w:color="auto"/>
            <w:left w:val="none" w:sz="0" w:space="0" w:color="auto"/>
            <w:bottom w:val="none" w:sz="0" w:space="0" w:color="auto"/>
            <w:right w:val="none" w:sz="0" w:space="0" w:color="auto"/>
          </w:divBdr>
        </w:div>
        <w:div w:id="1684435422">
          <w:marLeft w:val="480"/>
          <w:marRight w:val="0"/>
          <w:marTop w:val="0"/>
          <w:marBottom w:val="0"/>
          <w:divBdr>
            <w:top w:val="none" w:sz="0" w:space="0" w:color="auto"/>
            <w:left w:val="none" w:sz="0" w:space="0" w:color="auto"/>
            <w:bottom w:val="none" w:sz="0" w:space="0" w:color="auto"/>
            <w:right w:val="none" w:sz="0" w:space="0" w:color="auto"/>
          </w:divBdr>
        </w:div>
        <w:div w:id="1742680068">
          <w:marLeft w:val="480"/>
          <w:marRight w:val="0"/>
          <w:marTop w:val="0"/>
          <w:marBottom w:val="0"/>
          <w:divBdr>
            <w:top w:val="none" w:sz="0" w:space="0" w:color="auto"/>
            <w:left w:val="none" w:sz="0" w:space="0" w:color="auto"/>
            <w:bottom w:val="none" w:sz="0" w:space="0" w:color="auto"/>
            <w:right w:val="none" w:sz="0" w:space="0" w:color="auto"/>
          </w:divBdr>
        </w:div>
        <w:div w:id="1750736270">
          <w:marLeft w:val="480"/>
          <w:marRight w:val="0"/>
          <w:marTop w:val="0"/>
          <w:marBottom w:val="0"/>
          <w:divBdr>
            <w:top w:val="none" w:sz="0" w:space="0" w:color="auto"/>
            <w:left w:val="none" w:sz="0" w:space="0" w:color="auto"/>
            <w:bottom w:val="none" w:sz="0" w:space="0" w:color="auto"/>
            <w:right w:val="none" w:sz="0" w:space="0" w:color="auto"/>
          </w:divBdr>
        </w:div>
        <w:div w:id="1766613149">
          <w:marLeft w:val="480"/>
          <w:marRight w:val="0"/>
          <w:marTop w:val="0"/>
          <w:marBottom w:val="0"/>
          <w:divBdr>
            <w:top w:val="none" w:sz="0" w:space="0" w:color="auto"/>
            <w:left w:val="none" w:sz="0" w:space="0" w:color="auto"/>
            <w:bottom w:val="none" w:sz="0" w:space="0" w:color="auto"/>
            <w:right w:val="none" w:sz="0" w:space="0" w:color="auto"/>
          </w:divBdr>
        </w:div>
        <w:div w:id="1772163151">
          <w:marLeft w:val="480"/>
          <w:marRight w:val="0"/>
          <w:marTop w:val="0"/>
          <w:marBottom w:val="0"/>
          <w:divBdr>
            <w:top w:val="none" w:sz="0" w:space="0" w:color="auto"/>
            <w:left w:val="none" w:sz="0" w:space="0" w:color="auto"/>
            <w:bottom w:val="none" w:sz="0" w:space="0" w:color="auto"/>
            <w:right w:val="none" w:sz="0" w:space="0" w:color="auto"/>
          </w:divBdr>
        </w:div>
        <w:div w:id="1783839846">
          <w:marLeft w:val="480"/>
          <w:marRight w:val="0"/>
          <w:marTop w:val="0"/>
          <w:marBottom w:val="0"/>
          <w:divBdr>
            <w:top w:val="none" w:sz="0" w:space="0" w:color="auto"/>
            <w:left w:val="none" w:sz="0" w:space="0" w:color="auto"/>
            <w:bottom w:val="none" w:sz="0" w:space="0" w:color="auto"/>
            <w:right w:val="none" w:sz="0" w:space="0" w:color="auto"/>
          </w:divBdr>
        </w:div>
        <w:div w:id="1836415189">
          <w:marLeft w:val="480"/>
          <w:marRight w:val="0"/>
          <w:marTop w:val="0"/>
          <w:marBottom w:val="0"/>
          <w:divBdr>
            <w:top w:val="none" w:sz="0" w:space="0" w:color="auto"/>
            <w:left w:val="none" w:sz="0" w:space="0" w:color="auto"/>
            <w:bottom w:val="none" w:sz="0" w:space="0" w:color="auto"/>
            <w:right w:val="none" w:sz="0" w:space="0" w:color="auto"/>
          </w:divBdr>
        </w:div>
        <w:div w:id="1918324533">
          <w:marLeft w:val="480"/>
          <w:marRight w:val="0"/>
          <w:marTop w:val="0"/>
          <w:marBottom w:val="0"/>
          <w:divBdr>
            <w:top w:val="none" w:sz="0" w:space="0" w:color="auto"/>
            <w:left w:val="none" w:sz="0" w:space="0" w:color="auto"/>
            <w:bottom w:val="none" w:sz="0" w:space="0" w:color="auto"/>
            <w:right w:val="none" w:sz="0" w:space="0" w:color="auto"/>
          </w:divBdr>
        </w:div>
        <w:div w:id="1946619182">
          <w:marLeft w:val="480"/>
          <w:marRight w:val="0"/>
          <w:marTop w:val="0"/>
          <w:marBottom w:val="0"/>
          <w:divBdr>
            <w:top w:val="none" w:sz="0" w:space="0" w:color="auto"/>
            <w:left w:val="none" w:sz="0" w:space="0" w:color="auto"/>
            <w:bottom w:val="none" w:sz="0" w:space="0" w:color="auto"/>
            <w:right w:val="none" w:sz="0" w:space="0" w:color="auto"/>
          </w:divBdr>
        </w:div>
        <w:div w:id="1947349375">
          <w:marLeft w:val="480"/>
          <w:marRight w:val="0"/>
          <w:marTop w:val="0"/>
          <w:marBottom w:val="0"/>
          <w:divBdr>
            <w:top w:val="none" w:sz="0" w:space="0" w:color="auto"/>
            <w:left w:val="none" w:sz="0" w:space="0" w:color="auto"/>
            <w:bottom w:val="none" w:sz="0" w:space="0" w:color="auto"/>
            <w:right w:val="none" w:sz="0" w:space="0" w:color="auto"/>
          </w:divBdr>
        </w:div>
        <w:div w:id="1974675448">
          <w:marLeft w:val="480"/>
          <w:marRight w:val="0"/>
          <w:marTop w:val="0"/>
          <w:marBottom w:val="0"/>
          <w:divBdr>
            <w:top w:val="none" w:sz="0" w:space="0" w:color="auto"/>
            <w:left w:val="none" w:sz="0" w:space="0" w:color="auto"/>
            <w:bottom w:val="none" w:sz="0" w:space="0" w:color="auto"/>
            <w:right w:val="none" w:sz="0" w:space="0" w:color="auto"/>
          </w:divBdr>
        </w:div>
        <w:div w:id="1979190767">
          <w:marLeft w:val="480"/>
          <w:marRight w:val="0"/>
          <w:marTop w:val="0"/>
          <w:marBottom w:val="0"/>
          <w:divBdr>
            <w:top w:val="none" w:sz="0" w:space="0" w:color="auto"/>
            <w:left w:val="none" w:sz="0" w:space="0" w:color="auto"/>
            <w:bottom w:val="none" w:sz="0" w:space="0" w:color="auto"/>
            <w:right w:val="none" w:sz="0" w:space="0" w:color="auto"/>
          </w:divBdr>
        </w:div>
        <w:div w:id="2007200941">
          <w:marLeft w:val="480"/>
          <w:marRight w:val="0"/>
          <w:marTop w:val="0"/>
          <w:marBottom w:val="0"/>
          <w:divBdr>
            <w:top w:val="none" w:sz="0" w:space="0" w:color="auto"/>
            <w:left w:val="none" w:sz="0" w:space="0" w:color="auto"/>
            <w:bottom w:val="none" w:sz="0" w:space="0" w:color="auto"/>
            <w:right w:val="none" w:sz="0" w:space="0" w:color="auto"/>
          </w:divBdr>
        </w:div>
        <w:div w:id="2050185597">
          <w:marLeft w:val="480"/>
          <w:marRight w:val="0"/>
          <w:marTop w:val="0"/>
          <w:marBottom w:val="0"/>
          <w:divBdr>
            <w:top w:val="none" w:sz="0" w:space="0" w:color="auto"/>
            <w:left w:val="none" w:sz="0" w:space="0" w:color="auto"/>
            <w:bottom w:val="none" w:sz="0" w:space="0" w:color="auto"/>
            <w:right w:val="none" w:sz="0" w:space="0" w:color="auto"/>
          </w:divBdr>
        </w:div>
        <w:div w:id="2058429028">
          <w:marLeft w:val="480"/>
          <w:marRight w:val="0"/>
          <w:marTop w:val="0"/>
          <w:marBottom w:val="0"/>
          <w:divBdr>
            <w:top w:val="none" w:sz="0" w:space="0" w:color="auto"/>
            <w:left w:val="none" w:sz="0" w:space="0" w:color="auto"/>
            <w:bottom w:val="none" w:sz="0" w:space="0" w:color="auto"/>
            <w:right w:val="none" w:sz="0" w:space="0" w:color="auto"/>
          </w:divBdr>
        </w:div>
        <w:div w:id="2090803292">
          <w:marLeft w:val="480"/>
          <w:marRight w:val="0"/>
          <w:marTop w:val="0"/>
          <w:marBottom w:val="0"/>
          <w:divBdr>
            <w:top w:val="none" w:sz="0" w:space="0" w:color="auto"/>
            <w:left w:val="none" w:sz="0" w:space="0" w:color="auto"/>
            <w:bottom w:val="none" w:sz="0" w:space="0" w:color="auto"/>
            <w:right w:val="none" w:sz="0" w:space="0" w:color="auto"/>
          </w:divBdr>
        </w:div>
        <w:div w:id="2125801882">
          <w:marLeft w:val="480"/>
          <w:marRight w:val="0"/>
          <w:marTop w:val="0"/>
          <w:marBottom w:val="0"/>
          <w:divBdr>
            <w:top w:val="none" w:sz="0" w:space="0" w:color="auto"/>
            <w:left w:val="none" w:sz="0" w:space="0" w:color="auto"/>
            <w:bottom w:val="none" w:sz="0" w:space="0" w:color="auto"/>
            <w:right w:val="none" w:sz="0" w:space="0" w:color="auto"/>
          </w:divBdr>
        </w:div>
        <w:div w:id="2132282878">
          <w:marLeft w:val="480"/>
          <w:marRight w:val="0"/>
          <w:marTop w:val="0"/>
          <w:marBottom w:val="0"/>
          <w:divBdr>
            <w:top w:val="none" w:sz="0" w:space="0" w:color="auto"/>
            <w:left w:val="none" w:sz="0" w:space="0" w:color="auto"/>
            <w:bottom w:val="none" w:sz="0" w:space="0" w:color="auto"/>
            <w:right w:val="none" w:sz="0" w:space="0" w:color="auto"/>
          </w:divBdr>
        </w:div>
      </w:divsChild>
    </w:div>
    <w:div w:id="904141580">
      <w:bodyDiv w:val="1"/>
      <w:marLeft w:val="0"/>
      <w:marRight w:val="0"/>
      <w:marTop w:val="0"/>
      <w:marBottom w:val="0"/>
      <w:divBdr>
        <w:top w:val="none" w:sz="0" w:space="0" w:color="auto"/>
        <w:left w:val="none" w:sz="0" w:space="0" w:color="auto"/>
        <w:bottom w:val="none" w:sz="0" w:space="0" w:color="auto"/>
        <w:right w:val="none" w:sz="0" w:space="0" w:color="auto"/>
      </w:divBdr>
      <w:divsChild>
        <w:div w:id="116261691">
          <w:marLeft w:val="480"/>
          <w:marRight w:val="0"/>
          <w:marTop w:val="0"/>
          <w:marBottom w:val="0"/>
          <w:divBdr>
            <w:top w:val="none" w:sz="0" w:space="0" w:color="auto"/>
            <w:left w:val="none" w:sz="0" w:space="0" w:color="auto"/>
            <w:bottom w:val="none" w:sz="0" w:space="0" w:color="auto"/>
            <w:right w:val="none" w:sz="0" w:space="0" w:color="auto"/>
          </w:divBdr>
        </w:div>
        <w:div w:id="128057604">
          <w:marLeft w:val="480"/>
          <w:marRight w:val="0"/>
          <w:marTop w:val="0"/>
          <w:marBottom w:val="0"/>
          <w:divBdr>
            <w:top w:val="none" w:sz="0" w:space="0" w:color="auto"/>
            <w:left w:val="none" w:sz="0" w:space="0" w:color="auto"/>
            <w:bottom w:val="none" w:sz="0" w:space="0" w:color="auto"/>
            <w:right w:val="none" w:sz="0" w:space="0" w:color="auto"/>
          </w:divBdr>
        </w:div>
        <w:div w:id="130098743">
          <w:marLeft w:val="480"/>
          <w:marRight w:val="0"/>
          <w:marTop w:val="0"/>
          <w:marBottom w:val="0"/>
          <w:divBdr>
            <w:top w:val="none" w:sz="0" w:space="0" w:color="auto"/>
            <w:left w:val="none" w:sz="0" w:space="0" w:color="auto"/>
            <w:bottom w:val="none" w:sz="0" w:space="0" w:color="auto"/>
            <w:right w:val="none" w:sz="0" w:space="0" w:color="auto"/>
          </w:divBdr>
        </w:div>
        <w:div w:id="142891376">
          <w:marLeft w:val="480"/>
          <w:marRight w:val="0"/>
          <w:marTop w:val="0"/>
          <w:marBottom w:val="0"/>
          <w:divBdr>
            <w:top w:val="none" w:sz="0" w:space="0" w:color="auto"/>
            <w:left w:val="none" w:sz="0" w:space="0" w:color="auto"/>
            <w:bottom w:val="none" w:sz="0" w:space="0" w:color="auto"/>
            <w:right w:val="none" w:sz="0" w:space="0" w:color="auto"/>
          </w:divBdr>
        </w:div>
        <w:div w:id="183175238">
          <w:marLeft w:val="480"/>
          <w:marRight w:val="0"/>
          <w:marTop w:val="0"/>
          <w:marBottom w:val="0"/>
          <w:divBdr>
            <w:top w:val="none" w:sz="0" w:space="0" w:color="auto"/>
            <w:left w:val="none" w:sz="0" w:space="0" w:color="auto"/>
            <w:bottom w:val="none" w:sz="0" w:space="0" w:color="auto"/>
            <w:right w:val="none" w:sz="0" w:space="0" w:color="auto"/>
          </w:divBdr>
        </w:div>
        <w:div w:id="184487527">
          <w:marLeft w:val="480"/>
          <w:marRight w:val="0"/>
          <w:marTop w:val="0"/>
          <w:marBottom w:val="0"/>
          <w:divBdr>
            <w:top w:val="none" w:sz="0" w:space="0" w:color="auto"/>
            <w:left w:val="none" w:sz="0" w:space="0" w:color="auto"/>
            <w:bottom w:val="none" w:sz="0" w:space="0" w:color="auto"/>
            <w:right w:val="none" w:sz="0" w:space="0" w:color="auto"/>
          </w:divBdr>
        </w:div>
        <w:div w:id="221673879">
          <w:marLeft w:val="480"/>
          <w:marRight w:val="0"/>
          <w:marTop w:val="0"/>
          <w:marBottom w:val="0"/>
          <w:divBdr>
            <w:top w:val="none" w:sz="0" w:space="0" w:color="auto"/>
            <w:left w:val="none" w:sz="0" w:space="0" w:color="auto"/>
            <w:bottom w:val="none" w:sz="0" w:space="0" w:color="auto"/>
            <w:right w:val="none" w:sz="0" w:space="0" w:color="auto"/>
          </w:divBdr>
        </w:div>
        <w:div w:id="250286063">
          <w:marLeft w:val="480"/>
          <w:marRight w:val="0"/>
          <w:marTop w:val="0"/>
          <w:marBottom w:val="0"/>
          <w:divBdr>
            <w:top w:val="none" w:sz="0" w:space="0" w:color="auto"/>
            <w:left w:val="none" w:sz="0" w:space="0" w:color="auto"/>
            <w:bottom w:val="none" w:sz="0" w:space="0" w:color="auto"/>
            <w:right w:val="none" w:sz="0" w:space="0" w:color="auto"/>
          </w:divBdr>
        </w:div>
        <w:div w:id="347489000">
          <w:marLeft w:val="480"/>
          <w:marRight w:val="0"/>
          <w:marTop w:val="0"/>
          <w:marBottom w:val="0"/>
          <w:divBdr>
            <w:top w:val="none" w:sz="0" w:space="0" w:color="auto"/>
            <w:left w:val="none" w:sz="0" w:space="0" w:color="auto"/>
            <w:bottom w:val="none" w:sz="0" w:space="0" w:color="auto"/>
            <w:right w:val="none" w:sz="0" w:space="0" w:color="auto"/>
          </w:divBdr>
        </w:div>
        <w:div w:id="357389432">
          <w:marLeft w:val="480"/>
          <w:marRight w:val="0"/>
          <w:marTop w:val="0"/>
          <w:marBottom w:val="0"/>
          <w:divBdr>
            <w:top w:val="none" w:sz="0" w:space="0" w:color="auto"/>
            <w:left w:val="none" w:sz="0" w:space="0" w:color="auto"/>
            <w:bottom w:val="none" w:sz="0" w:space="0" w:color="auto"/>
            <w:right w:val="none" w:sz="0" w:space="0" w:color="auto"/>
          </w:divBdr>
        </w:div>
        <w:div w:id="414940433">
          <w:marLeft w:val="480"/>
          <w:marRight w:val="0"/>
          <w:marTop w:val="0"/>
          <w:marBottom w:val="0"/>
          <w:divBdr>
            <w:top w:val="none" w:sz="0" w:space="0" w:color="auto"/>
            <w:left w:val="none" w:sz="0" w:space="0" w:color="auto"/>
            <w:bottom w:val="none" w:sz="0" w:space="0" w:color="auto"/>
            <w:right w:val="none" w:sz="0" w:space="0" w:color="auto"/>
          </w:divBdr>
        </w:div>
        <w:div w:id="425616158">
          <w:marLeft w:val="480"/>
          <w:marRight w:val="0"/>
          <w:marTop w:val="0"/>
          <w:marBottom w:val="0"/>
          <w:divBdr>
            <w:top w:val="none" w:sz="0" w:space="0" w:color="auto"/>
            <w:left w:val="none" w:sz="0" w:space="0" w:color="auto"/>
            <w:bottom w:val="none" w:sz="0" w:space="0" w:color="auto"/>
            <w:right w:val="none" w:sz="0" w:space="0" w:color="auto"/>
          </w:divBdr>
        </w:div>
        <w:div w:id="429933549">
          <w:marLeft w:val="480"/>
          <w:marRight w:val="0"/>
          <w:marTop w:val="0"/>
          <w:marBottom w:val="0"/>
          <w:divBdr>
            <w:top w:val="none" w:sz="0" w:space="0" w:color="auto"/>
            <w:left w:val="none" w:sz="0" w:space="0" w:color="auto"/>
            <w:bottom w:val="none" w:sz="0" w:space="0" w:color="auto"/>
            <w:right w:val="none" w:sz="0" w:space="0" w:color="auto"/>
          </w:divBdr>
        </w:div>
        <w:div w:id="532304766">
          <w:marLeft w:val="480"/>
          <w:marRight w:val="0"/>
          <w:marTop w:val="0"/>
          <w:marBottom w:val="0"/>
          <w:divBdr>
            <w:top w:val="none" w:sz="0" w:space="0" w:color="auto"/>
            <w:left w:val="none" w:sz="0" w:space="0" w:color="auto"/>
            <w:bottom w:val="none" w:sz="0" w:space="0" w:color="auto"/>
            <w:right w:val="none" w:sz="0" w:space="0" w:color="auto"/>
          </w:divBdr>
        </w:div>
        <w:div w:id="538322318">
          <w:marLeft w:val="480"/>
          <w:marRight w:val="0"/>
          <w:marTop w:val="0"/>
          <w:marBottom w:val="0"/>
          <w:divBdr>
            <w:top w:val="none" w:sz="0" w:space="0" w:color="auto"/>
            <w:left w:val="none" w:sz="0" w:space="0" w:color="auto"/>
            <w:bottom w:val="none" w:sz="0" w:space="0" w:color="auto"/>
            <w:right w:val="none" w:sz="0" w:space="0" w:color="auto"/>
          </w:divBdr>
        </w:div>
        <w:div w:id="578564853">
          <w:marLeft w:val="480"/>
          <w:marRight w:val="0"/>
          <w:marTop w:val="0"/>
          <w:marBottom w:val="0"/>
          <w:divBdr>
            <w:top w:val="none" w:sz="0" w:space="0" w:color="auto"/>
            <w:left w:val="none" w:sz="0" w:space="0" w:color="auto"/>
            <w:bottom w:val="none" w:sz="0" w:space="0" w:color="auto"/>
            <w:right w:val="none" w:sz="0" w:space="0" w:color="auto"/>
          </w:divBdr>
        </w:div>
        <w:div w:id="675304449">
          <w:marLeft w:val="480"/>
          <w:marRight w:val="0"/>
          <w:marTop w:val="0"/>
          <w:marBottom w:val="0"/>
          <w:divBdr>
            <w:top w:val="none" w:sz="0" w:space="0" w:color="auto"/>
            <w:left w:val="none" w:sz="0" w:space="0" w:color="auto"/>
            <w:bottom w:val="none" w:sz="0" w:space="0" w:color="auto"/>
            <w:right w:val="none" w:sz="0" w:space="0" w:color="auto"/>
          </w:divBdr>
        </w:div>
        <w:div w:id="684669857">
          <w:marLeft w:val="480"/>
          <w:marRight w:val="0"/>
          <w:marTop w:val="0"/>
          <w:marBottom w:val="0"/>
          <w:divBdr>
            <w:top w:val="none" w:sz="0" w:space="0" w:color="auto"/>
            <w:left w:val="none" w:sz="0" w:space="0" w:color="auto"/>
            <w:bottom w:val="none" w:sz="0" w:space="0" w:color="auto"/>
            <w:right w:val="none" w:sz="0" w:space="0" w:color="auto"/>
          </w:divBdr>
        </w:div>
        <w:div w:id="691995435">
          <w:marLeft w:val="480"/>
          <w:marRight w:val="0"/>
          <w:marTop w:val="0"/>
          <w:marBottom w:val="0"/>
          <w:divBdr>
            <w:top w:val="none" w:sz="0" w:space="0" w:color="auto"/>
            <w:left w:val="none" w:sz="0" w:space="0" w:color="auto"/>
            <w:bottom w:val="none" w:sz="0" w:space="0" w:color="auto"/>
            <w:right w:val="none" w:sz="0" w:space="0" w:color="auto"/>
          </w:divBdr>
        </w:div>
        <w:div w:id="697631566">
          <w:marLeft w:val="480"/>
          <w:marRight w:val="0"/>
          <w:marTop w:val="0"/>
          <w:marBottom w:val="0"/>
          <w:divBdr>
            <w:top w:val="none" w:sz="0" w:space="0" w:color="auto"/>
            <w:left w:val="none" w:sz="0" w:space="0" w:color="auto"/>
            <w:bottom w:val="none" w:sz="0" w:space="0" w:color="auto"/>
            <w:right w:val="none" w:sz="0" w:space="0" w:color="auto"/>
          </w:divBdr>
        </w:div>
        <w:div w:id="765661170">
          <w:marLeft w:val="480"/>
          <w:marRight w:val="0"/>
          <w:marTop w:val="0"/>
          <w:marBottom w:val="0"/>
          <w:divBdr>
            <w:top w:val="none" w:sz="0" w:space="0" w:color="auto"/>
            <w:left w:val="none" w:sz="0" w:space="0" w:color="auto"/>
            <w:bottom w:val="none" w:sz="0" w:space="0" w:color="auto"/>
            <w:right w:val="none" w:sz="0" w:space="0" w:color="auto"/>
          </w:divBdr>
        </w:div>
        <w:div w:id="786967607">
          <w:marLeft w:val="480"/>
          <w:marRight w:val="0"/>
          <w:marTop w:val="0"/>
          <w:marBottom w:val="0"/>
          <w:divBdr>
            <w:top w:val="none" w:sz="0" w:space="0" w:color="auto"/>
            <w:left w:val="none" w:sz="0" w:space="0" w:color="auto"/>
            <w:bottom w:val="none" w:sz="0" w:space="0" w:color="auto"/>
            <w:right w:val="none" w:sz="0" w:space="0" w:color="auto"/>
          </w:divBdr>
        </w:div>
        <w:div w:id="810831299">
          <w:marLeft w:val="480"/>
          <w:marRight w:val="0"/>
          <w:marTop w:val="0"/>
          <w:marBottom w:val="0"/>
          <w:divBdr>
            <w:top w:val="none" w:sz="0" w:space="0" w:color="auto"/>
            <w:left w:val="none" w:sz="0" w:space="0" w:color="auto"/>
            <w:bottom w:val="none" w:sz="0" w:space="0" w:color="auto"/>
            <w:right w:val="none" w:sz="0" w:space="0" w:color="auto"/>
          </w:divBdr>
        </w:div>
        <w:div w:id="878125326">
          <w:marLeft w:val="480"/>
          <w:marRight w:val="0"/>
          <w:marTop w:val="0"/>
          <w:marBottom w:val="0"/>
          <w:divBdr>
            <w:top w:val="none" w:sz="0" w:space="0" w:color="auto"/>
            <w:left w:val="none" w:sz="0" w:space="0" w:color="auto"/>
            <w:bottom w:val="none" w:sz="0" w:space="0" w:color="auto"/>
            <w:right w:val="none" w:sz="0" w:space="0" w:color="auto"/>
          </w:divBdr>
        </w:div>
        <w:div w:id="898711756">
          <w:marLeft w:val="480"/>
          <w:marRight w:val="0"/>
          <w:marTop w:val="0"/>
          <w:marBottom w:val="0"/>
          <w:divBdr>
            <w:top w:val="none" w:sz="0" w:space="0" w:color="auto"/>
            <w:left w:val="none" w:sz="0" w:space="0" w:color="auto"/>
            <w:bottom w:val="none" w:sz="0" w:space="0" w:color="auto"/>
            <w:right w:val="none" w:sz="0" w:space="0" w:color="auto"/>
          </w:divBdr>
        </w:div>
        <w:div w:id="928657052">
          <w:marLeft w:val="480"/>
          <w:marRight w:val="0"/>
          <w:marTop w:val="0"/>
          <w:marBottom w:val="0"/>
          <w:divBdr>
            <w:top w:val="none" w:sz="0" w:space="0" w:color="auto"/>
            <w:left w:val="none" w:sz="0" w:space="0" w:color="auto"/>
            <w:bottom w:val="none" w:sz="0" w:space="0" w:color="auto"/>
            <w:right w:val="none" w:sz="0" w:space="0" w:color="auto"/>
          </w:divBdr>
        </w:div>
        <w:div w:id="1038776223">
          <w:marLeft w:val="480"/>
          <w:marRight w:val="0"/>
          <w:marTop w:val="0"/>
          <w:marBottom w:val="0"/>
          <w:divBdr>
            <w:top w:val="none" w:sz="0" w:space="0" w:color="auto"/>
            <w:left w:val="none" w:sz="0" w:space="0" w:color="auto"/>
            <w:bottom w:val="none" w:sz="0" w:space="0" w:color="auto"/>
            <w:right w:val="none" w:sz="0" w:space="0" w:color="auto"/>
          </w:divBdr>
        </w:div>
        <w:div w:id="1059669517">
          <w:marLeft w:val="480"/>
          <w:marRight w:val="0"/>
          <w:marTop w:val="0"/>
          <w:marBottom w:val="0"/>
          <w:divBdr>
            <w:top w:val="none" w:sz="0" w:space="0" w:color="auto"/>
            <w:left w:val="none" w:sz="0" w:space="0" w:color="auto"/>
            <w:bottom w:val="none" w:sz="0" w:space="0" w:color="auto"/>
            <w:right w:val="none" w:sz="0" w:space="0" w:color="auto"/>
          </w:divBdr>
        </w:div>
        <w:div w:id="1083643896">
          <w:marLeft w:val="480"/>
          <w:marRight w:val="0"/>
          <w:marTop w:val="0"/>
          <w:marBottom w:val="0"/>
          <w:divBdr>
            <w:top w:val="none" w:sz="0" w:space="0" w:color="auto"/>
            <w:left w:val="none" w:sz="0" w:space="0" w:color="auto"/>
            <w:bottom w:val="none" w:sz="0" w:space="0" w:color="auto"/>
            <w:right w:val="none" w:sz="0" w:space="0" w:color="auto"/>
          </w:divBdr>
        </w:div>
        <w:div w:id="1083720369">
          <w:marLeft w:val="480"/>
          <w:marRight w:val="0"/>
          <w:marTop w:val="0"/>
          <w:marBottom w:val="0"/>
          <w:divBdr>
            <w:top w:val="none" w:sz="0" w:space="0" w:color="auto"/>
            <w:left w:val="none" w:sz="0" w:space="0" w:color="auto"/>
            <w:bottom w:val="none" w:sz="0" w:space="0" w:color="auto"/>
            <w:right w:val="none" w:sz="0" w:space="0" w:color="auto"/>
          </w:divBdr>
        </w:div>
        <w:div w:id="1119446104">
          <w:marLeft w:val="480"/>
          <w:marRight w:val="0"/>
          <w:marTop w:val="0"/>
          <w:marBottom w:val="0"/>
          <w:divBdr>
            <w:top w:val="none" w:sz="0" w:space="0" w:color="auto"/>
            <w:left w:val="none" w:sz="0" w:space="0" w:color="auto"/>
            <w:bottom w:val="none" w:sz="0" w:space="0" w:color="auto"/>
            <w:right w:val="none" w:sz="0" w:space="0" w:color="auto"/>
          </w:divBdr>
        </w:div>
        <w:div w:id="1156532366">
          <w:marLeft w:val="480"/>
          <w:marRight w:val="0"/>
          <w:marTop w:val="0"/>
          <w:marBottom w:val="0"/>
          <w:divBdr>
            <w:top w:val="none" w:sz="0" w:space="0" w:color="auto"/>
            <w:left w:val="none" w:sz="0" w:space="0" w:color="auto"/>
            <w:bottom w:val="none" w:sz="0" w:space="0" w:color="auto"/>
            <w:right w:val="none" w:sz="0" w:space="0" w:color="auto"/>
          </w:divBdr>
        </w:div>
        <w:div w:id="1160080484">
          <w:marLeft w:val="480"/>
          <w:marRight w:val="0"/>
          <w:marTop w:val="0"/>
          <w:marBottom w:val="0"/>
          <w:divBdr>
            <w:top w:val="none" w:sz="0" w:space="0" w:color="auto"/>
            <w:left w:val="none" w:sz="0" w:space="0" w:color="auto"/>
            <w:bottom w:val="none" w:sz="0" w:space="0" w:color="auto"/>
            <w:right w:val="none" w:sz="0" w:space="0" w:color="auto"/>
          </w:divBdr>
        </w:div>
        <w:div w:id="1201939318">
          <w:marLeft w:val="480"/>
          <w:marRight w:val="0"/>
          <w:marTop w:val="0"/>
          <w:marBottom w:val="0"/>
          <w:divBdr>
            <w:top w:val="none" w:sz="0" w:space="0" w:color="auto"/>
            <w:left w:val="none" w:sz="0" w:space="0" w:color="auto"/>
            <w:bottom w:val="none" w:sz="0" w:space="0" w:color="auto"/>
            <w:right w:val="none" w:sz="0" w:space="0" w:color="auto"/>
          </w:divBdr>
        </w:div>
        <w:div w:id="1211843134">
          <w:marLeft w:val="480"/>
          <w:marRight w:val="0"/>
          <w:marTop w:val="0"/>
          <w:marBottom w:val="0"/>
          <w:divBdr>
            <w:top w:val="none" w:sz="0" w:space="0" w:color="auto"/>
            <w:left w:val="none" w:sz="0" w:space="0" w:color="auto"/>
            <w:bottom w:val="none" w:sz="0" w:space="0" w:color="auto"/>
            <w:right w:val="none" w:sz="0" w:space="0" w:color="auto"/>
          </w:divBdr>
        </w:div>
        <w:div w:id="1213343055">
          <w:marLeft w:val="480"/>
          <w:marRight w:val="0"/>
          <w:marTop w:val="0"/>
          <w:marBottom w:val="0"/>
          <w:divBdr>
            <w:top w:val="none" w:sz="0" w:space="0" w:color="auto"/>
            <w:left w:val="none" w:sz="0" w:space="0" w:color="auto"/>
            <w:bottom w:val="none" w:sz="0" w:space="0" w:color="auto"/>
            <w:right w:val="none" w:sz="0" w:space="0" w:color="auto"/>
          </w:divBdr>
        </w:div>
        <w:div w:id="1239636832">
          <w:marLeft w:val="480"/>
          <w:marRight w:val="0"/>
          <w:marTop w:val="0"/>
          <w:marBottom w:val="0"/>
          <w:divBdr>
            <w:top w:val="none" w:sz="0" w:space="0" w:color="auto"/>
            <w:left w:val="none" w:sz="0" w:space="0" w:color="auto"/>
            <w:bottom w:val="none" w:sz="0" w:space="0" w:color="auto"/>
            <w:right w:val="none" w:sz="0" w:space="0" w:color="auto"/>
          </w:divBdr>
        </w:div>
        <w:div w:id="1240868036">
          <w:marLeft w:val="480"/>
          <w:marRight w:val="0"/>
          <w:marTop w:val="0"/>
          <w:marBottom w:val="0"/>
          <w:divBdr>
            <w:top w:val="none" w:sz="0" w:space="0" w:color="auto"/>
            <w:left w:val="none" w:sz="0" w:space="0" w:color="auto"/>
            <w:bottom w:val="none" w:sz="0" w:space="0" w:color="auto"/>
            <w:right w:val="none" w:sz="0" w:space="0" w:color="auto"/>
          </w:divBdr>
        </w:div>
        <w:div w:id="1280799826">
          <w:marLeft w:val="480"/>
          <w:marRight w:val="0"/>
          <w:marTop w:val="0"/>
          <w:marBottom w:val="0"/>
          <w:divBdr>
            <w:top w:val="none" w:sz="0" w:space="0" w:color="auto"/>
            <w:left w:val="none" w:sz="0" w:space="0" w:color="auto"/>
            <w:bottom w:val="none" w:sz="0" w:space="0" w:color="auto"/>
            <w:right w:val="none" w:sz="0" w:space="0" w:color="auto"/>
          </w:divBdr>
        </w:div>
        <w:div w:id="1386760191">
          <w:marLeft w:val="480"/>
          <w:marRight w:val="0"/>
          <w:marTop w:val="0"/>
          <w:marBottom w:val="0"/>
          <w:divBdr>
            <w:top w:val="none" w:sz="0" w:space="0" w:color="auto"/>
            <w:left w:val="none" w:sz="0" w:space="0" w:color="auto"/>
            <w:bottom w:val="none" w:sz="0" w:space="0" w:color="auto"/>
            <w:right w:val="none" w:sz="0" w:space="0" w:color="auto"/>
          </w:divBdr>
        </w:div>
        <w:div w:id="1419521859">
          <w:marLeft w:val="480"/>
          <w:marRight w:val="0"/>
          <w:marTop w:val="0"/>
          <w:marBottom w:val="0"/>
          <w:divBdr>
            <w:top w:val="none" w:sz="0" w:space="0" w:color="auto"/>
            <w:left w:val="none" w:sz="0" w:space="0" w:color="auto"/>
            <w:bottom w:val="none" w:sz="0" w:space="0" w:color="auto"/>
            <w:right w:val="none" w:sz="0" w:space="0" w:color="auto"/>
          </w:divBdr>
        </w:div>
        <w:div w:id="1435977182">
          <w:marLeft w:val="480"/>
          <w:marRight w:val="0"/>
          <w:marTop w:val="0"/>
          <w:marBottom w:val="0"/>
          <w:divBdr>
            <w:top w:val="none" w:sz="0" w:space="0" w:color="auto"/>
            <w:left w:val="none" w:sz="0" w:space="0" w:color="auto"/>
            <w:bottom w:val="none" w:sz="0" w:space="0" w:color="auto"/>
            <w:right w:val="none" w:sz="0" w:space="0" w:color="auto"/>
          </w:divBdr>
        </w:div>
        <w:div w:id="1436516053">
          <w:marLeft w:val="480"/>
          <w:marRight w:val="0"/>
          <w:marTop w:val="0"/>
          <w:marBottom w:val="0"/>
          <w:divBdr>
            <w:top w:val="none" w:sz="0" w:space="0" w:color="auto"/>
            <w:left w:val="none" w:sz="0" w:space="0" w:color="auto"/>
            <w:bottom w:val="none" w:sz="0" w:space="0" w:color="auto"/>
            <w:right w:val="none" w:sz="0" w:space="0" w:color="auto"/>
          </w:divBdr>
        </w:div>
        <w:div w:id="1437214920">
          <w:marLeft w:val="480"/>
          <w:marRight w:val="0"/>
          <w:marTop w:val="0"/>
          <w:marBottom w:val="0"/>
          <w:divBdr>
            <w:top w:val="none" w:sz="0" w:space="0" w:color="auto"/>
            <w:left w:val="none" w:sz="0" w:space="0" w:color="auto"/>
            <w:bottom w:val="none" w:sz="0" w:space="0" w:color="auto"/>
            <w:right w:val="none" w:sz="0" w:space="0" w:color="auto"/>
          </w:divBdr>
        </w:div>
        <w:div w:id="1496915482">
          <w:marLeft w:val="480"/>
          <w:marRight w:val="0"/>
          <w:marTop w:val="0"/>
          <w:marBottom w:val="0"/>
          <w:divBdr>
            <w:top w:val="none" w:sz="0" w:space="0" w:color="auto"/>
            <w:left w:val="none" w:sz="0" w:space="0" w:color="auto"/>
            <w:bottom w:val="none" w:sz="0" w:space="0" w:color="auto"/>
            <w:right w:val="none" w:sz="0" w:space="0" w:color="auto"/>
          </w:divBdr>
        </w:div>
        <w:div w:id="1536697992">
          <w:marLeft w:val="480"/>
          <w:marRight w:val="0"/>
          <w:marTop w:val="0"/>
          <w:marBottom w:val="0"/>
          <w:divBdr>
            <w:top w:val="none" w:sz="0" w:space="0" w:color="auto"/>
            <w:left w:val="none" w:sz="0" w:space="0" w:color="auto"/>
            <w:bottom w:val="none" w:sz="0" w:space="0" w:color="auto"/>
            <w:right w:val="none" w:sz="0" w:space="0" w:color="auto"/>
          </w:divBdr>
        </w:div>
        <w:div w:id="1563760142">
          <w:marLeft w:val="480"/>
          <w:marRight w:val="0"/>
          <w:marTop w:val="0"/>
          <w:marBottom w:val="0"/>
          <w:divBdr>
            <w:top w:val="none" w:sz="0" w:space="0" w:color="auto"/>
            <w:left w:val="none" w:sz="0" w:space="0" w:color="auto"/>
            <w:bottom w:val="none" w:sz="0" w:space="0" w:color="auto"/>
            <w:right w:val="none" w:sz="0" w:space="0" w:color="auto"/>
          </w:divBdr>
        </w:div>
        <w:div w:id="1589728051">
          <w:marLeft w:val="480"/>
          <w:marRight w:val="0"/>
          <w:marTop w:val="0"/>
          <w:marBottom w:val="0"/>
          <w:divBdr>
            <w:top w:val="none" w:sz="0" w:space="0" w:color="auto"/>
            <w:left w:val="none" w:sz="0" w:space="0" w:color="auto"/>
            <w:bottom w:val="none" w:sz="0" w:space="0" w:color="auto"/>
            <w:right w:val="none" w:sz="0" w:space="0" w:color="auto"/>
          </w:divBdr>
        </w:div>
        <w:div w:id="1611206859">
          <w:marLeft w:val="480"/>
          <w:marRight w:val="0"/>
          <w:marTop w:val="0"/>
          <w:marBottom w:val="0"/>
          <w:divBdr>
            <w:top w:val="none" w:sz="0" w:space="0" w:color="auto"/>
            <w:left w:val="none" w:sz="0" w:space="0" w:color="auto"/>
            <w:bottom w:val="none" w:sz="0" w:space="0" w:color="auto"/>
            <w:right w:val="none" w:sz="0" w:space="0" w:color="auto"/>
          </w:divBdr>
        </w:div>
        <w:div w:id="1639451280">
          <w:marLeft w:val="480"/>
          <w:marRight w:val="0"/>
          <w:marTop w:val="0"/>
          <w:marBottom w:val="0"/>
          <w:divBdr>
            <w:top w:val="none" w:sz="0" w:space="0" w:color="auto"/>
            <w:left w:val="none" w:sz="0" w:space="0" w:color="auto"/>
            <w:bottom w:val="none" w:sz="0" w:space="0" w:color="auto"/>
            <w:right w:val="none" w:sz="0" w:space="0" w:color="auto"/>
          </w:divBdr>
        </w:div>
        <w:div w:id="1641110910">
          <w:marLeft w:val="480"/>
          <w:marRight w:val="0"/>
          <w:marTop w:val="0"/>
          <w:marBottom w:val="0"/>
          <w:divBdr>
            <w:top w:val="none" w:sz="0" w:space="0" w:color="auto"/>
            <w:left w:val="none" w:sz="0" w:space="0" w:color="auto"/>
            <w:bottom w:val="none" w:sz="0" w:space="0" w:color="auto"/>
            <w:right w:val="none" w:sz="0" w:space="0" w:color="auto"/>
          </w:divBdr>
        </w:div>
        <w:div w:id="1687365410">
          <w:marLeft w:val="480"/>
          <w:marRight w:val="0"/>
          <w:marTop w:val="0"/>
          <w:marBottom w:val="0"/>
          <w:divBdr>
            <w:top w:val="none" w:sz="0" w:space="0" w:color="auto"/>
            <w:left w:val="none" w:sz="0" w:space="0" w:color="auto"/>
            <w:bottom w:val="none" w:sz="0" w:space="0" w:color="auto"/>
            <w:right w:val="none" w:sz="0" w:space="0" w:color="auto"/>
          </w:divBdr>
        </w:div>
        <w:div w:id="1701736257">
          <w:marLeft w:val="480"/>
          <w:marRight w:val="0"/>
          <w:marTop w:val="0"/>
          <w:marBottom w:val="0"/>
          <w:divBdr>
            <w:top w:val="none" w:sz="0" w:space="0" w:color="auto"/>
            <w:left w:val="none" w:sz="0" w:space="0" w:color="auto"/>
            <w:bottom w:val="none" w:sz="0" w:space="0" w:color="auto"/>
            <w:right w:val="none" w:sz="0" w:space="0" w:color="auto"/>
          </w:divBdr>
        </w:div>
        <w:div w:id="1723477615">
          <w:marLeft w:val="480"/>
          <w:marRight w:val="0"/>
          <w:marTop w:val="0"/>
          <w:marBottom w:val="0"/>
          <w:divBdr>
            <w:top w:val="none" w:sz="0" w:space="0" w:color="auto"/>
            <w:left w:val="none" w:sz="0" w:space="0" w:color="auto"/>
            <w:bottom w:val="none" w:sz="0" w:space="0" w:color="auto"/>
            <w:right w:val="none" w:sz="0" w:space="0" w:color="auto"/>
          </w:divBdr>
        </w:div>
        <w:div w:id="1876113482">
          <w:marLeft w:val="480"/>
          <w:marRight w:val="0"/>
          <w:marTop w:val="0"/>
          <w:marBottom w:val="0"/>
          <w:divBdr>
            <w:top w:val="none" w:sz="0" w:space="0" w:color="auto"/>
            <w:left w:val="none" w:sz="0" w:space="0" w:color="auto"/>
            <w:bottom w:val="none" w:sz="0" w:space="0" w:color="auto"/>
            <w:right w:val="none" w:sz="0" w:space="0" w:color="auto"/>
          </w:divBdr>
        </w:div>
        <w:div w:id="1891845132">
          <w:marLeft w:val="480"/>
          <w:marRight w:val="0"/>
          <w:marTop w:val="0"/>
          <w:marBottom w:val="0"/>
          <w:divBdr>
            <w:top w:val="none" w:sz="0" w:space="0" w:color="auto"/>
            <w:left w:val="none" w:sz="0" w:space="0" w:color="auto"/>
            <w:bottom w:val="none" w:sz="0" w:space="0" w:color="auto"/>
            <w:right w:val="none" w:sz="0" w:space="0" w:color="auto"/>
          </w:divBdr>
        </w:div>
        <w:div w:id="1892494495">
          <w:marLeft w:val="480"/>
          <w:marRight w:val="0"/>
          <w:marTop w:val="0"/>
          <w:marBottom w:val="0"/>
          <w:divBdr>
            <w:top w:val="none" w:sz="0" w:space="0" w:color="auto"/>
            <w:left w:val="none" w:sz="0" w:space="0" w:color="auto"/>
            <w:bottom w:val="none" w:sz="0" w:space="0" w:color="auto"/>
            <w:right w:val="none" w:sz="0" w:space="0" w:color="auto"/>
          </w:divBdr>
        </w:div>
        <w:div w:id="1933469943">
          <w:marLeft w:val="480"/>
          <w:marRight w:val="0"/>
          <w:marTop w:val="0"/>
          <w:marBottom w:val="0"/>
          <w:divBdr>
            <w:top w:val="none" w:sz="0" w:space="0" w:color="auto"/>
            <w:left w:val="none" w:sz="0" w:space="0" w:color="auto"/>
            <w:bottom w:val="none" w:sz="0" w:space="0" w:color="auto"/>
            <w:right w:val="none" w:sz="0" w:space="0" w:color="auto"/>
          </w:divBdr>
        </w:div>
        <w:div w:id="2023968632">
          <w:marLeft w:val="480"/>
          <w:marRight w:val="0"/>
          <w:marTop w:val="0"/>
          <w:marBottom w:val="0"/>
          <w:divBdr>
            <w:top w:val="none" w:sz="0" w:space="0" w:color="auto"/>
            <w:left w:val="none" w:sz="0" w:space="0" w:color="auto"/>
            <w:bottom w:val="none" w:sz="0" w:space="0" w:color="auto"/>
            <w:right w:val="none" w:sz="0" w:space="0" w:color="auto"/>
          </w:divBdr>
        </w:div>
        <w:div w:id="2034988900">
          <w:marLeft w:val="480"/>
          <w:marRight w:val="0"/>
          <w:marTop w:val="0"/>
          <w:marBottom w:val="0"/>
          <w:divBdr>
            <w:top w:val="none" w:sz="0" w:space="0" w:color="auto"/>
            <w:left w:val="none" w:sz="0" w:space="0" w:color="auto"/>
            <w:bottom w:val="none" w:sz="0" w:space="0" w:color="auto"/>
            <w:right w:val="none" w:sz="0" w:space="0" w:color="auto"/>
          </w:divBdr>
        </w:div>
        <w:div w:id="2082481392">
          <w:marLeft w:val="480"/>
          <w:marRight w:val="0"/>
          <w:marTop w:val="0"/>
          <w:marBottom w:val="0"/>
          <w:divBdr>
            <w:top w:val="none" w:sz="0" w:space="0" w:color="auto"/>
            <w:left w:val="none" w:sz="0" w:space="0" w:color="auto"/>
            <w:bottom w:val="none" w:sz="0" w:space="0" w:color="auto"/>
            <w:right w:val="none" w:sz="0" w:space="0" w:color="auto"/>
          </w:divBdr>
        </w:div>
        <w:div w:id="2093236384">
          <w:marLeft w:val="480"/>
          <w:marRight w:val="0"/>
          <w:marTop w:val="0"/>
          <w:marBottom w:val="0"/>
          <w:divBdr>
            <w:top w:val="none" w:sz="0" w:space="0" w:color="auto"/>
            <w:left w:val="none" w:sz="0" w:space="0" w:color="auto"/>
            <w:bottom w:val="none" w:sz="0" w:space="0" w:color="auto"/>
            <w:right w:val="none" w:sz="0" w:space="0" w:color="auto"/>
          </w:divBdr>
        </w:div>
        <w:div w:id="2097434350">
          <w:marLeft w:val="480"/>
          <w:marRight w:val="0"/>
          <w:marTop w:val="0"/>
          <w:marBottom w:val="0"/>
          <w:divBdr>
            <w:top w:val="none" w:sz="0" w:space="0" w:color="auto"/>
            <w:left w:val="none" w:sz="0" w:space="0" w:color="auto"/>
            <w:bottom w:val="none" w:sz="0" w:space="0" w:color="auto"/>
            <w:right w:val="none" w:sz="0" w:space="0" w:color="auto"/>
          </w:divBdr>
        </w:div>
        <w:div w:id="2131242962">
          <w:marLeft w:val="480"/>
          <w:marRight w:val="0"/>
          <w:marTop w:val="0"/>
          <w:marBottom w:val="0"/>
          <w:divBdr>
            <w:top w:val="none" w:sz="0" w:space="0" w:color="auto"/>
            <w:left w:val="none" w:sz="0" w:space="0" w:color="auto"/>
            <w:bottom w:val="none" w:sz="0" w:space="0" w:color="auto"/>
            <w:right w:val="none" w:sz="0" w:space="0" w:color="auto"/>
          </w:divBdr>
        </w:div>
      </w:divsChild>
    </w:div>
    <w:div w:id="912933418">
      <w:bodyDiv w:val="1"/>
      <w:marLeft w:val="0"/>
      <w:marRight w:val="0"/>
      <w:marTop w:val="0"/>
      <w:marBottom w:val="0"/>
      <w:divBdr>
        <w:top w:val="none" w:sz="0" w:space="0" w:color="auto"/>
        <w:left w:val="none" w:sz="0" w:space="0" w:color="auto"/>
        <w:bottom w:val="none" w:sz="0" w:space="0" w:color="auto"/>
        <w:right w:val="none" w:sz="0" w:space="0" w:color="auto"/>
      </w:divBdr>
      <w:divsChild>
        <w:div w:id="7172958">
          <w:marLeft w:val="480"/>
          <w:marRight w:val="0"/>
          <w:marTop w:val="0"/>
          <w:marBottom w:val="0"/>
          <w:divBdr>
            <w:top w:val="none" w:sz="0" w:space="0" w:color="auto"/>
            <w:left w:val="none" w:sz="0" w:space="0" w:color="auto"/>
            <w:bottom w:val="none" w:sz="0" w:space="0" w:color="auto"/>
            <w:right w:val="none" w:sz="0" w:space="0" w:color="auto"/>
          </w:divBdr>
        </w:div>
        <w:div w:id="28918286">
          <w:marLeft w:val="480"/>
          <w:marRight w:val="0"/>
          <w:marTop w:val="0"/>
          <w:marBottom w:val="0"/>
          <w:divBdr>
            <w:top w:val="none" w:sz="0" w:space="0" w:color="auto"/>
            <w:left w:val="none" w:sz="0" w:space="0" w:color="auto"/>
            <w:bottom w:val="none" w:sz="0" w:space="0" w:color="auto"/>
            <w:right w:val="none" w:sz="0" w:space="0" w:color="auto"/>
          </w:divBdr>
        </w:div>
        <w:div w:id="76748827">
          <w:marLeft w:val="480"/>
          <w:marRight w:val="0"/>
          <w:marTop w:val="0"/>
          <w:marBottom w:val="0"/>
          <w:divBdr>
            <w:top w:val="none" w:sz="0" w:space="0" w:color="auto"/>
            <w:left w:val="none" w:sz="0" w:space="0" w:color="auto"/>
            <w:bottom w:val="none" w:sz="0" w:space="0" w:color="auto"/>
            <w:right w:val="none" w:sz="0" w:space="0" w:color="auto"/>
          </w:divBdr>
        </w:div>
        <w:div w:id="77604645">
          <w:marLeft w:val="480"/>
          <w:marRight w:val="0"/>
          <w:marTop w:val="0"/>
          <w:marBottom w:val="0"/>
          <w:divBdr>
            <w:top w:val="none" w:sz="0" w:space="0" w:color="auto"/>
            <w:left w:val="none" w:sz="0" w:space="0" w:color="auto"/>
            <w:bottom w:val="none" w:sz="0" w:space="0" w:color="auto"/>
            <w:right w:val="none" w:sz="0" w:space="0" w:color="auto"/>
          </w:divBdr>
        </w:div>
        <w:div w:id="102650887">
          <w:marLeft w:val="480"/>
          <w:marRight w:val="0"/>
          <w:marTop w:val="0"/>
          <w:marBottom w:val="0"/>
          <w:divBdr>
            <w:top w:val="none" w:sz="0" w:space="0" w:color="auto"/>
            <w:left w:val="none" w:sz="0" w:space="0" w:color="auto"/>
            <w:bottom w:val="none" w:sz="0" w:space="0" w:color="auto"/>
            <w:right w:val="none" w:sz="0" w:space="0" w:color="auto"/>
          </w:divBdr>
        </w:div>
        <w:div w:id="175384365">
          <w:marLeft w:val="480"/>
          <w:marRight w:val="0"/>
          <w:marTop w:val="0"/>
          <w:marBottom w:val="0"/>
          <w:divBdr>
            <w:top w:val="none" w:sz="0" w:space="0" w:color="auto"/>
            <w:left w:val="none" w:sz="0" w:space="0" w:color="auto"/>
            <w:bottom w:val="none" w:sz="0" w:space="0" w:color="auto"/>
            <w:right w:val="none" w:sz="0" w:space="0" w:color="auto"/>
          </w:divBdr>
        </w:div>
        <w:div w:id="194583314">
          <w:marLeft w:val="480"/>
          <w:marRight w:val="0"/>
          <w:marTop w:val="0"/>
          <w:marBottom w:val="0"/>
          <w:divBdr>
            <w:top w:val="none" w:sz="0" w:space="0" w:color="auto"/>
            <w:left w:val="none" w:sz="0" w:space="0" w:color="auto"/>
            <w:bottom w:val="none" w:sz="0" w:space="0" w:color="auto"/>
            <w:right w:val="none" w:sz="0" w:space="0" w:color="auto"/>
          </w:divBdr>
        </w:div>
        <w:div w:id="194999772">
          <w:marLeft w:val="480"/>
          <w:marRight w:val="0"/>
          <w:marTop w:val="0"/>
          <w:marBottom w:val="0"/>
          <w:divBdr>
            <w:top w:val="none" w:sz="0" w:space="0" w:color="auto"/>
            <w:left w:val="none" w:sz="0" w:space="0" w:color="auto"/>
            <w:bottom w:val="none" w:sz="0" w:space="0" w:color="auto"/>
            <w:right w:val="none" w:sz="0" w:space="0" w:color="auto"/>
          </w:divBdr>
        </w:div>
        <w:div w:id="201285951">
          <w:marLeft w:val="480"/>
          <w:marRight w:val="0"/>
          <w:marTop w:val="0"/>
          <w:marBottom w:val="0"/>
          <w:divBdr>
            <w:top w:val="none" w:sz="0" w:space="0" w:color="auto"/>
            <w:left w:val="none" w:sz="0" w:space="0" w:color="auto"/>
            <w:bottom w:val="none" w:sz="0" w:space="0" w:color="auto"/>
            <w:right w:val="none" w:sz="0" w:space="0" w:color="auto"/>
          </w:divBdr>
        </w:div>
        <w:div w:id="265306003">
          <w:marLeft w:val="480"/>
          <w:marRight w:val="0"/>
          <w:marTop w:val="0"/>
          <w:marBottom w:val="0"/>
          <w:divBdr>
            <w:top w:val="none" w:sz="0" w:space="0" w:color="auto"/>
            <w:left w:val="none" w:sz="0" w:space="0" w:color="auto"/>
            <w:bottom w:val="none" w:sz="0" w:space="0" w:color="auto"/>
            <w:right w:val="none" w:sz="0" w:space="0" w:color="auto"/>
          </w:divBdr>
        </w:div>
        <w:div w:id="288586536">
          <w:marLeft w:val="480"/>
          <w:marRight w:val="0"/>
          <w:marTop w:val="0"/>
          <w:marBottom w:val="0"/>
          <w:divBdr>
            <w:top w:val="none" w:sz="0" w:space="0" w:color="auto"/>
            <w:left w:val="none" w:sz="0" w:space="0" w:color="auto"/>
            <w:bottom w:val="none" w:sz="0" w:space="0" w:color="auto"/>
            <w:right w:val="none" w:sz="0" w:space="0" w:color="auto"/>
          </w:divBdr>
        </w:div>
        <w:div w:id="311838861">
          <w:marLeft w:val="480"/>
          <w:marRight w:val="0"/>
          <w:marTop w:val="0"/>
          <w:marBottom w:val="0"/>
          <w:divBdr>
            <w:top w:val="none" w:sz="0" w:space="0" w:color="auto"/>
            <w:left w:val="none" w:sz="0" w:space="0" w:color="auto"/>
            <w:bottom w:val="none" w:sz="0" w:space="0" w:color="auto"/>
            <w:right w:val="none" w:sz="0" w:space="0" w:color="auto"/>
          </w:divBdr>
        </w:div>
        <w:div w:id="344746846">
          <w:marLeft w:val="480"/>
          <w:marRight w:val="0"/>
          <w:marTop w:val="0"/>
          <w:marBottom w:val="0"/>
          <w:divBdr>
            <w:top w:val="none" w:sz="0" w:space="0" w:color="auto"/>
            <w:left w:val="none" w:sz="0" w:space="0" w:color="auto"/>
            <w:bottom w:val="none" w:sz="0" w:space="0" w:color="auto"/>
            <w:right w:val="none" w:sz="0" w:space="0" w:color="auto"/>
          </w:divBdr>
        </w:div>
        <w:div w:id="382214811">
          <w:marLeft w:val="480"/>
          <w:marRight w:val="0"/>
          <w:marTop w:val="0"/>
          <w:marBottom w:val="0"/>
          <w:divBdr>
            <w:top w:val="none" w:sz="0" w:space="0" w:color="auto"/>
            <w:left w:val="none" w:sz="0" w:space="0" w:color="auto"/>
            <w:bottom w:val="none" w:sz="0" w:space="0" w:color="auto"/>
            <w:right w:val="none" w:sz="0" w:space="0" w:color="auto"/>
          </w:divBdr>
        </w:div>
        <w:div w:id="394667310">
          <w:marLeft w:val="480"/>
          <w:marRight w:val="0"/>
          <w:marTop w:val="0"/>
          <w:marBottom w:val="0"/>
          <w:divBdr>
            <w:top w:val="none" w:sz="0" w:space="0" w:color="auto"/>
            <w:left w:val="none" w:sz="0" w:space="0" w:color="auto"/>
            <w:bottom w:val="none" w:sz="0" w:space="0" w:color="auto"/>
            <w:right w:val="none" w:sz="0" w:space="0" w:color="auto"/>
          </w:divBdr>
        </w:div>
        <w:div w:id="460075427">
          <w:marLeft w:val="480"/>
          <w:marRight w:val="0"/>
          <w:marTop w:val="0"/>
          <w:marBottom w:val="0"/>
          <w:divBdr>
            <w:top w:val="none" w:sz="0" w:space="0" w:color="auto"/>
            <w:left w:val="none" w:sz="0" w:space="0" w:color="auto"/>
            <w:bottom w:val="none" w:sz="0" w:space="0" w:color="auto"/>
            <w:right w:val="none" w:sz="0" w:space="0" w:color="auto"/>
          </w:divBdr>
        </w:div>
        <w:div w:id="497425514">
          <w:marLeft w:val="480"/>
          <w:marRight w:val="0"/>
          <w:marTop w:val="0"/>
          <w:marBottom w:val="0"/>
          <w:divBdr>
            <w:top w:val="none" w:sz="0" w:space="0" w:color="auto"/>
            <w:left w:val="none" w:sz="0" w:space="0" w:color="auto"/>
            <w:bottom w:val="none" w:sz="0" w:space="0" w:color="auto"/>
            <w:right w:val="none" w:sz="0" w:space="0" w:color="auto"/>
          </w:divBdr>
        </w:div>
        <w:div w:id="503252457">
          <w:marLeft w:val="480"/>
          <w:marRight w:val="0"/>
          <w:marTop w:val="0"/>
          <w:marBottom w:val="0"/>
          <w:divBdr>
            <w:top w:val="none" w:sz="0" w:space="0" w:color="auto"/>
            <w:left w:val="none" w:sz="0" w:space="0" w:color="auto"/>
            <w:bottom w:val="none" w:sz="0" w:space="0" w:color="auto"/>
            <w:right w:val="none" w:sz="0" w:space="0" w:color="auto"/>
          </w:divBdr>
        </w:div>
        <w:div w:id="610747011">
          <w:marLeft w:val="480"/>
          <w:marRight w:val="0"/>
          <w:marTop w:val="0"/>
          <w:marBottom w:val="0"/>
          <w:divBdr>
            <w:top w:val="none" w:sz="0" w:space="0" w:color="auto"/>
            <w:left w:val="none" w:sz="0" w:space="0" w:color="auto"/>
            <w:bottom w:val="none" w:sz="0" w:space="0" w:color="auto"/>
            <w:right w:val="none" w:sz="0" w:space="0" w:color="auto"/>
          </w:divBdr>
        </w:div>
        <w:div w:id="617101573">
          <w:marLeft w:val="480"/>
          <w:marRight w:val="0"/>
          <w:marTop w:val="0"/>
          <w:marBottom w:val="0"/>
          <w:divBdr>
            <w:top w:val="none" w:sz="0" w:space="0" w:color="auto"/>
            <w:left w:val="none" w:sz="0" w:space="0" w:color="auto"/>
            <w:bottom w:val="none" w:sz="0" w:space="0" w:color="auto"/>
            <w:right w:val="none" w:sz="0" w:space="0" w:color="auto"/>
          </w:divBdr>
        </w:div>
        <w:div w:id="680354068">
          <w:marLeft w:val="480"/>
          <w:marRight w:val="0"/>
          <w:marTop w:val="0"/>
          <w:marBottom w:val="0"/>
          <w:divBdr>
            <w:top w:val="none" w:sz="0" w:space="0" w:color="auto"/>
            <w:left w:val="none" w:sz="0" w:space="0" w:color="auto"/>
            <w:bottom w:val="none" w:sz="0" w:space="0" w:color="auto"/>
            <w:right w:val="none" w:sz="0" w:space="0" w:color="auto"/>
          </w:divBdr>
        </w:div>
        <w:div w:id="732658977">
          <w:marLeft w:val="480"/>
          <w:marRight w:val="0"/>
          <w:marTop w:val="0"/>
          <w:marBottom w:val="0"/>
          <w:divBdr>
            <w:top w:val="none" w:sz="0" w:space="0" w:color="auto"/>
            <w:left w:val="none" w:sz="0" w:space="0" w:color="auto"/>
            <w:bottom w:val="none" w:sz="0" w:space="0" w:color="auto"/>
            <w:right w:val="none" w:sz="0" w:space="0" w:color="auto"/>
          </w:divBdr>
        </w:div>
        <w:div w:id="777724561">
          <w:marLeft w:val="480"/>
          <w:marRight w:val="0"/>
          <w:marTop w:val="0"/>
          <w:marBottom w:val="0"/>
          <w:divBdr>
            <w:top w:val="none" w:sz="0" w:space="0" w:color="auto"/>
            <w:left w:val="none" w:sz="0" w:space="0" w:color="auto"/>
            <w:bottom w:val="none" w:sz="0" w:space="0" w:color="auto"/>
            <w:right w:val="none" w:sz="0" w:space="0" w:color="auto"/>
          </w:divBdr>
        </w:div>
        <w:div w:id="791022172">
          <w:marLeft w:val="480"/>
          <w:marRight w:val="0"/>
          <w:marTop w:val="0"/>
          <w:marBottom w:val="0"/>
          <w:divBdr>
            <w:top w:val="none" w:sz="0" w:space="0" w:color="auto"/>
            <w:left w:val="none" w:sz="0" w:space="0" w:color="auto"/>
            <w:bottom w:val="none" w:sz="0" w:space="0" w:color="auto"/>
            <w:right w:val="none" w:sz="0" w:space="0" w:color="auto"/>
          </w:divBdr>
        </w:div>
        <w:div w:id="816070875">
          <w:marLeft w:val="480"/>
          <w:marRight w:val="0"/>
          <w:marTop w:val="0"/>
          <w:marBottom w:val="0"/>
          <w:divBdr>
            <w:top w:val="none" w:sz="0" w:space="0" w:color="auto"/>
            <w:left w:val="none" w:sz="0" w:space="0" w:color="auto"/>
            <w:bottom w:val="none" w:sz="0" w:space="0" w:color="auto"/>
            <w:right w:val="none" w:sz="0" w:space="0" w:color="auto"/>
          </w:divBdr>
        </w:div>
        <w:div w:id="876283527">
          <w:marLeft w:val="480"/>
          <w:marRight w:val="0"/>
          <w:marTop w:val="0"/>
          <w:marBottom w:val="0"/>
          <w:divBdr>
            <w:top w:val="none" w:sz="0" w:space="0" w:color="auto"/>
            <w:left w:val="none" w:sz="0" w:space="0" w:color="auto"/>
            <w:bottom w:val="none" w:sz="0" w:space="0" w:color="auto"/>
            <w:right w:val="none" w:sz="0" w:space="0" w:color="auto"/>
          </w:divBdr>
        </w:div>
        <w:div w:id="892040262">
          <w:marLeft w:val="480"/>
          <w:marRight w:val="0"/>
          <w:marTop w:val="0"/>
          <w:marBottom w:val="0"/>
          <w:divBdr>
            <w:top w:val="none" w:sz="0" w:space="0" w:color="auto"/>
            <w:left w:val="none" w:sz="0" w:space="0" w:color="auto"/>
            <w:bottom w:val="none" w:sz="0" w:space="0" w:color="auto"/>
            <w:right w:val="none" w:sz="0" w:space="0" w:color="auto"/>
          </w:divBdr>
        </w:div>
        <w:div w:id="912395454">
          <w:marLeft w:val="480"/>
          <w:marRight w:val="0"/>
          <w:marTop w:val="0"/>
          <w:marBottom w:val="0"/>
          <w:divBdr>
            <w:top w:val="none" w:sz="0" w:space="0" w:color="auto"/>
            <w:left w:val="none" w:sz="0" w:space="0" w:color="auto"/>
            <w:bottom w:val="none" w:sz="0" w:space="0" w:color="auto"/>
            <w:right w:val="none" w:sz="0" w:space="0" w:color="auto"/>
          </w:divBdr>
        </w:div>
        <w:div w:id="919673844">
          <w:marLeft w:val="480"/>
          <w:marRight w:val="0"/>
          <w:marTop w:val="0"/>
          <w:marBottom w:val="0"/>
          <w:divBdr>
            <w:top w:val="none" w:sz="0" w:space="0" w:color="auto"/>
            <w:left w:val="none" w:sz="0" w:space="0" w:color="auto"/>
            <w:bottom w:val="none" w:sz="0" w:space="0" w:color="auto"/>
            <w:right w:val="none" w:sz="0" w:space="0" w:color="auto"/>
          </w:divBdr>
        </w:div>
        <w:div w:id="933440736">
          <w:marLeft w:val="480"/>
          <w:marRight w:val="0"/>
          <w:marTop w:val="0"/>
          <w:marBottom w:val="0"/>
          <w:divBdr>
            <w:top w:val="none" w:sz="0" w:space="0" w:color="auto"/>
            <w:left w:val="none" w:sz="0" w:space="0" w:color="auto"/>
            <w:bottom w:val="none" w:sz="0" w:space="0" w:color="auto"/>
            <w:right w:val="none" w:sz="0" w:space="0" w:color="auto"/>
          </w:divBdr>
        </w:div>
        <w:div w:id="949777249">
          <w:marLeft w:val="480"/>
          <w:marRight w:val="0"/>
          <w:marTop w:val="0"/>
          <w:marBottom w:val="0"/>
          <w:divBdr>
            <w:top w:val="none" w:sz="0" w:space="0" w:color="auto"/>
            <w:left w:val="none" w:sz="0" w:space="0" w:color="auto"/>
            <w:bottom w:val="none" w:sz="0" w:space="0" w:color="auto"/>
            <w:right w:val="none" w:sz="0" w:space="0" w:color="auto"/>
          </w:divBdr>
        </w:div>
        <w:div w:id="956182561">
          <w:marLeft w:val="480"/>
          <w:marRight w:val="0"/>
          <w:marTop w:val="0"/>
          <w:marBottom w:val="0"/>
          <w:divBdr>
            <w:top w:val="none" w:sz="0" w:space="0" w:color="auto"/>
            <w:left w:val="none" w:sz="0" w:space="0" w:color="auto"/>
            <w:bottom w:val="none" w:sz="0" w:space="0" w:color="auto"/>
            <w:right w:val="none" w:sz="0" w:space="0" w:color="auto"/>
          </w:divBdr>
        </w:div>
        <w:div w:id="979919787">
          <w:marLeft w:val="480"/>
          <w:marRight w:val="0"/>
          <w:marTop w:val="0"/>
          <w:marBottom w:val="0"/>
          <w:divBdr>
            <w:top w:val="none" w:sz="0" w:space="0" w:color="auto"/>
            <w:left w:val="none" w:sz="0" w:space="0" w:color="auto"/>
            <w:bottom w:val="none" w:sz="0" w:space="0" w:color="auto"/>
            <w:right w:val="none" w:sz="0" w:space="0" w:color="auto"/>
          </w:divBdr>
        </w:div>
        <w:div w:id="987783633">
          <w:marLeft w:val="480"/>
          <w:marRight w:val="0"/>
          <w:marTop w:val="0"/>
          <w:marBottom w:val="0"/>
          <w:divBdr>
            <w:top w:val="none" w:sz="0" w:space="0" w:color="auto"/>
            <w:left w:val="none" w:sz="0" w:space="0" w:color="auto"/>
            <w:bottom w:val="none" w:sz="0" w:space="0" w:color="auto"/>
            <w:right w:val="none" w:sz="0" w:space="0" w:color="auto"/>
          </w:divBdr>
        </w:div>
        <w:div w:id="1009336420">
          <w:marLeft w:val="480"/>
          <w:marRight w:val="0"/>
          <w:marTop w:val="0"/>
          <w:marBottom w:val="0"/>
          <w:divBdr>
            <w:top w:val="none" w:sz="0" w:space="0" w:color="auto"/>
            <w:left w:val="none" w:sz="0" w:space="0" w:color="auto"/>
            <w:bottom w:val="none" w:sz="0" w:space="0" w:color="auto"/>
            <w:right w:val="none" w:sz="0" w:space="0" w:color="auto"/>
          </w:divBdr>
        </w:div>
        <w:div w:id="1096755245">
          <w:marLeft w:val="480"/>
          <w:marRight w:val="0"/>
          <w:marTop w:val="0"/>
          <w:marBottom w:val="0"/>
          <w:divBdr>
            <w:top w:val="none" w:sz="0" w:space="0" w:color="auto"/>
            <w:left w:val="none" w:sz="0" w:space="0" w:color="auto"/>
            <w:bottom w:val="none" w:sz="0" w:space="0" w:color="auto"/>
            <w:right w:val="none" w:sz="0" w:space="0" w:color="auto"/>
          </w:divBdr>
        </w:div>
        <w:div w:id="1104499205">
          <w:marLeft w:val="480"/>
          <w:marRight w:val="0"/>
          <w:marTop w:val="0"/>
          <w:marBottom w:val="0"/>
          <w:divBdr>
            <w:top w:val="none" w:sz="0" w:space="0" w:color="auto"/>
            <w:left w:val="none" w:sz="0" w:space="0" w:color="auto"/>
            <w:bottom w:val="none" w:sz="0" w:space="0" w:color="auto"/>
            <w:right w:val="none" w:sz="0" w:space="0" w:color="auto"/>
          </w:divBdr>
        </w:div>
        <w:div w:id="1193423526">
          <w:marLeft w:val="480"/>
          <w:marRight w:val="0"/>
          <w:marTop w:val="0"/>
          <w:marBottom w:val="0"/>
          <w:divBdr>
            <w:top w:val="none" w:sz="0" w:space="0" w:color="auto"/>
            <w:left w:val="none" w:sz="0" w:space="0" w:color="auto"/>
            <w:bottom w:val="none" w:sz="0" w:space="0" w:color="auto"/>
            <w:right w:val="none" w:sz="0" w:space="0" w:color="auto"/>
          </w:divBdr>
        </w:div>
        <w:div w:id="1229684623">
          <w:marLeft w:val="480"/>
          <w:marRight w:val="0"/>
          <w:marTop w:val="0"/>
          <w:marBottom w:val="0"/>
          <w:divBdr>
            <w:top w:val="none" w:sz="0" w:space="0" w:color="auto"/>
            <w:left w:val="none" w:sz="0" w:space="0" w:color="auto"/>
            <w:bottom w:val="none" w:sz="0" w:space="0" w:color="auto"/>
            <w:right w:val="none" w:sz="0" w:space="0" w:color="auto"/>
          </w:divBdr>
        </w:div>
        <w:div w:id="1235093864">
          <w:marLeft w:val="480"/>
          <w:marRight w:val="0"/>
          <w:marTop w:val="0"/>
          <w:marBottom w:val="0"/>
          <w:divBdr>
            <w:top w:val="none" w:sz="0" w:space="0" w:color="auto"/>
            <w:left w:val="none" w:sz="0" w:space="0" w:color="auto"/>
            <w:bottom w:val="none" w:sz="0" w:space="0" w:color="auto"/>
            <w:right w:val="none" w:sz="0" w:space="0" w:color="auto"/>
          </w:divBdr>
        </w:div>
        <w:div w:id="1238858129">
          <w:marLeft w:val="480"/>
          <w:marRight w:val="0"/>
          <w:marTop w:val="0"/>
          <w:marBottom w:val="0"/>
          <w:divBdr>
            <w:top w:val="none" w:sz="0" w:space="0" w:color="auto"/>
            <w:left w:val="none" w:sz="0" w:space="0" w:color="auto"/>
            <w:bottom w:val="none" w:sz="0" w:space="0" w:color="auto"/>
            <w:right w:val="none" w:sz="0" w:space="0" w:color="auto"/>
          </w:divBdr>
        </w:div>
        <w:div w:id="1262953838">
          <w:marLeft w:val="480"/>
          <w:marRight w:val="0"/>
          <w:marTop w:val="0"/>
          <w:marBottom w:val="0"/>
          <w:divBdr>
            <w:top w:val="none" w:sz="0" w:space="0" w:color="auto"/>
            <w:left w:val="none" w:sz="0" w:space="0" w:color="auto"/>
            <w:bottom w:val="none" w:sz="0" w:space="0" w:color="auto"/>
            <w:right w:val="none" w:sz="0" w:space="0" w:color="auto"/>
          </w:divBdr>
        </w:div>
        <w:div w:id="1307779256">
          <w:marLeft w:val="480"/>
          <w:marRight w:val="0"/>
          <w:marTop w:val="0"/>
          <w:marBottom w:val="0"/>
          <w:divBdr>
            <w:top w:val="none" w:sz="0" w:space="0" w:color="auto"/>
            <w:left w:val="none" w:sz="0" w:space="0" w:color="auto"/>
            <w:bottom w:val="none" w:sz="0" w:space="0" w:color="auto"/>
            <w:right w:val="none" w:sz="0" w:space="0" w:color="auto"/>
          </w:divBdr>
        </w:div>
        <w:div w:id="1312446327">
          <w:marLeft w:val="480"/>
          <w:marRight w:val="0"/>
          <w:marTop w:val="0"/>
          <w:marBottom w:val="0"/>
          <w:divBdr>
            <w:top w:val="none" w:sz="0" w:space="0" w:color="auto"/>
            <w:left w:val="none" w:sz="0" w:space="0" w:color="auto"/>
            <w:bottom w:val="none" w:sz="0" w:space="0" w:color="auto"/>
            <w:right w:val="none" w:sz="0" w:space="0" w:color="auto"/>
          </w:divBdr>
        </w:div>
        <w:div w:id="1347516513">
          <w:marLeft w:val="480"/>
          <w:marRight w:val="0"/>
          <w:marTop w:val="0"/>
          <w:marBottom w:val="0"/>
          <w:divBdr>
            <w:top w:val="none" w:sz="0" w:space="0" w:color="auto"/>
            <w:left w:val="none" w:sz="0" w:space="0" w:color="auto"/>
            <w:bottom w:val="none" w:sz="0" w:space="0" w:color="auto"/>
            <w:right w:val="none" w:sz="0" w:space="0" w:color="auto"/>
          </w:divBdr>
        </w:div>
        <w:div w:id="1355575540">
          <w:marLeft w:val="480"/>
          <w:marRight w:val="0"/>
          <w:marTop w:val="0"/>
          <w:marBottom w:val="0"/>
          <w:divBdr>
            <w:top w:val="none" w:sz="0" w:space="0" w:color="auto"/>
            <w:left w:val="none" w:sz="0" w:space="0" w:color="auto"/>
            <w:bottom w:val="none" w:sz="0" w:space="0" w:color="auto"/>
            <w:right w:val="none" w:sz="0" w:space="0" w:color="auto"/>
          </w:divBdr>
        </w:div>
        <w:div w:id="1379863347">
          <w:marLeft w:val="480"/>
          <w:marRight w:val="0"/>
          <w:marTop w:val="0"/>
          <w:marBottom w:val="0"/>
          <w:divBdr>
            <w:top w:val="none" w:sz="0" w:space="0" w:color="auto"/>
            <w:left w:val="none" w:sz="0" w:space="0" w:color="auto"/>
            <w:bottom w:val="none" w:sz="0" w:space="0" w:color="auto"/>
            <w:right w:val="none" w:sz="0" w:space="0" w:color="auto"/>
          </w:divBdr>
        </w:div>
        <w:div w:id="1393851105">
          <w:marLeft w:val="480"/>
          <w:marRight w:val="0"/>
          <w:marTop w:val="0"/>
          <w:marBottom w:val="0"/>
          <w:divBdr>
            <w:top w:val="none" w:sz="0" w:space="0" w:color="auto"/>
            <w:left w:val="none" w:sz="0" w:space="0" w:color="auto"/>
            <w:bottom w:val="none" w:sz="0" w:space="0" w:color="auto"/>
            <w:right w:val="none" w:sz="0" w:space="0" w:color="auto"/>
          </w:divBdr>
        </w:div>
        <w:div w:id="1396122542">
          <w:marLeft w:val="480"/>
          <w:marRight w:val="0"/>
          <w:marTop w:val="0"/>
          <w:marBottom w:val="0"/>
          <w:divBdr>
            <w:top w:val="none" w:sz="0" w:space="0" w:color="auto"/>
            <w:left w:val="none" w:sz="0" w:space="0" w:color="auto"/>
            <w:bottom w:val="none" w:sz="0" w:space="0" w:color="auto"/>
            <w:right w:val="none" w:sz="0" w:space="0" w:color="auto"/>
          </w:divBdr>
        </w:div>
        <w:div w:id="1506478004">
          <w:marLeft w:val="480"/>
          <w:marRight w:val="0"/>
          <w:marTop w:val="0"/>
          <w:marBottom w:val="0"/>
          <w:divBdr>
            <w:top w:val="none" w:sz="0" w:space="0" w:color="auto"/>
            <w:left w:val="none" w:sz="0" w:space="0" w:color="auto"/>
            <w:bottom w:val="none" w:sz="0" w:space="0" w:color="auto"/>
            <w:right w:val="none" w:sz="0" w:space="0" w:color="auto"/>
          </w:divBdr>
        </w:div>
        <w:div w:id="1508980476">
          <w:marLeft w:val="480"/>
          <w:marRight w:val="0"/>
          <w:marTop w:val="0"/>
          <w:marBottom w:val="0"/>
          <w:divBdr>
            <w:top w:val="none" w:sz="0" w:space="0" w:color="auto"/>
            <w:left w:val="none" w:sz="0" w:space="0" w:color="auto"/>
            <w:bottom w:val="none" w:sz="0" w:space="0" w:color="auto"/>
            <w:right w:val="none" w:sz="0" w:space="0" w:color="auto"/>
          </w:divBdr>
        </w:div>
        <w:div w:id="1543714287">
          <w:marLeft w:val="480"/>
          <w:marRight w:val="0"/>
          <w:marTop w:val="0"/>
          <w:marBottom w:val="0"/>
          <w:divBdr>
            <w:top w:val="none" w:sz="0" w:space="0" w:color="auto"/>
            <w:left w:val="none" w:sz="0" w:space="0" w:color="auto"/>
            <w:bottom w:val="none" w:sz="0" w:space="0" w:color="auto"/>
            <w:right w:val="none" w:sz="0" w:space="0" w:color="auto"/>
          </w:divBdr>
        </w:div>
        <w:div w:id="1611744897">
          <w:marLeft w:val="480"/>
          <w:marRight w:val="0"/>
          <w:marTop w:val="0"/>
          <w:marBottom w:val="0"/>
          <w:divBdr>
            <w:top w:val="none" w:sz="0" w:space="0" w:color="auto"/>
            <w:left w:val="none" w:sz="0" w:space="0" w:color="auto"/>
            <w:bottom w:val="none" w:sz="0" w:space="0" w:color="auto"/>
            <w:right w:val="none" w:sz="0" w:space="0" w:color="auto"/>
          </w:divBdr>
        </w:div>
        <w:div w:id="1615213034">
          <w:marLeft w:val="480"/>
          <w:marRight w:val="0"/>
          <w:marTop w:val="0"/>
          <w:marBottom w:val="0"/>
          <w:divBdr>
            <w:top w:val="none" w:sz="0" w:space="0" w:color="auto"/>
            <w:left w:val="none" w:sz="0" w:space="0" w:color="auto"/>
            <w:bottom w:val="none" w:sz="0" w:space="0" w:color="auto"/>
            <w:right w:val="none" w:sz="0" w:space="0" w:color="auto"/>
          </w:divBdr>
        </w:div>
        <w:div w:id="1628702992">
          <w:marLeft w:val="480"/>
          <w:marRight w:val="0"/>
          <w:marTop w:val="0"/>
          <w:marBottom w:val="0"/>
          <w:divBdr>
            <w:top w:val="none" w:sz="0" w:space="0" w:color="auto"/>
            <w:left w:val="none" w:sz="0" w:space="0" w:color="auto"/>
            <w:bottom w:val="none" w:sz="0" w:space="0" w:color="auto"/>
            <w:right w:val="none" w:sz="0" w:space="0" w:color="auto"/>
          </w:divBdr>
        </w:div>
        <w:div w:id="1639338769">
          <w:marLeft w:val="480"/>
          <w:marRight w:val="0"/>
          <w:marTop w:val="0"/>
          <w:marBottom w:val="0"/>
          <w:divBdr>
            <w:top w:val="none" w:sz="0" w:space="0" w:color="auto"/>
            <w:left w:val="none" w:sz="0" w:space="0" w:color="auto"/>
            <w:bottom w:val="none" w:sz="0" w:space="0" w:color="auto"/>
            <w:right w:val="none" w:sz="0" w:space="0" w:color="auto"/>
          </w:divBdr>
        </w:div>
        <w:div w:id="1661040465">
          <w:marLeft w:val="480"/>
          <w:marRight w:val="0"/>
          <w:marTop w:val="0"/>
          <w:marBottom w:val="0"/>
          <w:divBdr>
            <w:top w:val="none" w:sz="0" w:space="0" w:color="auto"/>
            <w:left w:val="none" w:sz="0" w:space="0" w:color="auto"/>
            <w:bottom w:val="none" w:sz="0" w:space="0" w:color="auto"/>
            <w:right w:val="none" w:sz="0" w:space="0" w:color="auto"/>
          </w:divBdr>
        </w:div>
        <w:div w:id="1663662016">
          <w:marLeft w:val="480"/>
          <w:marRight w:val="0"/>
          <w:marTop w:val="0"/>
          <w:marBottom w:val="0"/>
          <w:divBdr>
            <w:top w:val="none" w:sz="0" w:space="0" w:color="auto"/>
            <w:left w:val="none" w:sz="0" w:space="0" w:color="auto"/>
            <w:bottom w:val="none" w:sz="0" w:space="0" w:color="auto"/>
            <w:right w:val="none" w:sz="0" w:space="0" w:color="auto"/>
          </w:divBdr>
        </w:div>
        <w:div w:id="1673793950">
          <w:marLeft w:val="480"/>
          <w:marRight w:val="0"/>
          <w:marTop w:val="0"/>
          <w:marBottom w:val="0"/>
          <w:divBdr>
            <w:top w:val="none" w:sz="0" w:space="0" w:color="auto"/>
            <w:left w:val="none" w:sz="0" w:space="0" w:color="auto"/>
            <w:bottom w:val="none" w:sz="0" w:space="0" w:color="auto"/>
            <w:right w:val="none" w:sz="0" w:space="0" w:color="auto"/>
          </w:divBdr>
        </w:div>
        <w:div w:id="1679312372">
          <w:marLeft w:val="480"/>
          <w:marRight w:val="0"/>
          <w:marTop w:val="0"/>
          <w:marBottom w:val="0"/>
          <w:divBdr>
            <w:top w:val="none" w:sz="0" w:space="0" w:color="auto"/>
            <w:left w:val="none" w:sz="0" w:space="0" w:color="auto"/>
            <w:bottom w:val="none" w:sz="0" w:space="0" w:color="auto"/>
            <w:right w:val="none" w:sz="0" w:space="0" w:color="auto"/>
          </w:divBdr>
        </w:div>
        <w:div w:id="1710258913">
          <w:marLeft w:val="480"/>
          <w:marRight w:val="0"/>
          <w:marTop w:val="0"/>
          <w:marBottom w:val="0"/>
          <w:divBdr>
            <w:top w:val="none" w:sz="0" w:space="0" w:color="auto"/>
            <w:left w:val="none" w:sz="0" w:space="0" w:color="auto"/>
            <w:bottom w:val="none" w:sz="0" w:space="0" w:color="auto"/>
            <w:right w:val="none" w:sz="0" w:space="0" w:color="auto"/>
          </w:divBdr>
        </w:div>
        <w:div w:id="1728187212">
          <w:marLeft w:val="480"/>
          <w:marRight w:val="0"/>
          <w:marTop w:val="0"/>
          <w:marBottom w:val="0"/>
          <w:divBdr>
            <w:top w:val="none" w:sz="0" w:space="0" w:color="auto"/>
            <w:left w:val="none" w:sz="0" w:space="0" w:color="auto"/>
            <w:bottom w:val="none" w:sz="0" w:space="0" w:color="auto"/>
            <w:right w:val="none" w:sz="0" w:space="0" w:color="auto"/>
          </w:divBdr>
        </w:div>
        <w:div w:id="1765343899">
          <w:marLeft w:val="480"/>
          <w:marRight w:val="0"/>
          <w:marTop w:val="0"/>
          <w:marBottom w:val="0"/>
          <w:divBdr>
            <w:top w:val="none" w:sz="0" w:space="0" w:color="auto"/>
            <w:left w:val="none" w:sz="0" w:space="0" w:color="auto"/>
            <w:bottom w:val="none" w:sz="0" w:space="0" w:color="auto"/>
            <w:right w:val="none" w:sz="0" w:space="0" w:color="auto"/>
          </w:divBdr>
        </w:div>
        <w:div w:id="1766221993">
          <w:marLeft w:val="480"/>
          <w:marRight w:val="0"/>
          <w:marTop w:val="0"/>
          <w:marBottom w:val="0"/>
          <w:divBdr>
            <w:top w:val="none" w:sz="0" w:space="0" w:color="auto"/>
            <w:left w:val="none" w:sz="0" w:space="0" w:color="auto"/>
            <w:bottom w:val="none" w:sz="0" w:space="0" w:color="auto"/>
            <w:right w:val="none" w:sz="0" w:space="0" w:color="auto"/>
          </w:divBdr>
        </w:div>
        <w:div w:id="1837066076">
          <w:marLeft w:val="480"/>
          <w:marRight w:val="0"/>
          <w:marTop w:val="0"/>
          <w:marBottom w:val="0"/>
          <w:divBdr>
            <w:top w:val="none" w:sz="0" w:space="0" w:color="auto"/>
            <w:left w:val="none" w:sz="0" w:space="0" w:color="auto"/>
            <w:bottom w:val="none" w:sz="0" w:space="0" w:color="auto"/>
            <w:right w:val="none" w:sz="0" w:space="0" w:color="auto"/>
          </w:divBdr>
        </w:div>
        <w:div w:id="1842549238">
          <w:marLeft w:val="480"/>
          <w:marRight w:val="0"/>
          <w:marTop w:val="0"/>
          <w:marBottom w:val="0"/>
          <w:divBdr>
            <w:top w:val="none" w:sz="0" w:space="0" w:color="auto"/>
            <w:left w:val="none" w:sz="0" w:space="0" w:color="auto"/>
            <w:bottom w:val="none" w:sz="0" w:space="0" w:color="auto"/>
            <w:right w:val="none" w:sz="0" w:space="0" w:color="auto"/>
          </w:divBdr>
        </w:div>
        <w:div w:id="1855148900">
          <w:marLeft w:val="480"/>
          <w:marRight w:val="0"/>
          <w:marTop w:val="0"/>
          <w:marBottom w:val="0"/>
          <w:divBdr>
            <w:top w:val="none" w:sz="0" w:space="0" w:color="auto"/>
            <w:left w:val="none" w:sz="0" w:space="0" w:color="auto"/>
            <w:bottom w:val="none" w:sz="0" w:space="0" w:color="auto"/>
            <w:right w:val="none" w:sz="0" w:space="0" w:color="auto"/>
          </w:divBdr>
        </w:div>
        <w:div w:id="1869560060">
          <w:marLeft w:val="480"/>
          <w:marRight w:val="0"/>
          <w:marTop w:val="0"/>
          <w:marBottom w:val="0"/>
          <w:divBdr>
            <w:top w:val="none" w:sz="0" w:space="0" w:color="auto"/>
            <w:left w:val="none" w:sz="0" w:space="0" w:color="auto"/>
            <w:bottom w:val="none" w:sz="0" w:space="0" w:color="auto"/>
            <w:right w:val="none" w:sz="0" w:space="0" w:color="auto"/>
          </w:divBdr>
        </w:div>
        <w:div w:id="1925020936">
          <w:marLeft w:val="480"/>
          <w:marRight w:val="0"/>
          <w:marTop w:val="0"/>
          <w:marBottom w:val="0"/>
          <w:divBdr>
            <w:top w:val="none" w:sz="0" w:space="0" w:color="auto"/>
            <w:left w:val="none" w:sz="0" w:space="0" w:color="auto"/>
            <w:bottom w:val="none" w:sz="0" w:space="0" w:color="auto"/>
            <w:right w:val="none" w:sz="0" w:space="0" w:color="auto"/>
          </w:divBdr>
        </w:div>
        <w:div w:id="1954706624">
          <w:marLeft w:val="480"/>
          <w:marRight w:val="0"/>
          <w:marTop w:val="0"/>
          <w:marBottom w:val="0"/>
          <w:divBdr>
            <w:top w:val="none" w:sz="0" w:space="0" w:color="auto"/>
            <w:left w:val="none" w:sz="0" w:space="0" w:color="auto"/>
            <w:bottom w:val="none" w:sz="0" w:space="0" w:color="auto"/>
            <w:right w:val="none" w:sz="0" w:space="0" w:color="auto"/>
          </w:divBdr>
        </w:div>
        <w:div w:id="2100327090">
          <w:marLeft w:val="480"/>
          <w:marRight w:val="0"/>
          <w:marTop w:val="0"/>
          <w:marBottom w:val="0"/>
          <w:divBdr>
            <w:top w:val="none" w:sz="0" w:space="0" w:color="auto"/>
            <w:left w:val="none" w:sz="0" w:space="0" w:color="auto"/>
            <w:bottom w:val="none" w:sz="0" w:space="0" w:color="auto"/>
            <w:right w:val="none" w:sz="0" w:space="0" w:color="auto"/>
          </w:divBdr>
        </w:div>
        <w:div w:id="2132745692">
          <w:marLeft w:val="480"/>
          <w:marRight w:val="0"/>
          <w:marTop w:val="0"/>
          <w:marBottom w:val="0"/>
          <w:divBdr>
            <w:top w:val="none" w:sz="0" w:space="0" w:color="auto"/>
            <w:left w:val="none" w:sz="0" w:space="0" w:color="auto"/>
            <w:bottom w:val="none" w:sz="0" w:space="0" w:color="auto"/>
            <w:right w:val="none" w:sz="0" w:space="0" w:color="auto"/>
          </w:divBdr>
        </w:div>
        <w:div w:id="2147122304">
          <w:marLeft w:val="480"/>
          <w:marRight w:val="0"/>
          <w:marTop w:val="0"/>
          <w:marBottom w:val="0"/>
          <w:divBdr>
            <w:top w:val="none" w:sz="0" w:space="0" w:color="auto"/>
            <w:left w:val="none" w:sz="0" w:space="0" w:color="auto"/>
            <w:bottom w:val="none" w:sz="0" w:space="0" w:color="auto"/>
            <w:right w:val="none" w:sz="0" w:space="0" w:color="auto"/>
          </w:divBdr>
        </w:div>
      </w:divsChild>
    </w:div>
    <w:div w:id="920409679">
      <w:bodyDiv w:val="1"/>
      <w:marLeft w:val="0"/>
      <w:marRight w:val="0"/>
      <w:marTop w:val="0"/>
      <w:marBottom w:val="0"/>
      <w:divBdr>
        <w:top w:val="none" w:sz="0" w:space="0" w:color="auto"/>
        <w:left w:val="none" w:sz="0" w:space="0" w:color="auto"/>
        <w:bottom w:val="none" w:sz="0" w:space="0" w:color="auto"/>
        <w:right w:val="none" w:sz="0" w:space="0" w:color="auto"/>
      </w:divBdr>
      <w:divsChild>
        <w:div w:id="17783158">
          <w:marLeft w:val="480"/>
          <w:marRight w:val="0"/>
          <w:marTop w:val="0"/>
          <w:marBottom w:val="0"/>
          <w:divBdr>
            <w:top w:val="none" w:sz="0" w:space="0" w:color="auto"/>
            <w:left w:val="none" w:sz="0" w:space="0" w:color="auto"/>
            <w:bottom w:val="none" w:sz="0" w:space="0" w:color="auto"/>
            <w:right w:val="none" w:sz="0" w:space="0" w:color="auto"/>
          </w:divBdr>
        </w:div>
        <w:div w:id="117183047">
          <w:marLeft w:val="480"/>
          <w:marRight w:val="0"/>
          <w:marTop w:val="0"/>
          <w:marBottom w:val="0"/>
          <w:divBdr>
            <w:top w:val="none" w:sz="0" w:space="0" w:color="auto"/>
            <w:left w:val="none" w:sz="0" w:space="0" w:color="auto"/>
            <w:bottom w:val="none" w:sz="0" w:space="0" w:color="auto"/>
            <w:right w:val="none" w:sz="0" w:space="0" w:color="auto"/>
          </w:divBdr>
        </w:div>
        <w:div w:id="153885732">
          <w:marLeft w:val="480"/>
          <w:marRight w:val="0"/>
          <w:marTop w:val="0"/>
          <w:marBottom w:val="0"/>
          <w:divBdr>
            <w:top w:val="none" w:sz="0" w:space="0" w:color="auto"/>
            <w:left w:val="none" w:sz="0" w:space="0" w:color="auto"/>
            <w:bottom w:val="none" w:sz="0" w:space="0" w:color="auto"/>
            <w:right w:val="none" w:sz="0" w:space="0" w:color="auto"/>
          </w:divBdr>
        </w:div>
        <w:div w:id="190187913">
          <w:marLeft w:val="480"/>
          <w:marRight w:val="0"/>
          <w:marTop w:val="0"/>
          <w:marBottom w:val="0"/>
          <w:divBdr>
            <w:top w:val="none" w:sz="0" w:space="0" w:color="auto"/>
            <w:left w:val="none" w:sz="0" w:space="0" w:color="auto"/>
            <w:bottom w:val="none" w:sz="0" w:space="0" w:color="auto"/>
            <w:right w:val="none" w:sz="0" w:space="0" w:color="auto"/>
          </w:divBdr>
        </w:div>
        <w:div w:id="220095956">
          <w:marLeft w:val="480"/>
          <w:marRight w:val="0"/>
          <w:marTop w:val="0"/>
          <w:marBottom w:val="0"/>
          <w:divBdr>
            <w:top w:val="none" w:sz="0" w:space="0" w:color="auto"/>
            <w:left w:val="none" w:sz="0" w:space="0" w:color="auto"/>
            <w:bottom w:val="none" w:sz="0" w:space="0" w:color="auto"/>
            <w:right w:val="none" w:sz="0" w:space="0" w:color="auto"/>
          </w:divBdr>
        </w:div>
        <w:div w:id="235290676">
          <w:marLeft w:val="480"/>
          <w:marRight w:val="0"/>
          <w:marTop w:val="0"/>
          <w:marBottom w:val="0"/>
          <w:divBdr>
            <w:top w:val="none" w:sz="0" w:space="0" w:color="auto"/>
            <w:left w:val="none" w:sz="0" w:space="0" w:color="auto"/>
            <w:bottom w:val="none" w:sz="0" w:space="0" w:color="auto"/>
            <w:right w:val="none" w:sz="0" w:space="0" w:color="auto"/>
          </w:divBdr>
        </w:div>
        <w:div w:id="243757561">
          <w:marLeft w:val="480"/>
          <w:marRight w:val="0"/>
          <w:marTop w:val="0"/>
          <w:marBottom w:val="0"/>
          <w:divBdr>
            <w:top w:val="none" w:sz="0" w:space="0" w:color="auto"/>
            <w:left w:val="none" w:sz="0" w:space="0" w:color="auto"/>
            <w:bottom w:val="none" w:sz="0" w:space="0" w:color="auto"/>
            <w:right w:val="none" w:sz="0" w:space="0" w:color="auto"/>
          </w:divBdr>
        </w:div>
        <w:div w:id="256864817">
          <w:marLeft w:val="480"/>
          <w:marRight w:val="0"/>
          <w:marTop w:val="0"/>
          <w:marBottom w:val="0"/>
          <w:divBdr>
            <w:top w:val="none" w:sz="0" w:space="0" w:color="auto"/>
            <w:left w:val="none" w:sz="0" w:space="0" w:color="auto"/>
            <w:bottom w:val="none" w:sz="0" w:space="0" w:color="auto"/>
            <w:right w:val="none" w:sz="0" w:space="0" w:color="auto"/>
          </w:divBdr>
        </w:div>
        <w:div w:id="283998861">
          <w:marLeft w:val="480"/>
          <w:marRight w:val="0"/>
          <w:marTop w:val="0"/>
          <w:marBottom w:val="0"/>
          <w:divBdr>
            <w:top w:val="none" w:sz="0" w:space="0" w:color="auto"/>
            <w:left w:val="none" w:sz="0" w:space="0" w:color="auto"/>
            <w:bottom w:val="none" w:sz="0" w:space="0" w:color="auto"/>
            <w:right w:val="none" w:sz="0" w:space="0" w:color="auto"/>
          </w:divBdr>
        </w:div>
        <w:div w:id="296574295">
          <w:marLeft w:val="480"/>
          <w:marRight w:val="0"/>
          <w:marTop w:val="0"/>
          <w:marBottom w:val="0"/>
          <w:divBdr>
            <w:top w:val="none" w:sz="0" w:space="0" w:color="auto"/>
            <w:left w:val="none" w:sz="0" w:space="0" w:color="auto"/>
            <w:bottom w:val="none" w:sz="0" w:space="0" w:color="auto"/>
            <w:right w:val="none" w:sz="0" w:space="0" w:color="auto"/>
          </w:divBdr>
        </w:div>
        <w:div w:id="344403493">
          <w:marLeft w:val="480"/>
          <w:marRight w:val="0"/>
          <w:marTop w:val="0"/>
          <w:marBottom w:val="0"/>
          <w:divBdr>
            <w:top w:val="none" w:sz="0" w:space="0" w:color="auto"/>
            <w:left w:val="none" w:sz="0" w:space="0" w:color="auto"/>
            <w:bottom w:val="none" w:sz="0" w:space="0" w:color="auto"/>
            <w:right w:val="none" w:sz="0" w:space="0" w:color="auto"/>
          </w:divBdr>
        </w:div>
        <w:div w:id="352348301">
          <w:marLeft w:val="480"/>
          <w:marRight w:val="0"/>
          <w:marTop w:val="0"/>
          <w:marBottom w:val="0"/>
          <w:divBdr>
            <w:top w:val="none" w:sz="0" w:space="0" w:color="auto"/>
            <w:left w:val="none" w:sz="0" w:space="0" w:color="auto"/>
            <w:bottom w:val="none" w:sz="0" w:space="0" w:color="auto"/>
            <w:right w:val="none" w:sz="0" w:space="0" w:color="auto"/>
          </w:divBdr>
        </w:div>
        <w:div w:id="385182433">
          <w:marLeft w:val="480"/>
          <w:marRight w:val="0"/>
          <w:marTop w:val="0"/>
          <w:marBottom w:val="0"/>
          <w:divBdr>
            <w:top w:val="none" w:sz="0" w:space="0" w:color="auto"/>
            <w:left w:val="none" w:sz="0" w:space="0" w:color="auto"/>
            <w:bottom w:val="none" w:sz="0" w:space="0" w:color="auto"/>
            <w:right w:val="none" w:sz="0" w:space="0" w:color="auto"/>
          </w:divBdr>
        </w:div>
        <w:div w:id="416513242">
          <w:marLeft w:val="480"/>
          <w:marRight w:val="0"/>
          <w:marTop w:val="0"/>
          <w:marBottom w:val="0"/>
          <w:divBdr>
            <w:top w:val="none" w:sz="0" w:space="0" w:color="auto"/>
            <w:left w:val="none" w:sz="0" w:space="0" w:color="auto"/>
            <w:bottom w:val="none" w:sz="0" w:space="0" w:color="auto"/>
            <w:right w:val="none" w:sz="0" w:space="0" w:color="auto"/>
          </w:divBdr>
        </w:div>
        <w:div w:id="453602083">
          <w:marLeft w:val="480"/>
          <w:marRight w:val="0"/>
          <w:marTop w:val="0"/>
          <w:marBottom w:val="0"/>
          <w:divBdr>
            <w:top w:val="none" w:sz="0" w:space="0" w:color="auto"/>
            <w:left w:val="none" w:sz="0" w:space="0" w:color="auto"/>
            <w:bottom w:val="none" w:sz="0" w:space="0" w:color="auto"/>
            <w:right w:val="none" w:sz="0" w:space="0" w:color="auto"/>
          </w:divBdr>
        </w:div>
        <w:div w:id="475489154">
          <w:marLeft w:val="480"/>
          <w:marRight w:val="0"/>
          <w:marTop w:val="0"/>
          <w:marBottom w:val="0"/>
          <w:divBdr>
            <w:top w:val="none" w:sz="0" w:space="0" w:color="auto"/>
            <w:left w:val="none" w:sz="0" w:space="0" w:color="auto"/>
            <w:bottom w:val="none" w:sz="0" w:space="0" w:color="auto"/>
            <w:right w:val="none" w:sz="0" w:space="0" w:color="auto"/>
          </w:divBdr>
        </w:div>
        <w:div w:id="479152791">
          <w:marLeft w:val="480"/>
          <w:marRight w:val="0"/>
          <w:marTop w:val="0"/>
          <w:marBottom w:val="0"/>
          <w:divBdr>
            <w:top w:val="none" w:sz="0" w:space="0" w:color="auto"/>
            <w:left w:val="none" w:sz="0" w:space="0" w:color="auto"/>
            <w:bottom w:val="none" w:sz="0" w:space="0" w:color="auto"/>
            <w:right w:val="none" w:sz="0" w:space="0" w:color="auto"/>
          </w:divBdr>
        </w:div>
        <w:div w:id="524828600">
          <w:marLeft w:val="480"/>
          <w:marRight w:val="0"/>
          <w:marTop w:val="0"/>
          <w:marBottom w:val="0"/>
          <w:divBdr>
            <w:top w:val="none" w:sz="0" w:space="0" w:color="auto"/>
            <w:left w:val="none" w:sz="0" w:space="0" w:color="auto"/>
            <w:bottom w:val="none" w:sz="0" w:space="0" w:color="auto"/>
            <w:right w:val="none" w:sz="0" w:space="0" w:color="auto"/>
          </w:divBdr>
        </w:div>
        <w:div w:id="531501015">
          <w:marLeft w:val="480"/>
          <w:marRight w:val="0"/>
          <w:marTop w:val="0"/>
          <w:marBottom w:val="0"/>
          <w:divBdr>
            <w:top w:val="none" w:sz="0" w:space="0" w:color="auto"/>
            <w:left w:val="none" w:sz="0" w:space="0" w:color="auto"/>
            <w:bottom w:val="none" w:sz="0" w:space="0" w:color="auto"/>
            <w:right w:val="none" w:sz="0" w:space="0" w:color="auto"/>
          </w:divBdr>
        </w:div>
        <w:div w:id="604650545">
          <w:marLeft w:val="480"/>
          <w:marRight w:val="0"/>
          <w:marTop w:val="0"/>
          <w:marBottom w:val="0"/>
          <w:divBdr>
            <w:top w:val="none" w:sz="0" w:space="0" w:color="auto"/>
            <w:left w:val="none" w:sz="0" w:space="0" w:color="auto"/>
            <w:bottom w:val="none" w:sz="0" w:space="0" w:color="auto"/>
            <w:right w:val="none" w:sz="0" w:space="0" w:color="auto"/>
          </w:divBdr>
        </w:div>
        <w:div w:id="629743647">
          <w:marLeft w:val="480"/>
          <w:marRight w:val="0"/>
          <w:marTop w:val="0"/>
          <w:marBottom w:val="0"/>
          <w:divBdr>
            <w:top w:val="none" w:sz="0" w:space="0" w:color="auto"/>
            <w:left w:val="none" w:sz="0" w:space="0" w:color="auto"/>
            <w:bottom w:val="none" w:sz="0" w:space="0" w:color="auto"/>
            <w:right w:val="none" w:sz="0" w:space="0" w:color="auto"/>
          </w:divBdr>
        </w:div>
        <w:div w:id="639262019">
          <w:marLeft w:val="480"/>
          <w:marRight w:val="0"/>
          <w:marTop w:val="0"/>
          <w:marBottom w:val="0"/>
          <w:divBdr>
            <w:top w:val="none" w:sz="0" w:space="0" w:color="auto"/>
            <w:left w:val="none" w:sz="0" w:space="0" w:color="auto"/>
            <w:bottom w:val="none" w:sz="0" w:space="0" w:color="auto"/>
            <w:right w:val="none" w:sz="0" w:space="0" w:color="auto"/>
          </w:divBdr>
        </w:div>
        <w:div w:id="646132657">
          <w:marLeft w:val="480"/>
          <w:marRight w:val="0"/>
          <w:marTop w:val="0"/>
          <w:marBottom w:val="0"/>
          <w:divBdr>
            <w:top w:val="none" w:sz="0" w:space="0" w:color="auto"/>
            <w:left w:val="none" w:sz="0" w:space="0" w:color="auto"/>
            <w:bottom w:val="none" w:sz="0" w:space="0" w:color="auto"/>
            <w:right w:val="none" w:sz="0" w:space="0" w:color="auto"/>
          </w:divBdr>
        </w:div>
        <w:div w:id="667758269">
          <w:marLeft w:val="480"/>
          <w:marRight w:val="0"/>
          <w:marTop w:val="0"/>
          <w:marBottom w:val="0"/>
          <w:divBdr>
            <w:top w:val="none" w:sz="0" w:space="0" w:color="auto"/>
            <w:left w:val="none" w:sz="0" w:space="0" w:color="auto"/>
            <w:bottom w:val="none" w:sz="0" w:space="0" w:color="auto"/>
            <w:right w:val="none" w:sz="0" w:space="0" w:color="auto"/>
          </w:divBdr>
        </w:div>
        <w:div w:id="676545002">
          <w:marLeft w:val="480"/>
          <w:marRight w:val="0"/>
          <w:marTop w:val="0"/>
          <w:marBottom w:val="0"/>
          <w:divBdr>
            <w:top w:val="none" w:sz="0" w:space="0" w:color="auto"/>
            <w:left w:val="none" w:sz="0" w:space="0" w:color="auto"/>
            <w:bottom w:val="none" w:sz="0" w:space="0" w:color="auto"/>
            <w:right w:val="none" w:sz="0" w:space="0" w:color="auto"/>
          </w:divBdr>
        </w:div>
        <w:div w:id="697583515">
          <w:marLeft w:val="480"/>
          <w:marRight w:val="0"/>
          <w:marTop w:val="0"/>
          <w:marBottom w:val="0"/>
          <w:divBdr>
            <w:top w:val="none" w:sz="0" w:space="0" w:color="auto"/>
            <w:left w:val="none" w:sz="0" w:space="0" w:color="auto"/>
            <w:bottom w:val="none" w:sz="0" w:space="0" w:color="auto"/>
            <w:right w:val="none" w:sz="0" w:space="0" w:color="auto"/>
          </w:divBdr>
        </w:div>
        <w:div w:id="706761668">
          <w:marLeft w:val="480"/>
          <w:marRight w:val="0"/>
          <w:marTop w:val="0"/>
          <w:marBottom w:val="0"/>
          <w:divBdr>
            <w:top w:val="none" w:sz="0" w:space="0" w:color="auto"/>
            <w:left w:val="none" w:sz="0" w:space="0" w:color="auto"/>
            <w:bottom w:val="none" w:sz="0" w:space="0" w:color="auto"/>
            <w:right w:val="none" w:sz="0" w:space="0" w:color="auto"/>
          </w:divBdr>
        </w:div>
        <w:div w:id="777026337">
          <w:marLeft w:val="480"/>
          <w:marRight w:val="0"/>
          <w:marTop w:val="0"/>
          <w:marBottom w:val="0"/>
          <w:divBdr>
            <w:top w:val="none" w:sz="0" w:space="0" w:color="auto"/>
            <w:left w:val="none" w:sz="0" w:space="0" w:color="auto"/>
            <w:bottom w:val="none" w:sz="0" w:space="0" w:color="auto"/>
            <w:right w:val="none" w:sz="0" w:space="0" w:color="auto"/>
          </w:divBdr>
        </w:div>
        <w:div w:id="808474815">
          <w:marLeft w:val="480"/>
          <w:marRight w:val="0"/>
          <w:marTop w:val="0"/>
          <w:marBottom w:val="0"/>
          <w:divBdr>
            <w:top w:val="none" w:sz="0" w:space="0" w:color="auto"/>
            <w:left w:val="none" w:sz="0" w:space="0" w:color="auto"/>
            <w:bottom w:val="none" w:sz="0" w:space="0" w:color="auto"/>
            <w:right w:val="none" w:sz="0" w:space="0" w:color="auto"/>
          </w:divBdr>
        </w:div>
        <w:div w:id="818109345">
          <w:marLeft w:val="480"/>
          <w:marRight w:val="0"/>
          <w:marTop w:val="0"/>
          <w:marBottom w:val="0"/>
          <w:divBdr>
            <w:top w:val="none" w:sz="0" w:space="0" w:color="auto"/>
            <w:left w:val="none" w:sz="0" w:space="0" w:color="auto"/>
            <w:bottom w:val="none" w:sz="0" w:space="0" w:color="auto"/>
            <w:right w:val="none" w:sz="0" w:space="0" w:color="auto"/>
          </w:divBdr>
        </w:div>
        <w:div w:id="830220091">
          <w:marLeft w:val="480"/>
          <w:marRight w:val="0"/>
          <w:marTop w:val="0"/>
          <w:marBottom w:val="0"/>
          <w:divBdr>
            <w:top w:val="none" w:sz="0" w:space="0" w:color="auto"/>
            <w:left w:val="none" w:sz="0" w:space="0" w:color="auto"/>
            <w:bottom w:val="none" w:sz="0" w:space="0" w:color="auto"/>
            <w:right w:val="none" w:sz="0" w:space="0" w:color="auto"/>
          </w:divBdr>
        </w:div>
        <w:div w:id="843935005">
          <w:marLeft w:val="480"/>
          <w:marRight w:val="0"/>
          <w:marTop w:val="0"/>
          <w:marBottom w:val="0"/>
          <w:divBdr>
            <w:top w:val="none" w:sz="0" w:space="0" w:color="auto"/>
            <w:left w:val="none" w:sz="0" w:space="0" w:color="auto"/>
            <w:bottom w:val="none" w:sz="0" w:space="0" w:color="auto"/>
            <w:right w:val="none" w:sz="0" w:space="0" w:color="auto"/>
          </w:divBdr>
        </w:div>
        <w:div w:id="872612991">
          <w:marLeft w:val="480"/>
          <w:marRight w:val="0"/>
          <w:marTop w:val="0"/>
          <w:marBottom w:val="0"/>
          <w:divBdr>
            <w:top w:val="none" w:sz="0" w:space="0" w:color="auto"/>
            <w:left w:val="none" w:sz="0" w:space="0" w:color="auto"/>
            <w:bottom w:val="none" w:sz="0" w:space="0" w:color="auto"/>
            <w:right w:val="none" w:sz="0" w:space="0" w:color="auto"/>
          </w:divBdr>
        </w:div>
        <w:div w:id="883059362">
          <w:marLeft w:val="480"/>
          <w:marRight w:val="0"/>
          <w:marTop w:val="0"/>
          <w:marBottom w:val="0"/>
          <w:divBdr>
            <w:top w:val="none" w:sz="0" w:space="0" w:color="auto"/>
            <w:left w:val="none" w:sz="0" w:space="0" w:color="auto"/>
            <w:bottom w:val="none" w:sz="0" w:space="0" w:color="auto"/>
            <w:right w:val="none" w:sz="0" w:space="0" w:color="auto"/>
          </w:divBdr>
        </w:div>
        <w:div w:id="884562720">
          <w:marLeft w:val="480"/>
          <w:marRight w:val="0"/>
          <w:marTop w:val="0"/>
          <w:marBottom w:val="0"/>
          <w:divBdr>
            <w:top w:val="none" w:sz="0" w:space="0" w:color="auto"/>
            <w:left w:val="none" w:sz="0" w:space="0" w:color="auto"/>
            <w:bottom w:val="none" w:sz="0" w:space="0" w:color="auto"/>
            <w:right w:val="none" w:sz="0" w:space="0" w:color="auto"/>
          </w:divBdr>
        </w:div>
        <w:div w:id="977808660">
          <w:marLeft w:val="480"/>
          <w:marRight w:val="0"/>
          <w:marTop w:val="0"/>
          <w:marBottom w:val="0"/>
          <w:divBdr>
            <w:top w:val="none" w:sz="0" w:space="0" w:color="auto"/>
            <w:left w:val="none" w:sz="0" w:space="0" w:color="auto"/>
            <w:bottom w:val="none" w:sz="0" w:space="0" w:color="auto"/>
            <w:right w:val="none" w:sz="0" w:space="0" w:color="auto"/>
          </w:divBdr>
        </w:div>
        <w:div w:id="1000694105">
          <w:marLeft w:val="480"/>
          <w:marRight w:val="0"/>
          <w:marTop w:val="0"/>
          <w:marBottom w:val="0"/>
          <w:divBdr>
            <w:top w:val="none" w:sz="0" w:space="0" w:color="auto"/>
            <w:left w:val="none" w:sz="0" w:space="0" w:color="auto"/>
            <w:bottom w:val="none" w:sz="0" w:space="0" w:color="auto"/>
            <w:right w:val="none" w:sz="0" w:space="0" w:color="auto"/>
          </w:divBdr>
        </w:div>
        <w:div w:id="1029529066">
          <w:marLeft w:val="480"/>
          <w:marRight w:val="0"/>
          <w:marTop w:val="0"/>
          <w:marBottom w:val="0"/>
          <w:divBdr>
            <w:top w:val="none" w:sz="0" w:space="0" w:color="auto"/>
            <w:left w:val="none" w:sz="0" w:space="0" w:color="auto"/>
            <w:bottom w:val="none" w:sz="0" w:space="0" w:color="auto"/>
            <w:right w:val="none" w:sz="0" w:space="0" w:color="auto"/>
          </w:divBdr>
        </w:div>
        <w:div w:id="1057170795">
          <w:marLeft w:val="480"/>
          <w:marRight w:val="0"/>
          <w:marTop w:val="0"/>
          <w:marBottom w:val="0"/>
          <w:divBdr>
            <w:top w:val="none" w:sz="0" w:space="0" w:color="auto"/>
            <w:left w:val="none" w:sz="0" w:space="0" w:color="auto"/>
            <w:bottom w:val="none" w:sz="0" w:space="0" w:color="auto"/>
            <w:right w:val="none" w:sz="0" w:space="0" w:color="auto"/>
          </w:divBdr>
        </w:div>
        <w:div w:id="1073701713">
          <w:marLeft w:val="480"/>
          <w:marRight w:val="0"/>
          <w:marTop w:val="0"/>
          <w:marBottom w:val="0"/>
          <w:divBdr>
            <w:top w:val="none" w:sz="0" w:space="0" w:color="auto"/>
            <w:left w:val="none" w:sz="0" w:space="0" w:color="auto"/>
            <w:bottom w:val="none" w:sz="0" w:space="0" w:color="auto"/>
            <w:right w:val="none" w:sz="0" w:space="0" w:color="auto"/>
          </w:divBdr>
        </w:div>
        <w:div w:id="1193759984">
          <w:marLeft w:val="480"/>
          <w:marRight w:val="0"/>
          <w:marTop w:val="0"/>
          <w:marBottom w:val="0"/>
          <w:divBdr>
            <w:top w:val="none" w:sz="0" w:space="0" w:color="auto"/>
            <w:left w:val="none" w:sz="0" w:space="0" w:color="auto"/>
            <w:bottom w:val="none" w:sz="0" w:space="0" w:color="auto"/>
            <w:right w:val="none" w:sz="0" w:space="0" w:color="auto"/>
          </w:divBdr>
        </w:div>
        <w:div w:id="1225339186">
          <w:marLeft w:val="480"/>
          <w:marRight w:val="0"/>
          <w:marTop w:val="0"/>
          <w:marBottom w:val="0"/>
          <w:divBdr>
            <w:top w:val="none" w:sz="0" w:space="0" w:color="auto"/>
            <w:left w:val="none" w:sz="0" w:space="0" w:color="auto"/>
            <w:bottom w:val="none" w:sz="0" w:space="0" w:color="auto"/>
            <w:right w:val="none" w:sz="0" w:space="0" w:color="auto"/>
          </w:divBdr>
        </w:div>
        <w:div w:id="1226258612">
          <w:marLeft w:val="480"/>
          <w:marRight w:val="0"/>
          <w:marTop w:val="0"/>
          <w:marBottom w:val="0"/>
          <w:divBdr>
            <w:top w:val="none" w:sz="0" w:space="0" w:color="auto"/>
            <w:left w:val="none" w:sz="0" w:space="0" w:color="auto"/>
            <w:bottom w:val="none" w:sz="0" w:space="0" w:color="auto"/>
            <w:right w:val="none" w:sz="0" w:space="0" w:color="auto"/>
          </w:divBdr>
        </w:div>
        <w:div w:id="1269314503">
          <w:marLeft w:val="480"/>
          <w:marRight w:val="0"/>
          <w:marTop w:val="0"/>
          <w:marBottom w:val="0"/>
          <w:divBdr>
            <w:top w:val="none" w:sz="0" w:space="0" w:color="auto"/>
            <w:left w:val="none" w:sz="0" w:space="0" w:color="auto"/>
            <w:bottom w:val="none" w:sz="0" w:space="0" w:color="auto"/>
            <w:right w:val="none" w:sz="0" w:space="0" w:color="auto"/>
          </w:divBdr>
        </w:div>
        <w:div w:id="1365403361">
          <w:marLeft w:val="480"/>
          <w:marRight w:val="0"/>
          <w:marTop w:val="0"/>
          <w:marBottom w:val="0"/>
          <w:divBdr>
            <w:top w:val="none" w:sz="0" w:space="0" w:color="auto"/>
            <w:left w:val="none" w:sz="0" w:space="0" w:color="auto"/>
            <w:bottom w:val="none" w:sz="0" w:space="0" w:color="auto"/>
            <w:right w:val="none" w:sz="0" w:space="0" w:color="auto"/>
          </w:divBdr>
        </w:div>
        <w:div w:id="1366443525">
          <w:marLeft w:val="480"/>
          <w:marRight w:val="0"/>
          <w:marTop w:val="0"/>
          <w:marBottom w:val="0"/>
          <w:divBdr>
            <w:top w:val="none" w:sz="0" w:space="0" w:color="auto"/>
            <w:left w:val="none" w:sz="0" w:space="0" w:color="auto"/>
            <w:bottom w:val="none" w:sz="0" w:space="0" w:color="auto"/>
            <w:right w:val="none" w:sz="0" w:space="0" w:color="auto"/>
          </w:divBdr>
        </w:div>
        <w:div w:id="1408310648">
          <w:marLeft w:val="480"/>
          <w:marRight w:val="0"/>
          <w:marTop w:val="0"/>
          <w:marBottom w:val="0"/>
          <w:divBdr>
            <w:top w:val="none" w:sz="0" w:space="0" w:color="auto"/>
            <w:left w:val="none" w:sz="0" w:space="0" w:color="auto"/>
            <w:bottom w:val="none" w:sz="0" w:space="0" w:color="auto"/>
            <w:right w:val="none" w:sz="0" w:space="0" w:color="auto"/>
          </w:divBdr>
        </w:div>
        <w:div w:id="1419401843">
          <w:marLeft w:val="480"/>
          <w:marRight w:val="0"/>
          <w:marTop w:val="0"/>
          <w:marBottom w:val="0"/>
          <w:divBdr>
            <w:top w:val="none" w:sz="0" w:space="0" w:color="auto"/>
            <w:left w:val="none" w:sz="0" w:space="0" w:color="auto"/>
            <w:bottom w:val="none" w:sz="0" w:space="0" w:color="auto"/>
            <w:right w:val="none" w:sz="0" w:space="0" w:color="auto"/>
          </w:divBdr>
        </w:div>
        <w:div w:id="1446727927">
          <w:marLeft w:val="480"/>
          <w:marRight w:val="0"/>
          <w:marTop w:val="0"/>
          <w:marBottom w:val="0"/>
          <w:divBdr>
            <w:top w:val="none" w:sz="0" w:space="0" w:color="auto"/>
            <w:left w:val="none" w:sz="0" w:space="0" w:color="auto"/>
            <w:bottom w:val="none" w:sz="0" w:space="0" w:color="auto"/>
            <w:right w:val="none" w:sz="0" w:space="0" w:color="auto"/>
          </w:divBdr>
        </w:div>
        <w:div w:id="1488743828">
          <w:marLeft w:val="480"/>
          <w:marRight w:val="0"/>
          <w:marTop w:val="0"/>
          <w:marBottom w:val="0"/>
          <w:divBdr>
            <w:top w:val="none" w:sz="0" w:space="0" w:color="auto"/>
            <w:left w:val="none" w:sz="0" w:space="0" w:color="auto"/>
            <w:bottom w:val="none" w:sz="0" w:space="0" w:color="auto"/>
            <w:right w:val="none" w:sz="0" w:space="0" w:color="auto"/>
          </w:divBdr>
        </w:div>
        <w:div w:id="1537690704">
          <w:marLeft w:val="480"/>
          <w:marRight w:val="0"/>
          <w:marTop w:val="0"/>
          <w:marBottom w:val="0"/>
          <w:divBdr>
            <w:top w:val="none" w:sz="0" w:space="0" w:color="auto"/>
            <w:left w:val="none" w:sz="0" w:space="0" w:color="auto"/>
            <w:bottom w:val="none" w:sz="0" w:space="0" w:color="auto"/>
            <w:right w:val="none" w:sz="0" w:space="0" w:color="auto"/>
          </w:divBdr>
        </w:div>
        <w:div w:id="1682853097">
          <w:marLeft w:val="480"/>
          <w:marRight w:val="0"/>
          <w:marTop w:val="0"/>
          <w:marBottom w:val="0"/>
          <w:divBdr>
            <w:top w:val="none" w:sz="0" w:space="0" w:color="auto"/>
            <w:left w:val="none" w:sz="0" w:space="0" w:color="auto"/>
            <w:bottom w:val="none" w:sz="0" w:space="0" w:color="auto"/>
            <w:right w:val="none" w:sz="0" w:space="0" w:color="auto"/>
          </w:divBdr>
        </w:div>
        <w:div w:id="1699424330">
          <w:marLeft w:val="480"/>
          <w:marRight w:val="0"/>
          <w:marTop w:val="0"/>
          <w:marBottom w:val="0"/>
          <w:divBdr>
            <w:top w:val="none" w:sz="0" w:space="0" w:color="auto"/>
            <w:left w:val="none" w:sz="0" w:space="0" w:color="auto"/>
            <w:bottom w:val="none" w:sz="0" w:space="0" w:color="auto"/>
            <w:right w:val="none" w:sz="0" w:space="0" w:color="auto"/>
          </w:divBdr>
        </w:div>
        <w:div w:id="1735926437">
          <w:marLeft w:val="480"/>
          <w:marRight w:val="0"/>
          <w:marTop w:val="0"/>
          <w:marBottom w:val="0"/>
          <w:divBdr>
            <w:top w:val="none" w:sz="0" w:space="0" w:color="auto"/>
            <w:left w:val="none" w:sz="0" w:space="0" w:color="auto"/>
            <w:bottom w:val="none" w:sz="0" w:space="0" w:color="auto"/>
            <w:right w:val="none" w:sz="0" w:space="0" w:color="auto"/>
          </w:divBdr>
        </w:div>
        <w:div w:id="1837959243">
          <w:marLeft w:val="480"/>
          <w:marRight w:val="0"/>
          <w:marTop w:val="0"/>
          <w:marBottom w:val="0"/>
          <w:divBdr>
            <w:top w:val="none" w:sz="0" w:space="0" w:color="auto"/>
            <w:left w:val="none" w:sz="0" w:space="0" w:color="auto"/>
            <w:bottom w:val="none" w:sz="0" w:space="0" w:color="auto"/>
            <w:right w:val="none" w:sz="0" w:space="0" w:color="auto"/>
          </w:divBdr>
        </w:div>
        <w:div w:id="1855993247">
          <w:marLeft w:val="480"/>
          <w:marRight w:val="0"/>
          <w:marTop w:val="0"/>
          <w:marBottom w:val="0"/>
          <w:divBdr>
            <w:top w:val="none" w:sz="0" w:space="0" w:color="auto"/>
            <w:left w:val="none" w:sz="0" w:space="0" w:color="auto"/>
            <w:bottom w:val="none" w:sz="0" w:space="0" w:color="auto"/>
            <w:right w:val="none" w:sz="0" w:space="0" w:color="auto"/>
          </w:divBdr>
        </w:div>
        <w:div w:id="1913738013">
          <w:marLeft w:val="480"/>
          <w:marRight w:val="0"/>
          <w:marTop w:val="0"/>
          <w:marBottom w:val="0"/>
          <w:divBdr>
            <w:top w:val="none" w:sz="0" w:space="0" w:color="auto"/>
            <w:left w:val="none" w:sz="0" w:space="0" w:color="auto"/>
            <w:bottom w:val="none" w:sz="0" w:space="0" w:color="auto"/>
            <w:right w:val="none" w:sz="0" w:space="0" w:color="auto"/>
          </w:divBdr>
        </w:div>
        <w:div w:id="1930117473">
          <w:marLeft w:val="480"/>
          <w:marRight w:val="0"/>
          <w:marTop w:val="0"/>
          <w:marBottom w:val="0"/>
          <w:divBdr>
            <w:top w:val="none" w:sz="0" w:space="0" w:color="auto"/>
            <w:left w:val="none" w:sz="0" w:space="0" w:color="auto"/>
            <w:bottom w:val="none" w:sz="0" w:space="0" w:color="auto"/>
            <w:right w:val="none" w:sz="0" w:space="0" w:color="auto"/>
          </w:divBdr>
        </w:div>
        <w:div w:id="1960525026">
          <w:marLeft w:val="480"/>
          <w:marRight w:val="0"/>
          <w:marTop w:val="0"/>
          <w:marBottom w:val="0"/>
          <w:divBdr>
            <w:top w:val="none" w:sz="0" w:space="0" w:color="auto"/>
            <w:left w:val="none" w:sz="0" w:space="0" w:color="auto"/>
            <w:bottom w:val="none" w:sz="0" w:space="0" w:color="auto"/>
            <w:right w:val="none" w:sz="0" w:space="0" w:color="auto"/>
          </w:divBdr>
        </w:div>
        <w:div w:id="1963800405">
          <w:marLeft w:val="480"/>
          <w:marRight w:val="0"/>
          <w:marTop w:val="0"/>
          <w:marBottom w:val="0"/>
          <w:divBdr>
            <w:top w:val="none" w:sz="0" w:space="0" w:color="auto"/>
            <w:left w:val="none" w:sz="0" w:space="0" w:color="auto"/>
            <w:bottom w:val="none" w:sz="0" w:space="0" w:color="auto"/>
            <w:right w:val="none" w:sz="0" w:space="0" w:color="auto"/>
          </w:divBdr>
        </w:div>
        <w:div w:id="1981769224">
          <w:marLeft w:val="480"/>
          <w:marRight w:val="0"/>
          <w:marTop w:val="0"/>
          <w:marBottom w:val="0"/>
          <w:divBdr>
            <w:top w:val="none" w:sz="0" w:space="0" w:color="auto"/>
            <w:left w:val="none" w:sz="0" w:space="0" w:color="auto"/>
            <w:bottom w:val="none" w:sz="0" w:space="0" w:color="auto"/>
            <w:right w:val="none" w:sz="0" w:space="0" w:color="auto"/>
          </w:divBdr>
        </w:div>
        <w:div w:id="2027629350">
          <w:marLeft w:val="480"/>
          <w:marRight w:val="0"/>
          <w:marTop w:val="0"/>
          <w:marBottom w:val="0"/>
          <w:divBdr>
            <w:top w:val="none" w:sz="0" w:space="0" w:color="auto"/>
            <w:left w:val="none" w:sz="0" w:space="0" w:color="auto"/>
            <w:bottom w:val="none" w:sz="0" w:space="0" w:color="auto"/>
            <w:right w:val="none" w:sz="0" w:space="0" w:color="auto"/>
          </w:divBdr>
        </w:div>
        <w:div w:id="2062484481">
          <w:marLeft w:val="480"/>
          <w:marRight w:val="0"/>
          <w:marTop w:val="0"/>
          <w:marBottom w:val="0"/>
          <w:divBdr>
            <w:top w:val="none" w:sz="0" w:space="0" w:color="auto"/>
            <w:left w:val="none" w:sz="0" w:space="0" w:color="auto"/>
            <w:bottom w:val="none" w:sz="0" w:space="0" w:color="auto"/>
            <w:right w:val="none" w:sz="0" w:space="0" w:color="auto"/>
          </w:divBdr>
        </w:div>
      </w:divsChild>
    </w:div>
    <w:div w:id="923224626">
      <w:bodyDiv w:val="1"/>
      <w:marLeft w:val="0"/>
      <w:marRight w:val="0"/>
      <w:marTop w:val="0"/>
      <w:marBottom w:val="0"/>
      <w:divBdr>
        <w:top w:val="none" w:sz="0" w:space="0" w:color="auto"/>
        <w:left w:val="none" w:sz="0" w:space="0" w:color="auto"/>
        <w:bottom w:val="none" w:sz="0" w:space="0" w:color="auto"/>
        <w:right w:val="none" w:sz="0" w:space="0" w:color="auto"/>
      </w:divBdr>
      <w:divsChild>
        <w:div w:id="9720522">
          <w:marLeft w:val="480"/>
          <w:marRight w:val="0"/>
          <w:marTop w:val="0"/>
          <w:marBottom w:val="0"/>
          <w:divBdr>
            <w:top w:val="none" w:sz="0" w:space="0" w:color="auto"/>
            <w:left w:val="none" w:sz="0" w:space="0" w:color="auto"/>
            <w:bottom w:val="none" w:sz="0" w:space="0" w:color="auto"/>
            <w:right w:val="none" w:sz="0" w:space="0" w:color="auto"/>
          </w:divBdr>
        </w:div>
        <w:div w:id="33581945">
          <w:marLeft w:val="480"/>
          <w:marRight w:val="0"/>
          <w:marTop w:val="0"/>
          <w:marBottom w:val="0"/>
          <w:divBdr>
            <w:top w:val="none" w:sz="0" w:space="0" w:color="auto"/>
            <w:left w:val="none" w:sz="0" w:space="0" w:color="auto"/>
            <w:bottom w:val="none" w:sz="0" w:space="0" w:color="auto"/>
            <w:right w:val="none" w:sz="0" w:space="0" w:color="auto"/>
          </w:divBdr>
        </w:div>
        <w:div w:id="38172939">
          <w:marLeft w:val="480"/>
          <w:marRight w:val="0"/>
          <w:marTop w:val="0"/>
          <w:marBottom w:val="0"/>
          <w:divBdr>
            <w:top w:val="none" w:sz="0" w:space="0" w:color="auto"/>
            <w:left w:val="none" w:sz="0" w:space="0" w:color="auto"/>
            <w:bottom w:val="none" w:sz="0" w:space="0" w:color="auto"/>
            <w:right w:val="none" w:sz="0" w:space="0" w:color="auto"/>
          </w:divBdr>
        </w:div>
        <w:div w:id="179394230">
          <w:marLeft w:val="480"/>
          <w:marRight w:val="0"/>
          <w:marTop w:val="0"/>
          <w:marBottom w:val="0"/>
          <w:divBdr>
            <w:top w:val="none" w:sz="0" w:space="0" w:color="auto"/>
            <w:left w:val="none" w:sz="0" w:space="0" w:color="auto"/>
            <w:bottom w:val="none" w:sz="0" w:space="0" w:color="auto"/>
            <w:right w:val="none" w:sz="0" w:space="0" w:color="auto"/>
          </w:divBdr>
        </w:div>
        <w:div w:id="243731140">
          <w:marLeft w:val="480"/>
          <w:marRight w:val="0"/>
          <w:marTop w:val="0"/>
          <w:marBottom w:val="0"/>
          <w:divBdr>
            <w:top w:val="none" w:sz="0" w:space="0" w:color="auto"/>
            <w:left w:val="none" w:sz="0" w:space="0" w:color="auto"/>
            <w:bottom w:val="none" w:sz="0" w:space="0" w:color="auto"/>
            <w:right w:val="none" w:sz="0" w:space="0" w:color="auto"/>
          </w:divBdr>
        </w:div>
        <w:div w:id="273295600">
          <w:marLeft w:val="480"/>
          <w:marRight w:val="0"/>
          <w:marTop w:val="0"/>
          <w:marBottom w:val="0"/>
          <w:divBdr>
            <w:top w:val="none" w:sz="0" w:space="0" w:color="auto"/>
            <w:left w:val="none" w:sz="0" w:space="0" w:color="auto"/>
            <w:bottom w:val="none" w:sz="0" w:space="0" w:color="auto"/>
            <w:right w:val="none" w:sz="0" w:space="0" w:color="auto"/>
          </w:divBdr>
        </w:div>
        <w:div w:id="284120496">
          <w:marLeft w:val="480"/>
          <w:marRight w:val="0"/>
          <w:marTop w:val="0"/>
          <w:marBottom w:val="0"/>
          <w:divBdr>
            <w:top w:val="none" w:sz="0" w:space="0" w:color="auto"/>
            <w:left w:val="none" w:sz="0" w:space="0" w:color="auto"/>
            <w:bottom w:val="none" w:sz="0" w:space="0" w:color="auto"/>
            <w:right w:val="none" w:sz="0" w:space="0" w:color="auto"/>
          </w:divBdr>
        </w:div>
        <w:div w:id="298533089">
          <w:marLeft w:val="480"/>
          <w:marRight w:val="0"/>
          <w:marTop w:val="0"/>
          <w:marBottom w:val="0"/>
          <w:divBdr>
            <w:top w:val="none" w:sz="0" w:space="0" w:color="auto"/>
            <w:left w:val="none" w:sz="0" w:space="0" w:color="auto"/>
            <w:bottom w:val="none" w:sz="0" w:space="0" w:color="auto"/>
            <w:right w:val="none" w:sz="0" w:space="0" w:color="auto"/>
          </w:divBdr>
        </w:div>
        <w:div w:id="374084544">
          <w:marLeft w:val="480"/>
          <w:marRight w:val="0"/>
          <w:marTop w:val="0"/>
          <w:marBottom w:val="0"/>
          <w:divBdr>
            <w:top w:val="none" w:sz="0" w:space="0" w:color="auto"/>
            <w:left w:val="none" w:sz="0" w:space="0" w:color="auto"/>
            <w:bottom w:val="none" w:sz="0" w:space="0" w:color="auto"/>
            <w:right w:val="none" w:sz="0" w:space="0" w:color="auto"/>
          </w:divBdr>
        </w:div>
        <w:div w:id="430319170">
          <w:marLeft w:val="480"/>
          <w:marRight w:val="0"/>
          <w:marTop w:val="0"/>
          <w:marBottom w:val="0"/>
          <w:divBdr>
            <w:top w:val="none" w:sz="0" w:space="0" w:color="auto"/>
            <w:left w:val="none" w:sz="0" w:space="0" w:color="auto"/>
            <w:bottom w:val="none" w:sz="0" w:space="0" w:color="auto"/>
            <w:right w:val="none" w:sz="0" w:space="0" w:color="auto"/>
          </w:divBdr>
        </w:div>
        <w:div w:id="447897833">
          <w:marLeft w:val="480"/>
          <w:marRight w:val="0"/>
          <w:marTop w:val="0"/>
          <w:marBottom w:val="0"/>
          <w:divBdr>
            <w:top w:val="none" w:sz="0" w:space="0" w:color="auto"/>
            <w:left w:val="none" w:sz="0" w:space="0" w:color="auto"/>
            <w:bottom w:val="none" w:sz="0" w:space="0" w:color="auto"/>
            <w:right w:val="none" w:sz="0" w:space="0" w:color="auto"/>
          </w:divBdr>
        </w:div>
        <w:div w:id="453251722">
          <w:marLeft w:val="480"/>
          <w:marRight w:val="0"/>
          <w:marTop w:val="0"/>
          <w:marBottom w:val="0"/>
          <w:divBdr>
            <w:top w:val="none" w:sz="0" w:space="0" w:color="auto"/>
            <w:left w:val="none" w:sz="0" w:space="0" w:color="auto"/>
            <w:bottom w:val="none" w:sz="0" w:space="0" w:color="auto"/>
            <w:right w:val="none" w:sz="0" w:space="0" w:color="auto"/>
          </w:divBdr>
        </w:div>
        <w:div w:id="536241321">
          <w:marLeft w:val="480"/>
          <w:marRight w:val="0"/>
          <w:marTop w:val="0"/>
          <w:marBottom w:val="0"/>
          <w:divBdr>
            <w:top w:val="none" w:sz="0" w:space="0" w:color="auto"/>
            <w:left w:val="none" w:sz="0" w:space="0" w:color="auto"/>
            <w:bottom w:val="none" w:sz="0" w:space="0" w:color="auto"/>
            <w:right w:val="none" w:sz="0" w:space="0" w:color="auto"/>
          </w:divBdr>
        </w:div>
        <w:div w:id="583029166">
          <w:marLeft w:val="480"/>
          <w:marRight w:val="0"/>
          <w:marTop w:val="0"/>
          <w:marBottom w:val="0"/>
          <w:divBdr>
            <w:top w:val="none" w:sz="0" w:space="0" w:color="auto"/>
            <w:left w:val="none" w:sz="0" w:space="0" w:color="auto"/>
            <w:bottom w:val="none" w:sz="0" w:space="0" w:color="auto"/>
            <w:right w:val="none" w:sz="0" w:space="0" w:color="auto"/>
          </w:divBdr>
        </w:div>
        <w:div w:id="596139632">
          <w:marLeft w:val="480"/>
          <w:marRight w:val="0"/>
          <w:marTop w:val="0"/>
          <w:marBottom w:val="0"/>
          <w:divBdr>
            <w:top w:val="none" w:sz="0" w:space="0" w:color="auto"/>
            <w:left w:val="none" w:sz="0" w:space="0" w:color="auto"/>
            <w:bottom w:val="none" w:sz="0" w:space="0" w:color="auto"/>
            <w:right w:val="none" w:sz="0" w:space="0" w:color="auto"/>
          </w:divBdr>
        </w:div>
        <w:div w:id="609747544">
          <w:marLeft w:val="480"/>
          <w:marRight w:val="0"/>
          <w:marTop w:val="0"/>
          <w:marBottom w:val="0"/>
          <w:divBdr>
            <w:top w:val="none" w:sz="0" w:space="0" w:color="auto"/>
            <w:left w:val="none" w:sz="0" w:space="0" w:color="auto"/>
            <w:bottom w:val="none" w:sz="0" w:space="0" w:color="auto"/>
            <w:right w:val="none" w:sz="0" w:space="0" w:color="auto"/>
          </w:divBdr>
        </w:div>
        <w:div w:id="611137000">
          <w:marLeft w:val="480"/>
          <w:marRight w:val="0"/>
          <w:marTop w:val="0"/>
          <w:marBottom w:val="0"/>
          <w:divBdr>
            <w:top w:val="none" w:sz="0" w:space="0" w:color="auto"/>
            <w:left w:val="none" w:sz="0" w:space="0" w:color="auto"/>
            <w:bottom w:val="none" w:sz="0" w:space="0" w:color="auto"/>
            <w:right w:val="none" w:sz="0" w:space="0" w:color="auto"/>
          </w:divBdr>
        </w:div>
        <w:div w:id="629868815">
          <w:marLeft w:val="480"/>
          <w:marRight w:val="0"/>
          <w:marTop w:val="0"/>
          <w:marBottom w:val="0"/>
          <w:divBdr>
            <w:top w:val="none" w:sz="0" w:space="0" w:color="auto"/>
            <w:left w:val="none" w:sz="0" w:space="0" w:color="auto"/>
            <w:bottom w:val="none" w:sz="0" w:space="0" w:color="auto"/>
            <w:right w:val="none" w:sz="0" w:space="0" w:color="auto"/>
          </w:divBdr>
        </w:div>
        <w:div w:id="645817338">
          <w:marLeft w:val="480"/>
          <w:marRight w:val="0"/>
          <w:marTop w:val="0"/>
          <w:marBottom w:val="0"/>
          <w:divBdr>
            <w:top w:val="none" w:sz="0" w:space="0" w:color="auto"/>
            <w:left w:val="none" w:sz="0" w:space="0" w:color="auto"/>
            <w:bottom w:val="none" w:sz="0" w:space="0" w:color="auto"/>
            <w:right w:val="none" w:sz="0" w:space="0" w:color="auto"/>
          </w:divBdr>
        </w:div>
        <w:div w:id="648099916">
          <w:marLeft w:val="480"/>
          <w:marRight w:val="0"/>
          <w:marTop w:val="0"/>
          <w:marBottom w:val="0"/>
          <w:divBdr>
            <w:top w:val="none" w:sz="0" w:space="0" w:color="auto"/>
            <w:left w:val="none" w:sz="0" w:space="0" w:color="auto"/>
            <w:bottom w:val="none" w:sz="0" w:space="0" w:color="auto"/>
            <w:right w:val="none" w:sz="0" w:space="0" w:color="auto"/>
          </w:divBdr>
        </w:div>
        <w:div w:id="670571873">
          <w:marLeft w:val="480"/>
          <w:marRight w:val="0"/>
          <w:marTop w:val="0"/>
          <w:marBottom w:val="0"/>
          <w:divBdr>
            <w:top w:val="none" w:sz="0" w:space="0" w:color="auto"/>
            <w:left w:val="none" w:sz="0" w:space="0" w:color="auto"/>
            <w:bottom w:val="none" w:sz="0" w:space="0" w:color="auto"/>
            <w:right w:val="none" w:sz="0" w:space="0" w:color="auto"/>
          </w:divBdr>
        </w:div>
        <w:div w:id="711656546">
          <w:marLeft w:val="480"/>
          <w:marRight w:val="0"/>
          <w:marTop w:val="0"/>
          <w:marBottom w:val="0"/>
          <w:divBdr>
            <w:top w:val="none" w:sz="0" w:space="0" w:color="auto"/>
            <w:left w:val="none" w:sz="0" w:space="0" w:color="auto"/>
            <w:bottom w:val="none" w:sz="0" w:space="0" w:color="auto"/>
            <w:right w:val="none" w:sz="0" w:space="0" w:color="auto"/>
          </w:divBdr>
        </w:div>
        <w:div w:id="762652391">
          <w:marLeft w:val="480"/>
          <w:marRight w:val="0"/>
          <w:marTop w:val="0"/>
          <w:marBottom w:val="0"/>
          <w:divBdr>
            <w:top w:val="none" w:sz="0" w:space="0" w:color="auto"/>
            <w:left w:val="none" w:sz="0" w:space="0" w:color="auto"/>
            <w:bottom w:val="none" w:sz="0" w:space="0" w:color="auto"/>
            <w:right w:val="none" w:sz="0" w:space="0" w:color="auto"/>
          </w:divBdr>
        </w:div>
        <w:div w:id="908267606">
          <w:marLeft w:val="480"/>
          <w:marRight w:val="0"/>
          <w:marTop w:val="0"/>
          <w:marBottom w:val="0"/>
          <w:divBdr>
            <w:top w:val="none" w:sz="0" w:space="0" w:color="auto"/>
            <w:left w:val="none" w:sz="0" w:space="0" w:color="auto"/>
            <w:bottom w:val="none" w:sz="0" w:space="0" w:color="auto"/>
            <w:right w:val="none" w:sz="0" w:space="0" w:color="auto"/>
          </w:divBdr>
        </w:div>
        <w:div w:id="989600890">
          <w:marLeft w:val="480"/>
          <w:marRight w:val="0"/>
          <w:marTop w:val="0"/>
          <w:marBottom w:val="0"/>
          <w:divBdr>
            <w:top w:val="none" w:sz="0" w:space="0" w:color="auto"/>
            <w:left w:val="none" w:sz="0" w:space="0" w:color="auto"/>
            <w:bottom w:val="none" w:sz="0" w:space="0" w:color="auto"/>
            <w:right w:val="none" w:sz="0" w:space="0" w:color="auto"/>
          </w:divBdr>
        </w:div>
        <w:div w:id="1000891343">
          <w:marLeft w:val="480"/>
          <w:marRight w:val="0"/>
          <w:marTop w:val="0"/>
          <w:marBottom w:val="0"/>
          <w:divBdr>
            <w:top w:val="none" w:sz="0" w:space="0" w:color="auto"/>
            <w:left w:val="none" w:sz="0" w:space="0" w:color="auto"/>
            <w:bottom w:val="none" w:sz="0" w:space="0" w:color="auto"/>
            <w:right w:val="none" w:sz="0" w:space="0" w:color="auto"/>
          </w:divBdr>
        </w:div>
        <w:div w:id="1021972575">
          <w:marLeft w:val="480"/>
          <w:marRight w:val="0"/>
          <w:marTop w:val="0"/>
          <w:marBottom w:val="0"/>
          <w:divBdr>
            <w:top w:val="none" w:sz="0" w:space="0" w:color="auto"/>
            <w:left w:val="none" w:sz="0" w:space="0" w:color="auto"/>
            <w:bottom w:val="none" w:sz="0" w:space="0" w:color="auto"/>
            <w:right w:val="none" w:sz="0" w:space="0" w:color="auto"/>
          </w:divBdr>
        </w:div>
        <w:div w:id="1067024075">
          <w:marLeft w:val="480"/>
          <w:marRight w:val="0"/>
          <w:marTop w:val="0"/>
          <w:marBottom w:val="0"/>
          <w:divBdr>
            <w:top w:val="none" w:sz="0" w:space="0" w:color="auto"/>
            <w:left w:val="none" w:sz="0" w:space="0" w:color="auto"/>
            <w:bottom w:val="none" w:sz="0" w:space="0" w:color="auto"/>
            <w:right w:val="none" w:sz="0" w:space="0" w:color="auto"/>
          </w:divBdr>
        </w:div>
        <w:div w:id="1083573512">
          <w:marLeft w:val="480"/>
          <w:marRight w:val="0"/>
          <w:marTop w:val="0"/>
          <w:marBottom w:val="0"/>
          <w:divBdr>
            <w:top w:val="none" w:sz="0" w:space="0" w:color="auto"/>
            <w:left w:val="none" w:sz="0" w:space="0" w:color="auto"/>
            <w:bottom w:val="none" w:sz="0" w:space="0" w:color="auto"/>
            <w:right w:val="none" w:sz="0" w:space="0" w:color="auto"/>
          </w:divBdr>
        </w:div>
        <w:div w:id="1208642330">
          <w:marLeft w:val="480"/>
          <w:marRight w:val="0"/>
          <w:marTop w:val="0"/>
          <w:marBottom w:val="0"/>
          <w:divBdr>
            <w:top w:val="none" w:sz="0" w:space="0" w:color="auto"/>
            <w:left w:val="none" w:sz="0" w:space="0" w:color="auto"/>
            <w:bottom w:val="none" w:sz="0" w:space="0" w:color="auto"/>
            <w:right w:val="none" w:sz="0" w:space="0" w:color="auto"/>
          </w:divBdr>
        </w:div>
        <w:div w:id="1271082443">
          <w:marLeft w:val="480"/>
          <w:marRight w:val="0"/>
          <w:marTop w:val="0"/>
          <w:marBottom w:val="0"/>
          <w:divBdr>
            <w:top w:val="none" w:sz="0" w:space="0" w:color="auto"/>
            <w:left w:val="none" w:sz="0" w:space="0" w:color="auto"/>
            <w:bottom w:val="none" w:sz="0" w:space="0" w:color="auto"/>
            <w:right w:val="none" w:sz="0" w:space="0" w:color="auto"/>
          </w:divBdr>
        </w:div>
        <w:div w:id="1280063656">
          <w:marLeft w:val="480"/>
          <w:marRight w:val="0"/>
          <w:marTop w:val="0"/>
          <w:marBottom w:val="0"/>
          <w:divBdr>
            <w:top w:val="none" w:sz="0" w:space="0" w:color="auto"/>
            <w:left w:val="none" w:sz="0" w:space="0" w:color="auto"/>
            <w:bottom w:val="none" w:sz="0" w:space="0" w:color="auto"/>
            <w:right w:val="none" w:sz="0" w:space="0" w:color="auto"/>
          </w:divBdr>
        </w:div>
        <w:div w:id="1301421886">
          <w:marLeft w:val="480"/>
          <w:marRight w:val="0"/>
          <w:marTop w:val="0"/>
          <w:marBottom w:val="0"/>
          <w:divBdr>
            <w:top w:val="none" w:sz="0" w:space="0" w:color="auto"/>
            <w:left w:val="none" w:sz="0" w:space="0" w:color="auto"/>
            <w:bottom w:val="none" w:sz="0" w:space="0" w:color="auto"/>
            <w:right w:val="none" w:sz="0" w:space="0" w:color="auto"/>
          </w:divBdr>
        </w:div>
        <w:div w:id="1364670727">
          <w:marLeft w:val="480"/>
          <w:marRight w:val="0"/>
          <w:marTop w:val="0"/>
          <w:marBottom w:val="0"/>
          <w:divBdr>
            <w:top w:val="none" w:sz="0" w:space="0" w:color="auto"/>
            <w:left w:val="none" w:sz="0" w:space="0" w:color="auto"/>
            <w:bottom w:val="none" w:sz="0" w:space="0" w:color="auto"/>
            <w:right w:val="none" w:sz="0" w:space="0" w:color="auto"/>
          </w:divBdr>
        </w:div>
        <w:div w:id="1470396641">
          <w:marLeft w:val="480"/>
          <w:marRight w:val="0"/>
          <w:marTop w:val="0"/>
          <w:marBottom w:val="0"/>
          <w:divBdr>
            <w:top w:val="none" w:sz="0" w:space="0" w:color="auto"/>
            <w:left w:val="none" w:sz="0" w:space="0" w:color="auto"/>
            <w:bottom w:val="none" w:sz="0" w:space="0" w:color="auto"/>
            <w:right w:val="none" w:sz="0" w:space="0" w:color="auto"/>
          </w:divBdr>
        </w:div>
        <w:div w:id="1525903639">
          <w:marLeft w:val="480"/>
          <w:marRight w:val="0"/>
          <w:marTop w:val="0"/>
          <w:marBottom w:val="0"/>
          <w:divBdr>
            <w:top w:val="none" w:sz="0" w:space="0" w:color="auto"/>
            <w:left w:val="none" w:sz="0" w:space="0" w:color="auto"/>
            <w:bottom w:val="none" w:sz="0" w:space="0" w:color="auto"/>
            <w:right w:val="none" w:sz="0" w:space="0" w:color="auto"/>
          </w:divBdr>
        </w:div>
        <w:div w:id="1551958588">
          <w:marLeft w:val="480"/>
          <w:marRight w:val="0"/>
          <w:marTop w:val="0"/>
          <w:marBottom w:val="0"/>
          <w:divBdr>
            <w:top w:val="none" w:sz="0" w:space="0" w:color="auto"/>
            <w:left w:val="none" w:sz="0" w:space="0" w:color="auto"/>
            <w:bottom w:val="none" w:sz="0" w:space="0" w:color="auto"/>
            <w:right w:val="none" w:sz="0" w:space="0" w:color="auto"/>
          </w:divBdr>
        </w:div>
        <w:div w:id="1601063447">
          <w:marLeft w:val="480"/>
          <w:marRight w:val="0"/>
          <w:marTop w:val="0"/>
          <w:marBottom w:val="0"/>
          <w:divBdr>
            <w:top w:val="none" w:sz="0" w:space="0" w:color="auto"/>
            <w:left w:val="none" w:sz="0" w:space="0" w:color="auto"/>
            <w:bottom w:val="none" w:sz="0" w:space="0" w:color="auto"/>
            <w:right w:val="none" w:sz="0" w:space="0" w:color="auto"/>
          </w:divBdr>
        </w:div>
        <w:div w:id="1602834140">
          <w:marLeft w:val="480"/>
          <w:marRight w:val="0"/>
          <w:marTop w:val="0"/>
          <w:marBottom w:val="0"/>
          <w:divBdr>
            <w:top w:val="none" w:sz="0" w:space="0" w:color="auto"/>
            <w:left w:val="none" w:sz="0" w:space="0" w:color="auto"/>
            <w:bottom w:val="none" w:sz="0" w:space="0" w:color="auto"/>
            <w:right w:val="none" w:sz="0" w:space="0" w:color="auto"/>
          </w:divBdr>
        </w:div>
        <w:div w:id="1605844683">
          <w:marLeft w:val="480"/>
          <w:marRight w:val="0"/>
          <w:marTop w:val="0"/>
          <w:marBottom w:val="0"/>
          <w:divBdr>
            <w:top w:val="none" w:sz="0" w:space="0" w:color="auto"/>
            <w:left w:val="none" w:sz="0" w:space="0" w:color="auto"/>
            <w:bottom w:val="none" w:sz="0" w:space="0" w:color="auto"/>
            <w:right w:val="none" w:sz="0" w:space="0" w:color="auto"/>
          </w:divBdr>
        </w:div>
        <w:div w:id="1664813461">
          <w:marLeft w:val="480"/>
          <w:marRight w:val="0"/>
          <w:marTop w:val="0"/>
          <w:marBottom w:val="0"/>
          <w:divBdr>
            <w:top w:val="none" w:sz="0" w:space="0" w:color="auto"/>
            <w:left w:val="none" w:sz="0" w:space="0" w:color="auto"/>
            <w:bottom w:val="none" w:sz="0" w:space="0" w:color="auto"/>
            <w:right w:val="none" w:sz="0" w:space="0" w:color="auto"/>
          </w:divBdr>
        </w:div>
        <w:div w:id="1701977714">
          <w:marLeft w:val="480"/>
          <w:marRight w:val="0"/>
          <w:marTop w:val="0"/>
          <w:marBottom w:val="0"/>
          <w:divBdr>
            <w:top w:val="none" w:sz="0" w:space="0" w:color="auto"/>
            <w:left w:val="none" w:sz="0" w:space="0" w:color="auto"/>
            <w:bottom w:val="none" w:sz="0" w:space="0" w:color="auto"/>
            <w:right w:val="none" w:sz="0" w:space="0" w:color="auto"/>
          </w:divBdr>
        </w:div>
        <w:div w:id="1720277850">
          <w:marLeft w:val="480"/>
          <w:marRight w:val="0"/>
          <w:marTop w:val="0"/>
          <w:marBottom w:val="0"/>
          <w:divBdr>
            <w:top w:val="none" w:sz="0" w:space="0" w:color="auto"/>
            <w:left w:val="none" w:sz="0" w:space="0" w:color="auto"/>
            <w:bottom w:val="none" w:sz="0" w:space="0" w:color="auto"/>
            <w:right w:val="none" w:sz="0" w:space="0" w:color="auto"/>
          </w:divBdr>
        </w:div>
        <w:div w:id="1760636397">
          <w:marLeft w:val="480"/>
          <w:marRight w:val="0"/>
          <w:marTop w:val="0"/>
          <w:marBottom w:val="0"/>
          <w:divBdr>
            <w:top w:val="none" w:sz="0" w:space="0" w:color="auto"/>
            <w:left w:val="none" w:sz="0" w:space="0" w:color="auto"/>
            <w:bottom w:val="none" w:sz="0" w:space="0" w:color="auto"/>
            <w:right w:val="none" w:sz="0" w:space="0" w:color="auto"/>
          </w:divBdr>
        </w:div>
        <w:div w:id="1773741091">
          <w:marLeft w:val="480"/>
          <w:marRight w:val="0"/>
          <w:marTop w:val="0"/>
          <w:marBottom w:val="0"/>
          <w:divBdr>
            <w:top w:val="none" w:sz="0" w:space="0" w:color="auto"/>
            <w:left w:val="none" w:sz="0" w:space="0" w:color="auto"/>
            <w:bottom w:val="none" w:sz="0" w:space="0" w:color="auto"/>
            <w:right w:val="none" w:sz="0" w:space="0" w:color="auto"/>
          </w:divBdr>
        </w:div>
        <w:div w:id="1838645106">
          <w:marLeft w:val="480"/>
          <w:marRight w:val="0"/>
          <w:marTop w:val="0"/>
          <w:marBottom w:val="0"/>
          <w:divBdr>
            <w:top w:val="none" w:sz="0" w:space="0" w:color="auto"/>
            <w:left w:val="none" w:sz="0" w:space="0" w:color="auto"/>
            <w:bottom w:val="none" w:sz="0" w:space="0" w:color="auto"/>
            <w:right w:val="none" w:sz="0" w:space="0" w:color="auto"/>
          </w:divBdr>
        </w:div>
        <w:div w:id="1897937765">
          <w:marLeft w:val="480"/>
          <w:marRight w:val="0"/>
          <w:marTop w:val="0"/>
          <w:marBottom w:val="0"/>
          <w:divBdr>
            <w:top w:val="none" w:sz="0" w:space="0" w:color="auto"/>
            <w:left w:val="none" w:sz="0" w:space="0" w:color="auto"/>
            <w:bottom w:val="none" w:sz="0" w:space="0" w:color="auto"/>
            <w:right w:val="none" w:sz="0" w:space="0" w:color="auto"/>
          </w:divBdr>
        </w:div>
        <w:div w:id="1935631792">
          <w:marLeft w:val="480"/>
          <w:marRight w:val="0"/>
          <w:marTop w:val="0"/>
          <w:marBottom w:val="0"/>
          <w:divBdr>
            <w:top w:val="none" w:sz="0" w:space="0" w:color="auto"/>
            <w:left w:val="none" w:sz="0" w:space="0" w:color="auto"/>
            <w:bottom w:val="none" w:sz="0" w:space="0" w:color="auto"/>
            <w:right w:val="none" w:sz="0" w:space="0" w:color="auto"/>
          </w:divBdr>
        </w:div>
        <w:div w:id="1976134419">
          <w:marLeft w:val="480"/>
          <w:marRight w:val="0"/>
          <w:marTop w:val="0"/>
          <w:marBottom w:val="0"/>
          <w:divBdr>
            <w:top w:val="none" w:sz="0" w:space="0" w:color="auto"/>
            <w:left w:val="none" w:sz="0" w:space="0" w:color="auto"/>
            <w:bottom w:val="none" w:sz="0" w:space="0" w:color="auto"/>
            <w:right w:val="none" w:sz="0" w:space="0" w:color="auto"/>
          </w:divBdr>
        </w:div>
        <w:div w:id="1987009694">
          <w:marLeft w:val="480"/>
          <w:marRight w:val="0"/>
          <w:marTop w:val="0"/>
          <w:marBottom w:val="0"/>
          <w:divBdr>
            <w:top w:val="none" w:sz="0" w:space="0" w:color="auto"/>
            <w:left w:val="none" w:sz="0" w:space="0" w:color="auto"/>
            <w:bottom w:val="none" w:sz="0" w:space="0" w:color="auto"/>
            <w:right w:val="none" w:sz="0" w:space="0" w:color="auto"/>
          </w:divBdr>
        </w:div>
        <w:div w:id="2045323460">
          <w:marLeft w:val="480"/>
          <w:marRight w:val="0"/>
          <w:marTop w:val="0"/>
          <w:marBottom w:val="0"/>
          <w:divBdr>
            <w:top w:val="none" w:sz="0" w:space="0" w:color="auto"/>
            <w:left w:val="none" w:sz="0" w:space="0" w:color="auto"/>
            <w:bottom w:val="none" w:sz="0" w:space="0" w:color="auto"/>
            <w:right w:val="none" w:sz="0" w:space="0" w:color="auto"/>
          </w:divBdr>
        </w:div>
        <w:div w:id="2075278021">
          <w:marLeft w:val="480"/>
          <w:marRight w:val="0"/>
          <w:marTop w:val="0"/>
          <w:marBottom w:val="0"/>
          <w:divBdr>
            <w:top w:val="none" w:sz="0" w:space="0" w:color="auto"/>
            <w:left w:val="none" w:sz="0" w:space="0" w:color="auto"/>
            <w:bottom w:val="none" w:sz="0" w:space="0" w:color="auto"/>
            <w:right w:val="none" w:sz="0" w:space="0" w:color="auto"/>
          </w:divBdr>
        </w:div>
        <w:div w:id="2090690231">
          <w:marLeft w:val="480"/>
          <w:marRight w:val="0"/>
          <w:marTop w:val="0"/>
          <w:marBottom w:val="0"/>
          <w:divBdr>
            <w:top w:val="none" w:sz="0" w:space="0" w:color="auto"/>
            <w:left w:val="none" w:sz="0" w:space="0" w:color="auto"/>
            <w:bottom w:val="none" w:sz="0" w:space="0" w:color="auto"/>
            <w:right w:val="none" w:sz="0" w:space="0" w:color="auto"/>
          </w:divBdr>
        </w:div>
        <w:div w:id="2104763419">
          <w:marLeft w:val="480"/>
          <w:marRight w:val="0"/>
          <w:marTop w:val="0"/>
          <w:marBottom w:val="0"/>
          <w:divBdr>
            <w:top w:val="none" w:sz="0" w:space="0" w:color="auto"/>
            <w:left w:val="none" w:sz="0" w:space="0" w:color="auto"/>
            <w:bottom w:val="none" w:sz="0" w:space="0" w:color="auto"/>
            <w:right w:val="none" w:sz="0" w:space="0" w:color="auto"/>
          </w:divBdr>
        </w:div>
        <w:div w:id="2123180562">
          <w:marLeft w:val="480"/>
          <w:marRight w:val="0"/>
          <w:marTop w:val="0"/>
          <w:marBottom w:val="0"/>
          <w:divBdr>
            <w:top w:val="none" w:sz="0" w:space="0" w:color="auto"/>
            <w:left w:val="none" w:sz="0" w:space="0" w:color="auto"/>
            <w:bottom w:val="none" w:sz="0" w:space="0" w:color="auto"/>
            <w:right w:val="none" w:sz="0" w:space="0" w:color="auto"/>
          </w:divBdr>
        </w:div>
        <w:div w:id="2133473910">
          <w:marLeft w:val="480"/>
          <w:marRight w:val="0"/>
          <w:marTop w:val="0"/>
          <w:marBottom w:val="0"/>
          <w:divBdr>
            <w:top w:val="none" w:sz="0" w:space="0" w:color="auto"/>
            <w:left w:val="none" w:sz="0" w:space="0" w:color="auto"/>
            <w:bottom w:val="none" w:sz="0" w:space="0" w:color="auto"/>
            <w:right w:val="none" w:sz="0" w:space="0" w:color="auto"/>
          </w:divBdr>
        </w:div>
      </w:divsChild>
    </w:div>
    <w:div w:id="925924581">
      <w:bodyDiv w:val="1"/>
      <w:marLeft w:val="0"/>
      <w:marRight w:val="0"/>
      <w:marTop w:val="0"/>
      <w:marBottom w:val="0"/>
      <w:divBdr>
        <w:top w:val="none" w:sz="0" w:space="0" w:color="auto"/>
        <w:left w:val="none" w:sz="0" w:space="0" w:color="auto"/>
        <w:bottom w:val="none" w:sz="0" w:space="0" w:color="auto"/>
        <w:right w:val="none" w:sz="0" w:space="0" w:color="auto"/>
      </w:divBdr>
    </w:div>
    <w:div w:id="926042659">
      <w:bodyDiv w:val="1"/>
      <w:marLeft w:val="0"/>
      <w:marRight w:val="0"/>
      <w:marTop w:val="0"/>
      <w:marBottom w:val="0"/>
      <w:divBdr>
        <w:top w:val="none" w:sz="0" w:space="0" w:color="auto"/>
        <w:left w:val="none" w:sz="0" w:space="0" w:color="auto"/>
        <w:bottom w:val="none" w:sz="0" w:space="0" w:color="auto"/>
        <w:right w:val="none" w:sz="0" w:space="0" w:color="auto"/>
      </w:divBdr>
      <w:divsChild>
        <w:div w:id="27687212">
          <w:marLeft w:val="480"/>
          <w:marRight w:val="0"/>
          <w:marTop w:val="0"/>
          <w:marBottom w:val="0"/>
          <w:divBdr>
            <w:top w:val="none" w:sz="0" w:space="0" w:color="auto"/>
            <w:left w:val="none" w:sz="0" w:space="0" w:color="auto"/>
            <w:bottom w:val="none" w:sz="0" w:space="0" w:color="auto"/>
            <w:right w:val="none" w:sz="0" w:space="0" w:color="auto"/>
          </w:divBdr>
        </w:div>
        <w:div w:id="94788621">
          <w:marLeft w:val="480"/>
          <w:marRight w:val="0"/>
          <w:marTop w:val="0"/>
          <w:marBottom w:val="0"/>
          <w:divBdr>
            <w:top w:val="none" w:sz="0" w:space="0" w:color="auto"/>
            <w:left w:val="none" w:sz="0" w:space="0" w:color="auto"/>
            <w:bottom w:val="none" w:sz="0" w:space="0" w:color="auto"/>
            <w:right w:val="none" w:sz="0" w:space="0" w:color="auto"/>
          </w:divBdr>
        </w:div>
        <w:div w:id="134225007">
          <w:marLeft w:val="480"/>
          <w:marRight w:val="0"/>
          <w:marTop w:val="0"/>
          <w:marBottom w:val="0"/>
          <w:divBdr>
            <w:top w:val="none" w:sz="0" w:space="0" w:color="auto"/>
            <w:left w:val="none" w:sz="0" w:space="0" w:color="auto"/>
            <w:bottom w:val="none" w:sz="0" w:space="0" w:color="auto"/>
            <w:right w:val="none" w:sz="0" w:space="0" w:color="auto"/>
          </w:divBdr>
        </w:div>
        <w:div w:id="155149289">
          <w:marLeft w:val="480"/>
          <w:marRight w:val="0"/>
          <w:marTop w:val="0"/>
          <w:marBottom w:val="0"/>
          <w:divBdr>
            <w:top w:val="none" w:sz="0" w:space="0" w:color="auto"/>
            <w:left w:val="none" w:sz="0" w:space="0" w:color="auto"/>
            <w:bottom w:val="none" w:sz="0" w:space="0" w:color="auto"/>
            <w:right w:val="none" w:sz="0" w:space="0" w:color="auto"/>
          </w:divBdr>
        </w:div>
        <w:div w:id="206794184">
          <w:marLeft w:val="480"/>
          <w:marRight w:val="0"/>
          <w:marTop w:val="0"/>
          <w:marBottom w:val="0"/>
          <w:divBdr>
            <w:top w:val="none" w:sz="0" w:space="0" w:color="auto"/>
            <w:left w:val="none" w:sz="0" w:space="0" w:color="auto"/>
            <w:bottom w:val="none" w:sz="0" w:space="0" w:color="auto"/>
            <w:right w:val="none" w:sz="0" w:space="0" w:color="auto"/>
          </w:divBdr>
        </w:div>
        <w:div w:id="217979874">
          <w:marLeft w:val="480"/>
          <w:marRight w:val="0"/>
          <w:marTop w:val="0"/>
          <w:marBottom w:val="0"/>
          <w:divBdr>
            <w:top w:val="none" w:sz="0" w:space="0" w:color="auto"/>
            <w:left w:val="none" w:sz="0" w:space="0" w:color="auto"/>
            <w:bottom w:val="none" w:sz="0" w:space="0" w:color="auto"/>
            <w:right w:val="none" w:sz="0" w:space="0" w:color="auto"/>
          </w:divBdr>
        </w:div>
        <w:div w:id="278225708">
          <w:marLeft w:val="480"/>
          <w:marRight w:val="0"/>
          <w:marTop w:val="0"/>
          <w:marBottom w:val="0"/>
          <w:divBdr>
            <w:top w:val="none" w:sz="0" w:space="0" w:color="auto"/>
            <w:left w:val="none" w:sz="0" w:space="0" w:color="auto"/>
            <w:bottom w:val="none" w:sz="0" w:space="0" w:color="auto"/>
            <w:right w:val="none" w:sz="0" w:space="0" w:color="auto"/>
          </w:divBdr>
        </w:div>
        <w:div w:id="337080681">
          <w:marLeft w:val="480"/>
          <w:marRight w:val="0"/>
          <w:marTop w:val="0"/>
          <w:marBottom w:val="0"/>
          <w:divBdr>
            <w:top w:val="none" w:sz="0" w:space="0" w:color="auto"/>
            <w:left w:val="none" w:sz="0" w:space="0" w:color="auto"/>
            <w:bottom w:val="none" w:sz="0" w:space="0" w:color="auto"/>
            <w:right w:val="none" w:sz="0" w:space="0" w:color="auto"/>
          </w:divBdr>
        </w:div>
        <w:div w:id="475147914">
          <w:marLeft w:val="480"/>
          <w:marRight w:val="0"/>
          <w:marTop w:val="0"/>
          <w:marBottom w:val="0"/>
          <w:divBdr>
            <w:top w:val="none" w:sz="0" w:space="0" w:color="auto"/>
            <w:left w:val="none" w:sz="0" w:space="0" w:color="auto"/>
            <w:bottom w:val="none" w:sz="0" w:space="0" w:color="auto"/>
            <w:right w:val="none" w:sz="0" w:space="0" w:color="auto"/>
          </w:divBdr>
        </w:div>
        <w:div w:id="496579777">
          <w:marLeft w:val="480"/>
          <w:marRight w:val="0"/>
          <w:marTop w:val="0"/>
          <w:marBottom w:val="0"/>
          <w:divBdr>
            <w:top w:val="none" w:sz="0" w:space="0" w:color="auto"/>
            <w:left w:val="none" w:sz="0" w:space="0" w:color="auto"/>
            <w:bottom w:val="none" w:sz="0" w:space="0" w:color="auto"/>
            <w:right w:val="none" w:sz="0" w:space="0" w:color="auto"/>
          </w:divBdr>
        </w:div>
        <w:div w:id="517237055">
          <w:marLeft w:val="480"/>
          <w:marRight w:val="0"/>
          <w:marTop w:val="0"/>
          <w:marBottom w:val="0"/>
          <w:divBdr>
            <w:top w:val="none" w:sz="0" w:space="0" w:color="auto"/>
            <w:left w:val="none" w:sz="0" w:space="0" w:color="auto"/>
            <w:bottom w:val="none" w:sz="0" w:space="0" w:color="auto"/>
            <w:right w:val="none" w:sz="0" w:space="0" w:color="auto"/>
          </w:divBdr>
        </w:div>
        <w:div w:id="525682680">
          <w:marLeft w:val="480"/>
          <w:marRight w:val="0"/>
          <w:marTop w:val="0"/>
          <w:marBottom w:val="0"/>
          <w:divBdr>
            <w:top w:val="none" w:sz="0" w:space="0" w:color="auto"/>
            <w:left w:val="none" w:sz="0" w:space="0" w:color="auto"/>
            <w:bottom w:val="none" w:sz="0" w:space="0" w:color="auto"/>
            <w:right w:val="none" w:sz="0" w:space="0" w:color="auto"/>
          </w:divBdr>
        </w:div>
        <w:div w:id="630937963">
          <w:marLeft w:val="480"/>
          <w:marRight w:val="0"/>
          <w:marTop w:val="0"/>
          <w:marBottom w:val="0"/>
          <w:divBdr>
            <w:top w:val="none" w:sz="0" w:space="0" w:color="auto"/>
            <w:left w:val="none" w:sz="0" w:space="0" w:color="auto"/>
            <w:bottom w:val="none" w:sz="0" w:space="0" w:color="auto"/>
            <w:right w:val="none" w:sz="0" w:space="0" w:color="auto"/>
          </w:divBdr>
        </w:div>
        <w:div w:id="664435155">
          <w:marLeft w:val="480"/>
          <w:marRight w:val="0"/>
          <w:marTop w:val="0"/>
          <w:marBottom w:val="0"/>
          <w:divBdr>
            <w:top w:val="none" w:sz="0" w:space="0" w:color="auto"/>
            <w:left w:val="none" w:sz="0" w:space="0" w:color="auto"/>
            <w:bottom w:val="none" w:sz="0" w:space="0" w:color="auto"/>
            <w:right w:val="none" w:sz="0" w:space="0" w:color="auto"/>
          </w:divBdr>
        </w:div>
        <w:div w:id="724259370">
          <w:marLeft w:val="480"/>
          <w:marRight w:val="0"/>
          <w:marTop w:val="0"/>
          <w:marBottom w:val="0"/>
          <w:divBdr>
            <w:top w:val="none" w:sz="0" w:space="0" w:color="auto"/>
            <w:left w:val="none" w:sz="0" w:space="0" w:color="auto"/>
            <w:bottom w:val="none" w:sz="0" w:space="0" w:color="auto"/>
            <w:right w:val="none" w:sz="0" w:space="0" w:color="auto"/>
          </w:divBdr>
        </w:div>
        <w:div w:id="767777482">
          <w:marLeft w:val="480"/>
          <w:marRight w:val="0"/>
          <w:marTop w:val="0"/>
          <w:marBottom w:val="0"/>
          <w:divBdr>
            <w:top w:val="none" w:sz="0" w:space="0" w:color="auto"/>
            <w:left w:val="none" w:sz="0" w:space="0" w:color="auto"/>
            <w:bottom w:val="none" w:sz="0" w:space="0" w:color="auto"/>
            <w:right w:val="none" w:sz="0" w:space="0" w:color="auto"/>
          </w:divBdr>
        </w:div>
        <w:div w:id="768769899">
          <w:marLeft w:val="480"/>
          <w:marRight w:val="0"/>
          <w:marTop w:val="0"/>
          <w:marBottom w:val="0"/>
          <w:divBdr>
            <w:top w:val="none" w:sz="0" w:space="0" w:color="auto"/>
            <w:left w:val="none" w:sz="0" w:space="0" w:color="auto"/>
            <w:bottom w:val="none" w:sz="0" w:space="0" w:color="auto"/>
            <w:right w:val="none" w:sz="0" w:space="0" w:color="auto"/>
          </w:divBdr>
        </w:div>
        <w:div w:id="791248382">
          <w:marLeft w:val="480"/>
          <w:marRight w:val="0"/>
          <w:marTop w:val="0"/>
          <w:marBottom w:val="0"/>
          <w:divBdr>
            <w:top w:val="none" w:sz="0" w:space="0" w:color="auto"/>
            <w:left w:val="none" w:sz="0" w:space="0" w:color="auto"/>
            <w:bottom w:val="none" w:sz="0" w:space="0" w:color="auto"/>
            <w:right w:val="none" w:sz="0" w:space="0" w:color="auto"/>
          </w:divBdr>
        </w:div>
        <w:div w:id="827206315">
          <w:marLeft w:val="480"/>
          <w:marRight w:val="0"/>
          <w:marTop w:val="0"/>
          <w:marBottom w:val="0"/>
          <w:divBdr>
            <w:top w:val="none" w:sz="0" w:space="0" w:color="auto"/>
            <w:left w:val="none" w:sz="0" w:space="0" w:color="auto"/>
            <w:bottom w:val="none" w:sz="0" w:space="0" w:color="auto"/>
            <w:right w:val="none" w:sz="0" w:space="0" w:color="auto"/>
          </w:divBdr>
        </w:div>
        <w:div w:id="854224528">
          <w:marLeft w:val="480"/>
          <w:marRight w:val="0"/>
          <w:marTop w:val="0"/>
          <w:marBottom w:val="0"/>
          <w:divBdr>
            <w:top w:val="none" w:sz="0" w:space="0" w:color="auto"/>
            <w:left w:val="none" w:sz="0" w:space="0" w:color="auto"/>
            <w:bottom w:val="none" w:sz="0" w:space="0" w:color="auto"/>
            <w:right w:val="none" w:sz="0" w:space="0" w:color="auto"/>
          </w:divBdr>
        </w:div>
        <w:div w:id="892154587">
          <w:marLeft w:val="480"/>
          <w:marRight w:val="0"/>
          <w:marTop w:val="0"/>
          <w:marBottom w:val="0"/>
          <w:divBdr>
            <w:top w:val="none" w:sz="0" w:space="0" w:color="auto"/>
            <w:left w:val="none" w:sz="0" w:space="0" w:color="auto"/>
            <w:bottom w:val="none" w:sz="0" w:space="0" w:color="auto"/>
            <w:right w:val="none" w:sz="0" w:space="0" w:color="auto"/>
          </w:divBdr>
        </w:div>
        <w:div w:id="915551179">
          <w:marLeft w:val="480"/>
          <w:marRight w:val="0"/>
          <w:marTop w:val="0"/>
          <w:marBottom w:val="0"/>
          <w:divBdr>
            <w:top w:val="none" w:sz="0" w:space="0" w:color="auto"/>
            <w:left w:val="none" w:sz="0" w:space="0" w:color="auto"/>
            <w:bottom w:val="none" w:sz="0" w:space="0" w:color="auto"/>
            <w:right w:val="none" w:sz="0" w:space="0" w:color="auto"/>
          </w:divBdr>
        </w:div>
        <w:div w:id="945967479">
          <w:marLeft w:val="480"/>
          <w:marRight w:val="0"/>
          <w:marTop w:val="0"/>
          <w:marBottom w:val="0"/>
          <w:divBdr>
            <w:top w:val="none" w:sz="0" w:space="0" w:color="auto"/>
            <w:left w:val="none" w:sz="0" w:space="0" w:color="auto"/>
            <w:bottom w:val="none" w:sz="0" w:space="0" w:color="auto"/>
            <w:right w:val="none" w:sz="0" w:space="0" w:color="auto"/>
          </w:divBdr>
        </w:div>
        <w:div w:id="960765256">
          <w:marLeft w:val="480"/>
          <w:marRight w:val="0"/>
          <w:marTop w:val="0"/>
          <w:marBottom w:val="0"/>
          <w:divBdr>
            <w:top w:val="none" w:sz="0" w:space="0" w:color="auto"/>
            <w:left w:val="none" w:sz="0" w:space="0" w:color="auto"/>
            <w:bottom w:val="none" w:sz="0" w:space="0" w:color="auto"/>
            <w:right w:val="none" w:sz="0" w:space="0" w:color="auto"/>
          </w:divBdr>
        </w:div>
        <w:div w:id="997924891">
          <w:marLeft w:val="480"/>
          <w:marRight w:val="0"/>
          <w:marTop w:val="0"/>
          <w:marBottom w:val="0"/>
          <w:divBdr>
            <w:top w:val="none" w:sz="0" w:space="0" w:color="auto"/>
            <w:left w:val="none" w:sz="0" w:space="0" w:color="auto"/>
            <w:bottom w:val="none" w:sz="0" w:space="0" w:color="auto"/>
            <w:right w:val="none" w:sz="0" w:space="0" w:color="auto"/>
          </w:divBdr>
        </w:div>
        <w:div w:id="1005015624">
          <w:marLeft w:val="480"/>
          <w:marRight w:val="0"/>
          <w:marTop w:val="0"/>
          <w:marBottom w:val="0"/>
          <w:divBdr>
            <w:top w:val="none" w:sz="0" w:space="0" w:color="auto"/>
            <w:left w:val="none" w:sz="0" w:space="0" w:color="auto"/>
            <w:bottom w:val="none" w:sz="0" w:space="0" w:color="auto"/>
            <w:right w:val="none" w:sz="0" w:space="0" w:color="auto"/>
          </w:divBdr>
        </w:div>
        <w:div w:id="1016613220">
          <w:marLeft w:val="480"/>
          <w:marRight w:val="0"/>
          <w:marTop w:val="0"/>
          <w:marBottom w:val="0"/>
          <w:divBdr>
            <w:top w:val="none" w:sz="0" w:space="0" w:color="auto"/>
            <w:left w:val="none" w:sz="0" w:space="0" w:color="auto"/>
            <w:bottom w:val="none" w:sz="0" w:space="0" w:color="auto"/>
            <w:right w:val="none" w:sz="0" w:space="0" w:color="auto"/>
          </w:divBdr>
        </w:div>
        <w:div w:id="1025399029">
          <w:marLeft w:val="480"/>
          <w:marRight w:val="0"/>
          <w:marTop w:val="0"/>
          <w:marBottom w:val="0"/>
          <w:divBdr>
            <w:top w:val="none" w:sz="0" w:space="0" w:color="auto"/>
            <w:left w:val="none" w:sz="0" w:space="0" w:color="auto"/>
            <w:bottom w:val="none" w:sz="0" w:space="0" w:color="auto"/>
            <w:right w:val="none" w:sz="0" w:space="0" w:color="auto"/>
          </w:divBdr>
        </w:div>
        <w:div w:id="1062288760">
          <w:marLeft w:val="480"/>
          <w:marRight w:val="0"/>
          <w:marTop w:val="0"/>
          <w:marBottom w:val="0"/>
          <w:divBdr>
            <w:top w:val="none" w:sz="0" w:space="0" w:color="auto"/>
            <w:left w:val="none" w:sz="0" w:space="0" w:color="auto"/>
            <w:bottom w:val="none" w:sz="0" w:space="0" w:color="auto"/>
            <w:right w:val="none" w:sz="0" w:space="0" w:color="auto"/>
          </w:divBdr>
        </w:div>
        <w:div w:id="1114446609">
          <w:marLeft w:val="480"/>
          <w:marRight w:val="0"/>
          <w:marTop w:val="0"/>
          <w:marBottom w:val="0"/>
          <w:divBdr>
            <w:top w:val="none" w:sz="0" w:space="0" w:color="auto"/>
            <w:left w:val="none" w:sz="0" w:space="0" w:color="auto"/>
            <w:bottom w:val="none" w:sz="0" w:space="0" w:color="auto"/>
            <w:right w:val="none" w:sz="0" w:space="0" w:color="auto"/>
          </w:divBdr>
        </w:div>
        <w:div w:id="1156723102">
          <w:marLeft w:val="480"/>
          <w:marRight w:val="0"/>
          <w:marTop w:val="0"/>
          <w:marBottom w:val="0"/>
          <w:divBdr>
            <w:top w:val="none" w:sz="0" w:space="0" w:color="auto"/>
            <w:left w:val="none" w:sz="0" w:space="0" w:color="auto"/>
            <w:bottom w:val="none" w:sz="0" w:space="0" w:color="auto"/>
            <w:right w:val="none" w:sz="0" w:space="0" w:color="auto"/>
          </w:divBdr>
        </w:div>
        <w:div w:id="1214151916">
          <w:marLeft w:val="480"/>
          <w:marRight w:val="0"/>
          <w:marTop w:val="0"/>
          <w:marBottom w:val="0"/>
          <w:divBdr>
            <w:top w:val="none" w:sz="0" w:space="0" w:color="auto"/>
            <w:left w:val="none" w:sz="0" w:space="0" w:color="auto"/>
            <w:bottom w:val="none" w:sz="0" w:space="0" w:color="auto"/>
            <w:right w:val="none" w:sz="0" w:space="0" w:color="auto"/>
          </w:divBdr>
        </w:div>
        <w:div w:id="1214392459">
          <w:marLeft w:val="480"/>
          <w:marRight w:val="0"/>
          <w:marTop w:val="0"/>
          <w:marBottom w:val="0"/>
          <w:divBdr>
            <w:top w:val="none" w:sz="0" w:space="0" w:color="auto"/>
            <w:left w:val="none" w:sz="0" w:space="0" w:color="auto"/>
            <w:bottom w:val="none" w:sz="0" w:space="0" w:color="auto"/>
            <w:right w:val="none" w:sz="0" w:space="0" w:color="auto"/>
          </w:divBdr>
        </w:div>
        <w:div w:id="1220937756">
          <w:marLeft w:val="480"/>
          <w:marRight w:val="0"/>
          <w:marTop w:val="0"/>
          <w:marBottom w:val="0"/>
          <w:divBdr>
            <w:top w:val="none" w:sz="0" w:space="0" w:color="auto"/>
            <w:left w:val="none" w:sz="0" w:space="0" w:color="auto"/>
            <w:bottom w:val="none" w:sz="0" w:space="0" w:color="auto"/>
            <w:right w:val="none" w:sz="0" w:space="0" w:color="auto"/>
          </w:divBdr>
        </w:div>
        <w:div w:id="1223830923">
          <w:marLeft w:val="480"/>
          <w:marRight w:val="0"/>
          <w:marTop w:val="0"/>
          <w:marBottom w:val="0"/>
          <w:divBdr>
            <w:top w:val="none" w:sz="0" w:space="0" w:color="auto"/>
            <w:left w:val="none" w:sz="0" w:space="0" w:color="auto"/>
            <w:bottom w:val="none" w:sz="0" w:space="0" w:color="auto"/>
            <w:right w:val="none" w:sz="0" w:space="0" w:color="auto"/>
          </w:divBdr>
        </w:div>
        <w:div w:id="1239633300">
          <w:marLeft w:val="480"/>
          <w:marRight w:val="0"/>
          <w:marTop w:val="0"/>
          <w:marBottom w:val="0"/>
          <w:divBdr>
            <w:top w:val="none" w:sz="0" w:space="0" w:color="auto"/>
            <w:left w:val="none" w:sz="0" w:space="0" w:color="auto"/>
            <w:bottom w:val="none" w:sz="0" w:space="0" w:color="auto"/>
            <w:right w:val="none" w:sz="0" w:space="0" w:color="auto"/>
          </w:divBdr>
        </w:div>
        <w:div w:id="1317953298">
          <w:marLeft w:val="480"/>
          <w:marRight w:val="0"/>
          <w:marTop w:val="0"/>
          <w:marBottom w:val="0"/>
          <w:divBdr>
            <w:top w:val="none" w:sz="0" w:space="0" w:color="auto"/>
            <w:left w:val="none" w:sz="0" w:space="0" w:color="auto"/>
            <w:bottom w:val="none" w:sz="0" w:space="0" w:color="auto"/>
            <w:right w:val="none" w:sz="0" w:space="0" w:color="auto"/>
          </w:divBdr>
        </w:div>
        <w:div w:id="1346981575">
          <w:marLeft w:val="480"/>
          <w:marRight w:val="0"/>
          <w:marTop w:val="0"/>
          <w:marBottom w:val="0"/>
          <w:divBdr>
            <w:top w:val="none" w:sz="0" w:space="0" w:color="auto"/>
            <w:left w:val="none" w:sz="0" w:space="0" w:color="auto"/>
            <w:bottom w:val="none" w:sz="0" w:space="0" w:color="auto"/>
            <w:right w:val="none" w:sz="0" w:space="0" w:color="auto"/>
          </w:divBdr>
        </w:div>
        <w:div w:id="1360200042">
          <w:marLeft w:val="480"/>
          <w:marRight w:val="0"/>
          <w:marTop w:val="0"/>
          <w:marBottom w:val="0"/>
          <w:divBdr>
            <w:top w:val="none" w:sz="0" w:space="0" w:color="auto"/>
            <w:left w:val="none" w:sz="0" w:space="0" w:color="auto"/>
            <w:bottom w:val="none" w:sz="0" w:space="0" w:color="auto"/>
            <w:right w:val="none" w:sz="0" w:space="0" w:color="auto"/>
          </w:divBdr>
        </w:div>
        <w:div w:id="1388456481">
          <w:marLeft w:val="480"/>
          <w:marRight w:val="0"/>
          <w:marTop w:val="0"/>
          <w:marBottom w:val="0"/>
          <w:divBdr>
            <w:top w:val="none" w:sz="0" w:space="0" w:color="auto"/>
            <w:left w:val="none" w:sz="0" w:space="0" w:color="auto"/>
            <w:bottom w:val="none" w:sz="0" w:space="0" w:color="auto"/>
            <w:right w:val="none" w:sz="0" w:space="0" w:color="auto"/>
          </w:divBdr>
        </w:div>
        <w:div w:id="1410927967">
          <w:marLeft w:val="480"/>
          <w:marRight w:val="0"/>
          <w:marTop w:val="0"/>
          <w:marBottom w:val="0"/>
          <w:divBdr>
            <w:top w:val="none" w:sz="0" w:space="0" w:color="auto"/>
            <w:left w:val="none" w:sz="0" w:space="0" w:color="auto"/>
            <w:bottom w:val="none" w:sz="0" w:space="0" w:color="auto"/>
            <w:right w:val="none" w:sz="0" w:space="0" w:color="auto"/>
          </w:divBdr>
        </w:div>
        <w:div w:id="1446149896">
          <w:marLeft w:val="480"/>
          <w:marRight w:val="0"/>
          <w:marTop w:val="0"/>
          <w:marBottom w:val="0"/>
          <w:divBdr>
            <w:top w:val="none" w:sz="0" w:space="0" w:color="auto"/>
            <w:left w:val="none" w:sz="0" w:space="0" w:color="auto"/>
            <w:bottom w:val="none" w:sz="0" w:space="0" w:color="auto"/>
            <w:right w:val="none" w:sz="0" w:space="0" w:color="auto"/>
          </w:divBdr>
        </w:div>
        <w:div w:id="1449662671">
          <w:marLeft w:val="480"/>
          <w:marRight w:val="0"/>
          <w:marTop w:val="0"/>
          <w:marBottom w:val="0"/>
          <w:divBdr>
            <w:top w:val="none" w:sz="0" w:space="0" w:color="auto"/>
            <w:left w:val="none" w:sz="0" w:space="0" w:color="auto"/>
            <w:bottom w:val="none" w:sz="0" w:space="0" w:color="auto"/>
            <w:right w:val="none" w:sz="0" w:space="0" w:color="auto"/>
          </w:divBdr>
        </w:div>
        <w:div w:id="1452167135">
          <w:marLeft w:val="480"/>
          <w:marRight w:val="0"/>
          <w:marTop w:val="0"/>
          <w:marBottom w:val="0"/>
          <w:divBdr>
            <w:top w:val="none" w:sz="0" w:space="0" w:color="auto"/>
            <w:left w:val="none" w:sz="0" w:space="0" w:color="auto"/>
            <w:bottom w:val="none" w:sz="0" w:space="0" w:color="auto"/>
            <w:right w:val="none" w:sz="0" w:space="0" w:color="auto"/>
          </w:divBdr>
        </w:div>
        <w:div w:id="1456875945">
          <w:marLeft w:val="480"/>
          <w:marRight w:val="0"/>
          <w:marTop w:val="0"/>
          <w:marBottom w:val="0"/>
          <w:divBdr>
            <w:top w:val="none" w:sz="0" w:space="0" w:color="auto"/>
            <w:left w:val="none" w:sz="0" w:space="0" w:color="auto"/>
            <w:bottom w:val="none" w:sz="0" w:space="0" w:color="auto"/>
            <w:right w:val="none" w:sz="0" w:space="0" w:color="auto"/>
          </w:divBdr>
        </w:div>
        <w:div w:id="1668360919">
          <w:marLeft w:val="480"/>
          <w:marRight w:val="0"/>
          <w:marTop w:val="0"/>
          <w:marBottom w:val="0"/>
          <w:divBdr>
            <w:top w:val="none" w:sz="0" w:space="0" w:color="auto"/>
            <w:left w:val="none" w:sz="0" w:space="0" w:color="auto"/>
            <w:bottom w:val="none" w:sz="0" w:space="0" w:color="auto"/>
            <w:right w:val="none" w:sz="0" w:space="0" w:color="auto"/>
          </w:divBdr>
        </w:div>
        <w:div w:id="1680039005">
          <w:marLeft w:val="480"/>
          <w:marRight w:val="0"/>
          <w:marTop w:val="0"/>
          <w:marBottom w:val="0"/>
          <w:divBdr>
            <w:top w:val="none" w:sz="0" w:space="0" w:color="auto"/>
            <w:left w:val="none" w:sz="0" w:space="0" w:color="auto"/>
            <w:bottom w:val="none" w:sz="0" w:space="0" w:color="auto"/>
            <w:right w:val="none" w:sz="0" w:space="0" w:color="auto"/>
          </w:divBdr>
        </w:div>
        <w:div w:id="1702364050">
          <w:marLeft w:val="480"/>
          <w:marRight w:val="0"/>
          <w:marTop w:val="0"/>
          <w:marBottom w:val="0"/>
          <w:divBdr>
            <w:top w:val="none" w:sz="0" w:space="0" w:color="auto"/>
            <w:left w:val="none" w:sz="0" w:space="0" w:color="auto"/>
            <w:bottom w:val="none" w:sz="0" w:space="0" w:color="auto"/>
            <w:right w:val="none" w:sz="0" w:space="0" w:color="auto"/>
          </w:divBdr>
        </w:div>
        <w:div w:id="1739475741">
          <w:marLeft w:val="480"/>
          <w:marRight w:val="0"/>
          <w:marTop w:val="0"/>
          <w:marBottom w:val="0"/>
          <w:divBdr>
            <w:top w:val="none" w:sz="0" w:space="0" w:color="auto"/>
            <w:left w:val="none" w:sz="0" w:space="0" w:color="auto"/>
            <w:bottom w:val="none" w:sz="0" w:space="0" w:color="auto"/>
            <w:right w:val="none" w:sz="0" w:space="0" w:color="auto"/>
          </w:divBdr>
        </w:div>
        <w:div w:id="1773158369">
          <w:marLeft w:val="480"/>
          <w:marRight w:val="0"/>
          <w:marTop w:val="0"/>
          <w:marBottom w:val="0"/>
          <w:divBdr>
            <w:top w:val="none" w:sz="0" w:space="0" w:color="auto"/>
            <w:left w:val="none" w:sz="0" w:space="0" w:color="auto"/>
            <w:bottom w:val="none" w:sz="0" w:space="0" w:color="auto"/>
            <w:right w:val="none" w:sz="0" w:space="0" w:color="auto"/>
          </w:divBdr>
        </w:div>
        <w:div w:id="1788887577">
          <w:marLeft w:val="480"/>
          <w:marRight w:val="0"/>
          <w:marTop w:val="0"/>
          <w:marBottom w:val="0"/>
          <w:divBdr>
            <w:top w:val="none" w:sz="0" w:space="0" w:color="auto"/>
            <w:left w:val="none" w:sz="0" w:space="0" w:color="auto"/>
            <w:bottom w:val="none" w:sz="0" w:space="0" w:color="auto"/>
            <w:right w:val="none" w:sz="0" w:space="0" w:color="auto"/>
          </w:divBdr>
        </w:div>
        <w:div w:id="1797602566">
          <w:marLeft w:val="480"/>
          <w:marRight w:val="0"/>
          <w:marTop w:val="0"/>
          <w:marBottom w:val="0"/>
          <w:divBdr>
            <w:top w:val="none" w:sz="0" w:space="0" w:color="auto"/>
            <w:left w:val="none" w:sz="0" w:space="0" w:color="auto"/>
            <w:bottom w:val="none" w:sz="0" w:space="0" w:color="auto"/>
            <w:right w:val="none" w:sz="0" w:space="0" w:color="auto"/>
          </w:divBdr>
        </w:div>
        <w:div w:id="1806311566">
          <w:marLeft w:val="480"/>
          <w:marRight w:val="0"/>
          <w:marTop w:val="0"/>
          <w:marBottom w:val="0"/>
          <w:divBdr>
            <w:top w:val="none" w:sz="0" w:space="0" w:color="auto"/>
            <w:left w:val="none" w:sz="0" w:space="0" w:color="auto"/>
            <w:bottom w:val="none" w:sz="0" w:space="0" w:color="auto"/>
            <w:right w:val="none" w:sz="0" w:space="0" w:color="auto"/>
          </w:divBdr>
        </w:div>
        <w:div w:id="1817212953">
          <w:marLeft w:val="480"/>
          <w:marRight w:val="0"/>
          <w:marTop w:val="0"/>
          <w:marBottom w:val="0"/>
          <w:divBdr>
            <w:top w:val="none" w:sz="0" w:space="0" w:color="auto"/>
            <w:left w:val="none" w:sz="0" w:space="0" w:color="auto"/>
            <w:bottom w:val="none" w:sz="0" w:space="0" w:color="auto"/>
            <w:right w:val="none" w:sz="0" w:space="0" w:color="auto"/>
          </w:divBdr>
        </w:div>
        <w:div w:id="1833838894">
          <w:marLeft w:val="480"/>
          <w:marRight w:val="0"/>
          <w:marTop w:val="0"/>
          <w:marBottom w:val="0"/>
          <w:divBdr>
            <w:top w:val="none" w:sz="0" w:space="0" w:color="auto"/>
            <w:left w:val="none" w:sz="0" w:space="0" w:color="auto"/>
            <w:bottom w:val="none" w:sz="0" w:space="0" w:color="auto"/>
            <w:right w:val="none" w:sz="0" w:space="0" w:color="auto"/>
          </w:divBdr>
        </w:div>
        <w:div w:id="1874997510">
          <w:marLeft w:val="480"/>
          <w:marRight w:val="0"/>
          <w:marTop w:val="0"/>
          <w:marBottom w:val="0"/>
          <w:divBdr>
            <w:top w:val="none" w:sz="0" w:space="0" w:color="auto"/>
            <w:left w:val="none" w:sz="0" w:space="0" w:color="auto"/>
            <w:bottom w:val="none" w:sz="0" w:space="0" w:color="auto"/>
            <w:right w:val="none" w:sz="0" w:space="0" w:color="auto"/>
          </w:divBdr>
        </w:div>
        <w:div w:id="1884243343">
          <w:marLeft w:val="480"/>
          <w:marRight w:val="0"/>
          <w:marTop w:val="0"/>
          <w:marBottom w:val="0"/>
          <w:divBdr>
            <w:top w:val="none" w:sz="0" w:space="0" w:color="auto"/>
            <w:left w:val="none" w:sz="0" w:space="0" w:color="auto"/>
            <w:bottom w:val="none" w:sz="0" w:space="0" w:color="auto"/>
            <w:right w:val="none" w:sz="0" w:space="0" w:color="auto"/>
          </w:divBdr>
        </w:div>
        <w:div w:id="2051032621">
          <w:marLeft w:val="480"/>
          <w:marRight w:val="0"/>
          <w:marTop w:val="0"/>
          <w:marBottom w:val="0"/>
          <w:divBdr>
            <w:top w:val="none" w:sz="0" w:space="0" w:color="auto"/>
            <w:left w:val="none" w:sz="0" w:space="0" w:color="auto"/>
            <w:bottom w:val="none" w:sz="0" w:space="0" w:color="auto"/>
            <w:right w:val="none" w:sz="0" w:space="0" w:color="auto"/>
          </w:divBdr>
        </w:div>
        <w:div w:id="2074548111">
          <w:marLeft w:val="480"/>
          <w:marRight w:val="0"/>
          <w:marTop w:val="0"/>
          <w:marBottom w:val="0"/>
          <w:divBdr>
            <w:top w:val="none" w:sz="0" w:space="0" w:color="auto"/>
            <w:left w:val="none" w:sz="0" w:space="0" w:color="auto"/>
            <w:bottom w:val="none" w:sz="0" w:space="0" w:color="auto"/>
            <w:right w:val="none" w:sz="0" w:space="0" w:color="auto"/>
          </w:divBdr>
        </w:div>
        <w:div w:id="2105298814">
          <w:marLeft w:val="480"/>
          <w:marRight w:val="0"/>
          <w:marTop w:val="0"/>
          <w:marBottom w:val="0"/>
          <w:divBdr>
            <w:top w:val="none" w:sz="0" w:space="0" w:color="auto"/>
            <w:left w:val="none" w:sz="0" w:space="0" w:color="auto"/>
            <w:bottom w:val="none" w:sz="0" w:space="0" w:color="auto"/>
            <w:right w:val="none" w:sz="0" w:space="0" w:color="auto"/>
          </w:divBdr>
        </w:div>
        <w:div w:id="2137024441">
          <w:marLeft w:val="480"/>
          <w:marRight w:val="0"/>
          <w:marTop w:val="0"/>
          <w:marBottom w:val="0"/>
          <w:divBdr>
            <w:top w:val="none" w:sz="0" w:space="0" w:color="auto"/>
            <w:left w:val="none" w:sz="0" w:space="0" w:color="auto"/>
            <w:bottom w:val="none" w:sz="0" w:space="0" w:color="auto"/>
            <w:right w:val="none" w:sz="0" w:space="0" w:color="auto"/>
          </w:divBdr>
        </w:div>
      </w:divsChild>
    </w:div>
    <w:div w:id="936206871">
      <w:bodyDiv w:val="1"/>
      <w:marLeft w:val="0"/>
      <w:marRight w:val="0"/>
      <w:marTop w:val="0"/>
      <w:marBottom w:val="0"/>
      <w:divBdr>
        <w:top w:val="none" w:sz="0" w:space="0" w:color="auto"/>
        <w:left w:val="none" w:sz="0" w:space="0" w:color="auto"/>
        <w:bottom w:val="none" w:sz="0" w:space="0" w:color="auto"/>
        <w:right w:val="none" w:sz="0" w:space="0" w:color="auto"/>
      </w:divBdr>
    </w:div>
    <w:div w:id="936521804">
      <w:bodyDiv w:val="1"/>
      <w:marLeft w:val="0"/>
      <w:marRight w:val="0"/>
      <w:marTop w:val="0"/>
      <w:marBottom w:val="0"/>
      <w:divBdr>
        <w:top w:val="none" w:sz="0" w:space="0" w:color="auto"/>
        <w:left w:val="none" w:sz="0" w:space="0" w:color="auto"/>
        <w:bottom w:val="none" w:sz="0" w:space="0" w:color="auto"/>
        <w:right w:val="none" w:sz="0" w:space="0" w:color="auto"/>
      </w:divBdr>
      <w:divsChild>
        <w:div w:id="19866590">
          <w:marLeft w:val="480"/>
          <w:marRight w:val="0"/>
          <w:marTop w:val="0"/>
          <w:marBottom w:val="0"/>
          <w:divBdr>
            <w:top w:val="none" w:sz="0" w:space="0" w:color="auto"/>
            <w:left w:val="none" w:sz="0" w:space="0" w:color="auto"/>
            <w:bottom w:val="none" w:sz="0" w:space="0" w:color="auto"/>
            <w:right w:val="none" w:sz="0" w:space="0" w:color="auto"/>
          </w:divBdr>
        </w:div>
        <w:div w:id="50352875">
          <w:marLeft w:val="480"/>
          <w:marRight w:val="0"/>
          <w:marTop w:val="0"/>
          <w:marBottom w:val="0"/>
          <w:divBdr>
            <w:top w:val="none" w:sz="0" w:space="0" w:color="auto"/>
            <w:left w:val="none" w:sz="0" w:space="0" w:color="auto"/>
            <w:bottom w:val="none" w:sz="0" w:space="0" w:color="auto"/>
            <w:right w:val="none" w:sz="0" w:space="0" w:color="auto"/>
          </w:divBdr>
        </w:div>
        <w:div w:id="63647984">
          <w:marLeft w:val="480"/>
          <w:marRight w:val="0"/>
          <w:marTop w:val="0"/>
          <w:marBottom w:val="0"/>
          <w:divBdr>
            <w:top w:val="none" w:sz="0" w:space="0" w:color="auto"/>
            <w:left w:val="none" w:sz="0" w:space="0" w:color="auto"/>
            <w:bottom w:val="none" w:sz="0" w:space="0" w:color="auto"/>
            <w:right w:val="none" w:sz="0" w:space="0" w:color="auto"/>
          </w:divBdr>
        </w:div>
        <w:div w:id="82260015">
          <w:marLeft w:val="480"/>
          <w:marRight w:val="0"/>
          <w:marTop w:val="0"/>
          <w:marBottom w:val="0"/>
          <w:divBdr>
            <w:top w:val="none" w:sz="0" w:space="0" w:color="auto"/>
            <w:left w:val="none" w:sz="0" w:space="0" w:color="auto"/>
            <w:bottom w:val="none" w:sz="0" w:space="0" w:color="auto"/>
            <w:right w:val="none" w:sz="0" w:space="0" w:color="auto"/>
          </w:divBdr>
        </w:div>
        <w:div w:id="109400641">
          <w:marLeft w:val="480"/>
          <w:marRight w:val="0"/>
          <w:marTop w:val="0"/>
          <w:marBottom w:val="0"/>
          <w:divBdr>
            <w:top w:val="none" w:sz="0" w:space="0" w:color="auto"/>
            <w:left w:val="none" w:sz="0" w:space="0" w:color="auto"/>
            <w:bottom w:val="none" w:sz="0" w:space="0" w:color="auto"/>
            <w:right w:val="none" w:sz="0" w:space="0" w:color="auto"/>
          </w:divBdr>
        </w:div>
        <w:div w:id="110367680">
          <w:marLeft w:val="480"/>
          <w:marRight w:val="0"/>
          <w:marTop w:val="0"/>
          <w:marBottom w:val="0"/>
          <w:divBdr>
            <w:top w:val="none" w:sz="0" w:space="0" w:color="auto"/>
            <w:left w:val="none" w:sz="0" w:space="0" w:color="auto"/>
            <w:bottom w:val="none" w:sz="0" w:space="0" w:color="auto"/>
            <w:right w:val="none" w:sz="0" w:space="0" w:color="auto"/>
          </w:divBdr>
        </w:div>
        <w:div w:id="137498477">
          <w:marLeft w:val="480"/>
          <w:marRight w:val="0"/>
          <w:marTop w:val="0"/>
          <w:marBottom w:val="0"/>
          <w:divBdr>
            <w:top w:val="none" w:sz="0" w:space="0" w:color="auto"/>
            <w:left w:val="none" w:sz="0" w:space="0" w:color="auto"/>
            <w:bottom w:val="none" w:sz="0" w:space="0" w:color="auto"/>
            <w:right w:val="none" w:sz="0" w:space="0" w:color="auto"/>
          </w:divBdr>
        </w:div>
        <w:div w:id="180121634">
          <w:marLeft w:val="480"/>
          <w:marRight w:val="0"/>
          <w:marTop w:val="0"/>
          <w:marBottom w:val="0"/>
          <w:divBdr>
            <w:top w:val="none" w:sz="0" w:space="0" w:color="auto"/>
            <w:left w:val="none" w:sz="0" w:space="0" w:color="auto"/>
            <w:bottom w:val="none" w:sz="0" w:space="0" w:color="auto"/>
            <w:right w:val="none" w:sz="0" w:space="0" w:color="auto"/>
          </w:divBdr>
        </w:div>
        <w:div w:id="213467112">
          <w:marLeft w:val="480"/>
          <w:marRight w:val="0"/>
          <w:marTop w:val="0"/>
          <w:marBottom w:val="0"/>
          <w:divBdr>
            <w:top w:val="none" w:sz="0" w:space="0" w:color="auto"/>
            <w:left w:val="none" w:sz="0" w:space="0" w:color="auto"/>
            <w:bottom w:val="none" w:sz="0" w:space="0" w:color="auto"/>
            <w:right w:val="none" w:sz="0" w:space="0" w:color="auto"/>
          </w:divBdr>
        </w:div>
        <w:div w:id="303775964">
          <w:marLeft w:val="480"/>
          <w:marRight w:val="0"/>
          <w:marTop w:val="0"/>
          <w:marBottom w:val="0"/>
          <w:divBdr>
            <w:top w:val="none" w:sz="0" w:space="0" w:color="auto"/>
            <w:left w:val="none" w:sz="0" w:space="0" w:color="auto"/>
            <w:bottom w:val="none" w:sz="0" w:space="0" w:color="auto"/>
            <w:right w:val="none" w:sz="0" w:space="0" w:color="auto"/>
          </w:divBdr>
        </w:div>
        <w:div w:id="339434341">
          <w:marLeft w:val="480"/>
          <w:marRight w:val="0"/>
          <w:marTop w:val="0"/>
          <w:marBottom w:val="0"/>
          <w:divBdr>
            <w:top w:val="none" w:sz="0" w:space="0" w:color="auto"/>
            <w:left w:val="none" w:sz="0" w:space="0" w:color="auto"/>
            <w:bottom w:val="none" w:sz="0" w:space="0" w:color="auto"/>
            <w:right w:val="none" w:sz="0" w:space="0" w:color="auto"/>
          </w:divBdr>
        </w:div>
        <w:div w:id="376471386">
          <w:marLeft w:val="480"/>
          <w:marRight w:val="0"/>
          <w:marTop w:val="0"/>
          <w:marBottom w:val="0"/>
          <w:divBdr>
            <w:top w:val="none" w:sz="0" w:space="0" w:color="auto"/>
            <w:left w:val="none" w:sz="0" w:space="0" w:color="auto"/>
            <w:bottom w:val="none" w:sz="0" w:space="0" w:color="auto"/>
            <w:right w:val="none" w:sz="0" w:space="0" w:color="auto"/>
          </w:divBdr>
        </w:div>
        <w:div w:id="389154101">
          <w:marLeft w:val="480"/>
          <w:marRight w:val="0"/>
          <w:marTop w:val="0"/>
          <w:marBottom w:val="0"/>
          <w:divBdr>
            <w:top w:val="none" w:sz="0" w:space="0" w:color="auto"/>
            <w:left w:val="none" w:sz="0" w:space="0" w:color="auto"/>
            <w:bottom w:val="none" w:sz="0" w:space="0" w:color="auto"/>
            <w:right w:val="none" w:sz="0" w:space="0" w:color="auto"/>
          </w:divBdr>
        </w:div>
        <w:div w:id="414475480">
          <w:marLeft w:val="480"/>
          <w:marRight w:val="0"/>
          <w:marTop w:val="0"/>
          <w:marBottom w:val="0"/>
          <w:divBdr>
            <w:top w:val="none" w:sz="0" w:space="0" w:color="auto"/>
            <w:left w:val="none" w:sz="0" w:space="0" w:color="auto"/>
            <w:bottom w:val="none" w:sz="0" w:space="0" w:color="auto"/>
            <w:right w:val="none" w:sz="0" w:space="0" w:color="auto"/>
          </w:divBdr>
        </w:div>
        <w:div w:id="420175633">
          <w:marLeft w:val="480"/>
          <w:marRight w:val="0"/>
          <w:marTop w:val="0"/>
          <w:marBottom w:val="0"/>
          <w:divBdr>
            <w:top w:val="none" w:sz="0" w:space="0" w:color="auto"/>
            <w:left w:val="none" w:sz="0" w:space="0" w:color="auto"/>
            <w:bottom w:val="none" w:sz="0" w:space="0" w:color="auto"/>
            <w:right w:val="none" w:sz="0" w:space="0" w:color="auto"/>
          </w:divBdr>
        </w:div>
        <w:div w:id="492142467">
          <w:marLeft w:val="480"/>
          <w:marRight w:val="0"/>
          <w:marTop w:val="0"/>
          <w:marBottom w:val="0"/>
          <w:divBdr>
            <w:top w:val="none" w:sz="0" w:space="0" w:color="auto"/>
            <w:left w:val="none" w:sz="0" w:space="0" w:color="auto"/>
            <w:bottom w:val="none" w:sz="0" w:space="0" w:color="auto"/>
            <w:right w:val="none" w:sz="0" w:space="0" w:color="auto"/>
          </w:divBdr>
        </w:div>
        <w:div w:id="593322257">
          <w:marLeft w:val="480"/>
          <w:marRight w:val="0"/>
          <w:marTop w:val="0"/>
          <w:marBottom w:val="0"/>
          <w:divBdr>
            <w:top w:val="none" w:sz="0" w:space="0" w:color="auto"/>
            <w:left w:val="none" w:sz="0" w:space="0" w:color="auto"/>
            <w:bottom w:val="none" w:sz="0" w:space="0" w:color="auto"/>
            <w:right w:val="none" w:sz="0" w:space="0" w:color="auto"/>
          </w:divBdr>
        </w:div>
        <w:div w:id="718166016">
          <w:marLeft w:val="480"/>
          <w:marRight w:val="0"/>
          <w:marTop w:val="0"/>
          <w:marBottom w:val="0"/>
          <w:divBdr>
            <w:top w:val="none" w:sz="0" w:space="0" w:color="auto"/>
            <w:left w:val="none" w:sz="0" w:space="0" w:color="auto"/>
            <w:bottom w:val="none" w:sz="0" w:space="0" w:color="auto"/>
            <w:right w:val="none" w:sz="0" w:space="0" w:color="auto"/>
          </w:divBdr>
        </w:div>
        <w:div w:id="727459079">
          <w:marLeft w:val="480"/>
          <w:marRight w:val="0"/>
          <w:marTop w:val="0"/>
          <w:marBottom w:val="0"/>
          <w:divBdr>
            <w:top w:val="none" w:sz="0" w:space="0" w:color="auto"/>
            <w:left w:val="none" w:sz="0" w:space="0" w:color="auto"/>
            <w:bottom w:val="none" w:sz="0" w:space="0" w:color="auto"/>
            <w:right w:val="none" w:sz="0" w:space="0" w:color="auto"/>
          </w:divBdr>
        </w:div>
        <w:div w:id="760368454">
          <w:marLeft w:val="480"/>
          <w:marRight w:val="0"/>
          <w:marTop w:val="0"/>
          <w:marBottom w:val="0"/>
          <w:divBdr>
            <w:top w:val="none" w:sz="0" w:space="0" w:color="auto"/>
            <w:left w:val="none" w:sz="0" w:space="0" w:color="auto"/>
            <w:bottom w:val="none" w:sz="0" w:space="0" w:color="auto"/>
            <w:right w:val="none" w:sz="0" w:space="0" w:color="auto"/>
          </w:divBdr>
        </w:div>
        <w:div w:id="774137990">
          <w:marLeft w:val="480"/>
          <w:marRight w:val="0"/>
          <w:marTop w:val="0"/>
          <w:marBottom w:val="0"/>
          <w:divBdr>
            <w:top w:val="none" w:sz="0" w:space="0" w:color="auto"/>
            <w:left w:val="none" w:sz="0" w:space="0" w:color="auto"/>
            <w:bottom w:val="none" w:sz="0" w:space="0" w:color="auto"/>
            <w:right w:val="none" w:sz="0" w:space="0" w:color="auto"/>
          </w:divBdr>
        </w:div>
        <w:div w:id="803422853">
          <w:marLeft w:val="480"/>
          <w:marRight w:val="0"/>
          <w:marTop w:val="0"/>
          <w:marBottom w:val="0"/>
          <w:divBdr>
            <w:top w:val="none" w:sz="0" w:space="0" w:color="auto"/>
            <w:left w:val="none" w:sz="0" w:space="0" w:color="auto"/>
            <w:bottom w:val="none" w:sz="0" w:space="0" w:color="auto"/>
            <w:right w:val="none" w:sz="0" w:space="0" w:color="auto"/>
          </w:divBdr>
        </w:div>
        <w:div w:id="816386866">
          <w:marLeft w:val="480"/>
          <w:marRight w:val="0"/>
          <w:marTop w:val="0"/>
          <w:marBottom w:val="0"/>
          <w:divBdr>
            <w:top w:val="none" w:sz="0" w:space="0" w:color="auto"/>
            <w:left w:val="none" w:sz="0" w:space="0" w:color="auto"/>
            <w:bottom w:val="none" w:sz="0" w:space="0" w:color="auto"/>
            <w:right w:val="none" w:sz="0" w:space="0" w:color="auto"/>
          </w:divBdr>
        </w:div>
        <w:div w:id="825164958">
          <w:marLeft w:val="480"/>
          <w:marRight w:val="0"/>
          <w:marTop w:val="0"/>
          <w:marBottom w:val="0"/>
          <w:divBdr>
            <w:top w:val="none" w:sz="0" w:space="0" w:color="auto"/>
            <w:left w:val="none" w:sz="0" w:space="0" w:color="auto"/>
            <w:bottom w:val="none" w:sz="0" w:space="0" w:color="auto"/>
            <w:right w:val="none" w:sz="0" w:space="0" w:color="auto"/>
          </w:divBdr>
        </w:div>
        <w:div w:id="869802162">
          <w:marLeft w:val="480"/>
          <w:marRight w:val="0"/>
          <w:marTop w:val="0"/>
          <w:marBottom w:val="0"/>
          <w:divBdr>
            <w:top w:val="none" w:sz="0" w:space="0" w:color="auto"/>
            <w:left w:val="none" w:sz="0" w:space="0" w:color="auto"/>
            <w:bottom w:val="none" w:sz="0" w:space="0" w:color="auto"/>
            <w:right w:val="none" w:sz="0" w:space="0" w:color="auto"/>
          </w:divBdr>
        </w:div>
        <w:div w:id="1074550453">
          <w:marLeft w:val="480"/>
          <w:marRight w:val="0"/>
          <w:marTop w:val="0"/>
          <w:marBottom w:val="0"/>
          <w:divBdr>
            <w:top w:val="none" w:sz="0" w:space="0" w:color="auto"/>
            <w:left w:val="none" w:sz="0" w:space="0" w:color="auto"/>
            <w:bottom w:val="none" w:sz="0" w:space="0" w:color="auto"/>
            <w:right w:val="none" w:sz="0" w:space="0" w:color="auto"/>
          </w:divBdr>
        </w:div>
        <w:div w:id="1077750422">
          <w:marLeft w:val="480"/>
          <w:marRight w:val="0"/>
          <w:marTop w:val="0"/>
          <w:marBottom w:val="0"/>
          <w:divBdr>
            <w:top w:val="none" w:sz="0" w:space="0" w:color="auto"/>
            <w:left w:val="none" w:sz="0" w:space="0" w:color="auto"/>
            <w:bottom w:val="none" w:sz="0" w:space="0" w:color="auto"/>
            <w:right w:val="none" w:sz="0" w:space="0" w:color="auto"/>
          </w:divBdr>
        </w:div>
        <w:div w:id="1095975115">
          <w:marLeft w:val="480"/>
          <w:marRight w:val="0"/>
          <w:marTop w:val="0"/>
          <w:marBottom w:val="0"/>
          <w:divBdr>
            <w:top w:val="none" w:sz="0" w:space="0" w:color="auto"/>
            <w:left w:val="none" w:sz="0" w:space="0" w:color="auto"/>
            <w:bottom w:val="none" w:sz="0" w:space="0" w:color="auto"/>
            <w:right w:val="none" w:sz="0" w:space="0" w:color="auto"/>
          </w:divBdr>
        </w:div>
        <w:div w:id="1172842633">
          <w:marLeft w:val="480"/>
          <w:marRight w:val="0"/>
          <w:marTop w:val="0"/>
          <w:marBottom w:val="0"/>
          <w:divBdr>
            <w:top w:val="none" w:sz="0" w:space="0" w:color="auto"/>
            <w:left w:val="none" w:sz="0" w:space="0" w:color="auto"/>
            <w:bottom w:val="none" w:sz="0" w:space="0" w:color="auto"/>
            <w:right w:val="none" w:sz="0" w:space="0" w:color="auto"/>
          </w:divBdr>
        </w:div>
        <w:div w:id="1204095230">
          <w:marLeft w:val="480"/>
          <w:marRight w:val="0"/>
          <w:marTop w:val="0"/>
          <w:marBottom w:val="0"/>
          <w:divBdr>
            <w:top w:val="none" w:sz="0" w:space="0" w:color="auto"/>
            <w:left w:val="none" w:sz="0" w:space="0" w:color="auto"/>
            <w:bottom w:val="none" w:sz="0" w:space="0" w:color="auto"/>
            <w:right w:val="none" w:sz="0" w:space="0" w:color="auto"/>
          </w:divBdr>
        </w:div>
        <w:div w:id="1244757300">
          <w:marLeft w:val="480"/>
          <w:marRight w:val="0"/>
          <w:marTop w:val="0"/>
          <w:marBottom w:val="0"/>
          <w:divBdr>
            <w:top w:val="none" w:sz="0" w:space="0" w:color="auto"/>
            <w:left w:val="none" w:sz="0" w:space="0" w:color="auto"/>
            <w:bottom w:val="none" w:sz="0" w:space="0" w:color="auto"/>
            <w:right w:val="none" w:sz="0" w:space="0" w:color="auto"/>
          </w:divBdr>
        </w:div>
        <w:div w:id="1245527910">
          <w:marLeft w:val="480"/>
          <w:marRight w:val="0"/>
          <w:marTop w:val="0"/>
          <w:marBottom w:val="0"/>
          <w:divBdr>
            <w:top w:val="none" w:sz="0" w:space="0" w:color="auto"/>
            <w:left w:val="none" w:sz="0" w:space="0" w:color="auto"/>
            <w:bottom w:val="none" w:sz="0" w:space="0" w:color="auto"/>
            <w:right w:val="none" w:sz="0" w:space="0" w:color="auto"/>
          </w:divBdr>
        </w:div>
        <w:div w:id="1259948592">
          <w:marLeft w:val="480"/>
          <w:marRight w:val="0"/>
          <w:marTop w:val="0"/>
          <w:marBottom w:val="0"/>
          <w:divBdr>
            <w:top w:val="none" w:sz="0" w:space="0" w:color="auto"/>
            <w:left w:val="none" w:sz="0" w:space="0" w:color="auto"/>
            <w:bottom w:val="none" w:sz="0" w:space="0" w:color="auto"/>
            <w:right w:val="none" w:sz="0" w:space="0" w:color="auto"/>
          </w:divBdr>
        </w:div>
        <w:div w:id="1274289078">
          <w:marLeft w:val="480"/>
          <w:marRight w:val="0"/>
          <w:marTop w:val="0"/>
          <w:marBottom w:val="0"/>
          <w:divBdr>
            <w:top w:val="none" w:sz="0" w:space="0" w:color="auto"/>
            <w:left w:val="none" w:sz="0" w:space="0" w:color="auto"/>
            <w:bottom w:val="none" w:sz="0" w:space="0" w:color="auto"/>
            <w:right w:val="none" w:sz="0" w:space="0" w:color="auto"/>
          </w:divBdr>
        </w:div>
        <w:div w:id="1303585461">
          <w:marLeft w:val="480"/>
          <w:marRight w:val="0"/>
          <w:marTop w:val="0"/>
          <w:marBottom w:val="0"/>
          <w:divBdr>
            <w:top w:val="none" w:sz="0" w:space="0" w:color="auto"/>
            <w:left w:val="none" w:sz="0" w:space="0" w:color="auto"/>
            <w:bottom w:val="none" w:sz="0" w:space="0" w:color="auto"/>
            <w:right w:val="none" w:sz="0" w:space="0" w:color="auto"/>
          </w:divBdr>
        </w:div>
        <w:div w:id="1311136767">
          <w:marLeft w:val="480"/>
          <w:marRight w:val="0"/>
          <w:marTop w:val="0"/>
          <w:marBottom w:val="0"/>
          <w:divBdr>
            <w:top w:val="none" w:sz="0" w:space="0" w:color="auto"/>
            <w:left w:val="none" w:sz="0" w:space="0" w:color="auto"/>
            <w:bottom w:val="none" w:sz="0" w:space="0" w:color="auto"/>
            <w:right w:val="none" w:sz="0" w:space="0" w:color="auto"/>
          </w:divBdr>
        </w:div>
        <w:div w:id="1349718675">
          <w:marLeft w:val="480"/>
          <w:marRight w:val="0"/>
          <w:marTop w:val="0"/>
          <w:marBottom w:val="0"/>
          <w:divBdr>
            <w:top w:val="none" w:sz="0" w:space="0" w:color="auto"/>
            <w:left w:val="none" w:sz="0" w:space="0" w:color="auto"/>
            <w:bottom w:val="none" w:sz="0" w:space="0" w:color="auto"/>
            <w:right w:val="none" w:sz="0" w:space="0" w:color="auto"/>
          </w:divBdr>
        </w:div>
        <w:div w:id="1365524017">
          <w:marLeft w:val="480"/>
          <w:marRight w:val="0"/>
          <w:marTop w:val="0"/>
          <w:marBottom w:val="0"/>
          <w:divBdr>
            <w:top w:val="none" w:sz="0" w:space="0" w:color="auto"/>
            <w:left w:val="none" w:sz="0" w:space="0" w:color="auto"/>
            <w:bottom w:val="none" w:sz="0" w:space="0" w:color="auto"/>
            <w:right w:val="none" w:sz="0" w:space="0" w:color="auto"/>
          </w:divBdr>
        </w:div>
        <w:div w:id="1401632213">
          <w:marLeft w:val="480"/>
          <w:marRight w:val="0"/>
          <w:marTop w:val="0"/>
          <w:marBottom w:val="0"/>
          <w:divBdr>
            <w:top w:val="none" w:sz="0" w:space="0" w:color="auto"/>
            <w:left w:val="none" w:sz="0" w:space="0" w:color="auto"/>
            <w:bottom w:val="none" w:sz="0" w:space="0" w:color="auto"/>
            <w:right w:val="none" w:sz="0" w:space="0" w:color="auto"/>
          </w:divBdr>
        </w:div>
        <w:div w:id="1428968202">
          <w:marLeft w:val="480"/>
          <w:marRight w:val="0"/>
          <w:marTop w:val="0"/>
          <w:marBottom w:val="0"/>
          <w:divBdr>
            <w:top w:val="none" w:sz="0" w:space="0" w:color="auto"/>
            <w:left w:val="none" w:sz="0" w:space="0" w:color="auto"/>
            <w:bottom w:val="none" w:sz="0" w:space="0" w:color="auto"/>
            <w:right w:val="none" w:sz="0" w:space="0" w:color="auto"/>
          </w:divBdr>
        </w:div>
        <w:div w:id="1429041845">
          <w:marLeft w:val="480"/>
          <w:marRight w:val="0"/>
          <w:marTop w:val="0"/>
          <w:marBottom w:val="0"/>
          <w:divBdr>
            <w:top w:val="none" w:sz="0" w:space="0" w:color="auto"/>
            <w:left w:val="none" w:sz="0" w:space="0" w:color="auto"/>
            <w:bottom w:val="none" w:sz="0" w:space="0" w:color="auto"/>
            <w:right w:val="none" w:sz="0" w:space="0" w:color="auto"/>
          </w:divBdr>
        </w:div>
        <w:div w:id="1456173758">
          <w:marLeft w:val="480"/>
          <w:marRight w:val="0"/>
          <w:marTop w:val="0"/>
          <w:marBottom w:val="0"/>
          <w:divBdr>
            <w:top w:val="none" w:sz="0" w:space="0" w:color="auto"/>
            <w:left w:val="none" w:sz="0" w:space="0" w:color="auto"/>
            <w:bottom w:val="none" w:sz="0" w:space="0" w:color="auto"/>
            <w:right w:val="none" w:sz="0" w:space="0" w:color="auto"/>
          </w:divBdr>
        </w:div>
        <w:div w:id="1530683760">
          <w:marLeft w:val="480"/>
          <w:marRight w:val="0"/>
          <w:marTop w:val="0"/>
          <w:marBottom w:val="0"/>
          <w:divBdr>
            <w:top w:val="none" w:sz="0" w:space="0" w:color="auto"/>
            <w:left w:val="none" w:sz="0" w:space="0" w:color="auto"/>
            <w:bottom w:val="none" w:sz="0" w:space="0" w:color="auto"/>
            <w:right w:val="none" w:sz="0" w:space="0" w:color="auto"/>
          </w:divBdr>
        </w:div>
        <w:div w:id="1569070071">
          <w:marLeft w:val="480"/>
          <w:marRight w:val="0"/>
          <w:marTop w:val="0"/>
          <w:marBottom w:val="0"/>
          <w:divBdr>
            <w:top w:val="none" w:sz="0" w:space="0" w:color="auto"/>
            <w:left w:val="none" w:sz="0" w:space="0" w:color="auto"/>
            <w:bottom w:val="none" w:sz="0" w:space="0" w:color="auto"/>
            <w:right w:val="none" w:sz="0" w:space="0" w:color="auto"/>
          </w:divBdr>
        </w:div>
        <w:div w:id="1616792198">
          <w:marLeft w:val="480"/>
          <w:marRight w:val="0"/>
          <w:marTop w:val="0"/>
          <w:marBottom w:val="0"/>
          <w:divBdr>
            <w:top w:val="none" w:sz="0" w:space="0" w:color="auto"/>
            <w:left w:val="none" w:sz="0" w:space="0" w:color="auto"/>
            <w:bottom w:val="none" w:sz="0" w:space="0" w:color="auto"/>
            <w:right w:val="none" w:sz="0" w:space="0" w:color="auto"/>
          </w:divBdr>
        </w:div>
        <w:div w:id="1622957409">
          <w:marLeft w:val="480"/>
          <w:marRight w:val="0"/>
          <w:marTop w:val="0"/>
          <w:marBottom w:val="0"/>
          <w:divBdr>
            <w:top w:val="none" w:sz="0" w:space="0" w:color="auto"/>
            <w:left w:val="none" w:sz="0" w:space="0" w:color="auto"/>
            <w:bottom w:val="none" w:sz="0" w:space="0" w:color="auto"/>
            <w:right w:val="none" w:sz="0" w:space="0" w:color="auto"/>
          </w:divBdr>
        </w:div>
        <w:div w:id="1658414651">
          <w:marLeft w:val="480"/>
          <w:marRight w:val="0"/>
          <w:marTop w:val="0"/>
          <w:marBottom w:val="0"/>
          <w:divBdr>
            <w:top w:val="none" w:sz="0" w:space="0" w:color="auto"/>
            <w:left w:val="none" w:sz="0" w:space="0" w:color="auto"/>
            <w:bottom w:val="none" w:sz="0" w:space="0" w:color="auto"/>
            <w:right w:val="none" w:sz="0" w:space="0" w:color="auto"/>
          </w:divBdr>
        </w:div>
        <w:div w:id="1698117688">
          <w:marLeft w:val="480"/>
          <w:marRight w:val="0"/>
          <w:marTop w:val="0"/>
          <w:marBottom w:val="0"/>
          <w:divBdr>
            <w:top w:val="none" w:sz="0" w:space="0" w:color="auto"/>
            <w:left w:val="none" w:sz="0" w:space="0" w:color="auto"/>
            <w:bottom w:val="none" w:sz="0" w:space="0" w:color="auto"/>
            <w:right w:val="none" w:sz="0" w:space="0" w:color="auto"/>
          </w:divBdr>
        </w:div>
        <w:div w:id="1777598768">
          <w:marLeft w:val="480"/>
          <w:marRight w:val="0"/>
          <w:marTop w:val="0"/>
          <w:marBottom w:val="0"/>
          <w:divBdr>
            <w:top w:val="none" w:sz="0" w:space="0" w:color="auto"/>
            <w:left w:val="none" w:sz="0" w:space="0" w:color="auto"/>
            <w:bottom w:val="none" w:sz="0" w:space="0" w:color="auto"/>
            <w:right w:val="none" w:sz="0" w:space="0" w:color="auto"/>
          </w:divBdr>
        </w:div>
        <w:div w:id="1821385028">
          <w:marLeft w:val="480"/>
          <w:marRight w:val="0"/>
          <w:marTop w:val="0"/>
          <w:marBottom w:val="0"/>
          <w:divBdr>
            <w:top w:val="none" w:sz="0" w:space="0" w:color="auto"/>
            <w:left w:val="none" w:sz="0" w:space="0" w:color="auto"/>
            <w:bottom w:val="none" w:sz="0" w:space="0" w:color="auto"/>
            <w:right w:val="none" w:sz="0" w:space="0" w:color="auto"/>
          </w:divBdr>
        </w:div>
        <w:div w:id="1850948573">
          <w:marLeft w:val="480"/>
          <w:marRight w:val="0"/>
          <w:marTop w:val="0"/>
          <w:marBottom w:val="0"/>
          <w:divBdr>
            <w:top w:val="none" w:sz="0" w:space="0" w:color="auto"/>
            <w:left w:val="none" w:sz="0" w:space="0" w:color="auto"/>
            <w:bottom w:val="none" w:sz="0" w:space="0" w:color="auto"/>
            <w:right w:val="none" w:sz="0" w:space="0" w:color="auto"/>
          </w:divBdr>
        </w:div>
        <w:div w:id="1896576196">
          <w:marLeft w:val="480"/>
          <w:marRight w:val="0"/>
          <w:marTop w:val="0"/>
          <w:marBottom w:val="0"/>
          <w:divBdr>
            <w:top w:val="none" w:sz="0" w:space="0" w:color="auto"/>
            <w:left w:val="none" w:sz="0" w:space="0" w:color="auto"/>
            <w:bottom w:val="none" w:sz="0" w:space="0" w:color="auto"/>
            <w:right w:val="none" w:sz="0" w:space="0" w:color="auto"/>
          </w:divBdr>
        </w:div>
        <w:div w:id="1955205833">
          <w:marLeft w:val="480"/>
          <w:marRight w:val="0"/>
          <w:marTop w:val="0"/>
          <w:marBottom w:val="0"/>
          <w:divBdr>
            <w:top w:val="none" w:sz="0" w:space="0" w:color="auto"/>
            <w:left w:val="none" w:sz="0" w:space="0" w:color="auto"/>
            <w:bottom w:val="none" w:sz="0" w:space="0" w:color="auto"/>
            <w:right w:val="none" w:sz="0" w:space="0" w:color="auto"/>
          </w:divBdr>
        </w:div>
        <w:div w:id="1979722109">
          <w:marLeft w:val="480"/>
          <w:marRight w:val="0"/>
          <w:marTop w:val="0"/>
          <w:marBottom w:val="0"/>
          <w:divBdr>
            <w:top w:val="none" w:sz="0" w:space="0" w:color="auto"/>
            <w:left w:val="none" w:sz="0" w:space="0" w:color="auto"/>
            <w:bottom w:val="none" w:sz="0" w:space="0" w:color="auto"/>
            <w:right w:val="none" w:sz="0" w:space="0" w:color="auto"/>
          </w:divBdr>
        </w:div>
        <w:div w:id="2018771974">
          <w:marLeft w:val="480"/>
          <w:marRight w:val="0"/>
          <w:marTop w:val="0"/>
          <w:marBottom w:val="0"/>
          <w:divBdr>
            <w:top w:val="none" w:sz="0" w:space="0" w:color="auto"/>
            <w:left w:val="none" w:sz="0" w:space="0" w:color="auto"/>
            <w:bottom w:val="none" w:sz="0" w:space="0" w:color="auto"/>
            <w:right w:val="none" w:sz="0" w:space="0" w:color="auto"/>
          </w:divBdr>
        </w:div>
        <w:div w:id="2105415888">
          <w:marLeft w:val="480"/>
          <w:marRight w:val="0"/>
          <w:marTop w:val="0"/>
          <w:marBottom w:val="0"/>
          <w:divBdr>
            <w:top w:val="none" w:sz="0" w:space="0" w:color="auto"/>
            <w:left w:val="none" w:sz="0" w:space="0" w:color="auto"/>
            <w:bottom w:val="none" w:sz="0" w:space="0" w:color="auto"/>
            <w:right w:val="none" w:sz="0" w:space="0" w:color="auto"/>
          </w:divBdr>
        </w:div>
        <w:div w:id="2133597418">
          <w:marLeft w:val="480"/>
          <w:marRight w:val="0"/>
          <w:marTop w:val="0"/>
          <w:marBottom w:val="0"/>
          <w:divBdr>
            <w:top w:val="none" w:sz="0" w:space="0" w:color="auto"/>
            <w:left w:val="none" w:sz="0" w:space="0" w:color="auto"/>
            <w:bottom w:val="none" w:sz="0" w:space="0" w:color="auto"/>
            <w:right w:val="none" w:sz="0" w:space="0" w:color="auto"/>
          </w:divBdr>
        </w:div>
      </w:divsChild>
    </w:div>
    <w:div w:id="937637709">
      <w:bodyDiv w:val="1"/>
      <w:marLeft w:val="0"/>
      <w:marRight w:val="0"/>
      <w:marTop w:val="0"/>
      <w:marBottom w:val="0"/>
      <w:divBdr>
        <w:top w:val="none" w:sz="0" w:space="0" w:color="auto"/>
        <w:left w:val="none" w:sz="0" w:space="0" w:color="auto"/>
        <w:bottom w:val="none" w:sz="0" w:space="0" w:color="auto"/>
        <w:right w:val="none" w:sz="0" w:space="0" w:color="auto"/>
      </w:divBdr>
      <w:divsChild>
        <w:div w:id="158679">
          <w:marLeft w:val="480"/>
          <w:marRight w:val="0"/>
          <w:marTop w:val="0"/>
          <w:marBottom w:val="0"/>
          <w:divBdr>
            <w:top w:val="none" w:sz="0" w:space="0" w:color="auto"/>
            <w:left w:val="none" w:sz="0" w:space="0" w:color="auto"/>
            <w:bottom w:val="none" w:sz="0" w:space="0" w:color="auto"/>
            <w:right w:val="none" w:sz="0" w:space="0" w:color="auto"/>
          </w:divBdr>
        </w:div>
        <w:div w:id="37437601">
          <w:marLeft w:val="480"/>
          <w:marRight w:val="0"/>
          <w:marTop w:val="0"/>
          <w:marBottom w:val="0"/>
          <w:divBdr>
            <w:top w:val="none" w:sz="0" w:space="0" w:color="auto"/>
            <w:left w:val="none" w:sz="0" w:space="0" w:color="auto"/>
            <w:bottom w:val="none" w:sz="0" w:space="0" w:color="auto"/>
            <w:right w:val="none" w:sz="0" w:space="0" w:color="auto"/>
          </w:divBdr>
        </w:div>
        <w:div w:id="54546523">
          <w:marLeft w:val="480"/>
          <w:marRight w:val="0"/>
          <w:marTop w:val="0"/>
          <w:marBottom w:val="0"/>
          <w:divBdr>
            <w:top w:val="none" w:sz="0" w:space="0" w:color="auto"/>
            <w:left w:val="none" w:sz="0" w:space="0" w:color="auto"/>
            <w:bottom w:val="none" w:sz="0" w:space="0" w:color="auto"/>
            <w:right w:val="none" w:sz="0" w:space="0" w:color="auto"/>
          </w:divBdr>
        </w:div>
        <w:div w:id="79563910">
          <w:marLeft w:val="480"/>
          <w:marRight w:val="0"/>
          <w:marTop w:val="0"/>
          <w:marBottom w:val="0"/>
          <w:divBdr>
            <w:top w:val="none" w:sz="0" w:space="0" w:color="auto"/>
            <w:left w:val="none" w:sz="0" w:space="0" w:color="auto"/>
            <w:bottom w:val="none" w:sz="0" w:space="0" w:color="auto"/>
            <w:right w:val="none" w:sz="0" w:space="0" w:color="auto"/>
          </w:divBdr>
        </w:div>
        <w:div w:id="130944250">
          <w:marLeft w:val="480"/>
          <w:marRight w:val="0"/>
          <w:marTop w:val="0"/>
          <w:marBottom w:val="0"/>
          <w:divBdr>
            <w:top w:val="none" w:sz="0" w:space="0" w:color="auto"/>
            <w:left w:val="none" w:sz="0" w:space="0" w:color="auto"/>
            <w:bottom w:val="none" w:sz="0" w:space="0" w:color="auto"/>
            <w:right w:val="none" w:sz="0" w:space="0" w:color="auto"/>
          </w:divBdr>
        </w:div>
        <w:div w:id="155920419">
          <w:marLeft w:val="480"/>
          <w:marRight w:val="0"/>
          <w:marTop w:val="0"/>
          <w:marBottom w:val="0"/>
          <w:divBdr>
            <w:top w:val="none" w:sz="0" w:space="0" w:color="auto"/>
            <w:left w:val="none" w:sz="0" w:space="0" w:color="auto"/>
            <w:bottom w:val="none" w:sz="0" w:space="0" w:color="auto"/>
            <w:right w:val="none" w:sz="0" w:space="0" w:color="auto"/>
          </w:divBdr>
        </w:div>
        <w:div w:id="213546233">
          <w:marLeft w:val="480"/>
          <w:marRight w:val="0"/>
          <w:marTop w:val="0"/>
          <w:marBottom w:val="0"/>
          <w:divBdr>
            <w:top w:val="none" w:sz="0" w:space="0" w:color="auto"/>
            <w:left w:val="none" w:sz="0" w:space="0" w:color="auto"/>
            <w:bottom w:val="none" w:sz="0" w:space="0" w:color="auto"/>
            <w:right w:val="none" w:sz="0" w:space="0" w:color="auto"/>
          </w:divBdr>
        </w:div>
        <w:div w:id="233860103">
          <w:marLeft w:val="480"/>
          <w:marRight w:val="0"/>
          <w:marTop w:val="0"/>
          <w:marBottom w:val="0"/>
          <w:divBdr>
            <w:top w:val="none" w:sz="0" w:space="0" w:color="auto"/>
            <w:left w:val="none" w:sz="0" w:space="0" w:color="auto"/>
            <w:bottom w:val="none" w:sz="0" w:space="0" w:color="auto"/>
            <w:right w:val="none" w:sz="0" w:space="0" w:color="auto"/>
          </w:divBdr>
        </w:div>
        <w:div w:id="258484875">
          <w:marLeft w:val="480"/>
          <w:marRight w:val="0"/>
          <w:marTop w:val="0"/>
          <w:marBottom w:val="0"/>
          <w:divBdr>
            <w:top w:val="none" w:sz="0" w:space="0" w:color="auto"/>
            <w:left w:val="none" w:sz="0" w:space="0" w:color="auto"/>
            <w:bottom w:val="none" w:sz="0" w:space="0" w:color="auto"/>
            <w:right w:val="none" w:sz="0" w:space="0" w:color="auto"/>
          </w:divBdr>
        </w:div>
        <w:div w:id="330065176">
          <w:marLeft w:val="480"/>
          <w:marRight w:val="0"/>
          <w:marTop w:val="0"/>
          <w:marBottom w:val="0"/>
          <w:divBdr>
            <w:top w:val="none" w:sz="0" w:space="0" w:color="auto"/>
            <w:left w:val="none" w:sz="0" w:space="0" w:color="auto"/>
            <w:bottom w:val="none" w:sz="0" w:space="0" w:color="auto"/>
            <w:right w:val="none" w:sz="0" w:space="0" w:color="auto"/>
          </w:divBdr>
        </w:div>
        <w:div w:id="334263103">
          <w:marLeft w:val="480"/>
          <w:marRight w:val="0"/>
          <w:marTop w:val="0"/>
          <w:marBottom w:val="0"/>
          <w:divBdr>
            <w:top w:val="none" w:sz="0" w:space="0" w:color="auto"/>
            <w:left w:val="none" w:sz="0" w:space="0" w:color="auto"/>
            <w:bottom w:val="none" w:sz="0" w:space="0" w:color="auto"/>
            <w:right w:val="none" w:sz="0" w:space="0" w:color="auto"/>
          </w:divBdr>
        </w:div>
        <w:div w:id="361366921">
          <w:marLeft w:val="480"/>
          <w:marRight w:val="0"/>
          <w:marTop w:val="0"/>
          <w:marBottom w:val="0"/>
          <w:divBdr>
            <w:top w:val="none" w:sz="0" w:space="0" w:color="auto"/>
            <w:left w:val="none" w:sz="0" w:space="0" w:color="auto"/>
            <w:bottom w:val="none" w:sz="0" w:space="0" w:color="auto"/>
            <w:right w:val="none" w:sz="0" w:space="0" w:color="auto"/>
          </w:divBdr>
        </w:div>
        <w:div w:id="448546739">
          <w:marLeft w:val="480"/>
          <w:marRight w:val="0"/>
          <w:marTop w:val="0"/>
          <w:marBottom w:val="0"/>
          <w:divBdr>
            <w:top w:val="none" w:sz="0" w:space="0" w:color="auto"/>
            <w:left w:val="none" w:sz="0" w:space="0" w:color="auto"/>
            <w:bottom w:val="none" w:sz="0" w:space="0" w:color="auto"/>
            <w:right w:val="none" w:sz="0" w:space="0" w:color="auto"/>
          </w:divBdr>
        </w:div>
        <w:div w:id="467625216">
          <w:marLeft w:val="480"/>
          <w:marRight w:val="0"/>
          <w:marTop w:val="0"/>
          <w:marBottom w:val="0"/>
          <w:divBdr>
            <w:top w:val="none" w:sz="0" w:space="0" w:color="auto"/>
            <w:left w:val="none" w:sz="0" w:space="0" w:color="auto"/>
            <w:bottom w:val="none" w:sz="0" w:space="0" w:color="auto"/>
            <w:right w:val="none" w:sz="0" w:space="0" w:color="auto"/>
          </w:divBdr>
        </w:div>
        <w:div w:id="554512605">
          <w:marLeft w:val="480"/>
          <w:marRight w:val="0"/>
          <w:marTop w:val="0"/>
          <w:marBottom w:val="0"/>
          <w:divBdr>
            <w:top w:val="none" w:sz="0" w:space="0" w:color="auto"/>
            <w:left w:val="none" w:sz="0" w:space="0" w:color="auto"/>
            <w:bottom w:val="none" w:sz="0" w:space="0" w:color="auto"/>
            <w:right w:val="none" w:sz="0" w:space="0" w:color="auto"/>
          </w:divBdr>
        </w:div>
        <w:div w:id="621572610">
          <w:marLeft w:val="480"/>
          <w:marRight w:val="0"/>
          <w:marTop w:val="0"/>
          <w:marBottom w:val="0"/>
          <w:divBdr>
            <w:top w:val="none" w:sz="0" w:space="0" w:color="auto"/>
            <w:left w:val="none" w:sz="0" w:space="0" w:color="auto"/>
            <w:bottom w:val="none" w:sz="0" w:space="0" w:color="auto"/>
            <w:right w:val="none" w:sz="0" w:space="0" w:color="auto"/>
          </w:divBdr>
        </w:div>
        <w:div w:id="635527016">
          <w:marLeft w:val="480"/>
          <w:marRight w:val="0"/>
          <w:marTop w:val="0"/>
          <w:marBottom w:val="0"/>
          <w:divBdr>
            <w:top w:val="none" w:sz="0" w:space="0" w:color="auto"/>
            <w:left w:val="none" w:sz="0" w:space="0" w:color="auto"/>
            <w:bottom w:val="none" w:sz="0" w:space="0" w:color="auto"/>
            <w:right w:val="none" w:sz="0" w:space="0" w:color="auto"/>
          </w:divBdr>
        </w:div>
        <w:div w:id="643780589">
          <w:marLeft w:val="480"/>
          <w:marRight w:val="0"/>
          <w:marTop w:val="0"/>
          <w:marBottom w:val="0"/>
          <w:divBdr>
            <w:top w:val="none" w:sz="0" w:space="0" w:color="auto"/>
            <w:left w:val="none" w:sz="0" w:space="0" w:color="auto"/>
            <w:bottom w:val="none" w:sz="0" w:space="0" w:color="auto"/>
            <w:right w:val="none" w:sz="0" w:space="0" w:color="auto"/>
          </w:divBdr>
        </w:div>
        <w:div w:id="675353162">
          <w:marLeft w:val="480"/>
          <w:marRight w:val="0"/>
          <w:marTop w:val="0"/>
          <w:marBottom w:val="0"/>
          <w:divBdr>
            <w:top w:val="none" w:sz="0" w:space="0" w:color="auto"/>
            <w:left w:val="none" w:sz="0" w:space="0" w:color="auto"/>
            <w:bottom w:val="none" w:sz="0" w:space="0" w:color="auto"/>
            <w:right w:val="none" w:sz="0" w:space="0" w:color="auto"/>
          </w:divBdr>
        </w:div>
        <w:div w:id="678117744">
          <w:marLeft w:val="480"/>
          <w:marRight w:val="0"/>
          <w:marTop w:val="0"/>
          <w:marBottom w:val="0"/>
          <w:divBdr>
            <w:top w:val="none" w:sz="0" w:space="0" w:color="auto"/>
            <w:left w:val="none" w:sz="0" w:space="0" w:color="auto"/>
            <w:bottom w:val="none" w:sz="0" w:space="0" w:color="auto"/>
            <w:right w:val="none" w:sz="0" w:space="0" w:color="auto"/>
          </w:divBdr>
        </w:div>
        <w:div w:id="683897724">
          <w:marLeft w:val="480"/>
          <w:marRight w:val="0"/>
          <w:marTop w:val="0"/>
          <w:marBottom w:val="0"/>
          <w:divBdr>
            <w:top w:val="none" w:sz="0" w:space="0" w:color="auto"/>
            <w:left w:val="none" w:sz="0" w:space="0" w:color="auto"/>
            <w:bottom w:val="none" w:sz="0" w:space="0" w:color="auto"/>
            <w:right w:val="none" w:sz="0" w:space="0" w:color="auto"/>
          </w:divBdr>
        </w:div>
        <w:div w:id="725298512">
          <w:marLeft w:val="480"/>
          <w:marRight w:val="0"/>
          <w:marTop w:val="0"/>
          <w:marBottom w:val="0"/>
          <w:divBdr>
            <w:top w:val="none" w:sz="0" w:space="0" w:color="auto"/>
            <w:left w:val="none" w:sz="0" w:space="0" w:color="auto"/>
            <w:bottom w:val="none" w:sz="0" w:space="0" w:color="auto"/>
            <w:right w:val="none" w:sz="0" w:space="0" w:color="auto"/>
          </w:divBdr>
        </w:div>
        <w:div w:id="730615020">
          <w:marLeft w:val="480"/>
          <w:marRight w:val="0"/>
          <w:marTop w:val="0"/>
          <w:marBottom w:val="0"/>
          <w:divBdr>
            <w:top w:val="none" w:sz="0" w:space="0" w:color="auto"/>
            <w:left w:val="none" w:sz="0" w:space="0" w:color="auto"/>
            <w:bottom w:val="none" w:sz="0" w:space="0" w:color="auto"/>
            <w:right w:val="none" w:sz="0" w:space="0" w:color="auto"/>
          </w:divBdr>
        </w:div>
        <w:div w:id="746146361">
          <w:marLeft w:val="480"/>
          <w:marRight w:val="0"/>
          <w:marTop w:val="0"/>
          <w:marBottom w:val="0"/>
          <w:divBdr>
            <w:top w:val="none" w:sz="0" w:space="0" w:color="auto"/>
            <w:left w:val="none" w:sz="0" w:space="0" w:color="auto"/>
            <w:bottom w:val="none" w:sz="0" w:space="0" w:color="auto"/>
            <w:right w:val="none" w:sz="0" w:space="0" w:color="auto"/>
          </w:divBdr>
        </w:div>
        <w:div w:id="747920855">
          <w:marLeft w:val="480"/>
          <w:marRight w:val="0"/>
          <w:marTop w:val="0"/>
          <w:marBottom w:val="0"/>
          <w:divBdr>
            <w:top w:val="none" w:sz="0" w:space="0" w:color="auto"/>
            <w:left w:val="none" w:sz="0" w:space="0" w:color="auto"/>
            <w:bottom w:val="none" w:sz="0" w:space="0" w:color="auto"/>
            <w:right w:val="none" w:sz="0" w:space="0" w:color="auto"/>
          </w:divBdr>
        </w:div>
        <w:div w:id="749084246">
          <w:marLeft w:val="480"/>
          <w:marRight w:val="0"/>
          <w:marTop w:val="0"/>
          <w:marBottom w:val="0"/>
          <w:divBdr>
            <w:top w:val="none" w:sz="0" w:space="0" w:color="auto"/>
            <w:left w:val="none" w:sz="0" w:space="0" w:color="auto"/>
            <w:bottom w:val="none" w:sz="0" w:space="0" w:color="auto"/>
            <w:right w:val="none" w:sz="0" w:space="0" w:color="auto"/>
          </w:divBdr>
        </w:div>
        <w:div w:id="805665555">
          <w:marLeft w:val="480"/>
          <w:marRight w:val="0"/>
          <w:marTop w:val="0"/>
          <w:marBottom w:val="0"/>
          <w:divBdr>
            <w:top w:val="none" w:sz="0" w:space="0" w:color="auto"/>
            <w:left w:val="none" w:sz="0" w:space="0" w:color="auto"/>
            <w:bottom w:val="none" w:sz="0" w:space="0" w:color="auto"/>
            <w:right w:val="none" w:sz="0" w:space="0" w:color="auto"/>
          </w:divBdr>
        </w:div>
        <w:div w:id="918445020">
          <w:marLeft w:val="480"/>
          <w:marRight w:val="0"/>
          <w:marTop w:val="0"/>
          <w:marBottom w:val="0"/>
          <w:divBdr>
            <w:top w:val="none" w:sz="0" w:space="0" w:color="auto"/>
            <w:left w:val="none" w:sz="0" w:space="0" w:color="auto"/>
            <w:bottom w:val="none" w:sz="0" w:space="0" w:color="auto"/>
            <w:right w:val="none" w:sz="0" w:space="0" w:color="auto"/>
          </w:divBdr>
        </w:div>
        <w:div w:id="978925177">
          <w:marLeft w:val="480"/>
          <w:marRight w:val="0"/>
          <w:marTop w:val="0"/>
          <w:marBottom w:val="0"/>
          <w:divBdr>
            <w:top w:val="none" w:sz="0" w:space="0" w:color="auto"/>
            <w:left w:val="none" w:sz="0" w:space="0" w:color="auto"/>
            <w:bottom w:val="none" w:sz="0" w:space="0" w:color="auto"/>
            <w:right w:val="none" w:sz="0" w:space="0" w:color="auto"/>
          </w:divBdr>
        </w:div>
        <w:div w:id="1053117395">
          <w:marLeft w:val="480"/>
          <w:marRight w:val="0"/>
          <w:marTop w:val="0"/>
          <w:marBottom w:val="0"/>
          <w:divBdr>
            <w:top w:val="none" w:sz="0" w:space="0" w:color="auto"/>
            <w:left w:val="none" w:sz="0" w:space="0" w:color="auto"/>
            <w:bottom w:val="none" w:sz="0" w:space="0" w:color="auto"/>
            <w:right w:val="none" w:sz="0" w:space="0" w:color="auto"/>
          </w:divBdr>
        </w:div>
        <w:div w:id="1109205602">
          <w:marLeft w:val="480"/>
          <w:marRight w:val="0"/>
          <w:marTop w:val="0"/>
          <w:marBottom w:val="0"/>
          <w:divBdr>
            <w:top w:val="none" w:sz="0" w:space="0" w:color="auto"/>
            <w:left w:val="none" w:sz="0" w:space="0" w:color="auto"/>
            <w:bottom w:val="none" w:sz="0" w:space="0" w:color="auto"/>
            <w:right w:val="none" w:sz="0" w:space="0" w:color="auto"/>
          </w:divBdr>
        </w:div>
        <w:div w:id="1140073803">
          <w:marLeft w:val="480"/>
          <w:marRight w:val="0"/>
          <w:marTop w:val="0"/>
          <w:marBottom w:val="0"/>
          <w:divBdr>
            <w:top w:val="none" w:sz="0" w:space="0" w:color="auto"/>
            <w:left w:val="none" w:sz="0" w:space="0" w:color="auto"/>
            <w:bottom w:val="none" w:sz="0" w:space="0" w:color="auto"/>
            <w:right w:val="none" w:sz="0" w:space="0" w:color="auto"/>
          </w:divBdr>
        </w:div>
        <w:div w:id="1151747674">
          <w:marLeft w:val="480"/>
          <w:marRight w:val="0"/>
          <w:marTop w:val="0"/>
          <w:marBottom w:val="0"/>
          <w:divBdr>
            <w:top w:val="none" w:sz="0" w:space="0" w:color="auto"/>
            <w:left w:val="none" w:sz="0" w:space="0" w:color="auto"/>
            <w:bottom w:val="none" w:sz="0" w:space="0" w:color="auto"/>
            <w:right w:val="none" w:sz="0" w:space="0" w:color="auto"/>
          </w:divBdr>
        </w:div>
        <w:div w:id="1171020367">
          <w:marLeft w:val="480"/>
          <w:marRight w:val="0"/>
          <w:marTop w:val="0"/>
          <w:marBottom w:val="0"/>
          <w:divBdr>
            <w:top w:val="none" w:sz="0" w:space="0" w:color="auto"/>
            <w:left w:val="none" w:sz="0" w:space="0" w:color="auto"/>
            <w:bottom w:val="none" w:sz="0" w:space="0" w:color="auto"/>
            <w:right w:val="none" w:sz="0" w:space="0" w:color="auto"/>
          </w:divBdr>
        </w:div>
        <w:div w:id="1292320172">
          <w:marLeft w:val="480"/>
          <w:marRight w:val="0"/>
          <w:marTop w:val="0"/>
          <w:marBottom w:val="0"/>
          <w:divBdr>
            <w:top w:val="none" w:sz="0" w:space="0" w:color="auto"/>
            <w:left w:val="none" w:sz="0" w:space="0" w:color="auto"/>
            <w:bottom w:val="none" w:sz="0" w:space="0" w:color="auto"/>
            <w:right w:val="none" w:sz="0" w:space="0" w:color="auto"/>
          </w:divBdr>
        </w:div>
        <w:div w:id="1325815619">
          <w:marLeft w:val="480"/>
          <w:marRight w:val="0"/>
          <w:marTop w:val="0"/>
          <w:marBottom w:val="0"/>
          <w:divBdr>
            <w:top w:val="none" w:sz="0" w:space="0" w:color="auto"/>
            <w:left w:val="none" w:sz="0" w:space="0" w:color="auto"/>
            <w:bottom w:val="none" w:sz="0" w:space="0" w:color="auto"/>
            <w:right w:val="none" w:sz="0" w:space="0" w:color="auto"/>
          </w:divBdr>
        </w:div>
        <w:div w:id="1360005572">
          <w:marLeft w:val="480"/>
          <w:marRight w:val="0"/>
          <w:marTop w:val="0"/>
          <w:marBottom w:val="0"/>
          <w:divBdr>
            <w:top w:val="none" w:sz="0" w:space="0" w:color="auto"/>
            <w:left w:val="none" w:sz="0" w:space="0" w:color="auto"/>
            <w:bottom w:val="none" w:sz="0" w:space="0" w:color="auto"/>
            <w:right w:val="none" w:sz="0" w:space="0" w:color="auto"/>
          </w:divBdr>
        </w:div>
        <w:div w:id="1374891882">
          <w:marLeft w:val="480"/>
          <w:marRight w:val="0"/>
          <w:marTop w:val="0"/>
          <w:marBottom w:val="0"/>
          <w:divBdr>
            <w:top w:val="none" w:sz="0" w:space="0" w:color="auto"/>
            <w:left w:val="none" w:sz="0" w:space="0" w:color="auto"/>
            <w:bottom w:val="none" w:sz="0" w:space="0" w:color="auto"/>
            <w:right w:val="none" w:sz="0" w:space="0" w:color="auto"/>
          </w:divBdr>
        </w:div>
        <w:div w:id="1398161310">
          <w:marLeft w:val="480"/>
          <w:marRight w:val="0"/>
          <w:marTop w:val="0"/>
          <w:marBottom w:val="0"/>
          <w:divBdr>
            <w:top w:val="none" w:sz="0" w:space="0" w:color="auto"/>
            <w:left w:val="none" w:sz="0" w:space="0" w:color="auto"/>
            <w:bottom w:val="none" w:sz="0" w:space="0" w:color="auto"/>
            <w:right w:val="none" w:sz="0" w:space="0" w:color="auto"/>
          </w:divBdr>
        </w:div>
        <w:div w:id="1415543977">
          <w:marLeft w:val="480"/>
          <w:marRight w:val="0"/>
          <w:marTop w:val="0"/>
          <w:marBottom w:val="0"/>
          <w:divBdr>
            <w:top w:val="none" w:sz="0" w:space="0" w:color="auto"/>
            <w:left w:val="none" w:sz="0" w:space="0" w:color="auto"/>
            <w:bottom w:val="none" w:sz="0" w:space="0" w:color="auto"/>
            <w:right w:val="none" w:sz="0" w:space="0" w:color="auto"/>
          </w:divBdr>
        </w:div>
        <w:div w:id="1456756519">
          <w:marLeft w:val="480"/>
          <w:marRight w:val="0"/>
          <w:marTop w:val="0"/>
          <w:marBottom w:val="0"/>
          <w:divBdr>
            <w:top w:val="none" w:sz="0" w:space="0" w:color="auto"/>
            <w:left w:val="none" w:sz="0" w:space="0" w:color="auto"/>
            <w:bottom w:val="none" w:sz="0" w:space="0" w:color="auto"/>
            <w:right w:val="none" w:sz="0" w:space="0" w:color="auto"/>
          </w:divBdr>
        </w:div>
        <w:div w:id="1476527929">
          <w:marLeft w:val="480"/>
          <w:marRight w:val="0"/>
          <w:marTop w:val="0"/>
          <w:marBottom w:val="0"/>
          <w:divBdr>
            <w:top w:val="none" w:sz="0" w:space="0" w:color="auto"/>
            <w:left w:val="none" w:sz="0" w:space="0" w:color="auto"/>
            <w:bottom w:val="none" w:sz="0" w:space="0" w:color="auto"/>
            <w:right w:val="none" w:sz="0" w:space="0" w:color="auto"/>
          </w:divBdr>
        </w:div>
        <w:div w:id="1485124251">
          <w:marLeft w:val="480"/>
          <w:marRight w:val="0"/>
          <w:marTop w:val="0"/>
          <w:marBottom w:val="0"/>
          <w:divBdr>
            <w:top w:val="none" w:sz="0" w:space="0" w:color="auto"/>
            <w:left w:val="none" w:sz="0" w:space="0" w:color="auto"/>
            <w:bottom w:val="none" w:sz="0" w:space="0" w:color="auto"/>
            <w:right w:val="none" w:sz="0" w:space="0" w:color="auto"/>
          </w:divBdr>
        </w:div>
        <w:div w:id="1501503277">
          <w:marLeft w:val="480"/>
          <w:marRight w:val="0"/>
          <w:marTop w:val="0"/>
          <w:marBottom w:val="0"/>
          <w:divBdr>
            <w:top w:val="none" w:sz="0" w:space="0" w:color="auto"/>
            <w:left w:val="none" w:sz="0" w:space="0" w:color="auto"/>
            <w:bottom w:val="none" w:sz="0" w:space="0" w:color="auto"/>
            <w:right w:val="none" w:sz="0" w:space="0" w:color="auto"/>
          </w:divBdr>
        </w:div>
        <w:div w:id="1553811379">
          <w:marLeft w:val="480"/>
          <w:marRight w:val="0"/>
          <w:marTop w:val="0"/>
          <w:marBottom w:val="0"/>
          <w:divBdr>
            <w:top w:val="none" w:sz="0" w:space="0" w:color="auto"/>
            <w:left w:val="none" w:sz="0" w:space="0" w:color="auto"/>
            <w:bottom w:val="none" w:sz="0" w:space="0" w:color="auto"/>
            <w:right w:val="none" w:sz="0" w:space="0" w:color="auto"/>
          </w:divBdr>
        </w:div>
        <w:div w:id="1603221830">
          <w:marLeft w:val="480"/>
          <w:marRight w:val="0"/>
          <w:marTop w:val="0"/>
          <w:marBottom w:val="0"/>
          <w:divBdr>
            <w:top w:val="none" w:sz="0" w:space="0" w:color="auto"/>
            <w:left w:val="none" w:sz="0" w:space="0" w:color="auto"/>
            <w:bottom w:val="none" w:sz="0" w:space="0" w:color="auto"/>
            <w:right w:val="none" w:sz="0" w:space="0" w:color="auto"/>
          </w:divBdr>
        </w:div>
        <w:div w:id="1621300732">
          <w:marLeft w:val="480"/>
          <w:marRight w:val="0"/>
          <w:marTop w:val="0"/>
          <w:marBottom w:val="0"/>
          <w:divBdr>
            <w:top w:val="none" w:sz="0" w:space="0" w:color="auto"/>
            <w:left w:val="none" w:sz="0" w:space="0" w:color="auto"/>
            <w:bottom w:val="none" w:sz="0" w:space="0" w:color="auto"/>
            <w:right w:val="none" w:sz="0" w:space="0" w:color="auto"/>
          </w:divBdr>
        </w:div>
        <w:div w:id="1621689537">
          <w:marLeft w:val="480"/>
          <w:marRight w:val="0"/>
          <w:marTop w:val="0"/>
          <w:marBottom w:val="0"/>
          <w:divBdr>
            <w:top w:val="none" w:sz="0" w:space="0" w:color="auto"/>
            <w:left w:val="none" w:sz="0" w:space="0" w:color="auto"/>
            <w:bottom w:val="none" w:sz="0" w:space="0" w:color="auto"/>
            <w:right w:val="none" w:sz="0" w:space="0" w:color="auto"/>
          </w:divBdr>
        </w:div>
        <w:div w:id="1647978000">
          <w:marLeft w:val="480"/>
          <w:marRight w:val="0"/>
          <w:marTop w:val="0"/>
          <w:marBottom w:val="0"/>
          <w:divBdr>
            <w:top w:val="none" w:sz="0" w:space="0" w:color="auto"/>
            <w:left w:val="none" w:sz="0" w:space="0" w:color="auto"/>
            <w:bottom w:val="none" w:sz="0" w:space="0" w:color="auto"/>
            <w:right w:val="none" w:sz="0" w:space="0" w:color="auto"/>
          </w:divBdr>
        </w:div>
        <w:div w:id="1658345072">
          <w:marLeft w:val="480"/>
          <w:marRight w:val="0"/>
          <w:marTop w:val="0"/>
          <w:marBottom w:val="0"/>
          <w:divBdr>
            <w:top w:val="none" w:sz="0" w:space="0" w:color="auto"/>
            <w:left w:val="none" w:sz="0" w:space="0" w:color="auto"/>
            <w:bottom w:val="none" w:sz="0" w:space="0" w:color="auto"/>
            <w:right w:val="none" w:sz="0" w:space="0" w:color="auto"/>
          </w:divBdr>
        </w:div>
        <w:div w:id="1658534173">
          <w:marLeft w:val="480"/>
          <w:marRight w:val="0"/>
          <w:marTop w:val="0"/>
          <w:marBottom w:val="0"/>
          <w:divBdr>
            <w:top w:val="none" w:sz="0" w:space="0" w:color="auto"/>
            <w:left w:val="none" w:sz="0" w:space="0" w:color="auto"/>
            <w:bottom w:val="none" w:sz="0" w:space="0" w:color="auto"/>
            <w:right w:val="none" w:sz="0" w:space="0" w:color="auto"/>
          </w:divBdr>
        </w:div>
        <w:div w:id="1913344836">
          <w:marLeft w:val="480"/>
          <w:marRight w:val="0"/>
          <w:marTop w:val="0"/>
          <w:marBottom w:val="0"/>
          <w:divBdr>
            <w:top w:val="none" w:sz="0" w:space="0" w:color="auto"/>
            <w:left w:val="none" w:sz="0" w:space="0" w:color="auto"/>
            <w:bottom w:val="none" w:sz="0" w:space="0" w:color="auto"/>
            <w:right w:val="none" w:sz="0" w:space="0" w:color="auto"/>
          </w:divBdr>
        </w:div>
        <w:div w:id="1929805083">
          <w:marLeft w:val="480"/>
          <w:marRight w:val="0"/>
          <w:marTop w:val="0"/>
          <w:marBottom w:val="0"/>
          <w:divBdr>
            <w:top w:val="none" w:sz="0" w:space="0" w:color="auto"/>
            <w:left w:val="none" w:sz="0" w:space="0" w:color="auto"/>
            <w:bottom w:val="none" w:sz="0" w:space="0" w:color="auto"/>
            <w:right w:val="none" w:sz="0" w:space="0" w:color="auto"/>
          </w:divBdr>
        </w:div>
        <w:div w:id="1941907524">
          <w:marLeft w:val="480"/>
          <w:marRight w:val="0"/>
          <w:marTop w:val="0"/>
          <w:marBottom w:val="0"/>
          <w:divBdr>
            <w:top w:val="none" w:sz="0" w:space="0" w:color="auto"/>
            <w:left w:val="none" w:sz="0" w:space="0" w:color="auto"/>
            <w:bottom w:val="none" w:sz="0" w:space="0" w:color="auto"/>
            <w:right w:val="none" w:sz="0" w:space="0" w:color="auto"/>
          </w:divBdr>
        </w:div>
        <w:div w:id="1942178320">
          <w:marLeft w:val="480"/>
          <w:marRight w:val="0"/>
          <w:marTop w:val="0"/>
          <w:marBottom w:val="0"/>
          <w:divBdr>
            <w:top w:val="none" w:sz="0" w:space="0" w:color="auto"/>
            <w:left w:val="none" w:sz="0" w:space="0" w:color="auto"/>
            <w:bottom w:val="none" w:sz="0" w:space="0" w:color="auto"/>
            <w:right w:val="none" w:sz="0" w:space="0" w:color="auto"/>
          </w:divBdr>
        </w:div>
        <w:div w:id="2012023019">
          <w:marLeft w:val="480"/>
          <w:marRight w:val="0"/>
          <w:marTop w:val="0"/>
          <w:marBottom w:val="0"/>
          <w:divBdr>
            <w:top w:val="none" w:sz="0" w:space="0" w:color="auto"/>
            <w:left w:val="none" w:sz="0" w:space="0" w:color="auto"/>
            <w:bottom w:val="none" w:sz="0" w:space="0" w:color="auto"/>
            <w:right w:val="none" w:sz="0" w:space="0" w:color="auto"/>
          </w:divBdr>
        </w:div>
        <w:div w:id="2077043649">
          <w:marLeft w:val="480"/>
          <w:marRight w:val="0"/>
          <w:marTop w:val="0"/>
          <w:marBottom w:val="0"/>
          <w:divBdr>
            <w:top w:val="none" w:sz="0" w:space="0" w:color="auto"/>
            <w:left w:val="none" w:sz="0" w:space="0" w:color="auto"/>
            <w:bottom w:val="none" w:sz="0" w:space="0" w:color="auto"/>
            <w:right w:val="none" w:sz="0" w:space="0" w:color="auto"/>
          </w:divBdr>
        </w:div>
        <w:div w:id="2118719672">
          <w:marLeft w:val="480"/>
          <w:marRight w:val="0"/>
          <w:marTop w:val="0"/>
          <w:marBottom w:val="0"/>
          <w:divBdr>
            <w:top w:val="none" w:sz="0" w:space="0" w:color="auto"/>
            <w:left w:val="none" w:sz="0" w:space="0" w:color="auto"/>
            <w:bottom w:val="none" w:sz="0" w:space="0" w:color="auto"/>
            <w:right w:val="none" w:sz="0" w:space="0" w:color="auto"/>
          </w:divBdr>
        </w:div>
        <w:div w:id="2136680143">
          <w:marLeft w:val="480"/>
          <w:marRight w:val="0"/>
          <w:marTop w:val="0"/>
          <w:marBottom w:val="0"/>
          <w:divBdr>
            <w:top w:val="none" w:sz="0" w:space="0" w:color="auto"/>
            <w:left w:val="none" w:sz="0" w:space="0" w:color="auto"/>
            <w:bottom w:val="none" w:sz="0" w:space="0" w:color="auto"/>
            <w:right w:val="none" w:sz="0" w:space="0" w:color="auto"/>
          </w:divBdr>
        </w:div>
      </w:divsChild>
    </w:div>
    <w:div w:id="940837835">
      <w:bodyDiv w:val="1"/>
      <w:marLeft w:val="0"/>
      <w:marRight w:val="0"/>
      <w:marTop w:val="0"/>
      <w:marBottom w:val="0"/>
      <w:divBdr>
        <w:top w:val="none" w:sz="0" w:space="0" w:color="auto"/>
        <w:left w:val="none" w:sz="0" w:space="0" w:color="auto"/>
        <w:bottom w:val="none" w:sz="0" w:space="0" w:color="auto"/>
        <w:right w:val="none" w:sz="0" w:space="0" w:color="auto"/>
      </w:divBdr>
      <w:divsChild>
        <w:div w:id="776103701">
          <w:marLeft w:val="480"/>
          <w:marRight w:val="0"/>
          <w:marTop w:val="0"/>
          <w:marBottom w:val="0"/>
          <w:divBdr>
            <w:top w:val="none" w:sz="0" w:space="0" w:color="auto"/>
            <w:left w:val="none" w:sz="0" w:space="0" w:color="auto"/>
            <w:bottom w:val="none" w:sz="0" w:space="0" w:color="auto"/>
            <w:right w:val="none" w:sz="0" w:space="0" w:color="auto"/>
          </w:divBdr>
        </w:div>
        <w:div w:id="1116483275">
          <w:marLeft w:val="480"/>
          <w:marRight w:val="0"/>
          <w:marTop w:val="0"/>
          <w:marBottom w:val="0"/>
          <w:divBdr>
            <w:top w:val="none" w:sz="0" w:space="0" w:color="auto"/>
            <w:left w:val="none" w:sz="0" w:space="0" w:color="auto"/>
            <w:bottom w:val="none" w:sz="0" w:space="0" w:color="auto"/>
            <w:right w:val="none" w:sz="0" w:space="0" w:color="auto"/>
          </w:divBdr>
        </w:div>
        <w:div w:id="696197282">
          <w:marLeft w:val="480"/>
          <w:marRight w:val="0"/>
          <w:marTop w:val="0"/>
          <w:marBottom w:val="0"/>
          <w:divBdr>
            <w:top w:val="none" w:sz="0" w:space="0" w:color="auto"/>
            <w:left w:val="none" w:sz="0" w:space="0" w:color="auto"/>
            <w:bottom w:val="none" w:sz="0" w:space="0" w:color="auto"/>
            <w:right w:val="none" w:sz="0" w:space="0" w:color="auto"/>
          </w:divBdr>
        </w:div>
        <w:div w:id="1957907879">
          <w:marLeft w:val="480"/>
          <w:marRight w:val="0"/>
          <w:marTop w:val="0"/>
          <w:marBottom w:val="0"/>
          <w:divBdr>
            <w:top w:val="none" w:sz="0" w:space="0" w:color="auto"/>
            <w:left w:val="none" w:sz="0" w:space="0" w:color="auto"/>
            <w:bottom w:val="none" w:sz="0" w:space="0" w:color="auto"/>
            <w:right w:val="none" w:sz="0" w:space="0" w:color="auto"/>
          </w:divBdr>
        </w:div>
        <w:div w:id="800075808">
          <w:marLeft w:val="480"/>
          <w:marRight w:val="0"/>
          <w:marTop w:val="0"/>
          <w:marBottom w:val="0"/>
          <w:divBdr>
            <w:top w:val="none" w:sz="0" w:space="0" w:color="auto"/>
            <w:left w:val="none" w:sz="0" w:space="0" w:color="auto"/>
            <w:bottom w:val="none" w:sz="0" w:space="0" w:color="auto"/>
            <w:right w:val="none" w:sz="0" w:space="0" w:color="auto"/>
          </w:divBdr>
        </w:div>
        <w:div w:id="1090008259">
          <w:marLeft w:val="480"/>
          <w:marRight w:val="0"/>
          <w:marTop w:val="0"/>
          <w:marBottom w:val="0"/>
          <w:divBdr>
            <w:top w:val="none" w:sz="0" w:space="0" w:color="auto"/>
            <w:left w:val="none" w:sz="0" w:space="0" w:color="auto"/>
            <w:bottom w:val="none" w:sz="0" w:space="0" w:color="auto"/>
            <w:right w:val="none" w:sz="0" w:space="0" w:color="auto"/>
          </w:divBdr>
        </w:div>
        <w:div w:id="986930648">
          <w:marLeft w:val="480"/>
          <w:marRight w:val="0"/>
          <w:marTop w:val="0"/>
          <w:marBottom w:val="0"/>
          <w:divBdr>
            <w:top w:val="none" w:sz="0" w:space="0" w:color="auto"/>
            <w:left w:val="none" w:sz="0" w:space="0" w:color="auto"/>
            <w:bottom w:val="none" w:sz="0" w:space="0" w:color="auto"/>
            <w:right w:val="none" w:sz="0" w:space="0" w:color="auto"/>
          </w:divBdr>
        </w:div>
        <w:div w:id="1485505369">
          <w:marLeft w:val="480"/>
          <w:marRight w:val="0"/>
          <w:marTop w:val="0"/>
          <w:marBottom w:val="0"/>
          <w:divBdr>
            <w:top w:val="none" w:sz="0" w:space="0" w:color="auto"/>
            <w:left w:val="none" w:sz="0" w:space="0" w:color="auto"/>
            <w:bottom w:val="none" w:sz="0" w:space="0" w:color="auto"/>
            <w:right w:val="none" w:sz="0" w:space="0" w:color="auto"/>
          </w:divBdr>
        </w:div>
        <w:div w:id="108815465">
          <w:marLeft w:val="480"/>
          <w:marRight w:val="0"/>
          <w:marTop w:val="0"/>
          <w:marBottom w:val="0"/>
          <w:divBdr>
            <w:top w:val="none" w:sz="0" w:space="0" w:color="auto"/>
            <w:left w:val="none" w:sz="0" w:space="0" w:color="auto"/>
            <w:bottom w:val="none" w:sz="0" w:space="0" w:color="auto"/>
            <w:right w:val="none" w:sz="0" w:space="0" w:color="auto"/>
          </w:divBdr>
        </w:div>
        <w:div w:id="1151024776">
          <w:marLeft w:val="480"/>
          <w:marRight w:val="0"/>
          <w:marTop w:val="0"/>
          <w:marBottom w:val="0"/>
          <w:divBdr>
            <w:top w:val="none" w:sz="0" w:space="0" w:color="auto"/>
            <w:left w:val="none" w:sz="0" w:space="0" w:color="auto"/>
            <w:bottom w:val="none" w:sz="0" w:space="0" w:color="auto"/>
            <w:right w:val="none" w:sz="0" w:space="0" w:color="auto"/>
          </w:divBdr>
        </w:div>
        <w:div w:id="2105685854">
          <w:marLeft w:val="480"/>
          <w:marRight w:val="0"/>
          <w:marTop w:val="0"/>
          <w:marBottom w:val="0"/>
          <w:divBdr>
            <w:top w:val="none" w:sz="0" w:space="0" w:color="auto"/>
            <w:left w:val="none" w:sz="0" w:space="0" w:color="auto"/>
            <w:bottom w:val="none" w:sz="0" w:space="0" w:color="auto"/>
            <w:right w:val="none" w:sz="0" w:space="0" w:color="auto"/>
          </w:divBdr>
        </w:div>
        <w:div w:id="693502464">
          <w:marLeft w:val="480"/>
          <w:marRight w:val="0"/>
          <w:marTop w:val="0"/>
          <w:marBottom w:val="0"/>
          <w:divBdr>
            <w:top w:val="none" w:sz="0" w:space="0" w:color="auto"/>
            <w:left w:val="none" w:sz="0" w:space="0" w:color="auto"/>
            <w:bottom w:val="none" w:sz="0" w:space="0" w:color="auto"/>
            <w:right w:val="none" w:sz="0" w:space="0" w:color="auto"/>
          </w:divBdr>
        </w:div>
        <w:div w:id="1353454467">
          <w:marLeft w:val="480"/>
          <w:marRight w:val="0"/>
          <w:marTop w:val="0"/>
          <w:marBottom w:val="0"/>
          <w:divBdr>
            <w:top w:val="none" w:sz="0" w:space="0" w:color="auto"/>
            <w:left w:val="none" w:sz="0" w:space="0" w:color="auto"/>
            <w:bottom w:val="none" w:sz="0" w:space="0" w:color="auto"/>
            <w:right w:val="none" w:sz="0" w:space="0" w:color="auto"/>
          </w:divBdr>
        </w:div>
        <w:div w:id="67073017">
          <w:marLeft w:val="480"/>
          <w:marRight w:val="0"/>
          <w:marTop w:val="0"/>
          <w:marBottom w:val="0"/>
          <w:divBdr>
            <w:top w:val="none" w:sz="0" w:space="0" w:color="auto"/>
            <w:left w:val="none" w:sz="0" w:space="0" w:color="auto"/>
            <w:bottom w:val="none" w:sz="0" w:space="0" w:color="auto"/>
            <w:right w:val="none" w:sz="0" w:space="0" w:color="auto"/>
          </w:divBdr>
        </w:div>
        <w:div w:id="859050153">
          <w:marLeft w:val="480"/>
          <w:marRight w:val="0"/>
          <w:marTop w:val="0"/>
          <w:marBottom w:val="0"/>
          <w:divBdr>
            <w:top w:val="none" w:sz="0" w:space="0" w:color="auto"/>
            <w:left w:val="none" w:sz="0" w:space="0" w:color="auto"/>
            <w:bottom w:val="none" w:sz="0" w:space="0" w:color="auto"/>
            <w:right w:val="none" w:sz="0" w:space="0" w:color="auto"/>
          </w:divBdr>
        </w:div>
        <w:div w:id="503016029">
          <w:marLeft w:val="480"/>
          <w:marRight w:val="0"/>
          <w:marTop w:val="0"/>
          <w:marBottom w:val="0"/>
          <w:divBdr>
            <w:top w:val="none" w:sz="0" w:space="0" w:color="auto"/>
            <w:left w:val="none" w:sz="0" w:space="0" w:color="auto"/>
            <w:bottom w:val="none" w:sz="0" w:space="0" w:color="auto"/>
            <w:right w:val="none" w:sz="0" w:space="0" w:color="auto"/>
          </w:divBdr>
        </w:div>
        <w:div w:id="623657296">
          <w:marLeft w:val="480"/>
          <w:marRight w:val="0"/>
          <w:marTop w:val="0"/>
          <w:marBottom w:val="0"/>
          <w:divBdr>
            <w:top w:val="none" w:sz="0" w:space="0" w:color="auto"/>
            <w:left w:val="none" w:sz="0" w:space="0" w:color="auto"/>
            <w:bottom w:val="none" w:sz="0" w:space="0" w:color="auto"/>
            <w:right w:val="none" w:sz="0" w:space="0" w:color="auto"/>
          </w:divBdr>
        </w:div>
        <w:div w:id="1032534789">
          <w:marLeft w:val="480"/>
          <w:marRight w:val="0"/>
          <w:marTop w:val="0"/>
          <w:marBottom w:val="0"/>
          <w:divBdr>
            <w:top w:val="none" w:sz="0" w:space="0" w:color="auto"/>
            <w:left w:val="none" w:sz="0" w:space="0" w:color="auto"/>
            <w:bottom w:val="none" w:sz="0" w:space="0" w:color="auto"/>
            <w:right w:val="none" w:sz="0" w:space="0" w:color="auto"/>
          </w:divBdr>
        </w:div>
        <w:div w:id="1232160670">
          <w:marLeft w:val="480"/>
          <w:marRight w:val="0"/>
          <w:marTop w:val="0"/>
          <w:marBottom w:val="0"/>
          <w:divBdr>
            <w:top w:val="none" w:sz="0" w:space="0" w:color="auto"/>
            <w:left w:val="none" w:sz="0" w:space="0" w:color="auto"/>
            <w:bottom w:val="none" w:sz="0" w:space="0" w:color="auto"/>
            <w:right w:val="none" w:sz="0" w:space="0" w:color="auto"/>
          </w:divBdr>
        </w:div>
        <w:div w:id="55201355">
          <w:marLeft w:val="480"/>
          <w:marRight w:val="0"/>
          <w:marTop w:val="0"/>
          <w:marBottom w:val="0"/>
          <w:divBdr>
            <w:top w:val="none" w:sz="0" w:space="0" w:color="auto"/>
            <w:left w:val="none" w:sz="0" w:space="0" w:color="auto"/>
            <w:bottom w:val="none" w:sz="0" w:space="0" w:color="auto"/>
            <w:right w:val="none" w:sz="0" w:space="0" w:color="auto"/>
          </w:divBdr>
        </w:div>
        <w:div w:id="737674943">
          <w:marLeft w:val="480"/>
          <w:marRight w:val="0"/>
          <w:marTop w:val="0"/>
          <w:marBottom w:val="0"/>
          <w:divBdr>
            <w:top w:val="none" w:sz="0" w:space="0" w:color="auto"/>
            <w:left w:val="none" w:sz="0" w:space="0" w:color="auto"/>
            <w:bottom w:val="none" w:sz="0" w:space="0" w:color="auto"/>
            <w:right w:val="none" w:sz="0" w:space="0" w:color="auto"/>
          </w:divBdr>
        </w:div>
        <w:div w:id="1568220973">
          <w:marLeft w:val="480"/>
          <w:marRight w:val="0"/>
          <w:marTop w:val="0"/>
          <w:marBottom w:val="0"/>
          <w:divBdr>
            <w:top w:val="none" w:sz="0" w:space="0" w:color="auto"/>
            <w:left w:val="none" w:sz="0" w:space="0" w:color="auto"/>
            <w:bottom w:val="none" w:sz="0" w:space="0" w:color="auto"/>
            <w:right w:val="none" w:sz="0" w:space="0" w:color="auto"/>
          </w:divBdr>
        </w:div>
        <w:div w:id="2053571396">
          <w:marLeft w:val="480"/>
          <w:marRight w:val="0"/>
          <w:marTop w:val="0"/>
          <w:marBottom w:val="0"/>
          <w:divBdr>
            <w:top w:val="none" w:sz="0" w:space="0" w:color="auto"/>
            <w:left w:val="none" w:sz="0" w:space="0" w:color="auto"/>
            <w:bottom w:val="none" w:sz="0" w:space="0" w:color="auto"/>
            <w:right w:val="none" w:sz="0" w:space="0" w:color="auto"/>
          </w:divBdr>
        </w:div>
        <w:div w:id="1135172253">
          <w:marLeft w:val="480"/>
          <w:marRight w:val="0"/>
          <w:marTop w:val="0"/>
          <w:marBottom w:val="0"/>
          <w:divBdr>
            <w:top w:val="none" w:sz="0" w:space="0" w:color="auto"/>
            <w:left w:val="none" w:sz="0" w:space="0" w:color="auto"/>
            <w:bottom w:val="none" w:sz="0" w:space="0" w:color="auto"/>
            <w:right w:val="none" w:sz="0" w:space="0" w:color="auto"/>
          </w:divBdr>
        </w:div>
        <w:div w:id="1785998185">
          <w:marLeft w:val="480"/>
          <w:marRight w:val="0"/>
          <w:marTop w:val="0"/>
          <w:marBottom w:val="0"/>
          <w:divBdr>
            <w:top w:val="none" w:sz="0" w:space="0" w:color="auto"/>
            <w:left w:val="none" w:sz="0" w:space="0" w:color="auto"/>
            <w:bottom w:val="none" w:sz="0" w:space="0" w:color="auto"/>
            <w:right w:val="none" w:sz="0" w:space="0" w:color="auto"/>
          </w:divBdr>
        </w:div>
        <w:div w:id="1950307263">
          <w:marLeft w:val="480"/>
          <w:marRight w:val="0"/>
          <w:marTop w:val="0"/>
          <w:marBottom w:val="0"/>
          <w:divBdr>
            <w:top w:val="none" w:sz="0" w:space="0" w:color="auto"/>
            <w:left w:val="none" w:sz="0" w:space="0" w:color="auto"/>
            <w:bottom w:val="none" w:sz="0" w:space="0" w:color="auto"/>
            <w:right w:val="none" w:sz="0" w:space="0" w:color="auto"/>
          </w:divBdr>
        </w:div>
        <w:div w:id="1891107675">
          <w:marLeft w:val="480"/>
          <w:marRight w:val="0"/>
          <w:marTop w:val="0"/>
          <w:marBottom w:val="0"/>
          <w:divBdr>
            <w:top w:val="none" w:sz="0" w:space="0" w:color="auto"/>
            <w:left w:val="none" w:sz="0" w:space="0" w:color="auto"/>
            <w:bottom w:val="none" w:sz="0" w:space="0" w:color="auto"/>
            <w:right w:val="none" w:sz="0" w:space="0" w:color="auto"/>
          </w:divBdr>
        </w:div>
        <w:div w:id="1160005442">
          <w:marLeft w:val="480"/>
          <w:marRight w:val="0"/>
          <w:marTop w:val="0"/>
          <w:marBottom w:val="0"/>
          <w:divBdr>
            <w:top w:val="none" w:sz="0" w:space="0" w:color="auto"/>
            <w:left w:val="none" w:sz="0" w:space="0" w:color="auto"/>
            <w:bottom w:val="none" w:sz="0" w:space="0" w:color="auto"/>
            <w:right w:val="none" w:sz="0" w:space="0" w:color="auto"/>
          </w:divBdr>
        </w:div>
        <w:div w:id="1593515674">
          <w:marLeft w:val="480"/>
          <w:marRight w:val="0"/>
          <w:marTop w:val="0"/>
          <w:marBottom w:val="0"/>
          <w:divBdr>
            <w:top w:val="none" w:sz="0" w:space="0" w:color="auto"/>
            <w:left w:val="none" w:sz="0" w:space="0" w:color="auto"/>
            <w:bottom w:val="none" w:sz="0" w:space="0" w:color="auto"/>
            <w:right w:val="none" w:sz="0" w:space="0" w:color="auto"/>
          </w:divBdr>
        </w:div>
        <w:div w:id="177240056">
          <w:marLeft w:val="480"/>
          <w:marRight w:val="0"/>
          <w:marTop w:val="0"/>
          <w:marBottom w:val="0"/>
          <w:divBdr>
            <w:top w:val="none" w:sz="0" w:space="0" w:color="auto"/>
            <w:left w:val="none" w:sz="0" w:space="0" w:color="auto"/>
            <w:bottom w:val="none" w:sz="0" w:space="0" w:color="auto"/>
            <w:right w:val="none" w:sz="0" w:space="0" w:color="auto"/>
          </w:divBdr>
        </w:div>
        <w:div w:id="8527444">
          <w:marLeft w:val="480"/>
          <w:marRight w:val="0"/>
          <w:marTop w:val="0"/>
          <w:marBottom w:val="0"/>
          <w:divBdr>
            <w:top w:val="none" w:sz="0" w:space="0" w:color="auto"/>
            <w:left w:val="none" w:sz="0" w:space="0" w:color="auto"/>
            <w:bottom w:val="none" w:sz="0" w:space="0" w:color="auto"/>
            <w:right w:val="none" w:sz="0" w:space="0" w:color="auto"/>
          </w:divBdr>
        </w:div>
        <w:div w:id="62917156">
          <w:marLeft w:val="480"/>
          <w:marRight w:val="0"/>
          <w:marTop w:val="0"/>
          <w:marBottom w:val="0"/>
          <w:divBdr>
            <w:top w:val="none" w:sz="0" w:space="0" w:color="auto"/>
            <w:left w:val="none" w:sz="0" w:space="0" w:color="auto"/>
            <w:bottom w:val="none" w:sz="0" w:space="0" w:color="auto"/>
            <w:right w:val="none" w:sz="0" w:space="0" w:color="auto"/>
          </w:divBdr>
        </w:div>
        <w:div w:id="367879086">
          <w:marLeft w:val="480"/>
          <w:marRight w:val="0"/>
          <w:marTop w:val="0"/>
          <w:marBottom w:val="0"/>
          <w:divBdr>
            <w:top w:val="none" w:sz="0" w:space="0" w:color="auto"/>
            <w:left w:val="none" w:sz="0" w:space="0" w:color="auto"/>
            <w:bottom w:val="none" w:sz="0" w:space="0" w:color="auto"/>
            <w:right w:val="none" w:sz="0" w:space="0" w:color="auto"/>
          </w:divBdr>
        </w:div>
        <w:div w:id="1082725502">
          <w:marLeft w:val="480"/>
          <w:marRight w:val="0"/>
          <w:marTop w:val="0"/>
          <w:marBottom w:val="0"/>
          <w:divBdr>
            <w:top w:val="none" w:sz="0" w:space="0" w:color="auto"/>
            <w:left w:val="none" w:sz="0" w:space="0" w:color="auto"/>
            <w:bottom w:val="none" w:sz="0" w:space="0" w:color="auto"/>
            <w:right w:val="none" w:sz="0" w:space="0" w:color="auto"/>
          </w:divBdr>
        </w:div>
        <w:div w:id="711811630">
          <w:marLeft w:val="480"/>
          <w:marRight w:val="0"/>
          <w:marTop w:val="0"/>
          <w:marBottom w:val="0"/>
          <w:divBdr>
            <w:top w:val="none" w:sz="0" w:space="0" w:color="auto"/>
            <w:left w:val="none" w:sz="0" w:space="0" w:color="auto"/>
            <w:bottom w:val="none" w:sz="0" w:space="0" w:color="auto"/>
            <w:right w:val="none" w:sz="0" w:space="0" w:color="auto"/>
          </w:divBdr>
        </w:div>
        <w:div w:id="323752073">
          <w:marLeft w:val="480"/>
          <w:marRight w:val="0"/>
          <w:marTop w:val="0"/>
          <w:marBottom w:val="0"/>
          <w:divBdr>
            <w:top w:val="none" w:sz="0" w:space="0" w:color="auto"/>
            <w:left w:val="none" w:sz="0" w:space="0" w:color="auto"/>
            <w:bottom w:val="none" w:sz="0" w:space="0" w:color="auto"/>
            <w:right w:val="none" w:sz="0" w:space="0" w:color="auto"/>
          </w:divBdr>
        </w:div>
        <w:div w:id="1576353191">
          <w:marLeft w:val="480"/>
          <w:marRight w:val="0"/>
          <w:marTop w:val="0"/>
          <w:marBottom w:val="0"/>
          <w:divBdr>
            <w:top w:val="none" w:sz="0" w:space="0" w:color="auto"/>
            <w:left w:val="none" w:sz="0" w:space="0" w:color="auto"/>
            <w:bottom w:val="none" w:sz="0" w:space="0" w:color="auto"/>
            <w:right w:val="none" w:sz="0" w:space="0" w:color="auto"/>
          </w:divBdr>
        </w:div>
        <w:div w:id="994410371">
          <w:marLeft w:val="480"/>
          <w:marRight w:val="0"/>
          <w:marTop w:val="0"/>
          <w:marBottom w:val="0"/>
          <w:divBdr>
            <w:top w:val="none" w:sz="0" w:space="0" w:color="auto"/>
            <w:left w:val="none" w:sz="0" w:space="0" w:color="auto"/>
            <w:bottom w:val="none" w:sz="0" w:space="0" w:color="auto"/>
            <w:right w:val="none" w:sz="0" w:space="0" w:color="auto"/>
          </w:divBdr>
        </w:div>
        <w:div w:id="1801996530">
          <w:marLeft w:val="480"/>
          <w:marRight w:val="0"/>
          <w:marTop w:val="0"/>
          <w:marBottom w:val="0"/>
          <w:divBdr>
            <w:top w:val="none" w:sz="0" w:space="0" w:color="auto"/>
            <w:left w:val="none" w:sz="0" w:space="0" w:color="auto"/>
            <w:bottom w:val="none" w:sz="0" w:space="0" w:color="auto"/>
            <w:right w:val="none" w:sz="0" w:space="0" w:color="auto"/>
          </w:divBdr>
        </w:div>
        <w:div w:id="17582162">
          <w:marLeft w:val="480"/>
          <w:marRight w:val="0"/>
          <w:marTop w:val="0"/>
          <w:marBottom w:val="0"/>
          <w:divBdr>
            <w:top w:val="none" w:sz="0" w:space="0" w:color="auto"/>
            <w:left w:val="none" w:sz="0" w:space="0" w:color="auto"/>
            <w:bottom w:val="none" w:sz="0" w:space="0" w:color="auto"/>
            <w:right w:val="none" w:sz="0" w:space="0" w:color="auto"/>
          </w:divBdr>
        </w:div>
        <w:div w:id="99492627">
          <w:marLeft w:val="480"/>
          <w:marRight w:val="0"/>
          <w:marTop w:val="0"/>
          <w:marBottom w:val="0"/>
          <w:divBdr>
            <w:top w:val="none" w:sz="0" w:space="0" w:color="auto"/>
            <w:left w:val="none" w:sz="0" w:space="0" w:color="auto"/>
            <w:bottom w:val="none" w:sz="0" w:space="0" w:color="auto"/>
            <w:right w:val="none" w:sz="0" w:space="0" w:color="auto"/>
          </w:divBdr>
        </w:div>
        <w:div w:id="481318185">
          <w:marLeft w:val="480"/>
          <w:marRight w:val="0"/>
          <w:marTop w:val="0"/>
          <w:marBottom w:val="0"/>
          <w:divBdr>
            <w:top w:val="none" w:sz="0" w:space="0" w:color="auto"/>
            <w:left w:val="none" w:sz="0" w:space="0" w:color="auto"/>
            <w:bottom w:val="none" w:sz="0" w:space="0" w:color="auto"/>
            <w:right w:val="none" w:sz="0" w:space="0" w:color="auto"/>
          </w:divBdr>
        </w:div>
        <w:div w:id="710686403">
          <w:marLeft w:val="480"/>
          <w:marRight w:val="0"/>
          <w:marTop w:val="0"/>
          <w:marBottom w:val="0"/>
          <w:divBdr>
            <w:top w:val="none" w:sz="0" w:space="0" w:color="auto"/>
            <w:left w:val="none" w:sz="0" w:space="0" w:color="auto"/>
            <w:bottom w:val="none" w:sz="0" w:space="0" w:color="auto"/>
            <w:right w:val="none" w:sz="0" w:space="0" w:color="auto"/>
          </w:divBdr>
        </w:div>
        <w:div w:id="2139956775">
          <w:marLeft w:val="480"/>
          <w:marRight w:val="0"/>
          <w:marTop w:val="0"/>
          <w:marBottom w:val="0"/>
          <w:divBdr>
            <w:top w:val="none" w:sz="0" w:space="0" w:color="auto"/>
            <w:left w:val="none" w:sz="0" w:space="0" w:color="auto"/>
            <w:bottom w:val="none" w:sz="0" w:space="0" w:color="auto"/>
            <w:right w:val="none" w:sz="0" w:space="0" w:color="auto"/>
          </w:divBdr>
        </w:div>
        <w:div w:id="768089773">
          <w:marLeft w:val="480"/>
          <w:marRight w:val="0"/>
          <w:marTop w:val="0"/>
          <w:marBottom w:val="0"/>
          <w:divBdr>
            <w:top w:val="none" w:sz="0" w:space="0" w:color="auto"/>
            <w:left w:val="none" w:sz="0" w:space="0" w:color="auto"/>
            <w:bottom w:val="none" w:sz="0" w:space="0" w:color="auto"/>
            <w:right w:val="none" w:sz="0" w:space="0" w:color="auto"/>
          </w:divBdr>
        </w:div>
        <w:div w:id="1468888675">
          <w:marLeft w:val="480"/>
          <w:marRight w:val="0"/>
          <w:marTop w:val="0"/>
          <w:marBottom w:val="0"/>
          <w:divBdr>
            <w:top w:val="none" w:sz="0" w:space="0" w:color="auto"/>
            <w:left w:val="none" w:sz="0" w:space="0" w:color="auto"/>
            <w:bottom w:val="none" w:sz="0" w:space="0" w:color="auto"/>
            <w:right w:val="none" w:sz="0" w:space="0" w:color="auto"/>
          </w:divBdr>
        </w:div>
        <w:div w:id="1893346417">
          <w:marLeft w:val="480"/>
          <w:marRight w:val="0"/>
          <w:marTop w:val="0"/>
          <w:marBottom w:val="0"/>
          <w:divBdr>
            <w:top w:val="none" w:sz="0" w:space="0" w:color="auto"/>
            <w:left w:val="none" w:sz="0" w:space="0" w:color="auto"/>
            <w:bottom w:val="none" w:sz="0" w:space="0" w:color="auto"/>
            <w:right w:val="none" w:sz="0" w:space="0" w:color="auto"/>
          </w:divBdr>
        </w:div>
        <w:div w:id="1994600669">
          <w:marLeft w:val="480"/>
          <w:marRight w:val="0"/>
          <w:marTop w:val="0"/>
          <w:marBottom w:val="0"/>
          <w:divBdr>
            <w:top w:val="none" w:sz="0" w:space="0" w:color="auto"/>
            <w:left w:val="none" w:sz="0" w:space="0" w:color="auto"/>
            <w:bottom w:val="none" w:sz="0" w:space="0" w:color="auto"/>
            <w:right w:val="none" w:sz="0" w:space="0" w:color="auto"/>
          </w:divBdr>
        </w:div>
        <w:div w:id="728501554">
          <w:marLeft w:val="480"/>
          <w:marRight w:val="0"/>
          <w:marTop w:val="0"/>
          <w:marBottom w:val="0"/>
          <w:divBdr>
            <w:top w:val="none" w:sz="0" w:space="0" w:color="auto"/>
            <w:left w:val="none" w:sz="0" w:space="0" w:color="auto"/>
            <w:bottom w:val="none" w:sz="0" w:space="0" w:color="auto"/>
            <w:right w:val="none" w:sz="0" w:space="0" w:color="auto"/>
          </w:divBdr>
        </w:div>
        <w:div w:id="1260718880">
          <w:marLeft w:val="480"/>
          <w:marRight w:val="0"/>
          <w:marTop w:val="0"/>
          <w:marBottom w:val="0"/>
          <w:divBdr>
            <w:top w:val="none" w:sz="0" w:space="0" w:color="auto"/>
            <w:left w:val="none" w:sz="0" w:space="0" w:color="auto"/>
            <w:bottom w:val="none" w:sz="0" w:space="0" w:color="auto"/>
            <w:right w:val="none" w:sz="0" w:space="0" w:color="auto"/>
          </w:divBdr>
        </w:div>
        <w:div w:id="1204706209">
          <w:marLeft w:val="480"/>
          <w:marRight w:val="0"/>
          <w:marTop w:val="0"/>
          <w:marBottom w:val="0"/>
          <w:divBdr>
            <w:top w:val="none" w:sz="0" w:space="0" w:color="auto"/>
            <w:left w:val="none" w:sz="0" w:space="0" w:color="auto"/>
            <w:bottom w:val="none" w:sz="0" w:space="0" w:color="auto"/>
            <w:right w:val="none" w:sz="0" w:space="0" w:color="auto"/>
          </w:divBdr>
        </w:div>
        <w:div w:id="1428038136">
          <w:marLeft w:val="480"/>
          <w:marRight w:val="0"/>
          <w:marTop w:val="0"/>
          <w:marBottom w:val="0"/>
          <w:divBdr>
            <w:top w:val="none" w:sz="0" w:space="0" w:color="auto"/>
            <w:left w:val="none" w:sz="0" w:space="0" w:color="auto"/>
            <w:bottom w:val="none" w:sz="0" w:space="0" w:color="auto"/>
            <w:right w:val="none" w:sz="0" w:space="0" w:color="auto"/>
          </w:divBdr>
        </w:div>
        <w:div w:id="860047070">
          <w:marLeft w:val="480"/>
          <w:marRight w:val="0"/>
          <w:marTop w:val="0"/>
          <w:marBottom w:val="0"/>
          <w:divBdr>
            <w:top w:val="none" w:sz="0" w:space="0" w:color="auto"/>
            <w:left w:val="none" w:sz="0" w:space="0" w:color="auto"/>
            <w:bottom w:val="none" w:sz="0" w:space="0" w:color="auto"/>
            <w:right w:val="none" w:sz="0" w:space="0" w:color="auto"/>
          </w:divBdr>
        </w:div>
        <w:div w:id="1280259141">
          <w:marLeft w:val="480"/>
          <w:marRight w:val="0"/>
          <w:marTop w:val="0"/>
          <w:marBottom w:val="0"/>
          <w:divBdr>
            <w:top w:val="none" w:sz="0" w:space="0" w:color="auto"/>
            <w:left w:val="none" w:sz="0" w:space="0" w:color="auto"/>
            <w:bottom w:val="none" w:sz="0" w:space="0" w:color="auto"/>
            <w:right w:val="none" w:sz="0" w:space="0" w:color="auto"/>
          </w:divBdr>
        </w:div>
        <w:div w:id="1177157895">
          <w:marLeft w:val="480"/>
          <w:marRight w:val="0"/>
          <w:marTop w:val="0"/>
          <w:marBottom w:val="0"/>
          <w:divBdr>
            <w:top w:val="none" w:sz="0" w:space="0" w:color="auto"/>
            <w:left w:val="none" w:sz="0" w:space="0" w:color="auto"/>
            <w:bottom w:val="none" w:sz="0" w:space="0" w:color="auto"/>
            <w:right w:val="none" w:sz="0" w:space="0" w:color="auto"/>
          </w:divBdr>
        </w:div>
        <w:div w:id="1945073574">
          <w:marLeft w:val="480"/>
          <w:marRight w:val="0"/>
          <w:marTop w:val="0"/>
          <w:marBottom w:val="0"/>
          <w:divBdr>
            <w:top w:val="none" w:sz="0" w:space="0" w:color="auto"/>
            <w:left w:val="none" w:sz="0" w:space="0" w:color="auto"/>
            <w:bottom w:val="none" w:sz="0" w:space="0" w:color="auto"/>
            <w:right w:val="none" w:sz="0" w:space="0" w:color="auto"/>
          </w:divBdr>
        </w:div>
        <w:div w:id="1322927309">
          <w:marLeft w:val="480"/>
          <w:marRight w:val="0"/>
          <w:marTop w:val="0"/>
          <w:marBottom w:val="0"/>
          <w:divBdr>
            <w:top w:val="none" w:sz="0" w:space="0" w:color="auto"/>
            <w:left w:val="none" w:sz="0" w:space="0" w:color="auto"/>
            <w:bottom w:val="none" w:sz="0" w:space="0" w:color="auto"/>
            <w:right w:val="none" w:sz="0" w:space="0" w:color="auto"/>
          </w:divBdr>
        </w:div>
        <w:div w:id="333381930">
          <w:marLeft w:val="480"/>
          <w:marRight w:val="0"/>
          <w:marTop w:val="0"/>
          <w:marBottom w:val="0"/>
          <w:divBdr>
            <w:top w:val="none" w:sz="0" w:space="0" w:color="auto"/>
            <w:left w:val="none" w:sz="0" w:space="0" w:color="auto"/>
            <w:bottom w:val="none" w:sz="0" w:space="0" w:color="auto"/>
            <w:right w:val="none" w:sz="0" w:space="0" w:color="auto"/>
          </w:divBdr>
        </w:div>
        <w:div w:id="622344183">
          <w:marLeft w:val="480"/>
          <w:marRight w:val="0"/>
          <w:marTop w:val="0"/>
          <w:marBottom w:val="0"/>
          <w:divBdr>
            <w:top w:val="none" w:sz="0" w:space="0" w:color="auto"/>
            <w:left w:val="none" w:sz="0" w:space="0" w:color="auto"/>
            <w:bottom w:val="none" w:sz="0" w:space="0" w:color="auto"/>
            <w:right w:val="none" w:sz="0" w:space="0" w:color="auto"/>
          </w:divBdr>
        </w:div>
        <w:div w:id="77364217">
          <w:marLeft w:val="480"/>
          <w:marRight w:val="0"/>
          <w:marTop w:val="0"/>
          <w:marBottom w:val="0"/>
          <w:divBdr>
            <w:top w:val="none" w:sz="0" w:space="0" w:color="auto"/>
            <w:left w:val="none" w:sz="0" w:space="0" w:color="auto"/>
            <w:bottom w:val="none" w:sz="0" w:space="0" w:color="auto"/>
            <w:right w:val="none" w:sz="0" w:space="0" w:color="auto"/>
          </w:divBdr>
        </w:div>
        <w:div w:id="537199916">
          <w:marLeft w:val="480"/>
          <w:marRight w:val="0"/>
          <w:marTop w:val="0"/>
          <w:marBottom w:val="0"/>
          <w:divBdr>
            <w:top w:val="none" w:sz="0" w:space="0" w:color="auto"/>
            <w:left w:val="none" w:sz="0" w:space="0" w:color="auto"/>
            <w:bottom w:val="none" w:sz="0" w:space="0" w:color="auto"/>
            <w:right w:val="none" w:sz="0" w:space="0" w:color="auto"/>
          </w:divBdr>
        </w:div>
        <w:div w:id="1906334798">
          <w:marLeft w:val="480"/>
          <w:marRight w:val="0"/>
          <w:marTop w:val="0"/>
          <w:marBottom w:val="0"/>
          <w:divBdr>
            <w:top w:val="none" w:sz="0" w:space="0" w:color="auto"/>
            <w:left w:val="none" w:sz="0" w:space="0" w:color="auto"/>
            <w:bottom w:val="none" w:sz="0" w:space="0" w:color="auto"/>
            <w:right w:val="none" w:sz="0" w:space="0" w:color="auto"/>
          </w:divBdr>
        </w:div>
        <w:div w:id="1243566501">
          <w:marLeft w:val="480"/>
          <w:marRight w:val="0"/>
          <w:marTop w:val="0"/>
          <w:marBottom w:val="0"/>
          <w:divBdr>
            <w:top w:val="none" w:sz="0" w:space="0" w:color="auto"/>
            <w:left w:val="none" w:sz="0" w:space="0" w:color="auto"/>
            <w:bottom w:val="none" w:sz="0" w:space="0" w:color="auto"/>
            <w:right w:val="none" w:sz="0" w:space="0" w:color="auto"/>
          </w:divBdr>
        </w:div>
        <w:div w:id="1177840993">
          <w:marLeft w:val="480"/>
          <w:marRight w:val="0"/>
          <w:marTop w:val="0"/>
          <w:marBottom w:val="0"/>
          <w:divBdr>
            <w:top w:val="none" w:sz="0" w:space="0" w:color="auto"/>
            <w:left w:val="none" w:sz="0" w:space="0" w:color="auto"/>
            <w:bottom w:val="none" w:sz="0" w:space="0" w:color="auto"/>
            <w:right w:val="none" w:sz="0" w:space="0" w:color="auto"/>
          </w:divBdr>
        </w:div>
        <w:div w:id="1089691121">
          <w:marLeft w:val="480"/>
          <w:marRight w:val="0"/>
          <w:marTop w:val="0"/>
          <w:marBottom w:val="0"/>
          <w:divBdr>
            <w:top w:val="none" w:sz="0" w:space="0" w:color="auto"/>
            <w:left w:val="none" w:sz="0" w:space="0" w:color="auto"/>
            <w:bottom w:val="none" w:sz="0" w:space="0" w:color="auto"/>
            <w:right w:val="none" w:sz="0" w:space="0" w:color="auto"/>
          </w:divBdr>
        </w:div>
        <w:div w:id="186599047">
          <w:marLeft w:val="480"/>
          <w:marRight w:val="0"/>
          <w:marTop w:val="0"/>
          <w:marBottom w:val="0"/>
          <w:divBdr>
            <w:top w:val="none" w:sz="0" w:space="0" w:color="auto"/>
            <w:left w:val="none" w:sz="0" w:space="0" w:color="auto"/>
            <w:bottom w:val="none" w:sz="0" w:space="0" w:color="auto"/>
            <w:right w:val="none" w:sz="0" w:space="0" w:color="auto"/>
          </w:divBdr>
        </w:div>
        <w:div w:id="1247105942">
          <w:marLeft w:val="480"/>
          <w:marRight w:val="0"/>
          <w:marTop w:val="0"/>
          <w:marBottom w:val="0"/>
          <w:divBdr>
            <w:top w:val="none" w:sz="0" w:space="0" w:color="auto"/>
            <w:left w:val="none" w:sz="0" w:space="0" w:color="auto"/>
            <w:bottom w:val="none" w:sz="0" w:space="0" w:color="auto"/>
            <w:right w:val="none" w:sz="0" w:space="0" w:color="auto"/>
          </w:divBdr>
        </w:div>
        <w:div w:id="963586220">
          <w:marLeft w:val="480"/>
          <w:marRight w:val="0"/>
          <w:marTop w:val="0"/>
          <w:marBottom w:val="0"/>
          <w:divBdr>
            <w:top w:val="none" w:sz="0" w:space="0" w:color="auto"/>
            <w:left w:val="none" w:sz="0" w:space="0" w:color="auto"/>
            <w:bottom w:val="none" w:sz="0" w:space="0" w:color="auto"/>
            <w:right w:val="none" w:sz="0" w:space="0" w:color="auto"/>
          </w:divBdr>
        </w:div>
        <w:div w:id="1569269750">
          <w:marLeft w:val="480"/>
          <w:marRight w:val="0"/>
          <w:marTop w:val="0"/>
          <w:marBottom w:val="0"/>
          <w:divBdr>
            <w:top w:val="none" w:sz="0" w:space="0" w:color="auto"/>
            <w:left w:val="none" w:sz="0" w:space="0" w:color="auto"/>
            <w:bottom w:val="none" w:sz="0" w:space="0" w:color="auto"/>
            <w:right w:val="none" w:sz="0" w:space="0" w:color="auto"/>
          </w:divBdr>
        </w:div>
        <w:div w:id="297997167">
          <w:marLeft w:val="480"/>
          <w:marRight w:val="0"/>
          <w:marTop w:val="0"/>
          <w:marBottom w:val="0"/>
          <w:divBdr>
            <w:top w:val="none" w:sz="0" w:space="0" w:color="auto"/>
            <w:left w:val="none" w:sz="0" w:space="0" w:color="auto"/>
            <w:bottom w:val="none" w:sz="0" w:space="0" w:color="auto"/>
            <w:right w:val="none" w:sz="0" w:space="0" w:color="auto"/>
          </w:divBdr>
        </w:div>
        <w:div w:id="225725694">
          <w:marLeft w:val="480"/>
          <w:marRight w:val="0"/>
          <w:marTop w:val="0"/>
          <w:marBottom w:val="0"/>
          <w:divBdr>
            <w:top w:val="none" w:sz="0" w:space="0" w:color="auto"/>
            <w:left w:val="none" w:sz="0" w:space="0" w:color="auto"/>
            <w:bottom w:val="none" w:sz="0" w:space="0" w:color="auto"/>
            <w:right w:val="none" w:sz="0" w:space="0" w:color="auto"/>
          </w:divBdr>
        </w:div>
      </w:divsChild>
    </w:div>
    <w:div w:id="943268872">
      <w:bodyDiv w:val="1"/>
      <w:marLeft w:val="0"/>
      <w:marRight w:val="0"/>
      <w:marTop w:val="0"/>
      <w:marBottom w:val="0"/>
      <w:divBdr>
        <w:top w:val="none" w:sz="0" w:space="0" w:color="auto"/>
        <w:left w:val="none" w:sz="0" w:space="0" w:color="auto"/>
        <w:bottom w:val="none" w:sz="0" w:space="0" w:color="auto"/>
        <w:right w:val="none" w:sz="0" w:space="0" w:color="auto"/>
      </w:divBdr>
      <w:divsChild>
        <w:div w:id="1860703196">
          <w:marLeft w:val="480"/>
          <w:marRight w:val="0"/>
          <w:marTop w:val="0"/>
          <w:marBottom w:val="0"/>
          <w:divBdr>
            <w:top w:val="none" w:sz="0" w:space="0" w:color="auto"/>
            <w:left w:val="none" w:sz="0" w:space="0" w:color="auto"/>
            <w:bottom w:val="none" w:sz="0" w:space="0" w:color="auto"/>
            <w:right w:val="none" w:sz="0" w:space="0" w:color="auto"/>
          </w:divBdr>
        </w:div>
        <w:div w:id="1802530372">
          <w:marLeft w:val="480"/>
          <w:marRight w:val="0"/>
          <w:marTop w:val="0"/>
          <w:marBottom w:val="0"/>
          <w:divBdr>
            <w:top w:val="none" w:sz="0" w:space="0" w:color="auto"/>
            <w:left w:val="none" w:sz="0" w:space="0" w:color="auto"/>
            <w:bottom w:val="none" w:sz="0" w:space="0" w:color="auto"/>
            <w:right w:val="none" w:sz="0" w:space="0" w:color="auto"/>
          </w:divBdr>
        </w:div>
        <w:div w:id="1156610363">
          <w:marLeft w:val="480"/>
          <w:marRight w:val="0"/>
          <w:marTop w:val="0"/>
          <w:marBottom w:val="0"/>
          <w:divBdr>
            <w:top w:val="none" w:sz="0" w:space="0" w:color="auto"/>
            <w:left w:val="none" w:sz="0" w:space="0" w:color="auto"/>
            <w:bottom w:val="none" w:sz="0" w:space="0" w:color="auto"/>
            <w:right w:val="none" w:sz="0" w:space="0" w:color="auto"/>
          </w:divBdr>
        </w:div>
        <w:div w:id="1821576719">
          <w:marLeft w:val="480"/>
          <w:marRight w:val="0"/>
          <w:marTop w:val="0"/>
          <w:marBottom w:val="0"/>
          <w:divBdr>
            <w:top w:val="none" w:sz="0" w:space="0" w:color="auto"/>
            <w:left w:val="none" w:sz="0" w:space="0" w:color="auto"/>
            <w:bottom w:val="none" w:sz="0" w:space="0" w:color="auto"/>
            <w:right w:val="none" w:sz="0" w:space="0" w:color="auto"/>
          </w:divBdr>
        </w:div>
        <w:div w:id="1324161124">
          <w:marLeft w:val="480"/>
          <w:marRight w:val="0"/>
          <w:marTop w:val="0"/>
          <w:marBottom w:val="0"/>
          <w:divBdr>
            <w:top w:val="none" w:sz="0" w:space="0" w:color="auto"/>
            <w:left w:val="none" w:sz="0" w:space="0" w:color="auto"/>
            <w:bottom w:val="none" w:sz="0" w:space="0" w:color="auto"/>
            <w:right w:val="none" w:sz="0" w:space="0" w:color="auto"/>
          </w:divBdr>
        </w:div>
        <w:div w:id="1304045734">
          <w:marLeft w:val="480"/>
          <w:marRight w:val="0"/>
          <w:marTop w:val="0"/>
          <w:marBottom w:val="0"/>
          <w:divBdr>
            <w:top w:val="none" w:sz="0" w:space="0" w:color="auto"/>
            <w:left w:val="none" w:sz="0" w:space="0" w:color="auto"/>
            <w:bottom w:val="none" w:sz="0" w:space="0" w:color="auto"/>
            <w:right w:val="none" w:sz="0" w:space="0" w:color="auto"/>
          </w:divBdr>
        </w:div>
        <w:div w:id="103350318">
          <w:marLeft w:val="480"/>
          <w:marRight w:val="0"/>
          <w:marTop w:val="0"/>
          <w:marBottom w:val="0"/>
          <w:divBdr>
            <w:top w:val="none" w:sz="0" w:space="0" w:color="auto"/>
            <w:left w:val="none" w:sz="0" w:space="0" w:color="auto"/>
            <w:bottom w:val="none" w:sz="0" w:space="0" w:color="auto"/>
            <w:right w:val="none" w:sz="0" w:space="0" w:color="auto"/>
          </w:divBdr>
        </w:div>
        <w:div w:id="1517814020">
          <w:marLeft w:val="480"/>
          <w:marRight w:val="0"/>
          <w:marTop w:val="0"/>
          <w:marBottom w:val="0"/>
          <w:divBdr>
            <w:top w:val="none" w:sz="0" w:space="0" w:color="auto"/>
            <w:left w:val="none" w:sz="0" w:space="0" w:color="auto"/>
            <w:bottom w:val="none" w:sz="0" w:space="0" w:color="auto"/>
            <w:right w:val="none" w:sz="0" w:space="0" w:color="auto"/>
          </w:divBdr>
        </w:div>
        <w:div w:id="2057510092">
          <w:marLeft w:val="480"/>
          <w:marRight w:val="0"/>
          <w:marTop w:val="0"/>
          <w:marBottom w:val="0"/>
          <w:divBdr>
            <w:top w:val="none" w:sz="0" w:space="0" w:color="auto"/>
            <w:left w:val="none" w:sz="0" w:space="0" w:color="auto"/>
            <w:bottom w:val="none" w:sz="0" w:space="0" w:color="auto"/>
            <w:right w:val="none" w:sz="0" w:space="0" w:color="auto"/>
          </w:divBdr>
        </w:div>
        <w:div w:id="1235967980">
          <w:marLeft w:val="480"/>
          <w:marRight w:val="0"/>
          <w:marTop w:val="0"/>
          <w:marBottom w:val="0"/>
          <w:divBdr>
            <w:top w:val="none" w:sz="0" w:space="0" w:color="auto"/>
            <w:left w:val="none" w:sz="0" w:space="0" w:color="auto"/>
            <w:bottom w:val="none" w:sz="0" w:space="0" w:color="auto"/>
            <w:right w:val="none" w:sz="0" w:space="0" w:color="auto"/>
          </w:divBdr>
        </w:div>
        <w:div w:id="2064988102">
          <w:marLeft w:val="480"/>
          <w:marRight w:val="0"/>
          <w:marTop w:val="0"/>
          <w:marBottom w:val="0"/>
          <w:divBdr>
            <w:top w:val="none" w:sz="0" w:space="0" w:color="auto"/>
            <w:left w:val="none" w:sz="0" w:space="0" w:color="auto"/>
            <w:bottom w:val="none" w:sz="0" w:space="0" w:color="auto"/>
            <w:right w:val="none" w:sz="0" w:space="0" w:color="auto"/>
          </w:divBdr>
        </w:div>
        <w:div w:id="1298993187">
          <w:marLeft w:val="480"/>
          <w:marRight w:val="0"/>
          <w:marTop w:val="0"/>
          <w:marBottom w:val="0"/>
          <w:divBdr>
            <w:top w:val="none" w:sz="0" w:space="0" w:color="auto"/>
            <w:left w:val="none" w:sz="0" w:space="0" w:color="auto"/>
            <w:bottom w:val="none" w:sz="0" w:space="0" w:color="auto"/>
            <w:right w:val="none" w:sz="0" w:space="0" w:color="auto"/>
          </w:divBdr>
        </w:div>
        <w:div w:id="517308295">
          <w:marLeft w:val="480"/>
          <w:marRight w:val="0"/>
          <w:marTop w:val="0"/>
          <w:marBottom w:val="0"/>
          <w:divBdr>
            <w:top w:val="none" w:sz="0" w:space="0" w:color="auto"/>
            <w:left w:val="none" w:sz="0" w:space="0" w:color="auto"/>
            <w:bottom w:val="none" w:sz="0" w:space="0" w:color="auto"/>
            <w:right w:val="none" w:sz="0" w:space="0" w:color="auto"/>
          </w:divBdr>
        </w:div>
        <w:div w:id="247425106">
          <w:marLeft w:val="480"/>
          <w:marRight w:val="0"/>
          <w:marTop w:val="0"/>
          <w:marBottom w:val="0"/>
          <w:divBdr>
            <w:top w:val="none" w:sz="0" w:space="0" w:color="auto"/>
            <w:left w:val="none" w:sz="0" w:space="0" w:color="auto"/>
            <w:bottom w:val="none" w:sz="0" w:space="0" w:color="auto"/>
            <w:right w:val="none" w:sz="0" w:space="0" w:color="auto"/>
          </w:divBdr>
        </w:div>
        <w:div w:id="653534595">
          <w:marLeft w:val="480"/>
          <w:marRight w:val="0"/>
          <w:marTop w:val="0"/>
          <w:marBottom w:val="0"/>
          <w:divBdr>
            <w:top w:val="none" w:sz="0" w:space="0" w:color="auto"/>
            <w:left w:val="none" w:sz="0" w:space="0" w:color="auto"/>
            <w:bottom w:val="none" w:sz="0" w:space="0" w:color="auto"/>
            <w:right w:val="none" w:sz="0" w:space="0" w:color="auto"/>
          </w:divBdr>
        </w:div>
        <w:div w:id="341855443">
          <w:marLeft w:val="480"/>
          <w:marRight w:val="0"/>
          <w:marTop w:val="0"/>
          <w:marBottom w:val="0"/>
          <w:divBdr>
            <w:top w:val="none" w:sz="0" w:space="0" w:color="auto"/>
            <w:left w:val="none" w:sz="0" w:space="0" w:color="auto"/>
            <w:bottom w:val="none" w:sz="0" w:space="0" w:color="auto"/>
            <w:right w:val="none" w:sz="0" w:space="0" w:color="auto"/>
          </w:divBdr>
        </w:div>
        <w:div w:id="1589192583">
          <w:marLeft w:val="480"/>
          <w:marRight w:val="0"/>
          <w:marTop w:val="0"/>
          <w:marBottom w:val="0"/>
          <w:divBdr>
            <w:top w:val="none" w:sz="0" w:space="0" w:color="auto"/>
            <w:left w:val="none" w:sz="0" w:space="0" w:color="auto"/>
            <w:bottom w:val="none" w:sz="0" w:space="0" w:color="auto"/>
            <w:right w:val="none" w:sz="0" w:space="0" w:color="auto"/>
          </w:divBdr>
        </w:div>
        <w:div w:id="1765493835">
          <w:marLeft w:val="480"/>
          <w:marRight w:val="0"/>
          <w:marTop w:val="0"/>
          <w:marBottom w:val="0"/>
          <w:divBdr>
            <w:top w:val="none" w:sz="0" w:space="0" w:color="auto"/>
            <w:left w:val="none" w:sz="0" w:space="0" w:color="auto"/>
            <w:bottom w:val="none" w:sz="0" w:space="0" w:color="auto"/>
            <w:right w:val="none" w:sz="0" w:space="0" w:color="auto"/>
          </w:divBdr>
        </w:div>
        <w:div w:id="2090926428">
          <w:marLeft w:val="480"/>
          <w:marRight w:val="0"/>
          <w:marTop w:val="0"/>
          <w:marBottom w:val="0"/>
          <w:divBdr>
            <w:top w:val="none" w:sz="0" w:space="0" w:color="auto"/>
            <w:left w:val="none" w:sz="0" w:space="0" w:color="auto"/>
            <w:bottom w:val="none" w:sz="0" w:space="0" w:color="auto"/>
            <w:right w:val="none" w:sz="0" w:space="0" w:color="auto"/>
          </w:divBdr>
        </w:div>
        <w:div w:id="511842607">
          <w:marLeft w:val="480"/>
          <w:marRight w:val="0"/>
          <w:marTop w:val="0"/>
          <w:marBottom w:val="0"/>
          <w:divBdr>
            <w:top w:val="none" w:sz="0" w:space="0" w:color="auto"/>
            <w:left w:val="none" w:sz="0" w:space="0" w:color="auto"/>
            <w:bottom w:val="none" w:sz="0" w:space="0" w:color="auto"/>
            <w:right w:val="none" w:sz="0" w:space="0" w:color="auto"/>
          </w:divBdr>
        </w:div>
        <w:div w:id="957418640">
          <w:marLeft w:val="480"/>
          <w:marRight w:val="0"/>
          <w:marTop w:val="0"/>
          <w:marBottom w:val="0"/>
          <w:divBdr>
            <w:top w:val="none" w:sz="0" w:space="0" w:color="auto"/>
            <w:left w:val="none" w:sz="0" w:space="0" w:color="auto"/>
            <w:bottom w:val="none" w:sz="0" w:space="0" w:color="auto"/>
            <w:right w:val="none" w:sz="0" w:space="0" w:color="auto"/>
          </w:divBdr>
        </w:div>
        <w:div w:id="1919971940">
          <w:marLeft w:val="480"/>
          <w:marRight w:val="0"/>
          <w:marTop w:val="0"/>
          <w:marBottom w:val="0"/>
          <w:divBdr>
            <w:top w:val="none" w:sz="0" w:space="0" w:color="auto"/>
            <w:left w:val="none" w:sz="0" w:space="0" w:color="auto"/>
            <w:bottom w:val="none" w:sz="0" w:space="0" w:color="auto"/>
            <w:right w:val="none" w:sz="0" w:space="0" w:color="auto"/>
          </w:divBdr>
        </w:div>
        <w:div w:id="451020306">
          <w:marLeft w:val="480"/>
          <w:marRight w:val="0"/>
          <w:marTop w:val="0"/>
          <w:marBottom w:val="0"/>
          <w:divBdr>
            <w:top w:val="none" w:sz="0" w:space="0" w:color="auto"/>
            <w:left w:val="none" w:sz="0" w:space="0" w:color="auto"/>
            <w:bottom w:val="none" w:sz="0" w:space="0" w:color="auto"/>
            <w:right w:val="none" w:sz="0" w:space="0" w:color="auto"/>
          </w:divBdr>
        </w:div>
        <w:div w:id="1512723228">
          <w:marLeft w:val="480"/>
          <w:marRight w:val="0"/>
          <w:marTop w:val="0"/>
          <w:marBottom w:val="0"/>
          <w:divBdr>
            <w:top w:val="none" w:sz="0" w:space="0" w:color="auto"/>
            <w:left w:val="none" w:sz="0" w:space="0" w:color="auto"/>
            <w:bottom w:val="none" w:sz="0" w:space="0" w:color="auto"/>
            <w:right w:val="none" w:sz="0" w:space="0" w:color="auto"/>
          </w:divBdr>
        </w:div>
        <w:div w:id="2068382458">
          <w:marLeft w:val="480"/>
          <w:marRight w:val="0"/>
          <w:marTop w:val="0"/>
          <w:marBottom w:val="0"/>
          <w:divBdr>
            <w:top w:val="none" w:sz="0" w:space="0" w:color="auto"/>
            <w:left w:val="none" w:sz="0" w:space="0" w:color="auto"/>
            <w:bottom w:val="none" w:sz="0" w:space="0" w:color="auto"/>
            <w:right w:val="none" w:sz="0" w:space="0" w:color="auto"/>
          </w:divBdr>
        </w:div>
        <w:div w:id="874319009">
          <w:marLeft w:val="480"/>
          <w:marRight w:val="0"/>
          <w:marTop w:val="0"/>
          <w:marBottom w:val="0"/>
          <w:divBdr>
            <w:top w:val="none" w:sz="0" w:space="0" w:color="auto"/>
            <w:left w:val="none" w:sz="0" w:space="0" w:color="auto"/>
            <w:bottom w:val="none" w:sz="0" w:space="0" w:color="auto"/>
            <w:right w:val="none" w:sz="0" w:space="0" w:color="auto"/>
          </w:divBdr>
        </w:div>
        <w:div w:id="382020344">
          <w:marLeft w:val="480"/>
          <w:marRight w:val="0"/>
          <w:marTop w:val="0"/>
          <w:marBottom w:val="0"/>
          <w:divBdr>
            <w:top w:val="none" w:sz="0" w:space="0" w:color="auto"/>
            <w:left w:val="none" w:sz="0" w:space="0" w:color="auto"/>
            <w:bottom w:val="none" w:sz="0" w:space="0" w:color="auto"/>
            <w:right w:val="none" w:sz="0" w:space="0" w:color="auto"/>
          </w:divBdr>
        </w:div>
        <w:div w:id="2076315020">
          <w:marLeft w:val="480"/>
          <w:marRight w:val="0"/>
          <w:marTop w:val="0"/>
          <w:marBottom w:val="0"/>
          <w:divBdr>
            <w:top w:val="none" w:sz="0" w:space="0" w:color="auto"/>
            <w:left w:val="none" w:sz="0" w:space="0" w:color="auto"/>
            <w:bottom w:val="none" w:sz="0" w:space="0" w:color="auto"/>
            <w:right w:val="none" w:sz="0" w:space="0" w:color="auto"/>
          </w:divBdr>
        </w:div>
        <w:div w:id="1361667675">
          <w:marLeft w:val="480"/>
          <w:marRight w:val="0"/>
          <w:marTop w:val="0"/>
          <w:marBottom w:val="0"/>
          <w:divBdr>
            <w:top w:val="none" w:sz="0" w:space="0" w:color="auto"/>
            <w:left w:val="none" w:sz="0" w:space="0" w:color="auto"/>
            <w:bottom w:val="none" w:sz="0" w:space="0" w:color="auto"/>
            <w:right w:val="none" w:sz="0" w:space="0" w:color="auto"/>
          </w:divBdr>
        </w:div>
        <w:div w:id="1184595490">
          <w:marLeft w:val="480"/>
          <w:marRight w:val="0"/>
          <w:marTop w:val="0"/>
          <w:marBottom w:val="0"/>
          <w:divBdr>
            <w:top w:val="none" w:sz="0" w:space="0" w:color="auto"/>
            <w:left w:val="none" w:sz="0" w:space="0" w:color="auto"/>
            <w:bottom w:val="none" w:sz="0" w:space="0" w:color="auto"/>
            <w:right w:val="none" w:sz="0" w:space="0" w:color="auto"/>
          </w:divBdr>
        </w:div>
        <w:div w:id="305012420">
          <w:marLeft w:val="480"/>
          <w:marRight w:val="0"/>
          <w:marTop w:val="0"/>
          <w:marBottom w:val="0"/>
          <w:divBdr>
            <w:top w:val="none" w:sz="0" w:space="0" w:color="auto"/>
            <w:left w:val="none" w:sz="0" w:space="0" w:color="auto"/>
            <w:bottom w:val="none" w:sz="0" w:space="0" w:color="auto"/>
            <w:right w:val="none" w:sz="0" w:space="0" w:color="auto"/>
          </w:divBdr>
        </w:div>
        <w:div w:id="1730573880">
          <w:marLeft w:val="480"/>
          <w:marRight w:val="0"/>
          <w:marTop w:val="0"/>
          <w:marBottom w:val="0"/>
          <w:divBdr>
            <w:top w:val="none" w:sz="0" w:space="0" w:color="auto"/>
            <w:left w:val="none" w:sz="0" w:space="0" w:color="auto"/>
            <w:bottom w:val="none" w:sz="0" w:space="0" w:color="auto"/>
            <w:right w:val="none" w:sz="0" w:space="0" w:color="auto"/>
          </w:divBdr>
        </w:div>
        <w:div w:id="1599286115">
          <w:marLeft w:val="480"/>
          <w:marRight w:val="0"/>
          <w:marTop w:val="0"/>
          <w:marBottom w:val="0"/>
          <w:divBdr>
            <w:top w:val="none" w:sz="0" w:space="0" w:color="auto"/>
            <w:left w:val="none" w:sz="0" w:space="0" w:color="auto"/>
            <w:bottom w:val="none" w:sz="0" w:space="0" w:color="auto"/>
            <w:right w:val="none" w:sz="0" w:space="0" w:color="auto"/>
          </w:divBdr>
        </w:div>
        <w:div w:id="290088059">
          <w:marLeft w:val="480"/>
          <w:marRight w:val="0"/>
          <w:marTop w:val="0"/>
          <w:marBottom w:val="0"/>
          <w:divBdr>
            <w:top w:val="none" w:sz="0" w:space="0" w:color="auto"/>
            <w:left w:val="none" w:sz="0" w:space="0" w:color="auto"/>
            <w:bottom w:val="none" w:sz="0" w:space="0" w:color="auto"/>
            <w:right w:val="none" w:sz="0" w:space="0" w:color="auto"/>
          </w:divBdr>
        </w:div>
        <w:div w:id="1452747432">
          <w:marLeft w:val="480"/>
          <w:marRight w:val="0"/>
          <w:marTop w:val="0"/>
          <w:marBottom w:val="0"/>
          <w:divBdr>
            <w:top w:val="none" w:sz="0" w:space="0" w:color="auto"/>
            <w:left w:val="none" w:sz="0" w:space="0" w:color="auto"/>
            <w:bottom w:val="none" w:sz="0" w:space="0" w:color="auto"/>
            <w:right w:val="none" w:sz="0" w:space="0" w:color="auto"/>
          </w:divBdr>
        </w:div>
        <w:div w:id="259223107">
          <w:marLeft w:val="480"/>
          <w:marRight w:val="0"/>
          <w:marTop w:val="0"/>
          <w:marBottom w:val="0"/>
          <w:divBdr>
            <w:top w:val="none" w:sz="0" w:space="0" w:color="auto"/>
            <w:left w:val="none" w:sz="0" w:space="0" w:color="auto"/>
            <w:bottom w:val="none" w:sz="0" w:space="0" w:color="auto"/>
            <w:right w:val="none" w:sz="0" w:space="0" w:color="auto"/>
          </w:divBdr>
        </w:div>
        <w:div w:id="511725751">
          <w:marLeft w:val="480"/>
          <w:marRight w:val="0"/>
          <w:marTop w:val="0"/>
          <w:marBottom w:val="0"/>
          <w:divBdr>
            <w:top w:val="none" w:sz="0" w:space="0" w:color="auto"/>
            <w:left w:val="none" w:sz="0" w:space="0" w:color="auto"/>
            <w:bottom w:val="none" w:sz="0" w:space="0" w:color="auto"/>
            <w:right w:val="none" w:sz="0" w:space="0" w:color="auto"/>
          </w:divBdr>
        </w:div>
        <w:div w:id="783184511">
          <w:marLeft w:val="480"/>
          <w:marRight w:val="0"/>
          <w:marTop w:val="0"/>
          <w:marBottom w:val="0"/>
          <w:divBdr>
            <w:top w:val="none" w:sz="0" w:space="0" w:color="auto"/>
            <w:left w:val="none" w:sz="0" w:space="0" w:color="auto"/>
            <w:bottom w:val="none" w:sz="0" w:space="0" w:color="auto"/>
            <w:right w:val="none" w:sz="0" w:space="0" w:color="auto"/>
          </w:divBdr>
        </w:div>
        <w:div w:id="767698924">
          <w:marLeft w:val="480"/>
          <w:marRight w:val="0"/>
          <w:marTop w:val="0"/>
          <w:marBottom w:val="0"/>
          <w:divBdr>
            <w:top w:val="none" w:sz="0" w:space="0" w:color="auto"/>
            <w:left w:val="none" w:sz="0" w:space="0" w:color="auto"/>
            <w:bottom w:val="none" w:sz="0" w:space="0" w:color="auto"/>
            <w:right w:val="none" w:sz="0" w:space="0" w:color="auto"/>
          </w:divBdr>
        </w:div>
        <w:div w:id="366415680">
          <w:marLeft w:val="480"/>
          <w:marRight w:val="0"/>
          <w:marTop w:val="0"/>
          <w:marBottom w:val="0"/>
          <w:divBdr>
            <w:top w:val="none" w:sz="0" w:space="0" w:color="auto"/>
            <w:left w:val="none" w:sz="0" w:space="0" w:color="auto"/>
            <w:bottom w:val="none" w:sz="0" w:space="0" w:color="auto"/>
            <w:right w:val="none" w:sz="0" w:space="0" w:color="auto"/>
          </w:divBdr>
        </w:div>
        <w:div w:id="511342108">
          <w:marLeft w:val="480"/>
          <w:marRight w:val="0"/>
          <w:marTop w:val="0"/>
          <w:marBottom w:val="0"/>
          <w:divBdr>
            <w:top w:val="none" w:sz="0" w:space="0" w:color="auto"/>
            <w:left w:val="none" w:sz="0" w:space="0" w:color="auto"/>
            <w:bottom w:val="none" w:sz="0" w:space="0" w:color="auto"/>
            <w:right w:val="none" w:sz="0" w:space="0" w:color="auto"/>
          </w:divBdr>
        </w:div>
        <w:div w:id="911040852">
          <w:marLeft w:val="480"/>
          <w:marRight w:val="0"/>
          <w:marTop w:val="0"/>
          <w:marBottom w:val="0"/>
          <w:divBdr>
            <w:top w:val="none" w:sz="0" w:space="0" w:color="auto"/>
            <w:left w:val="none" w:sz="0" w:space="0" w:color="auto"/>
            <w:bottom w:val="none" w:sz="0" w:space="0" w:color="auto"/>
            <w:right w:val="none" w:sz="0" w:space="0" w:color="auto"/>
          </w:divBdr>
        </w:div>
        <w:div w:id="2146002065">
          <w:marLeft w:val="480"/>
          <w:marRight w:val="0"/>
          <w:marTop w:val="0"/>
          <w:marBottom w:val="0"/>
          <w:divBdr>
            <w:top w:val="none" w:sz="0" w:space="0" w:color="auto"/>
            <w:left w:val="none" w:sz="0" w:space="0" w:color="auto"/>
            <w:bottom w:val="none" w:sz="0" w:space="0" w:color="auto"/>
            <w:right w:val="none" w:sz="0" w:space="0" w:color="auto"/>
          </w:divBdr>
        </w:div>
        <w:div w:id="780492471">
          <w:marLeft w:val="480"/>
          <w:marRight w:val="0"/>
          <w:marTop w:val="0"/>
          <w:marBottom w:val="0"/>
          <w:divBdr>
            <w:top w:val="none" w:sz="0" w:space="0" w:color="auto"/>
            <w:left w:val="none" w:sz="0" w:space="0" w:color="auto"/>
            <w:bottom w:val="none" w:sz="0" w:space="0" w:color="auto"/>
            <w:right w:val="none" w:sz="0" w:space="0" w:color="auto"/>
          </w:divBdr>
        </w:div>
        <w:div w:id="1186139075">
          <w:marLeft w:val="480"/>
          <w:marRight w:val="0"/>
          <w:marTop w:val="0"/>
          <w:marBottom w:val="0"/>
          <w:divBdr>
            <w:top w:val="none" w:sz="0" w:space="0" w:color="auto"/>
            <w:left w:val="none" w:sz="0" w:space="0" w:color="auto"/>
            <w:bottom w:val="none" w:sz="0" w:space="0" w:color="auto"/>
            <w:right w:val="none" w:sz="0" w:space="0" w:color="auto"/>
          </w:divBdr>
        </w:div>
        <w:div w:id="1313217871">
          <w:marLeft w:val="480"/>
          <w:marRight w:val="0"/>
          <w:marTop w:val="0"/>
          <w:marBottom w:val="0"/>
          <w:divBdr>
            <w:top w:val="none" w:sz="0" w:space="0" w:color="auto"/>
            <w:left w:val="none" w:sz="0" w:space="0" w:color="auto"/>
            <w:bottom w:val="none" w:sz="0" w:space="0" w:color="auto"/>
            <w:right w:val="none" w:sz="0" w:space="0" w:color="auto"/>
          </w:divBdr>
        </w:div>
        <w:div w:id="1661998946">
          <w:marLeft w:val="480"/>
          <w:marRight w:val="0"/>
          <w:marTop w:val="0"/>
          <w:marBottom w:val="0"/>
          <w:divBdr>
            <w:top w:val="none" w:sz="0" w:space="0" w:color="auto"/>
            <w:left w:val="none" w:sz="0" w:space="0" w:color="auto"/>
            <w:bottom w:val="none" w:sz="0" w:space="0" w:color="auto"/>
            <w:right w:val="none" w:sz="0" w:space="0" w:color="auto"/>
          </w:divBdr>
        </w:div>
        <w:div w:id="715617596">
          <w:marLeft w:val="480"/>
          <w:marRight w:val="0"/>
          <w:marTop w:val="0"/>
          <w:marBottom w:val="0"/>
          <w:divBdr>
            <w:top w:val="none" w:sz="0" w:space="0" w:color="auto"/>
            <w:left w:val="none" w:sz="0" w:space="0" w:color="auto"/>
            <w:bottom w:val="none" w:sz="0" w:space="0" w:color="auto"/>
            <w:right w:val="none" w:sz="0" w:space="0" w:color="auto"/>
          </w:divBdr>
        </w:div>
        <w:div w:id="948970461">
          <w:marLeft w:val="480"/>
          <w:marRight w:val="0"/>
          <w:marTop w:val="0"/>
          <w:marBottom w:val="0"/>
          <w:divBdr>
            <w:top w:val="none" w:sz="0" w:space="0" w:color="auto"/>
            <w:left w:val="none" w:sz="0" w:space="0" w:color="auto"/>
            <w:bottom w:val="none" w:sz="0" w:space="0" w:color="auto"/>
            <w:right w:val="none" w:sz="0" w:space="0" w:color="auto"/>
          </w:divBdr>
        </w:div>
        <w:div w:id="1775055818">
          <w:marLeft w:val="480"/>
          <w:marRight w:val="0"/>
          <w:marTop w:val="0"/>
          <w:marBottom w:val="0"/>
          <w:divBdr>
            <w:top w:val="none" w:sz="0" w:space="0" w:color="auto"/>
            <w:left w:val="none" w:sz="0" w:space="0" w:color="auto"/>
            <w:bottom w:val="none" w:sz="0" w:space="0" w:color="auto"/>
            <w:right w:val="none" w:sz="0" w:space="0" w:color="auto"/>
          </w:divBdr>
        </w:div>
        <w:div w:id="1517504504">
          <w:marLeft w:val="480"/>
          <w:marRight w:val="0"/>
          <w:marTop w:val="0"/>
          <w:marBottom w:val="0"/>
          <w:divBdr>
            <w:top w:val="none" w:sz="0" w:space="0" w:color="auto"/>
            <w:left w:val="none" w:sz="0" w:space="0" w:color="auto"/>
            <w:bottom w:val="none" w:sz="0" w:space="0" w:color="auto"/>
            <w:right w:val="none" w:sz="0" w:space="0" w:color="auto"/>
          </w:divBdr>
        </w:div>
        <w:div w:id="177894021">
          <w:marLeft w:val="480"/>
          <w:marRight w:val="0"/>
          <w:marTop w:val="0"/>
          <w:marBottom w:val="0"/>
          <w:divBdr>
            <w:top w:val="none" w:sz="0" w:space="0" w:color="auto"/>
            <w:left w:val="none" w:sz="0" w:space="0" w:color="auto"/>
            <w:bottom w:val="none" w:sz="0" w:space="0" w:color="auto"/>
            <w:right w:val="none" w:sz="0" w:space="0" w:color="auto"/>
          </w:divBdr>
        </w:div>
        <w:div w:id="1882085036">
          <w:marLeft w:val="480"/>
          <w:marRight w:val="0"/>
          <w:marTop w:val="0"/>
          <w:marBottom w:val="0"/>
          <w:divBdr>
            <w:top w:val="none" w:sz="0" w:space="0" w:color="auto"/>
            <w:left w:val="none" w:sz="0" w:space="0" w:color="auto"/>
            <w:bottom w:val="none" w:sz="0" w:space="0" w:color="auto"/>
            <w:right w:val="none" w:sz="0" w:space="0" w:color="auto"/>
          </w:divBdr>
        </w:div>
        <w:div w:id="946935299">
          <w:marLeft w:val="480"/>
          <w:marRight w:val="0"/>
          <w:marTop w:val="0"/>
          <w:marBottom w:val="0"/>
          <w:divBdr>
            <w:top w:val="none" w:sz="0" w:space="0" w:color="auto"/>
            <w:left w:val="none" w:sz="0" w:space="0" w:color="auto"/>
            <w:bottom w:val="none" w:sz="0" w:space="0" w:color="auto"/>
            <w:right w:val="none" w:sz="0" w:space="0" w:color="auto"/>
          </w:divBdr>
        </w:div>
        <w:div w:id="1920751877">
          <w:marLeft w:val="480"/>
          <w:marRight w:val="0"/>
          <w:marTop w:val="0"/>
          <w:marBottom w:val="0"/>
          <w:divBdr>
            <w:top w:val="none" w:sz="0" w:space="0" w:color="auto"/>
            <w:left w:val="none" w:sz="0" w:space="0" w:color="auto"/>
            <w:bottom w:val="none" w:sz="0" w:space="0" w:color="auto"/>
            <w:right w:val="none" w:sz="0" w:space="0" w:color="auto"/>
          </w:divBdr>
        </w:div>
        <w:div w:id="718865327">
          <w:marLeft w:val="480"/>
          <w:marRight w:val="0"/>
          <w:marTop w:val="0"/>
          <w:marBottom w:val="0"/>
          <w:divBdr>
            <w:top w:val="none" w:sz="0" w:space="0" w:color="auto"/>
            <w:left w:val="none" w:sz="0" w:space="0" w:color="auto"/>
            <w:bottom w:val="none" w:sz="0" w:space="0" w:color="auto"/>
            <w:right w:val="none" w:sz="0" w:space="0" w:color="auto"/>
          </w:divBdr>
        </w:div>
        <w:div w:id="1481313415">
          <w:marLeft w:val="480"/>
          <w:marRight w:val="0"/>
          <w:marTop w:val="0"/>
          <w:marBottom w:val="0"/>
          <w:divBdr>
            <w:top w:val="none" w:sz="0" w:space="0" w:color="auto"/>
            <w:left w:val="none" w:sz="0" w:space="0" w:color="auto"/>
            <w:bottom w:val="none" w:sz="0" w:space="0" w:color="auto"/>
            <w:right w:val="none" w:sz="0" w:space="0" w:color="auto"/>
          </w:divBdr>
        </w:div>
        <w:div w:id="263734247">
          <w:marLeft w:val="480"/>
          <w:marRight w:val="0"/>
          <w:marTop w:val="0"/>
          <w:marBottom w:val="0"/>
          <w:divBdr>
            <w:top w:val="none" w:sz="0" w:space="0" w:color="auto"/>
            <w:left w:val="none" w:sz="0" w:space="0" w:color="auto"/>
            <w:bottom w:val="none" w:sz="0" w:space="0" w:color="auto"/>
            <w:right w:val="none" w:sz="0" w:space="0" w:color="auto"/>
          </w:divBdr>
        </w:div>
        <w:div w:id="137067792">
          <w:marLeft w:val="480"/>
          <w:marRight w:val="0"/>
          <w:marTop w:val="0"/>
          <w:marBottom w:val="0"/>
          <w:divBdr>
            <w:top w:val="none" w:sz="0" w:space="0" w:color="auto"/>
            <w:left w:val="none" w:sz="0" w:space="0" w:color="auto"/>
            <w:bottom w:val="none" w:sz="0" w:space="0" w:color="auto"/>
            <w:right w:val="none" w:sz="0" w:space="0" w:color="auto"/>
          </w:divBdr>
        </w:div>
        <w:div w:id="142158755">
          <w:marLeft w:val="480"/>
          <w:marRight w:val="0"/>
          <w:marTop w:val="0"/>
          <w:marBottom w:val="0"/>
          <w:divBdr>
            <w:top w:val="none" w:sz="0" w:space="0" w:color="auto"/>
            <w:left w:val="none" w:sz="0" w:space="0" w:color="auto"/>
            <w:bottom w:val="none" w:sz="0" w:space="0" w:color="auto"/>
            <w:right w:val="none" w:sz="0" w:space="0" w:color="auto"/>
          </w:divBdr>
        </w:div>
        <w:div w:id="604461095">
          <w:marLeft w:val="480"/>
          <w:marRight w:val="0"/>
          <w:marTop w:val="0"/>
          <w:marBottom w:val="0"/>
          <w:divBdr>
            <w:top w:val="none" w:sz="0" w:space="0" w:color="auto"/>
            <w:left w:val="none" w:sz="0" w:space="0" w:color="auto"/>
            <w:bottom w:val="none" w:sz="0" w:space="0" w:color="auto"/>
            <w:right w:val="none" w:sz="0" w:space="0" w:color="auto"/>
          </w:divBdr>
        </w:div>
        <w:div w:id="1672097866">
          <w:marLeft w:val="480"/>
          <w:marRight w:val="0"/>
          <w:marTop w:val="0"/>
          <w:marBottom w:val="0"/>
          <w:divBdr>
            <w:top w:val="none" w:sz="0" w:space="0" w:color="auto"/>
            <w:left w:val="none" w:sz="0" w:space="0" w:color="auto"/>
            <w:bottom w:val="none" w:sz="0" w:space="0" w:color="auto"/>
            <w:right w:val="none" w:sz="0" w:space="0" w:color="auto"/>
          </w:divBdr>
        </w:div>
        <w:div w:id="197016321">
          <w:marLeft w:val="480"/>
          <w:marRight w:val="0"/>
          <w:marTop w:val="0"/>
          <w:marBottom w:val="0"/>
          <w:divBdr>
            <w:top w:val="none" w:sz="0" w:space="0" w:color="auto"/>
            <w:left w:val="none" w:sz="0" w:space="0" w:color="auto"/>
            <w:bottom w:val="none" w:sz="0" w:space="0" w:color="auto"/>
            <w:right w:val="none" w:sz="0" w:space="0" w:color="auto"/>
          </w:divBdr>
        </w:div>
        <w:div w:id="1018626304">
          <w:marLeft w:val="480"/>
          <w:marRight w:val="0"/>
          <w:marTop w:val="0"/>
          <w:marBottom w:val="0"/>
          <w:divBdr>
            <w:top w:val="none" w:sz="0" w:space="0" w:color="auto"/>
            <w:left w:val="none" w:sz="0" w:space="0" w:color="auto"/>
            <w:bottom w:val="none" w:sz="0" w:space="0" w:color="auto"/>
            <w:right w:val="none" w:sz="0" w:space="0" w:color="auto"/>
          </w:divBdr>
        </w:div>
        <w:div w:id="1552616466">
          <w:marLeft w:val="480"/>
          <w:marRight w:val="0"/>
          <w:marTop w:val="0"/>
          <w:marBottom w:val="0"/>
          <w:divBdr>
            <w:top w:val="none" w:sz="0" w:space="0" w:color="auto"/>
            <w:left w:val="none" w:sz="0" w:space="0" w:color="auto"/>
            <w:bottom w:val="none" w:sz="0" w:space="0" w:color="auto"/>
            <w:right w:val="none" w:sz="0" w:space="0" w:color="auto"/>
          </w:divBdr>
        </w:div>
        <w:div w:id="384840711">
          <w:marLeft w:val="480"/>
          <w:marRight w:val="0"/>
          <w:marTop w:val="0"/>
          <w:marBottom w:val="0"/>
          <w:divBdr>
            <w:top w:val="none" w:sz="0" w:space="0" w:color="auto"/>
            <w:left w:val="none" w:sz="0" w:space="0" w:color="auto"/>
            <w:bottom w:val="none" w:sz="0" w:space="0" w:color="auto"/>
            <w:right w:val="none" w:sz="0" w:space="0" w:color="auto"/>
          </w:divBdr>
        </w:div>
        <w:div w:id="117526840">
          <w:marLeft w:val="480"/>
          <w:marRight w:val="0"/>
          <w:marTop w:val="0"/>
          <w:marBottom w:val="0"/>
          <w:divBdr>
            <w:top w:val="none" w:sz="0" w:space="0" w:color="auto"/>
            <w:left w:val="none" w:sz="0" w:space="0" w:color="auto"/>
            <w:bottom w:val="none" w:sz="0" w:space="0" w:color="auto"/>
            <w:right w:val="none" w:sz="0" w:space="0" w:color="auto"/>
          </w:divBdr>
        </w:div>
        <w:div w:id="2102409919">
          <w:marLeft w:val="480"/>
          <w:marRight w:val="0"/>
          <w:marTop w:val="0"/>
          <w:marBottom w:val="0"/>
          <w:divBdr>
            <w:top w:val="none" w:sz="0" w:space="0" w:color="auto"/>
            <w:left w:val="none" w:sz="0" w:space="0" w:color="auto"/>
            <w:bottom w:val="none" w:sz="0" w:space="0" w:color="auto"/>
            <w:right w:val="none" w:sz="0" w:space="0" w:color="auto"/>
          </w:divBdr>
        </w:div>
        <w:div w:id="950472334">
          <w:marLeft w:val="480"/>
          <w:marRight w:val="0"/>
          <w:marTop w:val="0"/>
          <w:marBottom w:val="0"/>
          <w:divBdr>
            <w:top w:val="none" w:sz="0" w:space="0" w:color="auto"/>
            <w:left w:val="none" w:sz="0" w:space="0" w:color="auto"/>
            <w:bottom w:val="none" w:sz="0" w:space="0" w:color="auto"/>
            <w:right w:val="none" w:sz="0" w:space="0" w:color="auto"/>
          </w:divBdr>
        </w:div>
        <w:div w:id="1600259054">
          <w:marLeft w:val="480"/>
          <w:marRight w:val="0"/>
          <w:marTop w:val="0"/>
          <w:marBottom w:val="0"/>
          <w:divBdr>
            <w:top w:val="none" w:sz="0" w:space="0" w:color="auto"/>
            <w:left w:val="none" w:sz="0" w:space="0" w:color="auto"/>
            <w:bottom w:val="none" w:sz="0" w:space="0" w:color="auto"/>
            <w:right w:val="none" w:sz="0" w:space="0" w:color="auto"/>
          </w:divBdr>
        </w:div>
        <w:div w:id="1539582099">
          <w:marLeft w:val="480"/>
          <w:marRight w:val="0"/>
          <w:marTop w:val="0"/>
          <w:marBottom w:val="0"/>
          <w:divBdr>
            <w:top w:val="none" w:sz="0" w:space="0" w:color="auto"/>
            <w:left w:val="none" w:sz="0" w:space="0" w:color="auto"/>
            <w:bottom w:val="none" w:sz="0" w:space="0" w:color="auto"/>
            <w:right w:val="none" w:sz="0" w:space="0" w:color="auto"/>
          </w:divBdr>
        </w:div>
        <w:div w:id="627854317">
          <w:marLeft w:val="480"/>
          <w:marRight w:val="0"/>
          <w:marTop w:val="0"/>
          <w:marBottom w:val="0"/>
          <w:divBdr>
            <w:top w:val="none" w:sz="0" w:space="0" w:color="auto"/>
            <w:left w:val="none" w:sz="0" w:space="0" w:color="auto"/>
            <w:bottom w:val="none" w:sz="0" w:space="0" w:color="auto"/>
            <w:right w:val="none" w:sz="0" w:space="0" w:color="auto"/>
          </w:divBdr>
        </w:div>
        <w:div w:id="1384014962">
          <w:marLeft w:val="480"/>
          <w:marRight w:val="0"/>
          <w:marTop w:val="0"/>
          <w:marBottom w:val="0"/>
          <w:divBdr>
            <w:top w:val="none" w:sz="0" w:space="0" w:color="auto"/>
            <w:left w:val="none" w:sz="0" w:space="0" w:color="auto"/>
            <w:bottom w:val="none" w:sz="0" w:space="0" w:color="auto"/>
            <w:right w:val="none" w:sz="0" w:space="0" w:color="auto"/>
          </w:divBdr>
        </w:div>
        <w:div w:id="171603954">
          <w:marLeft w:val="480"/>
          <w:marRight w:val="0"/>
          <w:marTop w:val="0"/>
          <w:marBottom w:val="0"/>
          <w:divBdr>
            <w:top w:val="none" w:sz="0" w:space="0" w:color="auto"/>
            <w:left w:val="none" w:sz="0" w:space="0" w:color="auto"/>
            <w:bottom w:val="none" w:sz="0" w:space="0" w:color="auto"/>
            <w:right w:val="none" w:sz="0" w:space="0" w:color="auto"/>
          </w:divBdr>
        </w:div>
        <w:div w:id="807431725">
          <w:marLeft w:val="480"/>
          <w:marRight w:val="0"/>
          <w:marTop w:val="0"/>
          <w:marBottom w:val="0"/>
          <w:divBdr>
            <w:top w:val="none" w:sz="0" w:space="0" w:color="auto"/>
            <w:left w:val="none" w:sz="0" w:space="0" w:color="auto"/>
            <w:bottom w:val="none" w:sz="0" w:space="0" w:color="auto"/>
            <w:right w:val="none" w:sz="0" w:space="0" w:color="auto"/>
          </w:divBdr>
        </w:div>
        <w:div w:id="1322008242">
          <w:marLeft w:val="480"/>
          <w:marRight w:val="0"/>
          <w:marTop w:val="0"/>
          <w:marBottom w:val="0"/>
          <w:divBdr>
            <w:top w:val="none" w:sz="0" w:space="0" w:color="auto"/>
            <w:left w:val="none" w:sz="0" w:space="0" w:color="auto"/>
            <w:bottom w:val="none" w:sz="0" w:space="0" w:color="auto"/>
            <w:right w:val="none" w:sz="0" w:space="0" w:color="auto"/>
          </w:divBdr>
        </w:div>
        <w:div w:id="1215773924">
          <w:marLeft w:val="480"/>
          <w:marRight w:val="0"/>
          <w:marTop w:val="0"/>
          <w:marBottom w:val="0"/>
          <w:divBdr>
            <w:top w:val="none" w:sz="0" w:space="0" w:color="auto"/>
            <w:left w:val="none" w:sz="0" w:space="0" w:color="auto"/>
            <w:bottom w:val="none" w:sz="0" w:space="0" w:color="auto"/>
            <w:right w:val="none" w:sz="0" w:space="0" w:color="auto"/>
          </w:divBdr>
        </w:div>
        <w:div w:id="511338196">
          <w:marLeft w:val="480"/>
          <w:marRight w:val="0"/>
          <w:marTop w:val="0"/>
          <w:marBottom w:val="0"/>
          <w:divBdr>
            <w:top w:val="none" w:sz="0" w:space="0" w:color="auto"/>
            <w:left w:val="none" w:sz="0" w:space="0" w:color="auto"/>
            <w:bottom w:val="none" w:sz="0" w:space="0" w:color="auto"/>
            <w:right w:val="none" w:sz="0" w:space="0" w:color="auto"/>
          </w:divBdr>
        </w:div>
        <w:div w:id="2057392956">
          <w:marLeft w:val="480"/>
          <w:marRight w:val="0"/>
          <w:marTop w:val="0"/>
          <w:marBottom w:val="0"/>
          <w:divBdr>
            <w:top w:val="none" w:sz="0" w:space="0" w:color="auto"/>
            <w:left w:val="none" w:sz="0" w:space="0" w:color="auto"/>
            <w:bottom w:val="none" w:sz="0" w:space="0" w:color="auto"/>
            <w:right w:val="none" w:sz="0" w:space="0" w:color="auto"/>
          </w:divBdr>
        </w:div>
      </w:divsChild>
    </w:div>
    <w:div w:id="947388865">
      <w:bodyDiv w:val="1"/>
      <w:marLeft w:val="0"/>
      <w:marRight w:val="0"/>
      <w:marTop w:val="0"/>
      <w:marBottom w:val="0"/>
      <w:divBdr>
        <w:top w:val="none" w:sz="0" w:space="0" w:color="auto"/>
        <w:left w:val="none" w:sz="0" w:space="0" w:color="auto"/>
        <w:bottom w:val="none" w:sz="0" w:space="0" w:color="auto"/>
        <w:right w:val="none" w:sz="0" w:space="0" w:color="auto"/>
      </w:divBdr>
    </w:div>
    <w:div w:id="952371550">
      <w:bodyDiv w:val="1"/>
      <w:marLeft w:val="0"/>
      <w:marRight w:val="0"/>
      <w:marTop w:val="0"/>
      <w:marBottom w:val="0"/>
      <w:divBdr>
        <w:top w:val="none" w:sz="0" w:space="0" w:color="auto"/>
        <w:left w:val="none" w:sz="0" w:space="0" w:color="auto"/>
        <w:bottom w:val="none" w:sz="0" w:space="0" w:color="auto"/>
        <w:right w:val="none" w:sz="0" w:space="0" w:color="auto"/>
      </w:divBdr>
      <w:divsChild>
        <w:div w:id="39091555">
          <w:marLeft w:val="480"/>
          <w:marRight w:val="0"/>
          <w:marTop w:val="0"/>
          <w:marBottom w:val="0"/>
          <w:divBdr>
            <w:top w:val="none" w:sz="0" w:space="0" w:color="auto"/>
            <w:left w:val="none" w:sz="0" w:space="0" w:color="auto"/>
            <w:bottom w:val="none" w:sz="0" w:space="0" w:color="auto"/>
            <w:right w:val="none" w:sz="0" w:space="0" w:color="auto"/>
          </w:divBdr>
        </w:div>
        <w:div w:id="87653486">
          <w:marLeft w:val="480"/>
          <w:marRight w:val="0"/>
          <w:marTop w:val="0"/>
          <w:marBottom w:val="0"/>
          <w:divBdr>
            <w:top w:val="none" w:sz="0" w:space="0" w:color="auto"/>
            <w:left w:val="none" w:sz="0" w:space="0" w:color="auto"/>
            <w:bottom w:val="none" w:sz="0" w:space="0" w:color="auto"/>
            <w:right w:val="none" w:sz="0" w:space="0" w:color="auto"/>
          </w:divBdr>
        </w:div>
        <w:div w:id="90005653">
          <w:marLeft w:val="480"/>
          <w:marRight w:val="0"/>
          <w:marTop w:val="0"/>
          <w:marBottom w:val="0"/>
          <w:divBdr>
            <w:top w:val="none" w:sz="0" w:space="0" w:color="auto"/>
            <w:left w:val="none" w:sz="0" w:space="0" w:color="auto"/>
            <w:bottom w:val="none" w:sz="0" w:space="0" w:color="auto"/>
            <w:right w:val="none" w:sz="0" w:space="0" w:color="auto"/>
          </w:divBdr>
        </w:div>
        <w:div w:id="90394529">
          <w:marLeft w:val="480"/>
          <w:marRight w:val="0"/>
          <w:marTop w:val="0"/>
          <w:marBottom w:val="0"/>
          <w:divBdr>
            <w:top w:val="none" w:sz="0" w:space="0" w:color="auto"/>
            <w:left w:val="none" w:sz="0" w:space="0" w:color="auto"/>
            <w:bottom w:val="none" w:sz="0" w:space="0" w:color="auto"/>
            <w:right w:val="none" w:sz="0" w:space="0" w:color="auto"/>
          </w:divBdr>
        </w:div>
        <w:div w:id="95638495">
          <w:marLeft w:val="480"/>
          <w:marRight w:val="0"/>
          <w:marTop w:val="0"/>
          <w:marBottom w:val="0"/>
          <w:divBdr>
            <w:top w:val="none" w:sz="0" w:space="0" w:color="auto"/>
            <w:left w:val="none" w:sz="0" w:space="0" w:color="auto"/>
            <w:bottom w:val="none" w:sz="0" w:space="0" w:color="auto"/>
            <w:right w:val="none" w:sz="0" w:space="0" w:color="auto"/>
          </w:divBdr>
        </w:div>
        <w:div w:id="113837862">
          <w:marLeft w:val="480"/>
          <w:marRight w:val="0"/>
          <w:marTop w:val="0"/>
          <w:marBottom w:val="0"/>
          <w:divBdr>
            <w:top w:val="none" w:sz="0" w:space="0" w:color="auto"/>
            <w:left w:val="none" w:sz="0" w:space="0" w:color="auto"/>
            <w:bottom w:val="none" w:sz="0" w:space="0" w:color="auto"/>
            <w:right w:val="none" w:sz="0" w:space="0" w:color="auto"/>
          </w:divBdr>
        </w:div>
        <w:div w:id="137455961">
          <w:marLeft w:val="480"/>
          <w:marRight w:val="0"/>
          <w:marTop w:val="0"/>
          <w:marBottom w:val="0"/>
          <w:divBdr>
            <w:top w:val="none" w:sz="0" w:space="0" w:color="auto"/>
            <w:left w:val="none" w:sz="0" w:space="0" w:color="auto"/>
            <w:bottom w:val="none" w:sz="0" w:space="0" w:color="auto"/>
            <w:right w:val="none" w:sz="0" w:space="0" w:color="auto"/>
          </w:divBdr>
        </w:div>
        <w:div w:id="139732784">
          <w:marLeft w:val="480"/>
          <w:marRight w:val="0"/>
          <w:marTop w:val="0"/>
          <w:marBottom w:val="0"/>
          <w:divBdr>
            <w:top w:val="none" w:sz="0" w:space="0" w:color="auto"/>
            <w:left w:val="none" w:sz="0" w:space="0" w:color="auto"/>
            <w:bottom w:val="none" w:sz="0" w:space="0" w:color="auto"/>
            <w:right w:val="none" w:sz="0" w:space="0" w:color="auto"/>
          </w:divBdr>
        </w:div>
        <w:div w:id="151261857">
          <w:marLeft w:val="480"/>
          <w:marRight w:val="0"/>
          <w:marTop w:val="0"/>
          <w:marBottom w:val="0"/>
          <w:divBdr>
            <w:top w:val="none" w:sz="0" w:space="0" w:color="auto"/>
            <w:left w:val="none" w:sz="0" w:space="0" w:color="auto"/>
            <w:bottom w:val="none" w:sz="0" w:space="0" w:color="auto"/>
            <w:right w:val="none" w:sz="0" w:space="0" w:color="auto"/>
          </w:divBdr>
        </w:div>
        <w:div w:id="189496401">
          <w:marLeft w:val="480"/>
          <w:marRight w:val="0"/>
          <w:marTop w:val="0"/>
          <w:marBottom w:val="0"/>
          <w:divBdr>
            <w:top w:val="none" w:sz="0" w:space="0" w:color="auto"/>
            <w:left w:val="none" w:sz="0" w:space="0" w:color="auto"/>
            <w:bottom w:val="none" w:sz="0" w:space="0" w:color="auto"/>
            <w:right w:val="none" w:sz="0" w:space="0" w:color="auto"/>
          </w:divBdr>
        </w:div>
        <w:div w:id="279000156">
          <w:marLeft w:val="480"/>
          <w:marRight w:val="0"/>
          <w:marTop w:val="0"/>
          <w:marBottom w:val="0"/>
          <w:divBdr>
            <w:top w:val="none" w:sz="0" w:space="0" w:color="auto"/>
            <w:left w:val="none" w:sz="0" w:space="0" w:color="auto"/>
            <w:bottom w:val="none" w:sz="0" w:space="0" w:color="auto"/>
            <w:right w:val="none" w:sz="0" w:space="0" w:color="auto"/>
          </w:divBdr>
        </w:div>
        <w:div w:id="371420397">
          <w:marLeft w:val="480"/>
          <w:marRight w:val="0"/>
          <w:marTop w:val="0"/>
          <w:marBottom w:val="0"/>
          <w:divBdr>
            <w:top w:val="none" w:sz="0" w:space="0" w:color="auto"/>
            <w:left w:val="none" w:sz="0" w:space="0" w:color="auto"/>
            <w:bottom w:val="none" w:sz="0" w:space="0" w:color="auto"/>
            <w:right w:val="none" w:sz="0" w:space="0" w:color="auto"/>
          </w:divBdr>
        </w:div>
        <w:div w:id="383796797">
          <w:marLeft w:val="480"/>
          <w:marRight w:val="0"/>
          <w:marTop w:val="0"/>
          <w:marBottom w:val="0"/>
          <w:divBdr>
            <w:top w:val="none" w:sz="0" w:space="0" w:color="auto"/>
            <w:left w:val="none" w:sz="0" w:space="0" w:color="auto"/>
            <w:bottom w:val="none" w:sz="0" w:space="0" w:color="auto"/>
            <w:right w:val="none" w:sz="0" w:space="0" w:color="auto"/>
          </w:divBdr>
        </w:div>
        <w:div w:id="401567537">
          <w:marLeft w:val="480"/>
          <w:marRight w:val="0"/>
          <w:marTop w:val="0"/>
          <w:marBottom w:val="0"/>
          <w:divBdr>
            <w:top w:val="none" w:sz="0" w:space="0" w:color="auto"/>
            <w:left w:val="none" w:sz="0" w:space="0" w:color="auto"/>
            <w:bottom w:val="none" w:sz="0" w:space="0" w:color="auto"/>
            <w:right w:val="none" w:sz="0" w:space="0" w:color="auto"/>
          </w:divBdr>
        </w:div>
        <w:div w:id="415397565">
          <w:marLeft w:val="480"/>
          <w:marRight w:val="0"/>
          <w:marTop w:val="0"/>
          <w:marBottom w:val="0"/>
          <w:divBdr>
            <w:top w:val="none" w:sz="0" w:space="0" w:color="auto"/>
            <w:left w:val="none" w:sz="0" w:space="0" w:color="auto"/>
            <w:bottom w:val="none" w:sz="0" w:space="0" w:color="auto"/>
            <w:right w:val="none" w:sz="0" w:space="0" w:color="auto"/>
          </w:divBdr>
        </w:div>
        <w:div w:id="455372865">
          <w:marLeft w:val="480"/>
          <w:marRight w:val="0"/>
          <w:marTop w:val="0"/>
          <w:marBottom w:val="0"/>
          <w:divBdr>
            <w:top w:val="none" w:sz="0" w:space="0" w:color="auto"/>
            <w:left w:val="none" w:sz="0" w:space="0" w:color="auto"/>
            <w:bottom w:val="none" w:sz="0" w:space="0" w:color="auto"/>
            <w:right w:val="none" w:sz="0" w:space="0" w:color="auto"/>
          </w:divBdr>
        </w:div>
        <w:div w:id="505679424">
          <w:marLeft w:val="480"/>
          <w:marRight w:val="0"/>
          <w:marTop w:val="0"/>
          <w:marBottom w:val="0"/>
          <w:divBdr>
            <w:top w:val="none" w:sz="0" w:space="0" w:color="auto"/>
            <w:left w:val="none" w:sz="0" w:space="0" w:color="auto"/>
            <w:bottom w:val="none" w:sz="0" w:space="0" w:color="auto"/>
            <w:right w:val="none" w:sz="0" w:space="0" w:color="auto"/>
          </w:divBdr>
        </w:div>
        <w:div w:id="542400133">
          <w:marLeft w:val="480"/>
          <w:marRight w:val="0"/>
          <w:marTop w:val="0"/>
          <w:marBottom w:val="0"/>
          <w:divBdr>
            <w:top w:val="none" w:sz="0" w:space="0" w:color="auto"/>
            <w:left w:val="none" w:sz="0" w:space="0" w:color="auto"/>
            <w:bottom w:val="none" w:sz="0" w:space="0" w:color="auto"/>
            <w:right w:val="none" w:sz="0" w:space="0" w:color="auto"/>
          </w:divBdr>
        </w:div>
        <w:div w:id="572084843">
          <w:marLeft w:val="480"/>
          <w:marRight w:val="0"/>
          <w:marTop w:val="0"/>
          <w:marBottom w:val="0"/>
          <w:divBdr>
            <w:top w:val="none" w:sz="0" w:space="0" w:color="auto"/>
            <w:left w:val="none" w:sz="0" w:space="0" w:color="auto"/>
            <w:bottom w:val="none" w:sz="0" w:space="0" w:color="auto"/>
            <w:right w:val="none" w:sz="0" w:space="0" w:color="auto"/>
          </w:divBdr>
        </w:div>
        <w:div w:id="608853225">
          <w:marLeft w:val="480"/>
          <w:marRight w:val="0"/>
          <w:marTop w:val="0"/>
          <w:marBottom w:val="0"/>
          <w:divBdr>
            <w:top w:val="none" w:sz="0" w:space="0" w:color="auto"/>
            <w:left w:val="none" w:sz="0" w:space="0" w:color="auto"/>
            <w:bottom w:val="none" w:sz="0" w:space="0" w:color="auto"/>
            <w:right w:val="none" w:sz="0" w:space="0" w:color="auto"/>
          </w:divBdr>
        </w:div>
        <w:div w:id="635722680">
          <w:marLeft w:val="480"/>
          <w:marRight w:val="0"/>
          <w:marTop w:val="0"/>
          <w:marBottom w:val="0"/>
          <w:divBdr>
            <w:top w:val="none" w:sz="0" w:space="0" w:color="auto"/>
            <w:left w:val="none" w:sz="0" w:space="0" w:color="auto"/>
            <w:bottom w:val="none" w:sz="0" w:space="0" w:color="auto"/>
            <w:right w:val="none" w:sz="0" w:space="0" w:color="auto"/>
          </w:divBdr>
        </w:div>
        <w:div w:id="652684701">
          <w:marLeft w:val="480"/>
          <w:marRight w:val="0"/>
          <w:marTop w:val="0"/>
          <w:marBottom w:val="0"/>
          <w:divBdr>
            <w:top w:val="none" w:sz="0" w:space="0" w:color="auto"/>
            <w:left w:val="none" w:sz="0" w:space="0" w:color="auto"/>
            <w:bottom w:val="none" w:sz="0" w:space="0" w:color="auto"/>
            <w:right w:val="none" w:sz="0" w:space="0" w:color="auto"/>
          </w:divBdr>
        </w:div>
        <w:div w:id="690842768">
          <w:marLeft w:val="480"/>
          <w:marRight w:val="0"/>
          <w:marTop w:val="0"/>
          <w:marBottom w:val="0"/>
          <w:divBdr>
            <w:top w:val="none" w:sz="0" w:space="0" w:color="auto"/>
            <w:left w:val="none" w:sz="0" w:space="0" w:color="auto"/>
            <w:bottom w:val="none" w:sz="0" w:space="0" w:color="auto"/>
            <w:right w:val="none" w:sz="0" w:space="0" w:color="auto"/>
          </w:divBdr>
        </w:div>
        <w:div w:id="730496773">
          <w:marLeft w:val="480"/>
          <w:marRight w:val="0"/>
          <w:marTop w:val="0"/>
          <w:marBottom w:val="0"/>
          <w:divBdr>
            <w:top w:val="none" w:sz="0" w:space="0" w:color="auto"/>
            <w:left w:val="none" w:sz="0" w:space="0" w:color="auto"/>
            <w:bottom w:val="none" w:sz="0" w:space="0" w:color="auto"/>
            <w:right w:val="none" w:sz="0" w:space="0" w:color="auto"/>
          </w:divBdr>
        </w:div>
        <w:div w:id="810250797">
          <w:marLeft w:val="480"/>
          <w:marRight w:val="0"/>
          <w:marTop w:val="0"/>
          <w:marBottom w:val="0"/>
          <w:divBdr>
            <w:top w:val="none" w:sz="0" w:space="0" w:color="auto"/>
            <w:left w:val="none" w:sz="0" w:space="0" w:color="auto"/>
            <w:bottom w:val="none" w:sz="0" w:space="0" w:color="auto"/>
            <w:right w:val="none" w:sz="0" w:space="0" w:color="auto"/>
          </w:divBdr>
        </w:div>
        <w:div w:id="831795138">
          <w:marLeft w:val="480"/>
          <w:marRight w:val="0"/>
          <w:marTop w:val="0"/>
          <w:marBottom w:val="0"/>
          <w:divBdr>
            <w:top w:val="none" w:sz="0" w:space="0" w:color="auto"/>
            <w:left w:val="none" w:sz="0" w:space="0" w:color="auto"/>
            <w:bottom w:val="none" w:sz="0" w:space="0" w:color="auto"/>
            <w:right w:val="none" w:sz="0" w:space="0" w:color="auto"/>
          </w:divBdr>
        </w:div>
        <w:div w:id="835917604">
          <w:marLeft w:val="480"/>
          <w:marRight w:val="0"/>
          <w:marTop w:val="0"/>
          <w:marBottom w:val="0"/>
          <w:divBdr>
            <w:top w:val="none" w:sz="0" w:space="0" w:color="auto"/>
            <w:left w:val="none" w:sz="0" w:space="0" w:color="auto"/>
            <w:bottom w:val="none" w:sz="0" w:space="0" w:color="auto"/>
            <w:right w:val="none" w:sz="0" w:space="0" w:color="auto"/>
          </w:divBdr>
        </w:div>
        <w:div w:id="839127487">
          <w:marLeft w:val="480"/>
          <w:marRight w:val="0"/>
          <w:marTop w:val="0"/>
          <w:marBottom w:val="0"/>
          <w:divBdr>
            <w:top w:val="none" w:sz="0" w:space="0" w:color="auto"/>
            <w:left w:val="none" w:sz="0" w:space="0" w:color="auto"/>
            <w:bottom w:val="none" w:sz="0" w:space="0" w:color="auto"/>
            <w:right w:val="none" w:sz="0" w:space="0" w:color="auto"/>
          </w:divBdr>
        </w:div>
        <w:div w:id="852643136">
          <w:marLeft w:val="480"/>
          <w:marRight w:val="0"/>
          <w:marTop w:val="0"/>
          <w:marBottom w:val="0"/>
          <w:divBdr>
            <w:top w:val="none" w:sz="0" w:space="0" w:color="auto"/>
            <w:left w:val="none" w:sz="0" w:space="0" w:color="auto"/>
            <w:bottom w:val="none" w:sz="0" w:space="0" w:color="auto"/>
            <w:right w:val="none" w:sz="0" w:space="0" w:color="auto"/>
          </w:divBdr>
        </w:div>
        <w:div w:id="854223186">
          <w:marLeft w:val="480"/>
          <w:marRight w:val="0"/>
          <w:marTop w:val="0"/>
          <w:marBottom w:val="0"/>
          <w:divBdr>
            <w:top w:val="none" w:sz="0" w:space="0" w:color="auto"/>
            <w:left w:val="none" w:sz="0" w:space="0" w:color="auto"/>
            <w:bottom w:val="none" w:sz="0" w:space="0" w:color="auto"/>
            <w:right w:val="none" w:sz="0" w:space="0" w:color="auto"/>
          </w:divBdr>
        </w:div>
        <w:div w:id="887112465">
          <w:marLeft w:val="480"/>
          <w:marRight w:val="0"/>
          <w:marTop w:val="0"/>
          <w:marBottom w:val="0"/>
          <w:divBdr>
            <w:top w:val="none" w:sz="0" w:space="0" w:color="auto"/>
            <w:left w:val="none" w:sz="0" w:space="0" w:color="auto"/>
            <w:bottom w:val="none" w:sz="0" w:space="0" w:color="auto"/>
            <w:right w:val="none" w:sz="0" w:space="0" w:color="auto"/>
          </w:divBdr>
        </w:div>
        <w:div w:id="927466644">
          <w:marLeft w:val="480"/>
          <w:marRight w:val="0"/>
          <w:marTop w:val="0"/>
          <w:marBottom w:val="0"/>
          <w:divBdr>
            <w:top w:val="none" w:sz="0" w:space="0" w:color="auto"/>
            <w:left w:val="none" w:sz="0" w:space="0" w:color="auto"/>
            <w:bottom w:val="none" w:sz="0" w:space="0" w:color="auto"/>
            <w:right w:val="none" w:sz="0" w:space="0" w:color="auto"/>
          </w:divBdr>
        </w:div>
        <w:div w:id="949161393">
          <w:marLeft w:val="480"/>
          <w:marRight w:val="0"/>
          <w:marTop w:val="0"/>
          <w:marBottom w:val="0"/>
          <w:divBdr>
            <w:top w:val="none" w:sz="0" w:space="0" w:color="auto"/>
            <w:left w:val="none" w:sz="0" w:space="0" w:color="auto"/>
            <w:bottom w:val="none" w:sz="0" w:space="0" w:color="auto"/>
            <w:right w:val="none" w:sz="0" w:space="0" w:color="auto"/>
          </w:divBdr>
        </w:div>
        <w:div w:id="1013724247">
          <w:marLeft w:val="480"/>
          <w:marRight w:val="0"/>
          <w:marTop w:val="0"/>
          <w:marBottom w:val="0"/>
          <w:divBdr>
            <w:top w:val="none" w:sz="0" w:space="0" w:color="auto"/>
            <w:left w:val="none" w:sz="0" w:space="0" w:color="auto"/>
            <w:bottom w:val="none" w:sz="0" w:space="0" w:color="auto"/>
            <w:right w:val="none" w:sz="0" w:space="0" w:color="auto"/>
          </w:divBdr>
        </w:div>
        <w:div w:id="1065027734">
          <w:marLeft w:val="480"/>
          <w:marRight w:val="0"/>
          <w:marTop w:val="0"/>
          <w:marBottom w:val="0"/>
          <w:divBdr>
            <w:top w:val="none" w:sz="0" w:space="0" w:color="auto"/>
            <w:left w:val="none" w:sz="0" w:space="0" w:color="auto"/>
            <w:bottom w:val="none" w:sz="0" w:space="0" w:color="auto"/>
            <w:right w:val="none" w:sz="0" w:space="0" w:color="auto"/>
          </w:divBdr>
        </w:div>
        <w:div w:id="1084110280">
          <w:marLeft w:val="480"/>
          <w:marRight w:val="0"/>
          <w:marTop w:val="0"/>
          <w:marBottom w:val="0"/>
          <w:divBdr>
            <w:top w:val="none" w:sz="0" w:space="0" w:color="auto"/>
            <w:left w:val="none" w:sz="0" w:space="0" w:color="auto"/>
            <w:bottom w:val="none" w:sz="0" w:space="0" w:color="auto"/>
            <w:right w:val="none" w:sz="0" w:space="0" w:color="auto"/>
          </w:divBdr>
        </w:div>
        <w:div w:id="1086075135">
          <w:marLeft w:val="480"/>
          <w:marRight w:val="0"/>
          <w:marTop w:val="0"/>
          <w:marBottom w:val="0"/>
          <w:divBdr>
            <w:top w:val="none" w:sz="0" w:space="0" w:color="auto"/>
            <w:left w:val="none" w:sz="0" w:space="0" w:color="auto"/>
            <w:bottom w:val="none" w:sz="0" w:space="0" w:color="auto"/>
            <w:right w:val="none" w:sz="0" w:space="0" w:color="auto"/>
          </w:divBdr>
        </w:div>
        <w:div w:id="1132401751">
          <w:marLeft w:val="480"/>
          <w:marRight w:val="0"/>
          <w:marTop w:val="0"/>
          <w:marBottom w:val="0"/>
          <w:divBdr>
            <w:top w:val="none" w:sz="0" w:space="0" w:color="auto"/>
            <w:left w:val="none" w:sz="0" w:space="0" w:color="auto"/>
            <w:bottom w:val="none" w:sz="0" w:space="0" w:color="auto"/>
            <w:right w:val="none" w:sz="0" w:space="0" w:color="auto"/>
          </w:divBdr>
        </w:div>
        <w:div w:id="1148471605">
          <w:marLeft w:val="480"/>
          <w:marRight w:val="0"/>
          <w:marTop w:val="0"/>
          <w:marBottom w:val="0"/>
          <w:divBdr>
            <w:top w:val="none" w:sz="0" w:space="0" w:color="auto"/>
            <w:left w:val="none" w:sz="0" w:space="0" w:color="auto"/>
            <w:bottom w:val="none" w:sz="0" w:space="0" w:color="auto"/>
            <w:right w:val="none" w:sz="0" w:space="0" w:color="auto"/>
          </w:divBdr>
        </w:div>
        <w:div w:id="1183713773">
          <w:marLeft w:val="480"/>
          <w:marRight w:val="0"/>
          <w:marTop w:val="0"/>
          <w:marBottom w:val="0"/>
          <w:divBdr>
            <w:top w:val="none" w:sz="0" w:space="0" w:color="auto"/>
            <w:left w:val="none" w:sz="0" w:space="0" w:color="auto"/>
            <w:bottom w:val="none" w:sz="0" w:space="0" w:color="auto"/>
            <w:right w:val="none" w:sz="0" w:space="0" w:color="auto"/>
          </w:divBdr>
        </w:div>
        <w:div w:id="1184442789">
          <w:marLeft w:val="480"/>
          <w:marRight w:val="0"/>
          <w:marTop w:val="0"/>
          <w:marBottom w:val="0"/>
          <w:divBdr>
            <w:top w:val="none" w:sz="0" w:space="0" w:color="auto"/>
            <w:left w:val="none" w:sz="0" w:space="0" w:color="auto"/>
            <w:bottom w:val="none" w:sz="0" w:space="0" w:color="auto"/>
            <w:right w:val="none" w:sz="0" w:space="0" w:color="auto"/>
          </w:divBdr>
        </w:div>
        <w:div w:id="1285962724">
          <w:marLeft w:val="480"/>
          <w:marRight w:val="0"/>
          <w:marTop w:val="0"/>
          <w:marBottom w:val="0"/>
          <w:divBdr>
            <w:top w:val="none" w:sz="0" w:space="0" w:color="auto"/>
            <w:left w:val="none" w:sz="0" w:space="0" w:color="auto"/>
            <w:bottom w:val="none" w:sz="0" w:space="0" w:color="auto"/>
            <w:right w:val="none" w:sz="0" w:space="0" w:color="auto"/>
          </w:divBdr>
        </w:div>
        <w:div w:id="1332441676">
          <w:marLeft w:val="480"/>
          <w:marRight w:val="0"/>
          <w:marTop w:val="0"/>
          <w:marBottom w:val="0"/>
          <w:divBdr>
            <w:top w:val="none" w:sz="0" w:space="0" w:color="auto"/>
            <w:left w:val="none" w:sz="0" w:space="0" w:color="auto"/>
            <w:bottom w:val="none" w:sz="0" w:space="0" w:color="auto"/>
            <w:right w:val="none" w:sz="0" w:space="0" w:color="auto"/>
          </w:divBdr>
        </w:div>
        <w:div w:id="1343316071">
          <w:marLeft w:val="480"/>
          <w:marRight w:val="0"/>
          <w:marTop w:val="0"/>
          <w:marBottom w:val="0"/>
          <w:divBdr>
            <w:top w:val="none" w:sz="0" w:space="0" w:color="auto"/>
            <w:left w:val="none" w:sz="0" w:space="0" w:color="auto"/>
            <w:bottom w:val="none" w:sz="0" w:space="0" w:color="auto"/>
            <w:right w:val="none" w:sz="0" w:space="0" w:color="auto"/>
          </w:divBdr>
        </w:div>
        <w:div w:id="1357926810">
          <w:marLeft w:val="480"/>
          <w:marRight w:val="0"/>
          <w:marTop w:val="0"/>
          <w:marBottom w:val="0"/>
          <w:divBdr>
            <w:top w:val="none" w:sz="0" w:space="0" w:color="auto"/>
            <w:left w:val="none" w:sz="0" w:space="0" w:color="auto"/>
            <w:bottom w:val="none" w:sz="0" w:space="0" w:color="auto"/>
            <w:right w:val="none" w:sz="0" w:space="0" w:color="auto"/>
          </w:divBdr>
        </w:div>
        <w:div w:id="1392386311">
          <w:marLeft w:val="480"/>
          <w:marRight w:val="0"/>
          <w:marTop w:val="0"/>
          <w:marBottom w:val="0"/>
          <w:divBdr>
            <w:top w:val="none" w:sz="0" w:space="0" w:color="auto"/>
            <w:left w:val="none" w:sz="0" w:space="0" w:color="auto"/>
            <w:bottom w:val="none" w:sz="0" w:space="0" w:color="auto"/>
            <w:right w:val="none" w:sz="0" w:space="0" w:color="auto"/>
          </w:divBdr>
        </w:div>
        <w:div w:id="1407412814">
          <w:marLeft w:val="480"/>
          <w:marRight w:val="0"/>
          <w:marTop w:val="0"/>
          <w:marBottom w:val="0"/>
          <w:divBdr>
            <w:top w:val="none" w:sz="0" w:space="0" w:color="auto"/>
            <w:left w:val="none" w:sz="0" w:space="0" w:color="auto"/>
            <w:bottom w:val="none" w:sz="0" w:space="0" w:color="auto"/>
            <w:right w:val="none" w:sz="0" w:space="0" w:color="auto"/>
          </w:divBdr>
        </w:div>
        <w:div w:id="1410419757">
          <w:marLeft w:val="480"/>
          <w:marRight w:val="0"/>
          <w:marTop w:val="0"/>
          <w:marBottom w:val="0"/>
          <w:divBdr>
            <w:top w:val="none" w:sz="0" w:space="0" w:color="auto"/>
            <w:left w:val="none" w:sz="0" w:space="0" w:color="auto"/>
            <w:bottom w:val="none" w:sz="0" w:space="0" w:color="auto"/>
            <w:right w:val="none" w:sz="0" w:space="0" w:color="auto"/>
          </w:divBdr>
        </w:div>
        <w:div w:id="1439063111">
          <w:marLeft w:val="480"/>
          <w:marRight w:val="0"/>
          <w:marTop w:val="0"/>
          <w:marBottom w:val="0"/>
          <w:divBdr>
            <w:top w:val="none" w:sz="0" w:space="0" w:color="auto"/>
            <w:left w:val="none" w:sz="0" w:space="0" w:color="auto"/>
            <w:bottom w:val="none" w:sz="0" w:space="0" w:color="auto"/>
            <w:right w:val="none" w:sz="0" w:space="0" w:color="auto"/>
          </w:divBdr>
        </w:div>
        <w:div w:id="1485583838">
          <w:marLeft w:val="480"/>
          <w:marRight w:val="0"/>
          <w:marTop w:val="0"/>
          <w:marBottom w:val="0"/>
          <w:divBdr>
            <w:top w:val="none" w:sz="0" w:space="0" w:color="auto"/>
            <w:left w:val="none" w:sz="0" w:space="0" w:color="auto"/>
            <w:bottom w:val="none" w:sz="0" w:space="0" w:color="auto"/>
            <w:right w:val="none" w:sz="0" w:space="0" w:color="auto"/>
          </w:divBdr>
        </w:div>
        <w:div w:id="1504472852">
          <w:marLeft w:val="480"/>
          <w:marRight w:val="0"/>
          <w:marTop w:val="0"/>
          <w:marBottom w:val="0"/>
          <w:divBdr>
            <w:top w:val="none" w:sz="0" w:space="0" w:color="auto"/>
            <w:left w:val="none" w:sz="0" w:space="0" w:color="auto"/>
            <w:bottom w:val="none" w:sz="0" w:space="0" w:color="auto"/>
            <w:right w:val="none" w:sz="0" w:space="0" w:color="auto"/>
          </w:divBdr>
        </w:div>
        <w:div w:id="1560089868">
          <w:marLeft w:val="480"/>
          <w:marRight w:val="0"/>
          <w:marTop w:val="0"/>
          <w:marBottom w:val="0"/>
          <w:divBdr>
            <w:top w:val="none" w:sz="0" w:space="0" w:color="auto"/>
            <w:left w:val="none" w:sz="0" w:space="0" w:color="auto"/>
            <w:bottom w:val="none" w:sz="0" w:space="0" w:color="auto"/>
            <w:right w:val="none" w:sz="0" w:space="0" w:color="auto"/>
          </w:divBdr>
        </w:div>
        <w:div w:id="1561288316">
          <w:marLeft w:val="480"/>
          <w:marRight w:val="0"/>
          <w:marTop w:val="0"/>
          <w:marBottom w:val="0"/>
          <w:divBdr>
            <w:top w:val="none" w:sz="0" w:space="0" w:color="auto"/>
            <w:left w:val="none" w:sz="0" w:space="0" w:color="auto"/>
            <w:bottom w:val="none" w:sz="0" w:space="0" w:color="auto"/>
            <w:right w:val="none" w:sz="0" w:space="0" w:color="auto"/>
          </w:divBdr>
        </w:div>
        <w:div w:id="1562443788">
          <w:marLeft w:val="480"/>
          <w:marRight w:val="0"/>
          <w:marTop w:val="0"/>
          <w:marBottom w:val="0"/>
          <w:divBdr>
            <w:top w:val="none" w:sz="0" w:space="0" w:color="auto"/>
            <w:left w:val="none" w:sz="0" w:space="0" w:color="auto"/>
            <w:bottom w:val="none" w:sz="0" w:space="0" w:color="auto"/>
            <w:right w:val="none" w:sz="0" w:space="0" w:color="auto"/>
          </w:divBdr>
        </w:div>
        <w:div w:id="1621065042">
          <w:marLeft w:val="480"/>
          <w:marRight w:val="0"/>
          <w:marTop w:val="0"/>
          <w:marBottom w:val="0"/>
          <w:divBdr>
            <w:top w:val="none" w:sz="0" w:space="0" w:color="auto"/>
            <w:left w:val="none" w:sz="0" w:space="0" w:color="auto"/>
            <w:bottom w:val="none" w:sz="0" w:space="0" w:color="auto"/>
            <w:right w:val="none" w:sz="0" w:space="0" w:color="auto"/>
          </w:divBdr>
        </w:div>
        <w:div w:id="1650748085">
          <w:marLeft w:val="480"/>
          <w:marRight w:val="0"/>
          <w:marTop w:val="0"/>
          <w:marBottom w:val="0"/>
          <w:divBdr>
            <w:top w:val="none" w:sz="0" w:space="0" w:color="auto"/>
            <w:left w:val="none" w:sz="0" w:space="0" w:color="auto"/>
            <w:bottom w:val="none" w:sz="0" w:space="0" w:color="auto"/>
            <w:right w:val="none" w:sz="0" w:space="0" w:color="auto"/>
          </w:divBdr>
        </w:div>
        <w:div w:id="1680083436">
          <w:marLeft w:val="480"/>
          <w:marRight w:val="0"/>
          <w:marTop w:val="0"/>
          <w:marBottom w:val="0"/>
          <w:divBdr>
            <w:top w:val="none" w:sz="0" w:space="0" w:color="auto"/>
            <w:left w:val="none" w:sz="0" w:space="0" w:color="auto"/>
            <w:bottom w:val="none" w:sz="0" w:space="0" w:color="auto"/>
            <w:right w:val="none" w:sz="0" w:space="0" w:color="auto"/>
          </w:divBdr>
        </w:div>
        <w:div w:id="1691489846">
          <w:marLeft w:val="480"/>
          <w:marRight w:val="0"/>
          <w:marTop w:val="0"/>
          <w:marBottom w:val="0"/>
          <w:divBdr>
            <w:top w:val="none" w:sz="0" w:space="0" w:color="auto"/>
            <w:left w:val="none" w:sz="0" w:space="0" w:color="auto"/>
            <w:bottom w:val="none" w:sz="0" w:space="0" w:color="auto"/>
            <w:right w:val="none" w:sz="0" w:space="0" w:color="auto"/>
          </w:divBdr>
        </w:div>
        <w:div w:id="1701395008">
          <w:marLeft w:val="480"/>
          <w:marRight w:val="0"/>
          <w:marTop w:val="0"/>
          <w:marBottom w:val="0"/>
          <w:divBdr>
            <w:top w:val="none" w:sz="0" w:space="0" w:color="auto"/>
            <w:left w:val="none" w:sz="0" w:space="0" w:color="auto"/>
            <w:bottom w:val="none" w:sz="0" w:space="0" w:color="auto"/>
            <w:right w:val="none" w:sz="0" w:space="0" w:color="auto"/>
          </w:divBdr>
        </w:div>
        <w:div w:id="1720127167">
          <w:marLeft w:val="480"/>
          <w:marRight w:val="0"/>
          <w:marTop w:val="0"/>
          <w:marBottom w:val="0"/>
          <w:divBdr>
            <w:top w:val="none" w:sz="0" w:space="0" w:color="auto"/>
            <w:left w:val="none" w:sz="0" w:space="0" w:color="auto"/>
            <w:bottom w:val="none" w:sz="0" w:space="0" w:color="auto"/>
            <w:right w:val="none" w:sz="0" w:space="0" w:color="auto"/>
          </w:divBdr>
        </w:div>
        <w:div w:id="1761100193">
          <w:marLeft w:val="480"/>
          <w:marRight w:val="0"/>
          <w:marTop w:val="0"/>
          <w:marBottom w:val="0"/>
          <w:divBdr>
            <w:top w:val="none" w:sz="0" w:space="0" w:color="auto"/>
            <w:left w:val="none" w:sz="0" w:space="0" w:color="auto"/>
            <w:bottom w:val="none" w:sz="0" w:space="0" w:color="auto"/>
            <w:right w:val="none" w:sz="0" w:space="0" w:color="auto"/>
          </w:divBdr>
        </w:div>
        <w:div w:id="1779980277">
          <w:marLeft w:val="480"/>
          <w:marRight w:val="0"/>
          <w:marTop w:val="0"/>
          <w:marBottom w:val="0"/>
          <w:divBdr>
            <w:top w:val="none" w:sz="0" w:space="0" w:color="auto"/>
            <w:left w:val="none" w:sz="0" w:space="0" w:color="auto"/>
            <w:bottom w:val="none" w:sz="0" w:space="0" w:color="auto"/>
            <w:right w:val="none" w:sz="0" w:space="0" w:color="auto"/>
          </w:divBdr>
        </w:div>
        <w:div w:id="1782720517">
          <w:marLeft w:val="480"/>
          <w:marRight w:val="0"/>
          <w:marTop w:val="0"/>
          <w:marBottom w:val="0"/>
          <w:divBdr>
            <w:top w:val="none" w:sz="0" w:space="0" w:color="auto"/>
            <w:left w:val="none" w:sz="0" w:space="0" w:color="auto"/>
            <w:bottom w:val="none" w:sz="0" w:space="0" w:color="auto"/>
            <w:right w:val="none" w:sz="0" w:space="0" w:color="auto"/>
          </w:divBdr>
        </w:div>
        <w:div w:id="1784882788">
          <w:marLeft w:val="480"/>
          <w:marRight w:val="0"/>
          <w:marTop w:val="0"/>
          <w:marBottom w:val="0"/>
          <w:divBdr>
            <w:top w:val="none" w:sz="0" w:space="0" w:color="auto"/>
            <w:left w:val="none" w:sz="0" w:space="0" w:color="auto"/>
            <w:bottom w:val="none" w:sz="0" w:space="0" w:color="auto"/>
            <w:right w:val="none" w:sz="0" w:space="0" w:color="auto"/>
          </w:divBdr>
        </w:div>
        <w:div w:id="1787190412">
          <w:marLeft w:val="480"/>
          <w:marRight w:val="0"/>
          <w:marTop w:val="0"/>
          <w:marBottom w:val="0"/>
          <w:divBdr>
            <w:top w:val="none" w:sz="0" w:space="0" w:color="auto"/>
            <w:left w:val="none" w:sz="0" w:space="0" w:color="auto"/>
            <w:bottom w:val="none" w:sz="0" w:space="0" w:color="auto"/>
            <w:right w:val="none" w:sz="0" w:space="0" w:color="auto"/>
          </w:divBdr>
        </w:div>
        <w:div w:id="1813323925">
          <w:marLeft w:val="480"/>
          <w:marRight w:val="0"/>
          <w:marTop w:val="0"/>
          <w:marBottom w:val="0"/>
          <w:divBdr>
            <w:top w:val="none" w:sz="0" w:space="0" w:color="auto"/>
            <w:left w:val="none" w:sz="0" w:space="0" w:color="auto"/>
            <w:bottom w:val="none" w:sz="0" w:space="0" w:color="auto"/>
            <w:right w:val="none" w:sz="0" w:space="0" w:color="auto"/>
          </w:divBdr>
        </w:div>
        <w:div w:id="1851093818">
          <w:marLeft w:val="480"/>
          <w:marRight w:val="0"/>
          <w:marTop w:val="0"/>
          <w:marBottom w:val="0"/>
          <w:divBdr>
            <w:top w:val="none" w:sz="0" w:space="0" w:color="auto"/>
            <w:left w:val="none" w:sz="0" w:space="0" w:color="auto"/>
            <w:bottom w:val="none" w:sz="0" w:space="0" w:color="auto"/>
            <w:right w:val="none" w:sz="0" w:space="0" w:color="auto"/>
          </w:divBdr>
        </w:div>
        <w:div w:id="1861894142">
          <w:marLeft w:val="480"/>
          <w:marRight w:val="0"/>
          <w:marTop w:val="0"/>
          <w:marBottom w:val="0"/>
          <w:divBdr>
            <w:top w:val="none" w:sz="0" w:space="0" w:color="auto"/>
            <w:left w:val="none" w:sz="0" w:space="0" w:color="auto"/>
            <w:bottom w:val="none" w:sz="0" w:space="0" w:color="auto"/>
            <w:right w:val="none" w:sz="0" w:space="0" w:color="auto"/>
          </w:divBdr>
        </w:div>
        <w:div w:id="1932618013">
          <w:marLeft w:val="480"/>
          <w:marRight w:val="0"/>
          <w:marTop w:val="0"/>
          <w:marBottom w:val="0"/>
          <w:divBdr>
            <w:top w:val="none" w:sz="0" w:space="0" w:color="auto"/>
            <w:left w:val="none" w:sz="0" w:space="0" w:color="auto"/>
            <w:bottom w:val="none" w:sz="0" w:space="0" w:color="auto"/>
            <w:right w:val="none" w:sz="0" w:space="0" w:color="auto"/>
          </w:divBdr>
        </w:div>
        <w:div w:id="1937250593">
          <w:marLeft w:val="480"/>
          <w:marRight w:val="0"/>
          <w:marTop w:val="0"/>
          <w:marBottom w:val="0"/>
          <w:divBdr>
            <w:top w:val="none" w:sz="0" w:space="0" w:color="auto"/>
            <w:left w:val="none" w:sz="0" w:space="0" w:color="auto"/>
            <w:bottom w:val="none" w:sz="0" w:space="0" w:color="auto"/>
            <w:right w:val="none" w:sz="0" w:space="0" w:color="auto"/>
          </w:divBdr>
        </w:div>
        <w:div w:id="1945654443">
          <w:marLeft w:val="480"/>
          <w:marRight w:val="0"/>
          <w:marTop w:val="0"/>
          <w:marBottom w:val="0"/>
          <w:divBdr>
            <w:top w:val="none" w:sz="0" w:space="0" w:color="auto"/>
            <w:left w:val="none" w:sz="0" w:space="0" w:color="auto"/>
            <w:bottom w:val="none" w:sz="0" w:space="0" w:color="auto"/>
            <w:right w:val="none" w:sz="0" w:space="0" w:color="auto"/>
          </w:divBdr>
        </w:div>
        <w:div w:id="1997343874">
          <w:marLeft w:val="480"/>
          <w:marRight w:val="0"/>
          <w:marTop w:val="0"/>
          <w:marBottom w:val="0"/>
          <w:divBdr>
            <w:top w:val="none" w:sz="0" w:space="0" w:color="auto"/>
            <w:left w:val="none" w:sz="0" w:space="0" w:color="auto"/>
            <w:bottom w:val="none" w:sz="0" w:space="0" w:color="auto"/>
            <w:right w:val="none" w:sz="0" w:space="0" w:color="auto"/>
          </w:divBdr>
        </w:div>
        <w:div w:id="2028367068">
          <w:marLeft w:val="480"/>
          <w:marRight w:val="0"/>
          <w:marTop w:val="0"/>
          <w:marBottom w:val="0"/>
          <w:divBdr>
            <w:top w:val="none" w:sz="0" w:space="0" w:color="auto"/>
            <w:left w:val="none" w:sz="0" w:space="0" w:color="auto"/>
            <w:bottom w:val="none" w:sz="0" w:space="0" w:color="auto"/>
            <w:right w:val="none" w:sz="0" w:space="0" w:color="auto"/>
          </w:divBdr>
        </w:div>
        <w:div w:id="2041589066">
          <w:marLeft w:val="480"/>
          <w:marRight w:val="0"/>
          <w:marTop w:val="0"/>
          <w:marBottom w:val="0"/>
          <w:divBdr>
            <w:top w:val="none" w:sz="0" w:space="0" w:color="auto"/>
            <w:left w:val="none" w:sz="0" w:space="0" w:color="auto"/>
            <w:bottom w:val="none" w:sz="0" w:space="0" w:color="auto"/>
            <w:right w:val="none" w:sz="0" w:space="0" w:color="auto"/>
          </w:divBdr>
        </w:div>
        <w:div w:id="2052997152">
          <w:marLeft w:val="480"/>
          <w:marRight w:val="0"/>
          <w:marTop w:val="0"/>
          <w:marBottom w:val="0"/>
          <w:divBdr>
            <w:top w:val="none" w:sz="0" w:space="0" w:color="auto"/>
            <w:left w:val="none" w:sz="0" w:space="0" w:color="auto"/>
            <w:bottom w:val="none" w:sz="0" w:space="0" w:color="auto"/>
            <w:right w:val="none" w:sz="0" w:space="0" w:color="auto"/>
          </w:divBdr>
        </w:div>
        <w:div w:id="2134055674">
          <w:marLeft w:val="480"/>
          <w:marRight w:val="0"/>
          <w:marTop w:val="0"/>
          <w:marBottom w:val="0"/>
          <w:divBdr>
            <w:top w:val="none" w:sz="0" w:space="0" w:color="auto"/>
            <w:left w:val="none" w:sz="0" w:space="0" w:color="auto"/>
            <w:bottom w:val="none" w:sz="0" w:space="0" w:color="auto"/>
            <w:right w:val="none" w:sz="0" w:space="0" w:color="auto"/>
          </w:divBdr>
        </w:div>
        <w:div w:id="2136025700">
          <w:marLeft w:val="480"/>
          <w:marRight w:val="0"/>
          <w:marTop w:val="0"/>
          <w:marBottom w:val="0"/>
          <w:divBdr>
            <w:top w:val="none" w:sz="0" w:space="0" w:color="auto"/>
            <w:left w:val="none" w:sz="0" w:space="0" w:color="auto"/>
            <w:bottom w:val="none" w:sz="0" w:space="0" w:color="auto"/>
            <w:right w:val="none" w:sz="0" w:space="0" w:color="auto"/>
          </w:divBdr>
        </w:div>
        <w:div w:id="2146044063">
          <w:marLeft w:val="480"/>
          <w:marRight w:val="0"/>
          <w:marTop w:val="0"/>
          <w:marBottom w:val="0"/>
          <w:divBdr>
            <w:top w:val="none" w:sz="0" w:space="0" w:color="auto"/>
            <w:left w:val="none" w:sz="0" w:space="0" w:color="auto"/>
            <w:bottom w:val="none" w:sz="0" w:space="0" w:color="auto"/>
            <w:right w:val="none" w:sz="0" w:space="0" w:color="auto"/>
          </w:divBdr>
        </w:div>
      </w:divsChild>
    </w:div>
    <w:div w:id="954675679">
      <w:bodyDiv w:val="1"/>
      <w:marLeft w:val="0"/>
      <w:marRight w:val="0"/>
      <w:marTop w:val="0"/>
      <w:marBottom w:val="0"/>
      <w:divBdr>
        <w:top w:val="none" w:sz="0" w:space="0" w:color="auto"/>
        <w:left w:val="none" w:sz="0" w:space="0" w:color="auto"/>
        <w:bottom w:val="none" w:sz="0" w:space="0" w:color="auto"/>
        <w:right w:val="none" w:sz="0" w:space="0" w:color="auto"/>
      </w:divBdr>
      <w:divsChild>
        <w:div w:id="1722047348">
          <w:marLeft w:val="480"/>
          <w:marRight w:val="0"/>
          <w:marTop w:val="0"/>
          <w:marBottom w:val="0"/>
          <w:divBdr>
            <w:top w:val="none" w:sz="0" w:space="0" w:color="auto"/>
            <w:left w:val="none" w:sz="0" w:space="0" w:color="auto"/>
            <w:bottom w:val="none" w:sz="0" w:space="0" w:color="auto"/>
            <w:right w:val="none" w:sz="0" w:space="0" w:color="auto"/>
          </w:divBdr>
        </w:div>
        <w:div w:id="46340779">
          <w:marLeft w:val="480"/>
          <w:marRight w:val="0"/>
          <w:marTop w:val="0"/>
          <w:marBottom w:val="0"/>
          <w:divBdr>
            <w:top w:val="none" w:sz="0" w:space="0" w:color="auto"/>
            <w:left w:val="none" w:sz="0" w:space="0" w:color="auto"/>
            <w:bottom w:val="none" w:sz="0" w:space="0" w:color="auto"/>
            <w:right w:val="none" w:sz="0" w:space="0" w:color="auto"/>
          </w:divBdr>
        </w:div>
        <w:div w:id="655306008">
          <w:marLeft w:val="480"/>
          <w:marRight w:val="0"/>
          <w:marTop w:val="0"/>
          <w:marBottom w:val="0"/>
          <w:divBdr>
            <w:top w:val="none" w:sz="0" w:space="0" w:color="auto"/>
            <w:left w:val="none" w:sz="0" w:space="0" w:color="auto"/>
            <w:bottom w:val="none" w:sz="0" w:space="0" w:color="auto"/>
            <w:right w:val="none" w:sz="0" w:space="0" w:color="auto"/>
          </w:divBdr>
        </w:div>
        <w:div w:id="281158577">
          <w:marLeft w:val="480"/>
          <w:marRight w:val="0"/>
          <w:marTop w:val="0"/>
          <w:marBottom w:val="0"/>
          <w:divBdr>
            <w:top w:val="none" w:sz="0" w:space="0" w:color="auto"/>
            <w:left w:val="none" w:sz="0" w:space="0" w:color="auto"/>
            <w:bottom w:val="none" w:sz="0" w:space="0" w:color="auto"/>
            <w:right w:val="none" w:sz="0" w:space="0" w:color="auto"/>
          </w:divBdr>
        </w:div>
        <w:div w:id="1179545862">
          <w:marLeft w:val="480"/>
          <w:marRight w:val="0"/>
          <w:marTop w:val="0"/>
          <w:marBottom w:val="0"/>
          <w:divBdr>
            <w:top w:val="none" w:sz="0" w:space="0" w:color="auto"/>
            <w:left w:val="none" w:sz="0" w:space="0" w:color="auto"/>
            <w:bottom w:val="none" w:sz="0" w:space="0" w:color="auto"/>
            <w:right w:val="none" w:sz="0" w:space="0" w:color="auto"/>
          </w:divBdr>
        </w:div>
        <w:div w:id="774861348">
          <w:marLeft w:val="480"/>
          <w:marRight w:val="0"/>
          <w:marTop w:val="0"/>
          <w:marBottom w:val="0"/>
          <w:divBdr>
            <w:top w:val="none" w:sz="0" w:space="0" w:color="auto"/>
            <w:left w:val="none" w:sz="0" w:space="0" w:color="auto"/>
            <w:bottom w:val="none" w:sz="0" w:space="0" w:color="auto"/>
            <w:right w:val="none" w:sz="0" w:space="0" w:color="auto"/>
          </w:divBdr>
        </w:div>
        <w:div w:id="2009364967">
          <w:marLeft w:val="480"/>
          <w:marRight w:val="0"/>
          <w:marTop w:val="0"/>
          <w:marBottom w:val="0"/>
          <w:divBdr>
            <w:top w:val="none" w:sz="0" w:space="0" w:color="auto"/>
            <w:left w:val="none" w:sz="0" w:space="0" w:color="auto"/>
            <w:bottom w:val="none" w:sz="0" w:space="0" w:color="auto"/>
            <w:right w:val="none" w:sz="0" w:space="0" w:color="auto"/>
          </w:divBdr>
        </w:div>
        <w:div w:id="900093022">
          <w:marLeft w:val="480"/>
          <w:marRight w:val="0"/>
          <w:marTop w:val="0"/>
          <w:marBottom w:val="0"/>
          <w:divBdr>
            <w:top w:val="none" w:sz="0" w:space="0" w:color="auto"/>
            <w:left w:val="none" w:sz="0" w:space="0" w:color="auto"/>
            <w:bottom w:val="none" w:sz="0" w:space="0" w:color="auto"/>
            <w:right w:val="none" w:sz="0" w:space="0" w:color="auto"/>
          </w:divBdr>
        </w:div>
        <w:div w:id="716272231">
          <w:marLeft w:val="480"/>
          <w:marRight w:val="0"/>
          <w:marTop w:val="0"/>
          <w:marBottom w:val="0"/>
          <w:divBdr>
            <w:top w:val="none" w:sz="0" w:space="0" w:color="auto"/>
            <w:left w:val="none" w:sz="0" w:space="0" w:color="auto"/>
            <w:bottom w:val="none" w:sz="0" w:space="0" w:color="auto"/>
            <w:right w:val="none" w:sz="0" w:space="0" w:color="auto"/>
          </w:divBdr>
        </w:div>
        <w:div w:id="120653785">
          <w:marLeft w:val="480"/>
          <w:marRight w:val="0"/>
          <w:marTop w:val="0"/>
          <w:marBottom w:val="0"/>
          <w:divBdr>
            <w:top w:val="none" w:sz="0" w:space="0" w:color="auto"/>
            <w:left w:val="none" w:sz="0" w:space="0" w:color="auto"/>
            <w:bottom w:val="none" w:sz="0" w:space="0" w:color="auto"/>
            <w:right w:val="none" w:sz="0" w:space="0" w:color="auto"/>
          </w:divBdr>
        </w:div>
        <w:div w:id="618144537">
          <w:marLeft w:val="480"/>
          <w:marRight w:val="0"/>
          <w:marTop w:val="0"/>
          <w:marBottom w:val="0"/>
          <w:divBdr>
            <w:top w:val="none" w:sz="0" w:space="0" w:color="auto"/>
            <w:left w:val="none" w:sz="0" w:space="0" w:color="auto"/>
            <w:bottom w:val="none" w:sz="0" w:space="0" w:color="auto"/>
            <w:right w:val="none" w:sz="0" w:space="0" w:color="auto"/>
          </w:divBdr>
        </w:div>
        <w:div w:id="387723197">
          <w:marLeft w:val="480"/>
          <w:marRight w:val="0"/>
          <w:marTop w:val="0"/>
          <w:marBottom w:val="0"/>
          <w:divBdr>
            <w:top w:val="none" w:sz="0" w:space="0" w:color="auto"/>
            <w:left w:val="none" w:sz="0" w:space="0" w:color="auto"/>
            <w:bottom w:val="none" w:sz="0" w:space="0" w:color="auto"/>
            <w:right w:val="none" w:sz="0" w:space="0" w:color="auto"/>
          </w:divBdr>
        </w:div>
        <w:div w:id="1758398912">
          <w:marLeft w:val="480"/>
          <w:marRight w:val="0"/>
          <w:marTop w:val="0"/>
          <w:marBottom w:val="0"/>
          <w:divBdr>
            <w:top w:val="none" w:sz="0" w:space="0" w:color="auto"/>
            <w:left w:val="none" w:sz="0" w:space="0" w:color="auto"/>
            <w:bottom w:val="none" w:sz="0" w:space="0" w:color="auto"/>
            <w:right w:val="none" w:sz="0" w:space="0" w:color="auto"/>
          </w:divBdr>
        </w:div>
        <w:div w:id="52435935">
          <w:marLeft w:val="480"/>
          <w:marRight w:val="0"/>
          <w:marTop w:val="0"/>
          <w:marBottom w:val="0"/>
          <w:divBdr>
            <w:top w:val="none" w:sz="0" w:space="0" w:color="auto"/>
            <w:left w:val="none" w:sz="0" w:space="0" w:color="auto"/>
            <w:bottom w:val="none" w:sz="0" w:space="0" w:color="auto"/>
            <w:right w:val="none" w:sz="0" w:space="0" w:color="auto"/>
          </w:divBdr>
        </w:div>
        <w:div w:id="970020731">
          <w:marLeft w:val="480"/>
          <w:marRight w:val="0"/>
          <w:marTop w:val="0"/>
          <w:marBottom w:val="0"/>
          <w:divBdr>
            <w:top w:val="none" w:sz="0" w:space="0" w:color="auto"/>
            <w:left w:val="none" w:sz="0" w:space="0" w:color="auto"/>
            <w:bottom w:val="none" w:sz="0" w:space="0" w:color="auto"/>
            <w:right w:val="none" w:sz="0" w:space="0" w:color="auto"/>
          </w:divBdr>
        </w:div>
        <w:div w:id="769355918">
          <w:marLeft w:val="480"/>
          <w:marRight w:val="0"/>
          <w:marTop w:val="0"/>
          <w:marBottom w:val="0"/>
          <w:divBdr>
            <w:top w:val="none" w:sz="0" w:space="0" w:color="auto"/>
            <w:left w:val="none" w:sz="0" w:space="0" w:color="auto"/>
            <w:bottom w:val="none" w:sz="0" w:space="0" w:color="auto"/>
            <w:right w:val="none" w:sz="0" w:space="0" w:color="auto"/>
          </w:divBdr>
        </w:div>
        <w:div w:id="622615924">
          <w:marLeft w:val="480"/>
          <w:marRight w:val="0"/>
          <w:marTop w:val="0"/>
          <w:marBottom w:val="0"/>
          <w:divBdr>
            <w:top w:val="none" w:sz="0" w:space="0" w:color="auto"/>
            <w:left w:val="none" w:sz="0" w:space="0" w:color="auto"/>
            <w:bottom w:val="none" w:sz="0" w:space="0" w:color="auto"/>
            <w:right w:val="none" w:sz="0" w:space="0" w:color="auto"/>
          </w:divBdr>
        </w:div>
        <w:div w:id="1644891146">
          <w:marLeft w:val="480"/>
          <w:marRight w:val="0"/>
          <w:marTop w:val="0"/>
          <w:marBottom w:val="0"/>
          <w:divBdr>
            <w:top w:val="none" w:sz="0" w:space="0" w:color="auto"/>
            <w:left w:val="none" w:sz="0" w:space="0" w:color="auto"/>
            <w:bottom w:val="none" w:sz="0" w:space="0" w:color="auto"/>
            <w:right w:val="none" w:sz="0" w:space="0" w:color="auto"/>
          </w:divBdr>
        </w:div>
        <w:div w:id="1950621997">
          <w:marLeft w:val="480"/>
          <w:marRight w:val="0"/>
          <w:marTop w:val="0"/>
          <w:marBottom w:val="0"/>
          <w:divBdr>
            <w:top w:val="none" w:sz="0" w:space="0" w:color="auto"/>
            <w:left w:val="none" w:sz="0" w:space="0" w:color="auto"/>
            <w:bottom w:val="none" w:sz="0" w:space="0" w:color="auto"/>
            <w:right w:val="none" w:sz="0" w:space="0" w:color="auto"/>
          </w:divBdr>
        </w:div>
        <w:div w:id="1066879224">
          <w:marLeft w:val="480"/>
          <w:marRight w:val="0"/>
          <w:marTop w:val="0"/>
          <w:marBottom w:val="0"/>
          <w:divBdr>
            <w:top w:val="none" w:sz="0" w:space="0" w:color="auto"/>
            <w:left w:val="none" w:sz="0" w:space="0" w:color="auto"/>
            <w:bottom w:val="none" w:sz="0" w:space="0" w:color="auto"/>
            <w:right w:val="none" w:sz="0" w:space="0" w:color="auto"/>
          </w:divBdr>
        </w:div>
        <w:div w:id="1867861087">
          <w:marLeft w:val="480"/>
          <w:marRight w:val="0"/>
          <w:marTop w:val="0"/>
          <w:marBottom w:val="0"/>
          <w:divBdr>
            <w:top w:val="none" w:sz="0" w:space="0" w:color="auto"/>
            <w:left w:val="none" w:sz="0" w:space="0" w:color="auto"/>
            <w:bottom w:val="none" w:sz="0" w:space="0" w:color="auto"/>
            <w:right w:val="none" w:sz="0" w:space="0" w:color="auto"/>
          </w:divBdr>
        </w:div>
        <w:div w:id="145830226">
          <w:marLeft w:val="480"/>
          <w:marRight w:val="0"/>
          <w:marTop w:val="0"/>
          <w:marBottom w:val="0"/>
          <w:divBdr>
            <w:top w:val="none" w:sz="0" w:space="0" w:color="auto"/>
            <w:left w:val="none" w:sz="0" w:space="0" w:color="auto"/>
            <w:bottom w:val="none" w:sz="0" w:space="0" w:color="auto"/>
            <w:right w:val="none" w:sz="0" w:space="0" w:color="auto"/>
          </w:divBdr>
        </w:div>
        <w:div w:id="453906860">
          <w:marLeft w:val="480"/>
          <w:marRight w:val="0"/>
          <w:marTop w:val="0"/>
          <w:marBottom w:val="0"/>
          <w:divBdr>
            <w:top w:val="none" w:sz="0" w:space="0" w:color="auto"/>
            <w:left w:val="none" w:sz="0" w:space="0" w:color="auto"/>
            <w:bottom w:val="none" w:sz="0" w:space="0" w:color="auto"/>
            <w:right w:val="none" w:sz="0" w:space="0" w:color="auto"/>
          </w:divBdr>
        </w:div>
        <w:div w:id="205021611">
          <w:marLeft w:val="480"/>
          <w:marRight w:val="0"/>
          <w:marTop w:val="0"/>
          <w:marBottom w:val="0"/>
          <w:divBdr>
            <w:top w:val="none" w:sz="0" w:space="0" w:color="auto"/>
            <w:left w:val="none" w:sz="0" w:space="0" w:color="auto"/>
            <w:bottom w:val="none" w:sz="0" w:space="0" w:color="auto"/>
            <w:right w:val="none" w:sz="0" w:space="0" w:color="auto"/>
          </w:divBdr>
        </w:div>
        <w:div w:id="1916894805">
          <w:marLeft w:val="480"/>
          <w:marRight w:val="0"/>
          <w:marTop w:val="0"/>
          <w:marBottom w:val="0"/>
          <w:divBdr>
            <w:top w:val="none" w:sz="0" w:space="0" w:color="auto"/>
            <w:left w:val="none" w:sz="0" w:space="0" w:color="auto"/>
            <w:bottom w:val="none" w:sz="0" w:space="0" w:color="auto"/>
            <w:right w:val="none" w:sz="0" w:space="0" w:color="auto"/>
          </w:divBdr>
        </w:div>
        <w:div w:id="863320951">
          <w:marLeft w:val="480"/>
          <w:marRight w:val="0"/>
          <w:marTop w:val="0"/>
          <w:marBottom w:val="0"/>
          <w:divBdr>
            <w:top w:val="none" w:sz="0" w:space="0" w:color="auto"/>
            <w:left w:val="none" w:sz="0" w:space="0" w:color="auto"/>
            <w:bottom w:val="none" w:sz="0" w:space="0" w:color="auto"/>
            <w:right w:val="none" w:sz="0" w:space="0" w:color="auto"/>
          </w:divBdr>
        </w:div>
        <w:div w:id="1850869026">
          <w:marLeft w:val="480"/>
          <w:marRight w:val="0"/>
          <w:marTop w:val="0"/>
          <w:marBottom w:val="0"/>
          <w:divBdr>
            <w:top w:val="none" w:sz="0" w:space="0" w:color="auto"/>
            <w:left w:val="none" w:sz="0" w:space="0" w:color="auto"/>
            <w:bottom w:val="none" w:sz="0" w:space="0" w:color="auto"/>
            <w:right w:val="none" w:sz="0" w:space="0" w:color="auto"/>
          </w:divBdr>
        </w:div>
        <w:div w:id="1740668339">
          <w:marLeft w:val="480"/>
          <w:marRight w:val="0"/>
          <w:marTop w:val="0"/>
          <w:marBottom w:val="0"/>
          <w:divBdr>
            <w:top w:val="none" w:sz="0" w:space="0" w:color="auto"/>
            <w:left w:val="none" w:sz="0" w:space="0" w:color="auto"/>
            <w:bottom w:val="none" w:sz="0" w:space="0" w:color="auto"/>
            <w:right w:val="none" w:sz="0" w:space="0" w:color="auto"/>
          </w:divBdr>
        </w:div>
        <w:div w:id="1971547586">
          <w:marLeft w:val="480"/>
          <w:marRight w:val="0"/>
          <w:marTop w:val="0"/>
          <w:marBottom w:val="0"/>
          <w:divBdr>
            <w:top w:val="none" w:sz="0" w:space="0" w:color="auto"/>
            <w:left w:val="none" w:sz="0" w:space="0" w:color="auto"/>
            <w:bottom w:val="none" w:sz="0" w:space="0" w:color="auto"/>
            <w:right w:val="none" w:sz="0" w:space="0" w:color="auto"/>
          </w:divBdr>
        </w:div>
        <w:div w:id="1324043242">
          <w:marLeft w:val="480"/>
          <w:marRight w:val="0"/>
          <w:marTop w:val="0"/>
          <w:marBottom w:val="0"/>
          <w:divBdr>
            <w:top w:val="none" w:sz="0" w:space="0" w:color="auto"/>
            <w:left w:val="none" w:sz="0" w:space="0" w:color="auto"/>
            <w:bottom w:val="none" w:sz="0" w:space="0" w:color="auto"/>
            <w:right w:val="none" w:sz="0" w:space="0" w:color="auto"/>
          </w:divBdr>
        </w:div>
        <w:div w:id="20864574">
          <w:marLeft w:val="480"/>
          <w:marRight w:val="0"/>
          <w:marTop w:val="0"/>
          <w:marBottom w:val="0"/>
          <w:divBdr>
            <w:top w:val="none" w:sz="0" w:space="0" w:color="auto"/>
            <w:left w:val="none" w:sz="0" w:space="0" w:color="auto"/>
            <w:bottom w:val="none" w:sz="0" w:space="0" w:color="auto"/>
            <w:right w:val="none" w:sz="0" w:space="0" w:color="auto"/>
          </w:divBdr>
        </w:div>
        <w:div w:id="558172291">
          <w:marLeft w:val="480"/>
          <w:marRight w:val="0"/>
          <w:marTop w:val="0"/>
          <w:marBottom w:val="0"/>
          <w:divBdr>
            <w:top w:val="none" w:sz="0" w:space="0" w:color="auto"/>
            <w:left w:val="none" w:sz="0" w:space="0" w:color="auto"/>
            <w:bottom w:val="none" w:sz="0" w:space="0" w:color="auto"/>
            <w:right w:val="none" w:sz="0" w:space="0" w:color="auto"/>
          </w:divBdr>
        </w:div>
        <w:div w:id="107773468">
          <w:marLeft w:val="480"/>
          <w:marRight w:val="0"/>
          <w:marTop w:val="0"/>
          <w:marBottom w:val="0"/>
          <w:divBdr>
            <w:top w:val="none" w:sz="0" w:space="0" w:color="auto"/>
            <w:left w:val="none" w:sz="0" w:space="0" w:color="auto"/>
            <w:bottom w:val="none" w:sz="0" w:space="0" w:color="auto"/>
            <w:right w:val="none" w:sz="0" w:space="0" w:color="auto"/>
          </w:divBdr>
        </w:div>
        <w:div w:id="741174929">
          <w:marLeft w:val="480"/>
          <w:marRight w:val="0"/>
          <w:marTop w:val="0"/>
          <w:marBottom w:val="0"/>
          <w:divBdr>
            <w:top w:val="none" w:sz="0" w:space="0" w:color="auto"/>
            <w:left w:val="none" w:sz="0" w:space="0" w:color="auto"/>
            <w:bottom w:val="none" w:sz="0" w:space="0" w:color="auto"/>
            <w:right w:val="none" w:sz="0" w:space="0" w:color="auto"/>
          </w:divBdr>
        </w:div>
        <w:div w:id="1638993846">
          <w:marLeft w:val="480"/>
          <w:marRight w:val="0"/>
          <w:marTop w:val="0"/>
          <w:marBottom w:val="0"/>
          <w:divBdr>
            <w:top w:val="none" w:sz="0" w:space="0" w:color="auto"/>
            <w:left w:val="none" w:sz="0" w:space="0" w:color="auto"/>
            <w:bottom w:val="none" w:sz="0" w:space="0" w:color="auto"/>
            <w:right w:val="none" w:sz="0" w:space="0" w:color="auto"/>
          </w:divBdr>
        </w:div>
        <w:div w:id="1409185416">
          <w:marLeft w:val="480"/>
          <w:marRight w:val="0"/>
          <w:marTop w:val="0"/>
          <w:marBottom w:val="0"/>
          <w:divBdr>
            <w:top w:val="none" w:sz="0" w:space="0" w:color="auto"/>
            <w:left w:val="none" w:sz="0" w:space="0" w:color="auto"/>
            <w:bottom w:val="none" w:sz="0" w:space="0" w:color="auto"/>
            <w:right w:val="none" w:sz="0" w:space="0" w:color="auto"/>
          </w:divBdr>
        </w:div>
        <w:div w:id="1696886710">
          <w:marLeft w:val="480"/>
          <w:marRight w:val="0"/>
          <w:marTop w:val="0"/>
          <w:marBottom w:val="0"/>
          <w:divBdr>
            <w:top w:val="none" w:sz="0" w:space="0" w:color="auto"/>
            <w:left w:val="none" w:sz="0" w:space="0" w:color="auto"/>
            <w:bottom w:val="none" w:sz="0" w:space="0" w:color="auto"/>
            <w:right w:val="none" w:sz="0" w:space="0" w:color="auto"/>
          </w:divBdr>
        </w:div>
        <w:div w:id="1245260847">
          <w:marLeft w:val="480"/>
          <w:marRight w:val="0"/>
          <w:marTop w:val="0"/>
          <w:marBottom w:val="0"/>
          <w:divBdr>
            <w:top w:val="none" w:sz="0" w:space="0" w:color="auto"/>
            <w:left w:val="none" w:sz="0" w:space="0" w:color="auto"/>
            <w:bottom w:val="none" w:sz="0" w:space="0" w:color="auto"/>
            <w:right w:val="none" w:sz="0" w:space="0" w:color="auto"/>
          </w:divBdr>
        </w:div>
        <w:div w:id="656224532">
          <w:marLeft w:val="480"/>
          <w:marRight w:val="0"/>
          <w:marTop w:val="0"/>
          <w:marBottom w:val="0"/>
          <w:divBdr>
            <w:top w:val="none" w:sz="0" w:space="0" w:color="auto"/>
            <w:left w:val="none" w:sz="0" w:space="0" w:color="auto"/>
            <w:bottom w:val="none" w:sz="0" w:space="0" w:color="auto"/>
            <w:right w:val="none" w:sz="0" w:space="0" w:color="auto"/>
          </w:divBdr>
        </w:div>
        <w:div w:id="1932733350">
          <w:marLeft w:val="480"/>
          <w:marRight w:val="0"/>
          <w:marTop w:val="0"/>
          <w:marBottom w:val="0"/>
          <w:divBdr>
            <w:top w:val="none" w:sz="0" w:space="0" w:color="auto"/>
            <w:left w:val="none" w:sz="0" w:space="0" w:color="auto"/>
            <w:bottom w:val="none" w:sz="0" w:space="0" w:color="auto"/>
            <w:right w:val="none" w:sz="0" w:space="0" w:color="auto"/>
          </w:divBdr>
        </w:div>
        <w:div w:id="340666841">
          <w:marLeft w:val="480"/>
          <w:marRight w:val="0"/>
          <w:marTop w:val="0"/>
          <w:marBottom w:val="0"/>
          <w:divBdr>
            <w:top w:val="none" w:sz="0" w:space="0" w:color="auto"/>
            <w:left w:val="none" w:sz="0" w:space="0" w:color="auto"/>
            <w:bottom w:val="none" w:sz="0" w:space="0" w:color="auto"/>
            <w:right w:val="none" w:sz="0" w:space="0" w:color="auto"/>
          </w:divBdr>
        </w:div>
        <w:div w:id="74936898">
          <w:marLeft w:val="480"/>
          <w:marRight w:val="0"/>
          <w:marTop w:val="0"/>
          <w:marBottom w:val="0"/>
          <w:divBdr>
            <w:top w:val="none" w:sz="0" w:space="0" w:color="auto"/>
            <w:left w:val="none" w:sz="0" w:space="0" w:color="auto"/>
            <w:bottom w:val="none" w:sz="0" w:space="0" w:color="auto"/>
            <w:right w:val="none" w:sz="0" w:space="0" w:color="auto"/>
          </w:divBdr>
        </w:div>
        <w:div w:id="2029408277">
          <w:marLeft w:val="480"/>
          <w:marRight w:val="0"/>
          <w:marTop w:val="0"/>
          <w:marBottom w:val="0"/>
          <w:divBdr>
            <w:top w:val="none" w:sz="0" w:space="0" w:color="auto"/>
            <w:left w:val="none" w:sz="0" w:space="0" w:color="auto"/>
            <w:bottom w:val="none" w:sz="0" w:space="0" w:color="auto"/>
            <w:right w:val="none" w:sz="0" w:space="0" w:color="auto"/>
          </w:divBdr>
        </w:div>
        <w:div w:id="1298149398">
          <w:marLeft w:val="480"/>
          <w:marRight w:val="0"/>
          <w:marTop w:val="0"/>
          <w:marBottom w:val="0"/>
          <w:divBdr>
            <w:top w:val="none" w:sz="0" w:space="0" w:color="auto"/>
            <w:left w:val="none" w:sz="0" w:space="0" w:color="auto"/>
            <w:bottom w:val="none" w:sz="0" w:space="0" w:color="auto"/>
            <w:right w:val="none" w:sz="0" w:space="0" w:color="auto"/>
          </w:divBdr>
        </w:div>
        <w:div w:id="1288656753">
          <w:marLeft w:val="480"/>
          <w:marRight w:val="0"/>
          <w:marTop w:val="0"/>
          <w:marBottom w:val="0"/>
          <w:divBdr>
            <w:top w:val="none" w:sz="0" w:space="0" w:color="auto"/>
            <w:left w:val="none" w:sz="0" w:space="0" w:color="auto"/>
            <w:bottom w:val="none" w:sz="0" w:space="0" w:color="auto"/>
            <w:right w:val="none" w:sz="0" w:space="0" w:color="auto"/>
          </w:divBdr>
        </w:div>
        <w:div w:id="459803191">
          <w:marLeft w:val="480"/>
          <w:marRight w:val="0"/>
          <w:marTop w:val="0"/>
          <w:marBottom w:val="0"/>
          <w:divBdr>
            <w:top w:val="none" w:sz="0" w:space="0" w:color="auto"/>
            <w:left w:val="none" w:sz="0" w:space="0" w:color="auto"/>
            <w:bottom w:val="none" w:sz="0" w:space="0" w:color="auto"/>
            <w:right w:val="none" w:sz="0" w:space="0" w:color="auto"/>
          </w:divBdr>
        </w:div>
        <w:div w:id="2106609447">
          <w:marLeft w:val="480"/>
          <w:marRight w:val="0"/>
          <w:marTop w:val="0"/>
          <w:marBottom w:val="0"/>
          <w:divBdr>
            <w:top w:val="none" w:sz="0" w:space="0" w:color="auto"/>
            <w:left w:val="none" w:sz="0" w:space="0" w:color="auto"/>
            <w:bottom w:val="none" w:sz="0" w:space="0" w:color="auto"/>
            <w:right w:val="none" w:sz="0" w:space="0" w:color="auto"/>
          </w:divBdr>
        </w:div>
        <w:div w:id="932595225">
          <w:marLeft w:val="480"/>
          <w:marRight w:val="0"/>
          <w:marTop w:val="0"/>
          <w:marBottom w:val="0"/>
          <w:divBdr>
            <w:top w:val="none" w:sz="0" w:space="0" w:color="auto"/>
            <w:left w:val="none" w:sz="0" w:space="0" w:color="auto"/>
            <w:bottom w:val="none" w:sz="0" w:space="0" w:color="auto"/>
            <w:right w:val="none" w:sz="0" w:space="0" w:color="auto"/>
          </w:divBdr>
        </w:div>
        <w:div w:id="1163937578">
          <w:marLeft w:val="480"/>
          <w:marRight w:val="0"/>
          <w:marTop w:val="0"/>
          <w:marBottom w:val="0"/>
          <w:divBdr>
            <w:top w:val="none" w:sz="0" w:space="0" w:color="auto"/>
            <w:left w:val="none" w:sz="0" w:space="0" w:color="auto"/>
            <w:bottom w:val="none" w:sz="0" w:space="0" w:color="auto"/>
            <w:right w:val="none" w:sz="0" w:space="0" w:color="auto"/>
          </w:divBdr>
        </w:div>
        <w:div w:id="753473042">
          <w:marLeft w:val="480"/>
          <w:marRight w:val="0"/>
          <w:marTop w:val="0"/>
          <w:marBottom w:val="0"/>
          <w:divBdr>
            <w:top w:val="none" w:sz="0" w:space="0" w:color="auto"/>
            <w:left w:val="none" w:sz="0" w:space="0" w:color="auto"/>
            <w:bottom w:val="none" w:sz="0" w:space="0" w:color="auto"/>
            <w:right w:val="none" w:sz="0" w:space="0" w:color="auto"/>
          </w:divBdr>
        </w:div>
        <w:div w:id="1375542885">
          <w:marLeft w:val="480"/>
          <w:marRight w:val="0"/>
          <w:marTop w:val="0"/>
          <w:marBottom w:val="0"/>
          <w:divBdr>
            <w:top w:val="none" w:sz="0" w:space="0" w:color="auto"/>
            <w:left w:val="none" w:sz="0" w:space="0" w:color="auto"/>
            <w:bottom w:val="none" w:sz="0" w:space="0" w:color="auto"/>
            <w:right w:val="none" w:sz="0" w:space="0" w:color="auto"/>
          </w:divBdr>
        </w:div>
        <w:div w:id="717701517">
          <w:marLeft w:val="480"/>
          <w:marRight w:val="0"/>
          <w:marTop w:val="0"/>
          <w:marBottom w:val="0"/>
          <w:divBdr>
            <w:top w:val="none" w:sz="0" w:space="0" w:color="auto"/>
            <w:left w:val="none" w:sz="0" w:space="0" w:color="auto"/>
            <w:bottom w:val="none" w:sz="0" w:space="0" w:color="auto"/>
            <w:right w:val="none" w:sz="0" w:space="0" w:color="auto"/>
          </w:divBdr>
        </w:div>
        <w:div w:id="1353651446">
          <w:marLeft w:val="480"/>
          <w:marRight w:val="0"/>
          <w:marTop w:val="0"/>
          <w:marBottom w:val="0"/>
          <w:divBdr>
            <w:top w:val="none" w:sz="0" w:space="0" w:color="auto"/>
            <w:left w:val="none" w:sz="0" w:space="0" w:color="auto"/>
            <w:bottom w:val="none" w:sz="0" w:space="0" w:color="auto"/>
            <w:right w:val="none" w:sz="0" w:space="0" w:color="auto"/>
          </w:divBdr>
        </w:div>
        <w:div w:id="1111391415">
          <w:marLeft w:val="480"/>
          <w:marRight w:val="0"/>
          <w:marTop w:val="0"/>
          <w:marBottom w:val="0"/>
          <w:divBdr>
            <w:top w:val="none" w:sz="0" w:space="0" w:color="auto"/>
            <w:left w:val="none" w:sz="0" w:space="0" w:color="auto"/>
            <w:bottom w:val="none" w:sz="0" w:space="0" w:color="auto"/>
            <w:right w:val="none" w:sz="0" w:space="0" w:color="auto"/>
          </w:divBdr>
        </w:div>
        <w:div w:id="869995659">
          <w:marLeft w:val="480"/>
          <w:marRight w:val="0"/>
          <w:marTop w:val="0"/>
          <w:marBottom w:val="0"/>
          <w:divBdr>
            <w:top w:val="none" w:sz="0" w:space="0" w:color="auto"/>
            <w:left w:val="none" w:sz="0" w:space="0" w:color="auto"/>
            <w:bottom w:val="none" w:sz="0" w:space="0" w:color="auto"/>
            <w:right w:val="none" w:sz="0" w:space="0" w:color="auto"/>
          </w:divBdr>
        </w:div>
        <w:div w:id="395200370">
          <w:marLeft w:val="480"/>
          <w:marRight w:val="0"/>
          <w:marTop w:val="0"/>
          <w:marBottom w:val="0"/>
          <w:divBdr>
            <w:top w:val="none" w:sz="0" w:space="0" w:color="auto"/>
            <w:left w:val="none" w:sz="0" w:space="0" w:color="auto"/>
            <w:bottom w:val="none" w:sz="0" w:space="0" w:color="auto"/>
            <w:right w:val="none" w:sz="0" w:space="0" w:color="auto"/>
          </w:divBdr>
        </w:div>
        <w:div w:id="264312321">
          <w:marLeft w:val="480"/>
          <w:marRight w:val="0"/>
          <w:marTop w:val="0"/>
          <w:marBottom w:val="0"/>
          <w:divBdr>
            <w:top w:val="none" w:sz="0" w:space="0" w:color="auto"/>
            <w:left w:val="none" w:sz="0" w:space="0" w:color="auto"/>
            <w:bottom w:val="none" w:sz="0" w:space="0" w:color="auto"/>
            <w:right w:val="none" w:sz="0" w:space="0" w:color="auto"/>
          </w:divBdr>
        </w:div>
        <w:div w:id="1170484762">
          <w:marLeft w:val="480"/>
          <w:marRight w:val="0"/>
          <w:marTop w:val="0"/>
          <w:marBottom w:val="0"/>
          <w:divBdr>
            <w:top w:val="none" w:sz="0" w:space="0" w:color="auto"/>
            <w:left w:val="none" w:sz="0" w:space="0" w:color="auto"/>
            <w:bottom w:val="none" w:sz="0" w:space="0" w:color="auto"/>
            <w:right w:val="none" w:sz="0" w:space="0" w:color="auto"/>
          </w:divBdr>
        </w:div>
        <w:div w:id="883173720">
          <w:marLeft w:val="480"/>
          <w:marRight w:val="0"/>
          <w:marTop w:val="0"/>
          <w:marBottom w:val="0"/>
          <w:divBdr>
            <w:top w:val="none" w:sz="0" w:space="0" w:color="auto"/>
            <w:left w:val="none" w:sz="0" w:space="0" w:color="auto"/>
            <w:bottom w:val="none" w:sz="0" w:space="0" w:color="auto"/>
            <w:right w:val="none" w:sz="0" w:space="0" w:color="auto"/>
          </w:divBdr>
        </w:div>
        <w:div w:id="524831941">
          <w:marLeft w:val="480"/>
          <w:marRight w:val="0"/>
          <w:marTop w:val="0"/>
          <w:marBottom w:val="0"/>
          <w:divBdr>
            <w:top w:val="none" w:sz="0" w:space="0" w:color="auto"/>
            <w:left w:val="none" w:sz="0" w:space="0" w:color="auto"/>
            <w:bottom w:val="none" w:sz="0" w:space="0" w:color="auto"/>
            <w:right w:val="none" w:sz="0" w:space="0" w:color="auto"/>
          </w:divBdr>
        </w:div>
        <w:div w:id="845051973">
          <w:marLeft w:val="480"/>
          <w:marRight w:val="0"/>
          <w:marTop w:val="0"/>
          <w:marBottom w:val="0"/>
          <w:divBdr>
            <w:top w:val="none" w:sz="0" w:space="0" w:color="auto"/>
            <w:left w:val="none" w:sz="0" w:space="0" w:color="auto"/>
            <w:bottom w:val="none" w:sz="0" w:space="0" w:color="auto"/>
            <w:right w:val="none" w:sz="0" w:space="0" w:color="auto"/>
          </w:divBdr>
        </w:div>
        <w:div w:id="132216077">
          <w:marLeft w:val="480"/>
          <w:marRight w:val="0"/>
          <w:marTop w:val="0"/>
          <w:marBottom w:val="0"/>
          <w:divBdr>
            <w:top w:val="none" w:sz="0" w:space="0" w:color="auto"/>
            <w:left w:val="none" w:sz="0" w:space="0" w:color="auto"/>
            <w:bottom w:val="none" w:sz="0" w:space="0" w:color="auto"/>
            <w:right w:val="none" w:sz="0" w:space="0" w:color="auto"/>
          </w:divBdr>
        </w:div>
        <w:div w:id="207037429">
          <w:marLeft w:val="480"/>
          <w:marRight w:val="0"/>
          <w:marTop w:val="0"/>
          <w:marBottom w:val="0"/>
          <w:divBdr>
            <w:top w:val="none" w:sz="0" w:space="0" w:color="auto"/>
            <w:left w:val="none" w:sz="0" w:space="0" w:color="auto"/>
            <w:bottom w:val="none" w:sz="0" w:space="0" w:color="auto"/>
            <w:right w:val="none" w:sz="0" w:space="0" w:color="auto"/>
          </w:divBdr>
        </w:div>
        <w:div w:id="1942376737">
          <w:marLeft w:val="480"/>
          <w:marRight w:val="0"/>
          <w:marTop w:val="0"/>
          <w:marBottom w:val="0"/>
          <w:divBdr>
            <w:top w:val="none" w:sz="0" w:space="0" w:color="auto"/>
            <w:left w:val="none" w:sz="0" w:space="0" w:color="auto"/>
            <w:bottom w:val="none" w:sz="0" w:space="0" w:color="auto"/>
            <w:right w:val="none" w:sz="0" w:space="0" w:color="auto"/>
          </w:divBdr>
        </w:div>
        <w:div w:id="182672926">
          <w:marLeft w:val="480"/>
          <w:marRight w:val="0"/>
          <w:marTop w:val="0"/>
          <w:marBottom w:val="0"/>
          <w:divBdr>
            <w:top w:val="none" w:sz="0" w:space="0" w:color="auto"/>
            <w:left w:val="none" w:sz="0" w:space="0" w:color="auto"/>
            <w:bottom w:val="none" w:sz="0" w:space="0" w:color="auto"/>
            <w:right w:val="none" w:sz="0" w:space="0" w:color="auto"/>
          </w:divBdr>
        </w:div>
        <w:div w:id="1303388010">
          <w:marLeft w:val="480"/>
          <w:marRight w:val="0"/>
          <w:marTop w:val="0"/>
          <w:marBottom w:val="0"/>
          <w:divBdr>
            <w:top w:val="none" w:sz="0" w:space="0" w:color="auto"/>
            <w:left w:val="none" w:sz="0" w:space="0" w:color="auto"/>
            <w:bottom w:val="none" w:sz="0" w:space="0" w:color="auto"/>
            <w:right w:val="none" w:sz="0" w:space="0" w:color="auto"/>
          </w:divBdr>
        </w:div>
        <w:div w:id="654258891">
          <w:marLeft w:val="480"/>
          <w:marRight w:val="0"/>
          <w:marTop w:val="0"/>
          <w:marBottom w:val="0"/>
          <w:divBdr>
            <w:top w:val="none" w:sz="0" w:space="0" w:color="auto"/>
            <w:left w:val="none" w:sz="0" w:space="0" w:color="auto"/>
            <w:bottom w:val="none" w:sz="0" w:space="0" w:color="auto"/>
            <w:right w:val="none" w:sz="0" w:space="0" w:color="auto"/>
          </w:divBdr>
        </w:div>
        <w:div w:id="443236888">
          <w:marLeft w:val="480"/>
          <w:marRight w:val="0"/>
          <w:marTop w:val="0"/>
          <w:marBottom w:val="0"/>
          <w:divBdr>
            <w:top w:val="none" w:sz="0" w:space="0" w:color="auto"/>
            <w:left w:val="none" w:sz="0" w:space="0" w:color="auto"/>
            <w:bottom w:val="none" w:sz="0" w:space="0" w:color="auto"/>
            <w:right w:val="none" w:sz="0" w:space="0" w:color="auto"/>
          </w:divBdr>
        </w:div>
        <w:div w:id="994837424">
          <w:marLeft w:val="480"/>
          <w:marRight w:val="0"/>
          <w:marTop w:val="0"/>
          <w:marBottom w:val="0"/>
          <w:divBdr>
            <w:top w:val="none" w:sz="0" w:space="0" w:color="auto"/>
            <w:left w:val="none" w:sz="0" w:space="0" w:color="auto"/>
            <w:bottom w:val="none" w:sz="0" w:space="0" w:color="auto"/>
            <w:right w:val="none" w:sz="0" w:space="0" w:color="auto"/>
          </w:divBdr>
        </w:div>
        <w:div w:id="140932014">
          <w:marLeft w:val="480"/>
          <w:marRight w:val="0"/>
          <w:marTop w:val="0"/>
          <w:marBottom w:val="0"/>
          <w:divBdr>
            <w:top w:val="none" w:sz="0" w:space="0" w:color="auto"/>
            <w:left w:val="none" w:sz="0" w:space="0" w:color="auto"/>
            <w:bottom w:val="none" w:sz="0" w:space="0" w:color="auto"/>
            <w:right w:val="none" w:sz="0" w:space="0" w:color="auto"/>
          </w:divBdr>
        </w:div>
        <w:div w:id="2064333226">
          <w:marLeft w:val="480"/>
          <w:marRight w:val="0"/>
          <w:marTop w:val="0"/>
          <w:marBottom w:val="0"/>
          <w:divBdr>
            <w:top w:val="none" w:sz="0" w:space="0" w:color="auto"/>
            <w:left w:val="none" w:sz="0" w:space="0" w:color="auto"/>
            <w:bottom w:val="none" w:sz="0" w:space="0" w:color="auto"/>
            <w:right w:val="none" w:sz="0" w:space="0" w:color="auto"/>
          </w:divBdr>
        </w:div>
        <w:div w:id="966735454">
          <w:marLeft w:val="480"/>
          <w:marRight w:val="0"/>
          <w:marTop w:val="0"/>
          <w:marBottom w:val="0"/>
          <w:divBdr>
            <w:top w:val="none" w:sz="0" w:space="0" w:color="auto"/>
            <w:left w:val="none" w:sz="0" w:space="0" w:color="auto"/>
            <w:bottom w:val="none" w:sz="0" w:space="0" w:color="auto"/>
            <w:right w:val="none" w:sz="0" w:space="0" w:color="auto"/>
          </w:divBdr>
        </w:div>
        <w:div w:id="1362590842">
          <w:marLeft w:val="480"/>
          <w:marRight w:val="0"/>
          <w:marTop w:val="0"/>
          <w:marBottom w:val="0"/>
          <w:divBdr>
            <w:top w:val="none" w:sz="0" w:space="0" w:color="auto"/>
            <w:left w:val="none" w:sz="0" w:space="0" w:color="auto"/>
            <w:bottom w:val="none" w:sz="0" w:space="0" w:color="auto"/>
            <w:right w:val="none" w:sz="0" w:space="0" w:color="auto"/>
          </w:divBdr>
        </w:div>
        <w:div w:id="1900439506">
          <w:marLeft w:val="480"/>
          <w:marRight w:val="0"/>
          <w:marTop w:val="0"/>
          <w:marBottom w:val="0"/>
          <w:divBdr>
            <w:top w:val="none" w:sz="0" w:space="0" w:color="auto"/>
            <w:left w:val="none" w:sz="0" w:space="0" w:color="auto"/>
            <w:bottom w:val="none" w:sz="0" w:space="0" w:color="auto"/>
            <w:right w:val="none" w:sz="0" w:space="0" w:color="auto"/>
          </w:divBdr>
        </w:div>
        <w:div w:id="177275067">
          <w:marLeft w:val="480"/>
          <w:marRight w:val="0"/>
          <w:marTop w:val="0"/>
          <w:marBottom w:val="0"/>
          <w:divBdr>
            <w:top w:val="none" w:sz="0" w:space="0" w:color="auto"/>
            <w:left w:val="none" w:sz="0" w:space="0" w:color="auto"/>
            <w:bottom w:val="none" w:sz="0" w:space="0" w:color="auto"/>
            <w:right w:val="none" w:sz="0" w:space="0" w:color="auto"/>
          </w:divBdr>
        </w:div>
        <w:div w:id="2116751716">
          <w:marLeft w:val="480"/>
          <w:marRight w:val="0"/>
          <w:marTop w:val="0"/>
          <w:marBottom w:val="0"/>
          <w:divBdr>
            <w:top w:val="none" w:sz="0" w:space="0" w:color="auto"/>
            <w:left w:val="none" w:sz="0" w:space="0" w:color="auto"/>
            <w:bottom w:val="none" w:sz="0" w:space="0" w:color="auto"/>
            <w:right w:val="none" w:sz="0" w:space="0" w:color="auto"/>
          </w:divBdr>
        </w:div>
        <w:div w:id="881668138">
          <w:marLeft w:val="480"/>
          <w:marRight w:val="0"/>
          <w:marTop w:val="0"/>
          <w:marBottom w:val="0"/>
          <w:divBdr>
            <w:top w:val="none" w:sz="0" w:space="0" w:color="auto"/>
            <w:left w:val="none" w:sz="0" w:space="0" w:color="auto"/>
            <w:bottom w:val="none" w:sz="0" w:space="0" w:color="auto"/>
            <w:right w:val="none" w:sz="0" w:space="0" w:color="auto"/>
          </w:divBdr>
        </w:div>
        <w:div w:id="1532259630">
          <w:marLeft w:val="480"/>
          <w:marRight w:val="0"/>
          <w:marTop w:val="0"/>
          <w:marBottom w:val="0"/>
          <w:divBdr>
            <w:top w:val="none" w:sz="0" w:space="0" w:color="auto"/>
            <w:left w:val="none" w:sz="0" w:space="0" w:color="auto"/>
            <w:bottom w:val="none" w:sz="0" w:space="0" w:color="auto"/>
            <w:right w:val="none" w:sz="0" w:space="0" w:color="auto"/>
          </w:divBdr>
        </w:div>
        <w:div w:id="384303841">
          <w:marLeft w:val="480"/>
          <w:marRight w:val="0"/>
          <w:marTop w:val="0"/>
          <w:marBottom w:val="0"/>
          <w:divBdr>
            <w:top w:val="none" w:sz="0" w:space="0" w:color="auto"/>
            <w:left w:val="none" w:sz="0" w:space="0" w:color="auto"/>
            <w:bottom w:val="none" w:sz="0" w:space="0" w:color="auto"/>
            <w:right w:val="none" w:sz="0" w:space="0" w:color="auto"/>
          </w:divBdr>
        </w:div>
        <w:div w:id="67652393">
          <w:marLeft w:val="480"/>
          <w:marRight w:val="0"/>
          <w:marTop w:val="0"/>
          <w:marBottom w:val="0"/>
          <w:divBdr>
            <w:top w:val="none" w:sz="0" w:space="0" w:color="auto"/>
            <w:left w:val="none" w:sz="0" w:space="0" w:color="auto"/>
            <w:bottom w:val="none" w:sz="0" w:space="0" w:color="auto"/>
            <w:right w:val="none" w:sz="0" w:space="0" w:color="auto"/>
          </w:divBdr>
        </w:div>
        <w:div w:id="2133132028">
          <w:marLeft w:val="480"/>
          <w:marRight w:val="0"/>
          <w:marTop w:val="0"/>
          <w:marBottom w:val="0"/>
          <w:divBdr>
            <w:top w:val="none" w:sz="0" w:space="0" w:color="auto"/>
            <w:left w:val="none" w:sz="0" w:space="0" w:color="auto"/>
            <w:bottom w:val="none" w:sz="0" w:space="0" w:color="auto"/>
            <w:right w:val="none" w:sz="0" w:space="0" w:color="auto"/>
          </w:divBdr>
        </w:div>
        <w:div w:id="2007321183">
          <w:marLeft w:val="480"/>
          <w:marRight w:val="0"/>
          <w:marTop w:val="0"/>
          <w:marBottom w:val="0"/>
          <w:divBdr>
            <w:top w:val="none" w:sz="0" w:space="0" w:color="auto"/>
            <w:left w:val="none" w:sz="0" w:space="0" w:color="auto"/>
            <w:bottom w:val="none" w:sz="0" w:space="0" w:color="auto"/>
            <w:right w:val="none" w:sz="0" w:space="0" w:color="auto"/>
          </w:divBdr>
        </w:div>
      </w:divsChild>
    </w:div>
    <w:div w:id="955406270">
      <w:bodyDiv w:val="1"/>
      <w:marLeft w:val="0"/>
      <w:marRight w:val="0"/>
      <w:marTop w:val="0"/>
      <w:marBottom w:val="0"/>
      <w:divBdr>
        <w:top w:val="none" w:sz="0" w:space="0" w:color="auto"/>
        <w:left w:val="none" w:sz="0" w:space="0" w:color="auto"/>
        <w:bottom w:val="none" w:sz="0" w:space="0" w:color="auto"/>
        <w:right w:val="none" w:sz="0" w:space="0" w:color="auto"/>
      </w:divBdr>
      <w:divsChild>
        <w:div w:id="26179338">
          <w:marLeft w:val="480"/>
          <w:marRight w:val="0"/>
          <w:marTop w:val="0"/>
          <w:marBottom w:val="0"/>
          <w:divBdr>
            <w:top w:val="none" w:sz="0" w:space="0" w:color="auto"/>
            <w:left w:val="none" w:sz="0" w:space="0" w:color="auto"/>
            <w:bottom w:val="none" w:sz="0" w:space="0" w:color="auto"/>
            <w:right w:val="none" w:sz="0" w:space="0" w:color="auto"/>
          </w:divBdr>
        </w:div>
        <w:div w:id="74522308">
          <w:marLeft w:val="480"/>
          <w:marRight w:val="0"/>
          <w:marTop w:val="0"/>
          <w:marBottom w:val="0"/>
          <w:divBdr>
            <w:top w:val="none" w:sz="0" w:space="0" w:color="auto"/>
            <w:left w:val="none" w:sz="0" w:space="0" w:color="auto"/>
            <w:bottom w:val="none" w:sz="0" w:space="0" w:color="auto"/>
            <w:right w:val="none" w:sz="0" w:space="0" w:color="auto"/>
          </w:divBdr>
        </w:div>
        <w:div w:id="83377234">
          <w:marLeft w:val="480"/>
          <w:marRight w:val="0"/>
          <w:marTop w:val="0"/>
          <w:marBottom w:val="0"/>
          <w:divBdr>
            <w:top w:val="none" w:sz="0" w:space="0" w:color="auto"/>
            <w:left w:val="none" w:sz="0" w:space="0" w:color="auto"/>
            <w:bottom w:val="none" w:sz="0" w:space="0" w:color="auto"/>
            <w:right w:val="none" w:sz="0" w:space="0" w:color="auto"/>
          </w:divBdr>
        </w:div>
        <w:div w:id="103766099">
          <w:marLeft w:val="480"/>
          <w:marRight w:val="0"/>
          <w:marTop w:val="0"/>
          <w:marBottom w:val="0"/>
          <w:divBdr>
            <w:top w:val="none" w:sz="0" w:space="0" w:color="auto"/>
            <w:left w:val="none" w:sz="0" w:space="0" w:color="auto"/>
            <w:bottom w:val="none" w:sz="0" w:space="0" w:color="auto"/>
            <w:right w:val="none" w:sz="0" w:space="0" w:color="auto"/>
          </w:divBdr>
        </w:div>
        <w:div w:id="110319071">
          <w:marLeft w:val="480"/>
          <w:marRight w:val="0"/>
          <w:marTop w:val="0"/>
          <w:marBottom w:val="0"/>
          <w:divBdr>
            <w:top w:val="none" w:sz="0" w:space="0" w:color="auto"/>
            <w:left w:val="none" w:sz="0" w:space="0" w:color="auto"/>
            <w:bottom w:val="none" w:sz="0" w:space="0" w:color="auto"/>
            <w:right w:val="none" w:sz="0" w:space="0" w:color="auto"/>
          </w:divBdr>
        </w:div>
        <w:div w:id="189531173">
          <w:marLeft w:val="480"/>
          <w:marRight w:val="0"/>
          <w:marTop w:val="0"/>
          <w:marBottom w:val="0"/>
          <w:divBdr>
            <w:top w:val="none" w:sz="0" w:space="0" w:color="auto"/>
            <w:left w:val="none" w:sz="0" w:space="0" w:color="auto"/>
            <w:bottom w:val="none" w:sz="0" w:space="0" w:color="auto"/>
            <w:right w:val="none" w:sz="0" w:space="0" w:color="auto"/>
          </w:divBdr>
        </w:div>
        <w:div w:id="196085579">
          <w:marLeft w:val="480"/>
          <w:marRight w:val="0"/>
          <w:marTop w:val="0"/>
          <w:marBottom w:val="0"/>
          <w:divBdr>
            <w:top w:val="none" w:sz="0" w:space="0" w:color="auto"/>
            <w:left w:val="none" w:sz="0" w:space="0" w:color="auto"/>
            <w:bottom w:val="none" w:sz="0" w:space="0" w:color="auto"/>
            <w:right w:val="none" w:sz="0" w:space="0" w:color="auto"/>
          </w:divBdr>
        </w:div>
        <w:div w:id="307781950">
          <w:marLeft w:val="480"/>
          <w:marRight w:val="0"/>
          <w:marTop w:val="0"/>
          <w:marBottom w:val="0"/>
          <w:divBdr>
            <w:top w:val="none" w:sz="0" w:space="0" w:color="auto"/>
            <w:left w:val="none" w:sz="0" w:space="0" w:color="auto"/>
            <w:bottom w:val="none" w:sz="0" w:space="0" w:color="auto"/>
            <w:right w:val="none" w:sz="0" w:space="0" w:color="auto"/>
          </w:divBdr>
        </w:div>
        <w:div w:id="347800875">
          <w:marLeft w:val="480"/>
          <w:marRight w:val="0"/>
          <w:marTop w:val="0"/>
          <w:marBottom w:val="0"/>
          <w:divBdr>
            <w:top w:val="none" w:sz="0" w:space="0" w:color="auto"/>
            <w:left w:val="none" w:sz="0" w:space="0" w:color="auto"/>
            <w:bottom w:val="none" w:sz="0" w:space="0" w:color="auto"/>
            <w:right w:val="none" w:sz="0" w:space="0" w:color="auto"/>
          </w:divBdr>
        </w:div>
        <w:div w:id="362558613">
          <w:marLeft w:val="480"/>
          <w:marRight w:val="0"/>
          <w:marTop w:val="0"/>
          <w:marBottom w:val="0"/>
          <w:divBdr>
            <w:top w:val="none" w:sz="0" w:space="0" w:color="auto"/>
            <w:left w:val="none" w:sz="0" w:space="0" w:color="auto"/>
            <w:bottom w:val="none" w:sz="0" w:space="0" w:color="auto"/>
            <w:right w:val="none" w:sz="0" w:space="0" w:color="auto"/>
          </w:divBdr>
        </w:div>
        <w:div w:id="396634379">
          <w:marLeft w:val="480"/>
          <w:marRight w:val="0"/>
          <w:marTop w:val="0"/>
          <w:marBottom w:val="0"/>
          <w:divBdr>
            <w:top w:val="none" w:sz="0" w:space="0" w:color="auto"/>
            <w:left w:val="none" w:sz="0" w:space="0" w:color="auto"/>
            <w:bottom w:val="none" w:sz="0" w:space="0" w:color="auto"/>
            <w:right w:val="none" w:sz="0" w:space="0" w:color="auto"/>
          </w:divBdr>
        </w:div>
        <w:div w:id="430585044">
          <w:marLeft w:val="480"/>
          <w:marRight w:val="0"/>
          <w:marTop w:val="0"/>
          <w:marBottom w:val="0"/>
          <w:divBdr>
            <w:top w:val="none" w:sz="0" w:space="0" w:color="auto"/>
            <w:left w:val="none" w:sz="0" w:space="0" w:color="auto"/>
            <w:bottom w:val="none" w:sz="0" w:space="0" w:color="auto"/>
            <w:right w:val="none" w:sz="0" w:space="0" w:color="auto"/>
          </w:divBdr>
        </w:div>
        <w:div w:id="503865936">
          <w:marLeft w:val="480"/>
          <w:marRight w:val="0"/>
          <w:marTop w:val="0"/>
          <w:marBottom w:val="0"/>
          <w:divBdr>
            <w:top w:val="none" w:sz="0" w:space="0" w:color="auto"/>
            <w:left w:val="none" w:sz="0" w:space="0" w:color="auto"/>
            <w:bottom w:val="none" w:sz="0" w:space="0" w:color="auto"/>
            <w:right w:val="none" w:sz="0" w:space="0" w:color="auto"/>
          </w:divBdr>
        </w:div>
        <w:div w:id="517696766">
          <w:marLeft w:val="480"/>
          <w:marRight w:val="0"/>
          <w:marTop w:val="0"/>
          <w:marBottom w:val="0"/>
          <w:divBdr>
            <w:top w:val="none" w:sz="0" w:space="0" w:color="auto"/>
            <w:left w:val="none" w:sz="0" w:space="0" w:color="auto"/>
            <w:bottom w:val="none" w:sz="0" w:space="0" w:color="auto"/>
            <w:right w:val="none" w:sz="0" w:space="0" w:color="auto"/>
          </w:divBdr>
        </w:div>
        <w:div w:id="526330751">
          <w:marLeft w:val="480"/>
          <w:marRight w:val="0"/>
          <w:marTop w:val="0"/>
          <w:marBottom w:val="0"/>
          <w:divBdr>
            <w:top w:val="none" w:sz="0" w:space="0" w:color="auto"/>
            <w:left w:val="none" w:sz="0" w:space="0" w:color="auto"/>
            <w:bottom w:val="none" w:sz="0" w:space="0" w:color="auto"/>
            <w:right w:val="none" w:sz="0" w:space="0" w:color="auto"/>
          </w:divBdr>
        </w:div>
        <w:div w:id="571544313">
          <w:marLeft w:val="480"/>
          <w:marRight w:val="0"/>
          <w:marTop w:val="0"/>
          <w:marBottom w:val="0"/>
          <w:divBdr>
            <w:top w:val="none" w:sz="0" w:space="0" w:color="auto"/>
            <w:left w:val="none" w:sz="0" w:space="0" w:color="auto"/>
            <w:bottom w:val="none" w:sz="0" w:space="0" w:color="auto"/>
            <w:right w:val="none" w:sz="0" w:space="0" w:color="auto"/>
          </w:divBdr>
        </w:div>
        <w:div w:id="599220984">
          <w:marLeft w:val="480"/>
          <w:marRight w:val="0"/>
          <w:marTop w:val="0"/>
          <w:marBottom w:val="0"/>
          <w:divBdr>
            <w:top w:val="none" w:sz="0" w:space="0" w:color="auto"/>
            <w:left w:val="none" w:sz="0" w:space="0" w:color="auto"/>
            <w:bottom w:val="none" w:sz="0" w:space="0" w:color="auto"/>
            <w:right w:val="none" w:sz="0" w:space="0" w:color="auto"/>
          </w:divBdr>
        </w:div>
        <w:div w:id="638808812">
          <w:marLeft w:val="480"/>
          <w:marRight w:val="0"/>
          <w:marTop w:val="0"/>
          <w:marBottom w:val="0"/>
          <w:divBdr>
            <w:top w:val="none" w:sz="0" w:space="0" w:color="auto"/>
            <w:left w:val="none" w:sz="0" w:space="0" w:color="auto"/>
            <w:bottom w:val="none" w:sz="0" w:space="0" w:color="auto"/>
            <w:right w:val="none" w:sz="0" w:space="0" w:color="auto"/>
          </w:divBdr>
        </w:div>
        <w:div w:id="653215137">
          <w:marLeft w:val="480"/>
          <w:marRight w:val="0"/>
          <w:marTop w:val="0"/>
          <w:marBottom w:val="0"/>
          <w:divBdr>
            <w:top w:val="none" w:sz="0" w:space="0" w:color="auto"/>
            <w:left w:val="none" w:sz="0" w:space="0" w:color="auto"/>
            <w:bottom w:val="none" w:sz="0" w:space="0" w:color="auto"/>
            <w:right w:val="none" w:sz="0" w:space="0" w:color="auto"/>
          </w:divBdr>
        </w:div>
        <w:div w:id="718044605">
          <w:marLeft w:val="480"/>
          <w:marRight w:val="0"/>
          <w:marTop w:val="0"/>
          <w:marBottom w:val="0"/>
          <w:divBdr>
            <w:top w:val="none" w:sz="0" w:space="0" w:color="auto"/>
            <w:left w:val="none" w:sz="0" w:space="0" w:color="auto"/>
            <w:bottom w:val="none" w:sz="0" w:space="0" w:color="auto"/>
            <w:right w:val="none" w:sz="0" w:space="0" w:color="auto"/>
          </w:divBdr>
        </w:div>
        <w:div w:id="719942076">
          <w:marLeft w:val="480"/>
          <w:marRight w:val="0"/>
          <w:marTop w:val="0"/>
          <w:marBottom w:val="0"/>
          <w:divBdr>
            <w:top w:val="none" w:sz="0" w:space="0" w:color="auto"/>
            <w:left w:val="none" w:sz="0" w:space="0" w:color="auto"/>
            <w:bottom w:val="none" w:sz="0" w:space="0" w:color="auto"/>
            <w:right w:val="none" w:sz="0" w:space="0" w:color="auto"/>
          </w:divBdr>
        </w:div>
        <w:div w:id="776868363">
          <w:marLeft w:val="480"/>
          <w:marRight w:val="0"/>
          <w:marTop w:val="0"/>
          <w:marBottom w:val="0"/>
          <w:divBdr>
            <w:top w:val="none" w:sz="0" w:space="0" w:color="auto"/>
            <w:left w:val="none" w:sz="0" w:space="0" w:color="auto"/>
            <w:bottom w:val="none" w:sz="0" w:space="0" w:color="auto"/>
            <w:right w:val="none" w:sz="0" w:space="0" w:color="auto"/>
          </w:divBdr>
        </w:div>
        <w:div w:id="798693059">
          <w:marLeft w:val="480"/>
          <w:marRight w:val="0"/>
          <w:marTop w:val="0"/>
          <w:marBottom w:val="0"/>
          <w:divBdr>
            <w:top w:val="none" w:sz="0" w:space="0" w:color="auto"/>
            <w:left w:val="none" w:sz="0" w:space="0" w:color="auto"/>
            <w:bottom w:val="none" w:sz="0" w:space="0" w:color="auto"/>
            <w:right w:val="none" w:sz="0" w:space="0" w:color="auto"/>
          </w:divBdr>
        </w:div>
        <w:div w:id="849685004">
          <w:marLeft w:val="480"/>
          <w:marRight w:val="0"/>
          <w:marTop w:val="0"/>
          <w:marBottom w:val="0"/>
          <w:divBdr>
            <w:top w:val="none" w:sz="0" w:space="0" w:color="auto"/>
            <w:left w:val="none" w:sz="0" w:space="0" w:color="auto"/>
            <w:bottom w:val="none" w:sz="0" w:space="0" w:color="auto"/>
            <w:right w:val="none" w:sz="0" w:space="0" w:color="auto"/>
          </w:divBdr>
        </w:div>
        <w:div w:id="862281211">
          <w:marLeft w:val="480"/>
          <w:marRight w:val="0"/>
          <w:marTop w:val="0"/>
          <w:marBottom w:val="0"/>
          <w:divBdr>
            <w:top w:val="none" w:sz="0" w:space="0" w:color="auto"/>
            <w:left w:val="none" w:sz="0" w:space="0" w:color="auto"/>
            <w:bottom w:val="none" w:sz="0" w:space="0" w:color="auto"/>
            <w:right w:val="none" w:sz="0" w:space="0" w:color="auto"/>
          </w:divBdr>
        </w:div>
        <w:div w:id="869613073">
          <w:marLeft w:val="480"/>
          <w:marRight w:val="0"/>
          <w:marTop w:val="0"/>
          <w:marBottom w:val="0"/>
          <w:divBdr>
            <w:top w:val="none" w:sz="0" w:space="0" w:color="auto"/>
            <w:left w:val="none" w:sz="0" w:space="0" w:color="auto"/>
            <w:bottom w:val="none" w:sz="0" w:space="0" w:color="auto"/>
            <w:right w:val="none" w:sz="0" w:space="0" w:color="auto"/>
          </w:divBdr>
        </w:div>
        <w:div w:id="913054986">
          <w:marLeft w:val="480"/>
          <w:marRight w:val="0"/>
          <w:marTop w:val="0"/>
          <w:marBottom w:val="0"/>
          <w:divBdr>
            <w:top w:val="none" w:sz="0" w:space="0" w:color="auto"/>
            <w:left w:val="none" w:sz="0" w:space="0" w:color="auto"/>
            <w:bottom w:val="none" w:sz="0" w:space="0" w:color="auto"/>
            <w:right w:val="none" w:sz="0" w:space="0" w:color="auto"/>
          </w:divBdr>
        </w:div>
        <w:div w:id="958027857">
          <w:marLeft w:val="480"/>
          <w:marRight w:val="0"/>
          <w:marTop w:val="0"/>
          <w:marBottom w:val="0"/>
          <w:divBdr>
            <w:top w:val="none" w:sz="0" w:space="0" w:color="auto"/>
            <w:left w:val="none" w:sz="0" w:space="0" w:color="auto"/>
            <w:bottom w:val="none" w:sz="0" w:space="0" w:color="auto"/>
            <w:right w:val="none" w:sz="0" w:space="0" w:color="auto"/>
          </w:divBdr>
        </w:div>
        <w:div w:id="967012900">
          <w:marLeft w:val="480"/>
          <w:marRight w:val="0"/>
          <w:marTop w:val="0"/>
          <w:marBottom w:val="0"/>
          <w:divBdr>
            <w:top w:val="none" w:sz="0" w:space="0" w:color="auto"/>
            <w:left w:val="none" w:sz="0" w:space="0" w:color="auto"/>
            <w:bottom w:val="none" w:sz="0" w:space="0" w:color="auto"/>
            <w:right w:val="none" w:sz="0" w:space="0" w:color="auto"/>
          </w:divBdr>
        </w:div>
        <w:div w:id="977295323">
          <w:marLeft w:val="480"/>
          <w:marRight w:val="0"/>
          <w:marTop w:val="0"/>
          <w:marBottom w:val="0"/>
          <w:divBdr>
            <w:top w:val="none" w:sz="0" w:space="0" w:color="auto"/>
            <w:left w:val="none" w:sz="0" w:space="0" w:color="auto"/>
            <w:bottom w:val="none" w:sz="0" w:space="0" w:color="auto"/>
            <w:right w:val="none" w:sz="0" w:space="0" w:color="auto"/>
          </w:divBdr>
        </w:div>
        <w:div w:id="993799887">
          <w:marLeft w:val="480"/>
          <w:marRight w:val="0"/>
          <w:marTop w:val="0"/>
          <w:marBottom w:val="0"/>
          <w:divBdr>
            <w:top w:val="none" w:sz="0" w:space="0" w:color="auto"/>
            <w:left w:val="none" w:sz="0" w:space="0" w:color="auto"/>
            <w:bottom w:val="none" w:sz="0" w:space="0" w:color="auto"/>
            <w:right w:val="none" w:sz="0" w:space="0" w:color="auto"/>
          </w:divBdr>
        </w:div>
        <w:div w:id="998659425">
          <w:marLeft w:val="480"/>
          <w:marRight w:val="0"/>
          <w:marTop w:val="0"/>
          <w:marBottom w:val="0"/>
          <w:divBdr>
            <w:top w:val="none" w:sz="0" w:space="0" w:color="auto"/>
            <w:left w:val="none" w:sz="0" w:space="0" w:color="auto"/>
            <w:bottom w:val="none" w:sz="0" w:space="0" w:color="auto"/>
            <w:right w:val="none" w:sz="0" w:space="0" w:color="auto"/>
          </w:divBdr>
        </w:div>
        <w:div w:id="1004934709">
          <w:marLeft w:val="480"/>
          <w:marRight w:val="0"/>
          <w:marTop w:val="0"/>
          <w:marBottom w:val="0"/>
          <w:divBdr>
            <w:top w:val="none" w:sz="0" w:space="0" w:color="auto"/>
            <w:left w:val="none" w:sz="0" w:space="0" w:color="auto"/>
            <w:bottom w:val="none" w:sz="0" w:space="0" w:color="auto"/>
            <w:right w:val="none" w:sz="0" w:space="0" w:color="auto"/>
          </w:divBdr>
        </w:div>
        <w:div w:id="1011227127">
          <w:marLeft w:val="480"/>
          <w:marRight w:val="0"/>
          <w:marTop w:val="0"/>
          <w:marBottom w:val="0"/>
          <w:divBdr>
            <w:top w:val="none" w:sz="0" w:space="0" w:color="auto"/>
            <w:left w:val="none" w:sz="0" w:space="0" w:color="auto"/>
            <w:bottom w:val="none" w:sz="0" w:space="0" w:color="auto"/>
            <w:right w:val="none" w:sz="0" w:space="0" w:color="auto"/>
          </w:divBdr>
        </w:div>
        <w:div w:id="1029136439">
          <w:marLeft w:val="480"/>
          <w:marRight w:val="0"/>
          <w:marTop w:val="0"/>
          <w:marBottom w:val="0"/>
          <w:divBdr>
            <w:top w:val="none" w:sz="0" w:space="0" w:color="auto"/>
            <w:left w:val="none" w:sz="0" w:space="0" w:color="auto"/>
            <w:bottom w:val="none" w:sz="0" w:space="0" w:color="auto"/>
            <w:right w:val="none" w:sz="0" w:space="0" w:color="auto"/>
          </w:divBdr>
        </w:div>
        <w:div w:id="1053429716">
          <w:marLeft w:val="480"/>
          <w:marRight w:val="0"/>
          <w:marTop w:val="0"/>
          <w:marBottom w:val="0"/>
          <w:divBdr>
            <w:top w:val="none" w:sz="0" w:space="0" w:color="auto"/>
            <w:left w:val="none" w:sz="0" w:space="0" w:color="auto"/>
            <w:bottom w:val="none" w:sz="0" w:space="0" w:color="auto"/>
            <w:right w:val="none" w:sz="0" w:space="0" w:color="auto"/>
          </w:divBdr>
        </w:div>
        <w:div w:id="1064061960">
          <w:marLeft w:val="480"/>
          <w:marRight w:val="0"/>
          <w:marTop w:val="0"/>
          <w:marBottom w:val="0"/>
          <w:divBdr>
            <w:top w:val="none" w:sz="0" w:space="0" w:color="auto"/>
            <w:left w:val="none" w:sz="0" w:space="0" w:color="auto"/>
            <w:bottom w:val="none" w:sz="0" w:space="0" w:color="auto"/>
            <w:right w:val="none" w:sz="0" w:space="0" w:color="auto"/>
          </w:divBdr>
        </w:div>
        <w:div w:id="1109812144">
          <w:marLeft w:val="480"/>
          <w:marRight w:val="0"/>
          <w:marTop w:val="0"/>
          <w:marBottom w:val="0"/>
          <w:divBdr>
            <w:top w:val="none" w:sz="0" w:space="0" w:color="auto"/>
            <w:left w:val="none" w:sz="0" w:space="0" w:color="auto"/>
            <w:bottom w:val="none" w:sz="0" w:space="0" w:color="auto"/>
            <w:right w:val="none" w:sz="0" w:space="0" w:color="auto"/>
          </w:divBdr>
        </w:div>
        <w:div w:id="1135752185">
          <w:marLeft w:val="480"/>
          <w:marRight w:val="0"/>
          <w:marTop w:val="0"/>
          <w:marBottom w:val="0"/>
          <w:divBdr>
            <w:top w:val="none" w:sz="0" w:space="0" w:color="auto"/>
            <w:left w:val="none" w:sz="0" w:space="0" w:color="auto"/>
            <w:bottom w:val="none" w:sz="0" w:space="0" w:color="auto"/>
            <w:right w:val="none" w:sz="0" w:space="0" w:color="auto"/>
          </w:divBdr>
        </w:div>
        <w:div w:id="1156455100">
          <w:marLeft w:val="480"/>
          <w:marRight w:val="0"/>
          <w:marTop w:val="0"/>
          <w:marBottom w:val="0"/>
          <w:divBdr>
            <w:top w:val="none" w:sz="0" w:space="0" w:color="auto"/>
            <w:left w:val="none" w:sz="0" w:space="0" w:color="auto"/>
            <w:bottom w:val="none" w:sz="0" w:space="0" w:color="auto"/>
            <w:right w:val="none" w:sz="0" w:space="0" w:color="auto"/>
          </w:divBdr>
        </w:div>
        <w:div w:id="1164778476">
          <w:marLeft w:val="480"/>
          <w:marRight w:val="0"/>
          <w:marTop w:val="0"/>
          <w:marBottom w:val="0"/>
          <w:divBdr>
            <w:top w:val="none" w:sz="0" w:space="0" w:color="auto"/>
            <w:left w:val="none" w:sz="0" w:space="0" w:color="auto"/>
            <w:bottom w:val="none" w:sz="0" w:space="0" w:color="auto"/>
            <w:right w:val="none" w:sz="0" w:space="0" w:color="auto"/>
          </w:divBdr>
        </w:div>
        <w:div w:id="1168980230">
          <w:marLeft w:val="480"/>
          <w:marRight w:val="0"/>
          <w:marTop w:val="0"/>
          <w:marBottom w:val="0"/>
          <w:divBdr>
            <w:top w:val="none" w:sz="0" w:space="0" w:color="auto"/>
            <w:left w:val="none" w:sz="0" w:space="0" w:color="auto"/>
            <w:bottom w:val="none" w:sz="0" w:space="0" w:color="auto"/>
            <w:right w:val="none" w:sz="0" w:space="0" w:color="auto"/>
          </w:divBdr>
        </w:div>
        <w:div w:id="1189947706">
          <w:marLeft w:val="480"/>
          <w:marRight w:val="0"/>
          <w:marTop w:val="0"/>
          <w:marBottom w:val="0"/>
          <w:divBdr>
            <w:top w:val="none" w:sz="0" w:space="0" w:color="auto"/>
            <w:left w:val="none" w:sz="0" w:space="0" w:color="auto"/>
            <w:bottom w:val="none" w:sz="0" w:space="0" w:color="auto"/>
            <w:right w:val="none" w:sz="0" w:space="0" w:color="auto"/>
          </w:divBdr>
        </w:div>
        <w:div w:id="1205172110">
          <w:marLeft w:val="480"/>
          <w:marRight w:val="0"/>
          <w:marTop w:val="0"/>
          <w:marBottom w:val="0"/>
          <w:divBdr>
            <w:top w:val="none" w:sz="0" w:space="0" w:color="auto"/>
            <w:left w:val="none" w:sz="0" w:space="0" w:color="auto"/>
            <w:bottom w:val="none" w:sz="0" w:space="0" w:color="auto"/>
            <w:right w:val="none" w:sz="0" w:space="0" w:color="auto"/>
          </w:divBdr>
        </w:div>
        <w:div w:id="1411656415">
          <w:marLeft w:val="480"/>
          <w:marRight w:val="0"/>
          <w:marTop w:val="0"/>
          <w:marBottom w:val="0"/>
          <w:divBdr>
            <w:top w:val="none" w:sz="0" w:space="0" w:color="auto"/>
            <w:left w:val="none" w:sz="0" w:space="0" w:color="auto"/>
            <w:bottom w:val="none" w:sz="0" w:space="0" w:color="auto"/>
            <w:right w:val="none" w:sz="0" w:space="0" w:color="auto"/>
          </w:divBdr>
        </w:div>
        <w:div w:id="1488285206">
          <w:marLeft w:val="480"/>
          <w:marRight w:val="0"/>
          <w:marTop w:val="0"/>
          <w:marBottom w:val="0"/>
          <w:divBdr>
            <w:top w:val="none" w:sz="0" w:space="0" w:color="auto"/>
            <w:left w:val="none" w:sz="0" w:space="0" w:color="auto"/>
            <w:bottom w:val="none" w:sz="0" w:space="0" w:color="auto"/>
            <w:right w:val="none" w:sz="0" w:space="0" w:color="auto"/>
          </w:divBdr>
        </w:div>
        <w:div w:id="1493058026">
          <w:marLeft w:val="480"/>
          <w:marRight w:val="0"/>
          <w:marTop w:val="0"/>
          <w:marBottom w:val="0"/>
          <w:divBdr>
            <w:top w:val="none" w:sz="0" w:space="0" w:color="auto"/>
            <w:left w:val="none" w:sz="0" w:space="0" w:color="auto"/>
            <w:bottom w:val="none" w:sz="0" w:space="0" w:color="auto"/>
            <w:right w:val="none" w:sz="0" w:space="0" w:color="auto"/>
          </w:divBdr>
        </w:div>
        <w:div w:id="1498810150">
          <w:marLeft w:val="480"/>
          <w:marRight w:val="0"/>
          <w:marTop w:val="0"/>
          <w:marBottom w:val="0"/>
          <w:divBdr>
            <w:top w:val="none" w:sz="0" w:space="0" w:color="auto"/>
            <w:left w:val="none" w:sz="0" w:space="0" w:color="auto"/>
            <w:bottom w:val="none" w:sz="0" w:space="0" w:color="auto"/>
            <w:right w:val="none" w:sz="0" w:space="0" w:color="auto"/>
          </w:divBdr>
        </w:div>
        <w:div w:id="1534075771">
          <w:marLeft w:val="480"/>
          <w:marRight w:val="0"/>
          <w:marTop w:val="0"/>
          <w:marBottom w:val="0"/>
          <w:divBdr>
            <w:top w:val="none" w:sz="0" w:space="0" w:color="auto"/>
            <w:left w:val="none" w:sz="0" w:space="0" w:color="auto"/>
            <w:bottom w:val="none" w:sz="0" w:space="0" w:color="auto"/>
            <w:right w:val="none" w:sz="0" w:space="0" w:color="auto"/>
          </w:divBdr>
        </w:div>
        <w:div w:id="1622302977">
          <w:marLeft w:val="480"/>
          <w:marRight w:val="0"/>
          <w:marTop w:val="0"/>
          <w:marBottom w:val="0"/>
          <w:divBdr>
            <w:top w:val="none" w:sz="0" w:space="0" w:color="auto"/>
            <w:left w:val="none" w:sz="0" w:space="0" w:color="auto"/>
            <w:bottom w:val="none" w:sz="0" w:space="0" w:color="auto"/>
            <w:right w:val="none" w:sz="0" w:space="0" w:color="auto"/>
          </w:divBdr>
        </w:div>
        <w:div w:id="1633823855">
          <w:marLeft w:val="480"/>
          <w:marRight w:val="0"/>
          <w:marTop w:val="0"/>
          <w:marBottom w:val="0"/>
          <w:divBdr>
            <w:top w:val="none" w:sz="0" w:space="0" w:color="auto"/>
            <w:left w:val="none" w:sz="0" w:space="0" w:color="auto"/>
            <w:bottom w:val="none" w:sz="0" w:space="0" w:color="auto"/>
            <w:right w:val="none" w:sz="0" w:space="0" w:color="auto"/>
          </w:divBdr>
        </w:div>
        <w:div w:id="1647390298">
          <w:marLeft w:val="480"/>
          <w:marRight w:val="0"/>
          <w:marTop w:val="0"/>
          <w:marBottom w:val="0"/>
          <w:divBdr>
            <w:top w:val="none" w:sz="0" w:space="0" w:color="auto"/>
            <w:left w:val="none" w:sz="0" w:space="0" w:color="auto"/>
            <w:bottom w:val="none" w:sz="0" w:space="0" w:color="auto"/>
            <w:right w:val="none" w:sz="0" w:space="0" w:color="auto"/>
          </w:divBdr>
        </w:div>
        <w:div w:id="1754859420">
          <w:marLeft w:val="480"/>
          <w:marRight w:val="0"/>
          <w:marTop w:val="0"/>
          <w:marBottom w:val="0"/>
          <w:divBdr>
            <w:top w:val="none" w:sz="0" w:space="0" w:color="auto"/>
            <w:left w:val="none" w:sz="0" w:space="0" w:color="auto"/>
            <w:bottom w:val="none" w:sz="0" w:space="0" w:color="auto"/>
            <w:right w:val="none" w:sz="0" w:space="0" w:color="auto"/>
          </w:divBdr>
        </w:div>
        <w:div w:id="1783841370">
          <w:marLeft w:val="480"/>
          <w:marRight w:val="0"/>
          <w:marTop w:val="0"/>
          <w:marBottom w:val="0"/>
          <w:divBdr>
            <w:top w:val="none" w:sz="0" w:space="0" w:color="auto"/>
            <w:left w:val="none" w:sz="0" w:space="0" w:color="auto"/>
            <w:bottom w:val="none" w:sz="0" w:space="0" w:color="auto"/>
            <w:right w:val="none" w:sz="0" w:space="0" w:color="auto"/>
          </w:divBdr>
        </w:div>
        <w:div w:id="1805540195">
          <w:marLeft w:val="480"/>
          <w:marRight w:val="0"/>
          <w:marTop w:val="0"/>
          <w:marBottom w:val="0"/>
          <w:divBdr>
            <w:top w:val="none" w:sz="0" w:space="0" w:color="auto"/>
            <w:left w:val="none" w:sz="0" w:space="0" w:color="auto"/>
            <w:bottom w:val="none" w:sz="0" w:space="0" w:color="auto"/>
            <w:right w:val="none" w:sz="0" w:space="0" w:color="auto"/>
          </w:divBdr>
        </w:div>
        <w:div w:id="1835486574">
          <w:marLeft w:val="480"/>
          <w:marRight w:val="0"/>
          <w:marTop w:val="0"/>
          <w:marBottom w:val="0"/>
          <w:divBdr>
            <w:top w:val="none" w:sz="0" w:space="0" w:color="auto"/>
            <w:left w:val="none" w:sz="0" w:space="0" w:color="auto"/>
            <w:bottom w:val="none" w:sz="0" w:space="0" w:color="auto"/>
            <w:right w:val="none" w:sz="0" w:space="0" w:color="auto"/>
          </w:divBdr>
        </w:div>
        <w:div w:id="1843161990">
          <w:marLeft w:val="480"/>
          <w:marRight w:val="0"/>
          <w:marTop w:val="0"/>
          <w:marBottom w:val="0"/>
          <w:divBdr>
            <w:top w:val="none" w:sz="0" w:space="0" w:color="auto"/>
            <w:left w:val="none" w:sz="0" w:space="0" w:color="auto"/>
            <w:bottom w:val="none" w:sz="0" w:space="0" w:color="auto"/>
            <w:right w:val="none" w:sz="0" w:space="0" w:color="auto"/>
          </w:divBdr>
        </w:div>
        <w:div w:id="1877234713">
          <w:marLeft w:val="480"/>
          <w:marRight w:val="0"/>
          <w:marTop w:val="0"/>
          <w:marBottom w:val="0"/>
          <w:divBdr>
            <w:top w:val="none" w:sz="0" w:space="0" w:color="auto"/>
            <w:left w:val="none" w:sz="0" w:space="0" w:color="auto"/>
            <w:bottom w:val="none" w:sz="0" w:space="0" w:color="auto"/>
            <w:right w:val="none" w:sz="0" w:space="0" w:color="auto"/>
          </w:divBdr>
        </w:div>
        <w:div w:id="1932270964">
          <w:marLeft w:val="480"/>
          <w:marRight w:val="0"/>
          <w:marTop w:val="0"/>
          <w:marBottom w:val="0"/>
          <w:divBdr>
            <w:top w:val="none" w:sz="0" w:space="0" w:color="auto"/>
            <w:left w:val="none" w:sz="0" w:space="0" w:color="auto"/>
            <w:bottom w:val="none" w:sz="0" w:space="0" w:color="auto"/>
            <w:right w:val="none" w:sz="0" w:space="0" w:color="auto"/>
          </w:divBdr>
        </w:div>
        <w:div w:id="1942373894">
          <w:marLeft w:val="480"/>
          <w:marRight w:val="0"/>
          <w:marTop w:val="0"/>
          <w:marBottom w:val="0"/>
          <w:divBdr>
            <w:top w:val="none" w:sz="0" w:space="0" w:color="auto"/>
            <w:left w:val="none" w:sz="0" w:space="0" w:color="auto"/>
            <w:bottom w:val="none" w:sz="0" w:space="0" w:color="auto"/>
            <w:right w:val="none" w:sz="0" w:space="0" w:color="auto"/>
          </w:divBdr>
        </w:div>
        <w:div w:id="1976253448">
          <w:marLeft w:val="480"/>
          <w:marRight w:val="0"/>
          <w:marTop w:val="0"/>
          <w:marBottom w:val="0"/>
          <w:divBdr>
            <w:top w:val="none" w:sz="0" w:space="0" w:color="auto"/>
            <w:left w:val="none" w:sz="0" w:space="0" w:color="auto"/>
            <w:bottom w:val="none" w:sz="0" w:space="0" w:color="auto"/>
            <w:right w:val="none" w:sz="0" w:space="0" w:color="auto"/>
          </w:divBdr>
        </w:div>
        <w:div w:id="2021468290">
          <w:marLeft w:val="480"/>
          <w:marRight w:val="0"/>
          <w:marTop w:val="0"/>
          <w:marBottom w:val="0"/>
          <w:divBdr>
            <w:top w:val="none" w:sz="0" w:space="0" w:color="auto"/>
            <w:left w:val="none" w:sz="0" w:space="0" w:color="auto"/>
            <w:bottom w:val="none" w:sz="0" w:space="0" w:color="auto"/>
            <w:right w:val="none" w:sz="0" w:space="0" w:color="auto"/>
          </w:divBdr>
        </w:div>
        <w:div w:id="2070685993">
          <w:marLeft w:val="480"/>
          <w:marRight w:val="0"/>
          <w:marTop w:val="0"/>
          <w:marBottom w:val="0"/>
          <w:divBdr>
            <w:top w:val="none" w:sz="0" w:space="0" w:color="auto"/>
            <w:left w:val="none" w:sz="0" w:space="0" w:color="auto"/>
            <w:bottom w:val="none" w:sz="0" w:space="0" w:color="auto"/>
            <w:right w:val="none" w:sz="0" w:space="0" w:color="auto"/>
          </w:divBdr>
        </w:div>
        <w:div w:id="2133595889">
          <w:marLeft w:val="480"/>
          <w:marRight w:val="0"/>
          <w:marTop w:val="0"/>
          <w:marBottom w:val="0"/>
          <w:divBdr>
            <w:top w:val="none" w:sz="0" w:space="0" w:color="auto"/>
            <w:left w:val="none" w:sz="0" w:space="0" w:color="auto"/>
            <w:bottom w:val="none" w:sz="0" w:space="0" w:color="auto"/>
            <w:right w:val="none" w:sz="0" w:space="0" w:color="auto"/>
          </w:divBdr>
        </w:div>
        <w:div w:id="2147040935">
          <w:marLeft w:val="480"/>
          <w:marRight w:val="0"/>
          <w:marTop w:val="0"/>
          <w:marBottom w:val="0"/>
          <w:divBdr>
            <w:top w:val="none" w:sz="0" w:space="0" w:color="auto"/>
            <w:left w:val="none" w:sz="0" w:space="0" w:color="auto"/>
            <w:bottom w:val="none" w:sz="0" w:space="0" w:color="auto"/>
            <w:right w:val="none" w:sz="0" w:space="0" w:color="auto"/>
          </w:divBdr>
        </w:div>
      </w:divsChild>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55396212">
          <w:marLeft w:val="480"/>
          <w:marRight w:val="0"/>
          <w:marTop w:val="0"/>
          <w:marBottom w:val="0"/>
          <w:divBdr>
            <w:top w:val="none" w:sz="0" w:space="0" w:color="auto"/>
            <w:left w:val="none" w:sz="0" w:space="0" w:color="auto"/>
            <w:bottom w:val="none" w:sz="0" w:space="0" w:color="auto"/>
            <w:right w:val="none" w:sz="0" w:space="0" w:color="auto"/>
          </w:divBdr>
        </w:div>
        <w:div w:id="68044877">
          <w:marLeft w:val="480"/>
          <w:marRight w:val="0"/>
          <w:marTop w:val="0"/>
          <w:marBottom w:val="0"/>
          <w:divBdr>
            <w:top w:val="none" w:sz="0" w:space="0" w:color="auto"/>
            <w:left w:val="none" w:sz="0" w:space="0" w:color="auto"/>
            <w:bottom w:val="none" w:sz="0" w:space="0" w:color="auto"/>
            <w:right w:val="none" w:sz="0" w:space="0" w:color="auto"/>
          </w:divBdr>
        </w:div>
        <w:div w:id="76709229">
          <w:marLeft w:val="480"/>
          <w:marRight w:val="0"/>
          <w:marTop w:val="0"/>
          <w:marBottom w:val="0"/>
          <w:divBdr>
            <w:top w:val="none" w:sz="0" w:space="0" w:color="auto"/>
            <w:left w:val="none" w:sz="0" w:space="0" w:color="auto"/>
            <w:bottom w:val="none" w:sz="0" w:space="0" w:color="auto"/>
            <w:right w:val="none" w:sz="0" w:space="0" w:color="auto"/>
          </w:divBdr>
        </w:div>
        <w:div w:id="116293257">
          <w:marLeft w:val="480"/>
          <w:marRight w:val="0"/>
          <w:marTop w:val="0"/>
          <w:marBottom w:val="0"/>
          <w:divBdr>
            <w:top w:val="none" w:sz="0" w:space="0" w:color="auto"/>
            <w:left w:val="none" w:sz="0" w:space="0" w:color="auto"/>
            <w:bottom w:val="none" w:sz="0" w:space="0" w:color="auto"/>
            <w:right w:val="none" w:sz="0" w:space="0" w:color="auto"/>
          </w:divBdr>
        </w:div>
        <w:div w:id="131869932">
          <w:marLeft w:val="480"/>
          <w:marRight w:val="0"/>
          <w:marTop w:val="0"/>
          <w:marBottom w:val="0"/>
          <w:divBdr>
            <w:top w:val="none" w:sz="0" w:space="0" w:color="auto"/>
            <w:left w:val="none" w:sz="0" w:space="0" w:color="auto"/>
            <w:bottom w:val="none" w:sz="0" w:space="0" w:color="auto"/>
            <w:right w:val="none" w:sz="0" w:space="0" w:color="auto"/>
          </w:divBdr>
        </w:div>
        <w:div w:id="140660611">
          <w:marLeft w:val="480"/>
          <w:marRight w:val="0"/>
          <w:marTop w:val="0"/>
          <w:marBottom w:val="0"/>
          <w:divBdr>
            <w:top w:val="none" w:sz="0" w:space="0" w:color="auto"/>
            <w:left w:val="none" w:sz="0" w:space="0" w:color="auto"/>
            <w:bottom w:val="none" w:sz="0" w:space="0" w:color="auto"/>
            <w:right w:val="none" w:sz="0" w:space="0" w:color="auto"/>
          </w:divBdr>
        </w:div>
        <w:div w:id="198057922">
          <w:marLeft w:val="480"/>
          <w:marRight w:val="0"/>
          <w:marTop w:val="0"/>
          <w:marBottom w:val="0"/>
          <w:divBdr>
            <w:top w:val="none" w:sz="0" w:space="0" w:color="auto"/>
            <w:left w:val="none" w:sz="0" w:space="0" w:color="auto"/>
            <w:bottom w:val="none" w:sz="0" w:space="0" w:color="auto"/>
            <w:right w:val="none" w:sz="0" w:space="0" w:color="auto"/>
          </w:divBdr>
        </w:div>
        <w:div w:id="269896067">
          <w:marLeft w:val="480"/>
          <w:marRight w:val="0"/>
          <w:marTop w:val="0"/>
          <w:marBottom w:val="0"/>
          <w:divBdr>
            <w:top w:val="none" w:sz="0" w:space="0" w:color="auto"/>
            <w:left w:val="none" w:sz="0" w:space="0" w:color="auto"/>
            <w:bottom w:val="none" w:sz="0" w:space="0" w:color="auto"/>
            <w:right w:val="none" w:sz="0" w:space="0" w:color="auto"/>
          </w:divBdr>
        </w:div>
        <w:div w:id="291135908">
          <w:marLeft w:val="480"/>
          <w:marRight w:val="0"/>
          <w:marTop w:val="0"/>
          <w:marBottom w:val="0"/>
          <w:divBdr>
            <w:top w:val="none" w:sz="0" w:space="0" w:color="auto"/>
            <w:left w:val="none" w:sz="0" w:space="0" w:color="auto"/>
            <w:bottom w:val="none" w:sz="0" w:space="0" w:color="auto"/>
            <w:right w:val="none" w:sz="0" w:space="0" w:color="auto"/>
          </w:divBdr>
        </w:div>
        <w:div w:id="335809942">
          <w:marLeft w:val="480"/>
          <w:marRight w:val="0"/>
          <w:marTop w:val="0"/>
          <w:marBottom w:val="0"/>
          <w:divBdr>
            <w:top w:val="none" w:sz="0" w:space="0" w:color="auto"/>
            <w:left w:val="none" w:sz="0" w:space="0" w:color="auto"/>
            <w:bottom w:val="none" w:sz="0" w:space="0" w:color="auto"/>
            <w:right w:val="none" w:sz="0" w:space="0" w:color="auto"/>
          </w:divBdr>
        </w:div>
        <w:div w:id="346447076">
          <w:marLeft w:val="480"/>
          <w:marRight w:val="0"/>
          <w:marTop w:val="0"/>
          <w:marBottom w:val="0"/>
          <w:divBdr>
            <w:top w:val="none" w:sz="0" w:space="0" w:color="auto"/>
            <w:left w:val="none" w:sz="0" w:space="0" w:color="auto"/>
            <w:bottom w:val="none" w:sz="0" w:space="0" w:color="auto"/>
            <w:right w:val="none" w:sz="0" w:space="0" w:color="auto"/>
          </w:divBdr>
        </w:div>
        <w:div w:id="390815872">
          <w:marLeft w:val="480"/>
          <w:marRight w:val="0"/>
          <w:marTop w:val="0"/>
          <w:marBottom w:val="0"/>
          <w:divBdr>
            <w:top w:val="none" w:sz="0" w:space="0" w:color="auto"/>
            <w:left w:val="none" w:sz="0" w:space="0" w:color="auto"/>
            <w:bottom w:val="none" w:sz="0" w:space="0" w:color="auto"/>
            <w:right w:val="none" w:sz="0" w:space="0" w:color="auto"/>
          </w:divBdr>
        </w:div>
        <w:div w:id="401754475">
          <w:marLeft w:val="480"/>
          <w:marRight w:val="0"/>
          <w:marTop w:val="0"/>
          <w:marBottom w:val="0"/>
          <w:divBdr>
            <w:top w:val="none" w:sz="0" w:space="0" w:color="auto"/>
            <w:left w:val="none" w:sz="0" w:space="0" w:color="auto"/>
            <w:bottom w:val="none" w:sz="0" w:space="0" w:color="auto"/>
            <w:right w:val="none" w:sz="0" w:space="0" w:color="auto"/>
          </w:divBdr>
        </w:div>
        <w:div w:id="412167384">
          <w:marLeft w:val="480"/>
          <w:marRight w:val="0"/>
          <w:marTop w:val="0"/>
          <w:marBottom w:val="0"/>
          <w:divBdr>
            <w:top w:val="none" w:sz="0" w:space="0" w:color="auto"/>
            <w:left w:val="none" w:sz="0" w:space="0" w:color="auto"/>
            <w:bottom w:val="none" w:sz="0" w:space="0" w:color="auto"/>
            <w:right w:val="none" w:sz="0" w:space="0" w:color="auto"/>
          </w:divBdr>
        </w:div>
        <w:div w:id="444420255">
          <w:marLeft w:val="480"/>
          <w:marRight w:val="0"/>
          <w:marTop w:val="0"/>
          <w:marBottom w:val="0"/>
          <w:divBdr>
            <w:top w:val="none" w:sz="0" w:space="0" w:color="auto"/>
            <w:left w:val="none" w:sz="0" w:space="0" w:color="auto"/>
            <w:bottom w:val="none" w:sz="0" w:space="0" w:color="auto"/>
            <w:right w:val="none" w:sz="0" w:space="0" w:color="auto"/>
          </w:divBdr>
        </w:div>
        <w:div w:id="498885651">
          <w:marLeft w:val="480"/>
          <w:marRight w:val="0"/>
          <w:marTop w:val="0"/>
          <w:marBottom w:val="0"/>
          <w:divBdr>
            <w:top w:val="none" w:sz="0" w:space="0" w:color="auto"/>
            <w:left w:val="none" w:sz="0" w:space="0" w:color="auto"/>
            <w:bottom w:val="none" w:sz="0" w:space="0" w:color="auto"/>
            <w:right w:val="none" w:sz="0" w:space="0" w:color="auto"/>
          </w:divBdr>
        </w:div>
        <w:div w:id="499391125">
          <w:marLeft w:val="480"/>
          <w:marRight w:val="0"/>
          <w:marTop w:val="0"/>
          <w:marBottom w:val="0"/>
          <w:divBdr>
            <w:top w:val="none" w:sz="0" w:space="0" w:color="auto"/>
            <w:left w:val="none" w:sz="0" w:space="0" w:color="auto"/>
            <w:bottom w:val="none" w:sz="0" w:space="0" w:color="auto"/>
            <w:right w:val="none" w:sz="0" w:space="0" w:color="auto"/>
          </w:divBdr>
        </w:div>
        <w:div w:id="647324117">
          <w:marLeft w:val="480"/>
          <w:marRight w:val="0"/>
          <w:marTop w:val="0"/>
          <w:marBottom w:val="0"/>
          <w:divBdr>
            <w:top w:val="none" w:sz="0" w:space="0" w:color="auto"/>
            <w:left w:val="none" w:sz="0" w:space="0" w:color="auto"/>
            <w:bottom w:val="none" w:sz="0" w:space="0" w:color="auto"/>
            <w:right w:val="none" w:sz="0" w:space="0" w:color="auto"/>
          </w:divBdr>
        </w:div>
        <w:div w:id="661660672">
          <w:marLeft w:val="480"/>
          <w:marRight w:val="0"/>
          <w:marTop w:val="0"/>
          <w:marBottom w:val="0"/>
          <w:divBdr>
            <w:top w:val="none" w:sz="0" w:space="0" w:color="auto"/>
            <w:left w:val="none" w:sz="0" w:space="0" w:color="auto"/>
            <w:bottom w:val="none" w:sz="0" w:space="0" w:color="auto"/>
            <w:right w:val="none" w:sz="0" w:space="0" w:color="auto"/>
          </w:divBdr>
        </w:div>
        <w:div w:id="675498871">
          <w:marLeft w:val="480"/>
          <w:marRight w:val="0"/>
          <w:marTop w:val="0"/>
          <w:marBottom w:val="0"/>
          <w:divBdr>
            <w:top w:val="none" w:sz="0" w:space="0" w:color="auto"/>
            <w:left w:val="none" w:sz="0" w:space="0" w:color="auto"/>
            <w:bottom w:val="none" w:sz="0" w:space="0" w:color="auto"/>
            <w:right w:val="none" w:sz="0" w:space="0" w:color="auto"/>
          </w:divBdr>
        </w:div>
        <w:div w:id="683433961">
          <w:marLeft w:val="480"/>
          <w:marRight w:val="0"/>
          <w:marTop w:val="0"/>
          <w:marBottom w:val="0"/>
          <w:divBdr>
            <w:top w:val="none" w:sz="0" w:space="0" w:color="auto"/>
            <w:left w:val="none" w:sz="0" w:space="0" w:color="auto"/>
            <w:bottom w:val="none" w:sz="0" w:space="0" w:color="auto"/>
            <w:right w:val="none" w:sz="0" w:space="0" w:color="auto"/>
          </w:divBdr>
        </w:div>
        <w:div w:id="705981974">
          <w:marLeft w:val="480"/>
          <w:marRight w:val="0"/>
          <w:marTop w:val="0"/>
          <w:marBottom w:val="0"/>
          <w:divBdr>
            <w:top w:val="none" w:sz="0" w:space="0" w:color="auto"/>
            <w:left w:val="none" w:sz="0" w:space="0" w:color="auto"/>
            <w:bottom w:val="none" w:sz="0" w:space="0" w:color="auto"/>
            <w:right w:val="none" w:sz="0" w:space="0" w:color="auto"/>
          </w:divBdr>
        </w:div>
        <w:div w:id="712777857">
          <w:marLeft w:val="480"/>
          <w:marRight w:val="0"/>
          <w:marTop w:val="0"/>
          <w:marBottom w:val="0"/>
          <w:divBdr>
            <w:top w:val="none" w:sz="0" w:space="0" w:color="auto"/>
            <w:left w:val="none" w:sz="0" w:space="0" w:color="auto"/>
            <w:bottom w:val="none" w:sz="0" w:space="0" w:color="auto"/>
            <w:right w:val="none" w:sz="0" w:space="0" w:color="auto"/>
          </w:divBdr>
        </w:div>
        <w:div w:id="737635956">
          <w:marLeft w:val="480"/>
          <w:marRight w:val="0"/>
          <w:marTop w:val="0"/>
          <w:marBottom w:val="0"/>
          <w:divBdr>
            <w:top w:val="none" w:sz="0" w:space="0" w:color="auto"/>
            <w:left w:val="none" w:sz="0" w:space="0" w:color="auto"/>
            <w:bottom w:val="none" w:sz="0" w:space="0" w:color="auto"/>
            <w:right w:val="none" w:sz="0" w:space="0" w:color="auto"/>
          </w:divBdr>
        </w:div>
        <w:div w:id="761532337">
          <w:marLeft w:val="480"/>
          <w:marRight w:val="0"/>
          <w:marTop w:val="0"/>
          <w:marBottom w:val="0"/>
          <w:divBdr>
            <w:top w:val="none" w:sz="0" w:space="0" w:color="auto"/>
            <w:left w:val="none" w:sz="0" w:space="0" w:color="auto"/>
            <w:bottom w:val="none" w:sz="0" w:space="0" w:color="auto"/>
            <w:right w:val="none" w:sz="0" w:space="0" w:color="auto"/>
          </w:divBdr>
        </w:div>
        <w:div w:id="777484576">
          <w:marLeft w:val="480"/>
          <w:marRight w:val="0"/>
          <w:marTop w:val="0"/>
          <w:marBottom w:val="0"/>
          <w:divBdr>
            <w:top w:val="none" w:sz="0" w:space="0" w:color="auto"/>
            <w:left w:val="none" w:sz="0" w:space="0" w:color="auto"/>
            <w:bottom w:val="none" w:sz="0" w:space="0" w:color="auto"/>
            <w:right w:val="none" w:sz="0" w:space="0" w:color="auto"/>
          </w:divBdr>
        </w:div>
        <w:div w:id="788622528">
          <w:marLeft w:val="480"/>
          <w:marRight w:val="0"/>
          <w:marTop w:val="0"/>
          <w:marBottom w:val="0"/>
          <w:divBdr>
            <w:top w:val="none" w:sz="0" w:space="0" w:color="auto"/>
            <w:left w:val="none" w:sz="0" w:space="0" w:color="auto"/>
            <w:bottom w:val="none" w:sz="0" w:space="0" w:color="auto"/>
            <w:right w:val="none" w:sz="0" w:space="0" w:color="auto"/>
          </w:divBdr>
        </w:div>
        <w:div w:id="792402274">
          <w:marLeft w:val="480"/>
          <w:marRight w:val="0"/>
          <w:marTop w:val="0"/>
          <w:marBottom w:val="0"/>
          <w:divBdr>
            <w:top w:val="none" w:sz="0" w:space="0" w:color="auto"/>
            <w:left w:val="none" w:sz="0" w:space="0" w:color="auto"/>
            <w:bottom w:val="none" w:sz="0" w:space="0" w:color="auto"/>
            <w:right w:val="none" w:sz="0" w:space="0" w:color="auto"/>
          </w:divBdr>
        </w:div>
        <w:div w:id="818961693">
          <w:marLeft w:val="480"/>
          <w:marRight w:val="0"/>
          <w:marTop w:val="0"/>
          <w:marBottom w:val="0"/>
          <w:divBdr>
            <w:top w:val="none" w:sz="0" w:space="0" w:color="auto"/>
            <w:left w:val="none" w:sz="0" w:space="0" w:color="auto"/>
            <w:bottom w:val="none" w:sz="0" w:space="0" w:color="auto"/>
            <w:right w:val="none" w:sz="0" w:space="0" w:color="auto"/>
          </w:divBdr>
        </w:div>
        <w:div w:id="820079790">
          <w:marLeft w:val="480"/>
          <w:marRight w:val="0"/>
          <w:marTop w:val="0"/>
          <w:marBottom w:val="0"/>
          <w:divBdr>
            <w:top w:val="none" w:sz="0" w:space="0" w:color="auto"/>
            <w:left w:val="none" w:sz="0" w:space="0" w:color="auto"/>
            <w:bottom w:val="none" w:sz="0" w:space="0" w:color="auto"/>
            <w:right w:val="none" w:sz="0" w:space="0" w:color="auto"/>
          </w:divBdr>
        </w:div>
        <w:div w:id="869221691">
          <w:marLeft w:val="480"/>
          <w:marRight w:val="0"/>
          <w:marTop w:val="0"/>
          <w:marBottom w:val="0"/>
          <w:divBdr>
            <w:top w:val="none" w:sz="0" w:space="0" w:color="auto"/>
            <w:left w:val="none" w:sz="0" w:space="0" w:color="auto"/>
            <w:bottom w:val="none" w:sz="0" w:space="0" w:color="auto"/>
            <w:right w:val="none" w:sz="0" w:space="0" w:color="auto"/>
          </w:divBdr>
        </w:div>
        <w:div w:id="873225491">
          <w:marLeft w:val="480"/>
          <w:marRight w:val="0"/>
          <w:marTop w:val="0"/>
          <w:marBottom w:val="0"/>
          <w:divBdr>
            <w:top w:val="none" w:sz="0" w:space="0" w:color="auto"/>
            <w:left w:val="none" w:sz="0" w:space="0" w:color="auto"/>
            <w:bottom w:val="none" w:sz="0" w:space="0" w:color="auto"/>
            <w:right w:val="none" w:sz="0" w:space="0" w:color="auto"/>
          </w:divBdr>
        </w:div>
        <w:div w:id="917443274">
          <w:marLeft w:val="480"/>
          <w:marRight w:val="0"/>
          <w:marTop w:val="0"/>
          <w:marBottom w:val="0"/>
          <w:divBdr>
            <w:top w:val="none" w:sz="0" w:space="0" w:color="auto"/>
            <w:left w:val="none" w:sz="0" w:space="0" w:color="auto"/>
            <w:bottom w:val="none" w:sz="0" w:space="0" w:color="auto"/>
            <w:right w:val="none" w:sz="0" w:space="0" w:color="auto"/>
          </w:divBdr>
        </w:div>
        <w:div w:id="932129115">
          <w:marLeft w:val="480"/>
          <w:marRight w:val="0"/>
          <w:marTop w:val="0"/>
          <w:marBottom w:val="0"/>
          <w:divBdr>
            <w:top w:val="none" w:sz="0" w:space="0" w:color="auto"/>
            <w:left w:val="none" w:sz="0" w:space="0" w:color="auto"/>
            <w:bottom w:val="none" w:sz="0" w:space="0" w:color="auto"/>
            <w:right w:val="none" w:sz="0" w:space="0" w:color="auto"/>
          </w:divBdr>
        </w:div>
        <w:div w:id="938677696">
          <w:marLeft w:val="480"/>
          <w:marRight w:val="0"/>
          <w:marTop w:val="0"/>
          <w:marBottom w:val="0"/>
          <w:divBdr>
            <w:top w:val="none" w:sz="0" w:space="0" w:color="auto"/>
            <w:left w:val="none" w:sz="0" w:space="0" w:color="auto"/>
            <w:bottom w:val="none" w:sz="0" w:space="0" w:color="auto"/>
            <w:right w:val="none" w:sz="0" w:space="0" w:color="auto"/>
          </w:divBdr>
        </w:div>
        <w:div w:id="979652310">
          <w:marLeft w:val="480"/>
          <w:marRight w:val="0"/>
          <w:marTop w:val="0"/>
          <w:marBottom w:val="0"/>
          <w:divBdr>
            <w:top w:val="none" w:sz="0" w:space="0" w:color="auto"/>
            <w:left w:val="none" w:sz="0" w:space="0" w:color="auto"/>
            <w:bottom w:val="none" w:sz="0" w:space="0" w:color="auto"/>
            <w:right w:val="none" w:sz="0" w:space="0" w:color="auto"/>
          </w:divBdr>
        </w:div>
        <w:div w:id="1133403458">
          <w:marLeft w:val="480"/>
          <w:marRight w:val="0"/>
          <w:marTop w:val="0"/>
          <w:marBottom w:val="0"/>
          <w:divBdr>
            <w:top w:val="none" w:sz="0" w:space="0" w:color="auto"/>
            <w:left w:val="none" w:sz="0" w:space="0" w:color="auto"/>
            <w:bottom w:val="none" w:sz="0" w:space="0" w:color="auto"/>
            <w:right w:val="none" w:sz="0" w:space="0" w:color="auto"/>
          </w:divBdr>
        </w:div>
        <w:div w:id="1133450741">
          <w:marLeft w:val="480"/>
          <w:marRight w:val="0"/>
          <w:marTop w:val="0"/>
          <w:marBottom w:val="0"/>
          <w:divBdr>
            <w:top w:val="none" w:sz="0" w:space="0" w:color="auto"/>
            <w:left w:val="none" w:sz="0" w:space="0" w:color="auto"/>
            <w:bottom w:val="none" w:sz="0" w:space="0" w:color="auto"/>
            <w:right w:val="none" w:sz="0" w:space="0" w:color="auto"/>
          </w:divBdr>
        </w:div>
        <w:div w:id="1169835474">
          <w:marLeft w:val="480"/>
          <w:marRight w:val="0"/>
          <w:marTop w:val="0"/>
          <w:marBottom w:val="0"/>
          <w:divBdr>
            <w:top w:val="none" w:sz="0" w:space="0" w:color="auto"/>
            <w:left w:val="none" w:sz="0" w:space="0" w:color="auto"/>
            <w:bottom w:val="none" w:sz="0" w:space="0" w:color="auto"/>
            <w:right w:val="none" w:sz="0" w:space="0" w:color="auto"/>
          </w:divBdr>
        </w:div>
        <w:div w:id="1213418775">
          <w:marLeft w:val="480"/>
          <w:marRight w:val="0"/>
          <w:marTop w:val="0"/>
          <w:marBottom w:val="0"/>
          <w:divBdr>
            <w:top w:val="none" w:sz="0" w:space="0" w:color="auto"/>
            <w:left w:val="none" w:sz="0" w:space="0" w:color="auto"/>
            <w:bottom w:val="none" w:sz="0" w:space="0" w:color="auto"/>
            <w:right w:val="none" w:sz="0" w:space="0" w:color="auto"/>
          </w:divBdr>
        </w:div>
        <w:div w:id="1245340560">
          <w:marLeft w:val="480"/>
          <w:marRight w:val="0"/>
          <w:marTop w:val="0"/>
          <w:marBottom w:val="0"/>
          <w:divBdr>
            <w:top w:val="none" w:sz="0" w:space="0" w:color="auto"/>
            <w:left w:val="none" w:sz="0" w:space="0" w:color="auto"/>
            <w:bottom w:val="none" w:sz="0" w:space="0" w:color="auto"/>
            <w:right w:val="none" w:sz="0" w:space="0" w:color="auto"/>
          </w:divBdr>
        </w:div>
        <w:div w:id="1271889582">
          <w:marLeft w:val="480"/>
          <w:marRight w:val="0"/>
          <w:marTop w:val="0"/>
          <w:marBottom w:val="0"/>
          <w:divBdr>
            <w:top w:val="none" w:sz="0" w:space="0" w:color="auto"/>
            <w:left w:val="none" w:sz="0" w:space="0" w:color="auto"/>
            <w:bottom w:val="none" w:sz="0" w:space="0" w:color="auto"/>
            <w:right w:val="none" w:sz="0" w:space="0" w:color="auto"/>
          </w:divBdr>
        </w:div>
        <w:div w:id="1297881618">
          <w:marLeft w:val="480"/>
          <w:marRight w:val="0"/>
          <w:marTop w:val="0"/>
          <w:marBottom w:val="0"/>
          <w:divBdr>
            <w:top w:val="none" w:sz="0" w:space="0" w:color="auto"/>
            <w:left w:val="none" w:sz="0" w:space="0" w:color="auto"/>
            <w:bottom w:val="none" w:sz="0" w:space="0" w:color="auto"/>
            <w:right w:val="none" w:sz="0" w:space="0" w:color="auto"/>
          </w:divBdr>
        </w:div>
        <w:div w:id="1309360655">
          <w:marLeft w:val="480"/>
          <w:marRight w:val="0"/>
          <w:marTop w:val="0"/>
          <w:marBottom w:val="0"/>
          <w:divBdr>
            <w:top w:val="none" w:sz="0" w:space="0" w:color="auto"/>
            <w:left w:val="none" w:sz="0" w:space="0" w:color="auto"/>
            <w:bottom w:val="none" w:sz="0" w:space="0" w:color="auto"/>
            <w:right w:val="none" w:sz="0" w:space="0" w:color="auto"/>
          </w:divBdr>
        </w:div>
        <w:div w:id="1312977850">
          <w:marLeft w:val="480"/>
          <w:marRight w:val="0"/>
          <w:marTop w:val="0"/>
          <w:marBottom w:val="0"/>
          <w:divBdr>
            <w:top w:val="none" w:sz="0" w:space="0" w:color="auto"/>
            <w:left w:val="none" w:sz="0" w:space="0" w:color="auto"/>
            <w:bottom w:val="none" w:sz="0" w:space="0" w:color="auto"/>
            <w:right w:val="none" w:sz="0" w:space="0" w:color="auto"/>
          </w:divBdr>
        </w:div>
        <w:div w:id="1318724818">
          <w:marLeft w:val="480"/>
          <w:marRight w:val="0"/>
          <w:marTop w:val="0"/>
          <w:marBottom w:val="0"/>
          <w:divBdr>
            <w:top w:val="none" w:sz="0" w:space="0" w:color="auto"/>
            <w:left w:val="none" w:sz="0" w:space="0" w:color="auto"/>
            <w:bottom w:val="none" w:sz="0" w:space="0" w:color="auto"/>
            <w:right w:val="none" w:sz="0" w:space="0" w:color="auto"/>
          </w:divBdr>
        </w:div>
        <w:div w:id="1371413126">
          <w:marLeft w:val="480"/>
          <w:marRight w:val="0"/>
          <w:marTop w:val="0"/>
          <w:marBottom w:val="0"/>
          <w:divBdr>
            <w:top w:val="none" w:sz="0" w:space="0" w:color="auto"/>
            <w:left w:val="none" w:sz="0" w:space="0" w:color="auto"/>
            <w:bottom w:val="none" w:sz="0" w:space="0" w:color="auto"/>
            <w:right w:val="none" w:sz="0" w:space="0" w:color="auto"/>
          </w:divBdr>
        </w:div>
        <w:div w:id="1380937107">
          <w:marLeft w:val="480"/>
          <w:marRight w:val="0"/>
          <w:marTop w:val="0"/>
          <w:marBottom w:val="0"/>
          <w:divBdr>
            <w:top w:val="none" w:sz="0" w:space="0" w:color="auto"/>
            <w:left w:val="none" w:sz="0" w:space="0" w:color="auto"/>
            <w:bottom w:val="none" w:sz="0" w:space="0" w:color="auto"/>
            <w:right w:val="none" w:sz="0" w:space="0" w:color="auto"/>
          </w:divBdr>
        </w:div>
        <w:div w:id="1387752149">
          <w:marLeft w:val="480"/>
          <w:marRight w:val="0"/>
          <w:marTop w:val="0"/>
          <w:marBottom w:val="0"/>
          <w:divBdr>
            <w:top w:val="none" w:sz="0" w:space="0" w:color="auto"/>
            <w:left w:val="none" w:sz="0" w:space="0" w:color="auto"/>
            <w:bottom w:val="none" w:sz="0" w:space="0" w:color="auto"/>
            <w:right w:val="none" w:sz="0" w:space="0" w:color="auto"/>
          </w:divBdr>
        </w:div>
        <w:div w:id="1432748915">
          <w:marLeft w:val="480"/>
          <w:marRight w:val="0"/>
          <w:marTop w:val="0"/>
          <w:marBottom w:val="0"/>
          <w:divBdr>
            <w:top w:val="none" w:sz="0" w:space="0" w:color="auto"/>
            <w:left w:val="none" w:sz="0" w:space="0" w:color="auto"/>
            <w:bottom w:val="none" w:sz="0" w:space="0" w:color="auto"/>
            <w:right w:val="none" w:sz="0" w:space="0" w:color="auto"/>
          </w:divBdr>
        </w:div>
        <w:div w:id="1488742613">
          <w:marLeft w:val="480"/>
          <w:marRight w:val="0"/>
          <w:marTop w:val="0"/>
          <w:marBottom w:val="0"/>
          <w:divBdr>
            <w:top w:val="none" w:sz="0" w:space="0" w:color="auto"/>
            <w:left w:val="none" w:sz="0" w:space="0" w:color="auto"/>
            <w:bottom w:val="none" w:sz="0" w:space="0" w:color="auto"/>
            <w:right w:val="none" w:sz="0" w:space="0" w:color="auto"/>
          </w:divBdr>
        </w:div>
        <w:div w:id="1561478635">
          <w:marLeft w:val="480"/>
          <w:marRight w:val="0"/>
          <w:marTop w:val="0"/>
          <w:marBottom w:val="0"/>
          <w:divBdr>
            <w:top w:val="none" w:sz="0" w:space="0" w:color="auto"/>
            <w:left w:val="none" w:sz="0" w:space="0" w:color="auto"/>
            <w:bottom w:val="none" w:sz="0" w:space="0" w:color="auto"/>
            <w:right w:val="none" w:sz="0" w:space="0" w:color="auto"/>
          </w:divBdr>
        </w:div>
        <w:div w:id="1561599770">
          <w:marLeft w:val="480"/>
          <w:marRight w:val="0"/>
          <w:marTop w:val="0"/>
          <w:marBottom w:val="0"/>
          <w:divBdr>
            <w:top w:val="none" w:sz="0" w:space="0" w:color="auto"/>
            <w:left w:val="none" w:sz="0" w:space="0" w:color="auto"/>
            <w:bottom w:val="none" w:sz="0" w:space="0" w:color="auto"/>
            <w:right w:val="none" w:sz="0" w:space="0" w:color="auto"/>
          </w:divBdr>
        </w:div>
        <w:div w:id="1594587630">
          <w:marLeft w:val="480"/>
          <w:marRight w:val="0"/>
          <w:marTop w:val="0"/>
          <w:marBottom w:val="0"/>
          <w:divBdr>
            <w:top w:val="none" w:sz="0" w:space="0" w:color="auto"/>
            <w:left w:val="none" w:sz="0" w:space="0" w:color="auto"/>
            <w:bottom w:val="none" w:sz="0" w:space="0" w:color="auto"/>
            <w:right w:val="none" w:sz="0" w:space="0" w:color="auto"/>
          </w:divBdr>
        </w:div>
        <w:div w:id="1599367551">
          <w:marLeft w:val="480"/>
          <w:marRight w:val="0"/>
          <w:marTop w:val="0"/>
          <w:marBottom w:val="0"/>
          <w:divBdr>
            <w:top w:val="none" w:sz="0" w:space="0" w:color="auto"/>
            <w:left w:val="none" w:sz="0" w:space="0" w:color="auto"/>
            <w:bottom w:val="none" w:sz="0" w:space="0" w:color="auto"/>
            <w:right w:val="none" w:sz="0" w:space="0" w:color="auto"/>
          </w:divBdr>
        </w:div>
        <w:div w:id="1609853604">
          <w:marLeft w:val="480"/>
          <w:marRight w:val="0"/>
          <w:marTop w:val="0"/>
          <w:marBottom w:val="0"/>
          <w:divBdr>
            <w:top w:val="none" w:sz="0" w:space="0" w:color="auto"/>
            <w:left w:val="none" w:sz="0" w:space="0" w:color="auto"/>
            <w:bottom w:val="none" w:sz="0" w:space="0" w:color="auto"/>
            <w:right w:val="none" w:sz="0" w:space="0" w:color="auto"/>
          </w:divBdr>
        </w:div>
        <w:div w:id="1614052981">
          <w:marLeft w:val="480"/>
          <w:marRight w:val="0"/>
          <w:marTop w:val="0"/>
          <w:marBottom w:val="0"/>
          <w:divBdr>
            <w:top w:val="none" w:sz="0" w:space="0" w:color="auto"/>
            <w:left w:val="none" w:sz="0" w:space="0" w:color="auto"/>
            <w:bottom w:val="none" w:sz="0" w:space="0" w:color="auto"/>
            <w:right w:val="none" w:sz="0" w:space="0" w:color="auto"/>
          </w:divBdr>
        </w:div>
        <w:div w:id="1686862694">
          <w:marLeft w:val="480"/>
          <w:marRight w:val="0"/>
          <w:marTop w:val="0"/>
          <w:marBottom w:val="0"/>
          <w:divBdr>
            <w:top w:val="none" w:sz="0" w:space="0" w:color="auto"/>
            <w:left w:val="none" w:sz="0" w:space="0" w:color="auto"/>
            <w:bottom w:val="none" w:sz="0" w:space="0" w:color="auto"/>
            <w:right w:val="none" w:sz="0" w:space="0" w:color="auto"/>
          </w:divBdr>
        </w:div>
        <w:div w:id="1694451080">
          <w:marLeft w:val="480"/>
          <w:marRight w:val="0"/>
          <w:marTop w:val="0"/>
          <w:marBottom w:val="0"/>
          <w:divBdr>
            <w:top w:val="none" w:sz="0" w:space="0" w:color="auto"/>
            <w:left w:val="none" w:sz="0" w:space="0" w:color="auto"/>
            <w:bottom w:val="none" w:sz="0" w:space="0" w:color="auto"/>
            <w:right w:val="none" w:sz="0" w:space="0" w:color="auto"/>
          </w:divBdr>
        </w:div>
        <w:div w:id="1712923911">
          <w:marLeft w:val="480"/>
          <w:marRight w:val="0"/>
          <w:marTop w:val="0"/>
          <w:marBottom w:val="0"/>
          <w:divBdr>
            <w:top w:val="none" w:sz="0" w:space="0" w:color="auto"/>
            <w:left w:val="none" w:sz="0" w:space="0" w:color="auto"/>
            <w:bottom w:val="none" w:sz="0" w:space="0" w:color="auto"/>
            <w:right w:val="none" w:sz="0" w:space="0" w:color="auto"/>
          </w:divBdr>
        </w:div>
        <w:div w:id="1729913733">
          <w:marLeft w:val="480"/>
          <w:marRight w:val="0"/>
          <w:marTop w:val="0"/>
          <w:marBottom w:val="0"/>
          <w:divBdr>
            <w:top w:val="none" w:sz="0" w:space="0" w:color="auto"/>
            <w:left w:val="none" w:sz="0" w:space="0" w:color="auto"/>
            <w:bottom w:val="none" w:sz="0" w:space="0" w:color="auto"/>
            <w:right w:val="none" w:sz="0" w:space="0" w:color="auto"/>
          </w:divBdr>
        </w:div>
        <w:div w:id="1733582361">
          <w:marLeft w:val="480"/>
          <w:marRight w:val="0"/>
          <w:marTop w:val="0"/>
          <w:marBottom w:val="0"/>
          <w:divBdr>
            <w:top w:val="none" w:sz="0" w:space="0" w:color="auto"/>
            <w:left w:val="none" w:sz="0" w:space="0" w:color="auto"/>
            <w:bottom w:val="none" w:sz="0" w:space="0" w:color="auto"/>
            <w:right w:val="none" w:sz="0" w:space="0" w:color="auto"/>
          </w:divBdr>
        </w:div>
        <w:div w:id="1781143058">
          <w:marLeft w:val="480"/>
          <w:marRight w:val="0"/>
          <w:marTop w:val="0"/>
          <w:marBottom w:val="0"/>
          <w:divBdr>
            <w:top w:val="none" w:sz="0" w:space="0" w:color="auto"/>
            <w:left w:val="none" w:sz="0" w:space="0" w:color="auto"/>
            <w:bottom w:val="none" w:sz="0" w:space="0" w:color="auto"/>
            <w:right w:val="none" w:sz="0" w:space="0" w:color="auto"/>
          </w:divBdr>
        </w:div>
        <w:div w:id="1803420333">
          <w:marLeft w:val="480"/>
          <w:marRight w:val="0"/>
          <w:marTop w:val="0"/>
          <w:marBottom w:val="0"/>
          <w:divBdr>
            <w:top w:val="none" w:sz="0" w:space="0" w:color="auto"/>
            <w:left w:val="none" w:sz="0" w:space="0" w:color="auto"/>
            <w:bottom w:val="none" w:sz="0" w:space="0" w:color="auto"/>
            <w:right w:val="none" w:sz="0" w:space="0" w:color="auto"/>
          </w:divBdr>
        </w:div>
        <w:div w:id="1867332887">
          <w:marLeft w:val="480"/>
          <w:marRight w:val="0"/>
          <w:marTop w:val="0"/>
          <w:marBottom w:val="0"/>
          <w:divBdr>
            <w:top w:val="none" w:sz="0" w:space="0" w:color="auto"/>
            <w:left w:val="none" w:sz="0" w:space="0" w:color="auto"/>
            <w:bottom w:val="none" w:sz="0" w:space="0" w:color="auto"/>
            <w:right w:val="none" w:sz="0" w:space="0" w:color="auto"/>
          </w:divBdr>
        </w:div>
        <w:div w:id="1877885426">
          <w:marLeft w:val="480"/>
          <w:marRight w:val="0"/>
          <w:marTop w:val="0"/>
          <w:marBottom w:val="0"/>
          <w:divBdr>
            <w:top w:val="none" w:sz="0" w:space="0" w:color="auto"/>
            <w:left w:val="none" w:sz="0" w:space="0" w:color="auto"/>
            <w:bottom w:val="none" w:sz="0" w:space="0" w:color="auto"/>
            <w:right w:val="none" w:sz="0" w:space="0" w:color="auto"/>
          </w:divBdr>
        </w:div>
        <w:div w:id="1916894249">
          <w:marLeft w:val="480"/>
          <w:marRight w:val="0"/>
          <w:marTop w:val="0"/>
          <w:marBottom w:val="0"/>
          <w:divBdr>
            <w:top w:val="none" w:sz="0" w:space="0" w:color="auto"/>
            <w:left w:val="none" w:sz="0" w:space="0" w:color="auto"/>
            <w:bottom w:val="none" w:sz="0" w:space="0" w:color="auto"/>
            <w:right w:val="none" w:sz="0" w:space="0" w:color="auto"/>
          </w:divBdr>
        </w:div>
        <w:div w:id="1957709505">
          <w:marLeft w:val="480"/>
          <w:marRight w:val="0"/>
          <w:marTop w:val="0"/>
          <w:marBottom w:val="0"/>
          <w:divBdr>
            <w:top w:val="none" w:sz="0" w:space="0" w:color="auto"/>
            <w:left w:val="none" w:sz="0" w:space="0" w:color="auto"/>
            <w:bottom w:val="none" w:sz="0" w:space="0" w:color="auto"/>
            <w:right w:val="none" w:sz="0" w:space="0" w:color="auto"/>
          </w:divBdr>
        </w:div>
        <w:div w:id="2003309379">
          <w:marLeft w:val="480"/>
          <w:marRight w:val="0"/>
          <w:marTop w:val="0"/>
          <w:marBottom w:val="0"/>
          <w:divBdr>
            <w:top w:val="none" w:sz="0" w:space="0" w:color="auto"/>
            <w:left w:val="none" w:sz="0" w:space="0" w:color="auto"/>
            <w:bottom w:val="none" w:sz="0" w:space="0" w:color="auto"/>
            <w:right w:val="none" w:sz="0" w:space="0" w:color="auto"/>
          </w:divBdr>
        </w:div>
        <w:div w:id="2008631221">
          <w:marLeft w:val="480"/>
          <w:marRight w:val="0"/>
          <w:marTop w:val="0"/>
          <w:marBottom w:val="0"/>
          <w:divBdr>
            <w:top w:val="none" w:sz="0" w:space="0" w:color="auto"/>
            <w:left w:val="none" w:sz="0" w:space="0" w:color="auto"/>
            <w:bottom w:val="none" w:sz="0" w:space="0" w:color="auto"/>
            <w:right w:val="none" w:sz="0" w:space="0" w:color="auto"/>
          </w:divBdr>
        </w:div>
        <w:div w:id="2023240123">
          <w:marLeft w:val="480"/>
          <w:marRight w:val="0"/>
          <w:marTop w:val="0"/>
          <w:marBottom w:val="0"/>
          <w:divBdr>
            <w:top w:val="none" w:sz="0" w:space="0" w:color="auto"/>
            <w:left w:val="none" w:sz="0" w:space="0" w:color="auto"/>
            <w:bottom w:val="none" w:sz="0" w:space="0" w:color="auto"/>
            <w:right w:val="none" w:sz="0" w:space="0" w:color="auto"/>
          </w:divBdr>
        </w:div>
        <w:div w:id="2070297128">
          <w:marLeft w:val="480"/>
          <w:marRight w:val="0"/>
          <w:marTop w:val="0"/>
          <w:marBottom w:val="0"/>
          <w:divBdr>
            <w:top w:val="none" w:sz="0" w:space="0" w:color="auto"/>
            <w:left w:val="none" w:sz="0" w:space="0" w:color="auto"/>
            <w:bottom w:val="none" w:sz="0" w:space="0" w:color="auto"/>
            <w:right w:val="none" w:sz="0" w:space="0" w:color="auto"/>
          </w:divBdr>
        </w:div>
        <w:div w:id="2074618397">
          <w:marLeft w:val="480"/>
          <w:marRight w:val="0"/>
          <w:marTop w:val="0"/>
          <w:marBottom w:val="0"/>
          <w:divBdr>
            <w:top w:val="none" w:sz="0" w:space="0" w:color="auto"/>
            <w:left w:val="none" w:sz="0" w:space="0" w:color="auto"/>
            <w:bottom w:val="none" w:sz="0" w:space="0" w:color="auto"/>
            <w:right w:val="none" w:sz="0" w:space="0" w:color="auto"/>
          </w:divBdr>
        </w:div>
        <w:div w:id="2117862863">
          <w:marLeft w:val="480"/>
          <w:marRight w:val="0"/>
          <w:marTop w:val="0"/>
          <w:marBottom w:val="0"/>
          <w:divBdr>
            <w:top w:val="none" w:sz="0" w:space="0" w:color="auto"/>
            <w:left w:val="none" w:sz="0" w:space="0" w:color="auto"/>
            <w:bottom w:val="none" w:sz="0" w:space="0" w:color="auto"/>
            <w:right w:val="none" w:sz="0" w:space="0" w:color="auto"/>
          </w:divBdr>
        </w:div>
        <w:div w:id="2124882487">
          <w:marLeft w:val="480"/>
          <w:marRight w:val="0"/>
          <w:marTop w:val="0"/>
          <w:marBottom w:val="0"/>
          <w:divBdr>
            <w:top w:val="none" w:sz="0" w:space="0" w:color="auto"/>
            <w:left w:val="none" w:sz="0" w:space="0" w:color="auto"/>
            <w:bottom w:val="none" w:sz="0" w:space="0" w:color="auto"/>
            <w:right w:val="none" w:sz="0" w:space="0" w:color="auto"/>
          </w:divBdr>
        </w:div>
      </w:divsChild>
    </w:div>
    <w:div w:id="968826681">
      <w:bodyDiv w:val="1"/>
      <w:marLeft w:val="0"/>
      <w:marRight w:val="0"/>
      <w:marTop w:val="0"/>
      <w:marBottom w:val="0"/>
      <w:divBdr>
        <w:top w:val="none" w:sz="0" w:space="0" w:color="auto"/>
        <w:left w:val="none" w:sz="0" w:space="0" w:color="auto"/>
        <w:bottom w:val="none" w:sz="0" w:space="0" w:color="auto"/>
        <w:right w:val="none" w:sz="0" w:space="0" w:color="auto"/>
      </w:divBdr>
      <w:divsChild>
        <w:div w:id="12344472">
          <w:marLeft w:val="480"/>
          <w:marRight w:val="0"/>
          <w:marTop w:val="0"/>
          <w:marBottom w:val="0"/>
          <w:divBdr>
            <w:top w:val="none" w:sz="0" w:space="0" w:color="auto"/>
            <w:left w:val="none" w:sz="0" w:space="0" w:color="auto"/>
            <w:bottom w:val="none" w:sz="0" w:space="0" w:color="auto"/>
            <w:right w:val="none" w:sz="0" w:space="0" w:color="auto"/>
          </w:divBdr>
        </w:div>
        <w:div w:id="42682732">
          <w:marLeft w:val="480"/>
          <w:marRight w:val="0"/>
          <w:marTop w:val="0"/>
          <w:marBottom w:val="0"/>
          <w:divBdr>
            <w:top w:val="none" w:sz="0" w:space="0" w:color="auto"/>
            <w:left w:val="none" w:sz="0" w:space="0" w:color="auto"/>
            <w:bottom w:val="none" w:sz="0" w:space="0" w:color="auto"/>
            <w:right w:val="none" w:sz="0" w:space="0" w:color="auto"/>
          </w:divBdr>
        </w:div>
        <w:div w:id="87041596">
          <w:marLeft w:val="480"/>
          <w:marRight w:val="0"/>
          <w:marTop w:val="0"/>
          <w:marBottom w:val="0"/>
          <w:divBdr>
            <w:top w:val="none" w:sz="0" w:space="0" w:color="auto"/>
            <w:left w:val="none" w:sz="0" w:space="0" w:color="auto"/>
            <w:bottom w:val="none" w:sz="0" w:space="0" w:color="auto"/>
            <w:right w:val="none" w:sz="0" w:space="0" w:color="auto"/>
          </w:divBdr>
        </w:div>
        <w:div w:id="107548820">
          <w:marLeft w:val="480"/>
          <w:marRight w:val="0"/>
          <w:marTop w:val="0"/>
          <w:marBottom w:val="0"/>
          <w:divBdr>
            <w:top w:val="none" w:sz="0" w:space="0" w:color="auto"/>
            <w:left w:val="none" w:sz="0" w:space="0" w:color="auto"/>
            <w:bottom w:val="none" w:sz="0" w:space="0" w:color="auto"/>
            <w:right w:val="none" w:sz="0" w:space="0" w:color="auto"/>
          </w:divBdr>
        </w:div>
        <w:div w:id="147013416">
          <w:marLeft w:val="480"/>
          <w:marRight w:val="0"/>
          <w:marTop w:val="0"/>
          <w:marBottom w:val="0"/>
          <w:divBdr>
            <w:top w:val="none" w:sz="0" w:space="0" w:color="auto"/>
            <w:left w:val="none" w:sz="0" w:space="0" w:color="auto"/>
            <w:bottom w:val="none" w:sz="0" w:space="0" w:color="auto"/>
            <w:right w:val="none" w:sz="0" w:space="0" w:color="auto"/>
          </w:divBdr>
        </w:div>
        <w:div w:id="154884499">
          <w:marLeft w:val="480"/>
          <w:marRight w:val="0"/>
          <w:marTop w:val="0"/>
          <w:marBottom w:val="0"/>
          <w:divBdr>
            <w:top w:val="none" w:sz="0" w:space="0" w:color="auto"/>
            <w:left w:val="none" w:sz="0" w:space="0" w:color="auto"/>
            <w:bottom w:val="none" w:sz="0" w:space="0" w:color="auto"/>
            <w:right w:val="none" w:sz="0" w:space="0" w:color="auto"/>
          </w:divBdr>
        </w:div>
        <w:div w:id="187302702">
          <w:marLeft w:val="480"/>
          <w:marRight w:val="0"/>
          <w:marTop w:val="0"/>
          <w:marBottom w:val="0"/>
          <w:divBdr>
            <w:top w:val="none" w:sz="0" w:space="0" w:color="auto"/>
            <w:left w:val="none" w:sz="0" w:space="0" w:color="auto"/>
            <w:bottom w:val="none" w:sz="0" w:space="0" w:color="auto"/>
            <w:right w:val="none" w:sz="0" w:space="0" w:color="auto"/>
          </w:divBdr>
        </w:div>
        <w:div w:id="240602803">
          <w:marLeft w:val="480"/>
          <w:marRight w:val="0"/>
          <w:marTop w:val="0"/>
          <w:marBottom w:val="0"/>
          <w:divBdr>
            <w:top w:val="none" w:sz="0" w:space="0" w:color="auto"/>
            <w:left w:val="none" w:sz="0" w:space="0" w:color="auto"/>
            <w:bottom w:val="none" w:sz="0" w:space="0" w:color="auto"/>
            <w:right w:val="none" w:sz="0" w:space="0" w:color="auto"/>
          </w:divBdr>
        </w:div>
        <w:div w:id="283271224">
          <w:marLeft w:val="480"/>
          <w:marRight w:val="0"/>
          <w:marTop w:val="0"/>
          <w:marBottom w:val="0"/>
          <w:divBdr>
            <w:top w:val="none" w:sz="0" w:space="0" w:color="auto"/>
            <w:left w:val="none" w:sz="0" w:space="0" w:color="auto"/>
            <w:bottom w:val="none" w:sz="0" w:space="0" w:color="auto"/>
            <w:right w:val="none" w:sz="0" w:space="0" w:color="auto"/>
          </w:divBdr>
        </w:div>
        <w:div w:id="374473606">
          <w:marLeft w:val="480"/>
          <w:marRight w:val="0"/>
          <w:marTop w:val="0"/>
          <w:marBottom w:val="0"/>
          <w:divBdr>
            <w:top w:val="none" w:sz="0" w:space="0" w:color="auto"/>
            <w:left w:val="none" w:sz="0" w:space="0" w:color="auto"/>
            <w:bottom w:val="none" w:sz="0" w:space="0" w:color="auto"/>
            <w:right w:val="none" w:sz="0" w:space="0" w:color="auto"/>
          </w:divBdr>
        </w:div>
        <w:div w:id="414471561">
          <w:marLeft w:val="480"/>
          <w:marRight w:val="0"/>
          <w:marTop w:val="0"/>
          <w:marBottom w:val="0"/>
          <w:divBdr>
            <w:top w:val="none" w:sz="0" w:space="0" w:color="auto"/>
            <w:left w:val="none" w:sz="0" w:space="0" w:color="auto"/>
            <w:bottom w:val="none" w:sz="0" w:space="0" w:color="auto"/>
            <w:right w:val="none" w:sz="0" w:space="0" w:color="auto"/>
          </w:divBdr>
        </w:div>
        <w:div w:id="508449039">
          <w:marLeft w:val="480"/>
          <w:marRight w:val="0"/>
          <w:marTop w:val="0"/>
          <w:marBottom w:val="0"/>
          <w:divBdr>
            <w:top w:val="none" w:sz="0" w:space="0" w:color="auto"/>
            <w:left w:val="none" w:sz="0" w:space="0" w:color="auto"/>
            <w:bottom w:val="none" w:sz="0" w:space="0" w:color="auto"/>
            <w:right w:val="none" w:sz="0" w:space="0" w:color="auto"/>
          </w:divBdr>
        </w:div>
        <w:div w:id="520902019">
          <w:marLeft w:val="480"/>
          <w:marRight w:val="0"/>
          <w:marTop w:val="0"/>
          <w:marBottom w:val="0"/>
          <w:divBdr>
            <w:top w:val="none" w:sz="0" w:space="0" w:color="auto"/>
            <w:left w:val="none" w:sz="0" w:space="0" w:color="auto"/>
            <w:bottom w:val="none" w:sz="0" w:space="0" w:color="auto"/>
            <w:right w:val="none" w:sz="0" w:space="0" w:color="auto"/>
          </w:divBdr>
        </w:div>
        <w:div w:id="540172743">
          <w:marLeft w:val="480"/>
          <w:marRight w:val="0"/>
          <w:marTop w:val="0"/>
          <w:marBottom w:val="0"/>
          <w:divBdr>
            <w:top w:val="none" w:sz="0" w:space="0" w:color="auto"/>
            <w:left w:val="none" w:sz="0" w:space="0" w:color="auto"/>
            <w:bottom w:val="none" w:sz="0" w:space="0" w:color="auto"/>
            <w:right w:val="none" w:sz="0" w:space="0" w:color="auto"/>
          </w:divBdr>
        </w:div>
        <w:div w:id="545414961">
          <w:marLeft w:val="480"/>
          <w:marRight w:val="0"/>
          <w:marTop w:val="0"/>
          <w:marBottom w:val="0"/>
          <w:divBdr>
            <w:top w:val="none" w:sz="0" w:space="0" w:color="auto"/>
            <w:left w:val="none" w:sz="0" w:space="0" w:color="auto"/>
            <w:bottom w:val="none" w:sz="0" w:space="0" w:color="auto"/>
            <w:right w:val="none" w:sz="0" w:space="0" w:color="auto"/>
          </w:divBdr>
        </w:div>
        <w:div w:id="621031739">
          <w:marLeft w:val="480"/>
          <w:marRight w:val="0"/>
          <w:marTop w:val="0"/>
          <w:marBottom w:val="0"/>
          <w:divBdr>
            <w:top w:val="none" w:sz="0" w:space="0" w:color="auto"/>
            <w:left w:val="none" w:sz="0" w:space="0" w:color="auto"/>
            <w:bottom w:val="none" w:sz="0" w:space="0" w:color="auto"/>
            <w:right w:val="none" w:sz="0" w:space="0" w:color="auto"/>
          </w:divBdr>
        </w:div>
        <w:div w:id="643193044">
          <w:marLeft w:val="480"/>
          <w:marRight w:val="0"/>
          <w:marTop w:val="0"/>
          <w:marBottom w:val="0"/>
          <w:divBdr>
            <w:top w:val="none" w:sz="0" w:space="0" w:color="auto"/>
            <w:left w:val="none" w:sz="0" w:space="0" w:color="auto"/>
            <w:bottom w:val="none" w:sz="0" w:space="0" w:color="auto"/>
            <w:right w:val="none" w:sz="0" w:space="0" w:color="auto"/>
          </w:divBdr>
        </w:div>
        <w:div w:id="650058895">
          <w:marLeft w:val="480"/>
          <w:marRight w:val="0"/>
          <w:marTop w:val="0"/>
          <w:marBottom w:val="0"/>
          <w:divBdr>
            <w:top w:val="none" w:sz="0" w:space="0" w:color="auto"/>
            <w:left w:val="none" w:sz="0" w:space="0" w:color="auto"/>
            <w:bottom w:val="none" w:sz="0" w:space="0" w:color="auto"/>
            <w:right w:val="none" w:sz="0" w:space="0" w:color="auto"/>
          </w:divBdr>
        </w:div>
        <w:div w:id="665934447">
          <w:marLeft w:val="480"/>
          <w:marRight w:val="0"/>
          <w:marTop w:val="0"/>
          <w:marBottom w:val="0"/>
          <w:divBdr>
            <w:top w:val="none" w:sz="0" w:space="0" w:color="auto"/>
            <w:left w:val="none" w:sz="0" w:space="0" w:color="auto"/>
            <w:bottom w:val="none" w:sz="0" w:space="0" w:color="auto"/>
            <w:right w:val="none" w:sz="0" w:space="0" w:color="auto"/>
          </w:divBdr>
        </w:div>
        <w:div w:id="669141709">
          <w:marLeft w:val="480"/>
          <w:marRight w:val="0"/>
          <w:marTop w:val="0"/>
          <w:marBottom w:val="0"/>
          <w:divBdr>
            <w:top w:val="none" w:sz="0" w:space="0" w:color="auto"/>
            <w:left w:val="none" w:sz="0" w:space="0" w:color="auto"/>
            <w:bottom w:val="none" w:sz="0" w:space="0" w:color="auto"/>
            <w:right w:val="none" w:sz="0" w:space="0" w:color="auto"/>
          </w:divBdr>
        </w:div>
        <w:div w:id="701826146">
          <w:marLeft w:val="480"/>
          <w:marRight w:val="0"/>
          <w:marTop w:val="0"/>
          <w:marBottom w:val="0"/>
          <w:divBdr>
            <w:top w:val="none" w:sz="0" w:space="0" w:color="auto"/>
            <w:left w:val="none" w:sz="0" w:space="0" w:color="auto"/>
            <w:bottom w:val="none" w:sz="0" w:space="0" w:color="auto"/>
            <w:right w:val="none" w:sz="0" w:space="0" w:color="auto"/>
          </w:divBdr>
        </w:div>
        <w:div w:id="706099178">
          <w:marLeft w:val="480"/>
          <w:marRight w:val="0"/>
          <w:marTop w:val="0"/>
          <w:marBottom w:val="0"/>
          <w:divBdr>
            <w:top w:val="none" w:sz="0" w:space="0" w:color="auto"/>
            <w:left w:val="none" w:sz="0" w:space="0" w:color="auto"/>
            <w:bottom w:val="none" w:sz="0" w:space="0" w:color="auto"/>
            <w:right w:val="none" w:sz="0" w:space="0" w:color="auto"/>
          </w:divBdr>
        </w:div>
        <w:div w:id="749233140">
          <w:marLeft w:val="480"/>
          <w:marRight w:val="0"/>
          <w:marTop w:val="0"/>
          <w:marBottom w:val="0"/>
          <w:divBdr>
            <w:top w:val="none" w:sz="0" w:space="0" w:color="auto"/>
            <w:left w:val="none" w:sz="0" w:space="0" w:color="auto"/>
            <w:bottom w:val="none" w:sz="0" w:space="0" w:color="auto"/>
            <w:right w:val="none" w:sz="0" w:space="0" w:color="auto"/>
          </w:divBdr>
        </w:div>
        <w:div w:id="749615945">
          <w:marLeft w:val="480"/>
          <w:marRight w:val="0"/>
          <w:marTop w:val="0"/>
          <w:marBottom w:val="0"/>
          <w:divBdr>
            <w:top w:val="none" w:sz="0" w:space="0" w:color="auto"/>
            <w:left w:val="none" w:sz="0" w:space="0" w:color="auto"/>
            <w:bottom w:val="none" w:sz="0" w:space="0" w:color="auto"/>
            <w:right w:val="none" w:sz="0" w:space="0" w:color="auto"/>
          </w:divBdr>
        </w:div>
        <w:div w:id="762268182">
          <w:marLeft w:val="480"/>
          <w:marRight w:val="0"/>
          <w:marTop w:val="0"/>
          <w:marBottom w:val="0"/>
          <w:divBdr>
            <w:top w:val="none" w:sz="0" w:space="0" w:color="auto"/>
            <w:left w:val="none" w:sz="0" w:space="0" w:color="auto"/>
            <w:bottom w:val="none" w:sz="0" w:space="0" w:color="auto"/>
            <w:right w:val="none" w:sz="0" w:space="0" w:color="auto"/>
          </w:divBdr>
        </w:div>
        <w:div w:id="770472561">
          <w:marLeft w:val="480"/>
          <w:marRight w:val="0"/>
          <w:marTop w:val="0"/>
          <w:marBottom w:val="0"/>
          <w:divBdr>
            <w:top w:val="none" w:sz="0" w:space="0" w:color="auto"/>
            <w:left w:val="none" w:sz="0" w:space="0" w:color="auto"/>
            <w:bottom w:val="none" w:sz="0" w:space="0" w:color="auto"/>
            <w:right w:val="none" w:sz="0" w:space="0" w:color="auto"/>
          </w:divBdr>
        </w:div>
        <w:div w:id="772558588">
          <w:marLeft w:val="480"/>
          <w:marRight w:val="0"/>
          <w:marTop w:val="0"/>
          <w:marBottom w:val="0"/>
          <w:divBdr>
            <w:top w:val="none" w:sz="0" w:space="0" w:color="auto"/>
            <w:left w:val="none" w:sz="0" w:space="0" w:color="auto"/>
            <w:bottom w:val="none" w:sz="0" w:space="0" w:color="auto"/>
            <w:right w:val="none" w:sz="0" w:space="0" w:color="auto"/>
          </w:divBdr>
        </w:div>
        <w:div w:id="842671766">
          <w:marLeft w:val="480"/>
          <w:marRight w:val="0"/>
          <w:marTop w:val="0"/>
          <w:marBottom w:val="0"/>
          <w:divBdr>
            <w:top w:val="none" w:sz="0" w:space="0" w:color="auto"/>
            <w:left w:val="none" w:sz="0" w:space="0" w:color="auto"/>
            <w:bottom w:val="none" w:sz="0" w:space="0" w:color="auto"/>
            <w:right w:val="none" w:sz="0" w:space="0" w:color="auto"/>
          </w:divBdr>
        </w:div>
        <w:div w:id="860164101">
          <w:marLeft w:val="480"/>
          <w:marRight w:val="0"/>
          <w:marTop w:val="0"/>
          <w:marBottom w:val="0"/>
          <w:divBdr>
            <w:top w:val="none" w:sz="0" w:space="0" w:color="auto"/>
            <w:left w:val="none" w:sz="0" w:space="0" w:color="auto"/>
            <w:bottom w:val="none" w:sz="0" w:space="0" w:color="auto"/>
            <w:right w:val="none" w:sz="0" w:space="0" w:color="auto"/>
          </w:divBdr>
        </w:div>
        <w:div w:id="917832008">
          <w:marLeft w:val="480"/>
          <w:marRight w:val="0"/>
          <w:marTop w:val="0"/>
          <w:marBottom w:val="0"/>
          <w:divBdr>
            <w:top w:val="none" w:sz="0" w:space="0" w:color="auto"/>
            <w:left w:val="none" w:sz="0" w:space="0" w:color="auto"/>
            <w:bottom w:val="none" w:sz="0" w:space="0" w:color="auto"/>
            <w:right w:val="none" w:sz="0" w:space="0" w:color="auto"/>
          </w:divBdr>
        </w:div>
        <w:div w:id="948507268">
          <w:marLeft w:val="480"/>
          <w:marRight w:val="0"/>
          <w:marTop w:val="0"/>
          <w:marBottom w:val="0"/>
          <w:divBdr>
            <w:top w:val="none" w:sz="0" w:space="0" w:color="auto"/>
            <w:left w:val="none" w:sz="0" w:space="0" w:color="auto"/>
            <w:bottom w:val="none" w:sz="0" w:space="0" w:color="auto"/>
            <w:right w:val="none" w:sz="0" w:space="0" w:color="auto"/>
          </w:divBdr>
        </w:div>
        <w:div w:id="1032219679">
          <w:marLeft w:val="480"/>
          <w:marRight w:val="0"/>
          <w:marTop w:val="0"/>
          <w:marBottom w:val="0"/>
          <w:divBdr>
            <w:top w:val="none" w:sz="0" w:space="0" w:color="auto"/>
            <w:left w:val="none" w:sz="0" w:space="0" w:color="auto"/>
            <w:bottom w:val="none" w:sz="0" w:space="0" w:color="auto"/>
            <w:right w:val="none" w:sz="0" w:space="0" w:color="auto"/>
          </w:divBdr>
        </w:div>
        <w:div w:id="1037044069">
          <w:marLeft w:val="480"/>
          <w:marRight w:val="0"/>
          <w:marTop w:val="0"/>
          <w:marBottom w:val="0"/>
          <w:divBdr>
            <w:top w:val="none" w:sz="0" w:space="0" w:color="auto"/>
            <w:left w:val="none" w:sz="0" w:space="0" w:color="auto"/>
            <w:bottom w:val="none" w:sz="0" w:space="0" w:color="auto"/>
            <w:right w:val="none" w:sz="0" w:space="0" w:color="auto"/>
          </w:divBdr>
        </w:div>
        <w:div w:id="1050692552">
          <w:marLeft w:val="480"/>
          <w:marRight w:val="0"/>
          <w:marTop w:val="0"/>
          <w:marBottom w:val="0"/>
          <w:divBdr>
            <w:top w:val="none" w:sz="0" w:space="0" w:color="auto"/>
            <w:left w:val="none" w:sz="0" w:space="0" w:color="auto"/>
            <w:bottom w:val="none" w:sz="0" w:space="0" w:color="auto"/>
            <w:right w:val="none" w:sz="0" w:space="0" w:color="auto"/>
          </w:divBdr>
        </w:div>
        <w:div w:id="1126435581">
          <w:marLeft w:val="480"/>
          <w:marRight w:val="0"/>
          <w:marTop w:val="0"/>
          <w:marBottom w:val="0"/>
          <w:divBdr>
            <w:top w:val="none" w:sz="0" w:space="0" w:color="auto"/>
            <w:left w:val="none" w:sz="0" w:space="0" w:color="auto"/>
            <w:bottom w:val="none" w:sz="0" w:space="0" w:color="auto"/>
            <w:right w:val="none" w:sz="0" w:space="0" w:color="auto"/>
          </w:divBdr>
        </w:div>
        <w:div w:id="1154222487">
          <w:marLeft w:val="480"/>
          <w:marRight w:val="0"/>
          <w:marTop w:val="0"/>
          <w:marBottom w:val="0"/>
          <w:divBdr>
            <w:top w:val="none" w:sz="0" w:space="0" w:color="auto"/>
            <w:left w:val="none" w:sz="0" w:space="0" w:color="auto"/>
            <w:bottom w:val="none" w:sz="0" w:space="0" w:color="auto"/>
            <w:right w:val="none" w:sz="0" w:space="0" w:color="auto"/>
          </w:divBdr>
        </w:div>
        <w:div w:id="1192887237">
          <w:marLeft w:val="480"/>
          <w:marRight w:val="0"/>
          <w:marTop w:val="0"/>
          <w:marBottom w:val="0"/>
          <w:divBdr>
            <w:top w:val="none" w:sz="0" w:space="0" w:color="auto"/>
            <w:left w:val="none" w:sz="0" w:space="0" w:color="auto"/>
            <w:bottom w:val="none" w:sz="0" w:space="0" w:color="auto"/>
            <w:right w:val="none" w:sz="0" w:space="0" w:color="auto"/>
          </w:divBdr>
        </w:div>
        <w:div w:id="1312101301">
          <w:marLeft w:val="480"/>
          <w:marRight w:val="0"/>
          <w:marTop w:val="0"/>
          <w:marBottom w:val="0"/>
          <w:divBdr>
            <w:top w:val="none" w:sz="0" w:space="0" w:color="auto"/>
            <w:left w:val="none" w:sz="0" w:space="0" w:color="auto"/>
            <w:bottom w:val="none" w:sz="0" w:space="0" w:color="auto"/>
            <w:right w:val="none" w:sz="0" w:space="0" w:color="auto"/>
          </w:divBdr>
        </w:div>
        <w:div w:id="1336954402">
          <w:marLeft w:val="480"/>
          <w:marRight w:val="0"/>
          <w:marTop w:val="0"/>
          <w:marBottom w:val="0"/>
          <w:divBdr>
            <w:top w:val="none" w:sz="0" w:space="0" w:color="auto"/>
            <w:left w:val="none" w:sz="0" w:space="0" w:color="auto"/>
            <w:bottom w:val="none" w:sz="0" w:space="0" w:color="auto"/>
            <w:right w:val="none" w:sz="0" w:space="0" w:color="auto"/>
          </w:divBdr>
        </w:div>
        <w:div w:id="1411468675">
          <w:marLeft w:val="480"/>
          <w:marRight w:val="0"/>
          <w:marTop w:val="0"/>
          <w:marBottom w:val="0"/>
          <w:divBdr>
            <w:top w:val="none" w:sz="0" w:space="0" w:color="auto"/>
            <w:left w:val="none" w:sz="0" w:space="0" w:color="auto"/>
            <w:bottom w:val="none" w:sz="0" w:space="0" w:color="auto"/>
            <w:right w:val="none" w:sz="0" w:space="0" w:color="auto"/>
          </w:divBdr>
        </w:div>
        <w:div w:id="1437674542">
          <w:marLeft w:val="480"/>
          <w:marRight w:val="0"/>
          <w:marTop w:val="0"/>
          <w:marBottom w:val="0"/>
          <w:divBdr>
            <w:top w:val="none" w:sz="0" w:space="0" w:color="auto"/>
            <w:left w:val="none" w:sz="0" w:space="0" w:color="auto"/>
            <w:bottom w:val="none" w:sz="0" w:space="0" w:color="auto"/>
            <w:right w:val="none" w:sz="0" w:space="0" w:color="auto"/>
          </w:divBdr>
        </w:div>
        <w:div w:id="1466580759">
          <w:marLeft w:val="480"/>
          <w:marRight w:val="0"/>
          <w:marTop w:val="0"/>
          <w:marBottom w:val="0"/>
          <w:divBdr>
            <w:top w:val="none" w:sz="0" w:space="0" w:color="auto"/>
            <w:left w:val="none" w:sz="0" w:space="0" w:color="auto"/>
            <w:bottom w:val="none" w:sz="0" w:space="0" w:color="auto"/>
            <w:right w:val="none" w:sz="0" w:space="0" w:color="auto"/>
          </w:divBdr>
        </w:div>
        <w:div w:id="1494174765">
          <w:marLeft w:val="480"/>
          <w:marRight w:val="0"/>
          <w:marTop w:val="0"/>
          <w:marBottom w:val="0"/>
          <w:divBdr>
            <w:top w:val="none" w:sz="0" w:space="0" w:color="auto"/>
            <w:left w:val="none" w:sz="0" w:space="0" w:color="auto"/>
            <w:bottom w:val="none" w:sz="0" w:space="0" w:color="auto"/>
            <w:right w:val="none" w:sz="0" w:space="0" w:color="auto"/>
          </w:divBdr>
        </w:div>
        <w:div w:id="1508130042">
          <w:marLeft w:val="480"/>
          <w:marRight w:val="0"/>
          <w:marTop w:val="0"/>
          <w:marBottom w:val="0"/>
          <w:divBdr>
            <w:top w:val="none" w:sz="0" w:space="0" w:color="auto"/>
            <w:left w:val="none" w:sz="0" w:space="0" w:color="auto"/>
            <w:bottom w:val="none" w:sz="0" w:space="0" w:color="auto"/>
            <w:right w:val="none" w:sz="0" w:space="0" w:color="auto"/>
          </w:divBdr>
        </w:div>
        <w:div w:id="1519537825">
          <w:marLeft w:val="480"/>
          <w:marRight w:val="0"/>
          <w:marTop w:val="0"/>
          <w:marBottom w:val="0"/>
          <w:divBdr>
            <w:top w:val="none" w:sz="0" w:space="0" w:color="auto"/>
            <w:left w:val="none" w:sz="0" w:space="0" w:color="auto"/>
            <w:bottom w:val="none" w:sz="0" w:space="0" w:color="auto"/>
            <w:right w:val="none" w:sz="0" w:space="0" w:color="auto"/>
          </w:divBdr>
        </w:div>
        <w:div w:id="1554653814">
          <w:marLeft w:val="480"/>
          <w:marRight w:val="0"/>
          <w:marTop w:val="0"/>
          <w:marBottom w:val="0"/>
          <w:divBdr>
            <w:top w:val="none" w:sz="0" w:space="0" w:color="auto"/>
            <w:left w:val="none" w:sz="0" w:space="0" w:color="auto"/>
            <w:bottom w:val="none" w:sz="0" w:space="0" w:color="auto"/>
            <w:right w:val="none" w:sz="0" w:space="0" w:color="auto"/>
          </w:divBdr>
        </w:div>
        <w:div w:id="1619869521">
          <w:marLeft w:val="480"/>
          <w:marRight w:val="0"/>
          <w:marTop w:val="0"/>
          <w:marBottom w:val="0"/>
          <w:divBdr>
            <w:top w:val="none" w:sz="0" w:space="0" w:color="auto"/>
            <w:left w:val="none" w:sz="0" w:space="0" w:color="auto"/>
            <w:bottom w:val="none" w:sz="0" w:space="0" w:color="auto"/>
            <w:right w:val="none" w:sz="0" w:space="0" w:color="auto"/>
          </w:divBdr>
        </w:div>
        <w:div w:id="1633635789">
          <w:marLeft w:val="480"/>
          <w:marRight w:val="0"/>
          <w:marTop w:val="0"/>
          <w:marBottom w:val="0"/>
          <w:divBdr>
            <w:top w:val="none" w:sz="0" w:space="0" w:color="auto"/>
            <w:left w:val="none" w:sz="0" w:space="0" w:color="auto"/>
            <w:bottom w:val="none" w:sz="0" w:space="0" w:color="auto"/>
            <w:right w:val="none" w:sz="0" w:space="0" w:color="auto"/>
          </w:divBdr>
        </w:div>
        <w:div w:id="1681009882">
          <w:marLeft w:val="480"/>
          <w:marRight w:val="0"/>
          <w:marTop w:val="0"/>
          <w:marBottom w:val="0"/>
          <w:divBdr>
            <w:top w:val="none" w:sz="0" w:space="0" w:color="auto"/>
            <w:left w:val="none" w:sz="0" w:space="0" w:color="auto"/>
            <w:bottom w:val="none" w:sz="0" w:space="0" w:color="auto"/>
            <w:right w:val="none" w:sz="0" w:space="0" w:color="auto"/>
          </w:divBdr>
        </w:div>
        <w:div w:id="1760758711">
          <w:marLeft w:val="480"/>
          <w:marRight w:val="0"/>
          <w:marTop w:val="0"/>
          <w:marBottom w:val="0"/>
          <w:divBdr>
            <w:top w:val="none" w:sz="0" w:space="0" w:color="auto"/>
            <w:left w:val="none" w:sz="0" w:space="0" w:color="auto"/>
            <w:bottom w:val="none" w:sz="0" w:space="0" w:color="auto"/>
            <w:right w:val="none" w:sz="0" w:space="0" w:color="auto"/>
          </w:divBdr>
        </w:div>
        <w:div w:id="1831361354">
          <w:marLeft w:val="480"/>
          <w:marRight w:val="0"/>
          <w:marTop w:val="0"/>
          <w:marBottom w:val="0"/>
          <w:divBdr>
            <w:top w:val="none" w:sz="0" w:space="0" w:color="auto"/>
            <w:left w:val="none" w:sz="0" w:space="0" w:color="auto"/>
            <w:bottom w:val="none" w:sz="0" w:space="0" w:color="auto"/>
            <w:right w:val="none" w:sz="0" w:space="0" w:color="auto"/>
          </w:divBdr>
        </w:div>
        <w:div w:id="1861426903">
          <w:marLeft w:val="480"/>
          <w:marRight w:val="0"/>
          <w:marTop w:val="0"/>
          <w:marBottom w:val="0"/>
          <w:divBdr>
            <w:top w:val="none" w:sz="0" w:space="0" w:color="auto"/>
            <w:left w:val="none" w:sz="0" w:space="0" w:color="auto"/>
            <w:bottom w:val="none" w:sz="0" w:space="0" w:color="auto"/>
            <w:right w:val="none" w:sz="0" w:space="0" w:color="auto"/>
          </w:divBdr>
        </w:div>
        <w:div w:id="1864974879">
          <w:marLeft w:val="480"/>
          <w:marRight w:val="0"/>
          <w:marTop w:val="0"/>
          <w:marBottom w:val="0"/>
          <w:divBdr>
            <w:top w:val="none" w:sz="0" w:space="0" w:color="auto"/>
            <w:left w:val="none" w:sz="0" w:space="0" w:color="auto"/>
            <w:bottom w:val="none" w:sz="0" w:space="0" w:color="auto"/>
            <w:right w:val="none" w:sz="0" w:space="0" w:color="auto"/>
          </w:divBdr>
        </w:div>
        <w:div w:id="1881551898">
          <w:marLeft w:val="480"/>
          <w:marRight w:val="0"/>
          <w:marTop w:val="0"/>
          <w:marBottom w:val="0"/>
          <w:divBdr>
            <w:top w:val="none" w:sz="0" w:space="0" w:color="auto"/>
            <w:left w:val="none" w:sz="0" w:space="0" w:color="auto"/>
            <w:bottom w:val="none" w:sz="0" w:space="0" w:color="auto"/>
            <w:right w:val="none" w:sz="0" w:space="0" w:color="auto"/>
          </w:divBdr>
        </w:div>
        <w:div w:id="1895310932">
          <w:marLeft w:val="480"/>
          <w:marRight w:val="0"/>
          <w:marTop w:val="0"/>
          <w:marBottom w:val="0"/>
          <w:divBdr>
            <w:top w:val="none" w:sz="0" w:space="0" w:color="auto"/>
            <w:left w:val="none" w:sz="0" w:space="0" w:color="auto"/>
            <w:bottom w:val="none" w:sz="0" w:space="0" w:color="auto"/>
            <w:right w:val="none" w:sz="0" w:space="0" w:color="auto"/>
          </w:divBdr>
        </w:div>
        <w:div w:id="1901600128">
          <w:marLeft w:val="480"/>
          <w:marRight w:val="0"/>
          <w:marTop w:val="0"/>
          <w:marBottom w:val="0"/>
          <w:divBdr>
            <w:top w:val="none" w:sz="0" w:space="0" w:color="auto"/>
            <w:left w:val="none" w:sz="0" w:space="0" w:color="auto"/>
            <w:bottom w:val="none" w:sz="0" w:space="0" w:color="auto"/>
            <w:right w:val="none" w:sz="0" w:space="0" w:color="auto"/>
          </w:divBdr>
        </w:div>
        <w:div w:id="1902714957">
          <w:marLeft w:val="480"/>
          <w:marRight w:val="0"/>
          <w:marTop w:val="0"/>
          <w:marBottom w:val="0"/>
          <w:divBdr>
            <w:top w:val="none" w:sz="0" w:space="0" w:color="auto"/>
            <w:left w:val="none" w:sz="0" w:space="0" w:color="auto"/>
            <w:bottom w:val="none" w:sz="0" w:space="0" w:color="auto"/>
            <w:right w:val="none" w:sz="0" w:space="0" w:color="auto"/>
          </w:divBdr>
        </w:div>
        <w:div w:id="1939212356">
          <w:marLeft w:val="480"/>
          <w:marRight w:val="0"/>
          <w:marTop w:val="0"/>
          <w:marBottom w:val="0"/>
          <w:divBdr>
            <w:top w:val="none" w:sz="0" w:space="0" w:color="auto"/>
            <w:left w:val="none" w:sz="0" w:space="0" w:color="auto"/>
            <w:bottom w:val="none" w:sz="0" w:space="0" w:color="auto"/>
            <w:right w:val="none" w:sz="0" w:space="0" w:color="auto"/>
          </w:divBdr>
        </w:div>
        <w:div w:id="2000647127">
          <w:marLeft w:val="480"/>
          <w:marRight w:val="0"/>
          <w:marTop w:val="0"/>
          <w:marBottom w:val="0"/>
          <w:divBdr>
            <w:top w:val="none" w:sz="0" w:space="0" w:color="auto"/>
            <w:left w:val="none" w:sz="0" w:space="0" w:color="auto"/>
            <w:bottom w:val="none" w:sz="0" w:space="0" w:color="auto"/>
            <w:right w:val="none" w:sz="0" w:space="0" w:color="auto"/>
          </w:divBdr>
        </w:div>
        <w:div w:id="2029795369">
          <w:marLeft w:val="480"/>
          <w:marRight w:val="0"/>
          <w:marTop w:val="0"/>
          <w:marBottom w:val="0"/>
          <w:divBdr>
            <w:top w:val="none" w:sz="0" w:space="0" w:color="auto"/>
            <w:left w:val="none" w:sz="0" w:space="0" w:color="auto"/>
            <w:bottom w:val="none" w:sz="0" w:space="0" w:color="auto"/>
            <w:right w:val="none" w:sz="0" w:space="0" w:color="auto"/>
          </w:divBdr>
        </w:div>
        <w:div w:id="2036498062">
          <w:marLeft w:val="480"/>
          <w:marRight w:val="0"/>
          <w:marTop w:val="0"/>
          <w:marBottom w:val="0"/>
          <w:divBdr>
            <w:top w:val="none" w:sz="0" w:space="0" w:color="auto"/>
            <w:left w:val="none" w:sz="0" w:space="0" w:color="auto"/>
            <w:bottom w:val="none" w:sz="0" w:space="0" w:color="auto"/>
            <w:right w:val="none" w:sz="0" w:space="0" w:color="auto"/>
          </w:divBdr>
        </w:div>
        <w:div w:id="2063626771">
          <w:marLeft w:val="480"/>
          <w:marRight w:val="0"/>
          <w:marTop w:val="0"/>
          <w:marBottom w:val="0"/>
          <w:divBdr>
            <w:top w:val="none" w:sz="0" w:space="0" w:color="auto"/>
            <w:left w:val="none" w:sz="0" w:space="0" w:color="auto"/>
            <w:bottom w:val="none" w:sz="0" w:space="0" w:color="auto"/>
            <w:right w:val="none" w:sz="0" w:space="0" w:color="auto"/>
          </w:divBdr>
        </w:div>
        <w:div w:id="2092963553">
          <w:marLeft w:val="480"/>
          <w:marRight w:val="0"/>
          <w:marTop w:val="0"/>
          <w:marBottom w:val="0"/>
          <w:divBdr>
            <w:top w:val="none" w:sz="0" w:space="0" w:color="auto"/>
            <w:left w:val="none" w:sz="0" w:space="0" w:color="auto"/>
            <w:bottom w:val="none" w:sz="0" w:space="0" w:color="auto"/>
            <w:right w:val="none" w:sz="0" w:space="0" w:color="auto"/>
          </w:divBdr>
        </w:div>
      </w:divsChild>
    </w:div>
    <w:div w:id="970669413">
      <w:bodyDiv w:val="1"/>
      <w:marLeft w:val="0"/>
      <w:marRight w:val="0"/>
      <w:marTop w:val="0"/>
      <w:marBottom w:val="0"/>
      <w:divBdr>
        <w:top w:val="none" w:sz="0" w:space="0" w:color="auto"/>
        <w:left w:val="none" w:sz="0" w:space="0" w:color="auto"/>
        <w:bottom w:val="none" w:sz="0" w:space="0" w:color="auto"/>
        <w:right w:val="none" w:sz="0" w:space="0" w:color="auto"/>
      </w:divBdr>
      <w:divsChild>
        <w:div w:id="6637238">
          <w:marLeft w:val="480"/>
          <w:marRight w:val="0"/>
          <w:marTop w:val="0"/>
          <w:marBottom w:val="0"/>
          <w:divBdr>
            <w:top w:val="none" w:sz="0" w:space="0" w:color="auto"/>
            <w:left w:val="none" w:sz="0" w:space="0" w:color="auto"/>
            <w:bottom w:val="none" w:sz="0" w:space="0" w:color="auto"/>
            <w:right w:val="none" w:sz="0" w:space="0" w:color="auto"/>
          </w:divBdr>
        </w:div>
        <w:div w:id="11567005">
          <w:marLeft w:val="480"/>
          <w:marRight w:val="0"/>
          <w:marTop w:val="0"/>
          <w:marBottom w:val="0"/>
          <w:divBdr>
            <w:top w:val="none" w:sz="0" w:space="0" w:color="auto"/>
            <w:left w:val="none" w:sz="0" w:space="0" w:color="auto"/>
            <w:bottom w:val="none" w:sz="0" w:space="0" w:color="auto"/>
            <w:right w:val="none" w:sz="0" w:space="0" w:color="auto"/>
          </w:divBdr>
        </w:div>
        <w:div w:id="17002253">
          <w:marLeft w:val="480"/>
          <w:marRight w:val="0"/>
          <w:marTop w:val="0"/>
          <w:marBottom w:val="0"/>
          <w:divBdr>
            <w:top w:val="none" w:sz="0" w:space="0" w:color="auto"/>
            <w:left w:val="none" w:sz="0" w:space="0" w:color="auto"/>
            <w:bottom w:val="none" w:sz="0" w:space="0" w:color="auto"/>
            <w:right w:val="none" w:sz="0" w:space="0" w:color="auto"/>
          </w:divBdr>
        </w:div>
        <w:div w:id="28383253">
          <w:marLeft w:val="480"/>
          <w:marRight w:val="0"/>
          <w:marTop w:val="0"/>
          <w:marBottom w:val="0"/>
          <w:divBdr>
            <w:top w:val="none" w:sz="0" w:space="0" w:color="auto"/>
            <w:left w:val="none" w:sz="0" w:space="0" w:color="auto"/>
            <w:bottom w:val="none" w:sz="0" w:space="0" w:color="auto"/>
            <w:right w:val="none" w:sz="0" w:space="0" w:color="auto"/>
          </w:divBdr>
        </w:div>
        <w:div w:id="37555109">
          <w:marLeft w:val="480"/>
          <w:marRight w:val="0"/>
          <w:marTop w:val="0"/>
          <w:marBottom w:val="0"/>
          <w:divBdr>
            <w:top w:val="none" w:sz="0" w:space="0" w:color="auto"/>
            <w:left w:val="none" w:sz="0" w:space="0" w:color="auto"/>
            <w:bottom w:val="none" w:sz="0" w:space="0" w:color="auto"/>
            <w:right w:val="none" w:sz="0" w:space="0" w:color="auto"/>
          </w:divBdr>
        </w:div>
        <w:div w:id="38165512">
          <w:marLeft w:val="480"/>
          <w:marRight w:val="0"/>
          <w:marTop w:val="0"/>
          <w:marBottom w:val="0"/>
          <w:divBdr>
            <w:top w:val="none" w:sz="0" w:space="0" w:color="auto"/>
            <w:left w:val="none" w:sz="0" w:space="0" w:color="auto"/>
            <w:bottom w:val="none" w:sz="0" w:space="0" w:color="auto"/>
            <w:right w:val="none" w:sz="0" w:space="0" w:color="auto"/>
          </w:divBdr>
        </w:div>
        <w:div w:id="93331108">
          <w:marLeft w:val="480"/>
          <w:marRight w:val="0"/>
          <w:marTop w:val="0"/>
          <w:marBottom w:val="0"/>
          <w:divBdr>
            <w:top w:val="none" w:sz="0" w:space="0" w:color="auto"/>
            <w:left w:val="none" w:sz="0" w:space="0" w:color="auto"/>
            <w:bottom w:val="none" w:sz="0" w:space="0" w:color="auto"/>
            <w:right w:val="none" w:sz="0" w:space="0" w:color="auto"/>
          </w:divBdr>
        </w:div>
        <w:div w:id="95173814">
          <w:marLeft w:val="480"/>
          <w:marRight w:val="0"/>
          <w:marTop w:val="0"/>
          <w:marBottom w:val="0"/>
          <w:divBdr>
            <w:top w:val="none" w:sz="0" w:space="0" w:color="auto"/>
            <w:left w:val="none" w:sz="0" w:space="0" w:color="auto"/>
            <w:bottom w:val="none" w:sz="0" w:space="0" w:color="auto"/>
            <w:right w:val="none" w:sz="0" w:space="0" w:color="auto"/>
          </w:divBdr>
        </w:div>
        <w:div w:id="103041693">
          <w:marLeft w:val="480"/>
          <w:marRight w:val="0"/>
          <w:marTop w:val="0"/>
          <w:marBottom w:val="0"/>
          <w:divBdr>
            <w:top w:val="none" w:sz="0" w:space="0" w:color="auto"/>
            <w:left w:val="none" w:sz="0" w:space="0" w:color="auto"/>
            <w:bottom w:val="none" w:sz="0" w:space="0" w:color="auto"/>
            <w:right w:val="none" w:sz="0" w:space="0" w:color="auto"/>
          </w:divBdr>
        </w:div>
        <w:div w:id="142896176">
          <w:marLeft w:val="480"/>
          <w:marRight w:val="0"/>
          <w:marTop w:val="0"/>
          <w:marBottom w:val="0"/>
          <w:divBdr>
            <w:top w:val="none" w:sz="0" w:space="0" w:color="auto"/>
            <w:left w:val="none" w:sz="0" w:space="0" w:color="auto"/>
            <w:bottom w:val="none" w:sz="0" w:space="0" w:color="auto"/>
            <w:right w:val="none" w:sz="0" w:space="0" w:color="auto"/>
          </w:divBdr>
        </w:div>
        <w:div w:id="167254073">
          <w:marLeft w:val="480"/>
          <w:marRight w:val="0"/>
          <w:marTop w:val="0"/>
          <w:marBottom w:val="0"/>
          <w:divBdr>
            <w:top w:val="none" w:sz="0" w:space="0" w:color="auto"/>
            <w:left w:val="none" w:sz="0" w:space="0" w:color="auto"/>
            <w:bottom w:val="none" w:sz="0" w:space="0" w:color="auto"/>
            <w:right w:val="none" w:sz="0" w:space="0" w:color="auto"/>
          </w:divBdr>
        </w:div>
        <w:div w:id="196354018">
          <w:marLeft w:val="480"/>
          <w:marRight w:val="0"/>
          <w:marTop w:val="0"/>
          <w:marBottom w:val="0"/>
          <w:divBdr>
            <w:top w:val="none" w:sz="0" w:space="0" w:color="auto"/>
            <w:left w:val="none" w:sz="0" w:space="0" w:color="auto"/>
            <w:bottom w:val="none" w:sz="0" w:space="0" w:color="auto"/>
            <w:right w:val="none" w:sz="0" w:space="0" w:color="auto"/>
          </w:divBdr>
        </w:div>
        <w:div w:id="215708040">
          <w:marLeft w:val="480"/>
          <w:marRight w:val="0"/>
          <w:marTop w:val="0"/>
          <w:marBottom w:val="0"/>
          <w:divBdr>
            <w:top w:val="none" w:sz="0" w:space="0" w:color="auto"/>
            <w:left w:val="none" w:sz="0" w:space="0" w:color="auto"/>
            <w:bottom w:val="none" w:sz="0" w:space="0" w:color="auto"/>
            <w:right w:val="none" w:sz="0" w:space="0" w:color="auto"/>
          </w:divBdr>
        </w:div>
        <w:div w:id="235015271">
          <w:marLeft w:val="480"/>
          <w:marRight w:val="0"/>
          <w:marTop w:val="0"/>
          <w:marBottom w:val="0"/>
          <w:divBdr>
            <w:top w:val="none" w:sz="0" w:space="0" w:color="auto"/>
            <w:left w:val="none" w:sz="0" w:space="0" w:color="auto"/>
            <w:bottom w:val="none" w:sz="0" w:space="0" w:color="auto"/>
            <w:right w:val="none" w:sz="0" w:space="0" w:color="auto"/>
          </w:divBdr>
        </w:div>
        <w:div w:id="242495012">
          <w:marLeft w:val="480"/>
          <w:marRight w:val="0"/>
          <w:marTop w:val="0"/>
          <w:marBottom w:val="0"/>
          <w:divBdr>
            <w:top w:val="none" w:sz="0" w:space="0" w:color="auto"/>
            <w:left w:val="none" w:sz="0" w:space="0" w:color="auto"/>
            <w:bottom w:val="none" w:sz="0" w:space="0" w:color="auto"/>
            <w:right w:val="none" w:sz="0" w:space="0" w:color="auto"/>
          </w:divBdr>
        </w:div>
        <w:div w:id="339428205">
          <w:marLeft w:val="480"/>
          <w:marRight w:val="0"/>
          <w:marTop w:val="0"/>
          <w:marBottom w:val="0"/>
          <w:divBdr>
            <w:top w:val="none" w:sz="0" w:space="0" w:color="auto"/>
            <w:left w:val="none" w:sz="0" w:space="0" w:color="auto"/>
            <w:bottom w:val="none" w:sz="0" w:space="0" w:color="auto"/>
            <w:right w:val="none" w:sz="0" w:space="0" w:color="auto"/>
          </w:divBdr>
        </w:div>
        <w:div w:id="354306525">
          <w:marLeft w:val="480"/>
          <w:marRight w:val="0"/>
          <w:marTop w:val="0"/>
          <w:marBottom w:val="0"/>
          <w:divBdr>
            <w:top w:val="none" w:sz="0" w:space="0" w:color="auto"/>
            <w:left w:val="none" w:sz="0" w:space="0" w:color="auto"/>
            <w:bottom w:val="none" w:sz="0" w:space="0" w:color="auto"/>
            <w:right w:val="none" w:sz="0" w:space="0" w:color="auto"/>
          </w:divBdr>
        </w:div>
        <w:div w:id="354506168">
          <w:marLeft w:val="480"/>
          <w:marRight w:val="0"/>
          <w:marTop w:val="0"/>
          <w:marBottom w:val="0"/>
          <w:divBdr>
            <w:top w:val="none" w:sz="0" w:space="0" w:color="auto"/>
            <w:left w:val="none" w:sz="0" w:space="0" w:color="auto"/>
            <w:bottom w:val="none" w:sz="0" w:space="0" w:color="auto"/>
            <w:right w:val="none" w:sz="0" w:space="0" w:color="auto"/>
          </w:divBdr>
        </w:div>
        <w:div w:id="446046341">
          <w:marLeft w:val="480"/>
          <w:marRight w:val="0"/>
          <w:marTop w:val="0"/>
          <w:marBottom w:val="0"/>
          <w:divBdr>
            <w:top w:val="none" w:sz="0" w:space="0" w:color="auto"/>
            <w:left w:val="none" w:sz="0" w:space="0" w:color="auto"/>
            <w:bottom w:val="none" w:sz="0" w:space="0" w:color="auto"/>
            <w:right w:val="none" w:sz="0" w:space="0" w:color="auto"/>
          </w:divBdr>
        </w:div>
        <w:div w:id="450592367">
          <w:marLeft w:val="480"/>
          <w:marRight w:val="0"/>
          <w:marTop w:val="0"/>
          <w:marBottom w:val="0"/>
          <w:divBdr>
            <w:top w:val="none" w:sz="0" w:space="0" w:color="auto"/>
            <w:left w:val="none" w:sz="0" w:space="0" w:color="auto"/>
            <w:bottom w:val="none" w:sz="0" w:space="0" w:color="auto"/>
            <w:right w:val="none" w:sz="0" w:space="0" w:color="auto"/>
          </w:divBdr>
        </w:div>
        <w:div w:id="594558843">
          <w:marLeft w:val="480"/>
          <w:marRight w:val="0"/>
          <w:marTop w:val="0"/>
          <w:marBottom w:val="0"/>
          <w:divBdr>
            <w:top w:val="none" w:sz="0" w:space="0" w:color="auto"/>
            <w:left w:val="none" w:sz="0" w:space="0" w:color="auto"/>
            <w:bottom w:val="none" w:sz="0" w:space="0" w:color="auto"/>
            <w:right w:val="none" w:sz="0" w:space="0" w:color="auto"/>
          </w:divBdr>
        </w:div>
        <w:div w:id="602611477">
          <w:marLeft w:val="480"/>
          <w:marRight w:val="0"/>
          <w:marTop w:val="0"/>
          <w:marBottom w:val="0"/>
          <w:divBdr>
            <w:top w:val="none" w:sz="0" w:space="0" w:color="auto"/>
            <w:left w:val="none" w:sz="0" w:space="0" w:color="auto"/>
            <w:bottom w:val="none" w:sz="0" w:space="0" w:color="auto"/>
            <w:right w:val="none" w:sz="0" w:space="0" w:color="auto"/>
          </w:divBdr>
        </w:div>
        <w:div w:id="621495996">
          <w:marLeft w:val="480"/>
          <w:marRight w:val="0"/>
          <w:marTop w:val="0"/>
          <w:marBottom w:val="0"/>
          <w:divBdr>
            <w:top w:val="none" w:sz="0" w:space="0" w:color="auto"/>
            <w:left w:val="none" w:sz="0" w:space="0" w:color="auto"/>
            <w:bottom w:val="none" w:sz="0" w:space="0" w:color="auto"/>
            <w:right w:val="none" w:sz="0" w:space="0" w:color="auto"/>
          </w:divBdr>
        </w:div>
        <w:div w:id="622931711">
          <w:marLeft w:val="480"/>
          <w:marRight w:val="0"/>
          <w:marTop w:val="0"/>
          <w:marBottom w:val="0"/>
          <w:divBdr>
            <w:top w:val="none" w:sz="0" w:space="0" w:color="auto"/>
            <w:left w:val="none" w:sz="0" w:space="0" w:color="auto"/>
            <w:bottom w:val="none" w:sz="0" w:space="0" w:color="auto"/>
            <w:right w:val="none" w:sz="0" w:space="0" w:color="auto"/>
          </w:divBdr>
        </w:div>
        <w:div w:id="623930428">
          <w:marLeft w:val="480"/>
          <w:marRight w:val="0"/>
          <w:marTop w:val="0"/>
          <w:marBottom w:val="0"/>
          <w:divBdr>
            <w:top w:val="none" w:sz="0" w:space="0" w:color="auto"/>
            <w:left w:val="none" w:sz="0" w:space="0" w:color="auto"/>
            <w:bottom w:val="none" w:sz="0" w:space="0" w:color="auto"/>
            <w:right w:val="none" w:sz="0" w:space="0" w:color="auto"/>
          </w:divBdr>
        </w:div>
        <w:div w:id="629017300">
          <w:marLeft w:val="480"/>
          <w:marRight w:val="0"/>
          <w:marTop w:val="0"/>
          <w:marBottom w:val="0"/>
          <w:divBdr>
            <w:top w:val="none" w:sz="0" w:space="0" w:color="auto"/>
            <w:left w:val="none" w:sz="0" w:space="0" w:color="auto"/>
            <w:bottom w:val="none" w:sz="0" w:space="0" w:color="auto"/>
            <w:right w:val="none" w:sz="0" w:space="0" w:color="auto"/>
          </w:divBdr>
        </w:div>
        <w:div w:id="704522270">
          <w:marLeft w:val="480"/>
          <w:marRight w:val="0"/>
          <w:marTop w:val="0"/>
          <w:marBottom w:val="0"/>
          <w:divBdr>
            <w:top w:val="none" w:sz="0" w:space="0" w:color="auto"/>
            <w:left w:val="none" w:sz="0" w:space="0" w:color="auto"/>
            <w:bottom w:val="none" w:sz="0" w:space="0" w:color="auto"/>
            <w:right w:val="none" w:sz="0" w:space="0" w:color="auto"/>
          </w:divBdr>
        </w:div>
        <w:div w:id="718894668">
          <w:marLeft w:val="480"/>
          <w:marRight w:val="0"/>
          <w:marTop w:val="0"/>
          <w:marBottom w:val="0"/>
          <w:divBdr>
            <w:top w:val="none" w:sz="0" w:space="0" w:color="auto"/>
            <w:left w:val="none" w:sz="0" w:space="0" w:color="auto"/>
            <w:bottom w:val="none" w:sz="0" w:space="0" w:color="auto"/>
            <w:right w:val="none" w:sz="0" w:space="0" w:color="auto"/>
          </w:divBdr>
        </w:div>
        <w:div w:id="726681773">
          <w:marLeft w:val="480"/>
          <w:marRight w:val="0"/>
          <w:marTop w:val="0"/>
          <w:marBottom w:val="0"/>
          <w:divBdr>
            <w:top w:val="none" w:sz="0" w:space="0" w:color="auto"/>
            <w:left w:val="none" w:sz="0" w:space="0" w:color="auto"/>
            <w:bottom w:val="none" w:sz="0" w:space="0" w:color="auto"/>
            <w:right w:val="none" w:sz="0" w:space="0" w:color="auto"/>
          </w:divBdr>
        </w:div>
        <w:div w:id="784890186">
          <w:marLeft w:val="480"/>
          <w:marRight w:val="0"/>
          <w:marTop w:val="0"/>
          <w:marBottom w:val="0"/>
          <w:divBdr>
            <w:top w:val="none" w:sz="0" w:space="0" w:color="auto"/>
            <w:left w:val="none" w:sz="0" w:space="0" w:color="auto"/>
            <w:bottom w:val="none" w:sz="0" w:space="0" w:color="auto"/>
            <w:right w:val="none" w:sz="0" w:space="0" w:color="auto"/>
          </w:divBdr>
        </w:div>
        <w:div w:id="832573376">
          <w:marLeft w:val="480"/>
          <w:marRight w:val="0"/>
          <w:marTop w:val="0"/>
          <w:marBottom w:val="0"/>
          <w:divBdr>
            <w:top w:val="none" w:sz="0" w:space="0" w:color="auto"/>
            <w:left w:val="none" w:sz="0" w:space="0" w:color="auto"/>
            <w:bottom w:val="none" w:sz="0" w:space="0" w:color="auto"/>
            <w:right w:val="none" w:sz="0" w:space="0" w:color="auto"/>
          </w:divBdr>
        </w:div>
        <w:div w:id="853953758">
          <w:marLeft w:val="480"/>
          <w:marRight w:val="0"/>
          <w:marTop w:val="0"/>
          <w:marBottom w:val="0"/>
          <w:divBdr>
            <w:top w:val="none" w:sz="0" w:space="0" w:color="auto"/>
            <w:left w:val="none" w:sz="0" w:space="0" w:color="auto"/>
            <w:bottom w:val="none" w:sz="0" w:space="0" w:color="auto"/>
            <w:right w:val="none" w:sz="0" w:space="0" w:color="auto"/>
          </w:divBdr>
        </w:div>
        <w:div w:id="870335992">
          <w:marLeft w:val="480"/>
          <w:marRight w:val="0"/>
          <w:marTop w:val="0"/>
          <w:marBottom w:val="0"/>
          <w:divBdr>
            <w:top w:val="none" w:sz="0" w:space="0" w:color="auto"/>
            <w:left w:val="none" w:sz="0" w:space="0" w:color="auto"/>
            <w:bottom w:val="none" w:sz="0" w:space="0" w:color="auto"/>
            <w:right w:val="none" w:sz="0" w:space="0" w:color="auto"/>
          </w:divBdr>
        </w:div>
        <w:div w:id="872376873">
          <w:marLeft w:val="480"/>
          <w:marRight w:val="0"/>
          <w:marTop w:val="0"/>
          <w:marBottom w:val="0"/>
          <w:divBdr>
            <w:top w:val="none" w:sz="0" w:space="0" w:color="auto"/>
            <w:left w:val="none" w:sz="0" w:space="0" w:color="auto"/>
            <w:bottom w:val="none" w:sz="0" w:space="0" w:color="auto"/>
            <w:right w:val="none" w:sz="0" w:space="0" w:color="auto"/>
          </w:divBdr>
        </w:div>
        <w:div w:id="893858900">
          <w:marLeft w:val="480"/>
          <w:marRight w:val="0"/>
          <w:marTop w:val="0"/>
          <w:marBottom w:val="0"/>
          <w:divBdr>
            <w:top w:val="none" w:sz="0" w:space="0" w:color="auto"/>
            <w:left w:val="none" w:sz="0" w:space="0" w:color="auto"/>
            <w:bottom w:val="none" w:sz="0" w:space="0" w:color="auto"/>
            <w:right w:val="none" w:sz="0" w:space="0" w:color="auto"/>
          </w:divBdr>
        </w:div>
        <w:div w:id="1025443587">
          <w:marLeft w:val="480"/>
          <w:marRight w:val="0"/>
          <w:marTop w:val="0"/>
          <w:marBottom w:val="0"/>
          <w:divBdr>
            <w:top w:val="none" w:sz="0" w:space="0" w:color="auto"/>
            <w:left w:val="none" w:sz="0" w:space="0" w:color="auto"/>
            <w:bottom w:val="none" w:sz="0" w:space="0" w:color="auto"/>
            <w:right w:val="none" w:sz="0" w:space="0" w:color="auto"/>
          </w:divBdr>
        </w:div>
        <w:div w:id="1120685546">
          <w:marLeft w:val="480"/>
          <w:marRight w:val="0"/>
          <w:marTop w:val="0"/>
          <w:marBottom w:val="0"/>
          <w:divBdr>
            <w:top w:val="none" w:sz="0" w:space="0" w:color="auto"/>
            <w:left w:val="none" w:sz="0" w:space="0" w:color="auto"/>
            <w:bottom w:val="none" w:sz="0" w:space="0" w:color="auto"/>
            <w:right w:val="none" w:sz="0" w:space="0" w:color="auto"/>
          </w:divBdr>
        </w:div>
        <w:div w:id="1134828220">
          <w:marLeft w:val="480"/>
          <w:marRight w:val="0"/>
          <w:marTop w:val="0"/>
          <w:marBottom w:val="0"/>
          <w:divBdr>
            <w:top w:val="none" w:sz="0" w:space="0" w:color="auto"/>
            <w:left w:val="none" w:sz="0" w:space="0" w:color="auto"/>
            <w:bottom w:val="none" w:sz="0" w:space="0" w:color="auto"/>
            <w:right w:val="none" w:sz="0" w:space="0" w:color="auto"/>
          </w:divBdr>
        </w:div>
        <w:div w:id="1138841707">
          <w:marLeft w:val="480"/>
          <w:marRight w:val="0"/>
          <w:marTop w:val="0"/>
          <w:marBottom w:val="0"/>
          <w:divBdr>
            <w:top w:val="none" w:sz="0" w:space="0" w:color="auto"/>
            <w:left w:val="none" w:sz="0" w:space="0" w:color="auto"/>
            <w:bottom w:val="none" w:sz="0" w:space="0" w:color="auto"/>
            <w:right w:val="none" w:sz="0" w:space="0" w:color="auto"/>
          </w:divBdr>
        </w:div>
        <w:div w:id="1139762096">
          <w:marLeft w:val="480"/>
          <w:marRight w:val="0"/>
          <w:marTop w:val="0"/>
          <w:marBottom w:val="0"/>
          <w:divBdr>
            <w:top w:val="none" w:sz="0" w:space="0" w:color="auto"/>
            <w:left w:val="none" w:sz="0" w:space="0" w:color="auto"/>
            <w:bottom w:val="none" w:sz="0" w:space="0" w:color="auto"/>
            <w:right w:val="none" w:sz="0" w:space="0" w:color="auto"/>
          </w:divBdr>
        </w:div>
        <w:div w:id="1173107233">
          <w:marLeft w:val="480"/>
          <w:marRight w:val="0"/>
          <w:marTop w:val="0"/>
          <w:marBottom w:val="0"/>
          <w:divBdr>
            <w:top w:val="none" w:sz="0" w:space="0" w:color="auto"/>
            <w:left w:val="none" w:sz="0" w:space="0" w:color="auto"/>
            <w:bottom w:val="none" w:sz="0" w:space="0" w:color="auto"/>
            <w:right w:val="none" w:sz="0" w:space="0" w:color="auto"/>
          </w:divBdr>
        </w:div>
        <w:div w:id="1176307586">
          <w:marLeft w:val="480"/>
          <w:marRight w:val="0"/>
          <w:marTop w:val="0"/>
          <w:marBottom w:val="0"/>
          <w:divBdr>
            <w:top w:val="none" w:sz="0" w:space="0" w:color="auto"/>
            <w:left w:val="none" w:sz="0" w:space="0" w:color="auto"/>
            <w:bottom w:val="none" w:sz="0" w:space="0" w:color="auto"/>
            <w:right w:val="none" w:sz="0" w:space="0" w:color="auto"/>
          </w:divBdr>
        </w:div>
        <w:div w:id="1247760953">
          <w:marLeft w:val="480"/>
          <w:marRight w:val="0"/>
          <w:marTop w:val="0"/>
          <w:marBottom w:val="0"/>
          <w:divBdr>
            <w:top w:val="none" w:sz="0" w:space="0" w:color="auto"/>
            <w:left w:val="none" w:sz="0" w:space="0" w:color="auto"/>
            <w:bottom w:val="none" w:sz="0" w:space="0" w:color="auto"/>
            <w:right w:val="none" w:sz="0" w:space="0" w:color="auto"/>
          </w:divBdr>
        </w:div>
        <w:div w:id="1266033620">
          <w:marLeft w:val="480"/>
          <w:marRight w:val="0"/>
          <w:marTop w:val="0"/>
          <w:marBottom w:val="0"/>
          <w:divBdr>
            <w:top w:val="none" w:sz="0" w:space="0" w:color="auto"/>
            <w:left w:val="none" w:sz="0" w:space="0" w:color="auto"/>
            <w:bottom w:val="none" w:sz="0" w:space="0" w:color="auto"/>
            <w:right w:val="none" w:sz="0" w:space="0" w:color="auto"/>
          </w:divBdr>
        </w:div>
        <w:div w:id="1323316253">
          <w:marLeft w:val="480"/>
          <w:marRight w:val="0"/>
          <w:marTop w:val="0"/>
          <w:marBottom w:val="0"/>
          <w:divBdr>
            <w:top w:val="none" w:sz="0" w:space="0" w:color="auto"/>
            <w:left w:val="none" w:sz="0" w:space="0" w:color="auto"/>
            <w:bottom w:val="none" w:sz="0" w:space="0" w:color="auto"/>
            <w:right w:val="none" w:sz="0" w:space="0" w:color="auto"/>
          </w:divBdr>
        </w:div>
        <w:div w:id="1360937470">
          <w:marLeft w:val="480"/>
          <w:marRight w:val="0"/>
          <w:marTop w:val="0"/>
          <w:marBottom w:val="0"/>
          <w:divBdr>
            <w:top w:val="none" w:sz="0" w:space="0" w:color="auto"/>
            <w:left w:val="none" w:sz="0" w:space="0" w:color="auto"/>
            <w:bottom w:val="none" w:sz="0" w:space="0" w:color="auto"/>
            <w:right w:val="none" w:sz="0" w:space="0" w:color="auto"/>
          </w:divBdr>
        </w:div>
        <w:div w:id="1402370147">
          <w:marLeft w:val="480"/>
          <w:marRight w:val="0"/>
          <w:marTop w:val="0"/>
          <w:marBottom w:val="0"/>
          <w:divBdr>
            <w:top w:val="none" w:sz="0" w:space="0" w:color="auto"/>
            <w:left w:val="none" w:sz="0" w:space="0" w:color="auto"/>
            <w:bottom w:val="none" w:sz="0" w:space="0" w:color="auto"/>
            <w:right w:val="none" w:sz="0" w:space="0" w:color="auto"/>
          </w:divBdr>
        </w:div>
        <w:div w:id="1498498107">
          <w:marLeft w:val="480"/>
          <w:marRight w:val="0"/>
          <w:marTop w:val="0"/>
          <w:marBottom w:val="0"/>
          <w:divBdr>
            <w:top w:val="none" w:sz="0" w:space="0" w:color="auto"/>
            <w:left w:val="none" w:sz="0" w:space="0" w:color="auto"/>
            <w:bottom w:val="none" w:sz="0" w:space="0" w:color="auto"/>
            <w:right w:val="none" w:sz="0" w:space="0" w:color="auto"/>
          </w:divBdr>
        </w:div>
        <w:div w:id="1512446687">
          <w:marLeft w:val="480"/>
          <w:marRight w:val="0"/>
          <w:marTop w:val="0"/>
          <w:marBottom w:val="0"/>
          <w:divBdr>
            <w:top w:val="none" w:sz="0" w:space="0" w:color="auto"/>
            <w:left w:val="none" w:sz="0" w:space="0" w:color="auto"/>
            <w:bottom w:val="none" w:sz="0" w:space="0" w:color="auto"/>
            <w:right w:val="none" w:sz="0" w:space="0" w:color="auto"/>
          </w:divBdr>
        </w:div>
        <w:div w:id="1519003960">
          <w:marLeft w:val="480"/>
          <w:marRight w:val="0"/>
          <w:marTop w:val="0"/>
          <w:marBottom w:val="0"/>
          <w:divBdr>
            <w:top w:val="none" w:sz="0" w:space="0" w:color="auto"/>
            <w:left w:val="none" w:sz="0" w:space="0" w:color="auto"/>
            <w:bottom w:val="none" w:sz="0" w:space="0" w:color="auto"/>
            <w:right w:val="none" w:sz="0" w:space="0" w:color="auto"/>
          </w:divBdr>
        </w:div>
        <w:div w:id="1550144718">
          <w:marLeft w:val="480"/>
          <w:marRight w:val="0"/>
          <w:marTop w:val="0"/>
          <w:marBottom w:val="0"/>
          <w:divBdr>
            <w:top w:val="none" w:sz="0" w:space="0" w:color="auto"/>
            <w:left w:val="none" w:sz="0" w:space="0" w:color="auto"/>
            <w:bottom w:val="none" w:sz="0" w:space="0" w:color="auto"/>
            <w:right w:val="none" w:sz="0" w:space="0" w:color="auto"/>
          </w:divBdr>
        </w:div>
        <w:div w:id="1564179685">
          <w:marLeft w:val="480"/>
          <w:marRight w:val="0"/>
          <w:marTop w:val="0"/>
          <w:marBottom w:val="0"/>
          <w:divBdr>
            <w:top w:val="none" w:sz="0" w:space="0" w:color="auto"/>
            <w:left w:val="none" w:sz="0" w:space="0" w:color="auto"/>
            <w:bottom w:val="none" w:sz="0" w:space="0" w:color="auto"/>
            <w:right w:val="none" w:sz="0" w:space="0" w:color="auto"/>
          </w:divBdr>
        </w:div>
        <w:div w:id="1608079074">
          <w:marLeft w:val="480"/>
          <w:marRight w:val="0"/>
          <w:marTop w:val="0"/>
          <w:marBottom w:val="0"/>
          <w:divBdr>
            <w:top w:val="none" w:sz="0" w:space="0" w:color="auto"/>
            <w:left w:val="none" w:sz="0" w:space="0" w:color="auto"/>
            <w:bottom w:val="none" w:sz="0" w:space="0" w:color="auto"/>
            <w:right w:val="none" w:sz="0" w:space="0" w:color="auto"/>
          </w:divBdr>
        </w:div>
        <w:div w:id="1634098439">
          <w:marLeft w:val="480"/>
          <w:marRight w:val="0"/>
          <w:marTop w:val="0"/>
          <w:marBottom w:val="0"/>
          <w:divBdr>
            <w:top w:val="none" w:sz="0" w:space="0" w:color="auto"/>
            <w:left w:val="none" w:sz="0" w:space="0" w:color="auto"/>
            <w:bottom w:val="none" w:sz="0" w:space="0" w:color="auto"/>
            <w:right w:val="none" w:sz="0" w:space="0" w:color="auto"/>
          </w:divBdr>
        </w:div>
        <w:div w:id="1662151636">
          <w:marLeft w:val="480"/>
          <w:marRight w:val="0"/>
          <w:marTop w:val="0"/>
          <w:marBottom w:val="0"/>
          <w:divBdr>
            <w:top w:val="none" w:sz="0" w:space="0" w:color="auto"/>
            <w:left w:val="none" w:sz="0" w:space="0" w:color="auto"/>
            <w:bottom w:val="none" w:sz="0" w:space="0" w:color="auto"/>
            <w:right w:val="none" w:sz="0" w:space="0" w:color="auto"/>
          </w:divBdr>
        </w:div>
        <w:div w:id="1756898101">
          <w:marLeft w:val="480"/>
          <w:marRight w:val="0"/>
          <w:marTop w:val="0"/>
          <w:marBottom w:val="0"/>
          <w:divBdr>
            <w:top w:val="none" w:sz="0" w:space="0" w:color="auto"/>
            <w:left w:val="none" w:sz="0" w:space="0" w:color="auto"/>
            <w:bottom w:val="none" w:sz="0" w:space="0" w:color="auto"/>
            <w:right w:val="none" w:sz="0" w:space="0" w:color="auto"/>
          </w:divBdr>
        </w:div>
        <w:div w:id="1865053439">
          <w:marLeft w:val="480"/>
          <w:marRight w:val="0"/>
          <w:marTop w:val="0"/>
          <w:marBottom w:val="0"/>
          <w:divBdr>
            <w:top w:val="none" w:sz="0" w:space="0" w:color="auto"/>
            <w:left w:val="none" w:sz="0" w:space="0" w:color="auto"/>
            <w:bottom w:val="none" w:sz="0" w:space="0" w:color="auto"/>
            <w:right w:val="none" w:sz="0" w:space="0" w:color="auto"/>
          </w:divBdr>
        </w:div>
        <w:div w:id="1899511680">
          <w:marLeft w:val="480"/>
          <w:marRight w:val="0"/>
          <w:marTop w:val="0"/>
          <w:marBottom w:val="0"/>
          <w:divBdr>
            <w:top w:val="none" w:sz="0" w:space="0" w:color="auto"/>
            <w:left w:val="none" w:sz="0" w:space="0" w:color="auto"/>
            <w:bottom w:val="none" w:sz="0" w:space="0" w:color="auto"/>
            <w:right w:val="none" w:sz="0" w:space="0" w:color="auto"/>
          </w:divBdr>
        </w:div>
        <w:div w:id="2001881759">
          <w:marLeft w:val="480"/>
          <w:marRight w:val="0"/>
          <w:marTop w:val="0"/>
          <w:marBottom w:val="0"/>
          <w:divBdr>
            <w:top w:val="none" w:sz="0" w:space="0" w:color="auto"/>
            <w:left w:val="none" w:sz="0" w:space="0" w:color="auto"/>
            <w:bottom w:val="none" w:sz="0" w:space="0" w:color="auto"/>
            <w:right w:val="none" w:sz="0" w:space="0" w:color="auto"/>
          </w:divBdr>
        </w:div>
        <w:div w:id="2011248203">
          <w:marLeft w:val="480"/>
          <w:marRight w:val="0"/>
          <w:marTop w:val="0"/>
          <w:marBottom w:val="0"/>
          <w:divBdr>
            <w:top w:val="none" w:sz="0" w:space="0" w:color="auto"/>
            <w:left w:val="none" w:sz="0" w:space="0" w:color="auto"/>
            <w:bottom w:val="none" w:sz="0" w:space="0" w:color="auto"/>
            <w:right w:val="none" w:sz="0" w:space="0" w:color="auto"/>
          </w:divBdr>
        </w:div>
        <w:div w:id="2050838593">
          <w:marLeft w:val="480"/>
          <w:marRight w:val="0"/>
          <w:marTop w:val="0"/>
          <w:marBottom w:val="0"/>
          <w:divBdr>
            <w:top w:val="none" w:sz="0" w:space="0" w:color="auto"/>
            <w:left w:val="none" w:sz="0" w:space="0" w:color="auto"/>
            <w:bottom w:val="none" w:sz="0" w:space="0" w:color="auto"/>
            <w:right w:val="none" w:sz="0" w:space="0" w:color="auto"/>
          </w:divBdr>
        </w:div>
        <w:div w:id="2086954348">
          <w:marLeft w:val="480"/>
          <w:marRight w:val="0"/>
          <w:marTop w:val="0"/>
          <w:marBottom w:val="0"/>
          <w:divBdr>
            <w:top w:val="none" w:sz="0" w:space="0" w:color="auto"/>
            <w:left w:val="none" w:sz="0" w:space="0" w:color="auto"/>
            <w:bottom w:val="none" w:sz="0" w:space="0" w:color="auto"/>
            <w:right w:val="none" w:sz="0" w:space="0" w:color="auto"/>
          </w:divBdr>
        </w:div>
        <w:div w:id="2127576601">
          <w:marLeft w:val="480"/>
          <w:marRight w:val="0"/>
          <w:marTop w:val="0"/>
          <w:marBottom w:val="0"/>
          <w:divBdr>
            <w:top w:val="none" w:sz="0" w:space="0" w:color="auto"/>
            <w:left w:val="none" w:sz="0" w:space="0" w:color="auto"/>
            <w:bottom w:val="none" w:sz="0" w:space="0" w:color="auto"/>
            <w:right w:val="none" w:sz="0" w:space="0" w:color="auto"/>
          </w:divBdr>
        </w:div>
      </w:divsChild>
    </w:div>
    <w:div w:id="980381285">
      <w:bodyDiv w:val="1"/>
      <w:marLeft w:val="0"/>
      <w:marRight w:val="0"/>
      <w:marTop w:val="0"/>
      <w:marBottom w:val="0"/>
      <w:divBdr>
        <w:top w:val="none" w:sz="0" w:space="0" w:color="auto"/>
        <w:left w:val="none" w:sz="0" w:space="0" w:color="auto"/>
        <w:bottom w:val="none" w:sz="0" w:space="0" w:color="auto"/>
        <w:right w:val="none" w:sz="0" w:space="0" w:color="auto"/>
      </w:divBdr>
      <w:divsChild>
        <w:div w:id="1266377040">
          <w:marLeft w:val="480"/>
          <w:marRight w:val="0"/>
          <w:marTop w:val="0"/>
          <w:marBottom w:val="0"/>
          <w:divBdr>
            <w:top w:val="none" w:sz="0" w:space="0" w:color="auto"/>
            <w:left w:val="none" w:sz="0" w:space="0" w:color="auto"/>
            <w:bottom w:val="none" w:sz="0" w:space="0" w:color="auto"/>
            <w:right w:val="none" w:sz="0" w:space="0" w:color="auto"/>
          </w:divBdr>
        </w:div>
        <w:div w:id="1906447606">
          <w:marLeft w:val="480"/>
          <w:marRight w:val="0"/>
          <w:marTop w:val="0"/>
          <w:marBottom w:val="0"/>
          <w:divBdr>
            <w:top w:val="none" w:sz="0" w:space="0" w:color="auto"/>
            <w:left w:val="none" w:sz="0" w:space="0" w:color="auto"/>
            <w:bottom w:val="none" w:sz="0" w:space="0" w:color="auto"/>
            <w:right w:val="none" w:sz="0" w:space="0" w:color="auto"/>
          </w:divBdr>
        </w:div>
        <w:div w:id="1115757921">
          <w:marLeft w:val="480"/>
          <w:marRight w:val="0"/>
          <w:marTop w:val="0"/>
          <w:marBottom w:val="0"/>
          <w:divBdr>
            <w:top w:val="none" w:sz="0" w:space="0" w:color="auto"/>
            <w:left w:val="none" w:sz="0" w:space="0" w:color="auto"/>
            <w:bottom w:val="none" w:sz="0" w:space="0" w:color="auto"/>
            <w:right w:val="none" w:sz="0" w:space="0" w:color="auto"/>
          </w:divBdr>
        </w:div>
        <w:div w:id="564678541">
          <w:marLeft w:val="480"/>
          <w:marRight w:val="0"/>
          <w:marTop w:val="0"/>
          <w:marBottom w:val="0"/>
          <w:divBdr>
            <w:top w:val="none" w:sz="0" w:space="0" w:color="auto"/>
            <w:left w:val="none" w:sz="0" w:space="0" w:color="auto"/>
            <w:bottom w:val="none" w:sz="0" w:space="0" w:color="auto"/>
            <w:right w:val="none" w:sz="0" w:space="0" w:color="auto"/>
          </w:divBdr>
        </w:div>
        <w:div w:id="2128036895">
          <w:marLeft w:val="480"/>
          <w:marRight w:val="0"/>
          <w:marTop w:val="0"/>
          <w:marBottom w:val="0"/>
          <w:divBdr>
            <w:top w:val="none" w:sz="0" w:space="0" w:color="auto"/>
            <w:left w:val="none" w:sz="0" w:space="0" w:color="auto"/>
            <w:bottom w:val="none" w:sz="0" w:space="0" w:color="auto"/>
            <w:right w:val="none" w:sz="0" w:space="0" w:color="auto"/>
          </w:divBdr>
        </w:div>
        <w:div w:id="1686521331">
          <w:marLeft w:val="480"/>
          <w:marRight w:val="0"/>
          <w:marTop w:val="0"/>
          <w:marBottom w:val="0"/>
          <w:divBdr>
            <w:top w:val="none" w:sz="0" w:space="0" w:color="auto"/>
            <w:left w:val="none" w:sz="0" w:space="0" w:color="auto"/>
            <w:bottom w:val="none" w:sz="0" w:space="0" w:color="auto"/>
            <w:right w:val="none" w:sz="0" w:space="0" w:color="auto"/>
          </w:divBdr>
        </w:div>
        <w:div w:id="121535941">
          <w:marLeft w:val="480"/>
          <w:marRight w:val="0"/>
          <w:marTop w:val="0"/>
          <w:marBottom w:val="0"/>
          <w:divBdr>
            <w:top w:val="none" w:sz="0" w:space="0" w:color="auto"/>
            <w:left w:val="none" w:sz="0" w:space="0" w:color="auto"/>
            <w:bottom w:val="none" w:sz="0" w:space="0" w:color="auto"/>
            <w:right w:val="none" w:sz="0" w:space="0" w:color="auto"/>
          </w:divBdr>
        </w:div>
        <w:div w:id="201946472">
          <w:marLeft w:val="480"/>
          <w:marRight w:val="0"/>
          <w:marTop w:val="0"/>
          <w:marBottom w:val="0"/>
          <w:divBdr>
            <w:top w:val="none" w:sz="0" w:space="0" w:color="auto"/>
            <w:left w:val="none" w:sz="0" w:space="0" w:color="auto"/>
            <w:bottom w:val="none" w:sz="0" w:space="0" w:color="auto"/>
            <w:right w:val="none" w:sz="0" w:space="0" w:color="auto"/>
          </w:divBdr>
        </w:div>
        <w:div w:id="1192255814">
          <w:marLeft w:val="480"/>
          <w:marRight w:val="0"/>
          <w:marTop w:val="0"/>
          <w:marBottom w:val="0"/>
          <w:divBdr>
            <w:top w:val="none" w:sz="0" w:space="0" w:color="auto"/>
            <w:left w:val="none" w:sz="0" w:space="0" w:color="auto"/>
            <w:bottom w:val="none" w:sz="0" w:space="0" w:color="auto"/>
            <w:right w:val="none" w:sz="0" w:space="0" w:color="auto"/>
          </w:divBdr>
        </w:div>
        <w:div w:id="1428042374">
          <w:marLeft w:val="480"/>
          <w:marRight w:val="0"/>
          <w:marTop w:val="0"/>
          <w:marBottom w:val="0"/>
          <w:divBdr>
            <w:top w:val="none" w:sz="0" w:space="0" w:color="auto"/>
            <w:left w:val="none" w:sz="0" w:space="0" w:color="auto"/>
            <w:bottom w:val="none" w:sz="0" w:space="0" w:color="auto"/>
            <w:right w:val="none" w:sz="0" w:space="0" w:color="auto"/>
          </w:divBdr>
        </w:div>
        <w:div w:id="1669554480">
          <w:marLeft w:val="480"/>
          <w:marRight w:val="0"/>
          <w:marTop w:val="0"/>
          <w:marBottom w:val="0"/>
          <w:divBdr>
            <w:top w:val="none" w:sz="0" w:space="0" w:color="auto"/>
            <w:left w:val="none" w:sz="0" w:space="0" w:color="auto"/>
            <w:bottom w:val="none" w:sz="0" w:space="0" w:color="auto"/>
            <w:right w:val="none" w:sz="0" w:space="0" w:color="auto"/>
          </w:divBdr>
        </w:div>
        <w:div w:id="189034068">
          <w:marLeft w:val="480"/>
          <w:marRight w:val="0"/>
          <w:marTop w:val="0"/>
          <w:marBottom w:val="0"/>
          <w:divBdr>
            <w:top w:val="none" w:sz="0" w:space="0" w:color="auto"/>
            <w:left w:val="none" w:sz="0" w:space="0" w:color="auto"/>
            <w:bottom w:val="none" w:sz="0" w:space="0" w:color="auto"/>
            <w:right w:val="none" w:sz="0" w:space="0" w:color="auto"/>
          </w:divBdr>
        </w:div>
        <w:div w:id="1184706508">
          <w:marLeft w:val="480"/>
          <w:marRight w:val="0"/>
          <w:marTop w:val="0"/>
          <w:marBottom w:val="0"/>
          <w:divBdr>
            <w:top w:val="none" w:sz="0" w:space="0" w:color="auto"/>
            <w:left w:val="none" w:sz="0" w:space="0" w:color="auto"/>
            <w:bottom w:val="none" w:sz="0" w:space="0" w:color="auto"/>
            <w:right w:val="none" w:sz="0" w:space="0" w:color="auto"/>
          </w:divBdr>
        </w:div>
        <w:div w:id="980116872">
          <w:marLeft w:val="480"/>
          <w:marRight w:val="0"/>
          <w:marTop w:val="0"/>
          <w:marBottom w:val="0"/>
          <w:divBdr>
            <w:top w:val="none" w:sz="0" w:space="0" w:color="auto"/>
            <w:left w:val="none" w:sz="0" w:space="0" w:color="auto"/>
            <w:bottom w:val="none" w:sz="0" w:space="0" w:color="auto"/>
            <w:right w:val="none" w:sz="0" w:space="0" w:color="auto"/>
          </w:divBdr>
        </w:div>
        <w:div w:id="961426956">
          <w:marLeft w:val="480"/>
          <w:marRight w:val="0"/>
          <w:marTop w:val="0"/>
          <w:marBottom w:val="0"/>
          <w:divBdr>
            <w:top w:val="none" w:sz="0" w:space="0" w:color="auto"/>
            <w:left w:val="none" w:sz="0" w:space="0" w:color="auto"/>
            <w:bottom w:val="none" w:sz="0" w:space="0" w:color="auto"/>
            <w:right w:val="none" w:sz="0" w:space="0" w:color="auto"/>
          </w:divBdr>
        </w:div>
        <w:div w:id="1999964824">
          <w:marLeft w:val="480"/>
          <w:marRight w:val="0"/>
          <w:marTop w:val="0"/>
          <w:marBottom w:val="0"/>
          <w:divBdr>
            <w:top w:val="none" w:sz="0" w:space="0" w:color="auto"/>
            <w:left w:val="none" w:sz="0" w:space="0" w:color="auto"/>
            <w:bottom w:val="none" w:sz="0" w:space="0" w:color="auto"/>
            <w:right w:val="none" w:sz="0" w:space="0" w:color="auto"/>
          </w:divBdr>
        </w:div>
        <w:div w:id="1851875674">
          <w:marLeft w:val="480"/>
          <w:marRight w:val="0"/>
          <w:marTop w:val="0"/>
          <w:marBottom w:val="0"/>
          <w:divBdr>
            <w:top w:val="none" w:sz="0" w:space="0" w:color="auto"/>
            <w:left w:val="none" w:sz="0" w:space="0" w:color="auto"/>
            <w:bottom w:val="none" w:sz="0" w:space="0" w:color="auto"/>
            <w:right w:val="none" w:sz="0" w:space="0" w:color="auto"/>
          </w:divBdr>
        </w:div>
        <w:div w:id="1835802507">
          <w:marLeft w:val="480"/>
          <w:marRight w:val="0"/>
          <w:marTop w:val="0"/>
          <w:marBottom w:val="0"/>
          <w:divBdr>
            <w:top w:val="none" w:sz="0" w:space="0" w:color="auto"/>
            <w:left w:val="none" w:sz="0" w:space="0" w:color="auto"/>
            <w:bottom w:val="none" w:sz="0" w:space="0" w:color="auto"/>
            <w:right w:val="none" w:sz="0" w:space="0" w:color="auto"/>
          </w:divBdr>
        </w:div>
        <w:div w:id="390736416">
          <w:marLeft w:val="480"/>
          <w:marRight w:val="0"/>
          <w:marTop w:val="0"/>
          <w:marBottom w:val="0"/>
          <w:divBdr>
            <w:top w:val="none" w:sz="0" w:space="0" w:color="auto"/>
            <w:left w:val="none" w:sz="0" w:space="0" w:color="auto"/>
            <w:bottom w:val="none" w:sz="0" w:space="0" w:color="auto"/>
            <w:right w:val="none" w:sz="0" w:space="0" w:color="auto"/>
          </w:divBdr>
        </w:div>
        <w:div w:id="872117156">
          <w:marLeft w:val="480"/>
          <w:marRight w:val="0"/>
          <w:marTop w:val="0"/>
          <w:marBottom w:val="0"/>
          <w:divBdr>
            <w:top w:val="none" w:sz="0" w:space="0" w:color="auto"/>
            <w:left w:val="none" w:sz="0" w:space="0" w:color="auto"/>
            <w:bottom w:val="none" w:sz="0" w:space="0" w:color="auto"/>
            <w:right w:val="none" w:sz="0" w:space="0" w:color="auto"/>
          </w:divBdr>
        </w:div>
        <w:div w:id="1957130007">
          <w:marLeft w:val="480"/>
          <w:marRight w:val="0"/>
          <w:marTop w:val="0"/>
          <w:marBottom w:val="0"/>
          <w:divBdr>
            <w:top w:val="none" w:sz="0" w:space="0" w:color="auto"/>
            <w:left w:val="none" w:sz="0" w:space="0" w:color="auto"/>
            <w:bottom w:val="none" w:sz="0" w:space="0" w:color="auto"/>
            <w:right w:val="none" w:sz="0" w:space="0" w:color="auto"/>
          </w:divBdr>
        </w:div>
        <w:div w:id="2100442147">
          <w:marLeft w:val="480"/>
          <w:marRight w:val="0"/>
          <w:marTop w:val="0"/>
          <w:marBottom w:val="0"/>
          <w:divBdr>
            <w:top w:val="none" w:sz="0" w:space="0" w:color="auto"/>
            <w:left w:val="none" w:sz="0" w:space="0" w:color="auto"/>
            <w:bottom w:val="none" w:sz="0" w:space="0" w:color="auto"/>
            <w:right w:val="none" w:sz="0" w:space="0" w:color="auto"/>
          </w:divBdr>
        </w:div>
        <w:div w:id="1217470597">
          <w:marLeft w:val="480"/>
          <w:marRight w:val="0"/>
          <w:marTop w:val="0"/>
          <w:marBottom w:val="0"/>
          <w:divBdr>
            <w:top w:val="none" w:sz="0" w:space="0" w:color="auto"/>
            <w:left w:val="none" w:sz="0" w:space="0" w:color="auto"/>
            <w:bottom w:val="none" w:sz="0" w:space="0" w:color="auto"/>
            <w:right w:val="none" w:sz="0" w:space="0" w:color="auto"/>
          </w:divBdr>
        </w:div>
        <w:div w:id="803697270">
          <w:marLeft w:val="480"/>
          <w:marRight w:val="0"/>
          <w:marTop w:val="0"/>
          <w:marBottom w:val="0"/>
          <w:divBdr>
            <w:top w:val="none" w:sz="0" w:space="0" w:color="auto"/>
            <w:left w:val="none" w:sz="0" w:space="0" w:color="auto"/>
            <w:bottom w:val="none" w:sz="0" w:space="0" w:color="auto"/>
            <w:right w:val="none" w:sz="0" w:space="0" w:color="auto"/>
          </w:divBdr>
        </w:div>
        <w:div w:id="1219122098">
          <w:marLeft w:val="480"/>
          <w:marRight w:val="0"/>
          <w:marTop w:val="0"/>
          <w:marBottom w:val="0"/>
          <w:divBdr>
            <w:top w:val="none" w:sz="0" w:space="0" w:color="auto"/>
            <w:left w:val="none" w:sz="0" w:space="0" w:color="auto"/>
            <w:bottom w:val="none" w:sz="0" w:space="0" w:color="auto"/>
            <w:right w:val="none" w:sz="0" w:space="0" w:color="auto"/>
          </w:divBdr>
        </w:div>
        <w:div w:id="1743133898">
          <w:marLeft w:val="480"/>
          <w:marRight w:val="0"/>
          <w:marTop w:val="0"/>
          <w:marBottom w:val="0"/>
          <w:divBdr>
            <w:top w:val="none" w:sz="0" w:space="0" w:color="auto"/>
            <w:left w:val="none" w:sz="0" w:space="0" w:color="auto"/>
            <w:bottom w:val="none" w:sz="0" w:space="0" w:color="auto"/>
            <w:right w:val="none" w:sz="0" w:space="0" w:color="auto"/>
          </w:divBdr>
        </w:div>
        <w:div w:id="335158145">
          <w:marLeft w:val="480"/>
          <w:marRight w:val="0"/>
          <w:marTop w:val="0"/>
          <w:marBottom w:val="0"/>
          <w:divBdr>
            <w:top w:val="none" w:sz="0" w:space="0" w:color="auto"/>
            <w:left w:val="none" w:sz="0" w:space="0" w:color="auto"/>
            <w:bottom w:val="none" w:sz="0" w:space="0" w:color="auto"/>
            <w:right w:val="none" w:sz="0" w:space="0" w:color="auto"/>
          </w:divBdr>
        </w:div>
        <w:div w:id="1076588160">
          <w:marLeft w:val="480"/>
          <w:marRight w:val="0"/>
          <w:marTop w:val="0"/>
          <w:marBottom w:val="0"/>
          <w:divBdr>
            <w:top w:val="none" w:sz="0" w:space="0" w:color="auto"/>
            <w:left w:val="none" w:sz="0" w:space="0" w:color="auto"/>
            <w:bottom w:val="none" w:sz="0" w:space="0" w:color="auto"/>
            <w:right w:val="none" w:sz="0" w:space="0" w:color="auto"/>
          </w:divBdr>
        </w:div>
        <w:div w:id="1498227620">
          <w:marLeft w:val="480"/>
          <w:marRight w:val="0"/>
          <w:marTop w:val="0"/>
          <w:marBottom w:val="0"/>
          <w:divBdr>
            <w:top w:val="none" w:sz="0" w:space="0" w:color="auto"/>
            <w:left w:val="none" w:sz="0" w:space="0" w:color="auto"/>
            <w:bottom w:val="none" w:sz="0" w:space="0" w:color="auto"/>
            <w:right w:val="none" w:sz="0" w:space="0" w:color="auto"/>
          </w:divBdr>
        </w:div>
        <w:div w:id="1289512826">
          <w:marLeft w:val="480"/>
          <w:marRight w:val="0"/>
          <w:marTop w:val="0"/>
          <w:marBottom w:val="0"/>
          <w:divBdr>
            <w:top w:val="none" w:sz="0" w:space="0" w:color="auto"/>
            <w:left w:val="none" w:sz="0" w:space="0" w:color="auto"/>
            <w:bottom w:val="none" w:sz="0" w:space="0" w:color="auto"/>
            <w:right w:val="none" w:sz="0" w:space="0" w:color="auto"/>
          </w:divBdr>
        </w:div>
        <w:div w:id="1785879500">
          <w:marLeft w:val="480"/>
          <w:marRight w:val="0"/>
          <w:marTop w:val="0"/>
          <w:marBottom w:val="0"/>
          <w:divBdr>
            <w:top w:val="none" w:sz="0" w:space="0" w:color="auto"/>
            <w:left w:val="none" w:sz="0" w:space="0" w:color="auto"/>
            <w:bottom w:val="none" w:sz="0" w:space="0" w:color="auto"/>
            <w:right w:val="none" w:sz="0" w:space="0" w:color="auto"/>
          </w:divBdr>
        </w:div>
        <w:div w:id="944923729">
          <w:marLeft w:val="480"/>
          <w:marRight w:val="0"/>
          <w:marTop w:val="0"/>
          <w:marBottom w:val="0"/>
          <w:divBdr>
            <w:top w:val="none" w:sz="0" w:space="0" w:color="auto"/>
            <w:left w:val="none" w:sz="0" w:space="0" w:color="auto"/>
            <w:bottom w:val="none" w:sz="0" w:space="0" w:color="auto"/>
            <w:right w:val="none" w:sz="0" w:space="0" w:color="auto"/>
          </w:divBdr>
        </w:div>
        <w:div w:id="384136202">
          <w:marLeft w:val="480"/>
          <w:marRight w:val="0"/>
          <w:marTop w:val="0"/>
          <w:marBottom w:val="0"/>
          <w:divBdr>
            <w:top w:val="none" w:sz="0" w:space="0" w:color="auto"/>
            <w:left w:val="none" w:sz="0" w:space="0" w:color="auto"/>
            <w:bottom w:val="none" w:sz="0" w:space="0" w:color="auto"/>
            <w:right w:val="none" w:sz="0" w:space="0" w:color="auto"/>
          </w:divBdr>
        </w:div>
        <w:div w:id="1338851800">
          <w:marLeft w:val="480"/>
          <w:marRight w:val="0"/>
          <w:marTop w:val="0"/>
          <w:marBottom w:val="0"/>
          <w:divBdr>
            <w:top w:val="none" w:sz="0" w:space="0" w:color="auto"/>
            <w:left w:val="none" w:sz="0" w:space="0" w:color="auto"/>
            <w:bottom w:val="none" w:sz="0" w:space="0" w:color="auto"/>
            <w:right w:val="none" w:sz="0" w:space="0" w:color="auto"/>
          </w:divBdr>
        </w:div>
        <w:div w:id="222109974">
          <w:marLeft w:val="480"/>
          <w:marRight w:val="0"/>
          <w:marTop w:val="0"/>
          <w:marBottom w:val="0"/>
          <w:divBdr>
            <w:top w:val="none" w:sz="0" w:space="0" w:color="auto"/>
            <w:left w:val="none" w:sz="0" w:space="0" w:color="auto"/>
            <w:bottom w:val="none" w:sz="0" w:space="0" w:color="auto"/>
            <w:right w:val="none" w:sz="0" w:space="0" w:color="auto"/>
          </w:divBdr>
        </w:div>
        <w:div w:id="1268998155">
          <w:marLeft w:val="480"/>
          <w:marRight w:val="0"/>
          <w:marTop w:val="0"/>
          <w:marBottom w:val="0"/>
          <w:divBdr>
            <w:top w:val="none" w:sz="0" w:space="0" w:color="auto"/>
            <w:left w:val="none" w:sz="0" w:space="0" w:color="auto"/>
            <w:bottom w:val="none" w:sz="0" w:space="0" w:color="auto"/>
            <w:right w:val="none" w:sz="0" w:space="0" w:color="auto"/>
          </w:divBdr>
        </w:div>
        <w:div w:id="484854411">
          <w:marLeft w:val="480"/>
          <w:marRight w:val="0"/>
          <w:marTop w:val="0"/>
          <w:marBottom w:val="0"/>
          <w:divBdr>
            <w:top w:val="none" w:sz="0" w:space="0" w:color="auto"/>
            <w:left w:val="none" w:sz="0" w:space="0" w:color="auto"/>
            <w:bottom w:val="none" w:sz="0" w:space="0" w:color="auto"/>
            <w:right w:val="none" w:sz="0" w:space="0" w:color="auto"/>
          </w:divBdr>
        </w:div>
        <w:div w:id="1501845784">
          <w:marLeft w:val="480"/>
          <w:marRight w:val="0"/>
          <w:marTop w:val="0"/>
          <w:marBottom w:val="0"/>
          <w:divBdr>
            <w:top w:val="none" w:sz="0" w:space="0" w:color="auto"/>
            <w:left w:val="none" w:sz="0" w:space="0" w:color="auto"/>
            <w:bottom w:val="none" w:sz="0" w:space="0" w:color="auto"/>
            <w:right w:val="none" w:sz="0" w:space="0" w:color="auto"/>
          </w:divBdr>
        </w:div>
        <w:div w:id="126975463">
          <w:marLeft w:val="480"/>
          <w:marRight w:val="0"/>
          <w:marTop w:val="0"/>
          <w:marBottom w:val="0"/>
          <w:divBdr>
            <w:top w:val="none" w:sz="0" w:space="0" w:color="auto"/>
            <w:left w:val="none" w:sz="0" w:space="0" w:color="auto"/>
            <w:bottom w:val="none" w:sz="0" w:space="0" w:color="auto"/>
            <w:right w:val="none" w:sz="0" w:space="0" w:color="auto"/>
          </w:divBdr>
        </w:div>
        <w:div w:id="912084651">
          <w:marLeft w:val="480"/>
          <w:marRight w:val="0"/>
          <w:marTop w:val="0"/>
          <w:marBottom w:val="0"/>
          <w:divBdr>
            <w:top w:val="none" w:sz="0" w:space="0" w:color="auto"/>
            <w:left w:val="none" w:sz="0" w:space="0" w:color="auto"/>
            <w:bottom w:val="none" w:sz="0" w:space="0" w:color="auto"/>
            <w:right w:val="none" w:sz="0" w:space="0" w:color="auto"/>
          </w:divBdr>
        </w:div>
        <w:div w:id="200679667">
          <w:marLeft w:val="480"/>
          <w:marRight w:val="0"/>
          <w:marTop w:val="0"/>
          <w:marBottom w:val="0"/>
          <w:divBdr>
            <w:top w:val="none" w:sz="0" w:space="0" w:color="auto"/>
            <w:left w:val="none" w:sz="0" w:space="0" w:color="auto"/>
            <w:bottom w:val="none" w:sz="0" w:space="0" w:color="auto"/>
            <w:right w:val="none" w:sz="0" w:space="0" w:color="auto"/>
          </w:divBdr>
        </w:div>
        <w:div w:id="206139270">
          <w:marLeft w:val="480"/>
          <w:marRight w:val="0"/>
          <w:marTop w:val="0"/>
          <w:marBottom w:val="0"/>
          <w:divBdr>
            <w:top w:val="none" w:sz="0" w:space="0" w:color="auto"/>
            <w:left w:val="none" w:sz="0" w:space="0" w:color="auto"/>
            <w:bottom w:val="none" w:sz="0" w:space="0" w:color="auto"/>
            <w:right w:val="none" w:sz="0" w:space="0" w:color="auto"/>
          </w:divBdr>
        </w:div>
        <w:div w:id="358551913">
          <w:marLeft w:val="480"/>
          <w:marRight w:val="0"/>
          <w:marTop w:val="0"/>
          <w:marBottom w:val="0"/>
          <w:divBdr>
            <w:top w:val="none" w:sz="0" w:space="0" w:color="auto"/>
            <w:left w:val="none" w:sz="0" w:space="0" w:color="auto"/>
            <w:bottom w:val="none" w:sz="0" w:space="0" w:color="auto"/>
            <w:right w:val="none" w:sz="0" w:space="0" w:color="auto"/>
          </w:divBdr>
        </w:div>
        <w:div w:id="2006011661">
          <w:marLeft w:val="480"/>
          <w:marRight w:val="0"/>
          <w:marTop w:val="0"/>
          <w:marBottom w:val="0"/>
          <w:divBdr>
            <w:top w:val="none" w:sz="0" w:space="0" w:color="auto"/>
            <w:left w:val="none" w:sz="0" w:space="0" w:color="auto"/>
            <w:bottom w:val="none" w:sz="0" w:space="0" w:color="auto"/>
            <w:right w:val="none" w:sz="0" w:space="0" w:color="auto"/>
          </w:divBdr>
        </w:div>
        <w:div w:id="1136029893">
          <w:marLeft w:val="480"/>
          <w:marRight w:val="0"/>
          <w:marTop w:val="0"/>
          <w:marBottom w:val="0"/>
          <w:divBdr>
            <w:top w:val="none" w:sz="0" w:space="0" w:color="auto"/>
            <w:left w:val="none" w:sz="0" w:space="0" w:color="auto"/>
            <w:bottom w:val="none" w:sz="0" w:space="0" w:color="auto"/>
            <w:right w:val="none" w:sz="0" w:space="0" w:color="auto"/>
          </w:divBdr>
        </w:div>
        <w:div w:id="1910924634">
          <w:marLeft w:val="480"/>
          <w:marRight w:val="0"/>
          <w:marTop w:val="0"/>
          <w:marBottom w:val="0"/>
          <w:divBdr>
            <w:top w:val="none" w:sz="0" w:space="0" w:color="auto"/>
            <w:left w:val="none" w:sz="0" w:space="0" w:color="auto"/>
            <w:bottom w:val="none" w:sz="0" w:space="0" w:color="auto"/>
            <w:right w:val="none" w:sz="0" w:space="0" w:color="auto"/>
          </w:divBdr>
        </w:div>
        <w:div w:id="1539047686">
          <w:marLeft w:val="480"/>
          <w:marRight w:val="0"/>
          <w:marTop w:val="0"/>
          <w:marBottom w:val="0"/>
          <w:divBdr>
            <w:top w:val="none" w:sz="0" w:space="0" w:color="auto"/>
            <w:left w:val="none" w:sz="0" w:space="0" w:color="auto"/>
            <w:bottom w:val="none" w:sz="0" w:space="0" w:color="auto"/>
            <w:right w:val="none" w:sz="0" w:space="0" w:color="auto"/>
          </w:divBdr>
        </w:div>
        <w:div w:id="1020813810">
          <w:marLeft w:val="480"/>
          <w:marRight w:val="0"/>
          <w:marTop w:val="0"/>
          <w:marBottom w:val="0"/>
          <w:divBdr>
            <w:top w:val="none" w:sz="0" w:space="0" w:color="auto"/>
            <w:left w:val="none" w:sz="0" w:space="0" w:color="auto"/>
            <w:bottom w:val="none" w:sz="0" w:space="0" w:color="auto"/>
            <w:right w:val="none" w:sz="0" w:space="0" w:color="auto"/>
          </w:divBdr>
        </w:div>
        <w:div w:id="897672033">
          <w:marLeft w:val="480"/>
          <w:marRight w:val="0"/>
          <w:marTop w:val="0"/>
          <w:marBottom w:val="0"/>
          <w:divBdr>
            <w:top w:val="none" w:sz="0" w:space="0" w:color="auto"/>
            <w:left w:val="none" w:sz="0" w:space="0" w:color="auto"/>
            <w:bottom w:val="none" w:sz="0" w:space="0" w:color="auto"/>
            <w:right w:val="none" w:sz="0" w:space="0" w:color="auto"/>
          </w:divBdr>
        </w:div>
        <w:div w:id="882525802">
          <w:marLeft w:val="480"/>
          <w:marRight w:val="0"/>
          <w:marTop w:val="0"/>
          <w:marBottom w:val="0"/>
          <w:divBdr>
            <w:top w:val="none" w:sz="0" w:space="0" w:color="auto"/>
            <w:left w:val="none" w:sz="0" w:space="0" w:color="auto"/>
            <w:bottom w:val="none" w:sz="0" w:space="0" w:color="auto"/>
            <w:right w:val="none" w:sz="0" w:space="0" w:color="auto"/>
          </w:divBdr>
        </w:div>
        <w:div w:id="2110077497">
          <w:marLeft w:val="480"/>
          <w:marRight w:val="0"/>
          <w:marTop w:val="0"/>
          <w:marBottom w:val="0"/>
          <w:divBdr>
            <w:top w:val="none" w:sz="0" w:space="0" w:color="auto"/>
            <w:left w:val="none" w:sz="0" w:space="0" w:color="auto"/>
            <w:bottom w:val="none" w:sz="0" w:space="0" w:color="auto"/>
            <w:right w:val="none" w:sz="0" w:space="0" w:color="auto"/>
          </w:divBdr>
        </w:div>
        <w:div w:id="1071122983">
          <w:marLeft w:val="480"/>
          <w:marRight w:val="0"/>
          <w:marTop w:val="0"/>
          <w:marBottom w:val="0"/>
          <w:divBdr>
            <w:top w:val="none" w:sz="0" w:space="0" w:color="auto"/>
            <w:left w:val="none" w:sz="0" w:space="0" w:color="auto"/>
            <w:bottom w:val="none" w:sz="0" w:space="0" w:color="auto"/>
            <w:right w:val="none" w:sz="0" w:space="0" w:color="auto"/>
          </w:divBdr>
        </w:div>
        <w:div w:id="194777464">
          <w:marLeft w:val="480"/>
          <w:marRight w:val="0"/>
          <w:marTop w:val="0"/>
          <w:marBottom w:val="0"/>
          <w:divBdr>
            <w:top w:val="none" w:sz="0" w:space="0" w:color="auto"/>
            <w:left w:val="none" w:sz="0" w:space="0" w:color="auto"/>
            <w:bottom w:val="none" w:sz="0" w:space="0" w:color="auto"/>
            <w:right w:val="none" w:sz="0" w:space="0" w:color="auto"/>
          </w:divBdr>
        </w:div>
        <w:div w:id="676691083">
          <w:marLeft w:val="480"/>
          <w:marRight w:val="0"/>
          <w:marTop w:val="0"/>
          <w:marBottom w:val="0"/>
          <w:divBdr>
            <w:top w:val="none" w:sz="0" w:space="0" w:color="auto"/>
            <w:left w:val="none" w:sz="0" w:space="0" w:color="auto"/>
            <w:bottom w:val="none" w:sz="0" w:space="0" w:color="auto"/>
            <w:right w:val="none" w:sz="0" w:space="0" w:color="auto"/>
          </w:divBdr>
        </w:div>
        <w:div w:id="2062904055">
          <w:marLeft w:val="480"/>
          <w:marRight w:val="0"/>
          <w:marTop w:val="0"/>
          <w:marBottom w:val="0"/>
          <w:divBdr>
            <w:top w:val="none" w:sz="0" w:space="0" w:color="auto"/>
            <w:left w:val="none" w:sz="0" w:space="0" w:color="auto"/>
            <w:bottom w:val="none" w:sz="0" w:space="0" w:color="auto"/>
            <w:right w:val="none" w:sz="0" w:space="0" w:color="auto"/>
          </w:divBdr>
        </w:div>
        <w:div w:id="741832155">
          <w:marLeft w:val="480"/>
          <w:marRight w:val="0"/>
          <w:marTop w:val="0"/>
          <w:marBottom w:val="0"/>
          <w:divBdr>
            <w:top w:val="none" w:sz="0" w:space="0" w:color="auto"/>
            <w:left w:val="none" w:sz="0" w:space="0" w:color="auto"/>
            <w:bottom w:val="none" w:sz="0" w:space="0" w:color="auto"/>
            <w:right w:val="none" w:sz="0" w:space="0" w:color="auto"/>
          </w:divBdr>
        </w:div>
        <w:div w:id="2095080462">
          <w:marLeft w:val="480"/>
          <w:marRight w:val="0"/>
          <w:marTop w:val="0"/>
          <w:marBottom w:val="0"/>
          <w:divBdr>
            <w:top w:val="none" w:sz="0" w:space="0" w:color="auto"/>
            <w:left w:val="none" w:sz="0" w:space="0" w:color="auto"/>
            <w:bottom w:val="none" w:sz="0" w:space="0" w:color="auto"/>
            <w:right w:val="none" w:sz="0" w:space="0" w:color="auto"/>
          </w:divBdr>
        </w:div>
        <w:div w:id="30500600">
          <w:marLeft w:val="480"/>
          <w:marRight w:val="0"/>
          <w:marTop w:val="0"/>
          <w:marBottom w:val="0"/>
          <w:divBdr>
            <w:top w:val="none" w:sz="0" w:space="0" w:color="auto"/>
            <w:left w:val="none" w:sz="0" w:space="0" w:color="auto"/>
            <w:bottom w:val="none" w:sz="0" w:space="0" w:color="auto"/>
            <w:right w:val="none" w:sz="0" w:space="0" w:color="auto"/>
          </w:divBdr>
        </w:div>
        <w:div w:id="1374885616">
          <w:marLeft w:val="480"/>
          <w:marRight w:val="0"/>
          <w:marTop w:val="0"/>
          <w:marBottom w:val="0"/>
          <w:divBdr>
            <w:top w:val="none" w:sz="0" w:space="0" w:color="auto"/>
            <w:left w:val="none" w:sz="0" w:space="0" w:color="auto"/>
            <w:bottom w:val="none" w:sz="0" w:space="0" w:color="auto"/>
            <w:right w:val="none" w:sz="0" w:space="0" w:color="auto"/>
          </w:divBdr>
        </w:div>
        <w:div w:id="246812732">
          <w:marLeft w:val="480"/>
          <w:marRight w:val="0"/>
          <w:marTop w:val="0"/>
          <w:marBottom w:val="0"/>
          <w:divBdr>
            <w:top w:val="none" w:sz="0" w:space="0" w:color="auto"/>
            <w:left w:val="none" w:sz="0" w:space="0" w:color="auto"/>
            <w:bottom w:val="none" w:sz="0" w:space="0" w:color="auto"/>
            <w:right w:val="none" w:sz="0" w:space="0" w:color="auto"/>
          </w:divBdr>
        </w:div>
        <w:div w:id="1742411942">
          <w:marLeft w:val="480"/>
          <w:marRight w:val="0"/>
          <w:marTop w:val="0"/>
          <w:marBottom w:val="0"/>
          <w:divBdr>
            <w:top w:val="none" w:sz="0" w:space="0" w:color="auto"/>
            <w:left w:val="none" w:sz="0" w:space="0" w:color="auto"/>
            <w:bottom w:val="none" w:sz="0" w:space="0" w:color="auto"/>
            <w:right w:val="none" w:sz="0" w:space="0" w:color="auto"/>
          </w:divBdr>
        </w:div>
        <w:div w:id="516971320">
          <w:marLeft w:val="480"/>
          <w:marRight w:val="0"/>
          <w:marTop w:val="0"/>
          <w:marBottom w:val="0"/>
          <w:divBdr>
            <w:top w:val="none" w:sz="0" w:space="0" w:color="auto"/>
            <w:left w:val="none" w:sz="0" w:space="0" w:color="auto"/>
            <w:bottom w:val="none" w:sz="0" w:space="0" w:color="auto"/>
            <w:right w:val="none" w:sz="0" w:space="0" w:color="auto"/>
          </w:divBdr>
        </w:div>
        <w:div w:id="660042191">
          <w:marLeft w:val="480"/>
          <w:marRight w:val="0"/>
          <w:marTop w:val="0"/>
          <w:marBottom w:val="0"/>
          <w:divBdr>
            <w:top w:val="none" w:sz="0" w:space="0" w:color="auto"/>
            <w:left w:val="none" w:sz="0" w:space="0" w:color="auto"/>
            <w:bottom w:val="none" w:sz="0" w:space="0" w:color="auto"/>
            <w:right w:val="none" w:sz="0" w:space="0" w:color="auto"/>
          </w:divBdr>
        </w:div>
        <w:div w:id="1238708190">
          <w:marLeft w:val="480"/>
          <w:marRight w:val="0"/>
          <w:marTop w:val="0"/>
          <w:marBottom w:val="0"/>
          <w:divBdr>
            <w:top w:val="none" w:sz="0" w:space="0" w:color="auto"/>
            <w:left w:val="none" w:sz="0" w:space="0" w:color="auto"/>
            <w:bottom w:val="none" w:sz="0" w:space="0" w:color="auto"/>
            <w:right w:val="none" w:sz="0" w:space="0" w:color="auto"/>
          </w:divBdr>
        </w:div>
        <w:div w:id="1597010497">
          <w:marLeft w:val="480"/>
          <w:marRight w:val="0"/>
          <w:marTop w:val="0"/>
          <w:marBottom w:val="0"/>
          <w:divBdr>
            <w:top w:val="none" w:sz="0" w:space="0" w:color="auto"/>
            <w:left w:val="none" w:sz="0" w:space="0" w:color="auto"/>
            <w:bottom w:val="none" w:sz="0" w:space="0" w:color="auto"/>
            <w:right w:val="none" w:sz="0" w:space="0" w:color="auto"/>
          </w:divBdr>
        </w:div>
        <w:div w:id="1453212693">
          <w:marLeft w:val="480"/>
          <w:marRight w:val="0"/>
          <w:marTop w:val="0"/>
          <w:marBottom w:val="0"/>
          <w:divBdr>
            <w:top w:val="none" w:sz="0" w:space="0" w:color="auto"/>
            <w:left w:val="none" w:sz="0" w:space="0" w:color="auto"/>
            <w:bottom w:val="none" w:sz="0" w:space="0" w:color="auto"/>
            <w:right w:val="none" w:sz="0" w:space="0" w:color="auto"/>
          </w:divBdr>
        </w:div>
        <w:div w:id="23019418">
          <w:marLeft w:val="480"/>
          <w:marRight w:val="0"/>
          <w:marTop w:val="0"/>
          <w:marBottom w:val="0"/>
          <w:divBdr>
            <w:top w:val="none" w:sz="0" w:space="0" w:color="auto"/>
            <w:left w:val="none" w:sz="0" w:space="0" w:color="auto"/>
            <w:bottom w:val="none" w:sz="0" w:space="0" w:color="auto"/>
            <w:right w:val="none" w:sz="0" w:space="0" w:color="auto"/>
          </w:divBdr>
        </w:div>
        <w:div w:id="290598365">
          <w:marLeft w:val="480"/>
          <w:marRight w:val="0"/>
          <w:marTop w:val="0"/>
          <w:marBottom w:val="0"/>
          <w:divBdr>
            <w:top w:val="none" w:sz="0" w:space="0" w:color="auto"/>
            <w:left w:val="none" w:sz="0" w:space="0" w:color="auto"/>
            <w:bottom w:val="none" w:sz="0" w:space="0" w:color="auto"/>
            <w:right w:val="none" w:sz="0" w:space="0" w:color="auto"/>
          </w:divBdr>
        </w:div>
        <w:div w:id="2048992145">
          <w:marLeft w:val="480"/>
          <w:marRight w:val="0"/>
          <w:marTop w:val="0"/>
          <w:marBottom w:val="0"/>
          <w:divBdr>
            <w:top w:val="none" w:sz="0" w:space="0" w:color="auto"/>
            <w:left w:val="none" w:sz="0" w:space="0" w:color="auto"/>
            <w:bottom w:val="none" w:sz="0" w:space="0" w:color="auto"/>
            <w:right w:val="none" w:sz="0" w:space="0" w:color="auto"/>
          </w:divBdr>
        </w:div>
        <w:div w:id="228153151">
          <w:marLeft w:val="480"/>
          <w:marRight w:val="0"/>
          <w:marTop w:val="0"/>
          <w:marBottom w:val="0"/>
          <w:divBdr>
            <w:top w:val="none" w:sz="0" w:space="0" w:color="auto"/>
            <w:left w:val="none" w:sz="0" w:space="0" w:color="auto"/>
            <w:bottom w:val="none" w:sz="0" w:space="0" w:color="auto"/>
            <w:right w:val="none" w:sz="0" w:space="0" w:color="auto"/>
          </w:divBdr>
        </w:div>
        <w:div w:id="488210391">
          <w:marLeft w:val="480"/>
          <w:marRight w:val="0"/>
          <w:marTop w:val="0"/>
          <w:marBottom w:val="0"/>
          <w:divBdr>
            <w:top w:val="none" w:sz="0" w:space="0" w:color="auto"/>
            <w:left w:val="none" w:sz="0" w:space="0" w:color="auto"/>
            <w:bottom w:val="none" w:sz="0" w:space="0" w:color="auto"/>
            <w:right w:val="none" w:sz="0" w:space="0" w:color="auto"/>
          </w:divBdr>
        </w:div>
        <w:div w:id="384069880">
          <w:marLeft w:val="480"/>
          <w:marRight w:val="0"/>
          <w:marTop w:val="0"/>
          <w:marBottom w:val="0"/>
          <w:divBdr>
            <w:top w:val="none" w:sz="0" w:space="0" w:color="auto"/>
            <w:left w:val="none" w:sz="0" w:space="0" w:color="auto"/>
            <w:bottom w:val="none" w:sz="0" w:space="0" w:color="auto"/>
            <w:right w:val="none" w:sz="0" w:space="0" w:color="auto"/>
          </w:divBdr>
        </w:div>
        <w:div w:id="2122213957">
          <w:marLeft w:val="480"/>
          <w:marRight w:val="0"/>
          <w:marTop w:val="0"/>
          <w:marBottom w:val="0"/>
          <w:divBdr>
            <w:top w:val="none" w:sz="0" w:space="0" w:color="auto"/>
            <w:left w:val="none" w:sz="0" w:space="0" w:color="auto"/>
            <w:bottom w:val="none" w:sz="0" w:space="0" w:color="auto"/>
            <w:right w:val="none" w:sz="0" w:space="0" w:color="auto"/>
          </w:divBdr>
        </w:div>
        <w:div w:id="2049067063">
          <w:marLeft w:val="480"/>
          <w:marRight w:val="0"/>
          <w:marTop w:val="0"/>
          <w:marBottom w:val="0"/>
          <w:divBdr>
            <w:top w:val="none" w:sz="0" w:space="0" w:color="auto"/>
            <w:left w:val="none" w:sz="0" w:space="0" w:color="auto"/>
            <w:bottom w:val="none" w:sz="0" w:space="0" w:color="auto"/>
            <w:right w:val="none" w:sz="0" w:space="0" w:color="auto"/>
          </w:divBdr>
        </w:div>
        <w:div w:id="1890651340">
          <w:marLeft w:val="480"/>
          <w:marRight w:val="0"/>
          <w:marTop w:val="0"/>
          <w:marBottom w:val="0"/>
          <w:divBdr>
            <w:top w:val="none" w:sz="0" w:space="0" w:color="auto"/>
            <w:left w:val="none" w:sz="0" w:space="0" w:color="auto"/>
            <w:bottom w:val="none" w:sz="0" w:space="0" w:color="auto"/>
            <w:right w:val="none" w:sz="0" w:space="0" w:color="auto"/>
          </w:divBdr>
        </w:div>
        <w:div w:id="1835686712">
          <w:marLeft w:val="480"/>
          <w:marRight w:val="0"/>
          <w:marTop w:val="0"/>
          <w:marBottom w:val="0"/>
          <w:divBdr>
            <w:top w:val="none" w:sz="0" w:space="0" w:color="auto"/>
            <w:left w:val="none" w:sz="0" w:space="0" w:color="auto"/>
            <w:bottom w:val="none" w:sz="0" w:space="0" w:color="auto"/>
            <w:right w:val="none" w:sz="0" w:space="0" w:color="auto"/>
          </w:divBdr>
        </w:div>
        <w:div w:id="414285312">
          <w:marLeft w:val="480"/>
          <w:marRight w:val="0"/>
          <w:marTop w:val="0"/>
          <w:marBottom w:val="0"/>
          <w:divBdr>
            <w:top w:val="none" w:sz="0" w:space="0" w:color="auto"/>
            <w:left w:val="none" w:sz="0" w:space="0" w:color="auto"/>
            <w:bottom w:val="none" w:sz="0" w:space="0" w:color="auto"/>
            <w:right w:val="none" w:sz="0" w:space="0" w:color="auto"/>
          </w:divBdr>
        </w:div>
        <w:div w:id="2104641135">
          <w:marLeft w:val="480"/>
          <w:marRight w:val="0"/>
          <w:marTop w:val="0"/>
          <w:marBottom w:val="0"/>
          <w:divBdr>
            <w:top w:val="none" w:sz="0" w:space="0" w:color="auto"/>
            <w:left w:val="none" w:sz="0" w:space="0" w:color="auto"/>
            <w:bottom w:val="none" w:sz="0" w:space="0" w:color="auto"/>
            <w:right w:val="none" w:sz="0" w:space="0" w:color="auto"/>
          </w:divBdr>
        </w:div>
        <w:div w:id="457452350">
          <w:marLeft w:val="480"/>
          <w:marRight w:val="0"/>
          <w:marTop w:val="0"/>
          <w:marBottom w:val="0"/>
          <w:divBdr>
            <w:top w:val="none" w:sz="0" w:space="0" w:color="auto"/>
            <w:left w:val="none" w:sz="0" w:space="0" w:color="auto"/>
            <w:bottom w:val="none" w:sz="0" w:space="0" w:color="auto"/>
            <w:right w:val="none" w:sz="0" w:space="0" w:color="auto"/>
          </w:divBdr>
        </w:div>
        <w:div w:id="157623078">
          <w:marLeft w:val="480"/>
          <w:marRight w:val="0"/>
          <w:marTop w:val="0"/>
          <w:marBottom w:val="0"/>
          <w:divBdr>
            <w:top w:val="none" w:sz="0" w:space="0" w:color="auto"/>
            <w:left w:val="none" w:sz="0" w:space="0" w:color="auto"/>
            <w:bottom w:val="none" w:sz="0" w:space="0" w:color="auto"/>
            <w:right w:val="none" w:sz="0" w:space="0" w:color="auto"/>
          </w:divBdr>
        </w:div>
        <w:div w:id="1746611546">
          <w:marLeft w:val="480"/>
          <w:marRight w:val="0"/>
          <w:marTop w:val="0"/>
          <w:marBottom w:val="0"/>
          <w:divBdr>
            <w:top w:val="none" w:sz="0" w:space="0" w:color="auto"/>
            <w:left w:val="none" w:sz="0" w:space="0" w:color="auto"/>
            <w:bottom w:val="none" w:sz="0" w:space="0" w:color="auto"/>
            <w:right w:val="none" w:sz="0" w:space="0" w:color="auto"/>
          </w:divBdr>
        </w:div>
        <w:div w:id="1905679154">
          <w:marLeft w:val="480"/>
          <w:marRight w:val="0"/>
          <w:marTop w:val="0"/>
          <w:marBottom w:val="0"/>
          <w:divBdr>
            <w:top w:val="none" w:sz="0" w:space="0" w:color="auto"/>
            <w:left w:val="none" w:sz="0" w:space="0" w:color="auto"/>
            <w:bottom w:val="none" w:sz="0" w:space="0" w:color="auto"/>
            <w:right w:val="none" w:sz="0" w:space="0" w:color="auto"/>
          </w:divBdr>
        </w:div>
      </w:divsChild>
    </w:div>
    <w:div w:id="981882775">
      <w:bodyDiv w:val="1"/>
      <w:marLeft w:val="0"/>
      <w:marRight w:val="0"/>
      <w:marTop w:val="0"/>
      <w:marBottom w:val="0"/>
      <w:divBdr>
        <w:top w:val="none" w:sz="0" w:space="0" w:color="auto"/>
        <w:left w:val="none" w:sz="0" w:space="0" w:color="auto"/>
        <w:bottom w:val="none" w:sz="0" w:space="0" w:color="auto"/>
        <w:right w:val="none" w:sz="0" w:space="0" w:color="auto"/>
      </w:divBdr>
      <w:divsChild>
        <w:div w:id="28997345">
          <w:marLeft w:val="480"/>
          <w:marRight w:val="0"/>
          <w:marTop w:val="0"/>
          <w:marBottom w:val="0"/>
          <w:divBdr>
            <w:top w:val="none" w:sz="0" w:space="0" w:color="auto"/>
            <w:left w:val="none" w:sz="0" w:space="0" w:color="auto"/>
            <w:bottom w:val="none" w:sz="0" w:space="0" w:color="auto"/>
            <w:right w:val="none" w:sz="0" w:space="0" w:color="auto"/>
          </w:divBdr>
        </w:div>
        <w:div w:id="49113964">
          <w:marLeft w:val="480"/>
          <w:marRight w:val="0"/>
          <w:marTop w:val="0"/>
          <w:marBottom w:val="0"/>
          <w:divBdr>
            <w:top w:val="none" w:sz="0" w:space="0" w:color="auto"/>
            <w:left w:val="none" w:sz="0" w:space="0" w:color="auto"/>
            <w:bottom w:val="none" w:sz="0" w:space="0" w:color="auto"/>
            <w:right w:val="none" w:sz="0" w:space="0" w:color="auto"/>
          </w:divBdr>
        </w:div>
        <w:div w:id="110167972">
          <w:marLeft w:val="480"/>
          <w:marRight w:val="0"/>
          <w:marTop w:val="0"/>
          <w:marBottom w:val="0"/>
          <w:divBdr>
            <w:top w:val="none" w:sz="0" w:space="0" w:color="auto"/>
            <w:left w:val="none" w:sz="0" w:space="0" w:color="auto"/>
            <w:bottom w:val="none" w:sz="0" w:space="0" w:color="auto"/>
            <w:right w:val="none" w:sz="0" w:space="0" w:color="auto"/>
          </w:divBdr>
        </w:div>
        <w:div w:id="136261256">
          <w:marLeft w:val="480"/>
          <w:marRight w:val="0"/>
          <w:marTop w:val="0"/>
          <w:marBottom w:val="0"/>
          <w:divBdr>
            <w:top w:val="none" w:sz="0" w:space="0" w:color="auto"/>
            <w:left w:val="none" w:sz="0" w:space="0" w:color="auto"/>
            <w:bottom w:val="none" w:sz="0" w:space="0" w:color="auto"/>
            <w:right w:val="none" w:sz="0" w:space="0" w:color="auto"/>
          </w:divBdr>
        </w:div>
        <w:div w:id="151144427">
          <w:marLeft w:val="480"/>
          <w:marRight w:val="0"/>
          <w:marTop w:val="0"/>
          <w:marBottom w:val="0"/>
          <w:divBdr>
            <w:top w:val="none" w:sz="0" w:space="0" w:color="auto"/>
            <w:left w:val="none" w:sz="0" w:space="0" w:color="auto"/>
            <w:bottom w:val="none" w:sz="0" w:space="0" w:color="auto"/>
            <w:right w:val="none" w:sz="0" w:space="0" w:color="auto"/>
          </w:divBdr>
        </w:div>
        <w:div w:id="152331717">
          <w:marLeft w:val="480"/>
          <w:marRight w:val="0"/>
          <w:marTop w:val="0"/>
          <w:marBottom w:val="0"/>
          <w:divBdr>
            <w:top w:val="none" w:sz="0" w:space="0" w:color="auto"/>
            <w:left w:val="none" w:sz="0" w:space="0" w:color="auto"/>
            <w:bottom w:val="none" w:sz="0" w:space="0" w:color="auto"/>
            <w:right w:val="none" w:sz="0" w:space="0" w:color="auto"/>
          </w:divBdr>
        </w:div>
        <w:div w:id="172304307">
          <w:marLeft w:val="480"/>
          <w:marRight w:val="0"/>
          <w:marTop w:val="0"/>
          <w:marBottom w:val="0"/>
          <w:divBdr>
            <w:top w:val="none" w:sz="0" w:space="0" w:color="auto"/>
            <w:left w:val="none" w:sz="0" w:space="0" w:color="auto"/>
            <w:bottom w:val="none" w:sz="0" w:space="0" w:color="auto"/>
            <w:right w:val="none" w:sz="0" w:space="0" w:color="auto"/>
          </w:divBdr>
        </w:div>
        <w:div w:id="179587793">
          <w:marLeft w:val="480"/>
          <w:marRight w:val="0"/>
          <w:marTop w:val="0"/>
          <w:marBottom w:val="0"/>
          <w:divBdr>
            <w:top w:val="none" w:sz="0" w:space="0" w:color="auto"/>
            <w:left w:val="none" w:sz="0" w:space="0" w:color="auto"/>
            <w:bottom w:val="none" w:sz="0" w:space="0" w:color="auto"/>
            <w:right w:val="none" w:sz="0" w:space="0" w:color="auto"/>
          </w:divBdr>
        </w:div>
        <w:div w:id="208538818">
          <w:marLeft w:val="480"/>
          <w:marRight w:val="0"/>
          <w:marTop w:val="0"/>
          <w:marBottom w:val="0"/>
          <w:divBdr>
            <w:top w:val="none" w:sz="0" w:space="0" w:color="auto"/>
            <w:left w:val="none" w:sz="0" w:space="0" w:color="auto"/>
            <w:bottom w:val="none" w:sz="0" w:space="0" w:color="auto"/>
            <w:right w:val="none" w:sz="0" w:space="0" w:color="auto"/>
          </w:divBdr>
        </w:div>
        <w:div w:id="218367317">
          <w:marLeft w:val="480"/>
          <w:marRight w:val="0"/>
          <w:marTop w:val="0"/>
          <w:marBottom w:val="0"/>
          <w:divBdr>
            <w:top w:val="none" w:sz="0" w:space="0" w:color="auto"/>
            <w:left w:val="none" w:sz="0" w:space="0" w:color="auto"/>
            <w:bottom w:val="none" w:sz="0" w:space="0" w:color="auto"/>
            <w:right w:val="none" w:sz="0" w:space="0" w:color="auto"/>
          </w:divBdr>
        </w:div>
        <w:div w:id="228350943">
          <w:marLeft w:val="480"/>
          <w:marRight w:val="0"/>
          <w:marTop w:val="0"/>
          <w:marBottom w:val="0"/>
          <w:divBdr>
            <w:top w:val="none" w:sz="0" w:space="0" w:color="auto"/>
            <w:left w:val="none" w:sz="0" w:space="0" w:color="auto"/>
            <w:bottom w:val="none" w:sz="0" w:space="0" w:color="auto"/>
            <w:right w:val="none" w:sz="0" w:space="0" w:color="auto"/>
          </w:divBdr>
        </w:div>
        <w:div w:id="271404184">
          <w:marLeft w:val="480"/>
          <w:marRight w:val="0"/>
          <w:marTop w:val="0"/>
          <w:marBottom w:val="0"/>
          <w:divBdr>
            <w:top w:val="none" w:sz="0" w:space="0" w:color="auto"/>
            <w:left w:val="none" w:sz="0" w:space="0" w:color="auto"/>
            <w:bottom w:val="none" w:sz="0" w:space="0" w:color="auto"/>
            <w:right w:val="none" w:sz="0" w:space="0" w:color="auto"/>
          </w:divBdr>
        </w:div>
        <w:div w:id="281426539">
          <w:marLeft w:val="480"/>
          <w:marRight w:val="0"/>
          <w:marTop w:val="0"/>
          <w:marBottom w:val="0"/>
          <w:divBdr>
            <w:top w:val="none" w:sz="0" w:space="0" w:color="auto"/>
            <w:left w:val="none" w:sz="0" w:space="0" w:color="auto"/>
            <w:bottom w:val="none" w:sz="0" w:space="0" w:color="auto"/>
            <w:right w:val="none" w:sz="0" w:space="0" w:color="auto"/>
          </w:divBdr>
        </w:div>
        <w:div w:id="287321445">
          <w:marLeft w:val="480"/>
          <w:marRight w:val="0"/>
          <w:marTop w:val="0"/>
          <w:marBottom w:val="0"/>
          <w:divBdr>
            <w:top w:val="none" w:sz="0" w:space="0" w:color="auto"/>
            <w:left w:val="none" w:sz="0" w:space="0" w:color="auto"/>
            <w:bottom w:val="none" w:sz="0" w:space="0" w:color="auto"/>
            <w:right w:val="none" w:sz="0" w:space="0" w:color="auto"/>
          </w:divBdr>
        </w:div>
        <w:div w:id="291862483">
          <w:marLeft w:val="480"/>
          <w:marRight w:val="0"/>
          <w:marTop w:val="0"/>
          <w:marBottom w:val="0"/>
          <w:divBdr>
            <w:top w:val="none" w:sz="0" w:space="0" w:color="auto"/>
            <w:left w:val="none" w:sz="0" w:space="0" w:color="auto"/>
            <w:bottom w:val="none" w:sz="0" w:space="0" w:color="auto"/>
            <w:right w:val="none" w:sz="0" w:space="0" w:color="auto"/>
          </w:divBdr>
        </w:div>
        <w:div w:id="315573947">
          <w:marLeft w:val="480"/>
          <w:marRight w:val="0"/>
          <w:marTop w:val="0"/>
          <w:marBottom w:val="0"/>
          <w:divBdr>
            <w:top w:val="none" w:sz="0" w:space="0" w:color="auto"/>
            <w:left w:val="none" w:sz="0" w:space="0" w:color="auto"/>
            <w:bottom w:val="none" w:sz="0" w:space="0" w:color="auto"/>
            <w:right w:val="none" w:sz="0" w:space="0" w:color="auto"/>
          </w:divBdr>
        </w:div>
        <w:div w:id="318585507">
          <w:marLeft w:val="480"/>
          <w:marRight w:val="0"/>
          <w:marTop w:val="0"/>
          <w:marBottom w:val="0"/>
          <w:divBdr>
            <w:top w:val="none" w:sz="0" w:space="0" w:color="auto"/>
            <w:left w:val="none" w:sz="0" w:space="0" w:color="auto"/>
            <w:bottom w:val="none" w:sz="0" w:space="0" w:color="auto"/>
            <w:right w:val="none" w:sz="0" w:space="0" w:color="auto"/>
          </w:divBdr>
        </w:div>
        <w:div w:id="323510757">
          <w:marLeft w:val="480"/>
          <w:marRight w:val="0"/>
          <w:marTop w:val="0"/>
          <w:marBottom w:val="0"/>
          <w:divBdr>
            <w:top w:val="none" w:sz="0" w:space="0" w:color="auto"/>
            <w:left w:val="none" w:sz="0" w:space="0" w:color="auto"/>
            <w:bottom w:val="none" w:sz="0" w:space="0" w:color="auto"/>
            <w:right w:val="none" w:sz="0" w:space="0" w:color="auto"/>
          </w:divBdr>
        </w:div>
        <w:div w:id="362362763">
          <w:marLeft w:val="480"/>
          <w:marRight w:val="0"/>
          <w:marTop w:val="0"/>
          <w:marBottom w:val="0"/>
          <w:divBdr>
            <w:top w:val="none" w:sz="0" w:space="0" w:color="auto"/>
            <w:left w:val="none" w:sz="0" w:space="0" w:color="auto"/>
            <w:bottom w:val="none" w:sz="0" w:space="0" w:color="auto"/>
            <w:right w:val="none" w:sz="0" w:space="0" w:color="auto"/>
          </w:divBdr>
        </w:div>
        <w:div w:id="430127458">
          <w:marLeft w:val="480"/>
          <w:marRight w:val="0"/>
          <w:marTop w:val="0"/>
          <w:marBottom w:val="0"/>
          <w:divBdr>
            <w:top w:val="none" w:sz="0" w:space="0" w:color="auto"/>
            <w:left w:val="none" w:sz="0" w:space="0" w:color="auto"/>
            <w:bottom w:val="none" w:sz="0" w:space="0" w:color="auto"/>
            <w:right w:val="none" w:sz="0" w:space="0" w:color="auto"/>
          </w:divBdr>
        </w:div>
        <w:div w:id="448864197">
          <w:marLeft w:val="480"/>
          <w:marRight w:val="0"/>
          <w:marTop w:val="0"/>
          <w:marBottom w:val="0"/>
          <w:divBdr>
            <w:top w:val="none" w:sz="0" w:space="0" w:color="auto"/>
            <w:left w:val="none" w:sz="0" w:space="0" w:color="auto"/>
            <w:bottom w:val="none" w:sz="0" w:space="0" w:color="auto"/>
            <w:right w:val="none" w:sz="0" w:space="0" w:color="auto"/>
          </w:divBdr>
        </w:div>
        <w:div w:id="463617363">
          <w:marLeft w:val="480"/>
          <w:marRight w:val="0"/>
          <w:marTop w:val="0"/>
          <w:marBottom w:val="0"/>
          <w:divBdr>
            <w:top w:val="none" w:sz="0" w:space="0" w:color="auto"/>
            <w:left w:val="none" w:sz="0" w:space="0" w:color="auto"/>
            <w:bottom w:val="none" w:sz="0" w:space="0" w:color="auto"/>
            <w:right w:val="none" w:sz="0" w:space="0" w:color="auto"/>
          </w:divBdr>
        </w:div>
        <w:div w:id="477308990">
          <w:marLeft w:val="480"/>
          <w:marRight w:val="0"/>
          <w:marTop w:val="0"/>
          <w:marBottom w:val="0"/>
          <w:divBdr>
            <w:top w:val="none" w:sz="0" w:space="0" w:color="auto"/>
            <w:left w:val="none" w:sz="0" w:space="0" w:color="auto"/>
            <w:bottom w:val="none" w:sz="0" w:space="0" w:color="auto"/>
            <w:right w:val="none" w:sz="0" w:space="0" w:color="auto"/>
          </w:divBdr>
        </w:div>
        <w:div w:id="511187450">
          <w:marLeft w:val="480"/>
          <w:marRight w:val="0"/>
          <w:marTop w:val="0"/>
          <w:marBottom w:val="0"/>
          <w:divBdr>
            <w:top w:val="none" w:sz="0" w:space="0" w:color="auto"/>
            <w:left w:val="none" w:sz="0" w:space="0" w:color="auto"/>
            <w:bottom w:val="none" w:sz="0" w:space="0" w:color="auto"/>
            <w:right w:val="none" w:sz="0" w:space="0" w:color="auto"/>
          </w:divBdr>
        </w:div>
        <w:div w:id="529998795">
          <w:marLeft w:val="480"/>
          <w:marRight w:val="0"/>
          <w:marTop w:val="0"/>
          <w:marBottom w:val="0"/>
          <w:divBdr>
            <w:top w:val="none" w:sz="0" w:space="0" w:color="auto"/>
            <w:left w:val="none" w:sz="0" w:space="0" w:color="auto"/>
            <w:bottom w:val="none" w:sz="0" w:space="0" w:color="auto"/>
            <w:right w:val="none" w:sz="0" w:space="0" w:color="auto"/>
          </w:divBdr>
        </w:div>
        <w:div w:id="533545552">
          <w:marLeft w:val="480"/>
          <w:marRight w:val="0"/>
          <w:marTop w:val="0"/>
          <w:marBottom w:val="0"/>
          <w:divBdr>
            <w:top w:val="none" w:sz="0" w:space="0" w:color="auto"/>
            <w:left w:val="none" w:sz="0" w:space="0" w:color="auto"/>
            <w:bottom w:val="none" w:sz="0" w:space="0" w:color="auto"/>
            <w:right w:val="none" w:sz="0" w:space="0" w:color="auto"/>
          </w:divBdr>
        </w:div>
        <w:div w:id="578947930">
          <w:marLeft w:val="480"/>
          <w:marRight w:val="0"/>
          <w:marTop w:val="0"/>
          <w:marBottom w:val="0"/>
          <w:divBdr>
            <w:top w:val="none" w:sz="0" w:space="0" w:color="auto"/>
            <w:left w:val="none" w:sz="0" w:space="0" w:color="auto"/>
            <w:bottom w:val="none" w:sz="0" w:space="0" w:color="auto"/>
            <w:right w:val="none" w:sz="0" w:space="0" w:color="auto"/>
          </w:divBdr>
        </w:div>
        <w:div w:id="639267077">
          <w:marLeft w:val="480"/>
          <w:marRight w:val="0"/>
          <w:marTop w:val="0"/>
          <w:marBottom w:val="0"/>
          <w:divBdr>
            <w:top w:val="none" w:sz="0" w:space="0" w:color="auto"/>
            <w:left w:val="none" w:sz="0" w:space="0" w:color="auto"/>
            <w:bottom w:val="none" w:sz="0" w:space="0" w:color="auto"/>
            <w:right w:val="none" w:sz="0" w:space="0" w:color="auto"/>
          </w:divBdr>
        </w:div>
        <w:div w:id="686060969">
          <w:marLeft w:val="480"/>
          <w:marRight w:val="0"/>
          <w:marTop w:val="0"/>
          <w:marBottom w:val="0"/>
          <w:divBdr>
            <w:top w:val="none" w:sz="0" w:space="0" w:color="auto"/>
            <w:left w:val="none" w:sz="0" w:space="0" w:color="auto"/>
            <w:bottom w:val="none" w:sz="0" w:space="0" w:color="auto"/>
            <w:right w:val="none" w:sz="0" w:space="0" w:color="auto"/>
          </w:divBdr>
        </w:div>
        <w:div w:id="689600620">
          <w:marLeft w:val="480"/>
          <w:marRight w:val="0"/>
          <w:marTop w:val="0"/>
          <w:marBottom w:val="0"/>
          <w:divBdr>
            <w:top w:val="none" w:sz="0" w:space="0" w:color="auto"/>
            <w:left w:val="none" w:sz="0" w:space="0" w:color="auto"/>
            <w:bottom w:val="none" w:sz="0" w:space="0" w:color="auto"/>
            <w:right w:val="none" w:sz="0" w:space="0" w:color="auto"/>
          </w:divBdr>
        </w:div>
        <w:div w:id="753010648">
          <w:marLeft w:val="480"/>
          <w:marRight w:val="0"/>
          <w:marTop w:val="0"/>
          <w:marBottom w:val="0"/>
          <w:divBdr>
            <w:top w:val="none" w:sz="0" w:space="0" w:color="auto"/>
            <w:left w:val="none" w:sz="0" w:space="0" w:color="auto"/>
            <w:bottom w:val="none" w:sz="0" w:space="0" w:color="auto"/>
            <w:right w:val="none" w:sz="0" w:space="0" w:color="auto"/>
          </w:divBdr>
        </w:div>
        <w:div w:id="761341457">
          <w:marLeft w:val="480"/>
          <w:marRight w:val="0"/>
          <w:marTop w:val="0"/>
          <w:marBottom w:val="0"/>
          <w:divBdr>
            <w:top w:val="none" w:sz="0" w:space="0" w:color="auto"/>
            <w:left w:val="none" w:sz="0" w:space="0" w:color="auto"/>
            <w:bottom w:val="none" w:sz="0" w:space="0" w:color="auto"/>
            <w:right w:val="none" w:sz="0" w:space="0" w:color="auto"/>
          </w:divBdr>
        </w:div>
        <w:div w:id="796067542">
          <w:marLeft w:val="480"/>
          <w:marRight w:val="0"/>
          <w:marTop w:val="0"/>
          <w:marBottom w:val="0"/>
          <w:divBdr>
            <w:top w:val="none" w:sz="0" w:space="0" w:color="auto"/>
            <w:left w:val="none" w:sz="0" w:space="0" w:color="auto"/>
            <w:bottom w:val="none" w:sz="0" w:space="0" w:color="auto"/>
            <w:right w:val="none" w:sz="0" w:space="0" w:color="auto"/>
          </w:divBdr>
        </w:div>
        <w:div w:id="815991990">
          <w:marLeft w:val="480"/>
          <w:marRight w:val="0"/>
          <w:marTop w:val="0"/>
          <w:marBottom w:val="0"/>
          <w:divBdr>
            <w:top w:val="none" w:sz="0" w:space="0" w:color="auto"/>
            <w:left w:val="none" w:sz="0" w:space="0" w:color="auto"/>
            <w:bottom w:val="none" w:sz="0" w:space="0" w:color="auto"/>
            <w:right w:val="none" w:sz="0" w:space="0" w:color="auto"/>
          </w:divBdr>
        </w:div>
        <w:div w:id="821430557">
          <w:marLeft w:val="480"/>
          <w:marRight w:val="0"/>
          <w:marTop w:val="0"/>
          <w:marBottom w:val="0"/>
          <w:divBdr>
            <w:top w:val="none" w:sz="0" w:space="0" w:color="auto"/>
            <w:left w:val="none" w:sz="0" w:space="0" w:color="auto"/>
            <w:bottom w:val="none" w:sz="0" w:space="0" w:color="auto"/>
            <w:right w:val="none" w:sz="0" w:space="0" w:color="auto"/>
          </w:divBdr>
        </w:div>
        <w:div w:id="824080930">
          <w:marLeft w:val="480"/>
          <w:marRight w:val="0"/>
          <w:marTop w:val="0"/>
          <w:marBottom w:val="0"/>
          <w:divBdr>
            <w:top w:val="none" w:sz="0" w:space="0" w:color="auto"/>
            <w:left w:val="none" w:sz="0" w:space="0" w:color="auto"/>
            <w:bottom w:val="none" w:sz="0" w:space="0" w:color="auto"/>
            <w:right w:val="none" w:sz="0" w:space="0" w:color="auto"/>
          </w:divBdr>
        </w:div>
        <w:div w:id="835344371">
          <w:marLeft w:val="480"/>
          <w:marRight w:val="0"/>
          <w:marTop w:val="0"/>
          <w:marBottom w:val="0"/>
          <w:divBdr>
            <w:top w:val="none" w:sz="0" w:space="0" w:color="auto"/>
            <w:left w:val="none" w:sz="0" w:space="0" w:color="auto"/>
            <w:bottom w:val="none" w:sz="0" w:space="0" w:color="auto"/>
            <w:right w:val="none" w:sz="0" w:space="0" w:color="auto"/>
          </w:divBdr>
        </w:div>
        <w:div w:id="846091508">
          <w:marLeft w:val="480"/>
          <w:marRight w:val="0"/>
          <w:marTop w:val="0"/>
          <w:marBottom w:val="0"/>
          <w:divBdr>
            <w:top w:val="none" w:sz="0" w:space="0" w:color="auto"/>
            <w:left w:val="none" w:sz="0" w:space="0" w:color="auto"/>
            <w:bottom w:val="none" w:sz="0" w:space="0" w:color="auto"/>
            <w:right w:val="none" w:sz="0" w:space="0" w:color="auto"/>
          </w:divBdr>
        </w:div>
        <w:div w:id="848910255">
          <w:marLeft w:val="480"/>
          <w:marRight w:val="0"/>
          <w:marTop w:val="0"/>
          <w:marBottom w:val="0"/>
          <w:divBdr>
            <w:top w:val="none" w:sz="0" w:space="0" w:color="auto"/>
            <w:left w:val="none" w:sz="0" w:space="0" w:color="auto"/>
            <w:bottom w:val="none" w:sz="0" w:space="0" w:color="auto"/>
            <w:right w:val="none" w:sz="0" w:space="0" w:color="auto"/>
          </w:divBdr>
        </w:div>
        <w:div w:id="873468369">
          <w:marLeft w:val="480"/>
          <w:marRight w:val="0"/>
          <w:marTop w:val="0"/>
          <w:marBottom w:val="0"/>
          <w:divBdr>
            <w:top w:val="none" w:sz="0" w:space="0" w:color="auto"/>
            <w:left w:val="none" w:sz="0" w:space="0" w:color="auto"/>
            <w:bottom w:val="none" w:sz="0" w:space="0" w:color="auto"/>
            <w:right w:val="none" w:sz="0" w:space="0" w:color="auto"/>
          </w:divBdr>
        </w:div>
        <w:div w:id="899634544">
          <w:marLeft w:val="480"/>
          <w:marRight w:val="0"/>
          <w:marTop w:val="0"/>
          <w:marBottom w:val="0"/>
          <w:divBdr>
            <w:top w:val="none" w:sz="0" w:space="0" w:color="auto"/>
            <w:left w:val="none" w:sz="0" w:space="0" w:color="auto"/>
            <w:bottom w:val="none" w:sz="0" w:space="0" w:color="auto"/>
            <w:right w:val="none" w:sz="0" w:space="0" w:color="auto"/>
          </w:divBdr>
        </w:div>
        <w:div w:id="927347096">
          <w:marLeft w:val="480"/>
          <w:marRight w:val="0"/>
          <w:marTop w:val="0"/>
          <w:marBottom w:val="0"/>
          <w:divBdr>
            <w:top w:val="none" w:sz="0" w:space="0" w:color="auto"/>
            <w:left w:val="none" w:sz="0" w:space="0" w:color="auto"/>
            <w:bottom w:val="none" w:sz="0" w:space="0" w:color="auto"/>
            <w:right w:val="none" w:sz="0" w:space="0" w:color="auto"/>
          </w:divBdr>
        </w:div>
        <w:div w:id="929120420">
          <w:marLeft w:val="480"/>
          <w:marRight w:val="0"/>
          <w:marTop w:val="0"/>
          <w:marBottom w:val="0"/>
          <w:divBdr>
            <w:top w:val="none" w:sz="0" w:space="0" w:color="auto"/>
            <w:left w:val="none" w:sz="0" w:space="0" w:color="auto"/>
            <w:bottom w:val="none" w:sz="0" w:space="0" w:color="auto"/>
            <w:right w:val="none" w:sz="0" w:space="0" w:color="auto"/>
          </w:divBdr>
        </w:div>
        <w:div w:id="954218673">
          <w:marLeft w:val="480"/>
          <w:marRight w:val="0"/>
          <w:marTop w:val="0"/>
          <w:marBottom w:val="0"/>
          <w:divBdr>
            <w:top w:val="none" w:sz="0" w:space="0" w:color="auto"/>
            <w:left w:val="none" w:sz="0" w:space="0" w:color="auto"/>
            <w:bottom w:val="none" w:sz="0" w:space="0" w:color="auto"/>
            <w:right w:val="none" w:sz="0" w:space="0" w:color="auto"/>
          </w:divBdr>
        </w:div>
        <w:div w:id="993685760">
          <w:marLeft w:val="480"/>
          <w:marRight w:val="0"/>
          <w:marTop w:val="0"/>
          <w:marBottom w:val="0"/>
          <w:divBdr>
            <w:top w:val="none" w:sz="0" w:space="0" w:color="auto"/>
            <w:left w:val="none" w:sz="0" w:space="0" w:color="auto"/>
            <w:bottom w:val="none" w:sz="0" w:space="0" w:color="auto"/>
            <w:right w:val="none" w:sz="0" w:space="0" w:color="auto"/>
          </w:divBdr>
        </w:div>
        <w:div w:id="1017972441">
          <w:marLeft w:val="480"/>
          <w:marRight w:val="0"/>
          <w:marTop w:val="0"/>
          <w:marBottom w:val="0"/>
          <w:divBdr>
            <w:top w:val="none" w:sz="0" w:space="0" w:color="auto"/>
            <w:left w:val="none" w:sz="0" w:space="0" w:color="auto"/>
            <w:bottom w:val="none" w:sz="0" w:space="0" w:color="auto"/>
            <w:right w:val="none" w:sz="0" w:space="0" w:color="auto"/>
          </w:divBdr>
        </w:div>
        <w:div w:id="1034303720">
          <w:marLeft w:val="480"/>
          <w:marRight w:val="0"/>
          <w:marTop w:val="0"/>
          <w:marBottom w:val="0"/>
          <w:divBdr>
            <w:top w:val="none" w:sz="0" w:space="0" w:color="auto"/>
            <w:left w:val="none" w:sz="0" w:space="0" w:color="auto"/>
            <w:bottom w:val="none" w:sz="0" w:space="0" w:color="auto"/>
            <w:right w:val="none" w:sz="0" w:space="0" w:color="auto"/>
          </w:divBdr>
        </w:div>
        <w:div w:id="1035035768">
          <w:marLeft w:val="480"/>
          <w:marRight w:val="0"/>
          <w:marTop w:val="0"/>
          <w:marBottom w:val="0"/>
          <w:divBdr>
            <w:top w:val="none" w:sz="0" w:space="0" w:color="auto"/>
            <w:left w:val="none" w:sz="0" w:space="0" w:color="auto"/>
            <w:bottom w:val="none" w:sz="0" w:space="0" w:color="auto"/>
            <w:right w:val="none" w:sz="0" w:space="0" w:color="auto"/>
          </w:divBdr>
        </w:div>
        <w:div w:id="1104687603">
          <w:marLeft w:val="480"/>
          <w:marRight w:val="0"/>
          <w:marTop w:val="0"/>
          <w:marBottom w:val="0"/>
          <w:divBdr>
            <w:top w:val="none" w:sz="0" w:space="0" w:color="auto"/>
            <w:left w:val="none" w:sz="0" w:space="0" w:color="auto"/>
            <w:bottom w:val="none" w:sz="0" w:space="0" w:color="auto"/>
            <w:right w:val="none" w:sz="0" w:space="0" w:color="auto"/>
          </w:divBdr>
        </w:div>
        <w:div w:id="1166625817">
          <w:marLeft w:val="480"/>
          <w:marRight w:val="0"/>
          <w:marTop w:val="0"/>
          <w:marBottom w:val="0"/>
          <w:divBdr>
            <w:top w:val="none" w:sz="0" w:space="0" w:color="auto"/>
            <w:left w:val="none" w:sz="0" w:space="0" w:color="auto"/>
            <w:bottom w:val="none" w:sz="0" w:space="0" w:color="auto"/>
            <w:right w:val="none" w:sz="0" w:space="0" w:color="auto"/>
          </w:divBdr>
        </w:div>
        <w:div w:id="1205753464">
          <w:marLeft w:val="480"/>
          <w:marRight w:val="0"/>
          <w:marTop w:val="0"/>
          <w:marBottom w:val="0"/>
          <w:divBdr>
            <w:top w:val="none" w:sz="0" w:space="0" w:color="auto"/>
            <w:left w:val="none" w:sz="0" w:space="0" w:color="auto"/>
            <w:bottom w:val="none" w:sz="0" w:space="0" w:color="auto"/>
            <w:right w:val="none" w:sz="0" w:space="0" w:color="auto"/>
          </w:divBdr>
        </w:div>
        <w:div w:id="1267150196">
          <w:marLeft w:val="480"/>
          <w:marRight w:val="0"/>
          <w:marTop w:val="0"/>
          <w:marBottom w:val="0"/>
          <w:divBdr>
            <w:top w:val="none" w:sz="0" w:space="0" w:color="auto"/>
            <w:left w:val="none" w:sz="0" w:space="0" w:color="auto"/>
            <w:bottom w:val="none" w:sz="0" w:space="0" w:color="auto"/>
            <w:right w:val="none" w:sz="0" w:space="0" w:color="auto"/>
          </w:divBdr>
        </w:div>
        <w:div w:id="1288395720">
          <w:marLeft w:val="480"/>
          <w:marRight w:val="0"/>
          <w:marTop w:val="0"/>
          <w:marBottom w:val="0"/>
          <w:divBdr>
            <w:top w:val="none" w:sz="0" w:space="0" w:color="auto"/>
            <w:left w:val="none" w:sz="0" w:space="0" w:color="auto"/>
            <w:bottom w:val="none" w:sz="0" w:space="0" w:color="auto"/>
            <w:right w:val="none" w:sz="0" w:space="0" w:color="auto"/>
          </w:divBdr>
        </w:div>
        <w:div w:id="1334919338">
          <w:marLeft w:val="480"/>
          <w:marRight w:val="0"/>
          <w:marTop w:val="0"/>
          <w:marBottom w:val="0"/>
          <w:divBdr>
            <w:top w:val="none" w:sz="0" w:space="0" w:color="auto"/>
            <w:left w:val="none" w:sz="0" w:space="0" w:color="auto"/>
            <w:bottom w:val="none" w:sz="0" w:space="0" w:color="auto"/>
            <w:right w:val="none" w:sz="0" w:space="0" w:color="auto"/>
          </w:divBdr>
        </w:div>
        <w:div w:id="1335255635">
          <w:marLeft w:val="480"/>
          <w:marRight w:val="0"/>
          <w:marTop w:val="0"/>
          <w:marBottom w:val="0"/>
          <w:divBdr>
            <w:top w:val="none" w:sz="0" w:space="0" w:color="auto"/>
            <w:left w:val="none" w:sz="0" w:space="0" w:color="auto"/>
            <w:bottom w:val="none" w:sz="0" w:space="0" w:color="auto"/>
            <w:right w:val="none" w:sz="0" w:space="0" w:color="auto"/>
          </w:divBdr>
        </w:div>
        <w:div w:id="1482963476">
          <w:marLeft w:val="480"/>
          <w:marRight w:val="0"/>
          <w:marTop w:val="0"/>
          <w:marBottom w:val="0"/>
          <w:divBdr>
            <w:top w:val="none" w:sz="0" w:space="0" w:color="auto"/>
            <w:left w:val="none" w:sz="0" w:space="0" w:color="auto"/>
            <w:bottom w:val="none" w:sz="0" w:space="0" w:color="auto"/>
            <w:right w:val="none" w:sz="0" w:space="0" w:color="auto"/>
          </w:divBdr>
        </w:div>
        <w:div w:id="1525824069">
          <w:marLeft w:val="480"/>
          <w:marRight w:val="0"/>
          <w:marTop w:val="0"/>
          <w:marBottom w:val="0"/>
          <w:divBdr>
            <w:top w:val="none" w:sz="0" w:space="0" w:color="auto"/>
            <w:left w:val="none" w:sz="0" w:space="0" w:color="auto"/>
            <w:bottom w:val="none" w:sz="0" w:space="0" w:color="auto"/>
            <w:right w:val="none" w:sz="0" w:space="0" w:color="auto"/>
          </w:divBdr>
        </w:div>
        <w:div w:id="1534028755">
          <w:marLeft w:val="480"/>
          <w:marRight w:val="0"/>
          <w:marTop w:val="0"/>
          <w:marBottom w:val="0"/>
          <w:divBdr>
            <w:top w:val="none" w:sz="0" w:space="0" w:color="auto"/>
            <w:left w:val="none" w:sz="0" w:space="0" w:color="auto"/>
            <w:bottom w:val="none" w:sz="0" w:space="0" w:color="auto"/>
            <w:right w:val="none" w:sz="0" w:space="0" w:color="auto"/>
          </w:divBdr>
        </w:div>
        <w:div w:id="1545410892">
          <w:marLeft w:val="480"/>
          <w:marRight w:val="0"/>
          <w:marTop w:val="0"/>
          <w:marBottom w:val="0"/>
          <w:divBdr>
            <w:top w:val="none" w:sz="0" w:space="0" w:color="auto"/>
            <w:left w:val="none" w:sz="0" w:space="0" w:color="auto"/>
            <w:bottom w:val="none" w:sz="0" w:space="0" w:color="auto"/>
            <w:right w:val="none" w:sz="0" w:space="0" w:color="auto"/>
          </w:divBdr>
        </w:div>
        <w:div w:id="1591429596">
          <w:marLeft w:val="480"/>
          <w:marRight w:val="0"/>
          <w:marTop w:val="0"/>
          <w:marBottom w:val="0"/>
          <w:divBdr>
            <w:top w:val="none" w:sz="0" w:space="0" w:color="auto"/>
            <w:left w:val="none" w:sz="0" w:space="0" w:color="auto"/>
            <w:bottom w:val="none" w:sz="0" w:space="0" w:color="auto"/>
            <w:right w:val="none" w:sz="0" w:space="0" w:color="auto"/>
          </w:divBdr>
        </w:div>
        <w:div w:id="1612393472">
          <w:marLeft w:val="480"/>
          <w:marRight w:val="0"/>
          <w:marTop w:val="0"/>
          <w:marBottom w:val="0"/>
          <w:divBdr>
            <w:top w:val="none" w:sz="0" w:space="0" w:color="auto"/>
            <w:left w:val="none" w:sz="0" w:space="0" w:color="auto"/>
            <w:bottom w:val="none" w:sz="0" w:space="0" w:color="auto"/>
            <w:right w:val="none" w:sz="0" w:space="0" w:color="auto"/>
          </w:divBdr>
        </w:div>
        <w:div w:id="1628319322">
          <w:marLeft w:val="480"/>
          <w:marRight w:val="0"/>
          <w:marTop w:val="0"/>
          <w:marBottom w:val="0"/>
          <w:divBdr>
            <w:top w:val="none" w:sz="0" w:space="0" w:color="auto"/>
            <w:left w:val="none" w:sz="0" w:space="0" w:color="auto"/>
            <w:bottom w:val="none" w:sz="0" w:space="0" w:color="auto"/>
            <w:right w:val="none" w:sz="0" w:space="0" w:color="auto"/>
          </w:divBdr>
        </w:div>
        <w:div w:id="1658344712">
          <w:marLeft w:val="480"/>
          <w:marRight w:val="0"/>
          <w:marTop w:val="0"/>
          <w:marBottom w:val="0"/>
          <w:divBdr>
            <w:top w:val="none" w:sz="0" w:space="0" w:color="auto"/>
            <w:left w:val="none" w:sz="0" w:space="0" w:color="auto"/>
            <w:bottom w:val="none" w:sz="0" w:space="0" w:color="auto"/>
            <w:right w:val="none" w:sz="0" w:space="0" w:color="auto"/>
          </w:divBdr>
        </w:div>
        <w:div w:id="1684939005">
          <w:marLeft w:val="480"/>
          <w:marRight w:val="0"/>
          <w:marTop w:val="0"/>
          <w:marBottom w:val="0"/>
          <w:divBdr>
            <w:top w:val="none" w:sz="0" w:space="0" w:color="auto"/>
            <w:left w:val="none" w:sz="0" w:space="0" w:color="auto"/>
            <w:bottom w:val="none" w:sz="0" w:space="0" w:color="auto"/>
            <w:right w:val="none" w:sz="0" w:space="0" w:color="auto"/>
          </w:divBdr>
        </w:div>
        <w:div w:id="1736778634">
          <w:marLeft w:val="480"/>
          <w:marRight w:val="0"/>
          <w:marTop w:val="0"/>
          <w:marBottom w:val="0"/>
          <w:divBdr>
            <w:top w:val="none" w:sz="0" w:space="0" w:color="auto"/>
            <w:left w:val="none" w:sz="0" w:space="0" w:color="auto"/>
            <w:bottom w:val="none" w:sz="0" w:space="0" w:color="auto"/>
            <w:right w:val="none" w:sz="0" w:space="0" w:color="auto"/>
          </w:divBdr>
        </w:div>
        <w:div w:id="1793328296">
          <w:marLeft w:val="480"/>
          <w:marRight w:val="0"/>
          <w:marTop w:val="0"/>
          <w:marBottom w:val="0"/>
          <w:divBdr>
            <w:top w:val="none" w:sz="0" w:space="0" w:color="auto"/>
            <w:left w:val="none" w:sz="0" w:space="0" w:color="auto"/>
            <w:bottom w:val="none" w:sz="0" w:space="0" w:color="auto"/>
            <w:right w:val="none" w:sz="0" w:space="0" w:color="auto"/>
          </w:divBdr>
        </w:div>
        <w:div w:id="1795556100">
          <w:marLeft w:val="480"/>
          <w:marRight w:val="0"/>
          <w:marTop w:val="0"/>
          <w:marBottom w:val="0"/>
          <w:divBdr>
            <w:top w:val="none" w:sz="0" w:space="0" w:color="auto"/>
            <w:left w:val="none" w:sz="0" w:space="0" w:color="auto"/>
            <w:bottom w:val="none" w:sz="0" w:space="0" w:color="auto"/>
            <w:right w:val="none" w:sz="0" w:space="0" w:color="auto"/>
          </w:divBdr>
        </w:div>
        <w:div w:id="1836385018">
          <w:marLeft w:val="480"/>
          <w:marRight w:val="0"/>
          <w:marTop w:val="0"/>
          <w:marBottom w:val="0"/>
          <w:divBdr>
            <w:top w:val="none" w:sz="0" w:space="0" w:color="auto"/>
            <w:left w:val="none" w:sz="0" w:space="0" w:color="auto"/>
            <w:bottom w:val="none" w:sz="0" w:space="0" w:color="auto"/>
            <w:right w:val="none" w:sz="0" w:space="0" w:color="auto"/>
          </w:divBdr>
        </w:div>
        <w:div w:id="1843619431">
          <w:marLeft w:val="480"/>
          <w:marRight w:val="0"/>
          <w:marTop w:val="0"/>
          <w:marBottom w:val="0"/>
          <w:divBdr>
            <w:top w:val="none" w:sz="0" w:space="0" w:color="auto"/>
            <w:left w:val="none" w:sz="0" w:space="0" w:color="auto"/>
            <w:bottom w:val="none" w:sz="0" w:space="0" w:color="auto"/>
            <w:right w:val="none" w:sz="0" w:space="0" w:color="auto"/>
          </w:divBdr>
        </w:div>
        <w:div w:id="1856309855">
          <w:marLeft w:val="480"/>
          <w:marRight w:val="0"/>
          <w:marTop w:val="0"/>
          <w:marBottom w:val="0"/>
          <w:divBdr>
            <w:top w:val="none" w:sz="0" w:space="0" w:color="auto"/>
            <w:left w:val="none" w:sz="0" w:space="0" w:color="auto"/>
            <w:bottom w:val="none" w:sz="0" w:space="0" w:color="auto"/>
            <w:right w:val="none" w:sz="0" w:space="0" w:color="auto"/>
          </w:divBdr>
        </w:div>
        <w:div w:id="1888646125">
          <w:marLeft w:val="480"/>
          <w:marRight w:val="0"/>
          <w:marTop w:val="0"/>
          <w:marBottom w:val="0"/>
          <w:divBdr>
            <w:top w:val="none" w:sz="0" w:space="0" w:color="auto"/>
            <w:left w:val="none" w:sz="0" w:space="0" w:color="auto"/>
            <w:bottom w:val="none" w:sz="0" w:space="0" w:color="auto"/>
            <w:right w:val="none" w:sz="0" w:space="0" w:color="auto"/>
          </w:divBdr>
        </w:div>
        <w:div w:id="1952273908">
          <w:marLeft w:val="480"/>
          <w:marRight w:val="0"/>
          <w:marTop w:val="0"/>
          <w:marBottom w:val="0"/>
          <w:divBdr>
            <w:top w:val="none" w:sz="0" w:space="0" w:color="auto"/>
            <w:left w:val="none" w:sz="0" w:space="0" w:color="auto"/>
            <w:bottom w:val="none" w:sz="0" w:space="0" w:color="auto"/>
            <w:right w:val="none" w:sz="0" w:space="0" w:color="auto"/>
          </w:divBdr>
        </w:div>
        <w:div w:id="1993631942">
          <w:marLeft w:val="480"/>
          <w:marRight w:val="0"/>
          <w:marTop w:val="0"/>
          <w:marBottom w:val="0"/>
          <w:divBdr>
            <w:top w:val="none" w:sz="0" w:space="0" w:color="auto"/>
            <w:left w:val="none" w:sz="0" w:space="0" w:color="auto"/>
            <w:bottom w:val="none" w:sz="0" w:space="0" w:color="auto"/>
            <w:right w:val="none" w:sz="0" w:space="0" w:color="auto"/>
          </w:divBdr>
        </w:div>
        <w:div w:id="2036760332">
          <w:marLeft w:val="480"/>
          <w:marRight w:val="0"/>
          <w:marTop w:val="0"/>
          <w:marBottom w:val="0"/>
          <w:divBdr>
            <w:top w:val="none" w:sz="0" w:space="0" w:color="auto"/>
            <w:left w:val="none" w:sz="0" w:space="0" w:color="auto"/>
            <w:bottom w:val="none" w:sz="0" w:space="0" w:color="auto"/>
            <w:right w:val="none" w:sz="0" w:space="0" w:color="auto"/>
          </w:divBdr>
        </w:div>
        <w:div w:id="2050841501">
          <w:marLeft w:val="480"/>
          <w:marRight w:val="0"/>
          <w:marTop w:val="0"/>
          <w:marBottom w:val="0"/>
          <w:divBdr>
            <w:top w:val="none" w:sz="0" w:space="0" w:color="auto"/>
            <w:left w:val="none" w:sz="0" w:space="0" w:color="auto"/>
            <w:bottom w:val="none" w:sz="0" w:space="0" w:color="auto"/>
            <w:right w:val="none" w:sz="0" w:space="0" w:color="auto"/>
          </w:divBdr>
        </w:div>
        <w:div w:id="2054965194">
          <w:marLeft w:val="480"/>
          <w:marRight w:val="0"/>
          <w:marTop w:val="0"/>
          <w:marBottom w:val="0"/>
          <w:divBdr>
            <w:top w:val="none" w:sz="0" w:space="0" w:color="auto"/>
            <w:left w:val="none" w:sz="0" w:space="0" w:color="auto"/>
            <w:bottom w:val="none" w:sz="0" w:space="0" w:color="auto"/>
            <w:right w:val="none" w:sz="0" w:space="0" w:color="auto"/>
          </w:divBdr>
        </w:div>
        <w:div w:id="2073575822">
          <w:marLeft w:val="480"/>
          <w:marRight w:val="0"/>
          <w:marTop w:val="0"/>
          <w:marBottom w:val="0"/>
          <w:divBdr>
            <w:top w:val="none" w:sz="0" w:space="0" w:color="auto"/>
            <w:left w:val="none" w:sz="0" w:space="0" w:color="auto"/>
            <w:bottom w:val="none" w:sz="0" w:space="0" w:color="auto"/>
            <w:right w:val="none" w:sz="0" w:space="0" w:color="auto"/>
          </w:divBdr>
        </w:div>
        <w:div w:id="2139714532">
          <w:marLeft w:val="480"/>
          <w:marRight w:val="0"/>
          <w:marTop w:val="0"/>
          <w:marBottom w:val="0"/>
          <w:divBdr>
            <w:top w:val="none" w:sz="0" w:space="0" w:color="auto"/>
            <w:left w:val="none" w:sz="0" w:space="0" w:color="auto"/>
            <w:bottom w:val="none" w:sz="0" w:space="0" w:color="auto"/>
            <w:right w:val="none" w:sz="0" w:space="0" w:color="auto"/>
          </w:divBdr>
        </w:div>
      </w:divsChild>
    </w:div>
    <w:div w:id="984046549">
      <w:bodyDiv w:val="1"/>
      <w:marLeft w:val="0"/>
      <w:marRight w:val="0"/>
      <w:marTop w:val="0"/>
      <w:marBottom w:val="0"/>
      <w:divBdr>
        <w:top w:val="none" w:sz="0" w:space="0" w:color="auto"/>
        <w:left w:val="none" w:sz="0" w:space="0" w:color="auto"/>
        <w:bottom w:val="none" w:sz="0" w:space="0" w:color="auto"/>
        <w:right w:val="none" w:sz="0" w:space="0" w:color="auto"/>
      </w:divBdr>
      <w:divsChild>
        <w:div w:id="47843891">
          <w:marLeft w:val="480"/>
          <w:marRight w:val="0"/>
          <w:marTop w:val="0"/>
          <w:marBottom w:val="0"/>
          <w:divBdr>
            <w:top w:val="none" w:sz="0" w:space="0" w:color="auto"/>
            <w:left w:val="none" w:sz="0" w:space="0" w:color="auto"/>
            <w:bottom w:val="none" w:sz="0" w:space="0" w:color="auto"/>
            <w:right w:val="none" w:sz="0" w:space="0" w:color="auto"/>
          </w:divBdr>
        </w:div>
        <w:div w:id="79983498">
          <w:marLeft w:val="480"/>
          <w:marRight w:val="0"/>
          <w:marTop w:val="0"/>
          <w:marBottom w:val="0"/>
          <w:divBdr>
            <w:top w:val="none" w:sz="0" w:space="0" w:color="auto"/>
            <w:left w:val="none" w:sz="0" w:space="0" w:color="auto"/>
            <w:bottom w:val="none" w:sz="0" w:space="0" w:color="auto"/>
            <w:right w:val="none" w:sz="0" w:space="0" w:color="auto"/>
          </w:divBdr>
        </w:div>
        <w:div w:id="158692926">
          <w:marLeft w:val="480"/>
          <w:marRight w:val="0"/>
          <w:marTop w:val="0"/>
          <w:marBottom w:val="0"/>
          <w:divBdr>
            <w:top w:val="none" w:sz="0" w:space="0" w:color="auto"/>
            <w:left w:val="none" w:sz="0" w:space="0" w:color="auto"/>
            <w:bottom w:val="none" w:sz="0" w:space="0" w:color="auto"/>
            <w:right w:val="none" w:sz="0" w:space="0" w:color="auto"/>
          </w:divBdr>
        </w:div>
        <w:div w:id="189956070">
          <w:marLeft w:val="480"/>
          <w:marRight w:val="0"/>
          <w:marTop w:val="0"/>
          <w:marBottom w:val="0"/>
          <w:divBdr>
            <w:top w:val="none" w:sz="0" w:space="0" w:color="auto"/>
            <w:left w:val="none" w:sz="0" w:space="0" w:color="auto"/>
            <w:bottom w:val="none" w:sz="0" w:space="0" w:color="auto"/>
            <w:right w:val="none" w:sz="0" w:space="0" w:color="auto"/>
          </w:divBdr>
        </w:div>
        <w:div w:id="214514052">
          <w:marLeft w:val="480"/>
          <w:marRight w:val="0"/>
          <w:marTop w:val="0"/>
          <w:marBottom w:val="0"/>
          <w:divBdr>
            <w:top w:val="none" w:sz="0" w:space="0" w:color="auto"/>
            <w:left w:val="none" w:sz="0" w:space="0" w:color="auto"/>
            <w:bottom w:val="none" w:sz="0" w:space="0" w:color="auto"/>
            <w:right w:val="none" w:sz="0" w:space="0" w:color="auto"/>
          </w:divBdr>
        </w:div>
        <w:div w:id="229192230">
          <w:marLeft w:val="480"/>
          <w:marRight w:val="0"/>
          <w:marTop w:val="0"/>
          <w:marBottom w:val="0"/>
          <w:divBdr>
            <w:top w:val="none" w:sz="0" w:space="0" w:color="auto"/>
            <w:left w:val="none" w:sz="0" w:space="0" w:color="auto"/>
            <w:bottom w:val="none" w:sz="0" w:space="0" w:color="auto"/>
            <w:right w:val="none" w:sz="0" w:space="0" w:color="auto"/>
          </w:divBdr>
        </w:div>
        <w:div w:id="273171747">
          <w:marLeft w:val="480"/>
          <w:marRight w:val="0"/>
          <w:marTop w:val="0"/>
          <w:marBottom w:val="0"/>
          <w:divBdr>
            <w:top w:val="none" w:sz="0" w:space="0" w:color="auto"/>
            <w:left w:val="none" w:sz="0" w:space="0" w:color="auto"/>
            <w:bottom w:val="none" w:sz="0" w:space="0" w:color="auto"/>
            <w:right w:val="none" w:sz="0" w:space="0" w:color="auto"/>
          </w:divBdr>
        </w:div>
        <w:div w:id="276328789">
          <w:marLeft w:val="480"/>
          <w:marRight w:val="0"/>
          <w:marTop w:val="0"/>
          <w:marBottom w:val="0"/>
          <w:divBdr>
            <w:top w:val="none" w:sz="0" w:space="0" w:color="auto"/>
            <w:left w:val="none" w:sz="0" w:space="0" w:color="auto"/>
            <w:bottom w:val="none" w:sz="0" w:space="0" w:color="auto"/>
            <w:right w:val="none" w:sz="0" w:space="0" w:color="auto"/>
          </w:divBdr>
        </w:div>
        <w:div w:id="289939240">
          <w:marLeft w:val="480"/>
          <w:marRight w:val="0"/>
          <w:marTop w:val="0"/>
          <w:marBottom w:val="0"/>
          <w:divBdr>
            <w:top w:val="none" w:sz="0" w:space="0" w:color="auto"/>
            <w:left w:val="none" w:sz="0" w:space="0" w:color="auto"/>
            <w:bottom w:val="none" w:sz="0" w:space="0" w:color="auto"/>
            <w:right w:val="none" w:sz="0" w:space="0" w:color="auto"/>
          </w:divBdr>
        </w:div>
        <w:div w:id="301279312">
          <w:marLeft w:val="480"/>
          <w:marRight w:val="0"/>
          <w:marTop w:val="0"/>
          <w:marBottom w:val="0"/>
          <w:divBdr>
            <w:top w:val="none" w:sz="0" w:space="0" w:color="auto"/>
            <w:left w:val="none" w:sz="0" w:space="0" w:color="auto"/>
            <w:bottom w:val="none" w:sz="0" w:space="0" w:color="auto"/>
            <w:right w:val="none" w:sz="0" w:space="0" w:color="auto"/>
          </w:divBdr>
        </w:div>
        <w:div w:id="319774034">
          <w:marLeft w:val="480"/>
          <w:marRight w:val="0"/>
          <w:marTop w:val="0"/>
          <w:marBottom w:val="0"/>
          <w:divBdr>
            <w:top w:val="none" w:sz="0" w:space="0" w:color="auto"/>
            <w:left w:val="none" w:sz="0" w:space="0" w:color="auto"/>
            <w:bottom w:val="none" w:sz="0" w:space="0" w:color="auto"/>
            <w:right w:val="none" w:sz="0" w:space="0" w:color="auto"/>
          </w:divBdr>
        </w:div>
        <w:div w:id="342245088">
          <w:marLeft w:val="480"/>
          <w:marRight w:val="0"/>
          <w:marTop w:val="0"/>
          <w:marBottom w:val="0"/>
          <w:divBdr>
            <w:top w:val="none" w:sz="0" w:space="0" w:color="auto"/>
            <w:left w:val="none" w:sz="0" w:space="0" w:color="auto"/>
            <w:bottom w:val="none" w:sz="0" w:space="0" w:color="auto"/>
            <w:right w:val="none" w:sz="0" w:space="0" w:color="auto"/>
          </w:divBdr>
        </w:div>
        <w:div w:id="352541249">
          <w:marLeft w:val="480"/>
          <w:marRight w:val="0"/>
          <w:marTop w:val="0"/>
          <w:marBottom w:val="0"/>
          <w:divBdr>
            <w:top w:val="none" w:sz="0" w:space="0" w:color="auto"/>
            <w:left w:val="none" w:sz="0" w:space="0" w:color="auto"/>
            <w:bottom w:val="none" w:sz="0" w:space="0" w:color="auto"/>
            <w:right w:val="none" w:sz="0" w:space="0" w:color="auto"/>
          </w:divBdr>
        </w:div>
        <w:div w:id="412826036">
          <w:marLeft w:val="480"/>
          <w:marRight w:val="0"/>
          <w:marTop w:val="0"/>
          <w:marBottom w:val="0"/>
          <w:divBdr>
            <w:top w:val="none" w:sz="0" w:space="0" w:color="auto"/>
            <w:left w:val="none" w:sz="0" w:space="0" w:color="auto"/>
            <w:bottom w:val="none" w:sz="0" w:space="0" w:color="auto"/>
            <w:right w:val="none" w:sz="0" w:space="0" w:color="auto"/>
          </w:divBdr>
        </w:div>
        <w:div w:id="435295785">
          <w:marLeft w:val="480"/>
          <w:marRight w:val="0"/>
          <w:marTop w:val="0"/>
          <w:marBottom w:val="0"/>
          <w:divBdr>
            <w:top w:val="none" w:sz="0" w:space="0" w:color="auto"/>
            <w:left w:val="none" w:sz="0" w:space="0" w:color="auto"/>
            <w:bottom w:val="none" w:sz="0" w:space="0" w:color="auto"/>
            <w:right w:val="none" w:sz="0" w:space="0" w:color="auto"/>
          </w:divBdr>
        </w:div>
        <w:div w:id="443041916">
          <w:marLeft w:val="480"/>
          <w:marRight w:val="0"/>
          <w:marTop w:val="0"/>
          <w:marBottom w:val="0"/>
          <w:divBdr>
            <w:top w:val="none" w:sz="0" w:space="0" w:color="auto"/>
            <w:left w:val="none" w:sz="0" w:space="0" w:color="auto"/>
            <w:bottom w:val="none" w:sz="0" w:space="0" w:color="auto"/>
            <w:right w:val="none" w:sz="0" w:space="0" w:color="auto"/>
          </w:divBdr>
        </w:div>
        <w:div w:id="450125111">
          <w:marLeft w:val="480"/>
          <w:marRight w:val="0"/>
          <w:marTop w:val="0"/>
          <w:marBottom w:val="0"/>
          <w:divBdr>
            <w:top w:val="none" w:sz="0" w:space="0" w:color="auto"/>
            <w:left w:val="none" w:sz="0" w:space="0" w:color="auto"/>
            <w:bottom w:val="none" w:sz="0" w:space="0" w:color="auto"/>
            <w:right w:val="none" w:sz="0" w:space="0" w:color="auto"/>
          </w:divBdr>
        </w:div>
        <w:div w:id="465703538">
          <w:marLeft w:val="480"/>
          <w:marRight w:val="0"/>
          <w:marTop w:val="0"/>
          <w:marBottom w:val="0"/>
          <w:divBdr>
            <w:top w:val="none" w:sz="0" w:space="0" w:color="auto"/>
            <w:left w:val="none" w:sz="0" w:space="0" w:color="auto"/>
            <w:bottom w:val="none" w:sz="0" w:space="0" w:color="auto"/>
            <w:right w:val="none" w:sz="0" w:space="0" w:color="auto"/>
          </w:divBdr>
        </w:div>
        <w:div w:id="471489011">
          <w:marLeft w:val="480"/>
          <w:marRight w:val="0"/>
          <w:marTop w:val="0"/>
          <w:marBottom w:val="0"/>
          <w:divBdr>
            <w:top w:val="none" w:sz="0" w:space="0" w:color="auto"/>
            <w:left w:val="none" w:sz="0" w:space="0" w:color="auto"/>
            <w:bottom w:val="none" w:sz="0" w:space="0" w:color="auto"/>
            <w:right w:val="none" w:sz="0" w:space="0" w:color="auto"/>
          </w:divBdr>
        </w:div>
        <w:div w:id="474176318">
          <w:marLeft w:val="480"/>
          <w:marRight w:val="0"/>
          <w:marTop w:val="0"/>
          <w:marBottom w:val="0"/>
          <w:divBdr>
            <w:top w:val="none" w:sz="0" w:space="0" w:color="auto"/>
            <w:left w:val="none" w:sz="0" w:space="0" w:color="auto"/>
            <w:bottom w:val="none" w:sz="0" w:space="0" w:color="auto"/>
            <w:right w:val="none" w:sz="0" w:space="0" w:color="auto"/>
          </w:divBdr>
        </w:div>
        <w:div w:id="514930158">
          <w:marLeft w:val="480"/>
          <w:marRight w:val="0"/>
          <w:marTop w:val="0"/>
          <w:marBottom w:val="0"/>
          <w:divBdr>
            <w:top w:val="none" w:sz="0" w:space="0" w:color="auto"/>
            <w:left w:val="none" w:sz="0" w:space="0" w:color="auto"/>
            <w:bottom w:val="none" w:sz="0" w:space="0" w:color="auto"/>
            <w:right w:val="none" w:sz="0" w:space="0" w:color="auto"/>
          </w:divBdr>
        </w:div>
        <w:div w:id="556355825">
          <w:marLeft w:val="480"/>
          <w:marRight w:val="0"/>
          <w:marTop w:val="0"/>
          <w:marBottom w:val="0"/>
          <w:divBdr>
            <w:top w:val="none" w:sz="0" w:space="0" w:color="auto"/>
            <w:left w:val="none" w:sz="0" w:space="0" w:color="auto"/>
            <w:bottom w:val="none" w:sz="0" w:space="0" w:color="auto"/>
            <w:right w:val="none" w:sz="0" w:space="0" w:color="auto"/>
          </w:divBdr>
        </w:div>
        <w:div w:id="559563695">
          <w:marLeft w:val="480"/>
          <w:marRight w:val="0"/>
          <w:marTop w:val="0"/>
          <w:marBottom w:val="0"/>
          <w:divBdr>
            <w:top w:val="none" w:sz="0" w:space="0" w:color="auto"/>
            <w:left w:val="none" w:sz="0" w:space="0" w:color="auto"/>
            <w:bottom w:val="none" w:sz="0" w:space="0" w:color="auto"/>
            <w:right w:val="none" w:sz="0" w:space="0" w:color="auto"/>
          </w:divBdr>
        </w:div>
        <w:div w:id="613903899">
          <w:marLeft w:val="480"/>
          <w:marRight w:val="0"/>
          <w:marTop w:val="0"/>
          <w:marBottom w:val="0"/>
          <w:divBdr>
            <w:top w:val="none" w:sz="0" w:space="0" w:color="auto"/>
            <w:left w:val="none" w:sz="0" w:space="0" w:color="auto"/>
            <w:bottom w:val="none" w:sz="0" w:space="0" w:color="auto"/>
            <w:right w:val="none" w:sz="0" w:space="0" w:color="auto"/>
          </w:divBdr>
        </w:div>
        <w:div w:id="614755469">
          <w:marLeft w:val="480"/>
          <w:marRight w:val="0"/>
          <w:marTop w:val="0"/>
          <w:marBottom w:val="0"/>
          <w:divBdr>
            <w:top w:val="none" w:sz="0" w:space="0" w:color="auto"/>
            <w:left w:val="none" w:sz="0" w:space="0" w:color="auto"/>
            <w:bottom w:val="none" w:sz="0" w:space="0" w:color="auto"/>
            <w:right w:val="none" w:sz="0" w:space="0" w:color="auto"/>
          </w:divBdr>
        </w:div>
        <w:div w:id="691684140">
          <w:marLeft w:val="480"/>
          <w:marRight w:val="0"/>
          <w:marTop w:val="0"/>
          <w:marBottom w:val="0"/>
          <w:divBdr>
            <w:top w:val="none" w:sz="0" w:space="0" w:color="auto"/>
            <w:left w:val="none" w:sz="0" w:space="0" w:color="auto"/>
            <w:bottom w:val="none" w:sz="0" w:space="0" w:color="auto"/>
            <w:right w:val="none" w:sz="0" w:space="0" w:color="auto"/>
          </w:divBdr>
        </w:div>
        <w:div w:id="721900736">
          <w:marLeft w:val="480"/>
          <w:marRight w:val="0"/>
          <w:marTop w:val="0"/>
          <w:marBottom w:val="0"/>
          <w:divBdr>
            <w:top w:val="none" w:sz="0" w:space="0" w:color="auto"/>
            <w:left w:val="none" w:sz="0" w:space="0" w:color="auto"/>
            <w:bottom w:val="none" w:sz="0" w:space="0" w:color="auto"/>
            <w:right w:val="none" w:sz="0" w:space="0" w:color="auto"/>
          </w:divBdr>
        </w:div>
        <w:div w:id="823008300">
          <w:marLeft w:val="480"/>
          <w:marRight w:val="0"/>
          <w:marTop w:val="0"/>
          <w:marBottom w:val="0"/>
          <w:divBdr>
            <w:top w:val="none" w:sz="0" w:space="0" w:color="auto"/>
            <w:left w:val="none" w:sz="0" w:space="0" w:color="auto"/>
            <w:bottom w:val="none" w:sz="0" w:space="0" w:color="auto"/>
            <w:right w:val="none" w:sz="0" w:space="0" w:color="auto"/>
          </w:divBdr>
        </w:div>
        <w:div w:id="823205511">
          <w:marLeft w:val="480"/>
          <w:marRight w:val="0"/>
          <w:marTop w:val="0"/>
          <w:marBottom w:val="0"/>
          <w:divBdr>
            <w:top w:val="none" w:sz="0" w:space="0" w:color="auto"/>
            <w:left w:val="none" w:sz="0" w:space="0" w:color="auto"/>
            <w:bottom w:val="none" w:sz="0" w:space="0" w:color="auto"/>
            <w:right w:val="none" w:sz="0" w:space="0" w:color="auto"/>
          </w:divBdr>
        </w:div>
        <w:div w:id="864830506">
          <w:marLeft w:val="480"/>
          <w:marRight w:val="0"/>
          <w:marTop w:val="0"/>
          <w:marBottom w:val="0"/>
          <w:divBdr>
            <w:top w:val="none" w:sz="0" w:space="0" w:color="auto"/>
            <w:left w:val="none" w:sz="0" w:space="0" w:color="auto"/>
            <w:bottom w:val="none" w:sz="0" w:space="0" w:color="auto"/>
            <w:right w:val="none" w:sz="0" w:space="0" w:color="auto"/>
          </w:divBdr>
        </w:div>
        <w:div w:id="891309671">
          <w:marLeft w:val="480"/>
          <w:marRight w:val="0"/>
          <w:marTop w:val="0"/>
          <w:marBottom w:val="0"/>
          <w:divBdr>
            <w:top w:val="none" w:sz="0" w:space="0" w:color="auto"/>
            <w:left w:val="none" w:sz="0" w:space="0" w:color="auto"/>
            <w:bottom w:val="none" w:sz="0" w:space="0" w:color="auto"/>
            <w:right w:val="none" w:sz="0" w:space="0" w:color="auto"/>
          </w:divBdr>
        </w:div>
        <w:div w:id="909073278">
          <w:marLeft w:val="480"/>
          <w:marRight w:val="0"/>
          <w:marTop w:val="0"/>
          <w:marBottom w:val="0"/>
          <w:divBdr>
            <w:top w:val="none" w:sz="0" w:space="0" w:color="auto"/>
            <w:left w:val="none" w:sz="0" w:space="0" w:color="auto"/>
            <w:bottom w:val="none" w:sz="0" w:space="0" w:color="auto"/>
            <w:right w:val="none" w:sz="0" w:space="0" w:color="auto"/>
          </w:divBdr>
        </w:div>
        <w:div w:id="915675681">
          <w:marLeft w:val="480"/>
          <w:marRight w:val="0"/>
          <w:marTop w:val="0"/>
          <w:marBottom w:val="0"/>
          <w:divBdr>
            <w:top w:val="none" w:sz="0" w:space="0" w:color="auto"/>
            <w:left w:val="none" w:sz="0" w:space="0" w:color="auto"/>
            <w:bottom w:val="none" w:sz="0" w:space="0" w:color="auto"/>
            <w:right w:val="none" w:sz="0" w:space="0" w:color="auto"/>
          </w:divBdr>
        </w:div>
        <w:div w:id="920527896">
          <w:marLeft w:val="480"/>
          <w:marRight w:val="0"/>
          <w:marTop w:val="0"/>
          <w:marBottom w:val="0"/>
          <w:divBdr>
            <w:top w:val="none" w:sz="0" w:space="0" w:color="auto"/>
            <w:left w:val="none" w:sz="0" w:space="0" w:color="auto"/>
            <w:bottom w:val="none" w:sz="0" w:space="0" w:color="auto"/>
            <w:right w:val="none" w:sz="0" w:space="0" w:color="auto"/>
          </w:divBdr>
        </w:div>
        <w:div w:id="940605077">
          <w:marLeft w:val="480"/>
          <w:marRight w:val="0"/>
          <w:marTop w:val="0"/>
          <w:marBottom w:val="0"/>
          <w:divBdr>
            <w:top w:val="none" w:sz="0" w:space="0" w:color="auto"/>
            <w:left w:val="none" w:sz="0" w:space="0" w:color="auto"/>
            <w:bottom w:val="none" w:sz="0" w:space="0" w:color="auto"/>
            <w:right w:val="none" w:sz="0" w:space="0" w:color="auto"/>
          </w:divBdr>
        </w:div>
        <w:div w:id="966198784">
          <w:marLeft w:val="480"/>
          <w:marRight w:val="0"/>
          <w:marTop w:val="0"/>
          <w:marBottom w:val="0"/>
          <w:divBdr>
            <w:top w:val="none" w:sz="0" w:space="0" w:color="auto"/>
            <w:left w:val="none" w:sz="0" w:space="0" w:color="auto"/>
            <w:bottom w:val="none" w:sz="0" w:space="0" w:color="auto"/>
            <w:right w:val="none" w:sz="0" w:space="0" w:color="auto"/>
          </w:divBdr>
        </w:div>
        <w:div w:id="1071275658">
          <w:marLeft w:val="480"/>
          <w:marRight w:val="0"/>
          <w:marTop w:val="0"/>
          <w:marBottom w:val="0"/>
          <w:divBdr>
            <w:top w:val="none" w:sz="0" w:space="0" w:color="auto"/>
            <w:left w:val="none" w:sz="0" w:space="0" w:color="auto"/>
            <w:bottom w:val="none" w:sz="0" w:space="0" w:color="auto"/>
            <w:right w:val="none" w:sz="0" w:space="0" w:color="auto"/>
          </w:divBdr>
        </w:div>
        <w:div w:id="1086147503">
          <w:marLeft w:val="480"/>
          <w:marRight w:val="0"/>
          <w:marTop w:val="0"/>
          <w:marBottom w:val="0"/>
          <w:divBdr>
            <w:top w:val="none" w:sz="0" w:space="0" w:color="auto"/>
            <w:left w:val="none" w:sz="0" w:space="0" w:color="auto"/>
            <w:bottom w:val="none" w:sz="0" w:space="0" w:color="auto"/>
            <w:right w:val="none" w:sz="0" w:space="0" w:color="auto"/>
          </w:divBdr>
        </w:div>
        <w:div w:id="1095127124">
          <w:marLeft w:val="480"/>
          <w:marRight w:val="0"/>
          <w:marTop w:val="0"/>
          <w:marBottom w:val="0"/>
          <w:divBdr>
            <w:top w:val="none" w:sz="0" w:space="0" w:color="auto"/>
            <w:left w:val="none" w:sz="0" w:space="0" w:color="auto"/>
            <w:bottom w:val="none" w:sz="0" w:space="0" w:color="auto"/>
            <w:right w:val="none" w:sz="0" w:space="0" w:color="auto"/>
          </w:divBdr>
        </w:div>
        <w:div w:id="1108544244">
          <w:marLeft w:val="480"/>
          <w:marRight w:val="0"/>
          <w:marTop w:val="0"/>
          <w:marBottom w:val="0"/>
          <w:divBdr>
            <w:top w:val="none" w:sz="0" w:space="0" w:color="auto"/>
            <w:left w:val="none" w:sz="0" w:space="0" w:color="auto"/>
            <w:bottom w:val="none" w:sz="0" w:space="0" w:color="auto"/>
            <w:right w:val="none" w:sz="0" w:space="0" w:color="auto"/>
          </w:divBdr>
        </w:div>
        <w:div w:id="1126969215">
          <w:marLeft w:val="480"/>
          <w:marRight w:val="0"/>
          <w:marTop w:val="0"/>
          <w:marBottom w:val="0"/>
          <w:divBdr>
            <w:top w:val="none" w:sz="0" w:space="0" w:color="auto"/>
            <w:left w:val="none" w:sz="0" w:space="0" w:color="auto"/>
            <w:bottom w:val="none" w:sz="0" w:space="0" w:color="auto"/>
            <w:right w:val="none" w:sz="0" w:space="0" w:color="auto"/>
          </w:divBdr>
        </w:div>
        <w:div w:id="1185094707">
          <w:marLeft w:val="480"/>
          <w:marRight w:val="0"/>
          <w:marTop w:val="0"/>
          <w:marBottom w:val="0"/>
          <w:divBdr>
            <w:top w:val="none" w:sz="0" w:space="0" w:color="auto"/>
            <w:left w:val="none" w:sz="0" w:space="0" w:color="auto"/>
            <w:bottom w:val="none" w:sz="0" w:space="0" w:color="auto"/>
            <w:right w:val="none" w:sz="0" w:space="0" w:color="auto"/>
          </w:divBdr>
        </w:div>
        <w:div w:id="1245651255">
          <w:marLeft w:val="480"/>
          <w:marRight w:val="0"/>
          <w:marTop w:val="0"/>
          <w:marBottom w:val="0"/>
          <w:divBdr>
            <w:top w:val="none" w:sz="0" w:space="0" w:color="auto"/>
            <w:left w:val="none" w:sz="0" w:space="0" w:color="auto"/>
            <w:bottom w:val="none" w:sz="0" w:space="0" w:color="auto"/>
            <w:right w:val="none" w:sz="0" w:space="0" w:color="auto"/>
          </w:divBdr>
        </w:div>
        <w:div w:id="1303971075">
          <w:marLeft w:val="480"/>
          <w:marRight w:val="0"/>
          <w:marTop w:val="0"/>
          <w:marBottom w:val="0"/>
          <w:divBdr>
            <w:top w:val="none" w:sz="0" w:space="0" w:color="auto"/>
            <w:left w:val="none" w:sz="0" w:space="0" w:color="auto"/>
            <w:bottom w:val="none" w:sz="0" w:space="0" w:color="auto"/>
            <w:right w:val="none" w:sz="0" w:space="0" w:color="auto"/>
          </w:divBdr>
        </w:div>
        <w:div w:id="1378506518">
          <w:marLeft w:val="480"/>
          <w:marRight w:val="0"/>
          <w:marTop w:val="0"/>
          <w:marBottom w:val="0"/>
          <w:divBdr>
            <w:top w:val="none" w:sz="0" w:space="0" w:color="auto"/>
            <w:left w:val="none" w:sz="0" w:space="0" w:color="auto"/>
            <w:bottom w:val="none" w:sz="0" w:space="0" w:color="auto"/>
            <w:right w:val="none" w:sz="0" w:space="0" w:color="auto"/>
          </w:divBdr>
        </w:div>
        <w:div w:id="1415399510">
          <w:marLeft w:val="480"/>
          <w:marRight w:val="0"/>
          <w:marTop w:val="0"/>
          <w:marBottom w:val="0"/>
          <w:divBdr>
            <w:top w:val="none" w:sz="0" w:space="0" w:color="auto"/>
            <w:left w:val="none" w:sz="0" w:space="0" w:color="auto"/>
            <w:bottom w:val="none" w:sz="0" w:space="0" w:color="auto"/>
            <w:right w:val="none" w:sz="0" w:space="0" w:color="auto"/>
          </w:divBdr>
        </w:div>
        <w:div w:id="1426148935">
          <w:marLeft w:val="480"/>
          <w:marRight w:val="0"/>
          <w:marTop w:val="0"/>
          <w:marBottom w:val="0"/>
          <w:divBdr>
            <w:top w:val="none" w:sz="0" w:space="0" w:color="auto"/>
            <w:left w:val="none" w:sz="0" w:space="0" w:color="auto"/>
            <w:bottom w:val="none" w:sz="0" w:space="0" w:color="auto"/>
            <w:right w:val="none" w:sz="0" w:space="0" w:color="auto"/>
          </w:divBdr>
        </w:div>
        <w:div w:id="1426224757">
          <w:marLeft w:val="480"/>
          <w:marRight w:val="0"/>
          <w:marTop w:val="0"/>
          <w:marBottom w:val="0"/>
          <w:divBdr>
            <w:top w:val="none" w:sz="0" w:space="0" w:color="auto"/>
            <w:left w:val="none" w:sz="0" w:space="0" w:color="auto"/>
            <w:bottom w:val="none" w:sz="0" w:space="0" w:color="auto"/>
            <w:right w:val="none" w:sz="0" w:space="0" w:color="auto"/>
          </w:divBdr>
        </w:div>
        <w:div w:id="1456488383">
          <w:marLeft w:val="480"/>
          <w:marRight w:val="0"/>
          <w:marTop w:val="0"/>
          <w:marBottom w:val="0"/>
          <w:divBdr>
            <w:top w:val="none" w:sz="0" w:space="0" w:color="auto"/>
            <w:left w:val="none" w:sz="0" w:space="0" w:color="auto"/>
            <w:bottom w:val="none" w:sz="0" w:space="0" w:color="auto"/>
            <w:right w:val="none" w:sz="0" w:space="0" w:color="auto"/>
          </w:divBdr>
        </w:div>
        <w:div w:id="1504248416">
          <w:marLeft w:val="480"/>
          <w:marRight w:val="0"/>
          <w:marTop w:val="0"/>
          <w:marBottom w:val="0"/>
          <w:divBdr>
            <w:top w:val="none" w:sz="0" w:space="0" w:color="auto"/>
            <w:left w:val="none" w:sz="0" w:space="0" w:color="auto"/>
            <w:bottom w:val="none" w:sz="0" w:space="0" w:color="auto"/>
            <w:right w:val="none" w:sz="0" w:space="0" w:color="auto"/>
          </w:divBdr>
        </w:div>
        <w:div w:id="1588615806">
          <w:marLeft w:val="480"/>
          <w:marRight w:val="0"/>
          <w:marTop w:val="0"/>
          <w:marBottom w:val="0"/>
          <w:divBdr>
            <w:top w:val="none" w:sz="0" w:space="0" w:color="auto"/>
            <w:left w:val="none" w:sz="0" w:space="0" w:color="auto"/>
            <w:bottom w:val="none" w:sz="0" w:space="0" w:color="auto"/>
            <w:right w:val="none" w:sz="0" w:space="0" w:color="auto"/>
          </w:divBdr>
        </w:div>
        <w:div w:id="1617827276">
          <w:marLeft w:val="480"/>
          <w:marRight w:val="0"/>
          <w:marTop w:val="0"/>
          <w:marBottom w:val="0"/>
          <w:divBdr>
            <w:top w:val="none" w:sz="0" w:space="0" w:color="auto"/>
            <w:left w:val="none" w:sz="0" w:space="0" w:color="auto"/>
            <w:bottom w:val="none" w:sz="0" w:space="0" w:color="auto"/>
            <w:right w:val="none" w:sz="0" w:space="0" w:color="auto"/>
          </w:divBdr>
        </w:div>
        <w:div w:id="1683042745">
          <w:marLeft w:val="480"/>
          <w:marRight w:val="0"/>
          <w:marTop w:val="0"/>
          <w:marBottom w:val="0"/>
          <w:divBdr>
            <w:top w:val="none" w:sz="0" w:space="0" w:color="auto"/>
            <w:left w:val="none" w:sz="0" w:space="0" w:color="auto"/>
            <w:bottom w:val="none" w:sz="0" w:space="0" w:color="auto"/>
            <w:right w:val="none" w:sz="0" w:space="0" w:color="auto"/>
          </w:divBdr>
        </w:div>
        <w:div w:id="1710912818">
          <w:marLeft w:val="480"/>
          <w:marRight w:val="0"/>
          <w:marTop w:val="0"/>
          <w:marBottom w:val="0"/>
          <w:divBdr>
            <w:top w:val="none" w:sz="0" w:space="0" w:color="auto"/>
            <w:left w:val="none" w:sz="0" w:space="0" w:color="auto"/>
            <w:bottom w:val="none" w:sz="0" w:space="0" w:color="auto"/>
            <w:right w:val="none" w:sz="0" w:space="0" w:color="auto"/>
          </w:divBdr>
        </w:div>
        <w:div w:id="1719206419">
          <w:marLeft w:val="480"/>
          <w:marRight w:val="0"/>
          <w:marTop w:val="0"/>
          <w:marBottom w:val="0"/>
          <w:divBdr>
            <w:top w:val="none" w:sz="0" w:space="0" w:color="auto"/>
            <w:left w:val="none" w:sz="0" w:space="0" w:color="auto"/>
            <w:bottom w:val="none" w:sz="0" w:space="0" w:color="auto"/>
            <w:right w:val="none" w:sz="0" w:space="0" w:color="auto"/>
          </w:divBdr>
        </w:div>
        <w:div w:id="1729497245">
          <w:marLeft w:val="480"/>
          <w:marRight w:val="0"/>
          <w:marTop w:val="0"/>
          <w:marBottom w:val="0"/>
          <w:divBdr>
            <w:top w:val="none" w:sz="0" w:space="0" w:color="auto"/>
            <w:left w:val="none" w:sz="0" w:space="0" w:color="auto"/>
            <w:bottom w:val="none" w:sz="0" w:space="0" w:color="auto"/>
            <w:right w:val="none" w:sz="0" w:space="0" w:color="auto"/>
          </w:divBdr>
        </w:div>
        <w:div w:id="1816295151">
          <w:marLeft w:val="480"/>
          <w:marRight w:val="0"/>
          <w:marTop w:val="0"/>
          <w:marBottom w:val="0"/>
          <w:divBdr>
            <w:top w:val="none" w:sz="0" w:space="0" w:color="auto"/>
            <w:left w:val="none" w:sz="0" w:space="0" w:color="auto"/>
            <w:bottom w:val="none" w:sz="0" w:space="0" w:color="auto"/>
            <w:right w:val="none" w:sz="0" w:space="0" w:color="auto"/>
          </w:divBdr>
        </w:div>
        <w:div w:id="1879391328">
          <w:marLeft w:val="480"/>
          <w:marRight w:val="0"/>
          <w:marTop w:val="0"/>
          <w:marBottom w:val="0"/>
          <w:divBdr>
            <w:top w:val="none" w:sz="0" w:space="0" w:color="auto"/>
            <w:left w:val="none" w:sz="0" w:space="0" w:color="auto"/>
            <w:bottom w:val="none" w:sz="0" w:space="0" w:color="auto"/>
            <w:right w:val="none" w:sz="0" w:space="0" w:color="auto"/>
          </w:divBdr>
        </w:div>
        <w:div w:id="1896818794">
          <w:marLeft w:val="480"/>
          <w:marRight w:val="0"/>
          <w:marTop w:val="0"/>
          <w:marBottom w:val="0"/>
          <w:divBdr>
            <w:top w:val="none" w:sz="0" w:space="0" w:color="auto"/>
            <w:left w:val="none" w:sz="0" w:space="0" w:color="auto"/>
            <w:bottom w:val="none" w:sz="0" w:space="0" w:color="auto"/>
            <w:right w:val="none" w:sz="0" w:space="0" w:color="auto"/>
          </w:divBdr>
        </w:div>
        <w:div w:id="1912084593">
          <w:marLeft w:val="480"/>
          <w:marRight w:val="0"/>
          <w:marTop w:val="0"/>
          <w:marBottom w:val="0"/>
          <w:divBdr>
            <w:top w:val="none" w:sz="0" w:space="0" w:color="auto"/>
            <w:left w:val="none" w:sz="0" w:space="0" w:color="auto"/>
            <w:bottom w:val="none" w:sz="0" w:space="0" w:color="auto"/>
            <w:right w:val="none" w:sz="0" w:space="0" w:color="auto"/>
          </w:divBdr>
        </w:div>
        <w:div w:id="1928029488">
          <w:marLeft w:val="480"/>
          <w:marRight w:val="0"/>
          <w:marTop w:val="0"/>
          <w:marBottom w:val="0"/>
          <w:divBdr>
            <w:top w:val="none" w:sz="0" w:space="0" w:color="auto"/>
            <w:left w:val="none" w:sz="0" w:space="0" w:color="auto"/>
            <w:bottom w:val="none" w:sz="0" w:space="0" w:color="auto"/>
            <w:right w:val="none" w:sz="0" w:space="0" w:color="auto"/>
          </w:divBdr>
        </w:div>
        <w:div w:id="1933010576">
          <w:marLeft w:val="480"/>
          <w:marRight w:val="0"/>
          <w:marTop w:val="0"/>
          <w:marBottom w:val="0"/>
          <w:divBdr>
            <w:top w:val="none" w:sz="0" w:space="0" w:color="auto"/>
            <w:left w:val="none" w:sz="0" w:space="0" w:color="auto"/>
            <w:bottom w:val="none" w:sz="0" w:space="0" w:color="auto"/>
            <w:right w:val="none" w:sz="0" w:space="0" w:color="auto"/>
          </w:divBdr>
        </w:div>
      </w:divsChild>
    </w:div>
    <w:div w:id="986863296">
      <w:bodyDiv w:val="1"/>
      <w:marLeft w:val="0"/>
      <w:marRight w:val="0"/>
      <w:marTop w:val="0"/>
      <w:marBottom w:val="0"/>
      <w:divBdr>
        <w:top w:val="none" w:sz="0" w:space="0" w:color="auto"/>
        <w:left w:val="none" w:sz="0" w:space="0" w:color="auto"/>
        <w:bottom w:val="none" w:sz="0" w:space="0" w:color="auto"/>
        <w:right w:val="none" w:sz="0" w:space="0" w:color="auto"/>
      </w:divBdr>
      <w:divsChild>
        <w:div w:id="89936645">
          <w:marLeft w:val="480"/>
          <w:marRight w:val="0"/>
          <w:marTop w:val="0"/>
          <w:marBottom w:val="0"/>
          <w:divBdr>
            <w:top w:val="none" w:sz="0" w:space="0" w:color="auto"/>
            <w:left w:val="none" w:sz="0" w:space="0" w:color="auto"/>
            <w:bottom w:val="none" w:sz="0" w:space="0" w:color="auto"/>
            <w:right w:val="none" w:sz="0" w:space="0" w:color="auto"/>
          </w:divBdr>
        </w:div>
        <w:div w:id="115569313">
          <w:marLeft w:val="480"/>
          <w:marRight w:val="0"/>
          <w:marTop w:val="0"/>
          <w:marBottom w:val="0"/>
          <w:divBdr>
            <w:top w:val="none" w:sz="0" w:space="0" w:color="auto"/>
            <w:left w:val="none" w:sz="0" w:space="0" w:color="auto"/>
            <w:bottom w:val="none" w:sz="0" w:space="0" w:color="auto"/>
            <w:right w:val="none" w:sz="0" w:space="0" w:color="auto"/>
          </w:divBdr>
        </w:div>
        <w:div w:id="139271949">
          <w:marLeft w:val="480"/>
          <w:marRight w:val="0"/>
          <w:marTop w:val="0"/>
          <w:marBottom w:val="0"/>
          <w:divBdr>
            <w:top w:val="none" w:sz="0" w:space="0" w:color="auto"/>
            <w:left w:val="none" w:sz="0" w:space="0" w:color="auto"/>
            <w:bottom w:val="none" w:sz="0" w:space="0" w:color="auto"/>
            <w:right w:val="none" w:sz="0" w:space="0" w:color="auto"/>
          </w:divBdr>
        </w:div>
        <w:div w:id="170537262">
          <w:marLeft w:val="480"/>
          <w:marRight w:val="0"/>
          <w:marTop w:val="0"/>
          <w:marBottom w:val="0"/>
          <w:divBdr>
            <w:top w:val="none" w:sz="0" w:space="0" w:color="auto"/>
            <w:left w:val="none" w:sz="0" w:space="0" w:color="auto"/>
            <w:bottom w:val="none" w:sz="0" w:space="0" w:color="auto"/>
            <w:right w:val="none" w:sz="0" w:space="0" w:color="auto"/>
          </w:divBdr>
        </w:div>
        <w:div w:id="271473509">
          <w:marLeft w:val="480"/>
          <w:marRight w:val="0"/>
          <w:marTop w:val="0"/>
          <w:marBottom w:val="0"/>
          <w:divBdr>
            <w:top w:val="none" w:sz="0" w:space="0" w:color="auto"/>
            <w:left w:val="none" w:sz="0" w:space="0" w:color="auto"/>
            <w:bottom w:val="none" w:sz="0" w:space="0" w:color="auto"/>
            <w:right w:val="none" w:sz="0" w:space="0" w:color="auto"/>
          </w:divBdr>
        </w:div>
        <w:div w:id="349645426">
          <w:marLeft w:val="480"/>
          <w:marRight w:val="0"/>
          <w:marTop w:val="0"/>
          <w:marBottom w:val="0"/>
          <w:divBdr>
            <w:top w:val="none" w:sz="0" w:space="0" w:color="auto"/>
            <w:left w:val="none" w:sz="0" w:space="0" w:color="auto"/>
            <w:bottom w:val="none" w:sz="0" w:space="0" w:color="auto"/>
            <w:right w:val="none" w:sz="0" w:space="0" w:color="auto"/>
          </w:divBdr>
        </w:div>
        <w:div w:id="405225999">
          <w:marLeft w:val="480"/>
          <w:marRight w:val="0"/>
          <w:marTop w:val="0"/>
          <w:marBottom w:val="0"/>
          <w:divBdr>
            <w:top w:val="none" w:sz="0" w:space="0" w:color="auto"/>
            <w:left w:val="none" w:sz="0" w:space="0" w:color="auto"/>
            <w:bottom w:val="none" w:sz="0" w:space="0" w:color="auto"/>
            <w:right w:val="none" w:sz="0" w:space="0" w:color="auto"/>
          </w:divBdr>
        </w:div>
        <w:div w:id="437025600">
          <w:marLeft w:val="480"/>
          <w:marRight w:val="0"/>
          <w:marTop w:val="0"/>
          <w:marBottom w:val="0"/>
          <w:divBdr>
            <w:top w:val="none" w:sz="0" w:space="0" w:color="auto"/>
            <w:left w:val="none" w:sz="0" w:space="0" w:color="auto"/>
            <w:bottom w:val="none" w:sz="0" w:space="0" w:color="auto"/>
            <w:right w:val="none" w:sz="0" w:space="0" w:color="auto"/>
          </w:divBdr>
        </w:div>
        <w:div w:id="445657902">
          <w:marLeft w:val="480"/>
          <w:marRight w:val="0"/>
          <w:marTop w:val="0"/>
          <w:marBottom w:val="0"/>
          <w:divBdr>
            <w:top w:val="none" w:sz="0" w:space="0" w:color="auto"/>
            <w:left w:val="none" w:sz="0" w:space="0" w:color="auto"/>
            <w:bottom w:val="none" w:sz="0" w:space="0" w:color="auto"/>
            <w:right w:val="none" w:sz="0" w:space="0" w:color="auto"/>
          </w:divBdr>
        </w:div>
        <w:div w:id="455031344">
          <w:marLeft w:val="480"/>
          <w:marRight w:val="0"/>
          <w:marTop w:val="0"/>
          <w:marBottom w:val="0"/>
          <w:divBdr>
            <w:top w:val="none" w:sz="0" w:space="0" w:color="auto"/>
            <w:left w:val="none" w:sz="0" w:space="0" w:color="auto"/>
            <w:bottom w:val="none" w:sz="0" w:space="0" w:color="auto"/>
            <w:right w:val="none" w:sz="0" w:space="0" w:color="auto"/>
          </w:divBdr>
        </w:div>
        <w:div w:id="496649614">
          <w:marLeft w:val="480"/>
          <w:marRight w:val="0"/>
          <w:marTop w:val="0"/>
          <w:marBottom w:val="0"/>
          <w:divBdr>
            <w:top w:val="none" w:sz="0" w:space="0" w:color="auto"/>
            <w:left w:val="none" w:sz="0" w:space="0" w:color="auto"/>
            <w:bottom w:val="none" w:sz="0" w:space="0" w:color="auto"/>
            <w:right w:val="none" w:sz="0" w:space="0" w:color="auto"/>
          </w:divBdr>
        </w:div>
        <w:div w:id="497426656">
          <w:marLeft w:val="480"/>
          <w:marRight w:val="0"/>
          <w:marTop w:val="0"/>
          <w:marBottom w:val="0"/>
          <w:divBdr>
            <w:top w:val="none" w:sz="0" w:space="0" w:color="auto"/>
            <w:left w:val="none" w:sz="0" w:space="0" w:color="auto"/>
            <w:bottom w:val="none" w:sz="0" w:space="0" w:color="auto"/>
            <w:right w:val="none" w:sz="0" w:space="0" w:color="auto"/>
          </w:divBdr>
        </w:div>
        <w:div w:id="546450794">
          <w:marLeft w:val="480"/>
          <w:marRight w:val="0"/>
          <w:marTop w:val="0"/>
          <w:marBottom w:val="0"/>
          <w:divBdr>
            <w:top w:val="none" w:sz="0" w:space="0" w:color="auto"/>
            <w:left w:val="none" w:sz="0" w:space="0" w:color="auto"/>
            <w:bottom w:val="none" w:sz="0" w:space="0" w:color="auto"/>
            <w:right w:val="none" w:sz="0" w:space="0" w:color="auto"/>
          </w:divBdr>
        </w:div>
        <w:div w:id="553781017">
          <w:marLeft w:val="480"/>
          <w:marRight w:val="0"/>
          <w:marTop w:val="0"/>
          <w:marBottom w:val="0"/>
          <w:divBdr>
            <w:top w:val="none" w:sz="0" w:space="0" w:color="auto"/>
            <w:left w:val="none" w:sz="0" w:space="0" w:color="auto"/>
            <w:bottom w:val="none" w:sz="0" w:space="0" w:color="auto"/>
            <w:right w:val="none" w:sz="0" w:space="0" w:color="auto"/>
          </w:divBdr>
        </w:div>
        <w:div w:id="605578549">
          <w:marLeft w:val="480"/>
          <w:marRight w:val="0"/>
          <w:marTop w:val="0"/>
          <w:marBottom w:val="0"/>
          <w:divBdr>
            <w:top w:val="none" w:sz="0" w:space="0" w:color="auto"/>
            <w:left w:val="none" w:sz="0" w:space="0" w:color="auto"/>
            <w:bottom w:val="none" w:sz="0" w:space="0" w:color="auto"/>
            <w:right w:val="none" w:sz="0" w:space="0" w:color="auto"/>
          </w:divBdr>
        </w:div>
        <w:div w:id="642588191">
          <w:marLeft w:val="480"/>
          <w:marRight w:val="0"/>
          <w:marTop w:val="0"/>
          <w:marBottom w:val="0"/>
          <w:divBdr>
            <w:top w:val="none" w:sz="0" w:space="0" w:color="auto"/>
            <w:left w:val="none" w:sz="0" w:space="0" w:color="auto"/>
            <w:bottom w:val="none" w:sz="0" w:space="0" w:color="auto"/>
            <w:right w:val="none" w:sz="0" w:space="0" w:color="auto"/>
          </w:divBdr>
        </w:div>
        <w:div w:id="676232747">
          <w:marLeft w:val="480"/>
          <w:marRight w:val="0"/>
          <w:marTop w:val="0"/>
          <w:marBottom w:val="0"/>
          <w:divBdr>
            <w:top w:val="none" w:sz="0" w:space="0" w:color="auto"/>
            <w:left w:val="none" w:sz="0" w:space="0" w:color="auto"/>
            <w:bottom w:val="none" w:sz="0" w:space="0" w:color="auto"/>
            <w:right w:val="none" w:sz="0" w:space="0" w:color="auto"/>
          </w:divBdr>
        </w:div>
        <w:div w:id="704644375">
          <w:marLeft w:val="480"/>
          <w:marRight w:val="0"/>
          <w:marTop w:val="0"/>
          <w:marBottom w:val="0"/>
          <w:divBdr>
            <w:top w:val="none" w:sz="0" w:space="0" w:color="auto"/>
            <w:left w:val="none" w:sz="0" w:space="0" w:color="auto"/>
            <w:bottom w:val="none" w:sz="0" w:space="0" w:color="auto"/>
            <w:right w:val="none" w:sz="0" w:space="0" w:color="auto"/>
          </w:divBdr>
        </w:div>
        <w:div w:id="719671213">
          <w:marLeft w:val="480"/>
          <w:marRight w:val="0"/>
          <w:marTop w:val="0"/>
          <w:marBottom w:val="0"/>
          <w:divBdr>
            <w:top w:val="none" w:sz="0" w:space="0" w:color="auto"/>
            <w:left w:val="none" w:sz="0" w:space="0" w:color="auto"/>
            <w:bottom w:val="none" w:sz="0" w:space="0" w:color="auto"/>
            <w:right w:val="none" w:sz="0" w:space="0" w:color="auto"/>
          </w:divBdr>
        </w:div>
        <w:div w:id="778182914">
          <w:marLeft w:val="480"/>
          <w:marRight w:val="0"/>
          <w:marTop w:val="0"/>
          <w:marBottom w:val="0"/>
          <w:divBdr>
            <w:top w:val="none" w:sz="0" w:space="0" w:color="auto"/>
            <w:left w:val="none" w:sz="0" w:space="0" w:color="auto"/>
            <w:bottom w:val="none" w:sz="0" w:space="0" w:color="auto"/>
            <w:right w:val="none" w:sz="0" w:space="0" w:color="auto"/>
          </w:divBdr>
        </w:div>
        <w:div w:id="815683554">
          <w:marLeft w:val="480"/>
          <w:marRight w:val="0"/>
          <w:marTop w:val="0"/>
          <w:marBottom w:val="0"/>
          <w:divBdr>
            <w:top w:val="none" w:sz="0" w:space="0" w:color="auto"/>
            <w:left w:val="none" w:sz="0" w:space="0" w:color="auto"/>
            <w:bottom w:val="none" w:sz="0" w:space="0" w:color="auto"/>
            <w:right w:val="none" w:sz="0" w:space="0" w:color="auto"/>
          </w:divBdr>
        </w:div>
        <w:div w:id="820390965">
          <w:marLeft w:val="480"/>
          <w:marRight w:val="0"/>
          <w:marTop w:val="0"/>
          <w:marBottom w:val="0"/>
          <w:divBdr>
            <w:top w:val="none" w:sz="0" w:space="0" w:color="auto"/>
            <w:left w:val="none" w:sz="0" w:space="0" w:color="auto"/>
            <w:bottom w:val="none" w:sz="0" w:space="0" w:color="auto"/>
            <w:right w:val="none" w:sz="0" w:space="0" w:color="auto"/>
          </w:divBdr>
        </w:div>
        <w:div w:id="846020507">
          <w:marLeft w:val="480"/>
          <w:marRight w:val="0"/>
          <w:marTop w:val="0"/>
          <w:marBottom w:val="0"/>
          <w:divBdr>
            <w:top w:val="none" w:sz="0" w:space="0" w:color="auto"/>
            <w:left w:val="none" w:sz="0" w:space="0" w:color="auto"/>
            <w:bottom w:val="none" w:sz="0" w:space="0" w:color="auto"/>
            <w:right w:val="none" w:sz="0" w:space="0" w:color="auto"/>
          </w:divBdr>
        </w:div>
        <w:div w:id="862522275">
          <w:marLeft w:val="480"/>
          <w:marRight w:val="0"/>
          <w:marTop w:val="0"/>
          <w:marBottom w:val="0"/>
          <w:divBdr>
            <w:top w:val="none" w:sz="0" w:space="0" w:color="auto"/>
            <w:left w:val="none" w:sz="0" w:space="0" w:color="auto"/>
            <w:bottom w:val="none" w:sz="0" w:space="0" w:color="auto"/>
            <w:right w:val="none" w:sz="0" w:space="0" w:color="auto"/>
          </w:divBdr>
        </w:div>
        <w:div w:id="925384596">
          <w:marLeft w:val="480"/>
          <w:marRight w:val="0"/>
          <w:marTop w:val="0"/>
          <w:marBottom w:val="0"/>
          <w:divBdr>
            <w:top w:val="none" w:sz="0" w:space="0" w:color="auto"/>
            <w:left w:val="none" w:sz="0" w:space="0" w:color="auto"/>
            <w:bottom w:val="none" w:sz="0" w:space="0" w:color="auto"/>
            <w:right w:val="none" w:sz="0" w:space="0" w:color="auto"/>
          </w:divBdr>
        </w:div>
        <w:div w:id="926613777">
          <w:marLeft w:val="480"/>
          <w:marRight w:val="0"/>
          <w:marTop w:val="0"/>
          <w:marBottom w:val="0"/>
          <w:divBdr>
            <w:top w:val="none" w:sz="0" w:space="0" w:color="auto"/>
            <w:left w:val="none" w:sz="0" w:space="0" w:color="auto"/>
            <w:bottom w:val="none" w:sz="0" w:space="0" w:color="auto"/>
            <w:right w:val="none" w:sz="0" w:space="0" w:color="auto"/>
          </w:divBdr>
        </w:div>
        <w:div w:id="936795353">
          <w:marLeft w:val="480"/>
          <w:marRight w:val="0"/>
          <w:marTop w:val="0"/>
          <w:marBottom w:val="0"/>
          <w:divBdr>
            <w:top w:val="none" w:sz="0" w:space="0" w:color="auto"/>
            <w:left w:val="none" w:sz="0" w:space="0" w:color="auto"/>
            <w:bottom w:val="none" w:sz="0" w:space="0" w:color="auto"/>
            <w:right w:val="none" w:sz="0" w:space="0" w:color="auto"/>
          </w:divBdr>
        </w:div>
        <w:div w:id="971515596">
          <w:marLeft w:val="480"/>
          <w:marRight w:val="0"/>
          <w:marTop w:val="0"/>
          <w:marBottom w:val="0"/>
          <w:divBdr>
            <w:top w:val="none" w:sz="0" w:space="0" w:color="auto"/>
            <w:left w:val="none" w:sz="0" w:space="0" w:color="auto"/>
            <w:bottom w:val="none" w:sz="0" w:space="0" w:color="auto"/>
            <w:right w:val="none" w:sz="0" w:space="0" w:color="auto"/>
          </w:divBdr>
        </w:div>
        <w:div w:id="1073625503">
          <w:marLeft w:val="480"/>
          <w:marRight w:val="0"/>
          <w:marTop w:val="0"/>
          <w:marBottom w:val="0"/>
          <w:divBdr>
            <w:top w:val="none" w:sz="0" w:space="0" w:color="auto"/>
            <w:left w:val="none" w:sz="0" w:space="0" w:color="auto"/>
            <w:bottom w:val="none" w:sz="0" w:space="0" w:color="auto"/>
            <w:right w:val="none" w:sz="0" w:space="0" w:color="auto"/>
          </w:divBdr>
        </w:div>
        <w:div w:id="1106459352">
          <w:marLeft w:val="480"/>
          <w:marRight w:val="0"/>
          <w:marTop w:val="0"/>
          <w:marBottom w:val="0"/>
          <w:divBdr>
            <w:top w:val="none" w:sz="0" w:space="0" w:color="auto"/>
            <w:left w:val="none" w:sz="0" w:space="0" w:color="auto"/>
            <w:bottom w:val="none" w:sz="0" w:space="0" w:color="auto"/>
            <w:right w:val="none" w:sz="0" w:space="0" w:color="auto"/>
          </w:divBdr>
        </w:div>
        <w:div w:id="1148478502">
          <w:marLeft w:val="480"/>
          <w:marRight w:val="0"/>
          <w:marTop w:val="0"/>
          <w:marBottom w:val="0"/>
          <w:divBdr>
            <w:top w:val="none" w:sz="0" w:space="0" w:color="auto"/>
            <w:left w:val="none" w:sz="0" w:space="0" w:color="auto"/>
            <w:bottom w:val="none" w:sz="0" w:space="0" w:color="auto"/>
            <w:right w:val="none" w:sz="0" w:space="0" w:color="auto"/>
          </w:divBdr>
        </w:div>
        <w:div w:id="1148935054">
          <w:marLeft w:val="480"/>
          <w:marRight w:val="0"/>
          <w:marTop w:val="0"/>
          <w:marBottom w:val="0"/>
          <w:divBdr>
            <w:top w:val="none" w:sz="0" w:space="0" w:color="auto"/>
            <w:left w:val="none" w:sz="0" w:space="0" w:color="auto"/>
            <w:bottom w:val="none" w:sz="0" w:space="0" w:color="auto"/>
            <w:right w:val="none" w:sz="0" w:space="0" w:color="auto"/>
          </w:divBdr>
        </w:div>
        <w:div w:id="1151216392">
          <w:marLeft w:val="480"/>
          <w:marRight w:val="0"/>
          <w:marTop w:val="0"/>
          <w:marBottom w:val="0"/>
          <w:divBdr>
            <w:top w:val="none" w:sz="0" w:space="0" w:color="auto"/>
            <w:left w:val="none" w:sz="0" w:space="0" w:color="auto"/>
            <w:bottom w:val="none" w:sz="0" w:space="0" w:color="auto"/>
            <w:right w:val="none" w:sz="0" w:space="0" w:color="auto"/>
          </w:divBdr>
        </w:div>
        <w:div w:id="1166241063">
          <w:marLeft w:val="480"/>
          <w:marRight w:val="0"/>
          <w:marTop w:val="0"/>
          <w:marBottom w:val="0"/>
          <w:divBdr>
            <w:top w:val="none" w:sz="0" w:space="0" w:color="auto"/>
            <w:left w:val="none" w:sz="0" w:space="0" w:color="auto"/>
            <w:bottom w:val="none" w:sz="0" w:space="0" w:color="auto"/>
            <w:right w:val="none" w:sz="0" w:space="0" w:color="auto"/>
          </w:divBdr>
        </w:div>
        <w:div w:id="1243760631">
          <w:marLeft w:val="480"/>
          <w:marRight w:val="0"/>
          <w:marTop w:val="0"/>
          <w:marBottom w:val="0"/>
          <w:divBdr>
            <w:top w:val="none" w:sz="0" w:space="0" w:color="auto"/>
            <w:left w:val="none" w:sz="0" w:space="0" w:color="auto"/>
            <w:bottom w:val="none" w:sz="0" w:space="0" w:color="auto"/>
            <w:right w:val="none" w:sz="0" w:space="0" w:color="auto"/>
          </w:divBdr>
        </w:div>
        <w:div w:id="1289051333">
          <w:marLeft w:val="480"/>
          <w:marRight w:val="0"/>
          <w:marTop w:val="0"/>
          <w:marBottom w:val="0"/>
          <w:divBdr>
            <w:top w:val="none" w:sz="0" w:space="0" w:color="auto"/>
            <w:left w:val="none" w:sz="0" w:space="0" w:color="auto"/>
            <w:bottom w:val="none" w:sz="0" w:space="0" w:color="auto"/>
            <w:right w:val="none" w:sz="0" w:space="0" w:color="auto"/>
          </w:divBdr>
        </w:div>
        <w:div w:id="1324817251">
          <w:marLeft w:val="480"/>
          <w:marRight w:val="0"/>
          <w:marTop w:val="0"/>
          <w:marBottom w:val="0"/>
          <w:divBdr>
            <w:top w:val="none" w:sz="0" w:space="0" w:color="auto"/>
            <w:left w:val="none" w:sz="0" w:space="0" w:color="auto"/>
            <w:bottom w:val="none" w:sz="0" w:space="0" w:color="auto"/>
            <w:right w:val="none" w:sz="0" w:space="0" w:color="auto"/>
          </w:divBdr>
        </w:div>
        <w:div w:id="1352874118">
          <w:marLeft w:val="480"/>
          <w:marRight w:val="0"/>
          <w:marTop w:val="0"/>
          <w:marBottom w:val="0"/>
          <w:divBdr>
            <w:top w:val="none" w:sz="0" w:space="0" w:color="auto"/>
            <w:left w:val="none" w:sz="0" w:space="0" w:color="auto"/>
            <w:bottom w:val="none" w:sz="0" w:space="0" w:color="auto"/>
            <w:right w:val="none" w:sz="0" w:space="0" w:color="auto"/>
          </w:divBdr>
        </w:div>
        <w:div w:id="1383363113">
          <w:marLeft w:val="480"/>
          <w:marRight w:val="0"/>
          <w:marTop w:val="0"/>
          <w:marBottom w:val="0"/>
          <w:divBdr>
            <w:top w:val="none" w:sz="0" w:space="0" w:color="auto"/>
            <w:left w:val="none" w:sz="0" w:space="0" w:color="auto"/>
            <w:bottom w:val="none" w:sz="0" w:space="0" w:color="auto"/>
            <w:right w:val="none" w:sz="0" w:space="0" w:color="auto"/>
          </w:divBdr>
        </w:div>
        <w:div w:id="1408647818">
          <w:marLeft w:val="480"/>
          <w:marRight w:val="0"/>
          <w:marTop w:val="0"/>
          <w:marBottom w:val="0"/>
          <w:divBdr>
            <w:top w:val="none" w:sz="0" w:space="0" w:color="auto"/>
            <w:left w:val="none" w:sz="0" w:space="0" w:color="auto"/>
            <w:bottom w:val="none" w:sz="0" w:space="0" w:color="auto"/>
            <w:right w:val="none" w:sz="0" w:space="0" w:color="auto"/>
          </w:divBdr>
        </w:div>
        <w:div w:id="1481996307">
          <w:marLeft w:val="480"/>
          <w:marRight w:val="0"/>
          <w:marTop w:val="0"/>
          <w:marBottom w:val="0"/>
          <w:divBdr>
            <w:top w:val="none" w:sz="0" w:space="0" w:color="auto"/>
            <w:left w:val="none" w:sz="0" w:space="0" w:color="auto"/>
            <w:bottom w:val="none" w:sz="0" w:space="0" w:color="auto"/>
            <w:right w:val="none" w:sz="0" w:space="0" w:color="auto"/>
          </w:divBdr>
        </w:div>
        <w:div w:id="1554847570">
          <w:marLeft w:val="480"/>
          <w:marRight w:val="0"/>
          <w:marTop w:val="0"/>
          <w:marBottom w:val="0"/>
          <w:divBdr>
            <w:top w:val="none" w:sz="0" w:space="0" w:color="auto"/>
            <w:left w:val="none" w:sz="0" w:space="0" w:color="auto"/>
            <w:bottom w:val="none" w:sz="0" w:space="0" w:color="auto"/>
            <w:right w:val="none" w:sz="0" w:space="0" w:color="auto"/>
          </w:divBdr>
        </w:div>
        <w:div w:id="1580360875">
          <w:marLeft w:val="480"/>
          <w:marRight w:val="0"/>
          <w:marTop w:val="0"/>
          <w:marBottom w:val="0"/>
          <w:divBdr>
            <w:top w:val="none" w:sz="0" w:space="0" w:color="auto"/>
            <w:left w:val="none" w:sz="0" w:space="0" w:color="auto"/>
            <w:bottom w:val="none" w:sz="0" w:space="0" w:color="auto"/>
            <w:right w:val="none" w:sz="0" w:space="0" w:color="auto"/>
          </w:divBdr>
        </w:div>
        <w:div w:id="1595237051">
          <w:marLeft w:val="480"/>
          <w:marRight w:val="0"/>
          <w:marTop w:val="0"/>
          <w:marBottom w:val="0"/>
          <w:divBdr>
            <w:top w:val="none" w:sz="0" w:space="0" w:color="auto"/>
            <w:left w:val="none" w:sz="0" w:space="0" w:color="auto"/>
            <w:bottom w:val="none" w:sz="0" w:space="0" w:color="auto"/>
            <w:right w:val="none" w:sz="0" w:space="0" w:color="auto"/>
          </w:divBdr>
        </w:div>
        <w:div w:id="1703094849">
          <w:marLeft w:val="480"/>
          <w:marRight w:val="0"/>
          <w:marTop w:val="0"/>
          <w:marBottom w:val="0"/>
          <w:divBdr>
            <w:top w:val="none" w:sz="0" w:space="0" w:color="auto"/>
            <w:left w:val="none" w:sz="0" w:space="0" w:color="auto"/>
            <w:bottom w:val="none" w:sz="0" w:space="0" w:color="auto"/>
            <w:right w:val="none" w:sz="0" w:space="0" w:color="auto"/>
          </w:divBdr>
        </w:div>
        <w:div w:id="1716656536">
          <w:marLeft w:val="480"/>
          <w:marRight w:val="0"/>
          <w:marTop w:val="0"/>
          <w:marBottom w:val="0"/>
          <w:divBdr>
            <w:top w:val="none" w:sz="0" w:space="0" w:color="auto"/>
            <w:left w:val="none" w:sz="0" w:space="0" w:color="auto"/>
            <w:bottom w:val="none" w:sz="0" w:space="0" w:color="auto"/>
            <w:right w:val="none" w:sz="0" w:space="0" w:color="auto"/>
          </w:divBdr>
        </w:div>
        <w:div w:id="1716927195">
          <w:marLeft w:val="480"/>
          <w:marRight w:val="0"/>
          <w:marTop w:val="0"/>
          <w:marBottom w:val="0"/>
          <w:divBdr>
            <w:top w:val="none" w:sz="0" w:space="0" w:color="auto"/>
            <w:left w:val="none" w:sz="0" w:space="0" w:color="auto"/>
            <w:bottom w:val="none" w:sz="0" w:space="0" w:color="auto"/>
            <w:right w:val="none" w:sz="0" w:space="0" w:color="auto"/>
          </w:divBdr>
        </w:div>
        <w:div w:id="1736120719">
          <w:marLeft w:val="480"/>
          <w:marRight w:val="0"/>
          <w:marTop w:val="0"/>
          <w:marBottom w:val="0"/>
          <w:divBdr>
            <w:top w:val="none" w:sz="0" w:space="0" w:color="auto"/>
            <w:left w:val="none" w:sz="0" w:space="0" w:color="auto"/>
            <w:bottom w:val="none" w:sz="0" w:space="0" w:color="auto"/>
            <w:right w:val="none" w:sz="0" w:space="0" w:color="auto"/>
          </w:divBdr>
        </w:div>
        <w:div w:id="1743868413">
          <w:marLeft w:val="480"/>
          <w:marRight w:val="0"/>
          <w:marTop w:val="0"/>
          <w:marBottom w:val="0"/>
          <w:divBdr>
            <w:top w:val="none" w:sz="0" w:space="0" w:color="auto"/>
            <w:left w:val="none" w:sz="0" w:space="0" w:color="auto"/>
            <w:bottom w:val="none" w:sz="0" w:space="0" w:color="auto"/>
            <w:right w:val="none" w:sz="0" w:space="0" w:color="auto"/>
          </w:divBdr>
        </w:div>
        <w:div w:id="1770855580">
          <w:marLeft w:val="480"/>
          <w:marRight w:val="0"/>
          <w:marTop w:val="0"/>
          <w:marBottom w:val="0"/>
          <w:divBdr>
            <w:top w:val="none" w:sz="0" w:space="0" w:color="auto"/>
            <w:left w:val="none" w:sz="0" w:space="0" w:color="auto"/>
            <w:bottom w:val="none" w:sz="0" w:space="0" w:color="auto"/>
            <w:right w:val="none" w:sz="0" w:space="0" w:color="auto"/>
          </w:divBdr>
        </w:div>
        <w:div w:id="1938100451">
          <w:marLeft w:val="480"/>
          <w:marRight w:val="0"/>
          <w:marTop w:val="0"/>
          <w:marBottom w:val="0"/>
          <w:divBdr>
            <w:top w:val="none" w:sz="0" w:space="0" w:color="auto"/>
            <w:left w:val="none" w:sz="0" w:space="0" w:color="auto"/>
            <w:bottom w:val="none" w:sz="0" w:space="0" w:color="auto"/>
            <w:right w:val="none" w:sz="0" w:space="0" w:color="auto"/>
          </w:divBdr>
        </w:div>
        <w:div w:id="1939019220">
          <w:marLeft w:val="480"/>
          <w:marRight w:val="0"/>
          <w:marTop w:val="0"/>
          <w:marBottom w:val="0"/>
          <w:divBdr>
            <w:top w:val="none" w:sz="0" w:space="0" w:color="auto"/>
            <w:left w:val="none" w:sz="0" w:space="0" w:color="auto"/>
            <w:bottom w:val="none" w:sz="0" w:space="0" w:color="auto"/>
            <w:right w:val="none" w:sz="0" w:space="0" w:color="auto"/>
          </w:divBdr>
        </w:div>
        <w:div w:id="1975404810">
          <w:marLeft w:val="480"/>
          <w:marRight w:val="0"/>
          <w:marTop w:val="0"/>
          <w:marBottom w:val="0"/>
          <w:divBdr>
            <w:top w:val="none" w:sz="0" w:space="0" w:color="auto"/>
            <w:left w:val="none" w:sz="0" w:space="0" w:color="auto"/>
            <w:bottom w:val="none" w:sz="0" w:space="0" w:color="auto"/>
            <w:right w:val="none" w:sz="0" w:space="0" w:color="auto"/>
          </w:divBdr>
        </w:div>
        <w:div w:id="2016835168">
          <w:marLeft w:val="480"/>
          <w:marRight w:val="0"/>
          <w:marTop w:val="0"/>
          <w:marBottom w:val="0"/>
          <w:divBdr>
            <w:top w:val="none" w:sz="0" w:space="0" w:color="auto"/>
            <w:left w:val="none" w:sz="0" w:space="0" w:color="auto"/>
            <w:bottom w:val="none" w:sz="0" w:space="0" w:color="auto"/>
            <w:right w:val="none" w:sz="0" w:space="0" w:color="auto"/>
          </w:divBdr>
        </w:div>
        <w:div w:id="2034264636">
          <w:marLeft w:val="480"/>
          <w:marRight w:val="0"/>
          <w:marTop w:val="0"/>
          <w:marBottom w:val="0"/>
          <w:divBdr>
            <w:top w:val="none" w:sz="0" w:space="0" w:color="auto"/>
            <w:left w:val="none" w:sz="0" w:space="0" w:color="auto"/>
            <w:bottom w:val="none" w:sz="0" w:space="0" w:color="auto"/>
            <w:right w:val="none" w:sz="0" w:space="0" w:color="auto"/>
          </w:divBdr>
        </w:div>
        <w:div w:id="2041855659">
          <w:marLeft w:val="480"/>
          <w:marRight w:val="0"/>
          <w:marTop w:val="0"/>
          <w:marBottom w:val="0"/>
          <w:divBdr>
            <w:top w:val="none" w:sz="0" w:space="0" w:color="auto"/>
            <w:left w:val="none" w:sz="0" w:space="0" w:color="auto"/>
            <w:bottom w:val="none" w:sz="0" w:space="0" w:color="auto"/>
            <w:right w:val="none" w:sz="0" w:space="0" w:color="auto"/>
          </w:divBdr>
        </w:div>
        <w:div w:id="2079743478">
          <w:marLeft w:val="480"/>
          <w:marRight w:val="0"/>
          <w:marTop w:val="0"/>
          <w:marBottom w:val="0"/>
          <w:divBdr>
            <w:top w:val="none" w:sz="0" w:space="0" w:color="auto"/>
            <w:left w:val="none" w:sz="0" w:space="0" w:color="auto"/>
            <w:bottom w:val="none" w:sz="0" w:space="0" w:color="auto"/>
            <w:right w:val="none" w:sz="0" w:space="0" w:color="auto"/>
          </w:divBdr>
        </w:div>
        <w:div w:id="2098554317">
          <w:marLeft w:val="480"/>
          <w:marRight w:val="0"/>
          <w:marTop w:val="0"/>
          <w:marBottom w:val="0"/>
          <w:divBdr>
            <w:top w:val="none" w:sz="0" w:space="0" w:color="auto"/>
            <w:left w:val="none" w:sz="0" w:space="0" w:color="auto"/>
            <w:bottom w:val="none" w:sz="0" w:space="0" w:color="auto"/>
            <w:right w:val="none" w:sz="0" w:space="0" w:color="auto"/>
          </w:divBdr>
        </w:div>
        <w:div w:id="2115779357">
          <w:marLeft w:val="480"/>
          <w:marRight w:val="0"/>
          <w:marTop w:val="0"/>
          <w:marBottom w:val="0"/>
          <w:divBdr>
            <w:top w:val="none" w:sz="0" w:space="0" w:color="auto"/>
            <w:left w:val="none" w:sz="0" w:space="0" w:color="auto"/>
            <w:bottom w:val="none" w:sz="0" w:space="0" w:color="auto"/>
            <w:right w:val="none" w:sz="0" w:space="0" w:color="auto"/>
          </w:divBdr>
        </w:div>
        <w:div w:id="2135518128">
          <w:marLeft w:val="480"/>
          <w:marRight w:val="0"/>
          <w:marTop w:val="0"/>
          <w:marBottom w:val="0"/>
          <w:divBdr>
            <w:top w:val="none" w:sz="0" w:space="0" w:color="auto"/>
            <w:left w:val="none" w:sz="0" w:space="0" w:color="auto"/>
            <w:bottom w:val="none" w:sz="0" w:space="0" w:color="auto"/>
            <w:right w:val="none" w:sz="0" w:space="0" w:color="auto"/>
          </w:divBdr>
        </w:div>
      </w:divsChild>
    </w:div>
    <w:div w:id="987786593">
      <w:bodyDiv w:val="1"/>
      <w:marLeft w:val="0"/>
      <w:marRight w:val="0"/>
      <w:marTop w:val="0"/>
      <w:marBottom w:val="0"/>
      <w:divBdr>
        <w:top w:val="none" w:sz="0" w:space="0" w:color="auto"/>
        <w:left w:val="none" w:sz="0" w:space="0" w:color="auto"/>
        <w:bottom w:val="none" w:sz="0" w:space="0" w:color="auto"/>
        <w:right w:val="none" w:sz="0" w:space="0" w:color="auto"/>
      </w:divBdr>
      <w:divsChild>
        <w:div w:id="39598907">
          <w:marLeft w:val="480"/>
          <w:marRight w:val="0"/>
          <w:marTop w:val="0"/>
          <w:marBottom w:val="0"/>
          <w:divBdr>
            <w:top w:val="none" w:sz="0" w:space="0" w:color="auto"/>
            <w:left w:val="none" w:sz="0" w:space="0" w:color="auto"/>
            <w:bottom w:val="none" w:sz="0" w:space="0" w:color="auto"/>
            <w:right w:val="none" w:sz="0" w:space="0" w:color="auto"/>
          </w:divBdr>
        </w:div>
        <w:div w:id="64301130">
          <w:marLeft w:val="480"/>
          <w:marRight w:val="0"/>
          <w:marTop w:val="0"/>
          <w:marBottom w:val="0"/>
          <w:divBdr>
            <w:top w:val="none" w:sz="0" w:space="0" w:color="auto"/>
            <w:left w:val="none" w:sz="0" w:space="0" w:color="auto"/>
            <w:bottom w:val="none" w:sz="0" w:space="0" w:color="auto"/>
            <w:right w:val="none" w:sz="0" w:space="0" w:color="auto"/>
          </w:divBdr>
        </w:div>
        <w:div w:id="122507007">
          <w:marLeft w:val="480"/>
          <w:marRight w:val="0"/>
          <w:marTop w:val="0"/>
          <w:marBottom w:val="0"/>
          <w:divBdr>
            <w:top w:val="none" w:sz="0" w:space="0" w:color="auto"/>
            <w:left w:val="none" w:sz="0" w:space="0" w:color="auto"/>
            <w:bottom w:val="none" w:sz="0" w:space="0" w:color="auto"/>
            <w:right w:val="none" w:sz="0" w:space="0" w:color="auto"/>
          </w:divBdr>
        </w:div>
        <w:div w:id="138574709">
          <w:marLeft w:val="480"/>
          <w:marRight w:val="0"/>
          <w:marTop w:val="0"/>
          <w:marBottom w:val="0"/>
          <w:divBdr>
            <w:top w:val="none" w:sz="0" w:space="0" w:color="auto"/>
            <w:left w:val="none" w:sz="0" w:space="0" w:color="auto"/>
            <w:bottom w:val="none" w:sz="0" w:space="0" w:color="auto"/>
            <w:right w:val="none" w:sz="0" w:space="0" w:color="auto"/>
          </w:divBdr>
        </w:div>
        <w:div w:id="211502367">
          <w:marLeft w:val="480"/>
          <w:marRight w:val="0"/>
          <w:marTop w:val="0"/>
          <w:marBottom w:val="0"/>
          <w:divBdr>
            <w:top w:val="none" w:sz="0" w:space="0" w:color="auto"/>
            <w:left w:val="none" w:sz="0" w:space="0" w:color="auto"/>
            <w:bottom w:val="none" w:sz="0" w:space="0" w:color="auto"/>
            <w:right w:val="none" w:sz="0" w:space="0" w:color="auto"/>
          </w:divBdr>
        </w:div>
        <w:div w:id="213466867">
          <w:marLeft w:val="480"/>
          <w:marRight w:val="0"/>
          <w:marTop w:val="0"/>
          <w:marBottom w:val="0"/>
          <w:divBdr>
            <w:top w:val="none" w:sz="0" w:space="0" w:color="auto"/>
            <w:left w:val="none" w:sz="0" w:space="0" w:color="auto"/>
            <w:bottom w:val="none" w:sz="0" w:space="0" w:color="auto"/>
            <w:right w:val="none" w:sz="0" w:space="0" w:color="auto"/>
          </w:divBdr>
        </w:div>
        <w:div w:id="227619532">
          <w:marLeft w:val="480"/>
          <w:marRight w:val="0"/>
          <w:marTop w:val="0"/>
          <w:marBottom w:val="0"/>
          <w:divBdr>
            <w:top w:val="none" w:sz="0" w:space="0" w:color="auto"/>
            <w:left w:val="none" w:sz="0" w:space="0" w:color="auto"/>
            <w:bottom w:val="none" w:sz="0" w:space="0" w:color="auto"/>
            <w:right w:val="none" w:sz="0" w:space="0" w:color="auto"/>
          </w:divBdr>
        </w:div>
        <w:div w:id="249824934">
          <w:marLeft w:val="480"/>
          <w:marRight w:val="0"/>
          <w:marTop w:val="0"/>
          <w:marBottom w:val="0"/>
          <w:divBdr>
            <w:top w:val="none" w:sz="0" w:space="0" w:color="auto"/>
            <w:left w:val="none" w:sz="0" w:space="0" w:color="auto"/>
            <w:bottom w:val="none" w:sz="0" w:space="0" w:color="auto"/>
            <w:right w:val="none" w:sz="0" w:space="0" w:color="auto"/>
          </w:divBdr>
        </w:div>
        <w:div w:id="334844055">
          <w:marLeft w:val="480"/>
          <w:marRight w:val="0"/>
          <w:marTop w:val="0"/>
          <w:marBottom w:val="0"/>
          <w:divBdr>
            <w:top w:val="none" w:sz="0" w:space="0" w:color="auto"/>
            <w:left w:val="none" w:sz="0" w:space="0" w:color="auto"/>
            <w:bottom w:val="none" w:sz="0" w:space="0" w:color="auto"/>
            <w:right w:val="none" w:sz="0" w:space="0" w:color="auto"/>
          </w:divBdr>
        </w:div>
        <w:div w:id="371728374">
          <w:marLeft w:val="480"/>
          <w:marRight w:val="0"/>
          <w:marTop w:val="0"/>
          <w:marBottom w:val="0"/>
          <w:divBdr>
            <w:top w:val="none" w:sz="0" w:space="0" w:color="auto"/>
            <w:left w:val="none" w:sz="0" w:space="0" w:color="auto"/>
            <w:bottom w:val="none" w:sz="0" w:space="0" w:color="auto"/>
            <w:right w:val="none" w:sz="0" w:space="0" w:color="auto"/>
          </w:divBdr>
        </w:div>
        <w:div w:id="479034872">
          <w:marLeft w:val="480"/>
          <w:marRight w:val="0"/>
          <w:marTop w:val="0"/>
          <w:marBottom w:val="0"/>
          <w:divBdr>
            <w:top w:val="none" w:sz="0" w:space="0" w:color="auto"/>
            <w:left w:val="none" w:sz="0" w:space="0" w:color="auto"/>
            <w:bottom w:val="none" w:sz="0" w:space="0" w:color="auto"/>
            <w:right w:val="none" w:sz="0" w:space="0" w:color="auto"/>
          </w:divBdr>
        </w:div>
        <w:div w:id="543059647">
          <w:marLeft w:val="480"/>
          <w:marRight w:val="0"/>
          <w:marTop w:val="0"/>
          <w:marBottom w:val="0"/>
          <w:divBdr>
            <w:top w:val="none" w:sz="0" w:space="0" w:color="auto"/>
            <w:left w:val="none" w:sz="0" w:space="0" w:color="auto"/>
            <w:bottom w:val="none" w:sz="0" w:space="0" w:color="auto"/>
            <w:right w:val="none" w:sz="0" w:space="0" w:color="auto"/>
          </w:divBdr>
        </w:div>
        <w:div w:id="582493597">
          <w:marLeft w:val="480"/>
          <w:marRight w:val="0"/>
          <w:marTop w:val="0"/>
          <w:marBottom w:val="0"/>
          <w:divBdr>
            <w:top w:val="none" w:sz="0" w:space="0" w:color="auto"/>
            <w:left w:val="none" w:sz="0" w:space="0" w:color="auto"/>
            <w:bottom w:val="none" w:sz="0" w:space="0" w:color="auto"/>
            <w:right w:val="none" w:sz="0" w:space="0" w:color="auto"/>
          </w:divBdr>
        </w:div>
        <w:div w:id="634718197">
          <w:marLeft w:val="480"/>
          <w:marRight w:val="0"/>
          <w:marTop w:val="0"/>
          <w:marBottom w:val="0"/>
          <w:divBdr>
            <w:top w:val="none" w:sz="0" w:space="0" w:color="auto"/>
            <w:left w:val="none" w:sz="0" w:space="0" w:color="auto"/>
            <w:bottom w:val="none" w:sz="0" w:space="0" w:color="auto"/>
            <w:right w:val="none" w:sz="0" w:space="0" w:color="auto"/>
          </w:divBdr>
        </w:div>
        <w:div w:id="681708687">
          <w:marLeft w:val="480"/>
          <w:marRight w:val="0"/>
          <w:marTop w:val="0"/>
          <w:marBottom w:val="0"/>
          <w:divBdr>
            <w:top w:val="none" w:sz="0" w:space="0" w:color="auto"/>
            <w:left w:val="none" w:sz="0" w:space="0" w:color="auto"/>
            <w:bottom w:val="none" w:sz="0" w:space="0" w:color="auto"/>
            <w:right w:val="none" w:sz="0" w:space="0" w:color="auto"/>
          </w:divBdr>
        </w:div>
        <w:div w:id="699011172">
          <w:marLeft w:val="480"/>
          <w:marRight w:val="0"/>
          <w:marTop w:val="0"/>
          <w:marBottom w:val="0"/>
          <w:divBdr>
            <w:top w:val="none" w:sz="0" w:space="0" w:color="auto"/>
            <w:left w:val="none" w:sz="0" w:space="0" w:color="auto"/>
            <w:bottom w:val="none" w:sz="0" w:space="0" w:color="auto"/>
            <w:right w:val="none" w:sz="0" w:space="0" w:color="auto"/>
          </w:divBdr>
        </w:div>
        <w:div w:id="729379223">
          <w:marLeft w:val="480"/>
          <w:marRight w:val="0"/>
          <w:marTop w:val="0"/>
          <w:marBottom w:val="0"/>
          <w:divBdr>
            <w:top w:val="none" w:sz="0" w:space="0" w:color="auto"/>
            <w:left w:val="none" w:sz="0" w:space="0" w:color="auto"/>
            <w:bottom w:val="none" w:sz="0" w:space="0" w:color="auto"/>
            <w:right w:val="none" w:sz="0" w:space="0" w:color="auto"/>
          </w:divBdr>
        </w:div>
        <w:div w:id="761876448">
          <w:marLeft w:val="480"/>
          <w:marRight w:val="0"/>
          <w:marTop w:val="0"/>
          <w:marBottom w:val="0"/>
          <w:divBdr>
            <w:top w:val="none" w:sz="0" w:space="0" w:color="auto"/>
            <w:left w:val="none" w:sz="0" w:space="0" w:color="auto"/>
            <w:bottom w:val="none" w:sz="0" w:space="0" w:color="auto"/>
            <w:right w:val="none" w:sz="0" w:space="0" w:color="auto"/>
          </w:divBdr>
        </w:div>
        <w:div w:id="779371217">
          <w:marLeft w:val="480"/>
          <w:marRight w:val="0"/>
          <w:marTop w:val="0"/>
          <w:marBottom w:val="0"/>
          <w:divBdr>
            <w:top w:val="none" w:sz="0" w:space="0" w:color="auto"/>
            <w:left w:val="none" w:sz="0" w:space="0" w:color="auto"/>
            <w:bottom w:val="none" w:sz="0" w:space="0" w:color="auto"/>
            <w:right w:val="none" w:sz="0" w:space="0" w:color="auto"/>
          </w:divBdr>
        </w:div>
        <w:div w:id="826164042">
          <w:marLeft w:val="480"/>
          <w:marRight w:val="0"/>
          <w:marTop w:val="0"/>
          <w:marBottom w:val="0"/>
          <w:divBdr>
            <w:top w:val="none" w:sz="0" w:space="0" w:color="auto"/>
            <w:left w:val="none" w:sz="0" w:space="0" w:color="auto"/>
            <w:bottom w:val="none" w:sz="0" w:space="0" w:color="auto"/>
            <w:right w:val="none" w:sz="0" w:space="0" w:color="auto"/>
          </w:divBdr>
        </w:div>
        <w:div w:id="903419019">
          <w:marLeft w:val="480"/>
          <w:marRight w:val="0"/>
          <w:marTop w:val="0"/>
          <w:marBottom w:val="0"/>
          <w:divBdr>
            <w:top w:val="none" w:sz="0" w:space="0" w:color="auto"/>
            <w:left w:val="none" w:sz="0" w:space="0" w:color="auto"/>
            <w:bottom w:val="none" w:sz="0" w:space="0" w:color="auto"/>
            <w:right w:val="none" w:sz="0" w:space="0" w:color="auto"/>
          </w:divBdr>
        </w:div>
        <w:div w:id="904871332">
          <w:marLeft w:val="480"/>
          <w:marRight w:val="0"/>
          <w:marTop w:val="0"/>
          <w:marBottom w:val="0"/>
          <w:divBdr>
            <w:top w:val="none" w:sz="0" w:space="0" w:color="auto"/>
            <w:left w:val="none" w:sz="0" w:space="0" w:color="auto"/>
            <w:bottom w:val="none" w:sz="0" w:space="0" w:color="auto"/>
            <w:right w:val="none" w:sz="0" w:space="0" w:color="auto"/>
          </w:divBdr>
        </w:div>
        <w:div w:id="928080578">
          <w:marLeft w:val="480"/>
          <w:marRight w:val="0"/>
          <w:marTop w:val="0"/>
          <w:marBottom w:val="0"/>
          <w:divBdr>
            <w:top w:val="none" w:sz="0" w:space="0" w:color="auto"/>
            <w:left w:val="none" w:sz="0" w:space="0" w:color="auto"/>
            <w:bottom w:val="none" w:sz="0" w:space="0" w:color="auto"/>
            <w:right w:val="none" w:sz="0" w:space="0" w:color="auto"/>
          </w:divBdr>
        </w:div>
        <w:div w:id="931279787">
          <w:marLeft w:val="480"/>
          <w:marRight w:val="0"/>
          <w:marTop w:val="0"/>
          <w:marBottom w:val="0"/>
          <w:divBdr>
            <w:top w:val="none" w:sz="0" w:space="0" w:color="auto"/>
            <w:left w:val="none" w:sz="0" w:space="0" w:color="auto"/>
            <w:bottom w:val="none" w:sz="0" w:space="0" w:color="auto"/>
            <w:right w:val="none" w:sz="0" w:space="0" w:color="auto"/>
          </w:divBdr>
        </w:div>
        <w:div w:id="969360719">
          <w:marLeft w:val="480"/>
          <w:marRight w:val="0"/>
          <w:marTop w:val="0"/>
          <w:marBottom w:val="0"/>
          <w:divBdr>
            <w:top w:val="none" w:sz="0" w:space="0" w:color="auto"/>
            <w:left w:val="none" w:sz="0" w:space="0" w:color="auto"/>
            <w:bottom w:val="none" w:sz="0" w:space="0" w:color="auto"/>
            <w:right w:val="none" w:sz="0" w:space="0" w:color="auto"/>
          </w:divBdr>
        </w:div>
        <w:div w:id="977877061">
          <w:marLeft w:val="480"/>
          <w:marRight w:val="0"/>
          <w:marTop w:val="0"/>
          <w:marBottom w:val="0"/>
          <w:divBdr>
            <w:top w:val="none" w:sz="0" w:space="0" w:color="auto"/>
            <w:left w:val="none" w:sz="0" w:space="0" w:color="auto"/>
            <w:bottom w:val="none" w:sz="0" w:space="0" w:color="auto"/>
            <w:right w:val="none" w:sz="0" w:space="0" w:color="auto"/>
          </w:divBdr>
        </w:div>
        <w:div w:id="986131926">
          <w:marLeft w:val="480"/>
          <w:marRight w:val="0"/>
          <w:marTop w:val="0"/>
          <w:marBottom w:val="0"/>
          <w:divBdr>
            <w:top w:val="none" w:sz="0" w:space="0" w:color="auto"/>
            <w:left w:val="none" w:sz="0" w:space="0" w:color="auto"/>
            <w:bottom w:val="none" w:sz="0" w:space="0" w:color="auto"/>
            <w:right w:val="none" w:sz="0" w:space="0" w:color="auto"/>
          </w:divBdr>
        </w:div>
        <w:div w:id="995568201">
          <w:marLeft w:val="480"/>
          <w:marRight w:val="0"/>
          <w:marTop w:val="0"/>
          <w:marBottom w:val="0"/>
          <w:divBdr>
            <w:top w:val="none" w:sz="0" w:space="0" w:color="auto"/>
            <w:left w:val="none" w:sz="0" w:space="0" w:color="auto"/>
            <w:bottom w:val="none" w:sz="0" w:space="0" w:color="auto"/>
            <w:right w:val="none" w:sz="0" w:space="0" w:color="auto"/>
          </w:divBdr>
        </w:div>
        <w:div w:id="1094132808">
          <w:marLeft w:val="480"/>
          <w:marRight w:val="0"/>
          <w:marTop w:val="0"/>
          <w:marBottom w:val="0"/>
          <w:divBdr>
            <w:top w:val="none" w:sz="0" w:space="0" w:color="auto"/>
            <w:left w:val="none" w:sz="0" w:space="0" w:color="auto"/>
            <w:bottom w:val="none" w:sz="0" w:space="0" w:color="auto"/>
            <w:right w:val="none" w:sz="0" w:space="0" w:color="auto"/>
          </w:divBdr>
        </w:div>
        <w:div w:id="1153958098">
          <w:marLeft w:val="480"/>
          <w:marRight w:val="0"/>
          <w:marTop w:val="0"/>
          <w:marBottom w:val="0"/>
          <w:divBdr>
            <w:top w:val="none" w:sz="0" w:space="0" w:color="auto"/>
            <w:left w:val="none" w:sz="0" w:space="0" w:color="auto"/>
            <w:bottom w:val="none" w:sz="0" w:space="0" w:color="auto"/>
            <w:right w:val="none" w:sz="0" w:space="0" w:color="auto"/>
          </w:divBdr>
        </w:div>
        <w:div w:id="1182625534">
          <w:marLeft w:val="480"/>
          <w:marRight w:val="0"/>
          <w:marTop w:val="0"/>
          <w:marBottom w:val="0"/>
          <w:divBdr>
            <w:top w:val="none" w:sz="0" w:space="0" w:color="auto"/>
            <w:left w:val="none" w:sz="0" w:space="0" w:color="auto"/>
            <w:bottom w:val="none" w:sz="0" w:space="0" w:color="auto"/>
            <w:right w:val="none" w:sz="0" w:space="0" w:color="auto"/>
          </w:divBdr>
        </w:div>
        <w:div w:id="1191068461">
          <w:marLeft w:val="480"/>
          <w:marRight w:val="0"/>
          <w:marTop w:val="0"/>
          <w:marBottom w:val="0"/>
          <w:divBdr>
            <w:top w:val="none" w:sz="0" w:space="0" w:color="auto"/>
            <w:left w:val="none" w:sz="0" w:space="0" w:color="auto"/>
            <w:bottom w:val="none" w:sz="0" w:space="0" w:color="auto"/>
            <w:right w:val="none" w:sz="0" w:space="0" w:color="auto"/>
          </w:divBdr>
        </w:div>
        <w:div w:id="1208644707">
          <w:marLeft w:val="480"/>
          <w:marRight w:val="0"/>
          <w:marTop w:val="0"/>
          <w:marBottom w:val="0"/>
          <w:divBdr>
            <w:top w:val="none" w:sz="0" w:space="0" w:color="auto"/>
            <w:left w:val="none" w:sz="0" w:space="0" w:color="auto"/>
            <w:bottom w:val="none" w:sz="0" w:space="0" w:color="auto"/>
            <w:right w:val="none" w:sz="0" w:space="0" w:color="auto"/>
          </w:divBdr>
        </w:div>
        <w:div w:id="1227912878">
          <w:marLeft w:val="480"/>
          <w:marRight w:val="0"/>
          <w:marTop w:val="0"/>
          <w:marBottom w:val="0"/>
          <w:divBdr>
            <w:top w:val="none" w:sz="0" w:space="0" w:color="auto"/>
            <w:left w:val="none" w:sz="0" w:space="0" w:color="auto"/>
            <w:bottom w:val="none" w:sz="0" w:space="0" w:color="auto"/>
            <w:right w:val="none" w:sz="0" w:space="0" w:color="auto"/>
          </w:divBdr>
        </w:div>
        <w:div w:id="1241450290">
          <w:marLeft w:val="480"/>
          <w:marRight w:val="0"/>
          <w:marTop w:val="0"/>
          <w:marBottom w:val="0"/>
          <w:divBdr>
            <w:top w:val="none" w:sz="0" w:space="0" w:color="auto"/>
            <w:left w:val="none" w:sz="0" w:space="0" w:color="auto"/>
            <w:bottom w:val="none" w:sz="0" w:space="0" w:color="auto"/>
            <w:right w:val="none" w:sz="0" w:space="0" w:color="auto"/>
          </w:divBdr>
        </w:div>
        <w:div w:id="1263952971">
          <w:marLeft w:val="480"/>
          <w:marRight w:val="0"/>
          <w:marTop w:val="0"/>
          <w:marBottom w:val="0"/>
          <w:divBdr>
            <w:top w:val="none" w:sz="0" w:space="0" w:color="auto"/>
            <w:left w:val="none" w:sz="0" w:space="0" w:color="auto"/>
            <w:bottom w:val="none" w:sz="0" w:space="0" w:color="auto"/>
            <w:right w:val="none" w:sz="0" w:space="0" w:color="auto"/>
          </w:divBdr>
        </w:div>
        <w:div w:id="1273706089">
          <w:marLeft w:val="480"/>
          <w:marRight w:val="0"/>
          <w:marTop w:val="0"/>
          <w:marBottom w:val="0"/>
          <w:divBdr>
            <w:top w:val="none" w:sz="0" w:space="0" w:color="auto"/>
            <w:left w:val="none" w:sz="0" w:space="0" w:color="auto"/>
            <w:bottom w:val="none" w:sz="0" w:space="0" w:color="auto"/>
            <w:right w:val="none" w:sz="0" w:space="0" w:color="auto"/>
          </w:divBdr>
        </w:div>
        <w:div w:id="1291204972">
          <w:marLeft w:val="480"/>
          <w:marRight w:val="0"/>
          <w:marTop w:val="0"/>
          <w:marBottom w:val="0"/>
          <w:divBdr>
            <w:top w:val="none" w:sz="0" w:space="0" w:color="auto"/>
            <w:left w:val="none" w:sz="0" w:space="0" w:color="auto"/>
            <w:bottom w:val="none" w:sz="0" w:space="0" w:color="auto"/>
            <w:right w:val="none" w:sz="0" w:space="0" w:color="auto"/>
          </w:divBdr>
        </w:div>
        <w:div w:id="1298294137">
          <w:marLeft w:val="480"/>
          <w:marRight w:val="0"/>
          <w:marTop w:val="0"/>
          <w:marBottom w:val="0"/>
          <w:divBdr>
            <w:top w:val="none" w:sz="0" w:space="0" w:color="auto"/>
            <w:left w:val="none" w:sz="0" w:space="0" w:color="auto"/>
            <w:bottom w:val="none" w:sz="0" w:space="0" w:color="auto"/>
            <w:right w:val="none" w:sz="0" w:space="0" w:color="auto"/>
          </w:divBdr>
        </w:div>
        <w:div w:id="1301033485">
          <w:marLeft w:val="480"/>
          <w:marRight w:val="0"/>
          <w:marTop w:val="0"/>
          <w:marBottom w:val="0"/>
          <w:divBdr>
            <w:top w:val="none" w:sz="0" w:space="0" w:color="auto"/>
            <w:left w:val="none" w:sz="0" w:space="0" w:color="auto"/>
            <w:bottom w:val="none" w:sz="0" w:space="0" w:color="auto"/>
            <w:right w:val="none" w:sz="0" w:space="0" w:color="auto"/>
          </w:divBdr>
        </w:div>
        <w:div w:id="1399402758">
          <w:marLeft w:val="480"/>
          <w:marRight w:val="0"/>
          <w:marTop w:val="0"/>
          <w:marBottom w:val="0"/>
          <w:divBdr>
            <w:top w:val="none" w:sz="0" w:space="0" w:color="auto"/>
            <w:left w:val="none" w:sz="0" w:space="0" w:color="auto"/>
            <w:bottom w:val="none" w:sz="0" w:space="0" w:color="auto"/>
            <w:right w:val="none" w:sz="0" w:space="0" w:color="auto"/>
          </w:divBdr>
        </w:div>
        <w:div w:id="1422532398">
          <w:marLeft w:val="480"/>
          <w:marRight w:val="0"/>
          <w:marTop w:val="0"/>
          <w:marBottom w:val="0"/>
          <w:divBdr>
            <w:top w:val="none" w:sz="0" w:space="0" w:color="auto"/>
            <w:left w:val="none" w:sz="0" w:space="0" w:color="auto"/>
            <w:bottom w:val="none" w:sz="0" w:space="0" w:color="auto"/>
            <w:right w:val="none" w:sz="0" w:space="0" w:color="auto"/>
          </w:divBdr>
        </w:div>
        <w:div w:id="1450011206">
          <w:marLeft w:val="480"/>
          <w:marRight w:val="0"/>
          <w:marTop w:val="0"/>
          <w:marBottom w:val="0"/>
          <w:divBdr>
            <w:top w:val="none" w:sz="0" w:space="0" w:color="auto"/>
            <w:left w:val="none" w:sz="0" w:space="0" w:color="auto"/>
            <w:bottom w:val="none" w:sz="0" w:space="0" w:color="auto"/>
            <w:right w:val="none" w:sz="0" w:space="0" w:color="auto"/>
          </w:divBdr>
        </w:div>
        <w:div w:id="1514342826">
          <w:marLeft w:val="480"/>
          <w:marRight w:val="0"/>
          <w:marTop w:val="0"/>
          <w:marBottom w:val="0"/>
          <w:divBdr>
            <w:top w:val="none" w:sz="0" w:space="0" w:color="auto"/>
            <w:left w:val="none" w:sz="0" w:space="0" w:color="auto"/>
            <w:bottom w:val="none" w:sz="0" w:space="0" w:color="auto"/>
            <w:right w:val="none" w:sz="0" w:space="0" w:color="auto"/>
          </w:divBdr>
        </w:div>
        <w:div w:id="1525710623">
          <w:marLeft w:val="480"/>
          <w:marRight w:val="0"/>
          <w:marTop w:val="0"/>
          <w:marBottom w:val="0"/>
          <w:divBdr>
            <w:top w:val="none" w:sz="0" w:space="0" w:color="auto"/>
            <w:left w:val="none" w:sz="0" w:space="0" w:color="auto"/>
            <w:bottom w:val="none" w:sz="0" w:space="0" w:color="auto"/>
            <w:right w:val="none" w:sz="0" w:space="0" w:color="auto"/>
          </w:divBdr>
        </w:div>
        <w:div w:id="1535338812">
          <w:marLeft w:val="480"/>
          <w:marRight w:val="0"/>
          <w:marTop w:val="0"/>
          <w:marBottom w:val="0"/>
          <w:divBdr>
            <w:top w:val="none" w:sz="0" w:space="0" w:color="auto"/>
            <w:left w:val="none" w:sz="0" w:space="0" w:color="auto"/>
            <w:bottom w:val="none" w:sz="0" w:space="0" w:color="auto"/>
            <w:right w:val="none" w:sz="0" w:space="0" w:color="auto"/>
          </w:divBdr>
        </w:div>
        <w:div w:id="1570576838">
          <w:marLeft w:val="480"/>
          <w:marRight w:val="0"/>
          <w:marTop w:val="0"/>
          <w:marBottom w:val="0"/>
          <w:divBdr>
            <w:top w:val="none" w:sz="0" w:space="0" w:color="auto"/>
            <w:left w:val="none" w:sz="0" w:space="0" w:color="auto"/>
            <w:bottom w:val="none" w:sz="0" w:space="0" w:color="auto"/>
            <w:right w:val="none" w:sz="0" w:space="0" w:color="auto"/>
          </w:divBdr>
        </w:div>
        <w:div w:id="1642610613">
          <w:marLeft w:val="480"/>
          <w:marRight w:val="0"/>
          <w:marTop w:val="0"/>
          <w:marBottom w:val="0"/>
          <w:divBdr>
            <w:top w:val="none" w:sz="0" w:space="0" w:color="auto"/>
            <w:left w:val="none" w:sz="0" w:space="0" w:color="auto"/>
            <w:bottom w:val="none" w:sz="0" w:space="0" w:color="auto"/>
            <w:right w:val="none" w:sz="0" w:space="0" w:color="auto"/>
          </w:divBdr>
        </w:div>
        <w:div w:id="1674797494">
          <w:marLeft w:val="480"/>
          <w:marRight w:val="0"/>
          <w:marTop w:val="0"/>
          <w:marBottom w:val="0"/>
          <w:divBdr>
            <w:top w:val="none" w:sz="0" w:space="0" w:color="auto"/>
            <w:left w:val="none" w:sz="0" w:space="0" w:color="auto"/>
            <w:bottom w:val="none" w:sz="0" w:space="0" w:color="auto"/>
            <w:right w:val="none" w:sz="0" w:space="0" w:color="auto"/>
          </w:divBdr>
        </w:div>
        <w:div w:id="1684740974">
          <w:marLeft w:val="480"/>
          <w:marRight w:val="0"/>
          <w:marTop w:val="0"/>
          <w:marBottom w:val="0"/>
          <w:divBdr>
            <w:top w:val="none" w:sz="0" w:space="0" w:color="auto"/>
            <w:left w:val="none" w:sz="0" w:space="0" w:color="auto"/>
            <w:bottom w:val="none" w:sz="0" w:space="0" w:color="auto"/>
            <w:right w:val="none" w:sz="0" w:space="0" w:color="auto"/>
          </w:divBdr>
        </w:div>
        <w:div w:id="1695225124">
          <w:marLeft w:val="480"/>
          <w:marRight w:val="0"/>
          <w:marTop w:val="0"/>
          <w:marBottom w:val="0"/>
          <w:divBdr>
            <w:top w:val="none" w:sz="0" w:space="0" w:color="auto"/>
            <w:left w:val="none" w:sz="0" w:space="0" w:color="auto"/>
            <w:bottom w:val="none" w:sz="0" w:space="0" w:color="auto"/>
            <w:right w:val="none" w:sz="0" w:space="0" w:color="auto"/>
          </w:divBdr>
        </w:div>
        <w:div w:id="1751080291">
          <w:marLeft w:val="480"/>
          <w:marRight w:val="0"/>
          <w:marTop w:val="0"/>
          <w:marBottom w:val="0"/>
          <w:divBdr>
            <w:top w:val="none" w:sz="0" w:space="0" w:color="auto"/>
            <w:left w:val="none" w:sz="0" w:space="0" w:color="auto"/>
            <w:bottom w:val="none" w:sz="0" w:space="0" w:color="auto"/>
            <w:right w:val="none" w:sz="0" w:space="0" w:color="auto"/>
          </w:divBdr>
        </w:div>
        <w:div w:id="1824277568">
          <w:marLeft w:val="480"/>
          <w:marRight w:val="0"/>
          <w:marTop w:val="0"/>
          <w:marBottom w:val="0"/>
          <w:divBdr>
            <w:top w:val="none" w:sz="0" w:space="0" w:color="auto"/>
            <w:left w:val="none" w:sz="0" w:space="0" w:color="auto"/>
            <w:bottom w:val="none" w:sz="0" w:space="0" w:color="auto"/>
            <w:right w:val="none" w:sz="0" w:space="0" w:color="auto"/>
          </w:divBdr>
        </w:div>
        <w:div w:id="1828671930">
          <w:marLeft w:val="480"/>
          <w:marRight w:val="0"/>
          <w:marTop w:val="0"/>
          <w:marBottom w:val="0"/>
          <w:divBdr>
            <w:top w:val="none" w:sz="0" w:space="0" w:color="auto"/>
            <w:left w:val="none" w:sz="0" w:space="0" w:color="auto"/>
            <w:bottom w:val="none" w:sz="0" w:space="0" w:color="auto"/>
            <w:right w:val="none" w:sz="0" w:space="0" w:color="auto"/>
          </w:divBdr>
        </w:div>
        <w:div w:id="1853032397">
          <w:marLeft w:val="480"/>
          <w:marRight w:val="0"/>
          <w:marTop w:val="0"/>
          <w:marBottom w:val="0"/>
          <w:divBdr>
            <w:top w:val="none" w:sz="0" w:space="0" w:color="auto"/>
            <w:left w:val="none" w:sz="0" w:space="0" w:color="auto"/>
            <w:bottom w:val="none" w:sz="0" w:space="0" w:color="auto"/>
            <w:right w:val="none" w:sz="0" w:space="0" w:color="auto"/>
          </w:divBdr>
        </w:div>
        <w:div w:id="1869099067">
          <w:marLeft w:val="480"/>
          <w:marRight w:val="0"/>
          <w:marTop w:val="0"/>
          <w:marBottom w:val="0"/>
          <w:divBdr>
            <w:top w:val="none" w:sz="0" w:space="0" w:color="auto"/>
            <w:left w:val="none" w:sz="0" w:space="0" w:color="auto"/>
            <w:bottom w:val="none" w:sz="0" w:space="0" w:color="auto"/>
            <w:right w:val="none" w:sz="0" w:space="0" w:color="auto"/>
          </w:divBdr>
        </w:div>
        <w:div w:id="1908539705">
          <w:marLeft w:val="480"/>
          <w:marRight w:val="0"/>
          <w:marTop w:val="0"/>
          <w:marBottom w:val="0"/>
          <w:divBdr>
            <w:top w:val="none" w:sz="0" w:space="0" w:color="auto"/>
            <w:left w:val="none" w:sz="0" w:space="0" w:color="auto"/>
            <w:bottom w:val="none" w:sz="0" w:space="0" w:color="auto"/>
            <w:right w:val="none" w:sz="0" w:space="0" w:color="auto"/>
          </w:divBdr>
        </w:div>
        <w:div w:id="1942646315">
          <w:marLeft w:val="480"/>
          <w:marRight w:val="0"/>
          <w:marTop w:val="0"/>
          <w:marBottom w:val="0"/>
          <w:divBdr>
            <w:top w:val="none" w:sz="0" w:space="0" w:color="auto"/>
            <w:left w:val="none" w:sz="0" w:space="0" w:color="auto"/>
            <w:bottom w:val="none" w:sz="0" w:space="0" w:color="auto"/>
            <w:right w:val="none" w:sz="0" w:space="0" w:color="auto"/>
          </w:divBdr>
        </w:div>
        <w:div w:id="1969163163">
          <w:marLeft w:val="480"/>
          <w:marRight w:val="0"/>
          <w:marTop w:val="0"/>
          <w:marBottom w:val="0"/>
          <w:divBdr>
            <w:top w:val="none" w:sz="0" w:space="0" w:color="auto"/>
            <w:left w:val="none" w:sz="0" w:space="0" w:color="auto"/>
            <w:bottom w:val="none" w:sz="0" w:space="0" w:color="auto"/>
            <w:right w:val="none" w:sz="0" w:space="0" w:color="auto"/>
          </w:divBdr>
        </w:div>
        <w:div w:id="2054309045">
          <w:marLeft w:val="480"/>
          <w:marRight w:val="0"/>
          <w:marTop w:val="0"/>
          <w:marBottom w:val="0"/>
          <w:divBdr>
            <w:top w:val="none" w:sz="0" w:space="0" w:color="auto"/>
            <w:left w:val="none" w:sz="0" w:space="0" w:color="auto"/>
            <w:bottom w:val="none" w:sz="0" w:space="0" w:color="auto"/>
            <w:right w:val="none" w:sz="0" w:space="0" w:color="auto"/>
          </w:divBdr>
        </w:div>
        <w:div w:id="2071421604">
          <w:marLeft w:val="480"/>
          <w:marRight w:val="0"/>
          <w:marTop w:val="0"/>
          <w:marBottom w:val="0"/>
          <w:divBdr>
            <w:top w:val="none" w:sz="0" w:space="0" w:color="auto"/>
            <w:left w:val="none" w:sz="0" w:space="0" w:color="auto"/>
            <w:bottom w:val="none" w:sz="0" w:space="0" w:color="auto"/>
            <w:right w:val="none" w:sz="0" w:space="0" w:color="auto"/>
          </w:divBdr>
        </w:div>
        <w:div w:id="2082630513">
          <w:marLeft w:val="480"/>
          <w:marRight w:val="0"/>
          <w:marTop w:val="0"/>
          <w:marBottom w:val="0"/>
          <w:divBdr>
            <w:top w:val="none" w:sz="0" w:space="0" w:color="auto"/>
            <w:left w:val="none" w:sz="0" w:space="0" w:color="auto"/>
            <w:bottom w:val="none" w:sz="0" w:space="0" w:color="auto"/>
            <w:right w:val="none" w:sz="0" w:space="0" w:color="auto"/>
          </w:divBdr>
        </w:div>
        <w:div w:id="2136482416">
          <w:marLeft w:val="480"/>
          <w:marRight w:val="0"/>
          <w:marTop w:val="0"/>
          <w:marBottom w:val="0"/>
          <w:divBdr>
            <w:top w:val="none" w:sz="0" w:space="0" w:color="auto"/>
            <w:left w:val="none" w:sz="0" w:space="0" w:color="auto"/>
            <w:bottom w:val="none" w:sz="0" w:space="0" w:color="auto"/>
            <w:right w:val="none" w:sz="0" w:space="0" w:color="auto"/>
          </w:divBdr>
        </w:div>
        <w:div w:id="2146002957">
          <w:marLeft w:val="480"/>
          <w:marRight w:val="0"/>
          <w:marTop w:val="0"/>
          <w:marBottom w:val="0"/>
          <w:divBdr>
            <w:top w:val="none" w:sz="0" w:space="0" w:color="auto"/>
            <w:left w:val="none" w:sz="0" w:space="0" w:color="auto"/>
            <w:bottom w:val="none" w:sz="0" w:space="0" w:color="auto"/>
            <w:right w:val="none" w:sz="0" w:space="0" w:color="auto"/>
          </w:divBdr>
        </w:div>
      </w:divsChild>
    </w:div>
    <w:div w:id="987975102">
      <w:bodyDiv w:val="1"/>
      <w:marLeft w:val="0"/>
      <w:marRight w:val="0"/>
      <w:marTop w:val="0"/>
      <w:marBottom w:val="0"/>
      <w:divBdr>
        <w:top w:val="none" w:sz="0" w:space="0" w:color="auto"/>
        <w:left w:val="none" w:sz="0" w:space="0" w:color="auto"/>
        <w:bottom w:val="none" w:sz="0" w:space="0" w:color="auto"/>
        <w:right w:val="none" w:sz="0" w:space="0" w:color="auto"/>
      </w:divBdr>
      <w:divsChild>
        <w:div w:id="1381713425">
          <w:marLeft w:val="480"/>
          <w:marRight w:val="0"/>
          <w:marTop w:val="0"/>
          <w:marBottom w:val="0"/>
          <w:divBdr>
            <w:top w:val="none" w:sz="0" w:space="0" w:color="auto"/>
            <w:left w:val="none" w:sz="0" w:space="0" w:color="auto"/>
            <w:bottom w:val="none" w:sz="0" w:space="0" w:color="auto"/>
            <w:right w:val="none" w:sz="0" w:space="0" w:color="auto"/>
          </w:divBdr>
        </w:div>
        <w:div w:id="292908574">
          <w:marLeft w:val="480"/>
          <w:marRight w:val="0"/>
          <w:marTop w:val="0"/>
          <w:marBottom w:val="0"/>
          <w:divBdr>
            <w:top w:val="none" w:sz="0" w:space="0" w:color="auto"/>
            <w:left w:val="none" w:sz="0" w:space="0" w:color="auto"/>
            <w:bottom w:val="none" w:sz="0" w:space="0" w:color="auto"/>
            <w:right w:val="none" w:sz="0" w:space="0" w:color="auto"/>
          </w:divBdr>
        </w:div>
        <w:div w:id="585000686">
          <w:marLeft w:val="480"/>
          <w:marRight w:val="0"/>
          <w:marTop w:val="0"/>
          <w:marBottom w:val="0"/>
          <w:divBdr>
            <w:top w:val="none" w:sz="0" w:space="0" w:color="auto"/>
            <w:left w:val="none" w:sz="0" w:space="0" w:color="auto"/>
            <w:bottom w:val="none" w:sz="0" w:space="0" w:color="auto"/>
            <w:right w:val="none" w:sz="0" w:space="0" w:color="auto"/>
          </w:divBdr>
        </w:div>
        <w:div w:id="1373767719">
          <w:marLeft w:val="480"/>
          <w:marRight w:val="0"/>
          <w:marTop w:val="0"/>
          <w:marBottom w:val="0"/>
          <w:divBdr>
            <w:top w:val="none" w:sz="0" w:space="0" w:color="auto"/>
            <w:left w:val="none" w:sz="0" w:space="0" w:color="auto"/>
            <w:bottom w:val="none" w:sz="0" w:space="0" w:color="auto"/>
            <w:right w:val="none" w:sz="0" w:space="0" w:color="auto"/>
          </w:divBdr>
        </w:div>
        <w:div w:id="1497065878">
          <w:marLeft w:val="480"/>
          <w:marRight w:val="0"/>
          <w:marTop w:val="0"/>
          <w:marBottom w:val="0"/>
          <w:divBdr>
            <w:top w:val="none" w:sz="0" w:space="0" w:color="auto"/>
            <w:left w:val="none" w:sz="0" w:space="0" w:color="auto"/>
            <w:bottom w:val="none" w:sz="0" w:space="0" w:color="auto"/>
            <w:right w:val="none" w:sz="0" w:space="0" w:color="auto"/>
          </w:divBdr>
        </w:div>
        <w:div w:id="1294404687">
          <w:marLeft w:val="480"/>
          <w:marRight w:val="0"/>
          <w:marTop w:val="0"/>
          <w:marBottom w:val="0"/>
          <w:divBdr>
            <w:top w:val="none" w:sz="0" w:space="0" w:color="auto"/>
            <w:left w:val="none" w:sz="0" w:space="0" w:color="auto"/>
            <w:bottom w:val="none" w:sz="0" w:space="0" w:color="auto"/>
            <w:right w:val="none" w:sz="0" w:space="0" w:color="auto"/>
          </w:divBdr>
        </w:div>
        <w:div w:id="758986215">
          <w:marLeft w:val="480"/>
          <w:marRight w:val="0"/>
          <w:marTop w:val="0"/>
          <w:marBottom w:val="0"/>
          <w:divBdr>
            <w:top w:val="none" w:sz="0" w:space="0" w:color="auto"/>
            <w:left w:val="none" w:sz="0" w:space="0" w:color="auto"/>
            <w:bottom w:val="none" w:sz="0" w:space="0" w:color="auto"/>
            <w:right w:val="none" w:sz="0" w:space="0" w:color="auto"/>
          </w:divBdr>
        </w:div>
        <w:div w:id="2117675602">
          <w:marLeft w:val="480"/>
          <w:marRight w:val="0"/>
          <w:marTop w:val="0"/>
          <w:marBottom w:val="0"/>
          <w:divBdr>
            <w:top w:val="none" w:sz="0" w:space="0" w:color="auto"/>
            <w:left w:val="none" w:sz="0" w:space="0" w:color="auto"/>
            <w:bottom w:val="none" w:sz="0" w:space="0" w:color="auto"/>
            <w:right w:val="none" w:sz="0" w:space="0" w:color="auto"/>
          </w:divBdr>
        </w:div>
        <w:div w:id="853806541">
          <w:marLeft w:val="480"/>
          <w:marRight w:val="0"/>
          <w:marTop w:val="0"/>
          <w:marBottom w:val="0"/>
          <w:divBdr>
            <w:top w:val="none" w:sz="0" w:space="0" w:color="auto"/>
            <w:left w:val="none" w:sz="0" w:space="0" w:color="auto"/>
            <w:bottom w:val="none" w:sz="0" w:space="0" w:color="auto"/>
            <w:right w:val="none" w:sz="0" w:space="0" w:color="auto"/>
          </w:divBdr>
        </w:div>
        <w:div w:id="1920670580">
          <w:marLeft w:val="480"/>
          <w:marRight w:val="0"/>
          <w:marTop w:val="0"/>
          <w:marBottom w:val="0"/>
          <w:divBdr>
            <w:top w:val="none" w:sz="0" w:space="0" w:color="auto"/>
            <w:left w:val="none" w:sz="0" w:space="0" w:color="auto"/>
            <w:bottom w:val="none" w:sz="0" w:space="0" w:color="auto"/>
            <w:right w:val="none" w:sz="0" w:space="0" w:color="auto"/>
          </w:divBdr>
        </w:div>
        <w:div w:id="980110750">
          <w:marLeft w:val="480"/>
          <w:marRight w:val="0"/>
          <w:marTop w:val="0"/>
          <w:marBottom w:val="0"/>
          <w:divBdr>
            <w:top w:val="none" w:sz="0" w:space="0" w:color="auto"/>
            <w:left w:val="none" w:sz="0" w:space="0" w:color="auto"/>
            <w:bottom w:val="none" w:sz="0" w:space="0" w:color="auto"/>
            <w:right w:val="none" w:sz="0" w:space="0" w:color="auto"/>
          </w:divBdr>
        </w:div>
        <w:div w:id="985739816">
          <w:marLeft w:val="480"/>
          <w:marRight w:val="0"/>
          <w:marTop w:val="0"/>
          <w:marBottom w:val="0"/>
          <w:divBdr>
            <w:top w:val="none" w:sz="0" w:space="0" w:color="auto"/>
            <w:left w:val="none" w:sz="0" w:space="0" w:color="auto"/>
            <w:bottom w:val="none" w:sz="0" w:space="0" w:color="auto"/>
            <w:right w:val="none" w:sz="0" w:space="0" w:color="auto"/>
          </w:divBdr>
        </w:div>
        <w:div w:id="872809155">
          <w:marLeft w:val="480"/>
          <w:marRight w:val="0"/>
          <w:marTop w:val="0"/>
          <w:marBottom w:val="0"/>
          <w:divBdr>
            <w:top w:val="none" w:sz="0" w:space="0" w:color="auto"/>
            <w:left w:val="none" w:sz="0" w:space="0" w:color="auto"/>
            <w:bottom w:val="none" w:sz="0" w:space="0" w:color="auto"/>
            <w:right w:val="none" w:sz="0" w:space="0" w:color="auto"/>
          </w:divBdr>
        </w:div>
        <w:div w:id="2009552559">
          <w:marLeft w:val="480"/>
          <w:marRight w:val="0"/>
          <w:marTop w:val="0"/>
          <w:marBottom w:val="0"/>
          <w:divBdr>
            <w:top w:val="none" w:sz="0" w:space="0" w:color="auto"/>
            <w:left w:val="none" w:sz="0" w:space="0" w:color="auto"/>
            <w:bottom w:val="none" w:sz="0" w:space="0" w:color="auto"/>
            <w:right w:val="none" w:sz="0" w:space="0" w:color="auto"/>
          </w:divBdr>
        </w:div>
        <w:div w:id="722680100">
          <w:marLeft w:val="480"/>
          <w:marRight w:val="0"/>
          <w:marTop w:val="0"/>
          <w:marBottom w:val="0"/>
          <w:divBdr>
            <w:top w:val="none" w:sz="0" w:space="0" w:color="auto"/>
            <w:left w:val="none" w:sz="0" w:space="0" w:color="auto"/>
            <w:bottom w:val="none" w:sz="0" w:space="0" w:color="auto"/>
            <w:right w:val="none" w:sz="0" w:space="0" w:color="auto"/>
          </w:divBdr>
        </w:div>
        <w:div w:id="1142381973">
          <w:marLeft w:val="480"/>
          <w:marRight w:val="0"/>
          <w:marTop w:val="0"/>
          <w:marBottom w:val="0"/>
          <w:divBdr>
            <w:top w:val="none" w:sz="0" w:space="0" w:color="auto"/>
            <w:left w:val="none" w:sz="0" w:space="0" w:color="auto"/>
            <w:bottom w:val="none" w:sz="0" w:space="0" w:color="auto"/>
            <w:right w:val="none" w:sz="0" w:space="0" w:color="auto"/>
          </w:divBdr>
        </w:div>
        <w:div w:id="963849096">
          <w:marLeft w:val="480"/>
          <w:marRight w:val="0"/>
          <w:marTop w:val="0"/>
          <w:marBottom w:val="0"/>
          <w:divBdr>
            <w:top w:val="none" w:sz="0" w:space="0" w:color="auto"/>
            <w:left w:val="none" w:sz="0" w:space="0" w:color="auto"/>
            <w:bottom w:val="none" w:sz="0" w:space="0" w:color="auto"/>
            <w:right w:val="none" w:sz="0" w:space="0" w:color="auto"/>
          </w:divBdr>
        </w:div>
        <w:div w:id="613827186">
          <w:marLeft w:val="480"/>
          <w:marRight w:val="0"/>
          <w:marTop w:val="0"/>
          <w:marBottom w:val="0"/>
          <w:divBdr>
            <w:top w:val="none" w:sz="0" w:space="0" w:color="auto"/>
            <w:left w:val="none" w:sz="0" w:space="0" w:color="auto"/>
            <w:bottom w:val="none" w:sz="0" w:space="0" w:color="auto"/>
            <w:right w:val="none" w:sz="0" w:space="0" w:color="auto"/>
          </w:divBdr>
        </w:div>
        <w:div w:id="449514223">
          <w:marLeft w:val="480"/>
          <w:marRight w:val="0"/>
          <w:marTop w:val="0"/>
          <w:marBottom w:val="0"/>
          <w:divBdr>
            <w:top w:val="none" w:sz="0" w:space="0" w:color="auto"/>
            <w:left w:val="none" w:sz="0" w:space="0" w:color="auto"/>
            <w:bottom w:val="none" w:sz="0" w:space="0" w:color="auto"/>
            <w:right w:val="none" w:sz="0" w:space="0" w:color="auto"/>
          </w:divBdr>
        </w:div>
        <w:div w:id="226384538">
          <w:marLeft w:val="480"/>
          <w:marRight w:val="0"/>
          <w:marTop w:val="0"/>
          <w:marBottom w:val="0"/>
          <w:divBdr>
            <w:top w:val="none" w:sz="0" w:space="0" w:color="auto"/>
            <w:left w:val="none" w:sz="0" w:space="0" w:color="auto"/>
            <w:bottom w:val="none" w:sz="0" w:space="0" w:color="auto"/>
            <w:right w:val="none" w:sz="0" w:space="0" w:color="auto"/>
          </w:divBdr>
        </w:div>
        <w:div w:id="1856191673">
          <w:marLeft w:val="480"/>
          <w:marRight w:val="0"/>
          <w:marTop w:val="0"/>
          <w:marBottom w:val="0"/>
          <w:divBdr>
            <w:top w:val="none" w:sz="0" w:space="0" w:color="auto"/>
            <w:left w:val="none" w:sz="0" w:space="0" w:color="auto"/>
            <w:bottom w:val="none" w:sz="0" w:space="0" w:color="auto"/>
            <w:right w:val="none" w:sz="0" w:space="0" w:color="auto"/>
          </w:divBdr>
        </w:div>
        <w:div w:id="301278008">
          <w:marLeft w:val="480"/>
          <w:marRight w:val="0"/>
          <w:marTop w:val="0"/>
          <w:marBottom w:val="0"/>
          <w:divBdr>
            <w:top w:val="none" w:sz="0" w:space="0" w:color="auto"/>
            <w:left w:val="none" w:sz="0" w:space="0" w:color="auto"/>
            <w:bottom w:val="none" w:sz="0" w:space="0" w:color="auto"/>
            <w:right w:val="none" w:sz="0" w:space="0" w:color="auto"/>
          </w:divBdr>
        </w:div>
        <w:div w:id="497307172">
          <w:marLeft w:val="480"/>
          <w:marRight w:val="0"/>
          <w:marTop w:val="0"/>
          <w:marBottom w:val="0"/>
          <w:divBdr>
            <w:top w:val="none" w:sz="0" w:space="0" w:color="auto"/>
            <w:left w:val="none" w:sz="0" w:space="0" w:color="auto"/>
            <w:bottom w:val="none" w:sz="0" w:space="0" w:color="auto"/>
            <w:right w:val="none" w:sz="0" w:space="0" w:color="auto"/>
          </w:divBdr>
        </w:div>
        <w:div w:id="1755324441">
          <w:marLeft w:val="480"/>
          <w:marRight w:val="0"/>
          <w:marTop w:val="0"/>
          <w:marBottom w:val="0"/>
          <w:divBdr>
            <w:top w:val="none" w:sz="0" w:space="0" w:color="auto"/>
            <w:left w:val="none" w:sz="0" w:space="0" w:color="auto"/>
            <w:bottom w:val="none" w:sz="0" w:space="0" w:color="auto"/>
            <w:right w:val="none" w:sz="0" w:space="0" w:color="auto"/>
          </w:divBdr>
        </w:div>
        <w:div w:id="2058120091">
          <w:marLeft w:val="480"/>
          <w:marRight w:val="0"/>
          <w:marTop w:val="0"/>
          <w:marBottom w:val="0"/>
          <w:divBdr>
            <w:top w:val="none" w:sz="0" w:space="0" w:color="auto"/>
            <w:left w:val="none" w:sz="0" w:space="0" w:color="auto"/>
            <w:bottom w:val="none" w:sz="0" w:space="0" w:color="auto"/>
            <w:right w:val="none" w:sz="0" w:space="0" w:color="auto"/>
          </w:divBdr>
        </w:div>
        <w:div w:id="1298530450">
          <w:marLeft w:val="480"/>
          <w:marRight w:val="0"/>
          <w:marTop w:val="0"/>
          <w:marBottom w:val="0"/>
          <w:divBdr>
            <w:top w:val="none" w:sz="0" w:space="0" w:color="auto"/>
            <w:left w:val="none" w:sz="0" w:space="0" w:color="auto"/>
            <w:bottom w:val="none" w:sz="0" w:space="0" w:color="auto"/>
            <w:right w:val="none" w:sz="0" w:space="0" w:color="auto"/>
          </w:divBdr>
        </w:div>
        <w:div w:id="2009480025">
          <w:marLeft w:val="480"/>
          <w:marRight w:val="0"/>
          <w:marTop w:val="0"/>
          <w:marBottom w:val="0"/>
          <w:divBdr>
            <w:top w:val="none" w:sz="0" w:space="0" w:color="auto"/>
            <w:left w:val="none" w:sz="0" w:space="0" w:color="auto"/>
            <w:bottom w:val="none" w:sz="0" w:space="0" w:color="auto"/>
            <w:right w:val="none" w:sz="0" w:space="0" w:color="auto"/>
          </w:divBdr>
        </w:div>
        <w:div w:id="1540825413">
          <w:marLeft w:val="480"/>
          <w:marRight w:val="0"/>
          <w:marTop w:val="0"/>
          <w:marBottom w:val="0"/>
          <w:divBdr>
            <w:top w:val="none" w:sz="0" w:space="0" w:color="auto"/>
            <w:left w:val="none" w:sz="0" w:space="0" w:color="auto"/>
            <w:bottom w:val="none" w:sz="0" w:space="0" w:color="auto"/>
            <w:right w:val="none" w:sz="0" w:space="0" w:color="auto"/>
          </w:divBdr>
        </w:div>
        <w:div w:id="1932348536">
          <w:marLeft w:val="480"/>
          <w:marRight w:val="0"/>
          <w:marTop w:val="0"/>
          <w:marBottom w:val="0"/>
          <w:divBdr>
            <w:top w:val="none" w:sz="0" w:space="0" w:color="auto"/>
            <w:left w:val="none" w:sz="0" w:space="0" w:color="auto"/>
            <w:bottom w:val="none" w:sz="0" w:space="0" w:color="auto"/>
            <w:right w:val="none" w:sz="0" w:space="0" w:color="auto"/>
          </w:divBdr>
        </w:div>
        <w:div w:id="895318359">
          <w:marLeft w:val="480"/>
          <w:marRight w:val="0"/>
          <w:marTop w:val="0"/>
          <w:marBottom w:val="0"/>
          <w:divBdr>
            <w:top w:val="none" w:sz="0" w:space="0" w:color="auto"/>
            <w:left w:val="none" w:sz="0" w:space="0" w:color="auto"/>
            <w:bottom w:val="none" w:sz="0" w:space="0" w:color="auto"/>
            <w:right w:val="none" w:sz="0" w:space="0" w:color="auto"/>
          </w:divBdr>
        </w:div>
        <w:div w:id="927738610">
          <w:marLeft w:val="480"/>
          <w:marRight w:val="0"/>
          <w:marTop w:val="0"/>
          <w:marBottom w:val="0"/>
          <w:divBdr>
            <w:top w:val="none" w:sz="0" w:space="0" w:color="auto"/>
            <w:left w:val="none" w:sz="0" w:space="0" w:color="auto"/>
            <w:bottom w:val="none" w:sz="0" w:space="0" w:color="auto"/>
            <w:right w:val="none" w:sz="0" w:space="0" w:color="auto"/>
          </w:divBdr>
        </w:div>
        <w:div w:id="420030826">
          <w:marLeft w:val="480"/>
          <w:marRight w:val="0"/>
          <w:marTop w:val="0"/>
          <w:marBottom w:val="0"/>
          <w:divBdr>
            <w:top w:val="none" w:sz="0" w:space="0" w:color="auto"/>
            <w:left w:val="none" w:sz="0" w:space="0" w:color="auto"/>
            <w:bottom w:val="none" w:sz="0" w:space="0" w:color="auto"/>
            <w:right w:val="none" w:sz="0" w:space="0" w:color="auto"/>
          </w:divBdr>
        </w:div>
        <w:div w:id="1855806684">
          <w:marLeft w:val="480"/>
          <w:marRight w:val="0"/>
          <w:marTop w:val="0"/>
          <w:marBottom w:val="0"/>
          <w:divBdr>
            <w:top w:val="none" w:sz="0" w:space="0" w:color="auto"/>
            <w:left w:val="none" w:sz="0" w:space="0" w:color="auto"/>
            <w:bottom w:val="none" w:sz="0" w:space="0" w:color="auto"/>
            <w:right w:val="none" w:sz="0" w:space="0" w:color="auto"/>
          </w:divBdr>
        </w:div>
        <w:div w:id="125706005">
          <w:marLeft w:val="480"/>
          <w:marRight w:val="0"/>
          <w:marTop w:val="0"/>
          <w:marBottom w:val="0"/>
          <w:divBdr>
            <w:top w:val="none" w:sz="0" w:space="0" w:color="auto"/>
            <w:left w:val="none" w:sz="0" w:space="0" w:color="auto"/>
            <w:bottom w:val="none" w:sz="0" w:space="0" w:color="auto"/>
            <w:right w:val="none" w:sz="0" w:space="0" w:color="auto"/>
          </w:divBdr>
        </w:div>
        <w:div w:id="10689872">
          <w:marLeft w:val="480"/>
          <w:marRight w:val="0"/>
          <w:marTop w:val="0"/>
          <w:marBottom w:val="0"/>
          <w:divBdr>
            <w:top w:val="none" w:sz="0" w:space="0" w:color="auto"/>
            <w:left w:val="none" w:sz="0" w:space="0" w:color="auto"/>
            <w:bottom w:val="none" w:sz="0" w:space="0" w:color="auto"/>
            <w:right w:val="none" w:sz="0" w:space="0" w:color="auto"/>
          </w:divBdr>
        </w:div>
        <w:div w:id="372966950">
          <w:marLeft w:val="480"/>
          <w:marRight w:val="0"/>
          <w:marTop w:val="0"/>
          <w:marBottom w:val="0"/>
          <w:divBdr>
            <w:top w:val="none" w:sz="0" w:space="0" w:color="auto"/>
            <w:left w:val="none" w:sz="0" w:space="0" w:color="auto"/>
            <w:bottom w:val="none" w:sz="0" w:space="0" w:color="auto"/>
            <w:right w:val="none" w:sz="0" w:space="0" w:color="auto"/>
          </w:divBdr>
        </w:div>
        <w:div w:id="1775439002">
          <w:marLeft w:val="480"/>
          <w:marRight w:val="0"/>
          <w:marTop w:val="0"/>
          <w:marBottom w:val="0"/>
          <w:divBdr>
            <w:top w:val="none" w:sz="0" w:space="0" w:color="auto"/>
            <w:left w:val="none" w:sz="0" w:space="0" w:color="auto"/>
            <w:bottom w:val="none" w:sz="0" w:space="0" w:color="auto"/>
            <w:right w:val="none" w:sz="0" w:space="0" w:color="auto"/>
          </w:divBdr>
        </w:div>
        <w:div w:id="152261500">
          <w:marLeft w:val="480"/>
          <w:marRight w:val="0"/>
          <w:marTop w:val="0"/>
          <w:marBottom w:val="0"/>
          <w:divBdr>
            <w:top w:val="none" w:sz="0" w:space="0" w:color="auto"/>
            <w:left w:val="none" w:sz="0" w:space="0" w:color="auto"/>
            <w:bottom w:val="none" w:sz="0" w:space="0" w:color="auto"/>
            <w:right w:val="none" w:sz="0" w:space="0" w:color="auto"/>
          </w:divBdr>
        </w:div>
        <w:div w:id="1772555379">
          <w:marLeft w:val="480"/>
          <w:marRight w:val="0"/>
          <w:marTop w:val="0"/>
          <w:marBottom w:val="0"/>
          <w:divBdr>
            <w:top w:val="none" w:sz="0" w:space="0" w:color="auto"/>
            <w:left w:val="none" w:sz="0" w:space="0" w:color="auto"/>
            <w:bottom w:val="none" w:sz="0" w:space="0" w:color="auto"/>
            <w:right w:val="none" w:sz="0" w:space="0" w:color="auto"/>
          </w:divBdr>
        </w:div>
        <w:div w:id="610019646">
          <w:marLeft w:val="480"/>
          <w:marRight w:val="0"/>
          <w:marTop w:val="0"/>
          <w:marBottom w:val="0"/>
          <w:divBdr>
            <w:top w:val="none" w:sz="0" w:space="0" w:color="auto"/>
            <w:left w:val="none" w:sz="0" w:space="0" w:color="auto"/>
            <w:bottom w:val="none" w:sz="0" w:space="0" w:color="auto"/>
            <w:right w:val="none" w:sz="0" w:space="0" w:color="auto"/>
          </w:divBdr>
        </w:div>
        <w:div w:id="1174108639">
          <w:marLeft w:val="480"/>
          <w:marRight w:val="0"/>
          <w:marTop w:val="0"/>
          <w:marBottom w:val="0"/>
          <w:divBdr>
            <w:top w:val="none" w:sz="0" w:space="0" w:color="auto"/>
            <w:left w:val="none" w:sz="0" w:space="0" w:color="auto"/>
            <w:bottom w:val="none" w:sz="0" w:space="0" w:color="auto"/>
            <w:right w:val="none" w:sz="0" w:space="0" w:color="auto"/>
          </w:divBdr>
        </w:div>
        <w:div w:id="123163602">
          <w:marLeft w:val="480"/>
          <w:marRight w:val="0"/>
          <w:marTop w:val="0"/>
          <w:marBottom w:val="0"/>
          <w:divBdr>
            <w:top w:val="none" w:sz="0" w:space="0" w:color="auto"/>
            <w:left w:val="none" w:sz="0" w:space="0" w:color="auto"/>
            <w:bottom w:val="none" w:sz="0" w:space="0" w:color="auto"/>
            <w:right w:val="none" w:sz="0" w:space="0" w:color="auto"/>
          </w:divBdr>
        </w:div>
        <w:div w:id="1015769973">
          <w:marLeft w:val="480"/>
          <w:marRight w:val="0"/>
          <w:marTop w:val="0"/>
          <w:marBottom w:val="0"/>
          <w:divBdr>
            <w:top w:val="none" w:sz="0" w:space="0" w:color="auto"/>
            <w:left w:val="none" w:sz="0" w:space="0" w:color="auto"/>
            <w:bottom w:val="none" w:sz="0" w:space="0" w:color="auto"/>
            <w:right w:val="none" w:sz="0" w:space="0" w:color="auto"/>
          </w:divBdr>
        </w:div>
        <w:div w:id="442461783">
          <w:marLeft w:val="480"/>
          <w:marRight w:val="0"/>
          <w:marTop w:val="0"/>
          <w:marBottom w:val="0"/>
          <w:divBdr>
            <w:top w:val="none" w:sz="0" w:space="0" w:color="auto"/>
            <w:left w:val="none" w:sz="0" w:space="0" w:color="auto"/>
            <w:bottom w:val="none" w:sz="0" w:space="0" w:color="auto"/>
            <w:right w:val="none" w:sz="0" w:space="0" w:color="auto"/>
          </w:divBdr>
        </w:div>
        <w:div w:id="408430660">
          <w:marLeft w:val="480"/>
          <w:marRight w:val="0"/>
          <w:marTop w:val="0"/>
          <w:marBottom w:val="0"/>
          <w:divBdr>
            <w:top w:val="none" w:sz="0" w:space="0" w:color="auto"/>
            <w:left w:val="none" w:sz="0" w:space="0" w:color="auto"/>
            <w:bottom w:val="none" w:sz="0" w:space="0" w:color="auto"/>
            <w:right w:val="none" w:sz="0" w:space="0" w:color="auto"/>
          </w:divBdr>
        </w:div>
        <w:div w:id="1309826368">
          <w:marLeft w:val="480"/>
          <w:marRight w:val="0"/>
          <w:marTop w:val="0"/>
          <w:marBottom w:val="0"/>
          <w:divBdr>
            <w:top w:val="none" w:sz="0" w:space="0" w:color="auto"/>
            <w:left w:val="none" w:sz="0" w:space="0" w:color="auto"/>
            <w:bottom w:val="none" w:sz="0" w:space="0" w:color="auto"/>
            <w:right w:val="none" w:sz="0" w:space="0" w:color="auto"/>
          </w:divBdr>
        </w:div>
        <w:div w:id="2047287316">
          <w:marLeft w:val="480"/>
          <w:marRight w:val="0"/>
          <w:marTop w:val="0"/>
          <w:marBottom w:val="0"/>
          <w:divBdr>
            <w:top w:val="none" w:sz="0" w:space="0" w:color="auto"/>
            <w:left w:val="none" w:sz="0" w:space="0" w:color="auto"/>
            <w:bottom w:val="none" w:sz="0" w:space="0" w:color="auto"/>
            <w:right w:val="none" w:sz="0" w:space="0" w:color="auto"/>
          </w:divBdr>
        </w:div>
        <w:div w:id="933899182">
          <w:marLeft w:val="480"/>
          <w:marRight w:val="0"/>
          <w:marTop w:val="0"/>
          <w:marBottom w:val="0"/>
          <w:divBdr>
            <w:top w:val="none" w:sz="0" w:space="0" w:color="auto"/>
            <w:left w:val="none" w:sz="0" w:space="0" w:color="auto"/>
            <w:bottom w:val="none" w:sz="0" w:space="0" w:color="auto"/>
            <w:right w:val="none" w:sz="0" w:space="0" w:color="auto"/>
          </w:divBdr>
        </w:div>
        <w:div w:id="1495560450">
          <w:marLeft w:val="480"/>
          <w:marRight w:val="0"/>
          <w:marTop w:val="0"/>
          <w:marBottom w:val="0"/>
          <w:divBdr>
            <w:top w:val="none" w:sz="0" w:space="0" w:color="auto"/>
            <w:left w:val="none" w:sz="0" w:space="0" w:color="auto"/>
            <w:bottom w:val="none" w:sz="0" w:space="0" w:color="auto"/>
            <w:right w:val="none" w:sz="0" w:space="0" w:color="auto"/>
          </w:divBdr>
        </w:div>
        <w:div w:id="41297950">
          <w:marLeft w:val="480"/>
          <w:marRight w:val="0"/>
          <w:marTop w:val="0"/>
          <w:marBottom w:val="0"/>
          <w:divBdr>
            <w:top w:val="none" w:sz="0" w:space="0" w:color="auto"/>
            <w:left w:val="none" w:sz="0" w:space="0" w:color="auto"/>
            <w:bottom w:val="none" w:sz="0" w:space="0" w:color="auto"/>
            <w:right w:val="none" w:sz="0" w:space="0" w:color="auto"/>
          </w:divBdr>
        </w:div>
        <w:div w:id="133841554">
          <w:marLeft w:val="480"/>
          <w:marRight w:val="0"/>
          <w:marTop w:val="0"/>
          <w:marBottom w:val="0"/>
          <w:divBdr>
            <w:top w:val="none" w:sz="0" w:space="0" w:color="auto"/>
            <w:left w:val="none" w:sz="0" w:space="0" w:color="auto"/>
            <w:bottom w:val="none" w:sz="0" w:space="0" w:color="auto"/>
            <w:right w:val="none" w:sz="0" w:space="0" w:color="auto"/>
          </w:divBdr>
        </w:div>
        <w:div w:id="1835998025">
          <w:marLeft w:val="480"/>
          <w:marRight w:val="0"/>
          <w:marTop w:val="0"/>
          <w:marBottom w:val="0"/>
          <w:divBdr>
            <w:top w:val="none" w:sz="0" w:space="0" w:color="auto"/>
            <w:left w:val="none" w:sz="0" w:space="0" w:color="auto"/>
            <w:bottom w:val="none" w:sz="0" w:space="0" w:color="auto"/>
            <w:right w:val="none" w:sz="0" w:space="0" w:color="auto"/>
          </w:divBdr>
        </w:div>
        <w:div w:id="1402480324">
          <w:marLeft w:val="480"/>
          <w:marRight w:val="0"/>
          <w:marTop w:val="0"/>
          <w:marBottom w:val="0"/>
          <w:divBdr>
            <w:top w:val="none" w:sz="0" w:space="0" w:color="auto"/>
            <w:left w:val="none" w:sz="0" w:space="0" w:color="auto"/>
            <w:bottom w:val="none" w:sz="0" w:space="0" w:color="auto"/>
            <w:right w:val="none" w:sz="0" w:space="0" w:color="auto"/>
          </w:divBdr>
        </w:div>
        <w:div w:id="1156460311">
          <w:marLeft w:val="480"/>
          <w:marRight w:val="0"/>
          <w:marTop w:val="0"/>
          <w:marBottom w:val="0"/>
          <w:divBdr>
            <w:top w:val="none" w:sz="0" w:space="0" w:color="auto"/>
            <w:left w:val="none" w:sz="0" w:space="0" w:color="auto"/>
            <w:bottom w:val="none" w:sz="0" w:space="0" w:color="auto"/>
            <w:right w:val="none" w:sz="0" w:space="0" w:color="auto"/>
          </w:divBdr>
        </w:div>
        <w:div w:id="398480332">
          <w:marLeft w:val="480"/>
          <w:marRight w:val="0"/>
          <w:marTop w:val="0"/>
          <w:marBottom w:val="0"/>
          <w:divBdr>
            <w:top w:val="none" w:sz="0" w:space="0" w:color="auto"/>
            <w:left w:val="none" w:sz="0" w:space="0" w:color="auto"/>
            <w:bottom w:val="none" w:sz="0" w:space="0" w:color="auto"/>
            <w:right w:val="none" w:sz="0" w:space="0" w:color="auto"/>
          </w:divBdr>
        </w:div>
        <w:div w:id="1308244462">
          <w:marLeft w:val="480"/>
          <w:marRight w:val="0"/>
          <w:marTop w:val="0"/>
          <w:marBottom w:val="0"/>
          <w:divBdr>
            <w:top w:val="none" w:sz="0" w:space="0" w:color="auto"/>
            <w:left w:val="none" w:sz="0" w:space="0" w:color="auto"/>
            <w:bottom w:val="none" w:sz="0" w:space="0" w:color="auto"/>
            <w:right w:val="none" w:sz="0" w:space="0" w:color="auto"/>
          </w:divBdr>
        </w:div>
        <w:div w:id="2052920230">
          <w:marLeft w:val="480"/>
          <w:marRight w:val="0"/>
          <w:marTop w:val="0"/>
          <w:marBottom w:val="0"/>
          <w:divBdr>
            <w:top w:val="none" w:sz="0" w:space="0" w:color="auto"/>
            <w:left w:val="none" w:sz="0" w:space="0" w:color="auto"/>
            <w:bottom w:val="none" w:sz="0" w:space="0" w:color="auto"/>
            <w:right w:val="none" w:sz="0" w:space="0" w:color="auto"/>
          </w:divBdr>
        </w:div>
        <w:div w:id="1479304636">
          <w:marLeft w:val="480"/>
          <w:marRight w:val="0"/>
          <w:marTop w:val="0"/>
          <w:marBottom w:val="0"/>
          <w:divBdr>
            <w:top w:val="none" w:sz="0" w:space="0" w:color="auto"/>
            <w:left w:val="none" w:sz="0" w:space="0" w:color="auto"/>
            <w:bottom w:val="none" w:sz="0" w:space="0" w:color="auto"/>
            <w:right w:val="none" w:sz="0" w:space="0" w:color="auto"/>
          </w:divBdr>
        </w:div>
        <w:div w:id="2110202266">
          <w:marLeft w:val="480"/>
          <w:marRight w:val="0"/>
          <w:marTop w:val="0"/>
          <w:marBottom w:val="0"/>
          <w:divBdr>
            <w:top w:val="none" w:sz="0" w:space="0" w:color="auto"/>
            <w:left w:val="none" w:sz="0" w:space="0" w:color="auto"/>
            <w:bottom w:val="none" w:sz="0" w:space="0" w:color="auto"/>
            <w:right w:val="none" w:sz="0" w:space="0" w:color="auto"/>
          </w:divBdr>
        </w:div>
        <w:div w:id="315647857">
          <w:marLeft w:val="480"/>
          <w:marRight w:val="0"/>
          <w:marTop w:val="0"/>
          <w:marBottom w:val="0"/>
          <w:divBdr>
            <w:top w:val="none" w:sz="0" w:space="0" w:color="auto"/>
            <w:left w:val="none" w:sz="0" w:space="0" w:color="auto"/>
            <w:bottom w:val="none" w:sz="0" w:space="0" w:color="auto"/>
            <w:right w:val="none" w:sz="0" w:space="0" w:color="auto"/>
          </w:divBdr>
        </w:div>
        <w:div w:id="2014527788">
          <w:marLeft w:val="480"/>
          <w:marRight w:val="0"/>
          <w:marTop w:val="0"/>
          <w:marBottom w:val="0"/>
          <w:divBdr>
            <w:top w:val="none" w:sz="0" w:space="0" w:color="auto"/>
            <w:left w:val="none" w:sz="0" w:space="0" w:color="auto"/>
            <w:bottom w:val="none" w:sz="0" w:space="0" w:color="auto"/>
            <w:right w:val="none" w:sz="0" w:space="0" w:color="auto"/>
          </w:divBdr>
        </w:div>
        <w:div w:id="1655525249">
          <w:marLeft w:val="480"/>
          <w:marRight w:val="0"/>
          <w:marTop w:val="0"/>
          <w:marBottom w:val="0"/>
          <w:divBdr>
            <w:top w:val="none" w:sz="0" w:space="0" w:color="auto"/>
            <w:left w:val="none" w:sz="0" w:space="0" w:color="auto"/>
            <w:bottom w:val="none" w:sz="0" w:space="0" w:color="auto"/>
            <w:right w:val="none" w:sz="0" w:space="0" w:color="auto"/>
          </w:divBdr>
        </w:div>
        <w:div w:id="979187510">
          <w:marLeft w:val="480"/>
          <w:marRight w:val="0"/>
          <w:marTop w:val="0"/>
          <w:marBottom w:val="0"/>
          <w:divBdr>
            <w:top w:val="none" w:sz="0" w:space="0" w:color="auto"/>
            <w:left w:val="none" w:sz="0" w:space="0" w:color="auto"/>
            <w:bottom w:val="none" w:sz="0" w:space="0" w:color="auto"/>
            <w:right w:val="none" w:sz="0" w:space="0" w:color="auto"/>
          </w:divBdr>
        </w:div>
        <w:div w:id="461383505">
          <w:marLeft w:val="480"/>
          <w:marRight w:val="0"/>
          <w:marTop w:val="0"/>
          <w:marBottom w:val="0"/>
          <w:divBdr>
            <w:top w:val="none" w:sz="0" w:space="0" w:color="auto"/>
            <w:left w:val="none" w:sz="0" w:space="0" w:color="auto"/>
            <w:bottom w:val="none" w:sz="0" w:space="0" w:color="auto"/>
            <w:right w:val="none" w:sz="0" w:space="0" w:color="auto"/>
          </w:divBdr>
        </w:div>
        <w:div w:id="1481800066">
          <w:marLeft w:val="480"/>
          <w:marRight w:val="0"/>
          <w:marTop w:val="0"/>
          <w:marBottom w:val="0"/>
          <w:divBdr>
            <w:top w:val="none" w:sz="0" w:space="0" w:color="auto"/>
            <w:left w:val="none" w:sz="0" w:space="0" w:color="auto"/>
            <w:bottom w:val="none" w:sz="0" w:space="0" w:color="auto"/>
            <w:right w:val="none" w:sz="0" w:space="0" w:color="auto"/>
          </w:divBdr>
        </w:div>
        <w:div w:id="603924282">
          <w:marLeft w:val="480"/>
          <w:marRight w:val="0"/>
          <w:marTop w:val="0"/>
          <w:marBottom w:val="0"/>
          <w:divBdr>
            <w:top w:val="none" w:sz="0" w:space="0" w:color="auto"/>
            <w:left w:val="none" w:sz="0" w:space="0" w:color="auto"/>
            <w:bottom w:val="none" w:sz="0" w:space="0" w:color="auto"/>
            <w:right w:val="none" w:sz="0" w:space="0" w:color="auto"/>
          </w:divBdr>
        </w:div>
        <w:div w:id="1767341930">
          <w:marLeft w:val="480"/>
          <w:marRight w:val="0"/>
          <w:marTop w:val="0"/>
          <w:marBottom w:val="0"/>
          <w:divBdr>
            <w:top w:val="none" w:sz="0" w:space="0" w:color="auto"/>
            <w:left w:val="none" w:sz="0" w:space="0" w:color="auto"/>
            <w:bottom w:val="none" w:sz="0" w:space="0" w:color="auto"/>
            <w:right w:val="none" w:sz="0" w:space="0" w:color="auto"/>
          </w:divBdr>
        </w:div>
        <w:div w:id="630330127">
          <w:marLeft w:val="480"/>
          <w:marRight w:val="0"/>
          <w:marTop w:val="0"/>
          <w:marBottom w:val="0"/>
          <w:divBdr>
            <w:top w:val="none" w:sz="0" w:space="0" w:color="auto"/>
            <w:left w:val="none" w:sz="0" w:space="0" w:color="auto"/>
            <w:bottom w:val="none" w:sz="0" w:space="0" w:color="auto"/>
            <w:right w:val="none" w:sz="0" w:space="0" w:color="auto"/>
          </w:divBdr>
        </w:div>
      </w:divsChild>
    </w:div>
    <w:div w:id="992564763">
      <w:bodyDiv w:val="1"/>
      <w:marLeft w:val="0"/>
      <w:marRight w:val="0"/>
      <w:marTop w:val="0"/>
      <w:marBottom w:val="0"/>
      <w:divBdr>
        <w:top w:val="none" w:sz="0" w:space="0" w:color="auto"/>
        <w:left w:val="none" w:sz="0" w:space="0" w:color="auto"/>
        <w:bottom w:val="none" w:sz="0" w:space="0" w:color="auto"/>
        <w:right w:val="none" w:sz="0" w:space="0" w:color="auto"/>
      </w:divBdr>
      <w:divsChild>
        <w:div w:id="16465040">
          <w:marLeft w:val="480"/>
          <w:marRight w:val="0"/>
          <w:marTop w:val="0"/>
          <w:marBottom w:val="0"/>
          <w:divBdr>
            <w:top w:val="none" w:sz="0" w:space="0" w:color="auto"/>
            <w:left w:val="none" w:sz="0" w:space="0" w:color="auto"/>
            <w:bottom w:val="none" w:sz="0" w:space="0" w:color="auto"/>
            <w:right w:val="none" w:sz="0" w:space="0" w:color="auto"/>
          </w:divBdr>
        </w:div>
        <w:div w:id="24839062">
          <w:marLeft w:val="480"/>
          <w:marRight w:val="0"/>
          <w:marTop w:val="0"/>
          <w:marBottom w:val="0"/>
          <w:divBdr>
            <w:top w:val="none" w:sz="0" w:space="0" w:color="auto"/>
            <w:left w:val="none" w:sz="0" w:space="0" w:color="auto"/>
            <w:bottom w:val="none" w:sz="0" w:space="0" w:color="auto"/>
            <w:right w:val="none" w:sz="0" w:space="0" w:color="auto"/>
          </w:divBdr>
        </w:div>
        <w:div w:id="44255620">
          <w:marLeft w:val="480"/>
          <w:marRight w:val="0"/>
          <w:marTop w:val="0"/>
          <w:marBottom w:val="0"/>
          <w:divBdr>
            <w:top w:val="none" w:sz="0" w:space="0" w:color="auto"/>
            <w:left w:val="none" w:sz="0" w:space="0" w:color="auto"/>
            <w:bottom w:val="none" w:sz="0" w:space="0" w:color="auto"/>
            <w:right w:val="none" w:sz="0" w:space="0" w:color="auto"/>
          </w:divBdr>
        </w:div>
        <w:div w:id="65034422">
          <w:marLeft w:val="480"/>
          <w:marRight w:val="0"/>
          <w:marTop w:val="0"/>
          <w:marBottom w:val="0"/>
          <w:divBdr>
            <w:top w:val="none" w:sz="0" w:space="0" w:color="auto"/>
            <w:left w:val="none" w:sz="0" w:space="0" w:color="auto"/>
            <w:bottom w:val="none" w:sz="0" w:space="0" w:color="auto"/>
            <w:right w:val="none" w:sz="0" w:space="0" w:color="auto"/>
          </w:divBdr>
        </w:div>
        <w:div w:id="75633369">
          <w:marLeft w:val="480"/>
          <w:marRight w:val="0"/>
          <w:marTop w:val="0"/>
          <w:marBottom w:val="0"/>
          <w:divBdr>
            <w:top w:val="none" w:sz="0" w:space="0" w:color="auto"/>
            <w:left w:val="none" w:sz="0" w:space="0" w:color="auto"/>
            <w:bottom w:val="none" w:sz="0" w:space="0" w:color="auto"/>
            <w:right w:val="none" w:sz="0" w:space="0" w:color="auto"/>
          </w:divBdr>
        </w:div>
        <w:div w:id="142434960">
          <w:marLeft w:val="480"/>
          <w:marRight w:val="0"/>
          <w:marTop w:val="0"/>
          <w:marBottom w:val="0"/>
          <w:divBdr>
            <w:top w:val="none" w:sz="0" w:space="0" w:color="auto"/>
            <w:left w:val="none" w:sz="0" w:space="0" w:color="auto"/>
            <w:bottom w:val="none" w:sz="0" w:space="0" w:color="auto"/>
            <w:right w:val="none" w:sz="0" w:space="0" w:color="auto"/>
          </w:divBdr>
        </w:div>
        <w:div w:id="157892773">
          <w:marLeft w:val="480"/>
          <w:marRight w:val="0"/>
          <w:marTop w:val="0"/>
          <w:marBottom w:val="0"/>
          <w:divBdr>
            <w:top w:val="none" w:sz="0" w:space="0" w:color="auto"/>
            <w:left w:val="none" w:sz="0" w:space="0" w:color="auto"/>
            <w:bottom w:val="none" w:sz="0" w:space="0" w:color="auto"/>
            <w:right w:val="none" w:sz="0" w:space="0" w:color="auto"/>
          </w:divBdr>
        </w:div>
        <w:div w:id="251746989">
          <w:marLeft w:val="480"/>
          <w:marRight w:val="0"/>
          <w:marTop w:val="0"/>
          <w:marBottom w:val="0"/>
          <w:divBdr>
            <w:top w:val="none" w:sz="0" w:space="0" w:color="auto"/>
            <w:left w:val="none" w:sz="0" w:space="0" w:color="auto"/>
            <w:bottom w:val="none" w:sz="0" w:space="0" w:color="auto"/>
            <w:right w:val="none" w:sz="0" w:space="0" w:color="auto"/>
          </w:divBdr>
        </w:div>
        <w:div w:id="323705111">
          <w:marLeft w:val="480"/>
          <w:marRight w:val="0"/>
          <w:marTop w:val="0"/>
          <w:marBottom w:val="0"/>
          <w:divBdr>
            <w:top w:val="none" w:sz="0" w:space="0" w:color="auto"/>
            <w:left w:val="none" w:sz="0" w:space="0" w:color="auto"/>
            <w:bottom w:val="none" w:sz="0" w:space="0" w:color="auto"/>
            <w:right w:val="none" w:sz="0" w:space="0" w:color="auto"/>
          </w:divBdr>
        </w:div>
        <w:div w:id="414546815">
          <w:marLeft w:val="480"/>
          <w:marRight w:val="0"/>
          <w:marTop w:val="0"/>
          <w:marBottom w:val="0"/>
          <w:divBdr>
            <w:top w:val="none" w:sz="0" w:space="0" w:color="auto"/>
            <w:left w:val="none" w:sz="0" w:space="0" w:color="auto"/>
            <w:bottom w:val="none" w:sz="0" w:space="0" w:color="auto"/>
            <w:right w:val="none" w:sz="0" w:space="0" w:color="auto"/>
          </w:divBdr>
        </w:div>
        <w:div w:id="453905485">
          <w:marLeft w:val="480"/>
          <w:marRight w:val="0"/>
          <w:marTop w:val="0"/>
          <w:marBottom w:val="0"/>
          <w:divBdr>
            <w:top w:val="none" w:sz="0" w:space="0" w:color="auto"/>
            <w:left w:val="none" w:sz="0" w:space="0" w:color="auto"/>
            <w:bottom w:val="none" w:sz="0" w:space="0" w:color="auto"/>
            <w:right w:val="none" w:sz="0" w:space="0" w:color="auto"/>
          </w:divBdr>
        </w:div>
        <w:div w:id="525681874">
          <w:marLeft w:val="480"/>
          <w:marRight w:val="0"/>
          <w:marTop w:val="0"/>
          <w:marBottom w:val="0"/>
          <w:divBdr>
            <w:top w:val="none" w:sz="0" w:space="0" w:color="auto"/>
            <w:left w:val="none" w:sz="0" w:space="0" w:color="auto"/>
            <w:bottom w:val="none" w:sz="0" w:space="0" w:color="auto"/>
            <w:right w:val="none" w:sz="0" w:space="0" w:color="auto"/>
          </w:divBdr>
        </w:div>
        <w:div w:id="530992780">
          <w:marLeft w:val="480"/>
          <w:marRight w:val="0"/>
          <w:marTop w:val="0"/>
          <w:marBottom w:val="0"/>
          <w:divBdr>
            <w:top w:val="none" w:sz="0" w:space="0" w:color="auto"/>
            <w:left w:val="none" w:sz="0" w:space="0" w:color="auto"/>
            <w:bottom w:val="none" w:sz="0" w:space="0" w:color="auto"/>
            <w:right w:val="none" w:sz="0" w:space="0" w:color="auto"/>
          </w:divBdr>
        </w:div>
        <w:div w:id="543980316">
          <w:marLeft w:val="480"/>
          <w:marRight w:val="0"/>
          <w:marTop w:val="0"/>
          <w:marBottom w:val="0"/>
          <w:divBdr>
            <w:top w:val="none" w:sz="0" w:space="0" w:color="auto"/>
            <w:left w:val="none" w:sz="0" w:space="0" w:color="auto"/>
            <w:bottom w:val="none" w:sz="0" w:space="0" w:color="auto"/>
            <w:right w:val="none" w:sz="0" w:space="0" w:color="auto"/>
          </w:divBdr>
        </w:div>
        <w:div w:id="549153911">
          <w:marLeft w:val="480"/>
          <w:marRight w:val="0"/>
          <w:marTop w:val="0"/>
          <w:marBottom w:val="0"/>
          <w:divBdr>
            <w:top w:val="none" w:sz="0" w:space="0" w:color="auto"/>
            <w:left w:val="none" w:sz="0" w:space="0" w:color="auto"/>
            <w:bottom w:val="none" w:sz="0" w:space="0" w:color="auto"/>
            <w:right w:val="none" w:sz="0" w:space="0" w:color="auto"/>
          </w:divBdr>
        </w:div>
        <w:div w:id="551187147">
          <w:marLeft w:val="480"/>
          <w:marRight w:val="0"/>
          <w:marTop w:val="0"/>
          <w:marBottom w:val="0"/>
          <w:divBdr>
            <w:top w:val="none" w:sz="0" w:space="0" w:color="auto"/>
            <w:left w:val="none" w:sz="0" w:space="0" w:color="auto"/>
            <w:bottom w:val="none" w:sz="0" w:space="0" w:color="auto"/>
            <w:right w:val="none" w:sz="0" w:space="0" w:color="auto"/>
          </w:divBdr>
        </w:div>
        <w:div w:id="575827204">
          <w:marLeft w:val="480"/>
          <w:marRight w:val="0"/>
          <w:marTop w:val="0"/>
          <w:marBottom w:val="0"/>
          <w:divBdr>
            <w:top w:val="none" w:sz="0" w:space="0" w:color="auto"/>
            <w:left w:val="none" w:sz="0" w:space="0" w:color="auto"/>
            <w:bottom w:val="none" w:sz="0" w:space="0" w:color="auto"/>
            <w:right w:val="none" w:sz="0" w:space="0" w:color="auto"/>
          </w:divBdr>
        </w:div>
        <w:div w:id="597955349">
          <w:marLeft w:val="480"/>
          <w:marRight w:val="0"/>
          <w:marTop w:val="0"/>
          <w:marBottom w:val="0"/>
          <w:divBdr>
            <w:top w:val="none" w:sz="0" w:space="0" w:color="auto"/>
            <w:left w:val="none" w:sz="0" w:space="0" w:color="auto"/>
            <w:bottom w:val="none" w:sz="0" w:space="0" w:color="auto"/>
            <w:right w:val="none" w:sz="0" w:space="0" w:color="auto"/>
          </w:divBdr>
        </w:div>
        <w:div w:id="638922846">
          <w:marLeft w:val="480"/>
          <w:marRight w:val="0"/>
          <w:marTop w:val="0"/>
          <w:marBottom w:val="0"/>
          <w:divBdr>
            <w:top w:val="none" w:sz="0" w:space="0" w:color="auto"/>
            <w:left w:val="none" w:sz="0" w:space="0" w:color="auto"/>
            <w:bottom w:val="none" w:sz="0" w:space="0" w:color="auto"/>
            <w:right w:val="none" w:sz="0" w:space="0" w:color="auto"/>
          </w:divBdr>
        </w:div>
        <w:div w:id="640305588">
          <w:marLeft w:val="480"/>
          <w:marRight w:val="0"/>
          <w:marTop w:val="0"/>
          <w:marBottom w:val="0"/>
          <w:divBdr>
            <w:top w:val="none" w:sz="0" w:space="0" w:color="auto"/>
            <w:left w:val="none" w:sz="0" w:space="0" w:color="auto"/>
            <w:bottom w:val="none" w:sz="0" w:space="0" w:color="auto"/>
            <w:right w:val="none" w:sz="0" w:space="0" w:color="auto"/>
          </w:divBdr>
        </w:div>
        <w:div w:id="655769241">
          <w:marLeft w:val="480"/>
          <w:marRight w:val="0"/>
          <w:marTop w:val="0"/>
          <w:marBottom w:val="0"/>
          <w:divBdr>
            <w:top w:val="none" w:sz="0" w:space="0" w:color="auto"/>
            <w:left w:val="none" w:sz="0" w:space="0" w:color="auto"/>
            <w:bottom w:val="none" w:sz="0" w:space="0" w:color="auto"/>
            <w:right w:val="none" w:sz="0" w:space="0" w:color="auto"/>
          </w:divBdr>
        </w:div>
        <w:div w:id="702099511">
          <w:marLeft w:val="480"/>
          <w:marRight w:val="0"/>
          <w:marTop w:val="0"/>
          <w:marBottom w:val="0"/>
          <w:divBdr>
            <w:top w:val="none" w:sz="0" w:space="0" w:color="auto"/>
            <w:left w:val="none" w:sz="0" w:space="0" w:color="auto"/>
            <w:bottom w:val="none" w:sz="0" w:space="0" w:color="auto"/>
            <w:right w:val="none" w:sz="0" w:space="0" w:color="auto"/>
          </w:divBdr>
        </w:div>
        <w:div w:id="764153863">
          <w:marLeft w:val="480"/>
          <w:marRight w:val="0"/>
          <w:marTop w:val="0"/>
          <w:marBottom w:val="0"/>
          <w:divBdr>
            <w:top w:val="none" w:sz="0" w:space="0" w:color="auto"/>
            <w:left w:val="none" w:sz="0" w:space="0" w:color="auto"/>
            <w:bottom w:val="none" w:sz="0" w:space="0" w:color="auto"/>
            <w:right w:val="none" w:sz="0" w:space="0" w:color="auto"/>
          </w:divBdr>
        </w:div>
        <w:div w:id="766925735">
          <w:marLeft w:val="480"/>
          <w:marRight w:val="0"/>
          <w:marTop w:val="0"/>
          <w:marBottom w:val="0"/>
          <w:divBdr>
            <w:top w:val="none" w:sz="0" w:space="0" w:color="auto"/>
            <w:left w:val="none" w:sz="0" w:space="0" w:color="auto"/>
            <w:bottom w:val="none" w:sz="0" w:space="0" w:color="auto"/>
            <w:right w:val="none" w:sz="0" w:space="0" w:color="auto"/>
          </w:divBdr>
        </w:div>
        <w:div w:id="837814390">
          <w:marLeft w:val="480"/>
          <w:marRight w:val="0"/>
          <w:marTop w:val="0"/>
          <w:marBottom w:val="0"/>
          <w:divBdr>
            <w:top w:val="none" w:sz="0" w:space="0" w:color="auto"/>
            <w:left w:val="none" w:sz="0" w:space="0" w:color="auto"/>
            <w:bottom w:val="none" w:sz="0" w:space="0" w:color="auto"/>
            <w:right w:val="none" w:sz="0" w:space="0" w:color="auto"/>
          </w:divBdr>
        </w:div>
        <w:div w:id="871190518">
          <w:marLeft w:val="480"/>
          <w:marRight w:val="0"/>
          <w:marTop w:val="0"/>
          <w:marBottom w:val="0"/>
          <w:divBdr>
            <w:top w:val="none" w:sz="0" w:space="0" w:color="auto"/>
            <w:left w:val="none" w:sz="0" w:space="0" w:color="auto"/>
            <w:bottom w:val="none" w:sz="0" w:space="0" w:color="auto"/>
            <w:right w:val="none" w:sz="0" w:space="0" w:color="auto"/>
          </w:divBdr>
        </w:div>
        <w:div w:id="874004948">
          <w:marLeft w:val="480"/>
          <w:marRight w:val="0"/>
          <w:marTop w:val="0"/>
          <w:marBottom w:val="0"/>
          <w:divBdr>
            <w:top w:val="none" w:sz="0" w:space="0" w:color="auto"/>
            <w:left w:val="none" w:sz="0" w:space="0" w:color="auto"/>
            <w:bottom w:val="none" w:sz="0" w:space="0" w:color="auto"/>
            <w:right w:val="none" w:sz="0" w:space="0" w:color="auto"/>
          </w:divBdr>
        </w:div>
        <w:div w:id="886991032">
          <w:marLeft w:val="480"/>
          <w:marRight w:val="0"/>
          <w:marTop w:val="0"/>
          <w:marBottom w:val="0"/>
          <w:divBdr>
            <w:top w:val="none" w:sz="0" w:space="0" w:color="auto"/>
            <w:left w:val="none" w:sz="0" w:space="0" w:color="auto"/>
            <w:bottom w:val="none" w:sz="0" w:space="0" w:color="auto"/>
            <w:right w:val="none" w:sz="0" w:space="0" w:color="auto"/>
          </w:divBdr>
        </w:div>
        <w:div w:id="898440510">
          <w:marLeft w:val="480"/>
          <w:marRight w:val="0"/>
          <w:marTop w:val="0"/>
          <w:marBottom w:val="0"/>
          <w:divBdr>
            <w:top w:val="none" w:sz="0" w:space="0" w:color="auto"/>
            <w:left w:val="none" w:sz="0" w:space="0" w:color="auto"/>
            <w:bottom w:val="none" w:sz="0" w:space="0" w:color="auto"/>
            <w:right w:val="none" w:sz="0" w:space="0" w:color="auto"/>
          </w:divBdr>
        </w:div>
        <w:div w:id="974022413">
          <w:marLeft w:val="480"/>
          <w:marRight w:val="0"/>
          <w:marTop w:val="0"/>
          <w:marBottom w:val="0"/>
          <w:divBdr>
            <w:top w:val="none" w:sz="0" w:space="0" w:color="auto"/>
            <w:left w:val="none" w:sz="0" w:space="0" w:color="auto"/>
            <w:bottom w:val="none" w:sz="0" w:space="0" w:color="auto"/>
            <w:right w:val="none" w:sz="0" w:space="0" w:color="auto"/>
          </w:divBdr>
        </w:div>
        <w:div w:id="1139804384">
          <w:marLeft w:val="480"/>
          <w:marRight w:val="0"/>
          <w:marTop w:val="0"/>
          <w:marBottom w:val="0"/>
          <w:divBdr>
            <w:top w:val="none" w:sz="0" w:space="0" w:color="auto"/>
            <w:left w:val="none" w:sz="0" w:space="0" w:color="auto"/>
            <w:bottom w:val="none" w:sz="0" w:space="0" w:color="auto"/>
            <w:right w:val="none" w:sz="0" w:space="0" w:color="auto"/>
          </w:divBdr>
        </w:div>
        <w:div w:id="1158348983">
          <w:marLeft w:val="480"/>
          <w:marRight w:val="0"/>
          <w:marTop w:val="0"/>
          <w:marBottom w:val="0"/>
          <w:divBdr>
            <w:top w:val="none" w:sz="0" w:space="0" w:color="auto"/>
            <w:left w:val="none" w:sz="0" w:space="0" w:color="auto"/>
            <w:bottom w:val="none" w:sz="0" w:space="0" w:color="auto"/>
            <w:right w:val="none" w:sz="0" w:space="0" w:color="auto"/>
          </w:divBdr>
        </w:div>
        <w:div w:id="1251815252">
          <w:marLeft w:val="480"/>
          <w:marRight w:val="0"/>
          <w:marTop w:val="0"/>
          <w:marBottom w:val="0"/>
          <w:divBdr>
            <w:top w:val="none" w:sz="0" w:space="0" w:color="auto"/>
            <w:left w:val="none" w:sz="0" w:space="0" w:color="auto"/>
            <w:bottom w:val="none" w:sz="0" w:space="0" w:color="auto"/>
            <w:right w:val="none" w:sz="0" w:space="0" w:color="auto"/>
          </w:divBdr>
        </w:div>
        <w:div w:id="1278292930">
          <w:marLeft w:val="480"/>
          <w:marRight w:val="0"/>
          <w:marTop w:val="0"/>
          <w:marBottom w:val="0"/>
          <w:divBdr>
            <w:top w:val="none" w:sz="0" w:space="0" w:color="auto"/>
            <w:left w:val="none" w:sz="0" w:space="0" w:color="auto"/>
            <w:bottom w:val="none" w:sz="0" w:space="0" w:color="auto"/>
            <w:right w:val="none" w:sz="0" w:space="0" w:color="auto"/>
          </w:divBdr>
        </w:div>
        <w:div w:id="1324117594">
          <w:marLeft w:val="480"/>
          <w:marRight w:val="0"/>
          <w:marTop w:val="0"/>
          <w:marBottom w:val="0"/>
          <w:divBdr>
            <w:top w:val="none" w:sz="0" w:space="0" w:color="auto"/>
            <w:left w:val="none" w:sz="0" w:space="0" w:color="auto"/>
            <w:bottom w:val="none" w:sz="0" w:space="0" w:color="auto"/>
            <w:right w:val="none" w:sz="0" w:space="0" w:color="auto"/>
          </w:divBdr>
        </w:div>
        <w:div w:id="1338508056">
          <w:marLeft w:val="480"/>
          <w:marRight w:val="0"/>
          <w:marTop w:val="0"/>
          <w:marBottom w:val="0"/>
          <w:divBdr>
            <w:top w:val="none" w:sz="0" w:space="0" w:color="auto"/>
            <w:left w:val="none" w:sz="0" w:space="0" w:color="auto"/>
            <w:bottom w:val="none" w:sz="0" w:space="0" w:color="auto"/>
            <w:right w:val="none" w:sz="0" w:space="0" w:color="auto"/>
          </w:divBdr>
        </w:div>
        <w:div w:id="1394305545">
          <w:marLeft w:val="480"/>
          <w:marRight w:val="0"/>
          <w:marTop w:val="0"/>
          <w:marBottom w:val="0"/>
          <w:divBdr>
            <w:top w:val="none" w:sz="0" w:space="0" w:color="auto"/>
            <w:left w:val="none" w:sz="0" w:space="0" w:color="auto"/>
            <w:bottom w:val="none" w:sz="0" w:space="0" w:color="auto"/>
            <w:right w:val="none" w:sz="0" w:space="0" w:color="auto"/>
          </w:divBdr>
        </w:div>
        <w:div w:id="1429816714">
          <w:marLeft w:val="480"/>
          <w:marRight w:val="0"/>
          <w:marTop w:val="0"/>
          <w:marBottom w:val="0"/>
          <w:divBdr>
            <w:top w:val="none" w:sz="0" w:space="0" w:color="auto"/>
            <w:left w:val="none" w:sz="0" w:space="0" w:color="auto"/>
            <w:bottom w:val="none" w:sz="0" w:space="0" w:color="auto"/>
            <w:right w:val="none" w:sz="0" w:space="0" w:color="auto"/>
          </w:divBdr>
        </w:div>
        <w:div w:id="1503545555">
          <w:marLeft w:val="480"/>
          <w:marRight w:val="0"/>
          <w:marTop w:val="0"/>
          <w:marBottom w:val="0"/>
          <w:divBdr>
            <w:top w:val="none" w:sz="0" w:space="0" w:color="auto"/>
            <w:left w:val="none" w:sz="0" w:space="0" w:color="auto"/>
            <w:bottom w:val="none" w:sz="0" w:space="0" w:color="auto"/>
            <w:right w:val="none" w:sz="0" w:space="0" w:color="auto"/>
          </w:divBdr>
        </w:div>
        <w:div w:id="1621495799">
          <w:marLeft w:val="480"/>
          <w:marRight w:val="0"/>
          <w:marTop w:val="0"/>
          <w:marBottom w:val="0"/>
          <w:divBdr>
            <w:top w:val="none" w:sz="0" w:space="0" w:color="auto"/>
            <w:left w:val="none" w:sz="0" w:space="0" w:color="auto"/>
            <w:bottom w:val="none" w:sz="0" w:space="0" w:color="auto"/>
            <w:right w:val="none" w:sz="0" w:space="0" w:color="auto"/>
          </w:divBdr>
        </w:div>
        <w:div w:id="1633947540">
          <w:marLeft w:val="480"/>
          <w:marRight w:val="0"/>
          <w:marTop w:val="0"/>
          <w:marBottom w:val="0"/>
          <w:divBdr>
            <w:top w:val="none" w:sz="0" w:space="0" w:color="auto"/>
            <w:left w:val="none" w:sz="0" w:space="0" w:color="auto"/>
            <w:bottom w:val="none" w:sz="0" w:space="0" w:color="auto"/>
            <w:right w:val="none" w:sz="0" w:space="0" w:color="auto"/>
          </w:divBdr>
        </w:div>
        <w:div w:id="1679428055">
          <w:marLeft w:val="480"/>
          <w:marRight w:val="0"/>
          <w:marTop w:val="0"/>
          <w:marBottom w:val="0"/>
          <w:divBdr>
            <w:top w:val="none" w:sz="0" w:space="0" w:color="auto"/>
            <w:left w:val="none" w:sz="0" w:space="0" w:color="auto"/>
            <w:bottom w:val="none" w:sz="0" w:space="0" w:color="auto"/>
            <w:right w:val="none" w:sz="0" w:space="0" w:color="auto"/>
          </w:divBdr>
        </w:div>
        <w:div w:id="1701397949">
          <w:marLeft w:val="480"/>
          <w:marRight w:val="0"/>
          <w:marTop w:val="0"/>
          <w:marBottom w:val="0"/>
          <w:divBdr>
            <w:top w:val="none" w:sz="0" w:space="0" w:color="auto"/>
            <w:left w:val="none" w:sz="0" w:space="0" w:color="auto"/>
            <w:bottom w:val="none" w:sz="0" w:space="0" w:color="auto"/>
            <w:right w:val="none" w:sz="0" w:space="0" w:color="auto"/>
          </w:divBdr>
        </w:div>
        <w:div w:id="1711412638">
          <w:marLeft w:val="480"/>
          <w:marRight w:val="0"/>
          <w:marTop w:val="0"/>
          <w:marBottom w:val="0"/>
          <w:divBdr>
            <w:top w:val="none" w:sz="0" w:space="0" w:color="auto"/>
            <w:left w:val="none" w:sz="0" w:space="0" w:color="auto"/>
            <w:bottom w:val="none" w:sz="0" w:space="0" w:color="auto"/>
            <w:right w:val="none" w:sz="0" w:space="0" w:color="auto"/>
          </w:divBdr>
        </w:div>
        <w:div w:id="1719472312">
          <w:marLeft w:val="480"/>
          <w:marRight w:val="0"/>
          <w:marTop w:val="0"/>
          <w:marBottom w:val="0"/>
          <w:divBdr>
            <w:top w:val="none" w:sz="0" w:space="0" w:color="auto"/>
            <w:left w:val="none" w:sz="0" w:space="0" w:color="auto"/>
            <w:bottom w:val="none" w:sz="0" w:space="0" w:color="auto"/>
            <w:right w:val="none" w:sz="0" w:space="0" w:color="auto"/>
          </w:divBdr>
        </w:div>
        <w:div w:id="1719934233">
          <w:marLeft w:val="480"/>
          <w:marRight w:val="0"/>
          <w:marTop w:val="0"/>
          <w:marBottom w:val="0"/>
          <w:divBdr>
            <w:top w:val="none" w:sz="0" w:space="0" w:color="auto"/>
            <w:left w:val="none" w:sz="0" w:space="0" w:color="auto"/>
            <w:bottom w:val="none" w:sz="0" w:space="0" w:color="auto"/>
            <w:right w:val="none" w:sz="0" w:space="0" w:color="auto"/>
          </w:divBdr>
        </w:div>
        <w:div w:id="1728992783">
          <w:marLeft w:val="480"/>
          <w:marRight w:val="0"/>
          <w:marTop w:val="0"/>
          <w:marBottom w:val="0"/>
          <w:divBdr>
            <w:top w:val="none" w:sz="0" w:space="0" w:color="auto"/>
            <w:left w:val="none" w:sz="0" w:space="0" w:color="auto"/>
            <w:bottom w:val="none" w:sz="0" w:space="0" w:color="auto"/>
            <w:right w:val="none" w:sz="0" w:space="0" w:color="auto"/>
          </w:divBdr>
        </w:div>
        <w:div w:id="1850874194">
          <w:marLeft w:val="480"/>
          <w:marRight w:val="0"/>
          <w:marTop w:val="0"/>
          <w:marBottom w:val="0"/>
          <w:divBdr>
            <w:top w:val="none" w:sz="0" w:space="0" w:color="auto"/>
            <w:left w:val="none" w:sz="0" w:space="0" w:color="auto"/>
            <w:bottom w:val="none" w:sz="0" w:space="0" w:color="auto"/>
            <w:right w:val="none" w:sz="0" w:space="0" w:color="auto"/>
          </w:divBdr>
        </w:div>
        <w:div w:id="1852642105">
          <w:marLeft w:val="480"/>
          <w:marRight w:val="0"/>
          <w:marTop w:val="0"/>
          <w:marBottom w:val="0"/>
          <w:divBdr>
            <w:top w:val="none" w:sz="0" w:space="0" w:color="auto"/>
            <w:left w:val="none" w:sz="0" w:space="0" w:color="auto"/>
            <w:bottom w:val="none" w:sz="0" w:space="0" w:color="auto"/>
            <w:right w:val="none" w:sz="0" w:space="0" w:color="auto"/>
          </w:divBdr>
        </w:div>
        <w:div w:id="1861817266">
          <w:marLeft w:val="480"/>
          <w:marRight w:val="0"/>
          <w:marTop w:val="0"/>
          <w:marBottom w:val="0"/>
          <w:divBdr>
            <w:top w:val="none" w:sz="0" w:space="0" w:color="auto"/>
            <w:left w:val="none" w:sz="0" w:space="0" w:color="auto"/>
            <w:bottom w:val="none" w:sz="0" w:space="0" w:color="auto"/>
            <w:right w:val="none" w:sz="0" w:space="0" w:color="auto"/>
          </w:divBdr>
        </w:div>
        <w:div w:id="1895121341">
          <w:marLeft w:val="480"/>
          <w:marRight w:val="0"/>
          <w:marTop w:val="0"/>
          <w:marBottom w:val="0"/>
          <w:divBdr>
            <w:top w:val="none" w:sz="0" w:space="0" w:color="auto"/>
            <w:left w:val="none" w:sz="0" w:space="0" w:color="auto"/>
            <w:bottom w:val="none" w:sz="0" w:space="0" w:color="auto"/>
            <w:right w:val="none" w:sz="0" w:space="0" w:color="auto"/>
          </w:divBdr>
        </w:div>
        <w:div w:id="1916281785">
          <w:marLeft w:val="480"/>
          <w:marRight w:val="0"/>
          <w:marTop w:val="0"/>
          <w:marBottom w:val="0"/>
          <w:divBdr>
            <w:top w:val="none" w:sz="0" w:space="0" w:color="auto"/>
            <w:left w:val="none" w:sz="0" w:space="0" w:color="auto"/>
            <w:bottom w:val="none" w:sz="0" w:space="0" w:color="auto"/>
            <w:right w:val="none" w:sz="0" w:space="0" w:color="auto"/>
          </w:divBdr>
        </w:div>
        <w:div w:id="1919706502">
          <w:marLeft w:val="480"/>
          <w:marRight w:val="0"/>
          <w:marTop w:val="0"/>
          <w:marBottom w:val="0"/>
          <w:divBdr>
            <w:top w:val="none" w:sz="0" w:space="0" w:color="auto"/>
            <w:left w:val="none" w:sz="0" w:space="0" w:color="auto"/>
            <w:bottom w:val="none" w:sz="0" w:space="0" w:color="auto"/>
            <w:right w:val="none" w:sz="0" w:space="0" w:color="auto"/>
          </w:divBdr>
        </w:div>
        <w:div w:id="1930692791">
          <w:marLeft w:val="480"/>
          <w:marRight w:val="0"/>
          <w:marTop w:val="0"/>
          <w:marBottom w:val="0"/>
          <w:divBdr>
            <w:top w:val="none" w:sz="0" w:space="0" w:color="auto"/>
            <w:left w:val="none" w:sz="0" w:space="0" w:color="auto"/>
            <w:bottom w:val="none" w:sz="0" w:space="0" w:color="auto"/>
            <w:right w:val="none" w:sz="0" w:space="0" w:color="auto"/>
          </w:divBdr>
        </w:div>
        <w:div w:id="1935480641">
          <w:marLeft w:val="480"/>
          <w:marRight w:val="0"/>
          <w:marTop w:val="0"/>
          <w:marBottom w:val="0"/>
          <w:divBdr>
            <w:top w:val="none" w:sz="0" w:space="0" w:color="auto"/>
            <w:left w:val="none" w:sz="0" w:space="0" w:color="auto"/>
            <w:bottom w:val="none" w:sz="0" w:space="0" w:color="auto"/>
            <w:right w:val="none" w:sz="0" w:space="0" w:color="auto"/>
          </w:divBdr>
        </w:div>
        <w:div w:id="1974288518">
          <w:marLeft w:val="480"/>
          <w:marRight w:val="0"/>
          <w:marTop w:val="0"/>
          <w:marBottom w:val="0"/>
          <w:divBdr>
            <w:top w:val="none" w:sz="0" w:space="0" w:color="auto"/>
            <w:left w:val="none" w:sz="0" w:space="0" w:color="auto"/>
            <w:bottom w:val="none" w:sz="0" w:space="0" w:color="auto"/>
            <w:right w:val="none" w:sz="0" w:space="0" w:color="auto"/>
          </w:divBdr>
        </w:div>
        <w:div w:id="1985887398">
          <w:marLeft w:val="480"/>
          <w:marRight w:val="0"/>
          <w:marTop w:val="0"/>
          <w:marBottom w:val="0"/>
          <w:divBdr>
            <w:top w:val="none" w:sz="0" w:space="0" w:color="auto"/>
            <w:left w:val="none" w:sz="0" w:space="0" w:color="auto"/>
            <w:bottom w:val="none" w:sz="0" w:space="0" w:color="auto"/>
            <w:right w:val="none" w:sz="0" w:space="0" w:color="auto"/>
          </w:divBdr>
        </w:div>
        <w:div w:id="2016763398">
          <w:marLeft w:val="480"/>
          <w:marRight w:val="0"/>
          <w:marTop w:val="0"/>
          <w:marBottom w:val="0"/>
          <w:divBdr>
            <w:top w:val="none" w:sz="0" w:space="0" w:color="auto"/>
            <w:left w:val="none" w:sz="0" w:space="0" w:color="auto"/>
            <w:bottom w:val="none" w:sz="0" w:space="0" w:color="auto"/>
            <w:right w:val="none" w:sz="0" w:space="0" w:color="auto"/>
          </w:divBdr>
        </w:div>
        <w:div w:id="2024823491">
          <w:marLeft w:val="480"/>
          <w:marRight w:val="0"/>
          <w:marTop w:val="0"/>
          <w:marBottom w:val="0"/>
          <w:divBdr>
            <w:top w:val="none" w:sz="0" w:space="0" w:color="auto"/>
            <w:left w:val="none" w:sz="0" w:space="0" w:color="auto"/>
            <w:bottom w:val="none" w:sz="0" w:space="0" w:color="auto"/>
            <w:right w:val="none" w:sz="0" w:space="0" w:color="auto"/>
          </w:divBdr>
        </w:div>
        <w:div w:id="2049985859">
          <w:marLeft w:val="480"/>
          <w:marRight w:val="0"/>
          <w:marTop w:val="0"/>
          <w:marBottom w:val="0"/>
          <w:divBdr>
            <w:top w:val="none" w:sz="0" w:space="0" w:color="auto"/>
            <w:left w:val="none" w:sz="0" w:space="0" w:color="auto"/>
            <w:bottom w:val="none" w:sz="0" w:space="0" w:color="auto"/>
            <w:right w:val="none" w:sz="0" w:space="0" w:color="auto"/>
          </w:divBdr>
        </w:div>
        <w:div w:id="2102094378">
          <w:marLeft w:val="480"/>
          <w:marRight w:val="0"/>
          <w:marTop w:val="0"/>
          <w:marBottom w:val="0"/>
          <w:divBdr>
            <w:top w:val="none" w:sz="0" w:space="0" w:color="auto"/>
            <w:left w:val="none" w:sz="0" w:space="0" w:color="auto"/>
            <w:bottom w:val="none" w:sz="0" w:space="0" w:color="auto"/>
            <w:right w:val="none" w:sz="0" w:space="0" w:color="auto"/>
          </w:divBdr>
        </w:div>
        <w:div w:id="2113040606">
          <w:marLeft w:val="480"/>
          <w:marRight w:val="0"/>
          <w:marTop w:val="0"/>
          <w:marBottom w:val="0"/>
          <w:divBdr>
            <w:top w:val="none" w:sz="0" w:space="0" w:color="auto"/>
            <w:left w:val="none" w:sz="0" w:space="0" w:color="auto"/>
            <w:bottom w:val="none" w:sz="0" w:space="0" w:color="auto"/>
            <w:right w:val="none" w:sz="0" w:space="0" w:color="auto"/>
          </w:divBdr>
        </w:div>
        <w:div w:id="2134710416">
          <w:marLeft w:val="480"/>
          <w:marRight w:val="0"/>
          <w:marTop w:val="0"/>
          <w:marBottom w:val="0"/>
          <w:divBdr>
            <w:top w:val="none" w:sz="0" w:space="0" w:color="auto"/>
            <w:left w:val="none" w:sz="0" w:space="0" w:color="auto"/>
            <w:bottom w:val="none" w:sz="0" w:space="0" w:color="auto"/>
            <w:right w:val="none" w:sz="0" w:space="0" w:color="auto"/>
          </w:divBdr>
        </w:div>
        <w:div w:id="2141873675">
          <w:marLeft w:val="480"/>
          <w:marRight w:val="0"/>
          <w:marTop w:val="0"/>
          <w:marBottom w:val="0"/>
          <w:divBdr>
            <w:top w:val="none" w:sz="0" w:space="0" w:color="auto"/>
            <w:left w:val="none" w:sz="0" w:space="0" w:color="auto"/>
            <w:bottom w:val="none" w:sz="0" w:space="0" w:color="auto"/>
            <w:right w:val="none" w:sz="0" w:space="0" w:color="auto"/>
          </w:divBdr>
        </w:div>
      </w:divsChild>
    </w:div>
    <w:div w:id="1003514710">
      <w:bodyDiv w:val="1"/>
      <w:marLeft w:val="0"/>
      <w:marRight w:val="0"/>
      <w:marTop w:val="0"/>
      <w:marBottom w:val="0"/>
      <w:divBdr>
        <w:top w:val="none" w:sz="0" w:space="0" w:color="auto"/>
        <w:left w:val="none" w:sz="0" w:space="0" w:color="auto"/>
        <w:bottom w:val="none" w:sz="0" w:space="0" w:color="auto"/>
        <w:right w:val="none" w:sz="0" w:space="0" w:color="auto"/>
      </w:divBdr>
      <w:divsChild>
        <w:div w:id="36047091">
          <w:marLeft w:val="480"/>
          <w:marRight w:val="0"/>
          <w:marTop w:val="0"/>
          <w:marBottom w:val="0"/>
          <w:divBdr>
            <w:top w:val="none" w:sz="0" w:space="0" w:color="auto"/>
            <w:left w:val="none" w:sz="0" w:space="0" w:color="auto"/>
            <w:bottom w:val="none" w:sz="0" w:space="0" w:color="auto"/>
            <w:right w:val="none" w:sz="0" w:space="0" w:color="auto"/>
          </w:divBdr>
        </w:div>
        <w:div w:id="117114225">
          <w:marLeft w:val="480"/>
          <w:marRight w:val="0"/>
          <w:marTop w:val="0"/>
          <w:marBottom w:val="0"/>
          <w:divBdr>
            <w:top w:val="none" w:sz="0" w:space="0" w:color="auto"/>
            <w:left w:val="none" w:sz="0" w:space="0" w:color="auto"/>
            <w:bottom w:val="none" w:sz="0" w:space="0" w:color="auto"/>
            <w:right w:val="none" w:sz="0" w:space="0" w:color="auto"/>
          </w:divBdr>
        </w:div>
        <w:div w:id="125515878">
          <w:marLeft w:val="480"/>
          <w:marRight w:val="0"/>
          <w:marTop w:val="0"/>
          <w:marBottom w:val="0"/>
          <w:divBdr>
            <w:top w:val="none" w:sz="0" w:space="0" w:color="auto"/>
            <w:left w:val="none" w:sz="0" w:space="0" w:color="auto"/>
            <w:bottom w:val="none" w:sz="0" w:space="0" w:color="auto"/>
            <w:right w:val="none" w:sz="0" w:space="0" w:color="auto"/>
          </w:divBdr>
        </w:div>
        <w:div w:id="170801964">
          <w:marLeft w:val="480"/>
          <w:marRight w:val="0"/>
          <w:marTop w:val="0"/>
          <w:marBottom w:val="0"/>
          <w:divBdr>
            <w:top w:val="none" w:sz="0" w:space="0" w:color="auto"/>
            <w:left w:val="none" w:sz="0" w:space="0" w:color="auto"/>
            <w:bottom w:val="none" w:sz="0" w:space="0" w:color="auto"/>
            <w:right w:val="none" w:sz="0" w:space="0" w:color="auto"/>
          </w:divBdr>
        </w:div>
        <w:div w:id="233706500">
          <w:marLeft w:val="480"/>
          <w:marRight w:val="0"/>
          <w:marTop w:val="0"/>
          <w:marBottom w:val="0"/>
          <w:divBdr>
            <w:top w:val="none" w:sz="0" w:space="0" w:color="auto"/>
            <w:left w:val="none" w:sz="0" w:space="0" w:color="auto"/>
            <w:bottom w:val="none" w:sz="0" w:space="0" w:color="auto"/>
            <w:right w:val="none" w:sz="0" w:space="0" w:color="auto"/>
          </w:divBdr>
        </w:div>
        <w:div w:id="286159933">
          <w:marLeft w:val="480"/>
          <w:marRight w:val="0"/>
          <w:marTop w:val="0"/>
          <w:marBottom w:val="0"/>
          <w:divBdr>
            <w:top w:val="none" w:sz="0" w:space="0" w:color="auto"/>
            <w:left w:val="none" w:sz="0" w:space="0" w:color="auto"/>
            <w:bottom w:val="none" w:sz="0" w:space="0" w:color="auto"/>
            <w:right w:val="none" w:sz="0" w:space="0" w:color="auto"/>
          </w:divBdr>
        </w:div>
        <w:div w:id="291982404">
          <w:marLeft w:val="480"/>
          <w:marRight w:val="0"/>
          <w:marTop w:val="0"/>
          <w:marBottom w:val="0"/>
          <w:divBdr>
            <w:top w:val="none" w:sz="0" w:space="0" w:color="auto"/>
            <w:left w:val="none" w:sz="0" w:space="0" w:color="auto"/>
            <w:bottom w:val="none" w:sz="0" w:space="0" w:color="auto"/>
            <w:right w:val="none" w:sz="0" w:space="0" w:color="auto"/>
          </w:divBdr>
        </w:div>
        <w:div w:id="311908718">
          <w:marLeft w:val="480"/>
          <w:marRight w:val="0"/>
          <w:marTop w:val="0"/>
          <w:marBottom w:val="0"/>
          <w:divBdr>
            <w:top w:val="none" w:sz="0" w:space="0" w:color="auto"/>
            <w:left w:val="none" w:sz="0" w:space="0" w:color="auto"/>
            <w:bottom w:val="none" w:sz="0" w:space="0" w:color="auto"/>
            <w:right w:val="none" w:sz="0" w:space="0" w:color="auto"/>
          </w:divBdr>
        </w:div>
        <w:div w:id="332076414">
          <w:marLeft w:val="480"/>
          <w:marRight w:val="0"/>
          <w:marTop w:val="0"/>
          <w:marBottom w:val="0"/>
          <w:divBdr>
            <w:top w:val="none" w:sz="0" w:space="0" w:color="auto"/>
            <w:left w:val="none" w:sz="0" w:space="0" w:color="auto"/>
            <w:bottom w:val="none" w:sz="0" w:space="0" w:color="auto"/>
            <w:right w:val="none" w:sz="0" w:space="0" w:color="auto"/>
          </w:divBdr>
        </w:div>
        <w:div w:id="347608142">
          <w:marLeft w:val="480"/>
          <w:marRight w:val="0"/>
          <w:marTop w:val="0"/>
          <w:marBottom w:val="0"/>
          <w:divBdr>
            <w:top w:val="none" w:sz="0" w:space="0" w:color="auto"/>
            <w:left w:val="none" w:sz="0" w:space="0" w:color="auto"/>
            <w:bottom w:val="none" w:sz="0" w:space="0" w:color="auto"/>
            <w:right w:val="none" w:sz="0" w:space="0" w:color="auto"/>
          </w:divBdr>
        </w:div>
        <w:div w:id="355423691">
          <w:marLeft w:val="480"/>
          <w:marRight w:val="0"/>
          <w:marTop w:val="0"/>
          <w:marBottom w:val="0"/>
          <w:divBdr>
            <w:top w:val="none" w:sz="0" w:space="0" w:color="auto"/>
            <w:left w:val="none" w:sz="0" w:space="0" w:color="auto"/>
            <w:bottom w:val="none" w:sz="0" w:space="0" w:color="auto"/>
            <w:right w:val="none" w:sz="0" w:space="0" w:color="auto"/>
          </w:divBdr>
        </w:div>
        <w:div w:id="360473209">
          <w:marLeft w:val="480"/>
          <w:marRight w:val="0"/>
          <w:marTop w:val="0"/>
          <w:marBottom w:val="0"/>
          <w:divBdr>
            <w:top w:val="none" w:sz="0" w:space="0" w:color="auto"/>
            <w:left w:val="none" w:sz="0" w:space="0" w:color="auto"/>
            <w:bottom w:val="none" w:sz="0" w:space="0" w:color="auto"/>
            <w:right w:val="none" w:sz="0" w:space="0" w:color="auto"/>
          </w:divBdr>
        </w:div>
        <w:div w:id="382827276">
          <w:marLeft w:val="480"/>
          <w:marRight w:val="0"/>
          <w:marTop w:val="0"/>
          <w:marBottom w:val="0"/>
          <w:divBdr>
            <w:top w:val="none" w:sz="0" w:space="0" w:color="auto"/>
            <w:left w:val="none" w:sz="0" w:space="0" w:color="auto"/>
            <w:bottom w:val="none" w:sz="0" w:space="0" w:color="auto"/>
            <w:right w:val="none" w:sz="0" w:space="0" w:color="auto"/>
          </w:divBdr>
        </w:div>
        <w:div w:id="387729732">
          <w:marLeft w:val="480"/>
          <w:marRight w:val="0"/>
          <w:marTop w:val="0"/>
          <w:marBottom w:val="0"/>
          <w:divBdr>
            <w:top w:val="none" w:sz="0" w:space="0" w:color="auto"/>
            <w:left w:val="none" w:sz="0" w:space="0" w:color="auto"/>
            <w:bottom w:val="none" w:sz="0" w:space="0" w:color="auto"/>
            <w:right w:val="none" w:sz="0" w:space="0" w:color="auto"/>
          </w:divBdr>
        </w:div>
        <w:div w:id="503938921">
          <w:marLeft w:val="480"/>
          <w:marRight w:val="0"/>
          <w:marTop w:val="0"/>
          <w:marBottom w:val="0"/>
          <w:divBdr>
            <w:top w:val="none" w:sz="0" w:space="0" w:color="auto"/>
            <w:left w:val="none" w:sz="0" w:space="0" w:color="auto"/>
            <w:bottom w:val="none" w:sz="0" w:space="0" w:color="auto"/>
            <w:right w:val="none" w:sz="0" w:space="0" w:color="auto"/>
          </w:divBdr>
        </w:div>
        <w:div w:id="596062488">
          <w:marLeft w:val="480"/>
          <w:marRight w:val="0"/>
          <w:marTop w:val="0"/>
          <w:marBottom w:val="0"/>
          <w:divBdr>
            <w:top w:val="none" w:sz="0" w:space="0" w:color="auto"/>
            <w:left w:val="none" w:sz="0" w:space="0" w:color="auto"/>
            <w:bottom w:val="none" w:sz="0" w:space="0" w:color="auto"/>
            <w:right w:val="none" w:sz="0" w:space="0" w:color="auto"/>
          </w:divBdr>
        </w:div>
        <w:div w:id="615675742">
          <w:marLeft w:val="480"/>
          <w:marRight w:val="0"/>
          <w:marTop w:val="0"/>
          <w:marBottom w:val="0"/>
          <w:divBdr>
            <w:top w:val="none" w:sz="0" w:space="0" w:color="auto"/>
            <w:left w:val="none" w:sz="0" w:space="0" w:color="auto"/>
            <w:bottom w:val="none" w:sz="0" w:space="0" w:color="auto"/>
            <w:right w:val="none" w:sz="0" w:space="0" w:color="auto"/>
          </w:divBdr>
        </w:div>
        <w:div w:id="652754586">
          <w:marLeft w:val="480"/>
          <w:marRight w:val="0"/>
          <w:marTop w:val="0"/>
          <w:marBottom w:val="0"/>
          <w:divBdr>
            <w:top w:val="none" w:sz="0" w:space="0" w:color="auto"/>
            <w:left w:val="none" w:sz="0" w:space="0" w:color="auto"/>
            <w:bottom w:val="none" w:sz="0" w:space="0" w:color="auto"/>
            <w:right w:val="none" w:sz="0" w:space="0" w:color="auto"/>
          </w:divBdr>
        </w:div>
        <w:div w:id="719866356">
          <w:marLeft w:val="480"/>
          <w:marRight w:val="0"/>
          <w:marTop w:val="0"/>
          <w:marBottom w:val="0"/>
          <w:divBdr>
            <w:top w:val="none" w:sz="0" w:space="0" w:color="auto"/>
            <w:left w:val="none" w:sz="0" w:space="0" w:color="auto"/>
            <w:bottom w:val="none" w:sz="0" w:space="0" w:color="auto"/>
            <w:right w:val="none" w:sz="0" w:space="0" w:color="auto"/>
          </w:divBdr>
        </w:div>
        <w:div w:id="724068316">
          <w:marLeft w:val="480"/>
          <w:marRight w:val="0"/>
          <w:marTop w:val="0"/>
          <w:marBottom w:val="0"/>
          <w:divBdr>
            <w:top w:val="none" w:sz="0" w:space="0" w:color="auto"/>
            <w:left w:val="none" w:sz="0" w:space="0" w:color="auto"/>
            <w:bottom w:val="none" w:sz="0" w:space="0" w:color="auto"/>
            <w:right w:val="none" w:sz="0" w:space="0" w:color="auto"/>
          </w:divBdr>
        </w:div>
        <w:div w:id="750279533">
          <w:marLeft w:val="480"/>
          <w:marRight w:val="0"/>
          <w:marTop w:val="0"/>
          <w:marBottom w:val="0"/>
          <w:divBdr>
            <w:top w:val="none" w:sz="0" w:space="0" w:color="auto"/>
            <w:left w:val="none" w:sz="0" w:space="0" w:color="auto"/>
            <w:bottom w:val="none" w:sz="0" w:space="0" w:color="auto"/>
            <w:right w:val="none" w:sz="0" w:space="0" w:color="auto"/>
          </w:divBdr>
        </w:div>
        <w:div w:id="825363977">
          <w:marLeft w:val="480"/>
          <w:marRight w:val="0"/>
          <w:marTop w:val="0"/>
          <w:marBottom w:val="0"/>
          <w:divBdr>
            <w:top w:val="none" w:sz="0" w:space="0" w:color="auto"/>
            <w:left w:val="none" w:sz="0" w:space="0" w:color="auto"/>
            <w:bottom w:val="none" w:sz="0" w:space="0" w:color="auto"/>
            <w:right w:val="none" w:sz="0" w:space="0" w:color="auto"/>
          </w:divBdr>
        </w:div>
        <w:div w:id="841237373">
          <w:marLeft w:val="480"/>
          <w:marRight w:val="0"/>
          <w:marTop w:val="0"/>
          <w:marBottom w:val="0"/>
          <w:divBdr>
            <w:top w:val="none" w:sz="0" w:space="0" w:color="auto"/>
            <w:left w:val="none" w:sz="0" w:space="0" w:color="auto"/>
            <w:bottom w:val="none" w:sz="0" w:space="0" w:color="auto"/>
            <w:right w:val="none" w:sz="0" w:space="0" w:color="auto"/>
          </w:divBdr>
        </w:div>
        <w:div w:id="863443164">
          <w:marLeft w:val="480"/>
          <w:marRight w:val="0"/>
          <w:marTop w:val="0"/>
          <w:marBottom w:val="0"/>
          <w:divBdr>
            <w:top w:val="none" w:sz="0" w:space="0" w:color="auto"/>
            <w:left w:val="none" w:sz="0" w:space="0" w:color="auto"/>
            <w:bottom w:val="none" w:sz="0" w:space="0" w:color="auto"/>
            <w:right w:val="none" w:sz="0" w:space="0" w:color="auto"/>
          </w:divBdr>
        </w:div>
        <w:div w:id="923220830">
          <w:marLeft w:val="480"/>
          <w:marRight w:val="0"/>
          <w:marTop w:val="0"/>
          <w:marBottom w:val="0"/>
          <w:divBdr>
            <w:top w:val="none" w:sz="0" w:space="0" w:color="auto"/>
            <w:left w:val="none" w:sz="0" w:space="0" w:color="auto"/>
            <w:bottom w:val="none" w:sz="0" w:space="0" w:color="auto"/>
            <w:right w:val="none" w:sz="0" w:space="0" w:color="auto"/>
          </w:divBdr>
        </w:div>
        <w:div w:id="949554841">
          <w:marLeft w:val="480"/>
          <w:marRight w:val="0"/>
          <w:marTop w:val="0"/>
          <w:marBottom w:val="0"/>
          <w:divBdr>
            <w:top w:val="none" w:sz="0" w:space="0" w:color="auto"/>
            <w:left w:val="none" w:sz="0" w:space="0" w:color="auto"/>
            <w:bottom w:val="none" w:sz="0" w:space="0" w:color="auto"/>
            <w:right w:val="none" w:sz="0" w:space="0" w:color="auto"/>
          </w:divBdr>
        </w:div>
        <w:div w:id="1004940876">
          <w:marLeft w:val="480"/>
          <w:marRight w:val="0"/>
          <w:marTop w:val="0"/>
          <w:marBottom w:val="0"/>
          <w:divBdr>
            <w:top w:val="none" w:sz="0" w:space="0" w:color="auto"/>
            <w:left w:val="none" w:sz="0" w:space="0" w:color="auto"/>
            <w:bottom w:val="none" w:sz="0" w:space="0" w:color="auto"/>
            <w:right w:val="none" w:sz="0" w:space="0" w:color="auto"/>
          </w:divBdr>
        </w:div>
        <w:div w:id="1030449015">
          <w:marLeft w:val="480"/>
          <w:marRight w:val="0"/>
          <w:marTop w:val="0"/>
          <w:marBottom w:val="0"/>
          <w:divBdr>
            <w:top w:val="none" w:sz="0" w:space="0" w:color="auto"/>
            <w:left w:val="none" w:sz="0" w:space="0" w:color="auto"/>
            <w:bottom w:val="none" w:sz="0" w:space="0" w:color="auto"/>
            <w:right w:val="none" w:sz="0" w:space="0" w:color="auto"/>
          </w:divBdr>
        </w:div>
        <w:div w:id="1126238123">
          <w:marLeft w:val="480"/>
          <w:marRight w:val="0"/>
          <w:marTop w:val="0"/>
          <w:marBottom w:val="0"/>
          <w:divBdr>
            <w:top w:val="none" w:sz="0" w:space="0" w:color="auto"/>
            <w:left w:val="none" w:sz="0" w:space="0" w:color="auto"/>
            <w:bottom w:val="none" w:sz="0" w:space="0" w:color="auto"/>
            <w:right w:val="none" w:sz="0" w:space="0" w:color="auto"/>
          </w:divBdr>
        </w:div>
        <w:div w:id="1155335075">
          <w:marLeft w:val="480"/>
          <w:marRight w:val="0"/>
          <w:marTop w:val="0"/>
          <w:marBottom w:val="0"/>
          <w:divBdr>
            <w:top w:val="none" w:sz="0" w:space="0" w:color="auto"/>
            <w:left w:val="none" w:sz="0" w:space="0" w:color="auto"/>
            <w:bottom w:val="none" w:sz="0" w:space="0" w:color="auto"/>
            <w:right w:val="none" w:sz="0" w:space="0" w:color="auto"/>
          </w:divBdr>
        </w:div>
        <w:div w:id="1186094224">
          <w:marLeft w:val="480"/>
          <w:marRight w:val="0"/>
          <w:marTop w:val="0"/>
          <w:marBottom w:val="0"/>
          <w:divBdr>
            <w:top w:val="none" w:sz="0" w:space="0" w:color="auto"/>
            <w:left w:val="none" w:sz="0" w:space="0" w:color="auto"/>
            <w:bottom w:val="none" w:sz="0" w:space="0" w:color="auto"/>
            <w:right w:val="none" w:sz="0" w:space="0" w:color="auto"/>
          </w:divBdr>
        </w:div>
        <w:div w:id="1221138079">
          <w:marLeft w:val="480"/>
          <w:marRight w:val="0"/>
          <w:marTop w:val="0"/>
          <w:marBottom w:val="0"/>
          <w:divBdr>
            <w:top w:val="none" w:sz="0" w:space="0" w:color="auto"/>
            <w:left w:val="none" w:sz="0" w:space="0" w:color="auto"/>
            <w:bottom w:val="none" w:sz="0" w:space="0" w:color="auto"/>
            <w:right w:val="none" w:sz="0" w:space="0" w:color="auto"/>
          </w:divBdr>
        </w:div>
        <w:div w:id="1251305760">
          <w:marLeft w:val="480"/>
          <w:marRight w:val="0"/>
          <w:marTop w:val="0"/>
          <w:marBottom w:val="0"/>
          <w:divBdr>
            <w:top w:val="none" w:sz="0" w:space="0" w:color="auto"/>
            <w:left w:val="none" w:sz="0" w:space="0" w:color="auto"/>
            <w:bottom w:val="none" w:sz="0" w:space="0" w:color="auto"/>
            <w:right w:val="none" w:sz="0" w:space="0" w:color="auto"/>
          </w:divBdr>
        </w:div>
        <w:div w:id="1280068698">
          <w:marLeft w:val="480"/>
          <w:marRight w:val="0"/>
          <w:marTop w:val="0"/>
          <w:marBottom w:val="0"/>
          <w:divBdr>
            <w:top w:val="none" w:sz="0" w:space="0" w:color="auto"/>
            <w:left w:val="none" w:sz="0" w:space="0" w:color="auto"/>
            <w:bottom w:val="none" w:sz="0" w:space="0" w:color="auto"/>
            <w:right w:val="none" w:sz="0" w:space="0" w:color="auto"/>
          </w:divBdr>
        </w:div>
        <w:div w:id="1328629650">
          <w:marLeft w:val="480"/>
          <w:marRight w:val="0"/>
          <w:marTop w:val="0"/>
          <w:marBottom w:val="0"/>
          <w:divBdr>
            <w:top w:val="none" w:sz="0" w:space="0" w:color="auto"/>
            <w:left w:val="none" w:sz="0" w:space="0" w:color="auto"/>
            <w:bottom w:val="none" w:sz="0" w:space="0" w:color="auto"/>
            <w:right w:val="none" w:sz="0" w:space="0" w:color="auto"/>
          </w:divBdr>
        </w:div>
        <w:div w:id="1416243664">
          <w:marLeft w:val="480"/>
          <w:marRight w:val="0"/>
          <w:marTop w:val="0"/>
          <w:marBottom w:val="0"/>
          <w:divBdr>
            <w:top w:val="none" w:sz="0" w:space="0" w:color="auto"/>
            <w:left w:val="none" w:sz="0" w:space="0" w:color="auto"/>
            <w:bottom w:val="none" w:sz="0" w:space="0" w:color="auto"/>
            <w:right w:val="none" w:sz="0" w:space="0" w:color="auto"/>
          </w:divBdr>
        </w:div>
        <w:div w:id="1449280736">
          <w:marLeft w:val="480"/>
          <w:marRight w:val="0"/>
          <w:marTop w:val="0"/>
          <w:marBottom w:val="0"/>
          <w:divBdr>
            <w:top w:val="none" w:sz="0" w:space="0" w:color="auto"/>
            <w:left w:val="none" w:sz="0" w:space="0" w:color="auto"/>
            <w:bottom w:val="none" w:sz="0" w:space="0" w:color="auto"/>
            <w:right w:val="none" w:sz="0" w:space="0" w:color="auto"/>
          </w:divBdr>
        </w:div>
        <w:div w:id="1485588480">
          <w:marLeft w:val="480"/>
          <w:marRight w:val="0"/>
          <w:marTop w:val="0"/>
          <w:marBottom w:val="0"/>
          <w:divBdr>
            <w:top w:val="none" w:sz="0" w:space="0" w:color="auto"/>
            <w:left w:val="none" w:sz="0" w:space="0" w:color="auto"/>
            <w:bottom w:val="none" w:sz="0" w:space="0" w:color="auto"/>
            <w:right w:val="none" w:sz="0" w:space="0" w:color="auto"/>
          </w:divBdr>
        </w:div>
        <w:div w:id="1529173013">
          <w:marLeft w:val="480"/>
          <w:marRight w:val="0"/>
          <w:marTop w:val="0"/>
          <w:marBottom w:val="0"/>
          <w:divBdr>
            <w:top w:val="none" w:sz="0" w:space="0" w:color="auto"/>
            <w:left w:val="none" w:sz="0" w:space="0" w:color="auto"/>
            <w:bottom w:val="none" w:sz="0" w:space="0" w:color="auto"/>
            <w:right w:val="none" w:sz="0" w:space="0" w:color="auto"/>
          </w:divBdr>
        </w:div>
        <w:div w:id="1553734874">
          <w:marLeft w:val="480"/>
          <w:marRight w:val="0"/>
          <w:marTop w:val="0"/>
          <w:marBottom w:val="0"/>
          <w:divBdr>
            <w:top w:val="none" w:sz="0" w:space="0" w:color="auto"/>
            <w:left w:val="none" w:sz="0" w:space="0" w:color="auto"/>
            <w:bottom w:val="none" w:sz="0" w:space="0" w:color="auto"/>
            <w:right w:val="none" w:sz="0" w:space="0" w:color="auto"/>
          </w:divBdr>
        </w:div>
        <w:div w:id="1566263068">
          <w:marLeft w:val="480"/>
          <w:marRight w:val="0"/>
          <w:marTop w:val="0"/>
          <w:marBottom w:val="0"/>
          <w:divBdr>
            <w:top w:val="none" w:sz="0" w:space="0" w:color="auto"/>
            <w:left w:val="none" w:sz="0" w:space="0" w:color="auto"/>
            <w:bottom w:val="none" w:sz="0" w:space="0" w:color="auto"/>
            <w:right w:val="none" w:sz="0" w:space="0" w:color="auto"/>
          </w:divBdr>
        </w:div>
        <w:div w:id="1586769942">
          <w:marLeft w:val="480"/>
          <w:marRight w:val="0"/>
          <w:marTop w:val="0"/>
          <w:marBottom w:val="0"/>
          <w:divBdr>
            <w:top w:val="none" w:sz="0" w:space="0" w:color="auto"/>
            <w:left w:val="none" w:sz="0" w:space="0" w:color="auto"/>
            <w:bottom w:val="none" w:sz="0" w:space="0" w:color="auto"/>
            <w:right w:val="none" w:sz="0" w:space="0" w:color="auto"/>
          </w:divBdr>
        </w:div>
        <w:div w:id="1617517570">
          <w:marLeft w:val="480"/>
          <w:marRight w:val="0"/>
          <w:marTop w:val="0"/>
          <w:marBottom w:val="0"/>
          <w:divBdr>
            <w:top w:val="none" w:sz="0" w:space="0" w:color="auto"/>
            <w:left w:val="none" w:sz="0" w:space="0" w:color="auto"/>
            <w:bottom w:val="none" w:sz="0" w:space="0" w:color="auto"/>
            <w:right w:val="none" w:sz="0" w:space="0" w:color="auto"/>
          </w:divBdr>
        </w:div>
        <w:div w:id="1623263411">
          <w:marLeft w:val="480"/>
          <w:marRight w:val="0"/>
          <w:marTop w:val="0"/>
          <w:marBottom w:val="0"/>
          <w:divBdr>
            <w:top w:val="none" w:sz="0" w:space="0" w:color="auto"/>
            <w:left w:val="none" w:sz="0" w:space="0" w:color="auto"/>
            <w:bottom w:val="none" w:sz="0" w:space="0" w:color="auto"/>
            <w:right w:val="none" w:sz="0" w:space="0" w:color="auto"/>
          </w:divBdr>
        </w:div>
        <w:div w:id="1685128952">
          <w:marLeft w:val="480"/>
          <w:marRight w:val="0"/>
          <w:marTop w:val="0"/>
          <w:marBottom w:val="0"/>
          <w:divBdr>
            <w:top w:val="none" w:sz="0" w:space="0" w:color="auto"/>
            <w:left w:val="none" w:sz="0" w:space="0" w:color="auto"/>
            <w:bottom w:val="none" w:sz="0" w:space="0" w:color="auto"/>
            <w:right w:val="none" w:sz="0" w:space="0" w:color="auto"/>
          </w:divBdr>
        </w:div>
        <w:div w:id="1720589721">
          <w:marLeft w:val="480"/>
          <w:marRight w:val="0"/>
          <w:marTop w:val="0"/>
          <w:marBottom w:val="0"/>
          <w:divBdr>
            <w:top w:val="none" w:sz="0" w:space="0" w:color="auto"/>
            <w:left w:val="none" w:sz="0" w:space="0" w:color="auto"/>
            <w:bottom w:val="none" w:sz="0" w:space="0" w:color="auto"/>
            <w:right w:val="none" w:sz="0" w:space="0" w:color="auto"/>
          </w:divBdr>
        </w:div>
        <w:div w:id="1751925084">
          <w:marLeft w:val="480"/>
          <w:marRight w:val="0"/>
          <w:marTop w:val="0"/>
          <w:marBottom w:val="0"/>
          <w:divBdr>
            <w:top w:val="none" w:sz="0" w:space="0" w:color="auto"/>
            <w:left w:val="none" w:sz="0" w:space="0" w:color="auto"/>
            <w:bottom w:val="none" w:sz="0" w:space="0" w:color="auto"/>
            <w:right w:val="none" w:sz="0" w:space="0" w:color="auto"/>
          </w:divBdr>
        </w:div>
        <w:div w:id="1764959835">
          <w:marLeft w:val="480"/>
          <w:marRight w:val="0"/>
          <w:marTop w:val="0"/>
          <w:marBottom w:val="0"/>
          <w:divBdr>
            <w:top w:val="none" w:sz="0" w:space="0" w:color="auto"/>
            <w:left w:val="none" w:sz="0" w:space="0" w:color="auto"/>
            <w:bottom w:val="none" w:sz="0" w:space="0" w:color="auto"/>
            <w:right w:val="none" w:sz="0" w:space="0" w:color="auto"/>
          </w:divBdr>
        </w:div>
        <w:div w:id="1771852605">
          <w:marLeft w:val="480"/>
          <w:marRight w:val="0"/>
          <w:marTop w:val="0"/>
          <w:marBottom w:val="0"/>
          <w:divBdr>
            <w:top w:val="none" w:sz="0" w:space="0" w:color="auto"/>
            <w:left w:val="none" w:sz="0" w:space="0" w:color="auto"/>
            <w:bottom w:val="none" w:sz="0" w:space="0" w:color="auto"/>
            <w:right w:val="none" w:sz="0" w:space="0" w:color="auto"/>
          </w:divBdr>
        </w:div>
        <w:div w:id="1772357014">
          <w:marLeft w:val="480"/>
          <w:marRight w:val="0"/>
          <w:marTop w:val="0"/>
          <w:marBottom w:val="0"/>
          <w:divBdr>
            <w:top w:val="none" w:sz="0" w:space="0" w:color="auto"/>
            <w:left w:val="none" w:sz="0" w:space="0" w:color="auto"/>
            <w:bottom w:val="none" w:sz="0" w:space="0" w:color="auto"/>
            <w:right w:val="none" w:sz="0" w:space="0" w:color="auto"/>
          </w:divBdr>
        </w:div>
        <w:div w:id="1787578293">
          <w:marLeft w:val="480"/>
          <w:marRight w:val="0"/>
          <w:marTop w:val="0"/>
          <w:marBottom w:val="0"/>
          <w:divBdr>
            <w:top w:val="none" w:sz="0" w:space="0" w:color="auto"/>
            <w:left w:val="none" w:sz="0" w:space="0" w:color="auto"/>
            <w:bottom w:val="none" w:sz="0" w:space="0" w:color="auto"/>
            <w:right w:val="none" w:sz="0" w:space="0" w:color="auto"/>
          </w:divBdr>
        </w:div>
        <w:div w:id="1800490891">
          <w:marLeft w:val="480"/>
          <w:marRight w:val="0"/>
          <w:marTop w:val="0"/>
          <w:marBottom w:val="0"/>
          <w:divBdr>
            <w:top w:val="none" w:sz="0" w:space="0" w:color="auto"/>
            <w:left w:val="none" w:sz="0" w:space="0" w:color="auto"/>
            <w:bottom w:val="none" w:sz="0" w:space="0" w:color="auto"/>
            <w:right w:val="none" w:sz="0" w:space="0" w:color="auto"/>
          </w:divBdr>
        </w:div>
        <w:div w:id="1811745832">
          <w:marLeft w:val="480"/>
          <w:marRight w:val="0"/>
          <w:marTop w:val="0"/>
          <w:marBottom w:val="0"/>
          <w:divBdr>
            <w:top w:val="none" w:sz="0" w:space="0" w:color="auto"/>
            <w:left w:val="none" w:sz="0" w:space="0" w:color="auto"/>
            <w:bottom w:val="none" w:sz="0" w:space="0" w:color="auto"/>
            <w:right w:val="none" w:sz="0" w:space="0" w:color="auto"/>
          </w:divBdr>
        </w:div>
        <w:div w:id="1815364696">
          <w:marLeft w:val="480"/>
          <w:marRight w:val="0"/>
          <w:marTop w:val="0"/>
          <w:marBottom w:val="0"/>
          <w:divBdr>
            <w:top w:val="none" w:sz="0" w:space="0" w:color="auto"/>
            <w:left w:val="none" w:sz="0" w:space="0" w:color="auto"/>
            <w:bottom w:val="none" w:sz="0" w:space="0" w:color="auto"/>
            <w:right w:val="none" w:sz="0" w:space="0" w:color="auto"/>
          </w:divBdr>
        </w:div>
        <w:div w:id="1826168904">
          <w:marLeft w:val="480"/>
          <w:marRight w:val="0"/>
          <w:marTop w:val="0"/>
          <w:marBottom w:val="0"/>
          <w:divBdr>
            <w:top w:val="none" w:sz="0" w:space="0" w:color="auto"/>
            <w:left w:val="none" w:sz="0" w:space="0" w:color="auto"/>
            <w:bottom w:val="none" w:sz="0" w:space="0" w:color="auto"/>
            <w:right w:val="none" w:sz="0" w:space="0" w:color="auto"/>
          </w:divBdr>
        </w:div>
        <w:div w:id="1885603834">
          <w:marLeft w:val="480"/>
          <w:marRight w:val="0"/>
          <w:marTop w:val="0"/>
          <w:marBottom w:val="0"/>
          <w:divBdr>
            <w:top w:val="none" w:sz="0" w:space="0" w:color="auto"/>
            <w:left w:val="none" w:sz="0" w:space="0" w:color="auto"/>
            <w:bottom w:val="none" w:sz="0" w:space="0" w:color="auto"/>
            <w:right w:val="none" w:sz="0" w:space="0" w:color="auto"/>
          </w:divBdr>
        </w:div>
        <w:div w:id="1898200551">
          <w:marLeft w:val="480"/>
          <w:marRight w:val="0"/>
          <w:marTop w:val="0"/>
          <w:marBottom w:val="0"/>
          <w:divBdr>
            <w:top w:val="none" w:sz="0" w:space="0" w:color="auto"/>
            <w:left w:val="none" w:sz="0" w:space="0" w:color="auto"/>
            <w:bottom w:val="none" w:sz="0" w:space="0" w:color="auto"/>
            <w:right w:val="none" w:sz="0" w:space="0" w:color="auto"/>
          </w:divBdr>
        </w:div>
        <w:div w:id="1955595590">
          <w:marLeft w:val="480"/>
          <w:marRight w:val="0"/>
          <w:marTop w:val="0"/>
          <w:marBottom w:val="0"/>
          <w:divBdr>
            <w:top w:val="none" w:sz="0" w:space="0" w:color="auto"/>
            <w:left w:val="none" w:sz="0" w:space="0" w:color="auto"/>
            <w:bottom w:val="none" w:sz="0" w:space="0" w:color="auto"/>
            <w:right w:val="none" w:sz="0" w:space="0" w:color="auto"/>
          </w:divBdr>
        </w:div>
        <w:div w:id="2013532032">
          <w:marLeft w:val="480"/>
          <w:marRight w:val="0"/>
          <w:marTop w:val="0"/>
          <w:marBottom w:val="0"/>
          <w:divBdr>
            <w:top w:val="none" w:sz="0" w:space="0" w:color="auto"/>
            <w:left w:val="none" w:sz="0" w:space="0" w:color="auto"/>
            <w:bottom w:val="none" w:sz="0" w:space="0" w:color="auto"/>
            <w:right w:val="none" w:sz="0" w:space="0" w:color="auto"/>
          </w:divBdr>
        </w:div>
        <w:div w:id="2016300764">
          <w:marLeft w:val="480"/>
          <w:marRight w:val="0"/>
          <w:marTop w:val="0"/>
          <w:marBottom w:val="0"/>
          <w:divBdr>
            <w:top w:val="none" w:sz="0" w:space="0" w:color="auto"/>
            <w:left w:val="none" w:sz="0" w:space="0" w:color="auto"/>
            <w:bottom w:val="none" w:sz="0" w:space="0" w:color="auto"/>
            <w:right w:val="none" w:sz="0" w:space="0" w:color="auto"/>
          </w:divBdr>
        </w:div>
        <w:div w:id="2025670372">
          <w:marLeft w:val="480"/>
          <w:marRight w:val="0"/>
          <w:marTop w:val="0"/>
          <w:marBottom w:val="0"/>
          <w:divBdr>
            <w:top w:val="none" w:sz="0" w:space="0" w:color="auto"/>
            <w:left w:val="none" w:sz="0" w:space="0" w:color="auto"/>
            <w:bottom w:val="none" w:sz="0" w:space="0" w:color="auto"/>
            <w:right w:val="none" w:sz="0" w:space="0" w:color="auto"/>
          </w:divBdr>
        </w:div>
        <w:div w:id="2051345931">
          <w:marLeft w:val="480"/>
          <w:marRight w:val="0"/>
          <w:marTop w:val="0"/>
          <w:marBottom w:val="0"/>
          <w:divBdr>
            <w:top w:val="none" w:sz="0" w:space="0" w:color="auto"/>
            <w:left w:val="none" w:sz="0" w:space="0" w:color="auto"/>
            <w:bottom w:val="none" w:sz="0" w:space="0" w:color="auto"/>
            <w:right w:val="none" w:sz="0" w:space="0" w:color="auto"/>
          </w:divBdr>
        </w:div>
        <w:div w:id="2123264549">
          <w:marLeft w:val="480"/>
          <w:marRight w:val="0"/>
          <w:marTop w:val="0"/>
          <w:marBottom w:val="0"/>
          <w:divBdr>
            <w:top w:val="none" w:sz="0" w:space="0" w:color="auto"/>
            <w:left w:val="none" w:sz="0" w:space="0" w:color="auto"/>
            <w:bottom w:val="none" w:sz="0" w:space="0" w:color="auto"/>
            <w:right w:val="none" w:sz="0" w:space="0" w:color="auto"/>
          </w:divBdr>
        </w:div>
      </w:divsChild>
    </w:div>
    <w:div w:id="1007445158">
      <w:bodyDiv w:val="1"/>
      <w:marLeft w:val="0"/>
      <w:marRight w:val="0"/>
      <w:marTop w:val="0"/>
      <w:marBottom w:val="0"/>
      <w:divBdr>
        <w:top w:val="none" w:sz="0" w:space="0" w:color="auto"/>
        <w:left w:val="none" w:sz="0" w:space="0" w:color="auto"/>
        <w:bottom w:val="none" w:sz="0" w:space="0" w:color="auto"/>
        <w:right w:val="none" w:sz="0" w:space="0" w:color="auto"/>
      </w:divBdr>
      <w:divsChild>
        <w:div w:id="45644987">
          <w:marLeft w:val="480"/>
          <w:marRight w:val="0"/>
          <w:marTop w:val="0"/>
          <w:marBottom w:val="0"/>
          <w:divBdr>
            <w:top w:val="none" w:sz="0" w:space="0" w:color="auto"/>
            <w:left w:val="none" w:sz="0" w:space="0" w:color="auto"/>
            <w:bottom w:val="none" w:sz="0" w:space="0" w:color="auto"/>
            <w:right w:val="none" w:sz="0" w:space="0" w:color="auto"/>
          </w:divBdr>
        </w:div>
        <w:div w:id="54671686">
          <w:marLeft w:val="480"/>
          <w:marRight w:val="0"/>
          <w:marTop w:val="0"/>
          <w:marBottom w:val="0"/>
          <w:divBdr>
            <w:top w:val="none" w:sz="0" w:space="0" w:color="auto"/>
            <w:left w:val="none" w:sz="0" w:space="0" w:color="auto"/>
            <w:bottom w:val="none" w:sz="0" w:space="0" w:color="auto"/>
            <w:right w:val="none" w:sz="0" w:space="0" w:color="auto"/>
          </w:divBdr>
        </w:div>
        <w:div w:id="65155773">
          <w:marLeft w:val="480"/>
          <w:marRight w:val="0"/>
          <w:marTop w:val="0"/>
          <w:marBottom w:val="0"/>
          <w:divBdr>
            <w:top w:val="none" w:sz="0" w:space="0" w:color="auto"/>
            <w:left w:val="none" w:sz="0" w:space="0" w:color="auto"/>
            <w:bottom w:val="none" w:sz="0" w:space="0" w:color="auto"/>
            <w:right w:val="none" w:sz="0" w:space="0" w:color="auto"/>
          </w:divBdr>
        </w:div>
        <w:div w:id="74325615">
          <w:marLeft w:val="480"/>
          <w:marRight w:val="0"/>
          <w:marTop w:val="0"/>
          <w:marBottom w:val="0"/>
          <w:divBdr>
            <w:top w:val="none" w:sz="0" w:space="0" w:color="auto"/>
            <w:left w:val="none" w:sz="0" w:space="0" w:color="auto"/>
            <w:bottom w:val="none" w:sz="0" w:space="0" w:color="auto"/>
            <w:right w:val="none" w:sz="0" w:space="0" w:color="auto"/>
          </w:divBdr>
        </w:div>
        <w:div w:id="259721290">
          <w:marLeft w:val="480"/>
          <w:marRight w:val="0"/>
          <w:marTop w:val="0"/>
          <w:marBottom w:val="0"/>
          <w:divBdr>
            <w:top w:val="none" w:sz="0" w:space="0" w:color="auto"/>
            <w:left w:val="none" w:sz="0" w:space="0" w:color="auto"/>
            <w:bottom w:val="none" w:sz="0" w:space="0" w:color="auto"/>
            <w:right w:val="none" w:sz="0" w:space="0" w:color="auto"/>
          </w:divBdr>
        </w:div>
        <w:div w:id="279454185">
          <w:marLeft w:val="480"/>
          <w:marRight w:val="0"/>
          <w:marTop w:val="0"/>
          <w:marBottom w:val="0"/>
          <w:divBdr>
            <w:top w:val="none" w:sz="0" w:space="0" w:color="auto"/>
            <w:left w:val="none" w:sz="0" w:space="0" w:color="auto"/>
            <w:bottom w:val="none" w:sz="0" w:space="0" w:color="auto"/>
            <w:right w:val="none" w:sz="0" w:space="0" w:color="auto"/>
          </w:divBdr>
        </w:div>
        <w:div w:id="284393148">
          <w:marLeft w:val="480"/>
          <w:marRight w:val="0"/>
          <w:marTop w:val="0"/>
          <w:marBottom w:val="0"/>
          <w:divBdr>
            <w:top w:val="none" w:sz="0" w:space="0" w:color="auto"/>
            <w:left w:val="none" w:sz="0" w:space="0" w:color="auto"/>
            <w:bottom w:val="none" w:sz="0" w:space="0" w:color="auto"/>
            <w:right w:val="none" w:sz="0" w:space="0" w:color="auto"/>
          </w:divBdr>
        </w:div>
        <w:div w:id="289555744">
          <w:marLeft w:val="480"/>
          <w:marRight w:val="0"/>
          <w:marTop w:val="0"/>
          <w:marBottom w:val="0"/>
          <w:divBdr>
            <w:top w:val="none" w:sz="0" w:space="0" w:color="auto"/>
            <w:left w:val="none" w:sz="0" w:space="0" w:color="auto"/>
            <w:bottom w:val="none" w:sz="0" w:space="0" w:color="auto"/>
            <w:right w:val="none" w:sz="0" w:space="0" w:color="auto"/>
          </w:divBdr>
        </w:div>
        <w:div w:id="354967699">
          <w:marLeft w:val="480"/>
          <w:marRight w:val="0"/>
          <w:marTop w:val="0"/>
          <w:marBottom w:val="0"/>
          <w:divBdr>
            <w:top w:val="none" w:sz="0" w:space="0" w:color="auto"/>
            <w:left w:val="none" w:sz="0" w:space="0" w:color="auto"/>
            <w:bottom w:val="none" w:sz="0" w:space="0" w:color="auto"/>
            <w:right w:val="none" w:sz="0" w:space="0" w:color="auto"/>
          </w:divBdr>
        </w:div>
        <w:div w:id="358357891">
          <w:marLeft w:val="480"/>
          <w:marRight w:val="0"/>
          <w:marTop w:val="0"/>
          <w:marBottom w:val="0"/>
          <w:divBdr>
            <w:top w:val="none" w:sz="0" w:space="0" w:color="auto"/>
            <w:left w:val="none" w:sz="0" w:space="0" w:color="auto"/>
            <w:bottom w:val="none" w:sz="0" w:space="0" w:color="auto"/>
            <w:right w:val="none" w:sz="0" w:space="0" w:color="auto"/>
          </w:divBdr>
        </w:div>
        <w:div w:id="369035486">
          <w:marLeft w:val="480"/>
          <w:marRight w:val="0"/>
          <w:marTop w:val="0"/>
          <w:marBottom w:val="0"/>
          <w:divBdr>
            <w:top w:val="none" w:sz="0" w:space="0" w:color="auto"/>
            <w:left w:val="none" w:sz="0" w:space="0" w:color="auto"/>
            <w:bottom w:val="none" w:sz="0" w:space="0" w:color="auto"/>
            <w:right w:val="none" w:sz="0" w:space="0" w:color="auto"/>
          </w:divBdr>
        </w:div>
        <w:div w:id="371736038">
          <w:marLeft w:val="480"/>
          <w:marRight w:val="0"/>
          <w:marTop w:val="0"/>
          <w:marBottom w:val="0"/>
          <w:divBdr>
            <w:top w:val="none" w:sz="0" w:space="0" w:color="auto"/>
            <w:left w:val="none" w:sz="0" w:space="0" w:color="auto"/>
            <w:bottom w:val="none" w:sz="0" w:space="0" w:color="auto"/>
            <w:right w:val="none" w:sz="0" w:space="0" w:color="auto"/>
          </w:divBdr>
        </w:div>
        <w:div w:id="400753133">
          <w:marLeft w:val="480"/>
          <w:marRight w:val="0"/>
          <w:marTop w:val="0"/>
          <w:marBottom w:val="0"/>
          <w:divBdr>
            <w:top w:val="none" w:sz="0" w:space="0" w:color="auto"/>
            <w:left w:val="none" w:sz="0" w:space="0" w:color="auto"/>
            <w:bottom w:val="none" w:sz="0" w:space="0" w:color="auto"/>
            <w:right w:val="none" w:sz="0" w:space="0" w:color="auto"/>
          </w:divBdr>
        </w:div>
        <w:div w:id="416023630">
          <w:marLeft w:val="480"/>
          <w:marRight w:val="0"/>
          <w:marTop w:val="0"/>
          <w:marBottom w:val="0"/>
          <w:divBdr>
            <w:top w:val="none" w:sz="0" w:space="0" w:color="auto"/>
            <w:left w:val="none" w:sz="0" w:space="0" w:color="auto"/>
            <w:bottom w:val="none" w:sz="0" w:space="0" w:color="auto"/>
            <w:right w:val="none" w:sz="0" w:space="0" w:color="auto"/>
          </w:divBdr>
        </w:div>
        <w:div w:id="576865175">
          <w:marLeft w:val="480"/>
          <w:marRight w:val="0"/>
          <w:marTop w:val="0"/>
          <w:marBottom w:val="0"/>
          <w:divBdr>
            <w:top w:val="none" w:sz="0" w:space="0" w:color="auto"/>
            <w:left w:val="none" w:sz="0" w:space="0" w:color="auto"/>
            <w:bottom w:val="none" w:sz="0" w:space="0" w:color="auto"/>
            <w:right w:val="none" w:sz="0" w:space="0" w:color="auto"/>
          </w:divBdr>
        </w:div>
        <w:div w:id="577180104">
          <w:marLeft w:val="480"/>
          <w:marRight w:val="0"/>
          <w:marTop w:val="0"/>
          <w:marBottom w:val="0"/>
          <w:divBdr>
            <w:top w:val="none" w:sz="0" w:space="0" w:color="auto"/>
            <w:left w:val="none" w:sz="0" w:space="0" w:color="auto"/>
            <w:bottom w:val="none" w:sz="0" w:space="0" w:color="auto"/>
            <w:right w:val="none" w:sz="0" w:space="0" w:color="auto"/>
          </w:divBdr>
        </w:div>
        <w:div w:id="621499005">
          <w:marLeft w:val="480"/>
          <w:marRight w:val="0"/>
          <w:marTop w:val="0"/>
          <w:marBottom w:val="0"/>
          <w:divBdr>
            <w:top w:val="none" w:sz="0" w:space="0" w:color="auto"/>
            <w:left w:val="none" w:sz="0" w:space="0" w:color="auto"/>
            <w:bottom w:val="none" w:sz="0" w:space="0" w:color="auto"/>
            <w:right w:val="none" w:sz="0" w:space="0" w:color="auto"/>
          </w:divBdr>
        </w:div>
        <w:div w:id="672995255">
          <w:marLeft w:val="480"/>
          <w:marRight w:val="0"/>
          <w:marTop w:val="0"/>
          <w:marBottom w:val="0"/>
          <w:divBdr>
            <w:top w:val="none" w:sz="0" w:space="0" w:color="auto"/>
            <w:left w:val="none" w:sz="0" w:space="0" w:color="auto"/>
            <w:bottom w:val="none" w:sz="0" w:space="0" w:color="auto"/>
            <w:right w:val="none" w:sz="0" w:space="0" w:color="auto"/>
          </w:divBdr>
        </w:div>
        <w:div w:id="731120013">
          <w:marLeft w:val="480"/>
          <w:marRight w:val="0"/>
          <w:marTop w:val="0"/>
          <w:marBottom w:val="0"/>
          <w:divBdr>
            <w:top w:val="none" w:sz="0" w:space="0" w:color="auto"/>
            <w:left w:val="none" w:sz="0" w:space="0" w:color="auto"/>
            <w:bottom w:val="none" w:sz="0" w:space="0" w:color="auto"/>
            <w:right w:val="none" w:sz="0" w:space="0" w:color="auto"/>
          </w:divBdr>
        </w:div>
        <w:div w:id="740444359">
          <w:marLeft w:val="480"/>
          <w:marRight w:val="0"/>
          <w:marTop w:val="0"/>
          <w:marBottom w:val="0"/>
          <w:divBdr>
            <w:top w:val="none" w:sz="0" w:space="0" w:color="auto"/>
            <w:left w:val="none" w:sz="0" w:space="0" w:color="auto"/>
            <w:bottom w:val="none" w:sz="0" w:space="0" w:color="auto"/>
            <w:right w:val="none" w:sz="0" w:space="0" w:color="auto"/>
          </w:divBdr>
        </w:div>
        <w:div w:id="775946598">
          <w:marLeft w:val="480"/>
          <w:marRight w:val="0"/>
          <w:marTop w:val="0"/>
          <w:marBottom w:val="0"/>
          <w:divBdr>
            <w:top w:val="none" w:sz="0" w:space="0" w:color="auto"/>
            <w:left w:val="none" w:sz="0" w:space="0" w:color="auto"/>
            <w:bottom w:val="none" w:sz="0" w:space="0" w:color="auto"/>
            <w:right w:val="none" w:sz="0" w:space="0" w:color="auto"/>
          </w:divBdr>
        </w:div>
        <w:div w:id="821853607">
          <w:marLeft w:val="480"/>
          <w:marRight w:val="0"/>
          <w:marTop w:val="0"/>
          <w:marBottom w:val="0"/>
          <w:divBdr>
            <w:top w:val="none" w:sz="0" w:space="0" w:color="auto"/>
            <w:left w:val="none" w:sz="0" w:space="0" w:color="auto"/>
            <w:bottom w:val="none" w:sz="0" w:space="0" w:color="auto"/>
            <w:right w:val="none" w:sz="0" w:space="0" w:color="auto"/>
          </w:divBdr>
        </w:div>
        <w:div w:id="855656236">
          <w:marLeft w:val="480"/>
          <w:marRight w:val="0"/>
          <w:marTop w:val="0"/>
          <w:marBottom w:val="0"/>
          <w:divBdr>
            <w:top w:val="none" w:sz="0" w:space="0" w:color="auto"/>
            <w:left w:val="none" w:sz="0" w:space="0" w:color="auto"/>
            <w:bottom w:val="none" w:sz="0" w:space="0" w:color="auto"/>
            <w:right w:val="none" w:sz="0" w:space="0" w:color="auto"/>
          </w:divBdr>
        </w:div>
        <w:div w:id="873419745">
          <w:marLeft w:val="480"/>
          <w:marRight w:val="0"/>
          <w:marTop w:val="0"/>
          <w:marBottom w:val="0"/>
          <w:divBdr>
            <w:top w:val="none" w:sz="0" w:space="0" w:color="auto"/>
            <w:left w:val="none" w:sz="0" w:space="0" w:color="auto"/>
            <w:bottom w:val="none" w:sz="0" w:space="0" w:color="auto"/>
            <w:right w:val="none" w:sz="0" w:space="0" w:color="auto"/>
          </w:divBdr>
        </w:div>
        <w:div w:id="877208647">
          <w:marLeft w:val="480"/>
          <w:marRight w:val="0"/>
          <w:marTop w:val="0"/>
          <w:marBottom w:val="0"/>
          <w:divBdr>
            <w:top w:val="none" w:sz="0" w:space="0" w:color="auto"/>
            <w:left w:val="none" w:sz="0" w:space="0" w:color="auto"/>
            <w:bottom w:val="none" w:sz="0" w:space="0" w:color="auto"/>
            <w:right w:val="none" w:sz="0" w:space="0" w:color="auto"/>
          </w:divBdr>
        </w:div>
        <w:div w:id="907495768">
          <w:marLeft w:val="480"/>
          <w:marRight w:val="0"/>
          <w:marTop w:val="0"/>
          <w:marBottom w:val="0"/>
          <w:divBdr>
            <w:top w:val="none" w:sz="0" w:space="0" w:color="auto"/>
            <w:left w:val="none" w:sz="0" w:space="0" w:color="auto"/>
            <w:bottom w:val="none" w:sz="0" w:space="0" w:color="auto"/>
            <w:right w:val="none" w:sz="0" w:space="0" w:color="auto"/>
          </w:divBdr>
        </w:div>
        <w:div w:id="928078047">
          <w:marLeft w:val="480"/>
          <w:marRight w:val="0"/>
          <w:marTop w:val="0"/>
          <w:marBottom w:val="0"/>
          <w:divBdr>
            <w:top w:val="none" w:sz="0" w:space="0" w:color="auto"/>
            <w:left w:val="none" w:sz="0" w:space="0" w:color="auto"/>
            <w:bottom w:val="none" w:sz="0" w:space="0" w:color="auto"/>
            <w:right w:val="none" w:sz="0" w:space="0" w:color="auto"/>
          </w:divBdr>
        </w:div>
        <w:div w:id="931595042">
          <w:marLeft w:val="480"/>
          <w:marRight w:val="0"/>
          <w:marTop w:val="0"/>
          <w:marBottom w:val="0"/>
          <w:divBdr>
            <w:top w:val="none" w:sz="0" w:space="0" w:color="auto"/>
            <w:left w:val="none" w:sz="0" w:space="0" w:color="auto"/>
            <w:bottom w:val="none" w:sz="0" w:space="0" w:color="auto"/>
            <w:right w:val="none" w:sz="0" w:space="0" w:color="auto"/>
          </w:divBdr>
        </w:div>
        <w:div w:id="966817331">
          <w:marLeft w:val="480"/>
          <w:marRight w:val="0"/>
          <w:marTop w:val="0"/>
          <w:marBottom w:val="0"/>
          <w:divBdr>
            <w:top w:val="none" w:sz="0" w:space="0" w:color="auto"/>
            <w:left w:val="none" w:sz="0" w:space="0" w:color="auto"/>
            <w:bottom w:val="none" w:sz="0" w:space="0" w:color="auto"/>
            <w:right w:val="none" w:sz="0" w:space="0" w:color="auto"/>
          </w:divBdr>
        </w:div>
        <w:div w:id="1001087462">
          <w:marLeft w:val="480"/>
          <w:marRight w:val="0"/>
          <w:marTop w:val="0"/>
          <w:marBottom w:val="0"/>
          <w:divBdr>
            <w:top w:val="none" w:sz="0" w:space="0" w:color="auto"/>
            <w:left w:val="none" w:sz="0" w:space="0" w:color="auto"/>
            <w:bottom w:val="none" w:sz="0" w:space="0" w:color="auto"/>
            <w:right w:val="none" w:sz="0" w:space="0" w:color="auto"/>
          </w:divBdr>
        </w:div>
        <w:div w:id="1058165519">
          <w:marLeft w:val="480"/>
          <w:marRight w:val="0"/>
          <w:marTop w:val="0"/>
          <w:marBottom w:val="0"/>
          <w:divBdr>
            <w:top w:val="none" w:sz="0" w:space="0" w:color="auto"/>
            <w:left w:val="none" w:sz="0" w:space="0" w:color="auto"/>
            <w:bottom w:val="none" w:sz="0" w:space="0" w:color="auto"/>
            <w:right w:val="none" w:sz="0" w:space="0" w:color="auto"/>
          </w:divBdr>
        </w:div>
        <w:div w:id="1067416760">
          <w:marLeft w:val="480"/>
          <w:marRight w:val="0"/>
          <w:marTop w:val="0"/>
          <w:marBottom w:val="0"/>
          <w:divBdr>
            <w:top w:val="none" w:sz="0" w:space="0" w:color="auto"/>
            <w:left w:val="none" w:sz="0" w:space="0" w:color="auto"/>
            <w:bottom w:val="none" w:sz="0" w:space="0" w:color="auto"/>
            <w:right w:val="none" w:sz="0" w:space="0" w:color="auto"/>
          </w:divBdr>
        </w:div>
        <w:div w:id="1080983482">
          <w:marLeft w:val="480"/>
          <w:marRight w:val="0"/>
          <w:marTop w:val="0"/>
          <w:marBottom w:val="0"/>
          <w:divBdr>
            <w:top w:val="none" w:sz="0" w:space="0" w:color="auto"/>
            <w:left w:val="none" w:sz="0" w:space="0" w:color="auto"/>
            <w:bottom w:val="none" w:sz="0" w:space="0" w:color="auto"/>
            <w:right w:val="none" w:sz="0" w:space="0" w:color="auto"/>
          </w:divBdr>
        </w:div>
        <w:div w:id="1104879204">
          <w:marLeft w:val="480"/>
          <w:marRight w:val="0"/>
          <w:marTop w:val="0"/>
          <w:marBottom w:val="0"/>
          <w:divBdr>
            <w:top w:val="none" w:sz="0" w:space="0" w:color="auto"/>
            <w:left w:val="none" w:sz="0" w:space="0" w:color="auto"/>
            <w:bottom w:val="none" w:sz="0" w:space="0" w:color="auto"/>
            <w:right w:val="none" w:sz="0" w:space="0" w:color="auto"/>
          </w:divBdr>
        </w:div>
        <w:div w:id="1167089223">
          <w:marLeft w:val="480"/>
          <w:marRight w:val="0"/>
          <w:marTop w:val="0"/>
          <w:marBottom w:val="0"/>
          <w:divBdr>
            <w:top w:val="none" w:sz="0" w:space="0" w:color="auto"/>
            <w:left w:val="none" w:sz="0" w:space="0" w:color="auto"/>
            <w:bottom w:val="none" w:sz="0" w:space="0" w:color="auto"/>
            <w:right w:val="none" w:sz="0" w:space="0" w:color="auto"/>
          </w:divBdr>
        </w:div>
        <w:div w:id="1330518825">
          <w:marLeft w:val="480"/>
          <w:marRight w:val="0"/>
          <w:marTop w:val="0"/>
          <w:marBottom w:val="0"/>
          <w:divBdr>
            <w:top w:val="none" w:sz="0" w:space="0" w:color="auto"/>
            <w:left w:val="none" w:sz="0" w:space="0" w:color="auto"/>
            <w:bottom w:val="none" w:sz="0" w:space="0" w:color="auto"/>
            <w:right w:val="none" w:sz="0" w:space="0" w:color="auto"/>
          </w:divBdr>
        </w:div>
        <w:div w:id="1355956730">
          <w:marLeft w:val="480"/>
          <w:marRight w:val="0"/>
          <w:marTop w:val="0"/>
          <w:marBottom w:val="0"/>
          <w:divBdr>
            <w:top w:val="none" w:sz="0" w:space="0" w:color="auto"/>
            <w:left w:val="none" w:sz="0" w:space="0" w:color="auto"/>
            <w:bottom w:val="none" w:sz="0" w:space="0" w:color="auto"/>
            <w:right w:val="none" w:sz="0" w:space="0" w:color="auto"/>
          </w:divBdr>
        </w:div>
        <w:div w:id="1394622053">
          <w:marLeft w:val="480"/>
          <w:marRight w:val="0"/>
          <w:marTop w:val="0"/>
          <w:marBottom w:val="0"/>
          <w:divBdr>
            <w:top w:val="none" w:sz="0" w:space="0" w:color="auto"/>
            <w:left w:val="none" w:sz="0" w:space="0" w:color="auto"/>
            <w:bottom w:val="none" w:sz="0" w:space="0" w:color="auto"/>
            <w:right w:val="none" w:sz="0" w:space="0" w:color="auto"/>
          </w:divBdr>
        </w:div>
        <w:div w:id="1424689947">
          <w:marLeft w:val="480"/>
          <w:marRight w:val="0"/>
          <w:marTop w:val="0"/>
          <w:marBottom w:val="0"/>
          <w:divBdr>
            <w:top w:val="none" w:sz="0" w:space="0" w:color="auto"/>
            <w:left w:val="none" w:sz="0" w:space="0" w:color="auto"/>
            <w:bottom w:val="none" w:sz="0" w:space="0" w:color="auto"/>
            <w:right w:val="none" w:sz="0" w:space="0" w:color="auto"/>
          </w:divBdr>
        </w:div>
        <w:div w:id="1437361841">
          <w:marLeft w:val="480"/>
          <w:marRight w:val="0"/>
          <w:marTop w:val="0"/>
          <w:marBottom w:val="0"/>
          <w:divBdr>
            <w:top w:val="none" w:sz="0" w:space="0" w:color="auto"/>
            <w:left w:val="none" w:sz="0" w:space="0" w:color="auto"/>
            <w:bottom w:val="none" w:sz="0" w:space="0" w:color="auto"/>
            <w:right w:val="none" w:sz="0" w:space="0" w:color="auto"/>
          </w:divBdr>
        </w:div>
        <w:div w:id="1476138532">
          <w:marLeft w:val="480"/>
          <w:marRight w:val="0"/>
          <w:marTop w:val="0"/>
          <w:marBottom w:val="0"/>
          <w:divBdr>
            <w:top w:val="none" w:sz="0" w:space="0" w:color="auto"/>
            <w:left w:val="none" w:sz="0" w:space="0" w:color="auto"/>
            <w:bottom w:val="none" w:sz="0" w:space="0" w:color="auto"/>
            <w:right w:val="none" w:sz="0" w:space="0" w:color="auto"/>
          </w:divBdr>
        </w:div>
        <w:div w:id="1523545092">
          <w:marLeft w:val="480"/>
          <w:marRight w:val="0"/>
          <w:marTop w:val="0"/>
          <w:marBottom w:val="0"/>
          <w:divBdr>
            <w:top w:val="none" w:sz="0" w:space="0" w:color="auto"/>
            <w:left w:val="none" w:sz="0" w:space="0" w:color="auto"/>
            <w:bottom w:val="none" w:sz="0" w:space="0" w:color="auto"/>
            <w:right w:val="none" w:sz="0" w:space="0" w:color="auto"/>
          </w:divBdr>
        </w:div>
        <w:div w:id="1529369964">
          <w:marLeft w:val="480"/>
          <w:marRight w:val="0"/>
          <w:marTop w:val="0"/>
          <w:marBottom w:val="0"/>
          <w:divBdr>
            <w:top w:val="none" w:sz="0" w:space="0" w:color="auto"/>
            <w:left w:val="none" w:sz="0" w:space="0" w:color="auto"/>
            <w:bottom w:val="none" w:sz="0" w:space="0" w:color="auto"/>
            <w:right w:val="none" w:sz="0" w:space="0" w:color="auto"/>
          </w:divBdr>
        </w:div>
        <w:div w:id="1542134696">
          <w:marLeft w:val="480"/>
          <w:marRight w:val="0"/>
          <w:marTop w:val="0"/>
          <w:marBottom w:val="0"/>
          <w:divBdr>
            <w:top w:val="none" w:sz="0" w:space="0" w:color="auto"/>
            <w:left w:val="none" w:sz="0" w:space="0" w:color="auto"/>
            <w:bottom w:val="none" w:sz="0" w:space="0" w:color="auto"/>
            <w:right w:val="none" w:sz="0" w:space="0" w:color="auto"/>
          </w:divBdr>
        </w:div>
        <w:div w:id="1639333505">
          <w:marLeft w:val="480"/>
          <w:marRight w:val="0"/>
          <w:marTop w:val="0"/>
          <w:marBottom w:val="0"/>
          <w:divBdr>
            <w:top w:val="none" w:sz="0" w:space="0" w:color="auto"/>
            <w:left w:val="none" w:sz="0" w:space="0" w:color="auto"/>
            <w:bottom w:val="none" w:sz="0" w:space="0" w:color="auto"/>
            <w:right w:val="none" w:sz="0" w:space="0" w:color="auto"/>
          </w:divBdr>
        </w:div>
        <w:div w:id="1662464080">
          <w:marLeft w:val="480"/>
          <w:marRight w:val="0"/>
          <w:marTop w:val="0"/>
          <w:marBottom w:val="0"/>
          <w:divBdr>
            <w:top w:val="none" w:sz="0" w:space="0" w:color="auto"/>
            <w:left w:val="none" w:sz="0" w:space="0" w:color="auto"/>
            <w:bottom w:val="none" w:sz="0" w:space="0" w:color="auto"/>
            <w:right w:val="none" w:sz="0" w:space="0" w:color="auto"/>
          </w:divBdr>
        </w:div>
        <w:div w:id="1673529764">
          <w:marLeft w:val="480"/>
          <w:marRight w:val="0"/>
          <w:marTop w:val="0"/>
          <w:marBottom w:val="0"/>
          <w:divBdr>
            <w:top w:val="none" w:sz="0" w:space="0" w:color="auto"/>
            <w:left w:val="none" w:sz="0" w:space="0" w:color="auto"/>
            <w:bottom w:val="none" w:sz="0" w:space="0" w:color="auto"/>
            <w:right w:val="none" w:sz="0" w:space="0" w:color="auto"/>
          </w:divBdr>
        </w:div>
        <w:div w:id="1689408202">
          <w:marLeft w:val="480"/>
          <w:marRight w:val="0"/>
          <w:marTop w:val="0"/>
          <w:marBottom w:val="0"/>
          <w:divBdr>
            <w:top w:val="none" w:sz="0" w:space="0" w:color="auto"/>
            <w:left w:val="none" w:sz="0" w:space="0" w:color="auto"/>
            <w:bottom w:val="none" w:sz="0" w:space="0" w:color="auto"/>
            <w:right w:val="none" w:sz="0" w:space="0" w:color="auto"/>
          </w:divBdr>
        </w:div>
        <w:div w:id="1731998859">
          <w:marLeft w:val="480"/>
          <w:marRight w:val="0"/>
          <w:marTop w:val="0"/>
          <w:marBottom w:val="0"/>
          <w:divBdr>
            <w:top w:val="none" w:sz="0" w:space="0" w:color="auto"/>
            <w:left w:val="none" w:sz="0" w:space="0" w:color="auto"/>
            <w:bottom w:val="none" w:sz="0" w:space="0" w:color="auto"/>
            <w:right w:val="none" w:sz="0" w:space="0" w:color="auto"/>
          </w:divBdr>
        </w:div>
        <w:div w:id="1766074161">
          <w:marLeft w:val="480"/>
          <w:marRight w:val="0"/>
          <w:marTop w:val="0"/>
          <w:marBottom w:val="0"/>
          <w:divBdr>
            <w:top w:val="none" w:sz="0" w:space="0" w:color="auto"/>
            <w:left w:val="none" w:sz="0" w:space="0" w:color="auto"/>
            <w:bottom w:val="none" w:sz="0" w:space="0" w:color="auto"/>
            <w:right w:val="none" w:sz="0" w:space="0" w:color="auto"/>
          </w:divBdr>
        </w:div>
        <w:div w:id="1782530215">
          <w:marLeft w:val="480"/>
          <w:marRight w:val="0"/>
          <w:marTop w:val="0"/>
          <w:marBottom w:val="0"/>
          <w:divBdr>
            <w:top w:val="none" w:sz="0" w:space="0" w:color="auto"/>
            <w:left w:val="none" w:sz="0" w:space="0" w:color="auto"/>
            <w:bottom w:val="none" w:sz="0" w:space="0" w:color="auto"/>
            <w:right w:val="none" w:sz="0" w:space="0" w:color="auto"/>
          </w:divBdr>
        </w:div>
        <w:div w:id="1823228519">
          <w:marLeft w:val="480"/>
          <w:marRight w:val="0"/>
          <w:marTop w:val="0"/>
          <w:marBottom w:val="0"/>
          <w:divBdr>
            <w:top w:val="none" w:sz="0" w:space="0" w:color="auto"/>
            <w:left w:val="none" w:sz="0" w:space="0" w:color="auto"/>
            <w:bottom w:val="none" w:sz="0" w:space="0" w:color="auto"/>
            <w:right w:val="none" w:sz="0" w:space="0" w:color="auto"/>
          </w:divBdr>
        </w:div>
        <w:div w:id="1826241839">
          <w:marLeft w:val="480"/>
          <w:marRight w:val="0"/>
          <w:marTop w:val="0"/>
          <w:marBottom w:val="0"/>
          <w:divBdr>
            <w:top w:val="none" w:sz="0" w:space="0" w:color="auto"/>
            <w:left w:val="none" w:sz="0" w:space="0" w:color="auto"/>
            <w:bottom w:val="none" w:sz="0" w:space="0" w:color="auto"/>
            <w:right w:val="none" w:sz="0" w:space="0" w:color="auto"/>
          </w:divBdr>
        </w:div>
        <w:div w:id="1838694264">
          <w:marLeft w:val="480"/>
          <w:marRight w:val="0"/>
          <w:marTop w:val="0"/>
          <w:marBottom w:val="0"/>
          <w:divBdr>
            <w:top w:val="none" w:sz="0" w:space="0" w:color="auto"/>
            <w:left w:val="none" w:sz="0" w:space="0" w:color="auto"/>
            <w:bottom w:val="none" w:sz="0" w:space="0" w:color="auto"/>
            <w:right w:val="none" w:sz="0" w:space="0" w:color="auto"/>
          </w:divBdr>
        </w:div>
        <w:div w:id="1863009954">
          <w:marLeft w:val="480"/>
          <w:marRight w:val="0"/>
          <w:marTop w:val="0"/>
          <w:marBottom w:val="0"/>
          <w:divBdr>
            <w:top w:val="none" w:sz="0" w:space="0" w:color="auto"/>
            <w:left w:val="none" w:sz="0" w:space="0" w:color="auto"/>
            <w:bottom w:val="none" w:sz="0" w:space="0" w:color="auto"/>
            <w:right w:val="none" w:sz="0" w:space="0" w:color="auto"/>
          </w:divBdr>
        </w:div>
        <w:div w:id="1891964478">
          <w:marLeft w:val="480"/>
          <w:marRight w:val="0"/>
          <w:marTop w:val="0"/>
          <w:marBottom w:val="0"/>
          <w:divBdr>
            <w:top w:val="none" w:sz="0" w:space="0" w:color="auto"/>
            <w:left w:val="none" w:sz="0" w:space="0" w:color="auto"/>
            <w:bottom w:val="none" w:sz="0" w:space="0" w:color="auto"/>
            <w:right w:val="none" w:sz="0" w:space="0" w:color="auto"/>
          </w:divBdr>
        </w:div>
        <w:div w:id="1919054084">
          <w:marLeft w:val="480"/>
          <w:marRight w:val="0"/>
          <w:marTop w:val="0"/>
          <w:marBottom w:val="0"/>
          <w:divBdr>
            <w:top w:val="none" w:sz="0" w:space="0" w:color="auto"/>
            <w:left w:val="none" w:sz="0" w:space="0" w:color="auto"/>
            <w:bottom w:val="none" w:sz="0" w:space="0" w:color="auto"/>
            <w:right w:val="none" w:sz="0" w:space="0" w:color="auto"/>
          </w:divBdr>
        </w:div>
        <w:div w:id="1945384763">
          <w:marLeft w:val="480"/>
          <w:marRight w:val="0"/>
          <w:marTop w:val="0"/>
          <w:marBottom w:val="0"/>
          <w:divBdr>
            <w:top w:val="none" w:sz="0" w:space="0" w:color="auto"/>
            <w:left w:val="none" w:sz="0" w:space="0" w:color="auto"/>
            <w:bottom w:val="none" w:sz="0" w:space="0" w:color="auto"/>
            <w:right w:val="none" w:sz="0" w:space="0" w:color="auto"/>
          </w:divBdr>
        </w:div>
        <w:div w:id="1948387652">
          <w:marLeft w:val="480"/>
          <w:marRight w:val="0"/>
          <w:marTop w:val="0"/>
          <w:marBottom w:val="0"/>
          <w:divBdr>
            <w:top w:val="none" w:sz="0" w:space="0" w:color="auto"/>
            <w:left w:val="none" w:sz="0" w:space="0" w:color="auto"/>
            <w:bottom w:val="none" w:sz="0" w:space="0" w:color="auto"/>
            <w:right w:val="none" w:sz="0" w:space="0" w:color="auto"/>
          </w:divBdr>
        </w:div>
        <w:div w:id="1957178427">
          <w:marLeft w:val="480"/>
          <w:marRight w:val="0"/>
          <w:marTop w:val="0"/>
          <w:marBottom w:val="0"/>
          <w:divBdr>
            <w:top w:val="none" w:sz="0" w:space="0" w:color="auto"/>
            <w:left w:val="none" w:sz="0" w:space="0" w:color="auto"/>
            <w:bottom w:val="none" w:sz="0" w:space="0" w:color="auto"/>
            <w:right w:val="none" w:sz="0" w:space="0" w:color="auto"/>
          </w:divBdr>
        </w:div>
        <w:div w:id="1991710286">
          <w:marLeft w:val="480"/>
          <w:marRight w:val="0"/>
          <w:marTop w:val="0"/>
          <w:marBottom w:val="0"/>
          <w:divBdr>
            <w:top w:val="none" w:sz="0" w:space="0" w:color="auto"/>
            <w:left w:val="none" w:sz="0" w:space="0" w:color="auto"/>
            <w:bottom w:val="none" w:sz="0" w:space="0" w:color="auto"/>
            <w:right w:val="none" w:sz="0" w:space="0" w:color="auto"/>
          </w:divBdr>
        </w:div>
        <w:div w:id="2037845462">
          <w:marLeft w:val="480"/>
          <w:marRight w:val="0"/>
          <w:marTop w:val="0"/>
          <w:marBottom w:val="0"/>
          <w:divBdr>
            <w:top w:val="none" w:sz="0" w:space="0" w:color="auto"/>
            <w:left w:val="none" w:sz="0" w:space="0" w:color="auto"/>
            <w:bottom w:val="none" w:sz="0" w:space="0" w:color="auto"/>
            <w:right w:val="none" w:sz="0" w:space="0" w:color="auto"/>
          </w:divBdr>
        </w:div>
        <w:div w:id="2109034712">
          <w:marLeft w:val="480"/>
          <w:marRight w:val="0"/>
          <w:marTop w:val="0"/>
          <w:marBottom w:val="0"/>
          <w:divBdr>
            <w:top w:val="none" w:sz="0" w:space="0" w:color="auto"/>
            <w:left w:val="none" w:sz="0" w:space="0" w:color="auto"/>
            <w:bottom w:val="none" w:sz="0" w:space="0" w:color="auto"/>
            <w:right w:val="none" w:sz="0" w:space="0" w:color="auto"/>
          </w:divBdr>
        </w:div>
      </w:divsChild>
    </w:div>
    <w:div w:id="1010446785">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61409742">
          <w:marLeft w:val="480"/>
          <w:marRight w:val="0"/>
          <w:marTop w:val="0"/>
          <w:marBottom w:val="0"/>
          <w:divBdr>
            <w:top w:val="none" w:sz="0" w:space="0" w:color="auto"/>
            <w:left w:val="none" w:sz="0" w:space="0" w:color="auto"/>
            <w:bottom w:val="none" w:sz="0" w:space="0" w:color="auto"/>
            <w:right w:val="none" w:sz="0" w:space="0" w:color="auto"/>
          </w:divBdr>
        </w:div>
        <w:div w:id="74474235">
          <w:marLeft w:val="480"/>
          <w:marRight w:val="0"/>
          <w:marTop w:val="0"/>
          <w:marBottom w:val="0"/>
          <w:divBdr>
            <w:top w:val="none" w:sz="0" w:space="0" w:color="auto"/>
            <w:left w:val="none" w:sz="0" w:space="0" w:color="auto"/>
            <w:bottom w:val="none" w:sz="0" w:space="0" w:color="auto"/>
            <w:right w:val="none" w:sz="0" w:space="0" w:color="auto"/>
          </w:divBdr>
        </w:div>
        <w:div w:id="94593609">
          <w:marLeft w:val="480"/>
          <w:marRight w:val="0"/>
          <w:marTop w:val="0"/>
          <w:marBottom w:val="0"/>
          <w:divBdr>
            <w:top w:val="none" w:sz="0" w:space="0" w:color="auto"/>
            <w:left w:val="none" w:sz="0" w:space="0" w:color="auto"/>
            <w:bottom w:val="none" w:sz="0" w:space="0" w:color="auto"/>
            <w:right w:val="none" w:sz="0" w:space="0" w:color="auto"/>
          </w:divBdr>
        </w:div>
        <w:div w:id="120462185">
          <w:marLeft w:val="480"/>
          <w:marRight w:val="0"/>
          <w:marTop w:val="0"/>
          <w:marBottom w:val="0"/>
          <w:divBdr>
            <w:top w:val="none" w:sz="0" w:space="0" w:color="auto"/>
            <w:left w:val="none" w:sz="0" w:space="0" w:color="auto"/>
            <w:bottom w:val="none" w:sz="0" w:space="0" w:color="auto"/>
            <w:right w:val="none" w:sz="0" w:space="0" w:color="auto"/>
          </w:divBdr>
        </w:div>
        <w:div w:id="123819614">
          <w:marLeft w:val="480"/>
          <w:marRight w:val="0"/>
          <w:marTop w:val="0"/>
          <w:marBottom w:val="0"/>
          <w:divBdr>
            <w:top w:val="none" w:sz="0" w:space="0" w:color="auto"/>
            <w:left w:val="none" w:sz="0" w:space="0" w:color="auto"/>
            <w:bottom w:val="none" w:sz="0" w:space="0" w:color="auto"/>
            <w:right w:val="none" w:sz="0" w:space="0" w:color="auto"/>
          </w:divBdr>
        </w:div>
        <w:div w:id="156697616">
          <w:marLeft w:val="480"/>
          <w:marRight w:val="0"/>
          <w:marTop w:val="0"/>
          <w:marBottom w:val="0"/>
          <w:divBdr>
            <w:top w:val="none" w:sz="0" w:space="0" w:color="auto"/>
            <w:left w:val="none" w:sz="0" w:space="0" w:color="auto"/>
            <w:bottom w:val="none" w:sz="0" w:space="0" w:color="auto"/>
            <w:right w:val="none" w:sz="0" w:space="0" w:color="auto"/>
          </w:divBdr>
        </w:div>
        <w:div w:id="230502072">
          <w:marLeft w:val="480"/>
          <w:marRight w:val="0"/>
          <w:marTop w:val="0"/>
          <w:marBottom w:val="0"/>
          <w:divBdr>
            <w:top w:val="none" w:sz="0" w:space="0" w:color="auto"/>
            <w:left w:val="none" w:sz="0" w:space="0" w:color="auto"/>
            <w:bottom w:val="none" w:sz="0" w:space="0" w:color="auto"/>
            <w:right w:val="none" w:sz="0" w:space="0" w:color="auto"/>
          </w:divBdr>
        </w:div>
        <w:div w:id="276640277">
          <w:marLeft w:val="480"/>
          <w:marRight w:val="0"/>
          <w:marTop w:val="0"/>
          <w:marBottom w:val="0"/>
          <w:divBdr>
            <w:top w:val="none" w:sz="0" w:space="0" w:color="auto"/>
            <w:left w:val="none" w:sz="0" w:space="0" w:color="auto"/>
            <w:bottom w:val="none" w:sz="0" w:space="0" w:color="auto"/>
            <w:right w:val="none" w:sz="0" w:space="0" w:color="auto"/>
          </w:divBdr>
        </w:div>
        <w:div w:id="317729122">
          <w:marLeft w:val="480"/>
          <w:marRight w:val="0"/>
          <w:marTop w:val="0"/>
          <w:marBottom w:val="0"/>
          <w:divBdr>
            <w:top w:val="none" w:sz="0" w:space="0" w:color="auto"/>
            <w:left w:val="none" w:sz="0" w:space="0" w:color="auto"/>
            <w:bottom w:val="none" w:sz="0" w:space="0" w:color="auto"/>
            <w:right w:val="none" w:sz="0" w:space="0" w:color="auto"/>
          </w:divBdr>
        </w:div>
        <w:div w:id="413550671">
          <w:marLeft w:val="480"/>
          <w:marRight w:val="0"/>
          <w:marTop w:val="0"/>
          <w:marBottom w:val="0"/>
          <w:divBdr>
            <w:top w:val="none" w:sz="0" w:space="0" w:color="auto"/>
            <w:left w:val="none" w:sz="0" w:space="0" w:color="auto"/>
            <w:bottom w:val="none" w:sz="0" w:space="0" w:color="auto"/>
            <w:right w:val="none" w:sz="0" w:space="0" w:color="auto"/>
          </w:divBdr>
        </w:div>
        <w:div w:id="422069976">
          <w:marLeft w:val="480"/>
          <w:marRight w:val="0"/>
          <w:marTop w:val="0"/>
          <w:marBottom w:val="0"/>
          <w:divBdr>
            <w:top w:val="none" w:sz="0" w:space="0" w:color="auto"/>
            <w:left w:val="none" w:sz="0" w:space="0" w:color="auto"/>
            <w:bottom w:val="none" w:sz="0" w:space="0" w:color="auto"/>
            <w:right w:val="none" w:sz="0" w:space="0" w:color="auto"/>
          </w:divBdr>
        </w:div>
        <w:div w:id="425997965">
          <w:marLeft w:val="480"/>
          <w:marRight w:val="0"/>
          <w:marTop w:val="0"/>
          <w:marBottom w:val="0"/>
          <w:divBdr>
            <w:top w:val="none" w:sz="0" w:space="0" w:color="auto"/>
            <w:left w:val="none" w:sz="0" w:space="0" w:color="auto"/>
            <w:bottom w:val="none" w:sz="0" w:space="0" w:color="auto"/>
            <w:right w:val="none" w:sz="0" w:space="0" w:color="auto"/>
          </w:divBdr>
        </w:div>
        <w:div w:id="518395101">
          <w:marLeft w:val="480"/>
          <w:marRight w:val="0"/>
          <w:marTop w:val="0"/>
          <w:marBottom w:val="0"/>
          <w:divBdr>
            <w:top w:val="none" w:sz="0" w:space="0" w:color="auto"/>
            <w:left w:val="none" w:sz="0" w:space="0" w:color="auto"/>
            <w:bottom w:val="none" w:sz="0" w:space="0" w:color="auto"/>
            <w:right w:val="none" w:sz="0" w:space="0" w:color="auto"/>
          </w:divBdr>
        </w:div>
        <w:div w:id="543834944">
          <w:marLeft w:val="480"/>
          <w:marRight w:val="0"/>
          <w:marTop w:val="0"/>
          <w:marBottom w:val="0"/>
          <w:divBdr>
            <w:top w:val="none" w:sz="0" w:space="0" w:color="auto"/>
            <w:left w:val="none" w:sz="0" w:space="0" w:color="auto"/>
            <w:bottom w:val="none" w:sz="0" w:space="0" w:color="auto"/>
            <w:right w:val="none" w:sz="0" w:space="0" w:color="auto"/>
          </w:divBdr>
        </w:div>
        <w:div w:id="545606203">
          <w:marLeft w:val="480"/>
          <w:marRight w:val="0"/>
          <w:marTop w:val="0"/>
          <w:marBottom w:val="0"/>
          <w:divBdr>
            <w:top w:val="none" w:sz="0" w:space="0" w:color="auto"/>
            <w:left w:val="none" w:sz="0" w:space="0" w:color="auto"/>
            <w:bottom w:val="none" w:sz="0" w:space="0" w:color="auto"/>
            <w:right w:val="none" w:sz="0" w:space="0" w:color="auto"/>
          </w:divBdr>
        </w:div>
        <w:div w:id="551117384">
          <w:marLeft w:val="480"/>
          <w:marRight w:val="0"/>
          <w:marTop w:val="0"/>
          <w:marBottom w:val="0"/>
          <w:divBdr>
            <w:top w:val="none" w:sz="0" w:space="0" w:color="auto"/>
            <w:left w:val="none" w:sz="0" w:space="0" w:color="auto"/>
            <w:bottom w:val="none" w:sz="0" w:space="0" w:color="auto"/>
            <w:right w:val="none" w:sz="0" w:space="0" w:color="auto"/>
          </w:divBdr>
        </w:div>
        <w:div w:id="561720851">
          <w:marLeft w:val="480"/>
          <w:marRight w:val="0"/>
          <w:marTop w:val="0"/>
          <w:marBottom w:val="0"/>
          <w:divBdr>
            <w:top w:val="none" w:sz="0" w:space="0" w:color="auto"/>
            <w:left w:val="none" w:sz="0" w:space="0" w:color="auto"/>
            <w:bottom w:val="none" w:sz="0" w:space="0" w:color="auto"/>
            <w:right w:val="none" w:sz="0" w:space="0" w:color="auto"/>
          </w:divBdr>
        </w:div>
        <w:div w:id="602303380">
          <w:marLeft w:val="480"/>
          <w:marRight w:val="0"/>
          <w:marTop w:val="0"/>
          <w:marBottom w:val="0"/>
          <w:divBdr>
            <w:top w:val="none" w:sz="0" w:space="0" w:color="auto"/>
            <w:left w:val="none" w:sz="0" w:space="0" w:color="auto"/>
            <w:bottom w:val="none" w:sz="0" w:space="0" w:color="auto"/>
            <w:right w:val="none" w:sz="0" w:space="0" w:color="auto"/>
          </w:divBdr>
        </w:div>
        <w:div w:id="612977256">
          <w:marLeft w:val="480"/>
          <w:marRight w:val="0"/>
          <w:marTop w:val="0"/>
          <w:marBottom w:val="0"/>
          <w:divBdr>
            <w:top w:val="none" w:sz="0" w:space="0" w:color="auto"/>
            <w:left w:val="none" w:sz="0" w:space="0" w:color="auto"/>
            <w:bottom w:val="none" w:sz="0" w:space="0" w:color="auto"/>
            <w:right w:val="none" w:sz="0" w:space="0" w:color="auto"/>
          </w:divBdr>
        </w:div>
        <w:div w:id="618413498">
          <w:marLeft w:val="480"/>
          <w:marRight w:val="0"/>
          <w:marTop w:val="0"/>
          <w:marBottom w:val="0"/>
          <w:divBdr>
            <w:top w:val="none" w:sz="0" w:space="0" w:color="auto"/>
            <w:left w:val="none" w:sz="0" w:space="0" w:color="auto"/>
            <w:bottom w:val="none" w:sz="0" w:space="0" w:color="auto"/>
            <w:right w:val="none" w:sz="0" w:space="0" w:color="auto"/>
          </w:divBdr>
        </w:div>
        <w:div w:id="621038545">
          <w:marLeft w:val="480"/>
          <w:marRight w:val="0"/>
          <w:marTop w:val="0"/>
          <w:marBottom w:val="0"/>
          <w:divBdr>
            <w:top w:val="none" w:sz="0" w:space="0" w:color="auto"/>
            <w:left w:val="none" w:sz="0" w:space="0" w:color="auto"/>
            <w:bottom w:val="none" w:sz="0" w:space="0" w:color="auto"/>
            <w:right w:val="none" w:sz="0" w:space="0" w:color="auto"/>
          </w:divBdr>
        </w:div>
        <w:div w:id="623659391">
          <w:marLeft w:val="480"/>
          <w:marRight w:val="0"/>
          <w:marTop w:val="0"/>
          <w:marBottom w:val="0"/>
          <w:divBdr>
            <w:top w:val="none" w:sz="0" w:space="0" w:color="auto"/>
            <w:left w:val="none" w:sz="0" w:space="0" w:color="auto"/>
            <w:bottom w:val="none" w:sz="0" w:space="0" w:color="auto"/>
            <w:right w:val="none" w:sz="0" w:space="0" w:color="auto"/>
          </w:divBdr>
        </w:div>
        <w:div w:id="652023289">
          <w:marLeft w:val="480"/>
          <w:marRight w:val="0"/>
          <w:marTop w:val="0"/>
          <w:marBottom w:val="0"/>
          <w:divBdr>
            <w:top w:val="none" w:sz="0" w:space="0" w:color="auto"/>
            <w:left w:val="none" w:sz="0" w:space="0" w:color="auto"/>
            <w:bottom w:val="none" w:sz="0" w:space="0" w:color="auto"/>
            <w:right w:val="none" w:sz="0" w:space="0" w:color="auto"/>
          </w:divBdr>
        </w:div>
        <w:div w:id="652874221">
          <w:marLeft w:val="480"/>
          <w:marRight w:val="0"/>
          <w:marTop w:val="0"/>
          <w:marBottom w:val="0"/>
          <w:divBdr>
            <w:top w:val="none" w:sz="0" w:space="0" w:color="auto"/>
            <w:left w:val="none" w:sz="0" w:space="0" w:color="auto"/>
            <w:bottom w:val="none" w:sz="0" w:space="0" w:color="auto"/>
            <w:right w:val="none" w:sz="0" w:space="0" w:color="auto"/>
          </w:divBdr>
        </w:div>
        <w:div w:id="654454610">
          <w:marLeft w:val="480"/>
          <w:marRight w:val="0"/>
          <w:marTop w:val="0"/>
          <w:marBottom w:val="0"/>
          <w:divBdr>
            <w:top w:val="none" w:sz="0" w:space="0" w:color="auto"/>
            <w:left w:val="none" w:sz="0" w:space="0" w:color="auto"/>
            <w:bottom w:val="none" w:sz="0" w:space="0" w:color="auto"/>
            <w:right w:val="none" w:sz="0" w:space="0" w:color="auto"/>
          </w:divBdr>
        </w:div>
        <w:div w:id="701783694">
          <w:marLeft w:val="480"/>
          <w:marRight w:val="0"/>
          <w:marTop w:val="0"/>
          <w:marBottom w:val="0"/>
          <w:divBdr>
            <w:top w:val="none" w:sz="0" w:space="0" w:color="auto"/>
            <w:left w:val="none" w:sz="0" w:space="0" w:color="auto"/>
            <w:bottom w:val="none" w:sz="0" w:space="0" w:color="auto"/>
            <w:right w:val="none" w:sz="0" w:space="0" w:color="auto"/>
          </w:divBdr>
        </w:div>
        <w:div w:id="701899147">
          <w:marLeft w:val="480"/>
          <w:marRight w:val="0"/>
          <w:marTop w:val="0"/>
          <w:marBottom w:val="0"/>
          <w:divBdr>
            <w:top w:val="none" w:sz="0" w:space="0" w:color="auto"/>
            <w:left w:val="none" w:sz="0" w:space="0" w:color="auto"/>
            <w:bottom w:val="none" w:sz="0" w:space="0" w:color="auto"/>
            <w:right w:val="none" w:sz="0" w:space="0" w:color="auto"/>
          </w:divBdr>
        </w:div>
        <w:div w:id="708383123">
          <w:marLeft w:val="480"/>
          <w:marRight w:val="0"/>
          <w:marTop w:val="0"/>
          <w:marBottom w:val="0"/>
          <w:divBdr>
            <w:top w:val="none" w:sz="0" w:space="0" w:color="auto"/>
            <w:left w:val="none" w:sz="0" w:space="0" w:color="auto"/>
            <w:bottom w:val="none" w:sz="0" w:space="0" w:color="auto"/>
            <w:right w:val="none" w:sz="0" w:space="0" w:color="auto"/>
          </w:divBdr>
        </w:div>
        <w:div w:id="730159179">
          <w:marLeft w:val="480"/>
          <w:marRight w:val="0"/>
          <w:marTop w:val="0"/>
          <w:marBottom w:val="0"/>
          <w:divBdr>
            <w:top w:val="none" w:sz="0" w:space="0" w:color="auto"/>
            <w:left w:val="none" w:sz="0" w:space="0" w:color="auto"/>
            <w:bottom w:val="none" w:sz="0" w:space="0" w:color="auto"/>
            <w:right w:val="none" w:sz="0" w:space="0" w:color="auto"/>
          </w:divBdr>
        </w:div>
        <w:div w:id="738602212">
          <w:marLeft w:val="480"/>
          <w:marRight w:val="0"/>
          <w:marTop w:val="0"/>
          <w:marBottom w:val="0"/>
          <w:divBdr>
            <w:top w:val="none" w:sz="0" w:space="0" w:color="auto"/>
            <w:left w:val="none" w:sz="0" w:space="0" w:color="auto"/>
            <w:bottom w:val="none" w:sz="0" w:space="0" w:color="auto"/>
            <w:right w:val="none" w:sz="0" w:space="0" w:color="auto"/>
          </w:divBdr>
        </w:div>
        <w:div w:id="764302795">
          <w:marLeft w:val="480"/>
          <w:marRight w:val="0"/>
          <w:marTop w:val="0"/>
          <w:marBottom w:val="0"/>
          <w:divBdr>
            <w:top w:val="none" w:sz="0" w:space="0" w:color="auto"/>
            <w:left w:val="none" w:sz="0" w:space="0" w:color="auto"/>
            <w:bottom w:val="none" w:sz="0" w:space="0" w:color="auto"/>
            <w:right w:val="none" w:sz="0" w:space="0" w:color="auto"/>
          </w:divBdr>
        </w:div>
        <w:div w:id="793400439">
          <w:marLeft w:val="480"/>
          <w:marRight w:val="0"/>
          <w:marTop w:val="0"/>
          <w:marBottom w:val="0"/>
          <w:divBdr>
            <w:top w:val="none" w:sz="0" w:space="0" w:color="auto"/>
            <w:left w:val="none" w:sz="0" w:space="0" w:color="auto"/>
            <w:bottom w:val="none" w:sz="0" w:space="0" w:color="auto"/>
            <w:right w:val="none" w:sz="0" w:space="0" w:color="auto"/>
          </w:divBdr>
        </w:div>
        <w:div w:id="804661752">
          <w:marLeft w:val="480"/>
          <w:marRight w:val="0"/>
          <w:marTop w:val="0"/>
          <w:marBottom w:val="0"/>
          <w:divBdr>
            <w:top w:val="none" w:sz="0" w:space="0" w:color="auto"/>
            <w:left w:val="none" w:sz="0" w:space="0" w:color="auto"/>
            <w:bottom w:val="none" w:sz="0" w:space="0" w:color="auto"/>
            <w:right w:val="none" w:sz="0" w:space="0" w:color="auto"/>
          </w:divBdr>
        </w:div>
        <w:div w:id="814570331">
          <w:marLeft w:val="480"/>
          <w:marRight w:val="0"/>
          <w:marTop w:val="0"/>
          <w:marBottom w:val="0"/>
          <w:divBdr>
            <w:top w:val="none" w:sz="0" w:space="0" w:color="auto"/>
            <w:left w:val="none" w:sz="0" w:space="0" w:color="auto"/>
            <w:bottom w:val="none" w:sz="0" w:space="0" w:color="auto"/>
            <w:right w:val="none" w:sz="0" w:space="0" w:color="auto"/>
          </w:divBdr>
        </w:div>
        <w:div w:id="944652328">
          <w:marLeft w:val="480"/>
          <w:marRight w:val="0"/>
          <w:marTop w:val="0"/>
          <w:marBottom w:val="0"/>
          <w:divBdr>
            <w:top w:val="none" w:sz="0" w:space="0" w:color="auto"/>
            <w:left w:val="none" w:sz="0" w:space="0" w:color="auto"/>
            <w:bottom w:val="none" w:sz="0" w:space="0" w:color="auto"/>
            <w:right w:val="none" w:sz="0" w:space="0" w:color="auto"/>
          </w:divBdr>
        </w:div>
        <w:div w:id="960961884">
          <w:marLeft w:val="480"/>
          <w:marRight w:val="0"/>
          <w:marTop w:val="0"/>
          <w:marBottom w:val="0"/>
          <w:divBdr>
            <w:top w:val="none" w:sz="0" w:space="0" w:color="auto"/>
            <w:left w:val="none" w:sz="0" w:space="0" w:color="auto"/>
            <w:bottom w:val="none" w:sz="0" w:space="0" w:color="auto"/>
            <w:right w:val="none" w:sz="0" w:space="0" w:color="auto"/>
          </w:divBdr>
        </w:div>
        <w:div w:id="1003971630">
          <w:marLeft w:val="480"/>
          <w:marRight w:val="0"/>
          <w:marTop w:val="0"/>
          <w:marBottom w:val="0"/>
          <w:divBdr>
            <w:top w:val="none" w:sz="0" w:space="0" w:color="auto"/>
            <w:left w:val="none" w:sz="0" w:space="0" w:color="auto"/>
            <w:bottom w:val="none" w:sz="0" w:space="0" w:color="auto"/>
            <w:right w:val="none" w:sz="0" w:space="0" w:color="auto"/>
          </w:divBdr>
        </w:div>
        <w:div w:id="1119448022">
          <w:marLeft w:val="480"/>
          <w:marRight w:val="0"/>
          <w:marTop w:val="0"/>
          <w:marBottom w:val="0"/>
          <w:divBdr>
            <w:top w:val="none" w:sz="0" w:space="0" w:color="auto"/>
            <w:left w:val="none" w:sz="0" w:space="0" w:color="auto"/>
            <w:bottom w:val="none" w:sz="0" w:space="0" w:color="auto"/>
            <w:right w:val="none" w:sz="0" w:space="0" w:color="auto"/>
          </w:divBdr>
        </w:div>
        <w:div w:id="1135954793">
          <w:marLeft w:val="480"/>
          <w:marRight w:val="0"/>
          <w:marTop w:val="0"/>
          <w:marBottom w:val="0"/>
          <w:divBdr>
            <w:top w:val="none" w:sz="0" w:space="0" w:color="auto"/>
            <w:left w:val="none" w:sz="0" w:space="0" w:color="auto"/>
            <w:bottom w:val="none" w:sz="0" w:space="0" w:color="auto"/>
            <w:right w:val="none" w:sz="0" w:space="0" w:color="auto"/>
          </w:divBdr>
        </w:div>
        <w:div w:id="1173566092">
          <w:marLeft w:val="480"/>
          <w:marRight w:val="0"/>
          <w:marTop w:val="0"/>
          <w:marBottom w:val="0"/>
          <w:divBdr>
            <w:top w:val="none" w:sz="0" w:space="0" w:color="auto"/>
            <w:left w:val="none" w:sz="0" w:space="0" w:color="auto"/>
            <w:bottom w:val="none" w:sz="0" w:space="0" w:color="auto"/>
            <w:right w:val="none" w:sz="0" w:space="0" w:color="auto"/>
          </w:divBdr>
        </w:div>
        <w:div w:id="1201668234">
          <w:marLeft w:val="480"/>
          <w:marRight w:val="0"/>
          <w:marTop w:val="0"/>
          <w:marBottom w:val="0"/>
          <w:divBdr>
            <w:top w:val="none" w:sz="0" w:space="0" w:color="auto"/>
            <w:left w:val="none" w:sz="0" w:space="0" w:color="auto"/>
            <w:bottom w:val="none" w:sz="0" w:space="0" w:color="auto"/>
            <w:right w:val="none" w:sz="0" w:space="0" w:color="auto"/>
          </w:divBdr>
        </w:div>
        <w:div w:id="1209495561">
          <w:marLeft w:val="480"/>
          <w:marRight w:val="0"/>
          <w:marTop w:val="0"/>
          <w:marBottom w:val="0"/>
          <w:divBdr>
            <w:top w:val="none" w:sz="0" w:space="0" w:color="auto"/>
            <w:left w:val="none" w:sz="0" w:space="0" w:color="auto"/>
            <w:bottom w:val="none" w:sz="0" w:space="0" w:color="auto"/>
            <w:right w:val="none" w:sz="0" w:space="0" w:color="auto"/>
          </w:divBdr>
        </w:div>
        <w:div w:id="1325203587">
          <w:marLeft w:val="480"/>
          <w:marRight w:val="0"/>
          <w:marTop w:val="0"/>
          <w:marBottom w:val="0"/>
          <w:divBdr>
            <w:top w:val="none" w:sz="0" w:space="0" w:color="auto"/>
            <w:left w:val="none" w:sz="0" w:space="0" w:color="auto"/>
            <w:bottom w:val="none" w:sz="0" w:space="0" w:color="auto"/>
            <w:right w:val="none" w:sz="0" w:space="0" w:color="auto"/>
          </w:divBdr>
        </w:div>
        <w:div w:id="1328555606">
          <w:marLeft w:val="480"/>
          <w:marRight w:val="0"/>
          <w:marTop w:val="0"/>
          <w:marBottom w:val="0"/>
          <w:divBdr>
            <w:top w:val="none" w:sz="0" w:space="0" w:color="auto"/>
            <w:left w:val="none" w:sz="0" w:space="0" w:color="auto"/>
            <w:bottom w:val="none" w:sz="0" w:space="0" w:color="auto"/>
            <w:right w:val="none" w:sz="0" w:space="0" w:color="auto"/>
          </w:divBdr>
        </w:div>
        <w:div w:id="1349524222">
          <w:marLeft w:val="480"/>
          <w:marRight w:val="0"/>
          <w:marTop w:val="0"/>
          <w:marBottom w:val="0"/>
          <w:divBdr>
            <w:top w:val="none" w:sz="0" w:space="0" w:color="auto"/>
            <w:left w:val="none" w:sz="0" w:space="0" w:color="auto"/>
            <w:bottom w:val="none" w:sz="0" w:space="0" w:color="auto"/>
            <w:right w:val="none" w:sz="0" w:space="0" w:color="auto"/>
          </w:divBdr>
        </w:div>
        <w:div w:id="1369179831">
          <w:marLeft w:val="480"/>
          <w:marRight w:val="0"/>
          <w:marTop w:val="0"/>
          <w:marBottom w:val="0"/>
          <w:divBdr>
            <w:top w:val="none" w:sz="0" w:space="0" w:color="auto"/>
            <w:left w:val="none" w:sz="0" w:space="0" w:color="auto"/>
            <w:bottom w:val="none" w:sz="0" w:space="0" w:color="auto"/>
            <w:right w:val="none" w:sz="0" w:space="0" w:color="auto"/>
          </w:divBdr>
        </w:div>
        <w:div w:id="1393194853">
          <w:marLeft w:val="480"/>
          <w:marRight w:val="0"/>
          <w:marTop w:val="0"/>
          <w:marBottom w:val="0"/>
          <w:divBdr>
            <w:top w:val="none" w:sz="0" w:space="0" w:color="auto"/>
            <w:left w:val="none" w:sz="0" w:space="0" w:color="auto"/>
            <w:bottom w:val="none" w:sz="0" w:space="0" w:color="auto"/>
            <w:right w:val="none" w:sz="0" w:space="0" w:color="auto"/>
          </w:divBdr>
        </w:div>
        <w:div w:id="1397390327">
          <w:marLeft w:val="480"/>
          <w:marRight w:val="0"/>
          <w:marTop w:val="0"/>
          <w:marBottom w:val="0"/>
          <w:divBdr>
            <w:top w:val="none" w:sz="0" w:space="0" w:color="auto"/>
            <w:left w:val="none" w:sz="0" w:space="0" w:color="auto"/>
            <w:bottom w:val="none" w:sz="0" w:space="0" w:color="auto"/>
            <w:right w:val="none" w:sz="0" w:space="0" w:color="auto"/>
          </w:divBdr>
        </w:div>
        <w:div w:id="1408846489">
          <w:marLeft w:val="480"/>
          <w:marRight w:val="0"/>
          <w:marTop w:val="0"/>
          <w:marBottom w:val="0"/>
          <w:divBdr>
            <w:top w:val="none" w:sz="0" w:space="0" w:color="auto"/>
            <w:left w:val="none" w:sz="0" w:space="0" w:color="auto"/>
            <w:bottom w:val="none" w:sz="0" w:space="0" w:color="auto"/>
            <w:right w:val="none" w:sz="0" w:space="0" w:color="auto"/>
          </w:divBdr>
        </w:div>
        <w:div w:id="1409763541">
          <w:marLeft w:val="480"/>
          <w:marRight w:val="0"/>
          <w:marTop w:val="0"/>
          <w:marBottom w:val="0"/>
          <w:divBdr>
            <w:top w:val="none" w:sz="0" w:space="0" w:color="auto"/>
            <w:left w:val="none" w:sz="0" w:space="0" w:color="auto"/>
            <w:bottom w:val="none" w:sz="0" w:space="0" w:color="auto"/>
            <w:right w:val="none" w:sz="0" w:space="0" w:color="auto"/>
          </w:divBdr>
        </w:div>
        <w:div w:id="1419910586">
          <w:marLeft w:val="480"/>
          <w:marRight w:val="0"/>
          <w:marTop w:val="0"/>
          <w:marBottom w:val="0"/>
          <w:divBdr>
            <w:top w:val="none" w:sz="0" w:space="0" w:color="auto"/>
            <w:left w:val="none" w:sz="0" w:space="0" w:color="auto"/>
            <w:bottom w:val="none" w:sz="0" w:space="0" w:color="auto"/>
            <w:right w:val="none" w:sz="0" w:space="0" w:color="auto"/>
          </w:divBdr>
        </w:div>
        <w:div w:id="1480459868">
          <w:marLeft w:val="480"/>
          <w:marRight w:val="0"/>
          <w:marTop w:val="0"/>
          <w:marBottom w:val="0"/>
          <w:divBdr>
            <w:top w:val="none" w:sz="0" w:space="0" w:color="auto"/>
            <w:left w:val="none" w:sz="0" w:space="0" w:color="auto"/>
            <w:bottom w:val="none" w:sz="0" w:space="0" w:color="auto"/>
            <w:right w:val="none" w:sz="0" w:space="0" w:color="auto"/>
          </w:divBdr>
        </w:div>
        <w:div w:id="1497498190">
          <w:marLeft w:val="480"/>
          <w:marRight w:val="0"/>
          <w:marTop w:val="0"/>
          <w:marBottom w:val="0"/>
          <w:divBdr>
            <w:top w:val="none" w:sz="0" w:space="0" w:color="auto"/>
            <w:left w:val="none" w:sz="0" w:space="0" w:color="auto"/>
            <w:bottom w:val="none" w:sz="0" w:space="0" w:color="auto"/>
            <w:right w:val="none" w:sz="0" w:space="0" w:color="auto"/>
          </w:divBdr>
        </w:div>
        <w:div w:id="1507404890">
          <w:marLeft w:val="480"/>
          <w:marRight w:val="0"/>
          <w:marTop w:val="0"/>
          <w:marBottom w:val="0"/>
          <w:divBdr>
            <w:top w:val="none" w:sz="0" w:space="0" w:color="auto"/>
            <w:left w:val="none" w:sz="0" w:space="0" w:color="auto"/>
            <w:bottom w:val="none" w:sz="0" w:space="0" w:color="auto"/>
            <w:right w:val="none" w:sz="0" w:space="0" w:color="auto"/>
          </w:divBdr>
        </w:div>
        <w:div w:id="1512522057">
          <w:marLeft w:val="480"/>
          <w:marRight w:val="0"/>
          <w:marTop w:val="0"/>
          <w:marBottom w:val="0"/>
          <w:divBdr>
            <w:top w:val="none" w:sz="0" w:space="0" w:color="auto"/>
            <w:left w:val="none" w:sz="0" w:space="0" w:color="auto"/>
            <w:bottom w:val="none" w:sz="0" w:space="0" w:color="auto"/>
            <w:right w:val="none" w:sz="0" w:space="0" w:color="auto"/>
          </w:divBdr>
        </w:div>
        <w:div w:id="1553350117">
          <w:marLeft w:val="480"/>
          <w:marRight w:val="0"/>
          <w:marTop w:val="0"/>
          <w:marBottom w:val="0"/>
          <w:divBdr>
            <w:top w:val="none" w:sz="0" w:space="0" w:color="auto"/>
            <w:left w:val="none" w:sz="0" w:space="0" w:color="auto"/>
            <w:bottom w:val="none" w:sz="0" w:space="0" w:color="auto"/>
            <w:right w:val="none" w:sz="0" w:space="0" w:color="auto"/>
          </w:divBdr>
        </w:div>
        <w:div w:id="1614165685">
          <w:marLeft w:val="480"/>
          <w:marRight w:val="0"/>
          <w:marTop w:val="0"/>
          <w:marBottom w:val="0"/>
          <w:divBdr>
            <w:top w:val="none" w:sz="0" w:space="0" w:color="auto"/>
            <w:left w:val="none" w:sz="0" w:space="0" w:color="auto"/>
            <w:bottom w:val="none" w:sz="0" w:space="0" w:color="auto"/>
            <w:right w:val="none" w:sz="0" w:space="0" w:color="auto"/>
          </w:divBdr>
        </w:div>
        <w:div w:id="1638801528">
          <w:marLeft w:val="480"/>
          <w:marRight w:val="0"/>
          <w:marTop w:val="0"/>
          <w:marBottom w:val="0"/>
          <w:divBdr>
            <w:top w:val="none" w:sz="0" w:space="0" w:color="auto"/>
            <w:left w:val="none" w:sz="0" w:space="0" w:color="auto"/>
            <w:bottom w:val="none" w:sz="0" w:space="0" w:color="auto"/>
            <w:right w:val="none" w:sz="0" w:space="0" w:color="auto"/>
          </w:divBdr>
        </w:div>
        <w:div w:id="1656954968">
          <w:marLeft w:val="480"/>
          <w:marRight w:val="0"/>
          <w:marTop w:val="0"/>
          <w:marBottom w:val="0"/>
          <w:divBdr>
            <w:top w:val="none" w:sz="0" w:space="0" w:color="auto"/>
            <w:left w:val="none" w:sz="0" w:space="0" w:color="auto"/>
            <w:bottom w:val="none" w:sz="0" w:space="0" w:color="auto"/>
            <w:right w:val="none" w:sz="0" w:space="0" w:color="auto"/>
          </w:divBdr>
        </w:div>
        <w:div w:id="1665085909">
          <w:marLeft w:val="480"/>
          <w:marRight w:val="0"/>
          <w:marTop w:val="0"/>
          <w:marBottom w:val="0"/>
          <w:divBdr>
            <w:top w:val="none" w:sz="0" w:space="0" w:color="auto"/>
            <w:left w:val="none" w:sz="0" w:space="0" w:color="auto"/>
            <w:bottom w:val="none" w:sz="0" w:space="0" w:color="auto"/>
            <w:right w:val="none" w:sz="0" w:space="0" w:color="auto"/>
          </w:divBdr>
        </w:div>
        <w:div w:id="1674381183">
          <w:marLeft w:val="480"/>
          <w:marRight w:val="0"/>
          <w:marTop w:val="0"/>
          <w:marBottom w:val="0"/>
          <w:divBdr>
            <w:top w:val="none" w:sz="0" w:space="0" w:color="auto"/>
            <w:left w:val="none" w:sz="0" w:space="0" w:color="auto"/>
            <w:bottom w:val="none" w:sz="0" w:space="0" w:color="auto"/>
            <w:right w:val="none" w:sz="0" w:space="0" w:color="auto"/>
          </w:divBdr>
        </w:div>
        <w:div w:id="1722437397">
          <w:marLeft w:val="480"/>
          <w:marRight w:val="0"/>
          <w:marTop w:val="0"/>
          <w:marBottom w:val="0"/>
          <w:divBdr>
            <w:top w:val="none" w:sz="0" w:space="0" w:color="auto"/>
            <w:left w:val="none" w:sz="0" w:space="0" w:color="auto"/>
            <w:bottom w:val="none" w:sz="0" w:space="0" w:color="auto"/>
            <w:right w:val="none" w:sz="0" w:space="0" w:color="auto"/>
          </w:divBdr>
        </w:div>
        <w:div w:id="1722484007">
          <w:marLeft w:val="480"/>
          <w:marRight w:val="0"/>
          <w:marTop w:val="0"/>
          <w:marBottom w:val="0"/>
          <w:divBdr>
            <w:top w:val="none" w:sz="0" w:space="0" w:color="auto"/>
            <w:left w:val="none" w:sz="0" w:space="0" w:color="auto"/>
            <w:bottom w:val="none" w:sz="0" w:space="0" w:color="auto"/>
            <w:right w:val="none" w:sz="0" w:space="0" w:color="auto"/>
          </w:divBdr>
        </w:div>
        <w:div w:id="1725447328">
          <w:marLeft w:val="480"/>
          <w:marRight w:val="0"/>
          <w:marTop w:val="0"/>
          <w:marBottom w:val="0"/>
          <w:divBdr>
            <w:top w:val="none" w:sz="0" w:space="0" w:color="auto"/>
            <w:left w:val="none" w:sz="0" w:space="0" w:color="auto"/>
            <w:bottom w:val="none" w:sz="0" w:space="0" w:color="auto"/>
            <w:right w:val="none" w:sz="0" w:space="0" w:color="auto"/>
          </w:divBdr>
        </w:div>
        <w:div w:id="1732075105">
          <w:marLeft w:val="480"/>
          <w:marRight w:val="0"/>
          <w:marTop w:val="0"/>
          <w:marBottom w:val="0"/>
          <w:divBdr>
            <w:top w:val="none" w:sz="0" w:space="0" w:color="auto"/>
            <w:left w:val="none" w:sz="0" w:space="0" w:color="auto"/>
            <w:bottom w:val="none" w:sz="0" w:space="0" w:color="auto"/>
            <w:right w:val="none" w:sz="0" w:space="0" w:color="auto"/>
          </w:divBdr>
        </w:div>
        <w:div w:id="1741362138">
          <w:marLeft w:val="480"/>
          <w:marRight w:val="0"/>
          <w:marTop w:val="0"/>
          <w:marBottom w:val="0"/>
          <w:divBdr>
            <w:top w:val="none" w:sz="0" w:space="0" w:color="auto"/>
            <w:left w:val="none" w:sz="0" w:space="0" w:color="auto"/>
            <w:bottom w:val="none" w:sz="0" w:space="0" w:color="auto"/>
            <w:right w:val="none" w:sz="0" w:space="0" w:color="auto"/>
          </w:divBdr>
        </w:div>
        <w:div w:id="1753356405">
          <w:marLeft w:val="480"/>
          <w:marRight w:val="0"/>
          <w:marTop w:val="0"/>
          <w:marBottom w:val="0"/>
          <w:divBdr>
            <w:top w:val="none" w:sz="0" w:space="0" w:color="auto"/>
            <w:left w:val="none" w:sz="0" w:space="0" w:color="auto"/>
            <w:bottom w:val="none" w:sz="0" w:space="0" w:color="auto"/>
            <w:right w:val="none" w:sz="0" w:space="0" w:color="auto"/>
          </w:divBdr>
        </w:div>
        <w:div w:id="1815951419">
          <w:marLeft w:val="480"/>
          <w:marRight w:val="0"/>
          <w:marTop w:val="0"/>
          <w:marBottom w:val="0"/>
          <w:divBdr>
            <w:top w:val="none" w:sz="0" w:space="0" w:color="auto"/>
            <w:left w:val="none" w:sz="0" w:space="0" w:color="auto"/>
            <w:bottom w:val="none" w:sz="0" w:space="0" w:color="auto"/>
            <w:right w:val="none" w:sz="0" w:space="0" w:color="auto"/>
          </w:divBdr>
        </w:div>
        <w:div w:id="1858614076">
          <w:marLeft w:val="480"/>
          <w:marRight w:val="0"/>
          <w:marTop w:val="0"/>
          <w:marBottom w:val="0"/>
          <w:divBdr>
            <w:top w:val="none" w:sz="0" w:space="0" w:color="auto"/>
            <w:left w:val="none" w:sz="0" w:space="0" w:color="auto"/>
            <w:bottom w:val="none" w:sz="0" w:space="0" w:color="auto"/>
            <w:right w:val="none" w:sz="0" w:space="0" w:color="auto"/>
          </w:divBdr>
        </w:div>
        <w:div w:id="1889872918">
          <w:marLeft w:val="480"/>
          <w:marRight w:val="0"/>
          <w:marTop w:val="0"/>
          <w:marBottom w:val="0"/>
          <w:divBdr>
            <w:top w:val="none" w:sz="0" w:space="0" w:color="auto"/>
            <w:left w:val="none" w:sz="0" w:space="0" w:color="auto"/>
            <w:bottom w:val="none" w:sz="0" w:space="0" w:color="auto"/>
            <w:right w:val="none" w:sz="0" w:space="0" w:color="auto"/>
          </w:divBdr>
        </w:div>
        <w:div w:id="1892113349">
          <w:marLeft w:val="480"/>
          <w:marRight w:val="0"/>
          <w:marTop w:val="0"/>
          <w:marBottom w:val="0"/>
          <w:divBdr>
            <w:top w:val="none" w:sz="0" w:space="0" w:color="auto"/>
            <w:left w:val="none" w:sz="0" w:space="0" w:color="auto"/>
            <w:bottom w:val="none" w:sz="0" w:space="0" w:color="auto"/>
            <w:right w:val="none" w:sz="0" w:space="0" w:color="auto"/>
          </w:divBdr>
        </w:div>
        <w:div w:id="1920022145">
          <w:marLeft w:val="480"/>
          <w:marRight w:val="0"/>
          <w:marTop w:val="0"/>
          <w:marBottom w:val="0"/>
          <w:divBdr>
            <w:top w:val="none" w:sz="0" w:space="0" w:color="auto"/>
            <w:left w:val="none" w:sz="0" w:space="0" w:color="auto"/>
            <w:bottom w:val="none" w:sz="0" w:space="0" w:color="auto"/>
            <w:right w:val="none" w:sz="0" w:space="0" w:color="auto"/>
          </w:divBdr>
        </w:div>
        <w:div w:id="2091729753">
          <w:marLeft w:val="480"/>
          <w:marRight w:val="0"/>
          <w:marTop w:val="0"/>
          <w:marBottom w:val="0"/>
          <w:divBdr>
            <w:top w:val="none" w:sz="0" w:space="0" w:color="auto"/>
            <w:left w:val="none" w:sz="0" w:space="0" w:color="auto"/>
            <w:bottom w:val="none" w:sz="0" w:space="0" w:color="auto"/>
            <w:right w:val="none" w:sz="0" w:space="0" w:color="auto"/>
          </w:divBdr>
        </w:div>
        <w:div w:id="2107531717">
          <w:marLeft w:val="480"/>
          <w:marRight w:val="0"/>
          <w:marTop w:val="0"/>
          <w:marBottom w:val="0"/>
          <w:divBdr>
            <w:top w:val="none" w:sz="0" w:space="0" w:color="auto"/>
            <w:left w:val="none" w:sz="0" w:space="0" w:color="auto"/>
            <w:bottom w:val="none" w:sz="0" w:space="0" w:color="auto"/>
            <w:right w:val="none" w:sz="0" w:space="0" w:color="auto"/>
          </w:divBdr>
        </w:div>
        <w:div w:id="2118065554">
          <w:marLeft w:val="480"/>
          <w:marRight w:val="0"/>
          <w:marTop w:val="0"/>
          <w:marBottom w:val="0"/>
          <w:divBdr>
            <w:top w:val="none" w:sz="0" w:space="0" w:color="auto"/>
            <w:left w:val="none" w:sz="0" w:space="0" w:color="auto"/>
            <w:bottom w:val="none" w:sz="0" w:space="0" w:color="auto"/>
            <w:right w:val="none" w:sz="0" w:space="0" w:color="auto"/>
          </w:divBdr>
        </w:div>
      </w:divsChild>
    </w:div>
    <w:div w:id="1011838789">
      <w:bodyDiv w:val="1"/>
      <w:marLeft w:val="0"/>
      <w:marRight w:val="0"/>
      <w:marTop w:val="0"/>
      <w:marBottom w:val="0"/>
      <w:divBdr>
        <w:top w:val="none" w:sz="0" w:space="0" w:color="auto"/>
        <w:left w:val="none" w:sz="0" w:space="0" w:color="auto"/>
        <w:bottom w:val="none" w:sz="0" w:space="0" w:color="auto"/>
        <w:right w:val="none" w:sz="0" w:space="0" w:color="auto"/>
      </w:divBdr>
      <w:divsChild>
        <w:div w:id="123815283">
          <w:marLeft w:val="480"/>
          <w:marRight w:val="0"/>
          <w:marTop w:val="0"/>
          <w:marBottom w:val="0"/>
          <w:divBdr>
            <w:top w:val="none" w:sz="0" w:space="0" w:color="auto"/>
            <w:left w:val="none" w:sz="0" w:space="0" w:color="auto"/>
            <w:bottom w:val="none" w:sz="0" w:space="0" w:color="auto"/>
            <w:right w:val="none" w:sz="0" w:space="0" w:color="auto"/>
          </w:divBdr>
        </w:div>
        <w:div w:id="149559763">
          <w:marLeft w:val="480"/>
          <w:marRight w:val="0"/>
          <w:marTop w:val="0"/>
          <w:marBottom w:val="0"/>
          <w:divBdr>
            <w:top w:val="none" w:sz="0" w:space="0" w:color="auto"/>
            <w:left w:val="none" w:sz="0" w:space="0" w:color="auto"/>
            <w:bottom w:val="none" w:sz="0" w:space="0" w:color="auto"/>
            <w:right w:val="none" w:sz="0" w:space="0" w:color="auto"/>
          </w:divBdr>
        </w:div>
        <w:div w:id="187718733">
          <w:marLeft w:val="480"/>
          <w:marRight w:val="0"/>
          <w:marTop w:val="0"/>
          <w:marBottom w:val="0"/>
          <w:divBdr>
            <w:top w:val="none" w:sz="0" w:space="0" w:color="auto"/>
            <w:left w:val="none" w:sz="0" w:space="0" w:color="auto"/>
            <w:bottom w:val="none" w:sz="0" w:space="0" w:color="auto"/>
            <w:right w:val="none" w:sz="0" w:space="0" w:color="auto"/>
          </w:divBdr>
        </w:div>
        <w:div w:id="196820450">
          <w:marLeft w:val="480"/>
          <w:marRight w:val="0"/>
          <w:marTop w:val="0"/>
          <w:marBottom w:val="0"/>
          <w:divBdr>
            <w:top w:val="none" w:sz="0" w:space="0" w:color="auto"/>
            <w:left w:val="none" w:sz="0" w:space="0" w:color="auto"/>
            <w:bottom w:val="none" w:sz="0" w:space="0" w:color="auto"/>
            <w:right w:val="none" w:sz="0" w:space="0" w:color="auto"/>
          </w:divBdr>
        </w:div>
        <w:div w:id="265042819">
          <w:marLeft w:val="480"/>
          <w:marRight w:val="0"/>
          <w:marTop w:val="0"/>
          <w:marBottom w:val="0"/>
          <w:divBdr>
            <w:top w:val="none" w:sz="0" w:space="0" w:color="auto"/>
            <w:left w:val="none" w:sz="0" w:space="0" w:color="auto"/>
            <w:bottom w:val="none" w:sz="0" w:space="0" w:color="auto"/>
            <w:right w:val="none" w:sz="0" w:space="0" w:color="auto"/>
          </w:divBdr>
        </w:div>
        <w:div w:id="302926578">
          <w:marLeft w:val="480"/>
          <w:marRight w:val="0"/>
          <w:marTop w:val="0"/>
          <w:marBottom w:val="0"/>
          <w:divBdr>
            <w:top w:val="none" w:sz="0" w:space="0" w:color="auto"/>
            <w:left w:val="none" w:sz="0" w:space="0" w:color="auto"/>
            <w:bottom w:val="none" w:sz="0" w:space="0" w:color="auto"/>
            <w:right w:val="none" w:sz="0" w:space="0" w:color="auto"/>
          </w:divBdr>
        </w:div>
        <w:div w:id="304510231">
          <w:marLeft w:val="480"/>
          <w:marRight w:val="0"/>
          <w:marTop w:val="0"/>
          <w:marBottom w:val="0"/>
          <w:divBdr>
            <w:top w:val="none" w:sz="0" w:space="0" w:color="auto"/>
            <w:left w:val="none" w:sz="0" w:space="0" w:color="auto"/>
            <w:bottom w:val="none" w:sz="0" w:space="0" w:color="auto"/>
            <w:right w:val="none" w:sz="0" w:space="0" w:color="auto"/>
          </w:divBdr>
        </w:div>
        <w:div w:id="305472107">
          <w:marLeft w:val="480"/>
          <w:marRight w:val="0"/>
          <w:marTop w:val="0"/>
          <w:marBottom w:val="0"/>
          <w:divBdr>
            <w:top w:val="none" w:sz="0" w:space="0" w:color="auto"/>
            <w:left w:val="none" w:sz="0" w:space="0" w:color="auto"/>
            <w:bottom w:val="none" w:sz="0" w:space="0" w:color="auto"/>
            <w:right w:val="none" w:sz="0" w:space="0" w:color="auto"/>
          </w:divBdr>
        </w:div>
        <w:div w:id="370540598">
          <w:marLeft w:val="480"/>
          <w:marRight w:val="0"/>
          <w:marTop w:val="0"/>
          <w:marBottom w:val="0"/>
          <w:divBdr>
            <w:top w:val="none" w:sz="0" w:space="0" w:color="auto"/>
            <w:left w:val="none" w:sz="0" w:space="0" w:color="auto"/>
            <w:bottom w:val="none" w:sz="0" w:space="0" w:color="auto"/>
            <w:right w:val="none" w:sz="0" w:space="0" w:color="auto"/>
          </w:divBdr>
        </w:div>
        <w:div w:id="436560252">
          <w:marLeft w:val="480"/>
          <w:marRight w:val="0"/>
          <w:marTop w:val="0"/>
          <w:marBottom w:val="0"/>
          <w:divBdr>
            <w:top w:val="none" w:sz="0" w:space="0" w:color="auto"/>
            <w:left w:val="none" w:sz="0" w:space="0" w:color="auto"/>
            <w:bottom w:val="none" w:sz="0" w:space="0" w:color="auto"/>
            <w:right w:val="none" w:sz="0" w:space="0" w:color="auto"/>
          </w:divBdr>
        </w:div>
        <w:div w:id="444815870">
          <w:marLeft w:val="480"/>
          <w:marRight w:val="0"/>
          <w:marTop w:val="0"/>
          <w:marBottom w:val="0"/>
          <w:divBdr>
            <w:top w:val="none" w:sz="0" w:space="0" w:color="auto"/>
            <w:left w:val="none" w:sz="0" w:space="0" w:color="auto"/>
            <w:bottom w:val="none" w:sz="0" w:space="0" w:color="auto"/>
            <w:right w:val="none" w:sz="0" w:space="0" w:color="auto"/>
          </w:divBdr>
        </w:div>
        <w:div w:id="445320814">
          <w:marLeft w:val="480"/>
          <w:marRight w:val="0"/>
          <w:marTop w:val="0"/>
          <w:marBottom w:val="0"/>
          <w:divBdr>
            <w:top w:val="none" w:sz="0" w:space="0" w:color="auto"/>
            <w:left w:val="none" w:sz="0" w:space="0" w:color="auto"/>
            <w:bottom w:val="none" w:sz="0" w:space="0" w:color="auto"/>
            <w:right w:val="none" w:sz="0" w:space="0" w:color="auto"/>
          </w:divBdr>
        </w:div>
        <w:div w:id="536815095">
          <w:marLeft w:val="480"/>
          <w:marRight w:val="0"/>
          <w:marTop w:val="0"/>
          <w:marBottom w:val="0"/>
          <w:divBdr>
            <w:top w:val="none" w:sz="0" w:space="0" w:color="auto"/>
            <w:left w:val="none" w:sz="0" w:space="0" w:color="auto"/>
            <w:bottom w:val="none" w:sz="0" w:space="0" w:color="auto"/>
            <w:right w:val="none" w:sz="0" w:space="0" w:color="auto"/>
          </w:divBdr>
        </w:div>
        <w:div w:id="551354512">
          <w:marLeft w:val="480"/>
          <w:marRight w:val="0"/>
          <w:marTop w:val="0"/>
          <w:marBottom w:val="0"/>
          <w:divBdr>
            <w:top w:val="none" w:sz="0" w:space="0" w:color="auto"/>
            <w:left w:val="none" w:sz="0" w:space="0" w:color="auto"/>
            <w:bottom w:val="none" w:sz="0" w:space="0" w:color="auto"/>
            <w:right w:val="none" w:sz="0" w:space="0" w:color="auto"/>
          </w:divBdr>
        </w:div>
        <w:div w:id="590701096">
          <w:marLeft w:val="480"/>
          <w:marRight w:val="0"/>
          <w:marTop w:val="0"/>
          <w:marBottom w:val="0"/>
          <w:divBdr>
            <w:top w:val="none" w:sz="0" w:space="0" w:color="auto"/>
            <w:left w:val="none" w:sz="0" w:space="0" w:color="auto"/>
            <w:bottom w:val="none" w:sz="0" w:space="0" w:color="auto"/>
            <w:right w:val="none" w:sz="0" w:space="0" w:color="auto"/>
          </w:divBdr>
        </w:div>
        <w:div w:id="685719619">
          <w:marLeft w:val="480"/>
          <w:marRight w:val="0"/>
          <w:marTop w:val="0"/>
          <w:marBottom w:val="0"/>
          <w:divBdr>
            <w:top w:val="none" w:sz="0" w:space="0" w:color="auto"/>
            <w:left w:val="none" w:sz="0" w:space="0" w:color="auto"/>
            <w:bottom w:val="none" w:sz="0" w:space="0" w:color="auto"/>
            <w:right w:val="none" w:sz="0" w:space="0" w:color="auto"/>
          </w:divBdr>
        </w:div>
        <w:div w:id="689795617">
          <w:marLeft w:val="480"/>
          <w:marRight w:val="0"/>
          <w:marTop w:val="0"/>
          <w:marBottom w:val="0"/>
          <w:divBdr>
            <w:top w:val="none" w:sz="0" w:space="0" w:color="auto"/>
            <w:left w:val="none" w:sz="0" w:space="0" w:color="auto"/>
            <w:bottom w:val="none" w:sz="0" w:space="0" w:color="auto"/>
            <w:right w:val="none" w:sz="0" w:space="0" w:color="auto"/>
          </w:divBdr>
        </w:div>
        <w:div w:id="699815178">
          <w:marLeft w:val="480"/>
          <w:marRight w:val="0"/>
          <w:marTop w:val="0"/>
          <w:marBottom w:val="0"/>
          <w:divBdr>
            <w:top w:val="none" w:sz="0" w:space="0" w:color="auto"/>
            <w:left w:val="none" w:sz="0" w:space="0" w:color="auto"/>
            <w:bottom w:val="none" w:sz="0" w:space="0" w:color="auto"/>
            <w:right w:val="none" w:sz="0" w:space="0" w:color="auto"/>
          </w:divBdr>
        </w:div>
        <w:div w:id="739906295">
          <w:marLeft w:val="480"/>
          <w:marRight w:val="0"/>
          <w:marTop w:val="0"/>
          <w:marBottom w:val="0"/>
          <w:divBdr>
            <w:top w:val="none" w:sz="0" w:space="0" w:color="auto"/>
            <w:left w:val="none" w:sz="0" w:space="0" w:color="auto"/>
            <w:bottom w:val="none" w:sz="0" w:space="0" w:color="auto"/>
            <w:right w:val="none" w:sz="0" w:space="0" w:color="auto"/>
          </w:divBdr>
        </w:div>
        <w:div w:id="795562436">
          <w:marLeft w:val="480"/>
          <w:marRight w:val="0"/>
          <w:marTop w:val="0"/>
          <w:marBottom w:val="0"/>
          <w:divBdr>
            <w:top w:val="none" w:sz="0" w:space="0" w:color="auto"/>
            <w:left w:val="none" w:sz="0" w:space="0" w:color="auto"/>
            <w:bottom w:val="none" w:sz="0" w:space="0" w:color="auto"/>
            <w:right w:val="none" w:sz="0" w:space="0" w:color="auto"/>
          </w:divBdr>
        </w:div>
        <w:div w:id="808716652">
          <w:marLeft w:val="480"/>
          <w:marRight w:val="0"/>
          <w:marTop w:val="0"/>
          <w:marBottom w:val="0"/>
          <w:divBdr>
            <w:top w:val="none" w:sz="0" w:space="0" w:color="auto"/>
            <w:left w:val="none" w:sz="0" w:space="0" w:color="auto"/>
            <w:bottom w:val="none" w:sz="0" w:space="0" w:color="auto"/>
            <w:right w:val="none" w:sz="0" w:space="0" w:color="auto"/>
          </w:divBdr>
        </w:div>
        <w:div w:id="837428225">
          <w:marLeft w:val="480"/>
          <w:marRight w:val="0"/>
          <w:marTop w:val="0"/>
          <w:marBottom w:val="0"/>
          <w:divBdr>
            <w:top w:val="none" w:sz="0" w:space="0" w:color="auto"/>
            <w:left w:val="none" w:sz="0" w:space="0" w:color="auto"/>
            <w:bottom w:val="none" w:sz="0" w:space="0" w:color="auto"/>
            <w:right w:val="none" w:sz="0" w:space="0" w:color="auto"/>
          </w:divBdr>
        </w:div>
        <w:div w:id="861748493">
          <w:marLeft w:val="480"/>
          <w:marRight w:val="0"/>
          <w:marTop w:val="0"/>
          <w:marBottom w:val="0"/>
          <w:divBdr>
            <w:top w:val="none" w:sz="0" w:space="0" w:color="auto"/>
            <w:left w:val="none" w:sz="0" w:space="0" w:color="auto"/>
            <w:bottom w:val="none" w:sz="0" w:space="0" w:color="auto"/>
            <w:right w:val="none" w:sz="0" w:space="0" w:color="auto"/>
          </w:divBdr>
        </w:div>
        <w:div w:id="862209892">
          <w:marLeft w:val="480"/>
          <w:marRight w:val="0"/>
          <w:marTop w:val="0"/>
          <w:marBottom w:val="0"/>
          <w:divBdr>
            <w:top w:val="none" w:sz="0" w:space="0" w:color="auto"/>
            <w:left w:val="none" w:sz="0" w:space="0" w:color="auto"/>
            <w:bottom w:val="none" w:sz="0" w:space="0" w:color="auto"/>
            <w:right w:val="none" w:sz="0" w:space="0" w:color="auto"/>
          </w:divBdr>
        </w:div>
        <w:div w:id="865094759">
          <w:marLeft w:val="480"/>
          <w:marRight w:val="0"/>
          <w:marTop w:val="0"/>
          <w:marBottom w:val="0"/>
          <w:divBdr>
            <w:top w:val="none" w:sz="0" w:space="0" w:color="auto"/>
            <w:left w:val="none" w:sz="0" w:space="0" w:color="auto"/>
            <w:bottom w:val="none" w:sz="0" w:space="0" w:color="auto"/>
            <w:right w:val="none" w:sz="0" w:space="0" w:color="auto"/>
          </w:divBdr>
        </w:div>
        <w:div w:id="942884354">
          <w:marLeft w:val="480"/>
          <w:marRight w:val="0"/>
          <w:marTop w:val="0"/>
          <w:marBottom w:val="0"/>
          <w:divBdr>
            <w:top w:val="none" w:sz="0" w:space="0" w:color="auto"/>
            <w:left w:val="none" w:sz="0" w:space="0" w:color="auto"/>
            <w:bottom w:val="none" w:sz="0" w:space="0" w:color="auto"/>
            <w:right w:val="none" w:sz="0" w:space="0" w:color="auto"/>
          </w:divBdr>
        </w:div>
        <w:div w:id="989796931">
          <w:marLeft w:val="480"/>
          <w:marRight w:val="0"/>
          <w:marTop w:val="0"/>
          <w:marBottom w:val="0"/>
          <w:divBdr>
            <w:top w:val="none" w:sz="0" w:space="0" w:color="auto"/>
            <w:left w:val="none" w:sz="0" w:space="0" w:color="auto"/>
            <w:bottom w:val="none" w:sz="0" w:space="0" w:color="auto"/>
            <w:right w:val="none" w:sz="0" w:space="0" w:color="auto"/>
          </w:divBdr>
        </w:div>
        <w:div w:id="1025786015">
          <w:marLeft w:val="480"/>
          <w:marRight w:val="0"/>
          <w:marTop w:val="0"/>
          <w:marBottom w:val="0"/>
          <w:divBdr>
            <w:top w:val="none" w:sz="0" w:space="0" w:color="auto"/>
            <w:left w:val="none" w:sz="0" w:space="0" w:color="auto"/>
            <w:bottom w:val="none" w:sz="0" w:space="0" w:color="auto"/>
            <w:right w:val="none" w:sz="0" w:space="0" w:color="auto"/>
          </w:divBdr>
        </w:div>
        <w:div w:id="1094517137">
          <w:marLeft w:val="480"/>
          <w:marRight w:val="0"/>
          <w:marTop w:val="0"/>
          <w:marBottom w:val="0"/>
          <w:divBdr>
            <w:top w:val="none" w:sz="0" w:space="0" w:color="auto"/>
            <w:left w:val="none" w:sz="0" w:space="0" w:color="auto"/>
            <w:bottom w:val="none" w:sz="0" w:space="0" w:color="auto"/>
            <w:right w:val="none" w:sz="0" w:space="0" w:color="auto"/>
          </w:divBdr>
        </w:div>
        <w:div w:id="1197694953">
          <w:marLeft w:val="480"/>
          <w:marRight w:val="0"/>
          <w:marTop w:val="0"/>
          <w:marBottom w:val="0"/>
          <w:divBdr>
            <w:top w:val="none" w:sz="0" w:space="0" w:color="auto"/>
            <w:left w:val="none" w:sz="0" w:space="0" w:color="auto"/>
            <w:bottom w:val="none" w:sz="0" w:space="0" w:color="auto"/>
            <w:right w:val="none" w:sz="0" w:space="0" w:color="auto"/>
          </w:divBdr>
        </w:div>
        <w:div w:id="1215578144">
          <w:marLeft w:val="480"/>
          <w:marRight w:val="0"/>
          <w:marTop w:val="0"/>
          <w:marBottom w:val="0"/>
          <w:divBdr>
            <w:top w:val="none" w:sz="0" w:space="0" w:color="auto"/>
            <w:left w:val="none" w:sz="0" w:space="0" w:color="auto"/>
            <w:bottom w:val="none" w:sz="0" w:space="0" w:color="auto"/>
            <w:right w:val="none" w:sz="0" w:space="0" w:color="auto"/>
          </w:divBdr>
        </w:div>
        <w:div w:id="1222785184">
          <w:marLeft w:val="480"/>
          <w:marRight w:val="0"/>
          <w:marTop w:val="0"/>
          <w:marBottom w:val="0"/>
          <w:divBdr>
            <w:top w:val="none" w:sz="0" w:space="0" w:color="auto"/>
            <w:left w:val="none" w:sz="0" w:space="0" w:color="auto"/>
            <w:bottom w:val="none" w:sz="0" w:space="0" w:color="auto"/>
            <w:right w:val="none" w:sz="0" w:space="0" w:color="auto"/>
          </w:divBdr>
        </w:div>
        <w:div w:id="1287664076">
          <w:marLeft w:val="480"/>
          <w:marRight w:val="0"/>
          <w:marTop w:val="0"/>
          <w:marBottom w:val="0"/>
          <w:divBdr>
            <w:top w:val="none" w:sz="0" w:space="0" w:color="auto"/>
            <w:left w:val="none" w:sz="0" w:space="0" w:color="auto"/>
            <w:bottom w:val="none" w:sz="0" w:space="0" w:color="auto"/>
            <w:right w:val="none" w:sz="0" w:space="0" w:color="auto"/>
          </w:divBdr>
        </w:div>
        <w:div w:id="1357972932">
          <w:marLeft w:val="480"/>
          <w:marRight w:val="0"/>
          <w:marTop w:val="0"/>
          <w:marBottom w:val="0"/>
          <w:divBdr>
            <w:top w:val="none" w:sz="0" w:space="0" w:color="auto"/>
            <w:left w:val="none" w:sz="0" w:space="0" w:color="auto"/>
            <w:bottom w:val="none" w:sz="0" w:space="0" w:color="auto"/>
            <w:right w:val="none" w:sz="0" w:space="0" w:color="auto"/>
          </w:divBdr>
        </w:div>
        <w:div w:id="1371221638">
          <w:marLeft w:val="480"/>
          <w:marRight w:val="0"/>
          <w:marTop w:val="0"/>
          <w:marBottom w:val="0"/>
          <w:divBdr>
            <w:top w:val="none" w:sz="0" w:space="0" w:color="auto"/>
            <w:left w:val="none" w:sz="0" w:space="0" w:color="auto"/>
            <w:bottom w:val="none" w:sz="0" w:space="0" w:color="auto"/>
            <w:right w:val="none" w:sz="0" w:space="0" w:color="auto"/>
          </w:divBdr>
        </w:div>
        <w:div w:id="1377269967">
          <w:marLeft w:val="480"/>
          <w:marRight w:val="0"/>
          <w:marTop w:val="0"/>
          <w:marBottom w:val="0"/>
          <w:divBdr>
            <w:top w:val="none" w:sz="0" w:space="0" w:color="auto"/>
            <w:left w:val="none" w:sz="0" w:space="0" w:color="auto"/>
            <w:bottom w:val="none" w:sz="0" w:space="0" w:color="auto"/>
            <w:right w:val="none" w:sz="0" w:space="0" w:color="auto"/>
          </w:divBdr>
        </w:div>
        <w:div w:id="1382441116">
          <w:marLeft w:val="480"/>
          <w:marRight w:val="0"/>
          <w:marTop w:val="0"/>
          <w:marBottom w:val="0"/>
          <w:divBdr>
            <w:top w:val="none" w:sz="0" w:space="0" w:color="auto"/>
            <w:left w:val="none" w:sz="0" w:space="0" w:color="auto"/>
            <w:bottom w:val="none" w:sz="0" w:space="0" w:color="auto"/>
            <w:right w:val="none" w:sz="0" w:space="0" w:color="auto"/>
          </w:divBdr>
        </w:div>
        <w:div w:id="1404638791">
          <w:marLeft w:val="480"/>
          <w:marRight w:val="0"/>
          <w:marTop w:val="0"/>
          <w:marBottom w:val="0"/>
          <w:divBdr>
            <w:top w:val="none" w:sz="0" w:space="0" w:color="auto"/>
            <w:left w:val="none" w:sz="0" w:space="0" w:color="auto"/>
            <w:bottom w:val="none" w:sz="0" w:space="0" w:color="auto"/>
            <w:right w:val="none" w:sz="0" w:space="0" w:color="auto"/>
          </w:divBdr>
        </w:div>
        <w:div w:id="1417437306">
          <w:marLeft w:val="480"/>
          <w:marRight w:val="0"/>
          <w:marTop w:val="0"/>
          <w:marBottom w:val="0"/>
          <w:divBdr>
            <w:top w:val="none" w:sz="0" w:space="0" w:color="auto"/>
            <w:left w:val="none" w:sz="0" w:space="0" w:color="auto"/>
            <w:bottom w:val="none" w:sz="0" w:space="0" w:color="auto"/>
            <w:right w:val="none" w:sz="0" w:space="0" w:color="auto"/>
          </w:divBdr>
        </w:div>
        <w:div w:id="1513497088">
          <w:marLeft w:val="480"/>
          <w:marRight w:val="0"/>
          <w:marTop w:val="0"/>
          <w:marBottom w:val="0"/>
          <w:divBdr>
            <w:top w:val="none" w:sz="0" w:space="0" w:color="auto"/>
            <w:left w:val="none" w:sz="0" w:space="0" w:color="auto"/>
            <w:bottom w:val="none" w:sz="0" w:space="0" w:color="auto"/>
            <w:right w:val="none" w:sz="0" w:space="0" w:color="auto"/>
          </w:divBdr>
        </w:div>
        <w:div w:id="1518275176">
          <w:marLeft w:val="480"/>
          <w:marRight w:val="0"/>
          <w:marTop w:val="0"/>
          <w:marBottom w:val="0"/>
          <w:divBdr>
            <w:top w:val="none" w:sz="0" w:space="0" w:color="auto"/>
            <w:left w:val="none" w:sz="0" w:space="0" w:color="auto"/>
            <w:bottom w:val="none" w:sz="0" w:space="0" w:color="auto"/>
            <w:right w:val="none" w:sz="0" w:space="0" w:color="auto"/>
          </w:divBdr>
        </w:div>
        <w:div w:id="1535147851">
          <w:marLeft w:val="480"/>
          <w:marRight w:val="0"/>
          <w:marTop w:val="0"/>
          <w:marBottom w:val="0"/>
          <w:divBdr>
            <w:top w:val="none" w:sz="0" w:space="0" w:color="auto"/>
            <w:left w:val="none" w:sz="0" w:space="0" w:color="auto"/>
            <w:bottom w:val="none" w:sz="0" w:space="0" w:color="auto"/>
            <w:right w:val="none" w:sz="0" w:space="0" w:color="auto"/>
          </w:divBdr>
        </w:div>
        <w:div w:id="1562135519">
          <w:marLeft w:val="480"/>
          <w:marRight w:val="0"/>
          <w:marTop w:val="0"/>
          <w:marBottom w:val="0"/>
          <w:divBdr>
            <w:top w:val="none" w:sz="0" w:space="0" w:color="auto"/>
            <w:left w:val="none" w:sz="0" w:space="0" w:color="auto"/>
            <w:bottom w:val="none" w:sz="0" w:space="0" w:color="auto"/>
            <w:right w:val="none" w:sz="0" w:space="0" w:color="auto"/>
          </w:divBdr>
        </w:div>
        <w:div w:id="1571960625">
          <w:marLeft w:val="480"/>
          <w:marRight w:val="0"/>
          <w:marTop w:val="0"/>
          <w:marBottom w:val="0"/>
          <w:divBdr>
            <w:top w:val="none" w:sz="0" w:space="0" w:color="auto"/>
            <w:left w:val="none" w:sz="0" w:space="0" w:color="auto"/>
            <w:bottom w:val="none" w:sz="0" w:space="0" w:color="auto"/>
            <w:right w:val="none" w:sz="0" w:space="0" w:color="auto"/>
          </w:divBdr>
        </w:div>
        <w:div w:id="1715226161">
          <w:marLeft w:val="480"/>
          <w:marRight w:val="0"/>
          <w:marTop w:val="0"/>
          <w:marBottom w:val="0"/>
          <w:divBdr>
            <w:top w:val="none" w:sz="0" w:space="0" w:color="auto"/>
            <w:left w:val="none" w:sz="0" w:space="0" w:color="auto"/>
            <w:bottom w:val="none" w:sz="0" w:space="0" w:color="auto"/>
            <w:right w:val="none" w:sz="0" w:space="0" w:color="auto"/>
          </w:divBdr>
        </w:div>
        <w:div w:id="1763379655">
          <w:marLeft w:val="480"/>
          <w:marRight w:val="0"/>
          <w:marTop w:val="0"/>
          <w:marBottom w:val="0"/>
          <w:divBdr>
            <w:top w:val="none" w:sz="0" w:space="0" w:color="auto"/>
            <w:left w:val="none" w:sz="0" w:space="0" w:color="auto"/>
            <w:bottom w:val="none" w:sz="0" w:space="0" w:color="auto"/>
            <w:right w:val="none" w:sz="0" w:space="0" w:color="auto"/>
          </w:divBdr>
        </w:div>
        <w:div w:id="1802266611">
          <w:marLeft w:val="480"/>
          <w:marRight w:val="0"/>
          <w:marTop w:val="0"/>
          <w:marBottom w:val="0"/>
          <w:divBdr>
            <w:top w:val="none" w:sz="0" w:space="0" w:color="auto"/>
            <w:left w:val="none" w:sz="0" w:space="0" w:color="auto"/>
            <w:bottom w:val="none" w:sz="0" w:space="0" w:color="auto"/>
            <w:right w:val="none" w:sz="0" w:space="0" w:color="auto"/>
          </w:divBdr>
        </w:div>
        <w:div w:id="1810707547">
          <w:marLeft w:val="480"/>
          <w:marRight w:val="0"/>
          <w:marTop w:val="0"/>
          <w:marBottom w:val="0"/>
          <w:divBdr>
            <w:top w:val="none" w:sz="0" w:space="0" w:color="auto"/>
            <w:left w:val="none" w:sz="0" w:space="0" w:color="auto"/>
            <w:bottom w:val="none" w:sz="0" w:space="0" w:color="auto"/>
            <w:right w:val="none" w:sz="0" w:space="0" w:color="auto"/>
          </w:divBdr>
        </w:div>
        <w:div w:id="1854104502">
          <w:marLeft w:val="480"/>
          <w:marRight w:val="0"/>
          <w:marTop w:val="0"/>
          <w:marBottom w:val="0"/>
          <w:divBdr>
            <w:top w:val="none" w:sz="0" w:space="0" w:color="auto"/>
            <w:left w:val="none" w:sz="0" w:space="0" w:color="auto"/>
            <w:bottom w:val="none" w:sz="0" w:space="0" w:color="auto"/>
            <w:right w:val="none" w:sz="0" w:space="0" w:color="auto"/>
          </w:divBdr>
        </w:div>
        <w:div w:id="1935436716">
          <w:marLeft w:val="480"/>
          <w:marRight w:val="0"/>
          <w:marTop w:val="0"/>
          <w:marBottom w:val="0"/>
          <w:divBdr>
            <w:top w:val="none" w:sz="0" w:space="0" w:color="auto"/>
            <w:left w:val="none" w:sz="0" w:space="0" w:color="auto"/>
            <w:bottom w:val="none" w:sz="0" w:space="0" w:color="auto"/>
            <w:right w:val="none" w:sz="0" w:space="0" w:color="auto"/>
          </w:divBdr>
        </w:div>
        <w:div w:id="1962569780">
          <w:marLeft w:val="480"/>
          <w:marRight w:val="0"/>
          <w:marTop w:val="0"/>
          <w:marBottom w:val="0"/>
          <w:divBdr>
            <w:top w:val="none" w:sz="0" w:space="0" w:color="auto"/>
            <w:left w:val="none" w:sz="0" w:space="0" w:color="auto"/>
            <w:bottom w:val="none" w:sz="0" w:space="0" w:color="auto"/>
            <w:right w:val="none" w:sz="0" w:space="0" w:color="auto"/>
          </w:divBdr>
        </w:div>
        <w:div w:id="2021353862">
          <w:marLeft w:val="480"/>
          <w:marRight w:val="0"/>
          <w:marTop w:val="0"/>
          <w:marBottom w:val="0"/>
          <w:divBdr>
            <w:top w:val="none" w:sz="0" w:space="0" w:color="auto"/>
            <w:left w:val="none" w:sz="0" w:space="0" w:color="auto"/>
            <w:bottom w:val="none" w:sz="0" w:space="0" w:color="auto"/>
            <w:right w:val="none" w:sz="0" w:space="0" w:color="auto"/>
          </w:divBdr>
        </w:div>
        <w:div w:id="2034064463">
          <w:marLeft w:val="480"/>
          <w:marRight w:val="0"/>
          <w:marTop w:val="0"/>
          <w:marBottom w:val="0"/>
          <w:divBdr>
            <w:top w:val="none" w:sz="0" w:space="0" w:color="auto"/>
            <w:left w:val="none" w:sz="0" w:space="0" w:color="auto"/>
            <w:bottom w:val="none" w:sz="0" w:space="0" w:color="auto"/>
            <w:right w:val="none" w:sz="0" w:space="0" w:color="auto"/>
          </w:divBdr>
        </w:div>
        <w:div w:id="2070180122">
          <w:marLeft w:val="480"/>
          <w:marRight w:val="0"/>
          <w:marTop w:val="0"/>
          <w:marBottom w:val="0"/>
          <w:divBdr>
            <w:top w:val="none" w:sz="0" w:space="0" w:color="auto"/>
            <w:left w:val="none" w:sz="0" w:space="0" w:color="auto"/>
            <w:bottom w:val="none" w:sz="0" w:space="0" w:color="auto"/>
            <w:right w:val="none" w:sz="0" w:space="0" w:color="auto"/>
          </w:divBdr>
        </w:div>
        <w:div w:id="2076854100">
          <w:marLeft w:val="480"/>
          <w:marRight w:val="0"/>
          <w:marTop w:val="0"/>
          <w:marBottom w:val="0"/>
          <w:divBdr>
            <w:top w:val="none" w:sz="0" w:space="0" w:color="auto"/>
            <w:left w:val="none" w:sz="0" w:space="0" w:color="auto"/>
            <w:bottom w:val="none" w:sz="0" w:space="0" w:color="auto"/>
            <w:right w:val="none" w:sz="0" w:space="0" w:color="auto"/>
          </w:divBdr>
        </w:div>
        <w:div w:id="2114519467">
          <w:marLeft w:val="480"/>
          <w:marRight w:val="0"/>
          <w:marTop w:val="0"/>
          <w:marBottom w:val="0"/>
          <w:divBdr>
            <w:top w:val="none" w:sz="0" w:space="0" w:color="auto"/>
            <w:left w:val="none" w:sz="0" w:space="0" w:color="auto"/>
            <w:bottom w:val="none" w:sz="0" w:space="0" w:color="auto"/>
            <w:right w:val="none" w:sz="0" w:space="0" w:color="auto"/>
          </w:divBdr>
        </w:div>
        <w:div w:id="2137672810">
          <w:marLeft w:val="480"/>
          <w:marRight w:val="0"/>
          <w:marTop w:val="0"/>
          <w:marBottom w:val="0"/>
          <w:divBdr>
            <w:top w:val="none" w:sz="0" w:space="0" w:color="auto"/>
            <w:left w:val="none" w:sz="0" w:space="0" w:color="auto"/>
            <w:bottom w:val="none" w:sz="0" w:space="0" w:color="auto"/>
            <w:right w:val="none" w:sz="0" w:space="0" w:color="auto"/>
          </w:divBdr>
        </w:div>
      </w:divsChild>
    </w:div>
    <w:div w:id="1015032264">
      <w:bodyDiv w:val="1"/>
      <w:marLeft w:val="0"/>
      <w:marRight w:val="0"/>
      <w:marTop w:val="0"/>
      <w:marBottom w:val="0"/>
      <w:divBdr>
        <w:top w:val="none" w:sz="0" w:space="0" w:color="auto"/>
        <w:left w:val="none" w:sz="0" w:space="0" w:color="auto"/>
        <w:bottom w:val="none" w:sz="0" w:space="0" w:color="auto"/>
        <w:right w:val="none" w:sz="0" w:space="0" w:color="auto"/>
      </w:divBdr>
      <w:divsChild>
        <w:div w:id="7097853">
          <w:marLeft w:val="480"/>
          <w:marRight w:val="0"/>
          <w:marTop w:val="0"/>
          <w:marBottom w:val="0"/>
          <w:divBdr>
            <w:top w:val="none" w:sz="0" w:space="0" w:color="auto"/>
            <w:left w:val="none" w:sz="0" w:space="0" w:color="auto"/>
            <w:bottom w:val="none" w:sz="0" w:space="0" w:color="auto"/>
            <w:right w:val="none" w:sz="0" w:space="0" w:color="auto"/>
          </w:divBdr>
        </w:div>
        <w:div w:id="11226189">
          <w:marLeft w:val="480"/>
          <w:marRight w:val="0"/>
          <w:marTop w:val="0"/>
          <w:marBottom w:val="0"/>
          <w:divBdr>
            <w:top w:val="none" w:sz="0" w:space="0" w:color="auto"/>
            <w:left w:val="none" w:sz="0" w:space="0" w:color="auto"/>
            <w:bottom w:val="none" w:sz="0" w:space="0" w:color="auto"/>
            <w:right w:val="none" w:sz="0" w:space="0" w:color="auto"/>
          </w:divBdr>
        </w:div>
        <w:div w:id="80151655">
          <w:marLeft w:val="480"/>
          <w:marRight w:val="0"/>
          <w:marTop w:val="0"/>
          <w:marBottom w:val="0"/>
          <w:divBdr>
            <w:top w:val="none" w:sz="0" w:space="0" w:color="auto"/>
            <w:left w:val="none" w:sz="0" w:space="0" w:color="auto"/>
            <w:bottom w:val="none" w:sz="0" w:space="0" w:color="auto"/>
            <w:right w:val="none" w:sz="0" w:space="0" w:color="auto"/>
          </w:divBdr>
        </w:div>
        <w:div w:id="107748538">
          <w:marLeft w:val="480"/>
          <w:marRight w:val="0"/>
          <w:marTop w:val="0"/>
          <w:marBottom w:val="0"/>
          <w:divBdr>
            <w:top w:val="none" w:sz="0" w:space="0" w:color="auto"/>
            <w:left w:val="none" w:sz="0" w:space="0" w:color="auto"/>
            <w:bottom w:val="none" w:sz="0" w:space="0" w:color="auto"/>
            <w:right w:val="none" w:sz="0" w:space="0" w:color="auto"/>
          </w:divBdr>
        </w:div>
        <w:div w:id="137842828">
          <w:marLeft w:val="480"/>
          <w:marRight w:val="0"/>
          <w:marTop w:val="0"/>
          <w:marBottom w:val="0"/>
          <w:divBdr>
            <w:top w:val="none" w:sz="0" w:space="0" w:color="auto"/>
            <w:left w:val="none" w:sz="0" w:space="0" w:color="auto"/>
            <w:bottom w:val="none" w:sz="0" w:space="0" w:color="auto"/>
            <w:right w:val="none" w:sz="0" w:space="0" w:color="auto"/>
          </w:divBdr>
        </w:div>
        <w:div w:id="145513557">
          <w:marLeft w:val="480"/>
          <w:marRight w:val="0"/>
          <w:marTop w:val="0"/>
          <w:marBottom w:val="0"/>
          <w:divBdr>
            <w:top w:val="none" w:sz="0" w:space="0" w:color="auto"/>
            <w:left w:val="none" w:sz="0" w:space="0" w:color="auto"/>
            <w:bottom w:val="none" w:sz="0" w:space="0" w:color="auto"/>
            <w:right w:val="none" w:sz="0" w:space="0" w:color="auto"/>
          </w:divBdr>
        </w:div>
        <w:div w:id="156578144">
          <w:marLeft w:val="480"/>
          <w:marRight w:val="0"/>
          <w:marTop w:val="0"/>
          <w:marBottom w:val="0"/>
          <w:divBdr>
            <w:top w:val="none" w:sz="0" w:space="0" w:color="auto"/>
            <w:left w:val="none" w:sz="0" w:space="0" w:color="auto"/>
            <w:bottom w:val="none" w:sz="0" w:space="0" w:color="auto"/>
            <w:right w:val="none" w:sz="0" w:space="0" w:color="auto"/>
          </w:divBdr>
        </w:div>
        <w:div w:id="186606799">
          <w:marLeft w:val="480"/>
          <w:marRight w:val="0"/>
          <w:marTop w:val="0"/>
          <w:marBottom w:val="0"/>
          <w:divBdr>
            <w:top w:val="none" w:sz="0" w:space="0" w:color="auto"/>
            <w:left w:val="none" w:sz="0" w:space="0" w:color="auto"/>
            <w:bottom w:val="none" w:sz="0" w:space="0" w:color="auto"/>
            <w:right w:val="none" w:sz="0" w:space="0" w:color="auto"/>
          </w:divBdr>
        </w:div>
        <w:div w:id="189031344">
          <w:marLeft w:val="480"/>
          <w:marRight w:val="0"/>
          <w:marTop w:val="0"/>
          <w:marBottom w:val="0"/>
          <w:divBdr>
            <w:top w:val="none" w:sz="0" w:space="0" w:color="auto"/>
            <w:left w:val="none" w:sz="0" w:space="0" w:color="auto"/>
            <w:bottom w:val="none" w:sz="0" w:space="0" w:color="auto"/>
            <w:right w:val="none" w:sz="0" w:space="0" w:color="auto"/>
          </w:divBdr>
        </w:div>
        <w:div w:id="202836931">
          <w:marLeft w:val="480"/>
          <w:marRight w:val="0"/>
          <w:marTop w:val="0"/>
          <w:marBottom w:val="0"/>
          <w:divBdr>
            <w:top w:val="none" w:sz="0" w:space="0" w:color="auto"/>
            <w:left w:val="none" w:sz="0" w:space="0" w:color="auto"/>
            <w:bottom w:val="none" w:sz="0" w:space="0" w:color="auto"/>
            <w:right w:val="none" w:sz="0" w:space="0" w:color="auto"/>
          </w:divBdr>
        </w:div>
        <w:div w:id="223180100">
          <w:marLeft w:val="480"/>
          <w:marRight w:val="0"/>
          <w:marTop w:val="0"/>
          <w:marBottom w:val="0"/>
          <w:divBdr>
            <w:top w:val="none" w:sz="0" w:space="0" w:color="auto"/>
            <w:left w:val="none" w:sz="0" w:space="0" w:color="auto"/>
            <w:bottom w:val="none" w:sz="0" w:space="0" w:color="auto"/>
            <w:right w:val="none" w:sz="0" w:space="0" w:color="auto"/>
          </w:divBdr>
        </w:div>
        <w:div w:id="350183447">
          <w:marLeft w:val="480"/>
          <w:marRight w:val="0"/>
          <w:marTop w:val="0"/>
          <w:marBottom w:val="0"/>
          <w:divBdr>
            <w:top w:val="none" w:sz="0" w:space="0" w:color="auto"/>
            <w:left w:val="none" w:sz="0" w:space="0" w:color="auto"/>
            <w:bottom w:val="none" w:sz="0" w:space="0" w:color="auto"/>
            <w:right w:val="none" w:sz="0" w:space="0" w:color="auto"/>
          </w:divBdr>
        </w:div>
        <w:div w:id="390661470">
          <w:marLeft w:val="480"/>
          <w:marRight w:val="0"/>
          <w:marTop w:val="0"/>
          <w:marBottom w:val="0"/>
          <w:divBdr>
            <w:top w:val="none" w:sz="0" w:space="0" w:color="auto"/>
            <w:left w:val="none" w:sz="0" w:space="0" w:color="auto"/>
            <w:bottom w:val="none" w:sz="0" w:space="0" w:color="auto"/>
            <w:right w:val="none" w:sz="0" w:space="0" w:color="auto"/>
          </w:divBdr>
        </w:div>
        <w:div w:id="392389546">
          <w:marLeft w:val="480"/>
          <w:marRight w:val="0"/>
          <w:marTop w:val="0"/>
          <w:marBottom w:val="0"/>
          <w:divBdr>
            <w:top w:val="none" w:sz="0" w:space="0" w:color="auto"/>
            <w:left w:val="none" w:sz="0" w:space="0" w:color="auto"/>
            <w:bottom w:val="none" w:sz="0" w:space="0" w:color="auto"/>
            <w:right w:val="none" w:sz="0" w:space="0" w:color="auto"/>
          </w:divBdr>
        </w:div>
        <w:div w:id="439758047">
          <w:marLeft w:val="480"/>
          <w:marRight w:val="0"/>
          <w:marTop w:val="0"/>
          <w:marBottom w:val="0"/>
          <w:divBdr>
            <w:top w:val="none" w:sz="0" w:space="0" w:color="auto"/>
            <w:left w:val="none" w:sz="0" w:space="0" w:color="auto"/>
            <w:bottom w:val="none" w:sz="0" w:space="0" w:color="auto"/>
            <w:right w:val="none" w:sz="0" w:space="0" w:color="auto"/>
          </w:divBdr>
        </w:div>
        <w:div w:id="529227148">
          <w:marLeft w:val="480"/>
          <w:marRight w:val="0"/>
          <w:marTop w:val="0"/>
          <w:marBottom w:val="0"/>
          <w:divBdr>
            <w:top w:val="none" w:sz="0" w:space="0" w:color="auto"/>
            <w:left w:val="none" w:sz="0" w:space="0" w:color="auto"/>
            <w:bottom w:val="none" w:sz="0" w:space="0" w:color="auto"/>
            <w:right w:val="none" w:sz="0" w:space="0" w:color="auto"/>
          </w:divBdr>
        </w:div>
        <w:div w:id="574826040">
          <w:marLeft w:val="480"/>
          <w:marRight w:val="0"/>
          <w:marTop w:val="0"/>
          <w:marBottom w:val="0"/>
          <w:divBdr>
            <w:top w:val="none" w:sz="0" w:space="0" w:color="auto"/>
            <w:left w:val="none" w:sz="0" w:space="0" w:color="auto"/>
            <w:bottom w:val="none" w:sz="0" w:space="0" w:color="auto"/>
            <w:right w:val="none" w:sz="0" w:space="0" w:color="auto"/>
          </w:divBdr>
        </w:div>
        <w:div w:id="587999900">
          <w:marLeft w:val="480"/>
          <w:marRight w:val="0"/>
          <w:marTop w:val="0"/>
          <w:marBottom w:val="0"/>
          <w:divBdr>
            <w:top w:val="none" w:sz="0" w:space="0" w:color="auto"/>
            <w:left w:val="none" w:sz="0" w:space="0" w:color="auto"/>
            <w:bottom w:val="none" w:sz="0" w:space="0" w:color="auto"/>
            <w:right w:val="none" w:sz="0" w:space="0" w:color="auto"/>
          </w:divBdr>
        </w:div>
        <w:div w:id="621419537">
          <w:marLeft w:val="480"/>
          <w:marRight w:val="0"/>
          <w:marTop w:val="0"/>
          <w:marBottom w:val="0"/>
          <w:divBdr>
            <w:top w:val="none" w:sz="0" w:space="0" w:color="auto"/>
            <w:left w:val="none" w:sz="0" w:space="0" w:color="auto"/>
            <w:bottom w:val="none" w:sz="0" w:space="0" w:color="auto"/>
            <w:right w:val="none" w:sz="0" w:space="0" w:color="auto"/>
          </w:divBdr>
        </w:div>
        <w:div w:id="624040659">
          <w:marLeft w:val="480"/>
          <w:marRight w:val="0"/>
          <w:marTop w:val="0"/>
          <w:marBottom w:val="0"/>
          <w:divBdr>
            <w:top w:val="none" w:sz="0" w:space="0" w:color="auto"/>
            <w:left w:val="none" w:sz="0" w:space="0" w:color="auto"/>
            <w:bottom w:val="none" w:sz="0" w:space="0" w:color="auto"/>
            <w:right w:val="none" w:sz="0" w:space="0" w:color="auto"/>
          </w:divBdr>
        </w:div>
        <w:div w:id="647129333">
          <w:marLeft w:val="480"/>
          <w:marRight w:val="0"/>
          <w:marTop w:val="0"/>
          <w:marBottom w:val="0"/>
          <w:divBdr>
            <w:top w:val="none" w:sz="0" w:space="0" w:color="auto"/>
            <w:left w:val="none" w:sz="0" w:space="0" w:color="auto"/>
            <w:bottom w:val="none" w:sz="0" w:space="0" w:color="auto"/>
            <w:right w:val="none" w:sz="0" w:space="0" w:color="auto"/>
          </w:divBdr>
        </w:div>
        <w:div w:id="742987543">
          <w:marLeft w:val="480"/>
          <w:marRight w:val="0"/>
          <w:marTop w:val="0"/>
          <w:marBottom w:val="0"/>
          <w:divBdr>
            <w:top w:val="none" w:sz="0" w:space="0" w:color="auto"/>
            <w:left w:val="none" w:sz="0" w:space="0" w:color="auto"/>
            <w:bottom w:val="none" w:sz="0" w:space="0" w:color="auto"/>
            <w:right w:val="none" w:sz="0" w:space="0" w:color="auto"/>
          </w:divBdr>
        </w:div>
        <w:div w:id="770248798">
          <w:marLeft w:val="480"/>
          <w:marRight w:val="0"/>
          <w:marTop w:val="0"/>
          <w:marBottom w:val="0"/>
          <w:divBdr>
            <w:top w:val="none" w:sz="0" w:space="0" w:color="auto"/>
            <w:left w:val="none" w:sz="0" w:space="0" w:color="auto"/>
            <w:bottom w:val="none" w:sz="0" w:space="0" w:color="auto"/>
            <w:right w:val="none" w:sz="0" w:space="0" w:color="auto"/>
          </w:divBdr>
        </w:div>
        <w:div w:id="778792284">
          <w:marLeft w:val="480"/>
          <w:marRight w:val="0"/>
          <w:marTop w:val="0"/>
          <w:marBottom w:val="0"/>
          <w:divBdr>
            <w:top w:val="none" w:sz="0" w:space="0" w:color="auto"/>
            <w:left w:val="none" w:sz="0" w:space="0" w:color="auto"/>
            <w:bottom w:val="none" w:sz="0" w:space="0" w:color="auto"/>
            <w:right w:val="none" w:sz="0" w:space="0" w:color="auto"/>
          </w:divBdr>
        </w:div>
        <w:div w:id="784693460">
          <w:marLeft w:val="480"/>
          <w:marRight w:val="0"/>
          <w:marTop w:val="0"/>
          <w:marBottom w:val="0"/>
          <w:divBdr>
            <w:top w:val="none" w:sz="0" w:space="0" w:color="auto"/>
            <w:left w:val="none" w:sz="0" w:space="0" w:color="auto"/>
            <w:bottom w:val="none" w:sz="0" w:space="0" w:color="auto"/>
            <w:right w:val="none" w:sz="0" w:space="0" w:color="auto"/>
          </w:divBdr>
        </w:div>
        <w:div w:id="828787754">
          <w:marLeft w:val="480"/>
          <w:marRight w:val="0"/>
          <w:marTop w:val="0"/>
          <w:marBottom w:val="0"/>
          <w:divBdr>
            <w:top w:val="none" w:sz="0" w:space="0" w:color="auto"/>
            <w:left w:val="none" w:sz="0" w:space="0" w:color="auto"/>
            <w:bottom w:val="none" w:sz="0" w:space="0" w:color="auto"/>
            <w:right w:val="none" w:sz="0" w:space="0" w:color="auto"/>
          </w:divBdr>
        </w:div>
        <w:div w:id="842013403">
          <w:marLeft w:val="480"/>
          <w:marRight w:val="0"/>
          <w:marTop w:val="0"/>
          <w:marBottom w:val="0"/>
          <w:divBdr>
            <w:top w:val="none" w:sz="0" w:space="0" w:color="auto"/>
            <w:left w:val="none" w:sz="0" w:space="0" w:color="auto"/>
            <w:bottom w:val="none" w:sz="0" w:space="0" w:color="auto"/>
            <w:right w:val="none" w:sz="0" w:space="0" w:color="auto"/>
          </w:divBdr>
        </w:div>
        <w:div w:id="956983037">
          <w:marLeft w:val="480"/>
          <w:marRight w:val="0"/>
          <w:marTop w:val="0"/>
          <w:marBottom w:val="0"/>
          <w:divBdr>
            <w:top w:val="none" w:sz="0" w:space="0" w:color="auto"/>
            <w:left w:val="none" w:sz="0" w:space="0" w:color="auto"/>
            <w:bottom w:val="none" w:sz="0" w:space="0" w:color="auto"/>
            <w:right w:val="none" w:sz="0" w:space="0" w:color="auto"/>
          </w:divBdr>
        </w:div>
        <w:div w:id="1012881993">
          <w:marLeft w:val="480"/>
          <w:marRight w:val="0"/>
          <w:marTop w:val="0"/>
          <w:marBottom w:val="0"/>
          <w:divBdr>
            <w:top w:val="none" w:sz="0" w:space="0" w:color="auto"/>
            <w:left w:val="none" w:sz="0" w:space="0" w:color="auto"/>
            <w:bottom w:val="none" w:sz="0" w:space="0" w:color="auto"/>
            <w:right w:val="none" w:sz="0" w:space="0" w:color="auto"/>
          </w:divBdr>
        </w:div>
        <w:div w:id="1050613288">
          <w:marLeft w:val="480"/>
          <w:marRight w:val="0"/>
          <w:marTop w:val="0"/>
          <w:marBottom w:val="0"/>
          <w:divBdr>
            <w:top w:val="none" w:sz="0" w:space="0" w:color="auto"/>
            <w:left w:val="none" w:sz="0" w:space="0" w:color="auto"/>
            <w:bottom w:val="none" w:sz="0" w:space="0" w:color="auto"/>
            <w:right w:val="none" w:sz="0" w:space="0" w:color="auto"/>
          </w:divBdr>
        </w:div>
        <w:div w:id="1051272365">
          <w:marLeft w:val="480"/>
          <w:marRight w:val="0"/>
          <w:marTop w:val="0"/>
          <w:marBottom w:val="0"/>
          <w:divBdr>
            <w:top w:val="none" w:sz="0" w:space="0" w:color="auto"/>
            <w:left w:val="none" w:sz="0" w:space="0" w:color="auto"/>
            <w:bottom w:val="none" w:sz="0" w:space="0" w:color="auto"/>
            <w:right w:val="none" w:sz="0" w:space="0" w:color="auto"/>
          </w:divBdr>
        </w:div>
        <w:div w:id="1064911680">
          <w:marLeft w:val="480"/>
          <w:marRight w:val="0"/>
          <w:marTop w:val="0"/>
          <w:marBottom w:val="0"/>
          <w:divBdr>
            <w:top w:val="none" w:sz="0" w:space="0" w:color="auto"/>
            <w:left w:val="none" w:sz="0" w:space="0" w:color="auto"/>
            <w:bottom w:val="none" w:sz="0" w:space="0" w:color="auto"/>
            <w:right w:val="none" w:sz="0" w:space="0" w:color="auto"/>
          </w:divBdr>
        </w:div>
        <w:div w:id="1148404584">
          <w:marLeft w:val="480"/>
          <w:marRight w:val="0"/>
          <w:marTop w:val="0"/>
          <w:marBottom w:val="0"/>
          <w:divBdr>
            <w:top w:val="none" w:sz="0" w:space="0" w:color="auto"/>
            <w:left w:val="none" w:sz="0" w:space="0" w:color="auto"/>
            <w:bottom w:val="none" w:sz="0" w:space="0" w:color="auto"/>
            <w:right w:val="none" w:sz="0" w:space="0" w:color="auto"/>
          </w:divBdr>
        </w:div>
        <w:div w:id="1185637421">
          <w:marLeft w:val="480"/>
          <w:marRight w:val="0"/>
          <w:marTop w:val="0"/>
          <w:marBottom w:val="0"/>
          <w:divBdr>
            <w:top w:val="none" w:sz="0" w:space="0" w:color="auto"/>
            <w:left w:val="none" w:sz="0" w:space="0" w:color="auto"/>
            <w:bottom w:val="none" w:sz="0" w:space="0" w:color="auto"/>
            <w:right w:val="none" w:sz="0" w:space="0" w:color="auto"/>
          </w:divBdr>
        </w:div>
        <w:div w:id="1185827768">
          <w:marLeft w:val="480"/>
          <w:marRight w:val="0"/>
          <w:marTop w:val="0"/>
          <w:marBottom w:val="0"/>
          <w:divBdr>
            <w:top w:val="none" w:sz="0" w:space="0" w:color="auto"/>
            <w:left w:val="none" w:sz="0" w:space="0" w:color="auto"/>
            <w:bottom w:val="none" w:sz="0" w:space="0" w:color="auto"/>
            <w:right w:val="none" w:sz="0" w:space="0" w:color="auto"/>
          </w:divBdr>
        </w:div>
        <w:div w:id="1195264403">
          <w:marLeft w:val="480"/>
          <w:marRight w:val="0"/>
          <w:marTop w:val="0"/>
          <w:marBottom w:val="0"/>
          <w:divBdr>
            <w:top w:val="none" w:sz="0" w:space="0" w:color="auto"/>
            <w:left w:val="none" w:sz="0" w:space="0" w:color="auto"/>
            <w:bottom w:val="none" w:sz="0" w:space="0" w:color="auto"/>
            <w:right w:val="none" w:sz="0" w:space="0" w:color="auto"/>
          </w:divBdr>
        </w:div>
        <w:div w:id="1197088217">
          <w:marLeft w:val="480"/>
          <w:marRight w:val="0"/>
          <w:marTop w:val="0"/>
          <w:marBottom w:val="0"/>
          <w:divBdr>
            <w:top w:val="none" w:sz="0" w:space="0" w:color="auto"/>
            <w:left w:val="none" w:sz="0" w:space="0" w:color="auto"/>
            <w:bottom w:val="none" w:sz="0" w:space="0" w:color="auto"/>
            <w:right w:val="none" w:sz="0" w:space="0" w:color="auto"/>
          </w:divBdr>
        </w:div>
        <w:div w:id="1198392209">
          <w:marLeft w:val="480"/>
          <w:marRight w:val="0"/>
          <w:marTop w:val="0"/>
          <w:marBottom w:val="0"/>
          <w:divBdr>
            <w:top w:val="none" w:sz="0" w:space="0" w:color="auto"/>
            <w:left w:val="none" w:sz="0" w:space="0" w:color="auto"/>
            <w:bottom w:val="none" w:sz="0" w:space="0" w:color="auto"/>
            <w:right w:val="none" w:sz="0" w:space="0" w:color="auto"/>
          </w:divBdr>
        </w:div>
        <w:div w:id="1222597650">
          <w:marLeft w:val="480"/>
          <w:marRight w:val="0"/>
          <w:marTop w:val="0"/>
          <w:marBottom w:val="0"/>
          <w:divBdr>
            <w:top w:val="none" w:sz="0" w:space="0" w:color="auto"/>
            <w:left w:val="none" w:sz="0" w:space="0" w:color="auto"/>
            <w:bottom w:val="none" w:sz="0" w:space="0" w:color="auto"/>
            <w:right w:val="none" w:sz="0" w:space="0" w:color="auto"/>
          </w:divBdr>
        </w:div>
        <w:div w:id="1260143348">
          <w:marLeft w:val="480"/>
          <w:marRight w:val="0"/>
          <w:marTop w:val="0"/>
          <w:marBottom w:val="0"/>
          <w:divBdr>
            <w:top w:val="none" w:sz="0" w:space="0" w:color="auto"/>
            <w:left w:val="none" w:sz="0" w:space="0" w:color="auto"/>
            <w:bottom w:val="none" w:sz="0" w:space="0" w:color="auto"/>
            <w:right w:val="none" w:sz="0" w:space="0" w:color="auto"/>
          </w:divBdr>
        </w:div>
        <w:div w:id="1271670388">
          <w:marLeft w:val="480"/>
          <w:marRight w:val="0"/>
          <w:marTop w:val="0"/>
          <w:marBottom w:val="0"/>
          <w:divBdr>
            <w:top w:val="none" w:sz="0" w:space="0" w:color="auto"/>
            <w:left w:val="none" w:sz="0" w:space="0" w:color="auto"/>
            <w:bottom w:val="none" w:sz="0" w:space="0" w:color="auto"/>
            <w:right w:val="none" w:sz="0" w:space="0" w:color="auto"/>
          </w:divBdr>
        </w:div>
        <w:div w:id="1273971900">
          <w:marLeft w:val="480"/>
          <w:marRight w:val="0"/>
          <w:marTop w:val="0"/>
          <w:marBottom w:val="0"/>
          <w:divBdr>
            <w:top w:val="none" w:sz="0" w:space="0" w:color="auto"/>
            <w:left w:val="none" w:sz="0" w:space="0" w:color="auto"/>
            <w:bottom w:val="none" w:sz="0" w:space="0" w:color="auto"/>
            <w:right w:val="none" w:sz="0" w:space="0" w:color="auto"/>
          </w:divBdr>
        </w:div>
        <w:div w:id="1292175414">
          <w:marLeft w:val="480"/>
          <w:marRight w:val="0"/>
          <w:marTop w:val="0"/>
          <w:marBottom w:val="0"/>
          <w:divBdr>
            <w:top w:val="none" w:sz="0" w:space="0" w:color="auto"/>
            <w:left w:val="none" w:sz="0" w:space="0" w:color="auto"/>
            <w:bottom w:val="none" w:sz="0" w:space="0" w:color="auto"/>
            <w:right w:val="none" w:sz="0" w:space="0" w:color="auto"/>
          </w:divBdr>
        </w:div>
        <w:div w:id="1346127734">
          <w:marLeft w:val="480"/>
          <w:marRight w:val="0"/>
          <w:marTop w:val="0"/>
          <w:marBottom w:val="0"/>
          <w:divBdr>
            <w:top w:val="none" w:sz="0" w:space="0" w:color="auto"/>
            <w:left w:val="none" w:sz="0" w:space="0" w:color="auto"/>
            <w:bottom w:val="none" w:sz="0" w:space="0" w:color="auto"/>
            <w:right w:val="none" w:sz="0" w:space="0" w:color="auto"/>
          </w:divBdr>
        </w:div>
        <w:div w:id="1412195704">
          <w:marLeft w:val="480"/>
          <w:marRight w:val="0"/>
          <w:marTop w:val="0"/>
          <w:marBottom w:val="0"/>
          <w:divBdr>
            <w:top w:val="none" w:sz="0" w:space="0" w:color="auto"/>
            <w:left w:val="none" w:sz="0" w:space="0" w:color="auto"/>
            <w:bottom w:val="none" w:sz="0" w:space="0" w:color="auto"/>
            <w:right w:val="none" w:sz="0" w:space="0" w:color="auto"/>
          </w:divBdr>
        </w:div>
        <w:div w:id="1467966014">
          <w:marLeft w:val="480"/>
          <w:marRight w:val="0"/>
          <w:marTop w:val="0"/>
          <w:marBottom w:val="0"/>
          <w:divBdr>
            <w:top w:val="none" w:sz="0" w:space="0" w:color="auto"/>
            <w:left w:val="none" w:sz="0" w:space="0" w:color="auto"/>
            <w:bottom w:val="none" w:sz="0" w:space="0" w:color="auto"/>
            <w:right w:val="none" w:sz="0" w:space="0" w:color="auto"/>
          </w:divBdr>
        </w:div>
        <w:div w:id="1469710776">
          <w:marLeft w:val="480"/>
          <w:marRight w:val="0"/>
          <w:marTop w:val="0"/>
          <w:marBottom w:val="0"/>
          <w:divBdr>
            <w:top w:val="none" w:sz="0" w:space="0" w:color="auto"/>
            <w:left w:val="none" w:sz="0" w:space="0" w:color="auto"/>
            <w:bottom w:val="none" w:sz="0" w:space="0" w:color="auto"/>
            <w:right w:val="none" w:sz="0" w:space="0" w:color="auto"/>
          </w:divBdr>
        </w:div>
        <w:div w:id="1480801482">
          <w:marLeft w:val="480"/>
          <w:marRight w:val="0"/>
          <w:marTop w:val="0"/>
          <w:marBottom w:val="0"/>
          <w:divBdr>
            <w:top w:val="none" w:sz="0" w:space="0" w:color="auto"/>
            <w:left w:val="none" w:sz="0" w:space="0" w:color="auto"/>
            <w:bottom w:val="none" w:sz="0" w:space="0" w:color="auto"/>
            <w:right w:val="none" w:sz="0" w:space="0" w:color="auto"/>
          </w:divBdr>
        </w:div>
        <w:div w:id="1506818122">
          <w:marLeft w:val="480"/>
          <w:marRight w:val="0"/>
          <w:marTop w:val="0"/>
          <w:marBottom w:val="0"/>
          <w:divBdr>
            <w:top w:val="none" w:sz="0" w:space="0" w:color="auto"/>
            <w:left w:val="none" w:sz="0" w:space="0" w:color="auto"/>
            <w:bottom w:val="none" w:sz="0" w:space="0" w:color="auto"/>
            <w:right w:val="none" w:sz="0" w:space="0" w:color="auto"/>
          </w:divBdr>
        </w:div>
        <w:div w:id="1579746306">
          <w:marLeft w:val="480"/>
          <w:marRight w:val="0"/>
          <w:marTop w:val="0"/>
          <w:marBottom w:val="0"/>
          <w:divBdr>
            <w:top w:val="none" w:sz="0" w:space="0" w:color="auto"/>
            <w:left w:val="none" w:sz="0" w:space="0" w:color="auto"/>
            <w:bottom w:val="none" w:sz="0" w:space="0" w:color="auto"/>
            <w:right w:val="none" w:sz="0" w:space="0" w:color="auto"/>
          </w:divBdr>
        </w:div>
        <w:div w:id="1616712768">
          <w:marLeft w:val="480"/>
          <w:marRight w:val="0"/>
          <w:marTop w:val="0"/>
          <w:marBottom w:val="0"/>
          <w:divBdr>
            <w:top w:val="none" w:sz="0" w:space="0" w:color="auto"/>
            <w:left w:val="none" w:sz="0" w:space="0" w:color="auto"/>
            <w:bottom w:val="none" w:sz="0" w:space="0" w:color="auto"/>
            <w:right w:val="none" w:sz="0" w:space="0" w:color="auto"/>
          </w:divBdr>
        </w:div>
        <w:div w:id="1768965917">
          <w:marLeft w:val="480"/>
          <w:marRight w:val="0"/>
          <w:marTop w:val="0"/>
          <w:marBottom w:val="0"/>
          <w:divBdr>
            <w:top w:val="none" w:sz="0" w:space="0" w:color="auto"/>
            <w:left w:val="none" w:sz="0" w:space="0" w:color="auto"/>
            <w:bottom w:val="none" w:sz="0" w:space="0" w:color="auto"/>
            <w:right w:val="none" w:sz="0" w:space="0" w:color="auto"/>
          </w:divBdr>
        </w:div>
        <w:div w:id="1782798298">
          <w:marLeft w:val="480"/>
          <w:marRight w:val="0"/>
          <w:marTop w:val="0"/>
          <w:marBottom w:val="0"/>
          <w:divBdr>
            <w:top w:val="none" w:sz="0" w:space="0" w:color="auto"/>
            <w:left w:val="none" w:sz="0" w:space="0" w:color="auto"/>
            <w:bottom w:val="none" w:sz="0" w:space="0" w:color="auto"/>
            <w:right w:val="none" w:sz="0" w:space="0" w:color="auto"/>
          </w:divBdr>
        </w:div>
        <w:div w:id="1823497154">
          <w:marLeft w:val="480"/>
          <w:marRight w:val="0"/>
          <w:marTop w:val="0"/>
          <w:marBottom w:val="0"/>
          <w:divBdr>
            <w:top w:val="none" w:sz="0" w:space="0" w:color="auto"/>
            <w:left w:val="none" w:sz="0" w:space="0" w:color="auto"/>
            <w:bottom w:val="none" w:sz="0" w:space="0" w:color="auto"/>
            <w:right w:val="none" w:sz="0" w:space="0" w:color="auto"/>
          </w:divBdr>
        </w:div>
        <w:div w:id="1826435107">
          <w:marLeft w:val="480"/>
          <w:marRight w:val="0"/>
          <w:marTop w:val="0"/>
          <w:marBottom w:val="0"/>
          <w:divBdr>
            <w:top w:val="none" w:sz="0" w:space="0" w:color="auto"/>
            <w:left w:val="none" w:sz="0" w:space="0" w:color="auto"/>
            <w:bottom w:val="none" w:sz="0" w:space="0" w:color="auto"/>
            <w:right w:val="none" w:sz="0" w:space="0" w:color="auto"/>
          </w:divBdr>
        </w:div>
        <w:div w:id="1840389529">
          <w:marLeft w:val="480"/>
          <w:marRight w:val="0"/>
          <w:marTop w:val="0"/>
          <w:marBottom w:val="0"/>
          <w:divBdr>
            <w:top w:val="none" w:sz="0" w:space="0" w:color="auto"/>
            <w:left w:val="none" w:sz="0" w:space="0" w:color="auto"/>
            <w:bottom w:val="none" w:sz="0" w:space="0" w:color="auto"/>
            <w:right w:val="none" w:sz="0" w:space="0" w:color="auto"/>
          </w:divBdr>
        </w:div>
        <w:div w:id="1907643902">
          <w:marLeft w:val="480"/>
          <w:marRight w:val="0"/>
          <w:marTop w:val="0"/>
          <w:marBottom w:val="0"/>
          <w:divBdr>
            <w:top w:val="none" w:sz="0" w:space="0" w:color="auto"/>
            <w:left w:val="none" w:sz="0" w:space="0" w:color="auto"/>
            <w:bottom w:val="none" w:sz="0" w:space="0" w:color="auto"/>
            <w:right w:val="none" w:sz="0" w:space="0" w:color="auto"/>
          </w:divBdr>
        </w:div>
        <w:div w:id="2017265472">
          <w:marLeft w:val="480"/>
          <w:marRight w:val="0"/>
          <w:marTop w:val="0"/>
          <w:marBottom w:val="0"/>
          <w:divBdr>
            <w:top w:val="none" w:sz="0" w:space="0" w:color="auto"/>
            <w:left w:val="none" w:sz="0" w:space="0" w:color="auto"/>
            <w:bottom w:val="none" w:sz="0" w:space="0" w:color="auto"/>
            <w:right w:val="none" w:sz="0" w:space="0" w:color="auto"/>
          </w:divBdr>
        </w:div>
        <w:div w:id="2024434728">
          <w:marLeft w:val="480"/>
          <w:marRight w:val="0"/>
          <w:marTop w:val="0"/>
          <w:marBottom w:val="0"/>
          <w:divBdr>
            <w:top w:val="none" w:sz="0" w:space="0" w:color="auto"/>
            <w:left w:val="none" w:sz="0" w:space="0" w:color="auto"/>
            <w:bottom w:val="none" w:sz="0" w:space="0" w:color="auto"/>
            <w:right w:val="none" w:sz="0" w:space="0" w:color="auto"/>
          </w:divBdr>
        </w:div>
        <w:div w:id="2032681635">
          <w:marLeft w:val="480"/>
          <w:marRight w:val="0"/>
          <w:marTop w:val="0"/>
          <w:marBottom w:val="0"/>
          <w:divBdr>
            <w:top w:val="none" w:sz="0" w:space="0" w:color="auto"/>
            <w:left w:val="none" w:sz="0" w:space="0" w:color="auto"/>
            <w:bottom w:val="none" w:sz="0" w:space="0" w:color="auto"/>
            <w:right w:val="none" w:sz="0" w:space="0" w:color="auto"/>
          </w:divBdr>
        </w:div>
        <w:div w:id="2067100522">
          <w:marLeft w:val="480"/>
          <w:marRight w:val="0"/>
          <w:marTop w:val="0"/>
          <w:marBottom w:val="0"/>
          <w:divBdr>
            <w:top w:val="none" w:sz="0" w:space="0" w:color="auto"/>
            <w:left w:val="none" w:sz="0" w:space="0" w:color="auto"/>
            <w:bottom w:val="none" w:sz="0" w:space="0" w:color="auto"/>
            <w:right w:val="none" w:sz="0" w:space="0" w:color="auto"/>
          </w:divBdr>
        </w:div>
        <w:div w:id="2100131933">
          <w:marLeft w:val="480"/>
          <w:marRight w:val="0"/>
          <w:marTop w:val="0"/>
          <w:marBottom w:val="0"/>
          <w:divBdr>
            <w:top w:val="none" w:sz="0" w:space="0" w:color="auto"/>
            <w:left w:val="none" w:sz="0" w:space="0" w:color="auto"/>
            <w:bottom w:val="none" w:sz="0" w:space="0" w:color="auto"/>
            <w:right w:val="none" w:sz="0" w:space="0" w:color="auto"/>
          </w:divBdr>
        </w:div>
        <w:div w:id="2106337935">
          <w:marLeft w:val="480"/>
          <w:marRight w:val="0"/>
          <w:marTop w:val="0"/>
          <w:marBottom w:val="0"/>
          <w:divBdr>
            <w:top w:val="none" w:sz="0" w:space="0" w:color="auto"/>
            <w:left w:val="none" w:sz="0" w:space="0" w:color="auto"/>
            <w:bottom w:val="none" w:sz="0" w:space="0" w:color="auto"/>
            <w:right w:val="none" w:sz="0" w:space="0" w:color="auto"/>
          </w:divBdr>
        </w:div>
      </w:divsChild>
    </w:div>
    <w:div w:id="1019159900">
      <w:bodyDiv w:val="1"/>
      <w:marLeft w:val="0"/>
      <w:marRight w:val="0"/>
      <w:marTop w:val="0"/>
      <w:marBottom w:val="0"/>
      <w:divBdr>
        <w:top w:val="none" w:sz="0" w:space="0" w:color="auto"/>
        <w:left w:val="none" w:sz="0" w:space="0" w:color="auto"/>
        <w:bottom w:val="none" w:sz="0" w:space="0" w:color="auto"/>
        <w:right w:val="none" w:sz="0" w:space="0" w:color="auto"/>
      </w:divBdr>
      <w:divsChild>
        <w:div w:id="35399091">
          <w:marLeft w:val="480"/>
          <w:marRight w:val="0"/>
          <w:marTop w:val="0"/>
          <w:marBottom w:val="0"/>
          <w:divBdr>
            <w:top w:val="none" w:sz="0" w:space="0" w:color="auto"/>
            <w:left w:val="none" w:sz="0" w:space="0" w:color="auto"/>
            <w:bottom w:val="none" w:sz="0" w:space="0" w:color="auto"/>
            <w:right w:val="none" w:sz="0" w:space="0" w:color="auto"/>
          </w:divBdr>
        </w:div>
        <w:div w:id="73401509">
          <w:marLeft w:val="480"/>
          <w:marRight w:val="0"/>
          <w:marTop w:val="0"/>
          <w:marBottom w:val="0"/>
          <w:divBdr>
            <w:top w:val="none" w:sz="0" w:space="0" w:color="auto"/>
            <w:left w:val="none" w:sz="0" w:space="0" w:color="auto"/>
            <w:bottom w:val="none" w:sz="0" w:space="0" w:color="auto"/>
            <w:right w:val="none" w:sz="0" w:space="0" w:color="auto"/>
          </w:divBdr>
        </w:div>
        <w:div w:id="108284744">
          <w:marLeft w:val="480"/>
          <w:marRight w:val="0"/>
          <w:marTop w:val="0"/>
          <w:marBottom w:val="0"/>
          <w:divBdr>
            <w:top w:val="none" w:sz="0" w:space="0" w:color="auto"/>
            <w:left w:val="none" w:sz="0" w:space="0" w:color="auto"/>
            <w:bottom w:val="none" w:sz="0" w:space="0" w:color="auto"/>
            <w:right w:val="none" w:sz="0" w:space="0" w:color="auto"/>
          </w:divBdr>
        </w:div>
        <w:div w:id="117114649">
          <w:marLeft w:val="480"/>
          <w:marRight w:val="0"/>
          <w:marTop w:val="0"/>
          <w:marBottom w:val="0"/>
          <w:divBdr>
            <w:top w:val="none" w:sz="0" w:space="0" w:color="auto"/>
            <w:left w:val="none" w:sz="0" w:space="0" w:color="auto"/>
            <w:bottom w:val="none" w:sz="0" w:space="0" w:color="auto"/>
            <w:right w:val="none" w:sz="0" w:space="0" w:color="auto"/>
          </w:divBdr>
        </w:div>
        <w:div w:id="180166595">
          <w:marLeft w:val="480"/>
          <w:marRight w:val="0"/>
          <w:marTop w:val="0"/>
          <w:marBottom w:val="0"/>
          <w:divBdr>
            <w:top w:val="none" w:sz="0" w:space="0" w:color="auto"/>
            <w:left w:val="none" w:sz="0" w:space="0" w:color="auto"/>
            <w:bottom w:val="none" w:sz="0" w:space="0" w:color="auto"/>
            <w:right w:val="none" w:sz="0" w:space="0" w:color="auto"/>
          </w:divBdr>
        </w:div>
        <w:div w:id="234094982">
          <w:marLeft w:val="480"/>
          <w:marRight w:val="0"/>
          <w:marTop w:val="0"/>
          <w:marBottom w:val="0"/>
          <w:divBdr>
            <w:top w:val="none" w:sz="0" w:space="0" w:color="auto"/>
            <w:left w:val="none" w:sz="0" w:space="0" w:color="auto"/>
            <w:bottom w:val="none" w:sz="0" w:space="0" w:color="auto"/>
            <w:right w:val="none" w:sz="0" w:space="0" w:color="auto"/>
          </w:divBdr>
        </w:div>
        <w:div w:id="258609972">
          <w:marLeft w:val="480"/>
          <w:marRight w:val="0"/>
          <w:marTop w:val="0"/>
          <w:marBottom w:val="0"/>
          <w:divBdr>
            <w:top w:val="none" w:sz="0" w:space="0" w:color="auto"/>
            <w:left w:val="none" w:sz="0" w:space="0" w:color="auto"/>
            <w:bottom w:val="none" w:sz="0" w:space="0" w:color="auto"/>
            <w:right w:val="none" w:sz="0" w:space="0" w:color="auto"/>
          </w:divBdr>
        </w:div>
        <w:div w:id="271133152">
          <w:marLeft w:val="480"/>
          <w:marRight w:val="0"/>
          <w:marTop w:val="0"/>
          <w:marBottom w:val="0"/>
          <w:divBdr>
            <w:top w:val="none" w:sz="0" w:space="0" w:color="auto"/>
            <w:left w:val="none" w:sz="0" w:space="0" w:color="auto"/>
            <w:bottom w:val="none" w:sz="0" w:space="0" w:color="auto"/>
            <w:right w:val="none" w:sz="0" w:space="0" w:color="auto"/>
          </w:divBdr>
        </w:div>
        <w:div w:id="277303342">
          <w:marLeft w:val="480"/>
          <w:marRight w:val="0"/>
          <w:marTop w:val="0"/>
          <w:marBottom w:val="0"/>
          <w:divBdr>
            <w:top w:val="none" w:sz="0" w:space="0" w:color="auto"/>
            <w:left w:val="none" w:sz="0" w:space="0" w:color="auto"/>
            <w:bottom w:val="none" w:sz="0" w:space="0" w:color="auto"/>
            <w:right w:val="none" w:sz="0" w:space="0" w:color="auto"/>
          </w:divBdr>
        </w:div>
        <w:div w:id="351151755">
          <w:marLeft w:val="480"/>
          <w:marRight w:val="0"/>
          <w:marTop w:val="0"/>
          <w:marBottom w:val="0"/>
          <w:divBdr>
            <w:top w:val="none" w:sz="0" w:space="0" w:color="auto"/>
            <w:left w:val="none" w:sz="0" w:space="0" w:color="auto"/>
            <w:bottom w:val="none" w:sz="0" w:space="0" w:color="auto"/>
            <w:right w:val="none" w:sz="0" w:space="0" w:color="auto"/>
          </w:divBdr>
        </w:div>
        <w:div w:id="383722431">
          <w:marLeft w:val="480"/>
          <w:marRight w:val="0"/>
          <w:marTop w:val="0"/>
          <w:marBottom w:val="0"/>
          <w:divBdr>
            <w:top w:val="none" w:sz="0" w:space="0" w:color="auto"/>
            <w:left w:val="none" w:sz="0" w:space="0" w:color="auto"/>
            <w:bottom w:val="none" w:sz="0" w:space="0" w:color="auto"/>
            <w:right w:val="none" w:sz="0" w:space="0" w:color="auto"/>
          </w:divBdr>
        </w:div>
        <w:div w:id="389228160">
          <w:marLeft w:val="480"/>
          <w:marRight w:val="0"/>
          <w:marTop w:val="0"/>
          <w:marBottom w:val="0"/>
          <w:divBdr>
            <w:top w:val="none" w:sz="0" w:space="0" w:color="auto"/>
            <w:left w:val="none" w:sz="0" w:space="0" w:color="auto"/>
            <w:bottom w:val="none" w:sz="0" w:space="0" w:color="auto"/>
            <w:right w:val="none" w:sz="0" w:space="0" w:color="auto"/>
          </w:divBdr>
        </w:div>
        <w:div w:id="438377185">
          <w:marLeft w:val="480"/>
          <w:marRight w:val="0"/>
          <w:marTop w:val="0"/>
          <w:marBottom w:val="0"/>
          <w:divBdr>
            <w:top w:val="none" w:sz="0" w:space="0" w:color="auto"/>
            <w:left w:val="none" w:sz="0" w:space="0" w:color="auto"/>
            <w:bottom w:val="none" w:sz="0" w:space="0" w:color="auto"/>
            <w:right w:val="none" w:sz="0" w:space="0" w:color="auto"/>
          </w:divBdr>
        </w:div>
        <w:div w:id="443965442">
          <w:marLeft w:val="480"/>
          <w:marRight w:val="0"/>
          <w:marTop w:val="0"/>
          <w:marBottom w:val="0"/>
          <w:divBdr>
            <w:top w:val="none" w:sz="0" w:space="0" w:color="auto"/>
            <w:left w:val="none" w:sz="0" w:space="0" w:color="auto"/>
            <w:bottom w:val="none" w:sz="0" w:space="0" w:color="auto"/>
            <w:right w:val="none" w:sz="0" w:space="0" w:color="auto"/>
          </w:divBdr>
        </w:div>
        <w:div w:id="500967338">
          <w:marLeft w:val="480"/>
          <w:marRight w:val="0"/>
          <w:marTop w:val="0"/>
          <w:marBottom w:val="0"/>
          <w:divBdr>
            <w:top w:val="none" w:sz="0" w:space="0" w:color="auto"/>
            <w:left w:val="none" w:sz="0" w:space="0" w:color="auto"/>
            <w:bottom w:val="none" w:sz="0" w:space="0" w:color="auto"/>
            <w:right w:val="none" w:sz="0" w:space="0" w:color="auto"/>
          </w:divBdr>
        </w:div>
        <w:div w:id="506217205">
          <w:marLeft w:val="480"/>
          <w:marRight w:val="0"/>
          <w:marTop w:val="0"/>
          <w:marBottom w:val="0"/>
          <w:divBdr>
            <w:top w:val="none" w:sz="0" w:space="0" w:color="auto"/>
            <w:left w:val="none" w:sz="0" w:space="0" w:color="auto"/>
            <w:bottom w:val="none" w:sz="0" w:space="0" w:color="auto"/>
            <w:right w:val="none" w:sz="0" w:space="0" w:color="auto"/>
          </w:divBdr>
        </w:div>
        <w:div w:id="529224352">
          <w:marLeft w:val="480"/>
          <w:marRight w:val="0"/>
          <w:marTop w:val="0"/>
          <w:marBottom w:val="0"/>
          <w:divBdr>
            <w:top w:val="none" w:sz="0" w:space="0" w:color="auto"/>
            <w:left w:val="none" w:sz="0" w:space="0" w:color="auto"/>
            <w:bottom w:val="none" w:sz="0" w:space="0" w:color="auto"/>
            <w:right w:val="none" w:sz="0" w:space="0" w:color="auto"/>
          </w:divBdr>
        </w:div>
        <w:div w:id="560604362">
          <w:marLeft w:val="480"/>
          <w:marRight w:val="0"/>
          <w:marTop w:val="0"/>
          <w:marBottom w:val="0"/>
          <w:divBdr>
            <w:top w:val="none" w:sz="0" w:space="0" w:color="auto"/>
            <w:left w:val="none" w:sz="0" w:space="0" w:color="auto"/>
            <w:bottom w:val="none" w:sz="0" w:space="0" w:color="auto"/>
            <w:right w:val="none" w:sz="0" w:space="0" w:color="auto"/>
          </w:divBdr>
        </w:div>
        <w:div w:id="571089935">
          <w:marLeft w:val="480"/>
          <w:marRight w:val="0"/>
          <w:marTop w:val="0"/>
          <w:marBottom w:val="0"/>
          <w:divBdr>
            <w:top w:val="none" w:sz="0" w:space="0" w:color="auto"/>
            <w:left w:val="none" w:sz="0" w:space="0" w:color="auto"/>
            <w:bottom w:val="none" w:sz="0" w:space="0" w:color="auto"/>
            <w:right w:val="none" w:sz="0" w:space="0" w:color="auto"/>
          </w:divBdr>
        </w:div>
        <w:div w:id="583493249">
          <w:marLeft w:val="480"/>
          <w:marRight w:val="0"/>
          <w:marTop w:val="0"/>
          <w:marBottom w:val="0"/>
          <w:divBdr>
            <w:top w:val="none" w:sz="0" w:space="0" w:color="auto"/>
            <w:left w:val="none" w:sz="0" w:space="0" w:color="auto"/>
            <w:bottom w:val="none" w:sz="0" w:space="0" w:color="auto"/>
            <w:right w:val="none" w:sz="0" w:space="0" w:color="auto"/>
          </w:divBdr>
        </w:div>
        <w:div w:id="594020987">
          <w:marLeft w:val="480"/>
          <w:marRight w:val="0"/>
          <w:marTop w:val="0"/>
          <w:marBottom w:val="0"/>
          <w:divBdr>
            <w:top w:val="none" w:sz="0" w:space="0" w:color="auto"/>
            <w:left w:val="none" w:sz="0" w:space="0" w:color="auto"/>
            <w:bottom w:val="none" w:sz="0" w:space="0" w:color="auto"/>
            <w:right w:val="none" w:sz="0" w:space="0" w:color="auto"/>
          </w:divBdr>
        </w:div>
        <w:div w:id="617566677">
          <w:marLeft w:val="480"/>
          <w:marRight w:val="0"/>
          <w:marTop w:val="0"/>
          <w:marBottom w:val="0"/>
          <w:divBdr>
            <w:top w:val="none" w:sz="0" w:space="0" w:color="auto"/>
            <w:left w:val="none" w:sz="0" w:space="0" w:color="auto"/>
            <w:bottom w:val="none" w:sz="0" w:space="0" w:color="auto"/>
            <w:right w:val="none" w:sz="0" w:space="0" w:color="auto"/>
          </w:divBdr>
        </w:div>
        <w:div w:id="756364312">
          <w:marLeft w:val="480"/>
          <w:marRight w:val="0"/>
          <w:marTop w:val="0"/>
          <w:marBottom w:val="0"/>
          <w:divBdr>
            <w:top w:val="none" w:sz="0" w:space="0" w:color="auto"/>
            <w:left w:val="none" w:sz="0" w:space="0" w:color="auto"/>
            <w:bottom w:val="none" w:sz="0" w:space="0" w:color="auto"/>
            <w:right w:val="none" w:sz="0" w:space="0" w:color="auto"/>
          </w:divBdr>
        </w:div>
        <w:div w:id="772432802">
          <w:marLeft w:val="480"/>
          <w:marRight w:val="0"/>
          <w:marTop w:val="0"/>
          <w:marBottom w:val="0"/>
          <w:divBdr>
            <w:top w:val="none" w:sz="0" w:space="0" w:color="auto"/>
            <w:left w:val="none" w:sz="0" w:space="0" w:color="auto"/>
            <w:bottom w:val="none" w:sz="0" w:space="0" w:color="auto"/>
            <w:right w:val="none" w:sz="0" w:space="0" w:color="auto"/>
          </w:divBdr>
        </w:div>
        <w:div w:id="799761528">
          <w:marLeft w:val="480"/>
          <w:marRight w:val="0"/>
          <w:marTop w:val="0"/>
          <w:marBottom w:val="0"/>
          <w:divBdr>
            <w:top w:val="none" w:sz="0" w:space="0" w:color="auto"/>
            <w:left w:val="none" w:sz="0" w:space="0" w:color="auto"/>
            <w:bottom w:val="none" w:sz="0" w:space="0" w:color="auto"/>
            <w:right w:val="none" w:sz="0" w:space="0" w:color="auto"/>
          </w:divBdr>
        </w:div>
        <w:div w:id="807288496">
          <w:marLeft w:val="480"/>
          <w:marRight w:val="0"/>
          <w:marTop w:val="0"/>
          <w:marBottom w:val="0"/>
          <w:divBdr>
            <w:top w:val="none" w:sz="0" w:space="0" w:color="auto"/>
            <w:left w:val="none" w:sz="0" w:space="0" w:color="auto"/>
            <w:bottom w:val="none" w:sz="0" w:space="0" w:color="auto"/>
            <w:right w:val="none" w:sz="0" w:space="0" w:color="auto"/>
          </w:divBdr>
        </w:div>
        <w:div w:id="811826905">
          <w:marLeft w:val="480"/>
          <w:marRight w:val="0"/>
          <w:marTop w:val="0"/>
          <w:marBottom w:val="0"/>
          <w:divBdr>
            <w:top w:val="none" w:sz="0" w:space="0" w:color="auto"/>
            <w:left w:val="none" w:sz="0" w:space="0" w:color="auto"/>
            <w:bottom w:val="none" w:sz="0" w:space="0" w:color="auto"/>
            <w:right w:val="none" w:sz="0" w:space="0" w:color="auto"/>
          </w:divBdr>
        </w:div>
        <w:div w:id="822166146">
          <w:marLeft w:val="480"/>
          <w:marRight w:val="0"/>
          <w:marTop w:val="0"/>
          <w:marBottom w:val="0"/>
          <w:divBdr>
            <w:top w:val="none" w:sz="0" w:space="0" w:color="auto"/>
            <w:left w:val="none" w:sz="0" w:space="0" w:color="auto"/>
            <w:bottom w:val="none" w:sz="0" w:space="0" w:color="auto"/>
            <w:right w:val="none" w:sz="0" w:space="0" w:color="auto"/>
          </w:divBdr>
        </w:div>
        <w:div w:id="833029081">
          <w:marLeft w:val="480"/>
          <w:marRight w:val="0"/>
          <w:marTop w:val="0"/>
          <w:marBottom w:val="0"/>
          <w:divBdr>
            <w:top w:val="none" w:sz="0" w:space="0" w:color="auto"/>
            <w:left w:val="none" w:sz="0" w:space="0" w:color="auto"/>
            <w:bottom w:val="none" w:sz="0" w:space="0" w:color="auto"/>
            <w:right w:val="none" w:sz="0" w:space="0" w:color="auto"/>
          </w:divBdr>
        </w:div>
        <w:div w:id="884097258">
          <w:marLeft w:val="480"/>
          <w:marRight w:val="0"/>
          <w:marTop w:val="0"/>
          <w:marBottom w:val="0"/>
          <w:divBdr>
            <w:top w:val="none" w:sz="0" w:space="0" w:color="auto"/>
            <w:left w:val="none" w:sz="0" w:space="0" w:color="auto"/>
            <w:bottom w:val="none" w:sz="0" w:space="0" w:color="auto"/>
            <w:right w:val="none" w:sz="0" w:space="0" w:color="auto"/>
          </w:divBdr>
        </w:div>
        <w:div w:id="886261032">
          <w:marLeft w:val="480"/>
          <w:marRight w:val="0"/>
          <w:marTop w:val="0"/>
          <w:marBottom w:val="0"/>
          <w:divBdr>
            <w:top w:val="none" w:sz="0" w:space="0" w:color="auto"/>
            <w:left w:val="none" w:sz="0" w:space="0" w:color="auto"/>
            <w:bottom w:val="none" w:sz="0" w:space="0" w:color="auto"/>
            <w:right w:val="none" w:sz="0" w:space="0" w:color="auto"/>
          </w:divBdr>
        </w:div>
        <w:div w:id="889878447">
          <w:marLeft w:val="480"/>
          <w:marRight w:val="0"/>
          <w:marTop w:val="0"/>
          <w:marBottom w:val="0"/>
          <w:divBdr>
            <w:top w:val="none" w:sz="0" w:space="0" w:color="auto"/>
            <w:left w:val="none" w:sz="0" w:space="0" w:color="auto"/>
            <w:bottom w:val="none" w:sz="0" w:space="0" w:color="auto"/>
            <w:right w:val="none" w:sz="0" w:space="0" w:color="auto"/>
          </w:divBdr>
        </w:div>
        <w:div w:id="898247469">
          <w:marLeft w:val="480"/>
          <w:marRight w:val="0"/>
          <w:marTop w:val="0"/>
          <w:marBottom w:val="0"/>
          <w:divBdr>
            <w:top w:val="none" w:sz="0" w:space="0" w:color="auto"/>
            <w:left w:val="none" w:sz="0" w:space="0" w:color="auto"/>
            <w:bottom w:val="none" w:sz="0" w:space="0" w:color="auto"/>
            <w:right w:val="none" w:sz="0" w:space="0" w:color="auto"/>
          </w:divBdr>
        </w:div>
        <w:div w:id="1049918586">
          <w:marLeft w:val="480"/>
          <w:marRight w:val="0"/>
          <w:marTop w:val="0"/>
          <w:marBottom w:val="0"/>
          <w:divBdr>
            <w:top w:val="none" w:sz="0" w:space="0" w:color="auto"/>
            <w:left w:val="none" w:sz="0" w:space="0" w:color="auto"/>
            <w:bottom w:val="none" w:sz="0" w:space="0" w:color="auto"/>
            <w:right w:val="none" w:sz="0" w:space="0" w:color="auto"/>
          </w:divBdr>
        </w:div>
        <w:div w:id="1097168755">
          <w:marLeft w:val="480"/>
          <w:marRight w:val="0"/>
          <w:marTop w:val="0"/>
          <w:marBottom w:val="0"/>
          <w:divBdr>
            <w:top w:val="none" w:sz="0" w:space="0" w:color="auto"/>
            <w:left w:val="none" w:sz="0" w:space="0" w:color="auto"/>
            <w:bottom w:val="none" w:sz="0" w:space="0" w:color="auto"/>
            <w:right w:val="none" w:sz="0" w:space="0" w:color="auto"/>
          </w:divBdr>
        </w:div>
        <w:div w:id="1129397878">
          <w:marLeft w:val="480"/>
          <w:marRight w:val="0"/>
          <w:marTop w:val="0"/>
          <w:marBottom w:val="0"/>
          <w:divBdr>
            <w:top w:val="none" w:sz="0" w:space="0" w:color="auto"/>
            <w:left w:val="none" w:sz="0" w:space="0" w:color="auto"/>
            <w:bottom w:val="none" w:sz="0" w:space="0" w:color="auto"/>
            <w:right w:val="none" w:sz="0" w:space="0" w:color="auto"/>
          </w:divBdr>
        </w:div>
        <w:div w:id="1161889185">
          <w:marLeft w:val="480"/>
          <w:marRight w:val="0"/>
          <w:marTop w:val="0"/>
          <w:marBottom w:val="0"/>
          <w:divBdr>
            <w:top w:val="none" w:sz="0" w:space="0" w:color="auto"/>
            <w:left w:val="none" w:sz="0" w:space="0" w:color="auto"/>
            <w:bottom w:val="none" w:sz="0" w:space="0" w:color="auto"/>
            <w:right w:val="none" w:sz="0" w:space="0" w:color="auto"/>
          </w:divBdr>
        </w:div>
        <w:div w:id="1163476283">
          <w:marLeft w:val="480"/>
          <w:marRight w:val="0"/>
          <w:marTop w:val="0"/>
          <w:marBottom w:val="0"/>
          <w:divBdr>
            <w:top w:val="none" w:sz="0" w:space="0" w:color="auto"/>
            <w:left w:val="none" w:sz="0" w:space="0" w:color="auto"/>
            <w:bottom w:val="none" w:sz="0" w:space="0" w:color="auto"/>
            <w:right w:val="none" w:sz="0" w:space="0" w:color="auto"/>
          </w:divBdr>
        </w:div>
        <w:div w:id="1196694951">
          <w:marLeft w:val="480"/>
          <w:marRight w:val="0"/>
          <w:marTop w:val="0"/>
          <w:marBottom w:val="0"/>
          <w:divBdr>
            <w:top w:val="none" w:sz="0" w:space="0" w:color="auto"/>
            <w:left w:val="none" w:sz="0" w:space="0" w:color="auto"/>
            <w:bottom w:val="none" w:sz="0" w:space="0" w:color="auto"/>
            <w:right w:val="none" w:sz="0" w:space="0" w:color="auto"/>
          </w:divBdr>
        </w:div>
        <w:div w:id="1216356372">
          <w:marLeft w:val="480"/>
          <w:marRight w:val="0"/>
          <w:marTop w:val="0"/>
          <w:marBottom w:val="0"/>
          <w:divBdr>
            <w:top w:val="none" w:sz="0" w:space="0" w:color="auto"/>
            <w:left w:val="none" w:sz="0" w:space="0" w:color="auto"/>
            <w:bottom w:val="none" w:sz="0" w:space="0" w:color="auto"/>
            <w:right w:val="none" w:sz="0" w:space="0" w:color="auto"/>
          </w:divBdr>
        </w:div>
        <w:div w:id="1301881062">
          <w:marLeft w:val="480"/>
          <w:marRight w:val="0"/>
          <w:marTop w:val="0"/>
          <w:marBottom w:val="0"/>
          <w:divBdr>
            <w:top w:val="none" w:sz="0" w:space="0" w:color="auto"/>
            <w:left w:val="none" w:sz="0" w:space="0" w:color="auto"/>
            <w:bottom w:val="none" w:sz="0" w:space="0" w:color="auto"/>
            <w:right w:val="none" w:sz="0" w:space="0" w:color="auto"/>
          </w:divBdr>
        </w:div>
        <w:div w:id="1328631721">
          <w:marLeft w:val="480"/>
          <w:marRight w:val="0"/>
          <w:marTop w:val="0"/>
          <w:marBottom w:val="0"/>
          <w:divBdr>
            <w:top w:val="none" w:sz="0" w:space="0" w:color="auto"/>
            <w:left w:val="none" w:sz="0" w:space="0" w:color="auto"/>
            <w:bottom w:val="none" w:sz="0" w:space="0" w:color="auto"/>
            <w:right w:val="none" w:sz="0" w:space="0" w:color="auto"/>
          </w:divBdr>
        </w:div>
        <w:div w:id="1438912197">
          <w:marLeft w:val="480"/>
          <w:marRight w:val="0"/>
          <w:marTop w:val="0"/>
          <w:marBottom w:val="0"/>
          <w:divBdr>
            <w:top w:val="none" w:sz="0" w:space="0" w:color="auto"/>
            <w:left w:val="none" w:sz="0" w:space="0" w:color="auto"/>
            <w:bottom w:val="none" w:sz="0" w:space="0" w:color="auto"/>
            <w:right w:val="none" w:sz="0" w:space="0" w:color="auto"/>
          </w:divBdr>
        </w:div>
        <w:div w:id="1446536672">
          <w:marLeft w:val="480"/>
          <w:marRight w:val="0"/>
          <w:marTop w:val="0"/>
          <w:marBottom w:val="0"/>
          <w:divBdr>
            <w:top w:val="none" w:sz="0" w:space="0" w:color="auto"/>
            <w:left w:val="none" w:sz="0" w:space="0" w:color="auto"/>
            <w:bottom w:val="none" w:sz="0" w:space="0" w:color="auto"/>
            <w:right w:val="none" w:sz="0" w:space="0" w:color="auto"/>
          </w:divBdr>
        </w:div>
        <w:div w:id="1495797653">
          <w:marLeft w:val="480"/>
          <w:marRight w:val="0"/>
          <w:marTop w:val="0"/>
          <w:marBottom w:val="0"/>
          <w:divBdr>
            <w:top w:val="none" w:sz="0" w:space="0" w:color="auto"/>
            <w:left w:val="none" w:sz="0" w:space="0" w:color="auto"/>
            <w:bottom w:val="none" w:sz="0" w:space="0" w:color="auto"/>
            <w:right w:val="none" w:sz="0" w:space="0" w:color="auto"/>
          </w:divBdr>
        </w:div>
        <w:div w:id="1541867481">
          <w:marLeft w:val="480"/>
          <w:marRight w:val="0"/>
          <w:marTop w:val="0"/>
          <w:marBottom w:val="0"/>
          <w:divBdr>
            <w:top w:val="none" w:sz="0" w:space="0" w:color="auto"/>
            <w:left w:val="none" w:sz="0" w:space="0" w:color="auto"/>
            <w:bottom w:val="none" w:sz="0" w:space="0" w:color="auto"/>
            <w:right w:val="none" w:sz="0" w:space="0" w:color="auto"/>
          </w:divBdr>
        </w:div>
        <w:div w:id="1550024010">
          <w:marLeft w:val="480"/>
          <w:marRight w:val="0"/>
          <w:marTop w:val="0"/>
          <w:marBottom w:val="0"/>
          <w:divBdr>
            <w:top w:val="none" w:sz="0" w:space="0" w:color="auto"/>
            <w:left w:val="none" w:sz="0" w:space="0" w:color="auto"/>
            <w:bottom w:val="none" w:sz="0" w:space="0" w:color="auto"/>
            <w:right w:val="none" w:sz="0" w:space="0" w:color="auto"/>
          </w:divBdr>
        </w:div>
        <w:div w:id="1625426256">
          <w:marLeft w:val="480"/>
          <w:marRight w:val="0"/>
          <w:marTop w:val="0"/>
          <w:marBottom w:val="0"/>
          <w:divBdr>
            <w:top w:val="none" w:sz="0" w:space="0" w:color="auto"/>
            <w:left w:val="none" w:sz="0" w:space="0" w:color="auto"/>
            <w:bottom w:val="none" w:sz="0" w:space="0" w:color="auto"/>
            <w:right w:val="none" w:sz="0" w:space="0" w:color="auto"/>
          </w:divBdr>
        </w:div>
        <w:div w:id="1657029508">
          <w:marLeft w:val="480"/>
          <w:marRight w:val="0"/>
          <w:marTop w:val="0"/>
          <w:marBottom w:val="0"/>
          <w:divBdr>
            <w:top w:val="none" w:sz="0" w:space="0" w:color="auto"/>
            <w:left w:val="none" w:sz="0" w:space="0" w:color="auto"/>
            <w:bottom w:val="none" w:sz="0" w:space="0" w:color="auto"/>
            <w:right w:val="none" w:sz="0" w:space="0" w:color="auto"/>
          </w:divBdr>
        </w:div>
        <w:div w:id="1707214077">
          <w:marLeft w:val="480"/>
          <w:marRight w:val="0"/>
          <w:marTop w:val="0"/>
          <w:marBottom w:val="0"/>
          <w:divBdr>
            <w:top w:val="none" w:sz="0" w:space="0" w:color="auto"/>
            <w:left w:val="none" w:sz="0" w:space="0" w:color="auto"/>
            <w:bottom w:val="none" w:sz="0" w:space="0" w:color="auto"/>
            <w:right w:val="none" w:sz="0" w:space="0" w:color="auto"/>
          </w:divBdr>
        </w:div>
        <w:div w:id="1709376210">
          <w:marLeft w:val="480"/>
          <w:marRight w:val="0"/>
          <w:marTop w:val="0"/>
          <w:marBottom w:val="0"/>
          <w:divBdr>
            <w:top w:val="none" w:sz="0" w:space="0" w:color="auto"/>
            <w:left w:val="none" w:sz="0" w:space="0" w:color="auto"/>
            <w:bottom w:val="none" w:sz="0" w:space="0" w:color="auto"/>
            <w:right w:val="none" w:sz="0" w:space="0" w:color="auto"/>
          </w:divBdr>
        </w:div>
        <w:div w:id="1753817732">
          <w:marLeft w:val="480"/>
          <w:marRight w:val="0"/>
          <w:marTop w:val="0"/>
          <w:marBottom w:val="0"/>
          <w:divBdr>
            <w:top w:val="none" w:sz="0" w:space="0" w:color="auto"/>
            <w:left w:val="none" w:sz="0" w:space="0" w:color="auto"/>
            <w:bottom w:val="none" w:sz="0" w:space="0" w:color="auto"/>
            <w:right w:val="none" w:sz="0" w:space="0" w:color="auto"/>
          </w:divBdr>
        </w:div>
        <w:div w:id="1798792914">
          <w:marLeft w:val="480"/>
          <w:marRight w:val="0"/>
          <w:marTop w:val="0"/>
          <w:marBottom w:val="0"/>
          <w:divBdr>
            <w:top w:val="none" w:sz="0" w:space="0" w:color="auto"/>
            <w:left w:val="none" w:sz="0" w:space="0" w:color="auto"/>
            <w:bottom w:val="none" w:sz="0" w:space="0" w:color="auto"/>
            <w:right w:val="none" w:sz="0" w:space="0" w:color="auto"/>
          </w:divBdr>
        </w:div>
        <w:div w:id="1871995278">
          <w:marLeft w:val="480"/>
          <w:marRight w:val="0"/>
          <w:marTop w:val="0"/>
          <w:marBottom w:val="0"/>
          <w:divBdr>
            <w:top w:val="none" w:sz="0" w:space="0" w:color="auto"/>
            <w:left w:val="none" w:sz="0" w:space="0" w:color="auto"/>
            <w:bottom w:val="none" w:sz="0" w:space="0" w:color="auto"/>
            <w:right w:val="none" w:sz="0" w:space="0" w:color="auto"/>
          </w:divBdr>
        </w:div>
        <w:div w:id="1933468834">
          <w:marLeft w:val="480"/>
          <w:marRight w:val="0"/>
          <w:marTop w:val="0"/>
          <w:marBottom w:val="0"/>
          <w:divBdr>
            <w:top w:val="none" w:sz="0" w:space="0" w:color="auto"/>
            <w:left w:val="none" w:sz="0" w:space="0" w:color="auto"/>
            <w:bottom w:val="none" w:sz="0" w:space="0" w:color="auto"/>
            <w:right w:val="none" w:sz="0" w:space="0" w:color="auto"/>
          </w:divBdr>
        </w:div>
        <w:div w:id="2012635768">
          <w:marLeft w:val="480"/>
          <w:marRight w:val="0"/>
          <w:marTop w:val="0"/>
          <w:marBottom w:val="0"/>
          <w:divBdr>
            <w:top w:val="none" w:sz="0" w:space="0" w:color="auto"/>
            <w:left w:val="none" w:sz="0" w:space="0" w:color="auto"/>
            <w:bottom w:val="none" w:sz="0" w:space="0" w:color="auto"/>
            <w:right w:val="none" w:sz="0" w:space="0" w:color="auto"/>
          </w:divBdr>
        </w:div>
        <w:div w:id="2020278870">
          <w:marLeft w:val="480"/>
          <w:marRight w:val="0"/>
          <w:marTop w:val="0"/>
          <w:marBottom w:val="0"/>
          <w:divBdr>
            <w:top w:val="none" w:sz="0" w:space="0" w:color="auto"/>
            <w:left w:val="none" w:sz="0" w:space="0" w:color="auto"/>
            <w:bottom w:val="none" w:sz="0" w:space="0" w:color="auto"/>
            <w:right w:val="none" w:sz="0" w:space="0" w:color="auto"/>
          </w:divBdr>
        </w:div>
        <w:div w:id="2038850552">
          <w:marLeft w:val="480"/>
          <w:marRight w:val="0"/>
          <w:marTop w:val="0"/>
          <w:marBottom w:val="0"/>
          <w:divBdr>
            <w:top w:val="none" w:sz="0" w:space="0" w:color="auto"/>
            <w:left w:val="none" w:sz="0" w:space="0" w:color="auto"/>
            <w:bottom w:val="none" w:sz="0" w:space="0" w:color="auto"/>
            <w:right w:val="none" w:sz="0" w:space="0" w:color="auto"/>
          </w:divBdr>
        </w:div>
        <w:div w:id="2054384188">
          <w:marLeft w:val="480"/>
          <w:marRight w:val="0"/>
          <w:marTop w:val="0"/>
          <w:marBottom w:val="0"/>
          <w:divBdr>
            <w:top w:val="none" w:sz="0" w:space="0" w:color="auto"/>
            <w:left w:val="none" w:sz="0" w:space="0" w:color="auto"/>
            <w:bottom w:val="none" w:sz="0" w:space="0" w:color="auto"/>
            <w:right w:val="none" w:sz="0" w:space="0" w:color="auto"/>
          </w:divBdr>
        </w:div>
        <w:div w:id="2122219148">
          <w:marLeft w:val="480"/>
          <w:marRight w:val="0"/>
          <w:marTop w:val="0"/>
          <w:marBottom w:val="0"/>
          <w:divBdr>
            <w:top w:val="none" w:sz="0" w:space="0" w:color="auto"/>
            <w:left w:val="none" w:sz="0" w:space="0" w:color="auto"/>
            <w:bottom w:val="none" w:sz="0" w:space="0" w:color="auto"/>
            <w:right w:val="none" w:sz="0" w:space="0" w:color="auto"/>
          </w:divBdr>
        </w:div>
        <w:div w:id="2130585155">
          <w:marLeft w:val="480"/>
          <w:marRight w:val="0"/>
          <w:marTop w:val="0"/>
          <w:marBottom w:val="0"/>
          <w:divBdr>
            <w:top w:val="none" w:sz="0" w:space="0" w:color="auto"/>
            <w:left w:val="none" w:sz="0" w:space="0" w:color="auto"/>
            <w:bottom w:val="none" w:sz="0" w:space="0" w:color="auto"/>
            <w:right w:val="none" w:sz="0" w:space="0" w:color="auto"/>
          </w:divBdr>
        </w:div>
      </w:divsChild>
    </w:div>
    <w:div w:id="1023214449">
      <w:bodyDiv w:val="1"/>
      <w:marLeft w:val="0"/>
      <w:marRight w:val="0"/>
      <w:marTop w:val="0"/>
      <w:marBottom w:val="0"/>
      <w:divBdr>
        <w:top w:val="none" w:sz="0" w:space="0" w:color="auto"/>
        <w:left w:val="none" w:sz="0" w:space="0" w:color="auto"/>
        <w:bottom w:val="none" w:sz="0" w:space="0" w:color="auto"/>
        <w:right w:val="none" w:sz="0" w:space="0" w:color="auto"/>
      </w:divBdr>
      <w:divsChild>
        <w:div w:id="76247912">
          <w:marLeft w:val="480"/>
          <w:marRight w:val="0"/>
          <w:marTop w:val="0"/>
          <w:marBottom w:val="0"/>
          <w:divBdr>
            <w:top w:val="none" w:sz="0" w:space="0" w:color="auto"/>
            <w:left w:val="none" w:sz="0" w:space="0" w:color="auto"/>
            <w:bottom w:val="none" w:sz="0" w:space="0" w:color="auto"/>
            <w:right w:val="none" w:sz="0" w:space="0" w:color="auto"/>
          </w:divBdr>
        </w:div>
        <w:div w:id="118844904">
          <w:marLeft w:val="480"/>
          <w:marRight w:val="0"/>
          <w:marTop w:val="0"/>
          <w:marBottom w:val="0"/>
          <w:divBdr>
            <w:top w:val="none" w:sz="0" w:space="0" w:color="auto"/>
            <w:left w:val="none" w:sz="0" w:space="0" w:color="auto"/>
            <w:bottom w:val="none" w:sz="0" w:space="0" w:color="auto"/>
            <w:right w:val="none" w:sz="0" w:space="0" w:color="auto"/>
          </w:divBdr>
        </w:div>
        <w:div w:id="146015015">
          <w:marLeft w:val="480"/>
          <w:marRight w:val="0"/>
          <w:marTop w:val="0"/>
          <w:marBottom w:val="0"/>
          <w:divBdr>
            <w:top w:val="none" w:sz="0" w:space="0" w:color="auto"/>
            <w:left w:val="none" w:sz="0" w:space="0" w:color="auto"/>
            <w:bottom w:val="none" w:sz="0" w:space="0" w:color="auto"/>
            <w:right w:val="none" w:sz="0" w:space="0" w:color="auto"/>
          </w:divBdr>
        </w:div>
        <w:div w:id="165285726">
          <w:marLeft w:val="480"/>
          <w:marRight w:val="0"/>
          <w:marTop w:val="0"/>
          <w:marBottom w:val="0"/>
          <w:divBdr>
            <w:top w:val="none" w:sz="0" w:space="0" w:color="auto"/>
            <w:left w:val="none" w:sz="0" w:space="0" w:color="auto"/>
            <w:bottom w:val="none" w:sz="0" w:space="0" w:color="auto"/>
            <w:right w:val="none" w:sz="0" w:space="0" w:color="auto"/>
          </w:divBdr>
        </w:div>
        <w:div w:id="168449225">
          <w:marLeft w:val="480"/>
          <w:marRight w:val="0"/>
          <w:marTop w:val="0"/>
          <w:marBottom w:val="0"/>
          <w:divBdr>
            <w:top w:val="none" w:sz="0" w:space="0" w:color="auto"/>
            <w:left w:val="none" w:sz="0" w:space="0" w:color="auto"/>
            <w:bottom w:val="none" w:sz="0" w:space="0" w:color="auto"/>
            <w:right w:val="none" w:sz="0" w:space="0" w:color="auto"/>
          </w:divBdr>
        </w:div>
        <w:div w:id="173349561">
          <w:marLeft w:val="480"/>
          <w:marRight w:val="0"/>
          <w:marTop w:val="0"/>
          <w:marBottom w:val="0"/>
          <w:divBdr>
            <w:top w:val="none" w:sz="0" w:space="0" w:color="auto"/>
            <w:left w:val="none" w:sz="0" w:space="0" w:color="auto"/>
            <w:bottom w:val="none" w:sz="0" w:space="0" w:color="auto"/>
            <w:right w:val="none" w:sz="0" w:space="0" w:color="auto"/>
          </w:divBdr>
        </w:div>
        <w:div w:id="226112284">
          <w:marLeft w:val="480"/>
          <w:marRight w:val="0"/>
          <w:marTop w:val="0"/>
          <w:marBottom w:val="0"/>
          <w:divBdr>
            <w:top w:val="none" w:sz="0" w:space="0" w:color="auto"/>
            <w:left w:val="none" w:sz="0" w:space="0" w:color="auto"/>
            <w:bottom w:val="none" w:sz="0" w:space="0" w:color="auto"/>
            <w:right w:val="none" w:sz="0" w:space="0" w:color="auto"/>
          </w:divBdr>
        </w:div>
        <w:div w:id="247422831">
          <w:marLeft w:val="480"/>
          <w:marRight w:val="0"/>
          <w:marTop w:val="0"/>
          <w:marBottom w:val="0"/>
          <w:divBdr>
            <w:top w:val="none" w:sz="0" w:space="0" w:color="auto"/>
            <w:left w:val="none" w:sz="0" w:space="0" w:color="auto"/>
            <w:bottom w:val="none" w:sz="0" w:space="0" w:color="auto"/>
            <w:right w:val="none" w:sz="0" w:space="0" w:color="auto"/>
          </w:divBdr>
        </w:div>
        <w:div w:id="266626021">
          <w:marLeft w:val="480"/>
          <w:marRight w:val="0"/>
          <w:marTop w:val="0"/>
          <w:marBottom w:val="0"/>
          <w:divBdr>
            <w:top w:val="none" w:sz="0" w:space="0" w:color="auto"/>
            <w:left w:val="none" w:sz="0" w:space="0" w:color="auto"/>
            <w:bottom w:val="none" w:sz="0" w:space="0" w:color="auto"/>
            <w:right w:val="none" w:sz="0" w:space="0" w:color="auto"/>
          </w:divBdr>
        </w:div>
        <w:div w:id="273824995">
          <w:marLeft w:val="480"/>
          <w:marRight w:val="0"/>
          <w:marTop w:val="0"/>
          <w:marBottom w:val="0"/>
          <w:divBdr>
            <w:top w:val="none" w:sz="0" w:space="0" w:color="auto"/>
            <w:left w:val="none" w:sz="0" w:space="0" w:color="auto"/>
            <w:bottom w:val="none" w:sz="0" w:space="0" w:color="auto"/>
            <w:right w:val="none" w:sz="0" w:space="0" w:color="auto"/>
          </w:divBdr>
        </w:div>
        <w:div w:id="282658062">
          <w:marLeft w:val="480"/>
          <w:marRight w:val="0"/>
          <w:marTop w:val="0"/>
          <w:marBottom w:val="0"/>
          <w:divBdr>
            <w:top w:val="none" w:sz="0" w:space="0" w:color="auto"/>
            <w:left w:val="none" w:sz="0" w:space="0" w:color="auto"/>
            <w:bottom w:val="none" w:sz="0" w:space="0" w:color="auto"/>
            <w:right w:val="none" w:sz="0" w:space="0" w:color="auto"/>
          </w:divBdr>
        </w:div>
        <w:div w:id="338241208">
          <w:marLeft w:val="480"/>
          <w:marRight w:val="0"/>
          <w:marTop w:val="0"/>
          <w:marBottom w:val="0"/>
          <w:divBdr>
            <w:top w:val="none" w:sz="0" w:space="0" w:color="auto"/>
            <w:left w:val="none" w:sz="0" w:space="0" w:color="auto"/>
            <w:bottom w:val="none" w:sz="0" w:space="0" w:color="auto"/>
            <w:right w:val="none" w:sz="0" w:space="0" w:color="auto"/>
          </w:divBdr>
        </w:div>
        <w:div w:id="410734062">
          <w:marLeft w:val="480"/>
          <w:marRight w:val="0"/>
          <w:marTop w:val="0"/>
          <w:marBottom w:val="0"/>
          <w:divBdr>
            <w:top w:val="none" w:sz="0" w:space="0" w:color="auto"/>
            <w:left w:val="none" w:sz="0" w:space="0" w:color="auto"/>
            <w:bottom w:val="none" w:sz="0" w:space="0" w:color="auto"/>
            <w:right w:val="none" w:sz="0" w:space="0" w:color="auto"/>
          </w:divBdr>
        </w:div>
        <w:div w:id="443890466">
          <w:marLeft w:val="480"/>
          <w:marRight w:val="0"/>
          <w:marTop w:val="0"/>
          <w:marBottom w:val="0"/>
          <w:divBdr>
            <w:top w:val="none" w:sz="0" w:space="0" w:color="auto"/>
            <w:left w:val="none" w:sz="0" w:space="0" w:color="auto"/>
            <w:bottom w:val="none" w:sz="0" w:space="0" w:color="auto"/>
            <w:right w:val="none" w:sz="0" w:space="0" w:color="auto"/>
          </w:divBdr>
        </w:div>
        <w:div w:id="456293095">
          <w:marLeft w:val="480"/>
          <w:marRight w:val="0"/>
          <w:marTop w:val="0"/>
          <w:marBottom w:val="0"/>
          <w:divBdr>
            <w:top w:val="none" w:sz="0" w:space="0" w:color="auto"/>
            <w:left w:val="none" w:sz="0" w:space="0" w:color="auto"/>
            <w:bottom w:val="none" w:sz="0" w:space="0" w:color="auto"/>
            <w:right w:val="none" w:sz="0" w:space="0" w:color="auto"/>
          </w:divBdr>
        </w:div>
        <w:div w:id="483274467">
          <w:marLeft w:val="480"/>
          <w:marRight w:val="0"/>
          <w:marTop w:val="0"/>
          <w:marBottom w:val="0"/>
          <w:divBdr>
            <w:top w:val="none" w:sz="0" w:space="0" w:color="auto"/>
            <w:left w:val="none" w:sz="0" w:space="0" w:color="auto"/>
            <w:bottom w:val="none" w:sz="0" w:space="0" w:color="auto"/>
            <w:right w:val="none" w:sz="0" w:space="0" w:color="auto"/>
          </w:divBdr>
        </w:div>
        <w:div w:id="487868736">
          <w:marLeft w:val="480"/>
          <w:marRight w:val="0"/>
          <w:marTop w:val="0"/>
          <w:marBottom w:val="0"/>
          <w:divBdr>
            <w:top w:val="none" w:sz="0" w:space="0" w:color="auto"/>
            <w:left w:val="none" w:sz="0" w:space="0" w:color="auto"/>
            <w:bottom w:val="none" w:sz="0" w:space="0" w:color="auto"/>
            <w:right w:val="none" w:sz="0" w:space="0" w:color="auto"/>
          </w:divBdr>
        </w:div>
        <w:div w:id="600840074">
          <w:marLeft w:val="480"/>
          <w:marRight w:val="0"/>
          <w:marTop w:val="0"/>
          <w:marBottom w:val="0"/>
          <w:divBdr>
            <w:top w:val="none" w:sz="0" w:space="0" w:color="auto"/>
            <w:left w:val="none" w:sz="0" w:space="0" w:color="auto"/>
            <w:bottom w:val="none" w:sz="0" w:space="0" w:color="auto"/>
            <w:right w:val="none" w:sz="0" w:space="0" w:color="auto"/>
          </w:divBdr>
        </w:div>
        <w:div w:id="614750007">
          <w:marLeft w:val="480"/>
          <w:marRight w:val="0"/>
          <w:marTop w:val="0"/>
          <w:marBottom w:val="0"/>
          <w:divBdr>
            <w:top w:val="none" w:sz="0" w:space="0" w:color="auto"/>
            <w:left w:val="none" w:sz="0" w:space="0" w:color="auto"/>
            <w:bottom w:val="none" w:sz="0" w:space="0" w:color="auto"/>
            <w:right w:val="none" w:sz="0" w:space="0" w:color="auto"/>
          </w:divBdr>
        </w:div>
        <w:div w:id="679350660">
          <w:marLeft w:val="480"/>
          <w:marRight w:val="0"/>
          <w:marTop w:val="0"/>
          <w:marBottom w:val="0"/>
          <w:divBdr>
            <w:top w:val="none" w:sz="0" w:space="0" w:color="auto"/>
            <w:left w:val="none" w:sz="0" w:space="0" w:color="auto"/>
            <w:bottom w:val="none" w:sz="0" w:space="0" w:color="auto"/>
            <w:right w:val="none" w:sz="0" w:space="0" w:color="auto"/>
          </w:divBdr>
        </w:div>
        <w:div w:id="684869752">
          <w:marLeft w:val="480"/>
          <w:marRight w:val="0"/>
          <w:marTop w:val="0"/>
          <w:marBottom w:val="0"/>
          <w:divBdr>
            <w:top w:val="none" w:sz="0" w:space="0" w:color="auto"/>
            <w:left w:val="none" w:sz="0" w:space="0" w:color="auto"/>
            <w:bottom w:val="none" w:sz="0" w:space="0" w:color="auto"/>
            <w:right w:val="none" w:sz="0" w:space="0" w:color="auto"/>
          </w:divBdr>
        </w:div>
        <w:div w:id="698315752">
          <w:marLeft w:val="480"/>
          <w:marRight w:val="0"/>
          <w:marTop w:val="0"/>
          <w:marBottom w:val="0"/>
          <w:divBdr>
            <w:top w:val="none" w:sz="0" w:space="0" w:color="auto"/>
            <w:left w:val="none" w:sz="0" w:space="0" w:color="auto"/>
            <w:bottom w:val="none" w:sz="0" w:space="0" w:color="auto"/>
            <w:right w:val="none" w:sz="0" w:space="0" w:color="auto"/>
          </w:divBdr>
        </w:div>
        <w:div w:id="715008222">
          <w:marLeft w:val="480"/>
          <w:marRight w:val="0"/>
          <w:marTop w:val="0"/>
          <w:marBottom w:val="0"/>
          <w:divBdr>
            <w:top w:val="none" w:sz="0" w:space="0" w:color="auto"/>
            <w:left w:val="none" w:sz="0" w:space="0" w:color="auto"/>
            <w:bottom w:val="none" w:sz="0" w:space="0" w:color="auto"/>
            <w:right w:val="none" w:sz="0" w:space="0" w:color="auto"/>
          </w:divBdr>
        </w:div>
        <w:div w:id="887188361">
          <w:marLeft w:val="480"/>
          <w:marRight w:val="0"/>
          <w:marTop w:val="0"/>
          <w:marBottom w:val="0"/>
          <w:divBdr>
            <w:top w:val="none" w:sz="0" w:space="0" w:color="auto"/>
            <w:left w:val="none" w:sz="0" w:space="0" w:color="auto"/>
            <w:bottom w:val="none" w:sz="0" w:space="0" w:color="auto"/>
            <w:right w:val="none" w:sz="0" w:space="0" w:color="auto"/>
          </w:divBdr>
        </w:div>
        <w:div w:id="914582305">
          <w:marLeft w:val="480"/>
          <w:marRight w:val="0"/>
          <w:marTop w:val="0"/>
          <w:marBottom w:val="0"/>
          <w:divBdr>
            <w:top w:val="none" w:sz="0" w:space="0" w:color="auto"/>
            <w:left w:val="none" w:sz="0" w:space="0" w:color="auto"/>
            <w:bottom w:val="none" w:sz="0" w:space="0" w:color="auto"/>
            <w:right w:val="none" w:sz="0" w:space="0" w:color="auto"/>
          </w:divBdr>
        </w:div>
        <w:div w:id="92592094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937517874">
          <w:marLeft w:val="480"/>
          <w:marRight w:val="0"/>
          <w:marTop w:val="0"/>
          <w:marBottom w:val="0"/>
          <w:divBdr>
            <w:top w:val="none" w:sz="0" w:space="0" w:color="auto"/>
            <w:left w:val="none" w:sz="0" w:space="0" w:color="auto"/>
            <w:bottom w:val="none" w:sz="0" w:space="0" w:color="auto"/>
            <w:right w:val="none" w:sz="0" w:space="0" w:color="auto"/>
          </w:divBdr>
        </w:div>
        <w:div w:id="963314273">
          <w:marLeft w:val="480"/>
          <w:marRight w:val="0"/>
          <w:marTop w:val="0"/>
          <w:marBottom w:val="0"/>
          <w:divBdr>
            <w:top w:val="none" w:sz="0" w:space="0" w:color="auto"/>
            <w:left w:val="none" w:sz="0" w:space="0" w:color="auto"/>
            <w:bottom w:val="none" w:sz="0" w:space="0" w:color="auto"/>
            <w:right w:val="none" w:sz="0" w:space="0" w:color="auto"/>
          </w:divBdr>
        </w:div>
        <w:div w:id="1077285102">
          <w:marLeft w:val="480"/>
          <w:marRight w:val="0"/>
          <w:marTop w:val="0"/>
          <w:marBottom w:val="0"/>
          <w:divBdr>
            <w:top w:val="none" w:sz="0" w:space="0" w:color="auto"/>
            <w:left w:val="none" w:sz="0" w:space="0" w:color="auto"/>
            <w:bottom w:val="none" w:sz="0" w:space="0" w:color="auto"/>
            <w:right w:val="none" w:sz="0" w:space="0" w:color="auto"/>
          </w:divBdr>
        </w:div>
        <w:div w:id="1085953073">
          <w:marLeft w:val="480"/>
          <w:marRight w:val="0"/>
          <w:marTop w:val="0"/>
          <w:marBottom w:val="0"/>
          <w:divBdr>
            <w:top w:val="none" w:sz="0" w:space="0" w:color="auto"/>
            <w:left w:val="none" w:sz="0" w:space="0" w:color="auto"/>
            <w:bottom w:val="none" w:sz="0" w:space="0" w:color="auto"/>
            <w:right w:val="none" w:sz="0" w:space="0" w:color="auto"/>
          </w:divBdr>
        </w:div>
        <w:div w:id="1097754431">
          <w:marLeft w:val="480"/>
          <w:marRight w:val="0"/>
          <w:marTop w:val="0"/>
          <w:marBottom w:val="0"/>
          <w:divBdr>
            <w:top w:val="none" w:sz="0" w:space="0" w:color="auto"/>
            <w:left w:val="none" w:sz="0" w:space="0" w:color="auto"/>
            <w:bottom w:val="none" w:sz="0" w:space="0" w:color="auto"/>
            <w:right w:val="none" w:sz="0" w:space="0" w:color="auto"/>
          </w:divBdr>
        </w:div>
        <w:div w:id="1144274489">
          <w:marLeft w:val="480"/>
          <w:marRight w:val="0"/>
          <w:marTop w:val="0"/>
          <w:marBottom w:val="0"/>
          <w:divBdr>
            <w:top w:val="none" w:sz="0" w:space="0" w:color="auto"/>
            <w:left w:val="none" w:sz="0" w:space="0" w:color="auto"/>
            <w:bottom w:val="none" w:sz="0" w:space="0" w:color="auto"/>
            <w:right w:val="none" w:sz="0" w:space="0" w:color="auto"/>
          </w:divBdr>
        </w:div>
        <w:div w:id="1149975765">
          <w:marLeft w:val="480"/>
          <w:marRight w:val="0"/>
          <w:marTop w:val="0"/>
          <w:marBottom w:val="0"/>
          <w:divBdr>
            <w:top w:val="none" w:sz="0" w:space="0" w:color="auto"/>
            <w:left w:val="none" w:sz="0" w:space="0" w:color="auto"/>
            <w:bottom w:val="none" w:sz="0" w:space="0" w:color="auto"/>
            <w:right w:val="none" w:sz="0" w:space="0" w:color="auto"/>
          </w:divBdr>
        </w:div>
        <w:div w:id="1162621736">
          <w:marLeft w:val="480"/>
          <w:marRight w:val="0"/>
          <w:marTop w:val="0"/>
          <w:marBottom w:val="0"/>
          <w:divBdr>
            <w:top w:val="none" w:sz="0" w:space="0" w:color="auto"/>
            <w:left w:val="none" w:sz="0" w:space="0" w:color="auto"/>
            <w:bottom w:val="none" w:sz="0" w:space="0" w:color="auto"/>
            <w:right w:val="none" w:sz="0" w:space="0" w:color="auto"/>
          </w:divBdr>
        </w:div>
        <w:div w:id="1171334274">
          <w:marLeft w:val="480"/>
          <w:marRight w:val="0"/>
          <w:marTop w:val="0"/>
          <w:marBottom w:val="0"/>
          <w:divBdr>
            <w:top w:val="none" w:sz="0" w:space="0" w:color="auto"/>
            <w:left w:val="none" w:sz="0" w:space="0" w:color="auto"/>
            <w:bottom w:val="none" w:sz="0" w:space="0" w:color="auto"/>
            <w:right w:val="none" w:sz="0" w:space="0" w:color="auto"/>
          </w:divBdr>
        </w:div>
        <w:div w:id="1174684471">
          <w:marLeft w:val="480"/>
          <w:marRight w:val="0"/>
          <w:marTop w:val="0"/>
          <w:marBottom w:val="0"/>
          <w:divBdr>
            <w:top w:val="none" w:sz="0" w:space="0" w:color="auto"/>
            <w:left w:val="none" w:sz="0" w:space="0" w:color="auto"/>
            <w:bottom w:val="none" w:sz="0" w:space="0" w:color="auto"/>
            <w:right w:val="none" w:sz="0" w:space="0" w:color="auto"/>
          </w:divBdr>
        </w:div>
        <w:div w:id="1354527869">
          <w:marLeft w:val="480"/>
          <w:marRight w:val="0"/>
          <w:marTop w:val="0"/>
          <w:marBottom w:val="0"/>
          <w:divBdr>
            <w:top w:val="none" w:sz="0" w:space="0" w:color="auto"/>
            <w:left w:val="none" w:sz="0" w:space="0" w:color="auto"/>
            <w:bottom w:val="none" w:sz="0" w:space="0" w:color="auto"/>
            <w:right w:val="none" w:sz="0" w:space="0" w:color="auto"/>
          </w:divBdr>
        </w:div>
        <w:div w:id="1359700848">
          <w:marLeft w:val="480"/>
          <w:marRight w:val="0"/>
          <w:marTop w:val="0"/>
          <w:marBottom w:val="0"/>
          <w:divBdr>
            <w:top w:val="none" w:sz="0" w:space="0" w:color="auto"/>
            <w:left w:val="none" w:sz="0" w:space="0" w:color="auto"/>
            <w:bottom w:val="none" w:sz="0" w:space="0" w:color="auto"/>
            <w:right w:val="none" w:sz="0" w:space="0" w:color="auto"/>
          </w:divBdr>
        </w:div>
        <w:div w:id="1376543562">
          <w:marLeft w:val="480"/>
          <w:marRight w:val="0"/>
          <w:marTop w:val="0"/>
          <w:marBottom w:val="0"/>
          <w:divBdr>
            <w:top w:val="none" w:sz="0" w:space="0" w:color="auto"/>
            <w:left w:val="none" w:sz="0" w:space="0" w:color="auto"/>
            <w:bottom w:val="none" w:sz="0" w:space="0" w:color="auto"/>
            <w:right w:val="none" w:sz="0" w:space="0" w:color="auto"/>
          </w:divBdr>
        </w:div>
        <w:div w:id="1450853032">
          <w:marLeft w:val="480"/>
          <w:marRight w:val="0"/>
          <w:marTop w:val="0"/>
          <w:marBottom w:val="0"/>
          <w:divBdr>
            <w:top w:val="none" w:sz="0" w:space="0" w:color="auto"/>
            <w:left w:val="none" w:sz="0" w:space="0" w:color="auto"/>
            <w:bottom w:val="none" w:sz="0" w:space="0" w:color="auto"/>
            <w:right w:val="none" w:sz="0" w:space="0" w:color="auto"/>
          </w:divBdr>
        </w:div>
        <w:div w:id="1556039454">
          <w:marLeft w:val="480"/>
          <w:marRight w:val="0"/>
          <w:marTop w:val="0"/>
          <w:marBottom w:val="0"/>
          <w:divBdr>
            <w:top w:val="none" w:sz="0" w:space="0" w:color="auto"/>
            <w:left w:val="none" w:sz="0" w:space="0" w:color="auto"/>
            <w:bottom w:val="none" w:sz="0" w:space="0" w:color="auto"/>
            <w:right w:val="none" w:sz="0" w:space="0" w:color="auto"/>
          </w:divBdr>
        </w:div>
        <w:div w:id="1611619045">
          <w:marLeft w:val="480"/>
          <w:marRight w:val="0"/>
          <w:marTop w:val="0"/>
          <w:marBottom w:val="0"/>
          <w:divBdr>
            <w:top w:val="none" w:sz="0" w:space="0" w:color="auto"/>
            <w:left w:val="none" w:sz="0" w:space="0" w:color="auto"/>
            <w:bottom w:val="none" w:sz="0" w:space="0" w:color="auto"/>
            <w:right w:val="none" w:sz="0" w:space="0" w:color="auto"/>
          </w:divBdr>
        </w:div>
        <w:div w:id="1692217454">
          <w:marLeft w:val="480"/>
          <w:marRight w:val="0"/>
          <w:marTop w:val="0"/>
          <w:marBottom w:val="0"/>
          <w:divBdr>
            <w:top w:val="none" w:sz="0" w:space="0" w:color="auto"/>
            <w:left w:val="none" w:sz="0" w:space="0" w:color="auto"/>
            <w:bottom w:val="none" w:sz="0" w:space="0" w:color="auto"/>
            <w:right w:val="none" w:sz="0" w:space="0" w:color="auto"/>
          </w:divBdr>
        </w:div>
        <w:div w:id="1814250011">
          <w:marLeft w:val="480"/>
          <w:marRight w:val="0"/>
          <w:marTop w:val="0"/>
          <w:marBottom w:val="0"/>
          <w:divBdr>
            <w:top w:val="none" w:sz="0" w:space="0" w:color="auto"/>
            <w:left w:val="none" w:sz="0" w:space="0" w:color="auto"/>
            <w:bottom w:val="none" w:sz="0" w:space="0" w:color="auto"/>
            <w:right w:val="none" w:sz="0" w:space="0" w:color="auto"/>
          </w:divBdr>
        </w:div>
        <w:div w:id="1831363671">
          <w:marLeft w:val="480"/>
          <w:marRight w:val="0"/>
          <w:marTop w:val="0"/>
          <w:marBottom w:val="0"/>
          <w:divBdr>
            <w:top w:val="none" w:sz="0" w:space="0" w:color="auto"/>
            <w:left w:val="none" w:sz="0" w:space="0" w:color="auto"/>
            <w:bottom w:val="none" w:sz="0" w:space="0" w:color="auto"/>
            <w:right w:val="none" w:sz="0" w:space="0" w:color="auto"/>
          </w:divBdr>
        </w:div>
        <w:div w:id="1887519310">
          <w:marLeft w:val="480"/>
          <w:marRight w:val="0"/>
          <w:marTop w:val="0"/>
          <w:marBottom w:val="0"/>
          <w:divBdr>
            <w:top w:val="none" w:sz="0" w:space="0" w:color="auto"/>
            <w:left w:val="none" w:sz="0" w:space="0" w:color="auto"/>
            <w:bottom w:val="none" w:sz="0" w:space="0" w:color="auto"/>
            <w:right w:val="none" w:sz="0" w:space="0" w:color="auto"/>
          </w:divBdr>
        </w:div>
        <w:div w:id="1899973545">
          <w:marLeft w:val="480"/>
          <w:marRight w:val="0"/>
          <w:marTop w:val="0"/>
          <w:marBottom w:val="0"/>
          <w:divBdr>
            <w:top w:val="none" w:sz="0" w:space="0" w:color="auto"/>
            <w:left w:val="none" w:sz="0" w:space="0" w:color="auto"/>
            <w:bottom w:val="none" w:sz="0" w:space="0" w:color="auto"/>
            <w:right w:val="none" w:sz="0" w:space="0" w:color="auto"/>
          </w:divBdr>
        </w:div>
        <w:div w:id="1938707942">
          <w:marLeft w:val="480"/>
          <w:marRight w:val="0"/>
          <w:marTop w:val="0"/>
          <w:marBottom w:val="0"/>
          <w:divBdr>
            <w:top w:val="none" w:sz="0" w:space="0" w:color="auto"/>
            <w:left w:val="none" w:sz="0" w:space="0" w:color="auto"/>
            <w:bottom w:val="none" w:sz="0" w:space="0" w:color="auto"/>
            <w:right w:val="none" w:sz="0" w:space="0" w:color="auto"/>
          </w:divBdr>
        </w:div>
        <w:div w:id="1975865969">
          <w:marLeft w:val="480"/>
          <w:marRight w:val="0"/>
          <w:marTop w:val="0"/>
          <w:marBottom w:val="0"/>
          <w:divBdr>
            <w:top w:val="none" w:sz="0" w:space="0" w:color="auto"/>
            <w:left w:val="none" w:sz="0" w:space="0" w:color="auto"/>
            <w:bottom w:val="none" w:sz="0" w:space="0" w:color="auto"/>
            <w:right w:val="none" w:sz="0" w:space="0" w:color="auto"/>
          </w:divBdr>
        </w:div>
        <w:div w:id="2019891619">
          <w:marLeft w:val="480"/>
          <w:marRight w:val="0"/>
          <w:marTop w:val="0"/>
          <w:marBottom w:val="0"/>
          <w:divBdr>
            <w:top w:val="none" w:sz="0" w:space="0" w:color="auto"/>
            <w:left w:val="none" w:sz="0" w:space="0" w:color="auto"/>
            <w:bottom w:val="none" w:sz="0" w:space="0" w:color="auto"/>
            <w:right w:val="none" w:sz="0" w:space="0" w:color="auto"/>
          </w:divBdr>
        </w:div>
        <w:div w:id="2058968636">
          <w:marLeft w:val="480"/>
          <w:marRight w:val="0"/>
          <w:marTop w:val="0"/>
          <w:marBottom w:val="0"/>
          <w:divBdr>
            <w:top w:val="none" w:sz="0" w:space="0" w:color="auto"/>
            <w:left w:val="none" w:sz="0" w:space="0" w:color="auto"/>
            <w:bottom w:val="none" w:sz="0" w:space="0" w:color="auto"/>
            <w:right w:val="none" w:sz="0" w:space="0" w:color="auto"/>
          </w:divBdr>
        </w:div>
        <w:div w:id="2062820916">
          <w:marLeft w:val="480"/>
          <w:marRight w:val="0"/>
          <w:marTop w:val="0"/>
          <w:marBottom w:val="0"/>
          <w:divBdr>
            <w:top w:val="none" w:sz="0" w:space="0" w:color="auto"/>
            <w:left w:val="none" w:sz="0" w:space="0" w:color="auto"/>
            <w:bottom w:val="none" w:sz="0" w:space="0" w:color="auto"/>
            <w:right w:val="none" w:sz="0" w:space="0" w:color="auto"/>
          </w:divBdr>
        </w:div>
        <w:div w:id="2065636039">
          <w:marLeft w:val="480"/>
          <w:marRight w:val="0"/>
          <w:marTop w:val="0"/>
          <w:marBottom w:val="0"/>
          <w:divBdr>
            <w:top w:val="none" w:sz="0" w:space="0" w:color="auto"/>
            <w:left w:val="none" w:sz="0" w:space="0" w:color="auto"/>
            <w:bottom w:val="none" w:sz="0" w:space="0" w:color="auto"/>
            <w:right w:val="none" w:sz="0" w:space="0" w:color="auto"/>
          </w:divBdr>
        </w:div>
        <w:div w:id="2120253060">
          <w:marLeft w:val="480"/>
          <w:marRight w:val="0"/>
          <w:marTop w:val="0"/>
          <w:marBottom w:val="0"/>
          <w:divBdr>
            <w:top w:val="none" w:sz="0" w:space="0" w:color="auto"/>
            <w:left w:val="none" w:sz="0" w:space="0" w:color="auto"/>
            <w:bottom w:val="none" w:sz="0" w:space="0" w:color="auto"/>
            <w:right w:val="none" w:sz="0" w:space="0" w:color="auto"/>
          </w:divBdr>
        </w:div>
      </w:divsChild>
    </w:div>
    <w:div w:id="1023363340">
      <w:bodyDiv w:val="1"/>
      <w:marLeft w:val="0"/>
      <w:marRight w:val="0"/>
      <w:marTop w:val="0"/>
      <w:marBottom w:val="0"/>
      <w:divBdr>
        <w:top w:val="none" w:sz="0" w:space="0" w:color="auto"/>
        <w:left w:val="none" w:sz="0" w:space="0" w:color="auto"/>
        <w:bottom w:val="none" w:sz="0" w:space="0" w:color="auto"/>
        <w:right w:val="none" w:sz="0" w:space="0" w:color="auto"/>
      </w:divBdr>
      <w:divsChild>
        <w:div w:id="2061202140">
          <w:marLeft w:val="480"/>
          <w:marRight w:val="0"/>
          <w:marTop w:val="0"/>
          <w:marBottom w:val="0"/>
          <w:divBdr>
            <w:top w:val="none" w:sz="0" w:space="0" w:color="auto"/>
            <w:left w:val="none" w:sz="0" w:space="0" w:color="auto"/>
            <w:bottom w:val="none" w:sz="0" w:space="0" w:color="auto"/>
            <w:right w:val="none" w:sz="0" w:space="0" w:color="auto"/>
          </w:divBdr>
        </w:div>
        <w:div w:id="27997313">
          <w:marLeft w:val="480"/>
          <w:marRight w:val="0"/>
          <w:marTop w:val="0"/>
          <w:marBottom w:val="0"/>
          <w:divBdr>
            <w:top w:val="none" w:sz="0" w:space="0" w:color="auto"/>
            <w:left w:val="none" w:sz="0" w:space="0" w:color="auto"/>
            <w:bottom w:val="none" w:sz="0" w:space="0" w:color="auto"/>
            <w:right w:val="none" w:sz="0" w:space="0" w:color="auto"/>
          </w:divBdr>
        </w:div>
        <w:div w:id="1048801272">
          <w:marLeft w:val="480"/>
          <w:marRight w:val="0"/>
          <w:marTop w:val="0"/>
          <w:marBottom w:val="0"/>
          <w:divBdr>
            <w:top w:val="none" w:sz="0" w:space="0" w:color="auto"/>
            <w:left w:val="none" w:sz="0" w:space="0" w:color="auto"/>
            <w:bottom w:val="none" w:sz="0" w:space="0" w:color="auto"/>
            <w:right w:val="none" w:sz="0" w:space="0" w:color="auto"/>
          </w:divBdr>
        </w:div>
        <w:div w:id="576742529">
          <w:marLeft w:val="480"/>
          <w:marRight w:val="0"/>
          <w:marTop w:val="0"/>
          <w:marBottom w:val="0"/>
          <w:divBdr>
            <w:top w:val="none" w:sz="0" w:space="0" w:color="auto"/>
            <w:left w:val="none" w:sz="0" w:space="0" w:color="auto"/>
            <w:bottom w:val="none" w:sz="0" w:space="0" w:color="auto"/>
            <w:right w:val="none" w:sz="0" w:space="0" w:color="auto"/>
          </w:divBdr>
        </w:div>
        <w:div w:id="1406762536">
          <w:marLeft w:val="480"/>
          <w:marRight w:val="0"/>
          <w:marTop w:val="0"/>
          <w:marBottom w:val="0"/>
          <w:divBdr>
            <w:top w:val="none" w:sz="0" w:space="0" w:color="auto"/>
            <w:left w:val="none" w:sz="0" w:space="0" w:color="auto"/>
            <w:bottom w:val="none" w:sz="0" w:space="0" w:color="auto"/>
            <w:right w:val="none" w:sz="0" w:space="0" w:color="auto"/>
          </w:divBdr>
        </w:div>
        <w:div w:id="2032222349">
          <w:marLeft w:val="480"/>
          <w:marRight w:val="0"/>
          <w:marTop w:val="0"/>
          <w:marBottom w:val="0"/>
          <w:divBdr>
            <w:top w:val="none" w:sz="0" w:space="0" w:color="auto"/>
            <w:left w:val="none" w:sz="0" w:space="0" w:color="auto"/>
            <w:bottom w:val="none" w:sz="0" w:space="0" w:color="auto"/>
            <w:right w:val="none" w:sz="0" w:space="0" w:color="auto"/>
          </w:divBdr>
        </w:div>
        <w:div w:id="205602773">
          <w:marLeft w:val="480"/>
          <w:marRight w:val="0"/>
          <w:marTop w:val="0"/>
          <w:marBottom w:val="0"/>
          <w:divBdr>
            <w:top w:val="none" w:sz="0" w:space="0" w:color="auto"/>
            <w:left w:val="none" w:sz="0" w:space="0" w:color="auto"/>
            <w:bottom w:val="none" w:sz="0" w:space="0" w:color="auto"/>
            <w:right w:val="none" w:sz="0" w:space="0" w:color="auto"/>
          </w:divBdr>
        </w:div>
        <w:div w:id="1809666603">
          <w:marLeft w:val="480"/>
          <w:marRight w:val="0"/>
          <w:marTop w:val="0"/>
          <w:marBottom w:val="0"/>
          <w:divBdr>
            <w:top w:val="none" w:sz="0" w:space="0" w:color="auto"/>
            <w:left w:val="none" w:sz="0" w:space="0" w:color="auto"/>
            <w:bottom w:val="none" w:sz="0" w:space="0" w:color="auto"/>
            <w:right w:val="none" w:sz="0" w:space="0" w:color="auto"/>
          </w:divBdr>
        </w:div>
        <w:div w:id="1753886916">
          <w:marLeft w:val="480"/>
          <w:marRight w:val="0"/>
          <w:marTop w:val="0"/>
          <w:marBottom w:val="0"/>
          <w:divBdr>
            <w:top w:val="none" w:sz="0" w:space="0" w:color="auto"/>
            <w:left w:val="none" w:sz="0" w:space="0" w:color="auto"/>
            <w:bottom w:val="none" w:sz="0" w:space="0" w:color="auto"/>
            <w:right w:val="none" w:sz="0" w:space="0" w:color="auto"/>
          </w:divBdr>
        </w:div>
        <w:div w:id="1775781915">
          <w:marLeft w:val="480"/>
          <w:marRight w:val="0"/>
          <w:marTop w:val="0"/>
          <w:marBottom w:val="0"/>
          <w:divBdr>
            <w:top w:val="none" w:sz="0" w:space="0" w:color="auto"/>
            <w:left w:val="none" w:sz="0" w:space="0" w:color="auto"/>
            <w:bottom w:val="none" w:sz="0" w:space="0" w:color="auto"/>
            <w:right w:val="none" w:sz="0" w:space="0" w:color="auto"/>
          </w:divBdr>
        </w:div>
        <w:div w:id="1465465055">
          <w:marLeft w:val="480"/>
          <w:marRight w:val="0"/>
          <w:marTop w:val="0"/>
          <w:marBottom w:val="0"/>
          <w:divBdr>
            <w:top w:val="none" w:sz="0" w:space="0" w:color="auto"/>
            <w:left w:val="none" w:sz="0" w:space="0" w:color="auto"/>
            <w:bottom w:val="none" w:sz="0" w:space="0" w:color="auto"/>
            <w:right w:val="none" w:sz="0" w:space="0" w:color="auto"/>
          </w:divBdr>
        </w:div>
        <w:div w:id="1593196164">
          <w:marLeft w:val="480"/>
          <w:marRight w:val="0"/>
          <w:marTop w:val="0"/>
          <w:marBottom w:val="0"/>
          <w:divBdr>
            <w:top w:val="none" w:sz="0" w:space="0" w:color="auto"/>
            <w:left w:val="none" w:sz="0" w:space="0" w:color="auto"/>
            <w:bottom w:val="none" w:sz="0" w:space="0" w:color="auto"/>
            <w:right w:val="none" w:sz="0" w:space="0" w:color="auto"/>
          </w:divBdr>
        </w:div>
        <w:div w:id="1722903623">
          <w:marLeft w:val="480"/>
          <w:marRight w:val="0"/>
          <w:marTop w:val="0"/>
          <w:marBottom w:val="0"/>
          <w:divBdr>
            <w:top w:val="none" w:sz="0" w:space="0" w:color="auto"/>
            <w:left w:val="none" w:sz="0" w:space="0" w:color="auto"/>
            <w:bottom w:val="none" w:sz="0" w:space="0" w:color="auto"/>
            <w:right w:val="none" w:sz="0" w:space="0" w:color="auto"/>
          </w:divBdr>
        </w:div>
        <w:div w:id="17120289">
          <w:marLeft w:val="480"/>
          <w:marRight w:val="0"/>
          <w:marTop w:val="0"/>
          <w:marBottom w:val="0"/>
          <w:divBdr>
            <w:top w:val="none" w:sz="0" w:space="0" w:color="auto"/>
            <w:left w:val="none" w:sz="0" w:space="0" w:color="auto"/>
            <w:bottom w:val="none" w:sz="0" w:space="0" w:color="auto"/>
            <w:right w:val="none" w:sz="0" w:space="0" w:color="auto"/>
          </w:divBdr>
        </w:div>
        <w:div w:id="1411930099">
          <w:marLeft w:val="480"/>
          <w:marRight w:val="0"/>
          <w:marTop w:val="0"/>
          <w:marBottom w:val="0"/>
          <w:divBdr>
            <w:top w:val="none" w:sz="0" w:space="0" w:color="auto"/>
            <w:left w:val="none" w:sz="0" w:space="0" w:color="auto"/>
            <w:bottom w:val="none" w:sz="0" w:space="0" w:color="auto"/>
            <w:right w:val="none" w:sz="0" w:space="0" w:color="auto"/>
          </w:divBdr>
        </w:div>
        <w:div w:id="478570664">
          <w:marLeft w:val="480"/>
          <w:marRight w:val="0"/>
          <w:marTop w:val="0"/>
          <w:marBottom w:val="0"/>
          <w:divBdr>
            <w:top w:val="none" w:sz="0" w:space="0" w:color="auto"/>
            <w:left w:val="none" w:sz="0" w:space="0" w:color="auto"/>
            <w:bottom w:val="none" w:sz="0" w:space="0" w:color="auto"/>
            <w:right w:val="none" w:sz="0" w:space="0" w:color="auto"/>
          </w:divBdr>
        </w:div>
        <w:div w:id="688533866">
          <w:marLeft w:val="480"/>
          <w:marRight w:val="0"/>
          <w:marTop w:val="0"/>
          <w:marBottom w:val="0"/>
          <w:divBdr>
            <w:top w:val="none" w:sz="0" w:space="0" w:color="auto"/>
            <w:left w:val="none" w:sz="0" w:space="0" w:color="auto"/>
            <w:bottom w:val="none" w:sz="0" w:space="0" w:color="auto"/>
            <w:right w:val="none" w:sz="0" w:space="0" w:color="auto"/>
          </w:divBdr>
        </w:div>
        <w:div w:id="1406149703">
          <w:marLeft w:val="480"/>
          <w:marRight w:val="0"/>
          <w:marTop w:val="0"/>
          <w:marBottom w:val="0"/>
          <w:divBdr>
            <w:top w:val="none" w:sz="0" w:space="0" w:color="auto"/>
            <w:left w:val="none" w:sz="0" w:space="0" w:color="auto"/>
            <w:bottom w:val="none" w:sz="0" w:space="0" w:color="auto"/>
            <w:right w:val="none" w:sz="0" w:space="0" w:color="auto"/>
          </w:divBdr>
        </w:div>
        <w:div w:id="1563981348">
          <w:marLeft w:val="480"/>
          <w:marRight w:val="0"/>
          <w:marTop w:val="0"/>
          <w:marBottom w:val="0"/>
          <w:divBdr>
            <w:top w:val="none" w:sz="0" w:space="0" w:color="auto"/>
            <w:left w:val="none" w:sz="0" w:space="0" w:color="auto"/>
            <w:bottom w:val="none" w:sz="0" w:space="0" w:color="auto"/>
            <w:right w:val="none" w:sz="0" w:space="0" w:color="auto"/>
          </w:divBdr>
        </w:div>
        <w:div w:id="1618491859">
          <w:marLeft w:val="480"/>
          <w:marRight w:val="0"/>
          <w:marTop w:val="0"/>
          <w:marBottom w:val="0"/>
          <w:divBdr>
            <w:top w:val="none" w:sz="0" w:space="0" w:color="auto"/>
            <w:left w:val="none" w:sz="0" w:space="0" w:color="auto"/>
            <w:bottom w:val="none" w:sz="0" w:space="0" w:color="auto"/>
            <w:right w:val="none" w:sz="0" w:space="0" w:color="auto"/>
          </w:divBdr>
        </w:div>
        <w:div w:id="1998459149">
          <w:marLeft w:val="480"/>
          <w:marRight w:val="0"/>
          <w:marTop w:val="0"/>
          <w:marBottom w:val="0"/>
          <w:divBdr>
            <w:top w:val="none" w:sz="0" w:space="0" w:color="auto"/>
            <w:left w:val="none" w:sz="0" w:space="0" w:color="auto"/>
            <w:bottom w:val="none" w:sz="0" w:space="0" w:color="auto"/>
            <w:right w:val="none" w:sz="0" w:space="0" w:color="auto"/>
          </w:divBdr>
        </w:div>
        <w:div w:id="818689541">
          <w:marLeft w:val="480"/>
          <w:marRight w:val="0"/>
          <w:marTop w:val="0"/>
          <w:marBottom w:val="0"/>
          <w:divBdr>
            <w:top w:val="none" w:sz="0" w:space="0" w:color="auto"/>
            <w:left w:val="none" w:sz="0" w:space="0" w:color="auto"/>
            <w:bottom w:val="none" w:sz="0" w:space="0" w:color="auto"/>
            <w:right w:val="none" w:sz="0" w:space="0" w:color="auto"/>
          </w:divBdr>
        </w:div>
        <w:div w:id="1986855667">
          <w:marLeft w:val="480"/>
          <w:marRight w:val="0"/>
          <w:marTop w:val="0"/>
          <w:marBottom w:val="0"/>
          <w:divBdr>
            <w:top w:val="none" w:sz="0" w:space="0" w:color="auto"/>
            <w:left w:val="none" w:sz="0" w:space="0" w:color="auto"/>
            <w:bottom w:val="none" w:sz="0" w:space="0" w:color="auto"/>
            <w:right w:val="none" w:sz="0" w:space="0" w:color="auto"/>
          </w:divBdr>
        </w:div>
        <w:div w:id="1066877052">
          <w:marLeft w:val="480"/>
          <w:marRight w:val="0"/>
          <w:marTop w:val="0"/>
          <w:marBottom w:val="0"/>
          <w:divBdr>
            <w:top w:val="none" w:sz="0" w:space="0" w:color="auto"/>
            <w:left w:val="none" w:sz="0" w:space="0" w:color="auto"/>
            <w:bottom w:val="none" w:sz="0" w:space="0" w:color="auto"/>
            <w:right w:val="none" w:sz="0" w:space="0" w:color="auto"/>
          </w:divBdr>
        </w:div>
        <w:div w:id="1855221348">
          <w:marLeft w:val="480"/>
          <w:marRight w:val="0"/>
          <w:marTop w:val="0"/>
          <w:marBottom w:val="0"/>
          <w:divBdr>
            <w:top w:val="none" w:sz="0" w:space="0" w:color="auto"/>
            <w:left w:val="none" w:sz="0" w:space="0" w:color="auto"/>
            <w:bottom w:val="none" w:sz="0" w:space="0" w:color="auto"/>
            <w:right w:val="none" w:sz="0" w:space="0" w:color="auto"/>
          </w:divBdr>
        </w:div>
        <w:div w:id="713307277">
          <w:marLeft w:val="480"/>
          <w:marRight w:val="0"/>
          <w:marTop w:val="0"/>
          <w:marBottom w:val="0"/>
          <w:divBdr>
            <w:top w:val="none" w:sz="0" w:space="0" w:color="auto"/>
            <w:left w:val="none" w:sz="0" w:space="0" w:color="auto"/>
            <w:bottom w:val="none" w:sz="0" w:space="0" w:color="auto"/>
            <w:right w:val="none" w:sz="0" w:space="0" w:color="auto"/>
          </w:divBdr>
        </w:div>
        <w:div w:id="679548386">
          <w:marLeft w:val="480"/>
          <w:marRight w:val="0"/>
          <w:marTop w:val="0"/>
          <w:marBottom w:val="0"/>
          <w:divBdr>
            <w:top w:val="none" w:sz="0" w:space="0" w:color="auto"/>
            <w:left w:val="none" w:sz="0" w:space="0" w:color="auto"/>
            <w:bottom w:val="none" w:sz="0" w:space="0" w:color="auto"/>
            <w:right w:val="none" w:sz="0" w:space="0" w:color="auto"/>
          </w:divBdr>
        </w:div>
        <w:div w:id="2082562318">
          <w:marLeft w:val="480"/>
          <w:marRight w:val="0"/>
          <w:marTop w:val="0"/>
          <w:marBottom w:val="0"/>
          <w:divBdr>
            <w:top w:val="none" w:sz="0" w:space="0" w:color="auto"/>
            <w:left w:val="none" w:sz="0" w:space="0" w:color="auto"/>
            <w:bottom w:val="none" w:sz="0" w:space="0" w:color="auto"/>
            <w:right w:val="none" w:sz="0" w:space="0" w:color="auto"/>
          </w:divBdr>
        </w:div>
        <w:div w:id="231889574">
          <w:marLeft w:val="480"/>
          <w:marRight w:val="0"/>
          <w:marTop w:val="0"/>
          <w:marBottom w:val="0"/>
          <w:divBdr>
            <w:top w:val="none" w:sz="0" w:space="0" w:color="auto"/>
            <w:left w:val="none" w:sz="0" w:space="0" w:color="auto"/>
            <w:bottom w:val="none" w:sz="0" w:space="0" w:color="auto"/>
            <w:right w:val="none" w:sz="0" w:space="0" w:color="auto"/>
          </w:divBdr>
        </w:div>
        <w:div w:id="751586636">
          <w:marLeft w:val="480"/>
          <w:marRight w:val="0"/>
          <w:marTop w:val="0"/>
          <w:marBottom w:val="0"/>
          <w:divBdr>
            <w:top w:val="none" w:sz="0" w:space="0" w:color="auto"/>
            <w:left w:val="none" w:sz="0" w:space="0" w:color="auto"/>
            <w:bottom w:val="none" w:sz="0" w:space="0" w:color="auto"/>
            <w:right w:val="none" w:sz="0" w:space="0" w:color="auto"/>
          </w:divBdr>
        </w:div>
        <w:div w:id="216823126">
          <w:marLeft w:val="480"/>
          <w:marRight w:val="0"/>
          <w:marTop w:val="0"/>
          <w:marBottom w:val="0"/>
          <w:divBdr>
            <w:top w:val="none" w:sz="0" w:space="0" w:color="auto"/>
            <w:left w:val="none" w:sz="0" w:space="0" w:color="auto"/>
            <w:bottom w:val="none" w:sz="0" w:space="0" w:color="auto"/>
            <w:right w:val="none" w:sz="0" w:space="0" w:color="auto"/>
          </w:divBdr>
        </w:div>
        <w:div w:id="24067523">
          <w:marLeft w:val="480"/>
          <w:marRight w:val="0"/>
          <w:marTop w:val="0"/>
          <w:marBottom w:val="0"/>
          <w:divBdr>
            <w:top w:val="none" w:sz="0" w:space="0" w:color="auto"/>
            <w:left w:val="none" w:sz="0" w:space="0" w:color="auto"/>
            <w:bottom w:val="none" w:sz="0" w:space="0" w:color="auto"/>
            <w:right w:val="none" w:sz="0" w:space="0" w:color="auto"/>
          </w:divBdr>
        </w:div>
        <w:div w:id="221721122">
          <w:marLeft w:val="480"/>
          <w:marRight w:val="0"/>
          <w:marTop w:val="0"/>
          <w:marBottom w:val="0"/>
          <w:divBdr>
            <w:top w:val="none" w:sz="0" w:space="0" w:color="auto"/>
            <w:left w:val="none" w:sz="0" w:space="0" w:color="auto"/>
            <w:bottom w:val="none" w:sz="0" w:space="0" w:color="auto"/>
            <w:right w:val="none" w:sz="0" w:space="0" w:color="auto"/>
          </w:divBdr>
        </w:div>
        <w:div w:id="1344285358">
          <w:marLeft w:val="480"/>
          <w:marRight w:val="0"/>
          <w:marTop w:val="0"/>
          <w:marBottom w:val="0"/>
          <w:divBdr>
            <w:top w:val="none" w:sz="0" w:space="0" w:color="auto"/>
            <w:left w:val="none" w:sz="0" w:space="0" w:color="auto"/>
            <w:bottom w:val="none" w:sz="0" w:space="0" w:color="auto"/>
            <w:right w:val="none" w:sz="0" w:space="0" w:color="auto"/>
          </w:divBdr>
        </w:div>
        <w:div w:id="1517385554">
          <w:marLeft w:val="480"/>
          <w:marRight w:val="0"/>
          <w:marTop w:val="0"/>
          <w:marBottom w:val="0"/>
          <w:divBdr>
            <w:top w:val="none" w:sz="0" w:space="0" w:color="auto"/>
            <w:left w:val="none" w:sz="0" w:space="0" w:color="auto"/>
            <w:bottom w:val="none" w:sz="0" w:space="0" w:color="auto"/>
            <w:right w:val="none" w:sz="0" w:space="0" w:color="auto"/>
          </w:divBdr>
        </w:div>
        <w:div w:id="925655497">
          <w:marLeft w:val="480"/>
          <w:marRight w:val="0"/>
          <w:marTop w:val="0"/>
          <w:marBottom w:val="0"/>
          <w:divBdr>
            <w:top w:val="none" w:sz="0" w:space="0" w:color="auto"/>
            <w:left w:val="none" w:sz="0" w:space="0" w:color="auto"/>
            <w:bottom w:val="none" w:sz="0" w:space="0" w:color="auto"/>
            <w:right w:val="none" w:sz="0" w:space="0" w:color="auto"/>
          </w:divBdr>
        </w:div>
        <w:div w:id="1942834020">
          <w:marLeft w:val="480"/>
          <w:marRight w:val="0"/>
          <w:marTop w:val="0"/>
          <w:marBottom w:val="0"/>
          <w:divBdr>
            <w:top w:val="none" w:sz="0" w:space="0" w:color="auto"/>
            <w:left w:val="none" w:sz="0" w:space="0" w:color="auto"/>
            <w:bottom w:val="none" w:sz="0" w:space="0" w:color="auto"/>
            <w:right w:val="none" w:sz="0" w:space="0" w:color="auto"/>
          </w:divBdr>
        </w:div>
        <w:div w:id="1576164006">
          <w:marLeft w:val="480"/>
          <w:marRight w:val="0"/>
          <w:marTop w:val="0"/>
          <w:marBottom w:val="0"/>
          <w:divBdr>
            <w:top w:val="none" w:sz="0" w:space="0" w:color="auto"/>
            <w:left w:val="none" w:sz="0" w:space="0" w:color="auto"/>
            <w:bottom w:val="none" w:sz="0" w:space="0" w:color="auto"/>
            <w:right w:val="none" w:sz="0" w:space="0" w:color="auto"/>
          </w:divBdr>
        </w:div>
        <w:div w:id="651326524">
          <w:marLeft w:val="480"/>
          <w:marRight w:val="0"/>
          <w:marTop w:val="0"/>
          <w:marBottom w:val="0"/>
          <w:divBdr>
            <w:top w:val="none" w:sz="0" w:space="0" w:color="auto"/>
            <w:left w:val="none" w:sz="0" w:space="0" w:color="auto"/>
            <w:bottom w:val="none" w:sz="0" w:space="0" w:color="auto"/>
            <w:right w:val="none" w:sz="0" w:space="0" w:color="auto"/>
          </w:divBdr>
        </w:div>
        <w:div w:id="1569656935">
          <w:marLeft w:val="480"/>
          <w:marRight w:val="0"/>
          <w:marTop w:val="0"/>
          <w:marBottom w:val="0"/>
          <w:divBdr>
            <w:top w:val="none" w:sz="0" w:space="0" w:color="auto"/>
            <w:left w:val="none" w:sz="0" w:space="0" w:color="auto"/>
            <w:bottom w:val="none" w:sz="0" w:space="0" w:color="auto"/>
            <w:right w:val="none" w:sz="0" w:space="0" w:color="auto"/>
          </w:divBdr>
        </w:div>
        <w:div w:id="1241601631">
          <w:marLeft w:val="480"/>
          <w:marRight w:val="0"/>
          <w:marTop w:val="0"/>
          <w:marBottom w:val="0"/>
          <w:divBdr>
            <w:top w:val="none" w:sz="0" w:space="0" w:color="auto"/>
            <w:left w:val="none" w:sz="0" w:space="0" w:color="auto"/>
            <w:bottom w:val="none" w:sz="0" w:space="0" w:color="auto"/>
            <w:right w:val="none" w:sz="0" w:space="0" w:color="auto"/>
          </w:divBdr>
        </w:div>
        <w:div w:id="210850965">
          <w:marLeft w:val="480"/>
          <w:marRight w:val="0"/>
          <w:marTop w:val="0"/>
          <w:marBottom w:val="0"/>
          <w:divBdr>
            <w:top w:val="none" w:sz="0" w:space="0" w:color="auto"/>
            <w:left w:val="none" w:sz="0" w:space="0" w:color="auto"/>
            <w:bottom w:val="none" w:sz="0" w:space="0" w:color="auto"/>
            <w:right w:val="none" w:sz="0" w:space="0" w:color="auto"/>
          </w:divBdr>
        </w:div>
        <w:div w:id="2020426981">
          <w:marLeft w:val="480"/>
          <w:marRight w:val="0"/>
          <w:marTop w:val="0"/>
          <w:marBottom w:val="0"/>
          <w:divBdr>
            <w:top w:val="none" w:sz="0" w:space="0" w:color="auto"/>
            <w:left w:val="none" w:sz="0" w:space="0" w:color="auto"/>
            <w:bottom w:val="none" w:sz="0" w:space="0" w:color="auto"/>
            <w:right w:val="none" w:sz="0" w:space="0" w:color="auto"/>
          </w:divBdr>
        </w:div>
        <w:div w:id="390083418">
          <w:marLeft w:val="480"/>
          <w:marRight w:val="0"/>
          <w:marTop w:val="0"/>
          <w:marBottom w:val="0"/>
          <w:divBdr>
            <w:top w:val="none" w:sz="0" w:space="0" w:color="auto"/>
            <w:left w:val="none" w:sz="0" w:space="0" w:color="auto"/>
            <w:bottom w:val="none" w:sz="0" w:space="0" w:color="auto"/>
            <w:right w:val="none" w:sz="0" w:space="0" w:color="auto"/>
          </w:divBdr>
        </w:div>
        <w:div w:id="285546639">
          <w:marLeft w:val="480"/>
          <w:marRight w:val="0"/>
          <w:marTop w:val="0"/>
          <w:marBottom w:val="0"/>
          <w:divBdr>
            <w:top w:val="none" w:sz="0" w:space="0" w:color="auto"/>
            <w:left w:val="none" w:sz="0" w:space="0" w:color="auto"/>
            <w:bottom w:val="none" w:sz="0" w:space="0" w:color="auto"/>
            <w:right w:val="none" w:sz="0" w:space="0" w:color="auto"/>
          </w:divBdr>
        </w:div>
        <w:div w:id="613944530">
          <w:marLeft w:val="480"/>
          <w:marRight w:val="0"/>
          <w:marTop w:val="0"/>
          <w:marBottom w:val="0"/>
          <w:divBdr>
            <w:top w:val="none" w:sz="0" w:space="0" w:color="auto"/>
            <w:left w:val="none" w:sz="0" w:space="0" w:color="auto"/>
            <w:bottom w:val="none" w:sz="0" w:space="0" w:color="auto"/>
            <w:right w:val="none" w:sz="0" w:space="0" w:color="auto"/>
          </w:divBdr>
        </w:div>
        <w:div w:id="1891258663">
          <w:marLeft w:val="480"/>
          <w:marRight w:val="0"/>
          <w:marTop w:val="0"/>
          <w:marBottom w:val="0"/>
          <w:divBdr>
            <w:top w:val="none" w:sz="0" w:space="0" w:color="auto"/>
            <w:left w:val="none" w:sz="0" w:space="0" w:color="auto"/>
            <w:bottom w:val="none" w:sz="0" w:space="0" w:color="auto"/>
            <w:right w:val="none" w:sz="0" w:space="0" w:color="auto"/>
          </w:divBdr>
        </w:div>
        <w:div w:id="1550529541">
          <w:marLeft w:val="480"/>
          <w:marRight w:val="0"/>
          <w:marTop w:val="0"/>
          <w:marBottom w:val="0"/>
          <w:divBdr>
            <w:top w:val="none" w:sz="0" w:space="0" w:color="auto"/>
            <w:left w:val="none" w:sz="0" w:space="0" w:color="auto"/>
            <w:bottom w:val="none" w:sz="0" w:space="0" w:color="auto"/>
            <w:right w:val="none" w:sz="0" w:space="0" w:color="auto"/>
          </w:divBdr>
        </w:div>
        <w:div w:id="978922099">
          <w:marLeft w:val="480"/>
          <w:marRight w:val="0"/>
          <w:marTop w:val="0"/>
          <w:marBottom w:val="0"/>
          <w:divBdr>
            <w:top w:val="none" w:sz="0" w:space="0" w:color="auto"/>
            <w:left w:val="none" w:sz="0" w:space="0" w:color="auto"/>
            <w:bottom w:val="none" w:sz="0" w:space="0" w:color="auto"/>
            <w:right w:val="none" w:sz="0" w:space="0" w:color="auto"/>
          </w:divBdr>
        </w:div>
        <w:div w:id="469174116">
          <w:marLeft w:val="480"/>
          <w:marRight w:val="0"/>
          <w:marTop w:val="0"/>
          <w:marBottom w:val="0"/>
          <w:divBdr>
            <w:top w:val="none" w:sz="0" w:space="0" w:color="auto"/>
            <w:left w:val="none" w:sz="0" w:space="0" w:color="auto"/>
            <w:bottom w:val="none" w:sz="0" w:space="0" w:color="auto"/>
            <w:right w:val="none" w:sz="0" w:space="0" w:color="auto"/>
          </w:divBdr>
        </w:div>
        <w:div w:id="246306662">
          <w:marLeft w:val="480"/>
          <w:marRight w:val="0"/>
          <w:marTop w:val="0"/>
          <w:marBottom w:val="0"/>
          <w:divBdr>
            <w:top w:val="none" w:sz="0" w:space="0" w:color="auto"/>
            <w:left w:val="none" w:sz="0" w:space="0" w:color="auto"/>
            <w:bottom w:val="none" w:sz="0" w:space="0" w:color="auto"/>
            <w:right w:val="none" w:sz="0" w:space="0" w:color="auto"/>
          </w:divBdr>
        </w:div>
        <w:div w:id="1936942392">
          <w:marLeft w:val="480"/>
          <w:marRight w:val="0"/>
          <w:marTop w:val="0"/>
          <w:marBottom w:val="0"/>
          <w:divBdr>
            <w:top w:val="none" w:sz="0" w:space="0" w:color="auto"/>
            <w:left w:val="none" w:sz="0" w:space="0" w:color="auto"/>
            <w:bottom w:val="none" w:sz="0" w:space="0" w:color="auto"/>
            <w:right w:val="none" w:sz="0" w:space="0" w:color="auto"/>
          </w:divBdr>
        </w:div>
        <w:div w:id="986280366">
          <w:marLeft w:val="480"/>
          <w:marRight w:val="0"/>
          <w:marTop w:val="0"/>
          <w:marBottom w:val="0"/>
          <w:divBdr>
            <w:top w:val="none" w:sz="0" w:space="0" w:color="auto"/>
            <w:left w:val="none" w:sz="0" w:space="0" w:color="auto"/>
            <w:bottom w:val="none" w:sz="0" w:space="0" w:color="auto"/>
            <w:right w:val="none" w:sz="0" w:space="0" w:color="auto"/>
          </w:divBdr>
        </w:div>
        <w:div w:id="1491825042">
          <w:marLeft w:val="480"/>
          <w:marRight w:val="0"/>
          <w:marTop w:val="0"/>
          <w:marBottom w:val="0"/>
          <w:divBdr>
            <w:top w:val="none" w:sz="0" w:space="0" w:color="auto"/>
            <w:left w:val="none" w:sz="0" w:space="0" w:color="auto"/>
            <w:bottom w:val="none" w:sz="0" w:space="0" w:color="auto"/>
            <w:right w:val="none" w:sz="0" w:space="0" w:color="auto"/>
          </w:divBdr>
        </w:div>
        <w:div w:id="696539744">
          <w:marLeft w:val="480"/>
          <w:marRight w:val="0"/>
          <w:marTop w:val="0"/>
          <w:marBottom w:val="0"/>
          <w:divBdr>
            <w:top w:val="none" w:sz="0" w:space="0" w:color="auto"/>
            <w:left w:val="none" w:sz="0" w:space="0" w:color="auto"/>
            <w:bottom w:val="none" w:sz="0" w:space="0" w:color="auto"/>
            <w:right w:val="none" w:sz="0" w:space="0" w:color="auto"/>
          </w:divBdr>
        </w:div>
        <w:div w:id="916133899">
          <w:marLeft w:val="480"/>
          <w:marRight w:val="0"/>
          <w:marTop w:val="0"/>
          <w:marBottom w:val="0"/>
          <w:divBdr>
            <w:top w:val="none" w:sz="0" w:space="0" w:color="auto"/>
            <w:left w:val="none" w:sz="0" w:space="0" w:color="auto"/>
            <w:bottom w:val="none" w:sz="0" w:space="0" w:color="auto"/>
            <w:right w:val="none" w:sz="0" w:space="0" w:color="auto"/>
          </w:divBdr>
        </w:div>
        <w:div w:id="2117941083">
          <w:marLeft w:val="480"/>
          <w:marRight w:val="0"/>
          <w:marTop w:val="0"/>
          <w:marBottom w:val="0"/>
          <w:divBdr>
            <w:top w:val="none" w:sz="0" w:space="0" w:color="auto"/>
            <w:left w:val="none" w:sz="0" w:space="0" w:color="auto"/>
            <w:bottom w:val="none" w:sz="0" w:space="0" w:color="auto"/>
            <w:right w:val="none" w:sz="0" w:space="0" w:color="auto"/>
          </w:divBdr>
        </w:div>
        <w:div w:id="883518908">
          <w:marLeft w:val="480"/>
          <w:marRight w:val="0"/>
          <w:marTop w:val="0"/>
          <w:marBottom w:val="0"/>
          <w:divBdr>
            <w:top w:val="none" w:sz="0" w:space="0" w:color="auto"/>
            <w:left w:val="none" w:sz="0" w:space="0" w:color="auto"/>
            <w:bottom w:val="none" w:sz="0" w:space="0" w:color="auto"/>
            <w:right w:val="none" w:sz="0" w:space="0" w:color="auto"/>
          </w:divBdr>
        </w:div>
        <w:div w:id="1805460652">
          <w:marLeft w:val="480"/>
          <w:marRight w:val="0"/>
          <w:marTop w:val="0"/>
          <w:marBottom w:val="0"/>
          <w:divBdr>
            <w:top w:val="none" w:sz="0" w:space="0" w:color="auto"/>
            <w:left w:val="none" w:sz="0" w:space="0" w:color="auto"/>
            <w:bottom w:val="none" w:sz="0" w:space="0" w:color="auto"/>
            <w:right w:val="none" w:sz="0" w:space="0" w:color="auto"/>
          </w:divBdr>
        </w:div>
        <w:div w:id="1966496856">
          <w:marLeft w:val="480"/>
          <w:marRight w:val="0"/>
          <w:marTop w:val="0"/>
          <w:marBottom w:val="0"/>
          <w:divBdr>
            <w:top w:val="none" w:sz="0" w:space="0" w:color="auto"/>
            <w:left w:val="none" w:sz="0" w:space="0" w:color="auto"/>
            <w:bottom w:val="none" w:sz="0" w:space="0" w:color="auto"/>
            <w:right w:val="none" w:sz="0" w:space="0" w:color="auto"/>
          </w:divBdr>
        </w:div>
        <w:div w:id="788202427">
          <w:marLeft w:val="480"/>
          <w:marRight w:val="0"/>
          <w:marTop w:val="0"/>
          <w:marBottom w:val="0"/>
          <w:divBdr>
            <w:top w:val="none" w:sz="0" w:space="0" w:color="auto"/>
            <w:left w:val="none" w:sz="0" w:space="0" w:color="auto"/>
            <w:bottom w:val="none" w:sz="0" w:space="0" w:color="auto"/>
            <w:right w:val="none" w:sz="0" w:space="0" w:color="auto"/>
          </w:divBdr>
        </w:div>
        <w:div w:id="452794652">
          <w:marLeft w:val="480"/>
          <w:marRight w:val="0"/>
          <w:marTop w:val="0"/>
          <w:marBottom w:val="0"/>
          <w:divBdr>
            <w:top w:val="none" w:sz="0" w:space="0" w:color="auto"/>
            <w:left w:val="none" w:sz="0" w:space="0" w:color="auto"/>
            <w:bottom w:val="none" w:sz="0" w:space="0" w:color="auto"/>
            <w:right w:val="none" w:sz="0" w:space="0" w:color="auto"/>
          </w:divBdr>
        </w:div>
        <w:div w:id="1255164609">
          <w:marLeft w:val="480"/>
          <w:marRight w:val="0"/>
          <w:marTop w:val="0"/>
          <w:marBottom w:val="0"/>
          <w:divBdr>
            <w:top w:val="none" w:sz="0" w:space="0" w:color="auto"/>
            <w:left w:val="none" w:sz="0" w:space="0" w:color="auto"/>
            <w:bottom w:val="none" w:sz="0" w:space="0" w:color="auto"/>
            <w:right w:val="none" w:sz="0" w:space="0" w:color="auto"/>
          </w:divBdr>
        </w:div>
        <w:div w:id="1742943377">
          <w:marLeft w:val="480"/>
          <w:marRight w:val="0"/>
          <w:marTop w:val="0"/>
          <w:marBottom w:val="0"/>
          <w:divBdr>
            <w:top w:val="none" w:sz="0" w:space="0" w:color="auto"/>
            <w:left w:val="none" w:sz="0" w:space="0" w:color="auto"/>
            <w:bottom w:val="none" w:sz="0" w:space="0" w:color="auto"/>
            <w:right w:val="none" w:sz="0" w:space="0" w:color="auto"/>
          </w:divBdr>
        </w:div>
        <w:div w:id="885722158">
          <w:marLeft w:val="480"/>
          <w:marRight w:val="0"/>
          <w:marTop w:val="0"/>
          <w:marBottom w:val="0"/>
          <w:divBdr>
            <w:top w:val="none" w:sz="0" w:space="0" w:color="auto"/>
            <w:left w:val="none" w:sz="0" w:space="0" w:color="auto"/>
            <w:bottom w:val="none" w:sz="0" w:space="0" w:color="auto"/>
            <w:right w:val="none" w:sz="0" w:space="0" w:color="auto"/>
          </w:divBdr>
        </w:div>
        <w:div w:id="1245380964">
          <w:marLeft w:val="480"/>
          <w:marRight w:val="0"/>
          <w:marTop w:val="0"/>
          <w:marBottom w:val="0"/>
          <w:divBdr>
            <w:top w:val="none" w:sz="0" w:space="0" w:color="auto"/>
            <w:left w:val="none" w:sz="0" w:space="0" w:color="auto"/>
            <w:bottom w:val="none" w:sz="0" w:space="0" w:color="auto"/>
            <w:right w:val="none" w:sz="0" w:space="0" w:color="auto"/>
          </w:divBdr>
        </w:div>
        <w:div w:id="1379430165">
          <w:marLeft w:val="480"/>
          <w:marRight w:val="0"/>
          <w:marTop w:val="0"/>
          <w:marBottom w:val="0"/>
          <w:divBdr>
            <w:top w:val="none" w:sz="0" w:space="0" w:color="auto"/>
            <w:left w:val="none" w:sz="0" w:space="0" w:color="auto"/>
            <w:bottom w:val="none" w:sz="0" w:space="0" w:color="auto"/>
            <w:right w:val="none" w:sz="0" w:space="0" w:color="auto"/>
          </w:divBdr>
        </w:div>
        <w:div w:id="810439192">
          <w:marLeft w:val="480"/>
          <w:marRight w:val="0"/>
          <w:marTop w:val="0"/>
          <w:marBottom w:val="0"/>
          <w:divBdr>
            <w:top w:val="none" w:sz="0" w:space="0" w:color="auto"/>
            <w:left w:val="none" w:sz="0" w:space="0" w:color="auto"/>
            <w:bottom w:val="none" w:sz="0" w:space="0" w:color="auto"/>
            <w:right w:val="none" w:sz="0" w:space="0" w:color="auto"/>
          </w:divBdr>
        </w:div>
        <w:div w:id="41832775">
          <w:marLeft w:val="480"/>
          <w:marRight w:val="0"/>
          <w:marTop w:val="0"/>
          <w:marBottom w:val="0"/>
          <w:divBdr>
            <w:top w:val="none" w:sz="0" w:space="0" w:color="auto"/>
            <w:left w:val="none" w:sz="0" w:space="0" w:color="auto"/>
            <w:bottom w:val="none" w:sz="0" w:space="0" w:color="auto"/>
            <w:right w:val="none" w:sz="0" w:space="0" w:color="auto"/>
          </w:divBdr>
        </w:div>
        <w:div w:id="619338810">
          <w:marLeft w:val="480"/>
          <w:marRight w:val="0"/>
          <w:marTop w:val="0"/>
          <w:marBottom w:val="0"/>
          <w:divBdr>
            <w:top w:val="none" w:sz="0" w:space="0" w:color="auto"/>
            <w:left w:val="none" w:sz="0" w:space="0" w:color="auto"/>
            <w:bottom w:val="none" w:sz="0" w:space="0" w:color="auto"/>
            <w:right w:val="none" w:sz="0" w:space="0" w:color="auto"/>
          </w:divBdr>
        </w:div>
        <w:div w:id="1087070585">
          <w:marLeft w:val="480"/>
          <w:marRight w:val="0"/>
          <w:marTop w:val="0"/>
          <w:marBottom w:val="0"/>
          <w:divBdr>
            <w:top w:val="none" w:sz="0" w:space="0" w:color="auto"/>
            <w:left w:val="none" w:sz="0" w:space="0" w:color="auto"/>
            <w:bottom w:val="none" w:sz="0" w:space="0" w:color="auto"/>
            <w:right w:val="none" w:sz="0" w:space="0" w:color="auto"/>
          </w:divBdr>
        </w:div>
        <w:div w:id="191069886">
          <w:marLeft w:val="480"/>
          <w:marRight w:val="0"/>
          <w:marTop w:val="0"/>
          <w:marBottom w:val="0"/>
          <w:divBdr>
            <w:top w:val="none" w:sz="0" w:space="0" w:color="auto"/>
            <w:left w:val="none" w:sz="0" w:space="0" w:color="auto"/>
            <w:bottom w:val="none" w:sz="0" w:space="0" w:color="auto"/>
            <w:right w:val="none" w:sz="0" w:space="0" w:color="auto"/>
          </w:divBdr>
        </w:div>
        <w:div w:id="1831090892">
          <w:marLeft w:val="480"/>
          <w:marRight w:val="0"/>
          <w:marTop w:val="0"/>
          <w:marBottom w:val="0"/>
          <w:divBdr>
            <w:top w:val="none" w:sz="0" w:space="0" w:color="auto"/>
            <w:left w:val="none" w:sz="0" w:space="0" w:color="auto"/>
            <w:bottom w:val="none" w:sz="0" w:space="0" w:color="auto"/>
            <w:right w:val="none" w:sz="0" w:space="0" w:color="auto"/>
          </w:divBdr>
        </w:div>
        <w:div w:id="908543869">
          <w:marLeft w:val="480"/>
          <w:marRight w:val="0"/>
          <w:marTop w:val="0"/>
          <w:marBottom w:val="0"/>
          <w:divBdr>
            <w:top w:val="none" w:sz="0" w:space="0" w:color="auto"/>
            <w:left w:val="none" w:sz="0" w:space="0" w:color="auto"/>
            <w:bottom w:val="none" w:sz="0" w:space="0" w:color="auto"/>
            <w:right w:val="none" w:sz="0" w:space="0" w:color="auto"/>
          </w:divBdr>
        </w:div>
        <w:div w:id="282351048">
          <w:marLeft w:val="480"/>
          <w:marRight w:val="0"/>
          <w:marTop w:val="0"/>
          <w:marBottom w:val="0"/>
          <w:divBdr>
            <w:top w:val="none" w:sz="0" w:space="0" w:color="auto"/>
            <w:left w:val="none" w:sz="0" w:space="0" w:color="auto"/>
            <w:bottom w:val="none" w:sz="0" w:space="0" w:color="auto"/>
            <w:right w:val="none" w:sz="0" w:space="0" w:color="auto"/>
          </w:divBdr>
        </w:div>
        <w:div w:id="2089303603">
          <w:marLeft w:val="480"/>
          <w:marRight w:val="0"/>
          <w:marTop w:val="0"/>
          <w:marBottom w:val="0"/>
          <w:divBdr>
            <w:top w:val="none" w:sz="0" w:space="0" w:color="auto"/>
            <w:left w:val="none" w:sz="0" w:space="0" w:color="auto"/>
            <w:bottom w:val="none" w:sz="0" w:space="0" w:color="auto"/>
            <w:right w:val="none" w:sz="0" w:space="0" w:color="auto"/>
          </w:divBdr>
        </w:div>
      </w:divsChild>
    </w:div>
    <w:div w:id="1024676474">
      <w:bodyDiv w:val="1"/>
      <w:marLeft w:val="0"/>
      <w:marRight w:val="0"/>
      <w:marTop w:val="0"/>
      <w:marBottom w:val="0"/>
      <w:divBdr>
        <w:top w:val="none" w:sz="0" w:space="0" w:color="auto"/>
        <w:left w:val="none" w:sz="0" w:space="0" w:color="auto"/>
        <w:bottom w:val="none" w:sz="0" w:space="0" w:color="auto"/>
        <w:right w:val="none" w:sz="0" w:space="0" w:color="auto"/>
      </w:divBdr>
      <w:divsChild>
        <w:div w:id="2828577">
          <w:marLeft w:val="480"/>
          <w:marRight w:val="0"/>
          <w:marTop w:val="0"/>
          <w:marBottom w:val="0"/>
          <w:divBdr>
            <w:top w:val="none" w:sz="0" w:space="0" w:color="auto"/>
            <w:left w:val="none" w:sz="0" w:space="0" w:color="auto"/>
            <w:bottom w:val="none" w:sz="0" w:space="0" w:color="auto"/>
            <w:right w:val="none" w:sz="0" w:space="0" w:color="auto"/>
          </w:divBdr>
        </w:div>
        <w:div w:id="5209027">
          <w:marLeft w:val="480"/>
          <w:marRight w:val="0"/>
          <w:marTop w:val="0"/>
          <w:marBottom w:val="0"/>
          <w:divBdr>
            <w:top w:val="none" w:sz="0" w:space="0" w:color="auto"/>
            <w:left w:val="none" w:sz="0" w:space="0" w:color="auto"/>
            <w:bottom w:val="none" w:sz="0" w:space="0" w:color="auto"/>
            <w:right w:val="none" w:sz="0" w:space="0" w:color="auto"/>
          </w:divBdr>
        </w:div>
        <w:div w:id="47726414">
          <w:marLeft w:val="480"/>
          <w:marRight w:val="0"/>
          <w:marTop w:val="0"/>
          <w:marBottom w:val="0"/>
          <w:divBdr>
            <w:top w:val="none" w:sz="0" w:space="0" w:color="auto"/>
            <w:left w:val="none" w:sz="0" w:space="0" w:color="auto"/>
            <w:bottom w:val="none" w:sz="0" w:space="0" w:color="auto"/>
            <w:right w:val="none" w:sz="0" w:space="0" w:color="auto"/>
          </w:divBdr>
        </w:div>
        <w:div w:id="55471214">
          <w:marLeft w:val="480"/>
          <w:marRight w:val="0"/>
          <w:marTop w:val="0"/>
          <w:marBottom w:val="0"/>
          <w:divBdr>
            <w:top w:val="none" w:sz="0" w:space="0" w:color="auto"/>
            <w:left w:val="none" w:sz="0" w:space="0" w:color="auto"/>
            <w:bottom w:val="none" w:sz="0" w:space="0" w:color="auto"/>
            <w:right w:val="none" w:sz="0" w:space="0" w:color="auto"/>
          </w:divBdr>
        </w:div>
        <w:div w:id="63798423">
          <w:marLeft w:val="480"/>
          <w:marRight w:val="0"/>
          <w:marTop w:val="0"/>
          <w:marBottom w:val="0"/>
          <w:divBdr>
            <w:top w:val="none" w:sz="0" w:space="0" w:color="auto"/>
            <w:left w:val="none" w:sz="0" w:space="0" w:color="auto"/>
            <w:bottom w:val="none" w:sz="0" w:space="0" w:color="auto"/>
            <w:right w:val="none" w:sz="0" w:space="0" w:color="auto"/>
          </w:divBdr>
        </w:div>
        <w:div w:id="105540324">
          <w:marLeft w:val="480"/>
          <w:marRight w:val="0"/>
          <w:marTop w:val="0"/>
          <w:marBottom w:val="0"/>
          <w:divBdr>
            <w:top w:val="none" w:sz="0" w:space="0" w:color="auto"/>
            <w:left w:val="none" w:sz="0" w:space="0" w:color="auto"/>
            <w:bottom w:val="none" w:sz="0" w:space="0" w:color="auto"/>
            <w:right w:val="none" w:sz="0" w:space="0" w:color="auto"/>
          </w:divBdr>
        </w:div>
        <w:div w:id="127208068">
          <w:marLeft w:val="480"/>
          <w:marRight w:val="0"/>
          <w:marTop w:val="0"/>
          <w:marBottom w:val="0"/>
          <w:divBdr>
            <w:top w:val="none" w:sz="0" w:space="0" w:color="auto"/>
            <w:left w:val="none" w:sz="0" w:space="0" w:color="auto"/>
            <w:bottom w:val="none" w:sz="0" w:space="0" w:color="auto"/>
            <w:right w:val="none" w:sz="0" w:space="0" w:color="auto"/>
          </w:divBdr>
        </w:div>
        <w:div w:id="166987948">
          <w:marLeft w:val="480"/>
          <w:marRight w:val="0"/>
          <w:marTop w:val="0"/>
          <w:marBottom w:val="0"/>
          <w:divBdr>
            <w:top w:val="none" w:sz="0" w:space="0" w:color="auto"/>
            <w:left w:val="none" w:sz="0" w:space="0" w:color="auto"/>
            <w:bottom w:val="none" w:sz="0" w:space="0" w:color="auto"/>
            <w:right w:val="none" w:sz="0" w:space="0" w:color="auto"/>
          </w:divBdr>
        </w:div>
        <w:div w:id="175703011">
          <w:marLeft w:val="480"/>
          <w:marRight w:val="0"/>
          <w:marTop w:val="0"/>
          <w:marBottom w:val="0"/>
          <w:divBdr>
            <w:top w:val="none" w:sz="0" w:space="0" w:color="auto"/>
            <w:left w:val="none" w:sz="0" w:space="0" w:color="auto"/>
            <w:bottom w:val="none" w:sz="0" w:space="0" w:color="auto"/>
            <w:right w:val="none" w:sz="0" w:space="0" w:color="auto"/>
          </w:divBdr>
        </w:div>
        <w:div w:id="328213929">
          <w:marLeft w:val="480"/>
          <w:marRight w:val="0"/>
          <w:marTop w:val="0"/>
          <w:marBottom w:val="0"/>
          <w:divBdr>
            <w:top w:val="none" w:sz="0" w:space="0" w:color="auto"/>
            <w:left w:val="none" w:sz="0" w:space="0" w:color="auto"/>
            <w:bottom w:val="none" w:sz="0" w:space="0" w:color="auto"/>
            <w:right w:val="none" w:sz="0" w:space="0" w:color="auto"/>
          </w:divBdr>
        </w:div>
        <w:div w:id="357586365">
          <w:marLeft w:val="480"/>
          <w:marRight w:val="0"/>
          <w:marTop w:val="0"/>
          <w:marBottom w:val="0"/>
          <w:divBdr>
            <w:top w:val="none" w:sz="0" w:space="0" w:color="auto"/>
            <w:left w:val="none" w:sz="0" w:space="0" w:color="auto"/>
            <w:bottom w:val="none" w:sz="0" w:space="0" w:color="auto"/>
            <w:right w:val="none" w:sz="0" w:space="0" w:color="auto"/>
          </w:divBdr>
        </w:div>
        <w:div w:id="393284458">
          <w:marLeft w:val="480"/>
          <w:marRight w:val="0"/>
          <w:marTop w:val="0"/>
          <w:marBottom w:val="0"/>
          <w:divBdr>
            <w:top w:val="none" w:sz="0" w:space="0" w:color="auto"/>
            <w:left w:val="none" w:sz="0" w:space="0" w:color="auto"/>
            <w:bottom w:val="none" w:sz="0" w:space="0" w:color="auto"/>
            <w:right w:val="none" w:sz="0" w:space="0" w:color="auto"/>
          </w:divBdr>
        </w:div>
        <w:div w:id="394738885">
          <w:marLeft w:val="480"/>
          <w:marRight w:val="0"/>
          <w:marTop w:val="0"/>
          <w:marBottom w:val="0"/>
          <w:divBdr>
            <w:top w:val="none" w:sz="0" w:space="0" w:color="auto"/>
            <w:left w:val="none" w:sz="0" w:space="0" w:color="auto"/>
            <w:bottom w:val="none" w:sz="0" w:space="0" w:color="auto"/>
            <w:right w:val="none" w:sz="0" w:space="0" w:color="auto"/>
          </w:divBdr>
        </w:div>
        <w:div w:id="403257261">
          <w:marLeft w:val="480"/>
          <w:marRight w:val="0"/>
          <w:marTop w:val="0"/>
          <w:marBottom w:val="0"/>
          <w:divBdr>
            <w:top w:val="none" w:sz="0" w:space="0" w:color="auto"/>
            <w:left w:val="none" w:sz="0" w:space="0" w:color="auto"/>
            <w:bottom w:val="none" w:sz="0" w:space="0" w:color="auto"/>
            <w:right w:val="none" w:sz="0" w:space="0" w:color="auto"/>
          </w:divBdr>
        </w:div>
        <w:div w:id="412094448">
          <w:marLeft w:val="480"/>
          <w:marRight w:val="0"/>
          <w:marTop w:val="0"/>
          <w:marBottom w:val="0"/>
          <w:divBdr>
            <w:top w:val="none" w:sz="0" w:space="0" w:color="auto"/>
            <w:left w:val="none" w:sz="0" w:space="0" w:color="auto"/>
            <w:bottom w:val="none" w:sz="0" w:space="0" w:color="auto"/>
            <w:right w:val="none" w:sz="0" w:space="0" w:color="auto"/>
          </w:divBdr>
        </w:div>
        <w:div w:id="500701128">
          <w:marLeft w:val="480"/>
          <w:marRight w:val="0"/>
          <w:marTop w:val="0"/>
          <w:marBottom w:val="0"/>
          <w:divBdr>
            <w:top w:val="none" w:sz="0" w:space="0" w:color="auto"/>
            <w:left w:val="none" w:sz="0" w:space="0" w:color="auto"/>
            <w:bottom w:val="none" w:sz="0" w:space="0" w:color="auto"/>
            <w:right w:val="none" w:sz="0" w:space="0" w:color="auto"/>
          </w:divBdr>
        </w:div>
        <w:div w:id="508756814">
          <w:marLeft w:val="480"/>
          <w:marRight w:val="0"/>
          <w:marTop w:val="0"/>
          <w:marBottom w:val="0"/>
          <w:divBdr>
            <w:top w:val="none" w:sz="0" w:space="0" w:color="auto"/>
            <w:left w:val="none" w:sz="0" w:space="0" w:color="auto"/>
            <w:bottom w:val="none" w:sz="0" w:space="0" w:color="auto"/>
            <w:right w:val="none" w:sz="0" w:space="0" w:color="auto"/>
          </w:divBdr>
        </w:div>
        <w:div w:id="513888360">
          <w:marLeft w:val="480"/>
          <w:marRight w:val="0"/>
          <w:marTop w:val="0"/>
          <w:marBottom w:val="0"/>
          <w:divBdr>
            <w:top w:val="none" w:sz="0" w:space="0" w:color="auto"/>
            <w:left w:val="none" w:sz="0" w:space="0" w:color="auto"/>
            <w:bottom w:val="none" w:sz="0" w:space="0" w:color="auto"/>
            <w:right w:val="none" w:sz="0" w:space="0" w:color="auto"/>
          </w:divBdr>
        </w:div>
        <w:div w:id="548883664">
          <w:marLeft w:val="480"/>
          <w:marRight w:val="0"/>
          <w:marTop w:val="0"/>
          <w:marBottom w:val="0"/>
          <w:divBdr>
            <w:top w:val="none" w:sz="0" w:space="0" w:color="auto"/>
            <w:left w:val="none" w:sz="0" w:space="0" w:color="auto"/>
            <w:bottom w:val="none" w:sz="0" w:space="0" w:color="auto"/>
            <w:right w:val="none" w:sz="0" w:space="0" w:color="auto"/>
          </w:divBdr>
        </w:div>
        <w:div w:id="583685869">
          <w:marLeft w:val="480"/>
          <w:marRight w:val="0"/>
          <w:marTop w:val="0"/>
          <w:marBottom w:val="0"/>
          <w:divBdr>
            <w:top w:val="none" w:sz="0" w:space="0" w:color="auto"/>
            <w:left w:val="none" w:sz="0" w:space="0" w:color="auto"/>
            <w:bottom w:val="none" w:sz="0" w:space="0" w:color="auto"/>
            <w:right w:val="none" w:sz="0" w:space="0" w:color="auto"/>
          </w:divBdr>
        </w:div>
        <w:div w:id="650476955">
          <w:marLeft w:val="480"/>
          <w:marRight w:val="0"/>
          <w:marTop w:val="0"/>
          <w:marBottom w:val="0"/>
          <w:divBdr>
            <w:top w:val="none" w:sz="0" w:space="0" w:color="auto"/>
            <w:left w:val="none" w:sz="0" w:space="0" w:color="auto"/>
            <w:bottom w:val="none" w:sz="0" w:space="0" w:color="auto"/>
            <w:right w:val="none" w:sz="0" w:space="0" w:color="auto"/>
          </w:divBdr>
        </w:div>
        <w:div w:id="758335155">
          <w:marLeft w:val="480"/>
          <w:marRight w:val="0"/>
          <w:marTop w:val="0"/>
          <w:marBottom w:val="0"/>
          <w:divBdr>
            <w:top w:val="none" w:sz="0" w:space="0" w:color="auto"/>
            <w:left w:val="none" w:sz="0" w:space="0" w:color="auto"/>
            <w:bottom w:val="none" w:sz="0" w:space="0" w:color="auto"/>
            <w:right w:val="none" w:sz="0" w:space="0" w:color="auto"/>
          </w:divBdr>
        </w:div>
        <w:div w:id="778529493">
          <w:marLeft w:val="480"/>
          <w:marRight w:val="0"/>
          <w:marTop w:val="0"/>
          <w:marBottom w:val="0"/>
          <w:divBdr>
            <w:top w:val="none" w:sz="0" w:space="0" w:color="auto"/>
            <w:left w:val="none" w:sz="0" w:space="0" w:color="auto"/>
            <w:bottom w:val="none" w:sz="0" w:space="0" w:color="auto"/>
            <w:right w:val="none" w:sz="0" w:space="0" w:color="auto"/>
          </w:divBdr>
        </w:div>
        <w:div w:id="817576986">
          <w:marLeft w:val="480"/>
          <w:marRight w:val="0"/>
          <w:marTop w:val="0"/>
          <w:marBottom w:val="0"/>
          <w:divBdr>
            <w:top w:val="none" w:sz="0" w:space="0" w:color="auto"/>
            <w:left w:val="none" w:sz="0" w:space="0" w:color="auto"/>
            <w:bottom w:val="none" w:sz="0" w:space="0" w:color="auto"/>
            <w:right w:val="none" w:sz="0" w:space="0" w:color="auto"/>
          </w:divBdr>
        </w:div>
        <w:div w:id="820315620">
          <w:marLeft w:val="480"/>
          <w:marRight w:val="0"/>
          <w:marTop w:val="0"/>
          <w:marBottom w:val="0"/>
          <w:divBdr>
            <w:top w:val="none" w:sz="0" w:space="0" w:color="auto"/>
            <w:left w:val="none" w:sz="0" w:space="0" w:color="auto"/>
            <w:bottom w:val="none" w:sz="0" w:space="0" w:color="auto"/>
            <w:right w:val="none" w:sz="0" w:space="0" w:color="auto"/>
          </w:divBdr>
        </w:div>
        <w:div w:id="891506416">
          <w:marLeft w:val="480"/>
          <w:marRight w:val="0"/>
          <w:marTop w:val="0"/>
          <w:marBottom w:val="0"/>
          <w:divBdr>
            <w:top w:val="none" w:sz="0" w:space="0" w:color="auto"/>
            <w:left w:val="none" w:sz="0" w:space="0" w:color="auto"/>
            <w:bottom w:val="none" w:sz="0" w:space="0" w:color="auto"/>
            <w:right w:val="none" w:sz="0" w:space="0" w:color="auto"/>
          </w:divBdr>
        </w:div>
        <w:div w:id="911282334">
          <w:marLeft w:val="480"/>
          <w:marRight w:val="0"/>
          <w:marTop w:val="0"/>
          <w:marBottom w:val="0"/>
          <w:divBdr>
            <w:top w:val="none" w:sz="0" w:space="0" w:color="auto"/>
            <w:left w:val="none" w:sz="0" w:space="0" w:color="auto"/>
            <w:bottom w:val="none" w:sz="0" w:space="0" w:color="auto"/>
            <w:right w:val="none" w:sz="0" w:space="0" w:color="auto"/>
          </w:divBdr>
        </w:div>
        <w:div w:id="925723042">
          <w:marLeft w:val="480"/>
          <w:marRight w:val="0"/>
          <w:marTop w:val="0"/>
          <w:marBottom w:val="0"/>
          <w:divBdr>
            <w:top w:val="none" w:sz="0" w:space="0" w:color="auto"/>
            <w:left w:val="none" w:sz="0" w:space="0" w:color="auto"/>
            <w:bottom w:val="none" w:sz="0" w:space="0" w:color="auto"/>
            <w:right w:val="none" w:sz="0" w:space="0" w:color="auto"/>
          </w:divBdr>
        </w:div>
        <w:div w:id="928587725">
          <w:marLeft w:val="480"/>
          <w:marRight w:val="0"/>
          <w:marTop w:val="0"/>
          <w:marBottom w:val="0"/>
          <w:divBdr>
            <w:top w:val="none" w:sz="0" w:space="0" w:color="auto"/>
            <w:left w:val="none" w:sz="0" w:space="0" w:color="auto"/>
            <w:bottom w:val="none" w:sz="0" w:space="0" w:color="auto"/>
            <w:right w:val="none" w:sz="0" w:space="0" w:color="auto"/>
          </w:divBdr>
        </w:div>
        <w:div w:id="934440327">
          <w:marLeft w:val="480"/>
          <w:marRight w:val="0"/>
          <w:marTop w:val="0"/>
          <w:marBottom w:val="0"/>
          <w:divBdr>
            <w:top w:val="none" w:sz="0" w:space="0" w:color="auto"/>
            <w:left w:val="none" w:sz="0" w:space="0" w:color="auto"/>
            <w:bottom w:val="none" w:sz="0" w:space="0" w:color="auto"/>
            <w:right w:val="none" w:sz="0" w:space="0" w:color="auto"/>
          </w:divBdr>
        </w:div>
        <w:div w:id="1048382338">
          <w:marLeft w:val="480"/>
          <w:marRight w:val="0"/>
          <w:marTop w:val="0"/>
          <w:marBottom w:val="0"/>
          <w:divBdr>
            <w:top w:val="none" w:sz="0" w:space="0" w:color="auto"/>
            <w:left w:val="none" w:sz="0" w:space="0" w:color="auto"/>
            <w:bottom w:val="none" w:sz="0" w:space="0" w:color="auto"/>
            <w:right w:val="none" w:sz="0" w:space="0" w:color="auto"/>
          </w:divBdr>
        </w:div>
        <w:div w:id="1102529511">
          <w:marLeft w:val="480"/>
          <w:marRight w:val="0"/>
          <w:marTop w:val="0"/>
          <w:marBottom w:val="0"/>
          <w:divBdr>
            <w:top w:val="none" w:sz="0" w:space="0" w:color="auto"/>
            <w:left w:val="none" w:sz="0" w:space="0" w:color="auto"/>
            <w:bottom w:val="none" w:sz="0" w:space="0" w:color="auto"/>
            <w:right w:val="none" w:sz="0" w:space="0" w:color="auto"/>
          </w:divBdr>
        </w:div>
        <w:div w:id="1146169504">
          <w:marLeft w:val="480"/>
          <w:marRight w:val="0"/>
          <w:marTop w:val="0"/>
          <w:marBottom w:val="0"/>
          <w:divBdr>
            <w:top w:val="none" w:sz="0" w:space="0" w:color="auto"/>
            <w:left w:val="none" w:sz="0" w:space="0" w:color="auto"/>
            <w:bottom w:val="none" w:sz="0" w:space="0" w:color="auto"/>
            <w:right w:val="none" w:sz="0" w:space="0" w:color="auto"/>
          </w:divBdr>
        </w:div>
        <w:div w:id="1148009399">
          <w:marLeft w:val="480"/>
          <w:marRight w:val="0"/>
          <w:marTop w:val="0"/>
          <w:marBottom w:val="0"/>
          <w:divBdr>
            <w:top w:val="none" w:sz="0" w:space="0" w:color="auto"/>
            <w:left w:val="none" w:sz="0" w:space="0" w:color="auto"/>
            <w:bottom w:val="none" w:sz="0" w:space="0" w:color="auto"/>
            <w:right w:val="none" w:sz="0" w:space="0" w:color="auto"/>
          </w:divBdr>
        </w:div>
        <w:div w:id="1159157756">
          <w:marLeft w:val="480"/>
          <w:marRight w:val="0"/>
          <w:marTop w:val="0"/>
          <w:marBottom w:val="0"/>
          <w:divBdr>
            <w:top w:val="none" w:sz="0" w:space="0" w:color="auto"/>
            <w:left w:val="none" w:sz="0" w:space="0" w:color="auto"/>
            <w:bottom w:val="none" w:sz="0" w:space="0" w:color="auto"/>
            <w:right w:val="none" w:sz="0" w:space="0" w:color="auto"/>
          </w:divBdr>
        </w:div>
        <w:div w:id="1202131314">
          <w:marLeft w:val="480"/>
          <w:marRight w:val="0"/>
          <w:marTop w:val="0"/>
          <w:marBottom w:val="0"/>
          <w:divBdr>
            <w:top w:val="none" w:sz="0" w:space="0" w:color="auto"/>
            <w:left w:val="none" w:sz="0" w:space="0" w:color="auto"/>
            <w:bottom w:val="none" w:sz="0" w:space="0" w:color="auto"/>
            <w:right w:val="none" w:sz="0" w:space="0" w:color="auto"/>
          </w:divBdr>
        </w:div>
        <w:div w:id="1216818586">
          <w:marLeft w:val="480"/>
          <w:marRight w:val="0"/>
          <w:marTop w:val="0"/>
          <w:marBottom w:val="0"/>
          <w:divBdr>
            <w:top w:val="none" w:sz="0" w:space="0" w:color="auto"/>
            <w:left w:val="none" w:sz="0" w:space="0" w:color="auto"/>
            <w:bottom w:val="none" w:sz="0" w:space="0" w:color="auto"/>
            <w:right w:val="none" w:sz="0" w:space="0" w:color="auto"/>
          </w:divBdr>
        </w:div>
        <w:div w:id="1239167571">
          <w:marLeft w:val="480"/>
          <w:marRight w:val="0"/>
          <w:marTop w:val="0"/>
          <w:marBottom w:val="0"/>
          <w:divBdr>
            <w:top w:val="none" w:sz="0" w:space="0" w:color="auto"/>
            <w:left w:val="none" w:sz="0" w:space="0" w:color="auto"/>
            <w:bottom w:val="none" w:sz="0" w:space="0" w:color="auto"/>
            <w:right w:val="none" w:sz="0" w:space="0" w:color="auto"/>
          </w:divBdr>
        </w:div>
        <w:div w:id="1269047964">
          <w:marLeft w:val="480"/>
          <w:marRight w:val="0"/>
          <w:marTop w:val="0"/>
          <w:marBottom w:val="0"/>
          <w:divBdr>
            <w:top w:val="none" w:sz="0" w:space="0" w:color="auto"/>
            <w:left w:val="none" w:sz="0" w:space="0" w:color="auto"/>
            <w:bottom w:val="none" w:sz="0" w:space="0" w:color="auto"/>
            <w:right w:val="none" w:sz="0" w:space="0" w:color="auto"/>
          </w:divBdr>
        </w:div>
        <w:div w:id="1414820934">
          <w:marLeft w:val="480"/>
          <w:marRight w:val="0"/>
          <w:marTop w:val="0"/>
          <w:marBottom w:val="0"/>
          <w:divBdr>
            <w:top w:val="none" w:sz="0" w:space="0" w:color="auto"/>
            <w:left w:val="none" w:sz="0" w:space="0" w:color="auto"/>
            <w:bottom w:val="none" w:sz="0" w:space="0" w:color="auto"/>
            <w:right w:val="none" w:sz="0" w:space="0" w:color="auto"/>
          </w:divBdr>
        </w:div>
        <w:div w:id="1448625281">
          <w:marLeft w:val="480"/>
          <w:marRight w:val="0"/>
          <w:marTop w:val="0"/>
          <w:marBottom w:val="0"/>
          <w:divBdr>
            <w:top w:val="none" w:sz="0" w:space="0" w:color="auto"/>
            <w:left w:val="none" w:sz="0" w:space="0" w:color="auto"/>
            <w:bottom w:val="none" w:sz="0" w:space="0" w:color="auto"/>
            <w:right w:val="none" w:sz="0" w:space="0" w:color="auto"/>
          </w:divBdr>
        </w:div>
        <w:div w:id="1454522369">
          <w:marLeft w:val="480"/>
          <w:marRight w:val="0"/>
          <w:marTop w:val="0"/>
          <w:marBottom w:val="0"/>
          <w:divBdr>
            <w:top w:val="none" w:sz="0" w:space="0" w:color="auto"/>
            <w:left w:val="none" w:sz="0" w:space="0" w:color="auto"/>
            <w:bottom w:val="none" w:sz="0" w:space="0" w:color="auto"/>
            <w:right w:val="none" w:sz="0" w:space="0" w:color="auto"/>
          </w:divBdr>
        </w:div>
        <w:div w:id="1457143569">
          <w:marLeft w:val="480"/>
          <w:marRight w:val="0"/>
          <w:marTop w:val="0"/>
          <w:marBottom w:val="0"/>
          <w:divBdr>
            <w:top w:val="none" w:sz="0" w:space="0" w:color="auto"/>
            <w:left w:val="none" w:sz="0" w:space="0" w:color="auto"/>
            <w:bottom w:val="none" w:sz="0" w:space="0" w:color="auto"/>
            <w:right w:val="none" w:sz="0" w:space="0" w:color="auto"/>
          </w:divBdr>
        </w:div>
        <w:div w:id="1472939962">
          <w:marLeft w:val="480"/>
          <w:marRight w:val="0"/>
          <w:marTop w:val="0"/>
          <w:marBottom w:val="0"/>
          <w:divBdr>
            <w:top w:val="none" w:sz="0" w:space="0" w:color="auto"/>
            <w:left w:val="none" w:sz="0" w:space="0" w:color="auto"/>
            <w:bottom w:val="none" w:sz="0" w:space="0" w:color="auto"/>
            <w:right w:val="none" w:sz="0" w:space="0" w:color="auto"/>
          </w:divBdr>
        </w:div>
        <w:div w:id="1524704253">
          <w:marLeft w:val="480"/>
          <w:marRight w:val="0"/>
          <w:marTop w:val="0"/>
          <w:marBottom w:val="0"/>
          <w:divBdr>
            <w:top w:val="none" w:sz="0" w:space="0" w:color="auto"/>
            <w:left w:val="none" w:sz="0" w:space="0" w:color="auto"/>
            <w:bottom w:val="none" w:sz="0" w:space="0" w:color="auto"/>
            <w:right w:val="none" w:sz="0" w:space="0" w:color="auto"/>
          </w:divBdr>
        </w:div>
        <w:div w:id="1543245406">
          <w:marLeft w:val="480"/>
          <w:marRight w:val="0"/>
          <w:marTop w:val="0"/>
          <w:marBottom w:val="0"/>
          <w:divBdr>
            <w:top w:val="none" w:sz="0" w:space="0" w:color="auto"/>
            <w:left w:val="none" w:sz="0" w:space="0" w:color="auto"/>
            <w:bottom w:val="none" w:sz="0" w:space="0" w:color="auto"/>
            <w:right w:val="none" w:sz="0" w:space="0" w:color="auto"/>
          </w:divBdr>
        </w:div>
        <w:div w:id="1551725053">
          <w:marLeft w:val="480"/>
          <w:marRight w:val="0"/>
          <w:marTop w:val="0"/>
          <w:marBottom w:val="0"/>
          <w:divBdr>
            <w:top w:val="none" w:sz="0" w:space="0" w:color="auto"/>
            <w:left w:val="none" w:sz="0" w:space="0" w:color="auto"/>
            <w:bottom w:val="none" w:sz="0" w:space="0" w:color="auto"/>
            <w:right w:val="none" w:sz="0" w:space="0" w:color="auto"/>
          </w:divBdr>
        </w:div>
        <w:div w:id="1636136292">
          <w:marLeft w:val="480"/>
          <w:marRight w:val="0"/>
          <w:marTop w:val="0"/>
          <w:marBottom w:val="0"/>
          <w:divBdr>
            <w:top w:val="none" w:sz="0" w:space="0" w:color="auto"/>
            <w:left w:val="none" w:sz="0" w:space="0" w:color="auto"/>
            <w:bottom w:val="none" w:sz="0" w:space="0" w:color="auto"/>
            <w:right w:val="none" w:sz="0" w:space="0" w:color="auto"/>
          </w:divBdr>
        </w:div>
        <w:div w:id="1683780133">
          <w:marLeft w:val="480"/>
          <w:marRight w:val="0"/>
          <w:marTop w:val="0"/>
          <w:marBottom w:val="0"/>
          <w:divBdr>
            <w:top w:val="none" w:sz="0" w:space="0" w:color="auto"/>
            <w:left w:val="none" w:sz="0" w:space="0" w:color="auto"/>
            <w:bottom w:val="none" w:sz="0" w:space="0" w:color="auto"/>
            <w:right w:val="none" w:sz="0" w:space="0" w:color="auto"/>
          </w:divBdr>
        </w:div>
        <w:div w:id="1822888382">
          <w:marLeft w:val="480"/>
          <w:marRight w:val="0"/>
          <w:marTop w:val="0"/>
          <w:marBottom w:val="0"/>
          <w:divBdr>
            <w:top w:val="none" w:sz="0" w:space="0" w:color="auto"/>
            <w:left w:val="none" w:sz="0" w:space="0" w:color="auto"/>
            <w:bottom w:val="none" w:sz="0" w:space="0" w:color="auto"/>
            <w:right w:val="none" w:sz="0" w:space="0" w:color="auto"/>
          </w:divBdr>
        </w:div>
        <w:div w:id="1838031903">
          <w:marLeft w:val="480"/>
          <w:marRight w:val="0"/>
          <w:marTop w:val="0"/>
          <w:marBottom w:val="0"/>
          <w:divBdr>
            <w:top w:val="none" w:sz="0" w:space="0" w:color="auto"/>
            <w:left w:val="none" w:sz="0" w:space="0" w:color="auto"/>
            <w:bottom w:val="none" w:sz="0" w:space="0" w:color="auto"/>
            <w:right w:val="none" w:sz="0" w:space="0" w:color="auto"/>
          </w:divBdr>
        </w:div>
        <w:div w:id="1864631349">
          <w:marLeft w:val="480"/>
          <w:marRight w:val="0"/>
          <w:marTop w:val="0"/>
          <w:marBottom w:val="0"/>
          <w:divBdr>
            <w:top w:val="none" w:sz="0" w:space="0" w:color="auto"/>
            <w:left w:val="none" w:sz="0" w:space="0" w:color="auto"/>
            <w:bottom w:val="none" w:sz="0" w:space="0" w:color="auto"/>
            <w:right w:val="none" w:sz="0" w:space="0" w:color="auto"/>
          </w:divBdr>
        </w:div>
        <w:div w:id="1880318457">
          <w:marLeft w:val="480"/>
          <w:marRight w:val="0"/>
          <w:marTop w:val="0"/>
          <w:marBottom w:val="0"/>
          <w:divBdr>
            <w:top w:val="none" w:sz="0" w:space="0" w:color="auto"/>
            <w:left w:val="none" w:sz="0" w:space="0" w:color="auto"/>
            <w:bottom w:val="none" w:sz="0" w:space="0" w:color="auto"/>
            <w:right w:val="none" w:sz="0" w:space="0" w:color="auto"/>
          </w:divBdr>
        </w:div>
        <w:div w:id="1923567004">
          <w:marLeft w:val="480"/>
          <w:marRight w:val="0"/>
          <w:marTop w:val="0"/>
          <w:marBottom w:val="0"/>
          <w:divBdr>
            <w:top w:val="none" w:sz="0" w:space="0" w:color="auto"/>
            <w:left w:val="none" w:sz="0" w:space="0" w:color="auto"/>
            <w:bottom w:val="none" w:sz="0" w:space="0" w:color="auto"/>
            <w:right w:val="none" w:sz="0" w:space="0" w:color="auto"/>
          </w:divBdr>
        </w:div>
        <w:div w:id="1953706109">
          <w:marLeft w:val="480"/>
          <w:marRight w:val="0"/>
          <w:marTop w:val="0"/>
          <w:marBottom w:val="0"/>
          <w:divBdr>
            <w:top w:val="none" w:sz="0" w:space="0" w:color="auto"/>
            <w:left w:val="none" w:sz="0" w:space="0" w:color="auto"/>
            <w:bottom w:val="none" w:sz="0" w:space="0" w:color="auto"/>
            <w:right w:val="none" w:sz="0" w:space="0" w:color="auto"/>
          </w:divBdr>
        </w:div>
        <w:div w:id="2087142063">
          <w:marLeft w:val="480"/>
          <w:marRight w:val="0"/>
          <w:marTop w:val="0"/>
          <w:marBottom w:val="0"/>
          <w:divBdr>
            <w:top w:val="none" w:sz="0" w:space="0" w:color="auto"/>
            <w:left w:val="none" w:sz="0" w:space="0" w:color="auto"/>
            <w:bottom w:val="none" w:sz="0" w:space="0" w:color="auto"/>
            <w:right w:val="none" w:sz="0" w:space="0" w:color="auto"/>
          </w:divBdr>
        </w:div>
        <w:div w:id="2097360353">
          <w:marLeft w:val="480"/>
          <w:marRight w:val="0"/>
          <w:marTop w:val="0"/>
          <w:marBottom w:val="0"/>
          <w:divBdr>
            <w:top w:val="none" w:sz="0" w:space="0" w:color="auto"/>
            <w:left w:val="none" w:sz="0" w:space="0" w:color="auto"/>
            <w:bottom w:val="none" w:sz="0" w:space="0" w:color="auto"/>
            <w:right w:val="none" w:sz="0" w:space="0" w:color="auto"/>
          </w:divBdr>
        </w:div>
        <w:div w:id="2119523851">
          <w:marLeft w:val="480"/>
          <w:marRight w:val="0"/>
          <w:marTop w:val="0"/>
          <w:marBottom w:val="0"/>
          <w:divBdr>
            <w:top w:val="none" w:sz="0" w:space="0" w:color="auto"/>
            <w:left w:val="none" w:sz="0" w:space="0" w:color="auto"/>
            <w:bottom w:val="none" w:sz="0" w:space="0" w:color="auto"/>
            <w:right w:val="none" w:sz="0" w:space="0" w:color="auto"/>
          </w:divBdr>
        </w:div>
        <w:div w:id="2136556274">
          <w:marLeft w:val="480"/>
          <w:marRight w:val="0"/>
          <w:marTop w:val="0"/>
          <w:marBottom w:val="0"/>
          <w:divBdr>
            <w:top w:val="none" w:sz="0" w:space="0" w:color="auto"/>
            <w:left w:val="none" w:sz="0" w:space="0" w:color="auto"/>
            <w:bottom w:val="none" w:sz="0" w:space="0" w:color="auto"/>
            <w:right w:val="none" w:sz="0" w:space="0" w:color="auto"/>
          </w:divBdr>
        </w:div>
      </w:divsChild>
    </w:div>
    <w:div w:id="1027874252">
      <w:bodyDiv w:val="1"/>
      <w:marLeft w:val="0"/>
      <w:marRight w:val="0"/>
      <w:marTop w:val="0"/>
      <w:marBottom w:val="0"/>
      <w:divBdr>
        <w:top w:val="none" w:sz="0" w:space="0" w:color="auto"/>
        <w:left w:val="none" w:sz="0" w:space="0" w:color="auto"/>
        <w:bottom w:val="none" w:sz="0" w:space="0" w:color="auto"/>
        <w:right w:val="none" w:sz="0" w:space="0" w:color="auto"/>
      </w:divBdr>
    </w:div>
    <w:div w:id="1029834624">
      <w:bodyDiv w:val="1"/>
      <w:marLeft w:val="0"/>
      <w:marRight w:val="0"/>
      <w:marTop w:val="0"/>
      <w:marBottom w:val="0"/>
      <w:divBdr>
        <w:top w:val="none" w:sz="0" w:space="0" w:color="auto"/>
        <w:left w:val="none" w:sz="0" w:space="0" w:color="auto"/>
        <w:bottom w:val="none" w:sz="0" w:space="0" w:color="auto"/>
        <w:right w:val="none" w:sz="0" w:space="0" w:color="auto"/>
      </w:divBdr>
      <w:divsChild>
        <w:div w:id="7875453">
          <w:marLeft w:val="480"/>
          <w:marRight w:val="0"/>
          <w:marTop w:val="0"/>
          <w:marBottom w:val="0"/>
          <w:divBdr>
            <w:top w:val="none" w:sz="0" w:space="0" w:color="auto"/>
            <w:left w:val="none" w:sz="0" w:space="0" w:color="auto"/>
            <w:bottom w:val="none" w:sz="0" w:space="0" w:color="auto"/>
            <w:right w:val="none" w:sz="0" w:space="0" w:color="auto"/>
          </w:divBdr>
        </w:div>
        <w:div w:id="52047254">
          <w:marLeft w:val="480"/>
          <w:marRight w:val="0"/>
          <w:marTop w:val="0"/>
          <w:marBottom w:val="0"/>
          <w:divBdr>
            <w:top w:val="none" w:sz="0" w:space="0" w:color="auto"/>
            <w:left w:val="none" w:sz="0" w:space="0" w:color="auto"/>
            <w:bottom w:val="none" w:sz="0" w:space="0" w:color="auto"/>
            <w:right w:val="none" w:sz="0" w:space="0" w:color="auto"/>
          </w:divBdr>
        </w:div>
        <w:div w:id="52587802">
          <w:marLeft w:val="480"/>
          <w:marRight w:val="0"/>
          <w:marTop w:val="0"/>
          <w:marBottom w:val="0"/>
          <w:divBdr>
            <w:top w:val="none" w:sz="0" w:space="0" w:color="auto"/>
            <w:left w:val="none" w:sz="0" w:space="0" w:color="auto"/>
            <w:bottom w:val="none" w:sz="0" w:space="0" w:color="auto"/>
            <w:right w:val="none" w:sz="0" w:space="0" w:color="auto"/>
          </w:divBdr>
        </w:div>
        <w:div w:id="57359604">
          <w:marLeft w:val="480"/>
          <w:marRight w:val="0"/>
          <w:marTop w:val="0"/>
          <w:marBottom w:val="0"/>
          <w:divBdr>
            <w:top w:val="none" w:sz="0" w:space="0" w:color="auto"/>
            <w:left w:val="none" w:sz="0" w:space="0" w:color="auto"/>
            <w:bottom w:val="none" w:sz="0" w:space="0" w:color="auto"/>
            <w:right w:val="none" w:sz="0" w:space="0" w:color="auto"/>
          </w:divBdr>
        </w:div>
        <w:div w:id="109403042">
          <w:marLeft w:val="480"/>
          <w:marRight w:val="0"/>
          <w:marTop w:val="0"/>
          <w:marBottom w:val="0"/>
          <w:divBdr>
            <w:top w:val="none" w:sz="0" w:space="0" w:color="auto"/>
            <w:left w:val="none" w:sz="0" w:space="0" w:color="auto"/>
            <w:bottom w:val="none" w:sz="0" w:space="0" w:color="auto"/>
            <w:right w:val="none" w:sz="0" w:space="0" w:color="auto"/>
          </w:divBdr>
        </w:div>
        <w:div w:id="147213122">
          <w:marLeft w:val="480"/>
          <w:marRight w:val="0"/>
          <w:marTop w:val="0"/>
          <w:marBottom w:val="0"/>
          <w:divBdr>
            <w:top w:val="none" w:sz="0" w:space="0" w:color="auto"/>
            <w:left w:val="none" w:sz="0" w:space="0" w:color="auto"/>
            <w:bottom w:val="none" w:sz="0" w:space="0" w:color="auto"/>
            <w:right w:val="none" w:sz="0" w:space="0" w:color="auto"/>
          </w:divBdr>
        </w:div>
        <w:div w:id="177281373">
          <w:marLeft w:val="480"/>
          <w:marRight w:val="0"/>
          <w:marTop w:val="0"/>
          <w:marBottom w:val="0"/>
          <w:divBdr>
            <w:top w:val="none" w:sz="0" w:space="0" w:color="auto"/>
            <w:left w:val="none" w:sz="0" w:space="0" w:color="auto"/>
            <w:bottom w:val="none" w:sz="0" w:space="0" w:color="auto"/>
            <w:right w:val="none" w:sz="0" w:space="0" w:color="auto"/>
          </w:divBdr>
        </w:div>
        <w:div w:id="185798827">
          <w:marLeft w:val="480"/>
          <w:marRight w:val="0"/>
          <w:marTop w:val="0"/>
          <w:marBottom w:val="0"/>
          <w:divBdr>
            <w:top w:val="none" w:sz="0" w:space="0" w:color="auto"/>
            <w:left w:val="none" w:sz="0" w:space="0" w:color="auto"/>
            <w:bottom w:val="none" w:sz="0" w:space="0" w:color="auto"/>
            <w:right w:val="none" w:sz="0" w:space="0" w:color="auto"/>
          </w:divBdr>
        </w:div>
        <w:div w:id="234365399">
          <w:marLeft w:val="480"/>
          <w:marRight w:val="0"/>
          <w:marTop w:val="0"/>
          <w:marBottom w:val="0"/>
          <w:divBdr>
            <w:top w:val="none" w:sz="0" w:space="0" w:color="auto"/>
            <w:left w:val="none" w:sz="0" w:space="0" w:color="auto"/>
            <w:bottom w:val="none" w:sz="0" w:space="0" w:color="auto"/>
            <w:right w:val="none" w:sz="0" w:space="0" w:color="auto"/>
          </w:divBdr>
        </w:div>
        <w:div w:id="273708769">
          <w:marLeft w:val="480"/>
          <w:marRight w:val="0"/>
          <w:marTop w:val="0"/>
          <w:marBottom w:val="0"/>
          <w:divBdr>
            <w:top w:val="none" w:sz="0" w:space="0" w:color="auto"/>
            <w:left w:val="none" w:sz="0" w:space="0" w:color="auto"/>
            <w:bottom w:val="none" w:sz="0" w:space="0" w:color="auto"/>
            <w:right w:val="none" w:sz="0" w:space="0" w:color="auto"/>
          </w:divBdr>
        </w:div>
        <w:div w:id="281882377">
          <w:marLeft w:val="480"/>
          <w:marRight w:val="0"/>
          <w:marTop w:val="0"/>
          <w:marBottom w:val="0"/>
          <w:divBdr>
            <w:top w:val="none" w:sz="0" w:space="0" w:color="auto"/>
            <w:left w:val="none" w:sz="0" w:space="0" w:color="auto"/>
            <w:bottom w:val="none" w:sz="0" w:space="0" w:color="auto"/>
            <w:right w:val="none" w:sz="0" w:space="0" w:color="auto"/>
          </w:divBdr>
        </w:div>
        <w:div w:id="312298617">
          <w:marLeft w:val="480"/>
          <w:marRight w:val="0"/>
          <w:marTop w:val="0"/>
          <w:marBottom w:val="0"/>
          <w:divBdr>
            <w:top w:val="none" w:sz="0" w:space="0" w:color="auto"/>
            <w:left w:val="none" w:sz="0" w:space="0" w:color="auto"/>
            <w:bottom w:val="none" w:sz="0" w:space="0" w:color="auto"/>
            <w:right w:val="none" w:sz="0" w:space="0" w:color="auto"/>
          </w:divBdr>
        </w:div>
        <w:div w:id="420368997">
          <w:marLeft w:val="480"/>
          <w:marRight w:val="0"/>
          <w:marTop w:val="0"/>
          <w:marBottom w:val="0"/>
          <w:divBdr>
            <w:top w:val="none" w:sz="0" w:space="0" w:color="auto"/>
            <w:left w:val="none" w:sz="0" w:space="0" w:color="auto"/>
            <w:bottom w:val="none" w:sz="0" w:space="0" w:color="auto"/>
            <w:right w:val="none" w:sz="0" w:space="0" w:color="auto"/>
          </w:divBdr>
        </w:div>
        <w:div w:id="424620380">
          <w:marLeft w:val="480"/>
          <w:marRight w:val="0"/>
          <w:marTop w:val="0"/>
          <w:marBottom w:val="0"/>
          <w:divBdr>
            <w:top w:val="none" w:sz="0" w:space="0" w:color="auto"/>
            <w:left w:val="none" w:sz="0" w:space="0" w:color="auto"/>
            <w:bottom w:val="none" w:sz="0" w:space="0" w:color="auto"/>
            <w:right w:val="none" w:sz="0" w:space="0" w:color="auto"/>
          </w:divBdr>
        </w:div>
        <w:div w:id="455871023">
          <w:marLeft w:val="480"/>
          <w:marRight w:val="0"/>
          <w:marTop w:val="0"/>
          <w:marBottom w:val="0"/>
          <w:divBdr>
            <w:top w:val="none" w:sz="0" w:space="0" w:color="auto"/>
            <w:left w:val="none" w:sz="0" w:space="0" w:color="auto"/>
            <w:bottom w:val="none" w:sz="0" w:space="0" w:color="auto"/>
            <w:right w:val="none" w:sz="0" w:space="0" w:color="auto"/>
          </w:divBdr>
        </w:div>
        <w:div w:id="483204523">
          <w:marLeft w:val="480"/>
          <w:marRight w:val="0"/>
          <w:marTop w:val="0"/>
          <w:marBottom w:val="0"/>
          <w:divBdr>
            <w:top w:val="none" w:sz="0" w:space="0" w:color="auto"/>
            <w:left w:val="none" w:sz="0" w:space="0" w:color="auto"/>
            <w:bottom w:val="none" w:sz="0" w:space="0" w:color="auto"/>
            <w:right w:val="none" w:sz="0" w:space="0" w:color="auto"/>
          </w:divBdr>
        </w:div>
        <w:div w:id="550770987">
          <w:marLeft w:val="480"/>
          <w:marRight w:val="0"/>
          <w:marTop w:val="0"/>
          <w:marBottom w:val="0"/>
          <w:divBdr>
            <w:top w:val="none" w:sz="0" w:space="0" w:color="auto"/>
            <w:left w:val="none" w:sz="0" w:space="0" w:color="auto"/>
            <w:bottom w:val="none" w:sz="0" w:space="0" w:color="auto"/>
            <w:right w:val="none" w:sz="0" w:space="0" w:color="auto"/>
          </w:divBdr>
        </w:div>
        <w:div w:id="600574090">
          <w:marLeft w:val="480"/>
          <w:marRight w:val="0"/>
          <w:marTop w:val="0"/>
          <w:marBottom w:val="0"/>
          <w:divBdr>
            <w:top w:val="none" w:sz="0" w:space="0" w:color="auto"/>
            <w:left w:val="none" w:sz="0" w:space="0" w:color="auto"/>
            <w:bottom w:val="none" w:sz="0" w:space="0" w:color="auto"/>
            <w:right w:val="none" w:sz="0" w:space="0" w:color="auto"/>
          </w:divBdr>
        </w:div>
        <w:div w:id="614794633">
          <w:marLeft w:val="480"/>
          <w:marRight w:val="0"/>
          <w:marTop w:val="0"/>
          <w:marBottom w:val="0"/>
          <w:divBdr>
            <w:top w:val="none" w:sz="0" w:space="0" w:color="auto"/>
            <w:left w:val="none" w:sz="0" w:space="0" w:color="auto"/>
            <w:bottom w:val="none" w:sz="0" w:space="0" w:color="auto"/>
            <w:right w:val="none" w:sz="0" w:space="0" w:color="auto"/>
          </w:divBdr>
        </w:div>
        <w:div w:id="666523035">
          <w:marLeft w:val="480"/>
          <w:marRight w:val="0"/>
          <w:marTop w:val="0"/>
          <w:marBottom w:val="0"/>
          <w:divBdr>
            <w:top w:val="none" w:sz="0" w:space="0" w:color="auto"/>
            <w:left w:val="none" w:sz="0" w:space="0" w:color="auto"/>
            <w:bottom w:val="none" w:sz="0" w:space="0" w:color="auto"/>
            <w:right w:val="none" w:sz="0" w:space="0" w:color="auto"/>
          </w:divBdr>
        </w:div>
        <w:div w:id="675810958">
          <w:marLeft w:val="480"/>
          <w:marRight w:val="0"/>
          <w:marTop w:val="0"/>
          <w:marBottom w:val="0"/>
          <w:divBdr>
            <w:top w:val="none" w:sz="0" w:space="0" w:color="auto"/>
            <w:left w:val="none" w:sz="0" w:space="0" w:color="auto"/>
            <w:bottom w:val="none" w:sz="0" w:space="0" w:color="auto"/>
            <w:right w:val="none" w:sz="0" w:space="0" w:color="auto"/>
          </w:divBdr>
        </w:div>
        <w:div w:id="697773612">
          <w:marLeft w:val="480"/>
          <w:marRight w:val="0"/>
          <w:marTop w:val="0"/>
          <w:marBottom w:val="0"/>
          <w:divBdr>
            <w:top w:val="none" w:sz="0" w:space="0" w:color="auto"/>
            <w:left w:val="none" w:sz="0" w:space="0" w:color="auto"/>
            <w:bottom w:val="none" w:sz="0" w:space="0" w:color="auto"/>
            <w:right w:val="none" w:sz="0" w:space="0" w:color="auto"/>
          </w:divBdr>
        </w:div>
        <w:div w:id="758403137">
          <w:marLeft w:val="480"/>
          <w:marRight w:val="0"/>
          <w:marTop w:val="0"/>
          <w:marBottom w:val="0"/>
          <w:divBdr>
            <w:top w:val="none" w:sz="0" w:space="0" w:color="auto"/>
            <w:left w:val="none" w:sz="0" w:space="0" w:color="auto"/>
            <w:bottom w:val="none" w:sz="0" w:space="0" w:color="auto"/>
            <w:right w:val="none" w:sz="0" w:space="0" w:color="auto"/>
          </w:divBdr>
        </w:div>
        <w:div w:id="769618131">
          <w:marLeft w:val="480"/>
          <w:marRight w:val="0"/>
          <w:marTop w:val="0"/>
          <w:marBottom w:val="0"/>
          <w:divBdr>
            <w:top w:val="none" w:sz="0" w:space="0" w:color="auto"/>
            <w:left w:val="none" w:sz="0" w:space="0" w:color="auto"/>
            <w:bottom w:val="none" w:sz="0" w:space="0" w:color="auto"/>
            <w:right w:val="none" w:sz="0" w:space="0" w:color="auto"/>
          </w:divBdr>
        </w:div>
        <w:div w:id="807207174">
          <w:marLeft w:val="480"/>
          <w:marRight w:val="0"/>
          <w:marTop w:val="0"/>
          <w:marBottom w:val="0"/>
          <w:divBdr>
            <w:top w:val="none" w:sz="0" w:space="0" w:color="auto"/>
            <w:left w:val="none" w:sz="0" w:space="0" w:color="auto"/>
            <w:bottom w:val="none" w:sz="0" w:space="0" w:color="auto"/>
            <w:right w:val="none" w:sz="0" w:space="0" w:color="auto"/>
          </w:divBdr>
        </w:div>
        <w:div w:id="853880460">
          <w:marLeft w:val="480"/>
          <w:marRight w:val="0"/>
          <w:marTop w:val="0"/>
          <w:marBottom w:val="0"/>
          <w:divBdr>
            <w:top w:val="none" w:sz="0" w:space="0" w:color="auto"/>
            <w:left w:val="none" w:sz="0" w:space="0" w:color="auto"/>
            <w:bottom w:val="none" w:sz="0" w:space="0" w:color="auto"/>
            <w:right w:val="none" w:sz="0" w:space="0" w:color="auto"/>
          </w:divBdr>
        </w:div>
        <w:div w:id="920719534">
          <w:marLeft w:val="480"/>
          <w:marRight w:val="0"/>
          <w:marTop w:val="0"/>
          <w:marBottom w:val="0"/>
          <w:divBdr>
            <w:top w:val="none" w:sz="0" w:space="0" w:color="auto"/>
            <w:left w:val="none" w:sz="0" w:space="0" w:color="auto"/>
            <w:bottom w:val="none" w:sz="0" w:space="0" w:color="auto"/>
            <w:right w:val="none" w:sz="0" w:space="0" w:color="auto"/>
          </w:divBdr>
        </w:div>
        <w:div w:id="964502092">
          <w:marLeft w:val="480"/>
          <w:marRight w:val="0"/>
          <w:marTop w:val="0"/>
          <w:marBottom w:val="0"/>
          <w:divBdr>
            <w:top w:val="none" w:sz="0" w:space="0" w:color="auto"/>
            <w:left w:val="none" w:sz="0" w:space="0" w:color="auto"/>
            <w:bottom w:val="none" w:sz="0" w:space="0" w:color="auto"/>
            <w:right w:val="none" w:sz="0" w:space="0" w:color="auto"/>
          </w:divBdr>
        </w:div>
        <w:div w:id="973826175">
          <w:marLeft w:val="480"/>
          <w:marRight w:val="0"/>
          <w:marTop w:val="0"/>
          <w:marBottom w:val="0"/>
          <w:divBdr>
            <w:top w:val="none" w:sz="0" w:space="0" w:color="auto"/>
            <w:left w:val="none" w:sz="0" w:space="0" w:color="auto"/>
            <w:bottom w:val="none" w:sz="0" w:space="0" w:color="auto"/>
            <w:right w:val="none" w:sz="0" w:space="0" w:color="auto"/>
          </w:divBdr>
        </w:div>
        <w:div w:id="1085418478">
          <w:marLeft w:val="480"/>
          <w:marRight w:val="0"/>
          <w:marTop w:val="0"/>
          <w:marBottom w:val="0"/>
          <w:divBdr>
            <w:top w:val="none" w:sz="0" w:space="0" w:color="auto"/>
            <w:left w:val="none" w:sz="0" w:space="0" w:color="auto"/>
            <w:bottom w:val="none" w:sz="0" w:space="0" w:color="auto"/>
            <w:right w:val="none" w:sz="0" w:space="0" w:color="auto"/>
          </w:divBdr>
        </w:div>
        <w:div w:id="1095634729">
          <w:marLeft w:val="480"/>
          <w:marRight w:val="0"/>
          <w:marTop w:val="0"/>
          <w:marBottom w:val="0"/>
          <w:divBdr>
            <w:top w:val="none" w:sz="0" w:space="0" w:color="auto"/>
            <w:left w:val="none" w:sz="0" w:space="0" w:color="auto"/>
            <w:bottom w:val="none" w:sz="0" w:space="0" w:color="auto"/>
            <w:right w:val="none" w:sz="0" w:space="0" w:color="auto"/>
          </w:divBdr>
        </w:div>
        <w:div w:id="1119449719">
          <w:marLeft w:val="480"/>
          <w:marRight w:val="0"/>
          <w:marTop w:val="0"/>
          <w:marBottom w:val="0"/>
          <w:divBdr>
            <w:top w:val="none" w:sz="0" w:space="0" w:color="auto"/>
            <w:left w:val="none" w:sz="0" w:space="0" w:color="auto"/>
            <w:bottom w:val="none" w:sz="0" w:space="0" w:color="auto"/>
            <w:right w:val="none" w:sz="0" w:space="0" w:color="auto"/>
          </w:divBdr>
        </w:div>
        <w:div w:id="1196844484">
          <w:marLeft w:val="480"/>
          <w:marRight w:val="0"/>
          <w:marTop w:val="0"/>
          <w:marBottom w:val="0"/>
          <w:divBdr>
            <w:top w:val="none" w:sz="0" w:space="0" w:color="auto"/>
            <w:left w:val="none" w:sz="0" w:space="0" w:color="auto"/>
            <w:bottom w:val="none" w:sz="0" w:space="0" w:color="auto"/>
            <w:right w:val="none" w:sz="0" w:space="0" w:color="auto"/>
          </w:divBdr>
        </w:div>
        <w:div w:id="1222868330">
          <w:marLeft w:val="480"/>
          <w:marRight w:val="0"/>
          <w:marTop w:val="0"/>
          <w:marBottom w:val="0"/>
          <w:divBdr>
            <w:top w:val="none" w:sz="0" w:space="0" w:color="auto"/>
            <w:left w:val="none" w:sz="0" w:space="0" w:color="auto"/>
            <w:bottom w:val="none" w:sz="0" w:space="0" w:color="auto"/>
            <w:right w:val="none" w:sz="0" w:space="0" w:color="auto"/>
          </w:divBdr>
        </w:div>
        <w:div w:id="1244098788">
          <w:marLeft w:val="480"/>
          <w:marRight w:val="0"/>
          <w:marTop w:val="0"/>
          <w:marBottom w:val="0"/>
          <w:divBdr>
            <w:top w:val="none" w:sz="0" w:space="0" w:color="auto"/>
            <w:left w:val="none" w:sz="0" w:space="0" w:color="auto"/>
            <w:bottom w:val="none" w:sz="0" w:space="0" w:color="auto"/>
            <w:right w:val="none" w:sz="0" w:space="0" w:color="auto"/>
          </w:divBdr>
        </w:div>
        <w:div w:id="1251741761">
          <w:marLeft w:val="480"/>
          <w:marRight w:val="0"/>
          <w:marTop w:val="0"/>
          <w:marBottom w:val="0"/>
          <w:divBdr>
            <w:top w:val="none" w:sz="0" w:space="0" w:color="auto"/>
            <w:left w:val="none" w:sz="0" w:space="0" w:color="auto"/>
            <w:bottom w:val="none" w:sz="0" w:space="0" w:color="auto"/>
            <w:right w:val="none" w:sz="0" w:space="0" w:color="auto"/>
          </w:divBdr>
        </w:div>
        <w:div w:id="1271812531">
          <w:marLeft w:val="480"/>
          <w:marRight w:val="0"/>
          <w:marTop w:val="0"/>
          <w:marBottom w:val="0"/>
          <w:divBdr>
            <w:top w:val="none" w:sz="0" w:space="0" w:color="auto"/>
            <w:left w:val="none" w:sz="0" w:space="0" w:color="auto"/>
            <w:bottom w:val="none" w:sz="0" w:space="0" w:color="auto"/>
            <w:right w:val="none" w:sz="0" w:space="0" w:color="auto"/>
          </w:divBdr>
        </w:div>
        <w:div w:id="1274749262">
          <w:marLeft w:val="480"/>
          <w:marRight w:val="0"/>
          <w:marTop w:val="0"/>
          <w:marBottom w:val="0"/>
          <w:divBdr>
            <w:top w:val="none" w:sz="0" w:space="0" w:color="auto"/>
            <w:left w:val="none" w:sz="0" w:space="0" w:color="auto"/>
            <w:bottom w:val="none" w:sz="0" w:space="0" w:color="auto"/>
            <w:right w:val="none" w:sz="0" w:space="0" w:color="auto"/>
          </w:divBdr>
        </w:div>
        <w:div w:id="1320232630">
          <w:marLeft w:val="480"/>
          <w:marRight w:val="0"/>
          <w:marTop w:val="0"/>
          <w:marBottom w:val="0"/>
          <w:divBdr>
            <w:top w:val="none" w:sz="0" w:space="0" w:color="auto"/>
            <w:left w:val="none" w:sz="0" w:space="0" w:color="auto"/>
            <w:bottom w:val="none" w:sz="0" w:space="0" w:color="auto"/>
            <w:right w:val="none" w:sz="0" w:space="0" w:color="auto"/>
          </w:divBdr>
        </w:div>
        <w:div w:id="1422214176">
          <w:marLeft w:val="480"/>
          <w:marRight w:val="0"/>
          <w:marTop w:val="0"/>
          <w:marBottom w:val="0"/>
          <w:divBdr>
            <w:top w:val="none" w:sz="0" w:space="0" w:color="auto"/>
            <w:left w:val="none" w:sz="0" w:space="0" w:color="auto"/>
            <w:bottom w:val="none" w:sz="0" w:space="0" w:color="auto"/>
            <w:right w:val="none" w:sz="0" w:space="0" w:color="auto"/>
          </w:divBdr>
        </w:div>
        <w:div w:id="1439259151">
          <w:marLeft w:val="480"/>
          <w:marRight w:val="0"/>
          <w:marTop w:val="0"/>
          <w:marBottom w:val="0"/>
          <w:divBdr>
            <w:top w:val="none" w:sz="0" w:space="0" w:color="auto"/>
            <w:left w:val="none" w:sz="0" w:space="0" w:color="auto"/>
            <w:bottom w:val="none" w:sz="0" w:space="0" w:color="auto"/>
            <w:right w:val="none" w:sz="0" w:space="0" w:color="auto"/>
          </w:divBdr>
        </w:div>
        <w:div w:id="1461728925">
          <w:marLeft w:val="480"/>
          <w:marRight w:val="0"/>
          <w:marTop w:val="0"/>
          <w:marBottom w:val="0"/>
          <w:divBdr>
            <w:top w:val="none" w:sz="0" w:space="0" w:color="auto"/>
            <w:left w:val="none" w:sz="0" w:space="0" w:color="auto"/>
            <w:bottom w:val="none" w:sz="0" w:space="0" w:color="auto"/>
            <w:right w:val="none" w:sz="0" w:space="0" w:color="auto"/>
          </w:divBdr>
        </w:div>
        <w:div w:id="1466922271">
          <w:marLeft w:val="480"/>
          <w:marRight w:val="0"/>
          <w:marTop w:val="0"/>
          <w:marBottom w:val="0"/>
          <w:divBdr>
            <w:top w:val="none" w:sz="0" w:space="0" w:color="auto"/>
            <w:left w:val="none" w:sz="0" w:space="0" w:color="auto"/>
            <w:bottom w:val="none" w:sz="0" w:space="0" w:color="auto"/>
            <w:right w:val="none" w:sz="0" w:space="0" w:color="auto"/>
          </w:divBdr>
        </w:div>
        <w:div w:id="1476295845">
          <w:marLeft w:val="480"/>
          <w:marRight w:val="0"/>
          <w:marTop w:val="0"/>
          <w:marBottom w:val="0"/>
          <w:divBdr>
            <w:top w:val="none" w:sz="0" w:space="0" w:color="auto"/>
            <w:left w:val="none" w:sz="0" w:space="0" w:color="auto"/>
            <w:bottom w:val="none" w:sz="0" w:space="0" w:color="auto"/>
            <w:right w:val="none" w:sz="0" w:space="0" w:color="auto"/>
          </w:divBdr>
        </w:div>
        <w:div w:id="1574312966">
          <w:marLeft w:val="480"/>
          <w:marRight w:val="0"/>
          <w:marTop w:val="0"/>
          <w:marBottom w:val="0"/>
          <w:divBdr>
            <w:top w:val="none" w:sz="0" w:space="0" w:color="auto"/>
            <w:left w:val="none" w:sz="0" w:space="0" w:color="auto"/>
            <w:bottom w:val="none" w:sz="0" w:space="0" w:color="auto"/>
            <w:right w:val="none" w:sz="0" w:space="0" w:color="auto"/>
          </w:divBdr>
        </w:div>
        <w:div w:id="1602251114">
          <w:marLeft w:val="480"/>
          <w:marRight w:val="0"/>
          <w:marTop w:val="0"/>
          <w:marBottom w:val="0"/>
          <w:divBdr>
            <w:top w:val="none" w:sz="0" w:space="0" w:color="auto"/>
            <w:left w:val="none" w:sz="0" w:space="0" w:color="auto"/>
            <w:bottom w:val="none" w:sz="0" w:space="0" w:color="auto"/>
            <w:right w:val="none" w:sz="0" w:space="0" w:color="auto"/>
          </w:divBdr>
        </w:div>
        <w:div w:id="1618635343">
          <w:marLeft w:val="480"/>
          <w:marRight w:val="0"/>
          <w:marTop w:val="0"/>
          <w:marBottom w:val="0"/>
          <w:divBdr>
            <w:top w:val="none" w:sz="0" w:space="0" w:color="auto"/>
            <w:left w:val="none" w:sz="0" w:space="0" w:color="auto"/>
            <w:bottom w:val="none" w:sz="0" w:space="0" w:color="auto"/>
            <w:right w:val="none" w:sz="0" w:space="0" w:color="auto"/>
          </w:divBdr>
        </w:div>
        <w:div w:id="1635405196">
          <w:marLeft w:val="480"/>
          <w:marRight w:val="0"/>
          <w:marTop w:val="0"/>
          <w:marBottom w:val="0"/>
          <w:divBdr>
            <w:top w:val="none" w:sz="0" w:space="0" w:color="auto"/>
            <w:left w:val="none" w:sz="0" w:space="0" w:color="auto"/>
            <w:bottom w:val="none" w:sz="0" w:space="0" w:color="auto"/>
            <w:right w:val="none" w:sz="0" w:space="0" w:color="auto"/>
          </w:divBdr>
        </w:div>
        <w:div w:id="1647974924">
          <w:marLeft w:val="480"/>
          <w:marRight w:val="0"/>
          <w:marTop w:val="0"/>
          <w:marBottom w:val="0"/>
          <w:divBdr>
            <w:top w:val="none" w:sz="0" w:space="0" w:color="auto"/>
            <w:left w:val="none" w:sz="0" w:space="0" w:color="auto"/>
            <w:bottom w:val="none" w:sz="0" w:space="0" w:color="auto"/>
            <w:right w:val="none" w:sz="0" w:space="0" w:color="auto"/>
          </w:divBdr>
        </w:div>
        <w:div w:id="1652831157">
          <w:marLeft w:val="480"/>
          <w:marRight w:val="0"/>
          <w:marTop w:val="0"/>
          <w:marBottom w:val="0"/>
          <w:divBdr>
            <w:top w:val="none" w:sz="0" w:space="0" w:color="auto"/>
            <w:left w:val="none" w:sz="0" w:space="0" w:color="auto"/>
            <w:bottom w:val="none" w:sz="0" w:space="0" w:color="auto"/>
            <w:right w:val="none" w:sz="0" w:space="0" w:color="auto"/>
          </w:divBdr>
        </w:div>
        <w:div w:id="1687712908">
          <w:marLeft w:val="480"/>
          <w:marRight w:val="0"/>
          <w:marTop w:val="0"/>
          <w:marBottom w:val="0"/>
          <w:divBdr>
            <w:top w:val="none" w:sz="0" w:space="0" w:color="auto"/>
            <w:left w:val="none" w:sz="0" w:space="0" w:color="auto"/>
            <w:bottom w:val="none" w:sz="0" w:space="0" w:color="auto"/>
            <w:right w:val="none" w:sz="0" w:space="0" w:color="auto"/>
          </w:divBdr>
        </w:div>
        <w:div w:id="1704011342">
          <w:marLeft w:val="480"/>
          <w:marRight w:val="0"/>
          <w:marTop w:val="0"/>
          <w:marBottom w:val="0"/>
          <w:divBdr>
            <w:top w:val="none" w:sz="0" w:space="0" w:color="auto"/>
            <w:left w:val="none" w:sz="0" w:space="0" w:color="auto"/>
            <w:bottom w:val="none" w:sz="0" w:space="0" w:color="auto"/>
            <w:right w:val="none" w:sz="0" w:space="0" w:color="auto"/>
          </w:divBdr>
        </w:div>
        <w:div w:id="1802844126">
          <w:marLeft w:val="480"/>
          <w:marRight w:val="0"/>
          <w:marTop w:val="0"/>
          <w:marBottom w:val="0"/>
          <w:divBdr>
            <w:top w:val="none" w:sz="0" w:space="0" w:color="auto"/>
            <w:left w:val="none" w:sz="0" w:space="0" w:color="auto"/>
            <w:bottom w:val="none" w:sz="0" w:space="0" w:color="auto"/>
            <w:right w:val="none" w:sz="0" w:space="0" w:color="auto"/>
          </w:divBdr>
        </w:div>
        <w:div w:id="1825584398">
          <w:marLeft w:val="480"/>
          <w:marRight w:val="0"/>
          <w:marTop w:val="0"/>
          <w:marBottom w:val="0"/>
          <w:divBdr>
            <w:top w:val="none" w:sz="0" w:space="0" w:color="auto"/>
            <w:left w:val="none" w:sz="0" w:space="0" w:color="auto"/>
            <w:bottom w:val="none" w:sz="0" w:space="0" w:color="auto"/>
            <w:right w:val="none" w:sz="0" w:space="0" w:color="auto"/>
          </w:divBdr>
        </w:div>
        <w:div w:id="1827163521">
          <w:marLeft w:val="480"/>
          <w:marRight w:val="0"/>
          <w:marTop w:val="0"/>
          <w:marBottom w:val="0"/>
          <w:divBdr>
            <w:top w:val="none" w:sz="0" w:space="0" w:color="auto"/>
            <w:left w:val="none" w:sz="0" w:space="0" w:color="auto"/>
            <w:bottom w:val="none" w:sz="0" w:space="0" w:color="auto"/>
            <w:right w:val="none" w:sz="0" w:space="0" w:color="auto"/>
          </w:divBdr>
        </w:div>
        <w:div w:id="1866401725">
          <w:marLeft w:val="480"/>
          <w:marRight w:val="0"/>
          <w:marTop w:val="0"/>
          <w:marBottom w:val="0"/>
          <w:divBdr>
            <w:top w:val="none" w:sz="0" w:space="0" w:color="auto"/>
            <w:left w:val="none" w:sz="0" w:space="0" w:color="auto"/>
            <w:bottom w:val="none" w:sz="0" w:space="0" w:color="auto"/>
            <w:right w:val="none" w:sz="0" w:space="0" w:color="auto"/>
          </w:divBdr>
        </w:div>
        <w:div w:id="1867015448">
          <w:marLeft w:val="480"/>
          <w:marRight w:val="0"/>
          <w:marTop w:val="0"/>
          <w:marBottom w:val="0"/>
          <w:divBdr>
            <w:top w:val="none" w:sz="0" w:space="0" w:color="auto"/>
            <w:left w:val="none" w:sz="0" w:space="0" w:color="auto"/>
            <w:bottom w:val="none" w:sz="0" w:space="0" w:color="auto"/>
            <w:right w:val="none" w:sz="0" w:space="0" w:color="auto"/>
          </w:divBdr>
        </w:div>
        <w:div w:id="1875339742">
          <w:marLeft w:val="480"/>
          <w:marRight w:val="0"/>
          <w:marTop w:val="0"/>
          <w:marBottom w:val="0"/>
          <w:divBdr>
            <w:top w:val="none" w:sz="0" w:space="0" w:color="auto"/>
            <w:left w:val="none" w:sz="0" w:space="0" w:color="auto"/>
            <w:bottom w:val="none" w:sz="0" w:space="0" w:color="auto"/>
            <w:right w:val="none" w:sz="0" w:space="0" w:color="auto"/>
          </w:divBdr>
        </w:div>
        <w:div w:id="1885213412">
          <w:marLeft w:val="480"/>
          <w:marRight w:val="0"/>
          <w:marTop w:val="0"/>
          <w:marBottom w:val="0"/>
          <w:divBdr>
            <w:top w:val="none" w:sz="0" w:space="0" w:color="auto"/>
            <w:left w:val="none" w:sz="0" w:space="0" w:color="auto"/>
            <w:bottom w:val="none" w:sz="0" w:space="0" w:color="auto"/>
            <w:right w:val="none" w:sz="0" w:space="0" w:color="auto"/>
          </w:divBdr>
        </w:div>
        <w:div w:id="1909732448">
          <w:marLeft w:val="480"/>
          <w:marRight w:val="0"/>
          <w:marTop w:val="0"/>
          <w:marBottom w:val="0"/>
          <w:divBdr>
            <w:top w:val="none" w:sz="0" w:space="0" w:color="auto"/>
            <w:left w:val="none" w:sz="0" w:space="0" w:color="auto"/>
            <w:bottom w:val="none" w:sz="0" w:space="0" w:color="auto"/>
            <w:right w:val="none" w:sz="0" w:space="0" w:color="auto"/>
          </w:divBdr>
        </w:div>
        <w:div w:id="1983078924">
          <w:marLeft w:val="480"/>
          <w:marRight w:val="0"/>
          <w:marTop w:val="0"/>
          <w:marBottom w:val="0"/>
          <w:divBdr>
            <w:top w:val="none" w:sz="0" w:space="0" w:color="auto"/>
            <w:left w:val="none" w:sz="0" w:space="0" w:color="auto"/>
            <w:bottom w:val="none" w:sz="0" w:space="0" w:color="auto"/>
            <w:right w:val="none" w:sz="0" w:space="0" w:color="auto"/>
          </w:divBdr>
        </w:div>
        <w:div w:id="1989284289">
          <w:marLeft w:val="480"/>
          <w:marRight w:val="0"/>
          <w:marTop w:val="0"/>
          <w:marBottom w:val="0"/>
          <w:divBdr>
            <w:top w:val="none" w:sz="0" w:space="0" w:color="auto"/>
            <w:left w:val="none" w:sz="0" w:space="0" w:color="auto"/>
            <w:bottom w:val="none" w:sz="0" w:space="0" w:color="auto"/>
            <w:right w:val="none" w:sz="0" w:space="0" w:color="auto"/>
          </w:divBdr>
        </w:div>
        <w:div w:id="2022271387">
          <w:marLeft w:val="480"/>
          <w:marRight w:val="0"/>
          <w:marTop w:val="0"/>
          <w:marBottom w:val="0"/>
          <w:divBdr>
            <w:top w:val="none" w:sz="0" w:space="0" w:color="auto"/>
            <w:left w:val="none" w:sz="0" w:space="0" w:color="auto"/>
            <w:bottom w:val="none" w:sz="0" w:space="0" w:color="auto"/>
            <w:right w:val="none" w:sz="0" w:space="0" w:color="auto"/>
          </w:divBdr>
        </w:div>
        <w:div w:id="2096898971">
          <w:marLeft w:val="480"/>
          <w:marRight w:val="0"/>
          <w:marTop w:val="0"/>
          <w:marBottom w:val="0"/>
          <w:divBdr>
            <w:top w:val="none" w:sz="0" w:space="0" w:color="auto"/>
            <w:left w:val="none" w:sz="0" w:space="0" w:color="auto"/>
            <w:bottom w:val="none" w:sz="0" w:space="0" w:color="auto"/>
            <w:right w:val="none" w:sz="0" w:space="0" w:color="auto"/>
          </w:divBdr>
        </w:div>
        <w:div w:id="2129813451">
          <w:marLeft w:val="480"/>
          <w:marRight w:val="0"/>
          <w:marTop w:val="0"/>
          <w:marBottom w:val="0"/>
          <w:divBdr>
            <w:top w:val="none" w:sz="0" w:space="0" w:color="auto"/>
            <w:left w:val="none" w:sz="0" w:space="0" w:color="auto"/>
            <w:bottom w:val="none" w:sz="0" w:space="0" w:color="auto"/>
            <w:right w:val="none" w:sz="0" w:space="0" w:color="auto"/>
          </w:divBdr>
        </w:div>
      </w:divsChild>
    </w:div>
    <w:div w:id="1031146119">
      <w:bodyDiv w:val="1"/>
      <w:marLeft w:val="0"/>
      <w:marRight w:val="0"/>
      <w:marTop w:val="0"/>
      <w:marBottom w:val="0"/>
      <w:divBdr>
        <w:top w:val="none" w:sz="0" w:space="0" w:color="auto"/>
        <w:left w:val="none" w:sz="0" w:space="0" w:color="auto"/>
        <w:bottom w:val="none" w:sz="0" w:space="0" w:color="auto"/>
        <w:right w:val="none" w:sz="0" w:space="0" w:color="auto"/>
      </w:divBdr>
      <w:divsChild>
        <w:div w:id="12539460">
          <w:marLeft w:val="480"/>
          <w:marRight w:val="0"/>
          <w:marTop w:val="0"/>
          <w:marBottom w:val="0"/>
          <w:divBdr>
            <w:top w:val="none" w:sz="0" w:space="0" w:color="auto"/>
            <w:left w:val="none" w:sz="0" w:space="0" w:color="auto"/>
            <w:bottom w:val="none" w:sz="0" w:space="0" w:color="auto"/>
            <w:right w:val="none" w:sz="0" w:space="0" w:color="auto"/>
          </w:divBdr>
        </w:div>
        <w:div w:id="68315332">
          <w:marLeft w:val="480"/>
          <w:marRight w:val="0"/>
          <w:marTop w:val="0"/>
          <w:marBottom w:val="0"/>
          <w:divBdr>
            <w:top w:val="none" w:sz="0" w:space="0" w:color="auto"/>
            <w:left w:val="none" w:sz="0" w:space="0" w:color="auto"/>
            <w:bottom w:val="none" w:sz="0" w:space="0" w:color="auto"/>
            <w:right w:val="none" w:sz="0" w:space="0" w:color="auto"/>
          </w:divBdr>
        </w:div>
        <w:div w:id="80564081">
          <w:marLeft w:val="480"/>
          <w:marRight w:val="0"/>
          <w:marTop w:val="0"/>
          <w:marBottom w:val="0"/>
          <w:divBdr>
            <w:top w:val="none" w:sz="0" w:space="0" w:color="auto"/>
            <w:left w:val="none" w:sz="0" w:space="0" w:color="auto"/>
            <w:bottom w:val="none" w:sz="0" w:space="0" w:color="auto"/>
            <w:right w:val="none" w:sz="0" w:space="0" w:color="auto"/>
          </w:divBdr>
        </w:div>
        <w:div w:id="100540601">
          <w:marLeft w:val="480"/>
          <w:marRight w:val="0"/>
          <w:marTop w:val="0"/>
          <w:marBottom w:val="0"/>
          <w:divBdr>
            <w:top w:val="none" w:sz="0" w:space="0" w:color="auto"/>
            <w:left w:val="none" w:sz="0" w:space="0" w:color="auto"/>
            <w:bottom w:val="none" w:sz="0" w:space="0" w:color="auto"/>
            <w:right w:val="none" w:sz="0" w:space="0" w:color="auto"/>
          </w:divBdr>
        </w:div>
        <w:div w:id="108428670">
          <w:marLeft w:val="480"/>
          <w:marRight w:val="0"/>
          <w:marTop w:val="0"/>
          <w:marBottom w:val="0"/>
          <w:divBdr>
            <w:top w:val="none" w:sz="0" w:space="0" w:color="auto"/>
            <w:left w:val="none" w:sz="0" w:space="0" w:color="auto"/>
            <w:bottom w:val="none" w:sz="0" w:space="0" w:color="auto"/>
            <w:right w:val="none" w:sz="0" w:space="0" w:color="auto"/>
          </w:divBdr>
        </w:div>
        <w:div w:id="153424625">
          <w:marLeft w:val="480"/>
          <w:marRight w:val="0"/>
          <w:marTop w:val="0"/>
          <w:marBottom w:val="0"/>
          <w:divBdr>
            <w:top w:val="none" w:sz="0" w:space="0" w:color="auto"/>
            <w:left w:val="none" w:sz="0" w:space="0" w:color="auto"/>
            <w:bottom w:val="none" w:sz="0" w:space="0" w:color="auto"/>
            <w:right w:val="none" w:sz="0" w:space="0" w:color="auto"/>
          </w:divBdr>
        </w:div>
        <w:div w:id="177164155">
          <w:marLeft w:val="480"/>
          <w:marRight w:val="0"/>
          <w:marTop w:val="0"/>
          <w:marBottom w:val="0"/>
          <w:divBdr>
            <w:top w:val="none" w:sz="0" w:space="0" w:color="auto"/>
            <w:left w:val="none" w:sz="0" w:space="0" w:color="auto"/>
            <w:bottom w:val="none" w:sz="0" w:space="0" w:color="auto"/>
            <w:right w:val="none" w:sz="0" w:space="0" w:color="auto"/>
          </w:divBdr>
        </w:div>
        <w:div w:id="295525127">
          <w:marLeft w:val="480"/>
          <w:marRight w:val="0"/>
          <w:marTop w:val="0"/>
          <w:marBottom w:val="0"/>
          <w:divBdr>
            <w:top w:val="none" w:sz="0" w:space="0" w:color="auto"/>
            <w:left w:val="none" w:sz="0" w:space="0" w:color="auto"/>
            <w:bottom w:val="none" w:sz="0" w:space="0" w:color="auto"/>
            <w:right w:val="none" w:sz="0" w:space="0" w:color="auto"/>
          </w:divBdr>
        </w:div>
        <w:div w:id="313149886">
          <w:marLeft w:val="480"/>
          <w:marRight w:val="0"/>
          <w:marTop w:val="0"/>
          <w:marBottom w:val="0"/>
          <w:divBdr>
            <w:top w:val="none" w:sz="0" w:space="0" w:color="auto"/>
            <w:left w:val="none" w:sz="0" w:space="0" w:color="auto"/>
            <w:bottom w:val="none" w:sz="0" w:space="0" w:color="auto"/>
            <w:right w:val="none" w:sz="0" w:space="0" w:color="auto"/>
          </w:divBdr>
        </w:div>
        <w:div w:id="438987738">
          <w:marLeft w:val="480"/>
          <w:marRight w:val="0"/>
          <w:marTop w:val="0"/>
          <w:marBottom w:val="0"/>
          <w:divBdr>
            <w:top w:val="none" w:sz="0" w:space="0" w:color="auto"/>
            <w:left w:val="none" w:sz="0" w:space="0" w:color="auto"/>
            <w:bottom w:val="none" w:sz="0" w:space="0" w:color="auto"/>
            <w:right w:val="none" w:sz="0" w:space="0" w:color="auto"/>
          </w:divBdr>
        </w:div>
        <w:div w:id="511262943">
          <w:marLeft w:val="480"/>
          <w:marRight w:val="0"/>
          <w:marTop w:val="0"/>
          <w:marBottom w:val="0"/>
          <w:divBdr>
            <w:top w:val="none" w:sz="0" w:space="0" w:color="auto"/>
            <w:left w:val="none" w:sz="0" w:space="0" w:color="auto"/>
            <w:bottom w:val="none" w:sz="0" w:space="0" w:color="auto"/>
            <w:right w:val="none" w:sz="0" w:space="0" w:color="auto"/>
          </w:divBdr>
        </w:div>
        <w:div w:id="513300915">
          <w:marLeft w:val="480"/>
          <w:marRight w:val="0"/>
          <w:marTop w:val="0"/>
          <w:marBottom w:val="0"/>
          <w:divBdr>
            <w:top w:val="none" w:sz="0" w:space="0" w:color="auto"/>
            <w:left w:val="none" w:sz="0" w:space="0" w:color="auto"/>
            <w:bottom w:val="none" w:sz="0" w:space="0" w:color="auto"/>
            <w:right w:val="none" w:sz="0" w:space="0" w:color="auto"/>
          </w:divBdr>
        </w:div>
        <w:div w:id="554702519">
          <w:marLeft w:val="480"/>
          <w:marRight w:val="0"/>
          <w:marTop w:val="0"/>
          <w:marBottom w:val="0"/>
          <w:divBdr>
            <w:top w:val="none" w:sz="0" w:space="0" w:color="auto"/>
            <w:left w:val="none" w:sz="0" w:space="0" w:color="auto"/>
            <w:bottom w:val="none" w:sz="0" w:space="0" w:color="auto"/>
            <w:right w:val="none" w:sz="0" w:space="0" w:color="auto"/>
          </w:divBdr>
        </w:div>
        <w:div w:id="646858133">
          <w:marLeft w:val="480"/>
          <w:marRight w:val="0"/>
          <w:marTop w:val="0"/>
          <w:marBottom w:val="0"/>
          <w:divBdr>
            <w:top w:val="none" w:sz="0" w:space="0" w:color="auto"/>
            <w:left w:val="none" w:sz="0" w:space="0" w:color="auto"/>
            <w:bottom w:val="none" w:sz="0" w:space="0" w:color="auto"/>
            <w:right w:val="none" w:sz="0" w:space="0" w:color="auto"/>
          </w:divBdr>
        </w:div>
        <w:div w:id="681471462">
          <w:marLeft w:val="480"/>
          <w:marRight w:val="0"/>
          <w:marTop w:val="0"/>
          <w:marBottom w:val="0"/>
          <w:divBdr>
            <w:top w:val="none" w:sz="0" w:space="0" w:color="auto"/>
            <w:left w:val="none" w:sz="0" w:space="0" w:color="auto"/>
            <w:bottom w:val="none" w:sz="0" w:space="0" w:color="auto"/>
            <w:right w:val="none" w:sz="0" w:space="0" w:color="auto"/>
          </w:divBdr>
        </w:div>
        <w:div w:id="707267536">
          <w:marLeft w:val="480"/>
          <w:marRight w:val="0"/>
          <w:marTop w:val="0"/>
          <w:marBottom w:val="0"/>
          <w:divBdr>
            <w:top w:val="none" w:sz="0" w:space="0" w:color="auto"/>
            <w:left w:val="none" w:sz="0" w:space="0" w:color="auto"/>
            <w:bottom w:val="none" w:sz="0" w:space="0" w:color="auto"/>
            <w:right w:val="none" w:sz="0" w:space="0" w:color="auto"/>
          </w:divBdr>
        </w:div>
        <w:div w:id="722409194">
          <w:marLeft w:val="480"/>
          <w:marRight w:val="0"/>
          <w:marTop w:val="0"/>
          <w:marBottom w:val="0"/>
          <w:divBdr>
            <w:top w:val="none" w:sz="0" w:space="0" w:color="auto"/>
            <w:left w:val="none" w:sz="0" w:space="0" w:color="auto"/>
            <w:bottom w:val="none" w:sz="0" w:space="0" w:color="auto"/>
            <w:right w:val="none" w:sz="0" w:space="0" w:color="auto"/>
          </w:divBdr>
        </w:div>
        <w:div w:id="726730640">
          <w:marLeft w:val="480"/>
          <w:marRight w:val="0"/>
          <w:marTop w:val="0"/>
          <w:marBottom w:val="0"/>
          <w:divBdr>
            <w:top w:val="none" w:sz="0" w:space="0" w:color="auto"/>
            <w:left w:val="none" w:sz="0" w:space="0" w:color="auto"/>
            <w:bottom w:val="none" w:sz="0" w:space="0" w:color="auto"/>
            <w:right w:val="none" w:sz="0" w:space="0" w:color="auto"/>
          </w:divBdr>
        </w:div>
        <w:div w:id="756175772">
          <w:marLeft w:val="480"/>
          <w:marRight w:val="0"/>
          <w:marTop w:val="0"/>
          <w:marBottom w:val="0"/>
          <w:divBdr>
            <w:top w:val="none" w:sz="0" w:space="0" w:color="auto"/>
            <w:left w:val="none" w:sz="0" w:space="0" w:color="auto"/>
            <w:bottom w:val="none" w:sz="0" w:space="0" w:color="auto"/>
            <w:right w:val="none" w:sz="0" w:space="0" w:color="auto"/>
          </w:divBdr>
        </w:div>
        <w:div w:id="792140913">
          <w:marLeft w:val="480"/>
          <w:marRight w:val="0"/>
          <w:marTop w:val="0"/>
          <w:marBottom w:val="0"/>
          <w:divBdr>
            <w:top w:val="none" w:sz="0" w:space="0" w:color="auto"/>
            <w:left w:val="none" w:sz="0" w:space="0" w:color="auto"/>
            <w:bottom w:val="none" w:sz="0" w:space="0" w:color="auto"/>
            <w:right w:val="none" w:sz="0" w:space="0" w:color="auto"/>
          </w:divBdr>
        </w:div>
        <w:div w:id="850220350">
          <w:marLeft w:val="480"/>
          <w:marRight w:val="0"/>
          <w:marTop w:val="0"/>
          <w:marBottom w:val="0"/>
          <w:divBdr>
            <w:top w:val="none" w:sz="0" w:space="0" w:color="auto"/>
            <w:left w:val="none" w:sz="0" w:space="0" w:color="auto"/>
            <w:bottom w:val="none" w:sz="0" w:space="0" w:color="auto"/>
            <w:right w:val="none" w:sz="0" w:space="0" w:color="auto"/>
          </w:divBdr>
        </w:div>
        <w:div w:id="854467331">
          <w:marLeft w:val="480"/>
          <w:marRight w:val="0"/>
          <w:marTop w:val="0"/>
          <w:marBottom w:val="0"/>
          <w:divBdr>
            <w:top w:val="none" w:sz="0" w:space="0" w:color="auto"/>
            <w:left w:val="none" w:sz="0" w:space="0" w:color="auto"/>
            <w:bottom w:val="none" w:sz="0" w:space="0" w:color="auto"/>
            <w:right w:val="none" w:sz="0" w:space="0" w:color="auto"/>
          </w:divBdr>
        </w:div>
        <w:div w:id="860431961">
          <w:marLeft w:val="480"/>
          <w:marRight w:val="0"/>
          <w:marTop w:val="0"/>
          <w:marBottom w:val="0"/>
          <w:divBdr>
            <w:top w:val="none" w:sz="0" w:space="0" w:color="auto"/>
            <w:left w:val="none" w:sz="0" w:space="0" w:color="auto"/>
            <w:bottom w:val="none" w:sz="0" w:space="0" w:color="auto"/>
            <w:right w:val="none" w:sz="0" w:space="0" w:color="auto"/>
          </w:divBdr>
        </w:div>
        <w:div w:id="862086881">
          <w:marLeft w:val="480"/>
          <w:marRight w:val="0"/>
          <w:marTop w:val="0"/>
          <w:marBottom w:val="0"/>
          <w:divBdr>
            <w:top w:val="none" w:sz="0" w:space="0" w:color="auto"/>
            <w:left w:val="none" w:sz="0" w:space="0" w:color="auto"/>
            <w:bottom w:val="none" w:sz="0" w:space="0" w:color="auto"/>
            <w:right w:val="none" w:sz="0" w:space="0" w:color="auto"/>
          </w:divBdr>
        </w:div>
        <w:div w:id="862524157">
          <w:marLeft w:val="480"/>
          <w:marRight w:val="0"/>
          <w:marTop w:val="0"/>
          <w:marBottom w:val="0"/>
          <w:divBdr>
            <w:top w:val="none" w:sz="0" w:space="0" w:color="auto"/>
            <w:left w:val="none" w:sz="0" w:space="0" w:color="auto"/>
            <w:bottom w:val="none" w:sz="0" w:space="0" w:color="auto"/>
            <w:right w:val="none" w:sz="0" w:space="0" w:color="auto"/>
          </w:divBdr>
        </w:div>
        <w:div w:id="876817497">
          <w:marLeft w:val="480"/>
          <w:marRight w:val="0"/>
          <w:marTop w:val="0"/>
          <w:marBottom w:val="0"/>
          <w:divBdr>
            <w:top w:val="none" w:sz="0" w:space="0" w:color="auto"/>
            <w:left w:val="none" w:sz="0" w:space="0" w:color="auto"/>
            <w:bottom w:val="none" w:sz="0" w:space="0" w:color="auto"/>
            <w:right w:val="none" w:sz="0" w:space="0" w:color="auto"/>
          </w:divBdr>
        </w:div>
        <w:div w:id="889531466">
          <w:marLeft w:val="480"/>
          <w:marRight w:val="0"/>
          <w:marTop w:val="0"/>
          <w:marBottom w:val="0"/>
          <w:divBdr>
            <w:top w:val="none" w:sz="0" w:space="0" w:color="auto"/>
            <w:left w:val="none" w:sz="0" w:space="0" w:color="auto"/>
            <w:bottom w:val="none" w:sz="0" w:space="0" w:color="auto"/>
            <w:right w:val="none" w:sz="0" w:space="0" w:color="auto"/>
          </w:divBdr>
        </w:div>
        <w:div w:id="952173797">
          <w:marLeft w:val="480"/>
          <w:marRight w:val="0"/>
          <w:marTop w:val="0"/>
          <w:marBottom w:val="0"/>
          <w:divBdr>
            <w:top w:val="none" w:sz="0" w:space="0" w:color="auto"/>
            <w:left w:val="none" w:sz="0" w:space="0" w:color="auto"/>
            <w:bottom w:val="none" w:sz="0" w:space="0" w:color="auto"/>
            <w:right w:val="none" w:sz="0" w:space="0" w:color="auto"/>
          </w:divBdr>
        </w:div>
        <w:div w:id="970288556">
          <w:marLeft w:val="480"/>
          <w:marRight w:val="0"/>
          <w:marTop w:val="0"/>
          <w:marBottom w:val="0"/>
          <w:divBdr>
            <w:top w:val="none" w:sz="0" w:space="0" w:color="auto"/>
            <w:left w:val="none" w:sz="0" w:space="0" w:color="auto"/>
            <w:bottom w:val="none" w:sz="0" w:space="0" w:color="auto"/>
            <w:right w:val="none" w:sz="0" w:space="0" w:color="auto"/>
          </w:divBdr>
        </w:div>
        <w:div w:id="979656505">
          <w:marLeft w:val="480"/>
          <w:marRight w:val="0"/>
          <w:marTop w:val="0"/>
          <w:marBottom w:val="0"/>
          <w:divBdr>
            <w:top w:val="none" w:sz="0" w:space="0" w:color="auto"/>
            <w:left w:val="none" w:sz="0" w:space="0" w:color="auto"/>
            <w:bottom w:val="none" w:sz="0" w:space="0" w:color="auto"/>
            <w:right w:val="none" w:sz="0" w:space="0" w:color="auto"/>
          </w:divBdr>
        </w:div>
        <w:div w:id="991761079">
          <w:marLeft w:val="480"/>
          <w:marRight w:val="0"/>
          <w:marTop w:val="0"/>
          <w:marBottom w:val="0"/>
          <w:divBdr>
            <w:top w:val="none" w:sz="0" w:space="0" w:color="auto"/>
            <w:left w:val="none" w:sz="0" w:space="0" w:color="auto"/>
            <w:bottom w:val="none" w:sz="0" w:space="0" w:color="auto"/>
            <w:right w:val="none" w:sz="0" w:space="0" w:color="auto"/>
          </w:divBdr>
        </w:div>
        <w:div w:id="1063061939">
          <w:marLeft w:val="480"/>
          <w:marRight w:val="0"/>
          <w:marTop w:val="0"/>
          <w:marBottom w:val="0"/>
          <w:divBdr>
            <w:top w:val="none" w:sz="0" w:space="0" w:color="auto"/>
            <w:left w:val="none" w:sz="0" w:space="0" w:color="auto"/>
            <w:bottom w:val="none" w:sz="0" w:space="0" w:color="auto"/>
            <w:right w:val="none" w:sz="0" w:space="0" w:color="auto"/>
          </w:divBdr>
        </w:div>
        <w:div w:id="1079249659">
          <w:marLeft w:val="480"/>
          <w:marRight w:val="0"/>
          <w:marTop w:val="0"/>
          <w:marBottom w:val="0"/>
          <w:divBdr>
            <w:top w:val="none" w:sz="0" w:space="0" w:color="auto"/>
            <w:left w:val="none" w:sz="0" w:space="0" w:color="auto"/>
            <w:bottom w:val="none" w:sz="0" w:space="0" w:color="auto"/>
            <w:right w:val="none" w:sz="0" w:space="0" w:color="auto"/>
          </w:divBdr>
        </w:div>
        <w:div w:id="1085566844">
          <w:marLeft w:val="480"/>
          <w:marRight w:val="0"/>
          <w:marTop w:val="0"/>
          <w:marBottom w:val="0"/>
          <w:divBdr>
            <w:top w:val="none" w:sz="0" w:space="0" w:color="auto"/>
            <w:left w:val="none" w:sz="0" w:space="0" w:color="auto"/>
            <w:bottom w:val="none" w:sz="0" w:space="0" w:color="auto"/>
            <w:right w:val="none" w:sz="0" w:space="0" w:color="auto"/>
          </w:divBdr>
        </w:div>
        <w:div w:id="1098722505">
          <w:marLeft w:val="480"/>
          <w:marRight w:val="0"/>
          <w:marTop w:val="0"/>
          <w:marBottom w:val="0"/>
          <w:divBdr>
            <w:top w:val="none" w:sz="0" w:space="0" w:color="auto"/>
            <w:left w:val="none" w:sz="0" w:space="0" w:color="auto"/>
            <w:bottom w:val="none" w:sz="0" w:space="0" w:color="auto"/>
            <w:right w:val="none" w:sz="0" w:space="0" w:color="auto"/>
          </w:divBdr>
        </w:div>
        <w:div w:id="1126316754">
          <w:marLeft w:val="480"/>
          <w:marRight w:val="0"/>
          <w:marTop w:val="0"/>
          <w:marBottom w:val="0"/>
          <w:divBdr>
            <w:top w:val="none" w:sz="0" w:space="0" w:color="auto"/>
            <w:left w:val="none" w:sz="0" w:space="0" w:color="auto"/>
            <w:bottom w:val="none" w:sz="0" w:space="0" w:color="auto"/>
            <w:right w:val="none" w:sz="0" w:space="0" w:color="auto"/>
          </w:divBdr>
        </w:div>
        <w:div w:id="1150366793">
          <w:marLeft w:val="480"/>
          <w:marRight w:val="0"/>
          <w:marTop w:val="0"/>
          <w:marBottom w:val="0"/>
          <w:divBdr>
            <w:top w:val="none" w:sz="0" w:space="0" w:color="auto"/>
            <w:left w:val="none" w:sz="0" w:space="0" w:color="auto"/>
            <w:bottom w:val="none" w:sz="0" w:space="0" w:color="auto"/>
            <w:right w:val="none" w:sz="0" w:space="0" w:color="auto"/>
          </w:divBdr>
        </w:div>
        <w:div w:id="1189637753">
          <w:marLeft w:val="480"/>
          <w:marRight w:val="0"/>
          <w:marTop w:val="0"/>
          <w:marBottom w:val="0"/>
          <w:divBdr>
            <w:top w:val="none" w:sz="0" w:space="0" w:color="auto"/>
            <w:left w:val="none" w:sz="0" w:space="0" w:color="auto"/>
            <w:bottom w:val="none" w:sz="0" w:space="0" w:color="auto"/>
            <w:right w:val="none" w:sz="0" w:space="0" w:color="auto"/>
          </w:divBdr>
        </w:div>
        <w:div w:id="1204637743">
          <w:marLeft w:val="480"/>
          <w:marRight w:val="0"/>
          <w:marTop w:val="0"/>
          <w:marBottom w:val="0"/>
          <w:divBdr>
            <w:top w:val="none" w:sz="0" w:space="0" w:color="auto"/>
            <w:left w:val="none" w:sz="0" w:space="0" w:color="auto"/>
            <w:bottom w:val="none" w:sz="0" w:space="0" w:color="auto"/>
            <w:right w:val="none" w:sz="0" w:space="0" w:color="auto"/>
          </w:divBdr>
        </w:div>
        <w:div w:id="1212155249">
          <w:marLeft w:val="480"/>
          <w:marRight w:val="0"/>
          <w:marTop w:val="0"/>
          <w:marBottom w:val="0"/>
          <w:divBdr>
            <w:top w:val="none" w:sz="0" w:space="0" w:color="auto"/>
            <w:left w:val="none" w:sz="0" w:space="0" w:color="auto"/>
            <w:bottom w:val="none" w:sz="0" w:space="0" w:color="auto"/>
            <w:right w:val="none" w:sz="0" w:space="0" w:color="auto"/>
          </w:divBdr>
        </w:div>
        <w:div w:id="1235509244">
          <w:marLeft w:val="480"/>
          <w:marRight w:val="0"/>
          <w:marTop w:val="0"/>
          <w:marBottom w:val="0"/>
          <w:divBdr>
            <w:top w:val="none" w:sz="0" w:space="0" w:color="auto"/>
            <w:left w:val="none" w:sz="0" w:space="0" w:color="auto"/>
            <w:bottom w:val="none" w:sz="0" w:space="0" w:color="auto"/>
            <w:right w:val="none" w:sz="0" w:space="0" w:color="auto"/>
          </w:divBdr>
        </w:div>
        <w:div w:id="1284969274">
          <w:marLeft w:val="480"/>
          <w:marRight w:val="0"/>
          <w:marTop w:val="0"/>
          <w:marBottom w:val="0"/>
          <w:divBdr>
            <w:top w:val="none" w:sz="0" w:space="0" w:color="auto"/>
            <w:left w:val="none" w:sz="0" w:space="0" w:color="auto"/>
            <w:bottom w:val="none" w:sz="0" w:space="0" w:color="auto"/>
            <w:right w:val="none" w:sz="0" w:space="0" w:color="auto"/>
          </w:divBdr>
        </w:div>
        <w:div w:id="1308514679">
          <w:marLeft w:val="480"/>
          <w:marRight w:val="0"/>
          <w:marTop w:val="0"/>
          <w:marBottom w:val="0"/>
          <w:divBdr>
            <w:top w:val="none" w:sz="0" w:space="0" w:color="auto"/>
            <w:left w:val="none" w:sz="0" w:space="0" w:color="auto"/>
            <w:bottom w:val="none" w:sz="0" w:space="0" w:color="auto"/>
            <w:right w:val="none" w:sz="0" w:space="0" w:color="auto"/>
          </w:divBdr>
        </w:div>
        <w:div w:id="1325936578">
          <w:marLeft w:val="480"/>
          <w:marRight w:val="0"/>
          <w:marTop w:val="0"/>
          <w:marBottom w:val="0"/>
          <w:divBdr>
            <w:top w:val="none" w:sz="0" w:space="0" w:color="auto"/>
            <w:left w:val="none" w:sz="0" w:space="0" w:color="auto"/>
            <w:bottom w:val="none" w:sz="0" w:space="0" w:color="auto"/>
            <w:right w:val="none" w:sz="0" w:space="0" w:color="auto"/>
          </w:divBdr>
        </w:div>
        <w:div w:id="1327198847">
          <w:marLeft w:val="480"/>
          <w:marRight w:val="0"/>
          <w:marTop w:val="0"/>
          <w:marBottom w:val="0"/>
          <w:divBdr>
            <w:top w:val="none" w:sz="0" w:space="0" w:color="auto"/>
            <w:left w:val="none" w:sz="0" w:space="0" w:color="auto"/>
            <w:bottom w:val="none" w:sz="0" w:space="0" w:color="auto"/>
            <w:right w:val="none" w:sz="0" w:space="0" w:color="auto"/>
          </w:divBdr>
        </w:div>
        <w:div w:id="1334920580">
          <w:marLeft w:val="480"/>
          <w:marRight w:val="0"/>
          <w:marTop w:val="0"/>
          <w:marBottom w:val="0"/>
          <w:divBdr>
            <w:top w:val="none" w:sz="0" w:space="0" w:color="auto"/>
            <w:left w:val="none" w:sz="0" w:space="0" w:color="auto"/>
            <w:bottom w:val="none" w:sz="0" w:space="0" w:color="auto"/>
            <w:right w:val="none" w:sz="0" w:space="0" w:color="auto"/>
          </w:divBdr>
        </w:div>
        <w:div w:id="1377705366">
          <w:marLeft w:val="480"/>
          <w:marRight w:val="0"/>
          <w:marTop w:val="0"/>
          <w:marBottom w:val="0"/>
          <w:divBdr>
            <w:top w:val="none" w:sz="0" w:space="0" w:color="auto"/>
            <w:left w:val="none" w:sz="0" w:space="0" w:color="auto"/>
            <w:bottom w:val="none" w:sz="0" w:space="0" w:color="auto"/>
            <w:right w:val="none" w:sz="0" w:space="0" w:color="auto"/>
          </w:divBdr>
        </w:div>
        <w:div w:id="1390574802">
          <w:marLeft w:val="480"/>
          <w:marRight w:val="0"/>
          <w:marTop w:val="0"/>
          <w:marBottom w:val="0"/>
          <w:divBdr>
            <w:top w:val="none" w:sz="0" w:space="0" w:color="auto"/>
            <w:left w:val="none" w:sz="0" w:space="0" w:color="auto"/>
            <w:bottom w:val="none" w:sz="0" w:space="0" w:color="auto"/>
            <w:right w:val="none" w:sz="0" w:space="0" w:color="auto"/>
          </w:divBdr>
        </w:div>
        <w:div w:id="1445540413">
          <w:marLeft w:val="480"/>
          <w:marRight w:val="0"/>
          <w:marTop w:val="0"/>
          <w:marBottom w:val="0"/>
          <w:divBdr>
            <w:top w:val="none" w:sz="0" w:space="0" w:color="auto"/>
            <w:left w:val="none" w:sz="0" w:space="0" w:color="auto"/>
            <w:bottom w:val="none" w:sz="0" w:space="0" w:color="auto"/>
            <w:right w:val="none" w:sz="0" w:space="0" w:color="auto"/>
          </w:divBdr>
        </w:div>
        <w:div w:id="1459688287">
          <w:marLeft w:val="480"/>
          <w:marRight w:val="0"/>
          <w:marTop w:val="0"/>
          <w:marBottom w:val="0"/>
          <w:divBdr>
            <w:top w:val="none" w:sz="0" w:space="0" w:color="auto"/>
            <w:left w:val="none" w:sz="0" w:space="0" w:color="auto"/>
            <w:bottom w:val="none" w:sz="0" w:space="0" w:color="auto"/>
            <w:right w:val="none" w:sz="0" w:space="0" w:color="auto"/>
          </w:divBdr>
        </w:div>
        <w:div w:id="1512142078">
          <w:marLeft w:val="480"/>
          <w:marRight w:val="0"/>
          <w:marTop w:val="0"/>
          <w:marBottom w:val="0"/>
          <w:divBdr>
            <w:top w:val="none" w:sz="0" w:space="0" w:color="auto"/>
            <w:left w:val="none" w:sz="0" w:space="0" w:color="auto"/>
            <w:bottom w:val="none" w:sz="0" w:space="0" w:color="auto"/>
            <w:right w:val="none" w:sz="0" w:space="0" w:color="auto"/>
          </w:divBdr>
        </w:div>
        <w:div w:id="1527595241">
          <w:marLeft w:val="480"/>
          <w:marRight w:val="0"/>
          <w:marTop w:val="0"/>
          <w:marBottom w:val="0"/>
          <w:divBdr>
            <w:top w:val="none" w:sz="0" w:space="0" w:color="auto"/>
            <w:left w:val="none" w:sz="0" w:space="0" w:color="auto"/>
            <w:bottom w:val="none" w:sz="0" w:space="0" w:color="auto"/>
            <w:right w:val="none" w:sz="0" w:space="0" w:color="auto"/>
          </w:divBdr>
        </w:div>
        <w:div w:id="1585794743">
          <w:marLeft w:val="480"/>
          <w:marRight w:val="0"/>
          <w:marTop w:val="0"/>
          <w:marBottom w:val="0"/>
          <w:divBdr>
            <w:top w:val="none" w:sz="0" w:space="0" w:color="auto"/>
            <w:left w:val="none" w:sz="0" w:space="0" w:color="auto"/>
            <w:bottom w:val="none" w:sz="0" w:space="0" w:color="auto"/>
            <w:right w:val="none" w:sz="0" w:space="0" w:color="auto"/>
          </w:divBdr>
        </w:div>
        <w:div w:id="1610313007">
          <w:marLeft w:val="480"/>
          <w:marRight w:val="0"/>
          <w:marTop w:val="0"/>
          <w:marBottom w:val="0"/>
          <w:divBdr>
            <w:top w:val="none" w:sz="0" w:space="0" w:color="auto"/>
            <w:left w:val="none" w:sz="0" w:space="0" w:color="auto"/>
            <w:bottom w:val="none" w:sz="0" w:space="0" w:color="auto"/>
            <w:right w:val="none" w:sz="0" w:space="0" w:color="auto"/>
          </w:divBdr>
        </w:div>
        <w:div w:id="1697384780">
          <w:marLeft w:val="480"/>
          <w:marRight w:val="0"/>
          <w:marTop w:val="0"/>
          <w:marBottom w:val="0"/>
          <w:divBdr>
            <w:top w:val="none" w:sz="0" w:space="0" w:color="auto"/>
            <w:left w:val="none" w:sz="0" w:space="0" w:color="auto"/>
            <w:bottom w:val="none" w:sz="0" w:space="0" w:color="auto"/>
            <w:right w:val="none" w:sz="0" w:space="0" w:color="auto"/>
          </w:divBdr>
        </w:div>
        <w:div w:id="1711030239">
          <w:marLeft w:val="480"/>
          <w:marRight w:val="0"/>
          <w:marTop w:val="0"/>
          <w:marBottom w:val="0"/>
          <w:divBdr>
            <w:top w:val="none" w:sz="0" w:space="0" w:color="auto"/>
            <w:left w:val="none" w:sz="0" w:space="0" w:color="auto"/>
            <w:bottom w:val="none" w:sz="0" w:space="0" w:color="auto"/>
            <w:right w:val="none" w:sz="0" w:space="0" w:color="auto"/>
          </w:divBdr>
        </w:div>
        <w:div w:id="1711613197">
          <w:marLeft w:val="480"/>
          <w:marRight w:val="0"/>
          <w:marTop w:val="0"/>
          <w:marBottom w:val="0"/>
          <w:divBdr>
            <w:top w:val="none" w:sz="0" w:space="0" w:color="auto"/>
            <w:left w:val="none" w:sz="0" w:space="0" w:color="auto"/>
            <w:bottom w:val="none" w:sz="0" w:space="0" w:color="auto"/>
            <w:right w:val="none" w:sz="0" w:space="0" w:color="auto"/>
          </w:divBdr>
        </w:div>
        <w:div w:id="1746491655">
          <w:marLeft w:val="480"/>
          <w:marRight w:val="0"/>
          <w:marTop w:val="0"/>
          <w:marBottom w:val="0"/>
          <w:divBdr>
            <w:top w:val="none" w:sz="0" w:space="0" w:color="auto"/>
            <w:left w:val="none" w:sz="0" w:space="0" w:color="auto"/>
            <w:bottom w:val="none" w:sz="0" w:space="0" w:color="auto"/>
            <w:right w:val="none" w:sz="0" w:space="0" w:color="auto"/>
          </w:divBdr>
        </w:div>
        <w:div w:id="1746566641">
          <w:marLeft w:val="480"/>
          <w:marRight w:val="0"/>
          <w:marTop w:val="0"/>
          <w:marBottom w:val="0"/>
          <w:divBdr>
            <w:top w:val="none" w:sz="0" w:space="0" w:color="auto"/>
            <w:left w:val="none" w:sz="0" w:space="0" w:color="auto"/>
            <w:bottom w:val="none" w:sz="0" w:space="0" w:color="auto"/>
            <w:right w:val="none" w:sz="0" w:space="0" w:color="auto"/>
          </w:divBdr>
        </w:div>
        <w:div w:id="1779523849">
          <w:marLeft w:val="480"/>
          <w:marRight w:val="0"/>
          <w:marTop w:val="0"/>
          <w:marBottom w:val="0"/>
          <w:divBdr>
            <w:top w:val="none" w:sz="0" w:space="0" w:color="auto"/>
            <w:left w:val="none" w:sz="0" w:space="0" w:color="auto"/>
            <w:bottom w:val="none" w:sz="0" w:space="0" w:color="auto"/>
            <w:right w:val="none" w:sz="0" w:space="0" w:color="auto"/>
          </w:divBdr>
        </w:div>
        <w:div w:id="1821920311">
          <w:marLeft w:val="480"/>
          <w:marRight w:val="0"/>
          <w:marTop w:val="0"/>
          <w:marBottom w:val="0"/>
          <w:divBdr>
            <w:top w:val="none" w:sz="0" w:space="0" w:color="auto"/>
            <w:left w:val="none" w:sz="0" w:space="0" w:color="auto"/>
            <w:bottom w:val="none" w:sz="0" w:space="0" w:color="auto"/>
            <w:right w:val="none" w:sz="0" w:space="0" w:color="auto"/>
          </w:divBdr>
        </w:div>
        <w:div w:id="1911305502">
          <w:marLeft w:val="480"/>
          <w:marRight w:val="0"/>
          <w:marTop w:val="0"/>
          <w:marBottom w:val="0"/>
          <w:divBdr>
            <w:top w:val="none" w:sz="0" w:space="0" w:color="auto"/>
            <w:left w:val="none" w:sz="0" w:space="0" w:color="auto"/>
            <w:bottom w:val="none" w:sz="0" w:space="0" w:color="auto"/>
            <w:right w:val="none" w:sz="0" w:space="0" w:color="auto"/>
          </w:divBdr>
        </w:div>
        <w:div w:id="1916015560">
          <w:marLeft w:val="480"/>
          <w:marRight w:val="0"/>
          <w:marTop w:val="0"/>
          <w:marBottom w:val="0"/>
          <w:divBdr>
            <w:top w:val="none" w:sz="0" w:space="0" w:color="auto"/>
            <w:left w:val="none" w:sz="0" w:space="0" w:color="auto"/>
            <w:bottom w:val="none" w:sz="0" w:space="0" w:color="auto"/>
            <w:right w:val="none" w:sz="0" w:space="0" w:color="auto"/>
          </w:divBdr>
        </w:div>
        <w:div w:id="1918710834">
          <w:marLeft w:val="480"/>
          <w:marRight w:val="0"/>
          <w:marTop w:val="0"/>
          <w:marBottom w:val="0"/>
          <w:divBdr>
            <w:top w:val="none" w:sz="0" w:space="0" w:color="auto"/>
            <w:left w:val="none" w:sz="0" w:space="0" w:color="auto"/>
            <w:bottom w:val="none" w:sz="0" w:space="0" w:color="auto"/>
            <w:right w:val="none" w:sz="0" w:space="0" w:color="auto"/>
          </w:divBdr>
        </w:div>
        <w:div w:id="1996951161">
          <w:marLeft w:val="480"/>
          <w:marRight w:val="0"/>
          <w:marTop w:val="0"/>
          <w:marBottom w:val="0"/>
          <w:divBdr>
            <w:top w:val="none" w:sz="0" w:space="0" w:color="auto"/>
            <w:left w:val="none" w:sz="0" w:space="0" w:color="auto"/>
            <w:bottom w:val="none" w:sz="0" w:space="0" w:color="auto"/>
            <w:right w:val="none" w:sz="0" w:space="0" w:color="auto"/>
          </w:divBdr>
        </w:div>
        <w:div w:id="2006200922">
          <w:marLeft w:val="480"/>
          <w:marRight w:val="0"/>
          <w:marTop w:val="0"/>
          <w:marBottom w:val="0"/>
          <w:divBdr>
            <w:top w:val="none" w:sz="0" w:space="0" w:color="auto"/>
            <w:left w:val="none" w:sz="0" w:space="0" w:color="auto"/>
            <w:bottom w:val="none" w:sz="0" w:space="0" w:color="auto"/>
            <w:right w:val="none" w:sz="0" w:space="0" w:color="auto"/>
          </w:divBdr>
        </w:div>
        <w:div w:id="2055811938">
          <w:marLeft w:val="480"/>
          <w:marRight w:val="0"/>
          <w:marTop w:val="0"/>
          <w:marBottom w:val="0"/>
          <w:divBdr>
            <w:top w:val="none" w:sz="0" w:space="0" w:color="auto"/>
            <w:left w:val="none" w:sz="0" w:space="0" w:color="auto"/>
            <w:bottom w:val="none" w:sz="0" w:space="0" w:color="auto"/>
            <w:right w:val="none" w:sz="0" w:space="0" w:color="auto"/>
          </w:divBdr>
        </w:div>
      </w:divsChild>
    </w:div>
    <w:div w:id="1039822229">
      <w:bodyDiv w:val="1"/>
      <w:marLeft w:val="0"/>
      <w:marRight w:val="0"/>
      <w:marTop w:val="0"/>
      <w:marBottom w:val="0"/>
      <w:divBdr>
        <w:top w:val="none" w:sz="0" w:space="0" w:color="auto"/>
        <w:left w:val="none" w:sz="0" w:space="0" w:color="auto"/>
        <w:bottom w:val="none" w:sz="0" w:space="0" w:color="auto"/>
        <w:right w:val="none" w:sz="0" w:space="0" w:color="auto"/>
      </w:divBdr>
      <w:divsChild>
        <w:div w:id="1276520114">
          <w:marLeft w:val="480"/>
          <w:marRight w:val="0"/>
          <w:marTop w:val="0"/>
          <w:marBottom w:val="0"/>
          <w:divBdr>
            <w:top w:val="none" w:sz="0" w:space="0" w:color="auto"/>
            <w:left w:val="none" w:sz="0" w:space="0" w:color="auto"/>
            <w:bottom w:val="none" w:sz="0" w:space="0" w:color="auto"/>
            <w:right w:val="none" w:sz="0" w:space="0" w:color="auto"/>
          </w:divBdr>
        </w:div>
        <w:div w:id="413864616">
          <w:marLeft w:val="480"/>
          <w:marRight w:val="0"/>
          <w:marTop w:val="0"/>
          <w:marBottom w:val="0"/>
          <w:divBdr>
            <w:top w:val="none" w:sz="0" w:space="0" w:color="auto"/>
            <w:left w:val="none" w:sz="0" w:space="0" w:color="auto"/>
            <w:bottom w:val="none" w:sz="0" w:space="0" w:color="auto"/>
            <w:right w:val="none" w:sz="0" w:space="0" w:color="auto"/>
          </w:divBdr>
        </w:div>
        <w:div w:id="1035277320">
          <w:marLeft w:val="480"/>
          <w:marRight w:val="0"/>
          <w:marTop w:val="0"/>
          <w:marBottom w:val="0"/>
          <w:divBdr>
            <w:top w:val="none" w:sz="0" w:space="0" w:color="auto"/>
            <w:left w:val="none" w:sz="0" w:space="0" w:color="auto"/>
            <w:bottom w:val="none" w:sz="0" w:space="0" w:color="auto"/>
            <w:right w:val="none" w:sz="0" w:space="0" w:color="auto"/>
          </w:divBdr>
        </w:div>
        <w:div w:id="371879745">
          <w:marLeft w:val="480"/>
          <w:marRight w:val="0"/>
          <w:marTop w:val="0"/>
          <w:marBottom w:val="0"/>
          <w:divBdr>
            <w:top w:val="none" w:sz="0" w:space="0" w:color="auto"/>
            <w:left w:val="none" w:sz="0" w:space="0" w:color="auto"/>
            <w:bottom w:val="none" w:sz="0" w:space="0" w:color="auto"/>
            <w:right w:val="none" w:sz="0" w:space="0" w:color="auto"/>
          </w:divBdr>
        </w:div>
        <w:div w:id="1278558622">
          <w:marLeft w:val="480"/>
          <w:marRight w:val="0"/>
          <w:marTop w:val="0"/>
          <w:marBottom w:val="0"/>
          <w:divBdr>
            <w:top w:val="none" w:sz="0" w:space="0" w:color="auto"/>
            <w:left w:val="none" w:sz="0" w:space="0" w:color="auto"/>
            <w:bottom w:val="none" w:sz="0" w:space="0" w:color="auto"/>
            <w:right w:val="none" w:sz="0" w:space="0" w:color="auto"/>
          </w:divBdr>
        </w:div>
        <w:div w:id="1433015212">
          <w:marLeft w:val="480"/>
          <w:marRight w:val="0"/>
          <w:marTop w:val="0"/>
          <w:marBottom w:val="0"/>
          <w:divBdr>
            <w:top w:val="none" w:sz="0" w:space="0" w:color="auto"/>
            <w:left w:val="none" w:sz="0" w:space="0" w:color="auto"/>
            <w:bottom w:val="none" w:sz="0" w:space="0" w:color="auto"/>
            <w:right w:val="none" w:sz="0" w:space="0" w:color="auto"/>
          </w:divBdr>
        </w:div>
        <w:div w:id="933131263">
          <w:marLeft w:val="480"/>
          <w:marRight w:val="0"/>
          <w:marTop w:val="0"/>
          <w:marBottom w:val="0"/>
          <w:divBdr>
            <w:top w:val="none" w:sz="0" w:space="0" w:color="auto"/>
            <w:left w:val="none" w:sz="0" w:space="0" w:color="auto"/>
            <w:bottom w:val="none" w:sz="0" w:space="0" w:color="auto"/>
            <w:right w:val="none" w:sz="0" w:space="0" w:color="auto"/>
          </w:divBdr>
        </w:div>
        <w:div w:id="793448146">
          <w:marLeft w:val="480"/>
          <w:marRight w:val="0"/>
          <w:marTop w:val="0"/>
          <w:marBottom w:val="0"/>
          <w:divBdr>
            <w:top w:val="none" w:sz="0" w:space="0" w:color="auto"/>
            <w:left w:val="none" w:sz="0" w:space="0" w:color="auto"/>
            <w:bottom w:val="none" w:sz="0" w:space="0" w:color="auto"/>
            <w:right w:val="none" w:sz="0" w:space="0" w:color="auto"/>
          </w:divBdr>
        </w:div>
        <w:div w:id="246505969">
          <w:marLeft w:val="480"/>
          <w:marRight w:val="0"/>
          <w:marTop w:val="0"/>
          <w:marBottom w:val="0"/>
          <w:divBdr>
            <w:top w:val="none" w:sz="0" w:space="0" w:color="auto"/>
            <w:left w:val="none" w:sz="0" w:space="0" w:color="auto"/>
            <w:bottom w:val="none" w:sz="0" w:space="0" w:color="auto"/>
            <w:right w:val="none" w:sz="0" w:space="0" w:color="auto"/>
          </w:divBdr>
        </w:div>
        <w:div w:id="187062762">
          <w:marLeft w:val="480"/>
          <w:marRight w:val="0"/>
          <w:marTop w:val="0"/>
          <w:marBottom w:val="0"/>
          <w:divBdr>
            <w:top w:val="none" w:sz="0" w:space="0" w:color="auto"/>
            <w:left w:val="none" w:sz="0" w:space="0" w:color="auto"/>
            <w:bottom w:val="none" w:sz="0" w:space="0" w:color="auto"/>
            <w:right w:val="none" w:sz="0" w:space="0" w:color="auto"/>
          </w:divBdr>
        </w:div>
        <w:div w:id="188447979">
          <w:marLeft w:val="480"/>
          <w:marRight w:val="0"/>
          <w:marTop w:val="0"/>
          <w:marBottom w:val="0"/>
          <w:divBdr>
            <w:top w:val="none" w:sz="0" w:space="0" w:color="auto"/>
            <w:left w:val="none" w:sz="0" w:space="0" w:color="auto"/>
            <w:bottom w:val="none" w:sz="0" w:space="0" w:color="auto"/>
            <w:right w:val="none" w:sz="0" w:space="0" w:color="auto"/>
          </w:divBdr>
        </w:div>
        <w:div w:id="1733188552">
          <w:marLeft w:val="480"/>
          <w:marRight w:val="0"/>
          <w:marTop w:val="0"/>
          <w:marBottom w:val="0"/>
          <w:divBdr>
            <w:top w:val="none" w:sz="0" w:space="0" w:color="auto"/>
            <w:left w:val="none" w:sz="0" w:space="0" w:color="auto"/>
            <w:bottom w:val="none" w:sz="0" w:space="0" w:color="auto"/>
            <w:right w:val="none" w:sz="0" w:space="0" w:color="auto"/>
          </w:divBdr>
        </w:div>
        <w:div w:id="834607608">
          <w:marLeft w:val="480"/>
          <w:marRight w:val="0"/>
          <w:marTop w:val="0"/>
          <w:marBottom w:val="0"/>
          <w:divBdr>
            <w:top w:val="none" w:sz="0" w:space="0" w:color="auto"/>
            <w:left w:val="none" w:sz="0" w:space="0" w:color="auto"/>
            <w:bottom w:val="none" w:sz="0" w:space="0" w:color="auto"/>
            <w:right w:val="none" w:sz="0" w:space="0" w:color="auto"/>
          </w:divBdr>
        </w:div>
        <w:div w:id="1397896203">
          <w:marLeft w:val="480"/>
          <w:marRight w:val="0"/>
          <w:marTop w:val="0"/>
          <w:marBottom w:val="0"/>
          <w:divBdr>
            <w:top w:val="none" w:sz="0" w:space="0" w:color="auto"/>
            <w:left w:val="none" w:sz="0" w:space="0" w:color="auto"/>
            <w:bottom w:val="none" w:sz="0" w:space="0" w:color="auto"/>
            <w:right w:val="none" w:sz="0" w:space="0" w:color="auto"/>
          </w:divBdr>
        </w:div>
        <w:div w:id="616985885">
          <w:marLeft w:val="480"/>
          <w:marRight w:val="0"/>
          <w:marTop w:val="0"/>
          <w:marBottom w:val="0"/>
          <w:divBdr>
            <w:top w:val="none" w:sz="0" w:space="0" w:color="auto"/>
            <w:left w:val="none" w:sz="0" w:space="0" w:color="auto"/>
            <w:bottom w:val="none" w:sz="0" w:space="0" w:color="auto"/>
            <w:right w:val="none" w:sz="0" w:space="0" w:color="auto"/>
          </w:divBdr>
        </w:div>
        <w:div w:id="375935643">
          <w:marLeft w:val="480"/>
          <w:marRight w:val="0"/>
          <w:marTop w:val="0"/>
          <w:marBottom w:val="0"/>
          <w:divBdr>
            <w:top w:val="none" w:sz="0" w:space="0" w:color="auto"/>
            <w:left w:val="none" w:sz="0" w:space="0" w:color="auto"/>
            <w:bottom w:val="none" w:sz="0" w:space="0" w:color="auto"/>
            <w:right w:val="none" w:sz="0" w:space="0" w:color="auto"/>
          </w:divBdr>
        </w:div>
        <w:div w:id="340089454">
          <w:marLeft w:val="480"/>
          <w:marRight w:val="0"/>
          <w:marTop w:val="0"/>
          <w:marBottom w:val="0"/>
          <w:divBdr>
            <w:top w:val="none" w:sz="0" w:space="0" w:color="auto"/>
            <w:left w:val="none" w:sz="0" w:space="0" w:color="auto"/>
            <w:bottom w:val="none" w:sz="0" w:space="0" w:color="auto"/>
            <w:right w:val="none" w:sz="0" w:space="0" w:color="auto"/>
          </w:divBdr>
        </w:div>
        <w:div w:id="1356728551">
          <w:marLeft w:val="480"/>
          <w:marRight w:val="0"/>
          <w:marTop w:val="0"/>
          <w:marBottom w:val="0"/>
          <w:divBdr>
            <w:top w:val="none" w:sz="0" w:space="0" w:color="auto"/>
            <w:left w:val="none" w:sz="0" w:space="0" w:color="auto"/>
            <w:bottom w:val="none" w:sz="0" w:space="0" w:color="auto"/>
            <w:right w:val="none" w:sz="0" w:space="0" w:color="auto"/>
          </w:divBdr>
        </w:div>
        <w:div w:id="152453565">
          <w:marLeft w:val="480"/>
          <w:marRight w:val="0"/>
          <w:marTop w:val="0"/>
          <w:marBottom w:val="0"/>
          <w:divBdr>
            <w:top w:val="none" w:sz="0" w:space="0" w:color="auto"/>
            <w:left w:val="none" w:sz="0" w:space="0" w:color="auto"/>
            <w:bottom w:val="none" w:sz="0" w:space="0" w:color="auto"/>
            <w:right w:val="none" w:sz="0" w:space="0" w:color="auto"/>
          </w:divBdr>
        </w:div>
        <w:div w:id="177887303">
          <w:marLeft w:val="480"/>
          <w:marRight w:val="0"/>
          <w:marTop w:val="0"/>
          <w:marBottom w:val="0"/>
          <w:divBdr>
            <w:top w:val="none" w:sz="0" w:space="0" w:color="auto"/>
            <w:left w:val="none" w:sz="0" w:space="0" w:color="auto"/>
            <w:bottom w:val="none" w:sz="0" w:space="0" w:color="auto"/>
            <w:right w:val="none" w:sz="0" w:space="0" w:color="auto"/>
          </w:divBdr>
        </w:div>
        <w:div w:id="912470195">
          <w:marLeft w:val="480"/>
          <w:marRight w:val="0"/>
          <w:marTop w:val="0"/>
          <w:marBottom w:val="0"/>
          <w:divBdr>
            <w:top w:val="none" w:sz="0" w:space="0" w:color="auto"/>
            <w:left w:val="none" w:sz="0" w:space="0" w:color="auto"/>
            <w:bottom w:val="none" w:sz="0" w:space="0" w:color="auto"/>
            <w:right w:val="none" w:sz="0" w:space="0" w:color="auto"/>
          </w:divBdr>
        </w:div>
        <w:div w:id="1683778356">
          <w:marLeft w:val="480"/>
          <w:marRight w:val="0"/>
          <w:marTop w:val="0"/>
          <w:marBottom w:val="0"/>
          <w:divBdr>
            <w:top w:val="none" w:sz="0" w:space="0" w:color="auto"/>
            <w:left w:val="none" w:sz="0" w:space="0" w:color="auto"/>
            <w:bottom w:val="none" w:sz="0" w:space="0" w:color="auto"/>
            <w:right w:val="none" w:sz="0" w:space="0" w:color="auto"/>
          </w:divBdr>
        </w:div>
        <w:div w:id="1674608561">
          <w:marLeft w:val="480"/>
          <w:marRight w:val="0"/>
          <w:marTop w:val="0"/>
          <w:marBottom w:val="0"/>
          <w:divBdr>
            <w:top w:val="none" w:sz="0" w:space="0" w:color="auto"/>
            <w:left w:val="none" w:sz="0" w:space="0" w:color="auto"/>
            <w:bottom w:val="none" w:sz="0" w:space="0" w:color="auto"/>
            <w:right w:val="none" w:sz="0" w:space="0" w:color="auto"/>
          </w:divBdr>
        </w:div>
        <w:div w:id="1612972965">
          <w:marLeft w:val="480"/>
          <w:marRight w:val="0"/>
          <w:marTop w:val="0"/>
          <w:marBottom w:val="0"/>
          <w:divBdr>
            <w:top w:val="none" w:sz="0" w:space="0" w:color="auto"/>
            <w:left w:val="none" w:sz="0" w:space="0" w:color="auto"/>
            <w:bottom w:val="none" w:sz="0" w:space="0" w:color="auto"/>
            <w:right w:val="none" w:sz="0" w:space="0" w:color="auto"/>
          </w:divBdr>
        </w:div>
        <w:div w:id="1432043760">
          <w:marLeft w:val="480"/>
          <w:marRight w:val="0"/>
          <w:marTop w:val="0"/>
          <w:marBottom w:val="0"/>
          <w:divBdr>
            <w:top w:val="none" w:sz="0" w:space="0" w:color="auto"/>
            <w:left w:val="none" w:sz="0" w:space="0" w:color="auto"/>
            <w:bottom w:val="none" w:sz="0" w:space="0" w:color="auto"/>
            <w:right w:val="none" w:sz="0" w:space="0" w:color="auto"/>
          </w:divBdr>
        </w:div>
        <w:div w:id="1288782343">
          <w:marLeft w:val="480"/>
          <w:marRight w:val="0"/>
          <w:marTop w:val="0"/>
          <w:marBottom w:val="0"/>
          <w:divBdr>
            <w:top w:val="none" w:sz="0" w:space="0" w:color="auto"/>
            <w:left w:val="none" w:sz="0" w:space="0" w:color="auto"/>
            <w:bottom w:val="none" w:sz="0" w:space="0" w:color="auto"/>
            <w:right w:val="none" w:sz="0" w:space="0" w:color="auto"/>
          </w:divBdr>
        </w:div>
        <w:div w:id="629630155">
          <w:marLeft w:val="480"/>
          <w:marRight w:val="0"/>
          <w:marTop w:val="0"/>
          <w:marBottom w:val="0"/>
          <w:divBdr>
            <w:top w:val="none" w:sz="0" w:space="0" w:color="auto"/>
            <w:left w:val="none" w:sz="0" w:space="0" w:color="auto"/>
            <w:bottom w:val="none" w:sz="0" w:space="0" w:color="auto"/>
            <w:right w:val="none" w:sz="0" w:space="0" w:color="auto"/>
          </w:divBdr>
        </w:div>
        <w:div w:id="1732001720">
          <w:marLeft w:val="480"/>
          <w:marRight w:val="0"/>
          <w:marTop w:val="0"/>
          <w:marBottom w:val="0"/>
          <w:divBdr>
            <w:top w:val="none" w:sz="0" w:space="0" w:color="auto"/>
            <w:left w:val="none" w:sz="0" w:space="0" w:color="auto"/>
            <w:bottom w:val="none" w:sz="0" w:space="0" w:color="auto"/>
            <w:right w:val="none" w:sz="0" w:space="0" w:color="auto"/>
          </w:divBdr>
        </w:div>
        <w:div w:id="428281190">
          <w:marLeft w:val="480"/>
          <w:marRight w:val="0"/>
          <w:marTop w:val="0"/>
          <w:marBottom w:val="0"/>
          <w:divBdr>
            <w:top w:val="none" w:sz="0" w:space="0" w:color="auto"/>
            <w:left w:val="none" w:sz="0" w:space="0" w:color="auto"/>
            <w:bottom w:val="none" w:sz="0" w:space="0" w:color="auto"/>
            <w:right w:val="none" w:sz="0" w:space="0" w:color="auto"/>
          </w:divBdr>
        </w:div>
        <w:div w:id="2326317">
          <w:marLeft w:val="480"/>
          <w:marRight w:val="0"/>
          <w:marTop w:val="0"/>
          <w:marBottom w:val="0"/>
          <w:divBdr>
            <w:top w:val="none" w:sz="0" w:space="0" w:color="auto"/>
            <w:left w:val="none" w:sz="0" w:space="0" w:color="auto"/>
            <w:bottom w:val="none" w:sz="0" w:space="0" w:color="auto"/>
            <w:right w:val="none" w:sz="0" w:space="0" w:color="auto"/>
          </w:divBdr>
        </w:div>
        <w:div w:id="123623792">
          <w:marLeft w:val="480"/>
          <w:marRight w:val="0"/>
          <w:marTop w:val="0"/>
          <w:marBottom w:val="0"/>
          <w:divBdr>
            <w:top w:val="none" w:sz="0" w:space="0" w:color="auto"/>
            <w:left w:val="none" w:sz="0" w:space="0" w:color="auto"/>
            <w:bottom w:val="none" w:sz="0" w:space="0" w:color="auto"/>
            <w:right w:val="none" w:sz="0" w:space="0" w:color="auto"/>
          </w:divBdr>
        </w:div>
        <w:div w:id="877086916">
          <w:marLeft w:val="480"/>
          <w:marRight w:val="0"/>
          <w:marTop w:val="0"/>
          <w:marBottom w:val="0"/>
          <w:divBdr>
            <w:top w:val="none" w:sz="0" w:space="0" w:color="auto"/>
            <w:left w:val="none" w:sz="0" w:space="0" w:color="auto"/>
            <w:bottom w:val="none" w:sz="0" w:space="0" w:color="auto"/>
            <w:right w:val="none" w:sz="0" w:space="0" w:color="auto"/>
          </w:divBdr>
        </w:div>
        <w:div w:id="489951387">
          <w:marLeft w:val="480"/>
          <w:marRight w:val="0"/>
          <w:marTop w:val="0"/>
          <w:marBottom w:val="0"/>
          <w:divBdr>
            <w:top w:val="none" w:sz="0" w:space="0" w:color="auto"/>
            <w:left w:val="none" w:sz="0" w:space="0" w:color="auto"/>
            <w:bottom w:val="none" w:sz="0" w:space="0" w:color="auto"/>
            <w:right w:val="none" w:sz="0" w:space="0" w:color="auto"/>
          </w:divBdr>
        </w:div>
        <w:div w:id="263345650">
          <w:marLeft w:val="480"/>
          <w:marRight w:val="0"/>
          <w:marTop w:val="0"/>
          <w:marBottom w:val="0"/>
          <w:divBdr>
            <w:top w:val="none" w:sz="0" w:space="0" w:color="auto"/>
            <w:left w:val="none" w:sz="0" w:space="0" w:color="auto"/>
            <w:bottom w:val="none" w:sz="0" w:space="0" w:color="auto"/>
            <w:right w:val="none" w:sz="0" w:space="0" w:color="auto"/>
          </w:divBdr>
        </w:div>
        <w:div w:id="1158572637">
          <w:marLeft w:val="480"/>
          <w:marRight w:val="0"/>
          <w:marTop w:val="0"/>
          <w:marBottom w:val="0"/>
          <w:divBdr>
            <w:top w:val="none" w:sz="0" w:space="0" w:color="auto"/>
            <w:left w:val="none" w:sz="0" w:space="0" w:color="auto"/>
            <w:bottom w:val="none" w:sz="0" w:space="0" w:color="auto"/>
            <w:right w:val="none" w:sz="0" w:space="0" w:color="auto"/>
          </w:divBdr>
        </w:div>
        <w:div w:id="273950410">
          <w:marLeft w:val="480"/>
          <w:marRight w:val="0"/>
          <w:marTop w:val="0"/>
          <w:marBottom w:val="0"/>
          <w:divBdr>
            <w:top w:val="none" w:sz="0" w:space="0" w:color="auto"/>
            <w:left w:val="none" w:sz="0" w:space="0" w:color="auto"/>
            <w:bottom w:val="none" w:sz="0" w:space="0" w:color="auto"/>
            <w:right w:val="none" w:sz="0" w:space="0" w:color="auto"/>
          </w:divBdr>
        </w:div>
        <w:div w:id="633144542">
          <w:marLeft w:val="480"/>
          <w:marRight w:val="0"/>
          <w:marTop w:val="0"/>
          <w:marBottom w:val="0"/>
          <w:divBdr>
            <w:top w:val="none" w:sz="0" w:space="0" w:color="auto"/>
            <w:left w:val="none" w:sz="0" w:space="0" w:color="auto"/>
            <w:bottom w:val="none" w:sz="0" w:space="0" w:color="auto"/>
            <w:right w:val="none" w:sz="0" w:space="0" w:color="auto"/>
          </w:divBdr>
        </w:div>
        <w:div w:id="1138297889">
          <w:marLeft w:val="480"/>
          <w:marRight w:val="0"/>
          <w:marTop w:val="0"/>
          <w:marBottom w:val="0"/>
          <w:divBdr>
            <w:top w:val="none" w:sz="0" w:space="0" w:color="auto"/>
            <w:left w:val="none" w:sz="0" w:space="0" w:color="auto"/>
            <w:bottom w:val="none" w:sz="0" w:space="0" w:color="auto"/>
            <w:right w:val="none" w:sz="0" w:space="0" w:color="auto"/>
          </w:divBdr>
        </w:div>
        <w:div w:id="1196577779">
          <w:marLeft w:val="480"/>
          <w:marRight w:val="0"/>
          <w:marTop w:val="0"/>
          <w:marBottom w:val="0"/>
          <w:divBdr>
            <w:top w:val="none" w:sz="0" w:space="0" w:color="auto"/>
            <w:left w:val="none" w:sz="0" w:space="0" w:color="auto"/>
            <w:bottom w:val="none" w:sz="0" w:space="0" w:color="auto"/>
            <w:right w:val="none" w:sz="0" w:space="0" w:color="auto"/>
          </w:divBdr>
        </w:div>
        <w:div w:id="682439536">
          <w:marLeft w:val="480"/>
          <w:marRight w:val="0"/>
          <w:marTop w:val="0"/>
          <w:marBottom w:val="0"/>
          <w:divBdr>
            <w:top w:val="none" w:sz="0" w:space="0" w:color="auto"/>
            <w:left w:val="none" w:sz="0" w:space="0" w:color="auto"/>
            <w:bottom w:val="none" w:sz="0" w:space="0" w:color="auto"/>
            <w:right w:val="none" w:sz="0" w:space="0" w:color="auto"/>
          </w:divBdr>
        </w:div>
        <w:div w:id="1594164623">
          <w:marLeft w:val="480"/>
          <w:marRight w:val="0"/>
          <w:marTop w:val="0"/>
          <w:marBottom w:val="0"/>
          <w:divBdr>
            <w:top w:val="none" w:sz="0" w:space="0" w:color="auto"/>
            <w:left w:val="none" w:sz="0" w:space="0" w:color="auto"/>
            <w:bottom w:val="none" w:sz="0" w:space="0" w:color="auto"/>
            <w:right w:val="none" w:sz="0" w:space="0" w:color="auto"/>
          </w:divBdr>
        </w:div>
        <w:div w:id="1148286828">
          <w:marLeft w:val="480"/>
          <w:marRight w:val="0"/>
          <w:marTop w:val="0"/>
          <w:marBottom w:val="0"/>
          <w:divBdr>
            <w:top w:val="none" w:sz="0" w:space="0" w:color="auto"/>
            <w:left w:val="none" w:sz="0" w:space="0" w:color="auto"/>
            <w:bottom w:val="none" w:sz="0" w:space="0" w:color="auto"/>
            <w:right w:val="none" w:sz="0" w:space="0" w:color="auto"/>
          </w:divBdr>
        </w:div>
        <w:div w:id="202640254">
          <w:marLeft w:val="480"/>
          <w:marRight w:val="0"/>
          <w:marTop w:val="0"/>
          <w:marBottom w:val="0"/>
          <w:divBdr>
            <w:top w:val="none" w:sz="0" w:space="0" w:color="auto"/>
            <w:left w:val="none" w:sz="0" w:space="0" w:color="auto"/>
            <w:bottom w:val="none" w:sz="0" w:space="0" w:color="auto"/>
            <w:right w:val="none" w:sz="0" w:space="0" w:color="auto"/>
          </w:divBdr>
        </w:div>
        <w:div w:id="1613975284">
          <w:marLeft w:val="480"/>
          <w:marRight w:val="0"/>
          <w:marTop w:val="0"/>
          <w:marBottom w:val="0"/>
          <w:divBdr>
            <w:top w:val="none" w:sz="0" w:space="0" w:color="auto"/>
            <w:left w:val="none" w:sz="0" w:space="0" w:color="auto"/>
            <w:bottom w:val="none" w:sz="0" w:space="0" w:color="auto"/>
            <w:right w:val="none" w:sz="0" w:space="0" w:color="auto"/>
          </w:divBdr>
        </w:div>
        <w:div w:id="250553406">
          <w:marLeft w:val="480"/>
          <w:marRight w:val="0"/>
          <w:marTop w:val="0"/>
          <w:marBottom w:val="0"/>
          <w:divBdr>
            <w:top w:val="none" w:sz="0" w:space="0" w:color="auto"/>
            <w:left w:val="none" w:sz="0" w:space="0" w:color="auto"/>
            <w:bottom w:val="none" w:sz="0" w:space="0" w:color="auto"/>
            <w:right w:val="none" w:sz="0" w:space="0" w:color="auto"/>
          </w:divBdr>
        </w:div>
        <w:div w:id="1600480891">
          <w:marLeft w:val="480"/>
          <w:marRight w:val="0"/>
          <w:marTop w:val="0"/>
          <w:marBottom w:val="0"/>
          <w:divBdr>
            <w:top w:val="none" w:sz="0" w:space="0" w:color="auto"/>
            <w:left w:val="none" w:sz="0" w:space="0" w:color="auto"/>
            <w:bottom w:val="none" w:sz="0" w:space="0" w:color="auto"/>
            <w:right w:val="none" w:sz="0" w:space="0" w:color="auto"/>
          </w:divBdr>
        </w:div>
        <w:div w:id="823278702">
          <w:marLeft w:val="480"/>
          <w:marRight w:val="0"/>
          <w:marTop w:val="0"/>
          <w:marBottom w:val="0"/>
          <w:divBdr>
            <w:top w:val="none" w:sz="0" w:space="0" w:color="auto"/>
            <w:left w:val="none" w:sz="0" w:space="0" w:color="auto"/>
            <w:bottom w:val="none" w:sz="0" w:space="0" w:color="auto"/>
            <w:right w:val="none" w:sz="0" w:space="0" w:color="auto"/>
          </w:divBdr>
        </w:div>
        <w:div w:id="1763911335">
          <w:marLeft w:val="480"/>
          <w:marRight w:val="0"/>
          <w:marTop w:val="0"/>
          <w:marBottom w:val="0"/>
          <w:divBdr>
            <w:top w:val="none" w:sz="0" w:space="0" w:color="auto"/>
            <w:left w:val="none" w:sz="0" w:space="0" w:color="auto"/>
            <w:bottom w:val="none" w:sz="0" w:space="0" w:color="auto"/>
            <w:right w:val="none" w:sz="0" w:space="0" w:color="auto"/>
          </w:divBdr>
        </w:div>
        <w:div w:id="1927492358">
          <w:marLeft w:val="480"/>
          <w:marRight w:val="0"/>
          <w:marTop w:val="0"/>
          <w:marBottom w:val="0"/>
          <w:divBdr>
            <w:top w:val="none" w:sz="0" w:space="0" w:color="auto"/>
            <w:left w:val="none" w:sz="0" w:space="0" w:color="auto"/>
            <w:bottom w:val="none" w:sz="0" w:space="0" w:color="auto"/>
            <w:right w:val="none" w:sz="0" w:space="0" w:color="auto"/>
          </w:divBdr>
        </w:div>
        <w:div w:id="355666664">
          <w:marLeft w:val="480"/>
          <w:marRight w:val="0"/>
          <w:marTop w:val="0"/>
          <w:marBottom w:val="0"/>
          <w:divBdr>
            <w:top w:val="none" w:sz="0" w:space="0" w:color="auto"/>
            <w:left w:val="none" w:sz="0" w:space="0" w:color="auto"/>
            <w:bottom w:val="none" w:sz="0" w:space="0" w:color="auto"/>
            <w:right w:val="none" w:sz="0" w:space="0" w:color="auto"/>
          </w:divBdr>
        </w:div>
        <w:div w:id="1786269088">
          <w:marLeft w:val="480"/>
          <w:marRight w:val="0"/>
          <w:marTop w:val="0"/>
          <w:marBottom w:val="0"/>
          <w:divBdr>
            <w:top w:val="none" w:sz="0" w:space="0" w:color="auto"/>
            <w:left w:val="none" w:sz="0" w:space="0" w:color="auto"/>
            <w:bottom w:val="none" w:sz="0" w:space="0" w:color="auto"/>
            <w:right w:val="none" w:sz="0" w:space="0" w:color="auto"/>
          </w:divBdr>
        </w:div>
        <w:div w:id="385689122">
          <w:marLeft w:val="480"/>
          <w:marRight w:val="0"/>
          <w:marTop w:val="0"/>
          <w:marBottom w:val="0"/>
          <w:divBdr>
            <w:top w:val="none" w:sz="0" w:space="0" w:color="auto"/>
            <w:left w:val="none" w:sz="0" w:space="0" w:color="auto"/>
            <w:bottom w:val="none" w:sz="0" w:space="0" w:color="auto"/>
            <w:right w:val="none" w:sz="0" w:space="0" w:color="auto"/>
          </w:divBdr>
        </w:div>
        <w:div w:id="1968272879">
          <w:marLeft w:val="480"/>
          <w:marRight w:val="0"/>
          <w:marTop w:val="0"/>
          <w:marBottom w:val="0"/>
          <w:divBdr>
            <w:top w:val="none" w:sz="0" w:space="0" w:color="auto"/>
            <w:left w:val="none" w:sz="0" w:space="0" w:color="auto"/>
            <w:bottom w:val="none" w:sz="0" w:space="0" w:color="auto"/>
            <w:right w:val="none" w:sz="0" w:space="0" w:color="auto"/>
          </w:divBdr>
        </w:div>
        <w:div w:id="92477526">
          <w:marLeft w:val="480"/>
          <w:marRight w:val="0"/>
          <w:marTop w:val="0"/>
          <w:marBottom w:val="0"/>
          <w:divBdr>
            <w:top w:val="none" w:sz="0" w:space="0" w:color="auto"/>
            <w:left w:val="none" w:sz="0" w:space="0" w:color="auto"/>
            <w:bottom w:val="none" w:sz="0" w:space="0" w:color="auto"/>
            <w:right w:val="none" w:sz="0" w:space="0" w:color="auto"/>
          </w:divBdr>
        </w:div>
        <w:div w:id="447238239">
          <w:marLeft w:val="480"/>
          <w:marRight w:val="0"/>
          <w:marTop w:val="0"/>
          <w:marBottom w:val="0"/>
          <w:divBdr>
            <w:top w:val="none" w:sz="0" w:space="0" w:color="auto"/>
            <w:left w:val="none" w:sz="0" w:space="0" w:color="auto"/>
            <w:bottom w:val="none" w:sz="0" w:space="0" w:color="auto"/>
            <w:right w:val="none" w:sz="0" w:space="0" w:color="auto"/>
          </w:divBdr>
        </w:div>
        <w:div w:id="1835217694">
          <w:marLeft w:val="480"/>
          <w:marRight w:val="0"/>
          <w:marTop w:val="0"/>
          <w:marBottom w:val="0"/>
          <w:divBdr>
            <w:top w:val="none" w:sz="0" w:space="0" w:color="auto"/>
            <w:left w:val="none" w:sz="0" w:space="0" w:color="auto"/>
            <w:bottom w:val="none" w:sz="0" w:space="0" w:color="auto"/>
            <w:right w:val="none" w:sz="0" w:space="0" w:color="auto"/>
          </w:divBdr>
        </w:div>
        <w:div w:id="668404928">
          <w:marLeft w:val="480"/>
          <w:marRight w:val="0"/>
          <w:marTop w:val="0"/>
          <w:marBottom w:val="0"/>
          <w:divBdr>
            <w:top w:val="none" w:sz="0" w:space="0" w:color="auto"/>
            <w:left w:val="none" w:sz="0" w:space="0" w:color="auto"/>
            <w:bottom w:val="none" w:sz="0" w:space="0" w:color="auto"/>
            <w:right w:val="none" w:sz="0" w:space="0" w:color="auto"/>
          </w:divBdr>
        </w:div>
        <w:div w:id="891693862">
          <w:marLeft w:val="480"/>
          <w:marRight w:val="0"/>
          <w:marTop w:val="0"/>
          <w:marBottom w:val="0"/>
          <w:divBdr>
            <w:top w:val="none" w:sz="0" w:space="0" w:color="auto"/>
            <w:left w:val="none" w:sz="0" w:space="0" w:color="auto"/>
            <w:bottom w:val="none" w:sz="0" w:space="0" w:color="auto"/>
            <w:right w:val="none" w:sz="0" w:space="0" w:color="auto"/>
          </w:divBdr>
        </w:div>
        <w:div w:id="1661276422">
          <w:marLeft w:val="480"/>
          <w:marRight w:val="0"/>
          <w:marTop w:val="0"/>
          <w:marBottom w:val="0"/>
          <w:divBdr>
            <w:top w:val="none" w:sz="0" w:space="0" w:color="auto"/>
            <w:left w:val="none" w:sz="0" w:space="0" w:color="auto"/>
            <w:bottom w:val="none" w:sz="0" w:space="0" w:color="auto"/>
            <w:right w:val="none" w:sz="0" w:space="0" w:color="auto"/>
          </w:divBdr>
        </w:div>
        <w:div w:id="758133900">
          <w:marLeft w:val="480"/>
          <w:marRight w:val="0"/>
          <w:marTop w:val="0"/>
          <w:marBottom w:val="0"/>
          <w:divBdr>
            <w:top w:val="none" w:sz="0" w:space="0" w:color="auto"/>
            <w:left w:val="none" w:sz="0" w:space="0" w:color="auto"/>
            <w:bottom w:val="none" w:sz="0" w:space="0" w:color="auto"/>
            <w:right w:val="none" w:sz="0" w:space="0" w:color="auto"/>
          </w:divBdr>
        </w:div>
        <w:div w:id="1740322289">
          <w:marLeft w:val="480"/>
          <w:marRight w:val="0"/>
          <w:marTop w:val="0"/>
          <w:marBottom w:val="0"/>
          <w:divBdr>
            <w:top w:val="none" w:sz="0" w:space="0" w:color="auto"/>
            <w:left w:val="none" w:sz="0" w:space="0" w:color="auto"/>
            <w:bottom w:val="none" w:sz="0" w:space="0" w:color="auto"/>
            <w:right w:val="none" w:sz="0" w:space="0" w:color="auto"/>
          </w:divBdr>
        </w:div>
        <w:div w:id="2044792117">
          <w:marLeft w:val="480"/>
          <w:marRight w:val="0"/>
          <w:marTop w:val="0"/>
          <w:marBottom w:val="0"/>
          <w:divBdr>
            <w:top w:val="none" w:sz="0" w:space="0" w:color="auto"/>
            <w:left w:val="none" w:sz="0" w:space="0" w:color="auto"/>
            <w:bottom w:val="none" w:sz="0" w:space="0" w:color="auto"/>
            <w:right w:val="none" w:sz="0" w:space="0" w:color="auto"/>
          </w:divBdr>
        </w:div>
        <w:div w:id="644050345">
          <w:marLeft w:val="480"/>
          <w:marRight w:val="0"/>
          <w:marTop w:val="0"/>
          <w:marBottom w:val="0"/>
          <w:divBdr>
            <w:top w:val="none" w:sz="0" w:space="0" w:color="auto"/>
            <w:left w:val="none" w:sz="0" w:space="0" w:color="auto"/>
            <w:bottom w:val="none" w:sz="0" w:space="0" w:color="auto"/>
            <w:right w:val="none" w:sz="0" w:space="0" w:color="auto"/>
          </w:divBdr>
        </w:div>
        <w:div w:id="618608870">
          <w:marLeft w:val="480"/>
          <w:marRight w:val="0"/>
          <w:marTop w:val="0"/>
          <w:marBottom w:val="0"/>
          <w:divBdr>
            <w:top w:val="none" w:sz="0" w:space="0" w:color="auto"/>
            <w:left w:val="none" w:sz="0" w:space="0" w:color="auto"/>
            <w:bottom w:val="none" w:sz="0" w:space="0" w:color="auto"/>
            <w:right w:val="none" w:sz="0" w:space="0" w:color="auto"/>
          </w:divBdr>
        </w:div>
        <w:div w:id="1822623730">
          <w:marLeft w:val="480"/>
          <w:marRight w:val="0"/>
          <w:marTop w:val="0"/>
          <w:marBottom w:val="0"/>
          <w:divBdr>
            <w:top w:val="none" w:sz="0" w:space="0" w:color="auto"/>
            <w:left w:val="none" w:sz="0" w:space="0" w:color="auto"/>
            <w:bottom w:val="none" w:sz="0" w:space="0" w:color="auto"/>
            <w:right w:val="none" w:sz="0" w:space="0" w:color="auto"/>
          </w:divBdr>
        </w:div>
        <w:div w:id="1729720612">
          <w:marLeft w:val="480"/>
          <w:marRight w:val="0"/>
          <w:marTop w:val="0"/>
          <w:marBottom w:val="0"/>
          <w:divBdr>
            <w:top w:val="none" w:sz="0" w:space="0" w:color="auto"/>
            <w:left w:val="none" w:sz="0" w:space="0" w:color="auto"/>
            <w:bottom w:val="none" w:sz="0" w:space="0" w:color="auto"/>
            <w:right w:val="none" w:sz="0" w:space="0" w:color="auto"/>
          </w:divBdr>
        </w:div>
        <w:div w:id="228927227">
          <w:marLeft w:val="480"/>
          <w:marRight w:val="0"/>
          <w:marTop w:val="0"/>
          <w:marBottom w:val="0"/>
          <w:divBdr>
            <w:top w:val="none" w:sz="0" w:space="0" w:color="auto"/>
            <w:left w:val="none" w:sz="0" w:space="0" w:color="auto"/>
            <w:bottom w:val="none" w:sz="0" w:space="0" w:color="auto"/>
            <w:right w:val="none" w:sz="0" w:space="0" w:color="auto"/>
          </w:divBdr>
        </w:div>
        <w:div w:id="45105578">
          <w:marLeft w:val="480"/>
          <w:marRight w:val="0"/>
          <w:marTop w:val="0"/>
          <w:marBottom w:val="0"/>
          <w:divBdr>
            <w:top w:val="none" w:sz="0" w:space="0" w:color="auto"/>
            <w:left w:val="none" w:sz="0" w:space="0" w:color="auto"/>
            <w:bottom w:val="none" w:sz="0" w:space="0" w:color="auto"/>
            <w:right w:val="none" w:sz="0" w:space="0" w:color="auto"/>
          </w:divBdr>
        </w:div>
        <w:div w:id="591937325">
          <w:marLeft w:val="480"/>
          <w:marRight w:val="0"/>
          <w:marTop w:val="0"/>
          <w:marBottom w:val="0"/>
          <w:divBdr>
            <w:top w:val="none" w:sz="0" w:space="0" w:color="auto"/>
            <w:left w:val="none" w:sz="0" w:space="0" w:color="auto"/>
            <w:bottom w:val="none" w:sz="0" w:space="0" w:color="auto"/>
            <w:right w:val="none" w:sz="0" w:space="0" w:color="auto"/>
          </w:divBdr>
        </w:div>
        <w:div w:id="1161966998">
          <w:marLeft w:val="480"/>
          <w:marRight w:val="0"/>
          <w:marTop w:val="0"/>
          <w:marBottom w:val="0"/>
          <w:divBdr>
            <w:top w:val="none" w:sz="0" w:space="0" w:color="auto"/>
            <w:left w:val="none" w:sz="0" w:space="0" w:color="auto"/>
            <w:bottom w:val="none" w:sz="0" w:space="0" w:color="auto"/>
            <w:right w:val="none" w:sz="0" w:space="0" w:color="auto"/>
          </w:divBdr>
        </w:div>
        <w:div w:id="1687246412">
          <w:marLeft w:val="480"/>
          <w:marRight w:val="0"/>
          <w:marTop w:val="0"/>
          <w:marBottom w:val="0"/>
          <w:divBdr>
            <w:top w:val="none" w:sz="0" w:space="0" w:color="auto"/>
            <w:left w:val="none" w:sz="0" w:space="0" w:color="auto"/>
            <w:bottom w:val="none" w:sz="0" w:space="0" w:color="auto"/>
            <w:right w:val="none" w:sz="0" w:space="0" w:color="auto"/>
          </w:divBdr>
        </w:div>
      </w:divsChild>
    </w:div>
    <w:div w:id="1045717650">
      <w:bodyDiv w:val="1"/>
      <w:marLeft w:val="0"/>
      <w:marRight w:val="0"/>
      <w:marTop w:val="0"/>
      <w:marBottom w:val="0"/>
      <w:divBdr>
        <w:top w:val="none" w:sz="0" w:space="0" w:color="auto"/>
        <w:left w:val="none" w:sz="0" w:space="0" w:color="auto"/>
        <w:bottom w:val="none" w:sz="0" w:space="0" w:color="auto"/>
        <w:right w:val="none" w:sz="0" w:space="0" w:color="auto"/>
      </w:divBdr>
    </w:div>
    <w:div w:id="1046444862">
      <w:bodyDiv w:val="1"/>
      <w:marLeft w:val="0"/>
      <w:marRight w:val="0"/>
      <w:marTop w:val="0"/>
      <w:marBottom w:val="0"/>
      <w:divBdr>
        <w:top w:val="none" w:sz="0" w:space="0" w:color="auto"/>
        <w:left w:val="none" w:sz="0" w:space="0" w:color="auto"/>
        <w:bottom w:val="none" w:sz="0" w:space="0" w:color="auto"/>
        <w:right w:val="none" w:sz="0" w:space="0" w:color="auto"/>
      </w:divBdr>
      <w:divsChild>
        <w:div w:id="22484264">
          <w:marLeft w:val="480"/>
          <w:marRight w:val="0"/>
          <w:marTop w:val="0"/>
          <w:marBottom w:val="0"/>
          <w:divBdr>
            <w:top w:val="none" w:sz="0" w:space="0" w:color="auto"/>
            <w:left w:val="none" w:sz="0" w:space="0" w:color="auto"/>
            <w:bottom w:val="none" w:sz="0" w:space="0" w:color="auto"/>
            <w:right w:val="none" w:sz="0" w:space="0" w:color="auto"/>
          </w:divBdr>
        </w:div>
        <w:div w:id="80490806">
          <w:marLeft w:val="480"/>
          <w:marRight w:val="0"/>
          <w:marTop w:val="0"/>
          <w:marBottom w:val="0"/>
          <w:divBdr>
            <w:top w:val="none" w:sz="0" w:space="0" w:color="auto"/>
            <w:left w:val="none" w:sz="0" w:space="0" w:color="auto"/>
            <w:bottom w:val="none" w:sz="0" w:space="0" w:color="auto"/>
            <w:right w:val="none" w:sz="0" w:space="0" w:color="auto"/>
          </w:divBdr>
        </w:div>
        <w:div w:id="87845857">
          <w:marLeft w:val="480"/>
          <w:marRight w:val="0"/>
          <w:marTop w:val="0"/>
          <w:marBottom w:val="0"/>
          <w:divBdr>
            <w:top w:val="none" w:sz="0" w:space="0" w:color="auto"/>
            <w:left w:val="none" w:sz="0" w:space="0" w:color="auto"/>
            <w:bottom w:val="none" w:sz="0" w:space="0" w:color="auto"/>
            <w:right w:val="none" w:sz="0" w:space="0" w:color="auto"/>
          </w:divBdr>
        </w:div>
        <w:div w:id="149517640">
          <w:marLeft w:val="480"/>
          <w:marRight w:val="0"/>
          <w:marTop w:val="0"/>
          <w:marBottom w:val="0"/>
          <w:divBdr>
            <w:top w:val="none" w:sz="0" w:space="0" w:color="auto"/>
            <w:left w:val="none" w:sz="0" w:space="0" w:color="auto"/>
            <w:bottom w:val="none" w:sz="0" w:space="0" w:color="auto"/>
            <w:right w:val="none" w:sz="0" w:space="0" w:color="auto"/>
          </w:divBdr>
        </w:div>
        <w:div w:id="153689513">
          <w:marLeft w:val="480"/>
          <w:marRight w:val="0"/>
          <w:marTop w:val="0"/>
          <w:marBottom w:val="0"/>
          <w:divBdr>
            <w:top w:val="none" w:sz="0" w:space="0" w:color="auto"/>
            <w:left w:val="none" w:sz="0" w:space="0" w:color="auto"/>
            <w:bottom w:val="none" w:sz="0" w:space="0" w:color="auto"/>
            <w:right w:val="none" w:sz="0" w:space="0" w:color="auto"/>
          </w:divBdr>
        </w:div>
        <w:div w:id="235749485">
          <w:marLeft w:val="480"/>
          <w:marRight w:val="0"/>
          <w:marTop w:val="0"/>
          <w:marBottom w:val="0"/>
          <w:divBdr>
            <w:top w:val="none" w:sz="0" w:space="0" w:color="auto"/>
            <w:left w:val="none" w:sz="0" w:space="0" w:color="auto"/>
            <w:bottom w:val="none" w:sz="0" w:space="0" w:color="auto"/>
            <w:right w:val="none" w:sz="0" w:space="0" w:color="auto"/>
          </w:divBdr>
        </w:div>
        <w:div w:id="309091171">
          <w:marLeft w:val="480"/>
          <w:marRight w:val="0"/>
          <w:marTop w:val="0"/>
          <w:marBottom w:val="0"/>
          <w:divBdr>
            <w:top w:val="none" w:sz="0" w:space="0" w:color="auto"/>
            <w:left w:val="none" w:sz="0" w:space="0" w:color="auto"/>
            <w:bottom w:val="none" w:sz="0" w:space="0" w:color="auto"/>
            <w:right w:val="none" w:sz="0" w:space="0" w:color="auto"/>
          </w:divBdr>
        </w:div>
        <w:div w:id="326589920">
          <w:marLeft w:val="480"/>
          <w:marRight w:val="0"/>
          <w:marTop w:val="0"/>
          <w:marBottom w:val="0"/>
          <w:divBdr>
            <w:top w:val="none" w:sz="0" w:space="0" w:color="auto"/>
            <w:left w:val="none" w:sz="0" w:space="0" w:color="auto"/>
            <w:bottom w:val="none" w:sz="0" w:space="0" w:color="auto"/>
            <w:right w:val="none" w:sz="0" w:space="0" w:color="auto"/>
          </w:divBdr>
        </w:div>
        <w:div w:id="435640912">
          <w:marLeft w:val="480"/>
          <w:marRight w:val="0"/>
          <w:marTop w:val="0"/>
          <w:marBottom w:val="0"/>
          <w:divBdr>
            <w:top w:val="none" w:sz="0" w:space="0" w:color="auto"/>
            <w:left w:val="none" w:sz="0" w:space="0" w:color="auto"/>
            <w:bottom w:val="none" w:sz="0" w:space="0" w:color="auto"/>
            <w:right w:val="none" w:sz="0" w:space="0" w:color="auto"/>
          </w:divBdr>
        </w:div>
        <w:div w:id="443962230">
          <w:marLeft w:val="480"/>
          <w:marRight w:val="0"/>
          <w:marTop w:val="0"/>
          <w:marBottom w:val="0"/>
          <w:divBdr>
            <w:top w:val="none" w:sz="0" w:space="0" w:color="auto"/>
            <w:left w:val="none" w:sz="0" w:space="0" w:color="auto"/>
            <w:bottom w:val="none" w:sz="0" w:space="0" w:color="auto"/>
            <w:right w:val="none" w:sz="0" w:space="0" w:color="auto"/>
          </w:divBdr>
        </w:div>
        <w:div w:id="493030456">
          <w:marLeft w:val="480"/>
          <w:marRight w:val="0"/>
          <w:marTop w:val="0"/>
          <w:marBottom w:val="0"/>
          <w:divBdr>
            <w:top w:val="none" w:sz="0" w:space="0" w:color="auto"/>
            <w:left w:val="none" w:sz="0" w:space="0" w:color="auto"/>
            <w:bottom w:val="none" w:sz="0" w:space="0" w:color="auto"/>
            <w:right w:val="none" w:sz="0" w:space="0" w:color="auto"/>
          </w:divBdr>
        </w:div>
        <w:div w:id="513611935">
          <w:marLeft w:val="480"/>
          <w:marRight w:val="0"/>
          <w:marTop w:val="0"/>
          <w:marBottom w:val="0"/>
          <w:divBdr>
            <w:top w:val="none" w:sz="0" w:space="0" w:color="auto"/>
            <w:left w:val="none" w:sz="0" w:space="0" w:color="auto"/>
            <w:bottom w:val="none" w:sz="0" w:space="0" w:color="auto"/>
            <w:right w:val="none" w:sz="0" w:space="0" w:color="auto"/>
          </w:divBdr>
        </w:div>
        <w:div w:id="541134274">
          <w:marLeft w:val="480"/>
          <w:marRight w:val="0"/>
          <w:marTop w:val="0"/>
          <w:marBottom w:val="0"/>
          <w:divBdr>
            <w:top w:val="none" w:sz="0" w:space="0" w:color="auto"/>
            <w:left w:val="none" w:sz="0" w:space="0" w:color="auto"/>
            <w:bottom w:val="none" w:sz="0" w:space="0" w:color="auto"/>
            <w:right w:val="none" w:sz="0" w:space="0" w:color="auto"/>
          </w:divBdr>
        </w:div>
        <w:div w:id="560143960">
          <w:marLeft w:val="480"/>
          <w:marRight w:val="0"/>
          <w:marTop w:val="0"/>
          <w:marBottom w:val="0"/>
          <w:divBdr>
            <w:top w:val="none" w:sz="0" w:space="0" w:color="auto"/>
            <w:left w:val="none" w:sz="0" w:space="0" w:color="auto"/>
            <w:bottom w:val="none" w:sz="0" w:space="0" w:color="auto"/>
            <w:right w:val="none" w:sz="0" w:space="0" w:color="auto"/>
          </w:divBdr>
        </w:div>
        <w:div w:id="646975471">
          <w:marLeft w:val="480"/>
          <w:marRight w:val="0"/>
          <w:marTop w:val="0"/>
          <w:marBottom w:val="0"/>
          <w:divBdr>
            <w:top w:val="none" w:sz="0" w:space="0" w:color="auto"/>
            <w:left w:val="none" w:sz="0" w:space="0" w:color="auto"/>
            <w:bottom w:val="none" w:sz="0" w:space="0" w:color="auto"/>
            <w:right w:val="none" w:sz="0" w:space="0" w:color="auto"/>
          </w:divBdr>
        </w:div>
        <w:div w:id="647982110">
          <w:marLeft w:val="480"/>
          <w:marRight w:val="0"/>
          <w:marTop w:val="0"/>
          <w:marBottom w:val="0"/>
          <w:divBdr>
            <w:top w:val="none" w:sz="0" w:space="0" w:color="auto"/>
            <w:left w:val="none" w:sz="0" w:space="0" w:color="auto"/>
            <w:bottom w:val="none" w:sz="0" w:space="0" w:color="auto"/>
            <w:right w:val="none" w:sz="0" w:space="0" w:color="auto"/>
          </w:divBdr>
        </w:div>
        <w:div w:id="679350725">
          <w:marLeft w:val="480"/>
          <w:marRight w:val="0"/>
          <w:marTop w:val="0"/>
          <w:marBottom w:val="0"/>
          <w:divBdr>
            <w:top w:val="none" w:sz="0" w:space="0" w:color="auto"/>
            <w:left w:val="none" w:sz="0" w:space="0" w:color="auto"/>
            <w:bottom w:val="none" w:sz="0" w:space="0" w:color="auto"/>
            <w:right w:val="none" w:sz="0" w:space="0" w:color="auto"/>
          </w:divBdr>
        </w:div>
        <w:div w:id="819079687">
          <w:marLeft w:val="480"/>
          <w:marRight w:val="0"/>
          <w:marTop w:val="0"/>
          <w:marBottom w:val="0"/>
          <w:divBdr>
            <w:top w:val="none" w:sz="0" w:space="0" w:color="auto"/>
            <w:left w:val="none" w:sz="0" w:space="0" w:color="auto"/>
            <w:bottom w:val="none" w:sz="0" w:space="0" w:color="auto"/>
            <w:right w:val="none" w:sz="0" w:space="0" w:color="auto"/>
          </w:divBdr>
        </w:div>
        <w:div w:id="823741716">
          <w:marLeft w:val="480"/>
          <w:marRight w:val="0"/>
          <w:marTop w:val="0"/>
          <w:marBottom w:val="0"/>
          <w:divBdr>
            <w:top w:val="none" w:sz="0" w:space="0" w:color="auto"/>
            <w:left w:val="none" w:sz="0" w:space="0" w:color="auto"/>
            <w:bottom w:val="none" w:sz="0" w:space="0" w:color="auto"/>
            <w:right w:val="none" w:sz="0" w:space="0" w:color="auto"/>
          </w:divBdr>
        </w:div>
        <w:div w:id="825055148">
          <w:marLeft w:val="480"/>
          <w:marRight w:val="0"/>
          <w:marTop w:val="0"/>
          <w:marBottom w:val="0"/>
          <w:divBdr>
            <w:top w:val="none" w:sz="0" w:space="0" w:color="auto"/>
            <w:left w:val="none" w:sz="0" w:space="0" w:color="auto"/>
            <w:bottom w:val="none" w:sz="0" w:space="0" w:color="auto"/>
            <w:right w:val="none" w:sz="0" w:space="0" w:color="auto"/>
          </w:divBdr>
        </w:div>
        <w:div w:id="825363574">
          <w:marLeft w:val="480"/>
          <w:marRight w:val="0"/>
          <w:marTop w:val="0"/>
          <w:marBottom w:val="0"/>
          <w:divBdr>
            <w:top w:val="none" w:sz="0" w:space="0" w:color="auto"/>
            <w:left w:val="none" w:sz="0" w:space="0" w:color="auto"/>
            <w:bottom w:val="none" w:sz="0" w:space="0" w:color="auto"/>
            <w:right w:val="none" w:sz="0" w:space="0" w:color="auto"/>
          </w:divBdr>
        </w:div>
        <w:div w:id="898131704">
          <w:marLeft w:val="480"/>
          <w:marRight w:val="0"/>
          <w:marTop w:val="0"/>
          <w:marBottom w:val="0"/>
          <w:divBdr>
            <w:top w:val="none" w:sz="0" w:space="0" w:color="auto"/>
            <w:left w:val="none" w:sz="0" w:space="0" w:color="auto"/>
            <w:bottom w:val="none" w:sz="0" w:space="0" w:color="auto"/>
            <w:right w:val="none" w:sz="0" w:space="0" w:color="auto"/>
          </w:divBdr>
        </w:div>
        <w:div w:id="914050660">
          <w:marLeft w:val="480"/>
          <w:marRight w:val="0"/>
          <w:marTop w:val="0"/>
          <w:marBottom w:val="0"/>
          <w:divBdr>
            <w:top w:val="none" w:sz="0" w:space="0" w:color="auto"/>
            <w:left w:val="none" w:sz="0" w:space="0" w:color="auto"/>
            <w:bottom w:val="none" w:sz="0" w:space="0" w:color="auto"/>
            <w:right w:val="none" w:sz="0" w:space="0" w:color="auto"/>
          </w:divBdr>
        </w:div>
        <w:div w:id="914700972">
          <w:marLeft w:val="480"/>
          <w:marRight w:val="0"/>
          <w:marTop w:val="0"/>
          <w:marBottom w:val="0"/>
          <w:divBdr>
            <w:top w:val="none" w:sz="0" w:space="0" w:color="auto"/>
            <w:left w:val="none" w:sz="0" w:space="0" w:color="auto"/>
            <w:bottom w:val="none" w:sz="0" w:space="0" w:color="auto"/>
            <w:right w:val="none" w:sz="0" w:space="0" w:color="auto"/>
          </w:divBdr>
        </w:div>
        <w:div w:id="948779994">
          <w:marLeft w:val="480"/>
          <w:marRight w:val="0"/>
          <w:marTop w:val="0"/>
          <w:marBottom w:val="0"/>
          <w:divBdr>
            <w:top w:val="none" w:sz="0" w:space="0" w:color="auto"/>
            <w:left w:val="none" w:sz="0" w:space="0" w:color="auto"/>
            <w:bottom w:val="none" w:sz="0" w:space="0" w:color="auto"/>
            <w:right w:val="none" w:sz="0" w:space="0" w:color="auto"/>
          </w:divBdr>
        </w:div>
        <w:div w:id="988941427">
          <w:marLeft w:val="480"/>
          <w:marRight w:val="0"/>
          <w:marTop w:val="0"/>
          <w:marBottom w:val="0"/>
          <w:divBdr>
            <w:top w:val="none" w:sz="0" w:space="0" w:color="auto"/>
            <w:left w:val="none" w:sz="0" w:space="0" w:color="auto"/>
            <w:bottom w:val="none" w:sz="0" w:space="0" w:color="auto"/>
            <w:right w:val="none" w:sz="0" w:space="0" w:color="auto"/>
          </w:divBdr>
        </w:div>
        <w:div w:id="1140420409">
          <w:marLeft w:val="480"/>
          <w:marRight w:val="0"/>
          <w:marTop w:val="0"/>
          <w:marBottom w:val="0"/>
          <w:divBdr>
            <w:top w:val="none" w:sz="0" w:space="0" w:color="auto"/>
            <w:left w:val="none" w:sz="0" w:space="0" w:color="auto"/>
            <w:bottom w:val="none" w:sz="0" w:space="0" w:color="auto"/>
            <w:right w:val="none" w:sz="0" w:space="0" w:color="auto"/>
          </w:divBdr>
        </w:div>
        <w:div w:id="1151796630">
          <w:marLeft w:val="480"/>
          <w:marRight w:val="0"/>
          <w:marTop w:val="0"/>
          <w:marBottom w:val="0"/>
          <w:divBdr>
            <w:top w:val="none" w:sz="0" w:space="0" w:color="auto"/>
            <w:left w:val="none" w:sz="0" w:space="0" w:color="auto"/>
            <w:bottom w:val="none" w:sz="0" w:space="0" w:color="auto"/>
            <w:right w:val="none" w:sz="0" w:space="0" w:color="auto"/>
          </w:divBdr>
        </w:div>
        <w:div w:id="1156268059">
          <w:marLeft w:val="480"/>
          <w:marRight w:val="0"/>
          <w:marTop w:val="0"/>
          <w:marBottom w:val="0"/>
          <w:divBdr>
            <w:top w:val="none" w:sz="0" w:space="0" w:color="auto"/>
            <w:left w:val="none" w:sz="0" w:space="0" w:color="auto"/>
            <w:bottom w:val="none" w:sz="0" w:space="0" w:color="auto"/>
            <w:right w:val="none" w:sz="0" w:space="0" w:color="auto"/>
          </w:divBdr>
        </w:div>
        <w:div w:id="1163937661">
          <w:marLeft w:val="480"/>
          <w:marRight w:val="0"/>
          <w:marTop w:val="0"/>
          <w:marBottom w:val="0"/>
          <w:divBdr>
            <w:top w:val="none" w:sz="0" w:space="0" w:color="auto"/>
            <w:left w:val="none" w:sz="0" w:space="0" w:color="auto"/>
            <w:bottom w:val="none" w:sz="0" w:space="0" w:color="auto"/>
            <w:right w:val="none" w:sz="0" w:space="0" w:color="auto"/>
          </w:divBdr>
        </w:div>
        <w:div w:id="1164198005">
          <w:marLeft w:val="480"/>
          <w:marRight w:val="0"/>
          <w:marTop w:val="0"/>
          <w:marBottom w:val="0"/>
          <w:divBdr>
            <w:top w:val="none" w:sz="0" w:space="0" w:color="auto"/>
            <w:left w:val="none" w:sz="0" w:space="0" w:color="auto"/>
            <w:bottom w:val="none" w:sz="0" w:space="0" w:color="auto"/>
            <w:right w:val="none" w:sz="0" w:space="0" w:color="auto"/>
          </w:divBdr>
        </w:div>
        <w:div w:id="1183546448">
          <w:marLeft w:val="480"/>
          <w:marRight w:val="0"/>
          <w:marTop w:val="0"/>
          <w:marBottom w:val="0"/>
          <w:divBdr>
            <w:top w:val="none" w:sz="0" w:space="0" w:color="auto"/>
            <w:left w:val="none" w:sz="0" w:space="0" w:color="auto"/>
            <w:bottom w:val="none" w:sz="0" w:space="0" w:color="auto"/>
            <w:right w:val="none" w:sz="0" w:space="0" w:color="auto"/>
          </w:divBdr>
        </w:div>
        <w:div w:id="1188059501">
          <w:marLeft w:val="480"/>
          <w:marRight w:val="0"/>
          <w:marTop w:val="0"/>
          <w:marBottom w:val="0"/>
          <w:divBdr>
            <w:top w:val="none" w:sz="0" w:space="0" w:color="auto"/>
            <w:left w:val="none" w:sz="0" w:space="0" w:color="auto"/>
            <w:bottom w:val="none" w:sz="0" w:space="0" w:color="auto"/>
            <w:right w:val="none" w:sz="0" w:space="0" w:color="auto"/>
          </w:divBdr>
        </w:div>
        <w:div w:id="1198195897">
          <w:marLeft w:val="480"/>
          <w:marRight w:val="0"/>
          <w:marTop w:val="0"/>
          <w:marBottom w:val="0"/>
          <w:divBdr>
            <w:top w:val="none" w:sz="0" w:space="0" w:color="auto"/>
            <w:left w:val="none" w:sz="0" w:space="0" w:color="auto"/>
            <w:bottom w:val="none" w:sz="0" w:space="0" w:color="auto"/>
            <w:right w:val="none" w:sz="0" w:space="0" w:color="auto"/>
          </w:divBdr>
        </w:div>
        <w:div w:id="1203248439">
          <w:marLeft w:val="480"/>
          <w:marRight w:val="0"/>
          <w:marTop w:val="0"/>
          <w:marBottom w:val="0"/>
          <w:divBdr>
            <w:top w:val="none" w:sz="0" w:space="0" w:color="auto"/>
            <w:left w:val="none" w:sz="0" w:space="0" w:color="auto"/>
            <w:bottom w:val="none" w:sz="0" w:space="0" w:color="auto"/>
            <w:right w:val="none" w:sz="0" w:space="0" w:color="auto"/>
          </w:divBdr>
        </w:div>
        <w:div w:id="1305768106">
          <w:marLeft w:val="480"/>
          <w:marRight w:val="0"/>
          <w:marTop w:val="0"/>
          <w:marBottom w:val="0"/>
          <w:divBdr>
            <w:top w:val="none" w:sz="0" w:space="0" w:color="auto"/>
            <w:left w:val="none" w:sz="0" w:space="0" w:color="auto"/>
            <w:bottom w:val="none" w:sz="0" w:space="0" w:color="auto"/>
            <w:right w:val="none" w:sz="0" w:space="0" w:color="auto"/>
          </w:divBdr>
        </w:div>
        <w:div w:id="1343321404">
          <w:marLeft w:val="480"/>
          <w:marRight w:val="0"/>
          <w:marTop w:val="0"/>
          <w:marBottom w:val="0"/>
          <w:divBdr>
            <w:top w:val="none" w:sz="0" w:space="0" w:color="auto"/>
            <w:left w:val="none" w:sz="0" w:space="0" w:color="auto"/>
            <w:bottom w:val="none" w:sz="0" w:space="0" w:color="auto"/>
            <w:right w:val="none" w:sz="0" w:space="0" w:color="auto"/>
          </w:divBdr>
        </w:div>
        <w:div w:id="1375883156">
          <w:marLeft w:val="480"/>
          <w:marRight w:val="0"/>
          <w:marTop w:val="0"/>
          <w:marBottom w:val="0"/>
          <w:divBdr>
            <w:top w:val="none" w:sz="0" w:space="0" w:color="auto"/>
            <w:left w:val="none" w:sz="0" w:space="0" w:color="auto"/>
            <w:bottom w:val="none" w:sz="0" w:space="0" w:color="auto"/>
            <w:right w:val="none" w:sz="0" w:space="0" w:color="auto"/>
          </w:divBdr>
        </w:div>
        <w:div w:id="1416318063">
          <w:marLeft w:val="480"/>
          <w:marRight w:val="0"/>
          <w:marTop w:val="0"/>
          <w:marBottom w:val="0"/>
          <w:divBdr>
            <w:top w:val="none" w:sz="0" w:space="0" w:color="auto"/>
            <w:left w:val="none" w:sz="0" w:space="0" w:color="auto"/>
            <w:bottom w:val="none" w:sz="0" w:space="0" w:color="auto"/>
            <w:right w:val="none" w:sz="0" w:space="0" w:color="auto"/>
          </w:divBdr>
        </w:div>
        <w:div w:id="1439326761">
          <w:marLeft w:val="480"/>
          <w:marRight w:val="0"/>
          <w:marTop w:val="0"/>
          <w:marBottom w:val="0"/>
          <w:divBdr>
            <w:top w:val="none" w:sz="0" w:space="0" w:color="auto"/>
            <w:left w:val="none" w:sz="0" w:space="0" w:color="auto"/>
            <w:bottom w:val="none" w:sz="0" w:space="0" w:color="auto"/>
            <w:right w:val="none" w:sz="0" w:space="0" w:color="auto"/>
          </w:divBdr>
        </w:div>
        <w:div w:id="1449397926">
          <w:marLeft w:val="480"/>
          <w:marRight w:val="0"/>
          <w:marTop w:val="0"/>
          <w:marBottom w:val="0"/>
          <w:divBdr>
            <w:top w:val="none" w:sz="0" w:space="0" w:color="auto"/>
            <w:left w:val="none" w:sz="0" w:space="0" w:color="auto"/>
            <w:bottom w:val="none" w:sz="0" w:space="0" w:color="auto"/>
            <w:right w:val="none" w:sz="0" w:space="0" w:color="auto"/>
          </w:divBdr>
        </w:div>
        <w:div w:id="1462726147">
          <w:marLeft w:val="480"/>
          <w:marRight w:val="0"/>
          <w:marTop w:val="0"/>
          <w:marBottom w:val="0"/>
          <w:divBdr>
            <w:top w:val="none" w:sz="0" w:space="0" w:color="auto"/>
            <w:left w:val="none" w:sz="0" w:space="0" w:color="auto"/>
            <w:bottom w:val="none" w:sz="0" w:space="0" w:color="auto"/>
            <w:right w:val="none" w:sz="0" w:space="0" w:color="auto"/>
          </w:divBdr>
        </w:div>
        <w:div w:id="1478497656">
          <w:marLeft w:val="480"/>
          <w:marRight w:val="0"/>
          <w:marTop w:val="0"/>
          <w:marBottom w:val="0"/>
          <w:divBdr>
            <w:top w:val="none" w:sz="0" w:space="0" w:color="auto"/>
            <w:left w:val="none" w:sz="0" w:space="0" w:color="auto"/>
            <w:bottom w:val="none" w:sz="0" w:space="0" w:color="auto"/>
            <w:right w:val="none" w:sz="0" w:space="0" w:color="auto"/>
          </w:divBdr>
        </w:div>
        <w:div w:id="1540238444">
          <w:marLeft w:val="480"/>
          <w:marRight w:val="0"/>
          <w:marTop w:val="0"/>
          <w:marBottom w:val="0"/>
          <w:divBdr>
            <w:top w:val="none" w:sz="0" w:space="0" w:color="auto"/>
            <w:left w:val="none" w:sz="0" w:space="0" w:color="auto"/>
            <w:bottom w:val="none" w:sz="0" w:space="0" w:color="auto"/>
            <w:right w:val="none" w:sz="0" w:space="0" w:color="auto"/>
          </w:divBdr>
        </w:div>
        <w:div w:id="1602299253">
          <w:marLeft w:val="480"/>
          <w:marRight w:val="0"/>
          <w:marTop w:val="0"/>
          <w:marBottom w:val="0"/>
          <w:divBdr>
            <w:top w:val="none" w:sz="0" w:space="0" w:color="auto"/>
            <w:left w:val="none" w:sz="0" w:space="0" w:color="auto"/>
            <w:bottom w:val="none" w:sz="0" w:space="0" w:color="auto"/>
            <w:right w:val="none" w:sz="0" w:space="0" w:color="auto"/>
          </w:divBdr>
        </w:div>
        <w:div w:id="1603107334">
          <w:marLeft w:val="480"/>
          <w:marRight w:val="0"/>
          <w:marTop w:val="0"/>
          <w:marBottom w:val="0"/>
          <w:divBdr>
            <w:top w:val="none" w:sz="0" w:space="0" w:color="auto"/>
            <w:left w:val="none" w:sz="0" w:space="0" w:color="auto"/>
            <w:bottom w:val="none" w:sz="0" w:space="0" w:color="auto"/>
            <w:right w:val="none" w:sz="0" w:space="0" w:color="auto"/>
          </w:divBdr>
        </w:div>
        <w:div w:id="1673490549">
          <w:marLeft w:val="480"/>
          <w:marRight w:val="0"/>
          <w:marTop w:val="0"/>
          <w:marBottom w:val="0"/>
          <w:divBdr>
            <w:top w:val="none" w:sz="0" w:space="0" w:color="auto"/>
            <w:left w:val="none" w:sz="0" w:space="0" w:color="auto"/>
            <w:bottom w:val="none" w:sz="0" w:space="0" w:color="auto"/>
            <w:right w:val="none" w:sz="0" w:space="0" w:color="auto"/>
          </w:divBdr>
        </w:div>
        <w:div w:id="1681546953">
          <w:marLeft w:val="480"/>
          <w:marRight w:val="0"/>
          <w:marTop w:val="0"/>
          <w:marBottom w:val="0"/>
          <w:divBdr>
            <w:top w:val="none" w:sz="0" w:space="0" w:color="auto"/>
            <w:left w:val="none" w:sz="0" w:space="0" w:color="auto"/>
            <w:bottom w:val="none" w:sz="0" w:space="0" w:color="auto"/>
            <w:right w:val="none" w:sz="0" w:space="0" w:color="auto"/>
          </w:divBdr>
        </w:div>
        <w:div w:id="1686781736">
          <w:marLeft w:val="480"/>
          <w:marRight w:val="0"/>
          <w:marTop w:val="0"/>
          <w:marBottom w:val="0"/>
          <w:divBdr>
            <w:top w:val="none" w:sz="0" w:space="0" w:color="auto"/>
            <w:left w:val="none" w:sz="0" w:space="0" w:color="auto"/>
            <w:bottom w:val="none" w:sz="0" w:space="0" w:color="auto"/>
            <w:right w:val="none" w:sz="0" w:space="0" w:color="auto"/>
          </w:divBdr>
        </w:div>
        <w:div w:id="1720786852">
          <w:marLeft w:val="480"/>
          <w:marRight w:val="0"/>
          <w:marTop w:val="0"/>
          <w:marBottom w:val="0"/>
          <w:divBdr>
            <w:top w:val="none" w:sz="0" w:space="0" w:color="auto"/>
            <w:left w:val="none" w:sz="0" w:space="0" w:color="auto"/>
            <w:bottom w:val="none" w:sz="0" w:space="0" w:color="auto"/>
            <w:right w:val="none" w:sz="0" w:space="0" w:color="auto"/>
          </w:divBdr>
        </w:div>
        <w:div w:id="1730415456">
          <w:marLeft w:val="480"/>
          <w:marRight w:val="0"/>
          <w:marTop w:val="0"/>
          <w:marBottom w:val="0"/>
          <w:divBdr>
            <w:top w:val="none" w:sz="0" w:space="0" w:color="auto"/>
            <w:left w:val="none" w:sz="0" w:space="0" w:color="auto"/>
            <w:bottom w:val="none" w:sz="0" w:space="0" w:color="auto"/>
            <w:right w:val="none" w:sz="0" w:space="0" w:color="auto"/>
          </w:divBdr>
        </w:div>
        <w:div w:id="1766726603">
          <w:marLeft w:val="480"/>
          <w:marRight w:val="0"/>
          <w:marTop w:val="0"/>
          <w:marBottom w:val="0"/>
          <w:divBdr>
            <w:top w:val="none" w:sz="0" w:space="0" w:color="auto"/>
            <w:left w:val="none" w:sz="0" w:space="0" w:color="auto"/>
            <w:bottom w:val="none" w:sz="0" w:space="0" w:color="auto"/>
            <w:right w:val="none" w:sz="0" w:space="0" w:color="auto"/>
          </w:divBdr>
        </w:div>
        <w:div w:id="1781025284">
          <w:marLeft w:val="480"/>
          <w:marRight w:val="0"/>
          <w:marTop w:val="0"/>
          <w:marBottom w:val="0"/>
          <w:divBdr>
            <w:top w:val="none" w:sz="0" w:space="0" w:color="auto"/>
            <w:left w:val="none" w:sz="0" w:space="0" w:color="auto"/>
            <w:bottom w:val="none" w:sz="0" w:space="0" w:color="auto"/>
            <w:right w:val="none" w:sz="0" w:space="0" w:color="auto"/>
          </w:divBdr>
        </w:div>
        <w:div w:id="1795826915">
          <w:marLeft w:val="480"/>
          <w:marRight w:val="0"/>
          <w:marTop w:val="0"/>
          <w:marBottom w:val="0"/>
          <w:divBdr>
            <w:top w:val="none" w:sz="0" w:space="0" w:color="auto"/>
            <w:left w:val="none" w:sz="0" w:space="0" w:color="auto"/>
            <w:bottom w:val="none" w:sz="0" w:space="0" w:color="auto"/>
            <w:right w:val="none" w:sz="0" w:space="0" w:color="auto"/>
          </w:divBdr>
        </w:div>
        <w:div w:id="1830171694">
          <w:marLeft w:val="480"/>
          <w:marRight w:val="0"/>
          <w:marTop w:val="0"/>
          <w:marBottom w:val="0"/>
          <w:divBdr>
            <w:top w:val="none" w:sz="0" w:space="0" w:color="auto"/>
            <w:left w:val="none" w:sz="0" w:space="0" w:color="auto"/>
            <w:bottom w:val="none" w:sz="0" w:space="0" w:color="auto"/>
            <w:right w:val="none" w:sz="0" w:space="0" w:color="auto"/>
          </w:divBdr>
        </w:div>
        <w:div w:id="1887713145">
          <w:marLeft w:val="480"/>
          <w:marRight w:val="0"/>
          <w:marTop w:val="0"/>
          <w:marBottom w:val="0"/>
          <w:divBdr>
            <w:top w:val="none" w:sz="0" w:space="0" w:color="auto"/>
            <w:left w:val="none" w:sz="0" w:space="0" w:color="auto"/>
            <w:bottom w:val="none" w:sz="0" w:space="0" w:color="auto"/>
            <w:right w:val="none" w:sz="0" w:space="0" w:color="auto"/>
          </w:divBdr>
        </w:div>
        <w:div w:id="1890871463">
          <w:marLeft w:val="480"/>
          <w:marRight w:val="0"/>
          <w:marTop w:val="0"/>
          <w:marBottom w:val="0"/>
          <w:divBdr>
            <w:top w:val="none" w:sz="0" w:space="0" w:color="auto"/>
            <w:left w:val="none" w:sz="0" w:space="0" w:color="auto"/>
            <w:bottom w:val="none" w:sz="0" w:space="0" w:color="auto"/>
            <w:right w:val="none" w:sz="0" w:space="0" w:color="auto"/>
          </w:divBdr>
        </w:div>
        <w:div w:id="1892842811">
          <w:marLeft w:val="480"/>
          <w:marRight w:val="0"/>
          <w:marTop w:val="0"/>
          <w:marBottom w:val="0"/>
          <w:divBdr>
            <w:top w:val="none" w:sz="0" w:space="0" w:color="auto"/>
            <w:left w:val="none" w:sz="0" w:space="0" w:color="auto"/>
            <w:bottom w:val="none" w:sz="0" w:space="0" w:color="auto"/>
            <w:right w:val="none" w:sz="0" w:space="0" w:color="auto"/>
          </w:divBdr>
        </w:div>
        <w:div w:id="1894389108">
          <w:marLeft w:val="480"/>
          <w:marRight w:val="0"/>
          <w:marTop w:val="0"/>
          <w:marBottom w:val="0"/>
          <w:divBdr>
            <w:top w:val="none" w:sz="0" w:space="0" w:color="auto"/>
            <w:left w:val="none" w:sz="0" w:space="0" w:color="auto"/>
            <w:bottom w:val="none" w:sz="0" w:space="0" w:color="auto"/>
            <w:right w:val="none" w:sz="0" w:space="0" w:color="auto"/>
          </w:divBdr>
        </w:div>
        <w:div w:id="1905287193">
          <w:marLeft w:val="480"/>
          <w:marRight w:val="0"/>
          <w:marTop w:val="0"/>
          <w:marBottom w:val="0"/>
          <w:divBdr>
            <w:top w:val="none" w:sz="0" w:space="0" w:color="auto"/>
            <w:left w:val="none" w:sz="0" w:space="0" w:color="auto"/>
            <w:bottom w:val="none" w:sz="0" w:space="0" w:color="auto"/>
            <w:right w:val="none" w:sz="0" w:space="0" w:color="auto"/>
          </w:divBdr>
        </w:div>
        <w:div w:id="1914386537">
          <w:marLeft w:val="480"/>
          <w:marRight w:val="0"/>
          <w:marTop w:val="0"/>
          <w:marBottom w:val="0"/>
          <w:divBdr>
            <w:top w:val="none" w:sz="0" w:space="0" w:color="auto"/>
            <w:left w:val="none" w:sz="0" w:space="0" w:color="auto"/>
            <w:bottom w:val="none" w:sz="0" w:space="0" w:color="auto"/>
            <w:right w:val="none" w:sz="0" w:space="0" w:color="auto"/>
          </w:divBdr>
        </w:div>
        <w:div w:id="1943995299">
          <w:marLeft w:val="480"/>
          <w:marRight w:val="0"/>
          <w:marTop w:val="0"/>
          <w:marBottom w:val="0"/>
          <w:divBdr>
            <w:top w:val="none" w:sz="0" w:space="0" w:color="auto"/>
            <w:left w:val="none" w:sz="0" w:space="0" w:color="auto"/>
            <w:bottom w:val="none" w:sz="0" w:space="0" w:color="auto"/>
            <w:right w:val="none" w:sz="0" w:space="0" w:color="auto"/>
          </w:divBdr>
        </w:div>
        <w:div w:id="1949465432">
          <w:marLeft w:val="480"/>
          <w:marRight w:val="0"/>
          <w:marTop w:val="0"/>
          <w:marBottom w:val="0"/>
          <w:divBdr>
            <w:top w:val="none" w:sz="0" w:space="0" w:color="auto"/>
            <w:left w:val="none" w:sz="0" w:space="0" w:color="auto"/>
            <w:bottom w:val="none" w:sz="0" w:space="0" w:color="auto"/>
            <w:right w:val="none" w:sz="0" w:space="0" w:color="auto"/>
          </w:divBdr>
        </w:div>
        <w:div w:id="1970698837">
          <w:marLeft w:val="480"/>
          <w:marRight w:val="0"/>
          <w:marTop w:val="0"/>
          <w:marBottom w:val="0"/>
          <w:divBdr>
            <w:top w:val="none" w:sz="0" w:space="0" w:color="auto"/>
            <w:left w:val="none" w:sz="0" w:space="0" w:color="auto"/>
            <w:bottom w:val="none" w:sz="0" w:space="0" w:color="auto"/>
            <w:right w:val="none" w:sz="0" w:space="0" w:color="auto"/>
          </w:divBdr>
        </w:div>
        <w:div w:id="1984189993">
          <w:marLeft w:val="480"/>
          <w:marRight w:val="0"/>
          <w:marTop w:val="0"/>
          <w:marBottom w:val="0"/>
          <w:divBdr>
            <w:top w:val="none" w:sz="0" w:space="0" w:color="auto"/>
            <w:left w:val="none" w:sz="0" w:space="0" w:color="auto"/>
            <w:bottom w:val="none" w:sz="0" w:space="0" w:color="auto"/>
            <w:right w:val="none" w:sz="0" w:space="0" w:color="auto"/>
          </w:divBdr>
        </w:div>
        <w:div w:id="2078015738">
          <w:marLeft w:val="480"/>
          <w:marRight w:val="0"/>
          <w:marTop w:val="0"/>
          <w:marBottom w:val="0"/>
          <w:divBdr>
            <w:top w:val="none" w:sz="0" w:space="0" w:color="auto"/>
            <w:left w:val="none" w:sz="0" w:space="0" w:color="auto"/>
            <w:bottom w:val="none" w:sz="0" w:space="0" w:color="auto"/>
            <w:right w:val="none" w:sz="0" w:space="0" w:color="auto"/>
          </w:divBdr>
        </w:div>
        <w:div w:id="2078477632">
          <w:marLeft w:val="480"/>
          <w:marRight w:val="0"/>
          <w:marTop w:val="0"/>
          <w:marBottom w:val="0"/>
          <w:divBdr>
            <w:top w:val="none" w:sz="0" w:space="0" w:color="auto"/>
            <w:left w:val="none" w:sz="0" w:space="0" w:color="auto"/>
            <w:bottom w:val="none" w:sz="0" w:space="0" w:color="auto"/>
            <w:right w:val="none" w:sz="0" w:space="0" w:color="auto"/>
          </w:divBdr>
        </w:div>
        <w:div w:id="2097357315">
          <w:marLeft w:val="480"/>
          <w:marRight w:val="0"/>
          <w:marTop w:val="0"/>
          <w:marBottom w:val="0"/>
          <w:divBdr>
            <w:top w:val="none" w:sz="0" w:space="0" w:color="auto"/>
            <w:left w:val="none" w:sz="0" w:space="0" w:color="auto"/>
            <w:bottom w:val="none" w:sz="0" w:space="0" w:color="auto"/>
            <w:right w:val="none" w:sz="0" w:space="0" w:color="auto"/>
          </w:divBdr>
        </w:div>
        <w:div w:id="2125079272">
          <w:marLeft w:val="480"/>
          <w:marRight w:val="0"/>
          <w:marTop w:val="0"/>
          <w:marBottom w:val="0"/>
          <w:divBdr>
            <w:top w:val="none" w:sz="0" w:space="0" w:color="auto"/>
            <w:left w:val="none" w:sz="0" w:space="0" w:color="auto"/>
            <w:bottom w:val="none" w:sz="0" w:space="0" w:color="auto"/>
            <w:right w:val="none" w:sz="0" w:space="0" w:color="auto"/>
          </w:divBdr>
        </w:div>
      </w:divsChild>
    </w:div>
    <w:div w:id="1048532345">
      <w:bodyDiv w:val="1"/>
      <w:marLeft w:val="0"/>
      <w:marRight w:val="0"/>
      <w:marTop w:val="0"/>
      <w:marBottom w:val="0"/>
      <w:divBdr>
        <w:top w:val="none" w:sz="0" w:space="0" w:color="auto"/>
        <w:left w:val="none" w:sz="0" w:space="0" w:color="auto"/>
        <w:bottom w:val="none" w:sz="0" w:space="0" w:color="auto"/>
        <w:right w:val="none" w:sz="0" w:space="0" w:color="auto"/>
      </w:divBdr>
      <w:divsChild>
        <w:div w:id="793981044">
          <w:marLeft w:val="480"/>
          <w:marRight w:val="0"/>
          <w:marTop w:val="0"/>
          <w:marBottom w:val="0"/>
          <w:divBdr>
            <w:top w:val="none" w:sz="0" w:space="0" w:color="auto"/>
            <w:left w:val="none" w:sz="0" w:space="0" w:color="auto"/>
            <w:bottom w:val="none" w:sz="0" w:space="0" w:color="auto"/>
            <w:right w:val="none" w:sz="0" w:space="0" w:color="auto"/>
          </w:divBdr>
        </w:div>
        <w:div w:id="1924875530">
          <w:marLeft w:val="480"/>
          <w:marRight w:val="0"/>
          <w:marTop w:val="0"/>
          <w:marBottom w:val="0"/>
          <w:divBdr>
            <w:top w:val="none" w:sz="0" w:space="0" w:color="auto"/>
            <w:left w:val="none" w:sz="0" w:space="0" w:color="auto"/>
            <w:bottom w:val="none" w:sz="0" w:space="0" w:color="auto"/>
            <w:right w:val="none" w:sz="0" w:space="0" w:color="auto"/>
          </w:divBdr>
        </w:div>
        <w:div w:id="838740891">
          <w:marLeft w:val="480"/>
          <w:marRight w:val="0"/>
          <w:marTop w:val="0"/>
          <w:marBottom w:val="0"/>
          <w:divBdr>
            <w:top w:val="none" w:sz="0" w:space="0" w:color="auto"/>
            <w:left w:val="none" w:sz="0" w:space="0" w:color="auto"/>
            <w:bottom w:val="none" w:sz="0" w:space="0" w:color="auto"/>
            <w:right w:val="none" w:sz="0" w:space="0" w:color="auto"/>
          </w:divBdr>
        </w:div>
        <w:div w:id="1999264425">
          <w:marLeft w:val="480"/>
          <w:marRight w:val="0"/>
          <w:marTop w:val="0"/>
          <w:marBottom w:val="0"/>
          <w:divBdr>
            <w:top w:val="none" w:sz="0" w:space="0" w:color="auto"/>
            <w:left w:val="none" w:sz="0" w:space="0" w:color="auto"/>
            <w:bottom w:val="none" w:sz="0" w:space="0" w:color="auto"/>
            <w:right w:val="none" w:sz="0" w:space="0" w:color="auto"/>
          </w:divBdr>
        </w:div>
        <w:div w:id="395010209">
          <w:marLeft w:val="480"/>
          <w:marRight w:val="0"/>
          <w:marTop w:val="0"/>
          <w:marBottom w:val="0"/>
          <w:divBdr>
            <w:top w:val="none" w:sz="0" w:space="0" w:color="auto"/>
            <w:left w:val="none" w:sz="0" w:space="0" w:color="auto"/>
            <w:bottom w:val="none" w:sz="0" w:space="0" w:color="auto"/>
            <w:right w:val="none" w:sz="0" w:space="0" w:color="auto"/>
          </w:divBdr>
        </w:div>
        <w:div w:id="888490720">
          <w:marLeft w:val="480"/>
          <w:marRight w:val="0"/>
          <w:marTop w:val="0"/>
          <w:marBottom w:val="0"/>
          <w:divBdr>
            <w:top w:val="none" w:sz="0" w:space="0" w:color="auto"/>
            <w:left w:val="none" w:sz="0" w:space="0" w:color="auto"/>
            <w:bottom w:val="none" w:sz="0" w:space="0" w:color="auto"/>
            <w:right w:val="none" w:sz="0" w:space="0" w:color="auto"/>
          </w:divBdr>
        </w:div>
        <w:div w:id="161354540">
          <w:marLeft w:val="480"/>
          <w:marRight w:val="0"/>
          <w:marTop w:val="0"/>
          <w:marBottom w:val="0"/>
          <w:divBdr>
            <w:top w:val="none" w:sz="0" w:space="0" w:color="auto"/>
            <w:left w:val="none" w:sz="0" w:space="0" w:color="auto"/>
            <w:bottom w:val="none" w:sz="0" w:space="0" w:color="auto"/>
            <w:right w:val="none" w:sz="0" w:space="0" w:color="auto"/>
          </w:divBdr>
        </w:div>
        <w:div w:id="472600091">
          <w:marLeft w:val="480"/>
          <w:marRight w:val="0"/>
          <w:marTop w:val="0"/>
          <w:marBottom w:val="0"/>
          <w:divBdr>
            <w:top w:val="none" w:sz="0" w:space="0" w:color="auto"/>
            <w:left w:val="none" w:sz="0" w:space="0" w:color="auto"/>
            <w:bottom w:val="none" w:sz="0" w:space="0" w:color="auto"/>
            <w:right w:val="none" w:sz="0" w:space="0" w:color="auto"/>
          </w:divBdr>
        </w:div>
        <w:div w:id="2098015775">
          <w:marLeft w:val="480"/>
          <w:marRight w:val="0"/>
          <w:marTop w:val="0"/>
          <w:marBottom w:val="0"/>
          <w:divBdr>
            <w:top w:val="none" w:sz="0" w:space="0" w:color="auto"/>
            <w:left w:val="none" w:sz="0" w:space="0" w:color="auto"/>
            <w:bottom w:val="none" w:sz="0" w:space="0" w:color="auto"/>
            <w:right w:val="none" w:sz="0" w:space="0" w:color="auto"/>
          </w:divBdr>
        </w:div>
        <w:div w:id="2016414685">
          <w:marLeft w:val="480"/>
          <w:marRight w:val="0"/>
          <w:marTop w:val="0"/>
          <w:marBottom w:val="0"/>
          <w:divBdr>
            <w:top w:val="none" w:sz="0" w:space="0" w:color="auto"/>
            <w:left w:val="none" w:sz="0" w:space="0" w:color="auto"/>
            <w:bottom w:val="none" w:sz="0" w:space="0" w:color="auto"/>
            <w:right w:val="none" w:sz="0" w:space="0" w:color="auto"/>
          </w:divBdr>
        </w:div>
        <w:div w:id="535653838">
          <w:marLeft w:val="480"/>
          <w:marRight w:val="0"/>
          <w:marTop w:val="0"/>
          <w:marBottom w:val="0"/>
          <w:divBdr>
            <w:top w:val="none" w:sz="0" w:space="0" w:color="auto"/>
            <w:left w:val="none" w:sz="0" w:space="0" w:color="auto"/>
            <w:bottom w:val="none" w:sz="0" w:space="0" w:color="auto"/>
            <w:right w:val="none" w:sz="0" w:space="0" w:color="auto"/>
          </w:divBdr>
        </w:div>
        <w:div w:id="531265081">
          <w:marLeft w:val="480"/>
          <w:marRight w:val="0"/>
          <w:marTop w:val="0"/>
          <w:marBottom w:val="0"/>
          <w:divBdr>
            <w:top w:val="none" w:sz="0" w:space="0" w:color="auto"/>
            <w:left w:val="none" w:sz="0" w:space="0" w:color="auto"/>
            <w:bottom w:val="none" w:sz="0" w:space="0" w:color="auto"/>
            <w:right w:val="none" w:sz="0" w:space="0" w:color="auto"/>
          </w:divBdr>
        </w:div>
        <w:div w:id="554775881">
          <w:marLeft w:val="480"/>
          <w:marRight w:val="0"/>
          <w:marTop w:val="0"/>
          <w:marBottom w:val="0"/>
          <w:divBdr>
            <w:top w:val="none" w:sz="0" w:space="0" w:color="auto"/>
            <w:left w:val="none" w:sz="0" w:space="0" w:color="auto"/>
            <w:bottom w:val="none" w:sz="0" w:space="0" w:color="auto"/>
            <w:right w:val="none" w:sz="0" w:space="0" w:color="auto"/>
          </w:divBdr>
        </w:div>
        <w:div w:id="1334458351">
          <w:marLeft w:val="480"/>
          <w:marRight w:val="0"/>
          <w:marTop w:val="0"/>
          <w:marBottom w:val="0"/>
          <w:divBdr>
            <w:top w:val="none" w:sz="0" w:space="0" w:color="auto"/>
            <w:left w:val="none" w:sz="0" w:space="0" w:color="auto"/>
            <w:bottom w:val="none" w:sz="0" w:space="0" w:color="auto"/>
            <w:right w:val="none" w:sz="0" w:space="0" w:color="auto"/>
          </w:divBdr>
        </w:div>
        <w:div w:id="1914584765">
          <w:marLeft w:val="480"/>
          <w:marRight w:val="0"/>
          <w:marTop w:val="0"/>
          <w:marBottom w:val="0"/>
          <w:divBdr>
            <w:top w:val="none" w:sz="0" w:space="0" w:color="auto"/>
            <w:left w:val="none" w:sz="0" w:space="0" w:color="auto"/>
            <w:bottom w:val="none" w:sz="0" w:space="0" w:color="auto"/>
            <w:right w:val="none" w:sz="0" w:space="0" w:color="auto"/>
          </w:divBdr>
        </w:div>
        <w:div w:id="69471450">
          <w:marLeft w:val="480"/>
          <w:marRight w:val="0"/>
          <w:marTop w:val="0"/>
          <w:marBottom w:val="0"/>
          <w:divBdr>
            <w:top w:val="none" w:sz="0" w:space="0" w:color="auto"/>
            <w:left w:val="none" w:sz="0" w:space="0" w:color="auto"/>
            <w:bottom w:val="none" w:sz="0" w:space="0" w:color="auto"/>
            <w:right w:val="none" w:sz="0" w:space="0" w:color="auto"/>
          </w:divBdr>
        </w:div>
        <w:div w:id="229777629">
          <w:marLeft w:val="480"/>
          <w:marRight w:val="0"/>
          <w:marTop w:val="0"/>
          <w:marBottom w:val="0"/>
          <w:divBdr>
            <w:top w:val="none" w:sz="0" w:space="0" w:color="auto"/>
            <w:left w:val="none" w:sz="0" w:space="0" w:color="auto"/>
            <w:bottom w:val="none" w:sz="0" w:space="0" w:color="auto"/>
            <w:right w:val="none" w:sz="0" w:space="0" w:color="auto"/>
          </w:divBdr>
        </w:div>
        <w:div w:id="1420172392">
          <w:marLeft w:val="480"/>
          <w:marRight w:val="0"/>
          <w:marTop w:val="0"/>
          <w:marBottom w:val="0"/>
          <w:divBdr>
            <w:top w:val="none" w:sz="0" w:space="0" w:color="auto"/>
            <w:left w:val="none" w:sz="0" w:space="0" w:color="auto"/>
            <w:bottom w:val="none" w:sz="0" w:space="0" w:color="auto"/>
            <w:right w:val="none" w:sz="0" w:space="0" w:color="auto"/>
          </w:divBdr>
        </w:div>
        <w:div w:id="1235817713">
          <w:marLeft w:val="480"/>
          <w:marRight w:val="0"/>
          <w:marTop w:val="0"/>
          <w:marBottom w:val="0"/>
          <w:divBdr>
            <w:top w:val="none" w:sz="0" w:space="0" w:color="auto"/>
            <w:left w:val="none" w:sz="0" w:space="0" w:color="auto"/>
            <w:bottom w:val="none" w:sz="0" w:space="0" w:color="auto"/>
            <w:right w:val="none" w:sz="0" w:space="0" w:color="auto"/>
          </w:divBdr>
        </w:div>
        <w:div w:id="2116707876">
          <w:marLeft w:val="480"/>
          <w:marRight w:val="0"/>
          <w:marTop w:val="0"/>
          <w:marBottom w:val="0"/>
          <w:divBdr>
            <w:top w:val="none" w:sz="0" w:space="0" w:color="auto"/>
            <w:left w:val="none" w:sz="0" w:space="0" w:color="auto"/>
            <w:bottom w:val="none" w:sz="0" w:space="0" w:color="auto"/>
            <w:right w:val="none" w:sz="0" w:space="0" w:color="auto"/>
          </w:divBdr>
        </w:div>
        <w:div w:id="309671060">
          <w:marLeft w:val="480"/>
          <w:marRight w:val="0"/>
          <w:marTop w:val="0"/>
          <w:marBottom w:val="0"/>
          <w:divBdr>
            <w:top w:val="none" w:sz="0" w:space="0" w:color="auto"/>
            <w:left w:val="none" w:sz="0" w:space="0" w:color="auto"/>
            <w:bottom w:val="none" w:sz="0" w:space="0" w:color="auto"/>
            <w:right w:val="none" w:sz="0" w:space="0" w:color="auto"/>
          </w:divBdr>
        </w:div>
        <w:div w:id="683676231">
          <w:marLeft w:val="480"/>
          <w:marRight w:val="0"/>
          <w:marTop w:val="0"/>
          <w:marBottom w:val="0"/>
          <w:divBdr>
            <w:top w:val="none" w:sz="0" w:space="0" w:color="auto"/>
            <w:left w:val="none" w:sz="0" w:space="0" w:color="auto"/>
            <w:bottom w:val="none" w:sz="0" w:space="0" w:color="auto"/>
            <w:right w:val="none" w:sz="0" w:space="0" w:color="auto"/>
          </w:divBdr>
        </w:div>
        <w:div w:id="744569147">
          <w:marLeft w:val="480"/>
          <w:marRight w:val="0"/>
          <w:marTop w:val="0"/>
          <w:marBottom w:val="0"/>
          <w:divBdr>
            <w:top w:val="none" w:sz="0" w:space="0" w:color="auto"/>
            <w:left w:val="none" w:sz="0" w:space="0" w:color="auto"/>
            <w:bottom w:val="none" w:sz="0" w:space="0" w:color="auto"/>
            <w:right w:val="none" w:sz="0" w:space="0" w:color="auto"/>
          </w:divBdr>
        </w:div>
        <w:div w:id="867448474">
          <w:marLeft w:val="480"/>
          <w:marRight w:val="0"/>
          <w:marTop w:val="0"/>
          <w:marBottom w:val="0"/>
          <w:divBdr>
            <w:top w:val="none" w:sz="0" w:space="0" w:color="auto"/>
            <w:left w:val="none" w:sz="0" w:space="0" w:color="auto"/>
            <w:bottom w:val="none" w:sz="0" w:space="0" w:color="auto"/>
            <w:right w:val="none" w:sz="0" w:space="0" w:color="auto"/>
          </w:divBdr>
        </w:div>
        <w:div w:id="1116410939">
          <w:marLeft w:val="480"/>
          <w:marRight w:val="0"/>
          <w:marTop w:val="0"/>
          <w:marBottom w:val="0"/>
          <w:divBdr>
            <w:top w:val="none" w:sz="0" w:space="0" w:color="auto"/>
            <w:left w:val="none" w:sz="0" w:space="0" w:color="auto"/>
            <w:bottom w:val="none" w:sz="0" w:space="0" w:color="auto"/>
            <w:right w:val="none" w:sz="0" w:space="0" w:color="auto"/>
          </w:divBdr>
        </w:div>
        <w:div w:id="563957277">
          <w:marLeft w:val="480"/>
          <w:marRight w:val="0"/>
          <w:marTop w:val="0"/>
          <w:marBottom w:val="0"/>
          <w:divBdr>
            <w:top w:val="none" w:sz="0" w:space="0" w:color="auto"/>
            <w:left w:val="none" w:sz="0" w:space="0" w:color="auto"/>
            <w:bottom w:val="none" w:sz="0" w:space="0" w:color="auto"/>
            <w:right w:val="none" w:sz="0" w:space="0" w:color="auto"/>
          </w:divBdr>
        </w:div>
        <w:div w:id="1388993771">
          <w:marLeft w:val="480"/>
          <w:marRight w:val="0"/>
          <w:marTop w:val="0"/>
          <w:marBottom w:val="0"/>
          <w:divBdr>
            <w:top w:val="none" w:sz="0" w:space="0" w:color="auto"/>
            <w:left w:val="none" w:sz="0" w:space="0" w:color="auto"/>
            <w:bottom w:val="none" w:sz="0" w:space="0" w:color="auto"/>
            <w:right w:val="none" w:sz="0" w:space="0" w:color="auto"/>
          </w:divBdr>
        </w:div>
        <w:div w:id="1302423047">
          <w:marLeft w:val="480"/>
          <w:marRight w:val="0"/>
          <w:marTop w:val="0"/>
          <w:marBottom w:val="0"/>
          <w:divBdr>
            <w:top w:val="none" w:sz="0" w:space="0" w:color="auto"/>
            <w:left w:val="none" w:sz="0" w:space="0" w:color="auto"/>
            <w:bottom w:val="none" w:sz="0" w:space="0" w:color="auto"/>
            <w:right w:val="none" w:sz="0" w:space="0" w:color="auto"/>
          </w:divBdr>
        </w:div>
        <w:div w:id="1115714652">
          <w:marLeft w:val="480"/>
          <w:marRight w:val="0"/>
          <w:marTop w:val="0"/>
          <w:marBottom w:val="0"/>
          <w:divBdr>
            <w:top w:val="none" w:sz="0" w:space="0" w:color="auto"/>
            <w:left w:val="none" w:sz="0" w:space="0" w:color="auto"/>
            <w:bottom w:val="none" w:sz="0" w:space="0" w:color="auto"/>
            <w:right w:val="none" w:sz="0" w:space="0" w:color="auto"/>
          </w:divBdr>
        </w:div>
        <w:div w:id="610862304">
          <w:marLeft w:val="480"/>
          <w:marRight w:val="0"/>
          <w:marTop w:val="0"/>
          <w:marBottom w:val="0"/>
          <w:divBdr>
            <w:top w:val="none" w:sz="0" w:space="0" w:color="auto"/>
            <w:left w:val="none" w:sz="0" w:space="0" w:color="auto"/>
            <w:bottom w:val="none" w:sz="0" w:space="0" w:color="auto"/>
            <w:right w:val="none" w:sz="0" w:space="0" w:color="auto"/>
          </w:divBdr>
        </w:div>
        <w:div w:id="472791449">
          <w:marLeft w:val="480"/>
          <w:marRight w:val="0"/>
          <w:marTop w:val="0"/>
          <w:marBottom w:val="0"/>
          <w:divBdr>
            <w:top w:val="none" w:sz="0" w:space="0" w:color="auto"/>
            <w:left w:val="none" w:sz="0" w:space="0" w:color="auto"/>
            <w:bottom w:val="none" w:sz="0" w:space="0" w:color="auto"/>
            <w:right w:val="none" w:sz="0" w:space="0" w:color="auto"/>
          </w:divBdr>
        </w:div>
        <w:div w:id="1048338498">
          <w:marLeft w:val="480"/>
          <w:marRight w:val="0"/>
          <w:marTop w:val="0"/>
          <w:marBottom w:val="0"/>
          <w:divBdr>
            <w:top w:val="none" w:sz="0" w:space="0" w:color="auto"/>
            <w:left w:val="none" w:sz="0" w:space="0" w:color="auto"/>
            <w:bottom w:val="none" w:sz="0" w:space="0" w:color="auto"/>
            <w:right w:val="none" w:sz="0" w:space="0" w:color="auto"/>
          </w:divBdr>
        </w:div>
        <w:div w:id="1641886329">
          <w:marLeft w:val="480"/>
          <w:marRight w:val="0"/>
          <w:marTop w:val="0"/>
          <w:marBottom w:val="0"/>
          <w:divBdr>
            <w:top w:val="none" w:sz="0" w:space="0" w:color="auto"/>
            <w:left w:val="none" w:sz="0" w:space="0" w:color="auto"/>
            <w:bottom w:val="none" w:sz="0" w:space="0" w:color="auto"/>
            <w:right w:val="none" w:sz="0" w:space="0" w:color="auto"/>
          </w:divBdr>
        </w:div>
        <w:div w:id="1863082704">
          <w:marLeft w:val="480"/>
          <w:marRight w:val="0"/>
          <w:marTop w:val="0"/>
          <w:marBottom w:val="0"/>
          <w:divBdr>
            <w:top w:val="none" w:sz="0" w:space="0" w:color="auto"/>
            <w:left w:val="none" w:sz="0" w:space="0" w:color="auto"/>
            <w:bottom w:val="none" w:sz="0" w:space="0" w:color="auto"/>
            <w:right w:val="none" w:sz="0" w:space="0" w:color="auto"/>
          </w:divBdr>
        </w:div>
        <w:div w:id="1506167311">
          <w:marLeft w:val="480"/>
          <w:marRight w:val="0"/>
          <w:marTop w:val="0"/>
          <w:marBottom w:val="0"/>
          <w:divBdr>
            <w:top w:val="none" w:sz="0" w:space="0" w:color="auto"/>
            <w:left w:val="none" w:sz="0" w:space="0" w:color="auto"/>
            <w:bottom w:val="none" w:sz="0" w:space="0" w:color="auto"/>
            <w:right w:val="none" w:sz="0" w:space="0" w:color="auto"/>
          </w:divBdr>
        </w:div>
        <w:div w:id="1341588109">
          <w:marLeft w:val="480"/>
          <w:marRight w:val="0"/>
          <w:marTop w:val="0"/>
          <w:marBottom w:val="0"/>
          <w:divBdr>
            <w:top w:val="none" w:sz="0" w:space="0" w:color="auto"/>
            <w:left w:val="none" w:sz="0" w:space="0" w:color="auto"/>
            <w:bottom w:val="none" w:sz="0" w:space="0" w:color="auto"/>
            <w:right w:val="none" w:sz="0" w:space="0" w:color="auto"/>
          </w:divBdr>
        </w:div>
        <w:div w:id="1523545501">
          <w:marLeft w:val="480"/>
          <w:marRight w:val="0"/>
          <w:marTop w:val="0"/>
          <w:marBottom w:val="0"/>
          <w:divBdr>
            <w:top w:val="none" w:sz="0" w:space="0" w:color="auto"/>
            <w:left w:val="none" w:sz="0" w:space="0" w:color="auto"/>
            <w:bottom w:val="none" w:sz="0" w:space="0" w:color="auto"/>
            <w:right w:val="none" w:sz="0" w:space="0" w:color="auto"/>
          </w:divBdr>
        </w:div>
        <w:div w:id="1067994098">
          <w:marLeft w:val="480"/>
          <w:marRight w:val="0"/>
          <w:marTop w:val="0"/>
          <w:marBottom w:val="0"/>
          <w:divBdr>
            <w:top w:val="none" w:sz="0" w:space="0" w:color="auto"/>
            <w:left w:val="none" w:sz="0" w:space="0" w:color="auto"/>
            <w:bottom w:val="none" w:sz="0" w:space="0" w:color="auto"/>
            <w:right w:val="none" w:sz="0" w:space="0" w:color="auto"/>
          </w:divBdr>
        </w:div>
        <w:div w:id="393431329">
          <w:marLeft w:val="480"/>
          <w:marRight w:val="0"/>
          <w:marTop w:val="0"/>
          <w:marBottom w:val="0"/>
          <w:divBdr>
            <w:top w:val="none" w:sz="0" w:space="0" w:color="auto"/>
            <w:left w:val="none" w:sz="0" w:space="0" w:color="auto"/>
            <w:bottom w:val="none" w:sz="0" w:space="0" w:color="auto"/>
            <w:right w:val="none" w:sz="0" w:space="0" w:color="auto"/>
          </w:divBdr>
        </w:div>
        <w:div w:id="77219257">
          <w:marLeft w:val="480"/>
          <w:marRight w:val="0"/>
          <w:marTop w:val="0"/>
          <w:marBottom w:val="0"/>
          <w:divBdr>
            <w:top w:val="none" w:sz="0" w:space="0" w:color="auto"/>
            <w:left w:val="none" w:sz="0" w:space="0" w:color="auto"/>
            <w:bottom w:val="none" w:sz="0" w:space="0" w:color="auto"/>
            <w:right w:val="none" w:sz="0" w:space="0" w:color="auto"/>
          </w:divBdr>
        </w:div>
        <w:div w:id="1923634445">
          <w:marLeft w:val="480"/>
          <w:marRight w:val="0"/>
          <w:marTop w:val="0"/>
          <w:marBottom w:val="0"/>
          <w:divBdr>
            <w:top w:val="none" w:sz="0" w:space="0" w:color="auto"/>
            <w:left w:val="none" w:sz="0" w:space="0" w:color="auto"/>
            <w:bottom w:val="none" w:sz="0" w:space="0" w:color="auto"/>
            <w:right w:val="none" w:sz="0" w:space="0" w:color="auto"/>
          </w:divBdr>
        </w:div>
        <w:div w:id="33193420">
          <w:marLeft w:val="480"/>
          <w:marRight w:val="0"/>
          <w:marTop w:val="0"/>
          <w:marBottom w:val="0"/>
          <w:divBdr>
            <w:top w:val="none" w:sz="0" w:space="0" w:color="auto"/>
            <w:left w:val="none" w:sz="0" w:space="0" w:color="auto"/>
            <w:bottom w:val="none" w:sz="0" w:space="0" w:color="auto"/>
            <w:right w:val="none" w:sz="0" w:space="0" w:color="auto"/>
          </w:divBdr>
        </w:div>
        <w:div w:id="499396127">
          <w:marLeft w:val="480"/>
          <w:marRight w:val="0"/>
          <w:marTop w:val="0"/>
          <w:marBottom w:val="0"/>
          <w:divBdr>
            <w:top w:val="none" w:sz="0" w:space="0" w:color="auto"/>
            <w:left w:val="none" w:sz="0" w:space="0" w:color="auto"/>
            <w:bottom w:val="none" w:sz="0" w:space="0" w:color="auto"/>
            <w:right w:val="none" w:sz="0" w:space="0" w:color="auto"/>
          </w:divBdr>
        </w:div>
        <w:div w:id="5596403">
          <w:marLeft w:val="480"/>
          <w:marRight w:val="0"/>
          <w:marTop w:val="0"/>
          <w:marBottom w:val="0"/>
          <w:divBdr>
            <w:top w:val="none" w:sz="0" w:space="0" w:color="auto"/>
            <w:left w:val="none" w:sz="0" w:space="0" w:color="auto"/>
            <w:bottom w:val="none" w:sz="0" w:space="0" w:color="auto"/>
            <w:right w:val="none" w:sz="0" w:space="0" w:color="auto"/>
          </w:divBdr>
        </w:div>
        <w:div w:id="1964579153">
          <w:marLeft w:val="480"/>
          <w:marRight w:val="0"/>
          <w:marTop w:val="0"/>
          <w:marBottom w:val="0"/>
          <w:divBdr>
            <w:top w:val="none" w:sz="0" w:space="0" w:color="auto"/>
            <w:left w:val="none" w:sz="0" w:space="0" w:color="auto"/>
            <w:bottom w:val="none" w:sz="0" w:space="0" w:color="auto"/>
            <w:right w:val="none" w:sz="0" w:space="0" w:color="auto"/>
          </w:divBdr>
        </w:div>
        <w:div w:id="1011570087">
          <w:marLeft w:val="480"/>
          <w:marRight w:val="0"/>
          <w:marTop w:val="0"/>
          <w:marBottom w:val="0"/>
          <w:divBdr>
            <w:top w:val="none" w:sz="0" w:space="0" w:color="auto"/>
            <w:left w:val="none" w:sz="0" w:space="0" w:color="auto"/>
            <w:bottom w:val="none" w:sz="0" w:space="0" w:color="auto"/>
            <w:right w:val="none" w:sz="0" w:space="0" w:color="auto"/>
          </w:divBdr>
        </w:div>
        <w:div w:id="318775530">
          <w:marLeft w:val="480"/>
          <w:marRight w:val="0"/>
          <w:marTop w:val="0"/>
          <w:marBottom w:val="0"/>
          <w:divBdr>
            <w:top w:val="none" w:sz="0" w:space="0" w:color="auto"/>
            <w:left w:val="none" w:sz="0" w:space="0" w:color="auto"/>
            <w:bottom w:val="none" w:sz="0" w:space="0" w:color="auto"/>
            <w:right w:val="none" w:sz="0" w:space="0" w:color="auto"/>
          </w:divBdr>
        </w:div>
        <w:div w:id="810050687">
          <w:marLeft w:val="480"/>
          <w:marRight w:val="0"/>
          <w:marTop w:val="0"/>
          <w:marBottom w:val="0"/>
          <w:divBdr>
            <w:top w:val="none" w:sz="0" w:space="0" w:color="auto"/>
            <w:left w:val="none" w:sz="0" w:space="0" w:color="auto"/>
            <w:bottom w:val="none" w:sz="0" w:space="0" w:color="auto"/>
            <w:right w:val="none" w:sz="0" w:space="0" w:color="auto"/>
          </w:divBdr>
        </w:div>
        <w:div w:id="2146114989">
          <w:marLeft w:val="480"/>
          <w:marRight w:val="0"/>
          <w:marTop w:val="0"/>
          <w:marBottom w:val="0"/>
          <w:divBdr>
            <w:top w:val="none" w:sz="0" w:space="0" w:color="auto"/>
            <w:left w:val="none" w:sz="0" w:space="0" w:color="auto"/>
            <w:bottom w:val="none" w:sz="0" w:space="0" w:color="auto"/>
            <w:right w:val="none" w:sz="0" w:space="0" w:color="auto"/>
          </w:divBdr>
        </w:div>
        <w:div w:id="91903428">
          <w:marLeft w:val="480"/>
          <w:marRight w:val="0"/>
          <w:marTop w:val="0"/>
          <w:marBottom w:val="0"/>
          <w:divBdr>
            <w:top w:val="none" w:sz="0" w:space="0" w:color="auto"/>
            <w:left w:val="none" w:sz="0" w:space="0" w:color="auto"/>
            <w:bottom w:val="none" w:sz="0" w:space="0" w:color="auto"/>
            <w:right w:val="none" w:sz="0" w:space="0" w:color="auto"/>
          </w:divBdr>
        </w:div>
        <w:div w:id="1479953131">
          <w:marLeft w:val="480"/>
          <w:marRight w:val="0"/>
          <w:marTop w:val="0"/>
          <w:marBottom w:val="0"/>
          <w:divBdr>
            <w:top w:val="none" w:sz="0" w:space="0" w:color="auto"/>
            <w:left w:val="none" w:sz="0" w:space="0" w:color="auto"/>
            <w:bottom w:val="none" w:sz="0" w:space="0" w:color="auto"/>
            <w:right w:val="none" w:sz="0" w:space="0" w:color="auto"/>
          </w:divBdr>
        </w:div>
        <w:div w:id="1176924037">
          <w:marLeft w:val="480"/>
          <w:marRight w:val="0"/>
          <w:marTop w:val="0"/>
          <w:marBottom w:val="0"/>
          <w:divBdr>
            <w:top w:val="none" w:sz="0" w:space="0" w:color="auto"/>
            <w:left w:val="none" w:sz="0" w:space="0" w:color="auto"/>
            <w:bottom w:val="none" w:sz="0" w:space="0" w:color="auto"/>
            <w:right w:val="none" w:sz="0" w:space="0" w:color="auto"/>
          </w:divBdr>
        </w:div>
        <w:div w:id="1663316769">
          <w:marLeft w:val="480"/>
          <w:marRight w:val="0"/>
          <w:marTop w:val="0"/>
          <w:marBottom w:val="0"/>
          <w:divBdr>
            <w:top w:val="none" w:sz="0" w:space="0" w:color="auto"/>
            <w:left w:val="none" w:sz="0" w:space="0" w:color="auto"/>
            <w:bottom w:val="none" w:sz="0" w:space="0" w:color="auto"/>
            <w:right w:val="none" w:sz="0" w:space="0" w:color="auto"/>
          </w:divBdr>
        </w:div>
        <w:div w:id="521433982">
          <w:marLeft w:val="480"/>
          <w:marRight w:val="0"/>
          <w:marTop w:val="0"/>
          <w:marBottom w:val="0"/>
          <w:divBdr>
            <w:top w:val="none" w:sz="0" w:space="0" w:color="auto"/>
            <w:left w:val="none" w:sz="0" w:space="0" w:color="auto"/>
            <w:bottom w:val="none" w:sz="0" w:space="0" w:color="auto"/>
            <w:right w:val="none" w:sz="0" w:space="0" w:color="auto"/>
          </w:divBdr>
        </w:div>
        <w:div w:id="1348558190">
          <w:marLeft w:val="480"/>
          <w:marRight w:val="0"/>
          <w:marTop w:val="0"/>
          <w:marBottom w:val="0"/>
          <w:divBdr>
            <w:top w:val="none" w:sz="0" w:space="0" w:color="auto"/>
            <w:left w:val="none" w:sz="0" w:space="0" w:color="auto"/>
            <w:bottom w:val="none" w:sz="0" w:space="0" w:color="auto"/>
            <w:right w:val="none" w:sz="0" w:space="0" w:color="auto"/>
          </w:divBdr>
        </w:div>
        <w:div w:id="1957327458">
          <w:marLeft w:val="480"/>
          <w:marRight w:val="0"/>
          <w:marTop w:val="0"/>
          <w:marBottom w:val="0"/>
          <w:divBdr>
            <w:top w:val="none" w:sz="0" w:space="0" w:color="auto"/>
            <w:left w:val="none" w:sz="0" w:space="0" w:color="auto"/>
            <w:bottom w:val="none" w:sz="0" w:space="0" w:color="auto"/>
            <w:right w:val="none" w:sz="0" w:space="0" w:color="auto"/>
          </w:divBdr>
        </w:div>
        <w:div w:id="1082995025">
          <w:marLeft w:val="480"/>
          <w:marRight w:val="0"/>
          <w:marTop w:val="0"/>
          <w:marBottom w:val="0"/>
          <w:divBdr>
            <w:top w:val="none" w:sz="0" w:space="0" w:color="auto"/>
            <w:left w:val="none" w:sz="0" w:space="0" w:color="auto"/>
            <w:bottom w:val="none" w:sz="0" w:space="0" w:color="auto"/>
            <w:right w:val="none" w:sz="0" w:space="0" w:color="auto"/>
          </w:divBdr>
        </w:div>
        <w:div w:id="253636558">
          <w:marLeft w:val="480"/>
          <w:marRight w:val="0"/>
          <w:marTop w:val="0"/>
          <w:marBottom w:val="0"/>
          <w:divBdr>
            <w:top w:val="none" w:sz="0" w:space="0" w:color="auto"/>
            <w:left w:val="none" w:sz="0" w:space="0" w:color="auto"/>
            <w:bottom w:val="none" w:sz="0" w:space="0" w:color="auto"/>
            <w:right w:val="none" w:sz="0" w:space="0" w:color="auto"/>
          </w:divBdr>
        </w:div>
        <w:div w:id="82381219">
          <w:marLeft w:val="480"/>
          <w:marRight w:val="0"/>
          <w:marTop w:val="0"/>
          <w:marBottom w:val="0"/>
          <w:divBdr>
            <w:top w:val="none" w:sz="0" w:space="0" w:color="auto"/>
            <w:left w:val="none" w:sz="0" w:space="0" w:color="auto"/>
            <w:bottom w:val="none" w:sz="0" w:space="0" w:color="auto"/>
            <w:right w:val="none" w:sz="0" w:space="0" w:color="auto"/>
          </w:divBdr>
        </w:div>
        <w:div w:id="976493505">
          <w:marLeft w:val="480"/>
          <w:marRight w:val="0"/>
          <w:marTop w:val="0"/>
          <w:marBottom w:val="0"/>
          <w:divBdr>
            <w:top w:val="none" w:sz="0" w:space="0" w:color="auto"/>
            <w:left w:val="none" w:sz="0" w:space="0" w:color="auto"/>
            <w:bottom w:val="none" w:sz="0" w:space="0" w:color="auto"/>
            <w:right w:val="none" w:sz="0" w:space="0" w:color="auto"/>
          </w:divBdr>
        </w:div>
        <w:div w:id="1274245206">
          <w:marLeft w:val="480"/>
          <w:marRight w:val="0"/>
          <w:marTop w:val="0"/>
          <w:marBottom w:val="0"/>
          <w:divBdr>
            <w:top w:val="none" w:sz="0" w:space="0" w:color="auto"/>
            <w:left w:val="none" w:sz="0" w:space="0" w:color="auto"/>
            <w:bottom w:val="none" w:sz="0" w:space="0" w:color="auto"/>
            <w:right w:val="none" w:sz="0" w:space="0" w:color="auto"/>
          </w:divBdr>
        </w:div>
        <w:div w:id="1250041804">
          <w:marLeft w:val="480"/>
          <w:marRight w:val="0"/>
          <w:marTop w:val="0"/>
          <w:marBottom w:val="0"/>
          <w:divBdr>
            <w:top w:val="none" w:sz="0" w:space="0" w:color="auto"/>
            <w:left w:val="none" w:sz="0" w:space="0" w:color="auto"/>
            <w:bottom w:val="none" w:sz="0" w:space="0" w:color="auto"/>
            <w:right w:val="none" w:sz="0" w:space="0" w:color="auto"/>
          </w:divBdr>
        </w:div>
        <w:div w:id="1460611377">
          <w:marLeft w:val="480"/>
          <w:marRight w:val="0"/>
          <w:marTop w:val="0"/>
          <w:marBottom w:val="0"/>
          <w:divBdr>
            <w:top w:val="none" w:sz="0" w:space="0" w:color="auto"/>
            <w:left w:val="none" w:sz="0" w:space="0" w:color="auto"/>
            <w:bottom w:val="none" w:sz="0" w:space="0" w:color="auto"/>
            <w:right w:val="none" w:sz="0" w:space="0" w:color="auto"/>
          </w:divBdr>
        </w:div>
        <w:div w:id="1253858662">
          <w:marLeft w:val="480"/>
          <w:marRight w:val="0"/>
          <w:marTop w:val="0"/>
          <w:marBottom w:val="0"/>
          <w:divBdr>
            <w:top w:val="none" w:sz="0" w:space="0" w:color="auto"/>
            <w:left w:val="none" w:sz="0" w:space="0" w:color="auto"/>
            <w:bottom w:val="none" w:sz="0" w:space="0" w:color="auto"/>
            <w:right w:val="none" w:sz="0" w:space="0" w:color="auto"/>
          </w:divBdr>
        </w:div>
        <w:div w:id="781414845">
          <w:marLeft w:val="480"/>
          <w:marRight w:val="0"/>
          <w:marTop w:val="0"/>
          <w:marBottom w:val="0"/>
          <w:divBdr>
            <w:top w:val="none" w:sz="0" w:space="0" w:color="auto"/>
            <w:left w:val="none" w:sz="0" w:space="0" w:color="auto"/>
            <w:bottom w:val="none" w:sz="0" w:space="0" w:color="auto"/>
            <w:right w:val="none" w:sz="0" w:space="0" w:color="auto"/>
          </w:divBdr>
        </w:div>
        <w:div w:id="2139762786">
          <w:marLeft w:val="480"/>
          <w:marRight w:val="0"/>
          <w:marTop w:val="0"/>
          <w:marBottom w:val="0"/>
          <w:divBdr>
            <w:top w:val="none" w:sz="0" w:space="0" w:color="auto"/>
            <w:left w:val="none" w:sz="0" w:space="0" w:color="auto"/>
            <w:bottom w:val="none" w:sz="0" w:space="0" w:color="auto"/>
            <w:right w:val="none" w:sz="0" w:space="0" w:color="auto"/>
          </w:divBdr>
        </w:div>
        <w:div w:id="719744587">
          <w:marLeft w:val="480"/>
          <w:marRight w:val="0"/>
          <w:marTop w:val="0"/>
          <w:marBottom w:val="0"/>
          <w:divBdr>
            <w:top w:val="none" w:sz="0" w:space="0" w:color="auto"/>
            <w:left w:val="none" w:sz="0" w:space="0" w:color="auto"/>
            <w:bottom w:val="none" w:sz="0" w:space="0" w:color="auto"/>
            <w:right w:val="none" w:sz="0" w:space="0" w:color="auto"/>
          </w:divBdr>
        </w:div>
        <w:div w:id="1568570334">
          <w:marLeft w:val="480"/>
          <w:marRight w:val="0"/>
          <w:marTop w:val="0"/>
          <w:marBottom w:val="0"/>
          <w:divBdr>
            <w:top w:val="none" w:sz="0" w:space="0" w:color="auto"/>
            <w:left w:val="none" w:sz="0" w:space="0" w:color="auto"/>
            <w:bottom w:val="none" w:sz="0" w:space="0" w:color="auto"/>
            <w:right w:val="none" w:sz="0" w:space="0" w:color="auto"/>
          </w:divBdr>
        </w:div>
        <w:div w:id="767778695">
          <w:marLeft w:val="480"/>
          <w:marRight w:val="0"/>
          <w:marTop w:val="0"/>
          <w:marBottom w:val="0"/>
          <w:divBdr>
            <w:top w:val="none" w:sz="0" w:space="0" w:color="auto"/>
            <w:left w:val="none" w:sz="0" w:space="0" w:color="auto"/>
            <w:bottom w:val="none" w:sz="0" w:space="0" w:color="auto"/>
            <w:right w:val="none" w:sz="0" w:space="0" w:color="auto"/>
          </w:divBdr>
        </w:div>
        <w:div w:id="1555775900">
          <w:marLeft w:val="480"/>
          <w:marRight w:val="0"/>
          <w:marTop w:val="0"/>
          <w:marBottom w:val="0"/>
          <w:divBdr>
            <w:top w:val="none" w:sz="0" w:space="0" w:color="auto"/>
            <w:left w:val="none" w:sz="0" w:space="0" w:color="auto"/>
            <w:bottom w:val="none" w:sz="0" w:space="0" w:color="auto"/>
            <w:right w:val="none" w:sz="0" w:space="0" w:color="auto"/>
          </w:divBdr>
        </w:div>
        <w:div w:id="394550530">
          <w:marLeft w:val="480"/>
          <w:marRight w:val="0"/>
          <w:marTop w:val="0"/>
          <w:marBottom w:val="0"/>
          <w:divBdr>
            <w:top w:val="none" w:sz="0" w:space="0" w:color="auto"/>
            <w:left w:val="none" w:sz="0" w:space="0" w:color="auto"/>
            <w:bottom w:val="none" w:sz="0" w:space="0" w:color="auto"/>
            <w:right w:val="none" w:sz="0" w:space="0" w:color="auto"/>
          </w:divBdr>
        </w:div>
        <w:div w:id="770396779">
          <w:marLeft w:val="480"/>
          <w:marRight w:val="0"/>
          <w:marTop w:val="0"/>
          <w:marBottom w:val="0"/>
          <w:divBdr>
            <w:top w:val="none" w:sz="0" w:space="0" w:color="auto"/>
            <w:left w:val="none" w:sz="0" w:space="0" w:color="auto"/>
            <w:bottom w:val="none" w:sz="0" w:space="0" w:color="auto"/>
            <w:right w:val="none" w:sz="0" w:space="0" w:color="auto"/>
          </w:divBdr>
        </w:div>
        <w:div w:id="2109231616">
          <w:marLeft w:val="480"/>
          <w:marRight w:val="0"/>
          <w:marTop w:val="0"/>
          <w:marBottom w:val="0"/>
          <w:divBdr>
            <w:top w:val="none" w:sz="0" w:space="0" w:color="auto"/>
            <w:left w:val="none" w:sz="0" w:space="0" w:color="auto"/>
            <w:bottom w:val="none" w:sz="0" w:space="0" w:color="auto"/>
            <w:right w:val="none" w:sz="0" w:space="0" w:color="auto"/>
          </w:divBdr>
        </w:div>
        <w:div w:id="1633251661">
          <w:marLeft w:val="480"/>
          <w:marRight w:val="0"/>
          <w:marTop w:val="0"/>
          <w:marBottom w:val="0"/>
          <w:divBdr>
            <w:top w:val="none" w:sz="0" w:space="0" w:color="auto"/>
            <w:left w:val="none" w:sz="0" w:space="0" w:color="auto"/>
            <w:bottom w:val="none" w:sz="0" w:space="0" w:color="auto"/>
            <w:right w:val="none" w:sz="0" w:space="0" w:color="auto"/>
          </w:divBdr>
        </w:div>
        <w:div w:id="1061712640">
          <w:marLeft w:val="480"/>
          <w:marRight w:val="0"/>
          <w:marTop w:val="0"/>
          <w:marBottom w:val="0"/>
          <w:divBdr>
            <w:top w:val="none" w:sz="0" w:space="0" w:color="auto"/>
            <w:left w:val="none" w:sz="0" w:space="0" w:color="auto"/>
            <w:bottom w:val="none" w:sz="0" w:space="0" w:color="auto"/>
            <w:right w:val="none" w:sz="0" w:space="0" w:color="auto"/>
          </w:divBdr>
        </w:div>
        <w:div w:id="1586916123">
          <w:marLeft w:val="480"/>
          <w:marRight w:val="0"/>
          <w:marTop w:val="0"/>
          <w:marBottom w:val="0"/>
          <w:divBdr>
            <w:top w:val="none" w:sz="0" w:space="0" w:color="auto"/>
            <w:left w:val="none" w:sz="0" w:space="0" w:color="auto"/>
            <w:bottom w:val="none" w:sz="0" w:space="0" w:color="auto"/>
            <w:right w:val="none" w:sz="0" w:space="0" w:color="auto"/>
          </w:divBdr>
        </w:div>
        <w:div w:id="616838334">
          <w:marLeft w:val="480"/>
          <w:marRight w:val="0"/>
          <w:marTop w:val="0"/>
          <w:marBottom w:val="0"/>
          <w:divBdr>
            <w:top w:val="none" w:sz="0" w:space="0" w:color="auto"/>
            <w:left w:val="none" w:sz="0" w:space="0" w:color="auto"/>
            <w:bottom w:val="none" w:sz="0" w:space="0" w:color="auto"/>
            <w:right w:val="none" w:sz="0" w:space="0" w:color="auto"/>
          </w:divBdr>
        </w:div>
        <w:div w:id="1970626059">
          <w:marLeft w:val="480"/>
          <w:marRight w:val="0"/>
          <w:marTop w:val="0"/>
          <w:marBottom w:val="0"/>
          <w:divBdr>
            <w:top w:val="none" w:sz="0" w:space="0" w:color="auto"/>
            <w:left w:val="none" w:sz="0" w:space="0" w:color="auto"/>
            <w:bottom w:val="none" w:sz="0" w:space="0" w:color="auto"/>
            <w:right w:val="none" w:sz="0" w:space="0" w:color="auto"/>
          </w:divBdr>
        </w:div>
        <w:div w:id="1772705647">
          <w:marLeft w:val="480"/>
          <w:marRight w:val="0"/>
          <w:marTop w:val="0"/>
          <w:marBottom w:val="0"/>
          <w:divBdr>
            <w:top w:val="none" w:sz="0" w:space="0" w:color="auto"/>
            <w:left w:val="none" w:sz="0" w:space="0" w:color="auto"/>
            <w:bottom w:val="none" w:sz="0" w:space="0" w:color="auto"/>
            <w:right w:val="none" w:sz="0" w:space="0" w:color="auto"/>
          </w:divBdr>
        </w:div>
        <w:div w:id="1555431612">
          <w:marLeft w:val="480"/>
          <w:marRight w:val="0"/>
          <w:marTop w:val="0"/>
          <w:marBottom w:val="0"/>
          <w:divBdr>
            <w:top w:val="none" w:sz="0" w:space="0" w:color="auto"/>
            <w:left w:val="none" w:sz="0" w:space="0" w:color="auto"/>
            <w:bottom w:val="none" w:sz="0" w:space="0" w:color="auto"/>
            <w:right w:val="none" w:sz="0" w:space="0" w:color="auto"/>
          </w:divBdr>
        </w:div>
        <w:div w:id="835346681">
          <w:marLeft w:val="480"/>
          <w:marRight w:val="0"/>
          <w:marTop w:val="0"/>
          <w:marBottom w:val="0"/>
          <w:divBdr>
            <w:top w:val="none" w:sz="0" w:space="0" w:color="auto"/>
            <w:left w:val="none" w:sz="0" w:space="0" w:color="auto"/>
            <w:bottom w:val="none" w:sz="0" w:space="0" w:color="auto"/>
            <w:right w:val="none" w:sz="0" w:space="0" w:color="auto"/>
          </w:divBdr>
        </w:div>
        <w:div w:id="1145967983">
          <w:marLeft w:val="480"/>
          <w:marRight w:val="0"/>
          <w:marTop w:val="0"/>
          <w:marBottom w:val="0"/>
          <w:divBdr>
            <w:top w:val="none" w:sz="0" w:space="0" w:color="auto"/>
            <w:left w:val="none" w:sz="0" w:space="0" w:color="auto"/>
            <w:bottom w:val="none" w:sz="0" w:space="0" w:color="auto"/>
            <w:right w:val="none" w:sz="0" w:space="0" w:color="auto"/>
          </w:divBdr>
        </w:div>
      </w:divsChild>
    </w:div>
    <w:div w:id="1053233821">
      <w:bodyDiv w:val="1"/>
      <w:marLeft w:val="0"/>
      <w:marRight w:val="0"/>
      <w:marTop w:val="0"/>
      <w:marBottom w:val="0"/>
      <w:divBdr>
        <w:top w:val="none" w:sz="0" w:space="0" w:color="auto"/>
        <w:left w:val="none" w:sz="0" w:space="0" w:color="auto"/>
        <w:bottom w:val="none" w:sz="0" w:space="0" w:color="auto"/>
        <w:right w:val="none" w:sz="0" w:space="0" w:color="auto"/>
      </w:divBdr>
      <w:divsChild>
        <w:div w:id="16126408">
          <w:marLeft w:val="480"/>
          <w:marRight w:val="0"/>
          <w:marTop w:val="0"/>
          <w:marBottom w:val="0"/>
          <w:divBdr>
            <w:top w:val="none" w:sz="0" w:space="0" w:color="auto"/>
            <w:left w:val="none" w:sz="0" w:space="0" w:color="auto"/>
            <w:bottom w:val="none" w:sz="0" w:space="0" w:color="auto"/>
            <w:right w:val="none" w:sz="0" w:space="0" w:color="auto"/>
          </w:divBdr>
        </w:div>
        <w:div w:id="36130796">
          <w:marLeft w:val="480"/>
          <w:marRight w:val="0"/>
          <w:marTop w:val="0"/>
          <w:marBottom w:val="0"/>
          <w:divBdr>
            <w:top w:val="none" w:sz="0" w:space="0" w:color="auto"/>
            <w:left w:val="none" w:sz="0" w:space="0" w:color="auto"/>
            <w:bottom w:val="none" w:sz="0" w:space="0" w:color="auto"/>
            <w:right w:val="none" w:sz="0" w:space="0" w:color="auto"/>
          </w:divBdr>
        </w:div>
        <w:div w:id="38365847">
          <w:marLeft w:val="480"/>
          <w:marRight w:val="0"/>
          <w:marTop w:val="0"/>
          <w:marBottom w:val="0"/>
          <w:divBdr>
            <w:top w:val="none" w:sz="0" w:space="0" w:color="auto"/>
            <w:left w:val="none" w:sz="0" w:space="0" w:color="auto"/>
            <w:bottom w:val="none" w:sz="0" w:space="0" w:color="auto"/>
            <w:right w:val="none" w:sz="0" w:space="0" w:color="auto"/>
          </w:divBdr>
        </w:div>
        <w:div w:id="77991367">
          <w:marLeft w:val="480"/>
          <w:marRight w:val="0"/>
          <w:marTop w:val="0"/>
          <w:marBottom w:val="0"/>
          <w:divBdr>
            <w:top w:val="none" w:sz="0" w:space="0" w:color="auto"/>
            <w:left w:val="none" w:sz="0" w:space="0" w:color="auto"/>
            <w:bottom w:val="none" w:sz="0" w:space="0" w:color="auto"/>
            <w:right w:val="none" w:sz="0" w:space="0" w:color="auto"/>
          </w:divBdr>
        </w:div>
        <w:div w:id="179928081">
          <w:marLeft w:val="480"/>
          <w:marRight w:val="0"/>
          <w:marTop w:val="0"/>
          <w:marBottom w:val="0"/>
          <w:divBdr>
            <w:top w:val="none" w:sz="0" w:space="0" w:color="auto"/>
            <w:left w:val="none" w:sz="0" w:space="0" w:color="auto"/>
            <w:bottom w:val="none" w:sz="0" w:space="0" w:color="auto"/>
            <w:right w:val="none" w:sz="0" w:space="0" w:color="auto"/>
          </w:divBdr>
        </w:div>
        <w:div w:id="261302089">
          <w:marLeft w:val="480"/>
          <w:marRight w:val="0"/>
          <w:marTop w:val="0"/>
          <w:marBottom w:val="0"/>
          <w:divBdr>
            <w:top w:val="none" w:sz="0" w:space="0" w:color="auto"/>
            <w:left w:val="none" w:sz="0" w:space="0" w:color="auto"/>
            <w:bottom w:val="none" w:sz="0" w:space="0" w:color="auto"/>
            <w:right w:val="none" w:sz="0" w:space="0" w:color="auto"/>
          </w:divBdr>
        </w:div>
        <w:div w:id="262106443">
          <w:marLeft w:val="480"/>
          <w:marRight w:val="0"/>
          <w:marTop w:val="0"/>
          <w:marBottom w:val="0"/>
          <w:divBdr>
            <w:top w:val="none" w:sz="0" w:space="0" w:color="auto"/>
            <w:left w:val="none" w:sz="0" w:space="0" w:color="auto"/>
            <w:bottom w:val="none" w:sz="0" w:space="0" w:color="auto"/>
            <w:right w:val="none" w:sz="0" w:space="0" w:color="auto"/>
          </w:divBdr>
        </w:div>
        <w:div w:id="269551628">
          <w:marLeft w:val="480"/>
          <w:marRight w:val="0"/>
          <w:marTop w:val="0"/>
          <w:marBottom w:val="0"/>
          <w:divBdr>
            <w:top w:val="none" w:sz="0" w:space="0" w:color="auto"/>
            <w:left w:val="none" w:sz="0" w:space="0" w:color="auto"/>
            <w:bottom w:val="none" w:sz="0" w:space="0" w:color="auto"/>
            <w:right w:val="none" w:sz="0" w:space="0" w:color="auto"/>
          </w:divBdr>
        </w:div>
        <w:div w:id="316962072">
          <w:marLeft w:val="480"/>
          <w:marRight w:val="0"/>
          <w:marTop w:val="0"/>
          <w:marBottom w:val="0"/>
          <w:divBdr>
            <w:top w:val="none" w:sz="0" w:space="0" w:color="auto"/>
            <w:left w:val="none" w:sz="0" w:space="0" w:color="auto"/>
            <w:bottom w:val="none" w:sz="0" w:space="0" w:color="auto"/>
            <w:right w:val="none" w:sz="0" w:space="0" w:color="auto"/>
          </w:divBdr>
        </w:div>
        <w:div w:id="382019132">
          <w:marLeft w:val="480"/>
          <w:marRight w:val="0"/>
          <w:marTop w:val="0"/>
          <w:marBottom w:val="0"/>
          <w:divBdr>
            <w:top w:val="none" w:sz="0" w:space="0" w:color="auto"/>
            <w:left w:val="none" w:sz="0" w:space="0" w:color="auto"/>
            <w:bottom w:val="none" w:sz="0" w:space="0" w:color="auto"/>
            <w:right w:val="none" w:sz="0" w:space="0" w:color="auto"/>
          </w:divBdr>
        </w:div>
        <w:div w:id="412556404">
          <w:marLeft w:val="480"/>
          <w:marRight w:val="0"/>
          <w:marTop w:val="0"/>
          <w:marBottom w:val="0"/>
          <w:divBdr>
            <w:top w:val="none" w:sz="0" w:space="0" w:color="auto"/>
            <w:left w:val="none" w:sz="0" w:space="0" w:color="auto"/>
            <w:bottom w:val="none" w:sz="0" w:space="0" w:color="auto"/>
            <w:right w:val="none" w:sz="0" w:space="0" w:color="auto"/>
          </w:divBdr>
        </w:div>
        <w:div w:id="431436927">
          <w:marLeft w:val="480"/>
          <w:marRight w:val="0"/>
          <w:marTop w:val="0"/>
          <w:marBottom w:val="0"/>
          <w:divBdr>
            <w:top w:val="none" w:sz="0" w:space="0" w:color="auto"/>
            <w:left w:val="none" w:sz="0" w:space="0" w:color="auto"/>
            <w:bottom w:val="none" w:sz="0" w:space="0" w:color="auto"/>
            <w:right w:val="none" w:sz="0" w:space="0" w:color="auto"/>
          </w:divBdr>
        </w:div>
        <w:div w:id="454101925">
          <w:marLeft w:val="480"/>
          <w:marRight w:val="0"/>
          <w:marTop w:val="0"/>
          <w:marBottom w:val="0"/>
          <w:divBdr>
            <w:top w:val="none" w:sz="0" w:space="0" w:color="auto"/>
            <w:left w:val="none" w:sz="0" w:space="0" w:color="auto"/>
            <w:bottom w:val="none" w:sz="0" w:space="0" w:color="auto"/>
            <w:right w:val="none" w:sz="0" w:space="0" w:color="auto"/>
          </w:divBdr>
        </w:div>
        <w:div w:id="474683771">
          <w:marLeft w:val="480"/>
          <w:marRight w:val="0"/>
          <w:marTop w:val="0"/>
          <w:marBottom w:val="0"/>
          <w:divBdr>
            <w:top w:val="none" w:sz="0" w:space="0" w:color="auto"/>
            <w:left w:val="none" w:sz="0" w:space="0" w:color="auto"/>
            <w:bottom w:val="none" w:sz="0" w:space="0" w:color="auto"/>
            <w:right w:val="none" w:sz="0" w:space="0" w:color="auto"/>
          </w:divBdr>
        </w:div>
        <w:div w:id="480002942">
          <w:marLeft w:val="480"/>
          <w:marRight w:val="0"/>
          <w:marTop w:val="0"/>
          <w:marBottom w:val="0"/>
          <w:divBdr>
            <w:top w:val="none" w:sz="0" w:space="0" w:color="auto"/>
            <w:left w:val="none" w:sz="0" w:space="0" w:color="auto"/>
            <w:bottom w:val="none" w:sz="0" w:space="0" w:color="auto"/>
            <w:right w:val="none" w:sz="0" w:space="0" w:color="auto"/>
          </w:divBdr>
        </w:div>
        <w:div w:id="516843886">
          <w:marLeft w:val="480"/>
          <w:marRight w:val="0"/>
          <w:marTop w:val="0"/>
          <w:marBottom w:val="0"/>
          <w:divBdr>
            <w:top w:val="none" w:sz="0" w:space="0" w:color="auto"/>
            <w:left w:val="none" w:sz="0" w:space="0" w:color="auto"/>
            <w:bottom w:val="none" w:sz="0" w:space="0" w:color="auto"/>
            <w:right w:val="none" w:sz="0" w:space="0" w:color="auto"/>
          </w:divBdr>
        </w:div>
        <w:div w:id="579800549">
          <w:marLeft w:val="480"/>
          <w:marRight w:val="0"/>
          <w:marTop w:val="0"/>
          <w:marBottom w:val="0"/>
          <w:divBdr>
            <w:top w:val="none" w:sz="0" w:space="0" w:color="auto"/>
            <w:left w:val="none" w:sz="0" w:space="0" w:color="auto"/>
            <w:bottom w:val="none" w:sz="0" w:space="0" w:color="auto"/>
            <w:right w:val="none" w:sz="0" w:space="0" w:color="auto"/>
          </w:divBdr>
        </w:div>
        <w:div w:id="631836096">
          <w:marLeft w:val="480"/>
          <w:marRight w:val="0"/>
          <w:marTop w:val="0"/>
          <w:marBottom w:val="0"/>
          <w:divBdr>
            <w:top w:val="none" w:sz="0" w:space="0" w:color="auto"/>
            <w:left w:val="none" w:sz="0" w:space="0" w:color="auto"/>
            <w:bottom w:val="none" w:sz="0" w:space="0" w:color="auto"/>
            <w:right w:val="none" w:sz="0" w:space="0" w:color="auto"/>
          </w:divBdr>
        </w:div>
        <w:div w:id="636687906">
          <w:marLeft w:val="480"/>
          <w:marRight w:val="0"/>
          <w:marTop w:val="0"/>
          <w:marBottom w:val="0"/>
          <w:divBdr>
            <w:top w:val="none" w:sz="0" w:space="0" w:color="auto"/>
            <w:left w:val="none" w:sz="0" w:space="0" w:color="auto"/>
            <w:bottom w:val="none" w:sz="0" w:space="0" w:color="auto"/>
            <w:right w:val="none" w:sz="0" w:space="0" w:color="auto"/>
          </w:divBdr>
        </w:div>
        <w:div w:id="647395255">
          <w:marLeft w:val="480"/>
          <w:marRight w:val="0"/>
          <w:marTop w:val="0"/>
          <w:marBottom w:val="0"/>
          <w:divBdr>
            <w:top w:val="none" w:sz="0" w:space="0" w:color="auto"/>
            <w:left w:val="none" w:sz="0" w:space="0" w:color="auto"/>
            <w:bottom w:val="none" w:sz="0" w:space="0" w:color="auto"/>
            <w:right w:val="none" w:sz="0" w:space="0" w:color="auto"/>
          </w:divBdr>
        </w:div>
        <w:div w:id="664281008">
          <w:marLeft w:val="480"/>
          <w:marRight w:val="0"/>
          <w:marTop w:val="0"/>
          <w:marBottom w:val="0"/>
          <w:divBdr>
            <w:top w:val="none" w:sz="0" w:space="0" w:color="auto"/>
            <w:left w:val="none" w:sz="0" w:space="0" w:color="auto"/>
            <w:bottom w:val="none" w:sz="0" w:space="0" w:color="auto"/>
            <w:right w:val="none" w:sz="0" w:space="0" w:color="auto"/>
          </w:divBdr>
        </w:div>
        <w:div w:id="785932848">
          <w:marLeft w:val="480"/>
          <w:marRight w:val="0"/>
          <w:marTop w:val="0"/>
          <w:marBottom w:val="0"/>
          <w:divBdr>
            <w:top w:val="none" w:sz="0" w:space="0" w:color="auto"/>
            <w:left w:val="none" w:sz="0" w:space="0" w:color="auto"/>
            <w:bottom w:val="none" w:sz="0" w:space="0" w:color="auto"/>
            <w:right w:val="none" w:sz="0" w:space="0" w:color="auto"/>
          </w:divBdr>
        </w:div>
        <w:div w:id="828597016">
          <w:marLeft w:val="480"/>
          <w:marRight w:val="0"/>
          <w:marTop w:val="0"/>
          <w:marBottom w:val="0"/>
          <w:divBdr>
            <w:top w:val="none" w:sz="0" w:space="0" w:color="auto"/>
            <w:left w:val="none" w:sz="0" w:space="0" w:color="auto"/>
            <w:bottom w:val="none" w:sz="0" w:space="0" w:color="auto"/>
            <w:right w:val="none" w:sz="0" w:space="0" w:color="auto"/>
          </w:divBdr>
        </w:div>
        <w:div w:id="831526386">
          <w:marLeft w:val="480"/>
          <w:marRight w:val="0"/>
          <w:marTop w:val="0"/>
          <w:marBottom w:val="0"/>
          <w:divBdr>
            <w:top w:val="none" w:sz="0" w:space="0" w:color="auto"/>
            <w:left w:val="none" w:sz="0" w:space="0" w:color="auto"/>
            <w:bottom w:val="none" w:sz="0" w:space="0" w:color="auto"/>
            <w:right w:val="none" w:sz="0" w:space="0" w:color="auto"/>
          </w:divBdr>
        </w:div>
        <w:div w:id="862013746">
          <w:marLeft w:val="480"/>
          <w:marRight w:val="0"/>
          <w:marTop w:val="0"/>
          <w:marBottom w:val="0"/>
          <w:divBdr>
            <w:top w:val="none" w:sz="0" w:space="0" w:color="auto"/>
            <w:left w:val="none" w:sz="0" w:space="0" w:color="auto"/>
            <w:bottom w:val="none" w:sz="0" w:space="0" w:color="auto"/>
            <w:right w:val="none" w:sz="0" w:space="0" w:color="auto"/>
          </w:divBdr>
        </w:div>
        <w:div w:id="887650040">
          <w:marLeft w:val="480"/>
          <w:marRight w:val="0"/>
          <w:marTop w:val="0"/>
          <w:marBottom w:val="0"/>
          <w:divBdr>
            <w:top w:val="none" w:sz="0" w:space="0" w:color="auto"/>
            <w:left w:val="none" w:sz="0" w:space="0" w:color="auto"/>
            <w:bottom w:val="none" w:sz="0" w:space="0" w:color="auto"/>
            <w:right w:val="none" w:sz="0" w:space="0" w:color="auto"/>
          </w:divBdr>
        </w:div>
        <w:div w:id="914364549">
          <w:marLeft w:val="480"/>
          <w:marRight w:val="0"/>
          <w:marTop w:val="0"/>
          <w:marBottom w:val="0"/>
          <w:divBdr>
            <w:top w:val="none" w:sz="0" w:space="0" w:color="auto"/>
            <w:left w:val="none" w:sz="0" w:space="0" w:color="auto"/>
            <w:bottom w:val="none" w:sz="0" w:space="0" w:color="auto"/>
            <w:right w:val="none" w:sz="0" w:space="0" w:color="auto"/>
          </w:divBdr>
        </w:div>
        <w:div w:id="974258810">
          <w:marLeft w:val="480"/>
          <w:marRight w:val="0"/>
          <w:marTop w:val="0"/>
          <w:marBottom w:val="0"/>
          <w:divBdr>
            <w:top w:val="none" w:sz="0" w:space="0" w:color="auto"/>
            <w:left w:val="none" w:sz="0" w:space="0" w:color="auto"/>
            <w:bottom w:val="none" w:sz="0" w:space="0" w:color="auto"/>
            <w:right w:val="none" w:sz="0" w:space="0" w:color="auto"/>
          </w:divBdr>
        </w:div>
        <w:div w:id="978417314">
          <w:marLeft w:val="480"/>
          <w:marRight w:val="0"/>
          <w:marTop w:val="0"/>
          <w:marBottom w:val="0"/>
          <w:divBdr>
            <w:top w:val="none" w:sz="0" w:space="0" w:color="auto"/>
            <w:left w:val="none" w:sz="0" w:space="0" w:color="auto"/>
            <w:bottom w:val="none" w:sz="0" w:space="0" w:color="auto"/>
            <w:right w:val="none" w:sz="0" w:space="0" w:color="auto"/>
          </w:divBdr>
        </w:div>
        <w:div w:id="978804213">
          <w:marLeft w:val="480"/>
          <w:marRight w:val="0"/>
          <w:marTop w:val="0"/>
          <w:marBottom w:val="0"/>
          <w:divBdr>
            <w:top w:val="none" w:sz="0" w:space="0" w:color="auto"/>
            <w:left w:val="none" w:sz="0" w:space="0" w:color="auto"/>
            <w:bottom w:val="none" w:sz="0" w:space="0" w:color="auto"/>
            <w:right w:val="none" w:sz="0" w:space="0" w:color="auto"/>
          </w:divBdr>
        </w:div>
        <w:div w:id="987594734">
          <w:marLeft w:val="480"/>
          <w:marRight w:val="0"/>
          <w:marTop w:val="0"/>
          <w:marBottom w:val="0"/>
          <w:divBdr>
            <w:top w:val="none" w:sz="0" w:space="0" w:color="auto"/>
            <w:left w:val="none" w:sz="0" w:space="0" w:color="auto"/>
            <w:bottom w:val="none" w:sz="0" w:space="0" w:color="auto"/>
            <w:right w:val="none" w:sz="0" w:space="0" w:color="auto"/>
          </w:divBdr>
        </w:div>
        <w:div w:id="1012415574">
          <w:marLeft w:val="480"/>
          <w:marRight w:val="0"/>
          <w:marTop w:val="0"/>
          <w:marBottom w:val="0"/>
          <w:divBdr>
            <w:top w:val="none" w:sz="0" w:space="0" w:color="auto"/>
            <w:left w:val="none" w:sz="0" w:space="0" w:color="auto"/>
            <w:bottom w:val="none" w:sz="0" w:space="0" w:color="auto"/>
            <w:right w:val="none" w:sz="0" w:space="0" w:color="auto"/>
          </w:divBdr>
        </w:div>
        <w:div w:id="1019239041">
          <w:marLeft w:val="480"/>
          <w:marRight w:val="0"/>
          <w:marTop w:val="0"/>
          <w:marBottom w:val="0"/>
          <w:divBdr>
            <w:top w:val="none" w:sz="0" w:space="0" w:color="auto"/>
            <w:left w:val="none" w:sz="0" w:space="0" w:color="auto"/>
            <w:bottom w:val="none" w:sz="0" w:space="0" w:color="auto"/>
            <w:right w:val="none" w:sz="0" w:space="0" w:color="auto"/>
          </w:divBdr>
        </w:div>
        <w:div w:id="1019546469">
          <w:marLeft w:val="480"/>
          <w:marRight w:val="0"/>
          <w:marTop w:val="0"/>
          <w:marBottom w:val="0"/>
          <w:divBdr>
            <w:top w:val="none" w:sz="0" w:space="0" w:color="auto"/>
            <w:left w:val="none" w:sz="0" w:space="0" w:color="auto"/>
            <w:bottom w:val="none" w:sz="0" w:space="0" w:color="auto"/>
            <w:right w:val="none" w:sz="0" w:space="0" w:color="auto"/>
          </w:divBdr>
        </w:div>
        <w:div w:id="1025906406">
          <w:marLeft w:val="480"/>
          <w:marRight w:val="0"/>
          <w:marTop w:val="0"/>
          <w:marBottom w:val="0"/>
          <w:divBdr>
            <w:top w:val="none" w:sz="0" w:space="0" w:color="auto"/>
            <w:left w:val="none" w:sz="0" w:space="0" w:color="auto"/>
            <w:bottom w:val="none" w:sz="0" w:space="0" w:color="auto"/>
            <w:right w:val="none" w:sz="0" w:space="0" w:color="auto"/>
          </w:divBdr>
        </w:div>
        <w:div w:id="1041905043">
          <w:marLeft w:val="480"/>
          <w:marRight w:val="0"/>
          <w:marTop w:val="0"/>
          <w:marBottom w:val="0"/>
          <w:divBdr>
            <w:top w:val="none" w:sz="0" w:space="0" w:color="auto"/>
            <w:left w:val="none" w:sz="0" w:space="0" w:color="auto"/>
            <w:bottom w:val="none" w:sz="0" w:space="0" w:color="auto"/>
            <w:right w:val="none" w:sz="0" w:space="0" w:color="auto"/>
          </w:divBdr>
        </w:div>
        <w:div w:id="1074398278">
          <w:marLeft w:val="480"/>
          <w:marRight w:val="0"/>
          <w:marTop w:val="0"/>
          <w:marBottom w:val="0"/>
          <w:divBdr>
            <w:top w:val="none" w:sz="0" w:space="0" w:color="auto"/>
            <w:left w:val="none" w:sz="0" w:space="0" w:color="auto"/>
            <w:bottom w:val="none" w:sz="0" w:space="0" w:color="auto"/>
            <w:right w:val="none" w:sz="0" w:space="0" w:color="auto"/>
          </w:divBdr>
        </w:div>
        <w:div w:id="1154838163">
          <w:marLeft w:val="480"/>
          <w:marRight w:val="0"/>
          <w:marTop w:val="0"/>
          <w:marBottom w:val="0"/>
          <w:divBdr>
            <w:top w:val="none" w:sz="0" w:space="0" w:color="auto"/>
            <w:left w:val="none" w:sz="0" w:space="0" w:color="auto"/>
            <w:bottom w:val="none" w:sz="0" w:space="0" w:color="auto"/>
            <w:right w:val="none" w:sz="0" w:space="0" w:color="auto"/>
          </w:divBdr>
        </w:div>
        <w:div w:id="1182476095">
          <w:marLeft w:val="480"/>
          <w:marRight w:val="0"/>
          <w:marTop w:val="0"/>
          <w:marBottom w:val="0"/>
          <w:divBdr>
            <w:top w:val="none" w:sz="0" w:space="0" w:color="auto"/>
            <w:left w:val="none" w:sz="0" w:space="0" w:color="auto"/>
            <w:bottom w:val="none" w:sz="0" w:space="0" w:color="auto"/>
            <w:right w:val="none" w:sz="0" w:space="0" w:color="auto"/>
          </w:divBdr>
        </w:div>
        <w:div w:id="1251625943">
          <w:marLeft w:val="480"/>
          <w:marRight w:val="0"/>
          <w:marTop w:val="0"/>
          <w:marBottom w:val="0"/>
          <w:divBdr>
            <w:top w:val="none" w:sz="0" w:space="0" w:color="auto"/>
            <w:left w:val="none" w:sz="0" w:space="0" w:color="auto"/>
            <w:bottom w:val="none" w:sz="0" w:space="0" w:color="auto"/>
            <w:right w:val="none" w:sz="0" w:space="0" w:color="auto"/>
          </w:divBdr>
        </w:div>
        <w:div w:id="1288927565">
          <w:marLeft w:val="480"/>
          <w:marRight w:val="0"/>
          <w:marTop w:val="0"/>
          <w:marBottom w:val="0"/>
          <w:divBdr>
            <w:top w:val="none" w:sz="0" w:space="0" w:color="auto"/>
            <w:left w:val="none" w:sz="0" w:space="0" w:color="auto"/>
            <w:bottom w:val="none" w:sz="0" w:space="0" w:color="auto"/>
            <w:right w:val="none" w:sz="0" w:space="0" w:color="auto"/>
          </w:divBdr>
        </w:div>
        <w:div w:id="1299529057">
          <w:marLeft w:val="480"/>
          <w:marRight w:val="0"/>
          <w:marTop w:val="0"/>
          <w:marBottom w:val="0"/>
          <w:divBdr>
            <w:top w:val="none" w:sz="0" w:space="0" w:color="auto"/>
            <w:left w:val="none" w:sz="0" w:space="0" w:color="auto"/>
            <w:bottom w:val="none" w:sz="0" w:space="0" w:color="auto"/>
            <w:right w:val="none" w:sz="0" w:space="0" w:color="auto"/>
          </w:divBdr>
        </w:div>
        <w:div w:id="1440370557">
          <w:marLeft w:val="480"/>
          <w:marRight w:val="0"/>
          <w:marTop w:val="0"/>
          <w:marBottom w:val="0"/>
          <w:divBdr>
            <w:top w:val="none" w:sz="0" w:space="0" w:color="auto"/>
            <w:left w:val="none" w:sz="0" w:space="0" w:color="auto"/>
            <w:bottom w:val="none" w:sz="0" w:space="0" w:color="auto"/>
            <w:right w:val="none" w:sz="0" w:space="0" w:color="auto"/>
          </w:divBdr>
        </w:div>
        <w:div w:id="1462261302">
          <w:marLeft w:val="480"/>
          <w:marRight w:val="0"/>
          <w:marTop w:val="0"/>
          <w:marBottom w:val="0"/>
          <w:divBdr>
            <w:top w:val="none" w:sz="0" w:space="0" w:color="auto"/>
            <w:left w:val="none" w:sz="0" w:space="0" w:color="auto"/>
            <w:bottom w:val="none" w:sz="0" w:space="0" w:color="auto"/>
            <w:right w:val="none" w:sz="0" w:space="0" w:color="auto"/>
          </w:divBdr>
        </w:div>
        <w:div w:id="1507669230">
          <w:marLeft w:val="480"/>
          <w:marRight w:val="0"/>
          <w:marTop w:val="0"/>
          <w:marBottom w:val="0"/>
          <w:divBdr>
            <w:top w:val="none" w:sz="0" w:space="0" w:color="auto"/>
            <w:left w:val="none" w:sz="0" w:space="0" w:color="auto"/>
            <w:bottom w:val="none" w:sz="0" w:space="0" w:color="auto"/>
            <w:right w:val="none" w:sz="0" w:space="0" w:color="auto"/>
          </w:divBdr>
        </w:div>
        <w:div w:id="1575046841">
          <w:marLeft w:val="480"/>
          <w:marRight w:val="0"/>
          <w:marTop w:val="0"/>
          <w:marBottom w:val="0"/>
          <w:divBdr>
            <w:top w:val="none" w:sz="0" w:space="0" w:color="auto"/>
            <w:left w:val="none" w:sz="0" w:space="0" w:color="auto"/>
            <w:bottom w:val="none" w:sz="0" w:space="0" w:color="auto"/>
            <w:right w:val="none" w:sz="0" w:space="0" w:color="auto"/>
          </w:divBdr>
        </w:div>
        <w:div w:id="1585332759">
          <w:marLeft w:val="480"/>
          <w:marRight w:val="0"/>
          <w:marTop w:val="0"/>
          <w:marBottom w:val="0"/>
          <w:divBdr>
            <w:top w:val="none" w:sz="0" w:space="0" w:color="auto"/>
            <w:left w:val="none" w:sz="0" w:space="0" w:color="auto"/>
            <w:bottom w:val="none" w:sz="0" w:space="0" w:color="auto"/>
            <w:right w:val="none" w:sz="0" w:space="0" w:color="auto"/>
          </w:divBdr>
        </w:div>
        <w:div w:id="1641884490">
          <w:marLeft w:val="480"/>
          <w:marRight w:val="0"/>
          <w:marTop w:val="0"/>
          <w:marBottom w:val="0"/>
          <w:divBdr>
            <w:top w:val="none" w:sz="0" w:space="0" w:color="auto"/>
            <w:left w:val="none" w:sz="0" w:space="0" w:color="auto"/>
            <w:bottom w:val="none" w:sz="0" w:space="0" w:color="auto"/>
            <w:right w:val="none" w:sz="0" w:space="0" w:color="auto"/>
          </w:divBdr>
        </w:div>
        <w:div w:id="1670710974">
          <w:marLeft w:val="480"/>
          <w:marRight w:val="0"/>
          <w:marTop w:val="0"/>
          <w:marBottom w:val="0"/>
          <w:divBdr>
            <w:top w:val="none" w:sz="0" w:space="0" w:color="auto"/>
            <w:left w:val="none" w:sz="0" w:space="0" w:color="auto"/>
            <w:bottom w:val="none" w:sz="0" w:space="0" w:color="auto"/>
            <w:right w:val="none" w:sz="0" w:space="0" w:color="auto"/>
          </w:divBdr>
        </w:div>
        <w:div w:id="1783644913">
          <w:marLeft w:val="480"/>
          <w:marRight w:val="0"/>
          <w:marTop w:val="0"/>
          <w:marBottom w:val="0"/>
          <w:divBdr>
            <w:top w:val="none" w:sz="0" w:space="0" w:color="auto"/>
            <w:left w:val="none" w:sz="0" w:space="0" w:color="auto"/>
            <w:bottom w:val="none" w:sz="0" w:space="0" w:color="auto"/>
            <w:right w:val="none" w:sz="0" w:space="0" w:color="auto"/>
          </w:divBdr>
        </w:div>
        <w:div w:id="1941794431">
          <w:marLeft w:val="480"/>
          <w:marRight w:val="0"/>
          <w:marTop w:val="0"/>
          <w:marBottom w:val="0"/>
          <w:divBdr>
            <w:top w:val="none" w:sz="0" w:space="0" w:color="auto"/>
            <w:left w:val="none" w:sz="0" w:space="0" w:color="auto"/>
            <w:bottom w:val="none" w:sz="0" w:space="0" w:color="auto"/>
            <w:right w:val="none" w:sz="0" w:space="0" w:color="auto"/>
          </w:divBdr>
        </w:div>
        <w:div w:id="2007585505">
          <w:marLeft w:val="480"/>
          <w:marRight w:val="0"/>
          <w:marTop w:val="0"/>
          <w:marBottom w:val="0"/>
          <w:divBdr>
            <w:top w:val="none" w:sz="0" w:space="0" w:color="auto"/>
            <w:left w:val="none" w:sz="0" w:space="0" w:color="auto"/>
            <w:bottom w:val="none" w:sz="0" w:space="0" w:color="auto"/>
            <w:right w:val="none" w:sz="0" w:space="0" w:color="auto"/>
          </w:divBdr>
        </w:div>
        <w:div w:id="2039233690">
          <w:marLeft w:val="480"/>
          <w:marRight w:val="0"/>
          <w:marTop w:val="0"/>
          <w:marBottom w:val="0"/>
          <w:divBdr>
            <w:top w:val="none" w:sz="0" w:space="0" w:color="auto"/>
            <w:left w:val="none" w:sz="0" w:space="0" w:color="auto"/>
            <w:bottom w:val="none" w:sz="0" w:space="0" w:color="auto"/>
            <w:right w:val="none" w:sz="0" w:space="0" w:color="auto"/>
          </w:divBdr>
        </w:div>
        <w:div w:id="2051146841">
          <w:marLeft w:val="480"/>
          <w:marRight w:val="0"/>
          <w:marTop w:val="0"/>
          <w:marBottom w:val="0"/>
          <w:divBdr>
            <w:top w:val="none" w:sz="0" w:space="0" w:color="auto"/>
            <w:left w:val="none" w:sz="0" w:space="0" w:color="auto"/>
            <w:bottom w:val="none" w:sz="0" w:space="0" w:color="auto"/>
            <w:right w:val="none" w:sz="0" w:space="0" w:color="auto"/>
          </w:divBdr>
        </w:div>
        <w:div w:id="2080470100">
          <w:marLeft w:val="480"/>
          <w:marRight w:val="0"/>
          <w:marTop w:val="0"/>
          <w:marBottom w:val="0"/>
          <w:divBdr>
            <w:top w:val="none" w:sz="0" w:space="0" w:color="auto"/>
            <w:left w:val="none" w:sz="0" w:space="0" w:color="auto"/>
            <w:bottom w:val="none" w:sz="0" w:space="0" w:color="auto"/>
            <w:right w:val="none" w:sz="0" w:space="0" w:color="auto"/>
          </w:divBdr>
        </w:div>
        <w:div w:id="2087262562">
          <w:marLeft w:val="480"/>
          <w:marRight w:val="0"/>
          <w:marTop w:val="0"/>
          <w:marBottom w:val="0"/>
          <w:divBdr>
            <w:top w:val="none" w:sz="0" w:space="0" w:color="auto"/>
            <w:left w:val="none" w:sz="0" w:space="0" w:color="auto"/>
            <w:bottom w:val="none" w:sz="0" w:space="0" w:color="auto"/>
            <w:right w:val="none" w:sz="0" w:space="0" w:color="auto"/>
          </w:divBdr>
        </w:div>
      </w:divsChild>
    </w:div>
    <w:div w:id="1056777604">
      <w:bodyDiv w:val="1"/>
      <w:marLeft w:val="0"/>
      <w:marRight w:val="0"/>
      <w:marTop w:val="0"/>
      <w:marBottom w:val="0"/>
      <w:divBdr>
        <w:top w:val="none" w:sz="0" w:space="0" w:color="auto"/>
        <w:left w:val="none" w:sz="0" w:space="0" w:color="auto"/>
        <w:bottom w:val="none" w:sz="0" w:space="0" w:color="auto"/>
        <w:right w:val="none" w:sz="0" w:space="0" w:color="auto"/>
      </w:divBdr>
      <w:divsChild>
        <w:div w:id="39089241">
          <w:marLeft w:val="480"/>
          <w:marRight w:val="0"/>
          <w:marTop w:val="0"/>
          <w:marBottom w:val="0"/>
          <w:divBdr>
            <w:top w:val="none" w:sz="0" w:space="0" w:color="auto"/>
            <w:left w:val="none" w:sz="0" w:space="0" w:color="auto"/>
            <w:bottom w:val="none" w:sz="0" w:space="0" w:color="auto"/>
            <w:right w:val="none" w:sz="0" w:space="0" w:color="auto"/>
          </w:divBdr>
        </w:div>
        <w:div w:id="79376792">
          <w:marLeft w:val="480"/>
          <w:marRight w:val="0"/>
          <w:marTop w:val="0"/>
          <w:marBottom w:val="0"/>
          <w:divBdr>
            <w:top w:val="none" w:sz="0" w:space="0" w:color="auto"/>
            <w:left w:val="none" w:sz="0" w:space="0" w:color="auto"/>
            <w:bottom w:val="none" w:sz="0" w:space="0" w:color="auto"/>
            <w:right w:val="none" w:sz="0" w:space="0" w:color="auto"/>
          </w:divBdr>
        </w:div>
        <w:div w:id="95831476">
          <w:marLeft w:val="480"/>
          <w:marRight w:val="0"/>
          <w:marTop w:val="0"/>
          <w:marBottom w:val="0"/>
          <w:divBdr>
            <w:top w:val="none" w:sz="0" w:space="0" w:color="auto"/>
            <w:left w:val="none" w:sz="0" w:space="0" w:color="auto"/>
            <w:bottom w:val="none" w:sz="0" w:space="0" w:color="auto"/>
            <w:right w:val="none" w:sz="0" w:space="0" w:color="auto"/>
          </w:divBdr>
        </w:div>
        <w:div w:id="160312055">
          <w:marLeft w:val="480"/>
          <w:marRight w:val="0"/>
          <w:marTop w:val="0"/>
          <w:marBottom w:val="0"/>
          <w:divBdr>
            <w:top w:val="none" w:sz="0" w:space="0" w:color="auto"/>
            <w:left w:val="none" w:sz="0" w:space="0" w:color="auto"/>
            <w:bottom w:val="none" w:sz="0" w:space="0" w:color="auto"/>
            <w:right w:val="none" w:sz="0" w:space="0" w:color="auto"/>
          </w:divBdr>
        </w:div>
        <w:div w:id="167643501">
          <w:marLeft w:val="480"/>
          <w:marRight w:val="0"/>
          <w:marTop w:val="0"/>
          <w:marBottom w:val="0"/>
          <w:divBdr>
            <w:top w:val="none" w:sz="0" w:space="0" w:color="auto"/>
            <w:left w:val="none" w:sz="0" w:space="0" w:color="auto"/>
            <w:bottom w:val="none" w:sz="0" w:space="0" w:color="auto"/>
            <w:right w:val="none" w:sz="0" w:space="0" w:color="auto"/>
          </w:divBdr>
        </w:div>
        <w:div w:id="212346994">
          <w:marLeft w:val="480"/>
          <w:marRight w:val="0"/>
          <w:marTop w:val="0"/>
          <w:marBottom w:val="0"/>
          <w:divBdr>
            <w:top w:val="none" w:sz="0" w:space="0" w:color="auto"/>
            <w:left w:val="none" w:sz="0" w:space="0" w:color="auto"/>
            <w:bottom w:val="none" w:sz="0" w:space="0" w:color="auto"/>
            <w:right w:val="none" w:sz="0" w:space="0" w:color="auto"/>
          </w:divBdr>
        </w:div>
        <w:div w:id="242761892">
          <w:marLeft w:val="480"/>
          <w:marRight w:val="0"/>
          <w:marTop w:val="0"/>
          <w:marBottom w:val="0"/>
          <w:divBdr>
            <w:top w:val="none" w:sz="0" w:space="0" w:color="auto"/>
            <w:left w:val="none" w:sz="0" w:space="0" w:color="auto"/>
            <w:bottom w:val="none" w:sz="0" w:space="0" w:color="auto"/>
            <w:right w:val="none" w:sz="0" w:space="0" w:color="auto"/>
          </w:divBdr>
        </w:div>
        <w:div w:id="269095886">
          <w:marLeft w:val="480"/>
          <w:marRight w:val="0"/>
          <w:marTop w:val="0"/>
          <w:marBottom w:val="0"/>
          <w:divBdr>
            <w:top w:val="none" w:sz="0" w:space="0" w:color="auto"/>
            <w:left w:val="none" w:sz="0" w:space="0" w:color="auto"/>
            <w:bottom w:val="none" w:sz="0" w:space="0" w:color="auto"/>
            <w:right w:val="none" w:sz="0" w:space="0" w:color="auto"/>
          </w:divBdr>
        </w:div>
        <w:div w:id="272326813">
          <w:marLeft w:val="480"/>
          <w:marRight w:val="0"/>
          <w:marTop w:val="0"/>
          <w:marBottom w:val="0"/>
          <w:divBdr>
            <w:top w:val="none" w:sz="0" w:space="0" w:color="auto"/>
            <w:left w:val="none" w:sz="0" w:space="0" w:color="auto"/>
            <w:bottom w:val="none" w:sz="0" w:space="0" w:color="auto"/>
            <w:right w:val="none" w:sz="0" w:space="0" w:color="auto"/>
          </w:divBdr>
        </w:div>
        <w:div w:id="287664913">
          <w:marLeft w:val="480"/>
          <w:marRight w:val="0"/>
          <w:marTop w:val="0"/>
          <w:marBottom w:val="0"/>
          <w:divBdr>
            <w:top w:val="none" w:sz="0" w:space="0" w:color="auto"/>
            <w:left w:val="none" w:sz="0" w:space="0" w:color="auto"/>
            <w:bottom w:val="none" w:sz="0" w:space="0" w:color="auto"/>
            <w:right w:val="none" w:sz="0" w:space="0" w:color="auto"/>
          </w:divBdr>
        </w:div>
        <w:div w:id="292907825">
          <w:marLeft w:val="480"/>
          <w:marRight w:val="0"/>
          <w:marTop w:val="0"/>
          <w:marBottom w:val="0"/>
          <w:divBdr>
            <w:top w:val="none" w:sz="0" w:space="0" w:color="auto"/>
            <w:left w:val="none" w:sz="0" w:space="0" w:color="auto"/>
            <w:bottom w:val="none" w:sz="0" w:space="0" w:color="auto"/>
            <w:right w:val="none" w:sz="0" w:space="0" w:color="auto"/>
          </w:divBdr>
        </w:div>
        <w:div w:id="305160178">
          <w:marLeft w:val="480"/>
          <w:marRight w:val="0"/>
          <w:marTop w:val="0"/>
          <w:marBottom w:val="0"/>
          <w:divBdr>
            <w:top w:val="none" w:sz="0" w:space="0" w:color="auto"/>
            <w:left w:val="none" w:sz="0" w:space="0" w:color="auto"/>
            <w:bottom w:val="none" w:sz="0" w:space="0" w:color="auto"/>
            <w:right w:val="none" w:sz="0" w:space="0" w:color="auto"/>
          </w:divBdr>
        </w:div>
        <w:div w:id="335496219">
          <w:marLeft w:val="480"/>
          <w:marRight w:val="0"/>
          <w:marTop w:val="0"/>
          <w:marBottom w:val="0"/>
          <w:divBdr>
            <w:top w:val="none" w:sz="0" w:space="0" w:color="auto"/>
            <w:left w:val="none" w:sz="0" w:space="0" w:color="auto"/>
            <w:bottom w:val="none" w:sz="0" w:space="0" w:color="auto"/>
            <w:right w:val="none" w:sz="0" w:space="0" w:color="auto"/>
          </w:divBdr>
        </w:div>
        <w:div w:id="338892261">
          <w:marLeft w:val="480"/>
          <w:marRight w:val="0"/>
          <w:marTop w:val="0"/>
          <w:marBottom w:val="0"/>
          <w:divBdr>
            <w:top w:val="none" w:sz="0" w:space="0" w:color="auto"/>
            <w:left w:val="none" w:sz="0" w:space="0" w:color="auto"/>
            <w:bottom w:val="none" w:sz="0" w:space="0" w:color="auto"/>
            <w:right w:val="none" w:sz="0" w:space="0" w:color="auto"/>
          </w:divBdr>
        </w:div>
        <w:div w:id="394937947">
          <w:marLeft w:val="480"/>
          <w:marRight w:val="0"/>
          <w:marTop w:val="0"/>
          <w:marBottom w:val="0"/>
          <w:divBdr>
            <w:top w:val="none" w:sz="0" w:space="0" w:color="auto"/>
            <w:left w:val="none" w:sz="0" w:space="0" w:color="auto"/>
            <w:bottom w:val="none" w:sz="0" w:space="0" w:color="auto"/>
            <w:right w:val="none" w:sz="0" w:space="0" w:color="auto"/>
          </w:divBdr>
        </w:div>
        <w:div w:id="401876013">
          <w:marLeft w:val="480"/>
          <w:marRight w:val="0"/>
          <w:marTop w:val="0"/>
          <w:marBottom w:val="0"/>
          <w:divBdr>
            <w:top w:val="none" w:sz="0" w:space="0" w:color="auto"/>
            <w:left w:val="none" w:sz="0" w:space="0" w:color="auto"/>
            <w:bottom w:val="none" w:sz="0" w:space="0" w:color="auto"/>
            <w:right w:val="none" w:sz="0" w:space="0" w:color="auto"/>
          </w:divBdr>
        </w:div>
        <w:div w:id="447286833">
          <w:marLeft w:val="480"/>
          <w:marRight w:val="0"/>
          <w:marTop w:val="0"/>
          <w:marBottom w:val="0"/>
          <w:divBdr>
            <w:top w:val="none" w:sz="0" w:space="0" w:color="auto"/>
            <w:left w:val="none" w:sz="0" w:space="0" w:color="auto"/>
            <w:bottom w:val="none" w:sz="0" w:space="0" w:color="auto"/>
            <w:right w:val="none" w:sz="0" w:space="0" w:color="auto"/>
          </w:divBdr>
        </w:div>
        <w:div w:id="458646123">
          <w:marLeft w:val="480"/>
          <w:marRight w:val="0"/>
          <w:marTop w:val="0"/>
          <w:marBottom w:val="0"/>
          <w:divBdr>
            <w:top w:val="none" w:sz="0" w:space="0" w:color="auto"/>
            <w:left w:val="none" w:sz="0" w:space="0" w:color="auto"/>
            <w:bottom w:val="none" w:sz="0" w:space="0" w:color="auto"/>
            <w:right w:val="none" w:sz="0" w:space="0" w:color="auto"/>
          </w:divBdr>
        </w:div>
        <w:div w:id="465634064">
          <w:marLeft w:val="480"/>
          <w:marRight w:val="0"/>
          <w:marTop w:val="0"/>
          <w:marBottom w:val="0"/>
          <w:divBdr>
            <w:top w:val="none" w:sz="0" w:space="0" w:color="auto"/>
            <w:left w:val="none" w:sz="0" w:space="0" w:color="auto"/>
            <w:bottom w:val="none" w:sz="0" w:space="0" w:color="auto"/>
            <w:right w:val="none" w:sz="0" w:space="0" w:color="auto"/>
          </w:divBdr>
        </w:div>
        <w:div w:id="508640723">
          <w:marLeft w:val="480"/>
          <w:marRight w:val="0"/>
          <w:marTop w:val="0"/>
          <w:marBottom w:val="0"/>
          <w:divBdr>
            <w:top w:val="none" w:sz="0" w:space="0" w:color="auto"/>
            <w:left w:val="none" w:sz="0" w:space="0" w:color="auto"/>
            <w:bottom w:val="none" w:sz="0" w:space="0" w:color="auto"/>
            <w:right w:val="none" w:sz="0" w:space="0" w:color="auto"/>
          </w:divBdr>
        </w:div>
        <w:div w:id="567111401">
          <w:marLeft w:val="480"/>
          <w:marRight w:val="0"/>
          <w:marTop w:val="0"/>
          <w:marBottom w:val="0"/>
          <w:divBdr>
            <w:top w:val="none" w:sz="0" w:space="0" w:color="auto"/>
            <w:left w:val="none" w:sz="0" w:space="0" w:color="auto"/>
            <w:bottom w:val="none" w:sz="0" w:space="0" w:color="auto"/>
            <w:right w:val="none" w:sz="0" w:space="0" w:color="auto"/>
          </w:divBdr>
        </w:div>
        <w:div w:id="580484353">
          <w:marLeft w:val="480"/>
          <w:marRight w:val="0"/>
          <w:marTop w:val="0"/>
          <w:marBottom w:val="0"/>
          <w:divBdr>
            <w:top w:val="none" w:sz="0" w:space="0" w:color="auto"/>
            <w:left w:val="none" w:sz="0" w:space="0" w:color="auto"/>
            <w:bottom w:val="none" w:sz="0" w:space="0" w:color="auto"/>
            <w:right w:val="none" w:sz="0" w:space="0" w:color="auto"/>
          </w:divBdr>
        </w:div>
        <w:div w:id="628172749">
          <w:marLeft w:val="480"/>
          <w:marRight w:val="0"/>
          <w:marTop w:val="0"/>
          <w:marBottom w:val="0"/>
          <w:divBdr>
            <w:top w:val="none" w:sz="0" w:space="0" w:color="auto"/>
            <w:left w:val="none" w:sz="0" w:space="0" w:color="auto"/>
            <w:bottom w:val="none" w:sz="0" w:space="0" w:color="auto"/>
            <w:right w:val="none" w:sz="0" w:space="0" w:color="auto"/>
          </w:divBdr>
        </w:div>
        <w:div w:id="649409727">
          <w:marLeft w:val="480"/>
          <w:marRight w:val="0"/>
          <w:marTop w:val="0"/>
          <w:marBottom w:val="0"/>
          <w:divBdr>
            <w:top w:val="none" w:sz="0" w:space="0" w:color="auto"/>
            <w:left w:val="none" w:sz="0" w:space="0" w:color="auto"/>
            <w:bottom w:val="none" w:sz="0" w:space="0" w:color="auto"/>
            <w:right w:val="none" w:sz="0" w:space="0" w:color="auto"/>
          </w:divBdr>
        </w:div>
        <w:div w:id="676537691">
          <w:marLeft w:val="480"/>
          <w:marRight w:val="0"/>
          <w:marTop w:val="0"/>
          <w:marBottom w:val="0"/>
          <w:divBdr>
            <w:top w:val="none" w:sz="0" w:space="0" w:color="auto"/>
            <w:left w:val="none" w:sz="0" w:space="0" w:color="auto"/>
            <w:bottom w:val="none" w:sz="0" w:space="0" w:color="auto"/>
            <w:right w:val="none" w:sz="0" w:space="0" w:color="auto"/>
          </w:divBdr>
        </w:div>
        <w:div w:id="703406516">
          <w:marLeft w:val="480"/>
          <w:marRight w:val="0"/>
          <w:marTop w:val="0"/>
          <w:marBottom w:val="0"/>
          <w:divBdr>
            <w:top w:val="none" w:sz="0" w:space="0" w:color="auto"/>
            <w:left w:val="none" w:sz="0" w:space="0" w:color="auto"/>
            <w:bottom w:val="none" w:sz="0" w:space="0" w:color="auto"/>
            <w:right w:val="none" w:sz="0" w:space="0" w:color="auto"/>
          </w:divBdr>
        </w:div>
        <w:div w:id="722562136">
          <w:marLeft w:val="480"/>
          <w:marRight w:val="0"/>
          <w:marTop w:val="0"/>
          <w:marBottom w:val="0"/>
          <w:divBdr>
            <w:top w:val="none" w:sz="0" w:space="0" w:color="auto"/>
            <w:left w:val="none" w:sz="0" w:space="0" w:color="auto"/>
            <w:bottom w:val="none" w:sz="0" w:space="0" w:color="auto"/>
            <w:right w:val="none" w:sz="0" w:space="0" w:color="auto"/>
          </w:divBdr>
        </w:div>
        <w:div w:id="732434445">
          <w:marLeft w:val="480"/>
          <w:marRight w:val="0"/>
          <w:marTop w:val="0"/>
          <w:marBottom w:val="0"/>
          <w:divBdr>
            <w:top w:val="none" w:sz="0" w:space="0" w:color="auto"/>
            <w:left w:val="none" w:sz="0" w:space="0" w:color="auto"/>
            <w:bottom w:val="none" w:sz="0" w:space="0" w:color="auto"/>
            <w:right w:val="none" w:sz="0" w:space="0" w:color="auto"/>
          </w:divBdr>
        </w:div>
        <w:div w:id="761532947">
          <w:marLeft w:val="480"/>
          <w:marRight w:val="0"/>
          <w:marTop w:val="0"/>
          <w:marBottom w:val="0"/>
          <w:divBdr>
            <w:top w:val="none" w:sz="0" w:space="0" w:color="auto"/>
            <w:left w:val="none" w:sz="0" w:space="0" w:color="auto"/>
            <w:bottom w:val="none" w:sz="0" w:space="0" w:color="auto"/>
            <w:right w:val="none" w:sz="0" w:space="0" w:color="auto"/>
          </w:divBdr>
        </w:div>
        <w:div w:id="765223950">
          <w:marLeft w:val="480"/>
          <w:marRight w:val="0"/>
          <w:marTop w:val="0"/>
          <w:marBottom w:val="0"/>
          <w:divBdr>
            <w:top w:val="none" w:sz="0" w:space="0" w:color="auto"/>
            <w:left w:val="none" w:sz="0" w:space="0" w:color="auto"/>
            <w:bottom w:val="none" w:sz="0" w:space="0" w:color="auto"/>
            <w:right w:val="none" w:sz="0" w:space="0" w:color="auto"/>
          </w:divBdr>
        </w:div>
        <w:div w:id="875657364">
          <w:marLeft w:val="480"/>
          <w:marRight w:val="0"/>
          <w:marTop w:val="0"/>
          <w:marBottom w:val="0"/>
          <w:divBdr>
            <w:top w:val="none" w:sz="0" w:space="0" w:color="auto"/>
            <w:left w:val="none" w:sz="0" w:space="0" w:color="auto"/>
            <w:bottom w:val="none" w:sz="0" w:space="0" w:color="auto"/>
            <w:right w:val="none" w:sz="0" w:space="0" w:color="auto"/>
          </w:divBdr>
        </w:div>
        <w:div w:id="927270789">
          <w:marLeft w:val="480"/>
          <w:marRight w:val="0"/>
          <w:marTop w:val="0"/>
          <w:marBottom w:val="0"/>
          <w:divBdr>
            <w:top w:val="none" w:sz="0" w:space="0" w:color="auto"/>
            <w:left w:val="none" w:sz="0" w:space="0" w:color="auto"/>
            <w:bottom w:val="none" w:sz="0" w:space="0" w:color="auto"/>
            <w:right w:val="none" w:sz="0" w:space="0" w:color="auto"/>
          </w:divBdr>
        </w:div>
        <w:div w:id="932125941">
          <w:marLeft w:val="480"/>
          <w:marRight w:val="0"/>
          <w:marTop w:val="0"/>
          <w:marBottom w:val="0"/>
          <w:divBdr>
            <w:top w:val="none" w:sz="0" w:space="0" w:color="auto"/>
            <w:left w:val="none" w:sz="0" w:space="0" w:color="auto"/>
            <w:bottom w:val="none" w:sz="0" w:space="0" w:color="auto"/>
            <w:right w:val="none" w:sz="0" w:space="0" w:color="auto"/>
          </w:divBdr>
        </w:div>
        <w:div w:id="969436465">
          <w:marLeft w:val="480"/>
          <w:marRight w:val="0"/>
          <w:marTop w:val="0"/>
          <w:marBottom w:val="0"/>
          <w:divBdr>
            <w:top w:val="none" w:sz="0" w:space="0" w:color="auto"/>
            <w:left w:val="none" w:sz="0" w:space="0" w:color="auto"/>
            <w:bottom w:val="none" w:sz="0" w:space="0" w:color="auto"/>
            <w:right w:val="none" w:sz="0" w:space="0" w:color="auto"/>
          </w:divBdr>
        </w:div>
        <w:div w:id="971180260">
          <w:marLeft w:val="480"/>
          <w:marRight w:val="0"/>
          <w:marTop w:val="0"/>
          <w:marBottom w:val="0"/>
          <w:divBdr>
            <w:top w:val="none" w:sz="0" w:space="0" w:color="auto"/>
            <w:left w:val="none" w:sz="0" w:space="0" w:color="auto"/>
            <w:bottom w:val="none" w:sz="0" w:space="0" w:color="auto"/>
            <w:right w:val="none" w:sz="0" w:space="0" w:color="auto"/>
          </w:divBdr>
        </w:div>
        <w:div w:id="1001666083">
          <w:marLeft w:val="480"/>
          <w:marRight w:val="0"/>
          <w:marTop w:val="0"/>
          <w:marBottom w:val="0"/>
          <w:divBdr>
            <w:top w:val="none" w:sz="0" w:space="0" w:color="auto"/>
            <w:left w:val="none" w:sz="0" w:space="0" w:color="auto"/>
            <w:bottom w:val="none" w:sz="0" w:space="0" w:color="auto"/>
            <w:right w:val="none" w:sz="0" w:space="0" w:color="auto"/>
          </w:divBdr>
        </w:div>
        <w:div w:id="1021203959">
          <w:marLeft w:val="480"/>
          <w:marRight w:val="0"/>
          <w:marTop w:val="0"/>
          <w:marBottom w:val="0"/>
          <w:divBdr>
            <w:top w:val="none" w:sz="0" w:space="0" w:color="auto"/>
            <w:left w:val="none" w:sz="0" w:space="0" w:color="auto"/>
            <w:bottom w:val="none" w:sz="0" w:space="0" w:color="auto"/>
            <w:right w:val="none" w:sz="0" w:space="0" w:color="auto"/>
          </w:divBdr>
        </w:div>
        <w:div w:id="1042049092">
          <w:marLeft w:val="480"/>
          <w:marRight w:val="0"/>
          <w:marTop w:val="0"/>
          <w:marBottom w:val="0"/>
          <w:divBdr>
            <w:top w:val="none" w:sz="0" w:space="0" w:color="auto"/>
            <w:left w:val="none" w:sz="0" w:space="0" w:color="auto"/>
            <w:bottom w:val="none" w:sz="0" w:space="0" w:color="auto"/>
            <w:right w:val="none" w:sz="0" w:space="0" w:color="auto"/>
          </w:divBdr>
        </w:div>
        <w:div w:id="1113551504">
          <w:marLeft w:val="480"/>
          <w:marRight w:val="0"/>
          <w:marTop w:val="0"/>
          <w:marBottom w:val="0"/>
          <w:divBdr>
            <w:top w:val="none" w:sz="0" w:space="0" w:color="auto"/>
            <w:left w:val="none" w:sz="0" w:space="0" w:color="auto"/>
            <w:bottom w:val="none" w:sz="0" w:space="0" w:color="auto"/>
            <w:right w:val="none" w:sz="0" w:space="0" w:color="auto"/>
          </w:divBdr>
        </w:div>
        <w:div w:id="1220555971">
          <w:marLeft w:val="480"/>
          <w:marRight w:val="0"/>
          <w:marTop w:val="0"/>
          <w:marBottom w:val="0"/>
          <w:divBdr>
            <w:top w:val="none" w:sz="0" w:space="0" w:color="auto"/>
            <w:left w:val="none" w:sz="0" w:space="0" w:color="auto"/>
            <w:bottom w:val="none" w:sz="0" w:space="0" w:color="auto"/>
            <w:right w:val="none" w:sz="0" w:space="0" w:color="auto"/>
          </w:divBdr>
        </w:div>
        <w:div w:id="1225065894">
          <w:marLeft w:val="480"/>
          <w:marRight w:val="0"/>
          <w:marTop w:val="0"/>
          <w:marBottom w:val="0"/>
          <w:divBdr>
            <w:top w:val="none" w:sz="0" w:space="0" w:color="auto"/>
            <w:left w:val="none" w:sz="0" w:space="0" w:color="auto"/>
            <w:bottom w:val="none" w:sz="0" w:space="0" w:color="auto"/>
            <w:right w:val="none" w:sz="0" w:space="0" w:color="auto"/>
          </w:divBdr>
        </w:div>
        <w:div w:id="1302347174">
          <w:marLeft w:val="480"/>
          <w:marRight w:val="0"/>
          <w:marTop w:val="0"/>
          <w:marBottom w:val="0"/>
          <w:divBdr>
            <w:top w:val="none" w:sz="0" w:space="0" w:color="auto"/>
            <w:left w:val="none" w:sz="0" w:space="0" w:color="auto"/>
            <w:bottom w:val="none" w:sz="0" w:space="0" w:color="auto"/>
            <w:right w:val="none" w:sz="0" w:space="0" w:color="auto"/>
          </w:divBdr>
        </w:div>
        <w:div w:id="1338190589">
          <w:marLeft w:val="480"/>
          <w:marRight w:val="0"/>
          <w:marTop w:val="0"/>
          <w:marBottom w:val="0"/>
          <w:divBdr>
            <w:top w:val="none" w:sz="0" w:space="0" w:color="auto"/>
            <w:left w:val="none" w:sz="0" w:space="0" w:color="auto"/>
            <w:bottom w:val="none" w:sz="0" w:space="0" w:color="auto"/>
            <w:right w:val="none" w:sz="0" w:space="0" w:color="auto"/>
          </w:divBdr>
        </w:div>
        <w:div w:id="1372607256">
          <w:marLeft w:val="480"/>
          <w:marRight w:val="0"/>
          <w:marTop w:val="0"/>
          <w:marBottom w:val="0"/>
          <w:divBdr>
            <w:top w:val="none" w:sz="0" w:space="0" w:color="auto"/>
            <w:left w:val="none" w:sz="0" w:space="0" w:color="auto"/>
            <w:bottom w:val="none" w:sz="0" w:space="0" w:color="auto"/>
            <w:right w:val="none" w:sz="0" w:space="0" w:color="auto"/>
          </w:divBdr>
        </w:div>
        <w:div w:id="1419714372">
          <w:marLeft w:val="480"/>
          <w:marRight w:val="0"/>
          <w:marTop w:val="0"/>
          <w:marBottom w:val="0"/>
          <w:divBdr>
            <w:top w:val="none" w:sz="0" w:space="0" w:color="auto"/>
            <w:left w:val="none" w:sz="0" w:space="0" w:color="auto"/>
            <w:bottom w:val="none" w:sz="0" w:space="0" w:color="auto"/>
            <w:right w:val="none" w:sz="0" w:space="0" w:color="auto"/>
          </w:divBdr>
        </w:div>
        <w:div w:id="1452282454">
          <w:marLeft w:val="480"/>
          <w:marRight w:val="0"/>
          <w:marTop w:val="0"/>
          <w:marBottom w:val="0"/>
          <w:divBdr>
            <w:top w:val="none" w:sz="0" w:space="0" w:color="auto"/>
            <w:left w:val="none" w:sz="0" w:space="0" w:color="auto"/>
            <w:bottom w:val="none" w:sz="0" w:space="0" w:color="auto"/>
            <w:right w:val="none" w:sz="0" w:space="0" w:color="auto"/>
          </w:divBdr>
        </w:div>
        <w:div w:id="1467158273">
          <w:marLeft w:val="480"/>
          <w:marRight w:val="0"/>
          <w:marTop w:val="0"/>
          <w:marBottom w:val="0"/>
          <w:divBdr>
            <w:top w:val="none" w:sz="0" w:space="0" w:color="auto"/>
            <w:left w:val="none" w:sz="0" w:space="0" w:color="auto"/>
            <w:bottom w:val="none" w:sz="0" w:space="0" w:color="auto"/>
            <w:right w:val="none" w:sz="0" w:space="0" w:color="auto"/>
          </w:divBdr>
        </w:div>
        <w:div w:id="1577131684">
          <w:marLeft w:val="480"/>
          <w:marRight w:val="0"/>
          <w:marTop w:val="0"/>
          <w:marBottom w:val="0"/>
          <w:divBdr>
            <w:top w:val="none" w:sz="0" w:space="0" w:color="auto"/>
            <w:left w:val="none" w:sz="0" w:space="0" w:color="auto"/>
            <w:bottom w:val="none" w:sz="0" w:space="0" w:color="auto"/>
            <w:right w:val="none" w:sz="0" w:space="0" w:color="auto"/>
          </w:divBdr>
        </w:div>
        <w:div w:id="1587037499">
          <w:marLeft w:val="480"/>
          <w:marRight w:val="0"/>
          <w:marTop w:val="0"/>
          <w:marBottom w:val="0"/>
          <w:divBdr>
            <w:top w:val="none" w:sz="0" w:space="0" w:color="auto"/>
            <w:left w:val="none" w:sz="0" w:space="0" w:color="auto"/>
            <w:bottom w:val="none" w:sz="0" w:space="0" w:color="auto"/>
            <w:right w:val="none" w:sz="0" w:space="0" w:color="auto"/>
          </w:divBdr>
        </w:div>
        <w:div w:id="1601252809">
          <w:marLeft w:val="480"/>
          <w:marRight w:val="0"/>
          <w:marTop w:val="0"/>
          <w:marBottom w:val="0"/>
          <w:divBdr>
            <w:top w:val="none" w:sz="0" w:space="0" w:color="auto"/>
            <w:left w:val="none" w:sz="0" w:space="0" w:color="auto"/>
            <w:bottom w:val="none" w:sz="0" w:space="0" w:color="auto"/>
            <w:right w:val="none" w:sz="0" w:space="0" w:color="auto"/>
          </w:divBdr>
        </w:div>
        <w:div w:id="1668897865">
          <w:marLeft w:val="480"/>
          <w:marRight w:val="0"/>
          <w:marTop w:val="0"/>
          <w:marBottom w:val="0"/>
          <w:divBdr>
            <w:top w:val="none" w:sz="0" w:space="0" w:color="auto"/>
            <w:left w:val="none" w:sz="0" w:space="0" w:color="auto"/>
            <w:bottom w:val="none" w:sz="0" w:space="0" w:color="auto"/>
            <w:right w:val="none" w:sz="0" w:space="0" w:color="auto"/>
          </w:divBdr>
        </w:div>
        <w:div w:id="1689715115">
          <w:marLeft w:val="480"/>
          <w:marRight w:val="0"/>
          <w:marTop w:val="0"/>
          <w:marBottom w:val="0"/>
          <w:divBdr>
            <w:top w:val="none" w:sz="0" w:space="0" w:color="auto"/>
            <w:left w:val="none" w:sz="0" w:space="0" w:color="auto"/>
            <w:bottom w:val="none" w:sz="0" w:space="0" w:color="auto"/>
            <w:right w:val="none" w:sz="0" w:space="0" w:color="auto"/>
          </w:divBdr>
        </w:div>
        <w:div w:id="1739356617">
          <w:marLeft w:val="480"/>
          <w:marRight w:val="0"/>
          <w:marTop w:val="0"/>
          <w:marBottom w:val="0"/>
          <w:divBdr>
            <w:top w:val="none" w:sz="0" w:space="0" w:color="auto"/>
            <w:left w:val="none" w:sz="0" w:space="0" w:color="auto"/>
            <w:bottom w:val="none" w:sz="0" w:space="0" w:color="auto"/>
            <w:right w:val="none" w:sz="0" w:space="0" w:color="auto"/>
          </w:divBdr>
        </w:div>
        <w:div w:id="1751078414">
          <w:marLeft w:val="480"/>
          <w:marRight w:val="0"/>
          <w:marTop w:val="0"/>
          <w:marBottom w:val="0"/>
          <w:divBdr>
            <w:top w:val="none" w:sz="0" w:space="0" w:color="auto"/>
            <w:left w:val="none" w:sz="0" w:space="0" w:color="auto"/>
            <w:bottom w:val="none" w:sz="0" w:space="0" w:color="auto"/>
            <w:right w:val="none" w:sz="0" w:space="0" w:color="auto"/>
          </w:divBdr>
        </w:div>
        <w:div w:id="1784808788">
          <w:marLeft w:val="480"/>
          <w:marRight w:val="0"/>
          <w:marTop w:val="0"/>
          <w:marBottom w:val="0"/>
          <w:divBdr>
            <w:top w:val="none" w:sz="0" w:space="0" w:color="auto"/>
            <w:left w:val="none" w:sz="0" w:space="0" w:color="auto"/>
            <w:bottom w:val="none" w:sz="0" w:space="0" w:color="auto"/>
            <w:right w:val="none" w:sz="0" w:space="0" w:color="auto"/>
          </w:divBdr>
        </w:div>
        <w:div w:id="1811825170">
          <w:marLeft w:val="480"/>
          <w:marRight w:val="0"/>
          <w:marTop w:val="0"/>
          <w:marBottom w:val="0"/>
          <w:divBdr>
            <w:top w:val="none" w:sz="0" w:space="0" w:color="auto"/>
            <w:left w:val="none" w:sz="0" w:space="0" w:color="auto"/>
            <w:bottom w:val="none" w:sz="0" w:space="0" w:color="auto"/>
            <w:right w:val="none" w:sz="0" w:space="0" w:color="auto"/>
          </w:divBdr>
        </w:div>
        <w:div w:id="1843621703">
          <w:marLeft w:val="480"/>
          <w:marRight w:val="0"/>
          <w:marTop w:val="0"/>
          <w:marBottom w:val="0"/>
          <w:divBdr>
            <w:top w:val="none" w:sz="0" w:space="0" w:color="auto"/>
            <w:left w:val="none" w:sz="0" w:space="0" w:color="auto"/>
            <w:bottom w:val="none" w:sz="0" w:space="0" w:color="auto"/>
            <w:right w:val="none" w:sz="0" w:space="0" w:color="auto"/>
          </w:divBdr>
        </w:div>
        <w:div w:id="1917933705">
          <w:marLeft w:val="480"/>
          <w:marRight w:val="0"/>
          <w:marTop w:val="0"/>
          <w:marBottom w:val="0"/>
          <w:divBdr>
            <w:top w:val="none" w:sz="0" w:space="0" w:color="auto"/>
            <w:left w:val="none" w:sz="0" w:space="0" w:color="auto"/>
            <w:bottom w:val="none" w:sz="0" w:space="0" w:color="auto"/>
            <w:right w:val="none" w:sz="0" w:space="0" w:color="auto"/>
          </w:divBdr>
        </w:div>
        <w:div w:id="1924413190">
          <w:marLeft w:val="480"/>
          <w:marRight w:val="0"/>
          <w:marTop w:val="0"/>
          <w:marBottom w:val="0"/>
          <w:divBdr>
            <w:top w:val="none" w:sz="0" w:space="0" w:color="auto"/>
            <w:left w:val="none" w:sz="0" w:space="0" w:color="auto"/>
            <w:bottom w:val="none" w:sz="0" w:space="0" w:color="auto"/>
            <w:right w:val="none" w:sz="0" w:space="0" w:color="auto"/>
          </w:divBdr>
        </w:div>
        <w:div w:id="1945265890">
          <w:marLeft w:val="480"/>
          <w:marRight w:val="0"/>
          <w:marTop w:val="0"/>
          <w:marBottom w:val="0"/>
          <w:divBdr>
            <w:top w:val="none" w:sz="0" w:space="0" w:color="auto"/>
            <w:left w:val="none" w:sz="0" w:space="0" w:color="auto"/>
            <w:bottom w:val="none" w:sz="0" w:space="0" w:color="auto"/>
            <w:right w:val="none" w:sz="0" w:space="0" w:color="auto"/>
          </w:divBdr>
        </w:div>
        <w:div w:id="1950237576">
          <w:marLeft w:val="480"/>
          <w:marRight w:val="0"/>
          <w:marTop w:val="0"/>
          <w:marBottom w:val="0"/>
          <w:divBdr>
            <w:top w:val="none" w:sz="0" w:space="0" w:color="auto"/>
            <w:left w:val="none" w:sz="0" w:space="0" w:color="auto"/>
            <w:bottom w:val="none" w:sz="0" w:space="0" w:color="auto"/>
            <w:right w:val="none" w:sz="0" w:space="0" w:color="auto"/>
          </w:divBdr>
        </w:div>
        <w:div w:id="1958902813">
          <w:marLeft w:val="480"/>
          <w:marRight w:val="0"/>
          <w:marTop w:val="0"/>
          <w:marBottom w:val="0"/>
          <w:divBdr>
            <w:top w:val="none" w:sz="0" w:space="0" w:color="auto"/>
            <w:left w:val="none" w:sz="0" w:space="0" w:color="auto"/>
            <w:bottom w:val="none" w:sz="0" w:space="0" w:color="auto"/>
            <w:right w:val="none" w:sz="0" w:space="0" w:color="auto"/>
          </w:divBdr>
        </w:div>
        <w:div w:id="1968850585">
          <w:marLeft w:val="480"/>
          <w:marRight w:val="0"/>
          <w:marTop w:val="0"/>
          <w:marBottom w:val="0"/>
          <w:divBdr>
            <w:top w:val="none" w:sz="0" w:space="0" w:color="auto"/>
            <w:left w:val="none" w:sz="0" w:space="0" w:color="auto"/>
            <w:bottom w:val="none" w:sz="0" w:space="0" w:color="auto"/>
            <w:right w:val="none" w:sz="0" w:space="0" w:color="auto"/>
          </w:divBdr>
        </w:div>
        <w:div w:id="2027362539">
          <w:marLeft w:val="480"/>
          <w:marRight w:val="0"/>
          <w:marTop w:val="0"/>
          <w:marBottom w:val="0"/>
          <w:divBdr>
            <w:top w:val="none" w:sz="0" w:space="0" w:color="auto"/>
            <w:left w:val="none" w:sz="0" w:space="0" w:color="auto"/>
            <w:bottom w:val="none" w:sz="0" w:space="0" w:color="auto"/>
            <w:right w:val="none" w:sz="0" w:space="0" w:color="auto"/>
          </w:divBdr>
        </w:div>
        <w:div w:id="2060934072">
          <w:marLeft w:val="480"/>
          <w:marRight w:val="0"/>
          <w:marTop w:val="0"/>
          <w:marBottom w:val="0"/>
          <w:divBdr>
            <w:top w:val="none" w:sz="0" w:space="0" w:color="auto"/>
            <w:left w:val="none" w:sz="0" w:space="0" w:color="auto"/>
            <w:bottom w:val="none" w:sz="0" w:space="0" w:color="auto"/>
            <w:right w:val="none" w:sz="0" w:space="0" w:color="auto"/>
          </w:divBdr>
        </w:div>
        <w:div w:id="2062241737">
          <w:marLeft w:val="480"/>
          <w:marRight w:val="0"/>
          <w:marTop w:val="0"/>
          <w:marBottom w:val="0"/>
          <w:divBdr>
            <w:top w:val="none" w:sz="0" w:space="0" w:color="auto"/>
            <w:left w:val="none" w:sz="0" w:space="0" w:color="auto"/>
            <w:bottom w:val="none" w:sz="0" w:space="0" w:color="auto"/>
            <w:right w:val="none" w:sz="0" w:space="0" w:color="auto"/>
          </w:divBdr>
        </w:div>
        <w:div w:id="2087458971">
          <w:marLeft w:val="480"/>
          <w:marRight w:val="0"/>
          <w:marTop w:val="0"/>
          <w:marBottom w:val="0"/>
          <w:divBdr>
            <w:top w:val="none" w:sz="0" w:space="0" w:color="auto"/>
            <w:left w:val="none" w:sz="0" w:space="0" w:color="auto"/>
            <w:bottom w:val="none" w:sz="0" w:space="0" w:color="auto"/>
            <w:right w:val="none" w:sz="0" w:space="0" w:color="auto"/>
          </w:divBdr>
        </w:div>
        <w:div w:id="2097091397">
          <w:marLeft w:val="480"/>
          <w:marRight w:val="0"/>
          <w:marTop w:val="0"/>
          <w:marBottom w:val="0"/>
          <w:divBdr>
            <w:top w:val="none" w:sz="0" w:space="0" w:color="auto"/>
            <w:left w:val="none" w:sz="0" w:space="0" w:color="auto"/>
            <w:bottom w:val="none" w:sz="0" w:space="0" w:color="auto"/>
            <w:right w:val="none" w:sz="0" w:space="0" w:color="auto"/>
          </w:divBdr>
        </w:div>
        <w:div w:id="2110730142">
          <w:marLeft w:val="480"/>
          <w:marRight w:val="0"/>
          <w:marTop w:val="0"/>
          <w:marBottom w:val="0"/>
          <w:divBdr>
            <w:top w:val="none" w:sz="0" w:space="0" w:color="auto"/>
            <w:left w:val="none" w:sz="0" w:space="0" w:color="auto"/>
            <w:bottom w:val="none" w:sz="0" w:space="0" w:color="auto"/>
            <w:right w:val="none" w:sz="0" w:space="0" w:color="auto"/>
          </w:divBdr>
        </w:div>
        <w:div w:id="2117824842">
          <w:marLeft w:val="480"/>
          <w:marRight w:val="0"/>
          <w:marTop w:val="0"/>
          <w:marBottom w:val="0"/>
          <w:divBdr>
            <w:top w:val="none" w:sz="0" w:space="0" w:color="auto"/>
            <w:left w:val="none" w:sz="0" w:space="0" w:color="auto"/>
            <w:bottom w:val="none" w:sz="0" w:space="0" w:color="auto"/>
            <w:right w:val="none" w:sz="0" w:space="0" w:color="auto"/>
          </w:divBdr>
        </w:div>
      </w:divsChild>
    </w:div>
    <w:div w:id="1059326606">
      <w:bodyDiv w:val="1"/>
      <w:marLeft w:val="0"/>
      <w:marRight w:val="0"/>
      <w:marTop w:val="0"/>
      <w:marBottom w:val="0"/>
      <w:divBdr>
        <w:top w:val="none" w:sz="0" w:space="0" w:color="auto"/>
        <w:left w:val="none" w:sz="0" w:space="0" w:color="auto"/>
        <w:bottom w:val="none" w:sz="0" w:space="0" w:color="auto"/>
        <w:right w:val="none" w:sz="0" w:space="0" w:color="auto"/>
      </w:divBdr>
    </w:div>
    <w:div w:id="1066950871">
      <w:bodyDiv w:val="1"/>
      <w:marLeft w:val="0"/>
      <w:marRight w:val="0"/>
      <w:marTop w:val="0"/>
      <w:marBottom w:val="0"/>
      <w:divBdr>
        <w:top w:val="none" w:sz="0" w:space="0" w:color="auto"/>
        <w:left w:val="none" w:sz="0" w:space="0" w:color="auto"/>
        <w:bottom w:val="none" w:sz="0" w:space="0" w:color="auto"/>
        <w:right w:val="none" w:sz="0" w:space="0" w:color="auto"/>
      </w:divBdr>
      <w:divsChild>
        <w:div w:id="11301531">
          <w:marLeft w:val="480"/>
          <w:marRight w:val="0"/>
          <w:marTop w:val="0"/>
          <w:marBottom w:val="0"/>
          <w:divBdr>
            <w:top w:val="none" w:sz="0" w:space="0" w:color="auto"/>
            <w:left w:val="none" w:sz="0" w:space="0" w:color="auto"/>
            <w:bottom w:val="none" w:sz="0" w:space="0" w:color="auto"/>
            <w:right w:val="none" w:sz="0" w:space="0" w:color="auto"/>
          </w:divBdr>
        </w:div>
        <w:div w:id="75830557">
          <w:marLeft w:val="480"/>
          <w:marRight w:val="0"/>
          <w:marTop w:val="0"/>
          <w:marBottom w:val="0"/>
          <w:divBdr>
            <w:top w:val="none" w:sz="0" w:space="0" w:color="auto"/>
            <w:left w:val="none" w:sz="0" w:space="0" w:color="auto"/>
            <w:bottom w:val="none" w:sz="0" w:space="0" w:color="auto"/>
            <w:right w:val="none" w:sz="0" w:space="0" w:color="auto"/>
          </w:divBdr>
        </w:div>
        <w:div w:id="90249800">
          <w:marLeft w:val="480"/>
          <w:marRight w:val="0"/>
          <w:marTop w:val="0"/>
          <w:marBottom w:val="0"/>
          <w:divBdr>
            <w:top w:val="none" w:sz="0" w:space="0" w:color="auto"/>
            <w:left w:val="none" w:sz="0" w:space="0" w:color="auto"/>
            <w:bottom w:val="none" w:sz="0" w:space="0" w:color="auto"/>
            <w:right w:val="none" w:sz="0" w:space="0" w:color="auto"/>
          </w:divBdr>
        </w:div>
        <w:div w:id="120195016">
          <w:marLeft w:val="480"/>
          <w:marRight w:val="0"/>
          <w:marTop w:val="0"/>
          <w:marBottom w:val="0"/>
          <w:divBdr>
            <w:top w:val="none" w:sz="0" w:space="0" w:color="auto"/>
            <w:left w:val="none" w:sz="0" w:space="0" w:color="auto"/>
            <w:bottom w:val="none" w:sz="0" w:space="0" w:color="auto"/>
            <w:right w:val="none" w:sz="0" w:space="0" w:color="auto"/>
          </w:divBdr>
        </w:div>
        <w:div w:id="124860516">
          <w:marLeft w:val="480"/>
          <w:marRight w:val="0"/>
          <w:marTop w:val="0"/>
          <w:marBottom w:val="0"/>
          <w:divBdr>
            <w:top w:val="none" w:sz="0" w:space="0" w:color="auto"/>
            <w:left w:val="none" w:sz="0" w:space="0" w:color="auto"/>
            <w:bottom w:val="none" w:sz="0" w:space="0" w:color="auto"/>
            <w:right w:val="none" w:sz="0" w:space="0" w:color="auto"/>
          </w:divBdr>
        </w:div>
        <w:div w:id="141704745">
          <w:marLeft w:val="480"/>
          <w:marRight w:val="0"/>
          <w:marTop w:val="0"/>
          <w:marBottom w:val="0"/>
          <w:divBdr>
            <w:top w:val="none" w:sz="0" w:space="0" w:color="auto"/>
            <w:left w:val="none" w:sz="0" w:space="0" w:color="auto"/>
            <w:bottom w:val="none" w:sz="0" w:space="0" w:color="auto"/>
            <w:right w:val="none" w:sz="0" w:space="0" w:color="auto"/>
          </w:divBdr>
        </w:div>
        <w:div w:id="176818850">
          <w:marLeft w:val="480"/>
          <w:marRight w:val="0"/>
          <w:marTop w:val="0"/>
          <w:marBottom w:val="0"/>
          <w:divBdr>
            <w:top w:val="none" w:sz="0" w:space="0" w:color="auto"/>
            <w:left w:val="none" w:sz="0" w:space="0" w:color="auto"/>
            <w:bottom w:val="none" w:sz="0" w:space="0" w:color="auto"/>
            <w:right w:val="none" w:sz="0" w:space="0" w:color="auto"/>
          </w:divBdr>
        </w:div>
        <w:div w:id="189033446">
          <w:marLeft w:val="480"/>
          <w:marRight w:val="0"/>
          <w:marTop w:val="0"/>
          <w:marBottom w:val="0"/>
          <w:divBdr>
            <w:top w:val="none" w:sz="0" w:space="0" w:color="auto"/>
            <w:left w:val="none" w:sz="0" w:space="0" w:color="auto"/>
            <w:bottom w:val="none" w:sz="0" w:space="0" w:color="auto"/>
            <w:right w:val="none" w:sz="0" w:space="0" w:color="auto"/>
          </w:divBdr>
        </w:div>
        <w:div w:id="201866934">
          <w:marLeft w:val="480"/>
          <w:marRight w:val="0"/>
          <w:marTop w:val="0"/>
          <w:marBottom w:val="0"/>
          <w:divBdr>
            <w:top w:val="none" w:sz="0" w:space="0" w:color="auto"/>
            <w:left w:val="none" w:sz="0" w:space="0" w:color="auto"/>
            <w:bottom w:val="none" w:sz="0" w:space="0" w:color="auto"/>
            <w:right w:val="none" w:sz="0" w:space="0" w:color="auto"/>
          </w:divBdr>
        </w:div>
        <w:div w:id="211428300">
          <w:marLeft w:val="480"/>
          <w:marRight w:val="0"/>
          <w:marTop w:val="0"/>
          <w:marBottom w:val="0"/>
          <w:divBdr>
            <w:top w:val="none" w:sz="0" w:space="0" w:color="auto"/>
            <w:left w:val="none" w:sz="0" w:space="0" w:color="auto"/>
            <w:bottom w:val="none" w:sz="0" w:space="0" w:color="auto"/>
            <w:right w:val="none" w:sz="0" w:space="0" w:color="auto"/>
          </w:divBdr>
        </w:div>
        <w:div w:id="306862882">
          <w:marLeft w:val="480"/>
          <w:marRight w:val="0"/>
          <w:marTop w:val="0"/>
          <w:marBottom w:val="0"/>
          <w:divBdr>
            <w:top w:val="none" w:sz="0" w:space="0" w:color="auto"/>
            <w:left w:val="none" w:sz="0" w:space="0" w:color="auto"/>
            <w:bottom w:val="none" w:sz="0" w:space="0" w:color="auto"/>
            <w:right w:val="none" w:sz="0" w:space="0" w:color="auto"/>
          </w:divBdr>
        </w:div>
        <w:div w:id="481965754">
          <w:marLeft w:val="480"/>
          <w:marRight w:val="0"/>
          <w:marTop w:val="0"/>
          <w:marBottom w:val="0"/>
          <w:divBdr>
            <w:top w:val="none" w:sz="0" w:space="0" w:color="auto"/>
            <w:left w:val="none" w:sz="0" w:space="0" w:color="auto"/>
            <w:bottom w:val="none" w:sz="0" w:space="0" w:color="auto"/>
            <w:right w:val="none" w:sz="0" w:space="0" w:color="auto"/>
          </w:divBdr>
        </w:div>
        <w:div w:id="482544368">
          <w:marLeft w:val="480"/>
          <w:marRight w:val="0"/>
          <w:marTop w:val="0"/>
          <w:marBottom w:val="0"/>
          <w:divBdr>
            <w:top w:val="none" w:sz="0" w:space="0" w:color="auto"/>
            <w:left w:val="none" w:sz="0" w:space="0" w:color="auto"/>
            <w:bottom w:val="none" w:sz="0" w:space="0" w:color="auto"/>
            <w:right w:val="none" w:sz="0" w:space="0" w:color="auto"/>
          </w:divBdr>
        </w:div>
        <w:div w:id="487938148">
          <w:marLeft w:val="480"/>
          <w:marRight w:val="0"/>
          <w:marTop w:val="0"/>
          <w:marBottom w:val="0"/>
          <w:divBdr>
            <w:top w:val="none" w:sz="0" w:space="0" w:color="auto"/>
            <w:left w:val="none" w:sz="0" w:space="0" w:color="auto"/>
            <w:bottom w:val="none" w:sz="0" w:space="0" w:color="auto"/>
            <w:right w:val="none" w:sz="0" w:space="0" w:color="auto"/>
          </w:divBdr>
        </w:div>
        <w:div w:id="497577152">
          <w:marLeft w:val="480"/>
          <w:marRight w:val="0"/>
          <w:marTop w:val="0"/>
          <w:marBottom w:val="0"/>
          <w:divBdr>
            <w:top w:val="none" w:sz="0" w:space="0" w:color="auto"/>
            <w:left w:val="none" w:sz="0" w:space="0" w:color="auto"/>
            <w:bottom w:val="none" w:sz="0" w:space="0" w:color="auto"/>
            <w:right w:val="none" w:sz="0" w:space="0" w:color="auto"/>
          </w:divBdr>
        </w:div>
        <w:div w:id="509833879">
          <w:marLeft w:val="480"/>
          <w:marRight w:val="0"/>
          <w:marTop w:val="0"/>
          <w:marBottom w:val="0"/>
          <w:divBdr>
            <w:top w:val="none" w:sz="0" w:space="0" w:color="auto"/>
            <w:left w:val="none" w:sz="0" w:space="0" w:color="auto"/>
            <w:bottom w:val="none" w:sz="0" w:space="0" w:color="auto"/>
            <w:right w:val="none" w:sz="0" w:space="0" w:color="auto"/>
          </w:divBdr>
        </w:div>
        <w:div w:id="542251153">
          <w:marLeft w:val="480"/>
          <w:marRight w:val="0"/>
          <w:marTop w:val="0"/>
          <w:marBottom w:val="0"/>
          <w:divBdr>
            <w:top w:val="none" w:sz="0" w:space="0" w:color="auto"/>
            <w:left w:val="none" w:sz="0" w:space="0" w:color="auto"/>
            <w:bottom w:val="none" w:sz="0" w:space="0" w:color="auto"/>
            <w:right w:val="none" w:sz="0" w:space="0" w:color="auto"/>
          </w:divBdr>
        </w:div>
        <w:div w:id="583951687">
          <w:marLeft w:val="480"/>
          <w:marRight w:val="0"/>
          <w:marTop w:val="0"/>
          <w:marBottom w:val="0"/>
          <w:divBdr>
            <w:top w:val="none" w:sz="0" w:space="0" w:color="auto"/>
            <w:left w:val="none" w:sz="0" w:space="0" w:color="auto"/>
            <w:bottom w:val="none" w:sz="0" w:space="0" w:color="auto"/>
            <w:right w:val="none" w:sz="0" w:space="0" w:color="auto"/>
          </w:divBdr>
        </w:div>
        <w:div w:id="618336807">
          <w:marLeft w:val="480"/>
          <w:marRight w:val="0"/>
          <w:marTop w:val="0"/>
          <w:marBottom w:val="0"/>
          <w:divBdr>
            <w:top w:val="none" w:sz="0" w:space="0" w:color="auto"/>
            <w:left w:val="none" w:sz="0" w:space="0" w:color="auto"/>
            <w:bottom w:val="none" w:sz="0" w:space="0" w:color="auto"/>
            <w:right w:val="none" w:sz="0" w:space="0" w:color="auto"/>
          </w:divBdr>
        </w:div>
        <w:div w:id="659965933">
          <w:marLeft w:val="480"/>
          <w:marRight w:val="0"/>
          <w:marTop w:val="0"/>
          <w:marBottom w:val="0"/>
          <w:divBdr>
            <w:top w:val="none" w:sz="0" w:space="0" w:color="auto"/>
            <w:left w:val="none" w:sz="0" w:space="0" w:color="auto"/>
            <w:bottom w:val="none" w:sz="0" w:space="0" w:color="auto"/>
            <w:right w:val="none" w:sz="0" w:space="0" w:color="auto"/>
          </w:divBdr>
        </w:div>
        <w:div w:id="668024577">
          <w:marLeft w:val="480"/>
          <w:marRight w:val="0"/>
          <w:marTop w:val="0"/>
          <w:marBottom w:val="0"/>
          <w:divBdr>
            <w:top w:val="none" w:sz="0" w:space="0" w:color="auto"/>
            <w:left w:val="none" w:sz="0" w:space="0" w:color="auto"/>
            <w:bottom w:val="none" w:sz="0" w:space="0" w:color="auto"/>
            <w:right w:val="none" w:sz="0" w:space="0" w:color="auto"/>
          </w:divBdr>
        </w:div>
        <w:div w:id="693456814">
          <w:marLeft w:val="480"/>
          <w:marRight w:val="0"/>
          <w:marTop w:val="0"/>
          <w:marBottom w:val="0"/>
          <w:divBdr>
            <w:top w:val="none" w:sz="0" w:space="0" w:color="auto"/>
            <w:left w:val="none" w:sz="0" w:space="0" w:color="auto"/>
            <w:bottom w:val="none" w:sz="0" w:space="0" w:color="auto"/>
            <w:right w:val="none" w:sz="0" w:space="0" w:color="auto"/>
          </w:divBdr>
        </w:div>
        <w:div w:id="868836398">
          <w:marLeft w:val="480"/>
          <w:marRight w:val="0"/>
          <w:marTop w:val="0"/>
          <w:marBottom w:val="0"/>
          <w:divBdr>
            <w:top w:val="none" w:sz="0" w:space="0" w:color="auto"/>
            <w:left w:val="none" w:sz="0" w:space="0" w:color="auto"/>
            <w:bottom w:val="none" w:sz="0" w:space="0" w:color="auto"/>
            <w:right w:val="none" w:sz="0" w:space="0" w:color="auto"/>
          </w:divBdr>
        </w:div>
        <w:div w:id="889875920">
          <w:marLeft w:val="480"/>
          <w:marRight w:val="0"/>
          <w:marTop w:val="0"/>
          <w:marBottom w:val="0"/>
          <w:divBdr>
            <w:top w:val="none" w:sz="0" w:space="0" w:color="auto"/>
            <w:left w:val="none" w:sz="0" w:space="0" w:color="auto"/>
            <w:bottom w:val="none" w:sz="0" w:space="0" w:color="auto"/>
            <w:right w:val="none" w:sz="0" w:space="0" w:color="auto"/>
          </w:divBdr>
        </w:div>
        <w:div w:id="1001935531">
          <w:marLeft w:val="480"/>
          <w:marRight w:val="0"/>
          <w:marTop w:val="0"/>
          <w:marBottom w:val="0"/>
          <w:divBdr>
            <w:top w:val="none" w:sz="0" w:space="0" w:color="auto"/>
            <w:left w:val="none" w:sz="0" w:space="0" w:color="auto"/>
            <w:bottom w:val="none" w:sz="0" w:space="0" w:color="auto"/>
            <w:right w:val="none" w:sz="0" w:space="0" w:color="auto"/>
          </w:divBdr>
        </w:div>
        <w:div w:id="1022821298">
          <w:marLeft w:val="480"/>
          <w:marRight w:val="0"/>
          <w:marTop w:val="0"/>
          <w:marBottom w:val="0"/>
          <w:divBdr>
            <w:top w:val="none" w:sz="0" w:space="0" w:color="auto"/>
            <w:left w:val="none" w:sz="0" w:space="0" w:color="auto"/>
            <w:bottom w:val="none" w:sz="0" w:space="0" w:color="auto"/>
            <w:right w:val="none" w:sz="0" w:space="0" w:color="auto"/>
          </w:divBdr>
        </w:div>
        <w:div w:id="1051226088">
          <w:marLeft w:val="480"/>
          <w:marRight w:val="0"/>
          <w:marTop w:val="0"/>
          <w:marBottom w:val="0"/>
          <w:divBdr>
            <w:top w:val="none" w:sz="0" w:space="0" w:color="auto"/>
            <w:left w:val="none" w:sz="0" w:space="0" w:color="auto"/>
            <w:bottom w:val="none" w:sz="0" w:space="0" w:color="auto"/>
            <w:right w:val="none" w:sz="0" w:space="0" w:color="auto"/>
          </w:divBdr>
        </w:div>
        <w:div w:id="1055741934">
          <w:marLeft w:val="480"/>
          <w:marRight w:val="0"/>
          <w:marTop w:val="0"/>
          <w:marBottom w:val="0"/>
          <w:divBdr>
            <w:top w:val="none" w:sz="0" w:space="0" w:color="auto"/>
            <w:left w:val="none" w:sz="0" w:space="0" w:color="auto"/>
            <w:bottom w:val="none" w:sz="0" w:space="0" w:color="auto"/>
            <w:right w:val="none" w:sz="0" w:space="0" w:color="auto"/>
          </w:divBdr>
        </w:div>
        <w:div w:id="1096752185">
          <w:marLeft w:val="480"/>
          <w:marRight w:val="0"/>
          <w:marTop w:val="0"/>
          <w:marBottom w:val="0"/>
          <w:divBdr>
            <w:top w:val="none" w:sz="0" w:space="0" w:color="auto"/>
            <w:left w:val="none" w:sz="0" w:space="0" w:color="auto"/>
            <w:bottom w:val="none" w:sz="0" w:space="0" w:color="auto"/>
            <w:right w:val="none" w:sz="0" w:space="0" w:color="auto"/>
          </w:divBdr>
        </w:div>
        <w:div w:id="1133984784">
          <w:marLeft w:val="480"/>
          <w:marRight w:val="0"/>
          <w:marTop w:val="0"/>
          <w:marBottom w:val="0"/>
          <w:divBdr>
            <w:top w:val="none" w:sz="0" w:space="0" w:color="auto"/>
            <w:left w:val="none" w:sz="0" w:space="0" w:color="auto"/>
            <w:bottom w:val="none" w:sz="0" w:space="0" w:color="auto"/>
            <w:right w:val="none" w:sz="0" w:space="0" w:color="auto"/>
          </w:divBdr>
        </w:div>
        <w:div w:id="1157039122">
          <w:marLeft w:val="480"/>
          <w:marRight w:val="0"/>
          <w:marTop w:val="0"/>
          <w:marBottom w:val="0"/>
          <w:divBdr>
            <w:top w:val="none" w:sz="0" w:space="0" w:color="auto"/>
            <w:left w:val="none" w:sz="0" w:space="0" w:color="auto"/>
            <w:bottom w:val="none" w:sz="0" w:space="0" w:color="auto"/>
            <w:right w:val="none" w:sz="0" w:space="0" w:color="auto"/>
          </w:divBdr>
        </w:div>
        <w:div w:id="1300265067">
          <w:marLeft w:val="480"/>
          <w:marRight w:val="0"/>
          <w:marTop w:val="0"/>
          <w:marBottom w:val="0"/>
          <w:divBdr>
            <w:top w:val="none" w:sz="0" w:space="0" w:color="auto"/>
            <w:left w:val="none" w:sz="0" w:space="0" w:color="auto"/>
            <w:bottom w:val="none" w:sz="0" w:space="0" w:color="auto"/>
            <w:right w:val="none" w:sz="0" w:space="0" w:color="auto"/>
          </w:divBdr>
        </w:div>
        <w:div w:id="1307082472">
          <w:marLeft w:val="480"/>
          <w:marRight w:val="0"/>
          <w:marTop w:val="0"/>
          <w:marBottom w:val="0"/>
          <w:divBdr>
            <w:top w:val="none" w:sz="0" w:space="0" w:color="auto"/>
            <w:left w:val="none" w:sz="0" w:space="0" w:color="auto"/>
            <w:bottom w:val="none" w:sz="0" w:space="0" w:color="auto"/>
            <w:right w:val="none" w:sz="0" w:space="0" w:color="auto"/>
          </w:divBdr>
        </w:div>
        <w:div w:id="1331180113">
          <w:marLeft w:val="480"/>
          <w:marRight w:val="0"/>
          <w:marTop w:val="0"/>
          <w:marBottom w:val="0"/>
          <w:divBdr>
            <w:top w:val="none" w:sz="0" w:space="0" w:color="auto"/>
            <w:left w:val="none" w:sz="0" w:space="0" w:color="auto"/>
            <w:bottom w:val="none" w:sz="0" w:space="0" w:color="auto"/>
            <w:right w:val="none" w:sz="0" w:space="0" w:color="auto"/>
          </w:divBdr>
        </w:div>
        <w:div w:id="1345282138">
          <w:marLeft w:val="480"/>
          <w:marRight w:val="0"/>
          <w:marTop w:val="0"/>
          <w:marBottom w:val="0"/>
          <w:divBdr>
            <w:top w:val="none" w:sz="0" w:space="0" w:color="auto"/>
            <w:left w:val="none" w:sz="0" w:space="0" w:color="auto"/>
            <w:bottom w:val="none" w:sz="0" w:space="0" w:color="auto"/>
            <w:right w:val="none" w:sz="0" w:space="0" w:color="auto"/>
          </w:divBdr>
        </w:div>
        <w:div w:id="1411468609">
          <w:marLeft w:val="480"/>
          <w:marRight w:val="0"/>
          <w:marTop w:val="0"/>
          <w:marBottom w:val="0"/>
          <w:divBdr>
            <w:top w:val="none" w:sz="0" w:space="0" w:color="auto"/>
            <w:left w:val="none" w:sz="0" w:space="0" w:color="auto"/>
            <w:bottom w:val="none" w:sz="0" w:space="0" w:color="auto"/>
            <w:right w:val="none" w:sz="0" w:space="0" w:color="auto"/>
          </w:divBdr>
        </w:div>
        <w:div w:id="1473790958">
          <w:marLeft w:val="480"/>
          <w:marRight w:val="0"/>
          <w:marTop w:val="0"/>
          <w:marBottom w:val="0"/>
          <w:divBdr>
            <w:top w:val="none" w:sz="0" w:space="0" w:color="auto"/>
            <w:left w:val="none" w:sz="0" w:space="0" w:color="auto"/>
            <w:bottom w:val="none" w:sz="0" w:space="0" w:color="auto"/>
            <w:right w:val="none" w:sz="0" w:space="0" w:color="auto"/>
          </w:divBdr>
        </w:div>
        <w:div w:id="1498225717">
          <w:marLeft w:val="480"/>
          <w:marRight w:val="0"/>
          <w:marTop w:val="0"/>
          <w:marBottom w:val="0"/>
          <w:divBdr>
            <w:top w:val="none" w:sz="0" w:space="0" w:color="auto"/>
            <w:left w:val="none" w:sz="0" w:space="0" w:color="auto"/>
            <w:bottom w:val="none" w:sz="0" w:space="0" w:color="auto"/>
            <w:right w:val="none" w:sz="0" w:space="0" w:color="auto"/>
          </w:divBdr>
        </w:div>
        <w:div w:id="1501234359">
          <w:marLeft w:val="480"/>
          <w:marRight w:val="0"/>
          <w:marTop w:val="0"/>
          <w:marBottom w:val="0"/>
          <w:divBdr>
            <w:top w:val="none" w:sz="0" w:space="0" w:color="auto"/>
            <w:left w:val="none" w:sz="0" w:space="0" w:color="auto"/>
            <w:bottom w:val="none" w:sz="0" w:space="0" w:color="auto"/>
            <w:right w:val="none" w:sz="0" w:space="0" w:color="auto"/>
          </w:divBdr>
        </w:div>
        <w:div w:id="1530027662">
          <w:marLeft w:val="480"/>
          <w:marRight w:val="0"/>
          <w:marTop w:val="0"/>
          <w:marBottom w:val="0"/>
          <w:divBdr>
            <w:top w:val="none" w:sz="0" w:space="0" w:color="auto"/>
            <w:left w:val="none" w:sz="0" w:space="0" w:color="auto"/>
            <w:bottom w:val="none" w:sz="0" w:space="0" w:color="auto"/>
            <w:right w:val="none" w:sz="0" w:space="0" w:color="auto"/>
          </w:divBdr>
        </w:div>
        <w:div w:id="1541280819">
          <w:marLeft w:val="480"/>
          <w:marRight w:val="0"/>
          <w:marTop w:val="0"/>
          <w:marBottom w:val="0"/>
          <w:divBdr>
            <w:top w:val="none" w:sz="0" w:space="0" w:color="auto"/>
            <w:left w:val="none" w:sz="0" w:space="0" w:color="auto"/>
            <w:bottom w:val="none" w:sz="0" w:space="0" w:color="auto"/>
            <w:right w:val="none" w:sz="0" w:space="0" w:color="auto"/>
          </w:divBdr>
        </w:div>
        <w:div w:id="1550146502">
          <w:marLeft w:val="480"/>
          <w:marRight w:val="0"/>
          <w:marTop w:val="0"/>
          <w:marBottom w:val="0"/>
          <w:divBdr>
            <w:top w:val="none" w:sz="0" w:space="0" w:color="auto"/>
            <w:left w:val="none" w:sz="0" w:space="0" w:color="auto"/>
            <w:bottom w:val="none" w:sz="0" w:space="0" w:color="auto"/>
            <w:right w:val="none" w:sz="0" w:space="0" w:color="auto"/>
          </w:divBdr>
        </w:div>
        <w:div w:id="1551645533">
          <w:marLeft w:val="480"/>
          <w:marRight w:val="0"/>
          <w:marTop w:val="0"/>
          <w:marBottom w:val="0"/>
          <w:divBdr>
            <w:top w:val="none" w:sz="0" w:space="0" w:color="auto"/>
            <w:left w:val="none" w:sz="0" w:space="0" w:color="auto"/>
            <w:bottom w:val="none" w:sz="0" w:space="0" w:color="auto"/>
            <w:right w:val="none" w:sz="0" w:space="0" w:color="auto"/>
          </w:divBdr>
        </w:div>
        <w:div w:id="1565144550">
          <w:marLeft w:val="480"/>
          <w:marRight w:val="0"/>
          <w:marTop w:val="0"/>
          <w:marBottom w:val="0"/>
          <w:divBdr>
            <w:top w:val="none" w:sz="0" w:space="0" w:color="auto"/>
            <w:left w:val="none" w:sz="0" w:space="0" w:color="auto"/>
            <w:bottom w:val="none" w:sz="0" w:space="0" w:color="auto"/>
            <w:right w:val="none" w:sz="0" w:space="0" w:color="auto"/>
          </w:divBdr>
        </w:div>
        <w:div w:id="1613853607">
          <w:marLeft w:val="480"/>
          <w:marRight w:val="0"/>
          <w:marTop w:val="0"/>
          <w:marBottom w:val="0"/>
          <w:divBdr>
            <w:top w:val="none" w:sz="0" w:space="0" w:color="auto"/>
            <w:left w:val="none" w:sz="0" w:space="0" w:color="auto"/>
            <w:bottom w:val="none" w:sz="0" w:space="0" w:color="auto"/>
            <w:right w:val="none" w:sz="0" w:space="0" w:color="auto"/>
          </w:divBdr>
        </w:div>
        <w:div w:id="1635259443">
          <w:marLeft w:val="480"/>
          <w:marRight w:val="0"/>
          <w:marTop w:val="0"/>
          <w:marBottom w:val="0"/>
          <w:divBdr>
            <w:top w:val="none" w:sz="0" w:space="0" w:color="auto"/>
            <w:left w:val="none" w:sz="0" w:space="0" w:color="auto"/>
            <w:bottom w:val="none" w:sz="0" w:space="0" w:color="auto"/>
            <w:right w:val="none" w:sz="0" w:space="0" w:color="auto"/>
          </w:divBdr>
        </w:div>
        <w:div w:id="1646816817">
          <w:marLeft w:val="480"/>
          <w:marRight w:val="0"/>
          <w:marTop w:val="0"/>
          <w:marBottom w:val="0"/>
          <w:divBdr>
            <w:top w:val="none" w:sz="0" w:space="0" w:color="auto"/>
            <w:left w:val="none" w:sz="0" w:space="0" w:color="auto"/>
            <w:bottom w:val="none" w:sz="0" w:space="0" w:color="auto"/>
            <w:right w:val="none" w:sz="0" w:space="0" w:color="auto"/>
          </w:divBdr>
        </w:div>
        <w:div w:id="1685127904">
          <w:marLeft w:val="480"/>
          <w:marRight w:val="0"/>
          <w:marTop w:val="0"/>
          <w:marBottom w:val="0"/>
          <w:divBdr>
            <w:top w:val="none" w:sz="0" w:space="0" w:color="auto"/>
            <w:left w:val="none" w:sz="0" w:space="0" w:color="auto"/>
            <w:bottom w:val="none" w:sz="0" w:space="0" w:color="auto"/>
            <w:right w:val="none" w:sz="0" w:space="0" w:color="auto"/>
          </w:divBdr>
        </w:div>
        <w:div w:id="1709987546">
          <w:marLeft w:val="480"/>
          <w:marRight w:val="0"/>
          <w:marTop w:val="0"/>
          <w:marBottom w:val="0"/>
          <w:divBdr>
            <w:top w:val="none" w:sz="0" w:space="0" w:color="auto"/>
            <w:left w:val="none" w:sz="0" w:space="0" w:color="auto"/>
            <w:bottom w:val="none" w:sz="0" w:space="0" w:color="auto"/>
            <w:right w:val="none" w:sz="0" w:space="0" w:color="auto"/>
          </w:divBdr>
        </w:div>
        <w:div w:id="1713265662">
          <w:marLeft w:val="480"/>
          <w:marRight w:val="0"/>
          <w:marTop w:val="0"/>
          <w:marBottom w:val="0"/>
          <w:divBdr>
            <w:top w:val="none" w:sz="0" w:space="0" w:color="auto"/>
            <w:left w:val="none" w:sz="0" w:space="0" w:color="auto"/>
            <w:bottom w:val="none" w:sz="0" w:space="0" w:color="auto"/>
            <w:right w:val="none" w:sz="0" w:space="0" w:color="auto"/>
          </w:divBdr>
        </w:div>
        <w:div w:id="1716731018">
          <w:marLeft w:val="480"/>
          <w:marRight w:val="0"/>
          <w:marTop w:val="0"/>
          <w:marBottom w:val="0"/>
          <w:divBdr>
            <w:top w:val="none" w:sz="0" w:space="0" w:color="auto"/>
            <w:left w:val="none" w:sz="0" w:space="0" w:color="auto"/>
            <w:bottom w:val="none" w:sz="0" w:space="0" w:color="auto"/>
            <w:right w:val="none" w:sz="0" w:space="0" w:color="auto"/>
          </w:divBdr>
        </w:div>
        <w:div w:id="1721704801">
          <w:marLeft w:val="480"/>
          <w:marRight w:val="0"/>
          <w:marTop w:val="0"/>
          <w:marBottom w:val="0"/>
          <w:divBdr>
            <w:top w:val="none" w:sz="0" w:space="0" w:color="auto"/>
            <w:left w:val="none" w:sz="0" w:space="0" w:color="auto"/>
            <w:bottom w:val="none" w:sz="0" w:space="0" w:color="auto"/>
            <w:right w:val="none" w:sz="0" w:space="0" w:color="auto"/>
          </w:divBdr>
        </w:div>
        <w:div w:id="1780176048">
          <w:marLeft w:val="480"/>
          <w:marRight w:val="0"/>
          <w:marTop w:val="0"/>
          <w:marBottom w:val="0"/>
          <w:divBdr>
            <w:top w:val="none" w:sz="0" w:space="0" w:color="auto"/>
            <w:left w:val="none" w:sz="0" w:space="0" w:color="auto"/>
            <w:bottom w:val="none" w:sz="0" w:space="0" w:color="auto"/>
            <w:right w:val="none" w:sz="0" w:space="0" w:color="auto"/>
          </w:divBdr>
        </w:div>
        <w:div w:id="1818643888">
          <w:marLeft w:val="480"/>
          <w:marRight w:val="0"/>
          <w:marTop w:val="0"/>
          <w:marBottom w:val="0"/>
          <w:divBdr>
            <w:top w:val="none" w:sz="0" w:space="0" w:color="auto"/>
            <w:left w:val="none" w:sz="0" w:space="0" w:color="auto"/>
            <w:bottom w:val="none" w:sz="0" w:space="0" w:color="auto"/>
            <w:right w:val="none" w:sz="0" w:space="0" w:color="auto"/>
          </w:divBdr>
        </w:div>
        <w:div w:id="1853766002">
          <w:marLeft w:val="480"/>
          <w:marRight w:val="0"/>
          <w:marTop w:val="0"/>
          <w:marBottom w:val="0"/>
          <w:divBdr>
            <w:top w:val="none" w:sz="0" w:space="0" w:color="auto"/>
            <w:left w:val="none" w:sz="0" w:space="0" w:color="auto"/>
            <w:bottom w:val="none" w:sz="0" w:space="0" w:color="auto"/>
            <w:right w:val="none" w:sz="0" w:space="0" w:color="auto"/>
          </w:divBdr>
        </w:div>
        <w:div w:id="1865241263">
          <w:marLeft w:val="480"/>
          <w:marRight w:val="0"/>
          <w:marTop w:val="0"/>
          <w:marBottom w:val="0"/>
          <w:divBdr>
            <w:top w:val="none" w:sz="0" w:space="0" w:color="auto"/>
            <w:left w:val="none" w:sz="0" w:space="0" w:color="auto"/>
            <w:bottom w:val="none" w:sz="0" w:space="0" w:color="auto"/>
            <w:right w:val="none" w:sz="0" w:space="0" w:color="auto"/>
          </w:divBdr>
        </w:div>
        <w:div w:id="1911116322">
          <w:marLeft w:val="480"/>
          <w:marRight w:val="0"/>
          <w:marTop w:val="0"/>
          <w:marBottom w:val="0"/>
          <w:divBdr>
            <w:top w:val="none" w:sz="0" w:space="0" w:color="auto"/>
            <w:left w:val="none" w:sz="0" w:space="0" w:color="auto"/>
            <w:bottom w:val="none" w:sz="0" w:space="0" w:color="auto"/>
            <w:right w:val="none" w:sz="0" w:space="0" w:color="auto"/>
          </w:divBdr>
        </w:div>
        <w:div w:id="1932616727">
          <w:marLeft w:val="480"/>
          <w:marRight w:val="0"/>
          <w:marTop w:val="0"/>
          <w:marBottom w:val="0"/>
          <w:divBdr>
            <w:top w:val="none" w:sz="0" w:space="0" w:color="auto"/>
            <w:left w:val="none" w:sz="0" w:space="0" w:color="auto"/>
            <w:bottom w:val="none" w:sz="0" w:space="0" w:color="auto"/>
            <w:right w:val="none" w:sz="0" w:space="0" w:color="auto"/>
          </w:divBdr>
        </w:div>
        <w:div w:id="1958099085">
          <w:marLeft w:val="480"/>
          <w:marRight w:val="0"/>
          <w:marTop w:val="0"/>
          <w:marBottom w:val="0"/>
          <w:divBdr>
            <w:top w:val="none" w:sz="0" w:space="0" w:color="auto"/>
            <w:left w:val="none" w:sz="0" w:space="0" w:color="auto"/>
            <w:bottom w:val="none" w:sz="0" w:space="0" w:color="auto"/>
            <w:right w:val="none" w:sz="0" w:space="0" w:color="auto"/>
          </w:divBdr>
        </w:div>
        <w:div w:id="1963264614">
          <w:marLeft w:val="480"/>
          <w:marRight w:val="0"/>
          <w:marTop w:val="0"/>
          <w:marBottom w:val="0"/>
          <w:divBdr>
            <w:top w:val="none" w:sz="0" w:space="0" w:color="auto"/>
            <w:left w:val="none" w:sz="0" w:space="0" w:color="auto"/>
            <w:bottom w:val="none" w:sz="0" w:space="0" w:color="auto"/>
            <w:right w:val="none" w:sz="0" w:space="0" w:color="auto"/>
          </w:divBdr>
        </w:div>
        <w:div w:id="1978678952">
          <w:marLeft w:val="480"/>
          <w:marRight w:val="0"/>
          <w:marTop w:val="0"/>
          <w:marBottom w:val="0"/>
          <w:divBdr>
            <w:top w:val="none" w:sz="0" w:space="0" w:color="auto"/>
            <w:left w:val="none" w:sz="0" w:space="0" w:color="auto"/>
            <w:bottom w:val="none" w:sz="0" w:space="0" w:color="auto"/>
            <w:right w:val="none" w:sz="0" w:space="0" w:color="auto"/>
          </w:divBdr>
        </w:div>
        <w:div w:id="1993288242">
          <w:marLeft w:val="480"/>
          <w:marRight w:val="0"/>
          <w:marTop w:val="0"/>
          <w:marBottom w:val="0"/>
          <w:divBdr>
            <w:top w:val="none" w:sz="0" w:space="0" w:color="auto"/>
            <w:left w:val="none" w:sz="0" w:space="0" w:color="auto"/>
            <w:bottom w:val="none" w:sz="0" w:space="0" w:color="auto"/>
            <w:right w:val="none" w:sz="0" w:space="0" w:color="auto"/>
          </w:divBdr>
        </w:div>
        <w:div w:id="1997298870">
          <w:marLeft w:val="480"/>
          <w:marRight w:val="0"/>
          <w:marTop w:val="0"/>
          <w:marBottom w:val="0"/>
          <w:divBdr>
            <w:top w:val="none" w:sz="0" w:space="0" w:color="auto"/>
            <w:left w:val="none" w:sz="0" w:space="0" w:color="auto"/>
            <w:bottom w:val="none" w:sz="0" w:space="0" w:color="auto"/>
            <w:right w:val="none" w:sz="0" w:space="0" w:color="auto"/>
          </w:divBdr>
        </w:div>
        <w:div w:id="2002661755">
          <w:marLeft w:val="480"/>
          <w:marRight w:val="0"/>
          <w:marTop w:val="0"/>
          <w:marBottom w:val="0"/>
          <w:divBdr>
            <w:top w:val="none" w:sz="0" w:space="0" w:color="auto"/>
            <w:left w:val="none" w:sz="0" w:space="0" w:color="auto"/>
            <w:bottom w:val="none" w:sz="0" w:space="0" w:color="auto"/>
            <w:right w:val="none" w:sz="0" w:space="0" w:color="auto"/>
          </w:divBdr>
        </w:div>
        <w:div w:id="2028174751">
          <w:marLeft w:val="480"/>
          <w:marRight w:val="0"/>
          <w:marTop w:val="0"/>
          <w:marBottom w:val="0"/>
          <w:divBdr>
            <w:top w:val="none" w:sz="0" w:space="0" w:color="auto"/>
            <w:left w:val="none" w:sz="0" w:space="0" w:color="auto"/>
            <w:bottom w:val="none" w:sz="0" w:space="0" w:color="auto"/>
            <w:right w:val="none" w:sz="0" w:space="0" w:color="auto"/>
          </w:divBdr>
        </w:div>
        <w:div w:id="2087679951">
          <w:marLeft w:val="480"/>
          <w:marRight w:val="0"/>
          <w:marTop w:val="0"/>
          <w:marBottom w:val="0"/>
          <w:divBdr>
            <w:top w:val="none" w:sz="0" w:space="0" w:color="auto"/>
            <w:left w:val="none" w:sz="0" w:space="0" w:color="auto"/>
            <w:bottom w:val="none" w:sz="0" w:space="0" w:color="auto"/>
            <w:right w:val="none" w:sz="0" w:space="0" w:color="auto"/>
          </w:divBdr>
        </w:div>
        <w:div w:id="2111121959">
          <w:marLeft w:val="480"/>
          <w:marRight w:val="0"/>
          <w:marTop w:val="0"/>
          <w:marBottom w:val="0"/>
          <w:divBdr>
            <w:top w:val="none" w:sz="0" w:space="0" w:color="auto"/>
            <w:left w:val="none" w:sz="0" w:space="0" w:color="auto"/>
            <w:bottom w:val="none" w:sz="0" w:space="0" w:color="auto"/>
            <w:right w:val="none" w:sz="0" w:space="0" w:color="auto"/>
          </w:divBdr>
        </w:div>
        <w:div w:id="2114744087">
          <w:marLeft w:val="480"/>
          <w:marRight w:val="0"/>
          <w:marTop w:val="0"/>
          <w:marBottom w:val="0"/>
          <w:divBdr>
            <w:top w:val="none" w:sz="0" w:space="0" w:color="auto"/>
            <w:left w:val="none" w:sz="0" w:space="0" w:color="auto"/>
            <w:bottom w:val="none" w:sz="0" w:space="0" w:color="auto"/>
            <w:right w:val="none" w:sz="0" w:space="0" w:color="auto"/>
          </w:divBdr>
        </w:div>
        <w:div w:id="2134013470">
          <w:marLeft w:val="480"/>
          <w:marRight w:val="0"/>
          <w:marTop w:val="0"/>
          <w:marBottom w:val="0"/>
          <w:divBdr>
            <w:top w:val="none" w:sz="0" w:space="0" w:color="auto"/>
            <w:left w:val="none" w:sz="0" w:space="0" w:color="auto"/>
            <w:bottom w:val="none" w:sz="0" w:space="0" w:color="auto"/>
            <w:right w:val="none" w:sz="0" w:space="0" w:color="auto"/>
          </w:divBdr>
        </w:div>
        <w:div w:id="2145613233">
          <w:marLeft w:val="480"/>
          <w:marRight w:val="0"/>
          <w:marTop w:val="0"/>
          <w:marBottom w:val="0"/>
          <w:divBdr>
            <w:top w:val="none" w:sz="0" w:space="0" w:color="auto"/>
            <w:left w:val="none" w:sz="0" w:space="0" w:color="auto"/>
            <w:bottom w:val="none" w:sz="0" w:space="0" w:color="auto"/>
            <w:right w:val="none" w:sz="0" w:space="0" w:color="auto"/>
          </w:divBdr>
        </w:div>
      </w:divsChild>
    </w:div>
    <w:div w:id="1068579820">
      <w:bodyDiv w:val="1"/>
      <w:marLeft w:val="0"/>
      <w:marRight w:val="0"/>
      <w:marTop w:val="0"/>
      <w:marBottom w:val="0"/>
      <w:divBdr>
        <w:top w:val="none" w:sz="0" w:space="0" w:color="auto"/>
        <w:left w:val="none" w:sz="0" w:space="0" w:color="auto"/>
        <w:bottom w:val="none" w:sz="0" w:space="0" w:color="auto"/>
        <w:right w:val="none" w:sz="0" w:space="0" w:color="auto"/>
      </w:divBdr>
      <w:divsChild>
        <w:div w:id="16198607">
          <w:marLeft w:val="480"/>
          <w:marRight w:val="0"/>
          <w:marTop w:val="0"/>
          <w:marBottom w:val="0"/>
          <w:divBdr>
            <w:top w:val="none" w:sz="0" w:space="0" w:color="auto"/>
            <w:left w:val="none" w:sz="0" w:space="0" w:color="auto"/>
            <w:bottom w:val="none" w:sz="0" w:space="0" w:color="auto"/>
            <w:right w:val="none" w:sz="0" w:space="0" w:color="auto"/>
          </w:divBdr>
        </w:div>
        <w:div w:id="38019134">
          <w:marLeft w:val="480"/>
          <w:marRight w:val="0"/>
          <w:marTop w:val="0"/>
          <w:marBottom w:val="0"/>
          <w:divBdr>
            <w:top w:val="none" w:sz="0" w:space="0" w:color="auto"/>
            <w:left w:val="none" w:sz="0" w:space="0" w:color="auto"/>
            <w:bottom w:val="none" w:sz="0" w:space="0" w:color="auto"/>
            <w:right w:val="none" w:sz="0" w:space="0" w:color="auto"/>
          </w:divBdr>
        </w:div>
        <w:div w:id="98722063">
          <w:marLeft w:val="480"/>
          <w:marRight w:val="0"/>
          <w:marTop w:val="0"/>
          <w:marBottom w:val="0"/>
          <w:divBdr>
            <w:top w:val="none" w:sz="0" w:space="0" w:color="auto"/>
            <w:left w:val="none" w:sz="0" w:space="0" w:color="auto"/>
            <w:bottom w:val="none" w:sz="0" w:space="0" w:color="auto"/>
            <w:right w:val="none" w:sz="0" w:space="0" w:color="auto"/>
          </w:divBdr>
        </w:div>
        <w:div w:id="102308256">
          <w:marLeft w:val="480"/>
          <w:marRight w:val="0"/>
          <w:marTop w:val="0"/>
          <w:marBottom w:val="0"/>
          <w:divBdr>
            <w:top w:val="none" w:sz="0" w:space="0" w:color="auto"/>
            <w:left w:val="none" w:sz="0" w:space="0" w:color="auto"/>
            <w:bottom w:val="none" w:sz="0" w:space="0" w:color="auto"/>
            <w:right w:val="none" w:sz="0" w:space="0" w:color="auto"/>
          </w:divBdr>
        </w:div>
        <w:div w:id="117376308">
          <w:marLeft w:val="480"/>
          <w:marRight w:val="0"/>
          <w:marTop w:val="0"/>
          <w:marBottom w:val="0"/>
          <w:divBdr>
            <w:top w:val="none" w:sz="0" w:space="0" w:color="auto"/>
            <w:left w:val="none" w:sz="0" w:space="0" w:color="auto"/>
            <w:bottom w:val="none" w:sz="0" w:space="0" w:color="auto"/>
            <w:right w:val="none" w:sz="0" w:space="0" w:color="auto"/>
          </w:divBdr>
        </w:div>
        <w:div w:id="130825105">
          <w:marLeft w:val="480"/>
          <w:marRight w:val="0"/>
          <w:marTop w:val="0"/>
          <w:marBottom w:val="0"/>
          <w:divBdr>
            <w:top w:val="none" w:sz="0" w:space="0" w:color="auto"/>
            <w:left w:val="none" w:sz="0" w:space="0" w:color="auto"/>
            <w:bottom w:val="none" w:sz="0" w:space="0" w:color="auto"/>
            <w:right w:val="none" w:sz="0" w:space="0" w:color="auto"/>
          </w:divBdr>
        </w:div>
        <w:div w:id="158860467">
          <w:marLeft w:val="480"/>
          <w:marRight w:val="0"/>
          <w:marTop w:val="0"/>
          <w:marBottom w:val="0"/>
          <w:divBdr>
            <w:top w:val="none" w:sz="0" w:space="0" w:color="auto"/>
            <w:left w:val="none" w:sz="0" w:space="0" w:color="auto"/>
            <w:bottom w:val="none" w:sz="0" w:space="0" w:color="auto"/>
            <w:right w:val="none" w:sz="0" w:space="0" w:color="auto"/>
          </w:divBdr>
        </w:div>
        <w:div w:id="181554470">
          <w:marLeft w:val="480"/>
          <w:marRight w:val="0"/>
          <w:marTop w:val="0"/>
          <w:marBottom w:val="0"/>
          <w:divBdr>
            <w:top w:val="none" w:sz="0" w:space="0" w:color="auto"/>
            <w:left w:val="none" w:sz="0" w:space="0" w:color="auto"/>
            <w:bottom w:val="none" w:sz="0" w:space="0" w:color="auto"/>
            <w:right w:val="none" w:sz="0" w:space="0" w:color="auto"/>
          </w:divBdr>
        </w:div>
        <w:div w:id="216666826">
          <w:marLeft w:val="480"/>
          <w:marRight w:val="0"/>
          <w:marTop w:val="0"/>
          <w:marBottom w:val="0"/>
          <w:divBdr>
            <w:top w:val="none" w:sz="0" w:space="0" w:color="auto"/>
            <w:left w:val="none" w:sz="0" w:space="0" w:color="auto"/>
            <w:bottom w:val="none" w:sz="0" w:space="0" w:color="auto"/>
            <w:right w:val="none" w:sz="0" w:space="0" w:color="auto"/>
          </w:divBdr>
        </w:div>
        <w:div w:id="228612296">
          <w:marLeft w:val="480"/>
          <w:marRight w:val="0"/>
          <w:marTop w:val="0"/>
          <w:marBottom w:val="0"/>
          <w:divBdr>
            <w:top w:val="none" w:sz="0" w:space="0" w:color="auto"/>
            <w:left w:val="none" w:sz="0" w:space="0" w:color="auto"/>
            <w:bottom w:val="none" w:sz="0" w:space="0" w:color="auto"/>
            <w:right w:val="none" w:sz="0" w:space="0" w:color="auto"/>
          </w:divBdr>
        </w:div>
        <w:div w:id="235675929">
          <w:marLeft w:val="480"/>
          <w:marRight w:val="0"/>
          <w:marTop w:val="0"/>
          <w:marBottom w:val="0"/>
          <w:divBdr>
            <w:top w:val="none" w:sz="0" w:space="0" w:color="auto"/>
            <w:left w:val="none" w:sz="0" w:space="0" w:color="auto"/>
            <w:bottom w:val="none" w:sz="0" w:space="0" w:color="auto"/>
            <w:right w:val="none" w:sz="0" w:space="0" w:color="auto"/>
          </w:divBdr>
        </w:div>
        <w:div w:id="242572509">
          <w:marLeft w:val="480"/>
          <w:marRight w:val="0"/>
          <w:marTop w:val="0"/>
          <w:marBottom w:val="0"/>
          <w:divBdr>
            <w:top w:val="none" w:sz="0" w:space="0" w:color="auto"/>
            <w:left w:val="none" w:sz="0" w:space="0" w:color="auto"/>
            <w:bottom w:val="none" w:sz="0" w:space="0" w:color="auto"/>
            <w:right w:val="none" w:sz="0" w:space="0" w:color="auto"/>
          </w:divBdr>
        </w:div>
        <w:div w:id="305356122">
          <w:marLeft w:val="480"/>
          <w:marRight w:val="0"/>
          <w:marTop w:val="0"/>
          <w:marBottom w:val="0"/>
          <w:divBdr>
            <w:top w:val="none" w:sz="0" w:space="0" w:color="auto"/>
            <w:left w:val="none" w:sz="0" w:space="0" w:color="auto"/>
            <w:bottom w:val="none" w:sz="0" w:space="0" w:color="auto"/>
            <w:right w:val="none" w:sz="0" w:space="0" w:color="auto"/>
          </w:divBdr>
        </w:div>
        <w:div w:id="311565124">
          <w:marLeft w:val="480"/>
          <w:marRight w:val="0"/>
          <w:marTop w:val="0"/>
          <w:marBottom w:val="0"/>
          <w:divBdr>
            <w:top w:val="none" w:sz="0" w:space="0" w:color="auto"/>
            <w:left w:val="none" w:sz="0" w:space="0" w:color="auto"/>
            <w:bottom w:val="none" w:sz="0" w:space="0" w:color="auto"/>
            <w:right w:val="none" w:sz="0" w:space="0" w:color="auto"/>
          </w:divBdr>
        </w:div>
        <w:div w:id="313949286">
          <w:marLeft w:val="480"/>
          <w:marRight w:val="0"/>
          <w:marTop w:val="0"/>
          <w:marBottom w:val="0"/>
          <w:divBdr>
            <w:top w:val="none" w:sz="0" w:space="0" w:color="auto"/>
            <w:left w:val="none" w:sz="0" w:space="0" w:color="auto"/>
            <w:bottom w:val="none" w:sz="0" w:space="0" w:color="auto"/>
            <w:right w:val="none" w:sz="0" w:space="0" w:color="auto"/>
          </w:divBdr>
        </w:div>
        <w:div w:id="346567065">
          <w:marLeft w:val="480"/>
          <w:marRight w:val="0"/>
          <w:marTop w:val="0"/>
          <w:marBottom w:val="0"/>
          <w:divBdr>
            <w:top w:val="none" w:sz="0" w:space="0" w:color="auto"/>
            <w:left w:val="none" w:sz="0" w:space="0" w:color="auto"/>
            <w:bottom w:val="none" w:sz="0" w:space="0" w:color="auto"/>
            <w:right w:val="none" w:sz="0" w:space="0" w:color="auto"/>
          </w:divBdr>
        </w:div>
        <w:div w:id="389501071">
          <w:marLeft w:val="480"/>
          <w:marRight w:val="0"/>
          <w:marTop w:val="0"/>
          <w:marBottom w:val="0"/>
          <w:divBdr>
            <w:top w:val="none" w:sz="0" w:space="0" w:color="auto"/>
            <w:left w:val="none" w:sz="0" w:space="0" w:color="auto"/>
            <w:bottom w:val="none" w:sz="0" w:space="0" w:color="auto"/>
            <w:right w:val="none" w:sz="0" w:space="0" w:color="auto"/>
          </w:divBdr>
        </w:div>
        <w:div w:id="404645984">
          <w:marLeft w:val="480"/>
          <w:marRight w:val="0"/>
          <w:marTop w:val="0"/>
          <w:marBottom w:val="0"/>
          <w:divBdr>
            <w:top w:val="none" w:sz="0" w:space="0" w:color="auto"/>
            <w:left w:val="none" w:sz="0" w:space="0" w:color="auto"/>
            <w:bottom w:val="none" w:sz="0" w:space="0" w:color="auto"/>
            <w:right w:val="none" w:sz="0" w:space="0" w:color="auto"/>
          </w:divBdr>
        </w:div>
        <w:div w:id="456333647">
          <w:marLeft w:val="480"/>
          <w:marRight w:val="0"/>
          <w:marTop w:val="0"/>
          <w:marBottom w:val="0"/>
          <w:divBdr>
            <w:top w:val="none" w:sz="0" w:space="0" w:color="auto"/>
            <w:left w:val="none" w:sz="0" w:space="0" w:color="auto"/>
            <w:bottom w:val="none" w:sz="0" w:space="0" w:color="auto"/>
            <w:right w:val="none" w:sz="0" w:space="0" w:color="auto"/>
          </w:divBdr>
        </w:div>
        <w:div w:id="481695268">
          <w:marLeft w:val="480"/>
          <w:marRight w:val="0"/>
          <w:marTop w:val="0"/>
          <w:marBottom w:val="0"/>
          <w:divBdr>
            <w:top w:val="none" w:sz="0" w:space="0" w:color="auto"/>
            <w:left w:val="none" w:sz="0" w:space="0" w:color="auto"/>
            <w:bottom w:val="none" w:sz="0" w:space="0" w:color="auto"/>
            <w:right w:val="none" w:sz="0" w:space="0" w:color="auto"/>
          </w:divBdr>
        </w:div>
        <w:div w:id="485173580">
          <w:marLeft w:val="480"/>
          <w:marRight w:val="0"/>
          <w:marTop w:val="0"/>
          <w:marBottom w:val="0"/>
          <w:divBdr>
            <w:top w:val="none" w:sz="0" w:space="0" w:color="auto"/>
            <w:left w:val="none" w:sz="0" w:space="0" w:color="auto"/>
            <w:bottom w:val="none" w:sz="0" w:space="0" w:color="auto"/>
            <w:right w:val="none" w:sz="0" w:space="0" w:color="auto"/>
          </w:divBdr>
        </w:div>
        <w:div w:id="495877484">
          <w:marLeft w:val="480"/>
          <w:marRight w:val="0"/>
          <w:marTop w:val="0"/>
          <w:marBottom w:val="0"/>
          <w:divBdr>
            <w:top w:val="none" w:sz="0" w:space="0" w:color="auto"/>
            <w:left w:val="none" w:sz="0" w:space="0" w:color="auto"/>
            <w:bottom w:val="none" w:sz="0" w:space="0" w:color="auto"/>
            <w:right w:val="none" w:sz="0" w:space="0" w:color="auto"/>
          </w:divBdr>
        </w:div>
        <w:div w:id="498812070">
          <w:marLeft w:val="480"/>
          <w:marRight w:val="0"/>
          <w:marTop w:val="0"/>
          <w:marBottom w:val="0"/>
          <w:divBdr>
            <w:top w:val="none" w:sz="0" w:space="0" w:color="auto"/>
            <w:left w:val="none" w:sz="0" w:space="0" w:color="auto"/>
            <w:bottom w:val="none" w:sz="0" w:space="0" w:color="auto"/>
            <w:right w:val="none" w:sz="0" w:space="0" w:color="auto"/>
          </w:divBdr>
        </w:div>
        <w:div w:id="499009399">
          <w:marLeft w:val="480"/>
          <w:marRight w:val="0"/>
          <w:marTop w:val="0"/>
          <w:marBottom w:val="0"/>
          <w:divBdr>
            <w:top w:val="none" w:sz="0" w:space="0" w:color="auto"/>
            <w:left w:val="none" w:sz="0" w:space="0" w:color="auto"/>
            <w:bottom w:val="none" w:sz="0" w:space="0" w:color="auto"/>
            <w:right w:val="none" w:sz="0" w:space="0" w:color="auto"/>
          </w:divBdr>
        </w:div>
        <w:div w:id="561717880">
          <w:marLeft w:val="480"/>
          <w:marRight w:val="0"/>
          <w:marTop w:val="0"/>
          <w:marBottom w:val="0"/>
          <w:divBdr>
            <w:top w:val="none" w:sz="0" w:space="0" w:color="auto"/>
            <w:left w:val="none" w:sz="0" w:space="0" w:color="auto"/>
            <w:bottom w:val="none" w:sz="0" w:space="0" w:color="auto"/>
            <w:right w:val="none" w:sz="0" w:space="0" w:color="auto"/>
          </w:divBdr>
        </w:div>
        <w:div w:id="597492966">
          <w:marLeft w:val="480"/>
          <w:marRight w:val="0"/>
          <w:marTop w:val="0"/>
          <w:marBottom w:val="0"/>
          <w:divBdr>
            <w:top w:val="none" w:sz="0" w:space="0" w:color="auto"/>
            <w:left w:val="none" w:sz="0" w:space="0" w:color="auto"/>
            <w:bottom w:val="none" w:sz="0" w:space="0" w:color="auto"/>
            <w:right w:val="none" w:sz="0" w:space="0" w:color="auto"/>
          </w:divBdr>
        </w:div>
        <w:div w:id="599066240">
          <w:marLeft w:val="480"/>
          <w:marRight w:val="0"/>
          <w:marTop w:val="0"/>
          <w:marBottom w:val="0"/>
          <w:divBdr>
            <w:top w:val="none" w:sz="0" w:space="0" w:color="auto"/>
            <w:left w:val="none" w:sz="0" w:space="0" w:color="auto"/>
            <w:bottom w:val="none" w:sz="0" w:space="0" w:color="auto"/>
            <w:right w:val="none" w:sz="0" w:space="0" w:color="auto"/>
          </w:divBdr>
        </w:div>
        <w:div w:id="604192494">
          <w:marLeft w:val="480"/>
          <w:marRight w:val="0"/>
          <w:marTop w:val="0"/>
          <w:marBottom w:val="0"/>
          <w:divBdr>
            <w:top w:val="none" w:sz="0" w:space="0" w:color="auto"/>
            <w:left w:val="none" w:sz="0" w:space="0" w:color="auto"/>
            <w:bottom w:val="none" w:sz="0" w:space="0" w:color="auto"/>
            <w:right w:val="none" w:sz="0" w:space="0" w:color="auto"/>
          </w:divBdr>
        </w:div>
        <w:div w:id="711460256">
          <w:marLeft w:val="480"/>
          <w:marRight w:val="0"/>
          <w:marTop w:val="0"/>
          <w:marBottom w:val="0"/>
          <w:divBdr>
            <w:top w:val="none" w:sz="0" w:space="0" w:color="auto"/>
            <w:left w:val="none" w:sz="0" w:space="0" w:color="auto"/>
            <w:bottom w:val="none" w:sz="0" w:space="0" w:color="auto"/>
            <w:right w:val="none" w:sz="0" w:space="0" w:color="auto"/>
          </w:divBdr>
        </w:div>
        <w:div w:id="832334725">
          <w:marLeft w:val="480"/>
          <w:marRight w:val="0"/>
          <w:marTop w:val="0"/>
          <w:marBottom w:val="0"/>
          <w:divBdr>
            <w:top w:val="none" w:sz="0" w:space="0" w:color="auto"/>
            <w:left w:val="none" w:sz="0" w:space="0" w:color="auto"/>
            <w:bottom w:val="none" w:sz="0" w:space="0" w:color="auto"/>
            <w:right w:val="none" w:sz="0" w:space="0" w:color="auto"/>
          </w:divBdr>
        </w:div>
        <w:div w:id="833954846">
          <w:marLeft w:val="480"/>
          <w:marRight w:val="0"/>
          <w:marTop w:val="0"/>
          <w:marBottom w:val="0"/>
          <w:divBdr>
            <w:top w:val="none" w:sz="0" w:space="0" w:color="auto"/>
            <w:left w:val="none" w:sz="0" w:space="0" w:color="auto"/>
            <w:bottom w:val="none" w:sz="0" w:space="0" w:color="auto"/>
            <w:right w:val="none" w:sz="0" w:space="0" w:color="auto"/>
          </w:divBdr>
        </w:div>
        <w:div w:id="854881044">
          <w:marLeft w:val="480"/>
          <w:marRight w:val="0"/>
          <w:marTop w:val="0"/>
          <w:marBottom w:val="0"/>
          <w:divBdr>
            <w:top w:val="none" w:sz="0" w:space="0" w:color="auto"/>
            <w:left w:val="none" w:sz="0" w:space="0" w:color="auto"/>
            <w:bottom w:val="none" w:sz="0" w:space="0" w:color="auto"/>
            <w:right w:val="none" w:sz="0" w:space="0" w:color="auto"/>
          </w:divBdr>
        </w:div>
        <w:div w:id="966277368">
          <w:marLeft w:val="480"/>
          <w:marRight w:val="0"/>
          <w:marTop w:val="0"/>
          <w:marBottom w:val="0"/>
          <w:divBdr>
            <w:top w:val="none" w:sz="0" w:space="0" w:color="auto"/>
            <w:left w:val="none" w:sz="0" w:space="0" w:color="auto"/>
            <w:bottom w:val="none" w:sz="0" w:space="0" w:color="auto"/>
            <w:right w:val="none" w:sz="0" w:space="0" w:color="auto"/>
          </w:divBdr>
        </w:div>
        <w:div w:id="986252160">
          <w:marLeft w:val="480"/>
          <w:marRight w:val="0"/>
          <w:marTop w:val="0"/>
          <w:marBottom w:val="0"/>
          <w:divBdr>
            <w:top w:val="none" w:sz="0" w:space="0" w:color="auto"/>
            <w:left w:val="none" w:sz="0" w:space="0" w:color="auto"/>
            <w:bottom w:val="none" w:sz="0" w:space="0" w:color="auto"/>
            <w:right w:val="none" w:sz="0" w:space="0" w:color="auto"/>
          </w:divBdr>
        </w:div>
        <w:div w:id="1005982566">
          <w:marLeft w:val="480"/>
          <w:marRight w:val="0"/>
          <w:marTop w:val="0"/>
          <w:marBottom w:val="0"/>
          <w:divBdr>
            <w:top w:val="none" w:sz="0" w:space="0" w:color="auto"/>
            <w:left w:val="none" w:sz="0" w:space="0" w:color="auto"/>
            <w:bottom w:val="none" w:sz="0" w:space="0" w:color="auto"/>
            <w:right w:val="none" w:sz="0" w:space="0" w:color="auto"/>
          </w:divBdr>
        </w:div>
        <w:div w:id="1012341824">
          <w:marLeft w:val="480"/>
          <w:marRight w:val="0"/>
          <w:marTop w:val="0"/>
          <w:marBottom w:val="0"/>
          <w:divBdr>
            <w:top w:val="none" w:sz="0" w:space="0" w:color="auto"/>
            <w:left w:val="none" w:sz="0" w:space="0" w:color="auto"/>
            <w:bottom w:val="none" w:sz="0" w:space="0" w:color="auto"/>
            <w:right w:val="none" w:sz="0" w:space="0" w:color="auto"/>
          </w:divBdr>
        </w:div>
        <w:div w:id="1015767979">
          <w:marLeft w:val="480"/>
          <w:marRight w:val="0"/>
          <w:marTop w:val="0"/>
          <w:marBottom w:val="0"/>
          <w:divBdr>
            <w:top w:val="none" w:sz="0" w:space="0" w:color="auto"/>
            <w:left w:val="none" w:sz="0" w:space="0" w:color="auto"/>
            <w:bottom w:val="none" w:sz="0" w:space="0" w:color="auto"/>
            <w:right w:val="none" w:sz="0" w:space="0" w:color="auto"/>
          </w:divBdr>
        </w:div>
        <w:div w:id="1024788206">
          <w:marLeft w:val="480"/>
          <w:marRight w:val="0"/>
          <w:marTop w:val="0"/>
          <w:marBottom w:val="0"/>
          <w:divBdr>
            <w:top w:val="none" w:sz="0" w:space="0" w:color="auto"/>
            <w:left w:val="none" w:sz="0" w:space="0" w:color="auto"/>
            <w:bottom w:val="none" w:sz="0" w:space="0" w:color="auto"/>
            <w:right w:val="none" w:sz="0" w:space="0" w:color="auto"/>
          </w:divBdr>
        </w:div>
        <w:div w:id="1025446269">
          <w:marLeft w:val="480"/>
          <w:marRight w:val="0"/>
          <w:marTop w:val="0"/>
          <w:marBottom w:val="0"/>
          <w:divBdr>
            <w:top w:val="none" w:sz="0" w:space="0" w:color="auto"/>
            <w:left w:val="none" w:sz="0" w:space="0" w:color="auto"/>
            <w:bottom w:val="none" w:sz="0" w:space="0" w:color="auto"/>
            <w:right w:val="none" w:sz="0" w:space="0" w:color="auto"/>
          </w:divBdr>
        </w:div>
        <w:div w:id="1126922936">
          <w:marLeft w:val="480"/>
          <w:marRight w:val="0"/>
          <w:marTop w:val="0"/>
          <w:marBottom w:val="0"/>
          <w:divBdr>
            <w:top w:val="none" w:sz="0" w:space="0" w:color="auto"/>
            <w:left w:val="none" w:sz="0" w:space="0" w:color="auto"/>
            <w:bottom w:val="none" w:sz="0" w:space="0" w:color="auto"/>
            <w:right w:val="none" w:sz="0" w:space="0" w:color="auto"/>
          </w:divBdr>
        </w:div>
        <w:div w:id="1136871560">
          <w:marLeft w:val="480"/>
          <w:marRight w:val="0"/>
          <w:marTop w:val="0"/>
          <w:marBottom w:val="0"/>
          <w:divBdr>
            <w:top w:val="none" w:sz="0" w:space="0" w:color="auto"/>
            <w:left w:val="none" w:sz="0" w:space="0" w:color="auto"/>
            <w:bottom w:val="none" w:sz="0" w:space="0" w:color="auto"/>
            <w:right w:val="none" w:sz="0" w:space="0" w:color="auto"/>
          </w:divBdr>
        </w:div>
        <w:div w:id="1141725661">
          <w:marLeft w:val="480"/>
          <w:marRight w:val="0"/>
          <w:marTop w:val="0"/>
          <w:marBottom w:val="0"/>
          <w:divBdr>
            <w:top w:val="none" w:sz="0" w:space="0" w:color="auto"/>
            <w:left w:val="none" w:sz="0" w:space="0" w:color="auto"/>
            <w:bottom w:val="none" w:sz="0" w:space="0" w:color="auto"/>
            <w:right w:val="none" w:sz="0" w:space="0" w:color="auto"/>
          </w:divBdr>
        </w:div>
        <w:div w:id="1183082702">
          <w:marLeft w:val="480"/>
          <w:marRight w:val="0"/>
          <w:marTop w:val="0"/>
          <w:marBottom w:val="0"/>
          <w:divBdr>
            <w:top w:val="none" w:sz="0" w:space="0" w:color="auto"/>
            <w:left w:val="none" w:sz="0" w:space="0" w:color="auto"/>
            <w:bottom w:val="none" w:sz="0" w:space="0" w:color="auto"/>
            <w:right w:val="none" w:sz="0" w:space="0" w:color="auto"/>
          </w:divBdr>
        </w:div>
        <w:div w:id="1193494228">
          <w:marLeft w:val="480"/>
          <w:marRight w:val="0"/>
          <w:marTop w:val="0"/>
          <w:marBottom w:val="0"/>
          <w:divBdr>
            <w:top w:val="none" w:sz="0" w:space="0" w:color="auto"/>
            <w:left w:val="none" w:sz="0" w:space="0" w:color="auto"/>
            <w:bottom w:val="none" w:sz="0" w:space="0" w:color="auto"/>
            <w:right w:val="none" w:sz="0" w:space="0" w:color="auto"/>
          </w:divBdr>
        </w:div>
        <w:div w:id="1224868999">
          <w:marLeft w:val="480"/>
          <w:marRight w:val="0"/>
          <w:marTop w:val="0"/>
          <w:marBottom w:val="0"/>
          <w:divBdr>
            <w:top w:val="none" w:sz="0" w:space="0" w:color="auto"/>
            <w:left w:val="none" w:sz="0" w:space="0" w:color="auto"/>
            <w:bottom w:val="none" w:sz="0" w:space="0" w:color="auto"/>
            <w:right w:val="none" w:sz="0" w:space="0" w:color="auto"/>
          </w:divBdr>
        </w:div>
        <w:div w:id="1325091050">
          <w:marLeft w:val="480"/>
          <w:marRight w:val="0"/>
          <w:marTop w:val="0"/>
          <w:marBottom w:val="0"/>
          <w:divBdr>
            <w:top w:val="none" w:sz="0" w:space="0" w:color="auto"/>
            <w:left w:val="none" w:sz="0" w:space="0" w:color="auto"/>
            <w:bottom w:val="none" w:sz="0" w:space="0" w:color="auto"/>
            <w:right w:val="none" w:sz="0" w:space="0" w:color="auto"/>
          </w:divBdr>
        </w:div>
        <w:div w:id="1357193039">
          <w:marLeft w:val="480"/>
          <w:marRight w:val="0"/>
          <w:marTop w:val="0"/>
          <w:marBottom w:val="0"/>
          <w:divBdr>
            <w:top w:val="none" w:sz="0" w:space="0" w:color="auto"/>
            <w:left w:val="none" w:sz="0" w:space="0" w:color="auto"/>
            <w:bottom w:val="none" w:sz="0" w:space="0" w:color="auto"/>
            <w:right w:val="none" w:sz="0" w:space="0" w:color="auto"/>
          </w:divBdr>
        </w:div>
        <w:div w:id="1396850705">
          <w:marLeft w:val="480"/>
          <w:marRight w:val="0"/>
          <w:marTop w:val="0"/>
          <w:marBottom w:val="0"/>
          <w:divBdr>
            <w:top w:val="none" w:sz="0" w:space="0" w:color="auto"/>
            <w:left w:val="none" w:sz="0" w:space="0" w:color="auto"/>
            <w:bottom w:val="none" w:sz="0" w:space="0" w:color="auto"/>
            <w:right w:val="none" w:sz="0" w:space="0" w:color="auto"/>
          </w:divBdr>
        </w:div>
        <w:div w:id="1438214953">
          <w:marLeft w:val="480"/>
          <w:marRight w:val="0"/>
          <w:marTop w:val="0"/>
          <w:marBottom w:val="0"/>
          <w:divBdr>
            <w:top w:val="none" w:sz="0" w:space="0" w:color="auto"/>
            <w:left w:val="none" w:sz="0" w:space="0" w:color="auto"/>
            <w:bottom w:val="none" w:sz="0" w:space="0" w:color="auto"/>
            <w:right w:val="none" w:sz="0" w:space="0" w:color="auto"/>
          </w:divBdr>
        </w:div>
        <w:div w:id="1470170771">
          <w:marLeft w:val="480"/>
          <w:marRight w:val="0"/>
          <w:marTop w:val="0"/>
          <w:marBottom w:val="0"/>
          <w:divBdr>
            <w:top w:val="none" w:sz="0" w:space="0" w:color="auto"/>
            <w:left w:val="none" w:sz="0" w:space="0" w:color="auto"/>
            <w:bottom w:val="none" w:sz="0" w:space="0" w:color="auto"/>
            <w:right w:val="none" w:sz="0" w:space="0" w:color="auto"/>
          </w:divBdr>
        </w:div>
        <w:div w:id="1477068652">
          <w:marLeft w:val="480"/>
          <w:marRight w:val="0"/>
          <w:marTop w:val="0"/>
          <w:marBottom w:val="0"/>
          <w:divBdr>
            <w:top w:val="none" w:sz="0" w:space="0" w:color="auto"/>
            <w:left w:val="none" w:sz="0" w:space="0" w:color="auto"/>
            <w:bottom w:val="none" w:sz="0" w:space="0" w:color="auto"/>
            <w:right w:val="none" w:sz="0" w:space="0" w:color="auto"/>
          </w:divBdr>
        </w:div>
        <w:div w:id="1490516724">
          <w:marLeft w:val="480"/>
          <w:marRight w:val="0"/>
          <w:marTop w:val="0"/>
          <w:marBottom w:val="0"/>
          <w:divBdr>
            <w:top w:val="none" w:sz="0" w:space="0" w:color="auto"/>
            <w:left w:val="none" w:sz="0" w:space="0" w:color="auto"/>
            <w:bottom w:val="none" w:sz="0" w:space="0" w:color="auto"/>
            <w:right w:val="none" w:sz="0" w:space="0" w:color="auto"/>
          </w:divBdr>
        </w:div>
        <w:div w:id="1517160304">
          <w:marLeft w:val="480"/>
          <w:marRight w:val="0"/>
          <w:marTop w:val="0"/>
          <w:marBottom w:val="0"/>
          <w:divBdr>
            <w:top w:val="none" w:sz="0" w:space="0" w:color="auto"/>
            <w:left w:val="none" w:sz="0" w:space="0" w:color="auto"/>
            <w:bottom w:val="none" w:sz="0" w:space="0" w:color="auto"/>
            <w:right w:val="none" w:sz="0" w:space="0" w:color="auto"/>
          </w:divBdr>
        </w:div>
        <w:div w:id="1545212228">
          <w:marLeft w:val="480"/>
          <w:marRight w:val="0"/>
          <w:marTop w:val="0"/>
          <w:marBottom w:val="0"/>
          <w:divBdr>
            <w:top w:val="none" w:sz="0" w:space="0" w:color="auto"/>
            <w:left w:val="none" w:sz="0" w:space="0" w:color="auto"/>
            <w:bottom w:val="none" w:sz="0" w:space="0" w:color="auto"/>
            <w:right w:val="none" w:sz="0" w:space="0" w:color="auto"/>
          </w:divBdr>
        </w:div>
        <w:div w:id="1565991686">
          <w:marLeft w:val="480"/>
          <w:marRight w:val="0"/>
          <w:marTop w:val="0"/>
          <w:marBottom w:val="0"/>
          <w:divBdr>
            <w:top w:val="none" w:sz="0" w:space="0" w:color="auto"/>
            <w:left w:val="none" w:sz="0" w:space="0" w:color="auto"/>
            <w:bottom w:val="none" w:sz="0" w:space="0" w:color="auto"/>
            <w:right w:val="none" w:sz="0" w:space="0" w:color="auto"/>
          </w:divBdr>
        </w:div>
        <w:div w:id="1571378219">
          <w:marLeft w:val="480"/>
          <w:marRight w:val="0"/>
          <w:marTop w:val="0"/>
          <w:marBottom w:val="0"/>
          <w:divBdr>
            <w:top w:val="none" w:sz="0" w:space="0" w:color="auto"/>
            <w:left w:val="none" w:sz="0" w:space="0" w:color="auto"/>
            <w:bottom w:val="none" w:sz="0" w:space="0" w:color="auto"/>
            <w:right w:val="none" w:sz="0" w:space="0" w:color="auto"/>
          </w:divBdr>
        </w:div>
        <w:div w:id="1621380671">
          <w:marLeft w:val="480"/>
          <w:marRight w:val="0"/>
          <w:marTop w:val="0"/>
          <w:marBottom w:val="0"/>
          <w:divBdr>
            <w:top w:val="none" w:sz="0" w:space="0" w:color="auto"/>
            <w:left w:val="none" w:sz="0" w:space="0" w:color="auto"/>
            <w:bottom w:val="none" w:sz="0" w:space="0" w:color="auto"/>
            <w:right w:val="none" w:sz="0" w:space="0" w:color="auto"/>
          </w:divBdr>
        </w:div>
        <w:div w:id="1633362282">
          <w:marLeft w:val="480"/>
          <w:marRight w:val="0"/>
          <w:marTop w:val="0"/>
          <w:marBottom w:val="0"/>
          <w:divBdr>
            <w:top w:val="none" w:sz="0" w:space="0" w:color="auto"/>
            <w:left w:val="none" w:sz="0" w:space="0" w:color="auto"/>
            <w:bottom w:val="none" w:sz="0" w:space="0" w:color="auto"/>
            <w:right w:val="none" w:sz="0" w:space="0" w:color="auto"/>
          </w:divBdr>
        </w:div>
        <w:div w:id="1640762351">
          <w:marLeft w:val="480"/>
          <w:marRight w:val="0"/>
          <w:marTop w:val="0"/>
          <w:marBottom w:val="0"/>
          <w:divBdr>
            <w:top w:val="none" w:sz="0" w:space="0" w:color="auto"/>
            <w:left w:val="none" w:sz="0" w:space="0" w:color="auto"/>
            <w:bottom w:val="none" w:sz="0" w:space="0" w:color="auto"/>
            <w:right w:val="none" w:sz="0" w:space="0" w:color="auto"/>
          </w:divBdr>
        </w:div>
        <w:div w:id="1650674748">
          <w:marLeft w:val="480"/>
          <w:marRight w:val="0"/>
          <w:marTop w:val="0"/>
          <w:marBottom w:val="0"/>
          <w:divBdr>
            <w:top w:val="none" w:sz="0" w:space="0" w:color="auto"/>
            <w:left w:val="none" w:sz="0" w:space="0" w:color="auto"/>
            <w:bottom w:val="none" w:sz="0" w:space="0" w:color="auto"/>
            <w:right w:val="none" w:sz="0" w:space="0" w:color="auto"/>
          </w:divBdr>
        </w:div>
        <w:div w:id="1759445936">
          <w:marLeft w:val="480"/>
          <w:marRight w:val="0"/>
          <w:marTop w:val="0"/>
          <w:marBottom w:val="0"/>
          <w:divBdr>
            <w:top w:val="none" w:sz="0" w:space="0" w:color="auto"/>
            <w:left w:val="none" w:sz="0" w:space="0" w:color="auto"/>
            <w:bottom w:val="none" w:sz="0" w:space="0" w:color="auto"/>
            <w:right w:val="none" w:sz="0" w:space="0" w:color="auto"/>
          </w:divBdr>
        </w:div>
        <w:div w:id="1773891138">
          <w:marLeft w:val="480"/>
          <w:marRight w:val="0"/>
          <w:marTop w:val="0"/>
          <w:marBottom w:val="0"/>
          <w:divBdr>
            <w:top w:val="none" w:sz="0" w:space="0" w:color="auto"/>
            <w:left w:val="none" w:sz="0" w:space="0" w:color="auto"/>
            <w:bottom w:val="none" w:sz="0" w:space="0" w:color="auto"/>
            <w:right w:val="none" w:sz="0" w:space="0" w:color="auto"/>
          </w:divBdr>
        </w:div>
        <w:div w:id="1794446967">
          <w:marLeft w:val="480"/>
          <w:marRight w:val="0"/>
          <w:marTop w:val="0"/>
          <w:marBottom w:val="0"/>
          <w:divBdr>
            <w:top w:val="none" w:sz="0" w:space="0" w:color="auto"/>
            <w:left w:val="none" w:sz="0" w:space="0" w:color="auto"/>
            <w:bottom w:val="none" w:sz="0" w:space="0" w:color="auto"/>
            <w:right w:val="none" w:sz="0" w:space="0" w:color="auto"/>
          </w:divBdr>
        </w:div>
        <w:div w:id="1796100692">
          <w:marLeft w:val="480"/>
          <w:marRight w:val="0"/>
          <w:marTop w:val="0"/>
          <w:marBottom w:val="0"/>
          <w:divBdr>
            <w:top w:val="none" w:sz="0" w:space="0" w:color="auto"/>
            <w:left w:val="none" w:sz="0" w:space="0" w:color="auto"/>
            <w:bottom w:val="none" w:sz="0" w:space="0" w:color="auto"/>
            <w:right w:val="none" w:sz="0" w:space="0" w:color="auto"/>
          </w:divBdr>
        </w:div>
        <w:div w:id="1798642897">
          <w:marLeft w:val="480"/>
          <w:marRight w:val="0"/>
          <w:marTop w:val="0"/>
          <w:marBottom w:val="0"/>
          <w:divBdr>
            <w:top w:val="none" w:sz="0" w:space="0" w:color="auto"/>
            <w:left w:val="none" w:sz="0" w:space="0" w:color="auto"/>
            <w:bottom w:val="none" w:sz="0" w:space="0" w:color="auto"/>
            <w:right w:val="none" w:sz="0" w:space="0" w:color="auto"/>
          </w:divBdr>
        </w:div>
        <w:div w:id="1839686042">
          <w:marLeft w:val="480"/>
          <w:marRight w:val="0"/>
          <w:marTop w:val="0"/>
          <w:marBottom w:val="0"/>
          <w:divBdr>
            <w:top w:val="none" w:sz="0" w:space="0" w:color="auto"/>
            <w:left w:val="none" w:sz="0" w:space="0" w:color="auto"/>
            <w:bottom w:val="none" w:sz="0" w:space="0" w:color="auto"/>
            <w:right w:val="none" w:sz="0" w:space="0" w:color="auto"/>
          </w:divBdr>
        </w:div>
        <w:div w:id="1874418106">
          <w:marLeft w:val="480"/>
          <w:marRight w:val="0"/>
          <w:marTop w:val="0"/>
          <w:marBottom w:val="0"/>
          <w:divBdr>
            <w:top w:val="none" w:sz="0" w:space="0" w:color="auto"/>
            <w:left w:val="none" w:sz="0" w:space="0" w:color="auto"/>
            <w:bottom w:val="none" w:sz="0" w:space="0" w:color="auto"/>
            <w:right w:val="none" w:sz="0" w:space="0" w:color="auto"/>
          </w:divBdr>
        </w:div>
        <w:div w:id="1923365885">
          <w:marLeft w:val="480"/>
          <w:marRight w:val="0"/>
          <w:marTop w:val="0"/>
          <w:marBottom w:val="0"/>
          <w:divBdr>
            <w:top w:val="none" w:sz="0" w:space="0" w:color="auto"/>
            <w:left w:val="none" w:sz="0" w:space="0" w:color="auto"/>
            <w:bottom w:val="none" w:sz="0" w:space="0" w:color="auto"/>
            <w:right w:val="none" w:sz="0" w:space="0" w:color="auto"/>
          </w:divBdr>
        </w:div>
        <w:div w:id="1941915584">
          <w:marLeft w:val="480"/>
          <w:marRight w:val="0"/>
          <w:marTop w:val="0"/>
          <w:marBottom w:val="0"/>
          <w:divBdr>
            <w:top w:val="none" w:sz="0" w:space="0" w:color="auto"/>
            <w:left w:val="none" w:sz="0" w:space="0" w:color="auto"/>
            <w:bottom w:val="none" w:sz="0" w:space="0" w:color="auto"/>
            <w:right w:val="none" w:sz="0" w:space="0" w:color="auto"/>
          </w:divBdr>
        </w:div>
        <w:div w:id="1978224576">
          <w:marLeft w:val="480"/>
          <w:marRight w:val="0"/>
          <w:marTop w:val="0"/>
          <w:marBottom w:val="0"/>
          <w:divBdr>
            <w:top w:val="none" w:sz="0" w:space="0" w:color="auto"/>
            <w:left w:val="none" w:sz="0" w:space="0" w:color="auto"/>
            <w:bottom w:val="none" w:sz="0" w:space="0" w:color="auto"/>
            <w:right w:val="none" w:sz="0" w:space="0" w:color="auto"/>
          </w:divBdr>
        </w:div>
        <w:div w:id="1978484036">
          <w:marLeft w:val="480"/>
          <w:marRight w:val="0"/>
          <w:marTop w:val="0"/>
          <w:marBottom w:val="0"/>
          <w:divBdr>
            <w:top w:val="none" w:sz="0" w:space="0" w:color="auto"/>
            <w:left w:val="none" w:sz="0" w:space="0" w:color="auto"/>
            <w:bottom w:val="none" w:sz="0" w:space="0" w:color="auto"/>
            <w:right w:val="none" w:sz="0" w:space="0" w:color="auto"/>
          </w:divBdr>
        </w:div>
        <w:div w:id="1983926852">
          <w:marLeft w:val="480"/>
          <w:marRight w:val="0"/>
          <w:marTop w:val="0"/>
          <w:marBottom w:val="0"/>
          <w:divBdr>
            <w:top w:val="none" w:sz="0" w:space="0" w:color="auto"/>
            <w:left w:val="none" w:sz="0" w:space="0" w:color="auto"/>
            <w:bottom w:val="none" w:sz="0" w:space="0" w:color="auto"/>
            <w:right w:val="none" w:sz="0" w:space="0" w:color="auto"/>
          </w:divBdr>
        </w:div>
        <w:div w:id="2000571641">
          <w:marLeft w:val="480"/>
          <w:marRight w:val="0"/>
          <w:marTop w:val="0"/>
          <w:marBottom w:val="0"/>
          <w:divBdr>
            <w:top w:val="none" w:sz="0" w:space="0" w:color="auto"/>
            <w:left w:val="none" w:sz="0" w:space="0" w:color="auto"/>
            <w:bottom w:val="none" w:sz="0" w:space="0" w:color="auto"/>
            <w:right w:val="none" w:sz="0" w:space="0" w:color="auto"/>
          </w:divBdr>
        </w:div>
        <w:div w:id="2078437862">
          <w:marLeft w:val="480"/>
          <w:marRight w:val="0"/>
          <w:marTop w:val="0"/>
          <w:marBottom w:val="0"/>
          <w:divBdr>
            <w:top w:val="none" w:sz="0" w:space="0" w:color="auto"/>
            <w:left w:val="none" w:sz="0" w:space="0" w:color="auto"/>
            <w:bottom w:val="none" w:sz="0" w:space="0" w:color="auto"/>
            <w:right w:val="none" w:sz="0" w:space="0" w:color="auto"/>
          </w:divBdr>
        </w:div>
        <w:div w:id="2112503012">
          <w:marLeft w:val="480"/>
          <w:marRight w:val="0"/>
          <w:marTop w:val="0"/>
          <w:marBottom w:val="0"/>
          <w:divBdr>
            <w:top w:val="none" w:sz="0" w:space="0" w:color="auto"/>
            <w:left w:val="none" w:sz="0" w:space="0" w:color="auto"/>
            <w:bottom w:val="none" w:sz="0" w:space="0" w:color="auto"/>
            <w:right w:val="none" w:sz="0" w:space="0" w:color="auto"/>
          </w:divBdr>
        </w:div>
      </w:divsChild>
    </w:div>
    <w:div w:id="1073047888">
      <w:bodyDiv w:val="1"/>
      <w:marLeft w:val="0"/>
      <w:marRight w:val="0"/>
      <w:marTop w:val="0"/>
      <w:marBottom w:val="0"/>
      <w:divBdr>
        <w:top w:val="none" w:sz="0" w:space="0" w:color="auto"/>
        <w:left w:val="none" w:sz="0" w:space="0" w:color="auto"/>
        <w:bottom w:val="none" w:sz="0" w:space="0" w:color="auto"/>
        <w:right w:val="none" w:sz="0" w:space="0" w:color="auto"/>
      </w:divBdr>
      <w:divsChild>
        <w:div w:id="1632708428">
          <w:marLeft w:val="480"/>
          <w:marRight w:val="0"/>
          <w:marTop w:val="0"/>
          <w:marBottom w:val="0"/>
          <w:divBdr>
            <w:top w:val="none" w:sz="0" w:space="0" w:color="auto"/>
            <w:left w:val="none" w:sz="0" w:space="0" w:color="auto"/>
            <w:bottom w:val="none" w:sz="0" w:space="0" w:color="auto"/>
            <w:right w:val="none" w:sz="0" w:space="0" w:color="auto"/>
          </w:divBdr>
        </w:div>
        <w:div w:id="770249154">
          <w:marLeft w:val="480"/>
          <w:marRight w:val="0"/>
          <w:marTop w:val="0"/>
          <w:marBottom w:val="0"/>
          <w:divBdr>
            <w:top w:val="none" w:sz="0" w:space="0" w:color="auto"/>
            <w:left w:val="none" w:sz="0" w:space="0" w:color="auto"/>
            <w:bottom w:val="none" w:sz="0" w:space="0" w:color="auto"/>
            <w:right w:val="none" w:sz="0" w:space="0" w:color="auto"/>
          </w:divBdr>
        </w:div>
        <w:div w:id="1314524516">
          <w:marLeft w:val="480"/>
          <w:marRight w:val="0"/>
          <w:marTop w:val="0"/>
          <w:marBottom w:val="0"/>
          <w:divBdr>
            <w:top w:val="none" w:sz="0" w:space="0" w:color="auto"/>
            <w:left w:val="none" w:sz="0" w:space="0" w:color="auto"/>
            <w:bottom w:val="none" w:sz="0" w:space="0" w:color="auto"/>
            <w:right w:val="none" w:sz="0" w:space="0" w:color="auto"/>
          </w:divBdr>
        </w:div>
        <w:div w:id="780027142">
          <w:marLeft w:val="480"/>
          <w:marRight w:val="0"/>
          <w:marTop w:val="0"/>
          <w:marBottom w:val="0"/>
          <w:divBdr>
            <w:top w:val="none" w:sz="0" w:space="0" w:color="auto"/>
            <w:left w:val="none" w:sz="0" w:space="0" w:color="auto"/>
            <w:bottom w:val="none" w:sz="0" w:space="0" w:color="auto"/>
            <w:right w:val="none" w:sz="0" w:space="0" w:color="auto"/>
          </w:divBdr>
        </w:div>
        <w:div w:id="18508488">
          <w:marLeft w:val="480"/>
          <w:marRight w:val="0"/>
          <w:marTop w:val="0"/>
          <w:marBottom w:val="0"/>
          <w:divBdr>
            <w:top w:val="none" w:sz="0" w:space="0" w:color="auto"/>
            <w:left w:val="none" w:sz="0" w:space="0" w:color="auto"/>
            <w:bottom w:val="none" w:sz="0" w:space="0" w:color="auto"/>
            <w:right w:val="none" w:sz="0" w:space="0" w:color="auto"/>
          </w:divBdr>
        </w:div>
        <w:div w:id="367145454">
          <w:marLeft w:val="480"/>
          <w:marRight w:val="0"/>
          <w:marTop w:val="0"/>
          <w:marBottom w:val="0"/>
          <w:divBdr>
            <w:top w:val="none" w:sz="0" w:space="0" w:color="auto"/>
            <w:left w:val="none" w:sz="0" w:space="0" w:color="auto"/>
            <w:bottom w:val="none" w:sz="0" w:space="0" w:color="auto"/>
            <w:right w:val="none" w:sz="0" w:space="0" w:color="auto"/>
          </w:divBdr>
        </w:div>
        <w:div w:id="419105444">
          <w:marLeft w:val="480"/>
          <w:marRight w:val="0"/>
          <w:marTop w:val="0"/>
          <w:marBottom w:val="0"/>
          <w:divBdr>
            <w:top w:val="none" w:sz="0" w:space="0" w:color="auto"/>
            <w:left w:val="none" w:sz="0" w:space="0" w:color="auto"/>
            <w:bottom w:val="none" w:sz="0" w:space="0" w:color="auto"/>
            <w:right w:val="none" w:sz="0" w:space="0" w:color="auto"/>
          </w:divBdr>
        </w:div>
        <w:div w:id="903225649">
          <w:marLeft w:val="480"/>
          <w:marRight w:val="0"/>
          <w:marTop w:val="0"/>
          <w:marBottom w:val="0"/>
          <w:divBdr>
            <w:top w:val="none" w:sz="0" w:space="0" w:color="auto"/>
            <w:left w:val="none" w:sz="0" w:space="0" w:color="auto"/>
            <w:bottom w:val="none" w:sz="0" w:space="0" w:color="auto"/>
            <w:right w:val="none" w:sz="0" w:space="0" w:color="auto"/>
          </w:divBdr>
        </w:div>
        <w:div w:id="1733192245">
          <w:marLeft w:val="480"/>
          <w:marRight w:val="0"/>
          <w:marTop w:val="0"/>
          <w:marBottom w:val="0"/>
          <w:divBdr>
            <w:top w:val="none" w:sz="0" w:space="0" w:color="auto"/>
            <w:left w:val="none" w:sz="0" w:space="0" w:color="auto"/>
            <w:bottom w:val="none" w:sz="0" w:space="0" w:color="auto"/>
            <w:right w:val="none" w:sz="0" w:space="0" w:color="auto"/>
          </w:divBdr>
        </w:div>
        <w:div w:id="487210103">
          <w:marLeft w:val="480"/>
          <w:marRight w:val="0"/>
          <w:marTop w:val="0"/>
          <w:marBottom w:val="0"/>
          <w:divBdr>
            <w:top w:val="none" w:sz="0" w:space="0" w:color="auto"/>
            <w:left w:val="none" w:sz="0" w:space="0" w:color="auto"/>
            <w:bottom w:val="none" w:sz="0" w:space="0" w:color="auto"/>
            <w:right w:val="none" w:sz="0" w:space="0" w:color="auto"/>
          </w:divBdr>
        </w:div>
        <w:div w:id="1280717884">
          <w:marLeft w:val="480"/>
          <w:marRight w:val="0"/>
          <w:marTop w:val="0"/>
          <w:marBottom w:val="0"/>
          <w:divBdr>
            <w:top w:val="none" w:sz="0" w:space="0" w:color="auto"/>
            <w:left w:val="none" w:sz="0" w:space="0" w:color="auto"/>
            <w:bottom w:val="none" w:sz="0" w:space="0" w:color="auto"/>
            <w:right w:val="none" w:sz="0" w:space="0" w:color="auto"/>
          </w:divBdr>
        </w:div>
        <w:div w:id="1920820887">
          <w:marLeft w:val="480"/>
          <w:marRight w:val="0"/>
          <w:marTop w:val="0"/>
          <w:marBottom w:val="0"/>
          <w:divBdr>
            <w:top w:val="none" w:sz="0" w:space="0" w:color="auto"/>
            <w:left w:val="none" w:sz="0" w:space="0" w:color="auto"/>
            <w:bottom w:val="none" w:sz="0" w:space="0" w:color="auto"/>
            <w:right w:val="none" w:sz="0" w:space="0" w:color="auto"/>
          </w:divBdr>
        </w:div>
        <w:div w:id="1311980329">
          <w:marLeft w:val="480"/>
          <w:marRight w:val="0"/>
          <w:marTop w:val="0"/>
          <w:marBottom w:val="0"/>
          <w:divBdr>
            <w:top w:val="none" w:sz="0" w:space="0" w:color="auto"/>
            <w:left w:val="none" w:sz="0" w:space="0" w:color="auto"/>
            <w:bottom w:val="none" w:sz="0" w:space="0" w:color="auto"/>
            <w:right w:val="none" w:sz="0" w:space="0" w:color="auto"/>
          </w:divBdr>
        </w:div>
        <w:div w:id="500047373">
          <w:marLeft w:val="480"/>
          <w:marRight w:val="0"/>
          <w:marTop w:val="0"/>
          <w:marBottom w:val="0"/>
          <w:divBdr>
            <w:top w:val="none" w:sz="0" w:space="0" w:color="auto"/>
            <w:left w:val="none" w:sz="0" w:space="0" w:color="auto"/>
            <w:bottom w:val="none" w:sz="0" w:space="0" w:color="auto"/>
            <w:right w:val="none" w:sz="0" w:space="0" w:color="auto"/>
          </w:divBdr>
        </w:div>
        <w:div w:id="1497110641">
          <w:marLeft w:val="480"/>
          <w:marRight w:val="0"/>
          <w:marTop w:val="0"/>
          <w:marBottom w:val="0"/>
          <w:divBdr>
            <w:top w:val="none" w:sz="0" w:space="0" w:color="auto"/>
            <w:left w:val="none" w:sz="0" w:space="0" w:color="auto"/>
            <w:bottom w:val="none" w:sz="0" w:space="0" w:color="auto"/>
            <w:right w:val="none" w:sz="0" w:space="0" w:color="auto"/>
          </w:divBdr>
        </w:div>
        <w:div w:id="1178959540">
          <w:marLeft w:val="480"/>
          <w:marRight w:val="0"/>
          <w:marTop w:val="0"/>
          <w:marBottom w:val="0"/>
          <w:divBdr>
            <w:top w:val="none" w:sz="0" w:space="0" w:color="auto"/>
            <w:left w:val="none" w:sz="0" w:space="0" w:color="auto"/>
            <w:bottom w:val="none" w:sz="0" w:space="0" w:color="auto"/>
            <w:right w:val="none" w:sz="0" w:space="0" w:color="auto"/>
          </w:divBdr>
        </w:div>
        <w:div w:id="1742436318">
          <w:marLeft w:val="480"/>
          <w:marRight w:val="0"/>
          <w:marTop w:val="0"/>
          <w:marBottom w:val="0"/>
          <w:divBdr>
            <w:top w:val="none" w:sz="0" w:space="0" w:color="auto"/>
            <w:left w:val="none" w:sz="0" w:space="0" w:color="auto"/>
            <w:bottom w:val="none" w:sz="0" w:space="0" w:color="auto"/>
            <w:right w:val="none" w:sz="0" w:space="0" w:color="auto"/>
          </w:divBdr>
        </w:div>
        <w:div w:id="830104308">
          <w:marLeft w:val="480"/>
          <w:marRight w:val="0"/>
          <w:marTop w:val="0"/>
          <w:marBottom w:val="0"/>
          <w:divBdr>
            <w:top w:val="none" w:sz="0" w:space="0" w:color="auto"/>
            <w:left w:val="none" w:sz="0" w:space="0" w:color="auto"/>
            <w:bottom w:val="none" w:sz="0" w:space="0" w:color="auto"/>
            <w:right w:val="none" w:sz="0" w:space="0" w:color="auto"/>
          </w:divBdr>
        </w:div>
        <w:div w:id="1609386302">
          <w:marLeft w:val="480"/>
          <w:marRight w:val="0"/>
          <w:marTop w:val="0"/>
          <w:marBottom w:val="0"/>
          <w:divBdr>
            <w:top w:val="none" w:sz="0" w:space="0" w:color="auto"/>
            <w:left w:val="none" w:sz="0" w:space="0" w:color="auto"/>
            <w:bottom w:val="none" w:sz="0" w:space="0" w:color="auto"/>
            <w:right w:val="none" w:sz="0" w:space="0" w:color="auto"/>
          </w:divBdr>
        </w:div>
        <w:div w:id="1913083225">
          <w:marLeft w:val="480"/>
          <w:marRight w:val="0"/>
          <w:marTop w:val="0"/>
          <w:marBottom w:val="0"/>
          <w:divBdr>
            <w:top w:val="none" w:sz="0" w:space="0" w:color="auto"/>
            <w:left w:val="none" w:sz="0" w:space="0" w:color="auto"/>
            <w:bottom w:val="none" w:sz="0" w:space="0" w:color="auto"/>
            <w:right w:val="none" w:sz="0" w:space="0" w:color="auto"/>
          </w:divBdr>
        </w:div>
        <w:div w:id="1536885609">
          <w:marLeft w:val="480"/>
          <w:marRight w:val="0"/>
          <w:marTop w:val="0"/>
          <w:marBottom w:val="0"/>
          <w:divBdr>
            <w:top w:val="none" w:sz="0" w:space="0" w:color="auto"/>
            <w:left w:val="none" w:sz="0" w:space="0" w:color="auto"/>
            <w:bottom w:val="none" w:sz="0" w:space="0" w:color="auto"/>
            <w:right w:val="none" w:sz="0" w:space="0" w:color="auto"/>
          </w:divBdr>
        </w:div>
        <w:div w:id="1617640045">
          <w:marLeft w:val="480"/>
          <w:marRight w:val="0"/>
          <w:marTop w:val="0"/>
          <w:marBottom w:val="0"/>
          <w:divBdr>
            <w:top w:val="none" w:sz="0" w:space="0" w:color="auto"/>
            <w:left w:val="none" w:sz="0" w:space="0" w:color="auto"/>
            <w:bottom w:val="none" w:sz="0" w:space="0" w:color="auto"/>
            <w:right w:val="none" w:sz="0" w:space="0" w:color="auto"/>
          </w:divBdr>
        </w:div>
        <w:div w:id="41950645">
          <w:marLeft w:val="480"/>
          <w:marRight w:val="0"/>
          <w:marTop w:val="0"/>
          <w:marBottom w:val="0"/>
          <w:divBdr>
            <w:top w:val="none" w:sz="0" w:space="0" w:color="auto"/>
            <w:left w:val="none" w:sz="0" w:space="0" w:color="auto"/>
            <w:bottom w:val="none" w:sz="0" w:space="0" w:color="auto"/>
            <w:right w:val="none" w:sz="0" w:space="0" w:color="auto"/>
          </w:divBdr>
        </w:div>
        <w:div w:id="1152910758">
          <w:marLeft w:val="480"/>
          <w:marRight w:val="0"/>
          <w:marTop w:val="0"/>
          <w:marBottom w:val="0"/>
          <w:divBdr>
            <w:top w:val="none" w:sz="0" w:space="0" w:color="auto"/>
            <w:left w:val="none" w:sz="0" w:space="0" w:color="auto"/>
            <w:bottom w:val="none" w:sz="0" w:space="0" w:color="auto"/>
            <w:right w:val="none" w:sz="0" w:space="0" w:color="auto"/>
          </w:divBdr>
        </w:div>
        <w:div w:id="1256086126">
          <w:marLeft w:val="480"/>
          <w:marRight w:val="0"/>
          <w:marTop w:val="0"/>
          <w:marBottom w:val="0"/>
          <w:divBdr>
            <w:top w:val="none" w:sz="0" w:space="0" w:color="auto"/>
            <w:left w:val="none" w:sz="0" w:space="0" w:color="auto"/>
            <w:bottom w:val="none" w:sz="0" w:space="0" w:color="auto"/>
            <w:right w:val="none" w:sz="0" w:space="0" w:color="auto"/>
          </w:divBdr>
        </w:div>
        <w:div w:id="1050836258">
          <w:marLeft w:val="480"/>
          <w:marRight w:val="0"/>
          <w:marTop w:val="0"/>
          <w:marBottom w:val="0"/>
          <w:divBdr>
            <w:top w:val="none" w:sz="0" w:space="0" w:color="auto"/>
            <w:left w:val="none" w:sz="0" w:space="0" w:color="auto"/>
            <w:bottom w:val="none" w:sz="0" w:space="0" w:color="auto"/>
            <w:right w:val="none" w:sz="0" w:space="0" w:color="auto"/>
          </w:divBdr>
        </w:div>
        <w:div w:id="477957865">
          <w:marLeft w:val="480"/>
          <w:marRight w:val="0"/>
          <w:marTop w:val="0"/>
          <w:marBottom w:val="0"/>
          <w:divBdr>
            <w:top w:val="none" w:sz="0" w:space="0" w:color="auto"/>
            <w:left w:val="none" w:sz="0" w:space="0" w:color="auto"/>
            <w:bottom w:val="none" w:sz="0" w:space="0" w:color="auto"/>
            <w:right w:val="none" w:sz="0" w:space="0" w:color="auto"/>
          </w:divBdr>
        </w:div>
        <w:div w:id="2101440780">
          <w:marLeft w:val="480"/>
          <w:marRight w:val="0"/>
          <w:marTop w:val="0"/>
          <w:marBottom w:val="0"/>
          <w:divBdr>
            <w:top w:val="none" w:sz="0" w:space="0" w:color="auto"/>
            <w:left w:val="none" w:sz="0" w:space="0" w:color="auto"/>
            <w:bottom w:val="none" w:sz="0" w:space="0" w:color="auto"/>
            <w:right w:val="none" w:sz="0" w:space="0" w:color="auto"/>
          </w:divBdr>
        </w:div>
        <w:div w:id="312372369">
          <w:marLeft w:val="480"/>
          <w:marRight w:val="0"/>
          <w:marTop w:val="0"/>
          <w:marBottom w:val="0"/>
          <w:divBdr>
            <w:top w:val="none" w:sz="0" w:space="0" w:color="auto"/>
            <w:left w:val="none" w:sz="0" w:space="0" w:color="auto"/>
            <w:bottom w:val="none" w:sz="0" w:space="0" w:color="auto"/>
            <w:right w:val="none" w:sz="0" w:space="0" w:color="auto"/>
          </w:divBdr>
        </w:div>
        <w:div w:id="661852272">
          <w:marLeft w:val="480"/>
          <w:marRight w:val="0"/>
          <w:marTop w:val="0"/>
          <w:marBottom w:val="0"/>
          <w:divBdr>
            <w:top w:val="none" w:sz="0" w:space="0" w:color="auto"/>
            <w:left w:val="none" w:sz="0" w:space="0" w:color="auto"/>
            <w:bottom w:val="none" w:sz="0" w:space="0" w:color="auto"/>
            <w:right w:val="none" w:sz="0" w:space="0" w:color="auto"/>
          </w:divBdr>
        </w:div>
        <w:div w:id="913468402">
          <w:marLeft w:val="480"/>
          <w:marRight w:val="0"/>
          <w:marTop w:val="0"/>
          <w:marBottom w:val="0"/>
          <w:divBdr>
            <w:top w:val="none" w:sz="0" w:space="0" w:color="auto"/>
            <w:left w:val="none" w:sz="0" w:space="0" w:color="auto"/>
            <w:bottom w:val="none" w:sz="0" w:space="0" w:color="auto"/>
            <w:right w:val="none" w:sz="0" w:space="0" w:color="auto"/>
          </w:divBdr>
        </w:div>
        <w:div w:id="1230504068">
          <w:marLeft w:val="480"/>
          <w:marRight w:val="0"/>
          <w:marTop w:val="0"/>
          <w:marBottom w:val="0"/>
          <w:divBdr>
            <w:top w:val="none" w:sz="0" w:space="0" w:color="auto"/>
            <w:left w:val="none" w:sz="0" w:space="0" w:color="auto"/>
            <w:bottom w:val="none" w:sz="0" w:space="0" w:color="auto"/>
            <w:right w:val="none" w:sz="0" w:space="0" w:color="auto"/>
          </w:divBdr>
        </w:div>
        <w:div w:id="1327398370">
          <w:marLeft w:val="480"/>
          <w:marRight w:val="0"/>
          <w:marTop w:val="0"/>
          <w:marBottom w:val="0"/>
          <w:divBdr>
            <w:top w:val="none" w:sz="0" w:space="0" w:color="auto"/>
            <w:left w:val="none" w:sz="0" w:space="0" w:color="auto"/>
            <w:bottom w:val="none" w:sz="0" w:space="0" w:color="auto"/>
            <w:right w:val="none" w:sz="0" w:space="0" w:color="auto"/>
          </w:divBdr>
        </w:div>
        <w:div w:id="1697123561">
          <w:marLeft w:val="480"/>
          <w:marRight w:val="0"/>
          <w:marTop w:val="0"/>
          <w:marBottom w:val="0"/>
          <w:divBdr>
            <w:top w:val="none" w:sz="0" w:space="0" w:color="auto"/>
            <w:left w:val="none" w:sz="0" w:space="0" w:color="auto"/>
            <w:bottom w:val="none" w:sz="0" w:space="0" w:color="auto"/>
            <w:right w:val="none" w:sz="0" w:space="0" w:color="auto"/>
          </w:divBdr>
        </w:div>
        <w:div w:id="1374302938">
          <w:marLeft w:val="480"/>
          <w:marRight w:val="0"/>
          <w:marTop w:val="0"/>
          <w:marBottom w:val="0"/>
          <w:divBdr>
            <w:top w:val="none" w:sz="0" w:space="0" w:color="auto"/>
            <w:left w:val="none" w:sz="0" w:space="0" w:color="auto"/>
            <w:bottom w:val="none" w:sz="0" w:space="0" w:color="auto"/>
            <w:right w:val="none" w:sz="0" w:space="0" w:color="auto"/>
          </w:divBdr>
        </w:div>
        <w:div w:id="1785616240">
          <w:marLeft w:val="480"/>
          <w:marRight w:val="0"/>
          <w:marTop w:val="0"/>
          <w:marBottom w:val="0"/>
          <w:divBdr>
            <w:top w:val="none" w:sz="0" w:space="0" w:color="auto"/>
            <w:left w:val="none" w:sz="0" w:space="0" w:color="auto"/>
            <w:bottom w:val="none" w:sz="0" w:space="0" w:color="auto"/>
            <w:right w:val="none" w:sz="0" w:space="0" w:color="auto"/>
          </w:divBdr>
        </w:div>
        <w:div w:id="2085225622">
          <w:marLeft w:val="480"/>
          <w:marRight w:val="0"/>
          <w:marTop w:val="0"/>
          <w:marBottom w:val="0"/>
          <w:divBdr>
            <w:top w:val="none" w:sz="0" w:space="0" w:color="auto"/>
            <w:left w:val="none" w:sz="0" w:space="0" w:color="auto"/>
            <w:bottom w:val="none" w:sz="0" w:space="0" w:color="auto"/>
            <w:right w:val="none" w:sz="0" w:space="0" w:color="auto"/>
          </w:divBdr>
        </w:div>
        <w:div w:id="1991056132">
          <w:marLeft w:val="480"/>
          <w:marRight w:val="0"/>
          <w:marTop w:val="0"/>
          <w:marBottom w:val="0"/>
          <w:divBdr>
            <w:top w:val="none" w:sz="0" w:space="0" w:color="auto"/>
            <w:left w:val="none" w:sz="0" w:space="0" w:color="auto"/>
            <w:bottom w:val="none" w:sz="0" w:space="0" w:color="auto"/>
            <w:right w:val="none" w:sz="0" w:space="0" w:color="auto"/>
          </w:divBdr>
        </w:div>
        <w:div w:id="1743210070">
          <w:marLeft w:val="480"/>
          <w:marRight w:val="0"/>
          <w:marTop w:val="0"/>
          <w:marBottom w:val="0"/>
          <w:divBdr>
            <w:top w:val="none" w:sz="0" w:space="0" w:color="auto"/>
            <w:left w:val="none" w:sz="0" w:space="0" w:color="auto"/>
            <w:bottom w:val="none" w:sz="0" w:space="0" w:color="auto"/>
            <w:right w:val="none" w:sz="0" w:space="0" w:color="auto"/>
          </w:divBdr>
        </w:div>
        <w:div w:id="1784375082">
          <w:marLeft w:val="480"/>
          <w:marRight w:val="0"/>
          <w:marTop w:val="0"/>
          <w:marBottom w:val="0"/>
          <w:divBdr>
            <w:top w:val="none" w:sz="0" w:space="0" w:color="auto"/>
            <w:left w:val="none" w:sz="0" w:space="0" w:color="auto"/>
            <w:bottom w:val="none" w:sz="0" w:space="0" w:color="auto"/>
            <w:right w:val="none" w:sz="0" w:space="0" w:color="auto"/>
          </w:divBdr>
        </w:div>
        <w:div w:id="1814175871">
          <w:marLeft w:val="480"/>
          <w:marRight w:val="0"/>
          <w:marTop w:val="0"/>
          <w:marBottom w:val="0"/>
          <w:divBdr>
            <w:top w:val="none" w:sz="0" w:space="0" w:color="auto"/>
            <w:left w:val="none" w:sz="0" w:space="0" w:color="auto"/>
            <w:bottom w:val="none" w:sz="0" w:space="0" w:color="auto"/>
            <w:right w:val="none" w:sz="0" w:space="0" w:color="auto"/>
          </w:divBdr>
        </w:div>
        <w:div w:id="801734405">
          <w:marLeft w:val="480"/>
          <w:marRight w:val="0"/>
          <w:marTop w:val="0"/>
          <w:marBottom w:val="0"/>
          <w:divBdr>
            <w:top w:val="none" w:sz="0" w:space="0" w:color="auto"/>
            <w:left w:val="none" w:sz="0" w:space="0" w:color="auto"/>
            <w:bottom w:val="none" w:sz="0" w:space="0" w:color="auto"/>
            <w:right w:val="none" w:sz="0" w:space="0" w:color="auto"/>
          </w:divBdr>
        </w:div>
        <w:div w:id="211575341">
          <w:marLeft w:val="480"/>
          <w:marRight w:val="0"/>
          <w:marTop w:val="0"/>
          <w:marBottom w:val="0"/>
          <w:divBdr>
            <w:top w:val="none" w:sz="0" w:space="0" w:color="auto"/>
            <w:left w:val="none" w:sz="0" w:space="0" w:color="auto"/>
            <w:bottom w:val="none" w:sz="0" w:space="0" w:color="auto"/>
            <w:right w:val="none" w:sz="0" w:space="0" w:color="auto"/>
          </w:divBdr>
        </w:div>
        <w:div w:id="1927374811">
          <w:marLeft w:val="480"/>
          <w:marRight w:val="0"/>
          <w:marTop w:val="0"/>
          <w:marBottom w:val="0"/>
          <w:divBdr>
            <w:top w:val="none" w:sz="0" w:space="0" w:color="auto"/>
            <w:left w:val="none" w:sz="0" w:space="0" w:color="auto"/>
            <w:bottom w:val="none" w:sz="0" w:space="0" w:color="auto"/>
            <w:right w:val="none" w:sz="0" w:space="0" w:color="auto"/>
          </w:divBdr>
        </w:div>
        <w:div w:id="1539049814">
          <w:marLeft w:val="480"/>
          <w:marRight w:val="0"/>
          <w:marTop w:val="0"/>
          <w:marBottom w:val="0"/>
          <w:divBdr>
            <w:top w:val="none" w:sz="0" w:space="0" w:color="auto"/>
            <w:left w:val="none" w:sz="0" w:space="0" w:color="auto"/>
            <w:bottom w:val="none" w:sz="0" w:space="0" w:color="auto"/>
            <w:right w:val="none" w:sz="0" w:space="0" w:color="auto"/>
          </w:divBdr>
        </w:div>
        <w:div w:id="593439644">
          <w:marLeft w:val="480"/>
          <w:marRight w:val="0"/>
          <w:marTop w:val="0"/>
          <w:marBottom w:val="0"/>
          <w:divBdr>
            <w:top w:val="none" w:sz="0" w:space="0" w:color="auto"/>
            <w:left w:val="none" w:sz="0" w:space="0" w:color="auto"/>
            <w:bottom w:val="none" w:sz="0" w:space="0" w:color="auto"/>
            <w:right w:val="none" w:sz="0" w:space="0" w:color="auto"/>
          </w:divBdr>
        </w:div>
        <w:div w:id="55662337">
          <w:marLeft w:val="480"/>
          <w:marRight w:val="0"/>
          <w:marTop w:val="0"/>
          <w:marBottom w:val="0"/>
          <w:divBdr>
            <w:top w:val="none" w:sz="0" w:space="0" w:color="auto"/>
            <w:left w:val="none" w:sz="0" w:space="0" w:color="auto"/>
            <w:bottom w:val="none" w:sz="0" w:space="0" w:color="auto"/>
            <w:right w:val="none" w:sz="0" w:space="0" w:color="auto"/>
          </w:divBdr>
        </w:div>
        <w:div w:id="1362585521">
          <w:marLeft w:val="480"/>
          <w:marRight w:val="0"/>
          <w:marTop w:val="0"/>
          <w:marBottom w:val="0"/>
          <w:divBdr>
            <w:top w:val="none" w:sz="0" w:space="0" w:color="auto"/>
            <w:left w:val="none" w:sz="0" w:space="0" w:color="auto"/>
            <w:bottom w:val="none" w:sz="0" w:space="0" w:color="auto"/>
            <w:right w:val="none" w:sz="0" w:space="0" w:color="auto"/>
          </w:divBdr>
        </w:div>
        <w:div w:id="443311524">
          <w:marLeft w:val="480"/>
          <w:marRight w:val="0"/>
          <w:marTop w:val="0"/>
          <w:marBottom w:val="0"/>
          <w:divBdr>
            <w:top w:val="none" w:sz="0" w:space="0" w:color="auto"/>
            <w:left w:val="none" w:sz="0" w:space="0" w:color="auto"/>
            <w:bottom w:val="none" w:sz="0" w:space="0" w:color="auto"/>
            <w:right w:val="none" w:sz="0" w:space="0" w:color="auto"/>
          </w:divBdr>
        </w:div>
        <w:div w:id="1824470559">
          <w:marLeft w:val="480"/>
          <w:marRight w:val="0"/>
          <w:marTop w:val="0"/>
          <w:marBottom w:val="0"/>
          <w:divBdr>
            <w:top w:val="none" w:sz="0" w:space="0" w:color="auto"/>
            <w:left w:val="none" w:sz="0" w:space="0" w:color="auto"/>
            <w:bottom w:val="none" w:sz="0" w:space="0" w:color="auto"/>
            <w:right w:val="none" w:sz="0" w:space="0" w:color="auto"/>
          </w:divBdr>
        </w:div>
        <w:div w:id="1730565908">
          <w:marLeft w:val="480"/>
          <w:marRight w:val="0"/>
          <w:marTop w:val="0"/>
          <w:marBottom w:val="0"/>
          <w:divBdr>
            <w:top w:val="none" w:sz="0" w:space="0" w:color="auto"/>
            <w:left w:val="none" w:sz="0" w:space="0" w:color="auto"/>
            <w:bottom w:val="none" w:sz="0" w:space="0" w:color="auto"/>
            <w:right w:val="none" w:sz="0" w:space="0" w:color="auto"/>
          </w:divBdr>
        </w:div>
        <w:div w:id="898789558">
          <w:marLeft w:val="480"/>
          <w:marRight w:val="0"/>
          <w:marTop w:val="0"/>
          <w:marBottom w:val="0"/>
          <w:divBdr>
            <w:top w:val="none" w:sz="0" w:space="0" w:color="auto"/>
            <w:left w:val="none" w:sz="0" w:space="0" w:color="auto"/>
            <w:bottom w:val="none" w:sz="0" w:space="0" w:color="auto"/>
            <w:right w:val="none" w:sz="0" w:space="0" w:color="auto"/>
          </w:divBdr>
        </w:div>
        <w:div w:id="835456262">
          <w:marLeft w:val="480"/>
          <w:marRight w:val="0"/>
          <w:marTop w:val="0"/>
          <w:marBottom w:val="0"/>
          <w:divBdr>
            <w:top w:val="none" w:sz="0" w:space="0" w:color="auto"/>
            <w:left w:val="none" w:sz="0" w:space="0" w:color="auto"/>
            <w:bottom w:val="none" w:sz="0" w:space="0" w:color="auto"/>
            <w:right w:val="none" w:sz="0" w:space="0" w:color="auto"/>
          </w:divBdr>
        </w:div>
        <w:div w:id="993410548">
          <w:marLeft w:val="480"/>
          <w:marRight w:val="0"/>
          <w:marTop w:val="0"/>
          <w:marBottom w:val="0"/>
          <w:divBdr>
            <w:top w:val="none" w:sz="0" w:space="0" w:color="auto"/>
            <w:left w:val="none" w:sz="0" w:space="0" w:color="auto"/>
            <w:bottom w:val="none" w:sz="0" w:space="0" w:color="auto"/>
            <w:right w:val="none" w:sz="0" w:space="0" w:color="auto"/>
          </w:divBdr>
        </w:div>
        <w:div w:id="1253853966">
          <w:marLeft w:val="480"/>
          <w:marRight w:val="0"/>
          <w:marTop w:val="0"/>
          <w:marBottom w:val="0"/>
          <w:divBdr>
            <w:top w:val="none" w:sz="0" w:space="0" w:color="auto"/>
            <w:left w:val="none" w:sz="0" w:space="0" w:color="auto"/>
            <w:bottom w:val="none" w:sz="0" w:space="0" w:color="auto"/>
            <w:right w:val="none" w:sz="0" w:space="0" w:color="auto"/>
          </w:divBdr>
        </w:div>
        <w:div w:id="1953126621">
          <w:marLeft w:val="480"/>
          <w:marRight w:val="0"/>
          <w:marTop w:val="0"/>
          <w:marBottom w:val="0"/>
          <w:divBdr>
            <w:top w:val="none" w:sz="0" w:space="0" w:color="auto"/>
            <w:left w:val="none" w:sz="0" w:space="0" w:color="auto"/>
            <w:bottom w:val="none" w:sz="0" w:space="0" w:color="auto"/>
            <w:right w:val="none" w:sz="0" w:space="0" w:color="auto"/>
          </w:divBdr>
        </w:div>
        <w:div w:id="730688960">
          <w:marLeft w:val="480"/>
          <w:marRight w:val="0"/>
          <w:marTop w:val="0"/>
          <w:marBottom w:val="0"/>
          <w:divBdr>
            <w:top w:val="none" w:sz="0" w:space="0" w:color="auto"/>
            <w:left w:val="none" w:sz="0" w:space="0" w:color="auto"/>
            <w:bottom w:val="none" w:sz="0" w:space="0" w:color="auto"/>
            <w:right w:val="none" w:sz="0" w:space="0" w:color="auto"/>
          </w:divBdr>
        </w:div>
        <w:div w:id="366180405">
          <w:marLeft w:val="480"/>
          <w:marRight w:val="0"/>
          <w:marTop w:val="0"/>
          <w:marBottom w:val="0"/>
          <w:divBdr>
            <w:top w:val="none" w:sz="0" w:space="0" w:color="auto"/>
            <w:left w:val="none" w:sz="0" w:space="0" w:color="auto"/>
            <w:bottom w:val="none" w:sz="0" w:space="0" w:color="auto"/>
            <w:right w:val="none" w:sz="0" w:space="0" w:color="auto"/>
          </w:divBdr>
        </w:div>
        <w:div w:id="927814268">
          <w:marLeft w:val="480"/>
          <w:marRight w:val="0"/>
          <w:marTop w:val="0"/>
          <w:marBottom w:val="0"/>
          <w:divBdr>
            <w:top w:val="none" w:sz="0" w:space="0" w:color="auto"/>
            <w:left w:val="none" w:sz="0" w:space="0" w:color="auto"/>
            <w:bottom w:val="none" w:sz="0" w:space="0" w:color="auto"/>
            <w:right w:val="none" w:sz="0" w:space="0" w:color="auto"/>
          </w:divBdr>
        </w:div>
        <w:div w:id="192428309">
          <w:marLeft w:val="480"/>
          <w:marRight w:val="0"/>
          <w:marTop w:val="0"/>
          <w:marBottom w:val="0"/>
          <w:divBdr>
            <w:top w:val="none" w:sz="0" w:space="0" w:color="auto"/>
            <w:left w:val="none" w:sz="0" w:space="0" w:color="auto"/>
            <w:bottom w:val="none" w:sz="0" w:space="0" w:color="auto"/>
            <w:right w:val="none" w:sz="0" w:space="0" w:color="auto"/>
          </w:divBdr>
        </w:div>
        <w:div w:id="1744137479">
          <w:marLeft w:val="480"/>
          <w:marRight w:val="0"/>
          <w:marTop w:val="0"/>
          <w:marBottom w:val="0"/>
          <w:divBdr>
            <w:top w:val="none" w:sz="0" w:space="0" w:color="auto"/>
            <w:left w:val="none" w:sz="0" w:space="0" w:color="auto"/>
            <w:bottom w:val="none" w:sz="0" w:space="0" w:color="auto"/>
            <w:right w:val="none" w:sz="0" w:space="0" w:color="auto"/>
          </w:divBdr>
        </w:div>
        <w:div w:id="1566990744">
          <w:marLeft w:val="480"/>
          <w:marRight w:val="0"/>
          <w:marTop w:val="0"/>
          <w:marBottom w:val="0"/>
          <w:divBdr>
            <w:top w:val="none" w:sz="0" w:space="0" w:color="auto"/>
            <w:left w:val="none" w:sz="0" w:space="0" w:color="auto"/>
            <w:bottom w:val="none" w:sz="0" w:space="0" w:color="auto"/>
            <w:right w:val="none" w:sz="0" w:space="0" w:color="auto"/>
          </w:divBdr>
        </w:div>
        <w:div w:id="773944014">
          <w:marLeft w:val="480"/>
          <w:marRight w:val="0"/>
          <w:marTop w:val="0"/>
          <w:marBottom w:val="0"/>
          <w:divBdr>
            <w:top w:val="none" w:sz="0" w:space="0" w:color="auto"/>
            <w:left w:val="none" w:sz="0" w:space="0" w:color="auto"/>
            <w:bottom w:val="none" w:sz="0" w:space="0" w:color="auto"/>
            <w:right w:val="none" w:sz="0" w:space="0" w:color="auto"/>
          </w:divBdr>
        </w:div>
        <w:div w:id="1613129908">
          <w:marLeft w:val="480"/>
          <w:marRight w:val="0"/>
          <w:marTop w:val="0"/>
          <w:marBottom w:val="0"/>
          <w:divBdr>
            <w:top w:val="none" w:sz="0" w:space="0" w:color="auto"/>
            <w:left w:val="none" w:sz="0" w:space="0" w:color="auto"/>
            <w:bottom w:val="none" w:sz="0" w:space="0" w:color="auto"/>
            <w:right w:val="none" w:sz="0" w:space="0" w:color="auto"/>
          </w:divBdr>
        </w:div>
        <w:div w:id="1919441443">
          <w:marLeft w:val="480"/>
          <w:marRight w:val="0"/>
          <w:marTop w:val="0"/>
          <w:marBottom w:val="0"/>
          <w:divBdr>
            <w:top w:val="none" w:sz="0" w:space="0" w:color="auto"/>
            <w:left w:val="none" w:sz="0" w:space="0" w:color="auto"/>
            <w:bottom w:val="none" w:sz="0" w:space="0" w:color="auto"/>
            <w:right w:val="none" w:sz="0" w:space="0" w:color="auto"/>
          </w:divBdr>
        </w:div>
        <w:div w:id="273367643">
          <w:marLeft w:val="480"/>
          <w:marRight w:val="0"/>
          <w:marTop w:val="0"/>
          <w:marBottom w:val="0"/>
          <w:divBdr>
            <w:top w:val="none" w:sz="0" w:space="0" w:color="auto"/>
            <w:left w:val="none" w:sz="0" w:space="0" w:color="auto"/>
            <w:bottom w:val="none" w:sz="0" w:space="0" w:color="auto"/>
            <w:right w:val="none" w:sz="0" w:space="0" w:color="auto"/>
          </w:divBdr>
        </w:div>
        <w:div w:id="1109856399">
          <w:marLeft w:val="480"/>
          <w:marRight w:val="0"/>
          <w:marTop w:val="0"/>
          <w:marBottom w:val="0"/>
          <w:divBdr>
            <w:top w:val="none" w:sz="0" w:space="0" w:color="auto"/>
            <w:left w:val="none" w:sz="0" w:space="0" w:color="auto"/>
            <w:bottom w:val="none" w:sz="0" w:space="0" w:color="auto"/>
            <w:right w:val="none" w:sz="0" w:space="0" w:color="auto"/>
          </w:divBdr>
        </w:div>
        <w:div w:id="1164277413">
          <w:marLeft w:val="480"/>
          <w:marRight w:val="0"/>
          <w:marTop w:val="0"/>
          <w:marBottom w:val="0"/>
          <w:divBdr>
            <w:top w:val="none" w:sz="0" w:space="0" w:color="auto"/>
            <w:left w:val="none" w:sz="0" w:space="0" w:color="auto"/>
            <w:bottom w:val="none" w:sz="0" w:space="0" w:color="auto"/>
            <w:right w:val="none" w:sz="0" w:space="0" w:color="auto"/>
          </w:divBdr>
        </w:div>
      </w:divsChild>
    </w:div>
    <w:div w:id="1076392297">
      <w:bodyDiv w:val="1"/>
      <w:marLeft w:val="0"/>
      <w:marRight w:val="0"/>
      <w:marTop w:val="0"/>
      <w:marBottom w:val="0"/>
      <w:divBdr>
        <w:top w:val="none" w:sz="0" w:space="0" w:color="auto"/>
        <w:left w:val="none" w:sz="0" w:space="0" w:color="auto"/>
        <w:bottom w:val="none" w:sz="0" w:space="0" w:color="auto"/>
        <w:right w:val="none" w:sz="0" w:space="0" w:color="auto"/>
      </w:divBdr>
      <w:divsChild>
        <w:div w:id="131338078">
          <w:marLeft w:val="480"/>
          <w:marRight w:val="0"/>
          <w:marTop w:val="0"/>
          <w:marBottom w:val="0"/>
          <w:divBdr>
            <w:top w:val="none" w:sz="0" w:space="0" w:color="auto"/>
            <w:left w:val="none" w:sz="0" w:space="0" w:color="auto"/>
            <w:bottom w:val="none" w:sz="0" w:space="0" w:color="auto"/>
            <w:right w:val="none" w:sz="0" w:space="0" w:color="auto"/>
          </w:divBdr>
        </w:div>
        <w:div w:id="412242990">
          <w:marLeft w:val="480"/>
          <w:marRight w:val="0"/>
          <w:marTop w:val="0"/>
          <w:marBottom w:val="0"/>
          <w:divBdr>
            <w:top w:val="none" w:sz="0" w:space="0" w:color="auto"/>
            <w:left w:val="none" w:sz="0" w:space="0" w:color="auto"/>
            <w:bottom w:val="none" w:sz="0" w:space="0" w:color="auto"/>
            <w:right w:val="none" w:sz="0" w:space="0" w:color="auto"/>
          </w:divBdr>
        </w:div>
        <w:div w:id="35549469">
          <w:marLeft w:val="480"/>
          <w:marRight w:val="0"/>
          <w:marTop w:val="0"/>
          <w:marBottom w:val="0"/>
          <w:divBdr>
            <w:top w:val="none" w:sz="0" w:space="0" w:color="auto"/>
            <w:left w:val="none" w:sz="0" w:space="0" w:color="auto"/>
            <w:bottom w:val="none" w:sz="0" w:space="0" w:color="auto"/>
            <w:right w:val="none" w:sz="0" w:space="0" w:color="auto"/>
          </w:divBdr>
        </w:div>
        <w:div w:id="135150986">
          <w:marLeft w:val="480"/>
          <w:marRight w:val="0"/>
          <w:marTop w:val="0"/>
          <w:marBottom w:val="0"/>
          <w:divBdr>
            <w:top w:val="none" w:sz="0" w:space="0" w:color="auto"/>
            <w:left w:val="none" w:sz="0" w:space="0" w:color="auto"/>
            <w:bottom w:val="none" w:sz="0" w:space="0" w:color="auto"/>
            <w:right w:val="none" w:sz="0" w:space="0" w:color="auto"/>
          </w:divBdr>
        </w:div>
        <w:div w:id="1977954005">
          <w:marLeft w:val="480"/>
          <w:marRight w:val="0"/>
          <w:marTop w:val="0"/>
          <w:marBottom w:val="0"/>
          <w:divBdr>
            <w:top w:val="none" w:sz="0" w:space="0" w:color="auto"/>
            <w:left w:val="none" w:sz="0" w:space="0" w:color="auto"/>
            <w:bottom w:val="none" w:sz="0" w:space="0" w:color="auto"/>
            <w:right w:val="none" w:sz="0" w:space="0" w:color="auto"/>
          </w:divBdr>
        </w:div>
        <w:div w:id="911737819">
          <w:marLeft w:val="480"/>
          <w:marRight w:val="0"/>
          <w:marTop w:val="0"/>
          <w:marBottom w:val="0"/>
          <w:divBdr>
            <w:top w:val="none" w:sz="0" w:space="0" w:color="auto"/>
            <w:left w:val="none" w:sz="0" w:space="0" w:color="auto"/>
            <w:bottom w:val="none" w:sz="0" w:space="0" w:color="auto"/>
            <w:right w:val="none" w:sz="0" w:space="0" w:color="auto"/>
          </w:divBdr>
        </w:div>
        <w:div w:id="64568378">
          <w:marLeft w:val="480"/>
          <w:marRight w:val="0"/>
          <w:marTop w:val="0"/>
          <w:marBottom w:val="0"/>
          <w:divBdr>
            <w:top w:val="none" w:sz="0" w:space="0" w:color="auto"/>
            <w:left w:val="none" w:sz="0" w:space="0" w:color="auto"/>
            <w:bottom w:val="none" w:sz="0" w:space="0" w:color="auto"/>
            <w:right w:val="none" w:sz="0" w:space="0" w:color="auto"/>
          </w:divBdr>
        </w:div>
        <w:div w:id="621347305">
          <w:marLeft w:val="480"/>
          <w:marRight w:val="0"/>
          <w:marTop w:val="0"/>
          <w:marBottom w:val="0"/>
          <w:divBdr>
            <w:top w:val="none" w:sz="0" w:space="0" w:color="auto"/>
            <w:left w:val="none" w:sz="0" w:space="0" w:color="auto"/>
            <w:bottom w:val="none" w:sz="0" w:space="0" w:color="auto"/>
            <w:right w:val="none" w:sz="0" w:space="0" w:color="auto"/>
          </w:divBdr>
        </w:div>
        <w:div w:id="1132019083">
          <w:marLeft w:val="480"/>
          <w:marRight w:val="0"/>
          <w:marTop w:val="0"/>
          <w:marBottom w:val="0"/>
          <w:divBdr>
            <w:top w:val="none" w:sz="0" w:space="0" w:color="auto"/>
            <w:left w:val="none" w:sz="0" w:space="0" w:color="auto"/>
            <w:bottom w:val="none" w:sz="0" w:space="0" w:color="auto"/>
            <w:right w:val="none" w:sz="0" w:space="0" w:color="auto"/>
          </w:divBdr>
        </w:div>
        <w:div w:id="652952531">
          <w:marLeft w:val="480"/>
          <w:marRight w:val="0"/>
          <w:marTop w:val="0"/>
          <w:marBottom w:val="0"/>
          <w:divBdr>
            <w:top w:val="none" w:sz="0" w:space="0" w:color="auto"/>
            <w:left w:val="none" w:sz="0" w:space="0" w:color="auto"/>
            <w:bottom w:val="none" w:sz="0" w:space="0" w:color="auto"/>
            <w:right w:val="none" w:sz="0" w:space="0" w:color="auto"/>
          </w:divBdr>
        </w:div>
        <w:div w:id="414283863">
          <w:marLeft w:val="480"/>
          <w:marRight w:val="0"/>
          <w:marTop w:val="0"/>
          <w:marBottom w:val="0"/>
          <w:divBdr>
            <w:top w:val="none" w:sz="0" w:space="0" w:color="auto"/>
            <w:left w:val="none" w:sz="0" w:space="0" w:color="auto"/>
            <w:bottom w:val="none" w:sz="0" w:space="0" w:color="auto"/>
            <w:right w:val="none" w:sz="0" w:space="0" w:color="auto"/>
          </w:divBdr>
        </w:div>
        <w:div w:id="1296377437">
          <w:marLeft w:val="480"/>
          <w:marRight w:val="0"/>
          <w:marTop w:val="0"/>
          <w:marBottom w:val="0"/>
          <w:divBdr>
            <w:top w:val="none" w:sz="0" w:space="0" w:color="auto"/>
            <w:left w:val="none" w:sz="0" w:space="0" w:color="auto"/>
            <w:bottom w:val="none" w:sz="0" w:space="0" w:color="auto"/>
            <w:right w:val="none" w:sz="0" w:space="0" w:color="auto"/>
          </w:divBdr>
        </w:div>
        <w:div w:id="1435590783">
          <w:marLeft w:val="480"/>
          <w:marRight w:val="0"/>
          <w:marTop w:val="0"/>
          <w:marBottom w:val="0"/>
          <w:divBdr>
            <w:top w:val="none" w:sz="0" w:space="0" w:color="auto"/>
            <w:left w:val="none" w:sz="0" w:space="0" w:color="auto"/>
            <w:bottom w:val="none" w:sz="0" w:space="0" w:color="auto"/>
            <w:right w:val="none" w:sz="0" w:space="0" w:color="auto"/>
          </w:divBdr>
        </w:div>
        <w:div w:id="385957649">
          <w:marLeft w:val="480"/>
          <w:marRight w:val="0"/>
          <w:marTop w:val="0"/>
          <w:marBottom w:val="0"/>
          <w:divBdr>
            <w:top w:val="none" w:sz="0" w:space="0" w:color="auto"/>
            <w:left w:val="none" w:sz="0" w:space="0" w:color="auto"/>
            <w:bottom w:val="none" w:sz="0" w:space="0" w:color="auto"/>
            <w:right w:val="none" w:sz="0" w:space="0" w:color="auto"/>
          </w:divBdr>
        </w:div>
        <w:div w:id="142354160">
          <w:marLeft w:val="480"/>
          <w:marRight w:val="0"/>
          <w:marTop w:val="0"/>
          <w:marBottom w:val="0"/>
          <w:divBdr>
            <w:top w:val="none" w:sz="0" w:space="0" w:color="auto"/>
            <w:left w:val="none" w:sz="0" w:space="0" w:color="auto"/>
            <w:bottom w:val="none" w:sz="0" w:space="0" w:color="auto"/>
            <w:right w:val="none" w:sz="0" w:space="0" w:color="auto"/>
          </w:divBdr>
        </w:div>
        <w:div w:id="1205369441">
          <w:marLeft w:val="480"/>
          <w:marRight w:val="0"/>
          <w:marTop w:val="0"/>
          <w:marBottom w:val="0"/>
          <w:divBdr>
            <w:top w:val="none" w:sz="0" w:space="0" w:color="auto"/>
            <w:left w:val="none" w:sz="0" w:space="0" w:color="auto"/>
            <w:bottom w:val="none" w:sz="0" w:space="0" w:color="auto"/>
            <w:right w:val="none" w:sz="0" w:space="0" w:color="auto"/>
          </w:divBdr>
        </w:div>
        <w:div w:id="97989404">
          <w:marLeft w:val="480"/>
          <w:marRight w:val="0"/>
          <w:marTop w:val="0"/>
          <w:marBottom w:val="0"/>
          <w:divBdr>
            <w:top w:val="none" w:sz="0" w:space="0" w:color="auto"/>
            <w:left w:val="none" w:sz="0" w:space="0" w:color="auto"/>
            <w:bottom w:val="none" w:sz="0" w:space="0" w:color="auto"/>
            <w:right w:val="none" w:sz="0" w:space="0" w:color="auto"/>
          </w:divBdr>
        </w:div>
        <w:div w:id="1334718715">
          <w:marLeft w:val="480"/>
          <w:marRight w:val="0"/>
          <w:marTop w:val="0"/>
          <w:marBottom w:val="0"/>
          <w:divBdr>
            <w:top w:val="none" w:sz="0" w:space="0" w:color="auto"/>
            <w:left w:val="none" w:sz="0" w:space="0" w:color="auto"/>
            <w:bottom w:val="none" w:sz="0" w:space="0" w:color="auto"/>
            <w:right w:val="none" w:sz="0" w:space="0" w:color="auto"/>
          </w:divBdr>
        </w:div>
        <w:div w:id="399602556">
          <w:marLeft w:val="480"/>
          <w:marRight w:val="0"/>
          <w:marTop w:val="0"/>
          <w:marBottom w:val="0"/>
          <w:divBdr>
            <w:top w:val="none" w:sz="0" w:space="0" w:color="auto"/>
            <w:left w:val="none" w:sz="0" w:space="0" w:color="auto"/>
            <w:bottom w:val="none" w:sz="0" w:space="0" w:color="auto"/>
            <w:right w:val="none" w:sz="0" w:space="0" w:color="auto"/>
          </w:divBdr>
        </w:div>
        <w:div w:id="100802950">
          <w:marLeft w:val="480"/>
          <w:marRight w:val="0"/>
          <w:marTop w:val="0"/>
          <w:marBottom w:val="0"/>
          <w:divBdr>
            <w:top w:val="none" w:sz="0" w:space="0" w:color="auto"/>
            <w:left w:val="none" w:sz="0" w:space="0" w:color="auto"/>
            <w:bottom w:val="none" w:sz="0" w:space="0" w:color="auto"/>
            <w:right w:val="none" w:sz="0" w:space="0" w:color="auto"/>
          </w:divBdr>
        </w:div>
        <w:div w:id="805699700">
          <w:marLeft w:val="480"/>
          <w:marRight w:val="0"/>
          <w:marTop w:val="0"/>
          <w:marBottom w:val="0"/>
          <w:divBdr>
            <w:top w:val="none" w:sz="0" w:space="0" w:color="auto"/>
            <w:left w:val="none" w:sz="0" w:space="0" w:color="auto"/>
            <w:bottom w:val="none" w:sz="0" w:space="0" w:color="auto"/>
            <w:right w:val="none" w:sz="0" w:space="0" w:color="auto"/>
          </w:divBdr>
        </w:div>
        <w:div w:id="1803645834">
          <w:marLeft w:val="480"/>
          <w:marRight w:val="0"/>
          <w:marTop w:val="0"/>
          <w:marBottom w:val="0"/>
          <w:divBdr>
            <w:top w:val="none" w:sz="0" w:space="0" w:color="auto"/>
            <w:left w:val="none" w:sz="0" w:space="0" w:color="auto"/>
            <w:bottom w:val="none" w:sz="0" w:space="0" w:color="auto"/>
            <w:right w:val="none" w:sz="0" w:space="0" w:color="auto"/>
          </w:divBdr>
        </w:div>
        <w:div w:id="687758822">
          <w:marLeft w:val="480"/>
          <w:marRight w:val="0"/>
          <w:marTop w:val="0"/>
          <w:marBottom w:val="0"/>
          <w:divBdr>
            <w:top w:val="none" w:sz="0" w:space="0" w:color="auto"/>
            <w:left w:val="none" w:sz="0" w:space="0" w:color="auto"/>
            <w:bottom w:val="none" w:sz="0" w:space="0" w:color="auto"/>
            <w:right w:val="none" w:sz="0" w:space="0" w:color="auto"/>
          </w:divBdr>
        </w:div>
        <w:div w:id="1956055734">
          <w:marLeft w:val="480"/>
          <w:marRight w:val="0"/>
          <w:marTop w:val="0"/>
          <w:marBottom w:val="0"/>
          <w:divBdr>
            <w:top w:val="none" w:sz="0" w:space="0" w:color="auto"/>
            <w:left w:val="none" w:sz="0" w:space="0" w:color="auto"/>
            <w:bottom w:val="none" w:sz="0" w:space="0" w:color="auto"/>
            <w:right w:val="none" w:sz="0" w:space="0" w:color="auto"/>
          </w:divBdr>
        </w:div>
        <w:div w:id="1618835535">
          <w:marLeft w:val="480"/>
          <w:marRight w:val="0"/>
          <w:marTop w:val="0"/>
          <w:marBottom w:val="0"/>
          <w:divBdr>
            <w:top w:val="none" w:sz="0" w:space="0" w:color="auto"/>
            <w:left w:val="none" w:sz="0" w:space="0" w:color="auto"/>
            <w:bottom w:val="none" w:sz="0" w:space="0" w:color="auto"/>
            <w:right w:val="none" w:sz="0" w:space="0" w:color="auto"/>
          </w:divBdr>
        </w:div>
        <w:div w:id="508985209">
          <w:marLeft w:val="480"/>
          <w:marRight w:val="0"/>
          <w:marTop w:val="0"/>
          <w:marBottom w:val="0"/>
          <w:divBdr>
            <w:top w:val="none" w:sz="0" w:space="0" w:color="auto"/>
            <w:left w:val="none" w:sz="0" w:space="0" w:color="auto"/>
            <w:bottom w:val="none" w:sz="0" w:space="0" w:color="auto"/>
            <w:right w:val="none" w:sz="0" w:space="0" w:color="auto"/>
          </w:divBdr>
        </w:div>
        <w:div w:id="2025746469">
          <w:marLeft w:val="480"/>
          <w:marRight w:val="0"/>
          <w:marTop w:val="0"/>
          <w:marBottom w:val="0"/>
          <w:divBdr>
            <w:top w:val="none" w:sz="0" w:space="0" w:color="auto"/>
            <w:left w:val="none" w:sz="0" w:space="0" w:color="auto"/>
            <w:bottom w:val="none" w:sz="0" w:space="0" w:color="auto"/>
            <w:right w:val="none" w:sz="0" w:space="0" w:color="auto"/>
          </w:divBdr>
        </w:div>
        <w:div w:id="1401516586">
          <w:marLeft w:val="480"/>
          <w:marRight w:val="0"/>
          <w:marTop w:val="0"/>
          <w:marBottom w:val="0"/>
          <w:divBdr>
            <w:top w:val="none" w:sz="0" w:space="0" w:color="auto"/>
            <w:left w:val="none" w:sz="0" w:space="0" w:color="auto"/>
            <w:bottom w:val="none" w:sz="0" w:space="0" w:color="auto"/>
            <w:right w:val="none" w:sz="0" w:space="0" w:color="auto"/>
          </w:divBdr>
        </w:div>
        <w:div w:id="1589581187">
          <w:marLeft w:val="480"/>
          <w:marRight w:val="0"/>
          <w:marTop w:val="0"/>
          <w:marBottom w:val="0"/>
          <w:divBdr>
            <w:top w:val="none" w:sz="0" w:space="0" w:color="auto"/>
            <w:left w:val="none" w:sz="0" w:space="0" w:color="auto"/>
            <w:bottom w:val="none" w:sz="0" w:space="0" w:color="auto"/>
            <w:right w:val="none" w:sz="0" w:space="0" w:color="auto"/>
          </w:divBdr>
        </w:div>
        <w:div w:id="1617253141">
          <w:marLeft w:val="480"/>
          <w:marRight w:val="0"/>
          <w:marTop w:val="0"/>
          <w:marBottom w:val="0"/>
          <w:divBdr>
            <w:top w:val="none" w:sz="0" w:space="0" w:color="auto"/>
            <w:left w:val="none" w:sz="0" w:space="0" w:color="auto"/>
            <w:bottom w:val="none" w:sz="0" w:space="0" w:color="auto"/>
            <w:right w:val="none" w:sz="0" w:space="0" w:color="auto"/>
          </w:divBdr>
        </w:div>
        <w:div w:id="1746754877">
          <w:marLeft w:val="480"/>
          <w:marRight w:val="0"/>
          <w:marTop w:val="0"/>
          <w:marBottom w:val="0"/>
          <w:divBdr>
            <w:top w:val="none" w:sz="0" w:space="0" w:color="auto"/>
            <w:left w:val="none" w:sz="0" w:space="0" w:color="auto"/>
            <w:bottom w:val="none" w:sz="0" w:space="0" w:color="auto"/>
            <w:right w:val="none" w:sz="0" w:space="0" w:color="auto"/>
          </w:divBdr>
        </w:div>
        <w:div w:id="65885947">
          <w:marLeft w:val="480"/>
          <w:marRight w:val="0"/>
          <w:marTop w:val="0"/>
          <w:marBottom w:val="0"/>
          <w:divBdr>
            <w:top w:val="none" w:sz="0" w:space="0" w:color="auto"/>
            <w:left w:val="none" w:sz="0" w:space="0" w:color="auto"/>
            <w:bottom w:val="none" w:sz="0" w:space="0" w:color="auto"/>
            <w:right w:val="none" w:sz="0" w:space="0" w:color="auto"/>
          </w:divBdr>
        </w:div>
        <w:div w:id="272175290">
          <w:marLeft w:val="480"/>
          <w:marRight w:val="0"/>
          <w:marTop w:val="0"/>
          <w:marBottom w:val="0"/>
          <w:divBdr>
            <w:top w:val="none" w:sz="0" w:space="0" w:color="auto"/>
            <w:left w:val="none" w:sz="0" w:space="0" w:color="auto"/>
            <w:bottom w:val="none" w:sz="0" w:space="0" w:color="auto"/>
            <w:right w:val="none" w:sz="0" w:space="0" w:color="auto"/>
          </w:divBdr>
        </w:div>
        <w:div w:id="754935691">
          <w:marLeft w:val="480"/>
          <w:marRight w:val="0"/>
          <w:marTop w:val="0"/>
          <w:marBottom w:val="0"/>
          <w:divBdr>
            <w:top w:val="none" w:sz="0" w:space="0" w:color="auto"/>
            <w:left w:val="none" w:sz="0" w:space="0" w:color="auto"/>
            <w:bottom w:val="none" w:sz="0" w:space="0" w:color="auto"/>
            <w:right w:val="none" w:sz="0" w:space="0" w:color="auto"/>
          </w:divBdr>
        </w:div>
        <w:div w:id="1533954775">
          <w:marLeft w:val="480"/>
          <w:marRight w:val="0"/>
          <w:marTop w:val="0"/>
          <w:marBottom w:val="0"/>
          <w:divBdr>
            <w:top w:val="none" w:sz="0" w:space="0" w:color="auto"/>
            <w:left w:val="none" w:sz="0" w:space="0" w:color="auto"/>
            <w:bottom w:val="none" w:sz="0" w:space="0" w:color="auto"/>
            <w:right w:val="none" w:sz="0" w:space="0" w:color="auto"/>
          </w:divBdr>
        </w:div>
        <w:div w:id="1056511842">
          <w:marLeft w:val="480"/>
          <w:marRight w:val="0"/>
          <w:marTop w:val="0"/>
          <w:marBottom w:val="0"/>
          <w:divBdr>
            <w:top w:val="none" w:sz="0" w:space="0" w:color="auto"/>
            <w:left w:val="none" w:sz="0" w:space="0" w:color="auto"/>
            <w:bottom w:val="none" w:sz="0" w:space="0" w:color="auto"/>
            <w:right w:val="none" w:sz="0" w:space="0" w:color="auto"/>
          </w:divBdr>
        </w:div>
        <w:div w:id="379205657">
          <w:marLeft w:val="480"/>
          <w:marRight w:val="0"/>
          <w:marTop w:val="0"/>
          <w:marBottom w:val="0"/>
          <w:divBdr>
            <w:top w:val="none" w:sz="0" w:space="0" w:color="auto"/>
            <w:left w:val="none" w:sz="0" w:space="0" w:color="auto"/>
            <w:bottom w:val="none" w:sz="0" w:space="0" w:color="auto"/>
            <w:right w:val="none" w:sz="0" w:space="0" w:color="auto"/>
          </w:divBdr>
        </w:div>
        <w:div w:id="1000888786">
          <w:marLeft w:val="480"/>
          <w:marRight w:val="0"/>
          <w:marTop w:val="0"/>
          <w:marBottom w:val="0"/>
          <w:divBdr>
            <w:top w:val="none" w:sz="0" w:space="0" w:color="auto"/>
            <w:left w:val="none" w:sz="0" w:space="0" w:color="auto"/>
            <w:bottom w:val="none" w:sz="0" w:space="0" w:color="auto"/>
            <w:right w:val="none" w:sz="0" w:space="0" w:color="auto"/>
          </w:divBdr>
        </w:div>
        <w:div w:id="52436861">
          <w:marLeft w:val="480"/>
          <w:marRight w:val="0"/>
          <w:marTop w:val="0"/>
          <w:marBottom w:val="0"/>
          <w:divBdr>
            <w:top w:val="none" w:sz="0" w:space="0" w:color="auto"/>
            <w:left w:val="none" w:sz="0" w:space="0" w:color="auto"/>
            <w:bottom w:val="none" w:sz="0" w:space="0" w:color="auto"/>
            <w:right w:val="none" w:sz="0" w:space="0" w:color="auto"/>
          </w:divBdr>
        </w:div>
        <w:div w:id="2134933145">
          <w:marLeft w:val="480"/>
          <w:marRight w:val="0"/>
          <w:marTop w:val="0"/>
          <w:marBottom w:val="0"/>
          <w:divBdr>
            <w:top w:val="none" w:sz="0" w:space="0" w:color="auto"/>
            <w:left w:val="none" w:sz="0" w:space="0" w:color="auto"/>
            <w:bottom w:val="none" w:sz="0" w:space="0" w:color="auto"/>
            <w:right w:val="none" w:sz="0" w:space="0" w:color="auto"/>
          </w:divBdr>
        </w:div>
        <w:div w:id="1575511262">
          <w:marLeft w:val="480"/>
          <w:marRight w:val="0"/>
          <w:marTop w:val="0"/>
          <w:marBottom w:val="0"/>
          <w:divBdr>
            <w:top w:val="none" w:sz="0" w:space="0" w:color="auto"/>
            <w:left w:val="none" w:sz="0" w:space="0" w:color="auto"/>
            <w:bottom w:val="none" w:sz="0" w:space="0" w:color="auto"/>
            <w:right w:val="none" w:sz="0" w:space="0" w:color="auto"/>
          </w:divBdr>
        </w:div>
        <w:div w:id="1026906418">
          <w:marLeft w:val="480"/>
          <w:marRight w:val="0"/>
          <w:marTop w:val="0"/>
          <w:marBottom w:val="0"/>
          <w:divBdr>
            <w:top w:val="none" w:sz="0" w:space="0" w:color="auto"/>
            <w:left w:val="none" w:sz="0" w:space="0" w:color="auto"/>
            <w:bottom w:val="none" w:sz="0" w:space="0" w:color="auto"/>
            <w:right w:val="none" w:sz="0" w:space="0" w:color="auto"/>
          </w:divBdr>
        </w:div>
        <w:div w:id="1881550824">
          <w:marLeft w:val="480"/>
          <w:marRight w:val="0"/>
          <w:marTop w:val="0"/>
          <w:marBottom w:val="0"/>
          <w:divBdr>
            <w:top w:val="none" w:sz="0" w:space="0" w:color="auto"/>
            <w:left w:val="none" w:sz="0" w:space="0" w:color="auto"/>
            <w:bottom w:val="none" w:sz="0" w:space="0" w:color="auto"/>
            <w:right w:val="none" w:sz="0" w:space="0" w:color="auto"/>
          </w:divBdr>
        </w:div>
        <w:div w:id="1804493720">
          <w:marLeft w:val="480"/>
          <w:marRight w:val="0"/>
          <w:marTop w:val="0"/>
          <w:marBottom w:val="0"/>
          <w:divBdr>
            <w:top w:val="none" w:sz="0" w:space="0" w:color="auto"/>
            <w:left w:val="none" w:sz="0" w:space="0" w:color="auto"/>
            <w:bottom w:val="none" w:sz="0" w:space="0" w:color="auto"/>
            <w:right w:val="none" w:sz="0" w:space="0" w:color="auto"/>
          </w:divBdr>
        </w:div>
        <w:div w:id="1617983254">
          <w:marLeft w:val="480"/>
          <w:marRight w:val="0"/>
          <w:marTop w:val="0"/>
          <w:marBottom w:val="0"/>
          <w:divBdr>
            <w:top w:val="none" w:sz="0" w:space="0" w:color="auto"/>
            <w:left w:val="none" w:sz="0" w:space="0" w:color="auto"/>
            <w:bottom w:val="none" w:sz="0" w:space="0" w:color="auto"/>
            <w:right w:val="none" w:sz="0" w:space="0" w:color="auto"/>
          </w:divBdr>
        </w:div>
        <w:div w:id="636301551">
          <w:marLeft w:val="480"/>
          <w:marRight w:val="0"/>
          <w:marTop w:val="0"/>
          <w:marBottom w:val="0"/>
          <w:divBdr>
            <w:top w:val="none" w:sz="0" w:space="0" w:color="auto"/>
            <w:left w:val="none" w:sz="0" w:space="0" w:color="auto"/>
            <w:bottom w:val="none" w:sz="0" w:space="0" w:color="auto"/>
            <w:right w:val="none" w:sz="0" w:space="0" w:color="auto"/>
          </w:divBdr>
        </w:div>
        <w:div w:id="1701468892">
          <w:marLeft w:val="480"/>
          <w:marRight w:val="0"/>
          <w:marTop w:val="0"/>
          <w:marBottom w:val="0"/>
          <w:divBdr>
            <w:top w:val="none" w:sz="0" w:space="0" w:color="auto"/>
            <w:left w:val="none" w:sz="0" w:space="0" w:color="auto"/>
            <w:bottom w:val="none" w:sz="0" w:space="0" w:color="auto"/>
            <w:right w:val="none" w:sz="0" w:space="0" w:color="auto"/>
          </w:divBdr>
        </w:div>
        <w:div w:id="1552378366">
          <w:marLeft w:val="480"/>
          <w:marRight w:val="0"/>
          <w:marTop w:val="0"/>
          <w:marBottom w:val="0"/>
          <w:divBdr>
            <w:top w:val="none" w:sz="0" w:space="0" w:color="auto"/>
            <w:left w:val="none" w:sz="0" w:space="0" w:color="auto"/>
            <w:bottom w:val="none" w:sz="0" w:space="0" w:color="auto"/>
            <w:right w:val="none" w:sz="0" w:space="0" w:color="auto"/>
          </w:divBdr>
        </w:div>
        <w:div w:id="1792279254">
          <w:marLeft w:val="480"/>
          <w:marRight w:val="0"/>
          <w:marTop w:val="0"/>
          <w:marBottom w:val="0"/>
          <w:divBdr>
            <w:top w:val="none" w:sz="0" w:space="0" w:color="auto"/>
            <w:left w:val="none" w:sz="0" w:space="0" w:color="auto"/>
            <w:bottom w:val="none" w:sz="0" w:space="0" w:color="auto"/>
            <w:right w:val="none" w:sz="0" w:space="0" w:color="auto"/>
          </w:divBdr>
        </w:div>
        <w:div w:id="1489862654">
          <w:marLeft w:val="480"/>
          <w:marRight w:val="0"/>
          <w:marTop w:val="0"/>
          <w:marBottom w:val="0"/>
          <w:divBdr>
            <w:top w:val="none" w:sz="0" w:space="0" w:color="auto"/>
            <w:left w:val="none" w:sz="0" w:space="0" w:color="auto"/>
            <w:bottom w:val="none" w:sz="0" w:space="0" w:color="auto"/>
            <w:right w:val="none" w:sz="0" w:space="0" w:color="auto"/>
          </w:divBdr>
        </w:div>
        <w:div w:id="1807893388">
          <w:marLeft w:val="480"/>
          <w:marRight w:val="0"/>
          <w:marTop w:val="0"/>
          <w:marBottom w:val="0"/>
          <w:divBdr>
            <w:top w:val="none" w:sz="0" w:space="0" w:color="auto"/>
            <w:left w:val="none" w:sz="0" w:space="0" w:color="auto"/>
            <w:bottom w:val="none" w:sz="0" w:space="0" w:color="auto"/>
            <w:right w:val="none" w:sz="0" w:space="0" w:color="auto"/>
          </w:divBdr>
        </w:div>
        <w:div w:id="1915816983">
          <w:marLeft w:val="480"/>
          <w:marRight w:val="0"/>
          <w:marTop w:val="0"/>
          <w:marBottom w:val="0"/>
          <w:divBdr>
            <w:top w:val="none" w:sz="0" w:space="0" w:color="auto"/>
            <w:left w:val="none" w:sz="0" w:space="0" w:color="auto"/>
            <w:bottom w:val="none" w:sz="0" w:space="0" w:color="auto"/>
            <w:right w:val="none" w:sz="0" w:space="0" w:color="auto"/>
          </w:divBdr>
        </w:div>
        <w:div w:id="1731028494">
          <w:marLeft w:val="480"/>
          <w:marRight w:val="0"/>
          <w:marTop w:val="0"/>
          <w:marBottom w:val="0"/>
          <w:divBdr>
            <w:top w:val="none" w:sz="0" w:space="0" w:color="auto"/>
            <w:left w:val="none" w:sz="0" w:space="0" w:color="auto"/>
            <w:bottom w:val="none" w:sz="0" w:space="0" w:color="auto"/>
            <w:right w:val="none" w:sz="0" w:space="0" w:color="auto"/>
          </w:divBdr>
        </w:div>
        <w:div w:id="1200899673">
          <w:marLeft w:val="480"/>
          <w:marRight w:val="0"/>
          <w:marTop w:val="0"/>
          <w:marBottom w:val="0"/>
          <w:divBdr>
            <w:top w:val="none" w:sz="0" w:space="0" w:color="auto"/>
            <w:left w:val="none" w:sz="0" w:space="0" w:color="auto"/>
            <w:bottom w:val="none" w:sz="0" w:space="0" w:color="auto"/>
            <w:right w:val="none" w:sz="0" w:space="0" w:color="auto"/>
          </w:divBdr>
        </w:div>
        <w:div w:id="1779062652">
          <w:marLeft w:val="480"/>
          <w:marRight w:val="0"/>
          <w:marTop w:val="0"/>
          <w:marBottom w:val="0"/>
          <w:divBdr>
            <w:top w:val="none" w:sz="0" w:space="0" w:color="auto"/>
            <w:left w:val="none" w:sz="0" w:space="0" w:color="auto"/>
            <w:bottom w:val="none" w:sz="0" w:space="0" w:color="auto"/>
            <w:right w:val="none" w:sz="0" w:space="0" w:color="auto"/>
          </w:divBdr>
        </w:div>
        <w:div w:id="1550874629">
          <w:marLeft w:val="480"/>
          <w:marRight w:val="0"/>
          <w:marTop w:val="0"/>
          <w:marBottom w:val="0"/>
          <w:divBdr>
            <w:top w:val="none" w:sz="0" w:space="0" w:color="auto"/>
            <w:left w:val="none" w:sz="0" w:space="0" w:color="auto"/>
            <w:bottom w:val="none" w:sz="0" w:space="0" w:color="auto"/>
            <w:right w:val="none" w:sz="0" w:space="0" w:color="auto"/>
          </w:divBdr>
        </w:div>
        <w:div w:id="331378656">
          <w:marLeft w:val="480"/>
          <w:marRight w:val="0"/>
          <w:marTop w:val="0"/>
          <w:marBottom w:val="0"/>
          <w:divBdr>
            <w:top w:val="none" w:sz="0" w:space="0" w:color="auto"/>
            <w:left w:val="none" w:sz="0" w:space="0" w:color="auto"/>
            <w:bottom w:val="none" w:sz="0" w:space="0" w:color="auto"/>
            <w:right w:val="none" w:sz="0" w:space="0" w:color="auto"/>
          </w:divBdr>
        </w:div>
        <w:div w:id="2061593354">
          <w:marLeft w:val="480"/>
          <w:marRight w:val="0"/>
          <w:marTop w:val="0"/>
          <w:marBottom w:val="0"/>
          <w:divBdr>
            <w:top w:val="none" w:sz="0" w:space="0" w:color="auto"/>
            <w:left w:val="none" w:sz="0" w:space="0" w:color="auto"/>
            <w:bottom w:val="none" w:sz="0" w:space="0" w:color="auto"/>
            <w:right w:val="none" w:sz="0" w:space="0" w:color="auto"/>
          </w:divBdr>
        </w:div>
        <w:div w:id="2129201212">
          <w:marLeft w:val="480"/>
          <w:marRight w:val="0"/>
          <w:marTop w:val="0"/>
          <w:marBottom w:val="0"/>
          <w:divBdr>
            <w:top w:val="none" w:sz="0" w:space="0" w:color="auto"/>
            <w:left w:val="none" w:sz="0" w:space="0" w:color="auto"/>
            <w:bottom w:val="none" w:sz="0" w:space="0" w:color="auto"/>
            <w:right w:val="none" w:sz="0" w:space="0" w:color="auto"/>
          </w:divBdr>
        </w:div>
        <w:div w:id="1844857465">
          <w:marLeft w:val="480"/>
          <w:marRight w:val="0"/>
          <w:marTop w:val="0"/>
          <w:marBottom w:val="0"/>
          <w:divBdr>
            <w:top w:val="none" w:sz="0" w:space="0" w:color="auto"/>
            <w:left w:val="none" w:sz="0" w:space="0" w:color="auto"/>
            <w:bottom w:val="none" w:sz="0" w:space="0" w:color="auto"/>
            <w:right w:val="none" w:sz="0" w:space="0" w:color="auto"/>
          </w:divBdr>
        </w:div>
        <w:div w:id="670333713">
          <w:marLeft w:val="480"/>
          <w:marRight w:val="0"/>
          <w:marTop w:val="0"/>
          <w:marBottom w:val="0"/>
          <w:divBdr>
            <w:top w:val="none" w:sz="0" w:space="0" w:color="auto"/>
            <w:left w:val="none" w:sz="0" w:space="0" w:color="auto"/>
            <w:bottom w:val="none" w:sz="0" w:space="0" w:color="auto"/>
            <w:right w:val="none" w:sz="0" w:space="0" w:color="auto"/>
          </w:divBdr>
        </w:div>
        <w:div w:id="2056005284">
          <w:marLeft w:val="480"/>
          <w:marRight w:val="0"/>
          <w:marTop w:val="0"/>
          <w:marBottom w:val="0"/>
          <w:divBdr>
            <w:top w:val="none" w:sz="0" w:space="0" w:color="auto"/>
            <w:left w:val="none" w:sz="0" w:space="0" w:color="auto"/>
            <w:bottom w:val="none" w:sz="0" w:space="0" w:color="auto"/>
            <w:right w:val="none" w:sz="0" w:space="0" w:color="auto"/>
          </w:divBdr>
        </w:div>
        <w:div w:id="1921283491">
          <w:marLeft w:val="480"/>
          <w:marRight w:val="0"/>
          <w:marTop w:val="0"/>
          <w:marBottom w:val="0"/>
          <w:divBdr>
            <w:top w:val="none" w:sz="0" w:space="0" w:color="auto"/>
            <w:left w:val="none" w:sz="0" w:space="0" w:color="auto"/>
            <w:bottom w:val="none" w:sz="0" w:space="0" w:color="auto"/>
            <w:right w:val="none" w:sz="0" w:space="0" w:color="auto"/>
          </w:divBdr>
        </w:div>
        <w:div w:id="565143578">
          <w:marLeft w:val="480"/>
          <w:marRight w:val="0"/>
          <w:marTop w:val="0"/>
          <w:marBottom w:val="0"/>
          <w:divBdr>
            <w:top w:val="none" w:sz="0" w:space="0" w:color="auto"/>
            <w:left w:val="none" w:sz="0" w:space="0" w:color="auto"/>
            <w:bottom w:val="none" w:sz="0" w:space="0" w:color="auto"/>
            <w:right w:val="none" w:sz="0" w:space="0" w:color="auto"/>
          </w:divBdr>
        </w:div>
        <w:div w:id="1476989974">
          <w:marLeft w:val="480"/>
          <w:marRight w:val="0"/>
          <w:marTop w:val="0"/>
          <w:marBottom w:val="0"/>
          <w:divBdr>
            <w:top w:val="none" w:sz="0" w:space="0" w:color="auto"/>
            <w:left w:val="none" w:sz="0" w:space="0" w:color="auto"/>
            <w:bottom w:val="none" w:sz="0" w:space="0" w:color="auto"/>
            <w:right w:val="none" w:sz="0" w:space="0" w:color="auto"/>
          </w:divBdr>
        </w:div>
        <w:div w:id="683164352">
          <w:marLeft w:val="480"/>
          <w:marRight w:val="0"/>
          <w:marTop w:val="0"/>
          <w:marBottom w:val="0"/>
          <w:divBdr>
            <w:top w:val="none" w:sz="0" w:space="0" w:color="auto"/>
            <w:left w:val="none" w:sz="0" w:space="0" w:color="auto"/>
            <w:bottom w:val="none" w:sz="0" w:space="0" w:color="auto"/>
            <w:right w:val="none" w:sz="0" w:space="0" w:color="auto"/>
          </w:divBdr>
        </w:div>
        <w:div w:id="1443963303">
          <w:marLeft w:val="480"/>
          <w:marRight w:val="0"/>
          <w:marTop w:val="0"/>
          <w:marBottom w:val="0"/>
          <w:divBdr>
            <w:top w:val="none" w:sz="0" w:space="0" w:color="auto"/>
            <w:left w:val="none" w:sz="0" w:space="0" w:color="auto"/>
            <w:bottom w:val="none" w:sz="0" w:space="0" w:color="auto"/>
            <w:right w:val="none" w:sz="0" w:space="0" w:color="auto"/>
          </w:divBdr>
        </w:div>
        <w:div w:id="145711206">
          <w:marLeft w:val="480"/>
          <w:marRight w:val="0"/>
          <w:marTop w:val="0"/>
          <w:marBottom w:val="0"/>
          <w:divBdr>
            <w:top w:val="none" w:sz="0" w:space="0" w:color="auto"/>
            <w:left w:val="none" w:sz="0" w:space="0" w:color="auto"/>
            <w:bottom w:val="none" w:sz="0" w:space="0" w:color="auto"/>
            <w:right w:val="none" w:sz="0" w:space="0" w:color="auto"/>
          </w:divBdr>
        </w:div>
        <w:div w:id="1604608000">
          <w:marLeft w:val="480"/>
          <w:marRight w:val="0"/>
          <w:marTop w:val="0"/>
          <w:marBottom w:val="0"/>
          <w:divBdr>
            <w:top w:val="none" w:sz="0" w:space="0" w:color="auto"/>
            <w:left w:val="none" w:sz="0" w:space="0" w:color="auto"/>
            <w:bottom w:val="none" w:sz="0" w:space="0" w:color="auto"/>
            <w:right w:val="none" w:sz="0" w:space="0" w:color="auto"/>
          </w:divBdr>
        </w:div>
        <w:div w:id="2135558640">
          <w:marLeft w:val="480"/>
          <w:marRight w:val="0"/>
          <w:marTop w:val="0"/>
          <w:marBottom w:val="0"/>
          <w:divBdr>
            <w:top w:val="none" w:sz="0" w:space="0" w:color="auto"/>
            <w:left w:val="none" w:sz="0" w:space="0" w:color="auto"/>
            <w:bottom w:val="none" w:sz="0" w:space="0" w:color="auto"/>
            <w:right w:val="none" w:sz="0" w:space="0" w:color="auto"/>
          </w:divBdr>
        </w:div>
      </w:divsChild>
    </w:div>
    <w:div w:id="1078526590">
      <w:bodyDiv w:val="1"/>
      <w:marLeft w:val="0"/>
      <w:marRight w:val="0"/>
      <w:marTop w:val="0"/>
      <w:marBottom w:val="0"/>
      <w:divBdr>
        <w:top w:val="none" w:sz="0" w:space="0" w:color="auto"/>
        <w:left w:val="none" w:sz="0" w:space="0" w:color="auto"/>
        <w:bottom w:val="none" w:sz="0" w:space="0" w:color="auto"/>
        <w:right w:val="none" w:sz="0" w:space="0" w:color="auto"/>
      </w:divBdr>
      <w:divsChild>
        <w:div w:id="12184">
          <w:marLeft w:val="480"/>
          <w:marRight w:val="0"/>
          <w:marTop w:val="0"/>
          <w:marBottom w:val="0"/>
          <w:divBdr>
            <w:top w:val="none" w:sz="0" w:space="0" w:color="auto"/>
            <w:left w:val="none" w:sz="0" w:space="0" w:color="auto"/>
            <w:bottom w:val="none" w:sz="0" w:space="0" w:color="auto"/>
            <w:right w:val="none" w:sz="0" w:space="0" w:color="auto"/>
          </w:divBdr>
        </w:div>
        <w:div w:id="13969401">
          <w:marLeft w:val="480"/>
          <w:marRight w:val="0"/>
          <w:marTop w:val="0"/>
          <w:marBottom w:val="0"/>
          <w:divBdr>
            <w:top w:val="none" w:sz="0" w:space="0" w:color="auto"/>
            <w:left w:val="none" w:sz="0" w:space="0" w:color="auto"/>
            <w:bottom w:val="none" w:sz="0" w:space="0" w:color="auto"/>
            <w:right w:val="none" w:sz="0" w:space="0" w:color="auto"/>
          </w:divBdr>
        </w:div>
        <w:div w:id="45760102">
          <w:marLeft w:val="480"/>
          <w:marRight w:val="0"/>
          <w:marTop w:val="0"/>
          <w:marBottom w:val="0"/>
          <w:divBdr>
            <w:top w:val="none" w:sz="0" w:space="0" w:color="auto"/>
            <w:left w:val="none" w:sz="0" w:space="0" w:color="auto"/>
            <w:bottom w:val="none" w:sz="0" w:space="0" w:color="auto"/>
            <w:right w:val="none" w:sz="0" w:space="0" w:color="auto"/>
          </w:divBdr>
        </w:div>
        <w:div w:id="54672229">
          <w:marLeft w:val="480"/>
          <w:marRight w:val="0"/>
          <w:marTop w:val="0"/>
          <w:marBottom w:val="0"/>
          <w:divBdr>
            <w:top w:val="none" w:sz="0" w:space="0" w:color="auto"/>
            <w:left w:val="none" w:sz="0" w:space="0" w:color="auto"/>
            <w:bottom w:val="none" w:sz="0" w:space="0" w:color="auto"/>
            <w:right w:val="none" w:sz="0" w:space="0" w:color="auto"/>
          </w:divBdr>
        </w:div>
        <w:div w:id="100729847">
          <w:marLeft w:val="480"/>
          <w:marRight w:val="0"/>
          <w:marTop w:val="0"/>
          <w:marBottom w:val="0"/>
          <w:divBdr>
            <w:top w:val="none" w:sz="0" w:space="0" w:color="auto"/>
            <w:left w:val="none" w:sz="0" w:space="0" w:color="auto"/>
            <w:bottom w:val="none" w:sz="0" w:space="0" w:color="auto"/>
            <w:right w:val="none" w:sz="0" w:space="0" w:color="auto"/>
          </w:divBdr>
        </w:div>
        <w:div w:id="130293460">
          <w:marLeft w:val="480"/>
          <w:marRight w:val="0"/>
          <w:marTop w:val="0"/>
          <w:marBottom w:val="0"/>
          <w:divBdr>
            <w:top w:val="none" w:sz="0" w:space="0" w:color="auto"/>
            <w:left w:val="none" w:sz="0" w:space="0" w:color="auto"/>
            <w:bottom w:val="none" w:sz="0" w:space="0" w:color="auto"/>
            <w:right w:val="none" w:sz="0" w:space="0" w:color="auto"/>
          </w:divBdr>
        </w:div>
        <w:div w:id="140578593">
          <w:marLeft w:val="480"/>
          <w:marRight w:val="0"/>
          <w:marTop w:val="0"/>
          <w:marBottom w:val="0"/>
          <w:divBdr>
            <w:top w:val="none" w:sz="0" w:space="0" w:color="auto"/>
            <w:left w:val="none" w:sz="0" w:space="0" w:color="auto"/>
            <w:bottom w:val="none" w:sz="0" w:space="0" w:color="auto"/>
            <w:right w:val="none" w:sz="0" w:space="0" w:color="auto"/>
          </w:divBdr>
        </w:div>
        <w:div w:id="144974127">
          <w:marLeft w:val="480"/>
          <w:marRight w:val="0"/>
          <w:marTop w:val="0"/>
          <w:marBottom w:val="0"/>
          <w:divBdr>
            <w:top w:val="none" w:sz="0" w:space="0" w:color="auto"/>
            <w:left w:val="none" w:sz="0" w:space="0" w:color="auto"/>
            <w:bottom w:val="none" w:sz="0" w:space="0" w:color="auto"/>
            <w:right w:val="none" w:sz="0" w:space="0" w:color="auto"/>
          </w:divBdr>
        </w:div>
        <w:div w:id="161050963">
          <w:marLeft w:val="480"/>
          <w:marRight w:val="0"/>
          <w:marTop w:val="0"/>
          <w:marBottom w:val="0"/>
          <w:divBdr>
            <w:top w:val="none" w:sz="0" w:space="0" w:color="auto"/>
            <w:left w:val="none" w:sz="0" w:space="0" w:color="auto"/>
            <w:bottom w:val="none" w:sz="0" w:space="0" w:color="auto"/>
            <w:right w:val="none" w:sz="0" w:space="0" w:color="auto"/>
          </w:divBdr>
        </w:div>
        <w:div w:id="174615595">
          <w:marLeft w:val="480"/>
          <w:marRight w:val="0"/>
          <w:marTop w:val="0"/>
          <w:marBottom w:val="0"/>
          <w:divBdr>
            <w:top w:val="none" w:sz="0" w:space="0" w:color="auto"/>
            <w:left w:val="none" w:sz="0" w:space="0" w:color="auto"/>
            <w:bottom w:val="none" w:sz="0" w:space="0" w:color="auto"/>
            <w:right w:val="none" w:sz="0" w:space="0" w:color="auto"/>
          </w:divBdr>
        </w:div>
        <w:div w:id="189300472">
          <w:marLeft w:val="480"/>
          <w:marRight w:val="0"/>
          <w:marTop w:val="0"/>
          <w:marBottom w:val="0"/>
          <w:divBdr>
            <w:top w:val="none" w:sz="0" w:space="0" w:color="auto"/>
            <w:left w:val="none" w:sz="0" w:space="0" w:color="auto"/>
            <w:bottom w:val="none" w:sz="0" w:space="0" w:color="auto"/>
            <w:right w:val="none" w:sz="0" w:space="0" w:color="auto"/>
          </w:divBdr>
        </w:div>
        <w:div w:id="198278650">
          <w:marLeft w:val="480"/>
          <w:marRight w:val="0"/>
          <w:marTop w:val="0"/>
          <w:marBottom w:val="0"/>
          <w:divBdr>
            <w:top w:val="none" w:sz="0" w:space="0" w:color="auto"/>
            <w:left w:val="none" w:sz="0" w:space="0" w:color="auto"/>
            <w:bottom w:val="none" w:sz="0" w:space="0" w:color="auto"/>
            <w:right w:val="none" w:sz="0" w:space="0" w:color="auto"/>
          </w:divBdr>
        </w:div>
        <w:div w:id="278999670">
          <w:marLeft w:val="480"/>
          <w:marRight w:val="0"/>
          <w:marTop w:val="0"/>
          <w:marBottom w:val="0"/>
          <w:divBdr>
            <w:top w:val="none" w:sz="0" w:space="0" w:color="auto"/>
            <w:left w:val="none" w:sz="0" w:space="0" w:color="auto"/>
            <w:bottom w:val="none" w:sz="0" w:space="0" w:color="auto"/>
            <w:right w:val="none" w:sz="0" w:space="0" w:color="auto"/>
          </w:divBdr>
        </w:div>
        <w:div w:id="320744176">
          <w:marLeft w:val="480"/>
          <w:marRight w:val="0"/>
          <w:marTop w:val="0"/>
          <w:marBottom w:val="0"/>
          <w:divBdr>
            <w:top w:val="none" w:sz="0" w:space="0" w:color="auto"/>
            <w:left w:val="none" w:sz="0" w:space="0" w:color="auto"/>
            <w:bottom w:val="none" w:sz="0" w:space="0" w:color="auto"/>
            <w:right w:val="none" w:sz="0" w:space="0" w:color="auto"/>
          </w:divBdr>
        </w:div>
        <w:div w:id="348223112">
          <w:marLeft w:val="480"/>
          <w:marRight w:val="0"/>
          <w:marTop w:val="0"/>
          <w:marBottom w:val="0"/>
          <w:divBdr>
            <w:top w:val="none" w:sz="0" w:space="0" w:color="auto"/>
            <w:left w:val="none" w:sz="0" w:space="0" w:color="auto"/>
            <w:bottom w:val="none" w:sz="0" w:space="0" w:color="auto"/>
            <w:right w:val="none" w:sz="0" w:space="0" w:color="auto"/>
          </w:divBdr>
        </w:div>
        <w:div w:id="409617700">
          <w:marLeft w:val="480"/>
          <w:marRight w:val="0"/>
          <w:marTop w:val="0"/>
          <w:marBottom w:val="0"/>
          <w:divBdr>
            <w:top w:val="none" w:sz="0" w:space="0" w:color="auto"/>
            <w:left w:val="none" w:sz="0" w:space="0" w:color="auto"/>
            <w:bottom w:val="none" w:sz="0" w:space="0" w:color="auto"/>
            <w:right w:val="none" w:sz="0" w:space="0" w:color="auto"/>
          </w:divBdr>
        </w:div>
        <w:div w:id="482047706">
          <w:marLeft w:val="480"/>
          <w:marRight w:val="0"/>
          <w:marTop w:val="0"/>
          <w:marBottom w:val="0"/>
          <w:divBdr>
            <w:top w:val="none" w:sz="0" w:space="0" w:color="auto"/>
            <w:left w:val="none" w:sz="0" w:space="0" w:color="auto"/>
            <w:bottom w:val="none" w:sz="0" w:space="0" w:color="auto"/>
            <w:right w:val="none" w:sz="0" w:space="0" w:color="auto"/>
          </w:divBdr>
        </w:div>
        <w:div w:id="499002063">
          <w:marLeft w:val="480"/>
          <w:marRight w:val="0"/>
          <w:marTop w:val="0"/>
          <w:marBottom w:val="0"/>
          <w:divBdr>
            <w:top w:val="none" w:sz="0" w:space="0" w:color="auto"/>
            <w:left w:val="none" w:sz="0" w:space="0" w:color="auto"/>
            <w:bottom w:val="none" w:sz="0" w:space="0" w:color="auto"/>
            <w:right w:val="none" w:sz="0" w:space="0" w:color="auto"/>
          </w:divBdr>
        </w:div>
        <w:div w:id="502475684">
          <w:marLeft w:val="480"/>
          <w:marRight w:val="0"/>
          <w:marTop w:val="0"/>
          <w:marBottom w:val="0"/>
          <w:divBdr>
            <w:top w:val="none" w:sz="0" w:space="0" w:color="auto"/>
            <w:left w:val="none" w:sz="0" w:space="0" w:color="auto"/>
            <w:bottom w:val="none" w:sz="0" w:space="0" w:color="auto"/>
            <w:right w:val="none" w:sz="0" w:space="0" w:color="auto"/>
          </w:divBdr>
        </w:div>
        <w:div w:id="522289081">
          <w:marLeft w:val="480"/>
          <w:marRight w:val="0"/>
          <w:marTop w:val="0"/>
          <w:marBottom w:val="0"/>
          <w:divBdr>
            <w:top w:val="none" w:sz="0" w:space="0" w:color="auto"/>
            <w:left w:val="none" w:sz="0" w:space="0" w:color="auto"/>
            <w:bottom w:val="none" w:sz="0" w:space="0" w:color="auto"/>
            <w:right w:val="none" w:sz="0" w:space="0" w:color="auto"/>
          </w:divBdr>
        </w:div>
        <w:div w:id="580991534">
          <w:marLeft w:val="480"/>
          <w:marRight w:val="0"/>
          <w:marTop w:val="0"/>
          <w:marBottom w:val="0"/>
          <w:divBdr>
            <w:top w:val="none" w:sz="0" w:space="0" w:color="auto"/>
            <w:left w:val="none" w:sz="0" w:space="0" w:color="auto"/>
            <w:bottom w:val="none" w:sz="0" w:space="0" w:color="auto"/>
            <w:right w:val="none" w:sz="0" w:space="0" w:color="auto"/>
          </w:divBdr>
        </w:div>
        <w:div w:id="599409547">
          <w:marLeft w:val="480"/>
          <w:marRight w:val="0"/>
          <w:marTop w:val="0"/>
          <w:marBottom w:val="0"/>
          <w:divBdr>
            <w:top w:val="none" w:sz="0" w:space="0" w:color="auto"/>
            <w:left w:val="none" w:sz="0" w:space="0" w:color="auto"/>
            <w:bottom w:val="none" w:sz="0" w:space="0" w:color="auto"/>
            <w:right w:val="none" w:sz="0" w:space="0" w:color="auto"/>
          </w:divBdr>
        </w:div>
        <w:div w:id="624239580">
          <w:marLeft w:val="480"/>
          <w:marRight w:val="0"/>
          <w:marTop w:val="0"/>
          <w:marBottom w:val="0"/>
          <w:divBdr>
            <w:top w:val="none" w:sz="0" w:space="0" w:color="auto"/>
            <w:left w:val="none" w:sz="0" w:space="0" w:color="auto"/>
            <w:bottom w:val="none" w:sz="0" w:space="0" w:color="auto"/>
            <w:right w:val="none" w:sz="0" w:space="0" w:color="auto"/>
          </w:divBdr>
        </w:div>
        <w:div w:id="687634655">
          <w:marLeft w:val="480"/>
          <w:marRight w:val="0"/>
          <w:marTop w:val="0"/>
          <w:marBottom w:val="0"/>
          <w:divBdr>
            <w:top w:val="none" w:sz="0" w:space="0" w:color="auto"/>
            <w:left w:val="none" w:sz="0" w:space="0" w:color="auto"/>
            <w:bottom w:val="none" w:sz="0" w:space="0" w:color="auto"/>
            <w:right w:val="none" w:sz="0" w:space="0" w:color="auto"/>
          </w:divBdr>
        </w:div>
        <w:div w:id="736905577">
          <w:marLeft w:val="480"/>
          <w:marRight w:val="0"/>
          <w:marTop w:val="0"/>
          <w:marBottom w:val="0"/>
          <w:divBdr>
            <w:top w:val="none" w:sz="0" w:space="0" w:color="auto"/>
            <w:left w:val="none" w:sz="0" w:space="0" w:color="auto"/>
            <w:bottom w:val="none" w:sz="0" w:space="0" w:color="auto"/>
            <w:right w:val="none" w:sz="0" w:space="0" w:color="auto"/>
          </w:divBdr>
        </w:div>
        <w:div w:id="780300059">
          <w:marLeft w:val="480"/>
          <w:marRight w:val="0"/>
          <w:marTop w:val="0"/>
          <w:marBottom w:val="0"/>
          <w:divBdr>
            <w:top w:val="none" w:sz="0" w:space="0" w:color="auto"/>
            <w:left w:val="none" w:sz="0" w:space="0" w:color="auto"/>
            <w:bottom w:val="none" w:sz="0" w:space="0" w:color="auto"/>
            <w:right w:val="none" w:sz="0" w:space="0" w:color="auto"/>
          </w:divBdr>
        </w:div>
        <w:div w:id="790588602">
          <w:marLeft w:val="480"/>
          <w:marRight w:val="0"/>
          <w:marTop w:val="0"/>
          <w:marBottom w:val="0"/>
          <w:divBdr>
            <w:top w:val="none" w:sz="0" w:space="0" w:color="auto"/>
            <w:left w:val="none" w:sz="0" w:space="0" w:color="auto"/>
            <w:bottom w:val="none" w:sz="0" w:space="0" w:color="auto"/>
            <w:right w:val="none" w:sz="0" w:space="0" w:color="auto"/>
          </w:divBdr>
        </w:div>
        <w:div w:id="807862946">
          <w:marLeft w:val="480"/>
          <w:marRight w:val="0"/>
          <w:marTop w:val="0"/>
          <w:marBottom w:val="0"/>
          <w:divBdr>
            <w:top w:val="none" w:sz="0" w:space="0" w:color="auto"/>
            <w:left w:val="none" w:sz="0" w:space="0" w:color="auto"/>
            <w:bottom w:val="none" w:sz="0" w:space="0" w:color="auto"/>
            <w:right w:val="none" w:sz="0" w:space="0" w:color="auto"/>
          </w:divBdr>
        </w:div>
        <w:div w:id="815880459">
          <w:marLeft w:val="480"/>
          <w:marRight w:val="0"/>
          <w:marTop w:val="0"/>
          <w:marBottom w:val="0"/>
          <w:divBdr>
            <w:top w:val="none" w:sz="0" w:space="0" w:color="auto"/>
            <w:left w:val="none" w:sz="0" w:space="0" w:color="auto"/>
            <w:bottom w:val="none" w:sz="0" w:space="0" w:color="auto"/>
            <w:right w:val="none" w:sz="0" w:space="0" w:color="auto"/>
          </w:divBdr>
        </w:div>
        <w:div w:id="850607515">
          <w:marLeft w:val="480"/>
          <w:marRight w:val="0"/>
          <w:marTop w:val="0"/>
          <w:marBottom w:val="0"/>
          <w:divBdr>
            <w:top w:val="none" w:sz="0" w:space="0" w:color="auto"/>
            <w:left w:val="none" w:sz="0" w:space="0" w:color="auto"/>
            <w:bottom w:val="none" w:sz="0" w:space="0" w:color="auto"/>
            <w:right w:val="none" w:sz="0" w:space="0" w:color="auto"/>
          </w:divBdr>
        </w:div>
        <w:div w:id="856386972">
          <w:marLeft w:val="480"/>
          <w:marRight w:val="0"/>
          <w:marTop w:val="0"/>
          <w:marBottom w:val="0"/>
          <w:divBdr>
            <w:top w:val="none" w:sz="0" w:space="0" w:color="auto"/>
            <w:left w:val="none" w:sz="0" w:space="0" w:color="auto"/>
            <w:bottom w:val="none" w:sz="0" w:space="0" w:color="auto"/>
            <w:right w:val="none" w:sz="0" w:space="0" w:color="auto"/>
          </w:divBdr>
        </w:div>
        <w:div w:id="915554155">
          <w:marLeft w:val="480"/>
          <w:marRight w:val="0"/>
          <w:marTop w:val="0"/>
          <w:marBottom w:val="0"/>
          <w:divBdr>
            <w:top w:val="none" w:sz="0" w:space="0" w:color="auto"/>
            <w:left w:val="none" w:sz="0" w:space="0" w:color="auto"/>
            <w:bottom w:val="none" w:sz="0" w:space="0" w:color="auto"/>
            <w:right w:val="none" w:sz="0" w:space="0" w:color="auto"/>
          </w:divBdr>
        </w:div>
        <w:div w:id="1000085552">
          <w:marLeft w:val="480"/>
          <w:marRight w:val="0"/>
          <w:marTop w:val="0"/>
          <w:marBottom w:val="0"/>
          <w:divBdr>
            <w:top w:val="none" w:sz="0" w:space="0" w:color="auto"/>
            <w:left w:val="none" w:sz="0" w:space="0" w:color="auto"/>
            <w:bottom w:val="none" w:sz="0" w:space="0" w:color="auto"/>
            <w:right w:val="none" w:sz="0" w:space="0" w:color="auto"/>
          </w:divBdr>
        </w:div>
        <w:div w:id="1032535547">
          <w:marLeft w:val="480"/>
          <w:marRight w:val="0"/>
          <w:marTop w:val="0"/>
          <w:marBottom w:val="0"/>
          <w:divBdr>
            <w:top w:val="none" w:sz="0" w:space="0" w:color="auto"/>
            <w:left w:val="none" w:sz="0" w:space="0" w:color="auto"/>
            <w:bottom w:val="none" w:sz="0" w:space="0" w:color="auto"/>
            <w:right w:val="none" w:sz="0" w:space="0" w:color="auto"/>
          </w:divBdr>
        </w:div>
        <w:div w:id="1123308089">
          <w:marLeft w:val="480"/>
          <w:marRight w:val="0"/>
          <w:marTop w:val="0"/>
          <w:marBottom w:val="0"/>
          <w:divBdr>
            <w:top w:val="none" w:sz="0" w:space="0" w:color="auto"/>
            <w:left w:val="none" w:sz="0" w:space="0" w:color="auto"/>
            <w:bottom w:val="none" w:sz="0" w:space="0" w:color="auto"/>
            <w:right w:val="none" w:sz="0" w:space="0" w:color="auto"/>
          </w:divBdr>
        </w:div>
        <w:div w:id="1256354510">
          <w:marLeft w:val="480"/>
          <w:marRight w:val="0"/>
          <w:marTop w:val="0"/>
          <w:marBottom w:val="0"/>
          <w:divBdr>
            <w:top w:val="none" w:sz="0" w:space="0" w:color="auto"/>
            <w:left w:val="none" w:sz="0" w:space="0" w:color="auto"/>
            <w:bottom w:val="none" w:sz="0" w:space="0" w:color="auto"/>
            <w:right w:val="none" w:sz="0" w:space="0" w:color="auto"/>
          </w:divBdr>
        </w:div>
        <w:div w:id="1283264144">
          <w:marLeft w:val="480"/>
          <w:marRight w:val="0"/>
          <w:marTop w:val="0"/>
          <w:marBottom w:val="0"/>
          <w:divBdr>
            <w:top w:val="none" w:sz="0" w:space="0" w:color="auto"/>
            <w:left w:val="none" w:sz="0" w:space="0" w:color="auto"/>
            <w:bottom w:val="none" w:sz="0" w:space="0" w:color="auto"/>
            <w:right w:val="none" w:sz="0" w:space="0" w:color="auto"/>
          </w:divBdr>
        </w:div>
        <w:div w:id="1332374996">
          <w:marLeft w:val="480"/>
          <w:marRight w:val="0"/>
          <w:marTop w:val="0"/>
          <w:marBottom w:val="0"/>
          <w:divBdr>
            <w:top w:val="none" w:sz="0" w:space="0" w:color="auto"/>
            <w:left w:val="none" w:sz="0" w:space="0" w:color="auto"/>
            <w:bottom w:val="none" w:sz="0" w:space="0" w:color="auto"/>
            <w:right w:val="none" w:sz="0" w:space="0" w:color="auto"/>
          </w:divBdr>
        </w:div>
        <w:div w:id="1429154055">
          <w:marLeft w:val="480"/>
          <w:marRight w:val="0"/>
          <w:marTop w:val="0"/>
          <w:marBottom w:val="0"/>
          <w:divBdr>
            <w:top w:val="none" w:sz="0" w:space="0" w:color="auto"/>
            <w:left w:val="none" w:sz="0" w:space="0" w:color="auto"/>
            <w:bottom w:val="none" w:sz="0" w:space="0" w:color="auto"/>
            <w:right w:val="none" w:sz="0" w:space="0" w:color="auto"/>
          </w:divBdr>
        </w:div>
        <w:div w:id="1477524991">
          <w:marLeft w:val="480"/>
          <w:marRight w:val="0"/>
          <w:marTop w:val="0"/>
          <w:marBottom w:val="0"/>
          <w:divBdr>
            <w:top w:val="none" w:sz="0" w:space="0" w:color="auto"/>
            <w:left w:val="none" w:sz="0" w:space="0" w:color="auto"/>
            <w:bottom w:val="none" w:sz="0" w:space="0" w:color="auto"/>
            <w:right w:val="none" w:sz="0" w:space="0" w:color="auto"/>
          </w:divBdr>
        </w:div>
        <w:div w:id="1515531601">
          <w:marLeft w:val="480"/>
          <w:marRight w:val="0"/>
          <w:marTop w:val="0"/>
          <w:marBottom w:val="0"/>
          <w:divBdr>
            <w:top w:val="none" w:sz="0" w:space="0" w:color="auto"/>
            <w:left w:val="none" w:sz="0" w:space="0" w:color="auto"/>
            <w:bottom w:val="none" w:sz="0" w:space="0" w:color="auto"/>
            <w:right w:val="none" w:sz="0" w:space="0" w:color="auto"/>
          </w:divBdr>
        </w:div>
        <w:div w:id="1552695509">
          <w:marLeft w:val="480"/>
          <w:marRight w:val="0"/>
          <w:marTop w:val="0"/>
          <w:marBottom w:val="0"/>
          <w:divBdr>
            <w:top w:val="none" w:sz="0" w:space="0" w:color="auto"/>
            <w:left w:val="none" w:sz="0" w:space="0" w:color="auto"/>
            <w:bottom w:val="none" w:sz="0" w:space="0" w:color="auto"/>
            <w:right w:val="none" w:sz="0" w:space="0" w:color="auto"/>
          </w:divBdr>
        </w:div>
        <w:div w:id="1640646124">
          <w:marLeft w:val="480"/>
          <w:marRight w:val="0"/>
          <w:marTop w:val="0"/>
          <w:marBottom w:val="0"/>
          <w:divBdr>
            <w:top w:val="none" w:sz="0" w:space="0" w:color="auto"/>
            <w:left w:val="none" w:sz="0" w:space="0" w:color="auto"/>
            <w:bottom w:val="none" w:sz="0" w:space="0" w:color="auto"/>
            <w:right w:val="none" w:sz="0" w:space="0" w:color="auto"/>
          </w:divBdr>
        </w:div>
        <w:div w:id="1641838828">
          <w:marLeft w:val="480"/>
          <w:marRight w:val="0"/>
          <w:marTop w:val="0"/>
          <w:marBottom w:val="0"/>
          <w:divBdr>
            <w:top w:val="none" w:sz="0" w:space="0" w:color="auto"/>
            <w:left w:val="none" w:sz="0" w:space="0" w:color="auto"/>
            <w:bottom w:val="none" w:sz="0" w:space="0" w:color="auto"/>
            <w:right w:val="none" w:sz="0" w:space="0" w:color="auto"/>
          </w:divBdr>
        </w:div>
        <w:div w:id="1661301405">
          <w:marLeft w:val="480"/>
          <w:marRight w:val="0"/>
          <w:marTop w:val="0"/>
          <w:marBottom w:val="0"/>
          <w:divBdr>
            <w:top w:val="none" w:sz="0" w:space="0" w:color="auto"/>
            <w:left w:val="none" w:sz="0" w:space="0" w:color="auto"/>
            <w:bottom w:val="none" w:sz="0" w:space="0" w:color="auto"/>
            <w:right w:val="none" w:sz="0" w:space="0" w:color="auto"/>
          </w:divBdr>
        </w:div>
        <w:div w:id="1689529171">
          <w:marLeft w:val="480"/>
          <w:marRight w:val="0"/>
          <w:marTop w:val="0"/>
          <w:marBottom w:val="0"/>
          <w:divBdr>
            <w:top w:val="none" w:sz="0" w:space="0" w:color="auto"/>
            <w:left w:val="none" w:sz="0" w:space="0" w:color="auto"/>
            <w:bottom w:val="none" w:sz="0" w:space="0" w:color="auto"/>
            <w:right w:val="none" w:sz="0" w:space="0" w:color="auto"/>
          </w:divBdr>
        </w:div>
        <w:div w:id="1714234594">
          <w:marLeft w:val="480"/>
          <w:marRight w:val="0"/>
          <w:marTop w:val="0"/>
          <w:marBottom w:val="0"/>
          <w:divBdr>
            <w:top w:val="none" w:sz="0" w:space="0" w:color="auto"/>
            <w:left w:val="none" w:sz="0" w:space="0" w:color="auto"/>
            <w:bottom w:val="none" w:sz="0" w:space="0" w:color="auto"/>
            <w:right w:val="none" w:sz="0" w:space="0" w:color="auto"/>
          </w:divBdr>
        </w:div>
        <w:div w:id="1726174181">
          <w:marLeft w:val="480"/>
          <w:marRight w:val="0"/>
          <w:marTop w:val="0"/>
          <w:marBottom w:val="0"/>
          <w:divBdr>
            <w:top w:val="none" w:sz="0" w:space="0" w:color="auto"/>
            <w:left w:val="none" w:sz="0" w:space="0" w:color="auto"/>
            <w:bottom w:val="none" w:sz="0" w:space="0" w:color="auto"/>
            <w:right w:val="none" w:sz="0" w:space="0" w:color="auto"/>
          </w:divBdr>
        </w:div>
        <w:div w:id="1795904632">
          <w:marLeft w:val="480"/>
          <w:marRight w:val="0"/>
          <w:marTop w:val="0"/>
          <w:marBottom w:val="0"/>
          <w:divBdr>
            <w:top w:val="none" w:sz="0" w:space="0" w:color="auto"/>
            <w:left w:val="none" w:sz="0" w:space="0" w:color="auto"/>
            <w:bottom w:val="none" w:sz="0" w:space="0" w:color="auto"/>
            <w:right w:val="none" w:sz="0" w:space="0" w:color="auto"/>
          </w:divBdr>
        </w:div>
        <w:div w:id="1829134273">
          <w:marLeft w:val="480"/>
          <w:marRight w:val="0"/>
          <w:marTop w:val="0"/>
          <w:marBottom w:val="0"/>
          <w:divBdr>
            <w:top w:val="none" w:sz="0" w:space="0" w:color="auto"/>
            <w:left w:val="none" w:sz="0" w:space="0" w:color="auto"/>
            <w:bottom w:val="none" w:sz="0" w:space="0" w:color="auto"/>
            <w:right w:val="none" w:sz="0" w:space="0" w:color="auto"/>
          </w:divBdr>
        </w:div>
        <w:div w:id="1868133542">
          <w:marLeft w:val="480"/>
          <w:marRight w:val="0"/>
          <w:marTop w:val="0"/>
          <w:marBottom w:val="0"/>
          <w:divBdr>
            <w:top w:val="none" w:sz="0" w:space="0" w:color="auto"/>
            <w:left w:val="none" w:sz="0" w:space="0" w:color="auto"/>
            <w:bottom w:val="none" w:sz="0" w:space="0" w:color="auto"/>
            <w:right w:val="none" w:sz="0" w:space="0" w:color="auto"/>
          </w:divBdr>
        </w:div>
        <w:div w:id="1873304035">
          <w:marLeft w:val="480"/>
          <w:marRight w:val="0"/>
          <w:marTop w:val="0"/>
          <w:marBottom w:val="0"/>
          <w:divBdr>
            <w:top w:val="none" w:sz="0" w:space="0" w:color="auto"/>
            <w:left w:val="none" w:sz="0" w:space="0" w:color="auto"/>
            <w:bottom w:val="none" w:sz="0" w:space="0" w:color="auto"/>
            <w:right w:val="none" w:sz="0" w:space="0" w:color="auto"/>
          </w:divBdr>
        </w:div>
        <w:div w:id="1972245722">
          <w:marLeft w:val="480"/>
          <w:marRight w:val="0"/>
          <w:marTop w:val="0"/>
          <w:marBottom w:val="0"/>
          <w:divBdr>
            <w:top w:val="none" w:sz="0" w:space="0" w:color="auto"/>
            <w:left w:val="none" w:sz="0" w:space="0" w:color="auto"/>
            <w:bottom w:val="none" w:sz="0" w:space="0" w:color="auto"/>
            <w:right w:val="none" w:sz="0" w:space="0" w:color="auto"/>
          </w:divBdr>
        </w:div>
        <w:div w:id="1989438793">
          <w:marLeft w:val="480"/>
          <w:marRight w:val="0"/>
          <w:marTop w:val="0"/>
          <w:marBottom w:val="0"/>
          <w:divBdr>
            <w:top w:val="none" w:sz="0" w:space="0" w:color="auto"/>
            <w:left w:val="none" w:sz="0" w:space="0" w:color="auto"/>
            <w:bottom w:val="none" w:sz="0" w:space="0" w:color="auto"/>
            <w:right w:val="none" w:sz="0" w:space="0" w:color="auto"/>
          </w:divBdr>
        </w:div>
        <w:div w:id="1992445210">
          <w:marLeft w:val="480"/>
          <w:marRight w:val="0"/>
          <w:marTop w:val="0"/>
          <w:marBottom w:val="0"/>
          <w:divBdr>
            <w:top w:val="none" w:sz="0" w:space="0" w:color="auto"/>
            <w:left w:val="none" w:sz="0" w:space="0" w:color="auto"/>
            <w:bottom w:val="none" w:sz="0" w:space="0" w:color="auto"/>
            <w:right w:val="none" w:sz="0" w:space="0" w:color="auto"/>
          </w:divBdr>
        </w:div>
        <w:div w:id="2033871814">
          <w:marLeft w:val="480"/>
          <w:marRight w:val="0"/>
          <w:marTop w:val="0"/>
          <w:marBottom w:val="0"/>
          <w:divBdr>
            <w:top w:val="none" w:sz="0" w:space="0" w:color="auto"/>
            <w:left w:val="none" w:sz="0" w:space="0" w:color="auto"/>
            <w:bottom w:val="none" w:sz="0" w:space="0" w:color="auto"/>
            <w:right w:val="none" w:sz="0" w:space="0" w:color="auto"/>
          </w:divBdr>
        </w:div>
        <w:div w:id="2124571615">
          <w:marLeft w:val="480"/>
          <w:marRight w:val="0"/>
          <w:marTop w:val="0"/>
          <w:marBottom w:val="0"/>
          <w:divBdr>
            <w:top w:val="none" w:sz="0" w:space="0" w:color="auto"/>
            <w:left w:val="none" w:sz="0" w:space="0" w:color="auto"/>
            <w:bottom w:val="none" w:sz="0" w:space="0" w:color="auto"/>
            <w:right w:val="none" w:sz="0" w:space="0" w:color="auto"/>
          </w:divBdr>
        </w:div>
      </w:divsChild>
    </w:div>
    <w:div w:id="1084228151">
      <w:bodyDiv w:val="1"/>
      <w:marLeft w:val="0"/>
      <w:marRight w:val="0"/>
      <w:marTop w:val="0"/>
      <w:marBottom w:val="0"/>
      <w:divBdr>
        <w:top w:val="none" w:sz="0" w:space="0" w:color="auto"/>
        <w:left w:val="none" w:sz="0" w:space="0" w:color="auto"/>
        <w:bottom w:val="none" w:sz="0" w:space="0" w:color="auto"/>
        <w:right w:val="none" w:sz="0" w:space="0" w:color="auto"/>
      </w:divBdr>
      <w:divsChild>
        <w:div w:id="23093629">
          <w:marLeft w:val="480"/>
          <w:marRight w:val="0"/>
          <w:marTop w:val="0"/>
          <w:marBottom w:val="0"/>
          <w:divBdr>
            <w:top w:val="none" w:sz="0" w:space="0" w:color="auto"/>
            <w:left w:val="none" w:sz="0" w:space="0" w:color="auto"/>
            <w:bottom w:val="none" w:sz="0" w:space="0" w:color="auto"/>
            <w:right w:val="none" w:sz="0" w:space="0" w:color="auto"/>
          </w:divBdr>
        </w:div>
        <w:div w:id="32577469">
          <w:marLeft w:val="480"/>
          <w:marRight w:val="0"/>
          <w:marTop w:val="0"/>
          <w:marBottom w:val="0"/>
          <w:divBdr>
            <w:top w:val="none" w:sz="0" w:space="0" w:color="auto"/>
            <w:left w:val="none" w:sz="0" w:space="0" w:color="auto"/>
            <w:bottom w:val="none" w:sz="0" w:space="0" w:color="auto"/>
            <w:right w:val="none" w:sz="0" w:space="0" w:color="auto"/>
          </w:divBdr>
        </w:div>
        <w:div w:id="35937930">
          <w:marLeft w:val="480"/>
          <w:marRight w:val="0"/>
          <w:marTop w:val="0"/>
          <w:marBottom w:val="0"/>
          <w:divBdr>
            <w:top w:val="none" w:sz="0" w:space="0" w:color="auto"/>
            <w:left w:val="none" w:sz="0" w:space="0" w:color="auto"/>
            <w:bottom w:val="none" w:sz="0" w:space="0" w:color="auto"/>
            <w:right w:val="none" w:sz="0" w:space="0" w:color="auto"/>
          </w:divBdr>
        </w:div>
        <w:div w:id="56590247">
          <w:marLeft w:val="480"/>
          <w:marRight w:val="0"/>
          <w:marTop w:val="0"/>
          <w:marBottom w:val="0"/>
          <w:divBdr>
            <w:top w:val="none" w:sz="0" w:space="0" w:color="auto"/>
            <w:left w:val="none" w:sz="0" w:space="0" w:color="auto"/>
            <w:bottom w:val="none" w:sz="0" w:space="0" w:color="auto"/>
            <w:right w:val="none" w:sz="0" w:space="0" w:color="auto"/>
          </w:divBdr>
        </w:div>
        <w:div w:id="62024555">
          <w:marLeft w:val="480"/>
          <w:marRight w:val="0"/>
          <w:marTop w:val="0"/>
          <w:marBottom w:val="0"/>
          <w:divBdr>
            <w:top w:val="none" w:sz="0" w:space="0" w:color="auto"/>
            <w:left w:val="none" w:sz="0" w:space="0" w:color="auto"/>
            <w:bottom w:val="none" w:sz="0" w:space="0" w:color="auto"/>
            <w:right w:val="none" w:sz="0" w:space="0" w:color="auto"/>
          </w:divBdr>
        </w:div>
        <w:div w:id="136726975">
          <w:marLeft w:val="480"/>
          <w:marRight w:val="0"/>
          <w:marTop w:val="0"/>
          <w:marBottom w:val="0"/>
          <w:divBdr>
            <w:top w:val="none" w:sz="0" w:space="0" w:color="auto"/>
            <w:left w:val="none" w:sz="0" w:space="0" w:color="auto"/>
            <w:bottom w:val="none" w:sz="0" w:space="0" w:color="auto"/>
            <w:right w:val="none" w:sz="0" w:space="0" w:color="auto"/>
          </w:divBdr>
        </w:div>
        <w:div w:id="151918281">
          <w:marLeft w:val="480"/>
          <w:marRight w:val="0"/>
          <w:marTop w:val="0"/>
          <w:marBottom w:val="0"/>
          <w:divBdr>
            <w:top w:val="none" w:sz="0" w:space="0" w:color="auto"/>
            <w:left w:val="none" w:sz="0" w:space="0" w:color="auto"/>
            <w:bottom w:val="none" w:sz="0" w:space="0" w:color="auto"/>
            <w:right w:val="none" w:sz="0" w:space="0" w:color="auto"/>
          </w:divBdr>
        </w:div>
        <w:div w:id="175848033">
          <w:marLeft w:val="480"/>
          <w:marRight w:val="0"/>
          <w:marTop w:val="0"/>
          <w:marBottom w:val="0"/>
          <w:divBdr>
            <w:top w:val="none" w:sz="0" w:space="0" w:color="auto"/>
            <w:left w:val="none" w:sz="0" w:space="0" w:color="auto"/>
            <w:bottom w:val="none" w:sz="0" w:space="0" w:color="auto"/>
            <w:right w:val="none" w:sz="0" w:space="0" w:color="auto"/>
          </w:divBdr>
        </w:div>
        <w:div w:id="190924656">
          <w:marLeft w:val="480"/>
          <w:marRight w:val="0"/>
          <w:marTop w:val="0"/>
          <w:marBottom w:val="0"/>
          <w:divBdr>
            <w:top w:val="none" w:sz="0" w:space="0" w:color="auto"/>
            <w:left w:val="none" w:sz="0" w:space="0" w:color="auto"/>
            <w:bottom w:val="none" w:sz="0" w:space="0" w:color="auto"/>
            <w:right w:val="none" w:sz="0" w:space="0" w:color="auto"/>
          </w:divBdr>
        </w:div>
        <w:div w:id="295262157">
          <w:marLeft w:val="480"/>
          <w:marRight w:val="0"/>
          <w:marTop w:val="0"/>
          <w:marBottom w:val="0"/>
          <w:divBdr>
            <w:top w:val="none" w:sz="0" w:space="0" w:color="auto"/>
            <w:left w:val="none" w:sz="0" w:space="0" w:color="auto"/>
            <w:bottom w:val="none" w:sz="0" w:space="0" w:color="auto"/>
            <w:right w:val="none" w:sz="0" w:space="0" w:color="auto"/>
          </w:divBdr>
        </w:div>
        <w:div w:id="333072595">
          <w:marLeft w:val="480"/>
          <w:marRight w:val="0"/>
          <w:marTop w:val="0"/>
          <w:marBottom w:val="0"/>
          <w:divBdr>
            <w:top w:val="none" w:sz="0" w:space="0" w:color="auto"/>
            <w:left w:val="none" w:sz="0" w:space="0" w:color="auto"/>
            <w:bottom w:val="none" w:sz="0" w:space="0" w:color="auto"/>
            <w:right w:val="none" w:sz="0" w:space="0" w:color="auto"/>
          </w:divBdr>
        </w:div>
        <w:div w:id="343898857">
          <w:marLeft w:val="480"/>
          <w:marRight w:val="0"/>
          <w:marTop w:val="0"/>
          <w:marBottom w:val="0"/>
          <w:divBdr>
            <w:top w:val="none" w:sz="0" w:space="0" w:color="auto"/>
            <w:left w:val="none" w:sz="0" w:space="0" w:color="auto"/>
            <w:bottom w:val="none" w:sz="0" w:space="0" w:color="auto"/>
            <w:right w:val="none" w:sz="0" w:space="0" w:color="auto"/>
          </w:divBdr>
        </w:div>
        <w:div w:id="346030670">
          <w:marLeft w:val="480"/>
          <w:marRight w:val="0"/>
          <w:marTop w:val="0"/>
          <w:marBottom w:val="0"/>
          <w:divBdr>
            <w:top w:val="none" w:sz="0" w:space="0" w:color="auto"/>
            <w:left w:val="none" w:sz="0" w:space="0" w:color="auto"/>
            <w:bottom w:val="none" w:sz="0" w:space="0" w:color="auto"/>
            <w:right w:val="none" w:sz="0" w:space="0" w:color="auto"/>
          </w:divBdr>
        </w:div>
        <w:div w:id="457921375">
          <w:marLeft w:val="480"/>
          <w:marRight w:val="0"/>
          <w:marTop w:val="0"/>
          <w:marBottom w:val="0"/>
          <w:divBdr>
            <w:top w:val="none" w:sz="0" w:space="0" w:color="auto"/>
            <w:left w:val="none" w:sz="0" w:space="0" w:color="auto"/>
            <w:bottom w:val="none" w:sz="0" w:space="0" w:color="auto"/>
            <w:right w:val="none" w:sz="0" w:space="0" w:color="auto"/>
          </w:divBdr>
        </w:div>
        <w:div w:id="459342117">
          <w:marLeft w:val="480"/>
          <w:marRight w:val="0"/>
          <w:marTop w:val="0"/>
          <w:marBottom w:val="0"/>
          <w:divBdr>
            <w:top w:val="none" w:sz="0" w:space="0" w:color="auto"/>
            <w:left w:val="none" w:sz="0" w:space="0" w:color="auto"/>
            <w:bottom w:val="none" w:sz="0" w:space="0" w:color="auto"/>
            <w:right w:val="none" w:sz="0" w:space="0" w:color="auto"/>
          </w:divBdr>
        </w:div>
        <w:div w:id="503978005">
          <w:marLeft w:val="480"/>
          <w:marRight w:val="0"/>
          <w:marTop w:val="0"/>
          <w:marBottom w:val="0"/>
          <w:divBdr>
            <w:top w:val="none" w:sz="0" w:space="0" w:color="auto"/>
            <w:left w:val="none" w:sz="0" w:space="0" w:color="auto"/>
            <w:bottom w:val="none" w:sz="0" w:space="0" w:color="auto"/>
            <w:right w:val="none" w:sz="0" w:space="0" w:color="auto"/>
          </w:divBdr>
        </w:div>
        <w:div w:id="517819438">
          <w:marLeft w:val="480"/>
          <w:marRight w:val="0"/>
          <w:marTop w:val="0"/>
          <w:marBottom w:val="0"/>
          <w:divBdr>
            <w:top w:val="none" w:sz="0" w:space="0" w:color="auto"/>
            <w:left w:val="none" w:sz="0" w:space="0" w:color="auto"/>
            <w:bottom w:val="none" w:sz="0" w:space="0" w:color="auto"/>
            <w:right w:val="none" w:sz="0" w:space="0" w:color="auto"/>
          </w:divBdr>
        </w:div>
        <w:div w:id="527642430">
          <w:marLeft w:val="480"/>
          <w:marRight w:val="0"/>
          <w:marTop w:val="0"/>
          <w:marBottom w:val="0"/>
          <w:divBdr>
            <w:top w:val="none" w:sz="0" w:space="0" w:color="auto"/>
            <w:left w:val="none" w:sz="0" w:space="0" w:color="auto"/>
            <w:bottom w:val="none" w:sz="0" w:space="0" w:color="auto"/>
            <w:right w:val="none" w:sz="0" w:space="0" w:color="auto"/>
          </w:divBdr>
        </w:div>
        <w:div w:id="626395914">
          <w:marLeft w:val="480"/>
          <w:marRight w:val="0"/>
          <w:marTop w:val="0"/>
          <w:marBottom w:val="0"/>
          <w:divBdr>
            <w:top w:val="none" w:sz="0" w:space="0" w:color="auto"/>
            <w:left w:val="none" w:sz="0" w:space="0" w:color="auto"/>
            <w:bottom w:val="none" w:sz="0" w:space="0" w:color="auto"/>
            <w:right w:val="none" w:sz="0" w:space="0" w:color="auto"/>
          </w:divBdr>
        </w:div>
        <w:div w:id="655765767">
          <w:marLeft w:val="480"/>
          <w:marRight w:val="0"/>
          <w:marTop w:val="0"/>
          <w:marBottom w:val="0"/>
          <w:divBdr>
            <w:top w:val="none" w:sz="0" w:space="0" w:color="auto"/>
            <w:left w:val="none" w:sz="0" w:space="0" w:color="auto"/>
            <w:bottom w:val="none" w:sz="0" w:space="0" w:color="auto"/>
            <w:right w:val="none" w:sz="0" w:space="0" w:color="auto"/>
          </w:divBdr>
        </w:div>
        <w:div w:id="665866535">
          <w:marLeft w:val="480"/>
          <w:marRight w:val="0"/>
          <w:marTop w:val="0"/>
          <w:marBottom w:val="0"/>
          <w:divBdr>
            <w:top w:val="none" w:sz="0" w:space="0" w:color="auto"/>
            <w:left w:val="none" w:sz="0" w:space="0" w:color="auto"/>
            <w:bottom w:val="none" w:sz="0" w:space="0" w:color="auto"/>
            <w:right w:val="none" w:sz="0" w:space="0" w:color="auto"/>
          </w:divBdr>
        </w:div>
        <w:div w:id="724570713">
          <w:marLeft w:val="480"/>
          <w:marRight w:val="0"/>
          <w:marTop w:val="0"/>
          <w:marBottom w:val="0"/>
          <w:divBdr>
            <w:top w:val="none" w:sz="0" w:space="0" w:color="auto"/>
            <w:left w:val="none" w:sz="0" w:space="0" w:color="auto"/>
            <w:bottom w:val="none" w:sz="0" w:space="0" w:color="auto"/>
            <w:right w:val="none" w:sz="0" w:space="0" w:color="auto"/>
          </w:divBdr>
        </w:div>
        <w:div w:id="730153143">
          <w:marLeft w:val="480"/>
          <w:marRight w:val="0"/>
          <w:marTop w:val="0"/>
          <w:marBottom w:val="0"/>
          <w:divBdr>
            <w:top w:val="none" w:sz="0" w:space="0" w:color="auto"/>
            <w:left w:val="none" w:sz="0" w:space="0" w:color="auto"/>
            <w:bottom w:val="none" w:sz="0" w:space="0" w:color="auto"/>
            <w:right w:val="none" w:sz="0" w:space="0" w:color="auto"/>
          </w:divBdr>
        </w:div>
        <w:div w:id="739252183">
          <w:marLeft w:val="480"/>
          <w:marRight w:val="0"/>
          <w:marTop w:val="0"/>
          <w:marBottom w:val="0"/>
          <w:divBdr>
            <w:top w:val="none" w:sz="0" w:space="0" w:color="auto"/>
            <w:left w:val="none" w:sz="0" w:space="0" w:color="auto"/>
            <w:bottom w:val="none" w:sz="0" w:space="0" w:color="auto"/>
            <w:right w:val="none" w:sz="0" w:space="0" w:color="auto"/>
          </w:divBdr>
        </w:div>
        <w:div w:id="749039850">
          <w:marLeft w:val="480"/>
          <w:marRight w:val="0"/>
          <w:marTop w:val="0"/>
          <w:marBottom w:val="0"/>
          <w:divBdr>
            <w:top w:val="none" w:sz="0" w:space="0" w:color="auto"/>
            <w:left w:val="none" w:sz="0" w:space="0" w:color="auto"/>
            <w:bottom w:val="none" w:sz="0" w:space="0" w:color="auto"/>
            <w:right w:val="none" w:sz="0" w:space="0" w:color="auto"/>
          </w:divBdr>
        </w:div>
        <w:div w:id="768935357">
          <w:marLeft w:val="480"/>
          <w:marRight w:val="0"/>
          <w:marTop w:val="0"/>
          <w:marBottom w:val="0"/>
          <w:divBdr>
            <w:top w:val="none" w:sz="0" w:space="0" w:color="auto"/>
            <w:left w:val="none" w:sz="0" w:space="0" w:color="auto"/>
            <w:bottom w:val="none" w:sz="0" w:space="0" w:color="auto"/>
            <w:right w:val="none" w:sz="0" w:space="0" w:color="auto"/>
          </w:divBdr>
        </w:div>
        <w:div w:id="770396007">
          <w:marLeft w:val="480"/>
          <w:marRight w:val="0"/>
          <w:marTop w:val="0"/>
          <w:marBottom w:val="0"/>
          <w:divBdr>
            <w:top w:val="none" w:sz="0" w:space="0" w:color="auto"/>
            <w:left w:val="none" w:sz="0" w:space="0" w:color="auto"/>
            <w:bottom w:val="none" w:sz="0" w:space="0" w:color="auto"/>
            <w:right w:val="none" w:sz="0" w:space="0" w:color="auto"/>
          </w:divBdr>
        </w:div>
        <w:div w:id="852955887">
          <w:marLeft w:val="480"/>
          <w:marRight w:val="0"/>
          <w:marTop w:val="0"/>
          <w:marBottom w:val="0"/>
          <w:divBdr>
            <w:top w:val="none" w:sz="0" w:space="0" w:color="auto"/>
            <w:left w:val="none" w:sz="0" w:space="0" w:color="auto"/>
            <w:bottom w:val="none" w:sz="0" w:space="0" w:color="auto"/>
            <w:right w:val="none" w:sz="0" w:space="0" w:color="auto"/>
          </w:divBdr>
        </w:div>
        <w:div w:id="856505997">
          <w:marLeft w:val="480"/>
          <w:marRight w:val="0"/>
          <w:marTop w:val="0"/>
          <w:marBottom w:val="0"/>
          <w:divBdr>
            <w:top w:val="none" w:sz="0" w:space="0" w:color="auto"/>
            <w:left w:val="none" w:sz="0" w:space="0" w:color="auto"/>
            <w:bottom w:val="none" w:sz="0" w:space="0" w:color="auto"/>
            <w:right w:val="none" w:sz="0" w:space="0" w:color="auto"/>
          </w:divBdr>
        </w:div>
        <w:div w:id="859853506">
          <w:marLeft w:val="480"/>
          <w:marRight w:val="0"/>
          <w:marTop w:val="0"/>
          <w:marBottom w:val="0"/>
          <w:divBdr>
            <w:top w:val="none" w:sz="0" w:space="0" w:color="auto"/>
            <w:left w:val="none" w:sz="0" w:space="0" w:color="auto"/>
            <w:bottom w:val="none" w:sz="0" w:space="0" w:color="auto"/>
            <w:right w:val="none" w:sz="0" w:space="0" w:color="auto"/>
          </w:divBdr>
        </w:div>
        <w:div w:id="865368751">
          <w:marLeft w:val="480"/>
          <w:marRight w:val="0"/>
          <w:marTop w:val="0"/>
          <w:marBottom w:val="0"/>
          <w:divBdr>
            <w:top w:val="none" w:sz="0" w:space="0" w:color="auto"/>
            <w:left w:val="none" w:sz="0" w:space="0" w:color="auto"/>
            <w:bottom w:val="none" w:sz="0" w:space="0" w:color="auto"/>
            <w:right w:val="none" w:sz="0" w:space="0" w:color="auto"/>
          </w:divBdr>
        </w:div>
        <w:div w:id="881793023">
          <w:marLeft w:val="480"/>
          <w:marRight w:val="0"/>
          <w:marTop w:val="0"/>
          <w:marBottom w:val="0"/>
          <w:divBdr>
            <w:top w:val="none" w:sz="0" w:space="0" w:color="auto"/>
            <w:left w:val="none" w:sz="0" w:space="0" w:color="auto"/>
            <w:bottom w:val="none" w:sz="0" w:space="0" w:color="auto"/>
            <w:right w:val="none" w:sz="0" w:space="0" w:color="auto"/>
          </w:divBdr>
        </w:div>
        <w:div w:id="948009111">
          <w:marLeft w:val="480"/>
          <w:marRight w:val="0"/>
          <w:marTop w:val="0"/>
          <w:marBottom w:val="0"/>
          <w:divBdr>
            <w:top w:val="none" w:sz="0" w:space="0" w:color="auto"/>
            <w:left w:val="none" w:sz="0" w:space="0" w:color="auto"/>
            <w:bottom w:val="none" w:sz="0" w:space="0" w:color="auto"/>
            <w:right w:val="none" w:sz="0" w:space="0" w:color="auto"/>
          </w:divBdr>
        </w:div>
        <w:div w:id="983923178">
          <w:marLeft w:val="480"/>
          <w:marRight w:val="0"/>
          <w:marTop w:val="0"/>
          <w:marBottom w:val="0"/>
          <w:divBdr>
            <w:top w:val="none" w:sz="0" w:space="0" w:color="auto"/>
            <w:left w:val="none" w:sz="0" w:space="0" w:color="auto"/>
            <w:bottom w:val="none" w:sz="0" w:space="0" w:color="auto"/>
            <w:right w:val="none" w:sz="0" w:space="0" w:color="auto"/>
          </w:divBdr>
        </w:div>
        <w:div w:id="1085882143">
          <w:marLeft w:val="480"/>
          <w:marRight w:val="0"/>
          <w:marTop w:val="0"/>
          <w:marBottom w:val="0"/>
          <w:divBdr>
            <w:top w:val="none" w:sz="0" w:space="0" w:color="auto"/>
            <w:left w:val="none" w:sz="0" w:space="0" w:color="auto"/>
            <w:bottom w:val="none" w:sz="0" w:space="0" w:color="auto"/>
            <w:right w:val="none" w:sz="0" w:space="0" w:color="auto"/>
          </w:divBdr>
        </w:div>
        <w:div w:id="1096558638">
          <w:marLeft w:val="480"/>
          <w:marRight w:val="0"/>
          <w:marTop w:val="0"/>
          <w:marBottom w:val="0"/>
          <w:divBdr>
            <w:top w:val="none" w:sz="0" w:space="0" w:color="auto"/>
            <w:left w:val="none" w:sz="0" w:space="0" w:color="auto"/>
            <w:bottom w:val="none" w:sz="0" w:space="0" w:color="auto"/>
            <w:right w:val="none" w:sz="0" w:space="0" w:color="auto"/>
          </w:divBdr>
        </w:div>
        <w:div w:id="1126966576">
          <w:marLeft w:val="480"/>
          <w:marRight w:val="0"/>
          <w:marTop w:val="0"/>
          <w:marBottom w:val="0"/>
          <w:divBdr>
            <w:top w:val="none" w:sz="0" w:space="0" w:color="auto"/>
            <w:left w:val="none" w:sz="0" w:space="0" w:color="auto"/>
            <w:bottom w:val="none" w:sz="0" w:space="0" w:color="auto"/>
            <w:right w:val="none" w:sz="0" w:space="0" w:color="auto"/>
          </w:divBdr>
        </w:div>
        <w:div w:id="1159033524">
          <w:marLeft w:val="480"/>
          <w:marRight w:val="0"/>
          <w:marTop w:val="0"/>
          <w:marBottom w:val="0"/>
          <w:divBdr>
            <w:top w:val="none" w:sz="0" w:space="0" w:color="auto"/>
            <w:left w:val="none" w:sz="0" w:space="0" w:color="auto"/>
            <w:bottom w:val="none" w:sz="0" w:space="0" w:color="auto"/>
            <w:right w:val="none" w:sz="0" w:space="0" w:color="auto"/>
          </w:divBdr>
        </w:div>
        <w:div w:id="1166553893">
          <w:marLeft w:val="480"/>
          <w:marRight w:val="0"/>
          <w:marTop w:val="0"/>
          <w:marBottom w:val="0"/>
          <w:divBdr>
            <w:top w:val="none" w:sz="0" w:space="0" w:color="auto"/>
            <w:left w:val="none" w:sz="0" w:space="0" w:color="auto"/>
            <w:bottom w:val="none" w:sz="0" w:space="0" w:color="auto"/>
            <w:right w:val="none" w:sz="0" w:space="0" w:color="auto"/>
          </w:divBdr>
        </w:div>
        <w:div w:id="1186551844">
          <w:marLeft w:val="480"/>
          <w:marRight w:val="0"/>
          <w:marTop w:val="0"/>
          <w:marBottom w:val="0"/>
          <w:divBdr>
            <w:top w:val="none" w:sz="0" w:space="0" w:color="auto"/>
            <w:left w:val="none" w:sz="0" w:space="0" w:color="auto"/>
            <w:bottom w:val="none" w:sz="0" w:space="0" w:color="auto"/>
            <w:right w:val="none" w:sz="0" w:space="0" w:color="auto"/>
          </w:divBdr>
        </w:div>
        <w:div w:id="1191869646">
          <w:marLeft w:val="480"/>
          <w:marRight w:val="0"/>
          <w:marTop w:val="0"/>
          <w:marBottom w:val="0"/>
          <w:divBdr>
            <w:top w:val="none" w:sz="0" w:space="0" w:color="auto"/>
            <w:left w:val="none" w:sz="0" w:space="0" w:color="auto"/>
            <w:bottom w:val="none" w:sz="0" w:space="0" w:color="auto"/>
            <w:right w:val="none" w:sz="0" w:space="0" w:color="auto"/>
          </w:divBdr>
        </w:div>
        <w:div w:id="1320112131">
          <w:marLeft w:val="480"/>
          <w:marRight w:val="0"/>
          <w:marTop w:val="0"/>
          <w:marBottom w:val="0"/>
          <w:divBdr>
            <w:top w:val="none" w:sz="0" w:space="0" w:color="auto"/>
            <w:left w:val="none" w:sz="0" w:space="0" w:color="auto"/>
            <w:bottom w:val="none" w:sz="0" w:space="0" w:color="auto"/>
            <w:right w:val="none" w:sz="0" w:space="0" w:color="auto"/>
          </w:divBdr>
        </w:div>
        <w:div w:id="1350329543">
          <w:marLeft w:val="480"/>
          <w:marRight w:val="0"/>
          <w:marTop w:val="0"/>
          <w:marBottom w:val="0"/>
          <w:divBdr>
            <w:top w:val="none" w:sz="0" w:space="0" w:color="auto"/>
            <w:left w:val="none" w:sz="0" w:space="0" w:color="auto"/>
            <w:bottom w:val="none" w:sz="0" w:space="0" w:color="auto"/>
            <w:right w:val="none" w:sz="0" w:space="0" w:color="auto"/>
          </w:divBdr>
        </w:div>
        <w:div w:id="1351832334">
          <w:marLeft w:val="480"/>
          <w:marRight w:val="0"/>
          <w:marTop w:val="0"/>
          <w:marBottom w:val="0"/>
          <w:divBdr>
            <w:top w:val="none" w:sz="0" w:space="0" w:color="auto"/>
            <w:left w:val="none" w:sz="0" w:space="0" w:color="auto"/>
            <w:bottom w:val="none" w:sz="0" w:space="0" w:color="auto"/>
            <w:right w:val="none" w:sz="0" w:space="0" w:color="auto"/>
          </w:divBdr>
        </w:div>
        <w:div w:id="1426346903">
          <w:marLeft w:val="480"/>
          <w:marRight w:val="0"/>
          <w:marTop w:val="0"/>
          <w:marBottom w:val="0"/>
          <w:divBdr>
            <w:top w:val="none" w:sz="0" w:space="0" w:color="auto"/>
            <w:left w:val="none" w:sz="0" w:space="0" w:color="auto"/>
            <w:bottom w:val="none" w:sz="0" w:space="0" w:color="auto"/>
            <w:right w:val="none" w:sz="0" w:space="0" w:color="auto"/>
          </w:divBdr>
        </w:div>
        <w:div w:id="1429694424">
          <w:marLeft w:val="480"/>
          <w:marRight w:val="0"/>
          <w:marTop w:val="0"/>
          <w:marBottom w:val="0"/>
          <w:divBdr>
            <w:top w:val="none" w:sz="0" w:space="0" w:color="auto"/>
            <w:left w:val="none" w:sz="0" w:space="0" w:color="auto"/>
            <w:bottom w:val="none" w:sz="0" w:space="0" w:color="auto"/>
            <w:right w:val="none" w:sz="0" w:space="0" w:color="auto"/>
          </w:divBdr>
        </w:div>
        <w:div w:id="1439760884">
          <w:marLeft w:val="480"/>
          <w:marRight w:val="0"/>
          <w:marTop w:val="0"/>
          <w:marBottom w:val="0"/>
          <w:divBdr>
            <w:top w:val="none" w:sz="0" w:space="0" w:color="auto"/>
            <w:left w:val="none" w:sz="0" w:space="0" w:color="auto"/>
            <w:bottom w:val="none" w:sz="0" w:space="0" w:color="auto"/>
            <w:right w:val="none" w:sz="0" w:space="0" w:color="auto"/>
          </w:divBdr>
        </w:div>
        <w:div w:id="1464956032">
          <w:marLeft w:val="480"/>
          <w:marRight w:val="0"/>
          <w:marTop w:val="0"/>
          <w:marBottom w:val="0"/>
          <w:divBdr>
            <w:top w:val="none" w:sz="0" w:space="0" w:color="auto"/>
            <w:left w:val="none" w:sz="0" w:space="0" w:color="auto"/>
            <w:bottom w:val="none" w:sz="0" w:space="0" w:color="auto"/>
            <w:right w:val="none" w:sz="0" w:space="0" w:color="auto"/>
          </w:divBdr>
        </w:div>
        <w:div w:id="1486387192">
          <w:marLeft w:val="480"/>
          <w:marRight w:val="0"/>
          <w:marTop w:val="0"/>
          <w:marBottom w:val="0"/>
          <w:divBdr>
            <w:top w:val="none" w:sz="0" w:space="0" w:color="auto"/>
            <w:left w:val="none" w:sz="0" w:space="0" w:color="auto"/>
            <w:bottom w:val="none" w:sz="0" w:space="0" w:color="auto"/>
            <w:right w:val="none" w:sz="0" w:space="0" w:color="auto"/>
          </w:divBdr>
        </w:div>
        <w:div w:id="1502232052">
          <w:marLeft w:val="480"/>
          <w:marRight w:val="0"/>
          <w:marTop w:val="0"/>
          <w:marBottom w:val="0"/>
          <w:divBdr>
            <w:top w:val="none" w:sz="0" w:space="0" w:color="auto"/>
            <w:left w:val="none" w:sz="0" w:space="0" w:color="auto"/>
            <w:bottom w:val="none" w:sz="0" w:space="0" w:color="auto"/>
            <w:right w:val="none" w:sz="0" w:space="0" w:color="auto"/>
          </w:divBdr>
        </w:div>
        <w:div w:id="1563563581">
          <w:marLeft w:val="480"/>
          <w:marRight w:val="0"/>
          <w:marTop w:val="0"/>
          <w:marBottom w:val="0"/>
          <w:divBdr>
            <w:top w:val="none" w:sz="0" w:space="0" w:color="auto"/>
            <w:left w:val="none" w:sz="0" w:space="0" w:color="auto"/>
            <w:bottom w:val="none" w:sz="0" w:space="0" w:color="auto"/>
            <w:right w:val="none" w:sz="0" w:space="0" w:color="auto"/>
          </w:divBdr>
        </w:div>
        <w:div w:id="1604796937">
          <w:marLeft w:val="480"/>
          <w:marRight w:val="0"/>
          <w:marTop w:val="0"/>
          <w:marBottom w:val="0"/>
          <w:divBdr>
            <w:top w:val="none" w:sz="0" w:space="0" w:color="auto"/>
            <w:left w:val="none" w:sz="0" w:space="0" w:color="auto"/>
            <w:bottom w:val="none" w:sz="0" w:space="0" w:color="auto"/>
            <w:right w:val="none" w:sz="0" w:space="0" w:color="auto"/>
          </w:divBdr>
        </w:div>
        <w:div w:id="1608654788">
          <w:marLeft w:val="480"/>
          <w:marRight w:val="0"/>
          <w:marTop w:val="0"/>
          <w:marBottom w:val="0"/>
          <w:divBdr>
            <w:top w:val="none" w:sz="0" w:space="0" w:color="auto"/>
            <w:left w:val="none" w:sz="0" w:space="0" w:color="auto"/>
            <w:bottom w:val="none" w:sz="0" w:space="0" w:color="auto"/>
            <w:right w:val="none" w:sz="0" w:space="0" w:color="auto"/>
          </w:divBdr>
        </w:div>
        <w:div w:id="1628587821">
          <w:marLeft w:val="480"/>
          <w:marRight w:val="0"/>
          <w:marTop w:val="0"/>
          <w:marBottom w:val="0"/>
          <w:divBdr>
            <w:top w:val="none" w:sz="0" w:space="0" w:color="auto"/>
            <w:left w:val="none" w:sz="0" w:space="0" w:color="auto"/>
            <w:bottom w:val="none" w:sz="0" w:space="0" w:color="auto"/>
            <w:right w:val="none" w:sz="0" w:space="0" w:color="auto"/>
          </w:divBdr>
        </w:div>
        <w:div w:id="1632515377">
          <w:marLeft w:val="480"/>
          <w:marRight w:val="0"/>
          <w:marTop w:val="0"/>
          <w:marBottom w:val="0"/>
          <w:divBdr>
            <w:top w:val="none" w:sz="0" w:space="0" w:color="auto"/>
            <w:left w:val="none" w:sz="0" w:space="0" w:color="auto"/>
            <w:bottom w:val="none" w:sz="0" w:space="0" w:color="auto"/>
            <w:right w:val="none" w:sz="0" w:space="0" w:color="auto"/>
          </w:divBdr>
        </w:div>
        <w:div w:id="1665086844">
          <w:marLeft w:val="480"/>
          <w:marRight w:val="0"/>
          <w:marTop w:val="0"/>
          <w:marBottom w:val="0"/>
          <w:divBdr>
            <w:top w:val="none" w:sz="0" w:space="0" w:color="auto"/>
            <w:left w:val="none" w:sz="0" w:space="0" w:color="auto"/>
            <w:bottom w:val="none" w:sz="0" w:space="0" w:color="auto"/>
            <w:right w:val="none" w:sz="0" w:space="0" w:color="auto"/>
          </w:divBdr>
        </w:div>
        <w:div w:id="1714188448">
          <w:marLeft w:val="480"/>
          <w:marRight w:val="0"/>
          <w:marTop w:val="0"/>
          <w:marBottom w:val="0"/>
          <w:divBdr>
            <w:top w:val="none" w:sz="0" w:space="0" w:color="auto"/>
            <w:left w:val="none" w:sz="0" w:space="0" w:color="auto"/>
            <w:bottom w:val="none" w:sz="0" w:space="0" w:color="auto"/>
            <w:right w:val="none" w:sz="0" w:space="0" w:color="auto"/>
          </w:divBdr>
        </w:div>
        <w:div w:id="1736317811">
          <w:marLeft w:val="480"/>
          <w:marRight w:val="0"/>
          <w:marTop w:val="0"/>
          <w:marBottom w:val="0"/>
          <w:divBdr>
            <w:top w:val="none" w:sz="0" w:space="0" w:color="auto"/>
            <w:left w:val="none" w:sz="0" w:space="0" w:color="auto"/>
            <w:bottom w:val="none" w:sz="0" w:space="0" w:color="auto"/>
            <w:right w:val="none" w:sz="0" w:space="0" w:color="auto"/>
          </w:divBdr>
        </w:div>
        <w:div w:id="1748380690">
          <w:marLeft w:val="480"/>
          <w:marRight w:val="0"/>
          <w:marTop w:val="0"/>
          <w:marBottom w:val="0"/>
          <w:divBdr>
            <w:top w:val="none" w:sz="0" w:space="0" w:color="auto"/>
            <w:left w:val="none" w:sz="0" w:space="0" w:color="auto"/>
            <w:bottom w:val="none" w:sz="0" w:space="0" w:color="auto"/>
            <w:right w:val="none" w:sz="0" w:space="0" w:color="auto"/>
          </w:divBdr>
        </w:div>
        <w:div w:id="1770853229">
          <w:marLeft w:val="480"/>
          <w:marRight w:val="0"/>
          <w:marTop w:val="0"/>
          <w:marBottom w:val="0"/>
          <w:divBdr>
            <w:top w:val="none" w:sz="0" w:space="0" w:color="auto"/>
            <w:left w:val="none" w:sz="0" w:space="0" w:color="auto"/>
            <w:bottom w:val="none" w:sz="0" w:space="0" w:color="auto"/>
            <w:right w:val="none" w:sz="0" w:space="0" w:color="auto"/>
          </w:divBdr>
        </w:div>
        <w:div w:id="1771124573">
          <w:marLeft w:val="480"/>
          <w:marRight w:val="0"/>
          <w:marTop w:val="0"/>
          <w:marBottom w:val="0"/>
          <w:divBdr>
            <w:top w:val="none" w:sz="0" w:space="0" w:color="auto"/>
            <w:left w:val="none" w:sz="0" w:space="0" w:color="auto"/>
            <w:bottom w:val="none" w:sz="0" w:space="0" w:color="auto"/>
            <w:right w:val="none" w:sz="0" w:space="0" w:color="auto"/>
          </w:divBdr>
        </w:div>
        <w:div w:id="1863862113">
          <w:marLeft w:val="480"/>
          <w:marRight w:val="0"/>
          <w:marTop w:val="0"/>
          <w:marBottom w:val="0"/>
          <w:divBdr>
            <w:top w:val="none" w:sz="0" w:space="0" w:color="auto"/>
            <w:left w:val="none" w:sz="0" w:space="0" w:color="auto"/>
            <w:bottom w:val="none" w:sz="0" w:space="0" w:color="auto"/>
            <w:right w:val="none" w:sz="0" w:space="0" w:color="auto"/>
          </w:divBdr>
        </w:div>
        <w:div w:id="1883980648">
          <w:marLeft w:val="480"/>
          <w:marRight w:val="0"/>
          <w:marTop w:val="0"/>
          <w:marBottom w:val="0"/>
          <w:divBdr>
            <w:top w:val="none" w:sz="0" w:space="0" w:color="auto"/>
            <w:left w:val="none" w:sz="0" w:space="0" w:color="auto"/>
            <w:bottom w:val="none" w:sz="0" w:space="0" w:color="auto"/>
            <w:right w:val="none" w:sz="0" w:space="0" w:color="auto"/>
          </w:divBdr>
        </w:div>
        <w:div w:id="1884094469">
          <w:marLeft w:val="480"/>
          <w:marRight w:val="0"/>
          <w:marTop w:val="0"/>
          <w:marBottom w:val="0"/>
          <w:divBdr>
            <w:top w:val="none" w:sz="0" w:space="0" w:color="auto"/>
            <w:left w:val="none" w:sz="0" w:space="0" w:color="auto"/>
            <w:bottom w:val="none" w:sz="0" w:space="0" w:color="auto"/>
            <w:right w:val="none" w:sz="0" w:space="0" w:color="auto"/>
          </w:divBdr>
        </w:div>
        <w:div w:id="1919367378">
          <w:marLeft w:val="480"/>
          <w:marRight w:val="0"/>
          <w:marTop w:val="0"/>
          <w:marBottom w:val="0"/>
          <w:divBdr>
            <w:top w:val="none" w:sz="0" w:space="0" w:color="auto"/>
            <w:left w:val="none" w:sz="0" w:space="0" w:color="auto"/>
            <w:bottom w:val="none" w:sz="0" w:space="0" w:color="auto"/>
            <w:right w:val="none" w:sz="0" w:space="0" w:color="auto"/>
          </w:divBdr>
        </w:div>
        <w:div w:id="1928414869">
          <w:marLeft w:val="480"/>
          <w:marRight w:val="0"/>
          <w:marTop w:val="0"/>
          <w:marBottom w:val="0"/>
          <w:divBdr>
            <w:top w:val="none" w:sz="0" w:space="0" w:color="auto"/>
            <w:left w:val="none" w:sz="0" w:space="0" w:color="auto"/>
            <w:bottom w:val="none" w:sz="0" w:space="0" w:color="auto"/>
            <w:right w:val="none" w:sz="0" w:space="0" w:color="auto"/>
          </w:divBdr>
        </w:div>
        <w:div w:id="1962613145">
          <w:marLeft w:val="480"/>
          <w:marRight w:val="0"/>
          <w:marTop w:val="0"/>
          <w:marBottom w:val="0"/>
          <w:divBdr>
            <w:top w:val="none" w:sz="0" w:space="0" w:color="auto"/>
            <w:left w:val="none" w:sz="0" w:space="0" w:color="auto"/>
            <w:bottom w:val="none" w:sz="0" w:space="0" w:color="auto"/>
            <w:right w:val="none" w:sz="0" w:space="0" w:color="auto"/>
          </w:divBdr>
        </w:div>
        <w:div w:id="2013756479">
          <w:marLeft w:val="480"/>
          <w:marRight w:val="0"/>
          <w:marTop w:val="0"/>
          <w:marBottom w:val="0"/>
          <w:divBdr>
            <w:top w:val="none" w:sz="0" w:space="0" w:color="auto"/>
            <w:left w:val="none" w:sz="0" w:space="0" w:color="auto"/>
            <w:bottom w:val="none" w:sz="0" w:space="0" w:color="auto"/>
            <w:right w:val="none" w:sz="0" w:space="0" w:color="auto"/>
          </w:divBdr>
        </w:div>
        <w:div w:id="2019960597">
          <w:marLeft w:val="480"/>
          <w:marRight w:val="0"/>
          <w:marTop w:val="0"/>
          <w:marBottom w:val="0"/>
          <w:divBdr>
            <w:top w:val="none" w:sz="0" w:space="0" w:color="auto"/>
            <w:left w:val="none" w:sz="0" w:space="0" w:color="auto"/>
            <w:bottom w:val="none" w:sz="0" w:space="0" w:color="auto"/>
            <w:right w:val="none" w:sz="0" w:space="0" w:color="auto"/>
          </w:divBdr>
        </w:div>
        <w:div w:id="2059232887">
          <w:marLeft w:val="480"/>
          <w:marRight w:val="0"/>
          <w:marTop w:val="0"/>
          <w:marBottom w:val="0"/>
          <w:divBdr>
            <w:top w:val="none" w:sz="0" w:space="0" w:color="auto"/>
            <w:left w:val="none" w:sz="0" w:space="0" w:color="auto"/>
            <w:bottom w:val="none" w:sz="0" w:space="0" w:color="auto"/>
            <w:right w:val="none" w:sz="0" w:space="0" w:color="auto"/>
          </w:divBdr>
        </w:div>
        <w:div w:id="2109278539">
          <w:marLeft w:val="480"/>
          <w:marRight w:val="0"/>
          <w:marTop w:val="0"/>
          <w:marBottom w:val="0"/>
          <w:divBdr>
            <w:top w:val="none" w:sz="0" w:space="0" w:color="auto"/>
            <w:left w:val="none" w:sz="0" w:space="0" w:color="auto"/>
            <w:bottom w:val="none" w:sz="0" w:space="0" w:color="auto"/>
            <w:right w:val="none" w:sz="0" w:space="0" w:color="auto"/>
          </w:divBdr>
        </w:div>
        <w:div w:id="2119524863">
          <w:marLeft w:val="480"/>
          <w:marRight w:val="0"/>
          <w:marTop w:val="0"/>
          <w:marBottom w:val="0"/>
          <w:divBdr>
            <w:top w:val="none" w:sz="0" w:space="0" w:color="auto"/>
            <w:left w:val="none" w:sz="0" w:space="0" w:color="auto"/>
            <w:bottom w:val="none" w:sz="0" w:space="0" w:color="auto"/>
            <w:right w:val="none" w:sz="0" w:space="0" w:color="auto"/>
          </w:divBdr>
        </w:div>
        <w:div w:id="2123570762">
          <w:marLeft w:val="480"/>
          <w:marRight w:val="0"/>
          <w:marTop w:val="0"/>
          <w:marBottom w:val="0"/>
          <w:divBdr>
            <w:top w:val="none" w:sz="0" w:space="0" w:color="auto"/>
            <w:left w:val="none" w:sz="0" w:space="0" w:color="auto"/>
            <w:bottom w:val="none" w:sz="0" w:space="0" w:color="auto"/>
            <w:right w:val="none" w:sz="0" w:space="0" w:color="auto"/>
          </w:divBdr>
        </w:div>
      </w:divsChild>
    </w:div>
    <w:div w:id="1085414203">
      <w:bodyDiv w:val="1"/>
      <w:marLeft w:val="0"/>
      <w:marRight w:val="0"/>
      <w:marTop w:val="0"/>
      <w:marBottom w:val="0"/>
      <w:divBdr>
        <w:top w:val="none" w:sz="0" w:space="0" w:color="auto"/>
        <w:left w:val="none" w:sz="0" w:space="0" w:color="auto"/>
        <w:bottom w:val="none" w:sz="0" w:space="0" w:color="auto"/>
        <w:right w:val="none" w:sz="0" w:space="0" w:color="auto"/>
      </w:divBdr>
      <w:divsChild>
        <w:div w:id="14499313">
          <w:marLeft w:val="480"/>
          <w:marRight w:val="0"/>
          <w:marTop w:val="0"/>
          <w:marBottom w:val="0"/>
          <w:divBdr>
            <w:top w:val="none" w:sz="0" w:space="0" w:color="auto"/>
            <w:left w:val="none" w:sz="0" w:space="0" w:color="auto"/>
            <w:bottom w:val="none" w:sz="0" w:space="0" w:color="auto"/>
            <w:right w:val="none" w:sz="0" w:space="0" w:color="auto"/>
          </w:divBdr>
        </w:div>
        <w:div w:id="18437896">
          <w:marLeft w:val="480"/>
          <w:marRight w:val="0"/>
          <w:marTop w:val="0"/>
          <w:marBottom w:val="0"/>
          <w:divBdr>
            <w:top w:val="none" w:sz="0" w:space="0" w:color="auto"/>
            <w:left w:val="none" w:sz="0" w:space="0" w:color="auto"/>
            <w:bottom w:val="none" w:sz="0" w:space="0" w:color="auto"/>
            <w:right w:val="none" w:sz="0" w:space="0" w:color="auto"/>
          </w:divBdr>
        </w:div>
        <w:div w:id="165173710">
          <w:marLeft w:val="480"/>
          <w:marRight w:val="0"/>
          <w:marTop w:val="0"/>
          <w:marBottom w:val="0"/>
          <w:divBdr>
            <w:top w:val="none" w:sz="0" w:space="0" w:color="auto"/>
            <w:left w:val="none" w:sz="0" w:space="0" w:color="auto"/>
            <w:bottom w:val="none" w:sz="0" w:space="0" w:color="auto"/>
            <w:right w:val="none" w:sz="0" w:space="0" w:color="auto"/>
          </w:divBdr>
        </w:div>
        <w:div w:id="193856114">
          <w:marLeft w:val="480"/>
          <w:marRight w:val="0"/>
          <w:marTop w:val="0"/>
          <w:marBottom w:val="0"/>
          <w:divBdr>
            <w:top w:val="none" w:sz="0" w:space="0" w:color="auto"/>
            <w:left w:val="none" w:sz="0" w:space="0" w:color="auto"/>
            <w:bottom w:val="none" w:sz="0" w:space="0" w:color="auto"/>
            <w:right w:val="none" w:sz="0" w:space="0" w:color="auto"/>
          </w:divBdr>
        </w:div>
        <w:div w:id="199978201">
          <w:marLeft w:val="480"/>
          <w:marRight w:val="0"/>
          <w:marTop w:val="0"/>
          <w:marBottom w:val="0"/>
          <w:divBdr>
            <w:top w:val="none" w:sz="0" w:space="0" w:color="auto"/>
            <w:left w:val="none" w:sz="0" w:space="0" w:color="auto"/>
            <w:bottom w:val="none" w:sz="0" w:space="0" w:color="auto"/>
            <w:right w:val="none" w:sz="0" w:space="0" w:color="auto"/>
          </w:divBdr>
        </w:div>
        <w:div w:id="285047168">
          <w:marLeft w:val="480"/>
          <w:marRight w:val="0"/>
          <w:marTop w:val="0"/>
          <w:marBottom w:val="0"/>
          <w:divBdr>
            <w:top w:val="none" w:sz="0" w:space="0" w:color="auto"/>
            <w:left w:val="none" w:sz="0" w:space="0" w:color="auto"/>
            <w:bottom w:val="none" w:sz="0" w:space="0" w:color="auto"/>
            <w:right w:val="none" w:sz="0" w:space="0" w:color="auto"/>
          </w:divBdr>
        </w:div>
        <w:div w:id="330959399">
          <w:marLeft w:val="480"/>
          <w:marRight w:val="0"/>
          <w:marTop w:val="0"/>
          <w:marBottom w:val="0"/>
          <w:divBdr>
            <w:top w:val="none" w:sz="0" w:space="0" w:color="auto"/>
            <w:left w:val="none" w:sz="0" w:space="0" w:color="auto"/>
            <w:bottom w:val="none" w:sz="0" w:space="0" w:color="auto"/>
            <w:right w:val="none" w:sz="0" w:space="0" w:color="auto"/>
          </w:divBdr>
        </w:div>
        <w:div w:id="333535819">
          <w:marLeft w:val="480"/>
          <w:marRight w:val="0"/>
          <w:marTop w:val="0"/>
          <w:marBottom w:val="0"/>
          <w:divBdr>
            <w:top w:val="none" w:sz="0" w:space="0" w:color="auto"/>
            <w:left w:val="none" w:sz="0" w:space="0" w:color="auto"/>
            <w:bottom w:val="none" w:sz="0" w:space="0" w:color="auto"/>
            <w:right w:val="none" w:sz="0" w:space="0" w:color="auto"/>
          </w:divBdr>
        </w:div>
        <w:div w:id="407918444">
          <w:marLeft w:val="480"/>
          <w:marRight w:val="0"/>
          <w:marTop w:val="0"/>
          <w:marBottom w:val="0"/>
          <w:divBdr>
            <w:top w:val="none" w:sz="0" w:space="0" w:color="auto"/>
            <w:left w:val="none" w:sz="0" w:space="0" w:color="auto"/>
            <w:bottom w:val="none" w:sz="0" w:space="0" w:color="auto"/>
            <w:right w:val="none" w:sz="0" w:space="0" w:color="auto"/>
          </w:divBdr>
        </w:div>
        <w:div w:id="426391013">
          <w:marLeft w:val="480"/>
          <w:marRight w:val="0"/>
          <w:marTop w:val="0"/>
          <w:marBottom w:val="0"/>
          <w:divBdr>
            <w:top w:val="none" w:sz="0" w:space="0" w:color="auto"/>
            <w:left w:val="none" w:sz="0" w:space="0" w:color="auto"/>
            <w:bottom w:val="none" w:sz="0" w:space="0" w:color="auto"/>
            <w:right w:val="none" w:sz="0" w:space="0" w:color="auto"/>
          </w:divBdr>
        </w:div>
        <w:div w:id="550045693">
          <w:marLeft w:val="480"/>
          <w:marRight w:val="0"/>
          <w:marTop w:val="0"/>
          <w:marBottom w:val="0"/>
          <w:divBdr>
            <w:top w:val="none" w:sz="0" w:space="0" w:color="auto"/>
            <w:left w:val="none" w:sz="0" w:space="0" w:color="auto"/>
            <w:bottom w:val="none" w:sz="0" w:space="0" w:color="auto"/>
            <w:right w:val="none" w:sz="0" w:space="0" w:color="auto"/>
          </w:divBdr>
        </w:div>
        <w:div w:id="553856268">
          <w:marLeft w:val="480"/>
          <w:marRight w:val="0"/>
          <w:marTop w:val="0"/>
          <w:marBottom w:val="0"/>
          <w:divBdr>
            <w:top w:val="none" w:sz="0" w:space="0" w:color="auto"/>
            <w:left w:val="none" w:sz="0" w:space="0" w:color="auto"/>
            <w:bottom w:val="none" w:sz="0" w:space="0" w:color="auto"/>
            <w:right w:val="none" w:sz="0" w:space="0" w:color="auto"/>
          </w:divBdr>
        </w:div>
        <w:div w:id="569081091">
          <w:marLeft w:val="480"/>
          <w:marRight w:val="0"/>
          <w:marTop w:val="0"/>
          <w:marBottom w:val="0"/>
          <w:divBdr>
            <w:top w:val="none" w:sz="0" w:space="0" w:color="auto"/>
            <w:left w:val="none" w:sz="0" w:space="0" w:color="auto"/>
            <w:bottom w:val="none" w:sz="0" w:space="0" w:color="auto"/>
            <w:right w:val="none" w:sz="0" w:space="0" w:color="auto"/>
          </w:divBdr>
        </w:div>
        <w:div w:id="577596199">
          <w:marLeft w:val="480"/>
          <w:marRight w:val="0"/>
          <w:marTop w:val="0"/>
          <w:marBottom w:val="0"/>
          <w:divBdr>
            <w:top w:val="none" w:sz="0" w:space="0" w:color="auto"/>
            <w:left w:val="none" w:sz="0" w:space="0" w:color="auto"/>
            <w:bottom w:val="none" w:sz="0" w:space="0" w:color="auto"/>
            <w:right w:val="none" w:sz="0" w:space="0" w:color="auto"/>
          </w:divBdr>
        </w:div>
        <w:div w:id="585381994">
          <w:marLeft w:val="480"/>
          <w:marRight w:val="0"/>
          <w:marTop w:val="0"/>
          <w:marBottom w:val="0"/>
          <w:divBdr>
            <w:top w:val="none" w:sz="0" w:space="0" w:color="auto"/>
            <w:left w:val="none" w:sz="0" w:space="0" w:color="auto"/>
            <w:bottom w:val="none" w:sz="0" w:space="0" w:color="auto"/>
            <w:right w:val="none" w:sz="0" w:space="0" w:color="auto"/>
          </w:divBdr>
        </w:div>
        <w:div w:id="747118081">
          <w:marLeft w:val="480"/>
          <w:marRight w:val="0"/>
          <w:marTop w:val="0"/>
          <w:marBottom w:val="0"/>
          <w:divBdr>
            <w:top w:val="none" w:sz="0" w:space="0" w:color="auto"/>
            <w:left w:val="none" w:sz="0" w:space="0" w:color="auto"/>
            <w:bottom w:val="none" w:sz="0" w:space="0" w:color="auto"/>
            <w:right w:val="none" w:sz="0" w:space="0" w:color="auto"/>
          </w:divBdr>
        </w:div>
        <w:div w:id="771898080">
          <w:marLeft w:val="480"/>
          <w:marRight w:val="0"/>
          <w:marTop w:val="0"/>
          <w:marBottom w:val="0"/>
          <w:divBdr>
            <w:top w:val="none" w:sz="0" w:space="0" w:color="auto"/>
            <w:left w:val="none" w:sz="0" w:space="0" w:color="auto"/>
            <w:bottom w:val="none" w:sz="0" w:space="0" w:color="auto"/>
            <w:right w:val="none" w:sz="0" w:space="0" w:color="auto"/>
          </w:divBdr>
        </w:div>
        <w:div w:id="837580842">
          <w:marLeft w:val="480"/>
          <w:marRight w:val="0"/>
          <w:marTop w:val="0"/>
          <w:marBottom w:val="0"/>
          <w:divBdr>
            <w:top w:val="none" w:sz="0" w:space="0" w:color="auto"/>
            <w:left w:val="none" w:sz="0" w:space="0" w:color="auto"/>
            <w:bottom w:val="none" w:sz="0" w:space="0" w:color="auto"/>
            <w:right w:val="none" w:sz="0" w:space="0" w:color="auto"/>
          </w:divBdr>
        </w:div>
        <w:div w:id="922568831">
          <w:marLeft w:val="480"/>
          <w:marRight w:val="0"/>
          <w:marTop w:val="0"/>
          <w:marBottom w:val="0"/>
          <w:divBdr>
            <w:top w:val="none" w:sz="0" w:space="0" w:color="auto"/>
            <w:left w:val="none" w:sz="0" w:space="0" w:color="auto"/>
            <w:bottom w:val="none" w:sz="0" w:space="0" w:color="auto"/>
            <w:right w:val="none" w:sz="0" w:space="0" w:color="auto"/>
          </w:divBdr>
        </w:div>
        <w:div w:id="929434145">
          <w:marLeft w:val="480"/>
          <w:marRight w:val="0"/>
          <w:marTop w:val="0"/>
          <w:marBottom w:val="0"/>
          <w:divBdr>
            <w:top w:val="none" w:sz="0" w:space="0" w:color="auto"/>
            <w:left w:val="none" w:sz="0" w:space="0" w:color="auto"/>
            <w:bottom w:val="none" w:sz="0" w:space="0" w:color="auto"/>
            <w:right w:val="none" w:sz="0" w:space="0" w:color="auto"/>
          </w:divBdr>
        </w:div>
        <w:div w:id="939609886">
          <w:marLeft w:val="480"/>
          <w:marRight w:val="0"/>
          <w:marTop w:val="0"/>
          <w:marBottom w:val="0"/>
          <w:divBdr>
            <w:top w:val="none" w:sz="0" w:space="0" w:color="auto"/>
            <w:left w:val="none" w:sz="0" w:space="0" w:color="auto"/>
            <w:bottom w:val="none" w:sz="0" w:space="0" w:color="auto"/>
            <w:right w:val="none" w:sz="0" w:space="0" w:color="auto"/>
          </w:divBdr>
        </w:div>
        <w:div w:id="988554843">
          <w:marLeft w:val="480"/>
          <w:marRight w:val="0"/>
          <w:marTop w:val="0"/>
          <w:marBottom w:val="0"/>
          <w:divBdr>
            <w:top w:val="none" w:sz="0" w:space="0" w:color="auto"/>
            <w:left w:val="none" w:sz="0" w:space="0" w:color="auto"/>
            <w:bottom w:val="none" w:sz="0" w:space="0" w:color="auto"/>
            <w:right w:val="none" w:sz="0" w:space="0" w:color="auto"/>
          </w:divBdr>
        </w:div>
        <w:div w:id="996111513">
          <w:marLeft w:val="480"/>
          <w:marRight w:val="0"/>
          <w:marTop w:val="0"/>
          <w:marBottom w:val="0"/>
          <w:divBdr>
            <w:top w:val="none" w:sz="0" w:space="0" w:color="auto"/>
            <w:left w:val="none" w:sz="0" w:space="0" w:color="auto"/>
            <w:bottom w:val="none" w:sz="0" w:space="0" w:color="auto"/>
            <w:right w:val="none" w:sz="0" w:space="0" w:color="auto"/>
          </w:divBdr>
        </w:div>
        <w:div w:id="1003705330">
          <w:marLeft w:val="480"/>
          <w:marRight w:val="0"/>
          <w:marTop w:val="0"/>
          <w:marBottom w:val="0"/>
          <w:divBdr>
            <w:top w:val="none" w:sz="0" w:space="0" w:color="auto"/>
            <w:left w:val="none" w:sz="0" w:space="0" w:color="auto"/>
            <w:bottom w:val="none" w:sz="0" w:space="0" w:color="auto"/>
            <w:right w:val="none" w:sz="0" w:space="0" w:color="auto"/>
          </w:divBdr>
        </w:div>
        <w:div w:id="1041518548">
          <w:marLeft w:val="480"/>
          <w:marRight w:val="0"/>
          <w:marTop w:val="0"/>
          <w:marBottom w:val="0"/>
          <w:divBdr>
            <w:top w:val="none" w:sz="0" w:space="0" w:color="auto"/>
            <w:left w:val="none" w:sz="0" w:space="0" w:color="auto"/>
            <w:bottom w:val="none" w:sz="0" w:space="0" w:color="auto"/>
            <w:right w:val="none" w:sz="0" w:space="0" w:color="auto"/>
          </w:divBdr>
        </w:div>
        <w:div w:id="1087070586">
          <w:marLeft w:val="480"/>
          <w:marRight w:val="0"/>
          <w:marTop w:val="0"/>
          <w:marBottom w:val="0"/>
          <w:divBdr>
            <w:top w:val="none" w:sz="0" w:space="0" w:color="auto"/>
            <w:left w:val="none" w:sz="0" w:space="0" w:color="auto"/>
            <w:bottom w:val="none" w:sz="0" w:space="0" w:color="auto"/>
            <w:right w:val="none" w:sz="0" w:space="0" w:color="auto"/>
          </w:divBdr>
        </w:div>
        <w:div w:id="1098795492">
          <w:marLeft w:val="480"/>
          <w:marRight w:val="0"/>
          <w:marTop w:val="0"/>
          <w:marBottom w:val="0"/>
          <w:divBdr>
            <w:top w:val="none" w:sz="0" w:space="0" w:color="auto"/>
            <w:left w:val="none" w:sz="0" w:space="0" w:color="auto"/>
            <w:bottom w:val="none" w:sz="0" w:space="0" w:color="auto"/>
            <w:right w:val="none" w:sz="0" w:space="0" w:color="auto"/>
          </w:divBdr>
        </w:div>
        <w:div w:id="1181316864">
          <w:marLeft w:val="480"/>
          <w:marRight w:val="0"/>
          <w:marTop w:val="0"/>
          <w:marBottom w:val="0"/>
          <w:divBdr>
            <w:top w:val="none" w:sz="0" w:space="0" w:color="auto"/>
            <w:left w:val="none" w:sz="0" w:space="0" w:color="auto"/>
            <w:bottom w:val="none" w:sz="0" w:space="0" w:color="auto"/>
            <w:right w:val="none" w:sz="0" w:space="0" w:color="auto"/>
          </w:divBdr>
        </w:div>
        <w:div w:id="1199664318">
          <w:marLeft w:val="480"/>
          <w:marRight w:val="0"/>
          <w:marTop w:val="0"/>
          <w:marBottom w:val="0"/>
          <w:divBdr>
            <w:top w:val="none" w:sz="0" w:space="0" w:color="auto"/>
            <w:left w:val="none" w:sz="0" w:space="0" w:color="auto"/>
            <w:bottom w:val="none" w:sz="0" w:space="0" w:color="auto"/>
            <w:right w:val="none" w:sz="0" w:space="0" w:color="auto"/>
          </w:divBdr>
        </w:div>
        <w:div w:id="1199779587">
          <w:marLeft w:val="480"/>
          <w:marRight w:val="0"/>
          <w:marTop w:val="0"/>
          <w:marBottom w:val="0"/>
          <w:divBdr>
            <w:top w:val="none" w:sz="0" w:space="0" w:color="auto"/>
            <w:left w:val="none" w:sz="0" w:space="0" w:color="auto"/>
            <w:bottom w:val="none" w:sz="0" w:space="0" w:color="auto"/>
            <w:right w:val="none" w:sz="0" w:space="0" w:color="auto"/>
          </w:divBdr>
        </w:div>
        <w:div w:id="1259828630">
          <w:marLeft w:val="480"/>
          <w:marRight w:val="0"/>
          <w:marTop w:val="0"/>
          <w:marBottom w:val="0"/>
          <w:divBdr>
            <w:top w:val="none" w:sz="0" w:space="0" w:color="auto"/>
            <w:left w:val="none" w:sz="0" w:space="0" w:color="auto"/>
            <w:bottom w:val="none" w:sz="0" w:space="0" w:color="auto"/>
            <w:right w:val="none" w:sz="0" w:space="0" w:color="auto"/>
          </w:divBdr>
        </w:div>
        <w:div w:id="1278483230">
          <w:marLeft w:val="480"/>
          <w:marRight w:val="0"/>
          <w:marTop w:val="0"/>
          <w:marBottom w:val="0"/>
          <w:divBdr>
            <w:top w:val="none" w:sz="0" w:space="0" w:color="auto"/>
            <w:left w:val="none" w:sz="0" w:space="0" w:color="auto"/>
            <w:bottom w:val="none" w:sz="0" w:space="0" w:color="auto"/>
            <w:right w:val="none" w:sz="0" w:space="0" w:color="auto"/>
          </w:divBdr>
        </w:div>
        <w:div w:id="1399790891">
          <w:marLeft w:val="480"/>
          <w:marRight w:val="0"/>
          <w:marTop w:val="0"/>
          <w:marBottom w:val="0"/>
          <w:divBdr>
            <w:top w:val="none" w:sz="0" w:space="0" w:color="auto"/>
            <w:left w:val="none" w:sz="0" w:space="0" w:color="auto"/>
            <w:bottom w:val="none" w:sz="0" w:space="0" w:color="auto"/>
            <w:right w:val="none" w:sz="0" w:space="0" w:color="auto"/>
          </w:divBdr>
        </w:div>
        <w:div w:id="1557617674">
          <w:marLeft w:val="480"/>
          <w:marRight w:val="0"/>
          <w:marTop w:val="0"/>
          <w:marBottom w:val="0"/>
          <w:divBdr>
            <w:top w:val="none" w:sz="0" w:space="0" w:color="auto"/>
            <w:left w:val="none" w:sz="0" w:space="0" w:color="auto"/>
            <w:bottom w:val="none" w:sz="0" w:space="0" w:color="auto"/>
            <w:right w:val="none" w:sz="0" w:space="0" w:color="auto"/>
          </w:divBdr>
        </w:div>
        <w:div w:id="1564827758">
          <w:marLeft w:val="480"/>
          <w:marRight w:val="0"/>
          <w:marTop w:val="0"/>
          <w:marBottom w:val="0"/>
          <w:divBdr>
            <w:top w:val="none" w:sz="0" w:space="0" w:color="auto"/>
            <w:left w:val="none" w:sz="0" w:space="0" w:color="auto"/>
            <w:bottom w:val="none" w:sz="0" w:space="0" w:color="auto"/>
            <w:right w:val="none" w:sz="0" w:space="0" w:color="auto"/>
          </w:divBdr>
        </w:div>
        <w:div w:id="1565988114">
          <w:marLeft w:val="480"/>
          <w:marRight w:val="0"/>
          <w:marTop w:val="0"/>
          <w:marBottom w:val="0"/>
          <w:divBdr>
            <w:top w:val="none" w:sz="0" w:space="0" w:color="auto"/>
            <w:left w:val="none" w:sz="0" w:space="0" w:color="auto"/>
            <w:bottom w:val="none" w:sz="0" w:space="0" w:color="auto"/>
            <w:right w:val="none" w:sz="0" w:space="0" w:color="auto"/>
          </w:divBdr>
        </w:div>
        <w:div w:id="1609660981">
          <w:marLeft w:val="480"/>
          <w:marRight w:val="0"/>
          <w:marTop w:val="0"/>
          <w:marBottom w:val="0"/>
          <w:divBdr>
            <w:top w:val="none" w:sz="0" w:space="0" w:color="auto"/>
            <w:left w:val="none" w:sz="0" w:space="0" w:color="auto"/>
            <w:bottom w:val="none" w:sz="0" w:space="0" w:color="auto"/>
            <w:right w:val="none" w:sz="0" w:space="0" w:color="auto"/>
          </w:divBdr>
        </w:div>
        <w:div w:id="1630547536">
          <w:marLeft w:val="480"/>
          <w:marRight w:val="0"/>
          <w:marTop w:val="0"/>
          <w:marBottom w:val="0"/>
          <w:divBdr>
            <w:top w:val="none" w:sz="0" w:space="0" w:color="auto"/>
            <w:left w:val="none" w:sz="0" w:space="0" w:color="auto"/>
            <w:bottom w:val="none" w:sz="0" w:space="0" w:color="auto"/>
            <w:right w:val="none" w:sz="0" w:space="0" w:color="auto"/>
          </w:divBdr>
        </w:div>
        <w:div w:id="1651135419">
          <w:marLeft w:val="480"/>
          <w:marRight w:val="0"/>
          <w:marTop w:val="0"/>
          <w:marBottom w:val="0"/>
          <w:divBdr>
            <w:top w:val="none" w:sz="0" w:space="0" w:color="auto"/>
            <w:left w:val="none" w:sz="0" w:space="0" w:color="auto"/>
            <w:bottom w:val="none" w:sz="0" w:space="0" w:color="auto"/>
            <w:right w:val="none" w:sz="0" w:space="0" w:color="auto"/>
          </w:divBdr>
        </w:div>
        <w:div w:id="1652559887">
          <w:marLeft w:val="480"/>
          <w:marRight w:val="0"/>
          <w:marTop w:val="0"/>
          <w:marBottom w:val="0"/>
          <w:divBdr>
            <w:top w:val="none" w:sz="0" w:space="0" w:color="auto"/>
            <w:left w:val="none" w:sz="0" w:space="0" w:color="auto"/>
            <w:bottom w:val="none" w:sz="0" w:space="0" w:color="auto"/>
            <w:right w:val="none" w:sz="0" w:space="0" w:color="auto"/>
          </w:divBdr>
        </w:div>
        <w:div w:id="1666012195">
          <w:marLeft w:val="480"/>
          <w:marRight w:val="0"/>
          <w:marTop w:val="0"/>
          <w:marBottom w:val="0"/>
          <w:divBdr>
            <w:top w:val="none" w:sz="0" w:space="0" w:color="auto"/>
            <w:left w:val="none" w:sz="0" w:space="0" w:color="auto"/>
            <w:bottom w:val="none" w:sz="0" w:space="0" w:color="auto"/>
            <w:right w:val="none" w:sz="0" w:space="0" w:color="auto"/>
          </w:divBdr>
        </w:div>
        <w:div w:id="1673145698">
          <w:marLeft w:val="480"/>
          <w:marRight w:val="0"/>
          <w:marTop w:val="0"/>
          <w:marBottom w:val="0"/>
          <w:divBdr>
            <w:top w:val="none" w:sz="0" w:space="0" w:color="auto"/>
            <w:left w:val="none" w:sz="0" w:space="0" w:color="auto"/>
            <w:bottom w:val="none" w:sz="0" w:space="0" w:color="auto"/>
            <w:right w:val="none" w:sz="0" w:space="0" w:color="auto"/>
          </w:divBdr>
        </w:div>
        <w:div w:id="1687561061">
          <w:marLeft w:val="480"/>
          <w:marRight w:val="0"/>
          <w:marTop w:val="0"/>
          <w:marBottom w:val="0"/>
          <w:divBdr>
            <w:top w:val="none" w:sz="0" w:space="0" w:color="auto"/>
            <w:left w:val="none" w:sz="0" w:space="0" w:color="auto"/>
            <w:bottom w:val="none" w:sz="0" w:space="0" w:color="auto"/>
            <w:right w:val="none" w:sz="0" w:space="0" w:color="auto"/>
          </w:divBdr>
        </w:div>
        <w:div w:id="1712802959">
          <w:marLeft w:val="480"/>
          <w:marRight w:val="0"/>
          <w:marTop w:val="0"/>
          <w:marBottom w:val="0"/>
          <w:divBdr>
            <w:top w:val="none" w:sz="0" w:space="0" w:color="auto"/>
            <w:left w:val="none" w:sz="0" w:space="0" w:color="auto"/>
            <w:bottom w:val="none" w:sz="0" w:space="0" w:color="auto"/>
            <w:right w:val="none" w:sz="0" w:space="0" w:color="auto"/>
          </w:divBdr>
        </w:div>
        <w:div w:id="1714307285">
          <w:marLeft w:val="480"/>
          <w:marRight w:val="0"/>
          <w:marTop w:val="0"/>
          <w:marBottom w:val="0"/>
          <w:divBdr>
            <w:top w:val="none" w:sz="0" w:space="0" w:color="auto"/>
            <w:left w:val="none" w:sz="0" w:space="0" w:color="auto"/>
            <w:bottom w:val="none" w:sz="0" w:space="0" w:color="auto"/>
            <w:right w:val="none" w:sz="0" w:space="0" w:color="auto"/>
          </w:divBdr>
        </w:div>
        <w:div w:id="1729649993">
          <w:marLeft w:val="480"/>
          <w:marRight w:val="0"/>
          <w:marTop w:val="0"/>
          <w:marBottom w:val="0"/>
          <w:divBdr>
            <w:top w:val="none" w:sz="0" w:space="0" w:color="auto"/>
            <w:left w:val="none" w:sz="0" w:space="0" w:color="auto"/>
            <w:bottom w:val="none" w:sz="0" w:space="0" w:color="auto"/>
            <w:right w:val="none" w:sz="0" w:space="0" w:color="auto"/>
          </w:divBdr>
        </w:div>
        <w:div w:id="1745103884">
          <w:marLeft w:val="480"/>
          <w:marRight w:val="0"/>
          <w:marTop w:val="0"/>
          <w:marBottom w:val="0"/>
          <w:divBdr>
            <w:top w:val="none" w:sz="0" w:space="0" w:color="auto"/>
            <w:left w:val="none" w:sz="0" w:space="0" w:color="auto"/>
            <w:bottom w:val="none" w:sz="0" w:space="0" w:color="auto"/>
            <w:right w:val="none" w:sz="0" w:space="0" w:color="auto"/>
          </w:divBdr>
        </w:div>
        <w:div w:id="1782264571">
          <w:marLeft w:val="480"/>
          <w:marRight w:val="0"/>
          <w:marTop w:val="0"/>
          <w:marBottom w:val="0"/>
          <w:divBdr>
            <w:top w:val="none" w:sz="0" w:space="0" w:color="auto"/>
            <w:left w:val="none" w:sz="0" w:space="0" w:color="auto"/>
            <w:bottom w:val="none" w:sz="0" w:space="0" w:color="auto"/>
            <w:right w:val="none" w:sz="0" w:space="0" w:color="auto"/>
          </w:divBdr>
        </w:div>
        <w:div w:id="1825078611">
          <w:marLeft w:val="480"/>
          <w:marRight w:val="0"/>
          <w:marTop w:val="0"/>
          <w:marBottom w:val="0"/>
          <w:divBdr>
            <w:top w:val="none" w:sz="0" w:space="0" w:color="auto"/>
            <w:left w:val="none" w:sz="0" w:space="0" w:color="auto"/>
            <w:bottom w:val="none" w:sz="0" w:space="0" w:color="auto"/>
            <w:right w:val="none" w:sz="0" w:space="0" w:color="auto"/>
          </w:divBdr>
        </w:div>
        <w:div w:id="1886986545">
          <w:marLeft w:val="480"/>
          <w:marRight w:val="0"/>
          <w:marTop w:val="0"/>
          <w:marBottom w:val="0"/>
          <w:divBdr>
            <w:top w:val="none" w:sz="0" w:space="0" w:color="auto"/>
            <w:left w:val="none" w:sz="0" w:space="0" w:color="auto"/>
            <w:bottom w:val="none" w:sz="0" w:space="0" w:color="auto"/>
            <w:right w:val="none" w:sz="0" w:space="0" w:color="auto"/>
          </w:divBdr>
        </w:div>
        <w:div w:id="1979600833">
          <w:marLeft w:val="480"/>
          <w:marRight w:val="0"/>
          <w:marTop w:val="0"/>
          <w:marBottom w:val="0"/>
          <w:divBdr>
            <w:top w:val="none" w:sz="0" w:space="0" w:color="auto"/>
            <w:left w:val="none" w:sz="0" w:space="0" w:color="auto"/>
            <w:bottom w:val="none" w:sz="0" w:space="0" w:color="auto"/>
            <w:right w:val="none" w:sz="0" w:space="0" w:color="auto"/>
          </w:divBdr>
        </w:div>
        <w:div w:id="2012177746">
          <w:marLeft w:val="480"/>
          <w:marRight w:val="0"/>
          <w:marTop w:val="0"/>
          <w:marBottom w:val="0"/>
          <w:divBdr>
            <w:top w:val="none" w:sz="0" w:space="0" w:color="auto"/>
            <w:left w:val="none" w:sz="0" w:space="0" w:color="auto"/>
            <w:bottom w:val="none" w:sz="0" w:space="0" w:color="auto"/>
            <w:right w:val="none" w:sz="0" w:space="0" w:color="auto"/>
          </w:divBdr>
        </w:div>
        <w:div w:id="2013288245">
          <w:marLeft w:val="480"/>
          <w:marRight w:val="0"/>
          <w:marTop w:val="0"/>
          <w:marBottom w:val="0"/>
          <w:divBdr>
            <w:top w:val="none" w:sz="0" w:space="0" w:color="auto"/>
            <w:left w:val="none" w:sz="0" w:space="0" w:color="auto"/>
            <w:bottom w:val="none" w:sz="0" w:space="0" w:color="auto"/>
            <w:right w:val="none" w:sz="0" w:space="0" w:color="auto"/>
          </w:divBdr>
        </w:div>
        <w:div w:id="2017227497">
          <w:marLeft w:val="480"/>
          <w:marRight w:val="0"/>
          <w:marTop w:val="0"/>
          <w:marBottom w:val="0"/>
          <w:divBdr>
            <w:top w:val="none" w:sz="0" w:space="0" w:color="auto"/>
            <w:left w:val="none" w:sz="0" w:space="0" w:color="auto"/>
            <w:bottom w:val="none" w:sz="0" w:space="0" w:color="auto"/>
            <w:right w:val="none" w:sz="0" w:space="0" w:color="auto"/>
          </w:divBdr>
        </w:div>
        <w:div w:id="2026395813">
          <w:marLeft w:val="480"/>
          <w:marRight w:val="0"/>
          <w:marTop w:val="0"/>
          <w:marBottom w:val="0"/>
          <w:divBdr>
            <w:top w:val="none" w:sz="0" w:space="0" w:color="auto"/>
            <w:left w:val="none" w:sz="0" w:space="0" w:color="auto"/>
            <w:bottom w:val="none" w:sz="0" w:space="0" w:color="auto"/>
            <w:right w:val="none" w:sz="0" w:space="0" w:color="auto"/>
          </w:divBdr>
        </w:div>
        <w:div w:id="2080902821">
          <w:marLeft w:val="480"/>
          <w:marRight w:val="0"/>
          <w:marTop w:val="0"/>
          <w:marBottom w:val="0"/>
          <w:divBdr>
            <w:top w:val="none" w:sz="0" w:space="0" w:color="auto"/>
            <w:left w:val="none" w:sz="0" w:space="0" w:color="auto"/>
            <w:bottom w:val="none" w:sz="0" w:space="0" w:color="auto"/>
            <w:right w:val="none" w:sz="0" w:space="0" w:color="auto"/>
          </w:divBdr>
        </w:div>
        <w:div w:id="2095589824">
          <w:marLeft w:val="480"/>
          <w:marRight w:val="0"/>
          <w:marTop w:val="0"/>
          <w:marBottom w:val="0"/>
          <w:divBdr>
            <w:top w:val="none" w:sz="0" w:space="0" w:color="auto"/>
            <w:left w:val="none" w:sz="0" w:space="0" w:color="auto"/>
            <w:bottom w:val="none" w:sz="0" w:space="0" w:color="auto"/>
            <w:right w:val="none" w:sz="0" w:space="0" w:color="auto"/>
          </w:divBdr>
        </w:div>
        <w:div w:id="2109226420">
          <w:marLeft w:val="480"/>
          <w:marRight w:val="0"/>
          <w:marTop w:val="0"/>
          <w:marBottom w:val="0"/>
          <w:divBdr>
            <w:top w:val="none" w:sz="0" w:space="0" w:color="auto"/>
            <w:left w:val="none" w:sz="0" w:space="0" w:color="auto"/>
            <w:bottom w:val="none" w:sz="0" w:space="0" w:color="auto"/>
            <w:right w:val="none" w:sz="0" w:space="0" w:color="auto"/>
          </w:divBdr>
        </w:div>
      </w:divsChild>
    </w:div>
    <w:div w:id="1088501627">
      <w:bodyDiv w:val="1"/>
      <w:marLeft w:val="0"/>
      <w:marRight w:val="0"/>
      <w:marTop w:val="0"/>
      <w:marBottom w:val="0"/>
      <w:divBdr>
        <w:top w:val="none" w:sz="0" w:space="0" w:color="auto"/>
        <w:left w:val="none" w:sz="0" w:space="0" w:color="auto"/>
        <w:bottom w:val="none" w:sz="0" w:space="0" w:color="auto"/>
        <w:right w:val="none" w:sz="0" w:space="0" w:color="auto"/>
      </w:divBdr>
      <w:divsChild>
        <w:div w:id="39522995">
          <w:marLeft w:val="480"/>
          <w:marRight w:val="0"/>
          <w:marTop w:val="0"/>
          <w:marBottom w:val="0"/>
          <w:divBdr>
            <w:top w:val="none" w:sz="0" w:space="0" w:color="auto"/>
            <w:left w:val="none" w:sz="0" w:space="0" w:color="auto"/>
            <w:bottom w:val="none" w:sz="0" w:space="0" w:color="auto"/>
            <w:right w:val="none" w:sz="0" w:space="0" w:color="auto"/>
          </w:divBdr>
        </w:div>
        <w:div w:id="41753021">
          <w:marLeft w:val="480"/>
          <w:marRight w:val="0"/>
          <w:marTop w:val="0"/>
          <w:marBottom w:val="0"/>
          <w:divBdr>
            <w:top w:val="none" w:sz="0" w:space="0" w:color="auto"/>
            <w:left w:val="none" w:sz="0" w:space="0" w:color="auto"/>
            <w:bottom w:val="none" w:sz="0" w:space="0" w:color="auto"/>
            <w:right w:val="none" w:sz="0" w:space="0" w:color="auto"/>
          </w:divBdr>
        </w:div>
        <w:div w:id="122501154">
          <w:marLeft w:val="480"/>
          <w:marRight w:val="0"/>
          <w:marTop w:val="0"/>
          <w:marBottom w:val="0"/>
          <w:divBdr>
            <w:top w:val="none" w:sz="0" w:space="0" w:color="auto"/>
            <w:left w:val="none" w:sz="0" w:space="0" w:color="auto"/>
            <w:bottom w:val="none" w:sz="0" w:space="0" w:color="auto"/>
            <w:right w:val="none" w:sz="0" w:space="0" w:color="auto"/>
          </w:divBdr>
        </w:div>
        <w:div w:id="152382124">
          <w:marLeft w:val="480"/>
          <w:marRight w:val="0"/>
          <w:marTop w:val="0"/>
          <w:marBottom w:val="0"/>
          <w:divBdr>
            <w:top w:val="none" w:sz="0" w:space="0" w:color="auto"/>
            <w:left w:val="none" w:sz="0" w:space="0" w:color="auto"/>
            <w:bottom w:val="none" w:sz="0" w:space="0" w:color="auto"/>
            <w:right w:val="none" w:sz="0" w:space="0" w:color="auto"/>
          </w:divBdr>
        </w:div>
        <w:div w:id="158348518">
          <w:marLeft w:val="480"/>
          <w:marRight w:val="0"/>
          <w:marTop w:val="0"/>
          <w:marBottom w:val="0"/>
          <w:divBdr>
            <w:top w:val="none" w:sz="0" w:space="0" w:color="auto"/>
            <w:left w:val="none" w:sz="0" w:space="0" w:color="auto"/>
            <w:bottom w:val="none" w:sz="0" w:space="0" w:color="auto"/>
            <w:right w:val="none" w:sz="0" w:space="0" w:color="auto"/>
          </w:divBdr>
        </w:div>
        <w:div w:id="159853814">
          <w:marLeft w:val="480"/>
          <w:marRight w:val="0"/>
          <w:marTop w:val="0"/>
          <w:marBottom w:val="0"/>
          <w:divBdr>
            <w:top w:val="none" w:sz="0" w:space="0" w:color="auto"/>
            <w:left w:val="none" w:sz="0" w:space="0" w:color="auto"/>
            <w:bottom w:val="none" w:sz="0" w:space="0" w:color="auto"/>
            <w:right w:val="none" w:sz="0" w:space="0" w:color="auto"/>
          </w:divBdr>
        </w:div>
        <w:div w:id="186793066">
          <w:marLeft w:val="480"/>
          <w:marRight w:val="0"/>
          <w:marTop w:val="0"/>
          <w:marBottom w:val="0"/>
          <w:divBdr>
            <w:top w:val="none" w:sz="0" w:space="0" w:color="auto"/>
            <w:left w:val="none" w:sz="0" w:space="0" w:color="auto"/>
            <w:bottom w:val="none" w:sz="0" w:space="0" w:color="auto"/>
            <w:right w:val="none" w:sz="0" w:space="0" w:color="auto"/>
          </w:divBdr>
        </w:div>
        <w:div w:id="190529815">
          <w:marLeft w:val="480"/>
          <w:marRight w:val="0"/>
          <w:marTop w:val="0"/>
          <w:marBottom w:val="0"/>
          <w:divBdr>
            <w:top w:val="none" w:sz="0" w:space="0" w:color="auto"/>
            <w:left w:val="none" w:sz="0" w:space="0" w:color="auto"/>
            <w:bottom w:val="none" w:sz="0" w:space="0" w:color="auto"/>
            <w:right w:val="none" w:sz="0" w:space="0" w:color="auto"/>
          </w:divBdr>
        </w:div>
        <w:div w:id="194776685">
          <w:marLeft w:val="480"/>
          <w:marRight w:val="0"/>
          <w:marTop w:val="0"/>
          <w:marBottom w:val="0"/>
          <w:divBdr>
            <w:top w:val="none" w:sz="0" w:space="0" w:color="auto"/>
            <w:left w:val="none" w:sz="0" w:space="0" w:color="auto"/>
            <w:bottom w:val="none" w:sz="0" w:space="0" w:color="auto"/>
            <w:right w:val="none" w:sz="0" w:space="0" w:color="auto"/>
          </w:divBdr>
        </w:div>
        <w:div w:id="240332548">
          <w:marLeft w:val="480"/>
          <w:marRight w:val="0"/>
          <w:marTop w:val="0"/>
          <w:marBottom w:val="0"/>
          <w:divBdr>
            <w:top w:val="none" w:sz="0" w:space="0" w:color="auto"/>
            <w:left w:val="none" w:sz="0" w:space="0" w:color="auto"/>
            <w:bottom w:val="none" w:sz="0" w:space="0" w:color="auto"/>
            <w:right w:val="none" w:sz="0" w:space="0" w:color="auto"/>
          </w:divBdr>
        </w:div>
        <w:div w:id="307786582">
          <w:marLeft w:val="480"/>
          <w:marRight w:val="0"/>
          <w:marTop w:val="0"/>
          <w:marBottom w:val="0"/>
          <w:divBdr>
            <w:top w:val="none" w:sz="0" w:space="0" w:color="auto"/>
            <w:left w:val="none" w:sz="0" w:space="0" w:color="auto"/>
            <w:bottom w:val="none" w:sz="0" w:space="0" w:color="auto"/>
            <w:right w:val="none" w:sz="0" w:space="0" w:color="auto"/>
          </w:divBdr>
        </w:div>
        <w:div w:id="352999041">
          <w:marLeft w:val="480"/>
          <w:marRight w:val="0"/>
          <w:marTop w:val="0"/>
          <w:marBottom w:val="0"/>
          <w:divBdr>
            <w:top w:val="none" w:sz="0" w:space="0" w:color="auto"/>
            <w:left w:val="none" w:sz="0" w:space="0" w:color="auto"/>
            <w:bottom w:val="none" w:sz="0" w:space="0" w:color="auto"/>
            <w:right w:val="none" w:sz="0" w:space="0" w:color="auto"/>
          </w:divBdr>
        </w:div>
        <w:div w:id="361252680">
          <w:marLeft w:val="480"/>
          <w:marRight w:val="0"/>
          <w:marTop w:val="0"/>
          <w:marBottom w:val="0"/>
          <w:divBdr>
            <w:top w:val="none" w:sz="0" w:space="0" w:color="auto"/>
            <w:left w:val="none" w:sz="0" w:space="0" w:color="auto"/>
            <w:bottom w:val="none" w:sz="0" w:space="0" w:color="auto"/>
            <w:right w:val="none" w:sz="0" w:space="0" w:color="auto"/>
          </w:divBdr>
        </w:div>
        <w:div w:id="404693045">
          <w:marLeft w:val="480"/>
          <w:marRight w:val="0"/>
          <w:marTop w:val="0"/>
          <w:marBottom w:val="0"/>
          <w:divBdr>
            <w:top w:val="none" w:sz="0" w:space="0" w:color="auto"/>
            <w:left w:val="none" w:sz="0" w:space="0" w:color="auto"/>
            <w:bottom w:val="none" w:sz="0" w:space="0" w:color="auto"/>
            <w:right w:val="none" w:sz="0" w:space="0" w:color="auto"/>
          </w:divBdr>
        </w:div>
        <w:div w:id="415052600">
          <w:marLeft w:val="480"/>
          <w:marRight w:val="0"/>
          <w:marTop w:val="0"/>
          <w:marBottom w:val="0"/>
          <w:divBdr>
            <w:top w:val="none" w:sz="0" w:space="0" w:color="auto"/>
            <w:left w:val="none" w:sz="0" w:space="0" w:color="auto"/>
            <w:bottom w:val="none" w:sz="0" w:space="0" w:color="auto"/>
            <w:right w:val="none" w:sz="0" w:space="0" w:color="auto"/>
          </w:divBdr>
        </w:div>
        <w:div w:id="421921719">
          <w:marLeft w:val="480"/>
          <w:marRight w:val="0"/>
          <w:marTop w:val="0"/>
          <w:marBottom w:val="0"/>
          <w:divBdr>
            <w:top w:val="none" w:sz="0" w:space="0" w:color="auto"/>
            <w:left w:val="none" w:sz="0" w:space="0" w:color="auto"/>
            <w:bottom w:val="none" w:sz="0" w:space="0" w:color="auto"/>
            <w:right w:val="none" w:sz="0" w:space="0" w:color="auto"/>
          </w:divBdr>
        </w:div>
        <w:div w:id="457459021">
          <w:marLeft w:val="480"/>
          <w:marRight w:val="0"/>
          <w:marTop w:val="0"/>
          <w:marBottom w:val="0"/>
          <w:divBdr>
            <w:top w:val="none" w:sz="0" w:space="0" w:color="auto"/>
            <w:left w:val="none" w:sz="0" w:space="0" w:color="auto"/>
            <w:bottom w:val="none" w:sz="0" w:space="0" w:color="auto"/>
            <w:right w:val="none" w:sz="0" w:space="0" w:color="auto"/>
          </w:divBdr>
        </w:div>
        <w:div w:id="465902673">
          <w:marLeft w:val="480"/>
          <w:marRight w:val="0"/>
          <w:marTop w:val="0"/>
          <w:marBottom w:val="0"/>
          <w:divBdr>
            <w:top w:val="none" w:sz="0" w:space="0" w:color="auto"/>
            <w:left w:val="none" w:sz="0" w:space="0" w:color="auto"/>
            <w:bottom w:val="none" w:sz="0" w:space="0" w:color="auto"/>
            <w:right w:val="none" w:sz="0" w:space="0" w:color="auto"/>
          </w:divBdr>
        </w:div>
        <w:div w:id="566455691">
          <w:marLeft w:val="480"/>
          <w:marRight w:val="0"/>
          <w:marTop w:val="0"/>
          <w:marBottom w:val="0"/>
          <w:divBdr>
            <w:top w:val="none" w:sz="0" w:space="0" w:color="auto"/>
            <w:left w:val="none" w:sz="0" w:space="0" w:color="auto"/>
            <w:bottom w:val="none" w:sz="0" w:space="0" w:color="auto"/>
            <w:right w:val="none" w:sz="0" w:space="0" w:color="auto"/>
          </w:divBdr>
        </w:div>
        <w:div w:id="568223778">
          <w:marLeft w:val="480"/>
          <w:marRight w:val="0"/>
          <w:marTop w:val="0"/>
          <w:marBottom w:val="0"/>
          <w:divBdr>
            <w:top w:val="none" w:sz="0" w:space="0" w:color="auto"/>
            <w:left w:val="none" w:sz="0" w:space="0" w:color="auto"/>
            <w:bottom w:val="none" w:sz="0" w:space="0" w:color="auto"/>
            <w:right w:val="none" w:sz="0" w:space="0" w:color="auto"/>
          </w:divBdr>
        </w:div>
        <w:div w:id="674840498">
          <w:marLeft w:val="480"/>
          <w:marRight w:val="0"/>
          <w:marTop w:val="0"/>
          <w:marBottom w:val="0"/>
          <w:divBdr>
            <w:top w:val="none" w:sz="0" w:space="0" w:color="auto"/>
            <w:left w:val="none" w:sz="0" w:space="0" w:color="auto"/>
            <w:bottom w:val="none" w:sz="0" w:space="0" w:color="auto"/>
            <w:right w:val="none" w:sz="0" w:space="0" w:color="auto"/>
          </w:divBdr>
        </w:div>
        <w:div w:id="693769568">
          <w:marLeft w:val="480"/>
          <w:marRight w:val="0"/>
          <w:marTop w:val="0"/>
          <w:marBottom w:val="0"/>
          <w:divBdr>
            <w:top w:val="none" w:sz="0" w:space="0" w:color="auto"/>
            <w:left w:val="none" w:sz="0" w:space="0" w:color="auto"/>
            <w:bottom w:val="none" w:sz="0" w:space="0" w:color="auto"/>
            <w:right w:val="none" w:sz="0" w:space="0" w:color="auto"/>
          </w:divBdr>
        </w:div>
        <w:div w:id="704409399">
          <w:marLeft w:val="480"/>
          <w:marRight w:val="0"/>
          <w:marTop w:val="0"/>
          <w:marBottom w:val="0"/>
          <w:divBdr>
            <w:top w:val="none" w:sz="0" w:space="0" w:color="auto"/>
            <w:left w:val="none" w:sz="0" w:space="0" w:color="auto"/>
            <w:bottom w:val="none" w:sz="0" w:space="0" w:color="auto"/>
            <w:right w:val="none" w:sz="0" w:space="0" w:color="auto"/>
          </w:divBdr>
        </w:div>
        <w:div w:id="724569735">
          <w:marLeft w:val="480"/>
          <w:marRight w:val="0"/>
          <w:marTop w:val="0"/>
          <w:marBottom w:val="0"/>
          <w:divBdr>
            <w:top w:val="none" w:sz="0" w:space="0" w:color="auto"/>
            <w:left w:val="none" w:sz="0" w:space="0" w:color="auto"/>
            <w:bottom w:val="none" w:sz="0" w:space="0" w:color="auto"/>
            <w:right w:val="none" w:sz="0" w:space="0" w:color="auto"/>
          </w:divBdr>
        </w:div>
        <w:div w:id="727917207">
          <w:marLeft w:val="480"/>
          <w:marRight w:val="0"/>
          <w:marTop w:val="0"/>
          <w:marBottom w:val="0"/>
          <w:divBdr>
            <w:top w:val="none" w:sz="0" w:space="0" w:color="auto"/>
            <w:left w:val="none" w:sz="0" w:space="0" w:color="auto"/>
            <w:bottom w:val="none" w:sz="0" w:space="0" w:color="auto"/>
            <w:right w:val="none" w:sz="0" w:space="0" w:color="auto"/>
          </w:divBdr>
        </w:div>
        <w:div w:id="731391888">
          <w:marLeft w:val="480"/>
          <w:marRight w:val="0"/>
          <w:marTop w:val="0"/>
          <w:marBottom w:val="0"/>
          <w:divBdr>
            <w:top w:val="none" w:sz="0" w:space="0" w:color="auto"/>
            <w:left w:val="none" w:sz="0" w:space="0" w:color="auto"/>
            <w:bottom w:val="none" w:sz="0" w:space="0" w:color="auto"/>
            <w:right w:val="none" w:sz="0" w:space="0" w:color="auto"/>
          </w:divBdr>
        </w:div>
        <w:div w:id="739520892">
          <w:marLeft w:val="480"/>
          <w:marRight w:val="0"/>
          <w:marTop w:val="0"/>
          <w:marBottom w:val="0"/>
          <w:divBdr>
            <w:top w:val="none" w:sz="0" w:space="0" w:color="auto"/>
            <w:left w:val="none" w:sz="0" w:space="0" w:color="auto"/>
            <w:bottom w:val="none" w:sz="0" w:space="0" w:color="auto"/>
            <w:right w:val="none" w:sz="0" w:space="0" w:color="auto"/>
          </w:divBdr>
        </w:div>
        <w:div w:id="743572210">
          <w:marLeft w:val="480"/>
          <w:marRight w:val="0"/>
          <w:marTop w:val="0"/>
          <w:marBottom w:val="0"/>
          <w:divBdr>
            <w:top w:val="none" w:sz="0" w:space="0" w:color="auto"/>
            <w:left w:val="none" w:sz="0" w:space="0" w:color="auto"/>
            <w:bottom w:val="none" w:sz="0" w:space="0" w:color="auto"/>
            <w:right w:val="none" w:sz="0" w:space="0" w:color="auto"/>
          </w:divBdr>
        </w:div>
        <w:div w:id="840510529">
          <w:marLeft w:val="480"/>
          <w:marRight w:val="0"/>
          <w:marTop w:val="0"/>
          <w:marBottom w:val="0"/>
          <w:divBdr>
            <w:top w:val="none" w:sz="0" w:space="0" w:color="auto"/>
            <w:left w:val="none" w:sz="0" w:space="0" w:color="auto"/>
            <w:bottom w:val="none" w:sz="0" w:space="0" w:color="auto"/>
            <w:right w:val="none" w:sz="0" w:space="0" w:color="auto"/>
          </w:divBdr>
        </w:div>
        <w:div w:id="862862675">
          <w:marLeft w:val="480"/>
          <w:marRight w:val="0"/>
          <w:marTop w:val="0"/>
          <w:marBottom w:val="0"/>
          <w:divBdr>
            <w:top w:val="none" w:sz="0" w:space="0" w:color="auto"/>
            <w:left w:val="none" w:sz="0" w:space="0" w:color="auto"/>
            <w:bottom w:val="none" w:sz="0" w:space="0" w:color="auto"/>
            <w:right w:val="none" w:sz="0" w:space="0" w:color="auto"/>
          </w:divBdr>
        </w:div>
        <w:div w:id="933902995">
          <w:marLeft w:val="480"/>
          <w:marRight w:val="0"/>
          <w:marTop w:val="0"/>
          <w:marBottom w:val="0"/>
          <w:divBdr>
            <w:top w:val="none" w:sz="0" w:space="0" w:color="auto"/>
            <w:left w:val="none" w:sz="0" w:space="0" w:color="auto"/>
            <w:bottom w:val="none" w:sz="0" w:space="0" w:color="auto"/>
            <w:right w:val="none" w:sz="0" w:space="0" w:color="auto"/>
          </w:divBdr>
        </w:div>
        <w:div w:id="987127239">
          <w:marLeft w:val="480"/>
          <w:marRight w:val="0"/>
          <w:marTop w:val="0"/>
          <w:marBottom w:val="0"/>
          <w:divBdr>
            <w:top w:val="none" w:sz="0" w:space="0" w:color="auto"/>
            <w:left w:val="none" w:sz="0" w:space="0" w:color="auto"/>
            <w:bottom w:val="none" w:sz="0" w:space="0" w:color="auto"/>
            <w:right w:val="none" w:sz="0" w:space="0" w:color="auto"/>
          </w:divBdr>
        </w:div>
        <w:div w:id="1012075110">
          <w:marLeft w:val="480"/>
          <w:marRight w:val="0"/>
          <w:marTop w:val="0"/>
          <w:marBottom w:val="0"/>
          <w:divBdr>
            <w:top w:val="none" w:sz="0" w:space="0" w:color="auto"/>
            <w:left w:val="none" w:sz="0" w:space="0" w:color="auto"/>
            <w:bottom w:val="none" w:sz="0" w:space="0" w:color="auto"/>
            <w:right w:val="none" w:sz="0" w:space="0" w:color="auto"/>
          </w:divBdr>
        </w:div>
        <w:div w:id="1058279562">
          <w:marLeft w:val="480"/>
          <w:marRight w:val="0"/>
          <w:marTop w:val="0"/>
          <w:marBottom w:val="0"/>
          <w:divBdr>
            <w:top w:val="none" w:sz="0" w:space="0" w:color="auto"/>
            <w:left w:val="none" w:sz="0" w:space="0" w:color="auto"/>
            <w:bottom w:val="none" w:sz="0" w:space="0" w:color="auto"/>
            <w:right w:val="none" w:sz="0" w:space="0" w:color="auto"/>
          </w:divBdr>
        </w:div>
        <w:div w:id="1106466950">
          <w:marLeft w:val="480"/>
          <w:marRight w:val="0"/>
          <w:marTop w:val="0"/>
          <w:marBottom w:val="0"/>
          <w:divBdr>
            <w:top w:val="none" w:sz="0" w:space="0" w:color="auto"/>
            <w:left w:val="none" w:sz="0" w:space="0" w:color="auto"/>
            <w:bottom w:val="none" w:sz="0" w:space="0" w:color="auto"/>
            <w:right w:val="none" w:sz="0" w:space="0" w:color="auto"/>
          </w:divBdr>
        </w:div>
        <w:div w:id="1125122263">
          <w:marLeft w:val="480"/>
          <w:marRight w:val="0"/>
          <w:marTop w:val="0"/>
          <w:marBottom w:val="0"/>
          <w:divBdr>
            <w:top w:val="none" w:sz="0" w:space="0" w:color="auto"/>
            <w:left w:val="none" w:sz="0" w:space="0" w:color="auto"/>
            <w:bottom w:val="none" w:sz="0" w:space="0" w:color="auto"/>
            <w:right w:val="none" w:sz="0" w:space="0" w:color="auto"/>
          </w:divBdr>
        </w:div>
        <w:div w:id="1177424609">
          <w:marLeft w:val="480"/>
          <w:marRight w:val="0"/>
          <w:marTop w:val="0"/>
          <w:marBottom w:val="0"/>
          <w:divBdr>
            <w:top w:val="none" w:sz="0" w:space="0" w:color="auto"/>
            <w:left w:val="none" w:sz="0" w:space="0" w:color="auto"/>
            <w:bottom w:val="none" w:sz="0" w:space="0" w:color="auto"/>
            <w:right w:val="none" w:sz="0" w:space="0" w:color="auto"/>
          </w:divBdr>
        </w:div>
        <w:div w:id="1189296532">
          <w:marLeft w:val="480"/>
          <w:marRight w:val="0"/>
          <w:marTop w:val="0"/>
          <w:marBottom w:val="0"/>
          <w:divBdr>
            <w:top w:val="none" w:sz="0" w:space="0" w:color="auto"/>
            <w:left w:val="none" w:sz="0" w:space="0" w:color="auto"/>
            <w:bottom w:val="none" w:sz="0" w:space="0" w:color="auto"/>
            <w:right w:val="none" w:sz="0" w:space="0" w:color="auto"/>
          </w:divBdr>
        </w:div>
        <w:div w:id="1210188517">
          <w:marLeft w:val="480"/>
          <w:marRight w:val="0"/>
          <w:marTop w:val="0"/>
          <w:marBottom w:val="0"/>
          <w:divBdr>
            <w:top w:val="none" w:sz="0" w:space="0" w:color="auto"/>
            <w:left w:val="none" w:sz="0" w:space="0" w:color="auto"/>
            <w:bottom w:val="none" w:sz="0" w:space="0" w:color="auto"/>
            <w:right w:val="none" w:sz="0" w:space="0" w:color="auto"/>
          </w:divBdr>
        </w:div>
        <w:div w:id="1214386423">
          <w:marLeft w:val="480"/>
          <w:marRight w:val="0"/>
          <w:marTop w:val="0"/>
          <w:marBottom w:val="0"/>
          <w:divBdr>
            <w:top w:val="none" w:sz="0" w:space="0" w:color="auto"/>
            <w:left w:val="none" w:sz="0" w:space="0" w:color="auto"/>
            <w:bottom w:val="none" w:sz="0" w:space="0" w:color="auto"/>
            <w:right w:val="none" w:sz="0" w:space="0" w:color="auto"/>
          </w:divBdr>
        </w:div>
        <w:div w:id="1218711792">
          <w:marLeft w:val="480"/>
          <w:marRight w:val="0"/>
          <w:marTop w:val="0"/>
          <w:marBottom w:val="0"/>
          <w:divBdr>
            <w:top w:val="none" w:sz="0" w:space="0" w:color="auto"/>
            <w:left w:val="none" w:sz="0" w:space="0" w:color="auto"/>
            <w:bottom w:val="none" w:sz="0" w:space="0" w:color="auto"/>
            <w:right w:val="none" w:sz="0" w:space="0" w:color="auto"/>
          </w:divBdr>
        </w:div>
        <w:div w:id="1262756196">
          <w:marLeft w:val="480"/>
          <w:marRight w:val="0"/>
          <w:marTop w:val="0"/>
          <w:marBottom w:val="0"/>
          <w:divBdr>
            <w:top w:val="none" w:sz="0" w:space="0" w:color="auto"/>
            <w:left w:val="none" w:sz="0" w:space="0" w:color="auto"/>
            <w:bottom w:val="none" w:sz="0" w:space="0" w:color="auto"/>
            <w:right w:val="none" w:sz="0" w:space="0" w:color="auto"/>
          </w:divBdr>
        </w:div>
        <w:div w:id="1262957680">
          <w:marLeft w:val="480"/>
          <w:marRight w:val="0"/>
          <w:marTop w:val="0"/>
          <w:marBottom w:val="0"/>
          <w:divBdr>
            <w:top w:val="none" w:sz="0" w:space="0" w:color="auto"/>
            <w:left w:val="none" w:sz="0" w:space="0" w:color="auto"/>
            <w:bottom w:val="none" w:sz="0" w:space="0" w:color="auto"/>
            <w:right w:val="none" w:sz="0" w:space="0" w:color="auto"/>
          </w:divBdr>
        </w:div>
        <w:div w:id="1292395532">
          <w:marLeft w:val="480"/>
          <w:marRight w:val="0"/>
          <w:marTop w:val="0"/>
          <w:marBottom w:val="0"/>
          <w:divBdr>
            <w:top w:val="none" w:sz="0" w:space="0" w:color="auto"/>
            <w:left w:val="none" w:sz="0" w:space="0" w:color="auto"/>
            <w:bottom w:val="none" w:sz="0" w:space="0" w:color="auto"/>
            <w:right w:val="none" w:sz="0" w:space="0" w:color="auto"/>
          </w:divBdr>
        </w:div>
        <w:div w:id="1294168935">
          <w:marLeft w:val="480"/>
          <w:marRight w:val="0"/>
          <w:marTop w:val="0"/>
          <w:marBottom w:val="0"/>
          <w:divBdr>
            <w:top w:val="none" w:sz="0" w:space="0" w:color="auto"/>
            <w:left w:val="none" w:sz="0" w:space="0" w:color="auto"/>
            <w:bottom w:val="none" w:sz="0" w:space="0" w:color="auto"/>
            <w:right w:val="none" w:sz="0" w:space="0" w:color="auto"/>
          </w:divBdr>
        </w:div>
        <w:div w:id="1359158222">
          <w:marLeft w:val="480"/>
          <w:marRight w:val="0"/>
          <w:marTop w:val="0"/>
          <w:marBottom w:val="0"/>
          <w:divBdr>
            <w:top w:val="none" w:sz="0" w:space="0" w:color="auto"/>
            <w:left w:val="none" w:sz="0" w:space="0" w:color="auto"/>
            <w:bottom w:val="none" w:sz="0" w:space="0" w:color="auto"/>
            <w:right w:val="none" w:sz="0" w:space="0" w:color="auto"/>
          </w:divBdr>
        </w:div>
        <w:div w:id="1367832426">
          <w:marLeft w:val="480"/>
          <w:marRight w:val="0"/>
          <w:marTop w:val="0"/>
          <w:marBottom w:val="0"/>
          <w:divBdr>
            <w:top w:val="none" w:sz="0" w:space="0" w:color="auto"/>
            <w:left w:val="none" w:sz="0" w:space="0" w:color="auto"/>
            <w:bottom w:val="none" w:sz="0" w:space="0" w:color="auto"/>
            <w:right w:val="none" w:sz="0" w:space="0" w:color="auto"/>
          </w:divBdr>
        </w:div>
        <w:div w:id="1387073539">
          <w:marLeft w:val="480"/>
          <w:marRight w:val="0"/>
          <w:marTop w:val="0"/>
          <w:marBottom w:val="0"/>
          <w:divBdr>
            <w:top w:val="none" w:sz="0" w:space="0" w:color="auto"/>
            <w:left w:val="none" w:sz="0" w:space="0" w:color="auto"/>
            <w:bottom w:val="none" w:sz="0" w:space="0" w:color="auto"/>
            <w:right w:val="none" w:sz="0" w:space="0" w:color="auto"/>
          </w:divBdr>
        </w:div>
        <w:div w:id="1402871736">
          <w:marLeft w:val="480"/>
          <w:marRight w:val="0"/>
          <w:marTop w:val="0"/>
          <w:marBottom w:val="0"/>
          <w:divBdr>
            <w:top w:val="none" w:sz="0" w:space="0" w:color="auto"/>
            <w:left w:val="none" w:sz="0" w:space="0" w:color="auto"/>
            <w:bottom w:val="none" w:sz="0" w:space="0" w:color="auto"/>
            <w:right w:val="none" w:sz="0" w:space="0" w:color="auto"/>
          </w:divBdr>
        </w:div>
        <w:div w:id="1435201610">
          <w:marLeft w:val="480"/>
          <w:marRight w:val="0"/>
          <w:marTop w:val="0"/>
          <w:marBottom w:val="0"/>
          <w:divBdr>
            <w:top w:val="none" w:sz="0" w:space="0" w:color="auto"/>
            <w:left w:val="none" w:sz="0" w:space="0" w:color="auto"/>
            <w:bottom w:val="none" w:sz="0" w:space="0" w:color="auto"/>
            <w:right w:val="none" w:sz="0" w:space="0" w:color="auto"/>
          </w:divBdr>
        </w:div>
        <w:div w:id="1509097582">
          <w:marLeft w:val="480"/>
          <w:marRight w:val="0"/>
          <w:marTop w:val="0"/>
          <w:marBottom w:val="0"/>
          <w:divBdr>
            <w:top w:val="none" w:sz="0" w:space="0" w:color="auto"/>
            <w:left w:val="none" w:sz="0" w:space="0" w:color="auto"/>
            <w:bottom w:val="none" w:sz="0" w:space="0" w:color="auto"/>
            <w:right w:val="none" w:sz="0" w:space="0" w:color="auto"/>
          </w:divBdr>
        </w:div>
        <w:div w:id="1535384580">
          <w:marLeft w:val="480"/>
          <w:marRight w:val="0"/>
          <w:marTop w:val="0"/>
          <w:marBottom w:val="0"/>
          <w:divBdr>
            <w:top w:val="none" w:sz="0" w:space="0" w:color="auto"/>
            <w:left w:val="none" w:sz="0" w:space="0" w:color="auto"/>
            <w:bottom w:val="none" w:sz="0" w:space="0" w:color="auto"/>
            <w:right w:val="none" w:sz="0" w:space="0" w:color="auto"/>
          </w:divBdr>
        </w:div>
        <w:div w:id="1552882440">
          <w:marLeft w:val="480"/>
          <w:marRight w:val="0"/>
          <w:marTop w:val="0"/>
          <w:marBottom w:val="0"/>
          <w:divBdr>
            <w:top w:val="none" w:sz="0" w:space="0" w:color="auto"/>
            <w:left w:val="none" w:sz="0" w:space="0" w:color="auto"/>
            <w:bottom w:val="none" w:sz="0" w:space="0" w:color="auto"/>
            <w:right w:val="none" w:sz="0" w:space="0" w:color="auto"/>
          </w:divBdr>
        </w:div>
        <w:div w:id="1555045372">
          <w:marLeft w:val="480"/>
          <w:marRight w:val="0"/>
          <w:marTop w:val="0"/>
          <w:marBottom w:val="0"/>
          <w:divBdr>
            <w:top w:val="none" w:sz="0" w:space="0" w:color="auto"/>
            <w:left w:val="none" w:sz="0" w:space="0" w:color="auto"/>
            <w:bottom w:val="none" w:sz="0" w:space="0" w:color="auto"/>
            <w:right w:val="none" w:sz="0" w:space="0" w:color="auto"/>
          </w:divBdr>
        </w:div>
        <w:div w:id="1613125747">
          <w:marLeft w:val="480"/>
          <w:marRight w:val="0"/>
          <w:marTop w:val="0"/>
          <w:marBottom w:val="0"/>
          <w:divBdr>
            <w:top w:val="none" w:sz="0" w:space="0" w:color="auto"/>
            <w:left w:val="none" w:sz="0" w:space="0" w:color="auto"/>
            <w:bottom w:val="none" w:sz="0" w:space="0" w:color="auto"/>
            <w:right w:val="none" w:sz="0" w:space="0" w:color="auto"/>
          </w:divBdr>
        </w:div>
        <w:div w:id="1653872163">
          <w:marLeft w:val="480"/>
          <w:marRight w:val="0"/>
          <w:marTop w:val="0"/>
          <w:marBottom w:val="0"/>
          <w:divBdr>
            <w:top w:val="none" w:sz="0" w:space="0" w:color="auto"/>
            <w:left w:val="none" w:sz="0" w:space="0" w:color="auto"/>
            <w:bottom w:val="none" w:sz="0" w:space="0" w:color="auto"/>
            <w:right w:val="none" w:sz="0" w:space="0" w:color="auto"/>
          </w:divBdr>
        </w:div>
        <w:div w:id="1711682749">
          <w:marLeft w:val="480"/>
          <w:marRight w:val="0"/>
          <w:marTop w:val="0"/>
          <w:marBottom w:val="0"/>
          <w:divBdr>
            <w:top w:val="none" w:sz="0" w:space="0" w:color="auto"/>
            <w:left w:val="none" w:sz="0" w:space="0" w:color="auto"/>
            <w:bottom w:val="none" w:sz="0" w:space="0" w:color="auto"/>
            <w:right w:val="none" w:sz="0" w:space="0" w:color="auto"/>
          </w:divBdr>
        </w:div>
        <w:div w:id="1720546819">
          <w:marLeft w:val="480"/>
          <w:marRight w:val="0"/>
          <w:marTop w:val="0"/>
          <w:marBottom w:val="0"/>
          <w:divBdr>
            <w:top w:val="none" w:sz="0" w:space="0" w:color="auto"/>
            <w:left w:val="none" w:sz="0" w:space="0" w:color="auto"/>
            <w:bottom w:val="none" w:sz="0" w:space="0" w:color="auto"/>
            <w:right w:val="none" w:sz="0" w:space="0" w:color="auto"/>
          </w:divBdr>
        </w:div>
        <w:div w:id="1722560355">
          <w:marLeft w:val="480"/>
          <w:marRight w:val="0"/>
          <w:marTop w:val="0"/>
          <w:marBottom w:val="0"/>
          <w:divBdr>
            <w:top w:val="none" w:sz="0" w:space="0" w:color="auto"/>
            <w:left w:val="none" w:sz="0" w:space="0" w:color="auto"/>
            <w:bottom w:val="none" w:sz="0" w:space="0" w:color="auto"/>
            <w:right w:val="none" w:sz="0" w:space="0" w:color="auto"/>
          </w:divBdr>
        </w:div>
        <w:div w:id="1770664606">
          <w:marLeft w:val="480"/>
          <w:marRight w:val="0"/>
          <w:marTop w:val="0"/>
          <w:marBottom w:val="0"/>
          <w:divBdr>
            <w:top w:val="none" w:sz="0" w:space="0" w:color="auto"/>
            <w:left w:val="none" w:sz="0" w:space="0" w:color="auto"/>
            <w:bottom w:val="none" w:sz="0" w:space="0" w:color="auto"/>
            <w:right w:val="none" w:sz="0" w:space="0" w:color="auto"/>
          </w:divBdr>
        </w:div>
        <w:div w:id="1790395963">
          <w:marLeft w:val="480"/>
          <w:marRight w:val="0"/>
          <w:marTop w:val="0"/>
          <w:marBottom w:val="0"/>
          <w:divBdr>
            <w:top w:val="none" w:sz="0" w:space="0" w:color="auto"/>
            <w:left w:val="none" w:sz="0" w:space="0" w:color="auto"/>
            <w:bottom w:val="none" w:sz="0" w:space="0" w:color="auto"/>
            <w:right w:val="none" w:sz="0" w:space="0" w:color="auto"/>
          </w:divBdr>
        </w:div>
        <w:div w:id="1799178347">
          <w:marLeft w:val="480"/>
          <w:marRight w:val="0"/>
          <w:marTop w:val="0"/>
          <w:marBottom w:val="0"/>
          <w:divBdr>
            <w:top w:val="none" w:sz="0" w:space="0" w:color="auto"/>
            <w:left w:val="none" w:sz="0" w:space="0" w:color="auto"/>
            <w:bottom w:val="none" w:sz="0" w:space="0" w:color="auto"/>
            <w:right w:val="none" w:sz="0" w:space="0" w:color="auto"/>
          </w:divBdr>
        </w:div>
        <w:div w:id="1800487143">
          <w:marLeft w:val="480"/>
          <w:marRight w:val="0"/>
          <w:marTop w:val="0"/>
          <w:marBottom w:val="0"/>
          <w:divBdr>
            <w:top w:val="none" w:sz="0" w:space="0" w:color="auto"/>
            <w:left w:val="none" w:sz="0" w:space="0" w:color="auto"/>
            <w:bottom w:val="none" w:sz="0" w:space="0" w:color="auto"/>
            <w:right w:val="none" w:sz="0" w:space="0" w:color="auto"/>
          </w:divBdr>
        </w:div>
        <w:div w:id="1805805681">
          <w:marLeft w:val="480"/>
          <w:marRight w:val="0"/>
          <w:marTop w:val="0"/>
          <w:marBottom w:val="0"/>
          <w:divBdr>
            <w:top w:val="none" w:sz="0" w:space="0" w:color="auto"/>
            <w:left w:val="none" w:sz="0" w:space="0" w:color="auto"/>
            <w:bottom w:val="none" w:sz="0" w:space="0" w:color="auto"/>
            <w:right w:val="none" w:sz="0" w:space="0" w:color="auto"/>
          </w:divBdr>
        </w:div>
        <w:div w:id="1869678994">
          <w:marLeft w:val="480"/>
          <w:marRight w:val="0"/>
          <w:marTop w:val="0"/>
          <w:marBottom w:val="0"/>
          <w:divBdr>
            <w:top w:val="none" w:sz="0" w:space="0" w:color="auto"/>
            <w:left w:val="none" w:sz="0" w:space="0" w:color="auto"/>
            <w:bottom w:val="none" w:sz="0" w:space="0" w:color="auto"/>
            <w:right w:val="none" w:sz="0" w:space="0" w:color="auto"/>
          </w:divBdr>
        </w:div>
        <w:div w:id="1916549668">
          <w:marLeft w:val="480"/>
          <w:marRight w:val="0"/>
          <w:marTop w:val="0"/>
          <w:marBottom w:val="0"/>
          <w:divBdr>
            <w:top w:val="none" w:sz="0" w:space="0" w:color="auto"/>
            <w:left w:val="none" w:sz="0" w:space="0" w:color="auto"/>
            <w:bottom w:val="none" w:sz="0" w:space="0" w:color="auto"/>
            <w:right w:val="none" w:sz="0" w:space="0" w:color="auto"/>
          </w:divBdr>
        </w:div>
        <w:div w:id="1926763647">
          <w:marLeft w:val="480"/>
          <w:marRight w:val="0"/>
          <w:marTop w:val="0"/>
          <w:marBottom w:val="0"/>
          <w:divBdr>
            <w:top w:val="none" w:sz="0" w:space="0" w:color="auto"/>
            <w:left w:val="none" w:sz="0" w:space="0" w:color="auto"/>
            <w:bottom w:val="none" w:sz="0" w:space="0" w:color="auto"/>
            <w:right w:val="none" w:sz="0" w:space="0" w:color="auto"/>
          </w:divBdr>
        </w:div>
        <w:div w:id="1927106275">
          <w:marLeft w:val="480"/>
          <w:marRight w:val="0"/>
          <w:marTop w:val="0"/>
          <w:marBottom w:val="0"/>
          <w:divBdr>
            <w:top w:val="none" w:sz="0" w:space="0" w:color="auto"/>
            <w:left w:val="none" w:sz="0" w:space="0" w:color="auto"/>
            <w:bottom w:val="none" w:sz="0" w:space="0" w:color="auto"/>
            <w:right w:val="none" w:sz="0" w:space="0" w:color="auto"/>
          </w:divBdr>
        </w:div>
        <w:div w:id="1956016241">
          <w:marLeft w:val="480"/>
          <w:marRight w:val="0"/>
          <w:marTop w:val="0"/>
          <w:marBottom w:val="0"/>
          <w:divBdr>
            <w:top w:val="none" w:sz="0" w:space="0" w:color="auto"/>
            <w:left w:val="none" w:sz="0" w:space="0" w:color="auto"/>
            <w:bottom w:val="none" w:sz="0" w:space="0" w:color="auto"/>
            <w:right w:val="none" w:sz="0" w:space="0" w:color="auto"/>
          </w:divBdr>
        </w:div>
        <w:div w:id="2010864977">
          <w:marLeft w:val="480"/>
          <w:marRight w:val="0"/>
          <w:marTop w:val="0"/>
          <w:marBottom w:val="0"/>
          <w:divBdr>
            <w:top w:val="none" w:sz="0" w:space="0" w:color="auto"/>
            <w:left w:val="none" w:sz="0" w:space="0" w:color="auto"/>
            <w:bottom w:val="none" w:sz="0" w:space="0" w:color="auto"/>
            <w:right w:val="none" w:sz="0" w:space="0" w:color="auto"/>
          </w:divBdr>
        </w:div>
        <w:div w:id="2041389412">
          <w:marLeft w:val="480"/>
          <w:marRight w:val="0"/>
          <w:marTop w:val="0"/>
          <w:marBottom w:val="0"/>
          <w:divBdr>
            <w:top w:val="none" w:sz="0" w:space="0" w:color="auto"/>
            <w:left w:val="none" w:sz="0" w:space="0" w:color="auto"/>
            <w:bottom w:val="none" w:sz="0" w:space="0" w:color="auto"/>
            <w:right w:val="none" w:sz="0" w:space="0" w:color="auto"/>
          </w:divBdr>
        </w:div>
        <w:div w:id="2074767742">
          <w:marLeft w:val="480"/>
          <w:marRight w:val="0"/>
          <w:marTop w:val="0"/>
          <w:marBottom w:val="0"/>
          <w:divBdr>
            <w:top w:val="none" w:sz="0" w:space="0" w:color="auto"/>
            <w:left w:val="none" w:sz="0" w:space="0" w:color="auto"/>
            <w:bottom w:val="none" w:sz="0" w:space="0" w:color="auto"/>
            <w:right w:val="none" w:sz="0" w:space="0" w:color="auto"/>
          </w:divBdr>
        </w:div>
        <w:div w:id="2091345450">
          <w:marLeft w:val="480"/>
          <w:marRight w:val="0"/>
          <w:marTop w:val="0"/>
          <w:marBottom w:val="0"/>
          <w:divBdr>
            <w:top w:val="none" w:sz="0" w:space="0" w:color="auto"/>
            <w:left w:val="none" w:sz="0" w:space="0" w:color="auto"/>
            <w:bottom w:val="none" w:sz="0" w:space="0" w:color="auto"/>
            <w:right w:val="none" w:sz="0" w:space="0" w:color="auto"/>
          </w:divBdr>
        </w:div>
        <w:div w:id="2136681364">
          <w:marLeft w:val="480"/>
          <w:marRight w:val="0"/>
          <w:marTop w:val="0"/>
          <w:marBottom w:val="0"/>
          <w:divBdr>
            <w:top w:val="none" w:sz="0" w:space="0" w:color="auto"/>
            <w:left w:val="none" w:sz="0" w:space="0" w:color="auto"/>
            <w:bottom w:val="none" w:sz="0" w:space="0" w:color="auto"/>
            <w:right w:val="none" w:sz="0" w:space="0" w:color="auto"/>
          </w:divBdr>
        </w:div>
        <w:div w:id="2144229370">
          <w:marLeft w:val="480"/>
          <w:marRight w:val="0"/>
          <w:marTop w:val="0"/>
          <w:marBottom w:val="0"/>
          <w:divBdr>
            <w:top w:val="none" w:sz="0" w:space="0" w:color="auto"/>
            <w:left w:val="none" w:sz="0" w:space="0" w:color="auto"/>
            <w:bottom w:val="none" w:sz="0" w:space="0" w:color="auto"/>
            <w:right w:val="none" w:sz="0" w:space="0" w:color="auto"/>
          </w:divBdr>
        </w:div>
      </w:divsChild>
    </w:div>
    <w:div w:id="1090541785">
      <w:bodyDiv w:val="1"/>
      <w:marLeft w:val="0"/>
      <w:marRight w:val="0"/>
      <w:marTop w:val="0"/>
      <w:marBottom w:val="0"/>
      <w:divBdr>
        <w:top w:val="none" w:sz="0" w:space="0" w:color="auto"/>
        <w:left w:val="none" w:sz="0" w:space="0" w:color="auto"/>
        <w:bottom w:val="none" w:sz="0" w:space="0" w:color="auto"/>
        <w:right w:val="none" w:sz="0" w:space="0" w:color="auto"/>
      </w:divBdr>
      <w:divsChild>
        <w:div w:id="39673759">
          <w:marLeft w:val="480"/>
          <w:marRight w:val="0"/>
          <w:marTop w:val="0"/>
          <w:marBottom w:val="0"/>
          <w:divBdr>
            <w:top w:val="none" w:sz="0" w:space="0" w:color="auto"/>
            <w:left w:val="none" w:sz="0" w:space="0" w:color="auto"/>
            <w:bottom w:val="none" w:sz="0" w:space="0" w:color="auto"/>
            <w:right w:val="none" w:sz="0" w:space="0" w:color="auto"/>
          </w:divBdr>
        </w:div>
        <w:div w:id="46800808">
          <w:marLeft w:val="480"/>
          <w:marRight w:val="0"/>
          <w:marTop w:val="0"/>
          <w:marBottom w:val="0"/>
          <w:divBdr>
            <w:top w:val="none" w:sz="0" w:space="0" w:color="auto"/>
            <w:left w:val="none" w:sz="0" w:space="0" w:color="auto"/>
            <w:bottom w:val="none" w:sz="0" w:space="0" w:color="auto"/>
            <w:right w:val="none" w:sz="0" w:space="0" w:color="auto"/>
          </w:divBdr>
        </w:div>
        <w:div w:id="60494500">
          <w:marLeft w:val="480"/>
          <w:marRight w:val="0"/>
          <w:marTop w:val="0"/>
          <w:marBottom w:val="0"/>
          <w:divBdr>
            <w:top w:val="none" w:sz="0" w:space="0" w:color="auto"/>
            <w:left w:val="none" w:sz="0" w:space="0" w:color="auto"/>
            <w:bottom w:val="none" w:sz="0" w:space="0" w:color="auto"/>
            <w:right w:val="none" w:sz="0" w:space="0" w:color="auto"/>
          </w:divBdr>
        </w:div>
        <w:div w:id="108399956">
          <w:marLeft w:val="480"/>
          <w:marRight w:val="0"/>
          <w:marTop w:val="0"/>
          <w:marBottom w:val="0"/>
          <w:divBdr>
            <w:top w:val="none" w:sz="0" w:space="0" w:color="auto"/>
            <w:left w:val="none" w:sz="0" w:space="0" w:color="auto"/>
            <w:bottom w:val="none" w:sz="0" w:space="0" w:color="auto"/>
            <w:right w:val="none" w:sz="0" w:space="0" w:color="auto"/>
          </w:divBdr>
        </w:div>
        <w:div w:id="111831817">
          <w:marLeft w:val="480"/>
          <w:marRight w:val="0"/>
          <w:marTop w:val="0"/>
          <w:marBottom w:val="0"/>
          <w:divBdr>
            <w:top w:val="none" w:sz="0" w:space="0" w:color="auto"/>
            <w:left w:val="none" w:sz="0" w:space="0" w:color="auto"/>
            <w:bottom w:val="none" w:sz="0" w:space="0" w:color="auto"/>
            <w:right w:val="none" w:sz="0" w:space="0" w:color="auto"/>
          </w:divBdr>
        </w:div>
        <w:div w:id="123623151">
          <w:marLeft w:val="480"/>
          <w:marRight w:val="0"/>
          <w:marTop w:val="0"/>
          <w:marBottom w:val="0"/>
          <w:divBdr>
            <w:top w:val="none" w:sz="0" w:space="0" w:color="auto"/>
            <w:left w:val="none" w:sz="0" w:space="0" w:color="auto"/>
            <w:bottom w:val="none" w:sz="0" w:space="0" w:color="auto"/>
            <w:right w:val="none" w:sz="0" w:space="0" w:color="auto"/>
          </w:divBdr>
        </w:div>
        <w:div w:id="272249391">
          <w:marLeft w:val="480"/>
          <w:marRight w:val="0"/>
          <w:marTop w:val="0"/>
          <w:marBottom w:val="0"/>
          <w:divBdr>
            <w:top w:val="none" w:sz="0" w:space="0" w:color="auto"/>
            <w:left w:val="none" w:sz="0" w:space="0" w:color="auto"/>
            <w:bottom w:val="none" w:sz="0" w:space="0" w:color="auto"/>
            <w:right w:val="none" w:sz="0" w:space="0" w:color="auto"/>
          </w:divBdr>
        </w:div>
        <w:div w:id="286667569">
          <w:marLeft w:val="480"/>
          <w:marRight w:val="0"/>
          <w:marTop w:val="0"/>
          <w:marBottom w:val="0"/>
          <w:divBdr>
            <w:top w:val="none" w:sz="0" w:space="0" w:color="auto"/>
            <w:left w:val="none" w:sz="0" w:space="0" w:color="auto"/>
            <w:bottom w:val="none" w:sz="0" w:space="0" w:color="auto"/>
            <w:right w:val="none" w:sz="0" w:space="0" w:color="auto"/>
          </w:divBdr>
        </w:div>
        <w:div w:id="291251700">
          <w:marLeft w:val="480"/>
          <w:marRight w:val="0"/>
          <w:marTop w:val="0"/>
          <w:marBottom w:val="0"/>
          <w:divBdr>
            <w:top w:val="none" w:sz="0" w:space="0" w:color="auto"/>
            <w:left w:val="none" w:sz="0" w:space="0" w:color="auto"/>
            <w:bottom w:val="none" w:sz="0" w:space="0" w:color="auto"/>
            <w:right w:val="none" w:sz="0" w:space="0" w:color="auto"/>
          </w:divBdr>
        </w:div>
        <w:div w:id="359624867">
          <w:marLeft w:val="480"/>
          <w:marRight w:val="0"/>
          <w:marTop w:val="0"/>
          <w:marBottom w:val="0"/>
          <w:divBdr>
            <w:top w:val="none" w:sz="0" w:space="0" w:color="auto"/>
            <w:left w:val="none" w:sz="0" w:space="0" w:color="auto"/>
            <w:bottom w:val="none" w:sz="0" w:space="0" w:color="auto"/>
            <w:right w:val="none" w:sz="0" w:space="0" w:color="auto"/>
          </w:divBdr>
        </w:div>
        <w:div w:id="404181625">
          <w:marLeft w:val="480"/>
          <w:marRight w:val="0"/>
          <w:marTop w:val="0"/>
          <w:marBottom w:val="0"/>
          <w:divBdr>
            <w:top w:val="none" w:sz="0" w:space="0" w:color="auto"/>
            <w:left w:val="none" w:sz="0" w:space="0" w:color="auto"/>
            <w:bottom w:val="none" w:sz="0" w:space="0" w:color="auto"/>
            <w:right w:val="none" w:sz="0" w:space="0" w:color="auto"/>
          </w:divBdr>
        </w:div>
        <w:div w:id="420488003">
          <w:marLeft w:val="480"/>
          <w:marRight w:val="0"/>
          <w:marTop w:val="0"/>
          <w:marBottom w:val="0"/>
          <w:divBdr>
            <w:top w:val="none" w:sz="0" w:space="0" w:color="auto"/>
            <w:left w:val="none" w:sz="0" w:space="0" w:color="auto"/>
            <w:bottom w:val="none" w:sz="0" w:space="0" w:color="auto"/>
            <w:right w:val="none" w:sz="0" w:space="0" w:color="auto"/>
          </w:divBdr>
        </w:div>
        <w:div w:id="436557059">
          <w:marLeft w:val="480"/>
          <w:marRight w:val="0"/>
          <w:marTop w:val="0"/>
          <w:marBottom w:val="0"/>
          <w:divBdr>
            <w:top w:val="none" w:sz="0" w:space="0" w:color="auto"/>
            <w:left w:val="none" w:sz="0" w:space="0" w:color="auto"/>
            <w:bottom w:val="none" w:sz="0" w:space="0" w:color="auto"/>
            <w:right w:val="none" w:sz="0" w:space="0" w:color="auto"/>
          </w:divBdr>
        </w:div>
        <w:div w:id="465664847">
          <w:marLeft w:val="480"/>
          <w:marRight w:val="0"/>
          <w:marTop w:val="0"/>
          <w:marBottom w:val="0"/>
          <w:divBdr>
            <w:top w:val="none" w:sz="0" w:space="0" w:color="auto"/>
            <w:left w:val="none" w:sz="0" w:space="0" w:color="auto"/>
            <w:bottom w:val="none" w:sz="0" w:space="0" w:color="auto"/>
            <w:right w:val="none" w:sz="0" w:space="0" w:color="auto"/>
          </w:divBdr>
        </w:div>
        <w:div w:id="505290583">
          <w:marLeft w:val="480"/>
          <w:marRight w:val="0"/>
          <w:marTop w:val="0"/>
          <w:marBottom w:val="0"/>
          <w:divBdr>
            <w:top w:val="none" w:sz="0" w:space="0" w:color="auto"/>
            <w:left w:val="none" w:sz="0" w:space="0" w:color="auto"/>
            <w:bottom w:val="none" w:sz="0" w:space="0" w:color="auto"/>
            <w:right w:val="none" w:sz="0" w:space="0" w:color="auto"/>
          </w:divBdr>
        </w:div>
        <w:div w:id="542251978">
          <w:marLeft w:val="480"/>
          <w:marRight w:val="0"/>
          <w:marTop w:val="0"/>
          <w:marBottom w:val="0"/>
          <w:divBdr>
            <w:top w:val="none" w:sz="0" w:space="0" w:color="auto"/>
            <w:left w:val="none" w:sz="0" w:space="0" w:color="auto"/>
            <w:bottom w:val="none" w:sz="0" w:space="0" w:color="auto"/>
            <w:right w:val="none" w:sz="0" w:space="0" w:color="auto"/>
          </w:divBdr>
        </w:div>
        <w:div w:id="562184026">
          <w:marLeft w:val="480"/>
          <w:marRight w:val="0"/>
          <w:marTop w:val="0"/>
          <w:marBottom w:val="0"/>
          <w:divBdr>
            <w:top w:val="none" w:sz="0" w:space="0" w:color="auto"/>
            <w:left w:val="none" w:sz="0" w:space="0" w:color="auto"/>
            <w:bottom w:val="none" w:sz="0" w:space="0" w:color="auto"/>
            <w:right w:val="none" w:sz="0" w:space="0" w:color="auto"/>
          </w:divBdr>
        </w:div>
        <w:div w:id="571357212">
          <w:marLeft w:val="480"/>
          <w:marRight w:val="0"/>
          <w:marTop w:val="0"/>
          <w:marBottom w:val="0"/>
          <w:divBdr>
            <w:top w:val="none" w:sz="0" w:space="0" w:color="auto"/>
            <w:left w:val="none" w:sz="0" w:space="0" w:color="auto"/>
            <w:bottom w:val="none" w:sz="0" w:space="0" w:color="auto"/>
            <w:right w:val="none" w:sz="0" w:space="0" w:color="auto"/>
          </w:divBdr>
        </w:div>
        <w:div w:id="595939815">
          <w:marLeft w:val="480"/>
          <w:marRight w:val="0"/>
          <w:marTop w:val="0"/>
          <w:marBottom w:val="0"/>
          <w:divBdr>
            <w:top w:val="none" w:sz="0" w:space="0" w:color="auto"/>
            <w:left w:val="none" w:sz="0" w:space="0" w:color="auto"/>
            <w:bottom w:val="none" w:sz="0" w:space="0" w:color="auto"/>
            <w:right w:val="none" w:sz="0" w:space="0" w:color="auto"/>
          </w:divBdr>
        </w:div>
        <w:div w:id="625165052">
          <w:marLeft w:val="480"/>
          <w:marRight w:val="0"/>
          <w:marTop w:val="0"/>
          <w:marBottom w:val="0"/>
          <w:divBdr>
            <w:top w:val="none" w:sz="0" w:space="0" w:color="auto"/>
            <w:left w:val="none" w:sz="0" w:space="0" w:color="auto"/>
            <w:bottom w:val="none" w:sz="0" w:space="0" w:color="auto"/>
            <w:right w:val="none" w:sz="0" w:space="0" w:color="auto"/>
          </w:divBdr>
        </w:div>
        <w:div w:id="626745098">
          <w:marLeft w:val="480"/>
          <w:marRight w:val="0"/>
          <w:marTop w:val="0"/>
          <w:marBottom w:val="0"/>
          <w:divBdr>
            <w:top w:val="none" w:sz="0" w:space="0" w:color="auto"/>
            <w:left w:val="none" w:sz="0" w:space="0" w:color="auto"/>
            <w:bottom w:val="none" w:sz="0" w:space="0" w:color="auto"/>
            <w:right w:val="none" w:sz="0" w:space="0" w:color="auto"/>
          </w:divBdr>
        </w:div>
        <w:div w:id="641808626">
          <w:marLeft w:val="480"/>
          <w:marRight w:val="0"/>
          <w:marTop w:val="0"/>
          <w:marBottom w:val="0"/>
          <w:divBdr>
            <w:top w:val="none" w:sz="0" w:space="0" w:color="auto"/>
            <w:left w:val="none" w:sz="0" w:space="0" w:color="auto"/>
            <w:bottom w:val="none" w:sz="0" w:space="0" w:color="auto"/>
            <w:right w:val="none" w:sz="0" w:space="0" w:color="auto"/>
          </w:divBdr>
        </w:div>
        <w:div w:id="663900628">
          <w:marLeft w:val="480"/>
          <w:marRight w:val="0"/>
          <w:marTop w:val="0"/>
          <w:marBottom w:val="0"/>
          <w:divBdr>
            <w:top w:val="none" w:sz="0" w:space="0" w:color="auto"/>
            <w:left w:val="none" w:sz="0" w:space="0" w:color="auto"/>
            <w:bottom w:val="none" w:sz="0" w:space="0" w:color="auto"/>
            <w:right w:val="none" w:sz="0" w:space="0" w:color="auto"/>
          </w:divBdr>
        </w:div>
        <w:div w:id="686054824">
          <w:marLeft w:val="480"/>
          <w:marRight w:val="0"/>
          <w:marTop w:val="0"/>
          <w:marBottom w:val="0"/>
          <w:divBdr>
            <w:top w:val="none" w:sz="0" w:space="0" w:color="auto"/>
            <w:left w:val="none" w:sz="0" w:space="0" w:color="auto"/>
            <w:bottom w:val="none" w:sz="0" w:space="0" w:color="auto"/>
            <w:right w:val="none" w:sz="0" w:space="0" w:color="auto"/>
          </w:divBdr>
        </w:div>
        <w:div w:id="706221635">
          <w:marLeft w:val="480"/>
          <w:marRight w:val="0"/>
          <w:marTop w:val="0"/>
          <w:marBottom w:val="0"/>
          <w:divBdr>
            <w:top w:val="none" w:sz="0" w:space="0" w:color="auto"/>
            <w:left w:val="none" w:sz="0" w:space="0" w:color="auto"/>
            <w:bottom w:val="none" w:sz="0" w:space="0" w:color="auto"/>
            <w:right w:val="none" w:sz="0" w:space="0" w:color="auto"/>
          </w:divBdr>
        </w:div>
        <w:div w:id="738092647">
          <w:marLeft w:val="480"/>
          <w:marRight w:val="0"/>
          <w:marTop w:val="0"/>
          <w:marBottom w:val="0"/>
          <w:divBdr>
            <w:top w:val="none" w:sz="0" w:space="0" w:color="auto"/>
            <w:left w:val="none" w:sz="0" w:space="0" w:color="auto"/>
            <w:bottom w:val="none" w:sz="0" w:space="0" w:color="auto"/>
            <w:right w:val="none" w:sz="0" w:space="0" w:color="auto"/>
          </w:divBdr>
        </w:div>
        <w:div w:id="751125973">
          <w:marLeft w:val="480"/>
          <w:marRight w:val="0"/>
          <w:marTop w:val="0"/>
          <w:marBottom w:val="0"/>
          <w:divBdr>
            <w:top w:val="none" w:sz="0" w:space="0" w:color="auto"/>
            <w:left w:val="none" w:sz="0" w:space="0" w:color="auto"/>
            <w:bottom w:val="none" w:sz="0" w:space="0" w:color="auto"/>
            <w:right w:val="none" w:sz="0" w:space="0" w:color="auto"/>
          </w:divBdr>
        </w:div>
        <w:div w:id="753667972">
          <w:marLeft w:val="480"/>
          <w:marRight w:val="0"/>
          <w:marTop w:val="0"/>
          <w:marBottom w:val="0"/>
          <w:divBdr>
            <w:top w:val="none" w:sz="0" w:space="0" w:color="auto"/>
            <w:left w:val="none" w:sz="0" w:space="0" w:color="auto"/>
            <w:bottom w:val="none" w:sz="0" w:space="0" w:color="auto"/>
            <w:right w:val="none" w:sz="0" w:space="0" w:color="auto"/>
          </w:divBdr>
        </w:div>
        <w:div w:id="769400118">
          <w:marLeft w:val="480"/>
          <w:marRight w:val="0"/>
          <w:marTop w:val="0"/>
          <w:marBottom w:val="0"/>
          <w:divBdr>
            <w:top w:val="none" w:sz="0" w:space="0" w:color="auto"/>
            <w:left w:val="none" w:sz="0" w:space="0" w:color="auto"/>
            <w:bottom w:val="none" w:sz="0" w:space="0" w:color="auto"/>
            <w:right w:val="none" w:sz="0" w:space="0" w:color="auto"/>
          </w:divBdr>
        </w:div>
        <w:div w:id="787554301">
          <w:marLeft w:val="480"/>
          <w:marRight w:val="0"/>
          <w:marTop w:val="0"/>
          <w:marBottom w:val="0"/>
          <w:divBdr>
            <w:top w:val="none" w:sz="0" w:space="0" w:color="auto"/>
            <w:left w:val="none" w:sz="0" w:space="0" w:color="auto"/>
            <w:bottom w:val="none" w:sz="0" w:space="0" w:color="auto"/>
            <w:right w:val="none" w:sz="0" w:space="0" w:color="auto"/>
          </w:divBdr>
        </w:div>
        <w:div w:id="794566812">
          <w:marLeft w:val="480"/>
          <w:marRight w:val="0"/>
          <w:marTop w:val="0"/>
          <w:marBottom w:val="0"/>
          <w:divBdr>
            <w:top w:val="none" w:sz="0" w:space="0" w:color="auto"/>
            <w:left w:val="none" w:sz="0" w:space="0" w:color="auto"/>
            <w:bottom w:val="none" w:sz="0" w:space="0" w:color="auto"/>
            <w:right w:val="none" w:sz="0" w:space="0" w:color="auto"/>
          </w:divBdr>
        </w:div>
        <w:div w:id="872427704">
          <w:marLeft w:val="480"/>
          <w:marRight w:val="0"/>
          <w:marTop w:val="0"/>
          <w:marBottom w:val="0"/>
          <w:divBdr>
            <w:top w:val="none" w:sz="0" w:space="0" w:color="auto"/>
            <w:left w:val="none" w:sz="0" w:space="0" w:color="auto"/>
            <w:bottom w:val="none" w:sz="0" w:space="0" w:color="auto"/>
            <w:right w:val="none" w:sz="0" w:space="0" w:color="auto"/>
          </w:divBdr>
        </w:div>
        <w:div w:id="885988115">
          <w:marLeft w:val="480"/>
          <w:marRight w:val="0"/>
          <w:marTop w:val="0"/>
          <w:marBottom w:val="0"/>
          <w:divBdr>
            <w:top w:val="none" w:sz="0" w:space="0" w:color="auto"/>
            <w:left w:val="none" w:sz="0" w:space="0" w:color="auto"/>
            <w:bottom w:val="none" w:sz="0" w:space="0" w:color="auto"/>
            <w:right w:val="none" w:sz="0" w:space="0" w:color="auto"/>
          </w:divBdr>
        </w:div>
        <w:div w:id="909536338">
          <w:marLeft w:val="480"/>
          <w:marRight w:val="0"/>
          <w:marTop w:val="0"/>
          <w:marBottom w:val="0"/>
          <w:divBdr>
            <w:top w:val="none" w:sz="0" w:space="0" w:color="auto"/>
            <w:left w:val="none" w:sz="0" w:space="0" w:color="auto"/>
            <w:bottom w:val="none" w:sz="0" w:space="0" w:color="auto"/>
            <w:right w:val="none" w:sz="0" w:space="0" w:color="auto"/>
          </w:divBdr>
        </w:div>
        <w:div w:id="917978064">
          <w:marLeft w:val="480"/>
          <w:marRight w:val="0"/>
          <w:marTop w:val="0"/>
          <w:marBottom w:val="0"/>
          <w:divBdr>
            <w:top w:val="none" w:sz="0" w:space="0" w:color="auto"/>
            <w:left w:val="none" w:sz="0" w:space="0" w:color="auto"/>
            <w:bottom w:val="none" w:sz="0" w:space="0" w:color="auto"/>
            <w:right w:val="none" w:sz="0" w:space="0" w:color="auto"/>
          </w:divBdr>
        </w:div>
        <w:div w:id="946814325">
          <w:marLeft w:val="480"/>
          <w:marRight w:val="0"/>
          <w:marTop w:val="0"/>
          <w:marBottom w:val="0"/>
          <w:divBdr>
            <w:top w:val="none" w:sz="0" w:space="0" w:color="auto"/>
            <w:left w:val="none" w:sz="0" w:space="0" w:color="auto"/>
            <w:bottom w:val="none" w:sz="0" w:space="0" w:color="auto"/>
            <w:right w:val="none" w:sz="0" w:space="0" w:color="auto"/>
          </w:divBdr>
        </w:div>
        <w:div w:id="1018433915">
          <w:marLeft w:val="480"/>
          <w:marRight w:val="0"/>
          <w:marTop w:val="0"/>
          <w:marBottom w:val="0"/>
          <w:divBdr>
            <w:top w:val="none" w:sz="0" w:space="0" w:color="auto"/>
            <w:left w:val="none" w:sz="0" w:space="0" w:color="auto"/>
            <w:bottom w:val="none" w:sz="0" w:space="0" w:color="auto"/>
            <w:right w:val="none" w:sz="0" w:space="0" w:color="auto"/>
          </w:divBdr>
        </w:div>
        <w:div w:id="1023628278">
          <w:marLeft w:val="480"/>
          <w:marRight w:val="0"/>
          <w:marTop w:val="0"/>
          <w:marBottom w:val="0"/>
          <w:divBdr>
            <w:top w:val="none" w:sz="0" w:space="0" w:color="auto"/>
            <w:left w:val="none" w:sz="0" w:space="0" w:color="auto"/>
            <w:bottom w:val="none" w:sz="0" w:space="0" w:color="auto"/>
            <w:right w:val="none" w:sz="0" w:space="0" w:color="auto"/>
          </w:divBdr>
        </w:div>
        <w:div w:id="1038164993">
          <w:marLeft w:val="480"/>
          <w:marRight w:val="0"/>
          <w:marTop w:val="0"/>
          <w:marBottom w:val="0"/>
          <w:divBdr>
            <w:top w:val="none" w:sz="0" w:space="0" w:color="auto"/>
            <w:left w:val="none" w:sz="0" w:space="0" w:color="auto"/>
            <w:bottom w:val="none" w:sz="0" w:space="0" w:color="auto"/>
            <w:right w:val="none" w:sz="0" w:space="0" w:color="auto"/>
          </w:divBdr>
        </w:div>
        <w:div w:id="1040397269">
          <w:marLeft w:val="480"/>
          <w:marRight w:val="0"/>
          <w:marTop w:val="0"/>
          <w:marBottom w:val="0"/>
          <w:divBdr>
            <w:top w:val="none" w:sz="0" w:space="0" w:color="auto"/>
            <w:left w:val="none" w:sz="0" w:space="0" w:color="auto"/>
            <w:bottom w:val="none" w:sz="0" w:space="0" w:color="auto"/>
            <w:right w:val="none" w:sz="0" w:space="0" w:color="auto"/>
          </w:divBdr>
        </w:div>
        <w:div w:id="1101612024">
          <w:marLeft w:val="480"/>
          <w:marRight w:val="0"/>
          <w:marTop w:val="0"/>
          <w:marBottom w:val="0"/>
          <w:divBdr>
            <w:top w:val="none" w:sz="0" w:space="0" w:color="auto"/>
            <w:left w:val="none" w:sz="0" w:space="0" w:color="auto"/>
            <w:bottom w:val="none" w:sz="0" w:space="0" w:color="auto"/>
            <w:right w:val="none" w:sz="0" w:space="0" w:color="auto"/>
          </w:divBdr>
        </w:div>
        <w:div w:id="1121262505">
          <w:marLeft w:val="480"/>
          <w:marRight w:val="0"/>
          <w:marTop w:val="0"/>
          <w:marBottom w:val="0"/>
          <w:divBdr>
            <w:top w:val="none" w:sz="0" w:space="0" w:color="auto"/>
            <w:left w:val="none" w:sz="0" w:space="0" w:color="auto"/>
            <w:bottom w:val="none" w:sz="0" w:space="0" w:color="auto"/>
            <w:right w:val="none" w:sz="0" w:space="0" w:color="auto"/>
          </w:divBdr>
        </w:div>
        <w:div w:id="1124932633">
          <w:marLeft w:val="480"/>
          <w:marRight w:val="0"/>
          <w:marTop w:val="0"/>
          <w:marBottom w:val="0"/>
          <w:divBdr>
            <w:top w:val="none" w:sz="0" w:space="0" w:color="auto"/>
            <w:left w:val="none" w:sz="0" w:space="0" w:color="auto"/>
            <w:bottom w:val="none" w:sz="0" w:space="0" w:color="auto"/>
            <w:right w:val="none" w:sz="0" w:space="0" w:color="auto"/>
          </w:divBdr>
        </w:div>
        <w:div w:id="1228228655">
          <w:marLeft w:val="480"/>
          <w:marRight w:val="0"/>
          <w:marTop w:val="0"/>
          <w:marBottom w:val="0"/>
          <w:divBdr>
            <w:top w:val="none" w:sz="0" w:space="0" w:color="auto"/>
            <w:left w:val="none" w:sz="0" w:space="0" w:color="auto"/>
            <w:bottom w:val="none" w:sz="0" w:space="0" w:color="auto"/>
            <w:right w:val="none" w:sz="0" w:space="0" w:color="auto"/>
          </w:divBdr>
        </w:div>
        <w:div w:id="1254431596">
          <w:marLeft w:val="480"/>
          <w:marRight w:val="0"/>
          <w:marTop w:val="0"/>
          <w:marBottom w:val="0"/>
          <w:divBdr>
            <w:top w:val="none" w:sz="0" w:space="0" w:color="auto"/>
            <w:left w:val="none" w:sz="0" w:space="0" w:color="auto"/>
            <w:bottom w:val="none" w:sz="0" w:space="0" w:color="auto"/>
            <w:right w:val="none" w:sz="0" w:space="0" w:color="auto"/>
          </w:divBdr>
        </w:div>
        <w:div w:id="1314286874">
          <w:marLeft w:val="480"/>
          <w:marRight w:val="0"/>
          <w:marTop w:val="0"/>
          <w:marBottom w:val="0"/>
          <w:divBdr>
            <w:top w:val="none" w:sz="0" w:space="0" w:color="auto"/>
            <w:left w:val="none" w:sz="0" w:space="0" w:color="auto"/>
            <w:bottom w:val="none" w:sz="0" w:space="0" w:color="auto"/>
            <w:right w:val="none" w:sz="0" w:space="0" w:color="auto"/>
          </w:divBdr>
        </w:div>
        <w:div w:id="1321349696">
          <w:marLeft w:val="480"/>
          <w:marRight w:val="0"/>
          <w:marTop w:val="0"/>
          <w:marBottom w:val="0"/>
          <w:divBdr>
            <w:top w:val="none" w:sz="0" w:space="0" w:color="auto"/>
            <w:left w:val="none" w:sz="0" w:space="0" w:color="auto"/>
            <w:bottom w:val="none" w:sz="0" w:space="0" w:color="auto"/>
            <w:right w:val="none" w:sz="0" w:space="0" w:color="auto"/>
          </w:divBdr>
        </w:div>
        <w:div w:id="1325356091">
          <w:marLeft w:val="480"/>
          <w:marRight w:val="0"/>
          <w:marTop w:val="0"/>
          <w:marBottom w:val="0"/>
          <w:divBdr>
            <w:top w:val="none" w:sz="0" w:space="0" w:color="auto"/>
            <w:left w:val="none" w:sz="0" w:space="0" w:color="auto"/>
            <w:bottom w:val="none" w:sz="0" w:space="0" w:color="auto"/>
            <w:right w:val="none" w:sz="0" w:space="0" w:color="auto"/>
          </w:divBdr>
        </w:div>
        <w:div w:id="1332028347">
          <w:marLeft w:val="480"/>
          <w:marRight w:val="0"/>
          <w:marTop w:val="0"/>
          <w:marBottom w:val="0"/>
          <w:divBdr>
            <w:top w:val="none" w:sz="0" w:space="0" w:color="auto"/>
            <w:left w:val="none" w:sz="0" w:space="0" w:color="auto"/>
            <w:bottom w:val="none" w:sz="0" w:space="0" w:color="auto"/>
            <w:right w:val="none" w:sz="0" w:space="0" w:color="auto"/>
          </w:divBdr>
        </w:div>
        <w:div w:id="1368989387">
          <w:marLeft w:val="480"/>
          <w:marRight w:val="0"/>
          <w:marTop w:val="0"/>
          <w:marBottom w:val="0"/>
          <w:divBdr>
            <w:top w:val="none" w:sz="0" w:space="0" w:color="auto"/>
            <w:left w:val="none" w:sz="0" w:space="0" w:color="auto"/>
            <w:bottom w:val="none" w:sz="0" w:space="0" w:color="auto"/>
            <w:right w:val="none" w:sz="0" w:space="0" w:color="auto"/>
          </w:divBdr>
        </w:div>
        <w:div w:id="1470366445">
          <w:marLeft w:val="480"/>
          <w:marRight w:val="0"/>
          <w:marTop w:val="0"/>
          <w:marBottom w:val="0"/>
          <w:divBdr>
            <w:top w:val="none" w:sz="0" w:space="0" w:color="auto"/>
            <w:left w:val="none" w:sz="0" w:space="0" w:color="auto"/>
            <w:bottom w:val="none" w:sz="0" w:space="0" w:color="auto"/>
            <w:right w:val="none" w:sz="0" w:space="0" w:color="auto"/>
          </w:divBdr>
        </w:div>
        <w:div w:id="1531644819">
          <w:marLeft w:val="480"/>
          <w:marRight w:val="0"/>
          <w:marTop w:val="0"/>
          <w:marBottom w:val="0"/>
          <w:divBdr>
            <w:top w:val="none" w:sz="0" w:space="0" w:color="auto"/>
            <w:left w:val="none" w:sz="0" w:space="0" w:color="auto"/>
            <w:bottom w:val="none" w:sz="0" w:space="0" w:color="auto"/>
            <w:right w:val="none" w:sz="0" w:space="0" w:color="auto"/>
          </w:divBdr>
        </w:div>
        <w:div w:id="1570185490">
          <w:marLeft w:val="480"/>
          <w:marRight w:val="0"/>
          <w:marTop w:val="0"/>
          <w:marBottom w:val="0"/>
          <w:divBdr>
            <w:top w:val="none" w:sz="0" w:space="0" w:color="auto"/>
            <w:left w:val="none" w:sz="0" w:space="0" w:color="auto"/>
            <w:bottom w:val="none" w:sz="0" w:space="0" w:color="auto"/>
            <w:right w:val="none" w:sz="0" w:space="0" w:color="auto"/>
          </w:divBdr>
        </w:div>
        <w:div w:id="1596471914">
          <w:marLeft w:val="480"/>
          <w:marRight w:val="0"/>
          <w:marTop w:val="0"/>
          <w:marBottom w:val="0"/>
          <w:divBdr>
            <w:top w:val="none" w:sz="0" w:space="0" w:color="auto"/>
            <w:left w:val="none" w:sz="0" w:space="0" w:color="auto"/>
            <w:bottom w:val="none" w:sz="0" w:space="0" w:color="auto"/>
            <w:right w:val="none" w:sz="0" w:space="0" w:color="auto"/>
          </w:divBdr>
        </w:div>
        <w:div w:id="1652052993">
          <w:marLeft w:val="480"/>
          <w:marRight w:val="0"/>
          <w:marTop w:val="0"/>
          <w:marBottom w:val="0"/>
          <w:divBdr>
            <w:top w:val="none" w:sz="0" w:space="0" w:color="auto"/>
            <w:left w:val="none" w:sz="0" w:space="0" w:color="auto"/>
            <w:bottom w:val="none" w:sz="0" w:space="0" w:color="auto"/>
            <w:right w:val="none" w:sz="0" w:space="0" w:color="auto"/>
          </w:divBdr>
        </w:div>
        <w:div w:id="1665084754">
          <w:marLeft w:val="480"/>
          <w:marRight w:val="0"/>
          <w:marTop w:val="0"/>
          <w:marBottom w:val="0"/>
          <w:divBdr>
            <w:top w:val="none" w:sz="0" w:space="0" w:color="auto"/>
            <w:left w:val="none" w:sz="0" w:space="0" w:color="auto"/>
            <w:bottom w:val="none" w:sz="0" w:space="0" w:color="auto"/>
            <w:right w:val="none" w:sz="0" w:space="0" w:color="auto"/>
          </w:divBdr>
        </w:div>
        <w:div w:id="1668284556">
          <w:marLeft w:val="480"/>
          <w:marRight w:val="0"/>
          <w:marTop w:val="0"/>
          <w:marBottom w:val="0"/>
          <w:divBdr>
            <w:top w:val="none" w:sz="0" w:space="0" w:color="auto"/>
            <w:left w:val="none" w:sz="0" w:space="0" w:color="auto"/>
            <w:bottom w:val="none" w:sz="0" w:space="0" w:color="auto"/>
            <w:right w:val="none" w:sz="0" w:space="0" w:color="auto"/>
          </w:divBdr>
        </w:div>
        <w:div w:id="1675691936">
          <w:marLeft w:val="480"/>
          <w:marRight w:val="0"/>
          <w:marTop w:val="0"/>
          <w:marBottom w:val="0"/>
          <w:divBdr>
            <w:top w:val="none" w:sz="0" w:space="0" w:color="auto"/>
            <w:left w:val="none" w:sz="0" w:space="0" w:color="auto"/>
            <w:bottom w:val="none" w:sz="0" w:space="0" w:color="auto"/>
            <w:right w:val="none" w:sz="0" w:space="0" w:color="auto"/>
          </w:divBdr>
        </w:div>
        <w:div w:id="1785539266">
          <w:marLeft w:val="480"/>
          <w:marRight w:val="0"/>
          <w:marTop w:val="0"/>
          <w:marBottom w:val="0"/>
          <w:divBdr>
            <w:top w:val="none" w:sz="0" w:space="0" w:color="auto"/>
            <w:left w:val="none" w:sz="0" w:space="0" w:color="auto"/>
            <w:bottom w:val="none" w:sz="0" w:space="0" w:color="auto"/>
            <w:right w:val="none" w:sz="0" w:space="0" w:color="auto"/>
          </w:divBdr>
        </w:div>
        <w:div w:id="1792551981">
          <w:marLeft w:val="480"/>
          <w:marRight w:val="0"/>
          <w:marTop w:val="0"/>
          <w:marBottom w:val="0"/>
          <w:divBdr>
            <w:top w:val="none" w:sz="0" w:space="0" w:color="auto"/>
            <w:left w:val="none" w:sz="0" w:space="0" w:color="auto"/>
            <w:bottom w:val="none" w:sz="0" w:space="0" w:color="auto"/>
            <w:right w:val="none" w:sz="0" w:space="0" w:color="auto"/>
          </w:divBdr>
        </w:div>
        <w:div w:id="1830441779">
          <w:marLeft w:val="480"/>
          <w:marRight w:val="0"/>
          <w:marTop w:val="0"/>
          <w:marBottom w:val="0"/>
          <w:divBdr>
            <w:top w:val="none" w:sz="0" w:space="0" w:color="auto"/>
            <w:left w:val="none" w:sz="0" w:space="0" w:color="auto"/>
            <w:bottom w:val="none" w:sz="0" w:space="0" w:color="auto"/>
            <w:right w:val="none" w:sz="0" w:space="0" w:color="auto"/>
          </w:divBdr>
        </w:div>
        <w:div w:id="1847674659">
          <w:marLeft w:val="480"/>
          <w:marRight w:val="0"/>
          <w:marTop w:val="0"/>
          <w:marBottom w:val="0"/>
          <w:divBdr>
            <w:top w:val="none" w:sz="0" w:space="0" w:color="auto"/>
            <w:left w:val="none" w:sz="0" w:space="0" w:color="auto"/>
            <w:bottom w:val="none" w:sz="0" w:space="0" w:color="auto"/>
            <w:right w:val="none" w:sz="0" w:space="0" w:color="auto"/>
          </w:divBdr>
        </w:div>
        <w:div w:id="1848982979">
          <w:marLeft w:val="480"/>
          <w:marRight w:val="0"/>
          <w:marTop w:val="0"/>
          <w:marBottom w:val="0"/>
          <w:divBdr>
            <w:top w:val="none" w:sz="0" w:space="0" w:color="auto"/>
            <w:left w:val="none" w:sz="0" w:space="0" w:color="auto"/>
            <w:bottom w:val="none" w:sz="0" w:space="0" w:color="auto"/>
            <w:right w:val="none" w:sz="0" w:space="0" w:color="auto"/>
          </w:divBdr>
        </w:div>
        <w:div w:id="1960258061">
          <w:marLeft w:val="480"/>
          <w:marRight w:val="0"/>
          <w:marTop w:val="0"/>
          <w:marBottom w:val="0"/>
          <w:divBdr>
            <w:top w:val="none" w:sz="0" w:space="0" w:color="auto"/>
            <w:left w:val="none" w:sz="0" w:space="0" w:color="auto"/>
            <w:bottom w:val="none" w:sz="0" w:space="0" w:color="auto"/>
            <w:right w:val="none" w:sz="0" w:space="0" w:color="auto"/>
          </w:divBdr>
        </w:div>
      </w:divsChild>
    </w:div>
    <w:div w:id="1095204303">
      <w:bodyDiv w:val="1"/>
      <w:marLeft w:val="0"/>
      <w:marRight w:val="0"/>
      <w:marTop w:val="0"/>
      <w:marBottom w:val="0"/>
      <w:divBdr>
        <w:top w:val="none" w:sz="0" w:space="0" w:color="auto"/>
        <w:left w:val="none" w:sz="0" w:space="0" w:color="auto"/>
        <w:bottom w:val="none" w:sz="0" w:space="0" w:color="auto"/>
        <w:right w:val="none" w:sz="0" w:space="0" w:color="auto"/>
      </w:divBdr>
      <w:divsChild>
        <w:div w:id="1860639">
          <w:marLeft w:val="480"/>
          <w:marRight w:val="0"/>
          <w:marTop w:val="0"/>
          <w:marBottom w:val="0"/>
          <w:divBdr>
            <w:top w:val="none" w:sz="0" w:space="0" w:color="auto"/>
            <w:left w:val="none" w:sz="0" w:space="0" w:color="auto"/>
            <w:bottom w:val="none" w:sz="0" w:space="0" w:color="auto"/>
            <w:right w:val="none" w:sz="0" w:space="0" w:color="auto"/>
          </w:divBdr>
        </w:div>
        <w:div w:id="5714004">
          <w:marLeft w:val="480"/>
          <w:marRight w:val="0"/>
          <w:marTop w:val="0"/>
          <w:marBottom w:val="0"/>
          <w:divBdr>
            <w:top w:val="none" w:sz="0" w:space="0" w:color="auto"/>
            <w:left w:val="none" w:sz="0" w:space="0" w:color="auto"/>
            <w:bottom w:val="none" w:sz="0" w:space="0" w:color="auto"/>
            <w:right w:val="none" w:sz="0" w:space="0" w:color="auto"/>
          </w:divBdr>
        </w:div>
        <w:div w:id="28721547">
          <w:marLeft w:val="480"/>
          <w:marRight w:val="0"/>
          <w:marTop w:val="0"/>
          <w:marBottom w:val="0"/>
          <w:divBdr>
            <w:top w:val="none" w:sz="0" w:space="0" w:color="auto"/>
            <w:left w:val="none" w:sz="0" w:space="0" w:color="auto"/>
            <w:bottom w:val="none" w:sz="0" w:space="0" w:color="auto"/>
            <w:right w:val="none" w:sz="0" w:space="0" w:color="auto"/>
          </w:divBdr>
        </w:div>
        <w:div w:id="30111751">
          <w:marLeft w:val="480"/>
          <w:marRight w:val="0"/>
          <w:marTop w:val="0"/>
          <w:marBottom w:val="0"/>
          <w:divBdr>
            <w:top w:val="none" w:sz="0" w:space="0" w:color="auto"/>
            <w:left w:val="none" w:sz="0" w:space="0" w:color="auto"/>
            <w:bottom w:val="none" w:sz="0" w:space="0" w:color="auto"/>
            <w:right w:val="none" w:sz="0" w:space="0" w:color="auto"/>
          </w:divBdr>
        </w:div>
        <w:div w:id="66540133">
          <w:marLeft w:val="480"/>
          <w:marRight w:val="0"/>
          <w:marTop w:val="0"/>
          <w:marBottom w:val="0"/>
          <w:divBdr>
            <w:top w:val="none" w:sz="0" w:space="0" w:color="auto"/>
            <w:left w:val="none" w:sz="0" w:space="0" w:color="auto"/>
            <w:bottom w:val="none" w:sz="0" w:space="0" w:color="auto"/>
            <w:right w:val="none" w:sz="0" w:space="0" w:color="auto"/>
          </w:divBdr>
        </w:div>
        <w:div w:id="80105935">
          <w:marLeft w:val="480"/>
          <w:marRight w:val="0"/>
          <w:marTop w:val="0"/>
          <w:marBottom w:val="0"/>
          <w:divBdr>
            <w:top w:val="none" w:sz="0" w:space="0" w:color="auto"/>
            <w:left w:val="none" w:sz="0" w:space="0" w:color="auto"/>
            <w:bottom w:val="none" w:sz="0" w:space="0" w:color="auto"/>
            <w:right w:val="none" w:sz="0" w:space="0" w:color="auto"/>
          </w:divBdr>
        </w:div>
        <w:div w:id="85349357">
          <w:marLeft w:val="480"/>
          <w:marRight w:val="0"/>
          <w:marTop w:val="0"/>
          <w:marBottom w:val="0"/>
          <w:divBdr>
            <w:top w:val="none" w:sz="0" w:space="0" w:color="auto"/>
            <w:left w:val="none" w:sz="0" w:space="0" w:color="auto"/>
            <w:bottom w:val="none" w:sz="0" w:space="0" w:color="auto"/>
            <w:right w:val="none" w:sz="0" w:space="0" w:color="auto"/>
          </w:divBdr>
        </w:div>
        <w:div w:id="111823087">
          <w:marLeft w:val="480"/>
          <w:marRight w:val="0"/>
          <w:marTop w:val="0"/>
          <w:marBottom w:val="0"/>
          <w:divBdr>
            <w:top w:val="none" w:sz="0" w:space="0" w:color="auto"/>
            <w:left w:val="none" w:sz="0" w:space="0" w:color="auto"/>
            <w:bottom w:val="none" w:sz="0" w:space="0" w:color="auto"/>
            <w:right w:val="none" w:sz="0" w:space="0" w:color="auto"/>
          </w:divBdr>
        </w:div>
        <w:div w:id="131756886">
          <w:marLeft w:val="480"/>
          <w:marRight w:val="0"/>
          <w:marTop w:val="0"/>
          <w:marBottom w:val="0"/>
          <w:divBdr>
            <w:top w:val="none" w:sz="0" w:space="0" w:color="auto"/>
            <w:left w:val="none" w:sz="0" w:space="0" w:color="auto"/>
            <w:bottom w:val="none" w:sz="0" w:space="0" w:color="auto"/>
            <w:right w:val="none" w:sz="0" w:space="0" w:color="auto"/>
          </w:divBdr>
        </w:div>
        <w:div w:id="143400766">
          <w:marLeft w:val="480"/>
          <w:marRight w:val="0"/>
          <w:marTop w:val="0"/>
          <w:marBottom w:val="0"/>
          <w:divBdr>
            <w:top w:val="none" w:sz="0" w:space="0" w:color="auto"/>
            <w:left w:val="none" w:sz="0" w:space="0" w:color="auto"/>
            <w:bottom w:val="none" w:sz="0" w:space="0" w:color="auto"/>
            <w:right w:val="none" w:sz="0" w:space="0" w:color="auto"/>
          </w:divBdr>
        </w:div>
        <w:div w:id="144011877">
          <w:marLeft w:val="480"/>
          <w:marRight w:val="0"/>
          <w:marTop w:val="0"/>
          <w:marBottom w:val="0"/>
          <w:divBdr>
            <w:top w:val="none" w:sz="0" w:space="0" w:color="auto"/>
            <w:left w:val="none" w:sz="0" w:space="0" w:color="auto"/>
            <w:bottom w:val="none" w:sz="0" w:space="0" w:color="auto"/>
            <w:right w:val="none" w:sz="0" w:space="0" w:color="auto"/>
          </w:divBdr>
        </w:div>
        <w:div w:id="156964392">
          <w:marLeft w:val="480"/>
          <w:marRight w:val="0"/>
          <w:marTop w:val="0"/>
          <w:marBottom w:val="0"/>
          <w:divBdr>
            <w:top w:val="none" w:sz="0" w:space="0" w:color="auto"/>
            <w:left w:val="none" w:sz="0" w:space="0" w:color="auto"/>
            <w:bottom w:val="none" w:sz="0" w:space="0" w:color="auto"/>
            <w:right w:val="none" w:sz="0" w:space="0" w:color="auto"/>
          </w:divBdr>
        </w:div>
        <w:div w:id="162009325">
          <w:marLeft w:val="480"/>
          <w:marRight w:val="0"/>
          <w:marTop w:val="0"/>
          <w:marBottom w:val="0"/>
          <w:divBdr>
            <w:top w:val="none" w:sz="0" w:space="0" w:color="auto"/>
            <w:left w:val="none" w:sz="0" w:space="0" w:color="auto"/>
            <w:bottom w:val="none" w:sz="0" w:space="0" w:color="auto"/>
            <w:right w:val="none" w:sz="0" w:space="0" w:color="auto"/>
          </w:divBdr>
        </w:div>
        <w:div w:id="174347352">
          <w:marLeft w:val="480"/>
          <w:marRight w:val="0"/>
          <w:marTop w:val="0"/>
          <w:marBottom w:val="0"/>
          <w:divBdr>
            <w:top w:val="none" w:sz="0" w:space="0" w:color="auto"/>
            <w:left w:val="none" w:sz="0" w:space="0" w:color="auto"/>
            <w:bottom w:val="none" w:sz="0" w:space="0" w:color="auto"/>
            <w:right w:val="none" w:sz="0" w:space="0" w:color="auto"/>
          </w:divBdr>
        </w:div>
        <w:div w:id="202180947">
          <w:marLeft w:val="480"/>
          <w:marRight w:val="0"/>
          <w:marTop w:val="0"/>
          <w:marBottom w:val="0"/>
          <w:divBdr>
            <w:top w:val="none" w:sz="0" w:space="0" w:color="auto"/>
            <w:left w:val="none" w:sz="0" w:space="0" w:color="auto"/>
            <w:bottom w:val="none" w:sz="0" w:space="0" w:color="auto"/>
            <w:right w:val="none" w:sz="0" w:space="0" w:color="auto"/>
          </w:divBdr>
        </w:div>
        <w:div w:id="240024690">
          <w:marLeft w:val="480"/>
          <w:marRight w:val="0"/>
          <w:marTop w:val="0"/>
          <w:marBottom w:val="0"/>
          <w:divBdr>
            <w:top w:val="none" w:sz="0" w:space="0" w:color="auto"/>
            <w:left w:val="none" w:sz="0" w:space="0" w:color="auto"/>
            <w:bottom w:val="none" w:sz="0" w:space="0" w:color="auto"/>
            <w:right w:val="none" w:sz="0" w:space="0" w:color="auto"/>
          </w:divBdr>
        </w:div>
        <w:div w:id="247085247">
          <w:marLeft w:val="480"/>
          <w:marRight w:val="0"/>
          <w:marTop w:val="0"/>
          <w:marBottom w:val="0"/>
          <w:divBdr>
            <w:top w:val="none" w:sz="0" w:space="0" w:color="auto"/>
            <w:left w:val="none" w:sz="0" w:space="0" w:color="auto"/>
            <w:bottom w:val="none" w:sz="0" w:space="0" w:color="auto"/>
            <w:right w:val="none" w:sz="0" w:space="0" w:color="auto"/>
          </w:divBdr>
        </w:div>
        <w:div w:id="266892780">
          <w:marLeft w:val="480"/>
          <w:marRight w:val="0"/>
          <w:marTop w:val="0"/>
          <w:marBottom w:val="0"/>
          <w:divBdr>
            <w:top w:val="none" w:sz="0" w:space="0" w:color="auto"/>
            <w:left w:val="none" w:sz="0" w:space="0" w:color="auto"/>
            <w:bottom w:val="none" w:sz="0" w:space="0" w:color="auto"/>
            <w:right w:val="none" w:sz="0" w:space="0" w:color="auto"/>
          </w:divBdr>
        </w:div>
        <w:div w:id="279341579">
          <w:marLeft w:val="480"/>
          <w:marRight w:val="0"/>
          <w:marTop w:val="0"/>
          <w:marBottom w:val="0"/>
          <w:divBdr>
            <w:top w:val="none" w:sz="0" w:space="0" w:color="auto"/>
            <w:left w:val="none" w:sz="0" w:space="0" w:color="auto"/>
            <w:bottom w:val="none" w:sz="0" w:space="0" w:color="auto"/>
            <w:right w:val="none" w:sz="0" w:space="0" w:color="auto"/>
          </w:divBdr>
        </w:div>
        <w:div w:id="287860092">
          <w:marLeft w:val="480"/>
          <w:marRight w:val="0"/>
          <w:marTop w:val="0"/>
          <w:marBottom w:val="0"/>
          <w:divBdr>
            <w:top w:val="none" w:sz="0" w:space="0" w:color="auto"/>
            <w:left w:val="none" w:sz="0" w:space="0" w:color="auto"/>
            <w:bottom w:val="none" w:sz="0" w:space="0" w:color="auto"/>
            <w:right w:val="none" w:sz="0" w:space="0" w:color="auto"/>
          </w:divBdr>
        </w:div>
        <w:div w:id="309331754">
          <w:marLeft w:val="480"/>
          <w:marRight w:val="0"/>
          <w:marTop w:val="0"/>
          <w:marBottom w:val="0"/>
          <w:divBdr>
            <w:top w:val="none" w:sz="0" w:space="0" w:color="auto"/>
            <w:left w:val="none" w:sz="0" w:space="0" w:color="auto"/>
            <w:bottom w:val="none" w:sz="0" w:space="0" w:color="auto"/>
            <w:right w:val="none" w:sz="0" w:space="0" w:color="auto"/>
          </w:divBdr>
        </w:div>
        <w:div w:id="310603957">
          <w:marLeft w:val="480"/>
          <w:marRight w:val="0"/>
          <w:marTop w:val="0"/>
          <w:marBottom w:val="0"/>
          <w:divBdr>
            <w:top w:val="none" w:sz="0" w:space="0" w:color="auto"/>
            <w:left w:val="none" w:sz="0" w:space="0" w:color="auto"/>
            <w:bottom w:val="none" w:sz="0" w:space="0" w:color="auto"/>
            <w:right w:val="none" w:sz="0" w:space="0" w:color="auto"/>
          </w:divBdr>
        </w:div>
        <w:div w:id="319387908">
          <w:marLeft w:val="480"/>
          <w:marRight w:val="0"/>
          <w:marTop w:val="0"/>
          <w:marBottom w:val="0"/>
          <w:divBdr>
            <w:top w:val="none" w:sz="0" w:space="0" w:color="auto"/>
            <w:left w:val="none" w:sz="0" w:space="0" w:color="auto"/>
            <w:bottom w:val="none" w:sz="0" w:space="0" w:color="auto"/>
            <w:right w:val="none" w:sz="0" w:space="0" w:color="auto"/>
          </w:divBdr>
        </w:div>
        <w:div w:id="327830931">
          <w:marLeft w:val="480"/>
          <w:marRight w:val="0"/>
          <w:marTop w:val="0"/>
          <w:marBottom w:val="0"/>
          <w:divBdr>
            <w:top w:val="none" w:sz="0" w:space="0" w:color="auto"/>
            <w:left w:val="none" w:sz="0" w:space="0" w:color="auto"/>
            <w:bottom w:val="none" w:sz="0" w:space="0" w:color="auto"/>
            <w:right w:val="none" w:sz="0" w:space="0" w:color="auto"/>
          </w:divBdr>
        </w:div>
        <w:div w:id="398097241">
          <w:marLeft w:val="480"/>
          <w:marRight w:val="0"/>
          <w:marTop w:val="0"/>
          <w:marBottom w:val="0"/>
          <w:divBdr>
            <w:top w:val="none" w:sz="0" w:space="0" w:color="auto"/>
            <w:left w:val="none" w:sz="0" w:space="0" w:color="auto"/>
            <w:bottom w:val="none" w:sz="0" w:space="0" w:color="auto"/>
            <w:right w:val="none" w:sz="0" w:space="0" w:color="auto"/>
          </w:divBdr>
        </w:div>
        <w:div w:id="417556468">
          <w:marLeft w:val="480"/>
          <w:marRight w:val="0"/>
          <w:marTop w:val="0"/>
          <w:marBottom w:val="0"/>
          <w:divBdr>
            <w:top w:val="none" w:sz="0" w:space="0" w:color="auto"/>
            <w:left w:val="none" w:sz="0" w:space="0" w:color="auto"/>
            <w:bottom w:val="none" w:sz="0" w:space="0" w:color="auto"/>
            <w:right w:val="none" w:sz="0" w:space="0" w:color="auto"/>
          </w:divBdr>
        </w:div>
        <w:div w:id="418478879">
          <w:marLeft w:val="480"/>
          <w:marRight w:val="0"/>
          <w:marTop w:val="0"/>
          <w:marBottom w:val="0"/>
          <w:divBdr>
            <w:top w:val="none" w:sz="0" w:space="0" w:color="auto"/>
            <w:left w:val="none" w:sz="0" w:space="0" w:color="auto"/>
            <w:bottom w:val="none" w:sz="0" w:space="0" w:color="auto"/>
            <w:right w:val="none" w:sz="0" w:space="0" w:color="auto"/>
          </w:divBdr>
        </w:div>
        <w:div w:id="441802787">
          <w:marLeft w:val="480"/>
          <w:marRight w:val="0"/>
          <w:marTop w:val="0"/>
          <w:marBottom w:val="0"/>
          <w:divBdr>
            <w:top w:val="none" w:sz="0" w:space="0" w:color="auto"/>
            <w:left w:val="none" w:sz="0" w:space="0" w:color="auto"/>
            <w:bottom w:val="none" w:sz="0" w:space="0" w:color="auto"/>
            <w:right w:val="none" w:sz="0" w:space="0" w:color="auto"/>
          </w:divBdr>
        </w:div>
        <w:div w:id="461196295">
          <w:marLeft w:val="480"/>
          <w:marRight w:val="0"/>
          <w:marTop w:val="0"/>
          <w:marBottom w:val="0"/>
          <w:divBdr>
            <w:top w:val="none" w:sz="0" w:space="0" w:color="auto"/>
            <w:left w:val="none" w:sz="0" w:space="0" w:color="auto"/>
            <w:bottom w:val="none" w:sz="0" w:space="0" w:color="auto"/>
            <w:right w:val="none" w:sz="0" w:space="0" w:color="auto"/>
          </w:divBdr>
        </w:div>
        <w:div w:id="476847814">
          <w:marLeft w:val="480"/>
          <w:marRight w:val="0"/>
          <w:marTop w:val="0"/>
          <w:marBottom w:val="0"/>
          <w:divBdr>
            <w:top w:val="none" w:sz="0" w:space="0" w:color="auto"/>
            <w:left w:val="none" w:sz="0" w:space="0" w:color="auto"/>
            <w:bottom w:val="none" w:sz="0" w:space="0" w:color="auto"/>
            <w:right w:val="none" w:sz="0" w:space="0" w:color="auto"/>
          </w:divBdr>
        </w:div>
        <w:div w:id="535969004">
          <w:marLeft w:val="480"/>
          <w:marRight w:val="0"/>
          <w:marTop w:val="0"/>
          <w:marBottom w:val="0"/>
          <w:divBdr>
            <w:top w:val="none" w:sz="0" w:space="0" w:color="auto"/>
            <w:left w:val="none" w:sz="0" w:space="0" w:color="auto"/>
            <w:bottom w:val="none" w:sz="0" w:space="0" w:color="auto"/>
            <w:right w:val="none" w:sz="0" w:space="0" w:color="auto"/>
          </w:divBdr>
        </w:div>
        <w:div w:id="590163120">
          <w:marLeft w:val="480"/>
          <w:marRight w:val="0"/>
          <w:marTop w:val="0"/>
          <w:marBottom w:val="0"/>
          <w:divBdr>
            <w:top w:val="none" w:sz="0" w:space="0" w:color="auto"/>
            <w:left w:val="none" w:sz="0" w:space="0" w:color="auto"/>
            <w:bottom w:val="none" w:sz="0" w:space="0" w:color="auto"/>
            <w:right w:val="none" w:sz="0" w:space="0" w:color="auto"/>
          </w:divBdr>
        </w:div>
        <w:div w:id="590748127">
          <w:marLeft w:val="480"/>
          <w:marRight w:val="0"/>
          <w:marTop w:val="0"/>
          <w:marBottom w:val="0"/>
          <w:divBdr>
            <w:top w:val="none" w:sz="0" w:space="0" w:color="auto"/>
            <w:left w:val="none" w:sz="0" w:space="0" w:color="auto"/>
            <w:bottom w:val="none" w:sz="0" w:space="0" w:color="auto"/>
            <w:right w:val="none" w:sz="0" w:space="0" w:color="auto"/>
          </w:divBdr>
        </w:div>
        <w:div w:id="623737166">
          <w:marLeft w:val="480"/>
          <w:marRight w:val="0"/>
          <w:marTop w:val="0"/>
          <w:marBottom w:val="0"/>
          <w:divBdr>
            <w:top w:val="none" w:sz="0" w:space="0" w:color="auto"/>
            <w:left w:val="none" w:sz="0" w:space="0" w:color="auto"/>
            <w:bottom w:val="none" w:sz="0" w:space="0" w:color="auto"/>
            <w:right w:val="none" w:sz="0" w:space="0" w:color="auto"/>
          </w:divBdr>
        </w:div>
        <w:div w:id="680082597">
          <w:marLeft w:val="480"/>
          <w:marRight w:val="0"/>
          <w:marTop w:val="0"/>
          <w:marBottom w:val="0"/>
          <w:divBdr>
            <w:top w:val="none" w:sz="0" w:space="0" w:color="auto"/>
            <w:left w:val="none" w:sz="0" w:space="0" w:color="auto"/>
            <w:bottom w:val="none" w:sz="0" w:space="0" w:color="auto"/>
            <w:right w:val="none" w:sz="0" w:space="0" w:color="auto"/>
          </w:divBdr>
        </w:div>
        <w:div w:id="754937384">
          <w:marLeft w:val="480"/>
          <w:marRight w:val="0"/>
          <w:marTop w:val="0"/>
          <w:marBottom w:val="0"/>
          <w:divBdr>
            <w:top w:val="none" w:sz="0" w:space="0" w:color="auto"/>
            <w:left w:val="none" w:sz="0" w:space="0" w:color="auto"/>
            <w:bottom w:val="none" w:sz="0" w:space="0" w:color="auto"/>
            <w:right w:val="none" w:sz="0" w:space="0" w:color="auto"/>
          </w:divBdr>
        </w:div>
        <w:div w:id="780299481">
          <w:marLeft w:val="480"/>
          <w:marRight w:val="0"/>
          <w:marTop w:val="0"/>
          <w:marBottom w:val="0"/>
          <w:divBdr>
            <w:top w:val="none" w:sz="0" w:space="0" w:color="auto"/>
            <w:left w:val="none" w:sz="0" w:space="0" w:color="auto"/>
            <w:bottom w:val="none" w:sz="0" w:space="0" w:color="auto"/>
            <w:right w:val="none" w:sz="0" w:space="0" w:color="auto"/>
          </w:divBdr>
        </w:div>
        <w:div w:id="781991883">
          <w:marLeft w:val="480"/>
          <w:marRight w:val="0"/>
          <w:marTop w:val="0"/>
          <w:marBottom w:val="0"/>
          <w:divBdr>
            <w:top w:val="none" w:sz="0" w:space="0" w:color="auto"/>
            <w:left w:val="none" w:sz="0" w:space="0" w:color="auto"/>
            <w:bottom w:val="none" w:sz="0" w:space="0" w:color="auto"/>
            <w:right w:val="none" w:sz="0" w:space="0" w:color="auto"/>
          </w:divBdr>
        </w:div>
        <w:div w:id="804661916">
          <w:marLeft w:val="480"/>
          <w:marRight w:val="0"/>
          <w:marTop w:val="0"/>
          <w:marBottom w:val="0"/>
          <w:divBdr>
            <w:top w:val="none" w:sz="0" w:space="0" w:color="auto"/>
            <w:left w:val="none" w:sz="0" w:space="0" w:color="auto"/>
            <w:bottom w:val="none" w:sz="0" w:space="0" w:color="auto"/>
            <w:right w:val="none" w:sz="0" w:space="0" w:color="auto"/>
          </w:divBdr>
        </w:div>
        <w:div w:id="822355235">
          <w:marLeft w:val="480"/>
          <w:marRight w:val="0"/>
          <w:marTop w:val="0"/>
          <w:marBottom w:val="0"/>
          <w:divBdr>
            <w:top w:val="none" w:sz="0" w:space="0" w:color="auto"/>
            <w:left w:val="none" w:sz="0" w:space="0" w:color="auto"/>
            <w:bottom w:val="none" w:sz="0" w:space="0" w:color="auto"/>
            <w:right w:val="none" w:sz="0" w:space="0" w:color="auto"/>
          </w:divBdr>
        </w:div>
        <w:div w:id="937296670">
          <w:marLeft w:val="480"/>
          <w:marRight w:val="0"/>
          <w:marTop w:val="0"/>
          <w:marBottom w:val="0"/>
          <w:divBdr>
            <w:top w:val="none" w:sz="0" w:space="0" w:color="auto"/>
            <w:left w:val="none" w:sz="0" w:space="0" w:color="auto"/>
            <w:bottom w:val="none" w:sz="0" w:space="0" w:color="auto"/>
            <w:right w:val="none" w:sz="0" w:space="0" w:color="auto"/>
          </w:divBdr>
        </w:div>
        <w:div w:id="1041052919">
          <w:marLeft w:val="480"/>
          <w:marRight w:val="0"/>
          <w:marTop w:val="0"/>
          <w:marBottom w:val="0"/>
          <w:divBdr>
            <w:top w:val="none" w:sz="0" w:space="0" w:color="auto"/>
            <w:left w:val="none" w:sz="0" w:space="0" w:color="auto"/>
            <w:bottom w:val="none" w:sz="0" w:space="0" w:color="auto"/>
            <w:right w:val="none" w:sz="0" w:space="0" w:color="auto"/>
          </w:divBdr>
        </w:div>
        <w:div w:id="1041635315">
          <w:marLeft w:val="480"/>
          <w:marRight w:val="0"/>
          <w:marTop w:val="0"/>
          <w:marBottom w:val="0"/>
          <w:divBdr>
            <w:top w:val="none" w:sz="0" w:space="0" w:color="auto"/>
            <w:left w:val="none" w:sz="0" w:space="0" w:color="auto"/>
            <w:bottom w:val="none" w:sz="0" w:space="0" w:color="auto"/>
            <w:right w:val="none" w:sz="0" w:space="0" w:color="auto"/>
          </w:divBdr>
        </w:div>
        <w:div w:id="1090347970">
          <w:marLeft w:val="480"/>
          <w:marRight w:val="0"/>
          <w:marTop w:val="0"/>
          <w:marBottom w:val="0"/>
          <w:divBdr>
            <w:top w:val="none" w:sz="0" w:space="0" w:color="auto"/>
            <w:left w:val="none" w:sz="0" w:space="0" w:color="auto"/>
            <w:bottom w:val="none" w:sz="0" w:space="0" w:color="auto"/>
            <w:right w:val="none" w:sz="0" w:space="0" w:color="auto"/>
          </w:divBdr>
        </w:div>
        <w:div w:id="1123891354">
          <w:marLeft w:val="480"/>
          <w:marRight w:val="0"/>
          <w:marTop w:val="0"/>
          <w:marBottom w:val="0"/>
          <w:divBdr>
            <w:top w:val="none" w:sz="0" w:space="0" w:color="auto"/>
            <w:left w:val="none" w:sz="0" w:space="0" w:color="auto"/>
            <w:bottom w:val="none" w:sz="0" w:space="0" w:color="auto"/>
            <w:right w:val="none" w:sz="0" w:space="0" w:color="auto"/>
          </w:divBdr>
        </w:div>
        <w:div w:id="1228614482">
          <w:marLeft w:val="480"/>
          <w:marRight w:val="0"/>
          <w:marTop w:val="0"/>
          <w:marBottom w:val="0"/>
          <w:divBdr>
            <w:top w:val="none" w:sz="0" w:space="0" w:color="auto"/>
            <w:left w:val="none" w:sz="0" w:space="0" w:color="auto"/>
            <w:bottom w:val="none" w:sz="0" w:space="0" w:color="auto"/>
            <w:right w:val="none" w:sz="0" w:space="0" w:color="auto"/>
          </w:divBdr>
        </w:div>
        <w:div w:id="1236207078">
          <w:marLeft w:val="480"/>
          <w:marRight w:val="0"/>
          <w:marTop w:val="0"/>
          <w:marBottom w:val="0"/>
          <w:divBdr>
            <w:top w:val="none" w:sz="0" w:space="0" w:color="auto"/>
            <w:left w:val="none" w:sz="0" w:space="0" w:color="auto"/>
            <w:bottom w:val="none" w:sz="0" w:space="0" w:color="auto"/>
            <w:right w:val="none" w:sz="0" w:space="0" w:color="auto"/>
          </w:divBdr>
        </w:div>
        <w:div w:id="1270162214">
          <w:marLeft w:val="480"/>
          <w:marRight w:val="0"/>
          <w:marTop w:val="0"/>
          <w:marBottom w:val="0"/>
          <w:divBdr>
            <w:top w:val="none" w:sz="0" w:space="0" w:color="auto"/>
            <w:left w:val="none" w:sz="0" w:space="0" w:color="auto"/>
            <w:bottom w:val="none" w:sz="0" w:space="0" w:color="auto"/>
            <w:right w:val="none" w:sz="0" w:space="0" w:color="auto"/>
          </w:divBdr>
        </w:div>
        <w:div w:id="1284191773">
          <w:marLeft w:val="480"/>
          <w:marRight w:val="0"/>
          <w:marTop w:val="0"/>
          <w:marBottom w:val="0"/>
          <w:divBdr>
            <w:top w:val="none" w:sz="0" w:space="0" w:color="auto"/>
            <w:left w:val="none" w:sz="0" w:space="0" w:color="auto"/>
            <w:bottom w:val="none" w:sz="0" w:space="0" w:color="auto"/>
            <w:right w:val="none" w:sz="0" w:space="0" w:color="auto"/>
          </w:divBdr>
        </w:div>
        <w:div w:id="1310133661">
          <w:marLeft w:val="480"/>
          <w:marRight w:val="0"/>
          <w:marTop w:val="0"/>
          <w:marBottom w:val="0"/>
          <w:divBdr>
            <w:top w:val="none" w:sz="0" w:space="0" w:color="auto"/>
            <w:left w:val="none" w:sz="0" w:space="0" w:color="auto"/>
            <w:bottom w:val="none" w:sz="0" w:space="0" w:color="auto"/>
            <w:right w:val="none" w:sz="0" w:space="0" w:color="auto"/>
          </w:divBdr>
        </w:div>
        <w:div w:id="1317416755">
          <w:marLeft w:val="480"/>
          <w:marRight w:val="0"/>
          <w:marTop w:val="0"/>
          <w:marBottom w:val="0"/>
          <w:divBdr>
            <w:top w:val="none" w:sz="0" w:space="0" w:color="auto"/>
            <w:left w:val="none" w:sz="0" w:space="0" w:color="auto"/>
            <w:bottom w:val="none" w:sz="0" w:space="0" w:color="auto"/>
            <w:right w:val="none" w:sz="0" w:space="0" w:color="auto"/>
          </w:divBdr>
        </w:div>
        <w:div w:id="1319262770">
          <w:marLeft w:val="480"/>
          <w:marRight w:val="0"/>
          <w:marTop w:val="0"/>
          <w:marBottom w:val="0"/>
          <w:divBdr>
            <w:top w:val="none" w:sz="0" w:space="0" w:color="auto"/>
            <w:left w:val="none" w:sz="0" w:space="0" w:color="auto"/>
            <w:bottom w:val="none" w:sz="0" w:space="0" w:color="auto"/>
            <w:right w:val="none" w:sz="0" w:space="0" w:color="auto"/>
          </w:divBdr>
        </w:div>
        <w:div w:id="1325430993">
          <w:marLeft w:val="480"/>
          <w:marRight w:val="0"/>
          <w:marTop w:val="0"/>
          <w:marBottom w:val="0"/>
          <w:divBdr>
            <w:top w:val="none" w:sz="0" w:space="0" w:color="auto"/>
            <w:left w:val="none" w:sz="0" w:space="0" w:color="auto"/>
            <w:bottom w:val="none" w:sz="0" w:space="0" w:color="auto"/>
            <w:right w:val="none" w:sz="0" w:space="0" w:color="auto"/>
          </w:divBdr>
        </w:div>
        <w:div w:id="1329137291">
          <w:marLeft w:val="480"/>
          <w:marRight w:val="0"/>
          <w:marTop w:val="0"/>
          <w:marBottom w:val="0"/>
          <w:divBdr>
            <w:top w:val="none" w:sz="0" w:space="0" w:color="auto"/>
            <w:left w:val="none" w:sz="0" w:space="0" w:color="auto"/>
            <w:bottom w:val="none" w:sz="0" w:space="0" w:color="auto"/>
            <w:right w:val="none" w:sz="0" w:space="0" w:color="auto"/>
          </w:divBdr>
        </w:div>
        <w:div w:id="1330019363">
          <w:marLeft w:val="480"/>
          <w:marRight w:val="0"/>
          <w:marTop w:val="0"/>
          <w:marBottom w:val="0"/>
          <w:divBdr>
            <w:top w:val="none" w:sz="0" w:space="0" w:color="auto"/>
            <w:left w:val="none" w:sz="0" w:space="0" w:color="auto"/>
            <w:bottom w:val="none" w:sz="0" w:space="0" w:color="auto"/>
            <w:right w:val="none" w:sz="0" w:space="0" w:color="auto"/>
          </w:divBdr>
        </w:div>
        <w:div w:id="1376543467">
          <w:marLeft w:val="480"/>
          <w:marRight w:val="0"/>
          <w:marTop w:val="0"/>
          <w:marBottom w:val="0"/>
          <w:divBdr>
            <w:top w:val="none" w:sz="0" w:space="0" w:color="auto"/>
            <w:left w:val="none" w:sz="0" w:space="0" w:color="auto"/>
            <w:bottom w:val="none" w:sz="0" w:space="0" w:color="auto"/>
            <w:right w:val="none" w:sz="0" w:space="0" w:color="auto"/>
          </w:divBdr>
        </w:div>
        <w:div w:id="1377242601">
          <w:marLeft w:val="480"/>
          <w:marRight w:val="0"/>
          <w:marTop w:val="0"/>
          <w:marBottom w:val="0"/>
          <w:divBdr>
            <w:top w:val="none" w:sz="0" w:space="0" w:color="auto"/>
            <w:left w:val="none" w:sz="0" w:space="0" w:color="auto"/>
            <w:bottom w:val="none" w:sz="0" w:space="0" w:color="auto"/>
            <w:right w:val="none" w:sz="0" w:space="0" w:color="auto"/>
          </w:divBdr>
        </w:div>
        <w:div w:id="1394934690">
          <w:marLeft w:val="480"/>
          <w:marRight w:val="0"/>
          <w:marTop w:val="0"/>
          <w:marBottom w:val="0"/>
          <w:divBdr>
            <w:top w:val="none" w:sz="0" w:space="0" w:color="auto"/>
            <w:left w:val="none" w:sz="0" w:space="0" w:color="auto"/>
            <w:bottom w:val="none" w:sz="0" w:space="0" w:color="auto"/>
            <w:right w:val="none" w:sz="0" w:space="0" w:color="auto"/>
          </w:divBdr>
        </w:div>
        <w:div w:id="1434209059">
          <w:marLeft w:val="480"/>
          <w:marRight w:val="0"/>
          <w:marTop w:val="0"/>
          <w:marBottom w:val="0"/>
          <w:divBdr>
            <w:top w:val="none" w:sz="0" w:space="0" w:color="auto"/>
            <w:left w:val="none" w:sz="0" w:space="0" w:color="auto"/>
            <w:bottom w:val="none" w:sz="0" w:space="0" w:color="auto"/>
            <w:right w:val="none" w:sz="0" w:space="0" w:color="auto"/>
          </w:divBdr>
        </w:div>
        <w:div w:id="1462502427">
          <w:marLeft w:val="480"/>
          <w:marRight w:val="0"/>
          <w:marTop w:val="0"/>
          <w:marBottom w:val="0"/>
          <w:divBdr>
            <w:top w:val="none" w:sz="0" w:space="0" w:color="auto"/>
            <w:left w:val="none" w:sz="0" w:space="0" w:color="auto"/>
            <w:bottom w:val="none" w:sz="0" w:space="0" w:color="auto"/>
            <w:right w:val="none" w:sz="0" w:space="0" w:color="auto"/>
          </w:divBdr>
        </w:div>
        <w:div w:id="1495880783">
          <w:marLeft w:val="480"/>
          <w:marRight w:val="0"/>
          <w:marTop w:val="0"/>
          <w:marBottom w:val="0"/>
          <w:divBdr>
            <w:top w:val="none" w:sz="0" w:space="0" w:color="auto"/>
            <w:left w:val="none" w:sz="0" w:space="0" w:color="auto"/>
            <w:bottom w:val="none" w:sz="0" w:space="0" w:color="auto"/>
            <w:right w:val="none" w:sz="0" w:space="0" w:color="auto"/>
          </w:divBdr>
        </w:div>
        <w:div w:id="1592661364">
          <w:marLeft w:val="480"/>
          <w:marRight w:val="0"/>
          <w:marTop w:val="0"/>
          <w:marBottom w:val="0"/>
          <w:divBdr>
            <w:top w:val="none" w:sz="0" w:space="0" w:color="auto"/>
            <w:left w:val="none" w:sz="0" w:space="0" w:color="auto"/>
            <w:bottom w:val="none" w:sz="0" w:space="0" w:color="auto"/>
            <w:right w:val="none" w:sz="0" w:space="0" w:color="auto"/>
          </w:divBdr>
        </w:div>
        <w:div w:id="1599097214">
          <w:marLeft w:val="480"/>
          <w:marRight w:val="0"/>
          <w:marTop w:val="0"/>
          <w:marBottom w:val="0"/>
          <w:divBdr>
            <w:top w:val="none" w:sz="0" w:space="0" w:color="auto"/>
            <w:left w:val="none" w:sz="0" w:space="0" w:color="auto"/>
            <w:bottom w:val="none" w:sz="0" w:space="0" w:color="auto"/>
            <w:right w:val="none" w:sz="0" w:space="0" w:color="auto"/>
          </w:divBdr>
        </w:div>
        <w:div w:id="1600873004">
          <w:marLeft w:val="480"/>
          <w:marRight w:val="0"/>
          <w:marTop w:val="0"/>
          <w:marBottom w:val="0"/>
          <w:divBdr>
            <w:top w:val="none" w:sz="0" w:space="0" w:color="auto"/>
            <w:left w:val="none" w:sz="0" w:space="0" w:color="auto"/>
            <w:bottom w:val="none" w:sz="0" w:space="0" w:color="auto"/>
            <w:right w:val="none" w:sz="0" w:space="0" w:color="auto"/>
          </w:divBdr>
        </w:div>
        <w:div w:id="1769885446">
          <w:marLeft w:val="480"/>
          <w:marRight w:val="0"/>
          <w:marTop w:val="0"/>
          <w:marBottom w:val="0"/>
          <w:divBdr>
            <w:top w:val="none" w:sz="0" w:space="0" w:color="auto"/>
            <w:left w:val="none" w:sz="0" w:space="0" w:color="auto"/>
            <w:bottom w:val="none" w:sz="0" w:space="0" w:color="auto"/>
            <w:right w:val="none" w:sz="0" w:space="0" w:color="auto"/>
          </w:divBdr>
        </w:div>
        <w:div w:id="1781490219">
          <w:marLeft w:val="480"/>
          <w:marRight w:val="0"/>
          <w:marTop w:val="0"/>
          <w:marBottom w:val="0"/>
          <w:divBdr>
            <w:top w:val="none" w:sz="0" w:space="0" w:color="auto"/>
            <w:left w:val="none" w:sz="0" w:space="0" w:color="auto"/>
            <w:bottom w:val="none" w:sz="0" w:space="0" w:color="auto"/>
            <w:right w:val="none" w:sz="0" w:space="0" w:color="auto"/>
          </w:divBdr>
        </w:div>
        <w:div w:id="1813789930">
          <w:marLeft w:val="480"/>
          <w:marRight w:val="0"/>
          <w:marTop w:val="0"/>
          <w:marBottom w:val="0"/>
          <w:divBdr>
            <w:top w:val="none" w:sz="0" w:space="0" w:color="auto"/>
            <w:left w:val="none" w:sz="0" w:space="0" w:color="auto"/>
            <w:bottom w:val="none" w:sz="0" w:space="0" w:color="auto"/>
            <w:right w:val="none" w:sz="0" w:space="0" w:color="auto"/>
          </w:divBdr>
        </w:div>
        <w:div w:id="1822310800">
          <w:marLeft w:val="480"/>
          <w:marRight w:val="0"/>
          <w:marTop w:val="0"/>
          <w:marBottom w:val="0"/>
          <w:divBdr>
            <w:top w:val="none" w:sz="0" w:space="0" w:color="auto"/>
            <w:left w:val="none" w:sz="0" w:space="0" w:color="auto"/>
            <w:bottom w:val="none" w:sz="0" w:space="0" w:color="auto"/>
            <w:right w:val="none" w:sz="0" w:space="0" w:color="auto"/>
          </w:divBdr>
        </w:div>
        <w:div w:id="1875845519">
          <w:marLeft w:val="480"/>
          <w:marRight w:val="0"/>
          <w:marTop w:val="0"/>
          <w:marBottom w:val="0"/>
          <w:divBdr>
            <w:top w:val="none" w:sz="0" w:space="0" w:color="auto"/>
            <w:left w:val="none" w:sz="0" w:space="0" w:color="auto"/>
            <w:bottom w:val="none" w:sz="0" w:space="0" w:color="auto"/>
            <w:right w:val="none" w:sz="0" w:space="0" w:color="auto"/>
          </w:divBdr>
        </w:div>
        <w:div w:id="1883050502">
          <w:marLeft w:val="480"/>
          <w:marRight w:val="0"/>
          <w:marTop w:val="0"/>
          <w:marBottom w:val="0"/>
          <w:divBdr>
            <w:top w:val="none" w:sz="0" w:space="0" w:color="auto"/>
            <w:left w:val="none" w:sz="0" w:space="0" w:color="auto"/>
            <w:bottom w:val="none" w:sz="0" w:space="0" w:color="auto"/>
            <w:right w:val="none" w:sz="0" w:space="0" w:color="auto"/>
          </w:divBdr>
        </w:div>
        <w:div w:id="1912500906">
          <w:marLeft w:val="480"/>
          <w:marRight w:val="0"/>
          <w:marTop w:val="0"/>
          <w:marBottom w:val="0"/>
          <w:divBdr>
            <w:top w:val="none" w:sz="0" w:space="0" w:color="auto"/>
            <w:left w:val="none" w:sz="0" w:space="0" w:color="auto"/>
            <w:bottom w:val="none" w:sz="0" w:space="0" w:color="auto"/>
            <w:right w:val="none" w:sz="0" w:space="0" w:color="auto"/>
          </w:divBdr>
        </w:div>
        <w:div w:id="1912697717">
          <w:marLeft w:val="480"/>
          <w:marRight w:val="0"/>
          <w:marTop w:val="0"/>
          <w:marBottom w:val="0"/>
          <w:divBdr>
            <w:top w:val="none" w:sz="0" w:space="0" w:color="auto"/>
            <w:left w:val="none" w:sz="0" w:space="0" w:color="auto"/>
            <w:bottom w:val="none" w:sz="0" w:space="0" w:color="auto"/>
            <w:right w:val="none" w:sz="0" w:space="0" w:color="auto"/>
          </w:divBdr>
        </w:div>
        <w:div w:id="1913925982">
          <w:marLeft w:val="480"/>
          <w:marRight w:val="0"/>
          <w:marTop w:val="0"/>
          <w:marBottom w:val="0"/>
          <w:divBdr>
            <w:top w:val="none" w:sz="0" w:space="0" w:color="auto"/>
            <w:left w:val="none" w:sz="0" w:space="0" w:color="auto"/>
            <w:bottom w:val="none" w:sz="0" w:space="0" w:color="auto"/>
            <w:right w:val="none" w:sz="0" w:space="0" w:color="auto"/>
          </w:divBdr>
        </w:div>
        <w:div w:id="1941257553">
          <w:marLeft w:val="480"/>
          <w:marRight w:val="0"/>
          <w:marTop w:val="0"/>
          <w:marBottom w:val="0"/>
          <w:divBdr>
            <w:top w:val="none" w:sz="0" w:space="0" w:color="auto"/>
            <w:left w:val="none" w:sz="0" w:space="0" w:color="auto"/>
            <w:bottom w:val="none" w:sz="0" w:space="0" w:color="auto"/>
            <w:right w:val="none" w:sz="0" w:space="0" w:color="auto"/>
          </w:divBdr>
        </w:div>
        <w:div w:id="2117018321">
          <w:marLeft w:val="480"/>
          <w:marRight w:val="0"/>
          <w:marTop w:val="0"/>
          <w:marBottom w:val="0"/>
          <w:divBdr>
            <w:top w:val="none" w:sz="0" w:space="0" w:color="auto"/>
            <w:left w:val="none" w:sz="0" w:space="0" w:color="auto"/>
            <w:bottom w:val="none" w:sz="0" w:space="0" w:color="auto"/>
            <w:right w:val="none" w:sz="0" w:space="0" w:color="auto"/>
          </w:divBdr>
        </w:div>
        <w:div w:id="2118602364">
          <w:marLeft w:val="480"/>
          <w:marRight w:val="0"/>
          <w:marTop w:val="0"/>
          <w:marBottom w:val="0"/>
          <w:divBdr>
            <w:top w:val="none" w:sz="0" w:space="0" w:color="auto"/>
            <w:left w:val="none" w:sz="0" w:space="0" w:color="auto"/>
            <w:bottom w:val="none" w:sz="0" w:space="0" w:color="auto"/>
            <w:right w:val="none" w:sz="0" w:space="0" w:color="auto"/>
          </w:divBdr>
        </w:div>
        <w:div w:id="2123961456">
          <w:marLeft w:val="480"/>
          <w:marRight w:val="0"/>
          <w:marTop w:val="0"/>
          <w:marBottom w:val="0"/>
          <w:divBdr>
            <w:top w:val="none" w:sz="0" w:space="0" w:color="auto"/>
            <w:left w:val="none" w:sz="0" w:space="0" w:color="auto"/>
            <w:bottom w:val="none" w:sz="0" w:space="0" w:color="auto"/>
            <w:right w:val="none" w:sz="0" w:space="0" w:color="auto"/>
          </w:divBdr>
        </w:div>
      </w:divsChild>
    </w:div>
    <w:div w:id="1101099796">
      <w:bodyDiv w:val="1"/>
      <w:marLeft w:val="0"/>
      <w:marRight w:val="0"/>
      <w:marTop w:val="0"/>
      <w:marBottom w:val="0"/>
      <w:divBdr>
        <w:top w:val="none" w:sz="0" w:space="0" w:color="auto"/>
        <w:left w:val="none" w:sz="0" w:space="0" w:color="auto"/>
        <w:bottom w:val="none" w:sz="0" w:space="0" w:color="auto"/>
        <w:right w:val="none" w:sz="0" w:space="0" w:color="auto"/>
      </w:divBdr>
    </w:div>
    <w:div w:id="1101487056">
      <w:bodyDiv w:val="1"/>
      <w:marLeft w:val="0"/>
      <w:marRight w:val="0"/>
      <w:marTop w:val="0"/>
      <w:marBottom w:val="0"/>
      <w:divBdr>
        <w:top w:val="none" w:sz="0" w:space="0" w:color="auto"/>
        <w:left w:val="none" w:sz="0" w:space="0" w:color="auto"/>
        <w:bottom w:val="none" w:sz="0" w:space="0" w:color="auto"/>
        <w:right w:val="none" w:sz="0" w:space="0" w:color="auto"/>
      </w:divBdr>
      <w:divsChild>
        <w:div w:id="4942169">
          <w:marLeft w:val="480"/>
          <w:marRight w:val="0"/>
          <w:marTop w:val="0"/>
          <w:marBottom w:val="0"/>
          <w:divBdr>
            <w:top w:val="none" w:sz="0" w:space="0" w:color="auto"/>
            <w:left w:val="none" w:sz="0" w:space="0" w:color="auto"/>
            <w:bottom w:val="none" w:sz="0" w:space="0" w:color="auto"/>
            <w:right w:val="none" w:sz="0" w:space="0" w:color="auto"/>
          </w:divBdr>
        </w:div>
        <w:div w:id="120004466">
          <w:marLeft w:val="480"/>
          <w:marRight w:val="0"/>
          <w:marTop w:val="0"/>
          <w:marBottom w:val="0"/>
          <w:divBdr>
            <w:top w:val="none" w:sz="0" w:space="0" w:color="auto"/>
            <w:left w:val="none" w:sz="0" w:space="0" w:color="auto"/>
            <w:bottom w:val="none" w:sz="0" w:space="0" w:color="auto"/>
            <w:right w:val="none" w:sz="0" w:space="0" w:color="auto"/>
          </w:divBdr>
        </w:div>
        <w:div w:id="125592484">
          <w:marLeft w:val="480"/>
          <w:marRight w:val="0"/>
          <w:marTop w:val="0"/>
          <w:marBottom w:val="0"/>
          <w:divBdr>
            <w:top w:val="none" w:sz="0" w:space="0" w:color="auto"/>
            <w:left w:val="none" w:sz="0" w:space="0" w:color="auto"/>
            <w:bottom w:val="none" w:sz="0" w:space="0" w:color="auto"/>
            <w:right w:val="none" w:sz="0" w:space="0" w:color="auto"/>
          </w:divBdr>
        </w:div>
        <w:div w:id="126434713">
          <w:marLeft w:val="480"/>
          <w:marRight w:val="0"/>
          <w:marTop w:val="0"/>
          <w:marBottom w:val="0"/>
          <w:divBdr>
            <w:top w:val="none" w:sz="0" w:space="0" w:color="auto"/>
            <w:left w:val="none" w:sz="0" w:space="0" w:color="auto"/>
            <w:bottom w:val="none" w:sz="0" w:space="0" w:color="auto"/>
            <w:right w:val="none" w:sz="0" w:space="0" w:color="auto"/>
          </w:divBdr>
        </w:div>
        <w:div w:id="164171932">
          <w:marLeft w:val="480"/>
          <w:marRight w:val="0"/>
          <w:marTop w:val="0"/>
          <w:marBottom w:val="0"/>
          <w:divBdr>
            <w:top w:val="none" w:sz="0" w:space="0" w:color="auto"/>
            <w:left w:val="none" w:sz="0" w:space="0" w:color="auto"/>
            <w:bottom w:val="none" w:sz="0" w:space="0" w:color="auto"/>
            <w:right w:val="none" w:sz="0" w:space="0" w:color="auto"/>
          </w:divBdr>
        </w:div>
        <w:div w:id="201674891">
          <w:marLeft w:val="480"/>
          <w:marRight w:val="0"/>
          <w:marTop w:val="0"/>
          <w:marBottom w:val="0"/>
          <w:divBdr>
            <w:top w:val="none" w:sz="0" w:space="0" w:color="auto"/>
            <w:left w:val="none" w:sz="0" w:space="0" w:color="auto"/>
            <w:bottom w:val="none" w:sz="0" w:space="0" w:color="auto"/>
            <w:right w:val="none" w:sz="0" w:space="0" w:color="auto"/>
          </w:divBdr>
        </w:div>
        <w:div w:id="237907423">
          <w:marLeft w:val="480"/>
          <w:marRight w:val="0"/>
          <w:marTop w:val="0"/>
          <w:marBottom w:val="0"/>
          <w:divBdr>
            <w:top w:val="none" w:sz="0" w:space="0" w:color="auto"/>
            <w:left w:val="none" w:sz="0" w:space="0" w:color="auto"/>
            <w:bottom w:val="none" w:sz="0" w:space="0" w:color="auto"/>
            <w:right w:val="none" w:sz="0" w:space="0" w:color="auto"/>
          </w:divBdr>
        </w:div>
        <w:div w:id="269898942">
          <w:marLeft w:val="480"/>
          <w:marRight w:val="0"/>
          <w:marTop w:val="0"/>
          <w:marBottom w:val="0"/>
          <w:divBdr>
            <w:top w:val="none" w:sz="0" w:space="0" w:color="auto"/>
            <w:left w:val="none" w:sz="0" w:space="0" w:color="auto"/>
            <w:bottom w:val="none" w:sz="0" w:space="0" w:color="auto"/>
            <w:right w:val="none" w:sz="0" w:space="0" w:color="auto"/>
          </w:divBdr>
        </w:div>
        <w:div w:id="291862040">
          <w:marLeft w:val="480"/>
          <w:marRight w:val="0"/>
          <w:marTop w:val="0"/>
          <w:marBottom w:val="0"/>
          <w:divBdr>
            <w:top w:val="none" w:sz="0" w:space="0" w:color="auto"/>
            <w:left w:val="none" w:sz="0" w:space="0" w:color="auto"/>
            <w:bottom w:val="none" w:sz="0" w:space="0" w:color="auto"/>
            <w:right w:val="none" w:sz="0" w:space="0" w:color="auto"/>
          </w:divBdr>
        </w:div>
        <w:div w:id="365066084">
          <w:marLeft w:val="480"/>
          <w:marRight w:val="0"/>
          <w:marTop w:val="0"/>
          <w:marBottom w:val="0"/>
          <w:divBdr>
            <w:top w:val="none" w:sz="0" w:space="0" w:color="auto"/>
            <w:left w:val="none" w:sz="0" w:space="0" w:color="auto"/>
            <w:bottom w:val="none" w:sz="0" w:space="0" w:color="auto"/>
            <w:right w:val="none" w:sz="0" w:space="0" w:color="auto"/>
          </w:divBdr>
        </w:div>
        <w:div w:id="368143930">
          <w:marLeft w:val="480"/>
          <w:marRight w:val="0"/>
          <w:marTop w:val="0"/>
          <w:marBottom w:val="0"/>
          <w:divBdr>
            <w:top w:val="none" w:sz="0" w:space="0" w:color="auto"/>
            <w:left w:val="none" w:sz="0" w:space="0" w:color="auto"/>
            <w:bottom w:val="none" w:sz="0" w:space="0" w:color="auto"/>
            <w:right w:val="none" w:sz="0" w:space="0" w:color="auto"/>
          </w:divBdr>
        </w:div>
        <w:div w:id="371347485">
          <w:marLeft w:val="480"/>
          <w:marRight w:val="0"/>
          <w:marTop w:val="0"/>
          <w:marBottom w:val="0"/>
          <w:divBdr>
            <w:top w:val="none" w:sz="0" w:space="0" w:color="auto"/>
            <w:left w:val="none" w:sz="0" w:space="0" w:color="auto"/>
            <w:bottom w:val="none" w:sz="0" w:space="0" w:color="auto"/>
            <w:right w:val="none" w:sz="0" w:space="0" w:color="auto"/>
          </w:divBdr>
        </w:div>
        <w:div w:id="386534312">
          <w:marLeft w:val="480"/>
          <w:marRight w:val="0"/>
          <w:marTop w:val="0"/>
          <w:marBottom w:val="0"/>
          <w:divBdr>
            <w:top w:val="none" w:sz="0" w:space="0" w:color="auto"/>
            <w:left w:val="none" w:sz="0" w:space="0" w:color="auto"/>
            <w:bottom w:val="none" w:sz="0" w:space="0" w:color="auto"/>
            <w:right w:val="none" w:sz="0" w:space="0" w:color="auto"/>
          </w:divBdr>
        </w:div>
        <w:div w:id="466432090">
          <w:marLeft w:val="480"/>
          <w:marRight w:val="0"/>
          <w:marTop w:val="0"/>
          <w:marBottom w:val="0"/>
          <w:divBdr>
            <w:top w:val="none" w:sz="0" w:space="0" w:color="auto"/>
            <w:left w:val="none" w:sz="0" w:space="0" w:color="auto"/>
            <w:bottom w:val="none" w:sz="0" w:space="0" w:color="auto"/>
            <w:right w:val="none" w:sz="0" w:space="0" w:color="auto"/>
          </w:divBdr>
        </w:div>
        <w:div w:id="504979324">
          <w:marLeft w:val="480"/>
          <w:marRight w:val="0"/>
          <w:marTop w:val="0"/>
          <w:marBottom w:val="0"/>
          <w:divBdr>
            <w:top w:val="none" w:sz="0" w:space="0" w:color="auto"/>
            <w:left w:val="none" w:sz="0" w:space="0" w:color="auto"/>
            <w:bottom w:val="none" w:sz="0" w:space="0" w:color="auto"/>
            <w:right w:val="none" w:sz="0" w:space="0" w:color="auto"/>
          </w:divBdr>
        </w:div>
        <w:div w:id="506141609">
          <w:marLeft w:val="480"/>
          <w:marRight w:val="0"/>
          <w:marTop w:val="0"/>
          <w:marBottom w:val="0"/>
          <w:divBdr>
            <w:top w:val="none" w:sz="0" w:space="0" w:color="auto"/>
            <w:left w:val="none" w:sz="0" w:space="0" w:color="auto"/>
            <w:bottom w:val="none" w:sz="0" w:space="0" w:color="auto"/>
            <w:right w:val="none" w:sz="0" w:space="0" w:color="auto"/>
          </w:divBdr>
        </w:div>
        <w:div w:id="604338783">
          <w:marLeft w:val="480"/>
          <w:marRight w:val="0"/>
          <w:marTop w:val="0"/>
          <w:marBottom w:val="0"/>
          <w:divBdr>
            <w:top w:val="none" w:sz="0" w:space="0" w:color="auto"/>
            <w:left w:val="none" w:sz="0" w:space="0" w:color="auto"/>
            <w:bottom w:val="none" w:sz="0" w:space="0" w:color="auto"/>
            <w:right w:val="none" w:sz="0" w:space="0" w:color="auto"/>
          </w:divBdr>
        </w:div>
        <w:div w:id="646974631">
          <w:marLeft w:val="480"/>
          <w:marRight w:val="0"/>
          <w:marTop w:val="0"/>
          <w:marBottom w:val="0"/>
          <w:divBdr>
            <w:top w:val="none" w:sz="0" w:space="0" w:color="auto"/>
            <w:left w:val="none" w:sz="0" w:space="0" w:color="auto"/>
            <w:bottom w:val="none" w:sz="0" w:space="0" w:color="auto"/>
            <w:right w:val="none" w:sz="0" w:space="0" w:color="auto"/>
          </w:divBdr>
        </w:div>
        <w:div w:id="652418133">
          <w:marLeft w:val="480"/>
          <w:marRight w:val="0"/>
          <w:marTop w:val="0"/>
          <w:marBottom w:val="0"/>
          <w:divBdr>
            <w:top w:val="none" w:sz="0" w:space="0" w:color="auto"/>
            <w:left w:val="none" w:sz="0" w:space="0" w:color="auto"/>
            <w:bottom w:val="none" w:sz="0" w:space="0" w:color="auto"/>
            <w:right w:val="none" w:sz="0" w:space="0" w:color="auto"/>
          </w:divBdr>
        </w:div>
        <w:div w:id="680276361">
          <w:marLeft w:val="480"/>
          <w:marRight w:val="0"/>
          <w:marTop w:val="0"/>
          <w:marBottom w:val="0"/>
          <w:divBdr>
            <w:top w:val="none" w:sz="0" w:space="0" w:color="auto"/>
            <w:left w:val="none" w:sz="0" w:space="0" w:color="auto"/>
            <w:bottom w:val="none" w:sz="0" w:space="0" w:color="auto"/>
            <w:right w:val="none" w:sz="0" w:space="0" w:color="auto"/>
          </w:divBdr>
        </w:div>
        <w:div w:id="729890457">
          <w:marLeft w:val="480"/>
          <w:marRight w:val="0"/>
          <w:marTop w:val="0"/>
          <w:marBottom w:val="0"/>
          <w:divBdr>
            <w:top w:val="none" w:sz="0" w:space="0" w:color="auto"/>
            <w:left w:val="none" w:sz="0" w:space="0" w:color="auto"/>
            <w:bottom w:val="none" w:sz="0" w:space="0" w:color="auto"/>
            <w:right w:val="none" w:sz="0" w:space="0" w:color="auto"/>
          </w:divBdr>
        </w:div>
        <w:div w:id="759527640">
          <w:marLeft w:val="480"/>
          <w:marRight w:val="0"/>
          <w:marTop w:val="0"/>
          <w:marBottom w:val="0"/>
          <w:divBdr>
            <w:top w:val="none" w:sz="0" w:space="0" w:color="auto"/>
            <w:left w:val="none" w:sz="0" w:space="0" w:color="auto"/>
            <w:bottom w:val="none" w:sz="0" w:space="0" w:color="auto"/>
            <w:right w:val="none" w:sz="0" w:space="0" w:color="auto"/>
          </w:divBdr>
        </w:div>
        <w:div w:id="768046981">
          <w:marLeft w:val="480"/>
          <w:marRight w:val="0"/>
          <w:marTop w:val="0"/>
          <w:marBottom w:val="0"/>
          <w:divBdr>
            <w:top w:val="none" w:sz="0" w:space="0" w:color="auto"/>
            <w:left w:val="none" w:sz="0" w:space="0" w:color="auto"/>
            <w:bottom w:val="none" w:sz="0" w:space="0" w:color="auto"/>
            <w:right w:val="none" w:sz="0" w:space="0" w:color="auto"/>
          </w:divBdr>
        </w:div>
        <w:div w:id="771823209">
          <w:marLeft w:val="480"/>
          <w:marRight w:val="0"/>
          <w:marTop w:val="0"/>
          <w:marBottom w:val="0"/>
          <w:divBdr>
            <w:top w:val="none" w:sz="0" w:space="0" w:color="auto"/>
            <w:left w:val="none" w:sz="0" w:space="0" w:color="auto"/>
            <w:bottom w:val="none" w:sz="0" w:space="0" w:color="auto"/>
            <w:right w:val="none" w:sz="0" w:space="0" w:color="auto"/>
          </w:divBdr>
        </w:div>
        <w:div w:id="785349958">
          <w:marLeft w:val="480"/>
          <w:marRight w:val="0"/>
          <w:marTop w:val="0"/>
          <w:marBottom w:val="0"/>
          <w:divBdr>
            <w:top w:val="none" w:sz="0" w:space="0" w:color="auto"/>
            <w:left w:val="none" w:sz="0" w:space="0" w:color="auto"/>
            <w:bottom w:val="none" w:sz="0" w:space="0" w:color="auto"/>
            <w:right w:val="none" w:sz="0" w:space="0" w:color="auto"/>
          </w:divBdr>
        </w:div>
        <w:div w:id="796338742">
          <w:marLeft w:val="480"/>
          <w:marRight w:val="0"/>
          <w:marTop w:val="0"/>
          <w:marBottom w:val="0"/>
          <w:divBdr>
            <w:top w:val="none" w:sz="0" w:space="0" w:color="auto"/>
            <w:left w:val="none" w:sz="0" w:space="0" w:color="auto"/>
            <w:bottom w:val="none" w:sz="0" w:space="0" w:color="auto"/>
            <w:right w:val="none" w:sz="0" w:space="0" w:color="auto"/>
          </w:divBdr>
        </w:div>
        <w:div w:id="815538128">
          <w:marLeft w:val="480"/>
          <w:marRight w:val="0"/>
          <w:marTop w:val="0"/>
          <w:marBottom w:val="0"/>
          <w:divBdr>
            <w:top w:val="none" w:sz="0" w:space="0" w:color="auto"/>
            <w:left w:val="none" w:sz="0" w:space="0" w:color="auto"/>
            <w:bottom w:val="none" w:sz="0" w:space="0" w:color="auto"/>
            <w:right w:val="none" w:sz="0" w:space="0" w:color="auto"/>
          </w:divBdr>
        </w:div>
        <w:div w:id="873267688">
          <w:marLeft w:val="480"/>
          <w:marRight w:val="0"/>
          <w:marTop w:val="0"/>
          <w:marBottom w:val="0"/>
          <w:divBdr>
            <w:top w:val="none" w:sz="0" w:space="0" w:color="auto"/>
            <w:left w:val="none" w:sz="0" w:space="0" w:color="auto"/>
            <w:bottom w:val="none" w:sz="0" w:space="0" w:color="auto"/>
            <w:right w:val="none" w:sz="0" w:space="0" w:color="auto"/>
          </w:divBdr>
        </w:div>
        <w:div w:id="915672538">
          <w:marLeft w:val="480"/>
          <w:marRight w:val="0"/>
          <w:marTop w:val="0"/>
          <w:marBottom w:val="0"/>
          <w:divBdr>
            <w:top w:val="none" w:sz="0" w:space="0" w:color="auto"/>
            <w:left w:val="none" w:sz="0" w:space="0" w:color="auto"/>
            <w:bottom w:val="none" w:sz="0" w:space="0" w:color="auto"/>
            <w:right w:val="none" w:sz="0" w:space="0" w:color="auto"/>
          </w:divBdr>
        </w:div>
        <w:div w:id="920018835">
          <w:marLeft w:val="480"/>
          <w:marRight w:val="0"/>
          <w:marTop w:val="0"/>
          <w:marBottom w:val="0"/>
          <w:divBdr>
            <w:top w:val="none" w:sz="0" w:space="0" w:color="auto"/>
            <w:left w:val="none" w:sz="0" w:space="0" w:color="auto"/>
            <w:bottom w:val="none" w:sz="0" w:space="0" w:color="auto"/>
            <w:right w:val="none" w:sz="0" w:space="0" w:color="auto"/>
          </w:divBdr>
        </w:div>
        <w:div w:id="925304864">
          <w:marLeft w:val="480"/>
          <w:marRight w:val="0"/>
          <w:marTop w:val="0"/>
          <w:marBottom w:val="0"/>
          <w:divBdr>
            <w:top w:val="none" w:sz="0" w:space="0" w:color="auto"/>
            <w:left w:val="none" w:sz="0" w:space="0" w:color="auto"/>
            <w:bottom w:val="none" w:sz="0" w:space="0" w:color="auto"/>
            <w:right w:val="none" w:sz="0" w:space="0" w:color="auto"/>
          </w:divBdr>
        </w:div>
        <w:div w:id="933243399">
          <w:marLeft w:val="480"/>
          <w:marRight w:val="0"/>
          <w:marTop w:val="0"/>
          <w:marBottom w:val="0"/>
          <w:divBdr>
            <w:top w:val="none" w:sz="0" w:space="0" w:color="auto"/>
            <w:left w:val="none" w:sz="0" w:space="0" w:color="auto"/>
            <w:bottom w:val="none" w:sz="0" w:space="0" w:color="auto"/>
            <w:right w:val="none" w:sz="0" w:space="0" w:color="auto"/>
          </w:divBdr>
        </w:div>
        <w:div w:id="991758850">
          <w:marLeft w:val="480"/>
          <w:marRight w:val="0"/>
          <w:marTop w:val="0"/>
          <w:marBottom w:val="0"/>
          <w:divBdr>
            <w:top w:val="none" w:sz="0" w:space="0" w:color="auto"/>
            <w:left w:val="none" w:sz="0" w:space="0" w:color="auto"/>
            <w:bottom w:val="none" w:sz="0" w:space="0" w:color="auto"/>
            <w:right w:val="none" w:sz="0" w:space="0" w:color="auto"/>
          </w:divBdr>
        </w:div>
        <w:div w:id="997613387">
          <w:marLeft w:val="480"/>
          <w:marRight w:val="0"/>
          <w:marTop w:val="0"/>
          <w:marBottom w:val="0"/>
          <w:divBdr>
            <w:top w:val="none" w:sz="0" w:space="0" w:color="auto"/>
            <w:left w:val="none" w:sz="0" w:space="0" w:color="auto"/>
            <w:bottom w:val="none" w:sz="0" w:space="0" w:color="auto"/>
            <w:right w:val="none" w:sz="0" w:space="0" w:color="auto"/>
          </w:divBdr>
        </w:div>
        <w:div w:id="1120538106">
          <w:marLeft w:val="480"/>
          <w:marRight w:val="0"/>
          <w:marTop w:val="0"/>
          <w:marBottom w:val="0"/>
          <w:divBdr>
            <w:top w:val="none" w:sz="0" w:space="0" w:color="auto"/>
            <w:left w:val="none" w:sz="0" w:space="0" w:color="auto"/>
            <w:bottom w:val="none" w:sz="0" w:space="0" w:color="auto"/>
            <w:right w:val="none" w:sz="0" w:space="0" w:color="auto"/>
          </w:divBdr>
        </w:div>
        <w:div w:id="1122571290">
          <w:marLeft w:val="480"/>
          <w:marRight w:val="0"/>
          <w:marTop w:val="0"/>
          <w:marBottom w:val="0"/>
          <w:divBdr>
            <w:top w:val="none" w:sz="0" w:space="0" w:color="auto"/>
            <w:left w:val="none" w:sz="0" w:space="0" w:color="auto"/>
            <w:bottom w:val="none" w:sz="0" w:space="0" w:color="auto"/>
            <w:right w:val="none" w:sz="0" w:space="0" w:color="auto"/>
          </w:divBdr>
        </w:div>
        <w:div w:id="1141577519">
          <w:marLeft w:val="480"/>
          <w:marRight w:val="0"/>
          <w:marTop w:val="0"/>
          <w:marBottom w:val="0"/>
          <w:divBdr>
            <w:top w:val="none" w:sz="0" w:space="0" w:color="auto"/>
            <w:left w:val="none" w:sz="0" w:space="0" w:color="auto"/>
            <w:bottom w:val="none" w:sz="0" w:space="0" w:color="auto"/>
            <w:right w:val="none" w:sz="0" w:space="0" w:color="auto"/>
          </w:divBdr>
        </w:div>
        <w:div w:id="1176992740">
          <w:marLeft w:val="480"/>
          <w:marRight w:val="0"/>
          <w:marTop w:val="0"/>
          <w:marBottom w:val="0"/>
          <w:divBdr>
            <w:top w:val="none" w:sz="0" w:space="0" w:color="auto"/>
            <w:left w:val="none" w:sz="0" w:space="0" w:color="auto"/>
            <w:bottom w:val="none" w:sz="0" w:space="0" w:color="auto"/>
            <w:right w:val="none" w:sz="0" w:space="0" w:color="auto"/>
          </w:divBdr>
        </w:div>
        <w:div w:id="1195147094">
          <w:marLeft w:val="480"/>
          <w:marRight w:val="0"/>
          <w:marTop w:val="0"/>
          <w:marBottom w:val="0"/>
          <w:divBdr>
            <w:top w:val="none" w:sz="0" w:space="0" w:color="auto"/>
            <w:left w:val="none" w:sz="0" w:space="0" w:color="auto"/>
            <w:bottom w:val="none" w:sz="0" w:space="0" w:color="auto"/>
            <w:right w:val="none" w:sz="0" w:space="0" w:color="auto"/>
          </w:divBdr>
        </w:div>
        <w:div w:id="1228031232">
          <w:marLeft w:val="480"/>
          <w:marRight w:val="0"/>
          <w:marTop w:val="0"/>
          <w:marBottom w:val="0"/>
          <w:divBdr>
            <w:top w:val="none" w:sz="0" w:space="0" w:color="auto"/>
            <w:left w:val="none" w:sz="0" w:space="0" w:color="auto"/>
            <w:bottom w:val="none" w:sz="0" w:space="0" w:color="auto"/>
            <w:right w:val="none" w:sz="0" w:space="0" w:color="auto"/>
          </w:divBdr>
        </w:div>
        <w:div w:id="1253466951">
          <w:marLeft w:val="480"/>
          <w:marRight w:val="0"/>
          <w:marTop w:val="0"/>
          <w:marBottom w:val="0"/>
          <w:divBdr>
            <w:top w:val="none" w:sz="0" w:space="0" w:color="auto"/>
            <w:left w:val="none" w:sz="0" w:space="0" w:color="auto"/>
            <w:bottom w:val="none" w:sz="0" w:space="0" w:color="auto"/>
            <w:right w:val="none" w:sz="0" w:space="0" w:color="auto"/>
          </w:divBdr>
        </w:div>
        <w:div w:id="1300039916">
          <w:marLeft w:val="480"/>
          <w:marRight w:val="0"/>
          <w:marTop w:val="0"/>
          <w:marBottom w:val="0"/>
          <w:divBdr>
            <w:top w:val="none" w:sz="0" w:space="0" w:color="auto"/>
            <w:left w:val="none" w:sz="0" w:space="0" w:color="auto"/>
            <w:bottom w:val="none" w:sz="0" w:space="0" w:color="auto"/>
            <w:right w:val="none" w:sz="0" w:space="0" w:color="auto"/>
          </w:divBdr>
        </w:div>
        <w:div w:id="1329946475">
          <w:marLeft w:val="480"/>
          <w:marRight w:val="0"/>
          <w:marTop w:val="0"/>
          <w:marBottom w:val="0"/>
          <w:divBdr>
            <w:top w:val="none" w:sz="0" w:space="0" w:color="auto"/>
            <w:left w:val="none" w:sz="0" w:space="0" w:color="auto"/>
            <w:bottom w:val="none" w:sz="0" w:space="0" w:color="auto"/>
            <w:right w:val="none" w:sz="0" w:space="0" w:color="auto"/>
          </w:divBdr>
        </w:div>
        <w:div w:id="1393701111">
          <w:marLeft w:val="480"/>
          <w:marRight w:val="0"/>
          <w:marTop w:val="0"/>
          <w:marBottom w:val="0"/>
          <w:divBdr>
            <w:top w:val="none" w:sz="0" w:space="0" w:color="auto"/>
            <w:left w:val="none" w:sz="0" w:space="0" w:color="auto"/>
            <w:bottom w:val="none" w:sz="0" w:space="0" w:color="auto"/>
            <w:right w:val="none" w:sz="0" w:space="0" w:color="auto"/>
          </w:divBdr>
        </w:div>
        <w:div w:id="1438677257">
          <w:marLeft w:val="480"/>
          <w:marRight w:val="0"/>
          <w:marTop w:val="0"/>
          <w:marBottom w:val="0"/>
          <w:divBdr>
            <w:top w:val="none" w:sz="0" w:space="0" w:color="auto"/>
            <w:left w:val="none" w:sz="0" w:space="0" w:color="auto"/>
            <w:bottom w:val="none" w:sz="0" w:space="0" w:color="auto"/>
            <w:right w:val="none" w:sz="0" w:space="0" w:color="auto"/>
          </w:divBdr>
        </w:div>
        <w:div w:id="1500853326">
          <w:marLeft w:val="480"/>
          <w:marRight w:val="0"/>
          <w:marTop w:val="0"/>
          <w:marBottom w:val="0"/>
          <w:divBdr>
            <w:top w:val="none" w:sz="0" w:space="0" w:color="auto"/>
            <w:left w:val="none" w:sz="0" w:space="0" w:color="auto"/>
            <w:bottom w:val="none" w:sz="0" w:space="0" w:color="auto"/>
            <w:right w:val="none" w:sz="0" w:space="0" w:color="auto"/>
          </w:divBdr>
        </w:div>
        <w:div w:id="1515149963">
          <w:marLeft w:val="480"/>
          <w:marRight w:val="0"/>
          <w:marTop w:val="0"/>
          <w:marBottom w:val="0"/>
          <w:divBdr>
            <w:top w:val="none" w:sz="0" w:space="0" w:color="auto"/>
            <w:left w:val="none" w:sz="0" w:space="0" w:color="auto"/>
            <w:bottom w:val="none" w:sz="0" w:space="0" w:color="auto"/>
            <w:right w:val="none" w:sz="0" w:space="0" w:color="auto"/>
          </w:divBdr>
        </w:div>
        <w:div w:id="1588347971">
          <w:marLeft w:val="480"/>
          <w:marRight w:val="0"/>
          <w:marTop w:val="0"/>
          <w:marBottom w:val="0"/>
          <w:divBdr>
            <w:top w:val="none" w:sz="0" w:space="0" w:color="auto"/>
            <w:left w:val="none" w:sz="0" w:space="0" w:color="auto"/>
            <w:bottom w:val="none" w:sz="0" w:space="0" w:color="auto"/>
            <w:right w:val="none" w:sz="0" w:space="0" w:color="auto"/>
          </w:divBdr>
        </w:div>
        <w:div w:id="1632714218">
          <w:marLeft w:val="480"/>
          <w:marRight w:val="0"/>
          <w:marTop w:val="0"/>
          <w:marBottom w:val="0"/>
          <w:divBdr>
            <w:top w:val="none" w:sz="0" w:space="0" w:color="auto"/>
            <w:left w:val="none" w:sz="0" w:space="0" w:color="auto"/>
            <w:bottom w:val="none" w:sz="0" w:space="0" w:color="auto"/>
            <w:right w:val="none" w:sz="0" w:space="0" w:color="auto"/>
          </w:divBdr>
        </w:div>
        <w:div w:id="1679429551">
          <w:marLeft w:val="480"/>
          <w:marRight w:val="0"/>
          <w:marTop w:val="0"/>
          <w:marBottom w:val="0"/>
          <w:divBdr>
            <w:top w:val="none" w:sz="0" w:space="0" w:color="auto"/>
            <w:left w:val="none" w:sz="0" w:space="0" w:color="auto"/>
            <w:bottom w:val="none" w:sz="0" w:space="0" w:color="auto"/>
            <w:right w:val="none" w:sz="0" w:space="0" w:color="auto"/>
          </w:divBdr>
        </w:div>
        <w:div w:id="1717779317">
          <w:marLeft w:val="480"/>
          <w:marRight w:val="0"/>
          <w:marTop w:val="0"/>
          <w:marBottom w:val="0"/>
          <w:divBdr>
            <w:top w:val="none" w:sz="0" w:space="0" w:color="auto"/>
            <w:left w:val="none" w:sz="0" w:space="0" w:color="auto"/>
            <w:bottom w:val="none" w:sz="0" w:space="0" w:color="auto"/>
            <w:right w:val="none" w:sz="0" w:space="0" w:color="auto"/>
          </w:divBdr>
        </w:div>
        <w:div w:id="1812746737">
          <w:marLeft w:val="480"/>
          <w:marRight w:val="0"/>
          <w:marTop w:val="0"/>
          <w:marBottom w:val="0"/>
          <w:divBdr>
            <w:top w:val="none" w:sz="0" w:space="0" w:color="auto"/>
            <w:left w:val="none" w:sz="0" w:space="0" w:color="auto"/>
            <w:bottom w:val="none" w:sz="0" w:space="0" w:color="auto"/>
            <w:right w:val="none" w:sz="0" w:space="0" w:color="auto"/>
          </w:divBdr>
        </w:div>
        <w:div w:id="1823155599">
          <w:marLeft w:val="480"/>
          <w:marRight w:val="0"/>
          <w:marTop w:val="0"/>
          <w:marBottom w:val="0"/>
          <w:divBdr>
            <w:top w:val="none" w:sz="0" w:space="0" w:color="auto"/>
            <w:left w:val="none" w:sz="0" w:space="0" w:color="auto"/>
            <w:bottom w:val="none" w:sz="0" w:space="0" w:color="auto"/>
            <w:right w:val="none" w:sz="0" w:space="0" w:color="auto"/>
          </w:divBdr>
        </w:div>
        <w:div w:id="1924483478">
          <w:marLeft w:val="480"/>
          <w:marRight w:val="0"/>
          <w:marTop w:val="0"/>
          <w:marBottom w:val="0"/>
          <w:divBdr>
            <w:top w:val="none" w:sz="0" w:space="0" w:color="auto"/>
            <w:left w:val="none" w:sz="0" w:space="0" w:color="auto"/>
            <w:bottom w:val="none" w:sz="0" w:space="0" w:color="auto"/>
            <w:right w:val="none" w:sz="0" w:space="0" w:color="auto"/>
          </w:divBdr>
        </w:div>
        <w:div w:id="1927030168">
          <w:marLeft w:val="480"/>
          <w:marRight w:val="0"/>
          <w:marTop w:val="0"/>
          <w:marBottom w:val="0"/>
          <w:divBdr>
            <w:top w:val="none" w:sz="0" w:space="0" w:color="auto"/>
            <w:left w:val="none" w:sz="0" w:space="0" w:color="auto"/>
            <w:bottom w:val="none" w:sz="0" w:space="0" w:color="auto"/>
            <w:right w:val="none" w:sz="0" w:space="0" w:color="auto"/>
          </w:divBdr>
        </w:div>
        <w:div w:id="1954051150">
          <w:marLeft w:val="480"/>
          <w:marRight w:val="0"/>
          <w:marTop w:val="0"/>
          <w:marBottom w:val="0"/>
          <w:divBdr>
            <w:top w:val="none" w:sz="0" w:space="0" w:color="auto"/>
            <w:left w:val="none" w:sz="0" w:space="0" w:color="auto"/>
            <w:bottom w:val="none" w:sz="0" w:space="0" w:color="auto"/>
            <w:right w:val="none" w:sz="0" w:space="0" w:color="auto"/>
          </w:divBdr>
        </w:div>
        <w:div w:id="1985233692">
          <w:marLeft w:val="480"/>
          <w:marRight w:val="0"/>
          <w:marTop w:val="0"/>
          <w:marBottom w:val="0"/>
          <w:divBdr>
            <w:top w:val="none" w:sz="0" w:space="0" w:color="auto"/>
            <w:left w:val="none" w:sz="0" w:space="0" w:color="auto"/>
            <w:bottom w:val="none" w:sz="0" w:space="0" w:color="auto"/>
            <w:right w:val="none" w:sz="0" w:space="0" w:color="auto"/>
          </w:divBdr>
        </w:div>
        <w:div w:id="2003385299">
          <w:marLeft w:val="480"/>
          <w:marRight w:val="0"/>
          <w:marTop w:val="0"/>
          <w:marBottom w:val="0"/>
          <w:divBdr>
            <w:top w:val="none" w:sz="0" w:space="0" w:color="auto"/>
            <w:left w:val="none" w:sz="0" w:space="0" w:color="auto"/>
            <w:bottom w:val="none" w:sz="0" w:space="0" w:color="auto"/>
            <w:right w:val="none" w:sz="0" w:space="0" w:color="auto"/>
          </w:divBdr>
        </w:div>
        <w:div w:id="2006660160">
          <w:marLeft w:val="480"/>
          <w:marRight w:val="0"/>
          <w:marTop w:val="0"/>
          <w:marBottom w:val="0"/>
          <w:divBdr>
            <w:top w:val="none" w:sz="0" w:space="0" w:color="auto"/>
            <w:left w:val="none" w:sz="0" w:space="0" w:color="auto"/>
            <w:bottom w:val="none" w:sz="0" w:space="0" w:color="auto"/>
            <w:right w:val="none" w:sz="0" w:space="0" w:color="auto"/>
          </w:divBdr>
        </w:div>
        <w:div w:id="2010449189">
          <w:marLeft w:val="480"/>
          <w:marRight w:val="0"/>
          <w:marTop w:val="0"/>
          <w:marBottom w:val="0"/>
          <w:divBdr>
            <w:top w:val="none" w:sz="0" w:space="0" w:color="auto"/>
            <w:left w:val="none" w:sz="0" w:space="0" w:color="auto"/>
            <w:bottom w:val="none" w:sz="0" w:space="0" w:color="auto"/>
            <w:right w:val="none" w:sz="0" w:space="0" w:color="auto"/>
          </w:divBdr>
        </w:div>
        <w:div w:id="2011374084">
          <w:marLeft w:val="480"/>
          <w:marRight w:val="0"/>
          <w:marTop w:val="0"/>
          <w:marBottom w:val="0"/>
          <w:divBdr>
            <w:top w:val="none" w:sz="0" w:space="0" w:color="auto"/>
            <w:left w:val="none" w:sz="0" w:space="0" w:color="auto"/>
            <w:bottom w:val="none" w:sz="0" w:space="0" w:color="auto"/>
            <w:right w:val="none" w:sz="0" w:space="0" w:color="auto"/>
          </w:divBdr>
        </w:div>
        <w:div w:id="2043823072">
          <w:marLeft w:val="480"/>
          <w:marRight w:val="0"/>
          <w:marTop w:val="0"/>
          <w:marBottom w:val="0"/>
          <w:divBdr>
            <w:top w:val="none" w:sz="0" w:space="0" w:color="auto"/>
            <w:left w:val="none" w:sz="0" w:space="0" w:color="auto"/>
            <w:bottom w:val="none" w:sz="0" w:space="0" w:color="auto"/>
            <w:right w:val="none" w:sz="0" w:space="0" w:color="auto"/>
          </w:divBdr>
        </w:div>
        <w:div w:id="2118401994">
          <w:marLeft w:val="480"/>
          <w:marRight w:val="0"/>
          <w:marTop w:val="0"/>
          <w:marBottom w:val="0"/>
          <w:divBdr>
            <w:top w:val="none" w:sz="0" w:space="0" w:color="auto"/>
            <w:left w:val="none" w:sz="0" w:space="0" w:color="auto"/>
            <w:bottom w:val="none" w:sz="0" w:space="0" w:color="auto"/>
            <w:right w:val="none" w:sz="0" w:space="0" w:color="auto"/>
          </w:divBdr>
        </w:div>
      </w:divsChild>
    </w:div>
    <w:div w:id="1105492587">
      <w:bodyDiv w:val="1"/>
      <w:marLeft w:val="0"/>
      <w:marRight w:val="0"/>
      <w:marTop w:val="0"/>
      <w:marBottom w:val="0"/>
      <w:divBdr>
        <w:top w:val="none" w:sz="0" w:space="0" w:color="auto"/>
        <w:left w:val="none" w:sz="0" w:space="0" w:color="auto"/>
        <w:bottom w:val="none" w:sz="0" w:space="0" w:color="auto"/>
        <w:right w:val="none" w:sz="0" w:space="0" w:color="auto"/>
      </w:divBdr>
      <w:divsChild>
        <w:div w:id="33582938">
          <w:marLeft w:val="480"/>
          <w:marRight w:val="0"/>
          <w:marTop w:val="0"/>
          <w:marBottom w:val="0"/>
          <w:divBdr>
            <w:top w:val="none" w:sz="0" w:space="0" w:color="auto"/>
            <w:left w:val="none" w:sz="0" w:space="0" w:color="auto"/>
            <w:bottom w:val="none" w:sz="0" w:space="0" w:color="auto"/>
            <w:right w:val="none" w:sz="0" w:space="0" w:color="auto"/>
          </w:divBdr>
        </w:div>
        <w:div w:id="36861031">
          <w:marLeft w:val="480"/>
          <w:marRight w:val="0"/>
          <w:marTop w:val="0"/>
          <w:marBottom w:val="0"/>
          <w:divBdr>
            <w:top w:val="none" w:sz="0" w:space="0" w:color="auto"/>
            <w:left w:val="none" w:sz="0" w:space="0" w:color="auto"/>
            <w:bottom w:val="none" w:sz="0" w:space="0" w:color="auto"/>
            <w:right w:val="none" w:sz="0" w:space="0" w:color="auto"/>
          </w:divBdr>
        </w:div>
        <w:div w:id="45032126">
          <w:marLeft w:val="480"/>
          <w:marRight w:val="0"/>
          <w:marTop w:val="0"/>
          <w:marBottom w:val="0"/>
          <w:divBdr>
            <w:top w:val="none" w:sz="0" w:space="0" w:color="auto"/>
            <w:left w:val="none" w:sz="0" w:space="0" w:color="auto"/>
            <w:bottom w:val="none" w:sz="0" w:space="0" w:color="auto"/>
            <w:right w:val="none" w:sz="0" w:space="0" w:color="auto"/>
          </w:divBdr>
        </w:div>
        <w:div w:id="46759718">
          <w:marLeft w:val="480"/>
          <w:marRight w:val="0"/>
          <w:marTop w:val="0"/>
          <w:marBottom w:val="0"/>
          <w:divBdr>
            <w:top w:val="none" w:sz="0" w:space="0" w:color="auto"/>
            <w:left w:val="none" w:sz="0" w:space="0" w:color="auto"/>
            <w:bottom w:val="none" w:sz="0" w:space="0" w:color="auto"/>
            <w:right w:val="none" w:sz="0" w:space="0" w:color="auto"/>
          </w:divBdr>
        </w:div>
        <w:div w:id="77212386">
          <w:marLeft w:val="480"/>
          <w:marRight w:val="0"/>
          <w:marTop w:val="0"/>
          <w:marBottom w:val="0"/>
          <w:divBdr>
            <w:top w:val="none" w:sz="0" w:space="0" w:color="auto"/>
            <w:left w:val="none" w:sz="0" w:space="0" w:color="auto"/>
            <w:bottom w:val="none" w:sz="0" w:space="0" w:color="auto"/>
            <w:right w:val="none" w:sz="0" w:space="0" w:color="auto"/>
          </w:divBdr>
        </w:div>
        <w:div w:id="107622635">
          <w:marLeft w:val="480"/>
          <w:marRight w:val="0"/>
          <w:marTop w:val="0"/>
          <w:marBottom w:val="0"/>
          <w:divBdr>
            <w:top w:val="none" w:sz="0" w:space="0" w:color="auto"/>
            <w:left w:val="none" w:sz="0" w:space="0" w:color="auto"/>
            <w:bottom w:val="none" w:sz="0" w:space="0" w:color="auto"/>
            <w:right w:val="none" w:sz="0" w:space="0" w:color="auto"/>
          </w:divBdr>
        </w:div>
        <w:div w:id="117534973">
          <w:marLeft w:val="480"/>
          <w:marRight w:val="0"/>
          <w:marTop w:val="0"/>
          <w:marBottom w:val="0"/>
          <w:divBdr>
            <w:top w:val="none" w:sz="0" w:space="0" w:color="auto"/>
            <w:left w:val="none" w:sz="0" w:space="0" w:color="auto"/>
            <w:bottom w:val="none" w:sz="0" w:space="0" w:color="auto"/>
            <w:right w:val="none" w:sz="0" w:space="0" w:color="auto"/>
          </w:divBdr>
        </w:div>
        <w:div w:id="135727659">
          <w:marLeft w:val="480"/>
          <w:marRight w:val="0"/>
          <w:marTop w:val="0"/>
          <w:marBottom w:val="0"/>
          <w:divBdr>
            <w:top w:val="none" w:sz="0" w:space="0" w:color="auto"/>
            <w:left w:val="none" w:sz="0" w:space="0" w:color="auto"/>
            <w:bottom w:val="none" w:sz="0" w:space="0" w:color="auto"/>
            <w:right w:val="none" w:sz="0" w:space="0" w:color="auto"/>
          </w:divBdr>
        </w:div>
        <w:div w:id="160320070">
          <w:marLeft w:val="480"/>
          <w:marRight w:val="0"/>
          <w:marTop w:val="0"/>
          <w:marBottom w:val="0"/>
          <w:divBdr>
            <w:top w:val="none" w:sz="0" w:space="0" w:color="auto"/>
            <w:left w:val="none" w:sz="0" w:space="0" w:color="auto"/>
            <w:bottom w:val="none" w:sz="0" w:space="0" w:color="auto"/>
            <w:right w:val="none" w:sz="0" w:space="0" w:color="auto"/>
          </w:divBdr>
        </w:div>
        <w:div w:id="283657208">
          <w:marLeft w:val="480"/>
          <w:marRight w:val="0"/>
          <w:marTop w:val="0"/>
          <w:marBottom w:val="0"/>
          <w:divBdr>
            <w:top w:val="none" w:sz="0" w:space="0" w:color="auto"/>
            <w:left w:val="none" w:sz="0" w:space="0" w:color="auto"/>
            <w:bottom w:val="none" w:sz="0" w:space="0" w:color="auto"/>
            <w:right w:val="none" w:sz="0" w:space="0" w:color="auto"/>
          </w:divBdr>
        </w:div>
        <w:div w:id="300156039">
          <w:marLeft w:val="480"/>
          <w:marRight w:val="0"/>
          <w:marTop w:val="0"/>
          <w:marBottom w:val="0"/>
          <w:divBdr>
            <w:top w:val="none" w:sz="0" w:space="0" w:color="auto"/>
            <w:left w:val="none" w:sz="0" w:space="0" w:color="auto"/>
            <w:bottom w:val="none" w:sz="0" w:space="0" w:color="auto"/>
            <w:right w:val="none" w:sz="0" w:space="0" w:color="auto"/>
          </w:divBdr>
        </w:div>
        <w:div w:id="321349489">
          <w:marLeft w:val="480"/>
          <w:marRight w:val="0"/>
          <w:marTop w:val="0"/>
          <w:marBottom w:val="0"/>
          <w:divBdr>
            <w:top w:val="none" w:sz="0" w:space="0" w:color="auto"/>
            <w:left w:val="none" w:sz="0" w:space="0" w:color="auto"/>
            <w:bottom w:val="none" w:sz="0" w:space="0" w:color="auto"/>
            <w:right w:val="none" w:sz="0" w:space="0" w:color="auto"/>
          </w:divBdr>
        </w:div>
        <w:div w:id="393823042">
          <w:marLeft w:val="480"/>
          <w:marRight w:val="0"/>
          <w:marTop w:val="0"/>
          <w:marBottom w:val="0"/>
          <w:divBdr>
            <w:top w:val="none" w:sz="0" w:space="0" w:color="auto"/>
            <w:left w:val="none" w:sz="0" w:space="0" w:color="auto"/>
            <w:bottom w:val="none" w:sz="0" w:space="0" w:color="auto"/>
            <w:right w:val="none" w:sz="0" w:space="0" w:color="auto"/>
          </w:divBdr>
        </w:div>
        <w:div w:id="451941463">
          <w:marLeft w:val="480"/>
          <w:marRight w:val="0"/>
          <w:marTop w:val="0"/>
          <w:marBottom w:val="0"/>
          <w:divBdr>
            <w:top w:val="none" w:sz="0" w:space="0" w:color="auto"/>
            <w:left w:val="none" w:sz="0" w:space="0" w:color="auto"/>
            <w:bottom w:val="none" w:sz="0" w:space="0" w:color="auto"/>
            <w:right w:val="none" w:sz="0" w:space="0" w:color="auto"/>
          </w:divBdr>
        </w:div>
        <w:div w:id="458231236">
          <w:marLeft w:val="480"/>
          <w:marRight w:val="0"/>
          <w:marTop w:val="0"/>
          <w:marBottom w:val="0"/>
          <w:divBdr>
            <w:top w:val="none" w:sz="0" w:space="0" w:color="auto"/>
            <w:left w:val="none" w:sz="0" w:space="0" w:color="auto"/>
            <w:bottom w:val="none" w:sz="0" w:space="0" w:color="auto"/>
            <w:right w:val="none" w:sz="0" w:space="0" w:color="auto"/>
          </w:divBdr>
        </w:div>
        <w:div w:id="520357615">
          <w:marLeft w:val="480"/>
          <w:marRight w:val="0"/>
          <w:marTop w:val="0"/>
          <w:marBottom w:val="0"/>
          <w:divBdr>
            <w:top w:val="none" w:sz="0" w:space="0" w:color="auto"/>
            <w:left w:val="none" w:sz="0" w:space="0" w:color="auto"/>
            <w:bottom w:val="none" w:sz="0" w:space="0" w:color="auto"/>
            <w:right w:val="none" w:sz="0" w:space="0" w:color="auto"/>
          </w:divBdr>
        </w:div>
        <w:div w:id="545800738">
          <w:marLeft w:val="480"/>
          <w:marRight w:val="0"/>
          <w:marTop w:val="0"/>
          <w:marBottom w:val="0"/>
          <w:divBdr>
            <w:top w:val="none" w:sz="0" w:space="0" w:color="auto"/>
            <w:left w:val="none" w:sz="0" w:space="0" w:color="auto"/>
            <w:bottom w:val="none" w:sz="0" w:space="0" w:color="auto"/>
            <w:right w:val="none" w:sz="0" w:space="0" w:color="auto"/>
          </w:divBdr>
        </w:div>
        <w:div w:id="578366257">
          <w:marLeft w:val="480"/>
          <w:marRight w:val="0"/>
          <w:marTop w:val="0"/>
          <w:marBottom w:val="0"/>
          <w:divBdr>
            <w:top w:val="none" w:sz="0" w:space="0" w:color="auto"/>
            <w:left w:val="none" w:sz="0" w:space="0" w:color="auto"/>
            <w:bottom w:val="none" w:sz="0" w:space="0" w:color="auto"/>
            <w:right w:val="none" w:sz="0" w:space="0" w:color="auto"/>
          </w:divBdr>
        </w:div>
        <w:div w:id="589193219">
          <w:marLeft w:val="480"/>
          <w:marRight w:val="0"/>
          <w:marTop w:val="0"/>
          <w:marBottom w:val="0"/>
          <w:divBdr>
            <w:top w:val="none" w:sz="0" w:space="0" w:color="auto"/>
            <w:left w:val="none" w:sz="0" w:space="0" w:color="auto"/>
            <w:bottom w:val="none" w:sz="0" w:space="0" w:color="auto"/>
            <w:right w:val="none" w:sz="0" w:space="0" w:color="auto"/>
          </w:divBdr>
        </w:div>
        <w:div w:id="782846384">
          <w:marLeft w:val="480"/>
          <w:marRight w:val="0"/>
          <w:marTop w:val="0"/>
          <w:marBottom w:val="0"/>
          <w:divBdr>
            <w:top w:val="none" w:sz="0" w:space="0" w:color="auto"/>
            <w:left w:val="none" w:sz="0" w:space="0" w:color="auto"/>
            <w:bottom w:val="none" w:sz="0" w:space="0" w:color="auto"/>
            <w:right w:val="none" w:sz="0" w:space="0" w:color="auto"/>
          </w:divBdr>
        </w:div>
        <w:div w:id="818349875">
          <w:marLeft w:val="480"/>
          <w:marRight w:val="0"/>
          <w:marTop w:val="0"/>
          <w:marBottom w:val="0"/>
          <w:divBdr>
            <w:top w:val="none" w:sz="0" w:space="0" w:color="auto"/>
            <w:left w:val="none" w:sz="0" w:space="0" w:color="auto"/>
            <w:bottom w:val="none" w:sz="0" w:space="0" w:color="auto"/>
            <w:right w:val="none" w:sz="0" w:space="0" w:color="auto"/>
          </w:divBdr>
        </w:div>
        <w:div w:id="857813270">
          <w:marLeft w:val="480"/>
          <w:marRight w:val="0"/>
          <w:marTop w:val="0"/>
          <w:marBottom w:val="0"/>
          <w:divBdr>
            <w:top w:val="none" w:sz="0" w:space="0" w:color="auto"/>
            <w:left w:val="none" w:sz="0" w:space="0" w:color="auto"/>
            <w:bottom w:val="none" w:sz="0" w:space="0" w:color="auto"/>
            <w:right w:val="none" w:sz="0" w:space="0" w:color="auto"/>
          </w:divBdr>
        </w:div>
        <w:div w:id="873929596">
          <w:marLeft w:val="480"/>
          <w:marRight w:val="0"/>
          <w:marTop w:val="0"/>
          <w:marBottom w:val="0"/>
          <w:divBdr>
            <w:top w:val="none" w:sz="0" w:space="0" w:color="auto"/>
            <w:left w:val="none" w:sz="0" w:space="0" w:color="auto"/>
            <w:bottom w:val="none" w:sz="0" w:space="0" w:color="auto"/>
            <w:right w:val="none" w:sz="0" w:space="0" w:color="auto"/>
          </w:divBdr>
        </w:div>
        <w:div w:id="881556576">
          <w:marLeft w:val="480"/>
          <w:marRight w:val="0"/>
          <w:marTop w:val="0"/>
          <w:marBottom w:val="0"/>
          <w:divBdr>
            <w:top w:val="none" w:sz="0" w:space="0" w:color="auto"/>
            <w:left w:val="none" w:sz="0" w:space="0" w:color="auto"/>
            <w:bottom w:val="none" w:sz="0" w:space="0" w:color="auto"/>
            <w:right w:val="none" w:sz="0" w:space="0" w:color="auto"/>
          </w:divBdr>
        </w:div>
        <w:div w:id="922641517">
          <w:marLeft w:val="480"/>
          <w:marRight w:val="0"/>
          <w:marTop w:val="0"/>
          <w:marBottom w:val="0"/>
          <w:divBdr>
            <w:top w:val="none" w:sz="0" w:space="0" w:color="auto"/>
            <w:left w:val="none" w:sz="0" w:space="0" w:color="auto"/>
            <w:bottom w:val="none" w:sz="0" w:space="0" w:color="auto"/>
            <w:right w:val="none" w:sz="0" w:space="0" w:color="auto"/>
          </w:divBdr>
        </w:div>
        <w:div w:id="994065779">
          <w:marLeft w:val="480"/>
          <w:marRight w:val="0"/>
          <w:marTop w:val="0"/>
          <w:marBottom w:val="0"/>
          <w:divBdr>
            <w:top w:val="none" w:sz="0" w:space="0" w:color="auto"/>
            <w:left w:val="none" w:sz="0" w:space="0" w:color="auto"/>
            <w:bottom w:val="none" w:sz="0" w:space="0" w:color="auto"/>
            <w:right w:val="none" w:sz="0" w:space="0" w:color="auto"/>
          </w:divBdr>
        </w:div>
        <w:div w:id="1021079992">
          <w:marLeft w:val="480"/>
          <w:marRight w:val="0"/>
          <w:marTop w:val="0"/>
          <w:marBottom w:val="0"/>
          <w:divBdr>
            <w:top w:val="none" w:sz="0" w:space="0" w:color="auto"/>
            <w:left w:val="none" w:sz="0" w:space="0" w:color="auto"/>
            <w:bottom w:val="none" w:sz="0" w:space="0" w:color="auto"/>
            <w:right w:val="none" w:sz="0" w:space="0" w:color="auto"/>
          </w:divBdr>
        </w:div>
        <w:div w:id="1040939837">
          <w:marLeft w:val="480"/>
          <w:marRight w:val="0"/>
          <w:marTop w:val="0"/>
          <w:marBottom w:val="0"/>
          <w:divBdr>
            <w:top w:val="none" w:sz="0" w:space="0" w:color="auto"/>
            <w:left w:val="none" w:sz="0" w:space="0" w:color="auto"/>
            <w:bottom w:val="none" w:sz="0" w:space="0" w:color="auto"/>
            <w:right w:val="none" w:sz="0" w:space="0" w:color="auto"/>
          </w:divBdr>
        </w:div>
        <w:div w:id="1052994955">
          <w:marLeft w:val="480"/>
          <w:marRight w:val="0"/>
          <w:marTop w:val="0"/>
          <w:marBottom w:val="0"/>
          <w:divBdr>
            <w:top w:val="none" w:sz="0" w:space="0" w:color="auto"/>
            <w:left w:val="none" w:sz="0" w:space="0" w:color="auto"/>
            <w:bottom w:val="none" w:sz="0" w:space="0" w:color="auto"/>
            <w:right w:val="none" w:sz="0" w:space="0" w:color="auto"/>
          </w:divBdr>
        </w:div>
        <w:div w:id="1065031406">
          <w:marLeft w:val="480"/>
          <w:marRight w:val="0"/>
          <w:marTop w:val="0"/>
          <w:marBottom w:val="0"/>
          <w:divBdr>
            <w:top w:val="none" w:sz="0" w:space="0" w:color="auto"/>
            <w:left w:val="none" w:sz="0" w:space="0" w:color="auto"/>
            <w:bottom w:val="none" w:sz="0" w:space="0" w:color="auto"/>
            <w:right w:val="none" w:sz="0" w:space="0" w:color="auto"/>
          </w:divBdr>
        </w:div>
        <w:div w:id="1085954456">
          <w:marLeft w:val="480"/>
          <w:marRight w:val="0"/>
          <w:marTop w:val="0"/>
          <w:marBottom w:val="0"/>
          <w:divBdr>
            <w:top w:val="none" w:sz="0" w:space="0" w:color="auto"/>
            <w:left w:val="none" w:sz="0" w:space="0" w:color="auto"/>
            <w:bottom w:val="none" w:sz="0" w:space="0" w:color="auto"/>
            <w:right w:val="none" w:sz="0" w:space="0" w:color="auto"/>
          </w:divBdr>
        </w:div>
        <w:div w:id="1153109857">
          <w:marLeft w:val="480"/>
          <w:marRight w:val="0"/>
          <w:marTop w:val="0"/>
          <w:marBottom w:val="0"/>
          <w:divBdr>
            <w:top w:val="none" w:sz="0" w:space="0" w:color="auto"/>
            <w:left w:val="none" w:sz="0" w:space="0" w:color="auto"/>
            <w:bottom w:val="none" w:sz="0" w:space="0" w:color="auto"/>
            <w:right w:val="none" w:sz="0" w:space="0" w:color="auto"/>
          </w:divBdr>
        </w:div>
        <w:div w:id="1170094739">
          <w:marLeft w:val="480"/>
          <w:marRight w:val="0"/>
          <w:marTop w:val="0"/>
          <w:marBottom w:val="0"/>
          <w:divBdr>
            <w:top w:val="none" w:sz="0" w:space="0" w:color="auto"/>
            <w:left w:val="none" w:sz="0" w:space="0" w:color="auto"/>
            <w:bottom w:val="none" w:sz="0" w:space="0" w:color="auto"/>
            <w:right w:val="none" w:sz="0" w:space="0" w:color="auto"/>
          </w:divBdr>
        </w:div>
        <w:div w:id="1172841047">
          <w:marLeft w:val="480"/>
          <w:marRight w:val="0"/>
          <w:marTop w:val="0"/>
          <w:marBottom w:val="0"/>
          <w:divBdr>
            <w:top w:val="none" w:sz="0" w:space="0" w:color="auto"/>
            <w:left w:val="none" w:sz="0" w:space="0" w:color="auto"/>
            <w:bottom w:val="none" w:sz="0" w:space="0" w:color="auto"/>
            <w:right w:val="none" w:sz="0" w:space="0" w:color="auto"/>
          </w:divBdr>
        </w:div>
        <w:div w:id="1181578498">
          <w:marLeft w:val="480"/>
          <w:marRight w:val="0"/>
          <w:marTop w:val="0"/>
          <w:marBottom w:val="0"/>
          <w:divBdr>
            <w:top w:val="none" w:sz="0" w:space="0" w:color="auto"/>
            <w:left w:val="none" w:sz="0" w:space="0" w:color="auto"/>
            <w:bottom w:val="none" w:sz="0" w:space="0" w:color="auto"/>
            <w:right w:val="none" w:sz="0" w:space="0" w:color="auto"/>
          </w:divBdr>
        </w:div>
        <w:div w:id="1186821830">
          <w:marLeft w:val="480"/>
          <w:marRight w:val="0"/>
          <w:marTop w:val="0"/>
          <w:marBottom w:val="0"/>
          <w:divBdr>
            <w:top w:val="none" w:sz="0" w:space="0" w:color="auto"/>
            <w:left w:val="none" w:sz="0" w:space="0" w:color="auto"/>
            <w:bottom w:val="none" w:sz="0" w:space="0" w:color="auto"/>
            <w:right w:val="none" w:sz="0" w:space="0" w:color="auto"/>
          </w:divBdr>
        </w:div>
        <w:div w:id="1235699847">
          <w:marLeft w:val="480"/>
          <w:marRight w:val="0"/>
          <w:marTop w:val="0"/>
          <w:marBottom w:val="0"/>
          <w:divBdr>
            <w:top w:val="none" w:sz="0" w:space="0" w:color="auto"/>
            <w:left w:val="none" w:sz="0" w:space="0" w:color="auto"/>
            <w:bottom w:val="none" w:sz="0" w:space="0" w:color="auto"/>
            <w:right w:val="none" w:sz="0" w:space="0" w:color="auto"/>
          </w:divBdr>
        </w:div>
        <w:div w:id="1349479642">
          <w:marLeft w:val="480"/>
          <w:marRight w:val="0"/>
          <w:marTop w:val="0"/>
          <w:marBottom w:val="0"/>
          <w:divBdr>
            <w:top w:val="none" w:sz="0" w:space="0" w:color="auto"/>
            <w:left w:val="none" w:sz="0" w:space="0" w:color="auto"/>
            <w:bottom w:val="none" w:sz="0" w:space="0" w:color="auto"/>
            <w:right w:val="none" w:sz="0" w:space="0" w:color="auto"/>
          </w:divBdr>
        </w:div>
        <w:div w:id="1361316294">
          <w:marLeft w:val="480"/>
          <w:marRight w:val="0"/>
          <w:marTop w:val="0"/>
          <w:marBottom w:val="0"/>
          <w:divBdr>
            <w:top w:val="none" w:sz="0" w:space="0" w:color="auto"/>
            <w:left w:val="none" w:sz="0" w:space="0" w:color="auto"/>
            <w:bottom w:val="none" w:sz="0" w:space="0" w:color="auto"/>
            <w:right w:val="none" w:sz="0" w:space="0" w:color="auto"/>
          </w:divBdr>
        </w:div>
        <w:div w:id="1429279604">
          <w:marLeft w:val="480"/>
          <w:marRight w:val="0"/>
          <w:marTop w:val="0"/>
          <w:marBottom w:val="0"/>
          <w:divBdr>
            <w:top w:val="none" w:sz="0" w:space="0" w:color="auto"/>
            <w:left w:val="none" w:sz="0" w:space="0" w:color="auto"/>
            <w:bottom w:val="none" w:sz="0" w:space="0" w:color="auto"/>
            <w:right w:val="none" w:sz="0" w:space="0" w:color="auto"/>
          </w:divBdr>
        </w:div>
        <w:div w:id="1441297740">
          <w:marLeft w:val="480"/>
          <w:marRight w:val="0"/>
          <w:marTop w:val="0"/>
          <w:marBottom w:val="0"/>
          <w:divBdr>
            <w:top w:val="none" w:sz="0" w:space="0" w:color="auto"/>
            <w:left w:val="none" w:sz="0" w:space="0" w:color="auto"/>
            <w:bottom w:val="none" w:sz="0" w:space="0" w:color="auto"/>
            <w:right w:val="none" w:sz="0" w:space="0" w:color="auto"/>
          </w:divBdr>
        </w:div>
        <w:div w:id="1523590740">
          <w:marLeft w:val="480"/>
          <w:marRight w:val="0"/>
          <w:marTop w:val="0"/>
          <w:marBottom w:val="0"/>
          <w:divBdr>
            <w:top w:val="none" w:sz="0" w:space="0" w:color="auto"/>
            <w:left w:val="none" w:sz="0" w:space="0" w:color="auto"/>
            <w:bottom w:val="none" w:sz="0" w:space="0" w:color="auto"/>
            <w:right w:val="none" w:sz="0" w:space="0" w:color="auto"/>
          </w:divBdr>
        </w:div>
        <w:div w:id="1632782536">
          <w:marLeft w:val="480"/>
          <w:marRight w:val="0"/>
          <w:marTop w:val="0"/>
          <w:marBottom w:val="0"/>
          <w:divBdr>
            <w:top w:val="none" w:sz="0" w:space="0" w:color="auto"/>
            <w:left w:val="none" w:sz="0" w:space="0" w:color="auto"/>
            <w:bottom w:val="none" w:sz="0" w:space="0" w:color="auto"/>
            <w:right w:val="none" w:sz="0" w:space="0" w:color="auto"/>
          </w:divBdr>
        </w:div>
        <w:div w:id="1716395012">
          <w:marLeft w:val="480"/>
          <w:marRight w:val="0"/>
          <w:marTop w:val="0"/>
          <w:marBottom w:val="0"/>
          <w:divBdr>
            <w:top w:val="none" w:sz="0" w:space="0" w:color="auto"/>
            <w:left w:val="none" w:sz="0" w:space="0" w:color="auto"/>
            <w:bottom w:val="none" w:sz="0" w:space="0" w:color="auto"/>
            <w:right w:val="none" w:sz="0" w:space="0" w:color="auto"/>
          </w:divBdr>
        </w:div>
        <w:div w:id="1758863078">
          <w:marLeft w:val="480"/>
          <w:marRight w:val="0"/>
          <w:marTop w:val="0"/>
          <w:marBottom w:val="0"/>
          <w:divBdr>
            <w:top w:val="none" w:sz="0" w:space="0" w:color="auto"/>
            <w:left w:val="none" w:sz="0" w:space="0" w:color="auto"/>
            <w:bottom w:val="none" w:sz="0" w:space="0" w:color="auto"/>
            <w:right w:val="none" w:sz="0" w:space="0" w:color="auto"/>
          </w:divBdr>
        </w:div>
        <w:div w:id="1777598810">
          <w:marLeft w:val="480"/>
          <w:marRight w:val="0"/>
          <w:marTop w:val="0"/>
          <w:marBottom w:val="0"/>
          <w:divBdr>
            <w:top w:val="none" w:sz="0" w:space="0" w:color="auto"/>
            <w:left w:val="none" w:sz="0" w:space="0" w:color="auto"/>
            <w:bottom w:val="none" w:sz="0" w:space="0" w:color="auto"/>
            <w:right w:val="none" w:sz="0" w:space="0" w:color="auto"/>
          </w:divBdr>
        </w:div>
        <w:div w:id="1792356766">
          <w:marLeft w:val="480"/>
          <w:marRight w:val="0"/>
          <w:marTop w:val="0"/>
          <w:marBottom w:val="0"/>
          <w:divBdr>
            <w:top w:val="none" w:sz="0" w:space="0" w:color="auto"/>
            <w:left w:val="none" w:sz="0" w:space="0" w:color="auto"/>
            <w:bottom w:val="none" w:sz="0" w:space="0" w:color="auto"/>
            <w:right w:val="none" w:sz="0" w:space="0" w:color="auto"/>
          </w:divBdr>
        </w:div>
        <w:div w:id="1799451383">
          <w:marLeft w:val="480"/>
          <w:marRight w:val="0"/>
          <w:marTop w:val="0"/>
          <w:marBottom w:val="0"/>
          <w:divBdr>
            <w:top w:val="none" w:sz="0" w:space="0" w:color="auto"/>
            <w:left w:val="none" w:sz="0" w:space="0" w:color="auto"/>
            <w:bottom w:val="none" w:sz="0" w:space="0" w:color="auto"/>
            <w:right w:val="none" w:sz="0" w:space="0" w:color="auto"/>
          </w:divBdr>
        </w:div>
        <w:div w:id="1802265874">
          <w:marLeft w:val="480"/>
          <w:marRight w:val="0"/>
          <w:marTop w:val="0"/>
          <w:marBottom w:val="0"/>
          <w:divBdr>
            <w:top w:val="none" w:sz="0" w:space="0" w:color="auto"/>
            <w:left w:val="none" w:sz="0" w:space="0" w:color="auto"/>
            <w:bottom w:val="none" w:sz="0" w:space="0" w:color="auto"/>
            <w:right w:val="none" w:sz="0" w:space="0" w:color="auto"/>
          </w:divBdr>
        </w:div>
        <w:div w:id="1826819865">
          <w:marLeft w:val="480"/>
          <w:marRight w:val="0"/>
          <w:marTop w:val="0"/>
          <w:marBottom w:val="0"/>
          <w:divBdr>
            <w:top w:val="none" w:sz="0" w:space="0" w:color="auto"/>
            <w:left w:val="none" w:sz="0" w:space="0" w:color="auto"/>
            <w:bottom w:val="none" w:sz="0" w:space="0" w:color="auto"/>
            <w:right w:val="none" w:sz="0" w:space="0" w:color="auto"/>
          </w:divBdr>
        </w:div>
        <w:div w:id="1907036023">
          <w:marLeft w:val="480"/>
          <w:marRight w:val="0"/>
          <w:marTop w:val="0"/>
          <w:marBottom w:val="0"/>
          <w:divBdr>
            <w:top w:val="none" w:sz="0" w:space="0" w:color="auto"/>
            <w:left w:val="none" w:sz="0" w:space="0" w:color="auto"/>
            <w:bottom w:val="none" w:sz="0" w:space="0" w:color="auto"/>
            <w:right w:val="none" w:sz="0" w:space="0" w:color="auto"/>
          </w:divBdr>
        </w:div>
        <w:div w:id="1959213990">
          <w:marLeft w:val="480"/>
          <w:marRight w:val="0"/>
          <w:marTop w:val="0"/>
          <w:marBottom w:val="0"/>
          <w:divBdr>
            <w:top w:val="none" w:sz="0" w:space="0" w:color="auto"/>
            <w:left w:val="none" w:sz="0" w:space="0" w:color="auto"/>
            <w:bottom w:val="none" w:sz="0" w:space="0" w:color="auto"/>
            <w:right w:val="none" w:sz="0" w:space="0" w:color="auto"/>
          </w:divBdr>
        </w:div>
        <w:div w:id="1991396509">
          <w:marLeft w:val="480"/>
          <w:marRight w:val="0"/>
          <w:marTop w:val="0"/>
          <w:marBottom w:val="0"/>
          <w:divBdr>
            <w:top w:val="none" w:sz="0" w:space="0" w:color="auto"/>
            <w:left w:val="none" w:sz="0" w:space="0" w:color="auto"/>
            <w:bottom w:val="none" w:sz="0" w:space="0" w:color="auto"/>
            <w:right w:val="none" w:sz="0" w:space="0" w:color="auto"/>
          </w:divBdr>
        </w:div>
        <w:div w:id="2023848029">
          <w:marLeft w:val="480"/>
          <w:marRight w:val="0"/>
          <w:marTop w:val="0"/>
          <w:marBottom w:val="0"/>
          <w:divBdr>
            <w:top w:val="none" w:sz="0" w:space="0" w:color="auto"/>
            <w:left w:val="none" w:sz="0" w:space="0" w:color="auto"/>
            <w:bottom w:val="none" w:sz="0" w:space="0" w:color="auto"/>
            <w:right w:val="none" w:sz="0" w:space="0" w:color="auto"/>
          </w:divBdr>
        </w:div>
        <w:div w:id="2094544271">
          <w:marLeft w:val="480"/>
          <w:marRight w:val="0"/>
          <w:marTop w:val="0"/>
          <w:marBottom w:val="0"/>
          <w:divBdr>
            <w:top w:val="none" w:sz="0" w:space="0" w:color="auto"/>
            <w:left w:val="none" w:sz="0" w:space="0" w:color="auto"/>
            <w:bottom w:val="none" w:sz="0" w:space="0" w:color="auto"/>
            <w:right w:val="none" w:sz="0" w:space="0" w:color="auto"/>
          </w:divBdr>
        </w:div>
        <w:div w:id="2116166110">
          <w:marLeft w:val="480"/>
          <w:marRight w:val="0"/>
          <w:marTop w:val="0"/>
          <w:marBottom w:val="0"/>
          <w:divBdr>
            <w:top w:val="none" w:sz="0" w:space="0" w:color="auto"/>
            <w:left w:val="none" w:sz="0" w:space="0" w:color="auto"/>
            <w:bottom w:val="none" w:sz="0" w:space="0" w:color="auto"/>
            <w:right w:val="none" w:sz="0" w:space="0" w:color="auto"/>
          </w:divBdr>
        </w:div>
        <w:div w:id="2131314418">
          <w:marLeft w:val="480"/>
          <w:marRight w:val="0"/>
          <w:marTop w:val="0"/>
          <w:marBottom w:val="0"/>
          <w:divBdr>
            <w:top w:val="none" w:sz="0" w:space="0" w:color="auto"/>
            <w:left w:val="none" w:sz="0" w:space="0" w:color="auto"/>
            <w:bottom w:val="none" w:sz="0" w:space="0" w:color="auto"/>
            <w:right w:val="none" w:sz="0" w:space="0" w:color="auto"/>
          </w:divBdr>
        </w:div>
      </w:divsChild>
    </w:div>
    <w:div w:id="1106652039">
      <w:bodyDiv w:val="1"/>
      <w:marLeft w:val="0"/>
      <w:marRight w:val="0"/>
      <w:marTop w:val="0"/>
      <w:marBottom w:val="0"/>
      <w:divBdr>
        <w:top w:val="none" w:sz="0" w:space="0" w:color="auto"/>
        <w:left w:val="none" w:sz="0" w:space="0" w:color="auto"/>
        <w:bottom w:val="none" w:sz="0" w:space="0" w:color="auto"/>
        <w:right w:val="none" w:sz="0" w:space="0" w:color="auto"/>
      </w:divBdr>
      <w:divsChild>
        <w:div w:id="6954803">
          <w:marLeft w:val="480"/>
          <w:marRight w:val="0"/>
          <w:marTop w:val="0"/>
          <w:marBottom w:val="0"/>
          <w:divBdr>
            <w:top w:val="none" w:sz="0" w:space="0" w:color="auto"/>
            <w:left w:val="none" w:sz="0" w:space="0" w:color="auto"/>
            <w:bottom w:val="none" w:sz="0" w:space="0" w:color="auto"/>
            <w:right w:val="none" w:sz="0" w:space="0" w:color="auto"/>
          </w:divBdr>
        </w:div>
        <w:div w:id="69934904">
          <w:marLeft w:val="480"/>
          <w:marRight w:val="0"/>
          <w:marTop w:val="0"/>
          <w:marBottom w:val="0"/>
          <w:divBdr>
            <w:top w:val="none" w:sz="0" w:space="0" w:color="auto"/>
            <w:left w:val="none" w:sz="0" w:space="0" w:color="auto"/>
            <w:bottom w:val="none" w:sz="0" w:space="0" w:color="auto"/>
            <w:right w:val="none" w:sz="0" w:space="0" w:color="auto"/>
          </w:divBdr>
        </w:div>
        <w:div w:id="111633369">
          <w:marLeft w:val="480"/>
          <w:marRight w:val="0"/>
          <w:marTop w:val="0"/>
          <w:marBottom w:val="0"/>
          <w:divBdr>
            <w:top w:val="none" w:sz="0" w:space="0" w:color="auto"/>
            <w:left w:val="none" w:sz="0" w:space="0" w:color="auto"/>
            <w:bottom w:val="none" w:sz="0" w:space="0" w:color="auto"/>
            <w:right w:val="none" w:sz="0" w:space="0" w:color="auto"/>
          </w:divBdr>
        </w:div>
        <w:div w:id="113915549">
          <w:marLeft w:val="480"/>
          <w:marRight w:val="0"/>
          <w:marTop w:val="0"/>
          <w:marBottom w:val="0"/>
          <w:divBdr>
            <w:top w:val="none" w:sz="0" w:space="0" w:color="auto"/>
            <w:left w:val="none" w:sz="0" w:space="0" w:color="auto"/>
            <w:bottom w:val="none" w:sz="0" w:space="0" w:color="auto"/>
            <w:right w:val="none" w:sz="0" w:space="0" w:color="auto"/>
          </w:divBdr>
        </w:div>
        <w:div w:id="133985421">
          <w:marLeft w:val="480"/>
          <w:marRight w:val="0"/>
          <w:marTop w:val="0"/>
          <w:marBottom w:val="0"/>
          <w:divBdr>
            <w:top w:val="none" w:sz="0" w:space="0" w:color="auto"/>
            <w:left w:val="none" w:sz="0" w:space="0" w:color="auto"/>
            <w:bottom w:val="none" w:sz="0" w:space="0" w:color="auto"/>
            <w:right w:val="none" w:sz="0" w:space="0" w:color="auto"/>
          </w:divBdr>
        </w:div>
        <w:div w:id="145711585">
          <w:marLeft w:val="480"/>
          <w:marRight w:val="0"/>
          <w:marTop w:val="0"/>
          <w:marBottom w:val="0"/>
          <w:divBdr>
            <w:top w:val="none" w:sz="0" w:space="0" w:color="auto"/>
            <w:left w:val="none" w:sz="0" w:space="0" w:color="auto"/>
            <w:bottom w:val="none" w:sz="0" w:space="0" w:color="auto"/>
            <w:right w:val="none" w:sz="0" w:space="0" w:color="auto"/>
          </w:divBdr>
        </w:div>
        <w:div w:id="147327859">
          <w:marLeft w:val="480"/>
          <w:marRight w:val="0"/>
          <w:marTop w:val="0"/>
          <w:marBottom w:val="0"/>
          <w:divBdr>
            <w:top w:val="none" w:sz="0" w:space="0" w:color="auto"/>
            <w:left w:val="none" w:sz="0" w:space="0" w:color="auto"/>
            <w:bottom w:val="none" w:sz="0" w:space="0" w:color="auto"/>
            <w:right w:val="none" w:sz="0" w:space="0" w:color="auto"/>
          </w:divBdr>
        </w:div>
        <w:div w:id="198207489">
          <w:marLeft w:val="480"/>
          <w:marRight w:val="0"/>
          <w:marTop w:val="0"/>
          <w:marBottom w:val="0"/>
          <w:divBdr>
            <w:top w:val="none" w:sz="0" w:space="0" w:color="auto"/>
            <w:left w:val="none" w:sz="0" w:space="0" w:color="auto"/>
            <w:bottom w:val="none" w:sz="0" w:space="0" w:color="auto"/>
            <w:right w:val="none" w:sz="0" w:space="0" w:color="auto"/>
          </w:divBdr>
        </w:div>
        <w:div w:id="228003061">
          <w:marLeft w:val="480"/>
          <w:marRight w:val="0"/>
          <w:marTop w:val="0"/>
          <w:marBottom w:val="0"/>
          <w:divBdr>
            <w:top w:val="none" w:sz="0" w:space="0" w:color="auto"/>
            <w:left w:val="none" w:sz="0" w:space="0" w:color="auto"/>
            <w:bottom w:val="none" w:sz="0" w:space="0" w:color="auto"/>
            <w:right w:val="none" w:sz="0" w:space="0" w:color="auto"/>
          </w:divBdr>
        </w:div>
        <w:div w:id="295724309">
          <w:marLeft w:val="480"/>
          <w:marRight w:val="0"/>
          <w:marTop w:val="0"/>
          <w:marBottom w:val="0"/>
          <w:divBdr>
            <w:top w:val="none" w:sz="0" w:space="0" w:color="auto"/>
            <w:left w:val="none" w:sz="0" w:space="0" w:color="auto"/>
            <w:bottom w:val="none" w:sz="0" w:space="0" w:color="auto"/>
            <w:right w:val="none" w:sz="0" w:space="0" w:color="auto"/>
          </w:divBdr>
        </w:div>
        <w:div w:id="361633608">
          <w:marLeft w:val="480"/>
          <w:marRight w:val="0"/>
          <w:marTop w:val="0"/>
          <w:marBottom w:val="0"/>
          <w:divBdr>
            <w:top w:val="none" w:sz="0" w:space="0" w:color="auto"/>
            <w:left w:val="none" w:sz="0" w:space="0" w:color="auto"/>
            <w:bottom w:val="none" w:sz="0" w:space="0" w:color="auto"/>
            <w:right w:val="none" w:sz="0" w:space="0" w:color="auto"/>
          </w:divBdr>
        </w:div>
        <w:div w:id="398862625">
          <w:marLeft w:val="480"/>
          <w:marRight w:val="0"/>
          <w:marTop w:val="0"/>
          <w:marBottom w:val="0"/>
          <w:divBdr>
            <w:top w:val="none" w:sz="0" w:space="0" w:color="auto"/>
            <w:left w:val="none" w:sz="0" w:space="0" w:color="auto"/>
            <w:bottom w:val="none" w:sz="0" w:space="0" w:color="auto"/>
            <w:right w:val="none" w:sz="0" w:space="0" w:color="auto"/>
          </w:divBdr>
        </w:div>
        <w:div w:id="405879447">
          <w:marLeft w:val="480"/>
          <w:marRight w:val="0"/>
          <w:marTop w:val="0"/>
          <w:marBottom w:val="0"/>
          <w:divBdr>
            <w:top w:val="none" w:sz="0" w:space="0" w:color="auto"/>
            <w:left w:val="none" w:sz="0" w:space="0" w:color="auto"/>
            <w:bottom w:val="none" w:sz="0" w:space="0" w:color="auto"/>
            <w:right w:val="none" w:sz="0" w:space="0" w:color="auto"/>
          </w:divBdr>
        </w:div>
        <w:div w:id="510074324">
          <w:marLeft w:val="480"/>
          <w:marRight w:val="0"/>
          <w:marTop w:val="0"/>
          <w:marBottom w:val="0"/>
          <w:divBdr>
            <w:top w:val="none" w:sz="0" w:space="0" w:color="auto"/>
            <w:left w:val="none" w:sz="0" w:space="0" w:color="auto"/>
            <w:bottom w:val="none" w:sz="0" w:space="0" w:color="auto"/>
            <w:right w:val="none" w:sz="0" w:space="0" w:color="auto"/>
          </w:divBdr>
        </w:div>
        <w:div w:id="563373682">
          <w:marLeft w:val="480"/>
          <w:marRight w:val="0"/>
          <w:marTop w:val="0"/>
          <w:marBottom w:val="0"/>
          <w:divBdr>
            <w:top w:val="none" w:sz="0" w:space="0" w:color="auto"/>
            <w:left w:val="none" w:sz="0" w:space="0" w:color="auto"/>
            <w:bottom w:val="none" w:sz="0" w:space="0" w:color="auto"/>
            <w:right w:val="none" w:sz="0" w:space="0" w:color="auto"/>
          </w:divBdr>
        </w:div>
        <w:div w:id="594827064">
          <w:marLeft w:val="480"/>
          <w:marRight w:val="0"/>
          <w:marTop w:val="0"/>
          <w:marBottom w:val="0"/>
          <w:divBdr>
            <w:top w:val="none" w:sz="0" w:space="0" w:color="auto"/>
            <w:left w:val="none" w:sz="0" w:space="0" w:color="auto"/>
            <w:bottom w:val="none" w:sz="0" w:space="0" w:color="auto"/>
            <w:right w:val="none" w:sz="0" w:space="0" w:color="auto"/>
          </w:divBdr>
        </w:div>
        <w:div w:id="678318395">
          <w:marLeft w:val="480"/>
          <w:marRight w:val="0"/>
          <w:marTop w:val="0"/>
          <w:marBottom w:val="0"/>
          <w:divBdr>
            <w:top w:val="none" w:sz="0" w:space="0" w:color="auto"/>
            <w:left w:val="none" w:sz="0" w:space="0" w:color="auto"/>
            <w:bottom w:val="none" w:sz="0" w:space="0" w:color="auto"/>
            <w:right w:val="none" w:sz="0" w:space="0" w:color="auto"/>
          </w:divBdr>
        </w:div>
        <w:div w:id="707335550">
          <w:marLeft w:val="480"/>
          <w:marRight w:val="0"/>
          <w:marTop w:val="0"/>
          <w:marBottom w:val="0"/>
          <w:divBdr>
            <w:top w:val="none" w:sz="0" w:space="0" w:color="auto"/>
            <w:left w:val="none" w:sz="0" w:space="0" w:color="auto"/>
            <w:bottom w:val="none" w:sz="0" w:space="0" w:color="auto"/>
            <w:right w:val="none" w:sz="0" w:space="0" w:color="auto"/>
          </w:divBdr>
        </w:div>
        <w:div w:id="714085933">
          <w:marLeft w:val="480"/>
          <w:marRight w:val="0"/>
          <w:marTop w:val="0"/>
          <w:marBottom w:val="0"/>
          <w:divBdr>
            <w:top w:val="none" w:sz="0" w:space="0" w:color="auto"/>
            <w:left w:val="none" w:sz="0" w:space="0" w:color="auto"/>
            <w:bottom w:val="none" w:sz="0" w:space="0" w:color="auto"/>
            <w:right w:val="none" w:sz="0" w:space="0" w:color="auto"/>
          </w:divBdr>
        </w:div>
        <w:div w:id="719014558">
          <w:marLeft w:val="480"/>
          <w:marRight w:val="0"/>
          <w:marTop w:val="0"/>
          <w:marBottom w:val="0"/>
          <w:divBdr>
            <w:top w:val="none" w:sz="0" w:space="0" w:color="auto"/>
            <w:left w:val="none" w:sz="0" w:space="0" w:color="auto"/>
            <w:bottom w:val="none" w:sz="0" w:space="0" w:color="auto"/>
            <w:right w:val="none" w:sz="0" w:space="0" w:color="auto"/>
          </w:divBdr>
        </w:div>
        <w:div w:id="726879388">
          <w:marLeft w:val="480"/>
          <w:marRight w:val="0"/>
          <w:marTop w:val="0"/>
          <w:marBottom w:val="0"/>
          <w:divBdr>
            <w:top w:val="none" w:sz="0" w:space="0" w:color="auto"/>
            <w:left w:val="none" w:sz="0" w:space="0" w:color="auto"/>
            <w:bottom w:val="none" w:sz="0" w:space="0" w:color="auto"/>
            <w:right w:val="none" w:sz="0" w:space="0" w:color="auto"/>
          </w:divBdr>
        </w:div>
        <w:div w:id="780800732">
          <w:marLeft w:val="480"/>
          <w:marRight w:val="0"/>
          <w:marTop w:val="0"/>
          <w:marBottom w:val="0"/>
          <w:divBdr>
            <w:top w:val="none" w:sz="0" w:space="0" w:color="auto"/>
            <w:left w:val="none" w:sz="0" w:space="0" w:color="auto"/>
            <w:bottom w:val="none" w:sz="0" w:space="0" w:color="auto"/>
            <w:right w:val="none" w:sz="0" w:space="0" w:color="auto"/>
          </w:divBdr>
        </w:div>
        <w:div w:id="792018996">
          <w:marLeft w:val="480"/>
          <w:marRight w:val="0"/>
          <w:marTop w:val="0"/>
          <w:marBottom w:val="0"/>
          <w:divBdr>
            <w:top w:val="none" w:sz="0" w:space="0" w:color="auto"/>
            <w:left w:val="none" w:sz="0" w:space="0" w:color="auto"/>
            <w:bottom w:val="none" w:sz="0" w:space="0" w:color="auto"/>
            <w:right w:val="none" w:sz="0" w:space="0" w:color="auto"/>
          </w:divBdr>
        </w:div>
        <w:div w:id="812792717">
          <w:marLeft w:val="480"/>
          <w:marRight w:val="0"/>
          <w:marTop w:val="0"/>
          <w:marBottom w:val="0"/>
          <w:divBdr>
            <w:top w:val="none" w:sz="0" w:space="0" w:color="auto"/>
            <w:left w:val="none" w:sz="0" w:space="0" w:color="auto"/>
            <w:bottom w:val="none" w:sz="0" w:space="0" w:color="auto"/>
            <w:right w:val="none" w:sz="0" w:space="0" w:color="auto"/>
          </w:divBdr>
        </w:div>
        <w:div w:id="825631030">
          <w:marLeft w:val="480"/>
          <w:marRight w:val="0"/>
          <w:marTop w:val="0"/>
          <w:marBottom w:val="0"/>
          <w:divBdr>
            <w:top w:val="none" w:sz="0" w:space="0" w:color="auto"/>
            <w:left w:val="none" w:sz="0" w:space="0" w:color="auto"/>
            <w:bottom w:val="none" w:sz="0" w:space="0" w:color="auto"/>
            <w:right w:val="none" w:sz="0" w:space="0" w:color="auto"/>
          </w:divBdr>
        </w:div>
        <w:div w:id="839199184">
          <w:marLeft w:val="480"/>
          <w:marRight w:val="0"/>
          <w:marTop w:val="0"/>
          <w:marBottom w:val="0"/>
          <w:divBdr>
            <w:top w:val="none" w:sz="0" w:space="0" w:color="auto"/>
            <w:left w:val="none" w:sz="0" w:space="0" w:color="auto"/>
            <w:bottom w:val="none" w:sz="0" w:space="0" w:color="auto"/>
            <w:right w:val="none" w:sz="0" w:space="0" w:color="auto"/>
          </w:divBdr>
        </w:div>
        <w:div w:id="903105220">
          <w:marLeft w:val="480"/>
          <w:marRight w:val="0"/>
          <w:marTop w:val="0"/>
          <w:marBottom w:val="0"/>
          <w:divBdr>
            <w:top w:val="none" w:sz="0" w:space="0" w:color="auto"/>
            <w:left w:val="none" w:sz="0" w:space="0" w:color="auto"/>
            <w:bottom w:val="none" w:sz="0" w:space="0" w:color="auto"/>
            <w:right w:val="none" w:sz="0" w:space="0" w:color="auto"/>
          </w:divBdr>
        </w:div>
        <w:div w:id="906381379">
          <w:marLeft w:val="480"/>
          <w:marRight w:val="0"/>
          <w:marTop w:val="0"/>
          <w:marBottom w:val="0"/>
          <w:divBdr>
            <w:top w:val="none" w:sz="0" w:space="0" w:color="auto"/>
            <w:left w:val="none" w:sz="0" w:space="0" w:color="auto"/>
            <w:bottom w:val="none" w:sz="0" w:space="0" w:color="auto"/>
            <w:right w:val="none" w:sz="0" w:space="0" w:color="auto"/>
          </w:divBdr>
        </w:div>
        <w:div w:id="951942333">
          <w:marLeft w:val="480"/>
          <w:marRight w:val="0"/>
          <w:marTop w:val="0"/>
          <w:marBottom w:val="0"/>
          <w:divBdr>
            <w:top w:val="none" w:sz="0" w:space="0" w:color="auto"/>
            <w:left w:val="none" w:sz="0" w:space="0" w:color="auto"/>
            <w:bottom w:val="none" w:sz="0" w:space="0" w:color="auto"/>
            <w:right w:val="none" w:sz="0" w:space="0" w:color="auto"/>
          </w:divBdr>
        </w:div>
        <w:div w:id="1009795339">
          <w:marLeft w:val="480"/>
          <w:marRight w:val="0"/>
          <w:marTop w:val="0"/>
          <w:marBottom w:val="0"/>
          <w:divBdr>
            <w:top w:val="none" w:sz="0" w:space="0" w:color="auto"/>
            <w:left w:val="none" w:sz="0" w:space="0" w:color="auto"/>
            <w:bottom w:val="none" w:sz="0" w:space="0" w:color="auto"/>
            <w:right w:val="none" w:sz="0" w:space="0" w:color="auto"/>
          </w:divBdr>
        </w:div>
        <w:div w:id="1041825907">
          <w:marLeft w:val="480"/>
          <w:marRight w:val="0"/>
          <w:marTop w:val="0"/>
          <w:marBottom w:val="0"/>
          <w:divBdr>
            <w:top w:val="none" w:sz="0" w:space="0" w:color="auto"/>
            <w:left w:val="none" w:sz="0" w:space="0" w:color="auto"/>
            <w:bottom w:val="none" w:sz="0" w:space="0" w:color="auto"/>
            <w:right w:val="none" w:sz="0" w:space="0" w:color="auto"/>
          </w:divBdr>
        </w:div>
        <w:div w:id="1085959333">
          <w:marLeft w:val="480"/>
          <w:marRight w:val="0"/>
          <w:marTop w:val="0"/>
          <w:marBottom w:val="0"/>
          <w:divBdr>
            <w:top w:val="none" w:sz="0" w:space="0" w:color="auto"/>
            <w:left w:val="none" w:sz="0" w:space="0" w:color="auto"/>
            <w:bottom w:val="none" w:sz="0" w:space="0" w:color="auto"/>
            <w:right w:val="none" w:sz="0" w:space="0" w:color="auto"/>
          </w:divBdr>
        </w:div>
        <w:div w:id="1106920938">
          <w:marLeft w:val="480"/>
          <w:marRight w:val="0"/>
          <w:marTop w:val="0"/>
          <w:marBottom w:val="0"/>
          <w:divBdr>
            <w:top w:val="none" w:sz="0" w:space="0" w:color="auto"/>
            <w:left w:val="none" w:sz="0" w:space="0" w:color="auto"/>
            <w:bottom w:val="none" w:sz="0" w:space="0" w:color="auto"/>
            <w:right w:val="none" w:sz="0" w:space="0" w:color="auto"/>
          </w:divBdr>
        </w:div>
        <w:div w:id="1113479467">
          <w:marLeft w:val="480"/>
          <w:marRight w:val="0"/>
          <w:marTop w:val="0"/>
          <w:marBottom w:val="0"/>
          <w:divBdr>
            <w:top w:val="none" w:sz="0" w:space="0" w:color="auto"/>
            <w:left w:val="none" w:sz="0" w:space="0" w:color="auto"/>
            <w:bottom w:val="none" w:sz="0" w:space="0" w:color="auto"/>
            <w:right w:val="none" w:sz="0" w:space="0" w:color="auto"/>
          </w:divBdr>
        </w:div>
        <w:div w:id="1123305974">
          <w:marLeft w:val="480"/>
          <w:marRight w:val="0"/>
          <w:marTop w:val="0"/>
          <w:marBottom w:val="0"/>
          <w:divBdr>
            <w:top w:val="none" w:sz="0" w:space="0" w:color="auto"/>
            <w:left w:val="none" w:sz="0" w:space="0" w:color="auto"/>
            <w:bottom w:val="none" w:sz="0" w:space="0" w:color="auto"/>
            <w:right w:val="none" w:sz="0" w:space="0" w:color="auto"/>
          </w:divBdr>
        </w:div>
        <w:div w:id="1152605274">
          <w:marLeft w:val="480"/>
          <w:marRight w:val="0"/>
          <w:marTop w:val="0"/>
          <w:marBottom w:val="0"/>
          <w:divBdr>
            <w:top w:val="none" w:sz="0" w:space="0" w:color="auto"/>
            <w:left w:val="none" w:sz="0" w:space="0" w:color="auto"/>
            <w:bottom w:val="none" w:sz="0" w:space="0" w:color="auto"/>
            <w:right w:val="none" w:sz="0" w:space="0" w:color="auto"/>
          </w:divBdr>
        </w:div>
        <w:div w:id="1193760211">
          <w:marLeft w:val="480"/>
          <w:marRight w:val="0"/>
          <w:marTop w:val="0"/>
          <w:marBottom w:val="0"/>
          <w:divBdr>
            <w:top w:val="none" w:sz="0" w:space="0" w:color="auto"/>
            <w:left w:val="none" w:sz="0" w:space="0" w:color="auto"/>
            <w:bottom w:val="none" w:sz="0" w:space="0" w:color="auto"/>
            <w:right w:val="none" w:sz="0" w:space="0" w:color="auto"/>
          </w:divBdr>
        </w:div>
        <w:div w:id="1274554226">
          <w:marLeft w:val="480"/>
          <w:marRight w:val="0"/>
          <w:marTop w:val="0"/>
          <w:marBottom w:val="0"/>
          <w:divBdr>
            <w:top w:val="none" w:sz="0" w:space="0" w:color="auto"/>
            <w:left w:val="none" w:sz="0" w:space="0" w:color="auto"/>
            <w:bottom w:val="none" w:sz="0" w:space="0" w:color="auto"/>
            <w:right w:val="none" w:sz="0" w:space="0" w:color="auto"/>
          </w:divBdr>
        </w:div>
        <w:div w:id="1283459430">
          <w:marLeft w:val="480"/>
          <w:marRight w:val="0"/>
          <w:marTop w:val="0"/>
          <w:marBottom w:val="0"/>
          <w:divBdr>
            <w:top w:val="none" w:sz="0" w:space="0" w:color="auto"/>
            <w:left w:val="none" w:sz="0" w:space="0" w:color="auto"/>
            <w:bottom w:val="none" w:sz="0" w:space="0" w:color="auto"/>
            <w:right w:val="none" w:sz="0" w:space="0" w:color="auto"/>
          </w:divBdr>
        </w:div>
        <w:div w:id="1363281953">
          <w:marLeft w:val="480"/>
          <w:marRight w:val="0"/>
          <w:marTop w:val="0"/>
          <w:marBottom w:val="0"/>
          <w:divBdr>
            <w:top w:val="none" w:sz="0" w:space="0" w:color="auto"/>
            <w:left w:val="none" w:sz="0" w:space="0" w:color="auto"/>
            <w:bottom w:val="none" w:sz="0" w:space="0" w:color="auto"/>
            <w:right w:val="none" w:sz="0" w:space="0" w:color="auto"/>
          </w:divBdr>
        </w:div>
        <w:div w:id="1382561876">
          <w:marLeft w:val="480"/>
          <w:marRight w:val="0"/>
          <w:marTop w:val="0"/>
          <w:marBottom w:val="0"/>
          <w:divBdr>
            <w:top w:val="none" w:sz="0" w:space="0" w:color="auto"/>
            <w:left w:val="none" w:sz="0" w:space="0" w:color="auto"/>
            <w:bottom w:val="none" w:sz="0" w:space="0" w:color="auto"/>
            <w:right w:val="none" w:sz="0" w:space="0" w:color="auto"/>
          </w:divBdr>
        </w:div>
        <w:div w:id="1540704648">
          <w:marLeft w:val="480"/>
          <w:marRight w:val="0"/>
          <w:marTop w:val="0"/>
          <w:marBottom w:val="0"/>
          <w:divBdr>
            <w:top w:val="none" w:sz="0" w:space="0" w:color="auto"/>
            <w:left w:val="none" w:sz="0" w:space="0" w:color="auto"/>
            <w:bottom w:val="none" w:sz="0" w:space="0" w:color="auto"/>
            <w:right w:val="none" w:sz="0" w:space="0" w:color="auto"/>
          </w:divBdr>
        </w:div>
        <w:div w:id="1574506518">
          <w:marLeft w:val="480"/>
          <w:marRight w:val="0"/>
          <w:marTop w:val="0"/>
          <w:marBottom w:val="0"/>
          <w:divBdr>
            <w:top w:val="none" w:sz="0" w:space="0" w:color="auto"/>
            <w:left w:val="none" w:sz="0" w:space="0" w:color="auto"/>
            <w:bottom w:val="none" w:sz="0" w:space="0" w:color="auto"/>
            <w:right w:val="none" w:sz="0" w:space="0" w:color="auto"/>
          </w:divBdr>
        </w:div>
        <w:div w:id="1654748668">
          <w:marLeft w:val="480"/>
          <w:marRight w:val="0"/>
          <w:marTop w:val="0"/>
          <w:marBottom w:val="0"/>
          <w:divBdr>
            <w:top w:val="none" w:sz="0" w:space="0" w:color="auto"/>
            <w:left w:val="none" w:sz="0" w:space="0" w:color="auto"/>
            <w:bottom w:val="none" w:sz="0" w:space="0" w:color="auto"/>
            <w:right w:val="none" w:sz="0" w:space="0" w:color="auto"/>
          </w:divBdr>
        </w:div>
        <w:div w:id="1707485652">
          <w:marLeft w:val="480"/>
          <w:marRight w:val="0"/>
          <w:marTop w:val="0"/>
          <w:marBottom w:val="0"/>
          <w:divBdr>
            <w:top w:val="none" w:sz="0" w:space="0" w:color="auto"/>
            <w:left w:val="none" w:sz="0" w:space="0" w:color="auto"/>
            <w:bottom w:val="none" w:sz="0" w:space="0" w:color="auto"/>
            <w:right w:val="none" w:sz="0" w:space="0" w:color="auto"/>
          </w:divBdr>
        </w:div>
        <w:div w:id="1718163356">
          <w:marLeft w:val="480"/>
          <w:marRight w:val="0"/>
          <w:marTop w:val="0"/>
          <w:marBottom w:val="0"/>
          <w:divBdr>
            <w:top w:val="none" w:sz="0" w:space="0" w:color="auto"/>
            <w:left w:val="none" w:sz="0" w:space="0" w:color="auto"/>
            <w:bottom w:val="none" w:sz="0" w:space="0" w:color="auto"/>
            <w:right w:val="none" w:sz="0" w:space="0" w:color="auto"/>
          </w:divBdr>
        </w:div>
        <w:div w:id="1727558591">
          <w:marLeft w:val="480"/>
          <w:marRight w:val="0"/>
          <w:marTop w:val="0"/>
          <w:marBottom w:val="0"/>
          <w:divBdr>
            <w:top w:val="none" w:sz="0" w:space="0" w:color="auto"/>
            <w:left w:val="none" w:sz="0" w:space="0" w:color="auto"/>
            <w:bottom w:val="none" w:sz="0" w:space="0" w:color="auto"/>
            <w:right w:val="none" w:sz="0" w:space="0" w:color="auto"/>
          </w:divBdr>
        </w:div>
        <w:div w:id="1731004256">
          <w:marLeft w:val="480"/>
          <w:marRight w:val="0"/>
          <w:marTop w:val="0"/>
          <w:marBottom w:val="0"/>
          <w:divBdr>
            <w:top w:val="none" w:sz="0" w:space="0" w:color="auto"/>
            <w:left w:val="none" w:sz="0" w:space="0" w:color="auto"/>
            <w:bottom w:val="none" w:sz="0" w:space="0" w:color="auto"/>
            <w:right w:val="none" w:sz="0" w:space="0" w:color="auto"/>
          </w:divBdr>
        </w:div>
        <w:div w:id="1740665427">
          <w:marLeft w:val="480"/>
          <w:marRight w:val="0"/>
          <w:marTop w:val="0"/>
          <w:marBottom w:val="0"/>
          <w:divBdr>
            <w:top w:val="none" w:sz="0" w:space="0" w:color="auto"/>
            <w:left w:val="none" w:sz="0" w:space="0" w:color="auto"/>
            <w:bottom w:val="none" w:sz="0" w:space="0" w:color="auto"/>
            <w:right w:val="none" w:sz="0" w:space="0" w:color="auto"/>
          </w:divBdr>
        </w:div>
        <w:div w:id="1761637424">
          <w:marLeft w:val="480"/>
          <w:marRight w:val="0"/>
          <w:marTop w:val="0"/>
          <w:marBottom w:val="0"/>
          <w:divBdr>
            <w:top w:val="none" w:sz="0" w:space="0" w:color="auto"/>
            <w:left w:val="none" w:sz="0" w:space="0" w:color="auto"/>
            <w:bottom w:val="none" w:sz="0" w:space="0" w:color="auto"/>
            <w:right w:val="none" w:sz="0" w:space="0" w:color="auto"/>
          </w:divBdr>
        </w:div>
        <w:div w:id="1784114334">
          <w:marLeft w:val="480"/>
          <w:marRight w:val="0"/>
          <w:marTop w:val="0"/>
          <w:marBottom w:val="0"/>
          <w:divBdr>
            <w:top w:val="none" w:sz="0" w:space="0" w:color="auto"/>
            <w:left w:val="none" w:sz="0" w:space="0" w:color="auto"/>
            <w:bottom w:val="none" w:sz="0" w:space="0" w:color="auto"/>
            <w:right w:val="none" w:sz="0" w:space="0" w:color="auto"/>
          </w:divBdr>
        </w:div>
        <w:div w:id="1811433315">
          <w:marLeft w:val="480"/>
          <w:marRight w:val="0"/>
          <w:marTop w:val="0"/>
          <w:marBottom w:val="0"/>
          <w:divBdr>
            <w:top w:val="none" w:sz="0" w:space="0" w:color="auto"/>
            <w:left w:val="none" w:sz="0" w:space="0" w:color="auto"/>
            <w:bottom w:val="none" w:sz="0" w:space="0" w:color="auto"/>
            <w:right w:val="none" w:sz="0" w:space="0" w:color="auto"/>
          </w:divBdr>
        </w:div>
        <w:div w:id="1811483816">
          <w:marLeft w:val="480"/>
          <w:marRight w:val="0"/>
          <w:marTop w:val="0"/>
          <w:marBottom w:val="0"/>
          <w:divBdr>
            <w:top w:val="none" w:sz="0" w:space="0" w:color="auto"/>
            <w:left w:val="none" w:sz="0" w:space="0" w:color="auto"/>
            <w:bottom w:val="none" w:sz="0" w:space="0" w:color="auto"/>
            <w:right w:val="none" w:sz="0" w:space="0" w:color="auto"/>
          </w:divBdr>
        </w:div>
        <w:div w:id="1818958840">
          <w:marLeft w:val="480"/>
          <w:marRight w:val="0"/>
          <w:marTop w:val="0"/>
          <w:marBottom w:val="0"/>
          <w:divBdr>
            <w:top w:val="none" w:sz="0" w:space="0" w:color="auto"/>
            <w:left w:val="none" w:sz="0" w:space="0" w:color="auto"/>
            <w:bottom w:val="none" w:sz="0" w:space="0" w:color="auto"/>
            <w:right w:val="none" w:sz="0" w:space="0" w:color="auto"/>
          </w:divBdr>
        </w:div>
        <w:div w:id="1893030501">
          <w:marLeft w:val="480"/>
          <w:marRight w:val="0"/>
          <w:marTop w:val="0"/>
          <w:marBottom w:val="0"/>
          <w:divBdr>
            <w:top w:val="none" w:sz="0" w:space="0" w:color="auto"/>
            <w:left w:val="none" w:sz="0" w:space="0" w:color="auto"/>
            <w:bottom w:val="none" w:sz="0" w:space="0" w:color="auto"/>
            <w:right w:val="none" w:sz="0" w:space="0" w:color="auto"/>
          </w:divBdr>
        </w:div>
        <w:div w:id="1937471194">
          <w:marLeft w:val="480"/>
          <w:marRight w:val="0"/>
          <w:marTop w:val="0"/>
          <w:marBottom w:val="0"/>
          <w:divBdr>
            <w:top w:val="none" w:sz="0" w:space="0" w:color="auto"/>
            <w:left w:val="none" w:sz="0" w:space="0" w:color="auto"/>
            <w:bottom w:val="none" w:sz="0" w:space="0" w:color="auto"/>
            <w:right w:val="none" w:sz="0" w:space="0" w:color="auto"/>
          </w:divBdr>
        </w:div>
        <w:div w:id="1975525258">
          <w:marLeft w:val="480"/>
          <w:marRight w:val="0"/>
          <w:marTop w:val="0"/>
          <w:marBottom w:val="0"/>
          <w:divBdr>
            <w:top w:val="none" w:sz="0" w:space="0" w:color="auto"/>
            <w:left w:val="none" w:sz="0" w:space="0" w:color="auto"/>
            <w:bottom w:val="none" w:sz="0" w:space="0" w:color="auto"/>
            <w:right w:val="none" w:sz="0" w:space="0" w:color="auto"/>
          </w:divBdr>
        </w:div>
        <w:div w:id="2002661690">
          <w:marLeft w:val="480"/>
          <w:marRight w:val="0"/>
          <w:marTop w:val="0"/>
          <w:marBottom w:val="0"/>
          <w:divBdr>
            <w:top w:val="none" w:sz="0" w:space="0" w:color="auto"/>
            <w:left w:val="none" w:sz="0" w:space="0" w:color="auto"/>
            <w:bottom w:val="none" w:sz="0" w:space="0" w:color="auto"/>
            <w:right w:val="none" w:sz="0" w:space="0" w:color="auto"/>
          </w:divBdr>
        </w:div>
        <w:div w:id="2068648967">
          <w:marLeft w:val="480"/>
          <w:marRight w:val="0"/>
          <w:marTop w:val="0"/>
          <w:marBottom w:val="0"/>
          <w:divBdr>
            <w:top w:val="none" w:sz="0" w:space="0" w:color="auto"/>
            <w:left w:val="none" w:sz="0" w:space="0" w:color="auto"/>
            <w:bottom w:val="none" w:sz="0" w:space="0" w:color="auto"/>
            <w:right w:val="none" w:sz="0" w:space="0" w:color="auto"/>
          </w:divBdr>
        </w:div>
        <w:div w:id="2093156142">
          <w:marLeft w:val="480"/>
          <w:marRight w:val="0"/>
          <w:marTop w:val="0"/>
          <w:marBottom w:val="0"/>
          <w:divBdr>
            <w:top w:val="none" w:sz="0" w:space="0" w:color="auto"/>
            <w:left w:val="none" w:sz="0" w:space="0" w:color="auto"/>
            <w:bottom w:val="none" w:sz="0" w:space="0" w:color="auto"/>
            <w:right w:val="none" w:sz="0" w:space="0" w:color="auto"/>
          </w:divBdr>
        </w:div>
        <w:div w:id="2106608271">
          <w:marLeft w:val="480"/>
          <w:marRight w:val="0"/>
          <w:marTop w:val="0"/>
          <w:marBottom w:val="0"/>
          <w:divBdr>
            <w:top w:val="none" w:sz="0" w:space="0" w:color="auto"/>
            <w:left w:val="none" w:sz="0" w:space="0" w:color="auto"/>
            <w:bottom w:val="none" w:sz="0" w:space="0" w:color="auto"/>
            <w:right w:val="none" w:sz="0" w:space="0" w:color="auto"/>
          </w:divBdr>
        </w:div>
        <w:div w:id="2135368585">
          <w:marLeft w:val="480"/>
          <w:marRight w:val="0"/>
          <w:marTop w:val="0"/>
          <w:marBottom w:val="0"/>
          <w:divBdr>
            <w:top w:val="none" w:sz="0" w:space="0" w:color="auto"/>
            <w:left w:val="none" w:sz="0" w:space="0" w:color="auto"/>
            <w:bottom w:val="none" w:sz="0" w:space="0" w:color="auto"/>
            <w:right w:val="none" w:sz="0" w:space="0" w:color="auto"/>
          </w:divBdr>
        </w:div>
        <w:div w:id="2144079441">
          <w:marLeft w:val="480"/>
          <w:marRight w:val="0"/>
          <w:marTop w:val="0"/>
          <w:marBottom w:val="0"/>
          <w:divBdr>
            <w:top w:val="none" w:sz="0" w:space="0" w:color="auto"/>
            <w:left w:val="none" w:sz="0" w:space="0" w:color="auto"/>
            <w:bottom w:val="none" w:sz="0" w:space="0" w:color="auto"/>
            <w:right w:val="none" w:sz="0" w:space="0" w:color="auto"/>
          </w:divBdr>
        </w:div>
      </w:divsChild>
    </w:div>
    <w:div w:id="1107432416">
      <w:bodyDiv w:val="1"/>
      <w:marLeft w:val="0"/>
      <w:marRight w:val="0"/>
      <w:marTop w:val="0"/>
      <w:marBottom w:val="0"/>
      <w:divBdr>
        <w:top w:val="none" w:sz="0" w:space="0" w:color="auto"/>
        <w:left w:val="none" w:sz="0" w:space="0" w:color="auto"/>
        <w:bottom w:val="none" w:sz="0" w:space="0" w:color="auto"/>
        <w:right w:val="none" w:sz="0" w:space="0" w:color="auto"/>
      </w:divBdr>
      <w:divsChild>
        <w:div w:id="30500230">
          <w:marLeft w:val="480"/>
          <w:marRight w:val="0"/>
          <w:marTop w:val="0"/>
          <w:marBottom w:val="0"/>
          <w:divBdr>
            <w:top w:val="none" w:sz="0" w:space="0" w:color="auto"/>
            <w:left w:val="none" w:sz="0" w:space="0" w:color="auto"/>
            <w:bottom w:val="none" w:sz="0" w:space="0" w:color="auto"/>
            <w:right w:val="none" w:sz="0" w:space="0" w:color="auto"/>
          </w:divBdr>
        </w:div>
        <w:div w:id="54940090">
          <w:marLeft w:val="480"/>
          <w:marRight w:val="0"/>
          <w:marTop w:val="0"/>
          <w:marBottom w:val="0"/>
          <w:divBdr>
            <w:top w:val="none" w:sz="0" w:space="0" w:color="auto"/>
            <w:left w:val="none" w:sz="0" w:space="0" w:color="auto"/>
            <w:bottom w:val="none" w:sz="0" w:space="0" w:color="auto"/>
            <w:right w:val="none" w:sz="0" w:space="0" w:color="auto"/>
          </w:divBdr>
        </w:div>
        <w:div w:id="104080840">
          <w:marLeft w:val="480"/>
          <w:marRight w:val="0"/>
          <w:marTop w:val="0"/>
          <w:marBottom w:val="0"/>
          <w:divBdr>
            <w:top w:val="none" w:sz="0" w:space="0" w:color="auto"/>
            <w:left w:val="none" w:sz="0" w:space="0" w:color="auto"/>
            <w:bottom w:val="none" w:sz="0" w:space="0" w:color="auto"/>
            <w:right w:val="none" w:sz="0" w:space="0" w:color="auto"/>
          </w:divBdr>
        </w:div>
        <w:div w:id="135687444">
          <w:marLeft w:val="480"/>
          <w:marRight w:val="0"/>
          <w:marTop w:val="0"/>
          <w:marBottom w:val="0"/>
          <w:divBdr>
            <w:top w:val="none" w:sz="0" w:space="0" w:color="auto"/>
            <w:left w:val="none" w:sz="0" w:space="0" w:color="auto"/>
            <w:bottom w:val="none" w:sz="0" w:space="0" w:color="auto"/>
            <w:right w:val="none" w:sz="0" w:space="0" w:color="auto"/>
          </w:divBdr>
        </w:div>
        <w:div w:id="144131237">
          <w:marLeft w:val="480"/>
          <w:marRight w:val="0"/>
          <w:marTop w:val="0"/>
          <w:marBottom w:val="0"/>
          <w:divBdr>
            <w:top w:val="none" w:sz="0" w:space="0" w:color="auto"/>
            <w:left w:val="none" w:sz="0" w:space="0" w:color="auto"/>
            <w:bottom w:val="none" w:sz="0" w:space="0" w:color="auto"/>
            <w:right w:val="none" w:sz="0" w:space="0" w:color="auto"/>
          </w:divBdr>
        </w:div>
        <w:div w:id="287052888">
          <w:marLeft w:val="480"/>
          <w:marRight w:val="0"/>
          <w:marTop w:val="0"/>
          <w:marBottom w:val="0"/>
          <w:divBdr>
            <w:top w:val="none" w:sz="0" w:space="0" w:color="auto"/>
            <w:left w:val="none" w:sz="0" w:space="0" w:color="auto"/>
            <w:bottom w:val="none" w:sz="0" w:space="0" w:color="auto"/>
            <w:right w:val="none" w:sz="0" w:space="0" w:color="auto"/>
          </w:divBdr>
        </w:div>
        <w:div w:id="300119365">
          <w:marLeft w:val="480"/>
          <w:marRight w:val="0"/>
          <w:marTop w:val="0"/>
          <w:marBottom w:val="0"/>
          <w:divBdr>
            <w:top w:val="none" w:sz="0" w:space="0" w:color="auto"/>
            <w:left w:val="none" w:sz="0" w:space="0" w:color="auto"/>
            <w:bottom w:val="none" w:sz="0" w:space="0" w:color="auto"/>
            <w:right w:val="none" w:sz="0" w:space="0" w:color="auto"/>
          </w:divBdr>
        </w:div>
        <w:div w:id="332680668">
          <w:marLeft w:val="480"/>
          <w:marRight w:val="0"/>
          <w:marTop w:val="0"/>
          <w:marBottom w:val="0"/>
          <w:divBdr>
            <w:top w:val="none" w:sz="0" w:space="0" w:color="auto"/>
            <w:left w:val="none" w:sz="0" w:space="0" w:color="auto"/>
            <w:bottom w:val="none" w:sz="0" w:space="0" w:color="auto"/>
            <w:right w:val="none" w:sz="0" w:space="0" w:color="auto"/>
          </w:divBdr>
        </w:div>
        <w:div w:id="343362197">
          <w:marLeft w:val="480"/>
          <w:marRight w:val="0"/>
          <w:marTop w:val="0"/>
          <w:marBottom w:val="0"/>
          <w:divBdr>
            <w:top w:val="none" w:sz="0" w:space="0" w:color="auto"/>
            <w:left w:val="none" w:sz="0" w:space="0" w:color="auto"/>
            <w:bottom w:val="none" w:sz="0" w:space="0" w:color="auto"/>
            <w:right w:val="none" w:sz="0" w:space="0" w:color="auto"/>
          </w:divBdr>
        </w:div>
        <w:div w:id="380327531">
          <w:marLeft w:val="480"/>
          <w:marRight w:val="0"/>
          <w:marTop w:val="0"/>
          <w:marBottom w:val="0"/>
          <w:divBdr>
            <w:top w:val="none" w:sz="0" w:space="0" w:color="auto"/>
            <w:left w:val="none" w:sz="0" w:space="0" w:color="auto"/>
            <w:bottom w:val="none" w:sz="0" w:space="0" w:color="auto"/>
            <w:right w:val="none" w:sz="0" w:space="0" w:color="auto"/>
          </w:divBdr>
        </w:div>
        <w:div w:id="381641990">
          <w:marLeft w:val="480"/>
          <w:marRight w:val="0"/>
          <w:marTop w:val="0"/>
          <w:marBottom w:val="0"/>
          <w:divBdr>
            <w:top w:val="none" w:sz="0" w:space="0" w:color="auto"/>
            <w:left w:val="none" w:sz="0" w:space="0" w:color="auto"/>
            <w:bottom w:val="none" w:sz="0" w:space="0" w:color="auto"/>
            <w:right w:val="none" w:sz="0" w:space="0" w:color="auto"/>
          </w:divBdr>
        </w:div>
        <w:div w:id="426737366">
          <w:marLeft w:val="480"/>
          <w:marRight w:val="0"/>
          <w:marTop w:val="0"/>
          <w:marBottom w:val="0"/>
          <w:divBdr>
            <w:top w:val="none" w:sz="0" w:space="0" w:color="auto"/>
            <w:left w:val="none" w:sz="0" w:space="0" w:color="auto"/>
            <w:bottom w:val="none" w:sz="0" w:space="0" w:color="auto"/>
            <w:right w:val="none" w:sz="0" w:space="0" w:color="auto"/>
          </w:divBdr>
        </w:div>
        <w:div w:id="458303673">
          <w:marLeft w:val="480"/>
          <w:marRight w:val="0"/>
          <w:marTop w:val="0"/>
          <w:marBottom w:val="0"/>
          <w:divBdr>
            <w:top w:val="none" w:sz="0" w:space="0" w:color="auto"/>
            <w:left w:val="none" w:sz="0" w:space="0" w:color="auto"/>
            <w:bottom w:val="none" w:sz="0" w:space="0" w:color="auto"/>
            <w:right w:val="none" w:sz="0" w:space="0" w:color="auto"/>
          </w:divBdr>
        </w:div>
        <w:div w:id="466171139">
          <w:marLeft w:val="480"/>
          <w:marRight w:val="0"/>
          <w:marTop w:val="0"/>
          <w:marBottom w:val="0"/>
          <w:divBdr>
            <w:top w:val="none" w:sz="0" w:space="0" w:color="auto"/>
            <w:left w:val="none" w:sz="0" w:space="0" w:color="auto"/>
            <w:bottom w:val="none" w:sz="0" w:space="0" w:color="auto"/>
            <w:right w:val="none" w:sz="0" w:space="0" w:color="auto"/>
          </w:divBdr>
        </w:div>
        <w:div w:id="580798500">
          <w:marLeft w:val="480"/>
          <w:marRight w:val="0"/>
          <w:marTop w:val="0"/>
          <w:marBottom w:val="0"/>
          <w:divBdr>
            <w:top w:val="none" w:sz="0" w:space="0" w:color="auto"/>
            <w:left w:val="none" w:sz="0" w:space="0" w:color="auto"/>
            <w:bottom w:val="none" w:sz="0" w:space="0" w:color="auto"/>
            <w:right w:val="none" w:sz="0" w:space="0" w:color="auto"/>
          </w:divBdr>
        </w:div>
        <w:div w:id="658116095">
          <w:marLeft w:val="480"/>
          <w:marRight w:val="0"/>
          <w:marTop w:val="0"/>
          <w:marBottom w:val="0"/>
          <w:divBdr>
            <w:top w:val="none" w:sz="0" w:space="0" w:color="auto"/>
            <w:left w:val="none" w:sz="0" w:space="0" w:color="auto"/>
            <w:bottom w:val="none" w:sz="0" w:space="0" w:color="auto"/>
            <w:right w:val="none" w:sz="0" w:space="0" w:color="auto"/>
          </w:divBdr>
        </w:div>
        <w:div w:id="673070174">
          <w:marLeft w:val="480"/>
          <w:marRight w:val="0"/>
          <w:marTop w:val="0"/>
          <w:marBottom w:val="0"/>
          <w:divBdr>
            <w:top w:val="none" w:sz="0" w:space="0" w:color="auto"/>
            <w:left w:val="none" w:sz="0" w:space="0" w:color="auto"/>
            <w:bottom w:val="none" w:sz="0" w:space="0" w:color="auto"/>
            <w:right w:val="none" w:sz="0" w:space="0" w:color="auto"/>
          </w:divBdr>
        </w:div>
        <w:div w:id="734015609">
          <w:marLeft w:val="480"/>
          <w:marRight w:val="0"/>
          <w:marTop w:val="0"/>
          <w:marBottom w:val="0"/>
          <w:divBdr>
            <w:top w:val="none" w:sz="0" w:space="0" w:color="auto"/>
            <w:left w:val="none" w:sz="0" w:space="0" w:color="auto"/>
            <w:bottom w:val="none" w:sz="0" w:space="0" w:color="auto"/>
            <w:right w:val="none" w:sz="0" w:space="0" w:color="auto"/>
          </w:divBdr>
        </w:div>
        <w:div w:id="757755819">
          <w:marLeft w:val="480"/>
          <w:marRight w:val="0"/>
          <w:marTop w:val="0"/>
          <w:marBottom w:val="0"/>
          <w:divBdr>
            <w:top w:val="none" w:sz="0" w:space="0" w:color="auto"/>
            <w:left w:val="none" w:sz="0" w:space="0" w:color="auto"/>
            <w:bottom w:val="none" w:sz="0" w:space="0" w:color="auto"/>
            <w:right w:val="none" w:sz="0" w:space="0" w:color="auto"/>
          </w:divBdr>
        </w:div>
        <w:div w:id="794714687">
          <w:marLeft w:val="480"/>
          <w:marRight w:val="0"/>
          <w:marTop w:val="0"/>
          <w:marBottom w:val="0"/>
          <w:divBdr>
            <w:top w:val="none" w:sz="0" w:space="0" w:color="auto"/>
            <w:left w:val="none" w:sz="0" w:space="0" w:color="auto"/>
            <w:bottom w:val="none" w:sz="0" w:space="0" w:color="auto"/>
            <w:right w:val="none" w:sz="0" w:space="0" w:color="auto"/>
          </w:divBdr>
        </w:div>
        <w:div w:id="804347216">
          <w:marLeft w:val="480"/>
          <w:marRight w:val="0"/>
          <w:marTop w:val="0"/>
          <w:marBottom w:val="0"/>
          <w:divBdr>
            <w:top w:val="none" w:sz="0" w:space="0" w:color="auto"/>
            <w:left w:val="none" w:sz="0" w:space="0" w:color="auto"/>
            <w:bottom w:val="none" w:sz="0" w:space="0" w:color="auto"/>
            <w:right w:val="none" w:sz="0" w:space="0" w:color="auto"/>
          </w:divBdr>
        </w:div>
        <w:div w:id="830756006">
          <w:marLeft w:val="480"/>
          <w:marRight w:val="0"/>
          <w:marTop w:val="0"/>
          <w:marBottom w:val="0"/>
          <w:divBdr>
            <w:top w:val="none" w:sz="0" w:space="0" w:color="auto"/>
            <w:left w:val="none" w:sz="0" w:space="0" w:color="auto"/>
            <w:bottom w:val="none" w:sz="0" w:space="0" w:color="auto"/>
            <w:right w:val="none" w:sz="0" w:space="0" w:color="auto"/>
          </w:divBdr>
        </w:div>
        <w:div w:id="873420451">
          <w:marLeft w:val="480"/>
          <w:marRight w:val="0"/>
          <w:marTop w:val="0"/>
          <w:marBottom w:val="0"/>
          <w:divBdr>
            <w:top w:val="none" w:sz="0" w:space="0" w:color="auto"/>
            <w:left w:val="none" w:sz="0" w:space="0" w:color="auto"/>
            <w:bottom w:val="none" w:sz="0" w:space="0" w:color="auto"/>
            <w:right w:val="none" w:sz="0" w:space="0" w:color="auto"/>
          </w:divBdr>
        </w:div>
        <w:div w:id="894389326">
          <w:marLeft w:val="480"/>
          <w:marRight w:val="0"/>
          <w:marTop w:val="0"/>
          <w:marBottom w:val="0"/>
          <w:divBdr>
            <w:top w:val="none" w:sz="0" w:space="0" w:color="auto"/>
            <w:left w:val="none" w:sz="0" w:space="0" w:color="auto"/>
            <w:bottom w:val="none" w:sz="0" w:space="0" w:color="auto"/>
            <w:right w:val="none" w:sz="0" w:space="0" w:color="auto"/>
          </w:divBdr>
        </w:div>
        <w:div w:id="911084917">
          <w:marLeft w:val="480"/>
          <w:marRight w:val="0"/>
          <w:marTop w:val="0"/>
          <w:marBottom w:val="0"/>
          <w:divBdr>
            <w:top w:val="none" w:sz="0" w:space="0" w:color="auto"/>
            <w:left w:val="none" w:sz="0" w:space="0" w:color="auto"/>
            <w:bottom w:val="none" w:sz="0" w:space="0" w:color="auto"/>
            <w:right w:val="none" w:sz="0" w:space="0" w:color="auto"/>
          </w:divBdr>
        </w:div>
        <w:div w:id="935333540">
          <w:marLeft w:val="480"/>
          <w:marRight w:val="0"/>
          <w:marTop w:val="0"/>
          <w:marBottom w:val="0"/>
          <w:divBdr>
            <w:top w:val="none" w:sz="0" w:space="0" w:color="auto"/>
            <w:left w:val="none" w:sz="0" w:space="0" w:color="auto"/>
            <w:bottom w:val="none" w:sz="0" w:space="0" w:color="auto"/>
            <w:right w:val="none" w:sz="0" w:space="0" w:color="auto"/>
          </w:divBdr>
        </w:div>
        <w:div w:id="964969177">
          <w:marLeft w:val="480"/>
          <w:marRight w:val="0"/>
          <w:marTop w:val="0"/>
          <w:marBottom w:val="0"/>
          <w:divBdr>
            <w:top w:val="none" w:sz="0" w:space="0" w:color="auto"/>
            <w:left w:val="none" w:sz="0" w:space="0" w:color="auto"/>
            <w:bottom w:val="none" w:sz="0" w:space="0" w:color="auto"/>
            <w:right w:val="none" w:sz="0" w:space="0" w:color="auto"/>
          </w:divBdr>
        </w:div>
        <w:div w:id="969673891">
          <w:marLeft w:val="480"/>
          <w:marRight w:val="0"/>
          <w:marTop w:val="0"/>
          <w:marBottom w:val="0"/>
          <w:divBdr>
            <w:top w:val="none" w:sz="0" w:space="0" w:color="auto"/>
            <w:left w:val="none" w:sz="0" w:space="0" w:color="auto"/>
            <w:bottom w:val="none" w:sz="0" w:space="0" w:color="auto"/>
            <w:right w:val="none" w:sz="0" w:space="0" w:color="auto"/>
          </w:divBdr>
        </w:div>
        <w:div w:id="978456249">
          <w:marLeft w:val="480"/>
          <w:marRight w:val="0"/>
          <w:marTop w:val="0"/>
          <w:marBottom w:val="0"/>
          <w:divBdr>
            <w:top w:val="none" w:sz="0" w:space="0" w:color="auto"/>
            <w:left w:val="none" w:sz="0" w:space="0" w:color="auto"/>
            <w:bottom w:val="none" w:sz="0" w:space="0" w:color="auto"/>
            <w:right w:val="none" w:sz="0" w:space="0" w:color="auto"/>
          </w:divBdr>
        </w:div>
        <w:div w:id="1059860958">
          <w:marLeft w:val="480"/>
          <w:marRight w:val="0"/>
          <w:marTop w:val="0"/>
          <w:marBottom w:val="0"/>
          <w:divBdr>
            <w:top w:val="none" w:sz="0" w:space="0" w:color="auto"/>
            <w:left w:val="none" w:sz="0" w:space="0" w:color="auto"/>
            <w:bottom w:val="none" w:sz="0" w:space="0" w:color="auto"/>
            <w:right w:val="none" w:sz="0" w:space="0" w:color="auto"/>
          </w:divBdr>
        </w:div>
        <w:div w:id="1086607434">
          <w:marLeft w:val="480"/>
          <w:marRight w:val="0"/>
          <w:marTop w:val="0"/>
          <w:marBottom w:val="0"/>
          <w:divBdr>
            <w:top w:val="none" w:sz="0" w:space="0" w:color="auto"/>
            <w:left w:val="none" w:sz="0" w:space="0" w:color="auto"/>
            <w:bottom w:val="none" w:sz="0" w:space="0" w:color="auto"/>
            <w:right w:val="none" w:sz="0" w:space="0" w:color="auto"/>
          </w:divBdr>
        </w:div>
        <w:div w:id="1104617769">
          <w:marLeft w:val="480"/>
          <w:marRight w:val="0"/>
          <w:marTop w:val="0"/>
          <w:marBottom w:val="0"/>
          <w:divBdr>
            <w:top w:val="none" w:sz="0" w:space="0" w:color="auto"/>
            <w:left w:val="none" w:sz="0" w:space="0" w:color="auto"/>
            <w:bottom w:val="none" w:sz="0" w:space="0" w:color="auto"/>
            <w:right w:val="none" w:sz="0" w:space="0" w:color="auto"/>
          </w:divBdr>
        </w:div>
        <w:div w:id="1113749636">
          <w:marLeft w:val="480"/>
          <w:marRight w:val="0"/>
          <w:marTop w:val="0"/>
          <w:marBottom w:val="0"/>
          <w:divBdr>
            <w:top w:val="none" w:sz="0" w:space="0" w:color="auto"/>
            <w:left w:val="none" w:sz="0" w:space="0" w:color="auto"/>
            <w:bottom w:val="none" w:sz="0" w:space="0" w:color="auto"/>
            <w:right w:val="none" w:sz="0" w:space="0" w:color="auto"/>
          </w:divBdr>
        </w:div>
        <w:div w:id="1199666800">
          <w:marLeft w:val="480"/>
          <w:marRight w:val="0"/>
          <w:marTop w:val="0"/>
          <w:marBottom w:val="0"/>
          <w:divBdr>
            <w:top w:val="none" w:sz="0" w:space="0" w:color="auto"/>
            <w:left w:val="none" w:sz="0" w:space="0" w:color="auto"/>
            <w:bottom w:val="none" w:sz="0" w:space="0" w:color="auto"/>
            <w:right w:val="none" w:sz="0" w:space="0" w:color="auto"/>
          </w:divBdr>
        </w:div>
        <w:div w:id="1211263618">
          <w:marLeft w:val="480"/>
          <w:marRight w:val="0"/>
          <w:marTop w:val="0"/>
          <w:marBottom w:val="0"/>
          <w:divBdr>
            <w:top w:val="none" w:sz="0" w:space="0" w:color="auto"/>
            <w:left w:val="none" w:sz="0" w:space="0" w:color="auto"/>
            <w:bottom w:val="none" w:sz="0" w:space="0" w:color="auto"/>
            <w:right w:val="none" w:sz="0" w:space="0" w:color="auto"/>
          </w:divBdr>
        </w:div>
        <w:div w:id="1221018461">
          <w:marLeft w:val="480"/>
          <w:marRight w:val="0"/>
          <w:marTop w:val="0"/>
          <w:marBottom w:val="0"/>
          <w:divBdr>
            <w:top w:val="none" w:sz="0" w:space="0" w:color="auto"/>
            <w:left w:val="none" w:sz="0" w:space="0" w:color="auto"/>
            <w:bottom w:val="none" w:sz="0" w:space="0" w:color="auto"/>
            <w:right w:val="none" w:sz="0" w:space="0" w:color="auto"/>
          </w:divBdr>
        </w:div>
        <w:div w:id="1270891630">
          <w:marLeft w:val="480"/>
          <w:marRight w:val="0"/>
          <w:marTop w:val="0"/>
          <w:marBottom w:val="0"/>
          <w:divBdr>
            <w:top w:val="none" w:sz="0" w:space="0" w:color="auto"/>
            <w:left w:val="none" w:sz="0" w:space="0" w:color="auto"/>
            <w:bottom w:val="none" w:sz="0" w:space="0" w:color="auto"/>
            <w:right w:val="none" w:sz="0" w:space="0" w:color="auto"/>
          </w:divBdr>
        </w:div>
        <w:div w:id="1298535366">
          <w:marLeft w:val="480"/>
          <w:marRight w:val="0"/>
          <w:marTop w:val="0"/>
          <w:marBottom w:val="0"/>
          <w:divBdr>
            <w:top w:val="none" w:sz="0" w:space="0" w:color="auto"/>
            <w:left w:val="none" w:sz="0" w:space="0" w:color="auto"/>
            <w:bottom w:val="none" w:sz="0" w:space="0" w:color="auto"/>
            <w:right w:val="none" w:sz="0" w:space="0" w:color="auto"/>
          </w:divBdr>
        </w:div>
        <w:div w:id="1302879695">
          <w:marLeft w:val="480"/>
          <w:marRight w:val="0"/>
          <w:marTop w:val="0"/>
          <w:marBottom w:val="0"/>
          <w:divBdr>
            <w:top w:val="none" w:sz="0" w:space="0" w:color="auto"/>
            <w:left w:val="none" w:sz="0" w:space="0" w:color="auto"/>
            <w:bottom w:val="none" w:sz="0" w:space="0" w:color="auto"/>
            <w:right w:val="none" w:sz="0" w:space="0" w:color="auto"/>
          </w:divBdr>
        </w:div>
        <w:div w:id="1361709409">
          <w:marLeft w:val="480"/>
          <w:marRight w:val="0"/>
          <w:marTop w:val="0"/>
          <w:marBottom w:val="0"/>
          <w:divBdr>
            <w:top w:val="none" w:sz="0" w:space="0" w:color="auto"/>
            <w:left w:val="none" w:sz="0" w:space="0" w:color="auto"/>
            <w:bottom w:val="none" w:sz="0" w:space="0" w:color="auto"/>
            <w:right w:val="none" w:sz="0" w:space="0" w:color="auto"/>
          </w:divBdr>
        </w:div>
        <w:div w:id="1364019517">
          <w:marLeft w:val="480"/>
          <w:marRight w:val="0"/>
          <w:marTop w:val="0"/>
          <w:marBottom w:val="0"/>
          <w:divBdr>
            <w:top w:val="none" w:sz="0" w:space="0" w:color="auto"/>
            <w:left w:val="none" w:sz="0" w:space="0" w:color="auto"/>
            <w:bottom w:val="none" w:sz="0" w:space="0" w:color="auto"/>
            <w:right w:val="none" w:sz="0" w:space="0" w:color="auto"/>
          </w:divBdr>
        </w:div>
        <w:div w:id="1401168875">
          <w:marLeft w:val="480"/>
          <w:marRight w:val="0"/>
          <w:marTop w:val="0"/>
          <w:marBottom w:val="0"/>
          <w:divBdr>
            <w:top w:val="none" w:sz="0" w:space="0" w:color="auto"/>
            <w:left w:val="none" w:sz="0" w:space="0" w:color="auto"/>
            <w:bottom w:val="none" w:sz="0" w:space="0" w:color="auto"/>
            <w:right w:val="none" w:sz="0" w:space="0" w:color="auto"/>
          </w:divBdr>
        </w:div>
        <w:div w:id="1401249775">
          <w:marLeft w:val="480"/>
          <w:marRight w:val="0"/>
          <w:marTop w:val="0"/>
          <w:marBottom w:val="0"/>
          <w:divBdr>
            <w:top w:val="none" w:sz="0" w:space="0" w:color="auto"/>
            <w:left w:val="none" w:sz="0" w:space="0" w:color="auto"/>
            <w:bottom w:val="none" w:sz="0" w:space="0" w:color="auto"/>
            <w:right w:val="none" w:sz="0" w:space="0" w:color="auto"/>
          </w:divBdr>
        </w:div>
        <w:div w:id="1423456055">
          <w:marLeft w:val="480"/>
          <w:marRight w:val="0"/>
          <w:marTop w:val="0"/>
          <w:marBottom w:val="0"/>
          <w:divBdr>
            <w:top w:val="none" w:sz="0" w:space="0" w:color="auto"/>
            <w:left w:val="none" w:sz="0" w:space="0" w:color="auto"/>
            <w:bottom w:val="none" w:sz="0" w:space="0" w:color="auto"/>
            <w:right w:val="none" w:sz="0" w:space="0" w:color="auto"/>
          </w:divBdr>
        </w:div>
        <w:div w:id="1444764398">
          <w:marLeft w:val="480"/>
          <w:marRight w:val="0"/>
          <w:marTop w:val="0"/>
          <w:marBottom w:val="0"/>
          <w:divBdr>
            <w:top w:val="none" w:sz="0" w:space="0" w:color="auto"/>
            <w:left w:val="none" w:sz="0" w:space="0" w:color="auto"/>
            <w:bottom w:val="none" w:sz="0" w:space="0" w:color="auto"/>
            <w:right w:val="none" w:sz="0" w:space="0" w:color="auto"/>
          </w:divBdr>
        </w:div>
        <w:div w:id="1584148664">
          <w:marLeft w:val="480"/>
          <w:marRight w:val="0"/>
          <w:marTop w:val="0"/>
          <w:marBottom w:val="0"/>
          <w:divBdr>
            <w:top w:val="none" w:sz="0" w:space="0" w:color="auto"/>
            <w:left w:val="none" w:sz="0" w:space="0" w:color="auto"/>
            <w:bottom w:val="none" w:sz="0" w:space="0" w:color="auto"/>
            <w:right w:val="none" w:sz="0" w:space="0" w:color="auto"/>
          </w:divBdr>
        </w:div>
        <w:div w:id="1585333251">
          <w:marLeft w:val="480"/>
          <w:marRight w:val="0"/>
          <w:marTop w:val="0"/>
          <w:marBottom w:val="0"/>
          <w:divBdr>
            <w:top w:val="none" w:sz="0" w:space="0" w:color="auto"/>
            <w:left w:val="none" w:sz="0" w:space="0" w:color="auto"/>
            <w:bottom w:val="none" w:sz="0" w:space="0" w:color="auto"/>
            <w:right w:val="none" w:sz="0" w:space="0" w:color="auto"/>
          </w:divBdr>
        </w:div>
        <w:div w:id="1631008469">
          <w:marLeft w:val="480"/>
          <w:marRight w:val="0"/>
          <w:marTop w:val="0"/>
          <w:marBottom w:val="0"/>
          <w:divBdr>
            <w:top w:val="none" w:sz="0" w:space="0" w:color="auto"/>
            <w:left w:val="none" w:sz="0" w:space="0" w:color="auto"/>
            <w:bottom w:val="none" w:sz="0" w:space="0" w:color="auto"/>
            <w:right w:val="none" w:sz="0" w:space="0" w:color="auto"/>
          </w:divBdr>
        </w:div>
        <w:div w:id="1649630466">
          <w:marLeft w:val="480"/>
          <w:marRight w:val="0"/>
          <w:marTop w:val="0"/>
          <w:marBottom w:val="0"/>
          <w:divBdr>
            <w:top w:val="none" w:sz="0" w:space="0" w:color="auto"/>
            <w:left w:val="none" w:sz="0" w:space="0" w:color="auto"/>
            <w:bottom w:val="none" w:sz="0" w:space="0" w:color="auto"/>
            <w:right w:val="none" w:sz="0" w:space="0" w:color="auto"/>
          </w:divBdr>
        </w:div>
        <w:div w:id="1678342886">
          <w:marLeft w:val="480"/>
          <w:marRight w:val="0"/>
          <w:marTop w:val="0"/>
          <w:marBottom w:val="0"/>
          <w:divBdr>
            <w:top w:val="none" w:sz="0" w:space="0" w:color="auto"/>
            <w:left w:val="none" w:sz="0" w:space="0" w:color="auto"/>
            <w:bottom w:val="none" w:sz="0" w:space="0" w:color="auto"/>
            <w:right w:val="none" w:sz="0" w:space="0" w:color="auto"/>
          </w:divBdr>
        </w:div>
        <w:div w:id="1696417825">
          <w:marLeft w:val="480"/>
          <w:marRight w:val="0"/>
          <w:marTop w:val="0"/>
          <w:marBottom w:val="0"/>
          <w:divBdr>
            <w:top w:val="none" w:sz="0" w:space="0" w:color="auto"/>
            <w:left w:val="none" w:sz="0" w:space="0" w:color="auto"/>
            <w:bottom w:val="none" w:sz="0" w:space="0" w:color="auto"/>
            <w:right w:val="none" w:sz="0" w:space="0" w:color="auto"/>
          </w:divBdr>
        </w:div>
        <w:div w:id="1744060703">
          <w:marLeft w:val="480"/>
          <w:marRight w:val="0"/>
          <w:marTop w:val="0"/>
          <w:marBottom w:val="0"/>
          <w:divBdr>
            <w:top w:val="none" w:sz="0" w:space="0" w:color="auto"/>
            <w:left w:val="none" w:sz="0" w:space="0" w:color="auto"/>
            <w:bottom w:val="none" w:sz="0" w:space="0" w:color="auto"/>
            <w:right w:val="none" w:sz="0" w:space="0" w:color="auto"/>
          </w:divBdr>
        </w:div>
        <w:div w:id="1752848982">
          <w:marLeft w:val="480"/>
          <w:marRight w:val="0"/>
          <w:marTop w:val="0"/>
          <w:marBottom w:val="0"/>
          <w:divBdr>
            <w:top w:val="none" w:sz="0" w:space="0" w:color="auto"/>
            <w:left w:val="none" w:sz="0" w:space="0" w:color="auto"/>
            <w:bottom w:val="none" w:sz="0" w:space="0" w:color="auto"/>
            <w:right w:val="none" w:sz="0" w:space="0" w:color="auto"/>
          </w:divBdr>
        </w:div>
        <w:div w:id="1856187370">
          <w:marLeft w:val="480"/>
          <w:marRight w:val="0"/>
          <w:marTop w:val="0"/>
          <w:marBottom w:val="0"/>
          <w:divBdr>
            <w:top w:val="none" w:sz="0" w:space="0" w:color="auto"/>
            <w:left w:val="none" w:sz="0" w:space="0" w:color="auto"/>
            <w:bottom w:val="none" w:sz="0" w:space="0" w:color="auto"/>
            <w:right w:val="none" w:sz="0" w:space="0" w:color="auto"/>
          </w:divBdr>
        </w:div>
        <w:div w:id="1874341884">
          <w:marLeft w:val="480"/>
          <w:marRight w:val="0"/>
          <w:marTop w:val="0"/>
          <w:marBottom w:val="0"/>
          <w:divBdr>
            <w:top w:val="none" w:sz="0" w:space="0" w:color="auto"/>
            <w:left w:val="none" w:sz="0" w:space="0" w:color="auto"/>
            <w:bottom w:val="none" w:sz="0" w:space="0" w:color="auto"/>
            <w:right w:val="none" w:sz="0" w:space="0" w:color="auto"/>
          </w:divBdr>
        </w:div>
        <w:div w:id="1948612872">
          <w:marLeft w:val="480"/>
          <w:marRight w:val="0"/>
          <w:marTop w:val="0"/>
          <w:marBottom w:val="0"/>
          <w:divBdr>
            <w:top w:val="none" w:sz="0" w:space="0" w:color="auto"/>
            <w:left w:val="none" w:sz="0" w:space="0" w:color="auto"/>
            <w:bottom w:val="none" w:sz="0" w:space="0" w:color="auto"/>
            <w:right w:val="none" w:sz="0" w:space="0" w:color="auto"/>
          </w:divBdr>
        </w:div>
        <w:div w:id="1956709416">
          <w:marLeft w:val="480"/>
          <w:marRight w:val="0"/>
          <w:marTop w:val="0"/>
          <w:marBottom w:val="0"/>
          <w:divBdr>
            <w:top w:val="none" w:sz="0" w:space="0" w:color="auto"/>
            <w:left w:val="none" w:sz="0" w:space="0" w:color="auto"/>
            <w:bottom w:val="none" w:sz="0" w:space="0" w:color="auto"/>
            <w:right w:val="none" w:sz="0" w:space="0" w:color="auto"/>
          </w:divBdr>
        </w:div>
        <w:div w:id="1975793245">
          <w:marLeft w:val="480"/>
          <w:marRight w:val="0"/>
          <w:marTop w:val="0"/>
          <w:marBottom w:val="0"/>
          <w:divBdr>
            <w:top w:val="none" w:sz="0" w:space="0" w:color="auto"/>
            <w:left w:val="none" w:sz="0" w:space="0" w:color="auto"/>
            <w:bottom w:val="none" w:sz="0" w:space="0" w:color="auto"/>
            <w:right w:val="none" w:sz="0" w:space="0" w:color="auto"/>
          </w:divBdr>
        </w:div>
        <w:div w:id="1989698935">
          <w:marLeft w:val="480"/>
          <w:marRight w:val="0"/>
          <w:marTop w:val="0"/>
          <w:marBottom w:val="0"/>
          <w:divBdr>
            <w:top w:val="none" w:sz="0" w:space="0" w:color="auto"/>
            <w:left w:val="none" w:sz="0" w:space="0" w:color="auto"/>
            <w:bottom w:val="none" w:sz="0" w:space="0" w:color="auto"/>
            <w:right w:val="none" w:sz="0" w:space="0" w:color="auto"/>
          </w:divBdr>
        </w:div>
        <w:div w:id="2026983094">
          <w:marLeft w:val="480"/>
          <w:marRight w:val="0"/>
          <w:marTop w:val="0"/>
          <w:marBottom w:val="0"/>
          <w:divBdr>
            <w:top w:val="none" w:sz="0" w:space="0" w:color="auto"/>
            <w:left w:val="none" w:sz="0" w:space="0" w:color="auto"/>
            <w:bottom w:val="none" w:sz="0" w:space="0" w:color="auto"/>
            <w:right w:val="none" w:sz="0" w:space="0" w:color="auto"/>
          </w:divBdr>
        </w:div>
        <w:div w:id="2041857658">
          <w:marLeft w:val="480"/>
          <w:marRight w:val="0"/>
          <w:marTop w:val="0"/>
          <w:marBottom w:val="0"/>
          <w:divBdr>
            <w:top w:val="none" w:sz="0" w:space="0" w:color="auto"/>
            <w:left w:val="none" w:sz="0" w:space="0" w:color="auto"/>
            <w:bottom w:val="none" w:sz="0" w:space="0" w:color="auto"/>
            <w:right w:val="none" w:sz="0" w:space="0" w:color="auto"/>
          </w:divBdr>
        </w:div>
        <w:div w:id="2043243718">
          <w:marLeft w:val="480"/>
          <w:marRight w:val="0"/>
          <w:marTop w:val="0"/>
          <w:marBottom w:val="0"/>
          <w:divBdr>
            <w:top w:val="none" w:sz="0" w:space="0" w:color="auto"/>
            <w:left w:val="none" w:sz="0" w:space="0" w:color="auto"/>
            <w:bottom w:val="none" w:sz="0" w:space="0" w:color="auto"/>
            <w:right w:val="none" w:sz="0" w:space="0" w:color="auto"/>
          </w:divBdr>
        </w:div>
        <w:div w:id="2067407766">
          <w:marLeft w:val="480"/>
          <w:marRight w:val="0"/>
          <w:marTop w:val="0"/>
          <w:marBottom w:val="0"/>
          <w:divBdr>
            <w:top w:val="none" w:sz="0" w:space="0" w:color="auto"/>
            <w:left w:val="none" w:sz="0" w:space="0" w:color="auto"/>
            <w:bottom w:val="none" w:sz="0" w:space="0" w:color="auto"/>
            <w:right w:val="none" w:sz="0" w:space="0" w:color="auto"/>
          </w:divBdr>
        </w:div>
        <w:div w:id="2086411422">
          <w:marLeft w:val="480"/>
          <w:marRight w:val="0"/>
          <w:marTop w:val="0"/>
          <w:marBottom w:val="0"/>
          <w:divBdr>
            <w:top w:val="none" w:sz="0" w:space="0" w:color="auto"/>
            <w:left w:val="none" w:sz="0" w:space="0" w:color="auto"/>
            <w:bottom w:val="none" w:sz="0" w:space="0" w:color="auto"/>
            <w:right w:val="none" w:sz="0" w:space="0" w:color="auto"/>
          </w:divBdr>
        </w:div>
        <w:div w:id="2116095688">
          <w:marLeft w:val="480"/>
          <w:marRight w:val="0"/>
          <w:marTop w:val="0"/>
          <w:marBottom w:val="0"/>
          <w:divBdr>
            <w:top w:val="none" w:sz="0" w:space="0" w:color="auto"/>
            <w:left w:val="none" w:sz="0" w:space="0" w:color="auto"/>
            <w:bottom w:val="none" w:sz="0" w:space="0" w:color="auto"/>
            <w:right w:val="none" w:sz="0" w:space="0" w:color="auto"/>
          </w:divBdr>
        </w:div>
        <w:div w:id="2146308058">
          <w:marLeft w:val="480"/>
          <w:marRight w:val="0"/>
          <w:marTop w:val="0"/>
          <w:marBottom w:val="0"/>
          <w:divBdr>
            <w:top w:val="none" w:sz="0" w:space="0" w:color="auto"/>
            <w:left w:val="none" w:sz="0" w:space="0" w:color="auto"/>
            <w:bottom w:val="none" w:sz="0" w:space="0" w:color="auto"/>
            <w:right w:val="none" w:sz="0" w:space="0" w:color="auto"/>
          </w:divBdr>
        </w:div>
      </w:divsChild>
    </w:div>
    <w:div w:id="1113747530">
      <w:bodyDiv w:val="1"/>
      <w:marLeft w:val="0"/>
      <w:marRight w:val="0"/>
      <w:marTop w:val="0"/>
      <w:marBottom w:val="0"/>
      <w:divBdr>
        <w:top w:val="none" w:sz="0" w:space="0" w:color="auto"/>
        <w:left w:val="none" w:sz="0" w:space="0" w:color="auto"/>
        <w:bottom w:val="none" w:sz="0" w:space="0" w:color="auto"/>
        <w:right w:val="none" w:sz="0" w:space="0" w:color="auto"/>
      </w:divBdr>
      <w:divsChild>
        <w:div w:id="457114847">
          <w:marLeft w:val="480"/>
          <w:marRight w:val="0"/>
          <w:marTop w:val="0"/>
          <w:marBottom w:val="0"/>
          <w:divBdr>
            <w:top w:val="none" w:sz="0" w:space="0" w:color="auto"/>
            <w:left w:val="none" w:sz="0" w:space="0" w:color="auto"/>
            <w:bottom w:val="none" w:sz="0" w:space="0" w:color="auto"/>
            <w:right w:val="none" w:sz="0" w:space="0" w:color="auto"/>
          </w:divBdr>
        </w:div>
        <w:div w:id="1874877136">
          <w:marLeft w:val="480"/>
          <w:marRight w:val="0"/>
          <w:marTop w:val="0"/>
          <w:marBottom w:val="0"/>
          <w:divBdr>
            <w:top w:val="none" w:sz="0" w:space="0" w:color="auto"/>
            <w:left w:val="none" w:sz="0" w:space="0" w:color="auto"/>
            <w:bottom w:val="none" w:sz="0" w:space="0" w:color="auto"/>
            <w:right w:val="none" w:sz="0" w:space="0" w:color="auto"/>
          </w:divBdr>
        </w:div>
        <w:div w:id="268852361">
          <w:marLeft w:val="480"/>
          <w:marRight w:val="0"/>
          <w:marTop w:val="0"/>
          <w:marBottom w:val="0"/>
          <w:divBdr>
            <w:top w:val="none" w:sz="0" w:space="0" w:color="auto"/>
            <w:left w:val="none" w:sz="0" w:space="0" w:color="auto"/>
            <w:bottom w:val="none" w:sz="0" w:space="0" w:color="auto"/>
            <w:right w:val="none" w:sz="0" w:space="0" w:color="auto"/>
          </w:divBdr>
        </w:div>
        <w:div w:id="225654507">
          <w:marLeft w:val="480"/>
          <w:marRight w:val="0"/>
          <w:marTop w:val="0"/>
          <w:marBottom w:val="0"/>
          <w:divBdr>
            <w:top w:val="none" w:sz="0" w:space="0" w:color="auto"/>
            <w:left w:val="none" w:sz="0" w:space="0" w:color="auto"/>
            <w:bottom w:val="none" w:sz="0" w:space="0" w:color="auto"/>
            <w:right w:val="none" w:sz="0" w:space="0" w:color="auto"/>
          </w:divBdr>
        </w:div>
        <w:div w:id="2000960578">
          <w:marLeft w:val="480"/>
          <w:marRight w:val="0"/>
          <w:marTop w:val="0"/>
          <w:marBottom w:val="0"/>
          <w:divBdr>
            <w:top w:val="none" w:sz="0" w:space="0" w:color="auto"/>
            <w:left w:val="none" w:sz="0" w:space="0" w:color="auto"/>
            <w:bottom w:val="none" w:sz="0" w:space="0" w:color="auto"/>
            <w:right w:val="none" w:sz="0" w:space="0" w:color="auto"/>
          </w:divBdr>
        </w:div>
        <w:div w:id="944583084">
          <w:marLeft w:val="480"/>
          <w:marRight w:val="0"/>
          <w:marTop w:val="0"/>
          <w:marBottom w:val="0"/>
          <w:divBdr>
            <w:top w:val="none" w:sz="0" w:space="0" w:color="auto"/>
            <w:left w:val="none" w:sz="0" w:space="0" w:color="auto"/>
            <w:bottom w:val="none" w:sz="0" w:space="0" w:color="auto"/>
            <w:right w:val="none" w:sz="0" w:space="0" w:color="auto"/>
          </w:divBdr>
        </w:div>
        <w:div w:id="565608133">
          <w:marLeft w:val="480"/>
          <w:marRight w:val="0"/>
          <w:marTop w:val="0"/>
          <w:marBottom w:val="0"/>
          <w:divBdr>
            <w:top w:val="none" w:sz="0" w:space="0" w:color="auto"/>
            <w:left w:val="none" w:sz="0" w:space="0" w:color="auto"/>
            <w:bottom w:val="none" w:sz="0" w:space="0" w:color="auto"/>
            <w:right w:val="none" w:sz="0" w:space="0" w:color="auto"/>
          </w:divBdr>
        </w:div>
        <w:div w:id="1939557421">
          <w:marLeft w:val="480"/>
          <w:marRight w:val="0"/>
          <w:marTop w:val="0"/>
          <w:marBottom w:val="0"/>
          <w:divBdr>
            <w:top w:val="none" w:sz="0" w:space="0" w:color="auto"/>
            <w:left w:val="none" w:sz="0" w:space="0" w:color="auto"/>
            <w:bottom w:val="none" w:sz="0" w:space="0" w:color="auto"/>
            <w:right w:val="none" w:sz="0" w:space="0" w:color="auto"/>
          </w:divBdr>
        </w:div>
        <w:div w:id="1987202570">
          <w:marLeft w:val="480"/>
          <w:marRight w:val="0"/>
          <w:marTop w:val="0"/>
          <w:marBottom w:val="0"/>
          <w:divBdr>
            <w:top w:val="none" w:sz="0" w:space="0" w:color="auto"/>
            <w:left w:val="none" w:sz="0" w:space="0" w:color="auto"/>
            <w:bottom w:val="none" w:sz="0" w:space="0" w:color="auto"/>
            <w:right w:val="none" w:sz="0" w:space="0" w:color="auto"/>
          </w:divBdr>
        </w:div>
        <w:div w:id="1688293636">
          <w:marLeft w:val="480"/>
          <w:marRight w:val="0"/>
          <w:marTop w:val="0"/>
          <w:marBottom w:val="0"/>
          <w:divBdr>
            <w:top w:val="none" w:sz="0" w:space="0" w:color="auto"/>
            <w:left w:val="none" w:sz="0" w:space="0" w:color="auto"/>
            <w:bottom w:val="none" w:sz="0" w:space="0" w:color="auto"/>
            <w:right w:val="none" w:sz="0" w:space="0" w:color="auto"/>
          </w:divBdr>
        </w:div>
        <w:div w:id="619072284">
          <w:marLeft w:val="480"/>
          <w:marRight w:val="0"/>
          <w:marTop w:val="0"/>
          <w:marBottom w:val="0"/>
          <w:divBdr>
            <w:top w:val="none" w:sz="0" w:space="0" w:color="auto"/>
            <w:left w:val="none" w:sz="0" w:space="0" w:color="auto"/>
            <w:bottom w:val="none" w:sz="0" w:space="0" w:color="auto"/>
            <w:right w:val="none" w:sz="0" w:space="0" w:color="auto"/>
          </w:divBdr>
        </w:div>
        <w:div w:id="96028165">
          <w:marLeft w:val="480"/>
          <w:marRight w:val="0"/>
          <w:marTop w:val="0"/>
          <w:marBottom w:val="0"/>
          <w:divBdr>
            <w:top w:val="none" w:sz="0" w:space="0" w:color="auto"/>
            <w:left w:val="none" w:sz="0" w:space="0" w:color="auto"/>
            <w:bottom w:val="none" w:sz="0" w:space="0" w:color="auto"/>
            <w:right w:val="none" w:sz="0" w:space="0" w:color="auto"/>
          </w:divBdr>
        </w:div>
        <w:div w:id="1026255137">
          <w:marLeft w:val="480"/>
          <w:marRight w:val="0"/>
          <w:marTop w:val="0"/>
          <w:marBottom w:val="0"/>
          <w:divBdr>
            <w:top w:val="none" w:sz="0" w:space="0" w:color="auto"/>
            <w:left w:val="none" w:sz="0" w:space="0" w:color="auto"/>
            <w:bottom w:val="none" w:sz="0" w:space="0" w:color="auto"/>
            <w:right w:val="none" w:sz="0" w:space="0" w:color="auto"/>
          </w:divBdr>
        </w:div>
        <w:div w:id="777530342">
          <w:marLeft w:val="480"/>
          <w:marRight w:val="0"/>
          <w:marTop w:val="0"/>
          <w:marBottom w:val="0"/>
          <w:divBdr>
            <w:top w:val="none" w:sz="0" w:space="0" w:color="auto"/>
            <w:left w:val="none" w:sz="0" w:space="0" w:color="auto"/>
            <w:bottom w:val="none" w:sz="0" w:space="0" w:color="auto"/>
            <w:right w:val="none" w:sz="0" w:space="0" w:color="auto"/>
          </w:divBdr>
        </w:div>
        <w:div w:id="494538399">
          <w:marLeft w:val="480"/>
          <w:marRight w:val="0"/>
          <w:marTop w:val="0"/>
          <w:marBottom w:val="0"/>
          <w:divBdr>
            <w:top w:val="none" w:sz="0" w:space="0" w:color="auto"/>
            <w:left w:val="none" w:sz="0" w:space="0" w:color="auto"/>
            <w:bottom w:val="none" w:sz="0" w:space="0" w:color="auto"/>
            <w:right w:val="none" w:sz="0" w:space="0" w:color="auto"/>
          </w:divBdr>
        </w:div>
        <w:div w:id="786769">
          <w:marLeft w:val="480"/>
          <w:marRight w:val="0"/>
          <w:marTop w:val="0"/>
          <w:marBottom w:val="0"/>
          <w:divBdr>
            <w:top w:val="none" w:sz="0" w:space="0" w:color="auto"/>
            <w:left w:val="none" w:sz="0" w:space="0" w:color="auto"/>
            <w:bottom w:val="none" w:sz="0" w:space="0" w:color="auto"/>
            <w:right w:val="none" w:sz="0" w:space="0" w:color="auto"/>
          </w:divBdr>
        </w:div>
        <w:div w:id="243223851">
          <w:marLeft w:val="480"/>
          <w:marRight w:val="0"/>
          <w:marTop w:val="0"/>
          <w:marBottom w:val="0"/>
          <w:divBdr>
            <w:top w:val="none" w:sz="0" w:space="0" w:color="auto"/>
            <w:left w:val="none" w:sz="0" w:space="0" w:color="auto"/>
            <w:bottom w:val="none" w:sz="0" w:space="0" w:color="auto"/>
            <w:right w:val="none" w:sz="0" w:space="0" w:color="auto"/>
          </w:divBdr>
        </w:div>
        <w:div w:id="416681562">
          <w:marLeft w:val="480"/>
          <w:marRight w:val="0"/>
          <w:marTop w:val="0"/>
          <w:marBottom w:val="0"/>
          <w:divBdr>
            <w:top w:val="none" w:sz="0" w:space="0" w:color="auto"/>
            <w:left w:val="none" w:sz="0" w:space="0" w:color="auto"/>
            <w:bottom w:val="none" w:sz="0" w:space="0" w:color="auto"/>
            <w:right w:val="none" w:sz="0" w:space="0" w:color="auto"/>
          </w:divBdr>
        </w:div>
        <w:div w:id="633221019">
          <w:marLeft w:val="480"/>
          <w:marRight w:val="0"/>
          <w:marTop w:val="0"/>
          <w:marBottom w:val="0"/>
          <w:divBdr>
            <w:top w:val="none" w:sz="0" w:space="0" w:color="auto"/>
            <w:left w:val="none" w:sz="0" w:space="0" w:color="auto"/>
            <w:bottom w:val="none" w:sz="0" w:space="0" w:color="auto"/>
            <w:right w:val="none" w:sz="0" w:space="0" w:color="auto"/>
          </w:divBdr>
        </w:div>
        <w:div w:id="1679230110">
          <w:marLeft w:val="480"/>
          <w:marRight w:val="0"/>
          <w:marTop w:val="0"/>
          <w:marBottom w:val="0"/>
          <w:divBdr>
            <w:top w:val="none" w:sz="0" w:space="0" w:color="auto"/>
            <w:left w:val="none" w:sz="0" w:space="0" w:color="auto"/>
            <w:bottom w:val="none" w:sz="0" w:space="0" w:color="auto"/>
            <w:right w:val="none" w:sz="0" w:space="0" w:color="auto"/>
          </w:divBdr>
        </w:div>
        <w:div w:id="960457851">
          <w:marLeft w:val="480"/>
          <w:marRight w:val="0"/>
          <w:marTop w:val="0"/>
          <w:marBottom w:val="0"/>
          <w:divBdr>
            <w:top w:val="none" w:sz="0" w:space="0" w:color="auto"/>
            <w:left w:val="none" w:sz="0" w:space="0" w:color="auto"/>
            <w:bottom w:val="none" w:sz="0" w:space="0" w:color="auto"/>
            <w:right w:val="none" w:sz="0" w:space="0" w:color="auto"/>
          </w:divBdr>
        </w:div>
        <w:div w:id="1231039080">
          <w:marLeft w:val="480"/>
          <w:marRight w:val="0"/>
          <w:marTop w:val="0"/>
          <w:marBottom w:val="0"/>
          <w:divBdr>
            <w:top w:val="none" w:sz="0" w:space="0" w:color="auto"/>
            <w:left w:val="none" w:sz="0" w:space="0" w:color="auto"/>
            <w:bottom w:val="none" w:sz="0" w:space="0" w:color="auto"/>
            <w:right w:val="none" w:sz="0" w:space="0" w:color="auto"/>
          </w:divBdr>
        </w:div>
        <w:div w:id="1980500926">
          <w:marLeft w:val="480"/>
          <w:marRight w:val="0"/>
          <w:marTop w:val="0"/>
          <w:marBottom w:val="0"/>
          <w:divBdr>
            <w:top w:val="none" w:sz="0" w:space="0" w:color="auto"/>
            <w:left w:val="none" w:sz="0" w:space="0" w:color="auto"/>
            <w:bottom w:val="none" w:sz="0" w:space="0" w:color="auto"/>
            <w:right w:val="none" w:sz="0" w:space="0" w:color="auto"/>
          </w:divBdr>
        </w:div>
        <w:div w:id="49350514">
          <w:marLeft w:val="480"/>
          <w:marRight w:val="0"/>
          <w:marTop w:val="0"/>
          <w:marBottom w:val="0"/>
          <w:divBdr>
            <w:top w:val="none" w:sz="0" w:space="0" w:color="auto"/>
            <w:left w:val="none" w:sz="0" w:space="0" w:color="auto"/>
            <w:bottom w:val="none" w:sz="0" w:space="0" w:color="auto"/>
            <w:right w:val="none" w:sz="0" w:space="0" w:color="auto"/>
          </w:divBdr>
        </w:div>
        <w:div w:id="538011207">
          <w:marLeft w:val="480"/>
          <w:marRight w:val="0"/>
          <w:marTop w:val="0"/>
          <w:marBottom w:val="0"/>
          <w:divBdr>
            <w:top w:val="none" w:sz="0" w:space="0" w:color="auto"/>
            <w:left w:val="none" w:sz="0" w:space="0" w:color="auto"/>
            <w:bottom w:val="none" w:sz="0" w:space="0" w:color="auto"/>
            <w:right w:val="none" w:sz="0" w:space="0" w:color="auto"/>
          </w:divBdr>
        </w:div>
        <w:div w:id="1570336977">
          <w:marLeft w:val="480"/>
          <w:marRight w:val="0"/>
          <w:marTop w:val="0"/>
          <w:marBottom w:val="0"/>
          <w:divBdr>
            <w:top w:val="none" w:sz="0" w:space="0" w:color="auto"/>
            <w:left w:val="none" w:sz="0" w:space="0" w:color="auto"/>
            <w:bottom w:val="none" w:sz="0" w:space="0" w:color="auto"/>
            <w:right w:val="none" w:sz="0" w:space="0" w:color="auto"/>
          </w:divBdr>
        </w:div>
        <w:div w:id="633222139">
          <w:marLeft w:val="480"/>
          <w:marRight w:val="0"/>
          <w:marTop w:val="0"/>
          <w:marBottom w:val="0"/>
          <w:divBdr>
            <w:top w:val="none" w:sz="0" w:space="0" w:color="auto"/>
            <w:left w:val="none" w:sz="0" w:space="0" w:color="auto"/>
            <w:bottom w:val="none" w:sz="0" w:space="0" w:color="auto"/>
            <w:right w:val="none" w:sz="0" w:space="0" w:color="auto"/>
          </w:divBdr>
        </w:div>
        <w:div w:id="1137646074">
          <w:marLeft w:val="480"/>
          <w:marRight w:val="0"/>
          <w:marTop w:val="0"/>
          <w:marBottom w:val="0"/>
          <w:divBdr>
            <w:top w:val="none" w:sz="0" w:space="0" w:color="auto"/>
            <w:left w:val="none" w:sz="0" w:space="0" w:color="auto"/>
            <w:bottom w:val="none" w:sz="0" w:space="0" w:color="auto"/>
            <w:right w:val="none" w:sz="0" w:space="0" w:color="auto"/>
          </w:divBdr>
        </w:div>
        <w:div w:id="513767113">
          <w:marLeft w:val="480"/>
          <w:marRight w:val="0"/>
          <w:marTop w:val="0"/>
          <w:marBottom w:val="0"/>
          <w:divBdr>
            <w:top w:val="none" w:sz="0" w:space="0" w:color="auto"/>
            <w:left w:val="none" w:sz="0" w:space="0" w:color="auto"/>
            <w:bottom w:val="none" w:sz="0" w:space="0" w:color="auto"/>
            <w:right w:val="none" w:sz="0" w:space="0" w:color="auto"/>
          </w:divBdr>
        </w:div>
        <w:div w:id="411239045">
          <w:marLeft w:val="480"/>
          <w:marRight w:val="0"/>
          <w:marTop w:val="0"/>
          <w:marBottom w:val="0"/>
          <w:divBdr>
            <w:top w:val="none" w:sz="0" w:space="0" w:color="auto"/>
            <w:left w:val="none" w:sz="0" w:space="0" w:color="auto"/>
            <w:bottom w:val="none" w:sz="0" w:space="0" w:color="auto"/>
            <w:right w:val="none" w:sz="0" w:space="0" w:color="auto"/>
          </w:divBdr>
        </w:div>
        <w:div w:id="696467685">
          <w:marLeft w:val="480"/>
          <w:marRight w:val="0"/>
          <w:marTop w:val="0"/>
          <w:marBottom w:val="0"/>
          <w:divBdr>
            <w:top w:val="none" w:sz="0" w:space="0" w:color="auto"/>
            <w:left w:val="none" w:sz="0" w:space="0" w:color="auto"/>
            <w:bottom w:val="none" w:sz="0" w:space="0" w:color="auto"/>
            <w:right w:val="none" w:sz="0" w:space="0" w:color="auto"/>
          </w:divBdr>
        </w:div>
        <w:div w:id="545798861">
          <w:marLeft w:val="480"/>
          <w:marRight w:val="0"/>
          <w:marTop w:val="0"/>
          <w:marBottom w:val="0"/>
          <w:divBdr>
            <w:top w:val="none" w:sz="0" w:space="0" w:color="auto"/>
            <w:left w:val="none" w:sz="0" w:space="0" w:color="auto"/>
            <w:bottom w:val="none" w:sz="0" w:space="0" w:color="auto"/>
            <w:right w:val="none" w:sz="0" w:space="0" w:color="auto"/>
          </w:divBdr>
        </w:div>
        <w:div w:id="1884444373">
          <w:marLeft w:val="480"/>
          <w:marRight w:val="0"/>
          <w:marTop w:val="0"/>
          <w:marBottom w:val="0"/>
          <w:divBdr>
            <w:top w:val="none" w:sz="0" w:space="0" w:color="auto"/>
            <w:left w:val="none" w:sz="0" w:space="0" w:color="auto"/>
            <w:bottom w:val="none" w:sz="0" w:space="0" w:color="auto"/>
            <w:right w:val="none" w:sz="0" w:space="0" w:color="auto"/>
          </w:divBdr>
        </w:div>
        <w:div w:id="1304236305">
          <w:marLeft w:val="480"/>
          <w:marRight w:val="0"/>
          <w:marTop w:val="0"/>
          <w:marBottom w:val="0"/>
          <w:divBdr>
            <w:top w:val="none" w:sz="0" w:space="0" w:color="auto"/>
            <w:left w:val="none" w:sz="0" w:space="0" w:color="auto"/>
            <w:bottom w:val="none" w:sz="0" w:space="0" w:color="auto"/>
            <w:right w:val="none" w:sz="0" w:space="0" w:color="auto"/>
          </w:divBdr>
        </w:div>
        <w:div w:id="1194535793">
          <w:marLeft w:val="480"/>
          <w:marRight w:val="0"/>
          <w:marTop w:val="0"/>
          <w:marBottom w:val="0"/>
          <w:divBdr>
            <w:top w:val="none" w:sz="0" w:space="0" w:color="auto"/>
            <w:left w:val="none" w:sz="0" w:space="0" w:color="auto"/>
            <w:bottom w:val="none" w:sz="0" w:space="0" w:color="auto"/>
            <w:right w:val="none" w:sz="0" w:space="0" w:color="auto"/>
          </w:divBdr>
        </w:div>
        <w:div w:id="740179549">
          <w:marLeft w:val="480"/>
          <w:marRight w:val="0"/>
          <w:marTop w:val="0"/>
          <w:marBottom w:val="0"/>
          <w:divBdr>
            <w:top w:val="none" w:sz="0" w:space="0" w:color="auto"/>
            <w:left w:val="none" w:sz="0" w:space="0" w:color="auto"/>
            <w:bottom w:val="none" w:sz="0" w:space="0" w:color="auto"/>
            <w:right w:val="none" w:sz="0" w:space="0" w:color="auto"/>
          </w:divBdr>
        </w:div>
        <w:div w:id="170610898">
          <w:marLeft w:val="480"/>
          <w:marRight w:val="0"/>
          <w:marTop w:val="0"/>
          <w:marBottom w:val="0"/>
          <w:divBdr>
            <w:top w:val="none" w:sz="0" w:space="0" w:color="auto"/>
            <w:left w:val="none" w:sz="0" w:space="0" w:color="auto"/>
            <w:bottom w:val="none" w:sz="0" w:space="0" w:color="auto"/>
            <w:right w:val="none" w:sz="0" w:space="0" w:color="auto"/>
          </w:divBdr>
        </w:div>
        <w:div w:id="979306566">
          <w:marLeft w:val="480"/>
          <w:marRight w:val="0"/>
          <w:marTop w:val="0"/>
          <w:marBottom w:val="0"/>
          <w:divBdr>
            <w:top w:val="none" w:sz="0" w:space="0" w:color="auto"/>
            <w:left w:val="none" w:sz="0" w:space="0" w:color="auto"/>
            <w:bottom w:val="none" w:sz="0" w:space="0" w:color="auto"/>
            <w:right w:val="none" w:sz="0" w:space="0" w:color="auto"/>
          </w:divBdr>
        </w:div>
        <w:div w:id="2002780351">
          <w:marLeft w:val="480"/>
          <w:marRight w:val="0"/>
          <w:marTop w:val="0"/>
          <w:marBottom w:val="0"/>
          <w:divBdr>
            <w:top w:val="none" w:sz="0" w:space="0" w:color="auto"/>
            <w:left w:val="none" w:sz="0" w:space="0" w:color="auto"/>
            <w:bottom w:val="none" w:sz="0" w:space="0" w:color="auto"/>
            <w:right w:val="none" w:sz="0" w:space="0" w:color="auto"/>
          </w:divBdr>
        </w:div>
        <w:div w:id="611476532">
          <w:marLeft w:val="480"/>
          <w:marRight w:val="0"/>
          <w:marTop w:val="0"/>
          <w:marBottom w:val="0"/>
          <w:divBdr>
            <w:top w:val="none" w:sz="0" w:space="0" w:color="auto"/>
            <w:left w:val="none" w:sz="0" w:space="0" w:color="auto"/>
            <w:bottom w:val="none" w:sz="0" w:space="0" w:color="auto"/>
            <w:right w:val="none" w:sz="0" w:space="0" w:color="auto"/>
          </w:divBdr>
        </w:div>
        <w:div w:id="996882803">
          <w:marLeft w:val="480"/>
          <w:marRight w:val="0"/>
          <w:marTop w:val="0"/>
          <w:marBottom w:val="0"/>
          <w:divBdr>
            <w:top w:val="none" w:sz="0" w:space="0" w:color="auto"/>
            <w:left w:val="none" w:sz="0" w:space="0" w:color="auto"/>
            <w:bottom w:val="none" w:sz="0" w:space="0" w:color="auto"/>
            <w:right w:val="none" w:sz="0" w:space="0" w:color="auto"/>
          </w:divBdr>
        </w:div>
        <w:div w:id="208687543">
          <w:marLeft w:val="480"/>
          <w:marRight w:val="0"/>
          <w:marTop w:val="0"/>
          <w:marBottom w:val="0"/>
          <w:divBdr>
            <w:top w:val="none" w:sz="0" w:space="0" w:color="auto"/>
            <w:left w:val="none" w:sz="0" w:space="0" w:color="auto"/>
            <w:bottom w:val="none" w:sz="0" w:space="0" w:color="auto"/>
            <w:right w:val="none" w:sz="0" w:space="0" w:color="auto"/>
          </w:divBdr>
        </w:div>
        <w:div w:id="1986396257">
          <w:marLeft w:val="480"/>
          <w:marRight w:val="0"/>
          <w:marTop w:val="0"/>
          <w:marBottom w:val="0"/>
          <w:divBdr>
            <w:top w:val="none" w:sz="0" w:space="0" w:color="auto"/>
            <w:left w:val="none" w:sz="0" w:space="0" w:color="auto"/>
            <w:bottom w:val="none" w:sz="0" w:space="0" w:color="auto"/>
            <w:right w:val="none" w:sz="0" w:space="0" w:color="auto"/>
          </w:divBdr>
        </w:div>
        <w:div w:id="2135515594">
          <w:marLeft w:val="480"/>
          <w:marRight w:val="0"/>
          <w:marTop w:val="0"/>
          <w:marBottom w:val="0"/>
          <w:divBdr>
            <w:top w:val="none" w:sz="0" w:space="0" w:color="auto"/>
            <w:left w:val="none" w:sz="0" w:space="0" w:color="auto"/>
            <w:bottom w:val="none" w:sz="0" w:space="0" w:color="auto"/>
            <w:right w:val="none" w:sz="0" w:space="0" w:color="auto"/>
          </w:divBdr>
        </w:div>
        <w:div w:id="919871648">
          <w:marLeft w:val="480"/>
          <w:marRight w:val="0"/>
          <w:marTop w:val="0"/>
          <w:marBottom w:val="0"/>
          <w:divBdr>
            <w:top w:val="none" w:sz="0" w:space="0" w:color="auto"/>
            <w:left w:val="none" w:sz="0" w:space="0" w:color="auto"/>
            <w:bottom w:val="none" w:sz="0" w:space="0" w:color="auto"/>
            <w:right w:val="none" w:sz="0" w:space="0" w:color="auto"/>
          </w:divBdr>
        </w:div>
        <w:div w:id="964505214">
          <w:marLeft w:val="480"/>
          <w:marRight w:val="0"/>
          <w:marTop w:val="0"/>
          <w:marBottom w:val="0"/>
          <w:divBdr>
            <w:top w:val="none" w:sz="0" w:space="0" w:color="auto"/>
            <w:left w:val="none" w:sz="0" w:space="0" w:color="auto"/>
            <w:bottom w:val="none" w:sz="0" w:space="0" w:color="auto"/>
            <w:right w:val="none" w:sz="0" w:space="0" w:color="auto"/>
          </w:divBdr>
        </w:div>
        <w:div w:id="877086502">
          <w:marLeft w:val="480"/>
          <w:marRight w:val="0"/>
          <w:marTop w:val="0"/>
          <w:marBottom w:val="0"/>
          <w:divBdr>
            <w:top w:val="none" w:sz="0" w:space="0" w:color="auto"/>
            <w:left w:val="none" w:sz="0" w:space="0" w:color="auto"/>
            <w:bottom w:val="none" w:sz="0" w:space="0" w:color="auto"/>
            <w:right w:val="none" w:sz="0" w:space="0" w:color="auto"/>
          </w:divBdr>
        </w:div>
        <w:div w:id="502669464">
          <w:marLeft w:val="480"/>
          <w:marRight w:val="0"/>
          <w:marTop w:val="0"/>
          <w:marBottom w:val="0"/>
          <w:divBdr>
            <w:top w:val="none" w:sz="0" w:space="0" w:color="auto"/>
            <w:left w:val="none" w:sz="0" w:space="0" w:color="auto"/>
            <w:bottom w:val="none" w:sz="0" w:space="0" w:color="auto"/>
            <w:right w:val="none" w:sz="0" w:space="0" w:color="auto"/>
          </w:divBdr>
        </w:div>
        <w:div w:id="1850631807">
          <w:marLeft w:val="480"/>
          <w:marRight w:val="0"/>
          <w:marTop w:val="0"/>
          <w:marBottom w:val="0"/>
          <w:divBdr>
            <w:top w:val="none" w:sz="0" w:space="0" w:color="auto"/>
            <w:left w:val="none" w:sz="0" w:space="0" w:color="auto"/>
            <w:bottom w:val="none" w:sz="0" w:space="0" w:color="auto"/>
            <w:right w:val="none" w:sz="0" w:space="0" w:color="auto"/>
          </w:divBdr>
        </w:div>
        <w:div w:id="989552879">
          <w:marLeft w:val="480"/>
          <w:marRight w:val="0"/>
          <w:marTop w:val="0"/>
          <w:marBottom w:val="0"/>
          <w:divBdr>
            <w:top w:val="none" w:sz="0" w:space="0" w:color="auto"/>
            <w:left w:val="none" w:sz="0" w:space="0" w:color="auto"/>
            <w:bottom w:val="none" w:sz="0" w:space="0" w:color="auto"/>
            <w:right w:val="none" w:sz="0" w:space="0" w:color="auto"/>
          </w:divBdr>
        </w:div>
        <w:div w:id="1286693247">
          <w:marLeft w:val="480"/>
          <w:marRight w:val="0"/>
          <w:marTop w:val="0"/>
          <w:marBottom w:val="0"/>
          <w:divBdr>
            <w:top w:val="none" w:sz="0" w:space="0" w:color="auto"/>
            <w:left w:val="none" w:sz="0" w:space="0" w:color="auto"/>
            <w:bottom w:val="none" w:sz="0" w:space="0" w:color="auto"/>
            <w:right w:val="none" w:sz="0" w:space="0" w:color="auto"/>
          </w:divBdr>
        </w:div>
        <w:div w:id="1937857706">
          <w:marLeft w:val="480"/>
          <w:marRight w:val="0"/>
          <w:marTop w:val="0"/>
          <w:marBottom w:val="0"/>
          <w:divBdr>
            <w:top w:val="none" w:sz="0" w:space="0" w:color="auto"/>
            <w:left w:val="none" w:sz="0" w:space="0" w:color="auto"/>
            <w:bottom w:val="none" w:sz="0" w:space="0" w:color="auto"/>
            <w:right w:val="none" w:sz="0" w:space="0" w:color="auto"/>
          </w:divBdr>
        </w:div>
        <w:div w:id="2075812141">
          <w:marLeft w:val="480"/>
          <w:marRight w:val="0"/>
          <w:marTop w:val="0"/>
          <w:marBottom w:val="0"/>
          <w:divBdr>
            <w:top w:val="none" w:sz="0" w:space="0" w:color="auto"/>
            <w:left w:val="none" w:sz="0" w:space="0" w:color="auto"/>
            <w:bottom w:val="none" w:sz="0" w:space="0" w:color="auto"/>
            <w:right w:val="none" w:sz="0" w:space="0" w:color="auto"/>
          </w:divBdr>
        </w:div>
        <w:div w:id="461576986">
          <w:marLeft w:val="480"/>
          <w:marRight w:val="0"/>
          <w:marTop w:val="0"/>
          <w:marBottom w:val="0"/>
          <w:divBdr>
            <w:top w:val="none" w:sz="0" w:space="0" w:color="auto"/>
            <w:left w:val="none" w:sz="0" w:space="0" w:color="auto"/>
            <w:bottom w:val="none" w:sz="0" w:space="0" w:color="auto"/>
            <w:right w:val="none" w:sz="0" w:space="0" w:color="auto"/>
          </w:divBdr>
        </w:div>
        <w:div w:id="1069428472">
          <w:marLeft w:val="480"/>
          <w:marRight w:val="0"/>
          <w:marTop w:val="0"/>
          <w:marBottom w:val="0"/>
          <w:divBdr>
            <w:top w:val="none" w:sz="0" w:space="0" w:color="auto"/>
            <w:left w:val="none" w:sz="0" w:space="0" w:color="auto"/>
            <w:bottom w:val="none" w:sz="0" w:space="0" w:color="auto"/>
            <w:right w:val="none" w:sz="0" w:space="0" w:color="auto"/>
          </w:divBdr>
        </w:div>
        <w:div w:id="1929071609">
          <w:marLeft w:val="480"/>
          <w:marRight w:val="0"/>
          <w:marTop w:val="0"/>
          <w:marBottom w:val="0"/>
          <w:divBdr>
            <w:top w:val="none" w:sz="0" w:space="0" w:color="auto"/>
            <w:left w:val="none" w:sz="0" w:space="0" w:color="auto"/>
            <w:bottom w:val="none" w:sz="0" w:space="0" w:color="auto"/>
            <w:right w:val="none" w:sz="0" w:space="0" w:color="auto"/>
          </w:divBdr>
        </w:div>
        <w:div w:id="1076895690">
          <w:marLeft w:val="480"/>
          <w:marRight w:val="0"/>
          <w:marTop w:val="0"/>
          <w:marBottom w:val="0"/>
          <w:divBdr>
            <w:top w:val="none" w:sz="0" w:space="0" w:color="auto"/>
            <w:left w:val="none" w:sz="0" w:space="0" w:color="auto"/>
            <w:bottom w:val="none" w:sz="0" w:space="0" w:color="auto"/>
            <w:right w:val="none" w:sz="0" w:space="0" w:color="auto"/>
          </w:divBdr>
        </w:div>
        <w:div w:id="253712899">
          <w:marLeft w:val="480"/>
          <w:marRight w:val="0"/>
          <w:marTop w:val="0"/>
          <w:marBottom w:val="0"/>
          <w:divBdr>
            <w:top w:val="none" w:sz="0" w:space="0" w:color="auto"/>
            <w:left w:val="none" w:sz="0" w:space="0" w:color="auto"/>
            <w:bottom w:val="none" w:sz="0" w:space="0" w:color="auto"/>
            <w:right w:val="none" w:sz="0" w:space="0" w:color="auto"/>
          </w:divBdr>
        </w:div>
        <w:div w:id="945695692">
          <w:marLeft w:val="480"/>
          <w:marRight w:val="0"/>
          <w:marTop w:val="0"/>
          <w:marBottom w:val="0"/>
          <w:divBdr>
            <w:top w:val="none" w:sz="0" w:space="0" w:color="auto"/>
            <w:left w:val="none" w:sz="0" w:space="0" w:color="auto"/>
            <w:bottom w:val="none" w:sz="0" w:space="0" w:color="auto"/>
            <w:right w:val="none" w:sz="0" w:space="0" w:color="auto"/>
          </w:divBdr>
        </w:div>
        <w:div w:id="1462381463">
          <w:marLeft w:val="480"/>
          <w:marRight w:val="0"/>
          <w:marTop w:val="0"/>
          <w:marBottom w:val="0"/>
          <w:divBdr>
            <w:top w:val="none" w:sz="0" w:space="0" w:color="auto"/>
            <w:left w:val="none" w:sz="0" w:space="0" w:color="auto"/>
            <w:bottom w:val="none" w:sz="0" w:space="0" w:color="auto"/>
            <w:right w:val="none" w:sz="0" w:space="0" w:color="auto"/>
          </w:divBdr>
        </w:div>
        <w:div w:id="1416829029">
          <w:marLeft w:val="480"/>
          <w:marRight w:val="0"/>
          <w:marTop w:val="0"/>
          <w:marBottom w:val="0"/>
          <w:divBdr>
            <w:top w:val="none" w:sz="0" w:space="0" w:color="auto"/>
            <w:left w:val="none" w:sz="0" w:space="0" w:color="auto"/>
            <w:bottom w:val="none" w:sz="0" w:space="0" w:color="auto"/>
            <w:right w:val="none" w:sz="0" w:space="0" w:color="auto"/>
          </w:divBdr>
        </w:div>
        <w:div w:id="1919510174">
          <w:marLeft w:val="480"/>
          <w:marRight w:val="0"/>
          <w:marTop w:val="0"/>
          <w:marBottom w:val="0"/>
          <w:divBdr>
            <w:top w:val="none" w:sz="0" w:space="0" w:color="auto"/>
            <w:left w:val="none" w:sz="0" w:space="0" w:color="auto"/>
            <w:bottom w:val="none" w:sz="0" w:space="0" w:color="auto"/>
            <w:right w:val="none" w:sz="0" w:space="0" w:color="auto"/>
          </w:divBdr>
        </w:div>
        <w:div w:id="1420250461">
          <w:marLeft w:val="480"/>
          <w:marRight w:val="0"/>
          <w:marTop w:val="0"/>
          <w:marBottom w:val="0"/>
          <w:divBdr>
            <w:top w:val="none" w:sz="0" w:space="0" w:color="auto"/>
            <w:left w:val="none" w:sz="0" w:space="0" w:color="auto"/>
            <w:bottom w:val="none" w:sz="0" w:space="0" w:color="auto"/>
            <w:right w:val="none" w:sz="0" w:space="0" w:color="auto"/>
          </w:divBdr>
        </w:div>
        <w:div w:id="249117269">
          <w:marLeft w:val="480"/>
          <w:marRight w:val="0"/>
          <w:marTop w:val="0"/>
          <w:marBottom w:val="0"/>
          <w:divBdr>
            <w:top w:val="none" w:sz="0" w:space="0" w:color="auto"/>
            <w:left w:val="none" w:sz="0" w:space="0" w:color="auto"/>
            <w:bottom w:val="none" w:sz="0" w:space="0" w:color="auto"/>
            <w:right w:val="none" w:sz="0" w:space="0" w:color="auto"/>
          </w:divBdr>
        </w:div>
        <w:div w:id="1829861219">
          <w:marLeft w:val="480"/>
          <w:marRight w:val="0"/>
          <w:marTop w:val="0"/>
          <w:marBottom w:val="0"/>
          <w:divBdr>
            <w:top w:val="none" w:sz="0" w:space="0" w:color="auto"/>
            <w:left w:val="none" w:sz="0" w:space="0" w:color="auto"/>
            <w:bottom w:val="none" w:sz="0" w:space="0" w:color="auto"/>
            <w:right w:val="none" w:sz="0" w:space="0" w:color="auto"/>
          </w:divBdr>
        </w:div>
        <w:div w:id="839394694">
          <w:marLeft w:val="480"/>
          <w:marRight w:val="0"/>
          <w:marTop w:val="0"/>
          <w:marBottom w:val="0"/>
          <w:divBdr>
            <w:top w:val="none" w:sz="0" w:space="0" w:color="auto"/>
            <w:left w:val="none" w:sz="0" w:space="0" w:color="auto"/>
            <w:bottom w:val="none" w:sz="0" w:space="0" w:color="auto"/>
            <w:right w:val="none" w:sz="0" w:space="0" w:color="auto"/>
          </w:divBdr>
        </w:div>
        <w:div w:id="568615561">
          <w:marLeft w:val="480"/>
          <w:marRight w:val="0"/>
          <w:marTop w:val="0"/>
          <w:marBottom w:val="0"/>
          <w:divBdr>
            <w:top w:val="none" w:sz="0" w:space="0" w:color="auto"/>
            <w:left w:val="none" w:sz="0" w:space="0" w:color="auto"/>
            <w:bottom w:val="none" w:sz="0" w:space="0" w:color="auto"/>
            <w:right w:val="none" w:sz="0" w:space="0" w:color="auto"/>
          </w:divBdr>
        </w:div>
        <w:div w:id="1144614754">
          <w:marLeft w:val="480"/>
          <w:marRight w:val="0"/>
          <w:marTop w:val="0"/>
          <w:marBottom w:val="0"/>
          <w:divBdr>
            <w:top w:val="none" w:sz="0" w:space="0" w:color="auto"/>
            <w:left w:val="none" w:sz="0" w:space="0" w:color="auto"/>
            <w:bottom w:val="none" w:sz="0" w:space="0" w:color="auto"/>
            <w:right w:val="none" w:sz="0" w:space="0" w:color="auto"/>
          </w:divBdr>
        </w:div>
        <w:div w:id="660812207">
          <w:marLeft w:val="480"/>
          <w:marRight w:val="0"/>
          <w:marTop w:val="0"/>
          <w:marBottom w:val="0"/>
          <w:divBdr>
            <w:top w:val="none" w:sz="0" w:space="0" w:color="auto"/>
            <w:left w:val="none" w:sz="0" w:space="0" w:color="auto"/>
            <w:bottom w:val="none" w:sz="0" w:space="0" w:color="auto"/>
            <w:right w:val="none" w:sz="0" w:space="0" w:color="auto"/>
          </w:divBdr>
        </w:div>
        <w:div w:id="295986350">
          <w:marLeft w:val="480"/>
          <w:marRight w:val="0"/>
          <w:marTop w:val="0"/>
          <w:marBottom w:val="0"/>
          <w:divBdr>
            <w:top w:val="none" w:sz="0" w:space="0" w:color="auto"/>
            <w:left w:val="none" w:sz="0" w:space="0" w:color="auto"/>
            <w:bottom w:val="none" w:sz="0" w:space="0" w:color="auto"/>
            <w:right w:val="none" w:sz="0" w:space="0" w:color="auto"/>
          </w:divBdr>
        </w:div>
        <w:div w:id="426275710">
          <w:marLeft w:val="480"/>
          <w:marRight w:val="0"/>
          <w:marTop w:val="0"/>
          <w:marBottom w:val="0"/>
          <w:divBdr>
            <w:top w:val="none" w:sz="0" w:space="0" w:color="auto"/>
            <w:left w:val="none" w:sz="0" w:space="0" w:color="auto"/>
            <w:bottom w:val="none" w:sz="0" w:space="0" w:color="auto"/>
            <w:right w:val="none" w:sz="0" w:space="0" w:color="auto"/>
          </w:divBdr>
        </w:div>
        <w:div w:id="1402560345">
          <w:marLeft w:val="480"/>
          <w:marRight w:val="0"/>
          <w:marTop w:val="0"/>
          <w:marBottom w:val="0"/>
          <w:divBdr>
            <w:top w:val="none" w:sz="0" w:space="0" w:color="auto"/>
            <w:left w:val="none" w:sz="0" w:space="0" w:color="auto"/>
            <w:bottom w:val="none" w:sz="0" w:space="0" w:color="auto"/>
            <w:right w:val="none" w:sz="0" w:space="0" w:color="auto"/>
          </w:divBdr>
        </w:div>
        <w:div w:id="1967081486">
          <w:marLeft w:val="480"/>
          <w:marRight w:val="0"/>
          <w:marTop w:val="0"/>
          <w:marBottom w:val="0"/>
          <w:divBdr>
            <w:top w:val="none" w:sz="0" w:space="0" w:color="auto"/>
            <w:left w:val="none" w:sz="0" w:space="0" w:color="auto"/>
            <w:bottom w:val="none" w:sz="0" w:space="0" w:color="auto"/>
            <w:right w:val="none" w:sz="0" w:space="0" w:color="auto"/>
          </w:divBdr>
        </w:div>
        <w:div w:id="1631471072">
          <w:marLeft w:val="480"/>
          <w:marRight w:val="0"/>
          <w:marTop w:val="0"/>
          <w:marBottom w:val="0"/>
          <w:divBdr>
            <w:top w:val="none" w:sz="0" w:space="0" w:color="auto"/>
            <w:left w:val="none" w:sz="0" w:space="0" w:color="auto"/>
            <w:bottom w:val="none" w:sz="0" w:space="0" w:color="auto"/>
            <w:right w:val="none" w:sz="0" w:space="0" w:color="auto"/>
          </w:divBdr>
        </w:div>
        <w:div w:id="1287155581">
          <w:marLeft w:val="480"/>
          <w:marRight w:val="0"/>
          <w:marTop w:val="0"/>
          <w:marBottom w:val="0"/>
          <w:divBdr>
            <w:top w:val="none" w:sz="0" w:space="0" w:color="auto"/>
            <w:left w:val="none" w:sz="0" w:space="0" w:color="auto"/>
            <w:bottom w:val="none" w:sz="0" w:space="0" w:color="auto"/>
            <w:right w:val="none" w:sz="0" w:space="0" w:color="auto"/>
          </w:divBdr>
        </w:div>
      </w:divsChild>
    </w:div>
    <w:div w:id="1115179035">
      <w:bodyDiv w:val="1"/>
      <w:marLeft w:val="0"/>
      <w:marRight w:val="0"/>
      <w:marTop w:val="0"/>
      <w:marBottom w:val="0"/>
      <w:divBdr>
        <w:top w:val="none" w:sz="0" w:space="0" w:color="auto"/>
        <w:left w:val="none" w:sz="0" w:space="0" w:color="auto"/>
        <w:bottom w:val="none" w:sz="0" w:space="0" w:color="auto"/>
        <w:right w:val="none" w:sz="0" w:space="0" w:color="auto"/>
      </w:divBdr>
      <w:divsChild>
        <w:div w:id="16126449">
          <w:marLeft w:val="480"/>
          <w:marRight w:val="0"/>
          <w:marTop w:val="0"/>
          <w:marBottom w:val="0"/>
          <w:divBdr>
            <w:top w:val="none" w:sz="0" w:space="0" w:color="auto"/>
            <w:left w:val="none" w:sz="0" w:space="0" w:color="auto"/>
            <w:bottom w:val="none" w:sz="0" w:space="0" w:color="auto"/>
            <w:right w:val="none" w:sz="0" w:space="0" w:color="auto"/>
          </w:divBdr>
        </w:div>
        <w:div w:id="41760039">
          <w:marLeft w:val="480"/>
          <w:marRight w:val="0"/>
          <w:marTop w:val="0"/>
          <w:marBottom w:val="0"/>
          <w:divBdr>
            <w:top w:val="none" w:sz="0" w:space="0" w:color="auto"/>
            <w:left w:val="none" w:sz="0" w:space="0" w:color="auto"/>
            <w:bottom w:val="none" w:sz="0" w:space="0" w:color="auto"/>
            <w:right w:val="none" w:sz="0" w:space="0" w:color="auto"/>
          </w:divBdr>
        </w:div>
        <w:div w:id="44524422">
          <w:marLeft w:val="480"/>
          <w:marRight w:val="0"/>
          <w:marTop w:val="0"/>
          <w:marBottom w:val="0"/>
          <w:divBdr>
            <w:top w:val="none" w:sz="0" w:space="0" w:color="auto"/>
            <w:left w:val="none" w:sz="0" w:space="0" w:color="auto"/>
            <w:bottom w:val="none" w:sz="0" w:space="0" w:color="auto"/>
            <w:right w:val="none" w:sz="0" w:space="0" w:color="auto"/>
          </w:divBdr>
        </w:div>
        <w:div w:id="49312536">
          <w:marLeft w:val="480"/>
          <w:marRight w:val="0"/>
          <w:marTop w:val="0"/>
          <w:marBottom w:val="0"/>
          <w:divBdr>
            <w:top w:val="none" w:sz="0" w:space="0" w:color="auto"/>
            <w:left w:val="none" w:sz="0" w:space="0" w:color="auto"/>
            <w:bottom w:val="none" w:sz="0" w:space="0" w:color="auto"/>
            <w:right w:val="none" w:sz="0" w:space="0" w:color="auto"/>
          </w:divBdr>
        </w:div>
        <w:div w:id="57411052">
          <w:marLeft w:val="480"/>
          <w:marRight w:val="0"/>
          <w:marTop w:val="0"/>
          <w:marBottom w:val="0"/>
          <w:divBdr>
            <w:top w:val="none" w:sz="0" w:space="0" w:color="auto"/>
            <w:left w:val="none" w:sz="0" w:space="0" w:color="auto"/>
            <w:bottom w:val="none" w:sz="0" w:space="0" w:color="auto"/>
            <w:right w:val="none" w:sz="0" w:space="0" w:color="auto"/>
          </w:divBdr>
        </w:div>
        <w:div w:id="116265527">
          <w:marLeft w:val="480"/>
          <w:marRight w:val="0"/>
          <w:marTop w:val="0"/>
          <w:marBottom w:val="0"/>
          <w:divBdr>
            <w:top w:val="none" w:sz="0" w:space="0" w:color="auto"/>
            <w:left w:val="none" w:sz="0" w:space="0" w:color="auto"/>
            <w:bottom w:val="none" w:sz="0" w:space="0" w:color="auto"/>
            <w:right w:val="none" w:sz="0" w:space="0" w:color="auto"/>
          </w:divBdr>
        </w:div>
        <w:div w:id="239826753">
          <w:marLeft w:val="480"/>
          <w:marRight w:val="0"/>
          <w:marTop w:val="0"/>
          <w:marBottom w:val="0"/>
          <w:divBdr>
            <w:top w:val="none" w:sz="0" w:space="0" w:color="auto"/>
            <w:left w:val="none" w:sz="0" w:space="0" w:color="auto"/>
            <w:bottom w:val="none" w:sz="0" w:space="0" w:color="auto"/>
            <w:right w:val="none" w:sz="0" w:space="0" w:color="auto"/>
          </w:divBdr>
        </w:div>
        <w:div w:id="264191198">
          <w:marLeft w:val="480"/>
          <w:marRight w:val="0"/>
          <w:marTop w:val="0"/>
          <w:marBottom w:val="0"/>
          <w:divBdr>
            <w:top w:val="none" w:sz="0" w:space="0" w:color="auto"/>
            <w:left w:val="none" w:sz="0" w:space="0" w:color="auto"/>
            <w:bottom w:val="none" w:sz="0" w:space="0" w:color="auto"/>
            <w:right w:val="none" w:sz="0" w:space="0" w:color="auto"/>
          </w:divBdr>
        </w:div>
        <w:div w:id="264386298">
          <w:marLeft w:val="480"/>
          <w:marRight w:val="0"/>
          <w:marTop w:val="0"/>
          <w:marBottom w:val="0"/>
          <w:divBdr>
            <w:top w:val="none" w:sz="0" w:space="0" w:color="auto"/>
            <w:left w:val="none" w:sz="0" w:space="0" w:color="auto"/>
            <w:bottom w:val="none" w:sz="0" w:space="0" w:color="auto"/>
            <w:right w:val="none" w:sz="0" w:space="0" w:color="auto"/>
          </w:divBdr>
        </w:div>
        <w:div w:id="325013152">
          <w:marLeft w:val="480"/>
          <w:marRight w:val="0"/>
          <w:marTop w:val="0"/>
          <w:marBottom w:val="0"/>
          <w:divBdr>
            <w:top w:val="none" w:sz="0" w:space="0" w:color="auto"/>
            <w:left w:val="none" w:sz="0" w:space="0" w:color="auto"/>
            <w:bottom w:val="none" w:sz="0" w:space="0" w:color="auto"/>
            <w:right w:val="none" w:sz="0" w:space="0" w:color="auto"/>
          </w:divBdr>
        </w:div>
        <w:div w:id="351153057">
          <w:marLeft w:val="480"/>
          <w:marRight w:val="0"/>
          <w:marTop w:val="0"/>
          <w:marBottom w:val="0"/>
          <w:divBdr>
            <w:top w:val="none" w:sz="0" w:space="0" w:color="auto"/>
            <w:left w:val="none" w:sz="0" w:space="0" w:color="auto"/>
            <w:bottom w:val="none" w:sz="0" w:space="0" w:color="auto"/>
            <w:right w:val="none" w:sz="0" w:space="0" w:color="auto"/>
          </w:divBdr>
        </w:div>
        <w:div w:id="365719781">
          <w:marLeft w:val="480"/>
          <w:marRight w:val="0"/>
          <w:marTop w:val="0"/>
          <w:marBottom w:val="0"/>
          <w:divBdr>
            <w:top w:val="none" w:sz="0" w:space="0" w:color="auto"/>
            <w:left w:val="none" w:sz="0" w:space="0" w:color="auto"/>
            <w:bottom w:val="none" w:sz="0" w:space="0" w:color="auto"/>
            <w:right w:val="none" w:sz="0" w:space="0" w:color="auto"/>
          </w:divBdr>
        </w:div>
        <w:div w:id="396168203">
          <w:marLeft w:val="480"/>
          <w:marRight w:val="0"/>
          <w:marTop w:val="0"/>
          <w:marBottom w:val="0"/>
          <w:divBdr>
            <w:top w:val="none" w:sz="0" w:space="0" w:color="auto"/>
            <w:left w:val="none" w:sz="0" w:space="0" w:color="auto"/>
            <w:bottom w:val="none" w:sz="0" w:space="0" w:color="auto"/>
            <w:right w:val="none" w:sz="0" w:space="0" w:color="auto"/>
          </w:divBdr>
        </w:div>
        <w:div w:id="398792852">
          <w:marLeft w:val="480"/>
          <w:marRight w:val="0"/>
          <w:marTop w:val="0"/>
          <w:marBottom w:val="0"/>
          <w:divBdr>
            <w:top w:val="none" w:sz="0" w:space="0" w:color="auto"/>
            <w:left w:val="none" w:sz="0" w:space="0" w:color="auto"/>
            <w:bottom w:val="none" w:sz="0" w:space="0" w:color="auto"/>
            <w:right w:val="none" w:sz="0" w:space="0" w:color="auto"/>
          </w:divBdr>
        </w:div>
        <w:div w:id="434983006">
          <w:marLeft w:val="480"/>
          <w:marRight w:val="0"/>
          <w:marTop w:val="0"/>
          <w:marBottom w:val="0"/>
          <w:divBdr>
            <w:top w:val="none" w:sz="0" w:space="0" w:color="auto"/>
            <w:left w:val="none" w:sz="0" w:space="0" w:color="auto"/>
            <w:bottom w:val="none" w:sz="0" w:space="0" w:color="auto"/>
            <w:right w:val="none" w:sz="0" w:space="0" w:color="auto"/>
          </w:divBdr>
        </w:div>
        <w:div w:id="459494168">
          <w:marLeft w:val="480"/>
          <w:marRight w:val="0"/>
          <w:marTop w:val="0"/>
          <w:marBottom w:val="0"/>
          <w:divBdr>
            <w:top w:val="none" w:sz="0" w:space="0" w:color="auto"/>
            <w:left w:val="none" w:sz="0" w:space="0" w:color="auto"/>
            <w:bottom w:val="none" w:sz="0" w:space="0" w:color="auto"/>
            <w:right w:val="none" w:sz="0" w:space="0" w:color="auto"/>
          </w:divBdr>
        </w:div>
        <w:div w:id="459617774">
          <w:marLeft w:val="480"/>
          <w:marRight w:val="0"/>
          <w:marTop w:val="0"/>
          <w:marBottom w:val="0"/>
          <w:divBdr>
            <w:top w:val="none" w:sz="0" w:space="0" w:color="auto"/>
            <w:left w:val="none" w:sz="0" w:space="0" w:color="auto"/>
            <w:bottom w:val="none" w:sz="0" w:space="0" w:color="auto"/>
            <w:right w:val="none" w:sz="0" w:space="0" w:color="auto"/>
          </w:divBdr>
        </w:div>
        <w:div w:id="489061143">
          <w:marLeft w:val="480"/>
          <w:marRight w:val="0"/>
          <w:marTop w:val="0"/>
          <w:marBottom w:val="0"/>
          <w:divBdr>
            <w:top w:val="none" w:sz="0" w:space="0" w:color="auto"/>
            <w:left w:val="none" w:sz="0" w:space="0" w:color="auto"/>
            <w:bottom w:val="none" w:sz="0" w:space="0" w:color="auto"/>
            <w:right w:val="none" w:sz="0" w:space="0" w:color="auto"/>
          </w:divBdr>
        </w:div>
        <w:div w:id="518280251">
          <w:marLeft w:val="480"/>
          <w:marRight w:val="0"/>
          <w:marTop w:val="0"/>
          <w:marBottom w:val="0"/>
          <w:divBdr>
            <w:top w:val="none" w:sz="0" w:space="0" w:color="auto"/>
            <w:left w:val="none" w:sz="0" w:space="0" w:color="auto"/>
            <w:bottom w:val="none" w:sz="0" w:space="0" w:color="auto"/>
            <w:right w:val="none" w:sz="0" w:space="0" w:color="auto"/>
          </w:divBdr>
        </w:div>
        <w:div w:id="535626860">
          <w:marLeft w:val="480"/>
          <w:marRight w:val="0"/>
          <w:marTop w:val="0"/>
          <w:marBottom w:val="0"/>
          <w:divBdr>
            <w:top w:val="none" w:sz="0" w:space="0" w:color="auto"/>
            <w:left w:val="none" w:sz="0" w:space="0" w:color="auto"/>
            <w:bottom w:val="none" w:sz="0" w:space="0" w:color="auto"/>
            <w:right w:val="none" w:sz="0" w:space="0" w:color="auto"/>
          </w:divBdr>
        </w:div>
        <w:div w:id="536742533">
          <w:marLeft w:val="480"/>
          <w:marRight w:val="0"/>
          <w:marTop w:val="0"/>
          <w:marBottom w:val="0"/>
          <w:divBdr>
            <w:top w:val="none" w:sz="0" w:space="0" w:color="auto"/>
            <w:left w:val="none" w:sz="0" w:space="0" w:color="auto"/>
            <w:bottom w:val="none" w:sz="0" w:space="0" w:color="auto"/>
            <w:right w:val="none" w:sz="0" w:space="0" w:color="auto"/>
          </w:divBdr>
        </w:div>
        <w:div w:id="596448195">
          <w:marLeft w:val="480"/>
          <w:marRight w:val="0"/>
          <w:marTop w:val="0"/>
          <w:marBottom w:val="0"/>
          <w:divBdr>
            <w:top w:val="none" w:sz="0" w:space="0" w:color="auto"/>
            <w:left w:val="none" w:sz="0" w:space="0" w:color="auto"/>
            <w:bottom w:val="none" w:sz="0" w:space="0" w:color="auto"/>
            <w:right w:val="none" w:sz="0" w:space="0" w:color="auto"/>
          </w:divBdr>
        </w:div>
        <w:div w:id="615254945">
          <w:marLeft w:val="480"/>
          <w:marRight w:val="0"/>
          <w:marTop w:val="0"/>
          <w:marBottom w:val="0"/>
          <w:divBdr>
            <w:top w:val="none" w:sz="0" w:space="0" w:color="auto"/>
            <w:left w:val="none" w:sz="0" w:space="0" w:color="auto"/>
            <w:bottom w:val="none" w:sz="0" w:space="0" w:color="auto"/>
            <w:right w:val="none" w:sz="0" w:space="0" w:color="auto"/>
          </w:divBdr>
        </w:div>
        <w:div w:id="622148812">
          <w:marLeft w:val="480"/>
          <w:marRight w:val="0"/>
          <w:marTop w:val="0"/>
          <w:marBottom w:val="0"/>
          <w:divBdr>
            <w:top w:val="none" w:sz="0" w:space="0" w:color="auto"/>
            <w:left w:val="none" w:sz="0" w:space="0" w:color="auto"/>
            <w:bottom w:val="none" w:sz="0" w:space="0" w:color="auto"/>
            <w:right w:val="none" w:sz="0" w:space="0" w:color="auto"/>
          </w:divBdr>
        </w:div>
        <w:div w:id="676999106">
          <w:marLeft w:val="480"/>
          <w:marRight w:val="0"/>
          <w:marTop w:val="0"/>
          <w:marBottom w:val="0"/>
          <w:divBdr>
            <w:top w:val="none" w:sz="0" w:space="0" w:color="auto"/>
            <w:left w:val="none" w:sz="0" w:space="0" w:color="auto"/>
            <w:bottom w:val="none" w:sz="0" w:space="0" w:color="auto"/>
            <w:right w:val="none" w:sz="0" w:space="0" w:color="auto"/>
          </w:divBdr>
        </w:div>
        <w:div w:id="755594521">
          <w:marLeft w:val="480"/>
          <w:marRight w:val="0"/>
          <w:marTop w:val="0"/>
          <w:marBottom w:val="0"/>
          <w:divBdr>
            <w:top w:val="none" w:sz="0" w:space="0" w:color="auto"/>
            <w:left w:val="none" w:sz="0" w:space="0" w:color="auto"/>
            <w:bottom w:val="none" w:sz="0" w:space="0" w:color="auto"/>
            <w:right w:val="none" w:sz="0" w:space="0" w:color="auto"/>
          </w:divBdr>
        </w:div>
        <w:div w:id="778452419">
          <w:marLeft w:val="480"/>
          <w:marRight w:val="0"/>
          <w:marTop w:val="0"/>
          <w:marBottom w:val="0"/>
          <w:divBdr>
            <w:top w:val="none" w:sz="0" w:space="0" w:color="auto"/>
            <w:left w:val="none" w:sz="0" w:space="0" w:color="auto"/>
            <w:bottom w:val="none" w:sz="0" w:space="0" w:color="auto"/>
            <w:right w:val="none" w:sz="0" w:space="0" w:color="auto"/>
          </w:divBdr>
        </w:div>
        <w:div w:id="797576801">
          <w:marLeft w:val="480"/>
          <w:marRight w:val="0"/>
          <w:marTop w:val="0"/>
          <w:marBottom w:val="0"/>
          <w:divBdr>
            <w:top w:val="none" w:sz="0" w:space="0" w:color="auto"/>
            <w:left w:val="none" w:sz="0" w:space="0" w:color="auto"/>
            <w:bottom w:val="none" w:sz="0" w:space="0" w:color="auto"/>
            <w:right w:val="none" w:sz="0" w:space="0" w:color="auto"/>
          </w:divBdr>
        </w:div>
        <w:div w:id="858080350">
          <w:marLeft w:val="480"/>
          <w:marRight w:val="0"/>
          <w:marTop w:val="0"/>
          <w:marBottom w:val="0"/>
          <w:divBdr>
            <w:top w:val="none" w:sz="0" w:space="0" w:color="auto"/>
            <w:left w:val="none" w:sz="0" w:space="0" w:color="auto"/>
            <w:bottom w:val="none" w:sz="0" w:space="0" w:color="auto"/>
            <w:right w:val="none" w:sz="0" w:space="0" w:color="auto"/>
          </w:divBdr>
        </w:div>
        <w:div w:id="860511873">
          <w:marLeft w:val="480"/>
          <w:marRight w:val="0"/>
          <w:marTop w:val="0"/>
          <w:marBottom w:val="0"/>
          <w:divBdr>
            <w:top w:val="none" w:sz="0" w:space="0" w:color="auto"/>
            <w:left w:val="none" w:sz="0" w:space="0" w:color="auto"/>
            <w:bottom w:val="none" w:sz="0" w:space="0" w:color="auto"/>
            <w:right w:val="none" w:sz="0" w:space="0" w:color="auto"/>
          </w:divBdr>
        </w:div>
        <w:div w:id="872959232">
          <w:marLeft w:val="480"/>
          <w:marRight w:val="0"/>
          <w:marTop w:val="0"/>
          <w:marBottom w:val="0"/>
          <w:divBdr>
            <w:top w:val="none" w:sz="0" w:space="0" w:color="auto"/>
            <w:left w:val="none" w:sz="0" w:space="0" w:color="auto"/>
            <w:bottom w:val="none" w:sz="0" w:space="0" w:color="auto"/>
            <w:right w:val="none" w:sz="0" w:space="0" w:color="auto"/>
          </w:divBdr>
        </w:div>
        <w:div w:id="885916739">
          <w:marLeft w:val="480"/>
          <w:marRight w:val="0"/>
          <w:marTop w:val="0"/>
          <w:marBottom w:val="0"/>
          <w:divBdr>
            <w:top w:val="none" w:sz="0" w:space="0" w:color="auto"/>
            <w:left w:val="none" w:sz="0" w:space="0" w:color="auto"/>
            <w:bottom w:val="none" w:sz="0" w:space="0" w:color="auto"/>
            <w:right w:val="none" w:sz="0" w:space="0" w:color="auto"/>
          </w:divBdr>
        </w:div>
        <w:div w:id="911619348">
          <w:marLeft w:val="480"/>
          <w:marRight w:val="0"/>
          <w:marTop w:val="0"/>
          <w:marBottom w:val="0"/>
          <w:divBdr>
            <w:top w:val="none" w:sz="0" w:space="0" w:color="auto"/>
            <w:left w:val="none" w:sz="0" w:space="0" w:color="auto"/>
            <w:bottom w:val="none" w:sz="0" w:space="0" w:color="auto"/>
            <w:right w:val="none" w:sz="0" w:space="0" w:color="auto"/>
          </w:divBdr>
        </w:div>
        <w:div w:id="928544683">
          <w:marLeft w:val="480"/>
          <w:marRight w:val="0"/>
          <w:marTop w:val="0"/>
          <w:marBottom w:val="0"/>
          <w:divBdr>
            <w:top w:val="none" w:sz="0" w:space="0" w:color="auto"/>
            <w:left w:val="none" w:sz="0" w:space="0" w:color="auto"/>
            <w:bottom w:val="none" w:sz="0" w:space="0" w:color="auto"/>
            <w:right w:val="none" w:sz="0" w:space="0" w:color="auto"/>
          </w:divBdr>
        </w:div>
        <w:div w:id="931283781">
          <w:marLeft w:val="480"/>
          <w:marRight w:val="0"/>
          <w:marTop w:val="0"/>
          <w:marBottom w:val="0"/>
          <w:divBdr>
            <w:top w:val="none" w:sz="0" w:space="0" w:color="auto"/>
            <w:left w:val="none" w:sz="0" w:space="0" w:color="auto"/>
            <w:bottom w:val="none" w:sz="0" w:space="0" w:color="auto"/>
            <w:right w:val="none" w:sz="0" w:space="0" w:color="auto"/>
          </w:divBdr>
        </w:div>
        <w:div w:id="945115076">
          <w:marLeft w:val="480"/>
          <w:marRight w:val="0"/>
          <w:marTop w:val="0"/>
          <w:marBottom w:val="0"/>
          <w:divBdr>
            <w:top w:val="none" w:sz="0" w:space="0" w:color="auto"/>
            <w:left w:val="none" w:sz="0" w:space="0" w:color="auto"/>
            <w:bottom w:val="none" w:sz="0" w:space="0" w:color="auto"/>
            <w:right w:val="none" w:sz="0" w:space="0" w:color="auto"/>
          </w:divBdr>
        </w:div>
        <w:div w:id="974220635">
          <w:marLeft w:val="480"/>
          <w:marRight w:val="0"/>
          <w:marTop w:val="0"/>
          <w:marBottom w:val="0"/>
          <w:divBdr>
            <w:top w:val="none" w:sz="0" w:space="0" w:color="auto"/>
            <w:left w:val="none" w:sz="0" w:space="0" w:color="auto"/>
            <w:bottom w:val="none" w:sz="0" w:space="0" w:color="auto"/>
            <w:right w:val="none" w:sz="0" w:space="0" w:color="auto"/>
          </w:divBdr>
        </w:div>
        <w:div w:id="1021083366">
          <w:marLeft w:val="480"/>
          <w:marRight w:val="0"/>
          <w:marTop w:val="0"/>
          <w:marBottom w:val="0"/>
          <w:divBdr>
            <w:top w:val="none" w:sz="0" w:space="0" w:color="auto"/>
            <w:left w:val="none" w:sz="0" w:space="0" w:color="auto"/>
            <w:bottom w:val="none" w:sz="0" w:space="0" w:color="auto"/>
            <w:right w:val="none" w:sz="0" w:space="0" w:color="auto"/>
          </w:divBdr>
        </w:div>
        <w:div w:id="1065644298">
          <w:marLeft w:val="480"/>
          <w:marRight w:val="0"/>
          <w:marTop w:val="0"/>
          <w:marBottom w:val="0"/>
          <w:divBdr>
            <w:top w:val="none" w:sz="0" w:space="0" w:color="auto"/>
            <w:left w:val="none" w:sz="0" w:space="0" w:color="auto"/>
            <w:bottom w:val="none" w:sz="0" w:space="0" w:color="auto"/>
            <w:right w:val="none" w:sz="0" w:space="0" w:color="auto"/>
          </w:divBdr>
        </w:div>
        <w:div w:id="1081020679">
          <w:marLeft w:val="480"/>
          <w:marRight w:val="0"/>
          <w:marTop w:val="0"/>
          <w:marBottom w:val="0"/>
          <w:divBdr>
            <w:top w:val="none" w:sz="0" w:space="0" w:color="auto"/>
            <w:left w:val="none" w:sz="0" w:space="0" w:color="auto"/>
            <w:bottom w:val="none" w:sz="0" w:space="0" w:color="auto"/>
            <w:right w:val="none" w:sz="0" w:space="0" w:color="auto"/>
          </w:divBdr>
        </w:div>
        <w:div w:id="1097796502">
          <w:marLeft w:val="480"/>
          <w:marRight w:val="0"/>
          <w:marTop w:val="0"/>
          <w:marBottom w:val="0"/>
          <w:divBdr>
            <w:top w:val="none" w:sz="0" w:space="0" w:color="auto"/>
            <w:left w:val="none" w:sz="0" w:space="0" w:color="auto"/>
            <w:bottom w:val="none" w:sz="0" w:space="0" w:color="auto"/>
            <w:right w:val="none" w:sz="0" w:space="0" w:color="auto"/>
          </w:divBdr>
        </w:div>
        <w:div w:id="1144548696">
          <w:marLeft w:val="480"/>
          <w:marRight w:val="0"/>
          <w:marTop w:val="0"/>
          <w:marBottom w:val="0"/>
          <w:divBdr>
            <w:top w:val="none" w:sz="0" w:space="0" w:color="auto"/>
            <w:left w:val="none" w:sz="0" w:space="0" w:color="auto"/>
            <w:bottom w:val="none" w:sz="0" w:space="0" w:color="auto"/>
            <w:right w:val="none" w:sz="0" w:space="0" w:color="auto"/>
          </w:divBdr>
        </w:div>
        <w:div w:id="1170633332">
          <w:marLeft w:val="480"/>
          <w:marRight w:val="0"/>
          <w:marTop w:val="0"/>
          <w:marBottom w:val="0"/>
          <w:divBdr>
            <w:top w:val="none" w:sz="0" w:space="0" w:color="auto"/>
            <w:left w:val="none" w:sz="0" w:space="0" w:color="auto"/>
            <w:bottom w:val="none" w:sz="0" w:space="0" w:color="auto"/>
            <w:right w:val="none" w:sz="0" w:space="0" w:color="auto"/>
          </w:divBdr>
        </w:div>
        <w:div w:id="1214538696">
          <w:marLeft w:val="480"/>
          <w:marRight w:val="0"/>
          <w:marTop w:val="0"/>
          <w:marBottom w:val="0"/>
          <w:divBdr>
            <w:top w:val="none" w:sz="0" w:space="0" w:color="auto"/>
            <w:left w:val="none" w:sz="0" w:space="0" w:color="auto"/>
            <w:bottom w:val="none" w:sz="0" w:space="0" w:color="auto"/>
            <w:right w:val="none" w:sz="0" w:space="0" w:color="auto"/>
          </w:divBdr>
        </w:div>
        <w:div w:id="1262028232">
          <w:marLeft w:val="480"/>
          <w:marRight w:val="0"/>
          <w:marTop w:val="0"/>
          <w:marBottom w:val="0"/>
          <w:divBdr>
            <w:top w:val="none" w:sz="0" w:space="0" w:color="auto"/>
            <w:left w:val="none" w:sz="0" w:space="0" w:color="auto"/>
            <w:bottom w:val="none" w:sz="0" w:space="0" w:color="auto"/>
            <w:right w:val="none" w:sz="0" w:space="0" w:color="auto"/>
          </w:divBdr>
        </w:div>
        <w:div w:id="1263802259">
          <w:marLeft w:val="480"/>
          <w:marRight w:val="0"/>
          <w:marTop w:val="0"/>
          <w:marBottom w:val="0"/>
          <w:divBdr>
            <w:top w:val="none" w:sz="0" w:space="0" w:color="auto"/>
            <w:left w:val="none" w:sz="0" w:space="0" w:color="auto"/>
            <w:bottom w:val="none" w:sz="0" w:space="0" w:color="auto"/>
            <w:right w:val="none" w:sz="0" w:space="0" w:color="auto"/>
          </w:divBdr>
        </w:div>
        <w:div w:id="1428310317">
          <w:marLeft w:val="480"/>
          <w:marRight w:val="0"/>
          <w:marTop w:val="0"/>
          <w:marBottom w:val="0"/>
          <w:divBdr>
            <w:top w:val="none" w:sz="0" w:space="0" w:color="auto"/>
            <w:left w:val="none" w:sz="0" w:space="0" w:color="auto"/>
            <w:bottom w:val="none" w:sz="0" w:space="0" w:color="auto"/>
            <w:right w:val="none" w:sz="0" w:space="0" w:color="auto"/>
          </w:divBdr>
        </w:div>
        <w:div w:id="1517380175">
          <w:marLeft w:val="480"/>
          <w:marRight w:val="0"/>
          <w:marTop w:val="0"/>
          <w:marBottom w:val="0"/>
          <w:divBdr>
            <w:top w:val="none" w:sz="0" w:space="0" w:color="auto"/>
            <w:left w:val="none" w:sz="0" w:space="0" w:color="auto"/>
            <w:bottom w:val="none" w:sz="0" w:space="0" w:color="auto"/>
            <w:right w:val="none" w:sz="0" w:space="0" w:color="auto"/>
          </w:divBdr>
        </w:div>
        <w:div w:id="1543325591">
          <w:marLeft w:val="480"/>
          <w:marRight w:val="0"/>
          <w:marTop w:val="0"/>
          <w:marBottom w:val="0"/>
          <w:divBdr>
            <w:top w:val="none" w:sz="0" w:space="0" w:color="auto"/>
            <w:left w:val="none" w:sz="0" w:space="0" w:color="auto"/>
            <w:bottom w:val="none" w:sz="0" w:space="0" w:color="auto"/>
            <w:right w:val="none" w:sz="0" w:space="0" w:color="auto"/>
          </w:divBdr>
        </w:div>
        <w:div w:id="1584144150">
          <w:marLeft w:val="480"/>
          <w:marRight w:val="0"/>
          <w:marTop w:val="0"/>
          <w:marBottom w:val="0"/>
          <w:divBdr>
            <w:top w:val="none" w:sz="0" w:space="0" w:color="auto"/>
            <w:left w:val="none" w:sz="0" w:space="0" w:color="auto"/>
            <w:bottom w:val="none" w:sz="0" w:space="0" w:color="auto"/>
            <w:right w:val="none" w:sz="0" w:space="0" w:color="auto"/>
          </w:divBdr>
        </w:div>
        <w:div w:id="1595699238">
          <w:marLeft w:val="480"/>
          <w:marRight w:val="0"/>
          <w:marTop w:val="0"/>
          <w:marBottom w:val="0"/>
          <w:divBdr>
            <w:top w:val="none" w:sz="0" w:space="0" w:color="auto"/>
            <w:left w:val="none" w:sz="0" w:space="0" w:color="auto"/>
            <w:bottom w:val="none" w:sz="0" w:space="0" w:color="auto"/>
            <w:right w:val="none" w:sz="0" w:space="0" w:color="auto"/>
          </w:divBdr>
        </w:div>
        <w:div w:id="1612472275">
          <w:marLeft w:val="480"/>
          <w:marRight w:val="0"/>
          <w:marTop w:val="0"/>
          <w:marBottom w:val="0"/>
          <w:divBdr>
            <w:top w:val="none" w:sz="0" w:space="0" w:color="auto"/>
            <w:left w:val="none" w:sz="0" w:space="0" w:color="auto"/>
            <w:bottom w:val="none" w:sz="0" w:space="0" w:color="auto"/>
            <w:right w:val="none" w:sz="0" w:space="0" w:color="auto"/>
          </w:divBdr>
        </w:div>
        <w:div w:id="1644390263">
          <w:marLeft w:val="480"/>
          <w:marRight w:val="0"/>
          <w:marTop w:val="0"/>
          <w:marBottom w:val="0"/>
          <w:divBdr>
            <w:top w:val="none" w:sz="0" w:space="0" w:color="auto"/>
            <w:left w:val="none" w:sz="0" w:space="0" w:color="auto"/>
            <w:bottom w:val="none" w:sz="0" w:space="0" w:color="auto"/>
            <w:right w:val="none" w:sz="0" w:space="0" w:color="auto"/>
          </w:divBdr>
        </w:div>
        <w:div w:id="1782334986">
          <w:marLeft w:val="480"/>
          <w:marRight w:val="0"/>
          <w:marTop w:val="0"/>
          <w:marBottom w:val="0"/>
          <w:divBdr>
            <w:top w:val="none" w:sz="0" w:space="0" w:color="auto"/>
            <w:left w:val="none" w:sz="0" w:space="0" w:color="auto"/>
            <w:bottom w:val="none" w:sz="0" w:space="0" w:color="auto"/>
            <w:right w:val="none" w:sz="0" w:space="0" w:color="auto"/>
          </w:divBdr>
        </w:div>
        <w:div w:id="1788349596">
          <w:marLeft w:val="480"/>
          <w:marRight w:val="0"/>
          <w:marTop w:val="0"/>
          <w:marBottom w:val="0"/>
          <w:divBdr>
            <w:top w:val="none" w:sz="0" w:space="0" w:color="auto"/>
            <w:left w:val="none" w:sz="0" w:space="0" w:color="auto"/>
            <w:bottom w:val="none" w:sz="0" w:space="0" w:color="auto"/>
            <w:right w:val="none" w:sz="0" w:space="0" w:color="auto"/>
          </w:divBdr>
        </w:div>
        <w:div w:id="1801073519">
          <w:marLeft w:val="480"/>
          <w:marRight w:val="0"/>
          <w:marTop w:val="0"/>
          <w:marBottom w:val="0"/>
          <w:divBdr>
            <w:top w:val="none" w:sz="0" w:space="0" w:color="auto"/>
            <w:left w:val="none" w:sz="0" w:space="0" w:color="auto"/>
            <w:bottom w:val="none" w:sz="0" w:space="0" w:color="auto"/>
            <w:right w:val="none" w:sz="0" w:space="0" w:color="auto"/>
          </w:divBdr>
        </w:div>
        <w:div w:id="1811943727">
          <w:marLeft w:val="480"/>
          <w:marRight w:val="0"/>
          <w:marTop w:val="0"/>
          <w:marBottom w:val="0"/>
          <w:divBdr>
            <w:top w:val="none" w:sz="0" w:space="0" w:color="auto"/>
            <w:left w:val="none" w:sz="0" w:space="0" w:color="auto"/>
            <w:bottom w:val="none" w:sz="0" w:space="0" w:color="auto"/>
            <w:right w:val="none" w:sz="0" w:space="0" w:color="auto"/>
          </w:divBdr>
        </w:div>
        <w:div w:id="1814954152">
          <w:marLeft w:val="480"/>
          <w:marRight w:val="0"/>
          <w:marTop w:val="0"/>
          <w:marBottom w:val="0"/>
          <w:divBdr>
            <w:top w:val="none" w:sz="0" w:space="0" w:color="auto"/>
            <w:left w:val="none" w:sz="0" w:space="0" w:color="auto"/>
            <w:bottom w:val="none" w:sz="0" w:space="0" w:color="auto"/>
            <w:right w:val="none" w:sz="0" w:space="0" w:color="auto"/>
          </w:divBdr>
        </w:div>
        <w:div w:id="1851602349">
          <w:marLeft w:val="480"/>
          <w:marRight w:val="0"/>
          <w:marTop w:val="0"/>
          <w:marBottom w:val="0"/>
          <w:divBdr>
            <w:top w:val="none" w:sz="0" w:space="0" w:color="auto"/>
            <w:left w:val="none" w:sz="0" w:space="0" w:color="auto"/>
            <w:bottom w:val="none" w:sz="0" w:space="0" w:color="auto"/>
            <w:right w:val="none" w:sz="0" w:space="0" w:color="auto"/>
          </w:divBdr>
        </w:div>
        <w:div w:id="1862551322">
          <w:marLeft w:val="480"/>
          <w:marRight w:val="0"/>
          <w:marTop w:val="0"/>
          <w:marBottom w:val="0"/>
          <w:divBdr>
            <w:top w:val="none" w:sz="0" w:space="0" w:color="auto"/>
            <w:left w:val="none" w:sz="0" w:space="0" w:color="auto"/>
            <w:bottom w:val="none" w:sz="0" w:space="0" w:color="auto"/>
            <w:right w:val="none" w:sz="0" w:space="0" w:color="auto"/>
          </w:divBdr>
        </w:div>
        <w:div w:id="1933928885">
          <w:marLeft w:val="480"/>
          <w:marRight w:val="0"/>
          <w:marTop w:val="0"/>
          <w:marBottom w:val="0"/>
          <w:divBdr>
            <w:top w:val="none" w:sz="0" w:space="0" w:color="auto"/>
            <w:left w:val="none" w:sz="0" w:space="0" w:color="auto"/>
            <w:bottom w:val="none" w:sz="0" w:space="0" w:color="auto"/>
            <w:right w:val="none" w:sz="0" w:space="0" w:color="auto"/>
          </w:divBdr>
        </w:div>
        <w:div w:id="1943805617">
          <w:marLeft w:val="480"/>
          <w:marRight w:val="0"/>
          <w:marTop w:val="0"/>
          <w:marBottom w:val="0"/>
          <w:divBdr>
            <w:top w:val="none" w:sz="0" w:space="0" w:color="auto"/>
            <w:left w:val="none" w:sz="0" w:space="0" w:color="auto"/>
            <w:bottom w:val="none" w:sz="0" w:space="0" w:color="auto"/>
            <w:right w:val="none" w:sz="0" w:space="0" w:color="auto"/>
          </w:divBdr>
        </w:div>
        <w:div w:id="1991210840">
          <w:marLeft w:val="480"/>
          <w:marRight w:val="0"/>
          <w:marTop w:val="0"/>
          <w:marBottom w:val="0"/>
          <w:divBdr>
            <w:top w:val="none" w:sz="0" w:space="0" w:color="auto"/>
            <w:left w:val="none" w:sz="0" w:space="0" w:color="auto"/>
            <w:bottom w:val="none" w:sz="0" w:space="0" w:color="auto"/>
            <w:right w:val="none" w:sz="0" w:space="0" w:color="auto"/>
          </w:divBdr>
        </w:div>
        <w:div w:id="1994867357">
          <w:marLeft w:val="480"/>
          <w:marRight w:val="0"/>
          <w:marTop w:val="0"/>
          <w:marBottom w:val="0"/>
          <w:divBdr>
            <w:top w:val="none" w:sz="0" w:space="0" w:color="auto"/>
            <w:left w:val="none" w:sz="0" w:space="0" w:color="auto"/>
            <w:bottom w:val="none" w:sz="0" w:space="0" w:color="auto"/>
            <w:right w:val="none" w:sz="0" w:space="0" w:color="auto"/>
          </w:divBdr>
        </w:div>
        <w:div w:id="2012640861">
          <w:marLeft w:val="480"/>
          <w:marRight w:val="0"/>
          <w:marTop w:val="0"/>
          <w:marBottom w:val="0"/>
          <w:divBdr>
            <w:top w:val="none" w:sz="0" w:space="0" w:color="auto"/>
            <w:left w:val="none" w:sz="0" w:space="0" w:color="auto"/>
            <w:bottom w:val="none" w:sz="0" w:space="0" w:color="auto"/>
            <w:right w:val="none" w:sz="0" w:space="0" w:color="auto"/>
          </w:divBdr>
        </w:div>
        <w:div w:id="2022270941">
          <w:marLeft w:val="480"/>
          <w:marRight w:val="0"/>
          <w:marTop w:val="0"/>
          <w:marBottom w:val="0"/>
          <w:divBdr>
            <w:top w:val="none" w:sz="0" w:space="0" w:color="auto"/>
            <w:left w:val="none" w:sz="0" w:space="0" w:color="auto"/>
            <w:bottom w:val="none" w:sz="0" w:space="0" w:color="auto"/>
            <w:right w:val="none" w:sz="0" w:space="0" w:color="auto"/>
          </w:divBdr>
        </w:div>
        <w:div w:id="2023167849">
          <w:marLeft w:val="480"/>
          <w:marRight w:val="0"/>
          <w:marTop w:val="0"/>
          <w:marBottom w:val="0"/>
          <w:divBdr>
            <w:top w:val="none" w:sz="0" w:space="0" w:color="auto"/>
            <w:left w:val="none" w:sz="0" w:space="0" w:color="auto"/>
            <w:bottom w:val="none" w:sz="0" w:space="0" w:color="auto"/>
            <w:right w:val="none" w:sz="0" w:space="0" w:color="auto"/>
          </w:divBdr>
        </w:div>
        <w:div w:id="2037002853">
          <w:marLeft w:val="480"/>
          <w:marRight w:val="0"/>
          <w:marTop w:val="0"/>
          <w:marBottom w:val="0"/>
          <w:divBdr>
            <w:top w:val="none" w:sz="0" w:space="0" w:color="auto"/>
            <w:left w:val="none" w:sz="0" w:space="0" w:color="auto"/>
            <w:bottom w:val="none" w:sz="0" w:space="0" w:color="auto"/>
            <w:right w:val="none" w:sz="0" w:space="0" w:color="auto"/>
          </w:divBdr>
        </w:div>
        <w:div w:id="2097554541">
          <w:marLeft w:val="480"/>
          <w:marRight w:val="0"/>
          <w:marTop w:val="0"/>
          <w:marBottom w:val="0"/>
          <w:divBdr>
            <w:top w:val="none" w:sz="0" w:space="0" w:color="auto"/>
            <w:left w:val="none" w:sz="0" w:space="0" w:color="auto"/>
            <w:bottom w:val="none" w:sz="0" w:space="0" w:color="auto"/>
            <w:right w:val="none" w:sz="0" w:space="0" w:color="auto"/>
          </w:divBdr>
        </w:div>
        <w:div w:id="2111701581">
          <w:marLeft w:val="480"/>
          <w:marRight w:val="0"/>
          <w:marTop w:val="0"/>
          <w:marBottom w:val="0"/>
          <w:divBdr>
            <w:top w:val="none" w:sz="0" w:space="0" w:color="auto"/>
            <w:left w:val="none" w:sz="0" w:space="0" w:color="auto"/>
            <w:bottom w:val="none" w:sz="0" w:space="0" w:color="auto"/>
            <w:right w:val="none" w:sz="0" w:space="0" w:color="auto"/>
          </w:divBdr>
        </w:div>
        <w:div w:id="2112700170">
          <w:marLeft w:val="480"/>
          <w:marRight w:val="0"/>
          <w:marTop w:val="0"/>
          <w:marBottom w:val="0"/>
          <w:divBdr>
            <w:top w:val="none" w:sz="0" w:space="0" w:color="auto"/>
            <w:left w:val="none" w:sz="0" w:space="0" w:color="auto"/>
            <w:bottom w:val="none" w:sz="0" w:space="0" w:color="auto"/>
            <w:right w:val="none" w:sz="0" w:space="0" w:color="auto"/>
          </w:divBdr>
        </w:div>
      </w:divsChild>
    </w:div>
    <w:div w:id="1115708047">
      <w:bodyDiv w:val="1"/>
      <w:marLeft w:val="0"/>
      <w:marRight w:val="0"/>
      <w:marTop w:val="0"/>
      <w:marBottom w:val="0"/>
      <w:divBdr>
        <w:top w:val="none" w:sz="0" w:space="0" w:color="auto"/>
        <w:left w:val="none" w:sz="0" w:space="0" w:color="auto"/>
        <w:bottom w:val="none" w:sz="0" w:space="0" w:color="auto"/>
        <w:right w:val="none" w:sz="0" w:space="0" w:color="auto"/>
      </w:divBdr>
      <w:divsChild>
        <w:div w:id="20251640">
          <w:marLeft w:val="480"/>
          <w:marRight w:val="0"/>
          <w:marTop w:val="0"/>
          <w:marBottom w:val="0"/>
          <w:divBdr>
            <w:top w:val="none" w:sz="0" w:space="0" w:color="auto"/>
            <w:left w:val="none" w:sz="0" w:space="0" w:color="auto"/>
            <w:bottom w:val="none" w:sz="0" w:space="0" w:color="auto"/>
            <w:right w:val="none" w:sz="0" w:space="0" w:color="auto"/>
          </w:divBdr>
        </w:div>
        <w:div w:id="39014778">
          <w:marLeft w:val="480"/>
          <w:marRight w:val="0"/>
          <w:marTop w:val="0"/>
          <w:marBottom w:val="0"/>
          <w:divBdr>
            <w:top w:val="none" w:sz="0" w:space="0" w:color="auto"/>
            <w:left w:val="none" w:sz="0" w:space="0" w:color="auto"/>
            <w:bottom w:val="none" w:sz="0" w:space="0" w:color="auto"/>
            <w:right w:val="none" w:sz="0" w:space="0" w:color="auto"/>
          </w:divBdr>
        </w:div>
        <w:div w:id="109982478">
          <w:marLeft w:val="480"/>
          <w:marRight w:val="0"/>
          <w:marTop w:val="0"/>
          <w:marBottom w:val="0"/>
          <w:divBdr>
            <w:top w:val="none" w:sz="0" w:space="0" w:color="auto"/>
            <w:left w:val="none" w:sz="0" w:space="0" w:color="auto"/>
            <w:bottom w:val="none" w:sz="0" w:space="0" w:color="auto"/>
            <w:right w:val="none" w:sz="0" w:space="0" w:color="auto"/>
          </w:divBdr>
        </w:div>
        <w:div w:id="137963969">
          <w:marLeft w:val="480"/>
          <w:marRight w:val="0"/>
          <w:marTop w:val="0"/>
          <w:marBottom w:val="0"/>
          <w:divBdr>
            <w:top w:val="none" w:sz="0" w:space="0" w:color="auto"/>
            <w:left w:val="none" w:sz="0" w:space="0" w:color="auto"/>
            <w:bottom w:val="none" w:sz="0" w:space="0" w:color="auto"/>
            <w:right w:val="none" w:sz="0" w:space="0" w:color="auto"/>
          </w:divBdr>
        </w:div>
        <w:div w:id="151609196">
          <w:marLeft w:val="480"/>
          <w:marRight w:val="0"/>
          <w:marTop w:val="0"/>
          <w:marBottom w:val="0"/>
          <w:divBdr>
            <w:top w:val="none" w:sz="0" w:space="0" w:color="auto"/>
            <w:left w:val="none" w:sz="0" w:space="0" w:color="auto"/>
            <w:bottom w:val="none" w:sz="0" w:space="0" w:color="auto"/>
            <w:right w:val="none" w:sz="0" w:space="0" w:color="auto"/>
          </w:divBdr>
        </w:div>
        <w:div w:id="241262747">
          <w:marLeft w:val="480"/>
          <w:marRight w:val="0"/>
          <w:marTop w:val="0"/>
          <w:marBottom w:val="0"/>
          <w:divBdr>
            <w:top w:val="none" w:sz="0" w:space="0" w:color="auto"/>
            <w:left w:val="none" w:sz="0" w:space="0" w:color="auto"/>
            <w:bottom w:val="none" w:sz="0" w:space="0" w:color="auto"/>
            <w:right w:val="none" w:sz="0" w:space="0" w:color="auto"/>
          </w:divBdr>
        </w:div>
        <w:div w:id="351421198">
          <w:marLeft w:val="480"/>
          <w:marRight w:val="0"/>
          <w:marTop w:val="0"/>
          <w:marBottom w:val="0"/>
          <w:divBdr>
            <w:top w:val="none" w:sz="0" w:space="0" w:color="auto"/>
            <w:left w:val="none" w:sz="0" w:space="0" w:color="auto"/>
            <w:bottom w:val="none" w:sz="0" w:space="0" w:color="auto"/>
            <w:right w:val="none" w:sz="0" w:space="0" w:color="auto"/>
          </w:divBdr>
        </w:div>
        <w:div w:id="389033844">
          <w:marLeft w:val="480"/>
          <w:marRight w:val="0"/>
          <w:marTop w:val="0"/>
          <w:marBottom w:val="0"/>
          <w:divBdr>
            <w:top w:val="none" w:sz="0" w:space="0" w:color="auto"/>
            <w:left w:val="none" w:sz="0" w:space="0" w:color="auto"/>
            <w:bottom w:val="none" w:sz="0" w:space="0" w:color="auto"/>
            <w:right w:val="none" w:sz="0" w:space="0" w:color="auto"/>
          </w:divBdr>
        </w:div>
        <w:div w:id="393620506">
          <w:marLeft w:val="480"/>
          <w:marRight w:val="0"/>
          <w:marTop w:val="0"/>
          <w:marBottom w:val="0"/>
          <w:divBdr>
            <w:top w:val="none" w:sz="0" w:space="0" w:color="auto"/>
            <w:left w:val="none" w:sz="0" w:space="0" w:color="auto"/>
            <w:bottom w:val="none" w:sz="0" w:space="0" w:color="auto"/>
            <w:right w:val="none" w:sz="0" w:space="0" w:color="auto"/>
          </w:divBdr>
        </w:div>
        <w:div w:id="409499641">
          <w:marLeft w:val="480"/>
          <w:marRight w:val="0"/>
          <w:marTop w:val="0"/>
          <w:marBottom w:val="0"/>
          <w:divBdr>
            <w:top w:val="none" w:sz="0" w:space="0" w:color="auto"/>
            <w:left w:val="none" w:sz="0" w:space="0" w:color="auto"/>
            <w:bottom w:val="none" w:sz="0" w:space="0" w:color="auto"/>
            <w:right w:val="none" w:sz="0" w:space="0" w:color="auto"/>
          </w:divBdr>
        </w:div>
        <w:div w:id="414935933">
          <w:marLeft w:val="480"/>
          <w:marRight w:val="0"/>
          <w:marTop w:val="0"/>
          <w:marBottom w:val="0"/>
          <w:divBdr>
            <w:top w:val="none" w:sz="0" w:space="0" w:color="auto"/>
            <w:left w:val="none" w:sz="0" w:space="0" w:color="auto"/>
            <w:bottom w:val="none" w:sz="0" w:space="0" w:color="auto"/>
            <w:right w:val="none" w:sz="0" w:space="0" w:color="auto"/>
          </w:divBdr>
        </w:div>
        <w:div w:id="521170505">
          <w:marLeft w:val="480"/>
          <w:marRight w:val="0"/>
          <w:marTop w:val="0"/>
          <w:marBottom w:val="0"/>
          <w:divBdr>
            <w:top w:val="none" w:sz="0" w:space="0" w:color="auto"/>
            <w:left w:val="none" w:sz="0" w:space="0" w:color="auto"/>
            <w:bottom w:val="none" w:sz="0" w:space="0" w:color="auto"/>
            <w:right w:val="none" w:sz="0" w:space="0" w:color="auto"/>
          </w:divBdr>
        </w:div>
        <w:div w:id="569733160">
          <w:marLeft w:val="480"/>
          <w:marRight w:val="0"/>
          <w:marTop w:val="0"/>
          <w:marBottom w:val="0"/>
          <w:divBdr>
            <w:top w:val="none" w:sz="0" w:space="0" w:color="auto"/>
            <w:left w:val="none" w:sz="0" w:space="0" w:color="auto"/>
            <w:bottom w:val="none" w:sz="0" w:space="0" w:color="auto"/>
            <w:right w:val="none" w:sz="0" w:space="0" w:color="auto"/>
          </w:divBdr>
        </w:div>
        <w:div w:id="607782395">
          <w:marLeft w:val="480"/>
          <w:marRight w:val="0"/>
          <w:marTop w:val="0"/>
          <w:marBottom w:val="0"/>
          <w:divBdr>
            <w:top w:val="none" w:sz="0" w:space="0" w:color="auto"/>
            <w:left w:val="none" w:sz="0" w:space="0" w:color="auto"/>
            <w:bottom w:val="none" w:sz="0" w:space="0" w:color="auto"/>
            <w:right w:val="none" w:sz="0" w:space="0" w:color="auto"/>
          </w:divBdr>
        </w:div>
        <w:div w:id="654071399">
          <w:marLeft w:val="480"/>
          <w:marRight w:val="0"/>
          <w:marTop w:val="0"/>
          <w:marBottom w:val="0"/>
          <w:divBdr>
            <w:top w:val="none" w:sz="0" w:space="0" w:color="auto"/>
            <w:left w:val="none" w:sz="0" w:space="0" w:color="auto"/>
            <w:bottom w:val="none" w:sz="0" w:space="0" w:color="auto"/>
            <w:right w:val="none" w:sz="0" w:space="0" w:color="auto"/>
          </w:divBdr>
        </w:div>
        <w:div w:id="740908621">
          <w:marLeft w:val="480"/>
          <w:marRight w:val="0"/>
          <w:marTop w:val="0"/>
          <w:marBottom w:val="0"/>
          <w:divBdr>
            <w:top w:val="none" w:sz="0" w:space="0" w:color="auto"/>
            <w:left w:val="none" w:sz="0" w:space="0" w:color="auto"/>
            <w:bottom w:val="none" w:sz="0" w:space="0" w:color="auto"/>
            <w:right w:val="none" w:sz="0" w:space="0" w:color="auto"/>
          </w:divBdr>
        </w:div>
        <w:div w:id="773209696">
          <w:marLeft w:val="480"/>
          <w:marRight w:val="0"/>
          <w:marTop w:val="0"/>
          <w:marBottom w:val="0"/>
          <w:divBdr>
            <w:top w:val="none" w:sz="0" w:space="0" w:color="auto"/>
            <w:left w:val="none" w:sz="0" w:space="0" w:color="auto"/>
            <w:bottom w:val="none" w:sz="0" w:space="0" w:color="auto"/>
            <w:right w:val="none" w:sz="0" w:space="0" w:color="auto"/>
          </w:divBdr>
        </w:div>
        <w:div w:id="824511494">
          <w:marLeft w:val="480"/>
          <w:marRight w:val="0"/>
          <w:marTop w:val="0"/>
          <w:marBottom w:val="0"/>
          <w:divBdr>
            <w:top w:val="none" w:sz="0" w:space="0" w:color="auto"/>
            <w:left w:val="none" w:sz="0" w:space="0" w:color="auto"/>
            <w:bottom w:val="none" w:sz="0" w:space="0" w:color="auto"/>
            <w:right w:val="none" w:sz="0" w:space="0" w:color="auto"/>
          </w:divBdr>
        </w:div>
        <w:div w:id="867838384">
          <w:marLeft w:val="480"/>
          <w:marRight w:val="0"/>
          <w:marTop w:val="0"/>
          <w:marBottom w:val="0"/>
          <w:divBdr>
            <w:top w:val="none" w:sz="0" w:space="0" w:color="auto"/>
            <w:left w:val="none" w:sz="0" w:space="0" w:color="auto"/>
            <w:bottom w:val="none" w:sz="0" w:space="0" w:color="auto"/>
            <w:right w:val="none" w:sz="0" w:space="0" w:color="auto"/>
          </w:divBdr>
        </w:div>
        <w:div w:id="870993317">
          <w:marLeft w:val="480"/>
          <w:marRight w:val="0"/>
          <w:marTop w:val="0"/>
          <w:marBottom w:val="0"/>
          <w:divBdr>
            <w:top w:val="none" w:sz="0" w:space="0" w:color="auto"/>
            <w:left w:val="none" w:sz="0" w:space="0" w:color="auto"/>
            <w:bottom w:val="none" w:sz="0" w:space="0" w:color="auto"/>
            <w:right w:val="none" w:sz="0" w:space="0" w:color="auto"/>
          </w:divBdr>
        </w:div>
        <w:div w:id="943801454">
          <w:marLeft w:val="480"/>
          <w:marRight w:val="0"/>
          <w:marTop w:val="0"/>
          <w:marBottom w:val="0"/>
          <w:divBdr>
            <w:top w:val="none" w:sz="0" w:space="0" w:color="auto"/>
            <w:left w:val="none" w:sz="0" w:space="0" w:color="auto"/>
            <w:bottom w:val="none" w:sz="0" w:space="0" w:color="auto"/>
            <w:right w:val="none" w:sz="0" w:space="0" w:color="auto"/>
          </w:divBdr>
        </w:div>
        <w:div w:id="948777331">
          <w:marLeft w:val="480"/>
          <w:marRight w:val="0"/>
          <w:marTop w:val="0"/>
          <w:marBottom w:val="0"/>
          <w:divBdr>
            <w:top w:val="none" w:sz="0" w:space="0" w:color="auto"/>
            <w:left w:val="none" w:sz="0" w:space="0" w:color="auto"/>
            <w:bottom w:val="none" w:sz="0" w:space="0" w:color="auto"/>
            <w:right w:val="none" w:sz="0" w:space="0" w:color="auto"/>
          </w:divBdr>
        </w:div>
        <w:div w:id="977028512">
          <w:marLeft w:val="480"/>
          <w:marRight w:val="0"/>
          <w:marTop w:val="0"/>
          <w:marBottom w:val="0"/>
          <w:divBdr>
            <w:top w:val="none" w:sz="0" w:space="0" w:color="auto"/>
            <w:left w:val="none" w:sz="0" w:space="0" w:color="auto"/>
            <w:bottom w:val="none" w:sz="0" w:space="0" w:color="auto"/>
            <w:right w:val="none" w:sz="0" w:space="0" w:color="auto"/>
          </w:divBdr>
        </w:div>
        <w:div w:id="990209958">
          <w:marLeft w:val="480"/>
          <w:marRight w:val="0"/>
          <w:marTop w:val="0"/>
          <w:marBottom w:val="0"/>
          <w:divBdr>
            <w:top w:val="none" w:sz="0" w:space="0" w:color="auto"/>
            <w:left w:val="none" w:sz="0" w:space="0" w:color="auto"/>
            <w:bottom w:val="none" w:sz="0" w:space="0" w:color="auto"/>
            <w:right w:val="none" w:sz="0" w:space="0" w:color="auto"/>
          </w:divBdr>
        </w:div>
        <w:div w:id="1062097270">
          <w:marLeft w:val="480"/>
          <w:marRight w:val="0"/>
          <w:marTop w:val="0"/>
          <w:marBottom w:val="0"/>
          <w:divBdr>
            <w:top w:val="none" w:sz="0" w:space="0" w:color="auto"/>
            <w:left w:val="none" w:sz="0" w:space="0" w:color="auto"/>
            <w:bottom w:val="none" w:sz="0" w:space="0" w:color="auto"/>
            <w:right w:val="none" w:sz="0" w:space="0" w:color="auto"/>
          </w:divBdr>
        </w:div>
        <w:div w:id="1081565059">
          <w:marLeft w:val="480"/>
          <w:marRight w:val="0"/>
          <w:marTop w:val="0"/>
          <w:marBottom w:val="0"/>
          <w:divBdr>
            <w:top w:val="none" w:sz="0" w:space="0" w:color="auto"/>
            <w:left w:val="none" w:sz="0" w:space="0" w:color="auto"/>
            <w:bottom w:val="none" w:sz="0" w:space="0" w:color="auto"/>
            <w:right w:val="none" w:sz="0" w:space="0" w:color="auto"/>
          </w:divBdr>
        </w:div>
        <w:div w:id="1111241066">
          <w:marLeft w:val="480"/>
          <w:marRight w:val="0"/>
          <w:marTop w:val="0"/>
          <w:marBottom w:val="0"/>
          <w:divBdr>
            <w:top w:val="none" w:sz="0" w:space="0" w:color="auto"/>
            <w:left w:val="none" w:sz="0" w:space="0" w:color="auto"/>
            <w:bottom w:val="none" w:sz="0" w:space="0" w:color="auto"/>
            <w:right w:val="none" w:sz="0" w:space="0" w:color="auto"/>
          </w:divBdr>
        </w:div>
        <w:div w:id="1153908924">
          <w:marLeft w:val="480"/>
          <w:marRight w:val="0"/>
          <w:marTop w:val="0"/>
          <w:marBottom w:val="0"/>
          <w:divBdr>
            <w:top w:val="none" w:sz="0" w:space="0" w:color="auto"/>
            <w:left w:val="none" w:sz="0" w:space="0" w:color="auto"/>
            <w:bottom w:val="none" w:sz="0" w:space="0" w:color="auto"/>
            <w:right w:val="none" w:sz="0" w:space="0" w:color="auto"/>
          </w:divBdr>
        </w:div>
        <w:div w:id="1155292162">
          <w:marLeft w:val="480"/>
          <w:marRight w:val="0"/>
          <w:marTop w:val="0"/>
          <w:marBottom w:val="0"/>
          <w:divBdr>
            <w:top w:val="none" w:sz="0" w:space="0" w:color="auto"/>
            <w:left w:val="none" w:sz="0" w:space="0" w:color="auto"/>
            <w:bottom w:val="none" w:sz="0" w:space="0" w:color="auto"/>
            <w:right w:val="none" w:sz="0" w:space="0" w:color="auto"/>
          </w:divBdr>
        </w:div>
        <w:div w:id="1174033611">
          <w:marLeft w:val="480"/>
          <w:marRight w:val="0"/>
          <w:marTop w:val="0"/>
          <w:marBottom w:val="0"/>
          <w:divBdr>
            <w:top w:val="none" w:sz="0" w:space="0" w:color="auto"/>
            <w:left w:val="none" w:sz="0" w:space="0" w:color="auto"/>
            <w:bottom w:val="none" w:sz="0" w:space="0" w:color="auto"/>
            <w:right w:val="none" w:sz="0" w:space="0" w:color="auto"/>
          </w:divBdr>
        </w:div>
        <w:div w:id="1179809614">
          <w:marLeft w:val="480"/>
          <w:marRight w:val="0"/>
          <w:marTop w:val="0"/>
          <w:marBottom w:val="0"/>
          <w:divBdr>
            <w:top w:val="none" w:sz="0" w:space="0" w:color="auto"/>
            <w:left w:val="none" w:sz="0" w:space="0" w:color="auto"/>
            <w:bottom w:val="none" w:sz="0" w:space="0" w:color="auto"/>
            <w:right w:val="none" w:sz="0" w:space="0" w:color="auto"/>
          </w:divBdr>
        </w:div>
        <w:div w:id="1183788230">
          <w:marLeft w:val="480"/>
          <w:marRight w:val="0"/>
          <w:marTop w:val="0"/>
          <w:marBottom w:val="0"/>
          <w:divBdr>
            <w:top w:val="none" w:sz="0" w:space="0" w:color="auto"/>
            <w:left w:val="none" w:sz="0" w:space="0" w:color="auto"/>
            <w:bottom w:val="none" w:sz="0" w:space="0" w:color="auto"/>
            <w:right w:val="none" w:sz="0" w:space="0" w:color="auto"/>
          </w:divBdr>
        </w:div>
        <w:div w:id="1184634619">
          <w:marLeft w:val="480"/>
          <w:marRight w:val="0"/>
          <w:marTop w:val="0"/>
          <w:marBottom w:val="0"/>
          <w:divBdr>
            <w:top w:val="none" w:sz="0" w:space="0" w:color="auto"/>
            <w:left w:val="none" w:sz="0" w:space="0" w:color="auto"/>
            <w:bottom w:val="none" w:sz="0" w:space="0" w:color="auto"/>
            <w:right w:val="none" w:sz="0" w:space="0" w:color="auto"/>
          </w:divBdr>
        </w:div>
        <w:div w:id="1193760374">
          <w:marLeft w:val="480"/>
          <w:marRight w:val="0"/>
          <w:marTop w:val="0"/>
          <w:marBottom w:val="0"/>
          <w:divBdr>
            <w:top w:val="none" w:sz="0" w:space="0" w:color="auto"/>
            <w:left w:val="none" w:sz="0" w:space="0" w:color="auto"/>
            <w:bottom w:val="none" w:sz="0" w:space="0" w:color="auto"/>
            <w:right w:val="none" w:sz="0" w:space="0" w:color="auto"/>
          </w:divBdr>
        </w:div>
        <w:div w:id="1203326786">
          <w:marLeft w:val="480"/>
          <w:marRight w:val="0"/>
          <w:marTop w:val="0"/>
          <w:marBottom w:val="0"/>
          <w:divBdr>
            <w:top w:val="none" w:sz="0" w:space="0" w:color="auto"/>
            <w:left w:val="none" w:sz="0" w:space="0" w:color="auto"/>
            <w:bottom w:val="none" w:sz="0" w:space="0" w:color="auto"/>
            <w:right w:val="none" w:sz="0" w:space="0" w:color="auto"/>
          </w:divBdr>
        </w:div>
        <w:div w:id="1233929978">
          <w:marLeft w:val="480"/>
          <w:marRight w:val="0"/>
          <w:marTop w:val="0"/>
          <w:marBottom w:val="0"/>
          <w:divBdr>
            <w:top w:val="none" w:sz="0" w:space="0" w:color="auto"/>
            <w:left w:val="none" w:sz="0" w:space="0" w:color="auto"/>
            <w:bottom w:val="none" w:sz="0" w:space="0" w:color="auto"/>
            <w:right w:val="none" w:sz="0" w:space="0" w:color="auto"/>
          </w:divBdr>
        </w:div>
        <w:div w:id="1248687395">
          <w:marLeft w:val="480"/>
          <w:marRight w:val="0"/>
          <w:marTop w:val="0"/>
          <w:marBottom w:val="0"/>
          <w:divBdr>
            <w:top w:val="none" w:sz="0" w:space="0" w:color="auto"/>
            <w:left w:val="none" w:sz="0" w:space="0" w:color="auto"/>
            <w:bottom w:val="none" w:sz="0" w:space="0" w:color="auto"/>
            <w:right w:val="none" w:sz="0" w:space="0" w:color="auto"/>
          </w:divBdr>
        </w:div>
        <w:div w:id="1258948175">
          <w:marLeft w:val="480"/>
          <w:marRight w:val="0"/>
          <w:marTop w:val="0"/>
          <w:marBottom w:val="0"/>
          <w:divBdr>
            <w:top w:val="none" w:sz="0" w:space="0" w:color="auto"/>
            <w:left w:val="none" w:sz="0" w:space="0" w:color="auto"/>
            <w:bottom w:val="none" w:sz="0" w:space="0" w:color="auto"/>
            <w:right w:val="none" w:sz="0" w:space="0" w:color="auto"/>
          </w:divBdr>
        </w:div>
        <w:div w:id="1305113468">
          <w:marLeft w:val="480"/>
          <w:marRight w:val="0"/>
          <w:marTop w:val="0"/>
          <w:marBottom w:val="0"/>
          <w:divBdr>
            <w:top w:val="none" w:sz="0" w:space="0" w:color="auto"/>
            <w:left w:val="none" w:sz="0" w:space="0" w:color="auto"/>
            <w:bottom w:val="none" w:sz="0" w:space="0" w:color="auto"/>
            <w:right w:val="none" w:sz="0" w:space="0" w:color="auto"/>
          </w:divBdr>
        </w:div>
        <w:div w:id="1327634486">
          <w:marLeft w:val="480"/>
          <w:marRight w:val="0"/>
          <w:marTop w:val="0"/>
          <w:marBottom w:val="0"/>
          <w:divBdr>
            <w:top w:val="none" w:sz="0" w:space="0" w:color="auto"/>
            <w:left w:val="none" w:sz="0" w:space="0" w:color="auto"/>
            <w:bottom w:val="none" w:sz="0" w:space="0" w:color="auto"/>
            <w:right w:val="none" w:sz="0" w:space="0" w:color="auto"/>
          </w:divBdr>
        </w:div>
        <w:div w:id="1335844314">
          <w:marLeft w:val="480"/>
          <w:marRight w:val="0"/>
          <w:marTop w:val="0"/>
          <w:marBottom w:val="0"/>
          <w:divBdr>
            <w:top w:val="none" w:sz="0" w:space="0" w:color="auto"/>
            <w:left w:val="none" w:sz="0" w:space="0" w:color="auto"/>
            <w:bottom w:val="none" w:sz="0" w:space="0" w:color="auto"/>
            <w:right w:val="none" w:sz="0" w:space="0" w:color="auto"/>
          </w:divBdr>
        </w:div>
        <w:div w:id="1396587920">
          <w:marLeft w:val="480"/>
          <w:marRight w:val="0"/>
          <w:marTop w:val="0"/>
          <w:marBottom w:val="0"/>
          <w:divBdr>
            <w:top w:val="none" w:sz="0" w:space="0" w:color="auto"/>
            <w:left w:val="none" w:sz="0" w:space="0" w:color="auto"/>
            <w:bottom w:val="none" w:sz="0" w:space="0" w:color="auto"/>
            <w:right w:val="none" w:sz="0" w:space="0" w:color="auto"/>
          </w:divBdr>
        </w:div>
        <w:div w:id="1559784831">
          <w:marLeft w:val="480"/>
          <w:marRight w:val="0"/>
          <w:marTop w:val="0"/>
          <w:marBottom w:val="0"/>
          <w:divBdr>
            <w:top w:val="none" w:sz="0" w:space="0" w:color="auto"/>
            <w:left w:val="none" w:sz="0" w:space="0" w:color="auto"/>
            <w:bottom w:val="none" w:sz="0" w:space="0" w:color="auto"/>
            <w:right w:val="none" w:sz="0" w:space="0" w:color="auto"/>
          </w:divBdr>
        </w:div>
        <w:div w:id="1636905562">
          <w:marLeft w:val="480"/>
          <w:marRight w:val="0"/>
          <w:marTop w:val="0"/>
          <w:marBottom w:val="0"/>
          <w:divBdr>
            <w:top w:val="none" w:sz="0" w:space="0" w:color="auto"/>
            <w:left w:val="none" w:sz="0" w:space="0" w:color="auto"/>
            <w:bottom w:val="none" w:sz="0" w:space="0" w:color="auto"/>
            <w:right w:val="none" w:sz="0" w:space="0" w:color="auto"/>
          </w:divBdr>
        </w:div>
        <w:div w:id="1640070715">
          <w:marLeft w:val="480"/>
          <w:marRight w:val="0"/>
          <w:marTop w:val="0"/>
          <w:marBottom w:val="0"/>
          <w:divBdr>
            <w:top w:val="none" w:sz="0" w:space="0" w:color="auto"/>
            <w:left w:val="none" w:sz="0" w:space="0" w:color="auto"/>
            <w:bottom w:val="none" w:sz="0" w:space="0" w:color="auto"/>
            <w:right w:val="none" w:sz="0" w:space="0" w:color="auto"/>
          </w:divBdr>
        </w:div>
        <w:div w:id="1661732425">
          <w:marLeft w:val="480"/>
          <w:marRight w:val="0"/>
          <w:marTop w:val="0"/>
          <w:marBottom w:val="0"/>
          <w:divBdr>
            <w:top w:val="none" w:sz="0" w:space="0" w:color="auto"/>
            <w:left w:val="none" w:sz="0" w:space="0" w:color="auto"/>
            <w:bottom w:val="none" w:sz="0" w:space="0" w:color="auto"/>
            <w:right w:val="none" w:sz="0" w:space="0" w:color="auto"/>
          </w:divBdr>
        </w:div>
        <w:div w:id="1693874818">
          <w:marLeft w:val="480"/>
          <w:marRight w:val="0"/>
          <w:marTop w:val="0"/>
          <w:marBottom w:val="0"/>
          <w:divBdr>
            <w:top w:val="none" w:sz="0" w:space="0" w:color="auto"/>
            <w:left w:val="none" w:sz="0" w:space="0" w:color="auto"/>
            <w:bottom w:val="none" w:sz="0" w:space="0" w:color="auto"/>
            <w:right w:val="none" w:sz="0" w:space="0" w:color="auto"/>
          </w:divBdr>
        </w:div>
        <w:div w:id="1702585442">
          <w:marLeft w:val="480"/>
          <w:marRight w:val="0"/>
          <w:marTop w:val="0"/>
          <w:marBottom w:val="0"/>
          <w:divBdr>
            <w:top w:val="none" w:sz="0" w:space="0" w:color="auto"/>
            <w:left w:val="none" w:sz="0" w:space="0" w:color="auto"/>
            <w:bottom w:val="none" w:sz="0" w:space="0" w:color="auto"/>
            <w:right w:val="none" w:sz="0" w:space="0" w:color="auto"/>
          </w:divBdr>
        </w:div>
        <w:div w:id="1720279200">
          <w:marLeft w:val="480"/>
          <w:marRight w:val="0"/>
          <w:marTop w:val="0"/>
          <w:marBottom w:val="0"/>
          <w:divBdr>
            <w:top w:val="none" w:sz="0" w:space="0" w:color="auto"/>
            <w:left w:val="none" w:sz="0" w:space="0" w:color="auto"/>
            <w:bottom w:val="none" w:sz="0" w:space="0" w:color="auto"/>
            <w:right w:val="none" w:sz="0" w:space="0" w:color="auto"/>
          </w:divBdr>
        </w:div>
        <w:div w:id="1850556917">
          <w:marLeft w:val="480"/>
          <w:marRight w:val="0"/>
          <w:marTop w:val="0"/>
          <w:marBottom w:val="0"/>
          <w:divBdr>
            <w:top w:val="none" w:sz="0" w:space="0" w:color="auto"/>
            <w:left w:val="none" w:sz="0" w:space="0" w:color="auto"/>
            <w:bottom w:val="none" w:sz="0" w:space="0" w:color="auto"/>
            <w:right w:val="none" w:sz="0" w:space="0" w:color="auto"/>
          </w:divBdr>
        </w:div>
        <w:div w:id="1873414611">
          <w:marLeft w:val="480"/>
          <w:marRight w:val="0"/>
          <w:marTop w:val="0"/>
          <w:marBottom w:val="0"/>
          <w:divBdr>
            <w:top w:val="none" w:sz="0" w:space="0" w:color="auto"/>
            <w:left w:val="none" w:sz="0" w:space="0" w:color="auto"/>
            <w:bottom w:val="none" w:sz="0" w:space="0" w:color="auto"/>
            <w:right w:val="none" w:sz="0" w:space="0" w:color="auto"/>
          </w:divBdr>
        </w:div>
        <w:div w:id="1876036462">
          <w:marLeft w:val="480"/>
          <w:marRight w:val="0"/>
          <w:marTop w:val="0"/>
          <w:marBottom w:val="0"/>
          <w:divBdr>
            <w:top w:val="none" w:sz="0" w:space="0" w:color="auto"/>
            <w:left w:val="none" w:sz="0" w:space="0" w:color="auto"/>
            <w:bottom w:val="none" w:sz="0" w:space="0" w:color="auto"/>
            <w:right w:val="none" w:sz="0" w:space="0" w:color="auto"/>
          </w:divBdr>
        </w:div>
        <w:div w:id="1902792616">
          <w:marLeft w:val="480"/>
          <w:marRight w:val="0"/>
          <w:marTop w:val="0"/>
          <w:marBottom w:val="0"/>
          <w:divBdr>
            <w:top w:val="none" w:sz="0" w:space="0" w:color="auto"/>
            <w:left w:val="none" w:sz="0" w:space="0" w:color="auto"/>
            <w:bottom w:val="none" w:sz="0" w:space="0" w:color="auto"/>
            <w:right w:val="none" w:sz="0" w:space="0" w:color="auto"/>
          </w:divBdr>
        </w:div>
        <w:div w:id="2001497983">
          <w:marLeft w:val="480"/>
          <w:marRight w:val="0"/>
          <w:marTop w:val="0"/>
          <w:marBottom w:val="0"/>
          <w:divBdr>
            <w:top w:val="none" w:sz="0" w:space="0" w:color="auto"/>
            <w:left w:val="none" w:sz="0" w:space="0" w:color="auto"/>
            <w:bottom w:val="none" w:sz="0" w:space="0" w:color="auto"/>
            <w:right w:val="none" w:sz="0" w:space="0" w:color="auto"/>
          </w:divBdr>
        </w:div>
        <w:div w:id="2018191552">
          <w:marLeft w:val="480"/>
          <w:marRight w:val="0"/>
          <w:marTop w:val="0"/>
          <w:marBottom w:val="0"/>
          <w:divBdr>
            <w:top w:val="none" w:sz="0" w:space="0" w:color="auto"/>
            <w:left w:val="none" w:sz="0" w:space="0" w:color="auto"/>
            <w:bottom w:val="none" w:sz="0" w:space="0" w:color="auto"/>
            <w:right w:val="none" w:sz="0" w:space="0" w:color="auto"/>
          </w:divBdr>
        </w:div>
        <w:div w:id="2052921325">
          <w:marLeft w:val="480"/>
          <w:marRight w:val="0"/>
          <w:marTop w:val="0"/>
          <w:marBottom w:val="0"/>
          <w:divBdr>
            <w:top w:val="none" w:sz="0" w:space="0" w:color="auto"/>
            <w:left w:val="none" w:sz="0" w:space="0" w:color="auto"/>
            <w:bottom w:val="none" w:sz="0" w:space="0" w:color="auto"/>
            <w:right w:val="none" w:sz="0" w:space="0" w:color="auto"/>
          </w:divBdr>
        </w:div>
        <w:div w:id="2059428219">
          <w:marLeft w:val="480"/>
          <w:marRight w:val="0"/>
          <w:marTop w:val="0"/>
          <w:marBottom w:val="0"/>
          <w:divBdr>
            <w:top w:val="none" w:sz="0" w:space="0" w:color="auto"/>
            <w:left w:val="none" w:sz="0" w:space="0" w:color="auto"/>
            <w:bottom w:val="none" w:sz="0" w:space="0" w:color="auto"/>
            <w:right w:val="none" w:sz="0" w:space="0" w:color="auto"/>
          </w:divBdr>
        </w:div>
        <w:div w:id="2064671338">
          <w:marLeft w:val="480"/>
          <w:marRight w:val="0"/>
          <w:marTop w:val="0"/>
          <w:marBottom w:val="0"/>
          <w:divBdr>
            <w:top w:val="none" w:sz="0" w:space="0" w:color="auto"/>
            <w:left w:val="none" w:sz="0" w:space="0" w:color="auto"/>
            <w:bottom w:val="none" w:sz="0" w:space="0" w:color="auto"/>
            <w:right w:val="none" w:sz="0" w:space="0" w:color="auto"/>
          </w:divBdr>
        </w:div>
        <w:div w:id="2072970036">
          <w:marLeft w:val="480"/>
          <w:marRight w:val="0"/>
          <w:marTop w:val="0"/>
          <w:marBottom w:val="0"/>
          <w:divBdr>
            <w:top w:val="none" w:sz="0" w:space="0" w:color="auto"/>
            <w:left w:val="none" w:sz="0" w:space="0" w:color="auto"/>
            <w:bottom w:val="none" w:sz="0" w:space="0" w:color="auto"/>
            <w:right w:val="none" w:sz="0" w:space="0" w:color="auto"/>
          </w:divBdr>
        </w:div>
        <w:div w:id="2081557939">
          <w:marLeft w:val="480"/>
          <w:marRight w:val="0"/>
          <w:marTop w:val="0"/>
          <w:marBottom w:val="0"/>
          <w:divBdr>
            <w:top w:val="none" w:sz="0" w:space="0" w:color="auto"/>
            <w:left w:val="none" w:sz="0" w:space="0" w:color="auto"/>
            <w:bottom w:val="none" w:sz="0" w:space="0" w:color="auto"/>
            <w:right w:val="none" w:sz="0" w:space="0" w:color="auto"/>
          </w:divBdr>
        </w:div>
        <w:div w:id="2083479279">
          <w:marLeft w:val="480"/>
          <w:marRight w:val="0"/>
          <w:marTop w:val="0"/>
          <w:marBottom w:val="0"/>
          <w:divBdr>
            <w:top w:val="none" w:sz="0" w:space="0" w:color="auto"/>
            <w:left w:val="none" w:sz="0" w:space="0" w:color="auto"/>
            <w:bottom w:val="none" w:sz="0" w:space="0" w:color="auto"/>
            <w:right w:val="none" w:sz="0" w:space="0" w:color="auto"/>
          </w:divBdr>
        </w:div>
        <w:div w:id="2109933373">
          <w:marLeft w:val="480"/>
          <w:marRight w:val="0"/>
          <w:marTop w:val="0"/>
          <w:marBottom w:val="0"/>
          <w:divBdr>
            <w:top w:val="none" w:sz="0" w:space="0" w:color="auto"/>
            <w:left w:val="none" w:sz="0" w:space="0" w:color="auto"/>
            <w:bottom w:val="none" w:sz="0" w:space="0" w:color="auto"/>
            <w:right w:val="none" w:sz="0" w:space="0" w:color="auto"/>
          </w:divBdr>
        </w:div>
        <w:div w:id="2124759370">
          <w:marLeft w:val="480"/>
          <w:marRight w:val="0"/>
          <w:marTop w:val="0"/>
          <w:marBottom w:val="0"/>
          <w:divBdr>
            <w:top w:val="none" w:sz="0" w:space="0" w:color="auto"/>
            <w:left w:val="none" w:sz="0" w:space="0" w:color="auto"/>
            <w:bottom w:val="none" w:sz="0" w:space="0" w:color="auto"/>
            <w:right w:val="none" w:sz="0" w:space="0" w:color="auto"/>
          </w:divBdr>
        </w:div>
        <w:div w:id="2130202678">
          <w:marLeft w:val="480"/>
          <w:marRight w:val="0"/>
          <w:marTop w:val="0"/>
          <w:marBottom w:val="0"/>
          <w:divBdr>
            <w:top w:val="none" w:sz="0" w:space="0" w:color="auto"/>
            <w:left w:val="none" w:sz="0" w:space="0" w:color="auto"/>
            <w:bottom w:val="none" w:sz="0" w:space="0" w:color="auto"/>
            <w:right w:val="none" w:sz="0" w:space="0" w:color="auto"/>
          </w:divBdr>
        </w:div>
      </w:divsChild>
    </w:div>
    <w:div w:id="1121924713">
      <w:bodyDiv w:val="1"/>
      <w:marLeft w:val="0"/>
      <w:marRight w:val="0"/>
      <w:marTop w:val="0"/>
      <w:marBottom w:val="0"/>
      <w:divBdr>
        <w:top w:val="none" w:sz="0" w:space="0" w:color="auto"/>
        <w:left w:val="none" w:sz="0" w:space="0" w:color="auto"/>
        <w:bottom w:val="none" w:sz="0" w:space="0" w:color="auto"/>
        <w:right w:val="none" w:sz="0" w:space="0" w:color="auto"/>
      </w:divBdr>
      <w:divsChild>
        <w:div w:id="1707174460">
          <w:marLeft w:val="480"/>
          <w:marRight w:val="0"/>
          <w:marTop w:val="0"/>
          <w:marBottom w:val="0"/>
          <w:divBdr>
            <w:top w:val="none" w:sz="0" w:space="0" w:color="auto"/>
            <w:left w:val="none" w:sz="0" w:space="0" w:color="auto"/>
            <w:bottom w:val="none" w:sz="0" w:space="0" w:color="auto"/>
            <w:right w:val="none" w:sz="0" w:space="0" w:color="auto"/>
          </w:divBdr>
        </w:div>
        <w:div w:id="606080598">
          <w:marLeft w:val="480"/>
          <w:marRight w:val="0"/>
          <w:marTop w:val="0"/>
          <w:marBottom w:val="0"/>
          <w:divBdr>
            <w:top w:val="none" w:sz="0" w:space="0" w:color="auto"/>
            <w:left w:val="none" w:sz="0" w:space="0" w:color="auto"/>
            <w:bottom w:val="none" w:sz="0" w:space="0" w:color="auto"/>
            <w:right w:val="none" w:sz="0" w:space="0" w:color="auto"/>
          </w:divBdr>
        </w:div>
        <w:div w:id="172771108">
          <w:marLeft w:val="480"/>
          <w:marRight w:val="0"/>
          <w:marTop w:val="0"/>
          <w:marBottom w:val="0"/>
          <w:divBdr>
            <w:top w:val="none" w:sz="0" w:space="0" w:color="auto"/>
            <w:left w:val="none" w:sz="0" w:space="0" w:color="auto"/>
            <w:bottom w:val="none" w:sz="0" w:space="0" w:color="auto"/>
            <w:right w:val="none" w:sz="0" w:space="0" w:color="auto"/>
          </w:divBdr>
        </w:div>
        <w:div w:id="1069692344">
          <w:marLeft w:val="480"/>
          <w:marRight w:val="0"/>
          <w:marTop w:val="0"/>
          <w:marBottom w:val="0"/>
          <w:divBdr>
            <w:top w:val="none" w:sz="0" w:space="0" w:color="auto"/>
            <w:left w:val="none" w:sz="0" w:space="0" w:color="auto"/>
            <w:bottom w:val="none" w:sz="0" w:space="0" w:color="auto"/>
            <w:right w:val="none" w:sz="0" w:space="0" w:color="auto"/>
          </w:divBdr>
        </w:div>
        <w:div w:id="1900288304">
          <w:marLeft w:val="480"/>
          <w:marRight w:val="0"/>
          <w:marTop w:val="0"/>
          <w:marBottom w:val="0"/>
          <w:divBdr>
            <w:top w:val="none" w:sz="0" w:space="0" w:color="auto"/>
            <w:left w:val="none" w:sz="0" w:space="0" w:color="auto"/>
            <w:bottom w:val="none" w:sz="0" w:space="0" w:color="auto"/>
            <w:right w:val="none" w:sz="0" w:space="0" w:color="auto"/>
          </w:divBdr>
        </w:div>
        <w:div w:id="1336152455">
          <w:marLeft w:val="480"/>
          <w:marRight w:val="0"/>
          <w:marTop w:val="0"/>
          <w:marBottom w:val="0"/>
          <w:divBdr>
            <w:top w:val="none" w:sz="0" w:space="0" w:color="auto"/>
            <w:left w:val="none" w:sz="0" w:space="0" w:color="auto"/>
            <w:bottom w:val="none" w:sz="0" w:space="0" w:color="auto"/>
            <w:right w:val="none" w:sz="0" w:space="0" w:color="auto"/>
          </w:divBdr>
        </w:div>
        <w:div w:id="1897230325">
          <w:marLeft w:val="480"/>
          <w:marRight w:val="0"/>
          <w:marTop w:val="0"/>
          <w:marBottom w:val="0"/>
          <w:divBdr>
            <w:top w:val="none" w:sz="0" w:space="0" w:color="auto"/>
            <w:left w:val="none" w:sz="0" w:space="0" w:color="auto"/>
            <w:bottom w:val="none" w:sz="0" w:space="0" w:color="auto"/>
            <w:right w:val="none" w:sz="0" w:space="0" w:color="auto"/>
          </w:divBdr>
        </w:div>
        <w:div w:id="869489692">
          <w:marLeft w:val="480"/>
          <w:marRight w:val="0"/>
          <w:marTop w:val="0"/>
          <w:marBottom w:val="0"/>
          <w:divBdr>
            <w:top w:val="none" w:sz="0" w:space="0" w:color="auto"/>
            <w:left w:val="none" w:sz="0" w:space="0" w:color="auto"/>
            <w:bottom w:val="none" w:sz="0" w:space="0" w:color="auto"/>
            <w:right w:val="none" w:sz="0" w:space="0" w:color="auto"/>
          </w:divBdr>
        </w:div>
        <w:div w:id="890387777">
          <w:marLeft w:val="480"/>
          <w:marRight w:val="0"/>
          <w:marTop w:val="0"/>
          <w:marBottom w:val="0"/>
          <w:divBdr>
            <w:top w:val="none" w:sz="0" w:space="0" w:color="auto"/>
            <w:left w:val="none" w:sz="0" w:space="0" w:color="auto"/>
            <w:bottom w:val="none" w:sz="0" w:space="0" w:color="auto"/>
            <w:right w:val="none" w:sz="0" w:space="0" w:color="auto"/>
          </w:divBdr>
        </w:div>
        <w:div w:id="2092584291">
          <w:marLeft w:val="480"/>
          <w:marRight w:val="0"/>
          <w:marTop w:val="0"/>
          <w:marBottom w:val="0"/>
          <w:divBdr>
            <w:top w:val="none" w:sz="0" w:space="0" w:color="auto"/>
            <w:left w:val="none" w:sz="0" w:space="0" w:color="auto"/>
            <w:bottom w:val="none" w:sz="0" w:space="0" w:color="auto"/>
            <w:right w:val="none" w:sz="0" w:space="0" w:color="auto"/>
          </w:divBdr>
        </w:div>
        <w:div w:id="2076002855">
          <w:marLeft w:val="480"/>
          <w:marRight w:val="0"/>
          <w:marTop w:val="0"/>
          <w:marBottom w:val="0"/>
          <w:divBdr>
            <w:top w:val="none" w:sz="0" w:space="0" w:color="auto"/>
            <w:left w:val="none" w:sz="0" w:space="0" w:color="auto"/>
            <w:bottom w:val="none" w:sz="0" w:space="0" w:color="auto"/>
            <w:right w:val="none" w:sz="0" w:space="0" w:color="auto"/>
          </w:divBdr>
        </w:div>
        <w:div w:id="1254437079">
          <w:marLeft w:val="480"/>
          <w:marRight w:val="0"/>
          <w:marTop w:val="0"/>
          <w:marBottom w:val="0"/>
          <w:divBdr>
            <w:top w:val="none" w:sz="0" w:space="0" w:color="auto"/>
            <w:left w:val="none" w:sz="0" w:space="0" w:color="auto"/>
            <w:bottom w:val="none" w:sz="0" w:space="0" w:color="auto"/>
            <w:right w:val="none" w:sz="0" w:space="0" w:color="auto"/>
          </w:divBdr>
        </w:div>
        <w:div w:id="1172181948">
          <w:marLeft w:val="480"/>
          <w:marRight w:val="0"/>
          <w:marTop w:val="0"/>
          <w:marBottom w:val="0"/>
          <w:divBdr>
            <w:top w:val="none" w:sz="0" w:space="0" w:color="auto"/>
            <w:left w:val="none" w:sz="0" w:space="0" w:color="auto"/>
            <w:bottom w:val="none" w:sz="0" w:space="0" w:color="auto"/>
            <w:right w:val="none" w:sz="0" w:space="0" w:color="auto"/>
          </w:divBdr>
        </w:div>
        <w:div w:id="420956280">
          <w:marLeft w:val="480"/>
          <w:marRight w:val="0"/>
          <w:marTop w:val="0"/>
          <w:marBottom w:val="0"/>
          <w:divBdr>
            <w:top w:val="none" w:sz="0" w:space="0" w:color="auto"/>
            <w:left w:val="none" w:sz="0" w:space="0" w:color="auto"/>
            <w:bottom w:val="none" w:sz="0" w:space="0" w:color="auto"/>
            <w:right w:val="none" w:sz="0" w:space="0" w:color="auto"/>
          </w:divBdr>
        </w:div>
        <w:div w:id="901016121">
          <w:marLeft w:val="480"/>
          <w:marRight w:val="0"/>
          <w:marTop w:val="0"/>
          <w:marBottom w:val="0"/>
          <w:divBdr>
            <w:top w:val="none" w:sz="0" w:space="0" w:color="auto"/>
            <w:left w:val="none" w:sz="0" w:space="0" w:color="auto"/>
            <w:bottom w:val="none" w:sz="0" w:space="0" w:color="auto"/>
            <w:right w:val="none" w:sz="0" w:space="0" w:color="auto"/>
          </w:divBdr>
        </w:div>
        <w:div w:id="815730803">
          <w:marLeft w:val="480"/>
          <w:marRight w:val="0"/>
          <w:marTop w:val="0"/>
          <w:marBottom w:val="0"/>
          <w:divBdr>
            <w:top w:val="none" w:sz="0" w:space="0" w:color="auto"/>
            <w:left w:val="none" w:sz="0" w:space="0" w:color="auto"/>
            <w:bottom w:val="none" w:sz="0" w:space="0" w:color="auto"/>
            <w:right w:val="none" w:sz="0" w:space="0" w:color="auto"/>
          </w:divBdr>
        </w:div>
        <w:div w:id="391654951">
          <w:marLeft w:val="480"/>
          <w:marRight w:val="0"/>
          <w:marTop w:val="0"/>
          <w:marBottom w:val="0"/>
          <w:divBdr>
            <w:top w:val="none" w:sz="0" w:space="0" w:color="auto"/>
            <w:left w:val="none" w:sz="0" w:space="0" w:color="auto"/>
            <w:bottom w:val="none" w:sz="0" w:space="0" w:color="auto"/>
            <w:right w:val="none" w:sz="0" w:space="0" w:color="auto"/>
          </w:divBdr>
        </w:div>
        <w:div w:id="911819807">
          <w:marLeft w:val="480"/>
          <w:marRight w:val="0"/>
          <w:marTop w:val="0"/>
          <w:marBottom w:val="0"/>
          <w:divBdr>
            <w:top w:val="none" w:sz="0" w:space="0" w:color="auto"/>
            <w:left w:val="none" w:sz="0" w:space="0" w:color="auto"/>
            <w:bottom w:val="none" w:sz="0" w:space="0" w:color="auto"/>
            <w:right w:val="none" w:sz="0" w:space="0" w:color="auto"/>
          </w:divBdr>
        </w:div>
        <w:div w:id="2060664034">
          <w:marLeft w:val="480"/>
          <w:marRight w:val="0"/>
          <w:marTop w:val="0"/>
          <w:marBottom w:val="0"/>
          <w:divBdr>
            <w:top w:val="none" w:sz="0" w:space="0" w:color="auto"/>
            <w:left w:val="none" w:sz="0" w:space="0" w:color="auto"/>
            <w:bottom w:val="none" w:sz="0" w:space="0" w:color="auto"/>
            <w:right w:val="none" w:sz="0" w:space="0" w:color="auto"/>
          </w:divBdr>
        </w:div>
        <w:div w:id="1106117424">
          <w:marLeft w:val="480"/>
          <w:marRight w:val="0"/>
          <w:marTop w:val="0"/>
          <w:marBottom w:val="0"/>
          <w:divBdr>
            <w:top w:val="none" w:sz="0" w:space="0" w:color="auto"/>
            <w:left w:val="none" w:sz="0" w:space="0" w:color="auto"/>
            <w:bottom w:val="none" w:sz="0" w:space="0" w:color="auto"/>
            <w:right w:val="none" w:sz="0" w:space="0" w:color="auto"/>
          </w:divBdr>
        </w:div>
        <w:div w:id="1404528625">
          <w:marLeft w:val="480"/>
          <w:marRight w:val="0"/>
          <w:marTop w:val="0"/>
          <w:marBottom w:val="0"/>
          <w:divBdr>
            <w:top w:val="none" w:sz="0" w:space="0" w:color="auto"/>
            <w:left w:val="none" w:sz="0" w:space="0" w:color="auto"/>
            <w:bottom w:val="none" w:sz="0" w:space="0" w:color="auto"/>
            <w:right w:val="none" w:sz="0" w:space="0" w:color="auto"/>
          </w:divBdr>
        </w:div>
        <w:div w:id="500124468">
          <w:marLeft w:val="480"/>
          <w:marRight w:val="0"/>
          <w:marTop w:val="0"/>
          <w:marBottom w:val="0"/>
          <w:divBdr>
            <w:top w:val="none" w:sz="0" w:space="0" w:color="auto"/>
            <w:left w:val="none" w:sz="0" w:space="0" w:color="auto"/>
            <w:bottom w:val="none" w:sz="0" w:space="0" w:color="auto"/>
            <w:right w:val="none" w:sz="0" w:space="0" w:color="auto"/>
          </w:divBdr>
        </w:div>
        <w:div w:id="852233321">
          <w:marLeft w:val="480"/>
          <w:marRight w:val="0"/>
          <w:marTop w:val="0"/>
          <w:marBottom w:val="0"/>
          <w:divBdr>
            <w:top w:val="none" w:sz="0" w:space="0" w:color="auto"/>
            <w:left w:val="none" w:sz="0" w:space="0" w:color="auto"/>
            <w:bottom w:val="none" w:sz="0" w:space="0" w:color="auto"/>
            <w:right w:val="none" w:sz="0" w:space="0" w:color="auto"/>
          </w:divBdr>
        </w:div>
        <w:div w:id="528572958">
          <w:marLeft w:val="480"/>
          <w:marRight w:val="0"/>
          <w:marTop w:val="0"/>
          <w:marBottom w:val="0"/>
          <w:divBdr>
            <w:top w:val="none" w:sz="0" w:space="0" w:color="auto"/>
            <w:left w:val="none" w:sz="0" w:space="0" w:color="auto"/>
            <w:bottom w:val="none" w:sz="0" w:space="0" w:color="auto"/>
            <w:right w:val="none" w:sz="0" w:space="0" w:color="auto"/>
          </w:divBdr>
        </w:div>
        <w:div w:id="1100955253">
          <w:marLeft w:val="480"/>
          <w:marRight w:val="0"/>
          <w:marTop w:val="0"/>
          <w:marBottom w:val="0"/>
          <w:divBdr>
            <w:top w:val="none" w:sz="0" w:space="0" w:color="auto"/>
            <w:left w:val="none" w:sz="0" w:space="0" w:color="auto"/>
            <w:bottom w:val="none" w:sz="0" w:space="0" w:color="auto"/>
            <w:right w:val="none" w:sz="0" w:space="0" w:color="auto"/>
          </w:divBdr>
        </w:div>
        <w:div w:id="842430283">
          <w:marLeft w:val="480"/>
          <w:marRight w:val="0"/>
          <w:marTop w:val="0"/>
          <w:marBottom w:val="0"/>
          <w:divBdr>
            <w:top w:val="none" w:sz="0" w:space="0" w:color="auto"/>
            <w:left w:val="none" w:sz="0" w:space="0" w:color="auto"/>
            <w:bottom w:val="none" w:sz="0" w:space="0" w:color="auto"/>
            <w:right w:val="none" w:sz="0" w:space="0" w:color="auto"/>
          </w:divBdr>
        </w:div>
        <w:div w:id="474566042">
          <w:marLeft w:val="480"/>
          <w:marRight w:val="0"/>
          <w:marTop w:val="0"/>
          <w:marBottom w:val="0"/>
          <w:divBdr>
            <w:top w:val="none" w:sz="0" w:space="0" w:color="auto"/>
            <w:left w:val="none" w:sz="0" w:space="0" w:color="auto"/>
            <w:bottom w:val="none" w:sz="0" w:space="0" w:color="auto"/>
            <w:right w:val="none" w:sz="0" w:space="0" w:color="auto"/>
          </w:divBdr>
        </w:div>
        <w:div w:id="980841871">
          <w:marLeft w:val="480"/>
          <w:marRight w:val="0"/>
          <w:marTop w:val="0"/>
          <w:marBottom w:val="0"/>
          <w:divBdr>
            <w:top w:val="none" w:sz="0" w:space="0" w:color="auto"/>
            <w:left w:val="none" w:sz="0" w:space="0" w:color="auto"/>
            <w:bottom w:val="none" w:sz="0" w:space="0" w:color="auto"/>
            <w:right w:val="none" w:sz="0" w:space="0" w:color="auto"/>
          </w:divBdr>
        </w:div>
        <w:div w:id="685405746">
          <w:marLeft w:val="480"/>
          <w:marRight w:val="0"/>
          <w:marTop w:val="0"/>
          <w:marBottom w:val="0"/>
          <w:divBdr>
            <w:top w:val="none" w:sz="0" w:space="0" w:color="auto"/>
            <w:left w:val="none" w:sz="0" w:space="0" w:color="auto"/>
            <w:bottom w:val="none" w:sz="0" w:space="0" w:color="auto"/>
            <w:right w:val="none" w:sz="0" w:space="0" w:color="auto"/>
          </w:divBdr>
        </w:div>
        <w:div w:id="354232394">
          <w:marLeft w:val="480"/>
          <w:marRight w:val="0"/>
          <w:marTop w:val="0"/>
          <w:marBottom w:val="0"/>
          <w:divBdr>
            <w:top w:val="none" w:sz="0" w:space="0" w:color="auto"/>
            <w:left w:val="none" w:sz="0" w:space="0" w:color="auto"/>
            <w:bottom w:val="none" w:sz="0" w:space="0" w:color="auto"/>
            <w:right w:val="none" w:sz="0" w:space="0" w:color="auto"/>
          </w:divBdr>
        </w:div>
        <w:div w:id="704138516">
          <w:marLeft w:val="480"/>
          <w:marRight w:val="0"/>
          <w:marTop w:val="0"/>
          <w:marBottom w:val="0"/>
          <w:divBdr>
            <w:top w:val="none" w:sz="0" w:space="0" w:color="auto"/>
            <w:left w:val="none" w:sz="0" w:space="0" w:color="auto"/>
            <w:bottom w:val="none" w:sz="0" w:space="0" w:color="auto"/>
            <w:right w:val="none" w:sz="0" w:space="0" w:color="auto"/>
          </w:divBdr>
        </w:div>
        <w:div w:id="522939539">
          <w:marLeft w:val="480"/>
          <w:marRight w:val="0"/>
          <w:marTop w:val="0"/>
          <w:marBottom w:val="0"/>
          <w:divBdr>
            <w:top w:val="none" w:sz="0" w:space="0" w:color="auto"/>
            <w:left w:val="none" w:sz="0" w:space="0" w:color="auto"/>
            <w:bottom w:val="none" w:sz="0" w:space="0" w:color="auto"/>
            <w:right w:val="none" w:sz="0" w:space="0" w:color="auto"/>
          </w:divBdr>
        </w:div>
        <w:div w:id="1917781296">
          <w:marLeft w:val="480"/>
          <w:marRight w:val="0"/>
          <w:marTop w:val="0"/>
          <w:marBottom w:val="0"/>
          <w:divBdr>
            <w:top w:val="none" w:sz="0" w:space="0" w:color="auto"/>
            <w:left w:val="none" w:sz="0" w:space="0" w:color="auto"/>
            <w:bottom w:val="none" w:sz="0" w:space="0" w:color="auto"/>
            <w:right w:val="none" w:sz="0" w:space="0" w:color="auto"/>
          </w:divBdr>
        </w:div>
        <w:div w:id="2088722104">
          <w:marLeft w:val="480"/>
          <w:marRight w:val="0"/>
          <w:marTop w:val="0"/>
          <w:marBottom w:val="0"/>
          <w:divBdr>
            <w:top w:val="none" w:sz="0" w:space="0" w:color="auto"/>
            <w:left w:val="none" w:sz="0" w:space="0" w:color="auto"/>
            <w:bottom w:val="none" w:sz="0" w:space="0" w:color="auto"/>
            <w:right w:val="none" w:sz="0" w:space="0" w:color="auto"/>
          </w:divBdr>
        </w:div>
        <w:div w:id="1556040212">
          <w:marLeft w:val="480"/>
          <w:marRight w:val="0"/>
          <w:marTop w:val="0"/>
          <w:marBottom w:val="0"/>
          <w:divBdr>
            <w:top w:val="none" w:sz="0" w:space="0" w:color="auto"/>
            <w:left w:val="none" w:sz="0" w:space="0" w:color="auto"/>
            <w:bottom w:val="none" w:sz="0" w:space="0" w:color="auto"/>
            <w:right w:val="none" w:sz="0" w:space="0" w:color="auto"/>
          </w:divBdr>
        </w:div>
        <w:div w:id="198133733">
          <w:marLeft w:val="480"/>
          <w:marRight w:val="0"/>
          <w:marTop w:val="0"/>
          <w:marBottom w:val="0"/>
          <w:divBdr>
            <w:top w:val="none" w:sz="0" w:space="0" w:color="auto"/>
            <w:left w:val="none" w:sz="0" w:space="0" w:color="auto"/>
            <w:bottom w:val="none" w:sz="0" w:space="0" w:color="auto"/>
            <w:right w:val="none" w:sz="0" w:space="0" w:color="auto"/>
          </w:divBdr>
        </w:div>
        <w:div w:id="757408858">
          <w:marLeft w:val="480"/>
          <w:marRight w:val="0"/>
          <w:marTop w:val="0"/>
          <w:marBottom w:val="0"/>
          <w:divBdr>
            <w:top w:val="none" w:sz="0" w:space="0" w:color="auto"/>
            <w:left w:val="none" w:sz="0" w:space="0" w:color="auto"/>
            <w:bottom w:val="none" w:sz="0" w:space="0" w:color="auto"/>
            <w:right w:val="none" w:sz="0" w:space="0" w:color="auto"/>
          </w:divBdr>
        </w:div>
        <w:div w:id="510292179">
          <w:marLeft w:val="480"/>
          <w:marRight w:val="0"/>
          <w:marTop w:val="0"/>
          <w:marBottom w:val="0"/>
          <w:divBdr>
            <w:top w:val="none" w:sz="0" w:space="0" w:color="auto"/>
            <w:left w:val="none" w:sz="0" w:space="0" w:color="auto"/>
            <w:bottom w:val="none" w:sz="0" w:space="0" w:color="auto"/>
            <w:right w:val="none" w:sz="0" w:space="0" w:color="auto"/>
          </w:divBdr>
        </w:div>
        <w:div w:id="4329969">
          <w:marLeft w:val="480"/>
          <w:marRight w:val="0"/>
          <w:marTop w:val="0"/>
          <w:marBottom w:val="0"/>
          <w:divBdr>
            <w:top w:val="none" w:sz="0" w:space="0" w:color="auto"/>
            <w:left w:val="none" w:sz="0" w:space="0" w:color="auto"/>
            <w:bottom w:val="none" w:sz="0" w:space="0" w:color="auto"/>
            <w:right w:val="none" w:sz="0" w:space="0" w:color="auto"/>
          </w:divBdr>
        </w:div>
        <w:div w:id="1296065152">
          <w:marLeft w:val="480"/>
          <w:marRight w:val="0"/>
          <w:marTop w:val="0"/>
          <w:marBottom w:val="0"/>
          <w:divBdr>
            <w:top w:val="none" w:sz="0" w:space="0" w:color="auto"/>
            <w:left w:val="none" w:sz="0" w:space="0" w:color="auto"/>
            <w:bottom w:val="none" w:sz="0" w:space="0" w:color="auto"/>
            <w:right w:val="none" w:sz="0" w:space="0" w:color="auto"/>
          </w:divBdr>
        </w:div>
        <w:div w:id="2098284567">
          <w:marLeft w:val="480"/>
          <w:marRight w:val="0"/>
          <w:marTop w:val="0"/>
          <w:marBottom w:val="0"/>
          <w:divBdr>
            <w:top w:val="none" w:sz="0" w:space="0" w:color="auto"/>
            <w:left w:val="none" w:sz="0" w:space="0" w:color="auto"/>
            <w:bottom w:val="none" w:sz="0" w:space="0" w:color="auto"/>
            <w:right w:val="none" w:sz="0" w:space="0" w:color="auto"/>
          </w:divBdr>
        </w:div>
        <w:div w:id="991327156">
          <w:marLeft w:val="480"/>
          <w:marRight w:val="0"/>
          <w:marTop w:val="0"/>
          <w:marBottom w:val="0"/>
          <w:divBdr>
            <w:top w:val="none" w:sz="0" w:space="0" w:color="auto"/>
            <w:left w:val="none" w:sz="0" w:space="0" w:color="auto"/>
            <w:bottom w:val="none" w:sz="0" w:space="0" w:color="auto"/>
            <w:right w:val="none" w:sz="0" w:space="0" w:color="auto"/>
          </w:divBdr>
        </w:div>
        <w:div w:id="1972441942">
          <w:marLeft w:val="480"/>
          <w:marRight w:val="0"/>
          <w:marTop w:val="0"/>
          <w:marBottom w:val="0"/>
          <w:divBdr>
            <w:top w:val="none" w:sz="0" w:space="0" w:color="auto"/>
            <w:left w:val="none" w:sz="0" w:space="0" w:color="auto"/>
            <w:bottom w:val="none" w:sz="0" w:space="0" w:color="auto"/>
            <w:right w:val="none" w:sz="0" w:space="0" w:color="auto"/>
          </w:divBdr>
        </w:div>
        <w:div w:id="1171482347">
          <w:marLeft w:val="480"/>
          <w:marRight w:val="0"/>
          <w:marTop w:val="0"/>
          <w:marBottom w:val="0"/>
          <w:divBdr>
            <w:top w:val="none" w:sz="0" w:space="0" w:color="auto"/>
            <w:left w:val="none" w:sz="0" w:space="0" w:color="auto"/>
            <w:bottom w:val="none" w:sz="0" w:space="0" w:color="auto"/>
            <w:right w:val="none" w:sz="0" w:space="0" w:color="auto"/>
          </w:divBdr>
        </w:div>
        <w:div w:id="2075623231">
          <w:marLeft w:val="480"/>
          <w:marRight w:val="0"/>
          <w:marTop w:val="0"/>
          <w:marBottom w:val="0"/>
          <w:divBdr>
            <w:top w:val="none" w:sz="0" w:space="0" w:color="auto"/>
            <w:left w:val="none" w:sz="0" w:space="0" w:color="auto"/>
            <w:bottom w:val="none" w:sz="0" w:space="0" w:color="auto"/>
            <w:right w:val="none" w:sz="0" w:space="0" w:color="auto"/>
          </w:divBdr>
        </w:div>
        <w:div w:id="988286953">
          <w:marLeft w:val="480"/>
          <w:marRight w:val="0"/>
          <w:marTop w:val="0"/>
          <w:marBottom w:val="0"/>
          <w:divBdr>
            <w:top w:val="none" w:sz="0" w:space="0" w:color="auto"/>
            <w:left w:val="none" w:sz="0" w:space="0" w:color="auto"/>
            <w:bottom w:val="none" w:sz="0" w:space="0" w:color="auto"/>
            <w:right w:val="none" w:sz="0" w:space="0" w:color="auto"/>
          </w:divBdr>
        </w:div>
        <w:div w:id="1888297347">
          <w:marLeft w:val="480"/>
          <w:marRight w:val="0"/>
          <w:marTop w:val="0"/>
          <w:marBottom w:val="0"/>
          <w:divBdr>
            <w:top w:val="none" w:sz="0" w:space="0" w:color="auto"/>
            <w:left w:val="none" w:sz="0" w:space="0" w:color="auto"/>
            <w:bottom w:val="none" w:sz="0" w:space="0" w:color="auto"/>
            <w:right w:val="none" w:sz="0" w:space="0" w:color="auto"/>
          </w:divBdr>
        </w:div>
        <w:div w:id="994574901">
          <w:marLeft w:val="480"/>
          <w:marRight w:val="0"/>
          <w:marTop w:val="0"/>
          <w:marBottom w:val="0"/>
          <w:divBdr>
            <w:top w:val="none" w:sz="0" w:space="0" w:color="auto"/>
            <w:left w:val="none" w:sz="0" w:space="0" w:color="auto"/>
            <w:bottom w:val="none" w:sz="0" w:space="0" w:color="auto"/>
            <w:right w:val="none" w:sz="0" w:space="0" w:color="auto"/>
          </w:divBdr>
        </w:div>
        <w:div w:id="777484093">
          <w:marLeft w:val="480"/>
          <w:marRight w:val="0"/>
          <w:marTop w:val="0"/>
          <w:marBottom w:val="0"/>
          <w:divBdr>
            <w:top w:val="none" w:sz="0" w:space="0" w:color="auto"/>
            <w:left w:val="none" w:sz="0" w:space="0" w:color="auto"/>
            <w:bottom w:val="none" w:sz="0" w:space="0" w:color="auto"/>
            <w:right w:val="none" w:sz="0" w:space="0" w:color="auto"/>
          </w:divBdr>
        </w:div>
        <w:div w:id="422990885">
          <w:marLeft w:val="480"/>
          <w:marRight w:val="0"/>
          <w:marTop w:val="0"/>
          <w:marBottom w:val="0"/>
          <w:divBdr>
            <w:top w:val="none" w:sz="0" w:space="0" w:color="auto"/>
            <w:left w:val="none" w:sz="0" w:space="0" w:color="auto"/>
            <w:bottom w:val="none" w:sz="0" w:space="0" w:color="auto"/>
            <w:right w:val="none" w:sz="0" w:space="0" w:color="auto"/>
          </w:divBdr>
        </w:div>
        <w:div w:id="988096092">
          <w:marLeft w:val="480"/>
          <w:marRight w:val="0"/>
          <w:marTop w:val="0"/>
          <w:marBottom w:val="0"/>
          <w:divBdr>
            <w:top w:val="none" w:sz="0" w:space="0" w:color="auto"/>
            <w:left w:val="none" w:sz="0" w:space="0" w:color="auto"/>
            <w:bottom w:val="none" w:sz="0" w:space="0" w:color="auto"/>
            <w:right w:val="none" w:sz="0" w:space="0" w:color="auto"/>
          </w:divBdr>
        </w:div>
        <w:div w:id="833060641">
          <w:marLeft w:val="480"/>
          <w:marRight w:val="0"/>
          <w:marTop w:val="0"/>
          <w:marBottom w:val="0"/>
          <w:divBdr>
            <w:top w:val="none" w:sz="0" w:space="0" w:color="auto"/>
            <w:left w:val="none" w:sz="0" w:space="0" w:color="auto"/>
            <w:bottom w:val="none" w:sz="0" w:space="0" w:color="auto"/>
            <w:right w:val="none" w:sz="0" w:space="0" w:color="auto"/>
          </w:divBdr>
        </w:div>
        <w:div w:id="1261911493">
          <w:marLeft w:val="480"/>
          <w:marRight w:val="0"/>
          <w:marTop w:val="0"/>
          <w:marBottom w:val="0"/>
          <w:divBdr>
            <w:top w:val="none" w:sz="0" w:space="0" w:color="auto"/>
            <w:left w:val="none" w:sz="0" w:space="0" w:color="auto"/>
            <w:bottom w:val="none" w:sz="0" w:space="0" w:color="auto"/>
            <w:right w:val="none" w:sz="0" w:space="0" w:color="auto"/>
          </w:divBdr>
        </w:div>
        <w:div w:id="1422411882">
          <w:marLeft w:val="480"/>
          <w:marRight w:val="0"/>
          <w:marTop w:val="0"/>
          <w:marBottom w:val="0"/>
          <w:divBdr>
            <w:top w:val="none" w:sz="0" w:space="0" w:color="auto"/>
            <w:left w:val="none" w:sz="0" w:space="0" w:color="auto"/>
            <w:bottom w:val="none" w:sz="0" w:space="0" w:color="auto"/>
            <w:right w:val="none" w:sz="0" w:space="0" w:color="auto"/>
          </w:divBdr>
        </w:div>
        <w:div w:id="727843628">
          <w:marLeft w:val="480"/>
          <w:marRight w:val="0"/>
          <w:marTop w:val="0"/>
          <w:marBottom w:val="0"/>
          <w:divBdr>
            <w:top w:val="none" w:sz="0" w:space="0" w:color="auto"/>
            <w:left w:val="none" w:sz="0" w:space="0" w:color="auto"/>
            <w:bottom w:val="none" w:sz="0" w:space="0" w:color="auto"/>
            <w:right w:val="none" w:sz="0" w:space="0" w:color="auto"/>
          </w:divBdr>
        </w:div>
        <w:div w:id="843520245">
          <w:marLeft w:val="480"/>
          <w:marRight w:val="0"/>
          <w:marTop w:val="0"/>
          <w:marBottom w:val="0"/>
          <w:divBdr>
            <w:top w:val="none" w:sz="0" w:space="0" w:color="auto"/>
            <w:left w:val="none" w:sz="0" w:space="0" w:color="auto"/>
            <w:bottom w:val="none" w:sz="0" w:space="0" w:color="auto"/>
            <w:right w:val="none" w:sz="0" w:space="0" w:color="auto"/>
          </w:divBdr>
        </w:div>
        <w:div w:id="218057196">
          <w:marLeft w:val="480"/>
          <w:marRight w:val="0"/>
          <w:marTop w:val="0"/>
          <w:marBottom w:val="0"/>
          <w:divBdr>
            <w:top w:val="none" w:sz="0" w:space="0" w:color="auto"/>
            <w:left w:val="none" w:sz="0" w:space="0" w:color="auto"/>
            <w:bottom w:val="none" w:sz="0" w:space="0" w:color="auto"/>
            <w:right w:val="none" w:sz="0" w:space="0" w:color="auto"/>
          </w:divBdr>
        </w:div>
        <w:div w:id="70978322">
          <w:marLeft w:val="480"/>
          <w:marRight w:val="0"/>
          <w:marTop w:val="0"/>
          <w:marBottom w:val="0"/>
          <w:divBdr>
            <w:top w:val="none" w:sz="0" w:space="0" w:color="auto"/>
            <w:left w:val="none" w:sz="0" w:space="0" w:color="auto"/>
            <w:bottom w:val="none" w:sz="0" w:space="0" w:color="auto"/>
            <w:right w:val="none" w:sz="0" w:space="0" w:color="auto"/>
          </w:divBdr>
        </w:div>
        <w:div w:id="850296296">
          <w:marLeft w:val="480"/>
          <w:marRight w:val="0"/>
          <w:marTop w:val="0"/>
          <w:marBottom w:val="0"/>
          <w:divBdr>
            <w:top w:val="none" w:sz="0" w:space="0" w:color="auto"/>
            <w:left w:val="none" w:sz="0" w:space="0" w:color="auto"/>
            <w:bottom w:val="none" w:sz="0" w:space="0" w:color="auto"/>
            <w:right w:val="none" w:sz="0" w:space="0" w:color="auto"/>
          </w:divBdr>
        </w:div>
        <w:div w:id="1500579693">
          <w:marLeft w:val="480"/>
          <w:marRight w:val="0"/>
          <w:marTop w:val="0"/>
          <w:marBottom w:val="0"/>
          <w:divBdr>
            <w:top w:val="none" w:sz="0" w:space="0" w:color="auto"/>
            <w:left w:val="none" w:sz="0" w:space="0" w:color="auto"/>
            <w:bottom w:val="none" w:sz="0" w:space="0" w:color="auto"/>
            <w:right w:val="none" w:sz="0" w:space="0" w:color="auto"/>
          </w:divBdr>
        </w:div>
        <w:div w:id="1874607810">
          <w:marLeft w:val="480"/>
          <w:marRight w:val="0"/>
          <w:marTop w:val="0"/>
          <w:marBottom w:val="0"/>
          <w:divBdr>
            <w:top w:val="none" w:sz="0" w:space="0" w:color="auto"/>
            <w:left w:val="none" w:sz="0" w:space="0" w:color="auto"/>
            <w:bottom w:val="none" w:sz="0" w:space="0" w:color="auto"/>
            <w:right w:val="none" w:sz="0" w:space="0" w:color="auto"/>
          </w:divBdr>
        </w:div>
        <w:div w:id="951597753">
          <w:marLeft w:val="480"/>
          <w:marRight w:val="0"/>
          <w:marTop w:val="0"/>
          <w:marBottom w:val="0"/>
          <w:divBdr>
            <w:top w:val="none" w:sz="0" w:space="0" w:color="auto"/>
            <w:left w:val="none" w:sz="0" w:space="0" w:color="auto"/>
            <w:bottom w:val="none" w:sz="0" w:space="0" w:color="auto"/>
            <w:right w:val="none" w:sz="0" w:space="0" w:color="auto"/>
          </w:divBdr>
        </w:div>
        <w:div w:id="1643658847">
          <w:marLeft w:val="480"/>
          <w:marRight w:val="0"/>
          <w:marTop w:val="0"/>
          <w:marBottom w:val="0"/>
          <w:divBdr>
            <w:top w:val="none" w:sz="0" w:space="0" w:color="auto"/>
            <w:left w:val="none" w:sz="0" w:space="0" w:color="auto"/>
            <w:bottom w:val="none" w:sz="0" w:space="0" w:color="auto"/>
            <w:right w:val="none" w:sz="0" w:space="0" w:color="auto"/>
          </w:divBdr>
        </w:div>
        <w:div w:id="1760178359">
          <w:marLeft w:val="480"/>
          <w:marRight w:val="0"/>
          <w:marTop w:val="0"/>
          <w:marBottom w:val="0"/>
          <w:divBdr>
            <w:top w:val="none" w:sz="0" w:space="0" w:color="auto"/>
            <w:left w:val="none" w:sz="0" w:space="0" w:color="auto"/>
            <w:bottom w:val="none" w:sz="0" w:space="0" w:color="auto"/>
            <w:right w:val="none" w:sz="0" w:space="0" w:color="auto"/>
          </w:divBdr>
        </w:div>
        <w:div w:id="2096396897">
          <w:marLeft w:val="480"/>
          <w:marRight w:val="0"/>
          <w:marTop w:val="0"/>
          <w:marBottom w:val="0"/>
          <w:divBdr>
            <w:top w:val="none" w:sz="0" w:space="0" w:color="auto"/>
            <w:left w:val="none" w:sz="0" w:space="0" w:color="auto"/>
            <w:bottom w:val="none" w:sz="0" w:space="0" w:color="auto"/>
            <w:right w:val="none" w:sz="0" w:space="0" w:color="auto"/>
          </w:divBdr>
        </w:div>
        <w:div w:id="275332864">
          <w:marLeft w:val="480"/>
          <w:marRight w:val="0"/>
          <w:marTop w:val="0"/>
          <w:marBottom w:val="0"/>
          <w:divBdr>
            <w:top w:val="none" w:sz="0" w:space="0" w:color="auto"/>
            <w:left w:val="none" w:sz="0" w:space="0" w:color="auto"/>
            <w:bottom w:val="none" w:sz="0" w:space="0" w:color="auto"/>
            <w:right w:val="none" w:sz="0" w:space="0" w:color="auto"/>
          </w:divBdr>
        </w:div>
        <w:div w:id="167720877">
          <w:marLeft w:val="480"/>
          <w:marRight w:val="0"/>
          <w:marTop w:val="0"/>
          <w:marBottom w:val="0"/>
          <w:divBdr>
            <w:top w:val="none" w:sz="0" w:space="0" w:color="auto"/>
            <w:left w:val="none" w:sz="0" w:space="0" w:color="auto"/>
            <w:bottom w:val="none" w:sz="0" w:space="0" w:color="auto"/>
            <w:right w:val="none" w:sz="0" w:space="0" w:color="auto"/>
          </w:divBdr>
        </w:div>
        <w:div w:id="1977225439">
          <w:marLeft w:val="480"/>
          <w:marRight w:val="0"/>
          <w:marTop w:val="0"/>
          <w:marBottom w:val="0"/>
          <w:divBdr>
            <w:top w:val="none" w:sz="0" w:space="0" w:color="auto"/>
            <w:left w:val="none" w:sz="0" w:space="0" w:color="auto"/>
            <w:bottom w:val="none" w:sz="0" w:space="0" w:color="auto"/>
            <w:right w:val="none" w:sz="0" w:space="0" w:color="auto"/>
          </w:divBdr>
        </w:div>
      </w:divsChild>
    </w:div>
    <w:div w:id="1123117896">
      <w:bodyDiv w:val="1"/>
      <w:marLeft w:val="0"/>
      <w:marRight w:val="0"/>
      <w:marTop w:val="0"/>
      <w:marBottom w:val="0"/>
      <w:divBdr>
        <w:top w:val="none" w:sz="0" w:space="0" w:color="auto"/>
        <w:left w:val="none" w:sz="0" w:space="0" w:color="auto"/>
        <w:bottom w:val="none" w:sz="0" w:space="0" w:color="auto"/>
        <w:right w:val="none" w:sz="0" w:space="0" w:color="auto"/>
      </w:divBdr>
      <w:divsChild>
        <w:div w:id="541020206">
          <w:marLeft w:val="480"/>
          <w:marRight w:val="0"/>
          <w:marTop w:val="0"/>
          <w:marBottom w:val="0"/>
          <w:divBdr>
            <w:top w:val="none" w:sz="0" w:space="0" w:color="auto"/>
            <w:left w:val="none" w:sz="0" w:space="0" w:color="auto"/>
            <w:bottom w:val="none" w:sz="0" w:space="0" w:color="auto"/>
            <w:right w:val="none" w:sz="0" w:space="0" w:color="auto"/>
          </w:divBdr>
        </w:div>
        <w:div w:id="373585478">
          <w:marLeft w:val="480"/>
          <w:marRight w:val="0"/>
          <w:marTop w:val="0"/>
          <w:marBottom w:val="0"/>
          <w:divBdr>
            <w:top w:val="none" w:sz="0" w:space="0" w:color="auto"/>
            <w:left w:val="none" w:sz="0" w:space="0" w:color="auto"/>
            <w:bottom w:val="none" w:sz="0" w:space="0" w:color="auto"/>
            <w:right w:val="none" w:sz="0" w:space="0" w:color="auto"/>
          </w:divBdr>
        </w:div>
        <w:div w:id="212009936">
          <w:marLeft w:val="480"/>
          <w:marRight w:val="0"/>
          <w:marTop w:val="0"/>
          <w:marBottom w:val="0"/>
          <w:divBdr>
            <w:top w:val="none" w:sz="0" w:space="0" w:color="auto"/>
            <w:left w:val="none" w:sz="0" w:space="0" w:color="auto"/>
            <w:bottom w:val="none" w:sz="0" w:space="0" w:color="auto"/>
            <w:right w:val="none" w:sz="0" w:space="0" w:color="auto"/>
          </w:divBdr>
        </w:div>
        <w:div w:id="1473012840">
          <w:marLeft w:val="480"/>
          <w:marRight w:val="0"/>
          <w:marTop w:val="0"/>
          <w:marBottom w:val="0"/>
          <w:divBdr>
            <w:top w:val="none" w:sz="0" w:space="0" w:color="auto"/>
            <w:left w:val="none" w:sz="0" w:space="0" w:color="auto"/>
            <w:bottom w:val="none" w:sz="0" w:space="0" w:color="auto"/>
            <w:right w:val="none" w:sz="0" w:space="0" w:color="auto"/>
          </w:divBdr>
        </w:div>
        <w:div w:id="64380930">
          <w:marLeft w:val="480"/>
          <w:marRight w:val="0"/>
          <w:marTop w:val="0"/>
          <w:marBottom w:val="0"/>
          <w:divBdr>
            <w:top w:val="none" w:sz="0" w:space="0" w:color="auto"/>
            <w:left w:val="none" w:sz="0" w:space="0" w:color="auto"/>
            <w:bottom w:val="none" w:sz="0" w:space="0" w:color="auto"/>
            <w:right w:val="none" w:sz="0" w:space="0" w:color="auto"/>
          </w:divBdr>
        </w:div>
        <w:div w:id="1105855251">
          <w:marLeft w:val="480"/>
          <w:marRight w:val="0"/>
          <w:marTop w:val="0"/>
          <w:marBottom w:val="0"/>
          <w:divBdr>
            <w:top w:val="none" w:sz="0" w:space="0" w:color="auto"/>
            <w:left w:val="none" w:sz="0" w:space="0" w:color="auto"/>
            <w:bottom w:val="none" w:sz="0" w:space="0" w:color="auto"/>
            <w:right w:val="none" w:sz="0" w:space="0" w:color="auto"/>
          </w:divBdr>
        </w:div>
        <w:div w:id="85079894">
          <w:marLeft w:val="480"/>
          <w:marRight w:val="0"/>
          <w:marTop w:val="0"/>
          <w:marBottom w:val="0"/>
          <w:divBdr>
            <w:top w:val="none" w:sz="0" w:space="0" w:color="auto"/>
            <w:left w:val="none" w:sz="0" w:space="0" w:color="auto"/>
            <w:bottom w:val="none" w:sz="0" w:space="0" w:color="auto"/>
            <w:right w:val="none" w:sz="0" w:space="0" w:color="auto"/>
          </w:divBdr>
        </w:div>
        <w:div w:id="1856991480">
          <w:marLeft w:val="480"/>
          <w:marRight w:val="0"/>
          <w:marTop w:val="0"/>
          <w:marBottom w:val="0"/>
          <w:divBdr>
            <w:top w:val="none" w:sz="0" w:space="0" w:color="auto"/>
            <w:left w:val="none" w:sz="0" w:space="0" w:color="auto"/>
            <w:bottom w:val="none" w:sz="0" w:space="0" w:color="auto"/>
            <w:right w:val="none" w:sz="0" w:space="0" w:color="auto"/>
          </w:divBdr>
        </w:div>
        <w:div w:id="192114020">
          <w:marLeft w:val="480"/>
          <w:marRight w:val="0"/>
          <w:marTop w:val="0"/>
          <w:marBottom w:val="0"/>
          <w:divBdr>
            <w:top w:val="none" w:sz="0" w:space="0" w:color="auto"/>
            <w:left w:val="none" w:sz="0" w:space="0" w:color="auto"/>
            <w:bottom w:val="none" w:sz="0" w:space="0" w:color="auto"/>
            <w:right w:val="none" w:sz="0" w:space="0" w:color="auto"/>
          </w:divBdr>
        </w:div>
        <w:div w:id="1210460222">
          <w:marLeft w:val="480"/>
          <w:marRight w:val="0"/>
          <w:marTop w:val="0"/>
          <w:marBottom w:val="0"/>
          <w:divBdr>
            <w:top w:val="none" w:sz="0" w:space="0" w:color="auto"/>
            <w:left w:val="none" w:sz="0" w:space="0" w:color="auto"/>
            <w:bottom w:val="none" w:sz="0" w:space="0" w:color="auto"/>
            <w:right w:val="none" w:sz="0" w:space="0" w:color="auto"/>
          </w:divBdr>
        </w:div>
        <w:div w:id="1995985410">
          <w:marLeft w:val="480"/>
          <w:marRight w:val="0"/>
          <w:marTop w:val="0"/>
          <w:marBottom w:val="0"/>
          <w:divBdr>
            <w:top w:val="none" w:sz="0" w:space="0" w:color="auto"/>
            <w:left w:val="none" w:sz="0" w:space="0" w:color="auto"/>
            <w:bottom w:val="none" w:sz="0" w:space="0" w:color="auto"/>
            <w:right w:val="none" w:sz="0" w:space="0" w:color="auto"/>
          </w:divBdr>
        </w:div>
        <w:div w:id="1228106907">
          <w:marLeft w:val="480"/>
          <w:marRight w:val="0"/>
          <w:marTop w:val="0"/>
          <w:marBottom w:val="0"/>
          <w:divBdr>
            <w:top w:val="none" w:sz="0" w:space="0" w:color="auto"/>
            <w:left w:val="none" w:sz="0" w:space="0" w:color="auto"/>
            <w:bottom w:val="none" w:sz="0" w:space="0" w:color="auto"/>
            <w:right w:val="none" w:sz="0" w:space="0" w:color="auto"/>
          </w:divBdr>
        </w:div>
        <w:div w:id="609167050">
          <w:marLeft w:val="480"/>
          <w:marRight w:val="0"/>
          <w:marTop w:val="0"/>
          <w:marBottom w:val="0"/>
          <w:divBdr>
            <w:top w:val="none" w:sz="0" w:space="0" w:color="auto"/>
            <w:left w:val="none" w:sz="0" w:space="0" w:color="auto"/>
            <w:bottom w:val="none" w:sz="0" w:space="0" w:color="auto"/>
            <w:right w:val="none" w:sz="0" w:space="0" w:color="auto"/>
          </w:divBdr>
        </w:div>
        <w:div w:id="665397934">
          <w:marLeft w:val="480"/>
          <w:marRight w:val="0"/>
          <w:marTop w:val="0"/>
          <w:marBottom w:val="0"/>
          <w:divBdr>
            <w:top w:val="none" w:sz="0" w:space="0" w:color="auto"/>
            <w:left w:val="none" w:sz="0" w:space="0" w:color="auto"/>
            <w:bottom w:val="none" w:sz="0" w:space="0" w:color="auto"/>
            <w:right w:val="none" w:sz="0" w:space="0" w:color="auto"/>
          </w:divBdr>
        </w:div>
        <w:div w:id="1457604354">
          <w:marLeft w:val="480"/>
          <w:marRight w:val="0"/>
          <w:marTop w:val="0"/>
          <w:marBottom w:val="0"/>
          <w:divBdr>
            <w:top w:val="none" w:sz="0" w:space="0" w:color="auto"/>
            <w:left w:val="none" w:sz="0" w:space="0" w:color="auto"/>
            <w:bottom w:val="none" w:sz="0" w:space="0" w:color="auto"/>
            <w:right w:val="none" w:sz="0" w:space="0" w:color="auto"/>
          </w:divBdr>
        </w:div>
        <w:div w:id="894394410">
          <w:marLeft w:val="480"/>
          <w:marRight w:val="0"/>
          <w:marTop w:val="0"/>
          <w:marBottom w:val="0"/>
          <w:divBdr>
            <w:top w:val="none" w:sz="0" w:space="0" w:color="auto"/>
            <w:left w:val="none" w:sz="0" w:space="0" w:color="auto"/>
            <w:bottom w:val="none" w:sz="0" w:space="0" w:color="auto"/>
            <w:right w:val="none" w:sz="0" w:space="0" w:color="auto"/>
          </w:divBdr>
        </w:div>
        <w:div w:id="1340232426">
          <w:marLeft w:val="480"/>
          <w:marRight w:val="0"/>
          <w:marTop w:val="0"/>
          <w:marBottom w:val="0"/>
          <w:divBdr>
            <w:top w:val="none" w:sz="0" w:space="0" w:color="auto"/>
            <w:left w:val="none" w:sz="0" w:space="0" w:color="auto"/>
            <w:bottom w:val="none" w:sz="0" w:space="0" w:color="auto"/>
            <w:right w:val="none" w:sz="0" w:space="0" w:color="auto"/>
          </w:divBdr>
        </w:div>
        <w:div w:id="45154673">
          <w:marLeft w:val="480"/>
          <w:marRight w:val="0"/>
          <w:marTop w:val="0"/>
          <w:marBottom w:val="0"/>
          <w:divBdr>
            <w:top w:val="none" w:sz="0" w:space="0" w:color="auto"/>
            <w:left w:val="none" w:sz="0" w:space="0" w:color="auto"/>
            <w:bottom w:val="none" w:sz="0" w:space="0" w:color="auto"/>
            <w:right w:val="none" w:sz="0" w:space="0" w:color="auto"/>
          </w:divBdr>
        </w:div>
        <w:div w:id="1507935644">
          <w:marLeft w:val="480"/>
          <w:marRight w:val="0"/>
          <w:marTop w:val="0"/>
          <w:marBottom w:val="0"/>
          <w:divBdr>
            <w:top w:val="none" w:sz="0" w:space="0" w:color="auto"/>
            <w:left w:val="none" w:sz="0" w:space="0" w:color="auto"/>
            <w:bottom w:val="none" w:sz="0" w:space="0" w:color="auto"/>
            <w:right w:val="none" w:sz="0" w:space="0" w:color="auto"/>
          </w:divBdr>
        </w:div>
        <w:div w:id="361594512">
          <w:marLeft w:val="480"/>
          <w:marRight w:val="0"/>
          <w:marTop w:val="0"/>
          <w:marBottom w:val="0"/>
          <w:divBdr>
            <w:top w:val="none" w:sz="0" w:space="0" w:color="auto"/>
            <w:left w:val="none" w:sz="0" w:space="0" w:color="auto"/>
            <w:bottom w:val="none" w:sz="0" w:space="0" w:color="auto"/>
            <w:right w:val="none" w:sz="0" w:space="0" w:color="auto"/>
          </w:divBdr>
        </w:div>
        <w:div w:id="137377717">
          <w:marLeft w:val="480"/>
          <w:marRight w:val="0"/>
          <w:marTop w:val="0"/>
          <w:marBottom w:val="0"/>
          <w:divBdr>
            <w:top w:val="none" w:sz="0" w:space="0" w:color="auto"/>
            <w:left w:val="none" w:sz="0" w:space="0" w:color="auto"/>
            <w:bottom w:val="none" w:sz="0" w:space="0" w:color="auto"/>
            <w:right w:val="none" w:sz="0" w:space="0" w:color="auto"/>
          </w:divBdr>
        </w:div>
        <w:div w:id="755710011">
          <w:marLeft w:val="480"/>
          <w:marRight w:val="0"/>
          <w:marTop w:val="0"/>
          <w:marBottom w:val="0"/>
          <w:divBdr>
            <w:top w:val="none" w:sz="0" w:space="0" w:color="auto"/>
            <w:left w:val="none" w:sz="0" w:space="0" w:color="auto"/>
            <w:bottom w:val="none" w:sz="0" w:space="0" w:color="auto"/>
            <w:right w:val="none" w:sz="0" w:space="0" w:color="auto"/>
          </w:divBdr>
        </w:div>
        <w:div w:id="1434549032">
          <w:marLeft w:val="480"/>
          <w:marRight w:val="0"/>
          <w:marTop w:val="0"/>
          <w:marBottom w:val="0"/>
          <w:divBdr>
            <w:top w:val="none" w:sz="0" w:space="0" w:color="auto"/>
            <w:left w:val="none" w:sz="0" w:space="0" w:color="auto"/>
            <w:bottom w:val="none" w:sz="0" w:space="0" w:color="auto"/>
            <w:right w:val="none" w:sz="0" w:space="0" w:color="auto"/>
          </w:divBdr>
        </w:div>
        <w:div w:id="1252814320">
          <w:marLeft w:val="480"/>
          <w:marRight w:val="0"/>
          <w:marTop w:val="0"/>
          <w:marBottom w:val="0"/>
          <w:divBdr>
            <w:top w:val="none" w:sz="0" w:space="0" w:color="auto"/>
            <w:left w:val="none" w:sz="0" w:space="0" w:color="auto"/>
            <w:bottom w:val="none" w:sz="0" w:space="0" w:color="auto"/>
            <w:right w:val="none" w:sz="0" w:space="0" w:color="auto"/>
          </w:divBdr>
        </w:div>
        <w:div w:id="997733327">
          <w:marLeft w:val="480"/>
          <w:marRight w:val="0"/>
          <w:marTop w:val="0"/>
          <w:marBottom w:val="0"/>
          <w:divBdr>
            <w:top w:val="none" w:sz="0" w:space="0" w:color="auto"/>
            <w:left w:val="none" w:sz="0" w:space="0" w:color="auto"/>
            <w:bottom w:val="none" w:sz="0" w:space="0" w:color="auto"/>
            <w:right w:val="none" w:sz="0" w:space="0" w:color="auto"/>
          </w:divBdr>
        </w:div>
        <w:div w:id="433867417">
          <w:marLeft w:val="480"/>
          <w:marRight w:val="0"/>
          <w:marTop w:val="0"/>
          <w:marBottom w:val="0"/>
          <w:divBdr>
            <w:top w:val="none" w:sz="0" w:space="0" w:color="auto"/>
            <w:left w:val="none" w:sz="0" w:space="0" w:color="auto"/>
            <w:bottom w:val="none" w:sz="0" w:space="0" w:color="auto"/>
            <w:right w:val="none" w:sz="0" w:space="0" w:color="auto"/>
          </w:divBdr>
        </w:div>
        <w:div w:id="1719469102">
          <w:marLeft w:val="480"/>
          <w:marRight w:val="0"/>
          <w:marTop w:val="0"/>
          <w:marBottom w:val="0"/>
          <w:divBdr>
            <w:top w:val="none" w:sz="0" w:space="0" w:color="auto"/>
            <w:left w:val="none" w:sz="0" w:space="0" w:color="auto"/>
            <w:bottom w:val="none" w:sz="0" w:space="0" w:color="auto"/>
            <w:right w:val="none" w:sz="0" w:space="0" w:color="auto"/>
          </w:divBdr>
        </w:div>
        <w:div w:id="1518546580">
          <w:marLeft w:val="480"/>
          <w:marRight w:val="0"/>
          <w:marTop w:val="0"/>
          <w:marBottom w:val="0"/>
          <w:divBdr>
            <w:top w:val="none" w:sz="0" w:space="0" w:color="auto"/>
            <w:left w:val="none" w:sz="0" w:space="0" w:color="auto"/>
            <w:bottom w:val="none" w:sz="0" w:space="0" w:color="auto"/>
            <w:right w:val="none" w:sz="0" w:space="0" w:color="auto"/>
          </w:divBdr>
        </w:div>
        <w:div w:id="105589291">
          <w:marLeft w:val="480"/>
          <w:marRight w:val="0"/>
          <w:marTop w:val="0"/>
          <w:marBottom w:val="0"/>
          <w:divBdr>
            <w:top w:val="none" w:sz="0" w:space="0" w:color="auto"/>
            <w:left w:val="none" w:sz="0" w:space="0" w:color="auto"/>
            <w:bottom w:val="none" w:sz="0" w:space="0" w:color="auto"/>
            <w:right w:val="none" w:sz="0" w:space="0" w:color="auto"/>
          </w:divBdr>
        </w:div>
        <w:div w:id="1203395848">
          <w:marLeft w:val="480"/>
          <w:marRight w:val="0"/>
          <w:marTop w:val="0"/>
          <w:marBottom w:val="0"/>
          <w:divBdr>
            <w:top w:val="none" w:sz="0" w:space="0" w:color="auto"/>
            <w:left w:val="none" w:sz="0" w:space="0" w:color="auto"/>
            <w:bottom w:val="none" w:sz="0" w:space="0" w:color="auto"/>
            <w:right w:val="none" w:sz="0" w:space="0" w:color="auto"/>
          </w:divBdr>
        </w:div>
        <w:div w:id="709651190">
          <w:marLeft w:val="480"/>
          <w:marRight w:val="0"/>
          <w:marTop w:val="0"/>
          <w:marBottom w:val="0"/>
          <w:divBdr>
            <w:top w:val="none" w:sz="0" w:space="0" w:color="auto"/>
            <w:left w:val="none" w:sz="0" w:space="0" w:color="auto"/>
            <w:bottom w:val="none" w:sz="0" w:space="0" w:color="auto"/>
            <w:right w:val="none" w:sz="0" w:space="0" w:color="auto"/>
          </w:divBdr>
        </w:div>
        <w:div w:id="23408066">
          <w:marLeft w:val="480"/>
          <w:marRight w:val="0"/>
          <w:marTop w:val="0"/>
          <w:marBottom w:val="0"/>
          <w:divBdr>
            <w:top w:val="none" w:sz="0" w:space="0" w:color="auto"/>
            <w:left w:val="none" w:sz="0" w:space="0" w:color="auto"/>
            <w:bottom w:val="none" w:sz="0" w:space="0" w:color="auto"/>
            <w:right w:val="none" w:sz="0" w:space="0" w:color="auto"/>
          </w:divBdr>
        </w:div>
        <w:div w:id="2099476502">
          <w:marLeft w:val="480"/>
          <w:marRight w:val="0"/>
          <w:marTop w:val="0"/>
          <w:marBottom w:val="0"/>
          <w:divBdr>
            <w:top w:val="none" w:sz="0" w:space="0" w:color="auto"/>
            <w:left w:val="none" w:sz="0" w:space="0" w:color="auto"/>
            <w:bottom w:val="none" w:sz="0" w:space="0" w:color="auto"/>
            <w:right w:val="none" w:sz="0" w:space="0" w:color="auto"/>
          </w:divBdr>
        </w:div>
        <w:div w:id="419303498">
          <w:marLeft w:val="480"/>
          <w:marRight w:val="0"/>
          <w:marTop w:val="0"/>
          <w:marBottom w:val="0"/>
          <w:divBdr>
            <w:top w:val="none" w:sz="0" w:space="0" w:color="auto"/>
            <w:left w:val="none" w:sz="0" w:space="0" w:color="auto"/>
            <w:bottom w:val="none" w:sz="0" w:space="0" w:color="auto"/>
            <w:right w:val="none" w:sz="0" w:space="0" w:color="auto"/>
          </w:divBdr>
        </w:div>
        <w:div w:id="66729439">
          <w:marLeft w:val="480"/>
          <w:marRight w:val="0"/>
          <w:marTop w:val="0"/>
          <w:marBottom w:val="0"/>
          <w:divBdr>
            <w:top w:val="none" w:sz="0" w:space="0" w:color="auto"/>
            <w:left w:val="none" w:sz="0" w:space="0" w:color="auto"/>
            <w:bottom w:val="none" w:sz="0" w:space="0" w:color="auto"/>
            <w:right w:val="none" w:sz="0" w:space="0" w:color="auto"/>
          </w:divBdr>
        </w:div>
        <w:div w:id="1003967882">
          <w:marLeft w:val="480"/>
          <w:marRight w:val="0"/>
          <w:marTop w:val="0"/>
          <w:marBottom w:val="0"/>
          <w:divBdr>
            <w:top w:val="none" w:sz="0" w:space="0" w:color="auto"/>
            <w:left w:val="none" w:sz="0" w:space="0" w:color="auto"/>
            <w:bottom w:val="none" w:sz="0" w:space="0" w:color="auto"/>
            <w:right w:val="none" w:sz="0" w:space="0" w:color="auto"/>
          </w:divBdr>
        </w:div>
        <w:div w:id="1126199688">
          <w:marLeft w:val="480"/>
          <w:marRight w:val="0"/>
          <w:marTop w:val="0"/>
          <w:marBottom w:val="0"/>
          <w:divBdr>
            <w:top w:val="none" w:sz="0" w:space="0" w:color="auto"/>
            <w:left w:val="none" w:sz="0" w:space="0" w:color="auto"/>
            <w:bottom w:val="none" w:sz="0" w:space="0" w:color="auto"/>
            <w:right w:val="none" w:sz="0" w:space="0" w:color="auto"/>
          </w:divBdr>
        </w:div>
        <w:div w:id="592860751">
          <w:marLeft w:val="480"/>
          <w:marRight w:val="0"/>
          <w:marTop w:val="0"/>
          <w:marBottom w:val="0"/>
          <w:divBdr>
            <w:top w:val="none" w:sz="0" w:space="0" w:color="auto"/>
            <w:left w:val="none" w:sz="0" w:space="0" w:color="auto"/>
            <w:bottom w:val="none" w:sz="0" w:space="0" w:color="auto"/>
            <w:right w:val="none" w:sz="0" w:space="0" w:color="auto"/>
          </w:divBdr>
        </w:div>
        <w:div w:id="823010627">
          <w:marLeft w:val="480"/>
          <w:marRight w:val="0"/>
          <w:marTop w:val="0"/>
          <w:marBottom w:val="0"/>
          <w:divBdr>
            <w:top w:val="none" w:sz="0" w:space="0" w:color="auto"/>
            <w:left w:val="none" w:sz="0" w:space="0" w:color="auto"/>
            <w:bottom w:val="none" w:sz="0" w:space="0" w:color="auto"/>
            <w:right w:val="none" w:sz="0" w:space="0" w:color="auto"/>
          </w:divBdr>
        </w:div>
        <w:div w:id="137650428">
          <w:marLeft w:val="480"/>
          <w:marRight w:val="0"/>
          <w:marTop w:val="0"/>
          <w:marBottom w:val="0"/>
          <w:divBdr>
            <w:top w:val="none" w:sz="0" w:space="0" w:color="auto"/>
            <w:left w:val="none" w:sz="0" w:space="0" w:color="auto"/>
            <w:bottom w:val="none" w:sz="0" w:space="0" w:color="auto"/>
            <w:right w:val="none" w:sz="0" w:space="0" w:color="auto"/>
          </w:divBdr>
        </w:div>
        <w:div w:id="1337197935">
          <w:marLeft w:val="480"/>
          <w:marRight w:val="0"/>
          <w:marTop w:val="0"/>
          <w:marBottom w:val="0"/>
          <w:divBdr>
            <w:top w:val="none" w:sz="0" w:space="0" w:color="auto"/>
            <w:left w:val="none" w:sz="0" w:space="0" w:color="auto"/>
            <w:bottom w:val="none" w:sz="0" w:space="0" w:color="auto"/>
            <w:right w:val="none" w:sz="0" w:space="0" w:color="auto"/>
          </w:divBdr>
        </w:div>
        <w:div w:id="1947998090">
          <w:marLeft w:val="480"/>
          <w:marRight w:val="0"/>
          <w:marTop w:val="0"/>
          <w:marBottom w:val="0"/>
          <w:divBdr>
            <w:top w:val="none" w:sz="0" w:space="0" w:color="auto"/>
            <w:left w:val="none" w:sz="0" w:space="0" w:color="auto"/>
            <w:bottom w:val="none" w:sz="0" w:space="0" w:color="auto"/>
            <w:right w:val="none" w:sz="0" w:space="0" w:color="auto"/>
          </w:divBdr>
        </w:div>
        <w:div w:id="514660110">
          <w:marLeft w:val="480"/>
          <w:marRight w:val="0"/>
          <w:marTop w:val="0"/>
          <w:marBottom w:val="0"/>
          <w:divBdr>
            <w:top w:val="none" w:sz="0" w:space="0" w:color="auto"/>
            <w:left w:val="none" w:sz="0" w:space="0" w:color="auto"/>
            <w:bottom w:val="none" w:sz="0" w:space="0" w:color="auto"/>
            <w:right w:val="none" w:sz="0" w:space="0" w:color="auto"/>
          </w:divBdr>
        </w:div>
        <w:div w:id="2024698577">
          <w:marLeft w:val="480"/>
          <w:marRight w:val="0"/>
          <w:marTop w:val="0"/>
          <w:marBottom w:val="0"/>
          <w:divBdr>
            <w:top w:val="none" w:sz="0" w:space="0" w:color="auto"/>
            <w:left w:val="none" w:sz="0" w:space="0" w:color="auto"/>
            <w:bottom w:val="none" w:sz="0" w:space="0" w:color="auto"/>
            <w:right w:val="none" w:sz="0" w:space="0" w:color="auto"/>
          </w:divBdr>
        </w:div>
        <w:div w:id="1527016917">
          <w:marLeft w:val="480"/>
          <w:marRight w:val="0"/>
          <w:marTop w:val="0"/>
          <w:marBottom w:val="0"/>
          <w:divBdr>
            <w:top w:val="none" w:sz="0" w:space="0" w:color="auto"/>
            <w:left w:val="none" w:sz="0" w:space="0" w:color="auto"/>
            <w:bottom w:val="none" w:sz="0" w:space="0" w:color="auto"/>
            <w:right w:val="none" w:sz="0" w:space="0" w:color="auto"/>
          </w:divBdr>
        </w:div>
        <w:div w:id="868104778">
          <w:marLeft w:val="480"/>
          <w:marRight w:val="0"/>
          <w:marTop w:val="0"/>
          <w:marBottom w:val="0"/>
          <w:divBdr>
            <w:top w:val="none" w:sz="0" w:space="0" w:color="auto"/>
            <w:left w:val="none" w:sz="0" w:space="0" w:color="auto"/>
            <w:bottom w:val="none" w:sz="0" w:space="0" w:color="auto"/>
            <w:right w:val="none" w:sz="0" w:space="0" w:color="auto"/>
          </w:divBdr>
        </w:div>
        <w:div w:id="919875310">
          <w:marLeft w:val="480"/>
          <w:marRight w:val="0"/>
          <w:marTop w:val="0"/>
          <w:marBottom w:val="0"/>
          <w:divBdr>
            <w:top w:val="none" w:sz="0" w:space="0" w:color="auto"/>
            <w:left w:val="none" w:sz="0" w:space="0" w:color="auto"/>
            <w:bottom w:val="none" w:sz="0" w:space="0" w:color="auto"/>
            <w:right w:val="none" w:sz="0" w:space="0" w:color="auto"/>
          </w:divBdr>
        </w:div>
        <w:div w:id="87972608">
          <w:marLeft w:val="480"/>
          <w:marRight w:val="0"/>
          <w:marTop w:val="0"/>
          <w:marBottom w:val="0"/>
          <w:divBdr>
            <w:top w:val="none" w:sz="0" w:space="0" w:color="auto"/>
            <w:left w:val="none" w:sz="0" w:space="0" w:color="auto"/>
            <w:bottom w:val="none" w:sz="0" w:space="0" w:color="auto"/>
            <w:right w:val="none" w:sz="0" w:space="0" w:color="auto"/>
          </w:divBdr>
        </w:div>
        <w:div w:id="959457491">
          <w:marLeft w:val="480"/>
          <w:marRight w:val="0"/>
          <w:marTop w:val="0"/>
          <w:marBottom w:val="0"/>
          <w:divBdr>
            <w:top w:val="none" w:sz="0" w:space="0" w:color="auto"/>
            <w:left w:val="none" w:sz="0" w:space="0" w:color="auto"/>
            <w:bottom w:val="none" w:sz="0" w:space="0" w:color="auto"/>
            <w:right w:val="none" w:sz="0" w:space="0" w:color="auto"/>
          </w:divBdr>
        </w:div>
        <w:div w:id="1254318911">
          <w:marLeft w:val="480"/>
          <w:marRight w:val="0"/>
          <w:marTop w:val="0"/>
          <w:marBottom w:val="0"/>
          <w:divBdr>
            <w:top w:val="none" w:sz="0" w:space="0" w:color="auto"/>
            <w:left w:val="none" w:sz="0" w:space="0" w:color="auto"/>
            <w:bottom w:val="none" w:sz="0" w:space="0" w:color="auto"/>
            <w:right w:val="none" w:sz="0" w:space="0" w:color="auto"/>
          </w:divBdr>
        </w:div>
        <w:div w:id="283585926">
          <w:marLeft w:val="480"/>
          <w:marRight w:val="0"/>
          <w:marTop w:val="0"/>
          <w:marBottom w:val="0"/>
          <w:divBdr>
            <w:top w:val="none" w:sz="0" w:space="0" w:color="auto"/>
            <w:left w:val="none" w:sz="0" w:space="0" w:color="auto"/>
            <w:bottom w:val="none" w:sz="0" w:space="0" w:color="auto"/>
            <w:right w:val="none" w:sz="0" w:space="0" w:color="auto"/>
          </w:divBdr>
        </w:div>
        <w:div w:id="2075082867">
          <w:marLeft w:val="480"/>
          <w:marRight w:val="0"/>
          <w:marTop w:val="0"/>
          <w:marBottom w:val="0"/>
          <w:divBdr>
            <w:top w:val="none" w:sz="0" w:space="0" w:color="auto"/>
            <w:left w:val="none" w:sz="0" w:space="0" w:color="auto"/>
            <w:bottom w:val="none" w:sz="0" w:space="0" w:color="auto"/>
            <w:right w:val="none" w:sz="0" w:space="0" w:color="auto"/>
          </w:divBdr>
        </w:div>
        <w:div w:id="109906877">
          <w:marLeft w:val="480"/>
          <w:marRight w:val="0"/>
          <w:marTop w:val="0"/>
          <w:marBottom w:val="0"/>
          <w:divBdr>
            <w:top w:val="none" w:sz="0" w:space="0" w:color="auto"/>
            <w:left w:val="none" w:sz="0" w:space="0" w:color="auto"/>
            <w:bottom w:val="none" w:sz="0" w:space="0" w:color="auto"/>
            <w:right w:val="none" w:sz="0" w:space="0" w:color="auto"/>
          </w:divBdr>
        </w:div>
        <w:div w:id="1714232896">
          <w:marLeft w:val="480"/>
          <w:marRight w:val="0"/>
          <w:marTop w:val="0"/>
          <w:marBottom w:val="0"/>
          <w:divBdr>
            <w:top w:val="none" w:sz="0" w:space="0" w:color="auto"/>
            <w:left w:val="none" w:sz="0" w:space="0" w:color="auto"/>
            <w:bottom w:val="none" w:sz="0" w:space="0" w:color="auto"/>
            <w:right w:val="none" w:sz="0" w:space="0" w:color="auto"/>
          </w:divBdr>
        </w:div>
        <w:div w:id="398140849">
          <w:marLeft w:val="480"/>
          <w:marRight w:val="0"/>
          <w:marTop w:val="0"/>
          <w:marBottom w:val="0"/>
          <w:divBdr>
            <w:top w:val="none" w:sz="0" w:space="0" w:color="auto"/>
            <w:left w:val="none" w:sz="0" w:space="0" w:color="auto"/>
            <w:bottom w:val="none" w:sz="0" w:space="0" w:color="auto"/>
            <w:right w:val="none" w:sz="0" w:space="0" w:color="auto"/>
          </w:divBdr>
        </w:div>
        <w:div w:id="135295592">
          <w:marLeft w:val="480"/>
          <w:marRight w:val="0"/>
          <w:marTop w:val="0"/>
          <w:marBottom w:val="0"/>
          <w:divBdr>
            <w:top w:val="none" w:sz="0" w:space="0" w:color="auto"/>
            <w:left w:val="none" w:sz="0" w:space="0" w:color="auto"/>
            <w:bottom w:val="none" w:sz="0" w:space="0" w:color="auto"/>
            <w:right w:val="none" w:sz="0" w:space="0" w:color="auto"/>
          </w:divBdr>
        </w:div>
        <w:div w:id="582184828">
          <w:marLeft w:val="480"/>
          <w:marRight w:val="0"/>
          <w:marTop w:val="0"/>
          <w:marBottom w:val="0"/>
          <w:divBdr>
            <w:top w:val="none" w:sz="0" w:space="0" w:color="auto"/>
            <w:left w:val="none" w:sz="0" w:space="0" w:color="auto"/>
            <w:bottom w:val="none" w:sz="0" w:space="0" w:color="auto"/>
            <w:right w:val="none" w:sz="0" w:space="0" w:color="auto"/>
          </w:divBdr>
        </w:div>
        <w:div w:id="171455161">
          <w:marLeft w:val="480"/>
          <w:marRight w:val="0"/>
          <w:marTop w:val="0"/>
          <w:marBottom w:val="0"/>
          <w:divBdr>
            <w:top w:val="none" w:sz="0" w:space="0" w:color="auto"/>
            <w:left w:val="none" w:sz="0" w:space="0" w:color="auto"/>
            <w:bottom w:val="none" w:sz="0" w:space="0" w:color="auto"/>
            <w:right w:val="none" w:sz="0" w:space="0" w:color="auto"/>
          </w:divBdr>
        </w:div>
        <w:div w:id="2098479778">
          <w:marLeft w:val="480"/>
          <w:marRight w:val="0"/>
          <w:marTop w:val="0"/>
          <w:marBottom w:val="0"/>
          <w:divBdr>
            <w:top w:val="none" w:sz="0" w:space="0" w:color="auto"/>
            <w:left w:val="none" w:sz="0" w:space="0" w:color="auto"/>
            <w:bottom w:val="none" w:sz="0" w:space="0" w:color="auto"/>
            <w:right w:val="none" w:sz="0" w:space="0" w:color="auto"/>
          </w:divBdr>
        </w:div>
        <w:div w:id="1631782750">
          <w:marLeft w:val="480"/>
          <w:marRight w:val="0"/>
          <w:marTop w:val="0"/>
          <w:marBottom w:val="0"/>
          <w:divBdr>
            <w:top w:val="none" w:sz="0" w:space="0" w:color="auto"/>
            <w:left w:val="none" w:sz="0" w:space="0" w:color="auto"/>
            <w:bottom w:val="none" w:sz="0" w:space="0" w:color="auto"/>
            <w:right w:val="none" w:sz="0" w:space="0" w:color="auto"/>
          </w:divBdr>
        </w:div>
        <w:div w:id="774180920">
          <w:marLeft w:val="480"/>
          <w:marRight w:val="0"/>
          <w:marTop w:val="0"/>
          <w:marBottom w:val="0"/>
          <w:divBdr>
            <w:top w:val="none" w:sz="0" w:space="0" w:color="auto"/>
            <w:left w:val="none" w:sz="0" w:space="0" w:color="auto"/>
            <w:bottom w:val="none" w:sz="0" w:space="0" w:color="auto"/>
            <w:right w:val="none" w:sz="0" w:space="0" w:color="auto"/>
          </w:divBdr>
        </w:div>
        <w:div w:id="1278413719">
          <w:marLeft w:val="480"/>
          <w:marRight w:val="0"/>
          <w:marTop w:val="0"/>
          <w:marBottom w:val="0"/>
          <w:divBdr>
            <w:top w:val="none" w:sz="0" w:space="0" w:color="auto"/>
            <w:left w:val="none" w:sz="0" w:space="0" w:color="auto"/>
            <w:bottom w:val="none" w:sz="0" w:space="0" w:color="auto"/>
            <w:right w:val="none" w:sz="0" w:space="0" w:color="auto"/>
          </w:divBdr>
        </w:div>
        <w:div w:id="709575087">
          <w:marLeft w:val="480"/>
          <w:marRight w:val="0"/>
          <w:marTop w:val="0"/>
          <w:marBottom w:val="0"/>
          <w:divBdr>
            <w:top w:val="none" w:sz="0" w:space="0" w:color="auto"/>
            <w:left w:val="none" w:sz="0" w:space="0" w:color="auto"/>
            <w:bottom w:val="none" w:sz="0" w:space="0" w:color="auto"/>
            <w:right w:val="none" w:sz="0" w:space="0" w:color="auto"/>
          </w:divBdr>
        </w:div>
        <w:div w:id="79908419">
          <w:marLeft w:val="480"/>
          <w:marRight w:val="0"/>
          <w:marTop w:val="0"/>
          <w:marBottom w:val="0"/>
          <w:divBdr>
            <w:top w:val="none" w:sz="0" w:space="0" w:color="auto"/>
            <w:left w:val="none" w:sz="0" w:space="0" w:color="auto"/>
            <w:bottom w:val="none" w:sz="0" w:space="0" w:color="auto"/>
            <w:right w:val="none" w:sz="0" w:space="0" w:color="auto"/>
          </w:divBdr>
        </w:div>
        <w:div w:id="196309773">
          <w:marLeft w:val="480"/>
          <w:marRight w:val="0"/>
          <w:marTop w:val="0"/>
          <w:marBottom w:val="0"/>
          <w:divBdr>
            <w:top w:val="none" w:sz="0" w:space="0" w:color="auto"/>
            <w:left w:val="none" w:sz="0" w:space="0" w:color="auto"/>
            <w:bottom w:val="none" w:sz="0" w:space="0" w:color="auto"/>
            <w:right w:val="none" w:sz="0" w:space="0" w:color="auto"/>
          </w:divBdr>
        </w:div>
        <w:div w:id="1945841818">
          <w:marLeft w:val="480"/>
          <w:marRight w:val="0"/>
          <w:marTop w:val="0"/>
          <w:marBottom w:val="0"/>
          <w:divBdr>
            <w:top w:val="none" w:sz="0" w:space="0" w:color="auto"/>
            <w:left w:val="none" w:sz="0" w:space="0" w:color="auto"/>
            <w:bottom w:val="none" w:sz="0" w:space="0" w:color="auto"/>
            <w:right w:val="none" w:sz="0" w:space="0" w:color="auto"/>
          </w:divBdr>
        </w:div>
        <w:div w:id="304746354">
          <w:marLeft w:val="480"/>
          <w:marRight w:val="0"/>
          <w:marTop w:val="0"/>
          <w:marBottom w:val="0"/>
          <w:divBdr>
            <w:top w:val="none" w:sz="0" w:space="0" w:color="auto"/>
            <w:left w:val="none" w:sz="0" w:space="0" w:color="auto"/>
            <w:bottom w:val="none" w:sz="0" w:space="0" w:color="auto"/>
            <w:right w:val="none" w:sz="0" w:space="0" w:color="auto"/>
          </w:divBdr>
        </w:div>
        <w:div w:id="180975237">
          <w:marLeft w:val="480"/>
          <w:marRight w:val="0"/>
          <w:marTop w:val="0"/>
          <w:marBottom w:val="0"/>
          <w:divBdr>
            <w:top w:val="none" w:sz="0" w:space="0" w:color="auto"/>
            <w:left w:val="none" w:sz="0" w:space="0" w:color="auto"/>
            <w:bottom w:val="none" w:sz="0" w:space="0" w:color="auto"/>
            <w:right w:val="none" w:sz="0" w:space="0" w:color="auto"/>
          </w:divBdr>
        </w:div>
        <w:div w:id="1902323499">
          <w:marLeft w:val="480"/>
          <w:marRight w:val="0"/>
          <w:marTop w:val="0"/>
          <w:marBottom w:val="0"/>
          <w:divBdr>
            <w:top w:val="none" w:sz="0" w:space="0" w:color="auto"/>
            <w:left w:val="none" w:sz="0" w:space="0" w:color="auto"/>
            <w:bottom w:val="none" w:sz="0" w:space="0" w:color="auto"/>
            <w:right w:val="none" w:sz="0" w:space="0" w:color="auto"/>
          </w:divBdr>
        </w:div>
        <w:div w:id="505246364">
          <w:marLeft w:val="480"/>
          <w:marRight w:val="0"/>
          <w:marTop w:val="0"/>
          <w:marBottom w:val="0"/>
          <w:divBdr>
            <w:top w:val="none" w:sz="0" w:space="0" w:color="auto"/>
            <w:left w:val="none" w:sz="0" w:space="0" w:color="auto"/>
            <w:bottom w:val="none" w:sz="0" w:space="0" w:color="auto"/>
            <w:right w:val="none" w:sz="0" w:space="0" w:color="auto"/>
          </w:divBdr>
        </w:div>
        <w:div w:id="1979649373">
          <w:marLeft w:val="480"/>
          <w:marRight w:val="0"/>
          <w:marTop w:val="0"/>
          <w:marBottom w:val="0"/>
          <w:divBdr>
            <w:top w:val="none" w:sz="0" w:space="0" w:color="auto"/>
            <w:left w:val="none" w:sz="0" w:space="0" w:color="auto"/>
            <w:bottom w:val="none" w:sz="0" w:space="0" w:color="auto"/>
            <w:right w:val="none" w:sz="0" w:space="0" w:color="auto"/>
          </w:divBdr>
        </w:div>
      </w:divsChild>
    </w:div>
    <w:div w:id="1125275594">
      <w:bodyDiv w:val="1"/>
      <w:marLeft w:val="0"/>
      <w:marRight w:val="0"/>
      <w:marTop w:val="0"/>
      <w:marBottom w:val="0"/>
      <w:divBdr>
        <w:top w:val="none" w:sz="0" w:space="0" w:color="auto"/>
        <w:left w:val="none" w:sz="0" w:space="0" w:color="auto"/>
        <w:bottom w:val="none" w:sz="0" w:space="0" w:color="auto"/>
        <w:right w:val="none" w:sz="0" w:space="0" w:color="auto"/>
      </w:divBdr>
      <w:divsChild>
        <w:div w:id="1981295">
          <w:marLeft w:val="480"/>
          <w:marRight w:val="0"/>
          <w:marTop w:val="0"/>
          <w:marBottom w:val="0"/>
          <w:divBdr>
            <w:top w:val="none" w:sz="0" w:space="0" w:color="auto"/>
            <w:left w:val="none" w:sz="0" w:space="0" w:color="auto"/>
            <w:bottom w:val="none" w:sz="0" w:space="0" w:color="auto"/>
            <w:right w:val="none" w:sz="0" w:space="0" w:color="auto"/>
          </w:divBdr>
        </w:div>
        <w:div w:id="117647994">
          <w:marLeft w:val="480"/>
          <w:marRight w:val="0"/>
          <w:marTop w:val="0"/>
          <w:marBottom w:val="0"/>
          <w:divBdr>
            <w:top w:val="none" w:sz="0" w:space="0" w:color="auto"/>
            <w:left w:val="none" w:sz="0" w:space="0" w:color="auto"/>
            <w:bottom w:val="none" w:sz="0" w:space="0" w:color="auto"/>
            <w:right w:val="none" w:sz="0" w:space="0" w:color="auto"/>
          </w:divBdr>
        </w:div>
        <w:div w:id="133301621">
          <w:marLeft w:val="480"/>
          <w:marRight w:val="0"/>
          <w:marTop w:val="0"/>
          <w:marBottom w:val="0"/>
          <w:divBdr>
            <w:top w:val="none" w:sz="0" w:space="0" w:color="auto"/>
            <w:left w:val="none" w:sz="0" w:space="0" w:color="auto"/>
            <w:bottom w:val="none" w:sz="0" w:space="0" w:color="auto"/>
            <w:right w:val="none" w:sz="0" w:space="0" w:color="auto"/>
          </w:divBdr>
        </w:div>
        <w:div w:id="156767936">
          <w:marLeft w:val="480"/>
          <w:marRight w:val="0"/>
          <w:marTop w:val="0"/>
          <w:marBottom w:val="0"/>
          <w:divBdr>
            <w:top w:val="none" w:sz="0" w:space="0" w:color="auto"/>
            <w:left w:val="none" w:sz="0" w:space="0" w:color="auto"/>
            <w:bottom w:val="none" w:sz="0" w:space="0" w:color="auto"/>
            <w:right w:val="none" w:sz="0" w:space="0" w:color="auto"/>
          </w:divBdr>
        </w:div>
        <w:div w:id="160396809">
          <w:marLeft w:val="480"/>
          <w:marRight w:val="0"/>
          <w:marTop w:val="0"/>
          <w:marBottom w:val="0"/>
          <w:divBdr>
            <w:top w:val="none" w:sz="0" w:space="0" w:color="auto"/>
            <w:left w:val="none" w:sz="0" w:space="0" w:color="auto"/>
            <w:bottom w:val="none" w:sz="0" w:space="0" w:color="auto"/>
            <w:right w:val="none" w:sz="0" w:space="0" w:color="auto"/>
          </w:divBdr>
        </w:div>
        <w:div w:id="198250619">
          <w:marLeft w:val="480"/>
          <w:marRight w:val="0"/>
          <w:marTop w:val="0"/>
          <w:marBottom w:val="0"/>
          <w:divBdr>
            <w:top w:val="none" w:sz="0" w:space="0" w:color="auto"/>
            <w:left w:val="none" w:sz="0" w:space="0" w:color="auto"/>
            <w:bottom w:val="none" w:sz="0" w:space="0" w:color="auto"/>
            <w:right w:val="none" w:sz="0" w:space="0" w:color="auto"/>
          </w:divBdr>
        </w:div>
        <w:div w:id="225380482">
          <w:marLeft w:val="480"/>
          <w:marRight w:val="0"/>
          <w:marTop w:val="0"/>
          <w:marBottom w:val="0"/>
          <w:divBdr>
            <w:top w:val="none" w:sz="0" w:space="0" w:color="auto"/>
            <w:left w:val="none" w:sz="0" w:space="0" w:color="auto"/>
            <w:bottom w:val="none" w:sz="0" w:space="0" w:color="auto"/>
            <w:right w:val="none" w:sz="0" w:space="0" w:color="auto"/>
          </w:divBdr>
        </w:div>
        <w:div w:id="229267296">
          <w:marLeft w:val="480"/>
          <w:marRight w:val="0"/>
          <w:marTop w:val="0"/>
          <w:marBottom w:val="0"/>
          <w:divBdr>
            <w:top w:val="none" w:sz="0" w:space="0" w:color="auto"/>
            <w:left w:val="none" w:sz="0" w:space="0" w:color="auto"/>
            <w:bottom w:val="none" w:sz="0" w:space="0" w:color="auto"/>
            <w:right w:val="none" w:sz="0" w:space="0" w:color="auto"/>
          </w:divBdr>
        </w:div>
        <w:div w:id="255598827">
          <w:marLeft w:val="480"/>
          <w:marRight w:val="0"/>
          <w:marTop w:val="0"/>
          <w:marBottom w:val="0"/>
          <w:divBdr>
            <w:top w:val="none" w:sz="0" w:space="0" w:color="auto"/>
            <w:left w:val="none" w:sz="0" w:space="0" w:color="auto"/>
            <w:bottom w:val="none" w:sz="0" w:space="0" w:color="auto"/>
            <w:right w:val="none" w:sz="0" w:space="0" w:color="auto"/>
          </w:divBdr>
        </w:div>
        <w:div w:id="259921442">
          <w:marLeft w:val="480"/>
          <w:marRight w:val="0"/>
          <w:marTop w:val="0"/>
          <w:marBottom w:val="0"/>
          <w:divBdr>
            <w:top w:val="none" w:sz="0" w:space="0" w:color="auto"/>
            <w:left w:val="none" w:sz="0" w:space="0" w:color="auto"/>
            <w:bottom w:val="none" w:sz="0" w:space="0" w:color="auto"/>
            <w:right w:val="none" w:sz="0" w:space="0" w:color="auto"/>
          </w:divBdr>
        </w:div>
        <w:div w:id="265887268">
          <w:marLeft w:val="480"/>
          <w:marRight w:val="0"/>
          <w:marTop w:val="0"/>
          <w:marBottom w:val="0"/>
          <w:divBdr>
            <w:top w:val="none" w:sz="0" w:space="0" w:color="auto"/>
            <w:left w:val="none" w:sz="0" w:space="0" w:color="auto"/>
            <w:bottom w:val="none" w:sz="0" w:space="0" w:color="auto"/>
            <w:right w:val="none" w:sz="0" w:space="0" w:color="auto"/>
          </w:divBdr>
        </w:div>
        <w:div w:id="352221665">
          <w:marLeft w:val="480"/>
          <w:marRight w:val="0"/>
          <w:marTop w:val="0"/>
          <w:marBottom w:val="0"/>
          <w:divBdr>
            <w:top w:val="none" w:sz="0" w:space="0" w:color="auto"/>
            <w:left w:val="none" w:sz="0" w:space="0" w:color="auto"/>
            <w:bottom w:val="none" w:sz="0" w:space="0" w:color="auto"/>
            <w:right w:val="none" w:sz="0" w:space="0" w:color="auto"/>
          </w:divBdr>
        </w:div>
        <w:div w:id="381440774">
          <w:marLeft w:val="480"/>
          <w:marRight w:val="0"/>
          <w:marTop w:val="0"/>
          <w:marBottom w:val="0"/>
          <w:divBdr>
            <w:top w:val="none" w:sz="0" w:space="0" w:color="auto"/>
            <w:left w:val="none" w:sz="0" w:space="0" w:color="auto"/>
            <w:bottom w:val="none" w:sz="0" w:space="0" w:color="auto"/>
            <w:right w:val="none" w:sz="0" w:space="0" w:color="auto"/>
          </w:divBdr>
        </w:div>
        <w:div w:id="471824480">
          <w:marLeft w:val="480"/>
          <w:marRight w:val="0"/>
          <w:marTop w:val="0"/>
          <w:marBottom w:val="0"/>
          <w:divBdr>
            <w:top w:val="none" w:sz="0" w:space="0" w:color="auto"/>
            <w:left w:val="none" w:sz="0" w:space="0" w:color="auto"/>
            <w:bottom w:val="none" w:sz="0" w:space="0" w:color="auto"/>
            <w:right w:val="none" w:sz="0" w:space="0" w:color="auto"/>
          </w:divBdr>
        </w:div>
        <w:div w:id="485711215">
          <w:marLeft w:val="480"/>
          <w:marRight w:val="0"/>
          <w:marTop w:val="0"/>
          <w:marBottom w:val="0"/>
          <w:divBdr>
            <w:top w:val="none" w:sz="0" w:space="0" w:color="auto"/>
            <w:left w:val="none" w:sz="0" w:space="0" w:color="auto"/>
            <w:bottom w:val="none" w:sz="0" w:space="0" w:color="auto"/>
            <w:right w:val="none" w:sz="0" w:space="0" w:color="auto"/>
          </w:divBdr>
        </w:div>
        <w:div w:id="504631782">
          <w:marLeft w:val="480"/>
          <w:marRight w:val="0"/>
          <w:marTop w:val="0"/>
          <w:marBottom w:val="0"/>
          <w:divBdr>
            <w:top w:val="none" w:sz="0" w:space="0" w:color="auto"/>
            <w:left w:val="none" w:sz="0" w:space="0" w:color="auto"/>
            <w:bottom w:val="none" w:sz="0" w:space="0" w:color="auto"/>
            <w:right w:val="none" w:sz="0" w:space="0" w:color="auto"/>
          </w:divBdr>
        </w:div>
        <w:div w:id="510998306">
          <w:marLeft w:val="480"/>
          <w:marRight w:val="0"/>
          <w:marTop w:val="0"/>
          <w:marBottom w:val="0"/>
          <w:divBdr>
            <w:top w:val="none" w:sz="0" w:space="0" w:color="auto"/>
            <w:left w:val="none" w:sz="0" w:space="0" w:color="auto"/>
            <w:bottom w:val="none" w:sz="0" w:space="0" w:color="auto"/>
            <w:right w:val="none" w:sz="0" w:space="0" w:color="auto"/>
          </w:divBdr>
        </w:div>
        <w:div w:id="605886312">
          <w:marLeft w:val="480"/>
          <w:marRight w:val="0"/>
          <w:marTop w:val="0"/>
          <w:marBottom w:val="0"/>
          <w:divBdr>
            <w:top w:val="none" w:sz="0" w:space="0" w:color="auto"/>
            <w:left w:val="none" w:sz="0" w:space="0" w:color="auto"/>
            <w:bottom w:val="none" w:sz="0" w:space="0" w:color="auto"/>
            <w:right w:val="none" w:sz="0" w:space="0" w:color="auto"/>
          </w:divBdr>
        </w:div>
        <w:div w:id="621305799">
          <w:marLeft w:val="480"/>
          <w:marRight w:val="0"/>
          <w:marTop w:val="0"/>
          <w:marBottom w:val="0"/>
          <w:divBdr>
            <w:top w:val="none" w:sz="0" w:space="0" w:color="auto"/>
            <w:left w:val="none" w:sz="0" w:space="0" w:color="auto"/>
            <w:bottom w:val="none" w:sz="0" w:space="0" w:color="auto"/>
            <w:right w:val="none" w:sz="0" w:space="0" w:color="auto"/>
          </w:divBdr>
        </w:div>
        <w:div w:id="683475610">
          <w:marLeft w:val="480"/>
          <w:marRight w:val="0"/>
          <w:marTop w:val="0"/>
          <w:marBottom w:val="0"/>
          <w:divBdr>
            <w:top w:val="none" w:sz="0" w:space="0" w:color="auto"/>
            <w:left w:val="none" w:sz="0" w:space="0" w:color="auto"/>
            <w:bottom w:val="none" w:sz="0" w:space="0" w:color="auto"/>
            <w:right w:val="none" w:sz="0" w:space="0" w:color="auto"/>
          </w:divBdr>
        </w:div>
        <w:div w:id="703558168">
          <w:marLeft w:val="480"/>
          <w:marRight w:val="0"/>
          <w:marTop w:val="0"/>
          <w:marBottom w:val="0"/>
          <w:divBdr>
            <w:top w:val="none" w:sz="0" w:space="0" w:color="auto"/>
            <w:left w:val="none" w:sz="0" w:space="0" w:color="auto"/>
            <w:bottom w:val="none" w:sz="0" w:space="0" w:color="auto"/>
            <w:right w:val="none" w:sz="0" w:space="0" w:color="auto"/>
          </w:divBdr>
        </w:div>
        <w:div w:id="704671687">
          <w:marLeft w:val="480"/>
          <w:marRight w:val="0"/>
          <w:marTop w:val="0"/>
          <w:marBottom w:val="0"/>
          <w:divBdr>
            <w:top w:val="none" w:sz="0" w:space="0" w:color="auto"/>
            <w:left w:val="none" w:sz="0" w:space="0" w:color="auto"/>
            <w:bottom w:val="none" w:sz="0" w:space="0" w:color="auto"/>
            <w:right w:val="none" w:sz="0" w:space="0" w:color="auto"/>
          </w:divBdr>
        </w:div>
        <w:div w:id="722487479">
          <w:marLeft w:val="480"/>
          <w:marRight w:val="0"/>
          <w:marTop w:val="0"/>
          <w:marBottom w:val="0"/>
          <w:divBdr>
            <w:top w:val="none" w:sz="0" w:space="0" w:color="auto"/>
            <w:left w:val="none" w:sz="0" w:space="0" w:color="auto"/>
            <w:bottom w:val="none" w:sz="0" w:space="0" w:color="auto"/>
            <w:right w:val="none" w:sz="0" w:space="0" w:color="auto"/>
          </w:divBdr>
        </w:div>
        <w:div w:id="821895262">
          <w:marLeft w:val="480"/>
          <w:marRight w:val="0"/>
          <w:marTop w:val="0"/>
          <w:marBottom w:val="0"/>
          <w:divBdr>
            <w:top w:val="none" w:sz="0" w:space="0" w:color="auto"/>
            <w:left w:val="none" w:sz="0" w:space="0" w:color="auto"/>
            <w:bottom w:val="none" w:sz="0" w:space="0" w:color="auto"/>
            <w:right w:val="none" w:sz="0" w:space="0" w:color="auto"/>
          </w:divBdr>
        </w:div>
        <w:div w:id="828055043">
          <w:marLeft w:val="480"/>
          <w:marRight w:val="0"/>
          <w:marTop w:val="0"/>
          <w:marBottom w:val="0"/>
          <w:divBdr>
            <w:top w:val="none" w:sz="0" w:space="0" w:color="auto"/>
            <w:left w:val="none" w:sz="0" w:space="0" w:color="auto"/>
            <w:bottom w:val="none" w:sz="0" w:space="0" w:color="auto"/>
            <w:right w:val="none" w:sz="0" w:space="0" w:color="auto"/>
          </w:divBdr>
        </w:div>
        <w:div w:id="830872146">
          <w:marLeft w:val="480"/>
          <w:marRight w:val="0"/>
          <w:marTop w:val="0"/>
          <w:marBottom w:val="0"/>
          <w:divBdr>
            <w:top w:val="none" w:sz="0" w:space="0" w:color="auto"/>
            <w:left w:val="none" w:sz="0" w:space="0" w:color="auto"/>
            <w:bottom w:val="none" w:sz="0" w:space="0" w:color="auto"/>
            <w:right w:val="none" w:sz="0" w:space="0" w:color="auto"/>
          </w:divBdr>
        </w:div>
        <w:div w:id="894781617">
          <w:marLeft w:val="480"/>
          <w:marRight w:val="0"/>
          <w:marTop w:val="0"/>
          <w:marBottom w:val="0"/>
          <w:divBdr>
            <w:top w:val="none" w:sz="0" w:space="0" w:color="auto"/>
            <w:left w:val="none" w:sz="0" w:space="0" w:color="auto"/>
            <w:bottom w:val="none" w:sz="0" w:space="0" w:color="auto"/>
            <w:right w:val="none" w:sz="0" w:space="0" w:color="auto"/>
          </w:divBdr>
        </w:div>
        <w:div w:id="918565894">
          <w:marLeft w:val="480"/>
          <w:marRight w:val="0"/>
          <w:marTop w:val="0"/>
          <w:marBottom w:val="0"/>
          <w:divBdr>
            <w:top w:val="none" w:sz="0" w:space="0" w:color="auto"/>
            <w:left w:val="none" w:sz="0" w:space="0" w:color="auto"/>
            <w:bottom w:val="none" w:sz="0" w:space="0" w:color="auto"/>
            <w:right w:val="none" w:sz="0" w:space="0" w:color="auto"/>
          </w:divBdr>
        </w:div>
        <w:div w:id="966085232">
          <w:marLeft w:val="480"/>
          <w:marRight w:val="0"/>
          <w:marTop w:val="0"/>
          <w:marBottom w:val="0"/>
          <w:divBdr>
            <w:top w:val="none" w:sz="0" w:space="0" w:color="auto"/>
            <w:left w:val="none" w:sz="0" w:space="0" w:color="auto"/>
            <w:bottom w:val="none" w:sz="0" w:space="0" w:color="auto"/>
            <w:right w:val="none" w:sz="0" w:space="0" w:color="auto"/>
          </w:divBdr>
        </w:div>
        <w:div w:id="970135090">
          <w:marLeft w:val="480"/>
          <w:marRight w:val="0"/>
          <w:marTop w:val="0"/>
          <w:marBottom w:val="0"/>
          <w:divBdr>
            <w:top w:val="none" w:sz="0" w:space="0" w:color="auto"/>
            <w:left w:val="none" w:sz="0" w:space="0" w:color="auto"/>
            <w:bottom w:val="none" w:sz="0" w:space="0" w:color="auto"/>
            <w:right w:val="none" w:sz="0" w:space="0" w:color="auto"/>
          </w:divBdr>
        </w:div>
        <w:div w:id="1071271664">
          <w:marLeft w:val="480"/>
          <w:marRight w:val="0"/>
          <w:marTop w:val="0"/>
          <w:marBottom w:val="0"/>
          <w:divBdr>
            <w:top w:val="none" w:sz="0" w:space="0" w:color="auto"/>
            <w:left w:val="none" w:sz="0" w:space="0" w:color="auto"/>
            <w:bottom w:val="none" w:sz="0" w:space="0" w:color="auto"/>
            <w:right w:val="none" w:sz="0" w:space="0" w:color="auto"/>
          </w:divBdr>
        </w:div>
        <w:div w:id="1102997046">
          <w:marLeft w:val="480"/>
          <w:marRight w:val="0"/>
          <w:marTop w:val="0"/>
          <w:marBottom w:val="0"/>
          <w:divBdr>
            <w:top w:val="none" w:sz="0" w:space="0" w:color="auto"/>
            <w:left w:val="none" w:sz="0" w:space="0" w:color="auto"/>
            <w:bottom w:val="none" w:sz="0" w:space="0" w:color="auto"/>
            <w:right w:val="none" w:sz="0" w:space="0" w:color="auto"/>
          </w:divBdr>
        </w:div>
        <w:div w:id="1122305102">
          <w:marLeft w:val="480"/>
          <w:marRight w:val="0"/>
          <w:marTop w:val="0"/>
          <w:marBottom w:val="0"/>
          <w:divBdr>
            <w:top w:val="none" w:sz="0" w:space="0" w:color="auto"/>
            <w:left w:val="none" w:sz="0" w:space="0" w:color="auto"/>
            <w:bottom w:val="none" w:sz="0" w:space="0" w:color="auto"/>
            <w:right w:val="none" w:sz="0" w:space="0" w:color="auto"/>
          </w:divBdr>
        </w:div>
        <w:div w:id="1129200360">
          <w:marLeft w:val="480"/>
          <w:marRight w:val="0"/>
          <w:marTop w:val="0"/>
          <w:marBottom w:val="0"/>
          <w:divBdr>
            <w:top w:val="none" w:sz="0" w:space="0" w:color="auto"/>
            <w:left w:val="none" w:sz="0" w:space="0" w:color="auto"/>
            <w:bottom w:val="none" w:sz="0" w:space="0" w:color="auto"/>
            <w:right w:val="none" w:sz="0" w:space="0" w:color="auto"/>
          </w:divBdr>
        </w:div>
        <w:div w:id="1142193683">
          <w:marLeft w:val="480"/>
          <w:marRight w:val="0"/>
          <w:marTop w:val="0"/>
          <w:marBottom w:val="0"/>
          <w:divBdr>
            <w:top w:val="none" w:sz="0" w:space="0" w:color="auto"/>
            <w:left w:val="none" w:sz="0" w:space="0" w:color="auto"/>
            <w:bottom w:val="none" w:sz="0" w:space="0" w:color="auto"/>
            <w:right w:val="none" w:sz="0" w:space="0" w:color="auto"/>
          </w:divBdr>
        </w:div>
        <w:div w:id="1305429935">
          <w:marLeft w:val="480"/>
          <w:marRight w:val="0"/>
          <w:marTop w:val="0"/>
          <w:marBottom w:val="0"/>
          <w:divBdr>
            <w:top w:val="none" w:sz="0" w:space="0" w:color="auto"/>
            <w:left w:val="none" w:sz="0" w:space="0" w:color="auto"/>
            <w:bottom w:val="none" w:sz="0" w:space="0" w:color="auto"/>
            <w:right w:val="none" w:sz="0" w:space="0" w:color="auto"/>
          </w:divBdr>
        </w:div>
        <w:div w:id="1348405369">
          <w:marLeft w:val="480"/>
          <w:marRight w:val="0"/>
          <w:marTop w:val="0"/>
          <w:marBottom w:val="0"/>
          <w:divBdr>
            <w:top w:val="none" w:sz="0" w:space="0" w:color="auto"/>
            <w:left w:val="none" w:sz="0" w:space="0" w:color="auto"/>
            <w:bottom w:val="none" w:sz="0" w:space="0" w:color="auto"/>
            <w:right w:val="none" w:sz="0" w:space="0" w:color="auto"/>
          </w:divBdr>
        </w:div>
        <w:div w:id="1356999722">
          <w:marLeft w:val="480"/>
          <w:marRight w:val="0"/>
          <w:marTop w:val="0"/>
          <w:marBottom w:val="0"/>
          <w:divBdr>
            <w:top w:val="none" w:sz="0" w:space="0" w:color="auto"/>
            <w:left w:val="none" w:sz="0" w:space="0" w:color="auto"/>
            <w:bottom w:val="none" w:sz="0" w:space="0" w:color="auto"/>
            <w:right w:val="none" w:sz="0" w:space="0" w:color="auto"/>
          </w:divBdr>
        </w:div>
        <w:div w:id="1408651542">
          <w:marLeft w:val="480"/>
          <w:marRight w:val="0"/>
          <w:marTop w:val="0"/>
          <w:marBottom w:val="0"/>
          <w:divBdr>
            <w:top w:val="none" w:sz="0" w:space="0" w:color="auto"/>
            <w:left w:val="none" w:sz="0" w:space="0" w:color="auto"/>
            <w:bottom w:val="none" w:sz="0" w:space="0" w:color="auto"/>
            <w:right w:val="none" w:sz="0" w:space="0" w:color="auto"/>
          </w:divBdr>
        </w:div>
        <w:div w:id="1433893654">
          <w:marLeft w:val="480"/>
          <w:marRight w:val="0"/>
          <w:marTop w:val="0"/>
          <w:marBottom w:val="0"/>
          <w:divBdr>
            <w:top w:val="none" w:sz="0" w:space="0" w:color="auto"/>
            <w:left w:val="none" w:sz="0" w:space="0" w:color="auto"/>
            <w:bottom w:val="none" w:sz="0" w:space="0" w:color="auto"/>
            <w:right w:val="none" w:sz="0" w:space="0" w:color="auto"/>
          </w:divBdr>
        </w:div>
        <w:div w:id="1439913295">
          <w:marLeft w:val="480"/>
          <w:marRight w:val="0"/>
          <w:marTop w:val="0"/>
          <w:marBottom w:val="0"/>
          <w:divBdr>
            <w:top w:val="none" w:sz="0" w:space="0" w:color="auto"/>
            <w:left w:val="none" w:sz="0" w:space="0" w:color="auto"/>
            <w:bottom w:val="none" w:sz="0" w:space="0" w:color="auto"/>
            <w:right w:val="none" w:sz="0" w:space="0" w:color="auto"/>
          </w:divBdr>
        </w:div>
        <w:div w:id="1457482656">
          <w:marLeft w:val="480"/>
          <w:marRight w:val="0"/>
          <w:marTop w:val="0"/>
          <w:marBottom w:val="0"/>
          <w:divBdr>
            <w:top w:val="none" w:sz="0" w:space="0" w:color="auto"/>
            <w:left w:val="none" w:sz="0" w:space="0" w:color="auto"/>
            <w:bottom w:val="none" w:sz="0" w:space="0" w:color="auto"/>
            <w:right w:val="none" w:sz="0" w:space="0" w:color="auto"/>
          </w:divBdr>
        </w:div>
        <w:div w:id="1484008871">
          <w:marLeft w:val="480"/>
          <w:marRight w:val="0"/>
          <w:marTop w:val="0"/>
          <w:marBottom w:val="0"/>
          <w:divBdr>
            <w:top w:val="none" w:sz="0" w:space="0" w:color="auto"/>
            <w:left w:val="none" w:sz="0" w:space="0" w:color="auto"/>
            <w:bottom w:val="none" w:sz="0" w:space="0" w:color="auto"/>
            <w:right w:val="none" w:sz="0" w:space="0" w:color="auto"/>
          </w:divBdr>
        </w:div>
        <w:div w:id="1489515430">
          <w:marLeft w:val="480"/>
          <w:marRight w:val="0"/>
          <w:marTop w:val="0"/>
          <w:marBottom w:val="0"/>
          <w:divBdr>
            <w:top w:val="none" w:sz="0" w:space="0" w:color="auto"/>
            <w:left w:val="none" w:sz="0" w:space="0" w:color="auto"/>
            <w:bottom w:val="none" w:sz="0" w:space="0" w:color="auto"/>
            <w:right w:val="none" w:sz="0" w:space="0" w:color="auto"/>
          </w:divBdr>
        </w:div>
        <w:div w:id="1518426212">
          <w:marLeft w:val="480"/>
          <w:marRight w:val="0"/>
          <w:marTop w:val="0"/>
          <w:marBottom w:val="0"/>
          <w:divBdr>
            <w:top w:val="none" w:sz="0" w:space="0" w:color="auto"/>
            <w:left w:val="none" w:sz="0" w:space="0" w:color="auto"/>
            <w:bottom w:val="none" w:sz="0" w:space="0" w:color="auto"/>
            <w:right w:val="none" w:sz="0" w:space="0" w:color="auto"/>
          </w:divBdr>
        </w:div>
        <w:div w:id="1520898773">
          <w:marLeft w:val="480"/>
          <w:marRight w:val="0"/>
          <w:marTop w:val="0"/>
          <w:marBottom w:val="0"/>
          <w:divBdr>
            <w:top w:val="none" w:sz="0" w:space="0" w:color="auto"/>
            <w:left w:val="none" w:sz="0" w:space="0" w:color="auto"/>
            <w:bottom w:val="none" w:sz="0" w:space="0" w:color="auto"/>
            <w:right w:val="none" w:sz="0" w:space="0" w:color="auto"/>
          </w:divBdr>
        </w:div>
        <w:div w:id="1554270731">
          <w:marLeft w:val="480"/>
          <w:marRight w:val="0"/>
          <w:marTop w:val="0"/>
          <w:marBottom w:val="0"/>
          <w:divBdr>
            <w:top w:val="none" w:sz="0" w:space="0" w:color="auto"/>
            <w:left w:val="none" w:sz="0" w:space="0" w:color="auto"/>
            <w:bottom w:val="none" w:sz="0" w:space="0" w:color="auto"/>
            <w:right w:val="none" w:sz="0" w:space="0" w:color="auto"/>
          </w:divBdr>
        </w:div>
        <w:div w:id="1562059815">
          <w:marLeft w:val="480"/>
          <w:marRight w:val="0"/>
          <w:marTop w:val="0"/>
          <w:marBottom w:val="0"/>
          <w:divBdr>
            <w:top w:val="none" w:sz="0" w:space="0" w:color="auto"/>
            <w:left w:val="none" w:sz="0" w:space="0" w:color="auto"/>
            <w:bottom w:val="none" w:sz="0" w:space="0" w:color="auto"/>
            <w:right w:val="none" w:sz="0" w:space="0" w:color="auto"/>
          </w:divBdr>
        </w:div>
        <w:div w:id="1593054089">
          <w:marLeft w:val="480"/>
          <w:marRight w:val="0"/>
          <w:marTop w:val="0"/>
          <w:marBottom w:val="0"/>
          <w:divBdr>
            <w:top w:val="none" w:sz="0" w:space="0" w:color="auto"/>
            <w:left w:val="none" w:sz="0" w:space="0" w:color="auto"/>
            <w:bottom w:val="none" w:sz="0" w:space="0" w:color="auto"/>
            <w:right w:val="none" w:sz="0" w:space="0" w:color="auto"/>
          </w:divBdr>
        </w:div>
        <w:div w:id="1602491396">
          <w:marLeft w:val="480"/>
          <w:marRight w:val="0"/>
          <w:marTop w:val="0"/>
          <w:marBottom w:val="0"/>
          <w:divBdr>
            <w:top w:val="none" w:sz="0" w:space="0" w:color="auto"/>
            <w:left w:val="none" w:sz="0" w:space="0" w:color="auto"/>
            <w:bottom w:val="none" w:sz="0" w:space="0" w:color="auto"/>
            <w:right w:val="none" w:sz="0" w:space="0" w:color="auto"/>
          </w:divBdr>
        </w:div>
        <w:div w:id="1603685688">
          <w:marLeft w:val="480"/>
          <w:marRight w:val="0"/>
          <w:marTop w:val="0"/>
          <w:marBottom w:val="0"/>
          <w:divBdr>
            <w:top w:val="none" w:sz="0" w:space="0" w:color="auto"/>
            <w:left w:val="none" w:sz="0" w:space="0" w:color="auto"/>
            <w:bottom w:val="none" w:sz="0" w:space="0" w:color="auto"/>
            <w:right w:val="none" w:sz="0" w:space="0" w:color="auto"/>
          </w:divBdr>
        </w:div>
        <w:div w:id="1632319057">
          <w:marLeft w:val="480"/>
          <w:marRight w:val="0"/>
          <w:marTop w:val="0"/>
          <w:marBottom w:val="0"/>
          <w:divBdr>
            <w:top w:val="none" w:sz="0" w:space="0" w:color="auto"/>
            <w:left w:val="none" w:sz="0" w:space="0" w:color="auto"/>
            <w:bottom w:val="none" w:sz="0" w:space="0" w:color="auto"/>
            <w:right w:val="none" w:sz="0" w:space="0" w:color="auto"/>
          </w:divBdr>
        </w:div>
        <w:div w:id="1649282526">
          <w:marLeft w:val="480"/>
          <w:marRight w:val="0"/>
          <w:marTop w:val="0"/>
          <w:marBottom w:val="0"/>
          <w:divBdr>
            <w:top w:val="none" w:sz="0" w:space="0" w:color="auto"/>
            <w:left w:val="none" w:sz="0" w:space="0" w:color="auto"/>
            <w:bottom w:val="none" w:sz="0" w:space="0" w:color="auto"/>
            <w:right w:val="none" w:sz="0" w:space="0" w:color="auto"/>
          </w:divBdr>
        </w:div>
        <w:div w:id="1653286948">
          <w:marLeft w:val="480"/>
          <w:marRight w:val="0"/>
          <w:marTop w:val="0"/>
          <w:marBottom w:val="0"/>
          <w:divBdr>
            <w:top w:val="none" w:sz="0" w:space="0" w:color="auto"/>
            <w:left w:val="none" w:sz="0" w:space="0" w:color="auto"/>
            <w:bottom w:val="none" w:sz="0" w:space="0" w:color="auto"/>
            <w:right w:val="none" w:sz="0" w:space="0" w:color="auto"/>
          </w:divBdr>
        </w:div>
        <w:div w:id="1657415339">
          <w:marLeft w:val="480"/>
          <w:marRight w:val="0"/>
          <w:marTop w:val="0"/>
          <w:marBottom w:val="0"/>
          <w:divBdr>
            <w:top w:val="none" w:sz="0" w:space="0" w:color="auto"/>
            <w:left w:val="none" w:sz="0" w:space="0" w:color="auto"/>
            <w:bottom w:val="none" w:sz="0" w:space="0" w:color="auto"/>
            <w:right w:val="none" w:sz="0" w:space="0" w:color="auto"/>
          </w:divBdr>
        </w:div>
        <w:div w:id="1673751324">
          <w:marLeft w:val="480"/>
          <w:marRight w:val="0"/>
          <w:marTop w:val="0"/>
          <w:marBottom w:val="0"/>
          <w:divBdr>
            <w:top w:val="none" w:sz="0" w:space="0" w:color="auto"/>
            <w:left w:val="none" w:sz="0" w:space="0" w:color="auto"/>
            <w:bottom w:val="none" w:sz="0" w:space="0" w:color="auto"/>
            <w:right w:val="none" w:sz="0" w:space="0" w:color="auto"/>
          </w:divBdr>
        </w:div>
        <w:div w:id="1807821057">
          <w:marLeft w:val="480"/>
          <w:marRight w:val="0"/>
          <w:marTop w:val="0"/>
          <w:marBottom w:val="0"/>
          <w:divBdr>
            <w:top w:val="none" w:sz="0" w:space="0" w:color="auto"/>
            <w:left w:val="none" w:sz="0" w:space="0" w:color="auto"/>
            <w:bottom w:val="none" w:sz="0" w:space="0" w:color="auto"/>
            <w:right w:val="none" w:sz="0" w:space="0" w:color="auto"/>
          </w:divBdr>
        </w:div>
        <w:div w:id="1914122929">
          <w:marLeft w:val="480"/>
          <w:marRight w:val="0"/>
          <w:marTop w:val="0"/>
          <w:marBottom w:val="0"/>
          <w:divBdr>
            <w:top w:val="none" w:sz="0" w:space="0" w:color="auto"/>
            <w:left w:val="none" w:sz="0" w:space="0" w:color="auto"/>
            <w:bottom w:val="none" w:sz="0" w:space="0" w:color="auto"/>
            <w:right w:val="none" w:sz="0" w:space="0" w:color="auto"/>
          </w:divBdr>
        </w:div>
        <w:div w:id="1915123026">
          <w:marLeft w:val="480"/>
          <w:marRight w:val="0"/>
          <w:marTop w:val="0"/>
          <w:marBottom w:val="0"/>
          <w:divBdr>
            <w:top w:val="none" w:sz="0" w:space="0" w:color="auto"/>
            <w:left w:val="none" w:sz="0" w:space="0" w:color="auto"/>
            <w:bottom w:val="none" w:sz="0" w:space="0" w:color="auto"/>
            <w:right w:val="none" w:sz="0" w:space="0" w:color="auto"/>
          </w:divBdr>
        </w:div>
        <w:div w:id="2025352200">
          <w:marLeft w:val="480"/>
          <w:marRight w:val="0"/>
          <w:marTop w:val="0"/>
          <w:marBottom w:val="0"/>
          <w:divBdr>
            <w:top w:val="none" w:sz="0" w:space="0" w:color="auto"/>
            <w:left w:val="none" w:sz="0" w:space="0" w:color="auto"/>
            <w:bottom w:val="none" w:sz="0" w:space="0" w:color="auto"/>
            <w:right w:val="none" w:sz="0" w:space="0" w:color="auto"/>
          </w:divBdr>
        </w:div>
        <w:div w:id="2059889871">
          <w:marLeft w:val="480"/>
          <w:marRight w:val="0"/>
          <w:marTop w:val="0"/>
          <w:marBottom w:val="0"/>
          <w:divBdr>
            <w:top w:val="none" w:sz="0" w:space="0" w:color="auto"/>
            <w:left w:val="none" w:sz="0" w:space="0" w:color="auto"/>
            <w:bottom w:val="none" w:sz="0" w:space="0" w:color="auto"/>
            <w:right w:val="none" w:sz="0" w:space="0" w:color="auto"/>
          </w:divBdr>
        </w:div>
        <w:div w:id="2105033103">
          <w:marLeft w:val="480"/>
          <w:marRight w:val="0"/>
          <w:marTop w:val="0"/>
          <w:marBottom w:val="0"/>
          <w:divBdr>
            <w:top w:val="none" w:sz="0" w:space="0" w:color="auto"/>
            <w:left w:val="none" w:sz="0" w:space="0" w:color="auto"/>
            <w:bottom w:val="none" w:sz="0" w:space="0" w:color="auto"/>
            <w:right w:val="none" w:sz="0" w:space="0" w:color="auto"/>
          </w:divBdr>
        </w:div>
        <w:div w:id="2116317622">
          <w:marLeft w:val="480"/>
          <w:marRight w:val="0"/>
          <w:marTop w:val="0"/>
          <w:marBottom w:val="0"/>
          <w:divBdr>
            <w:top w:val="none" w:sz="0" w:space="0" w:color="auto"/>
            <w:left w:val="none" w:sz="0" w:space="0" w:color="auto"/>
            <w:bottom w:val="none" w:sz="0" w:space="0" w:color="auto"/>
            <w:right w:val="none" w:sz="0" w:space="0" w:color="auto"/>
          </w:divBdr>
        </w:div>
      </w:divsChild>
    </w:div>
    <w:div w:id="1126390040">
      <w:bodyDiv w:val="1"/>
      <w:marLeft w:val="0"/>
      <w:marRight w:val="0"/>
      <w:marTop w:val="0"/>
      <w:marBottom w:val="0"/>
      <w:divBdr>
        <w:top w:val="none" w:sz="0" w:space="0" w:color="auto"/>
        <w:left w:val="none" w:sz="0" w:space="0" w:color="auto"/>
        <w:bottom w:val="none" w:sz="0" w:space="0" w:color="auto"/>
        <w:right w:val="none" w:sz="0" w:space="0" w:color="auto"/>
      </w:divBdr>
      <w:divsChild>
        <w:div w:id="3436092">
          <w:marLeft w:val="480"/>
          <w:marRight w:val="0"/>
          <w:marTop w:val="0"/>
          <w:marBottom w:val="0"/>
          <w:divBdr>
            <w:top w:val="none" w:sz="0" w:space="0" w:color="auto"/>
            <w:left w:val="none" w:sz="0" w:space="0" w:color="auto"/>
            <w:bottom w:val="none" w:sz="0" w:space="0" w:color="auto"/>
            <w:right w:val="none" w:sz="0" w:space="0" w:color="auto"/>
          </w:divBdr>
        </w:div>
        <w:div w:id="38674347">
          <w:marLeft w:val="480"/>
          <w:marRight w:val="0"/>
          <w:marTop w:val="0"/>
          <w:marBottom w:val="0"/>
          <w:divBdr>
            <w:top w:val="none" w:sz="0" w:space="0" w:color="auto"/>
            <w:left w:val="none" w:sz="0" w:space="0" w:color="auto"/>
            <w:bottom w:val="none" w:sz="0" w:space="0" w:color="auto"/>
            <w:right w:val="none" w:sz="0" w:space="0" w:color="auto"/>
          </w:divBdr>
        </w:div>
        <w:div w:id="70272574">
          <w:marLeft w:val="480"/>
          <w:marRight w:val="0"/>
          <w:marTop w:val="0"/>
          <w:marBottom w:val="0"/>
          <w:divBdr>
            <w:top w:val="none" w:sz="0" w:space="0" w:color="auto"/>
            <w:left w:val="none" w:sz="0" w:space="0" w:color="auto"/>
            <w:bottom w:val="none" w:sz="0" w:space="0" w:color="auto"/>
            <w:right w:val="none" w:sz="0" w:space="0" w:color="auto"/>
          </w:divBdr>
        </w:div>
        <w:div w:id="130948234">
          <w:marLeft w:val="480"/>
          <w:marRight w:val="0"/>
          <w:marTop w:val="0"/>
          <w:marBottom w:val="0"/>
          <w:divBdr>
            <w:top w:val="none" w:sz="0" w:space="0" w:color="auto"/>
            <w:left w:val="none" w:sz="0" w:space="0" w:color="auto"/>
            <w:bottom w:val="none" w:sz="0" w:space="0" w:color="auto"/>
            <w:right w:val="none" w:sz="0" w:space="0" w:color="auto"/>
          </w:divBdr>
        </w:div>
        <w:div w:id="144512665">
          <w:marLeft w:val="480"/>
          <w:marRight w:val="0"/>
          <w:marTop w:val="0"/>
          <w:marBottom w:val="0"/>
          <w:divBdr>
            <w:top w:val="none" w:sz="0" w:space="0" w:color="auto"/>
            <w:left w:val="none" w:sz="0" w:space="0" w:color="auto"/>
            <w:bottom w:val="none" w:sz="0" w:space="0" w:color="auto"/>
            <w:right w:val="none" w:sz="0" w:space="0" w:color="auto"/>
          </w:divBdr>
        </w:div>
        <w:div w:id="187717325">
          <w:marLeft w:val="480"/>
          <w:marRight w:val="0"/>
          <w:marTop w:val="0"/>
          <w:marBottom w:val="0"/>
          <w:divBdr>
            <w:top w:val="none" w:sz="0" w:space="0" w:color="auto"/>
            <w:left w:val="none" w:sz="0" w:space="0" w:color="auto"/>
            <w:bottom w:val="none" w:sz="0" w:space="0" w:color="auto"/>
            <w:right w:val="none" w:sz="0" w:space="0" w:color="auto"/>
          </w:divBdr>
        </w:div>
        <w:div w:id="189808156">
          <w:marLeft w:val="480"/>
          <w:marRight w:val="0"/>
          <w:marTop w:val="0"/>
          <w:marBottom w:val="0"/>
          <w:divBdr>
            <w:top w:val="none" w:sz="0" w:space="0" w:color="auto"/>
            <w:left w:val="none" w:sz="0" w:space="0" w:color="auto"/>
            <w:bottom w:val="none" w:sz="0" w:space="0" w:color="auto"/>
            <w:right w:val="none" w:sz="0" w:space="0" w:color="auto"/>
          </w:divBdr>
        </w:div>
        <w:div w:id="216287023">
          <w:marLeft w:val="480"/>
          <w:marRight w:val="0"/>
          <w:marTop w:val="0"/>
          <w:marBottom w:val="0"/>
          <w:divBdr>
            <w:top w:val="none" w:sz="0" w:space="0" w:color="auto"/>
            <w:left w:val="none" w:sz="0" w:space="0" w:color="auto"/>
            <w:bottom w:val="none" w:sz="0" w:space="0" w:color="auto"/>
            <w:right w:val="none" w:sz="0" w:space="0" w:color="auto"/>
          </w:divBdr>
        </w:div>
        <w:div w:id="255481435">
          <w:marLeft w:val="480"/>
          <w:marRight w:val="0"/>
          <w:marTop w:val="0"/>
          <w:marBottom w:val="0"/>
          <w:divBdr>
            <w:top w:val="none" w:sz="0" w:space="0" w:color="auto"/>
            <w:left w:val="none" w:sz="0" w:space="0" w:color="auto"/>
            <w:bottom w:val="none" w:sz="0" w:space="0" w:color="auto"/>
            <w:right w:val="none" w:sz="0" w:space="0" w:color="auto"/>
          </w:divBdr>
        </w:div>
        <w:div w:id="285433405">
          <w:marLeft w:val="480"/>
          <w:marRight w:val="0"/>
          <w:marTop w:val="0"/>
          <w:marBottom w:val="0"/>
          <w:divBdr>
            <w:top w:val="none" w:sz="0" w:space="0" w:color="auto"/>
            <w:left w:val="none" w:sz="0" w:space="0" w:color="auto"/>
            <w:bottom w:val="none" w:sz="0" w:space="0" w:color="auto"/>
            <w:right w:val="none" w:sz="0" w:space="0" w:color="auto"/>
          </w:divBdr>
        </w:div>
        <w:div w:id="297882517">
          <w:marLeft w:val="480"/>
          <w:marRight w:val="0"/>
          <w:marTop w:val="0"/>
          <w:marBottom w:val="0"/>
          <w:divBdr>
            <w:top w:val="none" w:sz="0" w:space="0" w:color="auto"/>
            <w:left w:val="none" w:sz="0" w:space="0" w:color="auto"/>
            <w:bottom w:val="none" w:sz="0" w:space="0" w:color="auto"/>
            <w:right w:val="none" w:sz="0" w:space="0" w:color="auto"/>
          </w:divBdr>
        </w:div>
        <w:div w:id="359673484">
          <w:marLeft w:val="480"/>
          <w:marRight w:val="0"/>
          <w:marTop w:val="0"/>
          <w:marBottom w:val="0"/>
          <w:divBdr>
            <w:top w:val="none" w:sz="0" w:space="0" w:color="auto"/>
            <w:left w:val="none" w:sz="0" w:space="0" w:color="auto"/>
            <w:bottom w:val="none" w:sz="0" w:space="0" w:color="auto"/>
            <w:right w:val="none" w:sz="0" w:space="0" w:color="auto"/>
          </w:divBdr>
        </w:div>
        <w:div w:id="428241485">
          <w:marLeft w:val="480"/>
          <w:marRight w:val="0"/>
          <w:marTop w:val="0"/>
          <w:marBottom w:val="0"/>
          <w:divBdr>
            <w:top w:val="none" w:sz="0" w:space="0" w:color="auto"/>
            <w:left w:val="none" w:sz="0" w:space="0" w:color="auto"/>
            <w:bottom w:val="none" w:sz="0" w:space="0" w:color="auto"/>
            <w:right w:val="none" w:sz="0" w:space="0" w:color="auto"/>
          </w:divBdr>
        </w:div>
        <w:div w:id="474025812">
          <w:marLeft w:val="480"/>
          <w:marRight w:val="0"/>
          <w:marTop w:val="0"/>
          <w:marBottom w:val="0"/>
          <w:divBdr>
            <w:top w:val="none" w:sz="0" w:space="0" w:color="auto"/>
            <w:left w:val="none" w:sz="0" w:space="0" w:color="auto"/>
            <w:bottom w:val="none" w:sz="0" w:space="0" w:color="auto"/>
            <w:right w:val="none" w:sz="0" w:space="0" w:color="auto"/>
          </w:divBdr>
        </w:div>
        <w:div w:id="478110645">
          <w:marLeft w:val="480"/>
          <w:marRight w:val="0"/>
          <w:marTop w:val="0"/>
          <w:marBottom w:val="0"/>
          <w:divBdr>
            <w:top w:val="none" w:sz="0" w:space="0" w:color="auto"/>
            <w:left w:val="none" w:sz="0" w:space="0" w:color="auto"/>
            <w:bottom w:val="none" w:sz="0" w:space="0" w:color="auto"/>
            <w:right w:val="none" w:sz="0" w:space="0" w:color="auto"/>
          </w:divBdr>
        </w:div>
        <w:div w:id="517081664">
          <w:marLeft w:val="480"/>
          <w:marRight w:val="0"/>
          <w:marTop w:val="0"/>
          <w:marBottom w:val="0"/>
          <w:divBdr>
            <w:top w:val="none" w:sz="0" w:space="0" w:color="auto"/>
            <w:left w:val="none" w:sz="0" w:space="0" w:color="auto"/>
            <w:bottom w:val="none" w:sz="0" w:space="0" w:color="auto"/>
            <w:right w:val="none" w:sz="0" w:space="0" w:color="auto"/>
          </w:divBdr>
        </w:div>
        <w:div w:id="539368151">
          <w:marLeft w:val="480"/>
          <w:marRight w:val="0"/>
          <w:marTop w:val="0"/>
          <w:marBottom w:val="0"/>
          <w:divBdr>
            <w:top w:val="none" w:sz="0" w:space="0" w:color="auto"/>
            <w:left w:val="none" w:sz="0" w:space="0" w:color="auto"/>
            <w:bottom w:val="none" w:sz="0" w:space="0" w:color="auto"/>
            <w:right w:val="none" w:sz="0" w:space="0" w:color="auto"/>
          </w:divBdr>
        </w:div>
        <w:div w:id="554581904">
          <w:marLeft w:val="480"/>
          <w:marRight w:val="0"/>
          <w:marTop w:val="0"/>
          <w:marBottom w:val="0"/>
          <w:divBdr>
            <w:top w:val="none" w:sz="0" w:space="0" w:color="auto"/>
            <w:left w:val="none" w:sz="0" w:space="0" w:color="auto"/>
            <w:bottom w:val="none" w:sz="0" w:space="0" w:color="auto"/>
            <w:right w:val="none" w:sz="0" w:space="0" w:color="auto"/>
          </w:divBdr>
        </w:div>
        <w:div w:id="566958881">
          <w:marLeft w:val="480"/>
          <w:marRight w:val="0"/>
          <w:marTop w:val="0"/>
          <w:marBottom w:val="0"/>
          <w:divBdr>
            <w:top w:val="none" w:sz="0" w:space="0" w:color="auto"/>
            <w:left w:val="none" w:sz="0" w:space="0" w:color="auto"/>
            <w:bottom w:val="none" w:sz="0" w:space="0" w:color="auto"/>
            <w:right w:val="none" w:sz="0" w:space="0" w:color="auto"/>
          </w:divBdr>
        </w:div>
        <w:div w:id="576787706">
          <w:marLeft w:val="480"/>
          <w:marRight w:val="0"/>
          <w:marTop w:val="0"/>
          <w:marBottom w:val="0"/>
          <w:divBdr>
            <w:top w:val="none" w:sz="0" w:space="0" w:color="auto"/>
            <w:left w:val="none" w:sz="0" w:space="0" w:color="auto"/>
            <w:bottom w:val="none" w:sz="0" w:space="0" w:color="auto"/>
            <w:right w:val="none" w:sz="0" w:space="0" w:color="auto"/>
          </w:divBdr>
        </w:div>
        <w:div w:id="590627817">
          <w:marLeft w:val="480"/>
          <w:marRight w:val="0"/>
          <w:marTop w:val="0"/>
          <w:marBottom w:val="0"/>
          <w:divBdr>
            <w:top w:val="none" w:sz="0" w:space="0" w:color="auto"/>
            <w:left w:val="none" w:sz="0" w:space="0" w:color="auto"/>
            <w:bottom w:val="none" w:sz="0" w:space="0" w:color="auto"/>
            <w:right w:val="none" w:sz="0" w:space="0" w:color="auto"/>
          </w:divBdr>
        </w:div>
        <w:div w:id="595401170">
          <w:marLeft w:val="480"/>
          <w:marRight w:val="0"/>
          <w:marTop w:val="0"/>
          <w:marBottom w:val="0"/>
          <w:divBdr>
            <w:top w:val="none" w:sz="0" w:space="0" w:color="auto"/>
            <w:left w:val="none" w:sz="0" w:space="0" w:color="auto"/>
            <w:bottom w:val="none" w:sz="0" w:space="0" w:color="auto"/>
            <w:right w:val="none" w:sz="0" w:space="0" w:color="auto"/>
          </w:divBdr>
        </w:div>
        <w:div w:id="634409199">
          <w:marLeft w:val="480"/>
          <w:marRight w:val="0"/>
          <w:marTop w:val="0"/>
          <w:marBottom w:val="0"/>
          <w:divBdr>
            <w:top w:val="none" w:sz="0" w:space="0" w:color="auto"/>
            <w:left w:val="none" w:sz="0" w:space="0" w:color="auto"/>
            <w:bottom w:val="none" w:sz="0" w:space="0" w:color="auto"/>
            <w:right w:val="none" w:sz="0" w:space="0" w:color="auto"/>
          </w:divBdr>
        </w:div>
        <w:div w:id="672028023">
          <w:marLeft w:val="480"/>
          <w:marRight w:val="0"/>
          <w:marTop w:val="0"/>
          <w:marBottom w:val="0"/>
          <w:divBdr>
            <w:top w:val="none" w:sz="0" w:space="0" w:color="auto"/>
            <w:left w:val="none" w:sz="0" w:space="0" w:color="auto"/>
            <w:bottom w:val="none" w:sz="0" w:space="0" w:color="auto"/>
            <w:right w:val="none" w:sz="0" w:space="0" w:color="auto"/>
          </w:divBdr>
        </w:div>
        <w:div w:id="672143410">
          <w:marLeft w:val="480"/>
          <w:marRight w:val="0"/>
          <w:marTop w:val="0"/>
          <w:marBottom w:val="0"/>
          <w:divBdr>
            <w:top w:val="none" w:sz="0" w:space="0" w:color="auto"/>
            <w:left w:val="none" w:sz="0" w:space="0" w:color="auto"/>
            <w:bottom w:val="none" w:sz="0" w:space="0" w:color="auto"/>
            <w:right w:val="none" w:sz="0" w:space="0" w:color="auto"/>
          </w:divBdr>
        </w:div>
        <w:div w:id="682167700">
          <w:marLeft w:val="480"/>
          <w:marRight w:val="0"/>
          <w:marTop w:val="0"/>
          <w:marBottom w:val="0"/>
          <w:divBdr>
            <w:top w:val="none" w:sz="0" w:space="0" w:color="auto"/>
            <w:left w:val="none" w:sz="0" w:space="0" w:color="auto"/>
            <w:bottom w:val="none" w:sz="0" w:space="0" w:color="auto"/>
            <w:right w:val="none" w:sz="0" w:space="0" w:color="auto"/>
          </w:divBdr>
        </w:div>
        <w:div w:id="709038581">
          <w:marLeft w:val="480"/>
          <w:marRight w:val="0"/>
          <w:marTop w:val="0"/>
          <w:marBottom w:val="0"/>
          <w:divBdr>
            <w:top w:val="none" w:sz="0" w:space="0" w:color="auto"/>
            <w:left w:val="none" w:sz="0" w:space="0" w:color="auto"/>
            <w:bottom w:val="none" w:sz="0" w:space="0" w:color="auto"/>
            <w:right w:val="none" w:sz="0" w:space="0" w:color="auto"/>
          </w:divBdr>
        </w:div>
        <w:div w:id="834495848">
          <w:marLeft w:val="480"/>
          <w:marRight w:val="0"/>
          <w:marTop w:val="0"/>
          <w:marBottom w:val="0"/>
          <w:divBdr>
            <w:top w:val="none" w:sz="0" w:space="0" w:color="auto"/>
            <w:left w:val="none" w:sz="0" w:space="0" w:color="auto"/>
            <w:bottom w:val="none" w:sz="0" w:space="0" w:color="auto"/>
            <w:right w:val="none" w:sz="0" w:space="0" w:color="auto"/>
          </w:divBdr>
        </w:div>
        <w:div w:id="915869636">
          <w:marLeft w:val="480"/>
          <w:marRight w:val="0"/>
          <w:marTop w:val="0"/>
          <w:marBottom w:val="0"/>
          <w:divBdr>
            <w:top w:val="none" w:sz="0" w:space="0" w:color="auto"/>
            <w:left w:val="none" w:sz="0" w:space="0" w:color="auto"/>
            <w:bottom w:val="none" w:sz="0" w:space="0" w:color="auto"/>
            <w:right w:val="none" w:sz="0" w:space="0" w:color="auto"/>
          </w:divBdr>
        </w:div>
        <w:div w:id="987855930">
          <w:marLeft w:val="480"/>
          <w:marRight w:val="0"/>
          <w:marTop w:val="0"/>
          <w:marBottom w:val="0"/>
          <w:divBdr>
            <w:top w:val="none" w:sz="0" w:space="0" w:color="auto"/>
            <w:left w:val="none" w:sz="0" w:space="0" w:color="auto"/>
            <w:bottom w:val="none" w:sz="0" w:space="0" w:color="auto"/>
            <w:right w:val="none" w:sz="0" w:space="0" w:color="auto"/>
          </w:divBdr>
        </w:div>
        <w:div w:id="1057631007">
          <w:marLeft w:val="480"/>
          <w:marRight w:val="0"/>
          <w:marTop w:val="0"/>
          <w:marBottom w:val="0"/>
          <w:divBdr>
            <w:top w:val="none" w:sz="0" w:space="0" w:color="auto"/>
            <w:left w:val="none" w:sz="0" w:space="0" w:color="auto"/>
            <w:bottom w:val="none" w:sz="0" w:space="0" w:color="auto"/>
            <w:right w:val="none" w:sz="0" w:space="0" w:color="auto"/>
          </w:divBdr>
        </w:div>
        <w:div w:id="1061253919">
          <w:marLeft w:val="480"/>
          <w:marRight w:val="0"/>
          <w:marTop w:val="0"/>
          <w:marBottom w:val="0"/>
          <w:divBdr>
            <w:top w:val="none" w:sz="0" w:space="0" w:color="auto"/>
            <w:left w:val="none" w:sz="0" w:space="0" w:color="auto"/>
            <w:bottom w:val="none" w:sz="0" w:space="0" w:color="auto"/>
            <w:right w:val="none" w:sz="0" w:space="0" w:color="auto"/>
          </w:divBdr>
        </w:div>
        <w:div w:id="1078088327">
          <w:marLeft w:val="480"/>
          <w:marRight w:val="0"/>
          <w:marTop w:val="0"/>
          <w:marBottom w:val="0"/>
          <w:divBdr>
            <w:top w:val="none" w:sz="0" w:space="0" w:color="auto"/>
            <w:left w:val="none" w:sz="0" w:space="0" w:color="auto"/>
            <w:bottom w:val="none" w:sz="0" w:space="0" w:color="auto"/>
            <w:right w:val="none" w:sz="0" w:space="0" w:color="auto"/>
          </w:divBdr>
        </w:div>
        <w:div w:id="1155024348">
          <w:marLeft w:val="480"/>
          <w:marRight w:val="0"/>
          <w:marTop w:val="0"/>
          <w:marBottom w:val="0"/>
          <w:divBdr>
            <w:top w:val="none" w:sz="0" w:space="0" w:color="auto"/>
            <w:left w:val="none" w:sz="0" w:space="0" w:color="auto"/>
            <w:bottom w:val="none" w:sz="0" w:space="0" w:color="auto"/>
            <w:right w:val="none" w:sz="0" w:space="0" w:color="auto"/>
          </w:divBdr>
        </w:div>
        <w:div w:id="1163010591">
          <w:marLeft w:val="480"/>
          <w:marRight w:val="0"/>
          <w:marTop w:val="0"/>
          <w:marBottom w:val="0"/>
          <w:divBdr>
            <w:top w:val="none" w:sz="0" w:space="0" w:color="auto"/>
            <w:left w:val="none" w:sz="0" w:space="0" w:color="auto"/>
            <w:bottom w:val="none" w:sz="0" w:space="0" w:color="auto"/>
            <w:right w:val="none" w:sz="0" w:space="0" w:color="auto"/>
          </w:divBdr>
        </w:div>
        <w:div w:id="1178034341">
          <w:marLeft w:val="480"/>
          <w:marRight w:val="0"/>
          <w:marTop w:val="0"/>
          <w:marBottom w:val="0"/>
          <w:divBdr>
            <w:top w:val="none" w:sz="0" w:space="0" w:color="auto"/>
            <w:left w:val="none" w:sz="0" w:space="0" w:color="auto"/>
            <w:bottom w:val="none" w:sz="0" w:space="0" w:color="auto"/>
            <w:right w:val="none" w:sz="0" w:space="0" w:color="auto"/>
          </w:divBdr>
        </w:div>
        <w:div w:id="1190099911">
          <w:marLeft w:val="480"/>
          <w:marRight w:val="0"/>
          <w:marTop w:val="0"/>
          <w:marBottom w:val="0"/>
          <w:divBdr>
            <w:top w:val="none" w:sz="0" w:space="0" w:color="auto"/>
            <w:left w:val="none" w:sz="0" w:space="0" w:color="auto"/>
            <w:bottom w:val="none" w:sz="0" w:space="0" w:color="auto"/>
            <w:right w:val="none" w:sz="0" w:space="0" w:color="auto"/>
          </w:divBdr>
        </w:div>
        <w:div w:id="1223834121">
          <w:marLeft w:val="480"/>
          <w:marRight w:val="0"/>
          <w:marTop w:val="0"/>
          <w:marBottom w:val="0"/>
          <w:divBdr>
            <w:top w:val="none" w:sz="0" w:space="0" w:color="auto"/>
            <w:left w:val="none" w:sz="0" w:space="0" w:color="auto"/>
            <w:bottom w:val="none" w:sz="0" w:space="0" w:color="auto"/>
            <w:right w:val="none" w:sz="0" w:space="0" w:color="auto"/>
          </w:divBdr>
        </w:div>
        <w:div w:id="1238789371">
          <w:marLeft w:val="480"/>
          <w:marRight w:val="0"/>
          <w:marTop w:val="0"/>
          <w:marBottom w:val="0"/>
          <w:divBdr>
            <w:top w:val="none" w:sz="0" w:space="0" w:color="auto"/>
            <w:left w:val="none" w:sz="0" w:space="0" w:color="auto"/>
            <w:bottom w:val="none" w:sz="0" w:space="0" w:color="auto"/>
            <w:right w:val="none" w:sz="0" w:space="0" w:color="auto"/>
          </w:divBdr>
        </w:div>
        <w:div w:id="1286085523">
          <w:marLeft w:val="480"/>
          <w:marRight w:val="0"/>
          <w:marTop w:val="0"/>
          <w:marBottom w:val="0"/>
          <w:divBdr>
            <w:top w:val="none" w:sz="0" w:space="0" w:color="auto"/>
            <w:left w:val="none" w:sz="0" w:space="0" w:color="auto"/>
            <w:bottom w:val="none" w:sz="0" w:space="0" w:color="auto"/>
            <w:right w:val="none" w:sz="0" w:space="0" w:color="auto"/>
          </w:divBdr>
        </w:div>
        <w:div w:id="1343973432">
          <w:marLeft w:val="480"/>
          <w:marRight w:val="0"/>
          <w:marTop w:val="0"/>
          <w:marBottom w:val="0"/>
          <w:divBdr>
            <w:top w:val="none" w:sz="0" w:space="0" w:color="auto"/>
            <w:left w:val="none" w:sz="0" w:space="0" w:color="auto"/>
            <w:bottom w:val="none" w:sz="0" w:space="0" w:color="auto"/>
            <w:right w:val="none" w:sz="0" w:space="0" w:color="auto"/>
          </w:divBdr>
        </w:div>
        <w:div w:id="1355112591">
          <w:marLeft w:val="480"/>
          <w:marRight w:val="0"/>
          <w:marTop w:val="0"/>
          <w:marBottom w:val="0"/>
          <w:divBdr>
            <w:top w:val="none" w:sz="0" w:space="0" w:color="auto"/>
            <w:left w:val="none" w:sz="0" w:space="0" w:color="auto"/>
            <w:bottom w:val="none" w:sz="0" w:space="0" w:color="auto"/>
            <w:right w:val="none" w:sz="0" w:space="0" w:color="auto"/>
          </w:divBdr>
        </w:div>
        <w:div w:id="1402093474">
          <w:marLeft w:val="480"/>
          <w:marRight w:val="0"/>
          <w:marTop w:val="0"/>
          <w:marBottom w:val="0"/>
          <w:divBdr>
            <w:top w:val="none" w:sz="0" w:space="0" w:color="auto"/>
            <w:left w:val="none" w:sz="0" w:space="0" w:color="auto"/>
            <w:bottom w:val="none" w:sz="0" w:space="0" w:color="auto"/>
            <w:right w:val="none" w:sz="0" w:space="0" w:color="auto"/>
          </w:divBdr>
        </w:div>
        <w:div w:id="1457214105">
          <w:marLeft w:val="480"/>
          <w:marRight w:val="0"/>
          <w:marTop w:val="0"/>
          <w:marBottom w:val="0"/>
          <w:divBdr>
            <w:top w:val="none" w:sz="0" w:space="0" w:color="auto"/>
            <w:left w:val="none" w:sz="0" w:space="0" w:color="auto"/>
            <w:bottom w:val="none" w:sz="0" w:space="0" w:color="auto"/>
            <w:right w:val="none" w:sz="0" w:space="0" w:color="auto"/>
          </w:divBdr>
        </w:div>
        <w:div w:id="1475875240">
          <w:marLeft w:val="480"/>
          <w:marRight w:val="0"/>
          <w:marTop w:val="0"/>
          <w:marBottom w:val="0"/>
          <w:divBdr>
            <w:top w:val="none" w:sz="0" w:space="0" w:color="auto"/>
            <w:left w:val="none" w:sz="0" w:space="0" w:color="auto"/>
            <w:bottom w:val="none" w:sz="0" w:space="0" w:color="auto"/>
            <w:right w:val="none" w:sz="0" w:space="0" w:color="auto"/>
          </w:divBdr>
        </w:div>
        <w:div w:id="1494252313">
          <w:marLeft w:val="480"/>
          <w:marRight w:val="0"/>
          <w:marTop w:val="0"/>
          <w:marBottom w:val="0"/>
          <w:divBdr>
            <w:top w:val="none" w:sz="0" w:space="0" w:color="auto"/>
            <w:left w:val="none" w:sz="0" w:space="0" w:color="auto"/>
            <w:bottom w:val="none" w:sz="0" w:space="0" w:color="auto"/>
            <w:right w:val="none" w:sz="0" w:space="0" w:color="auto"/>
          </w:divBdr>
        </w:div>
        <w:div w:id="1511487043">
          <w:marLeft w:val="480"/>
          <w:marRight w:val="0"/>
          <w:marTop w:val="0"/>
          <w:marBottom w:val="0"/>
          <w:divBdr>
            <w:top w:val="none" w:sz="0" w:space="0" w:color="auto"/>
            <w:left w:val="none" w:sz="0" w:space="0" w:color="auto"/>
            <w:bottom w:val="none" w:sz="0" w:space="0" w:color="auto"/>
            <w:right w:val="none" w:sz="0" w:space="0" w:color="auto"/>
          </w:divBdr>
        </w:div>
        <w:div w:id="1568806925">
          <w:marLeft w:val="480"/>
          <w:marRight w:val="0"/>
          <w:marTop w:val="0"/>
          <w:marBottom w:val="0"/>
          <w:divBdr>
            <w:top w:val="none" w:sz="0" w:space="0" w:color="auto"/>
            <w:left w:val="none" w:sz="0" w:space="0" w:color="auto"/>
            <w:bottom w:val="none" w:sz="0" w:space="0" w:color="auto"/>
            <w:right w:val="none" w:sz="0" w:space="0" w:color="auto"/>
          </w:divBdr>
        </w:div>
        <w:div w:id="1588729153">
          <w:marLeft w:val="480"/>
          <w:marRight w:val="0"/>
          <w:marTop w:val="0"/>
          <w:marBottom w:val="0"/>
          <w:divBdr>
            <w:top w:val="none" w:sz="0" w:space="0" w:color="auto"/>
            <w:left w:val="none" w:sz="0" w:space="0" w:color="auto"/>
            <w:bottom w:val="none" w:sz="0" w:space="0" w:color="auto"/>
            <w:right w:val="none" w:sz="0" w:space="0" w:color="auto"/>
          </w:divBdr>
        </w:div>
        <w:div w:id="1621375657">
          <w:marLeft w:val="480"/>
          <w:marRight w:val="0"/>
          <w:marTop w:val="0"/>
          <w:marBottom w:val="0"/>
          <w:divBdr>
            <w:top w:val="none" w:sz="0" w:space="0" w:color="auto"/>
            <w:left w:val="none" w:sz="0" w:space="0" w:color="auto"/>
            <w:bottom w:val="none" w:sz="0" w:space="0" w:color="auto"/>
            <w:right w:val="none" w:sz="0" w:space="0" w:color="auto"/>
          </w:divBdr>
        </w:div>
        <w:div w:id="1626348844">
          <w:marLeft w:val="480"/>
          <w:marRight w:val="0"/>
          <w:marTop w:val="0"/>
          <w:marBottom w:val="0"/>
          <w:divBdr>
            <w:top w:val="none" w:sz="0" w:space="0" w:color="auto"/>
            <w:left w:val="none" w:sz="0" w:space="0" w:color="auto"/>
            <w:bottom w:val="none" w:sz="0" w:space="0" w:color="auto"/>
            <w:right w:val="none" w:sz="0" w:space="0" w:color="auto"/>
          </w:divBdr>
        </w:div>
        <w:div w:id="1646664346">
          <w:marLeft w:val="480"/>
          <w:marRight w:val="0"/>
          <w:marTop w:val="0"/>
          <w:marBottom w:val="0"/>
          <w:divBdr>
            <w:top w:val="none" w:sz="0" w:space="0" w:color="auto"/>
            <w:left w:val="none" w:sz="0" w:space="0" w:color="auto"/>
            <w:bottom w:val="none" w:sz="0" w:space="0" w:color="auto"/>
            <w:right w:val="none" w:sz="0" w:space="0" w:color="auto"/>
          </w:divBdr>
        </w:div>
        <w:div w:id="1675834897">
          <w:marLeft w:val="480"/>
          <w:marRight w:val="0"/>
          <w:marTop w:val="0"/>
          <w:marBottom w:val="0"/>
          <w:divBdr>
            <w:top w:val="none" w:sz="0" w:space="0" w:color="auto"/>
            <w:left w:val="none" w:sz="0" w:space="0" w:color="auto"/>
            <w:bottom w:val="none" w:sz="0" w:space="0" w:color="auto"/>
            <w:right w:val="none" w:sz="0" w:space="0" w:color="auto"/>
          </w:divBdr>
        </w:div>
        <w:div w:id="1719478351">
          <w:marLeft w:val="480"/>
          <w:marRight w:val="0"/>
          <w:marTop w:val="0"/>
          <w:marBottom w:val="0"/>
          <w:divBdr>
            <w:top w:val="none" w:sz="0" w:space="0" w:color="auto"/>
            <w:left w:val="none" w:sz="0" w:space="0" w:color="auto"/>
            <w:bottom w:val="none" w:sz="0" w:space="0" w:color="auto"/>
            <w:right w:val="none" w:sz="0" w:space="0" w:color="auto"/>
          </w:divBdr>
        </w:div>
        <w:div w:id="1729114158">
          <w:marLeft w:val="480"/>
          <w:marRight w:val="0"/>
          <w:marTop w:val="0"/>
          <w:marBottom w:val="0"/>
          <w:divBdr>
            <w:top w:val="none" w:sz="0" w:space="0" w:color="auto"/>
            <w:left w:val="none" w:sz="0" w:space="0" w:color="auto"/>
            <w:bottom w:val="none" w:sz="0" w:space="0" w:color="auto"/>
            <w:right w:val="none" w:sz="0" w:space="0" w:color="auto"/>
          </w:divBdr>
        </w:div>
        <w:div w:id="1786578128">
          <w:marLeft w:val="480"/>
          <w:marRight w:val="0"/>
          <w:marTop w:val="0"/>
          <w:marBottom w:val="0"/>
          <w:divBdr>
            <w:top w:val="none" w:sz="0" w:space="0" w:color="auto"/>
            <w:left w:val="none" w:sz="0" w:space="0" w:color="auto"/>
            <w:bottom w:val="none" w:sz="0" w:space="0" w:color="auto"/>
            <w:right w:val="none" w:sz="0" w:space="0" w:color="auto"/>
          </w:divBdr>
        </w:div>
        <w:div w:id="1811364539">
          <w:marLeft w:val="480"/>
          <w:marRight w:val="0"/>
          <w:marTop w:val="0"/>
          <w:marBottom w:val="0"/>
          <w:divBdr>
            <w:top w:val="none" w:sz="0" w:space="0" w:color="auto"/>
            <w:left w:val="none" w:sz="0" w:space="0" w:color="auto"/>
            <w:bottom w:val="none" w:sz="0" w:space="0" w:color="auto"/>
            <w:right w:val="none" w:sz="0" w:space="0" w:color="auto"/>
          </w:divBdr>
        </w:div>
        <w:div w:id="1955751731">
          <w:marLeft w:val="480"/>
          <w:marRight w:val="0"/>
          <w:marTop w:val="0"/>
          <w:marBottom w:val="0"/>
          <w:divBdr>
            <w:top w:val="none" w:sz="0" w:space="0" w:color="auto"/>
            <w:left w:val="none" w:sz="0" w:space="0" w:color="auto"/>
            <w:bottom w:val="none" w:sz="0" w:space="0" w:color="auto"/>
            <w:right w:val="none" w:sz="0" w:space="0" w:color="auto"/>
          </w:divBdr>
        </w:div>
        <w:div w:id="1959139975">
          <w:marLeft w:val="480"/>
          <w:marRight w:val="0"/>
          <w:marTop w:val="0"/>
          <w:marBottom w:val="0"/>
          <w:divBdr>
            <w:top w:val="none" w:sz="0" w:space="0" w:color="auto"/>
            <w:left w:val="none" w:sz="0" w:space="0" w:color="auto"/>
            <w:bottom w:val="none" w:sz="0" w:space="0" w:color="auto"/>
            <w:right w:val="none" w:sz="0" w:space="0" w:color="auto"/>
          </w:divBdr>
        </w:div>
        <w:div w:id="1985810818">
          <w:marLeft w:val="480"/>
          <w:marRight w:val="0"/>
          <w:marTop w:val="0"/>
          <w:marBottom w:val="0"/>
          <w:divBdr>
            <w:top w:val="none" w:sz="0" w:space="0" w:color="auto"/>
            <w:left w:val="none" w:sz="0" w:space="0" w:color="auto"/>
            <w:bottom w:val="none" w:sz="0" w:space="0" w:color="auto"/>
            <w:right w:val="none" w:sz="0" w:space="0" w:color="auto"/>
          </w:divBdr>
        </w:div>
        <w:div w:id="2032413913">
          <w:marLeft w:val="480"/>
          <w:marRight w:val="0"/>
          <w:marTop w:val="0"/>
          <w:marBottom w:val="0"/>
          <w:divBdr>
            <w:top w:val="none" w:sz="0" w:space="0" w:color="auto"/>
            <w:left w:val="none" w:sz="0" w:space="0" w:color="auto"/>
            <w:bottom w:val="none" w:sz="0" w:space="0" w:color="auto"/>
            <w:right w:val="none" w:sz="0" w:space="0" w:color="auto"/>
          </w:divBdr>
        </w:div>
        <w:div w:id="2056152403">
          <w:marLeft w:val="480"/>
          <w:marRight w:val="0"/>
          <w:marTop w:val="0"/>
          <w:marBottom w:val="0"/>
          <w:divBdr>
            <w:top w:val="none" w:sz="0" w:space="0" w:color="auto"/>
            <w:left w:val="none" w:sz="0" w:space="0" w:color="auto"/>
            <w:bottom w:val="none" w:sz="0" w:space="0" w:color="auto"/>
            <w:right w:val="none" w:sz="0" w:space="0" w:color="auto"/>
          </w:divBdr>
        </w:div>
        <w:div w:id="2111461223">
          <w:marLeft w:val="480"/>
          <w:marRight w:val="0"/>
          <w:marTop w:val="0"/>
          <w:marBottom w:val="0"/>
          <w:divBdr>
            <w:top w:val="none" w:sz="0" w:space="0" w:color="auto"/>
            <w:left w:val="none" w:sz="0" w:space="0" w:color="auto"/>
            <w:bottom w:val="none" w:sz="0" w:space="0" w:color="auto"/>
            <w:right w:val="none" w:sz="0" w:space="0" w:color="auto"/>
          </w:divBdr>
        </w:div>
      </w:divsChild>
    </w:div>
    <w:div w:id="1132404799">
      <w:bodyDiv w:val="1"/>
      <w:marLeft w:val="0"/>
      <w:marRight w:val="0"/>
      <w:marTop w:val="0"/>
      <w:marBottom w:val="0"/>
      <w:divBdr>
        <w:top w:val="none" w:sz="0" w:space="0" w:color="auto"/>
        <w:left w:val="none" w:sz="0" w:space="0" w:color="auto"/>
        <w:bottom w:val="none" w:sz="0" w:space="0" w:color="auto"/>
        <w:right w:val="none" w:sz="0" w:space="0" w:color="auto"/>
      </w:divBdr>
      <w:divsChild>
        <w:div w:id="15010000">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14065279">
          <w:marLeft w:val="480"/>
          <w:marRight w:val="0"/>
          <w:marTop w:val="0"/>
          <w:marBottom w:val="0"/>
          <w:divBdr>
            <w:top w:val="none" w:sz="0" w:space="0" w:color="auto"/>
            <w:left w:val="none" w:sz="0" w:space="0" w:color="auto"/>
            <w:bottom w:val="none" w:sz="0" w:space="0" w:color="auto"/>
            <w:right w:val="none" w:sz="0" w:space="0" w:color="auto"/>
          </w:divBdr>
        </w:div>
        <w:div w:id="128597923">
          <w:marLeft w:val="480"/>
          <w:marRight w:val="0"/>
          <w:marTop w:val="0"/>
          <w:marBottom w:val="0"/>
          <w:divBdr>
            <w:top w:val="none" w:sz="0" w:space="0" w:color="auto"/>
            <w:left w:val="none" w:sz="0" w:space="0" w:color="auto"/>
            <w:bottom w:val="none" w:sz="0" w:space="0" w:color="auto"/>
            <w:right w:val="none" w:sz="0" w:space="0" w:color="auto"/>
          </w:divBdr>
        </w:div>
        <w:div w:id="158348153">
          <w:marLeft w:val="480"/>
          <w:marRight w:val="0"/>
          <w:marTop w:val="0"/>
          <w:marBottom w:val="0"/>
          <w:divBdr>
            <w:top w:val="none" w:sz="0" w:space="0" w:color="auto"/>
            <w:left w:val="none" w:sz="0" w:space="0" w:color="auto"/>
            <w:bottom w:val="none" w:sz="0" w:space="0" w:color="auto"/>
            <w:right w:val="none" w:sz="0" w:space="0" w:color="auto"/>
          </w:divBdr>
        </w:div>
        <w:div w:id="213078552">
          <w:marLeft w:val="480"/>
          <w:marRight w:val="0"/>
          <w:marTop w:val="0"/>
          <w:marBottom w:val="0"/>
          <w:divBdr>
            <w:top w:val="none" w:sz="0" w:space="0" w:color="auto"/>
            <w:left w:val="none" w:sz="0" w:space="0" w:color="auto"/>
            <w:bottom w:val="none" w:sz="0" w:space="0" w:color="auto"/>
            <w:right w:val="none" w:sz="0" w:space="0" w:color="auto"/>
          </w:divBdr>
        </w:div>
        <w:div w:id="215165114">
          <w:marLeft w:val="480"/>
          <w:marRight w:val="0"/>
          <w:marTop w:val="0"/>
          <w:marBottom w:val="0"/>
          <w:divBdr>
            <w:top w:val="none" w:sz="0" w:space="0" w:color="auto"/>
            <w:left w:val="none" w:sz="0" w:space="0" w:color="auto"/>
            <w:bottom w:val="none" w:sz="0" w:space="0" w:color="auto"/>
            <w:right w:val="none" w:sz="0" w:space="0" w:color="auto"/>
          </w:divBdr>
        </w:div>
        <w:div w:id="232012015">
          <w:marLeft w:val="480"/>
          <w:marRight w:val="0"/>
          <w:marTop w:val="0"/>
          <w:marBottom w:val="0"/>
          <w:divBdr>
            <w:top w:val="none" w:sz="0" w:space="0" w:color="auto"/>
            <w:left w:val="none" w:sz="0" w:space="0" w:color="auto"/>
            <w:bottom w:val="none" w:sz="0" w:space="0" w:color="auto"/>
            <w:right w:val="none" w:sz="0" w:space="0" w:color="auto"/>
          </w:divBdr>
        </w:div>
        <w:div w:id="242839031">
          <w:marLeft w:val="480"/>
          <w:marRight w:val="0"/>
          <w:marTop w:val="0"/>
          <w:marBottom w:val="0"/>
          <w:divBdr>
            <w:top w:val="none" w:sz="0" w:space="0" w:color="auto"/>
            <w:left w:val="none" w:sz="0" w:space="0" w:color="auto"/>
            <w:bottom w:val="none" w:sz="0" w:space="0" w:color="auto"/>
            <w:right w:val="none" w:sz="0" w:space="0" w:color="auto"/>
          </w:divBdr>
        </w:div>
        <w:div w:id="274875423">
          <w:marLeft w:val="480"/>
          <w:marRight w:val="0"/>
          <w:marTop w:val="0"/>
          <w:marBottom w:val="0"/>
          <w:divBdr>
            <w:top w:val="none" w:sz="0" w:space="0" w:color="auto"/>
            <w:left w:val="none" w:sz="0" w:space="0" w:color="auto"/>
            <w:bottom w:val="none" w:sz="0" w:space="0" w:color="auto"/>
            <w:right w:val="none" w:sz="0" w:space="0" w:color="auto"/>
          </w:divBdr>
        </w:div>
        <w:div w:id="358552588">
          <w:marLeft w:val="480"/>
          <w:marRight w:val="0"/>
          <w:marTop w:val="0"/>
          <w:marBottom w:val="0"/>
          <w:divBdr>
            <w:top w:val="none" w:sz="0" w:space="0" w:color="auto"/>
            <w:left w:val="none" w:sz="0" w:space="0" w:color="auto"/>
            <w:bottom w:val="none" w:sz="0" w:space="0" w:color="auto"/>
            <w:right w:val="none" w:sz="0" w:space="0" w:color="auto"/>
          </w:divBdr>
        </w:div>
        <w:div w:id="385498394">
          <w:marLeft w:val="480"/>
          <w:marRight w:val="0"/>
          <w:marTop w:val="0"/>
          <w:marBottom w:val="0"/>
          <w:divBdr>
            <w:top w:val="none" w:sz="0" w:space="0" w:color="auto"/>
            <w:left w:val="none" w:sz="0" w:space="0" w:color="auto"/>
            <w:bottom w:val="none" w:sz="0" w:space="0" w:color="auto"/>
            <w:right w:val="none" w:sz="0" w:space="0" w:color="auto"/>
          </w:divBdr>
        </w:div>
        <w:div w:id="412244887">
          <w:marLeft w:val="480"/>
          <w:marRight w:val="0"/>
          <w:marTop w:val="0"/>
          <w:marBottom w:val="0"/>
          <w:divBdr>
            <w:top w:val="none" w:sz="0" w:space="0" w:color="auto"/>
            <w:left w:val="none" w:sz="0" w:space="0" w:color="auto"/>
            <w:bottom w:val="none" w:sz="0" w:space="0" w:color="auto"/>
            <w:right w:val="none" w:sz="0" w:space="0" w:color="auto"/>
          </w:divBdr>
        </w:div>
        <w:div w:id="437529774">
          <w:marLeft w:val="480"/>
          <w:marRight w:val="0"/>
          <w:marTop w:val="0"/>
          <w:marBottom w:val="0"/>
          <w:divBdr>
            <w:top w:val="none" w:sz="0" w:space="0" w:color="auto"/>
            <w:left w:val="none" w:sz="0" w:space="0" w:color="auto"/>
            <w:bottom w:val="none" w:sz="0" w:space="0" w:color="auto"/>
            <w:right w:val="none" w:sz="0" w:space="0" w:color="auto"/>
          </w:divBdr>
        </w:div>
        <w:div w:id="446387392">
          <w:marLeft w:val="480"/>
          <w:marRight w:val="0"/>
          <w:marTop w:val="0"/>
          <w:marBottom w:val="0"/>
          <w:divBdr>
            <w:top w:val="none" w:sz="0" w:space="0" w:color="auto"/>
            <w:left w:val="none" w:sz="0" w:space="0" w:color="auto"/>
            <w:bottom w:val="none" w:sz="0" w:space="0" w:color="auto"/>
            <w:right w:val="none" w:sz="0" w:space="0" w:color="auto"/>
          </w:divBdr>
        </w:div>
        <w:div w:id="460922123">
          <w:marLeft w:val="480"/>
          <w:marRight w:val="0"/>
          <w:marTop w:val="0"/>
          <w:marBottom w:val="0"/>
          <w:divBdr>
            <w:top w:val="none" w:sz="0" w:space="0" w:color="auto"/>
            <w:left w:val="none" w:sz="0" w:space="0" w:color="auto"/>
            <w:bottom w:val="none" w:sz="0" w:space="0" w:color="auto"/>
            <w:right w:val="none" w:sz="0" w:space="0" w:color="auto"/>
          </w:divBdr>
        </w:div>
        <w:div w:id="467402991">
          <w:marLeft w:val="480"/>
          <w:marRight w:val="0"/>
          <w:marTop w:val="0"/>
          <w:marBottom w:val="0"/>
          <w:divBdr>
            <w:top w:val="none" w:sz="0" w:space="0" w:color="auto"/>
            <w:left w:val="none" w:sz="0" w:space="0" w:color="auto"/>
            <w:bottom w:val="none" w:sz="0" w:space="0" w:color="auto"/>
            <w:right w:val="none" w:sz="0" w:space="0" w:color="auto"/>
          </w:divBdr>
        </w:div>
        <w:div w:id="524252916">
          <w:marLeft w:val="480"/>
          <w:marRight w:val="0"/>
          <w:marTop w:val="0"/>
          <w:marBottom w:val="0"/>
          <w:divBdr>
            <w:top w:val="none" w:sz="0" w:space="0" w:color="auto"/>
            <w:left w:val="none" w:sz="0" w:space="0" w:color="auto"/>
            <w:bottom w:val="none" w:sz="0" w:space="0" w:color="auto"/>
            <w:right w:val="none" w:sz="0" w:space="0" w:color="auto"/>
          </w:divBdr>
        </w:div>
        <w:div w:id="691953561">
          <w:marLeft w:val="480"/>
          <w:marRight w:val="0"/>
          <w:marTop w:val="0"/>
          <w:marBottom w:val="0"/>
          <w:divBdr>
            <w:top w:val="none" w:sz="0" w:space="0" w:color="auto"/>
            <w:left w:val="none" w:sz="0" w:space="0" w:color="auto"/>
            <w:bottom w:val="none" w:sz="0" w:space="0" w:color="auto"/>
            <w:right w:val="none" w:sz="0" w:space="0" w:color="auto"/>
          </w:divBdr>
        </w:div>
        <w:div w:id="699625436">
          <w:marLeft w:val="480"/>
          <w:marRight w:val="0"/>
          <w:marTop w:val="0"/>
          <w:marBottom w:val="0"/>
          <w:divBdr>
            <w:top w:val="none" w:sz="0" w:space="0" w:color="auto"/>
            <w:left w:val="none" w:sz="0" w:space="0" w:color="auto"/>
            <w:bottom w:val="none" w:sz="0" w:space="0" w:color="auto"/>
            <w:right w:val="none" w:sz="0" w:space="0" w:color="auto"/>
          </w:divBdr>
        </w:div>
        <w:div w:id="719482141">
          <w:marLeft w:val="480"/>
          <w:marRight w:val="0"/>
          <w:marTop w:val="0"/>
          <w:marBottom w:val="0"/>
          <w:divBdr>
            <w:top w:val="none" w:sz="0" w:space="0" w:color="auto"/>
            <w:left w:val="none" w:sz="0" w:space="0" w:color="auto"/>
            <w:bottom w:val="none" w:sz="0" w:space="0" w:color="auto"/>
            <w:right w:val="none" w:sz="0" w:space="0" w:color="auto"/>
          </w:divBdr>
        </w:div>
        <w:div w:id="725180835">
          <w:marLeft w:val="480"/>
          <w:marRight w:val="0"/>
          <w:marTop w:val="0"/>
          <w:marBottom w:val="0"/>
          <w:divBdr>
            <w:top w:val="none" w:sz="0" w:space="0" w:color="auto"/>
            <w:left w:val="none" w:sz="0" w:space="0" w:color="auto"/>
            <w:bottom w:val="none" w:sz="0" w:space="0" w:color="auto"/>
            <w:right w:val="none" w:sz="0" w:space="0" w:color="auto"/>
          </w:divBdr>
        </w:div>
        <w:div w:id="738483167">
          <w:marLeft w:val="480"/>
          <w:marRight w:val="0"/>
          <w:marTop w:val="0"/>
          <w:marBottom w:val="0"/>
          <w:divBdr>
            <w:top w:val="none" w:sz="0" w:space="0" w:color="auto"/>
            <w:left w:val="none" w:sz="0" w:space="0" w:color="auto"/>
            <w:bottom w:val="none" w:sz="0" w:space="0" w:color="auto"/>
            <w:right w:val="none" w:sz="0" w:space="0" w:color="auto"/>
          </w:divBdr>
        </w:div>
        <w:div w:id="757796359">
          <w:marLeft w:val="480"/>
          <w:marRight w:val="0"/>
          <w:marTop w:val="0"/>
          <w:marBottom w:val="0"/>
          <w:divBdr>
            <w:top w:val="none" w:sz="0" w:space="0" w:color="auto"/>
            <w:left w:val="none" w:sz="0" w:space="0" w:color="auto"/>
            <w:bottom w:val="none" w:sz="0" w:space="0" w:color="auto"/>
            <w:right w:val="none" w:sz="0" w:space="0" w:color="auto"/>
          </w:divBdr>
        </w:div>
        <w:div w:id="768309395">
          <w:marLeft w:val="480"/>
          <w:marRight w:val="0"/>
          <w:marTop w:val="0"/>
          <w:marBottom w:val="0"/>
          <w:divBdr>
            <w:top w:val="none" w:sz="0" w:space="0" w:color="auto"/>
            <w:left w:val="none" w:sz="0" w:space="0" w:color="auto"/>
            <w:bottom w:val="none" w:sz="0" w:space="0" w:color="auto"/>
            <w:right w:val="none" w:sz="0" w:space="0" w:color="auto"/>
          </w:divBdr>
        </w:div>
        <w:div w:id="788357601">
          <w:marLeft w:val="480"/>
          <w:marRight w:val="0"/>
          <w:marTop w:val="0"/>
          <w:marBottom w:val="0"/>
          <w:divBdr>
            <w:top w:val="none" w:sz="0" w:space="0" w:color="auto"/>
            <w:left w:val="none" w:sz="0" w:space="0" w:color="auto"/>
            <w:bottom w:val="none" w:sz="0" w:space="0" w:color="auto"/>
            <w:right w:val="none" w:sz="0" w:space="0" w:color="auto"/>
          </w:divBdr>
        </w:div>
        <w:div w:id="801310571">
          <w:marLeft w:val="480"/>
          <w:marRight w:val="0"/>
          <w:marTop w:val="0"/>
          <w:marBottom w:val="0"/>
          <w:divBdr>
            <w:top w:val="none" w:sz="0" w:space="0" w:color="auto"/>
            <w:left w:val="none" w:sz="0" w:space="0" w:color="auto"/>
            <w:bottom w:val="none" w:sz="0" w:space="0" w:color="auto"/>
            <w:right w:val="none" w:sz="0" w:space="0" w:color="auto"/>
          </w:divBdr>
        </w:div>
        <w:div w:id="846864496">
          <w:marLeft w:val="480"/>
          <w:marRight w:val="0"/>
          <w:marTop w:val="0"/>
          <w:marBottom w:val="0"/>
          <w:divBdr>
            <w:top w:val="none" w:sz="0" w:space="0" w:color="auto"/>
            <w:left w:val="none" w:sz="0" w:space="0" w:color="auto"/>
            <w:bottom w:val="none" w:sz="0" w:space="0" w:color="auto"/>
            <w:right w:val="none" w:sz="0" w:space="0" w:color="auto"/>
          </w:divBdr>
        </w:div>
        <w:div w:id="854656515">
          <w:marLeft w:val="480"/>
          <w:marRight w:val="0"/>
          <w:marTop w:val="0"/>
          <w:marBottom w:val="0"/>
          <w:divBdr>
            <w:top w:val="none" w:sz="0" w:space="0" w:color="auto"/>
            <w:left w:val="none" w:sz="0" w:space="0" w:color="auto"/>
            <w:bottom w:val="none" w:sz="0" w:space="0" w:color="auto"/>
            <w:right w:val="none" w:sz="0" w:space="0" w:color="auto"/>
          </w:divBdr>
        </w:div>
        <w:div w:id="924194474">
          <w:marLeft w:val="480"/>
          <w:marRight w:val="0"/>
          <w:marTop w:val="0"/>
          <w:marBottom w:val="0"/>
          <w:divBdr>
            <w:top w:val="none" w:sz="0" w:space="0" w:color="auto"/>
            <w:left w:val="none" w:sz="0" w:space="0" w:color="auto"/>
            <w:bottom w:val="none" w:sz="0" w:space="0" w:color="auto"/>
            <w:right w:val="none" w:sz="0" w:space="0" w:color="auto"/>
          </w:divBdr>
        </w:div>
        <w:div w:id="993949499">
          <w:marLeft w:val="480"/>
          <w:marRight w:val="0"/>
          <w:marTop w:val="0"/>
          <w:marBottom w:val="0"/>
          <w:divBdr>
            <w:top w:val="none" w:sz="0" w:space="0" w:color="auto"/>
            <w:left w:val="none" w:sz="0" w:space="0" w:color="auto"/>
            <w:bottom w:val="none" w:sz="0" w:space="0" w:color="auto"/>
            <w:right w:val="none" w:sz="0" w:space="0" w:color="auto"/>
          </w:divBdr>
        </w:div>
        <w:div w:id="1113867972">
          <w:marLeft w:val="480"/>
          <w:marRight w:val="0"/>
          <w:marTop w:val="0"/>
          <w:marBottom w:val="0"/>
          <w:divBdr>
            <w:top w:val="none" w:sz="0" w:space="0" w:color="auto"/>
            <w:left w:val="none" w:sz="0" w:space="0" w:color="auto"/>
            <w:bottom w:val="none" w:sz="0" w:space="0" w:color="auto"/>
            <w:right w:val="none" w:sz="0" w:space="0" w:color="auto"/>
          </w:divBdr>
        </w:div>
        <w:div w:id="1156996098">
          <w:marLeft w:val="480"/>
          <w:marRight w:val="0"/>
          <w:marTop w:val="0"/>
          <w:marBottom w:val="0"/>
          <w:divBdr>
            <w:top w:val="none" w:sz="0" w:space="0" w:color="auto"/>
            <w:left w:val="none" w:sz="0" w:space="0" w:color="auto"/>
            <w:bottom w:val="none" w:sz="0" w:space="0" w:color="auto"/>
            <w:right w:val="none" w:sz="0" w:space="0" w:color="auto"/>
          </w:divBdr>
        </w:div>
        <w:div w:id="1161852890">
          <w:marLeft w:val="480"/>
          <w:marRight w:val="0"/>
          <w:marTop w:val="0"/>
          <w:marBottom w:val="0"/>
          <w:divBdr>
            <w:top w:val="none" w:sz="0" w:space="0" w:color="auto"/>
            <w:left w:val="none" w:sz="0" w:space="0" w:color="auto"/>
            <w:bottom w:val="none" w:sz="0" w:space="0" w:color="auto"/>
            <w:right w:val="none" w:sz="0" w:space="0" w:color="auto"/>
          </w:divBdr>
        </w:div>
        <w:div w:id="1208954398">
          <w:marLeft w:val="480"/>
          <w:marRight w:val="0"/>
          <w:marTop w:val="0"/>
          <w:marBottom w:val="0"/>
          <w:divBdr>
            <w:top w:val="none" w:sz="0" w:space="0" w:color="auto"/>
            <w:left w:val="none" w:sz="0" w:space="0" w:color="auto"/>
            <w:bottom w:val="none" w:sz="0" w:space="0" w:color="auto"/>
            <w:right w:val="none" w:sz="0" w:space="0" w:color="auto"/>
          </w:divBdr>
        </w:div>
        <w:div w:id="1230576462">
          <w:marLeft w:val="480"/>
          <w:marRight w:val="0"/>
          <w:marTop w:val="0"/>
          <w:marBottom w:val="0"/>
          <w:divBdr>
            <w:top w:val="none" w:sz="0" w:space="0" w:color="auto"/>
            <w:left w:val="none" w:sz="0" w:space="0" w:color="auto"/>
            <w:bottom w:val="none" w:sz="0" w:space="0" w:color="auto"/>
            <w:right w:val="none" w:sz="0" w:space="0" w:color="auto"/>
          </w:divBdr>
        </w:div>
        <w:div w:id="1239054217">
          <w:marLeft w:val="480"/>
          <w:marRight w:val="0"/>
          <w:marTop w:val="0"/>
          <w:marBottom w:val="0"/>
          <w:divBdr>
            <w:top w:val="none" w:sz="0" w:space="0" w:color="auto"/>
            <w:left w:val="none" w:sz="0" w:space="0" w:color="auto"/>
            <w:bottom w:val="none" w:sz="0" w:space="0" w:color="auto"/>
            <w:right w:val="none" w:sz="0" w:space="0" w:color="auto"/>
          </w:divBdr>
        </w:div>
        <w:div w:id="1282148882">
          <w:marLeft w:val="480"/>
          <w:marRight w:val="0"/>
          <w:marTop w:val="0"/>
          <w:marBottom w:val="0"/>
          <w:divBdr>
            <w:top w:val="none" w:sz="0" w:space="0" w:color="auto"/>
            <w:left w:val="none" w:sz="0" w:space="0" w:color="auto"/>
            <w:bottom w:val="none" w:sz="0" w:space="0" w:color="auto"/>
            <w:right w:val="none" w:sz="0" w:space="0" w:color="auto"/>
          </w:divBdr>
        </w:div>
        <w:div w:id="1289701935">
          <w:marLeft w:val="480"/>
          <w:marRight w:val="0"/>
          <w:marTop w:val="0"/>
          <w:marBottom w:val="0"/>
          <w:divBdr>
            <w:top w:val="none" w:sz="0" w:space="0" w:color="auto"/>
            <w:left w:val="none" w:sz="0" w:space="0" w:color="auto"/>
            <w:bottom w:val="none" w:sz="0" w:space="0" w:color="auto"/>
            <w:right w:val="none" w:sz="0" w:space="0" w:color="auto"/>
          </w:divBdr>
        </w:div>
        <w:div w:id="1323894607">
          <w:marLeft w:val="480"/>
          <w:marRight w:val="0"/>
          <w:marTop w:val="0"/>
          <w:marBottom w:val="0"/>
          <w:divBdr>
            <w:top w:val="none" w:sz="0" w:space="0" w:color="auto"/>
            <w:left w:val="none" w:sz="0" w:space="0" w:color="auto"/>
            <w:bottom w:val="none" w:sz="0" w:space="0" w:color="auto"/>
            <w:right w:val="none" w:sz="0" w:space="0" w:color="auto"/>
          </w:divBdr>
        </w:div>
        <w:div w:id="1354501095">
          <w:marLeft w:val="480"/>
          <w:marRight w:val="0"/>
          <w:marTop w:val="0"/>
          <w:marBottom w:val="0"/>
          <w:divBdr>
            <w:top w:val="none" w:sz="0" w:space="0" w:color="auto"/>
            <w:left w:val="none" w:sz="0" w:space="0" w:color="auto"/>
            <w:bottom w:val="none" w:sz="0" w:space="0" w:color="auto"/>
            <w:right w:val="none" w:sz="0" w:space="0" w:color="auto"/>
          </w:divBdr>
        </w:div>
        <w:div w:id="1438793897">
          <w:marLeft w:val="480"/>
          <w:marRight w:val="0"/>
          <w:marTop w:val="0"/>
          <w:marBottom w:val="0"/>
          <w:divBdr>
            <w:top w:val="none" w:sz="0" w:space="0" w:color="auto"/>
            <w:left w:val="none" w:sz="0" w:space="0" w:color="auto"/>
            <w:bottom w:val="none" w:sz="0" w:space="0" w:color="auto"/>
            <w:right w:val="none" w:sz="0" w:space="0" w:color="auto"/>
          </w:divBdr>
        </w:div>
        <w:div w:id="1489132111">
          <w:marLeft w:val="480"/>
          <w:marRight w:val="0"/>
          <w:marTop w:val="0"/>
          <w:marBottom w:val="0"/>
          <w:divBdr>
            <w:top w:val="none" w:sz="0" w:space="0" w:color="auto"/>
            <w:left w:val="none" w:sz="0" w:space="0" w:color="auto"/>
            <w:bottom w:val="none" w:sz="0" w:space="0" w:color="auto"/>
            <w:right w:val="none" w:sz="0" w:space="0" w:color="auto"/>
          </w:divBdr>
        </w:div>
        <w:div w:id="1525628686">
          <w:marLeft w:val="480"/>
          <w:marRight w:val="0"/>
          <w:marTop w:val="0"/>
          <w:marBottom w:val="0"/>
          <w:divBdr>
            <w:top w:val="none" w:sz="0" w:space="0" w:color="auto"/>
            <w:left w:val="none" w:sz="0" w:space="0" w:color="auto"/>
            <w:bottom w:val="none" w:sz="0" w:space="0" w:color="auto"/>
            <w:right w:val="none" w:sz="0" w:space="0" w:color="auto"/>
          </w:divBdr>
        </w:div>
        <w:div w:id="1554080284">
          <w:marLeft w:val="480"/>
          <w:marRight w:val="0"/>
          <w:marTop w:val="0"/>
          <w:marBottom w:val="0"/>
          <w:divBdr>
            <w:top w:val="none" w:sz="0" w:space="0" w:color="auto"/>
            <w:left w:val="none" w:sz="0" w:space="0" w:color="auto"/>
            <w:bottom w:val="none" w:sz="0" w:space="0" w:color="auto"/>
            <w:right w:val="none" w:sz="0" w:space="0" w:color="auto"/>
          </w:divBdr>
        </w:div>
        <w:div w:id="1634747566">
          <w:marLeft w:val="480"/>
          <w:marRight w:val="0"/>
          <w:marTop w:val="0"/>
          <w:marBottom w:val="0"/>
          <w:divBdr>
            <w:top w:val="none" w:sz="0" w:space="0" w:color="auto"/>
            <w:left w:val="none" w:sz="0" w:space="0" w:color="auto"/>
            <w:bottom w:val="none" w:sz="0" w:space="0" w:color="auto"/>
            <w:right w:val="none" w:sz="0" w:space="0" w:color="auto"/>
          </w:divBdr>
        </w:div>
        <w:div w:id="1670324261">
          <w:marLeft w:val="480"/>
          <w:marRight w:val="0"/>
          <w:marTop w:val="0"/>
          <w:marBottom w:val="0"/>
          <w:divBdr>
            <w:top w:val="none" w:sz="0" w:space="0" w:color="auto"/>
            <w:left w:val="none" w:sz="0" w:space="0" w:color="auto"/>
            <w:bottom w:val="none" w:sz="0" w:space="0" w:color="auto"/>
            <w:right w:val="none" w:sz="0" w:space="0" w:color="auto"/>
          </w:divBdr>
        </w:div>
        <w:div w:id="1696954981">
          <w:marLeft w:val="480"/>
          <w:marRight w:val="0"/>
          <w:marTop w:val="0"/>
          <w:marBottom w:val="0"/>
          <w:divBdr>
            <w:top w:val="none" w:sz="0" w:space="0" w:color="auto"/>
            <w:left w:val="none" w:sz="0" w:space="0" w:color="auto"/>
            <w:bottom w:val="none" w:sz="0" w:space="0" w:color="auto"/>
            <w:right w:val="none" w:sz="0" w:space="0" w:color="auto"/>
          </w:divBdr>
        </w:div>
        <w:div w:id="1724209871">
          <w:marLeft w:val="480"/>
          <w:marRight w:val="0"/>
          <w:marTop w:val="0"/>
          <w:marBottom w:val="0"/>
          <w:divBdr>
            <w:top w:val="none" w:sz="0" w:space="0" w:color="auto"/>
            <w:left w:val="none" w:sz="0" w:space="0" w:color="auto"/>
            <w:bottom w:val="none" w:sz="0" w:space="0" w:color="auto"/>
            <w:right w:val="none" w:sz="0" w:space="0" w:color="auto"/>
          </w:divBdr>
        </w:div>
        <w:div w:id="1750544908">
          <w:marLeft w:val="480"/>
          <w:marRight w:val="0"/>
          <w:marTop w:val="0"/>
          <w:marBottom w:val="0"/>
          <w:divBdr>
            <w:top w:val="none" w:sz="0" w:space="0" w:color="auto"/>
            <w:left w:val="none" w:sz="0" w:space="0" w:color="auto"/>
            <w:bottom w:val="none" w:sz="0" w:space="0" w:color="auto"/>
            <w:right w:val="none" w:sz="0" w:space="0" w:color="auto"/>
          </w:divBdr>
        </w:div>
        <w:div w:id="1785927060">
          <w:marLeft w:val="480"/>
          <w:marRight w:val="0"/>
          <w:marTop w:val="0"/>
          <w:marBottom w:val="0"/>
          <w:divBdr>
            <w:top w:val="none" w:sz="0" w:space="0" w:color="auto"/>
            <w:left w:val="none" w:sz="0" w:space="0" w:color="auto"/>
            <w:bottom w:val="none" w:sz="0" w:space="0" w:color="auto"/>
            <w:right w:val="none" w:sz="0" w:space="0" w:color="auto"/>
          </w:divBdr>
        </w:div>
        <w:div w:id="1787036918">
          <w:marLeft w:val="480"/>
          <w:marRight w:val="0"/>
          <w:marTop w:val="0"/>
          <w:marBottom w:val="0"/>
          <w:divBdr>
            <w:top w:val="none" w:sz="0" w:space="0" w:color="auto"/>
            <w:left w:val="none" w:sz="0" w:space="0" w:color="auto"/>
            <w:bottom w:val="none" w:sz="0" w:space="0" w:color="auto"/>
            <w:right w:val="none" w:sz="0" w:space="0" w:color="auto"/>
          </w:divBdr>
        </w:div>
        <w:div w:id="1807047576">
          <w:marLeft w:val="480"/>
          <w:marRight w:val="0"/>
          <w:marTop w:val="0"/>
          <w:marBottom w:val="0"/>
          <w:divBdr>
            <w:top w:val="none" w:sz="0" w:space="0" w:color="auto"/>
            <w:left w:val="none" w:sz="0" w:space="0" w:color="auto"/>
            <w:bottom w:val="none" w:sz="0" w:space="0" w:color="auto"/>
            <w:right w:val="none" w:sz="0" w:space="0" w:color="auto"/>
          </w:divBdr>
        </w:div>
        <w:div w:id="1862887978">
          <w:marLeft w:val="480"/>
          <w:marRight w:val="0"/>
          <w:marTop w:val="0"/>
          <w:marBottom w:val="0"/>
          <w:divBdr>
            <w:top w:val="none" w:sz="0" w:space="0" w:color="auto"/>
            <w:left w:val="none" w:sz="0" w:space="0" w:color="auto"/>
            <w:bottom w:val="none" w:sz="0" w:space="0" w:color="auto"/>
            <w:right w:val="none" w:sz="0" w:space="0" w:color="auto"/>
          </w:divBdr>
        </w:div>
        <w:div w:id="1934238014">
          <w:marLeft w:val="480"/>
          <w:marRight w:val="0"/>
          <w:marTop w:val="0"/>
          <w:marBottom w:val="0"/>
          <w:divBdr>
            <w:top w:val="none" w:sz="0" w:space="0" w:color="auto"/>
            <w:left w:val="none" w:sz="0" w:space="0" w:color="auto"/>
            <w:bottom w:val="none" w:sz="0" w:space="0" w:color="auto"/>
            <w:right w:val="none" w:sz="0" w:space="0" w:color="auto"/>
          </w:divBdr>
        </w:div>
        <w:div w:id="2019578152">
          <w:marLeft w:val="480"/>
          <w:marRight w:val="0"/>
          <w:marTop w:val="0"/>
          <w:marBottom w:val="0"/>
          <w:divBdr>
            <w:top w:val="none" w:sz="0" w:space="0" w:color="auto"/>
            <w:left w:val="none" w:sz="0" w:space="0" w:color="auto"/>
            <w:bottom w:val="none" w:sz="0" w:space="0" w:color="auto"/>
            <w:right w:val="none" w:sz="0" w:space="0" w:color="auto"/>
          </w:divBdr>
        </w:div>
        <w:div w:id="2027899107">
          <w:marLeft w:val="480"/>
          <w:marRight w:val="0"/>
          <w:marTop w:val="0"/>
          <w:marBottom w:val="0"/>
          <w:divBdr>
            <w:top w:val="none" w:sz="0" w:space="0" w:color="auto"/>
            <w:left w:val="none" w:sz="0" w:space="0" w:color="auto"/>
            <w:bottom w:val="none" w:sz="0" w:space="0" w:color="auto"/>
            <w:right w:val="none" w:sz="0" w:space="0" w:color="auto"/>
          </w:divBdr>
        </w:div>
        <w:div w:id="2035884795">
          <w:marLeft w:val="480"/>
          <w:marRight w:val="0"/>
          <w:marTop w:val="0"/>
          <w:marBottom w:val="0"/>
          <w:divBdr>
            <w:top w:val="none" w:sz="0" w:space="0" w:color="auto"/>
            <w:left w:val="none" w:sz="0" w:space="0" w:color="auto"/>
            <w:bottom w:val="none" w:sz="0" w:space="0" w:color="auto"/>
            <w:right w:val="none" w:sz="0" w:space="0" w:color="auto"/>
          </w:divBdr>
        </w:div>
        <w:div w:id="2045789017">
          <w:marLeft w:val="480"/>
          <w:marRight w:val="0"/>
          <w:marTop w:val="0"/>
          <w:marBottom w:val="0"/>
          <w:divBdr>
            <w:top w:val="none" w:sz="0" w:space="0" w:color="auto"/>
            <w:left w:val="none" w:sz="0" w:space="0" w:color="auto"/>
            <w:bottom w:val="none" w:sz="0" w:space="0" w:color="auto"/>
            <w:right w:val="none" w:sz="0" w:space="0" w:color="auto"/>
          </w:divBdr>
        </w:div>
        <w:div w:id="2093969915">
          <w:marLeft w:val="480"/>
          <w:marRight w:val="0"/>
          <w:marTop w:val="0"/>
          <w:marBottom w:val="0"/>
          <w:divBdr>
            <w:top w:val="none" w:sz="0" w:space="0" w:color="auto"/>
            <w:left w:val="none" w:sz="0" w:space="0" w:color="auto"/>
            <w:bottom w:val="none" w:sz="0" w:space="0" w:color="auto"/>
            <w:right w:val="none" w:sz="0" w:space="0" w:color="auto"/>
          </w:divBdr>
        </w:div>
        <w:div w:id="2109688678">
          <w:marLeft w:val="480"/>
          <w:marRight w:val="0"/>
          <w:marTop w:val="0"/>
          <w:marBottom w:val="0"/>
          <w:divBdr>
            <w:top w:val="none" w:sz="0" w:space="0" w:color="auto"/>
            <w:left w:val="none" w:sz="0" w:space="0" w:color="auto"/>
            <w:bottom w:val="none" w:sz="0" w:space="0" w:color="auto"/>
            <w:right w:val="none" w:sz="0" w:space="0" w:color="auto"/>
          </w:divBdr>
        </w:div>
        <w:div w:id="2117864150">
          <w:marLeft w:val="480"/>
          <w:marRight w:val="0"/>
          <w:marTop w:val="0"/>
          <w:marBottom w:val="0"/>
          <w:divBdr>
            <w:top w:val="none" w:sz="0" w:space="0" w:color="auto"/>
            <w:left w:val="none" w:sz="0" w:space="0" w:color="auto"/>
            <w:bottom w:val="none" w:sz="0" w:space="0" w:color="auto"/>
            <w:right w:val="none" w:sz="0" w:space="0" w:color="auto"/>
          </w:divBdr>
        </w:div>
        <w:div w:id="2118677623">
          <w:marLeft w:val="480"/>
          <w:marRight w:val="0"/>
          <w:marTop w:val="0"/>
          <w:marBottom w:val="0"/>
          <w:divBdr>
            <w:top w:val="none" w:sz="0" w:space="0" w:color="auto"/>
            <w:left w:val="none" w:sz="0" w:space="0" w:color="auto"/>
            <w:bottom w:val="none" w:sz="0" w:space="0" w:color="auto"/>
            <w:right w:val="none" w:sz="0" w:space="0" w:color="auto"/>
          </w:divBdr>
        </w:div>
        <w:div w:id="2121145742">
          <w:marLeft w:val="480"/>
          <w:marRight w:val="0"/>
          <w:marTop w:val="0"/>
          <w:marBottom w:val="0"/>
          <w:divBdr>
            <w:top w:val="none" w:sz="0" w:space="0" w:color="auto"/>
            <w:left w:val="none" w:sz="0" w:space="0" w:color="auto"/>
            <w:bottom w:val="none" w:sz="0" w:space="0" w:color="auto"/>
            <w:right w:val="none" w:sz="0" w:space="0" w:color="auto"/>
          </w:divBdr>
        </w:div>
      </w:divsChild>
    </w:div>
    <w:div w:id="1133982388">
      <w:bodyDiv w:val="1"/>
      <w:marLeft w:val="0"/>
      <w:marRight w:val="0"/>
      <w:marTop w:val="0"/>
      <w:marBottom w:val="0"/>
      <w:divBdr>
        <w:top w:val="none" w:sz="0" w:space="0" w:color="auto"/>
        <w:left w:val="none" w:sz="0" w:space="0" w:color="auto"/>
        <w:bottom w:val="none" w:sz="0" w:space="0" w:color="auto"/>
        <w:right w:val="none" w:sz="0" w:space="0" w:color="auto"/>
      </w:divBdr>
      <w:divsChild>
        <w:div w:id="30689204">
          <w:marLeft w:val="480"/>
          <w:marRight w:val="0"/>
          <w:marTop w:val="0"/>
          <w:marBottom w:val="0"/>
          <w:divBdr>
            <w:top w:val="none" w:sz="0" w:space="0" w:color="auto"/>
            <w:left w:val="none" w:sz="0" w:space="0" w:color="auto"/>
            <w:bottom w:val="none" w:sz="0" w:space="0" w:color="auto"/>
            <w:right w:val="none" w:sz="0" w:space="0" w:color="auto"/>
          </w:divBdr>
        </w:div>
        <w:div w:id="168444884">
          <w:marLeft w:val="480"/>
          <w:marRight w:val="0"/>
          <w:marTop w:val="0"/>
          <w:marBottom w:val="0"/>
          <w:divBdr>
            <w:top w:val="none" w:sz="0" w:space="0" w:color="auto"/>
            <w:left w:val="none" w:sz="0" w:space="0" w:color="auto"/>
            <w:bottom w:val="none" w:sz="0" w:space="0" w:color="auto"/>
            <w:right w:val="none" w:sz="0" w:space="0" w:color="auto"/>
          </w:divBdr>
        </w:div>
        <w:div w:id="187764228">
          <w:marLeft w:val="480"/>
          <w:marRight w:val="0"/>
          <w:marTop w:val="0"/>
          <w:marBottom w:val="0"/>
          <w:divBdr>
            <w:top w:val="none" w:sz="0" w:space="0" w:color="auto"/>
            <w:left w:val="none" w:sz="0" w:space="0" w:color="auto"/>
            <w:bottom w:val="none" w:sz="0" w:space="0" w:color="auto"/>
            <w:right w:val="none" w:sz="0" w:space="0" w:color="auto"/>
          </w:divBdr>
        </w:div>
        <w:div w:id="213930757">
          <w:marLeft w:val="480"/>
          <w:marRight w:val="0"/>
          <w:marTop w:val="0"/>
          <w:marBottom w:val="0"/>
          <w:divBdr>
            <w:top w:val="none" w:sz="0" w:space="0" w:color="auto"/>
            <w:left w:val="none" w:sz="0" w:space="0" w:color="auto"/>
            <w:bottom w:val="none" w:sz="0" w:space="0" w:color="auto"/>
            <w:right w:val="none" w:sz="0" w:space="0" w:color="auto"/>
          </w:divBdr>
        </w:div>
        <w:div w:id="223875562">
          <w:marLeft w:val="480"/>
          <w:marRight w:val="0"/>
          <w:marTop w:val="0"/>
          <w:marBottom w:val="0"/>
          <w:divBdr>
            <w:top w:val="none" w:sz="0" w:space="0" w:color="auto"/>
            <w:left w:val="none" w:sz="0" w:space="0" w:color="auto"/>
            <w:bottom w:val="none" w:sz="0" w:space="0" w:color="auto"/>
            <w:right w:val="none" w:sz="0" w:space="0" w:color="auto"/>
          </w:divBdr>
        </w:div>
        <w:div w:id="231964192">
          <w:marLeft w:val="480"/>
          <w:marRight w:val="0"/>
          <w:marTop w:val="0"/>
          <w:marBottom w:val="0"/>
          <w:divBdr>
            <w:top w:val="none" w:sz="0" w:space="0" w:color="auto"/>
            <w:left w:val="none" w:sz="0" w:space="0" w:color="auto"/>
            <w:bottom w:val="none" w:sz="0" w:space="0" w:color="auto"/>
            <w:right w:val="none" w:sz="0" w:space="0" w:color="auto"/>
          </w:divBdr>
        </w:div>
        <w:div w:id="317392157">
          <w:marLeft w:val="480"/>
          <w:marRight w:val="0"/>
          <w:marTop w:val="0"/>
          <w:marBottom w:val="0"/>
          <w:divBdr>
            <w:top w:val="none" w:sz="0" w:space="0" w:color="auto"/>
            <w:left w:val="none" w:sz="0" w:space="0" w:color="auto"/>
            <w:bottom w:val="none" w:sz="0" w:space="0" w:color="auto"/>
            <w:right w:val="none" w:sz="0" w:space="0" w:color="auto"/>
          </w:divBdr>
        </w:div>
        <w:div w:id="364722606">
          <w:marLeft w:val="480"/>
          <w:marRight w:val="0"/>
          <w:marTop w:val="0"/>
          <w:marBottom w:val="0"/>
          <w:divBdr>
            <w:top w:val="none" w:sz="0" w:space="0" w:color="auto"/>
            <w:left w:val="none" w:sz="0" w:space="0" w:color="auto"/>
            <w:bottom w:val="none" w:sz="0" w:space="0" w:color="auto"/>
            <w:right w:val="none" w:sz="0" w:space="0" w:color="auto"/>
          </w:divBdr>
        </w:div>
        <w:div w:id="399451163">
          <w:marLeft w:val="480"/>
          <w:marRight w:val="0"/>
          <w:marTop w:val="0"/>
          <w:marBottom w:val="0"/>
          <w:divBdr>
            <w:top w:val="none" w:sz="0" w:space="0" w:color="auto"/>
            <w:left w:val="none" w:sz="0" w:space="0" w:color="auto"/>
            <w:bottom w:val="none" w:sz="0" w:space="0" w:color="auto"/>
            <w:right w:val="none" w:sz="0" w:space="0" w:color="auto"/>
          </w:divBdr>
        </w:div>
        <w:div w:id="403796773">
          <w:marLeft w:val="480"/>
          <w:marRight w:val="0"/>
          <w:marTop w:val="0"/>
          <w:marBottom w:val="0"/>
          <w:divBdr>
            <w:top w:val="none" w:sz="0" w:space="0" w:color="auto"/>
            <w:left w:val="none" w:sz="0" w:space="0" w:color="auto"/>
            <w:bottom w:val="none" w:sz="0" w:space="0" w:color="auto"/>
            <w:right w:val="none" w:sz="0" w:space="0" w:color="auto"/>
          </w:divBdr>
        </w:div>
        <w:div w:id="430858362">
          <w:marLeft w:val="480"/>
          <w:marRight w:val="0"/>
          <w:marTop w:val="0"/>
          <w:marBottom w:val="0"/>
          <w:divBdr>
            <w:top w:val="none" w:sz="0" w:space="0" w:color="auto"/>
            <w:left w:val="none" w:sz="0" w:space="0" w:color="auto"/>
            <w:bottom w:val="none" w:sz="0" w:space="0" w:color="auto"/>
            <w:right w:val="none" w:sz="0" w:space="0" w:color="auto"/>
          </w:divBdr>
        </w:div>
        <w:div w:id="447167093">
          <w:marLeft w:val="480"/>
          <w:marRight w:val="0"/>
          <w:marTop w:val="0"/>
          <w:marBottom w:val="0"/>
          <w:divBdr>
            <w:top w:val="none" w:sz="0" w:space="0" w:color="auto"/>
            <w:left w:val="none" w:sz="0" w:space="0" w:color="auto"/>
            <w:bottom w:val="none" w:sz="0" w:space="0" w:color="auto"/>
            <w:right w:val="none" w:sz="0" w:space="0" w:color="auto"/>
          </w:divBdr>
        </w:div>
        <w:div w:id="448353987">
          <w:marLeft w:val="480"/>
          <w:marRight w:val="0"/>
          <w:marTop w:val="0"/>
          <w:marBottom w:val="0"/>
          <w:divBdr>
            <w:top w:val="none" w:sz="0" w:space="0" w:color="auto"/>
            <w:left w:val="none" w:sz="0" w:space="0" w:color="auto"/>
            <w:bottom w:val="none" w:sz="0" w:space="0" w:color="auto"/>
            <w:right w:val="none" w:sz="0" w:space="0" w:color="auto"/>
          </w:divBdr>
        </w:div>
        <w:div w:id="576213873">
          <w:marLeft w:val="480"/>
          <w:marRight w:val="0"/>
          <w:marTop w:val="0"/>
          <w:marBottom w:val="0"/>
          <w:divBdr>
            <w:top w:val="none" w:sz="0" w:space="0" w:color="auto"/>
            <w:left w:val="none" w:sz="0" w:space="0" w:color="auto"/>
            <w:bottom w:val="none" w:sz="0" w:space="0" w:color="auto"/>
            <w:right w:val="none" w:sz="0" w:space="0" w:color="auto"/>
          </w:divBdr>
        </w:div>
        <w:div w:id="592595565">
          <w:marLeft w:val="480"/>
          <w:marRight w:val="0"/>
          <w:marTop w:val="0"/>
          <w:marBottom w:val="0"/>
          <w:divBdr>
            <w:top w:val="none" w:sz="0" w:space="0" w:color="auto"/>
            <w:left w:val="none" w:sz="0" w:space="0" w:color="auto"/>
            <w:bottom w:val="none" w:sz="0" w:space="0" w:color="auto"/>
            <w:right w:val="none" w:sz="0" w:space="0" w:color="auto"/>
          </w:divBdr>
        </w:div>
        <w:div w:id="611015290">
          <w:marLeft w:val="480"/>
          <w:marRight w:val="0"/>
          <w:marTop w:val="0"/>
          <w:marBottom w:val="0"/>
          <w:divBdr>
            <w:top w:val="none" w:sz="0" w:space="0" w:color="auto"/>
            <w:left w:val="none" w:sz="0" w:space="0" w:color="auto"/>
            <w:bottom w:val="none" w:sz="0" w:space="0" w:color="auto"/>
            <w:right w:val="none" w:sz="0" w:space="0" w:color="auto"/>
          </w:divBdr>
        </w:div>
        <w:div w:id="630789292">
          <w:marLeft w:val="480"/>
          <w:marRight w:val="0"/>
          <w:marTop w:val="0"/>
          <w:marBottom w:val="0"/>
          <w:divBdr>
            <w:top w:val="none" w:sz="0" w:space="0" w:color="auto"/>
            <w:left w:val="none" w:sz="0" w:space="0" w:color="auto"/>
            <w:bottom w:val="none" w:sz="0" w:space="0" w:color="auto"/>
            <w:right w:val="none" w:sz="0" w:space="0" w:color="auto"/>
          </w:divBdr>
        </w:div>
        <w:div w:id="677193427">
          <w:marLeft w:val="480"/>
          <w:marRight w:val="0"/>
          <w:marTop w:val="0"/>
          <w:marBottom w:val="0"/>
          <w:divBdr>
            <w:top w:val="none" w:sz="0" w:space="0" w:color="auto"/>
            <w:left w:val="none" w:sz="0" w:space="0" w:color="auto"/>
            <w:bottom w:val="none" w:sz="0" w:space="0" w:color="auto"/>
            <w:right w:val="none" w:sz="0" w:space="0" w:color="auto"/>
          </w:divBdr>
        </w:div>
        <w:div w:id="790054720">
          <w:marLeft w:val="480"/>
          <w:marRight w:val="0"/>
          <w:marTop w:val="0"/>
          <w:marBottom w:val="0"/>
          <w:divBdr>
            <w:top w:val="none" w:sz="0" w:space="0" w:color="auto"/>
            <w:left w:val="none" w:sz="0" w:space="0" w:color="auto"/>
            <w:bottom w:val="none" w:sz="0" w:space="0" w:color="auto"/>
            <w:right w:val="none" w:sz="0" w:space="0" w:color="auto"/>
          </w:divBdr>
        </w:div>
        <w:div w:id="807236618">
          <w:marLeft w:val="480"/>
          <w:marRight w:val="0"/>
          <w:marTop w:val="0"/>
          <w:marBottom w:val="0"/>
          <w:divBdr>
            <w:top w:val="none" w:sz="0" w:space="0" w:color="auto"/>
            <w:left w:val="none" w:sz="0" w:space="0" w:color="auto"/>
            <w:bottom w:val="none" w:sz="0" w:space="0" w:color="auto"/>
            <w:right w:val="none" w:sz="0" w:space="0" w:color="auto"/>
          </w:divBdr>
        </w:div>
        <w:div w:id="812597980">
          <w:marLeft w:val="480"/>
          <w:marRight w:val="0"/>
          <w:marTop w:val="0"/>
          <w:marBottom w:val="0"/>
          <w:divBdr>
            <w:top w:val="none" w:sz="0" w:space="0" w:color="auto"/>
            <w:left w:val="none" w:sz="0" w:space="0" w:color="auto"/>
            <w:bottom w:val="none" w:sz="0" w:space="0" w:color="auto"/>
            <w:right w:val="none" w:sz="0" w:space="0" w:color="auto"/>
          </w:divBdr>
        </w:div>
        <w:div w:id="829564443">
          <w:marLeft w:val="480"/>
          <w:marRight w:val="0"/>
          <w:marTop w:val="0"/>
          <w:marBottom w:val="0"/>
          <w:divBdr>
            <w:top w:val="none" w:sz="0" w:space="0" w:color="auto"/>
            <w:left w:val="none" w:sz="0" w:space="0" w:color="auto"/>
            <w:bottom w:val="none" w:sz="0" w:space="0" w:color="auto"/>
            <w:right w:val="none" w:sz="0" w:space="0" w:color="auto"/>
          </w:divBdr>
        </w:div>
        <w:div w:id="838927961">
          <w:marLeft w:val="480"/>
          <w:marRight w:val="0"/>
          <w:marTop w:val="0"/>
          <w:marBottom w:val="0"/>
          <w:divBdr>
            <w:top w:val="none" w:sz="0" w:space="0" w:color="auto"/>
            <w:left w:val="none" w:sz="0" w:space="0" w:color="auto"/>
            <w:bottom w:val="none" w:sz="0" w:space="0" w:color="auto"/>
            <w:right w:val="none" w:sz="0" w:space="0" w:color="auto"/>
          </w:divBdr>
        </w:div>
        <w:div w:id="907231856">
          <w:marLeft w:val="480"/>
          <w:marRight w:val="0"/>
          <w:marTop w:val="0"/>
          <w:marBottom w:val="0"/>
          <w:divBdr>
            <w:top w:val="none" w:sz="0" w:space="0" w:color="auto"/>
            <w:left w:val="none" w:sz="0" w:space="0" w:color="auto"/>
            <w:bottom w:val="none" w:sz="0" w:space="0" w:color="auto"/>
            <w:right w:val="none" w:sz="0" w:space="0" w:color="auto"/>
          </w:divBdr>
        </w:div>
        <w:div w:id="956061876">
          <w:marLeft w:val="480"/>
          <w:marRight w:val="0"/>
          <w:marTop w:val="0"/>
          <w:marBottom w:val="0"/>
          <w:divBdr>
            <w:top w:val="none" w:sz="0" w:space="0" w:color="auto"/>
            <w:left w:val="none" w:sz="0" w:space="0" w:color="auto"/>
            <w:bottom w:val="none" w:sz="0" w:space="0" w:color="auto"/>
            <w:right w:val="none" w:sz="0" w:space="0" w:color="auto"/>
          </w:divBdr>
        </w:div>
        <w:div w:id="1001010811">
          <w:marLeft w:val="480"/>
          <w:marRight w:val="0"/>
          <w:marTop w:val="0"/>
          <w:marBottom w:val="0"/>
          <w:divBdr>
            <w:top w:val="none" w:sz="0" w:space="0" w:color="auto"/>
            <w:left w:val="none" w:sz="0" w:space="0" w:color="auto"/>
            <w:bottom w:val="none" w:sz="0" w:space="0" w:color="auto"/>
            <w:right w:val="none" w:sz="0" w:space="0" w:color="auto"/>
          </w:divBdr>
        </w:div>
        <w:div w:id="1029792274">
          <w:marLeft w:val="480"/>
          <w:marRight w:val="0"/>
          <w:marTop w:val="0"/>
          <w:marBottom w:val="0"/>
          <w:divBdr>
            <w:top w:val="none" w:sz="0" w:space="0" w:color="auto"/>
            <w:left w:val="none" w:sz="0" w:space="0" w:color="auto"/>
            <w:bottom w:val="none" w:sz="0" w:space="0" w:color="auto"/>
            <w:right w:val="none" w:sz="0" w:space="0" w:color="auto"/>
          </w:divBdr>
        </w:div>
        <w:div w:id="1055352968">
          <w:marLeft w:val="480"/>
          <w:marRight w:val="0"/>
          <w:marTop w:val="0"/>
          <w:marBottom w:val="0"/>
          <w:divBdr>
            <w:top w:val="none" w:sz="0" w:space="0" w:color="auto"/>
            <w:left w:val="none" w:sz="0" w:space="0" w:color="auto"/>
            <w:bottom w:val="none" w:sz="0" w:space="0" w:color="auto"/>
            <w:right w:val="none" w:sz="0" w:space="0" w:color="auto"/>
          </w:divBdr>
        </w:div>
        <w:div w:id="1119110820">
          <w:marLeft w:val="480"/>
          <w:marRight w:val="0"/>
          <w:marTop w:val="0"/>
          <w:marBottom w:val="0"/>
          <w:divBdr>
            <w:top w:val="none" w:sz="0" w:space="0" w:color="auto"/>
            <w:left w:val="none" w:sz="0" w:space="0" w:color="auto"/>
            <w:bottom w:val="none" w:sz="0" w:space="0" w:color="auto"/>
            <w:right w:val="none" w:sz="0" w:space="0" w:color="auto"/>
          </w:divBdr>
        </w:div>
        <w:div w:id="1142578775">
          <w:marLeft w:val="480"/>
          <w:marRight w:val="0"/>
          <w:marTop w:val="0"/>
          <w:marBottom w:val="0"/>
          <w:divBdr>
            <w:top w:val="none" w:sz="0" w:space="0" w:color="auto"/>
            <w:left w:val="none" w:sz="0" w:space="0" w:color="auto"/>
            <w:bottom w:val="none" w:sz="0" w:space="0" w:color="auto"/>
            <w:right w:val="none" w:sz="0" w:space="0" w:color="auto"/>
          </w:divBdr>
        </w:div>
        <w:div w:id="1168405037">
          <w:marLeft w:val="480"/>
          <w:marRight w:val="0"/>
          <w:marTop w:val="0"/>
          <w:marBottom w:val="0"/>
          <w:divBdr>
            <w:top w:val="none" w:sz="0" w:space="0" w:color="auto"/>
            <w:left w:val="none" w:sz="0" w:space="0" w:color="auto"/>
            <w:bottom w:val="none" w:sz="0" w:space="0" w:color="auto"/>
            <w:right w:val="none" w:sz="0" w:space="0" w:color="auto"/>
          </w:divBdr>
        </w:div>
        <w:div w:id="1189683646">
          <w:marLeft w:val="480"/>
          <w:marRight w:val="0"/>
          <w:marTop w:val="0"/>
          <w:marBottom w:val="0"/>
          <w:divBdr>
            <w:top w:val="none" w:sz="0" w:space="0" w:color="auto"/>
            <w:left w:val="none" w:sz="0" w:space="0" w:color="auto"/>
            <w:bottom w:val="none" w:sz="0" w:space="0" w:color="auto"/>
            <w:right w:val="none" w:sz="0" w:space="0" w:color="auto"/>
          </w:divBdr>
        </w:div>
        <w:div w:id="1211839245">
          <w:marLeft w:val="480"/>
          <w:marRight w:val="0"/>
          <w:marTop w:val="0"/>
          <w:marBottom w:val="0"/>
          <w:divBdr>
            <w:top w:val="none" w:sz="0" w:space="0" w:color="auto"/>
            <w:left w:val="none" w:sz="0" w:space="0" w:color="auto"/>
            <w:bottom w:val="none" w:sz="0" w:space="0" w:color="auto"/>
            <w:right w:val="none" w:sz="0" w:space="0" w:color="auto"/>
          </w:divBdr>
        </w:div>
        <w:div w:id="1214584303">
          <w:marLeft w:val="480"/>
          <w:marRight w:val="0"/>
          <w:marTop w:val="0"/>
          <w:marBottom w:val="0"/>
          <w:divBdr>
            <w:top w:val="none" w:sz="0" w:space="0" w:color="auto"/>
            <w:left w:val="none" w:sz="0" w:space="0" w:color="auto"/>
            <w:bottom w:val="none" w:sz="0" w:space="0" w:color="auto"/>
            <w:right w:val="none" w:sz="0" w:space="0" w:color="auto"/>
          </w:divBdr>
        </w:div>
        <w:div w:id="1255361650">
          <w:marLeft w:val="480"/>
          <w:marRight w:val="0"/>
          <w:marTop w:val="0"/>
          <w:marBottom w:val="0"/>
          <w:divBdr>
            <w:top w:val="none" w:sz="0" w:space="0" w:color="auto"/>
            <w:left w:val="none" w:sz="0" w:space="0" w:color="auto"/>
            <w:bottom w:val="none" w:sz="0" w:space="0" w:color="auto"/>
            <w:right w:val="none" w:sz="0" w:space="0" w:color="auto"/>
          </w:divBdr>
        </w:div>
        <w:div w:id="1284773189">
          <w:marLeft w:val="480"/>
          <w:marRight w:val="0"/>
          <w:marTop w:val="0"/>
          <w:marBottom w:val="0"/>
          <w:divBdr>
            <w:top w:val="none" w:sz="0" w:space="0" w:color="auto"/>
            <w:left w:val="none" w:sz="0" w:space="0" w:color="auto"/>
            <w:bottom w:val="none" w:sz="0" w:space="0" w:color="auto"/>
            <w:right w:val="none" w:sz="0" w:space="0" w:color="auto"/>
          </w:divBdr>
        </w:div>
        <w:div w:id="1294487454">
          <w:marLeft w:val="480"/>
          <w:marRight w:val="0"/>
          <w:marTop w:val="0"/>
          <w:marBottom w:val="0"/>
          <w:divBdr>
            <w:top w:val="none" w:sz="0" w:space="0" w:color="auto"/>
            <w:left w:val="none" w:sz="0" w:space="0" w:color="auto"/>
            <w:bottom w:val="none" w:sz="0" w:space="0" w:color="auto"/>
            <w:right w:val="none" w:sz="0" w:space="0" w:color="auto"/>
          </w:divBdr>
        </w:div>
        <w:div w:id="1326086886">
          <w:marLeft w:val="480"/>
          <w:marRight w:val="0"/>
          <w:marTop w:val="0"/>
          <w:marBottom w:val="0"/>
          <w:divBdr>
            <w:top w:val="none" w:sz="0" w:space="0" w:color="auto"/>
            <w:left w:val="none" w:sz="0" w:space="0" w:color="auto"/>
            <w:bottom w:val="none" w:sz="0" w:space="0" w:color="auto"/>
            <w:right w:val="none" w:sz="0" w:space="0" w:color="auto"/>
          </w:divBdr>
        </w:div>
        <w:div w:id="1381902860">
          <w:marLeft w:val="480"/>
          <w:marRight w:val="0"/>
          <w:marTop w:val="0"/>
          <w:marBottom w:val="0"/>
          <w:divBdr>
            <w:top w:val="none" w:sz="0" w:space="0" w:color="auto"/>
            <w:left w:val="none" w:sz="0" w:space="0" w:color="auto"/>
            <w:bottom w:val="none" w:sz="0" w:space="0" w:color="auto"/>
            <w:right w:val="none" w:sz="0" w:space="0" w:color="auto"/>
          </w:divBdr>
        </w:div>
        <w:div w:id="1393583428">
          <w:marLeft w:val="480"/>
          <w:marRight w:val="0"/>
          <w:marTop w:val="0"/>
          <w:marBottom w:val="0"/>
          <w:divBdr>
            <w:top w:val="none" w:sz="0" w:space="0" w:color="auto"/>
            <w:left w:val="none" w:sz="0" w:space="0" w:color="auto"/>
            <w:bottom w:val="none" w:sz="0" w:space="0" w:color="auto"/>
            <w:right w:val="none" w:sz="0" w:space="0" w:color="auto"/>
          </w:divBdr>
        </w:div>
        <w:div w:id="1437408657">
          <w:marLeft w:val="480"/>
          <w:marRight w:val="0"/>
          <w:marTop w:val="0"/>
          <w:marBottom w:val="0"/>
          <w:divBdr>
            <w:top w:val="none" w:sz="0" w:space="0" w:color="auto"/>
            <w:left w:val="none" w:sz="0" w:space="0" w:color="auto"/>
            <w:bottom w:val="none" w:sz="0" w:space="0" w:color="auto"/>
            <w:right w:val="none" w:sz="0" w:space="0" w:color="auto"/>
          </w:divBdr>
        </w:div>
        <w:div w:id="1485656888">
          <w:marLeft w:val="480"/>
          <w:marRight w:val="0"/>
          <w:marTop w:val="0"/>
          <w:marBottom w:val="0"/>
          <w:divBdr>
            <w:top w:val="none" w:sz="0" w:space="0" w:color="auto"/>
            <w:left w:val="none" w:sz="0" w:space="0" w:color="auto"/>
            <w:bottom w:val="none" w:sz="0" w:space="0" w:color="auto"/>
            <w:right w:val="none" w:sz="0" w:space="0" w:color="auto"/>
          </w:divBdr>
        </w:div>
        <w:div w:id="1523930838">
          <w:marLeft w:val="480"/>
          <w:marRight w:val="0"/>
          <w:marTop w:val="0"/>
          <w:marBottom w:val="0"/>
          <w:divBdr>
            <w:top w:val="none" w:sz="0" w:space="0" w:color="auto"/>
            <w:left w:val="none" w:sz="0" w:space="0" w:color="auto"/>
            <w:bottom w:val="none" w:sz="0" w:space="0" w:color="auto"/>
            <w:right w:val="none" w:sz="0" w:space="0" w:color="auto"/>
          </w:divBdr>
        </w:div>
        <w:div w:id="1532958270">
          <w:marLeft w:val="480"/>
          <w:marRight w:val="0"/>
          <w:marTop w:val="0"/>
          <w:marBottom w:val="0"/>
          <w:divBdr>
            <w:top w:val="none" w:sz="0" w:space="0" w:color="auto"/>
            <w:left w:val="none" w:sz="0" w:space="0" w:color="auto"/>
            <w:bottom w:val="none" w:sz="0" w:space="0" w:color="auto"/>
            <w:right w:val="none" w:sz="0" w:space="0" w:color="auto"/>
          </w:divBdr>
        </w:div>
        <w:div w:id="1544631821">
          <w:marLeft w:val="480"/>
          <w:marRight w:val="0"/>
          <w:marTop w:val="0"/>
          <w:marBottom w:val="0"/>
          <w:divBdr>
            <w:top w:val="none" w:sz="0" w:space="0" w:color="auto"/>
            <w:left w:val="none" w:sz="0" w:space="0" w:color="auto"/>
            <w:bottom w:val="none" w:sz="0" w:space="0" w:color="auto"/>
            <w:right w:val="none" w:sz="0" w:space="0" w:color="auto"/>
          </w:divBdr>
        </w:div>
        <w:div w:id="1624267664">
          <w:marLeft w:val="480"/>
          <w:marRight w:val="0"/>
          <w:marTop w:val="0"/>
          <w:marBottom w:val="0"/>
          <w:divBdr>
            <w:top w:val="none" w:sz="0" w:space="0" w:color="auto"/>
            <w:left w:val="none" w:sz="0" w:space="0" w:color="auto"/>
            <w:bottom w:val="none" w:sz="0" w:space="0" w:color="auto"/>
            <w:right w:val="none" w:sz="0" w:space="0" w:color="auto"/>
          </w:divBdr>
        </w:div>
        <w:div w:id="1652708076">
          <w:marLeft w:val="480"/>
          <w:marRight w:val="0"/>
          <w:marTop w:val="0"/>
          <w:marBottom w:val="0"/>
          <w:divBdr>
            <w:top w:val="none" w:sz="0" w:space="0" w:color="auto"/>
            <w:left w:val="none" w:sz="0" w:space="0" w:color="auto"/>
            <w:bottom w:val="none" w:sz="0" w:space="0" w:color="auto"/>
            <w:right w:val="none" w:sz="0" w:space="0" w:color="auto"/>
          </w:divBdr>
        </w:div>
        <w:div w:id="1693647280">
          <w:marLeft w:val="480"/>
          <w:marRight w:val="0"/>
          <w:marTop w:val="0"/>
          <w:marBottom w:val="0"/>
          <w:divBdr>
            <w:top w:val="none" w:sz="0" w:space="0" w:color="auto"/>
            <w:left w:val="none" w:sz="0" w:space="0" w:color="auto"/>
            <w:bottom w:val="none" w:sz="0" w:space="0" w:color="auto"/>
            <w:right w:val="none" w:sz="0" w:space="0" w:color="auto"/>
          </w:divBdr>
        </w:div>
        <w:div w:id="1705665932">
          <w:marLeft w:val="480"/>
          <w:marRight w:val="0"/>
          <w:marTop w:val="0"/>
          <w:marBottom w:val="0"/>
          <w:divBdr>
            <w:top w:val="none" w:sz="0" w:space="0" w:color="auto"/>
            <w:left w:val="none" w:sz="0" w:space="0" w:color="auto"/>
            <w:bottom w:val="none" w:sz="0" w:space="0" w:color="auto"/>
            <w:right w:val="none" w:sz="0" w:space="0" w:color="auto"/>
          </w:divBdr>
        </w:div>
        <w:div w:id="1706561505">
          <w:marLeft w:val="480"/>
          <w:marRight w:val="0"/>
          <w:marTop w:val="0"/>
          <w:marBottom w:val="0"/>
          <w:divBdr>
            <w:top w:val="none" w:sz="0" w:space="0" w:color="auto"/>
            <w:left w:val="none" w:sz="0" w:space="0" w:color="auto"/>
            <w:bottom w:val="none" w:sz="0" w:space="0" w:color="auto"/>
            <w:right w:val="none" w:sz="0" w:space="0" w:color="auto"/>
          </w:divBdr>
        </w:div>
        <w:div w:id="1804427261">
          <w:marLeft w:val="480"/>
          <w:marRight w:val="0"/>
          <w:marTop w:val="0"/>
          <w:marBottom w:val="0"/>
          <w:divBdr>
            <w:top w:val="none" w:sz="0" w:space="0" w:color="auto"/>
            <w:left w:val="none" w:sz="0" w:space="0" w:color="auto"/>
            <w:bottom w:val="none" w:sz="0" w:space="0" w:color="auto"/>
            <w:right w:val="none" w:sz="0" w:space="0" w:color="auto"/>
          </w:divBdr>
        </w:div>
        <w:div w:id="1892304391">
          <w:marLeft w:val="480"/>
          <w:marRight w:val="0"/>
          <w:marTop w:val="0"/>
          <w:marBottom w:val="0"/>
          <w:divBdr>
            <w:top w:val="none" w:sz="0" w:space="0" w:color="auto"/>
            <w:left w:val="none" w:sz="0" w:space="0" w:color="auto"/>
            <w:bottom w:val="none" w:sz="0" w:space="0" w:color="auto"/>
            <w:right w:val="none" w:sz="0" w:space="0" w:color="auto"/>
          </w:divBdr>
        </w:div>
        <w:div w:id="1899583063">
          <w:marLeft w:val="480"/>
          <w:marRight w:val="0"/>
          <w:marTop w:val="0"/>
          <w:marBottom w:val="0"/>
          <w:divBdr>
            <w:top w:val="none" w:sz="0" w:space="0" w:color="auto"/>
            <w:left w:val="none" w:sz="0" w:space="0" w:color="auto"/>
            <w:bottom w:val="none" w:sz="0" w:space="0" w:color="auto"/>
            <w:right w:val="none" w:sz="0" w:space="0" w:color="auto"/>
          </w:divBdr>
        </w:div>
        <w:div w:id="1969312537">
          <w:marLeft w:val="480"/>
          <w:marRight w:val="0"/>
          <w:marTop w:val="0"/>
          <w:marBottom w:val="0"/>
          <w:divBdr>
            <w:top w:val="none" w:sz="0" w:space="0" w:color="auto"/>
            <w:left w:val="none" w:sz="0" w:space="0" w:color="auto"/>
            <w:bottom w:val="none" w:sz="0" w:space="0" w:color="auto"/>
            <w:right w:val="none" w:sz="0" w:space="0" w:color="auto"/>
          </w:divBdr>
        </w:div>
        <w:div w:id="2014722417">
          <w:marLeft w:val="480"/>
          <w:marRight w:val="0"/>
          <w:marTop w:val="0"/>
          <w:marBottom w:val="0"/>
          <w:divBdr>
            <w:top w:val="none" w:sz="0" w:space="0" w:color="auto"/>
            <w:left w:val="none" w:sz="0" w:space="0" w:color="auto"/>
            <w:bottom w:val="none" w:sz="0" w:space="0" w:color="auto"/>
            <w:right w:val="none" w:sz="0" w:space="0" w:color="auto"/>
          </w:divBdr>
        </w:div>
        <w:div w:id="2044398905">
          <w:marLeft w:val="480"/>
          <w:marRight w:val="0"/>
          <w:marTop w:val="0"/>
          <w:marBottom w:val="0"/>
          <w:divBdr>
            <w:top w:val="none" w:sz="0" w:space="0" w:color="auto"/>
            <w:left w:val="none" w:sz="0" w:space="0" w:color="auto"/>
            <w:bottom w:val="none" w:sz="0" w:space="0" w:color="auto"/>
            <w:right w:val="none" w:sz="0" w:space="0" w:color="auto"/>
          </w:divBdr>
        </w:div>
        <w:div w:id="2044549867">
          <w:marLeft w:val="480"/>
          <w:marRight w:val="0"/>
          <w:marTop w:val="0"/>
          <w:marBottom w:val="0"/>
          <w:divBdr>
            <w:top w:val="none" w:sz="0" w:space="0" w:color="auto"/>
            <w:left w:val="none" w:sz="0" w:space="0" w:color="auto"/>
            <w:bottom w:val="none" w:sz="0" w:space="0" w:color="auto"/>
            <w:right w:val="none" w:sz="0" w:space="0" w:color="auto"/>
          </w:divBdr>
        </w:div>
        <w:div w:id="2079817429">
          <w:marLeft w:val="480"/>
          <w:marRight w:val="0"/>
          <w:marTop w:val="0"/>
          <w:marBottom w:val="0"/>
          <w:divBdr>
            <w:top w:val="none" w:sz="0" w:space="0" w:color="auto"/>
            <w:left w:val="none" w:sz="0" w:space="0" w:color="auto"/>
            <w:bottom w:val="none" w:sz="0" w:space="0" w:color="auto"/>
            <w:right w:val="none" w:sz="0" w:space="0" w:color="auto"/>
          </w:divBdr>
        </w:div>
        <w:div w:id="2081900704">
          <w:marLeft w:val="480"/>
          <w:marRight w:val="0"/>
          <w:marTop w:val="0"/>
          <w:marBottom w:val="0"/>
          <w:divBdr>
            <w:top w:val="none" w:sz="0" w:space="0" w:color="auto"/>
            <w:left w:val="none" w:sz="0" w:space="0" w:color="auto"/>
            <w:bottom w:val="none" w:sz="0" w:space="0" w:color="auto"/>
            <w:right w:val="none" w:sz="0" w:space="0" w:color="auto"/>
          </w:divBdr>
        </w:div>
        <w:div w:id="2082411203">
          <w:marLeft w:val="480"/>
          <w:marRight w:val="0"/>
          <w:marTop w:val="0"/>
          <w:marBottom w:val="0"/>
          <w:divBdr>
            <w:top w:val="none" w:sz="0" w:space="0" w:color="auto"/>
            <w:left w:val="none" w:sz="0" w:space="0" w:color="auto"/>
            <w:bottom w:val="none" w:sz="0" w:space="0" w:color="auto"/>
            <w:right w:val="none" w:sz="0" w:space="0" w:color="auto"/>
          </w:divBdr>
        </w:div>
        <w:div w:id="2088115824">
          <w:marLeft w:val="480"/>
          <w:marRight w:val="0"/>
          <w:marTop w:val="0"/>
          <w:marBottom w:val="0"/>
          <w:divBdr>
            <w:top w:val="none" w:sz="0" w:space="0" w:color="auto"/>
            <w:left w:val="none" w:sz="0" w:space="0" w:color="auto"/>
            <w:bottom w:val="none" w:sz="0" w:space="0" w:color="auto"/>
            <w:right w:val="none" w:sz="0" w:space="0" w:color="auto"/>
          </w:divBdr>
        </w:div>
        <w:div w:id="2129471849">
          <w:marLeft w:val="480"/>
          <w:marRight w:val="0"/>
          <w:marTop w:val="0"/>
          <w:marBottom w:val="0"/>
          <w:divBdr>
            <w:top w:val="none" w:sz="0" w:space="0" w:color="auto"/>
            <w:left w:val="none" w:sz="0" w:space="0" w:color="auto"/>
            <w:bottom w:val="none" w:sz="0" w:space="0" w:color="auto"/>
            <w:right w:val="none" w:sz="0" w:space="0" w:color="auto"/>
          </w:divBdr>
        </w:div>
        <w:div w:id="2141679186">
          <w:marLeft w:val="480"/>
          <w:marRight w:val="0"/>
          <w:marTop w:val="0"/>
          <w:marBottom w:val="0"/>
          <w:divBdr>
            <w:top w:val="none" w:sz="0" w:space="0" w:color="auto"/>
            <w:left w:val="none" w:sz="0" w:space="0" w:color="auto"/>
            <w:bottom w:val="none" w:sz="0" w:space="0" w:color="auto"/>
            <w:right w:val="none" w:sz="0" w:space="0" w:color="auto"/>
          </w:divBdr>
        </w:div>
      </w:divsChild>
    </w:div>
    <w:div w:id="1139958152">
      <w:bodyDiv w:val="1"/>
      <w:marLeft w:val="0"/>
      <w:marRight w:val="0"/>
      <w:marTop w:val="0"/>
      <w:marBottom w:val="0"/>
      <w:divBdr>
        <w:top w:val="none" w:sz="0" w:space="0" w:color="auto"/>
        <w:left w:val="none" w:sz="0" w:space="0" w:color="auto"/>
        <w:bottom w:val="none" w:sz="0" w:space="0" w:color="auto"/>
        <w:right w:val="none" w:sz="0" w:space="0" w:color="auto"/>
      </w:divBdr>
      <w:divsChild>
        <w:div w:id="1645160476">
          <w:marLeft w:val="480"/>
          <w:marRight w:val="0"/>
          <w:marTop w:val="0"/>
          <w:marBottom w:val="0"/>
          <w:divBdr>
            <w:top w:val="none" w:sz="0" w:space="0" w:color="auto"/>
            <w:left w:val="none" w:sz="0" w:space="0" w:color="auto"/>
            <w:bottom w:val="none" w:sz="0" w:space="0" w:color="auto"/>
            <w:right w:val="none" w:sz="0" w:space="0" w:color="auto"/>
          </w:divBdr>
        </w:div>
        <w:div w:id="1286351245">
          <w:marLeft w:val="480"/>
          <w:marRight w:val="0"/>
          <w:marTop w:val="0"/>
          <w:marBottom w:val="0"/>
          <w:divBdr>
            <w:top w:val="none" w:sz="0" w:space="0" w:color="auto"/>
            <w:left w:val="none" w:sz="0" w:space="0" w:color="auto"/>
            <w:bottom w:val="none" w:sz="0" w:space="0" w:color="auto"/>
            <w:right w:val="none" w:sz="0" w:space="0" w:color="auto"/>
          </w:divBdr>
        </w:div>
        <w:div w:id="211580298">
          <w:marLeft w:val="480"/>
          <w:marRight w:val="0"/>
          <w:marTop w:val="0"/>
          <w:marBottom w:val="0"/>
          <w:divBdr>
            <w:top w:val="none" w:sz="0" w:space="0" w:color="auto"/>
            <w:left w:val="none" w:sz="0" w:space="0" w:color="auto"/>
            <w:bottom w:val="none" w:sz="0" w:space="0" w:color="auto"/>
            <w:right w:val="none" w:sz="0" w:space="0" w:color="auto"/>
          </w:divBdr>
        </w:div>
        <w:div w:id="1348560540">
          <w:marLeft w:val="480"/>
          <w:marRight w:val="0"/>
          <w:marTop w:val="0"/>
          <w:marBottom w:val="0"/>
          <w:divBdr>
            <w:top w:val="none" w:sz="0" w:space="0" w:color="auto"/>
            <w:left w:val="none" w:sz="0" w:space="0" w:color="auto"/>
            <w:bottom w:val="none" w:sz="0" w:space="0" w:color="auto"/>
            <w:right w:val="none" w:sz="0" w:space="0" w:color="auto"/>
          </w:divBdr>
        </w:div>
        <w:div w:id="192690469">
          <w:marLeft w:val="480"/>
          <w:marRight w:val="0"/>
          <w:marTop w:val="0"/>
          <w:marBottom w:val="0"/>
          <w:divBdr>
            <w:top w:val="none" w:sz="0" w:space="0" w:color="auto"/>
            <w:left w:val="none" w:sz="0" w:space="0" w:color="auto"/>
            <w:bottom w:val="none" w:sz="0" w:space="0" w:color="auto"/>
            <w:right w:val="none" w:sz="0" w:space="0" w:color="auto"/>
          </w:divBdr>
        </w:div>
        <w:div w:id="1767847238">
          <w:marLeft w:val="480"/>
          <w:marRight w:val="0"/>
          <w:marTop w:val="0"/>
          <w:marBottom w:val="0"/>
          <w:divBdr>
            <w:top w:val="none" w:sz="0" w:space="0" w:color="auto"/>
            <w:left w:val="none" w:sz="0" w:space="0" w:color="auto"/>
            <w:bottom w:val="none" w:sz="0" w:space="0" w:color="auto"/>
            <w:right w:val="none" w:sz="0" w:space="0" w:color="auto"/>
          </w:divBdr>
        </w:div>
        <w:div w:id="1485122998">
          <w:marLeft w:val="480"/>
          <w:marRight w:val="0"/>
          <w:marTop w:val="0"/>
          <w:marBottom w:val="0"/>
          <w:divBdr>
            <w:top w:val="none" w:sz="0" w:space="0" w:color="auto"/>
            <w:left w:val="none" w:sz="0" w:space="0" w:color="auto"/>
            <w:bottom w:val="none" w:sz="0" w:space="0" w:color="auto"/>
            <w:right w:val="none" w:sz="0" w:space="0" w:color="auto"/>
          </w:divBdr>
        </w:div>
        <w:div w:id="1193149165">
          <w:marLeft w:val="480"/>
          <w:marRight w:val="0"/>
          <w:marTop w:val="0"/>
          <w:marBottom w:val="0"/>
          <w:divBdr>
            <w:top w:val="none" w:sz="0" w:space="0" w:color="auto"/>
            <w:left w:val="none" w:sz="0" w:space="0" w:color="auto"/>
            <w:bottom w:val="none" w:sz="0" w:space="0" w:color="auto"/>
            <w:right w:val="none" w:sz="0" w:space="0" w:color="auto"/>
          </w:divBdr>
        </w:div>
        <w:div w:id="1151141372">
          <w:marLeft w:val="480"/>
          <w:marRight w:val="0"/>
          <w:marTop w:val="0"/>
          <w:marBottom w:val="0"/>
          <w:divBdr>
            <w:top w:val="none" w:sz="0" w:space="0" w:color="auto"/>
            <w:left w:val="none" w:sz="0" w:space="0" w:color="auto"/>
            <w:bottom w:val="none" w:sz="0" w:space="0" w:color="auto"/>
            <w:right w:val="none" w:sz="0" w:space="0" w:color="auto"/>
          </w:divBdr>
        </w:div>
        <w:div w:id="567037290">
          <w:marLeft w:val="480"/>
          <w:marRight w:val="0"/>
          <w:marTop w:val="0"/>
          <w:marBottom w:val="0"/>
          <w:divBdr>
            <w:top w:val="none" w:sz="0" w:space="0" w:color="auto"/>
            <w:left w:val="none" w:sz="0" w:space="0" w:color="auto"/>
            <w:bottom w:val="none" w:sz="0" w:space="0" w:color="auto"/>
            <w:right w:val="none" w:sz="0" w:space="0" w:color="auto"/>
          </w:divBdr>
        </w:div>
        <w:div w:id="1968581825">
          <w:marLeft w:val="480"/>
          <w:marRight w:val="0"/>
          <w:marTop w:val="0"/>
          <w:marBottom w:val="0"/>
          <w:divBdr>
            <w:top w:val="none" w:sz="0" w:space="0" w:color="auto"/>
            <w:left w:val="none" w:sz="0" w:space="0" w:color="auto"/>
            <w:bottom w:val="none" w:sz="0" w:space="0" w:color="auto"/>
            <w:right w:val="none" w:sz="0" w:space="0" w:color="auto"/>
          </w:divBdr>
        </w:div>
        <w:div w:id="1913543791">
          <w:marLeft w:val="480"/>
          <w:marRight w:val="0"/>
          <w:marTop w:val="0"/>
          <w:marBottom w:val="0"/>
          <w:divBdr>
            <w:top w:val="none" w:sz="0" w:space="0" w:color="auto"/>
            <w:left w:val="none" w:sz="0" w:space="0" w:color="auto"/>
            <w:bottom w:val="none" w:sz="0" w:space="0" w:color="auto"/>
            <w:right w:val="none" w:sz="0" w:space="0" w:color="auto"/>
          </w:divBdr>
        </w:div>
        <w:div w:id="803237950">
          <w:marLeft w:val="480"/>
          <w:marRight w:val="0"/>
          <w:marTop w:val="0"/>
          <w:marBottom w:val="0"/>
          <w:divBdr>
            <w:top w:val="none" w:sz="0" w:space="0" w:color="auto"/>
            <w:left w:val="none" w:sz="0" w:space="0" w:color="auto"/>
            <w:bottom w:val="none" w:sz="0" w:space="0" w:color="auto"/>
            <w:right w:val="none" w:sz="0" w:space="0" w:color="auto"/>
          </w:divBdr>
        </w:div>
        <w:div w:id="593827187">
          <w:marLeft w:val="480"/>
          <w:marRight w:val="0"/>
          <w:marTop w:val="0"/>
          <w:marBottom w:val="0"/>
          <w:divBdr>
            <w:top w:val="none" w:sz="0" w:space="0" w:color="auto"/>
            <w:left w:val="none" w:sz="0" w:space="0" w:color="auto"/>
            <w:bottom w:val="none" w:sz="0" w:space="0" w:color="auto"/>
            <w:right w:val="none" w:sz="0" w:space="0" w:color="auto"/>
          </w:divBdr>
        </w:div>
        <w:div w:id="1572887244">
          <w:marLeft w:val="480"/>
          <w:marRight w:val="0"/>
          <w:marTop w:val="0"/>
          <w:marBottom w:val="0"/>
          <w:divBdr>
            <w:top w:val="none" w:sz="0" w:space="0" w:color="auto"/>
            <w:left w:val="none" w:sz="0" w:space="0" w:color="auto"/>
            <w:bottom w:val="none" w:sz="0" w:space="0" w:color="auto"/>
            <w:right w:val="none" w:sz="0" w:space="0" w:color="auto"/>
          </w:divBdr>
        </w:div>
        <w:div w:id="1614632219">
          <w:marLeft w:val="480"/>
          <w:marRight w:val="0"/>
          <w:marTop w:val="0"/>
          <w:marBottom w:val="0"/>
          <w:divBdr>
            <w:top w:val="none" w:sz="0" w:space="0" w:color="auto"/>
            <w:left w:val="none" w:sz="0" w:space="0" w:color="auto"/>
            <w:bottom w:val="none" w:sz="0" w:space="0" w:color="auto"/>
            <w:right w:val="none" w:sz="0" w:space="0" w:color="auto"/>
          </w:divBdr>
        </w:div>
        <w:div w:id="413942214">
          <w:marLeft w:val="480"/>
          <w:marRight w:val="0"/>
          <w:marTop w:val="0"/>
          <w:marBottom w:val="0"/>
          <w:divBdr>
            <w:top w:val="none" w:sz="0" w:space="0" w:color="auto"/>
            <w:left w:val="none" w:sz="0" w:space="0" w:color="auto"/>
            <w:bottom w:val="none" w:sz="0" w:space="0" w:color="auto"/>
            <w:right w:val="none" w:sz="0" w:space="0" w:color="auto"/>
          </w:divBdr>
        </w:div>
        <w:div w:id="1994991643">
          <w:marLeft w:val="480"/>
          <w:marRight w:val="0"/>
          <w:marTop w:val="0"/>
          <w:marBottom w:val="0"/>
          <w:divBdr>
            <w:top w:val="none" w:sz="0" w:space="0" w:color="auto"/>
            <w:left w:val="none" w:sz="0" w:space="0" w:color="auto"/>
            <w:bottom w:val="none" w:sz="0" w:space="0" w:color="auto"/>
            <w:right w:val="none" w:sz="0" w:space="0" w:color="auto"/>
          </w:divBdr>
        </w:div>
        <w:div w:id="455872796">
          <w:marLeft w:val="480"/>
          <w:marRight w:val="0"/>
          <w:marTop w:val="0"/>
          <w:marBottom w:val="0"/>
          <w:divBdr>
            <w:top w:val="none" w:sz="0" w:space="0" w:color="auto"/>
            <w:left w:val="none" w:sz="0" w:space="0" w:color="auto"/>
            <w:bottom w:val="none" w:sz="0" w:space="0" w:color="auto"/>
            <w:right w:val="none" w:sz="0" w:space="0" w:color="auto"/>
          </w:divBdr>
        </w:div>
        <w:div w:id="1858150201">
          <w:marLeft w:val="480"/>
          <w:marRight w:val="0"/>
          <w:marTop w:val="0"/>
          <w:marBottom w:val="0"/>
          <w:divBdr>
            <w:top w:val="none" w:sz="0" w:space="0" w:color="auto"/>
            <w:left w:val="none" w:sz="0" w:space="0" w:color="auto"/>
            <w:bottom w:val="none" w:sz="0" w:space="0" w:color="auto"/>
            <w:right w:val="none" w:sz="0" w:space="0" w:color="auto"/>
          </w:divBdr>
        </w:div>
        <w:div w:id="1823621478">
          <w:marLeft w:val="480"/>
          <w:marRight w:val="0"/>
          <w:marTop w:val="0"/>
          <w:marBottom w:val="0"/>
          <w:divBdr>
            <w:top w:val="none" w:sz="0" w:space="0" w:color="auto"/>
            <w:left w:val="none" w:sz="0" w:space="0" w:color="auto"/>
            <w:bottom w:val="none" w:sz="0" w:space="0" w:color="auto"/>
            <w:right w:val="none" w:sz="0" w:space="0" w:color="auto"/>
          </w:divBdr>
        </w:div>
        <w:div w:id="40643111">
          <w:marLeft w:val="480"/>
          <w:marRight w:val="0"/>
          <w:marTop w:val="0"/>
          <w:marBottom w:val="0"/>
          <w:divBdr>
            <w:top w:val="none" w:sz="0" w:space="0" w:color="auto"/>
            <w:left w:val="none" w:sz="0" w:space="0" w:color="auto"/>
            <w:bottom w:val="none" w:sz="0" w:space="0" w:color="auto"/>
            <w:right w:val="none" w:sz="0" w:space="0" w:color="auto"/>
          </w:divBdr>
        </w:div>
        <w:div w:id="731192444">
          <w:marLeft w:val="480"/>
          <w:marRight w:val="0"/>
          <w:marTop w:val="0"/>
          <w:marBottom w:val="0"/>
          <w:divBdr>
            <w:top w:val="none" w:sz="0" w:space="0" w:color="auto"/>
            <w:left w:val="none" w:sz="0" w:space="0" w:color="auto"/>
            <w:bottom w:val="none" w:sz="0" w:space="0" w:color="auto"/>
            <w:right w:val="none" w:sz="0" w:space="0" w:color="auto"/>
          </w:divBdr>
        </w:div>
        <w:div w:id="1120144764">
          <w:marLeft w:val="480"/>
          <w:marRight w:val="0"/>
          <w:marTop w:val="0"/>
          <w:marBottom w:val="0"/>
          <w:divBdr>
            <w:top w:val="none" w:sz="0" w:space="0" w:color="auto"/>
            <w:left w:val="none" w:sz="0" w:space="0" w:color="auto"/>
            <w:bottom w:val="none" w:sz="0" w:space="0" w:color="auto"/>
            <w:right w:val="none" w:sz="0" w:space="0" w:color="auto"/>
          </w:divBdr>
        </w:div>
        <w:div w:id="1558781955">
          <w:marLeft w:val="480"/>
          <w:marRight w:val="0"/>
          <w:marTop w:val="0"/>
          <w:marBottom w:val="0"/>
          <w:divBdr>
            <w:top w:val="none" w:sz="0" w:space="0" w:color="auto"/>
            <w:left w:val="none" w:sz="0" w:space="0" w:color="auto"/>
            <w:bottom w:val="none" w:sz="0" w:space="0" w:color="auto"/>
            <w:right w:val="none" w:sz="0" w:space="0" w:color="auto"/>
          </w:divBdr>
        </w:div>
        <w:div w:id="458450681">
          <w:marLeft w:val="480"/>
          <w:marRight w:val="0"/>
          <w:marTop w:val="0"/>
          <w:marBottom w:val="0"/>
          <w:divBdr>
            <w:top w:val="none" w:sz="0" w:space="0" w:color="auto"/>
            <w:left w:val="none" w:sz="0" w:space="0" w:color="auto"/>
            <w:bottom w:val="none" w:sz="0" w:space="0" w:color="auto"/>
            <w:right w:val="none" w:sz="0" w:space="0" w:color="auto"/>
          </w:divBdr>
        </w:div>
        <w:div w:id="394818454">
          <w:marLeft w:val="480"/>
          <w:marRight w:val="0"/>
          <w:marTop w:val="0"/>
          <w:marBottom w:val="0"/>
          <w:divBdr>
            <w:top w:val="none" w:sz="0" w:space="0" w:color="auto"/>
            <w:left w:val="none" w:sz="0" w:space="0" w:color="auto"/>
            <w:bottom w:val="none" w:sz="0" w:space="0" w:color="auto"/>
            <w:right w:val="none" w:sz="0" w:space="0" w:color="auto"/>
          </w:divBdr>
        </w:div>
        <w:div w:id="2017413454">
          <w:marLeft w:val="480"/>
          <w:marRight w:val="0"/>
          <w:marTop w:val="0"/>
          <w:marBottom w:val="0"/>
          <w:divBdr>
            <w:top w:val="none" w:sz="0" w:space="0" w:color="auto"/>
            <w:left w:val="none" w:sz="0" w:space="0" w:color="auto"/>
            <w:bottom w:val="none" w:sz="0" w:space="0" w:color="auto"/>
            <w:right w:val="none" w:sz="0" w:space="0" w:color="auto"/>
          </w:divBdr>
        </w:div>
        <w:div w:id="1540703359">
          <w:marLeft w:val="480"/>
          <w:marRight w:val="0"/>
          <w:marTop w:val="0"/>
          <w:marBottom w:val="0"/>
          <w:divBdr>
            <w:top w:val="none" w:sz="0" w:space="0" w:color="auto"/>
            <w:left w:val="none" w:sz="0" w:space="0" w:color="auto"/>
            <w:bottom w:val="none" w:sz="0" w:space="0" w:color="auto"/>
            <w:right w:val="none" w:sz="0" w:space="0" w:color="auto"/>
          </w:divBdr>
        </w:div>
        <w:div w:id="1352687439">
          <w:marLeft w:val="480"/>
          <w:marRight w:val="0"/>
          <w:marTop w:val="0"/>
          <w:marBottom w:val="0"/>
          <w:divBdr>
            <w:top w:val="none" w:sz="0" w:space="0" w:color="auto"/>
            <w:left w:val="none" w:sz="0" w:space="0" w:color="auto"/>
            <w:bottom w:val="none" w:sz="0" w:space="0" w:color="auto"/>
            <w:right w:val="none" w:sz="0" w:space="0" w:color="auto"/>
          </w:divBdr>
        </w:div>
        <w:div w:id="1906913226">
          <w:marLeft w:val="480"/>
          <w:marRight w:val="0"/>
          <w:marTop w:val="0"/>
          <w:marBottom w:val="0"/>
          <w:divBdr>
            <w:top w:val="none" w:sz="0" w:space="0" w:color="auto"/>
            <w:left w:val="none" w:sz="0" w:space="0" w:color="auto"/>
            <w:bottom w:val="none" w:sz="0" w:space="0" w:color="auto"/>
            <w:right w:val="none" w:sz="0" w:space="0" w:color="auto"/>
          </w:divBdr>
        </w:div>
        <w:div w:id="1627783314">
          <w:marLeft w:val="480"/>
          <w:marRight w:val="0"/>
          <w:marTop w:val="0"/>
          <w:marBottom w:val="0"/>
          <w:divBdr>
            <w:top w:val="none" w:sz="0" w:space="0" w:color="auto"/>
            <w:left w:val="none" w:sz="0" w:space="0" w:color="auto"/>
            <w:bottom w:val="none" w:sz="0" w:space="0" w:color="auto"/>
            <w:right w:val="none" w:sz="0" w:space="0" w:color="auto"/>
          </w:divBdr>
        </w:div>
        <w:div w:id="1917131146">
          <w:marLeft w:val="480"/>
          <w:marRight w:val="0"/>
          <w:marTop w:val="0"/>
          <w:marBottom w:val="0"/>
          <w:divBdr>
            <w:top w:val="none" w:sz="0" w:space="0" w:color="auto"/>
            <w:left w:val="none" w:sz="0" w:space="0" w:color="auto"/>
            <w:bottom w:val="none" w:sz="0" w:space="0" w:color="auto"/>
            <w:right w:val="none" w:sz="0" w:space="0" w:color="auto"/>
          </w:divBdr>
        </w:div>
        <w:div w:id="1098527039">
          <w:marLeft w:val="480"/>
          <w:marRight w:val="0"/>
          <w:marTop w:val="0"/>
          <w:marBottom w:val="0"/>
          <w:divBdr>
            <w:top w:val="none" w:sz="0" w:space="0" w:color="auto"/>
            <w:left w:val="none" w:sz="0" w:space="0" w:color="auto"/>
            <w:bottom w:val="none" w:sz="0" w:space="0" w:color="auto"/>
            <w:right w:val="none" w:sz="0" w:space="0" w:color="auto"/>
          </w:divBdr>
        </w:div>
        <w:div w:id="1172571284">
          <w:marLeft w:val="480"/>
          <w:marRight w:val="0"/>
          <w:marTop w:val="0"/>
          <w:marBottom w:val="0"/>
          <w:divBdr>
            <w:top w:val="none" w:sz="0" w:space="0" w:color="auto"/>
            <w:left w:val="none" w:sz="0" w:space="0" w:color="auto"/>
            <w:bottom w:val="none" w:sz="0" w:space="0" w:color="auto"/>
            <w:right w:val="none" w:sz="0" w:space="0" w:color="auto"/>
          </w:divBdr>
        </w:div>
        <w:div w:id="1026716708">
          <w:marLeft w:val="480"/>
          <w:marRight w:val="0"/>
          <w:marTop w:val="0"/>
          <w:marBottom w:val="0"/>
          <w:divBdr>
            <w:top w:val="none" w:sz="0" w:space="0" w:color="auto"/>
            <w:left w:val="none" w:sz="0" w:space="0" w:color="auto"/>
            <w:bottom w:val="none" w:sz="0" w:space="0" w:color="auto"/>
            <w:right w:val="none" w:sz="0" w:space="0" w:color="auto"/>
          </w:divBdr>
        </w:div>
        <w:div w:id="731662579">
          <w:marLeft w:val="480"/>
          <w:marRight w:val="0"/>
          <w:marTop w:val="0"/>
          <w:marBottom w:val="0"/>
          <w:divBdr>
            <w:top w:val="none" w:sz="0" w:space="0" w:color="auto"/>
            <w:left w:val="none" w:sz="0" w:space="0" w:color="auto"/>
            <w:bottom w:val="none" w:sz="0" w:space="0" w:color="auto"/>
            <w:right w:val="none" w:sz="0" w:space="0" w:color="auto"/>
          </w:divBdr>
        </w:div>
        <w:div w:id="922840146">
          <w:marLeft w:val="480"/>
          <w:marRight w:val="0"/>
          <w:marTop w:val="0"/>
          <w:marBottom w:val="0"/>
          <w:divBdr>
            <w:top w:val="none" w:sz="0" w:space="0" w:color="auto"/>
            <w:left w:val="none" w:sz="0" w:space="0" w:color="auto"/>
            <w:bottom w:val="none" w:sz="0" w:space="0" w:color="auto"/>
            <w:right w:val="none" w:sz="0" w:space="0" w:color="auto"/>
          </w:divBdr>
        </w:div>
        <w:div w:id="738941415">
          <w:marLeft w:val="480"/>
          <w:marRight w:val="0"/>
          <w:marTop w:val="0"/>
          <w:marBottom w:val="0"/>
          <w:divBdr>
            <w:top w:val="none" w:sz="0" w:space="0" w:color="auto"/>
            <w:left w:val="none" w:sz="0" w:space="0" w:color="auto"/>
            <w:bottom w:val="none" w:sz="0" w:space="0" w:color="auto"/>
            <w:right w:val="none" w:sz="0" w:space="0" w:color="auto"/>
          </w:divBdr>
        </w:div>
        <w:div w:id="256910103">
          <w:marLeft w:val="480"/>
          <w:marRight w:val="0"/>
          <w:marTop w:val="0"/>
          <w:marBottom w:val="0"/>
          <w:divBdr>
            <w:top w:val="none" w:sz="0" w:space="0" w:color="auto"/>
            <w:left w:val="none" w:sz="0" w:space="0" w:color="auto"/>
            <w:bottom w:val="none" w:sz="0" w:space="0" w:color="auto"/>
            <w:right w:val="none" w:sz="0" w:space="0" w:color="auto"/>
          </w:divBdr>
        </w:div>
        <w:div w:id="772289122">
          <w:marLeft w:val="480"/>
          <w:marRight w:val="0"/>
          <w:marTop w:val="0"/>
          <w:marBottom w:val="0"/>
          <w:divBdr>
            <w:top w:val="none" w:sz="0" w:space="0" w:color="auto"/>
            <w:left w:val="none" w:sz="0" w:space="0" w:color="auto"/>
            <w:bottom w:val="none" w:sz="0" w:space="0" w:color="auto"/>
            <w:right w:val="none" w:sz="0" w:space="0" w:color="auto"/>
          </w:divBdr>
        </w:div>
        <w:div w:id="1571118837">
          <w:marLeft w:val="480"/>
          <w:marRight w:val="0"/>
          <w:marTop w:val="0"/>
          <w:marBottom w:val="0"/>
          <w:divBdr>
            <w:top w:val="none" w:sz="0" w:space="0" w:color="auto"/>
            <w:left w:val="none" w:sz="0" w:space="0" w:color="auto"/>
            <w:bottom w:val="none" w:sz="0" w:space="0" w:color="auto"/>
            <w:right w:val="none" w:sz="0" w:space="0" w:color="auto"/>
          </w:divBdr>
        </w:div>
        <w:div w:id="1967462386">
          <w:marLeft w:val="480"/>
          <w:marRight w:val="0"/>
          <w:marTop w:val="0"/>
          <w:marBottom w:val="0"/>
          <w:divBdr>
            <w:top w:val="none" w:sz="0" w:space="0" w:color="auto"/>
            <w:left w:val="none" w:sz="0" w:space="0" w:color="auto"/>
            <w:bottom w:val="none" w:sz="0" w:space="0" w:color="auto"/>
            <w:right w:val="none" w:sz="0" w:space="0" w:color="auto"/>
          </w:divBdr>
        </w:div>
        <w:div w:id="628556275">
          <w:marLeft w:val="480"/>
          <w:marRight w:val="0"/>
          <w:marTop w:val="0"/>
          <w:marBottom w:val="0"/>
          <w:divBdr>
            <w:top w:val="none" w:sz="0" w:space="0" w:color="auto"/>
            <w:left w:val="none" w:sz="0" w:space="0" w:color="auto"/>
            <w:bottom w:val="none" w:sz="0" w:space="0" w:color="auto"/>
            <w:right w:val="none" w:sz="0" w:space="0" w:color="auto"/>
          </w:divBdr>
        </w:div>
        <w:div w:id="1435050769">
          <w:marLeft w:val="480"/>
          <w:marRight w:val="0"/>
          <w:marTop w:val="0"/>
          <w:marBottom w:val="0"/>
          <w:divBdr>
            <w:top w:val="none" w:sz="0" w:space="0" w:color="auto"/>
            <w:left w:val="none" w:sz="0" w:space="0" w:color="auto"/>
            <w:bottom w:val="none" w:sz="0" w:space="0" w:color="auto"/>
            <w:right w:val="none" w:sz="0" w:space="0" w:color="auto"/>
          </w:divBdr>
        </w:div>
        <w:div w:id="1639874163">
          <w:marLeft w:val="480"/>
          <w:marRight w:val="0"/>
          <w:marTop w:val="0"/>
          <w:marBottom w:val="0"/>
          <w:divBdr>
            <w:top w:val="none" w:sz="0" w:space="0" w:color="auto"/>
            <w:left w:val="none" w:sz="0" w:space="0" w:color="auto"/>
            <w:bottom w:val="none" w:sz="0" w:space="0" w:color="auto"/>
            <w:right w:val="none" w:sz="0" w:space="0" w:color="auto"/>
          </w:divBdr>
        </w:div>
        <w:div w:id="998846788">
          <w:marLeft w:val="480"/>
          <w:marRight w:val="0"/>
          <w:marTop w:val="0"/>
          <w:marBottom w:val="0"/>
          <w:divBdr>
            <w:top w:val="none" w:sz="0" w:space="0" w:color="auto"/>
            <w:left w:val="none" w:sz="0" w:space="0" w:color="auto"/>
            <w:bottom w:val="none" w:sz="0" w:space="0" w:color="auto"/>
            <w:right w:val="none" w:sz="0" w:space="0" w:color="auto"/>
          </w:divBdr>
        </w:div>
        <w:div w:id="108938396">
          <w:marLeft w:val="480"/>
          <w:marRight w:val="0"/>
          <w:marTop w:val="0"/>
          <w:marBottom w:val="0"/>
          <w:divBdr>
            <w:top w:val="none" w:sz="0" w:space="0" w:color="auto"/>
            <w:left w:val="none" w:sz="0" w:space="0" w:color="auto"/>
            <w:bottom w:val="none" w:sz="0" w:space="0" w:color="auto"/>
            <w:right w:val="none" w:sz="0" w:space="0" w:color="auto"/>
          </w:divBdr>
        </w:div>
        <w:div w:id="546995934">
          <w:marLeft w:val="480"/>
          <w:marRight w:val="0"/>
          <w:marTop w:val="0"/>
          <w:marBottom w:val="0"/>
          <w:divBdr>
            <w:top w:val="none" w:sz="0" w:space="0" w:color="auto"/>
            <w:left w:val="none" w:sz="0" w:space="0" w:color="auto"/>
            <w:bottom w:val="none" w:sz="0" w:space="0" w:color="auto"/>
            <w:right w:val="none" w:sz="0" w:space="0" w:color="auto"/>
          </w:divBdr>
        </w:div>
        <w:div w:id="1058439083">
          <w:marLeft w:val="480"/>
          <w:marRight w:val="0"/>
          <w:marTop w:val="0"/>
          <w:marBottom w:val="0"/>
          <w:divBdr>
            <w:top w:val="none" w:sz="0" w:space="0" w:color="auto"/>
            <w:left w:val="none" w:sz="0" w:space="0" w:color="auto"/>
            <w:bottom w:val="none" w:sz="0" w:space="0" w:color="auto"/>
            <w:right w:val="none" w:sz="0" w:space="0" w:color="auto"/>
          </w:divBdr>
        </w:div>
        <w:div w:id="1954557090">
          <w:marLeft w:val="480"/>
          <w:marRight w:val="0"/>
          <w:marTop w:val="0"/>
          <w:marBottom w:val="0"/>
          <w:divBdr>
            <w:top w:val="none" w:sz="0" w:space="0" w:color="auto"/>
            <w:left w:val="none" w:sz="0" w:space="0" w:color="auto"/>
            <w:bottom w:val="none" w:sz="0" w:space="0" w:color="auto"/>
            <w:right w:val="none" w:sz="0" w:space="0" w:color="auto"/>
          </w:divBdr>
        </w:div>
        <w:div w:id="1646857396">
          <w:marLeft w:val="480"/>
          <w:marRight w:val="0"/>
          <w:marTop w:val="0"/>
          <w:marBottom w:val="0"/>
          <w:divBdr>
            <w:top w:val="none" w:sz="0" w:space="0" w:color="auto"/>
            <w:left w:val="none" w:sz="0" w:space="0" w:color="auto"/>
            <w:bottom w:val="none" w:sz="0" w:space="0" w:color="auto"/>
            <w:right w:val="none" w:sz="0" w:space="0" w:color="auto"/>
          </w:divBdr>
        </w:div>
        <w:div w:id="1561014645">
          <w:marLeft w:val="480"/>
          <w:marRight w:val="0"/>
          <w:marTop w:val="0"/>
          <w:marBottom w:val="0"/>
          <w:divBdr>
            <w:top w:val="none" w:sz="0" w:space="0" w:color="auto"/>
            <w:left w:val="none" w:sz="0" w:space="0" w:color="auto"/>
            <w:bottom w:val="none" w:sz="0" w:space="0" w:color="auto"/>
            <w:right w:val="none" w:sz="0" w:space="0" w:color="auto"/>
          </w:divBdr>
        </w:div>
        <w:div w:id="2134472994">
          <w:marLeft w:val="480"/>
          <w:marRight w:val="0"/>
          <w:marTop w:val="0"/>
          <w:marBottom w:val="0"/>
          <w:divBdr>
            <w:top w:val="none" w:sz="0" w:space="0" w:color="auto"/>
            <w:left w:val="none" w:sz="0" w:space="0" w:color="auto"/>
            <w:bottom w:val="none" w:sz="0" w:space="0" w:color="auto"/>
            <w:right w:val="none" w:sz="0" w:space="0" w:color="auto"/>
          </w:divBdr>
        </w:div>
        <w:div w:id="886335651">
          <w:marLeft w:val="480"/>
          <w:marRight w:val="0"/>
          <w:marTop w:val="0"/>
          <w:marBottom w:val="0"/>
          <w:divBdr>
            <w:top w:val="none" w:sz="0" w:space="0" w:color="auto"/>
            <w:left w:val="none" w:sz="0" w:space="0" w:color="auto"/>
            <w:bottom w:val="none" w:sz="0" w:space="0" w:color="auto"/>
            <w:right w:val="none" w:sz="0" w:space="0" w:color="auto"/>
          </w:divBdr>
        </w:div>
        <w:div w:id="1396002465">
          <w:marLeft w:val="480"/>
          <w:marRight w:val="0"/>
          <w:marTop w:val="0"/>
          <w:marBottom w:val="0"/>
          <w:divBdr>
            <w:top w:val="none" w:sz="0" w:space="0" w:color="auto"/>
            <w:left w:val="none" w:sz="0" w:space="0" w:color="auto"/>
            <w:bottom w:val="none" w:sz="0" w:space="0" w:color="auto"/>
            <w:right w:val="none" w:sz="0" w:space="0" w:color="auto"/>
          </w:divBdr>
        </w:div>
        <w:div w:id="509218554">
          <w:marLeft w:val="480"/>
          <w:marRight w:val="0"/>
          <w:marTop w:val="0"/>
          <w:marBottom w:val="0"/>
          <w:divBdr>
            <w:top w:val="none" w:sz="0" w:space="0" w:color="auto"/>
            <w:left w:val="none" w:sz="0" w:space="0" w:color="auto"/>
            <w:bottom w:val="none" w:sz="0" w:space="0" w:color="auto"/>
            <w:right w:val="none" w:sz="0" w:space="0" w:color="auto"/>
          </w:divBdr>
        </w:div>
        <w:div w:id="635452811">
          <w:marLeft w:val="480"/>
          <w:marRight w:val="0"/>
          <w:marTop w:val="0"/>
          <w:marBottom w:val="0"/>
          <w:divBdr>
            <w:top w:val="none" w:sz="0" w:space="0" w:color="auto"/>
            <w:left w:val="none" w:sz="0" w:space="0" w:color="auto"/>
            <w:bottom w:val="none" w:sz="0" w:space="0" w:color="auto"/>
            <w:right w:val="none" w:sz="0" w:space="0" w:color="auto"/>
          </w:divBdr>
        </w:div>
        <w:div w:id="589706213">
          <w:marLeft w:val="480"/>
          <w:marRight w:val="0"/>
          <w:marTop w:val="0"/>
          <w:marBottom w:val="0"/>
          <w:divBdr>
            <w:top w:val="none" w:sz="0" w:space="0" w:color="auto"/>
            <w:left w:val="none" w:sz="0" w:space="0" w:color="auto"/>
            <w:bottom w:val="none" w:sz="0" w:space="0" w:color="auto"/>
            <w:right w:val="none" w:sz="0" w:space="0" w:color="auto"/>
          </w:divBdr>
        </w:div>
        <w:div w:id="1917472846">
          <w:marLeft w:val="480"/>
          <w:marRight w:val="0"/>
          <w:marTop w:val="0"/>
          <w:marBottom w:val="0"/>
          <w:divBdr>
            <w:top w:val="none" w:sz="0" w:space="0" w:color="auto"/>
            <w:left w:val="none" w:sz="0" w:space="0" w:color="auto"/>
            <w:bottom w:val="none" w:sz="0" w:space="0" w:color="auto"/>
            <w:right w:val="none" w:sz="0" w:space="0" w:color="auto"/>
          </w:divBdr>
        </w:div>
        <w:div w:id="1548949963">
          <w:marLeft w:val="480"/>
          <w:marRight w:val="0"/>
          <w:marTop w:val="0"/>
          <w:marBottom w:val="0"/>
          <w:divBdr>
            <w:top w:val="none" w:sz="0" w:space="0" w:color="auto"/>
            <w:left w:val="none" w:sz="0" w:space="0" w:color="auto"/>
            <w:bottom w:val="none" w:sz="0" w:space="0" w:color="auto"/>
            <w:right w:val="none" w:sz="0" w:space="0" w:color="auto"/>
          </w:divBdr>
        </w:div>
        <w:div w:id="509951468">
          <w:marLeft w:val="480"/>
          <w:marRight w:val="0"/>
          <w:marTop w:val="0"/>
          <w:marBottom w:val="0"/>
          <w:divBdr>
            <w:top w:val="none" w:sz="0" w:space="0" w:color="auto"/>
            <w:left w:val="none" w:sz="0" w:space="0" w:color="auto"/>
            <w:bottom w:val="none" w:sz="0" w:space="0" w:color="auto"/>
            <w:right w:val="none" w:sz="0" w:space="0" w:color="auto"/>
          </w:divBdr>
        </w:div>
        <w:div w:id="340426379">
          <w:marLeft w:val="480"/>
          <w:marRight w:val="0"/>
          <w:marTop w:val="0"/>
          <w:marBottom w:val="0"/>
          <w:divBdr>
            <w:top w:val="none" w:sz="0" w:space="0" w:color="auto"/>
            <w:left w:val="none" w:sz="0" w:space="0" w:color="auto"/>
            <w:bottom w:val="none" w:sz="0" w:space="0" w:color="auto"/>
            <w:right w:val="none" w:sz="0" w:space="0" w:color="auto"/>
          </w:divBdr>
        </w:div>
        <w:div w:id="1084498980">
          <w:marLeft w:val="480"/>
          <w:marRight w:val="0"/>
          <w:marTop w:val="0"/>
          <w:marBottom w:val="0"/>
          <w:divBdr>
            <w:top w:val="none" w:sz="0" w:space="0" w:color="auto"/>
            <w:left w:val="none" w:sz="0" w:space="0" w:color="auto"/>
            <w:bottom w:val="none" w:sz="0" w:space="0" w:color="auto"/>
            <w:right w:val="none" w:sz="0" w:space="0" w:color="auto"/>
          </w:divBdr>
        </w:div>
        <w:div w:id="259797735">
          <w:marLeft w:val="480"/>
          <w:marRight w:val="0"/>
          <w:marTop w:val="0"/>
          <w:marBottom w:val="0"/>
          <w:divBdr>
            <w:top w:val="none" w:sz="0" w:space="0" w:color="auto"/>
            <w:left w:val="none" w:sz="0" w:space="0" w:color="auto"/>
            <w:bottom w:val="none" w:sz="0" w:space="0" w:color="auto"/>
            <w:right w:val="none" w:sz="0" w:space="0" w:color="auto"/>
          </w:divBdr>
        </w:div>
        <w:div w:id="1489981337">
          <w:marLeft w:val="480"/>
          <w:marRight w:val="0"/>
          <w:marTop w:val="0"/>
          <w:marBottom w:val="0"/>
          <w:divBdr>
            <w:top w:val="none" w:sz="0" w:space="0" w:color="auto"/>
            <w:left w:val="none" w:sz="0" w:space="0" w:color="auto"/>
            <w:bottom w:val="none" w:sz="0" w:space="0" w:color="auto"/>
            <w:right w:val="none" w:sz="0" w:space="0" w:color="auto"/>
          </w:divBdr>
        </w:div>
        <w:div w:id="879168912">
          <w:marLeft w:val="480"/>
          <w:marRight w:val="0"/>
          <w:marTop w:val="0"/>
          <w:marBottom w:val="0"/>
          <w:divBdr>
            <w:top w:val="none" w:sz="0" w:space="0" w:color="auto"/>
            <w:left w:val="none" w:sz="0" w:space="0" w:color="auto"/>
            <w:bottom w:val="none" w:sz="0" w:space="0" w:color="auto"/>
            <w:right w:val="none" w:sz="0" w:space="0" w:color="auto"/>
          </w:divBdr>
        </w:div>
        <w:div w:id="1207915072">
          <w:marLeft w:val="480"/>
          <w:marRight w:val="0"/>
          <w:marTop w:val="0"/>
          <w:marBottom w:val="0"/>
          <w:divBdr>
            <w:top w:val="none" w:sz="0" w:space="0" w:color="auto"/>
            <w:left w:val="none" w:sz="0" w:space="0" w:color="auto"/>
            <w:bottom w:val="none" w:sz="0" w:space="0" w:color="auto"/>
            <w:right w:val="none" w:sz="0" w:space="0" w:color="auto"/>
          </w:divBdr>
        </w:div>
        <w:div w:id="1876384002">
          <w:marLeft w:val="480"/>
          <w:marRight w:val="0"/>
          <w:marTop w:val="0"/>
          <w:marBottom w:val="0"/>
          <w:divBdr>
            <w:top w:val="none" w:sz="0" w:space="0" w:color="auto"/>
            <w:left w:val="none" w:sz="0" w:space="0" w:color="auto"/>
            <w:bottom w:val="none" w:sz="0" w:space="0" w:color="auto"/>
            <w:right w:val="none" w:sz="0" w:space="0" w:color="auto"/>
          </w:divBdr>
        </w:div>
        <w:div w:id="939290503">
          <w:marLeft w:val="480"/>
          <w:marRight w:val="0"/>
          <w:marTop w:val="0"/>
          <w:marBottom w:val="0"/>
          <w:divBdr>
            <w:top w:val="none" w:sz="0" w:space="0" w:color="auto"/>
            <w:left w:val="none" w:sz="0" w:space="0" w:color="auto"/>
            <w:bottom w:val="none" w:sz="0" w:space="0" w:color="auto"/>
            <w:right w:val="none" w:sz="0" w:space="0" w:color="auto"/>
          </w:divBdr>
        </w:div>
        <w:div w:id="1122185251">
          <w:marLeft w:val="480"/>
          <w:marRight w:val="0"/>
          <w:marTop w:val="0"/>
          <w:marBottom w:val="0"/>
          <w:divBdr>
            <w:top w:val="none" w:sz="0" w:space="0" w:color="auto"/>
            <w:left w:val="none" w:sz="0" w:space="0" w:color="auto"/>
            <w:bottom w:val="none" w:sz="0" w:space="0" w:color="auto"/>
            <w:right w:val="none" w:sz="0" w:space="0" w:color="auto"/>
          </w:divBdr>
        </w:div>
      </w:divsChild>
    </w:div>
    <w:div w:id="1140999184">
      <w:bodyDiv w:val="1"/>
      <w:marLeft w:val="0"/>
      <w:marRight w:val="0"/>
      <w:marTop w:val="0"/>
      <w:marBottom w:val="0"/>
      <w:divBdr>
        <w:top w:val="none" w:sz="0" w:space="0" w:color="auto"/>
        <w:left w:val="none" w:sz="0" w:space="0" w:color="auto"/>
        <w:bottom w:val="none" w:sz="0" w:space="0" w:color="auto"/>
        <w:right w:val="none" w:sz="0" w:space="0" w:color="auto"/>
      </w:divBdr>
      <w:divsChild>
        <w:div w:id="85732043">
          <w:marLeft w:val="480"/>
          <w:marRight w:val="0"/>
          <w:marTop w:val="0"/>
          <w:marBottom w:val="0"/>
          <w:divBdr>
            <w:top w:val="none" w:sz="0" w:space="0" w:color="auto"/>
            <w:left w:val="none" w:sz="0" w:space="0" w:color="auto"/>
            <w:bottom w:val="none" w:sz="0" w:space="0" w:color="auto"/>
            <w:right w:val="none" w:sz="0" w:space="0" w:color="auto"/>
          </w:divBdr>
        </w:div>
        <w:div w:id="128279408">
          <w:marLeft w:val="480"/>
          <w:marRight w:val="0"/>
          <w:marTop w:val="0"/>
          <w:marBottom w:val="0"/>
          <w:divBdr>
            <w:top w:val="none" w:sz="0" w:space="0" w:color="auto"/>
            <w:left w:val="none" w:sz="0" w:space="0" w:color="auto"/>
            <w:bottom w:val="none" w:sz="0" w:space="0" w:color="auto"/>
            <w:right w:val="none" w:sz="0" w:space="0" w:color="auto"/>
          </w:divBdr>
        </w:div>
        <w:div w:id="141313886">
          <w:marLeft w:val="480"/>
          <w:marRight w:val="0"/>
          <w:marTop w:val="0"/>
          <w:marBottom w:val="0"/>
          <w:divBdr>
            <w:top w:val="none" w:sz="0" w:space="0" w:color="auto"/>
            <w:left w:val="none" w:sz="0" w:space="0" w:color="auto"/>
            <w:bottom w:val="none" w:sz="0" w:space="0" w:color="auto"/>
            <w:right w:val="none" w:sz="0" w:space="0" w:color="auto"/>
          </w:divBdr>
        </w:div>
        <w:div w:id="145171995">
          <w:marLeft w:val="480"/>
          <w:marRight w:val="0"/>
          <w:marTop w:val="0"/>
          <w:marBottom w:val="0"/>
          <w:divBdr>
            <w:top w:val="none" w:sz="0" w:space="0" w:color="auto"/>
            <w:left w:val="none" w:sz="0" w:space="0" w:color="auto"/>
            <w:bottom w:val="none" w:sz="0" w:space="0" w:color="auto"/>
            <w:right w:val="none" w:sz="0" w:space="0" w:color="auto"/>
          </w:divBdr>
        </w:div>
        <w:div w:id="164980708">
          <w:marLeft w:val="480"/>
          <w:marRight w:val="0"/>
          <w:marTop w:val="0"/>
          <w:marBottom w:val="0"/>
          <w:divBdr>
            <w:top w:val="none" w:sz="0" w:space="0" w:color="auto"/>
            <w:left w:val="none" w:sz="0" w:space="0" w:color="auto"/>
            <w:bottom w:val="none" w:sz="0" w:space="0" w:color="auto"/>
            <w:right w:val="none" w:sz="0" w:space="0" w:color="auto"/>
          </w:divBdr>
        </w:div>
        <w:div w:id="212086689">
          <w:marLeft w:val="480"/>
          <w:marRight w:val="0"/>
          <w:marTop w:val="0"/>
          <w:marBottom w:val="0"/>
          <w:divBdr>
            <w:top w:val="none" w:sz="0" w:space="0" w:color="auto"/>
            <w:left w:val="none" w:sz="0" w:space="0" w:color="auto"/>
            <w:bottom w:val="none" w:sz="0" w:space="0" w:color="auto"/>
            <w:right w:val="none" w:sz="0" w:space="0" w:color="auto"/>
          </w:divBdr>
        </w:div>
        <w:div w:id="259266473">
          <w:marLeft w:val="480"/>
          <w:marRight w:val="0"/>
          <w:marTop w:val="0"/>
          <w:marBottom w:val="0"/>
          <w:divBdr>
            <w:top w:val="none" w:sz="0" w:space="0" w:color="auto"/>
            <w:left w:val="none" w:sz="0" w:space="0" w:color="auto"/>
            <w:bottom w:val="none" w:sz="0" w:space="0" w:color="auto"/>
            <w:right w:val="none" w:sz="0" w:space="0" w:color="auto"/>
          </w:divBdr>
        </w:div>
        <w:div w:id="316301383">
          <w:marLeft w:val="480"/>
          <w:marRight w:val="0"/>
          <w:marTop w:val="0"/>
          <w:marBottom w:val="0"/>
          <w:divBdr>
            <w:top w:val="none" w:sz="0" w:space="0" w:color="auto"/>
            <w:left w:val="none" w:sz="0" w:space="0" w:color="auto"/>
            <w:bottom w:val="none" w:sz="0" w:space="0" w:color="auto"/>
            <w:right w:val="none" w:sz="0" w:space="0" w:color="auto"/>
          </w:divBdr>
        </w:div>
        <w:div w:id="351417642">
          <w:marLeft w:val="480"/>
          <w:marRight w:val="0"/>
          <w:marTop w:val="0"/>
          <w:marBottom w:val="0"/>
          <w:divBdr>
            <w:top w:val="none" w:sz="0" w:space="0" w:color="auto"/>
            <w:left w:val="none" w:sz="0" w:space="0" w:color="auto"/>
            <w:bottom w:val="none" w:sz="0" w:space="0" w:color="auto"/>
            <w:right w:val="none" w:sz="0" w:space="0" w:color="auto"/>
          </w:divBdr>
        </w:div>
        <w:div w:id="352072006">
          <w:marLeft w:val="480"/>
          <w:marRight w:val="0"/>
          <w:marTop w:val="0"/>
          <w:marBottom w:val="0"/>
          <w:divBdr>
            <w:top w:val="none" w:sz="0" w:space="0" w:color="auto"/>
            <w:left w:val="none" w:sz="0" w:space="0" w:color="auto"/>
            <w:bottom w:val="none" w:sz="0" w:space="0" w:color="auto"/>
            <w:right w:val="none" w:sz="0" w:space="0" w:color="auto"/>
          </w:divBdr>
        </w:div>
        <w:div w:id="359935620">
          <w:marLeft w:val="480"/>
          <w:marRight w:val="0"/>
          <w:marTop w:val="0"/>
          <w:marBottom w:val="0"/>
          <w:divBdr>
            <w:top w:val="none" w:sz="0" w:space="0" w:color="auto"/>
            <w:left w:val="none" w:sz="0" w:space="0" w:color="auto"/>
            <w:bottom w:val="none" w:sz="0" w:space="0" w:color="auto"/>
            <w:right w:val="none" w:sz="0" w:space="0" w:color="auto"/>
          </w:divBdr>
        </w:div>
        <w:div w:id="362485183">
          <w:marLeft w:val="480"/>
          <w:marRight w:val="0"/>
          <w:marTop w:val="0"/>
          <w:marBottom w:val="0"/>
          <w:divBdr>
            <w:top w:val="none" w:sz="0" w:space="0" w:color="auto"/>
            <w:left w:val="none" w:sz="0" w:space="0" w:color="auto"/>
            <w:bottom w:val="none" w:sz="0" w:space="0" w:color="auto"/>
            <w:right w:val="none" w:sz="0" w:space="0" w:color="auto"/>
          </w:divBdr>
        </w:div>
        <w:div w:id="374505078">
          <w:marLeft w:val="480"/>
          <w:marRight w:val="0"/>
          <w:marTop w:val="0"/>
          <w:marBottom w:val="0"/>
          <w:divBdr>
            <w:top w:val="none" w:sz="0" w:space="0" w:color="auto"/>
            <w:left w:val="none" w:sz="0" w:space="0" w:color="auto"/>
            <w:bottom w:val="none" w:sz="0" w:space="0" w:color="auto"/>
            <w:right w:val="none" w:sz="0" w:space="0" w:color="auto"/>
          </w:divBdr>
        </w:div>
        <w:div w:id="403264627">
          <w:marLeft w:val="480"/>
          <w:marRight w:val="0"/>
          <w:marTop w:val="0"/>
          <w:marBottom w:val="0"/>
          <w:divBdr>
            <w:top w:val="none" w:sz="0" w:space="0" w:color="auto"/>
            <w:left w:val="none" w:sz="0" w:space="0" w:color="auto"/>
            <w:bottom w:val="none" w:sz="0" w:space="0" w:color="auto"/>
            <w:right w:val="none" w:sz="0" w:space="0" w:color="auto"/>
          </w:divBdr>
        </w:div>
        <w:div w:id="413665548">
          <w:marLeft w:val="480"/>
          <w:marRight w:val="0"/>
          <w:marTop w:val="0"/>
          <w:marBottom w:val="0"/>
          <w:divBdr>
            <w:top w:val="none" w:sz="0" w:space="0" w:color="auto"/>
            <w:left w:val="none" w:sz="0" w:space="0" w:color="auto"/>
            <w:bottom w:val="none" w:sz="0" w:space="0" w:color="auto"/>
            <w:right w:val="none" w:sz="0" w:space="0" w:color="auto"/>
          </w:divBdr>
        </w:div>
        <w:div w:id="454450394">
          <w:marLeft w:val="480"/>
          <w:marRight w:val="0"/>
          <w:marTop w:val="0"/>
          <w:marBottom w:val="0"/>
          <w:divBdr>
            <w:top w:val="none" w:sz="0" w:space="0" w:color="auto"/>
            <w:left w:val="none" w:sz="0" w:space="0" w:color="auto"/>
            <w:bottom w:val="none" w:sz="0" w:space="0" w:color="auto"/>
            <w:right w:val="none" w:sz="0" w:space="0" w:color="auto"/>
          </w:divBdr>
        </w:div>
        <w:div w:id="489296308">
          <w:marLeft w:val="480"/>
          <w:marRight w:val="0"/>
          <w:marTop w:val="0"/>
          <w:marBottom w:val="0"/>
          <w:divBdr>
            <w:top w:val="none" w:sz="0" w:space="0" w:color="auto"/>
            <w:left w:val="none" w:sz="0" w:space="0" w:color="auto"/>
            <w:bottom w:val="none" w:sz="0" w:space="0" w:color="auto"/>
            <w:right w:val="none" w:sz="0" w:space="0" w:color="auto"/>
          </w:divBdr>
        </w:div>
        <w:div w:id="529612646">
          <w:marLeft w:val="480"/>
          <w:marRight w:val="0"/>
          <w:marTop w:val="0"/>
          <w:marBottom w:val="0"/>
          <w:divBdr>
            <w:top w:val="none" w:sz="0" w:space="0" w:color="auto"/>
            <w:left w:val="none" w:sz="0" w:space="0" w:color="auto"/>
            <w:bottom w:val="none" w:sz="0" w:space="0" w:color="auto"/>
            <w:right w:val="none" w:sz="0" w:space="0" w:color="auto"/>
          </w:divBdr>
        </w:div>
        <w:div w:id="545488000">
          <w:marLeft w:val="480"/>
          <w:marRight w:val="0"/>
          <w:marTop w:val="0"/>
          <w:marBottom w:val="0"/>
          <w:divBdr>
            <w:top w:val="none" w:sz="0" w:space="0" w:color="auto"/>
            <w:left w:val="none" w:sz="0" w:space="0" w:color="auto"/>
            <w:bottom w:val="none" w:sz="0" w:space="0" w:color="auto"/>
            <w:right w:val="none" w:sz="0" w:space="0" w:color="auto"/>
          </w:divBdr>
        </w:div>
        <w:div w:id="550266915">
          <w:marLeft w:val="480"/>
          <w:marRight w:val="0"/>
          <w:marTop w:val="0"/>
          <w:marBottom w:val="0"/>
          <w:divBdr>
            <w:top w:val="none" w:sz="0" w:space="0" w:color="auto"/>
            <w:left w:val="none" w:sz="0" w:space="0" w:color="auto"/>
            <w:bottom w:val="none" w:sz="0" w:space="0" w:color="auto"/>
            <w:right w:val="none" w:sz="0" w:space="0" w:color="auto"/>
          </w:divBdr>
        </w:div>
        <w:div w:id="597376003">
          <w:marLeft w:val="480"/>
          <w:marRight w:val="0"/>
          <w:marTop w:val="0"/>
          <w:marBottom w:val="0"/>
          <w:divBdr>
            <w:top w:val="none" w:sz="0" w:space="0" w:color="auto"/>
            <w:left w:val="none" w:sz="0" w:space="0" w:color="auto"/>
            <w:bottom w:val="none" w:sz="0" w:space="0" w:color="auto"/>
            <w:right w:val="none" w:sz="0" w:space="0" w:color="auto"/>
          </w:divBdr>
        </w:div>
        <w:div w:id="668099881">
          <w:marLeft w:val="480"/>
          <w:marRight w:val="0"/>
          <w:marTop w:val="0"/>
          <w:marBottom w:val="0"/>
          <w:divBdr>
            <w:top w:val="none" w:sz="0" w:space="0" w:color="auto"/>
            <w:left w:val="none" w:sz="0" w:space="0" w:color="auto"/>
            <w:bottom w:val="none" w:sz="0" w:space="0" w:color="auto"/>
            <w:right w:val="none" w:sz="0" w:space="0" w:color="auto"/>
          </w:divBdr>
        </w:div>
        <w:div w:id="693380142">
          <w:marLeft w:val="480"/>
          <w:marRight w:val="0"/>
          <w:marTop w:val="0"/>
          <w:marBottom w:val="0"/>
          <w:divBdr>
            <w:top w:val="none" w:sz="0" w:space="0" w:color="auto"/>
            <w:left w:val="none" w:sz="0" w:space="0" w:color="auto"/>
            <w:bottom w:val="none" w:sz="0" w:space="0" w:color="auto"/>
            <w:right w:val="none" w:sz="0" w:space="0" w:color="auto"/>
          </w:divBdr>
        </w:div>
        <w:div w:id="707728583">
          <w:marLeft w:val="480"/>
          <w:marRight w:val="0"/>
          <w:marTop w:val="0"/>
          <w:marBottom w:val="0"/>
          <w:divBdr>
            <w:top w:val="none" w:sz="0" w:space="0" w:color="auto"/>
            <w:left w:val="none" w:sz="0" w:space="0" w:color="auto"/>
            <w:bottom w:val="none" w:sz="0" w:space="0" w:color="auto"/>
            <w:right w:val="none" w:sz="0" w:space="0" w:color="auto"/>
          </w:divBdr>
        </w:div>
        <w:div w:id="738138905">
          <w:marLeft w:val="480"/>
          <w:marRight w:val="0"/>
          <w:marTop w:val="0"/>
          <w:marBottom w:val="0"/>
          <w:divBdr>
            <w:top w:val="none" w:sz="0" w:space="0" w:color="auto"/>
            <w:left w:val="none" w:sz="0" w:space="0" w:color="auto"/>
            <w:bottom w:val="none" w:sz="0" w:space="0" w:color="auto"/>
            <w:right w:val="none" w:sz="0" w:space="0" w:color="auto"/>
          </w:divBdr>
        </w:div>
        <w:div w:id="812259025">
          <w:marLeft w:val="480"/>
          <w:marRight w:val="0"/>
          <w:marTop w:val="0"/>
          <w:marBottom w:val="0"/>
          <w:divBdr>
            <w:top w:val="none" w:sz="0" w:space="0" w:color="auto"/>
            <w:left w:val="none" w:sz="0" w:space="0" w:color="auto"/>
            <w:bottom w:val="none" w:sz="0" w:space="0" w:color="auto"/>
            <w:right w:val="none" w:sz="0" w:space="0" w:color="auto"/>
          </w:divBdr>
        </w:div>
        <w:div w:id="818110765">
          <w:marLeft w:val="480"/>
          <w:marRight w:val="0"/>
          <w:marTop w:val="0"/>
          <w:marBottom w:val="0"/>
          <w:divBdr>
            <w:top w:val="none" w:sz="0" w:space="0" w:color="auto"/>
            <w:left w:val="none" w:sz="0" w:space="0" w:color="auto"/>
            <w:bottom w:val="none" w:sz="0" w:space="0" w:color="auto"/>
            <w:right w:val="none" w:sz="0" w:space="0" w:color="auto"/>
          </w:divBdr>
        </w:div>
        <w:div w:id="852645492">
          <w:marLeft w:val="480"/>
          <w:marRight w:val="0"/>
          <w:marTop w:val="0"/>
          <w:marBottom w:val="0"/>
          <w:divBdr>
            <w:top w:val="none" w:sz="0" w:space="0" w:color="auto"/>
            <w:left w:val="none" w:sz="0" w:space="0" w:color="auto"/>
            <w:bottom w:val="none" w:sz="0" w:space="0" w:color="auto"/>
            <w:right w:val="none" w:sz="0" w:space="0" w:color="auto"/>
          </w:divBdr>
        </w:div>
        <w:div w:id="890457298">
          <w:marLeft w:val="480"/>
          <w:marRight w:val="0"/>
          <w:marTop w:val="0"/>
          <w:marBottom w:val="0"/>
          <w:divBdr>
            <w:top w:val="none" w:sz="0" w:space="0" w:color="auto"/>
            <w:left w:val="none" w:sz="0" w:space="0" w:color="auto"/>
            <w:bottom w:val="none" w:sz="0" w:space="0" w:color="auto"/>
            <w:right w:val="none" w:sz="0" w:space="0" w:color="auto"/>
          </w:divBdr>
        </w:div>
        <w:div w:id="892737770">
          <w:marLeft w:val="480"/>
          <w:marRight w:val="0"/>
          <w:marTop w:val="0"/>
          <w:marBottom w:val="0"/>
          <w:divBdr>
            <w:top w:val="none" w:sz="0" w:space="0" w:color="auto"/>
            <w:left w:val="none" w:sz="0" w:space="0" w:color="auto"/>
            <w:bottom w:val="none" w:sz="0" w:space="0" w:color="auto"/>
            <w:right w:val="none" w:sz="0" w:space="0" w:color="auto"/>
          </w:divBdr>
        </w:div>
        <w:div w:id="949556884">
          <w:marLeft w:val="480"/>
          <w:marRight w:val="0"/>
          <w:marTop w:val="0"/>
          <w:marBottom w:val="0"/>
          <w:divBdr>
            <w:top w:val="none" w:sz="0" w:space="0" w:color="auto"/>
            <w:left w:val="none" w:sz="0" w:space="0" w:color="auto"/>
            <w:bottom w:val="none" w:sz="0" w:space="0" w:color="auto"/>
            <w:right w:val="none" w:sz="0" w:space="0" w:color="auto"/>
          </w:divBdr>
        </w:div>
        <w:div w:id="970596756">
          <w:marLeft w:val="480"/>
          <w:marRight w:val="0"/>
          <w:marTop w:val="0"/>
          <w:marBottom w:val="0"/>
          <w:divBdr>
            <w:top w:val="none" w:sz="0" w:space="0" w:color="auto"/>
            <w:left w:val="none" w:sz="0" w:space="0" w:color="auto"/>
            <w:bottom w:val="none" w:sz="0" w:space="0" w:color="auto"/>
            <w:right w:val="none" w:sz="0" w:space="0" w:color="auto"/>
          </w:divBdr>
        </w:div>
        <w:div w:id="972491382">
          <w:marLeft w:val="480"/>
          <w:marRight w:val="0"/>
          <w:marTop w:val="0"/>
          <w:marBottom w:val="0"/>
          <w:divBdr>
            <w:top w:val="none" w:sz="0" w:space="0" w:color="auto"/>
            <w:left w:val="none" w:sz="0" w:space="0" w:color="auto"/>
            <w:bottom w:val="none" w:sz="0" w:space="0" w:color="auto"/>
            <w:right w:val="none" w:sz="0" w:space="0" w:color="auto"/>
          </w:divBdr>
        </w:div>
        <w:div w:id="991980127">
          <w:marLeft w:val="480"/>
          <w:marRight w:val="0"/>
          <w:marTop w:val="0"/>
          <w:marBottom w:val="0"/>
          <w:divBdr>
            <w:top w:val="none" w:sz="0" w:space="0" w:color="auto"/>
            <w:left w:val="none" w:sz="0" w:space="0" w:color="auto"/>
            <w:bottom w:val="none" w:sz="0" w:space="0" w:color="auto"/>
            <w:right w:val="none" w:sz="0" w:space="0" w:color="auto"/>
          </w:divBdr>
        </w:div>
        <w:div w:id="1076709019">
          <w:marLeft w:val="480"/>
          <w:marRight w:val="0"/>
          <w:marTop w:val="0"/>
          <w:marBottom w:val="0"/>
          <w:divBdr>
            <w:top w:val="none" w:sz="0" w:space="0" w:color="auto"/>
            <w:left w:val="none" w:sz="0" w:space="0" w:color="auto"/>
            <w:bottom w:val="none" w:sz="0" w:space="0" w:color="auto"/>
            <w:right w:val="none" w:sz="0" w:space="0" w:color="auto"/>
          </w:divBdr>
        </w:div>
        <w:div w:id="1081559514">
          <w:marLeft w:val="480"/>
          <w:marRight w:val="0"/>
          <w:marTop w:val="0"/>
          <w:marBottom w:val="0"/>
          <w:divBdr>
            <w:top w:val="none" w:sz="0" w:space="0" w:color="auto"/>
            <w:left w:val="none" w:sz="0" w:space="0" w:color="auto"/>
            <w:bottom w:val="none" w:sz="0" w:space="0" w:color="auto"/>
            <w:right w:val="none" w:sz="0" w:space="0" w:color="auto"/>
          </w:divBdr>
        </w:div>
        <w:div w:id="1103455240">
          <w:marLeft w:val="480"/>
          <w:marRight w:val="0"/>
          <w:marTop w:val="0"/>
          <w:marBottom w:val="0"/>
          <w:divBdr>
            <w:top w:val="none" w:sz="0" w:space="0" w:color="auto"/>
            <w:left w:val="none" w:sz="0" w:space="0" w:color="auto"/>
            <w:bottom w:val="none" w:sz="0" w:space="0" w:color="auto"/>
            <w:right w:val="none" w:sz="0" w:space="0" w:color="auto"/>
          </w:divBdr>
        </w:div>
        <w:div w:id="1144196189">
          <w:marLeft w:val="480"/>
          <w:marRight w:val="0"/>
          <w:marTop w:val="0"/>
          <w:marBottom w:val="0"/>
          <w:divBdr>
            <w:top w:val="none" w:sz="0" w:space="0" w:color="auto"/>
            <w:left w:val="none" w:sz="0" w:space="0" w:color="auto"/>
            <w:bottom w:val="none" w:sz="0" w:space="0" w:color="auto"/>
            <w:right w:val="none" w:sz="0" w:space="0" w:color="auto"/>
          </w:divBdr>
        </w:div>
        <w:div w:id="1159492673">
          <w:marLeft w:val="480"/>
          <w:marRight w:val="0"/>
          <w:marTop w:val="0"/>
          <w:marBottom w:val="0"/>
          <w:divBdr>
            <w:top w:val="none" w:sz="0" w:space="0" w:color="auto"/>
            <w:left w:val="none" w:sz="0" w:space="0" w:color="auto"/>
            <w:bottom w:val="none" w:sz="0" w:space="0" w:color="auto"/>
            <w:right w:val="none" w:sz="0" w:space="0" w:color="auto"/>
          </w:divBdr>
        </w:div>
        <w:div w:id="1161309179">
          <w:marLeft w:val="480"/>
          <w:marRight w:val="0"/>
          <w:marTop w:val="0"/>
          <w:marBottom w:val="0"/>
          <w:divBdr>
            <w:top w:val="none" w:sz="0" w:space="0" w:color="auto"/>
            <w:left w:val="none" w:sz="0" w:space="0" w:color="auto"/>
            <w:bottom w:val="none" w:sz="0" w:space="0" w:color="auto"/>
            <w:right w:val="none" w:sz="0" w:space="0" w:color="auto"/>
          </w:divBdr>
        </w:div>
        <w:div w:id="1167401149">
          <w:marLeft w:val="480"/>
          <w:marRight w:val="0"/>
          <w:marTop w:val="0"/>
          <w:marBottom w:val="0"/>
          <w:divBdr>
            <w:top w:val="none" w:sz="0" w:space="0" w:color="auto"/>
            <w:left w:val="none" w:sz="0" w:space="0" w:color="auto"/>
            <w:bottom w:val="none" w:sz="0" w:space="0" w:color="auto"/>
            <w:right w:val="none" w:sz="0" w:space="0" w:color="auto"/>
          </w:divBdr>
        </w:div>
        <w:div w:id="1173492245">
          <w:marLeft w:val="480"/>
          <w:marRight w:val="0"/>
          <w:marTop w:val="0"/>
          <w:marBottom w:val="0"/>
          <w:divBdr>
            <w:top w:val="none" w:sz="0" w:space="0" w:color="auto"/>
            <w:left w:val="none" w:sz="0" w:space="0" w:color="auto"/>
            <w:bottom w:val="none" w:sz="0" w:space="0" w:color="auto"/>
            <w:right w:val="none" w:sz="0" w:space="0" w:color="auto"/>
          </w:divBdr>
        </w:div>
        <w:div w:id="1201358029">
          <w:marLeft w:val="480"/>
          <w:marRight w:val="0"/>
          <w:marTop w:val="0"/>
          <w:marBottom w:val="0"/>
          <w:divBdr>
            <w:top w:val="none" w:sz="0" w:space="0" w:color="auto"/>
            <w:left w:val="none" w:sz="0" w:space="0" w:color="auto"/>
            <w:bottom w:val="none" w:sz="0" w:space="0" w:color="auto"/>
            <w:right w:val="none" w:sz="0" w:space="0" w:color="auto"/>
          </w:divBdr>
        </w:div>
        <w:div w:id="1248416356">
          <w:marLeft w:val="480"/>
          <w:marRight w:val="0"/>
          <w:marTop w:val="0"/>
          <w:marBottom w:val="0"/>
          <w:divBdr>
            <w:top w:val="none" w:sz="0" w:space="0" w:color="auto"/>
            <w:left w:val="none" w:sz="0" w:space="0" w:color="auto"/>
            <w:bottom w:val="none" w:sz="0" w:space="0" w:color="auto"/>
            <w:right w:val="none" w:sz="0" w:space="0" w:color="auto"/>
          </w:divBdr>
        </w:div>
        <w:div w:id="1309869042">
          <w:marLeft w:val="480"/>
          <w:marRight w:val="0"/>
          <w:marTop w:val="0"/>
          <w:marBottom w:val="0"/>
          <w:divBdr>
            <w:top w:val="none" w:sz="0" w:space="0" w:color="auto"/>
            <w:left w:val="none" w:sz="0" w:space="0" w:color="auto"/>
            <w:bottom w:val="none" w:sz="0" w:space="0" w:color="auto"/>
            <w:right w:val="none" w:sz="0" w:space="0" w:color="auto"/>
          </w:divBdr>
        </w:div>
        <w:div w:id="1327248064">
          <w:marLeft w:val="480"/>
          <w:marRight w:val="0"/>
          <w:marTop w:val="0"/>
          <w:marBottom w:val="0"/>
          <w:divBdr>
            <w:top w:val="none" w:sz="0" w:space="0" w:color="auto"/>
            <w:left w:val="none" w:sz="0" w:space="0" w:color="auto"/>
            <w:bottom w:val="none" w:sz="0" w:space="0" w:color="auto"/>
            <w:right w:val="none" w:sz="0" w:space="0" w:color="auto"/>
          </w:divBdr>
        </w:div>
        <w:div w:id="1399792132">
          <w:marLeft w:val="480"/>
          <w:marRight w:val="0"/>
          <w:marTop w:val="0"/>
          <w:marBottom w:val="0"/>
          <w:divBdr>
            <w:top w:val="none" w:sz="0" w:space="0" w:color="auto"/>
            <w:left w:val="none" w:sz="0" w:space="0" w:color="auto"/>
            <w:bottom w:val="none" w:sz="0" w:space="0" w:color="auto"/>
            <w:right w:val="none" w:sz="0" w:space="0" w:color="auto"/>
          </w:divBdr>
        </w:div>
        <w:div w:id="1426148452">
          <w:marLeft w:val="480"/>
          <w:marRight w:val="0"/>
          <w:marTop w:val="0"/>
          <w:marBottom w:val="0"/>
          <w:divBdr>
            <w:top w:val="none" w:sz="0" w:space="0" w:color="auto"/>
            <w:left w:val="none" w:sz="0" w:space="0" w:color="auto"/>
            <w:bottom w:val="none" w:sz="0" w:space="0" w:color="auto"/>
            <w:right w:val="none" w:sz="0" w:space="0" w:color="auto"/>
          </w:divBdr>
        </w:div>
        <w:div w:id="1476215573">
          <w:marLeft w:val="480"/>
          <w:marRight w:val="0"/>
          <w:marTop w:val="0"/>
          <w:marBottom w:val="0"/>
          <w:divBdr>
            <w:top w:val="none" w:sz="0" w:space="0" w:color="auto"/>
            <w:left w:val="none" w:sz="0" w:space="0" w:color="auto"/>
            <w:bottom w:val="none" w:sz="0" w:space="0" w:color="auto"/>
            <w:right w:val="none" w:sz="0" w:space="0" w:color="auto"/>
          </w:divBdr>
        </w:div>
        <w:div w:id="1495026032">
          <w:marLeft w:val="480"/>
          <w:marRight w:val="0"/>
          <w:marTop w:val="0"/>
          <w:marBottom w:val="0"/>
          <w:divBdr>
            <w:top w:val="none" w:sz="0" w:space="0" w:color="auto"/>
            <w:left w:val="none" w:sz="0" w:space="0" w:color="auto"/>
            <w:bottom w:val="none" w:sz="0" w:space="0" w:color="auto"/>
            <w:right w:val="none" w:sz="0" w:space="0" w:color="auto"/>
          </w:divBdr>
        </w:div>
        <w:div w:id="1499230962">
          <w:marLeft w:val="480"/>
          <w:marRight w:val="0"/>
          <w:marTop w:val="0"/>
          <w:marBottom w:val="0"/>
          <w:divBdr>
            <w:top w:val="none" w:sz="0" w:space="0" w:color="auto"/>
            <w:left w:val="none" w:sz="0" w:space="0" w:color="auto"/>
            <w:bottom w:val="none" w:sz="0" w:space="0" w:color="auto"/>
            <w:right w:val="none" w:sz="0" w:space="0" w:color="auto"/>
          </w:divBdr>
        </w:div>
        <w:div w:id="1516188405">
          <w:marLeft w:val="480"/>
          <w:marRight w:val="0"/>
          <w:marTop w:val="0"/>
          <w:marBottom w:val="0"/>
          <w:divBdr>
            <w:top w:val="none" w:sz="0" w:space="0" w:color="auto"/>
            <w:left w:val="none" w:sz="0" w:space="0" w:color="auto"/>
            <w:bottom w:val="none" w:sz="0" w:space="0" w:color="auto"/>
            <w:right w:val="none" w:sz="0" w:space="0" w:color="auto"/>
          </w:divBdr>
        </w:div>
        <w:div w:id="1539391688">
          <w:marLeft w:val="480"/>
          <w:marRight w:val="0"/>
          <w:marTop w:val="0"/>
          <w:marBottom w:val="0"/>
          <w:divBdr>
            <w:top w:val="none" w:sz="0" w:space="0" w:color="auto"/>
            <w:left w:val="none" w:sz="0" w:space="0" w:color="auto"/>
            <w:bottom w:val="none" w:sz="0" w:space="0" w:color="auto"/>
            <w:right w:val="none" w:sz="0" w:space="0" w:color="auto"/>
          </w:divBdr>
        </w:div>
        <w:div w:id="1554468730">
          <w:marLeft w:val="480"/>
          <w:marRight w:val="0"/>
          <w:marTop w:val="0"/>
          <w:marBottom w:val="0"/>
          <w:divBdr>
            <w:top w:val="none" w:sz="0" w:space="0" w:color="auto"/>
            <w:left w:val="none" w:sz="0" w:space="0" w:color="auto"/>
            <w:bottom w:val="none" w:sz="0" w:space="0" w:color="auto"/>
            <w:right w:val="none" w:sz="0" w:space="0" w:color="auto"/>
          </w:divBdr>
        </w:div>
        <w:div w:id="1634405997">
          <w:marLeft w:val="480"/>
          <w:marRight w:val="0"/>
          <w:marTop w:val="0"/>
          <w:marBottom w:val="0"/>
          <w:divBdr>
            <w:top w:val="none" w:sz="0" w:space="0" w:color="auto"/>
            <w:left w:val="none" w:sz="0" w:space="0" w:color="auto"/>
            <w:bottom w:val="none" w:sz="0" w:space="0" w:color="auto"/>
            <w:right w:val="none" w:sz="0" w:space="0" w:color="auto"/>
          </w:divBdr>
        </w:div>
        <w:div w:id="1639191018">
          <w:marLeft w:val="480"/>
          <w:marRight w:val="0"/>
          <w:marTop w:val="0"/>
          <w:marBottom w:val="0"/>
          <w:divBdr>
            <w:top w:val="none" w:sz="0" w:space="0" w:color="auto"/>
            <w:left w:val="none" w:sz="0" w:space="0" w:color="auto"/>
            <w:bottom w:val="none" w:sz="0" w:space="0" w:color="auto"/>
            <w:right w:val="none" w:sz="0" w:space="0" w:color="auto"/>
          </w:divBdr>
        </w:div>
        <w:div w:id="1642660293">
          <w:marLeft w:val="480"/>
          <w:marRight w:val="0"/>
          <w:marTop w:val="0"/>
          <w:marBottom w:val="0"/>
          <w:divBdr>
            <w:top w:val="none" w:sz="0" w:space="0" w:color="auto"/>
            <w:left w:val="none" w:sz="0" w:space="0" w:color="auto"/>
            <w:bottom w:val="none" w:sz="0" w:space="0" w:color="auto"/>
            <w:right w:val="none" w:sz="0" w:space="0" w:color="auto"/>
          </w:divBdr>
        </w:div>
        <w:div w:id="1657688808">
          <w:marLeft w:val="480"/>
          <w:marRight w:val="0"/>
          <w:marTop w:val="0"/>
          <w:marBottom w:val="0"/>
          <w:divBdr>
            <w:top w:val="none" w:sz="0" w:space="0" w:color="auto"/>
            <w:left w:val="none" w:sz="0" w:space="0" w:color="auto"/>
            <w:bottom w:val="none" w:sz="0" w:space="0" w:color="auto"/>
            <w:right w:val="none" w:sz="0" w:space="0" w:color="auto"/>
          </w:divBdr>
        </w:div>
        <w:div w:id="1660693561">
          <w:marLeft w:val="480"/>
          <w:marRight w:val="0"/>
          <w:marTop w:val="0"/>
          <w:marBottom w:val="0"/>
          <w:divBdr>
            <w:top w:val="none" w:sz="0" w:space="0" w:color="auto"/>
            <w:left w:val="none" w:sz="0" w:space="0" w:color="auto"/>
            <w:bottom w:val="none" w:sz="0" w:space="0" w:color="auto"/>
            <w:right w:val="none" w:sz="0" w:space="0" w:color="auto"/>
          </w:divBdr>
        </w:div>
        <w:div w:id="1711802946">
          <w:marLeft w:val="480"/>
          <w:marRight w:val="0"/>
          <w:marTop w:val="0"/>
          <w:marBottom w:val="0"/>
          <w:divBdr>
            <w:top w:val="none" w:sz="0" w:space="0" w:color="auto"/>
            <w:left w:val="none" w:sz="0" w:space="0" w:color="auto"/>
            <w:bottom w:val="none" w:sz="0" w:space="0" w:color="auto"/>
            <w:right w:val="none" w:sz="0" w:space="0" w:color="auto"/>
          </w:divBdr>
        </w:div>
        <w:div w:id="1798066718">
          <w:marLeft w:val="480"/>
          <w:marRight w:val="0"/>
          <w:marTop w:val="0"/>
          <w:marBottom w:val="0"/>
          <w:divBdr>
            <w:top w:val="none" w:sz="0" w:space="0" w:color="auto"/>
            <w:left w:val="none" w:sz="0" w:space="0" w:color="auto"/>
            <w:bottom w:val="none" w:sz="0" w:space="0" w:color="auto"/>
            <w:right w:val="none" w:sz="0" w:space="0" w:color="auto"/>
          </w:divBdr>
        </w:div>
        <w:div w:id="1802069899">
          <w:marLeft w:val="480"/>
          <w:marRight w:val="0"/>
          <w:marTop w:val="0"/>
          <w:marBottom w:val="0"/>
          <w:divBdr>
            <w:top w:val="none" w:sz="0" w:space="0" w:color="auto"/>
            <w:left w:val="none" w:sz="0" w:space="0" w:color="auto"/>
            <w:bottom w:val="none" w:sz="0" w:space="0" w:color="auto"/>
            <w:right w:val="none" w:sz="0" w:space="0" w:color="auto"/>
          </w:divBdr>
        </w:div>
        <w:div w:id="1807166605">
          <w:marLeft w:val="480"/>
          <w:marRight w:val="0"/>
          <w:marTop w:val="0"/>
          <w:marBottom w:val="0"/>
          <w:divBdr>
            <w:top w:val="none" w:sz="0" w:space="0" w:color="auto"/>
            <w:left w:val="none" w:sz="0" w:space="0" w:color="auto"/>
            <w:bottom w:val="none" w:sz="0" w:space="0" w:color="auto"/>
            <w:right w:val="none" w:sz="0" w:space="0" w:color="auto"/>
          </w:divBdr>
        </w:div>
        <w:div w:id="1889730649">
          <w:marLeft w:val="480"/>
          <w:marRight w:val="0"/>
          <w:marTop w:val="0"/>
          <w:marBottom w:val="0"/>
          <w:divBdr>
            <w:top w:val="none" w:sz="0" w:space="0" w:color="auto"/>
            <w:left w:val="none" w:sz="0" w:space="0" w:color="auto"/>
            <w:bottom w:val="none" w:sz="0" w:space="0" w:color="auto"/>
            <w:right w:val="none" w:sz="0" w:space="0" w:color="auto"/>
          </w:divBdr>
        </w:div>
        <w:div w:id="1895433817">
          <w:marLeft w:val="480"/>
          <w:marRight w:val="0"/>
          <w:marTop w:val="0"/>
          <w:marBottom w:val="0"/>
          <w:divBdr>
            <w:top w:val="none" w:sz="0" w:space="0" w:color="auto"/>
            <w:left w:val="none" w:sz="0" w:space="0" w:color="auto"/>
            <w:bottom w:val="none" w:sz="0" w:space="0" w:color="auto"/>
            <w:right w:val="none" w:sz="0" w:space="0" w:color="auto"/>
          </w:divBdr>
        </w:div>
        <w:div w:id="1903129014">
          <w:marLeft w:val="480"/>
          <w:marRight w:val="0"/>
          <w:marTop w:val="0"/>
          <w:marBottom w:val="0"/>
          <w:divBdr>
            <w:top w:val="none" w:sz="0" w:space="0" w:color="auto"/>
            <w:left w:val="none" w:sz="0" w:space="0" w:color="auto"/>
            <w:bottom w:val="none" w:sz="0" w:space="0" w:color="auto"/>
            <w:right w:val="none" w:sz="0" w:space="0" w:color="auto"/>
          </w:divBdr>
        </w:div>
        <w:div w:id="1914046325">
          <w:marLeft w:val="480"/>
          <w:marRight w:val="0"/>
          <w:marTop w:val="0"/>
          <w:marBottom w:val="0"/>
          <w:divBdr>
            <w:top w:val="none" w:sz="0" w:space="0" w:color="auto"/>
            <w:left w:val="none" w:sz="0" w:space="0" w:color="auto"/>
            <w:bottom w:val="none" w:sz="0" w:space="0" w:color="auto"/>
            <w:right w:val="none" w:sz="0" w:space="0" w:color="auto"/>
          </w:divBdr>
        </w:div>
        <w:div w:id="1984460703">
          <w:marLeft w:val="480"/>
          <w:marRight w:val="0"/>
          <w:marTop w:val="0"/>
          <w:marBottom w:val="0"/>
          <w:divBdr>
            <w:top w:val="none" w:sz="0" w:space="0" w:color="auto"/>
            <w:left w:val="none" w:sz="0" w:space="0" w:color="auto"/>
            <w:bottom w:val="none" w:sz="0" w:space="0" w:color="auto"/>
            <w:right w:val="none" w:sz="0" w:space="0" w:color="auto"/>
          </w:divBdr>
        </w:div>
        <w:div w:id="2002390869">
          <w:marLeft w:val="480"/>
          <w:marRight w:val="0"/>
          <w:marTop w:val="0"/>
          <w:marBottom w:val="0"/>
          <w:divBdr>
            <w:top w:val="none" w:sz="0" w:space="0" w:color="auto"/>
            <w:left w:val="none" w:sz="0" w:space="0" w:color="auto"/>
            <w:bottom w:val="none" w:sz="0" w:space="0" w:color="auto"/>
            <w:right w:val="none" w:sz="0" w:space="0" w:color="auto"/>
          </w:divBdr>
        </w:div>
        <w:div w:id="2064861183">
          <w:marLeft w:val="480"/>
          <w:marRight w:val="0"/>
          <w:marTop w:val="0"/>
          <w:marBottom w:val="0"/>
          <w:divBdr>
            <w:top w:val="none" w:sz="0" w:space="0" w:color="auto"/>
            <w:left w:val="none" w:sz="0" w:space="0" w:color="auto"/>
            <w:bottom w:val="none" w:sz="0" w:space="0" w:color="auto"/>
            <w:right w:val="none" w:sz="0" w:space="0" w:color="auto"/>
          </w:divBdr>
        </w:div>
        <w:div w:id="2069642992">
          <w:marLeft w:val="480"/>
          <w:marRight w:val="0"/>
          <w:marTop w:val="0"/>
          <w:marBottom w:val="0"/>
          <w:divBdr>
            <w:top w:val="none" w:sz="0" w:space="0" w:color="auto"/>
            <w:left w:val="none" w:sz="0" w:space="0" w:color="auto"/>
            <w:bottom w:val="none" w:sz="0" w:space="0" w:color="auto"/>
            <w:right w:val="none" w:sz="0" w:space="0" w:color="auto"/>
          </w:divBdr>
        </w:div>
        <w:div w:id="2073652136">
          <w:marLeft w:val="480"/>
          <w:marRight w:val="0"/>
          <w:marTop w:val="0"/>
          <w:marBottom w:val="0"/>
          <w:divBdr>
            <w:top w:val="none" w:sz="0" w:space="0" w:color="auto"/>
            <w:left w:val="none" w:sz="0" w:space="0" w:color="auto"/>
            <w:bottom w:val="none" w:sz="0" w:space="0" w:color="auto"/>
            <w:right w:val="none" w:sz="0" w:space="0" w:color="auto"/>
          </w:divBdr>
        </w:div>
        <w:div w:id="2114812610">
          <w:marLeft w:val="480"/>
          <w:marRight w:val="0"/>
          <w:marTop w:val="0"/>
          <w:marBottom w:val="0"/>
          <w:divBdr>
            <w:top w:val="none" w:sz="0" w:space="0" w:color="auto"/>
            <w:left w:val="none" w:sz="0" w:space="0" w:color="auto"/>
            <w:bottom w:val="none" w:sz="0" w:space="0" w:color="auto"/>
            <w:right w:val="none" w:sz="0" w:space="0" w:color="auto"/>
          </w:divBdr>
        </w:div>
      </w:divsChild>
    </w:div>
    <w:div w:id="1142120143">
      <w:bodyDiv w:val="1"/>
      <w:marLeft w:val="0"/>
      <w:marRight w:val="0"/>
      <w:marTop w:val="0"/>
      <w:marBottom w:val="0"/>
      <w:divBdr>
        <w:top w:val="none" w:sz="0" w:space="0" w:color="auto"/>
        <w:left w:val="none" w:sz="0" w:space="0" w:color="auto"/>
        <w:bottom w:val="none" w:sz="0" w:space="0" w:color="auto"/>
        <w:right w:val="none" w:sz="0" w:space="0" w:color="auto"/>
      </w:divBdr>
      <w:divsChild>
        <w:div w:id="8724946">
          <w:marLeft w:val="480"/>
          <w:marRight w:val="0"/>
          <w:marTop w:val="0"/>
          <w:marBottom w:val="0"/>
          <w:divBdr>
            <w:top w:val="none" w:sz="0" w:space="0" w:color="auto"/>
            <w:left w:val="none" w:sz="0" w:space="0" w:color="auto"/>
            <w:bottom w:val="none" w:sz="0" w:space="0" w:color="auto"/>
            <w:right w:val="none" w:sz="0" w:space="0" w:color="auto"/>
          </w:divBdr>
        </w:div>
        <w:div w:id="70466030">
          <w:marLeft w:val="480"/>
          <w:marRight w:val="0"/>
          <w:marTop w:val="0"/>
          <w:marBottom w:val="0"/>
          <w:divBdr>
            <w:top w:val="none" w:sz="0" w:space="0" w:color="auto"/>
            <w:left w:val="none" w:sz="0" w:space="0" w:color="auto"/>
            <w:bottom w:val="none" w:sz="0" w:space="0" w:color="auto"/>
            <w:right w:val="none" w:sz="0" w:space="0" w:color="auto"/>
          </w:divBdr>
        </w:div>
        <w:div w:id="80950417">
          <w:marLeft w:val="480"/>
          <w:marRight w:val="0"/>
          <w:marTop w:val="0"/>
          <w:marBottom w:val="0"/>
          <w:divBdr>
            <w:top w:val="none" w:sz="0" w:space="0" w:color="auto"/>
            <w:left w:val="none" w:sz="0" w:space="0" w:color="auto"/>
            <w:bottom w:val="none" w:sz="0" w:space="0" w:color="auto"/>
            <w:right w:val="none" w:sz="0" w:space="0" w:color="auto"/>
          </w:divBdr>
        </w:div>
        <w:div w:id="103885521">
          <w:marLeft w:val="480"/>
          <w:marRight w:val="0"/>
          <w:marTop w:val="0"/>
          <w:marBottom w:val="0"/>
          <w:divBdr>
            <w:top w:val="none" w:sz="0" w:space="0" w:color="auto"/>
            <w:left w:val="none" w:sz="0" w:space="0" w:color="auto"/>
            <w:bottom w:val="none" w:sz="0" w:space="0" w:color="auto"/>
            <w:right w:val="none" w:sz="0" w:space="0" w:color="auto"/>
          </w:divBdr>
        </w:div>
        <w:div w:id="143084329">
          <w:marLeft w:val="480"/>
          <w:marRight w:val="0"/>
          <w:marTop w:val="0"/>
          <w:marBottom w:val="0"/>
          <w:divBdr>
            <w:top w:val="none" w:sz="0" w:space="0" w:color="auto"/>
            <w:left w:val="none" w:sz="0" w:space="0" w:color="auto"/>
            <w:bottom w:val="none" w:sz="0" w:space="0" w:color="auto"/>
            <w:right w:val="none" w:sz="0" w:space="0" w:color="auto"/>
          </w:divBdr>
        </w:div>
        <w:div w:id="150223024">
          <w:marLeft w:val="480"/>
          <w:marRight w:val="0"/>
          <w:marTop w:val="0"/>
          <w:marBottom w:val="0"/>
          <w:divBdr>
            <w:top w:val="none" w:sz="0" w:space="0" w:color="auto"/>
            <w:left w:val="none" w:sz="0" w:space="0" w:color="auto"/>
            <w:bottom w:val="none" w:sz="0" w:space="0" w:color="auto"/>
            <w:right w:val="none" w:sz="0" w:space="0" w:color="auto"/>
          </w:divBdr>
        </w:div>
        <w:div w:id="179508317">
          <w:marLeft w:val="480"/>
          <w:marRight w:val="0"/>
          <w:marTop w:val="0"/>
          <w:marBottom w:val="0"/>
          <w:divBdr>
            <w:top w:val="none" w:sz="0" w:space="0" w:color="auto"/>
            <w:left w:val="none" w:sz="0" w:space="0" w:color="auto"/>
            <w:bottom w:val="none" w:sz="0" w:space="0" w:color="auto"/>
            <w:right w:val="none" w:sz="0" w:space="0" w:color="auto"/>
          </w:divBdr>
        </w:div>
        <w:div w:id="187373065">
          <w:marLeft w:val="480"/>
          <w:marRight w:val="0"/>
          <w:marTop w:val="0"/>
          <w:marBottom w:val="0"/>
          <w:divBdr>
            <w:top w:val="none" w:sz="0" w:space="0" w:color="auto"/>
            <w:left w:val="none" w:sz="0" w:space="0" w:color="auto"/>
            <w:bottom w:val="none" w:sz="0" w:space="0" w:color="auto"/>
            <w:right w:val="none" w:sz="0" w:space="0" w:color="auto"/>
          </w:divBdr>
        </w:div>
        <w:div w:id="207767794">
          <w:marLeft w:val="480"/>
          <w:marRight w:val="0"/>
          <w:marTop w:val="0"/>
          <w:marBottom w:val="0"/>
          <w:divBdr>
            <w:top w:val="none" w:sz="0" w:space="0" w:color="auto"/>
            <w:left w:val="none" w:sz="0" w:space="0" w:color="auto"/>
            <w:bottom w:val="none" w:sz="0" w:space="0" w:color="auto"/>
            <w:right w:val="none" w:sz="0" w:space="0" w:color="auto"/>
          </w:divBdr>
        </w:div>
        <w:div w:id="211112944">
          <w:marLeft w:val="480"/>
          <w:marRight w:val="0"/>
          <w:marTop w:val="0"/>
          <w:marBottom w:val="0"/>
          <w:divBdr>
            <w:top w:val="none" w:sz="0" w:space="0" w:color="auto"/>
            <w:left w:val="none" w:sz="0" w:space="0" w:color="auto"/>
            <w:bottom w:val="none" w:sz="0" w:space="0" w:color="auto"/>
            <w:right w:val="none" w:sz="0" w:space="0" w:color="auto"/>
          </w:divBdr>
        </w:div>
        <w:div w:id="243493866">
          <w:marLeft w:val="480"/>
          <w:marRight w:val="0"/>
          <w:marTop w:val="0"/>
          <w:marBottom w:val="0"/>
          <w:divBdr>
            <w:top w:val="none" w:sz="0" w:space="0" w:color="auto"/>
            <w:left w:val="none" w:sz="0" w:space="0" w:color="auto"/>
            <w:bottom w:val="none" w:sz="0" w:space="0" w:color="auto"/>
            <w:right w:val="none" w:sz="0" w:space="0" w:color="auto"/>
          </w:divBdr>
        </w:div>
        <w:div w:id="246496936">
          <w:marLeft w:val="480"/>
          <w:marRight w:val="0"/>
          <w:marTop w:val="0"/>
          <w:marBottom w:val="0"/>
          <w:divBdr>
            <w:top w:val="none" w:sz="0" w:space="0" w:color="auto"/>
            <w:left w:val="none" w:sz="0" w:space="0" w:color="auto"/>
            <w:bottom w:val="none" w:sz="0" w:space="0" w:color="auto"/>
            <w:right w:val="none" w:sz="0" w:space="0" w:color="auto"/>
          </w:divBdr>
        </w:div>
        <w:div w:id="311060911">
          <w:marLeft w:val="480"/>
          <w:marRight w:val="0"/>
          <w:marTop w:val="0"/>
          <w:marBottom w:val="0"/>
          <w:divBdr>
            <w:top w:val="none" w:sz="0" w:space="0" w:color="auto"/>
            <w:left w:val="none" w:sz="0" w:space="0" w:color="auto"/>
            <w:bottom w:val="none" w:sz="0" w:space="0" w:color="auto"/>
            <w:right w:val="none" w:sz="0" w:space="0" w:color="auto"/>
          </w:divBdr>
        </w:div>
        <w:div w:id="419790393">
          <w:marLeft w:val="480"/>
          <w:marRight w:val="0"/>
          <w:marTop w:val="0"/>
          <w:marBottom w:val="0"/>
          <w:divBdr>
            <w:top w:val="none" w:sz="0" w:space="0" w:color="auto"/>
            <w:left w:val="none" w:sz="0" w:space="0" w:color="auto"/>
            <w:bottom w:val="none" w:sz="0" w:space="0" w:color="auto"/>
            <w:right w:val="none" w:sz="0" w:space="0" w:color="auto"/>
          </w:divBdr>
        </w:div>
        <w:div w:id="572662595">
          <w:marLeft w:val="480"/>
          <w:marRight w:val="0"/>
          <w:marTop w:val="0"/>
          <w:marBottom w:val="0"/>
          <w:divBdr>
            <w:top w:val="none" w:sz="0" w:space="0" w:color="auto"/>
            <w:left w:val="none" w:sz="0" w:space="0" w:color="auto"/>
            <w:bottom w:val="none" w:sz="0" w:space="0" w:color="auto"/>
            <w:right w:val="none" w:sz="0" w:space="0" w:color="auto"/>
          </w:divBdr>
        </w:div>
        <w:div w:id="578248466">
          <w:marLeft w:val="480"/>
          <w:marRight w:val="0"/>
          <w:marTop w:val="0"/>
          <w:marBottom w:val="0"/>
          <w:divBdr>
            <w:top w:val="none" w:sz="0" w:space="0" w:color="auto"/>
            <w:left w:val="none" w:sz="0" w:space="0" w:color="auto"/>
            <w:bottom w:val="none" w:sz="0" w:space="0" w:color="auto"/>
            <w:right w:val="none" w:sz="0" w:space="0" w:color="auto"/>
          </w:divBdr>
        </w:div>
        <w:div w:id="594099165">
          <w:marLeft w:val="480"/>
          <w:marRight w:val="0"/>
          <w:marTop w:val="0"/>
          <w:marBottom w:val="0"/>
          <w:divBdr>
            <w:top w:val="none" w:sz="0" w:space="0" w:color="auto"/>
            <w:left w:val="none" w:sz="0" w:space="0" w:color="auto"/>
            <w:bottom w:val="none" w:sz="0" w:space="0" w:color="auto"/>
            <w:right w:val="none" w:sz="0" w:space="0" w:color="auto"/>
          </w:divBdr>
        </w:div>
        <w:div w:id="646862275">
          <w:marLeft w:val="480"/>
          <w:marRight w:val="0"/>
          <w:marTop w:val="0"/>
          <w:marBottom w:val="0"/>
          <w:divBdr>
            <w:top w:val="none" w:sz="0" w:space="0" w:color="auto"/>
            <w:left w:val="none" w:sz="0" w:space="0" w:color="auto"/>
            <w:bottom w:val="none" w:sz="0" w:space="0" w:color="auto"/>
            <w:right w:val="none" w:sz="0" w:space="0" w:color="auto"/>
          </w:divBdr>
        </w:div>
        <w:div w:id="699169122">
          <w:marLeft w:val="480"/>
          <w:marRight w:val="0"/>
          <w:marTop w:val="0"/>
          <w:marBottom w:val="0"/>
          <w:divBdr>
            <w:top w:val="none" w:sz="0" w:space="0" w:color="auto"/>
            <w:left w:val="none" w:sz="0" w:space="0" w:color="auto"/>
            <w:bottom w:val="none" w:sz="0" w:space="0" w:color="auto"/>
            <w:right w:val="none" w:sz="0" w:space="0" w:color="auto"/>
          </w:divBdr>
        </w:div>
        <w:div w:id="707072453">
          <w:marLeft w:val="480"/>
          <w:marRight w:val="0"/>
          <w:marTop w:val="0"/>
          <w:marBottom w:val="0"/>
          <w:divBdr>
            <w:top w:val="none" w:sz="0" w:space="0" w:color="auto"/>
            <w:left w:val="none" w:sz="0" w:space="0" w:color="auto"/>
            <w:bottom w:val="none" w:sz="0" w:space="0" w:color="auto"/>
            <w:right w:val="none" w:sz="0" w:space="0" w:color="auto"/>
          </w:divBdr>
        </w:div>
        <w:div w:id="719666450">
          <w:marLeft w:val="480"/>
          <w:marRight w:val="0"/>
          <w:marTop w:val="0"/>
          <w:marBottom w:val="0"/>
          <w:divBdr>
            <w:top w:val="none" w:sz="0" w:space="0" w:color="auto"/>
            <w:left w:val="none" w:sz="0" w:space="0" w:color="auto"/>
            <w:bottom w:val="none" w:sz="0" w:space="0" w:color="auto"/>
            <w:right w:val="none" w:sz="0" w:space="0" w:color="auto"/>
          </w:divBdr>
        </w:div>
        <w:div w:id="754087267">
          <w:marLeft w:val="480"/>
          <w:marRight w:val="0"/>
          <w:marTop w:val="0"/>
          <w:marBottom w:val="0"/>
          <w:divBdr>
            <w:top w:val="none" w:sz="0" w:space="0" w:color="auto"/>
            <w:left w:val="none" w:sz="0" w:space="0" w:color="auto"/>
            <w:bottom w:val="none" w:sz="0" w:space="0" w:color="auto"/>
            <w:right w:val="none" w:sz="0" w:space="0" w:color="auto"/>
          </w:divBdr>
        </w:div>
        <w:div w:id="773474462">
          <w:marLeft w:val="480"/>
          <w:marRight w:val="0"/>
          <w:marTop w:val="0"/>
          <w:marBottom w:val="0"/>
          <w:divBdr>
            <w:top w:val="none" w:sz="0" w:space="0" w:color="auto"/>
            <w:left w:val="none" w:sz="0" w:space="0" w:color="auto"/>
            <w:bottom w:val="none" w:sz="0" w:space="0" w:color="auto"/>
            <w:right w:val="none" w:sz="0" w:space="0" w:color="auto"/>
          </w:divBdr>
        </w:div>
        <w:div w:id="849641122">
          <w:marLeft w:val="480"/>
          <w:marRight w:val="0"/>
          <w:marTop w:val="0"/>
          <w:marBottom w:val="0"/>
          <w:divBdr>
            <w:top w:val="none" w:sz="0" w:space="0" w:color="auto"/>
            <w:left w:val="none" w:sz="0" w:space="0" w:color="auto"/>
            <w:bottom w:val="none" w:sz="0" w:space="0" w:color="auto"/>
            <w:right w:val="none" w:sz="0" w:space="0" w:color="auto"/>
          </w:divBdr>
        </w:div>
        <w:div w:id="892084704">
          <w:marLeft w:val="480"/>
          <w:marRight w:val="0"/>
          <w:marTop w:val="0"/>
          <w:marBottom w:val="0"/>
          <w:divBdr>
            <w:top w:val="none" w:sz="0" w:space="0" w:color="auto"/>
            <w:left w:val="none" w:sz="0" w:space="0" w:color="auto"/>
            <w:bottom w:val="none" w:sz="0" w:space="0" w:color="auto"/>
            <w:right w:val="none" w:sz="0" w:space="0" w:color="auto"/>
          </w:divBdr>
        </w:div>
        <w:div w:id="915552469">
          <w:marLeft w:val="480"/>
          <w:marRight w:val="0"/>
          <w:marTop w:val="0"/>
          <w:marBottom w:val="0"/>
          <w:divBdr>
            <w:top w:val="none" w:sz="0" w:space="0" w:color="auto"/>
            <w:left w:val="none" w:sz="0" w:space="0" w:color="auto"/>
            <w:bottom w:val="none" w:sz="0" w:space="0" w:color="auto"/>
            <w:right w:val="none" w:sz="0" w:space="0" w:color="auto"/>
          </w:divBdr>
        </w:div>
        <w:div w:id="940911654">
          <w:marLeft w:val="480"/>
          <w:marRight w:val="0"/>
          <w:marTop w:val="0"/>
          <w:marBottom w:val="0"/>
          <w:divBdr>
            <w:top w:val="none" w:sz="0" w:space="0" w:color="auto"/>
            <w:left w:val="none" w:sz="0" w:space="0" w:color="auto"/>
            <w:bottom w:val="none" w:sz="0" w:space="0" w:color="auto"/>
            <w:right w:val="none" w:sz="0" w:space="0" w:color="auto"/>
          </w:divBdr>
        </w:div>
        <w:div w:id="976495558">
          <w:marLeft w:val="480"/>
          <w:marRight w:val="0"/>
          <w:marTop w:val="0"/>
          <w:marBottom w:val="0"/>
          <w:divBdr>
            <w:top w:val="none" w:sz="0" w:space="0" w:color="auto"/>
            <w:left w:val="none" w:sz="0" w:space="0" w:color="auto"/>
            <w:bottom w:val="none" w:sz="0" w:space="0" w:color="auto"/>
            <w:right w:val="none" w:sz="0" w:space="0" w:color="auto"/>
          </w:divBdr>
        </w:div>
        <w:div w:id="1057316574">
          <w:marLeft w:val="480"/>
          <w:marRight w:val="0"/>
          <w:marTop w:val="0"/>
          <w:marBottom w:val="0"/>
          <w:divBdr>
            <w:top w:val="none" w:sz="0" w:space="0" w:color="auto"/>
            <w:left w:val="none" w:sz="0" w:space="0" w:color="auto"/>
            <w:bottom w:val="none" w:sz="0" w:space="0" w:color="auto"/>
            <w:right w:val="none" w:sz="0" w:space="0" w:color="auto"/>
          </w:divBdr>
        </w:div>
        <w:div w:id="1058284578">
          <w:marLeft w:val="480"/>
          <w:marRight w:val="0"/>
          <w:marTop w:val="0"/>
          <w:marBottom w:val="0"/>
          <w:divBdr>
            <w:top w:val="none" w:sz="0" w:space="0" w:color="auto"/>
            <w:left w:val="none" w:sz="0" w:space="0" w:color="auto"/>
            <w:bottom w:val="none" w:sz="0" w:space="0" w:color="auto"/>
            <w:right w:val="none" w:sz="0" w:space="0" w:color="auto"/>
          </w:divBdr>
        </w:div>
        <w:div w:id="1086538182">
          <w:marLeft w:val="480"/>
          <w:marRight w:val="0"/>
          <w:marTop w:val="0"/>
          <w:marBottom w:val="0"/>
          <w:divBdr>
            <w:top w:val="none" w:sz="0" w:space="0" w:color="auto"/>
            <w:left w:val="none" w:sz="0" w:space="0" w:color="auto"/>
            <w:bottom w:val="none" w:sz="0" w:space="0" w:color="auto"/>
            <w:right w:val="none" w:sz="0" w:space="0" w:color="auto"/>
          </w:divBdr>
        </w:div>
        <w:div w:id="1105881603">
          <w:marLeft w:val="480"/>
          <w:marRight w:val="0"/>
          <w:marTop w:val="0"/>
          <w:marBottom w:val="0"/>
          <w:divBdr>
            <w:top w:val="none" w:sz="0" w:space="0" w:color="auto"/>
            <w:left w:val="none" w:sz="0" w:space="0" w:color="auto"/>
            <w:bottom w:val="none" w:sz="0" w:space="0" w:color="auto"/>
            <w:right w:val="none" w:sz="0" w:space="0" w:color="auto"/>
          </w:divBdr>
        </w:div>
        <w:div w:id="1223368356">
          <w:marLeft w:val="480"/>
          <w:marRight w:val="0"/>
          <w:marTop w:val="0"/>
          <w:marBottom w:val="0"/>
          <w:divBdr>
            <w:top w:val="none" w:sz="0" w:space="0" w:color="auto"/>
            <w:left w:val="none" w:sz="0" w:space="0" w:color="auto"/>
            <w:bottom w:val="none" w:sz="0" w:space="0" w:color="auto"/>
            <w:right w:val="none" w:sz="0" w:space="0" w:color="auto"/>
          </w:divBdr>
        </w:div>
        <w:div w:id="1227302672">
          <w:marLeft w:val="480"/>
          <w:marRight w:val="0"/>
          <w:marTop w:val="0"/>
          <w:marBottom w:val="0"/>
          <w:divBdr>
            <w:top w:val="none" w:sz="0" w:space="0" w:color="auto"/>
            <w:left w:val="none" w:sz="0" w:space="0" w:color="auto"/>
            <w:bottom w:val="none" w:sz="0" w:space="0" w:color="auto"/>
            <w:right w:val="none" w:sz="0" w:space="0" w:color="auto"/>
          </w:divBdr>
        </w:div>
        <w:div w:id="1231578194">
          <w:marLeft w:val="480"/>
          <w:marRight w:val="0"/>
          <w:marTop w:val="0"/>
          <w:marBottom w:val="0"/>
          <w:divBdr>
            <w:top w:val="none" w:sz="0" w:space="0" w:color="auto"/>
            <w:left w:val="none" w:sz="0" w:space="0" w:color="auto"/>
            <w:bottom w:val="none" w:sz="0" w:space="0" w:color="auto"/>
            <w:right w:val="none" w:sz="0" w:space="0" w:color="auto"/>
          </w:divBdr>
        </w:div>
        <w:div w:id="1236403409">
          <w:marLeft w:val="480"/>
          <w:marRight w:val="0"/>
          <w:marTop w:val="0"/>
          <w:marBottom w:val="0"/>
          <w:divBdr>
            <w:top w:val="none" w:sz="0" w:space="0" w:color="auto"/>
            <w:left w:val="none" w:sz="0" w:space="0" w:color="auto"/>
            <w:bottom w:val="none" w:sz="0" w:space="0" w:color="auto"/>
            <w:right w:val="none" w:sz="0" w:space="0" w:color="auto"/>
          </w:divBdr>
        </w:div>
        <w:div w:id="1262105961">
          <w:marLeft w:val="480"/>
          <w:marRight w:val="0"/>
          <w:marTop w:val="0"/>
          <w:marBottom w:val="0"/>
          <w:divBdr>
            <w:top w:val="none" w:sz="0" w:space="0" w:color="auto"/>
            <w:left w:val="none" w:sz="0" w:space="0" w:color="auto"/>
            <w:bottom w:val="none" w:sz="0" w:space="0" w:color="auto"/>
            <w:right w:val="none" w:sz="0" w:space="0" w:color="auto"/>
          </w:divBdr>
        </w:div>
        <w:div w:id="1272323949">
          <w:marLeft w:val="480"/>
          <w:marRight w:val="0"/>
          <w:marTop w:val="0"/>
          <w:marBottom w:val="0"/>
          <w:divBdr>
            <w:top w:val="none" w:sz="0" w:space="0" w:color="auto"/>
            <w:left w:val="none" w:sz="0" w:space="0" w:color="auto"/>
            <w:bottom w:val="none" w:sz="0" w:space="0" w:color="auto"/>
            <w:right w:val="none" w:sz="0" w:space="0" w:color="auto"/>
          </w:divBdr>
        </w:div>
        <w:div w:id="1293171350">
          <w:marLeft w:val="480"/>
          <w:marRight w:val="0"/>
          <w:marTop w:val="0"/>
          <w:marBottom w:val="0"/>
          <w:divBdr>
            <w:top w:val="none" w:sz="0" w:space="0" w:color="auto"/>
            <w:left w:val="none" w:sz="0" w:space="0" w:color="auto"/>
            <w:bottom w:val="none" w:sz="0" w:space="0" w:color="auto"/>
            <w:right w:val="none" w:sz="0" w:space="0" w:color="auto"/>
          </w:divBdr>
        </w:div>
        <w:div w:id="1385837818">
          <w:marLeft w:val="480"/>
          <w:marRight w:val="0"/>
          <w:marTop w:val="0"/>
          <w:marBottom w:val="0"/>
          <w:divBdr>
            <w:top w:val="none" w:sz="0" w:space="0" w:color="auto"/>
            <w:left w:val="none" w:sz="0" w:space="0" w:color="auto"/>
            <w:bottom w:val="none" w:sz="0" w:space="0" w:color="auto"/>
            <w:right w:val="none" w:sz="0" w:space="0" w:color="auto"/>
          </w:divBdr>
        </w:div>
        <w:div w:id="1496265590">
          <w:marLeft w:val="480"/>
          <w:marRight w:val="0"/>
          <w:marTop w:val="0"/>
          <w:marBottom w:val="0"/>
          <w:divBdr>
            <w:top w:val="none" w:sz="0" w:space="0" w:color="auto"/>
            <w:left w:val="none" w:sz="0" w:space="0" w:color="auto"/>
            <w:bottom w:val="none" w:sz="0" w:space="0" w:color="auto"/>
            <w:right w:val="none" w:sz="0" w:space="0" w:color="auto"/>
          </w:divBdr>
        </w:div>
        <w:div w:id="1537350766">
          <w:marLeft w:val="480"/>
          <w:marRight w:val="0"/>
          <w:marTop w:val="0"/>
          <w:marBottom w:val="0"/>
          <w:divBdr>
            <w:top w:val="none" w:sz="0" w:space="0" w:color="auto"/>
            <w:left w:val="none" w:sz="0" w:space="0" w:color="auto"/>
            <w:bottom w:val="none" w:sz="0" w:space="0" w:color="auto"/>
            <w:right w:val="none" w:sz="0" w:space="0" w:color="auto"/>
          </w:divBdr>
        </w:div>
        <w:div w:id="1559583607">
          <w:marLeft w:val="480"/>
          <w:marRight w:val="0"/>
          <w:marTop w:val="0"/>
          <w:marBottom w:val="0"/>
          <w:divBdr>
            <w:top w:val="none" w:sz="0" w:space="0" w:color="auto"/>
            <w:left w:val="none" w:sz="0" w:space="0" w:color="auto"/>
            <w:bottom w:val="none" w:sz="0" w:space="0" w:color="auto"/>
            <w:right w:val="none" w:sz="0" w:space="0" w:color="auto"/>
          </w:divBdr>
        </w:div>
        <w:div w:id="1590850802">
          <w:marLeft w:val="480"/>
          <w:marRight w:val="0"/>
          <w:marTop w:val="0"/>
          <w:marBottom w:val="0"/>
          <w:divBdr>
            <w:top w:val="none" w:sz="0" w:space="0" w:color="auto"/>
            <w:left w:val="none" w:sz="0" w:space="0" w:color="auto"/>
            <w:bottom w:val="none" w:sz="0" w:space="0" w:color="auto"/>
            <w:right w:val="none" w:sz="0" w:space="0" w:color="auto"/>
          </w:divBdr>
        </w:div>
        <w:div w:id="1597860288">
          <w:marLeft w:val="480"/>
          <w:marRight w:val="0"/>
          <w:marTop w:val="0"/>
          <w:marBottom w:val="0"/>
          <w:divBdr>
            <w:top w:val="none" w:sz="0" w:space="0" w:color="auto"/>
            <w:left w:val="none" w:sz="0" w:space="0" w:color="auto"/>
            <w:bottom w:val="none" w:sz="0" w:space="0" w:color="auto"/>
            <w:right w:val="none" w:sz="0" w:space="0" w:color="auto"/>
          </w:divBdr>
        </w:div>
        <w:div w:id="1660427853">
          <w:marLeft w:val="480"/>
          <w:marRight w:val="0"/>
          <w:marTop w:val="0"/>
          <w:marBottom w:val="0"/>
          <w:divBdr>
            <w:top w:val="none" w:sz="0" w:space="0" w:color="auto"/>
            <w:left w:val="none" w:sz="0" w:space="0" w:color="auto"/>
            <w:bottom w:val="none" w:sz="0" w:space="0" w:color="auto"/>
            <w:right w:val="none" w:sz="0" w:space="0" w:color="auto"/>
          </w:divBdr>
        </w:div>
        <w:div w:id="1675570622">
          <w:marLeft w:val="480"/>
          <w:marRight w:val="0"/>
          <w:marTop w:val="0"/>
          <w:marBottom w:val="0"/>
          <w:divBdr>
            <w:top w:val="none" w:sz="0" w:space="0" w:color="auto"/>
            <w:left w:val="none" w:sz="0" w:space="0" w:color="auto"/>
            <w:bottom w:val="none" w:sz="0" w:space="0" w:color="auto"/>
            <w:right w:val="none" w:sz="0" w:space="0" w:color="auto"/>
          </w:divBdr>
        </w:div>
        <w:div w:id="1695964164">
          <w:marLeft w:val="480"/>
          <w:marRight w:val="0"/>
          <w:marTop w:val="0"/>
          <w:marBottom w:val="0"/>
          <w:divBdr>
            <w:top w:val="none" w:sz="0" w:space="0" w:color="auto"/>
            <w:left w:val="none" w:sz="0" w:space="0" w:color="auto"/>
            <w:bottom w:val="none" w:sz="0" w:space="0" w:color="auto"/>
            <w:right w:val="none" w:sz="0" w:space="0" w:color="auto"/>
          </w:divBdr>
        </w:div>
        <w:div w:id="1814129814">
          <w:marLeft w:val="480"/>
          <w:marRight w:val="0"/>
          <w:marTop w:val="0"/>
          <w:marBottom w:val="0"/>
          <w:divBdr>
            <w:top w:val="none" w:sz="0" w:space="0" w:color="auto"/>
            <w:left w:val="none" w:sz="0" w:space="0" w:color="auto"/>
            <w:bottom w:val="none" w:sz="0" w:space="0" w:color="auto"/>
            <w:right w:val="none" w:sz="0" w:space="0" w:color="auto"/>
          </w:divBdr>
        </w:div>
        <w:div w:id="1933050566">
          <w:marLeft w:val="480"/>
          <w:marRight w:val="0"/>
          <w:marTop w:val="0"/>
          <w:marBottom w:val="0"/>
          <w:divBdr>
            <w:top w:val="none" w:sz="0" w:space="0" w:color="auto"/>
            <w:left w:val="none" w:sz="0" w:space="0" w:color="auto"/>
            <w:bottom w:val="none" w:sz="0" w:space="0" w:color="auto"/>
            <w:right w:val="none" w:sz="0" w:space="0" w:color="auto"/>
          </w:divBdr>
        </w:div>
        <w:div w:id="1988319853">
          <w:marLeft w:val="480"/>
          <w:marRight w:val="0"/>
          <w:marTop w:val="0"/>
          <w:marBottom w:val="0"/>
          <w:divBdr>
            <w:top w:val="none" w:sz="0" w:space="0" w:color="auto"/>
            <w:left w:val="none" w:sz="0" w:space="0" w:color="auto"/>
            <w:bottom w:val="none" w:sz="0" w:space="0" w:color="auto"/>
            <w:right w:val="none" w:sz="0" w:space="0" w:color="auto"/>
          </w:divBdr>
        </w:div>
        <w:div w:id="1995640810">
          <w:marLeft w:val="480"/>
          <w:marRight w:val="0"/>
          <w:marTop w:val="0"/>
          <w:marBottom w:val="0"/>
          <w:divBdr>
            <w:top w:val="none" w:sz="0" w:space="0" w:color="auto"/>
            <w:left w:val="none" w:sz="0" w:space="0" w:color="auto"/>
            <w:bottom w:val="none" w:sz="0" w:space="0" w:color="auto"/>
            <w:right w:val="none" w:sz="0" w:space="0" w:color="auto"/>
          </w:divBdr>
        </w:div>
        <w:div w:id="2055958742">
          <w:marLeft w:val="480"/>
          <w:marRight w:val="0"/>
          <w:marTop w:val="0"/>
          <w:marBottom w:val="0"/>
          <w:divBdr>
            <w:top w:val="none" w:sz="0" w:space="0" w:color="auto"/>
            <w:left w:val="none" w:sz="0" w:space="0" w:color="auto"/>
            <w:bottom w:val="none" w:sz="0" w:space="0" w:color="auto"/>
            <w:right w:val="none" w:sz="0" w:space="0" w:color="auto"/>
          </w:divBdr>
        </w:div>
        <w:div w:id="2079205939">
          <w:marLeft w:val="480"/>
          <w:marRight w:val="0"/>
          <w:marTop w:val="0"/>
          <w:marBottom w:val="0"/>
          <w:divBdr>
            <w:top w:val="none" w:sz="0" w:space="0" w:color="auto"/>
            <w:left w:val="none" w:sz="0" w:space="0" w:color="auto"/>
            <w:bottom w:val="none" w:sz="0" w:space="0" w:color="auto"/>
            <w:right w:val="none" w:sz="0" w:space="0" w:color="auto"/>
          </w:divBdr>
        </w:div>
        <w:div w:id="2145998538">
          <w:marLeft w:val="480"/>
          <w:marRight w:val="0"/>
          <w:marTop w:val="0"/>
          <w:marBottom w:val="0"/>
          <w:divBdr>
            <w:top w:val="none" w:sz="0" w:space="0" w:color="auto"/>
            <w:left w:val="none" w:sz="0" w:space="0" w:color="auto"/>
            <w:bottom w:val="none" w:sz="0" w:space="0" w:color="auto"/>
            <w:right w:val="none" w:sz="0" w:space="0" w:color="auto"/>
          </w:divBdr>
        </w:div>
      </w:divsChild>
    </w:div>
    <w:div w:id="1142624420">
      <w:bodyDiv w:val="1"/>
      <w:marLeft w:val="0"/>
      <w:marRight w:val="0"/>
      <w:marTop w:val="0"/>
      <w:marBottom w:val="0"/>
      <w:divBdr>
        <w:top w:val="none" w:sz="0" w:space="0" w:color="auto"/>
        <w:left w:val="none" w:sz="0" w:space="0" w:color="auto"/>
        <w:bottom w:val="none" w:sz="0" w:space="0" w:color="auto"/>
        <w:right w:val="none" w:sz="0" w:space="0" w:color="auto"/>
      </w:divBdr>
      <w:divsChild>
        <w:div w:id="90274125">
          <w:marLeft w:val="480"/>
          <w:marRight w:val="0"/>
          <w:marTop w:val="0"/>
          <w:marBottom w:val="0"/>
          <w:divBdr>
            <w:top w:val="none" w:sz="0" w:space="0" w:color="auto"/>
            <w:left w:val="none" w:sz="0" w:space="0" w:color="auto"/>
            <w:bottom w:val="none" w:sz="0" w:space="0" w:color="auto"/>
            <w:right w:val="none" w:sz="0" w:space="0" w:color="auto"/>
          </w:divBdr>
        </w:div>
        <w:div w:id="142895601">
          <w:marLeft w:val="480"/>
          <w:marRight w:val="0"/>
          <w:marTop w:val="0"/>
          <w:marBottom w:val="0"/>
          <w:divBdr>
            <w:top w:val="none" w:sz="0" w:space="0" w:color="auto"/>
            <w:left w:val="none" w:sz="0" w:space="0" w:color="auto"/>
            <w:bottom w:val="none" w:sz="0" w:space="0" w:color="auto"/>
            <w:right w:val="none" w:sz="0" w:space="0" w:color="auto"/>
          </w:divBdr>
        </w:div>
        <w:div w:id="177433146">
          <w:marLeft w:val="480"/>
          <w:marRight w:val="0"/>
          <w:marTop w:val="0"/>
          <w:marBottom w:val="0"/>
          <w:divBdr>
            <w:top w:val="none" w:sz="0" w:space="0" w:color="auto"/>
            <w:left w:val="none" w:sz="0" w:space="0" w:color="auto"/>
            <w:bottom w:val="none" w:sz="0" w:space="0" w:color="auto"/>
            <w:right w:val="none" w:sz="0" w:space="0" w:color="auto"/>
          </w:divBdr>
        </w:div>
        <w:div w:id="191723093">
          <w:marLeft w:val="480"/>
          <w:marRight w:val="0"/>
          <w:marTop w:val="0"/>
          <w:marBottom w:val="0"/>
          <w:divBdr>
            <w:top w:val="none" w:sz="0" w:space="0" w:color="auto"/>
            <w:left w:val="none" w:sz="0" w:space="0" w:color="auto"/>
            <w:bottom w:val="none" w:sz="0" w:space="0" w:color="auto"/>
            <w:right w:val="none" w:sz="0" w:space="0" w:color="auto"/>
          </w:divBdr>
        </w:div>
        <w:div w:id="193730801">
          <w:marLeft w:val="480"/>
          <w:marRight w:val="0"/>
          <w:marTop w:val="0"/>
          <w:marBottom w:val="0"/>
          <w:divBdr>
            <w:top w:val="none" w:sz="0" w:space="0" w:color="auto"/>
            <w:left w:val="none" w:sz="0" w:space="0" w:color="auto"/>
            <w:bottom w:val="none" w:sz="0" w:space="0" w:color="auto"/>
            <w:right w:val="none" w:sz="0" w:space="0" w:color="auto"/>
          </w:divBdr>
        </w:div>
        <w:div w:id="194200366">
          <w:marLeft w:val="480"/>
          <w:marRight w:val="0"/>
          <w:marTop w:val="0"/>
          <w:marBottom w:val="0"/>
          <w:divBdr>
            <w:top w:val="none" w:sz="0" w:space="0" w:color="auto"/>
            <w:left w:val="none" w:sz="0" w:space="0" w:color="auto"/>
            <w:bottom w:val="none" w:sz="0" w:space="0" w:color="auto"/>
            <w:right w:val="none" w:sz="0" w:space="0" w:color="auto"/>
          </w:divBdr>
        </w:div>
        <w:div w:id="226112439">
          <w:marLeft w:val="480"/>
          <w:marRight w:val="0"/>
          <w:marTop w:val="0"/>
          <w:marBottom w:val="0"/>
          <w:divBdr>
            <w:top w:val="none" w:sz="0" w:space="0" w:color="auto"/>
            <w:left w:val="none" w:sz="0" w:space="0" w:color="auto"/>
            <w:bottom w:val="none" w:sz="0" w:space="0" w:color="auto"/>
            <w:right w:val="none" w:sz="0" w:space="0" w:color="auto"/>
          </w:divBdr>
        </w:div>
        <w:div w:id="226651434">
          <w:marLeft w:val="480"/>
          <w:marRight w:val="0"/>
          <w:marTop w:val="0"/>
          <w:marBottom w:val="0"/>
          <w:divBdr>
            <w:top w:val="none" w:sz="0" w:space="0" w:color="auto"/>
            <w:left w:val="none" w:sz="0" w:space="0" w:color="auto"/>
            <w:bottom w:val="none" w:sz="0" w:space="0" w:color="auto"/>
            <w:right w:val="none" w:sz="0" w:space="0" w:color="auto"/>
          </w:divBdr>
        </w:div>
        <w:div w:id="254677309">
          <w:marLeft w:val="480"/>
          <w:marRight w:val="0"/>
          <w:marTop w:val="0"/>
          <w:marBottom w:val="0"/>
          <w:divBdr>
            <w:top w:val="none" w:sz="0" w:space="0" w:color="auto"/>
            <w:left w:val="none" w:sz="0" w:space="0" w:color="auto"/>
            <w:bottom w:val="none" w:sz="0" w:space="0" w:color="auto"/>
            <w:right w:val="none" w:sz="0" w:space="0" w:color="auto"/>
          </w:divBdr>
        </w:div>
        <w:div w:id="313413949">
          <w:marLeft w:val="480"/>
          <w:marRight w:val="0"/>
          <w:marTop w:val="0"/>
          <w:marBottom w:val="0"/>
          <w:divBdr>
            <w:top w:val="none" w:sz="0" w:space="0" w:color="auto"/>
            <w:left w:val="none" w:sz="0" w:space="0" w:color="auto"/>
            <w:bottom w:val="none" w:sz="0" w:space="0" w:color="auto"/>
            <w:right w:val="none" w:sz="0" w:space="0" w:color="auto"/>
          </w:divBdr>
        </w:div>
        <w:div w:id="330062368">
          <w:marLeft w:val="480"/>
          <w:marRight w:val="0"/>
          <w:marTop w:val="0"/>
          <w:marBottom w:val="0"/>
          <w:divBdr>
            <w:top w:val="none" w:sz="0" w:space="0" w:color="auto"/>
            <w:left w:val="none" w:sz="0" w:space="0" w:color="auto"/>
            <w:bottom w:val="none" w:sz="0" w:space="0" w:color="auto"/>
            <w:right w:val="none" w:sz="0" w:space="0" w:color="auto"/>
          </w:divBdr>
        </w:div>
        <w:div w:id="376012088">
          <w:marLeft w:val="480"/>
          <w:marRight w:val="0"/>
          <w:marTop w:val="0"/>
          <w:marBottom w:val="0"/>
          <w:divBdr>
            <w:top w:val="none" w:sz="0" w:space="0" w:color="auto"/>
            <w:left w:val="none" w:sz="0" w:space="0" w:color="auto"/>
            <w:bottom w:val="none" w:sz="0" w:space="0" w:color="auto"/>
            <w:right w:val="none" w:sz="0" w:space="0" w:color="auto"/>
          </w:divBdr>
        </w:div>
        <w:div w:id="401220554">
          <w:marLeft w:val="480"/>
          <w:marRight w:val="0"/>
          <w:marTop w:val="0"/>
          <w:marBottom w:val="0"/>
          <w:divBdr>
            <w:top w:val="none" w:sz="0" w:space="0" w:color="auto"/>
            <w:left w:val="none" w:sz="0" w:space="0" w:color="auto"/>
            <w:bottom w:val="none" w:sz="0" w:space="0" w:color="auto"/>
            <w:right w:val="none" w:sz="0" w:space="0" w:color="auto"/>
          </w:divBdr>
        </w:div>
        <w:div w:id="418259129">
          <w:marLeft w:val="480"/>
          <w:marRight w:val="0"/>
          <w:marTop w:val="0"/>
          <w:marBottom w:val="0"/>
          <w:divBdr>
            <w:top w:val="none" w:sz="0" w:space="0" w:color="auto"/>
            <w:left w:val="none" w:sz="0" w:space="0" w:color="auto"/>
            <w:bottom w:val="none" w:sz="0" w:space="0" w:color="auto"/>
            <w:right w:val="none" w:sz="0" w:space="0" w:color="auto"/>
          </w:divBdr>
        </w:div>
        <w:div w:id="437919217">
          <w:marLeft w:val="480"/>
          <w:marRight w:val="0"/>
          <w:marTop w:val="0"/>
          <w:marBottom w:val="0"/>
          <w:divBdr>
            <w:top w:val="none" w:sz="0" w:space="0" w:color="auto"/>
            <w:left w:val="none" w:sz="0" w:space="0" w:color="auto"/>
            <w:bottom w:val="none" w:sz="0" w:space="0" w:color="auto"/>
            <w:right w:val="none" w:sz="0" w:space="0" w:color="auto"/>
          </w:divBdr>
        </w:div>
        <w:div w:id="454443219">
          <w:marLeft w:val="480"/>
          <w:marRight w:val="0"/>
          <w:marTop w:val="0"/>
          <w:marBottom w:val="0"/>
          <w:divBdr>
            <w:top w:val="none" w:sz="0" w:space="0" w:color="auto"/>
            <w:left w:val="none" w:sz="0" w:space="0" w:color="auto"/>
            <w:bottom w:val="none" w:sz="0" w:space="0" w:color="auto"/>
            <w:right w:val="none" w:sz="0" w:space="0" w:color="auto"/>
          </w:divBdr>
        </w:div>
        <w:div w:id="518006682">
          <w:marLeft w:val="480"/>
          <w:marRight w:val="0"/>
          <w:marTop w:val="0"/>
          <w:marBottom w:val="0"/>
          <w:divBdr>
            <w:top w:val="none" w:sz="0" w:space="0" w:color="auto"/>
            <w:left w:val="none" w:sz="0" w:space="0" w:color="auto"/>
            <w:bottom w:val="none" w:sz="0" w:space="0" w:color="auto"/>
            <w:right w:val="none" w:sz="0" w:space="0" w:color="auto"/>
          </w:divBdr>
        </w:div>
        <w:div w:id="530538370">
          <w:marLeft w:val="480"/>
          <w:marRight w:val="0"/>
          <w:marTop w:val="0"/>
          <w:marBottom w:val="0"/>
          <w:divBdr>
            <w:top w:val="none" w:sz="0" w:space="0" w:color="auto"/>
            <w:left w:val="none" w:sz="0" w:space="0" w:color="auto"/>
            <w:bottom w:val="none" w:sz="0" w:space="0" w:color="auto"/>
            <w:right w:val="none" w:sz="0" w:space="0" w:color="auto"/>
          </w:divBdr>
        </w:div>
        <w:div w:id="604656069">
          <w:marLeft w:val="480"/>
          <w:marRight w:val="0"/>
          <w:marTop w:val="0"/>
          <w:marBottom w:val="0"/>
          <w:divBdr>
            <w:top w:val="none" w:sz="0" w:space="0" w:color="auto"/>
            <w:left w:val="none" w:sz="0" w:space="0" w:color="auto"/>
            <w:bottom w:val="none" w:sz="0" w:space="0" w:color="auto"/>
            <w:right w:val="none" w:sz="0" w:space="0" w:color="auto"/>
          </w:divBdr>
        </w:div>
        <w:div w:id="638000122">
          <w:marLeft w:val="480"/>
          <w:marRight w:val="0"/>
          <w:marTop w:val="0"/>
          <w:marBottom w:val="0"/>
          <w:divBdr>
            <w:top w:val="none" w:sz="0" w:space="0" w:color="auto"/>
            <w:left w:val="none" w:sz="0" w:space="0" w:color="auto"/>
            <w:bottom w:val="none" w:sz="0" w:space="0" w:color="auto"/>
            <w:right w:val="none" w:sz="0" w:space="0" w:color="auto"/>
          </w:divBdr>
        </w:div>
        <w:div w:id="639462920">
          <w:marLeft w:val="480"/>
          <w:marRight w:val="0"/>
          <w:marTop w:val="0"/>
          <w:marBottom w:val="0"/>
          <w:divBdr>
            <w:top w:val="none" w:sz="0" w:space="0" w:color="auto"/>
            <w:left w:val="none" w:sz="0" w:space="0" w:color="auto"/>
            <w:bottom w:val="none" w:sz="0" w:space="0" w:color="auto"/>
            <w:right w:val="none" w:sz="0" w:space="0" w:color="auto"/>
          </w:divBdr>
        </w:div>
        <w:div w:id="681131865">
          <w:marLeft w:val="480"/>
          <w:marRight w:val="0"/>
          <w:marTop w:val="0"/>
          <w:marBottom w:val="0"/>
          <w:divBdr>
            <w:top w:val="none" w:sz="0" w:space="0" w:color="auto"/>
            <w:left w:val="none" w:sz="0" w:space="0" w:color="auto"/>
            <w:bottom w:val="none" w:sz="0" w:space="0" w:color="auto"/>
            <w:right w:val="none" w:sz="0" w:space="0" w:color="auto"/>
          </w:divBdr>
        </w:div>
        <w:div w:id="691028931">
          <w:marLeft w:val="480"/>
          <w:marRight w:val="0"/>
          <w:marTop w:val="0"/>
          <w:marBottom w:val="0"/>
          <w:divBdr>
            <w:top w:val="none" w:sz="0" w:space="0" w:color="auto"/>
            <w:left w:val="none" w:sz="0" w:space="0" w:color="auto"/>
            <w:bottom w:val="none" w:sz="0" w:space="0" w:color="auto"/>
            <w:right w:val="none" w:sz="0" w:space="0" w:color="auto"/>
          </w:divBdr>
        </w:div>
        <w:div w:id="709573153">
          <w:marLeft w:val="480"/>
          <w:marRight w:val="0"/>
          <w:marTop w:val="0"/>
          <w:marBottom w:val="0"/>
          <w:divBdr>
            <w:top w:val="none" w:sz="0" w:space="0" w:color="auto"/>
            <w:left w:val="none" w:sz="0" w:space="0" w:color="auto"/>
            <w:bottom w:val="none" w:sz="0" w:space="0" w:color="auto"/>
            <w:right w:val="none" w:sz="0" w:space="0" w:color="auto"/>
          </w:divBdr>
        </w:div>
        <w:div w:id="716245542">
          <w:marLeft w:val="480"/>
          <w:marRight w:val="0"/>
          <w:marTop w:val="0"/>
          <w:marBottom w:val="0"/>
          <w:divBdr>
            <w:top w:val="none" w:sz="0" w:space="0" w:color="auto"/>
            <w:left w:val="none" w:sz="0" w:space="0" w:color="auto"/>
            <w:bottom w:val="none" w:sz="0" w:space="0" w:color="auto"/>
            <w:right w:val="none" w:sz="0" w:space="0" w:color="auto"/>
          </w:divBdr>
        </w:div>
        <w:div w:id="747196668">
          <w:marLeft w:val="480"/>
          <w:marRight w:val="0"/>
          <w:marTop w:val="0"/>
          <w:marBottom w:val="0"/>
          <w:divBdr>
            <w:top w:val="none" w:sz="0" w:space="0" w:color="auto"/>
            <w:left w:val="none" w:sz="0" w:space="0" w:color="auto"/>
            <w:bottom w:val="none" w:sz="0" w:space="0" w:color="auto"/>
            <w:right w:val="none" w:sz="0" w:space="0" w:color="auto"/>
          </w:divBdr>
        </w:div>
        <w:div w:id="765615587">
          <w:marLeft w:val="480"/>
          <w:marRight w:val="0"/>
          <w:marTop w:val="0"/>
          <w:marBottom w:val="0"/>
          <w:divBdr>
            <w:top w:val="none" w:sz="0" w:space="0" w:color="auto"/>
            <w:left w:val="none" w:sz="0" w:space="0" w:color="auto"/>
            <w:bottom w:val="none" w:sz="0" w:space="0" w:color="auto"/>
            <w:right w:val="none" w:sz="0" w:space="0" w:color="auto"/>
          </w:divBdr>
        </w:div>
        <w:div w:id="810709278">
          <w:marLeft w:val="480"/>
          <w:marRight w:val="0"/>
          <w:marTop w:val="0"/>
          <w:marBottom w:val="0"/>
          <w:divBdr>
            <w:top w:val="none" w:sz="0" w:space="0" w:color="auto"/>
            <w:left w:val="none" w:sz="0" w:space="0" w:color="auto"/>
            <w:bottom w:val="none" w:sz="0" w:space="0" w:color="auto"/>
            <w:right w:val="none" w:sz="0" w:space="0" w:color="auto"/>
          </w:divBdr>
        </w:div>
        <w:div w:id="822890231">
          <w:marLeft w:val="480"/>
          <w:marRight w:val="0"/>
          <w:marTop w:val="0"/>
          <w:marBottom w:val="0"/>
          <w:divBdr>
            <w:top w:val="none" w:sz="0" w:space="0" w:color="auto"/>
            <w:left w:val="none" w:sz="0" w:space="0" w:color="auto"/>
            <w:bottom w:val="none" w:sz="0" w:space="0" w:color="auto"/>
            <w:right w:val="none" w:sz="0" w:space="0" w:color="auto"/>
          </w:divBdr>
        </w:div>
        <w:div w:id="835264055">
          <w:marLeft w:val="480"/>
          <w:marRight w:val="0"/>
          <w:marTop w:val="0"/>
          <w:marBottom w:val="0"/>
          <w:divBdr>
            <w:top w:val="none" w:sz="0" w:space="0" w:color="auto"/>
            <w:left w:val="none" w:sz="0" w:space="0" w:color="auto"/>
            <w:bottom w:val="none" w:sz="0" w:space="0" w:color="auto"/>
            <w:right w:val="none" w:sz="0" w:space="0" w:color="auto"/>
          </w:divBdr>
        </w:div>
        <w:div w:id="875503116">
          <w:marLeft w:val="480"/>
          <w:marRight w:val="0"/>
          <w:marTop w:val="0"/>
          <w:marBottom w:val="0"/>
          <w:divBdr>
            <w:top w:val="none" w:sz="0" w:space="0" w:color="auto"/>
            <w:left w:val="none" w:sz="0" w:space="0" w:color="auto"/>
            <w:bottom w:val="none" w:sz="0" w:space="0" w:color="auto"/>
            <w:right w:val="none" w:sz="0" w:space="0" w:color="auto"/>
          </w:divBdr>
        </w:div>
        <w:div w:id="898714146">
          <w:marLeft w:val="480"/>
          <w:marRight w:val="0"/>
          <w:marTop w:val="0"/>
          <w:marBottom w:val="0"/>
          <w:divBdr>
            <w:top w:val="none" w:sz="0" w:space="0" w:color="auto"/>
            <w:left w:val="none" w:sz="0" w:space="0" w:color="auto"/>
            <w:bottom w:val="none" w:sz="0" w:space="0" w:color="auto"/>
            <w:right w:val="none" w:sz="0" w:space="0" w:color="auto"/>
          </w:divBdr>
        </w:div>
        <w:div w:id="925922322">
          <w:marLeft w:val="480"/>
          <w:marRight w:val="0"/>
          <w:marTop w:val="0"/>
          <w:marBottom w:val="0"/>
          <w:divBdr>
            <w:top w:val="none" w:sz="0" w:space="0" w:color="auto"/>
            <w:left w:val="none" w:sz="0" w:space="0" w:color="auto"/>
            <w:bottom w:val="none" w:sz="0" w:space="0" w:color="auto"/>
            <w:right w:val="none" w:sz="0" w:space="0" w:color="auto"/>
          </w:divBdr>
        </w:div>
        <w:div w:id="971907578">
          <w:marLeft w:val="480"/>
          <w:marRight w:val="0"/>
          <w:marTop w:val="0"/>
          <w:marBottom w:val="0"/>
          <w:divBdr>
            <w:top w:val="none" w:sz="0" w:space="0" w:color="auto"/>
            <w:left w:val="none" w:sz="0" w:space="0" w:color="auto"/>
            <w:bottom w:val="none" w:sz="0" w:space="0" w:color="auto"/>
            <w:right w:val="none" w:sz="0" w:space="0" w:color="auto"/>
          </w:divBdr>
        </w:div>
        <w:div w:id="997149576">
          <w:marLeft w:val="480"/>
          <w:marRight w:val="0"/>
          <w:marTop w:val="0"/>
          <w:marBottom w:val="0"/>
          <w:divBdr>
            <w:top w:val="none" w:sz="0" w:space="0" w:color="auto"/>
            <w:left w:val="none" w:sz="0" w:space="0" w:color="auto"/>
            <w:bottom w:val="none" w:sz="0" w:space="0" w:color="auto"/>
            <w:right w:val="none" w:sz="0" w:space="0" w:color="auto"/>
          </w:divBdr>
        </w:div>
        <w:div w:id="1001661961">
          <w:marLeft w:val="480"/>
          <w:marRight w:val="0"/>
          <w:marTop w:val="0"/>
          <w:marBottom w:val="0"/>
          <w:divBdr>
            <w:top w:val="none" w:sz="0" w:space="0" w:color="auto"/>
            <w:left w:val="none" w:sz="0" w:space="0" w:color="auto"/>
            <w:bottom w:val="none" w:sz="0" w:space="0" w:color="auto"/>
            <w:right w:val="none" w:sz="0" w:space="0" w:color="auto"/>
          </w:divBdr>
        </w:div>
        <w:div w:id="1004942442">
          <w:marLeft w:val="480"/>
          <w:marRight w:val="0"/>
          <w:marTop w:val="0"/>
          <w:marBottom w:val="0"/>
          <w:divBdr>
            <w:top w:val="none" w:sz="0" w:space="0" w:color="auto"/>
            <w:left w:val="none" w:sz="0" w:space="0" w:color="auto"/>
            <w:bottom w:val="none" w:sz="0" w:space="0" w:color="auto"/>
            <w:right w:val="none" w:sz="0" w:space="0" w:color="auto"/>
          </w:divBdr>
        </w:div>
        <w:div w:id="1019357716">
          <w:marLeft w:val="480"/>
          <w:marRight w:val="0"/>
          <w:marTop w:val="0"/>
          <w:marBottom w:val="0"/>
          <w:divBdr>
            <w:top w:val="none" w:sz="0" w:space="0" w:color="auto"/>
            <w:left w:val="none" w:sz="0" w:space="0" w:color="auto"/>
            <w:bottom w:val="none" w:sz="0" w:space="0" w:color="auto"/>
            <w:right w:val="none" w:sz="0" w:space="0" w:color="auto"/>
          </w:divBdr>
        </w:div>
        <w:div w:id="1043023765">
          <w:marLeft w:val="480"/>
          <w:marRight w:val="0"/>
          <w:marTop w:val="0"/>
          <w:marBottom w:val="0"/>
          <w:divBdr>
            <w:top w:val="none" w:sz="0" w:space="0" w:color="auto"/>
            <w:left w:val="none" w:sz="0" w:space="0" w:color="auto"/>
            <w:bottom w:val="none" w:sz="0" w:space="0" w:color="auto"/>
            <w:right w:val="none" w:sz="0" w:space="0" w:color="auto"/>
          </w:divBdr>
        </w:div>
        <w:div w:id="1116875121">
          <w:marLeft w:val="480"/>
          <w:marRight w:val="0"/>
          <w:marTop w:val="0"/>
          <w:marBottom w:val="0"/>
          <w:divBdr>
            <w:top w:val="none" w:sz="0" w:space="0" w:color="auto"/>
            <w:left w:val="none" w:sz="0" w:space="0" w:color="auto"/>
            <w:bottom w:val="none" w:sz="0" w:space="0" w:color="auto"/>
            <w:right w:val="none" w:sz="0" w:space="0" w:color="auto"/>
          </w:divBdr>
        </w:div>
        <w:div w:id="1257324778">
          <w:marLeft w:val="480"/>
          <w:marRight w:val="0"/>
          <w:marTop w:val="0"/>
          <w:marBottom w:val="0"/>
          <w:divBdr>
            <w:top w:val="none" w:sz="0" w:space="0" w:color="auto"/>
            <w:left w:val="none" w:sz="0" w:space="0" w:color="auto"/>
            <w:bottom w:val="none" w:sz="0" w:space="0" w:color="auto"/>
            <w:right w:val="none" w:sz="0" w:space="0" w:color="auto"/>
          </w:divBdr>
        </w:div>
        <w:div w:id="1259749288">
          <w:marLeft w:val="480"/>
          <w:marRight w:val="0"/>
          <w:marTop w:val="0"/>
          <w:marBottom w:val="0"/>
          <w:divBdr>
            <w:top w:val="none" w:sz="0" w:space="0" w:color="auto"/>
            <w:left w:val="none" w:sz="0" w:space="0" w:color="auto"/>
            <w:bottom w:val="none" w:sz="0" w:space="0" w:color="auto"/>
            <w:right w:val="none" w:sz="0" w:space="0" w:color="auto"/>
          </w:divBdr>
        </w:div>
        <w:div w:id="1331521084">
          <w:marLeft w:val="480"/>
          <w:marRight w:val="0"/>
          <w:marTop w:val="0"/>
          <w:marBottom w:val="0"/>
          <w:divBdr>
            <w:top w:val="none" w:sz="0" w:space="0" w:color="auto"/>
            <w:left w:val="none" w:sz="0" w:space="0" w:color="auto"/>
            <w:bottom w:val="none" w:sz="0" w:space="0" w:color="auto"/>
            <w:right w:val="none" w:sz="0" w:space="0" w:color="auto"/>
          </w:divBdr>
        </w:div>
        <w:div w:id="1414666169">
          <w:marLeft w:val="480"/>
          <w:marRight w:val="0"/>
          <w:marTop w:val="0"/>
          <w:marBottom w:val="0"/>
          <w:divBdr>
            <w:top w:val="none" w:sz="0" w:space="0" w:color="auto"/>
            <w:left w:val="none" w:sz="0" w:space="0" w:color="auto"/>
            <w:bottom w:val="none" w:sz="0" w:space="0" w:color="auto"/>
            <w:right w:val="none" w:sz="0" w:space="0" w:color="auto"/>
          </w:divBdr>
        </w:div>
        <w:div w:id="1436558322">
          <w:marLeft w:val="480"/>
          <w:marRight w:val="0"/>
          <w:marTop w:val="0"/>
          <w:marBottom w:val="0"/>
          <w:divBdr>
            <w:top w:val="none" w:sz="0" w:space="0" w:color="auto"/>
            <w:left w:val="none" w:sz="0" w:space="0" w:color="auto"/>
            <w:bottom w:val="none" w:sz="0" w:space="0" w:color="auto"/>
            <w:right w:val="none" w:sz="0" w:space="0" w:color="auto"/>
          </w:divBdr>
        </w:div>
        <w:div w:id="1487621956">
          <w:marLeft w:val="480"/>
          <w:marRight w:val="0"/>
          <w:marTop w:val="0"/>
          <w:marBottom w:val="0"/>
          <w:divBdr>
            <w:top w:val="none" w:sz="0" w:space="0" w:color="auto"/>
            <w:left w:val="none" w:sz="0" w:space="0" w:color="auto"/>
            <w:bottom w:val="none" w:sz="0" w:space="0" w:color="auto"/>
            <w:right w:val="none" w:sz="0" w:space="0" w:color="auto"/>
          </w:divBdr>
        </w:div>
        <w:div w:id="1490246334">
          <w:marLeft w:val="480"/>
          <w:marRight w:val="0"/>
          <w:marTop w:val="0"/>
          <w:marBottom w:val="0"/>
          <w:divBdr>
            <w:top w:val="none" w:sz="0" w:space="0" w:color="auto"/>
            <w:left w:val="none" w:sz="0" w:space="0" w:color="auto"/>
            <w:bottom w:val="none" w:sz="0" w:space="0" w:color="auto"/>
            <w:right w:val="none" w:sz="0" w:space="0" w:color="auto"/>
          </w:divBdr>
        </w:div>
        <w:div w:id="1501002091">
          <w:marLeft w:val="480"/>
          <w:marRight w:val="0"/>
          <w:marTop w:val="0"/>
          <w:marBottom w:val="0"/>
          <w:divBdr>
            <w:top w:val="none" w:sz="0" w:space="0" w:color="auto"/>
            <w:left w:val="none" w:sz="0" w:space="0" w:color="auto"/>
            <w:bottom w:val="none" w:sz="0" w:space="0" w:color="auto"/>
            <w:right w:val="none" w:sz="0" w:space="0" w:color="auto"/>
          </w:divBdr>
        </w:div>
        <w:div w:id="1513449675">
          <w:marLeft w:val="480"/>
          <w:marRight w:val="0"/>
          <w:marTop w:val="0"/>
          <w:marBottom w:val="0"/>
          <w:divBdr>
            <w:top w:val="none" w:sz="0" w:space="0" w:color="auto"/>
            <w:left w:val="none" w:sz="0" w:space="0" w:color="auto"/>
            <w:bottom w:val="none" w:sz="0" w:space="0" w:color="auto"/>
            <w:right w:val="none" w:sz="0" w:space="0" w:color="auto"/>
          </w:divBdr>
        </w:div>
        <w:div w:id="1555236218">
          <w:marLeft w:val="480"/>
          <w:marRight w:val="0"/>
          <w:marTop w:val="0"/>
          <w:marBottom w:val="0"/>
          <w:divBdr>
            <w:top w:val="none" w:sz="0" w:space="0" w:color="auto"/>
            <w:left w:val="none" w:sz="0" w:space="0" w:color="auto"/>
            <w:bottom w:val="none" w:sz="0" w:space="0" w:color="auto"/>
            <w:right w:val="none" w:sz="0" w:space="0" w:color="auto"/>
          </w:divBdr>
        </w:div>
        <w:div w:id="1555463224">
          <w:marLeft w:val="480"/>
          <w:marRight w:val="0"/>
          <w:marTop w:val="0"/>
          <w:marBottom w:val="0"/>
          <w:divBdr>
            <w:top w:val="none" w:sz="0" w:space="0" w:color="auto"/>
            <w:left w:val="none" w:sz="0" w:space="0" w:color="auto"/>
            <w:bottom w:val="none" w:sz="0" w:space="0" w:color="auto"/>
            <w:right w:val="none" w:sz="0" w:space="0" w:color="auto"/>
          </w:divBdr>
        </w:div>
        <w:div w:id="1564873122">
          <w:marLeft w:val="480"/>
          <w:marRight w:val="0"/>
          <w:marTop w:val="0"/>
          <w:marBottom w:val="0"/>
          <w:divBdr>
            <w:top w:val="none" w:sz="0" w:space="0" w:color="auto"/>
            <w:left w:val="none" w:sz="0" w:space="0" w:color="auto"/>
            <w:bottom w:val="none" w:sz="0" w:space="0" w:color="auto"/>
            <w:right w:val="none" w:sz="0" w:space="0" w:color="auto"/>
          </w:divBdr>
        </w:div>
        <w:div w:id="1565094568">
          <w:marLeft w:val="480"/>
          <w:marRight w:val="0"/>
          <w:marTop w:val="0"/>
          <w:marBottom w:val="0"/>
          <w:divBdr>
            <w:top w:val="none" w:sz="0" w:space="0" w:color="auto"/>
            <w:left w:val="none" w:sz="0" w:space="0" w:color="auto"/>
            <w:bottom w:val="none" w:sz="0" w:space="0" w:color="auto"/>
            <w:right w:val="none" w:sz="0" w:space="0" w:color="auto"/>
          </w:divBdr>
        </w:div>
        <w:div w:id="1646427455">
          <w:marLeft w:val="480"/>
          <w:marRight w:val="0"/>
          <w:marTop w:val="0"/>
          <w:marBottom w:val="0"/>
          <w:divBdr>
            <w:top w:val="none" w:sz="0" w:space="0" w:color="auto"/>
            <w:left w:val="none" w:sz="0" w:space="0" w:color="auto"/>
            <w:bottom w:val="none" w:sz="0" w:space="0" w:color="auto"/>
            <w:right w:val="none" w:sz="0" w:space="0" w:color="auto"/>
          </w:divBdr>
        </w:div>
        <w:div w:id="1654947755">
          <w:marLeft w:val="480"/>
          <w:marRight w:val="0"/>
          <w:marTop w:val="0"/>
          <w:marBottom w:val="0"/>
          <w:divBdr>
            <w:top w:val="none" w:sz="0" w:space="0" w:color="auto"/>
            <w:left w:val="none" w:sz="0" w:space="0" w:color="auto"/>
            <w:bottom w:val="none" w:sz="0" w:space="0" w:color="auto"/>
            <w:right w:val="none" w:sz="0" w:space="0" w:color="auto"/>
          </w:divBdr>
        </w:div>
        <w:div w:id="1693922189">
          <w:marLeft w:val="480"/>
          <w:marRight w:val="0"/>
          <w:marTop w:val="0"/>
          <w:marBottom w:val="0"/>
          <w:divBdr>
            <w:top w:val="none" w:sz="0" w:space="0" w:color="auto"/>
            <w:left w:val="none" w:sz="0" w:space="0" w:color="auto"/>
            <w:bottom w:val="none" w:sz="0" w:space="0" w:color="auto"/>
            <w:right w:val="none" w:sz="0" w:space="0" w:color="auto"/>
          </w:divBdr>
        </w:div>
        <w:div w:id="1723401350">
          <w:marLeft w:val="480"/>
          <w:marRight w:val="0"/>
          <w:marTop w:val="0"/>
          <w:marBottom w:val="0"/>
          <w:divBdr>
            <w:top w:val="none" w:sz="0" w:space="0" w:color="auto"/>
            <w:left w:val="none" w:sz="0" w:space="0" w:color="auto"/>
            <w:bottom w:val="none" w:sz="0" w:space="0" w:color="auto"/>
            <w:right w:val="none" w:sz="0" w:space="0" w:color="auto"/>
          </w:divBdr>
        </w:div>
        <w:div w:id="1769957888">
          <w:marLeft w:val="480"/>
          <w:marRight w:val="0"/>
          <w:marTop w:val="0"/>
          <w:marBottom w:val="0"/>
          <w:divBdr>
            <w:top w:val="none" w:sz="0" w:space="0" w:color="auto"/>
            <w:left w:val="none" w:sz="0" w:space="0" w:color="auto"/>
            <w:bottom w:val="none" w:sz="0" w:space="0" w:color="auto"/>
            <w:right w:val="none" w:sz="0" w:space="0" w:color="auto"/>
          </w:divBdr>
        </w:div>
        <w:div w:id="1802963615">
          <w:marLeft w:val="480"/>
          <w:marRight w:val="0"/>
          <w:marTop w:val="0"/>
          <w:marBottom w:val="0"/>
          <w:divBdr>
            <w:top w:val="none" w:sz="0" w:space="0" w:color="auto"/>
            <w:left w:val="none" w:sz="0" w:space="0" w:color="auto"/>
            <w:bottom w:val="none" w:sz="0" w:space="0" w:color="auto"/>
            <w:right w:val="none" w:sz="0" w:space="0" w:color="auto"/>
          </w:divBdr>
        </w:div>
        <w:div w:id="1814910705">
          <w:marLeft w:val="480"/>
          <w:marRight w:val="0"/>
          <w:marTop w:val="0"/>
          <w:marBottom w:val="0"/>
          <w:divBdr>
            <w:top w:val="none" w:sz="0" w:space="0" w:color="auto"/>
            <w:left w:val="none" w:sz="0" w:space="0" w:color="auto"/>
            <w:bottom w:val="none" w:sz="0" w:space="0" w:color="auto"/>
            <w:right w:val="none" w:sz="0" w:space="0" w:color="auto"/>
          </w:divBdr>
        </w:div>
        <w:div w:id="1833719774">
          <w:marLeft w:val="480"/>
          <w:marRight w:val="0"/>
          <w:marTop w:val="0"/>
          <w:marBottom w:val="0"/>
          <w:divBdr>
            <w:top w:val="none" w:sz="0" w:space="0" w:color="auto"/>
            <w:left w:val="none" w:sz="0" w:space="0" w:color="auto"/>
            <w:bottom w:val="none" w:sz="0" w:space="0" w:color="auto"/>
            <w:right w:val="none" w:sz="0" w:space="0" w:color="auto"/>
          </w:divBdr>
        </w:div>
        <w:div w:id="1919827152">
          <w:marLeft w:val="480"/>
          <w:marRight w:val="0"/>
          <w:marTop w:val="0"/>
          <w:marBottom w:val="0"/>
          <w:divBdr>
            <w:top w:val="none" w:sz="0" w:space="0" w:color="auto"/>
            <w:left w:val="none" w:sz="0" w:space="0" w:color="auto"/>
            <w:bottom w:val="none" w:sz="0" w:space="0" w:color="auto"/>
            <w:right w:val="none" w:sz="0" w:space="0" w:color="auto"/>
          </w:divBdr>
        </w:div>
        <w:div w:id="1929145449">
          <w:marLeft w:val="480"/>
          <w:marRight w:val="0"/>
          <w:marTop w:val="0"/>
          <w:marBottom w:val="0"/>
          <w:divBdr>
            <w:top w:val="none" w:sz="0" w:space="0" w:color="auto"/>
            <w:left w:val="none" w:sz="0" w:space="0" w:color="auto"/>
            <w:bottom w:val="none" w:sz="0" w:space="0" w:color="auto"/>
            <w:right w:val="none" w:sz="0" w:space="0" w:color="auto"/>
          </w:divBdr>
        </w:div>
        <w:div w:id="1944606114">
          <w:marLeft w:val="480"/>
          <w:marRight w:val="0"/>
          <w:marTop w:val="0"/>
          <w:marBottom w:val="0"/>
          <w:divBdr>
            <w:top w:val="none" w:sz="0" w:space="0" w:color="auto"/>
            <w:left w:val="none" w:sz="0" w:space="0" w:color="auto"/>
            <w:bottom w:val="none" w:sz="0" w:space="0" w:color="auto"/>
            <w:right w:val="none" w:sz="0" w:space="0" w:color="auto"/>
          </w:divBdr>
        </w:div>
        <w:div w:id="1956280820">
          <w:marLeft w:val="480"/>
          <w:marRight w:val="0"/>
          <w:marTop w:val="0"/>
          <w:marBottom w:val="0"/>
          <w:divBdr>
            <w:top w:val="none" w:sz="0" w:space="0" w:color="auto"/>
            <w:left w:val="none" w:sz="0" w:space="0" w:color="auto"/>
            <w:bottom w:val="none" w:sz="0" w:space="0" w:color="auto"/>
            <w:right w:val="none" w:sz="0" w:space="0" w:color="auto"/>
          </w:divBdr>
        </w:div>
        <w:div w:id="1977710379">
          <w:marLeft w:val="480"/>
          <w:marRight w:val="0"/>
          <w:marTop w:val="0"/>
          <w:marBottom w:val="0"/>
          <w:divBdr>
            <w:top w:val="none" w:sz="0" w:space="0" w:color="auto"/>
            <w:left w:val="none" w:sz="0" w:space="0" w:color="auto"/>
            <w:bottom w:val="none" w:sz="0" w:space="0" w:color="auto"/>
            <w:right w:val="none" w:sz="0" w:space="0" w:color="auto"/>
          </w:divBdr>
        </w:div>
        <w:div w:id="2010332789">
          <w:marLeft w:val="480"/>
          <w:marRight w:val="0"/>
          <w:marTop w:val="0"/>
          <w:marBottom w:val="0"/>
          <w:divBdr>
            <w:top w:val="none" w:sz="0" w:space="0" w:color="auto"/>
            <w:left w:val="none" w:sz="0" w:space="0" w:color="auto"/>
            <w:bottom w:val="none" w:sz="0" w:space="0" w:color="auto"/>
            <w:right w:val="none" w:sz="0" w:space="0" w:color="auto"/>
          </w:divBdr>
        </w:div>
        <w:div w:id="2071730291">
          <w:marLeft w:val="480"/>
          <w:marRight w:val="0"/>
          <w:marTop w:val="0"/>
          <w:marBottom w:val="0"/>
          <w:divBdr>
            <w:top w:val="none" w:sz="0" w:space="0" w:color="auto"/>
            <w:left w:val="none" w:sz="0" w:space="0" w:color="auto"/>
            <w:bottom w:val="none" w:sz="0" w:space="0" w:color="auto"/>
            <w:right w:val="none" w:sz="0" w:space="0" w:color="auto"/>
          </w:divBdr>
        </w:div>
        <w:div w:id="2139375306">
          <w:marLeft w:val="480"/>
          <w:marRight w:val="0"/>
          <w:marTop w:val="0"/>
          <w:marBottom w:val="0"/>
          <w:divBdr>
            <w:top w:val="none" w:sz="0" w:space="0" w:color="auto"/>
            <w:left w:val="none" w:sz="0" w:space="0" w:color="auto"/>
            <w:bottom w:val="none" w:sz="0" w:space="0" w:color="auto"/>
            <w:right w:val="none" w:sz="0" w:space="0" w:color="auto"/>
          </w:divBdr>
        </w:div>
        <w:div w:id="2140217805">
          <w:marLeft w:val="480"/>
          <w:marRight w:val="0"/>
          <w:marTop w:val="0"/>
          <w:marBottom w:val="0"/>
          <w:divBdr>
            <w:top w:val="none" w:sz="0" w:space="0" w:color="auto"/>
            <w:left w:val="none" w:sz="0" w:space="0" w:color="auto"/>
            <w:bottom w:val="none" w:sz="0" w:space="0" w:color="auto"/>
            <w:right w:val="none" w:sz="0" w:space="0" w:color="auto"/>
          </w:divBdr>
        </w:div>
      </w:divsChild>
    </w:div>
    <w:div w:id="1143082031">
      <w:bodyDiv w:val="1"/>
      <w:marLeft w:val="0"/>
      <w:marRight w:val="0"/>
      <w:marTop w:val="0"/>
      <w:marBottom w:val="0"/>
      <w:divBdr>
        <w:top w:val="none" w:sz="0" w:space="0" w:color="auto"/>
        <w:left w:val="none" w:sz="0" w:space="0" w:color="auto"/>
        <w:bottom w:val="none" w:sz="0" w:space="0" w:color="auto"/>
        <w:right w:val="none" w:sz="0" w:space="0" w:color="auto"/>
      </w:divBdr>
      <w:divsChild>
        <w:div w:id="1400446180">
          <w:marLeft w:val="480"/>
          <w:marRight w:val="0"/>
          <w:marTop w:val="0"/>
          <w:marBottom w:val="0"/>
          <w:divBdr>
            <w:top w:val="none" w:sz="0" w:space="0" w:color="auto"/>
            <w:left w:val="none" w:sz="0" w:space="0" w:color="auto"/>
            <w:bottom w:val="none" w:sz="0" w:space="0" w:color="auto"/>
            <w:right w:val="none" w:sz="0" w:space="0" w:color="auto"/>
          </w:divBdr>
        </w:div>
        <w:div w:id="1707487264">
          <w:marLeft w:val="480"/>
          <w:marRight w:val="0"/>
          <w:marTop w:val="0"/>
          <w:marBottom w:val="0"/>
          <w:divBdr>
            <w:top w:val="none" w:sz="0" w:space="0" w:color="auto"/>
            <w:left w:val="none" w:sz="0" w:space="0" w:color="auto"/>
            <w:bottom w:val="none" w:sz="0" w:space="0" w:color="auto"/>
            <w:right w:val="none" w:sz="0" w:space="0" w:color="auto"/>
          </w:divBdr>
        </w:div>
        <w:div w:id="1339192322">
          <w:marLeft w:val="480"/>
          <w:marRight w:val="0"/>
          <w:marTop w:val="0"/>
          <w:marBottom w:val="0"/>
          <w:divBdr>
            <w:top w:val="none" w:sz="0" w:space="0" w:color="auto"/>
            <w:left w:val="none" w:sz="0" w:space="0" w:color="auto"/>
            <w:bottom w:val="none" w:sz="0" w:space="0" w:color="auto"/>
            <w:right w:val="none" w:sz="0" w:space="0" w:color="auto"/>
          </w:divBdr>
        </w:div>
        <w:div w:id="393889539">
          <w:marLeft w:val="480"/>
          <w:marRight w:val="0"/>
          <w:marTop w:val="0"/>
          <w:marBottom w:val="0"/>
          <w:divBdr>
            <w:top w:val="none" w:sz="0" w:space="0" w:color="auto"/>
            <w:left w:val="none" w:sz="0" w:space="0" w:color="auto"/>
            <w:bottom w:val="none" w:sz="0" w:space="0" w:color="auto"/>
            <w:right w:val="none" w:sz="0" w:space="0" w:color="auto"/>
          </w:divBdr>
        </w:div>
        <w:div w:id="1651976359">
          <w:marLeft w:val="480"/>
          <w:marRight w:val="0"/>
          <w:marTop w:val="0"/>
          <w:marBottom w:val="0"/>
          <w:divBdr>
            <w:top w:val="none" w:sz="0" w:space="0" w:color="auto"/>
            <w:left w:val="none" w:sz="0" w:space="0" w:color="auto"/>
            <w:bottom w:val="none" w:sz="0" w:space="0" w:color="auto"/>
            <w:right w:val="none" w:sz="0" w:space="0" w:color="auto"/>
          </w:divBdr>
        </w:div>
        <w:div w:id="327095231">
          <w:marLeft w:val="480"/>
          <w:marRight w:val="0"/>
          <w:marTop w:val="0"/>
          <w:marBottom w:val="0"/>
          <w:divBdr>
            <w:top w:val="none" w:sz="0" w:space="0" w:color="auto"/>
            <w:left w:val="none" w:sz="0" w:space="0" w:color="auto"/>
            <w:bottom w:val="none" w:sz="0" w:space="0" w:color="auto"/>
            <w:right w:val="none" w:sz="0" w:space="0" w:color="auto"/>
          </w:divBdr>
        </w:div>
        <w:div w:id="75248546">
          <w:marLeft w:val="480"/>
          <w:marRight w:val="0"/>
          <w:marTop w:val="0"/>
          <w:marBottom w:val="0"/>
          <w:divBdr>
            <w:top w:val="none" w:sz="0" w:space="0" w:color="auto"/>
            <w:left w:val="none" w:sz="0" w:space="0" w:color="auto"/>
            <w:bottom w:val="none" w:sz="0" w:space="0" w:color="auto"/>
            <w:right w:val="none" w:sz="0" w:space="0" w:color="auto"/>
          </w:divBdr>
        </w:div>
        <w:div w:id="1512984120">
          <w:marLeft w:val="480"/>
          <w:marRight w:val="0"/>
          <w:marTop w:val="0"/>
          <w:marBottom w:val="0"/>
          <w:divBdr>
            <w:top w:val="none" w:sz="0" w:space="0" w:color="auto"/>
            <w:left w:val="none" w:sz="0" w:space="0" w:color="auto"/>
            <w:bottom w:val="none" w:sz="0" w:space="0" w:color="auto"/>
            <w:right w:val="none" w:sz="0" w:space="0" w:color="auto"/>
          </w:divBdr>
        </w:div>
        <w:div w:id="1422293888">
          <w:marLeft w:val="480"/>
          <w:marRight w:val="0"/>
          <w:marTop w:val="0"/>
          <w:marBottom w:val="0"/>
          <w:divBdr>
            <w:top w:val="none" w:sz="0" w:space="0" w:color="auto"/>
            <w:left w:val="none" w:sz="0" w:space="0" w:color="auto"/>
            <w:bottom w:val="none" w:sz="0" w:space="0" w:color="auto"/>
            <w:right w:val="none" w:sz="0" w:space="0" w:color="auto"/>
          </w:divBdr>
        </w:div>
        <w:div w:id="2014870903">
          <w:marLeft w:val="480"/>
          <w:marRight w:val="0"/>
          <w:marTop w:val="0"/>
          <w:marBottom w:val="0"/>
          <w:divBdr>
            <w:top w:val="none" w:sz="0" w:space="0" w:color="auto"/>
            <w:left w:val="none" w:sz="0" w:space="0" w:color="auto"/>
            <w:bottom w:val="none" w:sz="0" w:space="0" w:color="auto"/>
            <w:right w:val="none" w:sz="0" w:space="0" w:color="auto"/>
          </w:divBdr>
        </w:div>
        <w:div w:id="1622375127">
          <w:marLeft w:val="480"/>
          <w:marRight w:val="0"/>
          <w:marTop w:val="0"/>
          <w:marBottom w:val="0"/>
          <w:divBdr>
            <w:top w:val="none" w:sz="0" w:space="0" w:color="auto"/>
            <w:left w:val="none" w:sz="0" w:space="0" w:color="auto"/>
            <w:bottom w:val="none" w:sz="0" w:space="0" w:color="auto"/>
            <w:right w:val="none" w:sz="0" w:space="0" w:color="auto"/>
          </w:divBdr>
        </w:div>
        <w:div w:id="902790006">
          <w:marLeft w:val="480"/>
          <w:marRight w:val="0"/>
          <w:marTop w:val="0"/>
          <w:marBottom w:val="0"/>
          <w:divBdr>
            <w:top w:val="none" w:sz="0" w:space="0" w:color="auto"/>
            <w:left w:val="none" w:sz="0" w:space="0" w:color="auto"/>
            <w:bottom w:val="none" w:sz="0" w:space="0" w:color="auto"/>
            <w:right w:val="none" w:sz="0" w:space="0" w:color="auto"/>
          </w:divBdr>
        </w:div>
        <w:div w:id="2119446230">
          <w:marLeft w:val="480"/>
          <w:marRight w:val="0"/>
          <w:marTop w:val="0"/>
          <w:marBottom w:val="0"/>
          <w:divBdr>
            <w:top w:val="none" w:sz="0" w:space="0" w:color="auto"/>
            <w:left w:val="none" w:sz="0" w:space="0" w:color="auto"/>
            <w:bottom w:val="none" w:sz="0" w:space="0" w:color="auto"/>
            <w:right w:val="none" w:sz="0" w:space="0" w:color="auto"/>
          </w:divBdr>
        </w:div>
        <w:div w:id="1495487185">
          <w:marLeft w:val="480"/>
          <w:marRight w:val="0"/>
          <w:marTop w:val="0"/>
          <w:marBottom w:val="0"/>
          <w:divBdr>
            <w:top w:val="none" w:sz="0" w:space="0" w:color="auto"/>
            <w:left w:val="none" w:sz="0" w:space="0" w:color="auto"/>
            <w:bottom w:val="none" w:sz="0" w:space="0" w:color="auto"/>
            <w:right w:val="none" w:sz="0" w:space="0" w:color="auto"/>
          </w:divBdr>
        </w:div>
        <w:div w:id="1019701736">
          <w:marLeft w:val="480"/>
          <w:marRight w:val="0"/>
          <w:marTop w:val="0"/>
          <w:marBottom w:val="0"/>
          <w:divBdr>
            <w:top w:val="none" w:sz="0" w:space="0" w:color="auto"/>
            <w:left w:val="none" w:sz="0" w:space="0" w:color="auto"/>
            <w:bottom w:val="none" w:sz="0" w:space="0" w:color="auto"/>
            <w:right w:val="none" w:sz="0" w:space="0" w:color="auto"/>
          </w:divBdr>
        </w:div>
        <w:div w:id="442654725">
          <w:marLeft w:val="480"/>
          <w:marRight w:val="0"/>
          <w:marTop w:val="0"/>
          <w:marBottom w:val="0"/>
          <w:divBdr>
            <w:top w:val="none" w:sz="0" w:space="0" w:color="auto"/>
            <w:left w:val="none" w:sz="0" w:space="0" w:color="auto"/>
            <w:bottom w:val="none" w:sz="0" w:space="0" w:color="auto"/>
            <w:right w:val="none" w:sz="0" w:space="0" w:color="auto"/>
          </w:divBdr>
        </w:div>
        <w:div w:id="844855737">
          <w:marLeft w:val="480"/>
          <w:marRight w:val="0"/>
          <w:marTop w:val="0"/>
          <w:marBottom w:val="0"/>
          <w:divBdr>
            <w:top w:val="none" w:sz="0" w:space="0" w:color="auto"/>
            <w:left w:val="none" w:sz="0" w:space="0" w:color="auto"/>
            <w:bottom w:val="none" w:sz="0" w:space="0" w:color="auto"/>
            <w:right w:val="none" w:sz="0" w:space="0" w:color="auto"/>
          </w:divBdr>
        </w:div>
        <w:div w:id="1559902919">
          <w:marLeft w:val="480"/>
          <w:marRight w:val="0"/>
          <w:marTop w:val="0"/>
          <w:marBottom w:val="0"/>
          <w:divBdr>
            <w:top w:val="none" w:sz="0" w:space="0" w:color="auto"/>
            <w:left w:val="none" w:sz="0" w:space="0" w:color="auto"/>
            <w:bottom w:val="none" w:sz="0" w:space="0" w:color="auto"/>
            <w:right w:val="none" w:sz="0" w:space="0" w:color="auto"/>
          </w:divBdr>
        </w:div>
        <w:div w:id="1845901160">
          <w:marLeft w:val="480"/>
          <w:marRight w:val="0"/>
          <w:marTop w:val="0"/>
          <w:marBottom w:val="0"/>
          <w:divBdr>
            <w:top w:val="none" w:sz="0" w:space="0" w:color="auto"/>
            <w:left w:val="none" w:sz="0" w:space="0" w:color="auto"/>
            <w:bottom w:val="none" w:sz="0" w:space="0" w:color="auto"/>
            <w:right w:val="none" w:sz="0" w:space="0" w:color="auto"/>
          </w:divBdr>
        </w:div>
        <w:div w:id="1001590241">
          <w:marLeft w:val="480"/>
          <w:marRight w:val="0"/>
          <w:marTop w:val="0"/>
          <w:marBottom w:val="0"/>
          <w:divBdr>
            <w:top w:val="none" w:sz="0" w:space="0" w:color="auto"/>
            <w:left w:val="none" w:sz="0" w:space="0" w:color="auto"/>
            <w:bottom w:val="none" w:sz="0" w:space="0" w:color="auto"/>
            <w:right w:val="none" w:sz="0" w:space="0" w:color="auto"/>
          </w:divBdr>
        </w:div>
        <w:div w:id="2135632119">
          <w:marLeft w:val="480"/>
          <w:marRight w:val="0"/>
          <w:marTop w:val="0"/>
          <w:marBottom w:val="0"/>
          <w:divBdr>
            <w:top w:val="none" w:sz="0" w:space="0" w:color="auto"/>
            <w:left w:val="none" w:sz="0" w:space="0" w:color="auto"/>
            <w:bottom w:val="none" w:sz="0" w:space="0" w:color="auto"/>
            <w:right w:val="none" w:sz="0" w:space="0" w:color="auto"/>
          </w:divBdr>
        </w:div>
        <w:div w:id="661736453">
          <w:marLeft w:val="480"/>
          <w:marRight w:val="0"/>
          <w:marTop w:val="0"/>
          <w:marBottom w:val="0"/>
          <w:divBdr>
            <w:top w:val="none" w:sz="0" w:space="0" w:color="auto"/>
            <w:left w:val="none" w:sz="0" w:space="0" w:color="auto"/>
            <w:bottom w:val="none" w:sz="0" w:space="0" w:color="auto"/>
            <w:right w:val="none" w:sz="0" w:space="0" w:color="auto"/>
          </w:divBdr>
        </w:div>
        <w:div w:id="96799401">
          <w:marLeft w:val="480"/>
          <w:marRight w:val="0"/>
          <w:marTop w:val="0"/>
          <w:marBottom w:val="0"/>
          <w:divBdr>
            <w:top w:val="none" w:sz="0" w:space="0" w:color="auto"/>
            <w:left w:val="none" w:sz="0" w:space="0" w:color="auto"/>
            <w:bottom w:val="none" w:sz="0" w:space="0" w:color="auto"/>
            <w:right w:val="none" w:sz="0" w:space="0" w:color="auto"/>
          </w:divBdr>
        </w:div>
        <w:div w:id="317080522">
          <w:marLeft w:val="480"/>
          <w:marRight w:val="0"/>
          <w:marTop w:val="0"/>
          <w:marBottom w:val="0"/>
          <w:divBdr>
            <w:top w:val="none" w:sz="0" w:space="0" w:color="auto"/>
            <w:left w:val="none" w:sz="0" w:space="0" w:color="auto"/>
            <w:bottom w:val="none" w:sz="0" w:space="0" w:color="auto"/>
            <w:right w:val="none" w:sz="0" w:space="0" w:color="auto"/>
          </w:divBdr>
        </w:div>
        <w:div w:id="881672992">
          <w:marLeft w:val="480"/>
          <w:marRight w:val="0"/>
          <w:marTop w:val="0"/>
          <w:marBottom w:val="0"/>
          <w:divBdr>
            <w:top w:val="none" w:sz="0" w:space="0" w:color="auto"/>
            <w:left w:val="none" w:sz="0" w:space="0" w:color="auto"/>
            <w:bottom w:val="none" w:sz="0" w:space="0" w:color="auto"/>
            <w:right w:val="none" w:sz="0" w:space="0" w:color="auto"/>
          </w:divBdr>
        </w:div>
        <w:div w:id="764106562">
          <w:marLeft w:val="480"/>
          <w:marRight w:val="0"/>
          <w:marTop w:val="0"/>
          <w:marBottom w:val="0"/>
          <w:divBdr>
            <w:top w:val="none" w:sz="0" w:space="0" w:color="auto"/>
            <w:left w:val="none" w:sz="0" w:space="0" w:color="auto"/>
            <w:bottom w:val="none" w:sz="0" w:space="0" w:color="auto"/>
            <w:right w:val="none" w:sz="0" w:space="0" w:color="auto"/>
          </w:divBdr>
        </w:div>
        <w:div w:id="315425415">
          <w:marLeft w:val="480"/>
          <w:marRight w:val="0"/>
          <w:marTop w:val="0"/>
          <w:marBottom w:val="0"/>
          <w:divBdr>
            <w:top w:val="none" w:sz="0" w:space="0" w:color="auto"/>
            <w:left w:val="none" w:sz="0" w:space="0" w:color="auto"/>
            <w:bottom w:val="none" w:sz="0" w:space="0" w:color="auto"/>
            <w:right w:val="none" w:sz="0" w:space="0" w:color="auto"/>
          </w:divBdr>
        </w:div>
        <w:div w:id="1960140448">
          <w:marLeft w:val="480"/>
          <w:marRight w:val="0"/>
          <w:marTop w:val="0"/>
          <w:marBottom w:val="0"/>
          <w:divBdr>
            <w:top w:val="none" w:sz="0" w:space="0" w:color="auto"/>
            <w:left w:val="none" w:sz="0" w:space="0" w:color="auto"/>
            <w:bottom w:val="none" w:sz="0" w:space="0" w:color="auto"/>
            <w:right w:val="none" w:sz="0" w:space="0" w:color="auto"/>
          </w:divBdr>
        </w:div>
        <w:div w:id="983698185">
          <w:marLeft w:val="480"/>
          <w:marRight w:val="0"/>
          <w:marTop w:val="0"/>
          <w:marBottom w:val="0"/>
          <w:divBdr>
            <w:top w:val="none" w:sz="0" w:space="0" w:color="auto"/>
            <w:left w:val="none" w:sz="0" w:space="0" w:color="auto"/>
            <w:bottom w:val="none" w:sz="0" w:space="0" w:color="auto"/>
            <w:right w:val="none" w:sz="0" w:space="0" w:color="auto"/>
          </w:divBdr>
        </w:div>
        <w:div w:id="1764454158">
          <w:marLeft w:val="480"/>
          <w:marRight w:val="0"/>
          <w:marTop w:val="0"/>
          <w:marBottom w:val="0"/>
          <w:divBdr>
            <w:top w:val="none" w:sz="0" w:space="0" w:color="auto"/>
            <w:left w:val="none" w:sz="0" w:space="0" w:color="auto"/>
            <w:bottom w:val="none" w:sz="0" w:space="0" w:color="auto"/>
            <w:right w:val="none" w:sz="0" w:space="0" w:color="auto"/>
          </w:divBdr>
        </w:div>
        <w:div w:id="578561435">
          <w:marLeft w:val="480"/>
          <w:marRight w:val="0"/>
          <w:marTop w:val="0"/>
          <w:marBottom w:val="0"/>
          <w:divBdr>
            <w:top w:val="none" w:sz="0" w:space="0" w:color="auto"/>
            <w:left w:val="none" w:sz="0" w:space="0" w:color="auto"/>
            <w:bottom w:val="none" w:sz="0" w:space="0" w:color="auto"/>
            <w:right w:val="none" w:sz="0" w:space="0" w:color="auto"/>
          </w:divBdr>
        </w:div>
        <w:div w:id="815141953">
          <w:marLeft w:val="480"/>
          <w:marRight w:val="0"/>
          <w:marTop w:val="0"/>
          <w:marBottom w:val="0"/>
          <w:divBdr>
            <w:top w:val="none" w:sz="0" w:space="0" w:color="auto"/>
            <w:left w:val="none" w:sz="0" w:space="0" w:color="auto"/>
            <w:bottom w:val="none" w:sz="0" w:space="0" w:color="auto"/>
            <w:right w:val="none" w:sz="0" w:space="0" w:color="auto"/>
          </w:divBdr>
        </w:div>
        <w:div w:id="174537053">
          <w:marLeft w:val="480"/>
          <w:marRight w:val="0"/>
          <w:marTop w:val="0"/>
          <w:marBottom w:val="0"/>
          <w:divBdr>
            <w:top w:val="none" w:sz="0" w:space="0" w:color="auto"/>
            <w:left w:val="none" w:sz="0" w:space="0" w:color="auto"/>
            <w:bottom w:val="none" w:sz="0" w:space="0" w:color="auto"/>
            <w:right w:val="none" w:sz="0" w:space="0" w:color="auto"/>
          </w:divBdr>
        </w:div>
        <w:div w:id="868765748">
          <w:marLeft w:val="480"/>
          <w:marRight w:val="0"/>
          <w:marTop w:val="0"/>
          <w:marBottom w:val="0"/>
          <w:divBdr>
            <w:top w:val="none" w:sz="0" w:space="0" w:color="auto"/>
            <w:left w:val="none" w:sz="0" w:space="0" w:color="auto"/>
            <w:bottom w:val="none" w:sz="0" w:space="0" w:color="auto"/>
            <w:right w:val="none" w:sz="0" w:space="0" w:color="auto"/>
          </w:divBdr>
        </w:div>
        <w:div w:id="1980305357">
          <w:marLeft w:val="480"/>
          <w:marRight w:val="0"/>
          <w:marTop w:val="0"/>
          <w:marBottom w:val="0"/>
          <w:divBdr>
            <w:top w:val="none" w:sz="0" w:space="0" w:color="auto"/>
            <w:left w:val="none" w:sz="0" w:space="0" w:color="auto"/>
            <w:bottom w:val="none" w:sz="0" w:space="0" w:color="auto"/>
            <w:right w:val="none" w:sz="0" w:space="0" w:color="auto"/>
          </w:divBdr>
        </w:div>
        <w:div w:id="892235497">
          <w:marLeft w:val="480"/>
          <w:marRight w:val="0"/>
          <w:marTop w:val="0"/>
          <w:marBottom w:val="0"/>
          <w:divBdr>
            <w:top w:val="none" w:sz="0" w:space="0" w:color="auto"/>
            <w:left w:val="none" w:sz="0" w:space="0" w:color="auto"/>
            <w:bottom w:val="none" w:sz="0" w:space="0" w:color="auto"/>
            <w:right w:val="none" w:sz="0" w:space="0" w:color="auto"/>
          </w:divBdr>
        </w:div>
        <w:div w:id="381950283">
          <w:marLeft w:val="480"/>
          <w:marRight w:val="0"/>
          <w:marTop w:val="0"/>
          <w:marBottom w:val="0"/>
          <w:divBdr>
            <w:top w:val="none" w:sz="0" w:space="0" w:color="auto"/>
            <w:left w:val="none" w:sz="0" w:space="0" w:color="auto"/>
            <w:bottom w:val="none" w:sz="0" w:space="0" w:color="auto"/>
            <w:right w:val="none" w:sz="0" w:space="0" w:color="auto"/>
          </w:divBdr>
        </w:div>
        <w:div w:id="1498495872">
          <w:marLeft w:val="480"/>
          <w:marRight w:val="0"/>
          <w:marTop w:val="0"/>
          <w:marBottom w:val="0"/>
          <w:divBdr>
            <w:top w:val="none" w:sz="0" w:space="0" w:color="auto"/>
            <w:left w:val="none" w:sz="0" w:space="0" w:color="auto"/>
            <w:bottom w:val="none" w:sz="0" w:space="0" w:color="auto"/>
            <w:right w:val="none" w:sz="0" w:space="0" w:color="auto"/>
          </w:divBdr>
        </w:div>
        <w:div w:id="886453878">
          <w:marLeft w:val="480"/>
          <w:marRight w:val="0"/>
          <w:marTop w:val="0"/>
          <w:marBottom w:val="0"/>
          <w:divBdr>
            <w:top w:val="none" w:sz="0" w:space="0" w:color="auto"/>
            <w:left w:val="none" w:sz="0" w:space="0" w:color="auto"/>
            <w:bottom w:val="none" w:sz="0" w:space="0" w:color="auto"/>
            <w:right w:val="none" w:sz="0" w:space="0" w:color="auto"/>
          </w:divBdr>
        </w:div>
        <w:div w:id="1559852912">
          <w:marLeft w:val="480"/>
          <w:marRight w:val="0"/>
          <w:marTop w:val="0"/>
          <w:marBottom w:val="0"/>
          <w:divBdr>
            <w:top w:val="none" w:sz="0" w:space="0" w:color="auto"/>
            <w:left w:val="none" w:sz="0" w:space="0" w:color="auto"/>
            <w:bottom w:val="none" w:sz="0" w:space="0" w:color="auto"/>
            <w:right w:val="none" w:sz="0" w:space="0" w:color="auto"/>
          </w:divBdr>
        </w:div>
        <w:div w:id="863322956">
          <w:marLeft w:val="480"/>
          <w:marRight w:val="0"/>
          <w:marTop w:val="0"/>
          <w:marBottom w:val="0"/>
          <w:divBdr>
            <w:top w:val="none" w:sz="0" w:space="0" w:color="auto"/>
            <w:left w:val="none" w:sz="0" w:space="0" w:color="auto"/>
            <w:bottom w:val="none" w:sz="0" w:space="0" w:color="auto"/>
            <w:right w:val="none" w:sz="0" w:space="0" w:color="auto"/>
          </w:divBdr>
        </w:div>
        <w:div w:id="1241208697">
          <w:marLeft w:val="480"/>
          <w:marRight w:val="0"/>
          <w:marTop w:val="0"/>
          <w:marBottom w:val="0"/>
          <w:divBdr>
            <w:top w:val="none" w:sz="0" w:space="0" w:color="auto"/>
            <w:left w:val="none" w:sz="0" w:space="0" w:color="auto"/>
            <w:bottom w:val="none" w:sz="0" w:space="0" w:color="auto"/>
            <w:right w:val="none" w:sz="0" w:space="0" w:color="auto"/>
          </w:divBdr>
        </w:div>
        <w:div w:id="1337076161">
          <w:marLeft w:val="480"/>
          <w:marRight w:val="0"/>
          <w:marTop w:val="0"/>
          <w:marBottom w:val="0"/>
          <w:divBdr>
            <w:top w:val="none" w:sz="0" w:space="0" w:color="auto"/>
            <w:left w:val="none" w:sz="0" w:space="0" w:color="auto"/>
            <w:bottom w:val="none" w:sz="0" w:space="0" w:color="auto"/>
            <w:right w:val="none" w:sz="0" w:space="0" w:color="auto"/>
          </w:divBdr>
        </w:div>
        <w:div w:id="1679231314">
          <w:marLeft w:val="480"/>
          <w:marRight w:val="0"/>
          <w:marTop w:val="0"/>
          <w:marBottom w:val="0"/>
          <w:divBdr>
            <w:top w:val="none" w:sz="0" w:space="0" w:color="auto"/>
            <w:left w:val="none" w:sz="0" w:space="0" w:color="auto"/>
            <w:bottom w:val="none" w:sz="0" w:space="0" w:color="auto"/>
            <w:right w:val="none" w:sz="0" w:space="0" w:color="auto"/>
          </w:divBdr>
        </w:div>
        <w:div w:id="428082809">
          <w:marLeft w:val="480"/>
          <w:marRight w:val="0"/>
          <w:marTop w:val="0"/>
          <w:marBottom w:val="0"/>
          <w:divBdr>
            <w:top w:val="none" w:sz="0" w:space="0" w:color="auto"/>
            <w:left w:val="none" w:sz="0" w:space="0" w:color="auto"/>
            <w:bottom w:val="none" w:sz="0" w:space="0" w:color="auto"/>
            <w:right w:val="none" w:sz="0" w:space="0" w:color="auto"/>
          </w:divBdr>
        </w:div>
        <w:div w:id="1648121388">
          <w:marLeft w:val="480"/>
          <w:marRight w:val="0"/>
          <w:marTop w:val="0"/>
          <w:marBottom w:val="0"/>
          <w:divBdr>
            <w:top w:val="none" w:sz="0" w:space="0" w:color="auto"/>
            <w:left w:val="none" w:sz="0" w:space="0" w:color="auto"/>
            <w:bottom w:val="none" w:sz="0" w:space="0" w:color="auto"/>
            <w:right w:val="none" w:sz="0" w:space="0" w:color="auto"/>
          </w:divBdr>
        </w:div>
        <w:div w:id="2046983728">
          <w:marLeft w:val="480"/>
          <w:marRight w:val="0"/>
          <w:marTop w:val="0"/>
          <w:marBottom w:val="0"/>
          <w:divBdr>
            <w:top w:val="none" w:sz="0" w:space="0" w:color="auto"/>
            <w:left w:val="none" w:sz="0" w:space="0" w:color="auto"/>
            <w:bottom w:val="none" w:sz="0" w:space="0" w:color="auto"/>
            <w:right w:val="none" w:sz="0" w:space="0" w:color="auto"/>
          </w:divBdr>
        </w:div>
        <w:div w:id="502470552">
          <w:marLeft w:val="480"/>
          <w:marRight w:val="0"/>
          <w:marTop w:val="0"/>
          <w:marBottom w:val="0"/>
          <w:divBdr>
            <w:top w:val="none" w:sz="0" w:space="0" w:color="auto"/>
            <w:left w:val="none" w:sz="0" w:space="0" w:color="auto"/>
            <w:bottom w:val="none" w:sz="0" w:space="0" w:color="auto"/>
            <w:right w:val="none" w:sz="0" w:space="0" w:color="auto"/>
          </w:divBdr>
        </w:div>
        <w:div w:id="1109006979">
          <w:marLeft w:val="480"/>
          <w:marRight w:val="0"/>
          <w:marTop w:val="0"/>
          <w:marBottom w:val="0"/>
          <w:divBdr>
            <w:top w:val="none" w:sz="0" w:space="0" w:color="auto"/>
            <w:left w:val="none" w:sz="0" w:space="0" w:color="auto"/>
            <w:bottom w:val="none" w:sz="0" w:space="0" w:color="auto"/>
            <w:right w:val="none" w:sz="0" w:space="0" w:color="auto"/>
          </w:divBdr>
        </w:div>
        <w:div w:id="294220520">
          <w:marLeft w:val="480"/>
          <w:marRight w:val="0"/>
          <w:marTop w:val="0"/>
          <w:marBottom w:val="0"/>
          <w:divBdr>
            <w:top w:val="none" w:sz="0" w:space="0" w:color="auto"/>
            <w:left w:val="none" w:sz="0" w:space="0" w:color="auto"/>
            <w:bottom w:val="none" w:sz="0" w:space="0" w:color="auto"/>
            <w:right w:val="none" w:sz="0" w:space="0" w:color="auto"/>
          </w:divBdr>
        </w:div>
        <w:div w:id="1423603828">
          <w:marLeft w:val="480"/>
          <w:marRight w:val="0"/>
          <w:marTop w:val="0"/>
          <w:marBottom w:val="0"/>
          <w:divBdr>
            <w:top w:val="none" w:sz="0" w:space="0" w:color="auto"/>
            <w:left w:val="none" w:sz="0" w:space="0" w:color="auto"/>
            <w:bottom w:val="none" w:sz="0" w:space="0" w:color="auto"/>
            <w:right w:val="none" w:sz="0" w:space="0" w:color="auto"/>
          </w:divBdr>
        </w:div>
        <w:div w:id="483819011">
          <w:marLeft w:val="480"/>
          <w:marRight w:val="0"/>
          <w:marTop w:val="0"/>
          <w:marBottom w:val="0"/>
          <w:divBdr>
            <w:top w:val="none" w:sz="0" w:space="0" w:color="auto"/>
            <w:left w:val="none" w:sz="0" w:space="0" w:color="auto"/>
            <w:bottom w:val="none" w:sz="0" w:space="0" w:color="auto"/>
            <w:right w:val="none" w:sz="0" w:space="0" w:color="auto"/>
          </w:divBdr>
        </w:div>
        <w:div w:id="1598975518">
          <w:marLeft w:val="480"/>
          <w:marRight w:val="0"/>
          <w:marTop w:val="0"/>
          <w:marBottom w:val="0"/>
          <w:divBdr>
            <w:top w:val="none" w:sz="0" w:space="0" w:color="auto"/>
            <w:left w:val="none" w:sz="0" w:space="0" w:color="auto"/>
            <w:bottom w:val="none" w:sz="0" w:space="0" w:color="auto"/>
            <w:right w:val="none" w:sz="0" w:space="0" w:color="auto"/>
          </w:divBdr>
        </w:div>
        <w:div w:id="213666204">
          <w:marLeft w:val="480"/>
          <w:marRight w:val="0"/>
          <w:marTop w:val="0"/>
          <w:marBottom w:val="0"/>
          <w:divBdr>
            <w:top w:val="none" w:sz="0" w:space="0" w:color="auto"/>
            <w:left w:val="none" w:sz="0" w:space="0" w:color="auto"/>
            <w:bottom w:val="none" w:sz="0" w:space="0" w:color="auto"/>
            <w:right w:val="none" w:sz="0" w:space="0" w:color="auto"/>
          </w:divBdr>
        </w:div>
        <w:div w:id="341052631">
          <w:marLeft w:val="480"/>
          <w:marRight w:val="0"/>
          <w:marTop w:val="0"/>
          <w:marBottom w:val="0"/>
          <w:divBdr>
            <w:top w:val="none" w:sz="0" w:space="0" w:color="auto"/>
            <w:left w:val="none" w:sz="0" w:space="0" w:color="auto"/>
            <w:bottom w:val="none" w:sz="0" w:space="0" w:color="auto"/>
            <w:right w:val="none" w:sz="0" w:space="0" w:color="auto"/>
          </w:divBdr>
        </w:div>
        <w:div w:id="418065486">
          <w:marLeft w:val="480"/>
          <w:marRight w:val="0"/>
          <w:marTop w:val="0"/>
          <w:marBottom w:val="0"/>
          <w:divBdr>
            <w:top w:val="none" w:sz="0" w:space="0" w:color="auto"/>
            <w:left w:val="none" w:sz="0" w:space="0" w:color="auto"/>
            <w:bottom w:val="none" w:sz="0" w:space="0" w:color="auto"/>
            <w:right w:val="none" w:sz="0" w:space="0" w:color="auto"/>
          </w:divBdr>
        </w:div>
        <w:div w:id="911156911">
          <w:marLeft w:val="480"/>
          <w:marRight w:val="0"/>
          <w:marTop w:val="0"/>
          <w:marBottom w:val="0"/>
          <w:divBdr>
            <w:top w:val="none" w:sz="0" w:space="0" w:color="auto"/>
            <w:left w:val="none" w:sz="0" w:space="0" w:color="auto"/>
            <w:bottom w:val="none" w:sz="0" w:space="0" w:color="auto"/>
            <w:right w:val="none" w:sz="0" w:space="0" w:color="auto"/>
          </w:divBdr>
        </w:div>
        <w:div w:id="424887586">
          <w:marLeft w:val="480"/>
          <w:marRight w:val="0"/>
          <w:marTop w:val="0"/>
          <w:marBottom w:val="0"/>
          <w:divBdr>
            <w:top w:val="none" w:sz="0" w:space="0" w:color="auto"/>
            <w:left w:val="none" w:sz="0" w:space="0" w:color="auto"/>
            <w:bottom w:val="none" w:sz="0" w:space="0" w:color="auto"/>
            <w:right w:val="none" w:sz="0" w:space="0" w:color="auto"/>
          </w:divBdr>
        </w:div>
        <w:div w:id="1418598788">
          <w:marLeft w:val="480"/>
          <w:marRight w:val="0"/>
          <w:marTop w:val="0"/>
          <w:marBottom w:val="0"/>
          <w:divBdr>
            <w:top w:val="none" w:sz="0" w:space="0" w:color="auto"/>
            <w:left w:val="none" w:sz="0" w:space="0" w:color="auto"/>
            <w:bottom w:val="none" w:sz="0" w:space="0" w:color="auto"/>
            <w:right w:val="none" w:sz="0" w:space="0" w:color="auto"/>
          </w:divBdr>
        </w:div>
        <w:div w:id="1986350946">
          <w:marLeft w:val="480"/>
          <w:marRight w:val="0"/>
          <w:marTop w:val="0"/>
          <w:marBottom w:val="0"/>
          <w:divBdr>
            <w:top w:val="none" w:sz="0" w:space="0" w:color="auto"/>
            <w:left w:val="none" w:sz="0" w:space="0" w:color="auto"/>
            <w:bottom w:val="none" w:sz="0" w:space="0" w:color="auto"/>
            <w:right w:val="none" w:sz="0" w:space="0" w:color="auto"/>
          </w:divBdr>
        </w:div>
        <w:div w:id="1962959563">
          <w:marLeft w:val="480"/>
          <w:marRight w:val="0"/>
          <w:marTop w:val="0"/>
          <w:marBottom w:val="0"/>
          <w:divBdr>
            <w:top w:val="none" w:sz="0" w:space="0" w:color="auto"/>
            <w:left w:val="none" w:sz="0" w:space="0" w:color="auto"/>
            <w:bottom w:val="none" w:sz="0" w:space="0" w:color="auto"/>
            <w:right w:val="none" w:sz="0" w:space="0" w:color="auto"/>
          </w:divBdr>
        </w:div>
        <w:div w:id="878275525">
          <w:marLeft w:val="480"/>
          <w:marRight w:val="0"/>
          <w:marTop w:val="0"/>
          <w:marBottom w:val="0"/>
          <w:divBdr>
            <w:top w:val="none" w:sz="0" w:space="0" w:color="auto"/>
            <w:left w:val="none" w:sz="0" w:space="0" w:color="auto"/>
            <w:bottom w:val="none" w:sz="0" w:space="0" w:color="auto"/>
            <w:right w:val="none" w:sz="0" w:space="0" w:color="auto"/>
          </w:divBdr>
        </w:div>
        <w:div w:id="314795382">
          <w:marLeft w:val="480"/>
          <w:marRight w:val="0"/>
          <w:marTop w:val="0"/>
          <w:marBottom w:val="0"/>
          <w:divBdr>
            <w:top w:val="none" w:sz="0" w:space="0" w:color="auto"/>
            <w:left w:val="none" w:sz="0" w:space="0" w:color="auto"/>
            <w:bottom w:val="none" w:sz="0" w:space="0" w:color="auto"/>
            <w:right w:val="none" w:sz="0" w:space="0" w:color="auto"/>
          </w:divBdr>
        </w:div>
        <w:div w:id="184680473">
          <w:marLeft w:val="480"/>
          <w:marRight w:val="0"/>
          <w:marTop w:val="0"/>
          <w:marBottom w:val="0"/>
          <w:divBdr>
            <w:top w:val="none" w:sz="0" w:space="0" w:color="auto"/>
            <w:left w:val="none" w:sz="0" w:space="0" w:color="auto"/>
            <w:bottom w:val="none" w:sz="0" w:space="0" w:color="auto"/>
            <w:right w:val="none" w:sz="0" w:space="0" w:color="auto"/>
          </w:divBdr>
        </w:div>
        <w:div w:id="1173645214">
          <w:marLeft w:val="480"/>
          <w:marRight w:val="0"/>
          <w:marTop w:val="0"/>
          <w:marBottom w:val="0"/>
          <w:divBdr>
            <w:top w:val="none" w:sz="0" w:space="0" w:color="auto"/>
            <w:left w:val="none" w:sz="0" w:space="0" w:color="auto"/>
            <w:bottom w:val="none" w:sz="0" w:space="0" w:color="auto"/>
            <w:right w:val="none" w:sz="0" w:space="0" w:color="auto"/>
          </w:divBdr>
        </w:div>
        <w:div w:id="1055130386">
          <w:marLeft w:val="480"/>
          <w:marRight w:val="0"/>
          <w:marTop w:val="0"/>
          <w:marBottom w:val="0"/>
          <w:divBdr>
            <w:top w:val="none" w:sz="0" w:space="0" w:color="auto"/>
            <w:left w:val="none" w:sz="0" w:space="0" w:color="auto"/>
            <w:bottom w:val="none" w:sz="0" w:space="0" w:color="auto"/>
            <w:right w:val="none" w:sz="0" w:space="0" w:color="auto"/>
          </w:divBdr>
        </w:div>
        <w:div w:id="1568152791">
          <w:marLeft w:val="480"/>
          <w:marRight w:val="0"/>
          <w:marTop w:val="0"/>
          <w:marBottom w:val="0"/>
          <w:divBdr>
            <w:top w:val="none" w:sz="0" w:space="0" w:color="auto"/>
            <w:left w:val="none" w:sz="0" w:space="0" w:color="auto"/>
            <w:bottom w:val="none" w:sz="0" w:space="0" w:color="auto"/>
            <w:right w:val="none" w:sz="0" w:space="0" w:color="auto"/>
          </w:divBdr>
        </w:div>
        <w:div w:id="130026831">
          <w:marLeft w:val="480"/>
          <w:marRight w:val="0"/>
          <w:marTop w:val="0"/>
          <w:marBottom w:val="0"/>
          <w:divBdr>
            <w:top w:val="none" w:sz="0" w:space="0" w:color="auto"/>
            <w:left w:val="none" w:sz="0" w:space="0" w:color="auto"/>
            <w:bottom w:val="none" w:sz="0" w:space="0" w:color="auto"/>
            <w:right w:val="none" w:sz="0" w:space="0" w:color="auto"/>
          </w:divBdr>
        </w:div>
        <w:div w:id="180316538">
          <w:marLeft w:val="480"/>
          <w:marRight w:val="0"/>
          <w:marTop w:val="0"/>
          <w:marBottom w:val="0"/>
          <w:divBdr>
            <w:top w:val="none" w:sz="0" w:space="0" w:color="auto"/>
            <w:left w:val="none" w:sz="0" w:space="0" w:color="auto"/>
            <w:bottom w:val="none" w:sz="0" w:space="0" w:color="auto"/>
            <w:right w:val="none" w:sz="0" w:space="0" w:color="auto"/>
          </w:divBdr>
        </w:div>
        <w:div w:id="208538933">
          <w:marLeft w:val="480"/>
          <w:marRight w:val="0"/>
          <w:marTop w:val="0"/>
          <w:marBottom w:val="0"/>
          <w:divBdr>
            <w:top w:val="none" w:sz="0" w:space="0" w:color="auto"/>
            <w:left w:val="none" w:sz="0" w:space="0" w:color="auto"/>
            <w:bottom w:val="none" w:sz="0" w:space="0" w:color="auto"/>
            <w:right w:val="none" w:sz="0" w:space="0" w:color="auto"/>
          </w:divBdr>
        </w:div>
        <w:div w:id="1082408202">
          <w:marLeft w:val="480"/>
          <w:marRight w:val="0"/>
          <w:marTop w:val="0"/>
          <w:marBottom w:val="0"/>
          <w:divBdr>
            <w:top w:val="none" w:sz="0" w:space="0" w:color="auto"/>
            <w:left w:val="none" w:sz="0" w:space="0" w:color="auto"/>
            <w:bottom w:val="none" w:sz="0" w:space="0" w:color="auto"/>
            <w:right w:val="none" w:sz="0" w:space="0" w:color="auto"/>
          </w:divBdr>
        </w:div>
      </w:divsChild>
    </w:div>
    <w:div w:id="1149321161">
      <w:bodyDiv w:val="1"/>
      <w:marLeft w:val="0"/>
      <w:marRight w:val="0"/>
      <w:marTop w:val="0"/>
      <w:marBottom w:val="0"/>
      <w:divBdr>
        <w:top w:val="none" w:sz="0" w:space="0" w:color="auto"/>
        <w:left w:val="none" w:sz="0" w:space="0" w:color="auto"/>
        <w:bottom w:val="none" w:sz="0" w:space="0" w:color="auto"/>
        <w:right w:val="none" w:sz="0" w:space="0" w:color="auto"/>
      </w:divBdr>
      <w:divsChild>
        <w:div w:id="853228859">
          <w:marLeft w:val="480"/>
          <w:marRight w:val="0"/>
          <w:marTop w:val="0"/>
          <w:marBottom w:val="0"/>
          <w:divBdr>
            <w:top w:val="none" w:sz="0" w:space="0" w:color="auto"/>
            <w:left w:val="none" w:sz="0" w:space="0" w:color="auto"/>
            <w:bottom w:val="none" w:sz="0" w:space="0" w:color="auto"/>
            <w:right w:val="none" w:sz="0" w:space="0" w:color="auto"/>
          </w:divBdr>
        </w:div>
        <w:div w:id="383069183">
          <w:marLeft w:val="480"/>
          <w:marRight w:val="0"/>
          <w:marTop w:val="0"/>
          <w:marBottom w:val="0"/>
          <w:divBdr>
            <w:top w:val="none" w:sz="0" w:space="0" w:color="auto"/>
            <w:left w:val="none" w:sz="0" w:space="0" w:color="auto"/>
            <w:bottom w:val="none" w:sz="0" w:space="0" w:color="auto"/>
            <w:right w:val="none" w:sz="0" w:space="0" w:color="auto"/>
          </w:divBdr>
        </w:div>
        <w:div w:id="1725253438">
          <w:marLeft w:val="480"/>
          <w:marRight w:val="0"/>
          <w:marTop w:val="0"/>
          <w:marBottom w:val="0"/>
          <w:divBdr>
            <w:top w:val="none" w:sz="0" w:space="0" w:color="auto"/>
            <w:left w:val="none" w:sz="0" w:space="0" w:color="auto"/>
            <w:bottom w:val="none" w:sz="0" w:space="0" w:color="auto"/>
            <w:right w:val="none" w:sz="0" w:space="0" w:color="auto"/>
          </w:divBdr>
        </w:div>
        <w:div w:id="823274640">
          <w:marLeft w:val="480"/>
          <w:marRight w:val="0"/>
          <w:marTop w:val="0"/>
          <w:marBottom w:val="0"/>
          <w:divBdr>
            <w:top w:val="none" w:sz="0" w:space="0" w:color="auto"/>
            <w:left w:val="none" w:sz="0" w:space="0" w:color="auto"/>
            <w:bottom w:val="none" w:sz="0" w:space="0" w:color="auto"/>
            <w:right w:val="none" w:sz="0" w:space="0" w:color="auto"/>
          </w:divBdr>
        </w:div>
        <w:div w:id="311063009">
          <w:marLeft w:val="480"/>
          <w:marRight w:val="0"/>
          <w:marTop w:val="0"/>
          <w:marBottom w:val="0"/>
          <w:divBdr>
            <w:top w:val="none" w:sz="0" w:space="0" w:color="auto"/>
            <w:left w:val="none" w:sz="0" w:space="0" w:color="auto"/>
            <w:bottom w:val="none" w:sz="0" w:space="0" w:color="auto"/>
            <w:right w:val="none" w:sz="0" w:space="0" w:color="auto"/>
          </w:divBdr>
        </w:div>
        <w:div w:id="1885093754">
          <w:marLeft w:val="480"/>
          <w:marRight w:val="0"/>
          <w:marTop w:val="0"/>
          <w:marBottom w:val="0"/>
          <w:divBdr>
            <w:top w:val="none" w:sz="0" w:space="0" w:color="auto"/>
            <w:left w:val="none" w:sz="0" w:space="0" w:color="auto"/>
            <w:bottom w:val="none" w:sz="0" w:space="0" w:color="auto"/>
            <w:right w:val="none" w:sz="0" w:space="0" w:color="auto"/>
          </w:divBdr>
        </w:div>
        <w:div w:id="1345478758">
          <w:marLeft w:val="480"/>
          <w:marRight w:val="0"/>
          <w:marTop w:val="0"/>
          <w:marBottom w:val="0"/>
          <w:divBdr>
            <w:top w:val="none" w:sz="0" w:space="0" w:color="auto"/>
            <w:left w:val="none" w:sz="0" w:space="0" w:color="auto"/>
            <w:bottom w:val="none" w:sz="0" w:space="0" w:color="auto"/>
            <w:right w:val="none" w:sz="0" w:space="0" w:color="auto"/>
          </w:divBdr>
        </w:div>
        <w:div w:id="1465543616">
          <w:marLeft w:val="480"/>
          <w:marRight w:val="0"/>
          <w:marTop w:val="0"/>
          <w:marBottom w:val="0"/>
          <w:divBdr>
            <w:top w:val="none" w:sz="0" w:space="0" w:color="auto"/>
            <w:left w:val="none" w:sz="0" w:space="0" w:color="auto"/>
            <w:bottom w:val="none" w:sz="0" w:space="0" w:color="auto"/>
            <w:right w:val="none" w:sz="0" w:space="0" w:color="auto"/>
          </w:divBdr>
        </w:div>
        <w:div w:id="1114978101">
          <w:marLeft w:val="480"/>
          <w:marRight w:val="0"/>
          <w:marTop w:val="0"/>
          <w:marBottom w:val="0"/>
          <w:divBdr>
            <w:top w:val="none" w:sz="0" w:space="0" w:color="auto"/>
            <w:left w:val="none" w:sz="0" w:space="0" w:color="auto"/>
            <w:bottom w:val="none" w:sz="0" w:space="0" w:color="auto"/>
            <w:right w:val="none" w:sz="0" w:space="0" w:color="auto"/>
          </w:divBdr>
        </w:div>
        <w:div w:id="1968967192">
          <w:marLeft w:val="480"/>
          <w:marRight w:val="0"/>
          <w:marTop w:val="0"/>
          <w:marBottom w:val="0"/>
          <w:divBdr>
            <w:top w:val="none" w:sz="0" w:space="0" w:color="auto"/>
            <w:left w:val="none" w:sz="0" w:space="0" w:color="auto"/>
            <w:bottom w:val="none" w:sz="0" w:space="0" w:color="auto"/>
            <w:right w:val="none" w:sz="0" w:space="0" w:color="auto"/>
          </w:divBdr>
        </w:div>
        <w:div w:id="1162162375">
          <w:marLeft w:val="480"/>
          <w:marRight w:val="0"/>
          <w:marTop w:val="0"/>
          <w:marBottom w:val="0"/>
          <w:divBdr>
            <w:top w:val="none" w:sz="0" w:space="0" w:color="auto"/>
            <w:left w:val="none" w:sz="0" w:space="0" w:color="auto"/>
            <w:bottom w:val="none" w:sz="0" w:space="0" w:color="auto"/>
            <w:right w:val="none" w:sz="0" w:space="0" w:color="auto"/>
          </w:divBdr>
        </w:div>
        <w:div w:id="1183275854">
          <w:marLeft w:val="480"/>
          <w:marRight w:val="0"/>
          <w:marTop w:val="0"/>
          <w:marBottom w:val="0"/>
          <w:divBdr>
            <w:top w:val="none" w:sz="0" w:space="0" w:color="auto"/>
            <w:left w:val="none" w:sz="0" w:space="0" w:color="auto"/>
            <w:bottom w:val="none" w:sz="0" w:space="0" w:color="auto"/>
            <w:right w:val="none" w:sz="0" w:space="0" w:color="auto"/>
          </w:divBdr>
        </w:div>
        <w:div w:id="1746294191">
          <w:marLeft w:val="480"/>
          <w:marRight w:val="0"/>
          <w:marTop w:val="0"/>
          <w:marBottom w:val="0"/>
          <w:divBdr>
            <w:top w:val="none" w:sz="0" w:space="0" w:color="auto"/>
            <w:left w:val="none" w:sz="0" w:space="0" w:color="auto"/>
            <w:bottom w:val="none" w:sz="0" w:space="0" w:color="auto"/>
            <w:right w:val="none" w:sz="0" w:space="0" w:color="auto"/>
          </w:divBdr>
        </w:div>
        <w:div w:id="776605477">
          <w:marLeft w:val="480"/>
          <w:marRight w:val="0"/>
          <w:marTop w:val="0"/>
          <w:marBottom w:val="0"/>
          <w:divBdr>
            <w:top w:val="none" w:sz="0" w:space="0" w:color="auto"/>
            <w:left w:val="none" w:sz="0" w:space="0" w:color="auto"/>
            <w:bottom w:val="none" w:sz="0" w:space="0" w:color="auto"/>
            <w:right w:val="none" w:sz="0" w:space="0" w:color="auto"/>
          </w:divBdr>
        </w:div>
        <w:div w:id="439222712">
          <w:marLeft w:val="480"/>
          <w:marRight w:val="0"/>
          <w:marTop w:val="0"/>
          <w:marBottom w:val="0"/>
          <w:divBdr>
            <w:top w:val="none" w:sz="0" w:space="0" w:color="auto"/>
            <w:left w:val="none" w:sz="0" w:space="0" w:color="auto"/>
            <w:bottom w:val="none" w:sz="0" w:space="0" w:color="auto"/>
            <w:right w:val="none" w:sz="0" w:space="0" w:color="auto"/>
          </w:divBdr>
        </w:div>
        <w:div w:id="2085492922">
          <w:marLeft w:val="480"/>
          <w:marRight w:val="0"/>
          <w:marTop w:val="0"/>
          <w:marBottom w:val="0"/>
          <w:divBdr>
            <w:top w:val="none" w:sz="0" w:space="0" w:color="auto"/>
            <w:left w:val="none" w:sz="0" w:space="0" w:color="auto"/>
            <w:bottom w:val="none" w:sz="0" w:space="0" w:color="auto"/>
            <w:right w:val="none" w:sz="0" w:space="0" w:color="auto"/>
          </w:divBdr>
        </w:div>
        <w:div w:id="537623429">
          <w:marLeft w:val="480"/>
          <w:marRight w:val="0"/>
          <w:marTop w:val="0"/>
          <w:marBottom w:val="0"/>
          <w:divBdr>
            <w:top w:val="none" w:sz="0" w:space="0" w:color="auto"/>
            <w:left w:val="none" w:sz="0" w:space="0" w:color="auto"/>
            <w:bottom w:val="none" w:sz="0" w:space="0" w:color="auto"/>
            <w:right w:val="none" w:sz="0" w:space="0" w:color="auto"/>
          </w:divBdr>
        </w:div>
        <w:div w:id="1431855190">
          <w:marLeft w:val="480"/>
          <w:marRight w:val="0"/>
          <w:marTop w:val="0"/>
          <w:marBottom w:val="0"/>
          <w:divBdr>
            <w:top w:val="none" w:sz="0" w:space="0" w:color="auto"/>
            <w:left w:val="none" w:sz="0" w:space="0" w:color="auto"/>
            <w:bottom w:val="none" w:sz="0" w:space="0" w:color="auto"/>
            <w:right w:val="none" w:sz="0" w:space="0" w:color="auto"/>
          </w:divBdr>
        </w:div>
        <w:div w:id="1630934302">
          <w:marLeft w:val="480"/>
          <w:marRight w:val="0"/>
          <w:marTop w:val="0"/>
          <w:marBottom w:val="0"/>
          <w:divBdr>
            <w:top w:val="none" w:sz="0" w:space="0" w:color="auto"/>
            <w:left w:val="none" w:sz="0" w:space="0" w:color="auto"/>
            <w:bottom w:val="none" w:sz="0" w:space="0" w:color="auto"/>
            <w:right w:val="none" w:sz="0" w:space="0" w:color="auto"/>
          </w:divBdr>
        </w:div>
        <w:div w:id="978997497">
          <w:marLeft w:val="480"/>
          <w:marRight w:val="0"/>
          <w:marTop w:val="0"/>
          <w:marBottom w:val="0"/>
          <w:divBdr>
            <w:top w:val="none" w:sz="0" w:space="0" w:color="auto"/>
            <w:left w:val="none" w:sz="0" w:space="0" w:color="auto"/>
            <w:bottom w:val="none" w:sz="0" w:space="0" w:color="auto"/>
            <w:right w:val="none" w:sz="0" w:space="0" w:color="auto"/>
          </w:divBdr>
        </w:div>
        <w:div w:id="2104449392">
          <w:marLeft w:val="480"/>
          <w:marRight w:val="0"/>
          <w:marTop w:val="0"/>
          <w:marBottom w:val="0"/>
          <w:divBdr>
            <w:top w:val="none" w:sz="0" w:space="0" w:color="auto"/>
            <w:left w:val="none" w:sz="0" w:space="0" w:color="auto"/>
            <w:bottom w:val="none" w:sz="0" w:space="0" w:color="auto"/>
            <w:right w:val="none" w:sz="0" w:space="0" w:color="auto"/>
          </w:divBdr>
        </w:div>
        <w:div w:id="1128741235">
          <w:marLeft w:val="480"/>
          <w:marRight w:val="0"/>
          <w:marTop w:val="0"/>
          <w:marBottom w:val="0"/>
          <w:divBdr>
            <w:top w:val="none" w:sz="0" w:space="0" w:color="auto"/>
            <w:left w:val="none" w:sz="0" w:space="0" w:color="auto"/>
            <w:bottom w:val="none" w:sz="0" w:space="0" w:color="auto"/>
            <w:right w:val="none" w:sz="0" w:space="0" w:color="auto"/>
          </w:divBdr>
        </w:div>
        <w:div w:id="54014054">
          <w:marLeft w:val="480"/>
          <w:marRight w:val="0"/>
          <w:marTop w:val="0"/>
          <w:marBottom w:val="0"/>
          <w:divBdr>
            <w:top w:val="none" w:sz="0" w:space="0" w:color="auto"/>
            <w:left w:val="none" w:sz="0" w:space="0" w:color="auto"/>
            <w:bottom w:val="none" w:sz="0" w:space="0" w:color="auto"/>
            <w:right w:val="none" w:sz="0" w:space="0" w:color="auto"/>
          </w:divBdr>
        </w:div>
        <w:div w:id="1273705511">
          <w:marLeft w:val="480"/>
          <w:marRight w:val="0"/>
          <w:marTop w:val="0"/>
          <w:marBottom w:val="0"/>
          <w:divBdr>
            <w:top w:val="none" w:sz="0" w:space="0" w:color="auto"/>
            <w:left w:val="none" w:sz="0" w:space="0" w:color="auto"/>
            <w:bottom w:val="none" w:sz="0" w:space="0" w:color="auto"/>
            <w:right w:val="none" w:sz="0" w:space="0" w:color="auto"/>
          </w:divBdr>
        </w:div>
        <w:div w:id="1351493113">
          <w:marLeft w:val="480"/>
          <w:marRight w:val="0"/>
          <w:marTop w:val="0"/>
          <w:marBottom w:val="0"/>
          <w:divBdr>
            <w:top w:val="none" w:sz="0" w:space="0" w:color="auto"/>
            <w:left w:val="none" w:sz="0" w:space="0" w:color="auto"/>
            <w:bottom w:val="none" w:sz="0" w:space="0" w:color="auto"/>
            <w:right w:val="none" w:sz="0" w:space="0" w:color="auto"/>
          </w:divBdr>
        </w:div>
        <w:div w:id="1375810530">
          <w:marLeft w:val="480"/>
          <w:marRight w:val="0"/>
          <w:marTop w:val="0"/>
          <w:marBottom w:val="0"/>
          <w:divBdr>
            <w:top w:val="none" w:sz="0" w:space="0" w:color="auto"/>
            <w:left w:val="none" w:sz="0" w:space="0" w:color="auto"/>
            <w:bottom w:val="none" w:sz="0" w:space="0" w:color="auto"/>
            <w:right w:val="none" w:sz="0" w:space="0" w:color="auto"/>
          </w:divBdr>
        </w:div>
        <w:div w:id="1904488855">
          <w:marLeft w:val="480"/>
          <w:marRight w:val="0"/>
          <w:marTop w:val="0"/>
          <w:marBottom w:val="0"/>
          <w:divBdr>
            <w:top w:val="none" w:sz="0" w:space="0" w:color="auto"/>
            <w:left w:val="none" w:sz="0" w:space="0" w:color="auto"/>
            <w:bottom w:val="none" w:sz="0" w:space="0" w:color="auto"/>
            <w:right w:val="none" w:sz="0" w:space="0" w:color="auto"/>
          </w:divBdr>
        </w:div>
        <w:div w:id="369190955">
          <w:marLeft w:val="480"/>
          <w:marRight w:val="0"/>
          <w:marTop w:val="0"/>
          <w:marBottom w:val="0"/>
          <w:divBdr>
            <w:top w:val="none" w:sz="0" w:space="0" w:color="auto"/>
            <w:left w:val="none" w:sz="0" w:space="0" w:color="auto"/>
            <w:bottom w:val="none" w:sz="0" w:space="0" w:color="auto"/>
            <w:right w:val="none" w:sz="0" w:space="0" w:color="auto"/>
          </w:divBdr>
        </w:div>
        <w:div w:id="1753233744">
          <w:marLeft w:val="480"/>
          <w:marRight w:val="0"/>
          <w:marTop w:val="0"/>
          <w:marBottom w:val="0"/>
          <w:divBdr>
            <w:top w:val="none" w:sz="0" w:space="0" w:color="auto"/>
            <w:left w:val="none" w:sz="0" w:space="0" w:color="auto"/>
            <w:bottom w:val="none" w:sz="0" w:space="0" w:color="auto"/>
            <w:right w:val="none" w:sz="0" w:space="0" w:color="auto"/>
          </w:divBdr>
        </w:div>
        <w:div w:id="1565067394">
          <w:marLeft w:val="480"/>
          <w:marRight w:val="0"/>
          <w:marTop w:val="0"/>
          <w:marBottom w:val="0"/>
          <w:divBdr>
            <w:top w:val="none" w:sz="0" w:space="0" w:color="auto"/>
            <w:left w:val="none" w:sz="0" w:space="0" w:color="auto"/>
            <w:bottom w:val="none" w:sz="0" w:space="0" w:color="auto"/>
            <w:right w:val="none" w:sz="0" w:space="0" w:color="auto"/>
          </w:divBdr>
        </w:div>
        <w:div w:id="1575122529">
          <w:marLeft w:val="480"/>
          <w:marRight w:val="0"/>
          <w:marTop w:val="0"/>
          <w:marBottom w:val="0"/>
          <w:divBdr>
            <w:top w:val="none" w:sz="0" w:space="0" w:color="auto"/>
            <w:left w:val="none" w:sz="0" w:space="0" w:color="auto"/>
            <w:bottom w:val="none" w:sz="0" w:space="0" w:color="auto"/>
            <w:right w:val="none" w:sz="0" w:space="0" w:color="auto"/>
          </w:divBdr>
        </w:div>
        <w:div w:id="162164934">
          <w:marLeft w:val="480"/>
          <w:marRight w:val="0"/>
          <w:marTop w:val="0"/>
          <w:marBottom w:val="0"/>
          <w:divBdr>
            <w:top w:val="none" w:sz="0" w:space="0" w:color="auto"/>
            <w:left w:val="none" w:sz="0" w:space="0" w:color="auto"/>
            <w:bottom w:val="none" w:sz="0" w:space="0" w:color="auto"/>
            <w:right w:val="none" w:sz="0" w:space="0" w:color="auto"/>
          </w:divBdr>
        </w:div>
        <w:div w:id="1932273266">
          <w:marLeft w:val="480"/>
          <w:marRight w:val="0"/>
          <w:marTop w:val="0"/>
          <w:marBottom w:val="0"/>
          <w:divBdr>
            <w:top w:val="none" w:sz="0" w:space="0" w:color="auto"/>
            <w:left w:val="none" w:sz="0" w:space="0" w:color="auto"/>
            <w:bottom w:val="none" w:sz="0" w:space="0" w:color="auto"/>
            <w:right w:val="none" w:sz="0" w:space="0" w:color="auto"/>
          </w:divBdr>
        </w:div>
        <w:div w:id="1855148417">
          <w:marLeft w:val="480"/>
          <w:marRight w:val="0"/>
          <w:marTop w:val="0"/>
          <w:marBottom w:val="0"/>
          <w:divBdr>
            <w:top w:val="none" w:sz="0" w:space="0" w:color="auto"/>
            <w:left w:val="none" w:sz="0" w:space="0" w:color="auto"/>
            <w:bottom w:val="none" w:sz="0" w:space="0" w:color="auto"/>
            <w:right w:val="none" w:sz="0" w:space="0" w:color="auto"/>
          </w:divBdr>
        </w:div>
        <w:div w:id="1491285144">
          <w:marLeft w:val="480"/>
          <w:marRight w:val="0"/>
          <w:marTop w:val="0"/>
          <w:marBottom w:val="0"/>
          <w:divBdr>
            <w:top w:val="none" w:sz="0" w:space="0" w:color="auto"/>
            <w:left w:val="none" w:sz="0" w:space="0" w:color="auto"/>
            <w:bottom w:val="none" w:sz="0" w:space="0" w:color="auto"/>
            <w:right w:val="none" w:sz="0" w:space="0" w:color="auto"/>
          </w:divBdr>
        </w:div>
        <w:div w:id="1053893495">
          <w:marLeft w:val="480"/>
          <w:marRight w:val="0"/>
          <w:marTop w:val="0"/>
          <w:marBottom w:val="0"/>
          <w:divBdr>
            <w:top w:val="none" w:sz="0" w:space="0" w:color="auto"/>
            <w:left w:val="none" w:sz="0" w:space="0" w:color="auto"/>
            <w:bottom w:val="none" w:sz="0" w:space="0" w:color="auto"/>
            <w:right w:val="none" w:sz="0" w:space="0" w:color="auto"/>
          </w:divBdr>
        </w:div>
        <w:div w:id="260333731">
          <w:marLeft w:val="480"/>
          <w:marRight w:val="0"/>
          <w:marTop w:val="0"/>
          <w:marBottom w:val="0"/>
          <w:divBdr>
            <w:top w:val="none" w:sz="0" w:space="0" w:color="auto"/>
            <w:left w:val="none" w:sz="0" w:space="0" w:color="auto"/>
            <w:bottom w:val="none" w:sz="0" w:space="0" w:color="auto"/>
            <w:right w:val="none" w:sz="0" w:space="0" w:color="auto"/>
          </w:divBdr>
        </w:div>
        <w:div w:id="2128889790">
          <w:marLeft w:val="480"/>
          <w:marRight w:val="0"/>
          <w:marTop w:val="0"/>
          <w:marBottom w:val="0"/>
          <w:divBdr>
            <w:top w:val="none" w:sz="0" w:space="0" w:color="auto"/>
            <w:left w:val="none" w:sz="0" w:space="0" w:color="auto"/>
            <w:bottom w:val="none" w:sz="0" w:space="0" w:color="auto"/>
            <w:right w:val="none" w:sz="0" w:space="0" w:color="auto"/>
          </w:divBdr>
        </w:div>
        <w:div w:id="1726756604">
          <w:marLeft w:val="480"/>
          <w:marRight w:val="0"/>
          <w:marTop w:val="0"/>
          <w:marBottom w:val="0"/>
          <w:divBdr>
            <w:top w:val="none" w:sz="0" w:space="0" w:color="auto"/>
            <w:left w:val="none" w:sz="0" w:space="0" w:color="auto"/>
            <w:bottom w:val="none" w:sz="0" w:space="0" w:color="auto"/>
            <w:right w:val="none" w:sz="0" w:space="0" w:color="auto"/>
          </w:divBdr>
        </w:div>
        <w:div w:id="2038696614">
          <w:marLeft w:val="480"/>
          <w:marRight w:val="0"/>
          <w:marTop w:val="0"/>
          <w:marBottom w:val="0"/>
          <w:divBdr>
            <w:top w:val="none" w:sz="0" w:space="0" w:color="auto"/>
            <w:left w:val="none" w:sz="0" w:space="0" w:color="auto"/>
            <w:bottom w:val="none" w:sz="0" w:space="0" w:color="auto"/>
            <w:right w:val="none" w:sz="0" w:space="0" w:color="auto"/>
          </w:divBdr>
        </w:div>
        <w:div w:id="424691118">
          <w:marLeft w:val="480"/>
          <w:marRight w:val="0"/>
          <w:marTop w:val="0"/>
          <w:marBottom w:val="0"/>
          <w:divBdr>
            <w:top w:val="none" w:sz="0" w:space="0" w:color="auto"/>
            <w:left w:val="none" w:sz="0" w:space="0" w:color="auto"/>
            <w:bottom w:val="none" w:sz="0" w:space="0" w:color="auto"/>
            <w:right w:val="none" w:sz="0" w:space="0" w:color="auto"/>
          </w:divBdr>
        </w:div>
        <w:div w:id="1326936068">
          <w:marLeft w:val="480"/>
          <w:marRight w:val="0"/>
          <w:marTop w:val="0"/>
          <w:marBottom w:val="0"/>
          <w:divBdr>
            <w:top w:val="none" w:sz="0" w:space="0" w:color="auto"/>
            <w:left w:val="none" w:sz="0" w:space="0" w:color="auto"/>
            <w:bottom w:val="none" w:sz="0" w:space="0" w:color="auto"/>
            <w:right w:val="none" w:sz="0" w:space="0" w:color="auto"/>
          </w:divBdr>
        </w:div>
        <w:div w:id="1678340523">
          <w:marLeft w:val="480"/>
          <w:marRight w:val="0"/>
          <w:marTop w:val="0"/>
          <w:marBottom w:val="0"/>
          <w:divBdr>
            <w:top w:val="none" w:sz="0" w:space="0" w:color="auto"/>
            <w:left w:val="none" w:sz="0" w:space="0" w:color="auto"/>
            <w:bottom w:val="none" w:sz="0" w:space="0" w:color="auto"/>
            <w:right w:val="none" w:sz="0" w:space="0" w:color="auto"/>
          </w:divBdr>
        </w:div>
        <w:div w:id="1772160223">
          <w:marLeft w:val="480"/>
          <w:marRight w:val="0"/>
          <w:marTop w:val="0"/>
          <w:marBottom w:val="0"/>
          <w:divBdr>
            <w:top w:val="none" w:sz="0" w:space="0" w:color="auto"/>
            <w:left w:val="none" w:sz="0" w:space="0" w:color="auto"/>
            <w:bottom w:val="none" w:sz="0" w:space="0" w:color="auto"/>
            <w:right w:val="none" w:sz="0" w:space="0" w:color="auto"/>
          </w:divBdr>
        </w:div>
        <w:div w:id="2018188982">
          <w:marLeft w:val="480"/>
          <w:marRight w:val="0"/>
          <w:marTop w:val="0"/>
          <w:marBottom w:val="0"/>
          <w:divBdr>
            <w:top w:val="none" w:sz="0" w:space="0" w:color="auto"/>
            <w:left w:val="none" w:sz="0" w:space="0" w:color="auto"/>
            <w:bottom w:val="none" w:sz="0" w:space="0" w:color="auto"/>
            <w:right w:val="none" w:sz="0" w:space="0" w:color="auto"/>
          </w:divBdr>
        </w:div>
        <w:div w:id="1210414718">
          <w:marLeft w:val="480"/>
          <w:marRight w:val="0"/>
          <w:marTop w:val="0"/>
          <w:marBottom w:val="0"/>
          <w:divBdr>
            <w:top w:val="none" w:sz="0" w:space="0" w:color="auto"/>
            <w:left w:val="none" w:sz="0" w:space="0" w:color="auto"/>
            <w:bottom w:val="none" w:sz="0" w:space="0" w:color="auto"/>
            <w:right w:val="none" w:sz="0" w:space="0" w:color="auto"/>
          </w:divBdr>
        </w:div>
        <w:div w:id="1886943578">
          <w:marLeft w:val="480"/>
          <w:marRight w:val="0"/>
          <w:marTop w:val="0"/>
          <w:marBottom w:val="0"/>
          <w:divBdr>
            <w:top w:val="none" w:sz="0" w:space="0" w:color="auto"/>
            <w:left w:val="none" w:sz="0" w:space="0" w:color="auto"/>
            <w:bottom w:val="none" w:sz="0" w:space="0" w:color="auto"/>
            <w:right w:val="none" w:sz="0" w:space="0" w:color="auto"/>
          </w:divBdr>
        </w:div>
        <w:div w:id="594634092">
          <w:marLeft w:val="480"/>
          <w:marRight w:val="0"/>
          <w:marTop w:val="0"/>
          <w:marBottom w:val="0"/>
          <w:divBdr>
            <w:top w:val="none" w:sz="0" w:space="0" w:color="auto"/>
            <w:left w:val="none" w:sz="0" w:space="0" w:color="auto"/>
            <w:bottom w:val="none" w:sz="0" w:space="0" w:color="auto"/>
            <w:right w:val="none" w:sz="0" w:space="0" w:color="auto"/>
          </w:divBdr>
        </w:div>
        <w:div w:id="2033728852">
          <w:marLeft w:val="480"/>
          <w:marRight w:val="0"/>
          <w:marTop w:val="0"/>
          <w:marBottom w:val="0"/>
          <w:divBdr>
            <w:top w:val="none" w:sz="0" w:space="0" w:color="auto"/>
            <w:left w:val="none" w:sz="0" w:space="0" w:color="auto"/>
            <w:bottom w:val="none" w:sz="0" w:space="0" w:color="auto"/>
            <w:right w:val="none" w:sz="0" w:space="0" w:color="auto"/>
          </w:divBdr>
        </w:div>
        <w:div w:id="1202858954">
          <w:marLeft w:val="480"/>
          <w:marRight w:val="0"/>
          <w:marTop w:val="0"/>
          <w:marBottom w:val="0"/>
          <w:divBdr>
            <w:top w:val="none" w:sz="0" w:space="0" w:color="auto"/>
            <w:left w:val="none" w:sz="0" w:space="0" w:color="auto"/>
            <w:bottom w:val="none" w:sz="0" w:space="0" w:color="auto"/>
            <w:right w:val="none" w:sz="0" w:space="0" w:color="auto"/>
          </w:divBdr>
        </w:div>
        <w:div w:id="1827822201">
          <w:marLeft w:val="480"/>
          <w:marRight w:val="0"/>
          <w:marTop w:val="0"/>
          <w:marBottom w:val="0"/>
          <w:divBdr>
            <w:top w:val="none" w:sz="0" w:space="0" w:color="auto"/>
            <w:left w:val="none" w:sz="0" w:space="0" w:color="auto"/>
            <w:bottom w:val="none" w:sz="0" w:space="0" w:color="auto"/>
            <w:right w:val="none" w:sz="0" w:space="0" w:color="auto"/>
          </w:divBdr>
        </w:div>
        <w:div w:id="2114207936">
          <w:marLeft w:val="480"/>
          <w:marRight w:val="0"/>
          <w:marTop w:val="0"/>
          <w:marBottom w:val="0"/>
          <w:divBdr>
            <w:top w:val="none" w:sz="0" w:space="0" w:color="auto"/>
            <w:left w:val="none" w:sz="0" w:space="0" w:color="auto"/>
            <w:bottom w:val="none" w:sz="0" w:space="0" w:color="auto"/>
            <w:right w:val="none" w:sz="0" w:space="0" w:color="auto"/>
          </w:divBdr>
        </w:div>
        <w:div w:id="665128366">
          <w:marLeft w:val="480"/>
          <w:marRight w:val="0"/>
          <w:marTop w:val="0"/>
          <w:marBottom w:val="0"/>
          <w:divBdr>
            <w:top w:val="none" w:sz="0" w:space="0" w:color="auto"/>
            <w:left w:val="none" w:sz="0" w:space="0" w:color="auto"/>
            <w:bottom w:val="none" w:sz="0" w:space="0" w:color="auto"/>
            <w:right w:val="none" w:sz="0" w:space="0" w:color="auto"/>
          </w:divBdr>
        </w:div>
        <w:div w:id="1444887682">
          <w:marLeft w:val="480"/>
          <w:marRight w:val="0"/>
          <w:marTop w:val="0"/>
          <w:marBottom w:val="0"/>
          <w:divBdr>
            <w:top w:val="none" w:sz="0" w:space="0" w:color="auto"/>
            <w:left w:val="none" w:sz="0" w:space="0" w:color="auto"/>
            <w:bottom w:val="none" w:sz="0" w:space="0" w:color="auto"/>
            <w:right w:val="none" w:sz="0" w:space="0" w:color="auto"/>
          </w:divBdr>
        </w:div>
        <w:div w:id="1476340760">
          <w:marLeft w:val="480"/>
          <w:marRight w:val="0"/>
          <w:marTop w:val="0"/>
          <w:marBottom w:val="0"/>
          <w:divBdr>
            <w:top w:val="none" w:sz="0" w:space="0" w:color="auto"/>
            <w:left w:val="none" w:sz="0" w:space="0" w:color="auto"/>
            <w:bottom w:val="none" w:sz="0" w:space="0" w:color="auto"/>
            <w:right w:val="none" w:sz="0" w:space="0" w:color="auto"/>
          </w:divBdr>
        </w:div>
        <w:div w:id="531069952">
          <w:marLeft w:val="480"/>
          <w:marRight w:val="0"/>
          <w:marTop w:val="0"/>
          <w:marBottom w:val="0"/>
          <w:divBdr>
            <w:top w:val="none" w:sz="0" w:space="0" w:color="auto"/>
            <w:left w:val="none" w:sz="0" w:space="0" w:color="auto"/>
            <w:bottom w:val="none" w:sz="0" w:space="0" w:color="auto"/>
            <w:right w:val="none" w:sz="0" w:space="0" w:color="auto"/>
          </w:divBdr>
        </w:div>
        <w:div w:id="1152017551">
          <w:marLeft w:val="480"/>
          <w:marRight w:val="0"/>
          <w:marTop w:val="0"/>
          <w:marBottom w:val="0"/>
          <w:divBdr>
            <w:top w:val="none" w:sz="0" w:space="0" w:color="auto"/>
            <w:left w:val="none" w:sz="0" w:space="0" w:color="auto"/>
            <w:bottom w:val="none" w:sz="0" w:space="0" w:color="auto"/>
            <w:right w:val="none" w:sz="0" w:space="0" w:color="auto"/>
          </w:divBdr>
        </w:div>
        <w:div w:id="1620836686">
          <w:marLeft w:val="480"/>
          <w:marRight w:val="0"/>
          <w:marTop w:val="0"/>
          <w:marBottom w:val="0"/>
          <w:divBdr>
            <w:top w:val="none" w:sz="0" w:space="0" w:color="auto"/>
            <w:left w:val="none" w:sz="0" w:space="0" w:color="auto"/>
            <w:bottom w:val="none" w:sz="0" w:space="0" w:color="auto"/>
            <w:right w:val="none" w:sz="0" w:space="0" w:color="auto"/>
          </w:divBdr>
        </w:div>
        <w:div w:id="502091713">
          <w:marLeft w:val="480"/>
          <w:marRight w:val="0"/>
          <w:marTop w:val="0"/>
          <w:marBottom w:val="0"/>
          <w:divBdr>
            <w:top w:val="none" w:sz="0" w:space="0" w:color="auto"/>
            <w:left w:val="none" w:sz="0" w:space="0" w:color="auto"/>
            <w:bottom w:val="none" w:sz="0" w:space="0" w:color="auto"/>
            <w:right w:val="none" w:sz="0" w:space="0" w:color="auto"/>
          </w:divBdr>
        </w:div>
        <w:div w:id="1246964020">
          <w:marLeft w:val="480"/>
          <w:marRight w:val="0"/>
          <w:marTop w:val="0"/>
          <w:marBottom w:val="0"/>
          <w:divBdr>
            <w:top w:val="none" w:sz="0" w:space="0" w:color="auto"/>
            <w:left w:val="none" w:sz="0" w:space="0" w:color="auto"/>
            <w:bottom w:val="none" w:sz="0" w:space="0" w:color="auto"/>
            <w:right w:val="none" w:sz="0" w:space="0" w:color="auto"/>
          </w:divBdr>
        </w:div>
        <w:div w:id="1198161066">
          <w:marLeft w:val="480"/>
          <w:marRight w:val="0"/>
          <w:marTop w:val="0"/>
          <w:marBottom w:val="0"/>
          <w:divBdr>
            <w:top w:val="none" w:sz="0" w:space="0" w:color="auto"/>
            <w:left w:val="none" w:sz="0" w:space="0" w:color="auto"/>
            <w:bottom w:val="none" w:sz="0" w:space="0" w:color="auto"/>
            <w:right w:val="none" w:sz="0" w:space="0" w:color="auto"/>
          </w:divBdr>
        </w:div>
        <w:div w:id="1092506382">
          <w:marLeft w:val="480"/>
          <w:marRight w:val="0"/>
          <w:marTop w:val="0"/>
          <w:marBottom w:val="0"/>
          <w:divBdr>
            <w:top w:val="none" w:sz="0" w:space="0" w:color="auto"/>
            <w:left w:val="none" w:sz="0" w:space="0" w:color="auto"/>
            <w:bottom w:val="none" w:sz="0" w:space="0" w:color="auto"/>
            <w:right w:val="none" w:sz="0" w:space="0" w:color="auto"/>
          </w:divBdr>
        </w:div>
        <w:div w:id="1780836309">
          <w:marLeft w:val="480"/>
          <w:marRight w:val="0"/>
          <w:marTop w:val="0"/>
          <w:marBottom w:val="0"/>
          <w:divBdr>
            <w:top w:val="none" w:sz="0" w:space="0" w:color="auto"/>
            <w:left w:val="none" w:sz="0" w:space="0" w:color="auto"/>
            <w:bottom w:val="none" w:sz="0" w:space="0" w:color="auto"/>
            <w:right w:val="none" w:sz="0" w:space="0" w:color="auto"/>
          </w:divBdr>
        </w:div>
        <w:div w:id="2137261561">
          <w:marLeft w:val="480"/>
          <w:marRight w:val="0"/>
          <w:marTop w:val="0"/>
          <w:marBottom w:val="0"/>
          <w:divBdr>
            <w:top w:val="none" w:sz="0" w:space="0" w:color="auto"/>
            <w:left w:val="none" w:sz="0" w:space="0" w:color="auto"/>
            <w:bottom w:val="none" w:sz="0" w:space="0" w:color="auto"/>
            <w:right w:val="none" w:sz="0" w:space="0" w:color="auto"/>
          </w:divBdr>
        </w:div>
        <w:div w:id="455024335">
          <w:marLeft w:val="480"/>
          <w:marRight w:val="0"/>
          <w:marTop w:val="0"/>
          <w:marBottom w:val="0"/>
          <w:divBdr>
            <w:top w:val="none" w:sz="0" w:space="0" w:color="auto"/>
            <w:left w:val="none" w:sz="0" w:space="0" w:color="auto"/>
            <w:bottom w:val="none" w:sz="0" w:space="0" w:color="auto"/>
            <w:right w:val="none" w:sz="0" w:space="0" w:color="auto"/>
          </w:divBdr>
        </w:div>
        <w:div w:id="1768118692">
          <w:marLeft w:val="480"/>
          <w:marRight w:val="0"/>
          <w:marTop w:val="0"/>
          <w:marBottom w:val="0"/>
          <w:divBdr>
            <w:top w:val="none" w:sz="0" w:space="0" w:color="auto"/>
            <w:left w:val="none" w:sz="0" w:space="0" w:color="auto"/>
            <w:bottom w:val="none" w:sz="0" w:space="0" w:color="auto"/>
            <w:right w:val="none" w:sz="0" w:space="0" w:color="auto"/>
          </w:divBdr>
        </w:div>
        <w:div w:id="28536156">
          <w:marLeft w:val="480"/>
          <w:marRight w:val="0"/>
          <w:marTop w:val="0"/>
          <w:marBottom w:val="0"/>
          <w:divBdr>
            <w:top w:val="none" w:sz="0" w:space="0" w:color="auto"/>
            <w:left w:val="none" w:sz="0" w:space="0" w:color="auto"/>
            <w:bottom w:val="none" w:sz="0" w:space="0" w:color="auto"/>
            <w:right w:val="none" w:sz="0" w:space="0" w:color="auto"/>
          </w:divBdr>
        </w:div>
        <w:div w:id="255021924">
          <w:marLeft w:val="480"/>
          <w:marRight w:val="0"/>
          <w:marTop w:val="0"/>
          <w:marBottom w:val="0"/>
          <w:divBdr>
            <w:top w:val="none" w:sz="0" w:space="0" w:color="auto"/>
            <w:left w:val="none" w:sz="0" w:space="0" w:color="auto"/>
            <w:bottom w:val="none" w:sz="0" w:space="0" w:color="auto"/>
            <w:right w:val="none" w:sz="0" w:space="0" w:color="auto"/>
          </w:divBdr>
        </w:div>
      </w:divsChild>
    </w:div>
    <w:div w:id="1149520252">
      <w:bodyDiv w:val="1"/>
      <w:marLeft w:val="0"/>
      <w:marRight w:val="0"/>
      <w:marTop w:val="0"/>
      <w:marBottom w:val="0"/>
      <w:divBdr>
        <w:top w:val="none" w:sz="0" w:space="0" w:color="auto"/>
        <w:left w:val="none" w:sz="0" w:space="0" w:color="auto"/>
        <w:bottom w:val="none" w:sz="0" w:space="0" w:color="auto"/>
        <w:right w:val="none" w:sz="0" w:space="0" w:color="auto"/>
      </w:divBdr>
      <w:divsChild>
        <w:div w:id="20210067">
          <w:marLeft w:val="480"/>
          <w:marRight w:val="0"/>
          <w:marTop w:val="0"/>
          <w:marBottom w:val="0"/>
          <w:divBdr>
            <w:top w:val="none" w:sz="0" w:space="0" w:color="auto"/>
            <w:left w:val="none" w:sz="0" w:space="0" w:color="auto"/>
            <w:bottom w:val="none" w:sz="0" w:space="0" w:color="auto"/>
            <w:right w:val="none" w:sz="0" w:space="0" w:color="auto"/>
          </w:divBdr>
        </w:div>
        <w:div w:id="88046812">
          <w:marLeft w:val="480"/>
          <w:marRight w:val="0"/>
          <w:marTop w:val="0"/>
          <w:marBottom w:val="0"/>
          <w:divBdr>
            <w:top w:val="none" w:sz="0" w:space="0" w:color="auto"/>
            <w:left w:val="none" w:sz="0" w:space="0" w:color="auto"/>
            <w:bottom w:val="none" w:sz="0" w:space="0" w:color="auto"/>
            <w:right w:val="none" w:sz="0" w:space="0" w:color="auto"/>
          </w:divBdr>
        </w:div>
        <w:div w:id="104665254">
          <w:marLeft w:val="480"/>
          <w:marRight w:val="0"/>
          <w:marTop w:val="0"/>
          <w:marBottom w:val="0"/>
          <w:divBdr>
            <w:top w:val="none" w:sz="0" w:space="0" w:color="auto"/>
            <w:left w:val="none" w:sz="0" w:space="0" w:color="auto"/>
            <w:bottom w:val="none" w:sz="0" w:space="0" w:color="auto"/>
            <w:right w:val="none" w:sz="0" w:space="0" w:color="auto"/>
          </w:divBdr>
        </w:div>
        <w:div w:id="157500568">
          <w:marLeft w:val="480"/>
          <w:marRight w:val="0"/>
          <w:marTop w:val="0"/>
          <w:marBottom w:val="0"/>
          <w:divBdr>
            <w:top w:val="none" w:sz="0" w:space="0" w:color="auto"/>
            <w:left w:val="none" w:sz="0" w:space="0" w:color="auto"/>
            <w:bottom w:val="none" w:sz="0" w:space="0" w:color="auto"/>
            <w:right w:val="none" w:sz="0" w:space="0" w:color="auto"/>
          </w:divBdr>
        </w:div>
        <w:div w:id="216091493">
          <w:marLeft w:val="480"/>
          <w:marRight w:val="0"/>
          <w:marTop w:val="0"/>
          <w:marBottom w:val="0"/>
          <w:divBdr>
            <w:top w:val="none" w:sz="0" w:space="0" w:color="auto"/>
            <w:left w:val="none" w:sz="0" w:space="0" w:color="auto"/>
            <w:bottom w:val="none" w:sz="0" w:space="0" w:color="auto"/>
            <w:right w:val="none" w:sz="0" w:space="0" w:color="auto"/>
          </w:divBdr>
        </w:div>
        <w:div w:id="223443958">
          <w:marLeft w:val="480"/>
          <w:marRight w:val="0"/>
          <w:marTop w:val="0"/>
          <w:marBottom w:val="0"/>
          <w:divBdr>
            <w:top w:val="none" w:sz="0" w:space="0" w:color="auto"/>
            <w:left w:val="none" w:sz="0" w:space="0" w:color="auto"/>
            <w:bottom w:val="none" w:sz="0" w:space="0" w:color="auto"/>
            <w:right w:val="none" w:sz="0" w:space="0" w:color="auto"/>
          </w:divBdr>
        </w:div>
        <w:div w:id="286743728">
          <w:marLeft w:val="480"/>
          <w:marRight w:val="0"/>
          <w:marTop w:val="0"/>
          <w:marBottom w:val="0"/>
          <w:divBdr>
            <w:top w:val="none" w:sz="0" w:space="0" w:color="auto"/>
            <w:left w:val="none" w:sz="0" w:space="0" w:color="auto"/>
            <w:bottom w:val="none" w:sz="0" w:space="0" w:color="auto"/>
            <w:right w:val="none" w:sz="0" w:space="0" w:color="auto"/>
          </w:divBdr>
        </w:div>
        <w:div w:id="288434946">
          <w:marLeft w:val="480"/>
          <w:marRight w:val="0"/>
          <w:marTop w:val="0"/>
          <w:marBottom w:val="0"/>
          <w:divBdr>
            <w:top w:val="none" w:sz="0" w:space="0" w:color="auto"/>
            <w:left w:val="none" w:sz="0" w:space="0" w:color="auto"/>
            <w:bottom w:val="none" w:sz="0" w:space="0" w:color="auto"/>
            <w:right w:val="none" w:sz="0" w:space="0" w:color="auto"/>
          </w:divBdr>
        </w:div>
        <w:div w:id="298149041">
          <w:marLeft w:val="480"/>
          <w:marRight w:val="0"/>
          <w:marTop w:val="0"/>
          <w:marBottom w:val="0"/>
          <w:divBdr>
            <w:top w:val="none" w:sz="0" w:space="0" w:color="auto"/>
            <w:left w:val="none" w:sz="0" w:space="0" w:color="auto"/>
            <w:bottom w:val="none" w:sz="0" w:space="0" w:color="auto"/>
            <w:right w:val="none" w:sz="0" w:space="0" w:color="auto"/>
          </w:divBdr>
        </w:div>
        <w:div w:id="308478681">
          <w:marLeft w:val="480"/>
          <w:marRight w:val="0"/>
          <w:marTop w:val="0"/>
          <w:marBottom w:val="0"/>
          <w:divBdr>
            <w:top w:val="none" w:sz="0" w:space="0" w:color="auto"/>
            <w:left w:val="none" w:sz="0" w:space="0" w:color="auto"/>
            <w:bottom w:val="none" w:sz="0" w:space="0" w:color="auto"/>
            <w:right w:val="none" w:sz="0" w:space="0" w:color="auto"/>
          </w:divBdr>
        </w:div>
        <w:div w:id="308678963">
          <w:marLeft w:val="480"/>
          <w:marRight w:val="0"/>
          <w:marTop w:val="0"/>
          <w:marBottom w:val="0"/>
          <w:divBdr>
            <w:top w:val="none" w:sz="0" w:space="0" w:color="auto"/>
            <w:left w:val="none" w:sz="0" w:space="0" w:color="auto"/>
            <w:bottom w:val="none" w:sz="0" w:space="0" w:color="auto"/>
            <w:right w:val="none" w:sz="0" w:space="0" w:color="auto"/>
          </w:divBdr>
        </w:div>
        <w:div w:id="315959952">
          <w:marLeft w:val="480"/>
          <w:marRight w:val="0"/>
          <w:marTop w:val="0"/>
          <w:marBottom w:val="0"/>
          <w:divBdr>
            <w:top w:val="none" w:sz="0" w:space="0" w:color="auto"/>
            <w:left w:val="none" w:sz="0" w:space="0" w:color="auto"/>
            <w:bottom w:val="none" w:sz="0" w:space="0" w:color="auto"/>
            <w:right w:val="none" w:sz="0" w:space="0" w:color="auto"/>
          </w:divBdr>
        </w:div>
        <w:div w:id="395667327">
          <w:marLeft w:val="480"/>
          <w:marRight w:val="0"/>
          <w:marTop w:val="0"/>
          <w:marBottom w:val="0"/>
          <w:divBdr>
            <w:top w:val="none" w:sz="0" w:space="0" w:color="auto"/>
            <w:left w:val="none" w:sz="0" w:space="0" w:color="auto"/>
            <w:bottom w:val="none" w:sz="0" w:space="0" w:color="auto"/>
            <w:right w:val="none" w:sz="0" w:space="0" w:color="auto"/>
          </w:divBdr>
        </w:div>
        <w:div w:id="430931251">
          <w:marLeft w:val="480"/>
          <w:marRight w:val="0"/>
          <w:marTop w:val="0"/>
          <w:marBottom w:val="0"/>
          <w:divBdr>
            <w:top w:val="none" w:sz="0" w:space="0" w:color="auto"/>
            <w:left w:val="none" w:sz="0" w:space="0" w:color="auto"/>
            <w:bottom w:val="none" w:sz="0" w:space="0" w:color="auto"/>
            <w:right w:val="none" w:sz="0" w:space="0" w:color="auto"/>
          </w:divBdr>
        </w:div>
        <w:div w:id="619528242">
          <w:marLeft w:val="480"/>
          <w:marRight w:val="0"/>
          <w:marTop w:val="0"/>
          <w:marBottom w:val="0"/>
          <w:divBdr>
            <w:top w:val="none" w:sz="0" w:space="0" w:color="auto"/>
            <w:left w:val="none" w:sz="0" w:space="0" w:color="auto"/>
            <w:bottom w:val="none" w:sz="0" w:space="0" w:color="auto"/>
            <w:right w:val="none" w:sz="0" w:space="0" w:color="auto"/>
          </w:divBdr>
        </w:div>
        <w:div w:id="629240176">
          <w:marLeft w:val="480"/>
          <w:marRight w:val="0"/>
          <w:marTop w:val="0"/>
          <w:marBottom w:val="0"/>
          <w:divBdr>
            <w:top w:val="none" w:sz="0" w:space="0" w:color="auto"/>
            <w:left w:val="none" w:sz="0" w:space="0" w:color="auto"/>
            <w:bottom w:val="none" w:sz="0" w:space="0" w:color="auto"/>
            <w:right w:val="none" w:sz="0" w:space="0" w:color="auto"/>
          </w:divBdr>
        </w:div>
        <w:div w:id="658122897">
          <w:marLeft w:val="480"/>
          <w:marRight w:val="0"/>
          <w:marTop w:val="0"/>
          <w:marBottom w:val="0"/>
          <w:divBdr>
            <w:top w:val="none" w:sz="0" w:space="0" w:color="auto"/>
            <w:left w:val="none" w:sz="0" w:space="0" w:color="auto"/>
            <w:bottom w:val="none" w:sz="0" w:space="0" w:color="auto"/>
            <w:right w:val="none" w:sz="0" w:space="0" w:color="auto"/>
          </w:divBdr>
        </w:div>
        <w:div w:id="660743225">
          <w:marLeft w:val="480"/>
          <w:marRight w:val="0"/>
          <w:marTop w:val="0"/>
          <w:marBottom w:val="0"/>
          <w:divBdr>
            <w:top w:val="none" w:sz="0" w:space="0" w:color="auto"/>
            <w:left w:val="none" w:sz="0" w:space="0" w:color="auto"/>
            <w:bottom w:val="none" w:sz="0" w:space="0" w:color="auto"/>
            <w:right w:val="none" w:sz="0" w:space="0" w:color="auto"/>
          </w:divBdr>
        </w:div>
        <w:div w:id="677004652">
          <w:marLeft w:val="480"/>
          <w:marRight w:val="0"/>
          <w:marTop w:val="0"/>
          <w:marBottom w:val="0"/>
          <w:divBdr>
            <w:top w:val="none" w:sz="0" w:space="0" w:color="auto"/>
            <w:left w:val="none" w:sz="0" w:space="0" w:color="auto"/>
            <w:bottom w:val="none" w:sz="0" w:space="0" w:color="auto"/>
            <w:right w:val="none" w:sz="0" w:space="0" w:color="auto"/>
          </w:divBdr>
        </w:div>
        <w:div w:id="682631214">
          <w:marLeft w:val="480"/>
          <w:marRight w:val="0"/>
          <w:marTop w:val="0"/>
          <w:marBottom w:val="0"/>
          <w:divBdr>
            <w:top w:val="none" w:sz="0" w:space="0" w:color="auto"/>
            <w:left w:val="none" w:sz="0" w:space="0" w:color="auto"/>
            <w:bottom w:val="none" w:sz="0" w:space="0" w:color="auto"/>
            <w:right w:val="none" w:sz="0" w:space="0" w:color="auto"/>
          </w:divBdr>
        </w:div>
        <w:div w:id="696541984">
          <w:marLeft w:val="480"/>
          <w:marRight w:val="0"/>
          <w:marTop w:val="0"/>
          <w:marBottom w:val="0"/>
          <w:divBdr>
            <w:top w:val="none" w:sz="0" w:space="0" w:color="auto"/>
            <w:left w:val="none" w:sz="0" w:space="0" w:color="auto"/>
            <w:bottom w:val="none" w:sz="0" w:space="0" w:color="auto"/>
            <w:right w:val="none" w:sz="0" w:space="0" w:color="auto"/>
          </w:divBdr>
        </w:div>
        <w:div w:id="711806446">
          <w:marLeft w:val="480"/>
          <w:marRight w:val="0"/>
          <w:marTop w:val="0"/>
          <w:marBottom w:val="0"/>
          <w:divBdr>
            <w:top w:val="none" w:sz="0" w:space="0" w:color="auto"/>
            <w:left w:val="none" w:sz="0" w:space="0" w:color="auto"/>
            <w:bottom w:val="none" w:sz="0" w:space="0" w:color="auto"/>
            <w:right w:val="none" w:sz="0" w:space="0" w:color="auto"/>
          </w:divBdr>
        </w:div>
        <w:div w:id="731276560">
          <w:marLeft w:val="480"/>
          <w:marRight w:val="0"/>
          <w:marTop w:val="0"/>
          <w:marBottom w:val="0"/>
          <w:divBdr>
            <w:top w:val="none" w:sz="0" w:space="0" w:color="auto"/>
            <w:left w:val="none" w:sz="0" w:space="0" w:color="auto"/>
            <w:bottom w:val="none" w:sz="0" w:space="0" w:color="auto"/>
            <w:right w:val="none" w:sz="0" w:space="0" w:color="auto"/>
          </w:divBdr>
        </w:div>
        <w:div w:id="768937415">
          <w:marLeft w:val="480"/>
          <w:marRight w:val="0"/>
          <w:marTop w:val="0"/>
          <w:marBottom w:val="0"/>
          <w:divBdr>
            <w:top w:val="none" w:sz="0" w:space="0" w:color="auto"/>
            <w:left w:val="none" w:sz="0" w:space="0" w:color="auto"/>
            <w:bottom w:val="none" w:sz="0" w:space="0" w:color="auto"/>
            <w:right w:val="none" w:sz="0" w:space="0" w:color="auto"/>
          </w:divBdr>
        </w:div>
        <w:div w:id="781850355">
          <w:marLeft w:val="480"/>
          <w:marRight w:val="0"/>
          <w:marTop w:val="0"/>
          <w:marBottom w:val="0"/>
          <w:divBdr>
            <w:top w:val="none" w:sz="0" w:space="0" w:color="auto"/>
            <w:left w:val="none" w:sz="0" w:space="0" w:color="auto"/>
            <w:bottom w:val="none" w:sz="0" w:space="0" w:color="auto"/>
            <w:right w:val="none" w:sz="0" w:space="0" w:color="auto"/>
          </w:divBdr>
        </w:div>
        <w:div w:id="811680271">
          <w:marLeft w:val="480"/>
          <w:marRight w:val="0"/>
          <w:marTop w:val="0"/>
          <w:marBottom w:val="0"/>
          <w:divBdr>
            <w:top w:val="none" w:sz="0" w:space="0" w:color="auto"/>
            <w:left w:val="none" w:sz="0" w:space="0" w:color="auto"/>
            <w:bottom w:val="none" w:sz="0" w:space="0" w:color="auto"/>
            <w:right w:val="none" w:sz="0" w:space="0" w:color="auto"/>
          </w:divBdr>
        </w:div>
        <w:div w:id="917790037">
          <w:marLeft w:val="480"/>
          <w:marRight w:val="0"/>
          <w:marTop w:val="0"/>
          <w:marBottom w:val="0"/>
          <w:divBdr>
            <w:top w:val="none" w:sz="0" w:space="0" w:color="auto"/>
            <w:left w:val="none" w:sz="0" w:space="0" w:color="auto"/>
            <w:bottom w:val="none" w:sz="0" w:space="0" w:color="auto"/>
            <w:right w:val="none" w:sz="0" w:space="0" w:color="auto"/>
          </w:divBdr>
        </w:div>
        <w:div w:id="921526900">
          <w:marLeft w:val="480"/>
          <w:marRight w:val="0"/>
          <w:marTop w:val="0"/>
          <w:marBottom w:val="0"/>
          <w:divBdr>
            <w:top w:val="none" w:sz="0" w:space="0" w:color="auto"/>
            <w:left w:val="none" w:sz="0" w:space="0" w:color="auto"/>
            <w:bottom w:val="none" w:sz="0" w:space="0" w:color="auto"/>
            <w:right w:val="none" w:sz="0" w:space="0" w:color="auto"/>
          </w:divBdr>
        </w:div>
        <w:div w:id="937756460">
          <w:marLeft w:val="480"/>
          <w:marRight w:val="0"/>
          <w:marTop w:val="0"/>
          <w:marBottom w:val="0"/>
          <w:divBdr>
            <w:top w:val="none" w:sz="0" w:space="0" w:color="auto"/>
            <w:left w:val="none" w:sz="0" w:space="0" w:color="auto"/>
            <w:bottom w:val="none" w:sz="0" w:space="0" w:color="auto"/>
            <w:right w:val="none" w:sz="0" w:space="0" w:color="auto"/>
          </w:divBdr>
        </w:div>
        <w:div w:id="980623401">
          <w:marLeft w:val="480"/>
          <w:marRight w:val="0"/>
          <w:marTop w:val="0"/>
          <w:marBottom w:val="0"/>
          <w:divBdr>
            <w:top w:val="none" w:sz="0" w:space="0" w:color="auto"/>
            <w:left w:val="none" w:sz="0" w:space="0" w:color="auto"/>
            <w:bottom w:val="none" w:sz="0" w:space="0" w:color="auto"/>
            <w:right w:val="none" w:sz="0" w:space="0" w:color="auto"/>
          </w:divBdr>
        </w:div>
        <w:div w:id="1067461117">
          <w:marLeft w:val="480"/>
          <w:marRight w:val="0"/>
          <w:marTop w:val="0"/>
          <w:marBottom w:val="0"/>
          <w:divBdr>
            <w:top w:val="none" w:sz="0" w:space="0" w:color="auto"/>
            <w:left w:val="none" w:sz="0" w:space="0" w:color="auto"/>
            <w:bottom w:val="none" w:sz="0" w:space="0" w:color="auto"/>
            <w:right w:val="none" w:sz="0" w:space="0" w:color="auto"/>
          </w:divBdr>
        </w:div>
        <w:div w:id="1147160791">
          <w:marLeft w:val="480"/>
          <w:marRight w:val="0"/>
          <w:marTop w:val="0"/>
          <w:marBottom w:val="0"/>
          <w:divBdr>
            <w:top w:val="none" w:sz="0" w:space="0" w:color="auto"/>
            <w:left w:val="none" w:sz="0" w:space="0" w:color="auto"/>
            <w:bottom w:val="none" w:sz="0" w:space="0" w:color="auto"/>
            <w:right w:val="none" w:sz="0" w:space="0" w:color="auto"/>
          </w:divBdr>
        </w:div>
        <w:div w:id="1219514208">
          <w:marLeft w:val="480"/>
          <w:marRight w:val="0"/>
          <w:marTop w:val="0"/>
          <w:marBottom w:val="0"/>
          <w:divBdr>
            <w:top w:val="none" w:sz="0" w:space="0" w:color="auto"/>
            <w:left w:val="none" w:sz="0" w:space="0" w:color="auto"/>
            <w:bottom w:val="none" w:sz="0" w:space="0" w:color="auto"/>
            <w:right w:val="none" w:sz="0" w:space="0" w:color="auto"/>
          </w:divBdr>
        </w:div>
        <w:div w:id="1244030183">
          <w:marLeft w:val="480"/>
          <w:marRight w:val="0"/>
          <w:marTop w:val="0"/>
          <w:marBottom w:val="0"/>
          <w:divBdr>
            <w:top w:val="none" w:sz="0" w:space="0" w:color="auto"/>
            <w:left w:val="none" w:sz="0" w:space="0" w:color="auto"/>
            <w:bottom w:val="none" w:sz="0" w:space="0" w:color="auto"/>
            <w:right w:val="none" w:sz="0" w:space="0" w:color="auto"/>
          </w:divBdr>
        </w:div>
        <w:div w:id="1257904038">
          <w:marLeft w:val="480"/>
          <w:marRight w:val="0"/>
          <w:marTop w:val="0"/>
          <w:marBottom w:val="0"/>
          <w:divBdr>
            <w:top w:val="none" w:sz="0" w:space="0" w:color="auto"/>
            <w:left w:val="none" w:sz="0" w:space="0" w:color="auto"/>
            <w:bottom w:val="none" w:sz="0" w:space="0" w:color="auto"/>
            <w:right w:val="none" w:sz="0" w:space="0" w:color="auto"/>
          </w:divBdr>
        </w:div>
        <w:div w:id="1322582998">
          <w:marLeft w:val="480"/>
          <w:marRight w:val="0"/>
          <w:marTop w:val="0"/>
          <w:marBottom w:val="0"/>
          <w:divBdr>
            <w:top w:val="none" w:sz="0" w:space="0" w:color="auto"/>
            <w:left w:val="none" w:sz="0" w:space="0" w:color="auto"/>
            <w:bottom w:val="none" w:sz="0" w:space="0" w:color="auto"/>
            <w:right w:val="none" w:sz="0" w:space="0" w:color="auto"/>
          </w:divBdr>
        </w:div>
        <w:div w:id="1328900115">
          <w:marLeft w:val="480"/>
          <w:marRight w:val="0"/>
          <w:marTop w:val="0"/>
          <w:marBottom w:val="0"/>
          <w:divBdr>
            <w:top w:val="none" w:sz="0" w:space="0" w:color="auto"/>
            <w:left w:val="none" w:sz="0" w:space="0" w:color="auto"/>
            <w:bottom w:val="none" w:sz="0" w:space="0" w:color="auto"/>
            <w:right w:val="none" w:sz="0" w:space="0" w:color="auto"/>
          </w:divBdr>
        </w:div>
        <w:div w:id="1336304103">
          <w:marLeft w:val="480"/>
          <w:marRight w:val="0"/>
          <w:marTop w:val="0"/>
          <w:marBottom w:val="0"/>
          <w:divBdr>
            <w:top w:val="none" w:sz="0" w:space="0" w:color="auto"/>
            <w:left w:val="none" w:sz="0" w:space="0" w:color="auto"/>
            <w:bottom w:val="none" w:sz="0" w:space="0" w:color="auto"/>
            <w:right w:val="none" w:sz="0" w:space="0" w:color="auto"/>
          </w:divBdr>
        </w:div>
        <w:div w:id="1338852478">
          <w:marLeft w:val="480"/>
          <w:marRight w:val="0"/>
          <w:marTop w:val="0"/>
          <w:marBottom w:val="0"/>
          <w:divBdr>
            <w:top w:val="none" w:sz="0" w:space="0" w:color="auto"/>
            <w:left w:val="none" w:sz="0" w:space="0" w:color="auto"/>
            <w:bottom w:val="none" w:sz="0" w:space="0" w:color="auto"/>
            <w:right w:val="none" w:sz="0" w:space="0" w:color="auto"/>
          </w:divBdr>
        </w:div>
        <w:div w:id="1343972230">
          <w:marLeft w:val="480"/>
          <w:marRight w:val="0"/>
          <w:marTop w:val="0"/>
          <w:marBottom w:val="0"/>
          <w:divBdr>
            <w:top w:val="none" w:sz="0" w:space="0" w:color="auto"/>
            <w:left w:val="none" w:sz="0" w:space="0" w:color="auto"/>
            <w:bottom w:val="none" w:sz="0" w:space="0" w:color="auto"/>
            <w:right w:val="none" w:sz="0" w:space="0" w:color="auto"/>
          </w:divBdr>
        </w:div>
        <w:div w:id="1468546943">
          <w:marLeft w:val="480"/>
          <w:marRight w:val="0"/>
          <w:marTop w:val="0"/>
          <w:marBottom w:val="0"/>
          <w:divBdr>
            <w:top w:val="none" w:sz="0" w:space="0" w:color="auto"/>
            <w:left w:val="none" w:sz="0" w:space="0" w:color="auto"/>
            <w:bottom w:val="none" w:sz="0" w:space="0" w:color="auto"/>
            <w:right w:val="none" w:sz="0" w:space="0" w:color="auto"/>
          </w:divBdr>
        </w:div>
        <w:div w:id="1568952274">
          <w:marLeft w:val="480"/>
          <w:marRight w:val="0"/>
          <w:marTop w:val="0"/>
          <w:marBottom w:val="0"/>
          <w:divBdr>
            <w:top w:val="none" w:sz="0" w:space="0" w:color="auto"/>
            <w:left w:val="none" w:sz="0" w:space="0" w:color="auto"/>
            <w:bottom w:val="none" w:sz="0" w:space="0" w:color="auto"/>
            <w:right w:val="none" w:sz="0" w:space="0" w:color="auto"/>
          </w:divBdr>
        </w:div>
        <w:div w:id="1610045984">
          <w:marLeft w:val="480"/>
          <w:marRight w:val="0"/>
          <w:marTop w:val="0"/>
          <w:marBottom w:val="0"/>
          <w:divBdr>
            <w:top w:val="none" w:sz="0" w:space="0" w:color="auto"/>
            <w:left w:val="none" w:sz="0" w:space="0" w:color="auto"/>
            <w:bottom w:val="none" w:sz="0" w:space="0" w:color="auto"/>
            <w:right w:val="none" w:sz="0" w:space="0" w:color="auto"/>
          </w:divBdr>
        </w:div>
        <w:div w:id="1610771586">
          <w:marLeft w:val="480"/>
          <w:marRight w:val="0"/>
          <w:marTop w:val="0"/>
          <w:marBottom w:val="0"/>
          <w:divBdr>
            <w:top w:val="none" w:sz="0" w:space="0" w:color="auto"/>
            <w:left w:val="none" w:sz="0" w:space="0" w:color="auto"/>
            <w:bottom w:val="none" w:sz="0" w:space="0" w:color="auto"/>
            <w:right w:val="none" w:sz="0" w:space="0" w:color="auto"/>
          </w:divBdr>
        </w:div>
        <w:div w:id="1624726832">
          <w:marLeft w:val="480"/>
          <w:marRight w:val="0"/>
          <w:marTop w:val="0"/>
          <w:marBottom w:val="0"/>
          <w:divBdr>
            <w:top w:val="none" w:sz="0" w:space="0" w:color="auto"/>
            <w:left w:val="none" w:sz="0" w:space="0" w:color="auto"/>
            <w:bottom w:val="none" w:sz="0" w:space="0" w:color="auto"/>
            <w:right w:val="none" w:sz="0" w:space="0" w:color="auto"/>
          </w:divBdr>
        </w:div>
        <w:div w:id="1652825487">
          <w:marLeft w:val="480"/>
          <w:marRight w:val="0"/>
          <w:marTop w:val="0"/>
          <w:marBottom w:val="0"/>
          <w:divBdr>
            <w:top w:val="none" w:sz="0" w:space="0" w:color="auto"/>
            <w:left w:val="none" w:sz="0" w:space="0" w:color="auto"/>
            <w:bottom w:val="none" w:sz="0" w:space="0" w:color="auto"/>
            <w:right w:val="none" w:sz="0" w:space="0" w:color="auto"/>
          </w:divBdr>
        </w:div>
        <w:div w:id="1720855362">
          <w:marLeft w:val="480"/>
          <w:marRight w:val="0"/>
          <w:marTop w:val="0"/>
          <w:marBottom w:val="0"/>
          <w:divBdr>
            <w:top w:val="none" w:sz="0" w:space="0" w:color="auto"/>
            <w:left w:val="none" w:sz="0" w:space="0" w:color="auto"/>
            <w:bottom w:val="none" w:sz="0" w:space="0" w:color="auto"/>
            <w:right w:val="none" w:sz="0" w:space="0" w:color="auto"/>
          </w:divBdr>
        </w:div>
        <w:div w:id="1807504319">
          <w:marLeft w:val="480"/>
          <w:marRight w:val="0"/>
          <w:marTop w:val="0"/>
          <w:marBottom w:val="0"/>
          <w:divBdr>
            <w:top w:val="none" w:sz="0" w:space="0" w:color="auto"/>
            <w:left w:val="none" w:sz="0" w:space="0" w:color="auto"/>
            <w:bottom w:val="none" w:sz="0" w:space="0" w:color="auto"/>
            <w:right w:val="none" w:sz="0" w:space="0" w:color="auto"/>
          </w:divBdr>
        </w:div>
        <w:div w:id="1864973496">
          <w:marLeft w:val="480"/>
          <w:marRight w:val="0"/>
          <w:marTop w:val="0"/>
          <w:marBottom w:val="0"/>
          <w:divBdr>
            <w:top w:val="none" w:sz="0" w:space="0" w:color="auto"/>
            <w:left w:val="none" w:sz="0" w:space="0" w:color="auto"/>
            <w:bottom w:val="none" w:sz="0" w:space="0" w:color="auto"/>
            <w:right w:val="none" w:sz="0" w:space="0" w:color="auto"/>
          </w:divBdr>
        </w:div>
        <w:div w:id="1866750080">
          <w:marLeft w:val="480"/>
          <w:marRight w:val="0"/>
          <w:marTop w:val="0"/>
          <w:marBottom w:val="0"/>
          <w:divBdr>
            <w:top w:val="none" w:sz="0" w:space="0" w:color="auto"/>
            <w:left w:val="none" w:sz="0" w:space="0" w:color="auto"/>
            <w:bottom w:val="none" w:sz="0" w:space="0" w:color="auto"/>
            <w:right w:val="none" w:sz="0" w:space="0" w:color="auto"/>
          </w:divBdr>
        </w:div>
        <w:div w:id="1892376963">
          <w:marLeft w:val="480"/>
          <w:marRight w:val="0"/>
          <w:marTop w:val="0"/>
          <w:marBottom w:val="0"/>
          <w:divBdr>
            <w:top w:val="none" w:sz="0" w:space="0" w:color="auto"/>
            <w:left w:val="none" w:sz="0" w:space="0" w:color="auto"/>
            <w:bottom w:val="none" w:sz="0" w:space="0" w:color="auto"/>
            <w:right w:val="none" w:sz="0" w:space="0" w:color="auto"/>
          </w:divBdr>
        </w:div>
        <w:div w:id="1923565073">
          <w:marLeft w:val="480"/>
          <w:marRight w:val="0"/>
          <w:marTop w:val="0"/>
          <w:marBottom w:val="0"/>
          <w:divBdr>
            <w:top w:val="none" w:sz="0" w:space="0" w:color="auto"/>
            <w:left w:val="none" w:sz="0" w:space="0" w:color="auto"/>
            <w:bottom w:val="none" w:sz="0" w:space="0" w:color="auto"/>
            <w:right w:val="none" w:sz="0" w:space="0" w:color="auto"/>
          </w:divBdr>
        </w:div>
        <w:div w:id="1978945679">
          <w:marLeft w:val="480"/>
          <w:marRight w:val="0"/>
          <w:marTop w:val="0"/>
          <w:marBottom w:val="0"/>
          <w:divBdr>
            <w:top w:val="none" w:sz="0" w:space="0" w:color="auto"/>
            <w:left w:val="none" w:sz="0" w:space="0" w:color="auto"/>
            <w:bottom w:val="none" w:sz="0" w:space="0" w:color="auto"/>
            <w:right w:val="none" w:sz="0" w:space="0" w:color="auto"/>
          </w:divBdr>
        </w:div>
        <w:div w:id="2054690164">
          <w:marLeft w:val="480"/>
          <w:marRight w:val="0"/>
          <w:marTop w:val="0"/>
          <w:marBottom w:val="0"/>
          <w:divBdr>
            <w:top w:val="none" w:sz="0" w:space="0" w:color="auto"/>
            <w:left w:val="none" w:sz="0" w:space="0" w:color="auto"/>
            <w:bottom w:val="none" w:sz="0" w:space="0" w:color="auto"/>
            <w:right w:val="none" w:sz="0" w:space="0" w:color="auto"/>
          </w:divBdr>
        </w:div>
        <w:div w:id="2088795187">
          <w:marLeft w:val="480"/>
          <w:marRight w:val="0"/>
          <w:marTop w:val="0"/>
          <w:marBottom w:val="0"/>
          <w:divBdr>
            <w:top w:val="none" w:sz="0" w:space="0" w:color="auto"/>
            <w:left w:val="none" w:sz="0" w:space="0" w:color="auto"/>
            <w:bottom w:val="none" w:sz="0" w:space="0" w:color="auto"/>
            <w:right w:val="none" w:sz="0" w:space="0" w:color="auto"/>
          </w:divBdr>
        </w:div>
        <w:div w:id="2114013336">
          <w:marLeft w:val="480"/>
          <w:marRight w:val="0"/>
          <w:marTop w:val="0"/>
          <w:marBottom w:val="0"/>
          <w:divBdr>
            <w:top w:val="none" w:sz="0" w:space="0" w:color="auto"/>
            <w:left w:val="none" w:sz="0" w:space="0" w:color="auto"/>
            <w:bottom w:val="none" w:sz="0" w:space="0" w:color="auto"/>
            <w:right w:val="none" w:sz="0" w:space="0" w:color="auto"/>
          </w:divBdr>
        </w:div>
      </w:divsChild>
    </w:div>
    <w:div w:id="1149597314">
      <w:bodyDiv w:val="1"/>
      <w:marLeft w:val="0"/>
      <w:marRight w:val="0"/>
      <w:marTop w:val="0"/>
      <w:marBottom w:val="0"/>
      <w:divBdr>
        <w:top w:val="none" w:sz="0" w:space="0" w:color="auto"/>
        <w:left w:val="none" w:sz="0" w:space="0" w:color="auto"/>
        <w:bottom w:val="none" w:sz="0" w:space="0" w:color="auto"/>
        <w:right w:val="none" w:sz="0" w:space="0" w:color="auto"/>
      </w:divBdr>
      <w:divsChild>
        <w:div w:id="26834383">
          <w:marLeft w:val="480"/>
          <w:marRight w:val="0"/>
          <w:marTop w:val="0"/>
          <w:marBottom w:val="0"/>
          <w:divBdr>
            <w:top w:val="none" w:sz="0" w:space="0" w:color="auto"/>
            <w:left w:val="none" w:sz="0" w:space="0" w:color="auto"/>
            <w:bottom w:val="none" w:sz="0" w:space="0" w:color="auto"/>
            <w:right w:val="none" w:sz="0" w:space="0" w:color="auto"/>
          </w:divBdr>
        </w:div>
        <w:div w:id="63646757">
          <w:marLeft w:val="480"/>
          <w:marRight w:val="0"/>
          <w:marTop w:val="0"/>
          <w:marBottom w:val="0"/>
          <w:divBdr>
            <w:top w:val="none" w:sz="0" w:space="0" w:color="auto"/>
            <w:left w:val="none" w:sz="0" w:space="0" w:color="auto"/>
            <w:bottom w:val="none" w:sz="0" w:space="0" w:color="auto"/>
            <w:right w:val="none" w:sz="0" w:space="0" w:color="auto"/>
          </w:divBdr>
        </w:div>
        <w:div w:id="65081156">
          <w:marLeft w:val="480"/>
          <w:marRight w:val="0"/>
          <w:marTop w:val="0"/>
          <w:marBottom w:val="0"/>
          <w:divBdr>
            <w:top w:val="none" w:sz="0" w:space="0" w:color="auto"/>
            <w:left w:val="none" w:sz="0" w:space="0" w:color="auto"/>
            <w:bottom w:val="none" w:sz="0" w:space="0" w:color="auto"/>
            <w:right w:val="none" w:sz="0" w:space="0" w:color="auto"/>
          </w:divBdr>
        </w:div>
        <w:div w:id="140385855">
          <w:marLeft w:val="480"/>
          <w:marRight w:val="0"/>
          <w:marTop w:val="0"/>
          <w:marBottom w:val="0"/>
          <w:divBdr>
            <w:top w:val="none" w:sz="0" w:space="0" w:color="auto"/>
            <w:left w:val="none" w:sz="0" w:space="0" w:color="auto"/>
            <w:bottom w:val="none" w:sz="0" w:space="0" w:color="auto"/>
            <w:right w:val="none" w:sz="0" w:space="0" w:color="auto"/>
          </w:divBdr>
        </w:div>
        <w:div w:id="143015907">
          <w:marLeft w:val="480"/>
          <w:marRight w:val="0"/>
          <w:marTop w:val="0"/>
          <w:marBottom w:val="0"/>
          <w:divBdr>
            <w:top w:val="none" w:sz="0" w:space="0" w:color="auto"/>
            <w:left w:val="none" w:sz="0" w:space="0" w:color="auto"/>
            <w:bottom w:val="none" w:sz="0" w:space="0" w:color="auto"/>
            <w:right w:val="none" w:sz="0" w:space="0" w:color="auto"/>
          </w:divBdr>
        </w:div>
        <w:div w:id="183715737">
          <w:marLeft w:val="480"/>
          <w:marRight w:val="0"/>
          <w:marTop w:val="0"/>
          <w:marBottom w:val="0"/>
          <w:divBdr>
            <w:top w:val="none" w:sz="0" w:space="0" w:color="auto"/>
            <w:left w:val="none" w:sz="0" w:space="0" w:color="auto"/>
            <w:bottom w:val="none" w:sz="0" w:space="0" w:color="auto"/>
            <w:right w:val="none" w:sz="0" w:space="0" w:color="auto"/>
          </w:divBdr>
        </w:div>
        <w:div w:id="192153861">
          <w:marLeft w:val="480"/>
          <w:marRight w:val="0"/>
          <w:marTop w:val="0"/>
          <w:marBottom w:val="0"/>
          <w:divBdr>
            <w:top w:val="none" w:sz="0" w:space="0" w:color="auto"/>
            <w:left w:val="none" w:sz="0" w:space="0" w:color="auto"/>
            <w:bottom w:val="none" w:sz="0" w:space="0" w:color="auto"/>
            <w:right w:val="none" w:sz="0" w:space="0" w:color="auto"/>
          </w:divBdr>
        </w:div>
        <w:div w:id="198737342">
          <w:marLeft w:val="480"/>
          <w:marRight w:val="0"/>
          <w:marTop w:val="0"/>
          <w:marBottom w:val="0"/>
          <w:divBdr>
            <w:top w:val="none" w:sz="0" w:space="0" w:color="auto"/>
            <w:left w:val="none" w:sz="0" w:space="0" w:color="auto"/>
            <w:bottom w:val="none" w:sz="0" w:space="0" w:color="auto"/>
            <w:right w:val="none" w:sz="0" w:space="0" w:color="auto"/>
          </w:divBdr>
        </w:div>
        <w:div w:id="223488255">
          <w:marLeft w:val="480"/>
          <w:marRight w:val="0"/>
          <w:marTop w:val="0"/>
          <w:marBottom w:val="0"/>
          <w:divBdr>
            <w:top w:val="none" w:sz="0" w:space="0" w:color="auto"/>
            <w:left w:val="none" w:sz="0" w:space="0" w:color="auto"/>
            <w:bottom w:val="none" w:sz="0" w:space="0" w:color="auto"/>
            <w:right w:val="none" w:sz="0" w:space="0" w:color="auto"/>
          </w:divBdr>
        </w:div>
        <w:div w:id="276377282">
          <w:marLeft w:val="480"/>
          <w:marRight w:val="0"/>
          <w:marTop w:val="0"/>
          <w:marBottom w:val="0"/>
          <w:divBdr>
            <w:top w:val="none" w:sz="0" w:space="0" w:color="auto"/>
            <w:left w:val="none" w:sz="0" w:space="0" w:color="auto"/>
            <w:bottom w:val="none" w:sz="0" w:space="0" w:color="auto"/>
            <w:right w:val="none" w:sz="0" w:space="0" w:color="auto"/>
          </w:divBdr>
        </w:div>
        <w:div w:id="355884746">
          <w:marLeft w:val="480"/>
          <w:marRight w:val="0"/>
          <w:marTop w:val="0"/>
          <w:marBottom w:val="0"/>
          <w:divBdr>
            <w:top w:val="none" w:sz="0" w:space="0" w:color="auto"/>
            <w:left w:val="none" w:sz="0" w:space="0" w:color="auto"/>
            <w:bottom w:val="none" w:sz="0" w:space="0" w:color="auto"/>
            <w:right w:val="none" w:sz="0" w:space="0" w:color="auto"/>
          </w:divBdr>
        </w:div>
        <w:div w:id="380596143">
          <w:marLeft w:val="480"/>
          <w:marRight w:val="0"/>
          <w:marTop w:val="0"/>
          <w:marBottom w:val="0"/>
          <w:divBdr>
            <w:top w:val="none" w:sz="0" w:space="0" w:color="auto"/>
            <w:left w:val="none" w:sz="0" w:space="0" w:color="auto"/>
            <w:bottom w:val="none" w:sz="0" w:space="0" w:color="auto"/>
            <w:right w:val="none" w:sz="0" w:space="0" w:color="auto"/>
          </w:divBdr>
        </w:div>
        <w:div w:id="386027502">
          <w:marLeft w:val="480"/>
          <w:marRight w:val="0"/>
          <w:marTop w:val="0"/>
          <w:marBottom w:val="0"/>
          <w:divBdr>
            <w:top w:val="none" w:sz="0" w:space="0" w:color="auto"/>
            <w:left w:val="none" w:sz="0" w:space="0" w:color="auto"/>
            <w:bottom w:val="none" w:sz="0" w:space="0" w:color="auto"/>
            <w:right w:val="none" w:sz="0" w:space="0" w:color="auto"/>
          </w:divBdr>
        </w:div>
        <w:div w:id="426194562">
          <w:marLeft w:val="480"/>
          <w:marRight w:val="0"/>
          <w:marTop w:val="0"/>
          <w:marBottom w:val="0"/>
          <w:divBdr>
            <w:top w:val="none" w:sz="0" w:space="0" w:color="auto"/>
            <w:left w:val="none" w:sz="0" w:space="0" w:color="auto"/>
            <w:bottom w:val="none" w:sz="0" w:space="0" w:color="auto"/>
            <w:right w:val="none" w:sz="0" w:space="0" w:color="auto"/>
          </w:divBdr>
        </w:div>
        <w:div w:id="456023266">
          <w:marLeft w:val="480"/>
          <w:marRight w:val="0"/>
          <w:marTop w:val="0"/>
          <w:marBottom w:val="0"/>
          <w:divBdr>
            <w:top w:val="none" w:sz="0" w:space="0" w:color="auto"/>
            <w:left w:val="none" w:sz="0" w:space="0" w:color="auto"/>
            <w:bottom w:val="none" w:sz="0" w:space="0" w:color="auto"/>
            <w:right w:val="none" w:sz="0" w:space="0" w:color="auto"/>
          </w:divBdr>
        </w:div>
        <w:div w:id="480774593">
          <w:marLeft w:val="480"/>
          <w:marRight w:val="0"/>
          <w:marTop w:val="0"/>
          <w:marBottom w:val="0"/>
          <w:divBdr>
            <w:top w:val="none" w:sz="0" w:space="0" w:color="auto"/>
            <w:left w:val="none" w:sz="0" w:space="0" w:color="auto"/>
            <w:bottom w:val="none" w:sz="0" w:space="0" w:color="auto"/>
            <w:right w:val="none" w:sz="0" w:space="0" w:color="auto"/>
          </w:divBdr>
        </w:div>
        <w:div w:id="513767723">
          <w:marLeft w:val="480"/>
          <w:marRight w:val="0"/>
          <w:marTop w:val="0"/>
          <w:marBottom w:val="0"/>
          <w:divBdr>
            <w:top w:val="none" w:sz="0" w:space="0" w:color="auto"/>
            <w:left w:val="none" w:sz="0" w:space="0" w:color="auto"/>
            <w:bottom w:val="none" w:sz="0" w:space="0" w:color="auto"/>
            <w:right w:val="none" w:sz="0" w:space="0" w:color="auto"/>
          </w:divBdr>
        </w:div>
        <w:div w:id="522330407">
          <w:marLeft w:val="480"/>
          <w:marRight w:val="0"/>
          <w:marTop w:val="0"/>
          <w:marBottom w:val="0"/>
          <w:divBdr>
            <w:top w:val="none" w:sz="0" w:space="0" w:color="auto"/>
            <w:left w:val="none" w:sz="0" w:space="0" w:color="auto"/>
            <w:bottom w:val="none" w:sz="0" w:space="0" w:color="auto"/>
            <w:right w:val="none" w:sz="0" w:space="0" w:color="auto"/>
          </w:divBdr>
        </w:div>
        <w:div w:id="534387307">
          <w:marLeft w:val="480"/>
          <w:marRight w:val="0"/>
          <w:marTop w:val="0"/>
          <w:marBottom w:val="0"/>
          <w:divBdr>
            <w:top w:val="none" w:sz="0" w:space="0" w:color="auto"/>
            <w:left w:val="none" w:sz="0" w:space="0" w:color="auto"/>
            <w:bottom w:val="none" w:sz="0" w:space="0" w:color="auto"/>
            <w:right w:val="none" w:sz="0" w:space="0" w:color="auto"/>
          </w:divBdr>
        </w:div>
        <w:div w:id="535654765">
          <w:marLeft w:val="480"/>
          <w:marRight w:val="0"/>
          <w:marTop w:val="0"/>
          <w:marBottom w:val="0"/>
          <w:divBdr>
            <w:top w:val="none" w:sz="0" w:space="0" w:color="auto"/>
            <w:left w:val="none" w:sz="0" w:space="0" w:color="auto"/>
            <w:bottom w:val="none" w:sz="0" w:space="0" w:color="auto"/>
            <w:right w:val="none" w:sz="0" w:space="0" w:color="auto"/>
          </w:divBdr>
        </w:div>
        <w:div w:id="543296088">
          <w:marLeft w:val="480"/>
          <w:marRight w:val="0"/>
          <w:marTop w:val="0"/>
          <w:marBottom w:val="0"/>
          <w:divBdr>
            <w:top w:val="none" w:sz="0" w:space="0" w:color="auto"/>
            <w:left w:val="none" w:sz="0" w:space="0" w:color="auto"/>
            <w:bottom w:val="none" w:sz="0" w:space="0" w:color="auto"/>
            <w:right w:val="none" w:sz="0" w:space="0" w:color="auto"/>
          </w:divBdr>
        </w:div>
        <w:div w:id="658583752">
          <w:marLeft w:val="480"/>
          <w:marRight w:val="0"/>
          <w:marTop w:val="0"/>
          <w:marBottom w:val="0"/>
          <w:divBdr>
            <w:top w:val="none" w:sz="0" w:space="0" w:color="auto"/>
            <w:left w:val="none" w:sz="0" w:space="0" w:color="auto"/>
            <w:bottom w:val="none" w:sz="0" w:space="0" w:color="auto"/>
            <w:right w:val="none" w:sz="0" w:space="0" w:color="auto"/>
          </w:divBdr>
        </w:div>
        <w:div w:id="662977433">
          <w:marLeft w:val="480"/>
          <w:marRight w:val="0"/>
          <w:marTop w:val="0"/>
          <w:marBottom w:val="0"/>
          <w:divBdr>
            <w:top w:val="none" w:sz="0" w:space="0" w:color="auto"/>
            <w:left w:val="none" w:sz="0" w:space="0" w:color="auto"/>
            <w:bottom w:val="none" w:sz="0" w:space="0" w:color="auto"/>
            <w:right w:val="none" w:sz="0" w:space="0" w:color="auto"/>
          </w:divBdr>
        </w:div>
        <w:div w:id="676731084">
          <w:marLeft w:val="480"/>
          <w:marRight w:val="0"/>
          <w:marTop w:val="0"/>
          <w:marBottom w:val="0"/>
          <w:divBdr>
            <w:top w:val="none" w:sz="0" w:space="0" w:color="auto"/>
            <w:left w:val="none" w:sz="0" w:space="0" w:color="auto"/>
            <w:bottom w:val="none" w:sz="0" w:space="0" w:color="auto"/>
            <w:right w:val="none" w:sz="0" w:space="0" w:color="auto"/>
          </w:divBdr>
        </w:div>
        <w:div w:id="768475207">
          <w:marLeft w:val="480"/>
          <w:marRight w:val="0"/>
          <w:marTop w:val="0"/>
          <w:marBottom w:val="0"/>
          <w:divBdr>
            <w:top w:val="none" w:sz="0" w:space="0" w:color="auto"/>
            <w:left w:val="none" w:sz="0" w:space="0" w:color="auto"/>
            <w:bottom w:val="none" w:sz="0" w:space="0" w:color="auto"/>
            <w:right w:val="none" w:sz="0" w:space="0" w:color="auto"/>
          </w:divBdr>
        </w:div>
        <w:div w:id="793913124">
          <w:marLeft w:val="480"/>
          <w:marRight w:val="0"/>
          <w:marTop w:val="0"/>
          <w:marBottom w:val="0"/>
          <w:divBdr>
            <w:top w:val="none" w:sz="0" w:space="0" w:color="auto"/>
            <w:left w:val="none" w:sz="0" w:space="0" w:color="auto"/>
            <w:bottom w:val="none" w:sz="0" w:space="0" w:color="auto"/>
            <w:right w:val="none" w:sz="0" w:space="0" w:color="auto"/>
          </w:divBdr>
        </w:div>
        <w:div w:id="800882297">
          <w:marLeft w:val="480"/>
          <w:marRight w:val="0"/>
          <w:marTop w:val="0"/>
          <w:marBottom w:val="0"/>
          <w:divBdr>
            <w:top w:val="none" w:sz="0" w:space="0" w:color="auto"/>
            <w:left w:val="none" w:sz="0" w:space="0" w:color="auto"/>
            <w:bottom w:val="none" w:sz="0" w:space="0" w:color="auto"/>
            <w:right w:val="none" w:sz="0" w:space="0" w:color="auto"/>
          </w:divBdr>
        </w:div>
        <w:div w:id="800927475">
          <w:marLeft w:val="480"/>
          <w:marRight w:val="0"/>
          <w:marTop w:val="0"/>
          <w:marBottom w:val="0"/>
          <w:divBdr>
            <w:top w:val="none" w:sz="0" w:space="0" w:color="auto"/>
            <w:left w:val="none" w:sz="0" w:space="0" w:color="auto"/>
            <w:bottom w:val="none" w:sz="0" w:space="0" w:color="auto"/>
            <w:right w:val="none" w:sz="0" w:space="0" w:color="auto"/>
          </w:divBdr>
        </w:div>
        <w:div w:id="815074273">
          <w:marLeft w:val="480"/>
          <w:marRight w:val="0"/>
          <w:marTop w:val="0"/>
          <w:marBottom w:val="0"/>
          <w:divBdr>
            <w:top w:val="none" w:sz="0" w:space="0" w:color="auto"/>
            <w:left w:val="none" w:sz="0" w:space="0" w:color="auto"/>
            <w:bottom w:val="none" w:sz="0" w:space="0" w:color="auto"/>
            <w:right w:val="none" w:sz="0" w:space="0" w:color="auto"/>
          </w:divBdr>
        </w:div>
        <w:div w:id="856191462">
          <w:marLeft w:val="480"/>
          <w:marRight w:val="0"/>
          <w:marTop w:val="0"/>
          <w:marBottom w:val="0"/>
          <w:divBdr>
            <w:top w:val="none" w:sz="0" w:space="0" w:color="auto"/>
            <w:left w:val="none" w:sz="0" w:space="0" w:color="auto"/>
            <w:bottom w:val="none" w:sz="0" w:space="0" w:color="auto"/>
            <w:right w:val="none" w:sz="0" w:space="0" w:color="auto"/>
          </w:divBdr>
        </w:div>
        <w:div w:id="858004074">
          <w:marLeft w:val="480"/>
          <w:marRight w:val="0"/>
          <w:marTop w:val="0"/>
          <w:marBottom w:val="0"/>
          <w:divBdr>
            <w:top w:val="none" w:sz="0" w:space="0" w:color="auto"/>
            <w:left w:val="none" w:sz="0" w:space="0" w:color="auto"/>
            <w:bottom w:val="none" w:sz="0" w:space="0" w:color="auto"/>
            <w:right w:val="none" w:sz="0" w:space="0" w:color="auto"/>
          </w:divBdr>
        </w:div>
        <w:div w:id="887687946">
          <w:marLeft w:val="480"/>
          <w:marRight w:val="0"/>
          <w:marTop w:val="0"/>
          <w:marBottom w:val="0"/>
          <w:divBdr>
            <w:top w:val="none" w:sz="0" w:space="0" w:color="auto"/>
            <w:left w:val="none" w:sz="0" w:space="0" w:color="auto"/>
            <w:bottom w:val="none" w:sz="0" w:space="0" w:color="auto"/>
            <w:right w:val="none" w:sz="0" w:space="0" w:color="auto"/>
          </w:divBdr>
        </w:div>
        <w:div w:id="895700539">
          <w:marLeft w:val="480"/>
          <w:marRight w:val="0"/>
          <w:marTop w:val="0"/>
          <w:marBottom w:val="0"/>
          <w:divBdr>
            <w:top w:val="none" w:sz="0" w:space="0" w:color="auto"/>
            <w:left w:val="none" w:sz="0" w:space="0" w:color="auto"/>
            <w:bottom w:val="none" w:sz="0" w:space="0" w:color="auto"/>
            <w:right w:val="none" w:sz="0" w:space="0" w:color="auto"/>
          </w:divBdr>
        </w:div>
        <w:div w:id="897713437">
          <w:marLeft w:val="480"/>
          <w:marRight w:val="0"/>
          <w:marTop w:val="0"/>
          <w:marBottom w:val="0"/>
          <w:divBdr>
            <w:top w:val="none" w:sz="0" w:space="0" w:color="auto"/>
            <w:left w:val="none" w:sz="0" w:space="0" w:color="auto"/>
            <w:bottom w:val="none" w:sz="0" w:space="0" w:color="auto"/>
            <w:right w:val="none" w:sz="0" w:space="0" w:color="auto"/>
          </w:divBdr>
        </w:div>
        <w:div w:id="922569734">
          <w:marLeft w:val="480"/>
          <w:marRight w:val="0"/>
          <w:marTop w:val="0"/>
          <w:marBottom w:val="0"/>
          <w:divBdr>
            <w:top w:val="none" w:sz="0" w:space="0" w:color="auto"/>
            <w:left w:val="none" w:sz="0" w:space="0" w:color="auto"/>
            <w:bottom w:val="none" w:sz="0" w:space="0" w:color="auto"/>
            <w:right w:val="none" w:sz="0" w:space="0" w:color="auto"/>
          </w:divBdr>
        </w:div>
        <w:div w:id="1007901063">
          <w:marLeft w:val="480"/>
          <w:marRight w:val="0"/>
          <w:marTop w:val="0"/>
          <w:marBottom w:val="0"/>
          <w:divBdr>
            <w:top w:val="none" w:sz="0" w:space="0" w:color="auto"/>
            <w:left w:val="none" w:sz="0" w:space="0" w:color="auto"/>
            <w:bottom w:val="none" w:sz="0" w:space="0" w:color="auto"/>
            <w:right w:val="none" w:sz="0" w:space="0" w:color="auto"/>
          </w:divBdr>
        </w:div>
        <w:div w:id="1060984960">
          <w:marLeft w:val="480"/>
          <w:marRight w:val="0"/>
          <w:marTop w:val="0"/>
          <w:marBottom w:val="0"/>
          <w:divBdr>
            <w:top w:val="none" w:sz="0" w:space="0" w:color="auto"/>
            <w:left w:val="none" w:sz="0" w:space="0" w:color="auto"/>
            <w:bottom w:val="none" w:sz="0" w:space="0" w:color="auto"/>
            <w:right w:val="none" w:sz="0" w:space="0" w:color="auto"/>
          </w:divBdr>
        </w:div>
        <w:div w:id="1064717753">
          <w:marLeft w:val="480"/>
          <w:marRight w:val="0"/>
          <w:marTop w:val="0"/>
          <w:marBottom w:val="0"/>
          <w:divBdr>
            <w:top w:val="none" w:sz="0" w:space="0" w:color="auto"/>
            <w:left w:val="none" w:sz="0" w:space="0" w:color="auto"/>
            <w:bottom w:val="none" w:sz="0" w:space="0" w:color="auto"/>
            <w:right w:val="none" w:sz="0" w:space="0" w:color="auto"/>
          </w:divBdr>
        </w:div>
        <w:div w:id="1067652952">
          <w:marLeft w:val="480"/>
          <w:marRight w:val="0"/>
          <w:marTop w:val="0"/>
          <w:marBottom w:val="0"/>
          <w:divBdr>
            <w:top w:val="none" w:sz="0" w:space="0" w:color="auto"/>
            <w:left w:val="none" w:sz="0" w:space="0" w:color="auto"/>
            <w:bottom w:val="none" w:sz="0" w:space="0" w:color="auto"/>
            <w:right w:val="none" w:sz="0" w:space="0" w:color="auto"/>
          </w:divBdr>
        </w:div>
        <w:div w:id="1083070073">
          <w:marLeft w:val="480"/>
          <w:marRight w:val="0"/>
          <w:marTop w:val="0"/>
          <w:marBottom w:val="0"/>
          <w:divBdr>
            <w:top w:val="none" w:sz="0" w:space="0" w:color="auto"/>
            <w:left w:val="none" w:sz="0" w:space="0" w:color="auto"/>
            <w:bottom w:val="none" w:sz="0" w:space="0" w:color="auto"/>
            <w:right w:val="none" w:sz="0" w:space="0" w:color="auto"/>
          </w:divBdr>
        </w:div>
        <w:div w:id="1085303729">
          <w:marLeft w:val="480"/>
          <w:marRight w:val="0"/>
          <w:marTop w:val="0"/>
          <w:marBottom w:val="0"/>
          <w:divBdr>
            <w:top w:val="none" w:sz="0" w:space="0" w:color="auto"/>
            <w:left w:val="none" w:sz="0" w:space="0" w:color="auto"/>
            <w:bottom w:val="none" w:sz="0" w:space="0" w:color="auto"/>
            <w:right w:val="none" w:sz="0" w:space="0" w:color="auto"/>
          </w:divBdr>
        </w:div>
        <w:div w:id="1226798800">
          <w:marLeft w:val="480"/>
          <w:marRight w:val="0"/>
          <w:marTop w:val="0"/>
          <w:marBottom w:val="0"/>
          <w:divBdr>
            <w:top w:val="none" w:sz="0" w:space="0" w:color="auto"/>
            <w:left w:val="none" w:sz="0" w:space="0" w:color="auto"/>
            <w:bottom w:val="none" w:sz="0" w:space="0" w:color="auto"/>
            <w:right w:val="none" w:sz="0" w:space="0" w:color="auto"/>
          </w:divBdr>
        </w:div>
        <w:div w:id="1248268236">
          <w:marLeft w:val="480"/>
          <w:marRight w:val="0"/>
          <w:marTop w:val="0"/>
          <w:marBottom w:val="0"/>
          <w:divBdr>
            <w:top w:val="none" w:sz="0" w:space="0" w:color="auto"/>
            <w:left w:val="none" w:sz="0" w:space="0" w:color="auto"/>
            <w:bottom w:val="none" w:sz="0" w:space="0" w:color="auto"/>
            <w:right w:val="none" w:sz="0" w:space="0" w:color="auto"/>
          </w:divBdr>
        </w:div>
        <w:div w:id="1299605281">
          <w:marLeft w:val="480"/>
          <w:marRight w:val="0"/>
          <w:marTop w:val="0"/>
          <w:marBottom w:val="0"/>
          <w:divBdr>
            <w:top w:val="none" w:sz="0" w:space="0" w:color="auto"/>
            <w:left w:val="none" w:sz="0" w:space="0" w:color="auto"/>
            <w:bottom w:val="none" w:sz="0" w:space="0" w:color="auto"/>
            <w:right w:val="none" w:sz="0" w:space="0" w:color="auto"/>
          </w:divBdr>
        </w:div>
        <w:div w:id="1317686425">
          <w:marLeft w:val="480"/>
          <w:marRight w:val="0"/>
          <w:marTop w:val="0"/>
          <w:marBottom w:val="0"/>
          <w:divBdr>
            <w:top w:val="none" w:sz="0" w:space="0" w:color="auto"/>
            <w:left w:val="none" w:sz="0" w:space="0" w:color="auto"/>
            <w:bottom w:val="none" w:sz="0" w:space="0" w:color="auto"/>
            <w:right w:val="none" w:sz="0" w:space="0" w:color="auto"/>
          </w:divBdr>
        </w:div>
        <w:div w:id="1473717960">
          <w:marLeft w:val="480"/>
          <w:marRight w:val="0"/>
          <w:marTop w:val="0"/>
          <w:marBottom w:val="0"/>
          <w:divBdr>
            <w:top w:val="none" w:sz="0" w:space="0" w:color="auto"/>
            <w:left w:val="none" w:sz="0" w:space="0" w:color="auto"/>
            <w:bottom w:val="none" w:sz="0" w:space="0" w:color="auto"/>
            <w:right w:val="none" w:sz="0" w:space="0" w:color="auto"/>
          </w:divBdr>
        </w:div>
        <w:div w:id="1601259880">
          <w:marLeft w:val="480"/>
          <w:marRight w:val="0"/>
          <w:marTop w:val="0"/>
          <w:marBottom w:val="0"/>
          <w:divBdr>
            <w:top w:val="none" w:sz="0" w:space="0" w:color="auto"/>
            <w:left w:val="none" w:sz="0" w:space="0" w:color="auto"/>
            <w:bottom w:val="none" w:sz="0" w:space="0" w:color="auto"/>
            <w:right w:val="none" w:sz="0" w:space="0" w:color="auto"/>
          </w:divBdr>
        </w:div>
        <w:div w:id="1603102326">
          <w:marLeft w:val="480"/>
          <w:marRight w:val="0"/>
          <w:marTop w:val="0"/>
          <w:marBottom w:val="0"/>
          <w:divBdr>
            <w:top w:val="none" w:sz="0" w:space="0" w:color="auto"/>
            <w:left w:val="none" w:sz="0" w:space="0" w:color="auto"/>
            <w:bottom w:val="none" w:sz="0" w:space="0" w:color="auto"/>
            <w:right w:val="none" w:sz="0" w:space="0" w:color="auto"/>
          </w:divBdr>
        </w:div>
        <w:div w:id="1605108836">
          <w:marLeft w:val="480"/>
          <w:marRight w:val="0"/>
          <w:marTop w:val="0"/>
          <w:marBottom w:val="0"/>
          <w:divBdr>
            <w:top w:val="none" w:sz="0" w:space="0" w:color="auto"/>
            <w:left w:val="none" w:sz="0" w:space="0" w:color="auto"/>
            <w:bottom w:val="none" w:sz="0" w:space="0" w:color="auto"/>
            <w:right w:val="none" w:sz="0" w:space="0" w:color="auto"/>
          </w:divBdr>
        </w:div>
        <w:div w:id="1616253056">
          <w:marLeft w:val="480"/>
          <w:marRight w:val="0"/>
          <w:marTop w:val="0"/>
          <w:marBottom w:val="0"/>
          <w:divBdr>
            <w:top w:val="none" w:sz="0" w:space="0" w:color="auto"/>
            <w:left w:val="none" w:sz="0" w:space="0" w:color="auto"/>
            <w:bottom w:val="none" w:sz="0" w:space="0" w:color="auto"/>
            <w:right w:val="none" w:sz="0" w:space="0" w:color="auto"/>
          </w:divBdr>
        </w:div>
        <w:div w:id="1652909526">
          <w:marLeft w:val="480"/>
          <w:marRight w:val="0"/>
          <w:marTop w:val="0"/>
          <w:marBottom w:val="0"/>
          <w:divBdr>
            <w:top w:val="none" w:sz="0" w:space="0" w:color="auto"/>
            <w:left w:val="none" w:sz="0" w:space="0" w:color="auto"/>
            <w:bottom w:val="none" w:sz="0" w:space="0" w:color="auto"/>
            <w:right w:val="none" w:sz="0" w:space="0" w:color="auto"/>
          </w:divBdr>
        </w:div>
        <w:div w:id="1658148567">
          <w:marLeft w:val="480"/>
          <w:marRight w:val="0"/>
          <w:marTop w:val="0"/>
          <w:marBottom w:val="0"/>
          <w:divBdr>
            <w:top w:val="none" w:sz="0" w:space="0" w:color="auto"/>
            <w:left w:val="none" w:sz="0" w:space="0" w:color="auto"/>
            <w:bottom w:val="none" w:sz="0" w:space="0" w:color="auto"/>
            <w:right w:val="none" w:sz="0" w:space="0" w:color="auto"/>
          </w:divBdr>
        </w:div>
        <w:div w:id="1778062861">
          <w:marLeft w:val="480"/>
          <w:marRight w:val="0"/>
          <w:marTop w:val="0"/>
          <w:marBottom w:val="0"/>
          <w:divBdr>
            <w:top w:val="none" w:sz="0" w:space="0" w:color="auto"/>
            <w:left w:val="none" w:sz="0" w:space="0" w:color="auto"/>
            <w:bottom w:val="none" w:sz="0" w:space="0" w:color="auto"/>
            <w:right w:val="none" w:sz="0" w:space="0" w:color="auto"/>
          </w:divBdr>
        </w:div>
        <w:div w:id="1827936937">
          <w:marLeft w:val="480"/>
          <w:marRight w:val="0"/>
          <w:marTop w:val="0"/>
          <w:marBottom w:val="0"/>
          <w:divBdr>
            <w:top w:val="none" w:sz="0" w:space="0" w:color="auto"/>
            <w:left w:val="none" w:sz="0" w:space="0" w:color="auto"/>
            <w:bottom w:val="none" w:sz="0" w:space="0" w:color="auto"/>
            <w:right w:val="none" w:sz="0" w:space="0" w:color="auto"/>
          </w:divBdr>
        </w:div>
        <w:div w:id="1828326823">
          <w:marLeft w:val="480"/>
          <w:marRight w:val="0"/>
          <w:marTop w:val="0"/>
          <w:marBottom w:val="0"/>
          <w:divBdr>
            <w:top w:val="none" w:sz="0" w:space="0" w:color="auto"/>
            <w:left w:val="none" w:sz="0" w:space="0" w:color="auto"/>
            <w:bottom w:val="none" w:sz="0" w:space="0" w:color="auto"/>
            <w:right w:val="none" w:sz="0" w:space="0" w:color="auto"/>
          </w:divBdr>
        </w:div>
        <w:div w:id="1831016229">
          <w:marLeft w:val="480"/>
          <w:marRight w:val="0"/>
          <w:marTop w:val="0"/>
          <w:marBottom w:val="0"/>
          <w:divBdr>
            <w:top w:val="none" w:sz="0" w:space="0" w:color="auto"/>
            <w:left w:val="none" w:sz="0" w:space="0" w:color="auto"/>
            <w:bottom w:val="none" w:sz="0" w:space="0" w:color="auto"/>
            <w:right w:val="none" w:sz="0" w:space="0" w:color="auto"/>
          </w:divBdr>
        </w:div>
        <w:div w:id="1855456867">
          <w:marLeft w:val="480"/>
          <w:marRight w:val="0"/>
          <w:marTop w:val="0"/>
          <w:marBottom w:val="0"/>
          <w:divBdr>
            <w:top w:val="none" w:sz="0" w:space="0" w:color="auto"/>
            <w:left w:val="none" w:sz="0" w:space="0" w:color="auto"/>
            <w:bottom w:val="none" w:sz="0" w:space="0" w:color="auto"/>
            <w:right w:val="none" w:sz="0" w:space="0" w:color="auto"/>
          </w:divBdr>
        </w:div>
        <w:div w:id="1864589870">
          <w:marLeft w:val="480"/>
          <w:marRight w:val="0"/>
          <w:marTop w:val="0"/>
          <w:marBottom w:val="0"/>
          <w:divBdr>
            <w:top w:val="none" w:sz="0" w:space="0" w:color="auto"/>
            <w:left w:val="none" w:sz="0" w:space="0" w:color="auto"/>
            <w:bottom w:val="none" w:sz="0" w:space="0" w:color="auto"/>
            <w:right w:val="none" w:sz="0" w:space="0" w:color="auto"/>
          </w:divBdr>
        </w:div>
        <w:div w:id="1878082178">
          <w:marLeft w:val="480"/>
          <w:marRight w:val="0"/>
          <w:marTop w:val="0"/>
          <w:marBottom w:val="0"/>
          <w:divBdr>
            <w:top w:val="none" w:sz="0" w:space="0" w:color="auto"/>
            <w:left w:val="none" w:sz="0" w:space="0" w:color="auto"/>
            <w:bottom w:val="none" w:sz="0" w:space="0" w:color="auto"/>
            <w:right w:val="none" w:sz="0" w:space="0" w:color="auto"/>
          </w:divBdr>
        </w:div>
        <w:div w:id="1885750895">
          <w:marLeft w:val="480"/>
          <w:marRight w:val="0"/>
          <w:marTop w:val="0"/>
          <w:marBottom w:val="0"/>
          <w:divBdr>
            <w:top w:val="none" w:sz="0" w:space="0" w:color="auto"/>
            <w:left w:val="none" w:sz="0" w:space="0" w:color="auto"/>
            <w:bottom w:val="none" w:sz="0" w:space="0" w:color="auto"/>
            <w:right w:val="none" w:sz="0" w:space="0" w:color="auto"/>
          </w:divBdr>
        </w:div>
        <w:div w:id="1915821142">
          <w:marLeft w:val="480"/>
          <w:marRight w:val="0"/>
          <w:marTop w:val="0"/>
          <w:marBottom w:val="0"/>
          <w:divBdr>
            <w:top w:val="none" w:sz="0" w:space="0" w:color="auto"/>
            <w:left w:val="none" w:sz="0" w:space="0" w:color="auto"/>
            <w:bottom w:val="none" w:sz="0" w:space="0" w:color="auto"/>
            <w:right w:val="none" w:sz="0" w:space="0" w:color="auto"/>
          </w:divBdr>
        </w:div>
        <w:div w:id="1964537732">
          <w:marLeft w:val="480"/>
          <w:marRight w:val="0"/>
          <w:marTop w:val="0"/>
          <w:marBottom w:val="0"/>
          <w:divBdr>
            <w:top w:val="none" w:sz="0" w:space="0" w:color="auto"/>
            <w:left w:val="none" w:sz="0" w:space="0" w:color="auto"/>
            <w:bottom w:val="none" w:sz="0" w:space="0" w:color="auto"/>
            <w:right w:val="none" w:sz="0" w:space="0" w:color="auto"/>
          </w:divBdr>
        </w:div>
        <w:div w:id="1969820939">
          <w:marLeft w:val="480"/>
          <w:marRight w:val="0"/>
          <w:marTop w:val="0"/>
          <w:marBottom w:val="0"/>
          <w:divBdr>
            <w:top w:val="none" w:sz="0" w:space="0" w:color="auto"/>
            <w:left w:val="none" w:sz="0" w:space="0" w:color="auto"/>
            <w:bottom w:val="none" w:sz="0" w:space="0" w:color="auto"/>
            <w:right w:val="none" w:sz="0" w:space="0" w:color="auto"/>
          </w:divBdr>
        </w:div>
        <w:div w:id="1971782293">
          <w:marLeft w:val="480"/>
          <w:marRight w:val="0"/>
          <w:marTop w:val="0"/>
          <w:marBottom w:val="0"/>
          <w:divBdr>
            <w:top w:val="none" w:sz="0" w:space="0" w:color="auto"/>
            <w:left w:val="none" w:sz="0" w:space="0" w:color="auto"/>
            <w:bottom w:val="none" w:sz="0" w:space="0" w:color="auto"/>
            <w:right w:val="none" w:sz="0" w:space="0" w:color="auto"/>
          </w:divBdr>
        </w:div>
        <w:div w:id="1977107033">
          <w:marLeft w:val="480"/>
          <w:marRight w:val="0"/>
          <w:marTop w:val="0"/>
          <w:marBottom w:val="0"/>
          <w:divBdr>
            <w:top w:val="none" w:sz="0" w:space="0" w:color="auto"/>
            <w:left w:val="none" w:sz="0" w:space="0" w:color="auto"/>
            <w:bottom w:val="none" w:sz="0" w:space="0" w:color="auto"/>
            <w:right w:val="none" w:sz="0" w:space="0" w:color="auto"/>
          </w:divBdr>
        </w:div>
        <w:div w:id="1994017737">
          <w:marLeft w:val="480"/>
          <w:marRight w:val="0"/>
          <w:marTop w:val="0"/>
          <w:marBottom w:val="0"/>
          <w:divBdr>
            <w:top w:val="none" w:sz="0" w:space="0" w:color="auto"/>
            <w:left w:val="none" w:sz="0" w:space="0" w:color="auto"/>
            <w:bottom w:val="none" w:sz="0" w:space="0" w:color="auto"/>
            <w:right w:val="none" w:sz="0" w:space="0" w:color="auto"/>
          </w:divBdr>
        </w:div>
        <w:div w:id="2062820127">
          <w:marLeft w:val="480"/>
          <w:marRight w:val="0"/>
          <w:marTop w:val="0"/>
          <w:marBottom w:val="0"/>
          <w:divBdr>
            <w:top w:val="none" w:sz="0" w:space="0" w:color="auto"/>
            <w:left w:val="none" w:sz="0" w:space="0" w:color="auto"/>
            <w:bottom w:val="none" w:sz="0" w:space="0" w:color="auto"/>
            <w:right w:val="none" w:sz="0" w:space="0" w:color="auto"/>
          </w:divBdr>
        </w:div>
        <w:div w:id="2099018445">
          <w:marLeft w:val="480"/>
          <w:marRight w:val="0"/>
          <w:marTop w:val="0"/>
          <w:marBottom w:val="0"/>
          <w:divBdr>
            <w:top w:val="none" w:sz="0" w:space="0" w:color="auto"/>
            <w:left w:val="none" w:sz="0" w:space="0" w:color="auto"/>
            <w:bottom w:val="none" w:sz="0" w:space="0" w:color="auto"/>
            <w:right w:val="none" w:sz="0" w:space="0" w:color="auto"/>
          </w:divBdr>
        </w:div>
        <w:div w:id="2139952120">
          <w:marLeft w:val="480"/>
          <w:marRight w:val="0"/>
          <w:marTop w:val="0"/>
          <w:marBottom w:val="0"/>
          <w:divBdr>
            <w:top w:val="none" w:sz="0" w:space="0" w:color="auto"/>
            <w:left w:val="none" w:sz="0" w:space="0" w:color="auto"/>
            <w:bottom w:val="none" w:sz="0" w:space="0" w:color="auto"/>
            <w:right w:val="none" w:sz="0" w:space="0" w:color="auto"/>
          </w:divBdr>
        </w:div>
        <w:div w:id="2139953420">
          <w:marLeft w:val="480"/>
          <w:marRight w:val="0"/>
          <w:marTop w:val="0"/>
          <w:marBottom w:val="0"/>
          <w:divBdr>
            <w:top w:val="none" w:sz="0" w:space="0" w:color="auto"/>
            <w:left w:val="none" w:sz="0" w:space="0" w:color="auto"/>
            <w:bottom w:val="none" w:sz="0" w:space="0" w:color="auto"/>
            <w:right w:val="none" w:sz="0" w:space="0" w:color="auto"/>
          </w:divBdr>
        </w:div>
      </w:divsChild>
    </w:div>
    <w:div w:id="1168595518">
      <w:bodyDiv w:val="1"/>
      <w:marLeft w:val="0"/>
      <w:marRight w:val="0"/>
      <w:marTop w:val="0"/>
      <w:marBottom w:val="0"/>
      <w:divBdr>
        <w:top w:val="none" w:sz="0" w:space="0" w:color="auto"/>
        <w:left w:val="none" w:sz="0" w:space="0" w:color="auto"/>
        <w:bottom w:val="none" w:sz="0" w:space="0" w:color="auto"/>
        <w:right w:val="none" w:sz="0" w:space="0" w:color="auto"/>
      </w:divBdr>
      <w:divsChild>
        <w:div w:id="11537030">
          <w:marLeft w:val="480"/>
          <w:marRight w:val="0"/>
          <w:marTop w:val="0"/>
          <w:marBottom w:val="0"/>
          <w:divBdr>
            <w:top w:val="none" w:sz="0" w:space="0" w:color="auto"/>
            <w:left w:val="none" w:sz="0" w:space="0" w:color="auto"/>
            <w:bottom w:val="none" w:sz="0" w:space="0" w:color="auto"/>
            <w:right w:val="none" w:sz="0" w:space="0" w:color="auto"/>
          </w:divBdr>
        </w:div>
        <w:div w:id="55206056">
          <w:marLeft w:val="480"/>
          <w:marRight w:val="0"/>
          <w:marTop w:val="0"/>
          <w:marBottom w:val="0"/>
          <w:divBdr>
            <w:top w:val="none" w:sz="0" w:space="0" w:color="auto"/>
            <w:left w:val="none" w:sz="0" w:space="0" w:color="auto"/>
            <w:bottom w:val="none" w:sz="0" w:space="0" w:color="auto"/>
            <w:right w:val="none" w:sz="0" w:space="0" w:color="auto"/>
          </w:divBdr>
        </w:div>
        <w:div w:id="93943247">
          <w:marLeft w:val="480"/>
          <w:marRight w:val="0"/>
          <w:marTop w:val="0"/>
          <w:marBottom w:val="0"/>
          <w:divBdr>
            <w:top w:val="none" w:sz="0" w:space="0" w:color="auto"/>
            <w:left w:val="none" w:sz="0" w:space="0" w:color="auto"/>
            <w:bottom w:val="none" w:sz="0" w:space="0" w:color="auto"/>
            <w:right w:val="none" w:sz="0" w:space="0" w:color="auto"/>
          </w:divBdr>
        </w:div>
        <w:div w:id="115178043">
          <w:marLeft w:val="480"/>
          <w:marRight w:val="0"/>
          <w:marTop w:val="0"/>
          <w:marBottom w:val="0"/>
          <w:divBdr>
            <w:top w:val="none" w:sz="0" w:space="0" w:color="auto"/>
            <w:left w:val="none" w:sz="0" w:space="0" w:color="auto"/>
            <w:bottom w:val="none" w:sz="0" w:space="0" w:color="auto"/>
            <w:right w:val="none" w:sz="0" w:space="0" w:color="auto"/>
          </w:divBdr>
        </w:div>
        <w:div w:id="190847307">
          <w:marLeft w:val="480"/>
          <w:marRight w:val="0"/>
          <w:marTop w:val="0"/>
          <w:marBottom w:val="0"/>
          <w:divBdr>
            <w:top w:val="none" w:sz="0" w:space="0" w:color="auto"/>
            <w:left w:val="none" w:sz="0" w:space="0" w:color="auto"/>
            <w:bottom w:val="none" w:sz="0" w:space="0" w:color="auto"/>
            <w:right w:val="none" w:sz="0" w:space="0" w:color="auto"/>
          </w:divBdr>
        </w:div>
        <w:div w:id="296642418">
          <w:marLeft w:val="480"/>
          <w:marRight w:val="0"/>
          <w:marTop w:val="0"/>
          <w:marBottom w:val="0"/>
          <w:divBdr>
            <w:top w:val="none" w:sz="0" w:space="0" w:color="auto"/>
            <w:left w:val="none" w:sz="0" w:space="0" w:color="auto"/>
            <w:bottom w:val="none" w:sz="0" w:space="0" w:color="auto"/>
            <w:right w:val="none" w:sz="0" w:space="0" w:color="auto"/>
          </w:divBdr>
        </w:div>
        <w:div w:id="309791478">
          <w:marLeft w:val="480"/>
          <w:marRight w:val="0"/>
          <w:marTop w:val="0"/>
          <w:marBottom w:val="0"/>
          <w:divBdr>
            <w:top w:val="none" w:sz="0" w:space="0" w:color="auto"/>
            <w:left w:val="none" w:sz="0" w:space="0" w:color="auto"/>
            <w:bottom w:val="none" w:sz="0" w:space="0" w:color="auto"/>
            <w:right w:val="none" w:sz="0" w:space="0" w:color="auto"/>
          </w:divBdr>
        </w:div>
        <w:div w:id="415368235">
          <w:marLeft w:val="480"/>
          <w:marRight w:val="0"/>
          <w:marTop w:val="0"/>
          <w:marBottom w:val="0"/>
          <w:divBdr>
            <w:top w:val="none" w:sz="0" w:space="0" w:color="auto"/>
            <w:left w:val="none" w:sz="0" w:space="0" w:color="auto"/>
            <w:bottom w:val="none" w:sz="0" w:space="0" w:color="auto"/>
            <w:right w:val="none" w:sz="0" w:space="0" w:color="auto"/>
          </w:divBdr>
        </w:div>
        <w:div w:id="421151348">
          <w:marLeft w:val="480"/>
          <w:marRight w:val="0"/>
          <w:marTop w:val="0"/>
          <w:marBottom w:val="0"/>
          <w:divBdr>
            <w:top w:val="none" w:sz="0" w:space="0" w:color="auto"/>
            <w:left w:val="none" w:sz="0" w:space="0" w:color="auto"/>
            <w:bottom w:val="none" w:sz="0" w:space="0" w:color="auto"/>
            <w:right w:val="none" w:sz="0" w:space="0" w:color="auto"/>
          </w:divBdr>
        </w:div>
        <w:div w:id="422339573">
          <w:marLeft w:val="480"/>
          <w:marRight w:val="0"/>
          <w:marTop w:val="0"/>
          <w:marBottom w:val="0"/>
          <w:divBdr>
            <w:top w:val="none" w:sz="0" w:space="0" w:color="auto"/>
            <w:left w:val="none" w:sz="0" w:space="0" w:color="auto"/>
            <w:bottom w:val="none" w:sz="0" w:space="0" w:color="auto"/>
            <w:right w:val="none" w:sz="0" w:space="0" w:color="auto"/>
          </w:divBdr>
        </w:div>
        <w:div w:id="463738152">
          <w:marLeft w:val="480"/>
          <w:marRight w:val="0"/>
          <w:marTop w:val="0"/>
          <w:marBottom w:val="0"/>
          <w:divBdr>
            <w:top w:val="none" w:sz="0" w:space="0" w:color="auto"/>
            <w:left w:val="none" w:sz="0" w:space="0" w:color="auto"/>
            <w:bottom w:val="none" w:sz="0" w:space="0" w:color="auto"/>
            <w:right w:val="none" w:sz="0" w:space="0" w:color="auto"/>
          </w:divBdr>
        </w:div>
        <w:div w:id="547036785">
          <w:marLeft w:val="480"/>
          <w:marRight w:val="0"/>
          <w:marTop w:val="0"/>
          <w:marBottom w:val="0"/>
          <w:divBdr>
            <w:top w:val="none" w:sz="0" w:space="0" w:color="auto"/>
            <w:left w:val="none" w:sz="0" w:space="0" w:color="auto"/>
            <w:bottom w:val="none" w:sz="0" w:space="0" w:color="auto"/>
            <w:right w:val="none" w:sz="0" w:space="0" w:color="auto"/>
          </w:divBdr>
        </w:div>
        <w:div w:id="582568431">
          <w:marLeft w:val="480"/>
          <w:marRight w:val="0"/>
          <w:marTop w:val="0"/>
          <w:marBottom w:val="0"/>
          <w:divBdr>
            <w:top w:val="none" w:sz="0" w:space="0" w:color="auto"/>
            <w:left w:val="none" w:sz="0" w:space="0" w:color="auto"/>
            <w:bottom w:val="none" w:sz="0" w:space="0" w:color="auto"/>
            <w:right w:val="none" w:sz="0" w:space="0" w:color="auto"/>
          </w:divBdr>
        </w:div>
        <w:div w:id="632055113">
          <w:marLeft w:val="480"/>
          <w:marRight w:val="0"/>
          <w:marTop w:val="0"/>
          <w:marBottom w:val="0"/>
          <w:divBdr>
            <w:top w:val="none" w:sz="0" w:space="0" w:color="auto"/>
            <w:left w:val="none" w:sz="0" w:space="0" w:color="auto"/>
            <w:bottom w:val="none" w:sz="0" w:space="0" w:color="auto"/>
            <w:right w:val="none" w:sz="0" w:space="0" w:color="auto"/>
          </w:divBdr>
        </w:div>
        <w:div w:id="678778987">
          <w:marLeft w:val="480"/>
          <w:marRight w:val="0"/>
          <w:marTop w:val="0"/>
          <w:marBottom w:val="0"/>
          <w:divBdr>
            <w:top w:val="none" w:sz="0" w:space="0" w:color="auto"/>
            <w:left w:val="none" w:sz="0" w:space="0" w:color="auto"/>
            <w:bottom w:val="none" w:sz="0" w:space="0" w:color="auto"/>
            <w:right w:val="none" w:sz="0" w:space="0" w:color="auto"/>
          </w:divBdr>
        </w:div>
        <w:div w:id="693729921">
          <w:marLeft w:val="480"/>
          <w:marRight w:val="0"/>
          <w:marTop w:val="0"/>
          <w:marBottom w:val="0"/>
          <w:divBdr>
            <w:top w:val="none" w:sz="0" w:space="0" w:color="auto"/>
            <w:left w:val="none" w:sz="0" w:space="0" w:color="auto"/>
            <w:bottom w:val="none" w:sz="0" w:space="0" w:color="auto"/>
            <w:right w:val="none" w:sz="0" w:space="0" w:color="auto"/>
          </w:divBdr>
        </w:div>
        <w:div w:id="730613659">
          <w:marLeft w:val="480"/>
          <w:marRight w:val="0"/>
          <w:marTop w:val="0"/>
          <w:marBottom w:val="0"/>
          <w:divBdr>
            <w:top w:val="none" w:sz="0" w:space="0" w:color="auto"/>
            <w:left w:val="none" w:sz="0" w:space="0" w:color="auto"/>
            <w:bottom w:val="none" w:sz="0" w:space="0" w:color="auto"/>
            <w:right w:val="none" w:sz="0" w:space="0" w:color="auto"/>
          </w:divBdr>
        </w:div>
        <w:div w:id="755177916">
          <w:marLeft w:val="480"/>
          <w:marRight w:val="0"/>
          <w:marTop w:val="0"/>
          <w:marBottom w:val="0"/>
          <w:divBdr>
            <w:top w:val="none" w:sz="0" w:space="0" w:color="auto"/>
            <w:left w:val="none" w:sz="0" w:space="0" w:color="auto"/>
            <w:bottom w:val="none" w:sz="0" w:space="0" w:color="auto"/>
            <w:right w:val="none" w:sz="0" w:space="0" w:color="auto"/>
          </w:divBdr>
        </w:div>
        <w:div w:id="788398316">
          <w:marLeft w:val="480"/>
          <w:marRight w:val="0"/>
          <w:marTop w:val="0"/>
          <w:marBottom w:val="0"/>
          <w:divBdr>
            <w:top w:val="none" w:sz="0" w:space="0" w:color="auto"/>
            <w:left w:val="none" w:sz="0" w:space="0" w:color="auto"/>
            <w:bottom w:val="none" w:sz="0" w:space="0" w:color="auto"/>
            <w:right w:val="none" w:sz="0" w:space="0" w:color="auto"/>
          </w:divBdr>
        </w:div>
        <w:div w:id="814493452">
          <w:marLeft w:val="480"/>
          <w:marRight w:val="0"/>
          <w:marTop w:val="0"/>
          <w:marBottom w:val="0"/>
          <w:divBdr>
            <w:top w:val="none" w:sz="0" w:space="0" w:color="auto"/>
            <w:left w:val="none" w:sz="0" w:space="0" w:color="auto"/>
            <w:bottom w:val="none" w:sz="0" w:space="0" w:color="auto"/>
            <w:right w:val="none" w:sz="0" w:space="0" w:color="auto"/>
          </w:divBdr>
        </w:div>
        <w:div w:id="814682423">
          <w:marLeft w:val="480"/>
          <w:marRight w:val="0"/>
          <w:marTop w:val="0"/>
          <w:marBottom w:val="0"/>
          <w:divBdr>
            <w:top w:val="none" w:sz="0" w:space="0" w:color="auto"/>
            <w:left w:val="none" w:sz="0" w:space="0" w:color="auto"/>
            <w:bottom w:val="none" w:sz="0" w:space="0" w:color="auto"/>
            <w:right w:val="none" w:sz="0" w:space="0" w:color="auto"/>
          </w:divBdr>
        </w:div>
        <w:div w:id="814955257">
          <w:marLeft w:val="480"/>
          <w:marRight w:val="0"/>
          <w:marTop w:val="0"/>
          <w:marBottom w:val="0"/>
          <w:divBdr>
            <w:top w:val="none" w:sz="0" w:space="0" w:color="auto"/>
            <w:left w:val="none" w:sz="0" w:space="0" w:color="auto"/>
            <w:bottom w:val="none" w:sz="0" w:space="0" w:color="auto"/>
            <w:right w:val="none" w:sz="0" w:space="0" w:color="auto"/>
          </w:divBdr>
        </w:div>
        <w:div w:id="818770825">
          <w:marLeft w:val="480"/>
          <w:marRight w:val="0"/>
          <w:marTop w:val="0"/>
          <w:marBottom w:val="0"/>
          <w:divBdr>
            <w:top w:val="none" w:sz="0" w:space="0" w:color="auto"/>
            <w:left w:val="none" w:sz="0" w:space="0" w:color="auto"/>
            <w:bottom w:val="none" w:sz="0" w:space="0" w:color="auto"/>
            <w:right w:val="none" w:sz="0" w:space="0" w:color="auto"/>
          </w:divBdr>
        </w:div>
        <w:div w:id="822041818">
          <w:marLeft w:val="480"/>
          <w:marRight w:val="0"/>
          <w:marTop w:val="0"/>
          <w:marBottom w:val="0"/>
          <w:divBdr>
            <w:top w:val="none" w:sz="0" w:space="0" w:color="auto"/>
            <w:left w:val="none" w:sz="0" w:space="0" w:color="auto"/>
            <w:bottom w:val="none" w:sz="0" w:space="0" w:color="auto"/>
            <w:right w:val="none" w:sz="0" w:space="0" w:color="auto"/>
          </w:divBdr>
        </w:div>
        <w:div w:id="883172440">
          <w:marLeft w:val="480"/>
          <w:marRight w:val="0"/>
          <w:marTop w:val="0"/>
          <w:marBottom w:val="0"/>
          <w:divBdr>
            <w:top w:val="none" w:sz="0" w:space="0" w:color="auto"/>
            <w:left w:val="none" w:sz="0" w:space="0" w:color="auto"/>
            <w:bottom w:val="none" w:sz="0" w:space="0" w:color="auto"/>
            <w:right w:val="none" w:sz="0" w:space="0" w:color="auto"/>
          </w:divBdr>
        </w:div>
        <w:div w:id="907037334">
          <w:marLeft w:val="480"/>
          <w:marRight w:val="0"/>
          <w:marTop w:val="0"/>
          <w:marBottom w:val="0"/>
          <w:divBdr>
            <w:top w:val="none" w:sz="0" w:space="0" w:color="auto"/>
            <w:left w:val="none" w:sz="0" w:space="0" w:color="auto"/>
            <w:bottom w:val="none" w:sz="0" w:space="0" w:color="auto"/>
            <w:right w:val="none" w:sz="0" w:space="0" w:color="auto"/>
          </w:divBdr>
        </w:div>
        <w:div w:id="927543407">
          <w:marLeft w:val="480"/>
          <w:marRight w:val="0"/>
          <w:marTop w:val="0"/>
          <w:marBottom w:val="0"/>
          <w:divBdr>
            <w:top w:val="none" w:sz="0" w:space="0" w:color="auto"/>
            <w:left w:val="none" w:sz="0" w:space="0" w:color="auto"/>
            <w:bottom w:val="none" w:sz="0" w:space="0" w:color="auto"/>
            <w:right w:val="none" w:sz="0" w:space="0" w:color="auto"/>
          </w:divBdr>
        </w:div>
        <w:div w:id="937172846">
          <w:marLeft w:val="480"/>
          <w:marRight w:val="0"/>
          <w:marTop w:val="0"/>
          <w:marBottom w:val="0"/>
          <w:divBdr>
            <w:top w:val="none" w:sz="0" w:space="0" w:color="auto"/>
            <w:left w:val="none" w:sz="0" w:space="0" w:color="auto"/>
            <w:bottom w:val="none" w:sz="0" w:space="0" w:color="auto"/>
            <w:right w:val="none" w:sz="0" w:space="0" w:color="auto"/>
          </w:divBdr>
        </w:div>
        <w:div w:id="969045767">
          <w:marLeft w:val="480"/>
          <w:marRight w:val="0"/>
          <w:marTop w:val="0"/>
          <w:marBottom w:val="0"/>
          <w:divBdr>
            <w:top w:val="none" w:sz="0" w:space="0" w:color="auto"/>
            <w:left w:val="none" w:sz="0" w:space="0" w:color="auto"/>
            <w:bottom w:val="none" w:sz="0" w:space="0" w:color="auto"/>
            <w:right w:val="none" w:sz="0" w:space="0" w:color="auto"/>
          </w:divBdr>
        </w:div>
        <w:div w:id="1015040574">
          <w:marLeft w:val="480"/>
          <w:marRight w:val="0"/>
          <w:marTop w:val="0"/>
          <w:marBottom w:val="0"/>
          <w:divBdr>
            <w:top w:val="none" w:sz="0" w:space="0" w:color="auto"/>
            <w:left w:val="none" w:sz="0" w:space="0" w:color="auto"/>
            <w:bottom w:val="none" w:sz="0" w:space="0" w:color="auto"/>
            <w:right w:val="none" w:sz="0" w:space="0" w:color="auto"/>
          </w:divBdr>
        </w:div>
        <w:div w:id="1040127521">
          <w:marLeft w:val="480"/>
          <w:marRight w:val="0"/>
          <w:marTop w:val="0"/>
          <w:marBottom w:val="0"/>
          <w:divBdr>
            <w:top w:val="none" w:sz="0" w:space="0" w:color="auto"/>
            <w:left w:val="none" w:sz="0" w:space="0" w:color="auto"/>
            <w:bottom w:val="none" w:sz="0" w:space="0" w:color="auto"/>
            <w:right w:val="none" w:sz="0" w:space="0" w:color="auto"/>
          </w:divBdr>
        </w:div>
        <w:div w:id="1048577151">
          <w:marLeft w:val="480"/>
          <w:marRight w:val="0"/>
          <w:marTop w:val="0"/>
          <w:marBottom w:val="0"/>
          <w:divBdr>
            <w:top w:val="none" w:sz="0" w:space="0" w:color="auto"/>
            <w:left w:val="none" w:sz="0" w:space="0" w:color="auto"/>
            <w:bottom w:val="none" w:sz="0" w:space="0" w:color="auto"/>
            <w:right w:val="none" w:sz="0" w:space="0" w:color="auto"/>
          </w:divBdr>
        </w:div>
        <w:div w:id="1098794165">
          <w:marLeft w:val="480"/>
          <w:marRight w:val="0"/>
          <w:marTop w:val="0"/>
          <w:marBottom w:val="0"/>
          <w:divBdr>
            <w:top w:val="none" w:sz="0" w:space="0" w:color="auto"/>
            <w:left w:val="none" w:sz="0" w:space="0" w:color="auto"/>
            <w:bottom w:val="none" w:sz="0" w:space="0" w:color="auto"/>
            <w:right w:val="none" w:sz="0" w:space="0" w:color="auto"/>
          </w:divBdr>
        </w:div>
        <w:div w:id="1111238838">
          <w:marLeft w:val="480"/>
          <w:marRight w:val="0"/>
          <w:marTop w:val="0"/>
          <w:marBottom w:val="0"/>
          <w:divBdr>
            <w:top w:val="none" w:sz="0" w:space="0" w:color="auto"/>
            <w:left w:val="none" w:sz="0" w:space="0" w:color="auto"/>
            <w:bottom w:val="none" w:sz="0" w:space="0" w:color="auto"/>
            <w:right w:val="none" w:sz="0" w:space="0" w:color="auto"/>
          </w:divBdr>
        </w:div>
        <w:div w:id="1158575107">
          <w:marLeft w:val="480"/>
          <w:marRight w:val="0"/>
          <w:marTop w:val="0"/>
          <w:marBottom w:val="0"/>
          <w:divBdr>
            <w:top w:val="none" w:sz="0" w:space="0" w:color="auto"/>
            <w:left w:val="none" w:sz="0" w:space="0" w:color="auto"/>
            <w:bottom w:val="none" w:sz="0" w:space="0" w:color="auto"/>
            <w:right w:val="none" w:sz="0" w:space="0" w:color="auto"/>
          </w:divBdr>
        </w:div>
        <w:div w:id="1175536986">
          <w:marLeft w:val="480"/>
          <w:marRight w:val="0"/>
          <w:marTop w:val="0"/>
          <w:marBottom w:val="0"/>
          <w:divBdr>
            <w:top w:val="none" w:sz="0" w:space="0" w:color="auto"/>
            <w:left w:val="none" w:sz="0" w:space="0" w:color="auto"/>
            <w:bottom w:val="none" w:sz="0" w:space="0" w:color="auto"/>
            <w:right w:val="none" w:sz="0" w:space="0" w:color="auto"/>
          </w:divBdr>
        </w:div>
        <w:div w:id="1230926338">
          <w:marLeft w:val="480"/>
          <w:marRight w:val="0"/>
          <w:marTop w:val="0"/>
          <w:marBottom w:val="0"/>
          <w:divBdr>
            <w:top w:val="none" w:sz="0" w:space="0" w:color="auto"/>
            <w:left w:val="none" w:sz="0" w:space="0" w:color="auto"/>
            <w:bottom w:val="none" w:sz="0" w:space="0" w:color="auto"/>
            <w:right w:val="none" w:sz="0" w:space="0" w:color="auto"/>
          </w:divBdr>
        </w:div>
        <w:div w:id="1284337888">
          <w:marLeft w:val="480"/>
          <w:marRight w:val="0"/>
          <w:marTop w:val="0"/>
          <w:marBottom w:val="0"/>
          <w:divBdr>
            <w:top w:val="none" w:sz="0" w:space="0" w:color="auto"/>
            <w:left w:val="none" w:sz="0" w:space="0" w:color="auto"/>
            <w:bottom w:val="none" w:sz="0" w:space="0" w:color="auto"/>
            <w:right w:val="none" w:sz="0" w:space="0" w:color="auto"/>
          </w:divBdr>
        </w:div>
        <w:div w:id="1395276047">
          <w:marLeft w:val="480"/>
          <w:marRight w:val="0"/>
          <w:marTop w:val="0"/>
          <w:marBottom w:val="0"/>
          <w:divBdr>
            <w:top w:val="none" w:sz="0" w:space="0" w:color="auto"/>
            <w:left w:val="none" w:sz="0" w:space="0" w:color="auto"/>
            <w:bottom w:val="none" w:sz="0" w:space="0" w:color="auto"/>
            <w:right w:val="none" w:sz="0" w:space="0" w:color="auto"/>
          </w:divBdr>
        </w:div>
        <w:div w:id="1467895269">
          <w:marLeft w:val="480"/>
          <w:marRight w:val="0"/>
          <w:marTop w:val="0"/>
          <w:marBottom w:val="0"/>
          <w:divBdr>
            <w:top w:val="none" w:sz="0" w:space="0" w:color="auto"/>
            <w:left w:val="none" w:sz="0" w:space="0" w:color="auto"/>
            <w:bottom w:val="none" w:sz="0" w:space="0" w:color="auto"/>
            <w:right w:val="none" w:sz="0" w:space="0" w:color="auto"/>
          </w:divBdr>
        </w:div>
        <w:div w:id="1500464059">
          <w:marLeft w:val="480"/>
          <w:marRight w:val="0"/>
          <w:marTop w:val="0"/>
          <w:marBottom w:val="0"/>
          <w:divBdr>
            <w:top w:val="none" w:sz="0" w:space="0" w:color="auto"/>
            <w:left w:val="none" w:sz="0" w:space="0" w:color="auto"/>
            <w:bottom w:val="none" w:sz="0" w:space="0" w:color="auto"/>
            <w:right w:val="none" w:sz="0" w:space="0" w:color="auto"/>
          </w:divBdr>
        </w:div>
        <w:div w:id="1516769866">
          <w:marLeft w:val="480"/>
          <w:marRight w:val="0"/>
          <w:marTop w:val="0"/>
          <w:marBottom w:val="0"/>
          <w:divBdr>
            <w:top w:val="none" w:sz="0" w:space="0" w:color="auto"/>
            <w:left w:val="none" w:sz="0" w:space="0" w:color="auto"/>
            <w:bottom w:val="none" w:sz="0" w:space="0" w:color="auto"/>
            <w:right w:val="none" w:sz="0" w:space="0" w:color="auto"/>
          </w:divBdr>
        </w:div>
        <w:div w:id="1560750024">
          <w:marLeft w:val="480"/>
          <w:marRight w:val="0"/>
          <w:marTop w:val="0"/>
          <w:marBottom w:val="0"/>
          <w:divBdr>
            <w:top w:val="none" w:sz="0" w:space="0" w:color="auto"/>
            <w:left w:val="none" w:sz="0" w:space="0" w:color="auto"/>
            <w:bottom w:val="none" w:sz="0" w:space="0" w:color="auto"/>
            <w:right w:val="none" w:sz="0" w:space="0" w:color="auto"/>
          </w:divBdr>
        </w:div>
        <w:div w:id="1592278091">
          <w:marLeft w:val="480"/>
          <w:marRight w:val="0"/>
          <w:marTop w:val="0"/>
          <w:marBottom w:val="0"/>
          <w:divBdr>
            <w:top w:val="none" w:sz="0" w:space="0" w:color="auto"/>
            <w:left w:val="none" w:sz="0" w:space="0" w:color="auto"/>
            <w:bottom w:val="none" w:sz="0" w:space="0" w:color="auto"/>
            <w:right w:val="none" w:sz="0" w:space="0" w:color="auto"/>
          </w:divBdr>
        </w:div>
        <w:div w:id="1594436229">
          <w:marLeft w:val="480"/>
          <w:marRight w:val="0"/>
          <w:marTop w:val="0"/>
          <w:marBottom w:val="0"/>
          <w:divBdr>
            <w:top w:val="none" w:sz="0" w:space="0" w:color="auto"/>
            <w:left w:val="none" w:sz="0" w:space="0" w:color="auto"/>
            <w:bottom w:val="none" w:sz="0" w:space="0" w:color="auto"/>
            <w:right w:val="none" w:sz="0" w:space="0" w:color="auto"/>
          </w:divBdr>
        </w:div>
        <w:div w:id="1600749180">
          <w:marLeft w:val="480"/>
          <w:marRight w:val="0"/>
          <w:marTop w:val="0"/>
          <w:marBottom w:val="0"/>
          <w:divBdr>
            <w:top w:val="none" w:sz="0" w:space="0" w:color="auto"/>
            <w:left w:val="none" w:sz="0" w:space="0" w:color="auto"/>
            <w:bottom w:val="none" w:sz="0" w:space="0" w:color="auto"/>
            <w:right w:val="none" w:sz="0" w:space="0" w:color="auto"/>
          </w:divBdr>
        </w:div>
        <w:div w:id="1631323135">
          <w:marLeft w:val="480"/>
          <w:marRight w:val="0"/>
          <w:marTop w:val="0"/>
          <w:marBottom w:val="0"/>
          <w:divBdr>
            <w:top w:val="none" w:sz="0" w:space="0" w:color="auto"/>
            <w:left w:val="none" w:sz="0" w:space="0" w:color="auto"/>
            <w:bottom w:val="none" w:sz="0" w:space="0" w:color="auto"/>
            <w:right w:val="none" w:sz="0" w:space="0" w:color="auto"/>
          </w:divBdr>
        </w:div>
        <w:div w:id="1655908633">
          <w:marLeft w:val="480"/>
          <w:marRight w:val="0"/>
          <w:marTop w:val="0"/>
          <w:marBottom w:val="0"/>
          <w:divBdr>
            <w:top w:val="none" w:sz="0" w:space="0" w:color="auto"/>
            <w:left w:val="none" w:sz="0" w:space="0" w:color="auto"/>
            <w:bottom w:val="none" w:sz="0" w:space="0" w:color="auto"/>
            <w:right w:val="none" w:sz="0" w:space="0" w:color="auto"/>
          </w:divBdr>
        </w:div>
        <w:div w:id="1664121402">
          <w:marLeft w:val="480"/>
          <w:marRight w:val="0"/>
          <w:marTop w:val="0"/>
          <w:marBottom w:val="0"/>
          <w:divBdr>
            <w:top w:val="none" w:sz="0" w:space="0" w:color="auto"/>
            <w:left w:val="none" w:sz="0" w:space="0" w:color="auto"/>
            <w:bottom w:val="none" w:sz="0" w:space="0" w:color="auto"/>
            <w:right w:val="none" w:sz="0" w:space="0" w:color="auto"/>
          </w:divBdr>
        </w:div>
        <w:div w:id="1668750729">
          <w:marLeft w:val="480"/>
          <w:marRight w:val="0"/>
          <w:marTop w:val="0"/>
          <w:marBottom w:val="0"/>
          <w:divBdr>
            <w:top w:val="none" w:sz="0" w:space="0" w:color="auto"/>
            <w:left w:val="none" w:sz="0" w:space="0" w:color="auto"/>
            <w:bottom w:val="none" w:sz="0" w:space="0" w:color="auto"/>
            <w:right w:val="none" w:sz="0" w:space="0" w:color="auto"/>
          </w:divBdr>
        </w:div>
        <w:div w:id="1682585898">
          <w:marLeft w:val="480"/>
          <w:marRight w:val="0"/>
          <w:marTop w:val="0"/>
          <w:marBottom w:val="0"/>
          <w:divBdr>
            <w:top w:val="none" w:sz="0" w:space="0" w:color="auto"/>
            <w:left w:val="none" w:sz="0" w:space="0" w:color="auto"/>
            <w:bottom w:val="none" w:sz="0" w:space="0" w:color="auto"/>
            <w:right w:val="none" w:sz="0" w:space="0" w:color="auto"/>
          </w:divBdr>
        </w:div>
        <w:div w:id="1701978623">
          <w:marLeft w:val="480"/>
          <w:marRight w:val="0"/>
          <w:marTop w:val="0"/>
          <w:marBottom w:val="0"/>
          <w:divBdr>
            <w:top w:val="none" w:sz="0" w:space="0" w:color="auto"/>
            <w:left w:val="none" w:sz="0" w:space="0" w:color="auto"/>
            <w:bottom w:val="none" w:sz="0" w:space="0" w:color="auto"/>
            <w:right w:val="none" w:sz="0" w:space="0" w:color="auto"/>
          </w:divBdr>
        </w:div>
        <w:div w:id="1704356891">
          <w:marLeft w:val="480"/>
          <w:marRight w:val="0"/>
          <w:marTop w:val="0"/>
          <w:marBottom w:val="0"/>
          <w:divBdr>
            <w:top w:val="none" w:sz="0" w:space="0" w:color="auto"/>
            <w:left w:val="none" w:sz="0" w:space="0" w:color="auto"/>
            <w:bottom w:val="none" w:sz="0" w:space="0" w:color="auto"/>
            <w:right w:val="none" w:sz="0" w:space="0" w:color="auto"/>
          </w:divBdr>
        </w:div>
        <w:div w:id="1772816364">
          <w:marLeft w:val="480"/>
          <w:marRight w:val="0"/>
          <w:marTop w:val="0"/>
          <w:marBottom w:val="0"/>
          <w:divBdr>
            <w:top w:val="none" w:sz="0" w:space="0" w:color="auto"/>
            <w:left w:val="none" w:sz="0" w:space="0" w:color="auto"/>
            <w:bottom w:val="none" w:sz="0" w:space="0" w:color="auto"/>
            <w:right w:val="none" w:sz="0" w:space="0" w:color="auto"/>
          </w:divBdr>
        </w:div>
        <w:div w:id="1781031042">
          <w:marLeft w:val="480"/>
          <w:marRight w:val="0"/>
          <w:marTop w:val="0"/>
          <w:marBottom w:val="0"/>
          <w:divBdr>
            <w:top w:val="none" w:sz="0" w:space="0" w:color="auto"/>
            <w:left w:val="none" w:sz="0" w:space="0" w:color="auto"/>
            <w:bottom w:val="none" w:sz="0" w:space="0" w:color="auto"/>
            <w:right w:val="none" w:sz="0" w:space="0" w:color="auto"/>
          </w:divBdr>
        </w:div>
        <w:div w:id="1789350389">
          <w:marLeft w:val="480"/>
          <w:marRight w:val="0"/>
          <w:marTop w:val="0"/>
          <w:marBottom w:val="0"/>
          <w:divBdr>
            <w:top w:val="none" w:sz="0" w:space="0" w:color="auto"/>
            <w:left w:val="none" w:sz="0" w:space="0" w:color="auto"/>
            <w:bottom w:val="none" w:sz="0" w:space="0" w:color="auto"/>
            <w:right w:val="none" w:sz="0" w:space="0" w:color="auto"/>
          </w:divBdr>
        </w:div>
        <w:div w:id="1943830475">
          <w:marLeft w:val="480"/>
          <w:marRight w:val="0"/>
          <w:marTop w:val="0"/>
          <w:marBottom w:val="0"/>
          <w:divBdr>
            <w:top w:val="none" w:sz="0" w:space="0" w:color="auto"/>
            <w:left w:val="none" w:sz="0" w:space="0" w:color="auto"/>
            <w:bottom w:val="none" w:sz="0" w:space="0" w:color="auto"/>
            <w:right w:val="none" w:sz="0" w:space="0" w:color="auto"/>
          </w:divBdr>
        </w:div>
        <w:div w:id="1948345824">
          <w:marLeft w:val="480"/>
          <w:marRight w:val="0"/>
          <w:marTop w:val="0"/>
          <w:marBottom w:val="0"/>
          <w:divBdr>
            <w:top w:val="none" w:sz="0" w:space="0" w:color="auto"/>
            <w:left w:val="none" w:sz="0" w:space="0" w:color="auto"/>
            <w:bottom w:val="none" w:sz="0" w:space="0" w:color="auto"/>
            <w:right w:val="none" w:sz="0" w:space="0" w:color="auto"/>
          </w:divBdr>
        </w:div>
        <w:div w:id="1949308867">
          <w:marLeft w:val="480"/>
          <w:marRight w:val="0"/>
          <w:marTop w:val="0"/>
          <w:marBottom w:val="0"/>
          <w:divBdr>
            <w:top w:val="none" w:sz="0" w:space="0" w:color="auto"/>
            <w:left w:val="none" w:sz="0" w:space="0" w:color="auto"/>
            <w:bottom w:val="none" w:sz="0" w:space="0" w:color="auto"/>
            <w:right w:val="none" w:sz="0" w:space="0" w:color="auto"/>
          </w:divBdr>
        </w:div>
        <w:div w:id="2061514229">
          <w:marLeft w:val="480"/>
          <w:marRight w:val="0"/>
          <w:marTop w:val="0"/>
          <w:marBottom w:val="0"/>
          <w:divBdr>
            <w:top w:val="none" w:sz="0" w:space="0" w:color="auto"/>
            <w:left w:val="none" w:sz="0" w:space="0" w:color="auto"/>
            <w:bottom w:val="none" w:sz="0" w:space="0" w:color="auto"/>
            <w:right w:val="none" w:sz="0" w:space="0" w:color="auto"/>
          </w:divBdr>
        </w:div>
        <w:div w:id="2083062856">
          <w:marLeft w:val="480"/>
          <w:marRight w:val="0"/>
          <w:marTop w:val="0"/>
          <w:marBottom w:val="0"/>
          <w:divBdr>
            <w:top w:val="none" w:sz="0" w:space="0" w:color="auto"/>
            <w:left w:val="none" w:sz="0" w:space="0" w:color="auto"/>
            <w:bottom w:val="none" w:sz="0" w:space="0" w:color="auto"/>
            <w:right w:val="none" w:sz="0" w:space="0" w:color="auto"/>
          </w:divBdr>
        </w:div>
        <w:div w:id="2118524058">
          <w:marLeft w:val="480"/>
          <w:marRight w:val="0"/>
          <w:marTop w:val="0"/>
          <w:marBottom w:val="0"/>
          <w:divBdr>
            <w:top w:val="none" w:sz="0" w:space="0" w:color="auto"/>
            <w:left w:val="none" w:sz="0" w:space="0" w:color="auto"/>
            <w:bottom w:val="none" w:sz="0" w:space="0" w:color="auto"/>
            <w:right w:val="none" w:sz="0" w:space="0" w:color="auto"/>
          </w:divBdr>
        </w:div>
        <w:div w:id="2139253805">
          <w:marLeft w:val="480"/>
          <w:marRight w:val="0"/>
          <w:marTop w:val="0"/>
          <w:marBottom w:val="0"/>
          <w:divBdr>
            <w:top w:val="none" w:sz="0" w:space="0" w:color="auto"/>
            <w:left w:val="none" w:sz="0" w:space="0" w:color="auto"/>
            <w:bottom w:val="none" w:sz="0" w:space="0" w:color="auto"/>
            <w:right w:val="none" w:sz="0" w:space="0" w:color="auto"/>
          </w:divBdr>
        </w:div>
      </w:divsChild>
    </w:div>
    <w:div w:id="1180857245">
      <w:bodyDiv w:val="1"/>
      <w:marLeft w:val="0"/>
      <w:marRight w:val="0"/>
      <w:marTop w:val="0"/>
      <w:marBottom w:val="0"/>
      <w:divBdr>
        <w:top w:val="none" w:sz="0" w:space="0" w:color="auto"/>
        <w:left w:val="none" w:sz="0" w:space="0" w:color="auto"/>
        <w:bottom w:val="none" w:sz="0" w:space="0" w:color="auto"/>
        <w:right w:val="none" w:sz="0" w:space="0" w:color="auto"/>
      </w:divBdr>
      <w:divsChild>
        <w:div w:id="1472595932">
          <w:marLeft w:val="480"/>
          <w:marRight w:val="0"/>
          <w:marTop w:val="0"/>
          <w:marBottom w:val="0"/>
          <w:divBdr>
            <w:top w:val="none" w:sz="0" w:space="0" w:color="auto"/>
            <w:left w:val="none" w:sz="0" w:space="0" w:color="auto"/>
            <w:bottom w:val="none" w:sz="0" w:space="0" w:color="auto"/>
            <w:right w:val="none" w:sz="0" w:space="0" w:color="auto"/>
          </w:divBdr>
        </w:div>
        <w:div w:id="279453636">
          <w:marLeft w:val="480"/>
          <w:marRight w:val="0"/>
          <w:marTop w:val="0"/>
          <w:marBottom w:val="0"/>
          <w:divBdr>
            <w:top w:val="none" w:sz="0" w:space="0" w:color="auto"/>
            <w:left w:val="none" w:sz="0" w:space="0" w:color="auto"/>
            <w:bottom w:val="none" w:sz="0" w:space="0" w:color="auto"/>
            <w:right w:val="none" w:sz="0" w:space="0" w:color="auto"/>
          </w:divBdr>
        </w:div>
        <w:div w:id="905528764">
          <w:marLeft w:val="480"/>
          <w:marRight w:val="0"/>
          <w:marTop w:val="0"/>
          <w:marBottom w:val="0"/>
          <w:divBdr>
            <w:top w:val="none" w:sz="0" w:space="0" w:color="auto"/>
            <w:left w:val="none" w:sz="0" w:space="0" w:color="auto"/>
            <w:bottom w:val="none" w:sz="0" w:space="0" w:color="auto"/>
            <w:right w:val="none" w:sz="0" w:space="0" w:color="auto"/>
          </w:divBdr>
        </w:div>
        <w:div w:id="1551769700">
          <w:marLeft w:val="480"/>
          <w:marRight w:val="0"/>
          <w:marTop w:val="0"/>
          <w:marBottom w:val="0"/>
          <w:divBdr>
            <w:top w:val="none" w:sz="0" w:space="0" w:color="auto"/>
            <w:left w:val="none" w:sz="0" w:space="0" w:color="auto"/>
            <w:bottom w:val="none" w:sz="0" w:space="0" w:color="auto"/>
            <w:right w:val="none" w:sz="0" w:space="0" w:color="auto"/>
          </w:divBdr>
        </w:div>
        <w:div w:id="901328472">
          <w:marLeft w:val="480"/>
          <w:marRight w:val="0"/>
          <w:marTop w:val="0"/>
          <w:marBottom w:val="0"/>
          <w:divBdr>
            <w:top w:val="none" w:sz="0" w:space="0" w:color="auto"/>
            <w:left w:val="none" w:sz="0" w:space="0" w:color="auto"/>
            <w:bottom w:val="none" w:sz="0" w:space="0" w:color="auto"/>
            <w:right w:val="none" w:sz="0" w:space="0" w:color="auto"/>
          </w:divBdr>
        </w:div>
        <w:div w:id="133723367">
          <w:marLeft w:val="480"/>
          <w:marRight w:val="0"/>
          <w:marTop w:val="0"/>
          <w:marBottom w:val="0"/>
          <w:divBdr>
            <w:top w:val="none" w:sz="0" w:space="0" w:color="auto"/>
            <w:left w:val="none" w:sz="0" w:space="0" w:color="auto"/>
            <w:bottom w:val="none" w:sz="0" w:space="0" w:color="auto"/>
            <w:right w:val="none" w:sz="0" w:space="0" w:color="auto"/>
          </w:divBdr>
        </w:div>
        <w:div w:id="1584417334">
          <w:marLeft w:val="480"/>
          <w:marRight w:val="0"/>
          <w:marTop w:val="0"/>
          <w:marBottom w:val="0"/>
          <w:divBdr>
            <w:top w:val="none" w:sz="0" w:space="0" w:color="auto"/>
            <w:left w:val="none" w:sz="0" w:space="0" w:color="auto"/>
            <w:bottom w:val="none" w:sz="0" w:space="0" w:color="auto"/>
            <w:right w:val="none" w:sz="0" w:space="0" w:color="auto"/>
          </w:divBdr>
        </w:div>
        <w:div w:id="419446288">
          <w:marLeft w:val="480"/>
          <w:marRight w:val="0"/>
          <w:marTop w:val="0"/>
          <w:marBottom w:val="0"/>
          <w:divBdr>
            <w:top w:val="none" w:sz="0" w:space="0" w:color="auto"/>
            <w:left w:val="none" w:sz="0" w:space="0" w:color="auto"/>
            <w:bottom w:val="none" w:sz="0" w:space="0" w:color="auto"/>
            <w:right w:val="none" w:sz="0" w:space="0" w:color="auto"/>
          </w:divBdr>
        </w:div>
        <w:div w:id="101387262">
          <w:marLeft w:val="480"/>
          <w:marRight w:val="0"/>
          <w:marTop w:val="0"/>
          <w:marBottom w:val="0"/>
          <w:divBdr>
            <w:top w:val="none" w:sz="0" w:space="0" w:color="auto"/>
            <w:left w:val="none" w:sz="0" w:space="0" w:color="auto"/>
            <w:bottom w:val="none" w:sz="0" w:space="0" w:color="auto"/>
            <w:right w:val="none" w:sz="0" w:space="0" w:color="auto"/>
          </w:divBdr>
        </w:div>
        <w:div w:id="481387623">
          <w:marLeft w:val="480"/>
          <w:marRight w:val="0"/>
          <w:marTop w:val="0"/>
          <w:marBottom w:val="0"/>
          <w:divBdr>
            <w:top w:val="none" w:sz="0" w:space="0" w:color="auto"/>
            <w:left w:val="none" w:sz="0" w:space="0" w:color="auto"/>
            <w:bottom w:val="none" w:sz="0" w:space="0" w:color="auto"/>
            <w:right w:val="none" w:sz="0" w:space="0" w:color="auto"/>
          </w:divBdr>
        </w:div>
        <w:div w:id="1536236093">
          <w:marLeft w:val="480"/>
          <w:marRight w:val="0"/>
          <w:marTop w:val="0"/>
          <w:marBottom w:val="0"/>
          <w:divBdr>
            <w:top w:val="none" w:sz="0" w:space="0" w:color="auto"/>
            <w:left w:val="none" w:sz="0" w:space="0" w:color="auto"/>
            <w:bottom w:val="none" w:sz="0" w:space="0" w:color="auto"/>
            <w:right w:val="none" w:sz="0" w:space="0" w:color="auto"/>
          </w:divBdr>
        </w:div>
        <w:div w:id="822310515">
          <w:marLeft w:val="480"/>
          <w:marRight w:val="0"/>
          <w:marTop w:val="0"/>
          <w:marBottom w:val="0"/>
          <w:divBdr>
            <w:top w:val="none" w:sz="0" w:space="0" w:color="auto"/>
            <w:left w:val="none" w:sz="0" w:space="0" w:color="auto"/>
            <w:bottom w:val="none" w:sz="0" w:space="0" w:color="auto"/>
            <w:right w:val="none" w:sz="0" w:space="0" w:color="auto"/>
          </w:divBdr>
        </w:div>
        <w:div w:id="1230506447">
          <w:marLeft w:val="480"/>
          <w:marRight w:val="0"/>
          <w:marTop w:val="0"/>
          <w:marBottom w:val="0"/>
          <w:divBdr>
            <w:top w:val="none" w:sz="0" w:space="0" w:color="auto"/>
            <w:left w:val="none" w:sz="0" w:space="0" w:color="auto"/>
            <w:bottom w:val="none" w:sz="0" w:space="0" w:color="auto"/>
            <w:right w:val="none" w:sz="0" w:space="0" w:color="auto"/>
          </w:divBdr>
        </w:div>
        <w:div w:id="1673218585">
          <w:marLeft w:val="480"/>
          <w:marRight w:val="0"/>
          <w:marTop w:val="0"/>
          <w:marBottom w:val="0"/>
          <w:divBdr>
            <w:top w:val="none" w:sz="0" w:space="0" w:color="auto"/>
            <w:left w:val="none" w:sz="0" w:space="0" w:color="auto"/>
            <w:bottom w:val="none" w:sz="0" w:space="0" w:color="auto"/>
            <w:right w:val="none" w:sz="0" w:space="0" w:color="auto"/>
          </w:divBdr>
        </w:div>
        <w:div w:id="1263296428">
          <w:marLeft w:val="480"/>
          <w:marRight w:val="0"/>
          <w:marTop w:val="0"/>
          <w:marBottom w:val="0"/>
          <w:divBdr>
            <w:top w:val="none" w:sz="0" w:space="0" w:color="auto"/>
            <w:left w:val="none" w:sz="0" w:space="0" w:color="auto"/>
            <w:bottom w:val="none" w:sz="0" w:space="0" w:color="auto"/>
            <w:right w:val="none" w:sz="0" w:space="0" w:color="auto"/>
          </w:divBdr>
        </w:div>
        <w:div w:id="1779181489">
          <w:marLeft w:val="480"/>
          <w:marRight w:val="0"/>
          <w:marTop w:val="0"/>
          <w:marBottom w:val="0"/>
          <w:divBdr>
            <w:top w:val="none" w:sz="0" w:space="0" w:color="auto"/>
            <w:left w:val="none" w:sz="0" w:space="0" w:color="auto"/>
            <w:bottom w:val="none" w:sz="0" w:space="0" w:color="auto"/>
            <w:right w:val="none" w:sz="0" w:space="0" w:color="auto"/>
          </w:divBdr>
        </w:div>
        <w:div w:id="995457809">
          <w:marLeft w:val="480"/>
          <w:marRight w:val="0"/>
          <w:marTop w:val="0"/>
          <w:marBottom w:val="0"/>
          <w:divBdr>
            <w:top w:val="none" w:sz="0" w:space="0" w:color="auto"/>
            <w:left w:val="none" w:sz="0" w:space="0" w:color="auto"/>
            <w:bottom w:val="none" w:sz="0" w:space="0" w:color="auto"/>
            <w:right w:val="none" w:sz="0" w:space="0" w:color="auto"/>
          </w:divBdr>
        </w:div>
        <w:div w:id="1642076309">
          <w:marLeft w:val="480"/>
          <w:marRight w:val="0"/>
          <w:marTop w:val="0"/>
          <w:marBottom w:val="0"/>
          <w:divBdr>
            <w:top w:val="none" w:sz="0" w:space="0" w:color="auto"/>
            <w:left w:val="none" w:sz="0" w:space="0" w:color="auto"/>
            <w:bottom w:val="none" w:sz="0" w:space="0" w:color="auto"/>
            <w:right w:val="none" w:sz="0" w:space="0" w:color="auto"/>
          </w:divBdr>
        </w:div>
        <w:div w:id="141773202">
          <w:marLeft w:val="480"/>
          <w:marRight w:val="0"/>
          <w:marTop w:val="0"/>
          <w:marBottom w:val="0"/>
          <w:divBdr>
            <w:top w:val="none" w:sz="0" w:space="0" w:color="auto"/>
            <w:left w:val="none" w:sz="0" w:space="0" w:color="auto"/>
            <w:bottom w:val="none" w:sz="0" w:space="0" w:color="auto"/>
            <w:right w:val="none" w:sz="0" w:space="0" w:color="auto"/>
          </w:divBdr>
        </w:div>
        <w:div w:id="1946762563">
          <w:marLeft w:val="480"/>
          <w:marRight w:val="0"/>
          <w:marTop w:val="0"/>
          <w:marBottom w:val="0"/>
          <w:divBdr>
            <w:top w:val="none" w:sz="0" w:space="0" w:color="auto"/>
            <w:left w:val="none" w:sz="0" w:space="0" w:color="auto"/>
            <w:bottom w:val="none" w:sz="0" w:space="0" w:color="auto"/>
            <w:right w:val="none" w:sz="0" w:space="0" w:color="auto"/>
          </w:divBdr>
        </w:div>
        <w:div w:id="1380931218">
          <w:marLeft w:val="480"/>
          <w:marRight w:val="0"/>
          <w:marTop w:val="0"/>
          <w:marBottom w:val="0"/>
          <w:divBdr>
            <w:top w:val="none" w:sz="0" w:space="0" w:color="auto"/>
            <w:left w:val="none" w:sz="0" w:space="0" w:color="auto"/>
            <w:bottom w:val="none" w:sz="0" w:space="0" w:color="auto"/>
            <w:right w:val="none" w:sz="0" w:space="0" w:color="auto"/>
          </w:divBdr>
        </w:div>
        <w:div w:id="802693191">
          <w:marLeft w:val="480"/>
          <w:marRight w:val="0"/>
          <w:marTop w:val="0"/>
          <w:marBottom w:val="0"/>
          <w:divBdr>
            <w:top w:val="none" w:sz="0" w:space="0" w:color="auto"/>
            <w:left w:val="none" w:sz="0" w:space="0" w:color="auto"/>
            <w:bottom w:val="none" w:sz="0" w:space="0" w:color="auto"/>
            <w:right w:val="none" w:sz="0" w:space="0" w:color="auto"/>
          </w:divBdr>
        </w:div>
        <w:div w:id="1114784920">
          <w:marLeft w:val="480"/>
          <w:marRight w:val="0"/>
          <w:marTop w:val="0"/>
          <w:marBottom w:val="0"/>
          <w:divBdr>
            <w:top w:val="none" w:sz="0" w:space="0" w:color="auto"/>
            <w:left w:val="none" w:sz="0" w:space="0" w:color="auto"/>
            <w:bottom w:val="none" w:sz="0" w:space="0" w:color="auto"/>
            <w:right w:val="none" w:sz="0" w:space="0" w:color="auto"/>
          </w:divBdr>
        </w:div>
        <w:div w:id="646007391">
          <w:marLeft w:val="480"/>
          <w:marRight w:val="0"/>
          <w:marTop w:val="0"/>
          <w:marBottom w:val="0"/>
          <w:divBdr>
            <w:top w:val="none" w:sz="0" w:space="0" w:color="auto"/>
            <w:left w:val="none" w:sz="0" w:space="0" w:color="auto"/>
            <w:bottom w:val="none" w:sz="0" w:space="0" w:color="auto"/>
            <w:right w:val="none" w:sz="0" w:space="0" w:color="auto"/>
          </w:divBdr>
        </w:div>
        <w:div w:id="1329864170">
          <w:marLeft w:val="480"/>
          <w:marRight w:val="0"/>
          <w:marTop w:val="0"/>
          <w:marBottom w:val="0"/>
          <w:divBdr>
            <w:top w:val="none" w:sz="0" w:space="0" w:color="auto"/>
            <w:left w:val="none" w:sz="0" w:space="0" w:color="auto"/>
            <w:bottom w:val="none" w:sz="0" w:space="0" w:color="auto"/>
            <w:right w:val="none" w:sz="0" w:space="0" w:color="auto"/>
          </w:divBdr>
        </w:div>
        <w:div w:id="942230298">
          <w:marLeft w:val="480"/>
          <w:marRight w:val="0"/>
          <w:marTop w:val="0"/>
          <w:marBottom w:val="0"/>
          <w:divBdr>
            <w:top w:val="none" w:sz="0" w:space="0" w:color="auto"/>
            <w:left w:val="none" w:sz="0" w:space="0" w:color="auto"/>
            <w:bottom w:val="none" w:sz="0" w:space="0" w:color="auto"/>
            <w:right w:val="none" w:sz="0" w:space="0" w:color="auto"/>
          </w:divBdr>
        </w:div>
        <w:div w:id="1143154300">
          <w:marLeft w:val="480"/>
          <w:marRight w:val="0"/>
          <w:marTop w:val="0"/>
          <w:marBottom w:val="0"/>
          <w:divBdr>
            <w:top w:val="none" w:sz="0" w:space="0" w:color="auto"/>
            <w:left w:val="none" w:sz="0" w:space="0" w:color="auto"/>
            <w:bottom w:val="none" w:sz="0" w:space="0" w:color="auto"/>
            <w:right w:val="none" w:sz="0" w:space="0" w:color="auto"/>
          </w:divBdr>
        </w:div>
        <w:div w:id="2127306154">
          <w:marLeft w:val="480"/>
          <w:marRight w:val="0"/>
          <w:marTop w:val="0"/>
          <w:marBottom w:val="0"/>
          <w:divBdr>
            <w:top w:val="none" w:sz="0" w:space="0" w:color="auto"/>
            <w:left w:val="none" w:sz="0" w:space="0" w:color="auto"/>
            <w:bottom w:val="none" w:sz="0" w:space="0" w:color="auto"/>
            <w:right w:val="none" w:sz="0" w:space="0" w:color="auto"/>
          </w:divBdr>
        </w:div>
        <w:div w:id="176695801">
          <w:marLeft w:val="480"/>
          <w:marRight w:val="0"/>
          <w:marTop w:val="0"/>
          <w:marBottom w:val="0"/>
          <w:divBdr>
            <w:top w:val="none" w:sz="0" w:space="0" w:color="auto"/>
            <w:left w:val="none" w:sz="0" w:space="0" w:color="auto"/>
            <w:bottom w:val="none" w:sz="0" w:space="0" w:color="auto"/>
            <w:right w:val="none" w:sz="0" w:space="0" w:color="auto"/>
          </w:divBdr>
        </w:div>
        <w:div w:id="952782420">
          <w:marLeft w:val="480"/>
          <w:marRight w:val="0"/>
          <w:marTop w:val="0"/>
          <w:marBottom w:val="0"/>
          <w:divBdr>
            <w:top w:val="none" w:sz="0" w:space="0" w:color="auto"/>
            <w:left w:val="none" w:sz="0" w:space="0" w:color="auto"/>
            <w:bottom w:val="none" w:sz="0" w:space="0" w:color="auto"/>
            <w:right w:val="none" w:sz="0" w:space="0" w:color="auto"/>
          </w:divBdr>
        </w:div>
        <w:div w:id="204997792">
          <w:marLeft w:val="480"/>
          <w:marRight w:val="0"/>
          <w:marTop w:val="0"/>
          <w:marBottom w:val="0"/>
          <w:divBdr>
            <w:top w:val="none" w:sz="0" w:space="0" w:color="auto"/>
            <w:left w:val="none" w:sz="0" w:space="0" w:color="auto"/>
            <w:bottom w:val="none" w:sz="0" w:space="0" w:color="auto"/>
            <w:right w:val="none" w:sz="0" w:space="0" w:color="auto"/>
          </w:divBdr>
        </w:div>
        <w:div w:id="1720587196">
          <w:marLeft w:val="480"/>
          <w:marRight w:val="0"/>
          <w:marTop w:val="0"/>
          <w:marBottom w:val="0"/>
          <w:divBdr>
            <w:top w:val="none" w:sz="0" w:space="0" w:color="auto"/>
            <w:left w:val="none" w:sz="0" w:space="0" w:color="auto"/>
            <w:bottom w:val="none" w:sz="0" w:space="0" w:color="auto"/>
            <w:right w:val="none" w:sz="0" w:space="0" w:color="auto"/>
          </w:divBdr>
        </w:div>
        <w:div w:id="314451018">
          <w:marLeft w:val="480"/>
          <w:marRight w:val="0"/>
          <w:marTop w:val="0"/>
          <w:marBottom w:val="0"/>
          <w:divBdr>
            <w:top w:val="none" w:sz="0" w:space="0" w:color="auto"/>
            <w:left w:val="none" w:sz="0" w:space="0" w:color="auto"/>
            <w:bottom w:val="none" w:sz="0" w:space="0" w:color="auto"/>
            <w:right w:val="none" w:sz="0" w:space="0" w:color="auto"/>
          </w:divBdr>
        </w:div>
        <w:div w:id="814295923">
          <w:marLeft w:val="480"/>
          <w:marRight w:val="0"/>
          <w:marTop w:val="0"/>
          <w:marBottom w:val="0"/>
          <w:divBdr>
            <w:top w:val="none" w:sz="0" w:space="0" w:color="auto"/>
            <w:left w:val="none" w:sz="0" w:space="0" w:color="auto"/>
            <w:bottom w:val="none" w:sz="0" w:space="0" w:color="auto"/>
            <w:right w:val="none" w:sz="0" w:space="0" w:color="auto"/>
          </w:divBdr>
        </w:div>
        <w:div w:id="1820462099">
          <w:marLeft w:val="480"/>
          <w:marRight w:val="0"/>
          <w:marTop w:val="0"/>
          <w:marBottom w:val="0"/>
          <w:divBdr>
            <w:top w:val="none" w:sz="0" w:space="0" w:color="auto"/>
            <w:left w:val="none" w:sz="0" w:space="0" w:color="auto"/>
            <w:bottom w:val="none" w:sz="0" w:space="0" w:color="auto"/>
            <w:right w:val="none" w:sz="0" w:space="0" w:color="auto"/>
          </w:divBdr>
        </w:div>
        <w:div w:id="850605056">
          <w:marLeft w:val="480"/>
          <w:marRight w:val="0"/>
          <w:marTop w:val="0"/>
          <w:marBottom w:val="0"/>
          <w:divBdr>
            <w:top w:val="none" w:sz="0" w:space="0" w:color="auto"/>
            <w:left w:val="none" w:sz="0" w:space="0" w:color="auto"/>
            <w:bottom w:val="none" w:sz="0" w:space="0" w:color="auto"/>
            <w:right w:val="none" w:sz="0" w:space="0" w:color="auto"/>
          </w:divBdr>
        </w:div>
        <w:div w:id="2025669469">
          <w:marLeft w:val="480"/>
          <w:marRight w:val="0"/>
          <w:marTop w:val="0"/>
          <w:marBottom w:val="0"/>
          <w:divBdr>
            <w:top w:val="none" w:sz="0" w:space="0" w:color="auto"/>
            <w:left w:val="none" w:sz="0" w:space="0" w:color="auto"/>
            <w:bottom w:val="none" w:sz="0" w:space="0" w:color="auto"/>
            <w:right w:val="none" w:sz="0" w:space="0" w:color="auto"/>
          </w:divBdr>
        </w:div>
        <w:div w:id="1832795030">
          <w:marLeft w:val="480"/>
          <w:marRight w:val="0"/>
          <w:marTop w:val="0"/>
          <w:marBottom w:val="0"/>
          <w:divBdr>
            <w:top w:val="none" w:sz="0" w:space="0" w:color="auto"/>
            <w:left w:val="none" w:sz="0" w:space="0" w:color="auto"/>
            <w:bottom w:val="none" w:sz="0" w:space="0" w:color="auto"/>
            <w:right w:val="none" w:sz="0" w:space="0" w:color="auto"/>
          </w:divBdr>
        </w:div>
        <w:div w:id="51471353">
          <w:marLeft w:val="480"/>
          <w:marRight w:val="0"/>
          <w:marTop w:val="0"/>
          <w:marBottom w:val="0"/>
          <w:divBdr>
            <w:top w:val="none" w:sz="0" w:space="0" w:color="auto"/>
            <w:left w:val="none" w:sz="0" w:space="0" w:color="auto"/>
            <w:bottom w:val="none" w:sz="0" w:space="0" w:color="auto"/>
            <w:right w:val="none" w:sz="0" w:space="0" w:color="auto"/>
          </w:divBdr>
        </w:div>
        <w:div w:id="1550193173">
          <w:marLeft w:val="480"/>
          <w:marRight w:val="0"/>
          <w:marTop w:val="0"/>
          <w:marBottom w:val="0"/>
          <w:divBdr>
            <w:top w:val="none" w:sz="0" w:space="0" w:color="auto"/>
            <w:left w:val="none" w:sz="0" w:space="0" w:color="auto"/>
            <w:bottom w:val="none" w:sz="0" w:space="0" w:color="auto"/>
            <w:right w:val="none" w:sz="0" w:space="0" w:color="auto"/>
          </w:divBdr>
        </w:div>
        <w:div w:id="893200181">
          <w:marLeft w:val="480"/>
          <w:marRight w:val="0"/>
          <w:marTop w:val="0"/>
          <w:marBottom w:val="0"/>
          <w:divBdr>
            <w:top w:val="none" w:sz="0" w:space="0" w:color="auto"/>
            <w:left w:val="none" w:sz="0" w:space="0" w:color="auto"/>
            <w:bottom w:val="none" w:sz="0" w:space="0" w:color="auto"/>
            <w:right w:val="none" w:sz="0" w:space="0" w:color="auto"/>
          </w:divBdr>
        </w:div>
        <w:div w:id="909584620">
          <w:marLeft w:val="480"/>
          <w:marRight w:val="0"/>
          <w:marTop w:val="0"/>
          <w:marBottom w:val="0"/>
          <w:divBdr>
            <w:top w:val="none" w:sz="0" w:space="0" w:color="auto"/>
            <w:left w:val="none" w:sz="0" w:space="0" w:color="auto"/>
            <w:bottom w:val="none" w:sz="0" w:space="0" w:color="auto"/>
            <w:right w:val="none" w:sz="0" w:space="0" w:color="auto"/>
          </w:divBdr>
        </w:div>
        <w:div w:id="2029289283">
          <w:marLeft w:val="480"/>
          <w:marRight w:val="0"/>
          <w:marTop w:val="0"/>
          <w:marBottom w:val="0"/>
          <w:divBdr>
            <w:top w:val="none" w:sz="0" w:space="0" w:color="auto"/>
            <w:left w:val="none" w:sz="0" w:space="0" w:color="auto"/>
            <w:bottom w:val="none" w:sz="0" w:space="0" w:color="auto"/>
            <w:right w:val="none" w:sz="0" w:space="0" w:color="auto"/>
          </w:divBdr>
        </w:div>
        <w:div w:id="1329282440">
          <w:marLeft w:val="480"/>
          <w:marRight w:val="0"/>
          <w:marTop w:val="0"/>
          <w:marBottom w:val="0"/>
          <w:divBdr>
            <w:top w:val="none" w:sz="0" w:space="0" w:color="auto"/>
            <w:left w:val="none" w:sz="0" w:space="0" w:color="auto"/>
            <w:bottom w:val="none" w:sz="0" w:space="0" w:color="auto"/>
            <w:right w:val="none" w:sz="0" w:space="0" w:color="auto"/>
          </w:divBdr>
        </w:div>
        <w:div w:id="347490118">
          <w:marLeft w:val="480"/>
          <w:marRight w:val="0"/>
          <w:marTop w:val="0"/>
          <w:marBottom w:val="0"/>
          <w:divBdr>
            <w:top w:val="none" w:sz="0" w:space="0" w:color="auto"/>
            <w:left w:val="none" w:sz="0" w:space="0" w:color="auto"/>
            <w:bottom w:val="none" w:sz="0" w:space="0" w:color="auto"/>
            <w:right w:val="none" w:sz="0" w:space="0" w:color="auto"/>
          </w:divBdr>
        </w:div>
        <w:div w:id="1537304899">
          <w:marLeft w:val="480"/>
          <w:marRight w:val="0"/>
          <w:marTop w:val="0"/>
          <w:marBottom w:val="0"/>
          <w:divBdr>
            <w:top w:val="none" w:sz="0" w:space="0" w:color="auto"/>
            <w:left w:val="none" w:sz="0" w:space="0" w:color="auto"/>
            <w:bottom w:val="none" w:sz="0" w:space="0" w:color="auto"/>
            <w:right w:val="none" w:sz="0" w:space="0" w:color="auto"/>
          </w:divBdr>
        </w:div>
        <w:div w:id="1638141122">
          <w:marLeft w:val="480"/>
          <w:marRight w:val="0"/>
          <w:marTop w:val="0"/>
          <w:marBottom w:val="0"/>
          <w:divBdr>
            <w:top w:val="none" w:sz="0" w:space="0" w:color="auto"/>
            <w:left w:val="none" w:sz="0" w:space="0" w:color="auto"/>
            <w:bottom w:val="none" w:sz="0" w:space="0" w:color="auto"/>
            <w:right w:val="none" w:sz="0" w:space="0" w:color="auto"/>
          </w:divBdr>
        </w:div>
        <w:div w:id="78258773">
          <w:marLeft w:val="480"/>
          <w:marRight w:val="0"/>
          <w:marTop w:val="0"/>
          <w:marBottom w:val="0"/>
          <w:divBdr>
            <w:top w:val="none" w:sz="0" w:space="0" w:color="auto"/>
            <w:left w:val="none" w:sz="0" w:space="0" w:color="auto"/>
            <w:bottom w:val="none" w:sz="0" w:space="0" w:color="auto"/>
            <w:right w:val="none" w:sz="0" w:space="0" w:color="auto"/>
          </w:divBdr>
        </w:div>
        <w:div w:id="807862656">
          <w:marLeft w:val="480"/>
          <w:marRight w:val="0"/>
          <w:marTop w:val="0"/>
          <w:marBottom w:val="0"/>
          <w:divBdr>
            <w:top w:val="none" w:sz="0" w:space="0" w:color="auto"/>
            <w:left w:val="none" w:sz="0" w:space="0" w:color="auto"/>
            <w:bottom w:val="none" w:sz="0" w:space="0" w:color="auto"/>
            <w:right w:val="none" w:sz="0" w:space="0" w:color="auto"/>
          </w:divBdr>
        </w:div>
        <w:div w:id="616723082">
          <w:marLeft w:val="480"/>
          <w:marRight w:val="0"/>
          <w:marTop w:val="0"/>
          <w:marBottom w:val="0"/>
          <w:divBdr>
            <w:top w:val="none" w:sz="0" w:space="0" w:color="auto"/>
            <w:left w:val="none" w:sz="0" w:space="0" w:color="auto"/>
            <w:bottom w:val="none" w:sz="0" w:space="0" w:color="auto"/>
            <w:right w:val="none" w:sz="0" w:space="0" w:color="auto"/>
          </w:divBdr>
        </w:div>
        <w:div w:id="1350721736">
          <w:marLeft w:val="480"/>
          <w:marRight w:val="0"/>
          <w:marTop w:val="0"/>
          <w:marBottom w:val="0"/>
          <w:divBdr>
            <w:top w:val="none" w:sz="0" w:space="0" w:color="auto"/>
            <w:left w:val="none" w:sz="0" w:space="0" w:color="auto"/>
            <w:bottom w:val="none" w:sz="0" w:space="0" w:color="auto"/>
            <w:right w:val="none" w:sz="0" w:space="0" w:color="auto"/>
          </w:divBdr>
        </w:div>
        <w:div w:id="2019386099">
          <w:marLeft w:val="480"/>
          <w:marRight w:val="0"/>
          <w:marTop w:val="0"/>
          <w:marBottom w:val="0"/>
          <w:divBdr>
            <w:top w:val="none" w:sz="0" w:space="0" w:color="auto"/>
            <w:left w:val="none" w:sz="0" w:space="0" w:color="auto"/>
            <w:bottom w:val="none" w:sz="0" w:space="0" w:color="auto"/>
            <w:right w:val="none" w:sz="0" w:space="0" w:color="auto"/>
          </w:divBdr>
        </w:div>
        <w:div w:id="826021779">
          <w:marLeft w:val="480"/>
          <w:marRight w:val="0"/>
          <w:marTop w:val="0"/>
          <w:marBottom w:val="0"/>
          <w:divBdr>
            <w:top w:val="none" w:sz="0" w:space="0" w:color="auto"/>
            <w:left w:val="none" w:sz="0" w:space="0" w:color="auto"/>
            <w:bottom w:val="none" w:sz="0" w:space="0" w:color="auto"/>
            <w:right w:val="none" w:sz="0" w:space="0" w:color="auto"/>
          </w:divBdr>
        </w:div>
        <w:div w:id="62222325">
          <w:marLeft w:val="480"/>
          <w:marRight w:val="0"/>
          <w:marTop w:val="0"/>
          <w:marBottom w:val="0"/>
          <w:divBdr>
            <w:top w:val="none" w:sz="0" w:space="0" w:color="auto"/>
            <w:left w:val="none" w:sz="0" w:space="0" w:color="auto"/>
            <w:bottom w:val="none" w:sz="0" w:space="0" w:color="auto"/>
            <w:right w:val="none" w:sz="0" w:space="0" w:color="auto"/>
          </w:divBdr>
        </w:div>
        <w:div w:id="903373267">
          <w:marLeft w:val="480"/>
          <w:marRight w:val="0"/>
          <w:marTop w:val="0"/>
          <w:marBottom w:val="0"/>
          <w:divBdr>
            <w:top w:val="none" w:sz="0" w:space="0" w:color="auto"/>
            <w:left w:val="none" w:sz="0" w:space="0" w:color="auto"/>
            <w:bottom w:val="none" w:sz="0" w:space="0" w:color="auto"/>
            <w:right w:val="none" w:sz="0" w:space="0" w:color="auto"/>
          </w:divBdr>
        </w:div>
        <w:div w:id="1841433495">
          <w:marLeft w:val="480"/>
          <w:marRight w:val="0"/>
          <w:marTop w:val="0"/>
          <w:marBottom w:val="0"/>
          <w:divBdr>
            <w:top w:val="none" w:sz="0" w:space="0" w:color="auto"/>
            <w:left w:val="none" w:sz="0" w:space="0" w:color="auto"/>
            <w:bottom w:val="none" w:sz="0" w:space="0" w:color="auto"/>
            <w:right w:val="none" w:sz="0" w:space="0" w:color="auto"/>
          </w:divBdr>
        </w:div>
        <w:div w:id="608583929">
          <w:marLeft w:val="480"/>
          <w:marRight w:val="0"/>
          <w:marTop w:val="0"/>
          <w:marBottom w:val="0"/>
          <w:divBdr>
            <w:top w:val="none" w:sz="0" w:space="0" w:color="auto"/>
            <w:left w:val="none" w:sz="0" w:space="0" w:color="auto"/>
            <w:bottom w:val="none" w:sz="0" w:space="0" w:color="auto"/>
            <w:right w:val="none" w:sz="0" w:space="0" w:color="auto"/>
          </w:divBdr>
        </w:div>
        <w:div w:id="799298575">
          <w:marLeft w:val="480"/>
          <w:marRight w:val="0"/>
          <w:marTop w:val="0"/>
          <w:marBottom w:val="0"/>
          <w:divBdr>
            <w:top w:val="none" w:sz="0" w:space="0" w:color="auto"/>
            <w:left w:val="none" w:sz="0" w:space="0" w:color="auto"/>
            <w:bottom w:val="none" w:sz="0" w:space="0" w:color="auto"/>
            <w:right w:val="none" w:sz="0" w:space="0" w:color="auto"/>
          </w:divBdr>
        </w:div>
        <w:div w:id="1862544850">
          <w:marLeft w:val="480"/>
          <w:marRight w:val="0"/>
          <w:marTop w:val="0"/>
          <w:marBottom w:val="0"/>
          <w:divBdr>
            <w:top w:val="none" w:sz="0" w:space="0" w:color="auto"/>
            <w:left w:val="none" w:sz="0" w:space="0" w:color="auto"/>
            <w:bottom w:val="none" w:sz="0" w:space="0" w:color="auto"/>
            <w:right w:val="none" w:sz="0" w:space="0" w:color="auto"/>
          </w:divBdr>
        </w:div>
        <w:div w:id="1740865132">
          <w:marLeft w:val="480"/>
          <w:marRight w:val="0"/>
          <w:marTop w:val="0"/>
          <w:marBottom w:val="0"/>
          <w:divBdr>
            <w:top w:val="none" w:sz="0" w:space="0" w:color="auto"/>
            <w:left w:val="none" w:sz="0" w:space="0" w:color="auto"/>
            <w:bottom w:val="none" w:sz="0" w:space="0" w:color="auto"/>
            <w:right w:val="none" w:sz="0" w:space="0" w:color="auto"/>
          </w:divBdr>
        </w:div>
        <w:div w:id="672875787">
          <w:marLeft w:val="480"/>
          <w:marRight w:val="0"/>
          <w:marTop w:val="0"/>
          <w:marBottom w:val="0"/>
          <w:divBdr>
            <w:top w:val="none" w:sz="0" w:space="0" w:color="auto"/>
            <w:left w:val="none" w:sz="0" w:space="0" w:color="auto"/>
            <w:bottom w:val="none" w:sz="0" w:space="0" w:color="auto"/>
            <w:right w:val="none" w:sz="0" w:space="0" w:color="auto"/>
          </w:divBdr>
        </w:div>
        <w:div w:id="1534540101">
          <w:marLeft w:val="480"/>
          <w:marRight w:val="0"/>
          <w:marTop w:val="0"/>
          <w:marBottom w:val="0"/>
          <w:divBdr>
            <w:top w:val="none" w:sz="0" w:space="0" w:color="auto"/>
            <w:left w:val="none" w:sz="0" w:space="0" w:color="auto"/>
            <w:bottom w:val="none" w:sz="0" w:space="0" w:color="auto"/>
            <w:right w:val="none" w:sz="0" w:space="0" w:color="auto"/>
          </w:divBdr>
        </w:div>
        <w:div w:id="337200922">
          <w:marLeft w:val="480"/>
          <w:marRight w:val="0"/>
          <w:marTop w:val="0"/>
          <w:marBottom w:val="0"/>
          <w:divBdr>
            <w:top w:val="none" w:sz="0" w:space="0" w:color="auto"/>
            <w:left w:val="none" w:sz="0" w:space="0" w:color="auto"/>
            <w:bottom w:val="none" w:sz="0" w:space="0" w:color="auto"/>
            <w:right w:val="none" w:sz="0" w:space="0" w:color="auto"/>
          </w:divBdr>
        </w:div>
        <w:div w:id="1437604831">
          <w:marLeft w:val="480"/>
          <w:marRight w:val="0"/>
          <w:marTop w:val="0"/>
          <w:marBottom w:val="0"/>
          <w:divBdr>
            <w:top w:val="none" w:sz="0" w:space="0" w:color="auto"/>
            <w:left w:val="none" w:sz="0" w:space="0" w:color="auto"/>
            <w:bottom w:val="none" w:sz="0" w:space="0" w:color="auto"/>
            <w:right w:val="none" w:sz="0" w:space="0" w:color="auto"/>
          </w:divBdr>
        </w:div>
        <w:div w:id="1421873872">
          <w:marLeft w:val="480"/>
          <w:marRight w:val="0"/>
          <w:marTop w:val="0"/>
          <w:marBottom w:val="0"/>
          <w:divBdr>
            <w:top w:val="none" w:sz="0" w:space="0" w:color="auto"/>
            <w:left w:val="none" w:sz="0" w:space="0" w:color="auto"/>
            <w:bottom w:val="none" w:sz="0" w:space="0" w:color="auto"/>
            <w:right w:val="none" w:sz="0" w:space="0" w:color="auto"/>
          </w:divBdr>
        </w:div>
        <w:div w:id="1189873018">
          <w:marLeft w:val="480"/>
          <w:marRight w:val="0"/>
          <w:marTop w:val="0"/>
          <w:marBottom w:val="0"/>
          <w:divBdr>
            <w:top w:val="none" w:sz="0" w:space="0" w:color="auto"/>
            <w:left w:val="none" w:sz="0" w:space="0" w:color="auto"/>
            <w:bottom w:val="none" w:sz="0" w:space="0" w:color="auto"/>
            <w:right w:val="none" w:sz="0" w:space="0" w:color="auto"/>
          </w:divBdr>
        </w:div>
        <w:div w:id="429084999">
          <w:marLeft w:val="480"/>
          <w:marRight w:val="0"/>
          <w:marTop w:val="0"/>
          <w:marBottom w:val="0"/>
          <w:divBdr>
            <w:top w:val="none" w:sz="0" w:space="0" w:color="auto"/>
            <w:left w:val="none" w:sz="0" w:space="0" w:color="auto"/>
            <w:bottom w:val="none" w:sz="0" w:space="0" w:color="auto"/>
            <w:right w:val="none" w:sz="0" w:space="0" w:color="auto"/>
          </w:divBdr>
        </w:div>
        <w:div w:id="995455371">
          <w:marLeft w:val="480"/>
          <w:marRight w:val="0"/>
          <w:marTop w:val="0"/>
          <w:marBottom w:val="0"/>
          <w:divBdr>
            <w:top w:val="none" w:sz="0" w:space="0" w:color="auto"/>
            <w:left w:val="none" w:sz="0" w:space="0" w:color="auto"/>
            <w:bottom w:val="none" w:sz="0" w:space="0" w:color="auto"/>
            <w:right w:val="none" w:sz="0" w:space="0" w:color="auto"/>
          </w:divBdr>
        </w:div>
        <w:div w:id="263342297">
          <w:marLeft w:val="480"/>
          <w:marRight w:val="0"/>
          <w:marTop w:val="0"/>
          <w:marBottom w:val="0"/>
          <w:divBdr>
            <w:top w:val="none" w:sz="0" w:space="0" w:color="auto"/>
            <w:left w:val="none" w:sz="0" w:space="0" w:color="auto"/>
            <w:bottom w:val="none" w:sz="0" w:space="0" w:color="auto"/>
            <w:right w:val="none" w:sz="0" w:space="0" w:color="auto"/>
          </w:divBdr>
        </w:div>
        <w:div w:id="1381980854">
          <w:marLeft w:val="480"/>
          <w:marRight w:val="0"/>
          <w:marTop w:val="0"/>
          <w:marBottom w:val="0"/>
          <w:divBdr>
            <w:top w:val="none" w:sz="0" w:space="0" w:color="auto"/>
            <w:left w:val="none" w:sz="0" w:space="0" w:color="auto"/>
            <w:bottom w:val="none" w:sz="0" w:space="0" w:color="auto"/>
            <w:right w:val="none" w:sz="0" w:space="0" w:color="auto"/>
          </w:divBdr>
        </w:div>
        <w:div w:id="559244497">
          <w:marLeft w:val="480"/>
          <w:marRight w:val="0"/>
          <w:marTop w:val="0"/>
          <w:marBottom w:val="0"/>
          <w:divBdr>
            <w:top w:val="none" w:sz="0" w:space="0" w:color="auto"/>
            <w:left w:val="none" w:sz="0" w:space="0" w:color="auto"/>
            <w:bottom w:val="none" w:sz="0" w:space="0" w:color="auto"/>
            <w:right w:val="none" w:sz="0" w:space="0" w:color="auto"/>
          </w:divBdr>
        </w:div>
        <w:div w:id="970476959">
          <w:marLeft w:val="480"/>
          <w:marRight w:val="0"/>
          <w:marTop w:val="0"/>
          <w:marBottom w:val="0"/>
          <w:divBdr>
            <w:top w:val="none" w:sz="0" w:space="0" w:color="auto"/>
            <w:left w:val="none" w:sz="0" w:space="0" w:color="auto"/>
            <w:bottom w:val="none" w:sz="0" w:space="0" w:color="auto"/>
            <w:right w:val="none" w:sz="0" w:space="0" w:color="auto"/>
          </w:divBdr>
        </w:div>
        <w:div w:id="1745492832">
          <w:marLeft w:val="480"/>
          <w:marRight w:val="0"/>
          <w:marTop w:val="0"/>
          <w:marBottom w:val="0"/>
          <w:divBdr>
            <w:top w:val="none" w:sz="0" w:space="0" w:color="auto"/>
            <w:left w:val="none" w:sz="0" w:space="0" w:color="auto"/>
            <w:bottom w:val="none" w:sz="0" w:space="0" w:color="auto"/>
            <w:right w:val="none" w:sz="0" w:space="0" w:color="auto"/>
          </w:divBdr>
        </w:div>
      </w:divsChild>
    </w:div>
    <w:div w:id="1181161834">
      <w:bodyDiv w:val="1"/>
      <w:marLeft w:val="0"/>
      <w:marRight w:val="0"/>
      <w:marTop w:val="0"/>
      <w:marBottom w:val="0"/>
      <w:divBdr>
        <w:top w:val="none" w:sz="0" w:space="0" w:color="auto"/>
        <w:left w:val="none" w:sz="0" w:space="0" w:color="auto"/>
        <w:bottom w:val="none" w:sz="0" w:space="0" w:color="auto"/>
        <w:right w:val="none" w:sz="0" w:space="0" w:color="auto"/>
      </w:divBdr>
      <w:divsChild>
        <w:div w:id="409276663">
          <w:marLeft w:val="480"/>
          <w:marRight w:val="0"/>
          <w:marTop w:val="0"/>
          <w:marBottom w:val="0"/>
          <w:divBdr>
            <w:top w:val="none" w:sz="0" w:space="0" w:color="auto"/>
            <w:left w:val="none" w:sz="0" w:space="0" w:color="auto"/>
            <w:bottom w:val="none" w:sz="0" w:space="0" w:color="auto"/>
            <w:right w:val="none" w:sz="0" w:space="0" w:color="auto"/>
          </w:divBdr>
        </w:div>
        <w:div w:id="1357390824">
          <w:marLeft w:val="480"/>
          <w:marRight w:val="0"/>
          <w:marTop w:val="0"/>
          <w:marBottom w:val="0"/>
          <w:divBdr>
            <w:top w:val="none" w:sz="0" w:space="0" w:color="auto"/>
            <w:left w:val="none" w:sz="0" w:space="0" w:color="auto"/>
            <w:bottom w:val="none" w:sz="0" w:space="0" w:color="auto"/>
            <w:right w:val="none" w:sz="0" w:space="0" w:color="auto"/>
          </w:divBdr>
        </w:div>
        <w:div w:id="155655409">
          <w:marLeft w:val="480"/>
          <w:marRight w:val="0"/>
          <w:marTop w:val="0"/>
          <w:marBottom w:val="0"/>
          <w:divBdr>
            <w:top w:val="none" w:sz="0" w:space="0" w:color="auto"/>
            <w:left w:val="none" w:sz="0" w:space="0" w:color="auto"/>
            <w:bottom w:val="none" w:sz="0" w:space="0" w:color="auto"/>
            <w:right w:val="none" w:sz="0" w:space="0" w:color="auto"/>
          </w:divBdr>
        </w:div>
        <w:div w:id="1372461383">
          <w:marLeft w:val="480"/>
          <w:marRight w:val="0"/>
          <w:marTop w:val="0"/>
          <w:marBottom w:val="0"/>
          <w:divBdr>
            <w:top w:val="none" w:sz="0" w:space="0" w:color="auto"/>
            <w:left w:val="none" w:sz="0" w:space="0" w:color="auto"/>
            <w:bottom w:val="none" w:sz="0" w:space="0" w:color="auto"/>
            <w:right w:val="none" w:sz="0" w:space="0" w:color="auto"/>
          </w:divBdr>
        </w:div>
        <w:div w:id="978874866">
          <w:marLeft w:val="480"/>
          <w:marRight w:val="0"/>
          <w:marTop w:val="0"/>
          <w:marBottom w:val="0"/>
          <w:divBdr>
            <w:top w:val="none" w:sz="0" w:space="0" w:color="auto"/>
            <w:left w:val="none" w:sz="0" w:space="0" w:color="auto"/>
            <w:bottom w:val="none" w:sz="0" w:space="0" w:color="auto"/>
            <w:right w:val="none" w:sz="0" w:space="0" w:color="auto"/>
          </w:divBdr>
        </w:div>
        <w:div w:id="1952122543">
          <w:marLeft w:val="480"/>
          <w:marRight w:val="0"/>
          <w:marTop w:val="0"/>
          <w:marBottom w:val="0"/>
          <w:divBdr>
            <w:top w:val="none" w:sz="0" w:space="0" w:color="auto"/>
            <w:left w:val="none" w:sz="0" w:space="0" w:color="auto"/>
            <w:bottom w:val="none" w:sz="0" w:space="0" w:color="auto"/>
            <w:right w:val="none" w:sz="0" w:space="0" w:color="auto"/>
          </w:divBdr>
        </w:div>
        <w:div w:id="1888835087">
          <w:marLeft w:val="480"/>
          <w:marRight w:val="0"/>
          <w:marTop w:val="0"/>
          <w:marBottom w:val="0"/>
          <w:divBdr>
            <w:top w:val="none" w:sz="0" w:space="0" w:color="auto"/>
            <w:left w:val="none" w:sz="0" w:space="0" w:color="auto"/>
            <w:bottom w:val="none" w:sz="0" w:space="0" w:color="auto"/>
            <w:right w:val="none" w:sz="0" w:space="0" w:color="auto"/>
          </w:divBdr>
        </w:div>
        <w:div w:id="743185118">
          <w:marLeft w:val="480"/>
          <w:marRight w:val="0"/>
          <w:marTop w:val="0"/>
          <w:marBottom w:val="0"/>
          <w:divBdr>
            <w:top w:val="none" w:sz="0" w:space="0" w:color="auto"/>
            <w:left w:val="none" w:sz="0" w:space="0" w:color="auto"/>
            <w:bottom w:val="none" w:sz="0" w:space="0" w:color="auto"/>
            <w:right w:val="none" w:sz="0" w:space="0" w:color="auto"/>
          </w:divBdr>
        </w:div>
        <w:div w:id="932785431">
          <w:marLeft w:val="480"/>
          <w:marRight w:val="0"/>
          <w:marTop w:val="0"/>
          <w:marBottom w:val="0"/>
          <w:divBdr>
            <w:top w:val="none" w:sz="0" w:space="0" w:color="auto"/>
            <w:left w:val="none" w:sz="0" w:space="0" w:color="auto"/>
            <w:bottom w:val="none" w:sz="0" w:space="0" w:color="auto"/>
            <w:right w:val="none" w:sz="0" w:space="0" w:color="auto"/>
          </w:divBdr>
        </w:div>
        <w:div w:id="1781337706">
          <w:marLeft w:val="480"/>
          <w:marRight w:val="0"/>
          <w:marTop w:val="0"/>
          <w:marBottom w:val="0"/>
          <w:divBdr>
            <w:top w:val="none" w:sz="0" w:space="0" w:color="auto"/>
            <w:left w:val="none" w:sz="0" w:space="0" w:color="auto"/>
            <w:bottom w:val="none" w:sz="0" w:space="0" w:color="auto"/>
            <w:right w:val="none" w:sz="0" w:space="0" w:color="auto"/>
          </w:divBdr>
        </w:div>
        <w:div w:id="155801674">
          <w:marLeft w:val="480"/>
          <w:marRight w:val="0"/>
          <w:marTop w:val="0"/>
          <w:marBottom w:val="0"/>
          <w:divBdr>
            <w:top w:val="none" w:sz="0" w:space="0" w:color="auto"/>
            <w:left w:val="none" w:sz="0" w:space="0" w:color="auto"/>
            <w:bottom w:val="none" w:sz="0" w:space="0" w:color="auto"/>
            <w:right w:val="none" w:sz="0" w:space="0" w:color="auto"/>
          </w:divBdr>
        </w:div>
        <w:div w:id="950163212">
          <w:marLeft w:val="480"/>
          <w:marRight w:val="0"/>
          <w:marTop w:val="0"/>
          <w:marBottom w:val="0"/>
          <w:divBdr>
            <w:top w:val="none" w:sz="0" w:space="0" w:color="auto"/>
            <w:left w:val="none" w:sz="0" w:space="0" w:color="auto"/>
            <w:bottom w:val="none" w:sz="0" w:space="0" w:color="auto"/>
            <w:right w:val="none" w:sz="0" w:space="0" w:color="auto"/>
          </w:divBdr>
        </w:div>
        <w:div w:id="2111463629">
          <w:marLeft w:val="480"/>
          <w:marRight w:val="0"/>
          <w:marTop w:val="0"/>
          <w:marBottom w:val="0"/>
          <w:divBdr>
            <w:top w:val="none" w:sz="0" w:space="0" w:color="auto"/>
            <w:left w:val="none" w:sz="0" w:space="0" w:color="auto"/>
            <w:bottom w:val="none" w:sz="0" w:space="0" w:color="auto"/>
            <w:right w:val="none" w:sz="0" w:space="0" w:color="auto"/>
          </w:divBdr>
        </w:div>
        <w:div w:id="780684975">
          <w:marLeft w:val="480"/>
          <w:marRight w:val="0"/>
          <w:marTop w:val="0"/>
          <w:marBottom w:val="0"/>
          <w:divBdr>
            <w:top w:val="none" w:sz="0" w:space="0" w:color="auto"/>
            <w:left w:val="none" w:sz="0" w:space="0" w:color="auto"/>
            <w:bottom w:val="none" w:sz="0" w:space="0" w:color="auto"/>
            <w:right w:val="none" w:sz="0" w:space="0" w:color="auto"/>
          </w:divBdr>
        </w:div>
        <w:div w:id="821237832">
          <w:marLeft w:val="480"/>
          <w:marRight w:val="0"/>
          <w:marTop w:val="0"/>
          <w:marBottom w:val="0"/>
          <w:divBdr>
            <w:top w:val="none" w:sz="0" w:space="0" w:color="auto"/>
            <w:left w:val="none" w:sz="0" w:space="0" w:color="auto"/>
            <w:bottom w:val="none" w:sz="0" w:space="0" w:color="auto"/>
            <w:right w:val="none" w:sz="0" w:space="0" w:color="auto"/>
          </w:divBdr>
        </w:div>
        <w:div w:id="106394047">
          <w:marLeft w:val="480"/>
          <w:marRight w:val="0"/>
          <w:marTop w:val="0"/>
          <w:marBottom w:val="0"/>
          <w:divBdr>
            <w:top w:val="none" w:sz="0" w:space="0" w:color="auto"/>
            <w:left w:val="none" w:sz="0" w:space="0" w:color="auto"/>
            <w:bottom w:val="none" w:sz="0" w:space="0" w:color="auto"/>
            <w:right w:val="none" w:sz="0" w:space="0" w:color="auto"/>
          </w:divBdr>
        </w:div>
        <w:div w:id="1642926057">
          <w:marLeft w:val="480"/>
          <w:marRight w:val="0"/>
          <w:marTop w:val="0"/>
          <w:marBottom w:val="0"/>
          <w:divBdr>
            <w:top w:val="none" w:sz="0" w:space="0" w:color="auto"/>
            <w:left w:val="none" w:sz="0" w:space="0" w:color="auto"/>
            <w:bottom w:val="none" w:sz="0" w:space="0" w:color="auto"/>
            <w:right w:val="none" w:sz="0" w:space="0" w:color="auto"/>
          </w:divBdr>
        </w:div>
        <w:div w:id="1741824792">
          <w:marLeft w:val="480"/>
          <w:marRight w:val="0"/>
          <w:marTop w:val="0"/>
          <w:marBottom w:val="0"/>
          <w:divBdr>
            <w:top w:val="none" w:sz="0" w:space="0" w:color="auto"/>
            <w:left w:val="none" w:sz="0" w:space="0" w:color="auto"/>
            <w:bottom w:val="none" w:sz="0" w:space="0" w:color="auto"/>
            <w:right w:val="none" w:sz="0" w:space="0" w:color="auto"/>
          </w:divBdr>
        </w:div>
        <w:div w:id="1555770820">
          <w:marLeft w:val="480"/>
          <w:marRight w:val="0"/>
          <w:marTop w:val="0"/>
          <w:marBottom w:val="0"/>
          <w:divBdr>
            <w:top w:val="none" w:sz="0" w:space="0" w:color="auto"/>
            <w:left w:val="none" w:sz="0" w:space="0" w:color="auto"/>
            <w:bottom w:val="none" w:sz="0" w:space="0" w:color="auto"/>
            <w:right w:val="none" w:sz="0" w:space="0" w:color="auto"/>
          </w:divBdr>
        </w:div>
        <w:div w:id="1068652637">
          <w:marLeft w:val="480"/>
          <w:marRight w:val="0"/>
          <w:marTop w:val="0"/>
          <w:marBottom w:val="0"/>
          <w:divBdr>
            <w:top w:val="none" w:sz="0" w:space="0" w:color="auto"/>
            <w:left w:val="none" w:sz="0" w:space="0" w:color="auto"/>
            <w:bottom w:val="none" w:sz="0" w:space="0" w:color="auto"/>
            <w:right w:val="none" w:sz="0" w:space="0" w:color="auto"/>
          </w:divBdr>
        </w:div>
        <w:div w:id="364601334">
          <w:marLeft w:val="480"/>
          <w:marRight w:val="0"/>
          <w:marTop w:val="0"/>
          <w:marBottom w:val="0"/>
          <w:divBdr>
            <w:top w:val="none" w:sz="0" w:space="0" w:color="auto"/>
            <w:left w:val="none" w:sz="0" w:space="0" w:color="auto"/>
            <w:bottom w:val="none" w:sz="0" w:space="0" w:color="auto"/>
            <w:right w:val="none" w:sz="0" w:space="0" w:color="auto"/>
          </w:divBdr>
        </w:div>
        <w:div w:id="83887294">
          <w:marLeft w:val="480"/>
          <w:marRight w:val="0"/>
          <w:marTop w:val="0"/>
          <w:marBottom w:val="0"/>
          <w:divBdr>
            <w:top w:val="none" w:sz="0" w:space="0" w:color="auto"/>
            <w:left w:val="none" w:sz="0" w:space="0" w:color="auto"/>
            <w:bottom w:val="none" w:sz="0" w:space="0" w:color="auto"/>
            <w:right w:val="none" w:sz="0" w:space="0" w:color="auto"/>
          </w:divBdr>
        </w:div>
        <w:div w:id="142233185">
          <w:marLeft w:val="480"/>
          <w:marRight w:val="0"/>
          <w:marTop w:val="0"/>
          <w:marBottom w:val="0"/>
          <w:divBdr>
            <w:top w:val="none" w:sz="0" w:space="0" w:color="auto"/>
            <w:left w:val="none" w:sz="0" w:space="0" w:color="auto"/>
            <w:bottom w:val="none" w:sz="0" w:space="0" w:color="auto"/>
            <w:right w:val="none" w:sz="0" w:space="0" w:color="auto"/>
          </w:divBdr>
        </w:div>
        <w:div w:id="1939019139">
          <w:marLeft w:val="480"/>
          <w:marRight w:val="0"/>
          <w:marTop w:val="0"/>
          <w:marBottom w:val="0"/>
          <w:divBdr>
            <w:top w:val="none" w:sz="0" w:space="0" w:color="auto"/>
            <w:left w:val="none" w:sz="0" w:space="0" w:color="auto"/>
            <w:bottom w:val="none" w:sz="0" w:space="0" w:color="auto"/>
            <w:right w:val="none" w:sz="0" w:space="0" w:color="auto"/>
          </w:divBdr>
        </w:div>
        <w:div w:id="1243832760">
          <w:marLeft w:val="480"/>
          <w:marRight w:val="0"/>
          <w:marTop w:val="0"/>
          <w:marBottom w:val="0"/>
          <w:divBdr>
            <w:top w:val="none" w:sz="0" w:space="0" w:color="auto"/>
            <w:left w:val="none" w:sz="0" w:space="0" w:color="auto"/>
            <w:bottom w:val="none" w:sz="0" w:space="0" w:color="auto"/>
            <w:right w:val="none" w:sz="0" w:space="0" w:color="auto"/>
          </w:divBdr>
        </w:div>
        <w:div w:id="1986351964">
          <w:marLeft w:val="480"/>
          <w:marRight w:val="0"/>
          <w:marTop w:val="0"/>
          <w:marBottom w:val="0"/>
          <w:divBdr>
            <w:top w:val="none" w:sz="0" w:space="0" w:color="auto"/>
            <w:left w:val="none" w:sz="0" w:space="0" w:color="auto"/>
            <w:bottom w:val="none" w:sz="0" w:space="0" w:color="auto"/>
            <w:right w:val="none" w:sz="0" w:space="0" w:color="auto"/>
          </w:divBdr>
        </w:div>
        <w:div w:id="212041641">
          <w:marLeft w:val="480"/>
          <w:marRight w:val="0"/>
          <w:marTop w:val="0"/>
          <w:marBottom w:val="0"/>
          <w:divBdr>
            <w:top w:val="none" w:sz="0" w:space="0" w:color="auto"/>
            <w:left w:val="none" w:sz="0" w:space="0" w:color="auto"/>
            <w:bottom w:val="none" w:sz="0" w:space="0" w:color="auto"/>
            <w:right w:val="none" w:sz="0" w:space="0" w:color="auto"/>
          </w:divBdr>
        </w:div>
        <w:div w:id="314381676">
          <w:marLeft w:val="480"/>
          <w:marRight w:val="0"/>
          <w:marTop w:val="0"/>
          <w:marBottom w:val="0"/>
          <w:divBdr>
            <w:top w:val="none" w:sz="0" w:space="0" w:color="auto"/>
            <w:left w:val="none" w:sz="0" w:space="0" w:color="auto"/>
            <w:bottom w:val="none" w:sz="0" w:space="0" w:color="auto"/>
            <w:right w:val="none" w:sz="0" w:space="0" w:color="auto"/>
          </w:divBdr>
        </w:div>
        <w:div w:id="1620991746">
          <w:marLeft w:val="480"/>
          <w:marRight w:val="0"/>
          <w:marTop w:val="0"/>
          <w:marBottom w:val="0"/>
          <w:divBdr>
            <w:top w:val="none" w:sz="0" w:space="0" w:color="auto"/>
            <w:left w:val="none" w:sz="0" w:space="0" w:color="auto"/>
            <w:bottom w:val="none" w:sz="0" w:space="0" w:color="auto"/>
            <w:right w:val="none" w:sz="0" w:space="0" w:color="auto"/>
          </w:divBdr>
        </w:div>
        <w:div w:id="111438671">
          <w:marLeft w:val="480"/>
          <w:marRight w:val="0"/>
          <w:marTop w:val="0"/>
          <w:marBottom w:val="0"/>
          <w:divBdr>
            <w:top w:val="none" w:sz="0" w:space="0" w:color="auto"/>
            <w:left w:val="none" w:sz="0" w:space="0" w:color="auto"/>
            <w:bottom w:val="none" w:sz="0" w:space="0" w:color="auto"/>
            <w:right w:val="none" w:sz="0" w:space="0" w:color="auto"/>
          </w:divBdr>
        </w:div>
        <w:div w:id="1388721824">
          <w:marLeft w:val="480"/>
          <w:marRight w:val="0"/>
          <w:marTop w:val="0"/>
          <w:marBottom w:val="0"/>
          <w:divBdr>
            <w:top w:val="none" w:sz="0" w:space="0" w:color="auto"/>
            <w:left w:val="none" w:sz="0" w:space="0" w:color="auto"/>
            <w:bottom w:val="none" w:sz="0" w:space="0" w:color="auto"/>
            <w:right w:val="none" w:sz="0" w:space="0" w:color="auto"/>
          </w:divBdr>
        </w:div>
        <w:div w:id="1005672839">
          <w:marLeft w:val="480"/>
          <w:marRight w:val="0"/>
          <w:marTop w:val="0"/>
          <w:marBottom w:val="0"/>
          <w:divBdr>
            <w:top w:val="none" w:sz="0" w:space="0" w:color="auto"/>
            <w:left w:val="none" w:sz="0" w:space="0" w:color="auto"/>
            <w:bottom w:val="none" w:sz="0" w:space="0" w:color="auto"/>
            <w:right w:val="none" w:sz="0" w:space="0" w:color="auto"/>
          </w:divBdr>
        </w:div>
        <w:div w:id="953444834">
          <w:marLeft w:val="480"/>
          <w:marRight w:val="0"/>
          <w:marTop w:val="0"/>
          <w:marBottom w:val="0"/>
          <w:divBdr>
            <w:top w:val="none" w:sz="0" w:space="0" w:color="auto"/>
            <w:left w:val="none" w:sz="0" w:space="0" w:color="auto"/>
            <w:bottom w:val="none" w:sz="0" w:space="0" w:color="auto"/>
            <w:right w:val="none" w:sz="0" w:space="0" w:color="auto"/>
          </w:divBdr>
        </w:div>
        <w:div w:id="922223828">
          <w:marLeft w:val="480"/>
          <w:marRight w:val="0"/>
          <w:marTop w:val="0"/>
          <w:marBottom w:val="0"/>
          <w:divBdr>
            <w:top w:val="none" w:sz="0" w:space="0" w:color="auto"/>
            <w:left w:val="none" w:sz="0" w:space="0" w:color="auto"/>
            <w:bottom w:val="none" w:sz="0" w:space="0" w:color="auto"/>
            <w:right w:val="none" w:sz="0" w:space="0" w:color="auto"/>
          </w:divBdr>
        </w:div>
        <w:div w:id="1072002583">
          <w:marLeft w:val="480"/>
          <w:marRight w:val="0"/>
          <w:marTop w:val="0"/>
          <w:marBottom w:val="0"/>
          <w:divBdr>
            <w:top w:val="none" w:sz="0" w:space="0" w:color="auto"/>
            <w:left w:val="none" w:sz="0" w:space="0" w:color="auto"/>
            <w:bottom w:val="none" w:sz="0" w:space="0" w:color="auto"/>
            <w:right w:val="none" w:sz="0" w:space="0" w:color="auto"/>
          </w:divBdr>
        </w:div>
        <w:div w:id="1982035300">
          <w:marLeft w:val="480"/>
          <w:marRight w:val="0"/>
          <w:marTop w:val="0"/>
          <w:marBottom w:val="0"/>
          <w:divBdr>
            <w:top w:val="none" w:sz="0" w:space="0" w:color="auto"/>
            <w:left w:val="none" w:sz="0" w:space="0" w:color="auto"/>
            <w:bottom w:val="none" w:sz="0" w:space="0" w:color="auto"/>
            <w:right w:val="none" w:sz="0" w:space="0" w:color="auto"/>
          </w:divBdr>
        </w:div>
        <w:div w:id="831606760">
          <w:marLeft w:val="480"/>
          <w:marRight w:val="0"/>
          <w:marTop w:val="0"/>
          <w:marBottom w:val="0"/>
          <w:divBdr>
            <w:top w:val="none" w:sz="0" w:space="0" w:color="auto"/>
            <w:left w:val="none" w:sz="0" w:space="0" w:color="auto"/>
            <w:bottom w:val="none" w:sz="0" w:space="0" w:color="auto"/>
            <w:right w:val="none" w:sz="0" w:space="0" w:color="auto"/>
          </w:divBdr>
        </w:div>
        <w:div w:id="219176900">
          <w:marLeft w:val="480"/>
          <w:marRight w:val="0"/>
          <w:marTop w:val="0"/>
          <w:marBottom w:val="0"/>
          <w:divBdr>
            <w:top w:val="none" w:sz="0" w:space="0" w:color="auto"/>
            <w:left w:val="none" w:sz="0" w:space="0" w:color="auto"/>
            <w:bottom w:val="none" w:sz="0" w:space="0" w:color="auto"/>
            <w:right w:val="none" w:sz="0" w:space="0" w:color="auto"/>
          </w:divBdr>
        </w:div>
        <w:div w:id="2037191623">
          <w:marLeft w:val="480"/>
          <w:marRight w:val="0"/>
          <w:marTop w:val="0"/>
          <w:marBottom w:val="0"/>
          <w:divBdr>
            <w:top w:val="none" w:sz="0" w:space="0" w:color="auto"/>
            <w:left w:val="none" w:sz="0" w:space="0" w:color="auto"/>
            <w:bottom w:val="none" w:sz="0" w:space="0" w:color="auto"/>
            <w:right w:val="none" w:sz="0" w:space="0" w:color="auto"/>
          </w:divBdr>
        </w:div>
        <w:div w:id="1021126530">
          <w:marLeft w:val="480"/>
          <w:marRight w:val="0"/>
          <w:marTop w:val="0"/>
          <w:marBottom w:val="0"/>
          <w:divBdr>
            <w:top w:val="none" w:sz="0" w:space="0" w:color="auto"/>
            <w:left w:val="none" w:sz="0" w:space="0" w:color="auto"/>
            <w:bottom w:val="none" w:sz="0" w:space="0" w:color="auto"/>
            <w:right w:val="none" w:sz="0" w:space="0" w:color="auto"/>
          </w:divBdr>
        </w:div>
        <w:div w:id="1116562249">
          <w:marLeft w:val="480"/>
          <w:marRight w:val="0"/>
          <w:marTop w:val="0"/>
          <w:marBottom w:val="0"/>
          <w:divBdr>
            <w:top w:val="none" w:sz="0" w:space="0" w:color="auto"/>
            <w:left w:val="none" w:sz="0" w:space="0" w:color="auto"/>
            <w:bottom w:val="none" w:sz="0" w:space="0" w:color="auto"/>
            <w:right w:val="none" w:sz="0" w:space="0" w:color="auto"/>
          </w:divBdr>
        </w:div>
        <w:div w:id="469909960">
          <w:marLeft w:val="480"/>
          <w:marRight w:val="0"/>
          <w:marTop w:val="0"/>
          <w:marBottom w:val="0"/>
          <w:divBdr>
            <w:top w:val="none" w:sz="0" w:space="0" w:color="auto"/>
            <w:left w:val="none" w:sz="0" w:space="0" w:color="auto"/>
            <w:bottom w:val="none" w:sz="0" w:space="0" w:color="auto"/>
            <w:right w:val="none" w:sz="0" w:space="0" w:color="auto"/>
          </w:divBdr>
        </w:div>
        <w:div w:id="1049842019">
          <w:marLeft w:val="480"/>
          <w:marRight w:val="0"/>
          <w:marTop w:val="0"/>
          <w:marBottom w:val="0"/>
          <w:divBdr>
            <w:top w:val="none" w:sz="0" w:space="0" w:color="auto"/>
            <w:left w:val="none" w:sz="0" w:space="0" w:color="auto"/>
            <w:bottom w:val="none" w:sz="0" w:space="0" w:color="auto"/>
            <w:right w:val="none" w:sz="0" w:space="0" w:color="auto"/>
          </w:divBdr>
        </w:div>
        <w:div w:id="1408575602">
          <w:marLeft w:val="480"/>
          <w:marRight w:val="0"/>
          <w:marTop w:val="0"/>
          <w:marBottom w:val="0"/>
          <w:divBdr>
            <w:top w:val="none" w:sz="0" w:space="0" w:color="auto"/>
            <w:left w:val="none" w:sz="0" w:space="0" w:color="auto"/>
            <w:bottom w:val="none" w:sz="0" w:space="0" w:color="auto"/>
            <w:right w:val="none" w:sz="0" w:space="0" w:color="auto"/>
          </w:divBdr>
        </w:div>
        <w:div w:id="894968616">
          <w:marLeft w:val="480"/>
          <w:marRight w:val="0"/>
          <w:marTop w:val="0"/>
          <w:marBottom w:val="0"/>
          <w:divBdr>
            <w:top w:val="none" w:sz="0" w:space="0" w:color="auto"/>
            <w:left w:val="none" w:sz="0" w:space="0" w:color="auto"/>
            <w:bottom w:val="none" w:sz="0" w:space="0" w:color="auto"/>
            <w:right w:val="none" w:sz="0" w:space="0" w:color="auto"/>
          </w:divBdr>
        </w:div>
        <w:div w:id="960767445">
          <w:marLeft w:val="480"/>
          <w:marRight w:val="0"/>
          <w:marTop w:val="0"/>
          <w:marBottom w:val="0"/>
          <w:divBdr>
            <w:top w:val="none" w:sz="0" w:space="0" w:color="auto"/>
            <w:left w:val="none" w:sz="0" w:space="0" w:color="auto"/>
            <w:bottom w:val="none" w:sz="0" w:space="0" w:color="auto"/>
            <w:right w:val="none" w:sz="0" w:space="0" w:color="auto"/>
          </w:divBdr>
        </w:div>
        <w:div w:id="1946157561">
          <w:marLeft w:val="480"/>
          <w:marRight w:val="0"/>
          <w:marTop w:val="0"/>
          <w:marBottom w:val="0"/>
          <w:divBdr>
            <w:top w:val="none" w:sz="0" w:space="0" w:color="auto"/>
            <w:left w:val="none" w:sz="0" w:space="0" w:color="auto"/>
            <w:bottom w:val="none" w:sz="0" w:space="0" w:color="auto"/>
            <w:right w:val="none" w:sz="0" w:space="0" w:color="auto"/>
          </w:divBdr>
        </w:div>
        <w:div w:id="750469836">
          <w:marLeft w:val="480"/>
          <w:marRight w:val="0"/>
          <w:marTop w:val="0"/>
          <w:marBottom w:val="0"/>
          <w:divBdr>
            <w:top w:val="none" w:sz="0" w:space="0" w:color="auto"/>
            <w:left w:val="none" w:sz="0" w:space="0" w:color="auto"/>
            <w:bottom w:val="none" w:sz="0" w:space="0" w:color="auto"/>
            <w:right w:val="none" w:sz="0" w:space="0" w:color="auto"/>
          </w:divBdr>
        </w:div>
        <w:div w:id="955793243">
          <w:marLeft w:val="480"/>
          <w:marRight w:val="0"/>
          <w:marTop w:val="0"/>
          <w:marBottom w:val="0"/>
          <w:divBdr>
            <w:top w:val="none" w:sz="0" w:space="0" w:color="auto"/>
            <w:left w:val="none" w:sz="0" w:space="0" w:color="auto"/>
            <w:bottom w:val="none" w:sz="0" w:space="0" w:color="auto"/>
            <w:right w:val="none" w:sz="0" w:space="0" w:color="auto"/>
          </w:divBdr>
        </w:div>
        <w:div w:id="321275402">
          <w:marLeft w:val="480"/>
          <w:marRight w:val="0"/>
          <w:marTop w:val="0"/>
          <w:marBottom w:val="0"/>
          <w:divBdr>
            <w:top w:val="none" w:sz="0" w:space="0" w:color="auto"/>
            <w:left w:val="none" w:sz="0" w:space="0" w:color="auto"/>
            <w:bottom w:val="none" w:sz="0" w:space="0" w:color="auto"/>
            <w:right w:val="none" w:sz="0" w:space="0" w:color="auto"/>
          </w:divBdr>
        </w:div>
        <w:div w:id="2053142073">
          <w:marLeft w:val="480"/>
          <w:marRight w:val="0"/>
          <w:marTop w:val="0"/>
          <w:marBottom w:val="0"/>
          <w:divBdr>
            <w:top w:val="none" w:sz="0" w:space="0" w:color="auto"/>
            <w:left w:val="none" w:sz="0" w:space="0" w:color="auto"/>
            <w:bottom w:val="none" w:sz="0" w:space="0" w:color="auto"/>
            <w:right w:val="none" w:sz="0" w:space="0" w:color="auto"/>
          </w:divBdr>
        </w:div>
        <w:div w:id="118188803">
          <w:marLeft w:val="480"/>
          <w:marRight w:val="0"/>
          <w:marTop w:val="0"/>
          <w:marBottom w:val="0"/>
          <w:divBdr>
            <w:top w:val="none" w:sz="0" w:space="0" w:color="auto"/>
            <w:left w:val="none" w:sz="0" w:space="0" w:color="auto"/>
            <w:bottom w:val="none" w:sz="0" w:space="0" w:color="auto"/>
            <w:right w:val="none" w:sz="0" w:space="0" w:color="auto"/>
          </w:divBdr>
        </w:div>
        <w:div w:id="1932662011">
          <w:marLeft w:val="480"/>
          <w:marRight w:val="0"/>
          <w:marTop w:val="0"/>
          <w:marBottom w:val="0"/>
          <w:divBdr>
            <w:top w:val="none" w:sz="0" w:space="0" w:color="auto"/>
            <w:left w:val="none" w:sz="0" w:space="0" w:color="auto"/>
            <w:bottom w:val="none" w:sz="0" w:space="0" w:color="auto"/>
            <w:right w:val="none" w:sz="0" w:space="0" w:color="auto"/>
          </w:divBdr>
        </w:div>
        <w:div w:id="1808663392">
          <w:marLeft w:val="480"/>
          <w:marRight w:val="0"/>
          <w:marTop w:val="0"/>
          <w:marBottom w:val="0"/>
          <w:divBdr>
            <w:top w:val="none" w:sz="0" w:space="0" w:color="auto"/>
            <w:left w:val="none" w:sz="0" w:space="0" w:color="auto"/>
            <w:bottom w:val="none" w:sz="0" w:space="0" w:color="auto"/>
            <w:right w:val="none" w:sz="0" w:space="0" w:color="auto"/>
          </w:divBdr>
        </w:div>
        <w:div w:id="2007829480">
          <w:marLeft w:val="480"/>
          <w:marRight w:val="0"/>
          <w:marTop w:val="0"/>
          <w:marBottom w:val="0"/>
          <w:divBdr>
            <w:top w:val="none" w:sz="0" w:space="0" w:color="auto"/>
            <w:left w:val="none" w:sz="0" w:space="0" w:color="auto"/>
            <w:bottom w:val="none" w:sz="0" w:space="0" w:color="auto"/>
            <w:right w:val="none" w:sz="0" w:space="0" w:color="auto"/>
          </w:divBdr>
        </w:div>
        <w:div w:id="1634755512">
          <w:marLeft w:val="480"/>
          <w:marRight w:val="0"/>
          <w:marTop w:val="0"/>
          <w:marBottom w:val="0"/>
          <w:divBdr>
            <w:top w:val="none" w:sz="0" w:space="0" w:color="auto"/>
            <w:left w:val="none" w:sz="0" w:space="0" w:color="auto"/>
            <w:bottom w:val="none" w:sz="0" w:space="0" w:color="auto"/>
            <w:right w:val="none" w:sz="0" w:space="0" w:color="auto"/>
          </w:divBdr>
        </w:div>
        <w:div w:id="897667450">
          <w:marLeft w:val="480"/>
          <w:marRight w:val="0"/>
          <w:marTop w:val="0"/>
          <w:marBottom w:val="0"/>
          <w:divBdr>
            <w:top w:val="none" w:sz="0" w:space="0" w:color="auto"/>
            <w:left w:val="none" w:sz="0" w:space="0" w:color="auto"/>
            <w:bottom w:val="none" w:sz="0" w:space="0" w:color="auto"/>
            <w:right w:val="none" w:sz="0" w:space="0" w:color="auto"/>
          </w:divBdr>
        </w:div>
        <w:div w:id="1326322497">
          <w:marLeft w:val="480"/>
          <w:marRight w:val="0"/>
          <w:marTop w:val="0"/>
          <w:marBottom w:val="0"/>
          <w:divBdr>
            <w:top w:val="none" w:sz="0" w:space="0" w:color="auto"/>
            <w:left w:val="none" w:sz="0" w:space="0" w:color="auto"/>
            <w:bottom w:val="none" w:sz="0" w:space="0" w:color="auto"/>
            <w:right w:val="none" w:sz="0" w:space="0" w:color="auto"/>
          </w:divBdr>
        </w:div>
        <w:div w:id="931933240">
          <w:marLeft w:val="480"/>
          <w:marRight w:val="0"/>
          <w:marTop w:val="0"/>
          <w:marBottom w:val="0"/>
          <w:divBdr>
            <w:top w:val="none" w:sz="0" w:space="0" w:color="auto"/>
            <w:left w:val="none" w:sz="0" w:space="0" w:color="auto"/>
            <w:bottom w:val="none" w:sz="0" w:space="0" w:color="auto"/>
            <w:right w:val="none" w:sz="0" w:space="0" w:color="auto"/>
          </w:divBdr>
        </w:div>
        <w:div w:id="85197583">
          <w:marLeft w:val="480"/>
          <w:marRight w:val="0"/>
          <w:marTop w:val="0"/>
          <w:marBottom w:val="0"/>
          <w:divBdr>
            <w:top w:val="none" w:sz="0" w:space="0" w:color="auto"/>
            <w:left w:val="none" w:sz="0" w:space="0" w:color="auto"/>
            <w:bottom w:val="none" w:sz="0" w:space="0" w:color="auto"/>
            <w:right w:val="none" w:sz="0" w:space="0" w:color="auto"/>
          </w:divBdr>
        </w:div>
        <w:div w:id="1776973474">
          <w:marLeft w:val="480"/>
          <w:marRight w:val="0"/>
          <w:marTop w:val="0"/>
          <w:marBottom w:val="0"/>
          <w:divBdr>
            <w:top w:val="none" w:sz="0" w:space="0" w:color="auto"/>
            <w:left w:val="none" w:sz="0" w:space="0" w:color="auto"/>
            <w:bottom w:val="none" w:sz="0" w:space="0" w:color="auto"/>
            <w:right w:val="none" w:sz="0" w:space="0" w:color="auto"/>
          </w:divBdr>
        </w:div>
        <w:div w:id="1429421603">
          <w:marLeft w:val="480"/>
          <w:marRight w:val="0"/>
          <w:marTop w:val="0"/>
          <w:marBottom w:val="0"/>
          <w:divBdr>
            <w:top w:val="none" w:sz="0" w:space="0" w:color="auto"/>
            <w:left w:val="none" w:sz="0" w:space="0" w:color="auto"/>
            <w:bottom w:val="none" w:sz="0" w:space="0" w:color="auto"/>
            <w:right w:val="none" w:sz="0" w:space="0" w:color="auto"/>
          </w:divBdr>
        </w:div>
        <w:div w:id="1788160888">
          <w:marLeft w:val="480"/>
          <w:marRight w:val="0"/>
          <w:marTop w:val="0"/>
          <w:marBottom w:val="0"/>
          <w:divBdr>
            <w:top w:val="none" w:sz="0" w:space="0" w:color="auto"/>
            <w:left w:val="none" w:sz="0" w:space="0" w:color="auto"/>
            <w:bottom w:val="none" w:sz="0" w:space="0" w:color="auto"/>
            <w:right w:val="none" w:sz="0" w:space="0" w:color="auto"/>
          </w:divBdr>
        </w:div>
        <w:div w:id="1115104052">
          <w:marLeft w:val="480"/>
          <w:marRight w:val="0"/>
          <w:marTop w:val="0"/>
          <w:marBottom w:val="0"/>
          <w:divBdr>
            <w:top w:val="none" w:sz="0" w:space="0" w:color="auto"/>
            <w:left w:val="none" w:sz="0" w:space="0" w:color="auto"/>
            <w:bottom w:val="none" w:sz="0" w:space="0" w:color="auto"/>
            <w:right w:val="none" w:sz="0" w:space="0" w:color="auto"/>
          </w:divBdr>
        </w:div>
        <w:div w:id="299113667">
          <w:marLeft w:val="480"/>
          <w:marRight w:val="0"/>
          <w:marTop w:val="0"/>
          <w:marBottom w:val="0"/>
          <w:divBdr>
            <w:top w:val="none" w:sz="0" w:space="0" w:color="auto"/>
            <w:left w:val="none" w:sz="0" w:space="0" w:color="auto"/>
            <w:bottom w:val="none" w:sz="0" w:space="0" w:color="auto"/>
            <w:right w:val="none" w:sz="0" w:space="0" w:color="auto"/>
          </w:divBdr>
        </w:div>
        <w:div w:id="1816339066">
          <w:marLeft w:val="480"/>
          <w:marRight w:val="0"/>
          <w:marTop w:val="0"/>
          <w:marBottom w:val="0"/>
          <w:divBdr>
            <w:top w:val="none" w:sz="0" w:space="0" w:color="auto"/>
            <w:left w:val="none" w:sz="0" w:space="0" w:color="auto"/>
            <w:bottom w:val="none" w:sz="0" w:space="0" w:color="auto"/>
            <w:right w:val="none" w:sz="0" w:space="0" w:color="auto"/>
          </w:divBdr>
        </w:div>
        <w:div w:id="827594340">
          <w:marLeft w:val="480"/>
          <w:marRight w:val="0"/>
          <w:marTop w:val="0"/>
          <w:marBottom w:val="0"/>
          <w:divBdr>
            <w:top w:val="none" w:sz="0" w:space="0" w:color="auto"/>
            <w:left w:val="none" w:sz="0" w:space="0" w:color="auto"/>
            <w:bottom w:val="none" w:sz="0" w:space="0" w:color="auto"/>
            <w:right w:val="none" w:sz="0" w:space="0" w:color="auto"/>
          </w:divBdr>
        </w:div>
        <w:div w:id="2045709341">
          <w:marLeft w:val="480"/>
          <w:marRight w:val="0"/>
          <w:marTop w:val="0"/>
          <w:marBottom w:val="0"/>
          <w:divBdr>
            <w:top w:val="none" w:sz="0" w:space="0" w:color="auto"/>
            <w:left w:val="none" w:sz="0" w:space="0" w:color="auto"/>
            <w:bottom w:val="none" w:sz="0" w:space="0" w:color="auto"/>
            <w:right w:val="none" w:sz="0" w:space="0" w:color="auto"/>
          </w:divBdr>
        </w:div>
      </w:divsChild>
    </w:div>
    <w:div w:id="1184393526">
      <w:bodyDiv w:val="1"/>
      <w:marLeft w:val="0"/>
      <w:marRight w:val="0"/>
      <w:marTop w:val="0"/>
      <w:marBottom w:val="0"/>
      <w:divBdr>
        <w:top w:val="none" w:sz="0" w:space="0" w:color="auto"/>
        <w:left w:val="none" w:sz="0" w:space="0" w:color="auto"/>
        <w:bottom w:val="none" w:sz="0" w:space="0" w:color="auto"/>
        <w:right w:val="none" w:sz="0" w:space="0" w:color="auto"/>
      </w:divBdr>
      <w:divsChild>
        <w:div w:id="48118262">
          <w:marLeft w:val="480"/>
          <w:marRight w:val="0"/>
          <w:marTop w:val="0"/>
          <w:marBottom w:val="0"/>
          <w:divBdr>
            <w:top w:val="none" w:sz="0" w:space="0" w:color="auto"/>
            <w:left w:val="none" w:sz="0" w:space="0" w:color="auto"/>
            <w:bottom w:val="none" w:sz="0" w:space="0" w:color="auto"/>
            <w:right w:val="none" w:sz="0" w:space="0" w:color="auto"/>
          </w:divBdr>
        </w:div>
        <w:div w:id="101076139">
          <w:marLeft w:val="480"/>
          <w:marRight w:val="0"/>
          <w:marTop w:val="0"/>
          <w:marBottom w:val="0"/>
          <w:divBdr>
            <w:top w:val="none" w:sz="0" w:space="0" w:color="auto"/>
            <w:left w:val="none" w:sz="0" w:space="0" w:color="auto"/>
            <w:bottom w:val="none" w:sz="0" w:space="0" w:color="auto"/>
            <w:right w:val="none" w:sz="0" w:space="0" w:color="auto"/>
          </w:divBdr>
        </w:div>
        <w:div w:id="144322715">
          <w:marLeft w:val="480"/>
          <w:marRight w:val="0"/>
          <w:marTop w:val="0"/>
          <w:marBottom w:val="0"/>
          <w:divBdr>
            <w:top w:val="none" w:sz="0" w:space="0" w:color="auto"/>
            <w:left w:val="none" w:sz="0" w:space="0" w:color="auto"/>
            <w:bottom w:val="none" w:sz="0" w:space="0" w:color="auto"/>
            <w:right w:val="none" w:sz="0" w:space="0" w:color="auto"/>
          </w:divBdr>
        </w:div>
        <w:div w:id="149029939">
          <w:marLeft w:val="480"/>
          <w:marRight w:val="0"/>
          <w:marTop w:val="0"/>
          <w:marBottom w:val="0"/>
          <w:divBdr>
            <w:top w:val="none" w:sz="0" w:space="0" w:color="auto"/>
            <w:left w:val="none" w:sz="0" w:space="0" w:color="auto"/>
            <w:bottom w:val="none" w:sz="0" w:space="0" w:color="auto"/>
            <w:right w:val="none" w:sz="0" w:space="0" w:color="auto"/>
          </w:divBdr>
        </w:div>
        <w:div w:id="182403306">
          <w:marLeft w:val="480"/>
          <w:marRight w:val="0"/>
          <w:marTop w:val="0"/>
          <w:marBottom w:val="0"/>
          <w:divBdr>
            <w:top w:val="none" w:sz="0" w:space="0" w:color="auto"/>
            <w:left w:val="none" w:sz="0" w:space="0" w:color="auto"/>
            <w:bottom w:val="none" w:sz="0" w:space="0" w:color="auto"/>
            <w:right w:val="none" w:sz="0" w:space="0" w:color="auto"/>
          </w:divBdr>
        </w:div>
        <w:div w:id="205337785">
          <w:marLeft w:val="480"/>
          <w:marRight w:val="0"/>
          <w:marTop w:val="0"/>
          <w:marBottom w:val="0"/>
          <w:divBdr>
            <w:top w:val="none" w:sz="0" w:space="0" w:color="auto"/>
            <w:left w:val="none" w:sz="0" w:space="0" w:color="auto"/>
            <w:bottom w:val="none" w:sz="0" w:space="0" w:color="auto"/>
            <w:right w:val="none" w:sz="0" w:space="0" w:color="auto"/>
          </w:divBdr>
        </w:div>
        <w:div w:id="225188153">
          <w:marLeft w:val="480"/>
          <w:marRight w:val="0"/>
          <w:marTop w:val="0"/>
          <w:marBottom w:val="0"/>
          <w:divBdr>
            <w:top w:val="none" w:sz="0" w:space="0" w:color="auto"/>
            <w:left w:val="none" w:sz="0" w:space="0" w:color="auto"/>
            <w:bottom w:val="none" w:sz="0" w:space="0" w:color="auto"/>
            <w:right w:val="none" w:sz="0" w:space="0" w:color="auto"/>
          </w:divBdr>
        </w:div>
        <w:div w:id="279144280">
          <w:marLeft w:val="480"/>
          <w:marRight w:val="0"/>
          <w:marTop w:val="0"/>
          <w:marBottom w:val="0"/>
          <w:divBdr>
            <w:top w:val="none" w:sz="0" w:space="0" w:color="auto"/>
            <w:left w:val="none" w:sz="0" w:space="0" w:color="auto"/>
            <w:bottom w:val="none" w:sz="0" w:space="0" w:color="auto"/>
            <w:right w:val="none" w:sz="0" w:space="0" w:color="auto"/>
          </w:divBdr>
        </w:div>
        <w:div w:id="310600259">
          <w:marLeft w:val="480"/>
          <w:marRight w:val="0"/>
          <w:marTop w:val="0"/>
          <w:marBottom w:val="0"/>
          <w:divBdr>
            <w:top w:val="none" w:sz="0" w:space="0" w:color="auto"/>
            <w:left w:val="none" w:sz="0" w:space="0" w:color="auto"/>
            <w:bottom w:val="none" w:sz="0" w:space="0" w:color="auto"/>
            <w:right w:val="none" w:sz="0" w:space="0" w:color="auto"/>
          </w:divBdr>
        </w:div>
        <w:div w:id="362902347">
          <w:marLeft w:val="480"/>
          <w:marRight w:val="0"/>
          <w:marTop w:val="0"/>
          <w:marBottom w:val="0"/>
          <w:divBdr>
            <w:top w:val="none" w:sz="0" w:space="0" w:color="auto"/>
            <w:left w:val="none" w:sz="0" w:space="0" w:color="auto"/>
            <w:bottom w:val="none" w:sz="0" w:space="0" w:color="auto"/>
            <w:right w:val="none" w:sz="0" w:space="0" w:color="auto"/>
          </w:divBdr>
        </w:div>
        <w:div w:id="511532151">
          <w:marLeft w:val="480"/>
          <w:marRight w:val="0"/>
          <w:marTop w:val="0"/>
          <w:marBottom w:val="0"/>
          <w:divBdr>
            <w:top w:val="none" w:sz="0" w:space="0" w:color="auto"/>
            <w:left w:val="none" w:sz="0" w:space="0" w:color="auto"/>
            <w:bottom w:val="none" w:sz="0" w:space="0" w:color="auto"/>
            <w:right w:val="none" w:sz="0" w:space="0" w:color="auto"/>
          </w:divBdr>
        </w:div>
        <w:div w:id="542670098">
          <w:marLeft w:val="480"/>
          <w:marRight w:val="0"/>
          <w:marTop w:val="0"/>
          <w:marBottom w:val="0"/>
          <w:divBdr>
            <w:top w:val="none" w:sz="0" w:space="0" w:color="auto"/>
            <w:left w:val="none" w:sz="0" w:space="0" w:color="auto"/>
            <w:bottom w:val="none" w:sz="0" w:space="0" w:color="auto"/>
            <w:right w:val="none" w:sz="0" w:space="0" w:color="auto"/>
          </w:divBdr>
        </w:div>
        <w:div w:id="576331491">
          <w:marLeft w:val="480"/>
          <w:marRight w:val="0"/>
          <w:marTop w:val="0"/>
          <w:marBottom w:val="0"/>
          <w:divBdr>
            <w:top w:val="none" w:sz="0" w:space="0" w:color="auto"/>
            <w:left w:val="none" w:sz="0" w:space="0" w:color="auto"/>
            <w:bottom w:val="none" w:sz="0" w:space="0" w:color="auto"/>
            <w:right w:val="none" w:sz="0" w:space="0" w:color="auto"/>
          </w:divBdr>
        </w:div>
        <w:div w:id="623122242">
          <w:marLeft w:val="480"/>
          <w:marRight w:val="0"/>
          <w:marTop w:val="0"/>
          <w:marBottom w:val="0"/>
          <w:divBdr>
            <w:top w:val="none" w:sz="0" w:space="0" w:color="auto"/>
            <w:left w:val="none" w:sz="0" w:space="0" w:color="auto"/>
            <w:bottom w:val="none" w:sz="0" w:space="0" w:color="auto"/>
            <w:right w:val="none" w:sz="0" w:space="0" w:color="auto"/>
          </w:divBdr>
        </w:div>
        <w:div w:id="629745438">
          <w:marLeft w:val="480"/>
          <w:marRight w:val="0"/>
          <w:marTop w:val="0"/>
          <w:marBottom w:val="0"/>
          <w:divBdr>
            <w:top w:val="none" w:sz="0" w:space="0" w:color="auto"/>
            <w:left w:val="none" w:sz="0" w:space="0" w:color="auto"/>
            <w:bottom w:val="none" w:sz="0" w:space="0" w:color="auto"/>
            <w:right w:val="none" w:sz="0" w:space="0" w:color="auto"/>
          </w:divBdr>
        </w:div>
        <w:div w:id="702022544">
          <w:marLeft w:val="480"/>
          <w:marRight w:val="0"/>
          <w:marTop w:val="0"/>
          <w:marBottom w:val="0"/>
          <w:divBdr>
            <w:top w:val="none" w:sz="0" w:space="0" w:color="auto"/>
            <w:left w:val="none" w:sz="0" w:space="0" w:color="auto"/>
            <w:bottom w:val="none" w:sz="0" w:space="0" w:color="auto"/>
            <w:right w:val="none" w:sz="0" w:space="0" w:color="auto"/>
          </w:divBdr>
        </w:div>
        <w:div w:id="712580211">
          <w:marLeft w:val="480"/>
          <w:marRight w:val="0"/>
          <w:marTop w:val="0"/>
          <w:marBottom w:val="0"/>
          <w:divBdr>
            <w:top w:val="none" w:sz="0" w:space="0" w:color="auto"/>
            <w:left w:val="none" w:sz="0" w:space="0" w:color="auto"/>
            <w:bottom w:val="none" w:sz="0" w:space="0" w:color="auto"/>
            <w:right w:val="none" w:sz="0" w:space="0" w:color="auto"/>
          </w:divBdr>
        </w:div>
        <w:div w:id="723262291">
          <w:marLeft w:val="480"/>
          <w:marRight w:val="0"/>
          <w:marTop w:val="0"/>
          <w:marBottom w:val="0"/>
          <w:divBdr>
            <w:top w:val="none" w:sz="0" w:space="0" w:color="auto"/>
            <w:left w:val="none" w:sz="0" w:space="0" w:color="auto"/>
            <w:bottom w:val="none" w:sz="0" w:space="0" w:color="auto"/>
            <w:right w:val="none" w:sz="0" w:space="0" w:color="auto"/>
          </w:divBdr>
        </w:div>
        <w:div w:id="723799652">
          <w:marLeft w:val="480"/>
          <w:marRight w:val="0"/>
          <w:marTop w:val="0"/>
          <w:marBottom w:val="0"/>
          <w:divBdr>
            <w:top w:val="none" w:sz="0" w:space="0" w:color="auto"/>
            <w:left w:val="none" w:sz="0" w:space="0" w:color="auto"/>
            <w:bottom w:val="none" w:sz="0" w:space="0" w:color="auto"/>
            <w:right w:val="none" w:sz="0" w:space="0" w:color="auto"/>
          </w:divBdr>
        </w:div>
        <w:div w:id="821889939">
          <w:marLeft w:val="480"/>
          <w:marRight w:val="0"/>
          <w:marTop w:val="0"/>
          <w:marBottom w:val="0"/>
          <w:divBdr>
            <w:top w:val="none" w:sz="0" w:space="0" w:color="auto"/>
            <w:left w:val="none" w:sz="0" w:space="0" w:color="auto"/>
            <w:bottom w:val="none" w:sz="0" w:space="0" w:color="auto"/>
            <w:right w:val="none" w:sz="0" w:space="0" w:color="auto"/>
          </w:divBdr>
        </w:div>
        <w:div w:id="857350999">
          <w:marLeft w:val="480"/>
          <w:marRight w:val="0"/>
          <w:marTop w:val="0"/>
          <w:marBottom w:val="0"/>
          <w:divBdr>
            <w:top w:val="none" w:sz="0" w:space="0" w:color="auto"/>
            <w:left w:val="none" w:sz="0" w:space="0" w:color="auto"/>
            <w:bottom w:val="none" w:sz="0" w:space="0" w:color="auto"/>
            <w:right w:val="none" w:sz="0" w:space="0" w:color="auto"/>
          </w:divBdr>
        </w:div>
        <w:div w:id="942882025">
          <w:marLeft w:val="480"/>
          <w:marRight w:val="0"/>
          <w:marTop w:val="0"/>
          <w:marBottom w:val="0"/>
          <w:divBdr>
            <w:top w:val="none" w:sz="0" w:space="0" w:color="auto"/>
            <w:left w:val="none" w:sz="0" w:space="0" w:color="auto"/>
            <w:bottom w:val="none" w:sz="0" w:space="0" w:color="auto"/>
            <w:right w:val="none" w:sz="0" w:space="0" w:color="auto"/>
          </w:divBdr>
        </w:div>
        <w:div w:id="955674461">
          <w:marLeft w:val="480"/>
          <w:marRight w:val="0"/>
          <w:marTop w:val="0"/>
          <w:marBottom w:val="0"/>
          <w:divBdr>
            <w:top w:val="none" w:sz="0" w:space="0" w:color="auto"/>
            <w:left w:val="none" w:sz="0" w:space="0" w:color="auto"/>
            <w:bottom w:val="none" w:sz="0" w:space="0" w:color="auto"/>
            <w:right w:val="none" w:sz="0" w:space="0" w:color="auto"/>
          </w:divBdr>
        </w:div>
        <w:div w:id="1041393686">
          <w:marLeft w:val="480"/>
          <w:marRight w:val="0"/>
          <w:marTop w:val="0"/>
          <w:marBottom w:val="0"/>
          <w:divBdr>
            <w:top w:val="none" w:sz="0" w:space="0" w:color="auto"/>
            <w:left w:val="none" w:sz="0" w:space="0" w:color="auto"/>
            <w:bottom w:val="none" w:sz="0" w:space="0" w:color="auto"/>
            <w:right w:val="none" w:sz="0" w:space="0" w:color="auto"/>
          </w:divBdr>
        </w:div>
        <w:div w:id="1047221304">
          <w:marLeft w:val="480"/>
          <w:marRight w:val="0"/>
          <w:marTop w:val="0"/>
          <w:marBottom w:val="0"/>
          <w:divBdr>
            <w:top w:val="none" w:sz="0" w:space="0" w:color="auto"/>
            <w:left w:val="none" w:sz="0" w:space="0" w:color="auto"/>
            <w:bottom w:val="none" w:sz="0" w:space="0" w:color="auto"/>
            <w:right w:val="none" w:sz="0" w:space="0" w:color="auto"/>
          </w:divBdr>
        </w:div>
        <w:div w:id="1052653384">
          <w:marLeft w:val="480"/>
          <w:marRight w:val="0"/>
          <w:marTop w:val="0"/>
          <w:marBottom w:val="0"/>
          <w:divBdr>
            <w:top w:val="none" w:sz="0" w:space="0" w:color="auto"/>
            <w:left w:val="none" w:sz="0" w:space="0" w:color="auto"/>
            <w:bottom w:val="none" w:sz="0" w:space="0" w:color="auto"/>
            <w:right w:val="none" w:sz="0" w:space="0" w:color="auto"/>
          </w:divBdr>
        </w:div>
        <w:div w:id="1057315245">
          <w:marLeft w:val="480"/>
          <w:marRight w:val="0"/>
          <w:marTop w:val="0"/>
          <w:marBottom w:val="0"/>
          <w:divBdr>
            <w:top w:val="none" w:sz="0" w:space="0" w:color="auto"/>
            <w:left w:val="none" w:sz="0" w:space="0" w:color="auto"/>
            <w:bottom w:val="none" w:sz="0" w:space="0" w:color="auto"/>
            <w:right w:val="none" w:sz="0" w:space="0" w:color="auto"/>
          </w:divBdr>
        </w:div>
        <w:div w:id="1059398886">
          <w:marLeft w:val="480"/>
          <w:marRight w:val="0"/>
          <w:marTop w:val="0"/>
          <w:marBottom w:val="0"/>
          <w:divBdr>
            <w:top w:val="none" w:sz="0" w:space="0" w:color="auto"/>
            <w:left w:val="none" w:sz="0" w:space="0" w:color="auto"/>
            <w:bottom w:val="none" w:sz="0" w:space="0" w:color="auto"/>
            <w:right w:val="none" w:sz="0" w:space="0" w:color="auto"/>
          </w:divBdr>
        </w:div>
        <w:div w:id="1079015295">
          <w:marLeft w:val="480"/>
          <w:marRight w:val="0"/>
          <w:marTop w:val="0"/>
          <w:marBottom w:val="0"/>
          <w:divBdr>
            <w:top w:val="none" w:sz="0" w:space="0" w:color="auto"/>
            <w:left w:val="none" w:sz="0" w:space="0" w:color="auto"/>
            <w:bottom w:val="none" w:sz="0" w:space="0" w:color="auto"/>
            <w:right w:val="none" w:sz="0" w:space="0" w:color="auto"/>
          </w:divBdr>
        </w:div>
        <w:div w:id="1086075278">
          <w:marLeft w:val="480"/>
          <w:marRight w:val="0"/>
          <w:marTop w:val="0"/>
          <w:marBottom w:val="0"/>
          <w:divBdr>
            <w:top w:val="none" w:sz="0" w:space="0" w:color="auto"/>
            <w:left w:val="none" w:sz="0" w:space="0" w:color="auto"/>
            <w:bottom w:val="none" w:sz="0" w:space="0" w:color="auto"/>
            <w:right w:val="none" w:sz="0" w:space="0" w:color="auto"/>
          </w:divBdr>
        </w:div>
        <w:div w:id="1160585680">
          <w:marLeft w:val="480"/>
          <w:marRight w:val="0"/>
          <w:marTop w:val="0"/>
          <w:marBottom w:val="0"/>
          <w:divBdr>
            <w:top w:val="none" w:sz="0" w:space="0" w:color="auto"/>
            <w:left w:val="none" w:sz="0" w:space="0" w:color="auto"/>
            <w:bottom w:val="none" w:sz="0" w:space="0" w:color="auto"/>
            <w:right w:val="none" w:sz="0" w:space="0" w:color="auto"/>
          </w:divBdr>
        </w:div>
        <w:div w:id="1194421925">
          <w:marLeft w:val="480"/>
          <w:marRight w:val="0"/>
          <w:marTop w:val="0"/>
          <w:marBottom w:val="0"/>
          <w:divBdr>
            <w:top w:val="none" w:sz="0" w:space="0" w:color="auto"/>
            <w:left w:val="none" w:sz="0" w:space="0" w:color="auto"/>
            <w:bottom w:val="none" w:sz="0" w:space="0" w:color="auto"/>
            <w:right w:val="none" w:sz="0" w:space="0" w:color="auto"/>
          </w:divBdr>
        </w:div>
        <w:div w:id="1240023218">
          <w:marLeft w:val="480"/>
          <w:marRight w:val="0"/>
          <w:marTop w:val="0"/>
          <w:marBottom w:val="0"/>
          <w:divBdr>
            <w:top w:val="none" w:sz="0" w:space="0" w:color="auto"/>
            <w:left w:val="none" w:sz="0" w:space="0" w:color="auto"/>
            <w:bottom w:val="none" w:sz="0" w:space="0" w:color="auto"/>
            <w:right w:val="none" w:sz="0" w:space="0" w:color="auto"/>
          </w:divBdr>
        </w:div>
        <w:div w:id="1242838425">
          <w:marLeft w:val="480"/>
          <w:marRight w:val="0"/>
          <w:marTop w:val="0"/>
          <w:marBottom w:val="0"/>
          <w:divBdr>
            <w:top w:val="none" w:sz="0" w:space="0" w:color="auto"/>
            <w:left w:val="none" w:sz="0" w:space="0" w:color="auto"/>
            <w:bottom w:val="none" w:sz="0" w:space="0" w:color="auto"/>
            <w:right w:val="none" w:sz="0" w:space="0" w:color="auto"/>
          </w:divBdr>
        </w:div>
        <w:div w:id="1252855377">
          <w:marLeft w:val="480"/>
          <w:marRight w:val="0"/>
          <w:marTop w:val="0"/>
          <w:marBottom w:val="0"/>
          <w:divBdr>
            <w:top w:val="none" w:sz="0" w:space="0" w:color="auto"/>
            <w:left w:val="none" w:sz="0" w:space="0" w:color="auto"/>
            <w:bottom w:val="none" w:sz="0" w:space="0" w:color="auto"/>
            <w:right w:val="none" w:sz="0" w:space="0" w:color="auto"/>
          </w:divBdr>
        </w:div>
        <w:div w:id="1261063979">
          <w:marLeft w:val="480"/>
          <w:marRight w:val="0"/>
          <w:marTop w:val="0"/>
          <w:marBottom w:val="0"/>
          <w:divBdr>
            <w:top w:val="none" w:sz="0" w:space="0" w:color="auto"/>
            <w:left w:val="none" w:sz="0" w:space="0" w:color="auto"/>
            <w:bottom w:val="none" w:sz="0" w:space="0" w:color="auto"/>
            <w:right w:val="none" w:sz="0" w:space="0" w:color="auto"/>
          </w:divBdr>
        </w:div>
        <w:div w:id="1283800227">
          <w:marLeft w:val="480"/>
          <w:marRight w:val="0"/>
          <w:marTop w:val="0"/>
          <w:marBottom w:val="0"/>
          <w:divBdr>
            <w:top w:val="none" w:sz="0" w:space="0" w:color="auto"/>
            <w:left w:val="none" w:sz="0" w:space="0" w:color="auto"/>
            <w:bottom w:val="none" w:sz="0" w:space="0" w:color="auto"/>
            <w:right w:val="none" w:sz="0" w:space="0" w:color="auto"/>
          </w:divBdr>
        </w:div>
        <w:div w:id="1353920729">
          <w:marLeft w:val="480"/>
          <w:marRight w:val="0"/>
          <w:marTop w:val="0"/>
          <w:marBottom w:val="0"/>
          <w:divBdr>
            <w:top w:val="none" w:sz="0" w:space="0" w:color="auto"/>
            <w:left w:val="none" w:sz="0" w:space="0" w:color="auto"/>
            <w:bottom w:val="none" w:sz="0" w:space="0" w:color="auto"/>
            <w:right w:val="none" w:sz="0" w:space="0" w:color="auto"/>
          </w:divBdr>
        </w:div>
        <w:div w:id="1466697107">
          <w:marLeft w:val="480"/>
          <w:marRight w:val="0"/>
          <w:marTop w:val="0"/>
          <w:marBottom w:val="0"/>
          <w:divBdr>
            <w:top w:val="none" w:sz="0" w:space="0" w:color="auto"/>
            <w:left w:val="none" w:sz="0" w:space="0" w:color="auto"/>
            <w:bottom w:val="none" w:sz="0" w:space="0" w:color="auto"/>
            <w:right w:val="none" w:sz="0" w:space="0" w:color="auto"/>
          </w:divBdr>
        </w:div>
        <w:div w:id="1472216095">
          <w:marLeft w:val="480"/>
          <w:marRight w:val="0"/>
          <w:marTop w:val="0"/>
          <w:marBottom w:val="0"/>
          <w:divBdr>
            <w:top w:val="none" w:sz="0" w:space="0" w:color="auto"/>
            <w:left w:val="none" w:sz="0" w:space="0" w:color="auto"/>
            <w:bottom w:val="none" w:sz="0" w:space="0" w:color="auto"/>
            <w:right w:val="none" w:sz="0" w:space="0" w:color="auto"/>
          </w:divBdr>
        </w:div>
        <w:div w:id="1561136431">
          <w:marLeft w:val="480"/>
          <w:marRight w:val="0"/>
          <w:marTop w:val="0"/>
          <w:marBottom w:val="0"/>
          <w:divBdr>
            <w:top w:val="none" w:sz="0" w:space="0" w:color="auto"/>
            <w:left w:val="none" w:sz="0" w:space="0" w:color="auto"/>
            <w:bottom w:val="none" w:sz="0" w:space="0" w:color="auto"/>
            <w:right w:val="none" w:sz="0" w:space="0" w:color="auto"/>
          </w:divBdr>
        </w:div>
        <w:div w:id="1574586272">
          <w:marLeft w:val="480"/>
          <w:marRight w:val="0"/>
          <w:marTop w:val="0"/>
          <w:marBottom w:val="0"/>
          <w:divBdr>
            <w:top w:val="none" w:sz="0" w:space="0" w:color="auto"/>
            <w:left w:val="none" w:sz="0" w:space="0" w:color="auto"/>
            <w:bottom w:val="none" w:sz="0" w:space="0" w:color="auto"/>
            <w:right w:val="none" w:sz="0" w:space="0" w:color="auto"/>
          </w:divBdr>
        </w:div>
        <w:div w:id="1592932251">
          <w:marLeft w:val="480"/>
          <w:marRight w:val="0"/>
          <w:marTop w:val="0"/>
          <w:marBottom w:val="0"/>
          <w:divBdr>
            <w:top w:val="none" w:sz="0" w:space="0" w:color="auto"/>
            <w:left w:val="none" w:sz="0" w:space="0" w:color="auto"/>
            <w:bottom w:val="none" w:sz="0" w:space="0" w:color="auto"/>
            <w:right w:val="none" w:sz="0" w:space="0" w:color="auto"/>
          </w:divBdr>
        </w:div>
        <w:div w:id="1597983670">
          <w:marLeft w:val="480"/>
          <w:marRight w:val="0"/>
          <w:marTop w:val="0"/>
          <w:marBottom w:val="0"/>
          <w:divBdr>
            <w:top w:val="none" w:sz="0" w:space="0" w:color="auto"/>
            <w:left w:val="none" w:sz="0" w:space="0" w:color="auto"/>
            <w:bottom w:val="none" w:sz="0" w:space="0" w:color="auto"/>
            <w:right w:val="none" w:sz="0" w:space="0" w:color="auto"/>
          </w:divBdr>
        </w:div>
        <w:div w:id="1598323758">
          <w:marLeft w:val="480"/>
          <w:marRight w:val="0"/>
          <w:marTop w:val="0"/>
          <w:marBottom w:val="0"/>
          <w:divBdr>
            <w:top w:val="none" w:sz="0" w:space="0" w:color="auto"/>
            <w:left w:val="none" w:sz="0" w:space="0" w:color="auto"/>
            <w:bottom w:val="none" w:sz="0" w:space="0" w:color="auto"/>
            <w:right w:val="none" w:sz="0" w:space="0" w:color="auto"/>
          </w:divBdr>
        </w:div>
        <w:div w:id="1603874863">
          <w:marLeft w:val="480"/>
          <w:marRight w:val="0"/>
          <w:marTop w:val="0"/>
          <w:marBottom w:val="0"/>
          <w:divBdr>
            <w:top w:val="none" w:sz="0" w:space="0" w:color="auto"/>
            <w:left w:val="none" w:sz="0" w:space="0" w:color="auto"/>
            <w:bottom w:val="none" w:sz="0" w:space="0" w:color="auto"/>
            <w:right w:val="none" w:sz="0" w:space="0" w:color="auto"/>
          </w:divBdr>
        </w:div>
        <w:div w:id="1619338770">
          <w:marLeft w:val="480"/>
          <w:marRight w:val="0"/>
          <w:marTop w:val="0"/>
          <w:marBottom w:val="0"/>
          <w:divBdr>
            <w:top w:val="none" w:sz="0" w:space="0" w:color="auto"/>
            <w:left w:val="none" w:sz="0" w:space="0" w:color="auto"/>
            <w:bottom w:val="none" w:sz="0" w:space="0" w:color="auto"/>
            <w:right w:val="none" w:sz="0" w:space="0" w:color="auto"/>
          </w:divBdr>
        </w:div>
        <w:div w:id="1643584267">
          <w:marLeft w:val="480"/>
          <w:marRight w:val="0"/>
          <w:marTop w:val="0"/>
          <w:marBottom w:val="0"/>
          <w:divBdr>
            <w:top w:val="none" w:sz="0" w:space="0" w:color="auto"/>
            <w:left w:val="none" w:sz="0" w:space="0" w:color="auto"/>
            <w:bottom w:val="none" w:sz="0" w:space="0" w:color="auto"/>
            <w:right w:val="none" w:sz="0" w:space="0" w:color="auto"/>
          </w:divBdr>
        </w:div>
        <w:div w:id="1644391257">
          <w:marLeft w:val="480"/>
          <w:marRight w:val="0"/>
          <w:marTop w:val="0"/>
          <w:marBottom w:val="0"/>
          <w:divBdr>
            <w:top w:val="none" w:sz="0" w:space="0" w:color="auto"/>
            <w:left w:val="none" w:sz="0" w:space="0" w:color="auto"/>
            <w:bottom w:val="none" w:sz="0" w:space="0" w:color="auto"/>
            <w:right w:val="none" w:sz="0" w:space="0" w:color="auto"/>
          </w:divBdr>
        </w:div>
        <w:div w:id="1679111077">
          <w:marLeft w:val="480"/>
          <w:marRight w:val="0"/>
          <w:marTop w:val="0"/>
          <w:marBottom w:val="0"/>
          <w:divBdr>
            <w:top w:val="none" w:sz="0" w:space="0" w:color="auto"/>
            <w:left w:val="none" w:sz="0" w:space="0" w:color="auto"/>
            <w:bottom w:val="none" w:sz="0" w:space="0" w:color="auto"/>
            <w:right w:val="none" w:sz="0" w:space="0" w:color="auto"/>
          </w:divBdr>
        </w:div>
        <w:div w:id="1681929072">
          <w:marLeft w:val="480"/>
          <w:marRight w:val="0"/>
          <w:marTop w:val="0"/>
          <w:marBottom w:val="0"/>
          <w:divBdr>
            <w:top w:val="none" w:sz="0" w:space="0" w:color="auto"/>
            <w:left w:val="none" w:sz="0" w:space="0" w:color="auto"/>
            <w:bottom w:val="none" w:sz="0" w:space="0" w:color="auto"/>
            <w:right w:val="none" w:sz="0" w:space="0" w:color="auto"/>
          </w:divBdr>
        </w:div>
        <w:div w:id="1687289928">
          <w:marLeft w:val="480"/>
          <w:marRight w:val="0"/>
          <w:marTop w:val="0"/>
          <w:marBottom w:val="0"/>
          <w:divBdr>
            <w:top w:val="none" w:sz="0" w:space="0" w:color="auto"/>
            <w:left w:val="none" w:sz="0" w:space="0" w:color="auto"/>
            <w:bottom w:val="none" w:sz="0" w:space="0" w:color="auto"/>
            <w:right w:val="none" w:sz="0" w:space="0" w:color="auto"/>
          </w:divBdr>
        </w:div>
        <w:div w:id="1707674247">
          <w:marLeft w:val="480"/>
          <w:marRight w:val="0"/>
          <w:marTop w:val="0"/>
          <w:marBottom w:val="0"/>
          <w:divBdr>
            <w:top w:val="none" w:sz="0" w:space="0" w:color="auto"/>
            <w:left w:val="none" w:sz="0" w:space="0" w:color="auto"/>
            <w:bottom w:val="none" w:sz="0" w:space="0" w:color="auto"/>
            <w:right w:val="none" w:sz="0" w:space="0" w:color="auto"/>
          </w:divBdr>
        </w:div>
        <w:div w:id="1798791436">
          <w:marLeft w:val="480"/>
          <w:marRight w:val="0"/>
          <w:marTop w:val="0"/>
          <w:marBottom w:val="0"/>
          <w:divBdr>
            <w:top w:val="none" w:sz="0" w:space="0" w:color="auto"/>
            <w:left w:val="none" w:sz="0" w:space="0" w:color="auto"/>
            <w:bottom w:val="none" w:sz="0" w:space="0" w:color="auto"/>
            <w:right w:val="none" w:sz="0" w:space="0" w:color="auto"/>
          </w:divBdr>
        </w:div>
        <w:div w:id="1812021344">
          <w:marLeft w:val="480"/>
          <w:marRight w:val="0"/>
          <w:marTop w:val="0"/>
          <w:marBottom w:val="0"/>
          <w:divBdr>
            <w:top w:val="none" w:sz="0" w:space="0" w:color="auto"/>
            <w:left w:val="none" w:sz="0" w:space="0" w:color="auto"/>
            <w:bottom w:val="none" w:sz="0" w:space="0" w:color="auto"/>
            <w:right w:val="none" w:sz="0" w:space="0" w:color="auto"/>
          </w:divBdr>
        </w:div>
        <w:div w:id="1923561755">
          <w:marLeft w:val="480"/>
          <w:marRight w:val="0"/>
          <w:marTop w:val="0"/>
          <w:marBottom w:val="0"/>
          <w:divBdr>
            <w:top w:val="none" w:sz="0" w:space="0" w:color="auto"/>
            <w:left w:val="none" w:sz="0" w:space="0" w:color="auto"/>
            <w:bottom w:val="none" w:sz="0" w:space="0" w:color="auto"/>
            <w:right w:val="none" w:sz="0" w:space="0" w:color="auto"/>
          </w:divBdr>
        </w:div>
        <w:div w:id="2042630938">
          <w:marLeft w:val="480"/>
          <w:marRight w:val="0"/>
          <w:marTop w:val="0"/>
          <w:marBottom w:val="0"/>
          <w:divBdr>
            <w:top w:val="none" w:sz="0" w:space="0" w:color="auto"/>
            <w:left w:val="none" w:sz="0" w:space="0" w:color="auto"/>
            <w:bottom w:val="none" w:sz="0" w:space="0" w:color="auto"/>
            <w:right w:val="none" w:sz="0" w:space="0" w:color="auto"/>
          </w:divBdr>
        </w:div>
        <w:div w:id="2070956149">
          <w:marLeft w:val="480"/>
          <w:marRight w:val="0"/>
          <w:marTop w:val="0"/>
          <w:marBottom w:val="0"/>
          <w:divBdr>
            <w:top w:val="none" w:sz="0" w:space="0" w:color="auto"/>
            <w:left w:val="none" w:sz="0" w:space="0" w:color="auto"/>
            <w:bottom w:val="none" w:sz="0" w:space="0" w:color="auto"/>
            <w:right w:val="none" w:sz="0" w:space="0" w:color="auto"/>
          </w:divBdr>
        </w:div>
        <w:div w:id="2083720019">
          <w:marLeft w:val="480"/>
          <w:marRight w:val="0"/>
          <w:marTop w:val="0"/>
          <w:marBottom w:val="0"/>
          <w:divBdr>
            <w:top w:val="none" w:sz="0" w:space="0" w:color="auto"/>
            <w:left w:val="none" w:sz="0" w:space="0" w:color="auto"/>
            <w:bottom w:val="none" w:sz="0" w:space="0" w:color="auto"/>
            <w:right w:val="none" w:sz="0" w:space="0" w:color="auto"/>
          </w:divBdr>
        </w:div>
      </w:divsChild>
    </w:div>
    <w:div w:id="1185553234">
      <w:bodyDiv w:val="1"/>
      <w:marLeft w:val="0"/>
      <w:marRight w:val="0"/>
      <w:marTop w:val="0"/>
      <w:marBottom w:val="0"/>
      <w:divBdr>
        <w:top w:val="none" w:sz="0" w:space="0" w:color="auto"/>
        <w:left w:val="none" w:sz="0" w:space="0" w:color="auto"/>
        <w:bottom w:val="none" w:sz="0" w:space="0" w:color="auto"/>
        <w:right w:val="none" w:sz="0" w:space="0" w:color="auto"/>
      </w:divBdr>
    </w:div>
    <w:div w:id="1186988034">
      <w:bodyDiv w:val="1"/>
      <w:marLeft w:val="0"/>
      <w:marRight w:val="0"/>
      <w:marTop w:val="0"/>
      <w:marBottom w:val="0"/>
      <w:divBdr>
        <w:top w:val="none" w:sz="0" w:space="0" w:color="auto"/>
        <w:left w:val="none" w:sz="0" w:space="0" w:color="auto"/>
        <w:bottom w:val="none" w:sz="0" w:space="0" w:color="auto"/>
        <w:right w:val="none" w:sz="0" w:space="0" w:color="auto"/>
      </w:divBdr>
      <w:divsChild>
        <w:div w:id="6256151">
          <w:marLeft w:val="480"/>
          <w:marRight w:val="0"/>
          <w:marTop w:val="0"/>
          <w:marBottom w:val="0"/>
          <w:divBdr>
            <w:top w:val="none" w:sz="0" w:space="0" w:color="auto"/>
            <w:left w:val="none" w:sz="0" w:space="0" w:color="auto"/>
            <w:bottom w:val="none" w:sz="0" w:space="0" w:color="auto"/>
            <w:right w:val="none" w:sz="0" w:space="0" w:color="auto"/>
          </w:divBdr>
        </w:div>
        <w:div w:id="105657917">
          <w:marLeft w:val="480"/>
          <w:marRight w:val="0"/>
          <w:marTop w:val="0"/>
          <w:marBottom w:val="0"/>
          <w:divBdr>
            <w:top w:val="none" w:sz="0" w:space="0" w:color="auto"/>
            <w:left w:val="none" w:sz="0" w:space="0" w:color="auto"/>
            <w:bottom w:val="none" w:sz="0" w:space="0" w:color="auto"/>
            <w:right w:val="none" w:sz="0" w:space="0" w:color="auto"/>
          </w:divBdr>
        </w:div>
        <w:div w:id="109666767">
          <w:marLeft w:val="480"/>
          <w:marRight w:val="0"/>
          <w:marTop w:val="0"/>
          <w:marBottom w:val="0"/>
          <w:divBdr>
            <w:top w:val="none" w:sz="0" w:space="0" w:color="auto"/>
            <w:left w:val="none" w:sz="0" w:space="0" w:color="auto"/>
            <w:bottom w:val="none" w:sz="0" w:space="0" w:color="auto"/>
            <w:right w:val="none" w:sz="0" w:space="0" w:color="auto"/>
          </w:divBdr>
        </w:div>
        <w:div w:id="121314550">
          <w:marLeft w:val="480"/>
          <w:marRight w:val="0"/>
          <w:marTop w:val="0"/>
          <w:marBottom w:val="0"/>
          <w:divBdr>
            <w:top w:val="none" w:sz="0" w:space="0" w:color="auto"/>
            <w:left w:val="none" w:sz="0" w:space="0" w:color="auto"/>
            <w:bottom w:val="none" w:sz="0" w:space="0" w:color="auto"/>
            <w:right w:val="none" w:sz="0" w:space="0" w:color="auto"/>
          </w:divBdr>
        </w:div>
        <w:div w:id="169485957">
          <w:marLeft w:val="480"/>
          <w:marRight w:val="0"/>
          <w:marTop w:val="0"/>
          <w:marBottom w:val="0"/>
          <w:divBdr>
            <w:top w:val="none" w:sz="0" w:space="0" w:color="auto"/>
            <w:left w:val="none" w:sz="0" w:space="0" w:color="auto"/>
            <w:bottom w:val="none" w:sz="0" w:space="0" w:color="auto"/>
            <w:right w:val="none" w:sz="0" w:space="0" w:color="auto"/>
          </w:divBdr>
        </w:div>
        <w:div w:id="226844239">
          <w:marLeft w:val="480"/>
          <w:marRight w:val="0"/>
          <w:marTop w:val="0"/>
          <w:marBottom w:val="0"/>
          <w:divBdr>
            <w:top w:val="none" w:sz="0" w:space="0" w:color="auto"/>
            <w:left w:val="none" w:sz="0" w:space="0" w:color="auto"/>
            <w:bottom w:val="none" w:sz="0" w:space="0" w:color="auto"/>
            <w:right w:val="none" w:sz="0" w:space="0" w:color="auto"/>
          </w:divBdr>
        </w:div>
        <w:div w:id="231352170">
          <w:marLeft w:val="480"/>
          <w:marRight w:val="0"/>
          <w:marTop w:val="0"/>
          <w:marBottom w:val="0"/>
          <w:divBdr>
            <w:top w:val="none" w:sz="0" w:space="0" w:color="auto"/>
            <w:left w:val="none" w:sz="0" w:space="0" w:color="auto"/>
            <w:bottom w:val="none" w:sz="0" w:space="0" w:color="auto"/>
            <w:right w:val="none" w:sz="0" w:space="0" w:color="auto"/>
          </w:divBdr>
        </w:div>
        <w:div w:id="281227075">
          <w:marLeft w:val="480"/>
          <w:marRight w:val="0"/>
          <w:marTop w:val="0"/>
          <w:marBottom w:val="0"/>
          <w:divBdr>
            <w:top w:val="none" w:sz="0" w:space="0" w:color="auto"/>
            <w:left w:val="none" w:sz="0" w:space="0" w:color="auto"/>
            <w:bottom w:val="none" w:sz="0" w:space="0" w:color="auto"/>
            <w:right w:val="none" w:sz="0" w:space="0" w:color="auto"/>
          </w:divBdr>
        </w:div>
        <w:div w:id="318078090">
          <w:marLeft w:val="480"/>
          <w:marRight w:val="0"/>
          <w:marTop w:val="0"/>
          <w:marBottom w:val="0"/>
          <w:divBdr>
            <w:top w:val="none" w:sz="0" w:space="0" w:color="auto"/>
            <w:left w:val="none" w:sz="0" w:space="0" w:color="auto"/>
            <w:bottom w:val="none" w:sz="0" w:space="0" w:color="auto"/>
            <w:right w:val="none" w:sz="0" w:space="0" w:color="auto"/>
          </w:divBdr>
        </w:div>
        <w:div w:id="326399833">
          <w:marLeft w:val="480"/>
          <w:marRight w:val="0"/>
          <w:marTop w:val="0"/>
          <w:marBottom w:val="0"/>
          <w:divBdr>
            <w:top w:val="none" w:sz="0" w:space="0" w:color="auto"/>
            <w:left w:val="none" w:sz="0" w:space="0" w:color="auto"/>
            <w:bottom w:val="none" w:sz="0" w:space="0" w:color="auto"/>
            <w:right w:val="none" w:sz="0" w:space="0" w:color="auto"/>
          </w:divBdr>
        </w:div>
        <w:div w:id="341014067">
          <w:marLeft w:val="480"/>
          <w:marRight w:val="0"/>
          <w:marTop w:val="0"/>
          <w:marBottom w:val="0"/>
          <w:divBdr>
            <w:top w:val="none" w:sz="0" w:space="0" w:color="auto"/>
            <w:left w:val="none" w:sz="0" w:space="0" w:color="auto"/>
            <w:bottom w:val="none" w:sz="0" w:space="0" w:color="auto"/>
            <w:right w:val="none" w:sz="0" w:space="0" w:color="auto"/>
          </w:divBdr>
        </w:div>
        <w:div w:id="410396700">
          <w:marLeft w:val="480"/>
          <w:marRight w:val="0"/>
          <w:marTop w:val="0"/>
          <w:marBottom w:val="0"/>
          <w:divBdr>
            <w:top w:val="none" w:sz="0" w:space="0" w:color="auto"/>
            <w:left w:val="none" w:sz="0" w:space="0" w:color="auto"/>
            <w:bottom w:val="none" w:sz="0" w:space="0" w:color="auto"/>
            <w:right w:val="none" w:sz="0" w:space="0" w:color="auto"/>
          </w:divBdr>
        </w:div>
        <w:div w:id="454981506">
          <w:marLeft w:val="480"/>
          <w:marRight w:val="0"/>
          <w:marTop w:val="0"/>
          <w:marBottom w:val="0"/>
          <w:divBdr>
            <w:top w:val="none" w:sz="0" w:space="0" w:color="auto"/>
            <w:left w:val="none" w:sz="0" w:space="0" w:color="auto"/>
            <w:bottom w:val="none" w:sz="0" w:space="0" w:color="auto"/>
            <w:right w:val="none" w:sz="0" w:space="0" w:color="auto"/>
          </w:divBdr>
        </w:div>
        <w:div w:id="478689769">
          <w:marLeft w:val="480"/>
          <w:marRight w:val="0"/>
          <w:marTop w:val="0"/>
          <w:marBottom w:val="0"/>
          <w:divBdr>
            <w:top w:val="none" w:sz="0" w:space="0" w:color="auto"/>
            <w:left w:val="none" w:sz="0" w:space="0" w:color="auto"/>
            <w:bottom w:val="none" w:sz="0" w:space="0" w:color="auto"/>
            <w:right w:val="none" w:sz="0" w:space="0" w:color="auto"/>
          </w:divBdr>
        </w:div>
        <w:div w:id="495416442">
          <w:marLeft w:val="480"/>
          <w:marRight w:val="0"/>
          <w:marTop w:val="0"/>
          <w:marBottom w:val="0"/>
          <w:divBdr>
            <w:top w:val="none" w:sz="0" w:space="0" w:color="auto"/>
            <w:left w:val="none" w:sz="0" w:space="0" w:color="auto"/>
            <w:bottom w:val="none" w:sz="0" w:space="0" w:color="auto"/>
            <w:right w:val="none" w:sz="0" w:space="0" w:color="auto"/>
          </w:divBdr>
        </w:div>
        <w:div w:id="555551094">
          <w:marLeft w:val="480"/>
          <w:marRight w:val="0"/>
          <w:marTop w:val="0"/>
          <w:marBottom w:val="0"/>
          <w:divBdr>
            <w:top w:val="none" w:sz="0" w:space="0" w:color="auto"/>
            <w:left w:val="none" w:sz="0" w:space="0" w:color="auto"/>
            <w:bottom w:val="none" w:sz="0" w:space="0" w:color="auto"/>
            <w:right w:val="none" w:sz="0" w:space="0" w:color="auto"/>
          </w:divBdr>
        </w:div>
        <w:div w:id="572281371">
          <w:marLeft w:val="480"/>
          <w:marRight w:val="0"/>
          <w:marTop w:val="0"/>
          <w:marBottom w:val="0"/>
          <w:divBdr>
            <w:top w:val="none" w:sz="0" w:space="0" w:color="auto"/>
            <w:left w:val="none" w:sz="0" w:space="0" w:color="auto"/>
            <w:bottom w:val="none" w:sz="0" w:space="0" w:color="auto"/>
            <w:right w:val="none" w:sz="0" w:space="0" w:color="auto"/>
          </w:divBdr>
        </w:div>
        <w:div w:id="620116472">
          <w:marLeft w:val="480"/>
          <w:marRight w:val="0"/>
          <w:marTop w:val="0"/>
          <w:marBottom w:val="0"/>
          <w:divBdr>
            <w:top w:val="none" w:sz="0" w:space="0" w:color="auto"/>
            <w:left w:val="none" w:sz="0" w:space="0" w:color="auto"/>
            <w:bottom w:val="none" w:sz="0" w:space="0" w:color="auto"/>
            <w:right w:val="none" w:sz="0" w:space="0" w:color="auto"/>
          </w:divBdr>
        </w:div>
        <w:div w:id="623274198">
          <w:marLeft w:val="480"/>
          <w:marRight w:val="0"/>
          <w:marTop w:val="0"/>
          <w:marBottom w:val="0"/>
          <w:divBdr>
            <w:top w:val="none" w:sz="0" w:space="0" w:color="auto"/>
            <w:left w:val="none" w:sz="0" w:space="0" w:color="auto"/>
            <w:bottom w:val="none" w:sz="0" w:space="0" w:color="auto"/>
            <w:right w:val="none" w:sz="0" w:space="0" w:color="auto"/>
          </w:divBdr>
        </w:div>
        <w:div w:id="643236309">
          <w:marLeft w:val="480"/>
          <w:marRight w:val="0"/>
          <w:marTop w:val="0"/>
          <w:marBottom w:val="0"/>
          <w:divBdr>
            <w:top w:val="none" w:sz="0" w:space="0" w:color="auto"/>
            <w:left w:val="none" w:sz="0" w:space="0" w:color="auto"/>
            <w:bottom w:val="none" w:sz="0" w:space="0" w:color="auto"/>
            <w:right w:val="none" w:sz="0" w:space="0" w:color="auto"/>
          </w:divBdr>
        </w:div>
        <w:div w:id="645357930">
          <w:marLeft w:val="480"/>
          <w:marRight w:val="0"/>
          <w:marTop w:val="0"/>
          <w:marBottom w:val="0"/>
          <w:divBdr>
            <w:top w:val="none" w:sz="0" w:space="0" w:color="auto"/>
            <w:left w:val="none" w:sz="0" w:space="0" w:color="auto"/>
            <w:bottom w:val="none" w:sz="0" w:space="0" w:color="auto"/>
            <w:right w:val="none" w:sz="0" w:space="0" w:color="auto"/>
          </w:divBdr>
        </w:div>
        <w:div w:id="681278122">
          <w:marLeft w:val="480"/>
          <w:marRight w:val="0"/>
          <w:marTop w:val="0"/>
          <w:marBottom w:val="0"/>
          <w:divBdr>
            <w:top w:val="none" w:sz="0" w:space="0" w:color="auto"/>
            <w:left w:val="none" w:sz="0" w:space="0" w:color="auto"/>
            <w:bottom w:val="none" w:sz="0" w:space="0" w:color="auto"/>
            <w:right w:val="none" w:sz="0" w:space="0" w:color="auto"/>
          </w:divBdr>
        </w:div>
        <w:div w:id="711228637">
          <w:marLeft w:val="480"/>
          <w:marRight w:val="0"/>
          <w:marTop w:val="0"/>
          <w:marBottom w:val="0"/>
          <w:divBdr>
            <w:top w:val="none" w:sz="0" w:space="0" w:color="auto"/>
            <w:left w:val="none" w:sz="0" w:space="0" w:color="auto"/>
            <w:bottom w:val="none" w:sz="0" w:space="0" w:color="auto"/>
            <w:right w:val="none" w:sz="0" w:space="0" w:color="auto"/>
          </w:divBdr>
        </w:div>
        <w:div w:id="787285853">
          <w:marLeft w:val="480"/>
          <w:marRight w:val="0"/>
          <w:marTop w:val="0"/>
          <w:marBottom w:val="0"/>
          <w:divBdr>
            <w:top w:val="none" w:sz="0" w:space="0" w:color="auto"/>
            <w:left w:val="none" w:sz="0" w:space="0" w:color="auto"/>
            <w:bottom w:val="none" w:sz="0" w:space="0" w:color="auto"/>
            <w:right w:val="none" w:sz="0" w:space="0" w:color="auto"/>
          </w:divBdr>
        </w:div>
        <w:div w:id="793907230">
          <w:marLeft w:val="480"/>
          <w:marRight w:val="0"/>
          <w:marTop w:val="0"/>
          <w:marBottom w:val="0"/>
          <w:divBdr>
            <w:top w:val="none" w:sz="0" w:space="0" w:color="auto"/>
            <w:left w:val="none" w:sz="0" w:space="0" w:color="auto"/>
            <w:bottom w:val="none" w:sz="0" w:space="0" w:color="auto"/>
            <w:right w:val="none" w:sz="0" w:space="0" w:color="auto"/>
          </w:divBdr>
        </w:div>
        <w:div w:id="810562197">
          <w:marLeft w:val="480"/>
          <w:marRight w:val="0"/>
          <w:marTop w:val="0"/>
          <w:marBottom w:val="0"/>
          <w:divBdr>
            <w:top w:val="none" w:sz="0" w:space="0" w:color="auto"/>
            <w:left w:val="none" w:sz="0" w:space="0" w:color="auto"/>
            <w:bottom w:val="none" w:sz="0" w:space="0" w:color="auto"/>
            <w:right w:val="none" w:sz="0" w:space="0" w:color="auto"/>
          </w:divBdr>
        </w:div>
        <w:div w:id="848641396">
          <w:marLeft w:val="480"/>
          <w:marRight w:val="0"/>
          <w:marTop w:val="0"/>
          <w:marBottom w:val="0"/>
          <w:divBdr>
            <w:top w:val="none" w:sz="0" w:space="0" w:color="auto"/>
            <w:left w:val="none" w:sz="0" w:space="0" w:color="auto"/>
            <w:bottom w:val="none" w:sz="0" w:space="0" w:color="auto"/>
            <w:right w:val="none" w:sz="0" w:space="0" w:color="auto"/>
          </w:divBdr>
        </w:div>
        <w:div w:id="881135526">
          <w:marLeft w:val="480"/>
          <w:marRight w:val="0"/>
          <w:marTop w:val="0"/>
          <w:marBottom w:val="0"/>
          <w:divBdr>
            <w:top w:val="none" w:sz="0" w:space="0" w:color="auto"/>
            <w:left w:val="none" w:sz="0" w:space="0" w:color="auto"/>
            <w:bottom w:val="none" w:sz="0" w:space="0" w:color="auto"/>
            <w:right w:val="none" w:sz="0" w:space="0" w:color="auto"/>
          </w:divBdr>
        </w:div>
        <w:div w:id="907494338">
          <w:marLeft w:val="480"/>
          <w:marRight w:val="0"/>
          <w:marTop w:val="0"/>
          <w:marBottom w:val="0"/>
          <w:divBdr>
            <w:top w:val="none" w:sz="0" w:space="0" w:color="auto"/>
            <w:left w:val="none" w:sz="0" w:space="0" w:color="auto"/>
            <w:bottom w:val="none" w:sz="0" w:space="0" w:color="auto"/>
            <w:right w:val="none" w:sz="0" w:space="0" w:color="auto"/>
          </w:divBdr>
        </w:div>
        <w:div w:id="923690054">
          <w:marLeft w:val="480"/>
          <w:marRight w:val="0"/>
          <w:marTop w:val="0"/>
          <w:marBottom w:val="0"/>
          <w:divBdr>
            <w:top w:val="none" w:sz="0" w:space="0" w:color="auto"/>
            <w:left w:val="none" w:sz="0" w:space="0" w:color="auto"/>
            <w:bottom w:val="none" w:sz="0" w:space="0" w:color="auto"/>
            <w:right w:val="none" w:sz="0" w:space="0" w:color="auto"/>
          </w:divBdr>
        </w:div>
        <w:div w:id="933706764">
          <w:marLeft w:val="480"/>
          <w:marRight w:val="0"/>
          <w:marTop w:val="0"/>
          <w:marBottom w:val="0"/>
          <w:divBdr>
            <w:top w:val="none" w:sz="0" w:space="0" w:color="auto"/>
            <w:left w:val="none" w:sz="0" w:space="0" w:color="auto"/>
            <w:bottom w:val="none" w:sz="0" w:space="0" w:color="auto"/>
            <w:right w:val="none" w:sz="0" w:space="0" w:color="auto"/>
          </w:divBdr>
        </w:div>
        <w:div w:id="968902510">
          <w:marLeft w:val="480"/>
          <w:marRight w:val="0"/>
          <w:marTop w:val="0"/>
          <w:marBottom w:val="0"/>
          <w:divBdr>
            <w:top w:val="none" w:sz="0" w:space="0" w:color="auto"/>
            <w:left w:val="none" w:sz="0" w:space="0" w:color="auto"/>
            <w:bottom w:val="none" w:sz="0" w:space="0" w:color="auto"/>
            <w:right w:val="none" w:sz="0" w:space="0" w:color="auto"/>
          </w:divBdr>
        </w:div>
        <w:div w:id="1105417473">
          <w:marLeft w:val="480"/>
          <w:marRight w:val="0"/>
          <w:marTop w:val="0"/>
          <w:marBottom w:val="0"/>
          <w:divBdr>
            <w:top w:val="none" w:sz="0" w:space="0" w:color="auto"/>
            <w:left w:val="none" w:sz="0" w:space="0" w:color="auto"/>
            <w:bottom w:val="none" w:sz="0" w:space="0" w:color="auto"/>
            <w:right w:val="none" w:sz="0" w:space="0" w:color="auto"/>
          </w:divBdr>
        </w:div>
        <w:div w:id="1121805820">
          <w:marLeft w:val="480"/>
          <w:marRight w:val="0"/>
          <w:marTop w:val="0"/>
          <w:marBottom w:val="0"/>
          <w:divBdr>
            <w:top w:val="none" w:sz="0" w:space="0" w:color="auto"/>
            <w:left w:val="none" w:sz="0" w:space="0" w:color="auto"/>
            <w:bottom w:val="none" w:sz="0" w:space="0" w:color="auto"/>
            <w:right w:val="none" w:sz="0" w:space="0" w:color="auto"/>
          </w:divBdr>
        </w:div>
        <w:div w:id="1131485018">
          <w:marLeft w:val="480"/>
          <w:marRight w:val="0"/>
          <w:marTop w:val="0"/>
          <w:marBottom w:val="0"/>
          <w:divBdr>
            <w:top w:val="none" w:sz="0" w:space="0" w:color="auto"/>
            <w:left w:val="none" w:sz="0" w:space="0" w:color="auto"/>
            <w:bottom w:val="none" w:sz="0" w:space="0" w:color="auto"/>
            <w:right w:val="none" w:sz="0" w:space="0" w:color="auto"/>
          </w:divBdr>
        </w:div>
        <w:div w:id="1133794206">
          <w:marLeft w:val="480"/>
          <w:marRight w:val="0"/>
          <w:marTop w:val="0"/>
          <w:marBottom w:val="0"/>
          <w:divBdr>
            <w:top w:val="none" w:sz="0" w:space="0" w:color="auto"/>
            <w:left w:val="none" w:sz="0" w:space="0" w:color="auto"/>
            <w:bottom w:val="none" w:sz="0" w:space="0" w:color="auto"/>
            <w:right w:val="none" w:sz="0" w:space="0" w:color="auto"/>
          </w:divBdr>
        </w:div>
        <w:div w:id="1152259848">
          <w:marLeft w:val="480"/>
          <w:marRight w:val="0"/>
          <w:marTop w:val="0"/>
          <w:marBottom w:val="0"/>
          <w:divBdr>
            <w:top w:val="none" w:sz="0" w:space="0" w:color="auto"/>
            <w:left w:val="none" w:sz="0" w:space="0" w:color="auto"/>
            <w:bottom w:val="none" w:sz="0" w:space="0" w:color="auto"/>
            <w:right w:val="none" w:sz="0" w:space="0" w:color="auto"/>
          </w:divBdr>
        </w:div>
        <w:div w:id="1169253677">
          <w:marLeft w:val="480"/>
          <w:marRight w:val="0"/>
          <w:marTop w:val="0"/>
          <w:marBottom w:val="0"/>
          <w:divBdr>
            <w:top w:val="none" w:sz="0" w:space="0" w:color="auto"/>
            <w:left w:val="none" w:sz="0" w:space="0" w:color="auto"/>
            <w:bottom w:val="none" w:sz="0" w:space="0" w:color="auto"/>
            <w:right w:val="none" w:sz="0" w:space="0" w:color="auto"/>
          </w:divBdr>
        </w:div>
        <w:div w:id="1313681526">
          <w:marLeft w:val="480"/>
          <w:marRight w:val="0"/>
          <w:marTop w:val="0"/>
          <w:marBottom w:val="0"/>
          <w:divBdr>
            <w:top w:val="none" w:sz="0" w:space="0" w:color="auto"/>
            <w:left w:val="none" w:sz="0" w:space="0" w:color="auto"/>
            <w:bottom w:val="none" w:sz="0" w:space="0" w:color="auto"/>
            <w:right w:val="none" w:sz="0" w:space="0" w:color="auto"/>
          </w:divBdr>
        </w:div>
        <w:div w:id="1336348834">
          <w:marLeft w:val="480"/>
          <w:marRight w:val="0"/>
          <w:marTop w:val="0"/>
          <w:marBottom w:val="0"/>
          <w:divBdr>
            <w:top w:val="none" w:sz="0" w:space="0" w:color="auto"/>
            <w:left w:val="none" w:sz="0" w:space="0" w:color="auto"/>
            <w:bottom w:val="none" w:sz="0" w:space="0" w:color="auto"/>
            <w:right w:val="none" w:sz="0" w:space="0" w:color="auto"/>
          </w:divBdr>
        </w:div>
        <w:div w:id="1350256023">
          <w:marLeft w:val="480"/>
          <w:marRight w:val="0"/>
          <w:marTop w:val="0"/>
          <w:marBottom w:val="0"/>
          <w:divBdr>
            <w:top w:val="none" w:sz="0" w:space="0" w:color="auto"/>
            <w:left w:val="none" w:sz="0" w:space="0" w:color="auto"/>
            <w:bottom w:val="none" w:sz="0" w:space="0" w:color="auto"/>
            <w:right w:val="none" w:sz="0" w:space="0" w:color="auto"/>
          </w:divBdr>
        </w:div>
        <w:div w:id="1353216904">
          <w:marLeft w:val="480"/>
          <w:marRight w:val="0"/>
          <w:marTop w:val="0"/>
          <w:marBottom w:val="0"/>
          <w:divBdr>
            <w:top w:val="none" w:sz="0" w:space="0" w:color="auto"/>
            <w:left w:val="none" w:sz="0" w:space="0" w:color="auto"/>
            <w:bottom w:val="none" w:sz="0" w:space="0" w:color="auto"/>
            <w:right w:val="none" w:sz="0" w:space="0" w:color="auto"/>
          </w:divBdr>
        </w:div>
        <w:div w:id="1365015294">
          <w:marLeft w:val="480"/>
          <w:marRight w:val="0"/>
          <w:marTop w:val="0"/>
          <w:marBottom w:val="0"/>
          <w:divBdr>
            <w:top w:val="none" w:sz="0" w:space="0" w:color="auto"/>
            <w:left w:val="none" w:sz="0" w:space="0" w:color="auto"/>
            <w:bottom w:val="none" w:sz="0" w:space="0" w:color="auto"/>
            <w:right w:val="none" w:sz="0" w:space="0" w:color="auto"/>
          </w:divBdr>
        </w:div>
        <w:div w:id="1479372072">
          <w:marLeft w:val="480"/>
          <w:marRight w:val="0"/>
          <w:marTop w:val="0"/>
          <w:marBottom w:val="0"/>
          <w:divBdr>
            <w:top w:val="none" w:sz="0" w:space="0" w:color="auto"/>
            <w:left w:val="none" w:sz="0" w:space="0" w:color="auto"/>
            <w:bottom w:val="none" w:sz="0" w:space="0" w:color="auto"/>
            <w:right w:val="none" w:sz="0" w:space="0" w:color="auto"/>
          </w:divBdr>
        </w:div>
        <w:div w:id="1486507670">
          <w:marLeft w:val="480"/>
          <w:marRight w:val="0"/>
          <w:marTop w:val="0"/>
          <w:marBottom w:val="0"/>
          <w:divBdr>
            <w:top w:val="none" w:sz="0" w:space="0" w:color="auto"/>
            <w:left w:val="none" w:sz="0" w:space="0" w:color="auto"/>
            <w:bottom w:val="none" w:sz="0" w:space="0" w:color="auto"/>
            <w:right w:val="none" w:sz="0" w:space="0" w:color="auto"/>
          </w:divBdr>
        </w:div>
        <w:div w:id="1503936780">
          <w:marLeft w:val="480"/>
          <w:marRight w:val="0"/>
          <w:marTop w:val="0"/>
          <w:marBottom w:val="0"/>
          <w:divBdr>
            <w:top w:val="none" w:sz="0" w:space="0" w:color="auto"/>
            <w:left w:val="none" w:sz="0" w:space="0" w:color="auto"/>
            <w:bottom w:val="none" w:sz="0" w:space="0" w:color="auto"/>
            <w:right w:val="none" w:sz="0" w:space="0" w:color="auto"/>
          </w:divBdr>
        </w:div>
        <w:div w:id="1592735742">
          <w:marLeft w:val="480"/>
          <w:marRight w:val="0"/>
          <w:marTop w:val="0"/>
          <w:marBottom w:val="0"/>
          <w:divBdr>
            <w:top w:val="none" w:sz="0" w:space="0" w:color="auto"/>
            <w:left w:val="none" w:sz="0" w:space="0" w:color="auto"/>
            <w:bottom w:val="none" w:sz="0" w:space="0" w:color="auto"/>
            <w:right w:val="none" w:sz="0" w:space="0" w:color="auto"/>
          </w:divBdr>
        </w:div>
        <w:div w:id="1608931150">
          <w:marLeft w:val="480"/>
          <w:marRight w:val="0"/>
          <w:marTop w:val="0"/>
          <w:marBottom w:val="0"/>
          <w:divBdr>
            <w:top w:val="none" w:sz="0" w:space="0" w:color="auto"/>
            <w:left w:val="none" w:sz="0" w:space="0" w:color="auto"/>
            <w:bottom w:val="none" w:sz="0" w:space="0" w:color="auto"/>
            <w:right w:val="none" w:sz="0" w:space="0" w:color="auto"/>
          </w:divBdr>
        </w:div>
        <w:div w:id="1627005531">
          <w:marLeft w:val="480"/>
          <w:marRight w:val="0"/>
          <w:marTop w:val="0"/>
          <w:marBottom w:val="0"/>
          <w:divBdr>
            <w:top w:val="none" w:sz="0" w:space="0" w:color="auto"/>
            <w:left w:val="none" w:sz="0" w:space="0" w:color="auto"/>
            <w:bottom w:val="none" w:sz="0" w:space="0" w:color="auto"/>
            <w:right w:val="none" w:sz="0" w:space="0" w:color="auto"/>
          </w:divBdr>
        </w:div>
        <w:div w:id="1677608590">
          <w:marLeft w:val="480"/>
          <w:marRight w:val="0"/>
          <w:marTop w:val="0"/>
          <w:marBottom w:val="0"/>
          <w:divBdr>
            <w:top w:val="none" w:sz="0" w:space="0" w:color="auto"/>
            <w:left w:val="none" w:sz="0" w:space="0" w:color="auto"/>
            <w:bottom w:val="none" w:sz="0" w:space="0" w:color="auto"/>
            <w:right w:val="none" w:sz="0" w:space="0" w:color="auto"/>
          </w:divBdr>
        </w:div>
        <w:div w:id="1686589850">
          <w:marLeft w:val="480"/>
          <w:marRight w:val="0"/>
          <w:marTop w:val="0"/>
          <w:marBottom w:val="0"/>
          <w:divBdr>
            <w:top w:val="none" w:sz="0" w:space="0" w:color="auto"/>
            <w:left w:val="none" w:sz="0" w:space="0" w:color="auto"/>
            <w:bottom w:val="none" w:sz="0" w:space="0" w:color="auto"/>
            <w:right w:val="none" w:sz="0" w:space="0" w:color="auto"/>
          </w:divBdr>
        </w:div>
        <w:div w:id="1702123659">
          <w:marLeft w:val="480"/>
          <w:marRight w:val="0"/>
          <w:marTop w:val="0"/>
          <w:marBottom w:val="0"/>
          <w:divBdr>
            <w:top w:val="none" w:sz="0" w:space="0" w:color="auto"/>
            <w:left w:val="none" w:sz="0" w:space="0" w:color="auto"/>
            <w:bottom w:val="none" w:sz="0" w:space="0" w:color="auto"/>
            <w:right w:val="none" w:sz="0" w:space="0" w:color="auto"/>
          </w:divBdr>
        </w:div>
        <w:div w:id="1720284549">
          <w:marLeft w:val="480"/>
          <w:marRight w:val="0"/>
          <w:marTop w:val="0"/>
          <w:marBottom w:val="0"/>
          <w:divBdr>
            <w:top w:val="none" w:sz="0" w:space="0" w:color="auto"/>
            <w:left w:val="none" w:sz="0" w:space="0" w:color="auto"/>
            <w:bottom w:val="none" w:sz="0" w:space="0" w:color="auto"/>
            <w:right w:val="none" w:sz="0" w:space="0" w:color="auto"/>
          </w:divBdr>
        </w:div>
        <w:div w:id="1727797504">
          <w:marLeft w:val="480"/>
          <w:marRight w:val="0"/>
          <w:marTop w:val="0"/>
          <w:marBottom w:val="0"/>
          <w:divBdr>
            <w:top w:val="none" w:sz="0" w:space="0" w:color="auto"/>
            <w:left w:val="none" w:sz="0" w:space="0" w:color="auto"/>
            <w:bottom w:val="none" w:sz="0" w:space="0" w:color="auto"/>
            <w:right w:val="none" w:sz="0" w:space="0" w:color="auto"/>
          </w:divBdr>
        </w:div>
        <w:div w:id="1732457683">
          <w:marLeft w:val="480"/>
          <w:marRight w:val="0"/>
          <w:marTop w:val="0"/>
          <w:marBottom w:val="0"/>
          <w:divBdr>
            <w:top w:val="none" w:sz="0" w:space="0" w:color="auto"/>
            <w:left w:val="none" w:sz="0" w:space="0" w:color="auto"/>
            <w:bottom w:val="none" w:sz="0" w:space="0" w:color="auto"/>
            <w:right w:val="none" w:sz="0" w:space="0" w:color="auto"/>
          </w:divBdr>
        </w:div>
        <w:div w:id="1739479419">
          <w:marLeft w:val="480"/>
          <w:marRight w:val="0"/>
          <w:marTop w:val="0"/>
          <w:marBottom w:val="0"/>
          <w:divBdr>
            <w:top w:val="none" w:sz="0" w:space="0" w:color="auto"/>
            <w:left w:val="none" w:sz="0" w:space="0" w:color="auto"/>
            <w:bottom w:val="none" w:sz="0" w:space="0" w:color="auto"/>
            <w:right w:val="none" w:sz="0" w:space="0" w:color="auto"/>
          </w:divBdr>
        </w:div>
        <w:div w:id="1745952779">
          <w:marLeft w:val="480"/>
          <w:marRight w:val="0"/>
          <w:marTop w:val="0"/>
          <w:marBottom w:val="0"/>
          <w:divBdr>
            <w:top w:val="none" w:sz="0" w:space="0" w:color="auto"/>
            <w:left w:val="none" w:sz="0" w:space="0" w:color="auto"/>
            <w:bottom w:val="none" w:sz="0" w:space="0" w:color="auto"/>
            <w:right w:val="none" w:sz="0" w:space="0" w:color="auto"/>
          </w:divBdr>
        </w:div>
        <w:div w:id="1759252443">
          <w:marLeft w:val="480"/>
          <w:marRight w:val="0"/>
          <w:marTop w:val="0"/>
          <w:marBottom w:val="0"/>
          <w:divBdr>
            <w:top w:val="none" w:sz="0" w:space="0" w:color="auto"/>
            <w:left w:val="none" w:sz="0" w:space="0" w:color="auto"/>
            <w:bottom w:val="none" w:sz="0" w:space="0" w:color="auto"/>
            <w:right w:val="none" w:sz="0" w:space="0" w:color="auto"/>
          </w:divBdr>
        </w:div>
        <w:div w:id="1779057478">
          <w:marLeft w:val="480"/>
          <w:marRight w:val="0"/>
          <w:marTop w:val="0"/>
          <w:marBottom w:val="0"/>
          <w:divBdr>
            <w:top w:val="none" w:sz="0" w:space="0" w:color="auto"/>
            <w:left w:val="none" w:sz="0" w:space="0" w:color="auto"/>
            <w:bottom w:val="none" w:sz="0" w:space="0" w:color="auto"/>
            <w:right w:val="none" w:sz="0" w:space="0" w:color="auto"/>
          </w:divBdr>
        </w:div>
        <w:div w:id="1814714507">
          <w:marLeft w:val="480"/>
          <w:marRight w:val="0"/>
          <w:marTop w:val="0"/>
          <w:marBottom w:val="0"/>
          <w:divBdr>
            <w:top w:val="none" w:sz="0" w:space="0" w:color="auto"/>
            <w:left w:val="none" w:sz="0" w:space="0" w:color="auto"/>
            <w:bottom w:val="none" w:sz="0" w:space="0" w:color="auto"/>
            <w:right w:val="none" w:sz="0" w:space="0" w:color="auto"/>
          </w:divBdr>
        </w:div>
        <w:div w:id="1851407586">
          <w:marLeft w:val="480"/>
          <w:marRight w:val="0"/>
          <w:marTop w:val="0"/>
          <w:marBottom w:val="0"/>
          <w:divBdr>
            <w:top w:val="none" w:sz="0" w:space="0" w:color="auto"/>
            <w:left w:val="none" w:sz="0" w:space="0" w:color="auto"/>
            <w:bottom w:val="none" w:sz="0" w:space="0" w:color="auto"/>
            <w:right w:val="none" w:sz="0" w:space="0" w:color="auto"/>
          </w:divBdr>
        </w:div>
        <w:div w:id="1913586236">
          <w:marLeft w:val="480"/>
          <w:marRight w:val="0"/>
          <w:marTop w:val="0"/>
          <w:marBottom w:val="0"/>
          <w:divBdr>
            <w:top w:val="none" w:sz="0" w:space="0" w:color="auto"/>
            <w:left w:val="none" w:sz="0" w:space="0" w:color="auto"/>
            <w:bottom w:val="none" w:sz="0" w:space="0" w:color="auto"/>
            <w:right w:val="none" w:sz="0" w:space="0" w:color="auto"/>
          </w:divBdr>
        </w:div>
        <w:div w:id="1919703344">
          <w:marLeft w:val="480"/>
          <w:marRight w:val="0"/>
          <w:marTop w:val="0"/>
          <w:marBottom w:val="0"/>
          <w:divBdr>
            <w:top w:val="none" w:sz="0" w:space="0" w:color="auto"/>
            <w:left w:val="none" w:sz="0" w:space="0" w:color="auto"/>
            <w:bottom w:val="none" w:sz="0" w:space="0" w:color="auto"/>
            <w:right w:val="none" w:sz="0" w:space="0" w:color="auto"/>
          </w:divBdr>
        </w:div>
        <w:div w:id="1951356211">
          <w:marLeft w:val="480"/>
          <w:marRight w:val="0"/>
          <w:marTop w:val="0"/>
          <w:marBottom w:val="0"/>
          <w:divBdr>
            <w:top w:val="none" w:sz="0" w:space="0" w:color="auto"/>
            <w:left w:val="none" w:sz="0" w:space="0" w:color="auto"/>
            <w:bottom w:val="none" w:sz="0" w:space="0" w:color="auto"/>
            <w:right w:val="none" w:sz="0" w:space="0" w:color="auto"/>
          </w:divBdr>
        </w:div>
        <w:div w:id="1992246376">
          <w:marLeft w:val="480"/>
          <w:marRight w:val="0"/>
          <w:marTop w:val="0"/>
          <w:marBottom w:val="0"/>
          <w:divBdr>
            <w:top w:val="none" w:sz="0" w:space="0" w:color="auto"/>
            <w:left w:val="none" w:sz="0" w:space="0" w:color="auto"/>
            <w:bottom w:val="none" w:sz="0" w:space="0" w:color="auto"/>
            <w:right w:val="none" w:sz="0" w:space="0" w:color="auto"/>
          </w:divBdr>
        </w:div>
        <w:div w:id="2016570494">
          <w:marLeft w:val="480"/>
          <w:marRight w:val="0"/>
          <w:marTop w:val="0"/>
          <w:marBottom w:val="0"/>
          <w:divBdr>
            <w:top w:val="none" w:sz="0" w:space="0" w:color="auto"/>
            <w:left w:val="none" w:sz="0" w:space="0" w:color="auto"/>
            <w:bottom w:val="none" w:sz="0" w:space="0" w:color="auto"/>
            <w:right w:val="none" w:sz="0" w:space="0" w:color="auto"/>
          </w:divBdr>
        </w:div>
        <w:div w:id="2050716993">
          <w:marLeft w:val="480"/>
          <w:marRight w:val="0"/>
          <w:marTop w:val="0"/>
          <w:marBottom w:val="0"/>
          <w:divBdr>
            <w:top w:val="none" w:sz="0" w:space="0" w:color="auto"/>
            <w:left w:val="none" w:sz="0" w:space="0" w:color="auto"/>
            <w:bottom w:val="none" w:sz="0" w:space="0" w:color="auto"/>
            <w:right w:val="none" w:sz="0" w:space="0" w:color="auto"/>
          </w:divBdr>
        </w:div>
        <w:div w:id="2093775595">
          <w:marLeft w:val="480"/>
          <w:marRight w:val="0"/>
          <w:marTop w:val="0"/>
          <w:marBottom w:val="0"/>
          <w:divBdr>
            <w:top w:val="none" w:sz="0" w:space="0" w:color="auto"/>
            <w:left w:val="none" w:sz="0" w:space="0" w:color="auto"/>
            <w:bottom w:val="none" w:sz="0" w:space="0" w:color="auto"/>
            <w:right w:val="none" w:sz="0" w:space="0" w:color="auto"/>
          </w:divBdr>
        </w:div>
        <w:div w:id="2114476850">
          <w:marLeft w:val="480"/>
          <w:marRight w:val="0"/>
          <w:marTop w:val="0"/>
          <w:marBottom w:val="0"/>
          <w:divBdr>
            <w:top w:val="none" w:sz="0" w:space="0" w:color="auto"/>
            <w:left w:val="none" w:sz="0" w:space="0" w:color="auto"/>
            <w:bottom w:val="none" w:sz="0" w:space="0" w:color="auto"/>
            <w:right w:val="none" w:sz="0" w:space="0" w:color="auto"/>
          </w:divBdr>
        </w:div>
      </w:divsChild>
    </w:div>
    <w:div w:id="1190409155">
      <w:bodyDiv w:val="1"/>
      <w:marLeft w:val="0"/>
      <w:marRight w:val="0"/>
      <w:marTop w:val="0"/>
      <w:marBottom w:val="0"/>
      <w:divBdr>
        <w:top w:val="none" w:sz="0" w:space="0" w:color="auto"/>
        <w:left w:val="none" w:sz="0" w:space="0" w:color="auto"/>
        <w:bottom w:val="none" w:sz="0" w:space="0" w:color="auto"/>
        <w:right w:val="none" w:sz="0" w:space="0" w:color="auto"/>
      </w:divBdr>
      <w:divsChild>
        <w:div w:id="9645821">
          <w:marLeft w:val="480"/>
          <w:marRight w:val="0"/>
          <w:marTop w:val="0"/>
          <w:marBottom w:val="0"/>
          <w:divBdr>
            <w:top w:val="none" w:sz="0" w:space="0" w:color="auto"/>
            <w:left w:val="none" w:sz="0" w:space="0" w:color="auto"/>
            <w:bottom w:val="none" w:sz="0" w:space="0" w:color="auto"/>
            <w:right w:val="none" w:sz="0" w:space="0" w:color="auto"/>
          </w:divBdr>
        </w:div>
        <w:div w:id="28141008">
          <w:marLeft w:val="480"/>
          <w:marRight w:val="0"/>
          <w:marTop w:val="0"/>
          <w:marBottom w:val="0"/>
          <w:divBdr>
            <w:top w:val="none" w:sz="0" w:space="0" w:color="auto"/>
            <w:left w:val="none" w:sz="0" w:space="0" w:color="auto"/>
            <w:bottom w:val="none" w:sz="0" w:space="0" w:color="auto"/>
            <w:right w:val="none" w:sz="0" w:space="0" w:color="auto"/>
          </w:divBdr>
        </w:div>
        <w:div w:id="51777905">
          <w:marLeft w:val="480"/>
          <w:marRight w:val="0"/>
          <w:marTop w:val="0"/>
          <w:marBottom w:val="0"/>
          <w:divBdr>
            <w:top w:val="none" w:sz="0" w:space="0" w:color="auto"/>
            <w:left w:val="none" w:sz="0" w:space="0" w:color="auto"/>
            <w:bottom w:val="none" w:sz="0" w:space="0" w:color="auto"/>
            <w:right w:val="none" w:sz="0" w:space="0" w:color="auto"/>
          </w:divBdr>
        </w:div>
        <w:div w:id="57097044">
          <w:marLeft w:val="480"/>
          <w:marRight w:val="0"/>
          <w:marTop w:val="0"/>
          <w:marBottom w:val="0"/>
          <w:divBdr>
            <w:top w:val="none" w:sz="0" w:space="0" w:color="auto"/>
            <w:left w:val="none" w:sz="0" w:space="0" w:color="auto"/>
            <w:bottom w:val="none" w:sz="0" w:space="0" w:color="auto"/>
            <w:right w:val="none" w:sz="0" w:space="0" w:color="auto"/>
          </w:divBdr>
        </w:div>
        <w:div w:id="62409974">
          <w:marLeft w:val="480"/>
          <w:marRight w:val="0"/>
          <w:marTop w:val="0"/>
          <w:marBottom w:val="0"/>
          <w:divBdr>
            <w:top w:val="none" w:sz="0" w:space="0" w:color="auto"/>
            <w:left w:val="none" w:sz="0" w:space="0" w:color="auto"/>
            <w:bottom w:val="none" w:sz="0" w:space="0" w:color="auto"/>
            <w:right w:val="none" w:sz="0" w:space="0" w:color="auto"/>
          </w:divBdr>
        </w:div>
        <w:div w:id="93481195">
          <w:marLeft w:val="480"/>
          <w:marRight w:val="0"/>
          <w:marTop w:val="0"/>
          <w:marBottom w:val="0"/>
          <w:divBdr>
            <w:top w:val="none" w:sz="0" w:space="0" w:color="auto"/>
            <w:left w:val="none" w:sz="0" w:space="0" w:color="auto"/>
            <w:bottom w:val="none" w:sz="0" w:space="0" w:color="auto"/>
            <w:right w:val="none" w:sz="0" w:space="0" w:color="auto"/>
          </w:divBdr>
        </w:div>
        <w:div w:id="102385863">
          <w:marLeft w:val="480"/>
          <w:marRight w:val="0"/>
          <w:marTop w:val="0"/>
          <w:marBottom w:val="0"/>
          <w:divBdr>
            <w:top w:val="none" w:sz="0" w:space="0" w:color="auto"/>
            <w:left w:val="none" w:sz="0" w:space="0" w:color="auto"/>
            <w:bottom w:val="none" w:sz="0" w:space="0" w:color="auto"/>
            <w:right w:val="none" w:sz="0" w:space="0" w:color="auto"/>
          </w:divBdr>
        </w:div>
        <w:div w:id="119567316">
          <w:marLeft w:val="480"/>
          <w:marRight w:val="0"/>
          <w:marTop w:val="0"/>
          <w:marBottom w:val="0"/>
          <w:divBdr>
            <w:top w:val="none" w:sz="0" w:space="0" w:color="auto"/>
            <w:left w:val="none" w:sz="0" w:space="0" w:color="auto"/>
            <w:bottom w:val="none" w:sz="0" w:space="0" w:color="auto"/>
            <w:right w:val="none" w:sz="0" w:space="0" w:color="auto"/>
          </w:divBdr>
        </w:div>
        <w:div w:id="145443510">
          <w:marLeft w:val="480"/>
          <w:marRight w:val="0"/>
          <w:marTop w:val="0"/>
          <w:marBottom w:val="0"/>
          <w:divBdr>
            <w:top w:val="none" w:sz="0" w:space="0" w:color="auto"/>
            <w:left w:val="none" w:sz="0" w:space="0" w:color="auto"/>
            <w:bottom w:val="none" w:sz="0" w:space="0" w:color="auto"/>
            <w:right w:val="none" w:sz="0" w:space="0" w:color="auto"/>
          </w:divBdr>
        </w:div>
        <w:div w:id="232398837">
          <w:marLeft w:val="480"/>
          <w:marRight w:val="0"/>
          <w:marTop w:val="0"/>
          <w:marBottom w:val="0"/>
          <w:divBdr>
            <w:top w:val="none" w:sz="0" w:space="0" w:color="auto"/>
            <w:left w:val="none" w:sz="0" w:space="0" w:color="auto"/>
            <w:bottom w:val="none" w:sz="0" w:space="0" w:color="auto"/>
            <w:right w:val="none" w:sz="0" w:space="0" w:color="auto"/>
          </w:divBdr>
        </w:div>
        <w:div w:id="244534169">
          <w:marLeft w:val="480"/>
          <w:marRight w:val="0"/>
          <w:marTop w:val="0"/>
          <w:marBottom w:val="0"/>
          <w:divBdr>
            <w:top w:val="none" w:sz="0" w:space="0" w:color="auto"/>
            <w:left w:val="none" w:sz="0" w:space="0" w:color="auto"/>
            <w:bottom w:val="none" w:sz="0" w:space="0" w:color="auto"/>
            <w:right w:val="none" w:sz="0" w:space="0" w:color="auto"/>
          </w:divBdr>
        </w:div>
        <w:div w:id="255947628">
          <w:marLeft w:val="480"/>
          <w:marRight w:val="0"/>
          <w:marTop w:val="0"/>
          <w:marBottom w:val="0"/>
          <w:divBdr>
            <w:top w:val="none" w:sz="0" w:space="0" w:color="auto"/>
            <w:left w:val="none" w:sz="0" w:space="0" w:color="auto"/>
            <w:bottom w:val="none" w:sz="0" w:space="0" w:color="auto"/>
            <w:right w:val="none" w:sz="0" w:space="0" w:color="auto"/>
          </w:divBdr>
        </w:div>
        <w:div w:id="352659264">
          <w:marLeft w:val="480"/>
          <w:marRight w:val="0"/>
          <w:marTop w:val="0"/>
          <w:marBottom w:val="0"/>
          <w:divBdr>
            <w:top w:val="none" w:sz="0" w:space="0" w:color="auto"/>
            <w:left w:val="none" w:sz="0" w:space="0" w:color="auto"/>
            <w:bottom w:val="none" w:sz="0" w:space="0" w:color="auto"/>
            <w:right w:val="none" w:sz="0" w:space="0" w:color="auto"/>
          </w:divBdr>
        </w:div>
        <w:div w:id="358354852">
          <w:marLeft w:val="480"/>
          <w:marRight w:val="0"/>
          <w:marTop w:val="0"/>
          <w:marBottom w:val="0"/>
          <w:divBdr>
            <w:top w:val="none" w:sz="0" w:space="0" w:color="auto"/>
            <w:left w:val="none" w:sz="0" w:space="0" w:color="auto"/>
            <w:bottom w:val="none" w:sz="0" w:space="0" w:color="auto"/>
            <w:right w:val="none" w:sz="0" w:space="0" w:color="auto"/>
          </w:divBdr>
        </w:div>
        <w:div w:id="418917106">
          <w:marLeft w:val="480"/>
          <w:marRight w:val="0"/>
          <w:marTop w:val="0"/>
          <w:marBottom w:val="0"/>
          <w:divBdr>
            <w:top w:val="none" w:sz="0" w:space="0" w:color="auto"/>
            <w:left w:val="none" w:sz="0" w:space="0" w:color="auto"/>
            <w:bottom w:val="none" w:sz="0" w:space="0" w:color="auto"/>
            <w:right w:val="none" w:sz="0" w:space="0" w:color="auto"/>
          </w:divBdr>
        </w:div>
        <w:div w:id="420222338">
          <w:marLeft w:val="480"/>
          <w:marRight w:val="0"/>
          <w:marTop w:val="0"/>
          <w:marBottom w:val="0"/>
          <w:divBdr>
            <w:top w:val="none" w:sz="0" w:space="0" w:color="auto"/>
            <w:left w:val="none" w:sz="0" w:space="0" w:color="auto"/>
            <w:bottom w:val="none" w:sz="0" w:space="0" w:color="auto"/>
            <w:right w:val="none" w:sz="0" w:space="0" w:color="auto"/>
          </w:divBdr>
        </w:div>
        <w:div w:id="426194947">
          <w:marLeft w:val="480"/>
          <w:marRight w:val="0"/>
          <w:marTop w:val="0"/>
          <w:marBottom w:val="0"/>
          <w:divBdr>
            <w:top w:val="none" w:sz="0" w:space="0" w:color="auto"/>
            <w:left w:val="none" w:sz="0" w:space="0" w:color="auto"/>
            <w:bottom w:val="none" w:sz="0" w:space="0" w:color="auto"/>
            <w:right w:val="none" w:sz="0" w:space="0" w:color="auto"/>
          </w:divBdr>
        </w:div>
        <w:div w:id="442263269">
          <w:marLeft w:val="480"/>
          <w:marRight w:val="0"/>
          <w:marTop w:val="0"/>
          <w:marBottom w:val="0"/>
          <w:divBdr>
            <w:top w:val="none" w:sz="0" w:space="0" w:color="auto"/>
            <w:left w:val="none" w:sz="0" w:space="0" w:color="auto"/>
            <w:bottom w:val="none" w:sz="0" w:space="0" w:color="auto"/>
            <w:right w:val="none" w:sz="0" w:space="0" w:color="auto"/>
          </w:divBdr>
        </w:div>
        <w:div w:id="442963336">
          <w:marLeft w:val="480"/>
          <w:marRight w:val="0"/>
          <w:marTop w:val="0"/>
          <w:marBottom w:val="0"/>
          <w:divBdr>
            <w:top w:val="none" w:sz="0" w:space="0" w:color="auto"/>
            <w:left w:val="none" w:sz="0" w:space="0" w:color="auto"/>
            <w:bottom w:val="none" w:sz="0" w:space="0" w:color="auto"/>
            <w:right w:val="none" w:sz="0" w:space="0" w:color="auto"/>
          </w:divBdr>
        </w:div>
        <w:div w:id="444471706">
          <w:marLeft w:val="480"/>
          <w:marRight w:val="0"/>
          <w:marTop w:val="0"/>
          <w:marBottom w:val="0"/>
          <w:divBdr>
            <w:top w:val="none" w:sz="0" w:space="0" w:color="auto"/>
            <w:left w:val="none" w:sz="0" w:space="0" w:color="auto"/>
            <w:bottom w:val="none" w:sz="0" w:space="0" w:color="auto"/>
            <w:right w:val="none" w:sz="0" w:space="0" w:color="auto"/>
          </w:divBdr>
        </w:div>
        <w:div w:id="487595450">
          <w:marLeft w:val="480"/>
          <w:marRight w:val="0"/>
          <w:marTop w:val="0"/>
          <w:marBottom w:val="0"/>
          <w:divBdr>
            <w:top w:val="none" w:sz="0" w:space="0" w:color="auto"/>
            <w:left w:val="none" w:sz="0" w:space="0" w:color="auto"/>
            <w:bottom w:val="none" w:sz="0" w:space="0" w:color="auto"/>
            <w:right w:val="none" w:sz="0" w:space="0" w:color="auto"/>
          </w:divBdr>
        </w:div>
        <w:div w:id="497497422">
          <w:marLeft w:val="480"/>
          <w:marRight w:val="0"/>
          <w:marTop w:val="0"/>
          <w:marBottom w:val="0"/>
          <w:divBdr>
            <w:top w:val="none" w:sz="0" w:space="0" w:color="auto"/>
            <w:left w:val="none" w:sz="0" w:space="0" w:color="auto"/>
            <w:bottom w:val="none" w:sz="0" w:space="0" w:color="auto"/>
            <w:right w:val="none" w:sz="0" w:space="0" w:color="auto"/>
          </w:divBdr>
        </w:div>
        <w:div w:id="508101052">
          <w:marLeft w:val="480"/>
          <w:marRight w:val="0"/>
          <w:marTop w:val="0"/>
          <w:marBottom w:val="0"/>
          <w:divBdr>
            <w:top w:val="none" w:sz="0" w:space="0" w:color="auto"/>
            <w:left w:val="none" w:sz="0" w:space="0" w:color="auto"/>
            <w:bottom w:val="none" w:sz="0" w:space="0" w:color="auto"/>
            <w:right w:val="none" w:sz="0" w:space="0" w:color="auto"/>
          </w:divBdr>
        </w:div>
        <w:div w:id="508523318">
          <w:marLeft w:val="480"/>
          <w:marRight w:val="0"/>
          <w:marTop w:val="0"/>
          <w:marBottom w:val="0"/>
          <w:divBdr>
            <w:top w:val="none" w:sz="0" w:space="0" w:color="auto"/>
            <w:left w:val="none" w:sz="0" w:space="0" w:color="auto"/>
            <w:bottom w:val="none" w:sz="0" w:space="0" w:color="auto"/>
            <w:right w:val="none" w:sz="0" w:space="0" w:color="auto"/>
          </w:divBdr>
        </w:div>
        <w:div w:id="521164565">
          <w:marLeft w:val="480"/>
          <w:marRight w:val="0"/>
          <w:marTop w:val="0"/>
          <w:marBottom w:val="0"/>
          <w:divBdr>
            <w:top w:val="none" w:sz="0" w:space="0" w:color="auto"/>
            <w:left w:val="none" w:sz="0" w:space="0" w:color="auto"/>
            <w:bottom w:val="none" w:sz="0" w:space="0" w:color="auto"/>
            <w:right w:val="none" w:sz="0" w:space="0" w:color="auto"/>
          </w:divBdr>
        </w:div>
        <w:div w:id="539704576">
          <w:marLeft w:val="480"/>
          <w:marRight w:val="0"/>
          <w:marTop w:val="0"/>
          <w:marBottom w:val="0"/>
          <w:divBdr>
            <w:top w:val="none" w:sz="0" w:space="0" w:color="auto"/>
            <w:left w:val="none" w:sz="0" w:space="0" w:color="auto"/>
            <w:bottom w:val="none" w:sz="0" w:space="0" w:color="auto"/>
            <w:right w:val="none" w:sz="0" w:space="0" w:color="auto"/>
          </w:divBdr>
        </w:div>
        <w:div w:id="554435492">
          <w:marLeft w:val="480"/>
          <w:marRight w:val="0"/>
          <w:marTop w:val="0"/>
          <w:marBottom w:val="0"/>
          <w:divBdr>
            <w:top w:val="none" w:sz="0" w:space="0" w:color="auto"/>
            <w:left w:val="none" w:sz="0" w:space="0" w:color="auto"/>
            <w:bottom w:val="none" w:sz="0" w:space="0" w:color="auto"/>
            <w:right w:val="none" w:sz="0" w:space="0" w:color="auto"/>
          </w:divBdr>
        </w:div>
        <w:div w:id="580531054">
          <w:marLeft w:val="480"/>
          <w:marRight w:val="0"/>
          <w:marTop w:val="0"/>
          <w:marBottom w:val="0"/>
          <w:divBdr>
            <w:top w:val="none" w:sz="0" w:space="0" w:color="auto"/>
            <w:left w:val="none" w:sz="0" w:space="0" w:color="auto"/>
            <w:bottom w:val="none" w:sz="0" w:space="0" w:color="auto"/>
            <w:right w:val="none" w:sz="0" w:space="0" w:color="auto"/>
          </w:divBdr>
        </w:div>
        <w:div w:id="597373027">
          <w:marLeft w:val="480"/>
          <w:marRight w:val="0"/>
          <w:marTop w:val="0"/>
          <w:marBottom w:val="0"/>
          <w:divBdr>
            <w:top w:val="none" w:sz="0" w:space="0" w:color="auto"/>
            <w:left w:val="none" w:sz="0" w:space="0" w:color="auto"/>
            <w:bottom w:val="none" w:sz="0" w:space="0" w:color="auto"/>
            <w:right w:val="none" w:sz="0" w:space="0" w:color="auto"/>
          </w:divBdr>
        </w:div>
        <w:div w:id="605845540">
          <w:marLeft w:val="480"/>
          <w:marRight w:val="0"/>
          <w:marTop w:val="0"/>
          <w:marBottom w:val="0"/>
          <w:divBdr>
            <w:top w:val="none" w:sz="0" w:space="0" w:color="auto"/>
            <w:left w:val="none" w:sz="0" w:space="0" w:color="auto"/>
            <w:bottom w:val="none" w:sz="0" w:space="0" w:color="auto"/>
            <w:right w:val="none" w:sz="0" w:space="0" w:color="auto"/>
          </w:divBdr>
        </w:div>
        <w:div w:id="652224687">
          <w:marLeft w:val="480"/>
          <w:marRight w:val="0"/>
          <w:marTop w:val="0"/>
          <w:marBottom w:val="0"/>
          <w:divBdr>
            <w:top w:val="none" w:sz="0" w:space="0" w:color="auto"/>
            <w:left w:val="none" w:sz="0" w:space="0" w:color="auto"/>
            <w:bottom w:val="none" w:sz="0" w:space="0" w:color="auto"/>
            <w:right w:val="none" w:sz="0" w:space="0" w:color="auto"/>
          </w:divBdr>
        </w:div>
        <w:div w:id="655844990">
          <w:marLeft w:val="480"/>
          <w:marRight w:val="0"/>
          <w:marTop w:val="0"/>
          <w:marBottom w:val="0"/>
          <w:divBdr>
            <w:top w:val="none" w:sz="0" w:space="0" w:color="auto"/>
            <w:left w:val="none" w:sz="0" w:space="0" w:color="auto"/>
            <w:bottom w:val="none" w:sz="0" w:space="0" w:color="auto"/>
            <w:right w:val="none" w:sz="0" w:space="0" w:color="auto"/>
          </w:divBdr>
        </w:div>
        <w:div w:id="658465631">
          <w:marLeft w:val="480"/>
          <w:marRight w:val="0"/>
          <w:marTop w:val="0"/>
          <w:marBottom w:val="0"/>
          <w:divBdr>
            <w:top w:val="none" w:sz="0" w:space="0" w:color="auto"/>
            <w:left w:val="none" w:sz="0" w:space="0" w:color="auto"/>
            <w:bottom w:val="none" w:sz="0" w:space="0" w:color="auto"/>
            <w:right w:val="none" w:sz="0" w:space="0" w:color="auto"/>
          </w:divBdr>
        </w:div>
        <w:div w:id="677735318">
          <w:marLeft w:val="480"/>
          <w:marRight w:val="0"/>
          <w:marTop w:val="0"/>
          <w:marBottom w:val="0"/>
          <w:divBdr>
            <w:top w:val="none" w:sz="0" w:space="0" w:color="auto"/>
            <w:left w:val="none" w:sz="0" w:space="0" w:color="auto"/>
            <w:bottom w:val="none" w:sz="0" w:space="0" w:color="auto"/>
            <w:right w:val="none" w:sz="0" w:space="0" w:color="auto"/>
          </w:divBdr>
        </w:div>
        <w:div w:id="707412045">
          <w:marLeft w:val="480"/>
          <w:marRight w:val="0"/>
          <w:marTop w:val="0"/>
          <w:marBottom w:val="0"/>
          <w:divBdr>
            <w:top w:val="none" w:sz="0" w:space="0" w:color="auto"/>
            <w:left w:val="none" w:sz="0" w:space="0" w:color="auto"/>
            <w:bottom w:val="none" w:sz="0" w:space="0" w:color="auto"/>
            <w:right w:val="none" w:sz="0" w:space="0" w:color="auto"/>
          </w:divBdr>
        </w:div>
        <w:div w:id="719668685">
          <w:marLeft w:val="480"/>
          <w:marRight w:val="0"/>
          <w:marTop w:val="0"/>
          <w:marBottom w:val="0"/>
          <w:divBdr>
            <w:top w:val="none" w:sz="0" w:space="0" w:color="auto"/>
            <w:left w:val="none" w:sz="0" w:space="0" w:color="auto"/>
            <w:bottom w:val="none" w:sz="0" w:space="0" w:color="auto"/>
            <w:right w:val="none" w:sz="0" w:space="0" w:color="auto"/>
          </w:divBdr>
        </w:div>
        <w:div w:id="774785826">
          <w:marLeft w:val="480"/>
          <w:marRight w:val="0"/>
          <w:marTop w:val="0"/>
          <w:marBottom w:val="0"/>
          <w:divBdr>
            <w:top w:val="none" w:sz="0" w:space="0" w:color="auto"/>
            <w:left w:val="none" w:sz="0" w:space="0" w:color="auto"/>
            <w:bottom w:val="none" w:sz="0" w:space="0" w:color="auto"/>
            <w:right w:val="none" w:sz="0" w:space="0" w:color="auto"/>
          </w:divBdr>
        </w:div>
        <w:div w:id="798255773">
          <w:marLeft w:val="480"/>
          <w:marRight w:val="0"/>
          <w:marTop w:val="0"/>
          <w:marBottom w:val="0"/>
          <w:divBdr>
            <w:top w:val="none" w:sz="0" w:space="0" w:color="auto"/>
            <w:left w:val="none" w:sz="0" w:space="0" w:color="auto"/>
            <w:bottom w:val="none" w:sz="0" w:space="0" w:color="auto"/>
            <w:right w:val="none" w:sz="0" w:space="0" w:color="auto"/>
          </w:divBdr>
        </w:div>
        <w:div w:id="841626610">
          <w:marLeft w:val="480"/>
          <w:marRight w:val="0"/>
          <w:marTop w:val="0"/>
          <w:marBottom w:val="0"/>
          <w:divBdr>
            <w:top w:val="none" w:sz="0" w:space="0" w:color="auto"/>
            <w:left w:val="none" w:sz="0" w:space="0" w:color="auto"/>
            <w:bottom w:val="none" w:sz="0" w:space="0" w:color="auto"/>
            <w:right w:val="none" w:sz="0" w:space="0" w:color="auto"/>
          </w:divBdr>
        </w:div>
        <w:div w:id="852105867">
          <w:marLeft w:val="480"/>
          <w:marRight w:val="0"/>
          <w:marTop w:val="0"/>
          <w:marBottom w:val="0"/>
          <w:divBdr>
            <w:top w:val="none" w:sz="0" w:space="0" w:color="auto"/>
            <w:left w:val="none" w:sz="0" w:space="0" w:color="auto"/>
            <w:bottom w:val="none" w:sz="0" w:space="0" w:color="auto"/>
            <w:right w:val="none" w:sz="0" w:space="0" w:color="auto"/>
          </w:divBdr>
        </w:div>
        <w:div w:id="866217353">
          <w:marLeft w:val="480"/>
          <w:marRight w:val="0"/>
          <w:marTop w:val="0"/>
          <w:marBottom w:val="0"/>
          <w:divBdr>
            <w:top w:val="none" w:sz="0" w:space="0" w:color="auto"/>
            <w:left w:val="none" w:sz="0" w:space="0" w:color="auto"/>
            <w:bottom w:val="none" w:sz="0" w:space="0" w:color="auto"/>
            <w:right w:val="none" w:sz="0" w:space="0" w:color="auto"/>
          </w:divBdr>
        </w:div>
        <w:div w:id="889267619">
          <w:marLeft w:val="480"/>
          <w:marRight w:val="0"/>
          <w:marTop w:val="0"/>
          <w:marBottom w:val="0"/>
          <w:divBdr>
            <w:top w:val="none" w:sz="0" w:space="0" w:color="auto"/>
            <w:left w:val="none" w:sz="0" w:space="0" w:color="auto"/>
            <w:bottom w:val="none" w:sz="0" w:space="0" w:color="auto"/>
            <w:right w:val="none" w:sz="0" w:space="0" w:color="auto"/>
          </w:divBdr>
        </w:div>
        <w:div w:id="980958469">
          <w:marLeft w:val="480"/>
          <w:marRight w:val="0"/>
          <w:marTop w:val="0"/>
          <w:marBottom w:val="0"/>
          <w:divBdr>
            <w:top w:val="none" w:sz="0" w:space="0" w:color="auto"/>
            <w:left w:val="none" w:sz="0" w:space="0" w:color="auto"/>
            <w:bottom w:val="none" w:sz="0" w:space="0" w:color="auto"/>
            <w:right w:val="none" w:sz="0" w:space="0" w:color="auto"/>
          </w:divBdr>
        </w:div>
        <w:div w:id="1041707091">
          <w:marLeft w:val="480"/>
          <w:marRight w:val="0"/>
          <w:marTop w:val="0"/>
          <w:marBottom w:val="0"/>
          <w:divBdr>
            <w:top w:val="none" w:sz="0" w:space="0" w:color="auto"/>
            <w:left w:val="none" w:sz="0" w:space="0" w:color="auto"/>
            <w:bottom w:val="none" w:sz="0" w:space="0" w:color="auto"/>
            <w:right w:val="none" w:sz="0" w:space="0" w:color="auto"/>
          </w:divBdr>
        </w:div>
        <w:div w:id="1063722846">
          <w:marLeft w:val="480"/>
          <w:marRight w:val="0"/>
          <w:marTop w:val="0"/>
          <w:marBottom w:val="0"/>
          <w:divBdr>
            <w:top w:val="none" w:sz="0" w:space="0" w:color="auto"/>
            <w:left w:val="none" w:sz="0" w:space="0" w:color="auto"/>
            <w:bottom w:val="none" w:sz="0" w:space="0" w:color="auto"/>
            <w:right w:val="none" w:sz="0" w:space="0" w:color="auto"/>
          </w:divBdr>
        </w:div>
        <w:div w:id="1081297706">
          <w:marLeft w:val="480"/>
          <w:marRight w:val="0"/>
          <w:marTop w:val="0"/>
          <w:marBottom w:val="0"/>
          <w:divBdr>
            <w:top w:val="none" w:sz="0" w:space="0" w:color="auto"/>
            <w:left w:val="none" w:sz="0" w:space="0" w:color="auto"/>
            <w:bottom w:val="none" w:sz="0" w:space="0" w:color="auto"/>
            <w:right w:val="none" w:sz="0" w:space="0" w:color="auto"/>
          </w:divBdr>
        </w:div>
        <w:div w:id="1101605199">
          <w:marLeft w:val="480"/>
          <w:marRight w:val="0"/>
          <w:marTop w:val="0"/>
          <w:marBottom w:val="0"/>
          <w:divBdr>
            <w:top w:val="none" w:sz="0" w:space="0" w:color="auto"/>
            <w:left w:val="none" w:sz="0" w:space="0" w:color="auto"/>
            <w:bottom w:val="none" w:sz="0" w:space="0" w:color="auto"/>
            <w:right w:val="none" w:sz="0" w:space="0" w:color="auto"/>
          </w:divBdr>
        </w:div>
        <w:div w:id="1123226813">
          <w:marLeft w:val="480"/>
          <w:marRight w:val="0"/>
          <w:marTop w:val="0"/>
          <w:marBottom w:val="0"/>
          <w:divBdr>
            <w:top w:val="none" w:sz="0" w:space="0" w:color="auto"/>
            <w:left w:val="none" w:sz="0" w:space="0" w:color="auto"/>
            <w:bottom w:val="none" w:sz="0" w:space="0" w:color="auto"/>
            <w:right w:val="none" w:sz="0" w:space="0" w:color="auto"/>
          </w:divBdr>
        </w:div>
        <w:div w:id="1134785797">
          <w:marLeft w:val="480"/>
          <w:marRight w:val="0"/>
          <w:marTop w:val="0"/>
          <w:marBottom w:val="0"/>
          <w:divBdr>
            <w:top w:val="none" w:sz="0" w:space="0" w:color="auto"/>
            <w:left w:val="none" w:sz="0" w:space="0" w:color="auto"/>
            <w:bottom w:val="none" w:sz="0" w:space="0" w:color="auto"/>
            <w:right w:val="none" w:sz="0" w:space="0" w:color="auto"/>
          </w:divBdr>
        </w:div>
        <w:div w:id="1175925601">
          <w:marLeft w:val="480"/>
          <w:marRight w:val="0"/>
          <w:marTop w:val="0"/>
          <w:marBottom w:val="0"/>
          <w:divBdr>
            <w:top w:val="none" w:sz="0" w:space="0" w:color="auto"/>
            <w:left w:val="none" w:sz="0" w:space="0" w:color="auto"/>
            <w:bottom w:val="none" w:sz="0" w:space="0" w:color="auto"/>
            <w:right w:val="none" w:sz="0" w:space="0" w:color="auto"/>
          </w:divBdr>
        </w:div>
        <w:div w:id="1199589319">
          <w:marLeft w:val="480"/>
          <w:marRight w:val="0"/>
          <w:marTop w:val="0"/>
          <w:marBottom w:val="0"/>
          <w:divBdr>
            <w:top w:val="none" w:sz="0" w:space="0" w:color="auto"/>
            <w:left w:val="none" w:sz="0" w:space="0" w:color="auto"/>
            <w:bottom w:val="none" w:sz="0" w:space="0" w:color="auto"/>
            <w:right w:val="none" w:sz="0" w:space="0" w:color="auto"/>
          </w:divBdr>
        </w:div>
        <w:div w:id="1201892880">
          <w:marLeft w:val="480"/>
          <w:marRight w:val="0"/>
          <w:marTop w:val="0"/>
          <w:marBottom w:val="0"/>
          <w:divBdr>
            <w:top w:val="none" w:sz="0" w:space="0" w:color="auto"/>
            <w:left w:val="none" w:sz="0" w:space="0" w:color="auto"/>
            <w:bottom w:val="none" w:sz="0" w:space="0" w:color="auto"/>
            <w:right w:val="none" w:sz="0" w:space="0" w:color="auto"/>
          </w:divBdr>
        </w:div>
        <w:div w:id="1254558194">
          <w:marLeft w:val="480"/>
          <w:marRight w:val="0"/>
          <w:marTop w:val="0"/>
          <w:marBottom w:val="0"/>
          <w:divBdr>
            <w:top w:val="none" w:sz="0" w:space="0" w:color="auto"/>
            <w:left w:val="none" w:sz="0" w:space="0" w:color="auto"/>
            <w:bottom w:val="none" w:sz="0" w:space="0" w:color="auto"/>
            <w:right w:val="none" w:sz="0" w:space="0" w:color="auto"/>
          </w:divBdr>
        </w:div>
        <w:div w:id="1271625116">
          <w:marLeft w:val="480"/>
          <w:marRight w:val="0"/>
          <w:marTop w:val="0"/>
          <w:marBottom w:val="0"/>
          <w:divBdr>
            <w:top w:val="none" w:sz="0" w:space="0" w:color="auto"/>
            <w:left w:val="none" w:sz="0" w:space="0" w:color="auto"/>
            <w:bottom w:val="none" w:sz="0" w:space="0" w:color="auto"/>
            <w:right w:val="none" w:sz="0" w:space="0" w:color="auto"/>
          </w:divBdr>
        </w:div>
        <w:div w:id="1299334070">
          <w:marLeft w:val="480"/>
          <w:marRight w:val="0"/>
          <w:marTop w:val="0"/>
          <w:marBottom w:val="0"/>
          <w:divBdr>
            <w:top w:val="none" w:sz="0" w:space="0" w:color="auto"/>
            <w:left w:val="none" w:sz="0" w:space="0" w:color="auto"/>
            <w:bottom w:val="none" w:sz="0" w:space="0" w:color="auto"/>
            <w:right w:val="none" w:sz="0" w:space="0" w:color="auto"/>
          </w:divBdr>
        </w:div>
        <w:div w:id="1369721187">
          <w:marLeft w:val="480"/>
          <w:marRight w:val="0"/>
          <w:marTop w:val="0"/>
          <w:marBottom w:val="0"/>
          <w:divBdr>
            <w:top w:val="none" w:sz="0" w:space="0" w:color="auto"/>
            <w:left w:val="none" w:sz="0" w:space="0" w:color="auto"/>
            <w:bottom w:val="none" w:sz="0" w:space="0" w:color="auto"/>
            <w:right w:val="none" w:sz="0" w:space="0" w:color="auto"/>
          </w:divBdr>
        </w:div>
        <w:div w:id="1417480617">
          <w:marLeft w:val="480"/>
          <w:marRight w:val="0"/>
          <w:marTop w:val="0"/>
          <w:marBottom w:val="0"/>
          <w:divBdr>
            <w:top w:val="none" w:sz="0" w:space="0" w:color="auto"/>
            <w:left w:val="none" w:sz="0" w:space="0" w:color="auto"/>
            <w:bottom w:val="none" w:sz="0" w:space="0" w:color="auto"/>
            <w:right w:val="none" w:sz="0" w:space="0" w:color="auto"/>
          </w:divBdr>
        </w:div>
        <w:div w:id="1432580251">
          <w:marLeft w:val="480"/>
          <w:marRight w:val="0"/>
          <w:marTop w:val="0"/>
          <w:marBottom w:val="0"/>
          <w:divBdr>
            <w:top w:val="none" w:sz="0" w:space="0" w:color="auto"/>
            <w:left w:val="none" w:sz="0" w:space="0" w:color="auto"/>
            <w:bottom w:val="none" w:sz="0" w:space="0" w:color="auto"/>
            <w:right w:val="none" w:sz="0" w:space="0" w:color="auto"/>
          </w:divBdr>
        </w:div>
        <w:div w:id="1473717208">
          <w:marLeft w:val="480"/>
          <w:marRight w:val="0"/>
          <w:marTop w:val="0"/>
          <w:marBottom w:val="0"/>
          <w:divBdr>
            <w:top w:val="none" w:sz="0" w:space="0" w:color="auto"/>
            <w:left w:val="none" w:sz="0" w:space="0" w:color="auto"/>
            <w:bottom w:val="none" w:sz="0" w:space="0" w:color="auto"/>
            <w:right w:val="none" w:sz="0" w:space="0" w:color="auto"/>
          </w:divBdr>
        </w:div>
        <w:div w:id="1478957206">
          <w:marLeft w:val="480"/>
          <w:marRight w:val="0"/>
          <w:marTop w:val="0"/>
          <w:marBottom w:val="0"/>
          <w:divBdr>
            <w:top w:val="none" w:sz="0" w:space="0" w:color="auto"/>
            <w:left w:val="none" w:sz="0" w:space="0" w:color="auto"/>
            <w:bottom w:val="none" w:sz="0" w:space="0" w:color="auto"/>
            <w:right w:val="none" w:sz="0" w:space="0" w:color="auto"/>
          </w:divBdr>
        </w:div>
        <w:div w:id="1492063154">
          <w:marLeft w:val="480"/>
          <w:marRight w:val="0"/>
          <w:marTop w:val="0"/>
          <w:marBottom w:val="0"/>
          <w:divBdr>
            <w:top w:val="none" w:sz="0" w:space="0" w:color="auto"/>
            <w:left w:val="none" w:sz="0" w:space="0" w:color="auto"/>
            <w:bottom w:val="none" w:sz="0" w:space="0" w:color="auto"/>
            <w:right w:val="none" w:sz="0" w:space="0" w:color="auto"/>
          </w:divBdr>
        </w:div>
        <w:div w:id="1652715292">
          <w:marLeft w:val="480"/>
          <w:marRight w:val="0"/>
          <w:marTop w:val="0"/>
          <w:marBottom w:val="0"/>
          <w:divBdr>
            <w:top w:val="none" w:sz="0" w:space="0" w:color="auto"/>
            <w:left w:val="none" w:sz="0" w:space="0" w:color="auto"/>
            <w:bottom w:val="none" w:sz="0" w:space="0" w:color="auto"/>
            <w:right w:val="none" w:sz="0" w:space="0" w:color="auto"/>
          </w:divBdr>
        </w:div>
        <w:div w:id="1733188460">
          <w:marLeft w:val="480"/>
          <w:marRight w:val="0"/>
          <w:marTop w:val="0"/>
          <w:marBottom w:val="0"/>
          <w:divBdr>
            <w:top w:val="none" w:sz="0" w:space="0" w:color="auto"/>
            <w:left w:val="none" w:sz="0" w:space="0" w:color="auto"/>
            <w:bottom w:val="none" w:sz="0" w:space="0" w:color="auto"/>
            <w:right w:val="none" w:sz="0" w:space="0" w:color="auto"/>
          </w:divBdr>
        </w:div>
        <w:div w:id="1772042439">
          <w:marLeft w:val="480"/>
          <w:marRight w:val="0"/>
          <w:marTop w:val="0"/>
          <w:marBottom w:val="0"/>
          <w:divBdr>
            <w:top w:val="none" w:sz="0" w:space="0" w:color="auto"/>
            <w:left w:val="none" w:sz="0" w:space="0" w:color="auto"/>
            <w:bottom w:val="none" w:sz="0" w:space="0" w:color="auto"/>
            <w:right w:val="none" w:sz="0" w:space="0" w:color="auto"/>
          </w:divBdr>
        </w:div>
        <w:div w:id="1812599724">
          <w:marLeft w:val="480"/>
          <w:marRight w:val="0"/>
          <w:marTop w:val="0"/>
          <w:marBottom w:val="0"/>
          <w:divBdr>
            <w:top w:val="none" w:sz="0" w:space="0" w:color="auto"/>
            <w:left w:val="none" w:sz="0" w:space="0" w:color="auto"/>
            <w:bottom w:val="none" w:sz="0" w:space="0" w:color="auto"/>
            <w:right w:val="none" w:sz="0" w:space="0" w:color="auto"/>
          </w:divBdr>
        </w:div>
        <w:div w:id="1862891561">
          <w:marLeft w:val="480"/>
          <w:marRight w:val="0"/>
          <w:marTop w:val="0"/>
          <w:marBottom w:val="0"/>
          <w:divBdr>
            <w:top w:val="none" w:sz="0" w:space="0" w:color="auto"/>
            <w:left w:val="none" w:sz="0" w:space="0" w:color="auto"/>
            <w:bottom w:val="none" w:sz="0" w:space="0" w:color="auto"/>
            <w:right w:val="none" w:sz="0" w:space="0" w:color="auto"/>
          </w:divBdr>
        </w:div>
        <w:div w:id="1929071188">
          <w:marLeft w:val="480"/>
          <w:marRight w:val="0"/>
          <w:marTop w:val="0"/>
          <w:marBottom w:val="0"/>
          <w:divBdr>
            <w:top w:val="none" w:sz="0" w:space="0" w:color="auto"/>
            <w:left w:val="none" w:sz="0" w:space="0" w:color="auto"/>
            <w:bottom w:val="none" w:sz="0" w:space="0" w:color="auto"/>
            <w:right w:val="none" w:sz="0" w:space="0" w:color="auto"/>
          </w:divBdr>
        </w:div>
        <w:div w:id="1952860410">
          <w:marLeft w:val="480"/>
          <w:marRight w:val="0"/>
          <w:marTop w:val="0"/>
          <w:marBottom w:val="0"/>
          <w:divBdr>
            <w:top w:val="none" w:sz="0" w:space="0" w:color="auto"/>
            <w:left w:val="none" w:sz="0" w:space="0" w:color="auto"/>
            <w:bottom w:val="none" w:sz="0" w:space="0" w:color="auto"/>
            <w:right w:val="none" w:sz="0" w:space="0" w:color="auto"/>
          </w:divBdr>
        </w:div>
        <w:div w:id="1953391379">
          <w:marLeft w:val="480"/>
          <w:marRight w:val="0"/>
          <w:marTop w:val="0"/>
          <w:marBottom w:val="0"/>
          <w:divBdr>
            <w:top w:val="none" w:sz="0" w:space="0" w:color="auto"/>
            <w:left w:val="none" w:sz="0" w:space="0" w:color="auto"/>
            <w:bottom w:val="none" w:sz="0" w:space="0" w:color="auto"/>
            <w:right w:val="none" w:sz="0" w:space="0" w:color="auto"/>
          </w:divBdr>
        </w:div>
        <w:div w:id="1955941898">
          <w:marLeft w:val="480"/>
          <w:marRight w:val="0"/>
          <w:marTop w:val="0"/>
          <w:marBottom w:val="0"/>
          <w:divBdr>
            <w:top w:val="none" w:sz="0" w:space="0" w:color="auto"/>
            <w:left w:val="none" w:sz="0" w:space="0" w:color="auto"/>
            <w:bottom w:val="none" w:sz="0" w:space="0" w:color="auto"/>
            <w:right w:val="none" w:sz="0" w:space="0" w:color="auto"/>
          </w:divBdr>
        </w:div>
        <w:div w:id="1970698336">
          <w:marLeft w:val="480"/>
          <w:marRight w:val="0"/>
          <w:marTop w:val="0"/>
          <w:marBottom w:val="0"/>
          <w:divBdr>
            <w:top w:val="none" w:sz="0" w:space="0" w:color="auto"/>
            <w:left w:val="none" w:sz="0" w:space="0" w:color="auto"/>
            <w:bottom w:val="none" w:sz="0" w:space="0" w:color="auto"/>
            <w:right w:val="none" w:sz="0" w:space="0" w:color="auto"/>
          </w:divBdr>
        </w:div>
        <w:div w:id="1992175960">
          <w:marLeft w:val="480"/>
          <w:marRight w:val="0"/>
          <w:marTop w:val="0"/>
          <w:marBottom w:val="0"/>
          <w:divBdr>
            <w:top w:val="none" w:sz="0" w:space="0" w:color="auto"/>
            <w:left w:val="none" w:sz="0" w:space="0" w:color="auto"/>
            <w:bottom w:val="none" w:sz="0" w:space="0" w:color="auto"/>
            <w:right w:val="none" w:sz="0" w:space="0" w:color="auto"/>
          </w:divBdr>
        </w:div>
        <w:div w:id="1997296283">
          <w:marLeft w:val="480"/>
          <w:marRight w:val="0"/>
          <w:marTop w:val="0"/>
          <w:marBottom w:val="0"/>
          <w:divBdr>
            <w:top w:val="none" w:sz="0" w:space="0" w:color="auto"/>
            <w:left w:val="none" w:sz="0" w:space="0" w:color="auto"/>
            <w:bottom w:val="none" w:sz="0" w:space="0" w:color="auto"/>
            <w:right w:val="none" w:sz="0" w:space="0" w:color="auto"/>
          </w:divBdr>
        </w:div>
        <w:div w:id="2054845302">
          <w:marLeft w:val="480"/>
          <w:marRight w:val="0"/>
          <w:marTop w:val="0"/>
          <w:marBottom w:val="0"/>
          <w:divBdr>
            <w:top w:val="none" w:sz="0" w:space="0" w:color="auto"/>
            <w:left w:val="none" w:sz="0" w:space="0" w:color="auto"/>
            <w:bottom w:val="none" w:sz="0" w:space="0" w:color="auto"/>
            <w:right w:val="none" w:sz="0" w:space="0" w:color="auto"/>
          </w:divBdr>
        </w:div>
        <w:div w:id="2056810469">
          <w:marLeft w:val="480"/>
          <w:marRight w:val="0"/>
          <w:marTop w:val="0"/>
          <w:marBottom w:val="0"/>
          <w:divBdr>
            <w:top w:val="none" w:sz="0" w:space="0" w:color="auto"/>
            <w:left w:val="none" w:sz="0" w:space="0" w:color="auto"/>
            <w:bottom w:val="none" w:sz="0" w:space="0" w:color="auto"/>
            <w:right w:val="none" w:sz="0" w:space="0" w:color="auto"/>
          </w:divBdr>
        </w:div>
        <w:div w:id="2068912558">
          <w:marLeft w:val="480"/>
          <w:marRight w:val="0"/>
          <w:marTop w:val="0"/>
          <w:marBottom w:val="0"/>
          <w:divBdr>
            <w:top w:val="none" w:sz="0" w:space="0" w:color="auto"/>
            <w:left w:val="none" w:sz="0" w:space="0" w:color="auto"/>
            <w:bottom w:val="none" w:sz="0" w:space="0" w:color="auto"/>
            <w:right w:val="none" w:sz="0" w:space="0" w:color="auto"/>
          </w:divBdr>
        </w:div>
        <w:div w:id="2081905952">
          <w:marLeft w:val="480"/>
          <w:marRight w:val="0"/>
          <w:marTop w:val="0"/>
          <w:marBottom w:val="0"/>
          <w:divBdr>
            <w:top w:val="none" w:sz="0" w:space="0" w:color="auto"/>
            <w:left w:val="none" w:sz="0" w:space="0" w:color="auto"/>
            <w:bottom w:val="none" w:sz="0" w:space="0" w:color="auto"/>
            <w:right w:val="none" w:sz="0" w:space="0" w:color="auto"/>
          </w:divBdr>
        </w:div>
        <w:div w:id="2091465943">
          <w:marLeft w:val="480"/>
          <w:marRight w:val="0"/>
          <w:marTop w:val="0"/>
          <w:marBottom w:val="0"/>
          <w:divBdr>
            <w:top w:val="none" w:sz="0" w:space="0" w:color="auto"/>
            <w:left w:val="none" w:sz="0" w:space="0" w:color="auto"/>
            <w:bottom w:val="none" w:sz="0" w:space="0" w:color="auto"/>
            <w:right w:val="none" w:sz="0" w:space="0" w:color="auto"/>
          </w:divBdr>
        </w:div>
      </w:divsChild>
    </w:div>
    <w:div w:id="1191190360">
      <w:bodyDiv w:val="1"/>
      <w:marLeft w:val="0"/>
      <w:marRight w:val="0"/>
      <w:marTop w:val="0"/>
      <w:marBottom w:val="0"/>
      <w:divBdr>
        <w:top w:val="none" w:sz="0" w:space="0" w:color="auto"/>
        <w:left w:val="none" w:sz="0" w:space="0" w:color="auto"/>
        <w:bottom w:val="none" w:sz="0" w:space="0" w:color="auto"/>
        <w:right w:val="none" w:sz="0" w:space="0" w:color="auto"/>
      </w:divBdr>
    </w:div>
    <w:div w:id="1197431045">
      <w:bodyDiv w:val="1"/>
      <w:marLeft w:val="0"/>
      <w:marRight w:val="0"/>
      <w:marTop w:val="0"/>
      <w:marBottom w:val="0"/>
      <w:divBdr>
        <w:top w:val="none" w:sz="0" w:space="0" w:color="auto"/>
        <w:left w:val="none" w:sz="0" w:space="0" w:color="auto"/>
        <w:bottom w:val="none" w:sz="0" w:space="0" w:color="auto"/>
        <w:right w:val="none" w:sz="0" w:space="0" w:color="auto"/>
      </w:divBdr>
      <w:divsChild>
        <w:div w:id="5331318">
          <w:marLeft w:val="480"/>
          <w:marRight w:val="0"/>
          <w:marTop w:val="0"/>
          <w:marBottom w:val="0"/>
          <w:divBdr>
            <w:top w:val="none" w:sz="0" w:space="0" w:color="auto"/>
            <w:left w:val="none" w:sz="0" w:space="0" w:color="auto"/>
            <w:bottom w:val="none" w:sz="0" w:space="0" w:color="auto"/>
            <w:right w:val="none" w:sz="0" w:space="0" w:color="auto"/>
          </w:divBdr>
        </w:div>
        <w:div w:id="100533289">
          <w:marLeft w:val="480"/>
          <w:marRight w:val="0"/>
          <w:marTop w:val="0"/>
          <w:marBottom w:val="0"/>
          <w:divBdr>
            <w:top w:val="none" w:sz="0" w:space="0" w:color="auto"/>
            <w:left w:val="none" w:sz="0" w:space="0" w:color="auto"/>
            <w:bottom w:val="none" w:sz="0" w:space="0" w:color="auto"/>
            <w:right w:val="none" w:sz="0" w:space="0" w:color="auto"/>
          </w:divBdr>
        </w:div>
        <w:div w:id="174348020">
          <w:marLeft w:val="480"/>
          <w:marRight w:val="0"/>
          <w:marTop w:val="0"/>
          <w:marBottom w:val="0"/>
          <w:divBdr>
            <w:top w:val="none" w:sz="0" w:space="0" w:color="auto"/>
            <w:left w:val="none" w:sz="0" w:space="0" w:color="auto"/>
            <w:bottom w:val="none" w:sz="0" w:space="0" w:color="auto"/>
            <w:right w:val="none" w:sz="0" w:space="0" w:color="auto"/>
          </w:divBdr>
        </w:div>
        <w:div w:id="196700773">
          <w:marLeft w:val="480"/>
          <w:marRight w:val="0"/>
          <w:marTop w:val="0"/>
          <w:marBottom w:val="0"/>
          <w:divBdr>
            <w:top w:val="none" w:sz="0" w:space="0" w:color="auto"/>
            <w:left w:val="none" w:sz="0" w:space="0" w:color="auto"/>
            <w:bottom w:val="none" w:sz="0" w:space="0" w:color="auto"/>
            <w:right w:val="none" w:sz="0" w:space="0" w:color="auto"/>
          </w:divBdr>
        </w:div>
        <w:div w:id="255332192">
          <w:marLeft w:val="480"/>
          <w:marRight w:val="0"/>
          <w:marTop w:val="0"/>
          <w:marBottom w:val="0"/>
          <w:divBdr>
            <w:top w:val="none" w:sz="0" w:space="0" w:color="auto"/>
            <w:left w:val="none" w:sz="0" w:space="0" w:color="auto"/>
            <w:bottom w:val="none" w:sz="0" w:space="0" w:color="auto"/>
            <w:right w:val="none" w:sz="0" w:space="0" w:color="auto"/>
          </w:divBdr>
        </w:div>
        <w:div w:id="255480367">
          <w:marLeft w:val="480"/>
          <w:marRight w:val="0"/>
          <w:marTop w:val="0"/>
          <w:marBottom w:val="0"/>
          <w:divBdr>
            <w:top w:val="none" w:sz="0" w:space="0" w:color="auto"/>
            <w:left w:val="none" w:sz="0" w:space="0" w:color="auto"/>
            <w:bottom w:val="none" w:sz="0" w:space="0" w:color="auto"/>
            <w:right w:val="none" w:sz="0" w:space="0" w:color="auto"/>
          </w:divBdr>
        </w:div>
        <w:div w:id="493566912">
          <w:marLeft w:val="480"/>
          <w:marRight w:val="0"/>
          <w:marTop w:val="0"/>
          <w:marBottom w:val="0"/>
          <w:divBdr>
            <w:top w:val="none" w:sz="0" w:space="0" w:color="auto"/>
            <w:left w:val="none" w:sz="0" w:space="0" w:color="auto"/>
            <w:bottom w:val="none" w:sz="0" w:space="0" w:color="auto"/>
            <w:right w:val="none" w:sz="0" w:space="0" w:color="auto"/>
          </w:divBdr>
        </w:div>
        <w:div w:id="534731066">
          <w:marLeft w:val="480"/>
          <w:marRight w:val="0"/>
          <w:marTop w:val="0"/>
          <w:marBottom w:val="0"/>
          <w:divBdr>
            <w:top w:val="none" w:sz="0" w:space="0" w:color="auto"/>
            <w:left w:val="none" w:sz="0" w:space="0" w:color="auto"/>
            <w:bottom w:val="none" w:sz="0" w:space="0" w:color="auto"/>
            <w:right w:val="none" w:sz="0" w:space="0" w:color="auto"/>
          </w:divBdr>
        </w:div>
        <w:div w:id="540174454">
          <w:marLeft w:val="480"/>
          <w:marRight w:val="0"/>
          <w:marTop w:val="0"/>
          <w:marBottom w:val="0"/>
          <w:divBdr>
            <w:top w:val="none" w:sz="0" w:space="0" w:color="auto"/>
            <w:left w:val="none" w:sz="0" w:space="0" w:color="auto"/>
            <w:bottom w:val="none" w:sz="0" w:space="0" w:color="auto"/>
            <w:right w:val="none" w:sz="0" w:space="0" w:color="auto"/>
          </w:divBdr>
        </w:div>
        <w:div w:id="555554979">
          <w:marLeft w:val="480"/>
          <w:marRight w:val="0"/>
          <w:marTop w:val="0"/>
          <w:marBottom w:val="0"/>
          <w:divBdr>
            <w:top w:val="none" w:sz="0" w:space="0" w:color="auto"/>
            <w:left w:val="none" w:sz="0" w:space="0" w:color="auto"/>
            <w:bottom w:val="none" w:sz="0" w:space="0" w:color="auto"/>
            <w:right w:val="none" w:sz="0" w:space="0" w:color="auto"/>
          </w:divBdr>
        </w:div>
        <w:div w:id="587085284">
          <w:marLeft w:val="480"/>
          <w:marRight w:val="0"/>
          <w:marTop w:val="0"/>
          <w:marBottom w:val="0"/>
          <w:divBdr>
            <w:top w:val="none" w:sz="0" w:space="0" w:color="auto"/>
            <w:left w:val="none" w:sz="0" w:space="0" w:color="auto"/>
            <w:bottom w:val="none" w:sz="0" w:space="0" w:color="auto"/>
            <w:right w:val="none" w:sz="0" w:space="0" w:color="auto"/>
          </w:divBdr>
        </w:div>
        <w:div w:id="635841243">
          <w:marLeft w:val="480"/>
          <w:marRight w:val="0"/>
          <w:marTop w:val="0"/>
          <w:marBottom w:val="0"/>
          <w:divBdr>
            <w:top w:val="none" w:sz="0" w:space="0" w:color="auto"/>
            <w:left w:val="none" w:sz="0" w:space="0" w:color="auto"/>
            <w:bottom w:val="none" w:sz="0" w:space="0" w:color="auto"/>
            <w:right w:val="none" w:sz="0" w:space="0" w:color="auto"/>
          </w:divBdr>
        </w:div>
        <w:div w:id="637882890">
          <w:marLeft w:val="480"/>
          <w:marRight w:val="0"/>
          <w:marTop w:val="0"/>
          <w:marBottom w:val="0"/>
          <w:divBdr>
            <w:top w:val="none" w:sz="0" w:space="0" w:color="auto"/>
            <w:left w:val="none" w:sz="0" w:space="0" w:color="auto"/>
            <w:bottom w:val="none" w:sz="0" w:space="0" w:color="auto"/>
            <w:right w:val="none" w:sz="0" w:space="0" w:color="auto"/>
          </w:divBdr>
        </w:div>
        <w:div w:id="671183797">
          <w:marLeft w:val="480"/>
          <w:marRight w:val="0"/>
          <w:marTop w:val="0"/>
          <w:marBottom w:val="0"/>
          <w:divBdr>
            <w:top w:val="none" w:sz="0" w:space="0" w:color="auto"/>
            <w:left w:val="none" w:sz="0" w:space="0" w:color="auto"/>
            <w:bottom w:val="none" w:sz="0" w:space="0" w:color="auto"/>
            <w:right w:val="none" w:sz="0" w:space="0" w:color="auto"/>
          </w:divBdr>
        </w:div>
        <w:div w:id="680355775">
          <w:marLeft w:val="480"/>
          <w:marRight w:val="0"/>
          <w:marTop w:val="0"/>
          <w:marBottom w:val="0"/>
          <w:divBdr>
            <w:top w:val="none" w:sz="0" w:space="0" w:color="auto"/>
            <w:left w:val="none" w:sz="0" w:space="0" w:color="auto"/>
            <w:bottom w:val="none" w:sz="0" w:space="0" w:color="auto"/>
            <w:right w:val="none" w:sz="0" w:space="0" w:color="auto"/>
          </w:divBdr>
        </w:div>
        <w:div w:id="681708139">
          <w:marLeft w:val="480"/>
          <w:marRight w:val="0"/>
          <w:marTop w:val="0"/>
          <w:marBottom w:val="0"/>
          <w:divBdr>
            <w:top w:val="none" w:sz="0" w:space="0" w:color="auto"/>
            <w:left w:val="none" w:sz="0" w:space="0" w:color="auto"/>
            <w:bottom w:val="none" w:sz="0" w:space="0" w:color="auto"/>
            <w:right w:val="none" w:sz="0" w:space="0" w:color="auto"/>
          </w:divBdr>
        </w:div>
        <w:div w:id="704059722">
          <w:marLeft w:val="480"/>
          <w:marRight w:val="0"/>
          <w:marTop w:val="0"/>
          <w:marBottom w:val="0"/>
          <w:divBdr>
            <w:top w:val="none" w:sz="0" w:space="0" w:color="auto"/>
            <w:left w:val="none" w:sz="0" w:space="0" w:color="auto"/>
            <w:bottom w:val="none" w:sz="0" w:space="0" w:color="auto"/>
            <w:right w:val="none" w:sz="0" w:space="0" w:color="auto"/>
          </w:divBdr>
        </w:div>
        <w:div w:id="812017667">
          <w:marLeft w:val="480"/>
          <w:marRight w:val="0"/>
          <w:marTop w:val="0"/>
          <w:marBottom w:val="0"/>
          <w:divBdr>
            <w:top w:val="none" w:sz="0" w:space="0" w:color="auto"/>
            <w:left w:val="none" w:sz="0" w:space="0" w:color="auto"/>
            <w:bottom w:val="none" w:sz="0" w:space="0" w:color="auto"/>
            <w:right w:val="none" w:sz="0" w:space="0" w:color="auto"/>
          </w:divBdr>
        </w:div>
        <w:div w:id="830020505">
          <w:marLeft w:val="480"/>
          <w:marRight w:val="0"/>
          <w:marTop w:val="0"/>
          <w:marBottom w:val="0"/>
          <w:divBdr>
            <w:top w:val="none" w:sz="0" w:space="0" w:color="auto"/>
            <w:left w:val="none" w:sz="0" w:space="0" w:color="auto"/>
            <w:bottom w:val="none" w:sz="0" w:space="0" w:color="auto"/>
            <w:right w:val="none" w:sz="0" w:space="0" w:color="auto"/>
          </w:divBdr>
        </w:div>
        <w:div w:id="842622354">
          <w:marLeft w:val="480"/>
          <w:marRight w:val="0"/>
          <w:marTop w:val="0"/>
          <w:marBottom w:val="0"/>
          <w:divBdr>
            <w:top w:val="none" w:sz="0" w:space="0" w:color="auto"/>
            <w:left w:val="none" w:sz="0" w:space="0" w:color="auto"/>
            <w:bottom w:val="none" w:sz="0" w:space="0" w:color="auto"/>
            <w:right w:val="none" w:sz="0" w:space="0" w:color="auto"/>
          </w:divBdr>
        </w:div>
        <w:div w:id="900139406">
          <w:marLeft w:val="480"/>
          <w:marRight w:val="0"/>
          <w:marTop w:val="0"/>
          <w:marBottom w:val="0"/>
          <w:divBdr>
            <w:top w:val="none" w:sz="0" w:space="0" w:color="auto"/>
            <w:left w:val="none" w:sz="0" w:space="0" w:color="auto"/>
            <w:bottom w:val="none" w:sz="0" w:space="0" w:color="auto"/>
            <w:right w:val="none" w:sz="0" w:space="0" w:color="auto"/>
          </w:divBdr>
        </w:div>
        <w:div w:id="928580542">
          <w:marLeft w:val="480"/>
          <w:marRight w:val="0"/>
          <w:marTop w:val="0"/>
          <w:marBottom w:val="0"/>
          <w:divBdr>
            <w:top w:val="none" w:sz="0" w:space="0" w:color="auto"/>
            <w:left w:val="none" w:sz="0" w:space="0" w:color="auto"/>
            <w:bottom w:val="none" w:sz="0" w:space="0" w:color="auto"/>
            <w:right w:val="none" w:sz="0" w:space="0" w:color="auto"/>
          </w:divBdr>
        </w:div>
        <w:div w:id="967315068">
          <w:marLeft w:val="480"/>
          <w:marRight w:val="0"/>
          <w:marTop w:val="0"/>
          <w:marBottom w:val="0"/>
          <w:divBdr>
            <w:top w:val="none" w:sz="0" w:space="0" w:color="auto"/>
            <w:left w:val="none" w:sz="0" w:space="0" w:color="auto"/>
            <w:bottom w:val="none" w:sz="0" w:space="0" w:color="auto"/>
            <w:right w:val="none" w:sz="0" w:space="0" w:color="auto"/>
          </w:divBdr>
        </w:div>
        <w:div w:id="972053610">
          <w:marLeft w:val="480"/>
          <w:marRight w:val="0"/>
          <w:marTop w:val="0"/>
          <w:marBottom w:val="0"/>
          <w:divBdr>
            <w:top w:val="none" w:sz="0" w:space="0" w:color="auto"/>
            <w:left w:val="none" w:sz="0" w:space="0" w:color="auto"/>
            <w:bottom w:val="none" w:sz="0" w:space="0" w:color="auto"/>
            <w:right w:val="none" w:sz="0" w:space="0" w:color="auto"/>
          </w:divBdr>
        </w:div>
        <w:div w:id="995458119">
          <w:marLeft w:val="480"/>
          <w:marRight w:val="0"/>
          <w:marTop w:val="0"/>
          <w:marBottom w:val="0"/>
          <w:divBdr>
            <w:top w:val="none" w:sz="0" w:space="0" w:color="auto"/>
            <w:left w:val="none" w:sz="0" w:space="0" w:color="auto"/>
            <w:bottom w:val="none" w:sz="0" w:space="0" w:color="auto"/>
            <w:right w:val="none" w:sz="0" w:space="0" w:color="auto"/>
          </w:divBdr>
        </w:div>
        <w:div w:id="1042092570">
          <w:marLeft w:val="480"/>
          <w:marRight w:val="0"/>
          <w:marTop w:val="0"/>
          <w:marBottom w:val="0"/>
          <w:divBdr>
            <w:top w:val="none" w:sz="0" w:space="0" w:color="auto"/>
            <w:left w:val="none" w:sz="0" w:space="0" w:color="auto"/>
            <w:bottom w:val="none" w:sz="0" w:space="0" w:color="auto"/>
            <w:right w:val="none" w:sz="0" w:space="0" w:color="auto"/>
          </w:divBdr>
        </w:div>
        <w:div w:id="1071466562">
          <w:marLeft w:val="480"/>
          <w:marRight w:val="0"/>
          <w:marTop w:val="0"/>
          <w:marBottom w:val="0"/>
          <w:divBdr>
            <w:top w:val="none" w:sz="0" w:space="0" w:color="auto"/>
            <w:left w:val="none" w:sz="0" w:space="0" w:color="auto"/>
            <w:bottom w:val="none" w:sz="0" w:space="0" w:color="auto"/>
            <w:right w:val="none" w:sz="0" w:space="0" w:color="auto"/>
          </w:divBdr>
        </w:div>
        <w:div w:id="1153985946">
          <w:marLeft w:val="480"/>
          <w:marRight w:val="0"/>
          <w:marTop w:val="0"/>
          <w:marBottom w:val="0"/>
          <w:divBdr>
            <w:top w:val="none" w:sz="0" w:space="0" w:color="auto"/>
            <w:left w:val="none" w:sz="0" w:space="0" w:color="auto"/>
            <w:bottom w:val="none" w:sz="0" w:space="0" w:color="auto"/>
            <w:right w:val="none" w:sz="0" w:space="0" w:color="auto"/>
          </w:divBdr>
        </w:div>
        <w:div w:id="1267616894">
          <w:marLeft w:val="480"/>
          <w:marRight w:val="0"/>
          <w:marTop w:val="0"/>
          <w:marBottom w:val="0"/>
          <w:divBdr>
            <w:top w:val="none" w:sz="0" w:space="0" w:color="auto"/>
            <w:left w:val="none" w:sz="0" w:space="0" w:color="auto"/>
            <w:bottom w:val="none" w:sz="0" w:space="0" w:color="auto"/>
            <w:right w:val="none" w:sz="0" w:space="0" w:color="auto"/>
          </w:divBdr>
        </w:div>
        <w:div w:id="1412703669">
          <w:marLeft w:val="480"/>
          <w:marRight w:val="0"/>
          <w:marTop w:val="0"/>
          <w:marBottom w:val="0"/>
          <w:divBdr>
            <w:top w:val="none" w:sz="0" w:space="0" w:color="auto"/>
            <w:left w:val="none" w:sz="0" w:space="0" w:color="auto"/>
            <w:bottom w:val="none" w:sz="0" w:space="0" w:color="auto"/>
            <w:right w:val="none" w:sz="0" w:space="0" w:color="auto"/>
          </w:divBdr>
        </w:div>
        <w:div w:id="1428036295">
          <w:marLeft w:val="480"/>
          <w:marRight w:val="0"/>
          <w:marTop w:val="0"/>
          <w:marBottom w:val="0"/>
          <w:divBdr>
            <w:top w:val="none" w:sz="0" w:space="0" w:color="auto"/>
            <w:left w:val="none" w:sz="0" w:space="0" w:color="auto"/>
            <w:bottom w:val="none" w:sz="0" w:space="0" w:color="auto"/>
            <w:right w:val="none" w:sz="0" w:space="0" w:color="auto"/>
          </w:divBdr>
        </w:div>
        <w:div w:id="1451585516">
          <w:marLeft w:val="480"/>
          <w:marRight w:val="0"/>
          <w:marTop w:val="0"/>
          <w:marBottom w:val="0"/>
          <w:divBdr>
            <w:top w:val="none" w:sz="0" w:space="0" w:color="auto"/>
            <w:left w:val="none" w:sz="0" w:space="0" w:color="auto"/>
            <w:bottom w:val="none" w:sz="0" w:space="0" w:color="auto"/>
            <w:right w:val="none" w:sz="0" w:space="0" w:color="auto"/>
          </w:divBdr>
        </w:div>
        <w:div w:id="1465392429">
          <w:marLeft w:val="480"/>
          <w:marRight w:val="0"/>
          <w:marTop w:val="0"/>
          <w:marBottom w:val="0"/>
          <w:divBdr>
            <w:top w:val="none" w:sz="0" w:space="0" w:color="auto"/>
            <w:left w:val="none" w:sz="0" w:space="0" w:color="auto"/>
            <w:bottom w:val="none" w:sz="0" w:space="0" w:color="auto"/>
            <w:right w:val="none" w:sz="0" w:space="0" w:color="auto"/>
          </w:divBdr>
        </w:div>
        <w:div w:id="1496609041">
          <w:marLeft w:val="480"/>
          <w:marRight w:val="0"/>
          <w:marTop w:val="0"/>
          <w:marBottom w:val="0"/>
          <w:divBdr>
            <w:top w:val="none" w:sz="0" w:space="0" w:color="auto"/>
            <w:left w:val="none" w:sz="0" w:space="0" w:color="auto"/>
            <w:bottom w:val="none" w:sz="0" w:space="0" w:color="auto"/>
            <w:right w:val="none" w:sz="0" w:space="0" w:color="auto"/>
          </w:divBdr>
        </w:div>
        <w:div w:id="1542282052">
          <w:marLeft w:val="480"/>
          <w:marRight w:val="0"/>
          <w:marTop w:val="0"/>
          <w:marBottom w:val="0"/>
          <w:divBdr>
            <w:top w:val="none" w:sz="0" w:space="0" w:color="auto"/>
            <w:left w:val="none" w:sz="0" w:space="0" w:color="auto"/>
            <w:bottom w:val="none" w:sz="0" w:space="0" w:color="auto"/>
            <w:right w:val="none" w:sz="0" w:space="0" w:color="auto"/>
          </w:divBdr>
        </w:div>
        <w:div w:id="1544950690">
          <w:marLeft w:val="480"/>
          <w:marRight w:val="0"/>
          <w:marTop w:val="0"/>
          <w:marBottom w:val="0"/>
          <w:divBdr>
            <w:top w:val="none" w:sz="0" w:space="0" w:color="auto"/>
            <w:left w:val="none" w:sz="0" w:space="0" w:color="auto"/>
            <w:bottom w:val="none" w:sz="0" w:space="0" w:color="auto"/>
            <w:right w:val="none" w:sz="0" w:space="0" w:color="auto"/>
          </w:divBdr>
        </w:div>
        <w:div w:id="1552308729">
          <w:marLeft w:val="480"/>
          <w:marRight w:val="0"/>
          <w:marTop w:val="0"/>
          <w:marBottom w:val="0"/>
          <w:divBdr>
            <w:top w:val="none" w:sz="0" w:space="0" w:color="auto"/>
            <w:left w:val="none" w:sz="0" w:space="0" w:color="auto"/>
            <w:bottom w:val="none" w:sz="0" w:space="0" w:color="auto"/>
            <w:right w:val="none" w:sz="0" w:space="0" w:color="auto"/>
          </w:divBdr>
        </w:div>
        <w:div w:id="1576819446">
          <w:marLeft w:val="480"/>
          <w:marRight w:val="0"/>
          <w:marTop w:val="0"/>
          <w:marBottom w:val="0"/>
          <w:divBdr>
            <w:top w:val="none" w:sz="0" w:space="0" w:color="auto"/>
            <w:left w:val="none" w:sz="0" w:space="0" w:color="auto"/>
            <w:bottom w:val="none" w:sz="0" w:space="0" w:color="auto"/>
            <w:right w:val="none" w:sz="0" w:space="0" w:color="auto"/>
          </w:divBdr>
        </w:div>
        <w:div w:id="1586038768">
          <w:marLeft w:val="480"/>
          <w:marRight w:val="0"/>
          <w:marTop w:val="0"/>
          <w:marBottom w:val="0"/>
          <w:divBdr>
            <w:top w:val="none" w:sz="0" w:space="0" w:color="auto"/>
            <w:left w:val="none" w:sz="0" w:space="0" w:color="auto"/>
            <w:bottom w:val="none" w:sz="0" w:space="0" w:color="auto"/>
            <w:right w:val="none" w:sz="0" w:space="0" w:color="auto"/>
          </w:divBdr>
        </w:div>
        <w:div w:id="1631323462">
          <w:marLeft w:val="480"/>
          <w:marRight w:val="0"/>
          <w:marTop w:val="0"/>
          <w:marBottom w:val="0"/>
          <w:divBdr>
            <w:top w:val="none" w:sz="0" w:space="0" w:color="auto"/>
            <w:left w:val="none" w:sz="0" w:space="0" w:color="auto"/>
            <w:bottom w:val="none" w:sz="0" w:space="0" w:color="auto"/>
            <w:right w:val="none" w:sz="0" w:space="0" w:color="auto"/>
          </w:divBdr>
        </w:div>
        <w:div w:id="1649437432">
          <w:marLeft w:val="480"/>
          <w:marRight w:val="0"/>
          <w:marTop w:val="0"/>
          <w:marBottom w:val="0"/>
          <w:divBdr>
            <w:top w:val="none" w:sz="0" w:space="0" w:color="auto"/>
            <w:left w:val="none" w:sz="0" w:space="0" w:color="auto"/>
            <w:bottom w:val="none" w:sz="0" w:space="0" w:color="auto"/>
            <w:right w:val="none" w:sz="0" w:space="0" w:color="auto"/>
          </w:divBdr>
        </w:div>
        <w:div w:id="1730222995">
          <w:marLeft w:val="480"/>
          <w:marRight w:val="0"/>
          <w:marTop w:val="0"/>
          <w:marBottom w:val="0"/>
          <w:divBdr>
            <w:top w:val="none" w:sz="0" w:space="0" w:color="auto"/>
            <w:left w:val="none" w:sz="0" w:space="0" w:color="auto"/>
            <w:bottom w:val="none" w:sz="0" w:space="0" w:color="auto"/>
            <w:right w:val="none" w:sz="0" w:space="0" w:color="auto"/>
          </w:divBdr>
        </w:div>
        <w:div w:id="1733652504">
          <w:marLeft w:val="480"/>
          <w:marRight w:val="0"/>
          <w:marTop w:val="0"/>
          <w:marBottom w:val="0"/>
          <w:divBdr>
            <w:top w:val="none" w:sz="0" w:space="0" w:color="auto"/>
            <w:left w:val="none" w:sz="0" w:space="0" w:color="auto"/>
            <w:bottom w:val="none" w:sz="0" w:space="0" w:color="auto"/>
            <w:right w:val="none" w:sz="0" w:space="0" w:color="auto"/>
          </w:divBdr>
        </w:div>
        <w:div w:id="1775512045">
          <w:marLeft w:val="480"/>
          <w:marRight w:val="0"/>
          <w:marTop w:val="0"/>
          <w:marBottom w:val="0"/>
          <w:divBdr>
            <w:top w:val="none" w:sz="0" w:space="0" w:color="auto"/>
            <w:left w:val="none" w:sz="0" w:space="0" w:color="auto"/>
            <w:bottom w:val="none" w:sz="0" w:space="0" w:color="auto"/>
            <w:right w:val="none" w:sz="0" w:space="0" w:color="auto"/>
          </w:divBdr>
        </w:div>
        <w:div w:id="1779060724">
          <w:marLeft w:val="480"/>
          <w:marRight w:val="0"/>
          <w:marTop w:val="0"/>
          <w:marBottom w:val="0"/>
          <w:divBdr>
            <w:top w:val="none" w:sz="0" w:space="0" w:color="auto"/>
            <w:left w:val="none" w:sz="0" w:space="0" w:color="auto"/>
            <w:bottom w:val="none" w:sz="0" w:space="0" w:color="auto"/>
            <w:right w:val="none" w:sz="0" w:space="0" w:color="auto"/>
          </w:divBdr>
        </w:div>
        <w:div w:id="1803187051">
          <w:marLeft w:val="480"/>
          <w:marRight w:val="0"/>
          <w:marTop w:val="0"/>
          <w:marBottom w:val="0"/>
          <w:divBdr>
            <w:top w:val="none" w:sz="0" w:space="0" w:color="auto"/>
            <w:left w:val="none" w:sz="0" w:space="0" w:color="auto"/>
            <w:bottom w:val="none" w:sz="0" w:space="0" w:color="auto"/>
            <w:right w:val="none" w:sz="0" w:space="0" w:color="auto"/>
          </w:divBdr>
        </w:div>
        <w:div w:id="1821537071">
          <w:marLeft w:val="480"/>
          <w:marRight w:val="0"/>
          <w:marTop w:val="0"/>
          <w:marBottom w:val="0"/>
          <w:divBdr>
            <w:top w:val="none" w:sz="0" w:space="0" w:color="auto"/>
            <w:left w:val="none" w:sz="0" w:space="0" w:color="auto"/>
            <w:bottom w:val="none" w:sz="0" w:space="0" w:color="auto"/>
            <w:right w:val="none" w:sz="0" w:space="0" w:color="auto"/>
          </w:divBdr>
        </w:div>
        <w:div w:id="1821657389">
          <w:marLeft w:val="480"/>
          <w:marRight w:val="0"/>
          <w:marTop w:val="0"/>
          <w:marBottom w:val="0"/>
          <w:divBdr>
            <w:top w:val="none" w:sz="0" w:space="0" w:color="auto"/>
            <w:left w:val="none" w:sz="0" w:space="0" w:color="auto"/>
            <w:bottom w:val="none" w:sz="0" w:space="0" w:color="auto"/>
            <w:right w:val="none" w:sz="0" w:space="0" w:color="auto"/>
          </w:divBdr>
        </w:div>
        <w:div w:id="1833443126">
          <w:marLeft w:val="480"/>
          <w:marRight w:val="0"/>
          <w:marTop w:val="0"/>
          <w:marBottom w:val="0"/>
          <w:divBdr>
            <w:top w:val="none" w:sz="0" w:space="0" w:color="auto"/>
            <w:left w:val="none" w:sz="0" w:space="0" w:color="auto"/>
            <w:bottom w:val="none" w:sz="0" w:space="0" w:color="auto"/>
            <w:right w:val="none" w:sz="0" w:space="0" w:color="auto"/>
          </w:divBdr>
        </w:div>
        <w:div w:id="1848130852">
          <w:marLeft w:val="480"/>
          <w:marRight w:val="0"/>
          <w:marTop w:val="0"/>
          <w:marBottom w:val="0"/>
          <w:divBdr>
            <w:top w:val="none" w:sz="0" w:space="0" w:color="auto"/>
            <w:left w:val="none" w:sz="0" w:space="0" w:color="auto"/>
            <w:bottom w:val="none" w:sz="0" w:space="0" w:color="auto"/>
            <w:right w:val="none" w:sz="0" w:space="0" w:color="auto"/>
          </w:divBdr>
        </w:div>
        <w:div w:id="1880702915">
          <w:marLeft w:val="480"/>
          <w:marRight w:val="0"/>
          <w:marTop w:val="0"/>
          <w:marBottom w:val="0"/>
          <w:divBdr>
            <w:top w:val="none" w:sz="0" w:space="0" w:color="auto"/>
            <w:left w:val="none" w:sz="0" w:space="0" w:color="auto"/>
            <w:bottom w:val="none" w:sz="0" w:space="0" w:color="auto"/>
            <w:right w:val="none" w:sz="0" w:space="0" w:color="auto"/>
          </w:divBdr>
        </w:div>
        <w:div w:id="1926187623">
          <w:marLeft w:val="480"/>
          <w:marRight w:val="0"/>
          <w:marTop w:val="0"/>
          <w:marBottom w:val="0"/>
          <w:divBdr>
            <w:top w:val="none" w:sz="0" w:space="0" w:color="auto"/>
            <w:left w:val="none" w:sz="0" w:space="0" w:color="auto"/>
            <w:bottom w:val="none" w:sz="0" w:space="0" w:color="auto"/>
            <w:right w:val="none" w:sz="0" w:space="0" w:color="auto"/>
          </w:divBdr>
        </w:div>
        <w:div w:id="1949847117">
          <w:marLeft w:val="480"/>
          <w:marRight w:val="0"/>
          <w:marTop w:val="0"/>
          <w:marBottom w:val="0"/>
          <w:divBdr>
            <w:top w:val="none" w:sz="0" w:space="0" w:color="auto"/>
            <w:left w:val="none" w:sz="0" w:space="0" w:color="auto"/>
            <w:bottom w:val="none" w:sz="0" w:space="0" w:color="auto"/>
            <w:right w:val="none" w:sz="0" w:space="0" w:color="auto"/>
          </w:divBdr>
        </w:div>
        <w:div w:id="1953894954">
          <w:marLeft w:val="480"/>
          <w:marRight w:val="0"/>
          <w:marTop w:val="0"/>
          <w:marBottom w:val="0"/>
          <w:divBdr>
            <w:top w:val="none" w:sz="0" w:space="0" w:color="auto"/>
            <w:left w:val="none" w:sz="0" w:space="0" w:color="auto"/>
            <w:bottom w:val="none" w:sz="0" w:space="0" w:color="auto"/>
            <w:right w:val="none" w:sz="0" w:space="0" w:color="auto"/>
          </w:divBdr>
        </w:div>
        <w:div w:id="1960450048">
          <w:marLeft w:val="480"/>
          <w:marRight w:val="0"/>
          <w:marTop w:val="0"/>
          <w:marBottom w:val="0"/>
          <w:divBdr>
            <w:top w:val="none" w:sz="0" w:space="0" w:color="auto"/>
            <w:left w:val="none" w:sz="0" w:space="0" w:color="auto"/>
            <w:bottom w:val="none" w:sz="0" w:space="0" w:color="auto"/>
            <w:right w:val="none" w:sz="0" w:space="0" w:color="auto"/>
          </w:divBdr>
        </w:div>
        <w:div w:id="1976789232">
          <w:marLeft w:val="480"/>
          <w:marRight w:val="0"/>
          <w:marTop w:val="0"/>
          <w:marBottom w:val="0"/>
          <w:divBdr>
            <w:top w:val="none" w:sz="0" w:space="0" w:color="auto"/>
            <w:left w:val="none" w:sz="0" w:space="0" w:color="auto"/>
            <w:bottom w:val="none" w:sz="0" w:space="0" w:color="auto"/>
            <w:right w:val="none" w:sz="0" w:space="0" w:color="auto"/>
          </w:divBdr>
        </w:div>
        <w:div w:id="2019772986">
          <w:marLeft w:val="480"/>
          <w:marRight w:val="0"/>
          <w:marTop w:val="0"/>
          <w:marBottom w:val="0"/>
          <w:divBdr>
            <w:top w:val="none" w:sz="0" w:space="0" w:color="auto"/>
            <w:left w:val="none" w:sz="0" w:space="0" w:color="auto"/>
            <w:bottom w:val="none" w:sz="0" w:space="0" w:color="auto"/>
            <w:right w:val="none" w:sz="0" w:space="0" w:color="auto"/>
          </w:divBdr>
        </w:div>
        <w:div w:id="2035887402">
          <w:marLeft w:val="480"/>
          <w:marRight w:val="0"/>
          <w:marTop w:val="0"/>
          <w:marBottom w:val="0"/>
          <w:divBdr>
            <w:top w:val="none" w:sz="0" w:space="0" w:color="auto"/>
            <w:left w:val="none" w:sz="0" w:space="0" w:color="auto"/>
            <w:bottom w:val="none" w:sz="0" w:space="0" w:color="auto"/>
            <w:right w:val="none" w:sz="0" w:space="0" w:color="auto"/>
          </w:divBdr>
        </w:div>
        <w:div w:id="2062363408">
          <w:marLeft w:val="480"/>
          <w:marRight w:val="0"/>
          <w:marTop w:val="0"/>
          <w:marBottom w:val="0"/>
          <w:divBdr>
            <w:top w:val="none" w:sz="0" w:space="0" w:color="auto"/>
            <w:left w:val="none" w:sz="0" w:space="0" w:color="auto"/>
            <w:bottom w:val="none" w:sz="0" w:space="0" w:color="auto"/>
            <w:right w:val="none" w:sz="0" w:space="0" w:color="auto"/>
          </w:divBdr>
        </w:div>
      </w:divsChild>
    </w:div>
    <w:div w:id="1199128468">
      <w:bodyDiv w:val="1"/>
      <w:marLeft w:val="0"/>
      <w:marRight w:val="0"/>
      <w:marTop w:val="0"/>
      <w:marBottom w:val="0"/>
      <w:divBdr>
        <w:top w:val="none" w:sz="0" w:space="0" w:color="auto"/>
        <w:left w:val="none" w:sz="0" w:space="0" w:color="auto"/>
        <w:bottom w:val="none" w:sz="0" w:space="0" w:color="auto"/>
        <w:right w:val="none" w:sz="0" w:space="0" w:color="auto"/>
      </w:divBdr>
      <w:divsChild>
        <w:div w:id="220753786">
          <w:marLeft w:val="480"/>
          <w:marRight w:val="0"/>
          <w:marTop w:val="0"/>
          <w:marBottom w:val="0"/>
          <w:divBdr>
            <w:top w:val="none" w:sz="0" w:space="0" w:color="auto"/>
            <w:left w:val="none" w:sz="0" w:space="0" w:color="auto"/>
            <w:bottom w:val="none" w:sz="0" w:space="0" w:color="auto"/>
            <w:right w:val="none" w:sz="0" w:space="0" w:color="auto"/>
          </w:divBdr>
        </w:div>
        <w:div w:id="980118645">
          <w:marLeft w:val="480"/>
          <w:marRight w:val="0"/>
          <w:marTop w:val="0"/>
          <w:marBottom w:val="0"/>
          <w:divBdr>
            <w:top w:val="none" w:sz="0" w:space="0" w:color="auto"/>
            <w:left w:val="none" w:sz="0" w:space="0" w:color="auto"/>
            <w:bottom w:val="none" w:sz="0" w:space="0" w:color="auto"/>
            <w:right w:val="none" w:sz="0" w:space="0" w:color="auto"/>
          </w:divBdr>
        </w:div>
        <w:div w:id="1762294715">
          <w:marLeft w:val="480"/>
          <w:marRight w:val="0"/>
          <w:marTop w:val="0"/>
          <w:marBottom w:val="0"/>
          <w:divBdr>
            <w:top w:val="none" w:sz="0" w:space="0" w:color="auto"/>
            <w:left w:val="none" w:sz="0" w:space="0" w:color="auto"/>
            <w:bottom w:val="none" w:sz="0" w:space="0" w:color="auto"/>
            <w:right w:val="none" w:sz="0" w:space="0" w:color="auto"/>
          </w:divBdr>
        </w:div>
        <w:div w:id="1869684280">
          <w:marLeft w:val="480"/>
          <w:marRight w:val="0"/>
          <w:marTop w:val="0"/>
          <w:marBottom w:val="0"/>
          <w:divBdr>
            <w:top w:val="none" w:sz="0" w:space="0" w:color="auto"/>
            <w:left w:val="none" w:sz="0" w:space="0" w:color="auto"/>
            <w:bottom w:val="none" w:sz="0" w:space="0" w:color="auto"/>
            <w:right w:val="none" w:sz="0" w:space="0" w:color="auto"/>
          </w:divBdr>
        </w:div>
        <w:div w:id="1294678498">
          <w:marLeft w:val="480"/>
          <w:marRight w:val="0"/>
          <w:marTop w:val="0"/>
          <w:marBottom w:val="0"/>
          <w:divBdr>
            <w:top w:val="none" w:sz="0" w:space="0" w:color="auto"/>
            <w:left w:val="none" w:sz="0" w:space="0" w:color="auto"/>
            <w:bottom w:val="none" w:sz="0" w:space="0" w:color="auto"/>
            <w:right w:val="none" w:sz="0" w:space="0" w:color="auto"/>
          </w:divBdr>
        </w:div>
        <w:div w:id="1023172853">
          <w:marLeft w:val="480"/>
          <w:marRight w:val="0"/>
          <w:marTop w:val="0"/>
          <w:marBottom w:val="0"/>
          <w:divBdr>
            <w:top w:val="none" w:sz="0" w:space="0" w:color="auto"/>
            <w:left w:val="none" w:sz="0" w:space="0" w:color="auto"/>
            <w:bottom w:val="none" w:sz="0" w:space="0" w:color="auto"/>
            <w:right w:val="none" w:sz="0" w:space="0" w:color="auto"/>
          </w:divBdr>
        </w:div>
        <w:div w:id="719402438">
          <w:marLeft w:val="480"/>
          <w:marRight w:val="0"/>
          <w:marTop w:val="0"/>
          <w:marBottom w:val="0"/>
          <w:divBdr>
            <w:top w:val="none" w:sz="0" w:space="0" w:color="auto"/>
            <w:left w:val="none" w:sz="0" w:space="0" w:color="auto"/>
            <w:bottom w:val="none" w:sz="0" w:space="0" w:color="auto"/>
            <w:right w:val="none" w:sz="0" w:space="0" w:color="auto"/>
          </w:divBdr>
        </w:div>
        <w:div w:id="2141219430">
          <w:marLeft w:val="480"/>
          <w:marRight w:val="0"/>
          <w:marTop w:val="0"/>
          <w:marBottom w:val="0"/>
          <w:divBdr>
            <w:top w:val="none" w:sz="0" w:space="0" w:color="auto"/>
            <w:left w:val="none" w:sz="0" w:space="0" w:color="auto"/>
            <w:bottom w:val="none" w:sz="0" w:space="0" w:color="auto"/>
            <w:right w:val="none" w:sz="0" w:space="0" w:color="auto"/>
          </w:divBdr>
        </w:div>
        <w:div w:id="1717729637">
          <w:marLeft w:val="480"/>
          <w:marRight w:val="0"/>
          <w:marTop w:val="0"/>
          <w:marBottom w:val="0"/>
          <w:divBdr>
            <w:top w:val="none" w:sz="0" w:space="0" w:color="auto"/>
            <w:left w:val="none" w:sz="0" w:space="0" w:color="auto"/>
            <w:bottom w:val="none" w:sz="0" w:space="0" w:color="auto"/>
            <w:right w:val="none" w:sz="0" w:space="0" w:color="auto"/>
          </w:divBdr>
        </w:div>
        <w:div w:id="911818904">
          <w:marLeft w:val="480"/>
          <w:marRight w:val="0"/>
          <w:marTop w:val="0"/>
          <w:marBottom w:val="0"/>
          <w:divBdr>
            <w:top w:val="none" w:sz="0" w:space="0" w:color="auto"/>
            <w:left w:val="none" w:sz="0" w:space="0" w:color="auto"/>
            <w:bottom w:val="none" w:sz="0" w:space="0" w:color="auto"/>
            <w:right w:val="none" w:sz="0" w:space="0" w:color="auto"/>
          </w:divBdr>
        </w:div>
        <w:div w:id="288828920">
          <w:marLeft w:val="480"/>
          <w:marRight w:val="0"/>
          <w:marTop w:val="0"/>
          <w:marBottom w:val="0"/>
          <w:divBdr>
            <w:top w:val="none" w:sz="0" w:space="0" w:color="auto"/>
            <w:left w:val="none" w:sz="0" w:space="0" w:color="auto"/>
            <w:bottom w:val="none" w:sz="0" w:space="0" w:color="auto"/>
            <w:right w:val="none" w:sz="0" w:space="0" w:color="auto"/>
          </w:divBdr>
        </w:div>
        <w:div w:id="432748517">
          <w:marLeft w:val="480"/>
          <w:marRight w:val="0"/>
          <w:marTop w:val="0"/>
          <w:marBottom w:val="0"/>
          <w:divBdr>
            <w:top w:val="none" w:sz="0" w:space="0" w:color="auto"/>
            <w:left w:val="none" w:sz="0" w:space="0" w:color="auto"/>
            <w:bottom w:val="none" w:sz="0" w:space="0" w:color="auto"/>
            <w:right w:val="none" w:sz="0" w:space="0" w:color="auto"/>
          </w:divBdr>
        </w:div>
        <w:div w:id="1881701995">
          <w:marLeft w:val="480"/>
          <w:marRight w:val="0"/>
          <w:marTop w:val="0"/>
          <w:marBottom w:val="0"/>
          <w:divBdr>
            <w:top w:val="none" w:sz="0" w:space="0" w:color="auto"/>
            <w:left w:val="none" w:sz="0" w:space="0" w:color="auto"/>
            <w:bottom w:val="none" w:sz="0" w:space="0" w:color="auto"/>
            <w:right w:val="none" w:sz="0" w:space="0" w:color="auto"/>
          </w:divBdr>
        </w:div>
        <w:div w:id="2027630567">
          <w:marLeft w:val="480"/>
          <w:marRight w:val="0"/>
          <w:marTop w:val="0"/>
          <w:marBottom w:val="0"/>
          <w:divBdr>
            <w:top w:val="none" w:sz="0" w:space="0" w:color="auto"/>
            <w:left w:val="none" w:sz="0" w:space="0" w:color="auto"/>
            <w:bottom w:val="none" w:sz="0" w:space="0" w:color="auto"/>
            <w:right w:val="none" w:sz="0" w:space="0" w:color="auto"/>
          </w:divBdr>
        </w:div>
        <w:div w:id="1072001969">
          <w:marLeft w:val="480"/>
          <w:marRight w:val="0"/>
          <w:marTop w:val="0"/>
          <w:marBottom w:val="0"/>
          <w:divBdr>
            <w:top w:val="none" w:sz="0" w:space="0" w:color="auto"/>
            <w:left w:val="none" w:sz="0" w:space="0" w:color="auto"/>
            <w:bottom w:val="none" w:sz="0" w:space="0" w:color="auto"/>
            <w:right w:val="none" w:sz="0" w:space="0" w:color="auto"/>
          </w:divBdr>
        </w:div>
        <w:div w:id="2088188039">
          <w:marLeft w:val="480"/>
          <w:marRight w:val="0"/>
          <w:marTop w:val="0"/>
          <w:marBottom w:val="0"/>
          <w:divBdr>
            <w:top w:val="none" w:sz="0" w:space="0" w:color="auto"/>
            <w:left w:val="none" w:sz="0" w:space="0" w:color="auto"/>
            <w:bottom w:val="none" w:sz="0" w:space="0" w:color="auto"/>
            <w:right w:val="none" w:sz="0" w:space="0" w:color="auto"/>
          </w:divBdr>
        </w:div>
        <w:div w:id="775029335">
          <w:marLeft w:val="480"/>
          <w:marRight w:val="0"/>
          <w:marTop w:val="0"/>
          <w:marBottom w:val="0"/>
          <w:divBdr>
            <w:top w:val="none" w:sz="0" w:space="0" w:color="auto"/>
            <w:left w:val="none" w:sz="0" w:space="0" w:color="auto"/>
            <w:bottom w:val="none" w:sz="0" w:space="0" w:color="auto"/>
            <w:right w:val="none" w:sz="0" w:space="0" w:color="auto"/>
          </w:divBdr>
        </w:div>
        <w:div w:id="1386489530">
          <w:marLeft w:val="480"/>
          <w:marRight w:val="0"/>
          <w:marTop w:val="0"/>
          <w:marBottom w:val="0"/>
          <w:divBdr>
            <w:top w:val="none" w:sz="0" w:space="0" w:color="auto"/>
            <w:left w:val="none" w:sz="0" w:space="0" w:color="auto"/>
            <w:bottom w:val="none" w:sz="0" w:space="0" w:color="auto"/>
            <w:right w:val="none" w:sz="0" w:space="0" w:color="auto"/>
          </w:divBdr>
        </w:div>
        <w:div w:id="1025600190">
          <w:marLeft w:val="480"/>
          <w:marRight w:val="0"/>
          <w:marTop w:val="0"/>
          <w:marBottom w:val="0"/>
          <w:divBdr>
            <w:top w:val="none" w:sz="0" w:space="0" w:color="auto"/>
            <w:left w:val="none" w:sz="0" w:space="0" w:color="auto"/>
            <w:bottom w:val="none" w:sz="0" w:space="0" w:color="auto"/>
            <w:right w:val="none" w:sz="0" w:space="0" w:color="auto"/>
          </w:divBdr>
        </w:div>
        <w:div w:id="688800892">
          <w:marLeft w:val="480"/>
          <w:marRight w:val="0"/>
          <w:marTop w:val="0"/>
          <w:marBottom w:val="0"/>
          <w:divBdr>
            <w:top w:val="none" w:sz="0" w:space="0" w:color="auto"/>
            <w:left w:val="none" w:sz="0" w:space="0" w:color="auto"/>
            <w:bottom w:val="none" w:sz="0" w:space="0" w:color="auto"/>
            <w:right w:val="none" w:sz="0" w:space="0" w:color="auto"/>
          </w:divBdr>
        </w:div>
        <w:div w:id="1792819857">
          <w:marLeft w:val="480"/>
          <w:marRight w:val="0"/>
          <w:marTop w:val="0"/>
          <w:marBottom w:val="0"/>
          <w:divBdr>
            <w:top w:val="none" w:sz="0" w:space="0" w:color="auto"/>
            <w:left w:val="none" w:sz="0" w:space="0" w:color="auto"/>
            <w:bottom w:val="none" w:sz="0" w:space="0" w:color="auto"/>
            <w:right w:val="none" w:sz="0" w:space="0" w:color="auto"/>
          </w:divBdr>
        </w:div>
        <w:div w:id="1169370857">
          <w:marLeft w:val="480"/>
          <w:marRight w:val="0"/>
          <w:marTop w:val="0"/>
          <w:marBottom w:val="0"/>
          <w:divBdr>
            <w:top w:val="none" w:sz="0" w:space="0" w:color="auto"/>
            <w:left w:val="none" w:sz="0" w:space="0" w:color="auto"/>
            <w:bottom w:val="none" w:sz="0" w:space="0" w:color="auto"/>
            <w:right w:val="none" w:sz="0" w:space="0" w:color="auto"/>
          </w:divBdr>
        </w:div>
        <w:div w:id="738209605">
          <w:marLeft w:val="480"/>
          <w:marRight w:val="0"/>
          <w:marTop w:val="0"/>
          <w:marBottom w:val="0"/>
          <w:divBdr>
            <w:top w:val="none" w:sz="0" w:space="0" w:color="auto"/>
            <w:left w:val="none" w:sz="0" w:space="0" w:color="auto"/>
            <w:bottom w:val="none" w:sz="0" w:space="0" w:color="auto"/>
            <w:right w:val="none" w:sz="0" w:space="0" w:color="auto"/>
          </w:divBdr>
        </w:div>
        <w:div w:id="2118986061">
          <w:marLeft w:val="480"/>
          <w:marRight w:val="0"/>
          <w:marTop w:val="0"/>
          <w:marBottom w:val="0"/>
          <w:divBdr>
            <w:top w:val="none" w:sz="0" w:space="0" w:color="auto"/>
            <w:left w:val="none" w:sz="0" w:space="0" w:color="auto"/>
            <w:bottom w:val="none" w:sz="0" w:space="0" w:color="auto"/>
            <w:right w:val="none" w:sz="0" w:space="0" w:color="auto"/>
          </w:divBdr>
        </w:div>
        <w:div w:id="2105028601">
          <w:marLeft w:val="480"/>
          <w:marRight w:val="0"/>
          <w:marTop w:val="0"/>
          <w:marBottom w:val="0"/>
          <w:divBdr>
            <w:top w:val="none" w:sz="0" w:space="0" w:color="auto"/>
            <w:left w:val="none" w:sz="0" w:space="0" w:color="auto"/>
            <w:bottom w:val="none" w:sz="0" w:space="0" w:color="auto"/>
            <w:right w:val="none" w:sz="0" w:space="0" w:color="auto"/>
          </w:divBdr>
        </w:div>
        <w:div w:id="160002195">
          <w:marLeft w:val="480"/>
          <w:marRight w:val="0"/>
          <w:marTop w:val="0"/>
          <w:marBottom w:val="0"/>
          <w:divBdr>
            <w:top w:val="none" w:sz="0" w:space="0" w:color="auto"/>
            <w:left w:val="none" w:sz="0" w:space="0" w:color="auto"/>
            <w:bottom w:val="none" w:sz="0" w:space="0" w:color="auto"/>
            <w:right w:val="none" w:sz="0" w:space="0" w:color="auto"/>
          </w:divBdr>
        </w:div>
        <w:div w:id="1855799049">
          <w:marLeft w:val="480"/>
          <w:marRight w:val="0"/>
          <w:marTop w:val="0"/>
          <w:marBottom w:val="0"/>
          <w:divBdr>
            <w:top w:val="none" w:sz="0" w:space="0" w:color="auto"/>
            <w:left w:val="none" w:sz="0" w:space="0" w:color="auto"/>
            <w:bottom w:val="none" w:sz="0" w:space="0" w:color="auto"/>
            <w:right w:val="none" w:sz="0" w:space="0" w:color="auto"/>
          </w:divBdr>
        </w:div>
        <w:div w:id="1407414633">
          <w:marLeft w:val="480"/>
          <w:marRight w:val="0"/>
          <w:marTop w:val="0"/>
          <w:marBottom w:val="0"/>
          <w:divBdr>
            <w:top w:val="none" w:sz="0" w:space="0" w:color="auto"/>
            <w:left w:val="none" w:sz="0" w:space="0" w:color="auto"/>
            <w:bottom w:val="none" w:sz="0" w:space="0" w:color="auto"/>
            <w:right w:val="none" w:sz="0" w:space="0" w:color="auto"/>
          </w:divBdr>
        </w:div>
        <w:div w:id="2056007172">
          <w:marLeft w:val="480"/>
          <w:marRight w:val="0"/>
          <w:marTop w:val="0"/>
          <w:marBottom w:val="0"/>
          <w:divBdr>
            <w:top w:val="none" w:sz="0" w:space="0" w:color="auto"/>
            <w:left w:val="none" w:sz="0" w:space="0" w:color="auto"/>
            <w:bottom w:val="none" w:sz="0" w:space="0" w:color="auto"/>
            <w:right w:val="none" w:sz="0" w:space="0" w:color="auto"/>
          </w:divBdr>
        </w:div>
        <w:div w:id="1666979042">
          <w:marLeft w:val="480"/>
          <w:marRight w:val="0"/>
          <w:marTop w:val="0"/>
          <w:marBottom w:val="0"/>
          <w:divBdr>
            <w:top w:val="none" w:sz="0" w:space="0" w:color="auto"/>
            <w:left w:val="none" w:sz="0" w:space="0" w:color="auto"/>
            <w:bottom w:val="none" w:sz="0" w:space="0" w:color="auto"/>
            <w:right w:val="none" w:sz="0" w:space="0" w:color="auto"/>
          </w:divBdr>
        </w:div>
        <w:div w:id="623969522">
          <w:marLeft w:val="480"/>
          <w:marRight w:val="0"/>
          <w:marTop w:val="0"/>
          <w:marBottom w:val="0"/>
          <w:divBdr>
            <w:top w:val="none" w:sz="0" w:space="0" w:color="auto"/>
            <w:left w:val="none" w:sz="0" w:space="0" w:color="auto"/>
            <w:bottom w:val="none" w:sz="0" w:space="0" w:color="auto"/>
            <w:right w:val="none" w:sz="0" w:space="0" w:color="auto"/>
          </w:divBdr>
        </w:div>
        <w:div w:id="1153260308">
          <w:marLeft w:val="480"/>
          <w:marRight w:val="0"/>
          <w:marTop w:val="0"/>
          <w:marBottom w:val="0"/>
          <w:divBdr>
            <w:top w:val="none" w:sz="0" w:space="0" w:color="auto"/>
            <w:left w:val="none" w:sz="0" w:space="0" w:color="auto"/>
            <w:bottom w:val="none" w:sz="0" w:space="0" w:color="auto"/>
            <w:right w:val="none" w:sz="0" w:space="0" w:color="auto"/>
          </w:divBdr>
        </w:div>
        <w:div w:id="761879006">
          <w:marLeft w:val="480"/>
          <w:marRight w:val="0"/>
          <w:marTop w:val="0"/>
          <w:marBottom w:val="0"/>
          <w:divBdr>
            <w:top w:val="none" w:sz="0" w:space="0" w:color="auto"/>
            <w:left w:val="none" w:sz="0" w:space="0" w:color="auto"/>
            <w:bottom w:val="none" w:sz="0" w:space="0" w:color="auto"/>
            <w:right w:val="none" w:sz="0" w:space="0" w:color="auto"/>
          </w:divBdr>
        </w:div>
        <w:div w:id="1299143445">
          <w:marLeft w:val="480"/>
          <w:marRight w:val="0"/>
          <w:marTop w:val="0"/>
          <w:marBottom w:val="0"/>
          <w:divBdr>
            <w:top w:val="none" w:sz="0" w:space="0" w:color="auto"/>
            <w:left w:val="none" w:sz="0" w:space="0" w:color="auto"/>
            <w:bottom w:val="none" w:sz="0" w:space="0" w:color="auto"/>
            <w:right w:val="none" w:sz="0" w:space="0" w:color="auto"/>
          </w:divBdr>
        </w:div>
        <w:div w:id="1632200197">
          <w:marLeft w:val="480"/>
          <w:marRight w:val="0"/>
          <w:marTop w:val="0"/>
          <w:marBottom w:val="0"/>
          <w:divBdr>
            <w:top w:val="none" w:sz="0" w:space="0" w:color="auto"/>
            <w:left w:val="none" w:sz="0" w:space="0" w:color="auto"/>
            <w:bottom w:val="none" w:sz="0" w:space="0" w:color="auto"/>
            <w:right w:val="none" w:sz="0" w:space="0" w:color="auto"/>
          </w:divBdr>
        </w:div>
        <w:div w:id="2066293790">
          <w:marLeft w:val="480"/>
          <w:marRight w:val="0"/>
          <w:marTop w:val="0"/>
          <w:marBottom w:val="0"/>
          <w:divBdr>
            <w:top w:val="none" w:sz="0" w:space="0" w:color="auto"/>
            <w:left w:val="none" w:sz="0" w:space="0" w:color="auto"/>
            <w:bottom w:val="none" w:sz="0" w:space="0" w:color="auto"/>
            <w:right w:val="none" w:sz="0" w:space="0" w:color="auto"/>
          </w:divBdr>
        </w:div>
        <w:div w:id="374819590">
          <w:marLeft w:val="480"/>
          <w:marRight w:val="0"/>
          <w:marTop w:val="0"/>
          <w:marBottom w:val="0"/>
          <w:divBdr>
            <w:top w:val="none" w:sz="0" w:space="0" w:color="auto"/>
            <w:left w:val="none" w:sz="0" w:space="0" w:color="auto"/>
            <w:bottom w:val="none" w:sz="0" w:space="0" w:color="auto"/>
            <w:right w:val="none" w:sz="0" w:space="0" w:color="auto"/>
          </w:divBdr>
        </w:div>
        <w:div w:id="1214269906">
          <w:marLeft w:val="480"/>
          <w:marRight w:val="0"/>
          <w:marTop w:val="0"/>
          <w:marBottom w:val="0"/>
          <w:divBdr>
            <w:top w:val="none" w:sz="0" w:space="0" w:color="auto"/>
            <w:left w:val="none" w:sz="0" w:space="0" w:color="auto"/>
            <w:bottom w:val="none" w:sz="0" w:space="0" w:color="auto"/>
            <w:right w:val="none" w:sz="0" w:space="0" w:color="auto"/>
          </w:divBdr>
        </w:div>
        <w:div w:id="760830116">
          <w:marLeft w:val="480"/>
          <w:marRight w:val="0"/>
          <w:marTop w:val="0"/>
          <w:marBottom w:val="0"/>
          <w:divBdr>
            <w:top w:val="none" w:sz="0" w:space="0" w:color="auto"/>
            <w:left w:val="none" w:sz="0" w:space="0" w:color="auto"/>
            <w:bottom w:val="none" w:sz="0" w:space="0" w:color="auto"/>
            <w:right w:val="none" w:sz="0" w:space="0" w:color="auto"/>
          </w:divBdr>
        </w:div>
        <w:div w:id="1013923348">
          <w:marLeft w:val="480"/>
          <w:marRight w:val="0"/>
          <w:marTop w:val="0"/>
          <w:marBottom w:val="0"/>
          <w:divBdr>
            <w:top w:val="none" w:sz="0" w:space="0" w:color="auto"/>
            <w:left w:val="none" w:sz="0" w:space="0" w:color="auto"/>
            <w:bottom w:val="none" w:sz="0" w:space="0" w:color="auto"/>
            <w:right w:val="none" w:sz="0" w:space="0" w:color="auto"/>
          </w:divBdr>
        </w:div>
        <w:div w:id="211311334">
          <w:marLeft w:val="480"/>
          <w:marRight w:val="0"/>
          <w:marTop w:val="0"/>
          <w:marBottom w:val="0"/>
          <w:divBdr>
            <w:top w:val="none" w:sz="0" w:space="0" w:color="auto"/>
            <w:left w:val="none" w:sz="0" w:space="0" w:color="auto"/>
            <w:bottom w:val="none" w:sz="0" w:space="0" w:color="auto"/>
            <w:right w:val="none" w:sz="0" w:space="0" w:color="auto"/>
          </w:divBdr>
        </w:div>
        <w:div w:id="1392387603">
          <w:marLeft w:val="480"/>
          <w:marRight w:val="0"/>
          <w:marTop w:val="0"/>
          <w:marBottom w:val="0"/>
          <w:divBdr>
            <w:top w:val="none" w:sz="0" w:space="0" w:color="auto"/>
            <w:left w:val="none" w:sz="0" w:space="0" w:color="auto"/>
            <w:bottom w:val="none" w:sz="0" w:space="0" w:color="auto"/>
            <w:right w:val="none" w:sz="0" w:space="0" w:color="auto"/>
          </w:divBdr>
        </w:div>
        <w:div w:id="996306404">
          <w:marLeft w:val="480"/>
          <w:marRight w:val="0"/>
          <w:marTop w:val="0"/>
          <w:marBottom w:val="0"/>
          <w:divBdr>
            <w:top w:val="none" w:sz="0" w:space="0" w:color="auto"/>
            <w:left w:val="none" w:sz="0" w:space="0" w:color="auto"/>
            <w:bottom w:val="none" w:sz="0" w:space="0" w:color="auto"/>
            <w:right w:val="none" w:sz="0" w:space="0" w:color="auto"/>
          </w:divBdr>
        </w:div>
        <w:div w:id="1840585269">
          <w:marLeft w:val="480"/>
          <w:marRight w:val="0"/>
          <w:marTop w:val="0"/>
          <w:marBottom w:val="0"/>
          <w:divBdr>
            <w:top w:val="none" w:sz="0" w:space="0" w:color="auto"/>
            <w:left w:val="none" w:sz="0" w:space="0" w:color="auto"/>
            <w:bottom w:val="none" w:sz="0" w:space="0" w:color="auto"/>
            <w:right w:val="none" w:sz="0" w:space="0" w:color="auto"/>
          </w:divBdr>
        </w:div>
        <w:div w:id="1679772434">
          <w:marLeft w:val="480"/>
          <w:marRight w:val="0"/>
          <w:marTop w:val="0"/>
          <w:marBottom w:val="0"/>
          <w:divBdr>
            <w:top w:val="none" w:sz="0" w:space="0" w:color="auto"/>
            <w:left w:val="none" w:sz="0" w:space="0" w:color="auto"/>
            <w:bottom w:val="none" w:sz="0" w:space="0" w:color="auto"/>
            <w:right w:val="none" w:sz="0" w:space="0" w:color="auto"/>
          </w:divBdr>
        </w:div>
        <w:div w:id="369454693">
          <w:marLeft w:val="480"/>
          <w:marRight w:val="0"/>
          <w:marTop w:val="0"/>
          <w:marBottom w:val="0"/>
          <w:divBdr>
            <w:top w:val="none" w:sz="0" w:space="0" w:color="auto"/>
            <w:left w:val="none" w:sz="0" w:space="0" w:color="auto"/>
            <w:bottom w:val="none" w:sz="0" w:space="0" w:color="auto"/>
            <w:right w:val="none" w:sz="0" w:space="0" w:color="auto"/>
          </w:divBdr>
        </w:div>
        <w:div w:id="1248803943">
          <w:marLeft w:val="480"/>
          <w:marRight w:val="0"/>
          <w:marTop w:val="0"/>
          <w:marBottom w:val="0"/>
          <w:divBdr>
            <w:top w:val="none" w:sz="0" w:space="0" w:color="auto"/>
            <w:left w:val="none" w:sz="0" w:space="0" w:color="auto"/>
            <w:bottom w:val="none" w:sz="0" w:space="0" w:color="auto"/>
            <w:right w:val="none" w:sz="0" w:space="0" w:color="auto"/>
          </w:divBdr>
        </w:div>
        <w:div w:id="1611814460">
          <w:marLeft w:val="480"/>
          <w:marRight w:val="0"/>
          <w:marTop w:val="0"/>
          <w:marBottom w:val="0"/>
          <w:divBdr>
            <w:top w:val="none" w:sz="0" w:space="0" w:color="auto"/>
            <w:left w:val="none" w:sz="0" w:space="0" w:color="auto"/>
            <w:bottom w:val="none" w:sz="0" w:space="0" w:color="auto"/>
            <w:right w:val="none" w:sz="0" w:space="0" w:color="auto"/>
          </w:divBdr>
        </w:div>
        <w:div w:id="1883513255">
          <w:marLeft w:val="480"/>
          <w:marRight w:val="0"/>
          <w:marTop w:val="0"/>
          <w:marBottom w:val="0"/>
          <w:divBdr>
            <w:top w:val="none" w:sz="0" w:space="0" w:color="auto"/>
            <w:left w:val="none" w:sz="0" w:space="0" w:color="auto"/>
            <w:bottom w:val="none" w:sz="0" w:space="0" w:color="auto"/>
            <w:right w:val="none" w:sz="0" w:space="0" w:color="auto"/>
          </w:divBdr>
        </w:div>
        <w:div w:id="503319587">
          <w:marLeft w:val="480"/>
          <w:marRight w:val="0"/>
          <w:marTop w:val="0"/>
          <w:marBottom w:val="0"/>
          <w:divBdr>
            <w:top w:val="none" w:sz="0" w:space="0" w:color="auto"/>
            <w:left w:val="none" w:sz="0" w:space="0" w:color="auto"/>
            <w:bottom w:val="none" w:sz="0" w:space="0" w:color="auto"/>
            <w:right w:val="none" w:sz="0" w:space="0" w:color="auto"/>
          </w:divBdr>
        </w:div>
        <w:div w:id="546333982">
          <w:marLeft w:val="480"/>
          <w:marRight w:val="0"/>
          <w:marTop w:val="0"/>
          <w:marBottom w:val="0"/>
          <w:divBdr>
            <w:top w:val="none" w:sz="0" w:space="0" w:color="auto"/>
            <w:left w:val="none" w:sz="0" w:space="0" w:color="auto"/>
            <w:bottom w:val="none" w:sz="0" w:space="0" w:color="auto"/>
            <w:right w:val="none" w:sz="0" w:space="0" w:color="auto"/>
          </w:divBdr>
        </w:div>
        <w:div w:id="1152331043">
          <w:marLeft w:val="480"/>
          <w:marRight w:val="0"/>
          <w:marTop w:val="0"/>
          <w:marBottom w:val="0"/>
          <w:divBdr>
            <w:top w:val="none" w:sz="0" w:space="0" w:color="auto"/>
            <w:left w:val="none" w:sz="0" w:space="0" w:color="auto"/>
            <w:bottom w:val="none" w:sz="0" w:space="0" w:color="auto"/>
            <w:right w:val="none" w:sz="0" w:space="0" w:color="auto"/>
          </w:divBdr>
        </w:div>
        <w:div w:id="669335907">
          <w:marLeft w:val="480"/>
          <w:marRight w:val="0"/>
          <w:marTop w:val="0"/>
          <w:marBottom w:val="0"/>
          <w:divBdr>
            <w:top w:val="none" w:sz="0" w:space="0" w:color="auto"/>
            <w:left w:val="none" w:sz="0" w:space="0" w:color="auto"/>
            <w:bottom w:val="none" w:sz="0" w:space="0" w:color="auto"/>
            <w:right w:val="none" w:sz="0" w:space="0" w:color="auto"/>
          </w:divBdr>
        </w:div>
        <w:div w:id="339233507">
          <w:marLeft w:val="480"/>
          <w:marRight w:val="0"/>
          <w:marTop w:val="0"/>
          <w:marBottom w:val="0"/>
          <w:divBdr>
            <w:top w:val="none" w:sz="0" w:space="0" w:color="auto"/>
            <w:left w:val="none" w:sz="0" w:space="0" w:color="auto"/>
            <w:bottom w:val="none" w:sz="0" w:space="0" w:color="auto"/>
            <w:right w:val="none" w:sz="0" w:space="0" w:color="auto"/>
          </w:divBdr>
        </w:div>
        <w:div w:id="118914231">
          <w:marLeft w:val="480"/>
          <w:marRight w:val="0"/>
          <w:marTop w:val="0"/>
          <w:marBottom w:val="0"/>
          <w:divBdr>
            <w:top w:val="none" w:sz="0" w:space="0" w:color="auto"/>
            <w:left w:val="none" w:sz="0" w:space="0" w:color="auto"/>
            <w:bottom w:val="none" w:sz="0" w:space="0" w:color="auto"/>
            <w:right w:val="none" w:sz="0" w:space="0" w:color="auto"/>
          </w:divBdr>
        </w:div>
        <w:div w:id="561524268">
          <w:marLeft w:val="480"/>
          <w:marRight w:val="0"/>
          <w:marTop w:val="0"/>
          <w:marBottom w:val="0"/>
          <w:divBdr>
            <w:top w:val="none" w:sz="0" w:space="0" w:color="auto"/>
            <w:left w:val="none" w:sz="0" w:space="0" w:color="auto"/>
            <w:bottom w:val="none" w:sz="0" w:space="0" w:color="auto"/>
            <w:right w:val="none" w:sz="0" w:space="0" w:color="auto"/>
          </w:divBdr>
        </w:div>
        <w:div w:id="1967006505">
          <w:marLeft w:val="480"/>
          <w:marRight w:val="0"/>
          <w:marTop w:val="0"/>
          <w:marBottom w:val="0"/>
          <w:divBdr>
            <w:top w:val="none" w:sz="0" w:space="0" w:color="auto"/>
            <w:left w:val="none" w:sz="0" w:space="0" w:color="auto"/>
            <w:bottom w:val="none" w:sz="0" w:space="0" w:color="auto"/>
            <w:right w:val="none" w:sz="0" w:space="0" w:color="auto"/>
          </w:divBdr>
        </w:div>
        <w:div w:id="1690915052">
          <w:marLeft w:val="480"/>
          <w:marRight w:val="0"/>
          <w:marTop w:val="0"/>
          <w:marBottom w:val="0"/>
          <w:divBdr>
            <w:top w:val="none" w:sz="0" w:space="0" w:color="auto"/>
            <w:left w:val="none" w:sz="0" w:space="0" w:color="auto"/>
            <w:bottom w:val="none" w:sz="0" w:space="0" w:color="auto"/>
            <w:right w:val="none" w:sz="0" w:space="0" w:color="auto"/>
          </w:divBdr>
        </w:div>
        <w:div w:id="2138647472">
          <w:marLeft w:val="480"/>
          <w:marRight w:val="0"/>
          <w:marTop w:val="0"/>
          <w:marBottom w:val="0"/>
          <w:divBdr>
            <w:top w:val="none" w:sz="0" w:space="0" w:color="auto"/>
            <w:left w:val="none" w:sz="0" w:space="0" w:color="auto"/>
            <w:bottom w:val="none" w:sz="0" w:space="0" w:color="auto"/>
            <w:right w:val="none" w:sz="0" w:space="0" w:color="auto"/>
          </w:divBdr>
        </w:div>
        <w:div w:id="262736011">
          <w:marLeft w:val="480"/>
          <w:marRight w:val="0"/>
          <w:marTop w:val="0"/>
          <w:marBottom w:val="0"/>
          <w:divBdr>
            <w:top w:val="none" w:sz="0" w:space="0" w:color="auto"/>
            <w:left w:val="none" w:sz="0" w:space="0" w:color="auto"/>
            <w:bottom w:val="none" w:sz="0" w:space="0" w:color="auto"/>
            <w:right w:val="none" w:sz="0" w:space="0" w:color="auto"/>
          </w:divBdr>
        </w:div>
        <w:div w:id="1395010412">
          <w:marLeft w:val="480"/>
          <w:marRight w:val="0"/>
          <w:marTop w:val="0"/>
          <w:marBottom w:val="0"/>
          <w:divBdr>
            <w:top w:val="none" w:sz="0" w:space="0" w:color="auto"/>
            <w:left w:val="none" w:sz="0" w:space="0" w:color="auto"/>
            <w:bottom w:val="none" w:sz="0" w:space="0" w:color="auto"/>
            <w:right w:val="none" w:sz="0" w:space="0" w:color="auto"/>
          </w:divBdr>
        </w:div>
        <w:div w:id="1659266516">
          <w:marLeft w:val="480"/>
          <w:marRight w:val="0"/>
          <w:marTop w:val="0"/>
          <w:marBottom w:val="0"/>
          <w:divBdr>
            <w:top w:val="none" w:sz="0" w:space="0" w:color="auto"/>
            <w:left w:val="none" w:sz="0" w:space="0" w:color="auto"/>
            <w:bottom w:val="none" w:sz="0" w:space="0" w:color="auto"/>
            <w:right w:val="none" w:sz="0" w:space="0" w:color="auto"/>
          </w:divBdr>
        </w:div>
        <w:div w:id="312494061">
          <w:marLeft w:val="480"/>
          <w:marRight w:val="0"/>
          <w:marTop w:val="0"/>
          <w:marBottom w:val="0"/>
          <w:divBdr>
            <w:top w:val="none" w:sz="0" w:space="0" w:color="auto"/>
            <w:left w:val="none" w:sz="0" w:space="0" w:color="auto"/>
            <w:bottom w:val="none" w:sz="0" w:space="0" w:color="auto"/>
            <w:right w:val="none" w:sz="0" w:space="0" w:color="auto"/>
          </w:divBdr>
        </w:div>
        <w:div w:id="1689023710">
          <w:marLeft w:val="480"/>
          <w:marRight w:val="0"/>
          <w:marTop w:val="0"/>
          <w:marBottom w:val="0"/>
          <w:divBdr>
            <w:top w:val="none" w:sz="0" w:space="0" w:color="auto"/>
            <w:left w:val="none" w:sz="0" w:space="0" w:color="auto"/>
            <w:bottom w:val="none" w:sz="0" w:space="0" w:color="auto"/>
            <w:right w:val="none" w:sz="0" w:space="0" w:color="auto"/>
          </w:divBdr>
        </w:div>
        <w:div w:id="132144466">
          <w:marLeft w:val="480"/>
          <w:marRight w:val="0"/>
          <w:marTop w:val="0"/>
          <w:marBottom w:val="0"/>
          <w:divBdr>
            <w:top w:val="none" w:sz="0" w:space="0" w:color="auto"/>
            <w:left w:val="none" w:sz="0" w:space="0" w:color="auto"/>
            <w:bottom w:val="none" w:sz="0" w:space="0" w:color="auto"/>
            <w:right w:val="none" w:sz="0" w:space="0" w:color="auto"/>
          </w:divBdr>
        </w:div>
        <w:div w:id="813572379">
          <w:marLeft w:val="480"/>
          <w:marRight w:val="0"/>
          <w:marTop w:val="0"/>
          <w:marBottom w:val="0"/>
          <w:divBdr>
            <w:top w:val="none" w:sz="0" w:space="0" w:color="auto"/>
            <w:left w:val="none" w:sz="0" w:space="0" w:color="auto"/>
            <w:bottom w:val="none" w:sz="0" w:space="0" w:color="auto"/>
            <w:right w:val="none" w:sz="0" w:space="0" w:color="auto"/>
          </w:divBdr>
        </w:div>
        <w:div w:id="398794624">
          <w:marLeft w:val="480"/>
          <w:marRight w:val="0"/>
          <w:marTop w:val="0"/>
          <w:marBottom w:val="0"/>
          <w:divBdr>
            <w:top w:val="none" w:sz="0" w:space="0" w:color="auto"/>
            <w:left w:val="none" w:sz="0" w:space="0" w:color="auto"/>
            <w:bottom w:val="none" w:sz="0" w:space="0" w:color="auto"/>
            <w:right w:val="none" w:sz="0" w:space="0" w:color="auto"/>
          </w:divBdr>
        </w:div>
        <w:div w:id="261380085">
          <w:marLeft w:val="480"/>
          <w:marRight w:val="0"/>
          <w:marTop w:val="0"/>
          <w:marBottom w:val="0"/>
          <w:divBdr>
            <w:top w:val="none" w:sz="0" w:space="0" w:color="auto"/>
            <w:left w:val="none" w:sz="0" w:space="0" w:color="auto"/>
            <w:bottom w:val="none" w:sz="0" w:space="0" w:color="auto"/>
            <w:right w:val="none" w:sz="0" w:space="0" w:color="auto"/>
          </w:divBdr>
        </w:div>
        <w:div w:id="52433603">
          <w:marLeft w:val="480"/>
          <w:marRight w:val="0"/>
          <w:marTop w:val="0"/>
          <w:marBottom w:val="0"/>
          <w:divBdr>
            <w:top w:val="none" w:sz="0" w:space="0" w:color="auto"/>
            <w:left w:val="none" w:sz="0" w:space="0" w:color="auto"/>
            <w:bottom w:val="none" w:sz="0" w:space="0" w:color="auto"/>
            <w:right w:val="none" w:sz="0" w:space="0" w:color="auto"/>
          </w:divBdr>
        </w:div>
      </w:divsChild>
    </w:div>
    <w:div w:id="1212309705">
      <w:bodyDiv w:val="1"/>
      <w:marLeft w:val="0"/>
      <w:marRight w:val="0"/>
      <w:marTop w:val="0"/>
      <w:marBottom w:val="0"/>
      <w:divBdr>
        <w:top w:val="none" w:sz="0" w:space="0" w:color="auto"/>
        <w:left w:val="none" w:sz="0" w:space="0" w:color="auto"/>
        <w:bottom w:val="none" w:sz="0" w:space="0" w:color="auto"/>
        <w:right w:val="none" w:sz="0" w:space="0" w:color="auto"/>
      </w:divBdr>
      <w:divsChild>
        <w:div w:id="69231793">
          <w:marLeft w:val="480"/>
          <w:marRight w:val="0"/>
          <w:marTop w:val="0"/>
          <w:marBottom w:val="0"/>
          <w:divBdr>
            <w:top w:val="none" w:sz="0" w:space="0" w:color="auto"/>
            <w:left w:val="none" w:sz="0" w:space="0" w:color="auto"/>
            <w:bottom w:val="none" w:sz="0" w:space="0" w:color="auto"/>
            <w:right w:val="none" w:sz="0" w:space="0" w:color="auto"/>
          </w:divBdr>
        </w:div>
        <w:div w:id="112284183">
          <w:marLeft w:val="480"/>
          <w:marRight w:val="0"/>
          <w:marTop w:val="0"/>
          <w:marBottom w:val="0"/>
          <w:divBdr>
            <w:top w:val="none" w:sz="0" w:space="0" w:color="auto"/>
            <w:left w:val="none" w:sz="0" w:space="0" w:color="auto"/>
            <w:bottom w:val="none" w:sz="0" w:space="0" w:color="auto"/>
            <w:right w:val="none" w:sz="0" w:space="0" w:color="auto"/>
          </w:divBdr>
        </w:div>
        <w:div w:id="118495016">
          <w:marLeft w:val="480"/>
          <w:marRight w:val="0"/>
          <w:marTop w:val="0"/>
          <w:marBottom w:val="0"/>
          <w:divBdr>
            <w:top w:val="none" w:sz="0" w:space="0" w:color="auto"/>
            <w:left w:val="none" w:sz="0" w:space="0" w:color="auto"/>
            <w:bottom w:val="none" w:sz="0" w:space="0" w:color="auto"/>
            <w:right w:val="none" w:sz="0" w:space="0" w:color="auto"/>
          </w:divBdr>
        </w:div>
        <w:div w:id="144326212">
          <w:marLeft w:val="480"/>
          <w:marRight w:val="0"/>
          <w:marTop w:val="0"/>
          <w:marBottom w:val="0"/>
          <w:divBdr>
            <w:top w:val="none" w:sz="0" w:space="0" w:color="auto"/>
            <w:left w:val="none" w:sz="0" w:space="0" w:color="auto"/>
            <w:bottom w:val="none" w:sz="0" w:space="0" w:color="auto"/>
            <w:right w:val="none" w:sz="0" w:space="0" w:color="auto"/>
          </w:divBdr>
        </w:div>
        <w:div w:id="216825299">
          <w:marLeft w:val="480"/>
          <w:marRight w:val="0"/>
          <w:marTop w:val="0"/>
          <w:marBottom w:val="0"/>
          <w:divBdr>
            <w:top w:val="none" w:sz="0" w:space="0" w:color="auto"/>
            <w:left w:val="none" w:sz="0" w:space="0" w:color="auto"/>
            <w:bottom w:val="none" w:sz="0" w:space="0" w:color="auto"/>
            <w:right w:val="none" w:sz="0" w:space="0" w:color="auto"/>
          </w:divBdr>
        </w:div>
        <w:div w:id="282032834">
          <w:marLeft w:val="480"/>
          <w:marRight w:val="0"/>
          <w:marTop w:val="0"/>
          <w:marBottom w:val="0"/>
          <w:divBdr>
            <w:top w:val="none" w:sz="0" w:space="0" w:color="auto"/>
            <w:left w:val="none" w:sz="0" w:space="0" w:color="auto"/>
            <w:bottom w:val="none" w:sz="0" w:space="0" w:color="auto"/>
            <w:right w:val="none" w:sz="0" w:space="0" w:color="auto"/>
          </w:divBdr>
        </w:div>
        <w:div w:id="295961306">
          <w:marLeft w:val="480"/>
          <w:marRight w:val="0"/>
          <w:marTop w:val="0"/>
          <w:marBottom w:val="0"/>
          <w:divBdr>
            <w:top w:val="none" w:sz="0" w:space="0" w:color="auto"/>
            <w:left w:val="none" w:sz="0" w:space="0" w:color="auto"/>
            <w:bottom w:val="none" w:sz="0" w:space="0" w:color="auto"/>
            <w:right w:val="none" w:sz="0" w:space="0" w:color="auto"/>
          </w:divBdr>
        </w:div>
        <w:div w:id="309598327">
          <w:marLeft w:val="480"/>
          <w:marRight w:val="0"/>
          <w:marTop w:val="0"/>
          <w:marBottom w:val="0"/>
          <w:divBdr>
            <w:top w:val="none" w:sz="0" w:space="0" w:color="auto"/>
            <w:left w:val="none" w:sz="0" w:space="0" w:color="auto"/>
            <w:bottom w:val="none" w:sz="0" w:space="0" w:color="auto"/>
            <w:right w:val="none" w:sz="0" w:space="0" w:color="auto"/>
          </w:divBdr>
        </w:div>
        <w:div w:id="319969357">
          <w:marLeft w:val="480"/>
          <w:marRight w:val="0"/>
          <w:marTop w:val="0"/>
          <w:marBottom w:val="0"/>
          <w:divBdr>
            <w:top w:val="none" w:sz="0" w:space="0" w:color="auto"/>
            <w:left w:val="none" w:sz="0" w:space="0" w:color="auto"/>
            <w:bottom w:val="none" w:sz="0" w:space="0" w:color="auto"/>
            <w:right w:val="none" w:sz="0" w:space="0" w:color="auto"/>
          </w:divBdr>
        </w:div>
        <w:div w:id="347219039">
          <w:marLeft w:val="480"/>
          <w:marRight w:val="0"/>
          <w:marTop w:val="0"/>
          <w:marBottom w:val="0"/>
          <w:divBdr>
            <w:top w:val="none" w:sz="0" w:space="0" w:color="auto"/>
            <w:left w:val="none" w:sz="0" w:space="0" w:color="auto"/>
            <w:bottom w:val="none" w:sz="0" w:space="0" w:color="auto"/>
            <w:right w:val="none" w:sz="0" w:space="0" w:color="auto"/>
          </w:divBdr>
        </w:div>
        <w:div w:id="358746978">
          <w:marLeft w:val="480"/>
          <w:marRight w:val="0"/>
          <w:marTop w:val="0"/>
          <w:marBottom w:val="0"/>
          <w:divBdr>
            <w:top w:val="none" w:sz="0" w:space="0" w:color="auto"/>
            <w:left w:val="none" w:sz="0" w:space="0" w:color="auto"/>
            <w:bottom w:val="none" w:sz="0" w:space="0" w:color="auto"/>
            <w:right w:val="none" w:sz="0" w:space="0" w:color="auto"/>
          </w:divBdr>
        </w:div>
        <w:div w:id="409232841">
          <w:marLeft w:val="480"/>
          <w:marRight w:val="0"/>
          <w:marTop w:val="0"/>
          <w:marBottom w:val="0"/>
          <w:divBdr>
            <w:top w:val="none" w:sz="0" w:space="0" w:color="auto"/>
            <w:left w:val="none" w:sz="0" w:space="0" w:color="auto"/>
            <w:bottom w:val="none" w:sz="0" w:space="0" w:color="auto"/>
            <w:right w:val="none" w:sz="0" w:space="0" w:color="auto"/>
          </w:divBdr>
        </w:div>
        <w:div w:id="433402794">
          <w:marLeft w:val="480"/>
          <w:marRight w:val="0"/>
          <w:marTop w:val="0"/>
          <w:marBottom w:val="0"/>
          <w:divBdr>
            <w:top w:val="none" w:sz="0" w:space="0" w:color="auto"/>
            <w:left w:val="none" w:sz="0" w:space="0" w:color="auto"/>
            <w:bottom w:val="none" w:sz="0" w:space="0" w:color="auto"/>
            <w:right w:val="none" w:sz="0" w:space="0" w:color="auto"/>
          </w:divBdr>
        </w:div>
        <w:div w:id="465195978">
          <w:marLeft w:val="480"/>
          <w:marRight w:val="0"/>
          <w:marTop w:val="0"/>
          <w:marBottom w:val="0"/>
          <w:divBdr>
            <w:top w:val="none" w:sz="0" w:space="0" w:color="auto"/>
            <w:left w:val="none" w:sz="0" w:space="0" w:color="auto"/>
            <w:bottom w:val="none" w:sz="0" w:space="0" w:color="auto"/>
            <w:right w:val="none" w:sz="0" w:space="0" w:color="auto"/>
          </w:divBdr>
        </w:div>
        <w:div w:id="469860218">
          <w:marLeft w:val="480"/>
          <w:marRight w:val="0"/>
          <w:marTop w:val="0"/>
          <w:marBottom w:val="0"/>
          <w:divBdr>
            <w:top w:val="none" w:sz="0" w:space="0" w:color="auto"/>
            <w:left w:val="none" w:sz="0" w:space="0" w:color="auto"/>
            <w:bottom w:val="none" w:sz="0" w:space="0" w:color="auto"/>
            <w:right w:val="none" w:sz="0" w:space="0" w:color="auto"/>
          </w:divBdr>
        </w:div>
        <w:div w:id="483550402">
          <w:marLeft w:val="480"/>
          <w:marRight w:val="0"/>
          <w:marTop w:val="0"/>
          <w:marBottom w:val="0"/>
          <w:divBdr>
            <w:top w:val="none" w:sz="0" w:space="0" w:color="auto"/>
            <w:left w:val="none" w:sz="0" w:space="0" w:color="auto"/>
            <w:bottom w:val="none" w:sz="0" w:space="0" w:color="auto"/>
            <w:right w:val="none" w:sz="0" w:space="0" w:color="auto"/>
          </w:divBdr>
        </w:div>
        <w:div w:id="553200275">
          <w:marLeft w:val="480"/>
          <w:marRight w:val="0"/>
          <w:marTop w:val="0"/>
          <w:marBottom w:val="0"/>
          <w:divBdr>
            <w:top w:val="none" w:sz="0" w:space="0" w:color="auto"/>
            <w:left w:val="none" w:sz="0" w:space="0" w:color="auto"/>
            <w:bottom w:val="none" w:sz="0" w:space="0" w:color="auto"/>
            <w:right w:val="none" w:sz="0" w:space="0" w:color="auto"/>
          </w:divBdr>
        </w:div>
        <w:div w:id="558711060">
          <w:marLeft w:val="480"/>
          <w:marRight w:val="0"/>
          <w:marTop w:val="0"/>
          <w:marBottom w:val="0"/>
          <w:divBdr>
            <w:top w:val="none" w:sz="0" w:space="0" w:color="auto"/>
            <w:left w:val="none" w:sz="0" w:space="0" w:color="auto"/>
            <w:bottom w:val="none" w:sz="0" w:space="0" w:color="auto"/>
            <w:right w:val="none" w:sz="0" w:space="0" w:color="auto"/>
          </w:divBdr>
        </w:div>
        <w:div w:id="587083273">
          <w:marLeft w:val="480"/>
          <w:marRight w:val="0"/>
          <w:marTop w:val="0"/>
          <w:marBottom w:val="0"/>
          <w:divBdr>
            <w:top w:val="none" w:sz="0" w:space="0" w:color="auto"/>
            <w:left w:val="none" w:sz="0" w:space="0" w:color="auto"/>
            <w:bottom w:val="none" w:sz="0" w:space="0" w:color="auto"/>
            <w:right w:val="none" w:sz="0" w:space="0" w:color="auto"/>
          </w:divBdr>
        </w:div>
        <w:div w:id="620303470">
          <w:marLeft w:val="480"/>
          <w:marRight w:val="0"/>
          <w:marTop w:val="0"/>
          <w:marBottom w:val="0"/>
          <w:divBdr>
            <w:top w:val="none" w:sz="0" w:space="0" w:color="auto"/>
            <w:left w:val="none" w:sz="0" w:space="0" w:color="auto"/>
            <w:bottom w:val="none" w:sz="0" w:space="0" w:color="auto"/>
            <w:right w:val="none" w:sz="0" w:space="0" w:color="auto"/>
          </w:divBdr>
        </w:div>
        <w:div w:id="655886782">
          <w:marLeft w:val="480"/>
          <w:marRight w:val="0"/>
          <w:marTop w:val="0"/>
          <w:marBottom w:val="0"/>
          <w:divBdr>
            <w:top w:val="none" w:sz="0" w:space="0" w:color="auto"/>
            <w:left w:val="none" w:sz="0" w:space="0" w:color="auto"/>
            <w:bottom w:val="none" w:sz="0" w:space="0" w:color="auto"/>
            <w:right w:val="none" w:sz="0" w:space="0" w:color="auto"/>
          </w:divBdr>
        </w:div>
        <w:div w:id="698359431">
          <w:marLeft w:val="480"/>
          <w:marRight w:val="0"/>
          <w:marTop w:val="0"/>
          <w:marBottom w:val="0"/>
          <w:divBdr>
            <w:top w:val="none" w:sz="0" w:space="0" w:color="auto"/>
            <w:left w:val="none" w:sz="0" w:space="0" w:color="auto"/>
            <w:bottom w:val="none" w:sz="0" w:space="0" w:color="auto"/>
            <w:right w:val="none" w:sz="0" w:space="0" w:color="auto"/>
          </w:divBdr>
        </w:div>
        <w:div w:id="776827608">
          <w:marLeft w:val="480"/>
          <w:marRight w:val="0"/>
          <w:marTop w:val="0"/>
          <w:marBottom w:val="0"/>
          <w:divBdr>
            <w:top w:val="none" w:sz="0" w:space="0" w:color="auto"/>
            <w:left w:val="none" w:sz="0" w:space="0" w:color="auto"/>
            <w:bottom w:val="none" w:sz="0" w:space="0" w:color="auto"/>
            <w:right w:val="none" w:sz="0" w:space="0" w:color="auto"/>
          </w:divBdr>
        </w:div>
        <w:div w:id="795758180">
          <w:marLeft w:val="480"/>
          <w:marRight w:val="0"/>
          <w:marTop w:val="0"/>
          <w:marBottom w:val="0"/>
          <w:divBdr>
            <w:top w:val="none" w:sz="0" w:space="0" w:color="auto"/>
            <w:left w:val="none" w:sz="0" w:space="0" w:color="auto"/>
            <w:bottom w:val="none" w:sz="0" w:space="0" w:color="auto"/>
            <w:right w:val="none" w:sz="0" w:space="0" w:color="auto"/>
          </w:divBdr>
        </w:div>
        <w:div w:id="819926671">
          <w:marLeft w:val="480"/>
          <w:marRight w:val="0"/>
          <w:marTop w:val="0"/>
          <w:marBottom w:val="0"/>
          <w:divBdr>
            <w:top w:val="none" w:sz="0" w:space="0" w:color="auto"/>
            <w:left w:val="none" w:sz="0" w:space="0" w:color="auto"/>
            <w:bottom w:val="none" w:sz="0" w:space="0" w:color="auto"/>
            <w:right w:val="none" w:sz="0" w:space="0" w:color="auto"/>
          </w:divBdr>
        </w:div>
        <w:div w:id="859127365">
          <w:marLeft w:val="480"/>
          <w:marRight w:val="0"/>
          <w:marTop w:val="0"/>
          <w:marBottom w:val="0"/>
          <w:divBdr>
            <w:top w:val="none" w:sz="0" w:space="0" w:color="auto"/>
            <w:left w:val="none" w:sz="0" w:space="0" w:color="auto"/>
            <w:bottom w:val="none" w:sz="0" w:space="0" w:color="auto"/>
            <w:right w:val="none" w:sz="0" w:space="0" w:color="auto"/>
          </w:divBdr>
        </w:div>
        <w:div w:id="860247213">
          <w:marLeft w:val="480"/>
          <w:marRight w:val="0"/>
          <w:marTop w:val="0"/>
          <w:marBottom w:val="0"/>
          <w:divBdr>
            <w:top w:val="none" w:sz="0" w:space="0" w:color="auto"/>
            <w:left w:val="none" w:sz="0" w:space="0" w:color="auto"/>
            <w:bottom w:val="none" w:sz="0" w:space="0" w:color="auto"/>
            <w:right w:val="none" w:sz="0" w:space="0" w:color="auto"/>
          </w:divBdr>
        </w:div>
        <w:div w:id="868834304">
          <w:marLeft w:val="480"/>
          <w:marRight w:val="0"/>
          <w:marTop w:val="0"/>
          <w:marBottom w:val="0"/>
          <w:divBdr>
            <w:top w:val="none" w:sz="0" w:space="0" w:color="auto"/>
            <w:left w:val="none" w:sz="0" w:space="0" w:color="auto"/>
            <w:bottom w:val="none" w:sz="0" w:space="0" w:color="auto"/>
            <w:right w:val="none" w:sz="0" w:space="0" w:color="auto"/>
          </w:divBdr>
        </w:div>
        <w:div w:id="872693353">
          <w:marLeft w:val="480"/>
          <w:marRight w:val="0"/>
          <w:marTop w:val="0"/>
          <w:marBottom w:val="0"/>
          <w:divBdr>
            <w:top w:val="none" w:sz="0" w:space="0" w:color="auto"/>
            <w:left w:val="none" w:sz="0" w:space="0" w:color="auto"/>
            <w:bottom w:val="none" w:sz="0" w:space="0" w:color="auto"/>
            <w:right w:val="none" w:sz="0" w:space="0" w:color="auto"/>
          </w:divBdr>
        </w:div>
        <w:div w:id="902570623">
          <w:marLeft w:val="480"/>
          <w:marRight w:val="0"/>
          <w:marTop w:val="0"/>
          <w:marBottom w:val="0"/>
          <w:divBdr>
            <w:top w:val="none" w:sz="0" w:space="0" w:color="auto"/>
            <w:left w:val="none" w:sz="0" w:space="0" w:color="auto"/>
            <w:bottom w:val="none" w:sz="0" w:space="0" w:color="auto"/>
            <w:right w:val="none" w:sz="0" w:space="0" w:color="auto"/>
          </w:divBdr>
        </w:div>
        <w:div w:id="908614957">
          <w:marLeft w:val="480"/>
          <w:marRight w:val="0"/>
          <w:marTop w:val="0"/>
          <w:marBottom w:val="0"/>
          <w:divBdr>
            <w:top w:val="none" w:sz="0" w:space="0" w:color="auto"/>
            <w:left w:val="none" w:sz="0" w:space="0" w:color="auto"/>
            <w:bottom w:val="none" w:sz="0" w:space="0" w:color="auto"/>
            <w:right w:val="none" w:sz="0" w:space="0" w:color="auto"/>
          </w:divBdr>
        </w:div>
        <w:div w:id="926233310">
          <w:marLeft w:val="480"/>
          <w:marRight w:val="0"/>
          <w:marTop w:val="0"/>
          <w:marBottom w:val="0"/>
          <w:divBdr>
            <w:top w:val="none" w:sz="0" w:space="0" w:color="auto"/>
            <w:left w:val="none" w:sz="0" w:space="0" w:color="auto"/>
            <w:bottom w:val="none" w:sz="0" w:space="0" w:color="auto"/>
            <w:right w:val="none" w:sz="0" w:space="0" w:color="auto"/>
          </w:divBdr>
        </w:div>
        <w:div w:id="928929113">
          <w:marLeft w:val="480"/>
          <w:marRight w:val="0"/>
          <w:marTop w:val="0"/>
          <w:marBottom w:val="0"/>
          <w:divBdr>
            <w:top w:val="none" w:sz="0" w:space="0" w:color="auto"/>
            <w:left w:val="none" w:sz="0" w:space="0" w:color="auto"/>
            <w:bottom w:val="none" w:sz="0" w:space="0" w:color="auto"/>
            <w:right w:val="none" w:sz="0" w:space="0" w:color="auto"/>
          </w:divBdr>
        </w:div>
        <w:div w:id="934359665">
          <w:marLeft w:val="480"/>
          <w:marRight w:val="0"/>
          <w:marTop w:val="0"/>
          <w:marBottom w:val="0"/>
          <w:divBdr>
            <w:top w:val="none" w:sz="0" w:space="0" w:color="auto"/>
            <w:left w:val="none" w:sz="0" w:space="0" w:color="auto"/>
            <w:bottom w:val="none" w:sz="0" w:space="0" w:color="auto"/>
            <w:right w:val="none" w:sz="0" w:space="0" w:color="auto"/>
          </w:divBdr>
        </w:div>
        <w:div w:id="957680675">
          <w:marLeft w:val="480"/>
          <w:marRight w:val="0"/>
          <w:marTop w:val="0"/>
          <w:marBottom w:val="0"/>
          <w:divBdr>
            <w:top w:val="none" w:sz="0" w:space="0" w:color="auto"/>
            <w:left w:val="none" w:sz="0" w:space="0" w:color="auto"/>
            <w:bottom w:val="none" w:sz="0" w:space="0" w:color="auto"/>
            <w:right w:val="none" w:sz="0" w:space="0" w:color="auto"/>
          </w:divBdr>
        </w:div>
        <w:div w:id="1017657295">
          <w:marLeft w:val="480"/>
          <w:marRight w:val="0"/>
          <w:marTop w:val="0"/>
          <w:marBottom w:val="0"/>
          <w:divBdr>
            <w:top w:val="none" w:sz="0" w:space="0" w:color="auto"/>
            <w:left w:val="none" w:sz="0" w:space="0" w:color="auto"/>
            <w:bottom w:val="none" w:sz="0" w:space="0" w:color="auto"/>
            <w:right w:val="none" w:sz="0" w:space="0" w:color="auto"/>
          </w:divBdr>
        </w:div>
        <w:div w:id="1027023653">
          <w:marLeft w:val="480"/>
          <w:marRight w:val="0"/>
          <w:marTop w:val="0"/>
          <w:marBottom w:val="0"/>
          <w:divBdr>
            <w:top w:val="none" w:sz="0" w:space="0" w:color="auto"/>
            <w:left w:val="none" w:sz="0" w:space="0" w:color="auto"/>
            <w:bottom w:val="none" w:sz="0" w:space="0" w:color="auto"/>
            <w:right w:val="none" w:sz="0" w:space="0" w:color="auto"/>
          </w:divBdr>
        </w:div>
        <w:div w:id="1040007602">
          <w:marLeft w:val="480"/>
          <w:marRight w:val="0"/>
          <w:marTop w:val="0"/>
          <w:marBottom w:val="0"/>
          <w:divBdr>
            <w:top w:val="none" w:sz="0" w:space="0" w:color="auto"/>
            <w:left w:val="none" w:sz="0" w:space="0" w:color="auto"/>
            <w:bottom w:val="none" w:sz="0" w:space="0" w:color="auto"/>
            <w:right w:val="none" w:sz="0" w:space="0" w:color="auto"/>
          </w:divBdr>
        </w:div>
        <w:div w:id="1103114771">
          <w:marLeft w:val="480"/>
          <w:marRight w:val="0"/>
          <w:marTop w:val="0"/>
          <w:marBottom w:val="0"/>
          <w:divBdr>
            <w:top w:val="none" w:sz="0" w:space="0" w:color="auto"/>
            <w:left w:val="none" w:sz="0" w:space="0" w:color="auto"/>
            <w:bottom w:val="none" w:sz="0" w:space="0" w:color="auto"/>
            <w:right w:val="none" w:sz="0" w:space="0" w:color="auto"/>
          </w:divBdr>
        </w:div>
        <w:div w:id="1143694308">
          <w:marLeft w:val="480"/>
          <w:marRight w:val="0"/>
          <w:marTop w:val="0"/>
          <w:marBottom w:val="0"/>
          <w:divBdr>
            <w:top w:val="none" w:sz="0" w:space="0" w:color="auto"/>
            <w:left w:val="none" w:sz="0" w:space="0" w:color="auto"/>
            <w:bottom w:val="none" w:sz="0" w:space="0" w:color="auto"/>
            <w:right w:val="none" w:sz="0" w:space="0" w:color="auto"/>
          </w:divBdr>
        </w:div>
        <w:div w:id="1207990599">
          <w:marLeft w:val="480"/>
          <w:marRight w:val="0"/>
          <w:marTop w:val="0"/>
          <w:marBottom w:val="0"/>
          <w:divBdr>
            <w:top w:val="none" w:sz="0" w:space="0" w:color="auto"/>
            <w:left w:val="none" w:sz="0" w:space="0" w:color="auto"/>
            <w:bottom w:val="none" w:sz="0" w:space="0" w:color="auto"/>
            <w:right w:val="none" w:sz="0" w:space="0" w:color="auto"/>
          </w:divBdr>
        </w:div>
        <w:div w:id="1236935937">
          <w:marLeft w:val="480"/>
          <w:marRight w:val="0"/>
          <w:marTop w:val="0"/>
          <w:marBottom w:val="0"/>
          <w:divBdr>
            <w:top w:val="none" w:sz="0" w:space="0" w:color="auto"/>
            <w:left w:val="none" w:sz="0" w:space="0" w:color="auto"/>
            <w:bottom w:val="none" w:sz="0" w:space="0" w:color="auto"/>
            <w:right w:val="none" w:sz="0" w:space="0" w:color="auto"/>
          </w:divBdr>
        </w:div>
        <w:div w:id="1312097026">
          <w:marLeft w:val="480"/>
          <w:marRight w:val="0"/>
          <w:marTop w:val="0"/>
          <w:marBottom w:val="0"/>
          <w:divBdr>
            <w:top w:val="none" w:sz="0" w:space="0" w:color="auto"/>
            <w:left w:val="none" w:sz="0" w:space="0" w:color="auto"/>
            <w:bottom w:val="none" w:sz="0" w:space="0" w:color="auto"/>
            <w:right w:val="none" w:sz="0" w:space="0" w:color="auto"/>
          </w:divBdr>
        </w:div>
        <w:div w:id="1312439516">
          <w:marLeft w:val="480"/>
          <w:marRight w:val="0"/>
          <w:marTop w:val="0"/>
          <w:marBottom w:val="0"/>
          <w:divBdr>
            <w:top w:val="none" w:sz="0" w:space="0" w:color="auto"/>
            <w:left w:val="none" w:sz="0" w:space="0" w:color="auto"/>
            <w:bottom w:val="none" w:sz="0" w:space="0" w:color="auto"/>
            <w:right w:val="none" w:sz="0" w:space="0" w:color="auto"/>
          </w:divBdr>
        </w:div>
        <w:div w:id="1471633502">
          <w:marLeft w:val="480"/>
          <w:marRight w:val="0"/>
          <w:marTop w:val="0"/>
          <w:marBottom w:val="0"/>
          <w:divBdr>
            <w:top w:val="none" w:sz="0" w:space="0" w:color="auto"/>
            <w:left w:val="none" w:sz="0" w:space="0" w:color="auto"/>
            <w:bottom w:val="none" w:sz="0" w:space="0" w:color="auto"/>
            <w:right w:val="none" w:sz="0" w:space="0" w:color="auto"/>
          </w:divBdr>
        </w:div>
        <w:div w:id="1485855896">
          <w:marLeft w:val="480"/>
          <w:marRight w:val="0"/>
          <w:marTop w:val="0"/>
          <w:marBottom w:val="0"/>
          <w:divBdr>
            <w:top w:val="none" w:sz="0" w:space="0" w:color="auto"/>
            <w:left w:val="none" w:sz="0" w:space="0" w:color="auto"/>
            <w:bottom w:val="none" w:sz="0" w:space="0" w:color="auto"/>
            <w:right w:val="none" w:sz="0" w:space="0" w:color="auto"/>
          </w:divBdr>
        </w:div>
        <w:div w:id="1527479636">
          <w:marLeft w:val="480"/>
          <w:marRight w:val="0"/>
          <w:marTop w:val="0"/>
          <w:marBottom w:val="0"/>
          <w:divBdr>
            <w:top w:val="none" w:sz="0" w:space="0" w:color="auto"/>
            <w:left w:val="none" w:sz="0" w:space="0" w:color="auto"/>
            <w:bottom w:val="none" w:sz="0" w:space="0" w:color="auto"/>
            <w:right w:val="none" w:sz="0" w:space="0" w:color="auto"/>
          </w:divBdr>
        </w:div>
        <w:div w:id="1540162507">
          <w:marLeft w:val="480"/>
          <w:marRight w:val="0"/>
          <w:marTop w:val="0"/>
          <w:marBottom w:val="0"/>
          <w:divBdr>
            <w:top w:val="none" w:sz="0" w:space="0" w:color="auto"/>
            <w:left w:val="none" w:sz="0" w:space="0" w:color="auto"/>
            <w:bottom w:val="none" w:sz="0" w:space="0" w:color="auto"/>
            <w:right w:val="none" w:sz="0" w:space="0" w:color="auto"/>
          </w:divBdr>
        </w:div>
        <w:div w:id="1544099657">
          <w:marLeft w:val="480"/>
          <w:marRight w:val="0"/>
          <w:marTop w:val="0"/>
          <w:marBottom w:val="0"/>
          <w:divBdr>
            <w:top w:val="none" w:sz="0" w:space="0" w:color="auto"/>
            <w:left w:val="none" w:sz="0" w:space="0" w:color="auto"/>
            <w:bottom w:val="none" w:sz="0" w:space="0" w:color="auto"/>
            <w:right w:val="none" w:sz="0" w:space="0" w:color="auto"/>
          </w:divBdr>
        </w:div>
        <w:div w:id="1554000053">
          <w:marLeft w:val="480"/>
          <w:marRight w:val="0"/>
          <w:marTop w:val="0"/>
          <w:marBottom w:val="0"/>
          <w:divBdr>
            <w:top w:val="none" w:sz="0" w:space="0" w:color="auto"/>
            <w:left w:val="none" w:sz="0" w:space="0" w:color="auto"/>
            <w:bottom w:val="none" w:sz="0" w:space="0" w:color="auto"/>
            <w:right w:val="none" w:sz="0" w:space="0" w:color="auto"/>
          </w:divBdr>
        </w:div>
        <w:div w:id="1632401947">
          <w:marLeft w:val="480"/>
          <w:marRight w:val="0"/>
          <w:marTop w:val="0"/>
          <w:marBottom w:val="0"/>
          <w:divBdr>
            <w:top w:val="none" w:sz="0" w:space="0" w:color="auto"/>
            <w:left w:val="none" w:sz="0" w:space="0" w:color="auto"/>
            <w:bottom w:val="none" w:sz="0" w:space="0" w:color="auto"/>
            <w:right w:val="none" w:sz="0" w:space="0" w:color="auto"/>
          </w:divBdr>
        </w:div>
        <w:div w:id="1649088548">
          <w:marLeft w:val="480"/>
          <w:marRight w:val="0"/>
          <w:marTop w:val="0"/>
          <w:marBottom w:val="0"/>
          <w:divBdr>
            <w:top w:val="none" w:sz="0" w:space="0" w:color="auto"/>
            <w:left w:val="none" w:sz="0" w:space="0" w:color="auto"/>
            <w:bottom w:val="none" w:sz="0" w:space="0" w:color="auto"/>
            <w:right w:val="none" w:sz="0" w:space="0" w:color="auto"/>
          </w:divBdr>
        </w:div>
        <w:div w:id="1655983187">
          <w:marLeft w:val="480"/>
          <w:marRight w:val="0"/>
          <w:marTop w:val="0"/>
          <w:marBottom w:val="0"/>
          <w:divBdr>
            <w:top w:val="none" w:sz="0" w:space="0" w:color="auto"/>
            <w:left w:val="none" w:sz="0" w:space="0" w:color="auto"/>
            <w:bottom w:val="none" w:sz="0" w:space="0" w:color="auto"/>
            <w:right w:val="none" w:sz="0" w:space="0" w:color="auto"/>
          </w:divBdr>
        </w:div>
        <w:div w:id="1676497415">
          <w:marLeft w:val="480"/>
          <w:marRight w:val="0"/>
          <w:marTop w:val="0"/>
          <w:marBottom w:val="0"/>
          <w:divBdr>
            <w:top w:val="none" w:sz="0" w:space="0" w:color="auto"/>
            <w:left w:val="none" w:sz="0" w:space="0" w:color="auto"/>
            <w:bottom w:val="none" w:sz="0" w:space="0" w:color="auto"/>
            <w:right w:val="none" w:sz="0" w:space="0" w:color="auto"/>
          </w:divBdr>
        </w:div>
        <w:div w:id="1690906169">
          <w:marLeft w:val="480"/>
          <w:marRight w:val="0"/>
          <w:marTop w:val="0"/>
          <w:marBottom w:val="0"/>
          <w:divBdr>
            <w:top w:val="none" w:sz="0" w:space="0" w:color="auto"/>
            <w:left w:val="none" w:sz="0" w:space="0" w:color="auto"/>
            <w:bottom w:val="none" w:sz="0" w:space="0" w:color="auto"/>
            <w:right w:val="none" w:sz="0" w:space="0" w:color="auto"/>
          </w:divBdr>
        </w:div>
        <w:div w:id="1691905857">
          <w:marLeft w:val="480"/>
          <w:marRight w:val="0"/>
          <w:marTop w:val="0"/>
          <w:marBottom w:val="0"/>
          <w:divBdr>
            <w:top w:val="none" w:sz="0" w:space="0" w:color="auto"/>
            <w:left w:val="none" w:sz="0" w:space="0" w:color="auto"/>
            <w:bottom w:val="none" w:sz="0" w:space="0" w:color="auto"/>
            <w:right w:val="none" w:sz="0" w:space="0" w:color="auto"/>
          </w:divBdr>
        </w:div>
        <w:div w:id="1700816284">
          <w:marLeft w:val="480"/>
          <w:marRight w:val="0"/>
          <w:marTop w:val="0"/>
          <w:marBottom w:val="0"/>
          <w:divBdr>
            <w:top w:val="none" w:sz="0" w:space="0" w:color="auto"/>
            <w:left w:val="none" w:sz="0" w:space="0" w:color="auto"/>
            <w:bottom w:val="none" w:sz="0" w:space="0" w:color="auto"/>
            <w:right w:val="none" w:sz="0" w:space="0" w:color="auto"/>
          </w:divBdr>
        </w:div>
        <w:div w:id="1731803123">
          <w:marLeft w:val="480"/>
          <w:marRight w:val="0"/>
          <w:marTop w:val="0"/>
          <w:marBottom w:val="0"/>
          <w:divBdr>
            <w:top w:val="none" w:sz="0" w:space="0" w:color="auto"/>
            <w:left w:val="none" w:sz="0" w:space="0" w:color="auto"/>
            <w:bottom w:val="none" w:sz="0" w:space="0" w:color="auto"/>
            <w:right w:val="none" w:sz="0" w:space="0" w:color="auto"/>
          </w:divBdr>
        </w:div>
        <w:div w:id="1751266245">
          <w:marLeft w:val="480"/>
          <w:marRight w:val="0"/>
          <w:marTop w:val="0"/>
          <w:marBottom w:val="0"/>
          <w:divBdr>
            <w:top w:val="none" w:sz="0" w:space="0" w:color="auto"/>
            <w:left w:val="none" w:sz="0" w:space="0" w:color="auto"/>
            <w:bottom w:val="none" w:sz="0" w:space="0" w:color="auto"/>
            <w:right w:val="none" w:sz="0" w:space="0" w:color="auto"/>
          </w:divBdr>
        </w:div>
        <w:div w:id="1769737646">
          <w:marLeft w:val="480"/>
          <w:marRight w:val="0"/>
          <w:marTop w:val="0"/>
          <w:marBottom w:val="0"/>
          <w:divBdr>
            <w:top w:val="none" w:sz="0" w:space="0" w:color="auto"/>
            <w:left w:val="none" w:sz="0" w:space="0" w:color="auto"/>
            <w:bottom w:val="none" w:sz="0" w:space="0" w:color="auto"/>
            <w:right w:val="none" w:sz="0" w:space="0" w:color="auto"/>
          </w:divBdr>
        </w:div>
        <w:div w:id="1788238442">
          <w:marLeft w:val="480"/>
          <w:marRight w:val="0"/>
          <w:marTop w:val="0"/>
          <w:marBottom w:val="0"/>
          <w:divBdr>
            <w:top w:val="none" w:sz="0" w:space="0" w:color="auto"/>
            <w:left w:val="none" w:sz="0" w:space="0" w:color="auto"/>
            <w:bottom w:val="none" w:sz="0" w:space="0" w:color="auto"/>
            <w:right w:val="none" w:sz="0" w:space="0" w:color="auto"/>
          </w:divBdr>
        </w:div>
        <w:div w:id="1826898816">
          <w:marLeft w:val="480"/>
          <w:marRight w:val="0"/>
          <w:marTop w:val="0"/>
          <w:marBottom w:val="0"/>
          <w:divBdr>
            <w:top w:val="none" w:sz="0" w:space="0" w:color="auto"/>
            <w:left w:val="none" w:sz="0" w:space="0" w:color="auto"/>
            <w:bottom w:val="none" w:sz="0" w:space="0" w:color="auto"/>
            <w:right w:val="none" w:sz="0" w:space="0" w:color="auto"/>
          </w:divBdr>
        </w:div>
        <w:div w:id="1827476468">
          <w:marLeft w:val="480"/>
          <w:marRight w:val="0"/>
          <w:marTop w:val="0"/>
          <w:marBottom w:val="0"/>
          <w:divBdr>
            <w:top w:val="none" w:sz="0" w:space="0" w:color="auto"/>
            <w:left w:val="none" w:sz="0" w:space="0" w:color="auto"/>
            <w:bottom w:val="none" w:sz="0" w:space="0" w:color="auto"/>
            <w:right w:val="none" w:sz="0" w:space="0" w:color="auto"/>
          </w:divBdr>
        </w:div>
        <w:div w:id="1842619442">
          <w:marLeft w:val="480"/>
          <w:marRight w:val="0"/>
          <w:marTop w:val="0"/>
          <w:marBottom w:val="0"/>
          <w:divBdr>
            <w:top w:val="none" w:sz="0" w:space="0" w:color="auto"/>
            <w:left w:val="none" w:sz="0" w:space="0" w:color="auto"/>
            <w:bottom w:val="none" w:sz="0" w:space="0" w:color="auto"/>
            <w:right w:val="none" w:sz="0" w:space="0" w:color="auto"/>
          </w:divBdr>
        </w:div>
        <w:div w:id="1918439023">
          <w:marLeft w:val="480"/>
          <w:marRight w:val="0"/>
          <w:marTop w:val="0"/>
          <w:marBottom w:val="0"/>
          <w:divBdr>
            <w:top w:val="none" w:sz="0" w:space="0" w:color="auto"/>
            <w:left w:val="none" w:sz="0" w:space="0" w:color="auto"/>
            <w:bottom w:val="none" w:sz="0" w:space="0" w:color="auto"/>
            <w:right w:val="none" w:sz="0" w:space="0" w:color="auto"/>
          </w:divBdr>
        </w:div>
        <w:div w:id="1937978435">
          <w:marLeft w:val="480"/>
          <w:marRight w:val="0"/>
          <w:marTop w:val="0"/>
          <w:marBottom w:val="0"/>
          <w:divBdr>
            <w:top w:val="none" w:sz="0" w:space="0" w:color="auto"/>
            <w:left w:val="none" w:sz="0" w:space="0" w:color="auto"/>
            <w:bottom w:val="none" w:sz="0" w:space="0" w:color="auto"/>
            <w:right w:val="none" w:sz="0" w:space="0" w:color="auto"/>
          </w:divBdr>
        </w:div>
        <w:div w:id="2105104972">
          <w:marLeft w:val="480"/>
          <w:marRight w:val="0"/>
          <w:marTop w:val="0"/>
          <w:marBottom w:val="0"/>
          <w:divBdr>
            <w:top w:val="none" w:sz="0" w:space="0" w:color="auto"/>
            <w:left w:val="none" w:sz="0" w:space="0" w:color="auto"/>
            <w:bottom w:val="none" w:sz="0" w:space="0" w:color="auto"/>
            <w:right w:val="none" w:sz="0" w:space="0" w:color="auto"/>
          </w:divBdr>
        </w:div>
        <w:div w:id="2114275332">
          <w:marLeft w:val="480"/>
          <w:marRight w:val="0"/>
          <w:marTop w:val="0"/>
          <w:marBottom w:val="0"/>
          <w:divBdr>
            <w:top w:val="none" w:sz="0" w:space="0" w:color="auto"/>
            <w:left w:val="none" w:sz="0" w:space="0" w:color="auto"/>
            <w:bottom w:val="none" w:sz="0" w:space="0" w:color="auto"/>
            <w:right w:val="none" w:sz="0" w:space="0" w:color="auto"/>
          </w:divBdr>
        </w:div>
        <w:div w:id="2117825148">
          <w:marLeft w:val="480"/>
          <w:marRight w:val="0"/>
          <w:marTop w:val="0"/>
          <w:marBottom w:val="0"/>
          <w:divBdr>
            <w:top w:val="none" w:sz="0" w:space="0" w:color="auto"/>
            <w:left w:val="none" w:sz="0" w:space="0" w:color="auto"/>
            <w:bottom w:val="none" w:sz="0" w:space="0" w:color="auto"/>
            <w:right w:val="none" w:sz="0" w:space="0" w:color="auto"/>
          </w:divBdr>
        </w:div>
      </w:divsChild>
    </w:div>
    <w:div w:id="1216695650">
      <w:bodyDiv w:val="1"/>
      <w:marLeft w:val="0"/>
      <w:marRight w:val="0"/>
      <w:marTop w:val="0"/>
      <w:marBottom w:val="0"/>
      <w:divBdr>
        <w:top w:val="none" w:sz="0" w:space="0" w:color="auto"/>
        <w:left w:val="none" w:sz="0" w:space="0" w:color="auto"/>
        <w:bottom w:val="none" w:sz="0" w:space="0" w:color="auto"/>
        <w:right w:val="none" w:sz="0" w:space="0" w:color="auto"/>
      </w:divBdr>
      <w:divsChild>
        <w:div w:id="18285288">
          <w:marLeft w:val="480"/>
          <w:marRight w:val="0"/>
          <w:marTop w:val="0"/>
          <w:marBottom w:val="0"/>
          <w:divBdr>
            <w:top w:val="none" w:sz="0" w:space="0" w:color="auto"/>
            <w:left w:val="none" w:sz="0" w:space="0" w:color="auto"/>
            <w:bottom w:val="none" w:sz="0" w:space="0" w:color="auto"/>
            <w:right w:val="none" w:sz="0" w:space="0" w:color="auto"/>
          </w:divBdr>
        </w:div>
        <w:div w:id="48310441">
          <w:marLeft w:val="480"/>
          <w:marRight w:val="0"/>
          <w:marTop w:val="0"/>
          <w:marBottom w:val="0"/>
          <w:divBdr>
            <w:top w:val="none" w:sz="0" w:space="0" w:color="auto"/>
            <w:left w:val="none" w:sz="0" w:space="0" w:color="auto"/>
            <w:bottom w:val="none" w:sz="0" w:space="0" w:color="auto"/>
            <w:right w:val="none" w:sz="0" w:space="0" w:color="auto"/>
          </w:divBdr>
        </w:div>
        <w:div w:id="77098345">
          <w:marLeft w:val="480"/>
          <w:marRight w:val="0"/>
          <w:marTop w:val="0"/>
          <w:marBottom w:val="0"/>
          <w:divBdr>
            <w:top w:val="none" w:sz="0" w:space="0" w:color="auto"/>
            <w:left w:val="none" w:sz="0" w:space="0" w:color="auto"/>
            <w:bottom w:val="none" w:sz="0" w:space="0" w:color="auto"/>
            <w:right w:val="none" w:sz="0" w:space="0" w:color="auto"/>
          </w:divBdr>
        </w:div>
        <w:div w:id="132868102">
          <w:marLeft w:val="480"/>
          <w:marRight w:val="0"/>
          <w:marTop w:val="0"/>
          <w:marBottom w:val="0"/>
          <w:divBdr>
            <w:top w:val="none" w:sz="0" w:space="0" w:color="auto"/>
            <w:left w:val="none" w:sz="0" w:space="0" w:color="auto"/>
            <w:bottom w:val="none" w:sz="0" w:space="0" w:color="auto"/>
            <w:right w:val="none" w:sz="0" w:space="0" w:color="auto"/>
          </w:divBdr>
        </w:div>
        <w:div w:id="159930856">
          <w:marLeft w:val="480"/>
          <w:marRight w:val="0"/>
          <w:marTop w:val="0"/>
          <w:marBottom w:val="0"/>
          <w:divBdr>
            <w:top w:val="none" w:sz="0" w:space="0" w:color="auto"/>
            <w:left w:val="none" w:sz="0" w:space="0" w:color="auto"/>
            <w:bottom w:val="none" w:sz="0" w:space="0" w:color="auto"/>
            <w:right w:val="none" w:sz="0" w:space="0" w:color="auto"/>
          </w:divBdr>
        </w:div>
        <w:div w:id="293607835">
          <w:marLeft w:val="480"/>
          <w:marRight w:val="0"/>
          <w:marTop w:val="0"/>
          <w:marBottom w:val="0"/>
          <w:divBdr>
            <w:top w:val="none" w:sz="0" w:space="0" w:color="auto"/>
            <w:left w:val="none" w:sz="0" w:space="0" w:color="auto"/>
            <w:bottom w:val="none" w:sz="0" w:space="0" w:color="auto"/>
            <w:right w:val="none" w:sz="0" w:space="0" w:color="auto"/>
          </w:divBdr>
        </w:div>
        <w:div w:id="340813195">
          <w:marLeft w:val="480"/>
          <w:marRight w:val="0"/>
          <w:marTop w:val="0"/>
          <w:marBottom w:val="0"/>
          <w:divBdr>
            <w:top w:val="none" w:sz="0" w:space="0" w:color="auto"/>
            <w:left w:val="none" w:sz="0" w:space="0" w:color="auto"/>
            <w:bottom w:val="none" w:sz="0" w:space="0" w:color="auto"/>
            <w:right w:val="none" w:sz="0" w:space="0" w:color="auto"/>
          </w:divBdr>
        </w:div>
        <w:div w:id="343240305">
          <w:marLeft w:val="480"/>
          <w:marRight w:val="0"/>
          <w:marTop w:val="0"/>
          <w:marBottom w:val="0"/>
          <w:divBdr>
            <w:top w:val="none" w:sz="0" w:space="0" w:color="auto"/>
            <w:left w:val="none" w:sz="0" w:space="0" w:color="auto"/>
            <w:bottom w:val="none" w:sz="0" w:space="0" w:color="auto"/>
            <w:right w:val="none" w:sz="0" w:space="0" w:color="auto"/>
          </w:divBdr>
        </w:div>
        <w:div w:id="463276888">
          <w:marLeft w:val="480"/>
          <w:marRight w:val="0"/>
          <w:marTop w:val="0"/>
          <w:marBottom w:val="0"/>
          <w:divBdr>
            <w:top w:val="none" w:sz="0" w:space="0" w:color="auto"/>
            <w:left w:val="none" w:sz="0" w:space="0" w:color="auto"/>
            <w:bottom w:val="none" w:sz="0" w:space="0" w:color="auto"/>
            <w:right w:val="none" w:sz="0" w:space="0" w:color="auto"/>
          </w:divBdr>
        </w:div>
        <w:div w:id="506332133">
          <w:marLeft w:val="480"/>
          <w:marRight w:val="0"/>
          <w:marTop w:val="0"/>
          <w:marBottom w:val="0"/>
          <w:divBdr>
            <w:top w:val="none" w:sz="0" w:space="0" w:color="auto"/>
            <w:left w:val="none" w:sz="0" w:space="0" w:color="auto"/>
            <w:bottom w:val="none" w:sz="0" w:space="0" w:color="auto"/>
            <w:right w:val="none" w:sz="0" w:space="0" w:color="auto"/>
          </w:divBdr>
        </w:div>
        <w:div w:id="526259527">
          <w:marLeft w:val="480"/>
          <w:marRight w:val="0"/>
          <w:marTop w:val="0"/>
          <w:marBottom w:val="0"/>
          <w:divBdr>
            <w:top w:val="none" w:sz="0" w:space="0" w:color="auto"/>
            <w:left w:val="none" w:sz="0" w:space="0" w:color="auto"/>
            <w:bottom w:val="none" w:sz="0" w:space="0" w:color="auto"/>
            <w:right w:val="none" w:sz="0" w:space="0" w:color="auto"/>
          </w:divBdr>
        </w:div>
        <w:div w:id="570430275">
          <w:marLeft w:val="480"/>
          <w:marRight w:val="0"/>
          <w:marTop w:val="0"/>
          <w:marBottom w:val="0"/>
          <w:divBdr>
            <w:top w:val="none" w:sz="0" w:space="0" w:color="auto"/>
            <w:left w:val="none" w:sz="0" w:space="0" w:color="auto"/>
            <w:bottom w:val="none" w:sz="0" w:space="0" w:color="auto"/>
            <w:right w:val="none" w:sz="0" w:space="0" w:color="auto"/>
          </w:divBdr>
        </w:div>
        <w:div w:id="710152792">
          <w:marLeft w:val="480"/>
          <w:marRight w:val="0"/>
          <w:marTop w:val="0"/>
          <w:marBottom w:val="0"/>
          <w:divBdr>
            <w:top w:val="none" w:sz="0" w:space="0" w:color="auto"/>
            <w:left w:val="none" w:sz="0" w:space="0" w:color="auto"/>
            <w:bottom w:val="none" w:sz="0" w:space="0" w:color="auto"/>
            <w:right w:val="none" w:sz="0" w:space="0" w:color="auto"/>
          </w:divBdr>
        </w:div>
        <w:div w:id="745341500">
          <w:marLeft w:val="480"/>
          <w:marRight w:val="0"/>
          <w:marTop w:val="0"/>
          <w:marBottom w:val="0"/>
          <w:divBdr>
            <w:top w:val="none" w:sz="0" w:space="0" w:color="auto"/>
            <w:left w:val="none" w:sz="0" w:space="0" w:color="auto"/>
            <w:bottom w:val="none" w:sz="0" w:space="0" w:color="auto"/>
            <w:right w:val="none" w:sz="0" w:space="0" w:color="auto"/>
          </w:divBdr>
        </w:div>
        <w:div w:id="766732828">
          <w:marLeft w:val="480"/>
          <w:marRight w:val="0"/>
          <w:marTop w:val="0"/>
          <w:marBottom w:val="0"/>
          <w:divBdr>
            <w:top w:val="none" w:sz="0" w:space="0" w:color="auto"/>
            <w:left w:val="none" w:sz="0" w:space="0" w:color="auto"/>
            <w:bottom w:val="none" w:sz="0" w:space="0" w:color="auto"/>
            <w:right w:val="none" w:sz="0" w:space="0" w:color="auto"/>
          </w:divBdr>
        </w:div>
        <w:div w:id="770472390">
          <w:marLeft w:val="480"/>
          <w:marRight w:val="0"/>
          <w:marTop w:val="0"/>
          <w:marBottom w:val="0"/>
          <w:divBdr>
            <w:top w:val="none" w:sz="0" w:space="0" w:color="auto"/>
            <w:left w:val="none" w:sz="0" w:space="0" w:color="auto"/>
            <w:bottom w:val="none" w:sz="0" w:space="0" w:color="auto"/>
            <w:right w:val="none" w:sz="0" w:space="0" w:color="auto"/>
          </w:divBdr>
        </w:div>
        <w:div w:id="773666833">
          <w:marLeft w:val="480"/>
          <w:marRight w:val="0"/>
          <w:marTop w:val="0"/>
          <w:marBottom w:val="0"/>
          <w:divBdr>
            <w:top w:val="none" w:sz="0" w:space="0" w:color="auto"/>
            <w:left w:val="none" w:sz="0" w:space="0" w:color="auto"/>
            <w:bottom w:val="none" w:sz="0" w:space="0" w:color="auto"/>
            <w:right w:val="none" w:sz="0" w:space="0" w:color="auto"/>
          </w:divBdr>
        </w:div>
        <w:div w:id="837958778">
          <w:marLeft w:val="480"/>
          <w:marRight w:val="0"/>
          <w:marTop w:val="0"/>
          <w:marBottom w:val="0"/>
          <w:divBdr>
            <w:top w:val="none" w:sz="0" w:space="0" w:color="auto"/>
            <w:left w:val="none" w:sz="0" w:space="0" w:color="auto"/>
            <w:bottom w:val="none" w:sz="0" w:space="0" w:color="auto"/>
            <w:right w:val="none" w:sz="0" w:space="0" w:color="auto"/>
          </w:divBdr>
        </w:div>
        <w:div w:id="864176202">
          <w:marLeft w:val="480"/>
          <w:marRight w:val="0"/>
          <w:marTop w:val="0"/>
          <w:marBottom w:val="0"/>
          <w:divBdr>
            <w:top w:val="none" w:sz="0" w:space="0" w:color="auto"/>
            <w:left w:val="none" w:sz="0" w:space="0" w:color="auto"/>
            <w:bottom w:val="none" w:sz="0" w:space="0" w:color="auto"/>
            <w:right w:val="none" w:sz="0" w:space="0" w:color="auto"/>
          </w:divBdr>
        </w:div>
        <w:div w:id="869030369">
          <w:marLeft w:val="480"/>
          <w:marRight w:val="0"/>
          <w:marTop w:val="0"/>
          <w:marBottom w:val="0"/>
          <w:divBdr>
            <w:top w:val="none" w:sz="0" w:space="0" w:color="auto"/>
            <w:left w:val="none" w:sz="0" w:space="0" w:color="auto"/>
            <w:bottom w:val="none" w:sz="0" w:space="0" w:color="auto"/>
            <w:right w:val="none" w:sz="0" w:space="0" w:color="auto"/>
          </w:divBdr>
        </w:div>
        <w:div w:id="890994129">
          <w:marLeft w:val="480"/>
          <w:marRight w:val="0"/>
          <w:marTop w:val="0"/>
          <w:marBottom w:val="0"/>
          <w:divBdr>
            <w:top w:val="none" w:sz="0" w:space="0" w:color="auto"/>
            <w:left w:val="none" w:sz="0" w:space="0" w:color="auto"/>
            <w:bottom w:val="none" w:sz="0" w:space="0" w:color="auto"/>
            <w:right w:val="none" w:sz="0" w:space="0" w:color="auto"/>
          </w:divBdr>
        </w:div>
        <w:div w:id="909969715">
          <w:marLeft w:val="480"/>
          <w:marRight w:val="0"/>
          <w:marTop w:val="0"/>
          <w:marBottom w:val="0"/>
          <w:divBdr>
            <w:top w:val="none" w:sz="0" w:space="0" w:color="auto"/>
            <w:left w:val="none" w:sz="0" w:space="0" w:color="auto"/>
            <w:bottom w:val="none" w:sz="0" w:space="0" w:color="auto"/>
            <w:right w:val="none" w:sz="0" w:space="0" w:color="auto"/>
          </w:divBdr>
        </w:div>
        <w:div w:id="925311386">
          <w:marLeft w:val="480"/>
          <w:marRight w:val="0"/>
          <w:marTop w:val="0"/>
          <w:marBottom w:val="0"/>
          <w:divBdr>
            <w:top w:val="none" w:sz="0" w:space="0" w:color="auto"/>
            <w:left w:val="none" w:sz="0" w:space="0" w:color="auto"/>
            <w:bottom w:val="none" w:sz="0" w:space="0" w:color="auto"/>
            <w:right w:val="none" w:sz="0" w:space="0" w:color="auto"/>
          </w:divBdr>
        </w:div>
        <w:div w:id="1013073369">
          <w:marLeft w:val="480"/>
          <w:marRight w:val="0"/>
          <w:marTop w:val="0"/>
          <w:marBottom w:val="0"/>
          <w:divBdr>
            <w:top w:val="none" w:sz="0" w:space="0" w:color="auto"/>
            <w:left w:val="none" w:sz="0" w:space="0" w:color="auto"/>
            <w:bottom w:val="none" w:sz="0" w:space="0" w:color="auto"/>
            <w:right w:val="none" w:sz="0" w:space="0" w:color="auto"/>
          </w:divBdr>
        </w:div>
        <w:div w:id="1035429945">
          <w:marLeft w:val="480"/>
          <w:marRight w:val="0"/>
          <w:marTop w:val="0"/>
          <w:marBottom w:val="0"/>
          <w:divBdr>
            <w:top w:val="none" w:sz="0" w:space="0" w:color="auto"/>
            <w:left w:val="none" w:sz="0" w:space="0" w:color="auto"/>
            <w:bottom w:val="none" w:sz="0" w:space="0" w:color="auto"/>
            <w:right w:val="none" w:sz="0" w:space="0" w:color="auto"/>
          </w:divBdr>
        </w:div>
        <w:div w:id="1056395901">
          <w:marLeft w:val="480"/>
          <w:marRight w:val="0"/>
          <w:marTop w:val="0"/>
          <w:marBottom w:val="0"/>
          <w:divBdr>
            <w:top w:val="none" w:sz="0" w:space="0" w:color="auto"/>
            <w:left w:val="none" w:sz="0" w:space="0" w:color="auto"/>
            <w:bottom w:val="none" w:sz="0" w:space="0" w:color="auto"/>
            <w:right w:val="none" w:sz="0" w:space="0" w:color="auto"/>
          </w:divBdr>
        </w:div>
        <w:div w:id="1127972365">
          <w:marLeft w:val="480"/>
          <w:marRight w:val="0"/>
          <w:marTop w:val="0"/>
          <w:marBottom w:val="0"/>
          <w:divBdr>
            <w:top w:val="none" w:sz="0" w:space="0" w:color="auto"/>
            <w:left w:val="none" w:sz="0" w:space="0" w:color="auto"/>
            <w:bottom w:val="none" w:sz="0" w:space="0" w:color="auto"/>
            <w:right w:val="none" w:sz="0" w:space="0" w:color="auto"/>
          </w:divBdr>
        </w:div>
        <w:div w:id="1149050901">
          <w:marLeft w:val="480"/>
          <w:marRight w:val="0"/>
          <w:marTop w:val="0"/>
          <w:marBottom w:val="0"/>
          <w:divBdr>
            <w:top w:val="none" w:sz="0" w:space="0" w:color="auto"/>
            <w:left w:val="none" w:sz="0" w:space="0" w:color="auto"/>
            <w:bottom w:val="none" w:sz="0" w:space="0" w:color="auto"/>
            <w:right w:val="none" w:sz="0" w:space="0" w:color="auto"/>
          </w:divBdr>
        </w:div>
        <w:div w:id="1192183722">
          <w:marLeft w:val="480"/>
          <w:marRight w:val="0"/>
          <w:marTop w:val="0"/>
          <w:marBottom w:val="0"/>
          <w:divBdr>
            <w:top w:val="none" w:sz="0" w:space="0" w:color="auto"/>
            <w:left w:val="none" w:sz="0" w:space="0" w:color="auto"/>
            <w:bottom w:val="none" w:sz="0" w:space="0" w:color="auto"/>
            <w:right w:val="none" w:sz="0" w:space="0" w:color="auto"/>
          </w:divBdr>
        </w:div>
        <w:div w:id="1193156040">
          <w:marLeft w:val="480"/>
          <w:marRight w:val="0"/>
          <w:marTop w:val="0"/>
          <w:marBottom w:val="0"/>
          <w:divBdr>
            <w:top w:val="none" w:sz="0" w:space="0" w:color="auto"/>
            <w:left w:val="none" w:sz="0" w:space="0" w:color="auto"/>
            <w:bottom w:val="none" w:sz="0" w:space="0" w:color="auto"/>
            <w:right w:val="none" w:sz="0" w:space="0" w:color="auto"/>
          </w:divBdr>
        </w:div>
        <w:div w:id="1214999439">
          <w:marLeft w:val="480"/>
          <w:marRight w:val="0"/>
          <w:marTop w:val="0"/>
          <w:marBottom w:val="0"/>
          <w:divBdr>
            <w:top w:val="none" w:sz="0" w:space="0" w:color="auto"/>
            <w:left w:val="none" w:sz="0" w:space="0" w:color="auto"/>
            <w:bottom w:val="none" w:sz="0" w:space="0" w:color="auto"/>
            <w:right w:val="none" w:sz="0" w:space="0" w:color="auto"/>
          </w:divBdr>
        </w:div>
        <w:div w:id="1237476037">
          <w:marLeft w:val="480"/>
          <w:marRight w:val="0"/>
          <w:marTop w:val="0"/>
          <w:marBottom w:val="0"/>
          <w:divBdr>
            <w:top w:val="none" w:sz="0" w:space="0" w:color="auto"/>
            <w:left w:val="none" w:sz="0" w:space="0" w:color="auto"/>
            <w:bottom w:val="none" w:sz="0" w:space="0" w:color="auto"/>
            <w:right w:val="none" w:sz="0" w:space="0" w:color="auto"/>
          </w:divBdr>
        </w:div>
        <w:div w:id="1318340668">
          <w:marLeft w:val="480"/>
          <w:marRight w:val="0"/>
          <w:marTop w:val="0"/>
          <w:marBottom w:val="0"/>
          <w:divBdr>
            <w:top w:val="none" w:sz="0" w:space="0" w:color="auto"/>
            <w:left w:val="none" w:sz="0" w:space="0" w:color="auto"/>
            <w:bottom w:val="none" w:sz="0" w:space="0" w:color="auto"/>
            <w:right w:val="none" w:sz="0" w:space="0" w:color="auto"/>
          </w:divBdr>
        </w:div>
        <w:div w:id="1382631404">
          <w:marLeft w:val="480"/>
          <w:marRight w:val="0"/>
          <w:marTop w:val="0"/>
          <w:marBottom w:val="0"/>
          <w:divBdr>
            <w:top w:val="none" w:sz="0" w:space="0" w:color="auto"/>
            <w:left w:val="none" w:sz="0" w:space="0" w:color="auto"/>
            <w:bottom w:val="none" w:sz="0" w:space="0" w:color="auto"/>
            <w:right w:val="none" w:sz="0" w:space="0" w:color="auto"/>
          </w:divBdr>
        </w:div>
        <w:div w:id="1405026649">
          <w:marLeft w:val="480"/>
          <w:marRight w:val="0"/>
          <w:marTop w:val="0"/>
          <w:marBottom w:val="0"/>
          <w:divBdr>
            <w:top w:val="none" w:sz="0" w:space="0" w:color="auto"/>
            <w:left w:val="none" w:sz="0" w:space="0" w:color="auto"/>
            <w:bottom w:val="none" w:sz="0" w:space="0" w:color="auto"/>
            <w:right w:val="none" w:sz="0" w:space="0" w:color="auto"/>
          </w:divBdr>
        </w:div>
        <w:div w:id="1407721480">
          <w:marLeft w:val="480"/>
          <w:marRight w:val="0"/>
          <w:marTop w:val="0"/>
          <w:marBottom w:val="0"/>
          <w:divBdr>
            <w:top w:val="none" w:sz="0" w:space="0" w:color="auto"/>
            <w:left w:val="none" w:sz="0" w:space="0" w:color="auto"/>
            <w:bottom w:val="none" w:sz="0" w:space="0" w:color="auto"/>
            <w:right w:val="none" w:sz="0" w:space="0" w:color="auto"/>
          </w:divBdr>
        </w:div>
        <w:div w:id="1417628728">
          <w:marLeft w:val="480"/>
          <w:marRight w:val="0"/>
          <w:marTop w:val="0"/>
          <w:marBottom w:val="0"/>
          <w:divBdr>
            <w:top w:val="none" w:sz="0" w:space="0" w:color="auto"/>
            <w:left w:val="none" w:sz="0" w:space="0" w:color="auto"/>
            <w:bottom w:val="none" w:sz="0" w:space="0" w:color="auto"/>
            <w:right w:val="none" w:sz="0" w:space="0" w:color="auto"/>
          </w:divBdr>
        </w:div>
        <w:div w:id="1428961791">
          <w:marLeft w:val="480"/>
          <w:marRight w:val="0"/>
          <w:marTop w:val="0"/>
          <w:marBottom w:val="0"/>
          <w:divBdr>
            <w:top w:val="none" w:sz="0" w:space="0" w:color="auto"/>
            <w:left w:val="none" w:sz="0" w:space="0" w:color="auto"/>
            <w:bottom w:val="none" w:sz="0" w:space="0" w:color="auto"/>
            <w:right w:val="none" w:sz="0" w:space="0" w:color="auto"/>
          </w:divBdr>
        </w:div>
        <w:div w:id="1450513387">
          <w:marLeft w:val="480"/>
          <w:marRight w:val="0"/>
          <w:marTop w:val="0"/>
          <w:marBottom w:val="0"/>
          <w:divBdr>
            <w:top w:val="none" w:sz="0" w:space="0" w:color="auto"/>
            <w:left w:val="none" w:sz="0" w:space="0" w:color="auto"/>
            <w:bottom w:val="none" w:sz="0" w:space="0" w:color="auto"/>
            <w:right w:val="none" w:sz="0" w:space="0" w:color="auto"/>
          </w:divBdr>
        </w:div>
        <w:div w:id="1513841425">
          <w:marLeft w:val="480"/>
          <w:marRight w:val="0"/>
          <w:marTop w:val="0"/>
          <w:marBottom w:val="0"/>
          <w:divBdr>
            <w:top w:val="none" w:sz="0" w:space="0" w:color="auto"/>
            <w:left w:val="none" w:sz="0" w:space="0" w:color="auto"/>
            <w:bottom w:val="none" w:sz="0" w:space="0" w:color="auto"/>
            <w:right w:val="none" w:sz="0" w:space="0" w:color="auto"/>
          </w:divBdr>
        </w:div>
        <w:div w:id="1545750919">
          <w:marLeft w:val="480"/>
          <w:marRight w:val="0"/>
          <w:marTop w:val="0"/>
          <w:marBottom w:val="0"/>
          <w:divBdr>
            <w:top w:val="none" w:sz="0" w:space="0" w:color="auto"/>
            <w:left w:val="none" w:sz="0" w:space="0" w:color="auto"/>
            <w:bottom w:val="none" w:sz="0" w:space="0" w:color="auto"/>
            <w:right w:val="none" w:sz="0" w:space="0" w:color="auto"/>
          </w:divBdr>
        </w:div>
        <w:div w:id="1634824871">
          <w:marLeft w:val="480"/>
          <w:marRight w:val="0"/>
          <w:marTop w:val="0"/>
          <w:marBottom w:val="0"/>
          <w:divBdr>
            <w:top w:val="none" w:sz="0" w:space="0" w:color="auto"/>
            <w:left w:val="none" w:sz="0" w:space="0" w:color="auto"/>
            <w:bottom w:val="none" w:sz="0" w:space="0" w:color="auto"/>
            <w:right w:val="none" w:sz="0" w:space="0" w:color="auto"/>
          </w:divBdr>
        </w:div>
        <w:div w:id="1636332530">
          <w:marLeft w:val="480"/>
          <w:marRight w:val="0"/>
          <w:marTop w:val="0"/>
          <w:marBottom w:val="0"/>
          <w:divBdr>
            <w:top w:val="none" w:sz="0" w:space="0" w:color="auto"/>
            <w:left w:val="none" w:sz="0" w:space="0" w:color="auto"/>
            <w:bottom w:val="none" w:sz="0" w:space="0" w:color="auto"/>
            <w:right w:val="none" w:sz="0" w:space="0" w:color="auto"/>
          </w:divBdr>
        </w:div>
        <w:div w:id="1677268365">
          <w:marLeft w:val="480"/>
          <w:marRight w:val="0"/>
          <w:marTop w:val="0"/>
          <w:marBottom w:val="0"/>
          <w:divBdr>
            <w:top w:val="none" w:sz="0" w:space="0" w:color="auto"/>
            <w:left w:val="none" w:sz="0" w:space="0" w:color="auto"/>
            <w:bottom w:val="none" w:sz="0" w:space="0" w:color="auto"/>
            <w:right w:val="none" w:sz="0" w:space="0" w:color="auto"/>
          </w:divBdr>
        </w:div>
        <w:div w:id="1713576465">
          <w:marLeft w:val="480"/>
          <w:marRight w:val="0"/>
          <w:marTop w:val="0"/>
          <w:marBottom w:val="0"/>
          <w:divBdr>
            <w:top w:val="none" w:sz="0" w:space="0" w:color="auto"/>
            <w:left w:val="none" w:sz="0" w:space="0" w:color="auto"/>
            <w:bottom w:val="none" w:sz="0" w:space="0" w:color="auto"/>
            <w:right w:val="none" w:sz="0" w:space="0" w:color="auto"/>
          </w:divBdr>
        </w:div>
        <w:div w:id="1732194945">
          <w:marLeft w:val="480"/>
          <w:marRight w:val="0"/>
          <w:marTop w:val="0"/>
          <w:marBottom w:val="0"/>
          <w:divBdr>
            <w:top w:val="none" w:sz="0" w:space="0" w:color="auto"/>
            <w:left w:val="none" w:sz="0" w:space="0" w:color="auto"/>
            <w:bottom w:val="none" w:sz="0" w:space="0" w:color="auto"/>
            <w:right w:val="none" w:sz="0" w:space="0" w:color="auto"/>
          </w:divBdr>
        </w:div>
        <w:div w:id="1732388042">
          <w:marLeft w:val="480"/>
          <w:marRight w:val="0"/>
          <w:marTop w:val="0"/>
          <w:marBottom w:val="0"/>
          <w:divBdr>
            <w:top w:val="none" w:sz="0" w:space="0" w:color="auto"/>
            <w:left w:val="none" w:sz="0" w:space="0" w:color="auto"/>
            <w:bottom w:val="none" w:sz="0" w:space="0" w:color="auto"/>
            <w:right w:val="none" w:sz="0" w:space="0" w:color="auto"/>
          </w:divBdr>
        </w:div>
        <w:div w:id="1801607489">
          <w:marLeft w:val="480"/>
          <w:marRight w:val="0"/>
          <w:marTop w:val="0"/>
          <w:marBottom w:val="0"/>
          <w:divBdr>
            <w:top w:val="none" w:sz="0" w:space="0" w:color="auto"/>
            <w:left w:val="none" w:sz="0" w:space="0" w:color="auto"/>
            <w:bottom w:val="none" w:sz="0" w:space="0" w:color="auto"/>
            <w:right w:val="none" w:sz="0" w:space="0" w:color="auto"/>
          </w:divBdr>
        </w:div>
        <w:div w:id="1811822463">
          <w:marLeft w:val="480"/>
          <w:marRight w:val="0"/>
          <w:marTop w:val="0"/>
          <w:marBottom w:val="0"/>
          <w:divBdr>
            <w:top w:val="none" w:sz="0" w:space="0" w:color="auto"/>
            <w:left w:val="none" w:sz="0" w:space="0" w:color="auto"/>
            <w:bottom w:val="none" w:sz="0" w:space="0" w:color="auto"/>
            <w:right w:val="none" w:sz="0" w:space="0" w:color="auto"/>
          </w:divBdr>
        </w:div>
        <w:div w:id="1850212537">
          <w:marLeft w:val="480"/>
          <w:marRight w:val="0"/>
          <w:marTop w:val="0"/>
          <w:marBottom w:val="0"/>
          <w:divBdr>
            <w:top w:val="none" w:sz="0" w:space="0" w:color="auto"/>
            <w:left w:val="none" w:sz="0" w:space="0" w:color="auto"/>
            <w:bottom w:val="none" w:sz="0" w:space="0" w:color="auto"/>
            <w:right w:val="none" w:sz="0" w:space="0" w:color="auto"/>
          </w:divBdr>
        </w:div>
        <w:div w:id="1872499302">
          <w:marLeft w:val="480"/>
          <w:marRight w:val="0"/>
          <w:marTop w:val="0"/>
          <w:marBottom w:val="0"/>
          <w:divBdr>
            <w:top w:val="none" w:sz="0" w:space="0" w:color="auto"/>
            <w:left w:val="none" w:sz="0" w:space="0" w:color="auto"/>
            <w:bottom w:val="none" w:sz="0" w:space="0" w:color="auto"/>
            <w:right w:val="none" w:sz="0" w:space="0" w:color="auto"/>
          </w:divBdr>
        </w:div>
        <w:div w:id="1901670995">
          <w:marLeft w:val="480"/>
          <w:marRight w:val="0"/>
          <w:marTop w:val="0"/>
          <w:marBottom w:val="0"/>
          <w:divBdr>
            <w:top w:val="none" w:sz="0" w:space="0" w:color="auto"/>
            <w:left w:val="none" w:sz="0" w:space="0" w:color="auto"/>
            <w:bottom w:val="none" w:sz="0" w:space="0" w:color="auto"/>
            <w:right w:val="none" w:sz="0" w:space="0" w:color="auto"/>
          </w:divBdr>
        </w:div>
        <w:div w:id="1904439039">
          <w:marLeft w:val="480"/>
          <w:marRight w:val="0"/>
          <w:marTop w:val="0"/>
          <w:marBottom w:val="0"/>
          <w:divBdr>
            <w:top w:val="none" w:sz="0" w:space="0" w:color="auto"/>
            <w:left w:val="none" w:sz="0" w:space="0" w:color="auto"/>
            <w:bottom w:val="none" w:sz="0" w:space="0" w:color="auto"/>
            <w:right w:val="none" w:sz="0" w:space="0" w:color="auto"/>
          </w:divBdr>
        </w:div>
        <w:div w:id="1914968122">
          <w:marLeft w:val="480"/>
          <w:marRight w:val="0"/>
          <w:marTop w:val="0"/>
          <w:marBottom w:val="0"/>
          <w:divBdr>
            <w:top w:val="none" w:sz="0" w:space="0" w:color="auto"/>
            <w:left w:val="none" w:sz="0" w:space="0" w:color="auto"/>
            <w:bottom w:val="none" w:sz="0" w:space="0" w:color="auto"/>
            <w:right w:val="none" w:sz="0" w:space="0" w:color="auto"/>
          </w:divBdr>
        </w:div>
        <w:div w:id="1987664226">
          <w:marLeft w:val="480"/>
          <w:marRight w:val="0"/>
          <w:marTop w:val="0"/>
          <w:marBottom w:val="0"/>
          <w:divBdr>
            <w:top w:val="none" w:sz="0" w:space="0" w:color="auto"/>
            <w:left w:val="none" w:sz="0" w:space="0" w:color="auto"/>
            <w:bottom w:val="none" w:sz="0" w:space="0" w:color="auto"/>
            <w:right w:val="none" w:sz="0" w:space="0" w:color="auto"/>
          </w:divBdr>
        </w:div>
        <w:div w:id="2001420820">
          <w:marLeft w:val="480"/>
          <w:marRight w:val="0"/>
          <w:marTop w:val="0"/>
          <w:marBottom w:val="0"/>
          <w:divBdr>
            <w:top w:val="none" w:sz="0" w:space="0" w:color="auto"/>
            <w:left w:val="none" w:sz="0" w:space="0" w:color="auto"/>
            <w:bottom w:val="none" w:sz="0" w:space="0" w:color="auto"/>
            <w:right w:val="none" w:sz="0" w:space="0" w:color="auto"/>
          </w:divBdr>
        </w:div>
        <w:div w:id="2085645294">
          <w:marLeft w:val="480"/>
          <w:marRight w:val="0"/>
          <w:marTop w:val="0"/>
          <w:marBottom w:val="0"/>
          <w:divBdr>
            <w:top w:val="none" w:sz="0" w:space="0" w:color="auto"/>
            <w:left w:val="none" w:sz="0" w:space="0" w:color="auto"/>
            <w:bottom w:val="none" w:sz="0" w:space="0" w:color="auto"/>
            <w:right w:val="none" w:sz="0" w:space="0" w:color="auto"/>
          </w:divBdr>
        </w:div>
      </w:divsChild>
    </w:div>
    <w:div w:id="1219319138">
      <w:bodyDiv w:val="1"/>
      <w:marLeft w:val="0"/>
      <w:marRight w:val="0"/>
      <w:marTop w:val="0"/>
      <w:marBottom w:val="0"/>
      <w:divBdr>
        <w:top w:val="none" w:sz="0" w:space="0" w:color="auto"/>
        <w:left w:val="none" w:sz="0" w:space="0" w:color="auto"/>
        <w:bottom w:val="none" w:sz="0" w:space="0" w:color="auto"/>
        <w:right w:val="none" w:sz="0" w:space="0" w:color="auto"/>
      </w:divBdr>
      <w:divsChild>
        <w:div w:id="4327862">
          <w:marLeft w:val="480"/>
          <w:marRight w:val="0"/>
          <w:marTop w:val="0"/>
          <w:marBottom w:val="0"/>
          <w:divBdr>
            <w:top w:val="none" w:sz="0" w:space="0" w:color="auto"/>
            <w:left w:val="none" w:sz="0" w:space="0" w:color="auto"/>
            <w:bottom w:val="none" w:sz="0" w:space="0" w:color="auto"/>
            <w:right w:val="none" w:sz="0" w:space="0" w:color="auto"/>
          </w:divBdr>
        </w:div>
        <w:div w:id="80759206">
          <w:marLeft w:val="480"/>
          <w:marRight w:val="0"/>
          <w:marTop w:val="0"/>
          <w:marBottom w:val="0"/>
          <w:divBdr>
            <w:top w:val="none" w:sz="0" w:space="0" w:color="auto"/>
            <w:left w:val="none" w:sz="0" w:space="0" w:color="auto"/>
            <w:bottom w:val="none" w:sz="0" w:space="0" w:color="auto"/>
            <w:right w:val="none" w:sz="0" w:space="0" w:color="auto"/>
          </w:divBdr>
        </w:div>
        <w:div w:id="148519001">
          <w:marLeft w:val="480"/>
          <w:marRight w:val="0"/>
          <w:marTop w:val="0"/>
          <w:marBottom w:val="0"/>
          <w:divBdr>
            <w:top w:val="none" w:sz="0" w:space="0" w:color="auto"/>
            <w:left w:val="none" w:sz="0" w:space="0" w:color="auto"/>
            <w:bottom w:val="none" w:sz="0" w:space="0" w:color="auto"/>
            <w:right w:val="none" w:sz="0" w:space="0" w:color="auto"/>
          </w:divBdr>
        </w:div>
        <w:div w:id="207035534">
          <w:marLeft w:val="480"/>
          <w:marRight w:val="0"/>
          <w:marTop w:val="0"/>
          <w:marBottom w:val="0"/>
          <w:divBdr>
            <w:top w:val="none" w:sz="0" w:space="0" w:color="auto"/>
            <w:left w:val="none" w:sz="0" w:space="0" w:color="auto"/>
            <w:bottom w:val="none" w:sz="0" w:space="0" w:color="auto"/>
            <w:right w:val="none" w:sz="0" w:space="0" w:color="auto"/>
          </w:divBdr>
        </w:div>
        <w:div w:id="212817982">
          <w:marLeft w:val="480"/>
          <w:marRight w:val="0"/>
          <w:marTop w:val="0"/>
          <w:marBottom w:val="0"/>
          <w:divBdr>
            <w:top w:val="none" w:sz="0" w:space="0" w:color="auto"/>
            <w:left w:val="none" w:sz="0" w:space="0" w:color="auto"/>
            <w:bottom w:val="none" w:sz="0" w:space="0" w:color="auto"/>
            <w:right w:val="none" w:sz="0" w:space="0" w:color="auto"/>
          </w:divBdr>
        </w:div>
        <w:div w:id="224222627">
          <w:marLeft w:val="480"/>
          <w:marRight w:val="0"/>
          <w:marTop w:val="0"/>
          <w:marBottom w:val="0"/>
          <w:divBdr>
            <w:top w:val="none" w:sz="0" w:space="0" w:color="auto"/>
            <w:left w:val="none" w:sz="0" w:space="0" w:color="auto"/>
            <w:bottom w:val="none" w:sz="0" w:space="0" w:color="auto"/>
            <w:right w:val="none" w:sz="0" w:space="0" w:color="auto"/>
          </w:divBdr>
        </w:div>
        <w:div w:id="248775790">
          <w:marLeft w:val="480"/>
          <w:marRight w:val="0"/>
          <w:marTop w:val="0"/>
          <w:marBottom w:val="0"/>
          <w:divBdr>
            <w:top w:val="none" w:sz="0" w:space="0" w:color="auto"/>
            <w:left w:val="none" w:sz="0" w:space="0" w:color="auto"/>
            <w:bottom w:val="none" w:sz="0" w:space="0" w:color="auto"/>
            <w:right w:val="none" w:sz="0" w:space="0" w:color="auto"/>
          </w:divBdr>
        </w:div>
        <w:div w:id="282158303">
          <w:marLeft w:val="480"/>
          <w:marRight w:val="0"/>
          <w:marTop w:val="0"/>
          <w:marBottom w:val="0"/>
          <w:divBdr>
            <w:top w:val="none" w:sz="0" w:space="0" w:color="auto"/>
            <w:left w:val="none" w:sz="0" w:space="0" w:color="auto"/>
            <w:bottom w:val="none" w:sz="0" w:space="0" w:color="auto"/>
            <w:right w:val="none" w:sz="0" w:space="0" w:color="auto"/>
          </w:divBdr>
        </w:div>
        <w:div w:id="330984503">
          <w:marLeft w:val="480"/>
          <w:marRight w:val="0"/>
          <w:marTop w:val="0"/>
          <w:marBottom w:val="0"/>
          <w:divBdr>
            <w:top w:val="none" w:sz="0" w:space="0" w:color="auto"/>
            <w:left w:val="none" w:sz="0" w:space="0" w:color="auto"/>
            <w:bottom w:val="none" w:sz="0" w:space="0" w:color="auto"/>
            <w:right w:val="none" w:sz="0" w:space="0" w:color="auto"/>
          </w:divBdr>
        </w:div>
        <w:div w:id="361126364">
          <w:marLeft w:val="480"/>
          <w:marRight w:val="0"/>
          <w:marTop w:val="0"/>
          <w:marBottom w:val="0"/>
          <w:divBdr>
            <w:top w:val="none" w:sz="0" w:space="0" w:color="auto"/>
            <w:left w:val="none" w:sz="0" w:space="0" w:color="auto"/>
            <w:bottom w:val="none" w:sz="0" w:space="0" w:color="auto"/>
            <w:right w:val="none" w:sz="0" w:space="0" w:color="auto"/>
          </w:divBdr>
        </w:div>
        <w:div w:id="403332196">
          <w:marLeft w:val="480"/>
          <w:marRight w:val="0"/>
          <w:marTop w:val="0"/>
          <w:marBottom w:val="0"/>
          <w:divBdr>
            <w:top w:val="none" w:sz="0" w:space="0" w:color="auto"/>
            <w:left w:val="none" w:sz="0" w:space="0" w:color="auto"/>
            <w:bottom w:val="none" w:sz="0" w:space="0" w:color="auto"/>
            <w:right w:val="none" w:sz="0" w:space="0" w:color="auto"/>
          </w:divBdr>
        </w:div>
        <w:div w:id="403914668">
          <w:marLeft w:val="480"/>
          <w:marRight w:val="0"/>
          <w:marTop w:val="0"/>
          <w:marBottom w:val="0"/>
          <w:divBdr>
            <w:top w:val="none" w:sz="0" w:space="0" w:color="auto"/>
            <w:left w:val="none" w:sz="0" w:space="0" w:color="auto"/>
            <w:bottom w:val="none" w:sz="0" w:space="0" w:color="auto"/>
            <w:right w:val="none" w:sz="0" w:space="0" w:color="auto"/>
          </w:divBdr>
        </w:div>
        <w:div w:id="458036072">
          <w:marLeft w:val="480"/>
          <w:marRight w:val="0"/>
          <w:marTop w:val="0"/>
          <w:marBottom w:val="0"/>
          <w:divBdr>
            <w:top w:val="none" w:sz="0" w:space="0" w:color="auto"/>
            <w:left w:val="none" w:sz="0" w:space="0" w:color="auto"/>
            <w:bottom w:val="none" w:sz="0" w:space="0" w:color="auto"/>
            <w:right w:val="none" w:sz="0" w:space="0" w:color="auto"/>
          </w:divBdr>
        </w:div>
        <w:div w:id="462625968">
          <w:marLeft w:val="480"/>
          <w:marRight w:val="0"/>
          <w:marTop w:val="0"/>
          <w:marBottom w:val="0"/>
          <w:divBdr>
            <w:top w:val="none" w:sz="0" w:space="0" w:color="auto"/>
            <w:left w:val="none" w:sz="0" w:space="0" w:color="auto"/>
            <w:bottom w:val="none" w:sz="0" w:space="0" w:color="auto"/>
            <w:right w:val="none" w:sz="0" w:space="0" w:color="auto"/>
          </w:divBdr>
        </w:div>
        <w:div w:id="521211289">
          <w:marLeft w:val="480"/>
          <w:marRight w:val="0"/>
          <w:marTop w:val="0"/>
          <w:marBottom w:val="0"/>
          <w:divBdr>
            <w:top w:val="none" w:sz="0" w:space="0" w:color="auto"/>
            <w:left w:val="none" w:sz="0" w:space="0" w:color="auto"/>
            <w:bottom w:val="none" w:sz="0" w:space="0" w:color="auto"/>
            <w:right w:val="none" w:sz="0" w:space="0" w:color="auto"/>
          </w:divBdr>
        </w:div>
        <w:div w:id="544223846">
          <w:marLeft w:val="480"/>
          <w:marRight w:val="0"/>
          <w:marTop w:val="0"/>
          <w:marBottom w:val="0"/>
          <w:divBdr>
            <w:top w:val="none" w:sz="0" w:space="0" w:color="auto"/>
            <w:left w:val="none" w:sz="0" w:space="0" w:color="auto"/>
            <w:bottom w:val="none" w:sz="0" w:space="0" w:color="auto"/>
            <w:right w:val="none" w:sz="0" w:space="0" w:color="auto"/>
          </w:divBdr>
        </w:div>
        <w:div w:id="549264079">
          <w:marLeft w:val="480"/>
          <w:marRight w:val="0"/>
          <w:marTop w:val="0"/>
          <w:marBottom w:val="0"/>
          <w:divBdr>
            <w:top w:val="none" w:sz="0" w:space="0" w:color="auto"/>
            <w:left w:val="none" w:sz="0" w:space="0" w:color="auto"/>
            <w:bottom w:val="none" w:sz="0" w:space="0" w:color="auto"/>
            <w:right w:val="none" w:sz="0" w:space="0" w:color="auto"/>
          </w:divBdr>
        </w:div>
        <w:div w:id="577784070">
          <w:marLeft w:val="480"/>
          <w:marRight w:val="0"/>
          <w:marTop w:val="0"/>
          <w:marBottom w:val="0"/>
          <w:divBdr>
            <w:top w:val="none" w:sz="0" w:space="0" w:color="auto"/>
            <w:left w:val="none" w:sz="0" w:space="0" w:color="auto"/>
            <w:bottom w:val="none" w:sz="0" w:space="0" w:color="auto"/>
            <w:right w:val="none" w:sz="0" w:space="0" w:color="auto"/>
          </w:divBdr>
        </w:div>
        <w:div w:id="587466604">
          <w:marLeft w:val="480"/>
          <w:marRight w:val="0"/>
          <w:marTop w:val="0"/>
          <w:marBottom w:val="0"/>
          <w:divBdr>
            <w:top w:val="none" w:sz="0" w:space="0" w:color="auto"/>
            <w:left w:val="none" w:sz="0" w:space="0" w:color="auto"/>
            <w:bottom w:val="none" w:sz="0" w:space="0" w:color="auto"/>
            <w:right w:val="none" w:sz="0" w:space="0" w:color="auto"/>
          </w:divBdr>
        </w:div>
        <w:div w:id="614604625">
          <w:marLeft w:val="480"/>
          <w:marRight w:val="0"/>
          <w:marTop w:val="0"/>
          <w:marBottom w:val="0"/>
          <w:divBdr>
            <w:top w:val="none" w:sz="0" w:space="0" w:color="auto"/>
            <w:left w:val="none" w:sz="0" w:space="0" w:color="auto"/>
            <w:bottom w:val="none" w:sz="0" w:space="0" w:color="auto"/>
            <w:right w:val="none" w:sz="0" w:space="0" w:color="auto"/>
          </w:divBdr>
        </w:div>
        <w:div w:id="614946738">
          <w:marLeft w:val="480"/>
          <w:marRight w:val="0"/>
          <w:marTop w:val="0"/>
          <w:marBottom w:val="0"/>
          <w:divBdr>
            <w:top w:val="none" w:sz="0" w:space="0" w:color="auto"/>
            <w:left w:val="none" w:sz="0" w:space="0" w:color="auto"/>
            <w:bottom w:val="none" w:sz="0" w:space="0" w:color="auto"/>
            <w:right w:val="none" w:sz="0" w:space="0" w:color="auto"/>
          </w:divBdr>
        </w:div>
        <w:div w:id="687368825">
          <w:marLeft w:val="480"/>
          <w:marRight w:val="0"/>
          <w:marTop w:val="0"/>
          <w:marBottom w:val="0"/>
          <w:divBdr>
            <w:top w:val="none" w:sz="0" w:space="0" w:color="auto"/>
            <w:left w:val="none" w:sz="0" w:space="0" w:color="auto"/>
            <w:bottom w:val="none" w:sz="0" w:space="0" w:color="auto"/>
            <w:right w:val="none" w:sz="0" w:space="0" w:color="auto"/>
          </w:divBdr>
        </w:div>
        <w:div w:id="837842541">
          <w:marLeft w:val="480"/>
          <w:marRight w:val="0"/>
          <w:marTop w:val="0"/>
          <w:marBottom w:val="0"/>
          <w:divBdr>
            <w:top w:val="none" w:sz="0" w:space="0" w:color="auto"/>
            <w:left w:val="none" w:sz="0" w:space="0" w:color="auto"/>
            <w:bottom w:val="none" w:sz="0" w:space="0" w:color="auto"/>
            <w:right w:val="none" w:sz="0" w:space="0" w:color="auto"/>
          </w:divBdr>
        </w:div>
        <w:div w:id="922569204">
          <w:marLeft w:val="480"/>
          <w:marRight w:val="0"/>
          <w:marTop w:val="0"/>
          <w:marBottom w:val="0"/>
          <w:divBdr>
            <w:top w:val="none" w:sz="0" w:space="0" w:color="auto"/>
            <w:left w:val="none" w:sz="0" w:space="0" w:color="auto"/>
            <w:bottom w:val="none" w:sz="0" w:space="0" w:color="auto"/>
            <w:right w:val="none" w:sz="0" w:space="0" w:color="auto"/>
          </w:divBdr>
        </w:div>
        <w:div w:id="942690363">
          <w:marLeft w:val="480"/>
          <w:marRight w:val="0"/>
          <w:marTop w:val="0"/>
          <w:marBottom w:val="0"/>
          <w:divBdr>
            <w:top w:val="none" w:sz="0" w:space="0" w:color="auto"/>
            <w:left w:val="none" w:sz="0" w:space="0" w:color="auto"/>
            <w:bottom w:val="none" w:sz="0" w:space="0" w:color="auto"/>
            <w:right w:val="none" w:sz="0" w:space="0" w:color="auto"/>
          </w:divBdr>
        </w:div>
        <w:div w:id="983967823">
          <w:marLeft w:val="480"/>
          <w:marRight w:val="0"/>
          <w:marTop w:val="0"/>
          <w:marBottom w:val="0"/>
          <w:divBdr>
            <w:top w:val="none" w:sz="0" w:space="0" w:color="auto"/>
            <w:left w:val="none" w:sz="0" w:space="0" w:color="auto"/>
            <w:bottom w:val="none" w:sz="0" w:space="0" w:color="auto"/>
            <w:right w:val="none" w:sz="0" w:space="0" w:color="auto"/>
          </w:divBdr>
        </w:div>
        <w:div w:id="1047684729">
          <w:marLeft w:val="480"/>
          <w:marRight w:val="0"/>
          <w:marTop w:val="0"/>
          <w:marBottom w:val="0"/>
          <w:divBdr>
            <w:top w:val="none" w:sz="0" w:space="0" w:color="auto"/>
            <w:left w:val="none" w:sz="0" w:space="0" w:color="auto"/>
            <w:bottom w:val="none" w:sz="0" w:space="0" w:color="auto"/>
            <w:right w:val="none" w:sz="0" w:space="0" w:color="auto"/>
          </w:divBdr>
        </w:div>
        <w:div w:id="1048993009">
          <w:marLeft w:val="480"/>
          <w:marRight w:val="0"/>
          <w:marTop w:val="0"/>
          <w:marBottom w:val="0"/>
          <w:divBdr>
            <w:top w:val="none" w:sz="0" w:space="0" w:color="auto"/>
            <w:left w:val="none" w:sz="0" w:space="0" w:color="auto"/>
            <w:bottom w:val="none" w:sz="0" w:space="0" w:color="auto"/>
            <w:right w:val="none" w:sz="0" w:space="0" w:color="auto"/>
          </w:divBdr>
        </w:div>
        <w:div w:id="1067417241">
          <w:marLeft w:val="480"/>
          <w:marRight w:val="0"/>
          <w:marTop w:val="0"/>
          <w:marBottom w:val="0"/>
          <w:divBdr>
            <w:top w:val="none" w:sz="0" w:space="0" w:color="auto"/>
            <w:left w:val="none" w:sz="0" w:space="0" w:color="auto"/>
            <w:bottom w:val="none" w:sz="0" w:space="0" w:color="auto"/>
            <w:right w:val="none" w:sz="0" w:space="0" w:color="auto"/>
          </w:divBdr>
        </w:div>
        <w:div w:id="1082069644">
          <w:marLeft w:val="480"/>
          <w:marRight w:val="0"/>
          <w:marTop w:val="0"/>
          <w:marBottom w:val="0"/>
          <w:divBdr>
            <w:top w:val="none" w:sz="0" w:space="0" w:color="auto"/>
            <w:left w:val="none" w:sz="0" w:space="0" w:color="auto"/>
            <w:bottom w:val="none" w:sz="0" w:space="0" w:color="auto"/>
            <w:right w:val="none" w:sz="0" w:space="0" w:color="auto"/>
          </w:divBdr>
        </w:div>
        <w:div w:id="1225264131">
          <w:marLeft w:val="480"/>
          <w:marRight w:val="0"/>
          <w:marTop w:val="0"/>
          <w:marBottom w:val="0"/>
          <w:divBdr>
            <w:top w:val="none" w:sz="0" w:space="0" w:color="auto"/>
            <w:left w:val="none" w:sz="0" w:space="0" w:color="auto"/>
            <w:bottom w:val="none" w:sz="0" w:space="0" w:color="auto"/>
            <w:right w:val="none" w:sz="0" w:space="0" w:color="auto"/>
          </w:divBdr>
        </w:div>
        <w:div w:id="1290669500">
          <w:marLeft w:val="480"/>
          <w:marRight w:val="0"/>
          <w:marTop w:val="0"/>
          <w:marBottom w:val="0"/>
          <w:divBdr>
            <w:top w:val="none" w:sz="0" w:space="0" w:color="auto"/>
            <w:left w:val="none" w:sz="0" w:space="0" w:color="auto"/>
            <w:bottom w:val="none" w:sz="0" w:space="0" w:color="auto"/>
            <w:right w:val="none" w:sz="0" w:space="0" w:color="auto"/>
          </w:divBdr>
        </w:div>
        <w:div w:id="1337729732">
          <w:marLeft w:val="480"/>
          <w:marRight w:val="0"/>
          <w:marTop w:val="0"/>
          <w:marBottom w:val="0"/>
          <w:divBdr>
            <w:top w:val="none" w:sz="0" w:space="0" w:color="auto"/>
            <w:left w:val="none" w:sz="0" w:space="0" w:color="auto"/>
            <w:bottom w:val="none" w:sz="0" w:space="0" w:color="auto"/>
            <w:right w:val="none" w:sz="0" w:space="0" w:color="auto"/>
          </w:divBdr>
        </w:div>
        <w:div w:id="1370453571">
          <w:marLeft w:val="480"/>
          <w:marRight w:val="0"/>
          <w:marTop w:val="0"/>
          <w:marBottom w:val="0"/>
          <w:divBdr>
            <w:top w:val="none" w:sz="0" w:space="0" w:color="auto"/>
            <w:left w:val="none" w:sz="0" w:space="0" w:color="auto"/>
            <w:bottom w:val="none" w:sz="0" w:space="0" w:color="auto"/>
            <w:right w:val="none" w:sz="0" w:space="0" w:color="auto"/>
          </w:divBdr>
        </w:div>
        <w:div w:id="1403790259">
          <w:marLeft w:val="480"/>
          <w:marRight w:val="0"/>
          <w:marTop w:val="0"/>
          <w:marBottom w:val="0"/>
          <w:divBdr>
            <w:top w:val="none" w:sz="0" w:space="0" w:color="auto"/>
            <w:left w:val="none" w:sz="0" w:space="0" w:color="auto"/>
            <w:bottom w:val="none" w:sz="0" w:space="0" w:color="auto"/>
            <w:right w:val="none" w:sz="0" w:space="0" w:color="auto"/>
          </w:divBdr>
        </w:div>
        <w:div w:id="1425303336">
          <w:marLeft w:val="480"/>
          <w:marRight w:val="0"/>
          <w:marTop w:val="0"/>
          <w:marBottom w:val="0"/>
          <w:divBdr>
            <w:top w:val="none" w:sz="0" w:space="0" w:color="auto"/>
            <w:left w:val="none" w:sz="0" w:space="0" w:color="auto"/>
            <w:bottom w:val="none" w:sz="0" w:space="0" w:color="auto"/>
            <w:right w:val="none" w:sz="0" w:space="0" w:color="auto"/>
          </w:divBdr>
        </w:div>
        <w:div w:id="1480152032">
          <w:marLeft w:val="480"/>
          <w:marRight w:val="0"/>
          <w:marTop w:val="0"/>
          <w:marBottom w:val="0"/>
          <w:divBdr>
            <w:top w:val="none" w:sz="0" w:space="0" w:color="auto"/>
            <w:left w:val="none" w:sz="0" w:space="0" w:color="auto"/>
            <w:bottom w:val="none" w:sz="0" w:space="0" w:color="auto"/>
            <w:right w:val="none" w:sz="0" w:space="0" w:color="auto"/>
          </w:divBdr>
        </w:div>
        <w:div w:id="1487087895">
          <w:marLeft w:val="480"/>
          <w:marRight w:val="0"/>
          <w:marTop w:val="0"/>
          <w:marBottom w:val="0"/>
          <w:divBdr>
            <w:top w:val="none" w:sz="0" w:space="0" w:color="auto"/>
            <w:left w:val="none" w:sz="0" w:space="0" w:color="auto"/>
            <w:bottom w:val="none" w:sz="0" w:space="0" w:color="auto"/>
            <w:right w:val="none" w:sz="0" w:space="0" w:color="auto"/>
          </w:divBdr>
        </w:div>
        <w:div w:id="1516266751">
          <w:marLeft w:val="480"/>
          <w:marRight w:val="0"/>
          <w:marTop w:val="0"/>
          <w:marBottom w:val="0"/>
          <w:divBdr>
            <w:top w:val="none" w:sz="0" w:space="0" w:color="auto"/>
            <w:left w:val="none" w:sz="0" w:space="0" w:color="auto"/>
            <w:bottom w:val="none" w:sz="0" w:space="0" w:color="auto"/>
            <w:right w:val="none" w:sz="0" w:space="0" w:color="auto"/>
          </w:divBdr>
        </w:div>
        <w:div w:id="1546218796">
          <w:marLeft w:val="480"/>
          <w:marRight w:val="0"/>
          <w:marTop w:val="0"/>
          <w:marBottom w:val="0"/>
          <w:divBdr>
            <w:top w:val="none" w:sz="0" w:space="0" w:color="auto"/>
            <w:left w:val="none" w:sz="0" w:space="0" w:color="auto"/>
            <w:bottom w:val="none" w:sz="0" w:space="0" w:color="auto"/>
            <w:right w:val="none" w:sz="0" w:space="0" w:color="auto"/>
          </w:divBdr>
        </w:div>
        <w:div w:id="1574268375">
          <w:marLeft w:val="480"/>
          <w:marRight w:val="0"/>
          <w:marTop w:val="0"/>
          <w:marBottom w:val="0"/>
          <w:divBdr>
            <w:top w:val="none" w:sz="0" w:space="0" w:color="auto"/>
            <w:left w:val="none" w:sz="0" w:space="0" w:color="auto"/>
            <w:bottom w:val="none" w:sz="0" w:space="0" w:color="auto"/>
            <w:right w:val="none" w:sz="0" w:space="0" w:color="auto"/>
          </w:divBdr>
        </w:div>
        <w:div w:id="1578831442">
          <w:marLeft w:val="480"/>
          <w:marRight w:val="0"/>
          <w:marTop w:val="0"/>
          <w:marBottom w:val="0"/>
          <w:divBdr>
            <w:top w:val="none" w:sz="0" w:space="0" w:color="auto"/>
            <w:left w:val="none" w:sz="0" w:space="0" w:color="auto"/>
            <w:bottom w:val="none" w:sz="0" w:space="0" w:color="auto"/>
            <w:right w:val="none" w:sz="0" w:space="0" w:color="auto"/>
          </w:divBdr>
        </w:div>
        <w:div w:id="1596017872">
          <w:marLeft w:val="480"/>
          <w:marRight w:val="0"/>
          <w:marTop w:val="0"/>
          <w:marBottom w:val="0"/>
          <w:divBdr>
            <w:top w:val="none" w:sz="0" w:space="0" w:color="auto"/>
            <w:left w:val="none" w:sz="0" w:space="0" w:color="auto"/>
            <w:bottom w:val="none" w:sz="0" w:space="0" w:color="auto"/>
            <w:right w:val="none" w:sz="0" w:space="0" w:color="auto"/>
          </w:divBdr>
        </w:div>
        <w:div w:id="1599413397">
          <w:marLeft w:val="480"/>
          <w:marRight w:val="0"/>
          <w:marTop w:val="0"/>
          <w:marBottom w:val="0"/>
          <w:divBdr>
            <w:top w:val="none" w:sz="0" w:space="0" w:color="auto"/>
            <w:left w:val="none" w:sz="0" w:space="0" w:color="auto"/>
            <w:bottom w:val="none" w:sz="0" w:space="0" w:color="auto"/>
            <w:right w:val="none" w:sz="0" w:space="0" w:color="auto"/>
          </w:divBdr>
        </w:div>
        <w:div w:id="1663043108">
          <w:marLeft w:val="480"/>
          <w:marRight w:val="0"/>
          <w:marTop w:val="0"/>
          <w:marBottom w:val="0"/>
          <w:divBdr>
            <w:top w:val="none" w:sz="0" w:space="0" w:color="auto"/>
            <w:left w:val="none" w:sz="0" w:space="0" w:color="auto"/>
            <w:bottom w:val="none" w:sz="0" w:space="0" w:color="auto"/>
            <w:right w:val="none" w:sz="0" w:space="0" w:color="auto"/>
          </w:divBdr>
        </w:div>
        <w:div w:id="1667661436">
          <w:marLeft w:val="480"/>
          <w:marRight w:val="0"/>
          <w:marTop w:val="0"/>
          <w:marBottom w:val="0"/>
          <w:divBdr>
            <w:top w:val="none" w:sz="0" w:space="0" w:color="auto"/>
            <w:left w:val="none" w:sz="0" w:space="0" w:color="auto"/>
            <w:bottom w:val="none" w:sz="0" w:space="0" w:color="auto"/>
            <w:right w:val="none" w:sz="0" w:space="0" w:color="auto"/>
          </w:divBdr>
        </w:div>
        <w:div w:id="1697656131">
          <w:marLeft w:val="480"/>
          <w:marRight w:val="0"/>
          <w:marTop w:val="0"/>
          <w:marBottom w:val="0"/>
          <w:divBdr>
            <w:top w:val="none" w:sz="0" w:space="0" w:color="auto"/>
            <w:left w:val="none" w:sz="0" w:space="0" w:color="auto"/>
            <w:bottom w:val="none" w:sz="0" w:space="0" w:color="auto"/>
            <w:right w:val="none" w:sz="0" w:space="0" w:color="auto"/>
          </w:divBdr>
        </w:div>
        <w:div w:id="1758089799">
          <w:marLeft w:val="480"/>
          <w:marRight w:val="0"/>
          <w:marTop w:val="0"/>
          <w:marBottom w:val="0"/>
          <w:divBdr>
            <w:top w:val="none" w:sz="0" w:space="0" w:color="auto"/>
            <w:left w:val="none" w:sz="0" w:space="0" w:color="auto"/>
            <w:bottom w:val="none" w:sz="0" w:space="0" w:color="auto"/>
            <w:right w:val="none" w:sz="0" w:space="0" w:color="auto"/>
          </w:divBdr>
        </w:div>
        <w:div w:id="1782409410">
          <w:marLeft w:val="480"/>
          <w:marRight w:val="0"/>
          <w:marTop w:val="0"/>
          <w:marBottom w:val="0"/>
          <w:divBdr>
            <w:top w:val="none" w:sz="0" w:space="0" w:color="auto"/>
            <w:left w:val="none" w:sz="0" w:space="0" w:color="auto"/>
            <w:bottom w:val="none" w:sz="0" w:space="0" w:color="auto"/>
            <w:right w:val="none" w:sz="0" w:space="0" w:color="auto"/>
          </w:divBdr>
        </w:div>
        <w:div w:id="1798406015">
          <w:marLeft w:val="480"/>
          <w:marRight w:val="0"/>
          <w:marTop w:val="0"/>
          <w:marBottom w:val="0"/>
          <w:divBdr>
            <w:top w:val="none" w:sz="0" w:space="0" w:color="auto"/>
            <w:left w:val="none" w:sz="0" w:space="0" w:color="auto"/>
            <w:bottom w:val="none" w:sz="0" w:space="0" w:color="auto"/>
            <w:right w:val="none" w:sz="0" w:space="0" w:color="auto"/>
          </w:divBdr>
        </w:div>
        <w:div w:id="1800882046">
          <w:marLeft w:val="480"/>
          <w:marRight w:val="0"/>
          <w:marTop w:val="0"/>
          <w:marBottom w:val="0"/>
          <w:divBdr>
            <w:top w:val="none" w:sz="0" w:space="0" w:color="auto"/>
            <w:left w:val="none" w:sz="0" w:space="0" w:color="auto"/>
            <w:bottom w:val="none" w:sz="0" w:space="0" w:color="auto"/>
            <w:right w:val="none" w:sz="0" w:space="0" w:color="auto"/>
          </w:divBdr>
        </w:div>
        <w:div w:id="1830243886">
          <w:marLeft w:val="480"/>
          <w:marRight w:val="0"/>
          <w:marTop w:val="0"/>
          <w:marBottom w:val="0"/>
          <w:divBdr>
            <w:top w:val="none" w:sz="0" w:space="0" w:color="auto"/>
            <w:left w:val="none" w:sz="0" w:space="0" w:color="auto"/>
            <w:bottom w:val="none" w:sz="0" w:space="0" w:color="auto"/>
            <w:right w:val="none" w:sz="0" w:space="0" w:color="auto"/>
          </w:divBdr>
        </w:div>
        <w:div w:id="1851674615">
          <w:marLeft w:val="480"/>
          <w:marRight w:val="0"/>
          <w:marTop w:val="0"/>
          <w:marBottom w:val="0"/>
          <w:divBdr>
            <w:top w:val="none" w:sz="0" w:space="0" w:color="auto"/>
            <w:left w:val="none" w:sz="0" w:space="0" w:color="auto"/>
            <w:bottom w:val="none" w:sz="0" w:space="0" w:color="auto"/>
            <w:right w:val="none" w:sz="0" w:space="0" w:color="auto"/>
          </w:divBdr>
        </w:div>
        <w:div w:id="1871645068">
          <w:marLeft w:val="480"/>
          <w:marRight w:val="0"/>
          <w:marTop w:val="0"/>
          <w:marBottom w:val="0"/>
          <w:divBdr>
            <w:top w:val="none" w:sz="0" w:space="0" w:color="auto"/>
            <w:left w:val="none" w:sz="0" w:space="0" w:color="auto"/>
            <w:bottom w:val="none" w:sz="0" w:space="0" w:color="auto"/>
            <w:right w:val="none" w:sz="0" w:space="0" w:color="auto"/>
          </w:divBdr>
        </w:div>
        <w:div w:id="1871912037">
          <w:marLeft w:val="480"/>
          <w:marRight w:val="0"/>
          <w:marTop w:val="0"/>
          <w:marBottom w:val="0"/>
          <w:divBdr>
            <w:top w:val="none" w:sz="0" w:space="0" w:color="auto"/>
            <w:left w:val="none" w:sz="0" w:space="0" w:color="auto"/>
            <w:bottom w:val="none" w:sz="0" w:space="0" w:color="auto"/>
            <w:right w:val="none" w:sz="0" w:space="0" w:color="auto"/>
          </w:divBdr>
        </w:div>
        <w:div w:id="1882665865">
          <w:marLeft w:val="480"/>
          <w:marRight w:val="0"/>
          <w:marTop w:val="0"/>
          <w:marBottom w:val="0"/>
          <w:divBdr>
            <w:top w:val="none" w:sz="0" w:space="0" w:color="auto"/>
            <w:left w:val="none" w:sz="0" w:space="0" w:color="auto"/>
            <w:bottom w:val="none" w:sz="0" w:space="0" w:color="auto"/>
            <w:right w:val="none" w:sz="0" w:space="0" w:color="auto"/>
          </w:divBdr>
        </w:div>
        <w:div w:id="1935362419">
          <w:marLeft w:val="480"/>
          <w:marRight w:val="0"/>
          <w:marTop w:val="0"/>
          <w:marBottom w:val="0"/>
          <w:divBdr>
            <w:top w:val="none" w:sz="0" w:space="0" w:color="auto"/>
            <w:left w:val="none" w:sz="0" w:space="0" w:color="auto"/>
            <w:bottom w:val="none" w:sz="0" w:space="0" w:color="auto"/>
            <w:right w:val="none" w:sz="0" w:space="0" w:color="auto"/>
          </w:divBdr>
        </w:div>
        <w:div w:id="1950506398">
          <w:marLeft w:val="480"/>
          <w:marRight w:val="0"/>
          <w:marTop w:val="0"/>
          <w:marBottom w:val="0"/>
          <w:divBdr>
            <w:top w:val="none" w:sz="0" w:space="0" w:color="auto"/>
            <w:left w:val="none" w:sz="0" w:space="0" w:color="auto"/>
            <w:bottom w:val="none" w:sz="0" w:space="0" w:color="auto"/>
            <w:right w:val="none" w:sz="0" w:space="0" w:color="auto"/>
          </w:divBdr>
        </w:div>
        <w:div w:id="1979677213">
          <w:marLeft w:val="480"/>
          <w:marRight w:val="0"/>
          <w:marTop w:val="0"/>
          <w:marBottom w:val="0"/>
          <w:divBdr>
            <w:top w:val="none" w:sz="0" w:space="0" w:color="auto"/>
            <w:left w:val="none" w:sz="0" w:space="0" w:color="auto"/>
            <w:bottom w:val="none" w:sz="0" w:space="0" w:color="auto"/>
            <w:right w:val="none" w:sz="0" w:space="0" w:color="auto"/>
          </w:divBdr>
        </w:div>
        <w:div w:id="2006783825">
          <w:marLeft w:val="480"/>
          <w:marRight w:val="0"/>
          <w:marTop w:val="0"/>
          <w:marBottom w:val="0"/>
          <w:divBdr>
            <w:top w:val="none" w:sz="0" w:space="0" w:color="auto"/>
            <w:left w:val="none" w:sz="0" w:space="0" w:color="auto"/>
            <w:bottom w:val="none" w:sz="0" w:space="0" w:color="auto"/>
            <w:right w:val="none" w:sz="0" w:space="0" w:color="auto"/>
          </w:divBdr>
        </w:div>
        <w:div w:id="2058308739">
          <w:marLeft w:val="480"/>
          <w:marRight w:val="0"/>
          <w:marTop w:val="0"/>
          <w:marBottom w:val="0"/>
          <w:divBdr>
            <w:top w:val="none" w:sz="0" w:space="0" w:color="auto"/>
            <w:left w:val="none" w:sz="0" w:space="0" w:color="auto"/>
            <w:bottom w:val="none" w:sz="0" w:space="0" w:color="auto"/>
            <w:right w:val="none" w:sz="0" w:space="0" w:color="auto"/>
          </w:divBdr>
        </w:div>
        <w:div w:id="2082829260">
          <w:marLeft w:val="480"/>
          <w:marRight w:val="0"/>
          <w:marTop w:val="0"/>
          <w:marBottom w:val="0"/>
          <w:divBdr>
            <w:top w:val="none" w:sz="0" w:space="0" w:color="auto"/>
            <w:left w:val="none" w:sz="0" w:space="0" w:color="auto"/>
            <w:bottom w:val="none" w:sz="0" w:space="0" w:color="auto"/>
            <w:right w:val="none" w:sz="0" w:space="0" w:color="auto"/>
          </w:divBdr>
        </w:div>
        <w:div w:id="2103719053">
          <w:marLeft w:val="480"/>
          <w:marRight w:val="0"/>
          <w:marTop w:val="0"/>
          <w:marBottom w:val="0"/>
          <w:divBdr>
            <w:top w:val="none" w:sz="0" w:space="0" w:color="auto"/>
            <w:left w:val="none" w:sz="0" w:space="0" w:color="auto"/>
            <w:bottom w:val="none" w:sz="0" w:space="0" w:color="auto"/>
            <w:right w:val="none" w:sz="0" w:space="0" w:color="auto"/>
          </w:divBdr>
        </w:div>
        <w:div w:id="2128504036">
          <w:marLeft w:val="480"/>
          <w:marRight w:val="0"/>
          <w:marTop w:val="0"/>
          <w:marBottom w:val="0"/>
          <w:divBdr>
            <w:top w:val="none" w:sz="0" w:space="0" w:color="auto"/>
            <w:left w:val="none" w:sz="0" w:space="0" w:color="auto"/>
            <w:bottom w:val="none" w:sz="0" w:space="0" w:color="auto"/>
            <w:right w:val="none" w:sz="0" w:space="0" w:color="auto"/>
          </w:divBdr>
        </w:div>
      </w:divsChild>
    </w:div>
    <w:div w:id="1223173207">
      <w:bodyDiv w:val="1"/>
      <w:marLeft w:val="0"/>
      <w:marRight w:val="0"/>
      <w:marTop w:val="0"/>
      <w:marBottom w:val="0"/>
      <w:divBdr>
        <w:top w:val="none" w:sz="0" w:space="0" w:color="auto"/>
        <w:left w:val="none" w:sz="0" w:space="0" w:color="auto"/>
        <w:bottom w:val="none" w:sz="0" w:space="0" w:color="auto"/>
        <w:right w:val="none" w:sz="0" w:space="0" w:color="auto"/>
      </w:divBdr>
      <w:divsChild>
        <w:div w:id="600382304">
          <w:marLeft w:val="480"/>
          <w:marRight w:val="0"/>
          <w:marTop w:val="0"/>
          <w:marBottom w:val="0"/>
          <w:divBdr>
            <w:top w:val="none" w:sz="0" w:space="0" w:color="auto"/>
            <w:left w:val="none" w:sz="0" w:space="0" w:color="auto"/>
            <w:bottom w:val="none" w:sz="0" w:space="0" w:color="auto"/>
            <w:right w:val="none" w:sz="0" w:space="0" w:color="auto"/>
          </w:divBdr>
        </w:div>
        <w:div w:id="898708445">
          <w:marLeft w:val="480"/>
          <w:marRight w:val="0"/>
          <w:marTop w:val="0"/>
          <w:marBottom w:val="0"/>
          <w:divBdr>
            <w:top w:val="none" w:sz="0" w:space="0" w:color="auto"/>
            <w:left w:val="none" w:sz="0" w:space="0" w:color="auto"/>
            <w:bottom w:val="none" w:sz="0" w:space="0" w:color="auto"/>
            <w:right w:val="none" w:sz="0" w:space="0" w:color="auto"/>
          </w:divBdr>
        </w:div>
        <w:div w:id="760177532">
          <w:marLeft w:val="480"/>
          <w:marRight w:val="0"/>
          <w:marTop w:val="0"/>
          <w:marBottom w:val="0"/>
          <w:divBdr>
            <w:top w:val="none" w:sz="0" w:space="0" w:color="auto"/>
            <w:left w:val="none" w:sz="0" w:space="0" w:color="auto"/>
            <w:bottom w:val="none" w:sz="0" w:space="0" w:color="auto"/>
            <w:right w:val="none" w:sz="0" w:space="0" w:color="auto"/>
          </w:divBdr>
        </w:div>
        <w:div w:id="863908097">
          <w:marLeft w:val="480"/>
          <w:marRight w:val="0"/>
          <w:marTop w:val="0"/>
          <w:marBottom w:val="0"/>
          <w:divBdr>
            <w:top w:val="none" w:sz="0" w:space="0" w:color="auto"/>
            <w:left w:val="none" w:sz="0" w:space="0" w:color="auto"/>
            <w:bottom w:val="none" w:sz="0" w:space="0" w:color="auto"/>
            <w:right w:val="none" w:sz="0" w:space="0" w:color="auto"/>
          </w:divBdr>
        </w:div>
        <w:div w:id="400828554">
          <w:marLeft w:val="480"/>
          <w:marRight w:val="0"/>
          <w:marTop w:val="0"/>
          <w:marBottom w:val="0"/>
          <w:divBdr>
            <w:top w:val="none" w:sz="0" w:space="0" w:color="auto"/>
            <w:left w:val="none" w:sz="0" w:space="0" w:color="auto"/>
            <w:bottom w:val="none" w:sz="0" w:space="0" w:color="auto"/>
            <w:right w:val="none" w:sz="0" w:space="0" w:color="auto"/>
          </w:divBdr>
        </w:div>
        <w:div w:id="1364289312">
          <w:marLeft w:val="480"/>
          <w:marRight w:val="0"/>
          <w:marTop w:val="0"/>
          <w:marBottom w:val="0"/>
          <w:divBdr>
            <w:top w:val="none" w:sz="0" w:space="0" w:color="auto"/>
            <w:left w:val="none" w:sz="0" w:space="0" w:color="auto"/>
            <w:bottom w:val="none" w:sz="0" w:space="0" w:color="auto"/>
            <w:right w:val="none" w:sz="0" w:space="0" w:color="auto"/>
          </w:divBdr>
        </w:div>
        <w:div w:id="1367291998">
          <w:marLeft w:val="480"/>
          <w:marRight w:val="0"/>
          <w:marTop w:val="0"/>
          <w:marBottom w:val="0"/>
          <w:divBdr>
            <w:top w:val="none" w:sz="0" w:space="0" w:color="auto"/>
            <w:left w:val="none" w:sz="0" w:space="0" w:color="auto"/>
            <w:bottom w:val="none" w:sz="0" w:space="0" w:color="auto"/>
            <w:right w:val="none" w:sz="0" w:space="0" w:color="auto"/>
          </w:divBdr>
        </w:div>
        <w:div w:id="2109308204">
          <w:marLeft w:val="480"/>
          <w:marRight w:val="0"/>
          <w:marTop w:val="0"/>
          <w:marBottom w:val="0"/>
          <w:divBdr>
            <w:top w:val="none" w:sz="0" w:space="0" w:color="auto"/>
            <w:left w:val="none" w:sz="0" w:space="0" w:color="auto"/>
            <w:bottom w:val="none" w:sz="0" w:space="0" w:color="auto"/>
            <w:right w:val="none" w:sz="0" w:space="0" w:color="auto"/>
          </w:divBdr>
        </w:div>
        <w:div w:id="1089082879">
          <w:marLeft w:val="480"/>
          <w:marRight w:val="0"/>
          <w:marTop w:val="0"/>
          <w:marBottom w:val="0"/>
          <w:divBdr>
            <w:top w:val="none" w:sz="0" w:space="0" w:color="auto"/>
            <w:left w:val="none" w:sz="0" w:space="0" w:color="auto"/>
            <w:bottom w:val="none" w:sz="0" w:space="0" w:color="auto"/>
            <w:right w:val="none" w:sz="0" w:space="0" w:color="auto"/>
          </w:divBdr>
        </w:div>
        <w:div w:id="1669600234">
          <w:marLeft w:val="480"/>
          <w:marRight w:val="0"/>
          <w:marTop w:val="0"/>
          <w:marBottom w:val="0"/>
          <w:divBdr>
            <w:top w:val="none" w:sz="0" w:space="0" w:color="auto"/>
            <w:left w:val="none" w:sz="0" w:space="0" w:color="auto"/>
            <w:bottom w:val="none" w:sz="0" w:space="0" w:color="auto"/>
            <w:right w:val="none" w:sz="0" w:space="0" w:color="auto"/>
          </w:divBdr>
        </w:div>
        <w:div w:id="254284452">
          <w:marLeft w:val="480"/>
          <w:marRight w:val="0"/>
          <w:marTop w:val="0"/>
          <w:marBottom w:val="0"/>
          <w:divBdr>
            <w:top w:val="none" w:sz="0" w:space="0" w:color="auto"/>
            <w:left w:val="none" w:sz="0" w:space="0" w:color="auto"/>
            <w:bottom w:val="none" w:sz="0" w:space="0" w:color="auto"/>
            <w:right w:val="none" w:sz="0" w:space="0" w:color="auto"/>
          </w:divBdr>
        </w:div>
        <w:div w:id="618412422">
          <w:marLeft w:val="480"/>
          <w:marRight w:val="0"/>
          <w:marTop w:val="0"/>
          <w:marBottom w:val="0"/>
          <w:divBdr>
            <w:top w:val="none" w:sz="0" w:space="0" w:color="auto"/>
            <w:left w:val="none" w:sz="0" w:space="0" w:color="auto"/>
            <w:bottom w:val="none" w:sz="0" w:space="0" w:color="auto"/>
            <w:right w:val="none" w:sz="0" w:space="0" w:color="auto"/>
          </w:divBdr>
        </w:div>
        <w:div w:id="1474714417">
          <w:marLeft w:val="480"/>
          <w:marRight w:val="0"/>
          <w:marTop w:val="0"/>
          <w:marBottom w:val="0"/>
          <w:divBdr>
            <w:top w:val="none" w:sz="0" w:space="0" w:color="auto"/>
            <w:left w:val="none" w:sz="0" w:space="0" w:color="auto"/>
            <w:bottom w:val="none" w:sz="0" w:space="0" w:color="auto"/>
            <w:right w:val="none" w:sz="0" w:space="0" w:color="auto"/>
          </w:divBdr>
        </w:div>
        <w:div w:id="2070104024">
          <w:marLeft w:val="480"/>
          <w:marRight w:val="0"/>
          <w:marTop w:val="0"/>
          <w:marBottom w:val="0"/>
          <w:divBdr>
            <w:top w:val="none" w:sz="0" w:space="0" w:color="auto"/>
            <w:left w:val="none" w:sz="0" w:space="0" w:color="auto"/>
            <w:bottom w:val="none" w:sz="0" w:space="0" w:color="auto"/>
            <w:right w:val="none" w:sz="0" w:space="0" w:color="auto"/>
          </w:divBdr>
        </w:div>
        <w:div w:id="1450852436">
          <w:marLeft w:val="480"/>
          <w:marRight w:val="0"/>
          <w:marTop w:val="0"/>
          <w:marBottom w:val="0"/>
          <w:divBdr>
            <w:top w:val="none" w:sz="0" w:space="0" w:color="auto"/>
            <w:left w:val="none" w:sz="0" w:space="0" w:color="auto"/>
            <w:bottom w:val="none" w:sz="0" w:space="0" w:color="auto"/>
            <w:right w:val="none" w:sz="0" w:space="0" w:color="auto"/>
          </w:divBdr>
        </w:div>
        <w:div w:id="1628315610">
          <w:marLeft w:val="480"/>
          <w:marRight w:val="0"/>
          <w:marTop w:val="0"/>
          <w:marBottom w:val="0"/>
          <w:divBdr>
            <w:top w:val="none" w:sz="0" w:space="0" w:color="auto"/>
            <w:left w:val="none" w:sz="0" w:space="0" w:color="auto"/>
            <w:bottom w:val="none" w:sz="0" w:space="0" w:color="auto"/>
            <w:right w:val="none" w:sz="0" w:space="0" w:color="auto"/>
          </w:divBdr>
        </w:div>
        <w:div w:id="22101667">
          <w:marLeft w:val="480"/>
          <w:marRight w:val="0"/>
          <w:marTop w:val="0"/>
          <w:marBottom w:val="0"/>
          <w:divBdr>
            <w:top w:val="none" w:sz="0" w:space="0" w:color="auto"/>
            <w:left w:val="none" w:sz="0" w:space="0" w:color="auto"/>
            <w:bottom w:val="none" w:sz="0" w:space="0" w:color="auto"/>
            <w:right w:val="none" w:sz="0" w:space="0" w:color="auto"/>
          </w:divBdr>
        </w:div>
        <w:div w:id="272444070">
          <w:marLeft w:val="480"/>
          <w:marRight w:val="0"/>
          <w:marTop w:val="0"/>
          <w:marBottom w:val="0"/>
          <w:divBdr>
            <w:top w:val="none" w:sz="0" w:space="0" w:color="auto"/>
            <w:left w:val="none" w:sz="0" w:space="0" w:color="auto"/>
            <w:bottom w:val="none" w:sz="0" w:space="0" w:color="auto"/>
            <w:right w:val="none" w:sz="0" w:space="0" w:color="auto"/>
          </w:divBdr>
        </w:div>
        <w:div w:id="897787613">
          <w:marLeft w:val="480"/>
          <w:marRight w:val="0"/>
          <w:marTop w:val="0"/>
          <w:marBottom w:val="0"/>
          <w:divBdr>
            <w:top w:val="none" w:sz="0" w:space="0" w:color="auto"/>
            <w:left w:val="none" w:sz="0" w:space="0" w:color="auto"/>
            <w:bottom w:val="none" w:sz="0" w:space="0" w:color="auto"/>
            <w:right w:val="none" w:sz="0" w:space="0" w:color="auto"/>
          </w:divBdr>
        </w:div>
        <w:div w:id="2065785283">
          <w:marLeft w:val="480"/>
          <w:marRight w:val="0"/>
          <w:marTop w:val="0"/>
          <w:marBottom w:val="0"/>
          <w:divBdr>
            <w:top w:val="none" w:sz="0" w:space="0" w:color="auto"/>
            <w:left w:val="none" w:sz="0" w:space="0" w:color="auto"/>
            <w:bottom w:val="none" w:sz="0" w:space="0" w:color="auto"/>
            <w:right w:val="none" w:sz="0" w:space="0" w:color="auto"/>
          </w:divBdr>
        </w:div>
        <w:div w:id="621884854">
          <w:marLeft w:val="480"/>
          <w:marRight w:val="0"/>
          <w:marTop w:val="0"/>
          <w:marBottom w:val="0"/>
          <w:divBdr>
            <w:top w:val="none" w:sz="0" w:space="0" w:color="auto"/>
            <w:left w:val="none" w:sz="0" w:space="0" w:color="auto"/>
            <w:bottom w:val="none" w:sz="0" w:space="0" w:color="auto"/>
            <w:right w:val="none" w:sz="0" w:space="0" w:color="auto"/>
          </w:divBdr>
        </w:div>
        <w:div w:id="586426324">
          <w:marLeft w:val="480"/>
          <w:marRight w:val="0"/>
          <w:marTop w:val="0"/>
          <w:marBottom w:val="0"/>
          <w:divBdr>
            <w:top w:val="none" w:sz="0" w:space="0" w:color="auto"/>
            <w:left w:val="none" w:sz="0" w:space="0" w:color="auto"/>
            <w:bottom w:val="none" w:sz="0" w:space="0" w:color="auto"/>
            <w:right w:val="none" w:sz="0" w:space="0" w:color="auto"/>
          </w:divBdr>
        </w:div>
        <w:div w:id="1948267222">
          <w:marLeft w:val="480"/>
          <w:marRight w:val="0"/>
          <w:marTop w:val="0"/>
          <w:marBottom w:val="0"/>
          <w:divBdr>
            <w:top w:val="none" w:sz="0" w:space="0" w:color="auto"/>
            <w:left w:val="none" w:sz="0" w:space="0" w:color="auto"/>
            <w:bottom w:val="none" w:sz="0" w:space="0" w:color="auto"/>
            <w:right w:val="none" w:sz="0" w:space="0" w:color="auto"/>
          </w:divBdr>
        </w:div>
        <w:div w:id="1183591094">
          <w:marLeft w:val="480"/>
          <w:marRight w:val="0"/>
          <w:marTop w:val="0"/>
          <w:marBottom w:val="0"/>
          <w:divBdr>
            <w:top w:val="none" w:sz="0" w:space="0" w:color="auto"/>
            <w:left w:val="none" w:sz="0" w:space="0" w:color="auto"/>
            <w:bottom w:val="none" w:sz="0" w:space="0" w:color="auto"/>
            <w:right w:val="none" w:sz="0" w:space="0" w:color="auto"/>
          </w:divBdr>
        </w:div>
        <w:div w:id="449517467">
          <w:marLeft w:val="480"/>
          <w:marRight w:val="0"/>
          <w:marTop w:val="0"/>
          <w:marBottom w:val="0"/>
          <w:divBdr>
            <w:top w:val="none" w:sz="0" w:space="0" w:color="auto"/>
            <w:left w:val="none" w:sz="0" w:space="0" w:color="auto"/>
            <w:bottom w:val="none" w:sz="0" w:space="0" w:color="auto"/>
            <w:right w:val="none" w:sz="0" w:space="0" w:color="auto"/>
          </w:divBdr>
        </w:div>
        <w:div w:id="818226560">
          <w:marLeft w:val="480"/>
          <w:marRight w:val="0"/>
          <w:marTop w:val="0"/>
          <w:marBottom w:val="0"/>
          <w:divBdr>
            <w:top w:val="none" w:sz="0" w:space="0" w:color="auto"/>
            <w:left w:val="none" w:sz="0" w:space="0" w:color="auto"/>
            <w:bottom w:val="none" w:sz="0" w:space="0" w:color="auto"/>
            <w:right w:val="none" w:sz="0" w:space="0" w:color="auto"/>
          </w:divBdr>
        </w:div>
        <w:div w:id="624390507">
          <w:marLeft w:val="480"/>
          <w:marRight w:val="0"/>
          <w:marTop w:val="0"/>
          <w:marBottom w:val="0"/>
          <w:divBdr>
            <w:top w:val="none" w:sz="0" w:space="0" w:color="auto"/>
            <w:left w:val="none" w:sz="0" w:space="0" w:color="auto"/>
            <w:bottom w:val="none" w:sz="0" w:space="0" w:color="auto"/>
            <w:right w:val="none" w:sz="0" w:space="0" w:color="auto"/>
          </w:divBdr>
        </w:div>
        <w:div w:id="806123194">
          <w:marLeft w:val="480"/>
          <w:marRight w:val="0"/>
          <w:marTop w:val="0"/>
          <w:marBottom w:val="0"/>
          <w:divBdr>
            <w:top w:val="none" w:sz="0" w:space="0" w:color="auto"/>
            <w:left w:val="none" w:sz="0" w:space="0" w:color="auto"/>
            <w:bottom w:val="none" w:sz="0" w:space="0" w:color="auto"/>
            <w:right w:val="none" w:sz="0" w:space="0" w:color="auto"/>
          </w:divBdr>
        </w:div>
        <w:div w:id="1697274421">
          <w:marLeft w:val="480"/>
          <w:marRight w:val="0"/>
          <w:marTop w:val="0"/>
          <w:marBottom w:val="0"/>
          <w:divBdr>
            <w:top w:val="none" w:sz="0" w:space="0" w:color="auto"/>
            <w:left w:val="none" w:sz="0" w:space="0" w:color="auto"/>
            <w:bottom w:val="none" w:sz="0" w:space="0" w:color="auto"/>
            <w:right w:val="none" w:sz="0" w:space="0" w:color="auto"/>
          </w:divBdr>
        </w:div>
        <w:div w:id="1082407602">
          <w:marLeft w:val="480"/>
          <w:marRight w:val="0"/>
          <w:marTop w:val="0"/>
          <w:marBottom w:val="0"/>
          <w:divBdr>
            <w:top w:val="none" w:sz="0" w:space="0" w:color="auto"/>
            <w:left w:val="none" w:sz="0" w:space="0" w:color="auto"/>
            <w:bottom w:val="none" w:sz="0" w:space="0" w:color="auto"/>
            <w:right w:val="none" w:sz="0" w:space="0" w:color="auto"/>
          </w:divBdr>
        </w:div>
        <w:div w:id="1349793811">
          <w:marLeft w:val="480"/>
          <w:marRight w:val="0"/>
          <w:marTop w:val="0"/>
          <w:marBottom w:val="0"/>
          <w:divBdr>
            <w:top w:val="none" w:sz="0" w:space="0" w:color="auto"/>
            <w:left w:val="none" w:sz="0" w:space="0" w:color="auto"/>
            <w:bottom w:val="none" w:sz="0" w:space="0" w:color="auto"/>
            <w:right w:val="none" w:sz="0" w:space="0" w:color="auto"/>
          </w:divBdr>
        </w:div>
        <w:div w:id="1205674957">
          <w:marLeft w:val="480"/>
          <w:marRight w:val="0"/>
          <w:marTop w:val="0"/>
          <w:marBottom w:val="0"/>
          <w:divBdr>
            <w:top w:val="none" w:sz="0" w:space="0" w:color="auto"/>
            <w:left w:val="none" w:sz="0" w:space="0" w:color="auto"/>
            <w:bottom w:val="none" w:sz="0" w:space="0" w:color="auto"/>
            <w:right w:val="none" w:sz="0" w:space="0" w:color="auto"/>
          </w:divBdr>
        </w:div>
        <w:div w:id="137500489">
          <w:marLeft w:val="480"/>
          <w:marRight w:val="0"/>
          <w:marTop w:val="0"/>
          <w:marBottom w:val="0"/>
          <w:divBdr>
            <w:top w:val="none" w:sz="0" w:space="0" w:color="auto"/>
            <w:left w:val="none" w:sz="0" w:space="0" w:color="auto"/>
            <w:bottom w:val="none" w:sz="0" w:space="0" w:color="auto"/>
            <w:right w:val="none" w:sz="0" w:space="0" w:color="auto"/>
          </w:divBdr>
        </w:div>
        <w:div w:id="1520117040">
          <w:marLeft w:val="480"/>
          <w:marRight w:val="0"/>
          <w:marTop w:val="0"/>
          <w:marBottom w:val="0"/>
          <w:divBdr>
            <w:top w:val="none" w:sz="0" w:space="0" w:color="auto"/>
            <w:left w:val="none" w:sz="0" w:space="0" w:color="auto"/>
            <w:bottom w:val="none" w:sz="0" w:space="0" w:color="auto"/>
            <w:right w:val="none" w:sz="0" w:space="0" w:color="auto"/>
          </w:divBdr>
        </w:div>
        <w:div w:id="1108503623">
          <w:marLeft w:val="480"/>
          <w:marRight w:val="0"/>
          <w:marTop w:val="0"/>
          <w:marBottom w:val="0"/>
          <w:divBdr>
            <w:top w:val="none" w:sz="0" w:space="0" w:color="auto"/>
            <w:left w:val="none" w:sz="0" w:space="0" w:color="auto"/>
            <w:bottom w:val="none" w:sz="0" w:space="0" w:color="auto"/>
            <w:right w:val="none" w:sz="0" w:space="0" w:color="auto"/>
          </w:divBdr>
        </w:div>
        <w:div w:id="71008033">
          <w:marLeft w:val="480"/>
          <w:marRight w:val="0"/>
          <w:marTop w:val="0"/>
          <w:marBottom w:val="0"/>
          <w:divBdr>
            <w:top w:val="none" w:sz="0" w:space="0" w:color="auto"/>
            <w:left w:val="none" w:sz="0" w:space="0" w:color="auto"/>
            <w:bottom w:val="none" w:sz="0" w:space="0" w:color="auto"/>
            <w:right w:val="none" w:sz="0" w:space="0" w:color="auto"/>
          </w:divBdr>
        </w:div>
        <w:div w:id="1168207013">
          <w:marLeft w:val="480"/>
          <w:marRight w:val="0"/>
          <w:marTop w:val="0"/>
          <w:marBottom w:val="0"/>
          <w:divBdr>
            <w:top w:val="none" w:sz="0" w:space="0" w:color="auto"/>
            <w:left w:val="none" w:sz="0" w:space="0" w:color="auto"/>
            <w:bottom w:val="none" w:sz="0" w:space="0" w:color="auto"/>
            <w:right w:val="none" w:sz="0" w:space="0" w:color="auto"/>
          </w:divBdr>
        </w:div>
        <w:div w:id="747069990">
          <w:marLeft w:val="480"/>
          <w:marRight w:val="0"/>
          <w:marTop w:val="0"/>
          <w:marBottom w:val="0"/>
          <w:divBdr>
            <w:top w:val="none" w:sz="0" w:space="0" w:color="auto"/>
            <w:left w:val="none" w:sz="0" w:space="0" w:color="auto"/>
            <w:bottom w:val="none" w:sz="0" w:space="0" w:color="auto"/>
            <w:right w:val="none" w:sz="0" w:space="0" w:color="auto"/>
          </w:divBdr>
        </w:div>
        <w:div w:id="1709602317">
          <w:marLeft w:val="480"/>
          <w:marRight w:val="0"/>
          <w:marTop w:val="0"/>
          <w:marBottom w:val="0"/>
          <w:divBdr>
            <w:top w:val="none" w:sz="0" w:space="0" w:color="auto"/>
            <w:left w:val="none" w:sz="0" w:space="0" w:color="auto"/>
            <w:bottom w:val="none" w:sz="0" w:space="0" w:color="auto"/>
            <w:right w:val="none" w:sz="0" w:space="0" w:color="auto"/>
          </w:divBdr>
        </w:div>
        <w:div w:id="2025015877">
          <w:marLeft w:val="480"/>
          <w:marRight w:val="0"/>
          <w:marTop w:val="0"/>
          <w:marBottom w:val="0"/>
          <w:divBdr>
            <w:top w:val="none" w:sz="0" w:space="0" w:color="auto"/>
            <w:left w:val="none" w:sz="0" w:space="0" w:color="auto"/>
            <w:bottom w:val="none" w:sz="0" w:space="0" w:color="auto"/>
            <w:right w:val="none" w:sz="0" w:space="0" w:color="auto"/>
          </w:divBdr>
        </w:div>
        <w:div w:id="1476482489">
          <w:marLeft w:val="480"/>
          <w:marRight w:val="0"/>
          <w:marTop w:val="0"/>
          <w:marBottom w:val="0"/>
          <w:divBdr>
            <w:top w:val="none" w:sz="0" w:space="0" w:color="auto"/>
            <w:left w:val="none" w:sz="0" w:space="0" w:color="auto"/>
            <w:bottom w:val="none" w:sz="0" w:space="0" w:color="auto"/>
            <w:right w:val="none" w:sz="0" w:space="0" w:color="auto"/>
          </w:divBdr>
        </w:div>
        <w:div w:id="1198465183">
          <w:marLeft w:val="480"/>
          <w:marRight w:val="0"/>
          <w:marTop w:val="0"/>
          <w:marBottom w:val="0"/>
          <w:divBdr>
            <w:top w:val="none" w:sz="0" w:space="0" w:color="auto"/>
            <w:left w:val="none" w:sz="0" w:space="0" w:color="auto"/>
            <w:bottom w:val="none" w:sz="0" w:space="0" w:color="auto"/>
            <w:right w:val="none" w:sz="0" w:space="0" w:color="auto"/>
          </w:divBdr>
        </w:div>
        <w:div w:id="65616006">
          <w:marLeft w:val="480"/>
          <w:marRight w:val="0"/>
          <w:marTop w:val="0"/>
          <w:marBottom w:val="0"/>
          <w:divBdr>
            <w:top w:val="none" w:sz="0" w:space="0" w:color="auto"/>
            <w:left w:val="none" w:sz="0" w:space="0" w:color="auto"/>
            <w:bottom w:val="none" w:sz="0" w:space="0" w:color="auto"/>
            <w:right w:val="none" w:sz="0" w:space="0" w:color="auto"/>
          </w:divBdr>
        </w:div>
        <w:div w:id="2028562204">
          <w:marLeft w:val="480"/>
          <w:marRight w:val="0"/>
          <w:marTop w:val="0"/>
          <w:marBottom w:val="0"/>
          <w:divBdr>
            <w:top w:val="none" w:sz="0" w:space="0" w:color="auto"/>
            <w:left w:val="none" w:sz="0" w:space="0" w:color="auto"/>
            <w:bottom w:val="none" w:sz="0" w:space="0" w:color="auto"/>
            <w:right w:val="none" w:sz="0" w:space="0" w:color="auto"/>
          </w:divBdr>
        </w:div>
        <w:div w:id="1256087582">
          <w:marLeft w:val="480"/>
          <w:marRight w:val="0"/>
          <w:marTop w:val="0"/>
          <w:marBottom w:val="0"/>
          <w:divBdr>
            <w:top w:val="none" w:sz="0" w:space="0" w:color="auto"/>
            <w:left w:val="none" w:sz="0" w:space="0" w:color="auto"/>
            <w:bottom w:val="none" w:sz="0" w:space="0" w:color="auto"/>
            <w:right w:val="none" w:sz="0" w:space="0" w:color="auto"/>
          </w:divBdr>
        </w:div>
        <w:div w:id="264460140">
          <w:marLeft w:val="480"/>
          <w:marRight w:val="0"/>
          <w:marTop w:val="0"/>
          <w:marBottom w:val="0"/>
          <w:divBdr>
            <w:top w:val="none" w:sz="0" w:space="0" w:color="auto"/>
            <w:left w:val="none" w:sz="0" w:space="0" w:color="auto"/>
            <w:bottom w:val="none" w:sz="0" w:space="0" w:color="auto"/>
            <w:right w:val="none" w:sz="0" w:space="0" w:color="auto"/>
          </w:divBdr>
        </w:div>
        <w:div w:id="1802966076">
          <w:marLeft w:val="480"/>
          <w:marRight w:val="0"/>
          <w:marTop w:val="0"/>
          <w:marBottom w:val="0"/>
          <w:divBdr>
            <w:top w:val="none" w:sz="0" w:space="0" w:color="auto"/>
            <w:left w:val="none" w:sz="0" w:space="0" w:color="auto"/>
            <w:bottom w:val="none" w:sz="0" w:space="0" w:color="auto"/>
            <w:right w:val="none" w:sz="0" w:space="0" w:color="auto"/>
          </w:divBdr>
        </w:div>
        <w:div w:id="1548682203">
          <w:marLeft w:val="480"/>
          <w:marRight w:val="0"/>
          <w:marTop w:val="0"/>
          <w:marBottom w:val="0"/>
          <w:divBdr>
            <w:top w:val="none" w:sz="0" w:space="0" w:color="auto"/>
            <w:left w:val="none" w:sz="0" w:space="0" w:color="auto"/>
            <w:bottom w:val="none" w:sz="0" w:space="0" w:color="auto"/>
            <w:right w:val="none" w:sz="0" w:space="0" w:color="auto"/>
          </w:divBdr>
        </w:div>
        <w:div w:id="1941449059">
          <w:marLeft w:val="480"/>
          <w:marRight w:val="0"/>
          <w:marTop w:val="0"/>
          <w:marBottom w:val="0"/>
          <w:divBdr>
            <w:top w:val="none" w:sz="0" w:space="0" w:color="auto"/>
            <w:left w:val="none" w:sz="0" w:space="0" w:color="auto"/>
            <w:bottom w:val="none" w:sz="0" w:space="0" w:color="auto"/>
            <w:right w:val="none" w:sz="0" w:space="0" w:color="auto"/>
          </w:divBdr>
        </w:div>
        <w:div w:id="1346665283">
          <w:marLeft w:val="480"/>
          <w:marRight w:val="0"/>
          <w:marTop w:val="0"/>
          <w:marBottom w:val="0"/>
          <w:divBdr>
            <w:top w:val="none" w:sz="0" w:space="0" w:color="auto"/>
            <w:left w:val="none" w:sz="0" w:space="0" w:color="auto"/>
            <w:bottom w:val="none" w:sz="0" w:space="0" w:color="auto"/>
            <w:right w:val="none" w:sz="0" w:space="0" w:color="auto"/>
          </w:divBdr>
        </w:div>
        <w:div w:id="1969437169">
          <w:marLeft w:val="480"/>
          <w:marRight w:val="0"/>
          <w:marTop w:val="0"/>
          <w:marBottom w:val="0"/>
          <w:divBdr>
            <w:top w:val="none" w:sz="0" w:space="0" w:color="auto"/>
            <w:left w:val="none" w:sz="0" w:space="0" w:color="auto"/>
            <w:bottom w:val="none" w:sz="0" w:space="0" w:color="auto"/>
            <w:right w:val="none" w:sz="0" w:space="0" w:color="auto"/>
          </w:divBdr>
        </w:div>
        <w:div w:id="1610091086">
          <w:marLeft w:val="480"/>
          <w:marRight w:val="0"/>
          <w:marTop w:val="0"/>
          <w:marBottom w:val="0"/>
          <w:divBdr>
            <w:top w:val="none" w:sz="0" w:space="0" w:color="auto"/>
            <w:left w:val="none" w:sz="0" w:space="0" w:color="auto"/>
            <w:bottom w:val="none" w:sz="0" w:space="0" w:color="auto"/>
            <w:right w:val="none" w:sz="0" w:space="0" w:color="auto"/>
          </w:divBdr>
        </w:div>
        <w:div w:id="1262376967">
          <w:marLeft w:val="480"/>
          <w:marRight w:val="0"/>
          <w:marTop w:val="0"/>
          <w:marBottom w:val="0"/>
          <w:divBdr>
            <w:top w:val="none" w:sz="0" w:space="0" w:color="auto"/>
            <w:left w:val="none" w:sz="0" w:space="0" w:color="auto"/>
            <w:bottom w:val="none" w:sz="0" w:space="0" w:color="auto"/>
            <w:right w:val="none" w:sz="0" w:space="0" w:color="auto"/>
          </w:divBdr>
        </w:div>
        <w:div w:id="351803572">
          <w:marLeft w:val="480"/>
          <w:marRight w:val="0"/>
          <w:marTop w:val="0"/>
          <w:marBottom w:val="0"/>
          <w:divBdr>
            <w:top w:val="none" w:sz="0" w:space="0" w:color="auto"/>
            <w:left w:val="none" w:sz="0" w:space="0" w:color="auto"/>
            <w:bottom w:val="none" w:sz="0" w:space="0" w:color="auto"/>
            <w:right w:val="none" w:sz="0" w:space="0" w:color="auto"/>
          </w:divBdr>
        </w:div>
        <w:div w:id="1198856116">
          <w:marLeft w:val="480"/>
          <w:marRight w:val="0"/>
          <w:marTop w:val="0"/>
          <w:marBottom w:val="0"/>
          <w:divBdr>
            <w:top w:val="none" w:sz="0" w:space="0" w:color="auto"/>
            <w:left w:val="none" w:sz="0" w:space="0" w:color="auto"/>
            <w:bottom w:val="none" w:sz="0" w:space="0" w:color="auto"/>
            <w:right w:val="none" w:sz="0" w:space="0" w:color="auto"/>
          </w:divBdr>
        </w:div>
        <w:div w:id="1954285796">
          <w:marLeft w:val="480"/>
          <w:marRight w:val="0"/>
          <w:marTop w:val="0"/>
          <w:marBottom w:val="0"/>
          <w:divBdr>
            <w:top w:val="none" w:sz="0" w:space="0" w:color="auto"/>
            <w:left w:val="none" w:sz="0" w:space="0" w:color="auto"/>
            <w:bottom w:val="none" w:sz="0" w:space="0" w:color="auto"/>
            <w:right w:val="none" w:sz="0" w:space="0" w:color="auto"/>
          </w:divBdr>
        </w:div>
        <w:div w:id="594480278">
          <w:marLeft w:val="480"/>
          <w:marRight w:val="0"/>
          <w:marTop w:val="0"/>
          <w:marBottom w:val="0"/>
          <w:divBdr>
            <w:top w:val="none" w:sz="0" w:space="0" w:color="auto"/>
            <w:left w:val="none" w:sz="0" w:space="0" w:color="auto"/>
            <w:bottom w:val="none" w:sz="0" w:space="0" w:color="auto"/>
            <w:right w:val="none" w:sz="0" w:space="0" w:color="auto"/>
          </w:divBdr>
        </w:div>
        <w:div w:id="1476991249">
          <w:marLeft w:val="480"/>
          <w:marRight w:val="0"/>
          <w:marTop w:val="0"/>
          <w:marBottom w:val="0"/>
          <w:divBdr>
            <w:top w:val="none" w:sz="0" w:space="0" w:color="auto"/>
            <w:left w:val="none" w:sz="0" w:space="0" w:color="auto"/>
            <w:bottom w:val="none" w:sz="0" w:space="0" w:color="auto"/>
            <w:right w:val="none" w:sz="0" w:space="0" w:color="auto"/>
          </w:divBdr>
        </w:div>
        <w:div w:id="752434825">
          <w:marLeft w:val="480"/>
          <w:marRight w:val="0"/>
          <w:marTop w:val="0"/>
          <w:marBottom w:val="0"/>
          <w:divBdr>
            <w:top w:val="none" w:sz="0" w:space="0" w:color="auto"/>
            <w:left w:val="none" w:sz="0" w:space="0" w:color="auto"/>
            <w:bottom w:val="none" w:sz="0" w:space="0" w:color="auto"/>
            <w:right w:val="none" w:sz="0" w:space="0" w:color="auto"/>
          </w:divBdr>
        </w:div>
        <w:div w:id="876232766">
          <w:marLeft w:val="480"/>
          <w:marRight w:val="0"/>
          <w:marTop w:val="0"/>
          <w:marBottom w:val="0"/>
          <w:divBdr>
            <w:top w:val="none" w:sz="0" w:space="0" w:color="auto"/>
            <w:left w:val="none" w:sz="0" w:space="0" w:color="auto"/>
            <w:bottom w:val="none" w:sz="0" w:space="0" w:color="auto"/>
            <w:right w:val="none" w:sz="0" w:space="0" w:color="auto"/>
          </w:divBdr>
        </w:div>
        <w:div w:id="457450771">
          <w:marLeft w:val="480"/>
          <w:marRight w:val="0"/>
          <w:marTop w:val="0"/>
          <w:marBottom w:val="0"/>
          <w:divBdr>
            <w:top w:val="none" w:sz="0" w:space="0" w:color="auto"/>
            <w:left w:val="none" w:sz="0" w:space="0" w:color="auto"/>
            <w:bottom w:val="none" w:sz="0" w:space="0" w:color="auto"/>
            <w:right w:val="none" w:sz="0" w:space="0" w:color="auto"/>
          </w:divBdr>
        </w:div>
        <w:div w:id="1404183999">
          <w:marLeft w:val="480"/>
          <w:marRight w:val="0"/>
          <w:marTop w:val="0"/>
          <w:marBottom w:val="0"/>
          <w:divBdr>
            <w:top w:val="none" w:sz="0" w:space="0" w:color="auto"/>
            <w:left w:val="none" w:sz="0" w:space="0" w:color="auto"/>
            <w:bottom w:val="none" w:sz="0" w:space="0" w:color="auto"/>
            <w:right w:val="none" w:sz="0" w:space="0" w:color="auto"/>
          </w:divBdr>
        </w:div>
        <w:div w:id="622079957">
          <w:marLeft w:val="480"/>
          <w:marRight w:val="0"/>
          <w:marTop w:val="0"/>
          <w:marBottom w:val="0"/>
          <w:divBdr>
            <w:top w:val="none" w:sz="0" w:space="0" w:color="auto"/>
            <w:left w:val="none" w:sz="0" w:space="0" w:color="auto"/>
            <w:bottom w:val="none" w:sz="0" w:space="0" w:color="auto"/>
            <w:right w:val="none" w:sz="0" w:space="0" w:color="auto"/>
          </w:divBdr>
        </w:div>
        <w:div w:id="356083283">
          <w:marLeft w:val="480"/>
          <w:marRight w:val="0"/>
          <w:marTop w:val="0"/>
          <w:marBottom w:val="0"/>
          <w:divBdr>
            <w:top w:val="none" w:sz="0" w:space="0" w:color="auto"/>
            <w:left w:val="none" w:sz="0" w:space="0" w:color="auto"/>
            <w:bottom w:val="none" w:sz="0" w:space="0" w:color="auto"/>
            <w:right w:val="none" w:sz="0" w:space="0" w:color="auto"/>
          </w:divBdr>
        </w:div>
        <w:div w:id="319621074">
          <w:marLeft w:val="480"/>
          <w:marRight w:val="0"/>
          <w:marTop w:val="0"/>
          <w:marBottom w:val="0"/>
          <w:divBdr>
            <w:top w:val="none" w:sz="0" w:space="0" w:color="auto"/>
            <w:left w:val="none" w:sz="0" w:space="0" w:color="auto"/>
            <w:bottom w:val="none" w:sz="0" w:space="0" w:color="auto"/>
            <w:right w:val="none" w:sz="0" w:space="0" w:color="auto"/>
          </w:divBdr>
        </w:div>
        <w:div w:id="315032331">
          <w:marLeft w:val="480"/>
          <w:marRight w:val="0"/>
          <w:marTop w:val="0"/>
          <w:marBottom w:val="0"/>
          <w:divBdr>
            <w:top w:val="none" w:sz="0" w:space="0" w:color="auto"/>
            <w:left w:val="none" w:sz="0" w:space="0" w:color="auto"/>
            <w:bottom w:val="none" w:sz="0" w:space="0" w:color="auto"/>
            <w:right w:val="none" w:sz="0" w:space="0" w:color="auto"/>
          </w:divBdr>
        </w:div>
        <w:div w:id="1015502501">
          <w:marLeft w:val="480"/>
          <w:marRight w:val="0"/>
          <w:marTop w:val="0"/>
          <w:marBottom w:val="0"/>
          <w:divBdr>
            <w:top w:val="none" w:sz="0" w:space="0" w:color="auto"/>
            <w:left w:val="none" w:sz="0" w:space="0" w:color="auto"/>
            <w:bottom w:val="none" w:sz="0" w:space="0" w:color="auto"/>
            <w:right w:val="none" w:sz="0" w:space="0" w:color="auto"/>
          </w:divBdr>
        </w:div>
        <w:div w:id="244998206">
          <w:marLeft w:val="480"/>
          <w:marRight w:val="0"/>
          <w:marTop w:val="0"/>
          <w:marBottom w:val="0"/>
          <w:divBdr>
            <w:top w:val="none" w:sz="0" w:space="0" w:color="auto"/>
            <w:left w:val="none" w:sz="0" w:space="0" w:color="auto"/>
            <w:bottom w:val="none" w:sz="0" w:space="0" w:color="auto"/>
            <w:right w:val="none" w:sz="0" w:space="0" w:color="auto"/>
          </w:divBdr>
        </w:div>
        <w:div w:id="1026173225">
          <w:marLeft w:val="480"/>
          <w:marRight w:val="0"/>
          <w:marTop w:val="0"/>
          <w:marBottom w:val="0"/>
          <w:divBdr>
            <w:top w:val="none" w:sz="0" w:space="0" w:color="auto"/>
            <w:left w:val="none" w:sz="0" w:space="0" w:color="auto"/>
            <w:bottom w:val="none" w:sz="0" w:space="0" w:color="auto"/>
            <w:right w:val="none" w:sz="0" w:space="0" w:color="auto"/>
          </w:divBdr>
        </w:div>
        <w:div w:id="389888648">
          <w:marLeft w:val="480"/>
          <w:marRight w:val="0"/>
          <w:marTop w:val="0"/>
          <w:marBottom w:val="0"/>
          <w:divBdr>
            <w:top w:val="none" w:sz="0" w:space="0" w:color="auto"/>
            <w:left w:val="none" w:sz="0" w:space="0" w:color="auto"/>
            <w:bottom w:val="none" w:sz="0" w:space="0" w:color="auto"/>
            <w:right w:val="none" w:sz="0" w:space="0" w:color="auto"/>
          </w:divBdr>
        </w:div>
        <w:div w:id="2101217330">
          <w:marLeft w:val="480"/>
          <w:marRight w:val="0"/>
          <w:marTop w:val="0"/>
          <w:marBottom w:val="0"/>
          <w:divBdr>
            <w:top w:val="none" w:sz="0" w:space="0" w:color="auto"/>
            <w:left w:val="none" w:sz="0" w:space="0" w:color="auto"/>
            <w:bottom w:val="none" w:sz="0" w:space="0" w:color="auto"/>
            <w:right w:val="none" w:sz="0" w:space="0" w:color="auto"/>
          </w:divBdr>
        </w:div>
        <w:div w:id="1593077343">
          <w:marLeft w:val="480"/>
          <w:marRight w:val="0"/>
          <w:marTop w:val="0"/>
          <w:marBottom w:val="0"/>
          <w:divBdr>
            <w:top w:val="none" w:sz="0" w:space="0" w:color="auto"/>
            <w:left w:val="none" w:sz="0" w:space="0" w:color="auto"/>
            <w:bottom w:val="none" w:sz="0" w:space="0" w:color="auto"/>
            <w:right w:val="none" w:sz="0" w:space="0" w:color="auto"/>
          </w:divBdr>
        </w:div>
        <w:div w:id="1479834308">
          <w:marLeft w:val="480"/>
          <w:marRight w:val="0"/>
          <w:marTop w:val="0"/>
          <w:marBottom w:val="0"/>
          <w:divBdr>
            <w:top w:val="none" w:sz="0" w:space="0" w:color="auto"/>
            <w:left w:val="none" w:sz="0" w:space="0" w:color="auto"/>
            <w:bottom w:val="none" w:sz="0" w:space="0" w:color="auto"/>
            <w:right w:val="none" w:sz="0" w:space="0" w:color="auto"/>
          </w:divBdr>
        </w:div>
        <w:div w:id="1732970357">
          <w:marLeft w:val="480"/>
          <w:marRight w:val="0"/>
          <w:marTop w:val="0"/>
          <w:marBottom w:val="0"/>
          <w:divBdr>
            <w:top w:val="none" w:sz="0" w:space="0" w:color="auto"/>
            <w:left w:val="none" w:sz="0" w:space="0" w:color="auto"/>
            <w:bottom w:val="none" w:sz="0" w:space="0" w:color="auto"/>
            <w:right w:val="none" w:sz="0" w:space="0" w:color="auto"/>
          </w:divBdr>
        </w:div>
        <w:div w:id="351346198">
          <w:marLeft w:val="480"/>
          <w:marRight w:val="0"/>
          <w:marTop w:val="0"/>
          <w:marBottom w:val="0"/>
          <w:divBdr>
            <w:top w:val="none" w:sz="0" w:space="0" w:color="auto"/>
            <w:left w:val="none" w:sz="0" w:space="0" w:color="auto"/>
            <w:bottom w:val="none" w:sz="0" w:space="0" w:color="auto"/>
            <w:right w:val="none" w:sz="0" w:space="0" w:color="auto"/>
          </w:divBdr>
        </w:div>
        <w:div w:id="1345742997">
          <w:marLeft w:val="480"/>
          <w:marRight w:val="0"/>
          <w:marTop w:val="0"/>
          <w:marBottom w:val="0"/>
          <w:divBdr>
            <w:top w:val="none" w:sz="0" w:space="0" w:color="auto"/>
            <w:left w:val="none" w:sz="0" w:space="0" w:color="auto"/>
            <w:bottom w:val="none" w:sz="0" w:space="0" w:color="auto"/>
            <w:right w:val="none" w:sz="0" w:space="0" w:color="auto"/>
          </w:divBdr>
        </w:div>
        <w:div w:id="1247417888">
          <w:marLeft w:val="480"/>
          <w:marRight w:val="0"/>
          <w:marTop w:val="0"/>
          <w:marBottom w:val="0"/>
          <w:divBdr>
            <w:top w:val="none" w:sz="0" w:space="0" w:color="auto"/>
            <w:left w:val="none" w:sz="0" w:space="0" w:color="auto"/>
            <w:bottom w:val="none" w:sz="0" w:space="0" w:color="auto"/>
            <w:right w:val="none" w:sz="0" w:space="0" w:color="auto"/>
          </w:divBdr>
        </w:div>
      </w:divsChild>
    </w:div>
    <w:div w:id="1224680216">
      <w:bodyDiv w:val="1"/>
      <w:marLeft w:val="0"/>
      <w:marRight w:val="0"/>
      <w:marTop w:val="0"/>
      <w:marBottom w:val="0"/>
      <w:divBdr>
        <w:top w:val="none" w:sz="0" w:space="0" w:color="auto"/>
        <w:left w:val="none" w:sz="0" w:space="0" w:color="auto"/>
        <w:bottom w:val="none" w:sz="0" w:space="0" w:color="auto"/>
        <w:right w:val="none" w:sz="0" w:space="0" w:color="auto"/>
      </w:divBdr>
      <w:divsChild>
        <w:div w:id="11036186">
          <w:marLeft w:val="480"/>
          <w:marRight w:val="0"/>
          <w:marTop w:val="0"/>
          <w:marBottom w:val="0"/>
          <w:divBdr>
            <w:top w:val="none" w:sz="0" w:space="0" w:color="auto"/>
            <w:left w:val="none" w:sz="0" w:space="0" w:color="auto"/>
            <w:bottom w:val="none" w:sz="0" w:space="0" w:color="auto"/>
            <w:right w:val="none" w:sz="0" w:space="0" w:color="auto"/>
          </w:divBdr>
        </w:div>
        <w:div w:id="15425147">
          <w:marLeft w:val="480"/>
          <w:marRight w:val="0"/>
          <w:marTop w:val="0"/>
          <w:marBottom w:val="0"/>
          <w:divBdr>
            <w:top w:val="none" w:sz="0" w:space="0" w:color="auto"/>
            <w:left w:val="none" w:sz="0" w:space="0" w:color="auto"/>
            <w:bottom w:val="none" w:sz="0" w:space="0" w:color="auto"/>
            <w:right w:val="none" w:sz="0" w:space="0" w:color="auto"/>
          </w:divBdr>
        </w:div>
        <w:div w:id="78721476">
          <w:marLeft w:val="480"/>
          <w:marRight w:val="0"/>
          <w:marTop w:val="0"/>
          <w:marBottom w:val="0"/>
          <w:divBdr>
            <w:top w:val="none" w:sz="0" w:space="0" w:color="auto"/>
            <w:left w:val="none" w:sz="0" w:space="0" w:color="auto"/>
            <w:bottom w:val="none" w:sz="0" w:space="0" w:color="auto"/>
            <w:right w:val="none" w:sz="0" w:space="0" w:color="auto"/>
          </w:divBdr>
        </w:div>
        <w:div w:id="96676087">
          <w:marLeft w:val="480"/>
          <w:marRight w:val="0"/>
          <w:marTop w:val="0"/>
          <w:marBottom w:val="0"/>
          <w:divBdr>
            <w:top w:val="none" w:sz="0" w:space="0" w:color="auto"/>
            <w:left w:val="none" w:sz="0" w:space="0" w:color="auto"/>
            <w:bottom w:val="none" w:sz="0" w:space="0" w:color="auto"/>
            <w:right w:val="none" w:sz="0" w:space="0" w:color="auto"/>
          </w:divBdr>
        </w:div>
        <w:div w:id="167446519">
          <w:marLeft w:val="480"/>
          <w:marRight w:val="0"/>
          <w:marTop w:val="0"/>
          <w:marBottom w:val="0"/>
          <w:divBdr>
            <w:top w:val="none" w:sz="0" w:space="0" w:color="auto"/>
            <w:left w:val="none" w:sz="0" w:space="0" w:color="auto"/>
            <w:bottom w:val="none" w:sz="0" w:space="0" w:color="auto"/>
            <w:right w:val="none" w:sz="0" w:space="0" w:color="auto"/>
          </w:divBdr>
        </w:div>
        <w:div w:id="207687907">
          <w:marLeft w:val="480"/>
          <w:marRight w:val="0"/>
          <w:marTop w:val="0"/>
          <w:marBottom w:val="0"/>
          <w:divBdr>
            <w:top w:val="none" w:sz="0" w:space="0" w:color="auto"/>
            <w:left w:val="none" w:sz="0" w:space="0" w:color="auto"/>
            <w:bottom w:val="none" w:sz="0" w:space="0" w:color="auto"/>
            <w:right w:val="none" w:sz="0" w:space="0" w:color="auto"/>
          </w:divBdr>
        </w:div>
        <w:div w:id="220019243">
          <w:marLeft w:val="480"/>
          <w:marRight w:val="0"/>
          <w:marTop w:val="0"/>
          <w:marBottom w:val="0"/>
          <w:divBdr>
            <w:top w:val="none" w:sz="0" w:space="0" w:color="auto"/>
            <w:left w:val="none" w:sz="0" w:space="0" w:color="auto"/>
            <w:bottom w:val="none" w:sz="0" w:space="0" w:color="auto"/>
            <w:right w:val="none" w:sz="0" w:space="0" w:color="auto"/>
          </w:divBdr>
        </w:div>
        <w:div w:id="238945998">
          <w:marLeft w:val="480"/>
          <w:marRight w:val="0"/>
          <w:marTop w:val="0"/>
          <w:marBottom w:val="0"/>
          <w:divBdr>
            <w:top w:val="none" w:sz="0" w:space="0" w:color="auto"/>
            <w:left w:val="none" w:sz="0" w:space="0" w:color="auto"/>
            <w:bottom w:val="none" w:sz="0" w:space="0" w:color="auto"/>
            <w:right w:val="none" w:sz="0" w:space="0" w:color="auto"/>
          </w:divBdr>
        </w:div>
        <w:div w:id="307051744">
          <w:marLeft w:val="480"/>
          <w:marRight w:val="0"/>
          <w:marTop w:val="0"/>
          <w:marBottom w:val="0"/>
          <w:divBdr>
            <w:top w:val="none" w:sz="0" w:space="0" w:color="auto"/>
            <w:left w:val="none" w:sz="0" w:space="0" w:color="auto"/>
            <w:bottom w:val="none" w:sz="0" w:space="0" w:color="auto"/>
            <w:right w:val="none" w:sz="0" w:space="0" w:color="auto"/>
          </w:divBdr>
        </w:div>
        <w:div w:id="327440667">
          <w:marLeft w:val="480"/>
          <w:marRight w:val="0"/>
          <w:marTop w:val="0"/>
          <w:marBottom w:val="0"/>
          <w:divBdr>
            <w:top w:val="none" w:sz="0" w:space="0" w:color="auto"/>
            <w:left w:val="none" w:sz="0" w:space="0" w:color="auto"/>
            <w:bottom w:val="none" w:sz="0" w:space="0" w:color="auto"/>
            <w:right w:val="none" w:sz="0" w:space="0" w:color="auto"/>
          </w:divBdr>
        </w:div>
        <w:div w:id="335497876">
          <w:marLeft w:val="480"/>
          <w:marRight w:val="0"/>
          <w:marTop w:val="0"/>
          <w:marBottom w:val="0"/>
          <w:divBdr>
            <w:top w:val="none" w:sz="0" w:space="0" w:color="auto"/>
            <w:left w:val="none" w:sz="0" w:space="0" w:color="auto"/>
            <w:bottom w:val="none" w:sz="0" w:space="0" w:color="auto"/>
            <w:right w:val="none" w:sz="0" w:space="0" w:color="auto"/>
          </w:divBdr>
        </w:div>
        <w:div w:id="342784752">
          <w:marLeft w:val="480"/>
          <w:marRight w:val="0"/>
          <w:marTop w:val="0"/>
          <w:marBottom w:val="0"/>
          <w:divBdr>
            <w:top w:val="none" w:sz="0" w:space="0" w:color="auto"/>
            <w:left w:val="none" w:sz="0" w:space="0" w:color="auto"/>
            <w:bottom w:val="none" w:sz="0" w:space="0" w:color="auto"/>
            <w:right w:val="none" w:sz="0" w:space="0" w:color="auto"/>
          </w:divBdr>
        </w:div>
        <w:div w:id="350650275">
          <w:marLeft w:val="480"/>
          <w:marRight w:val="0"/>
          <w:marTop w:val="0"/>
          <w:marBottom w:val="0"/>
          <w:divBdr>
            <w:top w:val="none" w:sz="0" w:space="0" w:color="auto"/>
            <w:left w:val="none" w:sz="0" w:space="0" w:color="auto"/>
            <w:bottom w:val="none" w:sz="0" w:space="0" w:color="auto"/>
            <w:right w:val="none" w:sz="0" w:space="0" w:color="auto"/>
          </w:divBdr>
        </w:div>
        <w:div w:id="363791282">
          <w:marLeft w:val="480"/>
          <w:marRight w:val="0"/>
          <w:marTop w:val="0"/>
          <w:marBottom w:val="0"/>
          <w:divBdr>
            <w:top w:val="none" w:sz="0" w:space="0" w:color="auto"/>
            <w:left w:val="none" w:sz="0" w:space="0" w:color="auto"/>
            <w:bottom w:val="none" w:sz="0" w:space="0" w:color="auto"/>
            <w:right w:val="none" w:sz="0" w:space="0" w:color="auto"/>
          </w:divBdr>
        </w:div>
        <w:div w:id="388653784">
          <w:marLeft w:val="480"/>
          <w:marRight w:val="0"/>
          <w:marTop w:val="0"/>
          <w:marBottom w:val="0"/>
          <w:divBdr>
            <w:top w:val="none" w:sz="0" w:space="0" w:color="auto"/>
            <w:left w:val="none" w:sz="0" w:space="0" w:color="auto"/>
            <w:bottom w:val="none" w:sz="0" w:space="0" w:color="auto"/>
            <w:right w:val="none" w:sz="0" w:space="0" w:color="auto"/>
          </w:divBdr>
        </w:div>
        <w:div w:id="481848988">
          <w:marLeft w:val="480"/>
          <w:marRight w:val="0"/>
          <w:marTop w:val="0"/>
          <w:marBottom w:val="0"/>
          <w:divBdr>
            <w:top w:val="none" w:sz="0" w:space="0" w:color="auto"/>
            <w:left w:val="none" w:sz="0" w:space="0" w:color="auto"/>
            <w:bottom w:val="none" w:sz="0" w:space="0" w:color="auto"/>
            <w:right w:val="none" w:sz="0" w:space="0" w:color="auto"/>
          </w:divBdr>
        </w:div>
        <w:div w:id="503131188">
          <w:marLeft w:val="480"/>
          <w:marRight w:val="0"/>
          <w:marTop w:val="0"/>
          <w:marBottom w:val="0"/>
          <w:divBdr>
            <w:top w:val="none" w:sz="0" w:space="0" w:color="auto"/>
            <w:left w:val="none" w:sz="0" w:space="0" w:color="auto"/>
            <w:bottom w:val="none" w:sz="0" w:space="0" w:color="auto"/>
            <w:right w:val="none" w:sz="0" w:space="0" w:color="auto"/>
          </w:divBdr>
        </w:div>
        <w:div w:id="505486811">
          <w:marLeft w:val="480"/>
          <w:marRight w:val="0"/>
          <w:marTop w:val="0"/>
          <w:marBottom w:val="0"/>
          <w:divBdr>
            <w:top w:val="none" w:sz="0" w:space="0" w:color="auto"/>
            <w:left w:val="none" w:sz="0" w:space="0" w:color="auto"/>
            <w:bottom w:val="none" w:sz="0" w:space="0" w:color="auto"/>
            <w:right w:val="none" w:sz="0" w:space="0" w:color="auto"/>
          </w:divBdr>
        </w:div>
        <w:div w:id="508057354">
          <w:marLeft w:val="480"/>
          <w:marRight w:val="0"/>
          <w:marTop w:val="0"/>
          <w:marBottom w:val="0"/>
          <w:divBdr>
            <w:top w:val="none" w:sz="0" w:space="0" w:color="auto"/>
            <w:left w:val="none" w:sz="0" w:space="0" w:color="auto"/>
            <w:bottom w:val="none" w:sz="0" w:space="0" w:color="auto"/>
            <w:right w:val="none" w:sz="0" w:space="0" w:color="auto"/>
          </w:divBdr>
        </w:div>
        <w:div w:id="551425138">
          <w:marLeft w:val="480"/>
          <w:marRight w:val="0"/>
          <w:marTop w:val="0"/>
          <w:marBottom w:val="0"/>
          <w:divBdr>
            <w:top w:val="none" w:sz="0" w:space="0" w:color="auto"/>
            <w:left w:val="none" w:sz="0" w:space="0" w:color="auto"/>
            <w:bottom w:val="none" w:sz="0" w:space="0" w:color="auto"/>
            <w:right w:val="none" w:sz="0" w:space="0" w:color="auto"/>
          </w:divBdr>
        </w:div>
        <w:div w:id="557400695">
          <w:marLeft w:val="480"/>
          <w:marRight w:val="0"/>
          <w:marTop w:val="0"/>
          <w:marBottom w:val="0"/>
          <w:divBdr>
            <w:top w:val="none" w:sz="0" w:space="0" w:color="auto"/>
            <w:left w:val="none" w:sz="0" w:space="0" w:color="auto"/>
            <w:bottom w:val="none" w:sz="0" w:space="0" w:color="auto"/>
            <w:right w:val="none" w:sz="0" w:space="0" w:color="auto"/>
          </w:divBdr>
        </w:div>
        <w:div w:id="565337481">
          <w:marLeft w:val="480"/>
          <w:marRight w:val="0"/>
          <w:marTop w:val="0"/>
          <w:marBottom w:val="0"/>
          <w:divBdr>
            <w:top w:val="none" w:sz="0" w:space="0" w:color="auto"/>
            <w:left w:val="none" w:sz="0" w:space="0" w:color="auto"/>
            <w:bottom w:val="none" w:sz="0" w:space="0" w:color="auto"/>
            <w:right w:val="none" w:sz="0" w:space="0" w:color="auto"/>
          </w:divBdr>
        </w:div>
        <w:div w:id="646281455">
          <w:marLeft w:val="480"/>
          <w:marRight w:val="0"/>
          <w:marTop w:val="0"/>
          <w:marBottom w:val="0"/>
          <w:divBdr>
            <w:top w:val="none" w:sz="0" w:space="0" w:color="auto"/>
            <w:left w:val="none" w:sz="0" w:space="0" w:color="auto"/>
            <w:bottom w:val="none" w:sz="0" w:space="0" w:color="auto"/>
            <w:right w:val="none" w:sz="0" w:space="0" w:color="auto"/>
          </w:divBdr>
        </w:div>
        <w:div w:id="665011410">
          <w:marLeft w:val="480"/>
          <w:marRight w:val="0"/>
          <w:marTop w:val="0"/>
          <w:marBottom w:val="0"/>
          <w:divBdr>
            <w:top w:val="none" w:sz="0" w:space="0" w:color="auto"/>
            <w:left w:val="none" w:sz="0" w:space="0" w:color="auto"/>
            <w:bottom w:val="none" w:sz="0" w:space="0" w:color="auto"/>
            <w:right w:val="none" w:sz="0" w:space="0" w:color="auto"/>
          </w:divBdr>
        </w:div>
        <w:div w:id="730808632">
          <w:marLeft w:val="480"/>
          <w:marRight w:val="0"/>
          <w:marTop w:val="0"/>
          <w:marBottom w:val="0"/>
          <w:divBdr>
            <w:top w:val="none" w:sz="0" w:space="0" w:color="auto"/>
            <w:left w:val="none" w:sz="0" w:space="0" w:color="auto"/>
            <w:bottom w:val="none" w:sz="0" w:space="0" w:color="auto"/>
            <w:right w:val="none" w:sz="0" w:space="0" w:color="auto"/>
          </w:divBdr>
        </w:div>
        <w:div w:id="777021675">
          <w:marLeft w:val="480"/>
          <w:marRight w:val="0"/>
          <w:marTop w:val="0"/>
          <w:marBottom w:val="0"/>
          <w:divBdr>
            <w:top w:val="none" w:sz="0" w:space="0" w:color="auto"/>
            <w:left w:val="none" w:sz="0" w:space="0" w:color="auto"/>
            <w:bottom w:val="none" w:sz="0" w:space="0" w:color="auto"/>
            <w:right w:val="none" w:sz="0" w:space="0" w:color="auto"/>
          </w:divBdr>
        </w:div>
        <w:div w:id="815688207">
          <w:marLeft w:val="480"/>
          <w:marRight w:val="0"/>
          <w:marTop w:val="0"/>
          <w:marBottom w:val="0"/>
          <w:divBdr>
            <w:top w:val="none" w:sz="0" w:space="0" w:color="auto"/>
            <w:left w:val="none" w:sz="0" w:space="0" w:color="auto"/>
            <w:bottom w:val="none" w:sz="0" w:space="0" w:color="auto"/>
            <w:right w:val="none" w:sz="0" w:space="0" w:color="auto"/>
          </w:divBdr>
        </w:div>
        <w:div w:id="859196767">
          <w:marLeft w:val="480"/>
          <w:marRight w:val="0"/>
          <w:marTop w:val="0"/>
          <w:marBottom w:val="0"/>
          <w:divBdr>
            <w:top w:val="none" w:sz="0" w:space="0" w:color="auto"/>
            <w:left w:val="none" w:sz="0" w:space="0" w:color="auto"/>
            <w:bottom w:val="none" w:sz="0" w:space="0" w:color="auto"/>
            <w:right w:val="none" w:sz="0" w:space="0" w:color="auto"/>
          </w:divBdr>
        </w:div>
        <w:div w:id="877745555">
          <w:marLeft w:val="480"/>
          <w:marRight w:val="0"/>
          <w:marTop w:val="0"/>
          <w:marBottom w:val="0"/>
          <w:divBdr>
            <w:top w:val="none" w:sz="0" w:space="0" w:color="auto"/>
            <w:left w:val="none" w:sz="0" w:space="0" w:color="auto"/>
            <w:bottom w:val="none" w:sz="0" w:space="0" w:color="auto"/>
            <w:right w:val="none" w:sz="0" w:space="0" w:color="auto"/>
          </w:divBdr>
        </w:div>
        <w:div w:id="907962635">
          <w:marLeft w:val="480"/>
          <w:marRight w:val="0"/>
          <w:marTop w:val="0"/>
          <w:marBottom w:val="0"/>
          <w:divBdr>
            <w:top w:val="none" w:sz="0" w:space="0" w:color="auto"/>
            <w:left w:val="none" w:sz="0" w:space="0" w:color="auto"/>
            <w:bottom w:val="none" w:sz="0" w:space="0" w:color="auto"/>
            <w:right w:val="none" w:sz="0" w:space="0" w:color="auto"/>
          </w:divBdr>
        </w:div>
        <w:div w:id="932129659">
          <w:marLeft w:val="480"/>
          <w:marRight w:val="0"/>
          <w:marTop w:val="0"/>
          <w:marBottom w:val="0"/>
          <w:divBdr>
            <w:top w:val="none" w:sz="0" w:space="0" w:color="auto"/>
            <w:left w:val="none" w:sz="0" w:space="0" w:color="auto"/>
            <w:bottom w:val="none" w:sz="0" w:space="0" w:color="auto"/>
            <w:right w:val="none" w:sz="0" w:space="0" w:color="auto"/>
          </w:divBdr>
        </w:div>
        <w:div w:id="934482703">
          <w:marLeft w:val="480"/>
          <w:marRight w:val="0"/>
          <w:marTop w:val="0"/>
          <w:marBottom w:val="0"/>
          <w:divBdr>
            <w:top w:val="none" w:sz="0" w:space="0" w:color="auto"/>
            <w:left w:val="none" w:sz="0" w:space="0" w:color="auto"/>
            <w:bottom w:val="none" w:sz="0" w:space="0" w:color="auto"/>
            <w:right w:val="none" w:sz="0" w:space="0" w:color="auto"/>
          </w:divBdr>
        </w:div>
        <w:div w:id="936400748">
          <w:marLeft w:val="480"/>
          <w:marRight w:val="0"/>
          <w:marTop w:val="0"/>
          <w:marBottom w:val="0"/>
          <w:divBdr>
            <w:top w:val="none" w:sz="0" w:space="0" w:color="auto"/>
            <w:left w:val="none" w:sz="0" w:space="0" w:color="auto"/>
            <w:bottom w:val="none" w:sz="0" w:space="0" w:color="auto"/>
            <w:right w:val="none" w:sz="0" w:space="0" w:color="auto"/>
          </w:divBdr>
        </w:div>
        <w:div w:id="975183637">
          <w:marLeft w:val="480"/>
          <w:marRight w:val="0"/>
          <w:marTop w:val="0"/>
          <w:marBottom w:val="0"/>
          <w:divBdr>
            <w:top w:val="none" w:sz="0" w:space="0" w:color="auto"/>
            <w:left w:val="none" w:sz="0" w:space="0" w:color="auto"/>
            <w:bottom w:val="none" w:sz="0" w:space="0" w:color="auto"/>
            <w:right w:val="none" w:sz="0" w:space="0" w:color="auto"/>
          </w:divBdr>
        </w:div>
        <w:div w:id="978997261">
          <w:marLeft w:val="480"/>
          <w:marRight w:val="0"/>
          <w:marTop w:val="0"/>
          <w:marBottom w:val="0"/>
          <w:divBdr>
            <w:top w:val="none" w:sz="0" w:space="0" w:color="auto"/>
            <w:left w:val="none" w:sz="0" w:space="0" w:color="auto"/>
            <w:bottom w:val="none" w:sz="0" w:space="0" w:color="auto"/>
            <w:right w:val="none" w:sz="0" w:space="0" w:color="auto"/>
          </w:divBdr>
        </w:div>
        <w:div w:id="1027754966">
          <w:marLeft w:val="480"/>
          <w:marRight w:val="0"/>
          <w:marTop w:val="0"/>
          <w:marBottom w:val="0"/>
          <w:divBdr>
            <w:top w:val="none" w:sz="0" w:space="0" w:color="auto"/>
            <w:left w:val="none" w:sz="0" w:space="0" w:color="auto"/>
            <w:bottom w:val="none" w:sz="0" w:space="0" w:color="auto"/>
            <w:right w:val="none" w:sz="0" w:space="0" w:color="auto"/>
          </w:divBdr>
        </w:div>
        <w:div w:id="1066680269">
          <w:marLeft w:val="480"/>
          <w:marRight w:val="0"/>
          <w:marTop w:val="0"/>
          <w:marBottom w:val="0"/>
          <w:divBdr>
            <w:top w:val="none" w:sz="0" w:space="0" w:color="auto"/>
            <w:left w:val="none" w:sz="0" w:space="0" w:color="auto"/>
            <w:bottom w:val="none" w:sz="0" w:space="0" w:color="auto"/>
            <w:right w:val="none" w:sz="0" w:space="0" w:color="auto"/>
          </w:divBdr>
        </w:div>
        <w:div w:id="1074472677">
          <w:marLeft w:val="480"/>
          <w:marRight w:val="0"/>
          <w:marTop w:val="0"/>
          <w:marBottom w:val="0"/>
          <w:divBdr>
            <w:top w:val="none" w:sz="0" w:space="0" w:color="auto"/>
            <w:left w:val="none" w:sz="0" w:space="0" w:color="auto"/>
            <w:bottom w:val="none" w:sz="0" w:space="0" w:color="auto"/>
            <w:right w:val="none" w:sz="0" w:space="0" w:color="auto"/>
          </w:divBdr>
        </w:div>
        <w:div w:id="1176072636">
          <w:marLeft w:val="480"/>
          <w:marRight w:val="0"/>
          <w:marTop w:val="0"/>
          <w:marBottom w:val="0"/>
          <w:divBdr>
            <w:top w:val="none" w:sz="0" w:space="0" w:color="auto"/>
            <w:left w:val="none" w:sz="0" w:space="0" w:color="auto"/>
            <w:bottom w:val="none" w:sz="0" w:space="0" w:color="auto"/>
            <w:right w:val="none" w:sz="0" w:space="0" w:color="auto"/>
          </w:divBdr>
        </w:div>
        <w:div w:id="1185749214">
          <w:marLeft w:val="480"/>
          <w:marRight w:val="0"/>
          <w:marTop w:val="0"/>
          <w:marBottom w:val="0"/>
          <w:divBdr>
            <w:top w:val="none" w:sz="0" w:space="0" w:color="auto"/>
            <w:left w:val="none" w:sz="0" w:space="0" w:color="auto"/>
            <w:bottom w:val="none" w:sz="0" w:space="0" w:color="auto"/>
            <w:right w:val="none" w:sz="0" w:space="0" w:color="auto"/>
          </w:divBdr>
        </w:div>
        <w:div w:id="1230657336">
          <w:marLeft w:val="480"/>
          <w:marRight w:val="0"/>
          <w:marTop w:val="0"/>
          <w:marBottom w:val="0"/>
          <w:divBdr>
            <w:top w:val="none" w:sz="0" w:space="0" w:color="auto"/>
            <w:left w:val="none" w:sz="0" w:space="0" w:color="auto"/>
            <w:bottom w:val="none" w:sz="0" w:space="0" w:color="auto"/>
            <w:right w:val="none" w:sz="0" w:space="0" w:color="auto"/>
          </w:divBdr>
        </w:div>
        <w:div w:id="1245727604">
          <w:marLeft w:val="480"/>
          <w:marRight w:val="0"/>
          <w:marTop w:val="0"/>
          <w:marBottom w:val="0"/>
          <w:divBdr>
            <w:top w:val="none" w:sz="0" w:space="0" w:color="auto"/>
            <w:left w:val="none" w:sz="0" w:space="0" w:color="auto"/>
            <w:bottom w:val="none" w:sz="0" w:space="0" w:color="auto"/>
            <w:right w:val="none" w:sz="0" w:space="0" w:color="auto"/>
          </w:divBdr>
        </w:div>
        <w:div w:id="1248268583">
          <w:marLeft w:val="480"/>
          <w:marRight w:val="0"/>
          <w:marTop w:val="0"/>
          <w:marBottom w:val="0"/>
          <w:divBdr>
            <w:top w:val="none" w:sz="0" w:space="0" w:color="auto"/>
            <w:left w:val="none" w:sz="0" w:space="0" w:color="auto"/>
            <w:bottom w:val="none" w:sz="0" w:space="0" w:color="auto"/>
            <w:right w:val="none" w:sz="0" w:space="0" w:color="auto"/>
          </w:divBdr>
        </w:div>
        <w:div w:id="1263948864">
          <w:marLeft w:val="480"/>
          <w:marRight w:val="0"/>
          <w:marTop w:val="0"/>
          <w:marBottom w:val="0"/>
          <w:divBdr>
            <w:top w:val="none" w:sz="0" w:space="0" w:color="auto"/>
            <w:left w:val="none" w:sz="0" w:space="0" w:color="auto"/>
            <w:bottom w:val="none" w:sz="0" w:space="0" w:color="auto"/>
            <w:right w:val="none" w:sz="0" w:space="0" w:color="auto"/>
          </w:divBdr>
        </w:div>
        <w:div w:id="1318077135">
          <w:marLeft w:val="480"/>
          <w:marRight w:val="0"/>
          <w:marTop w:val="0"/>
          <w:marBottom w:val="0"/>
          <w:divBdr>
            <w:top w:val="none" w:sz="0" w:space="0" w:color="auto"/>
            <w:left w:val="none" w:sz="0" w:space="0" w:color="auto"/>
            <w:bottom w:val="none" w:sz="0" w:space="0" w:color="auto"/>
            <w:right w:val="none" w:sz="0" w:space="0" w:color="auto"/>
          </w:divBdr>
        </w:div>
        <w:div w:id="1358046842">
          <w:marLeft w:val="480"/>
          <w:marRight w:val="0"/>
          <w:marTop w:val="0"/>
          <w:marBottom w:val="0"/>
          <w:divBdr>
            <w:top w:val="none" w:sz="0" w:space="0" w:color="auto"/>
            <w:left w:val="none" w:sz="0" w:space="0" w:color="auto"/>
            <w:bottom w:val="none" w:sz="0" w:space="0" w:color="auto"/>
            <w:right w:val="none" w:sz="0" w:space="0" w:color="auto"/>
          </w:divBdr>
        </w:div>
        <w:div w:id="1404714995">
          <w:marLeft w:val="480"/>
          <w:marRight w:val="0"/>
          <w:marTop w:val="0"/>
          <w:marBottom w:val="0"/>
          <w:divBdr>
            <w:top w:val="none" w:sz="0" w:space="0" w:color="auto"/>
            <w:left w:val="none" w:sz="0" w:space="0" w:color="auto"/>
            <w:bottom w:val="none" w:sz="0" w:space="0" w:color="auto"/>
            <w:right w:val="none" w:sz="0" w:space="0" w:color="auto"/>
          </w:divBdr>
        </w:div>
        <w:div w:id="1442454842">
          <w:marLeft w:val="480"/>
          <w:marRight w:val="0"/>
          <w:marTop w:val="0"/>
          <w:marBottom w:val="0"/>
          <w:divBdr>
            <w:top w:val="none" w:sz="0" w:space="0" w:color="auto"/>
            <w:left w:val="none" w:sz="0" w:space="0" w:color="auto"/>
            <w:bottom w:val="none" w:sz="0" w:space="0" w:color="auto"/>
            <w:right w:val="none" w:sz="0" w:space="0" w:color="auto"/>
          </w:divBdr>
        </w:div>
        <w:div w:id="1474055216">
          <w:marLeft w:val="480"/>
          <w:marRight w:val="0"/>
          <w:marTop w:val="0"/>
          <w:marBottom w:val="0"/>
          <w:divBdr>
            <w:top w:val="none" w:sz="0" w:space="0" w:color="auto"/>
            <w:left w:val="none" w:sz="0" w:space="0" w:color="auto"/>
            <w:bottom w:val="none" w:sz="0" w:space="0" w:color="auto"/>
            <w:right w:val="none" w:sz="0" w:space="0" w:color="auto"/>
          </w:divBdr>
        </w:div>
        <w:div w:id="1489325553">
          <w:marLeft w:val="480"/>
          <w:marRight w:val="0"/>
          <w:marTop w:val="0"/>
          <w:marBottom w:val="0"/>
          <w:divBdr>
            <w:top w:val="none" w:sz="0" w:space="0" w:color="auto"/>
            <w:left w:val="none" w:sz="0" w:space="0" w:color="auto"/>
            <w:bottom w:val="none" w:sz="0" w:space="0" w:color="auto"/>
            <w:right w:val="none" w:sz="0" w:space="0" w:color="auto"/>
          </w:divBdr>
        </w:div>
        <w:div w:id="1492017563">
          <w:marLeft w:val="480"/>
          <w:marRight w:val="0"/>
          <w:marTop w:val="0"/>
          <w:marBottom w:val="0"/>
          <w:divBdr>
            <w:top w:val="none" w:sz="0" w:space="0" w:color="auto"/>
            <w:left w:val="none" w:sz="0" w:space="0" w:color="auto"/>
            <w:bottom w:val="none" w:sz="0" w:space="0" w:color="auto"/>
            <w:right w:val="none" w:sz="0" w:space="0" w:color="auto"/>
          </w:divBdr>
        </w:div>
        <w:div w:id="1624992672">
          <w:marLeft w:val="480"/>
          <w:marRight w:val="0"/>
          <w:marTop w:val="0"/>
          <w:marBottom w:val="0"/>
          <w:divBdr>
            <w:top w:val="none" w:sz="0" w:space="0" w:color="auto"/>
            <w:left w:val="none" w:sz="0" w:space="0" w:color="auto"/>
            <w:bottom w:val="none" w:sz="0" w:space="0" w:color="auto"/>
            <w:right w:val="none" w:sz="0" w:space="0" w:color="auto"/>
          </w:divBdr>
        </w:div>
        <w:div w:id="1675642840">
          <w:marLeft w:val="480"/>
          <w:marRight w:val="0"/>
          <w:marTop w:val="0"/>
          <w:marBottom w:val="0"/>
          <w:divBdr>
            <w:top w:val="none" w:sz="0" w:space="0" w:color="auto"/>
            <w:left w:val="none" w:sz="0" w:space="0" w:color="auto"/>
            <w:bottom w:val="none" w:sz="0" w:space="0" w:color="auto"/>
            <w:right w:val="none" w:sz="0" w:space="0" w:color="auto"/>
          </w:divBdr>
        </w:div>
        <w:div w:id="1675839163">
          <w:marLeft w:val="480"/>
          <w:marRight w:val="0"/>
          <w:marTop w:val="0"/>
          <w:marBottom w:val="0"/>
          <w:divBdr>
            <w:top w:val="none" w:sz="0" w:space="0" w:color="auto"/>
            <w:left w:val="none" w:sz="0" w:space="0" w:color="auto"/>
            <w:bottom w:val="none" w:sz="0" w:space="0" w:color="auto"/>
            <w:right w:val="none" w:sz="0" w:space="0" w:color="auto"/>
          </w:divBdr>
        </w:div>
        <w:div w:id="1676493370">
          <w:marLeft w:val="480"/>
          <w:marRight w:val="0"/>
          <w:marTop w:val="0"/>
          <w:marBottom w:val="0"/>
          <w:divBdr>
            <w:top w:val="none" w:sz="0" w:space="0" w:color="auto"/>
            <w:left w:val="none" w:sz="0" w:space="0" w:color="auto"/>
            <w:bottom w:val="none" w:sz="0" w:space="0" w:color="auto"/>
            <w:right w:val="none" w:sz="0" w:space="0" w:color="auto"/>
          </w:divBdr>
        </w:div>
        <w:div w:id="1703048263">
          <w:marLeft w:val="480"/>
          <w:marRight w:val="0"/>
          <w:marTop w:val="0"/>
          <w:marBottom w:val="0"/>
          <w:divBdr>
            <w:top w:val="none" w:sz="0" w:space="0" w:color="auto"/>
            <w:left w:val="none" w:sz="0" w:space="0" w:color="auto"/>
            <w:bottom w:val="none" w:sz="0" w:space="0" w:color="auto"/>
            <w:right w:val="none" w:sz="0" w:space="0" w:color="auto"/>
          </w:divBdr>
        </w:div>
        <w:div w:id="1731996524">
          <w:marLeft w:val="480"/>
          <w:marRight w:val="0"/>
          <w:marTop w:val="0"/>
          <w:marBottom w:val="0"/>
          <w:divBdr>
            <w:top w:val="none" w:sz="0" w:space="0" w:color="auto"/>
            <w:left w:val="none" w:sz="0" w:space="0" w:color="auto"/>
            <w:bottom w:val="none" w:sz="0" w:space="0" w:color="auto"/>
            <w:right w:val="none" w:sz="0" w:space="0" w:color="auto"/>
          </w:divBdr>
        </w:div>
        <w:div w:id="1753315047">
          <w:marLeft w:val="480"/>
          <w:marRight w:val="0"/>
          <w:marTop w:val="0"/>
          <w:marBottom w:val="0"/>
          <w:divBdr>
            <w:top w:val="none" w:sz="0" w:space="0" w:color="auto"/>
            <w:left w:val="none" w:sz="0" w:space="0" w:color="auto"/>
            <w:bottom w:val="none" w:sz="0" w:space="0" w:color="auto"/>
            <w:right w:val="none" w:sz="0" w:space="0" w:color="auto"/>
          </w:divBdr>
        </w:div>
        <w:div w:id="1848598427">
          <w:marLeft w:val="480"/>
          <w:marRight w:val="0"/>
          <w:marTop w:val="0"/>
          <w:marBottom w:val="0"/>
          <w:divBdr>
            <w:top w:val="none" w:sz="0" w:space="0" w:color="auto"/>
            <w:left w:val="none" w:sz="0" w:space="0" w:color="auto"/>
            <w:bottom w:val="none" w:sz="0" w:space="0" w:color="auto"/>
            <w:right w:val="none" w:sz="0" w:space="0" w:color="auto"/>
          </w:divBdr>
        </w:div>
        <w:div w:id="1850481173">
          <w:marLeft w:val="480"/>
          <w:marRight w:val="0"/>
          <w:marTop w:val="0"/>
          <w:marBottom w:val="0"/>
          <w:divBdr>
            <w:top w:val="none" w:sz="0" w:space="0" w:color="auto"/>
            <w:left w:val="none" w:sz="0" w:space="0" w:color="auto"/>
            <w:bottom w:val="none" w:sz="0" w:space="0" w:color="auto"/>
            <w:right w:val="none" w:sz="0" w:space="0" w:color="auto"/>
          </w:divBdr>
        </w:div>
        <w:div w:id="1856267833">
          <w:marLeft w:val="480"/>
          <w:marRight w:val="0"/>
          <w:marTop w:val="0"/>
          <w:marBottom w:val="0"/>
          <w:divBdr>
            <w:top w:val="none" w:sz="0" w:space="0" w:color="auto"/>
            <w:left w:val="none" w:sz="0" w:space="0" w:color="auto"/>
            <w:bottom w:val="none" w:sz="0" w:space="0" w:color="auto"/>
            <w:right w:val="none" w:sz="0" w:space="0" w:color="auto"/>
          </w:divBdr>
        </w:div>
        <w:div w:id="1861896058">
          <w:marLeft w:val="480"/>
          <w:marRight w:val="0"/>
          <w:marTop w:val="0"/>
          <w:marBottom w:val="0"/>
          <w:divBdr>
            <w:top w:val="none" w:sz="0" w:space="0" w:color="auto"/>
            <w:left w:val="none" w:sz="0" w:space="0" w:color="auto"/>
            <w:bottom w:val="none" w:sz="0" w:space="0" w:color="auto"/>
            <w:right w:val="none" w:sz="0" w:space="0" w:color="auto"/>
          </w:divBdr>
        </w:div>
        <w:div w:id="1894610121">
          <w:marLeft w:val="480"/>
          <w:marRight w:val="0"/>
          <w:marTop w:val="0"/>
          <w:marBottom w:val="0"/>
          <w:divBdr>
            <w:top w:val="none" w:sz="0" w:space="0" w:color="auto"/>
            <w:left w:val="none" w:sz="0" w:space="0" w:color="auto"/>
            <w:bottom w:val="none" w:sz="0" w:space="0" w:color="auto"/>
            <w:right w:val="none" w:sz="0" w:space="0" w:color="auto"/>
          </w:divBdr>
        </w:div>
        <w:div w:id="1947997661">
          <w:marLeft w:val="480"/>
          <w:marRight w:val="0"/>
          <w:marTop w:val="0"/>
          <w:marBottom w:val="0"/>
          <w:divBdr>
            <w:top w:val="none" w:sz="0" w:space="0" w:color="auto"/>
            <w:left w:val="none" w:sz="0" w:space="0" w:color="auto"/>
            <w:bottom w:val="none" w:sz="0" w:space="0" w:color="auto"/>
            <w:right w:val="none" w:sz="0" w:space="0" w:color="auto"/>
          </w:divBdr>
        </w:div>
        <w:div w:id="1949114590">
          <w:marLeft w:val="480"/>
          <w:marRight w:val="0"/>
          <w:marTop w:val="0"/>
          <w:marBottom w:val="0"/>
          <w:divBdr>
            <w:top w:val="none" w:sz="0" w:space="0" w:color="auto"/>
            <w:left w:val="none" w:sz="0" w:space="0" w:color="auto"/>
            <w:bottom w:val="none" w:sz="0" w:space="0" w:color="auto"/>
            <w:right w:val="none" w:sz="0" w:space="0" w:color="auto"/>
          </w:divBdr>
        </w:div>
        <w:div w:id="1950427470">
          <w:marLeft w:val="480"/>
          <w:marRight w:val="0"/>
          <w:marTop w:val="0"/>
          <w:marBottom w:val="0"/>
          <w:divBdr>
            <w:top w:val="none" w:sz="0" w:space="0" w:color="auto"/>
            <w:left w:val="none" w:sz="0" w:space="0" w:color="auto"/>
            <w:bottom w:val="none" w:sz="0" w:space="0" w:color="auto"/>
            <w:right w:val="none" w:sz="0" w:space="0" w:color="auto"/>
          </w:divBdr>
        </w:div>
        <w:div w:id="1990819406">
          <w:marLeft w:val="480"/>
          <w:marRight w:val="0"/>
          <w:marTop w:val="0"/>
          <w:marBottom w:val="0"/>
          <w:divBdr>
            <w:top w:val="none" w:sz="0" w:space="0" w:color="auto"/>
            <w:left w:val="none" w:sz="0" w:space="0" w:color="auto"/>
            <w:bottom w:val="none" w:sz="0" w:space="0" w:color="auto"/>
            <w:right w:val="none" w:sz="0" w:space="0" w:color="auto"/>
          </w:divBdr>
        </w:div>
        <w:div w:id="2013415300">
          <w:marLeft w:val="480"/>
          <w:marRight w:val="0"/>
          <w:marTop w:val="0"/>
          <w:marBottom w:val="0"/>
          <w:divBdr>
            <w:top w:val="none" w:sz="0" w:space="0" w:color="auto"/>
            <w:left w:val="none" w:sz="0" w:space="0" w:color="auto"/>
            <w:bottom w:val="none" w:sz="0" w:space="0" w:color="auto"/>
            <w:right w:val="none" w:sz="0" w:space="0" w:color="auto"/>
          </w:divBdr>
        </w:div>
        <w:div w:id="2027292102">
          <w:marLeft w:val="480"/>
          <w:marRight w:val="0"/>
          <w:marTop w:val="0"/>
          <w:marBottom w:val="0"/>
          <w:divBdr>
            <w:top w:val="none" w:sz="0" w:space="0" w:color="auto"/>
            <w:left w:val="none" w:sz="0" w:space="0" w:color="auto"/>
            <w:bottom w:val="none" w:sz="0" w:space="0" w:color="auto"/>
            <w:right w:val="none" w:sz="0" w:space="0" w:color="auto"/>
          </w:divBdr>
        </w:div>
        <w:div w:id="2036619012">
          <w:marLeft w:val="480"/>
          <w:marRight w:val="0"/>
          <w:marTop w:val="0"/>
          <w:marBottom w:val="0"/>
          <w:divBdr>
            <w:top w:val="none" w:sz="0" w:space="0" w:color="auto"/>
            <w:left w:val="none" w:sz="0" w:space="0" w:color="auto"/>
            <w:bottom w:val="none" w:sz="0" w:space="0" w:color="auto"/>
            <w:right w:val="none" w:sz="0" w:space="0" w:color="auto"/>
          </w:divBdr>
        </w:div>
      </w:divsChild>
    </w:div>
    <w:div w:id="1227958773">
      <w:bodyDiv w:val="1"/>
      <w:marLeft w:val="0"/>
      <w:marRight w:val="0"/>
      <w:marTop w:val="0"/>
      <w:marBottom w:val="0"/>
      <w:divBdr>
        <w:top w:val="none" w:sz="0" w:space="0" w:color="auto"/>
        <w:left w:val="none" w:sz="0" w:space="0" w:color="auto"/>
        <w:bottom w:val="none" w:sz="0" w:space="0" w:color="auto"/>
        <w:right w:val="none" w:sz="0" w:space="0" w:color="auto"/>
      </w:divBdr>
      <w:divsChild>
        <w:div w:id="2325061">
          <w:marLeft w:val="480"/>
          <w:marRight w:val="0"/>
          <w:marTop w:val="0"/>
          <w:marBottom w:val="0"/>
          <w:divBdr>
            <w:top w:val="none" w:sz="0" w:space="0" w:color="auto"/>
            <w:left w:val="none" w:sz="0" w:space="0" w:color="auto"/>
            <w:bottom w:val="none" w:sz="0" w:space="0" w:color="auto"/>
            <w:right w:val="none" w:sz="0" w:space="0" w:color="auto"/>
          </w:divBdr>
        </w:div>
        <w:div w:id="66390034">
          <w:marLeft w:val="480"/>
          <w:marRight w:val="0"/>
          <w:marTop w:val="0"/>
          <w:marBottom w:val="0"/>
          <w:divBdr>
            <w:top w:val="none" w:sz="0" w:space="0" w:color="auto"/>
            <w:left w:val="none" w:sz="0" w:space="0" w:color="auto"/>
            <w:bottom w:val="none" w:sz="0" w:space="0" w:color="auto"/>
            <w:right w:val="none" w:sz="0" w:space="0" w:color="auto"/>
          </w:divBdr>
        </w:div>
        <w:div w:id="128675266">
          <w:marLeft w:val="480"/>
          <w:marRight w:val="0"/>
          <w:marTop w:val="0"/>
          <w:marBottom w:val="0"/>
          <w:divBdr>
            <w:top w:val="none" w:sz="0" w:space="0" w:color="auto"/>
            <w:left w:val="none" w:sz="0" w:space="0" w:color="auto"/>
            <w:bottom w:val="none" w:sz="0" w:space="0" w:color="auto"/>
            <w:right w:val="none" w:sz="0" w:space="0" w:color="auto"/>
          </w:divBdr>
        </w:div>
        <w:div w:id="132722484">
          <w:marLeft w:val="480"/>
          <w:marRight w:val="0"/>
          <w:marTop w:val="0"/>
          <w:marBottom w:val="0"/>
          <w:divBdr>
            <w:top w:val="none" w:sz="0" w:space="0" w:color="auto"/>
            <w:left w:val="none" w:sz="0" w:space="0" w:color="auto"/>
            <w:bottom w:val="none" w:sz="0" w:space="0" w:color="auto"/>
            <w:right w:val="none" w:sz="0" w:space="0" w:color="auto"/>
          </w:divBdr>
        </w:div>
        <w:div w:id="132992335">
          <w:marLeft w:val="480"/>
          <w:marRight w:val="0"/>
          <w:marTop w:val="0"/>
          <w:marBottom w:val="0"/>
          <w:divBdr>
            <w:top w:val="none" w:sz="0" w:space="0" w:color="auto"/>
            <w:left w:val="none" w:sz="0" w:space="0" w:color="auto"/>
            <w:bottom w:val="none" w:sz="0" w:space="0" w:color="auto"/>
            <w:right w:val="none" w:sz="0" w:space="0" w:color="auto"/>
          </w:divBdr>
        </w:div>
        <w:div w:id="202908489">
          <w:marLeft w:val="480"/>
          <w:marRight w:val="0"/>
          <w:marTop w:val="0"/>
          <w:marBottom w:val="0"/>
          <w:divBdr>
            <w:top w:val="none" w:sz="0" w:space="0" w:color="auto"/>
            <w:left w:val="none" w:sz="0" w:space="0" w:color="auto"/>
            <w:bottom w:val="none" w:sz="0" w:space="0" w:color="auto"/>
            <w:right w:val="none" w:sz="0" w:space="0" w:color="auto"/>
          </w:divBdr>
        </w:div>
        <w:div w:id="224997781">
          <w:marLeft w:val="480"/>
          <w:marRight w:val="0"/>
          <w:marTop w:val="0"/>
          <w:marBottom w:val="0"/>
          <w:divBdr>
            <w:top w:val="none" w:sz="0" w:space="0" w:color="auto"/>
            <w:left w:val="none" w:sz="0" w:space="0" w:color="auto"/>
            <w:bottom w:val="none" w:sz="0" w:space="0" w:color="auto"/>
            <w:right w:val="none" w:sz="0" w:space="0" w:color="auto"/>
          </w:divBdr>
        </w:div>
        <w:div w:id="339816403">
          <w:marLeft w:val="480"/>
          <w:marRight w:val="0"/>
          <w:marTop w:val="0"/>
          <w:marBottom w:val="0"/>
          <w:divBdr>
            <w:top w:val="none" w:sz="0" w:space="0" w:color="auto"/>
            <w:left w:val="none" w:sz="0" w:space="0" w:color="auto"/>
            <w:bottom w:val="none" w:sz="0" w:space="0" w:color="auto"/>
            <w:right w:val="none" w:sz="0" w:space="0" w:color="auto"/>
          </w:divBdr>
        </w:div>
        <w:div w:id="438793197">
          <w:marLeft w:val="480"/>
          <w:marRight w:val="0"/>
          <w:marTop w:val="0"/>
          <w:marBottom w:val="0"/>
          <w:divBdr>
            <w:top w:val="none" w:sz="0" w:space="0" w:color="auto"/>
            <w:left w:val="none" w:sz="0" w:space="0" w:color="auto"/>
            <w:bottom w:val="none" w:sz="0" w:space="0" w:color="auto"/>
            <w:right w:val="none" w:sz="0" w:space="0" w:color="auto"/>
          </w:divBdr>
        </w:div>
        <w:div w:id="531651959">
          <w:marLeft w:val="480"/>
          <w:marRight w:val="0"/>
          <w:marTop w:val="0"/>
          <w:marBottom w:val="0"/>
          <w:divBdr>
            <w:top w:val="none" w:sz="0" w:space="0" w:color="auto"/>
            <w:left w:val="none" w:sz="0" w:space="0" w:color="auto"/>
            <w:bottom w:val="none" w:sz="0" w:space="0" w:color="auto"/>
            <w:right w:val="none" w:sz="0" w:space="0" w:color="auto"/>
          </w:divBdr>
        </w:div>
        <w:div w:id="554121685">
          <w:marLeft w:val="480"/>
          <w:marRight w:val="0"/>
          <w:marTop w:val="0"/>
          <w:marBottom w:val="0"/>
          <w:divBdr>
            <w:top w:val="none" w:sz="0" w:space="0" w:color="auto"/>
            <w:left w:val="none" w:sz="0" w:space="0" w:color="auto"/>
            <w:bottom w:val="none" w:sz="0" w:space="0" w:color="auto"/>
            <w:right w:val="none" w:sz="0" w:space="0" w:color="auto"/>
          </w:divBdr>
        </w:div>
        <w:div w:id="572276672">
          <w:marLeft w:val="480"/>
          <w:marRight w:val="0"/>
          <w:marTop w:val="0"/>
          <w:marBottom w:val="0"/>
          <w:divBdr>
            <w:top w:val="none" w:sz="0" w:space="0" w:color="auto"/>
            <w:left w:val="none" w:sz="0" w:space="0" w:color="auto"/>
            <w:bottom w:val="none" w:sz="0" w:space="0" w:color="auto"/>
            <w:right w:val="none" w:sz="0" w:space="0" w:color="auto"/>
          </w:divBdr>
        </w:div>
        <w:div w:id="576865913">
          <w:marLeft w:val="480"/>
          <w:marRight w:val="0"/>
          <w:marTop w:val="0"/>
          <w:marBottom w:val="0"/>
          <w:divBdr>
            <w:top w:val="none" w:sz="0" w:space="0" w:color="auto"/>
            <w:left w:val="none" w:sz="0" w:space="0" w:color="auto"/>
            <w:bottom w:val="none" w:sz="0" w:space="0" w:color="auto"/>
            <w:right w:val="none" w:sz="0" w:space="0" w:color="auto"/>
          </w:divBdr>
        </w:div>
        <w:div w:id="594288086">
          <w:marLeft w:val="480"/>
          <w:marRight w:val="0"/>
          <w:marTop w:val="0"/>
          <w:marBottom w:val="0"/>
          <w:divBdr>
            <w:top w:val="none" w:sz="0" w:space="0" w:color="auto"/>
            <w:left w:val="none" w:sz="0" w:space="0" w:color="auto"/>
            <w:bottom w:val="none" w:sz="0" w:space="0" w:color="auto"/>
            <w:right w:val="none" w:sz="0" w:space="0" w:color="auto"/>
          </w:divBdr>
        </w:div>
        <w:div w:id="634142971">
          <w:marLeft w:val="480"/>
          <w:marRight w:val="0"/>
          <w:marTop w:val="0"/>
          <w:marBottom w:val="0"/>
          <w:divBdr>
            <w:top w:val="none" w:sz="0" w:space="0" w:color="auto"/>
            <w:left w:val="none" w:sz="0" w:space="0" w:color="auto"/>
            <w:bottom w:val="none" w:sz="0" w:space="0" w:color="auto"/>
            <w:right w:val="none" w:sz="0" w:space="0" w:color="auto"/>
          </w:divBdr>
        </w:div>
        <w:div w:id="689910216">
          <w:marLeft w:val="480"/>
          <w:marRight w:val="0"/>
          <w:marTop w:val="0"/>
          <w:marBottom w:val="0"/>
          <w:divBdr>
            <w:top w:val="none" w:sz="0" w:space="0" w:color="auto"/>
            <w:left w:val="none" w:sz="0" w:space="0" w:color="auto"/>
            <w:bottom w:val="none" w:sz="0" w:space="0" w:color="auto"/>
            <w:right w:val="none" w:sz="0" w:space="0" w:color="auto"/>
          </w:divBdr>
        </w:div>
        <w:div w:id="695353605">
          <w:marLeft w:val="480"/>
          <w:marRight w:val="0"/>
          <w:marTop w:val="0"/>
          <w:marBottom w:val="0"/>
          <w:divBdr>
            <w:top w:val="none" w:sz="0" w:space="0" w:color="auto"/>
            <w:left w:val="none" w:sz="0" w:space="0" w:color="auto"/>
            <w:bottom w:val="none" w:sz="0" w:space="0" w:color="auto"/>
            <w:right w:val="none" w:sz="0" w:space="0" w:color="auto"/>
          </w:divBdr>
        </w:div>
        <w:div w:id="744573855">
          <w:marLeft w:val="480"/>
          <w:marRight w:val="0"/>
          <w:marTop w:val="0"/>
          <w:marBottom w:val="0"/>
          <w:divBdr>
            <w:top w:val="none" w:sz="0" w:space="0" w:color="auto"/>
            <w:left w:val="none" w:sz="0" w:space="0" w:color="auto"/>
            <w:bottom w:val="none" w:sz="0" w:space="0" w:color="auto"/>
            <w:right w:val="none" w:sz="0" w:space="0" w:color="auto"/>
          </w:divBdr>
        </w:div>
        <w:div w:id="767576533">
          <w:marLeft w:val="480"/>
          <w:marRight w:val="0"/>
          <w:marTop w:val="0"/>
          <w:marBottom w:val="0"/>
          <w:divBdr>
            <w:top w:val="none" w:sz="0" w:space="0" w:color="auto"/>
            <w:left w:val="none" w:sz="0" w:space="0" w:color="auto"/>
            <w:bottom w:val="none" w:sz="0" w:space="0" w:color="auto"/>
            <w:right w:val="none" w:sz="0" w:space="0" w:color="auto"/>
          </w:divBdr>
        </w:div>
        <w:div w:id="792866189">
          <w:marLeft w:val="480"/>
          <w:marRight w:val="0"/>
          <w:marTop w:val="0"/>
          <w:marBottom w:val="0"/>
          <w:divBdr>
            <w:top w:val="none" w:sz="0" w:space="0" w:color="auto"/>
            <w:left w:val="none" w:sz="0" w:space="0" w:color="auto"/>
            <w:bottom w:val="none" w:sz="0" w:space="0" w:color="auto"/>
            <w:right w:val="none" w:sz="0" w:space="0" w:color="auto"/>
          </w:divBdr>
        </w:div>
        <w:div w:id="793325490">
          <w:marLeft w:val="480"/>
          <w:marRight w:val="0"/>
          <w:marTop w:val="0"/>
          <w:marBottom w:val="0"/>
          <w:divBdr>
            <w:top w:val="none" w:sz="0" w:space="0" w:color="auto"/>
            <w:left w:val="none" w:sz="0" w:space="0" w:color="auto"/>
            <w:bottom w:val="none" w:sz="0" w:space="0" w:color="auto"/>
            <w:right w:val="none" w:sz="0" w:space="0" w:color="auto"/>
          </w:divBdr>
        </w:div>
        <w:div w:id="806706946">
          <w:marLeft w:val="480"/>
          <w:marRight w:val="0"/>
          <w:marTop w:val="0"/>
          <w:marBottom w:val="0"/>
          <w:divBdr>
            <w:top w:val="none" w:sz="0" w:space="0" w:color="auto"/>
            <w:left w:val="none" w:sz="0" w:space="0" w:color="auto"/>
            <w:bottom w:val="none" w:sz="0" w:space="0" w:color="auto"/>
            <w:right w:val="none" w:sz="0" w:space="0" w:color="auto"/>
          </w:divBdr>
        </w:div>
        <w:div w:id="811557409">
          <w:marLeft w:val="480"/>
          <w:marRight w:val="0"/>
          <w:marTop w:val="0"/>
          <w:marBottom w:val="0"/>
          <w:divBdr>
            <w:top w:val="none" w:sz="0" w:space="0" w:color="auto"/>
            <w:left w:val="none" w:sz="0" w:space="0" w:color="auto"/>
            <w:bottom w:val="none" w:sz="0" w:space="0" w:color="auto"/>
            <w:right w:val="none" w:sz="0" w:space="0" w:color="auto"/>
          </w:divBdr>
        </w:div>
        <w:div w:id="812917113">
          <w:marLeft w:val="480"/>
          <w:marRight w:val="0"/>
          <w:marTop w:val="0"/>
          <w:marBottom w:val="0"/>
          <w:divBdr>
            <w:top w:val="none" w:sz="0" w:space="0" w:color="auto"/>
            <w:left w:val="none" w:sz="0" w:space="0" w:color="auto"/>
            <w:bottom w:val="none" w:sz="0" w:space="0" w:color="auto"/>
            <w:right w:val="none" w:sz="0" w:space="0" w:color="auto"/>
          </w:divBdr>
        </w:div>
        <w:div w:id="814371815">
          <w:marLeft w:val="480"/>
          <w:marRight w:val="0"/>
          <w:marTop w:val="0"/>
          <w:marBottom w:val="0"/>
          <w:divBdr>
            <w:top w:val="none" w:sz="0" w:space="0" w:color="auto"/>
            <w:left w:val="none" w:sz="0" w:space="0" w:color="auto"/>
            <w:bottom w:val="none" w:sz="0" w:space="0" w:color="auto"/>
            <w:right w:val="none" w:sz="0" w:space="0" w:color="auto"/>
          </w:divBdr>
        </w:div>
        <w:div w:id="828715318">
          <w:marLeft w:val="480"/>
          <w:marRight w:val="0"/>
          <w:marTop w:val="0"/>
          <w:marBottom w:val="0"/>
          <w:divBdr>
            <w:top w:val="none" w:sz="0" w:space="0" w:color="auto"/>
            <w:left w:val="none" w:sz="0" w:space="0" w:color="auto"/>
            <w:bottom w:val="none" w:sz="0" w:space="0" w:color="auto"/>
            <w:right w:val="none" w:sz="0" w:space="0" w:color="auto"/>
          </w:divBdr>
        </w:div>
        <w:div w:id="828981872">
          <w:marLeft w:val="480"/>
          <w:marRight w:val="0"/>
          <w:marTop w:val="0"/>
          <w:marBottom w:val="0"/>
          <w:divBdr>
            <w:top w:val="none" w:sz="0" w:space="0" w:color="auto"/>
            <w:left w:val="none" w:sz="0" w:space="0" w:color="auto"/>
            <w:bottom w:val="none" w:sz="0" w:space="0" w:color="auto"/>
            <w:right w:val="none" w:sz="0" w:space="0" w:color="auto"/>
          </w:divBdr>
        </w:div>
        <w:div w:id="911041943">
          <w:marLeft w:val="480"/>
          <w:marRight w:val="0"/>
          <w:marTop w:val="0"/>
          <w:marBottom w:val="0"/>
          <w:divBdr>
            <w:top w:val="none" w:sz="0" w:space="0" w:color="auto"/>
            <w:left w:val="none" w:sz="0" w:space="0" w:color="auto"/>
            <w:bottom w:val="none" w:sz="0" w:space="0" w:color="auto"/>
            <w:right w:val="none" w:sz="0" w:space="0" w:color="auto"/>
          </w:divBdr>
        </w:div>
        <w:div w:id="924142755">
          <w:marLeft w:val="480"/>
          <w:marRight w:val="0"/>
          <w:marTop w:val="0"/>
          <w:marBottom w:val="0"/>
          <w:divBdr>
            <w:top w:val="none" w:sz="0" w:space="0" w:color="auto"/>
            <w:left w:val="none" w:sz="0" w:space="0" w:color="auto"/>
            <w:bottom w:val="none" w:sz="0" w:space="0" w:color="auto"/>
            <w:right w:val="none" w:sz="0" w:space="0" w:color="auto"/>
          </w:divBdr>
        </w:div>
        <w:div w:id="933318196">
          <w:marLeft w:val="480"/>
          <w:marRight w:val="0"/>
          <w:marTop w:val="0"/>
          <w:marBottom w:val="0"/>
          <w:divBdr>
            <w:top w:val="none" w:sz="0" w:space="0" w:color="auto"/>
            <w:left w:val="none" w:sz="0" w:space="0" w:color="auto"/>
            <w:bottom w:val="none" w:sz="0" w:space="0" w:color="auto"/>
            <w:right w:val="none" w:sz="0" w:space="0" w:color="auto"/>
          </w:divBdr>
        </w:div>
        <w:div w:id="976451722">
          <w:marLeft w:val="480"/>
          <w:marRight w:val="0"/>
          <w:marTop w:val="0"/>
          <w:marBottom w:val="0"/>
          <w:divBdr>
            <w:top w:val="none" w:sz="0" w:space="0" w:color="auto"/>
            <w:left w:val="none" w:sz="0" w:space="0" w:color="auto"/>
            <w:bottom w:val="none" w:sz="0" w:space="0" w:color="auto"/>
            <w:right w:val="none" w:sz="0" w:space="0" w:color="auto"/>
          </w:divBdr>
        </w:div>
        <w:div w:id="996492721">
          <w:marLeft w:val="480"/>
          <w:marRight w:val="0"/>
          <w:marTop w:val="0"/>
          <w:marBottom w:val="0"/>
          <w:divBdr>
            <w:top w:val="none" w:sz="0" w:space="0" w:color="auto"/>
            <w:left w:val="none" w:sz="0" w:space="0" w:color="auto"/>
            <w:bottom w:val="none" w:sz="0" w:space="0" w:color="auto"/>
            <w:right w:val="none" w:sz="0" w:space="0" w:color="auto"/>
          </w:divBdr>
        </w:div>
        <w:div w:id="1033071264">
          <w:marLeft w:val="480"/>
          <w:marRight w:val="0"/>
          <w:marTop w:val="0"/>
          <w:marBottom w:val="0"/>
          <w:divBdr>
            <w:top w:val="none" w:sz="0" w:space="0" w:color="auto"/>
            <w:left w:val="none" w:sz="0" w:space="0" w:color="auto"/>
            <w:bottom w:val="none" w:sz="0" w:space="0" w:color="auto"/>
            <w:right w:val="none" w:sz="0" w:space="0" w:color="auto"/>
          </w:divBdr>
        </w:div>
        <w:div w:id="1047533306">
          <w:marLeft w:val="480"/>
          <w:marRight w:val="0"/>
          <w:marTop w:val="0"/>
          <w:marBottom w:val="0"/>
          <w:divBdr>
            <w:top w:val="none" w:sz="0" w:space="0" w:color="auto"/>
            <w:left w:val="none" w:sz="0" w:space="0" w:color="auto"/>
            <w:bottom w:val="none" w:sz="0" w:space="0" w:color="auto"/>
            <w:right w:val="none" w:sz="0" w:space="0" w:color="auto"/>
          </w:divBdr>
        </w:div>
        <w:div w:id="1094473335">
          <w:marLeft w:val="480"/>
          <w:marRight w:val="0"/>
          <w:marTop w:val="0"/>
          <w:marBottom w:val="0"/>
          <w:divBdr>
            <w:top w:val="none" w:sz="0" w:space="0" w:color="auto"/>
            <w:left w:val="none" w:sz="0" w:space="0" w:color="auto"/>
            <w:bottom w:val="none" w:sz="0" w:space="0" w:color="auto"/>
            <w:right w:val="none" w:sz="0" w:space="0" w:color="auto"/>
          </w:divBdr>
        </w:div>
        <w:div w:id="1161234931">
          <w:marLeft w:val="480"/>
          <w:marRight w:val="0"/>
          <w:marTop w:val="0"/>
          <w:marBottom w:val="0"/>
          <w:divBdr>
            <w:top w:val="none" w:sz="0" w:space="0" w:color="auto"/>
            <w:left w:val="none" w:sz="0" w:space="0" w:color="auto"/>
            <w:bottom w:val="none" w:sz="0" w:space="0" w:color="auto"/>
            <w:right w:val="none" w:sz="0" w:space="0" w:color="auto"/>
          </w:divBdr>
        </w:div>
        <w:div w:id="1178884393">
          <w:marLeft w:val="480"/>
          <w:marRight w:val="0"/>
          <w:marTop w:val="0"/>
          <w:marBottom w:val="0"/>
          <w:divBdr>
            <w:top w:val="none" w:sz="0" w:space="0" w:color="auto"/>
            <w:left w:val="none" w:sz="0" w:space="0" w:color="auto"/>
            <w:bottom w:val="none" w:sz="0" w:space="0" w:color="auto"/>
            <w:right w:val="none" w:sz="0" w:space="0" w:color="auto"/>
          </w:divBdr>
        </w:div>
        <w:div w:id="1248689306">
          <w:marLeft w:val="480"/>
          <w:marRight w:val="0"/>
          <w:marTop w:val="0"/>
          <w:marBottom w:val="0"/>
          <w:divBdr>
            <w:top w:val="none" w:sz="0" w:space="0" w:color="auto"/>
            <w:left w:val="none" w:sz="0" w:space="0" w:color="auto"/>
            <w:bottom w:val="none" w:sz="0" w:space="0" w:color="auto"/>
            <w:right w:val="none" w:sz="0" w:space="0" w:color="auto"/>
          </w:divBdr>
        </w:div>
        <w:div w:id="1289121218">
          <w:marLeft w:val="480"/>
          <w:marRight w:val="0"/>
          <w:marTop w:val="0"/>
          <w:marBottom w:val="0"/>
          <w:divBdr>
            <w:top w:val="none" w:sz="0" w:space="0" w:color="auto"/>
            <w:left w:val="none" w:sz="0" w:space="0" w:color="auto"/>
            <w:bottom w:val="none" w:sz="0" w:space="0" w:color="auto"/>
            <w:right w:val="none" w:sz="0" w:space="0" w:color="auto"/>
          </w:divBdr>
        </w:div>
        <w:div w:id="1348213088">
          <w:marLeft w:val="480"/>
          <w:marRight w:val="0"/>
          <w:marTop w:val="0"/>
          <w:marBottom w:val="0"/>
          <w:divBdr>
            <w:top w:val="none" w:sz="0" w:space="0" w:color="auto"/>
            <w:left w:val="none" w:sz="0" w:space="0" w:color="auto"/>
            <w:bottom w:val="none" w:sz="0" w:space="0" w:color="auto"/>
            <w:right w:val="none" w:sz="0" w:space="0" w:color="auto"/>
          </w:divBdr>
        </w:div>
        <w:div w:id="1351373568">
          <w:marLeft w:val="480"/>
          <w:marRight w:val="0"/>
          <w:marTop w:val="0"/>
          <w:marBottom w:val="0"/>
          <w:divBdr>
            <w:top w:val="none" w:sz="0" w:space="0" w:color="auto"/>
            <w:left w:val="none" w:sz="0" w:space="0" w:color="auto"/>
            <w:bottom w:val="none" w:sz="0" w:space="0" w:color="auto"/>
            <w:right w:val="none" w:sz="0" w:space="0" w:color="auto"/>
          </w:divBdr>
        </w:div>
        <w:div w:id="1357804542">
          <w:marLeft w:val="480"/>
          <w:marRight w:val="0"/>
          <w:marTop w:val="0"/>
          <w:marBottom w:val="0"/>
          <w:divBdr>
            <w:top w:val="none" w:sz="0" w:space="0" w:color="auto"/>
            <w:left w:val="none" w:sz="0" w:space="0" w:color="auto"/>
            <w:bottom w:val="none" w:sz="0" w:space="0" w:color="auto"/>
            <w:right w:val="none" w:sz="0" w:space="0" w:color="auto"/>
          </w:divBdr>
        </w:div>
        <w:div w:id="1359890575">
          <w:marLeft w:val="480"/>
          <w:marRight w:val="0"/>
          <w:marTop w:val="0"/>
          <w:marBottom w:val="0"/>
          <w:divBdr>
            <w:top w:val="none" w:sz="0" w:space="0" w:color="auto"/>
            <w:left w:val="none" w:sz="0" w:space="0" w:color="auto"/>
            <w:bottom w:val="none" w:sz="0" w:space="0" w:color="auto"/>
            <w:right w:val="none" w:sz="0" w:space="0" w:color="auto"/>
          </w:divBdr>
        </w:div>
        <w:div w:id="1391418746">
          <w:marLeft w:val="480"/>
          <w:marRight w:val="0"/>
          <w:marTop w:val="0"/>
          <w:marBottom w:val="0"/>
          <w:divBdr>
            <w:top w:val="none" w:sz="0" w:space="0" w:color="auto"/>
            <w:left w:val="none" w:sz="0" w:space="0" w:color="auto"/>
            <w:bottom w:val="none" w:sz="0" w:space="0" w:color="auto"/>
            <w:right w:val="none" w:sz="0" w:space="0" w:color="auto"/>
          </w:divBdr>
        </w:div>
        <w:div w:id="1399397632">
          <w:marLeft w:val="480"/>
          <w:marRight w:val="0"/>
          <w:marTop w:val="0"/>
          <w:marBottom w:val="0"/>
          <w:divBdr>
            <w:top w:val="none" w:sz="0" w:space="0" w:color="auto"/>
            <w:left w:val="none" w:sz="0" w:space="0" w:color="auto"/>
            <w:bottom w:val="none" w:sz="0" w:space="0" w:color="auto"/>
            <w:right w:val="none" w:sz="0" w:space="0" w:color="auto"/>
          </w:divBdr>
        </w:div>
        <w:div w:id="1399983673">
          <w:marLeft w:val="480"/>
          <w:marRight w:val="0"/>
          <w:marTop w:val="0"/>
          <w:marBottom w:val="0"/>
          <w:divBdr>
            <w:top w:val="none" w:sz="0" w:space="0" w:color="auto"/>
            <w:left w:val="none" w:sz="0" w:space="0" w:color="auto"/>
            <w:bottom w:val="none" w:sz="0" w:space="0" w:color="auto"/>
            <w:right w:val="none" w:sz="0" w:space="0" w:color="auto"/>
          </w:divBdr>
        </w:div>
        <w:div w:id="1423067699">
          <w:marLeft w:val="480"/>
          <w:marRight w:val="0"/>
          <w:marTop w:val="0"/>
          <w:marBottom w:val="0"/>
          <w:divBdr>
            <w:top w:val="none" w:sz="0" w:space="0" w:color="auto"/>
            <w:left w:val="none" w:sz="0" w:space="0" w:color="auto"/>
            <w:bottom w:val="none" w:sz="0" w:space="0" w:color="auto"/>
            <w:right w:val="none" w:sz="0" w:space="0" w:color="auto"/>
          </w:divBdr>
        </w:div>
        <w:div w:id="1446728718">
          <w:marLeft w:val="480"/>
          <w:marRight w:val="0"/>
          <w:marTop w:val="0"/>
          <w:marBottom w:val="0"/>
          <w:divBdr>
            <w:top w:val="none" w:sz="0" w:space="0" w:color="auto"/>
            <w:left w:val="none" w:sz="0" w:space="0" w:color="auto"/>
            <w:bottom w:val="none" w:sz="0" w:space="0" w:color="auto"/>
            <w:right w:val="none" w:sz="0" w:space="0" w:color="auto"/>
          </w:divBdr>
        </w:div>
        <w:div w:id="1485851460">
          <w:marLeft w:val="480"/>
          <w:marRight w:val="0"/>
          <w:marTop w:val="0"/>
          <w:marBottom w:val="0"/>
          <w:divBdr>
            <w:top w:val="none" w:sz="0" w:space="0" w:color="auto"/>
            <w:left w:val="none" w:sz="0" w:space="0" w:color="auto"/>
            <w:bottom w:val="none" w:sz="0" w:space="0" w:color="auto"/>
            <w:right w:val="none" w:sz="0" w:space="0" w:color="auto"/>
          </w:divBdr>
        </w:div>
        <w:div w:id="1627007942">
          <w:marLeft w:val="480"/>
          <w:marRight w:val="0"/>
          <w:marTop w:val="0"/>
          <w:marBottom w:val="0"/>
          <w:divBdr>
            <w:top w:val="none" w:sz="0" w:space="0" w:color="auto"/>
            <w:left w:val="none" w:sz="0" w:space="0" w:color="auto"/>
            <w:bottom w:val="none" w:sz="0" w:space="0" w:color="auto"/>
            <w:right w:val="none" w:sz="0" w:space="0" w:color="auto"/>
          </w:divBdr>
        </w:div>
        <w:div w:id="1649433075">
          <w:marLeft w:val="480"/>
          <w:marRight w:val="0"/>
          <w:marTop w:val="0"/>
          <w:marBottom w:val="0"/>
          <w:divBdr>
            <w:top w:val="none" w:sz="0" w:space="0" w:color="auto"/>
            <w:left w:val="none" w:sz="0" w:space="0" w:color="auto"/>
            <w:bottom w:val="none" w:sz="0" w:space="0" w:color="auto"/>
            <w:right w:val="none" w:sz="0" w:space="0" w:color="auto"/>
          </w:divBdr>
        </w:div>
        <w:div w:id="1658069981">
          <w:marLeft w:val="480"/>
          <w:marRight w:val="0"/>
          <w:marTop w:val="0"/>
          <w:marBottom w:val="0"/>
          <w:divBdr>
            <w:top w:val="none" w:sz="0" w:space="0" w:color="auto"/>
            <w:left w:val="none" w:sz="0" w:space="0" w:color="auto"/>
            <w:bottom w:val="none" w:sz="0" w:space="0" w:color="auto"/>
            <w:right w:val="none" w:sz="0" w:space="0" w:color="auto"/>
          </w:divBdr>
        </w:div>
        <w:div w:id="1683626890">
          <w:marLeft w:val="480"/>
          <w:marRight w:val="0"/>
          <w:marTop w:val="0"/>
          <w:marBottom w:val="0"/>
          <w:divBdr>
            <w:top w:val="none" w:sz="0" w:space="0" w:color="auto"/>
            <w:left w:val="none" w:sz="0" w:space="0" w:color="auto"/>
            <w:bottom w:val="none" w:sz="0" w:space="0" w:color="auto"/>
            <w:right w:val="none" w:sz="0" w:space="0" w:color="auto"/>
          </w:divBdr>
        </w:div>
        <w:div w:id="1686590500">
          <w:marLeft w:val="480"/>
          <w:marRight w:val="0"/>
          <w:marTop w:val="0"/>
          <w:marBottom w:val="0"/>
          <w:divBdr>
            <w:top w:val="none" w:sz="0" w:space="0" w:color="auto"/>
            <w:left w:val="none" w:sz="0" w:space="0" w:color="auto"/>
            <w:bottom w:val="none" w:sz="0" w:space="0" w:color="auto"/>
            <w:right w:val="none" w:sz="0" w:space="0" w:color="auto"/>
          </w:divBdr>
        </w:div>
        <w:div w:id="1709524086">
          <w:marLeft w:val="480"/>
          <w:marRight w:val="0"/>
          <w:marTop w:val="0"/>
          <w:marBottom w:val="0"/>
          <w:divBdr>
            <w:top w:val="none" w:sz="0" w:space="0" w:color="auto"/>
            <w:left w:val="none" w:sz="0" w:space="0" w:color="auto"/>
            <w:bottom w:val="none" w:sz="0" w:space="0" w:color="auto"/>
            <w:right w:val="none" w:sz="0" w:space="0" w:color="auto"/>
          </w:divBdr>
        </w:div>
        <w:div w:id="1735464902">
          <w:marLeft w:val="480"/>
          <w:marRight w:val="0"/>
          <w:marTop w:val="0"/>
          <w:marBottom w:val="0"/>
          <w:divBdr>
            <w:top w:val="none" w:sz="0" w:space="0" w:color="auto"/>
            <w:left w:val="none" w:sz="0" w:space="0" w:color="auto"/>
            <w:bottom w:val="none" w:sz="0" w:space="0" w:color="auto"/>
            <w:right w:val="none" w:sz="0" w:space="0" w:color="auto"/>
          </w:divBdr>
        </w:div>
        <w:div w:id="1751464056">
          <w:marLeft w:val="480"/>
          <w:marRight w:val="0"/>
          <w:marTop w:val="0"/>
          <w:marBottom w:val="0"/>
          <w:divBdr>
            <w:top w:val="none" w:sz="0" w:space="0" w:color="auto"/>
            <w:left w:val="none" w:sz="0" w:space="0" w:color="auto"/>
            <w:bottom w:val="none" w:sz="0" w:space="0" w:color="auto"/>
            <w:right w:val="none" w:sz="0" w:space="0" w:color="auto"/>
          </w:divBdr>
        </w:div>
        <w:div w:id="1759791478">
          <w:marLeft w:val="480"/>
          <w:marRight w:val="0"/>
          <w:marTop w:val="0"/>
          <w:marBottom w:val="0"/>
          <w:divBdr>
            <w:top w:val="none" w:sz="0" w:space="0" w:color="auto"/>
            <w:left w:val="none" w:sz="0" w:space="0" w:color="auto"/>
            <w:bottom w:val="none" w:sz="0" w:space="0" w:color="auto"/>
            <w:right w:val="none" w:sz="0" w:space="0" w:color="auto"/>
          </w:divBdr>
        </w:div>
        <w:div w:id="1770808175">
          <w:marLeft w:val="480"/>
          <w:marRight w:val="0"/>
          <w:marTop w:val="0"/>
          <w:marBottom w:val="0"/>
          <w:divBdr>
            <w:top w:val="none" w:sz="0" w:space="0" w:color="auto"/>
            <w:left w:val="none" w:sz="0" w:space="0" w:color="auto"/>
            <w:bottom w:val="none" w:sz="0" w:space="0" w:color="auto"/>
            <w:right w:val="none" w:sz="0" w:space="0" w:color="auto"/>
          </w:divBdr>
        </w:div>
        <w:div w:id="1792703858">
          <w:marLeft w:val="480"/>
          <w:marRight w:val="0"/>
          <w:marTop w:val="0"/>
          <w:marBottom w:val="0"/>
          <w:divBdr>
            <w:top w:val="none" w:sz="0" w:space="0" w:color="auto"/>
            <w:left w:val="none" w:sz="0" w:space="0" w:color="auto"/>
            <w:bottom w:val="none" w:sz="0" w:space="0" w:color="auto"/>
            <w:right w:val="none" w:sz="0" w:space="0" w:color="auto"/>
          </w:divBdr>
        </w:div>
        <w:div w:id="1796295341">
          <w:marLeft w:val="480"/>
          <w:marRight w:val="0"/>
          <w:marTop w:val="0"/>
          <w:marBottom w:val="0"/>
          <w:divBdr>
            <w:top w:val="none" w:sz="0" w:space="0" w:color="auto"/>
            <w:left w:val="none" w:sz="0" w:space="0" w:color="auto"/>
            <w:bottom w:val="none" w:sz="0" w:space="0" w:color="auto"/>
            <w:right w:val="none" w:sz="0" w:space="0" w:color="auto"/>
          </w:divBdr>
        </w:div>
        <w:div w:id="1811629133">
          <w:marLeft w:val="480"/>
          <w:marRight w:val="0"/>
          <w:marTop w:val="0"/>
          <w:marBottom w:val="0"/>
          <w:divBdr>
            <w:top w:val="none" w:sz="0" w:space="0" w:color="auto"/>
            <w:left w:val="none" w:sz="0" w:space="0" w:color="auto"/>
            <w:bottom w:val="none" w:sz="0" w:space="0" w:color="auto"/>
            <w:right w:val="none" w:sz="0" w:space="0" w:color="auto"/>
          </w:divBdr>
        </w:div>
        <w:div w:id="1815180312">
          <w:marLeft w:val="480"/>
          <w:marRight w:val="0"/>
          <w:marTop w:val="0"/>
          <w:marBottom w:val="0"/>
          <w:divBdr>
            <w:top w:val="none" w:sz="0" w:space="0" w:color="auto"/>
            <w:left w:val="none" w:sz="0" w:space="0" w:color="auto"/>
            <w:bottom w:val="none" w:sz="0" w:space="0" w:color="auto"/>
            <w:right w:val="none" w:sz="0" w:space="0" w:color="auto"/>
          </w:divBdr>
        </w:div>
        <w:div w:id="1868371754">
          <w:marLeft w:val="480"/>
          <w:marRight w:val="0"/>
          <w:marTop w:val="0"/>
          <w:marBottom w:val="0"/>
          <w:divBdr>
            <w:top w:val="none" w:sz="0" w:space="0" w:color="auto"/>
            <w:left w:val="none" w:sz="0" w:space="0" w:color="auto"/>
            <w:bottom w:val="none" w:sz="0" w:space="0" w:color="auto"/>
            <w:right w:val="none" w:sz="0" w:space="0" w:color="auto"/>
          </w:divBdr>
        </w:div>
        <w:div w:id="1900021473">
          <w:marLeft w:val="480"/>
          <w:marRight w:val="0"/>
          <w:marTop w:val="0"/>
          <w:marBottom w:val="0"/>
          <w:divBdr>
            <w:top w:val="none" w:sz="0" w:space="0" w:color="auto"/>
            <w:left w:val="none" w:sz="0" w:space="0" w:color="auto"/>
            <w:bottom w:val="none" w:sz="0" w:space="0" w:color="auto"/>
            <w:right w:val="none" w:sz="0" w:space="0" w:color="auto"/>
          </w:divBdr>
        </w:div>
        <w:div w:id="1920409330">
          <w:marLeft w:val="480"/>
          <w:marRight w:val="0"/>
          <w:marTop w:val="0"/>
          <w:marBottom w:val="0"/>
          <w:divBdr>
            <w:top w:val="none" w:sz="0" w:space="0" w:color="auto"/>
            <w:left w:val="none" w:sz="0" w:space="0" w:color="auto"/>
            <w:bottom w:val="none" w:sz="0" w:space="0" w:color="auto"/>
            <w:right w:val="none" w:sz="0" w:space="0" w:color="auto"/>
          </w:divBdr>
        </w:div>
        <w:div w:id="1934972743">
          <w:marLeft w:val="480"/>
          <w:marRight w:val="0"/>
          <w:marTop w:val="0"/>
          <w:marBottom w:val="0"/>
          <w:divBdr>
            <w:top w:val="none" w:sz="0" w:space="0" w:color="auto"/>
            <w:left w:val="none" w:sz="0" w:space="0" w:color="auto"/>
            <w:bottom w:val="none" w:sz="0" w:space="0" w:color="auto"/>
            <w:right w:val="none" w:sz="0" w:space="0" w:color="auto"/>
          </w:divBdr>
        </w:div>
        <w:div w:id="1960986918">
          <w:marLeft w:val="480"/>
          <w:marRight w:val="0"/>
          <w:marTop w:val="0"/>
          <w:marBottom w:val="0"/>
          <w:divBdr>
            <w:top w:val="none" w:sz="0" w:space="0" w:color="auto"/>
            <w:left w:val="none" w:sz="0" w:space="0" w:color="auto"/>
            <w:bottom w:val="none" w:sz="0" w:space="0" w:color="auto"/>
            <w:right w:val="none" w:sz="0" w:space="0" w:color="auto"/>
          </w:divBdr>
        </w:div>
        <w:div w:id="1980766529">
          <w:marLeft w:val="480"/>
          <w:marRight w:val="0"/>
          <w:marTop w:val="0"/>
          <w:marBottom w:val="0"/>
          <w:divBdr>
            <w:top w:val="none" w:sz="0" w:space="0" w:color="auto"/>
            <w:left w:val="none" w:sz="0" w:space="0" w:color="auto"/>
            <w:bottom w:val="none" w:sz="0" w:space="0" w:color="auto"/>
            <w:right w:val="none" w:sz="0" w:space="0" w:color="auto"/>
          </w:divBdr>
        </w:div>
        <w:div w:id="2005622862">
          <w:marLeft w:val="480"/>
          <w:marRight w:val="0"/>
          <w:marTop w:val="0"/>
          <w:marBottom w:val="0"/>
          <w:divBdr>
            <w:top w:val="none" w:sz="0" w:space="0" w:color="auto"/>
            <w:left w:val="none" w:sz="0" w:space="0" w:color="auto"/>
            <w:bottom w:val="none" w:sz="0" w:space="0" w:color="auto"/>
            <w:right w:val="none" w:sz="0" w:space="0" w:color="auto"/>
          </w:divBdr>
        </w:div>
        <w:div w:id="2015261685">
          <w:marLeft w:val="480"/>
          <w:marRight w:val="0"/>
          <w:marTop w:val="0"/>
          <w:marBottom w:val="0"/>
          <w:divBdr>
            <w:top w:val="none" w:sz="0" w:space="0" w:color="auto"/>
            <w:left w:val="none" w:sz="0" w:space="0" w:color="auto"/>
            <w:bottom w:val="none" w:sz="0" w:space="0" w:color="auto"/>
            <w:right w:val="none" w:sz="0" w:space="0" w:color="auto"/>
          </w:divBdr>
        </w:div>
        <w:div w:id="2029719856">
          <w:marLeft w:val="480"/>
          <w:marRight w:val="0"/>
          <w:marTop w:val="0"/>
          <w:marBottom w:val="0"/>
          <w:divBdr>
            <w:top w:val="none" w:sz="0" w:space="0" w:color="auto"/>
            <w:left w:val="none" w:sz="0" w:space="0" w:color="auto"/>
            <w:bottom w:val="none" w:sz="0" w:space="0" w:color="auto"/>
            <w:right w:val="none" w:sz="0" w:space="0" w:color="auto"/>
          </w:divBdr>
        </w:div>
        <w:div w:id="2095083753">
          <w:marLeft w:val="480"/>
          <w:marRight w:val="0"/>
          <w:marTop w:val="0"/>
          <w:marBottom w:val="0"/>
          <w:divBdr>
            <w:top w:val="none" w:sz="0" w:space="0" w:color="auto"/>
            <w:left w:val="none" w:sz="0" w:space="0" w:color="auto"/>
            <w:bottom w:val="none" w:sz="0" w:space="0" w:color="auto"/>
            <w:right w:val="none" w:sz="0" w:space="0" w:color="auto"/>
          </w:divBdr>
        </w:div>
        <w:div w:id="2117096143">
          <w:marLeft w:val="480"/>
          <w:marRight w:val="0"/>
          <w:marTop w:val="0"/>
          <w:marBottom w:val="0"/>
          <w:divBdr>
            <w:top w:val="none" w:sz="0" w:space="0" w:color="auto"/>
            <w:left w:val="none" w:sz="0" w:space="0" w:color="auto"/>
            <w:bottom w:val="none" w:sz="0" w:space="0" w:color="auto"/>
            <w:right w:val="none" w:sz="0" w:space="0" w:color="auto"/>
          </w:divBdr>
        </w:div>
        <w:div w:id="2127390129">
          <w:marLeft w:val="480"/>
          <w:marRight w:val="0"/>
          <w:marTop w:val="0"/>
          <w:marBottom w:val="0"/>
          <w:divBdr>
            <w:top w:val="none" w:sz="0" w:space="0" w:color="auto"/>
            <w:left w:val="none" w:sz="0" w:space="0" w:color="auto"/>
            <w:bottom w:val="none" w:sz="0" w:space="0" w:color="auto"/>
            <w:right w:val="none" w:sz="0" w:space="0" w:color="auto"/>
          </w:divBdr>
        </w:div>
        <w:div w:id="2141847801">
          <w:marLeft w:val="480"/>
          <w:marRight w:val="0"/>
          <w:marTop w:val="0"/>
          <w:marBottom w:val="0"/>
          <w:divBdr>
            <w:top w:val="none" w:sz="0" w:space="0" w:color="auto"/>
            <w:left w:val="none" w:sz="0" w:space="0" w:color="auto"/>
            <w:bottom w:val="none" w:sz="0" w:space="0" w:color="auto"/>
            <w:right w:val="none" w:sz="0" w:space="0" w:color="auto"/>
          </w:divBdr>
        </w:div>
      </w:divsChild>
    </w:div>
    <w:div w:id="1230265505">
      <w:bodyDiv w:val="1"/>
      <w:marLeft w:val="0"/>
      <w:marRight w:val="0"/>
      <w:marTop w:val="0"/>
      <w:marBottom w:val="0"/>
      <w:divBdr>
        <w:top w:val="none" w:sz="0" w:space="0" w:color="auto"/>
        <w:left w:val="none" w:sz="0" w:space="0" w:color="auto"/>
        <w:bottom w:val="none" w:sz="0" w:space="0" w:color="auto"/>
        <w:right w:val="none" w:sz="0" w:space="0" w:color="auto"/>
      </w:divBdr>
      <w:divsChild>
        <w:div w:id="79789920">
          <w:marLeft w:val="480"/>
          <w:marRight w:val="0"/>
          <w:marTop w:val="0"/>
          <w:marBottom w:val="0"/>
          <w:divBdr>
            <w:top w:val="none" w:sz="0" w:space="0" w:color="auto"/>
            <w:left w:val="none" w:sz="0" w:space="0" w:color="auto"/>
            <w:bottom w:val="none" w:sz="0" w:space="0" w:color="auto"/>
            <w:right w:val="none" w:sz="0" w:space="0" w:color="auto"/>
          </w:divBdr>
        </w:div>
        <w:div w:id="90707497">
          <w:marLeft w:val="480"/>
          <w:marRight w:val="0"/>
          <w:marTop w:val="0"/>
          <w:marBottom w:val="0"/>
          <w:divBdr>
            <w:top w:val="none" w:sz="0" w:space="0" w:color="auto"/>
            <w:left w:val="none" w:sz="0" w:space="0" w:color="auto"/>
            <w:bottom w:val="none" w:sz="0" w:space="0" w:color="auto"/>
            <w:right w:val="none" w:sz="0" w:space="0" w:color="auto"/>
          </w:divBdr>
        </w:div>
        <w:div w:id="99185745">
          <w:marLeft w:val="480"/>
          <w:marRight w:val="0"/>
          <w:marTop w:val="0"/>
          <w:marBottom w:val="0"/>
          <w:divBdr>
            <w:top w:val="none" w:sz="0" w:space="0" w:color="auto"/>
            <w:left w:val="none" w:sz="0" w:space="0" w:color="auto"/>
            <w:bottom w:val="none" w:sz="0" w:space="0" w:color="auto"/>
            <w:right w:val="none" w:sz="0" w:space="0" w:color="auto"/>
          </w:divBdr>
        </w:div>
        <w:div w:id="136265274">
          <w:marLeft w:val="480"/>
          <w:marRight w:val="0"/>
          <w:marTop w:val="0"/>
          <w:marBottom w:val="0"/>
          <w:divBdr>
            <w:top w:val="none" w:sz="0" w:space="0" w:color="auto"/>
            <w:left w:val="none" w:sz="0" w:space="0" w:color="auto"/>
            <w:bottom w:val="none" w:sz="0" w:space="0" w:color="auto"/>
            <w:right w:val="none" w:sz="0" w:space="0" w:color="auto"/>
          </w:divBdr>
        </w:div>
        <w:div w:id="143013142">
          <w:marLeft w:val="480"/>
          <w:marRight w:val="0"/>
          <w:marTop w:val="0"/>
          <w:marBottom w:val="0"/>
          <w:divBdr>
            <w:top w:val="none" w:sz="0" w:space="0" w:color="auto"/>
            <w:left w:val="none" w:sz="0" w:space="0" w:color="auto"/>
            <w:bottom w:val="none" w:sz="0" w:space="0" w:color="auto"/>
            <w:right w:val="none" w:sz="0" w:space="0" w:color="auto"/>
          </w:divBdr>
        </w:div>
        <w:div w:id="232089730">
          <w:marLeft w:val="480"/>
          <w:marRight w:val="0"/>
          <w:marTop w:val="0"/>
          <w:marBottom w:val="0"/>
          <w:divBdr>
            <w:top w:val="none" w:sz="0" w:space="0" w:color="auto"/>
            <w:left w:val="none" w:sz="0" w:space="0" w:color="auto"/>
            <w:bottom w:val="none" w:sz="0" w:space="0" w:color="auto"/>
            <w:right w:val="none" w:sz="0" w:space="0" w:color="auto"/>
          </w:divBdr>
        </w:div>
        <w:div w:id="323515369">
          <w:marLeft w:val="480"/>
          <w:marRight w:val="0"/>
          <w:marTop w:val="0"/>
          <w:marBottom w:val="0"/>
          <w:divBdr>
            <w:top w:val="none" w:sz="0" w:space="0" w:color="auto"/>
            <w:left w:val="none" w:sz="0" w:space="0" w:color="auto"/>
            <w:bottom w:val="none" w:sz="0" w:space="0" w:color="auto"/>
            <w:right w:val="none" w:sz="0" w:space="0" w:color="auto"/>
          </w:divBdr>
        </w:div>
        <w:div w:id="332606946">
          <w:marLeft w:val="480"/>
          <w:marRight w:val="0"/>
          <w:marTop w:val="0"/>
          <w:marBottom w:val="0"/>
          <w:divBdr>
            <w:top w:val="none" w:sz="0" w:space="0" w:color="auto"/>
            <w:left w:val="none" w:sz="0" w:space="0" w:color="auto"/>
            <w:bottom w:val="none" w:sz="0" w:space="0" w:color="auto"/>
            <w:right w:val="none" w:sz="0" w:space="0" w:color="auto"/>
          </w:divBdr>
        </w:div>
        <w:div w:id="412895482">
          <w:marLeft w:val="480"/>
          <w:marRight w:val="0"/>
          <w:marTop w:val="0"/>
          <w:marBottom w:val="0"/>
          <w:divBdr>
            <w:top w:val="none" w:sz="0" w:space="0" w:color="auto"/>
            <w:left w:val="none" w:sz="0" w:space="0" w:color="auto"/>
            <w:bottom w:val="none" w:sz="0" w:space="0" w:color="auto"/>
            <w:right w:val="none" w:sz="0" w:space="0" w:color="auto"/>
          </w:divBdr>
        </w:div>
        <w:div w:id="423232718">
          <w:marLeft w:val="480"/>
          <w:marRight w:val="0"/>
          <w:marTop w:val="0"/>
          <w:marBottom w:val="0"/>
          <w:divBdr>
            <w:top w:val="none" w:sz="0" w:space="0" w:color="auto"/>
            <w:left w:val="none" w:sz="0" w:space="0" w:color="auto"/>
            <w:bottom w:val="none" w:sz="0" w:space="0" w:color="auto"/>
            <w:right w:val="none" w:sz="0" w:space="0" w:color="auto"/>
          </w:divBdr>
        </w:div>
        <w:div w:id="604270628">
          <w:marLeft w:val="480"/>
          <w:marRight w:val="0"/>
          <w:marTop w:val="0"/>
          <w:marBottom w:val="0"/>
          <w:divBdr>
            <w:top w:val="none" w:sz="0" w:space="0" w:color="auto"/>
            <w:left w:val="none" w:sz="0" w:space="0" w:color="auto"/>
            <w:bottom w:val="none" w:sz="0" w:space="0" w:color="auto"/>
            <w:right w:val="none" w:sz="0" w:space="0" w:color="auto"/>
          </w:divBdr>
        </w:div>
        <w:div w:id="615065541">
          <w:marLeft w:val="480"/>
          <w:marRight w:val="0"/>
          <w:marTop w:val="0"/>
          <w:marBottom w:val="0"/>
          <w:divBdr>
            <w:top w:val="none" w:sz="0" w:space="0" w:color="auto"/>
            <w:left w:val="none" w:sz="0" w:space="0" w:color="auto"/>
            <w:bottom w:val="none" w:sz="0" w:space="0" w:color="auto"/>
            <w:right w:val="none" w:sz="0" w:space="0" w:color="auto"/>
          </w:divBdr>
        </w:div>
        <w:div w:id="654646048">
          <w:marLeft w:val="480"/>
          <w:marRight w:val="0"/>
          <w:marTop w:val="0"/>
          <w:marBottom w:val="0"/>
          <w:divBdr>
            <w:top w:val="none" w:sz="0" w:space="0" w:color="auto"/>
            <w:left w:val="none" w:sz="0" w:space="0" w:color="auto"/>
            <w:bottom w:val="none" w:sz="0" w:space="0" w:color="auto"/>
            <w:right w:val="none" w:sz="0" w:space="0" w:color="auto"/>
          </w:divBdr>
        </w:div>
        <w:div w:id="674695602">
          <w:marLeft w:val="480"/>
          <w:marRight w:val="0"/>
          <w:marTop w:val="0"/>
          <w:marBottom w:val="0"/>
          <w:divBdr>
            <w:top w:val="none" w:sz="0" w:space="0" w:color="auto"/>
            <w:left w:val="none" w:sz="0" w:space="0" w:color="auto"/>
            <w:bottom w:val="none" w:sz="0" w:space="0" w:color="auto"/>
            <w:right w:val="none" w:sz="0" w:space="0" w:color="auto"/>
          </w:divBdr>
        </w:div>
        <w:div w:id="794908543">
          <w:marLeft w:val="480"/>
          <w:marRight w:val="0"/>
          <w:marTop w:val="0"/>
          <w:marBottom w:val="0"/>
          <w:divBdr>
            <w:top w:val="none" w:sz="0" w:space="0" w:color="auto"/>
            <w:left w:val="none" w:sz="0" w:space="0" w:color="auto"/>
            <w:bottom w:val="none" w:sz="0" w:space="0" w:color="auto"/>
            <w:right w:val="none" w:sz="0" w:space="0" w:color="auto"/>
          </w:divBdr>
        </w:div>
        <w:div w:id="841241743">
          <w:marLeft w:val="480"/>
          <w:marRight w:val="0"/>
          <w:marTop w:val="0"/>
          <w:marBottom w:val="0"/>
          <w:divBdr>
            <w:top w:val="none" w:sz="0" w:space="0" w:color="auto"/>
            <w:left w:val="none" w:sz="0" w:space="0" w:color="auto"/>
            <w:bottom w:val="none" w:sz="0" w:space="0" w:color="auto"/>
            <w:right w:val="none" w:sz="0" w:space="0" w:color="auto"/>
          </w:divBdr>
        </w:div>
        <w:div w:id="871457132">
          <w:marLeft w:val="480"/>
          <w:marRight w:val="0"/>
          <w:marTop w:val="0"/>
          <w:marBottom w:val="0"/>
          <w:divBdr>
            <w:top w:val="none" w:sz="0" w:space="0" w:color="auto"/>
            <w:left w:val="none" w:sz="0" w:space="0" w:color="auto"/>
            <w:bottom w:val="none" w:sz="0" w:space="0" w:color="auto"/>
            <w:right w:val="none" w:sz="0" w:space="0" w:color="auto"/>
          </w:divBdr>
        </w:div>
        <w:div w:id="898593538">
          <w:marLeft w:val="480"/>
          <w:marRight w:val="0"/>
          <w:marTop w:val="0"/>
          <w:marBottom w:val="0"/>
          <w:divBdr>
            <w:top w:val="none" w:sz="0" w:space="0" w:color="auto"/>
            <w:left w:val="none" w:sz="0" w:space="0" w:color="auto"/>
            <w:bottom w:val="none" w:sz="0" w:space="0" w:color="auto"/>
            <w:right w:val="none" w:sz="0" w:space="0" w:color="auto"/>
          </w:divBdr>
        </w:div>
        <w:div w:id="914779959">
          <w:marLeft w:val="480"/>
          <w:marRight w:val="0"/>
          <w:marTop w:val="0"/>
          <w:marBottom w:val="0"/>
          <w:divBdr>
            <w:top w:val="none" w:sz="0" w:space="0" w:color="auto"/>
            <w:left w:val="none" w:sz="0" w:space="0" w:color="auto"/>
            <w:bottom w:val="none" w:sz="0" w:space="0" w:color="auto"/>
            <w:right w:val="none" w:sz="0" w:space="0" w:color="auto"/>
          </w:divBdr>
        </w:div>
        <w:div w:id="985669013">
          <w:marLeft w:val="480"/>
          <w:marRight w:val="0"/>
          <w:marTop w:val="0"/>
          <w:marBottom w:val="0"/>
          <w:divBdr>
            <w:top w:val="none" w:sz="0" w:space="0" w:color="auto"/>
            <w:left w:val="none" w:sz="0" w:space="0" w:color="auto"/>
            <w:bottom w:val="none" w:sz="0" w:space="0" w:color="auto"/>
            <w:right w:val="none" w:sz="0" w:space="0" w:color="auto"/>
          </w:divBdr>
        </w:div>
        <w:div w:id="996111090">
          <w:marLeft w:val="480"/>
          <w:marRight w:val="0"/>
          <w:marTop w:val="0"/>
          <w:marBottom w:val="0"/>
          <w:divBdr>
            <w:top w:val="none" w:sz="0" w:space="0" w:color="auto"/>
            <w:left w:val="none" w:sz="0" w:space="0" w:color="auto"/>
            <w:bottom w:val="none" w:sz="0" w:space="0" w:color="auto"/>
            <w:right w:val="none" w:sz="0" w:space="0" w:color="auto"/>
          </w:divBdr>
        </w:div>
        <w:div w:id="998195861">
          <w:marLeft w:val="480"/>
          <w:marRight w:val="0"/>
          <w:marTop w:val="0"/>
          <w:marBottom w:val="0"/>
          <w:divBdr>
            <w:top w:val="none" w:sz="0" w:space="0" w:color="auto"/>
            <w:left w:val="none" w:sz="0" w:space="0" w:color="auto"/>
            <w:bottom w:val="none" w:sz="0" w:space="0" w:color="auto"/>
            <w:right w:val="none" w:sz="0" w:space="0" w:color="auto"/>
          </w:divBdr>
        </w:div>
        <w:div w:id="1031805562">
          <w:marLeft w:val="480"/>
          <w:marRight w:val="0"/>
          <w:marTop w:val="0"/>
          <w:marBottom w:val="0"/>
          <w:divBdr>
            <w:top w:val="none" w:sz="0" w:space="0" w:color="auto"/>
            <w:left w:val="none" w:sz="0" w:space="0" w:color="auto"/>
            <w:bottom w:val="none" w:sz="0" w:space="0" w:color="auto"/>
            <w:right w:val="none" w:sz="0" w:space="0" w:color="auto"/>
          </w:divBdr>
        </w:div>
        <w:div w:id="1048260387">
          <w:marLeft w:val="480"/>
          <w:marRight w:val="0"/>
          <w:marTop w:val="0"/>
          <w:marBottom w:val="0"/>
          <w:divBdr>
            <w:top w:val="none" w:sz="0" w:space="0" w:color="auto"/>
            <w:left w:val="none" w:sz="0" w:space="0" w:color="auto"/>
            <w:bottom w:val="none" w:sz="0" w:space="0" w:color="auto"/>
            <w:right w:val="none" w:sz="0" w:space="0" w:color="auto"/>
          </w:divBdr>
        </w:div>
        <w:div w:id="1056660094">
          <w:marLeft w:val="480"/>
          <w:marRight w:val="0"/>
          <w:marTop w:val="0"/>
          <w:marBottom w:val="0"/>
          <w:divBdr>
            <w:top w:val="none" w:sz="0" w:space="0" w:color="auto"/>
            <w:left w:val="none" w:sz="0" w:space="0" w:color="auto"/>
            <w:bottom w:val="none" w:sz="0" w:space="0" w:color="auto"/>
            <w:right w:val="none" w:sz="0" w:space="0" w:color="auto"/>
          </w:divBdr>
        </w:div>
        <w:div w:id="1060981908">
          <w:marLeft w:val="480"/>
          <w:marRight w:val="0"/>
          <w:marTop w:val="0"/>
          <w:marBottom w:val="0"/>
          <w:divBdr>
            <w:top w:val="none" w:sz="0" w:space="0" w:color="auto"/>
            <w:left w:val="none" w:sz="0" w:space="0" w:color="auto"/>
            <w:bottom w:val="none" w:sz="0" w:space="0" w:color="auto"/>
            <w:right w:val="none" w:sz="0" w:space="0" w:color="auto"/>
          </w:divBdr>
        </w:div>
        <w:div w:id="1068918030">
          <w:marLeft w:val="480"/>
          <w:marRight w:val="0"/>
          <w:marTop w:val="0"/>
          <w:marBottom w:val="0"/>
          <w:divBdr>
            <w:top w:val="none" w:sz="0" w:space="0" w:color="auto"/>
            <w:left w:val="none" w:sz="0" w:space="0" w:color="auto"/>
            <w:bottom w:val="none" w:sz="0" w:space="0" w:color="auto"/>
            <w:right w:val="none" w:sz="0" w:space="0" w:color="auto"/>
          </w:divBdr>
        </w:div>
        <w:div w:id="1087965328">
          <w:marLeft w:val="480"/>
          <w:marRight w:val="0"/>
          <w:marTop w:val="0"/>
          <w:marBottom w:val="0"/>
          <w:divBdr>
            <w:top w:val="none" w:sz="0" w:space="0" w:color="auto"/>
            <w:left w:val="none" w:sz="0" w:space="0" w:color="auto"/>
            <w:bottom w:val="none" w:sz="0" w:space="0" w:color="auto"/>
            <w:right w:val="none" w:sz="0" w:space="0" w:color="auto"/>
          </w:divBdr>
        </w:div>
        <w:div w:id="1112045086">
          <w:marLeft w:val="480"/>
          <w:marRight w:val="0"/>
          <w:marTop w:val="0"/>
          <w:marBottom w:val="0"/>
          <w:divBdr>
            <w:top w:val="none" w:sz="0" w:space="0" w:color="auto"/>
            <w:left w:val="none" w:sz="0" w:space="0" w:color="auto"/>
            <w:bottom w:val="none" w:sz="0" w:space="0" w:color="auto"/>
            <w:right w:val="none" w:sz="0" w:space="0" w:color="auto"/>
          </w:divBdr>
        </w:div>
        <w:div w:id="1127509781">
          <w:marLeft w:val="480"/>
          <w:marRight w:val="0"/>
          <w:marTop w:val="0"/>
          <w:marBottom w:val="0"/>
          <w:divBdr>
            <w:top w:val="none" w:sz="0" w:space="0" w:color="auto"/>
            <w:left w:val="none" w:sz="0" w:space="0" w:color="auto"/>
            <w:bottom w:val="none" w:sz="0" w:space="0" w:color="auto"/>
            <w:right w:val="none" w:sz="0" w:space="0" w:color="auto"/>
          </w:divBdr>
        </w:div>
        <w:div w:id="1219895948">
          <w:marLeft w:val="480"/>
          <w:marRight w:val="0"/>
          <w:marTop w:val="0"/>
          <w:marBottom w:val="0"/>
          <w:divBdr>
            <w:top w:val="none" w:sz="0" w:space="0" w:color="auto"/>
            <w:left w:val="none" w:sz="0" w:space="0" w:color="auto"/>
            <w:bottom w:val="none" w:sz="0" w:space="0" w:color="auto"/>
            <w:right w:val="none" w:sz="0" w:space="0" w:color="auto"/>
          </w:divBdr>
        </w:div>
        <w:div w:id="1253004566">
          <w:marLeft w:val="480"/>
          <w:marRight w:val="0"/>
          <w:marTop w:val="0"/>
          <w:marBottom w:val="0"/>
          <w:divBdr>
            <w:top w:val="none" w:sz="0" w:space="0" w:color="auto"/>
            <w:left w:val="none" w:sz="0" w:space="0" w:color="auto"/>
            <w:bottom w:val="none" w:sz="0" w:space="0" w:color="auto"/>
            <w:right w:val="none" w:sz="0" w:space="0" w:color="auto"/>
          </w:divBdr>
        </w:div>
        <w:div w:id="1279221245">
          <w:marLeft w:val="480"/>
          <w:marRight w:val="0"/>
          <w:marTop w:val="0"/>
          <w:marBottom w:val="0"/>
          <w:divBdr>
            <w:top w:val="none" w:sz="0" w:space="0" w:color="auto"/>
            <w:left w:val="none" w:sz="0" w:space="0" w:color="auto"/>
            <w:bottom w:val="none" w:sz="0" w:space="0" w:color="auto"/>
            <w:right w:val="none" w:sz="0" w:space="0" w:color="auto"/>
          </w:divBdr>
        </w:div>
        <w:div w:id="1296520380">
          <w:marLeft w:val="480"/>
          <w:marRight w:val="0"/>
          <w:marTop w:val="0"/>
          <w:marBottom w:val="0"/>
          <w:divBdr>
            <w:top w:val="none" w:sz="0" w:space="0" w:color="auto"/>
            <w:left w:val="none" w:sz="0" w:space="0" w:color="auto"/>
            <w:bottom w:val="none" w:sz="0" w:space="0" w:color="auto"/>
            <w:right w:val="none" w:sz="0" w:space="0" w:color="auto"/>
          </w:divBdr>
        </w:div>
        <w:div w:id="1321882442">
          <w:marLeft w:val="480"/>
          <w:marRight w:val="0"/>
          <w:marTop w:val="0"/>
          <w:marBottom w:val="0"/>
          <w:divBdr>
            <w:top w:val="none" w:sz="0" w:space="0" w:color="auto"/>
            <w:left w:val="none" w:sz="0" w:space="0" w:color="auto"/>
            <w:bottom w:val="none" w:sz="0" w:space="0" w:color="auto"/>
            <w:right w:val="none" w:sz="0" w:space="0" w:color="auto"/>
          </w:divBdr>
        </w:div>
        <w:div w:id="1326401398">
          <w:marLeft w:val="480"/>
          <w:marRight w:val="0"/>
          <w:marTop w:val="0"/>
          <w:marBottom w:val="0"/>
          <w:divBdr>
            <w:top w:val="none" w:sz="0" w:space="0" w:color="auto"/>
            <w:left w:val="none" w:sz="0" w:space="0" w:color="auto"/>
            <w:bottom w:val="none" w:sz="0" w:space="0" w:color="auto"/>
            <w:right w:val="none" w:sz="0" w:space="0" w:color="auto"/>
          </w:divBdr>
        </w:div>
        <w:div w:id="1329092669">
          <w:marLeft w:val="480"/>
          <w:marRight w:val="0"/>
          <w:marTop w:val="0"/>
          <w:marBottom w:val="0"/>
          <w:divBdr>
            <w:top w:val="none" w:sz="0" w:space="0" w:color="auto"/>
            <w:left w:val="none" w:sz="0" w:space="0" w:color="auto"/>
            <w:bottom w:val="none" w:sz="0" w:space="0" w:color="auto"/>
            <w:right w:val="none" w:sz="0" w:space="0" w:color="auto"/>
          </w:divBdr>
        </w:div>
        <w:div w:id="1350833316">
          <w:marLeft w:val="480"/>
          <w:marRight w:val="0"/>
          <w:marTop w:val="0"/>
          <w:marBottom w:val="0"/>
          <w:divBdr>
            <w:top w:val="none" w:sz="0" w:space="0" w:color="auto"/>
            <w:left w:val="none" w:sz="0" w:space="0" w:color="auto"/>
            <w:bottom w:val="none" w:sz="0" w:space="0" w:color="auto"/>
            <w:right w:val="none" w:sz="0" w:space="0" w:color="auto"/>
          </w:divBdr>
        </w:div>
        <w:div w:id="1361079573">
          <w:marLeft w:val="480"/>
          <w:marRight w:val="0"/>
          <w:marTop w:val="0"/>
          <w:marBottom w:val="0"/>
          <w:divBdr>
            <w:top w:val="none" w:sz="0" w:space="0" w:color="auto"/>
            <w:left w:val="none" w:sz="0" w:space="0" w:color="auto"/>
            <w:bottom w:val="none" w:sz="0" w:space="0" w:color="auto"/>
            <w:right w:val="none" w:sz="0" w:space="0" w:color="auto"/>
          </w:divBdr>
        </w:div>
        <w:div w:id="1382973040">
          <w:marLeft w:val="480"/>
          <w:marRight w:val="0"/>
          <w:marTop w:val="0"/>
          <w:marBottom w:val="0"/>
          <w:divBdr>
            <w:top w:val="none" w:sz="0" w:space="0" w:color="auto"/>
            <w:left w:val="none" w:sz="0" w:space="0" w:color="auto"/>
            <w:bottom w:val="none" w:sz="0" w:space="0" w:color="auto"/>
            <w:right w:val="none" w:sz="0" w:space="0" w:color="auto"/>
          </w:divBdr>
        </w:div>
        <w:div w:id="1387996218">
          <w:marLeft w:val="480"/>
          <w:marRight w:val="0"/>
          <w:marTop w:val="0"/>
          <w:marBottom w:val="0"/>
          <w:divBdr>
            <w:top w:val="none" w:sz="0" w:space="0" w:color="auto"/>
            <w:left w:val="none" w:sz="0" w:space="0" w:color="auto"/>
            <w:bottom w:val="none" w:sz="0" w:space="0" w:color="auto"/>
            <w:right w:val="none" w:sz="0" w:space="0" w:color="auto"/>
          </w:divBdr>
        </w:div>
        <w:div w:id="1389302574">
          <w:marLeft w:val="480"/>
          <w:marRight w:val="0"/>
          <w:marTop w:val="0"/>
          <w:marBottom w:val="0"/>
          <w:divBdr>
            <w:top w:val="none" w:sz="0" w:space="0" w:color="auto"/>
            <w:left w:val="none" w:sz="0" w:space="0" w:color="auto"/>
            <w:bottom w:val="none" w:sz="0" w:space="0" w:color="auto"/>
            <w:right w:val="none" w:sz="0" w:space="0" w:color="auto"/>
          </w:divBdr>
        </w:div>
        <w:div w:id="1449735379">
          <w:marLeft w:val="480"/>
          <w:marRight w:val="0"/>
          <w:marTop w:val="0"/>
          <w:marBottom w:val="0"/>
          <w:divBdr>
            <w:top w:val="none" w:sz="0" w:space="0" w:color="auto"/>
            <w:left w:val="none" w:sz="0" w:space="0" w:color="auto"/>
            <w:bottom w:val="none" w:sz="0" w:space="0" w:color="auto"/>
            <w:right w:val="none" w:sz="0" w:space="0" w:color="auto"/>
          </w:divBdr>
        </w:div>
        <w:div w:id="1459645765">
          <w:marLeft w:val="480"/>
          <w:marRight w:val="0"/>
          <w:marTop w:val="0"/>
          <w:marBottom w:val="0"/>
          <w:divBdr>
            <w:top w:val="none" w:sz="0" w:space="0" w:color="auto"/>
            <w:left w:val="none" w:sz="0" w:space="0" w:color="auto"/>
            <w:bottom w:val="none" w:sz="0" w:space="0" w:color="auto"/>
            <w:right w:val="none" w:sz="0" w:space="0" w:color="auto"/>
          </w:divBdr>
        </w:div>
        <w:div w:id="1474299315">
          <w:marLeft w:val="480"/>
          <w:marRight w:val="0"/>
          <w:marTop w:val="0"/>
          <w:marBottom w:val="0"/>
          <w:divBdr>
            <w:top w:val="none" w:sz="0" w:space="0" w:color="auto"/>
            <w:left w:val="none" w:sz="0" w:space="0" w:color="auto"/>
            <w:bottom w:val="none" w:sz="0" w:space="0" w:color="auto"/>
            <w:right w:val="none" w:sz="0" w:space="0" w:color="auto"/>
          </w:divBdr>
        </w:div>
        <w:div w:id="1491873887">
          <w:marLeft w:val="480"/>
          <w:marRight w:val="0"/>
          <w:marTop w:val="0"/>
          <w:marBottom w:val="0"/>
          <w:divBdr>
            <w:top w:val="none" w:sz="0" w:space="0" w:color="auto"/>
            <w:left w:val="none" w:sz="0" w:space="0" w:color="auto"/>
            <w:bottom w:val="none" w:sz="0" w:space="0" w:color="auto"/>
            <w:right w:val="none" w:sz="0" w:space="0" w:color="auto"/>
          </w:divBdr>
        </w:div>
        <w:div w:id="1518807295">
          <w:marLeft w:val="480"/>
          <w:marRight w:val="0"/>
          <w:marTop w:val="0"/>
          <w:marBottom w:val="0"/>
          <w:divBdr>
            <w:top w:val="none" w:sz="0" w:space="0" w:color="auto"/>
            <w:left w:val="none" w:sz="0" w:space="0" w:color="auto"/>
            <w:bottom w:val="none" w:sz="0" w:space="0" w:color="auto"/>
            <w:right w:val="none" w:sz="0" w:space="0" w:color="auto"/>
          </w:divBdr>
        </w:div>
        <w:div w:id="1518813113">
          <w:marLeft w:val="480"/>
          <w:marRight w:val="0"/>
          <w:marTop w:val="0"/>
          <w:marBottom w:val="0"/>
          <w:divBdr>
            <w:top w:val="none" w:sz="0" w:space="0" w:color="auto"/>
            <w:left w:val="none" w:sz="0" w:space="0" w:color="auto"/>
            <w:bottom w:val="none" w:sz="0" w:space="0" w:color="auto"/>
            <w:right w:val="none" w:sz="0" w:space="0" w:color="auto"/>
          </w:divBdr>
        </w:div>
        <w:div w:id="1528106144">
          <w:marLeft w:val="480"/>
          <w:marRight w:val="0"/>
          <w:marTop w:val="0"/>
          <w:marBottom w:val="0"/>
          <w:divBdr>
            <w:top w:val="none" w:sz="0" w:space="0" w:color="auto"/>
            <w:left w:val="none" w:sz="0" w:space="0" w:color="auto"/>
            <w:bottom w:val="none" w:sz="0" w:space="0" w:color="auto"/>
            <w:right w:val="none" w:sz="0" w:space="0" w:color="auto"/>
          </w:divBdr>
        </w:div>
        <w:div w:id="1590583665">
          <w:marLeft w:val="480"/>
          <w:marRight w:val="0"/>
          <w:marTop w:val="0"/>
          <w:marBottom w:val="0"/>
          <w:divBdr>
            <w:top w:val="none" w:sz="0" w:space="0" w:color="auto"/>
            <w:left w:val="none" w:sz="0" w:space="0" w:color="auto"/>
            <w:bottom w:val="none" w:sz="0" w:space="0" w:color="auto"/>
            <w:right w:val="none" w:sz="0" w:space="0" w:color="auto"/>
          </w:divBdr>
        </w:div>
        <w:div w:id="1592085690">
          <w:marLeft w:val="480"/>
          <w:marRight w:val="0"/>
          <w:marTop w:val="0"/>
          <w:marBottom w:val="0"/>
          <w:divBdr>
            <w:top w:val="none" w:sz="0" w:space="0" w:color="auto"/>
            <w:left w:val="none" w:sz="0" w:space="0" w:color="auto"/>
            <w:bottom w:val="none" w:sz="0" w:space="0" w:color="auto"/>
            <w:right w:val="none" w:sz="0" w:space="0" w:color="auto"/>
          </w:divBdr>
        </w:div>
        <w:div w:id="1597440352">
          <w:marLeft w:val="480"/>
          <w:marRight w:val="0"/>
          <w:marTop w:val="0"/>
          <w:marBottom w:val="0"/>
          <w:divBdr>
            <w:top w:val="none" w:sz="0" w:space="0" w:color="auto"/>
            <w:left w:val="none" w:sz="0" w:space="0" w:color="auto"/>
            <w:bottom w:val="none" w:sz="0" w:space="0" w:color="auto"/>
            <w:right w:val="none" w:sz="0" w:space="0" w:color="auto"/>
          </w:divBdr>
        </w:div>
        <w:div w:id="1604147276">
          <w:marLeft w:val="480"/>
          <w:marRight w:val="0"/>
          <w:marTop w:val="0"/>
          <w:marBottom w:val="0"/>
          <w:divBdr>
            <w:top w:val="none" w:sz="0" w:space="0" w:color="auto"/>
            <w:left w:val="none" w:sz="0" w:space="0" w:color="auto"/>
            <w:bottom w:val="none" w:sz="0" w:space="0" w:color="auto"/>
            <w:right w:val="none" w:sz="0" w:space="0" w:color="auto"/>
          </w:divBdr>
        </w:div>
        <w:div w:id="1609849907">
          <w:marLeft w:val="480"/>
          <w:marRight w:val="0"/>
          <w:marTop w:val="0"/>
          <w:marBottom w:val="0"/>
          <w:divBdr>
            <w:top w:val="none" w:sz="0" w:space="0" w:color="auto"/>
            <w:left w:val="none" w:sz="0" w:space="0" w:color="auto"/>
            <w:bottom w:val="none" w:sz="0" w:space="0" w:color="auto"/>
            <w:right w:val="none" w:sz="0" w:space="0" w:color="auto"/>
          </w:divBdr>
        </w:div>
        <w:div w:id="1618635001">
          <w:marLeft w:val="480"/>
          <w:marRight w:val="0"/>
          <w:marTop w:val="0"/>
          <w:marBottom w:val="0"/>
          <w:divBdr>
            <w:top w:val="none" w:sz="0" w:space="0" w:color="auto"/>
            <w:left w:val="none" w:sz="0" w:space="0" w:color="auto"/>
            <w:bottom w:val="none" w:sz="0" w:space="0" w:color="auto"/>
            <w:right w:val="none" w:sz="0" w:space="0" w:color="auto"/>
          </w:divBdr>
        </w:div>
        <w:div w:id="1623731958">
          <w:marLeft w:val="480"/>
          <w:marRight w:val="0"/>
          <w:marTop w:val="0"/>
          <w:marBottom w:val="0"/>
          <w:divBdr>
            <w:top w:val="none" w:sz="0" w:space="0" w:color="auto"/>
            <w:left w:val="none" w:sz="0" w:space="0" w:color="auto"/>
            <w:bottom w:val="none" w:sz="0" w:space="0" w:color="auto"/>
            <w:right w:val="none" w:sz="0" w:space="0" w:color="auto"/>
          </w:divBdr>
        </w:div>
        <w:div w:id="1628656705">
          <w:marLeft w:val="480"/>
          <w:marRight w:val="0"/>
          <w:marTop w:val="0"/>
          <w:marBottom w:val="0"/>
          <w:divBdr>
            <w:top w:val="none" w:sz="0" w:space="0" w:color="auto"/>
            <w:left w:val="none" w:sz="0" w:space="0" w:color="auto"/>
            <w:bottom w:val="none" w:sz="0" w:space="0" w:color="auto"/>
            <w:right w:val="none" w:sz="0" w:space="0" w:color="auto"/>
          </w:divBdr>
        </w:div>
        <w:div w:id="1678576680">
          <w:marLeft w:val="480"/>
          <w:marRight w:val="0"/>
          <w:marTop w:val="0"/>
          <w:marBottom w:val="0"/>
          <w:divBdr>
            <w:top w:val="none" w:sz="0" w:space="0" w:color="auto"/>
            <w:left w:val="none" w:sz="0" w:space="0" w:color="auto"/>
            <w:bottom w:val="none" w:sz="0" w:space="0" w:color="auto"/>
            <w:right w:val="none" w:sz="0" w:space="0" w:color="auto"/>
          </w:divBdr>
        </w:div>
        <w:div w:id="1726483953">
          <w:marLeft w:val="480"/>
          <w:marRight w:val="0"/>
          <w:marTop w:val="0"/>
          <w:marBottom w:val="0"/>
          <w:divBdr>
            <w:top w:val="none" w:sz="0" w:space="0" w:color="auto"/>
            <w:left w:val="none" w:sz="0" w:space="0" w:color="auto"/>
            <w:bottom w:val="none" w:sz="0" w:space="0" w:color="auto"/>
            <w:right w:val="none" w:sz="0" w:space="0" w:color="auto"/>
          </w:divBdr>
        </w:div>
        <w:div w:id="1873227432">
          <w:marLeft w:val="480"/>
          <w:marRight w:val="0"/>
          <w:marTop w:val="0"/>
          <w:marBottom w:val="0"/>
          <w:divBdr>
            <w:top w:val="none" w:sz="0" w:space="0" w:color="auto"/>
            <w:left w:val="none" w:sz="0" w:space="0" w:color="auto"/>
            <w:bottom w:val="none" w:sz="0" w:space="0" w:color="auto"/>
            <w:right w:val="none" w:sz="0" w:space="0" w:color="auto"/>
          </w:divBdr>
        </w:div>
        <w:div w:id="1914730056">
          <w:marLeft w:val="480"/>
          <w:marRight w:val="0"/>
          <w:marTop w:val="0"/>
          <w:marBottom w:val="0"/>
          <w:divBdr>
            <w:top w:val="none" w:sz="0" w:space="0" w:color="auto"/>
            <w:left w:val="none" w:sz="0" w:space="0" w:color="auto"/>
            <w:bottom w:val="none" w:sz="0" w:space="0" w:color="auto"/>
            <w:right w:val="none" w:sz="0" w:space="0" w:color="auto"/>
          </w:divBdr>
        </w:div>
        <w:div w:id="2063825720">
          <w:marLeft w:val="480"/>
          <w:marRight w:val="0"/>
          <w:marTop w:val="0"/>
          <w:marBottom w:val="0"/>
          <w:divBdr>
            <w:top w:val="none" w:sz="0" w:space="0" w:color="auto"/>
            <w:left w:val="none" w:sz="0" w:space="0" w:color="auto"/>
            <w:bottom w:val="none" w:sz="0" w:space="0" w:color="auto"/>
            <w:right w:val="none" w:sz="0" w:space="0" w:color="auto"/>
          </w:divBdr>
        </w:div>
        <w:div w:id="2098401776">
          <w:marLeft w:val="480"/>
          <w:marRight w:val="0"/>
          <w:marTop w:val="0"/>
          <w:marBottom w:val="0"/>
          <w:divBdr>
            <w:top w:val="none" w:sz="0" w:space="0" w:color="auto"/>
            <w:left w:val="none" w:sz="0" w:space="0" w:color="auto"/>
            <w:bottom w:val="none" w:sz="0" w:space="0" w:color="auto"/>
            <w:right w:val="none" w:sz="0" w:space="0" w:color="auto"/>
          </w:divBdr>
        </w:div>
        <w:div w:id="2135825720">
          <w:marLeft w:val="480"/>
          <w:marRight w:val="0"/>
          <w:marTop w:val="0"/>
          <w:marBottom w:val="0"/>
          <w:divBdr>
            <w:top w:val="none" w:sz="0" w:space="0" w:color="auto"/>
            <w:left w:val="none" w:sz="0" w:space="0" w:color="auto"/>
            <w:bottom w:val="none" w:sz="0" w:space="0" w:color="auto"/>
            <w:right w:val="none" w:sz="0" w:space="0" w:color="auto"/>
          </w:divBdr>
        </w:div>
        <w:div w:id="2139832260">
          <w:marLeft w:val="480"/>
          <w:marRight w:val="0"/>
          <w:marTop w:val="0"/>
          <w:marBottom w:val="0"/>
          <w:divBdr>
            <w:top w:val="none" w:sz="0" w:space="0" w:color="auto"/>
            <w:left w:val="none" w:sz="0" w:space="0" w:color="auto"/>
            <w:bottom w:val="none" w:sz="0" w:space="0" w:color="auto"/>
            <w:right w:val="none" w:sz="0" w:space="0" w:color="auto"/>
          </w:divBdr>
        </w:div>
      </w:divsChild>
    </w:div>
    <w:div w:id="1230731825">
      <w:bodyDiv w:val="1"/>
      <w:marLeft w:val="0"/>
      <w:marRight w:val="0"/>
      <w:marTop w:val="0"/>
      <w:marBottom w:val="0"/>
      <w:divBdr>
        <w:top w:val="none" w:sz="0" w:space="0" w:color="auto"/>
        <w:left w:val="none" w:sz="0" w:space="0" w:color="auto"/>
        <w:bottom w:val="none" w:sz="0" w:space="0" w:color="auto"/>
        <w:right w:val="none" w:sz="0" w:space="0" w:color="auto"/>
      </w:divBdr>
      <w:divsChild>
        <w:div w:id="34743668">
          <w:marLeft w:val="480"/>
          <w:marRight w:val="0"/>
          <w:marTop w:val="0"/>
          <w:marBottom w:val="0"/>
          <w:divBdr>
            <w:top w:val="none" w:sz="0" w:space="0" w:color="auto"/>
            <w:left w:val="none" w:sz="0" w:space="0" w:color="auto"/>
            <w:bottom w:val="none" w:sz="0" w:space="0" w:color="auto"/>
            <w:right w:val="none" w:sz="0" w:space="0" w:color="auto"/>
          </w:divBdr>
        </w:div>
        <w:div w:id="85615319">
          <w:marLeft w:val="480"/>
          <w:marRight w:val="0"/>
          <w:marTop w:val="0"/>
          <w:marBottom w:val="0"/>
          <w:divBdr>
            <w:top w:val="none" w:sz="0" w:space="0" w:color="auto"/>
            <w:left w:val="none" w:sz="0" w:space="0" w:color="auto"/>
            <w:bottom w:val="none" w:sz="0" w:space="0" w:color="auto"/>
            <w:right w:val="none" w:sz="0" w:space="0" w:color="auto"/>
          </w:divBdr>
        </w:div>
        <w:div w:id="95174759">
          <w:marLeft w:val="480"/>
          <w:marRight w:val="0"/>
          <w:marTop w:val="0"/>
          <w:marBottom w:val="0"/>
          <w:divBdr>
            <w:top w:val="none" w:sz="0" w:space="0" w:color="auto"/>
            <w:left w:val="none" w:sz="0" w:space="0" w:color="auto"/>
            <w:bottom w:val="none" w:sz="0" w:space="0" w:color="auto"/>
            <w:right w:val="none" w:sz="0" w:space="0" w:color="auto"/>
          </w:divBdr>
        </w:div>
        <w:div w:id="162284834">
          <w:marLeft w:val="480"/>
          <w:marRight w:val="0"/>
          <w:marTop w:val="0"/>
          <w:marBottom w:val="0"/>
          <w:divBdr>
            <w:top w:val="none" w:sz="0" w:space="0" w:color="auto"/>
            <w:left w:val="none" w:sz="0" w:space="0" w:color="auto"/>
            <w:bottom w:val="none" w:sz="0" w:space="0" w:color="auto"/>
            <w:right w:val="none" w:sz="0" w:space="0" w:color="auto"/>
          </w:divBdr>
        </w:div>
        <w:div w:id="177044197">
          <w:marLeft w:val="480"/>
          <w:marRight w:val="0"/>
          <w:marTop w:val="0"/>
          <w:marBottom w:val="0"/>
          <w:divBdr>
            <w:top w:val="none" w:sz="0" w:space="0" w:color="auto"/>
            <w:left w:val="none" w:sz="0" w:space="0" w:color="auto"/>
            <w:bottom w:val="none" w:sz="0" w:space="0" w:color="auto"/>
            <w:right w:val="none" w:sz="0" w:space="0" w:color="auto"/>
          </w:divBdr>
        </w:div>
        <w:div w:id="179860639">
          <w:marLeft w:val="480"/>
          <w:marRight w:val="0"/>
          <w:marTop w:val="0"/>
          <w:marBottom w:val="0"/>
          <w:divBdr>
            <w:top w:val="none" w:sz="0" w:space="0" w:color="auto"/>
            <w:left w:val="none" w:sz="0" w:space="0" w:color="auto"/>
            <w:bottom w:val="none" w:sz="0" w:space="0" w:color="auto"/>
            <w:right w:val="none" w:sz="0" w:space="0" w:color="auto"/>
          </w:divBdr>
        </w:div>
        <w:div w:id="231932585">
          <w:marLeft w:val="480"/>
          <w:marRight w:val="0"/>
          <w:marTop w:val="0"/>
          <w:marBottom w:val="0"/>
          <w:divBdr>
            <w:top w:val="none" w:sz="0" w:space="0" w:color="auto"/>
            <w:left w:val="none" w:sz="0" w:space="0" w:color="auto"/>
            <w:bottom w:val="none" w:sz="0" w:space="0" w:color="auto"/>
            <w:right w:val="none" w:sz="0" w:space="0" w:color="auto"/>
          </w:divBdr>
        </w:div>
        <w:div w:id="330255926">
          <w:marLeft w:val="480"/>
          <w:marRight w:val="0"/>
          <w:marTop w:val="0"/>
          <w:marBottom w:val="0"/>
          <w:divBdr>
            <w:top w:val="none" w:sz="0" w:space="0" w:color="auto"/>
            <w:left w:val="none" w:sz="0" w:space="0" w:color="auto"/>
            <w:bottom w:val="none" w:sz="0" w:space="0" w:color="auto"/>
            <w:right w:val="none" w:sz="0" w:space="0" w:color="auto"/>
          </w:divBdr>
        </w:div>
        <w:div w:id="343166840">
          <w:marLeft w:val="480"/>
          <w:marRight w:val="0"/>
          <w:marTop w:val="0"/>
          <w:marBottom w:val="0"/>
          <w:divBdr>
            <w:top w:val="none" w:sz="0" w:space="0" w:color="auto"/>
            <w:left w:val="none" w:sz="0" w:space="0" w:color="auto"/>
            <w:bottom w:val="none" w:sz="0" w:space="0" w:color="auto"/>
            <w:right w:val="none" w:sz="0" w:space="0" w:color="auto"/>
          </w:divBdr>
        </w:div>
        <w:div w:id="348609363">
          <w:marLeft w:val="480"/>
          <w:marRight w:val="0"/>
          <w:marTop w:val="0"/>
          <w:marBottom w:val="0"/>
          <w:divBdr>
            <w:top w:val="none" w:sz="0" w:space="0" w:color="auto"/>
            <w:left w:val="none" w:sz="0" w:space="0" w:color="auto"/>
            <w:bottom w:val="none" w:sz="0" w:space="0" w:color="auto"/>
            <w:right w:val="none" w:sz="0" w:space="0" w:color="auto"/>
          </w:divBdr>
        </w:div>
        <w:div w:id="469981615">
          <w:marLeft w:val="480"/>
          <w:marRight w:val="0"/>
          <w:marTop w:val="0"/>
          <w:marBottom w:val="0"/>
          <w:divBdr>
            <w:top w:val="none" w:sz="0" w:space="0" w:color="auto"/>
            <w:left w:val="none" w:sz="0" w:space="0" w:color="auto"/>
            <w:bottom w:val="none" w:sz="0" w:space="0" w:color="auto"/>
            <w:right w:val="none" w:sz="0" w:space="0" w:color="auto"/>
          </w:divBdr>
        </w:div>
        <w:div w:id="500244169">
          <w:marLeft w:val="480"/>
          <w:marRight w:val="0"/>
          <w:marTop w:val="0"/>
          <w:marBottom w:val="0"/>
          <w:divBdr>
            <w:top w:val="none" w:sz="0" w:space="0" w:color="auto"/>
            <w:left w:val="none" w:sz="0" w:space="0" w:color="auto"/>
            <w:bottom w:val="none" w:sz="0" w:space="0" w:color="auto"/>
            <w:right w:val="none" w:sz="0" w:space="0" w:color="auto"/>
          </w:divBdr>
        </w:div>
        <w:div w:id="511653177">
          <w:marLeft w:val="480"/>
          <w:marRight w:val="0"/>
          <w:marTop w:val="0"/>
          <w:marBottom w:val="0"/>
          <w:divBdr>
            <w:top w:val="none" w:sz="0" w:space="0" w:color="auto"/>
            <w:left w:val="none" w:sz="0" w:space="0" w:color="auto"/>
            <w:bottom w:val="none" w:sz="0" w:space="0" w:color="auto"/>
            <w:right w:val="none" w:sz="0" w:space="0" w:color="auto"/>
          </w:divBdr>
        </w:div>
        <w:div w:id="596258159">
          <w:marLeft w:val="480"/>
          <w:marRight w:val="0"/>
          <w:marTop w:val="0"/>
          <w:marBottom w:val="0"/>
          <w:divBdr>
            <w:top w:val="none" w:sz="0" w:space="0" w:color="auto"/>
            <w:left w:val="none" w:sz="0" w:space="0" w:color="auto"/>
            <w:bottom w:val="none" w:sz="0" w:space="0" w:color="auto"/>
            <w:right w:val="none" w:sz="0" w:space="0" w:color="auto"/>
          </w:divBdr>
        </w:div>
        <w:div w:id="603998507">
          <w:marLeft w:val="480"/>
          <w:marRight w:val="0"/>
          <w:marTop w:val="0"/>
          <w:marBottom w:val="0"/>
          <w:divBdr>
            <w:top w:val="none" w:sz="0" w:space="0" w:color="auto"/>
            <w:left w:val="none" w:sz="0" w:space="0" w:color="auto"/>
            <w:bottom w:val="none" w:sz="0" w:space="0" w:color="auto"/>
            <w:right w:val="none" w:sz="0" w:space="0" w:color="auto"/>
          </w:divBdr>
        </w:div>
        <w:div w:id="605769378">
          <w:marLeft w:val="480"/>
          <w:marRight w:val="0"/>
          <w:marTop w:val="0"/>
          <w:marBottom w:val="0"/>
          <w:divBdr>
            <w:top w:val="none" w:sz="0" w:space="0" w:color="auto"/>
            <w:left w:val="none" w:sz="0" w:space="0" w:color="auto"/>
            <w:bottom w:val="none" w:sz="0" w:space="0" w:color="auto"/>
            <w:right w:val="none" w:sz="0" w:space="0" w:color="auto"/>
          </w:divBdr>
        </w:div>
        <w:div w:id="607204086">
          <w:marLeft w:val="480"/>
          <w:marRight w:val="0"/>
          <w:marTop w:val="0"/>
          <w:marBottom w:val="0"/>
          <w:divBdr>
            <w:top w:val="none" w:sz="0" w:space="0" w:color="auto"/>
            <w:left w:val="none" w:sz="0" w:space="0" w:color="auto"/>
            <w:bottom w:val="none" w:sz="0" w:space="0" w:color="auto"/>
            <w:right w:val="none" w:sz="0" w:space="0" w:color="auto"/>
          </w:divBdr>
        </w:div>
        <w:div w:id="627010292">
          <w:marLeft w:val="480"/>
          <w:marRight w:val="0"/>
          <w:marTop w:val="0"/>
          <w:marBottom w:val="0"/>
          <w:divBdr>
            <w:top w:val="none" w:sz="0" w:space="0" w:color="auto"/>
            <w:left w:val="none" w:sz="0" w:space="0" w:color="auto"/>
            <w:bottom w:val="none" w:sz="0" w:space="0" w:color="auto"/>
            <w:right w:val="none" w:sz="0" w:space="0" w:color="auto"/>
          </w:divBdr>
        </w:div>
        <w:div w:id="672412796">
          <w:marLeft w:val="480"/>
          <w:marRight w:val="0"/>
          <w:marTop w:val="0"/>
          <w:marBottom w:val="0"/>
          <w:divBdr>
            <w:top w:val="none" w:sz="0" w:space="0" w:color="auto"/>
            <w:left w:val="none" w:sz="0" w:space="0" w:color="auto"/>
            <w:bottom w:val="none" w:sz="0" w:space="0" w:color="auto"/>
            <w:right w:val="none" w:sz="0" w:space="0" w:color="auto"/>
          </w:divBdr>
        </w:div>
        <w:div w:id="683245410">
          <w:marLeft w:val="480"/>
          <w:marRight w:val="0"/>
          <w:marTop w:val="0"/>
          <w:marBottom w:val="0"/>
          <w:divBdr>
            <w:top w:val="none" w:sz="0" w:space="0" w:color="auto"/>
            <w:left w:val="none" w:sz="0" w:space="0" w:color="auto"/>
            <w:bottom w:val="none" w:sz="0" w:space="0" w:color="auto"/>
            <w:right w:val="none" w:sz="0" w:space="0" w:color="auto"/>
          </w:divBdr>
        </w:div>
        <w:div w:id="696195741">
          <w:marLeft w:val="480"/>
          <w:marRight w:val="0"/>
          <w:marTop w:val="0"/>
          <w:marBottom w:val="0"/>
          <w:divBdr>
            <w:top w:val="none" w:sz="0" w:space="0" w:color="auto"/>
            <w:left w:val="none" w:sz="0" w:space="0" w:color="auto"/>
            <w:bottom w:val="none" w:sz="0" w:space="0" w:color="auto"/>
            <w:right w:val="none" w:sz="0" w:space="0" w:color="auto"/>
          </w:divBdr>
        </w:div>
        <w:div w:id="709065222">
          <w:marLeft w:val="480"/>
          <w:marRight w:val="0"/>
          <w:marTop w:val="0"/>
          <w:marBottom w:val="0"/>
          <w:divBdr>
            <w:top w:val="none" w:sz="0" w:space="0" w:color="auto"/>
            <w:left w:val="none" w:sz="0" w:space="0" w:color="auto"/>
            <w:bottom w:val="none" w:sz="0" w:space="0" w:color="auto"/>
            <w:right w:val="none" w:sz="0" w:space="0" w:color="auto"/>
          </w:divBdr>
        </w:div>
        <w:div w:id="726418323">
          <w:marLeft w:val="480"/>
          <w:marRight w:val="0"/>
          <w:marTop w:val="0"/>
          <w:marBottom w:val="0"/>
          <w:divBdr>
            <w:top w:val="none" w:sz="0" w:space="0" w:color="auto"/>
            <w:left w:val="none" w:sz="0" w:space="0" w:color="auto"/>
            <w:bottom w:val="none" w:sz="0" w:space="0" w:color="auto"/>
            <w:right w:val="none" w:sz="0" w:space="0" w:color="auto"/>
          </w:divBdr>
        </w:div>
        <w:div w:id="736977199">
          <w:marLeft w:val="480"/>
          <w:marRight w:val="0"/>
          <w:marTop w:val="0"/>
          <w:marBottom w:val="0"/>
          <w:divBdr>
            <w:top w:val="none" w:sz="0" w:space="0" w:color="auto"/>
            <w:left w:val="none" w:sz="0" w:space="0" w:color="auto"/>
            <w:bottom w:val="none" w:sz="0" w:space="0" w:color="auto"/>
            <w:right w:val="none" w:sz="0" w:space="0" w:color="auto"/>
          </w:divBdr>
        </w:div>
        <w:div w:id="748962567">
          <w:marLeft w:val="480"/>
          <w:marRight w:val="0"/>
          <w:marTop w:val="0"/>
          <w:marBottom w:val="0"/>
          <w:divBdr>
            <w:top w:val="none" w:sz="0" w:space="0" w:color="auto"/>
            <w:left w:val="none" w:sz="0" w:space="0" w:color="auto"/>
            <w:bottom w:val="none" w:sz="0" w:space="0" w:color="auto"/>
            <w:right w:val="none" w:sz="0" w:space="0" w:color="auto"/>
          </w:divBdr>
        </w:div>
        <w:div w:id="769591495">
          <w:marLeft w:val="480"/>
          <w:marRight w:val="0"/>
          <w:marTop w:val="0"/>
          <w:marBottom w:val="0"/>
          <w:divBdr>
            <w:top w:val="none" w:sz="0" w:space="0" w:color="auto"/>
            <w:left w:val="none" w:sz="0" w:space="0" w:color="auto"/>
            <w:bottom w:val="none" w:sz="0" w:space="0" w:color="auto"/>
            <w:right w:val="none" w:sz="0" w:space="0" w:color="auto"/>
          </w:divBdr>
        </w:div>
        <w:div w:id="851528463">
          <w:marLeft w:val="480"/>
          <w:marRight w:val="0"/>
          <w:marTop w:val="0"/>
          <w:marBottom w:val="0"/>
          <w:divBdr>
            <w:top w:val="none" w:sz="0" w:space="0" w:color="auto"/>
            <w:left w:val="none" w:sz="0" w:space="0" w:color="auto"/>
            <w:bottom w:val="none" w:sz="0" w:space="0" w:color="auto"/>
            <w:right w:val="none" w:sz="0" w:space="0" w:color="auto"/>
          </w:divBdr>
        </w:div>
        <w:div w:id="908810001">
          <w:marLeft w:val="480"/>
          <w:marRight w:val="0"/>
          <w:marTop w:val="0"/>
          <w:marBottom w:val="0"/>
          <w:divBdr>
            <w:top w:val="none" w:sz="0" w:space="0" w:color="auto"/>
            <w:left w:val="none" w:sz="0" w:space="0" w:color="auto"/>
            <w:bottom w:val="none" w:sz="0" w:space="0" w:color="auto"/>
            <w:right w:val="none" w:sz="0" w:space="0" w:color="auto"/>
          </w:divBdr>
        </w:div>
        <w:div w:id="1003892504">
          <w:marLeft w:val="480"/>
          <w:marRight w:val="0"/>
          <w:marTop w:val="0"/>
          <w:marBottom w:val="0"/>
          <w:divBdr>
            <w:top w:val="none" w:sz="0" w:space="0" w:color="auto"/>
            <w:left w:val="none" w:sz="0" w:space="0" w:color="auto"/>
            <w:bottom w:val="none" w:sz="0" w:space="0" w:color="auto"/>
            <w:right w:val="none" w:sz="0" w:space="0" w:color="auto"/>
          </w:divBdr>
        </w:div>
        <w:div w:id="1027023292">
          <w:marLeft w:val="480"/>
          <w:marRight w:val="0"/>
          <w:marTop w:val="0"/>
          <w:marBottom w:val="0"/>
          <w:divBdr>
            <w:top w:val="none" w:sz="0" w:space="0" w:color="auto"/>
            <w:left w:val="none" w:sz="0" w:space="0" w:color="auto"/>
            <w:bottom w:val="none" w:sz="0" w:space="0" w:color="auto"/>
            <w:right w:val="none" w:sz="0" w:space="0" w:color="auto"/>
          </w:divBdr>
        </w:div>
        <w:div w:id="1039476006">
          <w:marLeft w:val="480"/>
          <w:marRight w:val="0"/>
          <w:marTop w:val="0"/>
          <w:marBottom w:val="0"/>
          <w:divBdr>
            <w:top w:val="none" w:sz="0" w:space="0" w:color="auto"/>
            <w:left w:val="none" w:sz="0" w:space="0" w:color="auto"/>
            <w:bottom w:val="none" w:sz="0" w:space="0" w:color="auto"/>
            <w:right w:val="none" w:sz="0" w:space="0" w:color="auto"/>
          </w:divBdr>
        </w:div>
        <w:div w:id="1048068927">
          <w:marLeft w:val="480"/>
          <w:marRight w:val="0"/>
          <w:marTop w:val="0"/>
          <w:marBottom w:val="0"/>
          <w:divBdr>
            <w:top w:val="none" w:sz="0" w:space="0" w:color="auto"/>
            <w:left w:val="none" w:sz="0" w:space="0" w:color="auto"/>
            <w:bottom w:val="none" w:sz="0" w:space="0" w:color="auto"/>
            <w:right w:val="none" w:sz="0" w:space="0" w:color="auto"/>
          </w:divBdr>
        </w:div>
        <w:div w:id="1066799801">
          <w:marLeft w:val="480"/>
          <w:marRight w:val="0"/>
          <w:marTop w:val="0"/>
          <w:marBottom w:val="0"/>
          <w:divBdr>
            <w:top w:val="none" w:sz="0" w:space="0" w:color="auto"/>
            <w:left w:val="none" w:sz="0" w:space="0" w:color="auto"/>
            <w:bottom w:val="none" w:sz="0" w:space="0" w:color="auto"/>
            <w:right w:val="none" w:sz="0" w:space="0" w:color="auto"/>
          </w:divBdr>
        </w:div>
        <w:div w:id="1102341604">
          <w:marLeft w:val="480"/>
          <w:marRight w:val="0"/>
          <w:marTop w:val="0"/>
          <w:marBottom w:val="0"/>
          <w:divBdr>
            <w:top w:val="none" w:sz="0" w:space="0" w:color="auto"/>
            <w:left w:val="none" w:sz="0" w:space="0" w:color="auto"/>
            <w:bottom w:val="none" w:sz="0" w:space="0" w:color="auto"/>
            <w:right w:val="none" w:sz="0" w:space="0" w:color="auto"/>
          </w:divBdr>
        </w:div>
        <w:div w:id="1120151963">
          <w:marLeft w:val="480"/>
          <w:marRight w:val="0"/>
          <w:marTop w:val="0"/>
          <w:marBottom w:val="0"/>
          <w:divBdr>
            <w:top w:val="none" w:sz="0" w:space="0" w:color="auto"/>
            <w:left w:val="none" w:sz="0" w:space="0" w:color="auto"/>
            <w:bottom w:val="none" w:sz="0" w:space="0" w:color="auto"/>
            <w:right w:val="none" w:sz="0" w:space="0" w:color="auto"/>
          </w:divBdr>
        </w:div>
        <w:div w:id="1179589009">
          <w:marLeft w:val="480"/>
          <w:marRight w:val="0"/>
          <w:marTop w:val="0"/>
          <w:marBottom w:val="0"/>
          <w:divBdr>
            <w:top w:val="none" w:sz="0" w:space="0" w:color="auto"/>
            <w:left w:val="none" w:sz="0" w:space="0" w:color="auto"/>
            <w:bottom w:val="none" w:sz="0" w:space="0" w:color="auto"/>
            <w:right w:val="none" w:sz="0" w:space="0" w:color="auto"/>
          </w:divBdr>
        </w:div>
        <w:div w:id="1193613813">
          <w:marLeft w:val="480"/>
          <w:marRight w:val="0"/>
          <w:marTop w:val="0"/>
          <w:marBottom w:val="0"/>
          <w:divBdr>
            <w:top w:val="none" w:sz="0" w:space="0" w:color="auto"/>
            <w:left w:val="none" w:sz="0" w:space="0" w:color="auto"/>
            <w:bottom w:val="none" w:sz="0" w:space="0" w:color="auto"/>
            <w:right w:val="none" w:sz="0" w:space="0" w:color="auto"/>
          </w:divBdr>
        </w:div>
        <w:div w:id="1221987130">
          <w:marLeft w:val="480"/>
          <w:marRight w:val="0"/>
          <w:marTop w:val="0"/>
          <w:marBottom w:val="0"/>
          <w:divBdr>
            <w:top w:val="none" w:sz="0" w:space="0" w:color="auto"/>
            <w:left w:val="none" w:sz="0" w:space="0" w:color="auto"/>
            <w:bottom w:val="none" w:sz="0" w:space="0" w:color="auto"/>
            <w:right w:val="none" w:sz="0" w:space="0" w:color="auto"/>
          </w:divBdr>
        </w:div>
        <w:div w:id="1228569247">
          <w:marLeft w:val="480"/>
          <w:marRight w:val="0"/>
          <w:marTop w:val="0"/>
          <w:marBottom w:val="0"/>
          <w:divBdr>
            <w:top w:val="none" w:sz="0" w:space="0" w:color="auto"/>
            <w:left w:val="none" w:sz="0" w:space="0" w:color="auto"/>
            <w:bottom w:val="none" w:sz="0" w:space="0" w:color="auto"/>
            <w:right w:val="none" w:sz="0" w:space="0" w:color="auto"/>
          </w:divBdr>
        </w:div>
        <w:div w:id="1245456050">
          <w:marLeft w:val="480"/>
          <w:marRight w:val="0"/>
          <w:marTop w:val="0"/>
          <w:marBottom w:val="0"/>
          <w:divBdr>
            <w:top w:val="none" w:sz="0" w:space="0" w:color="auto"/>
            <w:left w:val="none" w:sz="0" w:space="0" w:color="auto"/>
            <w:bottom w:val="none" w:sz="0" w:space="0" w:color="auto"/>
            <w:right w:val="none" w:sz="0" w:space="0" w:color="auto"/>
          </w:divBdr>
        </w:div>
        <w:div w:id="1261331971">
          <w:marLeft w:val="480"/>
          <w:marRight w:val="0"/>
          <w:marTop w:val="0"/>
          <w:marBottom w:val="0"/>
          <w:divBdr>
            <w:top w:val="none" w:sz="0" w:space="0" w:color="auto"/>
            <w:left w:val="none" w:sz="0" w:space="0" w:color="auto"/>
            <w:bottom w:val="none" w:sz="0" w:space="0" w:color="auto"/>
            <w:right w:val="none" w:sz="0" w:space="0" w:color="auto"/>
          </w:divBdr>
        </w:div>
        <w:div w:id="1268856480">
          <w:marLeft w:val="480"/>
          <w:marRight w:val="0"/>
          <w:marTop w:val="0"/>
          <w:marBottom w:val="0"/>
          <w:divBdr>
            <w:top w:val="none" w:sz="0" w:space="0" w:color="auto"/>
            <w:left w:val="none" w:sz="0" w:space="0" w:color="auto"/>
            <w:bottom w:val="none" w:sz="0" w:space="0" w:color="auto"/>
            <w:right w:val="none" w:sz="0" w:space="0" w:color="auto"/>
          </w:divBdr>
        </w:div>
        <w:div w:id="1294747277">
          <w:marLeft w:val="480"/>
          <w:marRight w:val="0"/>
          <w:marTop w:val="0"/>
          <w:marBottom w:val="0"/>
          <w:divBdr>
            <w:top w:val="none" w:sz="0" w:space="0" w:color="auto"/>
            <w:left w:val="none" w:sz="0" w:space="0" w:color="auto"/>
            <w:bottom w:val="none" w:sz="0" w:space="0" w:color="auto"/>
            <w:right w:val="none" w:sz="0" w:space="0" w:color="auto"/>
          </w:divBdr>
        </w:div>
        <w:div w:id="1362392391">
          <w:marLeft w:val="480"/>
          <w:marRight w:val="0"/>
          <w:marTop w:val="0"/>
          <w:marBottom w:val="0"/>
          <w:divBdr>
            <w:top w:val="none" w:sz="0" w:space="0" w:color="auto"/>
            <w:left w:val="none" w:sz="0" w:space="0" w:color="auto"/>
            <w:bottom w:val="none" w:sz="0" w:space="0" w:color="auto"/>
            <w:right w:val="none" w:sz="0" w:space="0" w:color="auto"/>
          </w:divBdr>
        </w:div>
        <w:div w:id="1402287017">
          <w:marLeft w:val="480"/>
          <w:marRight w:val="0"/>
          <w:marTop w:val="0"/>
          <w:marBottom w:val="0"/>
          <w:divBdr>
            <w:top w:val="none" w:sz="0" w:space="0" w:color="auto"/>
            <w:left w:val="none" w:sz="0" w:space="0" w:color="auto"/>
            <w:bottom w:val="none" w:sz="0" w:space="0" w:color="auto"/>
            <w:right w:val="none" w:sz="0" w:space="0" w:color="auto"/>
          </w:divBdr>
        </w:div>
        <w:div w:id="1418359444">
          <w:marLeft w:val="480"/>
          <w:marRight w:val="0"/>
          <w:marTop w:val="0"/>
          <w:marBottom w:val="0"/>
          <w:divBdr>
            <w:top w:val="none" w:sz="0" w:space="0" w:color="auto"/>
            <w:left w:val="none" w:sz="0" w:space="0" w:color="auto"/>
            <w:bottom w:val="none" w:sz="0" w:space="0" w:color="auto"/>
            <w:right w:val="none" w:sz="0" w:space="0" w:color="auto"/>
          </w:divBdr>
        </w:div>
        <w:div w:id="1521313069">
          <w:marLeft w:val="480"/>
          <w:marRight w:val="0"/>
          <w:marTop w:val="0"/>
          <w:marBottom w:val="0"/>
          <w:divBdr>
            <w:top w:val="none" w:sz="0" w:space="0" w:color="auto"/>
            <w:left w:val="none" w:sz="0" w:space="0" w:color="auto"/>
            <w:bottom w:val="none" w:sz="0" w:space="0" w:color="auto"/>
            <w:right w:val="none" w:sz="0" w:space="0" w:color="auto"/>
          </w:divBdr>
        </w:div>
        <w:div w:id="1565330257">
          <w:marLeft w:val="480"/>
          <w:marRight w:val="0"/>
          <w:marTop w:val="0"/>
          <w:marBottom w:val="0"/>
          <w:divBdr>
            <w:top w:val="none" w:sz="0" w:space="0" w:color="auto"/>
            <w:left w:val="none" w:sz="0" w:space="0" w:color="auto"/>
            <w:bottom w:val="none" w:sz="0" w:space="0" w:color="auto"/>
            <w:right w:val="none" w:sz="0" w:space="0" w:color="auto"/>
          </w:divBdr>
        </w:div>
        <w:div w:id="1586257024">
          <w:marLeft w:val="480"/>
          <w:marRight w:val="0"/>
          <w:marTop w:val="0"/>
          <w:marBottom w:val="0"/>
          <w:divBdr>
            <w:top w:val="none" w:sz="0" w:space="0" w:color="auto"/>
            <w:left w:val="none" w:sz="0" w:space="0" w:color="auto"/>
            <w:bottom w:val="none" w:sz="0" w:space="0" w:color="auto"/>
            <w:right w:val="none" w:sz="0" w:space="0" w:color="auto"/>
          </w:divBdr>
        </w:div>
        <w:div w:id="1595241782">
          <w:marLeft w:val="480"/>
          <w:marRight w:val="0"/>
          <w:marTop w:val="0"/>
          <w:marBottom w:val="0"/>
          <w:divBdr>
            <w:top w:val="none" w:sz="0" w:space="0" w:color="auto"/>
            <w:left w:val="none" w:sz="0" w:space="0" w:color="auto"/>
            <w:bottom w:val="none" w:sz="0" w:space="0" w:color="auto"/>
            <w:right w:val="none" w:sz="0" w:space="0" w:color="auto"/>
          </w:divBdr>
        </w:div>
        <w:div w:id="1656102505">
          <w:marLeft w:val="480"/>
          <w:marRight w:val="0"/>
          <w:marTop w:val="0"/>
          <w:marBottom w:val="0"/>
          <w:divBdr>
            <w:top w:val="none" w:sz="0" w:space="0" w:color="auto"/>
            <w:left w:val="none" w:sz="0" w:space="0" w:color="auto"/>
            <w:bottom w:val="none" w:sz="0" w:space="0" w:color="auto"/>
            <w:right w:val="none" w:sz="0" w:space="0" w:color="auto"/>
          </w:divBdr>
        </w:div>
        <w:div w:id="1681197168">
          <w:marLeft w:val="480"/>
          <w:marRight w:val="0"/>
          <w:marTop w:val="0"/>
          <w:marBottom w:val="0"/>
          <w:divBdr>
            <w:top w:val="none" w:sz="0" w:space="0" w:color="auto"/>
            <w:left w:val="none" w:sz="0" w:space="0" w:color="auto"/>
            <w:bottom w:val="none" w:sz="0" w:space="0" w:color="auto"/>
            <w:right w:val="none" w:sz="0" w:space="0" w:color="auto"/>
          </w:divBdr>
        </w:div>
        <w:div w:id="1743287840">
          <w:marLeft w:val="480"/>
          <w:marRight w:val="0"/>
          <w:marTop w:val="0"/>
          <w:marBottom w:val="0"/>
          <w:divBdr>
            <w:top w:val="none" w:sz="0" w:space="0" w:color="auto"/>
            <w:left w:val="none" w:sz="0" w:space="0" w:color="auto"/>
            <w:bottom w:val="none" w:sz="0" w:space="0" w:color="auto"/>
            <w:right w:val="none" w:sz="0" w:space="0" w:color="auto"/>
          </w:divBdr>
        </w:div>
        <w:div w:id="1781602009">
          <w:marLeft w:val="480"/>
          <w:marRight w:val="0"/>
          <w:marTop w:val="0"/>
          <w:marBottom w:val="0"/>
          <w:divBdr>
            <w:top w:val="none" w:sz="0" w:space="0" w:color="auto"/>
            <w:left w:val="none" w:sz="0" w:space="0" w:color="auto"/>
            <w:bottom w:val="none" w:sz="0" w:space="0" w:color="auto"/>
            <w:right w:val="none" w:sz="0" w:space="0" w:color="auto"/>
          </w:divBdr>
        </w:div>
        <w:div w:id="1791512149">
          <w:marLeft w:val="480"/>
          <w:marRight w:val="0"/>
          <w:marTop w:val="0"/>
          <w:marBottom w:val="0"/>
          <w:divBdr>
            <w:top w:val="none" w:sz="0" w:space="0" w:color="auto"/>
            <w:left w:val="none" w:sz="0" w:space="0" w:color="auto"/>
            <w:bottom w:val="none" w:sz="0" w:space="0" w:color="auto"/>
            <w:right w:val="none" w:sz="0" w:space="0" w:color="auto"/>
          </w:divBdr>
        </w:div>
        <w:div w:id="1864587198">
          <w:marLeft w:val="480"/>
          <w:marRight w:val="0"/>
          <w:marTop w:val="0"/>
          <w:marBottom w:val="0"/>
          <w:divBdr>
            <w:top w:val="none" w:sz="0" w:space="0" w:color="auto"/>
            <w:left w:val="none" w:sz="0" w:space="0" w:color="auto"/>
            <w:bottom w:val="none" w:sz="0" w:space="0" w:color="auto"/>
            <w:right w:val="none" w:sz="0" w:space="0" w:color="auto"/>
          </w:divBdr>
        </w:div>
        <w:div w:id="1869562554">
          <w:marLeft w:val="480"/>
          <w:marRight w:val="0"/>
          <w:marTop w:val="0"/>
          <w:marBottom w:val="0"/>
          <w:divBdr>
            <w:top w:val="none" w:sz="0" w:space="0" w:color="auto"/>
            <w:left w:val="none" w:sz="0" w:space="0" w:color="auto"/>
            <w:bottom w:val="none" w:sz="0" w:space="0" w:color="auto"/>
            <w:right w:val="none" w:sz="0" w:space="0" w:color="auto"/>
          </w:divBdr>
        </w:div>
        <w:div w:id="1973516272">
          <w:marLeft w:val="480"/>
          <w:marRight w:val="0"/>
          <w:marTop w:val="0"/>
          <w:marBottom w:val="0"/>
          <w:divBdr>
            <w:top w:val="none" w:sz="0" w:space="0" w:color="auto"/>
            <w:left w:val="none" w:sz="0" w:space="0" w:color="auto"/>
            <w:bottom w:val="none" w:sz="0" w:space="0" w:color="auto"/>
            <w:right w:val="none" w:sz="0" w:space="0" w:color="auto"/>
          </w:divBdr>
        </w:div>
        <w:div w:id="1984458220">
          <w:marLeft w:val="480"/>
          <w:marRight w:val="0"/>
          <w:marTop w:val="0"/>
          <w:marBottom w:val="0"/>
          <w:divBdr>
            <w:top w:val="none" w:sz="0" w:space="0" w:color="auto"/>
            <w:left w:val="none" w:sz="0" w:space="0" w:color="auto"/>
            <w:bottom w:val="none" w:sz="0" w:space="0" w:color="auto"/>
            <w:right w:val="none" w:sz="0" w:space="0" w:color="auto"/>
          </w:divBdr>
        </w:div>
        <w:div w:id="2014870388">
          <w:marLeft w:val="480"/>
          <w:marRight w:val="0"/>
          <w:marTop w:val="0"/>
          <w:marBottom w:val="0"/>
          <w:divBdr>
            <w:top w:val="none" w:sz="0" w:space="0" w:color="auto"/>
            <w:left w:val="none" w:sz="0" w:space="0" w:color="auto"/>
            <w:bottom w:val="none" w:sz="0" w:space="0" w:color="auto"/>
            <w:right w:val="none" w:sz="0" w:space="0" w:color="auto"/>
          </w:divBdr>
        </w:div>
        <w:div w:id="2054231592">
          <w:marLeft w:val="480"/>
          <w:marRight w:val="0"/>
          <w:marTop w:val="0"/>
          <w:marBottom w:val="0"/>
          <w:divBdr>
            <w:top w:val="none" w:sz="0" w:space="0" w:color="auto"/>
            <w:left w:val="none" w:sz="0" w:space="0" w:color="auto"/>
            <w:bottom w:val="none" w:sz="0" w:space="0" w:color="auto"/>
            <w:right w:val="none" w:sz="0" w:space="0" w:color="auto"/>
          </w:divBdr>
        </w:div>
        <w:div w:id="2116168528">
          <w:marLeft w:val="480"/>
          <w:marRight w:val="0"/>
          <w:marTop w:val="0"/>
          <w:marBottom w:val="0"/>
          <w:divBdr>
            <w:top w:val="none" w:sz="0" w:space="0" w:color="auto"/>
            <w:left w:val="none" w:sz="0" w:space="0" w:color="auto"/>
            <w:bottom w:val="none" w:sz="0" w:space="0" w:color="auto"/>
            <w:right w:val="none" w:sz="0" w:space="0" w:color="auto"/>
          </w:divBdr>
        </w:div>
      </w:divsChild>
    </w:div>
    <w:div w:id="1232810224">
      <w:bodyDiv w:val="1"/>
      <w:marLeft w:val="0"/>
      <w:marRight w:val="0"/>
      <w:marTop w:val="0"/>
      <w:marBottom w:val="0"/>
      <w:divBdr>
        <w:top w:val="none" w:sz="0" w:space="0" w:color="auto"/>
        <w:left w:val="none" w:sz="0" w:space="0" w:color="auto"/>
        <w:bottom w:val="none" w:sz="0" w:space="0" w:color="auto"/>
        <w:right w:val="none" w:sz="0" w:space="0" w:color="auto"/>
      </w:divBdr>
      <w:divsChild>
        <w:div w:id="28797800">
          <w:marLeft w:val="480"/>
          <w:marRight w:val="0"/>
          <w:marTop w:val="0"/>
          <w:marBottom w:val="0"/>
          <w:divBdr>
            <w:top w:val="none" w:sz="0" w:space="0" w:color="auto"/>
            <w:left w:val="none" w:sz="0" w:space="0" w:color="auto"/>
            <w:bottom w:val="none" w:sz="0" w:space="0" w:color="auto"/>
            <w:right w:val="none" w:sz="0" w:space="0" w:color="auto"/>
          </w:divBdr>
        </w:div>
        <w:div w:id="63643802">
          <w:marLeft w:val="480"/>
          <w:marRight w:val="0"/>
          <w:marTop w:val="0"/>
          <w:marBottom w:val="0"/>
          <w:divBdr>
            <w:top w:val="none" w:sz="0" w:space="0" w:color="auto"/>
            <w:left w:val="none" w:sz="0" w:space="0" w:color="auto"/>
            <w:bottom w:val="none" w:sz="0" w:space="0" w:color="auto"/>
            <w:right w:val="none" w:sz="0" w:space="0" w:color="auto"/>
          </w:divBdr>
        </w:div>
        <w:div w:id="75321537">
          <w:marLeft w:val="480"/>
          <w:marRight w:val="0"/>
          <w:marTop w:val="0"/>
          <w:marBottom w:val="0"/>
          <w:divBdr>
            <w:top w:val="none" w:sz="0" w:space="0" w:color="auto"/>
            <w:left w:val="none" w:sz="0" w:space="0" w:color="auto"/>
            <w:bottom w:val="none" w:sz="0" w:space="0" w:color="auto"/>
            <w:right w:val="none" w:sz="0" w:space="0" w:color="auto"/>
          </w:divBdr>
        </w:div>
        <w:div w:id="78406652">
          <w:marLeft w:val="480"/>
          <w:marRight w:val="0"/>
          <w:marTop w:val="0"/>
          <w:marBottom w:val="0"/>
          <w:divBdr>
            <w:top w:val="none" w:sz="0" w:space="0" w:color="auto"/>
            <w:left w:val="none" w:sz="0" w:space="0" w:color="auto"/>
            <w:bottom w:val="none" w:sz="0" w:space="0" w:color="auto"/>
            <w:right w:val="none" w:sz="0" w:space="0" w:color="auto"/>
          </w:divBdr>
        </w:div>
        <w:div w:id="105345354">
          <w:marLeft w:val="480"/>
          <w:marRight w:val="0"/>
          <w:marTop w:val="0"/>
          <w:marBottom w:val="0"/>
          <w:divBdr>
            <w:top w:val="none" w:sz="0" w:space="0" w:color="auto"/>
            <w:left w:val="none" w:sz="0" w:space="0" w:color="auto"/>
            <w:bottom w:val="none" w:sz="0" w:space="0" w:color="auto"/>
            <w:right w:val="none" w:sz="0" w:space="0" w:color="auto"/>
          </w:divBdr>
        </w:div>
        <w:div w:id="123237263">
          <w:marLeft w:val="480"/>
          <w:marRight w:val="0"/>
          <w:marTop w:val="0"/>
          <w:marBottom w:val="0"/>
          <w:divBdr>
            <w:top w:val="none" w:sz="0" w:space="0" w:color="auto"/>
            <w:left w:val="none" w:sz="0" w:space="0" w:color="auto"/>
            <w:bottom w:val="none" w:sz="0" w:space="0" w:color="auto"/>
            <w:right w:val="none" w:sz="0" w:space="0" w:color="auto"/>
          </w:divBdr>
        </w:div>
        <w:div w:id="174002735">
          <w:marLeft w:val="480"/>
          <w:marRight w:val="0"/>
          <w:marTop w:val="0"/>
          <w:marBottom w:val="0"/>
          <w:divBdr>
            <w:top w:val="none" w:sz="0" w:space="0" w:color="auto"/>
            <w:left w:val="none" w:sz="0" w:space="0" w:color="auto"/>
            <w:bottom w:val="none" w:sz="0" w:space="0" w:color="auto"/>
            <w:right w:val="none" w:sz="0" w:space="0" w:color="auto"/>
          </w:divBdr>
        </w:div>
        <w:div w:id="209154813">
          <w:marLeft w:val="480"/>
          <w:marRight w:val="0"/>
          <w:marTop w:val="0"/>
          <w:marBottom w:val="0"/>
          <w:divBdr>
            <w:top w:val="none" w:sz="0" w:space="0" w:color="auto"/>
            <w:left w:val="none" w:sz="0" w:space="0" w:color="auto"/>
            <w:bottom w:val="none" w:sz="0" w:space="0" w:color="auto"/>
            <w:right w:val="none" w:sz="0" w:space="0" w:color="auto"/>
          </w:divBdr>
        </w:div>
        <w:div w:id="218325895">
          <w:marLeft w:val="480"/>
          <w:marRight w:val="0"/>
          <w:marTop w:val="0"/>
          <w:marBottom w:val="0"/>
          <w:divBdr>
            <w:top w:val="none" w:sz="0" w:space="0" w:color="auto"/>
            <w:left w:val="none" w:sz="0" w:space="0" w:color="auto"/>
            <w:bottom w:val="none" w:sz="0" w:space="0" w:color="auto"/>
            <w:right w:val="none" w:sz="0" w:space="0" w:color="auto"/>
          </w:divBdr>
        </w:div>
        <w:div w:id="236481595">
          <w:marLeft w:val="480"/>
          <w:marRight w:val="0"/>
          <w:marTop w:val="0"/>
          <w:marBottom w:val="0"/>
          <w:divBdr>
            <w:top w:val="none" w:sz="0" w:space="0" w:color="auto"/>
            <w:left w:val="none" w:sz="0" w:space="0" w:color="auto"/>
            <w:bottom w:val="none" w:sz="0" w:space="0" w:color="auto"/>
            <w:right w:val="none" w:sz="0" w:space="0" w:color="auto"/>
          </w:divBdr>
        </w:div>
        <w:div w:id="239948558">
          <w:marLeft w:val="480"/>
          <w:marRight w:val="0"/>
          <w:marTop w:val="0"/>
          <w:marBottom w:val="0"/>
          <w:divBdr>
            <w:top w:val="none" w:sz="0" w:space="0" w:color="auto"/>
            <w:left w:val="none" w:sz="0" w:space="0" w:color="auto"/>
            <w:bottom w:val="none" w:sz="0" w:space="0" w:color="auto"/>
            <w:right w:val="none" w:sz="0" w:space="0" w:color="auto"/>
          </w:divBdr>
        </w:div>
        <w:div w:id="256835969">
          <w:marLeft w:val="480"/>
          <w:marRight w:val="0"/>
          <w:marTop w:val="0"/>
          <w:marBottom w:val="0"/>
          <w:divBdr>
            <w:top w:val="none" w:sz="0" w:space="0" w:color="auto"/>
            <w:left w:val="none" w:sz="0" w:space="0" w:color="auto"/>
            <w:bottom w:val="none" w:sz="0" w:space="0" w:color="auto"/>
            <w:right w:val="none" w:sz="0" w:space="0" w:color="auto"/>
          </w:divBdr>
        </w:div>
        <w:div w:id="409426550">
          <w:marLeft w:val="480"/>
          <w:marRight w:val="0"/>
          <w:marTop w:val="0"/>
          <w:marBottom w:val="0"/>
          <w:divBdr>
            <w:top w:val="none" w:sz="0" w:space="0" w:color="auto"/>
            <w:left w:val="none" w:sz="0" w:space="0" w:color="auto"/>
            <w:bottom w:val="none" w:sz="0" w:space="0" w:color="auto"/>
            <w:right w:val="none" w:sz="0" w:space="0" w:color="auto"/>
          </w:divBdr>
        </w:div>
        <w:div w:id="427969766">
          <w:marLeft w:val="480"/>
          <w:marRight w:val="0"/>
          <w:marTop w:val="0"/>
          <w:marBottom w:val="0"/>
          <w:divBdr>
            <w:top w:val="none" w:sz="0" w:space="0" w:color="auto"/>
            <w:left w:val="none" w:sz="0" w:space="0" w:color="auto"/>
            <w:bottom w:val="none" w:sz="0" w:space="0" w:color="auto"/>
            <w:right w:val="none" w:sz="0" w:space="0" w:color="auto"/>
          </w:divBdr>
        </w:div>
        <w:div w:id="466509559">
          <w:marLeft w:val="480"/>
          <w:marRight w:val="0"/>
          <w:marTop w:val="0"/>
          <w:marBottom w:val="0"/>
          <w:divBdr>
            <w:top w:val="none" w:sz="0" w:space="0" w:color="auto"/>
            <w:left w:val="none" w:sz="0" w:space="0" w:color="auto"/>
            <w:bottom w:val="none" w:sz="0" w:space="0" w:color="auto"/>
            <w:right w:val="none" w:sz="0" w:space="0" w:color="auto"/>
          </w:divBdr>
        </w:div>
        <w:div w:id="494492777">
          <w:marLeft w:val="480"/>
          <w:marRight w:val="0"/>
          <w:marTop w:val="0"/>
          <w:marBottom w:val="0"/>
          <w:divBdr>
            <w:top w:val="none" w:sz="0" w:space="0" w:color="auto"/>
            <w:left w:val="none" w:sz="0" w:space="0" w:color="auto"/>
            <w:bottom w:val="none" w:sz="0" w:space="0" w:color="auto"/>
            <w:right w:val="none" w:sz="0" w:space="0" w:color="auto"/>
          </w:divBdr>
        </w:div>
        <w:div w:id="536351902">
          <w:marLeft w:val="480"/>
          <w:marRight w:val="0"/>
          <w:marTop w:val="0"/>
          <w:marBottom w:val="0"/>
          <w:divBdr>
            <w:top w:val="none" w:sz="0" w:space="0" w:color="auto"/>
            <w:left w:val="none" w:sz="0" w:space="0" w:color="auto"/>
            <w:bottom w:val="none" w:sz="0" w:space="0" w:color="auto"/>
            <w:right w:val="none" w:sz="0" w:space="0" w:color="auto"/>
          </w:divBdr>
        </w:div>
        <w:div w:id="620914801">
          <w:marLeft w:val="480"/>
          <w:marRight w:val="0"/>
          <w:marTop w:val="0"/>
          <w:marBottom w:val="0"/>
          <w:divBdr>
            <w:top w:val="none" w:sz="0" w:space="0" w:color="auto"/>
            <w:left w:val="none" w:sz="0" w:space="0" w:color="auto"/>
            <w:bottom w:val="none" w:sz="0" w:space="0" w:color="auto"/>
            <w:right w:val="none" w:sz="0" w:space="0" w:color="auto"/>
          </w:divBdr>
        </w:div>
        <w:div w:id="650403510">
          <w:marLeft w:val="480"/>
          <w:marRight w:val="0"/>
          <w:marTop w:val="0"/>
          <w:marBottom w:val="0"/>
          <w:divBdr>
            <w:top w:val="none" w:sz="0" w:space="0" w:color="auto"/>
            <w:left w:val="none" w:sz="0" w:space="0" w:color="auto"/>
            <w:bottom w:val="none" w:sz="0" w:space="0" w:color="auto"/>
            <w:right w:val="none" w:sz="0" w:space="0" w:color="auto"/>
          </w:divBdr>
        </w:div>
        <w:div w:id="664554096">
          <w:marLeft w:val="480"/>
          <w:marRight w:val="0"/>
          <w:marTop w:val="0"/>
          <w:marBottom w:val="0"/>
          <w:divBdr>
            <w:top w:val="none" w:sz="0" w:space="0" w:color="auto"/>
            <w:left w:val="none" w:sz="0" w:space="0" w:color="auto"/>
            <w:bottom w:val="none" w:sz="0" w:space="0" w:color="auto"/>
            <w:right w:val="none" w:sz="0" w:space="0" w:color="auto"/>
          </w:divBdr>
        </w:div>
        <w:div w:id="715009690">
          <w:marLeft w:val="480"/>
          <w:marRight w:val="0"/>
          <w:marTop w:val="0"/>
          <w:marBottom w:val="0"/>
          <w:divBdr>
            <w:top w:val="none" w:sz="0" w:space="0" w:color="auto"/>
            <w:left w:val="none" w:sz="0" w:space="0" w:color="auto"/>
            <w:bottom w:val="none" w:sz="0" w:space="0" w:color="auto"/>
            <w:right w:val="none" w:sz="0" w:space="0" w:color="auto"/>
          </w:divBdr>
        </w:div>
        <w:div w:id="716854739">
          <w:marLeft w:val="480"/>
          <w:marRight w:val="0"/>
          <w:marTop w:val="0"/>
          <w:marBottom w:val="0"/>
          <w:divBdr>
            <w:top w:val="none" w:sz="0" w:space="0" w:color="auto"/>
            <w:left w:val="none" w:sz="0" w:space="0" w:color="auto"/>
            <w:bottom w:val="none" w:sz="0" w:space="0" w:color="auto"/>
            <w:right w:val="none" w:sz="0" w:space="0" w:color="auto"/>
          </w:divBdr>
        </w:div>
        <w:div w:id="752970475">
          <w:marLeft w:val="480"/>
          <w:marRight w:val="0"/>
          <w:marTop w:val="0"/>
          <w:marBottom w:val="0"/>
          <w:divBdr>
            <w:top w:val="none" w:sz="0" w:space="0" w:color="auto"/>
            <w:left w:val="none" w:sz="0" w:space="0" w:color="auto"/>
            <w:bottom w:val="none" w:sz="0" w:space="0" w:color="auto"/>
            <w:right w:val="none" w:sz="0" w:space="0" w:color="auto"/>
          </w:divBdr>
        </w:div>
        <w:div w:id="788399139">
          <w:marLeft w:val="480"/>
          <w:marRight w:val="0"/>
          <w:marTop w:val="0"/>
          <w:marBottom w:val="0"/>
          <w:divBdr>
            <w:top w:val="none" w:sz="0" w:space="0" w:color="auto"/>
            <w:left w:val="none" w:sz="0" w:space="0" w:color="auto"/>
            <w:bottom w:val="none" w:sz="0" w:space="0" w:color="auto"/>
            <w:right w:val="none" w:sz="0" w:space="0" w:color="auto"/>
          </w:divBdr>
        </w:div>
        <w:div w:id="790637669">
          <w:marLeft w:val="480"/>
          <w:marRight w:val="0"/>
          <w:marTop w:val="0"/>
          <w:marBottom w:val="0"/>
          <w:divBdr>
            <w:top w:val="none" w:sz="0" w:space="0" w:color="auto"/>
            <w:left w:val="none" w:sz="0" w:space="0" w:color="auto"/>
            <w:bottom w:val="none" w:sz="0" w:space="0" w:color="auto"/>
            <w:right w:val="none" w:sz="0" w:space="0" w:color="auto"/>
          </w:divBdr>
        </w:div>
        <w:div w:id="830220169">
          <w:marLeft w:val="480"/>
          <w:marRight w:val="0"/>
          <w:marTop w:val="0"/>
          <w:marBottom w:val="0"/>
          <w:divBdr>
            <w:top w:val="none" w:sz="0" w:space="0" w:color="auto"/>
            <w:left w:val="none" w:sz="0" w:space="0" w:color="auto"/>
            <w:bottom w:val="none" w:sz="0" w:space="0" w:color="auto"/>
            <w:right w:val="none" w:sz="0" w:space="0" w:color="auto"/>
          </w:divBdr>
        </w:div>
        <w:div w:id="891429273">
          <w:marLeft w:val="480"/>
          <w:marRight w:val="0"/>
          <w:marTop w:val="0"/>
          <w:marBottom w:val="0"/>
          <w:divBdr>
            <w:top w:val="none" w:sz="0" w:space="0" w:color="auto"/>
            <w:left w:val="none" w:sz="0" w:space="0" w:color="auto"/>
            <w:bottom w:val="none" w:sz="0" w:space="0" w:color="auto"/>
            <w:right w:val="none" w:sz="0" w:space="0" w:color="auto"/>
          </w:divBdr>
        </w:div>
        <w:div w:id="917440081">
          <w:marLeft w:val="480"/>
          <w:marRight w:val="0"/>
          <w:marTop w:val="0"/>
          <w:marBottom w:val="0"/>
          <w:divBdr>
            <w:top w:val="none" w:sz="0" w:space="0" w:color="auto"/>
            <w:left w:val="none" w:sz="0" w:space="0" w:color="auto"/>
            <w:bottom w:val="none" w:sz="0" w:space="0" w:color="auto"/>
            <w:right w:val="none" w:sz="0" w:space="0" w:color="auto"/>
          </w:divBdr>
        </w:div>
        <w:div w:id="925306448">
          <w:marLeft w:val="480"/>
          <w:marRight w:val="0"/>
          <w:marTop w:val="0"/>
          <w:marBottom w:val="0"/>
          <w:divBdr>
            <w:top w:val="none" w:sz="0" w:space="0" w:color="auto"/>
            <w:left w:val="none" w:sz="0" w:space="0" w:color="auto"/>
            <w:bottom w:val="none" w:sz="0" w:space="0" w:color="auto"/>
            <w:right w:val="none" w:sz="0" w:space="0" w:color="auto"/>
          </w:divBdr>
        </w:div>
        <w:div w:id="986083835">
          <w:marLeft w:val="480"/>
          <w:marRight w:val="0"/>
          <w:marTop w:val="0"/>
          <w:marBottom w:val="0"/>
          <w:divBdr>
            <w:top w:val="none" w:sz="0" w:space="0" w:color="auto"/>
            <w:left w:val="none" w:sz="0" w:space="0" w:color="auto"/>
            <w:bottom w:val="none" w:sz="0" w:space="0" w:color="auto"/>
            <w:right w:val="none" w:sz="0" w:space="0" w:color="auto"/>
          </w:divBdr>
        </w:div>
        <w:div w:id="1013996791">
          <w:marLeft w:val="480"/>
          <w:marRight w:val="0"/>
          <w:marTop w:val="0"/>
          <w:marBottom w:val="0"/>
          <w:divBdr>
            <w:top w:val="none" w:sz="0" w:space="0" w:color="auto"/>
            <w:left w:val="none" w:sz="0" w:space="0" w:color="auto"/>
            <w:bottom w:val="none" w:sz="0" w:space="0" w:color="auto"/>
            <w:right w:val="none" w:sz="0" w:space="0" w:color="auto"/>
          </w:divBdr>
        </w:div>
        <w:div w:id="1046642331">
          <w:marLeft w:val="480"/>
          <w:marRight w:val="0"/>
          <w:marTop w:val="0"/>
          <w:marBottom w:val="0"/>
          <w:divBdr>
            <w:top w:val="none" w:sz="0" w:space="0" w:color="auto"/>
            <w:left w:val="none" w:sz="0" w:space="0" w:color="auto"/>
            <w:bottom w:val="none" w:sz="0" w:space="0" w:color="auto"/>
            <w:right w:val="none" w:sz="0" w:space="0" w:color="auto"/>
          </w:divBdr>
        </w:div>
        <w:div w:id="1098990635">
          <w:marLeft w:val="480"/>
          <w:marRight w:val="0"/>
          <w:marTop w:val="0"/>
          <w:marBottom w:val="0"/>
          <w:divBdr>
            <w:top w:val="none" w:sz="0" w:space="0" w:color="auto"/>
            <w:left w:val="none" w:sz="0" w:space="0" w:color="auto"/>
            <w:bottom w:val="none" w:sz="0" w:space="0" w:color="auto"/>
            <w:right w:val="none" w:sz="0" w:space="0" w:color="auto"/>
          </w:divBdr>
        </w:div>
        <w:div w:id="1108040434">
          <w:marLeft w:val="480"/>
          <w:marRight w:val="0"/>
          <w:marTop w:val="0"/>
          <w:marBottom w:val="0"/>
          <w:divBdr>
            <w:top w:val="none" w:sz="0" w:space="0" w:color="auto"/>
            <w:left w:val="none" w:sz="0" w:space="0" w:color="auto"/>
            <w:bottom w:val="none" w:sz="0" w:space="0" w:color="auto"/>
            <w:right w:val="none" w:sz="0" w:space="0" w:color="auto"/>
          </w:divBdr>
        </w:div>
        <w:div w:id="1114253341">
          <w:marLeft w:val="480"/>
          <w:marRight w:val="0"/>
          <w:marTop w:val="0"/>
          <w:marBottom w:val="0"/>
          <w:divBdr>
            <w:top w:val="none" w:sz="0" w:space="0" w:color="auto"/>
            <w:left w:val="none" w:sz="0" w:space="0" w:color="auto"/>
            <w:bottom w:val="none" w:sz="0" w:space="0" w:color="auto"/>
            <w:right w:val="none" w:sz="0" w:space="0" w:color="auto"/>
          </w:divBdr>
        </w:div>
        <w:div w:id="1163622052">
          <w:marLeft w:val="480"/>
          <w:marRight w:val="0"/>
          <w:marTop w:val="0"/>
          <w:marBottom w:val="0"/>
          <w:divBdr>
            <w:top w:val="none" w:sz="0" w:space="0" w:color="auto"/>
            <w:left w:val="none" w:sz="0" w:space="0" w:color="auto"/>
            <w:bottom w:val="none" w:sz="0" w:space="0" w:color="auto"/>
            <w:right w:val="none" w:sz="0" w:space="0" w:color="auto"/>
          </w:divBdr>
        </w:div>
        <w:div w:id="1173254395">
          <w:marLeft w:val="480"/>
          <w:marRight w:val="0"/>
          <w:marTop w:val="0"/>
          <w:marBottom w:val="0"/>
          <w:divBdr>
            <w:top w:val="none" w:sz="0" w:space="0" w:color="auto"/>
            <w:left w:val="none" w:sz="0" w:space="0" w:color="auto"/>
            <w:bottom w:val="none" w:sz="0" w:space="0" w:color="auto"/>
            <w:right w:val="none" w:sz="0" w:space="0" w:color="auto"/>
          </w:divBdr>
        </w:div>
        <w:div w:id="1205681382">
          <w:marLeft w:val="480"/>
          <w:marRight w:val="0"/>
          <w:marTop w:val="0"/>
          <w:marBottom w:val="0"/>
          <w:divBdr>
            <w:top w:val="none" w:sz="0" w:space="0" w:color="auto"/>
            <w:left w:val="none" w:sz="0" w:space="0" w:color="auto"/>
            <w:bottom w:val="none" w:sz="0" w:space="0" w:color="auto"/>
            <w:right w:val="none" w:sz="0" w:space="0" w:color="auto"/>
          </w:divBdr>
        </w:div>
        <w:div w:id="1233740173">
          <w:marLeft w:val="480"/>
          <w:marRight w:val="0"/>
          <w:marTop w:val="0"/>
          <w:marBottom w:val="0"/>
          <w:divBdr>
            <w:top w:val="none" w:sz="0" w:space="0" w:color="auto"/>
            <w:left w:val="none" w:sz="0" w:space="0" w:color="auto"/>
            <w:bottom w:val="none" w:sz="0" w:space="0" w:color="auto"/>
            <w:right w:val="none" w:sz="0" w:space="0" w:color="auto"/>
          </w:divBdr>
        </w:div>
        <w:div w:id="1271089782">
          <w:marLeft w:val="480"/>
          <w:marRight w:val="0"/>
          <w:marTop w:val="0"/>
          <w:marBottom w:val="0"/>
          <w:divBdr>
            <w:top w:val="none" w:sz="0" w:space="0" w:color="auto"/>
            <w:left w:val="none" w:sz="0" w:space="0" w:color="auto"/>
            <w:bottom w:val="none" w:sz="0" w:space="0" w:color="auto"/>
            <w:right w:val="none" w:sz="0" w:space="0" w:color="auto"/>
          </w:divBdr>
        </w:div>
        <w:div w:id="1271427257">
          <w:marLeft w:val="480"/>
          <w:marRight w:val="0"/>
          <w:marTop w:val="0"/>
          <w:marBottom w:val="0"/>
          <w:divBdr>
            <w:top w:val="none" w:sz="0" w:space="0" w:color="auto"/>
            <w:left w:val="none" w:sz="0" w:space="0" w:color="auto"/>
            <w:bottom w:val="none" w:sz="0" w:space="0" w:color="auto"/>
            <w:right w:val="none" w:sz="0" w:space="0" w:color="auto"/>
          </w:divBdr>
        </w:div>
        <w:div w:id="1288244634">
          <w:marLeft w:val="480"/>
          <w:marRight w:val="0"/>
          <w:marTop w:val="0"/>
          <w:marBottom w:val="0"/>
          <w:divBdr>
            <w:top w:val="none" w:sz="0" w:space="0" w:color="auto"/>
            <w:left w:val="none" w:sz="0" w:space="0" w:color="auto"/>
            <w:bottom w:val="none" w:sz="0" w:space="0" w:color="auto"/>
            <w:right w:val="none" w:sz="0" w:space="0" w:color="auto"/>
          </w:divBdr>
        </w:div>
        <w:div w:id="1292520952">
          <w:marLeft w:val="480"/>
          <w:marRight w:val="0"/>
          <w:marTop w:val="0"/>
          <w:marBottom w:val="0"/>
          <w:divBdr>
            <w:top w:val="none" w:sz="0" w:space="0" w:color="auto"/>
            <w:left w:val="none" w:sz="0" w:space="0" w:color="auto"/>
            <w:bottom w:val="none" w:sz="0" w:space="0" w:color="auto"/>
            <w:right w:val="none" w:sz="0" w:space="0" w:color="auto"/>
          </w:divBdr>
        </w:div>
        <w:div w:id="1297489751">
          <w:marLeft w:val="480"/>
          <w:marRight w:val="0"/>
          <w:marTop w:val="0"/>
          <w:marBottom w:val="0"/>
          <w:divBdr>
            <w:top w:val="none" w:sz="0" w:space="0" w:color="auto"/>
            <w:left w:val="none" w:sz="0" w:space="0" w:color="auto"/>
            <w:bottom w:val="none" w:sz="0" w:space="0" w:color="auto"/>
            <w:right w:val="none" w:sz="0" w:space="0" w:color="auto"/>
          </w:divBdr>
        </w:div>
        <w:div w:id="1370691741">
          <w:marLeft w:val="480"/>
          <w:marRight w:val="0"/>
          <w:marTop w:val="0"/>
          <w:marBottom w:val="0"/>
          <w:divBdr>
            <w:top w:val="none" w:sz="0" w:space="0" w:color="auto"/>
            <w:left w:val="none" w:sz="0" w:space="0" w:color="auto"/>
            <w:bottom w:val="none" w:sz="0" w:space="0" w:color="auto"/>
            <w:right w:val="none" w:sz="0" w:space="0" w:color="auto"/>
          </w:divBdr>
        </w:div>
        <w:div w:id="1417441640">
          <w:marLeft w:val="480"/>
          <w:marRight w:val="0"/>
          <w:marTop w:val="0"/>
          <w:marBottom w:val="0"/>
          <w:divBdr>
            <w:top w:val="none" w:sz="0" w:space="0" w:color="auto"/>
            <w:left w:val="none" w:sz="0" w:space="0" w:color="auto"/>
            <w:bottom w:val="none" w:sz="0" w:space="0" w:color="auto"/>
            <w:right w:val="none" w:sz="0" w:space="0" w:color="auto"/>
          </w:divBdr>
        </w:div>
        <w:div w:id="1446316345">
          <w:marLeft w:val="480"/>
          <w:marRight w:val="0"/>
          <w:marTop w:val="0"/>
          <w:marBottom w:val="0"/>
          <w:divBdr>
            <w:top w:val="none" w:sz="0" w:space="0" w:color="auto"/>
            <w:left w:val="none" w:sz="0" w:space="0" w:color="auto"/>
            <w:bottom w:val="none" w:sz="0" w:space="0" w:color="auto"/>
            <w:right w:val="none" w:sz="0" w:space="0" w:color="auto"/>
          </w:divBdr>
        </w:div>
        <w:div w:id="1463036283">
          <w:marLeft w:val="480"/>
          <w:marRight w:val="0"/>
          <w:marTop w:val="0"/>
          <w:marBottom w:val="0"/>
          <w:divBdr>
            <w:top w:val="none" w:sz="0" w:space="0" w:color="auto"/>
            <w:left w:val="none" w:sz="0" w:space="0" w:color="auto"/>
            <w:bottom w:val="none" w:sz="0" w:space="0" w:color="auto"/>
            <w:right w:val="none" w:sz="0" w:space="0" w:color="auto"/>
          </w:divBdr>
        </w:div>
        <w:div w:id="1483498739">
          <w:marLeft w:val="480"/>
          <w:marRight w:val="0"/>
          <w:marTop w:val="0"/>
          <w:marBottom w:val="0"/>
          <w:divBdr>
            <w:top w:val="none" w:sz="0" w:space="0" w:color="auto"/>
            <w:left w:val="none" w:sz="0" w:space="0" w:color="auto"/>
            <w:bottom w:val="none" w:sz="0" w:space="0" w:color="auto"/>
            <w:right w:val="none" w:sz="0" w:space="0" w:color="auto"/>
          </w:divBdr>
        </w:div>
        <w:div w:id="1490634744">
          <w:marLeft w:val="480"/>
          <w:marRight w:val="0"/>
          <w:marTop w:val="0"/>
          <w:marBottom w:val="0"/>
          <w:divBdr>
            <w:top w:val="none" w:sz="0" w:space="0" w:color="auto"/>
            <w:left w:val="none" w:sz="0" w:space="0" w:color="auto"/>
            <w:bottom w:val="none" w:sz="0" w:space="0" w:color="auto"/>
            <w:right w:val="none" w:sz="0" w:space="0" w:color="auto"/>
          </w:divBdr>
        </w:div>
        <w:div w:id="1491405543">
          <w:marLeft w:val="480"/>
          <w:marRight w:val="0"/>
          <w:marTop w:val="0"/>
          <w:marBottom w:val="0"/>
          <w:divBdr>
            <w:top w:val="none" w:sz="0" w:space="0" w:color="auto"/>
            <w:left w:val="none" w:sz="0" w:space="0" w:color="auto"/>
            <w:bottom w:val="none" w:sz="0" w:space="0" w:color="auto"/>
            <w:right w:val="none" w:sz="0" w:space="0" w:color="auto"/>
          </w:divBdr>
        </w:div>
        <w:div w:id="1506165936">
          <w:marLeft w:val="480"/>
          <w:marRight w:val="0"/>
          <w:marTop w:val="0"/>
          <w:marBottom w:val="0"/>
          <w:divBdr>
            <w:top w:val="none" w:sz="0" w:space="0" w:color="auto"/>
            <w:left w:val="none" w:sz="0" w:space="0" w:color="auto"/>
            <w:bottom w:val="none" w:sz="0" w:space="0" w:color="auto"/>
            <w:right w:val="none" w:sz="0" w:space="0" w:color="auto"/>
          </w:divBdr>
        </w:div>
        <w:div w:id="1513910879">
          <w:marLeft w:val="480"/>
          <w:marRight w:val="0"/>
          <w:marTop w:val="0"/>
          <w:marBottom w:val="0"/>
          <w:divBdr>
            <w:top w:val="none" w:sz="0" w:space="0" w:color="auto"/>
            <w:left w:val="none" w:sz="0" w:space="0" w:color="auto"/>
            <w:bottom w:val="none" w:sz="0" w:space="0" w:color="auto"/>
            <w:right w:val="none" w:sz="0" w:space="0" w:color="auto"/>
          </w:divBdr>
        </w:div>
        <w:div w:id="1515343949">
          <w:marLeft w:val="480"/>
          <w:marRight w:val="0"/>
          <w:marTop w:val="0"/>
          <w:marBottom w:val="0"/>
          <w:divBdr>
            <w:top w:val="none" w:sz="0" w:space="0" w:color="auto"/>
            <w:left w:val="none" w:sz="0" w:space="0" w:color="auto"/>
            <w:bottom w:val="none" w:sz="0" w:space="0" w:color="auto"/>
            <w:right w:val="none" w:sz="0" w:space="0" w:color="auto"/>
          </w:divBdr>
        </w:div>
        <w:div w:id="1521313898">
          <w:marLeft w:val="480"/>
          <w:marRight w:val="0"/>
          <w:marTop w:val="0"/>
          <w:marBottom w:val="0"/>
          <w:divBdr>
            <w:top w:val="none" w:sz="0" w:space="0" w:color="auto"/>
            <w:left w:val="none" w:sz="0" w:space="0" w:color="auto"/>
            <w:bottom w:val="none" w:sz="0" w:space="0" w:color="auto"/>
            <w:right w:val="none" w:sz="0" w:space="0" w:color="auto"/>
          </w:divBdr>
        </w:div>
        <w:div w:id="1522432057">
          <w:marLeft w:val="480"/>
          <w:marRight w:val="0"/>
          <w:marTop w:val="0"/>
          <w:marBottom w:val="0"/>
          <w:divBdr>
            <w:top w:val="none" w:sz="0" w:space="0" w:color="auto"/>
            <w:left w:val="none" w:sz="0" w:space="0" w:color="auto"/>
            <w:bottom w:val="none" w:sz="0" w:space="0" w:color="auto"/>
            <w:right w:val="none" w:sz="0" w:space="0" w:color="auto"/>
          </w:divBdr>
        </w:div>
        <w:div w:id="1522471621">
          <w:marLeft w:val="480"/>
          <w:marRight w:val="0"/>
          <w:marTop w:val="0"/>
          <w:marBottom w:val="0"/>
          <w:divBdr>
            <w:top w:val="none" w:sz="0" w:space="0" w:color="auto"/>
            <w:left w:val="none" w:sz="0" w:space="0" w:color="auto"/>
            <w:bottom w:val="none" w:sz="0" w:space="0" w:color="auto"/>
            <w:right w:val="none" w:sz="0" w:space="0" w:color="auto"/>
          </w:divBdr>
        </w:div>
        <w:div w:id="1529488911">
          <w:marLeft w:val="480"/>
          <w:marRight w:val="0"/>
          <w:marTop w:val="0"/>
          <w:marBottom w:val="0"/>
          <w:divBdr>
            <w:top w:val="none" w:sz="0" w:space="0" w:color="auto"/>
            <w:left w:val="none" w:sz="0" w:space="0" w:color="auto"/>
            <w:bottom w:val="none" w:sz="0" w:space="0" w:color="auto"/>
            <w:right w:val="none" w:sz="0" w:space="0" w:color="auto"/>
          </w:divBdr>
        </w:div>
        <w:div w:id="1542471947">
          <w:marLeft w:val="480"/>
          <w:marRight w:val="0"/>
          <w:marTop w:val="0"/>
          <w:marBottom w:val="0"/>
          <w:divBdr>
            <w:top w:val="none" w:sz="0" w:space="0" w:color="auto"/>
            <w:left w:val="none" w:sz="0" w:space="0" w:color="auto"/>
            <w:bottom w:val="none" w:sz="0" w:space="0" w:color="auto"/>
            <w:right w:val="none" w:sz="0" w:space="0" w:color="auto"/>
          </w:divBdr>
        </w:div>
        <w:div w:id="1551573452">
          <w:marLeft w:val="480"/>
          <w:marRight w:val="0"/>
          <w:marTop w:val="0"/>
          <w:marBottom w:val="0"/>
          <w:divBdr>
            <w:top w:val="none" w:sz="0" w:space="0" w:color="auto"/>
            <w:left w:val="none" w:sz="0" w:space="0" w:color="auto"/>
            <w:bottom w:val="none" w:sz="0" w:space="0" w:color="auto"/>
            <w:right w:val="none" w:sz="0" w:space="0" w:color="auto"/>
          </w:divBdr>
        </w:div>
        <w:div w:id="1557931015">
          <w:marLeft w:val="480"/>
          <w:marRight w:val="0"/>
          <w:marTop w:val="0"/>
          <w:marBottom w:val="0"/>
          <w:divBdr>
            <w:top w:val="none" w:sz="0" w:space="0" w:color="auto"/>
            <w:left w:val="none" w:sz="0" w:space="0" w:color="auto"/>
            <w:bottom w:val="none" w:sz="0" w:space="0" w:color="auto"/>
            <w:right w:val="none" w:sz="0" w:space="0" w:color="auto"/>
          </w:divBdr>
        </w:div>
        <w:div w:id="1607688769">
          <w:marLeft w:val="480"/>
          <w:marRight w:val="0"/>
          <w:marTop w:val="0"/>
          <w:marBottom w:val="0"/>
          <w:divBdr>
            <w:top w:val="none" w:sz="0" w:space="0" w:color="auto"/>
            <w:left w:val="none" w:sz="0" w:space="0" w:color="auto"/>
            <w:bottom w:val="none" w:sz="0" w:space="0" w:color="auto"/>
            <w:right w:val="none" w:sz="0" w:space="0" w:color="auto"/>
          </w:divBdr>
        </w:div>
        <w:div w:id="1609892575">
          <w:marLeft w:val="480"/>
          <w:marRight w:val="0"/>
          <w:marTop w:val="0"/>
          <w:marBottom w:val="0"/>
          <w:divBdr>
            <w:top w:val="none" w:sz="0" w:space="0" w:color="auto"/>
            <w:left w:val="none" w:sz="0" w:space="0" w:color="auto"/>
            <w:bottom w:val="none" w:sz="0" w:space="0" w:color="auto"/>
            <w:right w:val="none" w:sz="0" w:space="0" w:color="auto"/>
          </w:divBdr>
        </w:div>
        <w:div w:id="1654674717">
          <w:marLeft w:val="480"/>
          <w:marRight w:val="0"/>
          <w:marTop w:val="0"/>
          <w:marBottom w:val="0"/>
          <w:divBdr>
            <w:top w:val="none" w:sz="0" w:space="0" w:color="auto"/>
            <w:left w:val="none" w:sz="0" w:space="0" w:color="auto"/>
            <w:bottom w:val="none" w:sz="0" w:space="0" w:color="auto"/>
            <w:right w:val="none" w:sz="0" w:space="0" w:color="auto"/>
          </w:divBdr>
        </w:div>
        <w:div w:id="1693654410">
          <w:marLeft w:val="480"/>
          <w:marRight w:val="0"/>
          <w:marTop w:val="0"/>
          <w:marBottom w:val="0"/>
          <w:divBdr>
            <w:top w:val="none" w:sz="0" w:space="0" w:color="auto"/>
            <w:left w:val="none" w:sz="0" w:space="0" w:color="auto"/>
            <w:bottom w:val="none" w:sz="0" w:space="0" w:color="auto"/>
            <w:right w:val="none" w:sz="0" w:space="0" w:color="auto"/>
          </w:divBdr>
        </w:div>
        <w:div w:id="1700857191">
          <w:marLeft w:val="480"/>
          <w:marRight w:val="0"/>
          <w:marTop w:val="0"/>
          <w:marBottom w:val="0"/>
          <w:divBdr>
            <w:top w:val="none" w:sz="0" w:space="0" w:color="auto"/>
            <w:left w:val="none" w:sz="0" w:space="0" w:color="auto"/>
            <w:bottom w:val="none" w:sz="0" w:space="0" w:color="auto"/>
            <w:right w:val="none" w:sz="0" w:space="0" w:color="auto"/>
          </w:divBdr>
        </w:div>
        <w:div w:id="1751192042">
          <w:marLeft w:val="480"/>
          <w:marRight w:val="0"/>
          <w:marTop w:val="0"/>
          <w:marBottom w:val="0"/>
          <w:divBdr>
            <w:top w:val="none" w:sz="0" w:space="0" w:color="auto"/>
            <w:left w:val="none" w:sz="0" w:space="0" w:color="auto"/>
            <w:bottom w:val="none" w:sz="0" w:space="0" w:color="auto"/>
            <w:right w:val="none" w:sz="0" w:space="0" w:color="auto"/>
          </w:divBdr>
        </w:div>
        <w:div w:id="1774206305">
          <w:marLeft w:val="480"/>
          <w:marRight w:val="0"/>
          <w:marTop w:val="0"/>
          <w:marBottom w:val="0"/>
          <w:divBdr>
            <w:top w:val="none" w:sz="0" w:space="0" w:color="auto"/>
            <w:left w:val="none" w:sz="0" w:space="0" w:color="auto"/>
            <w:bottom w:val="none" w:sz="0" w:space="0" w:color="auto"/>
            <w:right w:val="none" w:sz="0" w:space="0" w:color="auto"/>
          </w:divBdr>
        </w:div>
        <w:div w:id="1921022261">
          <w:marLeft w:val="480"/>
          <w:marRight w:val="0"/>
          <w:marTop w:val="0"/>
          <w:marBottom w:val="0"/>
          <w:divBdr>
            <w:top w:val="none" w:sz="0" w:space="0" w:color="auto"/>
            <w:left w:val="none" w:sz="0" w:space="0" w:color="auto"/>
            <w:bottom w:val="none" w:sz="0" w:space="0" w:color="auto"/>
            <w:right w:val="none" w:sz="0" w:space="0" w:color="auto"/>
          </w:divBdr>
        </w:div>
        <w:div w:id="2042238893">
          <w:marLeft w:val="480"/>
          <w:marRight w:val="0"/>
          <w:marTop w:val="0"/>
          <w:marBottom w:val="0"/>
          <w:divBdr>
            <w:top w:val="none" w:sz="0" w:space="0" w:color="auto"/>
            <w:left w:val="none" w:sz="0" w:space="0" w:color="auto"/>
            <w:bottom w:val="none" w:sz="0" w:space="0" w:color="auto"/>
            <w:right w:val="none" w:sz="0" w:space="0" w:color="auto"/>
          </w:divBdr>
        </w:div>
      </w:divsChild>
    </w:div>
    <w:div w:id="1239243080">
      <w:bodyDiv w:val="1"/>
      <w:marLeft w:val="0"/>
      <w:marRight w:val="0"/>
      <w:marTop w:val="0"/>
      <w:marBottom w:val="0"/>
      <w:divBdr>
        <w:top w:val="none" w:sz="0" w:space="0" w:color="auto"/>
        <w:left w:val="none" w:sz="0" w:space="0" w:color="auto"/>
        <w:bottom w:val="none" w:sz="0" w:space="0" w:color="auto"/>
        <w:right w:val="none" w:sz="0" w:space="0" w:color="auto"/>
      </w:divBdr>
      <w:divsChild>
        <w:div w:id="22445393">
          <w:marLeft w:val="480"/>
          <w:marRight w:val="0"/>
          <w:marTop w:val="0"/>
          <w:marBottom w:val="0"/>
          <w:divBdr>
            <w:top w:val="none" w:sz="0" w:space="0" w:color="auto"/>
            <w:left w:val="none" w:sz="0" w:space="0" w:color="auto"/>
            <w:bottom w:val="none" w:sz="0" w:space="0" w:color="auto"/>
            <w:right w:val="none" w:sz="0" w:space="0" w:color="auto"/>
          </w:divBdr>
        </w:div>
        <w:div w:id="24992258">
          <w:marLeft w:val="480"/>
          <w:marRight w:val="0"/>
          <w:marTop w:val="0"/>
          <w:marBottom w:val="0"/>
          <w:divBdr>
            <w:top w:val="none" w:sz="0" w:space="0" w:color="auto"/>
            <w:left w:val="none" w:sz="0" w:space="0" w:color="auto"/>
            <w:bottom w:val="none" w:sz="0" w:space="0" w:color="auto"/>
            <w:right w:val="none" w:sz="0" w:space="0" w:color="auto"/>
          </w:divBdr>
        </w:div>
        <w:div w:id="30687103">
          <w:marLeft w:val="480"/>
          <w:marRight w:val="0"/>
          <w:marTop w:val="0"/>
          <w:marBottom w:val="0"/>
          <w:divBdr>
            <w:top w:val="none" w:sz="0" w:space="0" w:color="auto"/>
            <w:left w:val="none" w:sz="0" w:space="0" w:color="auto"/>
            <w:bottom w:val="none" w:sz="0" w:space="0" w:color="auto"/>
            <w:right w:val="none" w:sz="0" w:space="0" w:color="auto"/>
          </w:divBdr>
        </w:div>
        <w:div w:id="63646029">
          <w:marLeft w:val="480"/>
          <w:marRight w:val="0"/>
          <w:marTop w:val="0"/>
          <w:marBottom w:val="0"/>
          <w:divBdr>
            <w:top w:val="none" w:sz="0" w:space="0" w:color="auto"/>
            <w:left w:val="none" w:sz="0" w:space="0" w:color="auto"/>
            <w:bottom w:val="none" w:sz="0" w:space="0" w:color="auto"/>
            <w:right w:val="none" w:sz="0" w:space="0" w:color="auto"/>
          </w:divBdr>
        </w:div>
        <w:div w:id="66004986">
          <w:marLeft w:val="480"/>
          <w:marRight w:val="0"/>
          <w:marTop w:val="0"/>
          <w:marBottom w:val="0"/>
          <w:divBdr>
            <w:top w:val="none" w:sz="0" w:space="0" w:color="auto"/>
            <w:left w:val="none" w:sz="0" w:space="0" w:color="auto"/>
            <w:bottom w:val="none" w:sz="0" w:space="0" w:color="auto"/>
            <w:right w:val="none" w:sz="0" w:space="0" w:color="auto"/>
          </w:divBdr>
        </w:div>
        <w:div w:id="74935751">
          <w:marLeft w:val="480"/>
          <w:marRight w:val="0"/>
          <w:marTop w:val="0"/>
          <w:marBottom w:val="0"/>
          <w:divBdr>
            <w:top w:val="none" w:sz="0" w:space="0" w:color="auto"/>
            <w:left w:val="none" w:sz="0" w:space="0" w:color="auto"/>
            <w:bottom w:val="none" w:sz="0" w:space="0" w:color="auto"/>
            <w:right w:val="none" w:sz="0" w:space="0" w:color="auto"/>
          </w:divBdr>
        </w:div>
        <w:div w:id="82842520">
          <w:marLeft w:val="480"/>
          <w:marRight w:val="0"/>
          <w:marTop w:val="0"/>
          <w:marBottom w:val="0"/>
          <w:divBdr>
            <w:top w:val="none" w:sz="0" w:space="0" w:color="auto"/>
            <w:left w:val="none" w:sz="0" w:space="0" w:color="auto"/>
            <w:bottom w:val="none" w:sz="0" w:space="0" w:color="auto"/>
            <w:right w:val="none" w:sz="0" w:space="0" w:color="auto"/>
          </w:divBdr>
        </w:div>
        <w:div w:id="90586119">
          <w:marLeft w:val="480"/>
          <w:marRight w:val="0"/>
          <w:marTop w:val="0"/>
          <w:marBottom w:val="0"/>
          <w:divBdr>
            <w:top w:val="none" w:sz="0" w:space="0" w:color="auto"/>
            <w:left w:val="none" w:sz="0" w:space="0" w:color="auto"/>
            <w:bottom w:val="none" w:sz="0" w:space="0" w:color="auto"/>
            <w:right w:val="none" w:sz="0" w:space="0" w:color="auto"/>
          </w:divBdr>
        </w:div>
        <w:div w:id="145973272">
          <w:marLeft w:val="480"/>
          <w:marRight w:val="0"/>
          <w:marTop w:val="0"/>
          <w:marBottom w:val="0"/>
          <w:divBdr>
            <w:top w:val="none" w:sz="0" w:space="0" w:color="auto"/>
            <w:left w:val="none" w:sz="0" w:space="0" w:color="auto"/>
            <w:bottom w:val="none" w:sz="0" w:space="0" w:color="auto"/>
            <w:right w:val="none" w:sz="0" w:space="0" w:color="auto"/>
          </w:divBdr>
        </w:div>
        <w:div w:id="177693631">
          <w:marLeft w:val="480"/>
          <w:marRight w:val="0"/>
          <w:marTop w:val="0"/>
          <w:marBottom w:val="0"/>
          <w:divBdr>
            <w:top w:val="none" w:sz="0" w:space="0" w:color="auto"/>
            <w:left w:val="none" w:sz="0" w:space="0" w:color="auto"/>
            <w:bottom w:val="none" w:sz="0" w:space="0" w:color="auto"/>
            <w:right w:val="none" w:sz="0" w:space="0" w:color="auto"/>
          </w:divBdr>
        </w:div>
        <w:div w:id="231081820">
          <w:marLeft w:val="480"/>
          <w:marRight w:val="0"/>
          <w:marTop w:val="0"/>
          <w:marBottom w:val="0"/>
          <w:divBdr>
            <w:top w:val="none" w:sz="0" w:space="0" w:color="auto"/>
            <w:left w:val="none" w:sz="0" w:space="0" w:color="auto"/>
            <w:bottom w:val="none" w:sz="0" w:space="0" w:color="auto"/>
            <w:right w:val="none" w:sz="0" w:space="0" w:color="auto"/>
          </w:divBdr>
        </w:div>
        <w:div w:id="244151383">
          <w:marLeft w:val="480"/>
          <w:marRight w:val="0"/>
          <w:marTop w:val="0"/>
          <w:marBottom w:val="0"/>
          <w:divBdr>
            <w:top w:val="none" w:sz="0" w:space="0" w:color="auto"/>
            <w:left w:val="none" w:sz="0" w:space="0" w:color="auto"/>
            <w:bottom w:val="none" w:sz="0" w:space="0" w:color="auto"/>
            <w:right w:val="none" w:sz="0" w:space="0" w:color="auto"/>
          </w:divBdr>
        </w:div>
        <w:div w:id="255024487">
          <w:marLeft w:val="480"/>
          <w:marRight w:val="0"/>
          <w:marTop w:val="0"/>
          <w:marBottom w:val="0"/>
          <w:divBdr>
            <w:top w:val="none" w:sz="0" w:space="0" w:color="auto"/>
            <w:left w:val="none" w:sz="0" w:space="0" w:color="auto"/>
            <w:bottom w:val="none" w:sz="0" w:space="0" w:color="auto"/>
            <w:right w:val="none" w:sz="0" w:space="0" w:color="auto"/>
          </w:divBdr>
        </w:div>
        <w:div w:id="271323622">
          <w:marLeft w:val="480"/>
          <w:marRight w:val="0"/>
          <w:marTop w:val="0"/>
          <w:marBottom w:val="0"/>
          <w:divBdr>
            <w:top w:val="none" w:sz="0" w:space="0" w:color="auto"/>
            <w:left w:val="none" w:sz="0" w:space="0" w:color="auto"/>
            <w:bottom w:val="none" w:sz="0" w:space="0" w:color="auto"/>
            <w:right w:val="none" w:sz="0" w:space="0" w:color="auto"/>
          </w:divBdr>
        </w:div>
        <w:div w:id="292055869">
          <w:marLeft w:val="480"/>
          <w:marRight w:val="0"/>
          <w:marTop w:val="0"/>
          <w:marBottom w:val="0"/>
          <w:divBdr>
            <w:top w:val="none" w:sz="0" w:space="0" w:color="auto"/>
            <w:left w:val="none" w:sz="0" w:space="0" w:color="auto"/>
            <w:bottom w:val="none" w:sz="0" w:space="0" w:color="auto"/>
            <w:right w:val="none" w:sz="0" w:space="0" w:color="auto"/>
          </w:divBdr>
        </w:div>
        <w:div w:id="311564195">
          <w:marLeft w:val="480"/>
          <w:marRight w:val="0"/>
          <w:marTop w:val="0"/>
          <w:marBottom w:val="0"/>
          <w:divBdr>
            <w:top w:val="none" w:sz="0" w:space="0" w:color="auto"/>
            <w:left w:val="none" w:sz="0" w:space="0" w:color="auto"/>
            <w:bottom w:val="none" w:sz="0" w:space="0" w:color="auto"/>
            <w:right w:val="none" w:sz="0" w:space="0" w:color="auto"/>
          </w:divBdr>
        </w:div>
        <w:div w:id="325715729">
          <w:marLeft w:val="480"/>
          <w:marRight w:val="0"/>
          <w:marTop w:val="0"/>
          <w:marBottom w:val="0"/>
          <w:divBdr>
            <w:top w:val="none" w:sz="0" w:space="0" w:color="auto"/>
            <w:left w:val="none" w:sz="0" w:space="0" w:color="auto"/>
            <w:bottom w:val="none" w:sz="0" w:space="0" w:color="auto"/>
            <w:right w:val="none" w:sz="0" w:space="0" w:color="auto"/>
          </w:divBdr>
        </w:div>
        <w:div w:id="339086584">
          <w:marLeft w:val="480"/>
          <w:marRight w:val="0"/>
          <w:marTop w:val="0"/>
          <w:marBottom w:val="0"/>
          <w:divBdr>
            <w:top w:val="none" w:sz="0" w:space="0" w:color="auto"/>
            <w:left w:val="none" w:sz="0" w:space="0" w:color="auto"/>
            <w:bottom w:val="none" w:sz="0" w:space="0" w:color="auto"/>
            <w:right w:val="none" w:sz="0" w:space="0" w:color="auto"/>
          </w:divBdr>
        </w:div>
        <w:div w:id="361856473">
          <w:marLeft w:val="480"/>
          <w:marRight w:val="0"/>
          <w:marTop w:val="0"/>
          <w:marBottom w:val="0"/>
          <w:divBdr>
            <w:top w:val="none" w:sz="0" w:space="0" w:color="auto"/>
            <w:left w:val="none" w:sz="0" w:space="0" w:color="auto"/>
            <w:bottom w:val="none" w:sz="0" w:space="0" w:color="auto"/>
            <w:right w:val="none" w:sz="0" w:space="0" w:color="auto"/>
          </w:divBdr>
        </w:div>
        <w:div w:id="401760456">
          <w:marLeft w:val="480"/>
          <w:marRight w:val="0"/>
          <w:marTop w:val="0"/>
          <w:marBottom w:val="0"/>
          <w:divBdr>
            <w:top w:val="none" w:sz="0" w:space="0" w:color="auto"/>
            <w:left w:val="none" w:sz="0" w:space="0" w:color="auto"/>
            <w:bottom w:val="none" w:sz="0" w:space="0" w:color="auto"/>
            <w:right w:val="none" w:sz="0" w:space="0" w:color="auto"/>
          </w:divBdr>
        </w:div>
        <w:div w:id="411321074">
          <w:marLeft w:val="480"/>
          <w:marRight w:val="0"/>
          <w:marTop w:val="0"/>
          <w:marBottom w:val="0"/>
          <w:divBdr>
            <w:top w:val="none" w:sz="0" w:space="0" w:color="auto"/>
            <w:left w:val="none" w:sz="0" w:space="0" w:color="auto"/>
            <w:bottom w:val="none" w:sz="0" w:space="0" w:color="auto"/>
            <w:right w:val="none" w:sz="0" w:space="0" w:color="auto"/>
          </w:divBdr>
        </w:div>
        <w:div w:id="470169921">
          <w:marLeft w:val="480"/>
          <w:marRight w:val="0"/>
          <w:marTop w:val="0"/>
          <w:marBottom w:val="0"/>
          <w:divBdr>
            <w:top w:val="none" w:sz="0" w:space="0" w:color="auto"/>
            <w:left w:val="none" w:sz="0" w:space="0" w:color="auto"/>
            <w:bottom w:val="none" w:sz="0" w:space="0" w:color="auto"/>
            <w:right w:val="none" w:sz="0" w:space="0" w:color="auto"/>
          </w:divBdr>
        </w:div>
        <w:div w:id="482356620">
          <w:marLeft w:val="480"/>
          <w:marRight w:val="0"/>
          <w:marTop w:val="0"/>
          <w:marBottom w:val="0"/>
          <w:divBdr>
            <w:top w:val="none" w:sz="0" w:space="0" w:color="auto"/>
            <w:left w:val="none" w:sz="0" w:space="0" w:color="auto"/>
            <w:bottom w:val="none" w:sz="0" w:space="0" w:color="auto"/>
            <w:right w:val="none" w:sz="0" w:space="0" w:color="auto"/>
          </w:divBdr>
        </w:div>
        <w:div w:id="509949964">
          <w:marLeft w:val="480"/>
          <w:marRight w:val="0"/>
          <w:marTop w:val="0"/>
          <w:marBottom w:val="0"/>
          <w:divBdr>
            <w:top w:val="none" w:sz="0" w:space="0" w:color="auto"/>
            <w:left w:val="none" w:sz="0" w:space="0" w:color="auto"/>
            <w:bottom w:val="none" w:sz="0" w:space="0" w:color="auto"/>
            <w:right w:val="none" w:sz="0" w:space="0" w:color="auto"/>
          </w:divBdr>
        </w:div>
        <w:div w:id="589582353">
          <w:marLeft w:val="480"/>
          <w:marRight w:val="0"/>
          <w:marTop w:val="0"/>
          <w:marBottom w:val="0"/>
          <w:divBdr>
            <w:top w:val="none" w:sz="0" w:space="0" w:color="auto"/>
            <w:left w:val="none" w:sz="0" w:space="0" w:color="auto"/>
            <w:bottom w:val="none" w:sz="0" w:space="0" w:color="auto"/>
            <w:right w:val="none" w:sz="0" w:space="0" w:color="auto"/>
          </w:divBdr>
        </w:div>
        <w:div w:id="591015776">
          <w:marLeft w:val="480"/>
          <w:marRight w:val="0"/>
          <w:marTop w:val="0"/>
          <w:marBottom w:val="0"/>
          <w:divBdr>
            <w:top w:val="none" w:sz="0" w:space="0" w:color="auto"/>
            <w:left w:val="none" w:sz="0" w:space="0" w:color="auto"/>
            <w:bottom w:val="none" w:sz="0" w:space="0" w:color="auto"/>
            <w:right w:val="none" w:sz="0" w:space="0" w:color="auto"/>
          </w:divBdr>
        </w:div>
        <w:div w:id="618683903">
          <w:marLeft w:val="480"/>
          <w:marRight w:val="0"/>
          <w:marTop w:val="0"/>
          <w:marBottom w:val="0"/>
          <w:divBdr>
            <w:top w:val="none" w:sz="0" w:space="0" w:color="auto"/>
            <w:left w:val="none" w:sz="0" w:space="0" w:color="auto"/>
            <w:bottom w:val="none" w:sz="0" w:space="0" w:color="auto"/>
            <w:right w:val="none" w:sz="0" w:space="0" w:color="auto"/>
          </w:divBdr>
        </w:div>
        <w:div w:id="632710367">
          <w:marLeft w:val="480"/>
          <w:marRight w:val="0"/>
          <w:marTop w:val="0"/>
          <w:marBottom w:val="0"/>
          <w:divBdr>
            <w:top w:val="none" w:sz="0" w:space="0" w:color="auto"/>
            <w:left w:val="none" w:sz="0" w:space="0" w:color="auto"/>
            <w:bottom w:val="none" w:sz="0" w:space="0" w:color="auto"/>
            <w:right w:val="none" w:sz="0" w:space="0" w:color="auto"/>
          </w:divBdr>
        </w:div>
        <w:div w:id="679045570">
          <w:marLeft w:val="480"/>
          <w:marRight w:val="0"/>
          <w:marTop w:val="0"/>
          <w:marBottom w:val="0"/>
          <w:divBdr>
            <w:top w:val="none" w:sz="0" w:space="0" w:color="auto"/>
            <w:left w:val="none" w:sz="0" w:space="0" w:color="auto"/>
            <w:bottom w:val="none" w:sz="0" w:space="0" w:color="auto"/>
            <w:right w:val="none" w:sz="0" w:space="0" w:color="auto"/>
          </w:divBdr>
        </w:div>
        <w:div w:id="705301322">
          <w:marLeft w:val="480"/>
          <w:marRight w:val="0"/>
          <w:marTop w:val="0"/>
          <w:marBottom w:val="0"/>
          <w:divBdr>
            <w:top w:val="none" w:sz="0" w:space="0" w:color="auto"/>
            <w:left w:val="none" w:sz="0" w:space="0" w:color="auto"/>
            <w:bottom w:val="none" w:sz="0" w:space="0" w:color="auto"/>
            <w:right w:val="none" w:sz="0" w:space="0" w:color="auto"/>
          </w:divBdr>
        </w:div>
        <w:div w:id="707922689">
          <w:marLeft w:val="480"/>
          <w:marRight w:val="0"/>
          <w:marTop w:val="0"/>
          <w:marBottom w:val="0"/>
          <w:divBdr>
            <w:top w:val="none" w:sz="0" w:space="0" w:color="auto"/>
            <w:left w:val="none" w:sz="0" w:space="0" w:color="auto"/>
            <w:bottom w:val="none" w:sz="0" w:space="0" w:color="auto"/>
            <w:right w:val="none" w:sz="0" w:space="0" w:color="auto"/>
          </w:divBdr>
        </w:div>
        <w:div w:id="791170631">
          <w:marLeft w:val="480"/>
          <w:marRight w:val="0"/>
          <w:marTop w:val="0"/>
          <w:marBottom w:val="0"/>
          <w:divBdr>
            <w:top w:val="none" w:sz="0" w:space="0" w:color="auto"/>
            <w:left w:val="none" w:sz="0" w:space="0" w:color="auto"/>
            <w:bottom w:val="none" w:sz="0" w:space="0" w:color="auto"/>
            <w:right w:val="none" w:sz="0" w:space="0" w:color="auto"/>
          </w:divBdr>
        </w:div>
        <w:div w:id="793058313">
          <w:marLeft w:val="480"/>
          <w:marRight w:val="0"/>
          <w:marTop w:val="0"/>
          <w:marBottom w:val="0"/>
          <w:divBdr>
            <w:top w:val="none" w:sz="0" w:space="0" w:color="auto"/>
            <w:left w:val="none" w:sz="0" w:space="0" w:color="auto"/>
            <w:bottom w:val="none" w:sz="0" w:space="0" w:color="auto"/>
            <w:right w:val="none" w:sz="0" w:space="0" w:color="auto"/>
          </w:divBdr>
        </w:div>
        <w:div w:id="813718703">
          <w:marLeft w:val="480"/>
          <w:marRight w:val="0"/>
          <w:marTop w:val="0"/>
          <w:marBottom w:val="0"/>
          <w:divBdr>
            <w:top w:val="none" w:sz="0" w:space="0" w:color="auto"/>
            <w:left w:val="none" w:sz="0" w:space="0" w:color="auto"/>
            <w:bottom w:val="none" w:sz="0" w:space="0" w:color="auto"/>
            <w:right w:val="none" w:sz="0" w:space="0" w:color="auto"/>
          </w:divBdr>
        </w:div>
        <w:div w:id="976689357">
          <w:marLeft w:val="480"/>
          <w:marRight w:val="0"/>
          <w:marTop w:val="0"/>
          <w:marBottom w:val="0"/>
          <w:divBdr>
            <w:top w:val="none" w:sz="0" w:space="0" w:color="auto"/>
            <w:left w:val="none" w:sz="0" w:space="0" w:color="auto"/>
            <w:bottom w:val="none" w:sz="0" w:space="0" w:color="auto"/>
            <w:right w:val="none" w:sz="0" w:space="0" w:color="auto"/>
          </w:divBdr>
        </w:div>
        <w:div w:id="1009408914">
          <w:marLeft w:val="480"/>
          <w:marRight w:val="0"/>
          <w:marTop w:val="0"/>
          <w:marBottom w:val="0"/>
          <w:divBdr>
            <w:top w:val="none" w:sz="0" w:space="0" w:color="auto"/>
            <w:left w:val="none" w:sz="0" w:space="0" w:color="auto"/>
            <w:bottom w:val="none" w:sz="0" w:space="0" w:color="auto"/>
            <w:right w:val="none" w:sz="0" w:space="0" w:color="auto"/>
          </w:divBdr>
        </w:div>
        <w:div w:id="1015576863">
          <w:marLeft w:val="480"/>
          <w:marRight w:val="0"/>
          <w:marTop w:val="0"/>
          <w:marBottom w:val="0"/>
          <w:divBdr>
            <w:top w:val="none" w:sz="0" w:space="0" w:color="auto"/>
            <w:left w:val="none" w:sz="0" w:space="0" w:color="auto"/>
            <w:bottom w:val="none" w:sz="0" w:space="0" w:color="auto"/>
            <w:right w:val="none" w:sz="0" w:space="0" w:color="auto"/>
          </w:divBdr>
        </w:div>
        <w:div w:id="1053623659">
          <w:marLeft w:val="480"/>
          <w:marRight w:val="0"/>
          <w:marTop w:val="0"/>
          <w:marBottom w:val="0"/>
          <w:divBdr>
            <w:top w:val="none" w:sz="0" w:space="0" w:color="auto"/>
            <w:left w:val="none" w:sz="0" w:space="0" w:color="auto"/>
            <w:bottom w:val="none" w:sz="0" w:space="0" w:color="auto"/>
            <w:right w:val="none" w:sz="0" w:space="0" w:color="auto"/>
          </w:divBdr>
        </w:div>
        <w:div w:id="1110006578">
          <w:marLeft w:val="480"/>
          <w:marRight w:val="0"/>
          <w:marTop w:val="0"/>
          <w:marBottom w:val="0"/>
          <w:divBdr>
            <w:top w:val="none" w:sz="0" w:space="0" w:color="auto"/>
            <w:left w:val="none" w:sz="0" w:space="0" w:color="auto"/>
            <w:bottom w:val="none" w:sz="0" w:space="0" w:color="auto"/>
            <w:right w:val="none" w:sz="0" w:space="0" w:color="auto"/>
          </w:divBdr>
        </w:div>
        <w:div w:id="1115908640">
          <w:marLeft w:val="480"/>
          <w:marRight w:val="0"/>
          <w:marTop w:val="0"/>
          <w:marBottom w:val="0"/>
          <w:divBdr>
            <w:top w:val="none" w:sz="0" w:space="0" w:color="auto"/>
            <w:left w:val="none" w:sz="0" w:space="0" w:color="auto"/>
            <w:bottom w:val="none" w:sz="0" w:space="0" w:color="auto"/>
            <w:right w:val="none" w:sz="0" w:space="0" w:color="auto"/>
          </w:divBdr>
        </w:div>
        <w:div w:id="1124150632">
          <w:marLeft w:val="480"/>
          <w:marRight w:val="0"/>
          <w:marTop w:val="0"/>
          <w:marBottom w:val="0"/>
          <w:divBdr>
            <w:top w:val="none" w:sz="0" w:space="0" w:color="auto"/>
            <w:left w:val="none" w:sz="0" w:space="0" w:color="auto"/>
            <w:bottom w:val="none" w:sz="0" w:space="0" w:color="auto"/>
            <w:right w:val="none" w:sz="0" w:space="0" w:color="auto"/>
          </w:divBdr>
        </w:div>
        <w:div w:id="1127510418">
          <w:marLeft w:val="480"/>
          <w:marRight w:val="0"/>
          <w:marTop w:val="0"/>
          <w:marBottom w:val="0"/>
          <w:divBdr>
            <w:top w:val="none" w:sz="0" w:space="0" w:color="auto"/>
            <w:left w:val="none" w:sz="0" w:space="0" w:color="auto"/>
            <w:bottom w:val="none" w:sz="0" w:space="0" w:color="auto"/>
            <w:right w:val="none" w:sz="0" w:space="0" w:color="auto"/>
          </w:divBdr>
        </w:div>
        <w:div w:id="1170676796">
          <w:marLeft w:val="480"/>
          <w:marRight w:val="0"/>
          <w:marTop w:val="0"/>
          <w:marBottom w:val="0"/>
          <w:divBdr>
            <w:top w:val="none" w:sz="0" w:space="0" w:color="auto"/>
            <w:left w:val="none" w:sz="0" w:space="0" w:color="auto"/>
            <w:bottom w:val="none" w:sz="0" w:space="0" w:color="auto"/>
            <w:right w:val="none" w:sz="0" w:space="0" w:color="auto"/>
          </w:divBdr>
        </w:div>
        <w:div w:id="1187017480">
          <w:marLeft w:val="480"/>
          <w:marRight w:val="0"/>
          <w:marTop w:val="0"/>
          <w:marBottom w:val="0"/>
          <w:divBdr>
            <w:top w:val="none" w:sz="0" w:space="0" w:color="auto"/>
            <w:left w:val="none" w:sz="0" w:space="0" w:color="auto"/>
            <w:bottom w:val="none" w:sz="0" w:space="0" w:color="auto"/>
            <w:right w:val="none" w:sz="0" w:space="0" w:color="auto"/>
          </w:divBdr>
        </w:div>
        <w:div w:id="1267008715">
          <w:marLeft w:val="480"/>
          <w:marRight w:val="0"/>
          <w:marTop w:val="0"/>
          <w:marBottom w:val="0"/>
          <w:divBdr>
            <w:top w:val="none" w:sz="0" w:space="0" w:color="auto"/>
            <w:left w:val="none" w:sz="0" w:space="0" w:color="auto"/>
            <w:bottom w:val="none" w:sz="0" w:space="0" w:color="auto"/>
            <w:right w:val="none" w:sz="0" w:space="0" w:color="auto"/>
          </w:divBdr>
        </w:div>
        <w:div w:id="1312365487">
          <w:marLeft w:val="480"/>
          <w:marRight w:val="0"/>
          <w:marTop w:val="0"/>
          <w:marBottom w:val="0"/>
          <w:divBdr>
            <w:top w:val="none" w:sz="0" w:space="0" w:color="auto"/>
            <w:left w:val="none" w:sz="0" w:space="0" w:color="auto"/>
            <w:bottom w:val="none" w:sz="0" w:space="0" w:color="auto"/>
            <w:right w:val="none" w:sz="0" w:space="0" w:color="auto"/>
          </w:divBdr>
        </w:div>
        <w:div w:id="1377436328">
          <w:marLeft w:val="480"/>
          <w:marRight w:val="0"/>
          <w:marTop w:val="0"/>
          <w:marBottom w:val="0"/>
          <w:divBdr>
            <w:top w:val="none" w:sz="0" w:space="0" w:color="auto"/>
            <w:left w:val="none" w:sz="0" w:space="0" w:color="auto"/>
            <w:bottom w:val="none" w:sz="0" w:space="0" w:color="auto"/>
            <w:right w:val="none" w:sz="0" w:space="0" w:color="auto"/>
          </w:divBdr>
        </w:div>
        <w:div w:id="1382481990">
          <w:marLeft w:val="480"/>
          <w:marRight w:val="0"/>
          <w:marTop w:val="0"/>
          <w:marBottom w:val="0"/>
          <w:divBdr>
            <w:top w:val="none" w:sz="0" w:space="0" w:color="auto"/>
            <w:left w:val="none" w:sz="0" w:space="0" w:color="auto"/>
            <w:bottom w:val="none" w:sz="0" w:space="0" w:color="auto"/>
            <w:right w:val="none" w:sz="0" w:space="0" w:color="auto"/>
          </w:divBdr>
        </w:div>
        <w:div w:id="1569072405">
          <w:marLeft w:val="480"/>
          <w:marRight w:val="0"/>
          <w:marTop w:val="0"/>
          <w:marBottom w:val="0"/>
          <w:divBdr>
            <w:top w:val="none" w:sz="0" w:space="0" w:color="auto"/>
            <w:left w:val="none" w:sz="0" w:space="0" w:color="auto"/>
            <w:bottom w:val="none" w:sz="0" w:space="0" w:color="auto"/>
            <w:right w:val="none" w:sz="0" w:space="0" w:color="auto"/>
          </w:divBdr>
        </w:div>
        <w:div w:id="1575627818">
          <w:marLeft w:val="480"/>
          <w:marRight w:val="0"/>
          <w:marTop w:val="0"/>
          <w:marBottom w:val="0"/>
          <w:divBdr>
            <w:top w:val="none" w:sz="0" w:space="0" w:color="auto"/>
            <w:left w:val="none" w:sz="0" w:space="0" w:color="auto"/>
            <w:bottom w:val="none" w:sz="0" w:space="0" w:color="auto"/>
            <w:right w:val="none" w:sz="0" w:space="0" w:color="auto"/>
          </w:divBdr>
        </w:div>
        <w:div w:id="1629117952">
          <w:marLeft w:val="480"/>
          <w:marRight w:val="0"/>
          <w:marTop w:val="0"/>
          <w:marBottom w:val="0"/>
          <w:divBdr>
            <w:top w:val="none" w:sz="0" w:space="0" w:color="auto"/>
            <w:left w:val="none" w:sz="0" w:space="0" w:color="auto"/>
            <w:bottom w:val="none" w:sz="0" w:space="0" w:color="auto"/>
            <w:right w:val="none" w:sz="0" w:space="0" w:color="auto"/>
          </w:divBdr>
        </w:div>
        <w:div w:id="1637876528">
          <w:marLeft w:val="480"/>
          <w:marRight w:val="0"/>
          <w:marTop w:val="0"/>
          <w:marBottom w:val="0"/>
          <w:divBdr>
            <w:top w:val="none" w:sz="0" w:space="0" w:color="auto"/>
            <w:left w:val="none" w:sz="0" w:space="0" w:color="auto"/>
            <w:bottom w:val="none" w:sz="0" w:space="0" w:color="auto"/>
            <w:right w:val="none" w:sz="0" w:space="0" w:color="auto"/>
          </w:divBdr>
        </w:div>
        <w:div w:id="1646856019">
          <w:marLeft w:val="480"/>
          <w:marRight w:val="0"/>
          <w:marTop w:val="0"/>
          <w:marBottom w:val="0"/>
          <w:divBdr>
            <w:top w:val="none" w:sz="0" w:space="0" w:color="auto"/>
            <w:left w:val="none" w:sz="0" w:space="0" w:color="auto"/>
            <w:bottom w:val="none" w:sz="0" w:space="0" w:color="auto"/>
            <w:right w:val="none" w:sz="0" w:space="0" w:color="auto"/>
          </w:divBdr>
        </w:div>
        <w:div w:id="1706442856">
          <w:marLeft w:val="480"/>
          <w:marRight w:val="0"/>
          <w:marTop w:val="0"/>
          <w:marBottom w:val="0"/>
          <w:divBdr>
            <w:top w:val="none" w:sz="0" w:space="0" w:color="auto"/>
            <w:left w:val="none" w:sz="0" w:space="0" w:color="auto"/>
            <w:bottom w:val="none" w:sz="0" w:space="0" w:color="auto"/>
            <w:right w:val="none" w:sz="0" w:space="0" w:color="auto"/>
          </w:divBdr>
        </w:div>
        <w:div w:id="1747264702">
          <w:marLeft w:val="480"/>
          <w:marRight w:val="0"/>
          <w:marTop w:val="0"/>
          <w:marBottom w:val="0"/>
          <w:divBdr>
            <w:top w:val="none" w:sz="0" w:space="0" w:color="auto"/>
            <w:left w:val="none" w:sz="0" w:space="0" w:color="auto"/>
            <w:bottom w:val="none" w:sz="0" w:space="0" w:color="auto"/>
            <w:right w:val="none" w:sz="0" w:space="0" w:color="auto"/>
          </w:divBdr>
        </w:div>
        <w:div w:id="1794716019">
          <w:marLeft w:val="480"/>
          <w:marRight w:val="0"/>
          <w:marTop w:val="0"/>
          <w:marBottom w:val="0"/>
          <w:divBdr>
            <w:top w:val="none" w:sz="0" w:space="0" w:color="auto"/>
            <w:left w:val="none" w:sz="0" w:space="0" w:color="auto"/>
            <w:bottom w:val="none" w:sz="0" w:space="0" w:color="auto"/>
            <w:right w:val="none" w:sz="0" w:space="0" w:color="auto"/>
          </w:divBdr>
        </w:div>
        <w:div w:id="1815953656">
          <w:marLeft w:val="480"/>
          <w:marRight w:val="0"/>
          <w:marTop w:val="0"/>
          <w:marBottom w:val="0"/>
          <w:divBdr>
            <w:top w:val="none" w:sz="0" w:space="0" w:color="auto"/>
            <w:left w:val="none" w:sz="0" w:space="0" w:color="auto"/>
            <w:bottom w:val="none" w:sz="0" w:space="0" w:color="auto"/>
            <w:right w:val="none" w:sz="0" w:space="0" w:color="auto"/>
          </w:divBdr>
        </w:div>
        <w:div w:id="1844395775">
          <w:marLeft w:val="480"/>
          <w:marRight w:val="0"/>
          <w:marTop w:val="0"/>
          <w:marBottom w:val="0"/>
          <w:divBdr>
            <w:top w:val="none" w:sz="0" w:space="0" w:color="auto"/>
            <w:left w:val="none" w:sz="0" w:space="0" w:color="auto"/>
            <w:bottom w:val="none" w:sz="0" w:space="0" w:color="auto"/>
            <w:right w:val="none" w:sz="0" w:space="0" w:color="auto"/>
          </w:divBdr>
        </w:div>
        <w:div w:id="1869634054">
          <w:marLeft w:val="480"/>
          <w:marRight w:val="0"/>
          <w:marTop w:val="0"/>
          <w:marBottom w:val="0"/>
          <w:divBdr>
            <w:top w:val="none" w:sz="0" w:space="0" w:color="auto"/>
            <w:left w:val="none" w:sz="0" w:space="0" w:color="auto"/>
            <w:bottom w:val="none" w:sz="0" w:space="0" w:color="auto"/>
            <w:right w:val="none" w:sz="0" w:space="0" w:color="auto"/>
          </w:divBdr>
        </w:div>
        <w:div w:id="1990791249">
          <w:marLeft w:val="480"/>
          <w:marRight w:val="0"/>
          <w:marTop w:val="0"/>
          <w:marBottom w:val="0"/>
          <w:divBdr>
            <w:top w:val="none" w:sz="0" w:space="0" w:color="auto"/>
            <w:left w:val="none" w:sz="0" w:space="0" w:color="auto"/>
            <w:bottom w:val="none" w:sz="0" w:space="0" w:color="auto"/>
            <w:right w:val="none" w:sz="0" w:space="0" w:color="auto"/>
          </w:divBdr>
        </w:div>
        <w:div w:id="2039355537">
          <w:marLeft w:val="480"/>
          <w:marRight w:val="0"/>
          <w:marTop w:val="0"/>
          <w:marBottom w:val="0"/>
          <w:divBdr>
            <w:top w:val="none" w:sz="0" w:space="0" w:color="auto"/>
            <w:left w:val="none" w:sz="0" w:space="0" w:color="auto"/>
            <w:bottom w:val="none" w:sz="0" w:space="0" w:color="auto"/>
            <w:right w:val="none" w:sz="0" w:space="0" w:color="auto"/>
          </w:divBdr>
        </w:div>
        <w:div w:id="2052799230">
          <w:marLeft w:val="480"/>
          <w:marRight w:val="0"/>
          <w:marTop w:val="0"/>
          <w:marBottom w:val="0"/>
          <w:divBdr>
            <w:top w:val="none" w:sz="0" w:space="0" w:color="auto"/>
            <w:left w:val="none" w:sz="0" w:space="0" w:color="auto"/>
            <w:bottom w:val="none" w:sz="0" w:space="0" w:color="auto"/>
            <w:right w:val="none" w:sz="0" w:space="0" w:color="auto"/>
          </w:divBdr>
        </w:div>
        <w:div w:id="2059863226">
          <w:marLeft w:val="480"/>
          <w:marRight w:val="0"/>
          <w:marTop w:val="0"/>
          <w:marBottom w:val="0"/>
          <w:divBdr>
            <w:top w:val="none" w:sz="0" w:space="0" w:color="auto"/>
            <w:left w:val="none" w:sz="0" w:space="0" w:color="auto"/>
            <w:bottom w:val="none" w:sz="0" w:space="0" w:color="auto"/>
            <w:right w:val="none" w:sz="0" w:space="0" w:color="auto"/>
          </w:divBdr>
        </w:div>
        <w:div w:id="2099206585">
          <w:marLeft w:val="480"/>
          <w:marRight w:val="0"/>
          <w:marTop w:val="0"/>
          <w:marBottom w:val="0"/>
          <w:divBdr>
            <w:top w:val="none" w:sz="0" w:space="0" w:color="auto"/>
            <w:left w:val="none" w:sz="0" w:space="0" w:color="auto"/>
            <w:bottom w:val="none" w:sz="0" w:space="0" w:color="auto"/>
            <w:right w:val="none" w:sz="0" w:space="0" w:color="auto"/>
          </w:divBdr>
        </w:div>
        <w:div w:id="2106724814">
          <w:marLeft w:val="480"/>
          <w:marRight w:val="0"/>
          <w:marTop w:val="0"/>
          <w:marBottom w:val="0"/>
          <w:divBdr>
            <w:top w:val="none" w:sz="0" w:space="0" w:color="auto"/>
            <w:left w:val="none" w:sz="0" w:space="0" w:color="auto"/>
            <w:bottom w:val="none" w:sz="0" w:space="0" w:color="auto"/>
            <w:right w:val="none" w:sz="0" w:space="0" w:color="auto"/>
          </w:divBdr>
        </w:div>
        <w:div w:id="2139687059">
          <w:marLeft w:val="480"/>
          <w:marRight w:val="0"/>
          <w:marTop w:val="0"/>
          <w:marBottom w:val="0"/>
          <w:divBdr>
            <w:top w:val="none" w:sz="0" w:space="0" w:color="auto"/>
            <w:left w:val="none" w:sz="0" w:space="0" w:color="auto"/>
            <w:bottom w:val="none" w:sz="0" w:space="0" w:color="auto"/>
            <w:right w:val="none" w:sz="0" w:space="0" w:color="auto"/>
          </w:divBdr>
        </w:div>
      </w:divsChild>
    </w:div>
    <w:div w:id="1244610247">
      <w:bodyDiv w:val="1"/>
      <w:marLeft w:val="0"/>
      <w:marRight w:val="0"/>
      <w:marTop w:val="0"/>
      <w:marBottom w:val="0"/>
      <w:divBdr>
        <w:top w:val="none" w:sz="0" w:space="0" w:color="auto"/>
        <w:left w:val="none" w:sz="0" w:space="0" w:color="auto"/>
        <w:bottom w:val="none" w:sz="0" w:space="0" w:color="auto"/>
        <w:right w:val="none" w:sz="0" w:space="0" w:color="auto"/>
      </w:divBdr>
    </w:div>
    <w:div w:id="1245338084">
      <w:bodyDiv w:val="1"/>
      <w:marLeft w:val="0"/>
      <w:marRight w:val="0"/>
      <w:marTop w:val="0"/>
      <w:marBottom w:val="0"/>
      <w:divBdr>
        <w:top w:val="none" w:sz="0" w:space="0" w:color="auto"/>
        <w:left w:val="none" w:sz="0" w:space="0" w:color="auto"/>
        <w:bottom w:val="none" w:sz="0" w:space="0" w:color="auto"/>
        <w:right w:val="none" w:sz="0" w:space="0" w:color="auto"/>
      </w:divBdr>
      <w:divsChild>
        <w:div w:id="14039717">
          <w:marLeft w:val="480"/>
          <w:marRight w:val="0"/>
          <w:marTop w:val="0"/>
          <w:marBottom w:val="0"/>
          <w:divBdr>
            <w:top w:val="none" w:sz="0" w:space="0" w:color="auto"/>
            <w:left w:val="none" w:sz="0" w:space="0" w:color="auto"/>
            <w:bottom w:val="none" w:sz="0" w:space="0" w:color="auto"/>
            <w:right w:val="none" w:sz="0" w:space="0" w:color="auto"/>
          </w:divBdr>
        </w:div>
        <w:div w:id="29964433">
          <w:marLeft w:val="480"/>
          <w:marRight w:val="0"/>
          <w:marTop w:val="0"/>
          <w:marBottom w:val="0"/>
          <w:divBdr>
            <w:top w:val="none" w:sz="0" w:space="0" w:color="auto"/>
            <w:left w:val="none" w:sz="0" w:space="0" w:color="auto"/>
            <w:bottom w:val="none" w:sz="0" w:space="0" w:color="auto"/>
            <w:right w:val="none" w:sz="0" w:space="0" w:color="auto"/>
          </w:divBdr>
        </w:div>
        <w:div w:id="60834226">
          <w:marLeft w:val="480"/>
          <w:marRight w:val="0"/>
          <w:marTop w:val="0"/>
          <w:marBottom w:val="0"/>
          <w:divBdr>
            <w:top w:val="none" w:sz="0" w:space="0" w:color="auto"/>
            <w:left w:val="none" w:sz="0" w:space="0" w:color="auto"/>
            <w:bottom w:val="none" w:sz="0" w:space="0" w:color="auto"/>
            <w:right w:val="none" w:sz="0" w:space="0" w:color="auto"/>
          </w:divBdr>
        </w:div>
        <w:div w:id="78479325">
          <w:marLeft w:val="480"/>
          <w:marRight w:val="0"/>
          <w:marTop w:val="0"/>
          <w:marBottom w:val="0"/>
          <w:divBdr>
            <w:top w:val="none" w:sz="0" w:space="0" w:color="auto"/>
            <w:left w:val="none" w:sz="0" w:space="0" w:color="auto"/>
            <w:bottom w:val="none" w:sz="0" w:space="0" w:color="auto"/>
            <w:right w:val="none" w:sz="0" w:space="0" w:color="auto"/>
          </w:divBdr>
        </w:div>
        <w:div w:id="120465290">
          <w:marLeft w:val="480"/>
          <w:marRight w:val="0"/>
          <w:marTop w:val="0"/>
          <w:marBottom w:val="0"/>
          <w:divBdr>
            <w:top w:val="none" w:sz="0" w:space="0" w:color="auto"/>
            <w:left w:val="none" w:sz="0" w:space="0" w:color="auto"/>
            <w:bottom w:val="none" w:sz="0" w:space="0" w:color="auto"/>
            <w:right w:val="none" w:sz="0" w:space="0" w:color="auto"/>
          </w:divBdr>
        </w:div>
        <w:div w:id="126553529">
          <w:marLeft w:val="480"/>
          <w:marRight w:val="0"/>
          <w:marTop w:val="0"/>
          <w:marBottom w:val="0"/>
          <w:divBdr>
            <w:top w:val="none" w:sz="0" w:space="0" w:color="auto"/>
            <w:left w:val="none" w:sz="0" w:space="0" w:color="auto"/>
            <w:bottom w:val="none" w:sz="0" w:space="0" w:color="auto"/>
            <w:right w:val="none" w:sz="0" w:space="0" w:color="auto"/>
          </w:divBdr>
        </w:div>
        <w:div w:id="134416054">
          <w:marLeft w:val="480"/>
          <w:marRight w:val="0"/>
          <w:marTop w:val="0"/>
          <w:marBottom w:val="0"/>
          <w:divBdr>
            <w:top w:val="none" w:sz="0" w:space="0" w:color="auto"/>
            <w:left w:val="none" w:sz="0" w:space="0" w:color="auto"/>
            <w:bottom w:val="none" w:sz="0" w:space="0" w:color="auto"/>
            <w:right w:val="none" w:sz="0" w:space="0" w:color="auto"/>
          </w:divBdr>
        </w:div>
        <w:div w:id="140075211">
          <w:marLeft w:val="480"/>
          <w:marRight w:val="0"/>
          <w:marTop w:val="0"/>
          <w:marBottom w:val="0"/>
          <w:divBdr>
            <w:top w:val="none" w:sz="0" w:space="0" w:color="auto"/>
            <w:left w:val="none" w:sz="0" w:space="0" w:color="auto"/>
            <w:bottom w:val="none" w:sz="0" w:space="0" w:color="auto"/>
            <w:right w:val="none" w:sz="0" w:space="0" w:color="auto"/>
          </w:divBdr>
        </w:div>
        <w:div w:id="164519272">
          <w:marLeft w:val="480"/>
          <w:marRight w:val="0"/>
          <w:marTop w:val="0"/>
          <w:marBottom w:val="0"/>
          <w:divBdr>
            <w:top w:val="none" w:sz="0" w:space="0" w:color="auto"/>
            <w:left w:val="none" w:sz="0" w:space="0" w:color="auto"/>
            <w:bottom w:val="none" w:sz="0" w:space="0" w:color="auto"/>
            <w:right w:val="none" w:sz="0" w:space="0" w:color="auto"/>
          </w:divBdr>
        </w:div>
        <w:div w:id="174735917">
          <w:marLeft w:val="480"/>
          <w:marRight w:val="0"/>
          <w:marTop w:val="0"/>
          <w:marBottom w:val="0"/>
          <w:divBdr>
            <w:top w:val="none" w:sz="0" w:space="0" w:color="auto"/>
            <w:left w:val="none" w:sz="0" w:space="0" w:color="auto"/>
            <w:bottom w:val="none" w:sz="0" w:space="0" w:color="auto"/>
            <w:right w:val="none" w:sz="0" w:space="0" w:color="auto"/>
          </w:divBdr>
        </w:div>
        <w:div w:id="186871931">
          <w:marLeft w:val="480"/>
          <w:marRight w:val="0"/>
          <w:marTop w:val="0"/>
          <w:marBottom w:val="0"/>
          <w:divBdr>
            <w:top w:val="none" w:sz="0" w:space="0" w:color="auto"/>
            <w:left w:val="none" w:sz="0" w:space="0" w:color="auto"/>
            <w:bottom w:val="none" w:sz="0" w:space="0" w:color="auto"/>
            <w:right w:val="none" w:sz="0" w:space="0" w:color="auto"/>
          </w:divBdr>
        </w:div>
        <w:div w:id="226570812">
          <w:marLeft w:val="480"/>
          <w:marRight w:val="0"/>
          <w:marTop w:val="0"/>
          <w:marBottom w:val="0"/>
          <w:divBdr>
            <w:top w:val="none" w:sz="0" w:space="0" w:color="auto"/>
            <w:left w:val="none" w:sz="0" w:space="0" w:color="auto"/>
            <w:bottom w:val="none" w:sz="0" w:space="0" w:color="auto"/>
            <w:right w:val="none" w:sz="0" w:space="0" w:color="auto"/>
          </w:divBdr>
        </w:div>
        <w:div w:id="357434822">
          <w:marLeft w:val="480"/>
          <w:marRight w:val="0"/>
          <w:marTop w:val="0"/>
          <w:marBottom w:val="0"/>
          <w:divBdr>
            <w:top w:val="none" w:sz="0" w:space="0" w:color="auto"/>
            <w:left w:val="none" w:sz="0" w:space="0" w:color="auto"/>
            <w:bottom w:val="none" w:sz="0" w:space="0" w:color="auto"/>
            <w:right w:val="none" w:sz="0" w:space="0" w:color="auto"/>
          </w:divBdr>
        </w:div>
        <w:div w:id="385832864">
          <w:marLeft w:val="480"/>
          <w:marRight w:val="0"/>
          <w:marTop w:val="0"/>
          <w:marBottom w:val="0"/>
          <w:divBdr>
            <w:top w:val="none" w:sz="0" w:space="0" w:color="auto"/>
            <w:left w:val="none" w:sz="0" w:space="0" w:color="auto"/>
            <w:bottom w:val="none" w:sz="0" w:space="0" w:color="auto"/>
            <w:right w:val="none" w:sz="0" w:space="0" w:color="auto"/>
          </w:divBdr>
        </w:div>
        <w:div w:id="390277988">
          <w:marLeft w:val="480"/>
          <w:marRight w:val="0"/>
          <w:marTop w:val="0"/>
          <w:marBottom w:val="0"/>
          <w:divBdr>
            <w:top w:val="none" w:sz="0" w:space="0" w:color="auto"/>
            <w:left w:val="none" w:sz="0" w:space="0" w:color="auto"/>
            <w:bottom w:val="none" w:sz="0" w:space="0" w:color="auto"/>
            <w:right w:val="none" w:sz="0" w:space="0" w:color="auto"/>
          </w:divBdr>
        </w:div>
        <w:div w:id="416512946">
          <w:marLeft w:val="480"/>
          <w:marRight w:val="0"/>
          <w:marTop w:val="0"/>
          <w:marBottom w:val="0"/>
          <w:divBdr>
            <w:top w:val="none" w:sz="0" w:space="0" w:color="auto"/>
            <w:left w:val="none" w:sz="0" w:space="0" w:color="auto"/>
            <w:bottom w:val="none" w:sz="0" w:space="0" w:color="auto"/>
            <w:right w:val="none" w:sz="0" w:space="0" w:color="auto"/>
          </w:divBdr>
        </w:div>
        <w:div w:id="430901510">
          <w:marLeft w:val="480"/>
          <w:marRight w:val="0"/>
          <w:marTop w:val="0"/>
          <w:marBottom w:val="0"/>
          <w:divBdr>
            <w:top w:val="none" w:sz="0" w:space="0" w:color="auto"/>
            <w:left w:val="none" w:sz="0" w:space="0" w:color="auto"/>
            <w:bottom w:val="none" w:sz="0" w:space="0" w:color="auto"/>
            <w:right w:val="none" w:sz="0" w:space="0" w:color="auto"/>
          </w:divBdr>
        </w:div>
        <w:div w:id="456224363">
          <w:marLeft w:val="480"/>
          <w:marRight w:val="0"/>
          <w:marTop w:val="0"/>
          <w:marBottom w:val="0"/>
          <w:divBdr>
            <w:top w:val="none" w:sz="0" w:space="0" w:color="auto"/>
            <w:left w:val="none" w:sz="0" w:space="0" w:color="auto"/>
            <w:bottom w:val="none" w:sz="0" w:space="0" w:color="auto"/>
            <w:right w:val="none" w:sz="0" w:space="0" w:color="auto"/>
          </w:divBdr>
        </w:div>
        <w:div w:id="495540129">
          <w:marLeft w:val="480"/>
          <w:marRight w:val="0"/>
          <w:marTop w:val="0"/>
          <w:marBottom w:val="0"/>
          <w:divBdr>
            <w:top w:val="none" w:sz="0" w:space="0" w:color="auto"/>
            <w:left w:val="none" w:sz="0" w:space="0" w:color="auto"/>
            <w:bottom w:val="none" w:sz="0" w:space="0" w:color="auto"/>
            <w:right w:val="none" w:sz="0" w:space="0" w:color="auto"/>
          </w:divBdr>
        </w:div>
        <w:div w:id="514199560">
          <w:marLeft w:val="480"/>
          <w:marRight w:val="0"/>
          <w:marTop w:val="0"/>
          <w:marBottom w:val="0"/>
          <w:divBdr>
            <w:top w:val="none" w:sz="0" w:space="0" w:color="auto"/>
            <w:left w:val="none" w:sz="0" w:space="0" w:color="auto"/>
            <w:bottom w:val="none" w:sz="0" w:space="0" w:color="auto"/>
            <w:right w:val="none" w:sz="0" w:space="0" w:color="auto"/>
          </w:divBdr>
        </w:div>
        <w:div w:id="576478117">
          <w:marLeft w:val="480"/>
          <w:marRight w:val="0"/>
          <w:marTop w:val="0"/>
          <w:marBottom w:val="0"/>
          <w:divBdr>
            <w:top w:val="none" w:sz="0" w:space="0" w:color="auto"/>
            <w:left w:val="none" w:sz="0" w:space="0" w:color="auto"/>
            <w:bottom w:val="none" w:sz="0" w:space="0" w:color="auto"/>
            <w:right w:val="none" w:sz="0" w:space="0" w:color="auto"/>
          </w:divBdr>
        </w:div>
        <w:div w:id="689717530">
          <w:marLeft w:val="480"/>
          <w:marRight w:val="0"/>
          <w:marTop w:val="0"/>
          <w:marBottom w:val="0"/>
          <w:divBdr>
            <w:top w:val="none" w:sz="0" w:space="0" w:color="auto"/>
            <w:left w:val="none" w:sz="0" w:space="0" w:color="auto"/>
            <w:bottom w:val="none" w:sz="0" w:space="0" w:color="auto"/>
            <w:right w:val="none" w:sz="0" w:space="0" w:color="auto"/>
          </w:divBdr>
        </w:div>
        <w:div w:id="693196089">
          <w:marLeft w:val="480"/>
          <w:marRight w:val="0"/>
          <w:marTop w:val="0"/>
          <w:marBottom w:val="0"/>
          <w:divBdr>
            <w:top w:val="none" w:sz="0" w:space="0" w:color="auto"/>
            <w:left w:val="none" w:sz="0" w:space="0" w:color="auto"/>
            <w:bottom w:val="none" w:sz="0" w:space="0" w:color="auto"/>
            <w:right w:val="none" w:sz="0" w:space="0" w:color="auto"/>
          </w:divBdr>
        </w:div>
        <w:div w:id="702099478">
          <w:marLeft w:val="480"/>
          <w:marRight w:val="0"/>
          <w:marTop w:val="0"/>
          <w:marBottom w:val="0"/>
          <w:divBdr>
            <w:top w:val="none" w:sz="0" w:space="0" w:color="auto"/>
            <w:left w:val="none" w:sz="0" w:space="0" w:color="auto"/>
            <w:bottom w:val="none" w:sz="0" w:space="0" w:color="auto"/>
            <w:right w:val="none" w:sz="0" w:space="0" w:color="auto"/>
          </w:divBdr>
        </w:div>
        <w:div w:id="730079060">
          <w:marLeft w:val="480"/>
          <w:marRight w:val="0"/>
          <w:marTop w:val="0"/>
          <w:marBottom w:val="0"/>
          <w:divBdr>
            <w:top w:val="none" w:sz="0" w:space="0" w:color="auto"/>
            <w:left w:val="none" w:sz="0" w:space="0" w:color="auto"/>
            <w:bottom w:val="none" w:sz="0" w:space="0" w:color="auto"/>
            <w:right w:val="none" w:sz="0" w:space="0" w:color="auto"/>
          </w:divBdr>
        </w:div>
        <w:div w:id="780301723">
          <w:marLeft w:val="480"/>
          <w:marRight w:val="0"/>
          <w:marTop w:val="0"/>
          <w:marBottom w:val="0"/>
          <w:divBdr>
            <w:top w:val="none" w:sz="0" w:space="0" w:color="auto"/>
            <w:left w:val="none" w:sz="0" w:space="0" w:color="auto"/>
            <w:bottom w:val="none" w:sz="0" w:space="0" w:color="auto"/>
            <w:right w:val="none" w:sz="0" w:space="0" w:color="auto"/>
          </w:divBdr>
        </w:div>
        <w:div w:id="805243310">
          <w:marLeft w:val="480"/>
          <w:marRight w:val="0"/>
          <w:marTop w:val="0"/>
          <w:marBottom w:val="0"/>
          <w:divBdr>
            <w:top w:val="none" w:sz="0" w:space="0" w:color="auto"/>
            <w:left w:val="none" w:sz="0" w:space="0" w:color="auto"/>
            <w:bottom w:val="none" w:sz="0" w:space="0" w:color="auto"/>
            <w:right w:val="none" w:sz="0" w:space="0" w:color="auto"/>
          </w:divBdr>
        </w:div>
        <w:div w:id="825630726">
          <w:marLeft w:val="480"/>
          <w:marRight w:val="0"/>
          <w:marTop w:val="0"/>
          <w:marBottom w:val="0"/>
          <w:divBdr>
            <w:top w:val="none" w:sz="0" w:space="0" w:color="auto"/>
            <w:left w:val="none" w:sz="0" w:space="0" w:color="auto"/>
            <w:bottom w:val="none" w:sz="0" w:space="0" w:color="auto"/>
            <w:right w:val="none" w:sz="0" w:space="0" w:color="auto"/>
          </w:divBdr>
        </w:div>
        <w:div w:id="889540909">
          <w:marLeft w:val="480"/>
          <w:marRight w:val="0"/>
          <w:marTop w:val="0"/>
          <w:marBottom w:val="0"/>
          <w:divBdr>
            <w:top w:val="none" w:sz="0" w:space="0" w:color="auto"/>
            <w:left w:val="none" w:sz="0" w:space="0" w:color="auto"/>
            <w:bottom w:val="none" w:sz="0" w:space="0" w:color="auto"/>
            <w:right w:val="none" w:sz="0" w:space="0" w:color="auto"/>
          </w:divBdr>
        </w:div>
        <w:div w:id="902719900">
          <w:marLeft w:val="480"/>
          <w:marRight w:val="0"/>
          <w:marTop w:val="0"/>
          <w:marBottom w:val="0"/>
          <w:divBdr>
            <w:top w:val="none" w:sz="0" w:space="0" w:color="auto"/>
            <w:left w:val="none" w:sz="0" w:space="0" w:color="auto"/>
            <w:bottom w:val="none" w:sz="0" w:space="0" w:color="auto"/>
            <w:right w:val="none" w:sz="0" w:space="0" w:color="auto"/>
          </w:divBdr>
        </w:div>
        <w:div w:id="946737150">
          <w:marLeft w:val="480"/>
          <w:marRight w:val="0"/>
          <w:marTop w:val="0"/>
          <w:marBottom w:val="0"/>
          <w:divBdr>
            <w:top w:val="none" w:sz="0" w:space="0" w:color="auto"/>
            <w:left w:val="none" w:sz="0" w:space="0" w:color="auto"/>
            <w:bottom w:val="none" w:sz="0" w:space="0" w:color="auto"/>
            <w:right w:val="none" w:sz="0" w:space="0" w:color="auto"/>
          </w:divBdr>
        </w:div>
        <w:div w:id="995381732">
          <w:marLeft w:val="480"/>
          <w:marRight w:val="0"/>
          <w:marTop w:val="0"/>
          <w:marBottom w:val="0"/>
          <w:divBdr>
            <w:top w:val="none" w:sz="0" w:space="0" w:color="auto"/>
            <w:left w:val="none" w:sz="0" w:space="0" w:color="auto"/>
            <w:bottom w:val="none" w:sz="0" w:space="0" w:color="auto"/>
            <w:right w:val="none" w:sz="0" w:space="0" w:color="auto"/>
          </w:divBdr>
        </w:div>
        <w:div w:id="996953299">
          <w:marLeft w:val="480"/>
          <w:marRight w:val="0"/>
          <w:marTop w:val="0"/>
          <w:marBottom w:val="0"/>
          <w:divBdr>
            <w:top w:val="none" w:sz="0" w:space="0" w:color="auto"/>
            <w:left w:val="none" w:sz="0" w:space="0" w:color="auto"/>
            <w:bottom w:val="none" w:sz="0" w:space="0" w:color="auto"/>
            <w:right w:val="none" w:sz="0" w:space="0" w:color="auto"/>
          </w:divBdr>
        </w:div>
        <w:div w:id="1004746841">
          <w:marLeft w:val="480"/>
          <w:marRight w:val="0"/>
          <w:marTop w:val="0"/>
          <w:marBottom w:val="0"/>
          <w:divBdr>
            <w:top w:val="none" w:sz="0" w:space="0" w:color="auto"/>
            <w:left w:val="none" w:sz="0" w:space="0" w:color="auto"/>
            <w:bottom w:val="none" w:sz="0" w:space="0" w:color="auto"/>
            <w:right w:val="none" w:sz="0" w:space="0" w:color="auto"/>
          </w:divBdr>
        </w:div>
        <w:div w:id="1028482683">
          <w:marLeft w:val="480"/>
          <w:marRight w:val="0"/>
          <w:marTop w:val="0"/>
          <w:marBottom w:val="0"/>
          <w:divBdr>
            <w:top w:val="none" w:sz="0" w:space="0" w:color="auto"/>
            <w:left w:val="none" w:sz="0" w:space="0" w:color="auto"/>
            <w:bottom w:val="none" w:sz="0" w:space="0" w:color="auto"/>
            <w:right w:val="none" w:sz="0" w:space="0" w:color="auto"/>
          </w:divBdr>
        </w:div>
        <w:div w:id="1041367682">
          <w:marLeft w:val="480"/>
          <w:marRight w:val="0"/>
          <w:marTop w:val="0"/>
          <w:marBottom w:val="0"/>
          <w:divBdr>
            <w:top w:val="none" w:sz="0" w:space="0" w:color="auto"/>
            <w:left w:val="none" w:sz="0" w:space="0" w:color="auto"/>
            <w:bottom w:val="none" w:sz="0" w:space="0" w:color="auto"/>
            <w:right w:val="none" w:sz="0" w:space="0" w:color="auto"/>
          </w:divBdr>
        </w:div>
        <w:div w:id="1095175027">
          <w:marLeft w:val="480"/>
          <w:marRight w:val="0"/>
          <w:marTop w:val="0"/>
          <w:marBottom w:val="0"/>
          <w:divBdr>
            <w:top w:val="none" w:sz="0" w:space="0" w:color="auto"/>
            <w:left w:val="none" w:sz="0" w:space="0" w:color="auto"/>
            <w:bottom w:val="none" w:sz="0" w:space="0" w:color="auto"/>
            <w:right w:val="none" w:sz="0" w:space="0" w:color="auto"/>
          </w:divBdr>
        </w:div>
        <w:div w:id="1119908282">
          <w:marLeft w:val="480"/>
          <w:marRight w:val="0"/>
          <w:marTop w:val="0"/>
          <w:marBottom w:val="0"/>
          <w:divBdr>
            <w:top w:val="none" w:sz="0" w:space="0" w:color="auto"/>
            <w:left w:val="none" w:sz="0" w:space="0" w:color="auto"/>
            <w:bottom w:val="none" w:sz="0" w:space="0" w:color="auto"/>
            <w:right w:val="none" w:sz="0" w:space="0" w:color="auto"/>
          </w:divBdr>
        </w:div>
        <w:div w:id="1150901897">
          <w:marLeft w:val="480"/>
          <w:marRight w:val="0"/>
          <w:marTop w:val="0"/>
          <w:marBottom w:val="0"/>
          <w:divBdr>
            <w:top w:val="none" w:sz="0" w:space="0" w:color="auto"/>
            <w:left w:val="none" w:sz="0" w:space="0" w:color="auto"/>
            <w:bottom w:val="none" w:sz="0" w:space="0" w:color="auto"/>
            <w:right w:val="none" w:sz="0" w:space="0" w:color="auto"/>
          </w:divBdr>
        </w:div>
        <w:div w:id="1152213677">
          <w:marLeft w:val="480"/>
          <w:marRight w:val="0"/>
          <w:marTop w:val="0"/>
          <w:marBottom w:val="0"/>
          <w:divBdr>
            <w:top w:val="none" w:sz="0" w:space="0" w:color="auto"/>
            <w:left w:val="none" w:sz="0" w:space="0" w:color="auto"/>
            <w:bottom w:val="none" w:sz="0" w:space="0" w:color="auto"/>
            <w:right w:val="none" w:sz="0" w:space="0" w:color="auto"/>
          </w:divBdr>
        </w:div>
        <w:div w:id="1193496742">
          <w:marLeft w:val="480"/>
          <w:marRight w:val="0"/>
          <w:marTop w:val="0"/>
          <w:marBottom w:val="0"/>
          <w:divBdr>
            <w:top w:val="none" w:sz="0" w:space="0" w:color="auto"/>
            <w:left w:val="none" w:sz="0" w:space="0" w:color="auto"/>
            <w:bottom w:val="none" w:sz="0" w:space="0" w:color="auto"/>
            <w:right w:val="none" w:sz="0" w:space="0" w:color="auto"/>
          </w:divBdr>
        </w:div>
        <w:div w:id="1245919620">
          <w:marLeft w:val="480"/>
          <w:marRight w:val="0"/>
          <w:marTop w:val="0"/>
          <w:marBottom w:val="0"/>
          <w:divBdr>
            <w:top w:val="none" w:sz="0" w:space="0" w:color="auto"/>
            <w:left w:val="none" w:sz="0" w:space="0" w:color="auto"/>
            <w:bottom w:val="none" w:sz="0" w:space="0" w:color="auto"/>
            <w:right w:val="none" w:sz="0" w:space="0" w:color="auto"/>
          </w:divBdr>
        </w:div>
        <w:div w:id="1296640040">
          <w:marLeft w:val="480"/>
          <w:marRight w:val="0"/>
          <w:marTop w:val="0"/>
          <w:marBottom w:val="0"/>
          <w:divBdr>
            <w:top w:val="none" w:sz="0" w:space="0" w:color="auto"/>
            <w:left w:val="none" w:sz="0" w:space="0" w:color="auto"/>
            <w:bottom w:val="none" w:sz="0" w:space="0" w:color="auto"/>
            <w:right w:val="none" w:sz="0" w:space="0" w:color="auto"/>
          </w:divBdr>
        </w:div>
        <w:div w:id="1376075976">
          <w:marLeft w:val="480"/>
          <w:marRight w:val="0"/>
          <w:marTop w:val="0"/>
          <w:marBottom w:val="0"/>
          <w:divBdr>
            <w:top w:val="none" w:sz="0" w:space="0" w:color="auto"/>
            <w:left w:val="none" w:sz="0" w:space="0" w:color="auto"/>
            <w:bottom w:val="none" w:sz="0" w:space="0" w:color="auto"/>
            <w:right w:val="none" w:sz="0" w:space="0" w:color="auto"/>
          </w:divBdr>
        </w:div>
        <w:div w:id="1403917253">
          <w:marLeft w:val="480"/>
          <w:marRight w:val="0"/>
          <w:marTop w:val="0"/>
          <w:marBottom w:val="0"/>
          <w:divBdr>
            <w:top w:val="none" w:sz="0" w:space="0" w:color="auto"/>
            <w:left w:val="none" w:sz="0" w:space="0" w:color="auto"/>
            <w:bottom w:val="none" w:sz="0" w:space="0" w:color="auto"/>
            <w:right w:val="none" w:sz="0" w:space="0" w:color="auto"/>
          </w:divBdr>
        </w:div>
        <w:div w:id="1425833622">
          <w:marLeft w:val="480"/>
          <w:marRight w:val="0"/>
          <w:marTop w:val="0"/>
          <w:marBottom w:val="0"/>
          <w:divBdr>
            <w:top w:val="none" w:sz="0" w:space="0" w:color="auto"/>
            <w:left w:val="none" w:sz="0" w:space="0" w:color="auto"/>
            <w:bottom w:val="none" w:sz="0" w:space="0" w:color="auto"/>
            <w:right w:val="none" w:sz="0" w:space="0" w:color="auto"/>
          </w:divBdr>
        </w:div>
        <w:div w:id="1437870166">
          <w:marLeft w:val="480"/>
          <w:marRight w:val="0"/>
          <w:marTop w:val="0"/>
          <w:marBottom w:val="0"/>
          <w:divBdr>
            <w:top w:val="none" w:sz="0" w:space="0" w:color="auto"/>
            <w:left w:val="none" w:sz="0" w:space="0" w:color="auto"/>
            <w:bottom w:val="none" w:sz="0" w:space="0" w:color="auto"/>
            <w:right w:val="none" w:sz="0" w:space="0" w:color="auto"/>
          </w:divBdr>
        </w:div>
        <w:div w:id="1456676982">
          <w:marLeft w:val="480"/>
          <w:marRight w:val="0"/>
          <w:marTop w:val="0"/>
          <w:marBottom w:val="0"/>
          <w:divBdr>
            <w:top w:val="none" w:sz="0" w:space="0" w:color="auto"/>
            <w:left w:val="none" w:sz="0" w:space="0" w:color="auto"/>
            <w:bottom w:val="none" w:sz="0" w:space="0" w:color="auto"/>
            <w:right w:val="none" w:sz="0" w:space="0" w:color="auto"/>
          </w:divBdr>
        </w:div>
        <w:div w:id="1489439930">
          <w:marLeft w:val="480"/>
          <w:marRight w:val="0"/>
          <w:marTop w:val="0"/>
          <w:marBottom w:val="0"/>
          <w:divBdr>
            <w:top w:val="none" w:sz="0" w:space="0" w:color="auto"/>
            <w:left w:val="none" w:sz="0" w:space="0" w:color="auto"/>
            <w:bottom w:val="none" w:sz="0" w:space="0" w:color="auto"/>
            <w:right w:val="none" w:sz="0" w:space="0" w:color="auto"/>
          </w:divBdr>
        </w:div>
        <w:div w:id="1532378022">
          <w:marLeft w:val="480"/>
          <w:marRight w:val="0"/>
          <w:marTop w:val="0"/>
          <w:marBottom w:val="0"/>
          <w:divBdr>
            <w:top w:val="none" w:sz="0" w:space="0" w:color="auto"/>
            <w:left w:val="none" w:sz="0" w:space="0" w:color="auto"/>
            <w:bottom w:val="none" w:sz="0" w:space="0" w:color="auto"/>
            <w:right w:val="none" w:sz="0" w:space="0" w:color="auto"/>
          </w:divBdr>
        </w:div>
        <w:div w:id="1556040921">
          <w:marLeft w:val="480"/>
          <w:marRight w:val="0"/>
          <w:marTop w:val="0"/>
          <w:marBottom w:val="0"/>
          <w:divBdr>
            <w:top w:val="none" w:sz="0" w:space="0" w:color="auto"/>
            <w:left w:val="none" w:sz="0" w:space="0" w:color="auto"/>
            <w:bottom w:val="none" w:sz="0" w:space="0" w:color="auto"/>
            <w:right w:val="none" w:sz="0" w:space="0" w:color="auto"/>
          </w:divBdr>
        </w:div>
        <w:div w:id="1567915152">
          <w:marLeft w:val="480"/>
          <w:marRight w:val="0"/>
          <w:marTop w:val="0"/>
          <w:marBottom w:val="0"/>
          <w:divBdr>
            <w:top w:val="none" w:sz="0" w:space="0" w:color="auto"/>
            <w:left w:val="none" w:sz="0" w:space="0" w:color="auto"/>
            <w:bottom w:val="none" w:sz="0" w:space="0" w:color="auto"/>
            <w:right w:val="none" w:sz="0" w:space="0" w:color="auto"/>
          </w:divBdr>
        </w:div>
        <w:div w:id="1599436745">
          <w:marLeft w:val="480"/>
          <w:marRight w:val="0"/>
          <w:marTop w:val="0"/>
          <w:marBottom w:val="0"/>
          <w:divBdr>
            <w:top w:val="none" w:sz="0" w:space="0" w:color="auto"/>
            <w:left w:val="none" w:sz="0" w:space="0" w:color="auto"/>
            <w:bottom w:val="none" w:sz="0" w:space="0" w:color="auto"/>
            <w:right w:val="none" w:sz="0" w:space="0" w:color="auto"/>
          </w:divBdr>
        </w:div>
        <w:div w:id="1634142168">
          <w:marLeft w:val="480"/>
          <w:marRight w:val="0"/>
          <w:marTop w:val="0"/>
          <w:marBottom w:val="0"/>
          <w:divBdr>
            <w:top w:val="none" w:sz="0" w:space="0" w:color="auto"/>
            <w:left w:val="none" w:sz="0" w:space="0" w:color="auto"/>
            <w:bottom w:val="none" w:sz="0" w:space="0" w:color="auto"/>
            <w:right w:val="none" w:sz="0" w:space="0" w:color="auto"/>
          </w:divBdr>
        </w:div>
        <w:div w:id="1641494866">
          <w:marLeft w:val="480"/>
          <w:marRight w:val="0"/>
          <w:marTop w:val="0"/>
          <w:marBottom w:val="0"/>
          <w:divBdr>
            <w:top w:val="none" w:sz="0" w:space="0" w:color="auto"/>
            <w:left w:val="none" w:sz="0" w:space="0" w:color="auto"/>
            <w:bottom w:val="none" w:sz="0" w:space="0" w:color="auto"/>
            <w:right w:val="none" w:sz="0" w:space="0" w:color="auto"/>
          </w:divBdr>
        </w:div>
        <w:div w:id="1658724043">
          <w:marLeft w:val="480"/>
          <w:marRight w:val="0"/>
          <w:marTop w:val="0"/>
          <w:marBottom w:val="0"/>
          <w:divBdr>
            <w:top w:val="none" w:sz="0" w:space="0" w:color="auto"/>
            <w:left w:val="none" w:sz="0" w:space="0" w:color="auto"/>
            <w:bottom w:val="none" w:sz="0" w:space="0" w:color="auto"/>
            <w:right w:val="none" w:sz="0" w:space="0" w:color="auto"/>
          </w:divBdr>
        </w:div>
        <w:div w:id="1675066527">
          <w:marLeft w:val="480"/>
          <w:marRight w:val="0"/>
          <w:marTop w:val="0"/>
          <w:marBottom w:val="0"/>
          <w:divBdr>
            <w:top w:val="none" w:sz="0" w:space="0" w:color="auto"/>
            <w:left w:val="none" w:sz="0" w:space="0" w:color="auto"/>
            <w:bottom w:val="none" w:sz="0" w:space="0" w:color="auto"/>
            <w:right w:val="none" w:sz="0" w:space="0" w:color="auto"/>
          </w:divBdr>
        </w:div>
        <w:div w:id="1677075630">
          <w:marLeft w:val="480"/>
          <w:marRight w:val="0"/>
          <w:marTop w:val="0"/>
          <w:marBottom w:val="0"/>
          <w:divBdr>
            <w:top w:val="none" w:sz="0" w:space="0" w:color="auto"/>
            <w:left w:val="none" w:sz="0" w:space="0" w:color="auto"/>
            <w:bottom w:val="none" w:sz="0" w:space="0" w:color="auto"/>
            <w:right w:val="none" w:sz="0" w:space="0" w:color="auto"/>
          </w:divBdr>
        </w:div>
        <w:div w:id="1684362364">
          <w:marLeft w:val="480"/>
          <w:marRight w:val="0"/>
          <w:marTop w:val="0"/>
          <w:marBottom w:val="0"/>
          <w:divBdr>
            <w:top w:val="none" w:sz="0" w:space="0" w:color="auto"/>
            <w:left w:val="none" w:sz="0" w:space="0" w:color="auto"/>
            <w:bottom w:val="none" w:sz="0" w:space="0" w:color="auto"/>
            <w:right w:val="none" w:sz="0" w:space="0" w:color="auto"/>
          </w:divBdr>
        </w:div>
        <w:div w:id="1716807043">
          <w:marLeft w:val="480"/>
          <w:marRight w:val="0"/>
          <w:marTop w:val="0"/>
          <w:marBottom w:val="0"/>
          <w:divBdr>
            <w:top w:val="none" w:sz="0" w:space="0" w:color="auto"/>
            <w:left w:val="none" w:sz="0" w:space="0" w:color="auto"/>
            <w:bottom w:val="none" w:sz="0" w:space="0" w:color="auto"/>
            <w:right w:val="none" w:sz="0" w:space="0" w:color="auto"/>
          </w:divBdr>
        </w:div>
        <w:div w:id="1717242995">
          <w:marLeft w:val="480"/>
          <w:marRight w:val="0"/>
          <w:marTop w:val="0"/>
          <w:marBottom w:val="0"/>
          <w:divBdr>
            <w:top w:val="none" w:sz="0" w:space="0" w:color="auto"/>
            <w:left w:val="none" w:sz="0" w:space="0" w:color="auto"/>
            <w:bottom w:val="none" w:sz="0" w:space="0" w:color="auto"/>
            <w:right w:val="none" w:sz="0" w:space="0" w:color="auto"/>
          </w:divBdr>
        </w:div>
        <w:div w:id="1720012169">
          <w:marLeft w:val="480"/>
          <w:marRight w:val="0"/>
          <w:marTop w:val="0"/>
          <w:marBottom w:val="0"/>
          <w:divBdr>
            <w:top w:val="none" w:sz="0" w:space="0" w:color="auto"/>
            <w:left w:val="none" w:sz="0" w:space="0" w:color="auto"/>
            <w:bottom w:val="none" w:sz="0" w:space="0" w:color="auto"/>
            <w:right w:val="none" w:sz="0" w:space="0" w:color="auto"/>
          </w:divBdr>
        </w:div>
        <w:div w:id="1722166859">
          <w:marLeft w:val="480"/>
          <w:marRight w:val="0"/>
          <w:marTop w:val="0"/>
          <w:marBottom w:val="0"/>
          <w:divBdr>
            <w:top w:val="none" w:sz="0" w:space="0" w:color="auto"/>
            <w:left w:val="none" w:sz="0" w:space="0" w:color="auto"/>
            <w:bottom w:val="none" w:sz="0" w:space="0" w:color="auto"/>
            <w:right w:val="none" w:sz="0" w:space="0" w:color="auto"/>
          </w:divBdr>
        </w:div>
        <w:div w:id="1779133777">
          <w:marLeft w:val="480"/>
          <w:marRight w:val="0"/>
          <w:marTop w:val="0"/>
          <w:marBottom w:val="0"/>
          <w:divBdr>
            <w:top w:val="none" w:sz="0" w:space="0" w:color="auto"/>
            <w:left w:val="none" w:sz="0" w:space="0" w:color="auto"/>
            <w:bottom w:val="none" w:sz="0" w:space="0" w:color="auto"/>
            <w:right w:val="none" w:sz="0" w:space="0" w:color="auto"/>
          </w:divBdr>
        </w:div>
        <w:div w:id="1788621438">
          <w:marLeft w:val="480"/>
          <w:marRight w:val="0"/>
          <w:marTop w:val="0"/>
          <w:marBottom w:val="0"/>
          <w:divBdr>
            <w:top w:val="none" w:sz="0" w:space="0" w:color="auto"/>
            <w:left w:val="none" w:sz="0" w:space="0" w:color="auto"/>
            <w:bottom w:val="none" w:sz="0" w:space="0" w:color="auto"/>
            <w:right w:val="none" w:sz="0" w:space="0" w:color="auto"/>
          </w:divBdr>
        </w:div>
        <w:div w:id="1820342571">
          <w:marLeft w:val="480"/>
          <w:marRight w:val="0"/>
          <w:marTop w:val="0"/>
          <w:marBottom w:val="0"/>
          <w:divBdr>
            <w:top w:val="none" w:sz="0" w:space="0" w:color="auto"/>
            <w:left w:val="none" w:sz="0" w:space="0" w:color="auto"/>
            <w:bottom w:val="none" w:sz="0" w:space="0" w:color="auto"/>
            <w:right w:val="none" w:sz="0" w:space="0" w:color="auto"/>
          </w:divBdr>
        </w:div>
        <w:div w:id="1826512292">
          <w:marLeft w:val="480"/>
          <w:marRight w:val="0"/>
          <w:marTop w:val="0"/>
          <w:marBottom w:val="0"/>
          <w:divBdr>
            <w:top w:val="none" w:sz="0" w:space="0" w:color="auto"/>
            <w:left w:val="none" w:sz="0" w:space="0" w:color="auto"/>
            <w:bottom w:val="none" w:sz="0" w:space="0" w:color="auto"/>
            <w:right w:val="none" w:sz="0" w:space="0" w:color="auto"/>
          </w:divBdr>
        </w:div>
        <w:div w:id="1955399504">
          <w:marLeft w:val="480"/>
          <w:marRight w:val="0"/>
          <w:marTop w:val="0"/>
          <w:marBottom w:val="0"/>
          <w:divBdr>
            <w:top w:val="none" w:sz="0" w:space="0" w:color="auto"/>
            <w:left w:val="none" w:sz="0" w:space="0" w:color="auto"/>
            <w:bottom w:val="none" w:sz="0" w:space="0" w:color="auto"/>
            <w:right w:val="none" w:sz="0" w:space="0" w:color="auto"/>
          </w:divBdr>
        </w:div>
        <w:div w:id="1968588348">
          <w:marLeft w:val="480"/>
          <w:marRight w:val="0"/>
          <w:marTop w:val="0"/>
          <w:marBottom w:val="0"/>
          <w:divBdr>
            <w:top w:val="none" w:sz="0" w:space="0" w:color="auto"/>
            <w:left w:val="none" w:sz="0" w:space="0" w:color="auto"/>
            <w:bottom w:val="none" w:sz="0" w:space="0" w:color="auto"/>
            <w:right w:val="none" w:sz="0" w:space="0" w:color="auto"/>
          </w:divBdr>
        </w:div>
        <w:div w:id="2037583091">
          <w:marLeft w:val="480"/>
          <w:marRight w:val="0"/>
          <w:marTop w:val="0"/>
          <w:marBottom w:val="0"/>
          <w:divBdr>
            <w:top w:val="none" w:sz="0" w:space="0" w:color="auto"/>
            <w:left w:val="none" w:sz="0" w:space="0" w:color="auto"/>
            <w:bottom w:val="none" w:sz="0" w:space="0" w:color="auto"/>
            <w:right w:val="none" w:sz="0" w:space="0" w:color="auto"/>
          </w:divBdr>
        </w:div>
        <w:div w:id="2044356441">
          <w:marLeft w:val="480"/>
          <w:marRight w:val="0"/>
          <w:marTop w:val="0"/>
          <w:marBottom w:val="0"/>
          <w:divBdr>
            <w:top w:val="none" w:sz="0" w:space="0" w:color="auto"/>
            <w:left w:val="none" w:sz="0" w:space="0" w:color="auto"/>
            <w:bottom w:val="none" w:sz="0" w:space="0" w:color="auto"/>
            <w:right w:val="none" w:sz="0" w:space="0" w:color="auto"/>
          </w:divBdr>
        </w:div>
        <w:div w:id="2092576301">
          <w:marLeft w:val="480"/>
          <w:marRight w:val="0"/>
          <w:marTop w:val="0"/>
          <w:marBottom w:val="0"/>
          <w:divBdr>
            <w:top w:val="none" w:sz="0" w:space="0" w:color="auto"/>
            <w:left w:val="none" w:sz="0" w:space="0" w:color="auto"/>
            <w:bottom w:val="none" w:sz="0" w:space="0" w:color="auto"/>
            <w:right w:val="none" w:sz="0" w:space="0" w:color="auto"/>
          </w:divBdr>
        </w:div>
        <w:div w:id="2115705273">
          <w:marLeft w:val="480"/>
          <w:marRight w:val="0"/>
          <w:marTop w:val="0"/>
          <w:marBottom w:val="0"/>
          <w:divBdr>
            <w:top w:val="none" w:sz="0" w:space="0" w:color="auto"/>
            <w:left w:val="none" w:sz="0" w:space="0" w:color="auto"/>
            <w:bottom w:val="none" w:sz="0" w:space="0" w:color="auto"/>
            <w:right w:val="none" w:sz="0" w:space="0" w:color="auto"/>
          </w:divBdr>
        </w:div>
        <w:div w:id="2141417695">
          <w:marLeft w:val="480"/>
          <w:marRight w:val="0"/>
          <w:marTop w:val="0"/>
          <w:marBottom w:val="0"/>
          <w:divBdr>
            <w:top w:val="none" w:sz="0" w:space="0" w:color="auto"/>
            <w:left w:val="none" w:sz="0" w:space="0" w:color="auto"/>
            <w:bottom w:val="none" w:sz="0" w:space="0" w:color="auto"/>
            <w:right w:val="none" w:sz="0" w:space="0" w:color="auto"/>
          </w:divBdr>
        </w:div>
      </w:divsChild>
    </w:div>
    <w:div w:id="1253851603">
      <w:bodyDiv w:val="1"/>
      <w:marLeft w:val="0"/>
      <w:marRight w:val="0"/>
      <w:marTop w:val="0"/>
      <w:marBottom w:val="0"/>
      <w:divBdr>
        <w:top w:val="none" w:sz="0" w:space="0" w:color="auto"/>
        <w:left w:val="none" w:sz="0" w:space="0" w:color="auto"/>
        <w:bottom w:val="none" w:sz="0" w:space="0" w:color="auto"/>
        <w:right w:val="none" w:sz="0" w:space="0" w:color="auto"/>
      </w:divBdr>
      <w:divsChild>
        <w:div w:id="52655663">
          <w:marLeft w:val="480"/>
          <w:marRight w:val="0"/>
          <w:marTop w:val="0"/>
          <w:marBottom w:val="0"/>
          <w:divBdr>
            <w:top w:val="none" w:sz="0" w:space="0" w:color="auto"/>
            <w:left w:val="none" w:sz="0" w:space="0" w:color="auto"/>
            <w:bottom w:val="none" w:sz="0" w:space="0" w:color="auto"/>
            <w:right w:val="none" w:sz="0" w:space="0" w:color="auto"/>
          </w:divBdr>
        </w:div>
        <w:div w:id="65424640">
          <w:marLeft w:val="480"/>
          <w:marRight w:val="0"/>
          <w:marTop w:val="0"/>
          <w:marBottom w:val="0"/>
          <w:divBdr>
            <w:top w:val="none" w:sz="0" w:space="0" w:color="auto"/>
            <w:left w:val="none" w:sz="0" w:space="0" w:color="auto"/>
            <w:bottom w:val="none" w:sz="0" w:space="0" w:color="auto"/>
            <w:right w:val="none" w:sz="0" w:space="0" w:color="auto"/>
          </w:divBdr>
        </w:div>
        <w:div w:id="102503887">
          <w:marLeft w:val="480"/>
          <w:marRight w:val="0"/>
          <w:marTop w:val="0"/>
          <w:marBottom w:val="0"/>
          <w:divBdr>
            <w:top w:val="none" w:sz="0" w:space="0" w:color="auto"/>
            <w:left w:val="none" w:sz="0" w:space="0" w:color="auto"/>
            <w:bottom w:val="none" w:sz="0" w:space="0" w:color="auto"/>
            <w:right w:val="none" w:sz="0" w:space="0" w:color="auto"/>
          </w:divBdr>
        </w:div>
        <w:div w:id="167597492">
          <w:marLeft w:val="480"/>
          <w:marRight w:val="0"/>
          <w:marTop w:val="0"/>
          <w:marBottom w:val="0"/>
          <w:divBdr>
            <w:top w:val="none" w:sz="0" w:space="0" w:color="auto"/>
            <w:left w:val="none" w:sz="0" w:space="0" w:color="auto"/>
            <w:bottom w:val="none" w:sz="0" w:space="0" w:color="auto"/>
            <w:right w:val="none" w:sz="0" w:space="0" w:color="auto"/>
          </w:divBdr>
        </w:div>
        <w:div w:id="169104842">
          <w:marLeft w:val="480"/>
          <w:marRight w:val="0"/>
          <w:marTop w:val="0"/>
          <w:marBottom w:val="0"/>
          <w:divBdr>
            <w:top w:val="none" w:sz="0" w:space="0" w:color="auto"/>
            <w:left w:val="none" w:sz="0" w:space="0" w:color="auto"/>
            <w:bottom w:val="none" w:sz="0" w:space="0" w:color="auto"/>
            <w:right w:val="none" w:sz="0" w:space="0" w:color="auto"/>
          </w:divBdr>
        </w:div>
        <w:div w:id="199437228">
          <w:marLeft w:val="480"/>
          <w:marRight w:val="0"/>
          <w:marTop w:val="0"/>
          <w:marBottom w:val="0"/>
          <w:divBdr>
            <w:top w:val="none" w:sz="0" w:space="0" w:color="auto"/>
            <w:left w:val="none" w:sz="0" w:space="0" w:color="auto"/>
            <w:bottom w:val="none" w:sz="0" w:space="0" w:color="auto"/>
            <w:right w:val="none" w:sz="0" w:space="0" w:color="auto"/>
          </w:divBdr>
        </w:div>
        <w:div w:id="257563081">
          <w:marLeft w:val="480"/>
          <w:marRight w:val="0"/>
          <w:marTop w:val="0"/>
          <w:marBottom w:val="0"/>
          <w:divBdr>
            <w:top w:val="none" w:sz="0" w:space="0" w:color="auto"/>
            <w:left w:val="none" w:sz="0" w:space="0" w:color="auto"/>
            <w:bottom w:val="none" w:sz="0" w:space="0" w:color="auto"/>
            <w:right w:val="none" w:sz="0" w:space="0" w:color="auto"/>
          </w:divBdr>
        </w:div>
        <w:div w:id="308025666">
          <w:marLeft w:val="480"/>
          <w:marRight w:val="0"/>
          <w:marTop w:val="0"/>
          <w:marBottom w:val="0"/>
          <w:divBdr>
            <w:top w:val="none" w:sz="0" w:space="0" w:color="auto"/>
            <w:left w:val="none" w:sz="0" w:space="0" w:color="auto"/>
            <w:bottom w:val="none" w:sz="0" w:space="0" w:color="auto"/>
            <w:right w:val="none" w:sz="0" w:space="0" w:color="auto"/>
          </w:divBdr>
        </w:div>
        <w:div w:id="354503308">
          <w:marLeft w:val="480"/>
          <w:marRight w:val="0"/>
          <w:marTop w:val="0"/>
          <w:marBottom w:val="0"/>
          <w:divBdr>
            <w:top w:val="none" w:sz="0" w:space="0" w:color="auto"/>
            <w:left w:val="none" w:sz="0" w:space="0" w:color="auto"/>
            <w:bottom w:val="none" w:sz="0" w:space="0" w:color="auto"/>
            <w:right w:val="none" w:sz="0" w:space="0" w:color="auto"/>
          </w:divBdr>
        </w:div>
        <w:div w:id="446462735">
          <w:marLeft w:val="480"/>
          <w:marRight w:val="0"/>
          <w:marTop w:val="0"/>
          <w:marBottom w:val="0"/>
          <w:divBdr>
            <w:top w:val="none" w:sz="0" w:space="0" w:color="auto"/>
            <w:left w:val="none" w:sz="0" w:space="0" w:color="auto"/>
            <w:bottom w:val="none" w:sz="0" w:space="0" w:color="auto"/>
            <w:right w:val="none" w:sz="0" w:space="0" w:color="auto"/>
          </w:divBdr>
        </w:div>
        <w:div w:id="452483537">
          <w:marLeft w:val="480"/>
          <w:marRight w:val="0"/>
          <w:marTop w:val="0"/>
          <w:marBottom w:val="0"/>
          <w:divBdr>
            <w:top w:val="none" w:sz="0" w:space="0" w:color="auto"/>
            <w:left w:val="none" w:sz="0" w:space="0" w:color="auto"/>
            <w:bottom w:val="none" w:sz="0" w:space="0" w:color="auto"/>
            <w:right w:val="none" w:sz="0" w:space="0" w:color="auto"/>
          </w:divBdr>
        </w:div>
        <w:div w:id="534076232">
          <w:marLeft w:val="480"/>
          <w:marRight w:val="0"/>
          <w:marTop w:val="0"/>
          <w:marBottom w:val="0"/>
          <w:divBdr>
            <w:top w:val="none" w:sz="0" w:space="0" w:color="auto"/>
            <w:left w:val="none" w:sz="0" w:space="0" w:color="auto"/>
            <w:bottom w:val="none" w:sz="0" w:space="0" w:color="auto"/>
            <w:right w:val="none" w:sz="0" w:space="0" w:color="auto"/>
          </w:divBdr>
        </w:div>
        <w:div w:id="583106168">
          <w:marLeft w:val="480"/>
          <w:marRight w:val="0"/>
          <w:marTop w:val="0"/>
          <w:marBottom w:val="0"/>
          <w:divBdr>
            <w:top w:val="none" w:sz="0" w:space="0" w:color="auto"/>
            <w:left w:val="none" w:sz="0" w:space="0" w:color="auto"/>
            <w:bottom w:val="none" w:sz="0" w:space="0" w:color="auto"/>
            <w:right w:val="none" w:sz="0" w:space="0" w:color="auto"/>
          </w:divBdr>
        </w:div>
        <w:div w:id="592200061">
          <w:marLeft w:val="480"/>
          <w:marRight w:val="0"/>
          <w:marTop w:val="0"/>
          <w:marBottom w:val="0"/>
          <w:divBdr>
            <w:top w:val="none" w:sz="0" w:space="0" w:color="auto"/>
            <w:left w:val="none" w:sz="0" w:space="0" w:color="auto"/>
            <w:bottom w:val="none" w:sz="0" w:space="0" w:color="auto"/>
            <w:right w:val="none" w:sz="0" w:space="0" w:color="auto"/>
          </w:divBdr>
        </w:div>
        <w:div w:id="660426178">
          <w:marLeft w:val="480"/>
          <w:marRight w:val="0"/>
          <w:marTop w:val="0"/>
          <w:marBottom w:val="0"/>
          <w:divBdr>
            <w:top w:val="none" w:sz="0" w:space="0" w:color="auto"/>
            <w:left w:val="none" w:sz="0" w:space="0" w:color="auto"/>
            <w:bottom w:val="none" w:sz="0" w:space="0" w:color="auto"/>
            <w:right w:val="none" w:sz="0" w:space="0" w:color="auto"/>
          </w:divBdr>
        </w:div>
        <w:div w:id="694430290">
          <w:marLeft w:val="480"/>
          <w:marRight w:val="0"/>
          <w:marTop w:val="0"/>
          <w:marBottom w:val="0"/>
          <w:divBdr>
            <w:top w:val="none" w:sz="0" w:space="0" w:color="auto"/>
            <w:left w:val="none" w:sz="0" w:space="0" w:color="auto"/>
            <w:bottom w:val="none" w:sz="0" w:space="0" w:color="auto"/>
            <w:right w:val="none" w:sz="0" w:space="0" w:color="auto"/>
          </w:divBdr>
        </w:div>
        <w:div w:id="744955423">
          <w:marLeft w:val="480"/>
          <w:marRight w:val="0"/>
          <w:marTop w:val="0"/>
          <w:marBottom w:val="0"/>
          <w:divBdr>
            <w:top w:val="none" w:sz="0" w:space="0" w:color="auto"/>
            <w:left w:val="none" w:sz="0" w:space="0" w:color="auto"/>
            <w:bottom w:val="none" w:sz="0" w:space="0" w:color="auto"/>
            <w:right w:val="none" w:sz="0" w:space="0" w:color="auto"/>
          </w:divBdr>
        </w:div>
        <w:div w:id="757289768">
          <w:marLeft w:val="480"/>
          <w:marRight w:val="0"/>
          <w:marTop w:val="0"/>
          <w:marBottom w:val="0"/>
          <w:divBdr>
            <w:top w:val="none" w:sz="0" w:space="0" w:color="auto"/>
            <w:left w:val="none" w:sz="0" w:space="0" w:color="auto"/>
            <w:bottom w:val="none" w:sz="0" w:space="0" w:color="auto"/>
            <w:right w:val="none" w:sz="0" w:space="0" w:color="auto"/>
          </w:divBdr>
        </w:div>
        <w:div w:id="787746666">
          <w:marLeft w:val="480"/>
          <w:marRight w:val="0"/>
          <w:marTop w:val="0"/>
          <w:marBottom w:val="0"/>
          <w:divBdr>
            <w:top w:val="none" w:sz="0" w:space="0" w:color="auto"/>
            <w:left w:val="none" w:sz="0" w:space="0" w:color="auto"/>
            <w:bottom w:val="none" w:sz="0" w:space="0" w:color="auto"/>
            <w:right w:val="none" w:sz="0" w:space="0" w:color="auto"/>
          </w:divBdr>
        </w:div>
        <w:div w:id="859322269">
          <w:marLeft w:val="480"/>
          <w:marRight w:val="0"/>
          <w:marTop w:val="0"/>
          <w:marBottom w:val="0"/>
          <w:divBdr>
            <w:top w:val="none" w:sz="0" w:space="0" w:color="auto"/>
            <w:left w:val="none" w:sz="0" w:space="0" w:color="auto"/>
            <w:bottom w:val="none" w:sz="0" w:space="0" w:color="auto"/>
            <w:right w:val="none" w:sz="0" w:space="0" w:color="auto"/>
          </w:divBdr>
        </w:div>
        <w:div w:id="983118753">
          <w:marLeft w:val="480"/>
          <w:marRight w:val="0"/>
          <w:marTop w:val="0"/>
          <w:marBottom w:val="0"/>
          <w:divBdr>
            <w:top w:val="none" w:sz="0" w:space="0" w:color="auto"/>
            <w:left w:val="none" w:sz="0" w:space="0" w:color="auto"/>
            <w:bottom w:val="none" w:sz="0" w:space="0" w:color="auto"/>
            <w:right w:val="none" w:sz="0" w:space="0" w:color="auto"/>
          </w:divBdr>
        </w:div>
        <w:div w:id="1018777593">
          <w:marLeft w:val="480"/>
          <w:marRight w:val="0"/>
          <w:marTop w:val="0"/>
          <w:marBottom w:val="0"/>
          <w:divBdr>
            <w:top w:val="none" w:sz="0" w:space="0" w:color="auto"/>
            <w:left w:val="none" w:sz="0" w:space="0" w:color="auto"/>
            <w:bottom w:val="none" w:sz="0" w:space="0" w:color="auto"/>
            <w:right w:val="none" w:sz="0" w:space="0" w:color="auto"/>
          </w:divBdr>
        </w:div>
        <w:div w:id="1049299145">
          <w:marLeft w:val="480"/>
          <w:marRight w:val="0"/>
          <w:marTop w:val="0"/>
          <w:marBottom w:val="0"/>
          <w:divBdr>
            <w:top w:val="none" w:sz="0" w:space="0" w:color="auto"/>
            <w:left w:val="none" w:sz="0" w:space="0" w:color="auto"/>
            <w:bottom w:val="none" w:sz="0" w:space="0" w:color="auto"/>
            <w:right w:val="none" w:sz="0" w:space="0" w:color="auto"/>
          </w:divBdr>
        </w:div>
        <w:div w:id="1059475821">
          <w:marLeft w:val="480"/>
          <w:marRight w:val="0"/>
          <w:marTop w:val="0"/>
          <w:marBottom w:val="0"/>
          <w:divBdr>
            <w:top w:val="none" w:sz="0" w:space="0" w:color="auto"/>
            <w:left w:val="none" w:sz="0" w:space="0" w:color="auto"/>
            <w:bottom w:val="none" w:sz="0" w:space="0" w:color="auto"/>
            <w:right w:val="none" w:sz="0" w:space="0" w:color="auto"/>
          </w:divBdr>
        </w:div>
        <w:div w:id="1063140704">
          <w:marLeft w:val="480"/>
          <w:marRight w:val="0"/>
          <w:marTop w:val="0"/>
          <w:marBottom w:val="0"/>
          <w:divBdr>
            <w:top w:val="none" w:sz="0" w:space="0" w:color="auto"/>
            <w:left w:val="none" w:sz="0" w:space="0" w:color="auto"/>
            <w:bottom w:val="none" w:sz="0" w:space="0" w:color="auto"/>
            <w:right w:val="none" w:sz="0" w:space="0" w:color="auto"/>
          </w:divBdr>
        </w:div>
        <w:div w:id="1120997761">
          <w:marLeft w:val="480"/>
          <w:marRight w:val="0"/>
          <w:marTop w:val="0"/>
          <w:marBottom w:val="0"/>
          <w:divBdr>
            <w:top w:val="none" w:sz="0" w:space="0" w:color="auto"/>
            <w:left w:val="none" w:sz="0" w:space="0" w:color="auto"/>
            <w:bottom w:val="none" w:sz="0" w:space="0" w:color="auto"/>
            <w:right w:val="none" w:sz="0" w:space="0" w:color="auto"/>
          </w:divBdr>
        </w:div>
        <w:div w:id="1124621435">
          <w:marLeft w:val="480"/>
          <w:marRight w:val="0"/>
          <w:marTop w:val="0"/>
          <w:marBottom w:val="0"/>
          <w:divBdr>
            <w:top w:val="none" w:sz="0" w:space="0" w:color="auto"/>
            <w:left w:val="none" w:sz="0" w:space="0" w:color="auto"/>
            <w:bottom w:val="none" w:sz="0" w:space="0" w:color="auto"/>
            <w:right w:val="none" w:sz="0" w:space="0" w:color="auto"/>
          </w:divBdr>
        </w:div>
        <w:div w:id="1148477696">
          <w:marLeft w:val="480"/>
          <w:marRight w:val="0"/>
          <w:marTop w:val="0"/>
          <w:marBottom w:val="0"/>
          <w:divBdr>
            <w:top w:val="none" w:sz="0" w:space="0" w:color="auto"/>
            <w:left w:val="none" w:sz="0" w:space="0" w:color="auto"/>
            <w:bottom w:val="none" w:sz="0" w:space="0" w:color="auto"/>
            <w:right w:val="none" w:sz="0" w:space="0" w:color="auto"/>
          </w:divBdr>
        </w:div>
        <w:div w:id="1204824872">
          <w:marLeft w:val="480"/>
          <w:marRight w:val="0"/>
          <w:marTop w:val="0"/>
          <w:marBottom w:val="0"/>
          <w:divBdr>
            <w:top w:val="none" w:sz="0" w:space="0" w:color="auto"/>
            <w:left w:val="none" w:sz="0" w:space="0" w:color="auto"/>
            <w:bottom w:val="none" w:sz="0" w:space="0" w:color="auto"/>
            <w:right w:val="none" w:sz="0" w:space="0" w:color="auto"/>
          </w:divBdr>
        </w:div>
        <w:div w:id="1237010752">
          <w:marLeft w:val="480"/>
          <w:marRight w:val="0"/>
          <w:marTop w:val="0"/>
          <w:marBottom w:val="0"/>
          <w:divBdr>
            <w:top w:val="none" w:sz="0" w:space="0" w:color="auto"/>
            <w:left w:val="none" w:sz="0" w:space="0" w:color="auto"/>
            <w:bottom w:val="none" w:sz="0" w:space="0" w:color="auto"/>
            <w:right w:val="none" w:sz="0" w:space="0" w:color="auto"/>
          </w:divBdr>
        </w:div>
        <w:div w:id="1240020342">
          <w:marLeft w:val="480"/>
          <w:marRight w:val="0"/>
          <w:marTop w:val="0"/>
          <w:marBottom w:val="0"/>
          <w:divBdr>
            <w:top w:val="none" w:sz="0" w:space="0" w:color="auto"/>
            <w:left w:val="none" w:sz="0" w:space="0" w:color="auto"/>
            <w:bottom w:val="none" w:sz="0" w:space="0" w:color="auto"/>
            <w:right w:val="none" w:sz="0" w:space="0" w:color="auto"/>
          </w:divBdr>
        </w:div>
        <w:div w:id="1295333847">
          <w:marLeft w:val="480"/>
          <w:marRight w:val="0"/>
          <w:marTop w:val="0"/>
          <w:marBottom w:val="0"/>
          <w:divBdr>
            <w:top w:val="none" w:sz="0" w:space="0" w:color="auto"/>
            <w:left w:val="none" w:sz="0" w:space="0" w:color="auto"/>
            <w:bottom w:val="none" w:sz="0" w:space="0" w:color="auto"/>
            <w:right w:val="none" w:sz="0" w:space="0" w:color="auto"/>
          </w:divBdr>
        </w:div>
        <w:div w:id="1326132416">
          <w:marLeft w:val="480"/>
          <w:marRight w:val="0"/>
          <w:marTop w:val="0"/>
          <w:marBottom w:val="0"/>
          <w:divBdr>
            <w:top w:val="none" w:sz="0" w:space="0" w:color="auto"/>
            <w:left w:val="none" w:sz="0" w:space="0" w:color="auto"/>
            <w:bottom w:val="none" w:sz="0" w:space="0" w:color="auto"/>
            <w:right w:val="none" w:sz="0" w:space="0" w:color="auto"/>
          </w:divBdr>
        </w:div>
        <w:div w:id="1346054912">
          <w:marLeft w:val="480"/>
          <w:marRight w:val="0"/>
          <w:marTop w:val="0"/>
          <w:marBottom w:val="0"/>
          <w:divBdr>
            <w:top w:val="none" w:sz="0" w:space="0" w:color="auto"/>
            <w:left w:val="none" w:sz="0" w:space="0" w:color="auto"/>
            <w:bottom w:val="none" w:sz="0" w:space="0" w:color="auto"/>
            <w:right w:val="none" w:sz="0" w:space="0" w:color="auto"/>
          </w:divBdr>
        </w:div>
        <w:div w:id="1350065303">
          <w:marLeft w:val="480"/>
          <w:marRight w:val="0"/>
          <w:marTop w:val="0"/>
          <w:marBottom w:val="0"/>
          <w:divBdr>
            <w:top w:val="none" w:sz="0" w:space="0" w:color="auto"/>
            <w:left w:val="none" w:sz="0" w:space="0" w:color="auto"/>
            <w:bottom w:val="none" w:sz="0" w:space="0" w:color="auto"/>
            <w:right w:val="none" w:sz="0" w:space="0" w:color="auto"/>
          </w:divBdr>
        </w:div>
        <w:div w:id="1421829836">
          <w:marLeft w:val="480"/>
          <w:marRight w:val="0"/>
          <w:marTop w:val="0"/>
          <w:marBottom w:val="0"/>
          <w:divBdr>
            <w:top w:val="none" w:sz="0" w:space="0" w:color="auto"/>
            <w:left w:val="none" w:sz="0" w:space="0" w:color="auto"/>
            <w:bottom w:val="none" w:sz="0" w:space="0" w:color="auto"/>
            <w:right w:val="none" w:sz="0" w:space="0" w:color="auto"/>
          </w:divBdr>
        </w:div>
        <w:div w:id="1466700321">
          <w:marLeft w:val="480"/>
          <w:marRight w:val="0"/>
          <w:marTop w:val="0"/>
          <w:marBottom w:val="0"/>
          <w:divBdr>
            <w:top w:val="none" w:sz="0" w:space="0" w:color="auto"/>
            <w:left w:val="none" w:sz="0" w:space="0" w:color="auto"/>
            <w:bottom w:val="none" w:sz="0" w:space="0" w:color="auto"/>
            <w:right w:val="none" w:sz="0" w:space="0" w:color="auto"/>
          </w:divBdr>
        </w:div>
        <w:div w:id="1597247962">
          <w:marLeft w:val="480"/>
          <w:marRight w:val="0"/>
          <w:marTop w:val="0"/>
          <w:marBottom w:val="0"/>
          <w:divBdr>
            <w:top w:val="none" w:sz="0" w:space="0" w:color="auto"/>
            <w:left w:val="none" w:sz="0" w:space="0" w:color="auto"/>
            <w:bottom w:val="none" w:sz="0" w:space="0" w:color="auto"/>
            <w:right w:val="none" w:sz="0" w:space="0" w:color="auto"/>
          </w:divBdr>
        </w:div>
        <w:div w:id="1599752260">
          <w:marLeft w:val="480"/>
          <w:marRight w:val="0"/>
          <w:marTop w:val="0"/>
          <w:marBottom w:val="0"/>
          <w:divBdr>
            <w:top w:val="none" w:sz="0" w:space="0" w:color="auto"/>
            <w:left w:val="none" w:sz="0" w:space="0" w:color="auto"/>
            <w:bottom w:val="none" w:sz="0" w:space="0" w:color="auto"/>
            <w:right w:val="none" w:sz="0" w:space="0" w:color="auto"/>
          </w:divBdr>
        </w:div>
        <w:div w:id="1685325569">
          <w:marLeft w:val="480"/>
          <w:marRight w:val="0"/>
          <w:marTop w:val="0"/>
          <w:marBottom w:val="0"/>
          <w:divBdr>
            <w:top w:val="none" w:sz="0" w:space="0" w:color="auto"/>
            <w:left w:val="none" w:sz="0" w:space="0" w:color="auto"/>
            <w:bottom w:val="none" w:sz="0" w:space="0" w:color="auto"/>
            <w:right w:val="none" w:sz="0" w:space="0" w:color="auto"/>
          </w:divBdr>
        </w:div>
        <w:div w:id="1688211796">
          <w:marLeft w:val="480"/>
          <w:marRight w:val="0"/>
          <w:marTop w:val="0"/>
          <w:marBottom w:val="0"/>
          <w:divBdr>
            <w:top w:val="none" w:sz="0" w:space="0" w:color="auto"/>
            <w:left w:val="none" w:sz="0" w:space="0" w:color="auto"/>
            <w:bottom w:val="none" w:sz="0" w:space="0" w:color="auto"/>
            <w:right w:val="none" w:sz="0" w:space="0" w:color="auto"/>
          </w:divBdr>
        </w:div>
        <w:div w:id="1725833739">
          <w:marLeft w:val="480"/>
          <w:marRight w:val="0"/>
          <w:marTop w:val="0"/>
          <w:marBottom w:val="0"/>
          <w:divBdr>
            <w:top w:val="none" w:sz="0" w:space="0" w:color="auto"/>
            <w:left w:val="none" w:sz="0" w:space="0" w:color="auto"/>
            <w:bottom w:val="none" w:sz="0" w:space="0" w:color="auto"/>
            <w:right w:val="none" w:sz="0" w:space="0" w:color="auto"/>
          </w:divBdr>
        </w:div>
        <w:div w:id="1770463601">
          <w:marLeft w:val="480"/>
          <w:marRight w:val="0"/>
          <w:marTop w:val="0"/>
          <w:marBottom w:val="0"/>
          <w:divBdr>
            <w:top w:val="none" w:sz="0" w:space="0" w:color="auto"/>
            <w:left w:val="none" w:sz="0" w:space="0" w:color="auto"/>
            <w:bottom w:val="none" w:sz="0" w:space="0" w:color="auto"/>
            <w:right w:val="none" w:sz="0" w:space="0" w:color="auto"/>
          </w:divBdr>
        </w:div>
        <w:div w:id="1837065705">
          <w:marLeft w:val="480"/>
          <w:marRight w:val="0"/>
          <w:marTop w:val="0"/>
          <w:marBottom w:val="0"/>
          <w:divBdr>
            <w:top w:val="none" w:sz="0" w:space="0" w:color="auto"/>
            <w:left w:val="none" w:sz="0" w:space="0" w:color="auto"/>
            <w:bottom w:val="none" w:sz="0" w:space="0" w:color="auto"/>
            <w:right w:val="none" w:sz="0" w:space="0" w:color="auto"/>
          </w:divBdr>
        </w:div>
        <w:div w:id="1871336416">
          <w:marLeft w:val="480"/>
          <w:marRight w:val="0"/>
          <w:marTop w:val="0"/>
          <w:marBottom w:val="0"/>
          <w:divBdr>
            <w:top w:val="none" w:sz="0" w:space="0" w:color="auto"/>
            <w:left w:val="none" w:sz="0" w:space="0" w:color="auto"/>
            <w:bottom w:val="none" w:sz="0" w:space="0" w:color="auto"/>
            <w:right w:val="none" w:sz="0" w:space="0" w:color="auto"/>
          </w:divBdr>
        </w:div>
        <w:div w:id="1921214587">
          <w:marLeft w:val="480"/>
          <w:marRight w:val="0"/>
          <w:marTop w:val="0"/>
          <w:marBottom w:val="0"/>
          <w:divBdr>
            <w:top w:val="none" w:sz="0" w:space="0" w:color="auto"/>
            <w:left w:val="none" w:sz="0" w:space="0" w:color="auto"/>
            <w:bottom w:val="none" w:sz="0" w:space="0" w:color="auto"/>
            <w:right w:val="none" w:sz="0" w:space="0" w:color="auto"/>
          </w:divBdr>
        </w:div>
        <w:div w:id="1954630420">
          <w:marLeft w:val="480"/>
          <w:marRight w:val="0"/>
          <w:marTop w:val="0"/>
          <w:marBottom w:val="0"/>
          <w:divBdr>
            <w:top w:val="none" w:sz="0" w:space="0" w:color="auto"/>
            <w:left w:val="none" w:sz="0" w:space="0" w:color="auto"/>
            <w:bottom w:val="none" w:sz="0" w:space="0" w:color="auto"/>
            <w:right w:val="none" w:sz="0" w:space="0" w:color="auto"/>
          </w:divBdr>
        </w:div>
        <w:div w:id="1964532634">
          <w:marLeft w:val="480"/>
          <w:marRight w:val="0"/>
          <w:marTop w:val="0"/>
          <w:marBottom w:val="0"/>
          <w:divBdr>
            <w:top w:val="none" w:sz="0" w:space="0" w:color="auto"/>
            <w:left w:val="none" w:sz="0" w:space="0" w:color="auto"/>
            <w:bottom w:val="none" w:sz="0" w:space="0" w:color="auto"/>
            <w:right w:val="none" w:sz="0" w:space="0" w:color="auto"/>
          </w:divBdr>
        </w:div>
        <w:div w:id="1980110352">
          <w:marLeft w:val="480"/>
          <w:marRight w:val="0"/>
          <w:marTop w:val="0"/>
          <w:marBottom w:val="0"/>
          <w:divBdr>
            <w:top w:val="none" w:sz="0" w:space="0" w:color="auto"/>
            <w:left w:val="none" w:sz="0" w:space="0" w:color="auto"/>
            <w:bottom w:val="none" w:sz="0" w:space="0" w:color="auto"/>
            <w:right w:val="none" w:sz="0" w:space="0" w:color="auto"/>
          </w:divBdr>
        </w:div>
        <w:div w:id="1988632616">
          <w:marLeft w:val="480"/>
          <w:marRight w:val="0"/>
          <w:marTop w:val="0"/>
          <w:marBottom w:val="0"/>
          <w:divBdr>
            <w:top w:val="none" w:sz="0" w:space="0" w:color="auto"/>
            <w:left w:val="none" w:sz="0" w:space="0" w:color="auto"/>
            <w:bottom w:val="none" w:sz="0" w:space="0" w:color="auto"/>
            <w:right w:val="none" w:sz="0" w:space="0" w:color="auto"/>
          </w:divBdr>
        </w:div>
        <w:div w:id="2008901685">
          <w:marLeft w:val="480"/>
          <w:marRight w:val="0"/>
          <w:marTop w:val="0"/>
          <w:marBottom w:val="0"/>
          <w:divBdr>
            <w:top w:val="none" w:sz="0" w:space="0" w:color="auto"/>
            <w:left w:val="none" w:sz="0" w:space="0" w:color="auto"/>
            <w:bottom w:val="none" w:sz="0" w:space="0" w:color="auto"/>
            <w:right w:val="none" w:sz="0" w:space="0" w:color="auto"/>
          </w:divBdr>
        </w:div>
        <w:div w:id="2043748070">
          <w:marLeft w:val="480"/>
          <w:marRight w:val="0"/>
          <w:marTop w:val="0"/>
          <w:marBottom w:val="0"/>
          <w:divBdr>
            <w:top w:val="none" w:sz="0" w:space="0" w:color="auto"/>
            <w:left w:val="none" w:sz="0" w:space="0" w:color="auto"/>
            <w:bottom w:val="none" w:sz="0" w:space="0" w:color="auto"/>
            <w:right w:val="none" w:sz="0" w:space="0" w:color="auto"/>
          </w:divBdr>
        </w:div>
        <w:div w:id="2044862836">
          <w:marLeft w:val="480"/>
          <w:marRight w:val="0"/>
          <w:marTop w:val="0"/>
          <w:marBottom w:val="0"/>
          <w:divBdr>
            <w:top w:val="none" w:sz="0" w:space="0" w:color="auto"/>
            <w:left w:val="none" w:sz="0" w:space="0" w:color="auto"/>
            <w:bottom w:val="none" w:sz="0" w:space="0" w:color="auto"/>
            <w:right w:val="none" w:sz="0" w:space="0" w:color="auto"/>
          </w:divBdr>
        </w:div>
        <w:div w:id="2060394687">
          <w:marLeft w:val="480"/>
          <w:marRight w:val="0"/>
          <w:marTop w:val="0"/>
          <w:marBottom w:val="0"/>
          <w:divBdr>
            <w:top w:val="none" w:sz="0" w:space="0" w:color="auto"/>
            <w:left w:val="none" w:sz="0" w:space="0" w:color="auto"/>
            <w:bottom w:val="none" w:sz="0" w:space="0" w:color="auto"/>
            <w:right w:val="none" w:sz="0" w:space="0" w:color="auto"/>
          </w:divBdr>
        </w:div>
        <w:div w:id="2078824904">
          <w:marLeft w:val="480"/>
          <w:marRight w:val="0"/>
          <w:marTop w:val="0"/>
          <w:marBottom w:val="0"/>
          <w:divBdr>
            <w:top w:val="none" w:sz="0" w:space="0" w:color="auto"/>
            <w:left w:val="none" w:sz="0" w:space="0" w:color="auto"/>
            <w:bottom w:val="none" w:sz="0" w:space="0" w:color="auto"/>
            <w:right w:val="none" w:sz="0" w:space="0" w:color="auto"/>
          </w:divBdr>
        </w:div>
        <w:div w:id="2111462791">
          <w:marLeft w:val="480"/>
          <w:marRight w:val="0"/>
          <w:marTop w:val="0"/>
          <w:marBottom w:val="0"/>
          <w:divBdr>
            <w:top w:val="none" w:sz="0" w:space="0" w:color="auto"/>
            <w:left w:val="none" w:sz="0" w:space="0" w:color="auto"/>
            <w:bottom w:val="none" w:sz="0" w:space="0" w:color="auto"/>
            <w:right w:val="none" w:sz="0" w:space="0" w:color="auto"/>
          </w:divBdr>
        </w:div>
        <w:div w:id="2134665237">
          <w:marLeft w:val="480"/>
          <w:marRight w:val="0"/>
          <w:marTop w:val="0"/>
          <w:marBottom w:val="0"/>
          <w:divBdr>
            <w:top w:val="none" w:sz="0" w:space="0" w:color="auto"/>
            <w:left w:val="none" w:sz="0" w:space="0" w:color="auto"/>
            <w:bottom w:val="none" w:sz="0" w:space="0" w:color="auto"/>
            <w:right w:val="none" w:sz="0" w:space="0" w:color="auto"/>
          </w:divBdr>
        </w:div>
      </w:divsChild>
    </w:div>
    <w:div w:id="1255748816">
      <w:bodyDiv w:val="1"/>
      <w:marLeft w:val="0"/>
      <w:marRight w:val="0"/>
      <w:marTop w:val="0"/>
      <w:marBottom w:val="0"/>
      <w:divBdr>
        <w:top w:val="none" w:sz="0" w:space="0" w:color="auto"/>
        <w:left w:val="none" w:sz="0" w:space="0" w:color="auto"/>
        <w:bottom w:val="none" w:sz="0" w:space="0" w:color="auto"/>
        <w:right w:val="none" w:sz="0" w:space="0" w:color="auto"/>
      </w:divBdr>
      <w:divsChild>
        <w:div w:id="48265258">
          <w:marLeft w:val="480"/>
          <w:marRight w:val="0"/>
          <w:marTop w:val="0"/>
          <w:marBottom w:val="0"/>
          <w:divBdr>
            <w:top w:val="none" w:sz="0" w:space="0" w:color="auto"/>
            <w:left w:val="none" w:sz="0" w:space="0" w:color="auto"/>
            <w:bottom w:val="none" w:sz="0" w:space="0" w:color="auto"/>
            <w:right w:val="none" w:sz="0" w:space="0" w:color="auto"/>
          </w:divBdr>
        </w:div>
        <w:div w:id="55705648">
          <w:marLeft w:val="480"/>
          <w:marRight w:val="0"/>
          <w:marTop w:val="0"/>
          <w:marBottom w:val="0"/>
          <w:divBdr>
            <w:top w:val="none" w:sz="0" w:space="0" w:color="auto"/>
            <w:left w:val="none" w:sz="0" w:space="0" w:color="auto"/>
            <w:bottom w:val="none" w:sz="0" w:space="0" w:color="auto"/>
            <w:right w:val="none" w:sz="0" w:space="0" w:color="auto"/>
          </w:divBdr>
        </w:div>
        <w:div w:id="73010992">
          <w:marLeft w:val="480"/>
          <w:marRight w:val="0"/>
          <w:marTop w:val="0"/>
          <w:marBottom w:val="0"/>
          <w:divBdr>
            <w:top w:val="none" w:sz="0" w:space="0" w:color="auto"/>
            <w:left w:val="none" w:sz="0" w:space="0" w:color="auto"/>
            <w:bottom w:val="none" w:sz="0" w:space="0" w:color="auto"/>
            <w:right w:val="none" w:sz="0" w:space="0" w:color="auto"/>
          </w:divBdr>
        </w:div>
        <w:div w:id="81220592">
          <w:marLeft w:val="480"/>
          <w:marRight w:val="0"/>
          <w:marTop w:val="0"/>
          <w:marBottom w:val="0"/>
          <w:divBdr>
            <w:top w:val="none" w:sz="0" w:space="0" w:color="auto"/>
            <w:left w:val="none" w:sz="0" w:space="0" w:color="auto"/>
            <w:bottom w:val="none" w:sz="0" w:space="0" w:color="auto"/>
            <w:right w:val="none" w:sz="0" w:space="0" w:color="auto"/>
          </w:divBdr>
        </w:div>
        <w:div w:id="84766193">
          <w:marLeft w:val="480"/>
          <w:marRight w:val="0"/>
          <w:marTop w:val="0"/>
          <w:marBottom w:val="0"/>
          <w:divBdr>
            <w:top w:val="none" w:sz="0" w:space="0" w:color="auto"/>
            <w:left w:val="none" w:sz="0" w:space="0" w:color="auto"/>
            <w:bottom w:val="none" w:sz="0" w:space="0" w:color="auto"/>
            <w:right w:val="none" w:sz="0" w:space="0" w:color="auto"/>
          </w:divBdr>
        </w:div>
        <w:div w:id="98379358">
          <w:marLeft w:val="480"/>
          <w:marRight w:val="0"/>
          <w:marTop w:val="0"/>
          <w:marBottom w:val="0"/>
          <w:divBdr>
            <w:top w:val="none" w:sz="0" w:space="0" w:color="auto"/>
            <w:left w:val="none" w:sz="0" w:space="0" w:color="auto"/>
            <w:bottom w:val="none" w:sz="0" w:space="0" w:color="auto"/>
            <w:right w:val="none" w:sz="0" w:space="0" w:color="auto"/>
          </w:divBdr>
        </w:div>
        <w:div w:id="98574915">
          <w:marLeft w:val="480"/>
          <w:marRight w:val="0"/>
          <w:marTop w:val="0"/>
          <w:marBottom w:val="0"/>
          <w:divBdr>
            <w:top w:val="none" w:sz="0" w:space="0" w:color="auto"/>
            <w:left w:val="none" w:sz="0" w:space="0" w:color="auto"/>
            <w:bottom w:val="none" w:sz="0" w:space="0" w:color="auto"/>
            <w:right w:val="none" w:sz="0" w:space="0" w:color="auto"/>
          </w:divBdr>
        </w:div>
        <w:div w:id="119884196">
          <w:marLeft w:val="480"/>
          <w:marRight w:val="0"/>
          <w:marTop w:val="0"/>
          <w:marBottom w:val="0"/>
          <w:divBdr>
            <w:top w:val="none" w:sz="0" w:space="0" w:color="auto"/>
            <w:left w:val="none" w:sz="0" w:space="0" w:color="auto"/>
            <w:bottom w:val="none" w:sz="0" w:space="0" w:color="auto"/>
            <w:right w:val="none" w:sz="0" w:space="0" w:color="auto"/>
          </w:divBdr>
        </w:div>
        <w:div w:id="130560087">
          <w:marLeft w:val="480"/>
          <w:marRight w:val="0"/>
          <w:marTop w:val="0"/>
          <w:marBottom w:val="0"/>
          <w:divBdr>
            <w:top w:val="none" w:sz="0" w:space="0" w:color="auto"/>
            <w:left w:val="none" w:sz="0" w:space="0" w:color="auto"/>
            <w:bottom w:val="none" w:sz="0" w:space="0" w:color="auto"/>
            <w:right w:val="none" w:sz="0" w:space="0" w:color="auto"/>
          </w:divBdr>
        </w:div>
        <w:div w:id="140076949">
          <w:marLeft w:val="480"/>
          <w:marRight w:val="0"/>
          <w:marTop w:val="0"/>
          <w:marBottom w:val="0"/>
          <w:divBdr>
            <w:top w:val="none" w:sz="0" w:space="0" w:color="auto"/>
            <w:left w:val="none" w:sz="0" w:space="0" w:color="auto"/>
            <w:bottom w:val="none" w:sz="0" w:space="0" w:color="auto"/>
            <w:right w:val="none" w:sz="0" w:space="0" w:color="auto"/>
          </w:divBdr>
        </w:div>
        <w:div w:id="192501084">
          <w:marLeft w:val="480"/>
          <w:marRight w:val="0"/>
          <w:marTop w:val="0"/>
          <w:marBottom w:val="0"/>
          <w:divBdr>
            <w:top w:val="none" w:sz="0" w:space="0" w:color="auto"/>
            <w:left w:val="none" w:sz="0" w:space="0" w:color="auto"/>
            <w:bottom w:val="none" w:sz="0" w:space="0" w:color="auto"/>
            <w:right w:val="none" w:sz="0" w:space="0" w:color="auto"/>
          </w:divBdr>
        </w:div>
        <w:div w:id="223490310">
          <w:marLeft w:val="480"/>
          <w:marRight w:val="0"/>
          <w:marTop w:val="0"/>
          <w:marBottom w:val="0"/>
          <w:divBdr>
            <w:top w:val="none" w:sz="0" w:space="0" w:color="auto"/>
            <w:left w:val="none" w:sz="0" w:space="0" w:color="auto"/>
            <w:bottom w:val="none" w:sz="0" w:space="0" w:color="auto"/>
            <w:right w:val="none" w:sz="0" w:space="0" w:color="auto"/>
          </w:divBdr>
        </w:div>
        <w:div w:id="239292125">
          <w:marLeft w:val="480"/>
          <w:marRight w:val="0"/>
          <w:marTop w:val="0"/>
          <w:marBottom w:val="0"/>
          <w:divBdr>
            <w:top w:val="none" w:sz="0" w:space="0" w:color="auto"/>
            <w:left w:val="none" w:sz="0" w:space="0" w:color="auto"/>
            <w:bottom w:val="none" w:sz="0" w:space="0" w:color="auto"/>
            <w:right w:val="none" w:sz="0" w:space="0" w:color="auto"/>
          </w:divBdr>
        </w:div>
        <w:div w:id="240532471">
          <w:marLeft w:val="480"/>
          <w:marRight w:val="0"/>
          <w:marTop w:val="0"/>
          <w:marBottom w:val="0"/>
          <w:divBdr>
            <w:top w:val="none" w:sz="0" w:space="0" w:color="auto"/>
            <w:left w:val="none" w:sz="0" w:space="0" w:color="auto"/>
            <w:bottom w:val="none" w:sz="0" w:space="0" w:color="auto"/>
            <w:right w:val="none" w:sz="0" w:space="0" w:color="auto"/>
          </w:divBdr>
        </w:div>
        <w:div w:id="249241431">
          <w:marLeft w:val="480"/>
          <w:marRight w:val="0"/>
          <w:marTop w:val="0"/>
          <w:marBottom w:val="0"/>
          <w:divBdr>
            <w:top w:val="none" w:sz="0" w:space="0" w:color="auto"/>
            <w:left w:val="none" w:sz="0" w:space="0" w:color="auto"/>
            <w:bottom w:val="none" w:sz="0" w:space="0" w:color="auto"/>
            <w:right w:val="none" w:sz="0" w:space="0" w:color="auto"/>
          </w:divBdr>
        </w:div>
        <w:div w:id="249777945">
          <w:marLeft w:val="480"/>
          <w:marRight w:val="0"/>
          <w:marTop w:val="0"/>
          <w:marBottom w:val="0"/>
          <w:divBdr>
            <w:top w:val="none" w:sz="0" w:space="0" w:color="auto"/>
            <w:left w:val="none" w:sz="0" w:space="0" w:color="auto"/>
            <w:bottom w:val="none" w:sz="0" w:space="0" w:color="auto"/>
            <w:right w:val="none" w:sz="0" w:space="0" w:color="auto"/>
          </w:divBdr>
        </w:div>
        <w:div w:id="274143324">
          <w:marLeft w:val="480"/>
          <w:marRight w:val="0"/>
          <w:marTop w:val="0"/>
          <w:marBottom w:val="0"/>
          <w:divBdr>
            <w:top w:val="none" w:sz="0" w:space="0" w:color="auto"/>
            <w:left w:val="none" w:sz="0" w:space="0" w:color="auto"/>
            <w:bottom w:val="none" w:sz="0" w:space="0" w:color="auto"/>
            <w:right w:val="none" w:sz="0" w:space="0" w:color="auto"/>
          </w:divBdr>
        </w:div>
        <w:div w:id="291444537">
          <w:marLeft w:val="480"/>
          <w:marRight w:val="0"/>
          <w:marTop w:val="0"/>
          <w:marBottom w:val="0"/>
          <w:divBdr>
            <w:top w:val="none" w:sz="0" w:space="0" w:color="auto"/>
            <w:left w:val="none" w:sz="0" w:space="0" w:color="auto"/>
            <w:bottom w:val="none" w:sz="0" w:space="0" w:color="auto"/>
            <w:right w:val="none" w:sz="0" w:space="0" w:color="auto"/>
          </w:divBdr>
        </w:div>
        <w:div w:id="298340822">
          <w:marLeft w:val="480"/>
          <w:marRight w:val="0"/>
          <w:marTop w:val="0"/>
          <w:marBottom w:val="0"/>
          <w:divBdr>
            <w:top w:val="none" w:sz="0" w:space="0" w:color="auto"/>
            <w:left w:val="none" w:sz="0" w:space="0" w:color="auto"/>
            <w:bottom w:val="none" w:sz="0" w:space="0" w:color="auto"/>
            <w:right w:val="none" w:sz="0" w:space="0" w:color="auto"/>
          </w:divBdr>
        </w:div>
        <w:div w:id="307167888">
          <w:marLeft w:val="480"/>
          <w:marRight w:val="0"/>
          <w:marTop w:val="0"/>
          <w:marBottom w:val="0"/>
          <w:divBdr>
            <w:top w:val="none" w:sz="0" w:space="0" w:color="auto"/>
            <w:left w:val="none" w:sz="0" w:space="0" w:color="auto"/>
            <w:bottom w:val="none" w:sz="0" w:space="0" w:color="auto"/>
            <w:right w:val="none" w:sz="0" w:space="0" w:color="auto"/>
          </w:divBdr>
        </w:div>
        <w:div w:id="314183953">
          <w:marLeft w:val="480"/>
          <w:marRight w:val="0"/>
          <w:marTop w:val="0"/>
          <w:marBottom w:val="0"/>
          <w:divBdr>
            <w:top w:val="none" w:sz="0" w:space="0" w:color="auto"/>
            <w:left w:val="none" w:sz="0" w:space="0" w:color="auto"/>
            <w:bottom w:val="none" w:sz="0" w:space="0" w:color="auto"/>
            <w:right w:val="none" w:sz="0" w:space="0" w:color="auto"/>
          </w:divBdr>
        </w:div>
        <w:div w:id="320350065">
          <w:marLeft w:val="480"/>
          <w:marRight w:val="0"/>
          <w:marTop w:val="0"/>
          <w:marBottom w:val="0"/>
          <w:divBdr>
            <w:top w:val="none" w:sz="0" w:space="0" w:color="auto"/>
            <w:left w:val="none" w:sz="0" w:space="0" w:color="auto"/>
            <w:bottom w:val="none" w:sz="0" w:space="0" w:color="auto"/>
            <w:right w:val="none" w:sz="0" w:space="0" w:color="auto"/>
          </w:divBdr>
        </w:div>
        <w:div w:id="332219120">
          <w:marLeft w:val="480"/>
          <w:marRight w:val="0"/>
          <w:marTop w:val="0"/>
          <w:marBottom w:val="0"/>
          <w:divBdr>
            <w:top w:val="none" w:sz="0" w:space="0" w:color="auto"/>
            <w:left w:val="none" w:sz="0" w:space="0" w:color="auto"/>
            <w:bottom w:val="none" w:sz="0" w:space="0" w:color="auto"/>
            <w:right w:val="none" w:sz="0" w:space="0" w:color="auto"/>
          </w:divBdr>
        </w:div>
        <w:div w:id="376592614">
          <w:marLeft w:val="480"/>
          <w:marRight w:val="0"/>
          <w:marTop w:val="0"/>
          <w:marBottom w:val="0"/>
          <w:divBdr>
            <w:top w:val="none" w:sz="0" w:space="0" w:color="auto"/>
            <w:left w:val="none" w:sz="0" w:space="0" w:color="auto"/>
            <w:bottom w:val="none" w:sz="0" w:space="0" w:color="auto"/>
            <w:right w:val="none" w:sz="0" w:space="0" w:color="auto"/>
          </w:divBdr>
        </w:div>
        <w:div w:id="413822284">
          <w:marLeft w:val="480"/>
          <w:marRight w:val="0"/>
          <w:marTop w:val="0"/>
          <w:marBottom w:val="0"/>
          <w:divBdr>
            <w:top w:val="none" w:sz="0" w:space="0" w:color="auto"/>
            <w:left w:val="none" w:sz="0" w:space="0" w:color="auto"/>
            <w:bottom w:val="none" w:sz="0" w:space="0" w:color="auto"/>
            <w:right w:val="none" w:sz="0" w:space="0" w:color="auto"/>
          </w:divBdr>
        </w:div>
        <w:div w:id="438842972">
          <w:marLeft w:val="480"/>
          <w:marRight w:val="0"/>
          <w:marTop w:val="0"/>
          <w:marBottom w:val="0"/>
          <w:divBdr>
            <w:top w:val="none" w:sz="0" w:space="0" w:color="auto"/>
            <w:left w:val="none" w:sz="0" w:space="0" w:color="auto"/>
            <w:bottom w:val="none" w:sz="0" w:space="0" w:color="auto"/>
            <w:right w:val="none" w:sz="0" w:space="0" w:color="auto"/>
          </w:divBdr>
        </w:div>
        <w:div w:id="455563447">
          <w:marLeft w:val="480"/>
          <w:marRight w:val="0"/>
          <w:marTop w:val="0"/>
          <w:marBottom w:val="0"/>
          <w:divBdr>
            <w:top w:val="none" w:sz="0" w:space="0" w:color="auto"/>
            <w:left w:val="none" w:sz="0" w:space="0" w:color="auto"/>
            <w:bottom w:val="none" w:sz="0" w:space="0" w:color="auto"/>
            <w:right w:val="none" w:sz="0" w:space="0" w:color="auto"/>
          </w:divBdr>
        </w:div>
        <w:div w:id="495728986">
          <w:marLeft w:val="480"/>
          <w:marRight w:val="0"/>
          <w:marTop w:val="0"/>
          <w:marBottom w:val="0"/>
          <w:divBdr>
            <w:top w:val="none" w:sz="0" w:space="0" w:color="auto"/>
            <w:left w:val="none" w:sz="0" w:space="0" w:color="auto"/>
            <w:bottom w:val="none" w:sz="0" w:space="0" w:color="auto"/>
            <w:right w:val="none" w:sz="0" w:space="0" w:color="auto"/>
          </w:divBdr>
        </w:div>
        <w:div w:id="525825535">
          <w:marLeft w:val="480"/>
          <w:marRight w:val="0"/>
          <w:marTop w:val="0"/>
          <w:marBottom w:val="0"/>
          <w:divBdr>
            <w:top w:val="none" w:sz="0" w:space="0" w:color="auto"/>
            <w:left w:val="none" w:sz="0" w:space="0" w:color="auto"/>
            <w:bottom w:val="none" w:sz="0" w:space="0" w:color="auto"/>
            <w:right w:val="none" w:sz="0" w:space="0" w:color="auto"/>
          </w:divBdr>
        </w:div>
        <w:div w:id="557597874">
          <w:marLeft w:val="480"/>
          <w:marRight w:val="0"/>
          <w:marTop w:val="0"/>
          <w:marBottom w:val="0"/>
          <w:divBdr>
            <w:top w:val="none" w:sz="0" w:space="0" w:color="auto"/>
            <w:left w:val="none" w:sz="0" w:space="0" w:color="auto"/>
            <w:bottom w:val="none" w:sz="0" w:space="0" w:color="auto"/>
            <w:right w:val="none" w:sz="0" w:space="0" w:color="auto"/>
          </w:divBdr>
        </w:div>
        <w:div w:id="564873712">
          <w:marLeft w:val="480"/>
          <w:marRight w:val="0"/>
          <w:marTop w:val="0"/>
          <w:marBottom w:val="0"/>
          <w:divBdr>
            <w:top w:val="none" w:sz="0" w:space="0" w:color="auto"/>
            <w:left w:val="none" w:sz="0" w:space="0" w:color="auto"/>
            <w:bottom w:val="none" w:sz="0" w:space="0" w:color="auto"/>
            <w:right w:val="none" w:sz="0" w:space="0" w:color="auto"/>
          </w:divBdr>
        </w:div>
        <w:div w:id="579603022">
          <w:marLeft w:val="480"/>
          <w:marRight w:val="0"/>
          <w:marTop w:val="0"/>
          <w:marBottom w:val="0"/>
          <w:divBdr>
            <w:top w:val="none" w:sz="0" w:space="0" w:color="auto"/>
            <w:left w:val="none" w:sz="0" w:space="0" w:color="auto"/>
            <w:bottom w:val="none" w:sz="0" w:space="0" w:color="auto"/>
            <w:right w:val="none" w:sz="0" w:space="0" w:color="auto"/>
          </w:divBdr>
        </w:div>
        <w:div w:id="610208779">
          <w:marLeft w:val="480"/>
          <w:marRight w:val="0"/>
          <w:marTop w:val="0"/>
          <w:marBottom w:val="0"/>
          <w:divBdr>
            <w:top w:val="none" w:sz="0" w:space="0" w:color="auto"/>
            <w:left w:val="none" w:sz="0" w:space="0" w:color="auto"/>
            <w:bottom w:val="none" w:sz="0" w:space="0" w:color="auto"/>
            <w:right w:val="none" w:sz="0" w:space="0" w:color="auto"/>
          </w:divBdr>
        </w:div>
        <w:div w:id="621543594">
          <w:marLeft w:val="480"/>
          <w:marRight w:val="0"/>
          <w:marTop w:val="0"/>
          <w:marBottom w:val="0"/>
          <w:divBdr>
            <w:top w:val="none" w:sz="0" w:space="0" w:color="auto"/>
            <w:left w:val="none" w:sz="0" w:space="0" w:color="auto"/>
            <w:bottom w:val="none" w:sz="0" w:space="0" w:color="auto"/>
            <w:right w:val="none" w:sz="0" w:space="0" w:color="auto"/>
          </w:divBdr>
        </w:div>
        <w:div w:id="662007572">
          <w:marLeft w:val="480"/>
          <w:marRight w:val="0"/>
          <w:marTop w:val="0"/>
          <w:marBottom w:val="0"/>
          <w:divBdr>
            <w:top w:val="none" w:sz="0" w:space="0" w:color="auto"/>
            <w:left w:val="none" w:sz="0" w:space="0" w:color="auto"/>
            <w:bottom w:val="none" w:sz="0" w:space="0" w:color="auto"/>
            <w:right w:val="none" w:sz="0" w:space="0" w:color="auto"/>
          </w:divBdr>
        </w:div>
        <w:div w:id="662661114">
          <w:marLeft w:val="480"/>
          <w:marRight w:val="0"/>
          <w:marTop w:val="0"/>
          <w:marBottom w:val="0"/>
          <w:divBdr>
            <w:top w:val="none" w:sz="0" w:space="0" w:color="auto"/>
            <w:left w:val="none" w:sz="0" w:space="0" w:color="auto"/>
            <w:bottom w:val="none" w:sz="0" w:space="0" w:color="auto"/>
            <w:right w:val="none" w:sz="0" w:space="0" w:color="auto"/>
          </w:divBdr>
        </w:div>
        <w:div w:id="742719652">
          <w:marLeft w:val="480"/>
          <w:marRight w:val="0"/>
          <w:marTop w:val="0"/>
          <w:marBottom w:val="0"/>
          <w:divBdr>
            <w:top w:val="none" w:sz="0" w:space="0" w:color="auto"/>
            <w:left w:val="none" w:sz="0" w:space="0" w:color="auto"/>
            <w:bottom w:val="none" w:sz="0" w:space="0" w:color="auto"/>
            <w:right w:val="none" w:sz="0" w:space="0" w:color="auto"/>
          </w:divBdr>
        </w:div>
        <w:div w:id="749233696">
          <w:marLeft w:val="480"/>
          <w:marRight w:val="0"/>
          <w:marTop w:val="0"/>
          <w:marBottom w:val="0"/>
          <w:divBdr>
            <w:top w:val="none" w:sz="0" w:space="0" w:color="auto"/>
            <w:left w:val="none" w:sz="0" w:space="0" w:color="auto"/>
            <w:bottom w:val="none" w:sz="0" w:space="0" w:color="auto"/>
            <w:right w:val="none" w:sz="0" w:space="0" w:color="auto"/>
          </w:divBdr>
        </w:div>
        <w:div w:id="750395812">
          <w:marLeft w:val="480"/>
          <w:marRight w:val="0"/>
          <w:marTop w:val="0"/>
          <w:marBottom w:val="0"/>
          <w:divBdr>
            <w:top w:val="none" w:sz="0" w:space="0" w:color="auto"/>
            <w:left w:val="none" w:sz="0" w:space="0" w:color="auto"/>
            <w:bottom w:val="none" w:sz="0" w:space="0" w:color="auto"/>
            <w:right w:val="none" w:sz="0" w:space="0" w:color="auto"/>
          </w:divBdr>
        </w:div>
        <w:div w:id="771779352">
          <w:marLeft w:val="480"/>
          <w:marRight w:val="0"/>
          <w:marTop w:val="0"/>
          <w:marBottom w:val="0"/>
          <w:divBdr>
            <w:top w:val="none" w:sz="0" w:space="0" w:color="auto"/>
            <w:left w:val="none" w:sz="0" w:space="0" w:color="auto"/>
            <w:bottom w:val="none" w:sz="0" w:space="0" w:color="auto"/>
            <w:right w:val="none" w:sz="0" w:space="0" w:color="auto"/>
          </w:divBdr>
        </w:div>
        <w:div w:id="799952817">
          <w:marLeft w:val="480"/>
          <w:marRight w:val="0"/>
          <w:marTop w:val="0"/>
          <w:marBottom w:val="0"/>
          <w:divBdr>
            <w:top w:val="none" w:sz="0" w:space="0" w:color="auto"/>
            <w:left w:val="none" w:sz="0" w:space="0" w:color="auto"/>
            <w:bottom w:val="none" w:sz="0" w:space="0" w:color="auto"/>
            <w:right w:val="none" w:sz="0" w:space="0" w:color="auto"/>
          </w:divBdr>
        </w:div>
        <w:div w:id="816000113">
          <w:marLeft w:val="480"/>
          <w:marRight w:val="0"/>
          <w:marTop w:val="0"/>
          <w:marBottom w:val="0"/>
          <w:divBdr>
            <w:top w:val="none" w:sz="0" w:space="0" w:color="auto"/>
            <w:left w:val="none" w:sz="0" w:space="0" w:color="auto"/>
            <w:bottom w:val="none" w:sz="0" w:space="0" w:color="auto"/>
            <w:right w:val="none" w:sz="0" w:space="0" w:color="auto"/>
          </w:divBdr>
        </w:div>
        <w:div w:id="926579644">
          <w:marLeft w:val="480"/>
          <w:marRight w:val="0"/>
          <w:marTop w:val="0"/>
          <w:marBottom w:val="0"/>
          <w:divBdr>
            <w:top w:val="none" w:sz="0" w:space="0" w:color="auto"/>
            <w:left w:val="none" w:sz="0" w:space="0" w:color="auto"/>
            <w:bottom w:val="none" w:sz="0" w:space="0" w:color="auto"/>
            <w:right w:val="none" w:sz="0" w:space="0" w:color="auto"/>
          </w:divBdr>
        </w:div>
        <w:div w:id="1028722936">
          <w:marLeft w:val="480"/>
          <w:marRight w:val="0"/>
          <w:marTop w:val="0"/>
          <w:marBottom w:val="0"/>
          <w:divBdr>
            <w:top w:val="none" w:sz="0" w:space="0" w:color="auto"/>
            <w:left w:val="none" w:sz="0" w:space="0" w:color="auto"/>
            <w:bottom w:val="none" w:sz="0" w:space="0" w:color="auto"/>
            <w:right w:val="none" w:sz="0" w:space="0" w:color="auto"/>
          </w:divBdr>
        </w:div>
        <w:div w:id="1048726785">
          <w:marLeft w:val="480"/>
          <w:marRight w:val="0"/>
          <w:marTop w:val="0"/>
          <w:marBottom w:val="0"/>
          <w:divBdr>
            <w:top w:val="none" w:sz="0" w:space="0" w:color="auto"/>
            <w:left w:val="none" w:sz="0" w:space="0" w:color="auto"/>
            <w:bottom w:val="none" w:sz="0" w:space="0" w:color="auto"/>
            <w:right w:val="none" w:sz="0" w:space="0" w:color="auto"/>
          </w:divBdr>
        </w:div>
        <w:div w:id="1060712809">
          <w:marLeft w:val="480"/>
          <w:marRight w:val="0"/>
          <w:marTop w:val="0"/>
          <w:marBottom w:val="0"/>
          <w:divBdr>
            <w:top w:val="none" w:sz="0" w:space="0" w:color="auto"/>
            <w:left w:val="none" w:sz="0" w:space="0" w:color="auto"/>
            <w:bottom w:val="none" w:sz="0" w:space="0" w:color="auto"/>
            <w:right w:val="none" w:sz="0" w:space="0" w:color="auto"/>
          </w:divBdr>
        </w:div>
        <w:div w:id="1149899373">
          <w:marLeft w:val="480"/>
          <w:marRight w:val="0"/>
          <w:marTop w:val="0"/>
          <w:marBottom w:val="0"/>
          <w:divBdr>
            <w:top w:val="none" w:sz="0" w:space="0" w:color="auto"/>
            <w:left w:val="none" w:sz="0" w:space="0" w:color="auto"/>
            <w:bottom w:val="none" w:sz="0" w:space="0" w:color="auto"/>
            <w:right w:val="none" w:sz="0" w:space="0" w:color="auto"/>
          </w:divBdr>
        </w:div>
        <w:div w:id="1204442269">
          <w:marLeft w:val="480"/>
          <w:marRight w:val="0"/>
          <w:marTop w:val="0"/>
          <w:marBottom w:val="0"/>
          <w:divBdr>
            <w:top w:val="none" w:sz="0" w:space="0" w:color="auto"/>
            <w:left w:val="none" w:sz="0" w:space="0" w:color="auto"/>
            <w:bottom w:val="none" w:sz="0" w:space="0" w:color="auto"/>
            <w:right w:val="none" w:sz="0" w:space="0" w:color="auto"/>
          </w:divBdr>
        </w:div>
        <w:div w:id="1216160928">
          <w:marLeft w:val="480"/>
          <w:marRight w:val="0"/>
          <w:marTop w:val="0"/>
          <w:marBottom w:val="0"/>
          <w:divBdr>
            <w:top w:val="none" w:sz="0" w:space="0" w:color="auto"/>
            <w:left w:val="none" w:sz="0" w:space="0" w:color="auto"/>
            <w:bottom w:val="none" w:sz="0" w:space="0" w:color="auto"/>
            <w:right w:val="none" w:sz="0" w:space="0" w:color="auto"/>
          </w:divBdr>
        </w:div>
        <w:div w:id="1236548200">
          <w:marLeft w:val="480"/>
          <w:marRight w:val="0"/>
          <w:marTop w:val="0"/>
          <w:marBottom w:val="0"/>
          <w:divBdr>
            <w:top w:val="none" w:sz="0" w:space="0" w:color="auto"/>
            <w:left w:val="none" w:sz="0" w:space="0" w:color="auto"/>
            <w:bottom w:val="none" w:sz="0" w:space="0" w:color="auto"/>
            <w:right w:val="none" w:sz="0" w:space="0" w:color="auto"/>
          </w:divBdr>
        </w:div>
        <w:div w:id="1263150596">
          <w:marLeft w:val="480"/>
          <w:marRight w:val="0"/>
          <w:marTop w:val="0"/>
          <w:marBottom w:val="0"/>
          <w:divBdr>
            <w:top w:val="none" w:sz="0" w:space="0" w:color="auto"/>
            <w:left w:val="none" w:sz="0" w:space="0" w:color="auto"/>
            <w:bottom w:val="none" w:sz="0" w:space="0" w:color="auto"/>
            <w:right w:val="none" w:sz="0" w:space="0" w:color="auto"/>
          </w:divBdr>
        </w:div>
        <w:div w:id="1335524452">
          <w:marLeft w:val="480"/>
          <w:marRight w:val="0"/>
          <w:marTop w:val="0"/>
          <w:marBottom w:val="0"/>
          <w:divBdr>
            <w:top w:val="none" w:sz="0" w:space="0" w:color="auto"/>
            <w:left w:val="none" w:sz="0" w:space="0" w:color="auto"/>
            <w:bottom w:val="none" w:sz="0" w:space="0" w:color="auto"/>
            <w:right w:val="none" w:sz="0" w:space="0" w:color="auto"/>
          </w:divBdr>
        </w:div>
        <w:div w:id="1457404652">
          <w:marLeft w:val="480"/>
          <w:marRight w:val="0"/>
          <w:marTop w:val="0"/>
          <w:marBottom w:val="0"/>
          <w:divBdr>
            <w:top w:val="none" w:sz="0" w:space="0" w:color="auto"/>
            <w:left w:val="none" w:sz="0" w:space="0" w:color="auto"/>
            <w:bottom w:val="none" w:sz="0" w:space="0" w:color="auto"/>
            <w:right w:val="none" w:sz="0" w:space="0" w:color="auto"/>
          </w:divBdr>
        </w:div>
        <w:div w:id="1489403282">
          <w:marLeft w:val="480"/>
          <w:marRight w:val="0"/>
          <w:marTop w:val="0"/>
          <w:marBottom w:val="0"/>
          <w:divBdr>
            <w:top w:val="none" w:sz="0" w:space="0" w:color="auto"/>
            <w:left w:val="none" w:sz="0" w:space="0" w:color="auto"/>
            <w:bottom w:val="none" w:sz="0" w:space="0" w:color="auto"/>
            <w:right w:val="none" w:sz="0" w:space="0" w:color="auto"/>
          </w:divBdr>
        </w:div>
        <w:div w:id="1502624515">
          <w:marLeft w:val="480"/>
          <w:marRight w:val="0"/>
          <w:marTop w:val="0"/>
          <w:marBottom w:val="0"/>
          <w:divBdr>
            <w:top w:val="none" w:sz="0" w:space="0" w:color="auto"/>
            <w:left w:val="none" w:sz="0" w:space="0" w:color="auto"/>
            <w:bottom w:val="none" w:sz="0" w:space="0" w:color="auto"/>
            <w:right w:val="none" w:sz="0" w:space="0" w:color="auto"/>
          </w:divBdr>
        </w:div>
        <w:div w:id="1515877457">
          <w:marLeft w:val="480"/>
          <w:marRight w:val="0"/>
          <w:marTop w:val="0"/>
          <w:marBottom w:val="0"/>
          <w:divBdr>
            <w:top w:val="none" w:sz="0" w:space="0" w:color="auto"/>
            <w:left w:val="none" w:sz="0" w:space="0" w:color="auto"/>
            <w:bottom w:val="none" w:sz="0" w:space="0" w:color="auto"/>
            <w:right w:val="none" w:sz="0" w:space="0" w:color="auto"/>
          </w:divBdr>
        </w:div>
        <w:div w:id="1533685683">
          <w:marLeft w:val="480"/>
          <w:marRight w:val="0"/>
          <w:marTop w:val="0"/>
          <w:marBottom w:val="0"/>
          <w:divBdr>
            <w:top w:val="none" w:sz="0" w:space="0" w:color="auto"/>
            <w:left w:val="none" w:sz="0" w:space="0" w:color="auto"/>
            <w:bottom w:val="none" w:sz="0" w:space="0" w:color="auto"/>
            <w:right w:val="none" w:sz="0" w:space="0" w:color="auto"/>
          </w:divBdr>
        </w:div>
        <w:div w:id="1551964318">
          <w:marLeft w:val="480"/>
          <w:marRight w:val="0"/>
          <w:marTop w:val="0"/>
          <w:marBottom w:val="0"/>
          <w:divBdr>
            <w:top w:val="none" w:sz="0" w:space="0" w:color="auto"/>
            <w:left w:val="none" w:sz="0" w:space="0" w:color="auto"/>
            <w:bottom w:val="none" w:sz="0" w:space="0" w:color="auto"/>
            <w:right w:val="none" w:sz="0" w:space="0" w:color="auto"/>
          </w:divBdr>
        </w:div>
        <w:div w:id="1620914259">
          <w:marLeft w:val="480"/>
          <w:marRight w:val="0"/>
          <w:marTop w:val="0"/>
          <w:marBottom w:val="0"/>
          <w:divBdr>
            <w:top w:val="none" w:sz="0" w:space="0" w:color="auto"/>
            <w:left w:val="none" w:sz="0" w:space="0" w:color="auto"/>
            <w:bottom w:val="none" w:sz="0" w:space="0" w:color="auto"/>
            <w:right w:val="none" w:sz="0" w:space="0" w:color="auto"/>
          </w:divBdr>
        </w:div>
        <w:div w:id="1668636256">
          <w:marLeft w:val="480"/>
          <w:marRight w:val="0"/>
          <w:marTop w:val="0"/>
          <w:marBottom w:val="0"/>
          <w:divBdr>
            <w:top w:val="none" w:sz="0" w:space="0" w:color="auto"/>
            <w:left w:val="none" w:sz="0" w:space="0" w:color="auto"/>
            <w:bottom w:val="none" w:sz="0" w:space="0" w:color="auto"/>
            <w:right w:val="none" w:sz="0" w:space="0" w:color="auto"/>
          </w:divBdr>
        </w:div>
        <w:div w:id="1689285147">
          <w:marLeft w:val="480"/>
          <w:marRight w:val="0"/>
          <w:marTop w:val="0"/>
          <w:marBottom w:val="0"/>
          <w:divBdr>
            <w:top w:val="none" w:sz="0" w:space="0" w:color="auto"/>
            <w:left w:val="none" w:sz="0" w:space="0" w:color="auto"/>
            <w:bottom w:val="none" w:sz="0" w:space="0" w:color="auto"/>
            <w:right w:val="none" w:sz="0" w:space="0" w:color="auto"/>
          </w:divBdr>
        </w:div>
        <w:div w:id="1722289984">
          <w:marLeft w:val="480"/>
          <w:marRight w:val="0"/>
          <w:marTop w:val="0"/>
          <w:marBottom w:val="0"/>
          <w:divBdr>
            <w:top w:val="none" w:sz="0" w:space="0" w:color="auto"/>
            <w:left w:val="none" w:sz="0" w:space="0" w:color="auto"/>
            <w:bottom w:val="none" w:sz="0" w:space="0" w:color="auto"/>
            <w:right w:val="none" w:sz="0" w:space="0" w:color="auto"/>
          </w:divBdr>
        </w:div>
        <w:div w:id="1769734465">
          <w:marLeft w:val="480"/>
          <w:marRight w:val="0"/>
          <w:marTop w:val="0"/>
          <w:marBottom w:val="0"/>
          <w:divBdr>
            <w:top w:val="none" w:sz="0" w:space="0" w:color="auto"/>
            <w:left w:val="none" w:sz="0" w:space="0" w:color="auto"/>
            <w:bottom w:val="none" w:sz="0" w:space="0" w:color="auto"/>
            <w:right w:val="none" w:sz="0" w:space="0" w:color="auto"/>
          </w:divBdr>
        </w:div>
        <w:div w:id="1775176422">
          <w:marLeft w:val="480"/>
          <w:marRight w:val="0"/>
          <w:marTop w:val="0"/>
          <w:marBottom w:val="0"/>
          <w:divBdr>
            <w:top w:val="none" w:sz="0" w:space="0" w:color="auto"/>
            <w:left w:val="none" w:sz="0" w:space="0" w:color="auto"/>
            <w:bottom w:val="none" w:sz="0" w:space="0" w:color="auto"/>
            <w:right w:val="none" w:sz="0" w:space="0" w:color="auto"/>
          </w:divBdr>
        </w:div>
        <w:div w:id="1871995232">
          <w:marLeft w:val="480"/>
          <w:marRight w:val="0"/>
          <w:marTop w:val="0"/>
          <w:marBottom w:val="0"/>
          <w:divBdr>
            <w:top w:val="none" w:sz="0" w:space="0" w:color="auto"/>
            <w:left w:val="none" w:sz="0" w:space="0" w:color="auto"/>
            <w:bottom w:val="none" w:sz="0" w:space="0" w:color="auto"/>
            <w:right w:val="none" w:sz="0" w:space="0" w:color="auto"/>
          </w:divBdr>
        </w:div>
        <w:div w:id="1920358092">
          <w:marLeft w:val="480"/>
          <w:marRight w:val="0"/>
          <w:marTop w:val="0"/>
          <w:marBottom w:val="0"/>
          <w:divBdr>
            <w:top w:val="none" w:sz="0" w:space="0" w:color="auto"/>
            <w:left w:val="none" w:sz="0" w:space="0" w:color="auto"/>
            <w:bottom w:val="none" w:sz="0" w:space="0" w:color="auto"/>
            <w:right w:val="none" w:sz="0" w:space="0" w:color="auto"/>
          </w:divBdr>
        </w:div>
        <w:div w:id="1950038716">
          <w:marLeft w:val="480"/>
          <w:marRight w:val="0"/>
          <w:marTop w:val="0"/>
          <w:marBottom w:val="0"/>
          <w:divBdr>
            <w:top w:val="none" w:sz="0" w:space="0" w:color="auto"/>
            <w:left w:val="none" w:sz="0" w:space="0" w:color="auto"/>
            <w:bottom w:val="none" w:sz="0" w:space="0" w:color="auto"/>
            <w:right w:val="none" w:sz="0" w:space="0" w:color="auto"/>
          </w:divBdr>
        </w:div>
        <w:div w:id="1996950431">
          <w:marLeft w:val="480"/>
          <w:marRight w:val="0"/>
          <w:marTop w:val="0"/>
          <w:marBottom w:val="0"/>
          <w:divBdr>
            <w:top w:val="none" w:sz="0" w:space="0" w:color="auto"/>
            <w:left w:val="none" w:sz="0" w:space="0" w:color="auto"/>
            <w:bottom w:val="none" w:sz="0" w:space="0" w:color="auto"/>
            <w:right w:val="none" w:sz="0" w:space="0" w:color="auto"/>
          </w:divBdr>
        </w:div>
        <w:div w:id="1998922968">
          <w:marLeft w:val="480"/>
          <w:marRight w:val="0"/>
          <w:marTop w:val="0"/>
          <w:marBottom w:val="0"/>
          <w:divBdr>
            <w:top w:val="none" w:sz="0" w:space="0" w:color="auto"/>
            <w:left w:val="none" w:sz="0" w:space="0" w:color="auto"/>
            <w:bottom w:val="none" w:sz="0" w:space="0" w:color="auto"/>
            <w:right w:val="none" w:sz="0" w:space="0" w:color="auto"/>
          </w:divBdr>
        </w:div>
        <w:div w:id="2066371413">
          <w:marLeft w:val="480"/>
          <w:marRight w:val="0"/>
          <w:marTop w:val="0"/>
          <w:marBottom w:val="0"/>
          <w:divBdr>
            <w:top w:val="none" w:sz="0" w:space="0" w:color="auto"/>
            <w:left w:val="none" w:sz="0" w:space="0" w:color="auto"/>
            <w:bottom w:val="none" w:sz="0" w:space="0" w:color="auto"/>
            <w:right w:val="none" w:sz="0" w:space="0" w:color="auto"/>
          </w:divBdr>
        </w:div>
        <w:div w:id="2078358553">
          <w:marLeft w:val="480"/>
          <w:marRight w:val="0"/>
          <w:marTop w:val="0"/>
          <w:marBottom w:val="0"/>
          <w:divBdr>
            <w:top w:val="none" w:sz="0" w:space="0" w:color="auto"/>
            <w:left w:val="none" w:sz="0" w:space="0" w:color="auto"/>
            <w:bottom w:val="none" w:sz="0" w:space="0" w:color="auto"/>
            <w:right w:val="none" w:sz="0" w:space="0" w:color="auto"/>
          </w:divBdr>
        </w:div>
        <w:div w:id="2086413606">
          <w:marLeft w:val="480"/>
          <w:marRight w:val="0"/>
          <w:marTop w:val="0"/>
          <w:marBottom w:val="0"/>
          <w:divBdr>
            <w:top w:val="none" w:sz="0" w:space="0" w:color="auto"/>
            <w:left w:val="none" w:sz="0" w:space="0" w:color="auto"/>
            <w:bottom w:val="none" w:sz="0" w:space="0" w:color="auto"/>
            <w:right w:val="none" w:sz="0" w:space="0" w:color="auto"/>
          </w:divBdr>
        </w:div>
        <w:div w:id="2108234293">
          <w:marLeft w:val="480"/>
          <w:marRight w:val="0"/>
          <w:marTop w:val="0"/>
          <w:marBottom w:val="0"/>
          <w:divBdr>
            <w:top w:val="none" w:sz="0" w:space="0" w:color="auto"/>
            <w:left w:val="none" w:sz="0" w:space="0" w:color="auto"/>
            <w:bottom w:val="none" w:sz="0" w:space="0" w:color="auto"/>
            <w:right w:val="none" w:sz="0" w:space="0" w:color="auto"/>
          </w:divBdr>
        </w:div>
      </w:divsChild>
    </w:div>
    <w:div w:id="1256480012">
      <w:bodyDiv w:val="1"/>
      <w:marLeft w:val="0"/>
      <w:marRight w:val="0"/>
      <w:marTop w:val="0"/>
      <w:marBottom w:val="0"/>
      <w:divBdr>
        <w:top w:val="none" w:sz="0" w:space="0" w:color="auto"/>
        <w:left w:val="none" w:sz="0" w:space="0" w:color="auto"/>
        <w:bottom w:val="none" w:sz="0" w:space="0" w:color="auto"/>
        <w:right w:val="none" w:sz="0" w:space="0" w:color="auto"/>
      </w:divBdr>
    </w:div>
    <w:div w:id="1256943863">
      <w:bodyDiv w:val="1"/>
      <w:marLeft w:val="0"/>
      <w:marRight w:val="0"/>
      <w:marTop w:val="0"/>
      <w:marBottom w:val="0"/>
      <w:divBdr>
        <w:top w:val="none" w:sz="0" w:space="0" w:color="auto"/>
        <w:left w:val="none" w:sz="0" w:space="0" w:color="auto"/>
        <w:bottom w:val="none" w:sz="0" w:space="0" w:color="auto"/>
        <w:right w:val="none" w:sz="0" w:space="0" w:color="auto"/>
      </w:divBdr>
    </w:div>
    <w:div w:id="1263881136">
      <w:bodyDiv w:val="1"/>
      <w:marLeft w:val="0"/>
      <w:marRight w:val="0"/>
      <w:marTop w:val="0"/>
      <w:marBottom w:val="0"/>
      <w:divBdr>
        <w:top w:val="none" w:sz="0" w:space="0" w:color="auto"/>
        <w:left w:val="none" w:sz="0" w:space="0" w:color="auto"/>
        <w:bottom w:val="none" w:sz="0" w:space="0" w:color="auto"/>
        <w:right w:val="none" w:sz="0" w:space="0" w:color="auto"/>
      </w:divBdr>
      <w:divsChild>
        <w:div w:id="63720715">
          <w:marLeft w:val="480"/>
          <w:marRight w:val="0"/>
          <w:marTop w:val="0"/>
          <w:marBottom w:val="0"/>
          <w:divBdr>
            <w:top w:val="none" w:sz="0" w:space="0" w:color="auto"/>
            <w:left w:val="none" w:sz="0" w:space="0" w:color="auto"/>
            <w:bottom w:val="none" w:sz="0" w:space="0" w:color="auto"/>
            <w:right w:val="none" w:sz="0" w:space="0" w:color="auto"/>
          </w:divBdr>
        </w:div>
        <w:div w:id="92870425">
          <w:marLeft w:val="480"/>
          <w:marRight w:val="0"/>
          <w:marTop w:val="0"/>
          <w:marBottom w:val="0"/>
          <w:divBdr>
            <w:top w:val="none" w:sz="0" w:space="0" w:color="auto"/>
            <w:left w:val="none" w:sz="0" w:space="0" w:color="auto"/>
            <w:bottom w:val="none" w:sz="0" w:space="0" w:color="auto"/>
            <w:right w:val="none" w:sz="0" w:space="0" w:color="auto"/>
          </w:divBdr>
        </w:div>
        <w:div w:id="112988850">
          <w:marLeft w:val="480"/>
          <w:marRight w:val="0"/>
          <w:marTop w:val="0"/>
          <w:marBottom w:val="0"/>
          <w:divBdr>
            <w:top w:val="none" w:sz="0" w:space="0" w:color="auto"/>
            <w:left w:val="none" w:sz="0" w:space="0" w:color="auto"/>
            <w:bottom w:val="none" w:sz="0" w:space="0" w:color="auto"/>
            <w:right w:val="none" w:sz="0" w:space="0" w:color="auto"/>
          </w:divBdr>
        </w:div>
        <w:div w:id="124006951">
          <w:marLeft w:val="480"/>
          <w:marRight w:val="0"/>
          <w:marTop w:val="0"/>
          <w:marBottom w:val="0"/>
          <w:divBdr>
            <w:top w:val="none" w:sz="0" w:space="0" w:color="auto"/>
            <w:left w:val="none" w:sz="0" w:space="0" w:color="auto"/>
            <w:bottom w:val="none" w:sz="0" w:space="0" w:color="auto"/>
            <w:right w:val="none" w:sz="0" w:space="0" w:color="auto"/>
          </w:divBdr>
        </w:div>
        <w:div w:id="157352758">
          <w:marLeft w:val="480"/>
          <w:marRight w:val="0"/>
          <w:marTop w:val="0"/>
          <w:marBottom w:val="0"/>
          <w:divBdr>
            <w:top w:val="none" w:sz="0" w:space="0" w:color="auto"/>
            <w:left w:val="none" w:sz="0" w:space="0" w:color="auto"/>
            <w:bottom w:val="none" w:sz="0" w:space="0" w:color="auto"/>
            <w:right w:val="none" w:sz="0" w:space="0" w:color="auto"/>
          </w:divBdr>
        </w:div>
        <w:div w:id="173692056">
          <w:marLeft w:val="480"/>
          <w:marRight w:val="0"/>
          <w:marTop w:val="0"/>
          <w:marBottom w:val="0"/>
          <w:divBdr>
            <w:top w:val="none" w:sz="0" w:space="0" w:color="auto"/>
            <w:left w:val="none" w:sz="0" w:space="0" w:color="auto"/>
            <w:bottom w:val="none" w:sz="0" w:space="0" w:color="auto"/>
            <w:right w:val="none" w:sz="0" w:space="0" w:color="auto"/>
          </w:divBdr>
        </w:div>
        <w:div w:id="222910975">
          <w:marLeft w:val="480"/>
          <w:marRight w:val="0"/>
          <w:marTop w:val="0"/>
          <w:marBottom w:val="0"/>
          <w:divBdr>
            <w:top w:val="none" w:sz="0" w:space="0" w:color="auto"/>
            <w:left w:val="none" w:sz="0" w:space="0" w:color="auto"/>
            <w:bottom w:val="none" w:sz="0" w:space="0" w:color="auto"/>
            <w:right w:val="none" w:sz="0" w:space="0" w:color="auto"/>
          </w:divBdr>
        </w:div>
        <w:div w:id="316418164">
          <w:marLeft w:val="480"/>
          <w:marRight w:val="0"/>
          <w:marTop w:val="0"/>
          <w:marBottom w:val="0"/>
          <w:divBdr>
            <w:top w:val="none" w:sz="0" w:space="0" w:color="auto"/>
            <w:left w:val="none" w:sz="0" w:space="0" w:color="auto"/>
            <w:bottom w:val="none" w:sz="0" w:space="0" w:color="auto"/>
            <w:right w:val="none" w:sz="0" w:space="0" w:color="auto"/>
          </w:divBdr>
        </w:div>
        <w:div w:id="412549414">
          <w:marLeft w:val="480"/>
          <w:marRight w:val="0"/>
          <w:marTop w:val="0"/>
          <w:marBottom w:val="0"/>
          <w:divBdr>
            <w:top w:val="none" w:sz="0" w:space="0" w:color="auto"/>
            <w:left w:val="none" w:sz="0" w:space="0" w:color="auto"/>
            <w:bottom w:val="none" w:sz="0" w:space="0" w:color="auto"/>
            <w:right w:val="none" w:sz="0" w:space="0" w:color="auto"/>
          </w:divBdr>
        </w:div>
        <w:div w:id="427387069">
          <w:marLeft w:val="480"/>
          <w:marRight w:val="0"/>
          <w:marTop w:val="0"/>
          <w:marBottom w:val="0"/>
          <w:divBdr>
            <w:top w:val="none" w:sz="0" w:space="0" w:color="auto"/>
            <w:left w:val="none" w:sz="0" w:space="0" w:color="auto"/>
            <w:bottom w:val="none" w:sz="0" w:space="0" w:color="auto"/>
            <w:right w:val="none" w:sz="0" w:space="0" w:color="auto"/>
          </w:divBdr>
        </w:div>
        <w:div w:id="450172112">
          <w:marLeft w:val="480"/>
          <w:marRight w:val="0"/>
          <w:marTop w:val="0"/>
          <w:marBottom w:val="0"/>
          <w:divBdr>
            <w:top w:val="none" w:sz="0" w:space="0" w:color="auto"/>
            <w:left w:val="none" w:sz="0" w:space="0" w:color="auto"/>
            <w:bottom w:val="none" w:sz="0" w:space="0" w:color="auto"/>
            <w:right w:val="none" w:sz="0" w:space="0" w:color="auto"/>
          </w:divBdr>
        </w:div>
        <w:div w:id="482703868">
          <w:marLeft w:val="480"/>
          <w:marRight w:val="0"/>
          <w:marTop w:val="0"/>
          <w:marBottom w:val="0"/>
          <w:divBdr>
            <w:top w:val="none" w:sz="0" w:space="0" w:color="auto"/>
            <w:left w:val="none" w:sz="0" w:space="0" w:color="auto"/>
            <w:bottom w:val="none" w:sz="0" w:space="0" w:color="auto"/>
            <w:right w:val="none" w:sz="0" w:space="0" w:color="auto"/>
          </w:divBdr>
        </w:div>
        <w:div w:id="484785818">
          <w:marLeft w:val="480"/>
          <w:marRight w:val="0"/>
          <w:marTop w:val="0"/>
          <w:marBottom w:val="0"/>
          <w:divBdr>
            <w:top w:val="none" w:sz="0" w:space="0" w:color="auto"/>
            <w:left w:val="none" w:sz="0" w:space="0" w:color="auto"/>
            <w:bottom w:val="none" w:sz="0" w:space="0" w:color="auto"/>
            <w:right w:val="none" w:sz="0" w:space="0" w:color="auto"/>
          </w:divBdr>
        </w:div>
        <w:div w:id="520819362">
          <w:marLeft w:val="480"/>
          <w:marRight w:val="0"/>
          <w:marTop w:val="0"/>
          <w:marBottom w:val="0"/>
          <w:divBdr>
            <w:top w:val="none" w:sz="0" w:space="0" w:color="auto"/>
            <w:left w:val="none" w:sz="0" w:space="0" w:color="auto"/>
            <w:bottom w:val="none" w:sz="0" w:space="0" w:color="auto"/>
            <w:right w:val="none" w:sz="0" w:space="0" w:color="auto"/>
          </w:divBdr>
        </w:div>
        <w:div w:id="550731614">
          <w:marLeft w:val="480"/>
          <w:marRight w:val="0"/>
          <w:marTop w:val="0"/>
          <w:marBottom w:val="0"/>
          <w:divBdr>
            <w:top w:val="none" w:sz="0" w:space="0" w:color="auto"/>
            <w:left w:val="none" w:sz="0" w:space="0" w:color="auto"/>
            <w:bottom w:val="none" w:sz="0" w:space="0" w:color="auto"/>
            <w:right w:val="none" w:sz="0" w:space="0" w:color="auto"/>
          </w:divBdr>
        </w:div>
        <w:div w:id="608202835">
          <w:marLeft w:val="480"/>
          <w:marRight w:val="0"/>
          <w:marTop w:val="0"/>
          <w:marBottom w:val="0"/>
          <w:divBdr>
            <w:top w:val="none" w:sz="0" w:space="0" w:color="auto"/>
            <w:left w:val="none" w:sz="0" w:space="0" w:color="auto"/>
            <w:bottom w:val="none" w:sz="0" w:space="0" w:color="auto"/>
            <w:right w:val="none" w:sz="0" w:space="0" w:color="auto"/>
          </w:divBdr>
        </w:div>
        <w:div w:id="627397186">
          <w:marLeft w:val="480"/>
          <w:marRight w:val="0"/>
          <w:marTop w:val="0"/>
          <w:marBottom w:val="0"/>
          <w:divBdr>
            <w:top w:val="none" w:sz="0" w:space="0" w:color="auto"/>
            <w:left w:val="none" w:sz="0" w:space="0" w:color="auto"/>
            <w:bottom w:val="none" w:sz="0" w:space="0" w:color="auto"/>
            <w:right w:val="none" w:sz="0" w:space="0" w:color="auto"/>
          </w:divBdr>
        </w:div>
        <w:div w:id="642851455">
          <w:marLeft w:val="480"/>
          <w:marRight w:val="0"/>
          <w:marTop w:val="0"/>
          <w:marBottom w:val="0"/>
          <w:divBdr>
            <w:top w:val="none" w:sz="0" w:space="0" w:color="auto"/>
            <w:left w:val="none" w:sz="0" w:space="0" w:color="auto"/>
            <w:bottom w:val="none" w:sz="0" w:space="0" w:color="auto"/>
            <w:right w:val="none" w:sz="0" w:space="0" w:color="auto"/>
          </w:divBdr>
        </w:div>
        <w:div w:id="655644476">
          <w:marLeft w:val="480"/>
          <w:marRight w:val="0"/>
          <w:marTop w:val="0"/>
          <w:marBottom w:val="0"/>
          <w:divBdr>
            <w:top w:val="none" w:sz="0" w:space="0" w:color="auto"/>
            <w:left w:val="none" w:sz="0" w:space="0" w:color="auto"/>
            <w:bottom w:val="none" w:sz="0" w:space="0" w:color="auto"/>
            <w:right w:val="none" w:sz="0" w:space="0" w:color="auto"/>
          </w:divBdr>
        </w:div>
        <w:div w:id="658309274">
          <w:marLeft w:val="480"/>
          <w:marRight w:val="0"/>
          <w:marTop w:val="0"/>
          <w:marBottom w:val="0"/>
          <w:divBdr>
            <w:top w:val="none" w:sz="0" w:space="0" w:color="auto"/>
            <w:left w:val="none" w:sz="0" w:space="0" w:color="auto"/>
            <w:bottom w:val="none" w:sz="0" w:space="0" w:color="auto"/>
            <w:right w:val="none" w:sz="0" w:space="0" w:color="auto"/>
          </w:divBdr>
        </w:div>
        <w:div w:id="659696578">
          <w:marLeft w:val="480"/>
          <w:marRight w:val="0"/>
          <w:marTop w:val="0"/>
          <w:marBottom w:val="0"/>
          <w:divBdr>
            <w:top w:val="none" w:sz="0" w:space="0" w:color="auto"/>
            <w:left w:val="none" w:sz="0" w:space="0" w:color="auto"/>
            <w:bottom w:val="none" w:sz="0" w:space="0" w:color="auto"/>
            <w:right w:val="none" w:sz="0" w:space="0" w:color="auto"/>
          </w:divBdr>
        </w:div>
        <w:div w:id="684138656">
          <w:marLeft w:val="480"/>
          <w:marRight w:val="0"/>
          <w:marTop w:val="0"/>
          <w:marBottom w:val="0"/>
          <w:divBdr>
            <w:top w:val="none" w:sz="0" w:space="0" w:color="auto"/>
            <w:left w:val="none" w:sz="0" w:space="0" w:color="auto"/>
            <w:bottom w:val="none" w:sz="0" w:space="0" w:color="auto"/>
            <w:right w:val="none" w:sz="0" w:space="0" w:color="auto"/>
          </w:divBdr>
        </w:div>
        <w:div w:id="721711996">
          <w:marLeft w:val="480"/>
          <w:marRight w:val="0"/>
          <w:marTop w:val="0"/>
          <w:marBottom w:val="0"/>
          <w:divBdr>
            <w:top w:val="none" w:sz="0" w:space="0" w:color="auto"/>
            <w:left w:val="none" w:sz="0" w:space="0" w:color="auto"/>
            <w:bottom w:val="none" w:sz="0" w:space="0" w:color="auto"/>
            <w:right w:val="none" w:sz="0" w:space="0" w:color="auto"/>
          </w:divBdr>
        </w:div>
        <w:div w:id="737287785">
          <w:marLeft w:val="480"/>
          <w:marRight w:val="0"/>
          <w:marTop w:val="0"/>
          <w:marBottom w:val="0"/>
          <w:divBdr>
            <w:top w:val="none" w:sz="0" w:space="0" w:color="auto"/>
            <w:left w:val="none" w:sz="0" w:space="0" w:color="auto"/>
            <w:bottom w:val="none" w:sz="0" w:space="0" w:color="auto"/>
            <w:right w:val="none" w:sz="0" w:space="0" w:color="auto"/>
          </w:divBdr>
        </w:div>
        <w:div w:id="757601855">
          <w:marLeft w:val="480"/>
          <w:marRight w:val="0"/>
          <w:marTop w:val="0"/>
          <w:marBottom w:val="0"/>
          <w:divBdr>
            <w:top w:val="none" w:sz="0" w:space="0" w:color="auto"/>
            <w:left w:val="none" w:sz="0" w:space="0" w:color="auto"/>
            <w:bottom w:val="none" w:sz="0" w:space="0" w:color="auto"/>
            <w:right w:val="none" w:sz="0" w:space="0" w:color="auto"/>
          </w:divBdr>
        </w:div>
        <w:div w:id="929394509">
          <w:marLeft w:val="480"/>
          <w:marRight w:val="0"/>
          <w:marTop w:val="0"/>
          <w:marBottom w:val="0"/>
          <w:divBdr>
            <w:top w:val="none" w:sz="0" w:space="0" w:color="auto"/>
            <w:left w:val="none" w:sz="0" w:space="0" w:color="auto"/>
            <w:bottom w:val="none" w:sz="0" w:space="0" w:color="auto"/>
            <w:right w:val="none" w:sz="0" w:space="0" w:color="auto"/>
          </w:divBdr>
        </w:div>
        <w:div w:id="929973127">
          <w:marLeft w:val="480"/>
          <w:marRight w:val="0"/>
          <w:marTop w:val="0"/>
          <w:marBottom w:val="0"/>
          <w:divBdr>
            <w:top w:val="none" w:sz="0" w:space="0" w:color="auto"/>
            <w:left w:val="none" w:sz="0" w:space="0" w:color="auto"/>
            <w:bottom w:val="none" w:sz="0" w:space="0" w:color="auto"/>
            <w:right w:val="none" w:sz="0" w:space="0" w:color="auto"/>
          </w:divBdr>
        </w:div>
        <w:div w:id="946741565">
          <w:marLeft w:val="480"/>
          <w:marRight w:val="0"/>
          <w:marTop w:val="0"/>
          <w:marBottom w:val="0"/>
          <w:divBdr>
            <w:top w:val="none" w:sz="0" w:space="0" w:color="auto"/>
            <w:left w:val="none" w:sz="0" w:space="0" w:color="auto"/>
            <w:bottom w:val="none" w:sz="0" w:space="0" w:color="auto"/>
            <w:right w:val="none" w:sz="0" w:space="0" w:color="auto"/>
          </w:divBdr>
        </w:div>
        <w:div w:id="992562881">
          <w:marLeft w:val="480"/>
          <w:marRight w:val="0"/>
          <w:marTop w:val="0"/>
          <w:marBottom w:val="0"/>
          <w:divBdr>
            <w:top w:val="none" w:sz="0" w:space="0" w:color="auto"/>
            <w:left w:val="none" w:sz="0" w:space="0" w:color="auto"/>
            <w:bottom w:val="none" w:sz="0" w:space="0" w:color="auto"/>
            <w:right w:val="none" w:sz="0" w:space="0" w:color="auto"/>
          </w:divBdr>
        </w:div>
        <w:div w:id="1051997365">
          <w:marLeft w:val="480"/>
          <w:marRight w:val="0"/>
          <w:marTop w:val="0"/>
          <w:marBottom w:val="0"/>
          <w:divBdr>
            <w:top w:val="none" w:sz="0" w:space="0" w:color="auto"/>
            <w:left w:val="none" w:sz="0" w:space="0" w:color="auto"/>
            <w:bottom w:val="none" w:sz="0" w:space="0" w:color="auto"/>
            <w:right w:val="none" w:sz="0" w:space="0" w:color="auto"/>
          </w:divBdr>
        </w:div>
        <w:div w:id="1080565050">
          <w:marLeft w:val="480"/>
          <w:marRight w:val="0"/>
          <w:marTop w:val="0"/>
          <w:marBottom w:val="0"/>
          <w:divBdr>
            <w:top w:val="none" w:sz="0" w:space="0" w:color="auto"/>
            <w:left w:val="none" w:sz="0" w:space="0" w:color="auto"/>
            <w:bottom w:val="none" w:sz="0" w:space="0" w:color="auto"/>
            <w:right w:val="none" w:sz="0" w:space="0" w:color="auto"/>
          </w:divBdr>
        </w:div>
        <w:div w:id="1082989104">
          <w:marLeft w:val="480"/>
          <w:marRight w:val="0"/>
          <w:marTop w:val="0"/>
          <w:marBottom w:val="0"/>
          <w:divBdr>
            <w:top w:val="none" w:sz="0" w:space="0" w:color="auto"/>
            <w:left w:val="none" w:sz="0" w:space="0" w:color="auto"/>
            <w:bottom w:val="none" w:sz="0" w:space="0" w:color="auto"/>
            <w:right w:val="none" w:sz="0" w:space="0" w:color="auto"/>
          </w:divBdr>
        </w:div>
        <w:div w:id="1083994874">
          <w:marLeft w:val="480"/>
          <w:marRight w:val="0"/>
          <w:marTop w:val="0"/>
          <w:marBottom w:val="0"/>
          <w:divBdr>
            <w:top w:val="none" w:sz="0" w:space="0" w:color="auto"/>
            <w:left w:val="none" w:sz="0" w:space="0" w:color="auto"/>
            <w:bottom w:val="none" w:sz="0" w:space="0" w:color="auto"/>
            <w:right w:val="none" w:sz="0" w:space="0" w:color="auto"/>
          </w:divBdr>
        </w:div>
        <w:div w:id="1133711646">
          <w:marLeft w:val="480"/>
          <w:marRight w:val="0"/>
          <w:marTop w:val="0"/>
          <w:marBottom w:val="0"/>
          <w:divBdr>
            <w:top w:val="none" w:sz="0" w:space="0" w:color="auto"/>
            <w:left w:val="none" w:sz="0" w:space="0" w:color="auto"/>
            <w:bottom w:val="none" w:sz="0" w:space="0" w:color="auto"/>
            <w:right w:val="none" w:sz="0" w:space="0" w:color="auto"/>
          </w:divBdr>
        </w:div>
        <w:div w:id="1134903952">
          <w:marLeft w:val="480"/>
          <w:marRight w:val="0"/>
          <w:marTop w:val="0"/>
          <w:marBottom w:val="0"/>
          <w:divBdr>
            <w:top w:val="none" w:sz="0" w:space="0" w:color="auto"/>
            <w:left w:val="none" w:sz="0" w:space="0" w:color="auto"/>
            <w:bottom w:val="none" w:sz="0" w:space="0" w:color="auto"/>
            <w:right w:val="none" w:sz="0" w:space="0" w:color="auto"/>
          </w:divBdr>
        </w:div>
        <w:div w:id="1140882982">
          <w:marLeft w:val="480"/>
          <w:marRight w:val="0"/>
          <w:marTop w:val="0"/>
          <w:marBottom w:val="0"/>
          <w:divBdr>
            <w:top w:val="none" w:sz="0" w:space="0" w:color="auto"/>
            <w:left w:val="none" w:sz="0" w:space="0" w:color="auto"/>
            <w:bottom w:val="none" w:sz="0" w:space="0" w:color="auto"/>
            <w:right w:val="none" w:sz="0" w:space="0" w:color="auto"/>
          </w:divBdr>
        </w:div>
        <w:div w:id="1154639178">
          <w:marLeft w:val="480"/>
          <w:marRight w:val="0"/>
          <w:marTop w:val="0"/>
          <w:marBottom w:val="0"/>
          <w:divBdr>
            <w:top w:val="none" w:sz="0" w:space="0" w:color="auto"/>
            <w:left w:val="none" w:sz="0" w:space="0" w:color="auto"/>
            <w:bottom w:val="none" w:sz="0" w:space="0" w:color="auto"/>
            <w:right w:val="none" w:sz="0" w:space="0" w:color="auto"/>
          </w:divBdr>
        </w:div>
        <w:div w:id="1162312517">
          <w:marLeft w:val="480"/>
          <w:marRight w:val="0"/>
          <w:marTop w:val="0"/>
          <w:marBottom w:val="0"/>
          <w:divBdr>
            <w:top w:val="none" w:sz="0" w:space="0" w:color="auto"/>
            <w:left w:val="none" w:sz="0" w:space="0" w:color="auto"/>
            <w:bottom w:val="none" w:sz="0" w:space="0" w:color="auto"/>
            <w:right w:val="none" w:sz="0" w:space="0" w:color="auto"/>
          </w:divBdr>
        </w:div>
        <w:div w:id="1162546823">
          <w:marLeft w:val="480"/>
          <w:marRight w:val="0"/>
          <w:marTop w:val="0"/>
          <w:marBottom w:val="0"/>
          <w:divBdr>
            <w:top w:val="none" w:sz="0" w:space="0" w:color="auto"/>
            <w:left w:val="none" w:sz="0" w:space="0" w:color="auto"/>
            <w:bottom w:val="none" w:sz="0" w:space="0" w:color="auto"/>
            <w:right w:val="none" w:sz="0" w:space="0" w:color="auto"/>
          </w:divBdr>
        </w:div>
        <w:div w:id="1175651533">
          <w:marLeft w:val="480"/>
          <w:marRight w:val="0"/>
          <w:marTop w:val="0"/>
          <w:marBottom w:val="0"/>
          <w:divBdr>
            <w:top w:val="none" w:sz="0" w:space="0" w:color="auto"/>
            <w:left w:val="none" w:sz="0" w:space="0" w:color="auto"/>
            <w:bottom w:val="none" w:sz="0" w:space="0" w:color="auto"/>
            <w:right w:val="none" w:sz="0" w:space="0" w:color="auto"/>
          </w:divBdr>
        </w:div>
        <w:div w:id="1254321026">
          <w:marLeft w:val="480"/>
          <w:marRight w:val="0"/>
          <w:marTop w:val="0"/>
          <w:marBottom w:val="0"/>
          <w:divBdr>
            <w:top w:val="none" w:sz="0" w:space="0" w:color="auto"/>
            <w:left w:val="none" w:sz="0" w:space="0" w:color="auto"/>
            <w:bottom w:val="none" w:sz="0" w:space="0" w:color="auto"/>
            <w:right w:val="none" w:sz="0" w:space="0" w:color="auto"/>
          </w:divBdr>
        </w:div>
        <w:div w:id="1296453048">
          <w:marLeft w:val="480"/>
          <w:marRight w:val="0"/>
          <w:marTop w:val="0"/>
          <w:marBottom w:val="0"/>
          <w:divBdr>
            <w:top w:val="none" w:sz="0" w:space="0" w:color="auto"/>
            <w:left w:val="none" w:sz="0" w:space="0" w:color="auto"/>
            <w:bottom w:val="none" w:sz="0" w:space="0" w:color="auto"/>
            <w:right w:val="none" w:sz="0" w:space="0" w:color="auto"/>
          </w:divBdr>
        </w:div>
        <w:div w:id="1355688349">
          <w:marLeft w:val="480"/>
          <w:marRight w:val="0"/>
          <w:marTop w:val="0"/>
          <w:marBottom w:val="0"/>
          <w:divBdr>
            <w:top w:val="none" w:sz="0" w:space="0" w:color="auto"/>
            <w:left w:val="none" w:sz="0" w:space="0" w:color="auto"/>
            <w:bottom w:val="none" w:sz="0" w:space="0" w:color="auto"/>
            <w:right w:val="none" w:sz="0" w:space="0" w:color="auto"/>
          </w:divBdr>
        </w:div>
        <w:div w:id="1359548674">
          <w:marLeft w:val="480"/>
          <w:marRight w:val="0"/>
          <w:marTop w:val="0"/>
          <w:marBottom w:val="0"/>
          <w:divBdr>
            <w:top w:val="none" w:sz="0" w:space="0" w:color="auto"/>
            <w:left w:val="none" w:sz="0" w:space="0" w:color="auto"/>
            <w:bottom w:val="none" w:sz="0" w:space="0" w:color="auto"/>
            <w:right w:val="none" w:sz="0" w:space="0" w:color="auto"/>
          </w:divBdr>
        </w:div>
        <w:div w:id="1369574432">
          <w:marLeft w:val="480"/>
          <w:marRight w:val="0"/>
          <w:marTop w:val="0"/>
          <w:marBottom w:val="0"/>
          <w:divBdr>
            <w:top w:val="none" w:sz="0" w:space="0" w:color="auto"/>
            <w:left w:val="none" w:sz="0" w:space="0" w:color="auto"/>
            <w:bottom w:val="none" w:sz="0" w:space="0" w:color="auto"/>
            <w:right w:val="none" w:sz="0" w:space="0" w:color="auto"/>
          </w:divBdr>
        </w:div>
        <w:div w:id="1427775662">
          <w:marLeft w:val="480"/>
          <w:marRight w:val="0"/>
          <w:marTop w:val="0"/>
          <w:marBottom w:val="0"/>
          <w:divBdr>
            <w:top w:val="none" w:sz="0" w:space="0" w:color="auto"/>
            <w:left w:val="none" w:sz="0" w:space="0" w:color="auto"/>
            <w:bottom w:val="none" w:sz="0" w:space="0" w:color="auto"/>
            <w:right w:val="none" w:sz="0" w:space="0" w:color="auto"/>
          </w:divBdr>
        </w:div>
        <w:div w:id="1470825571">
          <w:marLeft w:val="480"/>
          <w:marRight w:val="0"/>
          <w:marTop w:val="0"/>
          <w:marBottom w:val="0"/>
          <w:divBdr>
            <w:top w:val="none" w:sz="0" w:space="0" w:color="auto"/>
            <w:left w:val="none" w:sz="0" w:space="0" w:color="auto"/>
            <w:bottom w:val="none" w:sz="0" w:space="0" w:color="auto"/>
            <w:right w:val="none" w:sz="0" w:space="0" w:color="auto"/>
          </w:divBdr>
        </w:div>
        <w:div w:id="1478913996">
          <w:marLeft w:val="480"/>
          <w:marRight w:val="0"/>
          <w:marTop w:val="0"/>
          <w:marBottom w:val="0"/>
          <w:divBdr>
            <w:top w:val="none" w:sz="0" w:space="0" w:color="auto"/>
            <w:left w:val="none" w:sz="0" w:space="0" w:color="auto"/>
            <w:bottom w:val="none" w:sz="0" w:space="0" w:color="auto"/>
            <w:right w:val="none" w:sz="0" w:space="0" w:color="auto"/>
          </w:divBdr>
        </w:div>
        <w:div w:id="1482188415">
          <w:marLeft w:val="480"/>
          <w:marRight w:val="0"/>
          <w:marTop w:val="0"/>
          <w:marBottom w:val="0"/>
          <w:divBdr>
            <w:top w:val="none" w:sz="0" w:space="0" w:color="auto"/>
            <w:left w:val="none" w:sz="0" w:space="0" w:color="auto"/>
            <w:bottom w:val="none" w:sz="0" w:space="0" w:color="auto"/>
            <w:right w:val="none" w:sz="0" w:space="0" w:color="auto"/>
          </w:divBdr>
        </w:div>
        <w:div w:id="1515605352">
          <w:marLeft w:val="480"/>
          <w:marRight w:val="0"/>
          <w:marTop w:val="0"/>
          <w:marBottom w:val="0"/>
          <w:divBdr>
            <w:top w:val="none" w:sz="0" w:space="0" w:color="auto"/>
            <w:left w:val="none" w:sz="0" w:space="0" w:color="auto"/>
            <w:bottom w:val="none" w:sz="0" w:space="0" w:color="auto"/>
            <w:right w:val="none" w:sz="0" w:space="0" w:color="auto"/>
          </w:divBdr>
        </w:div>
        <w:div w:id="1556550200">
          <w:marLeft w:val="480"/>
          <w:marRight w:val="0"/>
          <w:marTop w:val="0"/>
          <w:marBottom w:val="0"/>
          <w:divBdr>
            <w:top w:val="none" w:sz="0" w:space="0" w:color="auto"/>
            <w:left w:val="none" w:sz="0" w:space="0" w:color="auto"/>
            <w:bottom w:val="none" w:sz="0" w:space="0" w:color="auto"/>
            <w:right w:val="none" w:sz="0" w:space="0" w:color="auto"/>
          </w:divBdr>
        </w:div>
        <w:div w:id="1651791471">
          <w:marLeft w:val="480"/>
          <w:marRight w:val="0"/>
          <w:marTop w:val="0"/>
          <w:marBottom w:val="0"/>
          <w:divBdr>
            <w:top w:val="none" w:sz="0" w:space="0" w:color="auto"/>
            <w:left w:val="none" w:sz="0" w:space="0" w:color="auto"/>
            <w:bottom w:val="none" w:sz="0" w:space="0" w:color="auto"/>
            <w:right w:val="none" w:sz="0" w:space="0" w:color="auto"/>
          </w:divBdr>
        </w:div>
        <w:div w:id="1775785797">
          <w:marLeft w:val="480"/>
          <w:marRight w:val="0"/>
          <w:marTop w:val="0"/>
          <w:marBottom w:val="0"/>
          <w:divBdr>
            <w:top w:val="none" w:sz="0" w:space="0" w:color="auto"/>
            <w:left w:val="none" w:sz="0" w:space="0" w:color="auto"/>
            <w:bottom w:val="none" w:sz="0" w:space="0" w:color="auto"/>
            <w:right w:val="none" w:sz="0" w:space="0" w:color="auto"/>
          </w:divBdr>
        </w:div>
        <w:div w:id="1797872562">
          <w:marLeft w:val="480"/>
          <w:marRight w:val="0"/>
          <w:marTop w:val="0"/>
          <w:marBottom w:val="0"/>
          <w:divBdr>
            <w:top w:val="none" w:sz="0" w:space="0" w:color="auto"/>
            <w:left w:val="none" w:sz="0" w:space="0" w:color="auto"/>
            <w:bottom w:val="none" w:sz="0" w:space="0" w:color="auto"/>
            <w:right w:val="none" w:sz="0" w:space="0" w:color="auto"/>
          </w:divBdr>
        </w:div>
        <w:div w:id="1862930668">
          <w:marLeft w:val="480"/>
          <w:marRight w:val="0"/>
          <w:marTop w:val="0"/>
          <w:marBottom w:val="0"/>
          <w:divBdr>
            <w:top w:val="none" w:sz="0" w:space="0" w:color="auto"/>
            <w:left w:val="none" w:sz="0" w:space="0" w:color="auto"/>
            <w:bottom w:val="none" w:sz="0" w:space="0" w:color="auto"/>
            <w:right w:val="none" w:sz="0" w:space="0" w:color="auto"/>
          </w:divBdr>
        </w:div>
        <w:div w:id="1874072550">
          <w:marLeft w:val="480"/>
          <w:marRight w:val="0"/>
          <w:marTop w:val="0"/>
          <w:marBottom w:val="0"/>
          <w:divBdr>
            <w:top w:val="none" w:sz="0" w:space="0" w:color="auto"/>
            <w:left w:val="none" w:sz="0" w:space="0" w:color="auto"/>
            <w:bottom w:val="none" w:sz="0" w:space="0" w:color="auto"/>
            <w:right w:val="none" w:sz="0" w:space="0" w:color="auto"/>
          </w:divBdr>
        </w:div>
        <w:div w:id="1888831241">
          <w:marLeft w:val="480"/>
          <w:marRight w:val="0"/>
          <w:marTop w:val="0"/>
          <w:marBottom w:val="0"/>
          <w:divBdr>
            <w:top w:val="none" w:sz="0" w:space="0" w:color="auto"/>
            <w:left w:val="none" w:sz="0" w:space="0" w:color="auto"/>
            <w:bottom w:val="none" w:sz="0" w:space="0" w:color="auto"/>
            <w:right w:val="none" w:sz="0" w:space="0" w:color="auto"/>
          </w:divBdr>
        </w:div>
        <w:div w:id="1975673598">
          <w:marLeft w:val="480"/>
          <w:marRight w:val="0"/>
          <w:marTop w:val="0"/>
          <w:marBottom w:val="0"/>
          <w:divBdr>
            <w:top w:val="none" w:sz="0" w:space="0" w:color="auto"/>
            <w:left w:val="none" w:sz="0" w:space="0" w:color="auto"/>
            <w:bottom w:val="none" w:sz="0" w:space="0" w:color="auto"/>
            <w:right w:val="none" w:sz="0" w:space="0" w:color="auto"/>
          </w:divBdr>
        </w:div>
        <w:div w:id="2052458406">
          <w:marLeft w:val="480"/>
          <w:marRight w:val="0"/>
          <w:marTop w:val="0"/>
          <w:marBottom w:val="0"/>
          <w:divBdr>
            <w:top w:val="none" w:sz="0" w:space="0" w:color="auto"/>
            <w:left w:val="none" w:sz="0" w:space="0" w:color="auto"/>
            <w:bottom w:val="none" w:sz="0" w:space="0" w:color="auto"/>
            <w:right w:val="none" w:sz="0" w:space="0" w:color="auto"/>
          </w:divBdr>
        </w:div>
        <w:div w:id="2095466834">
          <w:marLeft w:val="480"/>
          <w:marRight w:val="0"/>
          <w:marTop w:val="0"/>
          <w:marBottom w:val="0"/>
          <w:divBdr>
            <w:top w:val="none" w:sz="0" w:space="0" w:color="auto"/>
            <w:left w:val="none" w:sz="0" w:space="0" w:color="auto"/>
            <w:bottom w:val="none" w:sz="0" w:space="0" w:color="auto"/>
            <w:right w:val="none" w:sz="0" w:space="0" w:color="auto"/>
          </w:divBdr>
        </w:div>
        <w:div w:id="2115515353">
          <w:marLeft w:val="480"/>
          <w:marRight w:val="0"/>
          <w:marTop w:val="0"/>
          <w:marBottom w:val="0"/>
          <w:divBdr>
            <w:top w:val="none" w:sz="0" w:space="0" w:color="auto"/>
            <w:left w:val="none" w:sz="0" w:space="0" w:color="auto"/>
            <w:bottom w:val="none" w:sz="0" w:space="0" w:color="auto"/>
            <w:right w:val="none" w:sz="0" w:space="0" w:color="auto"/>
          </w:divBdr>
        </w:div>
        <w:div w:id="2131362147">
          <w:marLeft w:val="480"/>
          <w:marRight w:val="0"/>
          <w:marTop w:val="0"/>
          <w:marBottom w:val="0"/>
          <w:divBdr>
            <w:top w:val="none" w:sz="0" w:space="0" w:color="auto"/>
            <w:left w:val="none" w:sz="0" w:space="0" w:color="auto"/>
            <w:bottom w:val="none" w:sz="0" w:space="0" w:color="auto"/>
            <w:right w:val="none" w:sz="0" w:space="0" w:color="auto"/>
          </w:divBdr>
        </w:div>
        <w:div w:id="2144107468">
          <w:marLeft w:val="480"/>
          <w:marRight w:val="0"/>
          <w:marTop w:val="0"/>
          <w:marBottom w:val="0"/>
          <w:divBdr>
            <w:top w:val="none" w:sz="0" w:space="0" w:color="auto"/>
            <w:left w:val="none" w:sz="0" w:space="0" w:color="auto"/>
            <w:bottom w:val="none" w:sz="0" w:space="0" w:color="auto"/>
            <w:right w:val="none" w:sz="0" w:space="0" w:color="auto"/>
          </w:divBdr>
        </w:div>
      </w:divsChild>
    </w:div>
    <w:div w:id="1265960587">
      <w:bodyDiv w:val="1"/>
      <w:marLeft w:val="0"/>
      <w:marRight w:val="0"/>
      <w:marTop w:val="0"/>
      <w:marBottom w:val="0"/>
      <w:divBdr>
        <w:top w:val="none" w:sz="0" w:space="0" w:color="auto"/>
        <w:left w:val="none" w:sz="0" w:space="0" w:color="auto"/>
        <w:bottom w:val="none" w:sz="0" w:space="0" w:color="auto"/>
        <w:right w:val="none" w:sz="0" w:space="0" w:color="auto"/>
      </w:divBdr>
      <w:divsChild>
        <w:div w:id="321667090">
          <w:marLeft w:val="480"/>
          <w:marRight w:val="0"/>
          <w:marTop w:val="0"/>
          <w:marBottom w:val="0"/>
          <w:divBdr>
            <w:top w:val="none" w:sz="0" w:space="0" w:color="auto"/>
            <w:left w:val="none" w:sz="0" w:space="0" w:color="auto"/>
            <w:bottom w:val="none" w:sz="0" w:space="0" w:color="auto"/>
            <w:right w:val="none" w:sz="0" w:space="0" w:color="auto"/>
          </w:divBdr>
        </w:div>
        <w:div w:id="91435005">
          <w:marLeft w:val="480"/>
          <w:marRight w:val="0"/>
          <w:marTop w:val="0"/>
          <w:marBottom w:val="0"/>
          <w:divBdr>
            <w:top w:val="none" w:sz="0" w:space="0" w:color="auto"/>
            <w:left w:val="none" w:sz="0" w:space="0" w:color="auto"/>
            <w:bottom w:val="none" w:sz="0" w:space="0" w:color="auto"/>
            <w:right w:val="none" w:sz="0" w:space="0" w:color="auto"/>
          </w:divBdr>
        </w:div>
        <w:div w:id="463085159">
          <w:marLeft w:val="480"/>
          <w:marRight w:val="0"/>
          <w:marTop w:val="0"/>
          <w:marBottom w:val="0"/>
          <w:divBdr>
            <w:top w:val="none" w:sz="0" w:space="0" w:color="auto"/>
            <w:left w:val="none" w:sz="0" w:space="0" w:color="auto"/>
            <w:bottom w:val="none" w:sz="0" w:space="0" w:color="auto"/>
            <w:right w:val="none" w:sz="0" w:space="0" w:color="auto"/>
          </w:divBdr>
        </w:div>
        <w:div w:id="1984846098">
          <w:marLeft w:val="480"/>
          <w:marRight w:val="0"/>
          <w:marTop w:val="0"/>
          <w:marBottom w:val="0"/>
          <w:divBdr>
            <w:top w:val="none" w:sz="0" w:space="0" w:color="auto"/>
            <w:left w:val="none" w:sz="0" w:space="0" w:color="auto"/>
            <w:bottom w:val="none" w:sz="0" w:space="0" w:color="auto"/>
            <w:right w:val="none" w:sz="0" w:space="0" w:color="auto"/>
          </w:divBdr>
        </w:div>
        <w:div w:id="712577915">
          <w:marLeft w:val="480"/>
          <w:marRight w:val="0"/>
          <w:marTop w:val="0"/>
          <w:marBottom w:val="0"/>
          <w:divBdr>
            <w:top w:val="none" w:sz="0" w:space="0" w:color="auto"/>
            <w:left w:val="none" w:sz="0" w:space="0" w:color="auto"/>
            <w:bottom w:val="none" w:sz="0" w:space="0" w:color="auto"/>
            <w:right w:val="none" w:sz="0" w:space="0" w:color="auto"/>
          </w:divBdr>
        </w:div>
        <w:div w:id="1655329398">
          <w:marLeft w:val="480"/>
          <w:marRight w:val="0"/>
          <w:marTop w:val="0"/>
          <w:marBottom w:val="0"/>
          <w:divBdr>
            <w:top w:val="none" w:sz="0" w:space="0" w:color="auto"/>
            <w:left w:val="none" w:sz="0" w:space="0" w:color="auto"/>
            <w:bottom w:val="none" w:sz="0" w:space="0" w:color="auto"/>
            <w:right w:val="none" w:sz="0" w:space="0" w:color="auto"/>
          </w:divBdr>
        </w:div>
        <w:div w:id="201594770">
          <w:marLeft w:val="480"/>
          <w:marRight w:val="0"/>
          <w:marTop w:val="0"/>
          <w:marBottom w:val="0"/>
          <w:divBdr>
            <w:top w:val="none" w:sz="0" w:space="0" w:color="auto"/>
            <w:left w:val="none" w:sz="0" w:space="0" w:color="auto"/>
            <w:bottom w:val="none" w:sz="0" w:space="0" w:color="auto"/>
            <w:right w:val="none" w:sz="0" w:space="0" w:color="auto"/>
          </w:divBdr>
        </w:div>
        <w:div w:id="1128669567">
          <w:marLeft w:val="480"/>
          <w:marRight w:val="0"/>
          <w:marTop w:val="0"/>
          <w:marBottom w:val="0"/>
          <w:divBdr>
            <w:top w:val="none" w:sz="0" w:space="0" w:color="auto"/>
            <w:left w:val="none" w:sz="0" w:space="0" w:color="auto"/>
            <w:bottom w:val="none" w:sz="0" w:space="0" w:color="auto"/>
            <w:right w:val="none" w:sz="0" w:space="0" w:color="auto"/>
          </w:divBdr>
        </w:div>
        <w:div w:id="274139652">
          <w:marLeft w:val="480"/>
          <w:marRight w:val="0"/>
          <w:marTop w:val="0"/>
          <w:marBottom w:val="0"/>
          <w:divBdr>
            <w:top w:val="none" w:sz="0" w:space="0" w:color="auto"/>
            <w:left w:val="none" w:sz="0" w:space="0" w:color="auto"/>
            <w:bottom w:val="none" w:sz="0" w:space="0" w:color="auto"/>
            <w:right w:val="none" w:sz="0" w:space="0" w:color="auto"/>
          </w:divBdr>
        </w:div>
        <w:div w:id="1460805882">
          <w:marLeft w:val="480"/>
          <w:marRight w:val="0"/>
          <w:marTop w:val="0"/>
          <w:marBottom w:val="0"/>
          <w:divBdr>
            <w:top w:val="none" w:sz="0" w:space="0" w:color="auto"/>
            <w:left w:val="none" w:sz="0" w:space="0" w:color="auto"/>
            <w:bottom w:val="none" w:sz="0" w:space="0" w:color="auto"/>
            <w:right w:val="none" w:sz="0" w:space="0" w:color="auto"/>
          </w:divBdr>
        </w:div>
        <w:div w:id="551354395">
          <w:marLeft w:val="480"/>
          <w:marRight w:val="0"/>
          <w:marTop w:val="0"/>
          <w:marBottom w:val="0"/>
          <w:divBdr>
            <w:top w:val="none" w:sz="0" w:space="0" w:color="auto"/>
            <w:left w:val="none" w:sz="0" w:space="0" w:color="auto"/>
            <w:bottom w:val="none" w:sz="0" w:space="0" w:color="auto"/>
            <w:right w:val="none" w:sz="0" w:space="0" w:color="auto"/>
          </w:divBdr>
        </w:div>
        <w:div w:id="235090343">
          <w:marLeft w:val="480"/>
          <w:marRight w:val="0"/>
          <w:marTop w:val="0"/>
          <w:marBottom w:val="0"/>
          <w:divBdr>
            <w:top w:val="none" w:sz="0" w:space="0" w:color="auto"/>
            <w:left w:val="none" w:sz="0" w:space="0" w:color="auto"/>
            <w:bottom w:val="none" w:sz="0" w:space="0" w:color="auto"/>
            <w:right w:val="none" w:sz="0" w:space="0" w:color="auto"/>
          </w:divBdr>
        </w:div>
        <w:div w:id="2057703935">
          <w:marLeft w:val="480"/>
          <w:marRight w:val="0"/>
          <w:marTop w:val="0"/>
          <w:marBottom w:val="0"/>
          <w:divBdr>
            <w:top w:val="none" w:sz="0" w:space="0" w:color="auto"/>
            <w:left w:val="none" w:sz="0" w:space="0" w:color="auto"/>
            <w:bottom w:val="none" w:sz="0" w:space="0" w:color="auto"/>
            <w:right w:val="none" w:sz="0" w:space="0" w:color="auto"/>
          </w:divBdr>
        </w:div>
        <w:div w:id="1878470300">
          <w:marLeft w:val="480"/>
          <w:marRight w:val="0"/>
          <w:marTop w:val="0"/>
          <w:marBottom w:val="0"/>
          <w:divBdr>
            <w:top w:val="none" w:sz="0" w:space="0" w:color="auto"/>
            <w:left w:val="none" w:sz="0" w:space="0" w:color="auto"/>
            <w:bottom w:val="none" w:sz="0" w:space="0" w:color="auto"/>
            <w:right w:val="none" w:sz="0" w:space="0" w:color="auto"/>
          </w:divBdr>
        </w:div>
        <w:div w:id="932320478">
          <w:marLeft w:val="480"/>
          <w:marRight w:val="0"/>
          <w:marTop w:val="0"/>
          <w:marBottom w:val="0"/>
          <w:divBdr>
            <w:top w:val="none" w:sz="0" w:space="0" w:color="auto"/>
            <w:left w:val="none" w:sz="0" w:space="0" w:color="auto"/>
            <w:bottom w:val="none" w:sz="0" w:space="0" w:color="auto"/>
            <w:right w:val="none" w:sz="0" w:space="0" w:color="auto"/>
          </w:divBdr>
        </w:div>
        <w:div w:id="572007113">
          <w:marLeft w:val="480"/>
          <w:marRight w:val="0"/>
          <w:marTop w:val="0"/>
          <w:marBottom w:val="0"/>
          <w:divBdr>
            <w:top w:val="none" w:sz="0" w:space="0" w:color="auto"/>
            <w:left w:val="none" w:sz="0" w:space="0" w:color="auto"/>
            <w:bottom w:val="none" w:sz="0" w:space="0" w:color="auto"/>
            <w:right w:val="none" w:sz="0" w:space="0" w:color="auto"/>
          </w:divBdr>
        </w:div>
        <w:div w:id="2034576807">
          <w:marLeft w:val="480"/>
          <w:marRight w:val="0"/>
          <w:marTop w:val="0"/>
          <w:marBottom w:val="0"/>
          <w:divBdr>
            <w:top w:val="none" w:sz="0" w:space="0" w:color="auto"/>
            <w:left w:val="none" w:sz="0" w:space="0" w:color="auto"/>
            <w:bottom w:val="none" w:sz="0" w:space="0" w:color="auto"/>
            <w:right w:val="none" w:sz="0" w:space="0" w:color="auto"/>
          </w:divBdr>
        </w:div>
        <w:div w:id="1732800381">
          <w:marLeft w:val="480"/>
          <w:marRight w:val="0"/>
          <w:marTop w:val="0"/>
          <w:marBottom w:val="0"/>
          <w:divBdr>
            <w:top w:val="none" w:sz="0" w:space="0" w:color="auto"/>
            <w:left w:val="none" w:sz="0" w:space="0" w:color="auto"/>
            <w:bottom w:val="none" w:sz="0" w:space="0" w:color="auto"/>
            <w:right w:val="none" w:sz="0" w:space="0" w:color="auto"/>
          </w:divBdr>
        </w:div>
        <w:div w:id="861742555">
          <w:marLeft w:val="480"/>
          <w:marRight w:val="0"/>
          <w:marTop w:val="0"/>
          <w:marBottom w:val="0"/>
          <w:divBdr>
            <w:top w:val="none" w:sz="0" w:space="0" w:color="auto"/>
            <w:left w:val="none" w:sz="0" w:space="0" w:color="auto"/>
            <w:bottom w:val="none" w:sz="0" w:space="0" w:color="auto"/>
            <w:right w:val="none" w:sz="0" w:space="0" w:color="auto"/>
          </w:divBdr>
        </w:div>
        <w:div w:id="1290091908">
          <w:marLeft w:val="480"/>
          <w:marRight w:val="0"/>
          <w:marTop w:val="0"/>
          <w:marBottom w:val="0"/>
          <w:divBdr>
            <w:top w:val="none" w:sz="0" w:space="0" w:color="auto"/>
            <w:left w:val="none" w:sz="0" w:space="0" w:color="auto"/>
            <w:bottom w:val="none" w:sz="0" w:space="0" w:color="auto"/>
            <w:right w:val="none" w:sz="0" w:space="0" w:color="auto"/>
          </w:divBdr>
        </w:div>
        <w:div w:id="281811665">
          <w:marLeft w:val="480"/>
          <w:marRight w:val="0"/>
          <w:marTop w:val="0"/>
          <w:marBottom w:val="0"/>
          <w:divBdr>
            <w:top w:val="none" w:sz="0" w:space="0" w:color="auto"/>
            <w:left w:val="none" w:sz="0" w:space="0" w:color="auto"/>
            <w:bottom w:val="none" w:sz="0" w:space="0" w:color="auto"/>
            <w:right w:val="none" w:sz="0" w:space="0" w:color="auto"/>
          </w:divBdr>
        </w:div>
        <w:div w:id="1340767522">
          <w:marLeft w:val="480"/>
          <w:marRight w:val="0"/>
          <w:marTop w:val="0"/>
          <w:marBottom w:val="0"/>
          <w:divBdr>
            <w:top w:val="none" w:sz="0" w:space="0" w:color="auto"/>
            <w:left w:val="none" w:sz="0" w:space="0" w:color="auto"/>
            <w:bottom w:val="none" w:sz="0" w:space="0" w:color="auto"/>
            <w:right w:val="none" w:sz="0" w:space="0" w:color="auto"/>
          </w:divBdr>
        </w:div>
        <w:div w:id="845023416">
          <w:marLeft w:val="480"/>
          <w:marRight w:val="0"/>
          <w:marTop w:val="0"/>
          <w:marBottom w:val="0"/>
          <w:divBdr>
            <w:top w:val="none" w:sz="0" w:space="0" w:color="auto"/>
            <w:left w:val="none" w:sz="0" w:space="0" w:color="auto"/>
            <w:bottom w:val="none" w:sz="0" w:space="0" w:color="auto"/>
            <w:right w:val="none" w:sz="0" w:space="0" w:color="auto"/>
          </w:divBdr>
        </w:div>
        <w:div w:id="315106947">
          <w:marLeft w:val="480"/>
          <w:marRight w:val="0"/>
          <w:marTop w:val="0"/>
          <w:marBottom w:val="0"/>
          <w:divBdr>
            <w:top w:val="none" w:sz="0" w:space="0" w:color="auto"/>
            <w:left w:val="none" w:sz="0" w:space="0" w:color="auto"/>
            <w:bottom w:val="none" w:sz="0" w:space="0" w:color="auto"/>
            <w:right w:val="none" w:sz="0" w:space="0" w:color="auto"/>
          </w:divBdr>
        </w:div>
        <w:div w:id="152764548">
          <w:marLeft w:val="480"/>
          <w:marRight w:val="0"/>
          <w:marTop w:val="0"/>
          <w:marBottom w:val="0"/>
          <w:divBdr>
            <w:top w:val="none" w:sz="0" w:space="0" w:color="auto"/>
            <w:left w:val="none" w:sz="0" w:space="0" w:color="auto"/>
            <w:bottom w:val="none" w:sz="0" w:space="0" w:color="auto"/>
            <w:right w:val="none" w:sz="0" w:space="0" w:color="auto"/>
          </w:divBdr>
        </w:div>
        <w:div w:id="1580358808">
          <w:marLeft w:val="480"/>
          <w:marRight w:val="0"/>
          <w:marTop w:val="0"/>
          <w:marBottom w:val="0"/>
          <w:divBdr>
            <w:top w:val="none" w:sz="0" w:space="0" w:color="auto"/>
            <w:left w:val="none" w:sz="0" w:space="0" w:color="auto"/>
            <w:bottom w:val="none" w:sz="0" w:space="0" w:color="auto"/>
            <w:right w:val="none" w:sz="0" w:space="0" w:color="auto"/>
          </w:divBdr>
        </w:div>
        <w:div w:id="1709718479">
          <w:marLeft w:val="480"/>
          <w:marRight w:val="0"/>
          <w:marTop w:val="0"/>
          <w:marBottom w:val="0"/>
          <w:divBdr>
            <w:top w:val="none" w:sz="0" w:space="0" w:color="auto"/>
            <w:left w:val="none" w:sz="0" w:space="0" w:color="auto"/>
            <w:bottom w:val="none" w:sz="0" w:space="0" w:color="auto"/>
            <w:right w:val="none" w:sz="0" w:space="0" w:color="auto"/>
          </w:divBdr>
        </w:div>
        <w:div w:id="197395816">
          <w:marLeft w:val="480"/>
          <w:marRight w:val="0"/>
          <w:marTop w:val="0"/>
          <w:marBottom w:val="0"/>
          <w:divBdr>
            <w:top w:val="none" w:sz="0" w:space="0" w:color="auto"/>
            <w:left w:val="none" w:sz="0" w:space="0" w:color="auto"/>
            <w:bottom w:val="none" w:sz="0" w:space="0" w:color="auto"/>
            <w:right w:val="none" w:sz="0" w:space="0" w:color="auto"/>
          </w:divBdr>
        </w:div>
        <w:div w:id="1955477277">
          <w:marLeft w:val="480"/>
          <w:marRight w:val="0"/>
          <w:marTop w:val="0"/>
          <w:marBottom w:val="0"/>
          <w:divBdr>
            <w:top w:val="none" w:sz="0" w:space="0" w:color="auto"/>
            <w:left w:val="none" w:sz="0" w:space="0" w:color="auto"/>
            <w:bottom w:val="none" w:sz="0" w:space="0" w:color="auto"/>
            <w:right w:val="none" w:sz="0" w:space="0" w:color="auto"/>
          </w:divBdr>
        </w:div>
        <w:div w:id="1752240607">
          <w:marLeft w:val="480"/>
          <w:marRight w:val="0"/>
          <w:marTop w:val="0"/>
          <w:marBottom w:val="0"/>
          <w:divBdr>
            <w:top w:val="none" w:sz="0" w:space="0" w:color="auto"/>
            <w:left w:val="none" w:sz="0" w:space="0" w:color="auto"/>
            <w:bottom w:val="none" w:sz="0" w:space="0" w:color="auto"/>
            <w:right w:val="none" w:sz="0" w:space="0" w:color="auto"/>
          </w:divBdr>
        </w:div>
        <w:div w:id="364058161">
          <w:marLeft w:val="480"/>
          <w:marRight w:val="0"/>
          <w:marTop w:val="0"/>
          <w:marBottom w:val="0"/>
          <w:divBdr>
            <w:top w:val="none" w:sz="0" w:space="0" w:color="auto"/>
            <w:left w:val="none" w:sz="0" w:space="0" w:color="auto"/>
            <w:bottom w:val="none" w:sz="0" w:space="0" w:color="auto"/>
            <w:right w:val="none" w:sz="0" w:space="0" w:color="auto"/>
          </w:divBdr>
        </w:div>
        <w:div w:id="1796487914">
          <w:marLeft w:val="480"/>
          <w:marRight w:val="0"/>
          <w:marTop w:val="0"/>
          <w:marBottom w:val="0"/>
          <w:divBdr>
            <w:top w:val="none" w:sz="0" w:space="0" w:color="auto"/>
            <w:left w:val="none" w:sz="0" w:space="0" w:color="auto"/>
            <w:bottom w:val="none" w:sz="0" w:space="0" w:color="auto"/>
            <w:right w:val="none" w:sz="0" w:space="0" w:color="auto"/>
          </w:divBdr>
        </w:div>
        <w:div w:id="836923941">
          <w:marLeft w:val="480"/>
          <w:marRight w:val="0"/>
          <w:marTop w:val="0"/>
          <w:marBottom w:val="0"/>
          <w:divBdr>
            <w:top w:val="none" w:sz="0" w:space="0" w:color="auto"/>
            <w:left w:val="none" w:sz="0" w:space="0" w:color="auto"/>
            <w:bottom w:val="none" w:sz="0" w:space="0" w:color="auto"/>
            <w:right w:val="none" w:sz="0" w:space="0" w:color="auto"/>
          </w:divBdr>
        </w:div>
        <w:div w:id="315957910">
          <w:marLeft w:val="480"/>
          <w:marRight w:val="0"/>
          <w:marTop w:val="0"/>
          <w:marBottom w:val="0"/>
          <w:divBdr>
            <w:top w:val="none" w:sz="0" w:space="0" w:color="auto"/>
            <w:left w:val="none" w:sz="0" w:space="0" w:color="auto"/>
            <w:bottom w:val="none" w:sz="0" w:space="0" w:color="auto"/>
            <w:right w:val="none" w:sz="0" w:space="0" w:color="auto"/>
          </w:divBdr>
        </w:div>
        <w:div w:id="1984001373">
          <w:marLeft w:val="480"/>
          <w:marRight w:val="0"/>
          <w:marTop w:val="0"/>
          <w:marBottom w:val="0"/>
          <w:divBdr>
            <w:top w:val="none" w:sz="0" w:space="0" w:color="auto"/>
            <w:left w:val="none" w:sz="0" w:space="0" w:color="auto"/>
            <w:bottom w:val="none" w:sz="0" w:space="0" w:color="auto"/>
            <w:right w:val="none" w:sz="0" w:space="0" w:color="auto"/>
          </w:divBdr>
        </w:div>
        <w:div w:id="782262805">
          <w:marLeft w:val="480"/>
          <w:marRight w:val="0"/>
          <w:marTop w:val="0"/>
          <w:marBottom w:val="0"/>
          <w:divBdr>
            <w:top w:val="none" w:sz="0" w:space="0" w:color="auto"/>
            <w:left w:val="none" w:sz="0" w:space="0" w:color="auto"/>
            <w:bottom w:val="none" w:sz="0" w:space="0" w:color="auto"/>
            <w:right w:val="none" w:sz="0" w:space="0" w:color="auto"/>
          </w:divBdr>
        </w:div>
        <w:div w:id="1436557444">
          <w:marLeft w:val="480"/>
          <w:marRight w:val="0"/>
          <w:marTop w:val="0"/>
          <w:marBottom w:val="0"/>
          <w:divBdr>
            <w:top w:val="none" w:sz="0" w:space="0" w:color="auto"/>
            <w:left w:val="none" w:sz="0" w:space="0" w:color="auto"/>
            <w:bottom w:val="none" w:sz="0" w:space="0" w:color="auto"/>
            <w:right w:val="none" w:sz="0" w:space="0" w:color="auto"/>
          </w:divBdr>
        </w:div>
        <w:div w:id="1728645095">
          <w:marLeft w:val="480"/>
          <w:marRight w:val="0"/>
          <w:marTop w:val="0"/>
          <w:marBottom w:val="0"/>
          <w:divBdr>
            <w:top w:val="none" w:sz="0" w:space="0" w:color="auto"/>
            <w:left w:val="none" w:sz="0" w:space="0" w:color="auto"/>
            <w:bottom w:val="none" w:sz="0" w:space="0" w:color="auto"/>
            <w:right w:val="none" w:sz="0" w:space="0" w:color="auto"/>
          </w:divBdr>
        </w:div>
        <w:div w:id="1004237595">
          <w:marLeft w:val="480"/>
          <w:marRight w:val="0"/>
          <w:marTop w:val="0"/>
          <w:marBottom w:val="0"/>
          <w:divBdr>
            <w:top w:val="none" w:sz="0" w:space="0" w:color="auto"/>
            <w:left w:val="none" w:sz="0" w:space="0" w:color="auto"/>
            <w:bottom w:val="none" w:sz="0" w:space="0" w:color="auto"/>
            <w:right w:val="none" w:sz="0" w:space="0" w:color="auto"/>
          </w:divBdr>
        </w:div>
        <w:div w:id="1890069717">
          <w:marLeft w:val="480"/>
          <w:marRight w:val="0"/>
          <w:marTop w:val="0"/>
          <w:marBottom w:val="0"/>
          <w:divBdr>
            <w:top w:val="none" w:sz="0" w:space="0" w:color="auto"/>
            <w:left w:val="none" w:sz="0" w:space="0" w:color="auto"/>
            <w:bottom w:val="none" w:sz="0" w:space="0" w:color="auto"/>
            <w:right w:val="none" w:sz="0" w:space="0" w:color="auto"/>
          </w:divBdr>
        </w:div>
        <w:div w:id="2060742653">
          <w:marLeft w:val="480"/>
          <w:marRight w:val="0"/>
          <w:marTop w:val="0"/>
          <w:marBottom w:val="0"/>
          <w:divBdr>
            <w:top w:val="none" w:sz="0" w:space="0" w:color="auto"/>
            <w:left w:val="none" w:sz="0" w:space="0" w:color="auto"/>
            <w:bottom w:val="none" w:sz="0" w:space="0" w:color="auto"/>
            <w:right w:val="none" w:sz="0" w:space="0" w:color="auto"/>
          </w:divBdr>
        </w:div>
        <w:div w:id="1870683602">
          <w:marLeft w:val="480"/>
          <w:marRight w:val="0"/>
          <w:marTop w:val="0"/>
          <w:marBottom w:val="0"/>
          <w:divBdr>
            <w:top w:val="none" w:sz="0" w:space="0" w:color="auto"/>
            <w:left w:val="none" w:sz="0" w:space="0" w:color="auto"/>
            <w:bottom w:val="none" w:sz="0" w:space="0" w:color="auto"/>
            <w:right w:val="none" w:sz="0" w:space="0" w:color="auto"/>
          </w:divBdr>
        </w:div>
        <w:div w:id="1760756391">
          <w:marLeft w:val="480"/>
          <w:marRight w:val="0"/>
          <w:marTop w:val="0"/>
          <w:marBottom w:val="0"/>
          <w:divBdr>
            <w:top w:val="none" w:sz="0" w:space="0" w:color="auto"/>
            <w:left w:val="none" w:sz="0" w:space="0" w:color="auto"/>
            <w:bottom w:val="none" w:sz="0" w:space="0" w:color="auto"/>
            <w:right w:val="none" w:sz="0" w:space="0" w:color="auto"/>
          </w:divBdr>
        </w:div>
        <w:div w:id="1024550274">
          <w:marLeft w:val="480"/>
          <w:marRight w:val="0"/>
          <w:marTop w:val="0"/>
          <w:marBottom w:val="0"/>
          <w:divBdr>
            <w:top w:val="none" w:sz="0" w:space="0" w:color="auto"/>
            <w:left w:val="none" w:sz="0" w:space="0" w:color="auto"/>
            <w:bottom w:val="none" w:sz="0" w:space="0" w:color="auto"/>
            <w:right w:val="none" w:sz="0" w:space="0" w:color="auto"/>
          </w:divBdr>
        </w:div>
        <w:div w:id="1704592898">
          <w:marLeft w:val="480"/>
          <w:marRight w:val="0"/>
          <w:marTop w:val="0"/>
          <w:marBottom w:val="0"/>
          <w:divBdr>
            <w:top w:val="none" w:sz="0" w:space="0" w:color="auto"/>
            <w:left w:val="none" w:sz="0" w:space="0" w:color="auto"/>
            <w:bottom w:val="none" w:sz="0" w:space="0" w:color="auto"/>
            <w:right w:val="none" w:sz="0" w:space="0" w:color="auto"/>
          </w:divBdr>
        </w:div>
        <w:div w:id="124736951">
          <w:marLeft w:val="480"/>
          <w:marRight w:val="0"/>
          <w:marTop w:val="0"/>
          <w:marBottom w:val="0"/>
          <w:divBdr>
            <w:top w:val="none" w:sz="0" w:space="0" w:color="auto"/>
            <w:left w:val="none" w:sz="0" w:space="0" w:color="auto"/>
            <w:bottom w:val="none" w:sz="0" w:space="0" w:color="auto"/>
            <w:right w:val="none" w:sz="0" w:space="0" w:color="auto"/>
          </w:divBdr>
        </w:div>
        <w:div w:id="1909728143">
          <w:marLeft w:val="480"/>
          <w:marRight w:val="0"/>
          <w:marTop w:val="0"/>
          <w:marBottom w:val="0"/>
          <w:divBdr>
            <w:top w:val="none" w:sz="0" w:space="0" w:color="auto"/>
            <w:left w:val="none" w:sz="0" w:space="0" w:color="auto"/>
            <w:bottom w:val="none" w:sz="0" w:space="0" w:color="auto"/>
            <w:right w:val="none" w:sz="0" w:space="0" w:color="auto"/>
          </w:divBdr>
        </w:div>
        <w:div w:id="698748850">
          <w:marLeft w:val="480"/>
          <w:marRight w:val="0"/>
          <w:marTop w:val="0"/>
          <w:marBottom w:val="0"/>
          <w:divBdr>
            <w:top w:val="none" w:sz="0" w:space="0" w:color="auto"/>
            <w:left w:val="none" w:sz="0" w:space="0" w:color="auto"/>
            <w:bottom w:val="none" w:sz="0" w:space="0" w:color="auto"/>
            <w:right w:val="none" w:sz="0" w:space="0" w:color="auto"/>
          </w:divBdr>
        </w:div>
        <w:div w:id="584920857">
          <w:marLeft w:val="480"/>
          <w:marRight w:val="0"/>
          <w:marTop w:val="0"/>
          <w:marBottom w:val="0"/>
          <w:divBdr>
            <w:top w:val="none" w:sz="0" w:space="0" w:color="auto"/>
            <w:left w:val="none" w:sz="0" w:space="0" w:color="auto"/>
            <w:bottom w:val="none" w:sz="0" w:space="0" w:color="auto"/>
            <w:right w:val="none" w:sz="0" w:space="0" w:color="auto"/>
          </w:divBdr>
        </w:div>
        <w:div w:id="1696540907">
          <w:marLeft w:val="480"/>
          <w:marRight w:val="0"/>
          <w:marTop w:val="0"/>
          <w:marBottom w:val="0"/>
          <w:divBdr>
            <w:top w:val="none" w:sz="0" w:space="0" w:color="auto"/>
            <w:left w:val="none" w:sz="0" w:space="0" w:color="auto"/>
            <w:bottom w:val="none" w:sz="0" w:space="0" w:color="auto"/>
            <w:right w:val="none" w:sz="0" w:space="0" w:color="auto"/>
          </w:divBdr>
        </w:div>
        <w:div w:id="1116410017">
          <w:marLeft w:val="480"/>
          <w:marRight w:val="0"/>
          <w:marTop w:val="0"/>
          <w:marBottom w:val="0"/>
          <w:divBdr>
            <w:top w:val="none" w:sz="0" w:space="0" w:color="auto"/>
            <w:left w:val="none" w:sz="0" w:space="0" w:color="auto"/>
            <w:bottom w:val="none" w:sz="0" w:space="0" w:color="auto"/>
            <w:right w:val="none" w:sz="0" w:space="0" w:color="auto"/>
          </w:divBdr>
        </w:div>
        <w:div w:id="105975451">
          <w:marLeft w:val="480"/>
          <w:marRight w:val="0"/>
          <w:marTop w:val="0"/>
          <w:marBottom w:val="0"/>
          <w:divBdr>
            <w:top w:val="none" w:sz="0" w:space="0" w:color="auto"/>
            <w:left w:val="none" w:sz="0" w:space="0" w:color="auto"/>
            <w:bottom w:val="none" w:sz="0" w:space="0" w:color="auto"/>
            <w:right w:val="none" w:sz="0" w:space="0" w:color="auto"/>
          </w:divBdr>
        </w:div>
        <w:div w:id="1468545127">
          <w:marLeft w:val="480"/>
          <w:marRight w:val="0"/>
          <w:marTop w:val="0"/>
          <w:marBottom w:val="0"/>
          <w:divBdr>
            <w:top w:val="none" w:sz="0" w:space="0" w:color="auto"/>
            <w:left w:val="none" w:sz="0" w:space="0" w:color="auto"/>
            <w:bottom w:val="none" w:sz="0" w:space="0" w:color="auto"/>
            <w:right w:val="none" w:sz="0" w:space="0" w:color="auto"/>
          </w:divBdr>
        </w:div>
        <w:div w:id="1512256702">
          <w:marLeft w:val="480"/>
          <w:marRight w:val="0"/>
          <w:marTop w:val="0"/>
          <w:marBottom w:val="0"/>
          <w:divBdr>
            <w:top w:val="none" w:sz="0" w:space="0" w:color="auto"/>
            <w:left w:val="none" w:sz="0" w:space="0" w:color="auto"/>
            <w:bottom w:val="none" w:sz="0" w:space="0" w:color="auto"/>
            <w:right w:val="none" w:sz="0" w:space="0" w:color="auto"/>
          </w:divBdr>
        </w:div>
        <w:div w:id="1736008506">
          <w:marLeft w:val="480"/>
          <w:marRight w:val="0"/>
          <w:marTop w:val="0"/>
          <w:marBottom w:val="0"/>
          <w:divBdr>
            <w:top w:val="none" w:sz="0" w:space="0" w:color="auto"/>
            <w:left w:val="none" w:sz="0" w:space="0" w:color="auto"/>
            <w:bottom w:val="none" w:sz="0" w:space="0" w:color="auto"/>
            <w:right w:val="none" w:sz="0" w:space="0" w:color="auto"/>
          </w:divBdr>
        </w:div>
        <w:div w:id="1401906703">
          <w:marLeft w:val="480"/>
          <w:marRight w:val="0"/>
          <w:marTop w:val="0"/>
          <w:marBottom w:val="0"/>
          <w:divBdr>
            <w:top w:val="none" w:sz="0" w:space="0" w:color="auto"/>
            <w:left w:val="none" w:sz="0" w:space="0" w:color="auto"/>
            <w:bottom w:val="none" w:sz="0" w:space="0" w:color="auto"/>
            <w:right w:val="none" w:sz="0" w:space="0" w:color="auto"/>
          </w:divBdr>
        </w:div>
        <w:div w:id="1716152257">
          <w:marLeft w:val="480"/>
          <w:marRight w:val="0"/>
          <w:marTop w:val="0"/>
          <w:marBottom w:val="0"/>
          <w:divBdr>
            <w:top w:val="none" w:sz="0" w:space="0" w:color="auto"/>
            <w:left w:val="none" w:sz="0" w:space="0" w:color="auto"/>
            <w:bottom w:val="none" w:sz="0" w:space="0" w:color="auto"/>
            <w:right w:val="none" w:sz="0" w:space="0" w:color="auto"/>
          </w:divBdr>
        </w:div>
        <w:div w:id="2066295269">
          <w:marLeft w:val="480"/>
          <w:marRight w:val="0"/>
          <w:marTop w:val="0"/>
          <w:marBottom w:val="0"/>
          <w:divBdr>
            <w:top w:val="none" w:sz="0" w:space="0" w:color="auto"/>
            <w:left w:val="none" w:sz="0" w:space="0" w:color="auto"/>
            <w:bottom w:val="none" w:sz="0" w:space="0" w:color="auto"/>
            <w:right w:val="none" w:sz="0" w:space="0" w:color="auto"/>
          </w:divBdr>
        </w:div>
        <w:div w:id="1519657973">
          <w:marLeft w:val="480"/>
          <w:marRight w:val="0"/>
          <w:marTop w:val="0"/>
          <w:marBottom w:val="0"/>
          <w:divBdr>
            <w:top w:val="none" w:sz="0" w:space="0" w:color="auto"/>
            <w:left w:val="none" w:sz="0" w:space="0" w:color="auto"/>
            <w:bottom w:val="none" w:sz="0" w:space="0" w:color="auto"/>
            <w:right w:val="none" w:sz="0" w:space="0" w:color="auto"/>
          </w:divBdr>
        </w:div>
        <w:div w:id="2063213732">
          <w:marLeft w:val="480"/>
          <w:marRight w:val="0"/>
          <w:marTop w:val="0"/>
          <w:marBottom w:val="0"/>
          <w:divBdr>
            <w:top w:val="none" w:sz="0" w:space="0" w:color="auto"/>
            <w:left w:val="none" w:sz="0" w:space="0" w:color="auto"/>
            <w:bottom w:val="none" w:sz="0" w:space="0" w:color="auto"/>
            <w:right w:val="none" w:sz="0" w:space="0" w:color="auto"/>
          </w:divBdr>
        </w:div>
        <w:div w:id="1076560188">
          <w:marLeft w:val="480"/>
          <w:marRight w:val="0"/>
          <w:marTop w:val="0"/>
          <w:marBottom w:val="0"/>
          <w:divBdr>
            <w:top w:val="none" w:sz="0" w:space="0" w:color="auto"/>
            <w:left w:val="none" w:sz="0" w:space="0" w:color="auto"/>
            <w:bottom w:val="none" w:sz="0" w:space="0" w:color="auto"/>
            <w:right w:val="none" w:sz="0" w:space="0" w:color="auto"/>
          </w:divBdr>
        </w:div>
        <w:div w:id="1414086580">
          <w:marLeft w:val="480"/>
          <w:marRight w:val="0"/>
          <w:marTop w:val="0"/>
          <w:marBottom w:val="0"/>
          <w:divBdr>
            <w:top w:val="none" w:sz="0" w:space="0" w:color="auto"/>
            <w:left w:val="none" w:sz="0" w:space="0" w:color="auto"/>
            <w:bottom w:val="none" w:sz="0" w:space="0" w:color="auto"/>
            <w:right w:val="none" w:sz="0" w:space="0" w:color="auto"/>
          </w:divBdr>
        </w:div>
        <w:div w:id="145368278">
          <w:marLeft w:val="480"/>
          <w:marRight w:val="0"/>
          <w:marTop w:val="0"/>
          <w:marBottom w:val="0"/>
          <w:divBdr>
            <w:top w:val="none" w:sz="0" w:space="0" w:color="auto"/>
            <w:left w:val="none" w:sz="0" w:space="0" w:color="auto"/>
            <w:bottom w:val="none" w:sz="0" w:space="0" w:color="auto"/>
            <w:right w:val="none" w:sz="0" w:space="0" w:color="auto"/>
          </w:divBdr>
        </w:div>
        <w:div w:id="941375797">
          <w:marLeft w:val="480"/>
          <w:marRight w:val="0"/>
          <w:marTop w:val="0"/>
          <w:marBottom w:val="0"/>
          <w:divBdr>
            <w:top w:val="none" w:sz="0" w:space="0" w:color="auto"/>
            <w:left w:val="none" w:sz="0" w:space="0" w:color="auto"/>
            <w:bottom w:val="none" w:sz="0" w:space="0" w:color="auto"/>
            <w:right w:val="none" w:sz="0" w:space="0" w:color="auto"/>
          </w:divBdr>
        </w:div>
        <w:div w:id="607005020">
          <w:marLeft w:val="480"/>
          <w:marRight w:val="0"/>
          <w:marTop w:val="0"/>
          <w:marBottom w:val="0"/>
          <w:divBdr>
            <w:top w:val="none" w:sz="0" w:space="0" w:color="auto"/>
            <w:left w:val="none" w:sz="0" w:space="0" w:color="auto"/>
            <w:bottom w:val="none" w:sz="0" w:space="0" w:color="auto"/>
            <w:right w:val="none" w:sz="0" w:space="0" w:color="auto"/>
          </w:divBdr>
        </w:div>
        <w:div w:id="925071273">
          <w:marLeft w:val="480"/>
          <w:marRight w:val="0"/>
          <w:marTop w:val="0"/>
          <w:marBottom w:val="0"/>
          <w:divBdr>
            <w:top w:val="none" w:sz="0" w:space="0" w:color="auto"/>
            <w:left w:val="none" w:sz="0" w:space="0" w:color="auto"/>
            <w:bottom w:val="none" w:sz="0" w:space="0" w:color="auto"/>
            <w:right w:val="none" w:sz="0" w:space="0" w:color="auto"/>
          </w:divBdr>
        </w:div>
        <w:div w:id="688870691">
          <w:marLeft w:val="480"/>
          <w:marRight w:val="0"/>
          <w:marTop w:val="0"/>
          <w:marBottom w:val="0"/>
          <w:divBdr>
            <w:top w:val="none" w:sz="0" w:space="0" w:color="auto"/>
            <w:left w:val="none" w:sz="0" w:space="0" w:color="auto"/>
            <w:bottom w:val="none" w:sz="0" w:space="0" w:color="auto"/>
            <w:right w:val="none" w:sz="0" w:space="0" w:color="auto"/>
          </w:divBdr>
        </w:div>
        <w:div w:id="1235579681">
          <w:marLeft w:val="480"/>
          <w:marRight w:val="0"/>
          <w:marTop w:val="0"/>
          <w:marBottom w:val="0"/>
          <w:divBdr>
            <w:top w:val="none" w:sz="0" w:space="0" w:color="auto"/>
            <w:left w:val="none" w:sz="0" w:space="0" w:color="auto"/>
            <w:bottom w:val="none" w:sz="0" w:space="0" w:color="auto"/>
            <w:right w:val="none" w:sz="0" w:space="0" w:color="auto"/>
          </w:divBdr>
        </w:div>
        <w:div w:id="1918781936">
          <w:marLeft w:val="480"/>
          <w:marRight w:val="0"/>
          <w:marTop w:val="0"/>
          <w:marBottom w:val="0"/>
          <w:divBdr>
            <w:top w:val="none" w:sz="0" w:space="0" w:color="auto"/>
            <w:left w:val="none" w:sz="0" w:space="0" w:color="auto"/>
            <w:bottom w:val="none" w:sz="0" w:space="0" w:color="auto"/>
            <w:right w:val="none" w:sz="0" w:space="0" w:color="auto"/>
          </w:divBdr>
        </w:div>
        <w:div w:id="555513283">
          <w:marLeft w:val="480"/>
          <w:marRight w:val="0"/>
          <w:marTop w:val="0"/>
          <w:marBottom w:val="0"/>
          <w:divBdr>
            <w:top w:val="none" w:sz="0" w:space="0" w:color="auto"/>
            <w:left w:val="none" w:sz="0" w:space="0" w:color="auto"/>
            <w:bottom w:val="none" w:sz="0" w:space="0" w:color="auto"/>
            <w:right w:val="none" w:sz="0" w:space="0" w:color="auto"/>
          </w:divBdr>
        </w:div>
        <w:div w:id="1465271990">
          <w:marLeft w:val="480"/>
          <w:marRight w:val="0"/>
          <w:marTop w:val="0"/>
          <w:marBottom w:val="0"/>
          <w:divBdr>
            <w:top w:val="none" w:sz="0" w:space="0" w:color="auto"/>
            <w:left w:val="none" w:sz="0" w:space="0" w:color="auto"/>
            <w:bottom w:val="none" w:sz="0" w:space="0" w:color="auto"/>
            <w:right w:val="none" w:sz="0" w:space="0" w:color="auto"/>
          </w:divBdr>
        </w:div>
        <w:div w:id="1229534761">
          <w:marLeft w:val="480"/>
          <w:marRight w:val="0"/>
          <w:marTop w:val="0"/>
          <w:marBottom w:val="0"/>
          <w:divBdr>
            <w:top w:val="none" w:sz="0" w:space="0" w:color="auto"/>
            <w:left w:val="none" w:sz="0" w:space="0" w:color="auto"/>
            <w:bottom w:val="none" w:sz="0" w:space="0" w:color="auto"/>
            <w:right w:val="none" w:sz="0" w:space="0" w:color="auto"/>
          </w:divBdr>
        </w:div>
        <w:div w:id="1669822367">
          <w:marLeft w:val="480"/>
          <w:marRight w:val="0"/>
          <w:marTop w:val="0"/>
          <w:marBottom w:val="0"/>
          <w:divBdr>
            <w:top w:val="none" w:sz="0" w:space="0" w:color="auto"/>
            <w:left w:val="none" w:sz="0" w:space="0" w:color="auto"/>
            <w:bottom w:val="none" w:sz="0" w:space="0" w:color="auto"/>
            <w:right w:val="none" w:sz="0" w:space="0" w:color="auto"/>
          </w:divBdr>
        </w:div>
      </w:divsChild>
    </w:div>
    <w:div w:id="1271662056">
      <w:bodyDiv w:val="1"/>
      <w:marLeft w:val="0"/>
      <w:marRight w:val="0"/>
      <w:marTop w:val="0"/>
      <w:marBottom w:val="0"/>
      <w:divBdr>
        <w:top w:val="none" w:sz="0" w:space="0" w:color="auto"/>
        <w:left w:val="none" w:sz="0" w:space="0" w:color="auto"/>
        <w:bottom w:val="none" w:sz="0" w:space="0" w:color="auto"/>
        <w:right w:val="none" w:sz="0" w:space="0" w:color="auto"/>
      </w:divBdr>
      <w:divsChild>
        <w:div w:id="5986124">
          <w:marLeft w:val="480"/>
          <w:marRight w:val="0"/>
          <w:marTop w:val="0"/>
          <w:marBottom w:val="0"/>
          <w:divBdr>
            <w:top w:val="none" w:sz="0" w:space="0" w:color="auto"/>
            <w:left w:val="none" w:sz="0" w:space="0" w:color="auto"/>
            <w:bottom w:val="none" w:sz="0" w:space="0" w:color="auto"/>
            <w:right w:val="none" w:sz="0" w:space="0" w:color="auto"/>
          </w:divBdr>
        </w:div>
        <w:div w:id="13386236">
          <w:marLeft w:val="480"/>
          <w:marRight w:val="0"/>
          <w:marTop w:val="0"/>
          <w:marBottom w:val="0"/>
          <w:divBdr>
            <w:top w:val="none" w:sz="0" w:space="0" w:color="auto"/>
            <w:left w:val="none" w:sz="0" w:space="0" w:color="auto"/>
            <w:bottom w:val="none" w:sz="0" w:space="0" w:color="auto"/>
            <w:right w:val="none" w:sz="0" w:space="0" w:color="auto"/>
          </w:divBdr>
        </w:div>
        <w:div w:id="57095784">
          <w:marLeft w:val="480"/>
          <w:marRight w:val="0"/>
          <w:marTop w:val="0"/>
          <w:marBottom w:val="0"/>
          <w:divBdr>
            <w:top w:val="none" w:sz="0" w:space="0" w:color="auto"/>
            <w:left w:val="none" w:sz="0" w:space="0" w:color="auto"/>
            <w:bottom w:val="none" w:sz="0" w:space="0" w:color="auto"/>
            <w:right w:val="none" w:sz="0" w:space="0" w:color="auto"/>
          </w:divBdr>
        </w:div>
        <w:div w:id="67073081">
          <w:marLeft w:val="480"/>
          <w:marRight w:val="0"/>
          <w:marTop w:val="0"/>
          <w:marBottom w:val="0"/>
          <w:divBdr>
            <w:top w:val="none" w:sz="0" w:space="0" w:color="auto"/>
            <w:left w:val="none" w:sz="0" w:space="0" w:color="auto"/>
            <w:bottom w:val="none" w:sz="0" w:space="0" w:color="auto"/>
            <w:right w:val="none" w:sz="0" w:space="0" w:color="auto"/>
          </w:divBdr>
        </w:div>
        <w:div w:id="116805289">
          <w:marLeft w:val="480"/>
          <w:marRight w:val="0"/>
          <w:marTop w:val="0"/>
          <w:marBottom w:val="0"/>
          <w:divBdr>
            <w:top w:val="none" w:sz="0" w:space="0" w:color="auto"/>
            <w:left w:val="none" w:sz="0" w:space="0" w:color="auto"/>
            <w:bottom w:val="none" w:sz="0" w:space="0" w:color="auto"/>
            <w:right w:val="none" w:sz="0" w:space="0" w:color="auto"/>
          </w:divBdr>
        </w:div>
        <w:div w:id="168253846">
          <w:marLeft w:val="480"/>
          <w:marRight w:val="0"/>
          <w:marTop w:val="0"/>
          <w:marBottom w:val="0"/>
          <w:divBdr>
            <w:top w:val="none" w:sz="0" w:space="0" w:color="auto"/>
            <w:left w:val="none" w:sz="0" w:space="0" w:color="auto"/>
            <w:bottom w:val="none" w:sz="0" w:space="0" w:color="auto"/>
            <w:right w:val="none" w:sz="0" w:space="0" w:color="auto"/>
          </w:divBdr>
        </w:div>
        <w:div w:id="210189792">
          <w:marLeft w:val="480"/>
          <w:marRight w:val="0"/>
          <w:marTop w:val="0"/>
          <w:marBottom w:val="0"/>
          <w:divBdr>
            <w:top w:val="none" w:sz="0" w:space="0" w:color="auto"/>
            <w:left w:val="none" w:sz="0" w:space="0" w:color="auto"/>
            <w:bottom w:val="none" w:sz="0" w:space="0" w:color="auto"/>
            <w:right w:val="none" w:sz="0" w:space="0" w:color="auto"/>
          </w:divBdr>
        </w:div>
        <w:div w:id="258410054">
          <w:marLeft w:val="480"/>
          <w:marRight w:val="0"/>
          <w:marTop w:val="0"/>
          <w:marBottom w:val="0"/>
          <w:divBdr>
            <w:top w:val="none" w:sz="0" w:space="0" w:color="auto"/>
            <w:left w:val="none" w:sz="0" w:space="0" w:color="auto"/>
            <w:bottom w:val="none" w:sz="0" w:space="0" w:color="auto"/>
            <w:right w:val="none" w:sz="0" w:space="0" w:color="auto"/>
          </w:divBdr>
        </w:div>
        <w:div w:id="395276225">
          <w:marLeft w:val="480"/>
          <w:marRight w:val="0"/>
          <w:marTop w:val="0"/>
          <w:marBottom w:val="0"/>
          <w:divBdr>
            <w:top w:val="none" w:sz="0" w:space="0" w:color="auto"/>
            <w:left w:val="none" w:sz="0" w:space="0" w:color="auto"/>
            <w:bottom w:val="none" w:sz="0" w:space="0" w:color="auto"/>
            <w:right w:val="none" w:sz="0" w:space="0" w:color="auto"/>
          </w:divBdr>
        </w:div>
        <w:div w:id="517741739">
          <w:marLeft w:val="480"/>
          <w:marRight w:val="0"/>
          <w:marTop w:val="0"/>
          <w:marBottom w:val="0"/>
          <w:divBdr>
            <w:top w:val="none" w:sz="0" w:space="0" w:color="auto"/>
            <w:left w:val="none" w:sz="0" w:space="0" w:color="auto"/>
            <w:bottom w:val="none" w:sz="0" w:space="0" w:color="auto"/>
            <w:right w:val="none" w:sz="0" w:space="0" w:color="auto"/>
          </w:divBdr>
        </w:div>
        <w:div w:id="562714152">
          <w:marLeft w:val="480"/>
          <w:marRight w:val="0"/>
          <w:marTop w:val="0"/>
          <w:marBottom w:val="0"/>
          <w:divBdr>
            <w:top w:val="none" w:sz="0" w:space="0" w:color="auto"/>
            <w:left w:val="none" w:sz="0" w:space="0" w:color="auto"/>
            <w:bottom w:val="none" w:sz="0" w:space="0" w:color="auto"/>
            <w:right w:val="none" w:sz="0" w:space="0" w:color="auto"/>
          </w:divBdr>
        </w:div>
        <w:div w:id="571431477">
          <w:marLeft w:val="480"/>
          <w:marRight w:val="0"/>
          <w:marTop w:val="0"/>
          <w:marBottom w:val="0"/>
          <w:divBdr>
            <w:top w:val="none" w:sz="0" w:space="0" w:color="auto"/>
            <w:left w:val="none" w:sz="0" w:space="0" w:color="auto"/>
            <w:bottom w:val="none" w:sz="0" w:space="0" w:color="auto"/>
            <w:right w:val="none" w:sz="0" w:space="0" w:color="auto"/>
          </w:divBdr>
        </w:div>
        <w:div w:id="588850076">
          <w:marLeft w:val="480"/>
          <w:marRight w:val="0"/>
          <w:marTop w:val="0"/>
          <w:marBottom w:val="0"/>
          <w:divBdr>
            <w:top w:val="none" w:sz="0" w:space="0" w:color="auto"/>
            <w:left w:val="none" w:sz="0" w:space="0" w:color="auto"/>
            <w:bottom w:val="none" w:sz="0" w:space="0" w:color="auto"/>
            <w:right w:val="none" w:sz="0" w:space="0" w:color="auto"/>
          </w:divBdr>
        </w:div>
        <w:div w:id="606426567">
          <w:marLeft w:val="480"/>
          <w:marRight w:val="0"/>
          <w:marTop w:val="0"/>
          <w:marBottom w:val="0"/>
          <w:divBdr>
            <w:top w:val="none" w:sz="0" w:space="0" w:color="auto"/>
            <w:left w:val="none" w:sz="0" w:space="0" w:color="auto"/>
            <w:bottom w:val="none" w:sz="0" w:space="0" w:color="auto"/>
            <w:right w:val="none" w:sz="0" w:space="0" w:color="auto"/>
          </w:divBdr>
        </w:div>
        <w:div w:id="658269500">
          <w:marLeft w:val="480"/>
          <w:marRight w:val="0"/>
          <w:marTop w:val="0"/>
          <w:marBottom w:val="0"/>
          <w:divBdr>
            <w:top w:val="none" w:sz="0" w:space="0" w:color="auto"/>
            <w:left w:val="none" w:sz="0" w:space="0" w:color="auto"/>
            <w:bottom w:val="none" w:sz="0" w:space="0" w:color="auto"/>
            <w:right w:val="none" w:sz="0" w:space="0" w:color="auto"/>
          </w:divBdr>
        </w:div>
        <w:div w:id="674842673">
          <w:marLeft w:val="480"/>
          <w:marRight w:val="0"/>
          <w:marTop w:val="0"/>
          <w:marBottom w:val="0"/>
          <w:divBdr>
            <w:top w:val="none" w:sz="0" w:space="0" w:color="auto"/>
            <w:left w:val="none" w:sz="0" w:space="0" w:color="auto"/>
            <w:bottom w:val="none" w:sz="0" w:space="0" w:color="auto"/>
            <w:right w:val="none" w:sz="0" w:space="0" w:color="auto"/>
          </w:divBdr>
        </w:div>
        <w:div w:id="685864457">
          <w:marLeft w:val="480"/>
          <w:marRight w:val="0"/>
          <w:marTop w:val="0"/>
          <w:marBottom w:val="0"/>
          <w:divBdr>
            <w:top w:val="none" w:sz="0" w:space="0" w:color="auto"/>
            <w:left w:val="none" w:sz="0" w:space="0" w:color="auto"/>
            <w:bottom w:val="none" w:sz="0" w:space="0" w:color="auto"/>
            <w:right w:val="none" w:sz="0" w:space="0" w:color="auto"/>
          </w:divBdr>
        </w:div>
        <w:div w:id="780295893">
          <w:marLeft w:val="480"/>
          <w:marRight w:val="0"/>
          <w:marTop w:val="0"/>
          <w:marBottom w:val="0"/>
          <w:divBdr>
            <w:top w:val="none" w:sz="0" w:space="0" w:color="auto"/>
            <w:left w:val="none" w:sz="0" w:space="0" w:color="auto"/>
            <w:bottom w:val="none" w:sz="0" w:space="0" w:color="auto"/>
            <w:right w:val="none" w:sz="0" w:space="0" w:color="auto"/>
          </w:divBdr>
        </w:div>
        <w:div w:id="918832918">
          <w:marLeft w:val="480"/>
          <w:marRight w:val="0"/>
          <w:marTop w:val="0"/>
          <w:marBottom w:val="0"/>
          <w:divBdr>
            <w:top w:val="none" w:sz="0" w:space="0" w:color="auto"/>
            <w:left w:val="none" w:sz="0" w:space="0" w:color="auto"/>
            <w:bottom w:val="none" w:sz="0" w:space="0" w:color="auto"/>
            <w:right w:val="none" w:sz="0" w:space="0" w:color="auto"/>
          </w:divBdr>
        </w:div>
        <w:div w:id="937297547">
          <w:marLeft w:val="480"/>
          <w:marRight w:val="0"/>
          <w:marTop w:val="0"/>
          <w:marBottom w:val="0"/>
          <w:divBdr>
            <w:top w:val="none" w:sz="0" w:space="0" w:color="auto"/>
            <w:left w:val="none" w:sz="0" w:space="0" w:color="auto"/>
            <w:bottom w:val="none" w:sz="0" w:space="0" w:color="auto"/>
            <w:right w:val="none" w:sz="0" w:space="0" w:color="auto"/>
          </w:divBdr>
        </w:div>
        <w:div w:id="956639159">
          <w:marLeft w:val="480"/>
          <w:marRight w:val="0"/>
          <w:marTop w:val="0"/>
          <w:marBottom w:val="0"/>
          <w:divBdr>
            <w:top w:val="none" w:sz="0" w:space="0" w:color="auto"/>
            <w:left w:val="none" w:sz="0" w:space="0" w:color="auto"/>
            <w:bottom w:val="none" w:sz="0" w:space="0" w:color="auto"/>
            <w:right w:val="none" w:sz="0" w:space="0" w:color="auto"/>
          </w:divBdr>
        </w:div>
        <w:div w:id="980692144">
          <w:marLeft w:val="480"/>
          <w:marRight w:val="0"/>
          <w:marTop w:val="0"/>
          <w:marBottom w:val="0"/>
          <w:divBdr>
            <w:top w:val="none" w:sz="0" w:space="0" w:color="auto"/>
            <w:left w:val="none" w:sz="0" w:space="0" w:color="auto"/>
            <w:bottom w:val="none" w:sz="0" w:space="0" w:color="auto"/>
            <w:right w:val="none" w:sz="0" w:space="0" w:color="auto"/>
          </w:divBdr>
        </w:div>
        <w:div w:id="983118469">
          <w:marLeft w:val="480"/>
          <w:marRight w:val="0"/>
          <w:marTop w:val="0"/>
          <w:marBottom w:val="0"/>
          <w:divBdr>
            <w:top w:val="none" w:sz="0" w:space="0" w:color="auto"/>
            <w:left w:val="none" w:sz="0" w:space="0" w:color="auto"/>
            <w:bottom w:val="none" w:sz="0" w:space="0" w:color="auto"/>
            <w:right w:val="none" w:sz="0" w:space="0" w:color="auto"/>
          </w:divBdr>
        </w:div>
        <w:div w:id="984898596">
          <w:marLeft w:val="480"/>
          <w:marRight w:val="0"/>
          <w:marTop w:val="0"/>
          <w:marBottom w:val="0"/>
          <w:divBdr>
            <w:top w:val="none" w:sz="0" w:space="0" w:color="auto"/>
            <w:left w:val="none" w:sz="0" w:space="0" w:color="auto"/>
            <w:bottom w:val="none" w:sz="0" w:space="0" w:color="auto"/>
            <w:right w:val="none" w:sz="0" w:space="0" w:color="auto"/>
          </w:divBdr>
        </w:div>
        <w:div w:id="1025666927">
          <w:marLeft w:val="480"/>
          <w:marRight w:val="0"/>
          <w:marTop w:val="0"/>
          <w:marBottom w:val="0"/>
          <w:divBdr>
            <w:top w:val="none" w:sz="0" w:space="0" w:color="auto"/>
            <w:left w:val="none" w:sz="0" w:space="0" w:color="auto"/>
            <w:bottom w:val="none" w:sz="0" w:space="0" w:color="auto"/>
            <w:right w:val="none" w:sz="0" w:space="0" w:color="auto"/>
          </w:divBdr>
        </w:div>
        <w:div w:id="1032538204">
          <w:marLeft w:val="480"/>
          <w:marRight w:val="0"/>
          <w:marTop w:val="0"/>
          <w:marBottom w:val="0"/>
          <w:divBdr>
            <w:top w:val="none" w:sz="0" w:space="0" w:color="auto"/>
            <w:left w:val="none" w:sz="0" w:space="0" w:color="auto"/>
            <w:bottom w:val="none" w:sz="0" w:space="0" w:color="auto"/>
            <w:right w:val="none" w:sz="0" w:space="0" w:color="auto"/>
          </w:divBdr>
        </w:div>
        <w:div w:id="1052659737">
          <w:marLeft w:val="480"/>
          <w:marRight w:val="0"/>
          <w:marTop w:val="0"/>
          <w:marBottom w:val="0"/>
          <w:divBdr>
            <w:top w:val="none" w:sz="0" w:space="0" w:color="auto"/>
            <w:left w:val="none" w:sz="0" w:space="0" w:color="auto"/>
            <w:bottom w:val="none" w:sz="0" w:space="0" w:color="auto"/>
            <w:right w:val="none" w:sz="0" w:space="0" w:color="auto"/>
          </w:divBdr>
        </w:div>
        <w:div w:id="1105072772">
          <w:marLeft w:val="480"/>
          <w:marRight w:val="0"/>
          <w:marTop w:val="0"/>
          <w:marBottom w:val="0"/>
          <w:divBdr>
            <w:top w:val="none" w:sz="0" w:space="0" w:color="auto"/>
            <w:left w:val="none" w:sz="0" w:space="0" w:color="auto"/>
            <w:bottom w:val="none" w:sz="0" w:space="0" w:color="auto"/>
            <w:right w:val="none" w:sz="0" w:space="0" w:color="auto"/>
          </w:divBdr>
        </w:div>
        <w:div w:id="1217006465">
          <w:marLeft w:val="480"/>
          <w:marRight w:val="0"/>
          <w:marTop w:val="0"/>
          <w:marBottom w:val="0"/>
          <w:divBdr>
            <w:top w:val="none" w:sz="0" w:space="0" w:color="auto"/>
            <w:left w:val="none" w:sz="0" w:space="0" w:color="auto"/>
            <w:bottom w:val="none" w:sz="0" w:space="0" w:color="auto"/>
            <w:right w:val="none" w:sz="0" w:space="0" w:color="auto"/>
          </w:divBdr>
        </w:div>
        <w:div w:id="1220821446">
          <w:marLeft w:val="480"/>
          <w:marRight w:val="0"/>
          <w:marTop w:val="0"/>
          <w:marBottom w:val="0"/>
          <w:divBdr>
            <w:top w:val="none" w:sz="0" w:space="0" w:color="auto"/>
            <w:left w:val="none" w:sz="0" w:space="0" w:color="auto"/>
            <w:bottom w:val="none" w:sz="0" w:space="0" w:color="auto"/>
            <w:right w:val="none" w:sz="0" w:space="0" w:color="auto"/>
          </w:divBdr>
        </w:div>
        <w:div w:id="1264459546">
          <w:marLeft w:val="480"/>
          <w:marRight w:val="0"/>
          <w:marTop w:val="0"/>
          <w:marBottom w:val="0"/>
          <w:divBdr>
            <w:top w:val="none" w:sz="0" w:space="0" w:color="auto"/>
            <w:left w:val="none" w:sz="0" w:space="0" w:color="auto"/>
            <w:bottom w:val="none" w:sz="0" w:space="0" w:color="auto"/>
            <w:right w:val="none" w:sz="0" w:space="0" w:color="auto"/>
          </w:divBdr>
        </w:div>
        <w:div w:id="1346786261">
          <w:marLeft w:val="480"/>
          <w:marRight w:val="0"/>
          <w:marTop w:val="0"/>
          <w:marBottom w:val="0"/>
          <w:divBdr>
            <w:top w:val="none" w:sz="0" w:space="0" w:color="auto"/>
            <w:left w:val="none" w:sz="0" w:space="0" w:color="auto"/>
            <w:bottom w:val="none" w:sz="0" w:space="0" w:color="auto"/>
            <w:right w:val="none" w:sz="0" w:space="0" w:color="auto"/>
          </w:divBdr>
        </w:div>
        <w:div w:id="1358505669">
          <w:marLeft w:val="480"/>
          <w:marRight w:val="0"/>
          <w:marTop w:val="0"/>
          <w:marBottom w:val="0"/>
          <w:divBdr>
            <w:top w:val="none" w:sz="0" w:space="0" w:color="auto"/>
            <w:left w:val="none" w:sz="0" w:space="0" w:color="auto"/>
            <w:bottom w:val="none" w:sz="0" w:space="0" w:color="auto"/>
            <w:right w:val="none" w:sz="0" w:space="0" w:color="auto"/>
          </w:divBdr>
        </w:div>
        <w:div w:id="1374233970">
          <w:marLeft w:val="480"/>
          <w:marRight w:val="0"/>
          <w:marTop w:val="0"/>
          <w:marBottom w:val="0"/>
          <w:divBdr>
            <w:top w:val="none" w:sz="0" w:space="0" w:color="auto"/>
            <w:left w:val="none" w:sz="0" w:space="0" w:color="auto"/>
            <w:bottom w:val="none" w:sz="0" w:space="0" w:color="auto"/>
            <w:right w:val="none" w:sz="0" w:space="0" w:color="auto"/>
          </w:divBdr>
        </w:div>
        <w:div w:id="1382749388">
          <w:marLeft w:val="480"/>
          <w:marRight w:val="0"/>
          <w:marTop w:val="0"/>
          <w:marBottom w:val="0"/>
          <w:divBdr>
            <w:top w:val="none" w:sz="0" w:space="0" w:color="auto"/>
            <w:left w:val="none" w:sz="0" w:space="0" w:color="auto"/>
            <w:bottom w:val="none" w:sz="0" w:space="0" w:color="auto"/>
            <w:right w:val="none" w:sz="0" w:space="0" w:color="auto"/>
          </w:divBdr>
        </w:div>
        <w:div w:id="1382947307">
          <w:marLeft w:val="480"/>
          <w:marRight w:val="0"/>
          <w:marTop w:val="0"/>
          <w:marBottom w:val="0"/>
          <w:divBdr>
            <w:top w:val="none" w:sz="0" w:space="0" w:color="auto"/>
            <w:left w:val="none" w:sz="0" w:space="0" w:color="auto"/>
            <w:bottom w:val="none" w:sz="0" w:space="0" w:color="auto"/>
            <w:right w:val="none" w:sz="0" w:space="0" w:color="auto"/>
          </w:divBdr>
        </w:div>
        <w:div w:id="1407459238">
          <w:marLeft w:val="480"/>
          <w:marRight w:val="0"/>
          <w:marTop w:val="0"/>
          <w:marBottom w:val="0"/>
          <w:divBdr>
            <w:top w:val="none" w:sz="0" w:space="0" w:color="auto"/>
            <w:left w:val="none" w:sz="0" w:space="0" w:color="auto"/>
            <w:bottom w:val="none" w:sz="0" w:space="0" w:color="auto"/>
            <w:right w:val="none" w:sz="0" w:space="0" w:color="auto"/>
          </w:divBdr>
        </w:div>
        <w:div w:id="1461875619">
          <w:marLeft w:val="480"/>
          <w:marRight w:val="0"/>
          <w:marTop w:val="0"/>
          <w:marBottom w:val="0"/>
          <w:divBdr>
            <w:top w:val="none" w:sz="0" w:space="0" w:color="auto"/>
            <w:left w:val="none" w:sz="0" w:space="0" w:color="auto"/>
            <w:bottom w:val="none" w:sz="0" w:space="0" w:color="auto"/>
            <w:right w:val="none" w:sz="0" w:space="0" w:color="auto"/>
          </w:divBdr>
        </w:div>
        <w:div w:id="1469930224">
          <w:marLeft w:val="480"/>
          <w:marRight w:val="0"/>
          <w:marTop w:val="0"/>
          <w:marBottom w:val="0"/>
          <w:divBdr>
            <w:top w:val="none" w:sz="0" w:space="0" w:color="auto"/>
            <w:left w:val="none" w:sz="0" w:space="0" w:color="auto"/>
            <w:bottom w:val="none" w:sz="0" w:space="0" w:color="auto"/>
            <w:right w:val="none" w:sz="0" w:space="0" w:color="auto"/>
          </w:divBdr>
        </w:div>
        <w:div w:id="1473399727">
          <w:marLeft w:val="480"/>
          <w:marRight w:val="0"/>
          <w:marTop w:val="0"/>
          <w:marBottom w:val="0"/>
          <w:divBdr>
            <w:top w:val="none" w:sz="0" w:space="0" w:color="auto"/>
            <w:left w:val="none" w:sz="0" w:space="0" w:color="auto"/>
            <w:bottom w:val="none" w:sz="0" w:space="0" w:color="auto"/>
            <w:right w:val="none" w:sz="0" w:space="0" w:color="auto"/>
          </w:divBdr>
        </w:div>
        <w:div w:id="1532108491">
          <w:marLeft w:val="480"/>
          <w:marRight w:val="0"/>
          <w:marTop w:val="0"/>
          <w:marBottom w:val="0"/>
          <w:divBdr>
            <w:top w:val="none" w:sz="0" w:space="0" w:color="auto"/>
            <w:left w:val="none" w:sz="0" w:space="0" w:color="auto"/>
            <w:bottom w:val="none" w:sz="0" w:space="0" w:color="auto"/>
            <w:right w:val="none" w:sz="0" w:space="0" w:color="auto"/>
          </w:divBdr>
        </w:div>
        <w:div w:id="1577351983">
          <w:marLeft w:val="480"/>
          <w:marRight w:val="0"/>
          <w:marTop w:val="0"/>
          <w:marBottom w:val="0"/>
          <w:divBdr>
            <w:top w:val="none" w:sz="0" w:space="0" w:color="auto"/>
            <w:left w:val="none" w:sz="0" w:space="0" w:color="auto"/>
            <w:bottom w:val="none" w:sz="0" w:space="0" w:color="auto"/>
            <w:right w:val="none" w:sz="0" w:space="0" w:color="auto"/>
          </w:divBdr>
        </w:div>
        <w:div w:id="1587615248">
          <w:marLeft w:val="480"/>
          <w:marRight w:val="0"/>
          <w:marTop w:val="0"/>
          <w:marBottom w:val="0"/>
          <w:divBdr>
            <w:top w:val="none" w:sz="0" w:space="0" w:color="auto"/>
            <w:left w:val="none" w:sz="0" w:space="0" w:color="auto"/>
            <w:bottom w:val="none" w:sz="0" w:space="0" w:color="auto"/>
            <w:right w:val="none" w:sz="0" w:space="0" w:color="auto"/>
          </w:divBdr>
        </w:div>
        <w:div w:id="1637639961">
          <w:marLeft w:val="480"/>
          <w:marRight w:val="0"/>
          <w:marTop w:val="0"/>
          <w:marBottom w:val="0"/>
          <w:divBdr>
            <w:top w:val="none" w:sz="0" w:space="0" w:color="auto"/>
            <w:left w:val="none" w:sz="0" w:space="0" w:color="auto"/>
            <w:bottom w:val="none" w:sz="0" w:space="0" w:color="auto"/>
            <w:right w:val="none" w:sz="0" w:space="0" w:color="auto"/>
          </w:divBdr>
        </w:div>
        <w:div w:id="1647273127">
          <w:marLeft w:val="480"/>
          <w:marRight w:val="0"/>
          <w:marTop w:val="0"/>
          <w:marBottom w:val="0"/>
          <w:divBdr>
            <w:top w:val="none" w:sz="0" w:space="0" w:color="auto"/>
            <w:left w:val="none" w:sz="0" w:space="0" w:color="auto"/>
            <w:bottom w:val="none" w:sz="0" w:space="0" w:color="auto"/>
            <w:right w:val="none" w:sz="0" w:space="0" w:color="auto"/>
          </w:divBdr>
        </w:div>
        <w:div w:id="1647390136">
          <w:marLeft w:val="480"/>
          <w:marRight w:val="0"/>
          <w:marTop w:val="0"/>
          <w:marBottom w:val="0"/>
          <w:divBdr>
            <w:top w:val="none" w:sz="0" w:space="0" w:color="auto"/>
            <w:left w:val="none" w:sz="0" w:space="0" w:color="auto"/>
            <w:bottom w:val="none" w:sz="0" w:space="0" w:color="auto"/>
            <w:right w:val="none" w:sz="0" w:space="0" w:color="auto"/>
          </w:divBdr>
        </w:div>
        <w:div w:id="1670869296">
          <w:marLeft w:val="480"/>
          <w:marRight w:val="0"/>
          <w:marTop w:val="0"/>
          <w:marBottom w:val="0"/>
          <w:divBdr>
            <w:top w:val="none" w:sz="0" w:space="0" w:color="auto"/>
            <w:left w:val="none" w:sz="0" w:space="0" w:color="auto"/>
            <w:bottom w:val="none" w:sz="0" w:space="0" w:color="auto"/>
            <w:right w:val="none" w:sz="0" w:space="0" w:color="auto"/>
          </w:divBdr>
        </w:div>
        <w:div w:id="1693412292">
          <w:marLeft w:val="480"/>
          <w:marRight w:val="0"/>
          <w:marTop w:val="0"/>
          <w:marBottom w:val="0"/>
          <w:divBdr>
            <w:top w:val="none" w:sz="0" w:space="0" w:color="auto"/>
            <w:left w:val="none" w:sz="0" w:space="0" w:color="auto"/>
            <w:bottom w:val="none" w:sz="0" w:space="0" w:color="auto"/>
            <w:right w:val="none" w:sz="0" w:space="0" w:color="auto"/>
          </w:divBdr>
        </w:div>
        <w:div w:id="1698695916">
          <w:marLeft w:val="480"/>
          <w:marRight w:val="0"/>
          <w:marTop w:val="0"/>
          <w:marBottom w:val="0"/>
          <w:divBdr>
            <w:top w:val="none" w:sz="0" w:space="0" w:color="auto"/>
            <w:left w:val="none" w:sz="0" w:space="0" w:color="auto"/>
            <w:bottom w:val="none" w:sz="0" w:space="0" w:color="auto"/>
            <w:right w:val="none" w:sz="0" w:space="0" w:color="auto"/>
          </w:divBdr>
        </w:div>
        <w:div w:id="1761026392">
          <w:marLeft w:val="480"/>
          <w:marRight w:val="0"/>
          <w:marTop w:val="0"/>
          <w:marBottom w:val="0"/>
          <w:divBdr>
            <w:top w:val="none" w:sz="0" w:space="0" w:color="auto"/>
            <w:left w:val="none" w:sz="0" w:space="0" w:color="auto"/>
            <w:bottom w:val="none" w:sz="0" w:space="0" w:color="auto"/>
            <w:right w:val="none" w:sz="0" w:space="0" w:color="auto"/>
          </w:divBdr>
        </w:div>
        <w:div w:id="1803963621">
          <w:marLeft w:val="480"/>
          <w:marRight w:val="0"/>
          <w:marTop w:val="0"/>
          <w:marBottom w:val="0"/>
          <w:divBdr>
            <w:top w:val="none" w:sz="0" w:space="0" w:color="auto"/>
            <w:left w:val="none" w:sz="0" w:space="0" w:color="auto"/>
            <w:bottom w:val="none" w:sz="0" w:space="0" w:color="auto"/>
            <w:right w:val="none" w:sz="0" w:space="0" w:color="auto"/>
          </w:divBdr>
        </w:div>
        <w:div w:id="1819419827">
          <w:marLeft w:val="480"/>
          <w:marRight w:val="0"/>
          <w:marTop w:val="0"/>
          <w:marBottom w:val="0"/>
          <w:divBdr>
            <w:top w:val="none" w:sz="0" w:space="0" w:color="auto"/>
            <w:left w:val="none" w:sz="0" w:space="0" w:color="auto"/>
            <w:bottom w:val="none" w:sz="0" w:space="0" w:color="auto"/>
            <w:right w:val="none" w:sz="0" w:space="0" w:color="auto"/>
          </w:divBdr>
        </w:div>
        <w:div w:id="1839883389">
          <w:marLeft w:val="480"/>
          <w:marRight w:val="0"/>
          <w:marTop w:val="0"/>
          <w:marBottom w:val="0"/>
          <w:divBdr>
            <w:top w:val="none" w:sz="0" w:space="0" w:color="auto"/>
            <w:left w:val="none" w:sz="0" w:space="0" w:color="auto"/>
            <w:bottom w:val="none" w:sz="0" w:space="0" w:color="auto"/>
            <w:right w:val="none" w:sz="0" w:space="0" w:color="auto"/>
          </w:divBdr>
        </w:div>
        <w:div w:id="1869024092">
          <w:marLeft w:val="480"/>
          <w:marRight w:val="0"/>
          <w:marTop w:val="0"/>
          <w:marBottom w:val="0"/>
          <w:divBdr>
            <w:top w:val="none" w:sz="0" w:space="0" w:color="auto"/>
            <w:left w:val="none" w:sz="0" w:space="0" w:color="auto"/>
            <w:bottom w:val="none" w:sz="0" w:space="0" w:color="auto"/>
            <w:right w:val="none" w:sz="0" w:space="0" w:color="auto"/>
          </w:divBdr>
        </w:div>
        <w:div w:id="1869756504">
          <w:marLeft w:val="480"/>
          <w:marRight w:val="0"/>
          <w:marTop w:val="0"/>
          <w:marBottom w:val="0"/>
          <w:divBdr>
            <w:top w:val="none" w:sz="0" w:space="0" w:color="auto"/>
            <w:left w:val="none" w:sz="0" w:space="0" w:color="auto"/>
            <w:bottom w:val="none" w:sz="0" w:space="0" w:color="auto"/>
            <w:right w:val="none" w:sz="0" w:space="0" w:color="auto"/>
          </w:divBdr>
        </w:div>
        <w:div w:id="1878076717">
          <w:marLeft w:val="480"/>
          <w:marRight w:val="0"/>
          <w:marTop w:val="0"/>
          <w:marBottom w:val="0"/>
          <w:divBdr>
            <w:top w:val="none" w:sz="0" w:space="0" w:color="auto"/>
            <w:left w:val="none" w:sz="0" w:space="0" w:color="auto"/>
            <w:bottom w:val="none" w:sz="0" w:space="0" w:color="auto"/>
            <w:right w:val="none" w:sz="0" w:space="0" w:color="auto"/>
          </w:divBdr>
        </w:div>
        <w:div w:id="1880242847">
          <w:marLeft w:val="480"/>
          <w:marRight w:val="0"/>
          <w:marTop w:val="0"/>
          <w:marBottom w:val="0"/>
          <w:divBdr>
            <w:top w:val="none" w:sz="0" w:space="0" w:color="auto"/>
            <w:left w:val="none" w:sz="0" w:space="0" w:color="auto"/>
            <w:bottom w:val="none" w:sz="0" w:space="0" w:color="auto"/>
            <w:right w:val="none" w:sz="0" w:space="0" w:color="auto"/>
          </w:divBdr>
        </w:div>
        <w:div w:id="1886328932">
          <w:marLeft w:val="480"/>
          <w:marRight w:val="0"/>
          <w:marTop w:val="0"/>
          <w:marBottom w:val="0"/>
          <w:divBdr>
            <w:top w:val="none" w:sz="0" w:space="0" w:color="auto"/>
            <w:left w:val="none" w:sz="0" w:space="0" w:color="auto"/>
            <w:bottom w:val="none" w:sz="0" w:space="0" w:color="auto"/>
            <w:right w:val="none" w:sz="0" w:space="0" w:color="auto"/>
          </w:divBdr>
        </w:div>
        <w:div w:id="1898274549">
          <w:marLeft w:val="480"/>
          <w:marRight w:val="0"/>
          <w:marTop w:val="0"/>
          <w:marBottom w:val="0"/>
          <w:divBdr>
            <w:top w:val="none" w:sz="0" w:space="0" w:color="auto"/>
            <w:left w:val="none" w:sz="0" w:space="0" w:color="auto"/>
            <w:bottom w:val="none" w:sz="0" w:space="0" w:color="auto"/>
            <w:right w:val="none" w:sz="0" w:space="0" w:color="auto"/>
          </w:divBdr>
        </w:div>
        <w:div w:id="1918174610">
          <w:marLeft w:val="480"/>
          <w:marRight w:val="0"/>
          <w:marTop w:val="0"/>
          <w:marBottom w:val="0"/>
          <w:divBdr>
            <w:top w:val="none" w:sz="0" w:space="0" w:color="auto"/>
            <w:left w:val="none" w:sz="0" w:space="0" w:color="auto"/>
            <w:bottom w:val="none" w:sz="0" w:space="0" w:color="auto"/>
            <w:right w:val="none" w:sz="0" w:space="0" w:color="auto"/>
          </w:divBdr>
        </w:div>
        <w:div w:id="1966151450">
          <w:marLeft w:val="480"/>
          <w:marRight w:val="0"/>
          <w:marTop w:val="0"/>
          <w:marBottom w:val="0"/>
          <w:divBdr>
            <w:top w:val="none" w:sz="0" w:space="0" w:color="auto"/>
            <w:left w:val="none" w:sz="0" w:space="0" w:color="auto"/>
            <w:bottom w:val="none" w:sz="0" w:space="0" w:color="auto"/>
            <w:right w:val="none" w:sz="0" w:space="0" w:color="auto"/>
          </w:divBdr>
        </w:div>
        <w:div w:id="2104445989">
          <w:marLeft w:val="480"/>
          <w:marRight w:val="0"/>
          <w:marTop w:val="0"/>
          <w:marBottom w:val="0"/>
          <w:divBdr>
            <w:top w:val="none" w:sz="0" w:space="0" w:color="auto"/>
            <w:left w:val="none" w:sz="0" w:space="0" w:color="auto"/>
            <w:bottom w:val="none" w:sz="0" w:space="0" w:color="auto"/>
            <w:right w:val="none" w:sz="0" w:space="0" w:color="auto"/>
          </w:divBdr>
        </w:div>
        <w:div w:id="2132046648">
          <w:marLeft w:val="480"/>
          <w:marRight w:val="0"/>
          <w:marTop w:val="0"/>
          <w:marBottom w:val="0"/>
          <w:divBdr>
            <w:top w:val="none" w:sz="0" w:space="0" w:color="auto"/>
            <w:left w:val="none" w:sz="0" w:space="0" w:color="auto"/>
            <w:bottom w:val="none" w:sz="0" w:space="0" w:color="auto"/>
            <w:right w:val="none" w:sz="0" w:space="0" w:color="auto"/>
          </w:divBdr>
        </w:div>
      </w:divsChild>
    </w:div>
    <w:div w:id="1284112536">
      <w:bodyDiv w:val="1"/>
      <w:marLeft w:val="0"/>
      <w:marRight w:val="0"/>
      <w:marTop w:val="0"/>
      <w:marBottom w:val="0"/>
      <w:divBdr>
        <w:top w:val="none" w:sz="0" w:space="0" w:color="auto"/>
        <w:left w:val="none" w:sz="0" w:space="0" w:color="auto"/>
        <w:bottom w:val="none" w:sz="0" w:space="0" w:color="auto"/>
        <w:right w:val="none" w:sz="0" w:space="0" w:color="auto"/>
      </w:divBdr>
      <w:divsChild>
        <w:div w:id="1686899169">
          <w:marLeft w:val="480"/>
          <w:marRight w:val="0"/>
          <w:marTop w:val="0"/>
          <w:marBottom w:val="0"/>
          <w:divBdr>
            <w:top w:val="none" w:sz="0" w:space="0" w:color="auto"/>
            <w:left w:val="none" w:sz="0" w:space="0" w:color="auto"/>
            <w:bottom w:val="none" w:sz="0" w:space="0" w:color="auto"/>
            <w:right w:val="none" w:sz="0" w:space="0" w:color="auto"/>
          </w:divBdr>
        </w:div>
        <w:div w:id="223029173">
          <w:marLeft w:val="480"/>
          <w:marRight w:val="0"/>
          <w:marTop w:val="0"/>
          <w:marBottom w:val="0"/>
          <w:divBdr>
            <w:top w:val="none" w:sz="0" w:space="0" w:color="auto"/>
            <w:left w:val="none" w:sz="0" w:space="0" w:color="auto"/>
            <w:bottom w:val="none" w:sz="0" w:space="0" w:color="auto"/>
            <w:right w:val="none" w:sz="0" w:space="0" w:color="auto"/>
          </w:divBdr>
        </w:div>
        <w:div w:id="1614047888">
          <w:marLeft w:val="480"/>
          <w:marRight w:val="0"/>
          <w:marTop w:val="0"/>
          <w:marBottom w:val="0"/>
          <w:divBdr>
            <w:top w:val="none" w:sz="0" w:space="0" w:color="auto"/>
            <w:left w:val="none" w:sz="0" w:space="0" w:color="auto"/>
            <w:bottom w:val="none" w:sz="0" w:space="0" w:color="auto"/>
            <w:right w:val="none" w:sz="0" w:space="0" w:color="auto"/>
          </w:divBdr>
        </w:div>
        <w:div w:id="1016420604">
          <w:marLeft w:val="480"/>
          <w:marRight w:val="0"/>
          <w:marTop w:val="0"/>
          <w:marBottom w:val="0"/>
          <w:divBdr>
            <w:top w:val="none" w:sz="0" w:space="0" w:color="auto"/>
            <w:left w:val="none" w:sz="0" w:space="0" w:color="auto"/>
            <w:bottom w:val="none" w:sz="0" w:space="0" w:color="auto"/>
            <w:right w:val="none" w:sz="0" w:space="0" w:color="auto"/>
          </w:divBdr>
        </w:div>
        <w:div w:id="1590119900">
          <w:marLeft w:val="480"/>
          <w:marRight w:val="0"/>
          <w:marTop w:val="0"/>
          <w:marBottom w:val="0"/>
          <w:divBdr>
            <w:top w:val="none" w:sz="0" w:space="0" w:color="auto"/>
            <w:left w:val="none" w:sz="0" w:space="0" w:color="auto"/>
            <w:bottom w:val="none" w:sz="0" w:space="0" w:color="auto"/>
            <w:right w:val="none" w:sz="0" w:space="0" w:color="auto"/>
          </w:divBdr>
        </w:div>
        <w:div w:id="520049507">
          <w:marLeft w:val="480"/>
          <w:marRight w:val="0"/>
          <w:marTop w:val="0"/>
          <w:marBottom w:val="0"/>
          <w:divBdr>
            <w:top w:val="none" w:sz="0" w:space="0" w:color="auto"/>
            <w:left w:val="none" w:sz="0" w:space="0" w:color="auto"/>
            <w:bottom w:val="none" w:sz="0" w:space="0" w:color="auto"/>
            <w:right w:val="none" w:sz="0" w:space="0" w:color="auto"/>
          </w:divBdr>
        </w:div>
        <w:div w:id="576289524">
          <w:marLeft w:val="480"/>
          <w:marRight w:val="0"/>
          <w:marTop w:val="0"/>
          <w:marBottom w:val="0"/>
          <w:divBdr>
            <w:top w:val="none" w:sz="0" w:space="0" w:color="auto"/>
            <w:left w:val="none" w:sz="0" w:space="0" w:color="auto"/>
            <w:bottom w:val="none" w:sz="0" w:space="0" w:color="auto"/>
            <w:right w:val="none" w:sz="0" w:space="0" w:color="auto"/>
          </w:divBdr>
        </w:div>
        <w:div w:id="260529364">
          <w:marLeft w:val="480"/>
          <w:marRight w:val="0"/>
          <w:marTop w:val="0"/>
          <w:marBottom w:val="0"/>
          <w:divBdr>
            <w:top w:val="none" w:sz="0" w:space="0" w:color="auto"/>
            <w:left w:val="none" w:sz="0" w:space="0" w:color="auto"/>
            <w:bottom w:val="none" w:sz="0" w:space="0" w:color="auto"/>
            <w:right w:val="none" w:sz="0" w:space="0" w:color="auto"/>
          </w:divBdr>
        </w:div>
        <w:div w:id="1167206157">
          <w:marLeft w:val="480"/>
          <w:marRight w:val="0"/>
          <w:marTop w:val="0"/>
          <w:marBottom w:val="0"/>
          <w:divBdr>
            <w:top w:val="none" w:sz="0" w:space="0" w:color="auto"/>
            <w:left w:val="none" w:sz="0" w:space="0" w:color="auto"/>
            <w:bottom w:val="none" w:sz="0" w:space="0" w:color="auto"/>
            <w:right w:val="none" w:sz="0" w:space="0" w:color="auto"/>
          </w:divBdr>
        </w:div>
        <w:div w:id="888151886">
          <w:marLeft w:val="480"/>
          <w:marRight w:val="0"/>
          <w:marTop w:val="0"/>
          <w:marBottom w:val="0"/>
          <w:divBdr>
            <w:top w:val="none" w:sz="0" w:space="0" w:color="auto"/>
            <w:left w:val="none" w:sz="0" w:space="0" w:color="auto"/>
            <w:bottom w:val="none" w:sz="0" w:space="0" w:color="auto"/>
            <w:right w:val="none" w:sz="0" w:space="0" w:color="auto"/>
          </w:divBdr>
        </w:div>
        <w:div w:id="2110546366">
          <w:marLeft w:val="480"/>
          <w:marRight w:val="0"/>
          <w:marTop w:val="0"/>
          <w:marBottom w:val="0"/>
          <w:divBdr>
            <w:top w:val="none" w:sz="0" w:space="0" w:color="auto"/>
            <w:left w:val="none" w:sz="0" w:space="0" w:color="auto"/>
            <w:bottom w:val="none" w:sz="0" w:space="0" w:color="auto"/>
            <w:right w:val="none" w:sz="0" w:space="0" w:color="auto"/>
          </w:divBdr>
        </w:div>
        <w:div w:id="1449928826">
          <w:marLeft w:val="480"/>
          <w:marRight w:val="0"/>
          <w:marTop w:val="0"/>
          <w:marBottom w:val="0"/>
          <w:divBdr>
            <w:top w:val="none" w:sz="0" w:space="0" w:color="auto"/>
            <w:left w:val="none" w:sz="0" w:space="0" w:color="auto"/>
            <w:bottom w:val="none" w:sz="0" w:space="0" w:color="auto"/>
            <w:right w:val="none" w:sz="0" w:space="0" w:color="auto"/>
          </w:divBdr>
        </w:div>
        <w:div w:id="1496919955">
          <w:marLeft w:val="480"/>
          <w:marRight w:val="0"/>
          <w:marTop w:val="0"/>
          <w:marBottom w:val="0"/>
          <w:divBdr>
            <w:top w:val="none" w:sz="0" w:space="0" w:color="auto"/>
            <w:left w:val="none" w:sz="0" w:space="0" w:color="auto"/>
            <w:bottom w:val="none" w:sz="0" w:space="0" w:color="auto"/>
            <w:right w:val="none" w:sz="0" w:space="0" w:color="auto"/>
          </w:divBdr>
        </w:div>
        <w:div w:id="1032457397">
          <w:marLeft w:val="480"/>
          <w:marRight w:val="0"/>
          <w:marTop w:val="0"/>
          <w:marBottom w:val="0"/>
          <w:divBdr>
            <w:top w:val="none" w:sz="0" w:space="0" w:color="auto"/>
            <w:left w:val="none" w:sz="0" w:space="0" w:color="auto"/>
            <w:bottom w:val="none" w:sz="0" w:space="0" w:color="auto"/>
            <w:right w:val="none" w:sz="0" w:space="0" w:color="auto"/>
          </w:divBdr>
        </w:div>
        <w:div w:id="2117675156">
          <w:marLeft w:val="480"/>
          <w:marRight w:val="0"/>
          <w:marTop w:val="0"/>
          <w:marBottom w:val="0"/>
          <w:divBdr>
            <w:top w:val="none" w:sz="0" w:space="0" w:color="auto"/>
            <w:left w:val="none" w:sz="0" w:space="0" w:color="auto"/>
            <w:bottom w:val="none" w:sz="0" w:space="0" w:color="auto"/>
            <w:right w:val="none" w:sz="0" w:space="0" w:color="auto"/>
          </w:divBdr>
        </w:div>
        <w:div w:id="1397701242">
          <w:marLeft w:val="480"/>
          <w:marRight w:val="0"/>
          <w:marTop w:val="0"/>
          <w:marBottom w:val="0"/>
          <w:divBdr>
            <w:top w:val="none" w:sz="0" w:space="0" w:color="auto"/>
            <w:left w:val="none" w:sz="0" w:space="0" w:color="auto"/>
            <w:bottom w:val="none" w:sz="0" w:space="0" w:color="auto"/>
            <w:right w:val="none" w:sz="0" w:space="0" w:color="auto"/>
          </w:divBdr>
        </w:div>
        <w:div w:id="1911497970">
          <w:marLeft w:val="480"/>
          <w:marRight w:val="0"/>
          <w:marTop w:val="0"/>
          <w:marBottom w:val="0"/>
          <w:divBdr>
            <w:top w:val="none" w:sz="0" w:space="0" w:color="auto"/>
            <w:left w:val="none" w:sz="0" w:space="0" w:color="auto"/>
            <w:bottom w:val="none" w:sz="0" w:space="0" w:color="auto"/>
            <w:right w:val="none" w:sz="0" w:space="0" w:color="auto"/>
          </w:divBdr>
        </w:div>
        <w:div w:id="2093433079">
          <w:marLeft w:val="480"/>
          <w:marRight w:val="0"/>
          <w:marTop w:val="0"/>
          <w:marBottom w:val="0"/>
          <w:divBdr>
            <w:top w:val="none" w:sz="0" w:space="0" w:color="auto"/>
            <w:left w:val="none" w:sz="0" w:space="0" w:color="auto"/>
            <w:bottom w:val="none" w:sz="0" w:space="0" w:color="auto"/>
            <w:right w:val="none" w:sz="0" w:space="0" w:color="auto"/>
          </w:divBdr>
        </w:div>
        <w:div w:id="1712609701">
          <w:marLeft w:val="480"/>
          <w:marRight w:val="0"/>
          <w:marTop w:val="0"/>
          <w:marBottom w:val="0"/>
          <w:divBdr>
            <w:top w:val="none" w:sz="0" w:space="0" w:color="auto"/>
            <w:left w:val="none" w:sz="0" w:space="0" w:color="auto"/>
            <w:bottom w:val="none" w:sz="0" w:space="0" w:color="auto"/>
            <w:right w:val="none" w:sz="0" w:space="0" w:color="auto"/>
          </w:divBdr>
        </w:div>
        <w:div w:id="855269601">
          <w:marLeft w:val="480"/>
          <w:marRight w:val="0"/>
          <w:marTop w:val="0"/>
          <w:marBottom w:val="0"/>
          <w:divBdr>
            <w:top w:val="none" w:sz="0" w:space="0" w:color="auto"/>
            <w:left w:val="none" w:sz="0" w:space="0" w:color="auto"/>
            <w:bottom w:val="none" w:sz="0" w:space="0" w:color="auto"/>
            <w:right w:val="none" w:sz="0" w:space="0" w:color="auto"/>
          </w:divBdr>
        </w:div>
        <w:div w:id="793256217">
          <w:marLeft w:val="480"/>
          <w:marRight w:val="0"/>
          <w:marTop w:val="0"/>
          <w:marBottom w:val="0"/>
          <w:divBdr>
            <w:top w:val="none" w:sz="0" w:space="0" w:color="auto"/>
            <w:left w:val="none" w:sz="0" w:space="0" w:color="auto"/>
            <w:bottom w:val="none" w:sz="0" w:space="0" w:color="auto"/>
            <w:right w:val="none" w:sz="0" w:space="0" w:color="auto"/>
          </w:divBdr>
        </w:div>
        <w:div w:id="1601378539">
          <w:marLeft w:val="480"/>
          <w:marRight w:val="0"/>
          <w:marTop w:val="0"/>
          <w:marBottom w:val="0"/>
          <w:divBdr>
            <w:top w:val="none" w:sz="0" w:space="0" w:color="auto"/>
            <w:left w:val="none" w:sz="0" w:space="0" w:color="auto"/>
            <w:bottom w:val="none" w:sz="0" w:space="0" w:color="auto"/>
            <w:right w:val="none" w:sz="0" w:space="0" w:color="auto"/>
          </w:divBdr>
        </w:div>
        <w:div w:id="1923560024">
          <w:marLeft w:val="480"/>
          <w:marRight w:val="0"/>
          <w:marTop w:val="0"/>
          <w:marBottom w:val="0"/>
          <w:divBdr>
            <w:top w:val="none" w:sz="0" w:space="0" w:color="auto"/>
            <w:left w:val="none" w:sz="0" w:space="0" w:color="auto"/>
            <w:bottom w:val="none" w:sz="0" w:space="0" w:color="auto"/>
            <w:right w:val="none" w:sz="0" w:space="0" w:color="auto"/>
          </w:divBdr>
        </w:div>
        <w:div w:id="1677881350">
          <w:marLeft w:val="480"/>
          <w:marRight w:val="0"/>
          <w:marTop w:val="0"/>
          <w:marBottom w:val="0"/>
          <w:divBdr>
            <w:top w:val="none" w:sz="0" w:space="0" w:color="auto"/>
            <w:left w:val="none" w:sz="0" w:space="0" w:color="auto"/>
            <w:bottom w:val="none" w:sz="0" w:space="0" w:color="auto"/>
            <w:right w:val="none" w:sz="0" w:space="0" w:color="auto"/>
          </w:divBdr>
        </w:div>
        <w:div w:id="1129587919">
          <w:marLeft w:val="480"/>
          <w:marRight w:val="0"/>
          <w:marTop w:val="0"/>
          <w:marBottom w:val="0"/>
          <w:divBdr>
            <w:top w:val="none" w:sz="0" w:space="0" w:color="auto"/>
            <w:left w:val="none" w:sz="0" w:space="0" w:color="auto"/>
            <w:bottom w:val="none" w:sz="0" w:space="0" w:color="auto"/>
            <w:right w:val="none" w:sz="0" w:space="0" w:color="auto"/>
          </w:divBdr>
        </w:div>
        <w:div w:id="912743192">
          <w:marLeft w:val="480"/>
          <w:marRight w:val="0"/>
          <w:marTop w:val="0"/>
          <w:marBottom w:val="0"/>
          <w:divBdr>
            <w:top w:val="none" w:sz="0" w:space="0" w:color="auto"/>
            <w:left w:val="none" w:sz="0" w:space="0" w:color="auto"/>
            <w:bottom w:val="none" w:sz="0" w:space="0" w:color="auto"/>
            <w:right w:val="none" w:sz="0" w:space="0" w:color="auto"/>
          </w:divBdr>
        </w:div>
        <w:div w:id="1562131885">
          <w:marLeft w:val="480"/>
          <w:marRight w:val="0"/>
          <w:marTop w:val="0"/>
          <w:marBottom w:val="0"/>
          <w:divBdr>
            <w:top w:val="none" w:sz="0" w:space="0" w:color="auto"/>
            <w:left w:val="none" w:sz="0" w:space="0" w:color="auto"/>
            <w:bottom w:val="none" w:sz="0" w:space="0" w:color="auto"/>
            <w:right w:val="none" w:sz="0" w:space="0" w:color="auto"/>
          </w:divBdr>
        </w:div>
        <w:div w:id="547767116">
          <w:marLeft w:val="480"/>
          <w:marRight w:val="0"/>
          <w:marTop w:val="0"/>
          <w:marBottom w:val="0"/>
          <w:divBdr>
            <w:top w:val="none" w:sz="0" w:space="0" w:color="auto"/>
            <w:left w:val="none" w:sz="0" w:space="0" w:color="auto"/>
            <w:bottom w:val="none" w:sz="0" w:space="0" w:color="auto"/>
            <w:right w:val="none" w:sz="0" w:space="0" w:color="auto"/>
          </w:divBdr>
        </w:div>
        <w:div w:id="1328561391">
          <w:marLeft w:val="480"/>
          <w:marRight w:val="0"/>
          <w:marTop w:val="0"/>
          <w:marBottom w:val="0"/>
          <w:divBdr>
            <w:top w:val="none" w:sz="0" w:space="0" w:color="auto"/>
            <w:left w:val="none" w:sz="0" w:space="0" w:color="auto"/>
            <w:bottom w:val="none" w:sz="0" w:space="0" w:color="auto"/>
            <w:right w:val="none" w:sz="0" w:space="0" w:color="auto"/>
          </w:divBdr>
        </w:div>
        <w:div w:id="1225482314">
          <w:marLeft w:val="480"/>
          <w:marRight w:val="0"/>
          <w:marTop w:val="0"/>
          <w:marBottom w:val="0"/>
          <w:divBdr>
            <w:top w:val="none" w:sz="0" w:space="0" w:color="auto"/>
            <w:left w:val="none" w:sz="0" w:space="0" w:color="auto"/>
            <w:bottom w:val="none" w:sz="0" w:space="0" w:color="auto"/>
            <w:right w:val="none" w:sz="0" w:space="0" w:color="auto"/>
          </w:divBdr>
        </w:div>
        <w:div w:id="338046630">
          <w:marLeft w:val="480"/>
          <w:marRight w:val="0"/>
          <w:marTop w:val="0"/>
          <w:marBottom w:val="0"/>
          <w:divBdr>
            <w:top w:val="none" w:sz="0" w:space="0" w:color="auto"/>
            <w:left w:val="none" w:sz="0" w:space="0" w:color="auto"/>
            <w:bottom w:val="none" w:sz="0" w:space="0" w:color="auto"/>
            <w:right w:val="none" w:sz="0" w:space="0" w:color="auto"/>
          </w:divBdr>
        </w:div>
        <w:div w:id="672343729">
          <w:marLeft w:val="480"/>
          <w:marRight w:val="0"/>
          <w:marTop w:val="0"/>
          <w:marBottom w:val="0"/>
          <w:divBdr>
            <w:top w:val="none" w:sz="0" w:space="0" w:color="auto"/>
            <w:left w:val="none" w:sz="0" w:space="0" w:color="auto"/>
            <w:bottom w:val="none" w:sz="0" w:space="0" w:color="auto"/>
            <w:right w:val="none" w:sz="0" w:space="0" w:color="auto"/>
          </w:divBdr>
        </w:div>
        <w:div w:id="1565604277">
          <w:marLeft w:val="480"/>
          <w:marRight w:val="0"/>
          <w:marTop w:val="0"/>
          <w:marBottom w:val="0"/>
          <w:divBdr>
            <w:top w:val="none" w:sz="0" w:space="0" w:color="auto"/>
            <w:left w:val="none" w:sz="0" w:space="0" w:color="auto"/>
            <w:bottom w:val="none" w:sz="0" w:space="0" w:color="auto"/>
            <w:right w:val="none" w:sz="0" w:space="0" w:color="auto"/>
          </w:divBdr>
        </w:div>
        <w:div w:id="1810316537">
          <w:marLeft w:val="480"/>
          <w:marRight w:val="0"/>
          <w:marTop w:val="0"/>
          <w:marBottom w:val="0"/>
          <w:divBdr>
            <w:top w:val="none" w:sz="0" w:space="0" w:color="auto"/>
            <w:left w:val="none" w:sz="0" w:space="0" w:color="auto"/>
            <w:bottom w:val="none" w:sz="0" w:space="0" w:color="auto"/>
            <w:right w:val="none" w:sz="0" w:space="0" w:color="auto"/>
          </w:divBdr>
        </w:div>
        <w:div w:id="668943059">
          <w:marLeft w:val="480"/>
          <w:marRight w:val="0"/>
          <w:marTop w:val="0"/>
          <w:marBottom w:val="0"/>
          <w:divBdr>
            <w:top w:val="none" w:sz="0" w:space="0" w:color="auto"/>
            <w:left w:val="none" w:sz="0" w:space="0" w:color="auto"/>
            <w:bottom w:val="none" w:sz="0" w:space="0" w:color="auto"/>
            <w:right w:val="none" w:sz="0" w:space="0" w:color="auto"/>
          </w:divBdr>
        </w:div>
        <w:div w:id="850029624">
          <w:marLeft w:val="480"/>
          <w:marRight w:val="0"/>
          <w:marTop w:val="0"/>
          <w:marBottom w:val="0"/>
          <w:divBdr>
            <w:top w:val="none" w:sz="0" w:space="0" w:color="auto"/>
            <w:left w:val="none" w:sz="0" w:space="0" w:color="auto"/>
            <w:bottom w:val="none" w:sz="0" w:space="0" w:color="auto"/>
            <w:right w:val="none" w:sz="0" w:space="0" w:color="auto"/>
          </w:divBdr>
        </w:div>
        <w:div w:id="1276064171">
          <w:marLeft w:val="480"/>
          <w:marRight w:val="0"/>
          <w:marTop w:val="0"/>
          <w:marBottom w:val="0"/>
          <w:divBdr>
            <w:top w:val="none" w:sz="0" w:space="0" w:color="auto"/>
            <w:left w:val="none" w:sz="0" w:space="0" w:color="auto"/>
            <w:bottom w:val="none" w:sz="0" w:space="0" w:color="auto"/>
            <w:right w:val="none" w:sz="0" w:space="0" w:color="auto"/>
          </w:divBdr>
        </w:div>
        <w:div w:id="365638959">
          <w:marLeft w:val="480"/>
          <w:marRight w:val="0"/>
          <w:marTop w:val="0"/>
          <w:marBottom w:val="0"/>
          <w:divBdr>
            <w:top w:val="none" w:sz="0" w:space="0" w:color="auto"/>
            <w:left w:val="none" w:sz="0" w:space="0" w:color="auto"/>
            <w:bottom w:val="none" w:sz="0" w:space="0" w:color="auto"/>
            <w:right w:val="none" w:sz="0" w:space="0" w:color="auto"/>
          </w:divBdr>
        </w:div>
        <w:div w:id="1787964662">
          <w:marLeft w:val="480"/>
          <w:marRight w:val="0"/>
          <w:marTop w:val="0"/>
          <w:marBottom w:val="0"/>
          <w:divBdr>
            <w:top w:val="none" w:sz="0" w:space="0" w:color="auto"/>
            <w:left w:val="none" w:sz="0" w:space="0" w:color="auto"/>
            <w:bottom w:val="none" w:sz="0" w:space="0" w:color="auto"/>
            <w:right w:val="none" w:sz="0" w:space="0" w:color="auto"/>
          </w:divBdr>
        </w:div>
        <w:div w:id="1664317088">
          <w:marLeft w:val="480"/>
          <w:marRight w:val="0"/>
          <w:marTop w:val="0"/>
          <w:marBottom w:val="0"/>
          <w:divBdr>
            <w:top w:val="none" w:sz="0" w:space="0" w:color="auto"/>
            <w:left w:val="none" w:sz="0" w:space="0" w:color="auto"/>
            <w:bottom w:val="none" w:sz="0" w:space="0" w:color="auto"/>
            <w:right w:val="none" w:sz="0" w:space="0" w:color="auto"/>
          </w:divBdr>
        </w:div>
        <w:div w:id="1960409183">
          <w:marLeft w:val="480"/>
          <w:marRight w:val="0"/>
          <w:marTop w:val="0"/>
          <w:marBottom w:val="0"/>
          <w:divBdr>
            <w:top w:val="none" w:sz="0" w:space="0" w:color="auto"/>
            <w:left w:val="none" w:sz="0" w:space="0" w:color="auto"/>
            <w:bottom w:val="none" w:sz="0" w:space="0" w:color="auto"/>
            <w:right w:val="none" w:sz="0" w:space="0" w:color="auto"/>
          </w:divBdr>
        </w:div>
        <w:div w:id="2129277994">
          <w:marLeft w:val="480"/>
          <w:marRight w:val="0"/>
          <w:marTop w:val="0"/>
          <w:marBottom w:val="0"/>
          <w:divBdr>
            <w:top w:val="none" w:sz="0" w:space="0" w:color="auto"/>
            <w:left w:val="none" w:sz="0" w:space="0" w:color="auto"/>
            <w:bottom w:val="none" w:sz="0" w:space="0" w:color="auto"/>
            <w:right w:val="none" w:sz="0" w:space="0" w:color="auto"/>
          </w:divBdr>
        </w:div>
        <w:div w:id="1232152422">
          <w:marLeft w:val="480"/>
          <w:marRight w:val="0"/>
          <w:marTop w:val="0"/>
          <w:marBottom w:val="0"/>
          <w:divBdr>
            <w:top w:val="none" w:sz="0" w:space="0" w:color="auto"/>
            <w:left w:val="none" w:sz="0" w:space="0" w:color="auto"/>
            <w:bottom w:val="none" w:sz="0" w:space="0" w:color="auto"/>
            <w:right w:val="none" w:sz="0" w:space="0" w:color="auto"/>
          </w:divBdr>
        </w:div>
        <w:div w:id="376126839">
          <w:marLeft w:val="480"/>
          <w:marRight w:val="0"/>
          <w:marTop w:val="0"/>
          <w:marBottom w:val="0"/>
          <w:divBdr>
            <w:top w:val="none" w:sz="0" w:space="0" w:color="auto"/>
            <w:left w:val="none" w:sz="0" w:space="0" w:color="auto"/>
            <w:bottom w:val="none" w:sz="0" w:space="0" w:color="auto"/>
            <w:right w:val="none" w:sz="0" w:space="0" w:color="auto"/>
          </w:divBdr>
        </w:div>
        <w:div w:id="141310978">
          <w:marLeft w:val="480"/>
          <w:marRight w:val="0"/>
          <w:marTop w:val="0"/>
          <w:marBottom w:val="0"/>
          <w:divBdr>
            <w:top w:val="none" w:sz="0" w:space="0" w:color="auto"/>
            <w:left w:val="none" w:sz="0" w:space="0" w:color="auto"/>
            <w:bottom w:val="none" w:sz="0" w:space="0" w:color="auto"/>
            <w:right w:val="none" w:sz="0" w:space="0" w:color="auto"/>
          </w:divBdr>
        </w:div>
        <w:div w:id="592711165">
          <w:marLeft w:val="480"/>
          <w:marRight w:val="0"/>
          <w:marTop w:val="0"/>
          <w:marBottom w:val="0"/>
          <w:divBdr>
            <w:top w:val="none" w:sz="0" w:space="0" w:color="auto"/>
            <w:left w:val="none" w:sz="0" w:space="0" w:color="auto"/>
            <w:bottom w:val="none" w:sz="0" w:space="0" w:color="auto"/>
            <w:right w:val="none" w:sz="0" w:space="0" w:color="auto"/>
          </w:divBdr>
        </w:div>
        <w:div w:id="940070076">
          <w:marLeft w:val="480"/>
          <w:marRight w:val="0"/>
          <w:marTop w:val="0"/>
          <w:marBottom w:val="0"/>
          <w:divBdr>
            <w:top w:val="none" w:sz="0" w:space="0" w:color="auto"/>
            <w:left w:val="none" w:sz="0" w:space="0" w:color="auto"/>
            <w:bottom w:val="none" w:sz="0" w:space="0" w:color="auto"/>
            <w:right w:val="none" w:sz="0" w:space="0" w:color="auto"/>
          </w:divBdr>
        </w:div>
        <w:div w:id="1308627119">
          <w:marLeft w:val="480"/>
          <w:marRight w:val="0"/>
          <w:marTop w:val="0"/>
          <w:marBottom w:val="0"/>
          <w:divBdr>
            <w:top w:val="none" w:sz="0" w:space="0" w:color="auto"/>
            <w:left w:val="none" w:sz="0" w:space="0" w:color="auto"/>
            <w:bottom w:val="none" w:sz="0" w:space="0" w:color="auto"/>
            <w:right w:val="none" w:sz="0" w:space="0" w:color="auto"/>
          </w:divBdr>
        </w:div>
        <w:div w:id="285544918">
          <w:marLeft w:val="480"/>
          <w:marRight w:val="0"/>
          <w:marTop w:val="0"/>
          <w:marBottom w:val="0"/>
          <w:divBdr>
            <w:top w:val="none" w:sz="0" w:space="0" w:color="auto"/>
            <w:left w:val="none" w:sz="0" w:space="0" w:color="auto"/>
            <w:bottom w:val="none" w:sz="0" w:space="0" w:color="auto"/>
            <w:right w:val="none" w:sz="0" w:space="0" w:color="auto"/>
          </w:divBdr>
        </w:div>
        <w:div w:id="1464470197">
          <w:marLeft w:val="480"/>
          <w:marRight w:val="0"/>
          <w:marTop w:val="0"/>
          <w:marBottom w:val="0"/>
          <w:divBdr>
            <w:top w:val="none" w:sz="0" w:space="0" w:color="auto"/>
            <w:left w:val="none" w:sz="0" w:space="0" w:color="auto"/>
            <w:bottom w:val="none" w:sz="0" w:space="0" w:color="auto"/>
            <w:right w:val="none" w:sz="0" w:space="0" w:color="auto"/>
          </w:divBdr>
        </w:div>
        <w:div w:id="1522624209">
          <w:marLeft w:val="480"/>
          <w:marRight w:val="0"/>
          <w:marTop w:val="0"/>
          <w:marBottom w:val="0"/>
          <w:divBdr>
            <w:top w:val="none" w:sz="0" w:space="0" w:color="auto"/>
            <w:left w:val="none" w:sz="0" w:space="0" w:color="auto"/>
            <w:bottom w:val="none" w:sz="0" w:space="0" w:color="auto"/>
            <w:right w:val="none" w:sz="0" w:space="0" w:color="auto"/>
          </w:divBdr>
        </w:div>
        <w:div w:id="48578588">
          <w:marLeft w:val="480"/>
          <w:marRight w:val="0"/>
          <w:marTop w:val="0"/>
          <w:marBottom w:val="0"/>
          <w:divBdr>
            <w:top w:val="none" w:sz="0" w:space="0" w:color="auto"/>
            <w:left w:val="none" w:sz="0" w:space="0" w:color="auto"/>
            <w:bottom w:val="none" w:sz="0" w:space="0" w:color="auto"/>
            <w:right w:val="none" w:sz="0" w:space="0" w:color="auto"/>
          </w:divBdr>
        </w:div>
        <w:div w:id="290405381">
          <w:marLeft w:val="480"/>
          <w:marRight w:val="0"/>
          <w:marTop w:val="0"/>
          <w:marBottom w:val="0"/>
          <w:divBdr>
            <w:top w:val="none" w:sz="0" w:space="0" w:color="auto"/>
            <w:left w:val="none" w:sz="0" w:space="0" w:color="auto"/>
            <w:bottom w:val="none" w:sz="0" w:space="0" w:color="auto"/>
            <w:right w:val="none" w:sz="0" w:space="0" w:color="auto"/>
          </w:divBdr>
        </w:div>
        <w:div w:id="648677568">
          <w:marLeft w:val="480"/>
          <w:marRight w:val="0"/>
          <w:marTop w:val="0"/>
          <w:marBottom w:val="0"/>
          <w:divBdr>
            <w:top w:val="none" w:sz="0" w:space="0" w:color="auto"/>
            <w:left w:val="none" w:sz="0" w:space="0" w:color="auto"/>
            <w:bottom w:val="none" w:sz="0" w:space="0" w:color="auto"/>
            <w:right w:val="none" w:sz="0" w:space="0" w:color="auto"/>
          </w:divBdr>
        </w:div>
        <w:div w:id="920601545">
          <w:marLeft w:val="480"/>
          <w:marRight w:val="0"/>
          <w:marTop w:val="0"/>
          <w:marBottom w:val="0"/>
          <w:divBdr>
            <w:top w:val="none" w:sz="0" w:space="0" w:color="auto"/>
            <w:left w:val="none" w:sz="0" w:space="0" w:color="auto"/>
            <w:bottom w:val="none" w:sz="0" w:space="0" w:color="auto"/>
            <w:right w:val="none" w:sz="0" w:space="0" w:color="auto"/>
          </w:divBdr>
        </w:div>
        <w:div w:id="369495032">
          <w:marLeft w:val="480"/>
          <w:marRight w:val="0"/>
          <w:marTop w:val="0"/>
          <w:marBottom w:val="0"/>
          <w:divBdr>
            <w:top w:val="none" w:sz="0" w:space="0" w:color="auto"/>
            <w:left w:val="none" w:sz="0" w:space="0" w:color="auto"/>
            <w:bottom w:val="none" w:sz="0" w:space="0" w:color="auto"/>
            <w:right w:val="none" w:sz="0" w:space="0" w:color="auto"/>
          </w:divBdr>
        </w:div>
        <w:div w:id="1048454454">
          <w:marLeft w:val="480"/>
          <w:marRight w:val="0"/>
          <w:marTop w:val="0"/>
          <w:marBottom w:val="0"/>
          <w:divBdr>
            <w:top w:val="none" w:sz="0" w:space="0" w:color="auto"/>
            <w:left w:val="none" w:sz="0" w:space="0" w:color="auto"/>
            <w:bottom w:val="none" w:sz="0" w:space="0" w:color="auto"/>
            <w:right w:val="none" w:sz="0" w:space="0" w:color="auto"/>
          </w:divBdr>
        </w:div>
        <w:div w:id="409231361">
          <w:marLeft w:val="480"/>
          <w:marRight w:val="0"/>
          <w:marTop w:val="0"/>
          <w:marBottom w:val="0"/>
          <w:divBdr>
            <w:top w:val="none" w:sz="0" w:space="0" w:color="auto"/>
            <w:left w:val="none" w:sz="0" w:space="0" w:color="auto"/>
            <w:bottom w:val="none" w:sz="0" w:space="0" w:color="auto"/>
            <w:right w:val="none" w:sz="0" w:space="0" w:color="auto"/>
          </w:divBdr>
        </w:div>
        <w:div w:id="1003582097">
          <w:marLeft w:val="480"/>
          <w:marRight w:val="0"/>
          <w:marTop w:val="0"/>
          <w:marBottom w:val="0"/>
          <w:divBdr>
            <w:top w:val="none" w:sz="0" w:space="0" w:color="auto"/>
            <w:left w:val="none" w:sz="0" w:space="0" w:color="auto"/>
            <w:bottom w:val="none" w:sz="0" w:space="0" w:color="auto"/>
            <w:right w:val="none" w:sz="0" w:space="0" w:color="auto"/>
          </w:divBdr>
        </w:div>
        <w:div w:id="1210151076">
          <w:marLeft w:val="480"/>
          <w:marRight w:val="0"/>
          <w:marTop w:val="0"/>
          <w:marBottom w:val="0"/>
          <w:divBdr>
            <w:top w:val="none" w:sz="0" w:space="0" w:color="auto"/>
            <w:left w:val="none" w:sz="0" w:space="0" w:color="auto"/>
            <w:bottom w:val="none" w:sz="0" w:space="0" w:color="auto"/>
            <w:right w:val="none" w:sz="0" w:space="0" w:color="auto"/>
          </w:divBdr>
        </w:div>
        <w:div w:id="2031836287">
          <w:marLeft w:val="480"/>
          <w:marRight w:val="0"/>
          <w:marTop w:val="0"/>
          <w:marBottom w:val="0"/>
          <w:divBdr>
            <w:top w:val="none" w:sz="0" w:space="0" w:color="auto"/>
            <w:left w:val="none" w:sz="0" w:space="0" w:color="auto"/>
            <w:bottom w:val="none" w:sz="0" w:space="0" w:color="auto"/>
            <w:right w:val="none" w:sz="0" w:space="0" w:color="auto"/>
          </w:divBdr>
        </w:div>
        <w:div w:id="276760254">
          <w:marLeft w:val="480"/>
          <w:marRight w:val="0"/>
          <w:marTop w:val="0"/>
          <w:marBottom w:val="0"/>
          <w:divBdr>
            <w:top w:val="none" w:sz="0" w:space="0" w:color="auto"/>
            <w:left w:val="none" w:sz="0" w:space="0" w:color="auto"/>
            <w:bottom w:val="none" w:sz="0" w:space="0" w:color="auto"/>
            <w:right w:val="none" w:sz="0" w:space="0" w:color="auto"/>
          </w:divBdr>
        </w:div>
        <w:div w:id="1124351945">
          <w:marLeft w:val="480"/>
          <w:marRight w:val="0"/>
          <w:marTop w:val="0"/>
          <w:marBottom w:val="0"/>
          <w:divBdr>
            <w:top w:val="none" w:sz="0" w:space="0" w:color="auto"/>
            <w:left w:val="none" w:sz="0" w:space="0" w:color="auto"/>
            <w:bottom w:val="none" w:sz="0" w:space="0" w:color="auto"/>
            <w:right w:val="none" w:sz="0" w:space="0" w:color="auto"/>
          </w:divBdr>
        </w:div>
        <w:div w:id="195432312">
          <w:marLeft w:val="480"/>
          <w:marRight w:val="0"/>
          <w:marTop w:val="0"/>
          <w:marBottom w:val="0"/>
          <w:divBdr>
            <w:top w:val="none" w:sz="0" w:space="0" w:color="auto"/>
            <w:left w:val="none" w:sz="0" w:space="0" w:color="auto"/>
            <w:bottom w:val="none" w:sz="0" w:space="0" w:color="auto"/>
            <w:right w:val="none" w:sz="0" w:space="0" w:color="auto"/>
          </w:divBdr>
        </w:div>
        <w:div w:id="2053118356">
          <w:marLeft w:val="480"/>
          <w:marRight w:val="0"/>
          <w:marTop w:val="0"/>
          <w:marBottom w:val="0"/>
          <w:divBdr>
            <w:top w:val="none" w:sz="0" w:space="0" w:color="auto"/>
            <w:left w:val="none" w:sz="0" w:space="0" w:color="auto"/>
            <w:bottom w:val="none" w:sz="0" w:space="0" w:color="auto"/>
            <w:right w:val="none" w:sz="0" w:space="0" w:color="auto"/>
          </w:divBdr>
        </w:div>
        <w:div w:id="1551307328">
          <w:marLeft w:val="480"/>
          <w:marRight w:val="0"/>
          <w:marTop w:val="0"/>
          <w:marBottom w:val="0"/>
          <w:divBdr>
            <w:top w:val="none" w:sz="0" w:space="0" w:color="auto"/>
            <w:left w:val="none" w:sz="0" w:space="0" w:color="auto"/>
            <w:bottom w:val="none" w:sz="0" w:space="0" w:color="auto"/>
            <w:right w:val="none" w:sz="0" w:space="0" w:color="auto"/>
          </w:divBdr>
        </w:div>
        <w:div w:id="933897892">
          <w:marLeft w:val="480"/>
          <w:marRight w:val="0"/>
          <w:marTop w:val="0"/>
          <w:marBottom w:val="0"/>
          <w:divBdr>
            <w:top w:val="none" w:sz="0" w:space="0" w:color="auto"/>
            <w:left w:val="none" w:sz="0" w:space="0" w:color="auto"/>
            <w:bottom w:val="none" w:sz="0" w:space="0" w:color="auto"/>
            <w:right w:val="none" w:sz="0" w:space="0" w:color="auto"/>
          </w:divBdr>
        </w:div>
        <w:div w:id="1828327674">
          <w:marLeft w:val="480"/>
          <w:marRight w:val="0"/>
          <w:marTop w:val="0"/>
          <w:marBottom w:val="0"/>
          <w:divBdr>
            <w:top w:val="none" w:sz="0" w:space="0" w:color="auto"/>
            <w:left w:val="none" w:sz="0" w:space="0" w:color="auto"/>
            <w:bottom w:val="none" w:sz="0" w:space="0" w:color="auto"/>
            <w:right w:val="none" w:sz="0" w:space="0" w:color="auto"/>
          </w:divBdr>
        </w:div>
        <w:div w:id="1421216225">
          <w:marLeft w:val="480"/>
          <w:marRight w:val="0"/>
          <w:marTop w:val="0"/>
          <w:marBottom w:val="0"/>
          <w:divBdr>
            <w:top w:val="none" w:sz="0" w:space="0" w:color="auto"/>
            <w:left w:val="none" w:sz="0" w:space="0" w:color="auto"/>
            <w:bottom w:val="none" w:sz="0" w:space="0" w:color="auto"/>
            <w:right w:val="none" w:sz="0" w:space="0" w:color="auto"/>
          </w:divBdr>
        </w:div>
        <w:div w:id="2121417264">
          <w:marLeft w:val="480"/>
          <w:marRight w:val="0"/>
          <w:marTop w:val="0"/>
          <w:marBottom w:val="0"/>
          <w:divBdr>
            <w:top w:val="none" w:sz="0" w:space="0" w:color="auto"/>
            <w:left w:val="none" w:sz="0" w:space="0" w:color="auto"/>
            <w:bottom w:val="none" w:sz="0" w:space="0" w:color="auto"/>
            <w:right w:val="none" w:sz="0" w:space="0" w:color="auto"/>
          </w:divBdr>
        </w:div>
        <w:div w:id="998339713">
          <w:marLeft w:val="480"/>
          <w:marRight w:val="0"/>
          <w:marTop w:val="0"/>
          <w:marBottom w:val="0"/>
          <w:divBdr>
            <w:top w:val="none" w:sz="0" w:space="0" w:color="auto"/>
            <w:left w:val="none" w:sz="0" w:space="0" w:color="auto"/>
            <w:bottom w:val="none" w:sz="0" w:space="0" w:color="auto"/>
            <w:right w:val="none" w:sz="0" w:space="0" w:color="auto"/>
          </w:divBdr>
        </w:div>
        <w:div w:id="424420289">
          <w:marLeft w:val="480"/>
          <w:marRight w:val="0"/>
          <w:marTop w:val="0"/>
          <w:marBottom w:val="0"/>
          <w:divBdr>
            <w:top w:val="none" w:sz="0" w:space="0" w:color="auto"/>
            <w:left w:val="none" w:sz="0" w:space="0" w:color="auto"/>
            <w:bottom w:val="none" w:sz="0" w:space="0" w:color="auto"/>
            <w:right w:val="none" w:sz="0" w:space="0" w:color="auto"/>
          </w:divBdr>
        </w:div>
        <w:div w:id="1182864157">
          <w:marLeft w:val="480"/>
          <w:marRight w:val="0"/>
          <w:marTop w:val="0"/>
          <w:marBottom w:val="0"/>
          <w:divBdr>
            <w:top w:val="none" w:sz="0" w:space="0" w:color="auto"/>
            <w:left w:val="none" w:sz="0" w:space="0" w:color="auto"/>
            <w:bottom w:val="none" w:sz="0" w:space="0" w:color="auto"/>
            <w:right w:val="none" w:sz="0" w:space="0" w:color="auto"/>
          </w:divBdr>
        </w:div>
        <w:div w:id="1580480230">
          <w:marLeft w:val="480"/>
          <w:marRight w:val="0"/>
          <w:marTop w:val="0"/>
          <w:marBottom w:val="0"/>
          <w:divBdr>
            <w:top w:val="none" w:sz="0" w:space="0" w:color="auto"/>
            <w:left w:val="none" w:sz="0" w:space="0" w:color="auto"/>
            <w:bottom w:val="none" w:sz="0" w:space="0" w:color="auto"/>
            <w:right w:val="none" w:sz="0" w:space="0" w:color="auto"/>
          </w:divBdr>
        </w:div>
        <w:div w:id="837035874">
          <w:marLeft w:val="480"/>
          <w:marRight w:val="0"/>
          <w:marTop w:val="0"/>
          <w:marBottom w:val="0"/>
          <w:divBdr>
            <w:top w:val="none" w:sz="0" w:space="0" w:color="auto"/>
            <w:left w:val="none" w:sz="0" w:space="0" w:color="auto"/>
            <w:bottom w:val="none" w:sz="0" w:space="0" w:color="auto"/>
            <w:right w:val="none" w:sz="0" w:space="0" w:color="auto"/>
          </w:divBdr>
        </w:div>
        <w:div w:id="2110880815">
          <w:marLeft w:val="480"/>
          <w:marRight w:val="0"/>
          <w:marTop w:val="0"/>
          <w:marBottom w:val="0"/>
          <w:divBdr>
            <w:top w:val="none" w:sz="0" w:space="0" w:color="auto"/>
            <w:left w:val="none" w:sz="0" w:space="0" w:color="auto"/>
            <w:bottom w:val="none" w:sz="0" w:space="0" w:color="auto"/>
            <w:right w:val="none" w:sz="0" w:space="0" w:color="auto"/>
          </w:divBdr>
        </w:div>
      </w:divsChild>
    </w:div>
    <w:div w:id="1287275752">
      <w:bodyDiv w:val="1"/>
      <w:marLeft w:val="0"/>
      <w:marRight w:val="0"/>
      <w:marTop w:val="0"/>
      <w:marBottom w:val="0"/>
      <w:divBdr>
        <w:top w:val="none" w:sz="0" w:space="0" w:color="auto"/>
        <w:left w:val="none" w:sz="0" w:space="0" w:color="auto"/>
        <w:bottom w:val="none" w:sz="0" w:space="0" w:color="auto"/>
        <w:right w:val="none" w:sz="0" w:space="0" w:color="auto"/>
      </w:divBdr>
      <w:divsChild>
        <w:div w:id="60758329">
          <w:marLeft w:val="480"/>
          <w:marRight w:val="0"/>
          <w:marTop w:val="0"/>
          <w:marBottom w:val="0"/>
          <w:divBdr>
            <w:top w:val="none" w:sz="0" w:space="0" w:color="auto"/>
            <w:left w:val="none" w:sz="0" w:space="0" w:color="auto"/>
            <w:bottom w:val="none" w:sz="0" w:space="0" w:color="auto"/>
            <w:right w:val="none" w:sz="0" w:space="0" w:color="auto"/>
          </w:divBdr>
        </w:div>
        <w:div w:id="102501660">
          <w:marLeft w:val="480"/>
          <w:marRight w:val="0"/>
          <w:marTop w:val="0"/>
          <w:marBottom w:val="0"/>
          <w:divBdr>
            <w:top w:val="none" w:sz="0" w:space="0" w:color="auto"/>
            <w:left w:val="none" w:sz="0" w:space="0" w:color="auto"/>
            <w:bottom w:val="none" w:sz="0" w:space="0" w:color="auto"/>
            <w:right w:val="none" w:sz="0" w:space="0" w:color="auto"/>
          </w:divBdr>
        </w:div>
        <w:div w:id="217253277">
          <w:marLeft w:val="480"/>
          <w:marRight w:val="0"/>
          <w:marTop w:val="0"/>
          <w:marBottom w:val="0"/>
          <w:divBdr>
            <w:top w:val="none" w:sz="0" w:space="0" w:color="auto"/>
            <w:left w:val="none" w:sz="0" w:space="0" w:color="auto"/>
            <w:bottom w:val="none" w:sz="0" w:space="0" w:color="auto"/>
            <w:right w:val="none" w:sz="0" w:space="0" w:color="auto"/>
          </w:divBdr>
        </w:div>
        <w:div w:id="349647217">
          <w:marLeft w:val="480"/>
          <w:marRight w:val="0"/>
          <w:marTop w:val="0"/>
          <w:marBottom w:val="0"/>
          <w:divBdr>
            <w:top w:val="none" w:sz="0" w:space="0" w:color="auto"/>
            <w:left w:val="none" w:sz="0" w:space="0" w:color="auto"/>
            <w:bottom w:val="none" w:sz="0" w:space="0" w:color="auto"/>
            <w:right w:val="none" w:sz="0" w:space="0" w:color="auto"/>
          </w:divBdr>
        </w:div>
        <w:div w:id="428358788">
          <w:marLeft w:val="480"/>
          <w:marRight w:val="0"/>
          <w:marTop w:val="0"/>
          <w:marBottom w:val="0"/>
          <w:divBdr>
            <w:top w:val="none" w:sz="0" w:space="0" w:color="auto"/>
            <w:left w:val="none" w:sz="0" w:space="0" w:color="auto"/>
            <w:bottom w:val="none" w:sz="0" w:space="0" w:color="auto"/>
            <w:right w:val="none" w:sz="0" w:space="0" w:color="auto"/>
          </w:divBdr>
        </w:div>
        <w:div w:id="525026686">
          <w:marLeft w:val="480"/>
          <w:marRight w:val="0"/>
          <w:marTop w:val="0"/>
          <w:marBottom w:val="0"/>
          <w:divBdr>
            <w:top w:val="none" w:sz="0" w:space="0" w:color="auto"/>
            <w:left w:val="none" w:sz="0" w:space="0" w:color="auto"/>
            <w:bottom w:val="none" w:sz="0" w:space="0" w:color="auto"/>
            <w:right w:val="none" w:sz="0" w:space="0" w:color="auto"/>
          </w:divBdr>
        </w:div>
        <w:div w:id="556165370">
          <w:marLeft w:val="480"/>
          <w:marRight w:val="0"/>
          <w:marTop w:val="0"/>
          <w:marBottom w:val="0"/>
          <w:divBdr>
            <w:top w:val="none" w:sz="0" w:space="0" w:color="auto"/>
            <w:left w:val="none" w:sz="0" w:space="0" w:color="auto"/>
            <w:bottom w:val="none" w:sz="0" w:space="0" w:color="auto"/>
            <w:right w:val="none" w:sz="0" w:space="0" w:color="auto"/>
          </w:divBdr>
        </w:div>
        <w:div w:id="571088874">
          <w:marLeft w:val="480"/>
          <w:marRight w:val="0"/>
          <w:marTop w:val="0"/>
          <w:marBottom w:val="0"/>
          <w:divBdr>
            <w:top w:val="none" w:sz="0" w:space="0" w:color="auto"/>
            <w:left w:val="none" w:sz="0" w:space="0" w:color="auto"/>
            <w:bottom w:val="none" w:sz="0" w:space="0" w:color="auto"/>
            <w:right w:val="none" w:sz="0" w:space="0" w:color="auto"/>
          </w:divBdr>
        </w:div>
        <w:div w:id="612715194">
          <w:marLeft w:val="480"/>
          <w:marRight w:val="0"/>
          <w:marTop w:val="0"/>
          <w:marBottom w:val="0"/>
          <w:divBdr>
            <w:top w:val="none" w:sz="0" w:space="0" w:color="auto"/>
            <w:left w:val="none" w:sz="0" w:space="0" w:color="auto"/>
            <w:bottom w:val="none" w:sz="0" w:space="0" w:color="auto"/>
            <w:right w:val="none" w:sz="0" w:space="0" w:color="auto"/>
          </w:divBdr>
        </w:div>
        <w:div w:id="679431246">
          <w:marLeft w:val="480"/>
          <w:marRight w:val="0"/>
          <w:marTop w:val="0"/>
          <w:marBottom w:val="0"/>
          <w:divBdr>
            <w:top w:val="none" w:sz="0" w:space="0" w:color="auto"/>
            <w:left w:val="none" w:sz="0" w:space="0" w:color="auto"/>
            <w:bottom w:val="none" w:sz="0" w:space="0" w:color="auto"/>
            <w:right w:val="none" w:sz="0" w:space="0" w:color="auto"/>
          </w:divBdr>
        </w:div>
        <w:div w:id="732587548">
          <w:marLeft w:val="480"/>
          <w:marRight w:val="0"/>
          <w:marTop w:val="0"/>
          <w:marBottom w:val="0"/>
          <w:divBdr>
            <w:top w:val="none" w:sz="0" w:space="0" w:color="auto"/>
            <w:left w:val="none" w:sz="0" w:space="0" w:color="auto"/>
            <w:bottom w:val="none" w:sz="0" w:space="0" w:color="auto"/>
            <w:right w:val="none" w:sz="0" w:space="0" w:color="auto"/>
          </w:divBdr>
        </w:div>
        <w:div w:id="754784226">
          <w:marLeft w:val="480"/>
          <w:marRight w:val="0"/>
          <w:marTop w:val="0"/>
          <w:marBottom w:val="0"/>
          <w:divBdr>
            <w:top w:val="none" w:sz="0" w:space="0" w:color="auto"/>
            <w:left w:val="none" w:sz="0" w:space="0" w:color="auto"/>
            <w:bottom w:val="none" w:sz="0" w:space="0" w:color="auto"/>
            <w:right w:val="none" w:sz="0" w:space="0" w:color="auto"/>
          </w:divBdr>
        </w:div>
        <w:div w:id="762189490">
          <w:marLeft w:val="480"/>
          <w:marRight w:val="0"/>
          <w:marTop w:val="0"/>
          <w:marBottom w:val="0"/>
          <w:divBdr>
            <w:top w:val="none" w:sz="0" w:space="0" w:color="auto"/>
            <w:left w:val="none" w:sz="0" w:space="0" w:color="auto"/>
            <w:bottom w:val="none" w:sz="0" w:space="0" w:color="auto"/>
            <w:right w:val="none" w:sz="0" w:space="0" w:color="auto"/>
          </w:divBdr>
        </w:div>
        <w:div w:id="763379617">
          <w:marLeft w:val="480"/>
          <w:marRight w:val="0"/>
          <w:marTop w:val="0"/>
          <w:marBottom w:val="0"/>
          <w:divBdr>
            <w:top w:val="none" w:sz="0" w:space="0" w:color="auto"/>
            <w:left w:val="none" w:sz="0" w:space="0" w:color="auto"/>
            <w:bottom w:val="none" w:sz="0" w:space="0" w:color="auto"/>
            <w:right w:val="none" w:sz="0" w:space="0" w:color="auto"/>
          </w:divBdr>
        </w:div>
        <w:div w:id="828791412">
          <w:marLeft w:val="480"/>
          <w:marRight w:val="0"/>
          <w:marTop w:val="0"/>
          <w:marBottom w:val="0"/>
          <w:divBdr>
            <w:top w:val="none" w:sz="0" w:space="0" w:color="auto"/>
            <w:left w:val="none" w:sz="0" w:space="0" w:color="auto"/>
            <w:bottom w:val="none" w:sz="0" w:space="0" w:color="auto"/>
            <w:right w:val="none" w:sz="0" w:space="0" w:color="auto"/>
          </w:divBdr>
        </w:div>
        <w:div w:id="830684306">
          <w:marLeft w:val="480"/>
          <w:marRight w:val="0"/>
          <w:marTop w:val="0"/>
          <w:marBottom w:val="0"/>
          <w:divBdr>
            <w:top w:val="none" w:sz="0" w:space="0" w:color="auto"/>
            <w:left w:val="none" w:sz="0" w:space="0" w:color="auto"/>
            <w:bottom w:val="none" w:sz="0" w:space="0" w:color="auto"/>
            <w:right w:val="none" w:sz="0" w:space="0" w:color="auto"/>
          </w:divBdr>
        </w:div>
        <w:div w:id="855969381">
          <w:marLeft w:val="480"/>
          <w:marRight w:val="0"/>
          <w:marTop w:val="0"/>
          <w:marBottom w:val="0"/>
          <w:divBdr>
            <w:top w:val="none" w:sz="0" w:space="0" w:color="auto"/>
            <w:left w:val="none" w:sz="0" w:space="0" w:color="auto"/>
            <w:bottom w:val="none" w:sz="0" w:space="0" w:color="auto"/>
            <w:right w:val="none" w:sz="0" w:space="0" w:color="auto"/>
          </w:divBdr>
        </w:div>
        <w:div w:id="907691425">
          <w:marLeft w:val="480"/>
          <w:marRight w:val="0"/>
          <w:marTop w:val="0"/>
          <w:marBottom w:val="0"/>
          <w:divBdr>
            <w:top w:val="none" w:sz="0" w:space="0" w:color="auto"/>
            <w:left w:val="none" w:sz="0" w:space="0" w:color="auto"/>
            <w:bottom w:val="none" w:sz="0" w:space="0" w:color="auto"/>
            <w:right w:val="none" w:sz="0" w:space="0" w:color="auto"/>
          </w:divBdr>
        </w:div>
        <w:div w:id="908879855">
          <w:marLeft w:val="480"/>
          <w:marRight w:val="0"/>
          <w:marTop w:val="0"/>
          <w:marBottom w:val="0"/>
          <w:divBdr>
            <w:top w:val="none" w:sz="0" w:space="0" w:color="auto"/>
            <w:left w:val="none" w:sz="0" w:space="0" w:color="auto"/>
            <w:bottom w:val="none" w:sz="0" w:space="0" w:color="auto"/>
            <w:right w:val="none" w:sz="0" w:space="0" w:color="auto"/>
          </w:divBdr>
        </w:div>
        <w:div w:id="909655637">
          <w:marLeft w:val="480"/>
          <w:marRight w:val="0"/>
          <w:marTop w:val="0"/>
          <w:marBottom w:val="0"/>
          <w:divBdr>
            <w:top w:val="none" w:sz="0" w:space="0" w:color="auto"/>
            <w:left w:val="none" w:sz="0" w:space="0" w:color="auto"/>
            <w:bottom w:val="none" w:sz="0" w:space="0" w:color="auto"/>
            <w:right w:val="none" w:sz="0" w:space="0" w:color="auto"/>
          </w:divBdr>
        </w:div>
        <w:div w:id="941913151">
          <w:marLeft w:val="480"/>
          <w:marRight w:val="0"/>
          <w:marTop w:val="0"/>
          <w:marBottom w:val="0"/>
          <w:divBdr>
            <w:top w:val="none" w:sz="0" w:space="0" w:color="auto"/>
            <w:left w:val="none" w:sz="0" w:space="0" w:color="auto"/>
            <w:bottom w:val="none" w:sz="0" w:space="0" w:color="auto"/>
            <w:right w:val="none" w:sz="0" w:space="0" w:color="auto"/>
          </w:divBdr>
        </w:div>
        <w:div w:id="997077722">
          <w:marLeft w:val="480"/>
          <w:marRight w:val="0"/>
          <w:marTop w:val="0"/>
          <w:marBottom w:val="0"/>
          <w:divBdr>
            <w:top w:val="none" w:sz="0" w:space="0" w:color="auto"/>
            <w:left w:val="none" w:sz="0" w:space="0" w:color="auto"/>
            <w:bottom w:val="none" w:sz="0" w:space="0" w:color="auto"/>
            <w:right w:val="none" w:sz="0" w:space="0" w:color="auto"/>
          </w:divBdr>
        </w:div>
        <w:div w:id="1034967556">
          <w:marLeft w:val="480"/>
          <w:marRight w:val="0"/>
          <w:marTop w:val="0"/>
          <w:marBottom w:val="0"/>
          <w:divBdr>
            <w:top w:val="none" w:sz="0" w:space="0" w:color="auto"/>
            <w:left w:val="none" w:sz="0" w:space="0" w:color="auto"/>
            <w:bottom w:val="none" w:sz="0" w:space="0" w:color="auto"/>
            <w:right w:val="none" w:sz="0" w:space="0" w:color="auto"/>
          </w:divBdr>
        </w:div>
        <w:div w:id="1041595170">
          <w:marLeft w:val="480"/>
          <w:marRight w:val="0"/>
          <w:marTop w:val="0"/>
          <w:marBottom w:val="0"/>
          <w:divBdr>
            <w:top w:val="none" w:sz="0" w:space="0" w:color="auto"/>
            <w:left w:val="none" w:sz="0" w:space="0" w:color="auto"/>
            <w:bottom w:val="none" w:sz="0" w:space="0" w:color="auto"/>
            <w:right w:val="none" w:sz="0" w:space="0" w:color="auto"/>
          </w:divBdr>
        </w:div>
        <w:div w:id="1111391280">
          <w:marLeft w:val="480"/>
          <w:marRight w:val="0"/>
          <w:marTop w:val="0"/>
          <w:marBottom w:val="0"/>
          <w:divBdr>
            <w:top w:val="none" w:sz="0" w:space="0" w:color="auto"/>
            <w:left w:val="none" w:sz="0" w:space="0" w:color="auto"/>
            <w:bottom w:val="none" w:sz="0" w:space="0" w:color="auto"/>
            <w:right w:val="none" w:sz="0" w:space="0" w:color="auto"/>
          </w:divBdr>
        </w:div>
        <w:div w:id="1267427213">
          <w:marLeft w:val="480"/>
          <w:marRight w:val="0"/>
          <w:marTop w:val="0"/>
          <w:marBottom w:val="0"/>
          <w:divBdr>
            <w:top w:val="none" w:sz="0" w:space="0" w:color="auto"/>
            <w:left w:val="none" w:sz="0" w:space="0" w:color="auto"/>
            <w:bottom w:val="none" w:sz="0" w:space="0" w:color="auto"/>
            <w:right w:val="none" w:sz="0" w:space="0" w:color="auto"/>
          </w:divBdr>
        </w:div>
        <w:div w:id="1272787700">
          <w:marLeft w:val="480"/>
          <w:marRight w:val="0"/>
          <w:marTop w:val="0"/>
          <w:marBottom w:val="0"/>
          <w:divBdr>
            <w:top w:val="none" w:sz="0" w:space="0" w:color="auto"/>
            <w:left w:val="none" w:sz="0" w:space="0" w:color="auto"/>
            <w:bottom w:val="none" w:sz="0" w:space="0" w:color="auto"/>
            <w:right w:val="none" w:sz="0" w:space="0" w:color="auto"/>
          </w:divBdr>
        </w:div>
        <w:div w:id="1277563987">
          <w:marLeft w:val="480"/>
          <w:marRight w:val="0"/>
          <w:marTop w:val="0"/>
          <w:marBottom w:val="0"/>
          <w:divBdr>
            <w:top w:val="none" w:sz="0" w:space="0" w:color="auto"/>
            <w:left w:val="none" w:sz="0" w:space="0" w:color="auto"/>
            <w:bottom w:val="none" w:sz="0" w:space="0" w:color="auto"/>
            <w:right w:val="none" w:sz="0" w:space="0" w:color="auto"/>
          </w:divBdr>
        </w:div>
        <w:div w:id="1283851466">
          <w:marLeft w:val="480"/>
          <w:marRight w:val="0"/>
          <w:marTop w:val="0"/>
          <w:marBottom w:val="0"/>
          <w:divBdr>
            <w:top w:val="none" w:sz="0" w:space="0" w:color="auto"/>
            <w:left w:val="none" w:sz="0" w:space="0" w:color="auto"/>
            <w:bottom w:val="none" w:sz="0" w:space="0" w:color="auto"/>
            <w:right w:val="none" w:sz="0" w:space="0" w:color="auto"/>
          </w:divBdr>
        </w:div>
        <w:div w:id="1300188562">
          <w:marLeft w:val="480"/>
          <w:marRight w:val="0"/>
          <w:marTop w:val="0"/>
          <w:marBottom w:val="0"/>
          <w:divBdr>
            <w:top w:val="none" w:sz="0" w:space="0" w:color="auto"/>
            <w:left w:val="none" w:sz="0" w:space="0" w:color="auto"/>
            <w:bottom w:val="none" w:sz="0" w:space="0" w:color="auto"/>
            <w:right w:val="none" w:sz="0" w:space="0" w:color="auto"/>
          </w:divBdr>
        </w:div>
        <w:div w:id="1342657741">
          <w:marLeft w:val="480"/>
          <w:marRight w:val="0"/>
          <w:marTop w:val="0"/>
          <w:marBottom w:val="0"/>
          <w:divBdr>
            <w:top w:val="none" w:sz="0" w:space="0" w:color="auto"/>
            <w:left w:val="none" w:sz="0" w:space="0" w:color="auto"/>
            <w:bottom w:val="none" w:sz="0" w:space="0" w:color="auto"/>
            <w:right w:val="none" w:sz="0" w:space="0" w:color="auto"/>
          </w:divBdr>
        </w:div>
        <w:div w:id="1352872765">
          <w:marLeft w:val="480"/>
          <w:marRight w:val="0"/>
          <w:marTop w:val="0"/>
          <w:marBottom w:val="0"/>
          <w:divBdr>
            <w:top w:val="none" w:sz="0" w:space="0" w:color="auto"/>
            <w:left w:val="none" w:sz="0" w:space="0" w:color="auto"/>
            <w:bottom w:val="none" w:sz="0" w:space="0" w:color="auto"/>
            <w:right w:val="none" w:sz="0" w:space="0" w:color="auto"/>
          </w:divBdr>
        </w:div>
        <w:div w:id="1466242240">
          <w:marLeft w:val="480"/>
          <w:marRight w:val="0"/>
          <w:marTop w:val="0"/>
          <w:marBottom w:val="0"/>
          <w:divBdr>
            <w:top w:val="none" w:sz="0" w:space="0" w:color="auto"/>
            <w:left w:val="none" w:sz="0" w:space="0" w:color="auto"/>
            <w:bottom w:val="none" w:sz="0" w:space="0" w:color="auto"/>
            <w:right w:val="none" w:sz="0" w:space="0" w:color="auto"/>
          </w:divBdr>
        </w:div>
        <w:div w:id="1472020534">
          <w:marLeft w:val="480"/>
          <w:marRight w:val="0"/>
          <w:marTop w:val="0"/>
          <w:marBottom w:val="0"/>
          <w:divBdr>
            <w:top w:val="none" w:sz="0" w:space="0" w:color="auto"/>
            <w:left w:val="none" w:sz="0" w:space="0" w:color="auto"/>
            <w:bottom w:val="none" w:sz="0" w:space="0" w:color="auto"/>
            <w:right w:val="none" w:sz="0" w:space="0" w:color="auto"/>
          </w:divBdr>
        </w:div>
        <w:div w:id="1484003557">
          <w:marLeft w:val="480"/>
          <w:marRight w:val="0"/>
          <w:marTop w:val="0"/>
          <w:marBottom w:val="0"/>
          <w:divBdr>
            <w:top w:val="none" w:sz="0" w:space="0" w:color="auto"/>
            <w:left w:val="none" w:sz="0" w:space="0" w:color="auto"/>
            <w:bottom w:val="none" w:sz="0" w:space="0" w:color="auto"/>
            <w:right w:val="none" w:sz="0" w:space="0" w:color="auto"/>
          </w:divBdr>
        </w:div>
        <w:div w:id="1497266982">
          <w:marLeft w:val="480"/>
          <w:marRight w:val="0"/>
          <w:marTop w:val="0"/>
          <w:marBottom w:val="0"/>
          <w:divBdr>
            <w:top w:val="none" w:sz="0" w:space="0" w:color="auto"/>
            <w:left w:val="none" w:sz="0" w:space="0" w:color="auto"/>
            <w:bottom w:val="none" w:sz="0" w:space="0" w:color="auto"/>
            <w:right w:val="none" w:sz="0" w:space="0" w:color="auto"/>
          </w:divBdr>
        </w:div>
        <w:div w:id="1506358510">
          <w:marLeft w:val="480"/>
          <w:marRight w:val="0"/>
          <w:marTop w:val="0"/>
          <w:marBottom w:val="0"/>
          <w:divBdr>
            <w:top w:val="none" w:sz="0" w:space="0" w:color="auto"/>
            <w:left w:val="none" w:sz="0" w:space="0" w:color="auto"/>
            <w:bottom w:val="none" w:sz="0" w:space="0" w:color="auto"/>
            <w:right w:val="none" w:sz="0" w:space="0" w:color="auto"/>
          </w:divBdr>
        </w:div>
        <w:div w:id="1523279312">
          <w:marLeft w:val="480"/>
          <w:marRight w:val="0"/>
          <w:marTop w:val="0"/>
          <w:marBottom w:val="0"/>
          <w:divBdr>
            <w:top w:val="none" w:sz="0" w:space="0" w:color="auto"/>
            <w:left w:val="none" w:sz="0" w:space="0" w:color="auto"/>
            <w:bottom w:val="none" w:sz="0" w:space="0" w:color="auto"/>
            <w:right w:val="none" w:sz="0" w:space="0" w:color="auto"/>
          </w:divBdr>
        </w:div>
        <w:div w:id="1561286851">
          <w:marLeft w:val="480"/>
          <w:marRight w:val="0"/>
          <w:marTop w:val="0"/>
          <w:marBottom w:val="0"/>
          <w:divBdr>
            <w:top w:val="none" w:sz="0" w:space="0" w:color="auto"/>
            <w:left w:val="none" w:sz="0" w:space="0" w:color="auto"/>
            <w:bottom w:val="none" w:sz="0" w:space="0" w:color="auto"/>
            <w:right w:val="none" w:sz="0" w:space="0" w:color="auto"/>
          </w:divBdr>
        </w:div>
        <w:div w:id="1579172189">
          <w:marLeft w:val="480"/>
          <w:marRight w:val="0"/>
          <w:marTop w:val="0"/>
          <w:marBottom w:val="0"/>
          <w:divBdr>
            <w:top w:val="none" w:sz="0" w:space="0" w:color="auto"/>
            <w:left w:val="none" w:sz="0" w:space="0" w:color="auto"/>
            <w:bottom w:val="none" w:sz="0" w:space="0" w:color="auto"/>
            <w:right w:val="none" w:sz="0" w:space="0" w:color="auto"/>
          </w:divBdr>
        </w:div>
        <w:div w:id="1584141344">
          <w:marLeft w:val="480"/>
          <w:marRight w:val="0"/>
          <w:marTop w:val="0"/>
          <w:marBottom w:val="0"/>
          <w:divBdr>
            <w:top w:val="none" w:sz="0" w:space="0" w:color="auto"/>
            <w:left w:val="none" w:sz="0" w:space="0" w:color="auto"/>
            <w:bottom w:val="none" w:sz="0" w:space="0" w:color="auto"/>
            <w:right w:val="none" w:sz="0" w:space="0" w:color="auto"/>
          </w:divBdr>
        </w:div>
        <w:div w:id="1600067120">
          <w:marLeft w:val="480"/>
          <w:marRight w:val="0"/>
          <w:marTop w:val="0"/>
          <w:marBottom w:val="0"/>
          <w:divBdr>
            <w:top w:val="none" w:sz="0" w:space="0" w:color="auto"/>
            <w:left w:val="none" w:sz="0" w:space="0" w:color="auto"/>
            <w:bottom w:val="none" w:sz="0" w:space="0" w:color="auto"/>
            <w:right w:val="none" w:sz="0" w:space="0" w:color="auto"/>
          </w:divBdr>
        </w:div>
        <w:div w:id="1630089882">
          <w:marLeft w:val="480"/>
          <w:marRight w:val="0"/>
          <w:marTop w:val="0"/>
          <w:marBottom w:val="0"/>
          <w:divBdr>
            <w:top w:val="none" w:sz="0" w:space="0" w:color="auto"/>
            <w:left w:val="none" w:sz="0" w:space="0" w:color="auto"/>
            <w:bottom w:val="none" w:sz="0" w:space="0" w:color="auto"/>
            <w:right w:val="none" w:sz="0" w:space="0" w:color="auto"/>
          </w:divBdr>
        </w:div>
        <w:div w:id="1632516127">
          <w:marLeft w:val="480"/>
          <w:marRight w:val="0"/>
          <w:marTop w:val="0"/>
          <w:marBottom w:val="0"/>
          <w:divBdr>
            <w:top w:val="none" w:sz="0" w:space="0" w:color="auto"/>
            <w:left w:val="none" w:sz="0" w:space="0" w:color="auto"/>
            <w:bottom w:val="none" w:sz="0" w:space="0" w:color="auto"/>
            <w:right w:val="none" w:sz="0" w:space="0" w:color="auto"/>
          </w:divBdr>
        </w:div>
        <w:div w:id="1789619224">
          <w:marLeft w:val="480"/>
          <w:marRight w:val="0"/>
          <w:marTop w:val="0"/>
          <w:marBottom w:val="0"/>
          <w:divBdr>
            <w:top w:val="none" w:sz="0" w:space="0" w:color="auto"/>
            <w:left w:val="none" w:sz="0" w:space="0" w:color="auto"/>
            <w:bottom w:val="none" w:sz="0" w:space="0" w:color="auto"/>
            <w:right w:val="none" w:sz="0" w:space="0" w:color="auto"/>
          </w:divBdr>
        </w:div>
        <w:div w:id="1794399805">
          <w:marLeft w:val="480"/>
          <w:marRight w:val="0"/>
          <w:marTop w:val="0"/>
          <w:marBottom w:val="0"/>
          <w:divBdr>
            <w:top w:val="none" w:sz="0" w:space="0" w:color="auto"/>
            <w:left w:val="none" w:sz="0" w:space="0" w:color="auto"/>
            <w:bottom w:val="none" w:sz="0" w:space="0" w:color="auto"/>
            <w:right w:val="none" w:sz="0" w:space="0" w:color="auto"/>
          </w:divBdr>
        </w:div>
        <w:div w:id="1800145134">
          <w:marLeft w:val="480"/>
          <w:marRight w:val="0"/>
          <w:marTop w:val="0"/>
          <w:marBottom w:val="0"/>
          <w:divBdr>
            <w:top w:val="none" w:sz="0" w:space="0" w:color="auto"/>
            <w:left w:val="none" w:sz="0" w:space="0" w:color="auto"/>
            <w:bottom w:val="none" w:sz="0" w:space="0" w:color="auto"/>
            <w:right w:val="none" w:sz="0" w:space="0" w:color="auto"/>
          </w:divBdr>
        </w:div>
        <w:div w:id="1813060565">
          <w:marLeft w:val="480"/>
          <w:marRight w:val="0"/>
          <w:marTop w:val="0"/>
          <w:marBottom w:val="0"/>
          <w:divBdr>
            <w:top w:val="none" w:sz="0" w:space="0" w:color="auto"/>
            <w:left w:val="none" w:sz="0" w:space="0" w:color="auto"/>
            <w:bottom w:val="none" w:sz="0" w:space="0" w:color="auto"/>
            <w:right w:val="none" w:sz="0" w:space="0" w:color="auto"/>
          </w:divBdr>
        </w:div>
        <w:div w:id="1821539896">
          <w:marLeft w:val="480"/>
          <w:marRight w:val="0"/>
          <w:marTop w:val="0"/>
          <w:marBottom w:val="0"/>
          <w:divBdr>
            <w:top w:val="none" w:sz="0" w:space="0" w:color="auto"/>
            <w:left w:val="none" w:sz="0" w:space="0" w:color="auto"/>
            <w:bottom w:val="none" w:sz="0" w:space="0" w:color="auto"/>
            <w:right w:val="none" w:sz="0" w:space="0" w:color="auto"/>
          </w:divBdr>
        </w:div>
        <w:div w:id="1841461325">
          <w:marLeft w:val="480"/>
          <w:marRight w:val="0"/>
          <w:marTop w:val="0"/>
          <w:marBottom w:val="0"/>
          <w:divBdr>
            <w:top w:val="none" w:sz="0" w:space="0" w:color="auto"/>
            <w:left w:val="none" w:sz="0" w:space="0" w:color="auto"/>
            <w:bottom w:val="none" w:sz="0" w:space="0" w:color="auto"/>
            <w:right w:val="none" w:sz="0" w:space="0" w:color="auto"/>
          </w:divBdr>
        </w:div>
        <w:div w:id="1928078635">
          <w:marLeft w:val="480"/>
          <w:marRight w:val="0"/>
          <w:marTop w:val="0"/>
          <w:marBottom w:val="0"/>
          <w:divBdr>
            <w:top w:val="none" w:sz="0" w:space="0" w:color="auto"/>
            <w:left w:val="none" w:sz="0" w:space="0" w:color="auto"/>
            <w:bottom w:val="none" w:sz="0" w:space="0" w:color="auto"/>
            <w:right w:val="none" w:sz="0" w:space="0" w:color="auto"/>
          </w:divBdr>
        </w:div>
        <w:div w:id="1986812161">
          <w:marLeft w:val="480"/>
          <w:marRight w:val="0"/>
          <w:marTop w:val="0"/>
          <w:marBottom w:val="0"/>
          <w:divBdr>
            <w:top w:val="none" w:sz="0" w:space="0" w:color="auto"/>
            <w:left w:val="none" w:sz="0" w:space="0" w:color="auto"/>
            <w:bottom w:val="none" w:sz="0" w:space="0" w:color="auto"/>
            <w:right w:val="none" w:sz="0" w:space="0" w:color="auto"/>
          </w:divBdr>
        </w:div>
        <w:div w:id="2019958998">
          <w:marLeft w:val="480"/>
          <w:marRight w:val="0"/>
          <w:marTop w:val="0"/>
          <w:marBottom w:val="0"/>
          <w:divBdr>
            <w:top w:val="none" w:sz="0" w:space="0" w:color="auto"/>
            <w:left w:val="none" w:sz="0" w:space="0" w:color="auto"/>
            <w:bottom w:val="none" w:sz="0" w:space="0" w:color="auto"/>
            <w:right w:val="none" w:sz="0" w:space="0" w:color="auto"/>
          </w:divBdr>
        </w:div>
        <w:div w:id="2061200066">
          <w:marLeft w:val="480"/>
          <w:marRight w:val="0"/>
          <w:marTop w:val="0"/>
          <w:marBottom w:val="0"/>
          <w:divBdr>
            <w:top w:val="none" w:sz="0" w:space="0" w:color="auto"/>
            <w:left w:val="none" w:sz="0" w:space="0" w:color="auto"/>
            <w:bottom w:val="none" w:sz="0" w:space="0" w:color="auto"/>
            <w:right w:val="none" w:sz="0" w:space="0" w:color="auto"/>
          </w:divBdr>
        </w:div>
        <w:div w:id="2081441259">
          <w:marLeft w:val="480"/>
          <w:marRight w:val="0"/>
          <w:marTop w:val="0"/>
          <w:marBottom w:val="0"/>
          <w:divBdr>
            <w:top w:val="none" w:sz="0" w:space="0" w:color="auto"/>
            <w:left w:val="none" w:sz="0" w:space="0" w:color="auto"/>
            <w:bottom w:val="none" w:sz="0" w:space="0" w:color="auto"/>
            <w:right w:val="none" w:sz="0" w:space="0" w:color="auto"/>
          </w:divBdr>
        </w:div>
      </w:divsChild>
    </w:div>
    <w:div w:id="1287736038">
      <w:bodyDiv w:val="1"/>
      <w:marLeft w:val="0"/>
      <w:marRight w:val="0"/>
      <w:marTop w:val="0"/>
      <w:marBottom w:val="0"/>
      <w:divBdr>
        <w:top w:val="none" w:sz="0" w:space="0" w:color="auto"/>
        <w:left w:val="none" w:sz="0" w:space="0" w:color="auto"/>
        <w:bottom w:val="none" w:sz="0" w:space="0" w:color="auto"/>
        <w:right w:val="none" w:sz="0" w:space="0" w:color="auto"/>
      </w:divBdr>
      <w:divsChild>
        <w:div w:id="83652901">
          <w:marLeft w:val="480"/>
          <w:marRight w:val="0"/>
          <w:marTop w:val="0"/>
          <w:marBottom w:val="0"/>
          <w:divBdr>
            <w:top w:val="none" w:sz="0" w:space="0" w:color="auto"/>
            <w:left w:val="none" w:sz="0" w:space="0" w:color="auto"/>
            <w:bottom w:val="none" w:sz="0" w:space="0" w:color="auto"/>
            <w:right w:val="none" w:sz="0" w:space="0" w:color="auto"/>
          </w:divBdr>
        </w:div>
        <w:div w:id="90466937">
          <w:marLeft w:val="480"/>
          <w:marRight w:val="0"/>
          <w:marTop w:val="0"/>
          <w:marBottom w:val="0"/>
          <w:divBdr>
            <w:top w:val="none" w:sz="0" w:space="0" w:color="auto"/>
            <w:left w:val="none" w:sz="0" w:space="0" w:color="auto"/>
            <w:bottom w:val="none" w:sz="0" w:space="0" w:color="auto"/>
            <w:right w:val="none" w:sz="0" w:space="0" w:color="auto"/>
          </w:divBdr>
        </w:div>
        <w:div w:id="98107634">
          <w:marLeft w:val="480"/>
          <w:marRight w:val="0"/>
          <w:marTop w:val="0"/>
          <w:marBottom w:val="0"/>
          <w:divBdr>
            <w:top w:val="none" w:sz="0" w:space="0" w:color="auto"/>
            <w:left w:val="none" w:sz="0" w:space="0" w:color="auto"/>
            <w:bottom w:val="none" w:sz="0" w:space="0" w:color="auto"/>
            <w:right w:val="none" w:sz="0" w:space="0" w:color="auto"/>
          </w:divBdr>
        </w:div>
        <w:div w:id="139343552">
          <w:marLeft w:val="480"/>
          <w:marRight w:val="0"/>
          <w:marTop w:val="0"/>
          <w:marBottom w:val="0"/>
          <w:divBdr>
            <w:top w:val="none" w:sz="0" w:space="0" w:color="auto"/>
            <w:left w:val="none" w:sz="0" w:space="0" w:color="auto"/>
            <w:bottom w:val="none" w:sz="0" w:space="0" w:color="auto"/>
            <w:right w:val="none" w:sz="0" w:space="0" w:color="auto"/>
          </w:divBdr>
        </w:div>
        <w:div w:id="160774049">
          <w:marLeft w:val="480"/>
          <w:marRight w:val="0"/>
          <w:marTop w:val="0"/>
          <w:marBottom w:val="0"/>
          <w:divBdr>
            <w:top w:val="none" w:sz="0" w:space="0" w:color="auto"/>
            <w:left w:val="none" w:sz="0" w:space="0" w:color="auto"/>
            <w:bottom w:val="none" w:sz="0" w:space="0" w:color="auto"/>
            <w:right w:val="none" w:sz="0" w:space="0" w:color="auto"/>
          </w:divBdr>
        </w:div>
        <w:div w:id="183133278">
          <w:marLeft w:val="480"/>
          <w:marRight w:val="0"/>
          <w:marTop w:val="0"/>
          <w:marBottom w:val="0"/>
          <w:divBdr>
            <w:top w:val="none" w:sz="0" w:space="0" w:color="auto"/>
            <w:left w:val="none" w:sz="0" w:space="0" w:color="auto"/>
            <w:bottom w:val="none" w:sz="0" w:space="0" w:color="auto"/>
            <w:right w:val="none" w:sz="0" w:space="0" w:color="auto"/>
          </w:divBdr>
        </w:div>
        <w:div w:id="205725559">
          <w:marLeft w:val="480"/>
          <w:marRight w:val="0"/>
          <w:marTop w:val="0"/>
          <w:marBottom w:val="0"/>
          <w:divBdr>
            <w:top w:val="none" w:sz="0" w:space="0" w:color="auto"/>
            <w:left w:val="none" w:sz="0" w:space="0" w:color="auto"/>
            <w:bottom w:val="none" w:sz="0" w:space="0" w:color="auto"/>
            <w:right w:val="none" w:sz="0" w:space="0" w:color="auto"/>
          </w:divBdr>
        </w:div>
        <w:div w:id="214199118">
          <w:marLeft w:val="480"/>
          <w:marRight w:val="0"/>
          <w:marTop w:val="0"/>
          <w:marBottom w:val="0"/>
          <w:divBdr>
            <w:top w:val="none" w:sz="0" w:space="0" w:color="auto"/>
            <w:left w:val="none" w:sz="0" w:space="0" w:color="auto"/>
            <w:bottom w:val="none" w:sz="0" w:space="0" w:color="auto"/>
            <w:right w:val="none" w:sz="0" w:space="0" w:color="auto"/>
          </w:divBdr>
        </w:div>
        <w:div w:id="222133976">
          <w:marLeft w:val="480"/>
          <w:marRight w:val="0"/>
          <w:marTop w:val="0"/>
          <w:marBottom w:val="0"/>
          <w:divBdr>
            <w:top w:val="none" w:sz="0" w:space="0" w:color="auto"/>
            <w:left w:val="none" w:sz="0" w:space="0" w:color="auto"/>
            <w:bottom w:val="none" w:sz="0" w:space="0" w:color="auto"/>
            <w:right w:val="none" w:sz="0" w:space="0" w:color="auto"/>
          </w:divBdr>
        </w:div>
        <w:div w:id="245652917">
          <w:marLeft w:val="480"/>
          <w:marRight w:val="0"/>
          <w:marTop w:val="0"/>
          <w:marBottom w:val="0"/>
          <w:divBdr>
            <w:top w:val="none" w:sz="0" w:space="0" w:color="auto"/>
            <w:left w:val="none" w:sz="0" w:space="0" w:color="auto"/>
            <w:bottom w:val="none" w:sz="0" w:space="0" w:color="auto"/>
            <w:right w:val="none" w:sz="0" w:space="0" w:color="auto"/>
          </w:divBdr>
        </w:div>
        <w:div w:id="340472533">
          <w:marLeft w:val="480"/>
          <w:marRight w:val="0"/>
          <w:marTop w:val="0"/>
          <w:marBottom w:val="0"/>
          <w:divBdr>
            <w:top w:val="none" w:sz="0" w:space="0" w:color="auto"/>
            <w:left w:val="none" w:sz="0" w:space="0" w:color="auto"/>
            <w:bottom w:val="none" w:sz="0" w:space="0" w:color="auto"/>
            <w:right w:val="none" w:sz="0" w:space="0" w:color="auto"/>
          </w:divBdr>
        </w:div>
        <w:div w:id="388110122">
          <w:marLeft w:val="480"/>
          <w:marRight w:val="0"/>
          <w:marTop w:val="0"/>
          <w:marBottom w:val="0"/>
          <w:divBdr>
            <w:top w:val="none" w:sz="0" w:space="0" w:color="auto"/>
            <w:left w:val="none" w:sz="0" w:space="0" w:color="auto"/>
            <w:bottom w:val="none" w:sz="0" w:space="0" w:color="auto"/>
            <w:right w:val="none" w:sz="0" w:space="0" w:color="auto"/>
          </w:divBdr>
        </w:div>
        <w:div w:id="428433394">
          <w:marLeft w:val="480"/>
          <w:marRight w:val="0"/>
          <w:marTop w:val="0"/>
          <w:marBottom w:val="0"/>
          <w:divBdr>
            <w:top w:val="none" w:sz="0" w:space="0" w:color="auto"/>
            <w:left w:val="none" w:sz="0" w:space="0" w:color="auto"/>
            <w:bottom w:val="none" w:sz="0" w:space="0" w:color="auto"/>
            <w:right w:val="none" w:sz="0" w:space="0" w:color="auto"/>
          </w:divBdr>
        </w:div>
        <w:div w:id="437260393">
          <w:marLeft w:val="480"/>
          <w:marRight w:val="0"/>
          <w:marTop w:val="0"/>
          <w:marBottom w:val="0"/>
          <w:divBdr>
            <w:top w:val="none" w:sz="0" w:space="0" w:color="auto"/>
            <w:left w:val="none" w:sz="0" w:space="0" w:color="auto"/>
            <w:bottom w:val="none" w:sz="0" w:space="0" w:color="auto"/>
            <w:right w:val="none" w:sz="0" w:space="0" w:color="auto"/>
          </w:divBdr>
        </w:div>
        <w:div w:id="445738542">
          <w:marLeft w:val="480"/>
          <w:marRight w:val="0"/>
          <w:marTop w:val="0"/>
          <w:marBottom w:val="0"/>
          <w:divBdr>
            <w:top w:val="none" w:sz="0" w:space="0" w:color="auto"/>
            <w:left w:val="none" w:sz="0" w:space="0" w:color="auto"/>
            <w:bottom w:val="none" w:sz="0" w:space="0" w:color="auto"/>
            <w:right w:val="none" w:sz="0" w:space="0" w:color="auto"/>
          </w:divBdr>
        </w:div>
        <w:div w:id="464353252">
          <w:marLeft w:val="480"/>
          <w:marRight w:val="0"/>
          <w:marTop w:val="0"/>
          <w:marBottom w:val="0"/>
          <w:divBdr>
            <w:top w:val="none" w:sz="0" w:space="0" w:color="auto"/>
            <w:left w:val="none" w:sz="0" w:space="0" w:color="auto"/>
            <w:bottom w:val="none" w:sz="0" w:space="0" w:color="auto"/>
            <w:right w:val="none" w:sz="0" w:space="0" w:color="auto"/>
          </w:divBdr>
        </w:div>
        <w:div w:id="510684754">
          <w:marLeft w:val="480"/>
          <w:marRight w:val="0"/>
          <w:marTop w:val="0"/>
          <w:marBottom w:val="0"/>
          <w:divBdr>
            <w:top w:val="none" w:sz="0" w:space="0" w:color="auto"/>
            <w:left w:val="none" w:sz="0" w:space="0" w:color="auto"/>
            <w:bottom w:val="none" w:sz="0" w:space="0" w:color="auto"/>
            <w:right w:val="none" w:sz="0" w:space="0" w:color="auto"/>
          </w:divBdr>
        </w:div>
        <w:div w:id="535511806">
          <w:marLeft w:val="480"/>
          <w:marRight w:val="0"/>
          <w:marTop w:val="0"/>
          <w:marBottom w:val="0"/>
          <w:divBdr>
            <w:top w:val="none" w:sz="0" w:space="0" w:color="auto"/>
            <w:left w:val="none" w:sz="0" w:space="0" w:color="auto"/>
            <w:bottom w:val="none" w:sz="0" w:space="0" w:color="auto"/>
            <w:right w:val="none" w:sz="0" w:space="0" w:color="auto"/>
          </w:divBdr>
        </w:div>
        <w:div w:id="544879130">
          <w:marLeft w:val="480"/>
          <w:marRight w:val="0"/>
          <w:marTop w:val="0"/>
          <w:marBottom w:val="0"/>
          <w:divBdr>
            <w:top w:val="none" w:sz="0" w:space="0" w:color="auto"/>
            <w:left w:val="none" w:sz="0" w:space="0" w:color="auto"/>
            <w:bottom w:val="none" w:sz="0" w:space="0" w:color="auto"/>
            <w:right w:val="none" w:sz="0" w:space="0" w:color="auto"/>
          </w:divBdr>
        </w:div>
        <w:div w:id="546842474">
          <w:marLeft w:val="480"/>
          <w:marRight w:val="0"/>
          <w:marTop w:val="0"/>
          <w:marBottom w:val="0"/>
          <w:divBdr>
            <w:top w:val="none" w:sz="0" w:space="0" w:color="auto"/>
            <w:left w:val="none" w:sz="0" w:space="0" w:color="auto"/>
            <w:bottom w:val="none" w:sz="0" w:space="0" w:color="auto"/>
            <w:right w:val="none" w:sz="0" w:space="0" w:color="auto"/>
          </w:divBdr>
        </w:div>
        <w:div w:id="674694558">
          <w:marLeft w:val="480"/>
          <w:marRight w:val="0"/>
          <w:marTop w:val="0"/>
          <w:marBottom w:val="0"/>
          <w:divBdr>
            <w:top w:val="none" w:sz="0" w:space="0" w:color="auto"/>
            <w:left w:val="none" w:sz="0" w:space="0" w:color="auto"/>
            <w:bottom w:val="none" w:sz="0" w:space="0" w:color="auto"/>
            <w:right w:val="none" w:sz="0" w:space="0" w:color="auto"/>
          </w:divBdr>
        </w:div>
        <w:div w:id="715809786">
          <w:marLeft w:val="480"/>
          <w:marRight w:val="0"/>
          <w:marTop w:val="0"/>
          <w:marBottom w:val="0"/>
          <w:divBdr>
            <w:top w:val="none" w:sz="0" w:space="0" w:color="auto"/>
            <w:left w:val="none" w:sz="0" w:space="0" w:color="auto"/>
            <w:bottom w:val="none" w:sz="0" w:space="0" w:color="auto"/>
            <w:right w:val="none" w:sz="0" w:space="0" w:color="auto"/>
          </w:divBdr>
        </w:div>
        <w:div w:id="718433500">
          <w:marLeft w:val="480"/>
          <w:marRight w:val="0"/>
          <w:marTop w:val="0"/>
          <w:marBottom w:val="0"/>
          <w:divBdr>
            <w:top w:val="none" w:sz="0" w:space="0" w:color="auto"/>
            <w:left w:val="none" w:sz="0" w:space="0" w:color="auto"/>
            <w:bottom w:val="none" w:sz="0" w:space="0" w:color="auto"/>
            <w:right w:val="none" w:sz="0" w:space="0" w:color="auto"/>
          </w:divBdr>
        </w:div>
        <w:div w:id="726219078">
          <w:marLeft w:val="480"/>
          <w:marRight w:val="0"/>
          <w:marTop w:val="0"/>
          <w:marBottom w:val="0"/>
          <w:divBdr>
            <w:top w:val="none" w:sz="0" w:space="0" w:color="auto"/>
            <w:left w:val="none" w:sz="0" w:space="0" w:color="auto"/>
            <w:bottom w:val="none" w:sz="0" w:space="0" w:color="auto"/>
            <w:right w:val="none" w:sz="0" w:space="0" w:color="auto"/>
          </w:divBdr>
        </w:div>
        <w:div w:id="740911117">
          <w:marLeft w:val="480"/>
          <w:marRight w:val="0"/>
          <w:marTop w:val="0"/>
          <w:marBottom w:val="0"/>
          <w:divBdr>
            <w:top w:val="none" w:sz="0" w:space="0" w:color="auto"/>
            <w:left w:val="none" w:sz="0" w:space="0" w:color="auto"/>
            <w:bottom w:val="none" w:sz="0" w:space="0" w:color="auto"/>
            <w:right w:val="none" w:sz="0" w:space="0" w:color="auto"/>
          </w:divBdr>
        </w:div>
        <w:div w:id="769936656">
          <w:marLeft w:val="480"/>
          <w:marRight w:val="0"/>
          <w:marTop w:val="0"/>
          <w:marBottom w:val="0"/>
          <w:divBdr>
            <w:top w:val="none" w:sz="0" w:space="0" w:color="auto"/>
            <w:left w:val="none" w:sz="0" w:space="0" w:color="auto"/>
            <w:bottom w:val="none" w:sz="0" w:space="0" w:color="auto"/>
            <w:right w:val="none" w:sz="0" w:space="0" w:color="auto"/>
          </w:divBdr>
        </w:div>
        <w:div w:id="789133455">
          <w:marLeft w:val="480"/>
          <w:marRight w:val="0"/>
          <w:marTop w:val="0"/>
          <w:marBottom w:val="0"/>
          <w:divBdr>
            <w:top w:val="none" w:sz="0" w:space="0" w:color="auto"/>
            <w:left w:val="none" w:sz="0" w:space="0" w:color="auto"/>
            <w:bottom w:val="none" w:sz="0" w:space="0" w:color="auto"/>
            <w:right w:val="none" w:sz="0" w:space="0" w:color="auto"/>
          </w:divBdr>
        </w:div>
        <w:div w:id="831336617">
          <w:marLeft w:val="480"/>
          <w:marRight w:val="0"/>
          <w:marTop w:val="0"/>
          <w:marBottom w:val="0"/>
          <w:divBdr>
            <w:top w:val="none" w:sz="0" w:space="0" w:color="auto"/>
            <w:left w:val="none" w:sz="0" w:space="0" w:color="auto"/>
            <w:bottom w:val="none" w:sz="0" w:space="0" w:color="auto"/>
            <w:right w:val="none" w:sz="0" w:space="0" w:color="auto"/>
          </w:divBdr>
        </w:div>
        <w:div w:id="863206842">
          <w:marLeft w:val="480"/>
          <w:marRight w:val="0"/>
          <w:marTop w:val="0"/>
          <w:marBottom w:val="0"/>
          <w:divBdr>
            <w:top w:val="none" w:sz="0" w:space="0" w:color="auto"/>
            <w:left w:val="none" w:sz="0" w:space="0" w:color="auto"/>
            <w:bottom w:val="none" w:sz="0" w:space="0" w:color="auto"/>
            <w:right w:val="none" w:sz="0" w:space="0" w:color="auto"/>
          </w:divBdr>
        </w:div>
        <w:div w:id="881481882">
          <w:marLeft w:val="480"/>
          <w:marRight w:val="0"/>
          <w:marTop w:val="0"/>
          <w:marBottom w:val="0"/>
          <w:divBdr>
            <w:top w:val="none" w:sz="0" w:space="0" w:color="auto"/>
            <w:left w:val="none" w:sz="0" w:space="0" w:color="auto"/>
            <w:bottom w:val="none" w:sz="0" w:space="0" w:color="auto"/>
            <w:right w:val="none" w:sz="0" w:space="0" w:color="auto"/>
          </w:divBdr>
        </w:div>
        <w:div w:id="914126029">
          <w:marLeft w:val="480"/>
          <w:marRight w:val="0"/>
          <w:marTop w:val="0"/>
          <w:marBottom w:val="0"/>
          <w:divBdr>
            <w:top w:val="none" w:sz="0" w:space="0" w:color="auto"/>
            <w:left w:val="none" w:sz="0" w:space="0" w:color="auto"/>
            <w:bottom w:val="none" w:sz="0" w:space="0" w:color="auto"/>
            <w:right w:val="none" w:sz="0" w:space="0" w:color="auto"/>
          </w:divBdr>
        </w:div>
        <w:div w:id="921451922">
          <w:marLeft w:val="480"/>
          <w:marRight w:val="0"/>
          <w:marTop w:val="0"/>
          <w:marBottom w:val="0"/>
          <w:divBdr>
            <w:top w:val="none" w:sz="0" w:space="0" w:color="auto"/>
            <w:left w:val="none" w:sz="0" w:space="0" w:color="auto"/>
            <w:bottom w:val="none" w:sz="0" w:space="0" w:color="auto"/>
            <w:right w:val="none" w:sz="0" w:space="0" w:color="auto"/>
          </w:divBdr>
        </w:div>
        <w:div w:id="956908392">
          <w:marLeft w:val="480"/>
          <w:marRight w:val="0"/>
          <w:marTop w:val="0"/>
          <w:marBottom w:val="0"/>
          <w:divBdr>
            <w:top w:val="none" w:sz="0" w:space="0" w:color="auto"/>
            <w:left w:val="none" w:sz="0" w:space="0" w:color="auto"/>
            <w:bottom w:val="none" w:sz="0" w:space="0" w:color="auto"/>
            <w:right w:val="none" w:sz="0" w:space="0" w:color="auto"/>
          </w:divBdr>
        </w:div>
        <w:div w:id="977494564">
          <w:marLeft w:val="480"/>
          <w:marRight w:val="0"/>
          <w:marTop w:val="0"/>
          <w:marBottom w:val="0"/>
          <w:divBdr>
            <w:top w:val="none" w:sz="0" w:space="0" w:color="auto"/>
            <w:left w:val="none" w:sz="0" w:space="0" w:color="auto"/>
            <w:bottom w:val="none" w:sz="0" w:space="0" w:color="auto"/>
            <w:right w:val="none" w:sz="0" w:space="0" w:color="auto"/>
          </w:divBdr>
        </w:div>
        <w:div w:id="1091466101">
          <w:marLeft w:val="480"/>
          <w:marRight w:val="0"/>
          <w:marTop w:val="0"/>
          <w:marBottom w:val="0"/>
          <w:divBdr>
            <w:top w:val="none" w:sz="0" w:space="0" w:color="auto"/>
            <w:left w:val="none" w:sz="0" w:space="0" w:color="auto"/>
            <w:bottom w:val="none" w:sz="0" w:space="0" w:color="auto"/>
            <w:right w:val="none" w:sz="0" w:space="0" w:color="auto"/>
          </w:divBdr>
        </w:div>
        <w:div w:id="1169833768">
          <w:marLeft w:val="480"/>
          <w:marRight w:val="0"/>
          <w:marTop w:val="0"/>
          <w:marBottom w:val="0"/>
          <w:divBdr>
            <w:top w:val="none" w:sz="0" w:space="0" w:color="auto"/>
            <w:left w:val="none" w:sz="0" w:space="0" w:color="auto"/>
            <w:bottom w:val="none" w:sz="0" w:space="0" w:color="auto"/>
            <w:right w:val="none" w:sz="0" w:space="0" w:color="auto"/>
          </w:divBdr>
        </w:div>
        <w:div w:id="1198002754">
          <w:marLeft w:val="480"/>
          <w:marRight w:val="0"/>
          <w:marTop w:val="0"/>
          <w:marBottom w:val="0"/>
          <w:divBdr>
            <w:top w:val="none" w:sz="0" w:space="0" w:color="auto"/>
            <w:left w:val="none" w:sz="0" w:space="0" w:color="auto"/>
            <w:bottom w:val="none" w:sz="0" w:space="0" w:color="auto"/>
            <w:right w:val="none" w:sz="0" w:space="0" w:color="auto"/>
          </w:divBdr>
        </w:div>
        <w:div w:id="1229997355">
          <w:marLeft w:val="480"/>
          <w:marRight w:val="0"/>
          <w:marTop w:val="0"/>
          <w:marBottom w:val="0"/>
          <w:divBdr>
            <w:top w:val="none" w:sz="0" w:space="0" w:color="auto"/>
            <w:left w:val="none" w:sz="0" w:space="0" w:color="auto"/>
            <w:bottom w:val="none" w:sz="0" w:space="0" w:color="auto"/>
            <w:right w:val="none" w:sz="0" w:space="0" w:color="auto"/>
          </w:divBdr>
        </w:div>
        <w:div w:id="1258560683">
          <w:marLeft w:val="480"/>
          <w:marRight w:val="0"/>
          <w:marTop w:val="0"/>
          <w:marBottom w:val="0"/>
          <w:divBdr>
            <w:top w:val="none" w:sz="0" w:space="0" w:color="auto"/>
            <w:left w:val="none" w:sz="0" w:space="0" w:color="auto"/>
            <w:bottom w:val="none" w:sz="0" w:space="0" w:color="auto"/>
            <w:right w:val="none" w:sz="0" w:space="0" w:color="auto"/>
          </w:divBdr>
        </w:div>
        <w:div w:id="1293098199">
          <w:marLeft w:val="480"/>
          <w:marRight w:val="0"/>
          <w:marTop w:val="0"/>
          <w:marBottom w:val="0"/>
          <w:divBdr>
            <w:top w:val="none" w:sz="0" w:space="0" w:color="auto"/>
            <w:left w:val="none" w:sz="0" w:space="0" w:color="auto"/>
            <w:bottom w:val="none" w:sz="0" w:space="0" w:color="auto"/>
            <w:right w:val="none" w:sz="0" w:space="0" w:color="auto"/>
          </w:divBdr>
        </w:div>
        <w:div w:id="1297098885">
          <w:marLeft w:val="480"/>
          <w:marRight w:val="0"/>
          <w:marTop w:val="0"/>
          <w:marBottom w:val="0"/>
          <w:divBdr>
            <w:top w:val="none" w:sz="0" w:space="0" w:color="auto"/>
            <w:left w:val="none" w:sz="0" w:space="0" w:color="auto"/>
            <w:bottom w:val="none" w:sz="0" w:space="0" w:color="auto"/>
            <w:right w:val="none" w:sz="0" w:space="0" w:color="auto"/>
          </w:divBdr>
        </w:div>
        <w:div w:id="1305038924">
          <w:marLeft w:val="480"/>
          <w:marRight w:val="0"/>
          <w:marTop w:val="0"/>
          <w:marBottom w:val="0"/>
          <w:divBdr>
            <w:top w:val="none" w:sz="0" w:space="0" w:color="auto"/>
            <w:left w:val="none" w:sz="0" w:space="0" w:color="auto"/>
            <w:bottom w:val="none" w:sz="0" w:space="0" w:color="auto"/>
            <w:right w:val="none" w:sz="0" w:space="0" w:color="auto"/>
          </w:divBdr>
        </w:div>
        <w:div w:id="1337222839">
          <w:marLeft w:val="480"/>
          <w:marRight w:val="0"/>
          <w:marTop w:val="0"/>
          <w:marBottom w:val="0"/>
          <w:divBdr>
            <w:top w:val="none" w:sz="0" w:space="0" w:color="auto"/>
            <w:left w:val="none" w:sz="0" w:space="0" w:color="auto"/>
            <w:bottom w:val="none" w:sz="0" w:space="0" w:color="auto"/>
            <w:right w:val="none" w:sz="0" w:space="0" w:color="auto"/>
          </w:divBdr>
        </w:div>
        <w:div w:id="1354577455">
          <w:marLeft w:val="480"/>
          <w:marRight w:val="0"/>
          <w:marTop w:val="0"/>
          <w:marBottom w:val="0"/>
          <w:divBdr>
            <w:top w:val="none" w:sz="0" w:space="0" w:color="auto"/>
            <w:left w:val="none" w:sz="0" w:space="0" w:color="auto"/>
            <w:bottom w:val="none" w:sz="0" w:space="0" w:color="auto"/>
            <w:right w:val="none" w:sz="0" w:space="0" w:color="auto"/>
          </w:divBdr>
        </w:div>
        <w:div w:id="1355763394">
          <w:marLeft w:val="480"/>
          <w:marRight w:val="0"/>
          <w:marTop w:val="0"/>
          <w:marBottom w:val="0"/>
          <w:divBdr>
            <w:top w:val="none" w:sz="0" w:space="0" w:color="auto"/>
            <w:left w:val="none" w:sz="0" w:space="0" w:color="auto"/>
            <w:bottom w:val="none" w:sz="0" w:space="0" w:color="auto"/>
            <w:right w:val="none" w:sz="0" w:space="0" w:color="auto"/>
          </w:divBdr>
        </w:div>
        <w:div w:id="1366250714">
          <w:marLeft w:val="480"/>
          <w:marRight w:val="0"/>
          <w:marTop w:val="0"/>
          <w:marBottom w:val="0"/>
          <w:divBdr>
            <w:top w:val="none" w:sz="0" w:space="0" w:color="auto"/>
            <w:left w:val="none" w:sz="0" w:space="0" w:color="auto"/>
            <w:bottom w:val="none" w:sz="0" w:space="0" w:color="auto"/>
            <w:right w:val="none" w:sz="0" w:space="0" w:color="auto"/>
          </w:divBdr>
        </w:div>
        <w:div w:id="1373001007">
          <w:marLeft w:val="480"/>
          <w:marRight w:val="0"/>
          <w:marTop w:val="0"/>
          <w:marBottom w:val="0"/>
          <w:divBdr>
            <w:top w:val="none" w:sz="0" w:space="0" w:color="auto"/>
            <w:left w:val="none" w:sz="0" w:space="0" w:color="auto"/>
            <w:bottom w:val="none" w:sz="0" w:space="0" w:color="auto"/>
            <w:right w:val="none" w:sz="0" w:space="0" w:color="auto"/>
          </w:divBdr>
        </w:div>
        <w:div w:id="1382289030">
          <w:marLeft w:val="480"/>
          <w:marRight w:val="0"/>
          <w:marTop w:val="0"/>
          <w:marBottom w:val="0"/>
          <w:divBdr>
            <w:top w:val="none" w:sz="0" w:space="0" w:color="auto"/>
            <w:left w:val="none" w:sz="0" w:space="0" w:color="auto"/>
            <w:bottom w:val="none" w:sz="0" w:space="0" w:color="auto"/>
            <w:right w:val="none" w:sz="0" w:space="0" w:color="auto"/>
          </w:divBdr>
        </w:div>
        <w:div w:id="1433429419">
          <w:marLeft w:val="480"/>
          <w:marRight w:val="0"/>
          <w:marTop w:val="0"/>
          <w:marBottom w:val="0"/>
          <w:divBdr>
            <w:top w:val="none" w:sz="0" w:space="0" w:color="auto"/>
            <w:left w:val="none" w:sz="0" w:space="0" w:color="auto"/>
            <w:bottom w:val="none" w:sz="0" w:space="0" w:color="auto"/>
            <w:right w:val="none" w:sz="0" w:space="0" w:color="auto"/>
          </w:divBdr>
        </w:div>
        <w:div w:id="1508448022">
          <w:marLeft w:val="480"/>
          <w:marRight w:val="0"/>
          <w:marTop w:val="0"/>
          <w:marBottom w:val="0"/>
          <w:divBdr>
            <w:top w:val="none" w:sz="0" w:space="0" w:color="auto"/>
            <w:left w:val="none" w:sz="0" w:space="0" w:color="auto"/>
            <w:bottom w:val="none" w:sz="0" w:space="0" w:color="auto"/>
            <w:right w:val="none" w:sz="0" w:space="0" w:color="auto"/>
          </w:divBdr>
        </w:div>
        <w:div w:id="1525557164">
          <w:marLeft w:val="480"/>
          <w:marRight w:val="0"/>
          <w:marTop w:val="0"/>
          <w:marBottom w:val="0"/>
          <w:divBdr>
            <w:top w:val="none" w:sz="0" w:space="0" w:color="auto"/>
            <w:left w:val="none" w:sz="0" w:space="0" w:color="auto"/>
            <w:bottom w:val="none" w:sz="0" w:space="0" w:color="auto"/>
            <w:right w:val="none" w:sz="0" w:space="0" w:color="auto"/>
          </w:divBdr>
        </w:div>
        <w:div w:id="1526477065">
          <w:marLeft w:val="480"/>
          <w:marRight w:val="0"/>
          <w:marTop w:val="0"/>
          <w:marBottom w:val="0"/>
          <w:divBdr>
            <w:top w:val="none" w:sz="0" w:space="0" w:color="auto"/>
            <w:left w:val="none" w:sz="0" w:space="0" w:color="auto"/>
            <w:bottom w:val="none" w:sz="0" w:space="0" w:color="auto"/>
            <w:right w:val="none" w:sz="0" w:space="0" w:color="auto"/>
          </w:divBdr>
        </w:div>
        <w:div w:id="1578589580">
          <w:marLeft w:val="480"/>
          <w:marRight w:val="0"/>
          <w:marTop w:val="0"/>
          <w:marBottom w:val="0"/>
          <w:divBdr>
            <w:top w:val="none" w:sz="0" w:space="0" w:color="auto"/>
            <w:left w:val="none" w:sz="0" w:space="0" w:color="auto"/>
            <w:bottom w:val="none" w:sz="0" w:space="0" w:color="auto"/>
            <w:right w:val="none" w:sz="0" w:space="0" w:color="auto"/>
          </w:divBdr>
        </w:div>
        <w:div w:id="1600135262">
          <w:marLeft w:val="480"/>
          <w:marRight w:val="0"/>
          <w:marTop w:val="0"/>
          <w:marBottom w:val="0"/>
          <w:divBdr>
            <w:top w:val="none" w:sz="0" w:space="0" w:color="auto"/>
            <w:left w:val="none" w:sz="0" w:space="0" w:color="auto"/>
            <w:bottom w:val="none" w:sz="0" w:space="0" w:color="auto"/>
            <w:right w:val="none" w:sz="0" w:space="0" w:color="auto"/>
          </w:divBdr>
        </w:div>
        <w:div w:id="1674990317">
          <w:marLeft w:val="480"/>
          <w:marRight w:val="0"/>
          <w:marTop w:val="0"/>
          <w:marBottom w:val="0"/>
          <w:divBdr>
            <w:top w:val="none" w:sz="0" w:space="0" w:color="auto"/>
            <w:left w:val="none" w:sz="0" w:space="0" w:color="auto"/>
            <w:bottom w:val="none" w:sz="0" w:space="0" w:color="auto"/>
            <w:right w:val="none" w:sz="0" w:space="0" w:color="auto"/>
          </w:divBdr>
        </w:div>
        <w:div w:id="1771928359">
          <w:marLeft w:val="480"/>
          <w:marRight w:val="0"/>
          <w:marTop w:val="0"/>
          <w:marBottom w:val="0"/>
          <w:divBdr>
            <w:top w:val="none" w:sz="0" w:space="0" w:color="auto"/>
            <w:left w:val="none" w:sz="0" w:space="0" w:color="auto"/>
            <w:bottom w:val="none" w:sz="0" w:space="0" w:color="auto"/>
            <w:right w:val="none" w:sz="0" w:space="0" w:color="auto"/>
          </w:divBdr>
        </w:div>
        <w:div w:id="1784571364">
          <w:marLeft w:val="480"/>
          <w:marRight w:val="0"/>
          <w:marTop w:val="0"/>
          <w:marBottom w:val="0"/>
          <w:divBdr>
            <w:top w:val="none" w:sz="0" w:space="0" w:color="auto"/>
            <w:left w:val="none" w:sz="0" w:space="0" w:color="auto"/>
            <w:bottom w:val="none" w:sz="0" w:space="0" w:color="auto"/>
            <w:right w:val="none" w:sz="0" w:space="0" w:color="auto"/>
          </w:divBdr>
        </w:div>
        <w:div w:id="1784835892">
          <w:marLeft w:val="480"/>
          <w:marRight w:val="0"/>
          <w:marTop w:val="0"/>
          <w:marBottom w:val="0"/>
          <w:divBdr>
            <w:top w:val="none" w:sz="0" w:space="0" w:color="auto"/>
            <w:left w:val="none" w:sz="0" w:space="0" w:color="auto"/>
            <w:bottom w:val="none" w:sz="0" w:space="0" w:color="auto"/>
            <w:right w:val="none" w:sz="0" w:space="0" w:color="auto"/>
          </w:divBdr>
        </w:div>
        <w:div w:id="1856384205">
          <w:marLeft w:val="480"/>
          <w:marRight w:val="0"/>
          <w:marTop w:val="0"/>
          <w:marBottom w:val="0"/>
          <w:divBdr>
            <w:top w:val="none" w:sz="0" w:space="0" w:color="auto"/>
            <w:left w:val="none" w:sz="0" w:space="0" w:color="auto"/>
            <w:bottom w:val="none" w:sz="0" w:space="0" w:color="auto"/>
            <w:right w:val="none" w:sz="0" w:space="0" w:color="auto"/>
          </w:divBdr>
        </w:div>
        <w:div w:id="1859192123">
          <w:marLeft w:val="480"/>
          <w:marRight w:val="0"/>
          <w:marTop w:val="0"/>
          <w:marBottom w:val="0"/>
          <w:divBdr>
            <w:top w:val="none" w:sz="0" w:space="0" w:color="auto"/>
            <w:left w:val="none" w:sz="0" w:space="0" w:color="auto"/>
            <w:bottom w:val="none" w:sz="0" w:space="0" w:color="auto"/>
            <w:right w:val="none" w:sz="0" w:space="0" w:color="auto"/>
          </w:divBdr>
        </w:div>
        <w:div w:id="1911766017">
          <w:marLeft w:val="480"/>
          <w:marRight w:val="0"/>
          <w:marTop w:val="0"/>
          <w:marBottom w:val="0"/>
          <w:divBdr>
            <w:top w:val="none" w:sz="0" w:space="0" w:color="auto"/>
            <w:left w:val="none" w:sz="0" w:space="0" w:color="auto"/>
            <w:bottom w:val="none" w:sz="0" w:space="0" w:color="auto"/>
            <w:right w:val="none" w:sz="0" w:space="0" w:color="auto"/>
          </w:divBdr>
        </w:div>
        <w:div w:id="1913808355">
          <w:marLeft w:val="480"/>
          <w:marRight w:val="0"/>
          <w:marTop w:val="0"/>
          <w:marBottom w:val="0"/>
          <w:divBdr>
            <w:top w:val="none" w:sz="0" w:space="0" w:color="auto"/>
            <w:left w:val="none" w:sz="0" w:space="0" w:color="auto"/>
            <w:bottom w:val="none" w:sz="0" w:space="0" w:color="auto"/>
            <w:right w:val="none" w:sz="0" w:space="0" w:color="auto"/>
          </w:divBdr>
        </w:div>
        <w:div w:id="1932158268">
          <w:marLeft w:val="480"/>
          <w:marRight w:val="0"/>
          <w:marTop w:val="0"/>
          <w:marBottom w:val="0"/>
          <w:divBdr>
            <w:top w:val="none" w:sz="0" w:space="0" w:color="auto"/>
            <w:left w:val="none" w:sz="0" w:space="0" w:color="auto"/>
            <w:bottom w:val="none" w:sz="0" w:space="0" w:color="auto"/>
            <w:right w:val="none" w:sz="0" w:space="0" w:color="auto"/>
          </w:divBdr>
        </w:div>
        <w:div w:id="2009483836">
          <w:marLeft w:val="480"/>
          <w:marRight w:val="0"/>
          <w:marTop w:val="0"/>
          <w:marBottom w:val="0"/>
          <w:divBdr>
            <w:top w:val="none" w:sz="0" w:space="0" w:color="auto"/>
            <w:left w:val="none" w:sz="0" w:space="0" w:color="auto"/>
            <w:bottom w:val="none" w:sz="0" w:space="0" w:color="auto"/>
            <w:right w:val="none" w:sz="0" w:space="0" w:color="auto"/>
          </w:divBdr>
        </w:div>
        <w:div w:id="2074887737">
          <w:marLeft w:val="480"/>
          <w:marRight w:val="0"/>
          <w:marTop w:val="0"/>
          <w:marBottom w:val="0"/>
          <w:divBdr>
            <w:top w:val="none" w:sz="0" w:space="0" w:color="auto"/>
            <w:left w:val="none" w:sz="0" w:space="0" w:color="auto"/>
            <w:bottom w:val="none" w:sz="0" w:space="0" w:color="auto"/>
            <w:right w:val="none" w:sz="0" w:space="0" w:color="auto"/>
          </w:divBdr>
        </w:div>
        <w:div w:id="2076707899">
          <w:marLeft w:val="480"/>
          <w:marRight w:val="0"/>
          <w:marTop w:val="0"/>
          <w:marBottom w:val="0"/>
          <w:divBdr>
            <w:top w:val="none" w:sz="0" w:space="0" w:color="auto"/>
            <w:left w:val="none" w:sz="0" w:space="0" w:color="auto"/>
            <w:bottom w:val="none" w:sz="0" w:space="0" w:color="auto"/>
            <w:right w:val="none" w:sz="0" w:space="0" w:color="auto"/>
          </w:divBdr>
        </w:div>
        <w:div w:id="2078359200">
          <w:marLeft w:val="480"/>
          <w:marRight w:val="0"/>
          <w:marTop w:val="0"/>
          <w:marBottom w:val="0"/>
          <w:divBdr>
            <w:top w:val="none" w:sz="0" w:space="0" w:color="auto"/>
            <w:left w:val="none" w:sz="0" w:space="0" w:color="auto"/>
            <w:bottom w:val="none" w:sz="0" w:space="0" w:color="auto"/>
            <w:right w:val="none" w:sz="0" w:space="0" w:color="auto"/>
          </w:divBdr>
        </w:div>
        <w:div w:id="2082176016">
          <w:marLeft w:val="480"/>
          <w:marRight w:val="0"/>
          <w:marTop w:val="0"/>
          <w:marBottom w:val="0"/>
          <w:divBdr>
            <w:top w:val="none" w:sz="0" w:space="0" w:color="auto"/>
            <w:left w:val="none" w:sz="0" w:space="0" w:color="auto"/>
            <w:bottom w:val="none" w:sz="0" w:space="0" w:color="auto"/>
            <w:right w:val="none" w:sz="0" w:space="0" w:color="auto"/>
          </w:divBdr>
        </w:div>
        <w:div w:id="2130397436">
          <w:marLeft w:val="480"/>
          <w:marRight w:val="0"/>
          <w:marTop w:val="0"/>
          <w:marBottom w:val="0"/>
          <w:divBdr>
            <w:top w:val="none" w:sz="0" w:space="0" w:color="auto"/>
            <w:left w:val="none" w:sz="0" w:space="0" w:color="auto"/>
            <w:bottom w:val="none" w:sz="0" w:space="0" w:color="auto"/>
            <w:right w:val="none" w:sz="0" w:space="0" w:color="auto"/>
          </w:divBdr>
        </w:div>
      </w:divsChild>
    </w:div>
    <w:div w:id="1293362635">
      <w:bodyDiv w:val="1"/>
      <w:marLeft w:val="0"/>
      <w:marRight w:val="0"/>
      <w:marTop w:val="0"/>
      <w:marBottom w:val="0"/>
      <w:divBdr>
        <w:top w:val="none" w:sz="0" w:space="0" w:color="auto"/>
        <w:left w:val="none" w:sz="0" w:space="0" w:color="auto"/>
        <w:bottom w:val="none" w:sz="0" w:space="0" w:color="auto"/>
        <w:right w:val="none" w:sz="0" w:space="0" w:color="auto"/>
      </w:divBdr>
      <w:divsChild>
        <w:div w:id="9185825">
          <w:marLeft w:val="480"/>
          <w:marRight w:val="0"/>
          <w:marTop w:val="0"/>
          <w:marBottom w:val="0"/>
          <w:divBdr>
            <w:top w:val="none" w:sz="0" w:space="0" w:color="auto"/>
            <w:left w:val="none" w:sz="0" w:space="0" w:color="auto"/>
            <w:bottom w:val="none" w:sz="0" w:space="0" w:color="auto"/>
            <w:right w:val="none" w:sz="0" w:space="0" w:color="auto"/>
          </w:divBdr>
        </w:div>
        <w:div w:id="46495067">
          <w:marLeft w:val="480"/>
          <w:marRight w:val="0"/>
          <w:marTop w:val="0"/>
          <w:marBottom w:val="0"/>
          <w:divBdr>
            <w:top w:val="none" w:sz="0" w:space="0" w:color="auto"/>
            <w:left w:val="none" w:sz="0" w:space="0" w:color="auto"/>
            <w:bottom w:val="none" w:sz="0" w:space="0" w:color="auto"/>
            <w:right w:val="none" w:sz="0" w:space="0" w:color="auto"/>
          </w:divBdr>
        </w:div>
        <w:div w:id="73822349">
          <w:marLeft w:val="480"/>
          <w:marRight w:val="0"/>
          <w:marTop w:val="0"/>
          <w:marBottom w:val="0"/>
          <w:divBdr>
            <w:top w:val="none" w:sz="0" w:space="0" w:color="auto"/>
            <w:left w:val="none" w:sz="0" w:space="0" w:color="auto"/>
            <w:bottom w:val="none" w:sz="0" w:space="0" w:color="auto"/>
            <w:right w:val="none" w:sz="0" w:space="0" w:color="auto"/>
          </w:divBdr>
        </w:div>
        <w:div w:id="106698518">
          <w:marLeft w:val="480"/>
          <w:marRight w:val="0"/>
          <w:marTop w:val="0"/>
          <w:marBottom w:val="0"/>
          <w:divBdr>
            <w:top w:val="none" w:sz="0" w:space="0" w:color="auto"/>
            <w:left w:val="none" w:sz="0" w:space="0" w:color="auto"/>
            <w:bottom w:val="none" w:sz="0" w:space="0" w:color="auto"/>
            <w:right w:val="none" w:sz="0" w:space="0" w:color="auto"/>
          </w:divBdr>
        </w:div>
        <w:div w:id="145316881">
          <w:marLeft w:val="480"/>
          <w:marRight w:val="0"/>
          <w:marTop w:val="0"/>
          <w:marBottom w:val="0"/>
          <w:divBdr>
            <w:top w:val="none" w:sz="0" w:space="0" w:color="auto"/>
            <w:left w:val="none" w:sz="0" w:space="0" w:color="auto"/>
            <w:bottom w:val="none" w:sz="0" w:space="0" w:color="auto"/>
            <w:right w:val="none" w:sz="0" w:space="0" w:color="auto"/>
          </w:divBdr>
        </w:div>
        <w:div w:id="163475806">
          <w:marLeft w:val="480"/>
          <w:marRight w:val="0"/>
          <w:marTop w:val="0"/>
          <w:marBottom w:val="0"/>
          <w:divBdr>
            <w:top w:val="none" w:sz="0" w:space="0" w:color="auto"/>
            <w:left w:val="none" w:sz="0" w:space="0" w:color="auto"/>
            <w:bottom w:val="none" w:sz="0" w:space="0" w:color="auto"/>
            <w:right w:val="none" w:sz="0" w:space="0" w:color="auto"/>
          </w:divBdr>
        </w:div>
        <w:div w:id="175468006">
          <w:marLeft w:val="480"/>
          <w:marRight w:val="0"/>
          <w:marTop w:val="0"/>
          <w:marBottom w:val="0"/>
          <w:divBdr>
            <w:top w:val="none" w:sz="0" w:space="0" w:color="auto"/>
            <w:left w:val="none" w:sz="0" w:space="0" w:color="auto"/>
            <w:bottom w:val="none" w:sz="0" w:space="0" w:color="auto"/>
            <w:right w:val="none" w:sz="0" w:space="0" w:color="auto"/>
          </w:divBdr>
        </w:div>
        <w:div w:id="215509836">
          <w:marLeft w:val="480"/>
          <w:marRight w:val="0"/>
          <w:marTop w:val="0"/>
          <w:marBottom w:val="0"/>
          <w:divBdr>
            <w:top w:val="none" w:sz="0" w:space="0" w:color="auto"/>
            <w:left w:val="none" w:sz="0" w:space="0" w:color="auto"/>
            <w:bottom w:val="none" w:sz="0" w:space="0" w:color="auto"/>
            <w:right w:val="none" w:sz="0" w:space="0" w:color="auto"/>
          </w:divBdr>
        </w:div>
        <w:div w:id="234628492">
          <w:marLeft w:val="480"/>
          <w:marRight w:val="0"/>
          <w:marTop w:val="0"/>
          <w:marBottom w:val="0"/>
          <w:divBdr>
            <w:top w:val="none" w:sz="0" w:space="0" w:color="auto"/>
            <w:left w:val="none" w:sz="0" w:space="0" w:color="auto"/>
            <w:bottom w:val="none" w:sz="0" w:space="0" w:color="auto"/>
            <w:right w:val="none" w:sz="0" w:space="0" w:color="auto"/>
          </w:divBdr>
        </w:div>
        <w:div w:id="285621655">
          <w:marLeft w:val="480"/>
          <w:marRight w:val="0"/>
          <w:marTop w:val="0"/>
          <w:marBottom w:val="0"/>
          <w:divBdr>
            <w:top w:val="none" w:sz="0" w:space="0" w:color="auto"/>
            <w:left w:val="none" w:sz="0" w:space="0" w:color="auto"/>
            <w:bottom w:val="none" w:sz="0" w:space="0" w:color="auto"/>
            <w:right w:val="none" w:sz="0" w:space="0" w:color="auto"/>
          </w:divBdr>
        </w:div>
        <w:div w:id="289825584">
          <w:marLeft w:val="480"/>
          <w:marRight w:val="0"/>
          <w:marTop w:val="0"/>
          <w:marBottom w:val="0"/>
          <w:divBdr>
            <w:top w:val="none" w:sz="0" w:space="0" w:color="auto"/>
            <w:left w:val="none" w:sz="0" w:space="0" w:color="auto"/>
            <w:bottom w:val="none" w:sz="0" w:space="0" w:color="auto"/>
            <w:right w:val="none" w:sz="0" w:space="0" w:color="auto"/>
          </w:divBdr>
        </w:div>
        <w:div w:id="319816380">
          <w:marLeft w:val="480"/>
          <w:marRight w:val="0"/>
          <w:marTop w:val="0"/>
          <w:marBottom w:val="0"/>
          <w:divBdr>
            <w:top w:val="none" w:sz="0" w:space="0" w:color="auto"/>
            <w:left w:val="none" w:sz="0" w:space="0" w:color="auto"/>
            <w:bottom w:val="none" w:sz="0" w:space="0" w:color="auto"/>
            <w:right w:val="none" w:sz="0" w:space="0" w:color="auto"/>
          </w:divBdr>
        </w:div>
        <w:div w:id="364327787">
          <w:marLeft w:val="480"/>
          <w:marRight w:val="0"/>
          <w:marTop w:val="0"/>
          <w:marBottom w:val="0"/>
          <w:divBdr>
            <w:top w:val="none" w:sz="0" w:space="0" w:color="auto"/>
            <w:left w:val="none" w:sz="0" w:space="0" w:color="auto"/>
            <w:bottom w:val="none" w:sz="0" w:space="0" w:color="auto"/>
            <w:right w:val="none" w:sz="0" w:space="0" w:color="auto"/>
          </w:divBdr>
        </w:div>
        <w:div w:id="379790888">
          <w:marLeft w:val="480"/>
          <w:marRight w:val="0"/>
          <w:marTop w:val="0"/>
          <w:marBottom w:val="0"/>
          <w:divBdr>
            <w:top w:val="none" w:sz="0" w:space="0" w:color="auto"/>
            <w:left w:val="none" w:sz="0" w:space="0" w:color="auto"/>
            <w:bottom w:val="none" w:sz="0" w:space="0" w:color="auto"/>
            <w:right w:val="none" w:sz="0" w:space="0" w:color="auto"/>
          </w:divBdr>
        </w:div>
        <w:div w:id="381752609">
          <w:marLeft w:val="480"/>
          <w:marRight w:val="0"/>
          <w:marTop w:val="0"/>
          <w:marBottom w:val="0"/>
          <w:divBdr>
            <w:top w:val="none" w:sz="0" w:space="0" w:color="auto"/>
            <w:left w:val="none" w:sz="0" w:space="0" w:color="auto"/>
            <w:bottom w:val="none" w:sz="0" w:space="0" w:color="auto"/>
            <w:right w:val="none" w:sz="0" w:space="0" w:color="auto"/>
          </w:divBdr>
        </w:div>
        <w:div w:id="400756426">
          <w:marLeft w:val="480"/>
          <w:marRight w:val="0"/>
          <w:marTop w:val="0"/>
          <w:marBottom w:val="0"/>
          <w:divBdr>
            <w:top w:val="none" w:sz="0" w:space="0" w:color="auto"/>
            <w:left w:val="none" w:sz="0" w:space="0" w:color="auto"/>
            <w:bottom w:val="none" w:sz="0" w:space="0" w:color="auto"/>
            <w:right w:val="none" w:sz="0" w:space="0" w:color="auto"/>
          </w:divBdr>
        </w:div>
        <w:div w:id="446583238">
          <w:marLeft w:val="480"/>
          <w:marRight w:val="0"/>
          <w:marTop w:val="0"/>
          <w:marBottom w:val="0"/>
          <w:divBdr>
            <w:top w:val="none" w:sz="0" w:space="0" w:color="auto"/>
            <w:left w:val="none" w:sz="0" w:space="0" w:color="auto"/>
            <w:bottom w:val="none" w:sz="0" w:space="0" w:color="auto"/>
            <w:right w:val="none" w:sz="0" w:space="0" w:color="auto"/>
          </w:divBdr>
        </w:div>
        <w:div w:id="490367103">
          <w:marLeft w:val="480"/>
          <w:marRight w:val="0"/>
          <w:marTop w:val="0"/>
          <w:marBottom w:val="0"/>
          <w:divBdr>
            <w:top w:val="none" w:sz="0" w:space="0" w:color="auto"/>
            <w:left w:val="none" w:sz="0" w:space="0" w:color="auto"/>
            <w:bottom w:val="none" w:sz="0" w:space="0" w:color="auto"/>
            <w:right w:val="none" w:sz="0" w:space="0" w:color="auto"/>
          </w:divBdr>
        </w:div>
        <w:div w:id="496044071">
          <w:marLeft w:val="480"/>
          <w:marRight w:val="0"/>
          <w:marTop w:val="0"/>
          <w:marBottom w:val="0"/>
          <w:divBdr>
            <w:top w:val="none" w:sz="0" w:space="0" w:color="auto"/>
            <w:left w:val="none" w:sz="0" w:space="0" w:color="auto"/>
            <w:bottom w:val="none" w:sz="0" w:space="0" w:color="auto"/>
            <w:right w:val="none" w:sz="0" w:space="0" w:color="auto"/>
          </w:divBdr>
        </w:div>
        <w:div w:id="558055366">
          <w:marLeft w:val="480"/>
          <w:marRight w:val="0"/>
          <w:marTop w:val="0"/>
          <w:marBottom w:val="0"/>
          <w:divBdr>
            <w:top w:val="none" w:sz="0" w:space="0" w:color="auto"/>
            <w:left w:val="none" w:sz="0" w:space="0" w:color="auto"/>
            <w:bottom w:val="none" w:sz="0" w:space="0" w:color="auto"/>
            <w:right w:val="none" w:sz="0" w:space="0" w:color="auto"/>
          </w:divBdr>
        </w:div>
        <w:div w:id="564141682">
          <w:marLeft w:val="480"/>
          <w:marRight w:val="0"/>
          <w:marTop w:val="0"/>
          <w:marBottom w:val="0"/>
          <w:divBdr>
            <w:top w:val="none" w:sz="0" w:space="0" w:color="auto"/>
            <w:left w:val="none" w:sz="0" w:space="0" w:color="auto"/>
            <w:bottom w:val="none" w:sz="0" w:space="0" w:color="auto"/>
            <w:right w:val="none" w:sz="0" w:space="0" w:color="auto"/>
          </w:divBdr>
        </w:div>
        <w:div w:id="597759617">
          <w:marLeft w:val="480"/>
          <w:marRight w:val="0"/>
          <w:marTop w:val="0"/>
          <w:marBottom w:val="0"/>
          <w:divBdr>
            <w:top w:val="none" w:sz="0" w:space="0" w:color="auto"/>
            <w:left w:val="none" w:sz="0" w:space="0" w:color="auto"/>
            <w:bottom w:val="none" w:sz="0" w:space="0" w:color="auto"/>
            <w:right w:val="none" w:sz="0" w:space="0" w:color="auto"/>
          </w:divBdr>
        </w:div>
        <w:div w:id="622924719">
          <w:marLeft w:val="480"/>
          <w:marRight w:val="0"/>
          <w:marTop w:val="0"/>
          <w:marBottom w:val="0"/>
          <w:divBdr>
            <w:top w:val="none" w:sz="0" w:space="0" w:color="auto"/>
            <w:left w:val="none" w:sz="0" w:space="0" w:color="auto"/>
            <w:bottom w:val="none" w:sz="0" w:space="0" w:color="auto"/>
            <w:right w:val="none" w:sz="0" w:space="0" w:color="auto"/>
          </w:divBdr>
        </w:div>
        <w:div w:id="628517125">
          <w:marLeft w:val="480"/>
          <w:marRight w:val="0"/>
          <w:marTop w:val="0"/>
          <w:marBottom w:val="0"/>
          <w:divBdr>
            <w:top w:val="none" w:sz="0" w:space="0" w:color="auto"/>
            <w:left w:val="none" w:sz="0" w:space="0" w:color="auto"/>
            <w:bottom w:val="none" w:sz="0" w:space="0" w:color="auto"/>
            <w:right w:val="none" w:sz="0" w:space="0" w:color="auto"/>
          </w:divBdr>
        </w:div>
        <w:div w:id="750002050">
          <w:marLeft w:val="480"/>
          <w:marRight w:val="0"/>
          <w:marTop w:val="0"/>
          <w:marBottom w:val="0"/>
          <w:divBdr>
            <w:top w:val="none" w:sz="0" w:space="0" w:color="auto"/>
            <w:left w:val="none" w:sz="0" w:space="0" w:color="auto"/>
            <w:bottom w:val="none" w:sz="0" w:space="0" w:color="auto"/>
            <w:right w:val="none" w:sz="0" w:space="0" w:color="auto"/>
          </w:divBdr>
        </w:div>
        <w:div w:id="757485627">
          <w:marLeft w:val="480"/>
          <w:marRight w:val="0"/>
          <w:marTop w:val="0"/>
          <w:marBottom w:val="0"/>
          <w:divBdr>
            <w:top w:val="none" w:sz="0" w:space="0" w:color="auto"/>
            <w:left w:val="none" w:sz="0" w:space="0" w:color="auto"/>
            <w:bottom w:val="none" w:sz="0" w:space="0" w:color="auto"/>
            <w:right w:val="none" w:sz="0" w:space="0" w:color="auto"/>
          </w:divBdr>
        </w:div>
        <w:div w:id="861093174">
          <w:marLeft w:val="480"/>
          <w:marRight w:val="0"/>
          <w:marTop w:val="0"/>
          <w:marBottom w:val="0"/>
          <w:divBdr>
            <w:top w:val="none" w:sz="0" w:space="0" w:color="auto"/>
            <w:left w:val="none" w:sz="0" w:space="0" w:color="auto"/>
            <w:bottom w:val="none" w:sz="0" w:space="0" w:color="auto"/>
            <w:right w:val="none" w:sz="0" w:space="0" w:color="auto"/>
          </w:divBdr>
        </w:div>
        <w:div w:id="875776022">
          <w:marLeft w:val="480"/>
          <w:marRight w:val="0"/>
          <w:marTop w:val="0"/>
          <w:marBottom w:val="0"/>
          <w:divBdr>
            <w:top w:val="none" w:sz="0" w:space="0" w:color="auto"/>
            <w:left w:val="none" w:sz="0" w:space="0" w:color="auto"/>
            <w:bottom w:val="none" w:sz="0" w:space="0" w:color="auto"/>
            <w:right w:val="none" w:sz="0" w:space="0" w:color="auto"/>
          </w:divBdr>
        </w:div>
        <w:div w:id="903300235">
          <w:marLeft w:val="480"/>
          <w:marRight w:val="0"/>
          <w:marTop w:val="0"/>
          <w:marBottom w:val="0"/>
          <w:divBdr>
            <w:top w:val="none" w:sz="0" w:space="0" w:color="auto"/>
            <w:left w:val="none" w:sz="0" w:space="0" w:color="auto"/>
            <w:bottom w:val="none" w:sz="0" w:space="0" w:color="auto"/>
            <w:right w:val="none" w:sz="0" w:space="0" w:color="auto"/>
          </w:divBdr>
        </w:div>
        <w:div w:id="977610144">
          <w:marLeft w:val="480"/>
          <w:marRight w:val="0"/>
          <w:marTop w:val="0"/>
          <w:marBottom w:val="0"/>
          <w:divBdr>
            <w:top w:val="none" w:sz="0" w:space="0" w:color="auto"/>
            <w:left w:val="none" w:sz="0" w:space="0" w:color="auto"/>
            <w:bottom w:val="none" w:sz="0" w:space="0" w:color="auto"/>
            <w:right w:val="none" w:sz="0" w:space="0" w:color="auto"/>
          </w:divBdr>
        </w:div>
        <w:div w:id="1034119075">
          <w:marLeft w:val="480"/>
          <w:marRight w:val="0"/>
          <w:marTop w:val="0"/>
          <w:marBottom w:val="0"/>
          <w:divBdr>
            <w:top w:val="none" w:sz="0" w:space="0" w:color="auto"/>
            <w:left w:val="none" w:sz="0" w:space="0" w:color="auto"/>
            <w:bottom w:val="none" w:sz="0" w:space="0" w:color="auto"/>
            <w:right w:val="none" w:sz="0" w:space="0" w:color="auto"/>
          </w:divBdr>
        </w:div>
        <w:div w:id="1080179470">
          <w:marLeft w:val="480"/>
          <w:marRight w:val="0"/>
          <w:marTop w:val="0"/>
          <w:marBottom w:val="0"/>
          <w:divBdr>
            <w:top w:val="none" w:sz="0" w:space="0" w:color="auto"/>
            <w:left w:val="none" w:sz="0" w:space="0" w:color="auto"/>
            <w:bottom w:val="none" w:sz="0" w:space="0" w:color="auto"/>
            <w:right w:val="none" w:sz="0" w:space="0" w:color="auto"/>
          </w:divBdr>
        </w:div>
        <w:div w:id="1194264236">
          <w:marLeft w:val="480"/>
          <w:marRight w:val="0"/>
          <w:marTop w:val="0"/>
          <w:marBottom w:val="0"/>
          <w:divBdr>
            <w:top w:val="none" w:sz="0" w:space="0" w:color="auto"/>
            <w:left w:val="none" w:sz="0" w:space="0" w:color="auto"/>
            <w:bottom w:val="none" w:sz="0" w:space="0" w:color="auto"/>
            <w:right w:val="none" w:sz="0" w:space="0" w:color="auto"/>
          </w:divBdr>
        </w:div>
        <w:div w:id="1244876596">
          <w:marLeft w:val="480"/>
          <w:marRight w:val="0"/>
          <w:marTop w:val="0"/>
          <w:marBottom w:val="0"/>
          <w:divBdr>
            <w:top w:val="none" w:sz="0" w:space="0" w:color="auto"/>
            <w:left w:val="none" w:sz="0" w:space="0" w:color="auto"/>
            <w:bottom w:val="none" w:sz="0" w:space="0" w:color="auto"/>
            <w:right w:val="none" w:sz="0" w:space="0" w:color="auto"/>
          </w:divBdr>
        </w:div>
        <w:div w:id="1261331278">
          <w:marLeft w:val="480"/>
          <w:marRight w:val="0"/>
          <w:marTop w:val="0"/>
          <w:marBottom w:val="0"/>
          <w:divBdr>
            <w:top w:val="none" w:sz="0" w:space="0" w:color="auto"/>
            <w:left w:val="none" w:sz="0" w:space="0" w:color="auto"/>
            <w:bottom w:val="none" w:sz="0" w:space="0" w:color="auto"/>
            <w:right w:val="none" w:sz="0" w:space="0" w:color="auto"/>
          </w:divBdr>
        </w:div>
        <w:div w:id="1276136894">
          <w:marLeft w:val="480"/>
          <w:marRight w:val="0"/>
          <w:marTop w:val="0"/>
          <w:marBottom w:val="0"/>
          <w:divBdr>
            <w:top w:val="none" w:sz="0" w:space="0" w:color="auto"/>
            <w:left w:val="none" w:sz="0" w:space="0" w:color="auto"/>
            <w:bottom w:val="none" w:sz="0" w:space="0" w:color="auto"/>
            <w:right w:val="none" w:sz="0" w:space="0" w:color="auto"/>
          </w:divBdr>
        </w:div>
        <w:div w:id="1342466414">
          <w:marLeft w:val="480"/>
          <w:marRight w:val="0"/>
          <w:marTop w:val="0"/>
          <w:marBottom w:val="0"/>
          <w:divBdr>
            <w:top w:val="none" w:sz="0" w:space="0" w:color="auto"/>
            <w:left w:val="none" w:sz="0" w:space="0" w:color="auto"/>
            <w:bottom w:val="none" w:sz="0" w:space="0" w:color="auto"/>
            <w:right w:val="none" w:sz="0" w:space="0" w:color="auto"/>
          </w:divBdr>
        </w:div>
        <w:div w:id="1395545831">
          <w:marLeft w:val="480"/>
          <w:marRight w:val="0"/>
          <w:marTop w:val="0"/>
          <w:marBottom w:val="0"/>
          <w:divBdr>
            <w:top w:val="none" w:sz="0" w:space="0" w:color="auto"/>
            <w:left w:val="none" w:sz="0" w:space="0" w:color="auto"/>
            <w:bottom w:val="none" w:sz="0" w:space="0" w:color="auto"/>
            <w:right w:val="none" w:sz="0" w:space="0" w:color="auto"/>
          </w:divBdr>
        </w:div>
        <w:div w:id="1404529410">
          <w:marLeft w:val="480"/>
          <w:marRight w:val="0"/>
          <w:marTop w:val="0"/>
          <w:marBottom w:val="0"/>
          <w:divBdr>
            <w:top w:val="none" w:sz="0" w:space="0" w:color="auto"/>
            <w:left w:val="none" w:sz="0" w:space="0" w:color="auto"/>
            <w:bottom w:val="none" w:sz="0" w:space="0" w:color="auto"/>
            <w:right w:val="none" w:sz="0" w:space="0" w:color="auto"/>
          </w:divBdr>
        </w:div>
        <w:div w:id="1416047846">
          <w:marLeft w:val="480"/>
          <w:marRight w:val="0"/>
          <w:marTop w:val="0"/>
          <w:marBottom w:val="0"/>
          <w:divBdr>
            <w:top w:val="none" w:sz="0" w:space="0" w:color="auto"/>
            <w:left w:val="none" w:sz="0" w:space="0" w:color="auto"/>
            <w:bottom w:val="none" w:sz="0" w:space="0" w:color="auto"/>
            <w:right w:val="none" w:sz="0" w:space="0" w:color="auto"/>
          </w:divBdr>
        </w:div>
        <w:div w:id="1421679903">
          <w:marLeft w:val="480"/>
          <w:marRight w:val="0"/>
          <w:marTop w:val="0"/>
          <w:marBottom w:val="0"/>
          <w:divBdr>
            <w:top w:val="none" w:sz="0" w:space="0" w:color="auto"/>
            <w:left w:val="none" w:sz="0" w:space="0" w:color="auto"/>
            <w:bottom w:val="none" w:sz="0" w:space="0" w:color="auto"/>
            <w:right w:val="none" w:sz="0" w:space="0" w:color="auto"/>
          </w:divBdr>
        </w:div>
        <w:div w:id="1422605088">
          <w:marLeft w:val="480"/>
          <w:marRight w:val="0"/>
          <w:marTop w:val="0"/>
          <w:marBottom w:val="0"/>
          <w:divBdr>
            <w:top w:val="none" w:sz="0" w:space="0" w:color="auto"/>
            <w:left w:val="none" w:sz="0" w:space="0" w:color="auto"/>
            <w:bottom w:val="none" w:sz="0" w:space="0" w:color="auto"/>
            <w:right w:val="none" w:sz="0" w:space="0" w:color="auto"/>
          </w:divBdr>
        </w:div>
        <w:div w:id="1427193618">
          <w:marLeft w:val="480"/>
          <w:marRight w:val="0"/>
          <w:marTop w:val="0"/>
          <w:marBottom w:val="0"/>
          <w:divBdr>
            <w:top w:val="none" w:sz="0" w:space="0" w:color="auto"/>
            <w:left w:val="none" w:sz="0" w:space="0" w:color="auto"/>
            <w:bottom w:val="none" w:sz="0" w:space="0" w:color="auto"/>
            <w:right w:val="none" w:sz="0" w:space="0" w:color="auto"/>
          </w:divBdr>
        </w:div>
        <w:div w:id="1472014002">
          <w:marLeft w:val="480"/>
          <w:marRight w:val="0"/>
          <w:marTop w:val="0"/>
          <w:marBottom w:val="0"/>
          <w:divBdr>
            <w:top w:val="none" w:sz="0" w:space="0" w:color="auto"/>
            <w:left w:val="none" w:sz="0" w:space="0" w:color="auto"/>
            <w:bottom w:val="none" w:sz="0" w:space="0" w:color="auto"/>
            <w:right w:val="none" w:sz="0" w:space="0" w:color="auto"/>
          </w:divBdr>
        </w:div>
        <w:div w:id="1536113880">
          <w:marLeft w:val="480"/>
          <w:marRight w:val="0"/>
          <w:marTop w:val="0"/>
          <w:marBottom w:val="0"/>
          <w:divBdr>
            <w:top w:val="none" w:sz="0" w:space="0" w:color="auto"/>
            <w:left w:val="none" w:sz="0" w:space="0" w:color="auto"/>
            <w:bottom w:val="none" w:sz="0" w:space="0" w:color="auto"/>
            <w:right w:val="none" w:sz="0" w:space="0" w:color="auto"/>
          </w:divBdr>
        </w:div>
        <w:div w:id="1550265203">
          <w:marLeft w:val="480"/>
          <w:marRight w:val="0"/>
          <w:marTop w:val="0"/>
          <w:marBottom w:val="0"/>
          <w:divBdr>
            <w:top w:val="none" w:sz="0" w:space="0" w:color="auto"/>
            <w:left w:val="none" w:sz="0" w:space="0" w:color="auto"/>
            <w:bottom w:val="none" w:sz="0" w:space="0" w:color="auto"/>
            <w:right w:val="none" w:sz="0" w:space="0" w:color="auto"/>
          </w:divBdr>
        </w:div>
        <w:div w:id="1603487918">
          <w:marLeft w:val="480"/>
          <w:marRight w:val="0"/>
          <w:marTop w:val="0"/>
          <w:marBottom w:val="0"/>
          <w:divBdr>
            <w:top w:val="none" w:sz="0" w:space="0" w:color="auto"/>
            <w:left w:val="none" w:sz="0" w:space="0" w:color="auto"/>
            <w:bottom w:val="none" w:sz="0" w:space="0" w:color="auto"/>
            <w:right w:val="none" w:sz="0" w:space="0" w:color="auto"/>
          </w:divBdr>
        </w:div>
        <w:div w:id="1661956847">
          <w:marLeft w:val="480"/>
          <w:marRight w:val="0"/>
          <w:marTop w:val="0"/>
          <w:marBottom w:val="0"/>
          <w:divBdr>
            <w:top w:val="none" w:sz="0" w:space="0" w:color="auto"/>
            <w:left w:val="none" w:sz="0" w:space="0" w:color="auto"/>
            <w:bottom w:val="none" w:sz="0" w:space="0" w:color="auto"/>
            <w:right w:val="none" w:sz="0" w:space="0" w:color="auto"/>
          </w:divBdr>
        </w:div>
        <w:div w:id="1689331937">
          <w:marLeft w:val="480"/>
          <w:marRight w:val="0"/>
          <w:marTop w:val="0"/>
          <w:marBottom w:val="0"/>
          <w:divBdr>
            <w:top w:val="none" w:sz="0" w:space="0" w:color="auto"/>
            <w:left w:val="none" w:sz="0" w:space="0" w:color="auto"/>
            <w:bottom w:val="none" w:sz="0" w:space="0" w:color="auto"/>
            <w:right w:val="none" w:sz="0" w:space="0" w:color="auto"/>
          </w:divBdr>
        </w:div>
        <w:div w:id="1761832217">
          <w:marLeft w:val="480"/>
          <w:marRight w:val="0"/>
          <w:marTop w:val="0"/>
          <w:marBottom w:val="0"/>
          <w:divBdr>
            <w:top w:val="none" w:sz="0" w:space="0" w:color="auto"/>
            <w:left w:val="none" w:sz="0" w:space="0" w:color="auto"/>
            <w:bottom w:val="none" w:sz="0" w:space="0" w:color="auto"/>
            <w:right w:val="none" w:sz="0" w:space="0" w:color="auto"/>
          </w:divBdr>
        </w:div>
        <w:div w:id="1788163196">
          <w:marLeft w:val="480"/>
          <w:marRight w:val="0"/>
          <w:marTop w:val="0"/>
          <w:marBottom w:val="0"/>
          <w:divBdr>
            <w:top w:val="none" w:sz="0" w:space="0" w:color="auto"/>
            <w:left w:val="none" w:sz="0" w:space="0" w:color="auto"/>
            <w:bottom w:val="none" w:sz="0" w:space="0" w:color="auto"/>
            <w:right w:val="none" w:sz="0" w:space="0" w:color="auto"/>
          </w:divBdr>
        </w:div>
        <w:div w:id="1799955211">
          <w:marLeft w:val="480"/>
          <w:marRight w:val="0"/>
          <w:marTop w:val="0"/>
          <w:marBottom w:val="0"/>
          <w:divBdr>
            <w:top w:val="none" w:sz="0" w:space="0" w:color="auto"/>
            <w:left w:val="none" w:sz="0" w:space="0" w:color="auto"/>
            <w:bottom w:val="none" w:sz="0" w:space="0" w:color="auto"/>
            <w:right w:val="none" w:sz="0" w:space="0" w:color="auto"/>
          </w:divBdr>
        </w:div>
        <w:div w:id="1806850278">
          <w:marLeft w:val="480"/>
          <w:marRight w:val="0"/>
          <w:marTop w:val="0"/>
          <w:marBottom w:val="0"/>
          <w:divBdr>
            <w:top w:val="none" w:sz="0" w:space="0" w:color="auto"/>
            <w:left w:val="none" w:sz="0" w:space="0" w:color="auto"/>
            <w:bottom w:val="none" w:sz="0" w:space="0" w:color="auto"/>
            <w:right w:val="none" w:sz="0" w:space="0" w:color="auto"/>
          </w:divBdr>
        </w:div>
        <w:div w:id="1829175330">
          <w:marLeft w:val="480"/>
          <w:marRight w:val="0"/>
          <w:marTop w:val="0"/>
          <w:marBottom w:val="0"/>
          <w:divBdr>
            <w:top w:val="none" w:sz="0" w:space="0" w:color="auto"/>
            <w:left w:val="none" w:sz="0" w:space="0" w:color="auto"/>
            <w:bottom w:val="none" w:sz="0" w:space="0" w:color="auto"/>
            <w:right w:val="none" w:sz="0" w:space="0" w:color="auto"/>
          </w:divBdr>
        </w:div>
        <w:div w:id="1830948718">
          <w:marLeft w:val="480"/>
          <w:marRight w:val="0"/>
          <w:marTop w:val="0"/>
          <w:marBottom w:val="0"/>
          <w:divBdr>
            <w:top w:val="none" w:sz="0" w:space="0" w:color="auto"/>
            <w:left w:val="none" w:sz="0" w:space="0" w:color="auto"/>
            <w:bottom w:val="none" w:sz="0" w:space="0" w:color="auto"/>
            <w:right w:val="none" w:sz="0" w:space="0" w:color="auto"/>
          </w:divBdr>
        </w:div>
        <w:div w:id="1834760995">
          <w:marLeft w:val="480"/>
          <w:marRight w:val="0"/>
          <w:marTop w:val="0"/>
          <w:marBottom w:val="0"/>
          <w:divBdr>
            <w:top w:val="none" w:sz="0" w:space="0" w:color="auto"/>
            <w:left w:val="none" w:sz="0" w:space="0" w:color="auto"/>
            <w:bottom w:val="none" w:sz="0" w:space="0" w:color="auto"/>
            <w:right w:val="none" w:sz="0" w:space="0" w:color="auto"/>
          </w:divBdr>
        </w:div>
        <w:div w:id="1868980936">
          <w:marLeft w:val="480"/>
          <w:marRight w:val="0"/>
          <w:marTop w:val="0"/>
          <w:marBottom w:val="0"/>
          <w:divBdr>
            <w:top w:val="none" w:sz="0" w:space="0" w:color="auto"/>
            <w:left w:val="none" w:sz="0" w:space="0" w:color="auto"/>
            <w:bottom w:val="none" w:sz="0" w:space="0" w:color="auto"/>
            <w:right w:val="none" w:sz="0" w:space="0" w:color="auto"/>
          </w:divBdr>
        </w:div>
        <w:div w:id="1880511316">
          <w:marLeft w:val="480"/>
          <w:marRight w:val="0"/>
          <w:marTop w:val="0"/>
          <w:marBottom w:val="0"/>
          <w:divBdr>
            <w:top w:val="none" w:sz="0" w:space="0" w:color="auto"/>
            <w:left w:val="none" w:sz="0" w:space="0" w:color="auto"/>
            <w:bottom w:val="none" w:sz="0" w:space="0" w:color="auto"/>
            <w:right w:val="none" w:sz="0" w:space="0" w:color="auto"/>
          </w:divBdr>
        </w:div>
        <w:div w:id="1880778230">
          <w:marLeft w:val="480"/>
          <w:marRight w:val="0"/>
          <w:marTop w:val="0"/>
          <w:marBottom w:val="0"/>
          <w:divBdr>
            <w:top w:val="none" w:sz="0" w:space="0" w:color="auto"/>
            <w:left w:val="none" w:sz="0" w:space="0" w:color="auto"/>
            <w:bottom w:val="none" w:sz="0" w:space="0" w:color="auto"/>
            <w:right w:val="none" w:sz="0" w:space="0" w:color="auto"/>
          </w:divBdr>
        </w:div>
        <w:div w:id="1927767523">
          <w:marLeft w:val="480"/>
          <w:marRight w:val="0"/>
          <w:marTop w:val="0"/>
          <w:marBottom w:val="0"/>
          <w:divBdr>
            <w:top w:val="none" w:sz="0" w:space="0" w:color="auto"/>
            <w:left w:val="none" w:sz="0" w:space="0" w:color="auto"/>
            <w:bottom w:val="none" w:sz="0" w:space="0" w:color="auto"/>
            <w:right w:val="none" w:sz="0" w:space="0" w:color="auto"/>
          </w:divBdr>
        </w:div>
        <w:div w:id="1986884664">
          <w:marLeft w:val="480"/>
          <w:marRight w:val="0"/>
          <w:marTop w:val="0"/>
          <w:marBottom w:val="0"/>
          <w:divBdr>
            <w:top w:val="none" w:sz="0" w:space="0" w:color="auto"/>
            <w:left w:val="none" w:sz="0" w:space="0" w:color="auto"/>
            <w:bottom w:val="none" w:sz="0" w:space="0" w:color="auto"/>
            <w:right w:val="none" w:sz="0" w:space="0" w:color="auto"/>
          </w:divBdr>
        </w:div>
        <w:div w:id="2044212462">
          <w:marLeft w:val="480"/>
          <w:marRight w:val="0"/>
          <w:marTop w:val="0"/>
          <w:marBottom w:val="0"/>
          <w:divBdr>
            <w:top w:val="none" w:sz="0" w:space="0" w:color="auto"/>
            <w:left w:val="none" w:sz="0" w:space="0" w:color="auto"/>
            <w:bottom w:val="none" w:sz="0" w:space="0" w:color="auto"/>
            <w:right w:val="none" w:sz="0" w:space="0" w:color="auto"/>
          </w:divBdr>
        </w:div>
        <w:div w:id="2049647365">
          <w:marLeft w:val="480"/>
          <w:marRight w:val="0"/>
          <w:marTop w:val="0"/>
          <w:marBottom w:val="0"/>
          <w:divBdr>
            <w:top w:val="none" w:sz="0" w:space="0" w:color="auto"/>
            <w:left w:val="none" w:sz="0" w:space="0" w:color="auto"/>
            <w:bottom w:val="none" w:sz="0" w:space="0" w:color="auto"/>
            <w:right w:val="none" w:sz="0" w:space="0" w:color="auto"/>
          </w:divBdr>
        </w:div>
        <w:div w:id="2057002405">
          <w:marLeft w:val="480"/>
          <w:marRight w:val="0"/>
          <w:marTop w:val="0"/>
          <w:marBottom w:val="0"/>
          <w:divBdr>
            <w:top w:val="none" w:sz="0" w:space="0" w:color="auto"/>
            <w:left w:val="none" w:sz="0" w:space="0" w:color="auto"/>
            <w:bottom w:val="none" w:sz="0" w:space="0" w:color="auto"/>
            <w:right w:val="none" w:sz="0" w:space="0" w:color="auto"/>
          </w:divBdr>
        </w:div>
        <w:div w:id="2071003906">
          <w:marLeft w:val="480"/>
          <w:marRight w:val="0"/>
          <w:marTop w:val="0"/>
          <w:marBottom w:val="0"/>
          <w:divBdr>
            <w:top w:val="none" w:sz="0" w:space="0" w:color="auto"/>
            <w:left w:val="none" w:sz="0" w:space="0" w:color="auto"/>
            <w:bottom w:val="none" w:sz="0" w:space="0" w:color="auto"/>
            <w:right w:val="none" w:sz="0" w:space="0" w:color="auto"/>
          </w:divBdr>
        </w:div>
        <w:div w:id="2093818882">
          <w:marLeft w:val="480"/>
          <w:marRight w:val="0"/>
          <w:marTop w:val="0"/>
          <w:marBottom w:val="0"/>
          <w:divBdr>
            <w:top w:val="none" w:sz="0" w:space="0" w:color="auto"/>
            <w:left w:val="none" w:sz="0" w:space="0" w:color="auto"/>
            <w:bottom w:val="none" w:sz="0" w:space="0" w:color="auto"/>
            <w:right w:val="none" w:sz="0" w:space="0" w:color="auto"/>
          </w:divBdr>
        </w:div>
      </w:divsChild>
    </w:div>
    <w:div w:id="1297104372">
      <w:bodyDiv w:val="1"/>
      <w:marLeft w:val="0"/>
      <w:marRight w:val="0"/>
      <w:marTop w:val="0"/>
      <w:marBottom w:val="0"/>
      <w:divBdr>
        <w:top w:val="none" w:sz="0" w:space="0" w:color="auto"/>
        <w:left w:val="none" w:sz="0" w:space="0" w:color="auto"/>
        <w:bottom w:val="none" w:sz="0" w:space="0" w:color="auto"/>
        <w:right w:val="none" w:sz="0" w:space="0" w:color="auto"/>
      </w:divBdr>
      <w:divsChild>
        <w:div w:id="139883895">
          <w:marLeft w:val="480"/>
          <w:marRight w:val="0"/>
          <w:marTop w:val="0"/>
          <w:marBottom w:val="0"/>
          <w:divBdr>
            <w:top w:val="none" w:sz="0" w:space="0" w:color="auto"/>
            <w:left w:val="none" w:sz="0" w:space="0" w:color="auto"/>
            <w:bottom w:val="none" w:sz="0" w:space="0" w:color="auto"/>
            <w:right w:val="none" w:sz="0" w:space="0" w:color="auto"/>
          </w:divBdr>
        </w:div>
        <w:div w:id="195655581">
          <w:marLeft w:val="480"/>
          <w:marRight w:val="0"/>
          <w:marTop w:val="0"/>
          <w:marBottom w:val="0"/>
          <w:divBdr>
            <w:top w:val="none" w:sz="0" w:space="0" w:color="auto"/>
            <w:left w:val="none" w:sz="0" w:space="0" w:color="auto"/>
            <w:bottom w:val="none" w:sz="0" w:space="0" w:color="auto"/>
            <w:right w:val="none" w:sz="0" w:space="0" w:color="auto"/>
          </w:divBdr>
        </w:div>
        <w:div w:id="215513160">
          <w:marLeft w:val="480"/>
          <w:marRight w:val="0"/>
          <w:marTop w:val="0"/>
          <w:marBottom w:val="0"/>
          <w:divBdr>
            <w:top w:val="none" w:sz="0" w:space="0" w:color="auto"/>
            <w:left w:val="none" w:sz="0" w:space="0" w:color="auto"/>
            <w:bottom w:val="none" w:sz="0" w:space="0" w:color="auto"/>
            <w:right w:val="none" w:sz="0" w:space="0" w:color="auto"/>
          </w:divBdr>
        </w:div>
        <w:div w:id="215704683">
          <w:marLeft w:val="480"/>
          <w:marRight w:val="0"/>
          <w:marTop w:val="0"/>
          <w:marBottom w:val="0"/>
          <w:divBdr>
            <w:top w:val="none" w:sz="0" w:space="0" w:color="auto"/>
            <w:left w:val="none" w:sz="0" w:space="0" w:color="auto"/>
            <w:bottom w:val="none" w:sz="0" w:space="0" w:color="auto"/>
            <w:right w:val="none" w:sz="0" w:space="0" w:color="auto"/>
          </w:divBdr>
        </w:div>
        <w:div w:id="220990821">
          <w:marLeft w:val="480"/>
          <w:marRight w:val="0"/>
          <w:marTop w:val="0"/>
          <w:marBottom w:val="0"/>
          <w:divBdr>
            <w:top w:val="none" w:sz="0" w:space="0" w:color="auto"/>
            <w:left w:val="none" w:sz="0" w:space="0" w:color="auto"/>
            <w:bottom w:val="none" w:sz="0" w:space="0" w:color="auto"/>
            <w:right w:val="none" w:sz="0" w:space="0" w:color="auto"/>
          </w:divBdr>
        </w:div>
        <w:div w:id="270936329">
          <w:marLeft w:val="480"/>
          <w:marRight w:val="0"/>
          <w:marTop w:val="0"/>
          <w:marBottom w:val="0"/>
          <w:divBdr>
            <w:top w:val="none" w:sz="0" w:space="0" w:color="auto"/>
            <w:left w:val="none" w:sz="0" w:space="0" w:color="auto"/>
            <w:bottom w:val="none" w:sz="0" w:space="0" w:color="auto"/>
            <w:right w:val="none" w:sz="0" w:space="0" w:color="auto"/>
          </w:divBdr>
        </w:div>
        <w:div w:id="284309076">
          <w:marLeft w:val="480"/>
          <w:marRight w:val="0"/>
          <w:marTop w:val="0"/>
          <w:marBottom w:val="0"/>
          <w:divBdr>
            <w:top w:val="none" w:sz="0" w:space="0" w:color="auto"/>
            <w:left w:val="none" w:sz="0" w:space="0" w:color="auto"/>
            <w:bottom w:val="none" w:sz="0" w:space="0" w:color="auto"/>
            <w:right w:val="none" w:sz="0" w:space="0" w:color="auto"/>
          </w:divBdr>
        </w:div>
        <w:div w:id="293563074">
          <w:marLeft w:val="480"/>
          <w:marRight w:val="0"/>
          <w:marTop w:val="0"/>
          <w:marBottom w:val="0"/>
          <w:divBdr>
            <w:top w:val="none" w:sz="0" w:space="0" w:color="auto"/>
            <w:left w:val="none" w:sz="0" w:space="0" w:color="auto"/>
            <w:bottom w:val="none" w:sz="0" w:space="0" w:color="auto"/>
            <w:right w:val="none" w:sz="0" w:space="0" w:color="auto"/>
          </w:divBdr>
        </w:div>
        <w:div w:id="320474061">
          <w:marLeft w:val="480"/>
          <w:marRight w:val="0"/>
          <w:marTop w:val="0"/>
          <w:marBottom w:val="0"/>
          <w:divBdr>
            <w:top w:val="none" w:sz="0" w:space="0" w:color="auto"/>
            <w:left w:val="none" w:sz="0" w:space="0" w:color="auto"/>
            <w:bottom w:val="none" w:sz="0" w:space="0" w:color="auto"/>
            <w:right w:val="none" w:sz="0" w:space="0" w:color="auto"/>
          </w:divBdr>
        </w:div>
        <w:div w:id="401564121">
          <w:marLeft w:val="480"/>
          <w:marRight w:val="0"/>
          <w:marTop w:val="0"/>
          <w:marBottom w:val="0"/>
          <w:divBdr>
            <w:top w:val="none" w:sz="0" w:space="0" w:color="auto"/>
            <w:left w:val="none" w:sz="0" w:space="0" w:color="auto"/>
            <w:bottom w:val="none" w:sz="0" w:space="0" w:color="auto"/>
            <w:right w:val="none" w:sz="0" w:space="0" w:color="auto"/>
          </w:divBdr>
        </w:div>
        <w:div w:id="412707998">
          <w:marLeft w:val="480"/>
          <w:marRight w:val="0"/>
          <w:marTop w:val="0"/>
          <w:marBottom w:val="0"/>
          <w:divBdr>
            <w:top w:val="none" w:sz="0" w:space="0" w:color="auto"/>
            <w:left w:val="none" w:sz="0" w:space="0" w:color="auto"/>
            <w:bottom w:val="none" w:sz="0" w:space="0" w:color="auto"/>
            <w:right w:val="none" w:sz="0" w:space="0" w:color="auto"/>
          </w:divBdr>
        </w:div>
        <w:div w:id="415439729">
          <w:marLeft w:val="480"/>
          <w:marRight w:val="0"/>
          <w:marTop w:val="0"/>
          <w:marBottom w:val="0"/>
          <w:divBdr>
            <w:top w:val="none" w:sz="0" w:space="0" w:color="auto"/>
            <w:left w:val="none" w:sz="0" w:space="0" w:color="auto"/>
            <w:bottom w:val="none" w:sz="0" w:space="0" w:color="auto"/>
            <w:right w:val="none" w:sz="0" w:space="0" w:color="auto"/>
          </w:divBdr>
        </w:div>
        <w:div w:id="422722441">
          <w:marLeft w:val="480"/>
          <w:marRight w:val="0"/>
          <w:marTop w:val="0"/>
          <w:marBottom w:val="0"/>
          <w:divBdr>
            <w:top w:val="none" w:sz="0" w:space="0" w:color="auto"/>
            <w:left w:val="none" w:sz="0" w:space="0" w:color="auto"/>
            <w:bottom w:val="none" w:sz="0" w:space="0" w:color="auto"/>
            <w:right w:val="none" w:sz="0" w:space="0" w:color="auto"/>
          </w:divBdr>
        </w:div>
        <w:div w:id="437794767">
          <w:marLeft w:val="480"/>
          <w:marRight w:val="0"/>
          <w:marTop w:val="0"/>
          <w:marBottom w:val="0"/>
          <w:divBdr>
            <w:top w:val="none" w:sz="0" w:space="0" w:color="auto"/>
            <w:left w:val="none" w:sz="0" w:space="0" w:color="auto"/>
            <w:bottom w:val="none" w:sz="0" w:space="0" w:color="auto"/>
            <w:right w:val="none" w:sz="0" w:space="0" w:color="auto"/>
          </w:divBdr>
        </w:div>
        <w:div w:id="504631835">
          <w:marLeft w:val="480"/>
          <w:marRight w:val="0"/>
          <w:marTop w:val="0"/>
          <w:marBottom w:val="0"/>
          <w:divBdr>
            <w:top w:val="none" w:sz="0" w:space="0" w:color="auto"/>
            <w:left w:val="none" w:sz="0" w:space="0" w:color="auto"/>
            <w:bottom w:val="none" w:sz="0" w:space="0" w:color="auto"/>
            <w:right w:val="none" w:sz="0" w:space="0" w:color="auto"/>
          </w:divBdr>
        </w:div>
        <w:div w:id="521432196">
          <w:marLeft w:val="480"/>
          <w:marRight w:val="0"/>
          <w:marTop w:val="0"/>
          <w:marBottom w:val="0"/>
          <w:divBdr>
            <w:top w:val="none" w:sz="0" w:space="0" w:color="auto"/>
            <w:left w:val="none" w:sz="0" w:space="0" w:color="auto"/>
            <w:bottom w:val="none" w:sz="0" w:space="0" w:color="auto"/>
            <w:right w:val="none" w:sz="0" w:space="0" w:color="auto"/>
          </w:divBdr>
        </w:div>
        <w:div w:id="598491463">
          <w:marLeft w:val="480"/>
          <w:marRight w:val="0"/>
          <w:marTop w:val="0"/>
          <w:marBottom w:val="0"/>
          <w:divBdr>
            <w:top w:val="none" w:sz="0" w:space="0" w:color="auto"/>
            <w:left w:val="none" w:sz="0" w:space="0" w:color="auto"/>
            <w:bottom w:val="none" w:sz="0" w:space="0" w:color="auto"/>
            <w:right w:val="none" w:sz="0" w:space="0" w:color="auto"/>
          </w:divBdr>
        </w:div>
        <w:div w:id="619341410">
          <w:marLeft w:val="480"/>
          <w:marRight w:val="0"/>
          <w:marTop w:val="0"/>
          <w:marBottom w:val="0"/>
          <w:divBdr>
            <w:top w:val="none" w:sz="0" w:space="0" w:color="auto"/>
            <w:left w:val="none" w:sz="0" w:space="0" w:color="auto"/>
            <w:bottom w:val="none" w:sz="0" w:space="0" w:color="auto"/>
            <w:right w:val="none" w:sz="0" w:space="0" w:color="auto"/>
          </w:divBdr>
        </w:div>
        <w:div w:id="658316011">
          <w:marLeft w:val="480"/>
          <w:marRight w:val="0"/>
          <w:marTop w:val="0"/>
          <w:marBottom w:val="0"/>
          <w:divBdr>
            <w:top w:val="none" w:sz="0" w:space="0" w:color="auto"/>
            <w:left w:val="none" w:sz="0" w:space="0" w:color="auto"/>
            <w:bottom w:val="none" w:sz="0" w:space="0" w:color="auto"/>
            <w:right w:val="none" w:sz="0" w:space="0" w:color="auto"/>
          </w:divBdr>
        </w:div>
        <w:div w:id="679506610">
          <w:marLeft w:val="480"/>
          <w:marRight w:val="0"/>
          <w:marTop w:val="0"/>
          <w:marBottom w:val="0"/>
          <w:divBdr>
            <w:top w:val="none" w:sz="0" w:space="0" w:color="auto"/>
            <w:left w:val="none" w:sz="0" w:space="0" w:color="auto"/>
            <w:bottom w:val="none" w:sz="0" w:space="0" w:color="auto"/>
            <w:right w:val="none" w:sz="0" w:space="0" w:color="auto"/>
          </w:divBdr>
        </w:div>
        <w:div w:id="688873403">
          <w:marLeft w:val="480"/>
          <w:marRight w:val="0"/>
          <w:marTop w:val="0"/>
          <w:marBottom w:val="0"/>
          <w:divBdr>
            <w:top w:val="none" w:sz="0" w:space="0" w:color="auto"/>
            <w:left w:val="none" w:sz="0" w:space="0" w:color="auto"/>
            <w:bottom w:val="none" w:sz="0" w:space="0" w:color="auto"/>
            <w:right w:val="none" w:sz="0" w:space="0" w:color="auto"/>
          </w:divBdr>
        </w:div>
        <w:div w:id="701901844">
          <w:marLeft w:val="480"/>
          <w:marRight w:val="0"/>
          <w:marTop w:val="0"/>
          <w:marBottom w:val="0"/>
          <w:divBdr>
            <w:top w:val="none" w:sz="0" w:space="0" w:color="auto"/>
            <w:left w:val="none" w:sz="0" w:space="0" w:color="auto"/>
            <w:bottom w:val="none" w:sz="0" w:space="0" w:color="auto"/>
            <w:right w:val="none" w:sz="0" w:space="0" w:color="auto"/>
          </w:divBdr>
        </w:div>
        <w:div w:id="709183866">
          <w:marLeft w:val="480"/>
          <w:marRight w:val="0"/>
          <w:marTop w:val="0"/>
          <w:marBottom w:val="0"/>
          <w:divBdr>
            <w:top w:val="none" w:sz="0" w:space="0" w:color="auto"/>
            <w:left w:val="none" w:sz="0" w:space="0" w:color="auto"/>
            <w:bottom w:val="none" w:sz="0" w:space="0" w:color="auto"/>
            <w:right w:val="none" w:sz="0" w:space="0" w:color="auto"/>
          </w:divBdr>
        </w:div>
        <w:div w:id="724986179">
          <w:marLeft w:val="480"/>
          <w:marRight w:val="0"/>
          <w:marTop w:val="0"/>
          <w:marBottom w:val="0"/>
          <w:divBdr>
            <w:top w:val="none" w:sz="0" w:space="0" w:color="auto"/>
            <w:left w:val="none" w:sz="0" w:space="0" w:color="auto"/>
            <w:bottom w:val="none" w:sz="0" w:space="0" w:color="auto"/>
            <w:right w:val="none" w:sz="0" w:space="0" w:color="auto"/>
          </w:divBdr>
        </w:div>
        <w:div w:id="748114238">
          <w:marLeft w:val="480"/>
          <w:marRight w:val="0"/>
          <w:marTop w:val="0"/>
          <w:marBottom w:val="0"/>
          <w:divBdr>
            <w:top w:val="none" w:sz="0" w:space="0" w:color="auto"/>
            <w:left w:val="none" w:sz="0" w:space="0" w:color="auto"/>
            <w:bottom w:val="none" w:sz="0" w:space="0" w:color="auto"/>
            <w:right w:val="none" w:sz="0" w:space="0" w:color="auto"/>
          </w:divBdr>
        </w:div>
        <w:div w:id="763691234">
          <w:marLeft w:val="480"/>
          <w:marRight w:val="0"/>
          <w:marTop w:val="0"/>
          <w:marBottom w:val="0"/>
          <w:divBdr>
            <w:top w:val="none" w:sz="0" w:space="0" w:color="auto"/>
            <w:left w:val="none" w:sz="0" w:space="0" w:color="auto"/>
            <w:bottom w:val="none" w:sz="0" w:space="0" w:color="auto"/>
            <w:right w:val="none" w:sz="0" w:space="0" w:color="auto"/>
          </w:divBdr>
        </w:div>
        <w:div w:id="770783082">
          <w:marLeft w:val="480"/>
          <w:marRight w:val="0"/>
          <w:marTop w:val="0"/>
          <w:marBottom w:val="0"/>
          <w:divBdr>
            <w:top w:val="none" w:sz="0" w:space="0" w:color="auto"/>
            <w:left w:val="none" w:sz="0" w:space="0" w:color="auto"/>
            <w:bottom w:val="none" w:sz="0" w:space="0" w:color="auto"/>
            <w:right w:val="none" w:sz="0" w:space="0" w:color="auto"/>
          </w:divBdr>
        </w:div>
        <w:div w:id="785538901">
          <w:marLeft w:val="480"/>
          <w:marRight w:val="0"/>
          <w:marTop w:val="0"/>
          <w:marBottom w:val="0"/>
          <w:divBdr>
            <w:top w:val="none" w:sz="0" w:space="0" w:color="auto"/>
            <w:left w:val="none" w:sz="0" w:space="0" w:color="auto"/>
            <w:bottom w:val="none" w:sz="0" w:space="0" w:color="auto"/>
            <w:right w:val="none" w:sz="0" w:space="0" w:color="auto"/>
          </w:divBdr>
        </w:div>
        <w:div w:id="874850322">
          <w:marLeft w:val="480"/>
          <w:marRight w:val="0"/>
          <w:marTop w:val="0"/>
          <w:marBottom w:val="0"/>
          <w:divBdr>
            <w:top w:val="none" w:sz="0" w:space="0" w:color="auto"/>
            <w:left w:val="none" w:sz="0" w:space="0" w:color="auto"/>
            <w:bottom w:val="none" w:sz="0" w:space="0" w:color="auto"/>
            <w:right w:val="none" w:sz="0" w:space="0" w:color="auto"/>
          </w:divBdr>
        </w:div>
        <w:div w:id="901449455">
          <w:marLeft w:val="480"/>
          <w:marRight w:val="0"/>
          <w:marTop w:val="0"/>
          <w:marBottom w:val="0"/>
          <w:divBdr>
            <w:top w:val="none" w:sz="0" w:space="0" w:color="auto"/>
            <w:left w:val="none" w:sz="0" w:space="0" w:color="auto"/>
            <w:bottom w:val="none" w:sz="0" w:space="0" w:color="auto"/>
            <w:right w:val="none" w:sz="0" w:space="0" w:color="auto"/>
          </w:divBdr>
        </w:div>
        <w:div w:id="905065235">
          <w:marLeft w:val="480"/>
          <w:marRight w:val="0"/>
          <w:marTop w:val="0"/>
          <w:marBottom w:val="0"/>
          <w:divBdr>
            <w:top w:val="none" w:sz="0" w:space="0" w:color="auto"/>
            <w:left w:val="none" w:sz="0" w:space="0" w:color="auto"/>
            <w:bottom w:val="none" w:sz="0" w:space="0" w:color="auto"/>
            <w:right w:val="none" w:sz="0" w:space="0" w:color="auto"/>
          </w:divBdr>
        </w:div>
        <w:div w:id="925118907">
          <w:marLeft w:val="480"/>
          <w:marRight w:val="0"/>
          <w:marTop w:val="0"/>
          <w:marBottom w:val="0"/>
          <w:divBdr>
            <w:top w:val="none" w:sz="0" w:space="0" w:color="auto"/>
            <w:left w:val="none" w:sz="0" w:space="0" w:color="auto"/>
            <w:bottom w:val="none" w:sz="0" w:space="0" w:color="auto"/>
            <w:right w:val="none" w:sz="0" w:space="0" w:color="auto"/>
          </w:divBdr>
        </w:div>
        <w:div w:id="1021321319">
          <w:marLeft w:val="480"/>
          <w:marRight w:val="0"/>
          <w:marTop w:val="0"/>
          <w:marBottom w:val="0"/>
          <w:divBdr>
            <w:top w:val="none" w:sz="0" w:space="0" w:color="auto"/>
            <w:left w:val="none" w:sz="0" w:space="0" w:color="auto"/>
            <w:bottom w:val="none" w:sz="0" w:space="0" w:color="auto"/>
            <w:right w:val="none" w:sz="0" w:space="0" w:color="auto"/>
          </w:divBdr>
        </w:div>
        <w:div w:id="1037848212">
          <w:marLeft w:val="480"/>
          <w:marRight w:val="0"/>
          <w:marTop w:val="0"/>
          <w:marBottom w:val="0"/>
          <w:divBdr>
            <w:top w:val="none" w:sz="0" w:space="0" w:color="auto"/>
            <w:left w:val="none" w:sz="0" w:space="0" w:color="auto"/>
            <w:bottom w:val="none" w:sz="0" w:space="0" w:color="auto"/>
            <w:right w:val="none" w:sz="0" w:space="0" w:color="auto"/>
          </w:divBdr>
        </w:div>
        <w:div w:id="1115834686">
          <w:marLeft w:val="480"/>
          <w:marRight w:val="0"/>
          <w:marTop w:val="0"/>
          <w:marBottom w:val="0"/>
          <w:divBdr>
            <w:top w:val="none" w:sz="0" w:space="0" w:color="auto"/>
            <w:left w:val="none" w:sz="0" w:space="0" w:color="auto"/>
            <w:bottom w:val="none" w:sz="0" w:space="0" w:color="auto"/>
            <w:right w:val="none" w:sz="0" w:space="0" w:color="auto"/>
          </w:divBdr>
        </w:div>
        <w:div w:id="1132401836">
          <w:marLeft w:val="480"/>
          <w:marRight w:val="0"/>
          <w:marTop w:val="0"/>
          <w:marBottom w:val="0"/>
          <w:divBdr>
            <w:top w:val="none" w:sz="0" w:space="0" w:color="auto"/>
            <w:left w:val="none" w:sz="0" w:space="0" w:color="auto"/>
            <w:bottom w:val="none" w:sz="0" w:space="0" w:color="auto"/>
            <w:right w:val="none" w:sz="0" w:space="0" w:color="auto"/>
          </w:divBdr>
        </w:div>
        <w:div w:id="1174030425">
          <w:marLeft w:val="480"/>
          <w:marRight w:val="0"/>
          <w:marTop w:val="0"/>
          <w:marBottom w:val="0"/>
          <w:divBdr>
            <w:top w:val="none" w:sz="0" w:space="0" w:color="auto"/>
            <w:left w:val="none" w:sz="0" w:space="0" w:color="auto"/>
            <w:bottom w:val="none" w:sz="0" w:space="0" w:color="auto"/>
            <w:right w:val="none" w:sz="0" w:space="0" w:color="auto"/>
          </w:divBdr>
        </w:div>
        <w:div w:id="1214393132">
          <w:marLeft w:val="480"/>
          <w:marRight w:val="0"/>
          <w:marTop w:val="0"/>
          <w:marBottom w:val="0"/>
          <w:divBdr>
            <w:top w:val="none" w:sz="0" w:space="0" w:color="auto"/>
            <w:left w:val="none" w:sz="0" w:space="0" w:color="auto"/>
            <w:bottom w:val="none" w:sz="0" w:space="0" w:color="auto"/>
            <w:right w:val="none" w:sz="0" w:space="0" w:color="auto"/>
          </w:divBdr>
        </w:div>
        <w:div w:id="1236015963">
          <w:marLeft w:val="480"/>
          <w:marRight w:val="0"/>
          <w:marTop w:val="0"/>
          <w:marBottom w:val="0"/>
          <w:divBdr>
            <w:top w:val="none" w:sz="0" w:space="0" w:color="auto"/>
            <w:left w:val="none" w:sz="0" w:space="0" w:color="auto"/>
            <w:bottom w:val="none" w:sz="0" w:space="0" w:color="auto"/>
            <w:right w:val="none" w:sz="0" w:space="0" w:color="auto"/>
          </w:divBdr>
        </w:div>
        <w:div w:id="1248610929">
          <w:marLeft w:val="480"/>
          <w:marRight w:val="0"/>
          <w:marTop w:val="0"/>
          <w:marBottom w:val="0"/>
          <w:divBdr>
            <w:top w:val="none" w:sz="0" w:space="0" w:color="auto"/>
            <w:left w:val="none" w:sz="0" w:space="0" w:color="auto"/>
            <w:bottom w:val="none" w:sz="0" w:space="0" w:color="auto"/>
            <w:right w:val="none" w:sz="0" w:space="0" w:color="auto"/>
          </w:divBdr>
        </w:div>
        <w:div w:id="1251084588">
          <w:marLeft w:val="480"/>
          <w:marRight w:val="0"/>
          <w:marTop w:val="0"/>
          <w:marBottom w:val="0"/>
          <w:divBdr>
            <w:top w:val="none" w:sz="0" w:space="0" w:color="auto"/>
            <w:left w:val="none" w:sz="0" w:space="0" w:color="auto"/>
            <w:bottom w:val="none" w:sz="0" w:space="0" w:color="auto"/>
            <w:right w:val="none" w:sz="0" w:space="0" w:color="auto"/>
          </w:divBdr>
        </w:div>
        <w:div w:id="1295479314">
          <w:marLeft w:val="480"/>
          <w:marRight w:val="0"/>
          <w:marTop w:val="0"/>
          <w:marBottom w:val="0"/>
          <w:divBdr>
            <w:top w:val="none" w:sz="0" w:space="0" w:color="auto"/>
            <w:left w:val="none" w:sz="0" w:space="0" w:color="auto"/>
            <w:bottom w:val="none" w:sz="0" w:space="0" w:color="auto"/>
            <w:right w:val="none" w:sz="0" w:space="0" w:color="auto"/>
          </w:divBdr>
        </w:div>
        <w:div w:id="1297755144">
          <w:marLeft w:val="480"/>
          <w:marRight w:val="0"/>
          <w:marTop w:val="0"/>
          <w:marBottom w:val="0"/>
          <w:divBdr>
            <w:top w:val="none" w:sz="0" w:space="0" w:color="auto"/>
            <w:left w:val="none" w:sz="0" w:space="0" w:color="auto"/>
            <w:bottom w:val="none" w:sz="0" w:space="0" w:color="auto"/>
            <w:right w:val="none" w:sz="0" w:space="0" w:color="auto"/>
          </w:divBdr>
        </w:div>
        <w:div w:id="1337003762">
          <w:marLeft w:val="480"/>
          <w:marRight w:val="0"/>
          <w:marTop w:val="0"/>
          <w:marBottom w:val="0"/>
          <w:divBdr>
            <w:top w:val="none" w:sz="0" w:space="0" w:color="auto"/>
            <w:left w:val="none" w:sz="0" w:space="0" w:color="auto"/>
            <w:bottom w:val="none" w:sz="0" w:space="0" w:color="auto"/>
            <w:right w:val="none" w:sz="0" w:space="0" w:color="auto"/>
          </w:divBdr>
        </w:div>
        <w:div w:id="1344698995">
          <w:marLeft w:val="480"/>
          <w:marRight w:val="0"/>
          <w:marTop w:val="0"/>
          <w:marBottom w:val="0"/>
          <w:divBdr>
            <w:top w:val="none" w:sz="0" w:space="0" w:color="auto"/>
            <w:left w:val="none" w:sz="0" w:space="0" w:color="auto"/>
            <w:bottom w:val="none" w:sz="0" w:space="0" w:color="auto"/>
            <w:right w:val="none" w:sz="0" w:space="0" w:color="auto"/>
          </w:divBdr>
        </w:div>
        <w:div w:id="1403527135">
          <w:marLeft w:val="480"/>
          <w:marRight w:val="0"/>
          <w:marTop w:val="0"/>
          <w:marBottom w:val="0"/>
          <w:divBdr>
            <w:top w:val="none" w:sz="0" w:space="0" w:color="auto"/>
            <w:left w:val="none" w:sz="0" w:space="0" w:color="auto"/>
            <w:bottom w:val="none" w:sz="0" w:space="0" w:color="auto"/>
            <w:right w:val="none" w:sz="0" w:space="0" w:color="auto"/>
          </w:divBdr>
        </w:div>
        <w:div w:id="1471901282">
          <w:marLeft w:val="480"/>
          <w:marRight w:val="0"/>
          <w:marTop w:val="0"/>
          <w:marBottom w:val="0"/>
          <w:divBdr>
            <w:top w:val="none" w:sz="0" w:space="0" w:color="auto"/>
            <w:left w:val="none" w:sz="0" w:space="0" w:color="auto"/>
            <w:bottom w:val="none" w:sz="0" w:space="0" w:color="auto"/>
            <w:right w:val="none" w:sz="0" w:space="0" w:color="auto"/>
          </w:divBdr>
        </w:div>
        <w:div w:id="1492017338">
          <w:marLeft w:val="480"/>
          <w:marRight w:val="0"/>
          <w:marTop w:val="0"/>
          <w:marBottom w:val="0"/>
          <w:divBdr>
            <w:top w:val="none" w:sz="0" w:space="0" w:color="auto"/>
            <w:left w:val="none" w:sz="0" w:space="0" w:color="auto"/>
            <w:bottom w:val="none" w:sz="0" w:space="0" w:color="auto"/>
            <w:right w:val="none" w:sz="0" w:space="0" w:color="auto"/>
          </w:divBdr>
        </w:div>
        <w:div w:id="1511145331">
          <w:marLeft w:val="480"/>
          <w:marRight w:val="0"/>
          <w:marTop w:val="0"/>
          <w:marBottom w:val="0"/>
          <w:divBdr>
            <w:top w:val="none" w:sz="0" w:space="0" w:color="auto"/>
            <w:left w:val="none" w:sz="0" w:space="0" w:color="auto"/>
            <w:bottom w:val="none" w:sz="0" w:space="0" w:color="auto"/>
            <w:right w:val="none" w:sz="0" w:space="0" w:color="auto"/>
          </w:divBdr>
        </w:div>
        <w:div w:id="1566989243">
          <w:marLeft w:val="480"/>
          <w:marRight w:val="0"/>
          <w:marTop w:val="0"/>
          <w:marBottom w:val="0"/>
          <w:divBdr>
            <w:top w:val="none" w:sz="0" w:space="0" w:color="auto"/>
            <w:left w:val="none" w:sz="0" w:space="0" w:color="auto"/>
            <w:bottom w:val="none" w:sz="0" w:space="0" w:color="auto"/>
            <w:right w:val="none" w:sz="0" w:space="0" w:color="auto"/>
          </w:divBdr>
        </w:div>
        <w:div w:id="1614290304">
          <w:marLeft w:val="480"/>
          <w:marRight w:val="0"/>
          <w:marTop w:val="0"/>
          <w:marBottom w:val="0"/>
          <w:divBdr>
            <w:top w:val="none" w:sz="0" w:space="0" w:color="auto"/>
            <w:left w:val="none" w:sz="0" w:space="0" w:color="auto"/>
            <w:bottom w:val="none" w:sz="0" w:space="0" w:color="auto"/>
            <w:right w:val="none" w:sz="0" w:space="0" w:color="auto"/>
          </w:divBdr>
        </w:div>
        <w:div w:id="1650862787">
          <w:marLeft w:val="480"/>
          <w:marRight w:val="0"/>
          <w:marTop w:val="0"/>
          <w:marBottom w:val="0"/>
          <w:divBdr>
            <w:top w:val="none" w:sz="0" w:space="0" w:color="auto"/>
            <w:left w:val="none" w:sz="0" w:space="0" w:color="auto"/>
            <w:bottom w:val="none" w:sz="0" w:space="0" w:color="auto"/>
            <w:right w:val="none" w:sz="0" w:space="0" w:color="auto"/>
          </w:divBdr>
        </w:div>
        <w:div w:id="1700351796">
          <w:marLeft w:val="480"/>
          <w:marRight w:val="0"/>
          <w:marTop w:val="0"/>
          <w:marBottom w:val="0"/>
          <w:divBdr>
            <w:top w:val="none" w:sz="0" w:space="0" w:color="auto"/>
            <w:left w:val="none" w:sz="0" w:space="0" w:color="auto"/>
            <w:bottom w:val="none" w:sz="0" w:space="0" w:color="auto"/>
            <w:right w:val="none" w:sz="0" w:space="0" w:color="auto"/>
          </w:divBdr>
        </w:div>
        <w:div w:id="1748259186">
          <w:marLeft w:val="480"/>
          <w:marRight w:val="0"/>
          <w:marTop w:val="0"/>
          <w:marBottom w:val="0"/>
          <w:divBdr>
            <w:top w:val="none" w:sz="0" w:space="0" w:color="auto"/>
            <w:left w:val="none" w:sz="0" w:space="0" w:color="auto"/>
            <w:bottom w:val="none" w:sz="0" w:space="0" w:color="auto"/>
            <w:right w:val="none" w:sz="0" w:space="0" w:color="auto"/>
          </w:divBdr>
        </w:div>
        <w:div w:id="1839231461">
          <w:marLeft w:val="480"/>
          <w:marRight w:val="0"/>
          <w:marTop w:val="0"/>
          <w:marBottom w:val="0"/>
          <w:divBdr>
            <w:top w:val="none" w:sz="0" w:space="0" w:color="auto"/>
            <w:left w:val="none" w:sz="0" w:space="0" w:color="auto"/>
            <w:bottom w:val="none" w:sz="0" w:space="0" w:color="auto"/>
            <w:right w:val="none" w:sz="0" w:space="0" w:color="auto"/>
          </w:divBdr>
        </w:div>
        <w:div w:id="1844398296">
          <w:marLeft w:val="480"/>
          <w:marRight w:val="0"/>
          <w:marTop w:val="0"/>
          <w:marBottom w:val="0"/>
          <w:divBdr>
            <w:top w:val="none" w:sz="0" w:space="0" w:color="auto"/>
            <w:left w:val="none" w:sz="0" w:space="0" w:color="auto"/>
            <w:bottom w:val="none" w:sz="0" w:space="0" w:color="auto"/>
            <w:right w:val="none" w:sz="0" w:space="0" w:color="auto"/>
          </w:divBdr>
        </w:div>
        <w:div w:id="1844587967">
          <w:marLeft w:val="480"/>
          <w:marRight w:val="0"/>
          <w:marTop w:val="0"/>
          <w:marBottom w:val="0"/>
          <w:divBdr>
            <w:top w:val="none" w:sz="0" w:space="0" w:color="auto"/>
            <w:left w:val="none" w:sz="0" w:space="0" w:color="auto"/>
            <w:bottom w:val="none" w:sz="0" w:space="0" w:color="auto"/>
            <w:right w:val="none" w:sz="0" w:space="0" w:color="auto"/>
          </w:divBdr>
        </w:div>
        <w:div w:id="1860121708">
          <w:marLeft w:val="480"/>
          <w:marRight w:val="0"/>
          <w:marTop w:val="0"/>
          <w:marBottom w:val="0"/>
          <w:divBdr>
            <w:top w:val="none" w:sz="0" w:space="0" w:color="auto"/>
            <w:left w:val="none" w:sz="0" w:space="0" w:color="auto"/>
            <w:bottom w:val="none" w:sz="0" w:space="0" w:color="auto"/>
            <w:right w:val="none" w:sz="0" w:space="0" w:color="auto"/>
          </w:divBdr>
        </w:div>
        <w:div w:id="1862628726">
          <w:marLeft w:val="480"/>
          <w:marRight w:val="0"/>
          <w:marTop w:val="0"/>
          <w:marBottom w:val="0"/>
          <w:divBdr>
            <w:top w:val="none" w:sz="0" w:space="0" w:color="auto"/>
            <w:left w:val="none" w:sz="0" w:space="0" w:color="auto"/>
            <w:bottom w:val="none" w:sz="0" w:space="0" w:color="auto"/>
            <w:right w:val="none" w:sz="0" w:space="0" w:color="auto"/>
          </w:divBdr>
        </w:div>
        <w:div w:id="1908222224">
          <w:marLeft w:val="480"/>
          <w:marRight w:val="0"/>
          <w:marTop w:val="0"/>
          <w:marBottom w:val="0"/>
          <w:divBdr>
            <w:top w:val="none" w:sz="0" w:space="0" w:color="auto"/>
            <w:left w:val="none" w:sz="0" w:space="0" w:color="auto"/>
            <w:bottom w:val="none" w:sz="0" w:space="0" w:color="auto"/>
            <w:right w:val="none" w:sz="0" w:space="0" w:color="auto"/>
          </w:divBdr>
        </w:div>
        <w:div w:id="1932623064">
          <w:marLeft w:val="480"/>
          <w:marRight w:val="0"/>
          <w:marTop w:val="0"/>
          <w:marBottom w:val="0"/>
          <w:divBdr>
            <w:top w:val="none" w:sz="0" w:space="0" w:color="auto"/>
            <w:left w:val="none" w:sz="0" w:space="0" w:color="auto"/>
            <w:bottom w:val="none" w:sz="0" w:space="0" w:color="auto"/>
            <w:right w:val="none" w:sz="0" w:space="0" w:color="auto"/>
          </w:divBdr>
        </w:div>
        <w:div w:id="1933851295">
          <w:marLeft w:val="480"/>
          <w:marRight w:val="0"/>
          <w:marTop w:val="0"/>
          <w:marBottom w:val="0"/>
          <w:divBdr>
            <w:top w:val="none" w:sz="0" w:space="0" w:color="auto"/>
            <w:left w:val="none" w:sz="0" w:space="0" w:color="auto"/>
            <w:bottom w:val="none" w:sz="0" w:space="0" w:color="auto"/>
            <w:right w:val="none" w:sz="0" w:space="0" w:color="auto"/>
          </w:divBdr>
        </w:div>
        <w:div w:id="1945838108">
          <w:marLeft w:val="480"/>
          <w:marRight w:val="0"/>
          <w:marTop w:val="0"/>
          <w:marBottom w:val="0"/>
          <w:divBdr>
            <w:top w:val="none" w:sz="0" w:space="0" w:color="auto"/>
            <w:left w:val="none" w:sz="0" w:space="0" w:color="auto"/>
            <w:bottom w:val="none" w:sz="0" w:space="0" w:color="auto"/>
            <w:right w:val="none" w:sz="0" w:space="0" w:color="auto"/>
          </w:divBdr>
        </w:div>
        <w:div w:id="1966422907">
          <w:marLeft w:val="480"/>
          <w:marRight w:val="0"/>
          <w:marTop w:val="0"/>
          <w:marBottom w:val="0"/>
          <w:divBdr>
            <w:top w:val="none" w:sz="0" w:space="0" w:color="auto"/>
            <w:left w:val="none" w:sz="0" w:space="0" w:color="auto"/>
            <w:bottom w:val="none" w:sz="0" w:space="0" w:color="auto"/>
            <w:right w:val="none" w:sz="0" w:space="0" w:color="auto"/>
          </w:divBdr>
        </w:div>
        <w:div w:id="1970092169">
          <w:marLeft w:val="480"/>
          <w:marRight w:val="0"/>
          <w:marTop w:val="0"/>
          <w:marBottom w:val="0"/>
          <w:divBdr>
            <w:top w:val="none" w:sz="0" w:space="0" w:color="auto"/>
            <w:left w:val="none" w:sz="0" w:space="0" w:color="auto"/>
            <w:bottom w:val="none" w:sz="0" w:space="0" w:color="auto"/>
            <w:right w:val="none" w:sz="0" w:space="0" w:color="auto"/>
          </w:divBdr>
        </w:div>
        <w:div w:id="2020349550">
          <w:marLeft w:val="480"/>
          <w:marRight w:val="0"/>
          <w:marTop w:val="0"/>
          <w:marBottom w:val="0"/>
          <w:divBdr>
            <w:top w:val="none" w:sz="0" w:space="0" w:color="auto"/>
            <w:left w:val="none" w:sz="0" w:space="0" w:color="auto"/>
            <w:bottom w:val="none" w:sz="0" w:space="0" w:color="auto"/>
            <w:right w:val="none" w:sz="0" w:space="0" w:color="auto"/>
          </w:divBdr>
        </w:div>
        <w:div w:id="2020544499">
          <w:marLeft w:val="480"/>
          <w:marRight w:val="0"/>
          <w:marTop w:val="0"/>
          <w:marBottom w:val="0"/>
          <w:divBdr>
            <w:top w:val="none" w:sz="0" w:space="0" w:color="auto"/>
            <w:left w:val="none" w:sz="0" w:space="0" w:color="auto"/>
            <w:bottom w:val="none" w:sz="0" w:space="0" w:color="auto"/>
            <w:right w:val="none" w:sz="0" w:space="0" w:color="auto"/>
          </w:divBdr>
        </w:div>
        <w:div w:id="2021543930">
          <w:marLeft w:val="480"/>
          <w:marRight w:val="0"/>
          <w:marTop w:val="0"/>
          <w:marBottom w:val="0"/>
          <w:divBdr>
            <w:top w:val="none" w:sz="0" w:space="0" w:color="auto"/>
            <w:left w:val="none" w:sz="0" w:space="0" w:color="auto"/>
            <w:bottom w:val="none" w:sz="0" w:space="0" w:color="auto"/>
            <w:right w:val="none" w:sz="0" w:space="0" w:color="auto"/>
          </w:divBdr>
        </w:div>
        <w:div w:id="2023505915">
          <w:marLeft w:val="480"/>
          <w:marRight w:val="0"/>
          <w:marTop w:val="0"/>
          <w:marBottom w:val="0"/>
          <w:divBdr>
            <w:top w:val="none" w:sz="0" w:space="0" w:color="auto"/>
            <w:left w:val="none" w:sz="0" w:space="0" w:color="auto"/>
            <w:bottom w:val="none" w:sz="0" w:space="0" w:color="auto"/>
            <w:right w:val="none" w:sz="0" w:space="0" w:color="auto"/>
          </w:divBdr>
        </w:div>
        <w:div w:id="2047830820">
          <w:marLeft w:val="480"/>
          <w:marRight w:val="0"/>
          <w:marTop w:val="0"/>
          <w:marBottom w:val="0"/>
          <w:divBdr>
            <w:top w:val="none" w:sz="0" w:space="0" w:color="auto"/>
            <w:left w:val="none" w:sz="0" w:space="0" w:color="auto"/>
            <w:bottom w:val="none" w:sz="0" w:space="0" w:color="auto"/>
            <w:right w:val="none" w:sz="0" w:space="0" w:color="auto"/>
          </w:divBdr>
        </w:div>
        <w:div w:id="2060275862">
          <w:marLeft w:val="480"/>
          <w:marRight w:val="0"/>
          <w:marTop w:val="0"/>
          <w:marBottom w:val="0"/>
          <w:divBdr>
            <w:top w:val="none" w:sz="0" w:space="0" w:color="auto"/>
            <w:left w:val="none" w:sz="0" w:space="0" w:color="auto"/>
            <w:bottom w:val="none" w:sz="0" w:space="0" w:color="auto"/>
            <w:right w:val="none" w:sz="0" w:space="0" w:color="auto"/>
          </w:divBdr>
        </w:div>
        <w:div w:id="2069720575">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2076321694">
          <w:marLeft w:val="480"/>
          <w:marRight w:val="0"/>
          <w:marTop w:val="0"/>
          <w:marBottom w:val="0"/>
          <w:divBdr>
            <w:top w:val="none" w:sz="0" w:space="0" w:color="auto"/>
            <w:left w:val="none" w:sz="0" w:space="0" w:color="auto"/>
            <w:bottom w:val="none" w:sz="0" w:space="0" w:color="auto"/>
            <w:right w:val="none" w:sz="0" w:space="0" w:color="auto"/>
          </w:divBdr>
        </w:div>
        <w:div w:id="2086875520">
          <w:marLeft w:val="480"/>
          <w:marRight w:val="0"/>
          <w:marTop w:val="0"/>
          <w:marBottom w:val="0"/>
          <w:divBdr>
            <w:top w:val="none" w:sz="0" w:space="0" w:color="auto"/>
            <w:left w:val="none" w:sz="0" w:space="0" w:color="auto"/>
            <w:bottom w:val="none" w:sz="0" w:space="0" w:color="auto"/>
            <w:right w:val="none" w:sz="0" w:space="0" w:color="auto"/>
          </w:divBdr>
        </w:div>
        <w:div w:id="2094424580">
          <w:marLeft w:val="480"/>
          <w:marRight w:val="0"/>
          <w:marTop w:val="0"/>
          <w:marBottom w:val="0"/>
          <w:divBdr>
            <w:top w:val="none" w:sz="0" w:space="0" w:color="auto"/>
            <w:left w:val="none" w:sz="0" w:space="0" w:color="auto"/>
            <w:bottom w:val="none" w:sz="0" w:space="0" w:color="auto"/>
            <w:right w:val="none" w:sz="0" w:space="0" w:color="auto"/>
          </w:divBdr>
        </w:div>
      </w:divsChild>
    </w:div>
    <w:div w:id="1301379923">
      <w:bodyDiv w:val="1"/>
      <w:marLeft w:val="0"/>
      <w:marRight w:val="0"/>
      <w:marTop w:val="0"/>
      <w:marBottom w:val="0"/>
      <w:divBdr>
        <w:top w:val="none" w:sz="0" w:space="0" w:color="auto"/>
        <w:left w:val="none" w:sz="0" w:space="0" w:color="auto"/>
        <w:bottom w:val="none" w:sz="0" w:space="0" w:color="auto"/>
        <w:right w:val="none" w:sz="0" w:space="0" w:color="auto"/>
      </w:divBdr>
      <w:divsChild>
        <w:div w:id="32729503">
          <w:marLeft w:val="480"/>
          <w:marRight w:val="0"/>
          <w:marTop w:val="0"/>
          <w:marBottom w:val="0"/>
          <w:divBdr>
            <w:top w:val="none" w:sz="0" w:space="0" w:color="auto"/>
            <w:left w:val="none" w:sz="0" w:space="0" w:color="auto"/>
            <w:bottom w:val="none" w:sz="0" w:space="0" w:color="auto"/>
            <w:right w:val="none" w:sz="0" w:space="0" w:color="auto"/>
          </w:divBdr>
        </w:div>
        <w:div w:id="33501767">
          <w:marLeft w:val="480"/>
          <w:marRight w:val="0"/>
          <w:marTop w:val="0"/>
          <w:marBottom w:val="0"/>
          <w:divBdr>
            <w:top w:val="none" w:sz="0" w:space="0" w:color="auto"/>
            <w:left w:val="none" w:sz="0" w:space="0" w:color="auto"/>
            <w:bottom w:val="none" w:sz="0" w:space="0" w:color="auto"/>
            <w:right w:val="none" w:sz="0" w:space="0" w:color="auto"/>
          </w:divBdr>
        </w:div>
        <w:div w:id="86925243">
          <w:marLeft w:val="480"/>
          <w:marRight w:val="0"/>
          <w:marTop w:val="0"/>
          <w:marBottom w:val="0"/>
          <w:divBdr>
            <w:top w:val="none" w:sz="0" w:space="0" w:color="auto"/>
            <w:left w:val="none" w:sz="0" w:space="0" w:color="auto"/>
            <w:bottom w:val="none" w:sz="0" w:space="0" w:color="auto"/>
            <w:right w:val="none" w:sz="0" w:space="0" w:color="auto"/>
          </w:divBdr>
        </w:div>
        <w:div w:id="95101611">
          <w:marLeft w:val="480"/>
          <w:marRight w:val="0"/>
          <w:marTop w:val="0"/>
          <w:marBottom w:val="0"/>
          <w:divBdr>
            <w:top w:val="none" w:sz="0" w:space="0" w:color="auto"/>
            <w:left w:val="none" w:sz="0" w:space="0" w:color="auto"/>
            <w:bottom w:val="none" w:sz="0" w:space="0" w:color="auto"/>
            <w:right w:val="none" w:sz="0" w:space="0" w:color="auto"/>
          </w:divBdr>
        </w:div>
        <w:div w:id="97263144">
          <w:marLeft w:val="480"/>
          <w:marRight w:val="0"/>
          <w:marTop w:val="0"/>
          <w:marBottom w:val="0"/>
          <w:divBdr>
            <w:top w:val="none" w:sz="0" w:space="0" w:color="auto"/>
            <w:left w:val="none" w:sz="0" w:space="0" w:color="auto"/>
            <w:bottom w:val="none" w:sz="0" w:space="0" w:color="auto"/>
            <w:right w:val="none" w:sz="0" w:space="0" w:color="auto"/>
          </w:divBdr>
        </w:div>
        <w:div w:id="175578312">
          <w:marLeft w:val="480"/>
          <w:marRight w:val="0"/>
          <w:marTop w:val="0"/>
          <w:marBottom w:val="0"/>
          <w:divBdr>
            <w:top w:val="none" w:sz="0" w:space="0" w:color="auto"/>
            <w:left w:val="none" w:sz="0" w:space="0" w:color="auto"/>
            <w:bottom w:val="none" w:sz="0" w:space="0" w:color="auto"/>
            <w:right w:val="none" w:sz="0" w:space="0" w:color="auto"/>
          </w:divBdr>
        </w:div>
        <w:div w:id="206917825">
          <w:marLeft w:val="480"/>
          <w:marRight w:val="0"/>
          <w:marTop w:val="0"/>
          <w:marBottom w:val="0"/>
          <w:divBdr>
            <w:top w:val="none" w:sz="0" w:space="0" w:color="auto"/>
            <w:left w:val="none" w:sz="0" w:space="0" w:color="auto"/>
            <w:bottom w:val="none" w:sz="0" w:space="0" w:color="auto"/>
            <w:right w:val="none" w:sz="0" w:space="0" w:color="auto"/>
          </w:divBdr>
        </w:div>
        <w:div w:id="215162662">
          <w:marLeft w:val="480"/>
          <w:marRight w:val="0"/>
          <w:marTop w:val="0"/>
          <w:marBottom w:val="0"/>
          <w:divBdr>
            <w:top w:val="none" w:sz="0" w:space="0" w:color="auto"/>
            <w:left w:val="none" w:sz="0" w:space="0" w:color="auto"/>
            <w:bottom w:val="none" w:sz="0" w:space="0" w:color="auto"/>
            <w:right w:val="none" w:sz="0" w:space="0" w:color="auto"/>
          </w:divBdr>
        </w:div>
        <w:div w:id="296686790">
          <w:marLeft w:val="480"/>
          <w:marRight w:val="0"/>
          <w:marTop w:val="0"/>
          <w:marBottom w:val="0"/>
          <w:divBdr>
            <w:top w:val="none" w:sz="0" w:space="0" w:color="auto"/>
            <w:left w:val="none" w:sz="0" w:space="0" w:color="auto"/>
            <w:bottom w:val="none" w:sz="0" w:space="0" w:color="auto"/>
            <w:right w:val="none" w:sz="0" w:space="0" w:color="auto"/>
          </w:divBdr>
        </w:div>
        <w:div w:id="321080043">
          <w:marLeft w:val="480"/>
          <w:marRight w:val="0"/>
          <w:marTop w:val="0"/>
          <w:marBottom w:val="0"/>
          <w:divBdr>
            <w:top w:val="none" w:sz="0" w:space="0" w:color="auto"/>
            <w:left w:val="none" w:sz="0" w:space="0" w:color="auto"/>
            <w:bottom w:val="none" w:sz="0" w:space="0" w:color="auto"/>
            <w:right w:val="none" w:sz="0" w:space="0" w:color="auto"/>
          </w:divBdr>
        </w:div>
        <w:div w:id="355693990">
          <w:marLeft w:val="480"/>
          <w:marRight w:val="0"/>
          <w:marTop w:val="0"/>
          <w:marBottom w:val="0"/>
          <w:divBdr>
            <w:top w:val="none" w:sz="0" w:space="0" w:color="auto"/>
            <w:left w:val="none" w:sz="0" w:space="0" w:color="auto"/>
            <w:bottom w:val="none" w:sz="0" w:space="0" w:color="auto"/>
            <w:right w:val="none" w:sz="0" w:space="0" w:color="auto"/>
          </w:divBdr>
        </w:div>
        <w:div w:id="405301463">
          <w:marLeft w:val="480"/>
          <w:marRight w:val="0"/>
          <w:marTop w:val="0"/>
          <w:marBottom w:val="0"/>
          <w:divBdr>
            <w:top w:val="none" w:sz="0" w:space="0" w:color="auto"/>
            <w:left w:val="none" w:sz="0" w:space="0" w:color="auto"/>
            <w:bottom w:val="none" w:sz="0" w:space="0" w:color="auto"/>
            <w:right w:val="none" w:sz="0" w:space="0" w:color="auto"/>
          </w:divBdr>
        </w:div>
        <w:div w:id="415053679">
          <w:marLeft w:val="480"/>
          <w:marRight w:val="0"/>
          <w:marTop w:val="0"/>
          <w:marBottom w:val="0"/>
          <w:divBdr>
            <w:top w:val="none" w:sz="0" w:space="0" w:color="auto"/>
            <w:left w:val="none" w:sz="0" w:space="0" w:color="auto"/>
            <w:bottom w:val="none" w:sz="0" w:space="0" w:color="auto"/>
            <w:right w:val="none" w:sz="0" w:space="0" w:color="auto"/>
          </w:divBdr>
        </w:div>
        <w:div w:id="449082604">
          <w:marLeft w:val="480"/>
          <w:marRight w:val="0"/>
          <w:marTop w:val="0"/>
          <w:marBottom w:val="0"/>
          <w:divBdr>
            <w:top w:val="none" w:sz="0" w:space="0" w:color="auto"/>
            <w:left w:val="none" w:sz="0" w:space="0" w:color="auto"/>
            <w:bottom w:val="none" w:sz="0" w:space="0" w:color="auto"/>
            <w:right w:val="none" w:sz="0" w:space="0" w:color="auto"/>
          </w:divBdr>
        </w:div>
        <w:div w:id="466751314">
          <w:marLeft w:val="480"/>
          <w:marRight w:val="0"/>
          <w:marTop w:val="0"/>
          <w:marBottom w:val="0"/>
          <w:divBdr>
            <w:top w:val="none" w:sz="0" w:space="0" w:color="auto"/>
            <w:left w:val="none" w:sz="0" w:space="0" w:color="auto"/>
            <w:bottom w:val="none" w:sz="0" w:space="0" w:color="auto"/>
            <w:right w:val="none" w:sz="0" w:space="0" w:color="auto"/>
          </w:divBdr>
        </w:div>
        <w:div w:id="533152510">
          <w:marLeft w:val="480"/>
          <w:marRight w:val="0"/>
          <w:marTop w:val="0"/>
          <w:marBottom w:val="0"/>
          <w:divBdr>
            <w:top w:val="none" w:sz="0" w:space="0" w:color="auto"/>
            <w:left w:val="none" w:sz="0" w:space="0" w:color="auto"/>
            <w:bottom w:val="none" w:sz="0" w:space="0" w:color="auto"/>
            <w:right w:val="none" w:sz="0" w:space="0" w:color="auto"/>
          </w:divBdr>
        </w:div>
        <w:div w:id="535629565">
          <w:marLeft w:val="480"/>
          <w:marRight w:val="0"/>
          <w:marTop w:val="0"/>
          <w:marBottom w:val="0"/>
          <w:divBdr>
            <w:top w:val="none" w:sz="0" w:space="0" w:color="auto"/>
            <w:left w:val="none" w:sz="0" w:space="0" w:color="auto"/>
            <w:bottom w:val="none" w:sz="0" w:space="0" w:color="auto"/>
            <w:right w:val="none" w:sz="0" w:space="0" w:color="auto"/>
          </w:divBdr>
        </w:div>
        <w:div w:id="551119941">
          <w:marLeft w:val="480"/>
          <w:marRight w:val="0"/>
          <w:marTop w:val="0"/>
          <w:marBottom w:val="0"/>
          <w:divBdr>
            <w:top w:val="none" w:sz="0" w:space="0" w:color="auto"/>
            <w:left w:val="none" w:sz="0" w:space="0" w:color="auto"/>
            <w:bottom w:val="none" w:sz="0" w:space="0" w:color="auto"/>
            <w:right w:val="none" w:sz="0" w:space="0" w:color="auto"/>
          </w:divBdr>
        </w:div>
        <w:div w:id="558782780">
          <w:marLeft w:val="480"/>
          <w:marRight w:val="0"/>
          <w:marTop w:val="0"/>
          <w:marBottom w:val="0"/>
          <w:divBdr>
            <w:top w:val="none" w:sz="0" w:space="0" w:color="auto"/>
            <w:left w:val="none" w:sz="0" w:space="0" w:color="auto"/>
            <w:bottom w:val="none" w:sz="0" w:space="0" w:color="auto"/>
            <w:right w:val="none" w:sz="0" w:space="0" w:color="auto"/>
          </w:divBdr>
        </w:div>
        <w:div w:id="558907940">
          <w:marLeft w:val="480"/>
          <w:marRight w:val="0"/>
          <w:marTop w:val="0"/>
          <w:marBottom w:val="0"/>
          <w:divBdr>
            <w:top w:val="none" w:sz="0" w:space="0" w:color="auto"/>
            <w:left w:val="none" w:sz="0" w:space="0" w:color="auto"/>
            <w:bottom w:val="none" w:sz="0" w:space="0" w:color="auto"/>
            <w:right w:val="none" w:sz="0" w:space="0" w:color="auto"/>
          </w:divBdr>
        </w:div>
        <w:div w:id="569732332">
          <w:marLeft w:val="480"/>
          <w:marRight w:val="0"/>
          <w:marTop w:val="0"/>
          <w:marBottom w:val="0"/>
          <w:divBdr>
            <w:top w:val="none" w:sz="0" w:space="0" w:color="auto"/>
            <w:left w:val="none" w:sz="0" w:space="0" w:color="auto"/>
            <w:bottom w:val="none" w:sz="0" w:space="0" w:color="auto"/>
            <w:right w:val="none" w:sz="0" w:space="0" w:color="auto"/>
          </w:divBdr>
        </w:div>
        <w:div w:id="586696922">
          <w:marLeft w:val="480"/>
          <w:marRight w:val="0"/>
          <w:marTop w:val="0"/>
          <w:marBottom w:val="0"/>
          <w:divBdr>
            <w:top w:val="none" w:sz="0" w:space="0" w:color="auto"/>
            <w:left w:val="none" w:sz="0" w:space="0" w:color="auto"/>
            <w:bottom w:val="none" w:sz="0" w:space="0" w:color="auto"/>
            <w:right w:val="none" w:sz="0" w:space="0" w:color="auto"/>
          </w:divBdr>
        </w:div>
        <w:div w:id="596795881">
          <w:marLeft w:val="480"/>
          <w:marRight w:val="0"/>
          <w:marTop w:val="0"/>
          <w:marBottom w:val="0"/>
          <w:divBdr>
            <w:top w:val="none" w:sz="0" w:space="0" w:color="auto"/>
            <w:left w:val="none" w:sz="0" w:space="0" w:color="auto"/>
            <w:bottom w:val="none" w:sz="0" w:space="0" w:color="auto"/>
            <w:right w:val="none" w:sz="0" w:space="0" w:color="auto"/>
          </w:divBdr>
        </w:div>
        <w:div w:id="632101468">
          <w:marLeft w:val="480"/>
          <w:marRight w:val="0"/>
          <w:marTop w:val="0"/>
          <w:marBottom w:val="0"/>
          <w:divBdr>
            <w:top w:val="none" w:sz="0" w:space="0" w:color="auto"/>
            <w:left w:val="none" w:sz="0" w:space="0" w:color="auto"/>
            <w:bottom w:val="none" w:sz="0" w:space="0" w:color="auto"/>
            <w:right w:val="none" w:sz="0" w:space="0" w:color="auto"/>
          </w:divBdr>
        </w:div>
        <w:div w:id="671757006">
          <w:marLeft w:val="480"/>
          <w:marRight w:val="0"/>
          <w:marTop w:val="0"/>
          <w:marBottom w:val="0"/>
          <w:divBdr>
            <w:top w:val="none" w:sz="0" w:space="0" w:color="auto"/>
            <w:left w:val="none" w:sz="0" w:space="0" w:color="auto"/>
            <w:bottom w:val="none" w:sz="0" w:space="0" w:color="auto"/>
            <w:right w:val="none" w:sz="0" w:space="0" w:color="auto"/>
          </w:divBdr>
        </w:div>
        <w:div w:id="691998826">
          <w:marLeft w:val="480"/>
          <w:marRight w:val="0"/>
          <w:marTop w:val="0"/>
          <w:marBottom w:val="0"/>
          <w:divBdr>
            <w:top w:val="none" w:sz="0" w:space="0" w:color="auto"/>
            <w:left w:val="none" w:sz="0" w:space="0" w:color="auto"/>
            <w:bottom w:val="none" w:sz="0" w:space="0" w:color="auto"/>
            <w:right w:val="none" w:sz="0" w:space="0" w:color="auto"/>
          </w:divBdr>
        </w:div>
        <w:div w:id="692343866">
          <w:marLeft w:val="480"/>
          <w:marRight w:val="0"/>
          <w:marTop w:val="0"/>
          <w:marBottom w:val="0"/>
          <w:divBdr>
            <w:top w:val="none" w:sz="0" w:space="0" w:color="auto"/>
            <w:left w:val="none" w:sz="0" w:space="0" w:color="auto"/>
            <w:bottom w:val="none" w:sz="0" w:space="0" w:color="auto"/>
            <w:right w:val="none" w:sz="0" w:space="0" w:color="auto"/>
          </w:divBdr>
        </w:div>
        <w:div w:id="703791832">
          <w:marLeft w:val="480"/>
          <w:marRight w:val="0"/>
          <w:marTop w:val="0"/>
          <w:marBottom w:val="0"/>
          <w:divBdr>
            <w:top w:val="none" w:sz="0" w:space="0" w:color="auto"/>
            <w:left w:val="none" w:sz="0" w:space="0" w:color="auto"/>
            <w:bottom w:val="none" w:sz="0" w:space="0" w:color="auto"/>
            <w:right w:val="none" w:sz="0" w:space="0" w:color="auto"/>
          </w:divBdr>
        </w:div>
        <w:div w:id="713579082">
          <w:marLeft w:val="480"/>
          <w:marRight w:val="0"/>
          <w:marTop w:val="0"/>
          <w:marBottom w:val="0"/>
          <w:divBdr>
            <w:top w:val="none" w:sz="0" w:space="0" w:color="auto"/>
            <w:left w:val="none" w:sz="0" w:space="0" w:color="auto"/>
            <w:bottom w:val="none" w:sz="0" w:space="0" w:color="auto"/>
            <w:right w:val="none" w:sz="0" w:space="0" w:color="auto"/>
          </w:divBdr>
        </w:div>
        <w:div w:id="768626109">
          <w:marLeft w:val="480"/>
          <w:marRight w:val="0"/>
          <w:marTop w:val="0"/>
          <w:marBottom w:val="0"/>
          <w:divBdr>
            <w:top w:val="none" w:sz="0" w:space="0" w:color="auto"/>
            <w:left w:val="none" w:sz="0" w:space="0" w:color="auto"/>
            <w:bottom w:val="none" w:sz="0" w:space="0" w:color="auto"/>
            <w:right w:val="none" w:sz="0" w:space="0" w:color="auto"/>
          </w:divBdr>
        </w:div>
        <w:div w:id="816796688">
          <w:marLeft w:val="480"/>
          <w:marRight w:val="0"/>
          <w:marTop w:val="0"/>
          <w:marBottom w:val="0"/>
          <w:divBdr>
            <w:top w:val="none" w:sz="0" w:space="0" w:color="auto"/>
            <w:left w:val="none" w:sz="0" w:space="0" w:color="auto"/>
            <w:bottom w:val="none" w:sz="0" w:space="0" w:color="auto"/>
            <w:right w:val="none" w:sz="0" w:space="0" w:color="auto"/>
          </w:divBdr>
        </w:div>
        <w:div w:id="817651035">
          <w:marLeft w:val="480"/>
          <w:marRight w:val="0"/>
          <w:marTop w:val="0"/>
          <w:marBottom w:val="0"/>
          <w:divBdr>
            <w:top w:val="none" w:sz="0" w:space="0" w:color="auto"/>
            <w:left w:val="none" w:sz="0" w:space="0" w:color="auto"/>
            <w:bottom w:val="none" w:sz="0" w:space="0" w:color="auto"/>
            <w:right w:val="none" w:sz="0" w:space="0" w:color="auto"/>
          </w:divBdr>
        </w:div>
        <w:div w:id="818418797">
          <w:marLeft w:val="480"/>
          <w:marRight w:val="0"/>
          <w:marTop w:val="0"/>
          <w:marBottom w:val="0"/>
          <w:divBdr>
            <w:top w:val="none" w:sz="0" w:space="0" w:color="auto"/>
            <w:left w:val="none" w:sz="0" w:space="0" w:color="auto"/>
            <w:bottom w:val="none" w:sz="0" w:space="0" w:color="auto"/>
            <w:right w:val="none" w:sz="0" w:space="0" w:color="auto"/>
          </w:divBdr>
        </w:div>
        <w:div w:id="847134048">
          <w:marLeft w:val="480"/>
          <w:marRight w:val="0"/>
          <w:marTop w:val="0"/>
          <w:marBottom w:val="0"/>
          <w:divBdr>
            <w:top w:val="none" w:sz="0" w:space="0" w:color="auto"/>
            <w:left w:val="none" w:sz="0" w:space="0" w:color="auto"/>
            <w:bottom w:val="none" w:sz="0" w:space="0" w:color="auto"/>
            <w:right w:val="none" w:sz="0" w:space="0" w:color="auto"/>
          </w:divBdr>
        </w:div>
        <w:div w:id="849954228">
          <w:marLeft w:val="480"/>
          <w:marRight w:val="0"/>
          <w:marTop w:val="0"/>
          <w:marBottom w:val="0"/>
          <w:divBdr>
            <w:top w:val="none" w:sz="0" w:space="0" w:color="auto"/>
            <w:left w:val="none" w:sz="0" w:space="0" w:color="auto"/>
            <w:bottom w:val="none" w:sz="0" w:space="0" w:color="auto"/>
            <w:right w:val="none" w:sz="0" w:space="0" w:color="auto"/>
          </w:divBdr>
        </w:div>
        <w:div w:id="886843850">
          <w:marLeft w:val="480"/>
          <w:marRight w:val="0"/>
          <w:marTop w:val="0"/>
          <w:marBottom w:val="0"/>
          <w:divBdr>
            <w:top w:val="none" w:sz="0" w:space="0" w:color="auto"/>
            <w:left w:val="none" w:sz="0" w:space="0" w:color="auto"/>
            <w:bottom w:val="none" w:sz="0" w:space="0" w:color="auto"/>
            <w:right w:val="none" w:sz="0" w:space="0" w:color="auto"/>
          </w:divBdr>
        </w:div>
        <w:div w:id="893007832">
          <w:marLeft w:val="480"/>
          <w:marRight w:val="0"/>
          <w:marTop w:val="0"/>
          <w:marBottom w:val="0"/>
          <w:divBdr>
            <w:top w:val="none" w:sz="0" w:space="0" w:color="auto"/>
            <w:left w:val="none" w:sz="0" w:space="0" w:color="auto"/>
            <w:bottom w:val="none" w:sz="0" w:space="0" w:color="auto"/>
            <w:right w:val="none" w:sz="0" w:space="0" w:color="auto"/>
          </w:divBdr>
        </w:div>
        <w:div w:id="916669036">
          <w:marLeft w:val="480"/>
          <w:marRight w:val="0"/>
          <w:marTop w:val="0"/>
          <w:marBottom w:val="0"/>
          <w:divBdr>
            <w:top w:val="none" w:sz="0" w:space="0" w:color="auto"/>
            <w:left w:val="none" w:sz="0" w:space="0" w:color="auto"/>
            <w:bottom w:val="none" w:sz="0" w:space="0" w:color="auto"/>
            <w:right w:val="none" w:sz="0" w:space="0" w:color="auto"/>
          </w:divBdr>
        </w:div>
        <w:div w:id="1023749017">
          <w:marLeft w:val="480"/>
          <w:marRight w:val="0"/>
          <w:marTop w:val="0"/>
          <w:marBottom w:val="0"/>
          <w:divBdr>
            <w:top w:val="none" w:sz="0" w:space="0" w:color="auto"/>
            <w:left w:val="none" w:sz="0" w:space="0" w:color="auto"/>
            <w:bottom w:val="none" w:sz="0" w:space="0" w:color="auto"/>
            <w:right w:val="none" w:sz="0" w:space="0" w:color="auto"/>
          </w:divBdr>
        </w:div>
        <w:div w:id="1077821926">
          <w:marLeft w:val="480"/>
          <w:marRight w:val="0"/>
          <w:marTop w:val="0"/>
          <w:marBottom w:val="0"/>
          <w:divBdr>
            <w:top w:val="none" w:sz="0" w:space="0" w:color="auto"/>
            <w:left w:val="none" w:sz="0" w:space="0" w:color="auto"/>
            <w:bottom w:val="none" w:sz="0" w:space="0" w:color="auto"/>
            <w:right w:val="none" w:sz="0" w:space="0" w:color="auto"/>
          </w:divBdr>
        </w:div>
        <w:div w:id="1175341234">
          <w:marLeft w:val="480"/>
          <w:marRight w:val="0"/>
          <w:marTop w:val="0"/>
          <w:marBottom w:val="0"/>
          <w:divBdr>
            <w:top w:val="none" w:sz="0" w:space="0" w:color="auto"/>
            <w:left w:val="none" w:sz="0" w:space="0" w:color="auto"/>
            <w:bottom w:val="none" w:sz="0" w:space="0" w:color="auto"/>
            <w:right w:val="none" w:sz="0" w:space="0" w:color="auto"/>
          </w:divBdr>
        </w:div>
        <w:div w:id="1182670751">
          <w:marLeft w:val="480"/>
          <w:marRight w:val="0"/>
          <w:marTop w:val="0"/>
          <w:marBottom w:val="0"/>
          <w:divBdr>
            <w:top w:val="none" w:sz="0" w:space="0" w:color="auto"/>
            <w:left w:val="none" w:sz="0" w:space="0" w:color="auto"/>
            <w:bottom w:val="none" w:sz="0" w:space="0" w:color="auto"/>
            <w:right w:val="none" w:sz="0" w:space="0" w:color="auto"/>
          </w:divBdr>
        </w:div>
        <w:div w:id="1285621414">
          <w:marLeft w:val="480"/>
          <w:marRight w:val="0"/>
          <w:marTop w:val="0"/>
          <w:marBottom w:val="0"/>
          <w:divBdr>
            <w:top w:val="none" w:sz="0" w:space="0" w:color="auto"/>
            <w:left w:val="none" w:sz="0" w:space="0" w:color="auto"/>
            <w:bottom w:val="none" w:sz="0" w:space="0" w:color="auto"/>
            <w:right w:val="none" w:sz="0" w:space="0" w:color="auto"/>
          </w:divBdr>
        </w:div>
        <w:div w:id="1315916345">
          <w:marLeft w:val="480"/>
          <w:marRight w:val="0"/>
          <w:marTop w:val="0"/>
          <w:marBottom w:val="0"/>
          <w:divBdr>
            <w:top w:val="none" w:sz="0" w:space="0" w:color="auto"/>
            <w:left w:val="none" w:sz="0" w:space="0" w:color="auto"/>
            <w:bottom w:val="none" w:sz="0" w:space="0" w:color="auto"/>
            <w:right w:val="none" w:sz="0" w:space="0" w:color="auto"/>
          </w:divBdr>
        </w:div>
        <w:div w:id="1366296800">
          <w:marLeft w:val="480"/>
          <w:marRight w:val="0"/>
          <w:marTop w:val="0"/>
          <w:marBottom w:val="0"/>
          <w:divBdr>
            <w:top w:val="none" w:sz="0" w:space="0" w:color="auto"/>
            <w:left w:val="none" w:sz="0" w:space="0" w:color="auto"/>
            <w:bottom w:val="none" w:sz="0" w:space="0" w:color="auto"/>
            <w:right w:val="none" w:sz="0" w:space="0" w:color="auto"/>
          </w:divBdr>
        </w:div>
        <w:div w:id="1391464393">
          <w:marLeft w:val="480"/>
          <w:marRight w:val="0"/>
          <w:marTop w:val="0"/>
          <w:marBottom w:val="0"/>
          <w:divBdr>
            <w:top w:val="none" w:sz="0" w:space="0" w:color="auto"/>
            <w:left w:val="none" w:sz="0" w:space="0" w:color="auto"/>
            <w:bottom w:val="none" w:sz="0" w:space="0" w:color="auto"/>
            <w:right w:val="none" w:sz="0" w:space="0" w:color="auto"/>
          </w:divBdr>
        </w:div>
        <w:div w:id="1411586252">
          <w:marLeft w:val="480"/>
          <w:marRight w:val="0"/>
          <w:marTop w:val="0"/>
          <w:marBottom w:val="0"/>
          <w:divBdr>
            <w:top w:val="none" w:sz="0" w:space="0" w:color="auto"/>
            <w:left w:val="none" w:sz="0" w:space="0" w:color="auto"/>
            <w:bottom w:val="none" w:sz="0" w:space="0" w:color="auto"/>
            <w:right w:val="none" w:sz="0" w:space="0" w:color="auto"/>
          </w:divBdr>
        </w:div>
        <w:div w:id="1422069315">
          <w:marLeft w:val="480"/>
          <w:marRight w:val="0"/>
          <w:marTop w:val="0"/>
          <w:marBottom w:val="0"/>
          <w:divBdr>
            <w:top w:val="none" w:sz="0" w:space="0" w:color="auto"/>
            <w:left w:val="none" w:sz="0" w:space="0" w:color="auto"/>
            <w:bottom w:val="none" w:sz="0" w:space="0" w:color="auto"/>
            <w:right w:val="none" w:sz="0" w:space="0" w:color="auto"/>
          </w:divBdr>
        </w:div>
        <w:div w:id="1458913757">
          <w:marLeft w:val="480"/>
          <w:marRight w:val="0"/>
          <w:marTop w:val="0"/>
          <w:marBottom w:val="0"/>
          <w:divBdr>
            <w:top w:val="none" w:sz="0" w:space="0" w:color="auto"/>
            <w:left w:val="none" w:sz="0" w:space="0" w:color="auto"/>
            <w:bottom w:val="none" w:sz="0" w:space="0" w:color="auto"/>
            <w:right w:val="none" w:sz="0" w:space="0" w:color="auto"/>
          </w:divBdr>
        </w:div>
        <w:div w:id="1462653057">
          <w:marLeft w:val="480"/>
          <w:marRight w:val="0"/>
          <w:marTop w:val="0"/>
          <w:marBottom w:val="0"/>
          <w:divBdr>
            <w:top w:val="none" w:sz="0" w:space="0" w:color="auto"/>
            <w:left w:val="none" w:sz="0" w:space="0" w:color="auto"/>
            <w:bottom w:val="none" w:sz="0" w:space="0" w:color="auto"/>
            <w:right w:val="none" w:sz="0" w:space="0" w:color="auto"/>
          </w:divBdr>
        </w:div>
        <w:div w:id="1496602210">
          <w:marLeft w:val="480"/>
          <w:marRight w:val="0"/>
          <w:marTop w:val="0"/>
          <w:marBottom w:val="0"/>
          <w:divBdr>
            <w:top w:val="none" w:sz="0" w:space="0" w:color="auto"/>
            <w:left w:val="none" w:sz="0" w:space="0" w:color="auto"/>
            <w:bottom w:val="none" w:sz="0" w:space="0" w:color="auto"/>
            <w:right w:val="none" w:sz="0" w:space="0" w:color="auto"/>
          </w:divBdr>
        </w:div>
        <w:div w:id="1602449634">
          <w:marLeft w:val="480"/>
          <w:marRight w:val="0"/>
          <w:marTop w:val="0"/>
          <w:marBottom w:val="0"/>
          <w:divBdr>
            <w:top w:val="none" w:sz="0" w:space="0" w:color="auto"/>
            <w:left w:val="none" w:sz="0" w:space="0" w:color="auto"/>
            <w:bottom w:val="none" w:sz="0" w:space="0" w:color="auto"/>
            <w:right w:val="none" w:sz="0" w:space="0" w:color="auto"/>
          </w:divBdr>
        </w:div>
        <w:div w:id="1720280750">
          <w:marLeft w:val="480"/>
          <w:marRight w:val="0"/>
          <w:marTop w:val="0"/>
          <w:marBottom w:val="0"/>
          <w:divBdr>
            <w:top w:val="none" w:sz="0" w:space="0" w:color="auto"/>
            <w:left w:val="none" w:sz="0" w:space="0" w:color="auto"/>
            <w:bottom w:val="none" w:sz="0" w:space="0" w:color="auto"/>
            <w:right w:val="none" w:sz="0" w:space="0" w:color="auto"/>
          </w:divBdr>
        </w:div>
        <w:div w:id="1723021622">
          <w:marLeft w:val="480"/>
          <w:marRight w:val="0"/>
          <w:marTop w:val="0"/>
          <w:marBottom w:val="0"/>
          <w:divBdr>
            <w:top w:val="none" w:sz="0" w:space="0" w:color="auto"/>
            <w:left w:val="none" w:sz="0" w:space="0" w:color="auto"/>
            <w:bottom w:val="none" w:sz="0" w:space="0" w:color="auto"/>
            <w:right w:val="none" w:sz="0" w:space="0" w:color="auto"/>
          </w:divBdr>
        </w:div>
        <w:div w:id="1753694133">
          <w:marLeft w:val="480"/>
          <w:marRight w:val="0"/>
          <w:marTop w:val="0"/>
          <w:marBottom w:val="0"/>
          <w:divBdr>
            <w:top w:val="none" w:sz="0" w:space="0" w:color="auto"/>
            <w:left w:val="none" w:sz="0" w:space="0" w:color="auto"/>
            <w:bottom w:val="none" w:sz="0" w:space="0" w:color="auto"/>
            <w:right w:val="none" w:sz="0" w:space="0" w:color="auto"/>
          </w:divBdr>
        </w:div>
        <w:div w:id="1791321104">
          <w:marLeft w:val="480"/>
          <w:marRight w:val="0"/>
          <w:marTop w:val="0"/>
          <w:marBottom w:val="0"/>
          <w:divBdr>
            <w:top w:val="none" w:sz="0" w:space="0" w:color="auto"/>
            <w:left w:val="none" w:sz="0" w:space="0" w:color="auto"/>
            <w:bottom w:val="none" w:sz="0" w:space="0" w:color="auto"/>
            <w:right w:val="none" w:sz="0" w:space="0" w:color="auto"/>
          </w:divBdr>
        </w:div>
        <w:div w:id="1831215975">
          <w:marLeft w:val="480"/>
          <w:marRight w:val="0"/>
          <w:marTop w:val="0"/>
          <w:marBottom w:val="0"/>
          <w:divBdr>
            <w:top w:val="none" w:sz="0" w:space="0" w:color="auto"/>
            <w:left w:val="none" w:sz="0" w:space="0" w:color="auto"/>
            <w:bottom w:val="none" w:sz="0" w:space="0" w:color="auto"/>
            <w:right w:val="none" w:sz="0" w:space="0" w:color="auto"/>
          </w:divBdr>
        </w:div>
        <w:div w:id="1867980161">
          <w:marLeft w:val="480"/>
          <w:marRight w:val="0"/>
          <w:marTop w:val="0"/>
          <w:marBottom w:val="0"/>
          <w:divBdr>
            <w:top w:val="none" w:sz="0" w:space="0" w:color="auto"/>
            <w:left w:val="none" w:sz="0" w:space="0" w:color="auto"/>
            <w:bottom w:val="none" w:sz="0" w:space="0" w:color="auto"/>
            <w:right w:val="none" w:sz="0" w:space="0" w:color="auto"/>
          </w:divBdr>
        </w:div>
        <w:div w:id="1886409242">
          <w:marLeft w:val="480"/>
          <w:marRight w:val="0"/>
          <w:marTop w:val="0"/>
          <w:marBottom w:val="0"/>
          <w:divBdr>
            <w:top w:val="none" w:sz="0" w:space="0" w:color="auto"/>
            <w:left w:val="none" w:sz="0" w:space="0" w:color="auto"/>
            <w:bottom w:val="none" w:sz="0" w:space="0" w:color="auto"/>
            <w:right w:val="none" w:sz="0" w:space="0" w:color="auto"/>
          </w:divBdr>
        </w:div>
        <w:div w:id="1888103848">
          <w:marLeft w:val="480"/>
          <w:marRight w:val="0"/>
          <w:marTop w:val="0"/>
          <w:marBottom w:val="0"/>
          <w:divBdr>
            <w:top w:val="none" w:sz="0" w:space="0" w:color="auto"/>
            <w:left w:val="none" w:sz="0" w:space="0" w:color="auto"/>
            <w:bottom w:val="none" w:sz="0" w:space="0" w:color="auto"/>
            <w:right w:val="none" w:sz="0" w:space="0" w:color="auto"/>
          </w:divBdr>
        </w:div>
        <w:div w:id="1909072792">
          <w:marLeft w:val="480"/>
          <w:marRight w:val="0"/>
          <w:marTop w:val="0"/>
          <w:marBottom w:val="0"/>
          <w:divBdr>
            <w:top w:val="none" w:sz="0" w:space="0" w:color="auto"/>
            <w:left w:val="none" w:sz="0" w:space="0" w:color="auto"/>
            <w:bottom w:val="none" w:sz="0" w:space="0" w:color="auto"/>
            <w:right w:val="none" w:sz="0" w:space="0" w:color="auto"/>
          </w:divBdr>
        </w:div>
        <w:div w:id="1986886182">
          <w:marLeft w:val="480"/>
          <w:marRight w:val="0"/>
          <w:marTop w:val="0"/>
          <w:marBottom w:val="0"/>
          <w:divBdr>
            <w:top w:val="none" w:sz="0" w:space="0" w:color="auto"/>
            <w:left w:val="none" w:sz="0" w:space="0" w:color="auto"/>
            <w:bottom w:val="none" w:sz="0" w:space="0" w:color="auto"/>
            <w:right w:val="none" w:sz="0" w:space="0" w:color="auto"/>
          </w:divBdr>
        </w:div>
        <w:div w:id="2028408012">
          <w:marLeft w:val="480"/>
          <w:marRight w:val="0"/>
          <w:marTop w:val="0"/>
          <w:marBottom w:val="0"/>
          <w:divBdr>
            <w:top w:val="none" w:sz="0" w:space="0" w:color="auto"/>
            <w:left w:val="none" w:sz="0" w:space="0" w:color="auto"/>
            <w:bottom w:val="none" w:sz="0" w:space="0" w:color="auto"/>
            <w:right w:val="none" w:sz="0" w:space="0" w:color="auto"/>
          </w:divBdr>
        </w:div>
        <w:div w:id="2088726148">
          <w:marLeft w:val="480"/>
          <w:marRight w:val="0"/>
          <w:marTop w:val="0"/>
          <w:marBottom w:val="0"/>
          <w:divBdr>
            <w:top w:val="none" w:sz="0" w:space="0" w:color="auto"/>
            <w:left w:val="none" w:sz="0" w:space="0" w:color="auto"/>
            <w:bottom w:val="none" w:sz="0" w:space="0" w:color="auto"/>
            <w:right w:val="none" w:sz="0" w:space="0" w:color="auto"/>
          </w:divBdr>
        </w:div>
        <w:div w:id="2130472621">
          <w:marLeft w:val="480"/>
          <w:marRight w:val="0"/>
          <w:marTop w:val="0"/>
          <w:marBottom w:val="0"/>
          <w:divBdr>
            <w:top w:val="none" w:sz="0" w:space="0" w:color="auto"/>
            <w:left w:val="none" w:sz="0" w:space="0" w:color="auto"/>
            <w:bottom w:val="none" w:sz="0" w:space="0" w:color="auto"/>
            <w:right w:val="none" w:sz="0" w:space="0" w:color="auto"/>
          </w:divBdr>
        </w:div>
        <w:div w:id="2135556547">
          <w:marLeft w:val="480"/>
          <w:marRight w:val="0"/>
          <w:marTop w:val="0"/>
          <w:marBottom w:val="0"/>
          <w:divBdr>
            <w:top w:val="none" w:sz="0" w:space="0" w:color="auto"/>
            <w:left w:val="none" w:sz="0" w:space="0" w:color="auto"/>
            <w:bottom w:val="none" w:sz="0" w:space="0" w:color="auto"/>
            <w:right w:val="none" w:sz="0" w:space="0" w:color="auto"/>
          </w:divBdr>
        </w:div>
      </w:divsChild>
    </w:div>
    <w:div w:id="1305692892">
      <w:bodyDiv w:val="1"/>
      <w:marLeft w:val="0"/>
      <w:marRight w:val="0"/>
      <w:marTop w:val="0"/>
      <w:marBottom w:val="0"/>
      <w:divBdr>
        <w:top w:val="none" w:sz="0" w:space="0" w:color="auto"/>
        <w:left w:val="none" w:sz="0" w:space="0" w:color="auto"/>
        <w:bottom w:val="none" w:sz="0" w:space="0" w:color="auto"/>
        <w:right w:val="none" w:sz="0" w:space="0" w:color="auto"/>
      </w:divBdr>
      <w:divsChild>
        <w:div w:id="281255">
          <w:marLeft w:val="480"/>
          <w:marRight w:val="0"/>
          <w:marTop w:val="0"/>
          <w:marBottom w:val="0"/>
          <w:divBdr>
            <w:top w:val="none" w:sz="0" w:space="0" w:color="auto"/>
            <w:left w:val="none" w:sz="0" w:space="0" w:color="auto"/>
            <w:bottom w:val="none" w:sz="0" w:space="0" w:color="auto"/>
            <w:right w:val="none" w:sz="0" w:space="0" w:color="auto"/>
          </w:divBdr>
        </w:div>
        <w:div w:id="41364962">
          <w:marLeft w:val="480"/>
          <w:marRight w:val="0"/>
          <w:marTop w:val="0"/>
          <w:marBottom w:val="0"/>
          <w:divBdr>
            <w:top w:val="none" w:sz="0" w:space="0" w:color="auto"/>
            <w:left w:val="none" w:sz="0" w:space="0" w:color="auto"/>
            <w:bottom w:val="none" w:sz="0" w:space="0" w:color="auto"/>
            <w:right w:val="none" w:sz="0" w:space="0" w:color="auto"/>
          </w:divBdr>
        </w:div>
        <w:div w:id="70204326">
          <w:marLeft w:val="480"/>
          <w:marRight w:val="0"/>
          <w:marTop w:val="0"/>
          <w:marBottom w:val="0"/>
          <w:divBdr>
            <w:top w:val="none" w:sz="0" w:space="0" w:color="auto"/>
            <w:left w:val="none" w:sz="0" w:space="0" w:color="auto"/>
            <w:bottom w:val="none" w:sz="0" w:space="0" w:color="auto"/>
            <w:right w:val="none" w:sz="0" w:space="0" w:color="auto"/>
          </w:divBdr>
        </w:div>
        <w:div w:id="83108832">
          <w:marLeft w:val="480"/>
          <w:marRight w:val="0"/>
          <w:marTop w:val="0"/>
          <w:marBottom w:val="0"/>
          <w:divBdr>
            <w:top w:val="none" w:sz="0" w:space="0" w:color="auto"/>
            <w:left w:val="none" w:sz="0" w:space="0" w:color="auto"/>
            <w:bottom w:val="none" w:sz="0" w:space="0" w:color="auto"/>
            <w:right w:val="none" w:sz="0" w:space="0" w:color="auto"/>
          </w:divBdr>
        </w:div>
        <w:div w:id="91172219">
          <w:marLeft w:val="480"/>
          <w:marRight w:val="0"/>
          <w:marTop w:val="0"/>
          <w:marBottom w:val="0"/>
          <w:divBdr>
            <w:top w:val="none" w:sz="0" w:space="0" w:color="auto"/>
            <w:left w:val="none" w:sz="0" w:space="0" w:color="auto"/>
            <w:bottom w:val="none" w:sz="0" w:space="0" w:color="auto"/>
            <w:right w:val="none" w:sz="0" w:space="0" w:color="auto"/>
          </w:divBdr>
        </w:div>
        <w:div w:id="146410381">
          <w:marLeft w:val="480"/>
          <w:marRight w:val="0"/>
          <w:marTop w:val="0"/>
          <w:marBottom w:val="0"/>
          <w:divBdr>
            <w:top w:val="none" w:sz="0" w:space="0" w:color="auto"/>
            <w:left w:val="none" w:sz="0" w:space="0" w:color="auto"/>
            <w:bottom w:val="none" w:sz="0" w:space="0" w:color="auto"/>
            <w:right w:val="none" w:sz="0" w:space="0" w:color="auto"/>
          </w:divBdr>
        </w:div>
        <w:div w:id="153618086">
          <w:marLeft w:val="480"/>
          <w:marRight w:val="0"/>
          <w:marTop w:val="0"/>
          <w:marBottom w:val="0"/>
          <w:divBdr>
            <w:top w:val="none" w:sz="0" w:space="0" w:color="auto"/>
            <w:left w:val="none" w:sz="0" w:space="0" w:color="auto"/>
            <w:bottom w:val="none" w:sz="0" w:space="0" w:color="auto"/>
            <w:right w:val="none" w:sz="0" w:space="0" w:color="auto"/>
          </w:divBdr>
        </w:div>
        <w:div w:id="178742210">
          <w:marLeft w:val="480"/>
          <w:marRight w:val="0"/>
          <w:marTop w:val="0"/>
          <w:marBottom w:val="0"/>
          <w:divBdr>
            <w:top w:val="none" w:sz="0" w:space="0" w:color="auto"/>
            <w:left w:val="none" w:sz="0" w:space="0" w:color="auto"/>
            <w:bottom w:val="none" w:sz="0" w:space="0" w:color="auto"/>
            <w:right w:val="none" w:sz="0" w:space="0" w:color="auto"/>
          </w:divBdr>
        </w:div>
        <w:div w:id="189607817">
          <w:marLeft w:val="480"/>
          <w:marRight w:val="0"/>
          <w:marTop w:val="0"/>
          <w:marBottom w:val="0"/>
          <w:divBdr>
            <w:top w:val="none" w:sz="0" w:space="0" w:color="auto"/>
            <w:left w:val="none" w:sz="0" w:space="0" w:color="auto"/>
            <w:bottom w:val="none" w:sz="0" w:space="0" w:color="auto"/>
            <w:right w:val="none" w:sz="0" w:space="0" w:color="auto"/>
          </w:divBdr>
        </w:div>
        <w:div w:id="201332081">
          <w:marLeft w:val="480"/>
          <w:marRight w:val="0"/>
          <w:marTop w:val="0"/>
          <w:marBottom w:val="0"/>
          <w:divBdr>
            <w:top w:val="none" w:sz="0" w:space="0" w:color="auto"/>
            <w:left w:val="none" w:sz="0" w:space="0" w:color="auto"/>
            <w:bottom w:val="none" w:sz="0" w:space="0" w:color="auto"/>
            <w:right w:val="none" w:sz="0" w:space="0" w:color="auto"/>
          </w:divBdr>
        </w:div>
        <w:div w:id="266229803">
          <w:marLeft w:val="480"/>
          <w:marRight w:val="0"/>
          <w:marTop w:val="0"/>
          <w:marBottom w:val="0"/>
          <w:divBdr>
            <w:top w:val="none" w:sz="0" w:space="0" w:color="auto"/>
            <w:left w:val="none" w:sz="0" w:space="0" w:color="auto"/>
            <w:bottom w:val="none" w:sz="0" w:space="0" w:color="auto"/>
            <w:right w:val="none" w:sz="0" w:space="0" w:color="auto"/>
          </w:divBdr>
        </w:div>
        <w:div w:id="280847816">
          <w:marLeft w:val="480"/>
          <w:marRight w:val="0"/>
          <w:marTop w:val="0"/>
          <w:marBottom w:val="0"/>
          <w:divBdr>
            <w:top w:val="none" w:sz="0" w:space="0" w:color="auto"/>
            <w:left w:val="none" w:sz="0" w:space="0" w:color="auto"/>
            <w:bottom w:val="none" w:sz="0" w:space="0" w:color="auto"/>
            <w:right w:val="none" w:sz="0" w:space="0" w:color="auto"/>
          </w:divBdr>
        </w:div>
        <w:div w:id="350229665">
          <w:marLeft w:val="480"/>
          <w:marRight w:val="0"/>
          <w:marTop w:val="0"/>
          <w:marBottom w:val="0"/>
          <w:divBdr>
            <w:top w:val="none" w:sz="0" w:space="0" w:color="auto"/>
            <w:left w:val="none" w:sz="0" w:space="0" w:color="auto"/>
            <w:bottom w:val="none" w:sz="0" w:space="0" w:color="auto"/>
            <w:right w:val="none" w:sz="0" w:space="0" w:color="auto"/>
          </w:divBdr>
        </w:div>
        <w:div w:id="374277436">
          <w:marLeft w:val="480"/>
          <w:marRight w:val="0"/>
          <w:marTop w:val="0"/>
          <w:marBottom w:val="0"/>
          <w:divBdr>
            <w:top w:val="none" w:sz="0" w:space="0" w:color="auto"/>
            <w:left w:val="none" w:sz="0" w:space="0" w:color="auto"/>
            <w:bottom w:val="none" w:sz="0" w:space="0" w:color="auto"/>
            <w:right w:val="none" w:sz="0" w:space="0" w:color="auto"/>
          </w:divBdr>
        </w:div>
        <w:div w:id="383213104">
          <w:marLeft w:val="480"/>
          <w:marRight w:val="0"/>
          <w:marTop w:val="0"/>
          <w:marBottom w:val="0"/>
          <w:divBdr>
            <w:top w:val="none" w:sz="0" w:space="0" w:color="auto"/>
            <w:left w:val="none" w:sz="0" w:space="0" w:color="auto"/>
            <w:bottom w:val="none" w:sz="0" w:space="0" w:color="auto"/>
            <w:right w:val="none" w:sz="0" w:space="0" w:color="auto"/>
          </w:divBdr>
        </w:div>
        <w:div w:id="390353214">
          <w:marLeft w:val="480"/>
          <w:marRight w:val="0"/>
          <w:marTop w:val="0"/>
          <w:marBottom w:val="0"/>
          <w:divBdr>
            <w:top w:val="none" w:sz="0" w:space="0" w:color="auto"/>
            <w:left w:val="none" w:sz="0" w:space="0" w:color="auto"/>
            <w:bottom w:val="none" w:sz="0" w:space="0" w:color="auto"/>
            <w:right w:val="none" w:sz="0" w:space="0" w:color="auto"/>
          </w:divBdr>
        </w:div>
        <w:div w:id="395666565">
          <w:marLeft w:val="480"/>
          <w:marRight w:val="0"/>
          <w:marTop w:val="0"/>
          <w:marBottom w:val="0"/>
          <w:divBdr>
            <w:top w:val="none" w:sz="0" w:space="0" w:color="auto"/>
            <w:left w:val="none" w:sz="0" w:space="0" w:color="auto"/>
            <w:bottom w:val="none" w:sz="0" w:space="0" w:color="auto"/>
            <w:right w:val="none" w:sz="0" w:space="0" w:color="auto"/>
          </w:divBdr>
        </w:div>
        <w:div w:id="396972712">
          <w:marLeft w:val="480"/>
          <w:marRight w:val="0"/>
          <w:marTop w:val="0"/>
          <w:marBottom w:val="0"/>
          <w:divBdr>
            <w:top w:val="none" w:sz="0" w:space="0" w:color="auto"/>
            <w:left w:val="none" w:sz="0" w:space="0" w:color="auto"/>
            <w:bottom w:val="none" w:sz="0" w:space="0" w:color="auto"/>
            <w:right w:val="none" w:sz="0" w:space="0" w:color="auto"/>
          </w:divBdr>
        </w:div>
        <w:div w:id="466751328">
          <w:marLeft w:val="480"/>
          <w:marRight w:val="0"/>
          <w:marTop w:val="0"/>
          <w:marBottom w:val="0"/>
          <w:divBdr>
            <w:top w:val="none" w:sz="0" w:space="0" w:color="auto"/>
            <w:left w:val="none" w:sz="0" w:space="0" w:color="auto"/>
            <w:bottom w:val="none" w:sz="0" w:space="0" w:color="auto"/>
            <w:right w:val="none" w:sz="0" w:space="0" w:color="auto"/>
          </w:divBdr>
        </w:div>
        <w:div w:id="478693379">
          <w:marLeft w:val="480"/>
          <w:marRight w:val="0"/>
          <w:marTop w:val="0"/>
          <w:marBottom w:val="0"/>
          <w:divBdr>
            <w:top w:val="none" w:sz="0" w:space="0" w:color="auto"/>
            <w:left w:val="none" w:sz="0" w:space="0" w:color="auto"/>
            <w:bottom w:val="none" w:sz="0" w:space="0" w:color="auto"/>
            <w:right w:val="none" w:sz="0" w:space="0" w:color="auto"/>
          </w:divBdr>
        </w:div>
        <w:div w:id="502286345">
          <w:marLeft w:val="480"/>
          <w:marRight w:val="0"/>
          <w:marTop w:val="0"/>
          <w:marBottom w:val="0"/>
          <w:divBdr>
            <w:top w:val="none" w:sz="0" w:space="0" w:color="auto"/>
            <w:left w:val="none" w:sz="0" w:space="0" w:color="auto"/>
            <w:bottom w:val="none" w:sz="0" w:space="0" w:color="auto"/>
            <w:right w:val="none" w:sz="0" w:space="0" w:color="auto"/>
          </w:divBdr>
        </w:div>
        <w:div w:id="562639321">
          <w:marLeft w:val="480"/>
          <w:marRight w:val="0"/>
          <w:marTop w:val="0"/>
          <w:marBottom w:val="0"/>
          <w:divBdr>
            <w:top w:val="none" w:sz="0" w:space="0" w:color="auto"/>
            <w:left w:val="none" w:sz="0" w:space="0" w:color="auto"/>
            <w:bottom w:val="none" w:sz="0" w:space="0" w:color="auto"/>
            <w:right w:val="none" w:sz="0" w:space="0" w:color="auto"/>
          </w:divBdr>
        </w:div>
        <w:div w:id="595404813">
          <w:marLeft w:val="480"/>
          <w:marRight w:val="0"/>
          <w:marTop w:val="0"/>
          <w:marBottom w:val="0"/>
          <w:divBdr>
            <w:top w:val="none" w:sz="0" w:space="0" w:color="auto"/>
            <w:left w:val="none" w:sz="0" w:space="0" w:color="auto"/>
            <w:bottom w:val="none" w:sz="0" w:space="0" w:color="auto"/>
            <w:right w:val="none" w:sz="0" w:space="0" w:color="auto"/>
          </w:divBdr>
        </w:div>
        <w:div w:id="609320439">
          <w:marLeft w:val="480"/>
          <w:marRight w:val="0"/>
          <w:marTop w:val="0"/>
          <w:marBottom w:val="0"/>
          <w:divBdr>
            <w:top w:val="none" w:sz="0" w:space="0" w:color="auto"/>
            <w:left w:val="none" w:sz="0" w:space="0" w:color="auto"/>
            <w:bottom w:val="none" w:sz="0" w:space="0" w:color="auto"/>
            <w:right w:val="none" w:sz="0" w:space="0" w:color="auto"/>
          </w:divBdr>
        </w:div>
        <w:div w:id="611941516">
          <w:marLeft w:val="480"/>
          <w:marRight w:val="0"/>
          <w:marTop w:val="0"/>
          <w:marBottom w:val="0"/>
          <w:divBdr>
            <w:top w:val="none" w:sz="0" w:space="0" w:color="auto"/>
            <w:left w:val="none" w:sz="0" w:space="0" w:color="auto"/>
            <w:bottom w:val="none" w:sz="0" w:space="0" w:color="auto"/>
            <w:right w:val="none" w:sz="0" w:space="0" w:color="auto"/>
          </w:divBdr>
        </w:div>
        <w:div w:id="744836247">
          <w:marLeft w:val="480"/>
          <w:marRight w:val="0"/>
          <w:marTop w:val="0"/>
          <w:marBottom w:val="0"/>
          <w:divBdr>
            <w:top w:val="none" w:sz="0" w:space="0" w:color="auto"/>
            <w:left w:val="none" w:sz="0" w:space="0" w:color="auto"/>
            <w:bottom w:val="none" w:sz="0" w:space="0" w:color="auto"/>
            <w:right w:val="none" w:sz="0" w:space="0" w:color="auto"/>
          </w:divBdr>
        </w:div>
        <w:div w:id="758479344">
          <w:marLeft w:val="480"/>
          <w:marRight w:val="0"/>
          <w:marTop w:val="0"/>
          <w:marBottom w:val="0"/>
          <w:divBdr>
            <w:top w:val="none" w:sz="0" w:space="0" w:color="auto"/>
            <w:left w:val="none" w:sz="0" w:space="0" w:color="auto"/>
            <w:bottom w:val="none" w:sz="0" w:space="0" w:color="auto"/>
            <w:right w:val="none" w:sz="0" w:space="0" w:color="auto"/>
          </w:divBdr>
        </w:div>
        <w:div w:id="775100245">
          <w:marLeft w:val="480"/>
          <w:marRight w:val="0"/>
          <w:marTop w:val="0"/>
          <w:marBottom w:val="0"/>
          <w:divBdr>
            <w:top w:val="none" w:sz="0" w:space="0" w:color="auto"/>
            <w:left w:val="none" w:sz="0" w:space="0" w:color="auto"/>
            <w:bottom w:val="none" w:sz="0" w:space="0" w:color="auto"/>
            <w:right w:val="none" w:sz="0" w:space="0" w:color="auto"/>
          </w:divBdr>
        </w:div>
        <w:div w:id="937442255">
          <w:marLeft w:val="480"/>
          <w:marRight w:val="0"/>
          <w:marTop w:val="0"/>
          <w:marBottom w:val="0"/>
          <w:divBdr>
            <w:top w:val="none" w:sz="0" w:space="0" w:color="auto"/>
            <w:left w:val="none" w:sz="0" w:space="0" w:color="auto"/>
            <w:bottom w:val="none" w:sz="0" w:space="0" w:color="auto"/>
            <w:right w:val="none" w:sz="0" w:space="0" w:color="auto"/>
          </w:divBdr>
        </w:div>
        <w:div w:id="962349400">
          <w:marLeft w:val="480"/>
          <w:marRight w:val="0"/>
          <w:marTop w:val="0"/>
          <w:marBottom w:val="0"/>
          <w:divBdr>
            <w:top w:val="none" w:sz="0" w:space="0" w:color="auto"/>
            <w:left w:val="none" w:sz="0" w:space="0" w:color="auto"/>
            <w:bottom w:val="none" w:sz="0" w:space="0" w:color="auto"/>
            <w:right w:val="none" w:sz="0" w:space="0" w:color="auto"/>
          </w:divBdr>
        </w:div>
        <w:div w:id="964311432">
          <w:marLeft w:val="480"/>
          <w:marRight w:val="0"/>
          <w:marTop w:val="0"/>
          <w:marBottom w:val="0"/>
          <w:divBdr>
            <w:top w:val="none" w:sz="0" w:space="0" w:color="auto"/>
            <w:left w:val="none" w:sz="0" w:space="0" w:color="auto"/>
            <w:bottom w:val="none" w:sz="0" w:space="0" w:color="auto"/>
            <w:right w:val="none" w:sz="0" w:space="0" w:color="auto"/>
          </w:divBdr>
        </w:div>
        <w:div w:id="993294136">
          <w:marLeft w:val="480"/>
          <w:marRight w:val="0"/>
          <w:marTop w:val="0"/>
          <w:marBottom w:val="0"/>
          <w:divBdr>
            <w:top w:val="none" w:sz="0" w:space="0" w:color="auto"/>
            <w:left w:val="none" w:sz="0" w:space="0" w:color="auto"/>
            <w:bottom w:val="none" w:sz="0" w:space="0" w:color="auto"/>
            <w:right w:val="none" w:sz="0" w:space="0" w:color="auto"/>
          </w:divBdr>
        </w:div>
        <w:div w:id="1002775300">
          <w:marLeft w:val="480"/>
          <w:marRight w:val="0"/>
          <w:marTop w:val="0"/>
          <w:marBottom w:val="0"/>
          <w:divBdr>
            <w:top w:val="none" w:sz="0" w:space="0" w:color="auto"/>
            <w:left w:val="none" w:sz="0" w:space="0" w:color="auto"/>
            <w:bottom w:val="none" w:sz="0" w:space="0" w:color="auto"/>
            <w:right w:val="none" w:sz="0" w:space="0" w:color="auto"/>
          </w:divBdr>
        </w:div>
        <w:div w:id="1094937361">
          <w:marLeft w:val="480"/>
          <w:marRight w:val="0"/>
          <w:marTop w:val="0"/>
          <w:marBottom w:val="0"/>
          <w:divBdr>
            <w:top w:val="none" w:sz="0" w:space="0" w:color="auto"/>
            <w:left w:val="none" w:sz="0" w:space="0" w:color="auto"/>
            <w:bottom w:val="none" w:sz="0" w:space="0" w:color="auto"/>
            <w:right w:val="none" w:sz="0" w:space="0" w:color="auto"/>
          </w:divBdr>
        </w:div>
        <w:div w:id="1123307225">
          <w:marLeft w:val="480"/>
          <w:marRight w:val="0"/>
          <w:marTop w:val="0"/>
          <w:marBottom w:val="0"/>
          <w:divBdr>
            <w:top w:val="none" w:sz="0" w:space="0" w:color="auto"/>
            <w:left w:val="none" w:sz="0" w:space="0" w:color="auto"/>
            <w:bottom w:val="none" w:sz="0" w:space="0" w:color="auto"/>
            <w:right w:val="none" w:sz="0" w:space="0" w:color="auto"/>
          </w:divBdr>
        </w:div>
        <w:div w:id="1155956443">
          <w:marLeft w:val="480"/>
          <w:marRight w:val="0"/>
          <w:marTop w:val="0"/>
          <w:marBottom w:val="0"/>
          <w:divBdr>
            <w:top w:val="none" w:sz="0" w:space="0" w:color="auto"/>
            <w:left w:val="none" w:sz="0" w:space="0" w:color="auto"/>
            <w:bottom w:val="none" w:sz="0" w:space="0" w:color="auto"/>
            <w:right w:val="none" w:sz="0" w:space="0" w:color="auto"/>
          </w:divBdr>
        </w:div>
        <w:div w:id="1178470032">
          <w:marLeft w:val="480"/>
          <w:marRight w:val="0"/>
          <w:marTop w:val="0"/>
          <w:marBottom w:val="0"/>
          <w:divBdr>
            <w:top w:val="none" w:sz="0" w:space="0" w:color="auto"/>
            <w:left w:val="none" w:sz="0" w:space="0" w:color="auto"/>
            <w:bottom w:val="none" w:sz="0" w:space="0" w:color="auto"/>
            <w:right w:val="none" w:sz="0" w:space="0" w:color="auto"/>
          </w:divBdr>
        </w:div>
        <w:div w:id="1240292715">
          <w:marLeft w:val="480"/>
          <w:marRight w:val="0"/>
          <w:marTop w:val="0"/>
          <w:marBottom w:val="0"/>
          <w:divBdr>
            <w:top w:val="none" w:sz="0" w:space="0" w:color="auto"/>
            <w:left w:val="none" w:sz="0" w:space="0" w:color="auto"/>
            <w:bottom w:val="none" w:sz="0" w:space="0" w:color="auto"/>
            <w:right w:val="none" w:sz="0" w:space="0" w:color="auto"/>
          </w:divBdr>
        </w:div>
        <w:div w:id="1299068882">
          <w:marLeft w:val="480"/>
          <w:marRight w:val="0"/>
          <w:marTop w:val="0"/>
          <w:marBottom w:val="0"/>
          <w:divBdr>
            <w:top w:val="none" w:sz="0" w:space="0" w:color="auto"/>
            <w:left w:val="none" w:sz="0" w:space="0" w:color="auto"/>
            <w:bottom w:val="none" w:sz="0" w:space="0" w:color="auto"/>
            <w:right w:val="none" w:sz="0" w:space="0" w:color="auto"/>
          </w:divBdr>
        </w:div>
        <w:div w:id="1323973923">
          <w:marLeft w:val="480"/>
          <w:marRight w:val="0"/>
          <w:marTop w:val="0"/>
          <w:marBottom w:val="0"/>
          <w:divBdr>
            <w:top w:val="none" w:sz="0" w:space="0" w:color="auto"/>
            <w:left w:val="none" w:sz="0" w:space="0" w:color="auto"/>
            <w:bottom w:val="none" w:sz="0" w:space="0" w:color="auto"/>
            <w:right w:val="none" w:sz="0" w:space="0" w:color="auto"/>
          </w:divBdr>
        </w:div>
        <w:div w:id="1338116483">
          <w:marLeft w:val="480"/>
          <w:marRight w:val="0"/>
          <w:marTop w:val="0"/>
          <w:marBottom w:val="0"/>
          <w:divBdr>
            <w:top w:val="none" w:sz="0" w:space="0" w:color="auto"/>
            <w:left w:val="none" w:sz="0" w:space="0" w:color="auto"/>
            <w:bottom w:val="none" w:sz="0" w:space="0" w:color="auto"/>
            <w:right w:val="none" w:sz="0" w:space="0" w:color="auto"/>
          </w:divBdr>
        </w:div>
        <w:div w:id="1421025712">
          <w:marLeft w:val="480"/>
          <w:marRight w:val="0"/>
          <w:marTop w:val="0"/>
          <w:marBottom w:val="0"/>
          <w:divBdr>
            <w:top w:val="none" w:sz="0" w:space="0" w:color="auto"/>
            <w:left w:val="none" w:sz="0" w:space="0" w:color="auto"/>
            <w:bottom w:val="none" w:sz="0" w:space="0" w:color="auto"/>
            <w:right w:val="none" w:sz="0" w:space="0" w:color="auto"/>
          </w:divBdr>
        </w:div>
        <w:div w:id="1469934389">
          <w:marLeft w:val="480"/>
          <w:marRight w:val="0"/>
          <w:marTop w:val="0"/>
          <w:marBottom w:val="0"/>
          <w:divBdr>
            <w:top w:val="none" w:sz="0" w:space="0" w:color="auto"/>
            <w:left w:val="none" w:sz="0" w:space="0" w:color="auto"/>
            <w:bottom w:val="none" w:sz="0" w:space="0" w:color="auto"/>
            <w:right w:val="none" w:sz="0" w:space="0" w:color="auto"/>
          </w:divBdr>
        </w:div>
        <w:div w:id="1565020775">
          <w:marLeft w:val="480"/>
          <w:marRight w:val="0"/>
          <w:marTop w:val="0"/>
          <w:marBottom w:val="0"/>
          <w:divBdr>
            <w:top w:val="none" w:sz="0" w:space="0" w:color="auto"/>
            <w:left w:val="none" w:sz="0" w:space="0" w:color="auto"/>
            <w:bottom w:val="none" w:sz="0" w:space="0" w:color="auto"/>
            <w:right w:val="none" w:sz="0" w:space="0" w:color="auto"/>
          </w:divBdr>
        </w:div>
        <w:div w:id="1593930781">
          <w:marLeft w:val="480"/>
          <w:marRight w:val="0"/>
          <w:marTop w:val="0"/>
          <w:marBottom w:val="0"/>
          <w:divBdr>
            <w:top w:val="none" w:sz="0" w:space="0" w:color="auto"/>
            <w:left w:val="none" w:sz="0" w:space="0" w:color="auto"/>
            <w:bottom w:val="none" w:sz="0" w:space="0" w:color="auto"/>
            <w:right w:val="none" w:sz="0" w:space="0" w:color="auto"/>
          </w:divBdr>
        </w:div>
        <w:div w:id="1605575045">
          <w:marLeft w:val="480"/>
          <w:marRight w:val="0"/>
          <w:marTop w:val="0"/>
          <w:marBottom w:val="0"/>
          <w:divBdr>
            <w:top w:val="none" w:sz="0" w:space="0" w:color="auto"/>
            <w:left w:val="none" w:sz="0" w:space="0" w:color="auto"/>
            <w:bottom w:val="none" w:sz="0" w:space="0" w:color="auto"/>
            <w:right w:val="none" w:sz="0" w:space="0" w:color="auto"/>
          </w:divBdr>
        </w:div>
        <w:div w:id="1613514383">
          <w:marLeft w:val="480"/>
          <w:marRight w:val="0"/>
          <w:marTop w:val="0"/>
          <w:marBottom w:val="0"/>
          <w:divBdr>
            <w:top w:val="none" w:sz="0" w:space="0" w:color="auto"/>
            <w:left w:val="none" w:sz="0" w:space="0" w:color="auto"/>
            <w:bottom w:val="none" w:sz="0" w:space="0" w:color="auto"/>
            <w:right w:val="none" w:sz="0" w:space="0" w:color="auto"/>
          </w:divBdr>
        </w:div>
        <w:div w:id="1620330540">
          <w:marLeft w:val="480"/>
          <w:marRight w:val="0"/>
          <w:marTop w:val="0"/>
          <w:marBottom w:val="0"/>
          <w:divBdr>
            <w:top w:val="none" w:sz="0" w:space="0" w:color="auto"/>
            <w:left w:val="none" w:sz="0" w:space="0" w:color="auto"/>
            <w:bottom w:val="none" w:sz="0" w:space="0" w:color="auto"/>
            <w:right w:val="none" w:sz="0" w:space="0" w:color="auto"/>
          </w:divBdr>
        </w:div>
        <w:div w:id="1696271836">
          <w:marLeft w:val="480"/>
          <w:marRight w:val="0"/>
          <w:marTop w:val="0"/>
          <w:marBottom w:val="0"/>
          <w:divBdr>
            <w:top w:val="none" w:sz="0" w:space="0" w:color="auto"/>
            <w:left w:val="none" w:sz="0" w:space="0" w:color="auto"/>
            <w:bottom w:val="none" w:sz="0" w:space="0" w:color="auto"/>
            <w:right w:val="none" w:sz="0" w:space="0" w:color="auto"/>
          </w:divBdr>
        </w:div>
        <w:div w:id="1735276098">
          <w:marLeft w:val="480"/>
          <w:marRight w:val="0"/>
          <w:marTop w:val="0"/>
          <w:marBottom w:val="0"/>
          <w:divBdr>
            <w:top w:val="none" w:sz="0" w:space="0" w:color="auto"/>
            <w:left w:val="none" w:sz="0" w:space="0" w:color="auto"/>
            <w:bottom w:val="none" w:sz="0" w:space="0" w:color="auto"/>
            <w:right w:val="none" w:sz="0" w:space="0" w:color="auto"/>
          </w:divBdr>
        </w:div>
        <w:div w:id="1777212119">
          <w:marLeft w:val="480"/>
          <w:marRight w:val="0"/>
          <w:marTop w:val="0"/>
          <w:marBottom w:val="0"/>
          <w:divBdr>
            <w:top w:val="none" w:sz="0" w:space="0" w:color="auto"/>
            <w:left w:val="none" w:sz="0" w:space="0" w:color="auto"/>
            <w:bottom w:val="none" w:sz="0" w:space="0" w:color="auto"/>
            <w:right w:val="none" w:sz="0" w:space="0" w:color="auto"/>
          </w:divBdr>
        </w:div>
        <w:div w:id="1799178639">
          <w:marLeft w:val="480"/>
          <w:marRight w:val="0"/>
          <w:marTop w:val="0"/>
          <w:marBottom w:val="0"/>
          <w:divBdr>
            <w:top w:val="none" w:sz="0" w:space="0" w:color="auto"/>
            <w:left w:val="none" w:sz="0" w:space="0" w:color="auto"/>
            <w:bottom w:val="none" w:sz="0" w:space="0" w:color="auto"/>
            <w:right w:val="none" w:sz="0" w:space="0" w:color="auto"/>
          </w:divBdr>
        </w:div>
        <w:div w:id="1818103792">
          <w:marLeft w:val="480"/>
          <w:marRight w:val="0"/>
          <w:marTop w:val="0"/>
          <w:marBottom w:val="0"/>
          <w:divBdr>
            <w:top w:val="none" w:sz="0" w:space="0" w:color="auto"/>
            <w:left w:val="none" w:sz="0" w:space="0" w:color="auto"/>
            <w:bottom w:val="none" w:sz="0" w:space="0" w:color="auto"/>
            <w:right w:val="none" w:sz="0" w:space="0" w:color="auto"/>
          </w:divBdr>
        </w:div>
        <w:div w:id="1826706445">
          <w:marLeft w:val="480"/>
          <w:marRight w:val="0"/>
          <w:marTop w:val="0"/>
          <w:marBottom w:val="0"/>
          <w:divBdr>
            <w:top w:val="none" w:sz="0" w:space="0" w:color="auto"/>
            <w:left w:val="none" w:sz="0" w:space="0" w:color="auto"/>
            <w:bottom w:val="none" w:sz="0" w:space="0" w:color="auto"/>
            <w:right w:val="none" w:sz="0" w:space="0" w:color="auto"/>
          </w:divBdr>
        </w:div>
        <w:div w:id="1866475921">
          <w:marLeft w:val="480"/>
          <w:marRight w:val="0"/>
          <w:marTop w:val="0"/>
          <w:marBottom w:val="0"/>
          <w:divBdr>
            <w:top w:val="none" w:sz="0" w:space="0" w:color="auto"/>
            <w:left w:val="none" w:sz="0" w:space="0" w:color="auto"/>
            <w:bottom w:val="none" w:sz="0" w:space="0" w:color="auto"/>
            <w:right w:val="none" w:sz="0" w:space="0" w:color="auto"/>
          </w:divBdr>
        </w:div>
        <w:div w:id="1870795244">
          <w:marLeft w:val="480"/>
          <w:marRight w:val="0"/>
          <w:marTop w:val="0"/>
          <w:marBottom w:val="0"/>
          <w:divBdr>
            <w:top w:val="none" w:sz="0" w:space="0" w:color="auto"/>
            <w:left w:val="none" w:sz="0" w:space="0" w:color="auto"/>
            <w:bottom w:val="none" w:sz="0" w:space="0" w:color="auto"/>
            <w:right w:val="none" w:sz="0" w:space="0" w:color="auto"/>
          </w:divBdr>
        </w:div>
        <w:div w:id="1886943400">
          <w:marLeft w:val="480"/>
          <w:marRight w:val="0"/>
          <w:marTop w:val="0"/>
          <w:marBottom w:val="0"/>
          <w:divBdr>
            <w:top w:val="none" w:sz="0" w:space="0" w:color="auto"/>
            <w:left w:val="none" w:sz="0" w:space="0" w:color="auto"/>
            <w:bottom w:val="none" w:sz="0" w:space="0" w:color="auto"/>
            <w:right w:val="none" w:sz="0" w:space="0" w:color="auto"/>
          </w:divBdr>
        </w:div>
        <w:div w:id="1927575579">
          <w:marLeft w:val="480"/>
          <w:marRight w:val="0"/>
          <w:marTop w:val="0"/>
          <w:marBottom w:val="0"/>
          <w:divBdr>
            <w:top w:val="none" w:sz="0" w:space="0" w:color="auto"/>
            <w:left w:val="none" w:sz="0" w:space="0" w:color="auto"/>
            <w:bottom w:val="none" w:sz="0" w:space="0" w:color="auto"/>
            <w:right w:val="none" w:sz="0" w:space="0" w:color="auto"/>
          </w:divBdr>
        </w:div>
        <w:div w:id="1942448098">
          <w:marLeft w:val="480"/>
          <w:marRight w:val="0"/>
          <w:marTop w:val="0"/>
          <w:marBottom w:val="0"/>
          <w:divBdr>
            <w:top w:val="none" w:sz="0" w:space="0" w:color="auto"/>
            <w:left w:val="none" w:sz="0" w:space="0" w:color="auto"/>
            <w:bottom w:val="none" w:sz="0" w:space="0" w:color="auto"/>
            <w:right w:val="none" w:sz="0" w:space="0" w:color="auto"/>
          </w:divBdr>
        </w:div>
        <w:div w:id="1947150013">
          <w:marLeft w:val="480"/>
          <w:marRight w:val="0"/>
          <w:marTop w:val="0"/>
          <w:marBottom w:val="0"/>
          <w:divBdr>
            <w:top w:val="none" w:sz="0" w:space="0" w:color="auto"/>
            <w:left w:val="none" w:sz="0" w:space="0" w:color="auto"/>
            <w:bottom w:val="none" w:sz="0" w:space="0" w:color="auto"/>
            <w:right w:val="none" w:sz="0" w:space="0" w:color="auto"/>
          </w:divBdr>
        </w:div>
        <w:div w:id="1997687105">
          <w:marLeft w:val="480"/>
          <w:marRight w:val="0"/>
          <w:marTop w:val="0"/>
          <w:marBottom w:val="0"/>
          <w:divBdr>
            <w:top w:val="none" w:sz="0" w:space="0" w:color="auto"/>
            <w:left w:val="none" w:sz="0" w:space="0" w:color="auto"/>
            <w:bottom w:val="none" w:sz="0" w:space="0" w:color="auto"/>
            <w:right w:val="none" w:sz="0" w:space="0" w:color="auto"/>
          </w:divBdr>
        </w:div>
        <w:div w:id="2031950023">
          <w:marLeft w:val="480"/>
          <w:marRight w:val="0"/>
          <w:marTop w:val="0"/>
          <w:marBottom w:val="0"/>
          <w:divBdr>
            <w:top w:val="none" w:sz="0" w:space="0" w:color="auto"/>
            <w:left w:val="none" w:sz="0" w:space="0" w:color="auto"/>
            <w:bottom w:val="none" w:sz="0" w:space="0" w:color="auto"/>
            <w:right w:val="none" w:sz="0" w:space="0" w:color="auto"/>
          </w:divBdr>
        </w:div>
        <w:div w:id="2064088387">
          <w:marLeft w:val="480"/>
          <w:marRight w:val="0"/>
          <w:marTop w:val="0"/>
          <w:marBottom w:val="0"/>
          <w:divBdr>
            <w:top w:val="none" w:sz="0" w:space="0" w:color="auto"/>
            <w:left w:val="none" w:sz="0" w:space="0" w:color="auto"/>
            <w:bottom w:val="none" w:sz="0" w:space="0" w:color="auto"/>
            <w:right w:val="none" w:sz="0" w:space="0" w:color="auto"/>
          </w:divBdr>
        </w:div>
      </w:divsChild>
    </w:div>
    <w:div w:id="1305886771">
      <w:bodyDiv w:val="1"/>
      <w:marLeft w:val="0"/>
      <w:marRight w:val="0"/>
      <w:marTop w:val="0"/>
      <w:marBottom w:val="0"/>
      <w:divBdr>
        <w:top w:val="none" w:sz="0" w:space="0" w:color="auto"/>
        <w:left w:val="none" w:sz="0" w:space="0" w:color="auto"/>
        <w:bottom w:val="none" w:sz="0" w:space="0" w:color="auto"/>
        <w:right w:val="none" w:sz="0" w:space="0" w:color="auto"/>
      </w:divBdr>
      <w:divsChild>
        <w:div w:id="37439985">
          <w:marLeft w:val="480"/>
          <w:marRight w:val="0"/>
          <w:marTop w:val="0"/>
          <w:marBottom w:val="0"/>
          <w:divBdr>
            <w:top w:val="none" w:sz="0" w:space="0" w:color="auto"/>
            <w:left w:val="none" w:sz="0" w:space="0" w:color="auto"/>
            <w:bottom w:val="none" w:sz="0" w:space="0" w:color="auto"/>
            <w:right w:val="none" w:sz="0" w:space="0" w:color="auto"/>
          </w:divBdr>
        </w:div>
        <w:div w:id="62872114">
          <w:marLeft w:val="480"/>
          <w:marRight w:val="0"/>
          <w:marTop w:val="0"/>
          <w:marBottom w:val="0"/>
          <w:divBdr>
            <w:top w:val="none" w:sz="0" w:space="0" w:color="auto"/>
            <w:left w:val="none" w:sz="0" w:space="0" w:color="auto"/>
            <w:bottom w:val="none" w:sz="0" w:space="0" w:color="auto"/>
            <w:right w:val="none" w:sz="0" w:space="0" w:color="auto"/>
          </w:divBdr>
        </w:div>
        <w:div w:id="106849771">
          <w:marLeft w:val="480"/>
          <w:marRight w:val="0"/>
          <w:marTop w:val="0"/>
          <w:marBottom w:val="0"/>
          <w:divBdr>
            <w:top w:val="none" w:sz="0" w:space="0" w:color="auto"/>
            <w:left w:val="none" w:sz="0" w:space="0" w:color="auto"/>
            <w:bottom w:val="none" w:sz="0" w:space="0" w:color="auto"/>
            <w:right w:val="none" w:sz="0" w:space="0" w:color="auto"/>
          </w:divBdr>
        </w:div>
        <w:div w:id="108281019">
          <w:marLeft w:val="480"/>
          <w:marRight w:val="0"/>
          <w:marTop w:val="0"/>
          <w:marBottom w:val="0"/>
          <w:divBdr>
            <w:top w:val="none" w:sz="0" w:space="0" w:color="auto"/>
            <w:left w:val="none" w:sz="0" w:space="0" w:color="auto"/>
            <w:bottom w:val="none" w:sz="0" w:space="0" w:color="auto"/>
            <w:right w:val="none" w:sz="0" w:space="0" w:color="auto"/>
          </w:divBdr>
        </w:div>
        <w:div w:id="120729218">
          <w:marLeft w:val="480"/>
          <w:marRight w:val="0"/>
          <w:marTop w:val="0"/>
          <w:marBottom w:val="0"/>
          <w:divBdr>
            <w:top w:val="none" w:sz="0" w:space="0" w:color="auto"/>
            <w:left w:val="none" w:sz="0" w:space="0" w:color="auto"/>
            <w:bottom w:val="none" w:sz="0" w:space="0" w:color="auto"/>
            <w:right w:val="none" w:sz="0" w:space="0" w:color="auto"/>
          </w:divBdr>
        </w:div>
        <w:div w:id="167327322">
          <w:marLeft w:val="480"/>
          <w:marRight w:val="0"/>
          <w:marTop w:val="0"/>
          <w:marBottom w:val="0"/>
          <w:divBdr>
            <w:top w:val="none" w:sz="0" w:space="0" w:color="auto"/>
            <w:left w:val="none" w:sz="0" w:space="0" w:color="auto"/>
            <w:bottom w:val="none" w:sz="0" w:space="0" w:color="auto"/>
            <w:right w:val="none" w:sz="0" w:space="0" w:color="auto"/>
          </w:divBdr>
        </w:div>
        <w:div w:id="192814807">
          <w:marLeft w:val="480"/>
          <w:marRight w:val="0"/>
          <w:marTop w:val="0"/>
          <w:marBottom w:val="0"/>
          <w:divBdr>
            <w:top w:val="none" w:sz="0" w:space="0" w:color="auto"/>
            <w:left w:val="none" w:sz="0" w:space="0" w:color="auto"/>
            <w:bottom w:val="none" w:sz="0" w:space="0" w:color="auto"/>
            <w:right w:val="none" w:sz="0" w:space="0" w:color="auto"/>
          </w:divBdr>
        </w:div>
        <w:div w:id="200288092">
          <w:marLeft w:val="480"/>
          <w:marRight w:val="0"/>
          <w:marTop w:val="0"/>
          <w:marBottom w:val="0"/>
          <w:divBdr>
            <w:top w:val="none" w:sz="0" w:space="0" w:color="auto"/>
            <w:left w:val="none" w:sz="0" w:space="0" w:color="auto"/>
            <w:bottom w:val="none" w:sz="0" w:space="0" w:color="auto"/>
            <w:right w:val="none" w:sz="0" w:space="0" w:color="auto"/>
          </w:divBdr>
        </w:div>
        <w:div w:id="278222045">
          <w:marLeft w:val="480"/>
          <w:marRight w:val="0"/>
          <w:marTop w:val="0"/>
          <w:marBottom w:val="0"/>
          <w:divBdr>
            <w:top w:val="none" w:sz="0" w:space="0" w:color="auto"/>
            <w:left w:val="none" w:sz="0" w:space="0" w:color="auto"/>
            <w:bottom w:val="none" w:sz="0" w:space="0" w:color="auto"/>
            <w:right w:val="none" w:sz="0" w:space="0" w:color="auto"/>
          </w:divBdr>
        </w:div>
        <w:div w:id="347800642">
          <w:marLeft w:val="480"/>
          <w:marRight w:val="0"/>
          <w:marTop w:val="0"/>
          <w:marBottom w:val="0"/>
          <w:divBdr>
            <w:top w:val="none" w:sz="0" w:space="0" w:color="auto"/>
            <w:left w:val="none" w:sz="0" w:space="0" w:color="auto"/>
            <w:bottom w:val="none" w:sz="0" w:space="0" w:color="auto"/>
            <w:right w:val="none" w:sz="0" w:space="0" w:color="auto"/>
          </w:divBdr>
        </w:div>
        <w:div w:id="348025935">
          <w:marLeft w:val="480"/>
          <w:marRight w:val="0"/>
          <w:marTop w:val="0"/>
          <w:marBottom w:val="0"/>
          <w:divBdr>
            <w:top w:val="none" w:sz="0" w:space="0" w:color="auto"/>
            <w:left w:val="none" w:sz="0" w:space="0" w:color="auto"/>
            <w:bottom w:val="none" w:sz="0" w:space="0" w:color="auto"/>
            <w:right w:val="none" w:sz="0" w:space="0" w:color="auto"/>
          </w:divBdr>
        </w:div>
        <w:div w:id="349337379">
          <w:marLeft w:val="480"/>
          <w:marRight w:val="0"/>
          <w:marTop w:val="0"/>
          <w:marBottom w:val="0"/>
          <w:divBdr>
            <w:top w:val="none" w:sz="0" w:space="0" w:color="auto"/>
            <w:left w:val="none" w:sz="0" w:space="0" w:color="auto"/>
            <w:bottom w:val="none" w:sz="0" w:space="0" w:color="auto"/>
            <w:right w:val="none" w:sz="0" w:space="0" w:color="auto"/>
          </w:divBdr>
        </w:div>
        <w:div w:id="349600503">
          <w:marLeft w:val="480"/>
          <w:marRight w:val="0"/>
          <w:marTop w:val="0"/>
          <w:marBottom w:val="0"/>
          <w:divBdr>
            <w:top w:val="none" w:sz="0" w:space="0" w:color="auto"/>
            <w:left w:val="none" w:sz="0" w:space="0" w:color="auto"/>
            <w:bottom w:val="none" w:sz="0" w:space="0" w:color="auto"/>
            <w:right w:val="none" w:sz="0" w:space="0" w:color="auto"/>
          </w:divBdr>
        </w:div>
        <w:div w:id="352221153">
          <w:marLeft w:val="480"/>
          <w:marRight w:val="0"/>
          <w:marTop w:val="0"/>
          <w:marBottom w:val="0"/>
          <w:divBdr>
            <w:top w:val="none" w:sz="0" w:space="0" w:color="auto"/>
            <w:left w:val="none" w:sz="0" w:space="0" w:color="auto"/>
            <w:bottom w:val="none" w:sz="0" w:space="0" w:color="auto"/>
            <w:right w:val="none" w:sz="0" w:space="0" w:color="auto"/>
          </w:divBdr>
        </w:div>
        <w:div w:id="415857070">
          <w:marLeft w:val="480"/>
          <w:marRight w:val="0"/>
          <w:marTop w:val="0"/>
          <w:marBottom w:val="0"/>
          <w:divBdr>
            <w:top w:val="none" w:sz="0" w:space="0" w:color="auto"/>
            <w:left w:val="none" w:sz="0" w:space="0" w:color="auto"/>
            <w:bottom w:val="none" w:sz="0" w:space="0" w:color="auto"/>
            <w:right w:val="none" w:sz="0" w:space="0" w:color="auto"/>
          </w:divBdr>
        </w:div>
        <w:div w:id="472255402">
          <w:marLeft w:val="480"/>
          <w:marRight w:val="0"/>
          <w:marTop w:val="0"/>
          <w:marBottom w:val="0"/>
          <w:divBdr>
            <w:top w:val="none" w:sz="0" w:space="0" w:color="auto"/>
            <w:left w:val="none" w:sz="0" w:space="0" w:color="auto"/>
            <w:bottom w:val="none" w:sz="0" w:space="0" w:color="auto"/>
            <w:right w:val="none" w:sz="0" w:space="0" w:color="auto"/>
          </w:divBdr>
        </w:div>
        <w:div w:id="485054003">
          <w:marLeft w:val="480"/>
          <w:marRight w:val="0"/>
          <w:marTop w:val="0"/>
          <w:marBottom w:val="0"/>
          <w:divBdr>
            <w:top w:val="none" w:sz="0" w:space="0" w:color="auto"/>
            <w:left w:val="none" w:sz="0" w:space="0" w:color="auto"/>
            <w:bottom w:val="none" w:sz="0" w:space="0" w:color="auto"/>
            <w:right w:val="none" w:sz="0" w:space="0" w:color="auto"/>
          </w:divBdr>
        </w:div>
        <w:div w:id="489948665">
          <w:marLeft w:val="480"/>
          <w:marRight w:val="0"/>
          <w:marTop w:val="0"/>
          <w:marBottom w:val="0"/>
          <w:divBdr>
            <w:top w:val="none" w:sz="0" w:space="0" w:color="auto"/>
            <w:left w:val="none" w:sz="0" w:space="0" w:color="auto"/>
            <w:bottom w:val="none" w:sz="0" w:space="0" w:color="auto"/>
            <w:right w:val="none" w:sz="0" w:space="0" w:color="auto"/>
          </w:divBdr>
        </w:div>
        <w:div w:id="532116497">
          <w:marLeft w:val="480"/>
          <w:marRight w:val="0"/>
          <w:marTop w:val="0"/>
          <w:marBottom w:val="0"/>
          <w:divBdr>
            <w:top w:val="none" w:sz="0" w:space="0" w:color="auto"/>
            <w:left w:val="none" w:sz="0" w:space="0" w:color="auto"/>
            <w:bottom w:val="none" w:sz="0" w:space="0" w:color="auto"/>
            <w:right w:val="none" w:sz="0" w:space="0" w:color="auto"/>
          </w:divBdr>
        </w:div>
        <w:div w:id="567770770">
          <w:marLeft w:val="480"/>
          <w:marRight w:val="0"/>
          <w:marTop w:val="0"/>
          <w:marBottom w:val="0"/>
          <w:divBdr>
            <w:top w:val="none" w:sz="0" w:space="0" w:color="auto"/>
            <w:left w:val="none" w:sz="0" w:space="0" w:color="auto"/>
            <w:bottom w:val="none" w:sz="0" w:space="0" w:color="auto"/>
            <w:right w:val="none" w:sz="0" w:space="0" w:color="auto"/>
          </w:divBdr>
        </w:div>
        <w:div w:id="585967706">
          <w:marLeft w:val="480"/>
          <w:marRight w:val="0"/>
          <w:marTop w:val="0"/>
          <w:marBottom w:val="0"/>
          <w:divBdr>
            <w:top w:val="none" w:sz="0" w:space="0" w:color="auto"/>
            <w:left w:val="none" w:sz="0" w:space="0" w:color="auto"/>
            <w:bottom w:val="none" w:sz="0" w:space="0" w:color="auto"/>
            <w:right w:val="none" w:sz="0" w:space="0" w:color="auto"/>
          </w:divBdr>
        </w:div>
        <w:div w:id="590745470">
          <w:marLeft w:val="480"/>
          <w:marRight w:val="0"/>
          <w:marTop w:val="0"/>
          <w:marBottom w:val="0"/>
          <w:divBdr>
            <w:top w:val="none" w:sz="0" w:space="0" w:color="auto"/>
            <w:left w:val="none" w:sz="0" w:space="0" w:color="auto"/>
            <w:bottom w:val="none" w:sz="0" w:space="0" w:color="auto"/>
            <w:right w:val="none" w:sz="0" w:space="0" w:color="auto"/>
          </w:divBdr>
        </w:div>
        <w:div w:id="684357423">
          <w:marLeft w:val="480"/>
          <w:marRight w:val="0"/>
          <w:marTop w:val="0"/>
          <w:marBottom w:val="0"/>
          <w:divBdr>
            <w:top w:val="none" w:sz="0" w:space="0" w:color="auto"/>
            <w:left w:val="none" w:sz="0" w:space="0" w:color="auto"/>
            <w:bottom w:val="none" w:sz="0" w:space="0" w:color="auto"/>
            <w:right w:val="none" w:sz="0" w:space="0" w:color="auto"/>
          </w:divBdr>
        </w:div>
        <w:div w:id="712966808">
          <w:marLeft w:val="480"/>
          <w:marRight w:val="0"/>
          <w:marTop w:val="0"/>
          <w:marBottom w:val="0"/>
          <w:divBdr>
            <w:top w:val="none" w:sz="0" w:space="0" w:color="auto"/>
            <w:left w:val="none" w:sz="0" w:space="0" w:color="auto"/>
            <w:bottom w:val="none" w:sz="0" w:space="0" w:color="auto"/>
            <w:right w:val="none" w:sz="0" w:space="0" w:color="auto"/>
          </w:divBdr>
        </w:div>
        <w:div w:id="721558520">
          <w:marLeft w:val="480"/>
          <w:marRight w:val="0"/>
          <w:marTop w:val="0"/>
          <w:marBottom w:val="0"/>
          <w:divBdr>
            <w:top w:val="none" w:sz="0" w:space="0" w:color="auto"/>
            <w:left w:val="none" w:sz="0" w:space="0" w:color="auto"/>
            <w:bottom w:val="none" w:sz="0" w:space="0" w:color="auto"/>
            <w:right w:val="none" w:sz="0" w:space="0" w:color="auto"/>
          </w:divBdr>
        </w:div>
        <w:div w:id="733091637">
          <w:marLeft w:val="480"/>
          <w:marRight w:val="0"/>
          <w:marTop w:val="0"/>
          <w:marBottom w:val="0"/>
          <w:divBdr>
            <w:top w:val="none" w:sz="0" w:space="0" w:color="auto"/>
            <w:left w:val="none" w:sz="0" w:space="0" w:color="auto"/>
            <w:bottom w:val="none" w:sz="0" w:space="0" w:color="auto"/>
            <w:right w:val="none" w:sz="0" w:space="0" w:color="auto"/>
          </w:divBdr>
        </w:div>
        <w:div w:id="780950006">
          <w:marLeft w:val="480"/>
          <w:marRight w:val="0"/>
          <w:marTop w:val="0"/>
          <w:marBottom w:val="0"/>
          <w:divBdr>
            <w:top w:val="none" w:sz="0" w:space="0" w:color="auto"/>
            <w:left w:val="none" w:sz="0" w:space="0" w:color="auto"/>
            <w:bottom w:val="none" w:sz="0" w:space="0" w:color="auto"/>
            <w:right w:val="none" w:sz="0" w:space="0" w:color="auto"/>
          </w:divBdr>
        </w:div>
        <w:div w:id="807162628">
          <w:marLeft w:val="480"/>
          <w:marRight w:val="0"/>
          <w:marTop w:val="0"/>
          <w:marBottom w:val="0"/>
          <w:divBdr>
            <w:top w:val="none" w:sz="0" w:space="0" w:color="auto"/>
            <w:left w:val="none" w:sz="0" w:space="0" w:color="auto"/>
            <w:bottom w:val="none" w:sz="0" w:space="0" w:color="auto"/>
            <w:right w:val="none" w:sz="0" w:space="0" w:color="auto"/>
          </w:divBdr>
        </w:div>
        <w:div w:id="816460088">
          <w:marLeft w:val="480"/>
          <w:marRight w:val="0"/>
          <w:marTop w:val="0"/>
          <w:marBottom w:val="0"/>
          <w:divBdr>
            <w:top w:val="none" w:sz="0" w:space="0" w:color="auto"/>
            <w:left w:val="none" w:sz="0" w:space="0" w:color="auto"/>
            <w:bottom w:val="none" w:sz="0" w:space="0" w:color="auto"/>
            <w:right w:val="none" w:sz="0" w:space="0" w:color="auto"/>
          </w:divBdr>
        </w:div>
        <w:div w:id="816995869">
          <w:marLeft w:val="480"/>
          <w:marRight w:val="0"/>
          <w:marTop w:val="0"/>
          <w:marBottom w:val="0"/>
          <w:divBdr>
            <w:top w:val="none" w:sz="0" w:space="0" w:color="auto"/>
            <w:left w:val="none" w:sz="0" w:space="0" w:color="auto"/>
            <w:bottom w:val="none" w:sz="0" w:space="0" w:color="auto"/>
            <w:right w:val="none" w:sz="0" w:space="0" w:color="auto"/>
          </w:divBdr>
        </w:div>
        <w:div w:id="822158202">
          <w:marLeft w:val="480"/>
          <w:marRight w:val="0"/>
          <w:marTop w:val="0"/>
          <w:marBottom w:val="0"/>
          <w:divBdr>
            <w:top w:val="none" w:sz="0" w:space="0" w:color="auto"/>
            <w:left w:val="none" w:sz="0" w:space="0" w:color="auto"/>
            <w:bottom w:val="none" w:sz="0" w:space="0" w:color="auto"/>
            <w:right w:val="none" w:sz="0" w:space="0" w:color="auto"/>
          </w:divBdr>
        </w:div>
        <w:div w:id="853804218">
          <w:marLeft w:val="480"/>
          <w:marRight w:val="0"/>
          <w:marTop w:val="0"/>
          <w:marBottom w:val="0"/>
          <w:divBdr>
            <w:top w:val="none" w:sz="0" w:space="0" w:color="auto"/>
            <w:left w:val="none" w:sz="0" w:space="0" w:color="auto"/>
            <w:bottom w:val="none" w:sz="0" w:space="0" w:color="auto"/>
            <w:right w:val="none" w:sz="0" w:space="0" w:color="auto"/>
          </w:divBdr>
        </w:div>
        <w:div w:id="900598999">
          <w:marLeft w:val="480"/>
          <w:marRight w:val="0"/>
          <w:marTop w:val="0"/>
          <w:marBottom w:val="0"/>
          <w:divBdr>
            <w:top w:val="none" w:sz="0" w:space="0" w:color="auto"/>
            <w:left w:val="none" w:sz="0" w:space="0" w:color="auto"/>
            <w:bottom w:val="none" w:sz="0" w:space="0" w:color="auto"/>
            <w:right w:val="none" w:sz="0" w:space="0" w:color="auto"/>
          </w:divBdr>
        </w:div>
        <w:div w:id="906258443">
          <w:marLeft w:val="480"/>
          <w:marRight w:val="0"/>
          <w:marTop w:val="0"/>
          <w:marBottom w:val="0"/>
          <w:divBdr>
            <w:top w:val="none" w:sz="0" w:space="0" w:color="auto"/>
            <w:left w:val="none" w:sz="0" w:space="0" w:color="auto"/>
            <w:bottom w:val="none" w:sz="0" w:space="0" w:color="auto"/>
            <w:right w:val="none" w:sz="0" w:space="0" w:color="auto"/>
          </w:divBdr>
        </w:div>
        <w:div w:id="916015450">
          <w:marLeft w:val="480"/>
          <w:marRight w:val="0"/>
          <w:marTop w:val="0"/>
          <w:marBottom w:val="0"/>
          <w:divBdr>
            <w:top w:val="none" w:sz="0" w:space="0" w:color="auto"/>
            <w:left w:val="none" w:sz="0" w:space="0" w:color="auto"/>
            <w:bottom w:val="none" w:sz="0" w:space="0" w:color="auto"/>
            <w:right w:val="none" w:sz="0" w:space="0" w:color="auto"/>
          </w:divBdr>
        </w:div>
        <w:div w:id="970481609">
          <w:marLeft w:val="480"/>
          <w:marRight w:val="0"/>
          <w:marTop w:val="0"/>
          <w:marBottom w:val="0"/>
          <w:divBdr>
            <w:top w:val="none" w:sz="0" w:space="0" w:color="auto"/>
            <w:left w:val="none" w:sz="0" w:space="0" w:color="auto"/>
            <w:bottom w:val="none" w:sz="0" w:space="0" w:color="auto"/>
            <w:right w:val="none" w:sz="0" w:space="0" w:color="auto"/>
          </w:divBdr>
        </w:div>
        <w:div w:id="1003970039">
          <w:marLeft w:val="480"/>
          <w:marRight w:val="0"/>
          <w:marTop w:val="0"/>
          <w:marBottom w:val="0"/>
          <w:divBdr>
            <w:top w:val="none" w:sz="0" w:space="0" w:color="auto"/>
            <w:left w:val="none" w:sz="0" w:space="0" w:color="auto"/>
            <w:bottom w:val="none" w:sz="0" w:space="0" w:color="auto"/>
            <w:right w:val="none" w:sz="0" w:space="0" w:color="auto"/>
          </w:divBdr>
        </w:div>
        <w:div w:id="1030300415">
          <w:marLeft w:val="480"/>
          <w:marRight w:val="0"/>
          <w:marTop w:val="0"/>
          <w:marBottom w:val="0"/>
          <w:divBdr>
            <w:top w:val="none" w:sz="0" w:space="0" w:color="auto"/>
            <w:left w:val="none" w:sz="0" w:space="0" w:color="auto"/>
            <w:bottom w:val="none" w:sz="0" w:space="0" w:color="auto"/>
            <w:right w:val="none" w:sz="0" w:space="0" w:color="auto"/>
          </w:divBdr>
        </w:div>
        <w:div w:id="1109543128">
          <w:marLeft w:val="480"/>
          <w:marRight w:val="0"/>
          <w:marTop w:val="0"/>
          <w:marBottom w:val="0"/>
          <w:divBdr>
            <w:top w:val="none" w:sz="0" w:space="0" w:color="auto"/>
            <w:left w:val="none" w:sz="0" w:space="0" w:color="auto"/>
            <w:bottom w:val="none" w:sz="0" w:space="0" w:color="auto"/>
            <w:right w:val="none" w:sz="0" w:space="0" w:color="auto"/>
          </w:divBdr>
        </w:div>
        <w:div w:id="1109932853">
          <w:marLeft w:val="480"/>
          <w:marRight w:val="0"/>
          <w:marTop w:val="0"/>
          <w:marBottom w:val="0"/>
          <w:divBdr>
            <w:top w:val="none" w:sz="0" w:space="0" w:color="auto"/>
            <w:left w:val="none" w:sz="0" w:space="0" w:color="auto"/>
            <w:bottom w:val="none" w:sz="0" w:space="0" w:color="auto"/>
            <w:right w:val="none" w:sz="0" w:space="0" w:color="auto"/>
          </w:divBdr>
        </w:div>
        <w:div w:id="1204178283">
          <w:marLeft w:val="480"/>
          <w:marRight w:val="0"/>
          <w:marTop w:val="0"/>
          <w:marBottom w:val="0"/>
          <w:divBdr>
            <w:top w:val="none" w:sz="0" w:space="0" w:color="auto"/>
            <w:left w:val="none" w:sz="0" w:space="0" w:color="auto"/>
            <w:bottom w:val="none" w:sz="0" w:space="0" w:color="auto"/>
            <w:right w:val="none" w:sz="0" w:space="0" w:color="auto"/>
          </w:divBdr>
        </w:div>
        <w:div w:id="1228371000">
          <w:marLeft w:val="480"/>
          <w:marRight w:val="0"/>
          <w:marTop w:val="0"/>
          <w:marBottom w:val="0"/>
          <w:divBdr>
            <w:top w:val="none" w:sz="0" w:space="0" w:color="auto"/>
            <w:left w:val="none" w:sz="0" w:space="0" w:color="auto"/>
            <w:bottom w:val="none" w:sz="0" w:space="0" w:color="auto"/>
            <w:right w:val="none" w:sz="0" w:space="0" w:color="auto"/>
          </w:divBdr>
        </w:div>
        <w:div w:id="1309628053">
          <w:marLeft w:val="480"/>
          <w:marRight w:val="0"/>
          <w:marTop w:val="0"/>
          <w:marBottom w:val="0"/>
          <w:divBdr>
            <w:top w:val="none" w:sz="0" w:space="0" w:color="auto"/>
            <w:left w:val="none" w:sz="0" w:space="0" w:color="auto"/>
            <w:bottom w:val="none" w:sz="0" w:space="0" w:color="auto"/>
            <w:right w:val="none" w:sz="0" w:space="0" w:color="auto"/>
          </w:divBdr>
        </w:div>
        <w:div w:id="1384257409">
          <w:marLeft w:val="480"/>
          <w:marRight w:val="0"/>
          <w:marTop w:val="0"/>
          <w:marBottom w:val="0"/>
          <w:divBdr>
            <w:top w:val="none" w:sz="0" w:space="0" w:color="auto"/>
            <w:left w:val="none" w:sz="0" w:space="0" w:color="auto"/>
            <w:bottom w:val="none" w:sz="0" w:space="0" w:color="auto"/>
            <w:right w:val="none" w:sz="0" w:space="0" w:color="auto"/>
          </w:divBdr>
        </w:div>
        <w:div w:id="1385711473">
          <w:marLeft w:val="480"/>
          <w:marRight w:val="0"/>
          <w:marTop w:val="0"/>
          <w:marBottom w:val="0"/>
          <w:divBdr>
            <w:top w:val="none" w:sz="0" w:space="0" w:color="auto"/>
            <w:left w:val="none" w:sz="0" w:space="0" w:color="auto"/>
            <w:bottom w:val="none" w:sz="0" w:space="0" w:color="auto"/>
            <w:right w:val="none" w:sz="0" w:space="0" w:color="auto"/>
          </w:divBdr>
        </w:div>
        <w:div w:id="1460496336">
          <w:marLeft w:val="480"/>
          <w:marRight w:val="0"/>
          <w:marTop w:val="0"/>
          <w:marBottom w:val="0"/>
          <w:divBdr>
            <w:top w:val="none" w:sz="0" w:space="0" w:color="auto"/>
            <w:left w:val="none" w:sz="0" w:space="0" w:color="auto"/>
            <w:bottom w:val="none" w:sz="0" w:space="0" w:color="auto"/>
            <w:right w:val="none" w:sz="0" w:space="0" w:color="auto"/>
          </w:divBdr>
        </w:div>
        <w:div w:id="1486045963">
          <w:marLeft w:val="480"/>
          <w:marRight w:val="0"/>
          <w:marTop w:val="0"/>
          <w:marBottom w:val="0"/>
          <w:divBdr>
            <w:top w:val="none" w:sz="0" w:space="0" w:color="auto"/>
            <w:left w:val="none" w:sz="0" w:space="0" w:color="auto"/>
            <w:bottom w:val="none" w:sz="0" w:space="0" w:color="auto"/>
            <w:right w:val="none" w:sz="0" w:space="0" w:color="auto"/>
          </w:divBdr>
        </w:div>
        <w:div w:id="1520776640">
          <w:marLeft w:val="480"/>
          <w:marRight w:val="0"/>
          <w:marTop w:val="0"/>
          <w:marBottom w:val="0"/>
          <w:divBdr>
            <w:top w:val="none" w:sz="0" w:space="0" w:color="auto"/>
            <w:left w:val="none" w:sz="0" w:space="0" w:color="auto"/>
            <w:bottom w:val="none" w:sz="0" w:space="0" w:color="auto"/>
            <w:right w:val="none" w:sz="0" w:space="0" w:color="auto"/>
          </w:divBdr>
        </w:div>
        <w:div w:id="1527521561">
          <w:marLeft w:val="480"/>
          <w:marRight w:val="0"/>
          <w:marTop w:val="0"/>
          <w:marBottom w:val="0"/>
          <w:divBdr>
            <w:top w:val="none" w:sz="0" w:space="0" w:color="auto"/>
            <w:left w:val="none" w:sz="0" w:space="0" w:color="auto"/>
            <w:bottom w:val="none" w:sz="0" w:space="0" w:color="auto"/>
            <w:right w:val="none" w:sz="0" w:space="0" w:color="auto"/>
          </w:divBdr>
        </w:div>
        <w:div w:id="1531843548">
          <w:marLeft w:val="480"/>
          <w:marRight w:val="0"/>
          <w:marTop w:val="0"/>
          <w:marBottom w:val="0"/>
          <w:divBdr>
            <w:top w:val="none" w:sz="0" w:space="0" w:color="auto"/>
            <w:left w:val="none" w:sz="0" w:space="0" w:color="auto"/>
            <w:bottom w:val="none" w:sz="0" w:space="0" w:color="auto"/>
            <w:right w:val="none" w:sz="0" w:space="0" w:color="auto"/>
          </w:divBdr>
        </w:div>
        <w:div w:id="1551108771">
          <w:marLeft w:val="480"/>
          <w:marRight w:val="0"/>
          <w:marTop w:val="0"/>
          <w:marBottom w:val="0"/>
          <w:divBdr>
            <w:top w:val="none" w:sz="0" w:space="0" w:color="auto"/>
            <w:left w:val="none" w:sz="0" w:space="0" w:color="auto"/>
            <w:bottom w:val="none" w:sz="0" w:space="0" w:color="auto"/>
            <w:right w:val="none" w:sz="0" w:space="0" w:color="auto"/>
          </w:divBdr>
        </w:div>
        <w:div w:id="1568880144">
          <w:marLeft w:val="480"/>
          <w:marRight w:val="0"/>
          <w:marTop w:val="0"/>
          <w:marBottom w:val="0"/>
          <w:divBdr>
            <w:top w:val="none" w:sz="0" w:space="0" w:color="auto"/>
            <w:left w:val="none" w:sz="0" w:space="0" w:color="auto"/>
            <w:bottom w:val="none" w:sz="0" w:space="0" w:color="auto"/>
            <w:right w:val="none" w:sz="0" w:space="0" w:color="auto"/>
          </w:divBdr>
        </w:div>
        <w:div w:id="1629386166">
          <w:marLeft w:val="480"/>
          <w:marRight w:val="0"/>
          <w:marTop w:val="0"/>
          <w:marBottom w:val="0"/>
          <w:divBdr>
            <w:top w:val="none" w:sz="0" w:space="0" w:color="auto"/>
            <w:left w:val="none" w:sz="0" w:space="0" w:color="auto"/>
            <w:bottom w:val="none" w:sz="0" w:space="0" w:color="auto"/>
            <w:right w:val="none" w:sz="0" w:space="0" w:color="auto"/>
          </w:divBdr>
        </w:div>
        <w:div w:id="1641420976">
          <w:marLeft w:val="480"/>
          <w:marRight w:val="0"/>
          <w:marTop w:val="0"/>
          <w:marBottom w:val="0"/>
          <w:divBdr>
            <w:top w:val="none" w:sz="0" w:space="0" w:color="auto"/>
            <w:left w:val="none" w:sz="0" w:space="0" w:color="auto"/>
            <w:bottom w:val="none" w:sz="0" w:space="0" w:color="auto"/>
            <w:right w:val="none" w:sz="0" w:space="0" w:color="auto"/>
          </w:divBdr>
        </w:div>
        <w:div w:id="1817186843">
          <w:marLeft w:val="480"/>
          <w:marRight w:val="0"/>
          <w:marTop w:val="0"/>
          <w:marBottom w:val="0"/>
          <w:divBdr>
            <w:top w:val="none" w:sz="0" w:space="0" w:color="auto"/>
            <w:left w:val="none" w:sz="0" w:space="0" w:color="auto"/>
            <w:bottom w:val="none" w:sz="0" w:space="0" w:color="auto"/>
            <w:right w:val="none" w:sz="0" w:space="0" w:color="auto"/>
          </w:divBdr>
        </w:div>
        <w:div w:id="1823543220">
          <w:marLeft w:val="480"/>
          <w:marRight w:val="0"/>
          <w:marTop w:val="0"/>
          <w:marBottom w:val="0"/>
          <w:divBdr>
            <w:top w:val="none" w:sz="0" w:space="0" w:color="auto"/>
            <w:left w:val="none" w:sz="0" w:space="0" w:color="auto"/>
            <w:bottom w:val="none" w:sz="0" w:space="0" w:color="auto"/>
            <w:right w:val="none" w:sz="0" w:space="0" w:color="auto"/>
          </w:divBdr>
        </w:div>
        <w:div w:id="1831480367">
          <w:marLeft w:val="480"/>
          <w:marRight w:val="0"/>
          <w:marTop w:val="0"/>
          <w:marBottom w:val="0"/>
          <w:divBdr>
            <w:top w:val="none" w:sz="0" w:space="0" w:color="auto"/>
            <w:left w:val="none" w:sz="0" w:space="0" w:color="auto"/>
            <w:bottom w:val="none" w:sz="0" w:space="0" w:color="auto"/>
            <w:right w:val="none" w:sz="0" w:space="0" w:color="auto"/>
          </w:divBdr>
        </w:div>
        <w:div w:id="1999461855">
          <w:marLeft w:val="480"/>
          <w:marRight w:val="0"/>
          <w:marTop w:val="0"/>
          <w:marBottom w:val="0"/>
          <w:divBdr>
            <w:top w:val="none" w:sz="0" w:space="0" w:color="auto"/>
            <w:left w:val="none" w:sz="0" w:space="0" w:color="auto"/>
            <w:bottom w:val="none" w:sz="0" w:space="0" w:color="auto"/>
            <w:right w:val="none" w:sz="0" w:space="0" w:color="auto"/>
          </w:divBdr>
        </w:div>
        <w:div w:id="2014644137">
          <w:marLeft w:val="480"/>
          <w:marRight w:val="0"/>
          <w:marTop w:val="0"/>
          <w:marBottom w:val="0"/>
          <w:divBdr>
            <w:top w:val="none" w:sz="0" w:space="0" w:color="auto"/>
            <w:left w:val="none" w:sz="0" w:space="0" w:color="auto"/>
            <w:bottom w:val="none" w:sz="0" w:space="0" w:color="auto"/>
            <w:right w:val="none" w:sz="0" w:space="0" w:color="auto"/>
          </w:divBdr>
        </w:div>
        <w:div w:id="2017534144">
          <w:marLeft w:val="480"/>
          <w:marRight w:val="0"/>
          <w:marTop w:val="0"/>
          <w:marBottom w:val="0"/>
          <w:divBdr>
            <w:top w:val="none" w:sz="0" w:space="0" w:color="auto"/>
            <w:left w:val="none" w:sz="0" w:space="0" w:color="auto"/>
            <w:bottom w:val="none" w:sz="0" w:space="0" w:color="auto"/>
            <w:right w:val="none" w:sz="0" w:space="0" w:color="auto"/>
          </w:divBdr>
        </w:div>
        <w:div w:id="2066443411">
          <w:marLeft w:val="480"/>
          <w:marRight w:val="0"/>
          <w:marTop w:val="0"/>
          <w:marBottom w:val="0"/>
          <w:divBdr>
            <w:top w:val="none" w:sz="0" w:space="0" w:color="auto"/>
            <w:left w:val="none" w:sz="0" w:space="0" w:color="auto"/>
            <w:bottom w:val="none" w:sz="0" w:space="0" w:color="auto"/>
            <w:right w:val="none" w:sz="0" w:space="0" w:color="auto"/>
          </w:divBdr>
        </w:div>
        <w:div w:id="2071494215">
          <w:marLeft w:val="480"/>
          <w:marRight w:val="0"/>
          <w:marTop w:val="0"/>
          <w:marBottom w:val="0"/>
          <w:divBdr>
            <w:top w:val="none" w:sz="0" w:space="0" w:color="auto"/>
            <w:left w:val="none" w:sz="0" w:space="0" w:color="auto"/>
            <w:bottom w:val="none" w:sz="0" w:space="0" w:color="auto"/>
            <w:right w:val="none" w:sz="0" w:space="0" w:color="auto"/>
          </w:divBdr>
        </w:div>
        <w:div w:id="2140763146">
          <w:marLeft w:val="480"/>
          <w:marRight w:val="0"/>
          <w:marTop w:val="0"/>
          <w:marBottom w:val="0"/>
          <w:divBdr>
            <w:top w:val="none" w:sz="0" w:space="0" w:color="auto"/>
            <w:left w:val="none" w:sz="0" w:space="0" w:color="auto"/>
            <w:bottom w:val="none" w:sz="0" w:space="0" w:color="auto"/>
            <w:right w:val="none" w:sz="0" w:space="0" w:color="auto"/>
          </w:divBdr>
        </w:div>
      </w:divsChild>
    </w:div>
    <w:div w:id="1308437315">
      <w:bodyDiv w:val="1"/>
      <w:marLeft w:val="0"/>
      <w:marRight w:val="0"/>
      <w:marTop w:val="0"/>
      <w:marBottom w:val="0"/>
      <w:divBdr>
        <w:top w:val="none" w:sz="0" w:space="0" w:color="auto"/>
        <w:left w:val="none" w:sz="0" w:space="0" w:color="auto"/>
        <w:bottom w:val="none" w:sz="0" w:space="0" w:color="auto"/>
        <w:right w:val="none" w:sz="0" w:space="0" w:color="auto"/>
      </w:divBdr>
      <w:divsChild>
        <w:div w:id="21904100">
          <w:marLeft w:val="480"/>
          <w:marRight w:val="0"/>
          <w:marTop w:val="0"/>
          <w:marBottom w:val="0"/>
          <w:divBdr>
            <w:top w:val="none" w:sz="0" w:space="0" w:color="auto"/>
            <w:left w:val="none" w:sz="0" w:space="0" w:color="auto"/>
            <w:bottom w:val="none" w:sz="0" w:space="0" w:color="auto"/>
            <w:right w:val="none" w:sz="0" w:space="0" w:color="auto"/>
          </w:divBdr>
        </w:div>
        <w:div w:id="63142333">
          <w:marLeft w:val="480"/>
          <w:marRight w:val="0"/>
          <w:marTop w:val="0"/>
          <w:marBottom w:val="0"/>
          <w:divBdr>
            <w:top w:val="none" w:sz="0" w:space="0" w:color="auto"/>
            <w:left w:val="none" w:sz="0" w:space="0" w:color="auto"/>
            <w:bottom w:val="none" w:sz="0" w:space="0" w:color="auto"/>
            <w:right w:val="none" w:sz="0" w:space="0" w:color="auto"/>
          </w:divBdr>
        </w:div>
        <w:div w:id="63142872">
          <w:marLeft w:val="480"/>
          <w:marRight w:val="0"/>
          <w:marTop w:val="0"/>
          <w:marBottom w:val="0"/>
          <w:divBdr>
            <w:top w:val="none" w:sz="0" w:space="0" w:color="auto"/>
            <w:left w:val="none" w:sz="0" w:space="0" w:color="auto"/>
            <w:bottom w:val="none" w:sz="0" w:space="0" w:color="auto"/>
            <w:right w:val="none" w:sz="0" w:space="0" w:color="auto"/>
          </w:divBdr>
        </w:div>
        <w:div w:id="91707942">
          <w:marLeft w:val="480"/>
          <w:marRight w:val="0"/>
          <w:marTop w:val="0"/>
          <w:marBottom w:val="0"/>
          <w:divBdr>
            <w:top w:val="none" w:sz="0" w:space="0" w:color="auto"/>
            <w:left w:val="none" w:sz="0" w:space="0" w:color="auto"/>
            <w:bottom w:val="none" w:sz="0" w:space="0" w:color="auto"/>
            <w:right w:val="none" w:sz="0" w:space="0" w:color="auto"/>
          </w:divBdr>
        </w:div>
        <w:div w:id="99379081">
          <w:marLeft w:val="480"/>
          <w:marRight w:val="0"/>
          <w:marTop w:val="0"/>
          <w:marBottom w:val="0"/>
          <w:divBdr>
            <w:top w:val="none" w:sz="0" w:space="0" w:color="auto"/>
            <w:left w:val="none" w:sz="0" w:space="0" w:color="auto"/>
            <w:bottom w:val="none" w:sz="0" w:space="0" w:color="auto"/>
            <w:right w:val="none" w:sz="0" w:space="0" w:color="auto"/>
          </w:divBdr>
        </w:div>
        <w:div w:id="203180389">
          <w:marLeft w:val="480"/>
          <w:marRight w:val="0"/>
          <w:marTop w:val="0"/>
          <w:marBottom w:val="0"/>
          <w:divBdr>
            <w:top w:val="none" w:sz="0" w:space="0" w:color="auto"/>
            <w:left w:val="none" w:sz="0" w:space="0" w:color="auto"/>
            <w:bottom w:val="none" w:sz="0" w:space="0" w:color="auto"/>
            <w:right w:val="none" w:sz="0" w:space="0" w:color="auto"/>
          </w:divBdr>
        </w:div>
        <w:div w:id="212891550">
          <w:marLeft w:val="480"/>
          <w:marRight w:val="0"/>
          <w:marTop w:val="0"/>
          <w:marBottom w:val="0"/>
          <w:divBdr>
            <w:top w:val="none" w:sz="0" w:space="0" w:color="auto"/>
            <w:left w:val="none" w:sz="0" w:space="0" w:color="auto"/>
            <w:bottom w:val="none" w:sz="0" w:space="0" w:color="auto"/>
            <w:right w:val="none" w:sz="0" w:space="0" w:color="auto"/>
          </w:divBdr>
        </w:div>
        <w:div w:id="236401189">
          <w:marLeft w:val="480"/>
          <w:marRight w:val="0"/>
          <w:marTop w:val="0"/>
          <w:marBottom w:val="0"/>
          <w:divBdr>
            <w:top w:val="none" w:sz="0" w:space="0" w:color="auto"/>
            <w:left w:val="none" w:sz="0" w:space="0" w:color="auto"/>
            <w:bottom w:val="none" w:sz="0" w:space="0" w:color="auto"/>
            <w:right w:val="none" w:sz="0" w:space="0" w:color="auto"/>
          </w:divBdr>
        </w:div>
        <w:div w:id="249315083">
          <w:marLeft w:val="480"/>
          <w:marRight w:val="0"/>
          <w:marTop w:val="0"/>
          <w:marBottom w:val="0"/>
          <w:divBdr>
            <w:top w:val="none" w:sz="0" w:space="0" w:color="auto"/>
            <w:left w:val="none" w:sz="0" w:space="0" w:color="auto"/>
            <w:bottom w:val="none" w:sz="0" w:space="0" w:color="auto"/>
            <w:right w:val="none" w:sz="0" w:space="0" w:color="auto"/>
          </w:divBdr>
        </w:div>
        <w:div w:id="254480572">
          <w:marLeft w:val="480"/>
          <w:marRight w:val="0"/>
          <w:marTop w:val="0"/>
          <w:marBottom w:val="0"/>
          <w:divBdr>
            <w:top w:val="none" w:sz="0" w:space="0" w:color="auto"/>
            <w:left w:val="none" w:sz="0" w:space="0" w:color="auto"/>
            <w:bottom w:val="none" w:sz="0" w:space="0" w:color="auto"/>
            <w:right w:val="none" w:sz="0" w:space="0" w:color="auto"/>
          </w:divBdr>
        </w:div>
        <w:div w:id="267743214">
          <w:marLeft w:val="480"/>
          <w:marRight w:val="0"/>
          <w:marTop w:val="0"/>
          <w:marBottom w:val="0"/>
          <w:divBdr>
            <w:top w:val="none" w:sz="0" w:space="0" w:color="auto"/>
            <w:left w:val="none" w:sz="0" w:space="0" w:color="auto"/>
            <w:bottom w:val="none" w:sz="0" w:space="0" w:color="auto"/>
            <w:right w:val="none" w:sz="0" w:space="0" w:color="auto"/>
          </w:divBdr>
        </w:div>
        <w:div w:id="302663434">
          <w:marLeft w:val="480"/>
          <w:marRight w:val="0"/>
          <w:marTop w:val="0"/>
          <w:marBottom w:val="0"/>
          <w:divBdr>
            <w:top w:val="none" w:sz="0" w:space="0" w:color="auto"/>
            <w:left w:val="none" w:sz="0" w:space="0" w:color="auto"/>
            <w:bottom w:val="none" w:sz="0" w:space="0" w:color="auto"/>
            <w:right w:val="none" w:sz="0" w:space="0" w:color="auto"/>
          </w:divBdr>
        </w:div>
        <w:div w:id="337462702">
          <w:marLeft w:val="480"/>
          <w:marRight w:val="0"/>
          <w:marTop w:val="0"/>
          <w:marBottom w:val="0"/>
          <w:divBdr>
            <w:top w:val="none" w:sz="0" w:space="0" w:color="auto"/>
            <w:left w:val="none" w:sz="0" w:space="0" w:color="auto"/>
            <w:bottom w:val="none" w:sz="0" w:space="0" w:color="auto"/>
            <w:right w:val="none" w:sz="0" w:space="0" w:color="auto"/>
          </w:divBdr>
        </w:div>
        <w:div w:id="367686508">
          <w:marLeft w:val="480"/>
          <w:marRight w:val="0"/>
          <w:marTop w:val="0"/>
          <w:marBottom w:val="0"/>
          <w:divBdr>
            <w:top w:val="none" w:sz="0" w:space="0" w:color="auto"/>
            <w:left w:val="none" w:sz="0" w:space="0" w:color="auto"/>
            <w:bottom w:val="none" w:sz="0" w:space="0" w:color="auto"/>
            <w:right w:val="none" w:sz="0" w:space="0" w:color="auto"/>
          </w:divBdr>
        </w:div>
        <w:div w:id="368379726">
          <w:marLeft w:val="480"/>
          <w:marRight w:val="0"/>
          <w:marTop w:val="0"/>
          <w:marBottom w:val="0"/>
          <w:divBdr>
            <w:top w:val="none" w:sz="0" w:space="0" w:color="auto"/>
            <w:left w:val="none" w:sz="0" w:space="0" w:color="auto"/>
            <w:bottom w:val="none" w:sz="0" w:space="0" w:color="auto"/>
            <w:right w:val="none" w:sz="0" w:space="0" w:color="auto"/>
          </w:divBdr>
        </w:div>
        <w:div w:id="429351118">
          <w:marLeft w:val="480"/>
          <w:marRight w:val="0"/>
          <w:marTop w:val="0"/>
          <w:marBottom w:val="0"/>
          <w:divBdr>
            <w:top w:val="none" w:sz="0" w:space="0" w:color="auto"/>
            <w:left w:val="none" w:sz="0" w:space="0" w:color="auto"/>
            <w:bottom w:val="none" w:sz="0" w:space="0" w:color="auto"/>
            <w:right w:val="none" w:sz="0" w:space="0" w:color="auto"/>
          </w:divBdr>
        </w:div>
        <w:div w:id="460927794">
          <w:marLeft w:val="480"/>
          <w:marRight w:val="0"/>
          <w:marTop w:val="0"/>
          <w:marBottom w:val="0"/>
          <w:divBdr>
            <w:top w:val="none" w:sz="0" w:space="0" w:color="auto"/>
            <w:left w:val="none" w:sz="0" w:space="0" w:color="auto"/>
            <w:bottom w:val="none" w:sz="0" w:space="0" w:color="auto"/>
            <w:right w:val="none" w:sz="0" w:space="0" w:color="auto"/>
          </w:divBdr>
        </w:div>
        <w:div w:id="475295846">
          <w:marLeft w:val="480"/>
          <w:marRight w:val="0"/>
          <w:marTop w:val="0"/>
          <w:marBottom w:val="0"/>
          <w:divBdr>
            <w:top w:val="none" w:sz="0" w:space="0" w:color="auto"/>
            <w:left w:val="none" w:sz="0" w:space="0" w:color="auto"/>
            <w:bottom w:val="none" w:sz="0" w:space="0" w:color="auto"/>
            <w:right w:val="none" w:sz="0" w:space="0" w:color="auto"/>
          </w:divBdr>
        </w:div>
        <w:div w:id="495456754">
          <w:marLeft w:val="480"/>
          <w:marRight w:val="0"/>
          <w:marTop w:val="0"/>
          <w:marBottom w:val="0"/>
          <w:divBdr>
            <w:top w:val="none" w:sz="0" w:space="0" w:color="auto"/>
            <w:left w:val="none" w:sz="0" w:space="0" w:color="auto"/>
            <w:bottom w:val="none" w:sz="0" w:space="0" w:color="auto"/>
            <w:right w:val="none" w:sz="0" w:space="0" w:color="auto"/>
          </w:divBdr>
        </w:div>
        <w:div w:id="578831423">
          <w:marLeft w:val="480"/>
          <w:marRight w:val="0"/>
          <w:marTop w:val="0"/>
          <w:marBottom w:val="0"/>
          <w:divBdr>
            <w:top w:val="none" w:sz="0" w:space="0" w:color="auto"/>
            <w:left w:val="none" w:sz="0" w:space="0" w:color="auto"/>
            <w:bottom w:val="none" w:sz="0" w:space="0" w:color="auto"/>
            <w:right w:val="none" w:sz="0" w:space="0" w:color="auto"/>
          </w:divBdr>
        </w:div>
        <w:div w:id="701521371">
          <w:marLeft w:val="480"/>
          <w:marRight w:val="0"/>
          <w:marTop w:val="0"/>
          <w:marBottom w:val="0"/>
          <w:divBdr>
            <w:top w:val="none" w:sz="0" w:space="0" w:color="auto"/>
            <w:left w:val="none" w:sz="0" w:space="0" w:color="auto"/>
            <w:bottom w:val="none" w:sz="0" w:space="0" w:color="auto"/>
            <w:right w:val="none" w:sz="0" w:space="0" w:color="auto"/>
          </w:divBdr>
        </w:div>
        <w:div w:id="743917899">
          <w:marLeft w:val="480"/>
          <w:marRight w:val="0"/>
          <w:marTop w:val="0"/>
          <w:marBottom w:val="0"/>
          <w:divBdr>
            <w:top w:val="none" w:sz="0" w:space="0" w:color="auto"/>
            <w:left w:val="none" w:sz="0" w:space="0" w:color="auto"/>
            <w:bottom w:val="none" w:sz="0" w:space="0" w:color="auto"/>
            <w:right w:val="none" w:sz="0" w:space="0" w:color="auto"/>
          </w:divBdr>
        </w:div>
        <w:div w:id="747113675">
          <w:marLeft w:val="480"/>
          <w:marRight w:val="0"/>
          <w:marTop w:val="0"/>
          <w:marBottom w:val="0"/>
          <w:divBdr>
            <w:top w:val="none" w:sz="0" w:space="0" w:color="auto"/>
            <w:left w:val="none" w:sz="0" w:space="0" w:color="auto"/>
            <w:bottom w:val="none" w:sz="0" w:space="0" w:color="auto"/>
            <w:right w:val="none" w:sz="0" w:space="0" w:color="auto"/>
          </w:divBdr>
        </w:div>
        <w:div w:id="759103527">
          <w:marLeft w:val="480"/>
          <w:marRight w:val="0"/>
          <w:marTop w:val="0"/>
          <w:marBottom w:val="0"/>
          <w:divBdr>
            <w:top w:val="none" w:sz="0" w:space="0" w:color="auto"/>
            <w:left w:val="none" w:sz="0" w:space="0" w:color="auto"/>
            <w:bottom w:val="none" w:sz="0" w:space="0" w:color="auto"/>
            <w:right w:val="none" w:sz="0" w:space="0" w:color="auto"/>
          </w:divBdr>
        </w:div>
        <w:div w:id="795099540">
          <w:marLeft w:val="480"/>
          <w:marRight w:val="0"/>
          <w:marTop w:val="0"/>
          <w:marBottom w:val="0"/>
          <w:divBdr>
            <w:top w:val="none" w:sz="0" w:space="0" w:color="auto"/>
            <w:left w:val="none" w:sz="0" w:space="0" w:color="auto"/>
            <w:bottom w:val="none" w:sz="0" w:space="0" w:color="auto"/>
            <w:right w:val="none" w:sz="0" w:space="0" w:color="auto"/>
          </w:divBdr>
        </w:div>
        <w:div w:id="874149576">
          <w:marLeft w:val="480"/>
          <w:marRight w:val="0"/>
          <w:marTop w:val="0"/>
          <w:marBottom w:val="0"/>
          <w:divBdr>
            <w:top w:val="none" w:sz="0" w:space="0" w:color="auto"/>
            <w:left w:val="none" w:sz="0" w:space="0" w:color="auto"/>
            <w:bottom w:val="none" w:sz="0" w:space="0" w:color="auto"/>
            <w:right w:val="none" w:sz="0" w:space="0" w:color="auto"/>
          </w:divBdr>
        </w:div>
        <w:div w:id="874270857">
          <w:marLeft w:val="480"/>
          <w:marRight w:val="0"/>
          <w:marTop w:val="0"/>
          <w:marBottom w:val="0"/>
          <w:divBdr>
            <w:top w:val="none" w:sz="0" w:space="0" w:color="auto"/>
            <w:left w:val="none" w:sz="0" w:space="0" w:color="auto"/>
            <w:bottom w:val="none" w:sz="0" w:space="0" w:color="auto"/>
            <w:right w:val="none" w:sz="0" w:space="0" w:color="auto"/>
          </w:divBdr>
        </w:div>
        <w:div w:id="876963732">
          <w:marLeft w:val="480"/>
          <w:marRight w:val="0"/>
          <w:marTop w:val="0"/>
          <w:marBottom w:val="0"/>
          <w:divBdr>
            <w:top w:val="none" w:sz="0" w:space="0" w:color="auto"/>
            <w:left w:val="none" w:sz="0" w:space="0" w:color="auto"/>
            <w:bottom w:val="none" w:sz="0" w:space="0" w:color="auto"/>
            <w:right w:val="none" w:sz="0" w:space="0" w:color="auto"/>
          </w:divBdr>
        </w:div>
        <w:div w:id="901719221">
          <w:marLeft w:val="480"/>
          <w:marRight w:val="0"/>
          <w:marTop w:val="0"/>
          <w:marBottom w:val="0"/>
          <w:divBdr>
            <w:top w:val="none" w:sz="0" w:space="0" w:color="auto"/>
            <w:left w:val="none" w:sz="0" w:space="0" w:color="auto"/>
            <w:bottom w:val="none" w:sz="0" w:space="0" w:color="auto"/>
            <w:right w:val="none" w:sz="0" w:space="0" w:color="auto"/>
          </w:divBdr>
        </w:div>
        <w:div w:id="919021053">
          <w:marLeft w:val="480"/>
          <w:marRight w:val="0"/>
          <w:marTop w:val="0"/>
          <w:marBottom w:val="0"/>
          <w:divBdr>
            <w:top w:val="none" w:sz="0" w:space="0" w:color="auto"/>
            <w:left w:val="none" w:sz="0" w:space="0" w:color="auto"/>
            <w:bottom w:val="none" w:sz="0" w:space="0" w:color="auto"/>
            <w:right w:val="none" w:sz="0" w:space="0" w:color="auto"/>
          </w:divBdr>
        </w:div>
        <w:div w:id="1015763837">
          <w:marLeft w:val="480"/>
          <w:marRight w:val="0"/>
          <w:marTop w:val="0"/>
          <w:marBottom w:val="0"/>
          <w:divBdr>
            <w:top w:val="none" w:sz="0" w:space="0" w:color="auto"/>
            <w:left w:val="none" w:sz="0" w:space="0" w:color="auto"/>
            <w:bottom w:val="none" w:sz="0" w:space="0" w:color="auto"/>
            <w:right w:val="none" w:sz="0" w:space="0" w:color="auto"/>
          </w:divBdr>
        </w:div>
        <w:div w:id="1115750506">
          <w:marLeft w:val="480"/>
          <w:marRight w:val="0"/>
          <w:marTop w:val="0"/>
          <w:marBottom w:val="0"/>
          <w:divBdr>
            <w:top w:val="none" w:sz="0" w:space="0" w:color="auto"/>
            <w:left w:val="none" w:sz="0" w:space="0" w:color="auto"/>
            <w:bottom w:val="none" w:sz="0" w:space="0" w:color="auto"/>
            <w:right w:val="none" w:sz="0" w:space="0" w:color="auto"/>
          </w:divBdr>
        </w:div>
        <w:div w:id="1126777824">
          <w:marLeft w:val="480"/>
          <w:marRight w:val="0"/>
          <w:marTop w:val="0"/>
          <w:marBottom w:val="0"/>
          <w:divBdr>
            <w:top w:val="none" w:sz="0" w:space="0" w:color="auto"/>
            <w:left w:val="none" w:sz="0" w:space="0" w:color="auto"/>
            <w:bottom w:val="none" w:sz="0" w:space="0" w:color="auto"/>
            <w:right w:val="none" w:sz="0" w:space="0" w:color="auto"/>
          </w:divBdr>
        </w:div>
        <w:div w:id="1141387418">
          <w:marLeft w:val="480"/>
          <w:marRight w:val="0"/>
          <w:marTop w:val="0"/>
          <w:marBottom w:val="0"/>
          <w:divBdr>
            <w:top w:val="none" w:sz="0" w:space="0" w:color="auto"/>
            <w:left w:val="none" w:sz="0" w:space="0" w:color="auto"/>
            <w:bottom w:val="none" w:sz="0" w:space="0" w:color="auto"/>
            <w:right w:val="none" w:sz="0" w:space="0" w:color="auto"/>
          </w:divBdr>
        </w:div>
        <w:div w:id="1146237553">
          <w:marLeft w:val="480"/>
          <w:marRight w:val="0"/>
          <w:marTop w:val="0"/>
          <w:marBottom w:val="0"/>
          <w:divBdr>
            <w:top w:val="none" w:sz="0" w:space="0" w:color="auto"/>
            <w:left w:val="none" w:sz="0" w:space="0" w:color="auto"/>
            <w:bottom w:val="none" w:sz="0" w:space="0" w:color="auto"/>
            <w:right w:val="none" w:sz="0" w:space="0" w:color="auto"/>
          </w:divBdr>
        </w:div>
        <w:div w:id="1175388391">
          <w:marLeft w:val="480"/>
          <w:marRight w:val="0"/>
          <w:marTop w:val="0"/>
          <w:marBottom w:val="0"/>
          <w:divBdr>
            <w:top w:val="none" w:sz="0" w:space="0" w:color="auto"/>
            <w:left w:val="none" w:sz="0" w:space="0" w:color="auto"/>
            <w:bottom w:val="none" w:sz="0" w:space="0" w:color="auto"/>
            <w:right w:val="none" w:sz="0" w:space="0" w:color="auto"/>
          </w:divBdr>
        </w:div>
        <w:div w:id="1246306350">
          <w:marLeft w:val="480"/>
          <w:marRight w:val="0"/>
          <w:marTop w:val="0"/>
          <w:marBottom w:val="0"/>
          <w:divBdr>
            <w:top w:val="none" w:sz="0" w:space="0" w:color="auto"/>
            <w:left w:val="none" w:sz="0" w:space="0" w:color="auto"/>
            <w:bottom w:val="none" w:sz="0" w:space="0" w:color="auto"/>
            <w:right w:val="none" w:sz="0" w:space="0" w:color="auto"/>
          </w:divBdr>
        </w:div>
        <w:div w:id="1249927696">
          <w:marLeft w:val="480"/>
          <w:marRight w:val="0"/>
          <w:marTop w:val="0"/>
          <w:marBottom w:val="0"/>
          <w:divBdr>
            <w:top w:val="none" w:sz="0" w:space="0" w:color="auto"/>
            <w:left w:val="none" w:sz="0" w:space="0" w:color="auto"/>
            <w:bottom w:val="none" w:sz="0" w:space="0" w:color="auto"/>
            <w:right w:val="none" w:sz="0" w:space="0" w:color="auto"/>
          </w:divBdr>
        </w:div>
        <w:div w:id="1344824948">
          <w:marLeft w:val="480"/>
          <w:marRight w:val="0"/>
          <w:marTop w:val="0"/>
          <w:marBottom w:val="0"/>
          <w:divBdr>
            <w:top w:val="none" w:sz="0" w:space="0" w:color="auto"/>
            <w:left w:val="none" w:sz="0" w:space="0" w:color="auto"/>
            <w:bottom w:val="none" w:sz="0" w:space="0" w:color="auto"/>
            <w:right w:val="none" w:sz="0" w:space="0" w:color="auto"/>
          </w:divBdr>
        </w:div>
        <w:div w:id="1375232440">
          <w:marLeft w:val="480"/>
          <w:marRight w:val="0"/>
          <w:marTop w:val="0"/>
          <w:marBottom w:val="0"/>
          <w:divBdr>
            <w:top w:val="none" w:sz="0" w:space="0" w:color="auto"/>
            <w:left w:val="none" w:sz="0" w:space="0" w:color="auto"/>
            <w:bottom w:val="none" w:sz="0" w:space="0" w:color="auto"/>
            <w:right w:val="none" w:sz="0" w:space="0" w:color="auto"/>
          </w:divBdr>
        </w:div>
        <w:div w:id="1378042895">
          <w:marLeft w:val="480"/>
          <w:marRight w:val="0"/>
          <w:marTop w:val="0"/>
          <w:marBottom w:val="0"/>
          <w:divBdr>
            <w:top w:val="none" w:sz="0" w:space="0" w:color="auto"/>
            <w:left w:val="none" w:sz="0" w:space="0" w:color="auto"/>
            <w:bottom w:val="none" w:sz="0" w:space="0" w:color="auto"/>
            <w:right w:val="none" w:sz="0" w:space="0" w:color="auto"/>
          </w:divBdr>
        </w:div>
        <w:div w:id="1381246913">
          <w:marLeft w:val="480"/>
          <w:marRight w:val="0"/>
          <w:marTop w:val="0"/>
          <w:marBottom w:val="0"/>
          <w:divBdr>
            <w:top w:val="none" w:sz="0" w:space="0" w:color="auto"/>
            <w:left w:val="none" w:sz="0" w:space="0" w:color="auto"/>
            <w:bottom w:val="none" w:sz="0" w:space="0" w:color="auto"/>
            <w:right w:val="none" w:sz="0" w:space="0" w:color="auto"/>
          </w:divBdr>
        </w:div>
        <w:div w:id="1392920127">
          <w:marLeft w:val="480"/>
          <w:marRight w:val="0"/>
          <w:marTop w:val="0"/>
          <w:marBottom w:val="0"/>
          <w:divBdr>
            <w:top w:val="none" w:sz="0" w:space="0" w:color="auto"/>
            <w:left w:val="none" w:sz="0" w:space="0" w:color="auto"/>
            <w:bottom w:val="none" w:sz="0" w:space="0" w:color="auto"/>
            <w:right w:val="none" w:sz="0" w:space="0" w:color="auto"/>
          </w:divBdr>
        </w:div>
        <w:div w:id="1460370007">
          <w:marLeft w:val="480"/>
          <w:marRight w:val="0"/>
          <w:marTop w:val="0"/>
          <w:marBottom w:val="0"/>
          <w:divBdr>
            <w:top w:val="none" w:sz="0" w:space="0" w:color="auto"/>
            <w:left w:val="none" w:sz="0" w:space="0" w:color="auto"/>
            <w:bottom w:val="none" w:sz="0" w:space="0" w:color="auto"/>
            <w:right w:val="none" w:sz="0" w:space="0" w:color="auto"/>
          </w:divBdr>
        </w:div>
        <w:div w:id="1546213465">
          <w:marLeft w:val="480"/>
          <w:marRight w:val="0"/>
          <w:marTop w:val="0"/>
          <w:marBottom w:val="0"/>
          <w:divBdr>
            <w:top w:val="none" w:sz="0" w:space="0" w:color="auto"/>
            <w:left w:val="none" w:sz="0" w:space="0" w:color="auto"/>
            <w:bottom w:val="none" w:sz="0" w:space="0" w:color="auto"/>
            <w:right w:val="none" w:sz="0" w:space="0" w:color="auto"/>
          </w:divBdr>
        </w:div>
        <w:div w:id="1583876704">
          <w:marLeft w:val="480"/>
          <w:marRight w:val="0"/>
          <w:marTop w:val="0"/>
          <w:marBottom w:val="0"/>
          <w:divBdr>
            <w:top w:val="none" w:sz="0" w:space="0" w:color="auto"/>
            <w:left w:val="none" w:sz="0" w:space="0" w:color="auto"/>
            <w:bottom w:val="none" w:sz="0" w:space="0" w:color="auto"/>
            <w:right w:val="none" w:sz="0" w:space="0" w:color="auto"/>
          </w:divBdr>
        </w:div>
        <w:div w:id="1690837232">
          <w:marLeft w:val="480"/>
          <w:marRight w:val="0"/>
          <w:marTop w:val="0"/>
          <w:marBottom w:val="0"/>
          <w:divBdr>
            <w:top w:val="none" w:sz="0" w:space="0" w:color="auto"/>
            <w:left w:val="none" w:sz="0" w:space="0" w:color="auto"/>
            <w:bottom w:val="none" w:sz="0" w:space="0" w:color="auto"/>
            <w:right w:val="none" w:sz="0" w:space="0" w:color="auto"/>
          </w:divBdr>
        </w:div>
        <w:div w:id="1699162215">
          <w:marLeft w:val="480"/>
          <w:marRight w:val="0"/>
          <w:marTop w:val="0"/>
          <w:marBottom w:val="0"/>
          <w:divBdr>
            <w:top w:val="none" w:sz="0" w:space="0" w:color="auto"/>
            <w:left w:val="none" w:sz="0" w:space="0" w:color="auto"/>
            <w:bottom w:val="none" w:sz="0" w:space="0" w:color="auto"/>
            <w:right w:val="none" w:sz="0" w:space="0" w:color="auto"/>
          </w:divBdr>
        </w:div>
        <w:div w:id="1730764220">
          <w:marLeft w:val="480"/>
          <w:marRight w:val="0"/>
          <w:marTop w:val="0"/>
          <w:marBottom w:val="0"/>
          <w:divBdr>
            <w:top w:val="none" w:sz="0" w:space="0" w:color="auto"/>
            <w:left w:val="none" w:sz="0" w:space="0" w:color="auto"/>
            <w:bottom w:val="none" w:sz="0" w:space="0" w:color="auto"/>
            <w:right w:val="none" w:sz="0" w:space="0" w:color="auto"/>
          </w:divBdr>
        </w:div>
        <w:div w:id="1733430902">
          <w:marLeft w:val="480"/>
          <w:marRight w:val="0"/>
          <w:marTop w:val="0"/>
          <w:marBottom w:val="0"/>
          <w:divBdr>
            <w:top w:val="none" w:sz="0" w:space="0" w:color="auto"/>
            <w:left w:val="none" w:sz="0" w:space="0" w:color="auto"/>
            <w:bottom w:val="none" w:sz="0" w:space="0" w:color="auto"/>
            <w:right w:val="none" w:sz="0" w:space="0" w:color="auto"/>
          </w:divBdr>
        </w:div>
        <w:div w:id="1739131776">
          <w:marLeft w:val="480"/>
          <w:marRight w:val="0"/>
          <w:marTop w:val="0"/>
          <w:marBottom w:val="0"/>
          <w:divBdr>
            <w:top w:val="none" w:sz="0" w:space="0" w:color="auto"/>
            <w:left w:val="none" w:sz="0" w:space="0" w:color="auto"/>
            <w:bottom w:val="none" w:sz="0" w:space="0" w:color="auto"/>
            <w:right w:val="none" w:sz="0" w:space="0" w:color="auto"/>
          </w:divBdr>
        </w:div>
        <w:div w:id="1760831570">
          <w:marLeft w:val="480"/>
          <w:marRight w:val="0"/>
          <w:marTop w:val="0"/>
          <w:marBottom w:val="0"/>
          <w:divBdr>
            <w:top w:val="none" w:sz="0" w:space="0" w:color="auto"/>
            <w:left w:val="none" w:sz="0" w:space="0" w:color="auto"/>
            <w:bottom w:val="none" w:sz="0" w:space="0" w:color="auto"/>
            <w:right w:val="none" w:sz="0" w:space="0" w:color="auto"/>
          </w:divBdr>
        </w:div>
        <w:div w:id="1761438977">
          <w:marLeft w:val="480"/>
          <w:marRight w:val="0"/>
          <w:marTop w:val="0"/>
          <w:marBottom w:val="0"/>
          <w:divBdr>
            <w:top w:val="none" w:sz="0" w:space="0" w:color="auto"/>
            <w:left w:val="none" w:sz="0" w:space="0" w:color="auto"/>
            <w:bottom w:val="none" w:sz="0" w:space="0" w:color="auto"/>
            <w:right w:val="none" w:sz="0" w:space="0" w:color="auto"/>
          </w:divBdr>
        </w:div>
        <w:div w:id="1795513049">
          <w:marLeft w:val="480"/>
          <w:marRight w:val="0"/>
          <w:marTop w:val="0"/>
          <w:marBottom w:val="0"/>
          <w:divBdr>
            <w:top w:val="none" w:sz="0" w:space="0" w:color="auto"/>
            <w:left w:val="none" w:sz="0" w:space="0" w:color="auto"/>
            <w:bottom w:val="none" w:sz="0" w:space="0" w:color="auto"/>
            <w:right w:val="none" w:sz="0" w:space="0" w:color="auto"/>
          </w:divBdr>
        </w:div>
        <w:div w:id="1819178345">
          <w:marLeft w:val="480"/>
          <w:marRight w:val="0"/>
          <w:marTop w:val="0"/>
          <w:marBottom w:val="0"/>
          <w:divBdr>
            <w:top w:val="none" w:sz="0" w:space="0" w:color="auto"/>
            <w:left w:val="none" w:sz="0" w:space="0" w:color="auto"/>
            <w:bottom w:val="none" w:sz="0" w:space="0" w:color="auto"/>
            <w:right w:val="none" w:sz="0" w:space="0" w:color="auto"/>
          </w:divBdr>
        </w:div>
        <w:div w:id="1830364322">
          <w:marLeft w:val="480"/>
          <w:marRight w:val="0"/>
          <w:marTop w:val="0"/>
          <w:marBottom w:val="0"/>
          <w:divBdr>
            <w:top w:val="none" w:sz="0" w:space="0" w:color="auto"/>
            <w:left w:val="none" w:sz="0" w:space="0" w:color="auto"/>
            <w:bottom w:val="none" w:sz="0" w:space="0" w:color="auto"/>
            <w:right w:val="none" w:sz="0" w:space="0" w:color="auto"/>
          </w:divBdr>
        </w:div>
        <w:div w:id="1835299000">
          <w:marLeft w:val="480"/>
          <w:marRight w:val="0"/>
          <w:marTop w:val="0"/>
          <w:marBottom w:val="0"/>
          <w:divBdr>
            <w:top w:val="none" w:sz="0" w:space="0" w:color="auto"/>
            <w:left w:val="none" w:sz="0" w:space="0" w:color="auto"/>
            <w:bottom w:val="none" w:sz="0" w:space="0" w:color="auto"/>
            <w:right w:val="none" w:sz="0" w:space="0" w:color="auto"/>
          </w:divBdr>
        </w:div>
        <w:div w:id="1877889270">
          <w:marLeft w:val="480"/>
          <w:marRight w:val="0"/>
          <w:marTop w:val="0"/>
          <w:marBottom w:val="0"/>
          <w:divBdr>
            <w:top w:val="none" w:sz="0" w:space="0" w:color="auto"/>
            <w:left w:val="none" w:sz="0" w:space="0" w:color="auto"/>
            <w:bottom w:val="none" w:sz="0" w:space="0" w:color="auto"/>
            <w:right w:val="none" w:sz="0" w:space="0" w:color="auto"/>
          </w:divBdr>
        </w:div>
        <w:div w:id="1881240465">
          <w:marLeft w:val="480"/>
          <w:marRight w:val="0"/>
          <w:marTop w:val="0"/>
          <w:marBottom w:val="0"/>
          <w:divBdr>
            <w:top w:val="none" w:sz="0" w:space="0" w:color="auto"/>
            <w:left w:val="none" w:sz="0" w:space="0" w:color="auto"/>
            <w:bottom w:val="none" w:sz="0" w:space="0" w:color="auto"/>
            <w:right w:val="none" w:sz="0" w:space="0" w:color="auto"/>
          </w:divBdr>
        </w:div>
        <w:div w:id="1903325010">
          <w:marLeft w:val="480"/>
          <w:marRight w:val="0"/>
          <w:marTop w:val="0"/>
          <w:marBottom w:val="0"/>
          <w:divBdr>
            <w:top w:val="none" w:sz="0" w:space="0" w:color="auto"/>
            <w:left w:val="none" w:sz="0" w:space="0" w:color="auto"/>
            <w:bottom w:val="none" w:sz="0" w:space="0" w:color="auto"/>
            <w:right w:val="none" w:sz="0" w:space="0" w:color="auto"/>
          </w:divBdr>
        </w:div>
        <w:div w:id="1940946311">
          <w:marLeft w:val="480"/>
          <w:marRight w:val="0"/>
          <w:marTop w:val="0"/>
          <w:marBottom w:val="0"/>
          <w:divBdr>
            <w:top w:val="none" w:sz="0" w:space="0" w:color="auto"/>
            <w:left w:val="none" w:sz="0" w:space="0" w:color="auto"/>
            <w:bottom w:val="none" w:sz="0" w:space="0" w:color="auto"/>
            <w:right w:val="none" w:sz="0" w:space="0" w:color="auto"/>
          </w:divBdr>
        </w:div>
        <w:div w:id="2002197292">
          <w:marLeft w:val="480"/>
          <w:marRight w:val="0"/>
          <w:marTop w:val="0"/>
          <w:marBottom w:val="0"/>
          <w:divBdr>
            <w:top w:val="none" w:sz="0" w:space="0" w:color="auto"/>
            <w:left w:val="none" w:sz="0" w:space="0" w:color="auto"/>
            <w:bottom w:val="none" w:sz="0" w:space="0" w:color="auto"/>
            <w:right w:val="none" w:sz="0" w:space="0" w:color="auto"/>
          </w:divBdr>
        </w:div>
        <w:div w:id="2080131399">
          <w:marLeft w:val="480"/>
          <w:marRight w:val="0"/>
          <w:marTop w:val="0"/>
          <w:marBottom w:val="0"/>
          <w:divBdr>
            <w:top w:val="none" w:sz="0" w:space="0" w:color="auto"/>
            <w:left w:val="none" w:sz="0" w:space="0" w:color="auto"/>
            <w:bottom w:val="none" w:sz="0" w:space="0" w:color="auto"/>
            <w:right w:val="none" w:sz="0" w:space="0" w:color="auto"/>
          </w:divBdr>
        </w:div>
        <w:div w:id="2101950101">
          <w:marLeft w:val="480"/>
          <w:marRight w:val="0"/>
          <w:marTop w:val="0"/>
          <w:marBottom w:val="0"/>
          <w:divBdr>
            <w:top w:val="none" w:sz="0" w:space="0" w:color="auto"/>
            <w:left w:val="none" w:sz="0" w:space="0" w:color="auto"/>
            <w:bottom w:val="none" w:sz="0" w:space="0" w:color="auto"/>
            <w:right w:val="none" w:sz="0" w:space="0" w:color="auto"/>
          </w:divBdr>
        </w:div>
        <w:div w:id="2120027163">
          <w:marLeft w:val="480"/>
          <w:marRight w:val="0"/>
          <w:marTop w:val="0"/>
          <w:marBottom w:val="0"/>
          <w:divBdr>
            <w:top w:val="none" w:sz="0" w:space="0" w:color="auto"/>
            <w:left w:val="none" w:sz="0" w:space="0" w:color="auto"/>
            <w:bottom w:val="none" w:sz="0" w:space="0" w:color="auto"/>
            <w:right w:val="none" w:sz="0" w:space="0" w:color="auto"/>
          </w:divBdr>
        </w:div>
      </w:divsChild>
    </w:div>
    <w:div w:id="1309434492">
      <w:bodyDiv w:val="1"/>
      <w:marLeft w:val="0"/>
      <w:marRight w:val="0"/>
      <w:marTop w:val="0"/>
      <w:marBottom w:val="0"/>
      <w:divBdr>
        <w:top w:val="none" w:sz="0" w:space="0" w:color="auto"/>
        <w:left w:val="none" w:sz="0" w:space="0" w:color="auto"/>
        <w:bottom w:val="none" w:sz="0" w:space="0" w:color="auto"/>
        <w:right w:val="none" w:sz="0" w:space="0" w:color="auto"/>
      </w:divBdr>
      <w:divsChild>
        <w:div w:id="32003363">
          <w:marLeft w:val="480"/>
          <w:marRight w:val="0"/>
          <w:marTop w:val="0"/>
          <w:marBottom w:val="0"/>
          <w:divBdr>
            <w:top w:val="none" w:sz="0" w:space="0" w:color="auto"/>
            <w:left w:val="none" w:sz="0" w:space="0" w:color="auto"/>
            <w:bottom w:val="none" w:sz="0" w:space="0" w:color="auto"/>
            <w:right w:val="none" w:sz="0" w:space="0" w:color="auto"/>
          </w:divBdr>
        </w:div>
        <w:div w:id="156265285">
          <w:marLeft w:val="480"/>
          <w:marRight w:val="0"/>
          <w:marTop w:val="0"/>
          <w:marBottom w:val="0"/>
          <w:divBdr>
            <w:top w:val="none" w:sz="0" w:space="0" w:color="auto"/>
            <w:left w:val="none" w:sz="0" w:space="0" w:color="auto"/>
            <w:bottom w:val="none" w:sz="0" w:space="0" w:color="auto"/>
            <w:right w:val="none" w:sz="0" w:space="0" w:color="auto"/>
          </w:divBdr>
        </w:div>
        <w:div w:id="216859818">
          <w:marLeft w:val="480"/>
          <w:marRight w:val="0"/>
          <w:marTop w:val="0"/>
          <w:marBottom w:val="0"/>
          <w:divBdr>
            <w:top w:val="none" w:sz="0" w:space="0" w:color="auto"/>
            <w:left w:val="none" w:sz="0" w:space="0" w:color="auto"/>
            <w:bottom w:val="none" w:sz="0" w:space="0" w:color="auto"/>
            <w:right w:val="none" w:sz="0" w:space="0" w:color="auto"/>
          </w:divBdr>
        </w:div>
        <w:div w:id="218564988">
          <w:marLeft w:val="480"/>
          <w:marRight w:val="0"/>
          <w:marTop w:val="0"/>
          <w:marBottom w:val="0"/>
          <w:divBdr>
            <w:top w:val="none" w:sz="0" w:space="0" w:color="auto"/>
            <w:left w:val="none" w:sz="0" w:space="0" w:color="auto"/>
            <w:bottom w:val="none" w:sz="0" w:space="0" w:color="auto"/>
            <w:right w:val="none" w:sz="0" w:space="0" w:color="auto"/>
          </w:divBdr>
        </w:div>
        <w:div w:id="284311101">
          <w:marLeft w:val="480"/>
          <w:marRight w:val="0"/>
          <w:marTop w:val="0"/>
          <w:marBottom w:val="0"/>
          <w:divBdr>
            <w:top w:val="none" w:sz="0" w:space="0" w:color="auto"/>
            <w:left w:val="none" w:sz="0" w:space="0" w:color="auto"/>
            <w:bottom w:val="none" w:sz="0" w:space="0" w:color="auto"/>
            <w:right w:val="none" w:sz="0" w:space="0" w:color="auto"/>
          </w:divBdr>
        </w:div>
        <w:div w:id="351304131">
          <w:marLeft w:val="480"/>
          <w:marRight w:val="0"/>
          <w:marTop w:val="0"/>
          <w:marBottom w:val="0"/>
          <w:divBdr>
            <w:top w:val="none" w:sz="0" w:space="0" w:color="auto"/>
            <w:left w:val="none" w:sz="0" w:space="0" w:color="auto"/>
            <w:bottom w:val="none" w:sz="0" w:space="0" w:color="auto"/>
            <w:right w:val="none" w:sz="0" w:space="0" w:color="auto"/>
          </w:divBdr>
        </w:div>
        <w:div w:id="514659541">
          <w:marLeft w:val="480"/>
          <w:marRight w:val="0"/>
          <w:marTop w:val="0"/>
          <w:marBottom w:val="0"/>
          <w:divBdr>
            <w:top w:val="none" w:sz="0" w:space="0" w:color="auto"/>
            <w:left w:val="none" w:sz="0" w:space="0" w:color="auto"/>
            <w:bottom w:val="none" w:sz="0" w:space="0" w:color="auto"/>
            <w:right w:val="none" w:sz="0" w:space="0" w:color="auto"/>
          </w:divBdr>
        </w:div>
        <w:div w:id="521743091">
          <w:marLeft w:val="480"/>
          <w:marRight w:val="0"/>
          <w:marTop w:val="0"/>
          <w:marBottom w:val="0"/>
          <w:divBdr>
            <w:top w:val="none" w:sz="0" w:space="0" w:color="auto"/>
            <w:left w:val="none" w:sz="0" w:space="0" w:color="auto"/>
            <w:bottom w:val="none" w:sz="0" w:space="0" w:color="auto"/>
            <w:right w:val="none" w:sz="0" w:space="0" w:color="auto"/>
          </w:divBdr>
        </w:div>
        <w:div w:id="527912367">
          <w:marLeft w:val="480"/>
          <w:marRight w:val="0"/>
          <w:marTop w:val="0"/>
          <w:marBottom w:val="0"/>
          <w:divBdr>
            <w:top w:val="none" w:sz="0" w:space="0" w:color="auto"/>
            <w:left w:val="none" w:sz="0" w:space="0" w:color="auto"/>
            <w:bottom w:val="none" w:sz="0" w:space="0" w:color="auto"/>
            <w:right w:val="none" w:sz="0" w:space="0" w:color="auto"/>
          </w:divBdr>
        </w:div>
        <w:div w:id="532307871">
          <w:marLeft w:val="480"/>
          <w:marRight w:val="0"/>
          <w:marTop w:val="0"/>
          <w:marBottom w:val="0"/>
          <w:divBdr>
            <w:top w:val="none" w:sz="0" w:space="0" w:color="auto"/>
            <w:left w:val="none" w:sz="0" w:space="0" w:color="auto"/>
            <w:bottom w:val="none" w:sz="0" w:space="0" w:color="auto"/>
            <w:right w:val="none" w:sz="0" w:space="0" w:color="auto"/>
          </w:divBdr>
        </w:div>
        <w:div w:id="585115992">
          <w:marLeft w:val="480"/>
          <w:marRight w:val="0"/>
          <w:marTop w:val="0"/>
          <w:marBottom w:val="0"/>
          <w:divBdr>
            <w:top w:val="none" w:sz="0" w:space="0" w:color="auto"/>
            <w:left w:val="none" w:sz="0" w:space="0" w:color="auto"/>
            <w:bottom w:val="none" w:sz="0" w:space="0" w:color="auto"/>
            <w:right w:val="none" w:sz="0" w:space="0" w:color="auto"/>
          </w:divBdr>
        </w:div>
        <w:div w:id="590507433">
          <w:marLeft w:val="480"/>
          <w:marRight w:val="0"/>
          <w:marTop w:val="0"/>
          <w:marBottom w:val="0"/>
          <w:divBdr>
            <w:top w:val="none" w:sz="0" w:space="0" w:color="auto"/>
            <w:left w:val="none" w:sz="0" w:space="0" w:color="auto"/>
            <w:bottom w:val="none" w:sz="0" w:space="0" w:color="auto"/>
            <w:right w:val="none" w:sz="0" w:space="0" w:color="auto"/>
          </w:divBdr>
        </w:div>
        <w:div w:id="660276446">
          <w:marLeft w:val="480"/>
          <w:marRight w:val="0"/>
          <w:marTop w:val="0"/>
          <w:marBottom w:val="0"/>
          <w:divBdr>
            <w:top w:val="none" w:sz="0" w:space="0" w:color="auto"/>
            <w:left w:val="none" w:sz="0" w:space="0" w:color="auto"/>
            <w:bottom w:val="none" w:sz="0" w:space="0" w:color="auto"/>
            <w:right w:val="none" w:sz="0" w:space="0" w:color="auto"/>
          </w:divBdr>
        </w:div>
        <w:div w:id="661004593">
          <w:marLeft w:val="480"/>
          <w:marRight w:val="0"/>
          <w:marTop w:val="0"/>
          <w:marBottom w:val="0"/>
          <w:divBdr>
            <w:top w:val="none" w:sz="0" w:space="0" w:color="auto"/>
            <w:left w:val="none" w:sz="0" w:space="0" w:color="auto"/>
            <w:bottom w:val="none" w:sz="0" w:space="0" w:color="auto"/>
            <w:right w:val="none" w:sz="0" w:space="0" w:color="auto"/>
          </w:divBdr>
        </w:div>
        <w:div w:id="737627526">
          <w:marLeft w:val="480"/>
          <w:marRight w:val="0"/>
          <w:marTop w:val="0"/>
          <w:marBottom w:val="0"/>
          <w:divBdr>
            <w:top w:val="none" w:sz="0" w:space="0" w:color="auto"/>
            <w:left w:val="none" w:sz="0" w:space="0" w:color="auto"/>
            <w:bottom w:val="none" w:sz="0" w:space="0" w:color="auto"/>
            <w:right w:val="none" w:sz="0" w:space="0" w:color="auto"/>
          </w:divBdr>
        </w:div>
        <w:div w:id="773399746">
          <w:marLeft w:val="480"/>
          <w:marRight w:val="0"/>
          <w:marTop w:val="0"/>
          <w:marBottom w:val="0"/>
          <w:divBdr>
            <w:top w:val="none" w:sz="0" w:space="0" w:color="auto"/>
            <w:left w:val="none" w:sz="0" w:space="0" w:color="auto"/>
            <w:bottom w:val="none" w:sz="0" w:space="0" w:color="auto"/>
            <w:right w:val="none" w:sz="0" w:space="0" w:color="auto"/>
          </w:divBdr>
        </w:div>
        <w:div w:id="798692190">
          <w:marLeft w:val="480"/>
          <w:marRight w:val="0"/>
          <w:marTop w:val="0"/>
          <w:marBottom w:val="0"/>
          <w:divBdr>
            <w:top w:val="none" w:sz="0" w:space="0" w:color="auto"/>
            <w:left w:val="none" w:sz="0" w:space="0" w:color="auto"/>
            <w:bottom w:val="none" w:sz="0" w:space="0" w:color="auto"/>
            <w:right w:val="none" w:sz="0" w:space="0" w:color="auto"/>
          </w:divBdr>
        </w:div>
        <w:div w:id="873619733">
          <w:marLeft w:val="480"/>
          <w:marRight w:val="0"/>
          <w:marTop w:val="0"/>
          <w:marBottom w:val="0"/>
          <w:divBdr>
            <w:top w:val="none" w:sz="0" w:space="0" w:color="auto"/>
            <w:left w:val="none" w:sz="0" w:space="0" w:color="auto"/>
            <w:bottom w:val="none" w:sz="0" w:space="0" w:color="auto"/>
            <w:right w:val="none" w:sz="0" w:space="0" w:color="auto"/>
          </w:divBdr>
        </w:div>
        <w:div w:id="875314613">
          <w:marLeft w:val="480"/>
          <w:marRight w:val="0"/>
          <w:marTop w:val="0"/>
          <w:marBottom w:val="0"/>
          <w:divBdr>
            <w:top w:val="none" w:sz="0" w:space="0" w:color="auto"/>
            <w:left w:val="none" w:sz="0" w:space="0" w:color="auto"/>
            <w:bottom w:val="none" w:sz="0" w:space="0" w:color="auto"/>
            <w:right w:val="none" w:sz="0" w:space="0" w:color="auto"/>
          </w:divBdr>
        </w:div>
        <w:div w:id="929854704">
          <w:marLeft w:val="480"/>
          <w:marRight w:val="0"/>
          <w:marTop w:val="0"/>
          <w:marBottom w:val="0"/>
          <w:divBdr>
            <w:top w:val="none" w:sz="0" w:space="0" w:color="auto"/>
            <w:left w:val="none" w:sz="0" w:space="0" w:color="auto"/>
            <w:bottom w:val="none" w:sz="0" w:space="0" w:color="auto"/>
            <w:right w:val="none" w:sz="0" w:space="0" w:color="auto"/>
          </w:divBdr>
        </w:div>
        <w:div w:id="933707880">
          <w:marLeft w:val="480"/>
          <w:marRight w:val="0"/>
          <w:marTop w:val="0"/>
          <w:marBottom w:val="0"/>
          <w:divBdr>
            <w:top w:val="none" w:sz="0" w:space="0" w:color="auto"/>
            <w:left w:val="none" w:sz="0" w:space="0" w:color="auto"/>
            <w:bottom w:val="none" w:sz="0" w:space="0" w:color="auto"/>
            <w:right w:val="none" w:sz="0" w:space="0" w:color="auto"/>
          </w:divBdr>
        </w:div>
        <w:div w:id="938564428">
          <w:marLeft w:val="480"/>
          <w:marRight w:val="0"/>
          <w:marTop w:val="0"/>
          <w:marBottom w:val="0"/>
          <w:divBdr>
            <w:top w:val="none" w:sz="0" w:space="0" w:color="auto"/>
            <w:left w:val="none" w:sz="0" w:space="0" w:color="auto"/>
            <w:bottom w:val="none" w:sz="0" w:space="0" w:color="auto"/>
            <w:right w:val="none" w:sz="0" w:space="0" w:color="auto"/>
          </w:divBdr>
        </w:div>
        <w:div w:id="966549377">
          <w:marLeft w:val="480"/>
          <w:marRight w:val="0"/>
          <w:marTop w:val="0"/>
          <w:marBottom w:val="0"/>
          <w:divBdr>
            <w:top w:val="none" w:sz="0" w:space="0" w:color="auto"/>
            <w:left w:val="none" w:sz="0" w:space="0" w:color="auto"/>
            <w:bottom w:val="none" w:sz="0" w:space="0" w:color="auto"/>
            <w:right w:val="none" w:sz="0" w:space="0" w:color="auto"/>
          </w:divBdr>
        </w:div>
        <w:div w:id="971668178">
          <w:marLeft w:val="480"/>
          <w:marRight w:val="0"/>
          <w:marTop w:val="0"/>
          <w:marBottom w:val="0"/>
          <w:divBdr>
            <w:top w:val="none" w:sz="0" w:space="0" w:color="auto"/>
            <w:left w:val="none" w:sz="0" w:space="0" w:color="auto"/>
            <w:bottom w:val="none" w:sz="0" w:space="0" w:color="auto"/>
            <w:right w:val="none" w:sz="0" w:space="0" w:color="auto"/>
          </w:divBdr>
        </w:div>
        <w:div w:id="976838775">
          <w:marLeft w:val="480"/>
          <w:marRight w:val="0"/>
          <w:marTop w:val="0"/>
          <w:marBottom w:val="0"/>
          <w:divBdr>
            <w:top w:val="none" w:sz="0" w:space="0" w:color="auto"/>
            <w:left w:val="none" w:sz="0" w:space="0" w:color="auto"/>
            <w:bottom w:val="none" w:sz="0" w:space="0" w:color="auto"/>
            <w:right w:val="none" w:sz="0" w:space="0" w:color="auto"/>
          </w:divBdr>
        </w:div>
        <w:div w:id="1006176123">
          <w:marLeft w:val="480"/>
          <w:marRight w:val="0"/>
          <w:marTop w:val="0"/>
          <w:marBottom w:val="0"/>
          <w:divBdr>
            <w:top w:val="none" w:sz="0" w:space="0" w:color="auto"/>
            <w:left w:val="none" w:sz="0" w:space="0" w:color="auto"/>
            <w:bottom w:val="none" w:sz="0" w:space="0" w:color="auto"/>
            <w:right w:val="none" w:sz="0" w:space="0" w:color="auto"/>
          </w:divBdr>
        </w:div>
        <w:div w:id="1032920514">
          <w:marLeft w:val="480"/>
          <w:marRight w:val="0"/>
          <w:marTop w:val="0"/>
          <w:marBottom w:val="0"/>
          <w:divBdr>
            <w:top w:val="none" w:sz="0" w:space="0" w:color="auto"/>
            <w:left w:val="none" w:sz="0" w:space="0" w:color="auto"/>
            <w:bottom w:val="none" w:sz="0" w:space="0" w:color="auto"/>
            <w:right w:val="none" w:sz="0" w:space="0" w:color="auto"/>
          </w:divBdr>
        </w:div>
        <w:div w:id="1044528492">
          <w:marLeft w:val="480"/>
          <w:marRight w:val="0"/>
          <w:marTop w:val="0"/>
          <w:marBottom w:val="0"/>
          <w:divBdr>
            <w:top w:val="none" w:sz="0" w:space="0" w:color="auto"/>
            <w:left w:val="none" w:sz="0" w:space="0" w:color="auto"/>
            <w:bottom w:val="none" w:sz="0" w:space="0" w:color="auto"/>
            <w:right w:val="none" w:sz="0" w:space="0" w:color="auto"/>
          </w:divBdr>
        </w:div>
        <w:div w:id="1087918881">
          <w:marLeft w:val="480"/>
          <w:marRight w:val="0"/>
          <w:marTop w:val="0"/>
          <w:marBottom w:val="0"/>
          <w:divBdr>
            <w:top w:val="none" w:sz="0" w:space="0" w:color="auto"/>
            <w:left w:val="none" w:sz="0" w:space="0" w:color="auto"/>
            <w:bottom w:val="none" w:sz="0" w:space="0" w:color="auto"/>
            <w:right w:val="none" w:sz="0" w:space="0" w:color="auto"/>
          </w:divBdr>
        </w:div>
        <w:div w:id="1100879688">
          <w:marLeft w:val="480"/>
          <w:marRight w:val="0"/>
          <w:marTop w:val="0"/>
          <w:marBottom w:val="0"/>
          <w:divBdr>
            <w:top w:val="none" w:sz="0" w:space="0" w:color="auto"/>
            <w:left w:val="none" w:sz="0" w:space="0" w:color="auto"/>
            <w:bottom w:val="none" w:sz="0" w:space="0" w:color="auto"/>
            <w:right w:val="none" w:sz="0" w:space="0" w:color="auto"/>
          </w:divBdr>
        </w:div>
        <w:div w:id="1143497916">
          <w:marLeft w:val="480"/>
          <w:marRight w:val="0"/>
          <w:marTop w:val="0"/>
          <w:marBottom w:val="0"/>
          <w:divBdr>
            <w:top w:val="none" w:sz="0" w:space="0" w:color="auto"/>
            <w:left w:val="none" w:sz="0" w:space="0" w:color="auto"/>
            <w:bottom w:val="none" w:sz="0" w:space="0" w:color="auto"/>
            <w:right w:val="none" w:sz="0" w:space="0" w:color="auto"/>
          </w:divBdr>
        </w:div>
        <w:div w:id="1157452618">
          <w:marLeft w:val="480"/>
          <w:marRight w:val="0"/>
          <w:marTop w:val="0"/>
          <w:marBottom w:val="0"/>
          <w:divBdr>
            <w:top w:val="none" w:sz="0" w:space="0" w:color="auto"/>
            <w:left w:val="none" w:sz="0" w:space="0" w:color="auto"/>
            <w:bottom w:val="none" w:sz="0" w:space="0" w:color="auto"/>
            <w:right w:val="none" w:sz="0" w:space="0" w:color="auto"/>
          </w:divBdr>
        </w:div>
        <w:div w:id="1167401145">
          <w:marLeft w:val="480"/>
          <w:marRight w:val="0"/>
          <w:marTop w:val="0"/>
          <w:marBottom w:val="0"/>
          <w:divBdr>
            <w:top w:val="none" w:sz="0" w:space="0" w:color="auto"/>
            <w:left w:val="none" w:sz="0" w:space="0" w:color="auto"/>
            <w:bottom w:val="none" w:sz="0" w:space="0" w:color="auto"/>
            <w:right w:val="none" w:sz="0" w:space="0" w:color="auto"/>
          </w:divBdr>
        </w:div>
        <w:div w:id="1231580442">
          <w:marLeft w:val="480"/>
          <w:marRight w:val="0"/>
          <w:marTop w:val="0"/>
          <w:marBottom w:val="0"/>
          <w:divBdr>
            <w:top w:val="none" w:sz="0" w:space="0" w:color="auto"/>
            <w:left w:val="none" w:sz="0" w:space="0" w:color="auto"/>
            <w:bottom w:val="none" w:sz="0" w:space="0" w:color="auto"/>
            <w:right w:val="none" w:sz="0" w:space="0" w:color="auto"/>
          </w:divBdr>
        </w:div>
        <w:div w:id="1243952090">
          <w:marLeft w:val="480"/>
          <w:marRight w:val="0"/>
          <w:marTop w:val="0"/>
          <w:marBottom w:val="0"/>
          <w:divBdr>
            <w:top w:val="none" w:sz="0" w:space="0" w:color="auto"/>
            <w:left w:val="none" w:sz="0" w:space="0" w:color="auto"/>
            <w:bottom w:val="none" w:sz="0" w:space="0" w:color="auto"/>
            <w:right w:val="none" w:sz="0" w:space="0" w:color="auto"/>
          </w:divBdr>
        </w:div>
        <w:div w:id="1277759184">
          <w:marLeft w:val="480"/>
          <w:marRight w:val="0"/>
          <w:marTop w:val="0"/>
          <w:marBottom w:val="0"/>
          <w:divBdr>
            <w:top w:val="none" w:sz="0" w:space="0" w:color="auto"/>
            <w:left w:val="none" w:sz="0" w:space="0" w:color="auto"/>
            <w:bottom w:val="none" w:sz="0" w:space="0" w:color="auto"/>
            <w:right w:val="none" w:sz="0" w:space="0" w:color="auto"/>
          </w:divBdr>
        </w:div>
        <w:div w:id="1284268828">
          <w:marLeft w:val="480"/>
          <w:marRight w:val="0"/>
          <w:marTop w:val="0"/>
          <w:marBottom w:val="0"/>
          <w:divBdr>
            <w:top w:val="none" w:sz="0" w:space="0" w:color="auto"/>
            <w:left w:val="none" w:sz="0" w:space="0" w:color="auto"/>
            <w:bottom w:val="none" w:sz="0" w:space="0" w:color="auto"/>
            <w:right w:val="none" w:sz="0" w:space="0" w:color="auto"/>
          </w:divBdr>
        </w:div>
        <w:div w:id="1312708608">
          <w:marLeft w:val="480"/>
          <w:marRight w:val="0"/>
          <w:marTop w:val="0"/>
          <w:marBottom w:val="0"/>
          <w:divBdr>
            <w:top w:val="none" w:sz="0" w:space="0" w:color="auto"/>
            <w:left w:val="none" w:sz="0" w:space="0" w:color="auto"/>
            <w:bottom w:val="none" w:sz="0" w:space="0" w:color="auto"/>
            <w:right w:val="none" w:sz="0" w:space="0" w:color="auto"/>
          </w:divBdr>
        </w:div>
        <w:div w:id="1406535968">
          <w:marLeft w:val="480"/>
          <w:marRight w:val="0"/>
          <w:marTop w:val="0"/>
          <w:marBottom w:val="0"/>
          <w:divBdr>
            <w:top w:val="none" w:sz="0" w:space="0" w:color="auto"/>
            <w:left w:val="none" w:sz="0" w:space="0" w:color="auto"/>
            <w:bottom w:val="none" w:sz="0" w:space="0" w:color="auto"/>
            <w:right w:val="none" w:sz="0" w:space="0" w:color="auto"/>
          </w:divBdr>
        </w:div>
        <w:div w:id="1527402845">
          <w:marLeft w:val="480"/>
          <w:marRight w:val="0"/>
          <w:marTop w:val="0"/>
          <w:marBottom w:val="0"/>
          <w:divBdr>
            <w:top w:val="none" w:sz="0" w:space="0" w:color="auto"/>
            <w:left w:val="none" w:sz="0" w:space="0" w:color="auto"/>
            <w:bottom w:val="none" w:sz="0" w:space="0" w:color="auto"/>
            <w:right w:val="none" w:sz="0" w:space="0" w:color="auto"/>
          </w:divBdr>
        </w:div>
        <w:div w:id="1528984698">
          <w:marLeft w:val="480"/>
          <w:marRight w:val="0"/>
          <w:marTop w:val="0"/>
          <w:marBottom w:val="0"/>
          <w:divBdr>
            <w:top w:val="none" w:sz="0" w:space="0" w:color="auto"/>
            <w:left w:val="none" w:sz="0" w:space="0" w:color="auto"/>
            <w:bottom w:val="none" w:sz="0" w:space="0" w:color="auto"/>
            <w:right w:val="none" w:sz="0" w:space="0" w:color="auto"/>
          </w:divBdr>
        </w:div>
        <w:div w:id="1543907415">
          <w:marLeft w:val="480"/>
          <w:marRight w:val="0"/>
          <w:marTop w:val="0"/>
          <w:marBottom w:val="0"/>
          <w:divBdr>
            <w:top w:val="none" w:sz="0" w:space="0" w:color="auto"/>
            <w:left w:val="none" w:sz="0" w:space="0" w:color="auto"/>
            <w:bottom w:val="none" w:sz="0" w:space="0" w:color="auto"/>
            <w:right w:val="none" w:sz="0" w:space="0" w:color="auto"/>
          </w:divBdr>
        </w:div>
        <w:div w:id="1549143275">
          <w:marLeft w:val="480"/>
          <w:marRight w:val="0"/>
          <w:marTop w:val="0"/>
          <w:marBottom w:val="0"/>
          <w:divBdr>
            <w:top w:val="none" w:sz="0" w:space="0" w:color="auto"/>
            <w:left w:val="none" w:sz="0" w:space="0" w:color="auto"/>
            <w:bottom w:val="none" w:sz="0" w:space="0" w:color="auto"/>
            <w:right w:val="none" w:sz="0" w:space="0" w:color="auto"/>
          </w:divBdr>
        </w:div>
        <w:div w:id="1556509598">
          <w:marLeft w:val="480"/>
          <w:marRight w:val="0"/>
          <w:marTop w:val="0"/>
          <w:marBottom w:val="0"/>
          <w:divBdr>
            <w:top w:val="none" w:sz="0" w:space="0" w:color="auto"/>
            <w:left w:val="none" w:sz="0" w:space="0" w:color="auto"/>
            <w:bottom w:val="none" w:sz="0" w:space="0" w:color="auto"/>
            <w:right w:val="none" w:sz="0" w:space="0" w:color="auto"/>
          </w:divBdr>
        </w:div>
        <w:div w:id="1621450187">
          <w:marLeft w:val="480"/>
          <w:marRight w:val="0"/>
          <w:marTop w:val="0"/>
          <w:marBottom w:val="0"/>
          <w:divBdr>
            <w:top w:val="none" w:sz="0" w:space="0" w:color="auto"/>
            <w:left w:val="none" w:sz="0" w:space="0" w:color="auto"/>
            <w:bottom w:val="none" w:sz="0" w:space="0" w:color="auto"/>
            <w:right w:val="none" w:sz="0" w:space="0" w:color="auto"/>
          </w:divBdr>
        </w:div>
        <w:div w:id="1686635021">
          <w:marLeft w:val="480"/>
          <w:marRight w:val="0"/>
          <w:marTop w:val="0"/>
          <w:marBottom w:val="0"/>
          <w:divBdr>
            <w:top w:val="none" w:sz="0" w:space="0" w:color="auto"/>
            <w:left w:val="none" w:sz="0" w:space="0" w:color="auto"/>
            <w:bottom w:val="none" w:sz="0" w:space="0" w:color="auto"/>
            <w:right w:val="none" w:sz="0" w:space="0" w:color="auto"/>
          </w:divBdr>
        </w:div>
        <w:div w:id="1718890215">
          <w:marLeft w:val="480"/>
          <w:marRight w:val="0"/>
          <w:marTop w:val="0"/>
          <w:marBottom w:val="0"/>
          <w:divBdr>
            <w:top w:val="none" w:sz="0" w:space="0" w:color="auto"/>
            <w:left w:val="none" w:sz="0" w:space="0" w:color="auto"/>
            <w:bottom w:val="none" w:sz="0" w:space="0" w:color="auto"/>
            <w:right w:val="none" w:sz="0" w:space="0" w:color="auto"/>
          </w:divBdr>
        </w:div>
        <w:div w:id="1802529260">
          <w:marLeft w:val="480"/>
          <w:marRight w:val="0"/>
          <w:marTop w:val="0"/>
          <w:marBottom w:val="0"/>
          <w:divBdr>
            <w:top w:val="none" w:sz="0" w:space="0" w:color="auto"/>
            <w:left w:val="none" w:sz="0" w:space="0" w:color="auto"/>
            <w:bottom w:val="none" w:sz="0" w:space="0" w:color="auto"/>
            <w:right w:val="none" w:sz="0" w:space="0" w:color="auto"/>
          </w:divBdr>
        </w:div>
        <w:div w:id="1808861847">
          <w:marLeft w:val="480"/>
          <w:marRight w:val="0"/>
          <w:marTop w:val="0"/>
          <w:marBottom w:val="0"/>
          <w:divBdr>
            <w:top w:val="none" w:sz="0" w:space="0" w:color="auto"/>
            <w:left w:val="none" w:sz="0" w:space="0" w:color="auto"/>
            <w:bottom w:val="none" w:sz="0" w:space="0" w:color="auto"/>
            <w:right w:val="none" w:sz="0" w:space="0" w:color="auto"/>
          </w:divBdr>
        </w:div>
        <w:div w:id="1862623600">
          <w:marLeft w:val="480"/>
          <w:marRight w:val="0"/>
          <w:marTop w:val="0"/>
          <w:marBottom w:val="0"/>
          <w:divBdr>
            <w:top w:val="none" w:sz="0" w:space="0" w:color="auto"/>
            <w:left w:val="none" w:sz="0" w:space="0" w:color="auto"/>
            <w:bottom w:val="none" w:sz="0" w:space="0" w:color="auto"/>
            <w:right w:val="none" w:sz="0" w:space="0" w:color="auto"/>
          </w:divBdr>
        </w:div>
        <w:div w:id="1881630768">
          <w:marLeft w:val="480"/>
          <w:marRight w:val="0"/>
          <w:marTop w:val="0"/>
          <w:marBottom w:val="0"/>
          <w:divBdr>
            <w:top w:val="none" w:sz="0" w:space="0" w:color="auto"/>
            <w:left w:val="none" w:sz="0" w:space="0" w:color="auto"/>
            <w:bottom w:val="none" w:sz="0" w:space="0" w:color="auto"/>
            <w:right w:val="none" w:sz="0" w:space="0" w:color="auto"/>
          </w:divBdr>
        </w:div>
        <w:div w:id="1944531232">
          <w:marLeft w:val="480"/>
          <w:marRight w:val="0"/>
          <w:marTop w:val="0"/>
          <w:marBottom w:val="0"/>
          <w:divBdr>
            <w:top w:val="none" w:sz="0" w:space="0" w:color="auto"/>
            <w:left w:val="none" w:sz="0" w:space="0" w:color="auto"/>
            <w:bottom w:val="none" w:sz="0" w:space="0" w:color="auto"/>
            <w:right w:val="none" w:sz="0" w:space="0" w:color="auto"/>
          </w:divBdr>
        </w:div>
        <w:div w:id="1987203866">
          <w:marLeft w:val="480"/>
          <w:marRight w:val="0"/>
          <w:marTop w:val="0"/>
          <w:marBottom w:val="0"/>
          <w:divBdr>
            <w:top w:val="none" w:sz="0" w:space="0" w:color="auto"/>
            <w:left w:val="none" w:sz="0" w:space="0" w:color="auto"/>
            <w:bottom w:val="none" w:sz="0" w:space="0" w:color="auto"/>
            <w:right w:val="none" w:sz="0" w:space="0" w:color="auto"/>
          </w:divBdr>
        </w:div>
        <w:div w:id="2017464067">
          <w:marLeft w:val="480"/>
          <w:marRight w:val="0"/>
          <w:marTop w:val="0"/>
          <w:marBottom w:val="0"/>
          <w:divBdr>
            <w:top w:val="none" w:sz="0" w:space="0" w:color="auto"/>
            <w:left w:val="none" w:sz="0" w:space="0" w:color="auto"/>
            <w:bottom w:val="none" w:sz="0" w:space="0" w:color="auto"/>
            <w:right w:val="none" w:sz="0" w:space="0" w:color="auto"/>
          </w:divBdr>
        </w:div>
        <w:div w:id="2083988803">
          <w:marLeft w:val="480"/>
          <w:marRight w:val="0"/>
          <w:marTop w:val="0"/>
          <w:marBottom w:val="0"/>
          <w:divBdr>
            <w:top w:val="none" w:sz="0" w:space="0" w:color="auto"/>
            <w:left w:val="none" w:sz="0" w:space="0" w:color="auto"/>
            <w:bottom w:val="none" w:sz="0" w:space="0" w:color="auto"/>
            <w:right w:val="none" w:sz="0" w:space="0" w:color="auto"/>
          </w:divBdr>
        </w:div>
        <w:div w:id="2088188036">
          <w:marLeft w:val="480"/>
          <w:marRight w:val="0"/>
          <w:marTop w:val="0"/>
          <w:marBottom w:val="0"/>
          <w:divBdr>
            <w:top w:val="none" w:sz="0" w:space="0" w:color="auto"/>
            <w:left w:val="none" w:sz="0" w:space="0" w:color="auto"/>
            <w:bottom w:val="none" w:sz="0" w:space="0" w:color="auto"/>
            <w:right w:val="none" w:sz="0" w:space="0" w:color="auto"/>
          </w:divBdr>
        </w:div>
        <w:div w:id="2141455258">
          <w:marLeft w:val="480"/>
          <w:marRight w:val="0"/>
          <w:marTop w:val="0"/>
          <w:marBottom w:val="0"/>
          <w:divBdr>
            <w:top w:val="none" w:sz="0" w:space="0" w:color="auto"/>
            <w:left w:val="none" w:sz="0" w:space="0" w:color="auto"/>
            <w:bottom w:val="none" w:sz="0" w:space="0" w:color="auto"/>
            <w:right w:val="none" w:sz="0" w:space="0" w:color="auto"/>
          </w:divBdr>
        </w:div>
      </w:divsChild>
    </w:div>
    <w:div w:id="1310016205">
      <w:bodyDiv w:val="1"/>
      <w:marLeft w:val="0"/>
      <w:marRight w:val="0"/>
      <w:marTop w:val="0"/>
      <w:marBottom w:val="0"/>
      <w:divBdr>
        <w:top w:val="none" w:sz="0" w:space="0" w:color="auto"/>
        <w:left w:val="none" w:sz="0" w:space="0" w:color="auto"/>
        <w:bottom w:val="none" w:sz="0" w:space="0" w:color="auto"/>
        <w:right w:val="none" w:sz="0" w:space="0" w:color="auto"/>
      </w:divBdr>
      <w:divsChild>
        <w:div w:id="15693346">
          <w:marLeft w:val="480"/>
          <w:marRight w:val="0"/>
          <w:marTop w:val="0"/>
          <w:marBottom w:val="0"/>
          <w:divBdr>
            <w:top w:val="none" w:sz="0" w:space="0" w:color="auto"/>
            <w:left w:val="none" w:sz="0" w:space="0" w:color="auto"/>
            <w:bottom w:val="none" w:sz="0" w:space="0" w:color="auto"/>
            <w:right w:val="none" w:sz="0" w:space="0" w:color="auto"/>
          </w:divBdr>
        </w:div>
        <w:div w:id="20860575">
          <w:marLeft w:val="480"/>
          <w:marRight w:val="0"/>
          <w:marTop w:val="0"/>
          <w:marBottom w:val="0"/>
          <w:divBdr>
            <w:top w:val="none" w:sz="0" w:space="0" w:color="auto"/>
            <w:left w:val="none" w:sz="0" w:space="0" w:color="auto"/>
            <w:bottom w:val="none" w:sz="0" w:space="0" w:color="auto"/>
            <w:right w:val="none" w:sz="0" w:space="0" w:color="auto"/>
          </w:divBdr>
        </w:div>
        <w:div w:id="82536420">
          <w:marLeft w:val="480"/>
          <w:marRight w:val="0"/>
          <w:marTop w:val="0"/>
          <w:marBottom w:val="0"/>
          <w:divBdr>
            <w:top w:val="none" w:sz="0" w:space="0" w:color="auto"/>
            <w:left w:val="none" w:sz="0" w:space="0" w:color="auto"/>
            <w:bottom w:val="none" w:sz="0" w:space="0" w:color="auto"/>
            <w:right w:val="none" w:sz="0" w:space="0" w:color="auto"/>
          </w:divBdr>
        </w:div>
        <w:div w:id="98334783">
          <w:marLeft w:val="480"/>
          <w:marRight w:val="0"/>
          <w:marTop w:val="0"/>
          <w:marBottom w:val="0"/>
          <w:divBdr>
            <w:top w:val="none" w:sz="0" w:space="0" w:color="auto"/>
            <w:left w:val="none" w:sz="0" w:space="0" w:color="auto"/>
            <w:bottom w:val="none" w:sz="0" w:space="0" w:color="auto"/>
            <w:right w:val="none" w:sz="0" w:space="0" w:color="auto"/>
          </w:divBdr>
        </w:div>
        <w:div w:id="102502539">
          <w:marLeft w:val="480"/>
          <w:marRight w:val="0"/>
          <w:marTop w:val="0"/>
          <w:marBottom w:val="0"/>
          <w:divBdr>
            <w:top w:val="none" w:sz="0" w:space="0" w:color="auto"/>
            <w:left w:val="none" w:sz="0" w:space="0" w:color="auto"/>
            <w:bottom w:val="none" w:sz="0" w:space="0" w:color="auto"/>
            <w:right w:val="none" w:sz="0" w:space="0" w:color="auto"/>
          </w:divBdr>
        </w:div>
        <w:div w:id="229194935">
          <w:marLeft w:val="480"/>
          <w:marRight w:val="0"/>
          <w:marTop w:val="0"/>
          <w:marBottom w:val="0"/>
          <w:divBdr>
            <w:top w:val="none" w:sz="0" w:space="0" w:color="auto"/>
            <w:left w:val="none" w:sz="0" w:space="0" w:color="auto"/>
            <w:bottom w:val="none" w:sz="0" w:space="0" w:color="auto"/>
            <w:right w:val="none" w:sz="0" w:space="0" w:color="auto"/>
          </w:divBdr>
        </w:div>
        <w:div w:id="233469233">
          <w:marLeft w:val="480"/>
          <w:marRight w:val="0"/>
          <w:marTop w:val="0"/>
          <w:marBottom w:val="0"/>
          <w:divBdr>
            <w:top w:val="none" w:sz="0" w:space="0" w:color="auto"/>
            <w:left w:val="none" w:sz="0" w:space="0" w:color="auto"/>
            <w:bottom w:val="none" w:sz="0" w:space="0" w:color="auto"/>
            <w:right w:val="none" w:sz="0" w:space="0" w:color="auto"/>
          </w:divBdr>
        </w:div>
        <w:div w:id="314064652">
          <w:marLeft w:val="480"/>
          <w:marRight w:val="0"/>
          <w:marTop w:val="0"/>
          <w:marBottom w:val="0"/>
          <w:divBdr>
            <w:top w:val="none" w:sz="0" w:space="0" w:color="auto"/>
            <w:left w:val="none" w:sz="0" w:space="0" w:color="auto"/>
            <w:bottom w:val="none" w:sz="0" w:space="0" w:color="auto"/>
            <w:right w:val="none" w:sz="0" w:space="0" w:color="auto"/>
          </w:divBdr>
        </w:div>
        <w:div w:id="354187744">
          <w:marLeft w:val="480"/>
          <w:marRight w:val="0"/>
          <w:marTop w:val="0"/>
          <w:marBottom w:val="0"/>
          <w:divBdr>
            <w:top w:val="none" w:sz="0" w:space="0" w:color="auto"/>
            <w:left w:val="none" w:sz="0" w:space="0" w:color="auto"/>
            <w:bottom w:val="none" w:sz="0" w:space="0" w:color="auto"/>
            <w:right w:val="none" w:sz="0" w:space="0" w:color="auto"/>
          </w:divBdr>
        </w:div>
        <w:div w:id="355546068">
          <w:marLeft w:val="480"/>
          <w:marRight w:val="0"/>
          <w:marTop w:val="0"/>
          <w:marBottom w:val="0"/>
          <w:divBdr>
            <w:top w:val="none" w:sz="0" w:space="0" w:color="auto"/>
            <w:left w:val="none" w:sz="0" w:space="0" w:color="auto"/>
            <w:bottom w:val="none" w:sz="0" w:space="0" w:color="auto"/>
            <w:right w:val="none" w:sz="0" w:space="0" w:color="auto"/>
          </w:divBdr>
        </w:div>
        <w:div w:id="368188338">
          <w:marLeft w:val="480"/>
          <w:marRight w:val="0"/>
          <w:marTop w:val="0"/>
          <w:marBottom w:val="0"/>
          <w:divBdr>
            <w:top w:val="none" w:sz="0" w:space="0" w:color="auto"/>
            <w:left w:val="none" w:sz="0" w:space="0" w:color="auto"/>
            <w:bottom w:val="none" w:sz="0" w:space="0" w:color="auto"/>
            <w:right w:val="none" w:sz="0" w:space="0" w:color="auto"/>
          </w:divBdr>
        </w:div>
        <w:div w:id="405223009">
          <w:marLeft w:val="480"/>
          <w:marRight w:val="0"/>
          <w:marTop w:val="0"/>
          <w:marBottom w:val="0"/>
          <w:divBdr>
            <w:top w:val="none" w:sz="0" w:space="0" w:color="auto"/>
            <w:left w:val="none" w:sz="0" w:space="0" w:color="auto"/>
            <w:bottom w:val="none" w:sz="0" w:space="0" w:color="auto"/>
            <w:right w:val="none" w:sz="0" w:space="0" w:color="auto"/>
          </w:divBdr>
        </w:div>
        <w:div w:id="587425350">
          <w:marLeft w:val="480"/>
          <w:marRight w:val="0"/>
          <w:marTop w:val="0"/>
          <w:marBottom w:val="0"/>
          <w:divBdr>
            <w:top w:val="none" w:sz="0" w:space="0" w:color="auto"/>
            <w:left w:val="none" w:sz="0" w:space="0" w:color="auto"/>
            <w:bottom w:val="none" w:sz="0" w:space="0" w:color="auto"/>
            <w:right w:val="none" w:sz="0" w:space="0" w:color="auto"/>
          </w:divBdr>
        </w:div>
        <w:div w:id="601032093">
          <w:marLeft w:val="480"/>
          <w:marRight w:val="0"/>
          <w:marTop w:val="0"/>
          <w:marBottom w:val="0"/>
          <w:divBdr>
            <w:top w:val="none" w:sz="0" w:space="0" w:color="auto"/>
            <w:left w:val="none" w:sz="0" w:space="0" w:color="auto"/>
            <w:bottom w:val="none" w:sz="0" w:space="0" w:color="auto"/>
            <w:right w:val="none" w:sz="0" w:space="0" w:color="auto"/>
          </w:divBdr>
        </w:div>
        <w:div w:id="634531862">
          <w:marLeft w:val="480"/>
          <w:marRight w:val="0"/>
          <w:marTop w:val="0"/>
          <w:marBottom w:val="0"/>
          <w:divBdr>
            <w:top w:val="none" w:sz="0" w:space="0" w:color="auto"/>
            <w:left w:val="none" w:sz="0" w:space="0" w:color="auto"/>
            <w:bottom w:val="none" w:sz="0" w:space="0" w:color="auto"/>
            <w:right w:val="none" w:sz="0" w:space="0" w:color="auto"/>
          </w:divBdr>
        </w:div>
        <w:div w:id="640581094">
          <w:marLeft w:val="480"/>
          <w:marRight w:val="0"/>
          <w:marTop w:val="0"/>
          <w:marBottom w:val="0"/>
          <w:divBdr>
            <w:top w:val="none" w:sz="0" w:space="0" w:color="auto"/>
            <w:left w:val="none" w:sz="0" w:space="0" w:color="auto"/>
            <w:bottom w:val="none" w:sz="0" w:space="0" w:color="auto"/>
            <w:right w:val="none" w:sz="0" w:space="0" w:color="auto"/>
          </w:divBdr>
        </w:div>
        <w:div w:id="709499170">
          <w:marLeft w:val="480"/>
          <w:marRight w:val="0"/>
          <w:marTop w:val="0"/>
          <w:marBottom w:val="0"/>
          <w:divBdr>
            <w:top w:val="none" w:sz="0" w:space="0" w:color="auto"/>
            <w:left w:val="none" w:sz="0" w:space="0" w:color="auto"/>
            <w:bottom w:val="none" w:sz="0" w:space="0" w:color="auto"/>
            <w:right w:val="none" w:sz="0" w:space="0" w:color="auto"/>
          </w:divBdr>
        </w:div>
        <w:div w:id="727923349">
          <w:marLeft w:val="480"/>
          <w:marRight w:val="0"/>
          <w:marTop w:val="0"/>
          <w:marBottom w:val="0"/>
          <w:divBdr>
            <w:top w:val="none" w:sz="0" w:space="0" w:color="auto"/>
            <w:left w:val="none" w:sz="0" w:space="0" w:color="auto"/>
            <w:bottom w:val="none" w:sz="0" w:space="0" w:color="auto"/>
            <w:right w:val="none" w:sz="0" w:space="0" w:color="auto"/>
          </w:divBdr>
        </w:div>
        <w:div w:id="753892897">
          <w:marLeft w:val="480"/>
          <w:marRight w:val="0"/>
          <w:marTop w:val="0"/>
          <w:marBottom w:val="0"/>
          <w:divBdr>
            <w:top w:val="none" w:sz="0" w:space="0" w:color="auto"/>
            <w:left w:val="none" w:sz="0" w:space="0" w:color="auto"/>
            <w:bottom w:val="none" w:sz="0" w:space="0" w:color="auto"/>
            <w:right w:val="none" w:sz="0" w:space="0" w:color="auto"/>
          </w:divBdr>
        </w:div>
        <w:div w:id="801658294">
          <w:marLeft w:val="480"/>
          <w:marRight w:val="0"/>
          <w:marTop w:val="0"/>
          <w:marBottom w:val="0"/>
          <w:divBdr>
            <w:top w:val="none" w:sz="0" w:space="0" w:color="auto"/>
            <w:left w:val="none" w:sz="0" w:space="0" w:color="auto"/>
            <w:bottom w:val="none" w:sz="0" w:space="0" w:color="auto"/>
            <w:right w:val="none" w:sz="0" w:space="0" w:color="auto"/>
          </w:divBdr>
        </w:div>
        <w:div w:id="809901633">
          <w:marLeft w:val="480"/>
          <w:marRight w:val="0"/>
          <w:marTop w:val="0"/>
          <w:marBottom w:val="0"/>
          <w:divBdr>
            <w:top w:val="none" w:sz="0" w:space="0" w:color="auto"/>
            <w:left w:val="none" w:sz="0" w:space="0" w:color="auto"/>
            <w:bottom w:val="none" w:sz="0" w:space="0" w:color="auto"/>
            <w:right w:val="none" w:sz="0" w:space="0" w:color="auto"/>
          </w:divBdr>
        </w:div>
        <w:div w:id="810902028">
          <w:marLeft w:val="480"/>
          <w:marRight w:val="0"/>
          <w:marTop w:val="0"/>
          <w:marBottom w:val="0"/>
          <w:divBdr>
            <w:top w:val="none" w:sz="0" w:space="0" w:color="auto"/>
            <w:left w:val="none" w:sz="0" w:space="0" w:color="auto"/>
            <w:bottom w:val="none" w:sz="0" w:space="0" w:color="auto"/>
            <w:right w:val="none" w:sz="0" w:space="0" w:color="auto"/>
          </w:divBdr>
        </w:div>
        <w:div w:id="825630722">
          <w:marLeft w:val="480"/>
          <w:marRight w:val="0"/>
          <w:marTop w:val="0"/>
          <w:marBottom w:val="0"/>
          <w:divBdr>
            <w:top w:val="none" w:sz="0" w:space="0" w:color="auto"/>
            <w:left w:val="none" w:sz="0" w:space="0" w:color="auto"/>
            <w:bottom w:val="none" w:sz="0" w:space="0" w:color="auto"/>
            <w:right w:val="none" w:sz="0" w:space="0" w:color="auto"/>
          </w:divBdr>
        </w:div>
        <w:div w:id="826019057">
          <w:marLeft w:val="480"/>
          <w:marRight w:val="0"/>
          <w:marTop w:val="0"/>
          <w:marBottom w:val="0"/>
          <w:divBdr>
            <w:top w:val="none" w:sz="0" w:space="0" w:color="auto"/>
            <w:left w:val="none" w:sz="0" w:space="0" w:color="auto"/>
            <w:bottom w:val="none" w:sz="0" w:space="0" w:color="auto"/>
            <w:right w:val="none" w:sz="0" w:space="0" w:color="auto"/>
          </w:divBdr>
        </w:div>
        <w:div w:id="855769687">
          <w:marLeft w:val="480"/>
          <w:marRight w:val="0"/>
          <w:marTop w:val="0"/>
          <w:marBottom w:val="0"/>
          <w:divBdr>
            <w:top w:val="none" w:sz="0" w:space="0" w:color="auto"/>
            <w:left w:val="none" w:sz="0" w:space="0" w:color="auto"/>
            <w:bottom w:val="none" w:sz="0" w:space="0" w:color="auto"/>
            <w:right w:val="none" w:sz="0" w:space="0" w:color="auto"/>
          </w:divBdr>
        </w:div>
        <w:div w:id="894973116">
          <w:marLeft w:val="480"/>
          <w:marRight w:val="0"/>
          <w:marTop w:val="0"/>
          <w:marBottom w:val="0"/>
          <w:divBdr>
            <w:top w:val="none" w:sz="0" w:space="0" w:color="auto"/>
            <w:left w:val="none" w:sz="0" w:space="0" w:color="auto"/>
            <w:bottom w:val="none" w:sz="0" w:space="0" w:color="auto"/>
            <w:right w:val="none" w:sz="0" w:space="0" w:color="auto"/>
          </w:divBdr>
        </w:div>
        <w:div w:id="901332335">
          <w:marLeft w:val="480"/>
          <w:marRight w:val="0"/>
          <w:marTop w:val="0"/>
          <w:marBottom w:val="0"/>
          <w:divBdr>
            <w:top w:val="none" w:sz="0" w:space="0" w:color="auto"/>
            <w:left w:val="none" w:sz="0" w:space="0" w:color="auto"/>
            <w:bottom w:val="none" w:sz="0" w:space="0" w:color="auto"/>
            <w:right w:val="none" w:sz="0" w:space="0" w:color="auto"/>
          </w:divBdr>
        </w:div>
        <w:div w:id="922185958">
          <w:marLeft w:val="480"/>
          <w:marRight w:val="0"/>
          <w:marTop w:val="0"/>
          <w:marBottom w:val="0"/>
          <w:divBdr>
            <w:top w:val="none" w:sz="0" w:space="0" w:color="auto"/>
            <w:left w:val="none" w:sz="0" w:space="0" w:color="auto"/>
            <w:bottom w:val="none" w:sz="0" w:space="0" w:color="auto"/>
            <w:right w:val="none" w:sz="0" w:space="0" w:color="auto"/>
          </w:divBdr>
        </w:div>
        <w:div w:id="924456761">
          <w:marLeft w:val="480"/>
          <w:marRight w:val="0"/>
          <w:marTop w:val="0"/>
          <w:marBottom w:val="0"/>
          <w:divBdr>
            <w:top w:val="none" w:sz="0" w:space="0" w:color="auto"/>
            <w:left w:val="none" w:sz="0" w:space="0" w:color="auto"/>
            <w:bottom w:val="none" w:sz="0" w:space="0" w:color="auto"/>
            <w:right w:val="none" w:sz="0" w:space="0" w:color="auto"/>
          </w:divBdr>
        </w:div>
        <w:div w:id="988169664">
          <w:marLeft w:val="480"/>
          <w:marRight w:val="0"/>
          <w:marTop w:val="0"/>
          <w:marBottom w:val="0"/>
          <w:divBdr>
            <w:top w:val="none" w:sz="0" w:space="0" w:color="auto"/>
            <w:left w:val="none" w:sz="0" w:space="0" w:color="auto"/>
            <w:bottom w:val="none" w:sz="0" w:space="0" w:color="auto"/>
            <w:right w:val="none" w:sz="0" w:space="0" w:color="auto"/>
          </w:divBdr>
        </w:div>
        <w:div w:id="1058280389">
          <w:marLeft w:val="480"/>
          <w:marRight w:val="0"/>
          <w:marTop w:val="0"/>
          <w:marBottom w:val="0"/>
          <w:divBdr>
            <w:top w:val="none" w:sz="0" w:space="0" w:color="auto"/>
            <w:left w:val="none" w:sz="0" w:space="0" w:color="auto"/>
            <w:bottom w:val="none" w:sz="0" w:space="0" w:color="auto"/>
            <w:right w:val="none" w:sz="0" w:space="0" w:color="auto"/>
          </w:divBdr>
        </w:div>
        <w:div w:id="1088043837">
          <w:marLeft w:val="480"/>
          <w:marRight w:val="0"/>
          <w:marTop w:val="0"/>
          <w:marBottom w:val="0"/>
          <w:divBdr>
            <w:top w:val="none" w:sz="0" w:space="0" w:color="auto"/>
            <w:left w:val="none" w:sz="0" w:space="0" w:color="auto"/>
            <w:bottom w:val="none" w:sz="0" w:space="0" w:color="auto"/>
            <w:right w:val="none" w:sz="0" w:space="0" w:color="auto"/>
          </w:divBdr>
        </w:div>
        <w:div w:id="1091123672">
          <w:marLeft w:val="480"/>
          <w:marRight w:val="0"/>
          <w:marTop w:val="0"/>
          <w:marBottom w:val="0"/>
          <w:divBdr>
            <w:top w:val="none" w:sz="0" w:space="0" w:color="auto"/>
            <w:left w:val="none" w:sz="0" w:space="0" w:color="auto"/>
            <w:bottom w:val="none" w:sz="0" w:space="0" w:color="auto"/>
            <w:right w:val="none" w:sz="0" w:space="0" w:color="auto"/>
          </w:divBdr>
        </w:div>
        <w:div w:id="1108046409">
          <w:marLeft w:val="480"/>
          <w:marRight w:val="0"/>
          <w:marTop w:val="0"/>
          <w:marBottom w:val="0"/>
          <w:divBdr>
            <w:top w:val="none" w:sz="0" w:space="0" w:color="auto"/>
            <w:left w:val="none" w:sz="0" w:space="0" w:color="auto"/>
            <w:bottom w:val="none" w:sz="0" w:space="0" w:color="auto"/>
            <w:right w:val="none" w:sz="0" w:space="0" w:color="auto"/>
          </w:divBdr>
        </w:div>
        <w:div w:id="1171681606">
          <w:marLeft w:val="480"/>
          <w:marRight w:val="0"/>
          <w:marTop w:val="0"/>
          <w:marBottom w:val="0"/>
          <w:divBdr>
            <w:top w:val="none" w:sz="0" w:space="0" w:color="auto"/>
            <w:left w:val="none" w:sz="0" w:space="0" w:color="auto"/>
            <w:bottom w:val="none" w:sz="0" w:space="0" w:color="auto"/>
            <w:right w:val="none" w:sz="0" w:space="0" w:color="auto"/>
          </w:divBdr>
        </w:div>
        <w:div w:id="1223558079">
          <w:marLeft w:val="480"/>
          <w:marRight w:val="0"/>
          <w:marTop w:val="0"/>
          <w:marBottom w:val="0"/>
          <w:divBdr>
            <w:top w:val="none" w:sz="0" w:space="0" w:color="auto"/>
            <w:left w:val="none" w:sz="0" w:space="0" w:color="auto"/>
            <w:bottom w:val="none" w:sz="0" w:space="0" w:color="auto"/>
            <w:right w:val="none" w:sz="0" w:space="0" w:color="auto"/>
          </w:divBdr>
        </w:div>
        <w:div w:id="1269898021">
          <w:marLeft w:val="480"/>
          <w:marRight w:val="0"/>
          <w:marTop w:val="0"/>
          <w:marBottom w:val="0"/>
          <w:divBdr>
            <w:top w:val="none" w:sz="0" w:space="0" w:color="auto"/>
            <w:left w:val="none" w:sz="0" w:space="0" w:color="auto"/>
            <w:bottom w:val="none" w:sz="0" w:space="0" w:color="auto"/>
            <w:right w:val="none" w:sz="0" w:space="0" w:color="auto"/>
          </w:divBdr>
        </w:div>
        <w:div w:id="1275021123">
          <w:marLeft w:val="480"/>
          <w:marRight w:val="0"/>
          <w:marTop w:val="0"/>
          <w:marBottom w:val="0"/>
          <w:divBdr>
            <w:top w:val="none" w:sz="0" w:space="0" w:color="auto"/>
            <w:left w:val="none" w:sz="0" w:space="0" w:color="auto"/>
            <w:bottom w:val="none" w:sz="0" w:space="0" w:color="auto"/>
            <w:right w:val="none" w:sz="0" w:space="0" w:color="auto"/>
          </w:divBdr>
        </w:div>
        <w:div w:id="1286497012">
          <w:marLeft w:val="480"/>
          <w:marRight w:val="0"/>
          <w:marTop w:val="0"/>
          <w:marBottom w:val="0"/>
          <w:divBdr>
            <w:top w:val="none" w:sz="0" w:space="0" w:color="auto"/>
            <w:left w:val="none" w:sz="0" w:space="0" w:color="auto"/>
            <w:bottom w:val="none" w:sz="0" w:space="0" w:color="auto"/>
            <w:right w:val="none" w:sz="0" w:space="0" w:color="auto"/>
          </w:divBdr>
        </w:div>
        <w:div w:id="1340503014">
          <w:marLeft w:val="480"/>
          <w:marRight w:val="0"/>
          <w:marTop w:val="0"/>
          <w:marBottom w:val="0"/>
          <w:divBdr>
            <w:top w:val="none" w:sz="0" w:space="0" w:color="auto"/>
            <w:left w:val="none" w:sz="0" w:space="0" w:color="auto"/>
            <w:bottom w:val="none" w:sz="0" w:space="0" w:color="auto"/>
            <w:right w:val="none" w:sz="0" w:space="0" w:color="auto"/>
          </w:divBdr>
        </w:div>
        <w:div w:id="1388723116">
          <w:marLeft w:val="480"/>
          <w:marRight w:val="0"/>
          <w:marTop w:val="0"/>
          <w:marBottom w:val="0"/>
          <w:divBdr>
            <w:top w:val="none" w:sz="0" w:space="0" w:color="auto"/>
            <w:left w:val="none" w:sz="0" w:space="0" w:color="auto"/>
            <w:bottom w:val="none" w:sz="0" w:space="0" w:color="auto"/>
            <w:right w:val="none" w:sz="0" w:space="0" w:color="auto"/>
          </w:divBdr>
        </w:div>
        <w:div w:id="1409838000">
          <w:marLeft w:val="480"/>
          <w:marRight w:val="0"/>
          <w:marTop w:val="0"/>
          <w:marBottom w:val="0"/>
          <w:divBdr>
            <w:top w:val="none" w:sz="0" w:space="0" w:color="auto"/>
            <w:left w:val="none" w:sz="0" w:space="0" w:color="auto"/>
            <w:bottom w:val="none" w:sz="0" w:space="0" w:color="auto"/>
            <w:right w:val="none" w:sz="0" w:space="0" w:color="auto"/>
          </w:divBdr>
        </w:div>
        <w:div w:id="1447196141">
          <w:marLeft w:val="480"/>
          <w:marRight w:val="0"/>
          <w:marTop w:val="0"/>
          <w:marBottom w:val="0"/>
          <w:divBdr>
            <w:top w:val="none" w:sz="0" w:space="0" w:color="auto"/>
            <w:left w:val="none" w:sz="0" w:space="0" w:color="auto"/>
            <w:bottom w:val="none" w:sz="0" w:space="0" w:color="auto"/>
            <w:right w:val="none" w:sz="0" w:space="0" w:color="auto"/>
          </w:divBdr>
        </w:div>
        <w:div w:id="1479107472">
          <w:marLeft w:val="480"/>
          <w:marRight w:val="0"/>
          <w:marTop w:val="0"/>
          <w:marBottom w:val="0"/>
          <w:divBdr>
            <w:top w:val="none" w:sz="0" w:space="0" w:color="auto"/>
            <w:left w:val="none" w:sz="0" w:space="0" w:color="auto"/>
            <w:bottom w:val="none" w:sz="0" w:space="0" w:color="auto"/>
            <w:right w:val="none" w:sz="0" w:space="0" w:color="auto"/>
          </w:divBdr>
        </w:div>
        <w:div w:id="1499149308">
          <w:marLeft w:val="480"/>
          <w:marRight w:val="0"/>
          <w:marTop w:val="0"/>
          <w:marBottom w:val="0"/>
          <w:divBdr>
            <w:top w:val="none" w:sz="0" w:space="0" w:color="auto"/>
            <w:left w:val="none" w:sz="0" w:space="0" w:color="auto"/>
            <w:bottom w:val="none" w:sz="0" w:space="0" w:color="auto"/>
            <w:right w:val="none" w:sz="0" w:space="0" w:color="auto"/>
          </w:divBdr>
        </w:div>
        <w:div w:id="1549412258">
          <w:marLeft w:val="480"/>
          <w:marRight w:val="0"/>
          <w:marTop w:val="0"/>
          <w:marBottom w:val="0"/>
          <w:divBdr>
            <w:top w:val="none" w:sz="0" w:space="0" w:color="auto"/>
            <w:left w:val="none" w:sz="0" w:space="0" w:color="auto"/>
            <w:bottom w:val="none" w:sz="0" w:space="0" w:color="auto"/>
            <w:right w:val="none" w:sz="0" w:space="0" w:color="auto"/>
          </w:divBdr>
        </w:div>
        <w:div w:id="1565143101">
          <w:marLeft w:val="480"/>
          <w:marRight w:val="0"/>
          <w:marTop w:val="0"/>
          <w:marBottom w:val="0"/>
          <w:divBdr>
            <w:top w:val="none" w:sz="0" w:space="0" w:color="auto"/>
            <w:left w:val="none" w:sz="0" w:space="0" w:color="auto"/>
            <w:bottom w:val="none" w:sz="0" w:space="0" w:color="auto"/>
            <w:right w:val="none" w:sz="0" w:space="0" w:color="auto"/>
          </w:divBdr>
        </w:div>
        <w:div w:id="1592205477">
          <w:marLeft w:val="480"/>
          <w:marRight w:val="0"/>
          <w:marTop w:val="0"/>
          <w:marBottom w:val="0"/>
          <w:divBdr>
            <w:top w:val="none" w:sz="0" w:space="0" w:color="auto"/>
            <w:left w:val="none" w:sz="0" w:space="0" w:color="auto"/>
            <w:bottom w:val="none" w:sz="0" w:space="0" w:color="auto"/>
            <w:right w:val="none" w:sz="0" w:space="0" w:color="auto"/>
          </w:divBdr>
        </w:div>
        <w:div w:id="1611280817">
          <w:marLeft w:val="480"/>
          <w:marRight w:val="0"/>
          <w:marTop w:val="0"/>
          <w:marBottom w:val="0"/>
          <w:divBdr>
            <w:top w:val="none" w:sz="0" w:space="0" w:color="auto"/>
            <w:left w:val="none" w:sz="0" w:space="0" w:color="auto"/>
            <w:bottom w:val="none" w:sz="0" w:space="0" w:color="auto"/>
            <w:right w:val="none" w:sz="0" w:space="0" w:color="auto"/>
          </w:divBdr>
        </w:div>
        <w:div w:id="1625650340">
          <w:marLeft w:val="480"/>
          <w:marRight w:val="0"/>
          <w:marTop w:val="0"/>
          <w:marBottom w:val="0"/>
          <w:divBdr>
            <w:top w:val="none" w:sz="0" w:space="0" w:color="auto"/>
            <w:left w:val="none" w:sz="0" w:space="0" w:color="auto"/>
            <w:bottom w:val="none" w:sz="0" w:space="0" w:color="auto"/>
            <w:right w:val="none" w:sz="0" w:space="0" w:color="auto"/>
          </w:divBdr>
        </w:div>
        <w:div w:id="1732728588">
          <w:marLeft w:val="480"/>
          <w:marRight w:val="0"/>
          <w:marTop w:val="0"/>
          <w:marBottom w:val="0"/>
          <w:divBdr>
            <w:top w:val="none" w:sz="0" w:space="0" w:color="auto"/>
            <w:left w:val="none" w:sz="0" w:space="0" w:color="auto"/>
            <w:bottom w:val="none" w:sz="0" w:space="0" w:color="auto"/>
            <w:right w:val="none" w:sz="0" w:space="0" w:color="auto"/>
          </w:divBdr>
        </w:div>
        <w:div w:id="1784954766">
          <w:marLeft w:val="480"/>
          <w:marRight w:val="0"/>
          <w:marTop w:val="0"/>
          <w:marBottom w:val="0"/>
          <w:divBdr>
            <w:top w:val="none" w:sz="0" w:space="0" w:color="auto"/>
            <w:left w:val="none" w:sz="0" w:space="0" w:color="auto"/>
            <w:bottom w:val="none" w:sz="0" w:space="0" w:color="auto"/>
            <w:right w:val="none" w:sz="0" w:space="0" w:color="auto"/>
          </w:divBdr>
        </w:div>
        <w:div w:id="1786391065">
          <w:marLeft w:val="480"/>
          <w:marRight w:val="0"/>
          <w:marTop w:val="0"/>
          <w:marBottom w:val="0"/>
          <w:divBdr>
            <w:top w:val="none" w:sz="0" w:space="0" w:color="auto"/>
            <w:left w:val="none" w:sz="0" w:space="0" w:color="auto"/>
            <w:bottom w:val="none" w:sz="0" w:space="0" w:color="auto"/>
            <w:right w:val="none" w:sz="0" w:space="0" w:color="auto"/>
          </w:divBdr>
        </w:div>
        <w:div w:id="1846550661">
          <w:marLeft w:val="480"/>
          <w:marRight w:val="0"/>
          <w:marTop w:val="0"/>
          <w:marBottom w:val="0"/>
          <w:divBdr>
            <w:top w:val="none" w:sz="0" w:space="0" w:color="auto"/>
            <w:left w:val="none" w:sz="0" w:space="0" w:color="auto"/>
            <w:bottom w:val="none" w:sz="0" w:space="0" w:color="auto"/>
            <w:right w:val="none" w:sz="0" w:space="0" w:color="auto"/>
          </w:divBdr>
        </w:div>
        <w:div w:id="1880313593">
          <w:marLeft w:val="480"/>
          <w:marRight w:val="0"/>
          <w:marTop w:val="0"/>
          <w:marBottom w:val="0"/>
          <w:divBdr>
            <w:top w:val="none" w:sz="0" w:space="0" w:color="auto"/>
            <w:left w:val="none" w:sz="0" w:space="0" w:color="auto"/>
            <w:bottom w:val="none" w:sz="0" w:space="0" w:color="auto"/>
            <w:right w:val="none" w:sz="0" w:space="0" w:color="auto"/>
          </w:divBdr>
        </w:div>
        <w:div w:id="1885016113">
          <w:marLeft w:val="480"/>
          <w:marRight w:val="0"/>
          <w:marTop w:val="0"/>
          <w:marBottom w:val="0"/>
          <w:divBdr>
            <w:top w:val="none" w:sz="0" w:space="0" w:color="auto"/>
            <w:left w:val="none" w:sz="0" w:space="0" w:color="auto"/>
            <w:bottom w:val="none" w:sz="0" w:space="0" w:color="auto"/>
            <w:right w:val="none" w:sz="0" w:space="0" w:color="auto"/>
          </w:divBdr>
        </w:div>
        <w:div w:id="1922255671">
          <w:marLeft w:val="480"/>
          <w:marRight w:val="0"/>
          <w:marTop w:val="0"/>
          <w:marBottom w:val="0"/>
          <w:divBdr>
            <w:top w:val="none" w:sz="0" w:space="0" w:color="auto"/>
            <w:left w:val="none" w:sz="0" w:space="0" w:color="auto"/>
            <w:bottom w:val="none" w:sz="0" w:space="0" w:color="auto"/>
            <w:right w:val="none" w:sz="0" w:space="0" w:color="auto"/>
          </w:divBdr>
        </w:div>
        <w:div w:id="1929540802">
          <w:marLeft w:val="480"/>
          <w:marRight w:val="0"/>
          <w:marTop w:val="0"/>
          <w:marBottom w:val="0"/>
          <w:divBdr>
            <w:top w:val="none" w:sz="0" w:space="0" w:color="auto"/>
            <w:left w:val="none" w:sz="0" w:space="0" w:color="auto"/>
            <w:bottom w:val="none" w:sz="0" w:space="0" w:color="auto"/>
            <w:right w:val="none" w:sz="0" w:space="0" w:color="auto"/>
          </w:divBdr>
        </w:div>
        <w:div w:id="1936552475">
          <w:marLeft w:val="480"/>
          <w:marRight w:val="0"/>
          <w:marTop w:val="0"/>
          <w:marBottom w:val="0"/>
          <w:divBdr>
            <w:top w:val="none" w:sz="0" w:space="0" w:color="auto"/>
            <w:left w:val="none" w:sz="0" w:space="0" w:color="auto"/>
            <w:bottom w:val="none" w:sz="0" w:space="0" w:color="auto"/>
            <w:right w:val="none" w:sz="0" w:space="0" w:color="auto"/>
          </w:divBdr>
        </w:div>
        <w:div w:id="2010281281">
          <w:marLeft w:val="480"/>
          <w:marRight w:val="0"/>
          <w:marTop w:val="0"/>
          <w:marBottom w:val="0"/>
          <w:divBdr>
            <w:top w:val="none" w:sz="0" w:space="0" w:color="auto"/>
            <w:left w:val="none" w:sz="0" w:space="0" w:color="auto"/>
            <w:bottom w:val="none" w:sz="0" w:space="0" w:color="auto"/>
            <w:right w:val="none" w:sz="0" w:space="0" w:color="auto"/>
          </w:divBdr>
        </w:div>
        <w:div w:id="2017610167">
          <w:marLeft w:val="480"/>
          <w:marRight w:val="0"/>
          <w:marTop w:val="0"/>
          <w:marBottom w:val="0"/>
          <w:divBdr>
            <w:top w:val="none" w:sz="0" w:space="0" w:color="auto"/>
            <w:left w:val="none" w:sz="0" w:space="0" w:color="auto"/>
            <w:bottom w:val="none" w:sz="0" w:space="0" w:color="auto"/>
            <w:right w:val="none" w:sz="0" w:space="0" w:color="auto"/>
          </w:divBdr>
        </w:div>
        <w:div w:id="2020965494">
          <w:marLeft w:val="480"/>
          <w:marRight w:val="0"/>
          <w:marTop w:val="0"/>
          <w:marBottom w:val="0"/>
          <w:divBdr>
            <w:top w:val="none" w:sz="0" w:space="0" w:color="auto"/>
            <w:left w:val="none" w:sz="0" w:space="0" w:color="auto"/>
            <w:bottom w:val="none" w:sz="0" w:space="0" w:color="auto"/>
            <w:right w:val="none" w:sz="0" w:space="0" w:color="auto"/>
          </w:divBdr>
        </w:div>
        <w:div w:id="2064210650">
          <w:marLeft w:val="480"/>
          <w:marRight w:val="0"/>
          <w:marTop w:val="0"/>
          <w:marBottom w:val="0"/>
          <w:divBdr>
            <w:top w:val="none" w:sz="0" w:space="0" w:color="auto"/>
            <w:left w:val="none" w:sz="0" w:space="0" w:color="auto"/>
            <w:bottom w:val="none" w:sz="0" w:space="0" w:color="auto"/>
            <w:right w:val="none" w:sz="0" w:space="0" w:color="auto"/>
          </w:divBdr>
        </w:div>
        <w:div w:id="2067752828">
          <w:marLeft w:val="480"/>
          <w:marRight w:val="0"/>
          <w:marTop w:val="0"/>
          <w:marBottom w:val="0"/>
          <w:divBdr>
            <w:top w:val="none" w:sz="0" w:space="0" w:color="auto"/>
            <w:left w:val="none" w:sz="0" w:space="0" w:color="auto"/>
            <w:bottom w:val="none" w:sz="0" w:space="0" w:color="auto"/>
            <w:right w:val="none" w:sz="0" w:space="0" w:color="auto"/>
          </w:divBdr>
        </w:div>
        <w:div w:id="2097163935">
          <w:marLeft w:val="480"/>
          <w:marRight w:val="0"/>
          <w:marTop w:val="0"/>
          <w:marBottom w:val="0"/>
          <w:divBdr>
            <w:top w:val="none" w:sz="0" w:space="0" w:color="auto"/>
            <w:left w:val="none" w:sz="0" w:space="0" w:color="auto"/>
            <w:bottom w:val="none" w:sz="0" w:space="0" w:color="auto"/>
            <w:right w:val="none" w:sz="0" w:space="0" w:color="auto"/>
          </w:divBdr>
        </w:div>
        <w:div w:id="2140948051">
          <w:marLeft w:val="480"/>
          <w:marRight w:val="0"/>
          <w:marTop w:val="0"/>
          <w:marBottom w:val="0"/>
          <w:divBdr>
            <w:top w:val="none" w:sz="0" w:space="0" w:color="auto"/>
            <w:left w:val="none" w:sz="0" w:space="0" w:color="auto"/>
            <w:bottom w:val="none" w:sz="0" w:space="0" w:color="auto"/>
            <w:right w:val="none" w:sz="0" w:space="0" w:color="auto"/>
          </w:divBdr>
        </w:div>
      </w:divsChild>
    </w:div>
    <w:div w:id="1322588564">
      <w:bodyDiv w:val="1"/>
      <w:marLeft w:val="0"/>
      <w:marRight w:val="0"/>
      <w:marTop w:val="0"/>
      <w:marBottom w:val="0"/>
      <w:divBdr>
        <w:top w:val="none" w:sz="0" w:space="0" w:color="auto"/>
        <w:left w:val="none" w:sz="0" w:space="0" w:color="auto"/>
        <w:bottom w:val="none" w:sz="0" w:space="0" w:color="auto"/>
        <w:right w:val="none" w:sz="0" w:space="0" w:color="auto"/>
      </w:divBdr>
      <w:divsChild>
        <w:div w:id="39940877">
          <w:marLeft w:val="480"/>
          <w:marRight w:val="0"/>
          <w:marTop w:val="0"/>
          <w:marBottom w:val="0"/>
          <w:divBdr>
            <w:top w:val="none" w:sz="0" w:space="0" w:color="auto"/>
            <w:left w:val="none" w:sz="0" w:space="0" w:color="auto"/>
            <w:bottom w:val="none" w:sz="0" w:space="0" w:color="auto"/>
            <w:right w:val="none" w:sz="0" w:space="0" w:color="auto"/>
          </w:divBdr>
        </w:div>
        <w:div w:id="54670938">
          <w:marLeft w:val="480"/>
          <w:marRight w:val="0"/>
          <w:marTop w:val="0"/>
          <w:marBottom w:val="0"/>
          <w:divBdr>
            <w:top w:val="none" w:sz="0" w:space="0" w:color="auto"/>
            <w:left w:val="none" w:sz="0" w:space="0" w:color="auto"/>
            <w:bottom w:val="none" w:sz="0" w:space="0" w:color="auto"/>
            <w:right w:val="none" w:sz="0" w:space="0" w:color="auto"/>
          </w:divBdr>
        </w:div>
        <w:div w:id="125321932">
          <w:marLeft w:val="480"/>
          <w:marRight w:val="0"/>
          <w:marTop w:val="0"/>
          <w:marBottom w:val="0"/>
          <w:divBdr>
            <w:top w:val="none" w:sz="0" w:space="0" w:color="auto"/>
            <w:left w:val="none" w:sz="0" w:space="0" w:color="auto"/>
            <w:bottom w:val="none" w:sz="0" w:space="0" w:color="auto"/>
            <w:right w:val="none" w:sz="0" w:space="0" w:color="auto"/>
          </w:divBdr>
        </w:div>
        <w:div w:id="125777444">
          <w:marLeft w:val="480"/>
          <w:marRight w:val="0"/>
          <w:marTop w:val="0"/>
          <w:marBottom w:val="0"/>
          <w:divBdr>
            <w:top w:val="none" w:sz="0" w:space="0" w:color="auto"/>
            <w:left w:val="none" w:sz="0" w:space="0" w:color="auto"/>
            <w:bottom w:val="none" w:sz="0" w:space="0" w:color="auto"/>
            <w:right w:val="none" w:sz="0" w:space="0" w:color="auto"/>
          </w:divBdr>
        </w:div>
        <w:div w:id="135999614">
          <w:marLeft w:val="480"/>
          <w:marRight w:val="0"/>
          <w:marTop w:val="0"/>
          <w:marBottom w:val="0"/>
          <w:divBdr>
            <w:top w:val="none" w:sz="0" w:space="0" w:color="auto"/>
            <w:left w:val="none" w:sz="0" w:space="0" w:color="auto"/>
            <w:bottom w:val="none" w:sz="0" w:space="0" w:color="auto"/>
            <w:right w:val="none" w:sz="0" w:space="0" w:color="auto"/>
          </w:divBdr>
        </w:div>
        <w:div w:id="163206015">
          <w:marLeft w:val="480"/>
          <w:marRight w:val="0"/>
          <w:marTop w:val="0"/>
          <w:marBottom w:val="0"/>
          <w:divBdr>
            <w:top w:val="none" w:sz="0" w:space="0" w:color="auto"/>
            <w:left w:val="none" w:sz="0" w:space="0" w:color="auto"/>
            <w:bottom w:val="none" w:sz="0" w:space="0" w:color="auto"/>
            <w:right w:val="none" w:sz="0" w:space="0" w:color="auto"/>
          </w:divBdr>
        </w:div>
        <w:div w:id="219250204">
          <w:marLeft w:val="480"/>
          <w:marRight w:val="0"/>
          <w:marTop w:val="0"/>
          <w:marBottom w:val="0"/>
          <w:divBdr>
            <w:top w:val="none" w:sz="0" w:space="0" w:color="auto"/>
            <w:left w:val="none" w:sz="0" w:space="0" w:color="auto"/>
            <w:bottom w:val="none" w:sz="0" w:space="0" w:color="auto"/>
            <w:right w:val="none" w:sz="0" w:space="0" w:color="auto"/>
          </w:divBdr>
        </w:div>
        <w:div w:id="265817270">
          <w:marLeft w:val="480"/>
          <w:marRight w:val="0"/>
          <w:marTop w:val="0"/>
          <w:marBottom w:val="0"/>
          <w:divBdr>
            <w:top w:val="none" w:sz="0" w:space="0" w:color="auto"/>
            <w:left w:val="none" w:sz="0" w:space="0" w:color="auto"/>
            <w:bottom w:val="none" w:sz="0" w:space="0" w:color="auto"/>
            <w:right w:val="none" w:sz="0" w:space="0" w:color="auto"/>
          </w:divBdr>
        </w:div>
        <w:div w:id="307903064">
          <w:marLeft w:val="480"/>
          <w:marRight w:val="0"/>
          <w:marTop w:val="0"/>
          <w:marBottom w:val="0"/>
          <w:divBdr>
            <w:top w:val="none" w:sz="0" w:space="0" w:color="auto"/>
            <w:left w:val="none" w:sz="0" w:space="0" w:color="auto"/>
            <w:bottom w:val="none" w:sz="0" w:space="0" w:color="auto"/>
            <w:right w:val="none" w:sz="0" w:space="0" w:color="auto"/>
          </w:divBdr>
        </w:div>
        <w:div w:id="337462254">
          <w:marLeft w:val="480"/>
          <w:marRight w:val="0"/>
          <w:marTop w:val="0"/>
          <w:marBottom w:val="0"/>
          <w:divBdr>
            <w:top w:val="none" w:sz="0" w:space="0" w:color="auto"/>
            <w:left w:val="none" w:sz="0" w:space="0" w:color="auto"/>
            <w:bottom w:val="none" w:sz="0" w:space="0" w:color="auto"/>
            <w:right w:val="none" w:sz="0" w:space="0" w:color="auto"/>
          </w:divBdr>
        </w:div>
        <w:div w:id="360590124">
          <w:marLeft w:val="480"/>
          <w:marRight w:val="0"/>
          <w:marTop w:val="0"/>
          <w:marBottom w:val="0"/>
          <w:divBdr>
            <w:top w:val="none" w:sz="0" w:space="0" w:color="auto"/>
            <w:left w:val="none" w:sz="0" w:space="0" w:color="auto"/>
            <w:bottom w:val="none" w:sz="0" w:space="0" w:color="auto"/>
            <w:right w:val="none" w:sz="0" w:space="0" w:color="auto"/>
          </w:divBdr>
        </w:div>
        <w:div w:id="362025070">
          <w:marLeft w:val="480"/>
          <w:marRight w:val="0"/>
          <w:marTop w:val="0"/>
          <w:marBottom w:val="0"/>
          <w:divBdr>
            <w:top w:val="none" w:sz="0" w:space="0" w:color="auto"/>
            <w:left w:val="none" w:sz="0" w:space="0" w:color="auto"/>
            <w:bottom w:val="none" w:sz="0" w:space="0" w:color="auto"/>
            <w:right w:val="none" w:sz="0" w:space="0" w:color="auto"/>
          </w:divBdr>
        </w:div>
        <w:div w:id="413628029">
          <w:marLeft w:val="480"/>
          <w:marRight w:val="0"/>
          <w:marTop w:val="0"/>
          <w:marBottom w:val="0"/>
          <w:divBdr>
            <w:top w:val="none" w:sz="0" w:space="0" w:color="auto"/>
            <w:left w:val="none" w:sz="0" w:space="0" w:color="auto"/>
            <w:bottom w:val="none" w:sz="0" w:space="0" w:color="auto"/>
            <w:right w:val="none" w:sz="0" w:space="0" w:color="auto"/>
          </w:divBdr>
        </w:div>
        <w:div w:id="413866952">
          <w:marLeft w:val="480"/>
          <w:marRight w:val="0"/>
          <w:marTop w:val="0"/>
          <w:marBottom w:val="0"/>
          <w:divBdr>
            <w:top w:val="none" w:sz="0" w:space="0" w:color="auto"/>
            <w:left w:val="none" w:sz="0" w:space="0" w:color="auto"/>
            <w:bottom w:val="none" w:sz="0" w:space="0" w:color="auto"/>
            <w:right w:val="none" w:sz="0" w:space="0" w:color="auto"/>
          </w:divBdr>
        </w:div>
        <w:div w:id="432479575">
          <w:marLeft w:val="480"/>
          <w:marRight w:val="0"/>
          <w:marTop w:val="0"/>
          <w:marBottom w:val="0"/>
          <w:divBdr>
            <w:top w:val="none" w:sz="0" w:space="0" w:color="auto"/>
            <w:left w:val="none" w:sz="0" w:space="0" w:color="auto"/>
            <w:bottom w:val="none" w:sz="0" w:space="0" w:color="auto"/>
            <w:right w:val="none" w:sz="0" w:space="0" w:color="auto"/>
          </w:divBdr>
        </w:div>
        <w:div w:id="442460526">
          <w:marLeft w:val="480"/>
          <w:marRight w:val="0"/>
          <w:marTop w:val="0"/>
          <w:marBottom w:val="0"/>
          <w:divBdr>
            <w:top w:val="none" w:sz="0" w:space="0" w:color="auto"/>
            <w:left w:val="none" w:sz="0" w:space="0" w:color="auto"/>
            <w:bottom w:val="none" w:sz="0" w:space="0" w:color="auto"/>
            <w:right w:val="none" w:sz="0" w:space="0" w:color="auto"/>
          </w:divBdr>
        </w:div>
        <w:div w:id="443499093">
          <w:marLeft w:val="480"/>
          <w:marRight w:val="0"/>
          <w:marTop w:val="0"/>
          <w:marBottom w:val="0"/>
          <w:divBdr>
            <w:top w:val="none" w:sz="0" w:space="0" w:color="auto"/>
            <w:left w:val="none" w:sz="0" w:space="0" w:color="auto"/>
            <w:bottom w:val="none" w:sz="0" w:space="0" w:color="auto"/>
            <w:right w:val="none" w:sz="0" w:space="0" w:color="auto"/>
          </w:divBdr>
        </w:div>
        <w:div w:id="465200775">
          <w:marLeft w:val="480"/>
          <w:marRight w:val="0"/>
          <w:marTop w:val="0"/>
          <w:marBottom w:val="0"/>
          <w:divBdr>
            <w:top w:val="none" w:sz="0" w:space="0" w:color="auto"/>
            <w:left w:val="none" w:sz="0" w:space="0" w:color="auto"/>
            <w:bottom w:val="none" w:sz="0" w:space="0" w:color="auto"/>
            <w:right w:val="none" w:sz="0" w:space="0" w:color="auto"/>
          </w:divBdr>
        </w:div>
        <w:div w:id="503519343">
          <w:marLeft w:val="480"/>
          <w:marRight w:val="0"/>
          <w:marTop w:val="0"/>
          <w:marBottom w:val="0"/>
          <w:divBdr>
            <w:top w:val="none" w:sz="0" w:space="0" w:color="auto"/>
            <w:left w:val="none" w:sz="0" w:space="0" w:color="auto"/>
            <w:bottom w:val="none" w:sz="0" w:space="0" w:color="auto"/>
            <w:right w:val="none" w:sz="0" w:space="0" w:color="auto"/>
          </w:divBdr>
        </w:div>
        <w:div w:id="629677470">
          <w:marLeft w:val="480"/>
          <w:marRight w:val="0"/>
          <w:marTop w:val="0"/>
          <w:marBottom w:val="0"/>
          <w:divBdr>
            <w:top w:val="none" w:sz="0" w:space="0" w:color="auto"/>
            <w:left w:val="none" w:sz="0" w:space="0" w:color="auto"/>
            <w:bottom w:val="none" w:sz="0" w:space="0" w:color="auto"/>
            <w:right w:val="none" w:sz="0" w:space="0" w:color="auto"/>
          </w:divBdr>
        </w:div>
        <w:div w:id="636840717">
          <w:marLeft w:val="480"/>
          <w:marRight w:val="0"/>
          <w:marTop w:val="0"/>
          <w:marBottom w:val="0"/>
          <w:divBdr>
            <w:top w:val="none" w:sz="0" w:space="0" w:color="auto"/>
            <w:left w:val="none" w:sz="0" w:space="0" w:color="auto"/>
            <w:bottom w:val="none" w:sz="0" w:space="0" w:color="auto"/>
            <w:right w:val="none" w:sz="0" w:space="0" w:color="auto"/>
          </w:divBdr>
        </w:div>
        <w:div w:id="800153892">
          <w:marLeft w:val="480"/>
          <w:marRight w:val="0"/>
          <w:marTop w:val="0"/>
          <w:marBottom w:val="0"/>
          <w:divBdr>
            <w:top w:val="none" w:sz="0" w:space="0" w:color="auto"/>
            <w:left w:val="none" w:sz="0" w:space="0" w:color="auto"/>
            <w:bottom w:val="none" w:sz="0" w:space="0" w:color="auto"/>
            <w:right w:val="none" w:sz="0" w:space="0" w:color="auto"/>
          </w:divBdr>
        </w:div>
        <w:div w:id="854152759">
          <w:marLeft w:val="480"/>
          <w:marRight w:val="0"/>
          <w:marTop w:val="0"/>
          <w:marBottom w:val="0"/>
          <w:divBdr>
            <w:top w:val="none" w:sz="0" w:space="0" w:color="auto"/>
            <w:left w:val="none" w:sz="0" w:space="0" w:color="auto"/>
            <w:bottom w:val="none" w:sz="0" w:space="0" w:color="auto"/>
            <w:right w:val="none" w:sz="0" w:space="0" w:color="auto"/>
          </w:divBdr>
        </w:div>
        <w:div w:id="885602912">
          <w:marLeft w:val="480"/>
          <w:marRight w:val="0"/>
          <w:marTop w:val="0"/>
          <w:marBottom w:val="0"/>
          <w:divBdr>
            <w:top w:val="none" w:sz="0" w:space="0" w:color="auto"/>
            <w:left w:val="none" w:sz="0" w:space="0" w:color="auto"/>
            <w:bottom w:val="none" w:sz="0" w:space="0" w:color="auto"/>
            <w:right w:val="none" w:sz="0" w:space="0" w:color="auto"/>
          </w:divBdr>
        </w:div>
        <w:div w:id="903297031">
          <w:marLeft w:val="480"/>
          <w:marRight w:val="0"/>
          <w:marTop w:val="0"/>
          <w:marBottom w:val="0"/>
          <w:divBdr>
            <w:top w:val="none" w:sz="0" w:space="0" w:color="auto"/>
            <w:left w:val="none" w:sz="0" w:space="0" w:color="auto"/>
            <w:bottom w:val="none" w:sz="0" w:space="0" w:color="auto"/>
            <w:right w:val="none" w:sz="0" w:space="0" w:color="auto"/>
          </w:divBdr>
        </w:div>
        <w:div w:id="976491151">
          <w:marLeft w:val="480"/>
          <w:marRight w:val="0"/>
          <w:marTop w:val="0"/>
          <w:marBottom w:val="0"/>
          <w:divBdr>
            <w:top w:val="none" w:sz="0" w:space="0" w:color="auto"/>
            <w:left w:val="none" w:sz="0" w:space="0" w:color="auto"/>
            <w:bottom w:val="none" w:sz="0" w:space="0" w:color="auto"/>
            <w:right w:val="none" w:sz="0" w:space="0" w:color="auto"/>
          </w:divBdr>
        </w:div>
        <w:div w:id="986058945">
          <w:marLeft w:val="480"/>
          <w:marRight w:val="0"/>
          <w:marTop w:val="0"/>
          <w:marBottom w:val="0"/>
          <w:divBdr>
            <w:top w:val="none" w:sz="0" w:space="0" w:color="auto"/>
            <w:left w:val="none" w:sz="0" w:space="0" w:color="auto"/>
            <w:bottom w:val="none" w:sz="0" w:space="0" w:color="auto"/>
            <w:right w:val="none" w:sz="0" w:space="0" w:color="auto"/>
          </w:divBdr>
        </w:div>
        <w:div w:id="1012148522">
          <w:marLeft w:val="480"/>
          <w:marRight w:val="0"/>
          <w:marTop w:val="0"/>
          <w:marBottom w:val="0"/>
          <w:divBdr>
            <w:top w:val="none" w:sz="0" w:space="0" w:color="auto"/>
            <w:left w:val="none" w:sz="0" w:space="0" w:color="auto"/>
            <w:bottom w:val="none" w:sz="0" w:space="0" w:color="auto"/>
            <w:right w:val="none" w:sz="0" w:space="0" w:color="auto"/>
          </w:divBdr>
        </w:div>
        <w:div w:id="1020400700">
          <w:marLeft w:val="480"/>
          <w:marRight w:val="0"/>
          <w:marTop w:val="0"/>
          <w:marBottom w:val="0"/>
          <w:divBdr>
            <w:top w:val="none" w:sz="0" w:space="0" w:color="auto"/>
            <w:left w:val="none" w:sz="0" w:space="0" w:color="auto"/>
            <w:bottom w:val="none" w:sz="0" w:space="0" w:color="auto"/>
            <w:right w:val="none" w:sz="0" w:space="0" w:color="auto"/>
          </w:divBdr>
        </w:div>
        <w:div w:id="1077435162">
          <w:marLeft w:val="480"/>
          <w:marRight w:val="0"/>
          <w:marTop w:val="0"/>
          <w:marBottom w:val="0"/>
          <w:divBdr>
            <w:top w:val="none" w:sz="0" w:space="0" w:color="auto"/>
            <w:left w:val="none" w:sz="0" w:space="0" w:color="auto"/>
            <w:bottom w:val="none" w:sz="0" w:space="0" w:color="auto"/>
            <w:right w:val="none" w:sz="0" w:space="0" w:color="auto"/>
          </w:divBdr>
        </w:div>
        <w:div w:id="1090194666">
          <w:marLeft w:val="480"/>
          <w:marRight w:val="0"/>
          <w:marTop w:val="0"/>
          <w:marBottom w:val="0"/>
          <w:divBdr>
            <w:top w:val="none" w:sz="0" w:space="0" w:color="auto"/>
            <w:left w:val="none" w:sz="0" w:space="0" w:color="auto"/>
            <w:bottom w:val="none" w:sz="0" w:space="0" w:color="auto"/>
            <w:right w:val="none" w:sz="0" w:space="0" w:color="auto"/>
          </w:divBdr>
        </w:div>
        <w:div w:id="1097601425">
          <w:marLeft w:val="480"/>
          <w:marRight w:val="0"/>
          <w:marTop w:val="0"/>
          <w:marBottom w:val="0"/>
          <w:divBdr>
            <w:top w:val="none" w:sz="0" w:space="0" w:color="auto"/>
            <w:left w:val="none" w:sz="0" w:space="0" w:color="auto"/>
            <w:bottom w:val="none" w:sz="0" w:space="0" w:color="auto"/>
            <w:right w:val="none" w:sz="0" w:space="0" w:color="auto"/>
          </w:divBdr>
        </w:div>
        <w:div w:id="1108238884">
          <w:marLeft w:val="480"/>
          <w:marRight w:val="0"/>
          <w:marTop w:val="0"/>
          <w:marBottom w:val="0"/>
          <w:divBdr>
            <w:top w:val="none" w:sz="0" w:space="0" w:color="auto"/>
            <w:left w:val="none" w:sz="0" w:space="0" w:color="auto"/>
            <w:bottom w:val="none" w:sz="0" w:space="0" w:color="auto"/>
            <w:right w:val="none" w:sz="0" w:space="0" w:color="auto"/>
          </w:divBdr>
        </w:div>
        <w:div w:id="1170372907">
          <w:marLeft w:val="480"/>
          <w:marRight w:val="0"/>
          <w:marTop w:val="0"/>
          <w:marBottom w:val="0"/>
          <w:divBdr>
            <w:top w:val="none" w:sz="0" w:space="0" w:color="auto"/>
            <w:left w:val="none" w:sz="0" w:space="0" w:color="auto"/>
            <w:bottom w:val="none" w:sz="0" w:space="0" w:color="auto"/>
            <w:right w:val="none" w:sz="0" w:space="0" w:color="auto"/>
          </w:divBdr>
        </w:div>
        <w:div w:id="1179272230">
          <w:marLeft w:val="480"/>
          <w:marRight w:val="0"/>
          <w:marTop w:val="0"/>
          <w:marBottom w:val="0"/>
          <w:divBdr>
            <w:top w:val="none" w:sz="0" w:space="0" w:color="auto"/>
            <w:left w:val="none" w:sz="0" w:space="0" w:color="auto"/>
            <w:bottom w:val="none" w:sz="0" w:space="0" w:color="auto"/>
            <w:right w:val="none" w:sz="0" w:space="0" w:color="auto"/>
          </w:divBdr>
        </w:div>
        <w:div w:id="1187403716">
          <w:marLeft w:val="480"/>
          <w:marRight w:val="0"/>
          <w:marTop w:val="0"/>
          <w:marBottom w:val="0"/>
          <w:divBdr>
            <w:top w:val="none" w:sz="0" w:space="0" w:color="auto"/>
            <w:left w:val="none" w:sz="0" w:space="0" w:color="auto"/>
            <w:bottom w:val="none" w:sz="0" w:space="0" w:color="auto"/>
            <w:right w:val="none" w:sz="0" w:space="0" w:color="auto"/>
          </w:divBdr>
        </w:div>
        <w:div w:id="1308240448">
          <w:marLeft w:val="480"/>
          <w:marRight w:val="0"/>
          <w:marTop w:val="0"/>
          <w:marBottom w:val="0"/>
          <w:divBdr>
            <w:top w:val="none" w:sz="0" w:space="0" w:color="auto"/>
            <w:left w:val="none" w:sz="0" w:space="0" w:color="auto"/>
            <w:bottom w:val="none" w:sz="0" w:space="0" w:color="auto"/>
            <w:right w:val="none" w:sz="0" w:space="0" w:color="auto"/>
          </w:divBdr>
        </w:div>
        <w:div w:id="1309869843">
          <w:marLeft w:val="480"/>
          <w:marRight w:val="0"/>
          <w:marTop w:val="0"/>
          <w:marBottom w:val="0"/>
          <w:divBdr>
            <w:top w:val="none" w:sz="0" w:space="0" w:color="auto"/>
            <w:left w:val="none" w:sz="0" w:space="0" w:color="auto"/>
            <w:bottom w:val="none" w:sz="0" w:space="0" w:color="auto"/>
            <w:right w:val="none" w:sz="0" w:space="0" w:color="auto"/>
          </w:divBdr>
        </w:div>
        <w:div w:id="1376465749">
          <w:marLeft w:val="480"/>
          <w:marRight w:val="0"/>
          <w:marTop w:val="0"/>
          <w:marBottom w:val="0"/>
          <w:divBdr>
            <w:top w:val="none" w:sz="0" w:space="0" w:color="auto"/>
            <w:left w:val="none" w:sz="0" w:space="0" w:color="auto"/>
            <w:bottom w:val="none" w:sz="0" w:space="0" w:color="auto"/>
            <w:right w:val="none" w:sz="0" w:space="0" w:color="auto"/>
          </w:divBdr>
        </w:div>
        <w:div w:id="1390425162">
          <w:marLeft w:val="480"/>
          <w:marRight w:val="0"/>
          <w:marTop w:val="0"/>
          <w:marBottom w:val="0"/>
          <w:divBdr>
            <w:top w:val="none" w:sz="0" w:space="0" w:color="auto"/>
            <w:left w:val="none" w:sz="0" w:space="0" w:color="auto"/>
            <w:bottom w:val="none" w:sz="0" w:space="0" w:color="auto"/>
            <w:right w:val="none" w:sz="0" w:space="0" w:color="auto"/>
          </w:divBdr>
        </w:div>
        <w:div w:id="1411075075">
          <w:marLeft w:val="480"/>
          <w:marRight w:val="0"/>
          <w:marTop w:val="0"/>
          <w:marBottom w:val="0"/>
          <w:divBdr>
            <w:top w:val="none" w:sz="0" w:space="0" w:color="auto"/>
            <w:left w:val="none" w:sz="0" w:space="0" w:color="auto"/>
            <w:bottom w:val="none" w:sz="0" w:space="0" w:color="auto"/>
            <w:right w:val="none" w:sz="0" w:space="0" w:color="auto"/>
          </w:divBdr>
        </w:div>
        <w:div w:id="1431386961">
          <w:marLeft w:val="480"/>
          <w:marRight w:val="0"/>
          <w:marTop w:val="0"/>
          <w:marBottom w:val="0"/>
          <w:divBdr>
            <w:top w:val="none" w:sz="0" w:space="0" w:color="auto"/>
            <w:left w:val="none" w:sz="0" w:space="0" w:color="auto"/>
            <w:bottom w:val="none" w:sz="0" w:space="0" w:color="auto"/>
            <w:right w:val="none" w:sz="0" w:space="0" w:color="auto"/>
          </w:divBdr>
        </w:div>
        <w:div w:id="1462767998">
          <w:marLeft w:val="480"/>
          <w:marRight w:val="0"/>
          <w:marTop w:val="0"/>
          <w:marBottom w:val="0"/>
          <w:divBdr>
            <w:top w:val="none" w:sz="0" w:space="0" w:color="auto"/>
            <w:left w:val="none" w:sz="0" w:space="0" w:color="auto"/>
            <w:bottom w:val="none" w:sz="0" w:space="0" w:color="auto"/>
            <w:right w:val="none" w:sz="0" w:space="0" w:color="auto"/>
          </w:divBdr>
        </w:div>
        <w:div w:id="1484666000">
          <w:marLeft w:val="480"/>
          <w:marRight w:val="0"/>
          <w:marTop w:val="0"/>
          <w:marBottom w:val="0"/>
          <w:divBdr>
            <w:top w:val="none" w:sz="0" w:space="0" w:color="auto"/>
            <w:left w:val="none" w:sz="0" w:space="0" w:color="auto"/>
            <w:bottom w:val="none" w:sz="0" w:space="0" w:color="auto"/>
            <w:right w:val="none" w:sz="0" w:space="0" w:color="auto"/>
          </w:divBdr>
        </w:div>
        <w:div w:id="1548490663">
          <w:marLeft w:val="480"/>
          <w:marRight w:val="0"/>
          <w:marTop w:val="0"/>
          <w:marBottom w:val="0"/>
          <w:divBdr>
            <w:top w:val="none" w:sz="0" w:space="0" w:color="auto"/>
            <w:left w:val="none" w:sz="0" w:space="0" w:color="auto"/>
            <w:bottom w:val="none" w:sz="0" w:space="0" w:color="auto"/>
            <w:right w:val="none" w:sz="0" w:space="0" w:color="auto"/>
          </w:divBdr>
        </w:div>
        <w:div w:id="1606420894">
          <w:marLeft w:val="480"/>
          <w:marRight w:val="0"/>
          <w:marTop w:val="0"/>
          <w:marBottom w:val="0"/>
          <w:divBdr>
            <w:top w:val="none" w:sz="0" w:space="0" w:color="auto"/>
            <w:left w:val="none" w:sz="0" w:space="0" w:color="auto"/>
            <w:bottom w:val="none" w:sz="0" w:space="0" w:color="auto"/>
            <w:right w:val="none" w:sz="0" w:space="0" w:color="auto"/>
          </w:divBdr>
        </w:div>
        <w:div w:id="1619142857">
          <w:marLeft w:val="480"/>
          <w:marRight w:val="0"/>
          <w:marTop w:val="0"/>
          <w:marBottom w:val="0"/>
          <w:divBdr>
            <w:top w:val="none" w:sz="0" w:space="0" w:color="auto"/>
            <w:left w:val="none" w:sz="0" w:space="0" w:color="auto"/>
            <w:bottom w:val="none" w:sz="0" w:space="0" w:color="auto"/>
            <w:right w:val="none" w:sz="0" w:space="0" w:color="auto"/>
          </w:divBdr>
        </w:div>
        <w:div w:id="1645545336">
          <w:marLeft w:val="480"/>
          <w:marRight w:val="0"/>
          <w:marTop w:val="0"/>
          <w:marBottom w:val="0"/>
          <w:divBdr>
            <w:top w:val="none" w:sz="0" w:space="0" w:color="auto"/>
            <w:left w:val="none" w:sz="0" w:space="0" w:color="auto"/>
            <w:bottom w:val="none" w:sz="0" w:space="0" w:color="auto"/>
            <w:right w:val="none" w:sz="0" w:space="0" w:color="auto"/>
          </w:divBdr>
        </w:div>
        <w:div w:id="1650590405">
          <w:marLeft w:val="480"/>
          <w:marRight w:val="0"/>
          <w:marTop w:val="0"/>
          <w:marBottom w:val="0"/>
          <w:divBdr>
            <w:top w:val="none" w:sz="0" w:space="0" w:color="auto"/>
            <w:left w:val="none" w:sz="0" w:space="0" w:color="auto"/>
            <w:bottom w:val="none" w:sz="0" w:space="0" w:color="auto"/>
            <w:right w:val="none" w:sz="0" w:space="0" w:color="auto"/>
          </w:divBdr>
        </w:div>
        <w:div w:id="1661613631">
          <w:marLeft w:val="480"/>
          <w:marRight w:val="0"/>
          <w:marTop w:val="0"/>
          <w:marBottom w:val="0"/>
          <w:divBdr>
            <w:top w:val="none" w:sz="0" w:space="0" w:color="auto"/>
            <w:left w:val="none" w:sz="0" w:space="0" w:color="auto"/>
            <w:bottom w:val="none" w:sz="0" w:space="0" w:color="auto"/>
            <w:right w:val="none" w:sz="0" w:space="0" w:color="auto"/>
          </w:divBdr>
        </w:div>
        <w:div w:id="1686588939">
          <w:marLeft w:val="480"/>
          <w:marRight w:val="0"/>
          <w:marTop w:val="0"/>
          <w:marBottom w:val="0"/>
          <w:divBdr>
            <w:top w:val="none" w:sz="0" w:space="0" w:color="auto"/>
            <w:left w:val="none" w:sz="0" w:space="0" w:color="auto"/>
            <w:bottom w:val="none" w:sz="0" w:space="0" w:color="auto"/>
            <w:right w:val="none" w:sz="0" w:space="0" w:color="auto"/>
          </w:divBdr>
        </w:div>
        <w:div w:id="1699306599">
          <w:marLeft w:val="480"/>
          <w:marRight w:val="0"/>
          <w:marTop w:val="0"/>
          <w:marBottom w:val="0"/>
          <w:divBdr>
            <w:top w:val="none" w:sz="0" w:space="0" w:color="auto"/>
            <w:left w:val="none" w:sz="0" w:space="0" w:color="auto"/>
            <w:bottom w:val="none" w:sz="0" w:space="0" w:color="auto"/>
            <w:right w:val="none" w:sz="0" w:space="0" w:color="auto"/>
          </w:divBdr>
        </w:div>
        <w:div w:id="1813130548">
          <w:marLeft w:val="480"/>
          <w:marRight w:val="0"/>
          <w:marTop w:val="0"/>
          <w:marBottom w:val="0"/>
          <w:divBdr>
            <w:top w:val="none" w:sz="0" w:space="0" w:color="auto"/>
            <w:left w:val="none" w:sz="0" w:space="0" w:color="auto"/>
            <w:bottom w:val="none" w:sz="0" w:space="0" w:color="auto"/>
            <w:right w:val="none" w:sz="0" w:space="0" w:color="auto"/>
          </w:divBdr>
        </w:div>
        <w:div w:id="1814063096">
          <w:marLeft w:val="480"/>
          <w:marRight w:val="0"/>
          <w:marTop w:val="0"/>
          <w:marBottom w:val="0"/>
          <w:divBdr>
            <w:top w:val="none" w:sz="0" w:space="0" w:color="auto"/>
            <w:left w:val="none" w:sz="0" w:space="0" w:color="auto"/>
            <w:bottom w:val="none" w:sz="0" w:space="0" w:color="auto"/>
            <w:right w:val="none" w:sz="0" w:space="0" w:color="auto"/>
          </w:divBdr>
        </w:div>
        <w:div w:id="1867910896">
          <w:marLeft w:val="480"/>
          <w:marRight w:val="0"/>
          <w:marTop w:val="0"/>
          <w:marBottom w:val="0"/>
          <w:divBdr>
            <w:top w:val="none" w:sz="0" w:space="0" w:color="auto"/>
            <w:left w:val="none" w:sz="0" w:space="0" w:color="auto"/>
            <w:bottom w:val="none" w:sz="0" w:space="0" w:color="auto"/>
            <w:right w:val="none" w:sz="0" w:space="0" w:color="auto"/>
          </w:divBdr>
        </w:div>
        <w:div w:id="1915358682">
          <w:marLeft w:val="480"/>
          <w:marRight w:val="0"/>
          <w:marTop w:val="0"/>
          <w:marBottom w:val="0"/>
          <w:divBdr>
            <w:top w:val="none" w:sz="0" w:space="0" w:color="auto"/>
            <w:left w:val="none" w:sz="0" w:space="0" w:color="auto"/>
            <w:bottom w:val="none" w:sz="0" w:space="0" w:color="auto"/>
            <w:right w:val="none" w:sz="0" w:space="0" w:color="auto"/>
          </w:divBdr>
        </w:div>
        <w:div w:id="1917783426">
          <w:marLeft w:val="480"/>
          <w:marRight w:val="0"/>
          <w:marTop w:val="0"/>
          <w:marBottom w:val="0"/>
          <w:divBdr>
            <w:top w:val="none" w:sz="0" w:space="0" w:color="auto"/>
            <w:left w:val="none" w:sz="0" w:space="0" w:color="auto"/>
            <w:bottom w:val="none" w:sz="0" w:space="0" w:color="auto"/>
            <w:right w:val="none" w:sz="0" w:space="0" w:color="auto"/>
          </w:divBdr>
        </w:div>
        <w:div w:id="1923832454">
          <w:marLeft w:val="480"/>
          <w:marRight w:val="0"/>
          <w:marTop w:val="0"/>
          <w:marBottom w:val="0"/>
          <w:divBdr>
            <w:top w:val="none" w:sz="0" w:space="0" w:color="auto"/>
            <w:left w:val="none" w:sz="0" w:space="0" w:color="auto"/>
            <w:bottom w:val="none" w:sz="0" w:space="0" w:color="auto"/>
            <w:right w:val="none" w:sz="0" w:space="0" w:color="auto"/>
          </w:divBdr>
        </w:div>
        <w:div w:id="1981959494">
          <w:marLeft w:val="480"/>
          <w:marRight w:val="0"/>
          <w:marTop w:val="0"/>
          <w:marBottom w:val="0"/>
          <w:divBdr>
            <w:top w:val="none" w:sz="0" w:space="0" w:color="auto"/>
            <w:left w:val="none" w:sz="0" w:space="0" w:color="auto"/>
            <w:bottom w:val="none" w:sz="0" w:space="0" w:color="auto"/>
            <w:right w:val="none" w:sz="0" w:space="0" w:color="auto"/>
          </w:divBdr>
        </w:div>
        <w:div w:id="1984430582">
          <w:marLeft w:val="480"/>
          <w:marRight w:val="0"/>
          <w:marTop w:val="0"/>
          <w:marBottom w:val="0"/>
          <w:divBdr>
            <w:top w:val="none" w:sz="0" w:space="0" w:color="auto"/>
            <w:left w:val="none" w:sz="0" w:space="0" w:color="auto"/>
            <w:bottom w:val="none" w:sz="0" w:space="0" w:color="auto"/>
            <w:right w:val="none" w:sz="0" w:space="0" w:color="auto"/>
          </w:divBdr>
        </w:div>
        <w:div w:id="2002390838">
          <w:marLeft w:val="480"/>
          <w:marRight w:val="0"/>
          <w:marTop w:val="0"/>
          <w:marBottom w:val="0"/>
          <w:divBdr>
            <w:top w:val="none" w:sz="0" w:space="0" w:color="auto"/>
            <w:left w:val="none" w:sz="0" w:space="0" w:color="auto"/>
            <w:bottom w:val="none" w:sz="0" w:space="0" w:color="auto"/>
            <w:right w:val="none" w:sz="0" w:space="0" w:color="auto"/>
          </w:divBdr>
        </w:div>
        <w:div w:id="2048065982">
          <w:marLeft w:val="480"/>
          <w:marRight w:val="0"/>
          <w:marTop w:val="0"/>
          <w:marBottom w:val="0"/>
          <w:divBdr>
            <w:top w:val="none" w:sz="0" w:space="0" w:color="auto"/>
            <w:left w:val="none" w:sz="0" w:space="0" w:color="auto"/>
            <w:bottom w:val="none" w:sz="0" w:space="0" w:color="auto"/>
            <w:right w:val="none" w:sz="0" w:space="0" w:color="auto"/>
          </w:divBdr>
        </w:div>
        <w:div w:id="2063863502">
          <w:marLeft w:val="480"/>
          <w:marRight w:val="0"/>
          <w:marTop w:val="0"/>
          <w:marBottom w:val="0"/>
          <w:divBdr>
            <w:top w:val="none" w:sz="0" w:space="0" w:color="auto"/>
            <w:left w:val="none" w:sz="0" w:space="0" w:color="auto"/>
            <w:bottom w:val="none" w:sz="0" w:space="0" w:color="auto"/>
            <w:right w:val="none" w:sz="0" w:space="0" w:color="auto"/>
          </w:divBdr>
        </w:div>
        <w:div w:id="2109540130">
          <w:marLeft w:val="480"/>
          <w:marRight w:val="0"/>
          <w:marTop w:val="0"/>
          <w:marBottom w:val="0"/>
          <w:divBdr>
            <w:top w:val="none" w:sz="0" w:space="0" w:color="auto"/>
            <w:left w:val="none" w:sz="0" w:space="0" w:color="auto"/>
            <w:bottom w:val="none" w:sz="0" w:space="0" w:color="auto"/>
            <w:right w:val="none" w:sz="0" w:space="0" w:color="auto"/>
          </w:divBdr>
        </w:div>
        <w:div w:id="2140948379">
          <w:marLeft w:val="480"/>
          <w:marRight w:val="0"/>
          <w:marTop w:val="0"/>
          <w:marBottom w:val="0"/>
          <w:divBdr>
            <w:top w:val="none" w:sz="0" w:space="0" w:color="auto"/>
            <w:left w:val="none" w:sz="0" w:space="0" w:color="auto"/>
            <w:bottom w:val="none" w:sz="0" w:space="0" w:color="auto"/>
            <w:right w:val="none" w:sz="0" w:space="0" w:color="auto"/>
          </w:divBdr>
        </w:div>
      </w:divsChild>
    </w:div>
    <w:div w:id="1324622246">
      <w:bodyDiv w:val="1"/>
      <w:marLeft w:val="0"/>
      <w:marRight w:val="0"/>
      <w:marTop w:val="0"/>
      <w:marBottom w:val="0"/>
      <w:divBdr>
        <w:top w:val="none" w:sz="0" w:space="0" w:color="auto"/>
        <w:left w:val="none" w:sz="0" w:space="0" w:color="auto"/>
        <w:bottom w:val="none" w:sz="0" w:space="0" w:color="auto"/>
        <w:right w:val="none" w:sz="0" w:space="0" w:color="auto"/>
      </w:divBdr>
      <w:divsChild>
        <w:div w:id="20978964">
          <w:marLeft w:val="480"/>
          <w:marRight w:val="0"/>
          <w:marTop w:val="0"/>
          <w:marBottom w:val="0"/>
          <w:divBdr>
            <w:top w:val="none" w:sz="0" w:space="0" w:color="auto"/>
            <w:left w:val="none" w:sz="0" w:space="0" w:color="auto"/>
            <w:bottom w:val="none" w:sz="0" w:space="0" w:color="auto"/>
            <w:right w:val="none" w:sz="0" w:space="0" w:color="auto"/>
          </w:divBdr>
        </w:div>
        <w:div w:id="34238084">
          <w:marLeft w:val="480"/>
          <w:marRight w:val="0"/>
          <w:marTop w:val="0"/>
          <w:marBottom w:val="0"/>
          <w:divBdr>
            <w:top w:val="none" w:sz="0" w:space="0" w:color="auto"/>
            <w:left w:val="none" w:sz="0" w:space="0" w:color="auto"/>
            <w:bottom w:val="none" w:sz="0" w:space="0" w:color="auto"/>
            <w:right w:val="none" w:sz="0" w:space="0" w:color="auto"/>
          </w:divBdr>
        </w:div>
        <w:div w:id="52000760">
          <w:marLeft w:val="480"/>
          <w:marRight w:val="0"/>
          <w:marTop w:val="0"/>
          <w:marBottom w:val="0"/>
          <w:divBdr>
            <w:top w:val="none" w:sz="0" w:space="0" w:color="auto"/>
            <w:left w:val="none" w:sz="0" w:space="0" w:color="auto"/>
            <w:bottom w:val="none" w:sz="0" w:space="0" w:color="auto"/>
            <w:right w:val="none" w:sz="0" w:space="0" w:color="auto"/>
          </w:divBdr>
        </w:div>
        <w:div w:id="76560434">
          <w:marLeft w:val="480"/>
          <w:marRight w:val="0"/>
          <w:marTop w:val="0"/>
          <w:marBottom w:val="0"/>
          <w:divBdr>
            <w:top w:val="none" w:sz="0" w:space="0" w:color="auto"/>
            <w:left w:val="none" w:sz="0" w:space="0" w:color="auto"/>
            <w:bottom w:val="none" w:sz="0" w:space="0" w:color="auto"/>
            <w:right w:val="none" w:sz="0" w:space="0" w:color="auto"/>
          </w:divBdr>
        </w:div>
        <w:div w:id="111242573">
          <w:marLeft w:val="480"/>
          <w:marRight w:val="0"/>
          <w:marTop w:val="0"/>
          <w:marBottom w:val="0"/>
          <w:divBdr>
            <w:top w:val="none" w:sz="0" w:space="0" w:color="auto"/>
            <w:left w:val="none" w:sz="0" w:space="0" w:color="auto"/>
            <w:bottom w:val="none" w:sz="0" w:space="0" w:color="auto"/>
            <w:right w:val="none" w:sz="0" w:space="0" w:color="auto"/>
          </w:divBdr>
        </w:div>
        <w:div w:id="112292332">
          <w:marLeft w:val="480"/>
          <w:marRight w:val="0"/>
          <w:marTop w:val="0"/>
          <w:marBottom w:val="0"/>
          <w:divBdr>
            <w:top w:val="none" w:sz="0" w:space="0" w:color="auto"/>
            <w:left w:val="none" w:sz="0" w:space="0" w:color="auto"/>
            <w:bottom w:val="none" w:sz="0" w:space="0" w:color="auto"/>
            <w:right w:val="none" w:sz="0" w:space="0" w:color="auto"/>
          </w:divBdr>
        </w:div>
        <w:div w:id="142741025">
          <w:marLeft w:val="480"/>
          <w:marRight w:val="0"/>
          <w:marTop w:val="0"/>
          <w:marBottom w:val="0"/>
          <w:divBdr>
            <w:top w:val="none" w:sz="0" w:space="0" w:color="auto"/>
            <w:left w:val="none" w:sz="0" w:space="0" w:color="auto"/>
            <w:bottom w:val="none" w:sz="0" w:space="0" w:color="auto"/>
            <w:right w:val="none" w:sz="0" w:space="0" w:color="auto"/>
          </w:divBdr>
        </w:div>
        <w:div w:id="146023706">
          <w:marLeft w:val="480"/>
          <w:marRight w:val="0"/>
          <w:marTop w:val="0"/>
          <w:marBottom w:val="0"/>
          <w:divBdr>
            <w:top w:val="none" w:sz="0" w:space="0" w:color="auto"/>
            <w:left w:val="none" w:sz="0" w:space="0" w:color="auto"/>
            <w:bottom w:val="none" w:sz="0" w:space="0" w:color="auto"/>
            <w:right w:val="none" w:sz="0" w:space="0" w:color="auto"/>
          </w:divBdr>
        </w:div>
        <w:div w:id="166478676">
          <w:marLeft w:val="480"/>
          <w:marRight w:val="0"/>
          <w:marTop w:val="0"/>
          <w:marBottom w:val="0"/>
          <w:divBdr>
            <w:top w:val="none" w:sz="0" w:space="0" w:color="auto"/>
            <w:left w:val="none" w:sz="0" w:space="0" w:color="auto"/>
            <w:bottom w:val="none" w:sz="0" w:space="0" w:color="auto"/>
            <w:right w:val="none" w:sz="0" w:space="0" w:color="auto"/>
          </w:divBdr>
        </w:div>
        <w:div w:id="185682392">
          <w:marLeft w:val="480"/>
          <w:marRight w:val="0"/>
          <w:marTop w:val="0"/>
          <w:marBottom w:val="0"/>
          <w:divBdr>
            <w:top w:val="none" w:sz="0" w:space="0" w:color="auto"/>
            <w:left w:val="none" w:sz="0" w:space="0" w:color="auto"/>
            <w:bottom w:val="none" w:sz="0" w:space="0" w:color="auto"/>
            <w:right w:val="none" w:sz="0" w:space="0" w:color="auto"/>
          </w:divBdr>
        </w:div>
        <w:div w:id="205332468">
          <w:marLeft w:val="480"/>
          <w:marRight w:val="0"/>
          <w:marTop w:val="0"/>
          <w:marBottom w:val="0"/>
          <w:divBdr>
            <w:top w:val="none" w:sz="0" w:space="0" w:color="auto"/>
            <w:left w:val="none" w:sz="0" w:space="0" w:color="auto"/>
            <w:bottom w:val="none" w:sz="0" w:space="0" w:color="auto"/>
            <w:right w:val="none" w:sz="0" w:space="0" w:color="auto"/>
          </w:divBdr>
        </w:div>
        <w:div w:id="218977369">
          <w:marLeft w:val="480"/>
          <w:marRight w:val="0"/>
          <w:marTop w:val="0"/>
          <w:marBottom w:val="0"/>
          <w:divBdr>
            <w:top w:val="none" w:sz="0" w:space="0" w:color="auto"/>
            <w:left w:val="none" w:sz="0" w:space="0" w:color="auto"/>
            <w:bottom w:val="none" w:sz="0" w:space="0" w:color="auto"/>
            <w:right w:val="none" w:sz="0" w:space="0" w:color="auto"/>
          </w:divBdr>
        </w:div>
        <w:div w:id="225072432">
          <w:marLeft w:val="480"/>
          <w:marRight w:val="0"/>
          <w:marTop w:val="0"/>
          <w:marBottom w:val="0"/>
          <w:divBdr>
            <w:top w:val="none" w:sz="0" w:space="0" w:color="auto"/>
            <w:left w:val="none" w:sz="0" w:space="0" w:color="auto"/>
            <w:bottom w:val="none" w:sz="0" w:space="0" w:color="auto"/>
            <w:right w:val="none" w:sz="0" w:space="0" w:color="auto"/>
          </w:divBdr>
        </w:div>
        <w:div w:id="245698891">
          <w:marLeft w:val="480"/>
          <w:marRight w:val="0"/>
          <w:marTop w:val="0"/>
          <w:marBottom w:val="0"/>
          <w:divBdr>
            <w:top w:val="none" w:sz="0" w:space="0" w:color="auto"/>
            <w:left w:val="none" w:sz="0" w:space="0" w:color="auto"/>
            <w:bottom w:val="none" w:sz="0" w:space="0" w:color="auto"/>
            <w:right w:val="none" w:sz="0" w:space="0" w:color="auto"/>
          </w:divBdr>
        </w:div>
        <w:div w:id="251597065">
          <w:marLeft w:val="480"/>
          <w:marRight w:val="0"/>
          <w:marTop w:val="0"/>
          <w:marBottom w:val="0"/>
          <w:divBdr>
            <w:top w:val="none" w:sz="0" w:space="0" w:color="auto"/>
            <w:left w:val="none" w:sz="0" w:space="0" w:color="auto"/>
            <w:bottom w:val="none" w:sz="0" w:space="0" w:color="auto"/>
            <w:right w:val="none" w:sz="0" w:space="0" w:color="auto"/>
          </w:divBdr>
        </w:div>
        <w:div w:id="264266101">
          <w:marLeft w:val="480"/>
          <w:marRight w:val="0"/>
          <w:marTop w:val="0"/>
          <w:marBottom w:val="0"/>
          <w:divBdr>
            <w:top w:val="none" w:sz="0" w:space="0" w:color="auto"/>
            <w:left w:val="none" w:sz="0" w:space="0" w:color="auto"/>
            <w:bottom w:val="none" w:sz="0" w:space="0" w:color="auto"/>
            <w:right w:val="none" w:sz="0" w:space="0" w:color="auto"/>
          </w:divBdr>
        </w:div>
        <w:div w:id="285165193">
          <w:marLeft w:val="480"/>
          <w:marRight w:val="0"/>
          <w:marTop w:val="0"/>
          <w:marBottom w:val="0"/>
          <w:divBdr>
            <w:top w:val="none" w:sz="0" w:space="0" w:color="auto"/>
            <w:left w:val="none" w:sz="0" w:space="0" w:color="auto"/>
            <w:bottom w:val="none" w:sz="0" w:space="0" w:color="auto"/>
            <w:right w:val="none" w:sz="0" w:space="0" w:color="auto"/>
          </w:divBdr>
        </w:div>
        <w:div w:id="332028970">
          <w:marLeft w:val="480"/>
          <w:marRight w:val="0"/>
          <w:marTop w:val="0"/>
          <w:marBottom w:val="0"/>
          <w:divBdr>
            <w:top w:val="none" w:sz="0" w:space="0" w:color="auto"/>
            <w:left w:val="none" w:sz="0" w:space="0" w:color="auto"/>
            <w:bottom w:val="none" w:sz="0" w:space="0" w:color="auto"/>
            <w:right w:val="none" w:sz="0" w:space="0" w:color="auto"/>
          </w:divBdr>
        </w:div>
        <w:div w:id="488442071">
          <w:marLeft w:val="480"/>
          <w:marRight w:val="0"/>
          <w:marTop w:val="0"/>
          <w:marBottom w:val="0"/>
          <w:divBdr>
            <w:top w:val="none" w:sz="0" w:space="0" w:color="auto"/>
            <w:left w:val="none" w:sz="0" w:space="0" w:color="auto"/>
            <w:bottom w:val="none" w:sz="0" w:space="0" w:color="auto"/>
            <w:right w:val="none" w:sz="0" w:space="0" w:color="auto"/>
          </w:divBdr>
        </w:div>
        <w:div w:id="513226179">
          <w:marLeft w:val="480"/>
          <w:marRight w:val="0"/>
          <w:marTop w:val="0"/>
          <w:marBottom w:val="0"/>
          <w:divBdr>
            <w:top w:val="none" w:sz="0" w:space="0" w:color="auto"/>
            <w:left w:val="none" w:sz="0" w:space="0" w:color="auto"/>
            <w:bottom w:val="none" w:sz="0" w:space="0" w:color="auto"/>
            <w:right w:val="none" w:sz="0" w:space="0" w:color="auto"/>
          </w:divBdr>
        </w:div>
        <w:div w:id="552430265">
          <w:marLeft w:val="480"/>
          <w:marRight w:val="0"/>
          <w:marTop w:val="0"/>
          <w:marBottom w:val="0"/>
          <w:divBdr>
            <w:top w:val="none" w:sz="0" w:space="0" w:color="auto"/>
            <w:left w:val="none" w:sz="0" w:space="0" w:color="auto"/>
            <w:bottom w:val="none" w:sz="0" w:space="0" w:color="auto"/>
            <w:right w:val="none" w:sz="0" w:space="0" w:color="auto"/>
          </w:divBdr>
        </w:div>
        <w:div w:id="555433694">
          <w:marLeft w:val="480"/>
          <w:marRight w:val="0"/>
          <w:marTop w:val="0"/>
          <w:marBottom w:val="0"/>
          <w:divBdr>
            <w:top w:val="none" w:sz="0" w:space="0" w:color="auto"/>
            <w:left w:val="none" w:sz="0" w:space="0" w:color="auto"/>
            <w:bottom w:val="none" w:sz="0" w:space="0" w:color="auto"/>
            <w:right w:val="none" w:sz="0" w:space="0" w:color="auto"/>
          </w:divBdr>
        </w:div>
        <w:div w:id="563296814">
          <w:marLeft w:val="480"/>
          <w:marRight w:val="0"/>
          <w:marTop w:val="0"/>
          <w:marBottom w:val="0"/>
          <w:divBdr>
            <w:top w:val="none" w:sz="0" w:space="0" w:color="auto"/>
            <w:left w:val="none" w:sz="0" w:space="0" w:color="auto"/>
            <w:bottom w:val="none" w:sz="0" w:space="0" w:color="auto"/>
            <w:right w:val="none" w:sz="0" w:space="0" w:color="auto"/>
          </w:divBdr>
        </w:div>
        <w:div w:id="608128852">
          <w:marLeft w:val="480"/>
          <w:marRight w:val="0"/>
          <w:marTop w:val="0"/>
          <w:marBottom w:val="0"/>
          <w:divBdr>
            <w:top w:val="none" w:sz="0" w:space="0" w:color="auto"/>
            <w:left w:val="none" w:sz="0" w:space="0" w:color="auto"/>
            <w:bottom w:val="none" w:sz="0" w:space="0" w:color="auto"/>
            <w:right w:val="none" w:sz="0" w:space="0" w:color="auto"/>
          </w:divBdr>
        </w:div>
        <w:div w:id="753357011">
          <w:marLeft w:val="480"/>
          <w:marRight w:val="0"/>
          <w:marTop w:val="0"/>
          <w:marBottom w:val="0"/>
          <w:divBdr>
            <w:top w:val="none" w:sz="0" w:space="0" w:color="auto"/>
            <w:left w:val="none" w:sz="0" w:space="0" w:color="auto"/>
            <w:bottom w:val="none" w:sz="0" w:space="0" w:color="auto"/>
            <w:right w:val="none" w:sz="0" w:space="0" w:color="auto"/>
          </w:divBdr>
        </w:div>
        <w:div w:id="793451259">
          <w:marLeft w:val="480"/>
          <w:marRight w:val="0"/>
          <w:marTop w:val="0"/>
          <w:marBottom w:val="0"/>
          <w:divBdr>
            <w:top w:val="none" w:sz="0" w:space="0" w:color="auto"/>
            <w:left w:val="none" w:sz="0" w:space="0" w:color="auto"/>
            <w:bottom w:val="none" w:sz="0" w:space="0" w:color="auto"/>
            <w:right w:val="none" w:sz="0" w:space="0" w:color="auto"/>
          </w:divBdr>
        </w:div>
        <w:div w:id="795441874">
          <w:marLeft w:val="480"/>
          <w:marRight w:val="0"/>
          <w:marTop w:val="0"/>
          <w:marBottom w:val="0"/>
          <w:divBdr>
            <w:top w:val="none" w:sz="0" w:space="0" w:color="auto"/>
            <w:left w:val="none" w:sz="0" w:space="0" w:color="auto"/>
            <w:bottom w:val="none" w:sz="0" w:space="0" w:color="auto"/>
            <w:right w:val="none" w:sz="0" w:space="0" w:color="auto"/>
          </w:divBdr>
        </w:div>
        <w:div w:id="817648425">
          <w:marLeft w:val="480"/>
          <w:marRight w:val="0"/>
          <w:marTop w:val="0"/>
          <w:marBottom w:val="0"/>
          <w:divBdr>
            <w:top w:val="none" w:sz="0" w:space="0" w:color="auto"/>
            <w:left w:val="none" w:sz="0" w:space="0" w:color="auto"/>
            <w:bottom w:val="none" w:sz="0" w:space="0" w:color="auto"/>
            <w:right w:val="none" w:sz="0" w:space="0" w:color="auto"/>
          </w:divBdr>
        </w:div>
        <w:div w:id="823858088">
          <w:marLeft w:val="480"/>
          <w:marRight w:val="0"/>
          <w:marTop w:val="0"/>
          <w:marBottom w:val="0"/>
          <w:divBdr>
            <w:top w:val="none" w:sz="0" w:space="0" w:color="auto"/>
            <w:left w:val="none" w:sz="0" w:space="0" w:color="auto"/>
            <w:bottom w:val="none" w:sz="0" w:space="0" w:color="auto"/>
            <w:right w:val="none" w:sz="0" w:space="0" w:color="auto"/>
          </w:divBdr>
        </w:div>
        <w:div w:id="841238945">
          <w:marLeft w:val="480"/>
          <w:marRight w:val="0"/>
          <w:marTop w:val="0"/>
          <w:marBottom w:val="0"/>
          <w:divBdr>
            <w:top w:val="none" w:sz="0" w:space="0" w:color="auto"/>
            <w:left w:val="none" w:sz="0" w:space="0" w:color="auto"/>
            <w:bottom w:val="none" w:sz="0" w:space="0" w:color="auto"/>
            <w:right w:val="none" w:sz="0" w:space="0" w:color="auto"/>
          </w:divBdr>
        </w:div>
        <w:div w:id="854924335">
          <w:marLeft w:val="480"/>
          <w:marRight w:val="0"/>
          <w:marTop w:val="0"/>
          <w:marBottom w:val="0"/>
          <w:divBdr>
            <w:top w:val="none" w:sz="0" w:space="0" w:color="auto"/>
            <w:left w:val="none" w:sz="0" w:space="0" w:color="auto"/>
            <w:bottom w:val="none" w:sz="0" w:space="0" w:color="auto"/>
            <w:right w:val="none" w:sz="0" w:space="0" w:color="auto"/>
          </w:divBdr>
        </w:div>
        <w:div w:id="866723270">
          <w:marLeft w:val="480"/>
          <w:marRight w:val="0"/>
          <w:marTop w:val="0"/>
          <w:marBottom w:val="0"/>
          <w:divBdr>
            <w:top w:val="none" w:sz="0" w:space="0" w:color="auto"/>
            <w:left w:val="none" w:sz="0" w:space="0" w:color="auto"/>
            <w:bottom w:val="none" w:sz="0" w:space="0" w:color="auto"/>
            <w:right w:val="none" w:sz="0" w:space="0" w:color="auto"/>
          </w:divBdr>
        </w:div>
        <w:div w:id="869028175">
          <w:marLeft w:val="480"/>
          <w:marRight w:val="0"/>
          <w:marTop w:val="0"/>
          <w:marBottom w:val="0"/>
          <w:divBdr>
            <w:top w:val="none" w:sz="0" w:space="0" w:color="auto"/>
            <w:left w:val="none" w:sz="0" w:space="0" w:color="auto"/>
            <w:bottom w:val="none" w:sz="0" w:space="0" w:color="auto"/>
            <w:right w:val="none" w:sz="0" w:space="0" w:color="auto"/>
          </w:divBdr>
        </w:div>
        <w:div w:id="875508938">
          <w:marLeft w:val="480"/>
          <w:marRight w:val="0"/>
          <w:marTop w:val="0"/>
          <w:marBottom w:val="0"/>
          <w:divBdr>
            <w:top w:val="none" w:sz="0" w:space="0" w:color="auto"/>
            <w:left w:val="none" w:sz="0" w:space="0" w:color="auto"/>
            <w:bottom w:val="none" w:sz="0" w:space="0" w:color="auto"/>
            <w:right w:val="none" w:sz="0" w:space="0" w:color="auto"/>
          </w:divBdr>
        </w:div>
        <w:div w:id="990986238">
          <w:marLeft w:val="480"/>
          <w:marRight w:val="0"/>
          <w:marTop w:val="0"/>
          <w:marBottom w:val="0"/>
          <w:divBdr>
            <w:top w:val="none" w:sz="0" w:space="0" w:color="auto"/>
            <w:left w:val="none" w:sz="0" w:space="0" w:color="auto"/>
            <w:bottom w:val="none" w:sz="0" w:space="0" w:color="auto"/>
            <w:right w:val="none" w:sz="0" w:space="0" w:color="auto"/>
          </w:divBdr>
        </w:div>
        <w:div w:id="1025247413">
          <w:marLeft w:val="480"/>
          <w:marRight w:val="0"/>
          <w:marTop w:val="0"/>
          <w:marBottom w:val="0"/>
          <w:divBdr>
            <w:top w:val="none" w:sz="0" w:space="0" w:color="auto"/>
            <w:left w:val="none" w:sz="0" w:space="0" w:color="auto"/>
            <w:bottom w:val="none" w:sz="0" w:space="0" w:color="auto"/>
            <w:right w:val="none" w:sz="0" w:space="0" w:color="auto"/>
          </w:divBdr>
        </w:div>
        <w:div w:id="1185897994">
          <w:marLeft w:val="480"/>
          <w:marRight w:val="0"/>
          <w:marTop w:val="0"/>
          <w:marBottom w:val="0"/>
          <w:divBdr>
            <w:top w:val="none" w:sz="0" w:space="0" w:color="auto"/>
            <w:left w:val="none" w:sz="0" w:space="0" w:color="auto"/>
            <w:bottom w:val="none" w:sz="0" w:space="0" w:color="auto"/>
            <w:right w:val="none" w:sz="0" w:space="0" w:color="auto"/>
          </w:divBdr>
        </w:div>
        <w:div w:id="1269237859">
          <w:marLeft w:val="480"/>
          <w:marRight w:val="0"/>
          <w:marTop w:val="0"/>
          <w:marBottom w:val="0"/>
          <w:divBdr>
            <w:top w:val="none" w:sz="0" w:space="0" w:color="auto"/>
            <w:left w:val="none" w:sz="0" w:space="0" w:color="auto"/>
            <w:bottom w:val="none" w:sz="0" w:space="0" w:color="auto"/>
            <w:right w:val="none" w:sz="0" w:space="0" w:color="auto"/>
          </w:divBdr>
        </w:div>
        <w:div w:id="1273631673">
          <w:marLeft w:val="480"/>
          <w:marRight w:val="0"/>
          <w:marTop w:val="0"/>
          <w:marBottom w:val="0"/>
          <w:divBdr>
            <w:top w:val="none" w:sz="0" w:space="0" w:color="auto"/>
            <w:left w:val="none" w:sz="0" w:space="0" w:color="auto"/>
            <w:bottom w:val="none" w:sz="0" w:space="0" w:color="auto"/>
            <w:right w:val="none" w:sz="0" w:space="0" w:color="auto"/>
          </w:divBdr>
        </w:div>
        <w:div w:id="1345017942">
          <w:marLeft w:val="480"/>
          <w:marRight w:val="0"/>
          <w:marTop w:val="0"/>
          <w:marBottom w:val="0"/>
          <w:divBdr>
            <w:top w:val="none" w:sz="0" w:space="0" w:color="auto"/>
            <w:left w:val="none" w:sz="0" w:space="0" w:color="auto"/>
            <w:bottom w:val="none" w:sz="0" w:space="0" w:color="auto"/>
            <w:right w:val="none" w:sz="0" w:space="0" w:color="auto"/>
          </w:divBdr>
        </w:div>
        <w:div w:id="1359698490">
          <w:marLeft w:val="480"/>
          <w:marRight w:val="0"/>
          <w:marTop w:val="0"/>
          <w:marBottom w:val="0"/>
          <w:divBdr>
            <w:top w:val="none" w:sz="0" w:space="0" w:color="auto"/>
            <w:left w:val="none" w:sz="0" w:space="0" w:color="auto"/>
            <w:bottom w:val="none" w:sz="0" w:space="0" w:color="auto"/>
            <w:right w:val="none" w:sz="0" w:space="0" w:color="auto"/>
          </w:divBdr>
        </w:div>
        <w:div w:id="1437679839">
          <w:marLeft w:val="480"/>
          <w:marRight w:val="0"/>
          <w:marTop w:val="0"/>
          <w:marBottom w:val="0"/>
          <w:divBdr>
            <w:top w:val="none" w:sz="0" w:space="0" w:color="auto"/>
            <w:left w:val="none" w:sz="0" w:space="0" w:color="auto"/>
            <w:bottom w:val="none" w:sz="0" w:space="0" w:color="auto"/>
            <w:right w:val="none" w:sz="0" w:space="0" w:color="auto"/>
          </w:divBdr>
        </w:div>
        <w:div w:id="1470123697">
          <w:marLeft w:val="480"/>
          <w:marRight w:val="0"/>
          <w:marTop w:val="0"/>
          <w:marBottom w:val="0"/>
          <w:divBdr>
            <w:top w:val="none" w:sz="0" w:space="0" w:color="auto"/>
            <w:left w:val="none" w:sz="0" w:space="0" w:color="auto"/>
            <w:bottom w:val="none" w:sz="0" w:space="0" w:color="auto"/>
            <w:right w:val="none" w:sz="0" w:space="0" w:color="auto"/>
          </w:divBdr>
        </w:div>
        <w:div w:id="1493331495">
          <w:marLeft w:val="480"/>
          <w:marRight w:val="0"/>
          <w:marTop w:val="0"/>
          <w:marBottom w:val="0"/>
          <w:divBdr>
            <w:top w:val="none" w:sz="0" w:space="0" w:color="auto"/>
            <w:left w:val="none" w:sz="0" w:space="0" w:color="auto"/>
            <w:bottom w:val="none" w:sz="0" w:space="0" w:color="auto"/>
            <w:right w:val="none" w:sz="0" w:space="0" w:color="auto"/>
          </w:divBdr>
        </w:div>
        <w:div w:id="1499618450">
          <w:marLeft w:val="480"/>
          <w:marRight w:val="0"/>
          <w:marTop w:val="0"/>
          <w:marBottom w:val="0"/>
          <w:divBdr>
            <w:top w:val="none" w:sz="0" w:space="0" w:color="auto"/>
            <w:left w:val="none" w:sz="0" w:space="0" w:color="auto"/>
            <w:bottom w:val="none" w:sz="0" w:space="0" w:color="auto"/>
            <w:right w:val="none" w:sz="0" w:space="0" w:color="auto"/>
          </w:divBdr>
        </w:div>
        <w:div w:id="1529441461">
          <w:marLeft w:val="480"/>
          <w:marRight w:val="0"/>
          <w:marTop w:val="0"/>
          <w:marBottom w:val="0"/>
          <w:divBdr>
            <w:top w:val="none" w:sz="0" w:space="0" w:color="auto"/>
            <w:left w:val="none" w:sz="0" w:space="0" w:color="auto"/>
            <w:bottom w:val="none" w:sz="0" w:space="0" w:color="auto"/>
            <w:right w:val="none" w:sz="0" w:space="0" w:color="auto"/>
          </w:divBdr>
        </w:div>
        <w:div w:id="1543325223">
          <w:marLeft w:val="480"/>
          <w:marRight w:val="0"/>
          <w:marTop w:val="0"/>
          <w:marBottom w:val="0"/>
          <w:divBdr>
            <w:top w:val="none" w:sz="0" w:space="0" w:color="auto"/>
            <w:left w:val="none" w:sz="0" w:space="0" w:color="auto"/>
            <w:bottom w:val="none" w:sz="0" w:space="0" w:color="auto"/>
            <w:right w:val="none" w:sz="0" w:space="0" w:color="auto"/>
          </w:divBdr>
        </w:div>
        <w:div w:id="1653559065">
          <w:marLeft w:val="480"/>
          <w:marRight w:val="0"/>
          <w:marTop w:val="0"/>
          <w:marBottom w:val="0"/>
          <w:divBdr>
            <w:top w:val="none" w:sz="0" w:space="0" w:color="auto"/>
            <w:left w:val="none" w:sz="0" w:space="0" w:color="auto"/>
            <w:bottom w:val="none" w:sz="0" w:space="0" w:color="auto"/>
            <w:right w:val="none" w:sz="0" w:space="0" w:color="auto"/>
          </w:divBdr>
        </w:div>
        <w:div w:id="1661081111">
          <w:marLeft w:val="480"/>
          <w:marRight w:val="0"/>
          <w:marTop w:val="0"/>
          <w:marBottom w:val="0"/>
          <w:divBdr>
            <w:top w:val="none" w:sz="0" w:space="0" w:color="auto"/>
            <w:left w:val="none" w:sz="0" w:space="0" w:color="auto"/>
            <w:bottom w:val="none" w:sz="0" w:space="0" w:color="auto"/>
            <w:right w:val="none" w:sz="0" w:space="0" w:color="auto"/>
          </w:divBdr>
        </w:div>
        <w:div w:id="1666664040">
          <w:marLeft w:val="480"/>
          <w:marRight w:val="0"/>
          <w:marTop w:val="0"/>
          <w:marBottom w:val="0"/>
          <w:divBdr>
            <w:top w:val="none" w:sz="0" w:space="0" w:color="auto"/>
            <w:left w:val="none" w:sz="0" w:space="0" w:color="auto"/>
            <w:bottom w:val="none" w:sz="0" w:space="0" w:color="auto"/>
            <w:right w:val="none" w:sz="0" w:space="0" w:color="auto"/>
          </w:divBdr>
        </w:div>
        <w:div w:id="1668829612">
          <w:marLeft w:val="480"/>
          <w:marRight w:val="0"/>
          <w:marTop w:val="0"/>
          <w:marBottom w:val="0"/>
          <w:divBdr>
            <w:top w:val="none" w:sz="0" w:space="0" w:color="auto"/>
            <w:left w:val="none" w:sz="0" w:space="0" w:color="auto"/>
            <w:bottom w:val="none" w:sz="0" w:space="0" w:color="auto"/>
            <w:right w:val="none" w:sz="0" w:space="0" w:color="auto"/>
          </w:divBdr>
        </w:div>
        <w:div w:id="1770811638">
          <w:marLeft w:val="480"/>
          <w:marRight w:val="0"/>
          <w:marTop w:val="0"/>
          <w:marBottom w:val="0"/>
          <w:divBdr>
            <w:top w:val="none" w:sz="0" w:space="0" w:color="auto"/>
            <w:left w:val="none" w:sz="0" w:space="0" w:color="auto"/>
            <w:bottom w:val="none" w:sz="0" w:space="0" w:color="auto"/>
            <w:right w:val="none" w:sz="0" w:space="0" w:color="auto"/>
          </w:divBdr>
        </w:div>
        <w:div w:id="1777023602">
          <w:marLeft w:val="480"/>
          <w:marRight w:val="0"/>
          <w:marTop w:val="0"/>
          <w:marBottom w:val="0"/>
          <w:divBdr>
            <w:top w:val="none" w:sz="0" w:space="0" w:color="auto"/>
            <w:left w:val="none" w:sz="0" w:space="0" w:color="auto"/>
            <w:bottom w:val="none" w:sz="0" w:space="0" w:color="auto"/>
            <w:right w:val="none" w:sz="0" w:space="0" w:color="auto"/>
          </w:divBdr>
        </w:div>
        <w:div w:id="1834371828">
          <w:marLeft w:val="480"/>
          <w:marRight w:val="0"/>
          <w:marTop w:val="0"/>
          <w:marBottom w:val="0"/>
          <w:divBdr>
            <w:top w:val="none" w:sz="0" w:space="0" w:color="auto"/>
            <w:left w:val="none" w:sz="0" w:space="0" w:color="auto"/>
            <w:bottom w:val="none" w:sz="0" w:space="0" w:color="auto"/>
            <w:right w:val="none" w:sz="0" w:space="0" w:color="auto"/>
          </w:divBdr>
        </w:div>
        <w:div w:id="1841579720">
          <w:marLeft w:val="480"/>
          <w:marRight w:val="0"/>
          <w:marTop w:val="0"/>
          <w:marBottom w:val="0"/>
          <w:divBdr>
            <w:top w:val="none" w:sz="0" w:space="0" w:color="auto"/>
            <w:left w:val="none" w:sz="0" w:space="0" w:color="auto"/>
            <w:bottom w:val="none" w:sz="0" w:space="0" w:color="auto"/>
            <w:right w:val="none" w:sz="0" w:space="0" w:color="auto"/>
          </w:divBdr>
        </w:div>
        <w:div w:id="1849558121">
          <w:marLeft w:val="480"/>
          <w:marRight w:val="0"/>
          <w:marTop w:val="0"/>
          <w:marBottom w:val="0"/>
          <w:divBdr>
            <w:top w:val="none" w:sz="0" w:space="0" w:color="auto"/>
            <w:left w:val="none" w:sz="0" w:space="0" w:color="auto"/>
            <w:bottom w:val="none" w:sz="0" w:space="0" w:color="auto"/>
            <w:right w:val="none" w:sz="0" w:space="0" w:color="auto"/>
          </w:divBdr>
        </w:div>
        <w:div w:id="1889341860">
          <w:marLeft w:val="480"/>
          <w:marRight w:val="0"/>
          <w:marTop w:val="0"/>
          <w:marBottom w:val="0"/>
          <w:divBdr>
            <w:top w:val="none" w:sz="0" w:space="0" w:color="auto"/>
            <w:left w:val="none" w:sz="0" w:space="0" w:color="auto"/>
            <w:bottom w:val="none" w:sz="0" w:space="0" w:color="auto"/>
            <w:right w:val="none" w:sz="0" w:space="0" w:color="auto"/>
          </w:divBdr>
        </w:div>
        <w:div w:id="1909923068">
          <w:marLeft w:val="480"/>
          <w:marRight w:val="0"/>
          <w:marTop w:val="0"/>
          <w:marBottom w:val="0"/>
          <w:divBdr>
            <w:top w:val="none" w:sz="0" w:space="0" w:color="auto"/>
            <w:left w:val="none" w:sz="0" w:space="0" w:color="auto"/>
            <w:bottom w:val="none" w:sz="0" w:space="0" w:color="auto"/>
            <w:right w:val="none" w:sz="0" w:space="0" w:color="auto"/>
          </w:divBdr>
        </w:div>
        <w:div w:id="1996953265">
          <w:marLeft w:val="480"/>
          <w:marRight w:val="0"/>
          <w:marTop w:val="0"/>
          <w:marBottom w:val="0"/>
          <w:divBdr>
            <w:top w:val="none" w:sz="0" w:space="0" w:color="auto"/>
            <w:left w:val="none" w:sz="0" w:space="0" w:color="auto"/>
            <w:bottom w:val="none" w:sz="0" w:space="0" w:color="auto"/>
            <w:right w:val="none" w:sz="0" w:space="0" w:color="auto"/>
          </w:divBdr>
        </w:div>
        <w:div w:id="2082167990">
          <w:marLeft w:val="480"/>
          <w:marRight w:val="0"/>
          <w:marTop w:val="0"/>
          <w:marBottom w:val="0"/>
          <w:divBdr>
            <w:top w:val="none" w:sz="0" w:space="0" w:color="auto"/>
            <w:left w:val="none" w:sz="0" w:space="0" w:color="auto"/>
            <w:bottom w:val="none" w:sz="0" w:space="0" w:color="auto"/>
            <w:right w:val="none" w:sz="0" w:space="0" w:color="auto"/>
          </w:divBdr>
        </w:div>
        <w:div w:id="2088725824">
          <w:marLeft w:val="480"/>
          <w:marRight w:val="0"/>
          <w:marTop w:val="0"/>
          <w:marBottom w:val="0"/>
          <w:divBdr>
            <w:top w:val="none" w:sz="0" w:space="0" w:color="auto"/>
            <w:left w:val="none" w:sz="0" w:space="0" w:color="auto"/>
            <w:bottom w:val="none" w:sz="0" w:space="0" w:color="auto"/>
            <w:right w:val="none" w:sz="0" w:space="0" w:color="auto"/>
          </w:divBdr>
        </w:div>
        <w:div w:id="2100835290">
          <w:marLeft w:val="480"/>
          <w:marRight w:val="0"/>
          <w:marTop w:val="0"/>
          <w:marBottom w:val="0"/>
          <w:divBdr>
            <w:top w:val="none" w:sz="0" w:space="0" w:color="auto"/>
            <w:left w:val="none" w:sz="0" w:space="0" w:color="auto"/>
            <w:bottom w:val="none" w:sz="0" w:space="0" w:color="auto"/>
            <w:right w:val="none" w:sz="0" w:space="0" w:color="auto"/>
          </w:divBdr>
        </w:div>
        <w:div w:id="2109040221">
          <w:marLeft w:val="480"/>
          <w:marRight w:val="0"/>
          <w:marTop w:val="0"/>
          <w:marBottom w:val="0"/>
          <w:divBdr>
            <w:top w:val="none" w:sz="0" w:space="0" w:color="auto"/>
            <w:left w:val="none" w:sz="0" w:space="0" w:color="auto"/>
            <w:bottom w:val="none" w:sz="0" w:space="0" w:color="auto"/>
            <w:right w:val="none" w:sz="0" w:space="0" w:color="auto"/>
          </w:divBdr>
        </w:div>
        <w:div w:id="2109305720">
          <w:marLeft w:val="480"/>
          <w:marRight w:val="0"/>
          <w:marTop w:val="0"/>
          <w:marBottom w:val="0"/>
          <w:divBdr>
            <w:top w:val="none" w:sz="0" w:space="0" w:color="auto"/>
            <w:left w:val="none" w:sz="0" w:space="0" w:color="auto"/>
            <w:bottom w:val="none" w:sz="0" w:space="0" w:color="auto"/>
            <w:right w:val="none" w:sz="0" w:space="0" w:color="auto"/>
          </w:divBdr>
        </w:div>
      </w:divsChild>
    </w:div>
    <w:div w:id="1326738671">
      <w:bodyDiv w:val="1"/>
      <w:marLeft w:val="0"/>
      <w:marRight w:val="0"/>
      <w:marTop w:val="0"/>
      <w:marBottom w:val="0"/>
      <w:divBdr>
        <w:top w:val="none" w:sz="0" w:space="0" w:color="auto"/>
        <w:left w:val="none" w:sz="0" w:space="0" w:color="auto"/>
        <w:bottom w:val="none" w:sz="0" w:space="0" w:color="auto"/>
        <w:right w:val="none" w:sz="0" w:space="0" w:color="auto"/>
      </w:divBdr>
      <w:divsChild>
        <w:div w:id="4330618">
          <w:marLeft w:val="480"/>
          <w:marRight w:val="0"/>
          <w:marTop w:val="0"/>
          <w:marBottom w:val="0"/>
          <w:divBdr>
            <w:top w:val="none" w:sz="0" w:space="0" w:color="auto"/>
            <w:left w:val="none" w:sz="0" w:space="0" w:color="auto"/>
            <w:bottom w:val="none" w:sz="0" w:space="0" w:color="auto"/>
            <w:right w:val="none" w:sz="0" w:space="0" w:color="auto"/>
          </w:divBdr>
        </w:div>
        <w:div w:id="171988926">
          <w:marLeft w:val="480"/>
          <w:marRight w:val="0"/>
          <w:marTop w:val="0"/>
          <w:marBottom w:val="0"/>
          <w:divBdr>
            <w:top w:val="none" w:sz="0" w:space="0" w:color="auto"/>
            <w:left w:val="none" w:sz="0" w:space="0" w:color="auto"/>
            <w:bottom w:val="none" w:sz="0" w:space="0" w:color="auto"/>
            <w:right w:val="none" w:sz="0" w:space="0" w:color="auto"/>
          </w:divBdr>
        </w:div>
        <w:div w:id="214239909">
          <w:marLeft w:val="480"/>
          <w:marRight w:val="0"/>
          <w:marTop w:val="0"/>
          <w:marBottom w:val="0"/>
          <w:divBdr>
            <w:top w:val="none" w:sz="0" w:space="0" w:color="auto"/>
            <w:left w:val="none" w:sz="0" w:space="0" w:color="auto"/>
            <w:bottom w:val="none" w:sz="0" w:space="0" w:color="auto"/>
            <w:right w:val="none" w:sz="0" w:space="0" w:color="auto"/>
          </w:divBdr>
        </w:div>
        <w:div w:id="301692279">
          <w:marLeft w:val="480"/>
          <w:marRight w:val="0"/>
          <w:marTop w:val="0"/>
          <w:marBottom w:val="0"/>
          <w:divBdr>
            <w:top w:val="none" w:sz="0" w:space="0" w:color="auto"/>
            <w:left w:val="none" w:sz="0" w:space="0" w:color="auto"/>
            <w:bottom w:val="none" w:sz="0" w:space="0" w:color="auto"/>
            <w:right w:val="none" w:sz="0" w:space="0" w:color="auto"/>
          </w:divBdr>
        </w:div>
        <w:div w:id="318391993">
          <w:marLeft w:val="480"/>
          <w:marRight w:val="0"/>
          <w:marTop w:val="0"/>
          <w:marBottom w:val="0"/>
          <w:divBdr>
            <w:top w:val="none" w:sz="0" w:space="0" w:color="auto"/>
            <w:left w:val="none" w:sz="0" w:space="0" w:color="auto"/>
            <w:bottom w:val="none" w:sz="0" w:space="0" w:color="auto"/>
            <w:right w:val="none" w:sz="0" w:space="0" w:color="auto"/>
          </w:divBdr>
        </w:div>
        <w:div w:id="356152905">
          <w:marLeft w:val="480"/>
          <w:marRight w:val="0"/>
          <w:marTop w:val="0"/>
          <w:marBottom w:val="0"/>
          <w:divBdr>
            <w:top w:val="none" w:sz="0" w:space="0" w:color="auto"/>
            <w:left w:val="none" w:sz="0" w:space="0" w:color="auto"/>
            <w:bottom w:val="none" w:sz="0" w:space="0" w:color="auto"/>
            <w:right w:val="none" w:sz="0" w:space="0" w:color="auto"/>
          </w:divBdr>
        </w:div>
        <w:div w:id="362904826">
          <w:marLeft w:val="480"/>
          <w:marRight w:val="0"/>
          <w:marTop w:val="0"/>
          <w:marBottom w:val="0"/>
          <w:divBdr>
            <w:top w:val="none" w:sz="0" w:space="0" w:color="auto"/>
            <w:left w:val="none" w:sz="0" w:space="0" w:color="auto"/>
            <w:bottom w:val="none" w:sz="0" w:space="0" w:color="auto"/>
            <w:right w:val="none" w:sz="0" w:space="0" w:color="auto"/>
          </w:divBdr>
        </w:div>
        <w:div w:id="440807717">
          <w:marLeft w:val="480"/>
          <w:marRight w:val="0"/>
          <w:marTop w:val="0"/>
          <w:marBottom w:val="0"/>
          <w:divBdr>
            <w:top w:val="none" w:sz="0" w:space="0" w:color="auto"/>
            <w:left w:val="none" w:sz="0" w:space="0" w:color="auto"/>
            <w:bottom w:val="none" w:sz="0" w:space="0" w:color="auto"/>
            <w:right w:val="none" w:sz="0" w:space="0" w:color="auto"/>
          </w:divBdr>
        </w:div>
        <w:div w:id="454104827">
          <w:marLeft w:val="480"/>
          <w:marRight w:val="0"/>
          <w:marTop w:val="0"/>
          <w:marBottom w:val="0"/>
          <w:divBdr>
            <w:top w:val="none" w:sz="0" w:space="0" w:color="auto"/>
            <w:left w:val="none" w:sz="0" w:space="0" w:color="auto"/>
            <w:bottom w:val="none" w:sz="0" w:space="0" w:color="auto"/>
            <w:right w:val="none" w:sz="0" w:space="0" w:color="auto"/>
          </w:divBdr>
        </w:div>
        <w:div w:id="458378695">
          <w:marLeft w:val="480"/>
          <w:marRight w:val="0"/>
          <w:marTop w:val="0"/>
          <w:marBottom w:val="0"/>
          <w:divBdr>
            <w:top w:val="none" w:sz="0" w:space="0" w:color="auto"/>
            <w:left w:val="none" w:sz="0" w:space="0" w:color="auto"/>
            <w:bottom w:val="none" w:sz="0" w:space="0" w:color="auto"/>
            <w:right w:val="none" w:sz="0" w:space="0" w:color="auto"/>
          </w:divBdr>
        </w:div>
        <w:div w:id="494734374">
          <w:marLeft w:val="480"/>
          <w:marRight w:val="0"/>
          <w:marTop w:val="0"/>
          <w:marBottom w:val="0"/>
          <w:divBdr>
            <w:top w:val="none" w:sz="0" w:space="0" w:color="auto"/>
            <w:left w:val="none" w:sz="0" w:space="0" w:color="auto"/>
            <w:bottom w:val="none" w:sz="0" w:space="0" w:color="auto"/>
            <w:right w:val="none" w:sz="0" w:space="0" w:color="auto"/>
          </w:divBdr>
        </w:div>
        <w:div w:id="548885245">
          <w:marLeft w:val="480"/>
          <w:marRight w:val="0"/>
          <w:marTop w:val="0"/>
          <w:marBottom w:val="0"/>
          <w:divBdr>
            <w:top w:val="none" w:sz="0" w:space="0" w:color="auto"/>
            <w:left w:val="none" w:sz="0" w:space="0" w:color="auto"/>
            <w:bottom w:val="none" w:sz="0" w:space="0" w:color="auto"/>
            <w:right w:val="none" w:sz="0" w:space="0" w:color="auto"/>
          </w:divBdr>
        </w:div>
        <w:div w:id="558711868">
          <w:marLeft w:val="480"/>
          <w:marRight w:val="0"/>
          <w:marTop w:val="0"/>
          <w:marBottom w:val="0"/>
          <w:divBdr>
            <w:top w:val="none" w:sz="0" w:space="0" w:color="auto"/>
            <w:left w:val="none" w:sz="0" w:space="0" w:color="auto"/>
            <w:bottom w:val="none" w:sz="0" w:space="0" w:color="auto"/>
            <w:right w:val="none" w:sz="0" w:space="0" w:color="auto"/>
          </w:divBdr>
        </w:div>
        <w:div w:id="567115039">
          <w:marLeft w:val="480"/>
          <w:marRight w:val="0"/>
          <w:marTop w:val="0"/>
          <w:marBottom w:val="0"/>
          <w:divBdr>
            <w:top w:val="none" w:sz="0" w:space="0" w:color="auto"/>
            <w:left w:val="none" w:sz="0" w:space="0" w:color="auto"/>
            <w:bottom w:val="none" w:sz="0" w:space="0" w:color="auto"/>
            <w:right w:val="none" w:sz="0" w:space="0" w:color="auto"/>
          </w:divBdr>
        </w:div>
        <w:div w:id="575284501">
          <w:marLeft w:val="480"/>
          <w:marRight w:val="0"/>
          <w:marTop w:val="0"/>
          <w:marBottom w:val="0"/>
          <w:divBdr>
            <w:top w:val="none" w:sz="0" w:space="0" w:color="auto"/>
            <w:left w:val="none" w:sz="0" w:space="0" w:color="auto"/>
            <w:bottom w:val="none" w:sz="0" w:space="0" w:color="auto"/>
            <w:right w:val="none" w:sz="0" w:space="0" w:color="auto"/>
          </w:divBdr>
        </w:div>
        <w:div w:id="667949816">
          <w:marLeft w:val="480"/>
          <w:marRight w:val="0"/>
          <w:marTop w:val="0"/>
          <w:marBottom w:val="0"/>
          <w:divBdr>
            <w:top w:val="none" w:sz="0" w:space="0" w:color="auto"/>
            <w:left w:val="none" w:sz="0" w:space="0" w:color="auto"/>
            <w:bottom w:val="none" w:sz="0" w:space="0" w:color="auto"/>
            <w:right w:val="none" w:sz="0" w:space="0" w:color="auto"/>
          </w:divBdr>
        </w:div>
        <w:div w:id="678313272">
          <w:marLeft w:val="480"/>
          <w:marRight w:val="0"/>
          <w:marTop w:val="0"/>
          <w:marBottom w:val="0"/>
          <w:divBdr>
            <w:top w:val="none" w:sz="0" w:space="0" w:color="auto"/>
            <w:left w:val="none" w:sz="0" w:space="0" w:color="auto"/>
            <w:bottom w:val="none" w:sz="0" w:space="0" w:color="auto"/>
            <w:right w:val="none" w:sz="0" w:space="0" w:color="auto"/>
          </w:divBdr>
        </w:div>
        <w:div w:id="683283743">
          <w:marLeft w:val="480"/>
          <w:marRight w:val="0"/>
          <w:marTop w:val="0"/>
          <w:marBottom w:val="0"/>
          <w:divBdr>
            <w:top w:val="none" w:sz="0" w:space="0" w:color="auto"/>
            <w:left w:val="none" w:sz="0" w:space="0" w:color="auto"/>
            <w:bottom w:val="none" w:sz="0" w:space="0" w:color="auto"/>
            <w:right w:val="none" w:sz="0" w:space="0" w:color="auto"/>
          </w:divBdr>
        </w:div>
        <w:div w:id="695470402">
          <w:marLeft w:val="480"/>
          <w:marRight w:val="0"/>
          <w:marTop w:val="0"/>
          <w:marBottom w:val="0"/>
          <w:divBdr>
            <w:top w:val="none" w:sz="0" w:space="0" w:color="auto"/>
            <w:left w:val="none" w:sz="0" w:space="0" w:color="auto"/>
            <w:bottom w:val="none" w:sz="0" w:space="0" w:color="auto"/>
            <w:right w:val="none" w:sz="0" w:space="0" w:color="auto"/>
          </w:divBdr>
        </w:div>
        <w:div w:id="741487213">
          <w:marLeft w:val="480"/>
          <w:marRight w:val="0"/>
          <w:marTop w:val="0"/>
          <w:marBottom w:val="0"/>
          <w:divBdr>
            <w:top w:val="none" w:sz="0" w:space="0" w:color="auto"/>
            <w:left w:val="none" w:sz="0" w:space="0" w:color="auto"/>
            <w:bottom w:val="none" w:sz="0" w:space="0" w:color="auto"/>
            <w:right w:val="none" w:sz="0" w:space="0" w:color="auto"/>
          </w:divBdr>
        </w:div>
        <w:div w:id="747851481">
          <w:marLeft w:val="480"/>
          <w:marRight w:val="0"/>
          <w:marTop w:val="0"/>
          <w:marBottom w:val="0"/>
          <w:divBdr>
            <w:top w:val="none" w:sz="0" w:space="0" w:color="auto"/>
            <w:left w:val="none" w:sz="0" w:space="0" w:color="auto"/>
            <w:bottom w:val="none" w:sz="0" w:space="0" w:color="auto"/>
            <w:right w:val="none" w:sz="0" w:space="0" w:color="auto"/>
          </w:divBdr>
        </w:div>
        <w:div w:id="771974291">
          <w:marLeft w:val="480"/>
          <w:marRight w:val="0"/>
          <w:marTop w:val="0"/>
          <w:marBottom w:val="0"/>
          <w:divBdr>
            <w:top w:val="none" w:sz="0" w:space="0" w:color="auto"/>
            <w:left w:val="none" w:sz="0" w:space="0" w:color="auto"/>
            <w:bottom w:val="none" w:sz="0" w:space="0" w:color="auto"/>
            <w:right w:val="none" w:sz="0" w:space="0" w:color="auto"/>
          </w:divBdr>
        </w:div>
        <w:div w:id="777485567">
          <w:marLeft w:val="480"/>
          <w:marRight w:val="0"/>
          <w:marTop w:val="0"/>
          <w:marBottom w:val="0"/>
          <w:divBdr>
            <w:top w:val="none" w:sz="0" w:space="0" w:color="auto"/>
            <w:left w:val="none" w:sz="0" w:space="0" w:color="auto"/>
            <w:bottom w:val="none" w:sz="0" w:space="0" w:color="auto"/>
            <w:right w:val="none" w:sz="0" w:space="0" w:color="auto"/>
          </w:divBdr>
        </w:div>
        <w:div w:id="808474549">
          <w:marLeft w:val="480"/>
          <w:marRight w:val="0"/>
          <w:marTop w:val="0"/>
          <w:marBottom w:val="0"/>
          <w:divBdr>
            <w:top w:val="none" w:sz="0" w:space="0" w:color="auto"/>
            <w:left w:val="none" w:sz="0" w:space="0" w:color="auto"/>
            <w:bottom w:val="none" w:sz="0" w:space="0" w:color="auto"/>
            <w:right w:val="none" w:sz="0" w:space="0" w:color="auto"/>
          </w:divBdr>
        </w:div>
        <w:div w:id="940331868">
          <w:marLeft w:val="480"/>
          <w:marRight w:val="0"/>
          <w:marTop w:val="0"/>
          <w:marBottom w:val="0"/>
          <w:divBdr>
            <w:top w:val="none" w:sz="0" w:space="0" w:color="auto"/>
            <w:left w:val="none" w:sz="0" w:space="0" w:color="auto"/>
            <w:bottom w:val="none" w:sz="0" w:space="0" w:color="auto"/>
            <w:right w:val="none" w:sz="0" w:space="0" w:color="auto"/>
          </w:divBdr>
        </w:div>
        <w:div w:id="957879867">
          <w:marLeft w:val="480"/>
          <w:marRight w:val="0"/>
          <w:marTop w:val="0"/>
          <w:marBottom w:val="0"/>
          <w:divBdr>
            <w:top w:val="none" w:sz="0" w:space="0" w:color="auto"/>
            <w:left w:val="none" w:sz="0" w:space="0" w:color="auto"/>
            <w:bottom w:val="none" w:sz="0" w:space="0" w:color="auto"/>
            <w:right w:val="none" w:sz="0" w:space="0" w:color="auto"/>
          </w:divBdr>
        </w:div>
        <w:div w:id="970326478">
          <w:marLeft w:val="480"/>
          <w:marRight w:val="0"/>
          <w:marTop w:val="0"/>
          <w:marBottom w:val="0"/>
          <w:divBdr>
            <w:top w:val="none" w:sz="0" w:space="0" w:color="auto"/>
            <w:left w:val="none" w:sz="0" w:space="0" w:color="auto"/>
            <w:bottom w:val="none" w:sz="0" w:space="0" w:color="auto"/>
            <w:right w:val="none" w:sz="0" w:space="0" w:color="auto"/>
          </w:divBdr>
        </w:div>
        <w:div w:id="978998135">
          <w:marLeft w:val="480"/>
          <w:marRight w:val="0"/>
          <w:marTop w:val="0"/>
          <w:marBottom w:val="0"/>
          <w:divBdr>
            <w:top w:val="none" w:sz="0" w:space="0" w:color="auto"/>
            <w:left w:val="none" w:sz="0" w:space="0" w:color="auto"/>
            <w:bottom w:val="none" w:sz="0" w:space="0" w:color="auto"/>
            <w:right w:val="none" w:sz="0" w:space="0" w:color="auto"/>
          </w:divBdr>
        </w:div>
        <w:div w:id="979725000">
          <w:marLeft w:val="480"/>
          <w:marRight w:val="0"/>
          <w:marTop w:val="0"/>
          <w:marBottom w:val="0"/>
          <w:divBdr>
            <w:top w:val="none" w:sz="0" w:space="0" w:color="auto"/>
            <w:left w:val="none" w:sz="0" w:space="0" w:color="auto"/>
            <w:bottom w:val="none" w:sz="0" w:space="0" w:color="auto"/>
            <w:right w:val="none" w:sz="0" w:space="0" w:color="auto"/>
          </w:divBdr>
        </w:div>
        <w:div w:id="1070466222">
          <w:marLeft w:val="480"/>
          <w:marRight w:val="0"/>
          <w:marTop w:val="0"/>
          <w:marBottom w:val="0"/>
          <w:divBdr>
            <w:top w:val="none" w:sz="0" w:space="0" w:color="auto"/>
            <w:left w:val="none" w:sz="0" w:space="0" w:color="auto"/>
            <w:bottom w:val="none" w:sz="0" w:space="0" w:color="auto"/>
            <w:right w:val="none" w:sz="0" w:space="0" w:color="auto"/>
          </w:divBdr>
        </w:div>
        <w:div w:id="1086536766">
          <w:marLeft w:val="480"/>
          <w:marRight w:val="0"/>
          <w:marTop w:val="0"/>
          <w:marBottom w:val="0"/>
          <w:divBdr>
            <w:top w:val="none" w:sz="0" w:space="0" w:color="auto"/>
            <w:left w:val="none" w:sz="0" w:space="0" w:color="auto"/>
            <w:bottom w:val="none" w:sz="0" w:space="0" w:color="auto"/>
            <w:right w:val="none" w:sz="0" w:space="0" w:color="auto"/>
          </w:divBdr>
        </w:div>
        <w:div w:id="1087187103">
          <w:marLeft w:val="480"/>
          <w:marRight w:val="0"/>
          <w:marTop w:val="0"/>
          <w:marBottom w:val="0"/>
          <w:divBdr>
            <w:top w:val="none" w:sz="0" w:space="0" w:color="auto"/>
            <w:left w:val="none" w:sz="0" w:space="0" w:color="auto"/>
            <w:bottom w:val="none" w:sz="0" w:space="0" w:color="auto"/>
            <w:right w:val="none" w:sz="0" w:space="0" w:color="auto"/>
          </w:divBdr>
        </w:div>
        <w:div w:id="1171456605">
          <w:marLeft w:val="480"/>
          <w:marRight w:val="0"/>
          <w:marTop w:val="0"/>
          <w:marBottom w:val="0"/>
          <w:divBdr>
            <w:top w:val="none" w:sz="0" w:space="0" w:color="auto"/>
            <w:left w:val="none" w:sz="0" w:space="0" w:color="auto"/>
            <w:bottom w:val="none" w:sz="0" w:space="0" w:color="auto"/>
            <w:right w:val="none" w:sz="0" w:space="0" w:color="auto"/>
          </w:divBdr>
        </w:div>
        <w:div w:id="1181701744">
          <w:marLeft w:val="480"/>
          <w:marRight w:val="0"/>
          <w:marTop w:val="0"/>
          <w:marBottom w:val="0"/>
          <w:divBdr>
            <w:top w:val="none" w:sz="0" w:space="0" w:color="auto"/>
            <w:left w:val="none" w:sz="0" w:space="0" w:color="auto"/>
            <w:bottom w:val="none" w:sz="0" w:space="0" w:color="auto"/>
            <w:right w:val="none" w:sz="0" w:space="0" w:color="auto"/>
          </w:divBdr>
        </w:div>
        <w:div w:id="1206138049">
          <w:marLeft w:val="480"/>
          <w:marRight w:val="0"/>
          <w:marTop w:val="0"/>
          <w:marBottom w:val="0"/>
          <w:divBdr>
            <w:top w:val="none" w:sz="0" w:space="0" w:color="auto"/>
            <w:left w:val="none" w:sz="0" w:space="0" w:color="auto"/>
            <w:bottom w:val="none" w:sz="0" w:space="0" w:color="auto"/>
            <w:right w:val="none" w:sz="0" w:space="0" w:color="auto"/>
          </w:divBdr>
        </w:div>
        <w:div w:id="1222868240">
          <w:marLeft w:val="480"/>
          <w:marRight w:val="0"/>
          <w:marTop w:val="0"/>
          <w:marBottom w:val="0"/>
          <w:divBdr>
            <w:top w:val="none" w:sz="0" w:space="0" w:color="auto"/>
            <w:left w:val="none" w:sz="0" w:space="0" w:color="auto"/>
            <w:bottom w:val="none" w:sz="0" w:space="0" w:color="auto"/>
            <w:right w:val="none" w:sz="0" w:space="0" w:color="auto"/>
          </w:divBdr>
        </w:div>
        <w:div w:id="1348405014">
          <w:marLeft w:val="480"/>
          <w:marRight w:val="0"/>
          <w:marTop w:val="0"/>
          <w:marBottom w:val="0"/>
          <w:divBdr>
            <w:top w:val="none" w:sz="0" w:space="0" w:color="auto"/>
            <w:left w:val="none" w:sz="0" w:space="0" w:color="auto"/>
            <w:bottom w:val="none" w:sz="0" w:space="0" w:color="auto"/>
            <w:right w:val="none" w:sz="0" w:space="0" w:color="auto"/>
          </w:divBdr>
        </w:div>
        <w:div w:id="1383823565">
          <w:marLeft w:val="480"/>
          <w:marRight w:val="0"/>
          <w:marTop w:val="0"/>
          <w:marBottom w:val="0"/>
          <w:divBdr>
            <w:top w:val="none" w:sz="0" w:space="0" w:color="auto"/>
            <w:left w:val="none" w:sz="0" w:space="0" w:color="auto"/>
            <w:bottom w:val="none" w:sz="0" w:space="0" w:color="auto"/>
            <w:right w:val="none" w:sz="0" w:space="0" w:color="auto"/>
          </w:divBdr>
        </w:div>
        <w:div w:id="1400204139">
          <w:marLeft w:val="480"/>
          <w:marRight w:val="0"/>
          <w:marTop w:val="0"/>
          <w:marBottom w:val="0"/>
          <w:divBdr>
            <w:top w:val="none" w:sz="0" w:space="0" w:color="auto"/>
            <w:left w:val="none" w:sz="0" w:space="0" w:color="auto"/>
            <w:bottom w:val="none" w:sz="0" w:space="0" w:color="auto"/>
            <w:right w:val="none" w:sz="0" w:space="0" w:color="auto"/>
          </w:divBdr>
        </w:div>
        <w:div w:id="1420712640">
          <w:marLeft w:val="480"/>
          <w:marRight w:val="0"/>
          <w:marTop w:val="0"/>
          <w:marBottom w:val="0"/>
          <w:divBdr>
            <w:top w:val="none" w:sz="0" w:space="0" w:color="auto"/>
            <w:left w:val="none" w:sz="0" w:space="0" w:color="auto"/>
            <w:bottom w:val="none" w:sz="0" w:space="0" w:color="auto"/>
            <w:right w:val="none" w:sz="0" w:space="0" w:color="auto"/>
          </w:divBdr>
        </w:div>
        <w:div w:id="1439183316">
          <w:marLeft w:val="480"/>
          <w:marRight w:val="0"/>
          <w:marTop w:val="0"/>
          <w:marBottom w:val="0"/>
          <w:divBdr>
            <w:top w:val="none" w:sz="0" w:space="0" w:color="auto"/>
            <w:left w:val="none" w:sz="0" w:space="0" w:color="auto"/>
            <w:bottom w:val="none" w:sz="0" w:space="0" w:color="auto"/>
            <w:right w:val="none" w:sz="0" w:space="0" w:color="auto"/>
          </w:divBdr>
        </w:div>
        <w:div w:id="1480417476">
          <w:marLeft w:val="480"/>
          <w:marRight w:val="0"/>
          <w:marTop w:val="0"/>
          <w:marBottom w:val="0"/>
          <w:divBdr>
            <w:top w:val="none" w:sz="0" w:space="0" w:color="auto"/>
            <w:left w:val="none" w:sz="0" w:space="0" w:color="auto"/>
            <w:bottom w:val="none" w:sz="0" w:space="0" w:color="auto"/>
            <w:right w:val="none" w:sz="0" w:space="0" w:color="auto"/>
          </w:divBdr>
        </w:div>
        <w:div w:id="1491755486">
          <w:marLeft w:val="480"/>
          <w:marRight w:val="0"/>
          <w:marTop w:val="0"/>
          <w:marBottom w:val="0"/>
          <w:divBdr>
            <w:top w:val="none" w:sz="0" w:space="0" w:color="auto"/>
            <w:left w:val="none" w:sz="0" w:space="0" w:color="auto"/>
            <w:bottom w:val="none" w:sz="0" w:space="0" w:color="auto"/>
            <w:right w:val="none" w:sz="0" w:space="0" w:color="auto"/>
          </w:divBdr>
        </w:div>
        <w:div w:id="1531912138">
          <w:marLeft w:val="480"/>
          <w:marRight w:val="0"/>
          <w:marTop w:val="0"/>
          <w:marBottom w:val="0"/>
          <w:divBdr>
            <w:top w:val="none" w:sz="0" w:space="0" w:color="auto"/>
            <w:left w:val="none" w:sz="0" w:space="0" w:color="auto"/>
            <w:bottom w:val="none" w:sz="0" w:space="0" w:color="auto"/>
            <w:right w:val="none" w:sz="0" w:space="0" w:color="auto"/>
          </w:divBdr>
        </w:div>
        <w:div w:id="1565676035">
          <w:marLeft w:val="480"/>
          <w:marRight w:val="0"/>
          <w:marTop w:val="0"/>
          <w:marBottom w:val="0"/>
          <w:divBdr>
            <w:top w:val="none" w:sz="0" w:space="0" w:color="auto"/>
            <w:left w:val="none" w:sz="0" w:space="0" w:color="auto"/>
            <w:bottom w:val="none" w:sz="0" w:space="0" w:color="auto"/>
            <w:right w:val="none" w:sz="0" w:space="0" w:color="auto"/>
          </w:divBdr>
        </w:div>
        <w:div w:id="1566912080">
          <w:marLeft w:val="480"/>
          <w:marRight w:val="0"/>
          <w:marTop w:val="0"/>
          <w:marBottom w:val="0"/>
          <w:divBdr>
            <w:top w:val="none" w:sz="0" w:space="0" w:color="auto"/>
            <w:left w:val="none" w:sz="0" w:space="0" w:color="auto"/>
            <w:bottom w:val="none" w:sz="0" w:space="0" w:color="auto"/>
            <w:right w:val="none" w:sz="0" w:space="0" w:color="auto"/>
          </w:divBdr>
        </w:div>
        <w:div w:id="1583486533">
          <w:marLeft w:val="480"/>
          <w:marRight w:val="0"/>
          <w:marTop w:val="0"/>
          <w:marBottom w:val="0"/>
          <w:divBdr>
            <w:top w:val="none" w:sz="0" w:space="0" w:color="auto"/>
            <w:left w:val="none" w:sz="0" w:space="0" w:color="auto"/>
            <w:bottom w:val="none" w:sz="0" w:space="0" w:color="auto"/>
            <w:right w:val="none" w:sz="0" w:space="0" w:color="auto"/>
          </w:divBdr>
        </w:div>
        <w:div w:id="1611084845">
          <w:marLeft w:val="480"/>
          <w:marRight w:val="0"/>
          <w:marTop w:val="0"/>
          <w:marBottom w:val="0"/>
          <w:divBdr>
            <w:top w:val="none" w:sz="0" w:space="0" w:color="auto"/>
            <w:left w:val="none" w:sz="0" w:space="0" w:color="auto"/>
            <w:bottom w:val="none" w:sz="0" w:space="0" w:color="auto"/>
            <w:right w:val="none" w:sz="0" w:space="0" w:color="auto"/>
          </w:divBdr>
        </w:div>
        <w:div w:id="1615818407">
          <w:marLeft w:val="480"/>
          <w:marRight w:val="0"/>
          <w:marTop w:val="0"/>
          <w:marBottom w:val="0"/>
          <w:divBdr>
            <w:top w:val="none" w:sz="0" w:space="0" w:color="auto"/>
            <w:left w:val="none" w:sz="0" w:space="0" w:color="auto"/>
            <w:bottom w:val="none" w:sz="0" w:space="0" w:color="auto"/>
            <w:right w:val="none" w:sz="0" w:space="0" w:color="auto"/>
          </w:divBdr>
        </w:div>
        <w:div w:id="1661621320">
          <w:marLeft w:val="480"/>
          <w:marRight w:val="0"/>
          <w:marTop w:val="0"/>
          <w:marBottom w:val="0"/>
          <w:divBdr>
            <w:top w:val="none" w:sz="0" w:space="0" w:color="auto"/>
            <w:left w:val="none" w:sz="0" w:space="0" w:color="auto"/>
            <w:bottom w:val="none" w:sz="0" w:space="0" w:color="auto"/>
            <w:right w:val="none" w:sz="0" w:space="0" w:color="auto"/>
          </w:divBdr>
        </w:div>
        <w:div w:id="1717504176">
          <w:marLeft w:val="480"/>
          <w:marRight w:val="0"/>
          <w:marTop w:val="0"/>
          <w:marBottom w:val="0"/>
          <w:divBdr>
            <w:top w:val="none" w:sz="0" w:space="0" w:color="auto"/>
            <w:left w:val="none" w:sz="0" w:space="0" w:color="auto"/>
            <w:bottom w:val="none" w:sz="0" w:space="0" w:color="auto"/>
            <w:right w:val="none" w:sz="0" w:space="0" w:color="auto"/>
          </w:divBdr>
        </w:div>
        <w:div w:id="1770468801">
          <w:marLeft w:val="480"/>
          <w:marRight w:val="0"/>
          <w:marTop w:val="0"/>
          <w:marBottom w:val="0"/>
          <w:divBdr>
            <w:top w:val="none" w:sz="0" w:space="0" w:color="auto"/>
            <w:left w:val="none" w:sz="0" w:space="0" w:color="auto"/>
            <w:bottom w:val="none" w:sz="0" w:space="0" w:color="auto"/>
            <w:right w:val="none" w:sz="0" w:space="0" w:color="auto"/>
          </w:divBdr>
        </w:div>
        <w:div w:id="1777213688">
          <w:marLeft w:val="480"/>
          <w:marRight w:val="0"/>
          <w:marTop w:val="0"/>
          <w:marBottom w:val="0"/>
          <w:divBdr>
            <w:top w:val="none" w:sz="0" w:space="0" w:color="auto"/>
            <w:left w:val="none" w:sz="0" w:space="0" w:color="auto"/>
            <w:bottom w:val="none" w:sz="0" w:space="0" w:color="auto"/>
            <w:right w:val="none" w:sz="0" w:space="0" w:color="auto"/>
          </w:divBdr>
        </w:div>
        <w:div w:id="1803883946">
          <w:marLeft w:val="480"/>
          <w:marRight w:val="0"/>
          <w:marTop w:val="0"/>
          <w:marBottom w:val="0"/>
          <w:divBdr>
            <w:top w:val="none" w:sz="0" w:space="0" w:color="auto"/>
            <w:left w:val="none" w:sz="0" w:space="0" w:color="auto"/>
            <w:bottom w:val="none" w:sz="0" w:space="0" w:color="auto"/>
            <w:right w:val="none" w:sz="0" w:space="0" w:color="auto"/>
          </w:divBdr>
        </w:div>
        <w:div w:id="1817648232">
          <w:marLeft w:val="480"/>
          <w:marRight w:val="0"/>
          <w:marTop w:val="0"/>
          <w:marBottom w:val="0"/>
          <w:divBdr>
            <w:top w:val="none" w:sz="0" w:space="0" w:color="auto"/>
            <w:left w:val="none" w:sz="0" w:space="0" w:color="auto"/>
            <w:bottom w:val="none" w:sz="0" w:space="0" w:color="auto"/>
            <w:right w:val="none" w:sz="0" w:space="0" w:color="auto"/>
          </w:divBdr>
        </w:div>
        <w:div w:id="1878854776">
          <w:marLeft w:val="480"/>
          <w:marRight w:val="0"/>
          <w:marTop w:val="0"/>
          <w:marBottom w:val="0"/>
          <w:divBdr>
            <w:top w:val="none" w:sz="0" w:space="0" w:color="auto"/>
            <w:left w:val="none" w:sz="0" w:space="0" w:color="auto"/>
            <w:bottom w:val="none" w:sz="0" w:space="0" w:color="auto"/>
            <w:right w:val="none" w:sz="0" w:space="0" w:color="auto"/>
          </w:divBdr>
        </w:div>
        <w:div w:id="1907715809">
          <w:marLeft w:val="480"/>
          <w:marRight w:val="0"/>
          <w:marTop w:val="0"/>
          <w:marBottom w:val="0"/>
          <w:divBdr>
            <w:top w:val="none" w:sz="0" w:space="0" w:color="auto"/>
            <w:left w:val="none" w:sz="0" w:space="0" w:color="auto"/>
            <w:bottom w:val="none" w:sz="0" w:space="0" w:color="auto"/>
            <w:right w:val="none" w:sz="0" w:space="0" w:color="auto"/>
          </w:divBdr>
        </w:div>
        <w:div w:id="1910534037">
          <w:marLeft w:val="480"/>
          <w:marRight w:val="0"/>
          <w:marTop w:val="0"/>
          <w:marBottom w:val="0"/>
          <w:divBdr>
            <w:top w:val="none" w:sz="0" w:space="0" w:color="auto"/>
            <w:left w:val="none" w:sz="0" w:space="0" w:color="auto"/>
            <w:bottom w:val="none" w:sz="0" w:space="0" w:color="auto"/>
            <w:right w:val="none" w:sz="0" w:space="0" w:color="auto"/>
          </w:divBdr>
        </w:div>
        <w:div w:id="1916159634">
          <w:marLeft w:val="480"/>
          <w:marRight w:val="0"/>
          <w:marTop w:val="0"/>
          <w:marBottom w:val="0"/>
          <w:divBdr>
            <w:top w:val="none" w:sz="0" w:space="0" w:color="auto"/>
            <w:left w:val="none" w:sz="0" w:space="0" w:color="auto"/>
            <w:bottom w:val="none" w:sz="0" w:space="0" w:color="auto"/>
            <w:right w:val="none" w:sz="0" w:space="0" w:color="auto"/>
          </w:divBdr>
        </w:div>
        <w:div w:id="1922059545">
          <w:marLeft w:val="480"/>
          <w:marRight w:val="0"/>
          <w:marTop w:val="0"/>
          <w:marBottom w:val="0"/>
          <w:divBdr>
            <w:top w:val="none" w:sz="0" w:space="0" w:color="auto"/>
            <w:left w:val="none" w:sz="0" w:space="0" w:color="auto"/>
            <w:bottom w:val="none" w:sz="0" w:space="0" w:color="auto"/>
            <w:right w:val="none" w:sz="0" w:space="0" w:color="auto"/>
          </w:divBdr>
        </w:div>
        <w:div w:id="1956597868">
          <w:marLeft w:val="480"/>
          <w:marRight w:val="0"/>
          <w:marTop w:val="0"/>
          <w:marBottom w:val="0"/>
          <w:divBdr>
            <w:top w:val="none" w:sz="0" w:space="0" w:color="auto"/>
            <w:left w:val="none" w:sz="0" w:space="0" w:color="auto"/>
            <w:bottom w:val="none" w:sz="0" w:space="0" w:color="auto"/>
            <w:right w:val="none" w:sz="0" w:space="0" w:color="auto"/>
          </w:divBdr>
        </w:div>
        <w:div w:id="1976911188">
          <w:marLeft w:val="480"/>
          <w:marRight w:val="0"/>
          <w:marTop w:val="0"/>
          <w:marBottom w:val="0"/>
          <w:divBdr>
            <w:top w:val="none" w:sz="0" w:space="0" w:color="auto"/>
            <w:left w:val="none" w:sz="0" w:space="0" w:color="auto"/>
            <w:bottom w:val="none" w:sz="0" w:space="0" w:color="auto"/>
            <w:right w:val="none" w:sz="0" w:space="0" w:color="auto"/>
          </w:divBdr>
        </w:div>
        <w:div w:id="1979720887">
          <w:marLeft w:val="480"/>
          <w:marRight w:val="0"/>
          <w:marTop w:val="0"/>
          <w:marBottom w:val="0"/>
          <w:divBdr>
            <w:top w:val="none" w:sz="0" w:space="0" w:color="auto"/>
            <w:left w:val="none" w:sz="0" w:space="0" w:color="auto"/>
            <w:bottom w:val="none" w:sz="0" w:space="0" w:color="auto"/>
            <w:right w:val="none" w:sz="0" w:space="0" w:color="auto"/>
          </w:divBdr>
        </w:div>
        <w:div w:id="2015641739">
          <w:marLeft w:val="480"/>
          <w:marRight w:val="0"/>
          <w:marTop w:val="0"/>
          <w:marBottom w:val="0"/>
          <w:divBdr>
            <w:top w:val="none" w:sz="0" w:space="0" w:color="auto"/>
            <w:left w:val="none" w:sz="0" w:space="0" w:color="auto"/>
            <w:bottom w:val="none" w:sz="0" w:space="0" w:color="auto"/>
            <w:right w:val="none" w:sz="0" w:space="0" w:color="auto"/>
          </w:divBdr>
        </w:div>
      </w:divsChild>
    </w:div>
    <w:div w:id="1330061985">
      <w:bodyDiv w:val="1"/>
      <w:marLeft w:val="0"/>
      <w:marRight w:val="0"/>
      <w:marTop w:val="0"/>
      <w:marBottom w:val="0"/>
      <w:divBdr>
        <w:top w:val="none" w:sz="0" w:space="0" w:color="auto"/>
        <w:left w:val="none" w:sz="0" w:space="0" w:color="auto"/>
        <w:bottom w:val="none" w:sz="0" w:space="0" w:color="auto"/>
        <w:right w:val="none" w:sz="0" w:space="0" w:color="auto"/>
      </w:divBdr>
      <w:divsChild>
        <w:div w:id="972566775">
          <w:marLeft w:val="480"/>
          <w:marRight w:val="0"/>
          <w:marTop w:val="0"/>
          <w:marBottom w:val="0"/>
          <w:divBdr>
            <w:top w:val="none" w:sz="0" w:space="0" w:color="auto"/>
            <w:left w:val="none" w:sz="0" w:space="0" w:color="auto"/>
            <w:bottom w:val="none" w:sz="0" w:space="0" w:color="auto"/>
            <w:right w:val="none" w:sz="0" w:space="0" w:color="auto"/>
          </w:divBdr>
        </w:div>
        <w:div w:id="2107772582">
          <w:marLeft w:val="480"/>
          <w:marRight w:val="0"/>
          <w:marTop w:val="0"/>
          <w:marBottom w:val="0"/>
          <w:divBdr>
            <w:top w:val="none" w:sz="0" w:space="0" w:color="auto"/>
            <w:left w:val="none" w:sz="0" w:space="0" w:color="auto"/>
            <w:bottom w:val="none" w:sz="0" w:space="0" w:color="auto"/>
            <w:right w:val="none" w:sz="0" w:space="0" w:color="auto"/>
          </w:divBdr>
        </w:div>
        <w:div w:id="1994141454">
          <w:marLeft w:val="480"/>
          <w:marRight w:val="0"/>
          <w:marTop w:val="0"/>
          <w:marBottom w:val="0"/>
          <w:divBdr>
            <w:top w:val="none" w:sz="0" w:space="0" w:color="auto"/>
            <w:left w:val="none" w:sz="0" w:space="0" w:color="auto"/>
            <w:bottom w:val="none" w:sz="0" w:space="0" w:color="auto"/>
            <w:right w:val="none" w:sz="0" w:space="0" w:color="auto"/>
          </w:divBdr>
        </w:div>
        <w:div w:id="869074244">
          <w:marLeft w:val="480"/>
          <w:marRight w:val="0"/>
          <w:marTop w:val="0"/>
          <w:marBottom w:val="0"/>
          <w:divBdr>
            <w:top w:val="none" w:sz="0" w:space="0" w:color="auto"/>
            <w:left w:val="none" w:sz="0" w:space="0" w:color="auto"/>
            <w:bottom w:val="none" w:sz="0" w:space="0" w:color="auto"/>
            <w:right w:val="none" w:sz="0" w:space="0" w:color="auto"/>
          </w:divBdr>
        </w:div>
        <w:div w:id="74862775">
          <w:marLeft w:val="480"/>
          <w:marRight w:val="0"/>
          <w:marTop w:val="0"/>
          <w:marBottom w:val="0"/>
          <w:divBdr>
            <w:top w:val="none" w:sz="0" w:space="0" w:color="auto"/>
            <w:left w:val="none" w:sz="0" w:space="0" w:color="auto"/>
            <w:bottom w:val="none" w:sz="0" w:space="0" w:color="auto"/>
            <w:right w:val="none" w:sz="0" w:space="0" w:color="auto"/>
          </w:divBdr>
        </w:div>
        <w:div w:id="704984688">
          <w:marLeft w:val="480"/>
          <w:marRight w:val="0"/>
          <w:marTop w:val="0"/>
          <w:marBottom w:val="0"/>
          <w:divBdr>
            <w:top w:val="none" w:sz="0" w:space="0" w:color="auto"/>
            <w:left w:val="none" w:sz="0" w:space="0" w:color="auto"/>
            <w:bottom w:val="none" w:sz="0" w:space="0" w:color="auto"/>
            <w:right w:val="none" w:sz="0" w:space="0" w:color="auto"/>
          </w:divBdr>
        </w:div>
        <w:div w:id="2064986064">
          <w:marLeft w:val="480"/>
          <w:marRight w:val="0"/>
          <w:marTop w:val="0"/>
          <w:marBottom w:val="0"/>
          <w:divBdr>
            <w:top w:val="none" w:sz="0" w:space="0" w:color="auto"/>
            <w:left w:val="none" w:sz="0" w:space="0" w:color="auto"/>
            <w:bottom w:val="none" w:sz="0" w:space="0" w:color="auto"/>
            <w:right w:val="none" w:sz="0" w:space="0" w:color="auto"/>
          </w:divBdr>
        </w:div>
        <w:div w:id="1550723129">
          <w:marLeft w:val="480"/>
          <w:marRight w:val="0"/>
          <w:marTop w:val="0"/>
          <w:marBottom w:val="0"/>
          <w:divBdr>
            <w:top w:val="none" w:sz="0" w:space="0" w:color="auto"/>
            <w:left w:val="none" w:sz="0" w:space="0" w:color="auto"/>
            <w:bottom w:val="none" w:sz="0" w:space="0" w:color="auto"/>
            <w:right w:val="none" w:sz="0" w:space="0" w:color="auto"/>
          </w:divBdr>
        </w:div>
        <w:div w:id="443421594">
          <w:marLeft w:val="480"/>
          <w:marRight w:val="0"/>
          <w:marTop w:val="0"/>
          <w:marBottom w:val="0"/>
          <w:divBdr>
            <w:top w:val="none" w:sz="0" w:space="0" w:color="auto"/>
            <w:left w:val="none" w:sz="0" w:space="0" w:color="auto"/>
            <w:bottom w:val="none" w:sz="0" w:space="0" w:color="auto"/>
            <w:right w:val="none" w:sz="0" w:space="0" w:color="auto"/>
          </w:divBdr>
        </w:div>
        <w:div w:id="440610630">
          <w:marLeft w:val="480"/>
          <w:marRight w:val="0"/>
          <w:marTop w:val="0"/>
          <w:marBottom w:val="0"/>
          <w:divBdr>
            <w:top w:val="none" w:sz="0" w:space="0" w:color="auto"/>
            <w:left w:val="none" w:sz="0" w:space="0" w:color="auto"/>
            <w:bottom w:val="none" w:sz="0" w:space="0" w:color="auto"/>
            <w:right w:val="none" w:sz="0" w:space="0" w:color="auto"/>
          </w:divBdr>
        </w:div>
        <w:div w:id="891305340">
          <w:marLeft w:val="480"/>
          <w:marRight w:val="0"/>
          <w:marTop w:val="0"/>
          <w:marBottom w:val="0"/>
          <w:divBdr>
            <w:top w:val="none" w:sz="0" w:space="0" w:color="auto"/>
            <w:left w:val="none" w:sz="0" w:space="0" w:color="auto"/>
            <w:bottom w:val="none" w:sz="0" w:space="0" w:color="auto"/>
            <w:right w:val="none" w:sz="0" w:space="0" w:color="auto"/>
          </w:divBdr>
        </w:div>
        <w:div w:id="1751659763">
          <w:marLeft w:val="480"/>
          <w:marRight w:val="0"/>
          <w:marTop w:val="0"/>
          <w:marBottom w:val="0"/>
          <w:divBdr>
            <w:top w:val="none" w:sz="0" w:space="0" w:color="auto"/>
            <w:left w:val="none" w:sz="0" w:space="0" w:color="auto"/>
            <w:bottom w:val="none" w:sz="0" w:space="0" w:color="auto"/>
            <w:right w:val="none" w:sz="0" w:space="0" w:color="auto"/>
          </w:divBdr>
        </w:div>
        <w:div w:id="1594901108">
          <w:marLeft w:val="480"/>
          <w:marRight w:val="0"/>
          <w:marTop w:val="0"/>
          <w:marBottom w:val="0"/>
          <w:divBdr>
            <w:top w:val="none" w:sz="0" w:space="0" w:color="auto"/>
            <w:left w:val="none" w:sz="0" w:space="0" w:color="auto"/>
            <w:bottom w:val="none" w:sz="0" w:space="0" w:color="auto"/>
            <w:right w:val="none" w:sz="0" w:space="0" w:color="auto"/>
          </w:divBdr>
        </w:div>
        <w:div w:id="149907868">
          <w:marLeft w:val="480"/>
          <w:marRight w:val="0"/>
          <w:marTop w:val="0"/>
          <w:marBottom w:val="0"/>
          <w:divBdr>
            <w:top w:val="none" w:sz="0" w:space="0" w:color="auto"/>
            <w:left w:val="none" w:sz="0" w:space="0" w:color="auto"/>
            <w:bottom w:val="none" w:sz="0" w:space="0" w:color="auto"/>
            <w:right w:val="none" w:sz="0" w:space="0" w:color="auto"/>
          </w:divBdr>
        </w:div>
        <w:div w:id="976453076">
          <w:marLeft w:val="480"/>
          <w:marRight w:val="0"/>
          <w:marTop w:val="0"/>
          <w:marBottom w:val="0"/>
          <w:divBdr>
            <w:top w:val="none" w:sz="0" w:space="0" w:color="auto"/>
            <w:left w:val="none" w:sz="0" w:space="0" w:color="auto"/>
            <w:bottom w:val="none" w:sz="0" w:space="0" w:color="auto"/>
            <w:right w:val="none" w:sz="0" w:space="0" w:color="auto"/>
          </w:divBdr>
        </w:div>
        <w:div w:id="1824589949">
          <w:marLeft w:val="480"/>
          <w:marRight w:val="0"/>
          <w:marTop w:val="0"/>
          <w:marBottom w:val="0"/>
          <w:divBdr>
            <w:top w:val="none" w:sz="0" w:space="0" w:color="auto"/>
            <w:left w:val="none" w:sz="0" w:space="0" w:color="auto"/>
            <w:bottom w:val="none" w:sz="0" w:space="0" w:color="auto"/>
            <w:right w:val="none" w:sz="0" w:space="0" w:color="auto"/>
          </w:divBdr>
        </w:div>
        <w:div w:id="919799403">
          <w:marLeft w:val="480"/>
          <w:marRight w:val="0"/>
          <w:marTop w:val="0"/>
          <w:marBottom w:val="0"/>
          <w:divBdr>
            <w:top w:val="none" w:sz="0" w:space="0" w:color="auto"/>
            <w:left w:val="none" w:sz="0" w:space="0" w:color="auto"/>
            <w:bottom w:val="none" w:sz="0" w:space="0" w:color="auto"/>
            <w:right w:val="none" w:sz="0" w:space="0" w:color="auto"/>
          </w:divBdr>
        </w:div>
        <w:div w:id="1266233291">
          <w:marLeft w:val="480"/>
          <w:marRight w:val="0"/>
          <w:marTop w:val="0"/>
          <w:marBottom w:val="0"/>
          <w:divBdr>
            <w:top w:val="none" w:sz="0" w:space="0" w:color="auto"/>
            <w:left w:val="none" w:sz="0" w:space="0" w:color="auto"/>
            <w:bottom w:val="none" w:sz="0" w:space="0" w:color="auto"/>
            <w:right w:val="none" w:sz="0" w:space="0" w:color="auto"/>
          </w:divBdr>
        </w:div>
        <w:div w:id="208349430">
          <w:marLeft w:val="480"/>
          <w:marRight w:val="0"/>
          <w:marTop w:val="0"/>
          <w:marBottom w:val="0"/>
          <w:divBdr>
            <w:top w:val="none" w:sz="0" w:space="0" w:color="auto"/>
            <w:left w:val="none" w:sz="0" w:space="0" w:color="auto"/>
            <w:bottom w:val="none" w:sz="0" w:space="0" w:color="auto"/>
            <w:right w:val="none" w:sz="0" w:space="0" w:color="auto"/>
          </w:divBdr>
        </w:div>
        <w:div w:id="2025982372">
          <w:marLeft w:val="480"/>
          <w:marRight w:val="0"/>
          <w:marTop w:val="0"/>
          <w:marBottom w:val="0"/>
          <w:divBdr>
            <w:top w:val="none" w:sz="0" w:space="0" w:color="auto"/>
            <w:left w:val="none" w:sz="0" w:space="0" w:color="auto"/>
            <w:bottom w:val="none" w:sz="0" w:space="0" w:color="auto"/>
            <w:right w:val="none" w:sz="0" w:space="0" w:color="auto"/>
          </w:divBdr>
        </w:div>
        <w:div w:id="1602180282">
          <w:marLeft w:val="480"/>
          <w:marRight w:val="0"/>
          <w:marTop w:val="0"/>
          <w:marBottom w:val="0"/>
          <w:divBdr>
            <w:top w:val="none" w:sz="0" w:space="0" w:color="auto"/>
            <w:left w:val="none" w:sz="0" w:space="0" w:color="auto"/>
            <w:bottom w:val="none" w:sz="0" w:space="0" w:color="auto"/>
            <w:right w:val="none" w:sz="0" w:space="0" w:color="auto"/>
          </w:divBdr>
        </w:div>
        <w:div w:id="169218368">
          <w:marLeft w:val="480"/>
          <w:marRight w:val="0"/>
          <w:marTop w:val="0"/>
          <w:marBottom w:val="0"/>
          <w:divBdr>
            <w:top w:val="none" w:sz="0" w:space="0" w:color="auto"/>
            <w:left w:val="none" w:sz="0" w:space="0" w:color="auto"/>
            <w:bottom w:val="none" w:sz="0" w:space="0" w:color="auto"/>
            <w:right w:val="none" w:sz="0" w:space="0" w:color="auto"/>
          </w:divBdr>
        </w:div>
        <w:div w:id="1082336559">
          <w:marLeft w:val="480"/>
          <w:marRight w:val="0"/>
          <w:marTop w:val="0"/>
          <w:marBottom w:val="0"/>
          <w:divBdr>
            <w:top w:val="none" w:sz="0" w:space="0" w:color="auto"/>
            <w:left w:val="none" w:sz="0" w:space="0" w:color="auto"/>
            <w:bottom w:val="none" w:sz="0" w:space="0" w:color="auto"/>
            <w:right w:val="none" w:sz="0" w:space="0" w:color="auto"/>
          </w:divBdr>
        </w:div>
        <w:div w:id="120225473">
          <w:marLeft w:val="480"/>
          <w:marRight w:val="0"/>
          <w:marTop w:val="0"/>
          <w:marBottom w:val="0"/>
          <w:divBdr>
            <w:top w:val="none" w:sz="0" w:space="0" w:color="auto"/>
            <w:left w:val="none" w:sz="0" w:space="0" w:color="auto"/>
            <w:bottom w:val="none" w:sz="0" w:space="0" w:color="auto"/>
            <w:right w:val="none" w:sz="0" w:space="0" w:color="auto"/>
          </w:divBdr>
        </w:div>
        <w:div w:id="1728799635">
          <w:marLeft w:val="480"/>
          <w:marRight w:val="0"/>
          <w:marTop w:val="0"/>
          <w:marBottom w:val="0"/>
          <w:divBdr>
            <w:top w:val="none" w:sz="0" w:space="0" w:color="auto"/>
            <w:left w:val="none" w:sz="0" w:space="0" w:color="auto"/>
            <w:bottom w:val="none" w:sz="0" w:space="0" w:color="auto"/>
            <w:right w:val="none" w:sz="0" w:space="0" w:color="auto"/>
          </w:divBdr>
        </w:div>
        <w:div w:id="681854517">
          <w:marLeft w:val="480"/>
          <w:marRight w:val="0"/>
          <w:marTop w:val="0"/>
          <w:marBottom w:val="0"/>
          <w:divBdr>
            <w:top w:val="none" w:sz="0" w:space="0" w:color="auto"/>
            <w:left w:val="none" w:sz="0" w:space="0" w:color="auto"/>
            <w:bottom w:val="none" w:sz="0" w:space="0" w:color="auto"/>
            <w:right w:val="none" w:sz="0" w:space="0" w:color="auto"/>
          </w:divBdr>
        </w:div>
        <w:div w:id="140738006">
          <w:marLeft w:val="480"/>
          <w:marRight w:val="0"/>
          <w:marTop w:val="0"/>
          <w:marBottom w:val="0"/>
          <w:divBdr>
            <w:top w:val="none" w:sz="0" w:space="0" w:color="auto"/>
            <w:left w:val="none" w:sz="0" w:space="0" w:color="auto"/>
            <w:bottom w:val="none" w:sz="0" w:space="0" w:color="auto"/>
            <w:right w:val="none" w:sz="0" w:space="0" w:color="auto"/>
          </w:divBdr>
        </w:div>
        <w:div w:id="763385080">
          <w:marLeft w:val="480"/>
          <w:marRight w:val="0"/>
          <w:marTop w:val="0"/>
          <w:marBottom w:val="0"/>
          <w:divBdr>
            <w:top w:val="none" w:sz="0" w:space="0" w:color="auto"/>
            <w:left w:val="none" w:sz="0" w:space="0" w:color="auto"/>
            <w:bottom w:val="none" w:sz="0" w:space="0" w:color="auto"/>
            <w:right w:val="none" w:sz="0" w:space="0" w:color="auto"/>
          </w:divBdr>
        </w:div>
        <w:div w:id="1165704083">
          <w:marLeft w:val="480"/>
          <w:marRight w:val="0"/>
          <w:marTop w:val="0"/>
          <w:marBottom w:val="0"/>
          <w:divBdr>
            <w:top w:val="none" w:sz="0" w:space="0" w:color="auto"/>
            <w:left w:val="none" w:sz="0" w:space="0" w:color="auto"/>
            <w:bottom w:val="none" w:sz="0" w:space="0" w:color="auto"/>
            <w:right w:val="none" w:sz="0" w:space="0" w:color="auto"/>
          </w:divBdr>
        </w:div>
        <w:div w:id="449788053">
          <w:marLeft w:val="480"/>
          <w:marRight w:val="0"/>
          <w:marTop w:val="0"/>
          <w:marBottom w:val="0"/>
          <w:divBdr>
            <w:top w:val="none" w:sz="0" w:space="0" w:color="auto"/>
            <w:left w:val="none" w:sz="0" w:space="0" w:color="auto"/>
            <w:bottom w:val="none" w:sz="0" w:space="0" w:color="auto"/>
            <w:right w:val="none" w:sz="0" w:space="0" w:color="auto"/>
          </w:divBdr>
        </w:div>
        <w:div w:id="1197044375">
          <w:marLeft w:val="480"/>
          <w:marRight w:val="0"/>
          <w:marTop w:val="0"/>
          <w:marBottom w:val="0"/>
          <w:divBdr>
            <w:top w:val="none" w:sz="0" w:space="0" w:color="auto"/>
            <w:left w:val="none" w:sz="0" w:space="0" w:color="auto"/>
            <w:bottom w:val="none" w:sz="0" w:space="0" w:color="auto"/>
            <w:right w:val="none" w:sz="0" w:space="0" w:color="auto"/>
          </w:divBdr>
        </w:div>
        <w:div w:id="1009985359">
          <w:marLeft w:val="480"/>
          <w:marRight w:val="0"/>
          <w:marTop w:val="0"/>
          <w:marBottom w:val="0"/>
          <w:divBdr>
            <w:top w:val="none" w:sz="0" w:space="0" w:color="auto"/>
            <w:left w:val="none" w:sz="0" w:space="0" w:color="auto"/>
            <w:bottom w:val="none" w:sz="0" w:space="0" w:color="auto"/>
            <w:right w:val="none" w:sz="0" w:space="0" w:color="auto"/>
          </w:divBdr>
        </w:div>
        <w:div w:id="150945756">
          <w:marLeft w:val="480"/>
          <w:marRight w:val="0"/>
          <w:marTop w:val="0"/>
          <w:marBottom w:val="0"/>
          <w:divBdr>
            <w:top w:val="none" w:sz="0" w:space="0" w:color="auto"/>
            <w:left w:val="none" w:sz="0" w:space="0" w:color="auto"/>
            <w:bottom w:val="none" w:sz="0" w:space="0" w:color="auto"/>
            <w:right w:val="none" w:sz="0" w:space="0" w:color="auto"/>
          </w:divBdr>
        </w:div>
        <w:div w:id="1862427932">
          <w:marLeft w:val="480"/>
          <w:marRight w:val="0"/>
          <w:marTop w:val="0"/>
          <w:marBottom w:val="0"/>
          <w:divBdr>
            <w:top w:val="none" w:sz="0" w:space="0" w:color="auto"/>
            <w:left w:val="none" w:sz="0" w:space="0" w:color="auto"/>
            <w:bottom w:val="none" w:sz="0" w:space="0" w:color="auto"/>
            <w:right w:val="none" w:sz="0" w:space="0" w:color="auto"/>
          </w:divBdr>
        </w:div>
        <w:div w:id="2138797914">
          <w:marLeft w:val="480"/>
          <w:marRight w:val="0"/>
          <w:marTop w:val="0"/>
          <w:marBottom w:val="0"/>
          <w:divBdr>
            <w:top w:val="none" w:sz="0" w:space="0" w:color="auto"/>
            <w:left w:val="none" w:sz="0" w:space="0" w:color="auto"/>
            <w:bottom w:val="none" w:sz="0" w:space="0" w:color="auto"/>
            <w:right w:val="none" w:sz="0" w:space="0" w:color="auto"/>
          </w:divBdr>
        </w:div>
        <w:div w:id="1378773120">
          <w:marLeft w:val="480"/>
          <w:marRight w:val="0"/>
          <w:marTop w:val="0"/>
          <w:marBottom w:val="0"/>
          <w:divBdr>
            <w:top w:val="none" w:sz="0" w:space="0" w:color="auto"/>
            <w:left w:val="none" w:sz="0" w:space="0" w:color="auto"/>
            <w:bottom w:val="none" w:sz="0" w:space="0" w:color="auto"/>
            <w:right w:val="none" w:sz="0" w:space="0" w:color="auto"/>
          </w:divBdr>
        </w:div>
        <w:div w:id="615908422">
          <w:marLeft w:val="480"/>
          <w:marRight w:val="0"/>
          <w:marTop w:val="0"/>
          <w:marBottom w:val="0"/>
          <w:divBdr>
            <w:top w:val="none" w:sz="0" w:space="0" w:color="auto"/>
            <w:left w:val="none" w:sz="0" w:space="0" w:color="auto"/>
            <w:bottom w:val="none" w:sz="0" w:space="0" w:color="auto"/>
            <w:right w:val="none" w:sz="0" w:space="0" w:color="auto"/>
          </w:divBdr>
        </w:div>
        <w:div w:id="1746294869">
          <w:marLeft w:val="480"/>
          <w:marRight w:val="0"/>
          <w:marTop w:val="0"/>
          <w:marBottom w:val="0"/>
          <w:divBdr>
            <w:top w:val="none" w:sz="0" w:space="0" w:color="auto"/>
            <w:left w:val="none" w:sz="0" w:space="0" w:color="auto"/>
            <w:bottom w:val="none" w:sz="0" w:space="0" w:color="auto"/>
            <w:right w:val="none" w:sz="0" w:space="0" w:color="auto"/>
          </w:divBdr>
        </w:div>
        <w:div w:id="1166288458">
          <w:marLeft w:val="480"/>
          <w:marRight w:val="0"/>
          <w:marTop w:val="0"/>
          <w:marBottom w:val="0"/>
          <w:divBdr>
            <w:top w:val="none" w:sz="0" w:space="0" w:color="auto"/>
            <w:left w:val="none" w:sz="0" w:space="0" w:color="auto"/>
            <w:bottom w:val="none" w:sz="0" w:space="0" w:color="auto"/>
            <w:right w:val="none" w:sz="0" w:space="0" w:color="auto"/>
          </w:divBdr>
        </w:div>
        <w:div w:id="1811052656">
          <w:marLeft w:val="480"/>
          <w:marRight w:val="0"/>
          <w:marTop w:val="0"/>
          <w:marBottom w:val="0"/>
          <w:divBdr>
            <w:top w:val="none" w:sz="0" w:space="0" w:color="auto"/>
            <w:left w:val="none" w:sz="0" w:space="0" w:color="auto"/>
            <w:bottom w:val="none" w:sz="0" w:space="0" w:color="auto"/>
            <w:right w:val="none" w:sz="0" w:space="0" w:color="auto"/>
          </w:divBdr>
        </w:div>
        <w:div w:id="105582214">
          <w:marLeft w:val="480"/>
          <w:marRight w:val="0"/>
          <w:marTop w:val="0"/>
          <w:marBottom w:val="0"/>
          <w:divBdr>
            <w:top w:val="none" w:sz="0" w:space="0" w:color="auto"/>
            <w:left w:val="none" w:sz="0" w:space="0" w:color="auto"/>
            <w:bottom w:val="none" w:sz="0" w:space="0" w:color="auto"/>
            <w:right w:val="none" w:sz="0" w:space="0" w:color="auto"/>
          </w:divBdr>
        </w:div>
        <w:div w:id="914822330">
          <w:marLeft w:val="480"/>
          <w:marRight w:val="0"/>
          <w:marTop w:val="0"/>
          <w:marBottom w:val="0"/>
          <w:divBdr>
            <w:top w:val="none" w:sz="0" w:space="0" w:color="auto"/>
            <w:left w:val="none" w:sz="0" w:space="0" w:color="auto"/>
            <w:bottom w:val="none" w:sz="0" w:space="0" w:color="auto"/>
            <w:right w:val="none" w:sz="0" w:space="0" w:color="auto"/>
          </w:divBdr>
        </w:div>
        <w:div w:id="949823206">
          <w:marLeft w:val="480"/>
          <w:marRight w:val="0"/>
          <w:marTop w:val="0"/>
          <w:marBottom w:val="0"/>
          <w:divBdr>
            <w:top w:val="none" w:sz="0" w:space="0" w:color="auto"/>
            <w:left w:val="none" w:sz="0" w:space="0" w:color="auto"/>
            <w:bottom w:val="none" w:sz="0" w:space="0" w:color="auto"/>
            <w:right w:val="none" w:sz="0" w:space="0" w:color="auto"/>
          </w:divBdr>
        </w:div>
        <w:div w:id="1654523169">
          <w:marLeft w:val="480"/>
          <w:marRight w:val="0"/>
          <w:marTop w:val="0"/>
          <w:marBottom w:val="0"/>
          <w:divBdr>
            <w:top w:val="none" w:sz="0" w:space="0" w:color="auto"/>
            <w:left w:val="none" w:sz="0" w:space="0" w:color="auto"/>
            <w:bottom w:val="none" w:sz="0" w:space="0" w:color="auto"/>
            <w:right w:val="none" w:sz="0" w:space="0" w:color="auto"/>
          </w:divBdr>
        </w:div>
        <w:div w:id="1442532504">
          <w:marLeft w:val="480"/>
          <w:marRight w:val="0"/>
          <w:marTop w:val="0"/>
          <w:marBottom w:val="0"/>
          <w:divBdr>
            <w:top w:val="none" w:sz="0" w:space="0" w:color="auto"/>
            <w:left w:val="none" w:sz="0" w:space="0" w:color="auto"/>
            <w:bottom w:val="none" w:sz="0" w:space="0" w:color="auto"/>
            <w:right w:val="none" w:sz="0" w:space="0" w:color="auto"/>
          </w:divBdr>
        </w:div>
        <w:div w:id="231895993">
          <w:marLeft w:val="480"/>
          <w:marRight w:val="0"/>
          <w:marTop w:val="0"/>
          <w:marBottom w:val="0"/>
          <w:divBdr>
            <w:top w:val="none" w:sz="0" w:space="0" w:color="auto"/>
            <w:left w:val="none" w:sz="0" w:space="0" w:color="auto"/>
            <w:bottom w:val="none" w:sz="0" w:space="0" w:color="auto"/>
            <w:right w:val="none" w:sz="0" w:space="0" w:color="auto"/>
          </w:divBdr>
        </w:div>
        <w:div w:id="958340351">
          <w:marLeft w:val="480"/>
          <w:marRight w:val="0"/>
          <w:marTop w:val="0"/>
          <w:marBottom w:val="0"/>
          <w:divBdr>
            <w:top w:val="none" w:sz="0" w:space="0" w:color="auto"/>
            <w:left w:val="none" w:sz="0" w:space="0" w:color="auto"/>
            <w:bottom w:val="none" w:sz="0" w:space="0" w:color="auto"/>
            <w:right w:val="none" w:sz="0" w:space="0" w:color="auto"/>
          </w:divBdr>
        </w:div>
        <w:div w:id="1766458067">
          <w:marLeft w:val="480"/>
          <w:marRight w:val="0"/>
          <w:marTop w:val="0"/>
          <w:marBottom w:val="0"/>
          <w:divBdr>
            <w:top w:val="none" w:sz="0" w:space="0" w:color="auto"/>
            <w:left w:val="none" w:sz="0" w:space="0" w:color="auto"/>
            <w:bottom w:val="none" w:sz="0" w:space="0" w:color="auto"/>
            <w:right w:val="none" w:sz="0" w:space="0" w:color="auto"/>
          </w:divBdr>
        </w:div>
        <w:div w:id="1561939249">
          <w:marLeft w:val="480"/>
          <w:marRight w:val="0"/>
          <w:marTop w:val="0"/>
          <w:marBottom w:val="0"/>
          <w:divBdr>
            <w:top w:val="none" w:sz="0" w:space="0" w:color="auto"/>
            <w:left w:val="none" w:sz="0" w:space="0" w:color="auto"/>
            <w:bottom w:val="none" w:sz="0" w:space="0" w:color="auto"/>
            <w:right w:val="none" w:sz="0" w:space="0" w:color="auto"/>
          </w:divBdr>
        </w:div>
        <w:div w:id="2086416505">
          <w:marLeft w:val="480"/>
          <w:marRight w:val="0"/>
          <w:marTop w:val="0"/>
          <w:marBottom w:val="0"/>
          <w:divBdr>
            <w:top w:val="none" w:sz="0" w:space="0" w:color="auto"/>
            <w:left w:val="none" w:sz="0" w:space="0" w:color="auto"/>
            <w:bottom w:val="none" w:sz="0" w:space="0" w:color="auto"/>
            <w:right w:val="none" w:sz="0" w:space="0" w:color="auto"/>
          </w:divBdr>
        </w:div>
        <w:div w:id="386531329">
          <w:marLeft w:val="480"/>
          <w:marRight w:val="0"/>
          <w:marTop w:val="0"/>
          <w:marBottom w:val="0"/>
          <w:divBdr>
            <w:top w:val="none" w:sz="0" w:space="0" w:color="auto"/>
            <w:left w:val="none" w:sz="0" w:space="0" w:color="auto"/>
            <w:bottom w:val="none" w:sz="0" w:space="0" w:color="auto"/>
            <w:right w:val="none" w:sz="0" w:space="0" w:color="auto"/>
          </w:divBdr>
        </w:div>
        <w:div w:id="869731029">
          <w:marLeft w:val="480"/>
          <w:marRight w:val="0"/>
          <w:marTop w:val="0"/>
          <w:marBottom w:val="0"/>
          <w:divBdr>
            <w:top w:val="none" w:sz="0" w:space="0" w:color="auto"/>
            <w:left w:val="none" w:sz="0" w:space="0" w:color="auto"/>
            <w:bottom w:val="none" w:sz="0" w:space="0" w:color="auto"/>
            <w:right w:val="none" w:sz="0" w:space="0" w:color="auto"/>
          </w:divBdr>
        </w:div>
        <w:div w:id="360787528">
          <w:marLeft w:val="480"/>
          <w:marRight w:val="0"/>
          <w:marTop w:val="0"/>
          <w:marBottom w:val="0"/>
          <w:divBdr>
            <w:top w:val="none" w:sz="0" w:space="0" w:color="auto"/>
            <w:left w:val="none" w:sz="0" w:space="0" w:color="auto"/>
            <w:bottom w:val="none" w:sz="0" w:space="0" w:color="auto"/>
            <w:right w:val="none" w:sz="0" w:space="0" w:color="auto"/>
          </w:divBdr>
        </w:div>
        <w:div w:id="288438529">
          <w:marLeft w:val="480"/>
          <w:marRight w:val="0"/>
          <w:marTop w:val="0"/>
          <w:marBottom w:val="0"/>
          <w:divBdr>
            <w:top w:val="none" w:sz="0" w:space="0" w:color="auto"/>
            <w:left w:val="none" w:sz="0" w:space="0" w:color="auto"/>
            <w:bottom w:val="none" w:sz="0" w:space="0" w:color="auto"/>
            <w:right w:val="none" w:sz="0" w:space="0" w:color="auto"/>
          </w:divBdr>
        </w:div>
        <w:div w:id="1782794246">
          <w:marLeft w:val="480"/>
          <w:marRight w:val="0"/>
          <w:marTop w:val="0"/>
          <w:marBottom w:val="0"/>
          <w:divBdr>
            <w:top w:val="none" w:sz="0" w:space="0" w:color="auto"/>
            <w:left w:val="none" w:sz="0" w:space="0" w:color="auto"/>
            <w:bottom w:val="none" w:sz="0" w:space="0" w:color="auto"/>
            <w:right w:val="none" w:sz="0" w:space="0" w:color="auto"/>
          </w:divBdr>
        </w:div>
        <w:div w:id="830825910">
          <w:marLeft w:val="480"/>
          <w:marRight w:val="0"/>
          <w:marTop w:val="0"/>
          <w:marBottom w:val="0"/>
          <w:divBdr>
            <w:top w:val="none" w:sz="0" w:space="0" w:color="auto"/>
            <w:left w:val="none" w:sz="0" w:space="0" w:color="auto"/>
            <w:bottom w:val="none" w:sz="0" w:space="0" w:color="auto"/>
            <w:right w:val="none" w:sz="0" w:space="0" w:color="auto"/>
          </w:divBdr>
        </w:div>
        <w:div w:id="697659387">
          <w:marLeft w:val="480"/>
          <w:marRight w:val="0"/>
          <w:marTop w:val="0"/>
          <w:marBottom w:val="0"/>
          <w:divBdr>
            <w:top w:val="none" w:sz="0" w:space="0" w:color="auto"/>
            <w:left w:val="none" w:sz="0" w:space="0" w:color="auto"/>
            <w:bottom w:val="none" w:sz="0" w:space="0" w:color="auto"/>
            <w:right w:val="none" w:sz="0" w:space="0" w:color="auto"/>
          </w:divBdr>
        </w:div>
        <w:div w:id="668604724">
          <w:marLeft w:val="480"/>
          <w:marRight w:val="0"/>
          <w:marTop w:val="0"/>
          <w:marBottom w:val="0"/>
          <w:divBdr>
            <w:top w:val="none" w:sz="0" w:space="0" w:color="auto"/>
            <w:left w:val="none" w:sz="0" w:space="0" w:color="auto"/>
            <w:bottom w:val="none" w:sz="0" w:space="0" w:color="auto"/>
            <w:right w:val="none" w:sz="0" w:space="0" w:color="auto"/>
          </w:divBdr>
        </w:div>
        <w:div w:id="2013489855">
          <w:marLeft w:val="480"/>
          <w:marRight w:val="0"/>
          <w:marTop w:val="0"/>
          <w:marBottom w:val="0"/>
          <w:divBdr>
            <w:top w:val="none" w:sz="0" w:space="0" w:color="auto"/>
            <w:left w:val="none" w:sz="0" w:space="0" w:color="auto"/>
            <w:bottom w:val="none" w:sz="0" w:space="0" w:color="auto"/>
            <w:right w:val="none" w:sz="0" w:space="0" w:color="auto"/>
          </w:divBdr>
        </w:div>
        <w:div w:id="948125732">
          <w:marLeft w:val="480"/>
          <w:marRight w:val="0"/>
          <w:marTop w:val="0"/>
          <w:marBottom w:val="0"/>
          <w:divBdr>
            <w:top w:val="none" w:sz="0" w:space="0" w:color="auto"/>
            <w:left w:val="none" w:sz="0" w:space="0" w:color="auto"/>
            <w:bottom w:val="none" w:sz="0" w:space="0" w:color="auto"/>
            <w:right w:val="none" w:sz="0" w:space="0" w:color="auto"/>
          </w:divBdr>
        </w:div>
        <w:div w:id="934947981">
          <w:marLeft w:val="480"/>
          <w:marRight w:val="0"/>
          <w:marTop w:val="0"/>
          <w:marBottom w:val="0"/>
          <w:divBdr>
            <w:top w:val="none" w:sz="0" w:space="0" w:color="auto"/>
            <w:left w:val="none" w:sz="0" w:space="0" w:color="auto"/>
            <w:bottom w:val="none" w:sz="0" w:space="0" w:color="auto"/>
            <w:right w:val="none" w:sz="0" w:space="0" w:color="auto"/>
          </w:divBdr>
        </w:div>
        <w:div w:id="948925769">
          <w:marLeft w:val="480"/>
          <w:marRight w:val="0"/>
          <w:marTop w:val="0"/>
          <w:marBottom w:val="0"/>
          <w:divBdr>
            <w:top w:val="none" w:sz="0" w:space="0" w:color="auto"/>
            <w:left w:val="none" w:sz="0" w:space="0" w:color="auto"/>
            <w:bottom w:val="none" w:sz="0" w:space="0" w:color="auto"/>
            <w:right w:val="none" w:sz="0" w:space="0" w:color="auto"/>
          </w:divBdr>
        </w:div>
        <w:div w:id="662974912">
          <w:marLeft w:val="480"/>
          <w:marRight w:val="0"/>
          <w:marTop w:val="0"/>
          <w:marBottom w:val="0"/>
          <w:divBdr>
            <w:top w:val="none" w:sz="0" w:space="0" w:color="auto"/>
            <w:left w:val="none" w:sz="0" w:space="0" w:color="auto"/>
            <w:bottom w:val="none" w:sz="0" w:space="0" w:color="auto"/>
            <w:right w:val="none" w:sz="0" w:space="0" w:color="auto"/>
          </w:divBdr>
        </w:div>
        <w:div w:id="664937031">
          <w:marLeft w:val="480"/>
          <w:marRight w:val="0"/>
          <w:marTop w:val="0"/>
          <w:marBottom w:val="0"/>
          <w:divBdr>
            <w:top w:val="none" w:sz="0" w:space="0" w:color="auto"/>
            <w:left w:val="none" w:sz="0" w:space="0" w:color="auto"/>
            <w:bottom w:val="none" w:sz="0" w:space="0" w:color="auto"/>
            <w:right w:val="none" w:sz="0" w:space="0" w:color="auto"/>
          </w:divBdr>
        </w:div>
        <w:div w:id="334957803">
          <w:marLeft w:val="480"/>
          <w:marRight w:val="0"/>
          <w:marTop w:val="0"/>
          <w:marBottom w:val="0"/>
          <w:divBdr>
            <w:top w:val="none" w:sz="0" w:space="0" w:color="auto"/>
            <w:left w:val="none" w:sz="0" w:space="0" w:color="auto"/>
            <w:bottom w:val="none" w:sz="0" w:space="0" w:color="auto"/>
            <w:right w:val="none" w:sz="0" w:space="0" w:color="auto"/>
          </w:divBdr>
        </w:div>
        <w:div w:id="576089082">
          <w:marLeft w:val="480"/>
          <w:marRight w:val="0"/>
          <w:marTop w:val="0"/>
          <w:marBottom w:val="0"/>
          <w:divBdr>
            <w:top w:val="none" w:sz="0" w:space="0" w:color="auto"/>
            <w:left w:val="none" w:sz="0" w:space="0" w:color="auto"/>
            <w:bottom w:val="none" w:sz="0" w:space="0" w:color="auto"/>
            <w:right w:val="none" w:sz="0" w:space="0" w:color="auto"/>
          </w:divBdr>
        </w:div>
        <w:div w:id="2107145016">
          <w:marLeft w:val="480"/>
          <w:marRight w:val="0"/>
          <w:marTop w:val="0"/>
          <w:marBottom w:val="0"/>
          <w:divBdr>
            <w:top w:val="none" w:sz="0" w:space="0" w:color="auto"/>
            <w:left w:val="none" w:sz="0" w:space="0" w:color="auto"/>
            <w:bottom w:val="none" w:sz="0" w:space="0" w:color="auto"/>
            <w:right w:val="none" w:sz="0" w:space="0" w:color="auto"/>
          </w:divBdr>
        </w:div>
        <w:div w:id="787626794">
          <w:marLeft w:val="480"/>
          <w:marRight w:val="0"/>
          <w:marTop w:val="0"/>
          <w:marBottom w:val="0"/>
          <w:divBdr>
            <w:top w:val="none" w:sz="0" w:space="0" w:color="auto"/>
            <w:left w:val="none" w:sz="0" w:space="0" w:color="auto"/>
            <w:bottom w:val="none" w:sz="0" w:space="0" w:color="auto"/>
            <w:right w:val="none" w:sz="0" w:space="0" w:color="auto"/>
          </w:divBdr>
        </w:div>
        <w:div w:id="1450006296">
          <w:marLeft w:val="480"/>
          <w:marRight w:val="0"/>
          <w:marTop w:val="0"/>
          <w:marBottom w:val="0"/>
          <w:divBdr>
            <w:top w:val="none" w:sz="0" w:space="0" w:color="auto"/>
            <w:left w:val="none" w:sz="0" w:space="0" w:color="auto"/>
            <w:bottom w:val="none" w:sz="0" w:space="0" w:color="auto"/>
            <w:right w:val="none" w:sz="0" w:space="0" w:color="auto"/>
          </w:divBdr>
        </w:div>
        <w:div w:id="1182235709">
          <w:marLeft w:val="480"/>
          <w:marRight w:val="0"/>
          <w:marTop w:val="0"/>
          <w:marBottom w:val="0"/>
          <w:divBdr>
            <w:top w:val="none" w:sz="0" w:space="0" w:color="auto"/>
            <w:left w:val="none" w:sz="0" w:space="0" w:color="auto"/>
            <w:bottom w:val="none" w:sz="0" w:space="0" w:color="auto"/>
            <w:right w:val="none" w:sz="0" w:space="0" w:color="auto"/>
          </w:divBdr>
        </w:div>
      </w:divsChild>
    </w:div>
    <w:div w:id="1331907780">
      <w:bodyDiv w:val="1"/>
      <w:marLeft w:val="0"/>
      <w:marRight w:val="0"/>
      <w:marTop w:val="0"/>
      <w:marBottom w:val="0"/>
      <w:divBdr>
        <w:top w:val="none" w:sz="0" w:space="0" w:color="auto"/>
        <w:left w:val="none" w:sz="0" w:space="0" w:color="auto"/>
        <w:bottom w:val="none" w:sz="0" w:space="0" w:color="auto"/>
        <w:right w:val="none" w:sz="0" w:space="0" w:color="auto"/>
      </w:divBdr>
      <w:divsChild>
        <w:div w:id="14774264">
          <w:marLeft w:val="480"/>
          <w:marRight w:val="0"/>
          <w:marTop w:val="0"/>
          <w:marBottom w:val="0"/>
          <w:divBdr>
            <w:top w:val="none" w:sz="0" w:space="0" w:color="auto"/>
            <w:left w:val="none" w:sz="0" w:space="0" w:color="auto"/>
            <w:bottom w:val="none" w:sz="0" w:space="0" w:color="auto"/>
            <w:right w:val="none" w:sz="0" w:space="0" w:color="auto"/>
          </w:divBdr>
        </w:div>
        <w:div w:id="14961703">
          <w:marLeft w:val="480"/>
          <w:marRight w:val="0"/>
          <w:marTop w:val="0"/>
          <w:marBottom w:val="0"/>
          <w:divBdr>
            <w:top w:val="none" w:sz="0" w:space="0" w:color="auto"/>
            <w:left w:val="none" w:sz="0" w:space="0" w:color="auto"/>
            <w:bottom w:val="none" w:sz="0" w:space="0" w:color="auto"/>
            <w:right w:val="none" w:sz="0" w:space="0" w:color="auto"/>
          </w:divBdr>
        </w:div>
        <w:div w:id="28990781">
          <w:marLeft w:val="480"/>
          <w:marRight w:val="0"/>
          <w:marTop w:val="0"/>
          <w:marBottom w:val="0"/>
          <w:divBdr>
            <w:top w:val="none" w:sz="0" w:space="0" w:color="auto"/>
            <w:left w:val="none" w:sz="0" w:space="0" w:color="auto"/>
            <w:bottom w:val="none" w:sz="0" w:space="0" w:color="auto"/>
            <w:right w:val="none" w:sz="0" w:space="0" w:color="auto"/>
          </w:divBdr>
        </w:div>
        <w:div w:id="42875132">
          <w:marLeft w:val="480"/>
          <w:marRight w:val="0"/>
          <w:marTop w:val="0"/>
          <w:marBottom w:val="0"/>
          <w:divBdr>
            <w:top w:val="none" w:sz="0" w:space="0" w:color="auto"/>
            <w:left w:val="none" w:sz="0" w:space="0" w:color="auto"/>
            <w:bottom w:val="none" w:sz="0" w:space="0" w:color="auto"/>
            <w:right w:val="none" w:sz="0" w:space="0" w:color="auto"/>
          </w:divBdr>
        </w:div>
        <w:div w:id="43140413">
          <w:marLeft w:val="480"/>
          <w:marRight w:val="0"/>
          <w:marTop w:val="0"/>
          <w:marBottom w:val="0"/>
          <w:divBdr>
            <w:top w:val="none" w:sz="0" w:space="0" w:color="auto"/>
            <w:left w:val="none" w:sz="0" w:space="0" w:color="auto"/>
            <w:bottom w:val="none" w:sz="0" w:space="0" w:color="auto"/>
            <w:right w:val="none" w:sz="0" w:space="0" w:color="auto"/>
          </w:divBdr>
        </w:div>
        <w:div w:id="123425638">
          <w:marLeft w:val="480"/>
          <w:marRight w:val="0"/>
          <w:marTop w:val="0"/>
          <w:marBottom w:val="0"/>
          <w:divBdr>
            <w:top w:val="none" w:sz="0" w:space="0" w:color="auto"/>
            <w:left w:val="none" w:sz="0" w:space="0" w:color="auto"/>
            <w:bottom w:val="none" w:sz="0" w:space="0" w:color="auto"/>
            <w:right w:val="none" w:sz="0" w:space="0" w:color="auto"/>
          </w:divBdr>
        </w:div>
        <w:div w:id="130831191">
          <w:marLeft w:val="480"/>
          <w:marRight w:val="0"/>
          <w:marTop w:val="0"/>
          <w:marBottom w:val="0"/>
          <w:divBdr>
            <w:top w:val="none" w:sz="0" w:space="0" w:color="auto"/>
            <w:left w:val="none" w:sz="0" w:space="0" w:color="auto"/>
            <w:bottom w:val="none" w:sz="0" w:space="0" w:color="auto"/>
            <w:right w:val="none" w:sz="0" w:space="0" w:color="auto"/>
          </w:divBdr>
        </w:div>
        <w:div w:id="135530120">
          <w:marLeft w:val="480"/>
          <w:marRight w:val="0"/>
          <w:marTop w:val="0"/>
          <w:marBottom w:val="0"/>
          <w:divBdr>
            <w:top w:val="none" w:sz="0" w:space="0" w:color="auto"/>
            <w:left w:val="none" w:sz="0" w:space="0" w:color="auto"/>
            <w:bottom w:val="none" w:sz="0" w:space="0" w:color="auto"/>
            <w:right w:val="none" w:sz="0" w:space="0" w:color="auto"/>
          </w:divBdr>
        </w:div>
        <w:div w:id="142282321">
          <w:marLeft w:val="480"/>
          <w:marRight w:val="0"/>
          <w:marTop w:val="0"/>
          <w:marBottom w:val="0"/>
          <w:divBdr>
            <w:top w:val="none" w:sz="0" w:space="0" w:color="auto"/>
            <w:left w:val="none" w:sz="0" w:space="0" w:color="auto"/>
            <w:bottom w:val="none" w:sz="0" w:space="0" w:color="auto"/>
            <w:right w:val="none" w:sz="0" w:space="0" w:color="auto"/>
          </w:divBdr>
        </w:div>
        <w:div w:id="166293441">
          <w:marLeft w:val="480"/>
          <w:marRight w:val="0"/>
          <w:marTop w:val="0"/>
          <w:marBottom w:val="0"/>
          <w:divBdr>
            <w:top w:val="none" w:sz="0" w:space="0" w:color="auto"/>
            <w:left w:val="none" w:sz="0" w:space="0" w:color="auto"/>
            <w:bottom w:val="none" w:sz="0" w:space="0" w:color="auto"/>
            <w:right w:val="none" w:sz="0" w:space="0" w:color="auto"/>
          </w:divBdr>
        </w:div>
        <w:div w:id="178860298">
          <w:marLeft w:val="480"/>
          <w:marRight w:val="0"/>
          <w:marTop w:val="0"/>
          <w:marBottom w:val="0"/>
          <w:divBdr>
            <w:top w:val="none" w:sz="0" w:space="0" w:color="auto"/>
            <w:left w:val="none" w:sz="0" w:space="0" w:color="auto"/>
            <w:bottom w:val="none" w:sz="0" w:space="0" w:color="auto"/>
            <w:right w:val="none" w:sz="0" w:space="0" w:color="auto"/>
          </w:divBdr>
        </w:div>
        <w:div w:id="252904378">
          <w:marLeft w:val="480"/>
          <w:marRight w:val="0"/>
          <w:marTop w:val="0"/>
          <w:marBottom w:val="0"/>
          <w:divBdr>
            <w:top w:val="none" w:sz="0" w:space="0" w:color="auto"/>
            <w:left w:val="none" w:sz="0" w:space="0" w:color="auto"/>
            <w:bottom w:val="none" w:sz="0" w:space="0" w:color="auto"/>
            <w:right w:val="none" w:sz="0" w:space="0" w:color="auto"/>
          </w:divBdr>
        </w:div>
        <w:div w:id="259990964">
          <w:marLeft w:val="480"/>
          <w:marRight w:val="0"/>
          <w:marTop w:val="0"/>
          <w:marBottom w:val="0"/>
          <w:divBdr>
            <w:top w:val="none" w:sz="0" w:space="0" w:color="auto"/>
            <w:left w:val="none" w:sz="0" w:space="0" w:color="auto"/>
            <w:bottom w:val="none" w:sz="0" w:space="0" w:color="auto"/>
            <w:right w:val="none" w:sz="0" w:space="0" w:color="auto"/>
          </w:divBdr>
        </w:div>
        <w:div w:id="282345979">
          <w:marLeft w:val="480"/>
          <w:marRight w:val="0"/>
          <w:marTop w:val="0"/>
          <w:marBottom w:val="0"/>
          <w:divBdr>
            <w:top w:val="none" w:sz="0" w:space="0" w:color="auto"/>
            <w:left w:val="none" w:sz="0" w:space="0" w:color="auto"/>
            <w:bottom w:val="none" w:sz="0" w:space="0" w:color="auto"/>
            <w:right w:val="none" w:sz="0" w:space="0" w:color="auto"/>
          </w:divBdr>
        </w:div>
        <w:div w:id="318264543">
          <w:marLeft w:val="480"/>
          <w:marRight w:val="0"/>
          <w:marTop w:val="0"/>
          <w:marBottom w:val="0"/>
          <w:divBdr>
            <w:top w:val="none" w:sz="0" w:space="0" w:color="auto"/>
            <w:left w:val="none" w:sz="0" w:space="0" w:color="auto"/>
            <w:bottom w:val="none" w:sz="0" w:space="0" w:color="auto"/>
            <w:right w:val="none" w:sz="0" w:space="0" w:color="auto"/>
          </w:divBdr>
        </w:div>
        <w:div w:id="318928933">
          <w:marLeft w:val="480"/>
          <w:marRight w:val="0"/>
          <w:marTop w:val="0"/>
          <w:marBottom w:val="0"/>
          <w:divBdr>
            <w:top w:val="none" w:sz="0" w:space="0" w:color="auto"/>
            <w:left w:val="none" w:sz="0" w:space="0" w:color="auto"/>
            <w:bottom w:val="none" w:sz="0" w:space="0" w:color="auto"/>
            <w:right w:val="none" w:sz="0" w:space="0" w:color="auto"/>
          </w:divBdr>
        </w:div>
        <w:div w:id="367145325">
          <w:marLeft w:val="480"/>
          <w:marRight w:val="0"/>
          <w:marTop w:val="0"/>
          <w:marBottom w:val="0"/>
          <w:divBdr>
            <w:top w:val="none" w:sz="0" w:space="0" w:color="auto"/>
            <w:left w:val="none" w:sz="0" w:space="0" w:color="auto"/>
            <w:bottom w:val="none" w:sz="0" w:space="0" w:color="auto"/>
            <w:right w:val="none" w:sz="0" w:space="0" w:color="auto"/>
          </w:divBdr>
        </w:div>
        <w:div w:id="367726448">
          <w:marLeft w:val="480"/>
          <w:marRight w:val="0"/>
          <w:marTop w:val="0"/>
          <w:marBottom w:val="0"/>
          <w:divBdr>
            <w:top w:val="none" w:sz="0" w:space="0" w:color="auto"/>
            <w:left w:val="none" w:sz="0" w:space="0" w:color="auto"/>
            <w:bottom w:val="none" w:sz="0" w:space="0" w:color="auto"/>
            <w:right w:val="none" w:sz="0" w:space="0" w:color="auto"/>
          </w:divBdr>
        </w:div>
        <w:div w:id="369960431">
          <w:marLeft w:val="480"/>
          <w:marRight w:val="0"/>
          <w:marTop w:val="0"/>
          <w:marBottom w:val="0"/>
          <w:divBdr>
            <w:top w:val="none" w:sz="0" w:space="0" w:color="auto"/>
            <w:left w:val="none" w:sz="0" w:space="0" w:color="auto"/>
            <w:bottom w:val="none" w:sz="0" w:space="0" w:color="auto"/>
            <w:right w:val="none" w:sz="0" w:space="0" w:color="auto"/>
          </w:divBdr>
        </w:div>
        <w:div w:id="428817645">
          <w:marLeft w:val="480"/>
          <w:marRight w:val="0"/>
          <w:marTop w:val="0"/>
          <w:marBottom w:val="0"/>
          <w:divBdr>
            <w:top w:val="none" w:sz="0" w:space="0" w:color="auto"/>
            <w:left w:val="none" w:sz="0" w:space="0" w:color="auto"/>
            <w:bottom w:val="none" w:sz="0" w:space="0" w:color="auto"/>
            <w:right w:val="none" w:sz="0" w:space="0" w:color="auto"/>
          </w:divBdr>
        </w:div>
        <w:div w:id="482697620">
          <w:marLeft w:val="480"/>
          <w:marRight w:val="0"/>
          <w:marTop w:val="0"/>
          <w:marBottom w:val="0"/>
          <w:divBdr>
            <w:top w:val="none" w:sz="0" w:space="0" w:color="auto"/>
            <w:left w:val="none" w:sz="0" w:space="0" w:color="auto"/>
            <w:bottom w:val="none" w:sz="0" w:space="0" w:color="auto"/>
            <w:right w:val="none" w:sz="0" w:space="0" w:color="auto"/>
          </w:divBdr>
        </w:div>
        <w:div w:id="498158965">
          <w:marLeft w:val="480"/>
          <w:marRight w:val="0"/>
          <w:marTop w:val="0"/>
          <w:marBottom w:val="0"/>
          <w:divBdr>
            <w:top w:val="none" w:sz="0" w:space="0" w:color="auto"/>
            <w:left w:val="none" w:sz="0" w:space="0" w:color="auto"/>
            <w:bottom w:val="none" w:sz="0" w:space="0" w:color="auto"/>
            <w:right w:val="none" w:sz="0" w:space="0" w:color="auto"/>
          </w:divBdr>
        </w:div>
        <w:div w:id="500463932">
          <w:marLeft w:val="480"/>
          <w:marRight w:val="0"/>
          <w:marTop w:val="0"/>
          <w:marBottom w:val="0"/>
          <w:divBdr>
            <w:top w:val="none" w:sz="0" w:space="0" w:color="auto"/>
            <w:left w:val="none" w:sz="0" w:space="0" w:color="auto"/>
            <w:bottom w:val="none" w:sz="0" w:space="0" w:color="auto"/>
            <w:right w:val="none" w:sz="0" w:space="0" w:color="auto"/>
          </w:divBdr>
        </w:div>
        <w:div w:id="546332381">
          <w:marLeft w:val="480"/>
          <w:marRight w:val="0"/>
          <w:marTop w:val="0"/>
          <w:marBottom w:val="0"/>
          <w:divBdr>
            <w:top w:val="none" w:sz="0" w:space="0" w:color="auto"/>
            <w:left w:val="none" w:sz="0" w:space="0" w:color="auto"/>
            <w:bottom w:val="none" w:sz="0" w:space="0" w:color="auto"/>
            <w:right w:val="none" w:sz="0" w:space="0" w:color="auto"/>
          </w:divBdr>
        </w:div>
        <w:div w:id="552232809">
          <w:marLeft w:val="480"/>
          <w:marRight w:val="0"/>
          <w:marTop w:val="0"/>
          <w:marBottom w:val="0"/>
          <w:divBdr>
            <w:top w:val="none" w:sz="0" w:space="0" w:color="auto"/>
            <w:left w:val="none" w:sz="0" w:space="0" w:color="auto"/>
            <w:bottom w:val="none" w:sz="0" w:space="0" w:color="auto"/>
            <w:right w:val="none" w:sz="0" w:space="0" w:color="auto"/>
          </w:divBdr>
        </w:div>
        <w:div w:id="588125307">
          <w:marLeft w:val="480"/>
          <w:marRight w:val="0"/>
          <w:marTop w:val="0"/>
          <w:marBottom w:val="0"/>
          <w:divBdr>
            <w:top w:val="none" w:sz="0" w:space="0" w:color="auto"/>
            <w:left w:val="none" w:sz="0" w:space="0" w:color="auto"/>
            <w:bottom w:val="none" w:sz="0" w:space="0" w:color="auto"/>
            <w:right w:val="none" w:sz="0" w:space="0" w:color="auto"/>
          </w:divBdr>
        </w:div>
        <w:div w:id="591016491">
          <w:marLeft w:val="480"/>
          <w:marRight w:val="0"/>
          <w:marTop w:val="0"/>
          <w:marBottom w:val="0"/>
          <w:divBdr>
            <w:top w:val="none" w:sz="0" w:space="0" w:color="auto"/>
            <w:left w:val="none" w:sz="0" w:space="0" w:color="auto"/>
            <w:bottom w:val="none" w:sz="0" w:space="0" w:color="auto"/>
            <w:right w:val="none" w:sz="0" w:space="0" w:color="auto"/>
          </w:divBdr>
        </w:div>
        <w:div w:id="619068941">
          <w:marLeft w:val="480"/>
          <w:marRight w:val="0"/>
          <w:marTop w:val="0"/>
          <w:marBottom w:val="0"/>
          <w:divBdr>
            <w:top w:val="none" w:sz="0" w:space="0" w:color="auto"/>
            <w:left w:val="none" w:sz="0" w:space="0" w:color="auto"/>
            <w:bottom w:val="none" w:sz="0" w:space="0" w:color="auto"/>
            <w:right w:val="none" w:sz="0" w:space="0" w:color="auto"/>
          </w:divBdr>
        </w:div>
        <w:div w:id="698631320">
          <w:marLeft w:val="480"/>
          <w:marRight w:val="0"/>
          <w:marTop w:val="0"/>
          <w:marBottom w:val="0"/>
          <w:divBdr>
            <w:top w:val="none" w:sz="0" w:space="0" w:color="auto"/>
            <w:left w:val="none" w:sz="0" w:space="0" w:color="auto"/>
            <w:bottom w:val="none" w:sz="0" w:space="0" w:color="auto"/>
            <w:right w:val="none" w:sz="0" w:space="0" w:color="auto"/>
          </w:divBdr>
        </w:div>
        <w:div w:id="703940279">
          <w:marLeft w:val="480"/>
          <w:marRight w:val="0"/>
          <w:marTop w:val="0"/>
          <w:marBottom w:val="0"/>
          <w:divBdr>
            <w:top w:val="none" w:sz="0" w:space="0" w:color="auto"/>
            <w:left w:val="none" w:sz="0" w:space="0" w:color="auto"/>
            <w:bottom w:val="none" w:sz="0" w:space="0" w:color="auto"/>
            <w:right w:val="none" w:sz="0" w:space="0" w:color="auto"/>
          </w:divBdr>
        </w:div>
        <w:div w:id="761028389">
          <w:marLeft w:val="480"/>
          <w:marRight w:val="0"/>
          <w:marTop w:val="0"/>
          <w:marBottom w:val="0"/>
          <w:divBdr>
            <w:top w:val="none" w:sz="0" w:space="0" w:color="auto"/>
            <w:left w:val="none" w:sz="0" w:space="0" w:color="auto"/>
            <w:bottom w:val="none" w:sz="0" w:space="0" w:color="auto"/>
            <w:right w:val="none" w:sz="0" w:space="0" w:color="auto"/>
          </w:divBdr>
        </w:div>
        <w:div w:id="794518101">
          <w:marLeft w:val="480"/>
          <w:marRight w:val="0"/>
          <w:marTop w:val="0"/>
          <w:marBottom w:val="0"/>
          <w:divBdr>
            <w:top w:val="none" w:sz="0" w:space="0" w:color="auto"/>
            <w:left w:val="none" w:sz="0" w:space="0" w:color="auto"/>
            <w:bottom w:val="none" w:sz="0" w:space="0" w:color="auto"/>
            <w:right w:val="none" w:sz="0" w:space="0" w:color="auto"/>
          </w:divBdr>
        </w:div>
        <w:div w:id="860776619">
          <w:marLeft w:val="480"/>
          <w:marRight w:val="0"/>
          <w:marTop w:val="0"/>
          <w:marBottom w:val="0"/>
          <w:divBdr>
            <w:top w:val="none" w:sz="0" w:space="0" w:color="auto"/>
            <w:left w:val="none" w:sz="0" w:space="0" w:color="auto"/>
            <w:bottom w:val="none" w:sz="0" w:space="0" w:color="auto"/>
            <w:right w:val="none" w:sz="0" w:space="0" w:color="auto"/>
          </w:divBdr>
        </w:div>
        <w:div w:id="932207902">
          <w:marLeft w:val="480"/>
          <w:marRight w:val="0"/>
          <w:marTop w:val="0"/>
          <w:marBottom w:val="0"/>
          <w:divBdr>
            <w:top w:val="none" w:sz="0" w:space="0" w:color="auto"/>
            <w:left w:val="none" w:sz="0" w:space="0" w:color="auto"/>
            <w:bottom w:val="none" w:sz="0" w:space="0" w:color="auto"/>
            <w:right w:val="none" w:sz="0" w:space="0" w:color="auto"/>
          </w:divBdr>
        </w:div>
        <w:div w:id="1021976723">
          <w:marLeft w:val="480"/>
          <w:marRight w:val="0"/>
          <w:marTop w:val="0"/>
          <w:marBottom w:val="0"/>
          <w:divBdr>
            <w:top w:val="none" w:sz="0" w:space="0" w:color="auto"/>
            <w:left w:val="none" w:sz="0" w:space="0" w:color="auto"/>
            <w:bottom w:val="none" w:sz="0" w:space="0" w:color="auto"/>
            <w:right w:val="none" w:sz="0" w:space="0" w:color="auto"/>
          </w:divBdr>
        </w:div>
        <w:div w:id="1078286603">
          <w:marLeft w:val="480"/>
          <w:marRight w:val="0"/>
          <w:marTop w:val="0"/>
          <w:marBottom w:val="0"/>
          <w:divBdr>
            <w:top w:val="none" w:sz="0" w:space="0" w:color="auto"/>
            <w:left w:val="none" w:sz="0" w:space="0" w:color="auto"/>
            <w:bottom w:val="none" w:sz="0" w:space="0" w:color="auto"/>
            <w:right w:val="none" w:sz="0" w:space="0" w:color="auto"/>
          </w:divBdr>
        </w:div>
        <w:div w:id="1102070096">
          <w:marLeft w:val="480"/>
          <w:marRight w:val="0"/>
          <w:marTop w:val="0"/>
          <w:marBottom w:val="0"/>
          <w:divBdr>
            <w:top w:val="none" w:sz="0" w:space="0" w:color="auto"/>
            <w:left w:val="none" w:sz="0" w:space="0" w:color="auto"/>
            <w:bottom w:val="none" w:sz="0" w:space="0" w:color="auto"/>
            <w:right w:val="none" w:sz="0" w:space="0" w:color="auto"/>
          </w:divBdr>
        </w:div>
        <w:div w:id="1120614327">
          <w:marLeft w:val="480"/>
          <w:marRight w:val="0"/>
          <w:marTop w:val="0"/>
          <w:marBottom w:val="0"/>
          <w:divBdr>
            <w:top w:val="none" w:sz="0" w:space="0" w:color="auto"/>
            <w:left w:val="none" w:sz="0" w:space="0" w:color="auto"/>
            <w:bottom w:val="none" w:sz="0" w:space="0" w:color="auto"/>
            <w:right w:val="none" w:sz="0" w:space="0" w:color="auto"/>
          </w:divBdr>
        </w:div>
        <w:div w:id="1130244052">
          <w:marLeft w:val="480"/>
          <w:marRight w:val="0"/>
          <w:marTop w:val="0"/>
          <w:marBottom w:val="0"/>
          <w:divBdr>
            <w:top w:val="none" w:sz="0" w:space="0" w:color="auto"/>
            <w:left w:val="none" w:sz="0" w:space="0" w:color="auto"/>
            <w:bottom w:val="none" w:sz="0" w:space="0" w:color="auto"/>
            <w:right w:val="none" w:sz="0" w:space="0" w:color="auto"/>
          </w:divBdr>
        </w:div>
        <w:div w:id="1150823742">
          <w:marLeft w:val="480"/>
          <w:marRight w:val="0"/>
          <w:marTop w:val="0"/>
          <w:marBottom w:val="0"/>
          <w:divBdr>
            <w:top w:val="none" w:sz="0" w:space="0" w:color="auto"/>
            <w:left w:val="none" w:sz="0" w:space="0" w:color="auto"/>
            <w:bottom w:val="none" w:sz="0" w:space="0" w:color="auto"/>
            <w:right w:val="none" w:sz="0" w:space="0" w:color="auto"/>
          </w:divBdr>
        </w:div>
        <w:div w:id="1170021897">
          <w:marLeft w:val="480"/>
          <w:marRight w:val="0"/>
          <w:marTop w:val="0"/>
          <w:marBottom w:val="0"/>
          <w:divBdr>
            <w:top w:val="none" w:sz="0" w:space="0" w:color="auto"/>
            <w:left w:val="none" w:sz="0" w:space="0" w:color="auto"/>
            <w:bottom w:val="none" w:sz="0" w:space="0" w:color="auto"/>
            <w:right w:val="none" w:sz="0" w:space="0" w:color="auto"/>
          </w:divBdr>
        </w:div>
        <w:div w:id="1191146474">
          <w:marLeft w:val="480"/>
          <w:marRight w:val="0"/>
          <w:marTop w:val="0"/>
          <w:marBottom w:val="0"/>
          <w:divBdr>
            <w:top w:val="none" w:sz="0" w:space="0" w:color="auto"/>
            <w:left w:val="none" w:sz="0" w:space="0" w:color="auto"/>
            <w:bottom w:val="none" w:sz="0" w:space="0" w:color="auto"/>
            <w:right w:val="none" w:sz="0" w:space="0" w:color="auto"/>
          </w:divBdr>
        </w:div>
        <w:div w:id="1204562004">
          <w:marLeft w:val="480"/>
          <w:marRight w:val="0"/>
          <w:marTop w:val="0"/>
          <w:marBottom w:val="0"/>
          <w:divBdr>
            <w:top w:val="none" w:sz="0" w:space="0" w:color="auto"/>
            <w:left w:val="none" w:sz="0" w:space="0" w:color="auto"/>
            <w:bottom w:val="none" w:sz="0" w:space="0" w:color="auto"/>
            <w:right w:val="none" w:sz="0" w:space="0" w:color="auto"/>
          </w:divBdr>
        </w:div>
        <w:div w:id="1215192901">
          <w:marLeft w:val="480"/>
          <w:marRight w:val="0"/>
          <w:marTop w:val="0"/>
          <w:marBottom w:val="0"/>
          <w:divBdr>
            <w:top w:val="none" w:sz="0" w:space="0" w:color="auto"/>
            <w:left w:val="none" w:sz="0" w:space="0" w:color="auto"/>
            <w:bottom w:val="none" w:sz="0" w:space="0" w:color="auto"/>
            <w:right w:val="none" w:sz="0" w:space="0" w:color="auto"/>
          </w:divBdr>
        </w:div>
        <w:div w:id="1226182039">
          <w:marLeft w:val="480"/>
          <w:marRight w:val="0"/>
          <w:marTop w:val="0"/>
          <w:marBottom w:val="0"/>
          <w:divBdr>
            <w:top w:val="none" w:sz="0" w:space="0" w:color="auto"/>
            <w:left w:val="none" w:sz="0" w:space="0" w:color="auto"/>
            <w:bottom w:val="none" w:sz="0" w:space="0" w:color="auto"/>
            <w:right w:val="none" w:sz="0" w:space="0" w:color="auto"/>
          </w:divBdr>
        </w:div>
        <w:div w:id="1228998822">
          <w:marLeft w:val="480"/>
          <w:marRight w:val="0"/>
          <w:marTop w:val="0"/>
          <w:marBottom w:val="0"/>
          <w:divBdr>
            <w:top w:val="none" w:sz="0" w:space="0" w:color="auto"/>
            <w:left w:val="none" w:sz="0" w:space="0" w:color="auto"/>
            <w:bottom w:val="none" w:sz="0" w:space="0" w:color="auto"/>
            <w:right w:val="none" w:sz="0" w:space="0" w:color="auto"/>
          </w:divBdr>
        </w:div>
        <w:div w:id="1263685564">
          <w:marLeft w:val="480"/>
          <w:marRight w:val="0"/>
          <w:marTop w:val="0"/>
          <w:marBottom w:val="0"/>
          <w:divBdr>
            <w:top w:val="none" w:sz="0" w:space="0" w:color="auto"/>
            <w:left w:val="none" w:sz="0" w:space="0" w:color="auto"/>
            <w:bottom w:val="none" w:sz="0" w:space="0" w:color="auto"/>
            <w:right w:val="none" w:sz="0" w:space="0" w:color="auto"/>
          </w:divBdr>
        </w:div>
        <w:div w:id="1274559703">
          <w:marLeft w:val="480"/>
          <w:marRight w:val="0"/>
          <w:marTop w:val="0"/>
          <w:marBottom w:val="0"/>
          <w:divBdr>
            <w:top w:val="none" w:sz="0" w:space="0" w:color="auto"/>
            <w:left w:val="none" w:sz="0" w:space="0" w:color="auto"/>
            <w:bottom w:val="none" w:sz="0" w:space="0" w:color="auto"/>
            <w:right w:val="none" w:sz="0" w:space="0" w:color="auto"/>
          </w:divBdr>
        </w:div>
        <w:div w:id="1285961740">
          <w:marLeft w:val="480"/>
          <w:marRight w:val="0"/>
          <w:marTop w:val="0"/>
          <w:marBottom w:val="0"/>
          <w:divBdr>
            <w:top w:val="none" w:sz="0" w:space="0" w:color="auto"/>
            <w:left w:val="none" w:sz="0" w:space="0" w:color="auto"/>
            <w:bottom w:val="none" w:sz="0" w:space="0" w:color="auto"/>
            <w:right w:val="none" w:sz="0" w:space="0" w:color="auto"/>
          </w:divBdr>
        </w:div>
        <w:div w:id="1286616295">
          <w:marLeft w:val="480"/>
          <w:marRight w:val="0"/>
          <w:marTop w:val="0"/>
          <w:marBottom w:val="0"/>
          <w:divBdr>
            <w:top w:val="none" w:sz="0" w:space="0" w:color="auto"/>
            <w:left w:val="none" w:sz="0" w:space="0" w:color="auto"/>
            <w:bottom w:val="none" w:sz="0" w:space="0" w:color="auto"/>
            <w:right w:val="none" w:sz="0" w:space="0" w:color="auto"/>
          </w:divBdr>
        </w:div>
        <w:div w:id="1396313626">
          <w:marLeft w:val="480"/>
          <w:marRight w:val="0"/>
          <w:marTop w:val="0"/>
          <w:marBottom w:val="0"/>
          <w:divBdr>
            <w:top w:val="none" w:sz="0" w:space="0" w:color="auto"/>
            <w:left w:val="none" w:sz="0" w:space="0" w:color="auto"/>
            <w:bottom w:val="none" w:sz="0" w:space="0" w:color="auto"/>
            <w:right w:val="none" w:sz="0" w:space="0" w:color="auto"/>
          </w:divBdr>
        </w:div>
        <w:div w:id="1406951793">
          <w:marLeft w:val="480"/>
          <w:marRight w:val="0"/>
          <w:marTop w:val="0"/>
          <w:marBottom w:val="0"/>
          <w:divBdr>
            <w:top w:val="none" w:sz="0" w:space="0" w:color="auto"/>
            <w:left w:val="none" w:sz="0" w:space="0" w:color="auto"/>
            <w:bottom w:val="none" w:sz="0" w:space="0" w:color="auto"/>
            <w:right w:val="none" w:sz="0" w:space="0" w:color="auto"/>
          </w:divBdr>
        </w:div>
        <w:div w:id="1438476395">
          <w:marLeft w:val="480"/>
          <w:marRight w:val="0"/>
          <w:marTop w:val="0"/>
          <w:marBottom w:val="0"/>
          <w:divBdr>
            <w:top w:val="none" w:sz="0" w:space="0" w:color="auto"/>
            <w:left w:val="none" w:sz="0" w:space="0" w:color="auto"/>
            <w:bottom w:val="none" w:sz="0" w:space="0" w:color="auto"/>
            <w:right w:val="none" w:sz="0" w:space="0" w:color="auto"/>
          </w:divBdr>
        </w:div>
        <w:div w:id="1525707944">
          <w:marLeft w:val="480"/>
          <w:marRight w:val="0"/>
          <w:marTop w:val="0"/>
          <w:marBottom w:val="0"/>
          <w:divBdr>
            <w:top w:val="none" w:sz="0" w:space="0" w:color="auto"/>
            <w:left w:val="none" w:sz="0" w:space="0" w:color="auto"/>
            <w:bottom w:val="none" w:sz="0" w:space="0" w:color="auto"/>
            <w:right w:val="none" w:sz="0" w:space="0" w:color="auto"/>
          </w:divBdr>
        </w:div>
        <w:div w:id="1549956303">
          <w:marLeft w:val="480"/>
          <w:marRight w:val="0"/>
          <w:marTop w:val="0"/>
          <w:marBottom w:val="0"/>
          <w:divBdr>
            <w:top w:val="none" w:sz="0" w:space="0" w:color="auto"/>
            <w:left w:val="none" w:sz="0" w:space="0" w:color="auto"/>
            <w:bottom w:val="none" w:sz="0" w:space="0" w:color="auto"/>
            <w:right w:val="none" w:sz="0" w:space="0" w:color="auto"/>
          </w:divBdr>
        </w:div>
        <w:div w:id="1606310328">
          <w:marLeft w:val="480"/>
          <w:marRight w:val="0"/>
          <w:marTop w:val="0"/>
          <w:marBottom w:val="0"/>
          <w:divBdr>
            <w:top w:val="none" w:sz="0" w:space="0" w:color="auto"/>
            <w:left w:val="none" w:sz="0" w:space="0" w:color="auto"/>
            <w:bottom w:val="none" w:sz="0" w:space="0" w:color="auto"/>
            <w:right w:val="none" w:sz="0" w:space="0" w:color="auto"/>
          </w:divBdr>
        </w:div>
        <w:div w:id="1661351279">
          <w:marLeft w:val="480"/>
          <w:marRight w:val="0"/>
          <w:marTop w:val="0"/>
          <w:marBottom w:val="0"/>
          <w:divBdr>
            <w:top w:val="none" w:sz="0" w:space="0" w:color="auto"/>
            <w:left w:val="none" w:sz="0" w:space="0" w:color="auto"/>
            <w:bottom w:val="none" w:sz="0" w:space="0" w:color="auto"/>
            <w:right w:val="none" w:sz="0" w:space="0" w:color="auto"/>
          </w:divBdr>
        </w:div>
        <w:div w:id="1778060179">
          <w:marLeft w:val="480"/>
          <w:marRight w:val="0"/>
          <w:marTop w:val="0"/>
          <w:marBottom w:val="0"/>
          <w:divBdr>
            <w:top w:val="none" w:sz="0" w:space="0" w:color="auto"/>
            <w:left w:val="none" w:sz="0" w:space="0" w:color="auto"/>
            <w:bottom w:val="none" w:sz="0" w:space="0" w:color="auto"/>
            <w:right w:val="none" w:sz="0" w:space="0" w:color="auto"/>
          </w:divBdr>
        </w:div>
        <w:div w:id="1855145240">
          <w:marLeft w:val="480"/>
          <w:marRight w:val="0"/>
          <w:marTop w:val="0"/>
          <w:marBottom w:val="0"/>
          <w:divBdr>
            <w:top w:val="none" w:sz="0" w:space="0" w:color="auto"/>
            <w:left w:val="none" w:sz="0" w:space="0" w:color="auto"/>
            <w:bottom w:val="none" w:sz="0" w:space="0" w:color="auto"/>
            <w:right w:val="none" w:sz="0" w:space="0" w:color="auto"/>
          </w:divBdr>
        </w:div>
        <w:div w:id="1904825651">
          <w:marLeft w:val="480"/>
          <w:marRight w:val="0"/>
          <w:marTop w:val="0"/>
          <w:marBottom w:val="0"/>
          <w:divBdr>
            <w:top w:val="none" w:sz="0" w:space="0" w:color="auto"/>
            <w:left w:val="none" w:sz="0" w:space="0" w:color="auto"/>
            <w:bottom w:val="none" w:sz="0" w:space="0" w:color="auto"/>
            <w:right w:val="none" w:sz="0" w:space="0" w:color="auto"/>
          </w:divBdr>
        </w:div>
        <w:div w:id="2015495359">
          <w:marLeft w:val="480"/>
          <w:marRight w:val="0"/>
          <w:marTop w:val="0"/>
          <w:marBottom w:val="0"/>
          <w:divBdr>
            <w:top w:val="none" w:sz="0" w:space="0" w:color="auto"/>
            <w:left w:val="none" w:sz="0" w:space="0" w:color="auto"/>
            <w:bottom w:val="none" w:sz="0" w:space="0" w:color="auto"/>
            <w:right w:val="none" w:sz="0" w:space="0" w:color="auto"/>
          </w:divBdr>
        </w:div>
        <w:div w:id="2045667777">
          <w:marLeft w:val="480"/>
          <w:marRight w:val="0"/>
          <w:marTop w:val="0"/>
          <w:marBottom w:val="0"/>
          <w:divBdr>
            <w:top w:val="none" w:sz="0" w:space="0" w:color="auto"/>
            <w:left w:val="none" w:sz="0" w:space="0" w:color="auto"/>
            <w:bottom w:val="none" w:sz="0" w:space="0" w:color="auto"/>
            <w:right w:val="none" w:sz="0" w:space="0" w:color="auto"/>
          </w:divBdr>
        </w:div>
        <w:div w:id="2121753684">
          <w:marLeft w:val="480"/>
          <w:marRight w:val="0"/>
          <w:marTop w:val="0"/>
          <w:marBottom w:val="0"/>
          <w:divBdr>
            <w:top w:val="none" w:sz="0" w:space="0" w:color="auto"/>
            <w:left w:val="none" w:sz="0" w:space="0" w:color="auto"/>
            <w:bottom w:val="none" w:sz="0" w:space="0" w:color="auto"/>
            <w:right w:val="none" w:sz="0" w:space="0" w:color="auto"/>
          </w:divBdr>
        </w:div>
        <w:div w:id="2130006309">
          <w:marLeft w:val="480"/>
          <w:marRight w:val="0"/>
          <w:marTop w:val="0"/>
          <w:marBottom w:val="0"/>
          <w:divBdr>
            <w:top w:val="none" w:sz="0" w:space="0" w:color="auto"/>
            <w:left w:val="none" w:sz="0" w:space="0" w:color="auto"/>
            <w:bottom w:val="none" w:sz="0" w:space="0" w:color="auto"/>
            <w:right w:val="none" w:sz="0" w:space="0" w:color="auto"/>
          </w:divBdr>
        </w:div>
        <w:div w:id="2131512104">
          <w:marLeft w:val="480"/>
          <w:marRight w:val="0"/>
          <w:marTop w:val="0"/>
          <w:marBottom w:val="0"/>
          <w:divBdr>
            <w:top w:val="none" w:sz="0" w:space="0" w:color="auto"/>
            <w:left w:val="none" w:sz="0" w:space="0" w:color="auto"/>
            <w:bottom w:val="none" w:sz="0" w:space="0" w:color="auto"/>
            <w:right w:val="none" w:sz="0" w:space="0" w:color="auto"/>
          </w:divBdr>
        </w:div>
      </w:divsChild>
    </w:div>
    <w:div w:id="1334837801">
      <w:bodyDiv w:val="1"/>
      <w:marLeft w:val="0"/>
      <w:marRight w:val="0"/>
      <w:marTop w:val="0"/>
      <w:marBottom w:val="0"/>
      <w:divBdr>
        <w:top w:val="none" w:sz="0" w:space="0" w:color="auto"/>
        <w:left w:val="none" w:sz="0" w:space="0" w:color="auto"/>
        <w:bottom w:val="none" w:sz="0" w:space="0" w:color="auto"/>
        <w:right w:val="none" w:sz="0" w:space="0" w:color="auto"/>
      </w:divBdr>
      <w:divsChild>
        <w:div w:id="815660">
          <w:marLeft w:val="480"/>
          <w:marRight w:val="0"/>
          <w:marTop w:val="0"/>
          <w:marBottom w:val="0"/>
          <w:divBdr>
            <w:top w:val="none" w:sz="0" w:space="0" w:color="auto"/>
            <w:left w:val="none" w:sz="0" w:space="0" w:color="auto"/>
            <w:bottom w:val="none" w:sz="0" w:space="0" w:color="auto"/>
            <w:right w:val="none" w:sz="0" w:space="0" w:color="auto"/>
          </w:divBdr>
        </w:div>
        <w:div w:id="60569929">
          <w:marLeft w:val="480"/>
          <w:marRight w:val="0"/>
          <w:marTop w:val="0"/>
          <w:marBottom w:val="0"/>
          <w:divBdr>
            <w:top w:val="none" w:sz="0" w:space="0" w:color="auto"/>
            <w:left w:val="none" w:sz="0" w:space="0" w:color="auto"/>
            <w:bottom w:val="none" w:sz="0" w:space="0" w:color="auto"/>
            <w:right w:val="none" w:sz="0" w:space="0" w:color="auto"/>
          </w:divBdr>
        </w:div>
        <w:div w:id="98138034">
          <w:marLeft w:val="480"/>
          <w:marRight w:val="0"/>
          <w:marTop w:val="0"/>
          <w:marBottom w:val="0"/>
          <w:divBdr>
            <w:top w:val="none" w:sz="0" w:space="0" w:color="auto"/>
            <w:left w:val="none" w:sz="0" w:space="0" w:color="auto"/>
            <w:bottom w:val="none" w:sz="0" w:space="0" w:color="auto"/>
            <w:right w:val="none" w:sz="0" w:space="0" w:color="auto"/>
          </w:divBdr>
        </w:div>
        <w:div w:id="146555691">
          <w:marLeft w:val="480"/>
          <w:marRight w:val="0"/>
          <w:marTop w:val="0"/>
          <w:marBottom w:val="0"/>
          <w:divBdr>
            <w:top w:val="none" w:sz="0" w:space="0" w:color="auto"/>
            <w:left w:val="none" w:sz="0" w:space="0" w:color="auto"/>
            <w:bottom w:val="none" w:sz="0" w:space="0" w:color="auto"/>
            <w:right w:val="none" w:sz="0" w:space="0" w:color="auto"/>
          </w:divBdr>
        </w:div>
        <w:div w:id="147597286">
          <w:marLeft w:val="480"/>
          <w:marRight w:val="0"/>
          <w:marTop w:val="0"/>
          <w:marBottom w:val="0"/>
          <w:divBdr>
            <w:top w:val="none" w:sz="0" w:space="0" w:color="auto"/>
            <w:left w:val="none" w:sz="0" w:space="0" w:color="auto"/>
            <w:bottom w:val="none" w:sz="0" w:space="0" w:color="auto"/>
            <w:right w:val="none" w:sz="0" w:space="0" w:color="auto"/>
          </w:divBdr>
        </w:div>
        <w:div w:id="162938411">
          <w:marLeft w:val="480"/>
          <w:marRight w:val="0"/>
          <w:marTop w:val="0"/>
          <w:marBottom w:val="0"/>
          <w:divBdr>
            <w:top w:val="none" w:sz="0" w:space="0" w:color="auto"/>
            <w:left w:val="none" w:sz="0" w:space="0" w:color="auto"/>
            <w:bottom w:val="none" w:sz="0" w:space="0" w:color="auto"/>
            <w:right w:val="none" w:sz="0" w:space="0" w:color="auto"/>
          </w:divBdr>
        </w:div>
        <w:div w:id="172376865">
          <w:marLeft w:val="480"/>
          <w:marRight w:val="0"/>
          <w:marTop w:val="0"/>
          <w:marBottom w:val="0"/>
          <w:divBdr>
            <w:top w:val="none" w:sz="0" w:space="0" w:color="auto"/>
            <w:left w:val="none" w:sz="0" w:space="0" w:color="auto"/>
            <w:bottom w:val="none" w:sz="0" w:space="0" w:color="auto"/>
            <w:right w:val="none" w:sz="0" w:space="0" w:color="auto"/>
          </w:divBdr>
        </w:div>
        <w:div w:id="293755088">
          <w:marLeft w:val="480"/>
          <w:marRight w:val="0"/>
          <w:marTop w:val="0"/>
          <w:marBottom w:val="0"/>
          <w:divBdr>
            <w:top w:val="none" w:sz="0" w:space="0" w:color="auto"/>
            <w:left w:val="none" w:sz="0" w:space="0" w:color="auto"/>
            <w:bottom w:val="none" w:sz="0" w:space="0" w:color="auto"/>
            <w:right w:val="none" w:sz="0" w:space="0" w:color="auto"/>
          </w:divBdr>
        </w:div>
        <w:div w:id="338699146">
          <w:marLeft w:val="480"/>
          <w:marRight w:val="0"/>
          <w:marTop w:val="0"/>
          <w:marBottom w:val="0"/>
          <w:divBdr>
            <w:top w:val="none" w:sz="0" w:space="0" w:color="auto"/>
            <w:left w:val="none" w:sz="0" w:space="0" w:color="auto"/>
            <w:bottom w:val="none" w:sz="0" w:space="0" w:color="auto"/>
            <w:right w:val="none" w:sz="0" w:space="0" w:color="auto"/>
          </w:divBdr>
        </w:div>
        <w:div w:id="350305424">
          <w:marLeft w:val="480"/>
          <w:marRight w:val="0"/>
          <w:marTop w:val="0"/>
          <w:marBottom w:val="0"/>
          <w:divBdr>
            <w:top w:val="none" w:sz="0" w:space="0" w:color="auto"/>
            <w:left w:val="none" w:sz="0" w:space="0" w:color="auto"/>
            <w:bottom w:val="none" w:sz="0" w:space="0" w:color="auto"/>
            <w:right w:val="none" w:sz="0" w:space="0" w:color="auto"/>
          </w:divBdr>
        </w:div>
        <w:div w:id="351302019">
          <w:marLeft w:val="480"/>
          <w:marRight w:val="0"/>
          <w:marTop w:val="0"/>
          <w:marBottom w:val="0"/>
          <w:divBdr>
            <w:top w:val="none" w:sz="0" w:space="0" w:color="auto"/>
            <w:left w:val="none" w:sz="0" w:space="0" w:color="auto"/>
            <w:bottom w:val="none" w:sz="0" w:space="0" w:color="auto"/>
            <w:right w:val="none" w:sz="0" w:space="0" w:color="auto"/>
          </w:divBdr>
        </w:div>
        <w:div w:id="360324046">
          <w:marLeft w:val="480"/>
          <w:marRight w:val="0"/>
          <w:marTop w:val="0"/>
          <w:marBottom w:val="0"/>
          <w:divBdr>
            <w:top w:val="none" w:sz="0" w:space="0" w:color="auto"/>
            <w:left w:val="none" w:sz="0" w:space="0" w:color="auto"/>
            <w:bottom w:val="none" w:sz="0" w:space="0" w:color="auto"/>
            <w:right w:val="none" w:sz="0" w:space="0" w:color="auto"/>
          </w:divBdr>
        </w:div>
        <w:div w:id="369116645">
          <w:marLeft w:val="480"/>
          <w:marRight w:val="0"/>
          <w:marTop w:val="0"/>
          <w:marBottom w:val="0"/>
          <w:divBdr>
            <w:top w:val="none" w:sz="0" w:space="0" w:color="auto"/>
            <w:left w:val="none" w:sz="0" w:space="0" w:color="auto"/>
            <w:bottom w:val="none" w:sz="0" w:space="0" w:color="auto"/>
            <w:right w:val="none" w:sz="0" w:space="0" w:color="auto"/>
          </w:divBdr>
        </w:div>
        <w:div w:id="376592915">
          <w:marLeft w:val="480"/>
          <w:marRight w:val="0"/>
          <w:marTop w:val="0"/>
          <w:marBottom w:val="0"/>
          <w:divBdr>
            <w:top w:val="none" w:sz="0" w:space="0" w:color="auto"/>
            <w:left w:val="none" w:sz="0" w:space="0" w:color="auto"/>
            <w:bottom w:val="none" w:sz="0" w:space="0" w:color="auto"/>
            <w:right w:val="none" w:sz="0" w:space="0" w:color="auto"/>
          </w:divBdr>
        </w:div>
        <w:div w:id="427317602">
          <w:marLeft w:val="480"/>
          <w:marRight w:val="0"/>
          <w:marTop w:val="0"/>
          <w:marBottom w:val="0"/>
          <w:divBdr>
            <w:top w:val="none" w:sz="0" w:space="0" w:color="auto"/>
            <w:left w:val="none" w:sz="0" w:space="0" w:color="auto"/>
            <w:bottom w:val="none" w:sz="0" w:space="0" w:color="auto"/>
            <w:right w:val="none" w:sz="0" w:space="0" w:color="auto"/>
          </w:divBdr>
        </w:div>
        <w:div w:id="437024213">
          <w:marLeft w:val="480"/>
          <w:marRight w:val="0"/>
          <w:marTop w:val="0"/>
          <w:marBottom w:val="0"/>
          <w:divBdr>
            <w:top w:val="none" w:sz="0" w:space="0" w:color="auto"/>
            <w:left w:val="none" w:sz="0" w:space="0" w:color="auto"/>
            <w:bottom w:val="none" w:sz="0" w:space="0" w:color="auto"/>
            <w:right w:val="none" w:sz="0" w:space="0" w:color="auto"/>
          </w:divBdr>
        </w:div>
        <w:div w:id="437413895">
          <w:marLeft w:val="480"/>
          <w:marRight w:val="0"/>
          <w:marTop w:val="0"/>
          <w:marBottom w:val="0"/>
          <w:divBdr>
            <w:top w:val="none" w:sz="0" w:space="0" w:color="auto"/>
            <w:left w:val="none" w:sz="0" w:space="0" w:color="auto"/>
            <w:bottom w:val="none" w:sz="0" w:space="0" w:color="auto"/>
            <w:right w:val="none" w:sz="0" w:space="0" w:color="auto"/>
          </w:divBdr>
        </w:div>
        <w:div w:id="451897989">
          <w:marLeft w:val="480"/>
          <w:marRight w:val="0"/>
          <w:marTop w:val="0"/>
          <w:marBottom w:val="0"/>
          <w:divBdr>
            <w:top w:val="none" w:sz="0" w:space="0" w:color="auto"/>
            <w:left w:val="none" w:sz="0" w:space="0" w:color="auto"/>
            <w:bottom w:val="none" w:sz="0" w:space="0" w:color="auto"/>
            <w:right w:val="none" w:sz="0" w:space="0" w:color="auto"/>
          </w:divBdr>
        </w:div>
        <w:div w:id="473524006">
          <w:marLeft w:val="480"/>
          <w:marRight w:val="0"/>
          <w:marTop w:val="0"/>
          <w:marBottom w:val="0"/>
          <w:divBdr>
            <w:top w:val="none" w:sz="0" w:space="0" w:color="auto"/>
            <w:left w:val="none" w:sz="0" w:space="0" w:color="auto"/>
            <w:bottom w:val="none" w:sz="0" w:space="0" w:color="auto"/>
            <w:right w:val="none" w:sz="0" w:space="0" w:color="auto"/>
          </w:divBdr>
        </w:div>
        <w:div w:id="478108184">
          <w:marLeft w:val="480"/>
          <w:marRight w:val="0"/>
          <w:marTop w:val="0"/>
          <w:marBottom w:val="0"/>
          <w:divBdr>
            <w:top w:val="none" w:sz="0" w:space="0" w:color="auto"/>
            <w:left w:val="none" w:sz="0" w:space="0" w:color="auto"/>
            <w:bottom w:val="none" w:sz="0" w:space="0" w:color="auto"/>
            <w:right w:val="none" w:sz="0" w:space="0" w:color="auto"/>
          </w:divBdr>
        </w:div>
        <w:div w:id="482702261">
          <w:marLeft w:val="480"/>
          <w:marRight w:val="0"/>
          <w:marTop w:val="0"/>
          <w:marBottom w:val="0"/>
          <w:divBdr>
            <w:top w:val="none" w:sz="0" w:space="0" w:color="auto"/>
            <w:left w:val="none" w:sz="0" w:space="0" w:color="auto"/>
            <w:bottom w:val="none" w:sz="0" w:space="0" w:color="auto"/>
            <w:right w:val="none" w:sz="0" w:space="0" w:color="auto"/>
          </w:divBdr>
        </w:div>
        <w:div w:id="495852167">
          <w:marLeft w:val="480"/>
          <w:marRight w:val="0"/>
          <w:marTop w:val="0"/>
          <w:marBottom w:val="0"/>
          <w:divBdr>
            <w:top w:val="none" w:sz="0" w:space="0" w:color="auto"/>
            <w:left w:val="none" w:sz="0" w:space="0" w:color="auto"/>
            <w:bottom w:val="none" w:sz="0" w:space="0" w:color="auto"/>
            <w:right w:val="none" w:sz="0" w:space="0" w:color="auto"/>
          </w:divBdr>
        </w:div>
        <w:div w:id="512308181">
          <w:marLeft w:val="480"/>
          <w:marRight w:val="0"/>
          <w:marTop w:val="0"/>
          <w:marBottom w:val="0"/>
          <w:divBdr>
            <w:top w:val="none" w:sz="0" w:space="0" w:color="auto"/>
            <w:left w:val="none" w:sz="0" w:space="0" w:color="auto"/>
            <w:bottom w:val="none" w:sz="0" w:space="0" w:color="auto"/>
            <w:right w:val="none" w:sz="0" w:space="0" w:color="auto"/>
          </w:divBdr>
        </w:div>
        <w:div w:id="551161875">
          <w:marLeft w:val="480"/>
          <w:marRight w:val="0"/>
          <w:marTop w:val="0"/>
          <w:marBottom w:val="0"/>
          <w:divBdr>
            <w:top w:val="none" w:sz="0" w:space="0" w:color="auto"/>
            <w:left w:val="none" w:sz="0" w:space="0" w:color="auto"/>
            <w:bottom w:val="none" w:sz="0" w:space="0" w:color="auto"/>
            <w:right w:val="none" w:sz="0" w:space="0" w:color="auto"/>
          </w:divBdr>
        </w:div>
        <w:div w:id="559098761">
          <w:marLeft w:val="480"/>
          <w:marRight w:val="0"/>
          <w:marTop w:val="0"/>
          <w:marBottom w:val="0"/>
          <w:divBdr>
            <w:top w:val="none" w:sz="0" w:space="0" w:color="auto"/>
            <w:left w:val="none" w:sz="0" w:space="0" w:color="auto"/>
            <w:bottom w:val="none" w:sz="0" w:space="0" w:color="auto"/>
            <w:right w:val="none" w:sz="0" w:space="0" w:color="auto"/>
          </w:divBdr>
        </w:div>
        <w:div w:id="587233577">
          <w:marLeft w:val="480"/>
          <w:marRight w:val="0"/>
          <w:marTop w:val="0"/>
          <w:marBottom w:val="0"/>
          <w:divBdr>
            <w:top w:val="none" w:sz="0" w:space="0" w:color="auto"/>
            <w:left w:val="none" w:sz="0" w:space="0" w:color="auto"/>
            <w:bottom w:val="none" w:sz="0" w:space="0" w:color="auto"/>
            <w:right w:val="none" w:sz="0" w:space="0" w:color="auto"/>
          </w:divBdr>
        </w:div>
        <w:div w:id="590553743">
          <w:marLeft w:val="480"/>
          <w:marRight w:val="0"/>
          <w:marTop w:val="0"/>
          <w:marBottom w:val="0"/>
          <w:divBdr>
            <w:top w:val="none" w:sz="0" w:space="0" w:color="auto"/>
            <w:left w:val="none" w:sz="0" w:space="0" w:color="auto"/>
            <w:bottom w:val="none" w:sz="0" w:space="0" w:color="auto"/>
            <w:right w:val="none" w:sz="0" w:space="0" w:color="auto"/>
          </w:divBdr>
        </w:div>
        <w:div w:id="600380558">
          <w:marLeft w:val="480"/>
          <w:marRight w:val="0"/>
          <w:marTop w:val="0"/>
          <w:marBottom w:val="0"/>
          <w:divBdr>
            <w:top w:val="none" w:sz="0" w:space="0" w:color="auto"/>
            <w:left w:val="none" w:sz="0" w:space="0" w:color="auto"/>
            <w:bottom w:val="none" w:sz="0" w:space="0" w:color="auto"/>
            <w:right w:val="none" w:sz="0" w:space="0" w:color="auto"/>
          </w:divBdr>
        </w:div>
        <w:div w:id="677275091">
          <w:marLeft w:val="480"/>
          <w:marRight w:val="0"/>
          <w:marTop w:val="0"/>
          <w:marBottom w:val="0"/>
          <w:divBdr>
            <w:top w:val="none" w:sz="0" w:space="0" w:color="auto"/>
            <w:left w:val="none" w:sz="0" w:space="0" w:color="auto"/>
            <w:bottom w:val="none" w:sz="0" w:space="0" w:color="auto"/>
            <w:right w:val="none" w:sz="0" w:space="0" w:color="auto"/>
          </w:divBdr>
        </w:div>
        <w:div w:id="736518416">
          <w:marLeft w:val="480"/>
          <w:marRight w:val="0"/>
          <w:marTop w:val="0"/>
          <w:marBottom w:val="0"/>
          <w:divBdr>
            <w:top w:val="none" w:sz="0" w:space="0" w:color="auto"/>
            <w:left w:val="none" w:sz="0" w:space="0" w:color="auto"/>
            <w:bottom w:val="none" w:sz="0" w:space="0" w:color="auto"/>
            <w:right w:val="none" w:sz="0" w:space="0" w:color="auto"/>
          </w:divBdr>
        </w:div>
        <w:div w:id="748621023">
          <w:marLeft w:val="480"/>
          <w:marRight w:val="0"/>
          <w:marTop w:val="0"/>
          <w:marBottom w:val="0"/>
          <w:divBdr>
            <w:top w:val="none" w:sz="0" w:space="0" w:color="auto"/>
            <w:left w:val="none" w:sz="0" w:space="0" w:color="auto"/>
            <w:bottom w:val="none" w:sz="0" w:space="0" w:color="auto"/>
            <w:right w:val="none" w:sz="0" w:space="0" w:color="auto"/>
          </w:divBdr>
        </w:div>
        <w:div w:id="749620275">
          <w:marLeft w:val="480"/>
          <w:marRight w:val="0"/>
          <w:marTop w:val="0"/>
          <w:marBottom w:val="0"/>
          <w:divBdr>
            <w:top w:val="none" w:sz="0" w:space="0" w:color="auto"/>
            <w:left w:val="none" w:sz="0" w:space="0" w:color="auto"/>
            <w:bottom w:val="none" w:sz="0" w:space="0" w:color="auto"/>
            <w:right w:val="none" w:sz="0" w:space="0" w:color="auto"/>
          </w:divBdr>
        </w:div>
        <w:div w:id="800655930">
          <w:marLeft w:val="480"/>
          <w:marRight w:val="0"/>
          <w:marTop w:val="0"/>
          <w:marBottom w:val="0"/>
          <w:divBdr>
            <w:top w:val="none" w:sz="0" w:space="0" w:color="auto"/>
            <w:left w:val="none" w:sz="0" w:space="0" w:color="auto"/>
            <w:bottom w:val="none" w:sz="0" w:space="0" w:color="auto"/>
            <w:right w:val="none" w:sz="0" w:space="0" w:color="auto"/>
          </w:divBdr>
        </w:div>
        <w:div w:id="807094893">
          <w:marLeft w:val="480"/>
          <w:marRight w:val="0"/>
          <w:marTop w:val="0"/>
          <w:marBottom w:val="0"/>
          <w:divBdr>
            <w:top w:val="none" w:sz="0" w:space="0" w:color="auto"/>
            <w:left w:val="none" w:sz="0" w:space="0" w:color="auto"/>
            <w:bottom w:val="none" w:sz="0" w:space="0" w:color="auto"/>
            <w:right w:val="none" w:sz="0" w:space="0" w:color="auto"/>
          </w:divBdr>
        </w:div>
        <w:div w:id="820077633">
          <w:marLeft w:val="480"/>
          <w:marRight w:val="0"/>
          <w:marTop w:val="0"/>
          <w:marBottom w:val="0"/>
          <w:divBdr>
            <w:top w:val="none" w:sz="0" w:space="0" w:color="auto"/>
            <w:left w:val="none" w:sz="0" w:space="0" w:color="auto"/>
            <w:bottom w:val="none" w:sz="0" w:space="0" w:color="auto"/>
            <w:right w:val="none" w:sz="0" w:space="0" w:color="auto"/>
          </w:divBdr>
        </w:div>
        <w:div w:id="828515958">
          <w:marLeft w:val="480"/>
          <w:marRight w:val="0"/>
          <w:marTop w:val="0"/>
          <w:marBottom w:val="0"/>
          <w:divBdr>
            <w:top w:val="none" w:sz="0" w:space="0" w:color="auto"/>
            <w:left w:val="none" w:sz="0" w:space="0" w:color="auto"/>
            <w:bottom w:val="none" w:sz="0" w:space="0" w:color="auto"/>
            <w:right w:val="none" w:sz="0" w:space="0" w:color="auto"/>
          </w:divBdr>
        </w:div>
        <w:div w:id="923684563">
          <w:marLeft w:val="480"/>
          <w:marRight w:val="0"/>
          <w:marTop w:val="0"/>
          <w:marBottom w:val="0"/>
          <w:divBdr>
            <w:top w:val="none" w:sz="0" w:space="0" w:color="auto"/>
            <w:left w:val="none" w:sz="0" w:space="0" w:color="auto"/>
            <w:bottom w:val="none" w:sz="0" w:space="0" w:color="auto"/>
            <w:right w:val="none" w:sz="0" w:space="0" w:color="auto"/>
          </w:divBdr>
        </w:div>
        <w:div w:id="973104052">
          <w:marLeft w:val="480"/>
          <w:marRight w:val="0"/>
          <w:marTop w:val="0"/>
          <w:marBottom w:val="0"/>
          <w:divBdr>
            <w:top w:val="none" w:sz="0" w:space="0" w:color="auto"/>
            <w:left w:val="none" w:sz="0" w:space="0" w:color="auto"/>
            <w:bottom w:val="none" w:sz="0" w:space="0" w:color="auto"/>
            <w:right w:val="none" w:sz="0" w:space="0" w:color="auto"/>
          </w:divBdr>
        </w:div>
        <w:div w:id="1008753976">
          <w:marLeft w:val="480"/>
          <w:marRight w:val="0"/>
          <w:marTop w:val="0"/>
          <w:marBottom w:val="0"/>
          <w:divBdr>
            <w:top w:val="none" w:sz="0" w:space="0" w:color="auto"/>
            <w:left w:val="none" w:sz="0" w:space="0" w:color="auto"/>
            <w:bottom w:val="none" w:sz="0" w:space="0" w:color="auto"/>
            <w:right w:val="none" w:sz="0" w:space="0" w:color="auto"/>
          </w:divBdr>
        </w:div>
        <w:div w:id="1092748742">
          <w:marLeft w:val="480"/>
          <w:marRight w:val="0"/>
          <w:marTop w:val="0"/>
          <w:marBottom w:val="0"/>
          <w:divBdr>
            <w:top w:val="none" w:sz="0" w:space="0" w:color="auto"/>
            <w:left w:val="none" w:sz="0" w:space="0" w:color="auto"/>
            <w:bottom w:val="none" w:sz="0" w:space="0" w:color="auto"/>
            <w:right w:val="none" w:sz="0" w:space="0" w:color="auto"/>
          </w:divBdr>
        </w:div>
        <w:div w:id="1116174790">
          <w:marLeft w:val="480"/>
          <w:marRight w:val="0"/>
          <w:marTop w:val="0"/>
          <w:marBottom w:val="0"/>
          <w:divBdr>
            <w:top w:val="none" w:sz="0" w:space="0" w:color="auto"/>
            <w:left w:val="none" w:sz="0" w:space="0" w:color="auto"/>
            <w:bottom w:val="none" w:sz="0" w:space="0" w:color="auto"/>
            <w:right w:val="none" w:sz="0" w:space="0" w:color="auto"/>
          </w:divBdr>
        </w:div>
        <w:div w:id="1119570856">
          <w:marLeft w:val="480"/>
          <w:marRight w:val="0"/>
          <w:marTop w:val="0"/>
          <w:marBottom w:val="0"/>
          <w:divBdr>
            <w:top w:val="none" w:sz="0" w:space="0" w:color="auto"/>
            <w:left w:val="none" w:sz="0" w:space="0" w:color="auto"/>
            <w:bottom w:val="none" w:sz="0" w:space="0" w:color="auto"/>
            <w:right w:val="none" w:sz="0" w:space="0" w:color="auto"/>
          </w:divBdr>
        </w:div>
        <w:div w:id="1165973653">
          <w:marLeft w:val="480"/>
          <w:marRight w:val="0"/>
          <w:marTop w:val="0"/>
          <w:marBottom w:val="0"/>
          <w:divBdr>
            <w:top w:val="none" w:sz="0" w:space="0" w:color="auto"/>
            <w:left w:val="none" w:sz="0" w:space="0" w:color="auto"/>
            <w:bottom w:val="none" w:sz="0" w:space="0" w:color="auto"/>
            <w:right w:val="none" w:sz="0" w:space="0" w:color="auto"/>
          </w:divBdr>
        </w:div>
        <w:div w:id="1204517981">
          <w:marLeft w:val="480"/>
          <w:marRight w:val="0"/>
          <w:marTop w:val="0"/>
          <w:marBottom w:val="0"/>
          <w:divBdr>
            <w:top w:val="none" w:sz="0" w:space="0" w:color="auto"/>
            <w:left w:val="none" w:sz="0" w:space="0" w:color="auto"/>
            <w:bottom w:val="none" w:sz="0" w:space="0" w:color="auto"/>
            <w:right w:val="none" w:sz="0" w:space="0" w:color="auto"/>
          </w:divBdr>
        </w:div>
        <w:div w:id="1219246553">
          <w:marLeft w:val="480"/>
          <w:marRight w:val="0"/>
          <w:marTop w:val="0"/>
          <w:marBottom w:val="0"/>
          <w:divBdr>
            <w:top w:val="none" w:sz="0" w:space="0" w:color="auto"/>
            <w:left w:val="none" w:sz="0" w:space="0" w:color="auto"/>
            <w:bottom w:val="none" w:sz="0" w:space="0" w:color="auto"/>
            <w:right w:val="none" w:sz="0" w:space="0" w:color="auto"/>
          </w:divBdr>
        </w:div>
        <w:div w:id="1228959187">
          <w:marLeft w:val="480"/>
          <w:marRight w:val="0"/>
          <w:marTop w:val="0"/>
          <w:marBottom w:val="0"/>
          <w:divBdr>
            <w:top w:val="none" w:sz="0" w:space="0" w:color="auto"/>
            <w:left w:val="none" w:sz="0" w:space="0" w:color="auto"/>
            <w:bottom w:val="none" w:sz="0" w:space="0" w:color="auto"/>
            <w:right w:val="none" w:sz="0" w:space="0" w:color="auto"/>
          </w:divBdr>
        </w:div>
        <w:div w:id="1269198876">
          <w:marLeft w:val="480"/>
          <w:marRight w:val="0"/>
          <w:marTop w:val="0"/>
          <w:marBottom w:val="0"/>
          <w:divBdr>
            <w:top w:val="none" w:sz="0" w:space="0" w:color="auto"/>
            <w:left w:val="none" w:sz="0" w:space="0" w:color="auto"/>
            <w:bottom w:val="none" w:sz="0" w:space="0" w:color="auto"/>
            <w:right w:val="none" w:sz="0" w:space="0" w:color="auto"/>
          </w:divBdr>
        </w:div>
        <w:div w:id="1288202928">
          <w:marLeft w:val="480"/>
          <w:marRight w:val="0"/>
          <w:marTop w:val="0"/>
          <w:marBottom w:val="0"/>
          <w:divBdr>
            <w:top w:val="none" w:sz="0" w:space="0" w:color="auto"/>
            <w:left w:val="none" w:sz="0" w:space="0" w:color="auto"/>
            <w:bottom w:val="none" w:sz="0" w:space="0" w:color="auto"/>
            <w:right w:val="none" w:sz="0" w:space="0" w:color="auto"/>
          </w:divBdr>
        </w:div>
        <w:div w:id="1327435562">
          <w:marLeft w:val="480"/>
          <w:marRight w:val="0"/>
          <w:marTop w:val="0"/>
          <w:marBottom w:val="0"/>
          <w:divBdr>
            <w:top w:val="none" w:sz="0" w:space="0" w:color="auto"/>
            <w:left w:val="none" w:sz="0" w:space="0" w:color="auto"/>
            <w:bottom w:val="none" w:sz="0" w:space="0" w:color="auto"/>
            <w:right w:val="none" w:sz="0" w:space="0" w:color="auto"/>
          </w:divBdr>
        </w:div>
        <w:div w:id="1352493881">
          <w:marLeft w:val="480"/>
          <w:marRight w:val="0"/>
          <w:marTop w:val="0"/>
          <w:marBottom w:val="0"/>
          <w:divBdr>
            <w:top w:val="none" w:sz="0" w:space="0" w:color="auto"/>
            <w:left w:val="none" w:sz="0" w:space="0" w:color="auto"/>
            <w:bottom w:val="none" w:sz="0" w:space="0" w:color="auto"/>
            <w:right w:val="none" w:sz="0" w:space="0" w:color="auto"/>
          </w:divBdr>
        </w:div>
        <w:div w:id="1388216219">
          <w:marLeft w:val="480"/>
          <w:marRight w:val="0"/>
          <w:marTop w:val="0"/>
          <w:marBottom w:val="0"/>
          <w:divBdr>
            <w:top w:val="none" w:sz="0" w:space="0" w:color="auto"/>
            <w:left w:val="none" w:sz="0" w:space="0" w:color="auto"/>
            <w:bottom w:val="none" w:sz="0" w:space="0" w:color="auto"/>
            <w:right w:val="none" w:sz="0" w:space="0" w:color="auto"/>
          </w:divBdr>
        </w:div>
        <w:div w:id="1484589415">
          <w:marLeft w:val="480"/>
          <w:marRight w:val="0"/>
          <w:marTop w:val="0"/>
          <w:marBottom w:val="0"/>
          <w:divBdr>
            <w:top w:val="none" w:sz="0" w:space="0" w:color="auto"/>
            <w:left w:val="none" w:sz="0" w:space="0" w:color="auto"/>
            <w:bottom w:val="none" w:sz="0" w:space="0" w:color="auto"/>
            <w:right w:val="none" w:sz="0" w:space="0" w:color="auto"/>
          </w:divBdr>
        </w:div>
        <w:div w:id="1503668611">
          <w:marLeft w:val="480"/>
          <w:marRight w:val="0"/>
          <w:marTop w:val="0"/>
          <w:marBottom w:val="0"/>
          <w:divBdr>
            <w:top w:val="none" w:sz="0" w:space="0" w:color="auto"/>
            <w:left w:val="none" w:sz="0" w:space="0" w:color="auto"/>
            <w:bottom w:val="none" w:sz="0" w:space="0" w:color="auto"/>
            <w:right w:val="none" w:sz="0" w:space="0" w:color="auto"/>
          </w:divBdr>
        </w:div>
        <w:div w:id="1521771365">
          <w:marLeft w:val="480"/>
          <w:marRight w:val="0"/>
          <w:marTop w:val="0"/>
          <w:marBottom w:val="0"/>
          <w:divBdr>
            <w:top w:val="none" w:sz="0" w:space="0" w:color="auto"/>
            <w:left w:val="none" w:sz="0" w:space="0" w:color="auto"/>
            <w:bottom w:val="none" w:sz="0" w:space="0" w:color="auto"/>
            <w:right w:val="none" w:sz="0" w:space="0" w:color="auto"/>
          </w:divBdr>
        </w:div>
        <w:div w:id="1538394418">
          <w:marLeft w:val="480"/>
          <w:marRight w:val="0"/>
          <w:marTop w:val="0"/>
          <w:marBottom w:val="0"/>
          <w:divBdr>
            <w:top w:val="none" w:sz="0" w:space="0" w:color="auto"/>
            <w:left w:val="none" w:sz="0" w:space="0" w:color="auto"/>
            <w:bottom w:val="none" w:sz="0" w:space="0" w:color="auto"/>
            <w:right w:val="none" w:sz="0" w:space="0" w:color="auto"/>
          </w:divBdr>
        </w:div>
        <w:div w:id="1605961231">
          <w:marLeft w:val="480"/>
          <w:marRight w:val="0"/>
          <w:marTop w:val="0"/>
          <w:marBottom w:val="0"/>
          <w:divBdr>
            <w:top w:val="none" w:sz="0" w:space="0" w:color="auto"/>
            <w:left w:val="none" w:sz="0" w:space="0" w:color="auto"/>
            <w:bottom w:val="none" w:sz="0" w:space="0" w:color="auto"/>
            <w:right w:val="none" w:sz="0" w:space="0" w:color="auto"/>
          </w:divBdr>
        </w:div>
        <w:div w:id="1629895718">
          <w:marLeft w:val="480"/>
          <w:marRight w:val="0"/>
          <w:marTop w:val="0"/>
          <w:marBottom w:val="0"/>
          <w:divBdr>
            <w:top w:val="none" w:sz="0" w:space="0" w:color="auto"/>
            <w:left w:val="none" w:sz="0" w:space="0" w:color="auto"/>
            <w:bottom w:val="none" w:sz="0" w:space="0" w:color="auto"/>
            <w:right w:val="none" w:sz="0" w:space="0" w:color="auto"/>
          </w:divBdr>
        </w:div>
        <w:div w:id="1654604575">
          <w:marLeft w:val="480"/>
          <w:marRight w:val="0"/>
          <w:marTop w:val="0"/>
          <w:marBottom w:val="0"/>
          <w:divBdr>
            <w:top w:val="none" w:sz="0" w:space="0" w:color="auto"/>
            <w:left w:val="none" w:sz="0" w:space="0" w:color="auto"/>
            <w:bottom w:val="none" w:sz="0" w:space="0" w:color="auto"/>
            <w:right w:val="none" w:sz="0" w:space="0" w:color="auto"/>
          </w:divBdr>
        </w:div>
        <w:div w:id="1661814819">
          <w:marLeft w:val="480"/>
          <w:marRight w:val="0"/>
          <w:marTop w:val="0"/>
          <w:marBottom w:val="0"/>
          <w:divBdr>
            <w:top w:val="none" w:sz="0" w:space="0" w:color="auto"/>
            <w:left w:val="none" w:sz="0" w:space="0" w:color="auto"/>
            <w:bottom w:val="none" w:sz="0" w:space="0" w:color="auto"/>
            <w:right w:val="none" w:sz="0" w:space="0" w:color="auto"/>
          </w:divBdr>
        </w:div>
        <w:div w:id="1682656922">
          <w:marLeft w:val="480"/>
          <w:marRight w:val="0"/>
          <w:marTop w:val="0"/>
          <w:marBottom w:val="0"/>
          <w:divBdr>
            <w:top w:val="none" w:sz="0" w:space="0" w:color="auto"/>
            <w:left w:val="none" w:sz="0" w:space="0" w:color="auto"/>
            <w:bottom w:val="none" w:sz="0" w:space="0" w:color="auto"/>
            <w:right w:val="none" w:sz="0" w:space="0" w:color="auto"/>
          </w:divBdr>
        </w:div>
        <w:div w:id="1687977115">
          <w:marLeft w:val="480"/>
          <w:marRight w:val="0"/>
          <w:marTop w:val="0"/>
          <w:marBottom w:val="0"/>
          <w:divBdr>
            <w:top w:val="none" w:sz="0" w:space="0" w:color="auto"/>
            <w:left w:val="none" w:sz="0" w:space="0" w:color="auto"/>
            <w:bottom w:val="none" w:sz="0" w:space="0" w:color="auto"/>
            <w:right w:val="none" w:sz="0" w:space="0" w:color="auto"/>
          </w:divBdr>
        </w:div>
        <w:div w:id="1812937228">
          <w:marLeft w:val="480"/>
          <w:marRight w:val="0"/>
          <w:marTop w:val="0"/>
          <w:marBottom w:val="0"/>
          <w:divBdr>
            <w:top w:val="none" w:sz="0" w:space="0" w:color="auto"/>
            <w:left w:val="none" w:sz="0" w:space="0" w:color="auto"/>
            <w:bottom w:val="none" w:sz="0" w:space="0" w:color="auto"/>
            <w:right w:val="none" w:sz="0" w:space="0" w:color="auto"/>
          </w:divBdr>
        </w:div>
        <w:div w:id="1855420640">
          <w:marLeft w:val="480"/>
          <w:marRight w:val="0"/>
          <w:marTop w:val="0"/>
          <w:marBottom w:val="0"/>
          <w:divBdr>
            <w:top w:val="none" w:sz="0" w:space="0" w:color="auto"/>
            <w:left w:val="none" w:sz="0" w:space="0" w:color="auto"/>
            <w:bottom w:val="none" w:sz="0" w:space="0" w:color="auto"/>
            <w:right w:val="none" w:sz="0" w:space="0" w:color="auto"/>
          </w:divBdr>
        </w:div>
        <w:div w:id="1860385900">
          <w:marLeft w:val="480"/>
          <w:marRight w:val="0"/>
          <w:marTop w:val="0"/>
          <w:marBottom w:val="0"/>
          <w:divBdr>
            <w:top w:val="none" w:sz="0" w:space="0" w:color="auto"/>
            <w:left w:val="none" w:sz="0" w:space="0" w:color="auto"/>
            <w:bottom w:val="none" w:sz="0" w:space="0" w:color="auto"/>
            <w:right w:val="none" w:sz="0" w:space="0" w:color="auto"/>
          </w:divBdr>
        </w:div>
        <w:div w:id="1889107621">
          <w:marLeft w:val="480"/>
          <w:marRight w:val="0"/>
          <w:marTop w:val="0"/>
          <w:marBottom w:val="0"/>
          <w:divBdr>
            <w:top w:val="none" w:sz="0" w:space="0" w:color="auto"/>
            <w:left w:val="none" w:sz="0" w:space="0" w:color="auto"/>
            <w:bottom w:val="none" w:sz="0" w:space="0" w:color="auto"/>
            <w:right w:val="none" w:sz="0" w:space="0" w:color="auto"/>
          </w:divBdr>
        </w:div>
        <w:div w:id="1891113557">
          <w:marLeft w:val="480"/>
          <w:marRight w:val="0"/>
          <w:marTop w:val="0"/>
          <w:marBottom w:val="0"/>
          <w:divBdr>
            <w:top w:val="none" w:sz="0" w:space="0" w:color="auto"/>
            <w:left w:val="none" w:sz="0" w:space="0" w:color="auto"/>
            <w:bottom w:val="none" w:sz="0" w:space="0" w:color="auto"/>
            <w:right w:val="none" w:sz="0" w:space="0" w:color="auto"/>
          </w:divBdr>
        </w:div>
        <w:div w:id="1914699891">
          <w:marLeft w:val="480"/>
          <w:marRight w:val="0"/>
          <w:marTop w:val="0"/>
          <w:marBottom w:val="0"/>
          <w:divBdr>
            <w:top w:val="none" w:sz="0" w:space="0" w:color="auto"/>
            <w:left w:val="none" w:sz="0" w:space="0" w:color="auto"/>
            <w:bottom w:val="none" w:sz="0" w:space="0" w:color="auto"/>
            <w:right w:val="none" w:sz="0" w:space="0" w:color="auto"/>
          </w:divBdr>
        </w:div>
        <w:div w:id="1992758488">
          <w:marLeft w:val="480"/>
          <w:marRight w:val="0"/>
          <w:marTop w:val="0"/>
          <w:marBottom w:val="0"/>
          <w:divBdr>
            <w:top w:val="none" w:sz="0" w:space="0" w:color="auto"/>
            <w:left w:val="none" w:sz="0" w:space="0" w:color="auto"/>
            <w:bottom w:val="none" w:sz="0" w:space="0" w:color="auto"/>
            <w:right w:val="none" w:sz="0" w:space="0" w:color="auto"/>
          </w:divBdr>
        </w:div>
        <w:div w:id="2020616504">
          <w:marLeft w:val="480"/>
          <w:marRight w:val="0"/>
          <w:marTop w:val="0"/>
          <w:marBottom w:val="0"/>
          <w:divBdr>
            <w:top w:val="none" w:sz="0" w:space="0" w:color="auto"/>
            <w:left w:val="none" w:sz="0" w:space="0" w:color="auto"/>
            <w:bottom w:val="none" w:sz="0" w:space="0" w:color="auto"/>
            <w:right w:val="none" w:sz="0" w:space="0" w:color="auto"/>
          </w:divBdr>
        </w:div>
        <w:div w:id="2093624286">
          <w:marLeft w:val="480"/>
          <w:marRight w:val="0"/>
          <w:marTop w:val="0"/>
          <w:marBottom w:val="0"/>
          <w:divBdr>
            <w:top w:val="none" w:sz="0" w:space="0" w:color="auto"/>
            <w:left w:val="none" w:sz="0" w:space="0" w:color="auto"/>
            <w:bottom w:val="none" w:sz="0" w:space="0" w:color="auto"/>
            <w:right w:val="none" w:sz="0" w:space="0" w:color="auto"/>
          </w:divBdr>
        </w:div>
        <w:div w:id="2140410515">
          <w:marLeft w:val="480"/>
          <w:marRight w:val="0"/>
          <w:marTop w:val="0"/>
          <w:marBottom w:val="0"/>
          <w:divBdr>
            <w:top w:val="none" w:sz="0" w:space="0" w:color="auto"/>
            <w:left w:val="none" w:sz="0" w:space="0" w:color="auto"/>
            <w:bottom w:val="none" w:sz="0" w:space="0" w:color="auto"/>
            <w:right w:val="none" w:sz="0" w:space="0" w:color="auto"/>
          </w:divBdr>
        </w:div>
      </w:divsChild>
    </w:div>
    <w:div w:id="1338386214">
      <w:bodyDiv w:val="1"/>
      <w:marLeft w:val="0"/>
      <w:marRight w:val="0"/>
      <w:marTop w:val="0"/>
      <w:marBottom w:val="0"/>
      <w:divBdr>
        <w:top w:val="none" w:sz="0" w:space="0" w:color="auto"/>
        <w:left w:val="none" w:sz="0" w:space="0" w:color="auto"/>
        <w:bottom w:val="none" w:sz="0" w:space="0" w:color="auto"/>
        <w:right w:val="none" w:sz="0" w:space="0" w:color="auto"/>
      </w:divBdr>
      <w:divsChild>
        <w:div w:id="1450781779">
          <w:marLeft w:val="480"/>
          <w:marRight w:val="0"/>
          <w:marTop w:val="0"/>
          <w:marBottom w:val="0"/>
          <w:divBdr>
            <w:top w:val="none" w:sz="0" w:space="0" w:color="auto"/>
            <w:left w:val="none" w:sz="0" w:space="0" w:color="auto"/>
            <w:bottom w:val="none" w:sz="0" w:space="0" w:color="auto"/>
            <w:right w:val="none" w:sz="0" w:space="0" w:color="auto"/>
          </w:divBdr>
        </w:div>
        <w:div w:id="1908301795">
          <w:marLeft w:val="480"/>
          <w:marRight w:val="0"/>
          <w:marTop w:val="0"/>
          <w:marBottom w:val="0"/>
          <w:divBdr>
            <w:top w:val="none" w:sz="0" w:space="0" w:color="auto"/>
            <w:left w:val="none" w:sz="0" w:space="0" w:color="auto"/>
            <w:bottom w:val="none" w:sz="0" w:space="0" w:color="auto"/>
            <w:right w:val="none" w:sz="0" w:space="0" w:color="auto"/>
          </w:divBdr>
        </w:div>
        <w:div w:id="437601637">
          <w:marLeft w:val="480"/>
          <w:marRight w:val="0"/>
          <w:marTop w:val="0"/>
          <w:marBottom w:val="0"/>
          <w:divBdr>
            <w:top w:val="none" w:sz="0" w:space="0" w:color="auto"/>
            <w:left w:val="none" w:sz="0" w:space="0" w:color="auto"/>
            <w:bottom w:val="none" w:sz="0" w:space="0" w:color="auto"/>
            <w:right w:val="none" w:sz="0" w:space="0" w:color="auto"/>
          </w:divBdr>
        </w:div>
        <w:div w:id="1446316524">
          <w:marLeft w:val="480"/>
          <w:marRight w:val="0"/>
          <w:marTop w:val="0"/>
          <w:marBottom w:val="0"/>
          <w:divBdr>
            <w:top w:val="none" w:sz="0" w:space="0" w:color="auto"/>
            <w:left w:val="none" w:sz="0" w:space="0" w:color="auto"/>
            <w:bottom w:val="none" w:sz="0" w:space="0" w:color="auto"/>
            <w:right w:val="none" w:sz="0" w:space="0" w:color="auto"/>
          </w:divBdr>
        </w:div>
        <w:div w:id="472603840">
          <w:marLeft w:val="480"/>
          <w:marRight w:val="0"/>
          <w:marTop w:val="0"/>
          <w:marBottom w:val="0"/>
          <w:divBdr>
            <w:top w:val="none" w:sz="0" w:space="0" w:color="auto"/>
            <w:left w:val="none" w:sz="0" w:space="0" w:color="auto"/>
            <w:bottom w:val="none" w:sz="0" w:space="0" w:color="auto"/>
            <w:right w:val="none" w:sz="0" w:space="0" w:color="auto"/>
          </w:divBdr>
        </w:div>
        <w:div w:id="1549367804">
          <w:marLeft w:val="480"/>
          <w:marRight w:val="0"/>
          <w:marTop w:val="0"/>
          <w:marBottom w:val="0"/>
          <w:divBdr>
            <w:top w:val="none" w:sz="0" w:space="0" w:color="auto"/>
            <w:left w:val="none" w:sz="0" w:space="0" w:color="auto"/>
            <w:bottom w:val="none" w:sz="0" w:space="0" w:color="auto"/>
            <w:right w:val="none" w:sz="0" w:space="0" w:color="auto"/>
          </w:divBdr>
        </w:div>
        <w:div w:id="1476264416">
          <w:marLeft w:val="480"/>
          <w:marRight w:val="0"/>
          <w:marTop w:val="0"/>
          <w:marBottom w:val="0"/>
          <w:divBdr>
            <w:top w:val="none" w:sz="0" w:space="0" w:color="auto"/>
            <w:left w:val="none" w:sz="0" w:space="0" w:color="auto"/>
            <w:bottom w:val="none" w:sz="0" w:space="0" w:color="auto"/>
            <w:right w:val="none" w:sz="0" w:space="0" w:color="auto"/>
          </w:divBdr>
        </w:div>
        <w:div w:id="1783769235">
          <w:marLeft w:val="480"/>
          <w:marRight w:val="0"/>
          <w:marTop w:val="0"/>
          <w:marBottom w:val="0"/>
          <w:divBdr>
            <w:top w:val="none" w:sz="0" w:space="0" w:color="auto"/>
            <w:left w:val="none" w:sz="0" w:space="0" w:color="auto"/>
            <w:bottom w:val="none" w:sz="0" w:space="0" w:color="auto"/>
            <w:right w:val="none" w:sz="0" w:space="0" w:color="auto"/>
          </w:divBdr>
        </w:div>
        <w:div w:id="635724137">
          <w:marLeft w:val="480"/>
          <w:marRight w:val="0"/>
          <w:marTop w:val="0"/>
          <w:marBottom w:val="0"/>
          <w:divBdr>
            <w:top w:val="none" w:sz="0" w:space="0" w:color="auto"/>
            <w:left w:val="none" w:sz="0" w:space="0" w:color="auto"/>
            <w:bottom w:val="none" w:sz="0" w:space="0" w:color="auto"/>
            <w:right w:val="none" w:sz="0" w:space="0" w:color="auto"/>
          </w:divBdr>
        </w:div>
        <w:div w:id="442964988">
          <w:marLeft w:val="480"/>
          <w:marRight w:val="0"/>
          <w:marTop w:val="0"/>
          <w:marBottom w:val="0"/>
          <w:divBdr>
            <w:top w:val="none" w:sz="0" w:space="0" w:color="auto"/>
            <w:left w:val="none" w:sz="0" w:space="0" w:color="auto"/>
            <w:bottom w:val="none" w:sz="0" w:space="0" w:color="auto"/>
            <w:right w:val="none" w:sz="0" w:space="0" w:color="auto"/>
          </w:divBdr>
        </w:div>
        <w:div w:id="661004250">
          <w:marLeft w:val="480"/>
          <w:marRight w:val="0"/>
          <w:marTop w:val="0"/>
          <w:marBottom w:val="0"/>
          <w:divBdr>
            <w:top w:val="none" w:sz="0" w:space="0" w:color="auto"/>
            <w:left w:val="none" w:sz="0" w:space="0" w:color="auto"/>
            <w:bottom w:val="none" w:sz="0" w:space="0" w:color="auto"/>
            <w:right w:val="none" w:sz="0" w:space="0" w:color="auto"/>
          </w:divBdr>
        </w:div>
        <w:div w:id="164133414">
          <w:marLeft w:val="480"/>
          <w:marRight w:val="0"/>
          <w:marTop w:val="0"/>
          <w:marBottom w:val="0"/>
          <w:divBdr>
            <w:top w:val="none" w:sz="0" w:space="0" w:color="auto"/>
            <w:left w:val="none" w:sz="0" w:space="0" w:color="auto"/>
            <w:bottom w:val="none" w:sz="0" w:space="0" w:color="auto"/>
            <w:right w:val="none" w:sz="0" w:space="0" w:color="auto"/>
          </w:divBdr>
        </w:div>
        <w:div w:id="773093597">
          <w:marLeft w:val="480"/>
          <w:marRight w:val="0"/>
          <w:marTop w:val="0"/>
          <w:marBottom w:val="0"/>
          <w:divBdr>
            <w:top w:val="none" w:sz="0" w:space="0" w:color="auto"/>
            <w:left w:val="none" w:sz="0" w:space="0" w:color="auto"/>
            <w:bottom w:val="none" w:sz="0" w:space="0" w:color="auto"/>
            <w:right w:val="none" w:sz="0" w:space="0" w:color="auto"/>
          </w:divBdr>
        </w:div>
        <w:div w:id="1419332438">
          <w:marLeft w:val="480"/>
          <w:marRight w:val="0"/>
          <w:marTop w:val="0"/>
          <w:marBottom w:val="0"/>
          <w:divBdr>
            <w:top w:val="none" w:sz="0" w:space="0" w:color="auto"/>
            <w:left w:val="none" w:sz="0" w:space="0" w:color="auto"/>
            <w:bottom w:val="none" w:sz="0" w:space="0" w:color="auto"/>
            <w:right w:val="none" w:sz="0" w:space="0" w:color="auto"/>
          </w:divBdr>
        </w:div>
        <w:div w:id="1164277720">
          <w:marLeft w:val="480"/>
          <w:marRight w:val="0"/>
          <w:marTop w:val="0"/>
          <w:marBottom w:val="0"/>
          <w:divBdr>
            <w:top w:val="none" w:sz="0" w:space="0" w:color="auto"/>
            <w:left w:val="none" w:sz="0" w:space="0" w:color="auto"/>
            <w:bottom w:val="none" w:sz="0" w:space="0" w:color="auto"/>
            <w:right w:val="none" w:sz="0" w:space="0" w:color="auto"/>
          </w:divBdr>
        </w:div>
        <w:div w:id="993334228">
          <w:marLeft w:val="480"/>
          <w:marRight w:val="0"/>
          <w:marTop w:val="0"/>
          <w:marBottom w:val="0"/>
          <w:divBdr>
            <w:top w:val="none" w:sz="0" w:space="0" w:color="auto"/>
            <w:left w:val="none" w:sz="0" w:space="0" w:color="auto"/>
            <w:bottom w:val="none" w:sz="0" w:space="0" w:color="auto"/>
            <w:right w:val="none" w:sz="0" w:space="0" w:color="auto"/>
          </w:divBdr>
        </w:div>
        <w:div w:id="858006117">
          <w:marLeft w:val="480"/>
          <w:marRight w:val="0"/>
          <w:marTop w:val="0"/>
          <w:marBottom w:val="0"/>
          <w:divBdr>
            <w:top w:val="none" w:sz="0" w:space="0" w:color="auto"/>
            <w:left w:val="none" w:sz="0" w:space="0" w:color="auto"/>
            <w:bottom w:val="none" w:sz="0" w:space="0" w:color="auto"/>
            <w:right w:val="none" w:sz="0" w:space="0" w:color="auto"/>
          </w:divBdr>
        </w:div>
        <w:div w:id="2103867220">
          <w:marLeft w:val="480"/>
          <w:marRight w:val="0"/>
          <w:marTop w:val="0"/>
          <w:marBottom w:val="0"/>
          <w:divBdr>
            <w:top w:val="none" w:sz="0" w:space="0" w:color="auto"/>
            <w:left w:val="none" w:sz="0" w:space="0" w:color="auto"/>
            <w:bottom w:val="none" w:sz="0" w:space="0" w:color="auto"/>
            <w:right w:val="none" w:sz="0" w:space="0" w:color="auto"/>
          </w:divBdr>
        </w:div>
        <w:div w:id="1950505968">
          <w:marLeft w:val="480"/>
          <w:marRight w:val="0"/>
          <w:marTop w:val="0"/>
          <w:marBottom w:val="0"/>
          <w:divBdr>
            <w:top w:val="none" w:sz="0" w:space="0" w:color="auto"/>
            <w:left w:val="none" w:sz="0" w:space="0" w:color="auto"/>
            <w:bottom w:val="none" w:sz="0" w:space="0" w:color="auto"/>
            <w:right w:val="none" w:sz="0" w:space="0" w:color="auto"/>
          </w:divBdr>
        </w:div>
        <w:div w:id="923074649">
          <w:marLeft w:val="480"/>
          <w:marRight w:val="0"/>
          <w:marTop w:val="0"/>
          <w:marBottom w:val="0"/>
          <w:divBdr>
            <w:top w:val="none" w:sz="0" w:space="0" w:color="auto"/>
            <w:left w:val="none" w:sz="0" w:space="0" w:color="auto"/>
            <w:bottom w:val="none" w:sz="0" w:space="0" w:color="auto"/>
            <w:right w:val="none" w:sz="0" w:space="0" w:color="auto"/>
          </w:divBdr>
        </w:div>
        <w:div w:id="1613777831">
          <w:marLeft w:val="480"/>
          <w:marRight w:val="0"/>
          <w:marTop w:val="0"/>
          <w:marBottom w:val="0"/>
          <w:divBdr>
            <w:top w:val="none" w:sz="0" w:space="0" w:color="auto"/>
            <w:left w:val="none" w:sz="0" w:space="0" w:color="auto"/>
            <w:bottom w:val="none" w:sz="0" w:space="0" w:color="auto"/>
            <w:right w:val="none" w:sz="0" w:space="0" w:color="auto"/>
          </w:divBdr>
        </w:div>
        <w:div w:id="1488863807">
          <w:marLeft w:val="480"/>
          <w:marRight w:val="0"/>
          <w:marTop w:val="0"/>
          <w:marBottom w:val="0"/>
          <w:divBdr>
            <w:top w:val="none" w:sz="0" w:space="0" w:color="auto"/>
            <w:left w:val="none" w:sz="0" w:space="0" w:color="auto"/>
            <w:bottom w:val="none" w:sz="0" w:space="0" w:color="auto"/>
            <w:right w:val="none" w:sz="0" w:space="0" w:color="auto"/>
          </w:divBdr>
        </w:div>
        <w:div w:id="201327857">
          <w:marLeft w:val="480"/>
          <w:marRight w:val="0"/>
          <w:marTop w:val="0"/>
          <w:marBottom w:val="0"/>
          <w:divBdr>
            <w:top w:val="none" w:sz="0" w:space="0" w:color="auto"/>
            <w:left w:val="none" w:sz="0" w:space="0" w:color="auto"/>
            <w:bottom w:val="none" w:sz="0" w:space="0" w:color="auto"/>
            <w:right w:val="none" w:sz="0" w:space="0" w:color="auto"/>
          </w:divBdr>
        </w:div>
        <w:div w:id="422146223">
          <w:marLeft w:val="480"/>
          <w:marRight w:val="0"/>
          <w:marTop w:val="0"/>
          <w:marBottom w:val="0"/>
          <w:divBdr>
            <w:top w:val="none" w:sz="0" w:space="0" w:color="auto"/>
            <w:left w:val="none" w:sz="0" w:space="0" w:color="auto"/>
            <w:bottom w:val="none" w:sz="0" w:space="0" w:color="auto"/>
            <w:right w:val="none" w:sz="0" w:space="0" w:color="auto"/>
          </w:divBdr>
        </w:div>
        <w:div w:id="491723460">
          <w:marLeft w:val="480"/>
          <w:marRight w:val="0"/>
          <w:marTop w:val="0"/>
          <w:marBottom w:val="0"/>
          <w:divBdr>
            <w:top w:val="none" w:sz="0" w:space="0" w:color="auto"/>
            <w:left w:val="none" w:sz="0" w:space="0" w:color="auto"/>
            <w:bottom w:val="none" w:sz="0" w:space="0" w:color="auto"/>
            <w:right w:val="none" w:sz="0" w:space="0" w:color="auto"/>
          </w:divBdr>
        </w:div>
        <w:div w:id="1403285750">
          <w:marLeft w:val="480"/>
          <w:marRight w:val="0"/>
          <w:marTop w:val="0"/>
          <w:marBottom w:val="0"/>
          <w:divBdr>
            <w:top w:val="none" w:sz="0" w:space="0" w:color="auto"/>
            <w:left w:val="none" w:sz="0" w:space="0" w:color="auto"/>
            <w:bottom w:val="none" w:sz="0" w:space="0" w:color="auto"/>
            <w:right w:val="none" w:sz="0" w:space="0" w:color="auto"/>
          </w:divBdr>
        </w:div>
        <w:div w:id="1163669462">
          <w:marLeft w:val="480"/>
          <w:marRight w:val="0"/>
          <w:marTop w:val="0"/>
          <w:marBottom w:val="0"/>
          <w:divBdr>
            <w:top w:val="none" w:sz="0" w:space="0" w:color="auto"/>
            <w:left w:val="none" w:sz="0" w:space="0" w:color="auto"/>
            <w:bottom w:val="none" w:sz="0" w:space="0" w:color="auto"/>
            <w:right w:val="none" w:sz="0" w:space="0" w:color="auto"/>
          </w:divBdr>
        </w:div>
        <w:div w:id="885793993">
          <w:marLeft w:val="480"/>
          <w:marRight w:val="0"/>
          <w:marTop w:val="0"/>
          <w:marBottom w:val="0"/>
          <w:divBdr>
            <w:top w:val="none" w:sz="0" w:space="0" w:color="auto"/>
            <w:left w:val="none" w:sz="0" w:space="0" w:color="auto"/>
            <w:bottom w:val="none" w:sz="0" w:space="0" w:color="auto"/>
            <w:right w:val="none" w:sz="0" w:space="0" w:color="auto"/>
          </w:divBdr>
        </w:div>
        <w:div w:id="1008411545">
          <w:marLeft w:val="480"/>
          <w:marRight w:val="0"/>
          <w:marTop w:val="0"/>
          <w:marBottom w:val="0"/>
          <w:divBdr>
            <w:top w:val="none" w:sz="0" w:space="0" w:color="auto"/>
            <w:left w:val="none" w:sz="0" w:space="0" w:color="auto"/>
            <w:bottom w:val="none" w:sz="0" w:space="0" w:color="auto"/>
            <w:right w:val="none" w:sz="0" w:space="0" w:color="auto"/>
          </w:divBdr>
        </w:div>
        <w:div w:id="1162505650">
          <w:marLeft w:val="480"/>
          <w:marRight w:val="0"/>
          <w:marTop w:val="0"/>
          <w:marBottom w:val="0"/>
          <w:divBdr>
            <w:top w:val="none" w:sz="0" w:space="0" w:color="auto"/>
            <w:left w:val="none" w:sz="0" w:space="0" w:color="auto"/>
            <w:bottom w:val="none" w:sz="0" w:space="0" w:color="auto"/>
            <w:right w:val="none" w:sz="0" w:space="0" w:color="auto"/>
          </w:divBdr>
        </w:div>
        <w:div w:id="1669334099">
          <w:marLeft w:val="480"/>
          <w:marRight w:val="0"/>
          <w:marTop w:val="0"/>
          <w:marBottom w:val="0"/>
          <w:divBdr>
            <w:top w:val="none" w:sz="0" w:space="0" w:color="auto"/>
            <w:left w:val="none" w:sz="0" w:space="0" w:color="auto"/>
            <w:bottom w:val="none" w:sz="0" w:space="0" w:color="auto"/>
            <w:right w:val="none" w:sz="0" w:space="0" w:color="auto"/>
          </w:divBdr>
        </w:div>
        <w:div w:id="1686205849">
          <w:marLeft w:val="480"/>
          <w:marRight w:val="0"/>
          <w:marTop w:val="0"/>
          <w:marBottom w:val="0"/>
          <w:divBdr>
            <w:top w:val="none" w:sz="0" w:space="0" w:color="auto"/>
            <w:left w:val="none" w:sz="0" w:space="0" w:color="auto"/>
            <w:bottom w:val="none" w:sz="0" w:space="0" w:color="auto"/>
            <w:right w:val="none" w:sz="0" w:space="0" w:color="auto"/>
          </w:divBdr>
        </w:div>
        <w:div w:id="599530310">
          <w:marLeft w:val="480"/>
          <w:marRight w:val="0"/>
          <w:marTop w:val="0"/>
          <w:marBottom w:val="0"/>
          <w:divBdr>
            <w:top w:val="none" w:sz="0" w:space="0" w:color="auto"/>
            <w:left w:val="none" w:sz="0" w:space="0" w:color="auto"/>
            <w:bottom w:val="none" w:sz="0" w:space="0" w:color="auto"/>
            <w:right w:val="none" w:sz="0" w:space="0" w:color="auto"/>
          </w:divBdr>
        </w:div>
        <w:div w:id="1791243425">
          <w:marLeft w:val="480"/>
          <w:marRight w:val="0"/>
          <w:marTop w:val="0"/>
          <w:marBottom w:val="0"/>
          <w:divBdr>
            <w:top w:val="none" w:sz="0" w:space="0" w:color="auto"/>
            <w:left w:val="none" w:sz="0" w:space="0" w:color="auto"/>
            <w:bottom w:val="none" w:sz="0" w:space="0" w:color="auto"/>
            <w:right w:val="none" w:sz="0" w:space="0" w:color="auto"/>
          </w:divBdr>
        </w:div>
        <w:div w:id="618875117">
          <w:marLeft w:val="480"/>
          <w:marRight w:val="0"/>
          <w:marTop w:val="0"/>
          <w:marBottom w:val="0"/>
          <w:divBdr>
            <w:top w:val="none" w:sz="0" w:space="0" w:color="auto"/>
            <w:left w:val="none" w:sz="0" w:space="0" w:color="auto"/>
            <w:bottom w:val="none" w:sz="0" w:space="0" w:color="auto"/>
            <w:right w:val="none" w:sz="0" w:space="0" w:color="auto"/>
          </w:divBdr>
        </w:div>
        <w:div w:id="1201361337">
          <w:marLeft w:val="480"/>
          <w:marRight w:val="0"/>
          <w:marTop w:val="0"/>
          <w:marBottom w:val="0"/>
          <w:divBdr>
            <w:top w:val="none" w:sz="0" w:space="0" w:color="auto"/>
            <w:left w:val="none" w:sz="0" w:space="0" w:color="auto"/>
            <w:bottom w:val="none" w:sz="0" w:space="0" w:color="auto"/>
            <w:right w:val="none" w:sz="0" w:space="0" w:color="auto"/>
          </w:divBdr>
        </w:div>
        <w:div w:id="1384715621">
          <w:marLeft w:val="480"/>
          <w:marRight w:val="0"/>
          <w:marTop w:val="0"/>
          <w:marBottom w:val="0"/>
          <w:divBdr>
            <w:top w:val="none" w:sz="0" w:space="0" w:color="auto"/>
            <w:left w:val="none" w:sz="0" w:space="0" w:color="auto"/>
            <w:bottom w:val="none" w:sz="0" w:space="0" w:color="auto"/>
            <w:right w:val="none" w:sz="0" w:space="0" w:color="auto"/>
          </w:divBdr>
        </w:div>
        <w:div w:id="1242060430">
          <w:marLeft w:val="480"/>
          <w:marRight w:val="0"/>
          <w:marTop w:val="0"/>
          <w:marBottom w:val="0"/>
          <w:divBdr>
            <w:top w:val="none" w:sz="0" w:space="0" w:color="auto"/>
            <w:left w:val="none" w:sz="0" w:space="0" w:color="auto"/>
            <w:bottom w:val="none" w:sz="0" w:space="0" w:color="auto"/>
            <w:right w:val="none" w:sz="0" w:space="0" w:color="auto"/>
          </w:divBdr>
        </w:div>
        <w:div w:id="935869008">
          <w:marLeft w:val="480"/>
          <w:marRight w:val="0"/>
          <w:marTop w:val="0"/>
          <w:marBottom w:val="0"/>
          <w:divBdr>
            <w:top w:val="none" w:sz="0" w:space="0" w:color="auto"/>
            <w:left w:val="none" w:sz="0" w:space="0" w:color="auto"/>
            <w:bottom w:val="none" w:sz="0" w:space="0" w:color="auto"/>
            <w:right w:val="none" w:sz="0" w:space="0" w:color="auto"/>
          </w:divBdr>
        </w:div>
        <w:div w:id="950279084">
          <w:marLeft w:val="480"/>
          <w:marRight w:val="0"/>
          <w:marTop w:val="0"/>
          <w:marBottom w:val="0"/>
          <w:divBdr>
            <w:top w:val="none" w:sz="0" w:space="0" w:color="auto"/>
            <w:left w:val="none" w:sz="0" w:space="0" w:color="auto"/>
            <w:bottom w:val="none" w:sz="0" w:space="0" w:color="auto"/>
            <w:right w:val="none" w:sz="0" w:space="0" w:color="auto"/>
          </w:divBdr>
        </w:div>
        <w:div w:id="614484295">
          <w:marLeft w:val="480"/>
          <w:marRight w:val="0"/>
          <w:marTop w:val="0"/>
          <w:marBottom w:val="0"/>
          <w:divBdr>
            <w:top w:val="none" w:sz="0" w:space="0" w:color="auto"/>
            <w:left w:val="none" w:sz="0" w:space="0" w:color="auto"/>
            <w:bottom w:val="none" w:sz="0" w:space="0" w:color="auto"/>
            <w:right w:val="none" w:sz="0" w:space="0" w:color="auto"/>
          </w:divBdr>
        </w:div>
        <w:div w:id="1445998151">
          <w:marLeft w:val="480"/>
          <w:marRight w:val="0"/>
          <w:marTop w:val="0"/>
          <w:marBottom w:val="0"/>
          <w:divBdr>
            <w:top w:val="none" w:sz="0" w:space="0" w:color="auto"/>
            <w:left w:val="none" w:sz="0" w:space="0" w:color="auto"/>
            <w:bottom w:val="none" w:sz="0" w:space="0" w:color="auto"/>
            <w:right w:val="none" w:sz="0" w:space="0" w:color="auto"/>
          </w:divBdr>
        </w:div>
        <w:div w:id="2107386057">
          <w:marLeft w:val="480"/>
          <w:marRight w:val="0"/>
          <w:marTop w:val="0"/>
          <w:marBottom w:val="0"/>
          <w:divBdr>
            <w:top w:val="none" w:sz="0" w:space="0" w:color="auto"/>
            <w:left w:val="none" w:sz="0" w:space="0" w:color="auto"/>
            <w:bottom w:val="none" w:sz="0" w:space="0" w:color="auto"/>
            <w:right w:val="none" w:sz="0" w:space="0" w:color="auto"/>
          </w:divBdr>
        </w:div>
        <w:div w:id="894245032">
          <w:marLeft w:val="480"/>
          <w:marRight w:val="0"/>
          <w:marTop w:val="0"/>
          <w:marBottom w:val="0"/>
          <w:divBdr>
            <w:top w:val="none" w:sz="0" w:space="0" w:color="auto"/>
            <w:left w:val="none" w:sz="0" w:space="0" w:color="auto"/>
            <w:bottom w:val="none" w:sz="0" w:space="0" w:color="auto"/>
            <w:right w:val="none" w:sz="0" w:space="0" w:color="auto"/>
          </w:divBdr>
        </w:div>
        <w:div w:id="1900093763">
          <w:marLeft w:val="480"/>
          <w:marRight w:val="0"/>
          <w:marTop w:val="0"/>
          <w:marBottom w:val="0"/>
          <w:divBdr>
            <w:top w:val="none" w:sz="0" w:space="0" w:color="auto"/>
            <w:left w:val="none" w:sz="0" w:space="0" w:color="auto"/>
            <w:bottom w:val="none" w:sz="0" w:space="0" w:color="auto"/>
            <w:right w:val="none" w:sz="0" w:space="0" w:color="auto"/>
          </w:divBdr>
        </w:div>
        <w:div w:id="293676546">
          <w:marLeft w:val="480"/>
          <w:marRight w:val="0"/>
          <w:marTop w:val="0"/>
          <w:marBottom w:val="0"/>
          <w:divBdr>
            <w:top w:val="none" w:sz="0" w:space="0" w:color="auto"/>
            <w:left w:val="none" w:sz="0" w:space="0" w:color="auto"/>
            <w:bottom w:val="none" w:sz="0" w:space="0" w:color="auto"/>
            <w:right w:val="none" w:sz="0" w:space="0" w:color="auto"/>
          </w:divBdr>
        </w:div>
        <w:div w:id="1018971523">
          <w:marLeft w:val="480"/>
          <w:marRight w:val="0"/>
          <w:marTop w:val="0"/>
          <w:marBottom w:val="0"/>
          <w:divBdr>
            <w:top w:val="none" w:sz="0" w:space="0" w:color="auto"/>
            <w:left w:val="none" w:sz="0" w:space="0" w:color="auto"/>
            <w:bottom w:val="none" w:sz="0" w:space="0" w:color="auto"/>
            <w:right w:val="none" w:sz="0" w:space="0" w:color="auto"/>
          </w:divBdr>
        </w:div>
        <w:div w:id="1050495959">
          <w:marLeft w:val="480"/>
          <w:marRight w:val="0"/>
          <w:marTop w:val="0"/>
          <w:marBottom w:val="0"/>
          <w:divBdr>
            <w:top w:val="none" w:sz="0" w:space="0" w:color="auto"/>
            <w:left w:val="none" w:sz="0" w:space="0" w:color="auto"/>
            <w:bottom w:val="none" w:sz="0" w:space="0" w:color="auto"/>
            <w:right w:val="none" w:sz="0" w:space="0" w:color="auto"/>
          </w:divBdr>
        </w:div>
        <w:div w:id="245574686">
          <w:marLeft w:val="480"/>
          <w:marRight w:val="0"/>
          <w:marTop w:val="0"/>
          <w:marBottom w:val="0"/>
          <w:divBdr>
            <w:top w:val="none" w:sz="0" w:space="0" w:color="auto"/>
            <w:left w:val="none" w:sz="0" w:space="0" w:color="auto"/>
            <w:bottom w:val="none" w:sz="0" w:space="0" w:color="auto"/>
            <w:right w:val="none" w:sz="0" w:space="0" w:color="auto"/>
          </w:divBdr>
        </w:div>
        <w:div w:id="279073387">
          <w:marLeft w:val="480"/>
          <w:marRight w:val="0"/>
          <w:marTop w:val="0"/>
          <w:marBottom w:val="0"/>
          <w:divBdr>
            <w:top w:val="none" w:sz="0" w:space="0" w:color="auto"/>
            <w:left w:val="none" w:sz="0" w:space="0" w:color="auto"/>
            <w:bottom w:val="none" w:sz="0" w:space="0" w:color="auto"/>
            <w:right w:val="none" w:sz="0" w:space="0" w:color="auto"/>
          </w:divBdr>
        </w:div>
        <w:div w:id="1670132741">
          <w:marLeft w:val="480"/>
          <w:marRight w:val="0"/>
          <w:marTop w:val="0"/>
          <w:marBottom w:val="0"/>
          <w:divBdr>
            <w:top w:val="none" w:sz="0" w:space="0" w:color="auto"/>
            <w:left w:val="none" w:sz="0" w:space="0" w:color="auto"/>
            <w:bottom w:val="none" w:sz="0" w:space="0" w:color="auto"/>
            <w:right w:val="none" w:sz="0" w:space="0" w:color="auto"/>
          </w:divBdr>
        </w:div>
        <w:div w:id="1277908898">
          <w:marLeft w:val="480"/>
          <w:marRight w:val="0"/>
          <w:marTop w:val="0"/>
          <w:marBottom w:val="0"/>
          <w:divBdr>
            <w:top w:val="none" w:sz="0" w:space="0" w:color="auto"/>
            <w:left w:val="none" w:sz="0" w:space="0" w:color="auto"/>
            <w:bottom w:val="none" w:sz="0" w:space="0" w:color="auto"/>
            <w:right w:val="none" w:sz="0" w:space="0" w:color="auto"/>
          </w:divBdr>
        </w:div>
        <w:div w:id="260797720">
          <w:marLeft w:val="480"/>
          <w:marRight w:val="0"/>
          <w:marTop w:val="0"/>
          <w:marBottom w:val="0"/>
          <w:divBdr>
            <w:top w:val="none" w:sz="0" w:space="0" w:color="auto"/>
            <w:left w:val="none" w:sz="0" w:space="0" w:color="auto"/>
            <w:bottom w:val="none" w:sz="0" w:space="0" w:color="auto"/>
            <w:right w:val="none" w:sz="0" w:space="0" w:color="auto"/>
          </w:divBdr>
        </w:div>
        <w:div w:id="936016672">
          <w:marLeft w:val="480"/>
          <w:marRight w:val="0"/>
          <w:marTop w:val="0"/>
          <w:marBottom w:val="0"/>
          <w:divBdr>
            <w:top w:val="none" w:sz="0" w:space="0" w:color="auto"/>
            <w:left w:val="none" w:sz="0" w:space="0" w:color="auto"/>
            <w:bottom w:val="none" w:sz="0" w:space="0" w:color="auto"/>
            <w:right w:val="none" w:sz="0" w:space="0" w:color="auto"/>
          </w:divBdr>
        </w:div>
        <w:div w:id="680858731">
          <w:marLeft w:val="480"/>
          <w:marRight w:val="0"/>
          <w:marTop w:val="0"/>
          <w:marBottom w:val="0"/>
          <w:divBdr>
            <w:top w:val="none" w:sz="0" w:space="0" w:color="auto"/>
            <w:left w:val="none" w:sz="0" w:space="0" w:color="auto"/>
            <w:bottom w:val="none" w:sz="0" w:space="0" w:color="auto"/>
            <w:right w:val="none" w:sz="0" w:space="0" w:color="auto"/>
          </w:divBdr>
        </w:div>
        <w:div w:id="1811508052">
          <w:marLeft w:val="480"/>
          <w:marRight w:val="0"/>
          <w:marTop w:val="0"/>
          <w:marBottom w:val="0"/>
          <w:divBdr>
            <w:top w:val="none" w:sz="0" w:space="0" w:color="auto"/>
            <w:left w:val="none" w:sz="0" w:space="0" w:color="auto"/>
            <w:bottom w:val="none" w:sz="0" w:space="0" w:color="auto"/>
            <w:right w:val="none" w:sz="0" w:space="0" w:color="auto"/>
          </w:divBdr>
        </w:div>
        <w:div w:id="538006726">
          <w:marLeft w:val="480"/>
          <w:marRight w:val="0"/>
          <w:marTop w:val="0"/>
          <w:marBottom w:val="0"/>
          <w:divBdr>
            <w:top w:val="none" w:sz="0" w:space="0" w:color="auto"/>
            <w:left w:val="none" w:sz="0" w:space="0" w:color="auto"/>
            <w:bottom w:val="none" w:sz="0" w:space="0" w:color="auto"/>
            <w:right w:val="none" w:sz="0" w:space="0" w:color="auto"/>
          </w:divBdr>
        </w:div>
        <w:div w:id="1260677496">
          <w:marLeft w:val="480"/>
          <w:marRight w:val="0"/>
          <w:marTop w:val="0"/>
          <w:marBottom w:val="0"/>
          <w:divBdr>
            <w:top w:val="none" w:sz="0" w:space="0" w:color="auto"/>
            <w:left w:val="none" w:sz="0" w:space="0" w:color="auto"/>
            <w:bottom w:val="none" w:sz="0" w:space="0" w:color="auto"/>
            <w:right w:val="none" w:sz="0" w:space="0" w:color="auto"/>
          </w:divBdr>
        </w:div>
        <w:div w:id="1526479952">
          <w:marLeft w:val="480"/>
          <w:marRight w:val="0"/>
          <w:marTop w:val="0"/>
          <w:marBottom w:val="0"/>
          <w:divBdr>
            <w:top w:val="none" w:sz="0" w:space="0" w:color="auto"/>
            <w:left w:val="none" w:sz="0" w:space="0" w:color="auto"/>
            <w:bottom w:val="none" w:sz="0" w:space="0" w:color="auto"/>
            <w:right w:val="none" w:sz="0" w:space="0" w:color="auto"/>
          </w:divBdr>
        </w:div>
        <w:div w:id="1429041386">
          <w:marLeft w:val="480"/>
          <w:marRight w:val="0"/>
          <w:marTop w:val="0"/>
          <w:marBottom w:val="0"/>
          <w:divBdr>
            <w:top w:val="none" w:sz="0" w:space="0" w:color="auto"/>
            <w:left w:val="none" w:sz="0" w:space="0" w:color="auto"/>
            <w:bottom w:val="none" w:sz="0" w:space="0" w:color="auto"/>
            <w:right w:val="none" w:sz="0" w:space="0" w:color="auto"/>
          </w:divBdr>
        </w:div>
        <w:div w:id="2021396174">
          <w:marLeft w:val="480"/>
          <w:marRight w:val="0"/>
          <w:marTop w:val="0"/>
          <w:marBottom w:val="0"/>
          <w:divBdr>
            <w:top w:val="none" w:sz="0" w:space="0" w:color="auto"/>
            <w:left w:val="none" w:sz="0" w:space="0" w:color="auto"/>
            <w:bottom w:val="none" w:sz="0" w:space="0" w:color="auto"/>
            <w:right w:val="none" w:sz="0" w:space="0" w:color="auto"/>
          </w:divBdr>
        </w:div>
        <w:div w:id="2085370556">
          <w:marLeft w:val="480"/>
          <w:marRight w:val="0"/>
          <w:marTop w:val="0"/>
          <w:marBottom w:val="0"/>
          <w:divBdr>
            <w:top w:val="none" w:sz="0" w:space="0" w:color="auto"/>
            <w:left w:val="none" w:sz="0" w:space="0" w:color="auto"/>
            <w:bottom w:val="none" w:sz="0" w:space="0" w:color="auto"/>
            <w:right w:val="none" w:sz="0" w:space="0" w:color="auto"/>
          </w:divBdr>
        </w:div>
        <w:div w:id="1380861082">
          <w:marLeft w:val="480"/>
          <w:marRight w:val="0"/>
          <w:marTop w:val="0"/>
          <w:marBottom w:val="0"/>
          <w:divBdr>
            <w:top w:val="none" w:sz="0" w:space="0" w:color="auto"/>
            <w:left w:val="none" w:sz="0" w:space="0" w:color="auto"/>
            <w:bottom w:val="none" w:sz="0" w:space="0" w:color="auto"/>
            <w:right w:val="none" w:sz="0" w:space="0" w:color="auto"/>
          </w:divBdr>
        </w:div>
        <w:div w:id="1955671348">
          <w:marLeft w:val="480"/>
          <w:marRight w:val="0"/>
          <w:marTop w:val="0"/>
          <w:marBottom w:val="0"/>
          <w:divBdr>
            <w:top w:val="none" w:sz="0" w:space="0" w:color="auto"/>
            <w:left w:val="none" w:sz="0" w:space="0" w:color="auto"/>
            <w:bottom w:val="none" w:sz="0" w:space="0" w:color="auto"/>
            <w:right w:val="none" w:sz="0" w:space="0" w:color="auto"/>
          </w:divBdr>
        </w:div>
        <w:div w:id="747072263">
          <w:marLeft w:val="480"/>
          <w:marRight w:val="0"/>
          <w:marTop w:val="0"/>
          <w:marBottom w:val="0"/>
          <w:divBdr>
            <w:top w:val="none" w:sz="0" w:space="0" w:color="auto"/>
            <w:left w:val="none" w:sz="0" w:space="0" w:color="auto"/>
            <w:bottom w:val="none" w:sz="0" w:space="0" w:color="auto"/>
            <w:right w:val="none" w:sz="0" w:space="0" w:color="auto"/>
          </w:divBdr>
        </w:div>
        <w:div w:id="324869474">
          <w:marLeft w:val="480"/>
          <w:marRight w:val="0"/>
          <w:marTop w:val="0"/>
          <w:marBottom w:val="0"/>
          <w:divBdr>
            <w:top w:val="none" w:sz="0" w:space="0" w:color="auto"/>
            <w:left w:val="none" w:sz="0" w:space="0" w:color="auto"/>
            <w:bottom w:val="none" w:sz="0" w:space="0" w:color="auto"/>
            <w:right w:val="none" w:sz="0" w:space="0" w:color="auto"/>
          </w:divBdr>
        </w:div>
        <w:div w:id="1162307427">
          <w:marLeft w:val="480"/>
          <w:marRight w:val="0"/>
          <w:marTop w:val="0"/>
          <w:marBottom w:val="0"/>
          <w:divBdr>
            <w:top w:val="none" w:sz="0" w:space="0" w:color="auto"/>
            <w:left w:val="none" w:sz="0" w:space="0" w:color="auto"/>
            <w:bottom w:val="none" w:sz="0" w:space="0" w:color="auto"/>
            <w:right w:val="none" w:sz="0" w:space="0" w:color="auto"/>
          </w:divBdr>
        </w:div>
        <w:div w:id="1924295672">
          <w:marLeft w:val="480"/>
          <w:marRight w:val="0"/>
          <w:marTop w:val="0"/>
          <w:marBottom w:val="0"/>
          <w:divBdr>
            <w:top w:val="none" w:sz="0" w:space="0" w:color="auto"/>
            <w:left w:val="none" w:sz="0" w:space="0" w:color="auto"/>
            <w:bottom w:val="none" w:sz="0" w:space="0" w:color="auto"/>
            <w:right w:val="none" w:sz="0" w:space="0" w:color="auto"/>
          </w:divBdr>
        </w:div>
        <w:div w:id="598760647">
          <w:marLeft w:val="480"/>
          <w:marRight w:val="0"/>
          <w:marTop w:val="0"/>
          <w:marBottom w:val="0"/>
          <w:divBdr>
            <w:top w:val="none" w:sz="0" w:space="0" w:color="auto"/>
            <w:left w:val="none" w:sz="0" w:space="0" w:color="auto"/>
            <w:bottom w:val="none" w:sz="0" w:space="0" w:color="auto"/>
            <w:right w:val="none" w:sz="0" w:space="0" w:color="auto"/>
          </w:divBdr>
        </w:div>
        <w:div w:id="1743066815">
          <w:marLeft w:val="480"/>
          <w:marRight w:val="0"/>
          <w:marTop w:val="0"/>
          <w:marBottom w:val="0"/>
          <w:divBdr>
            <w:top w:val="none" w:sz="0" w:space="0" w:color="auto"/>
            <w:left w:val="none" w:sz="0" w:space="0" w:color="auto"/>
            <w:bottom w:val="none" w:sz="0" w:space="0" w:color="auto"/>
            <w:right w:val="none" w:sz="0" w:space="0" w:color="auto"/>
          </w:divBdr>
        </w:div>
        <w:div w:id="495263378">
          <w:marLeft w:val="480"/>
          <w:marRight w:val="0"/>
          <w:marTop w:val="0"/>
          <w:marBottom w:val="0"/>
          <w:divBdr>
            <w:top w:val="none" w:sz="0" w:space="0" w:color="auto"/>
            <w:left w:val="none" w:sz="0" w:space="0" w:color="auto"/>
            <w:bottom w:val="none" w:sz="0" w:space="0" w:color="auto"/>
            <w:right w:val="none" w:sz="0" w:space="0" w:color="auto"/>
          </w:divBdr>
        </w:div>
      </w:divsChild>
    </w:div>
    <w:div w:id="1338926462">
      <w:bodyDiv w:val="1"/>
      <w:marLeft w:val="0"/>
      <w:marRight w:val="0"/>
      <w:marTop w:val="0"/>
      <w:marBottom w:val="0"/>
      <w:divBdr>
        <w:top w:val="none" w:sz="0" w:space="0" w:color="auto"/>
        <w:left w:val="none" w:sz="0" w:space="0" w:color="auto"/>
        <w:bottom w:val="none" w:sz="0" w:space="0" w:color="auto"/>
        <w:right w:val="none" w:sz="0" w:space="0" w:color="auto"/>
      </w:divBdr>
      <w:divsChild>
        <w:div w:id="22677697">
          <w:marLeft w:val="480"/>
          <w:marRight w:val="0"/>
          <w:marTop w:val="0"/>
          <w:marBottom w:val="0"/>
          <w:divBdr>
            <w:top w:val="none" w:sz="0" w:space="0" w:color="auto"/>
            <w:left w:val="none" w:sz="0" w:space="0" w:color="auto"/>
            <w:bottom w:val="none" w:sz="0" w:space="0" w:color="auto"/>
            <w:right w:val="none" w:sz="0" w:space="0" w:color="auto"/>
          </w:divBdr>
        </w:div>
        <w:div w:id="54399572">
          <w:marLeft w:val="480"/>
          <w:marRight w:val="0"/>
          <w:marTop w:val="0"/>
          <w:marBottom w:val="0"/>
          <w:divBdr>
            <w:top w:val="none" w:sz="0" w:space="0" w:color="auto"/>
            <w:left w:val="none" w:sz="0" w:space="0" w:color="auto"/>
            <w:bottom w:val="none" w:sz="0" w:space="0" w:color="auto"/>
            <w:right w:val="none" w:sz="0" w:space="0" w:color="auto"/>
          </w:divBdr>
        </w:div>
        <w:div w:id="62071919">
          <w:marLeft w:val="480"/>
          <w:marRight w:val="0"/>
          <w:marTop w:val="0"/>
          <w:marBottom w:val="0"/>
          <w:divBdr>
            <w:top w:val="none" w:sz="0" w:space="0" w:color="auto"/>
            <w:left w:val="none" w:sz="0" w:space="0" w:color="auto"/>
            <w:bottom w:val="none" w:sz="0" w:space="0" w:color="auto"/>
            <w:right w:val="none" w:sz="0" w:space="0" w:color="auto"/>
          </w:divBdr>
        </w:div>
        <w:div w:id="89205572">
          <w:marLeft w:val="480"/>
          <w:marRight w:val="0"/>
          <w:marTop w:val="0"/>
          <w:marBottom w:val="0"/>
          <w:divBdr>
            <w:top w:val="none" w:sz="0" w:space="0" w:color="auto"/>
            <w:left w:val="none" w:sz="0" w:space="0" w:color="auto"/>
            <w:bottom w:val="none" w:sz="0" w:space="0" w:color="auto"/>
            <w:right w:val="none" w:sz="0" w:space="0" w:color="auto"/>
          </w:divBdr>
        </w:div>
        <w:div w:id="158542403">
          <w:marLeft w:val="480"/>
          <w:marRight w:val="0"/>
          <w:marTop w:val="0"/>
          <w:marBottom w:val="0"/>
          <w:divBdr>
            <w:top w:val="none" w:sz="0" w:space="0" w:color="auto"/>
            <w:left w:val="none" w:sz="0" w:space="0" w:color="auto"/>
            <w:bottom w:val="none" w:sz="0" w:space="0" w:color="auto"/>
            <w:right w:val="none" w:sz="0" w:space="0" w:color="auto"/>
          </w:divBdr>
        </w:div>
        <w:div w:id="201286951">
          <w:marLeft w:val="480"/>
          <w:marRight w:val="0"/>
          <w:marTop w:val="0"/>
          <w:marBottom w:val="0"/>
          <w:divBdr>
            <w:top w:val="none" w:sz="0" w:space="0" w:color="auto"/>
            <w:left w:val="none" w:sz="0" w:space="0" w:color="auto"/>
            <w:bottom w:val="none" w:sz="0" w:space="0" w:color="auto"/>
            <w:right w:val="none" w:sz="0" w:space="0" w:color="auto"/>
          </w:divBdr>
        </w:div>
        <w:div w:id="222375396">
          <w:marLeft w:val="480"/>
          <w:marRight w:val="0"/>
          <w:marTop w:val="0"/>
          <w:marBottom w:val="0"/>
          <w:divBdr>
            <w:top w:val="none" w:sz="0" w:space="0" w:color="auto"/>
            <w:left w:val="none" w:sz="0" w:space="0" w:color="auto"/>
            <w:bottom w:val="none" w:sz="0" w:space="0" w:color="auto"/>
            <w:right w:val="none" w:sz="0" w:space="0" w:color="auto"/>
          </w:divBdr>
        </w:div>
        <w:div w:id="288974558">
          <w:marLeft w:val="480"/>
          <w:marRight w:val="0"/>
          <w:marTop w:val="0"/>
          <w:marBottom w:val="0"/>
          <w:divBdr>
            <w:top w:val="none" w:sz="0" w:space="0" w:color="auto"/>
            <w:left w:val="none" w:sz="0" w:space="0" w:color="auto"/>
            <w:bottom w:val="none" w:sz="0" w:space="0" w:color="auto"/>
            <w:right w:val="none" w:sz="0" w:space="0" w:color="auto"/>
          </w:divBdr>
        </w:div>
        <w:div w:id="323897397">
          <w:marLeft w:val="480"/>
          <w:marRight w:val="0"/>
          <w:marTop w:val="0"/>
          <w:marBottom w:val="0"/>
          <w:divBdr>
            <w:top w:val="none" w:sz="0" w:space="0" w:color="auto"/>
            <w:left w:val="none" w:sz="0" w:space="0" w:color="auto"/>
            <w:bottom w:val="none" w:sz="0" w:space="0" w:color="auto"/>
            <w:right w:val="none" w:sz="0" w:space="0" w:color="auto"/>
          </w:divBdr>
        </w:div>
        <w:div w:id="336881468">
          <w:marLeft w:val="480"/>
          <w:marRight w:val="0"/>
          <w:marTop w:val="0"/>
          <w:marBottom w:val="0"/>
          <w:divBdr>
            <w:top w:val="none" w:sz="0" w:space="0" w:color="auto"/>
            <w:left w:val="none" w:sz="0" w:space="0" w:color="auto"/>
            <w:bottom w:val="none" w:sz="0" w:space="0" w:color="auto"/>
            <w:right w:val="none" w:sz="0" w:space="0" w:color="auto"/>
          </w:divBdr>
        </w:div>
        <w:div w:id="353532068">
          <w:marLeft w:val="480"/>
          <w:marRight w:val="0"/>
          <w:marTop w:val="0"/>
          <w:marBottom w:val="0"/>
          <w:divBdr>
            <w:top w:val="none" w:sz="0" w:space="0" w:color="auto"/>
            <w:left w:val="none" w:sz="0" w:space="0" w:color="auto"/>
            <w:bottom w:val="none" w:sz="0" w:space="0" w:color="auto"/>
            <w:right w:val="none" w:sz="0" w:space="0" w:color="auto"/>
          </w:divBdr>
        </w:div>
        <w:div w:id="374500814">
          <w:marLeft w:val="480"/>
          <w:marRight w:val="0"/>
          <w:marTop w:val="0"/>
          <w:marBottom w:val="0"/>
          <w:divBdr>
            <w:top w:val="none" w:sz="0" w:space="0" w:color="auto"/>
            <w:left w:val="none" w:sz="0" w:space="0" w:color="auto"/>
            <w:bottom w:val="none" w:sz="0" w:space="0" w:color="auto"/>
            <w:right w:val="none" w:sz="0" w:space="0" w:color="auto"/>
          </w:divBdr>
        </w:div>
        <w:div w:id="382410676">
          <w:marLeft w:val="480"/>
          <w:marRight w:val="0"/>
          <w:marTop w:val="0"/>
          <w:marBottom w:val="0"/>
          <w:divBdr>
            <w:top w:val="none" w:sz="0" w:space="0" w:color="auto"/>
            <w:left w:val="none" w:sz="0" w:space="0" w:color="auto"/>
            <w:bottom w:val="none" w:sz="0" w:space="0" w:color="auto"/>
            <w:right w:val="none" w:sz="0" w:space="0" w:color="auto"/>
          </w:divBdr>
        </w:div>
        <w:div w:id="439644656">
          <w:marLeft w:val="480"/>
          <w:marRight w:val="0"/>
          <w:marTop w:val="0"/>
          <w:marBottom w:val="0"/>
          <w:divBdr>
            <w:top w:val="none" w:sz="0" w:space="0" w:color="auto"/>
            <w:left w:val="none" w:sz="0" w:space="0" w:color="auto"/>
            <w:bottom w:val="none" w:sz="0" w:space="0" w:color="auto"/>
            <w:right w:val="none" w:sz="0" w:space="0" w:color="auto"/>
          </w:divBdr>
        </w:div>
        <w:div w:id="457139527">
          <w:marLeft w:val="480"/>
          <w:marRight w:val="0"/>
          <w:marTop w:val="0"/>
          <w:marBottom w:val="0"/>
          <w:divBdr>
            <w:top w:val="none" w:sz="0" w:space="0" w:color="auto"/>
            <w:left w:val="none" w:sz="0" w:space="0" w:color="auto"/>
            <w:bottom w:val="none" w:sz="0" w:space="0" w:color="auto"/>
            <w:right w:val="none" w:sz="0" w:space="0" w:color="auto"/>
          </w:divBdr>
        </w:div>
        <w:div w:id="585265257">
          <w:marLeft w:val="480"/>
          <w:marRight w:val="0"/>
          <w:marTop w:val="0"/>
          <w:marBottom w:val="0"/>
          <w:divBdr>
            <w:top w:val="none" w:sz="0" w:space="0" w:color="auto"/>
            <w:left w:val="none" w:sz="0" w:space="0" w:color="auto"/>
            <w:bottom w:val="none" w:sz="0" w:space="0" w:color="auto"/>
            <w:right w:val="none" w:sz="0" w:space="0" w:color="auto"/>
          </w:divBdr>
        </w:div>
        <w:div w:id="660350323">
          <w:marLeft w:val="480"/>
          <w:marRight w:val="0"/>
          <w:marTop w:val="0"/>
          <w:marBottom w:val="0"/>
          <w:divBdr>
            <w:top w:val="none" w:sz="0" w:space="0" w:color="auto"/>
            <w:left w:val="none" w:sz="0" w:space="0" w:color="auto"/>
            <w:bottom w:val="none" w:sz="0" w:space="0" w:color="auto"/>
            <w:right w:val="none" w:sz="0" w:space="0" w:color="auto"/>
          </w:divBdr>
        </w:div>
        <w:div w:id="680086455">
          <w:marLeft w:val="480"/>
          <w:marRight w:val="0"/>
          <w:marTop w:val="0"/>
          <w:marBottom w:val="0"/>
          <w:divBdr>
            <w:top w:val="none" w:sz="0" w:space="0" w:color="auto"/>
            <w:left w:val="none" w:sz="0" w:space="0" w:color="auto"/>
            <w:bottom w:val="none" w:sz="0" w:space="0" w:color="auto"/>
            <w:right w:val="none" w:sz="0" w:space="0" w:color="auto"/>
          </w:divBdr>
        </w:div>
        <w:div w:id="691959595">
          <w:marLeft w:val="480"/>
          <w:marRight w:val="0"/>
          <w:marTop w:val="0"/>
          <w:marBottom w:val="0"/>
          <w:divBdr>
            <w:top w:val="none" w:sz="0" w:space="0" w:color="auto"/>
            <w:left w:val="none" w:sz="0" w:space="0" w:color="auto"/>
            <w:bottom w:val="none" w:sz="0" w:space="0" w:color="auto"/>
            <w:right w:val="none" w:sz="0" w:space="0" w:color="auto"/>
          </w:divBdr>
        </w:div>
        <w:div w:id="708143738">
          <w:marLeft w:val="480"/>
          <w:marRight w:val="0"/>
          <w:marTop w:val="0"/>
          <w:marBottom w:val="0"/>
          <w:divBdr>
            <w:top w:val="none" w:sz="0" w:space="0" w:color="auto"/>
            <w:left w:val="none" w:sz="0" w:space="0" w:color="auto"/>
            <w:bottom w:val="none" w:sz="0" w:space="0" w:color="auto"/>
            <w:right w:val="none" w:sz="0" w:space="0" w:color="auto"/>
          </w:divBdr>
        </w:div>
        <w:div w:id="718895408">
          <w:marLeft w:val="480"/>
          <w:marRight w:val="0"/>
          <w:marTop w:val="0"/>
          <w:marBottom w:val="0"/>
          <w:divBdr>
            <w:top w:val="none" w:sz="0" w:space="0" w:color="auto"/>
            <w:left w:val="none" w:sz="0" w:space="0" w:color="auto"/>
            <w:bottom w:val="none" w:sz="0" w:space="0" w:color="auto"/>
            <w:right w:val="none" w:sz="0" w:space="0" w:color="auto"/>
          </w:divBdr>
        </w:div>
        <w:div w:id="797916109">
          <w:marLeft w:val="480"/>
          <w:marRight w:val="0"/>
          <w:marTop w:val="0"/>
          <w:marBottom w:val="0"/>
          <w:divBdr>
            <w:top w:val="none" w:sz="0" w:space="0" w:color="auto"/>
            <w:left w:val="none" w:sz="0" w:space="0" w:color="auto"/>
            <w:bottom w:val="none" w:sz="0" w:space="0" w:color="auto"/>
            <w:right w:val="none" w:sz="0" w:space="0" w:color="auto"/>
          </w:divBdr>
        </w:div>
        <w:div w:id="846091319">
          <w:marLeft w:val="480"/>
          <w:marRight w:val="0"/>
          <w:marTop w:val="0"/>
          <w:marBottom w:val="0"/>
          <w:divBdr>
            <w:top w:val="none" w:sz="0" w:space="0" w:color="auto"/>
            <w:left w:val="none" w:sz="0" w:space="0" w:color="auto"/>
            <w:bottom w:val="none" w:sz="0" w:space="0" w:color="auto"/>
            <w:right w:val="none" w:sz="0" w:space="0" w:color="auto"/>
          </w:divBdr>
        </w:div>
        <w:div w:id="874468680">
          <w:marLeft w:val="480"/>
          <w:marRight w:val="0"/>
          <w:marTop w:val="0"/>
          <w:marBottom w:val="0"/>
          <w:divBdr>
            <w:top w:val="none" w:sz="0" w:space="0" w:color="auto"/>
            <w:left w:val="none" w:sz="0" w:space="0" w:color="auto"/>
            <w:bottom w:val="none" w:sz="0" w:space="0" w:color="auto"/>
            <w:right w:val="none" w:sz="0" w:space="0" w:color="auto"/>
          </w:divBdr>
        </w:div>
        <w:div w:id="883446622">
          <w:marLeft w:val="480"/>
          <w:marRight w:val="0"/>
          <w:marTop w:val="0"/>
          <w:marBottom w:val="0"/>
          <w:divBdr>
            <w:top w:val="none" w:sz="0" w:space="0" w:color="auto"/>
            <w:left w:val="none" w:sz="0" w:space="0" w:color="auto"/>
            <w:bottom w:val="none" w:sz="0" w:space="0" w:color="auto"/>
            <w:right w:val="none" w:sz="0" w:space="0" w:color="auto"/>
          </w:divBdr>
        </w:div>
        <w:div w:id="901601091">
          <w:marLeft w:val="480"/>
          <w:marRight w:val="0"/>
          <w:marTop w:val="0"/>
          <w:marBottom w:val="0"/>
          <w:divBdr>
            <w:top w:val="none" w:sz="0" w:space="0" w:color="auto"/>
            <w:left w:val="none" w:sz="0" w:space="0" w:color="auto"/>
            <w:bottom w:val="none" w:sz="0" w:space="0" w:color="auto"/>
            <w:right w:val="none" w:sz="0" w:space="0" w:color="auto"/>
          </w:divBdr>
        </w:div>
        <w:div w:id="950472617">
          <w:marLeft w:val="480"/>
          <w:marRight w:val="0"/>
          <w:marTop w:val="0"/>
          <w:marBottom w:val="0"/>
          <w:divBdr>
            <w:top w:val="none" w:sz="0" w:space="0" w:color="auto"/>
            <w:left w:val="none" w:sz="0" w:space="0" w:color="auto"/>
            <w:bottom w:val="none" w:sz="0" w:space="0" w:color="auto"/>
            <w:right w:val="none" w:sz="0" w:space="0" w:color="auto"/>
          </w:divBdr>
        </w:div>
        <w:div w:id="950893523">
          <w:marLeft w:val="480"/>
          <w:marRight w:val="0"/>
          <w:marTop w:val="0"/>
          <w:marBottom w:val="0"/>
          <w:divBdr>
            <w:top w:val="none" w:sz="0" w:space="0" w:color="auto"/>
            <w:left w:val="none" w:sz="0" w:space="0" w:color="auto"/>
            <w:bottom w:val="none" w:sz="0" w:space="0" w:color="auto"/>
            <w:right w:val="none" w:sz="0" w:space="0" w:color="auto"/>
          </w:divBdr>
        </w:div>
        <w:div w:id="1040590187">
          <w:marLeft w:val="480"/>
          <w:marRight w:val="0"/>
          <w:marTop w:val="0"/>
          <w:marBottom w:val="0"/>
          <w:divBdr>
            <w:top w:val="none" w:sz="0" w:space="0" w:color="auto"/>
            <w:left w:val="none" w:sz="0" w:space="0" w:color="auto"/>
            <w:bottom w:val="none" w:sz="0" w:space="0" w:color="auto"/>
            <w:right w:val="none" w:sz="0" w:space="0" w:color="auto"/>
          </w:divBdr>
        </w:div>
        <w:div w:id="1045368593">
          <w:marLeft w:val="480"/>
          <w:marRight w:val="0"/>
          <w:marTop w:val="0"/>
          <w:marBottom w:val="0"/>
          <w:divBdr>
            <w:top w:val="none" w:sz="0" w:space="0" w:color="auto"/>
            <w:left w:val="none" w:sz="0" w:space="0" w:color="auto"/>
            <w:bottom w:val="none" w:sz="0" w:space="0" w:color="auto"/>
            <w:right w:val="none" w:sz="0" w:space="0" w:color="auto"/>
          </w:divBdr>
        </w:div>
        <w:div w:id="1058941837">
          <w:marLeft w:val="480"/>
          <w:marRight w:val="0"/>
          <w:marTop w:val="0"/>
          <w:marBottom w:val="0"/>
          <w:divBdr>
            <w:top w:val="none" w:sz="0" w:space="0" w:color="auto"/>
            <w:left w:val="none" w:sz="0" w:space="0" w:color="auto"/>
            <w:bottom w:val="none" w:sz="0" w:space="0" w:color="auto"/>
            <w:right w:val="none" w:sz="0" w:space="0" w:color="auto"/>
          </w:divBdr>
        </w:div>
        <w:div w:id="1097483521">
          <w:marLeft w:val="480"/>
          <w:marRight w:val="0"/>
          <w:marTop w:val="0"/>
          <w:marBottom w:val="0"/>
          <w:divBdr>
            <w:top w:val="none" w:sz="0" w:space="0" w:color="auto"/>
            <w:left w:val="none" w:sz="0" w:space="0" w:color="auto"/>
            <w:bottom w:val="none" w:sz="0" w:space="0" w:color="auto"/>
            <w:right w:val="none" w:sz="0" w:space="0" w:color="auto"/>
          </w:divBdr>
        </w:div>
        <w:div w:id="1103304946">
          <w:marLeft w:val="480"/>
          <w:marRight w:val="0"/>
          <w:marTop w:val="0"/>
          <w:marBottom w:val="0"/>
          <w:divBdr>
            <w:top w:val="none" w:sz="0" w:space="0" w:color="auto"/>
            <w:left w:val="none" w:sz="0" w:space="0" w:color="auto"/>
            <w:bottom w:val="none" w:sz="0" w:space="0" w:color="auto"/>
            <w:right w:val="none" w:sz="0" w:space="0" w:color="auto"/>
          </w:divBdr>
        </w:div>
        <w:div w:id="1110979085">
          <w:marLeft w:val="480"/>
          <w:marRight w:val="0"/>
          <w:marTop w:val="0"/>
          <w:marBottom w:val="0"/>
          <w:divBdr>
            <w:top w:val="none" w:sz="0" w:space="0" w:color="auto"/>
            <w:left w:val="none" w:sz="0" w:space="0" w:color="auto"/>
            <w:bottom w:val="none" w:sz="0" w:space="0" w:color="auto"/>
            <w:right w:val="none" w:sz="0" w:space="0" w:color="auto"/>
          </w:divBdr>
        </w:div>
        <w:div w:id="1125779201">
          <w:marLeft w:val="480"/>
          <w:marRight w:val="0"/>
          <w:marTop w:val="0"/>
          <w:marBottom w:val="0"/>
          <w:divBdr>
            <w:top w:val="none" w:sz="0" w:space="0" w:color="auto"/>
            <w:left w:val="none" w:sz="0" w:space="0" w:color="auto"/>
            <w:bottom w:val="none" w:sz="0" w:space="0" w:color="auto"/>
            <w:right w:val="none" w:sz="0" w:space="0" w:color="auto"/>
          </w:divBdr>
        </w:div>
        <w:div w:id="1180777142">
          <w:marLeft w:val="480"/>
          <w:marRight w:val="0"/>
          <w:marTop w:val="0"/>
          <w:marBottom w:val="0"/>
          <w:divBdr>
            <w:top w:val="none" w:sz="0" w:space="0" w:color="auto"/>
            <w:left w:val="none" w:sz="0" w:space="0" w:color="auto"/>
            <w:bottom w:val="none" w:sz="0" w:space="0" w:color="auto"/>
            <w:right w:val="none" w:sz="0" w:space="0" w:color="auto"/>
          </w:divBdr>
        </w:div>
        <w:div w:id="1191332396">
          <w:marLeft w:val="480"/>
          <w:marRight w:val="0"/>
          <w:marTop w:val="0"/>
          <w:marBottom w:val="0"/>
          <w:divBdr>
            <w:top w:val="none" w:sz="0" w:space="0" w:color="auto"/>
            <w:left w:val="none" w:sz="0" w:space="0" w:color="auto"/>
            <w:bottom w:val="none" w:sz="0" w:space="0" w:color="auto"/>
            <w:right w:val="none" w:sz="0" w:space="0" w:color="auto"/>
          </w:divBdr>
        </w:div>
        <w:div w:id="1225026274">
          <w:marLeft w:val="480"/>
          <w:marRight w:val="0"/>
          <w:marTop w:val="0"/>
          <w:marBottom w:val="0"/>
          <w:divBdr>
            <w:top w:val="none" w:sz="0" w:space="0" w:color="auto"/>
            <w:left w:val="none" w:sz="0" w:space="0" w:color="auto"/>
            <w:bottom w:val="none" w:sz="0" w:space="0" w:color="auto"/>
            <w:right w:val="none" w:sz="0" w:space="0" w:color="auto"/>
          </w:divBdr>
        </w:div>
        <w:div w:id="1242108495">
          <w:marLeft w:val="480"/>
          <w:marRight w:val="0"/>
          <w:marTop w:val="0"/>
          <w:marBottom w:val="0"/>
          <w:divBdr>
            <w:top w:val="none" w:sz="0" w:space="0" w:color="auto"/>
            <w:left w:val="none" w:sz="0" w:space="0" w:color="auto"/>
            <w:bottom w:val="none" w:sz="0" w:space="0" w:color="auto"/>
            <w:right w:val="none" w:sz="0" w:space="0" w:color="auto"/>
          </w:divBdr>
        </w:div>
        <w:div w:id="1251233449">
          <w:marLeft w:val="480"/>
          <w:marRight w:val="0"/>
          <w:marTop w:val="0"/>
          <w:marBottom w:val="0"/>
          <w:divBdr>
            <w:top w:val="none" w:sz="0" w:space="0" w:color="auto"/>
            <w:left w:val="none" w:sz="0" w:space="0" w:color="auto"/>
            <w:bottom w:val="none" w:sz="0" w:space="0" w:color="auto"/>
            <w:right w:val="none" w:sz="0" w:space="0" w:color="auto"/>
          </w:divBdr>
        </w:div>
        <w:div w:id="1252470646">
          <w:marLeft w:val="480"/>
          <w:marRight w:val="0"/>
          <w:marTop w:val="0"/>
          <w:marBottom w:val="0"/>
          <w:divBdr>
            <w:top w:val="none" w:sz="0" w:space="0" w:color="auto"/>
            <w:left w:val="none" w:sz="0" w:space="0" w:color="auto"/>
            <w:bottom w:val="none" w:sz="0" w:space="0" w:color="auto"/>
            <w:right w:val="none" w:sz="0" w:space="0" w:color="auto"/>
          </w:divBdr>
        </w:div>
        <w:div w:id="1254826212">
          <w:marLeft w:val="480"/>
          <w:marRight w:val="0"/>
          <w:marTop w:val="0"/>
          <w:marBottom w:val="0"/>
          <w:divBdr>
            <w:top w:val="none" w:sz="0" w:space="0" w:color="auto"/>
            <w:left w:val="none" w:sz="0" w:space="0" w:color="auto"/>
            <w:bottom w:val="none" w:sz="0" w:space="0" w:color="auto"/>
            <w:right w:val="none" w:sz="0" w:space="0" w:color="auto"/>
          </w:divBdr>
        </w:div>
        <w:div w:id="1271166270">
          <w:marLeft w:val="480"/>
          <w:marRight w:val="0"/>
          <w:marTop w:val="0"/>
          <w:marBottom w:val="0"/>
          <w:divBdr>
            <w:top w:val="none" w:sz="0" w:space="0" w:color="auto"/>
            <w:left w:val="none" w:sz="0" w:space="0" w:color="auto"/>
            <w:bottom w:val="none" w:sz="0" w:space="0" w:color="auto"/>
            <w:right w:val="none" w:sz="0" w:space="0" w:color="auto"/>
          </w:divBdr>
        </w:div>
        <w:div w:id="1292059142">
          <w:marLeft w:val="480"/>
          <w:marRight w:val="0"/>
          <w:marTop w:val="0"/>
          <w:marBottom w:val="0"/>
          <w:divBdr>
            <w:top w:val="none" w:sz="0" w:space="0" w:color="auto"/>
            <w:left w:val="none" w:sz="0" w:space="0" w:color="auto"/>
            <w:bottom w:val="none" w:sz="0" w:space="0" w:color="auto"/>
            <w:right w:val="none" w:sz="0" w:space="0" w:color="auto"/>
          </w:divBdr>
        </w:div>
        <w:div w:id="1302612303">
          <w:marLeft w:val="480"/>
          <w:marRight w:val="0"/>
          <w:marTop w:val="0"/>
          <w:marBottom w:val="0"/>
          <w:divBdr>
            <w:top w:val="none" w:sz="0" w:space="0" w:color="auto"/>
            <w:left w:val="none" w:sz="0" w:space="0" w:color="auto"/>
            <w:bottom w:val="none" w:sz="0" w:space="0" w:color="auto"/>
            <w:right w:val="none" w:sz="0" w:space="0" w:color="auto"/>
          </w:divBdr>
        </w:div>
        <w:div w:id="1309896259">
          <w:marLeft w:val="480"/>
          <w:marRight w:val="0"/>
          <w:marTop w:val="0"/>
          <w:marBottom w:val="0"/>
          <w:divBdr>
            <w:top w:val="none" w:sz="0" w:space="0" w:color="auto"/>
            <w:left w:val="none" w:sz="0" w:space="0" w:color="auto"/>
            <w:bottom w:val="none" w:sz="0" w:space="0" w:color="auto"/>
            <w:right w:val="none" w:sz="0" w:space="0" w:color="auto"/>
          </w:divBdr>
        </w:div>
        <w:div w:id="1321040401">
          <w:marLeft w:val="480"/>
          <w:marRight w:val="0"/>
          <w:marTop w:val="0"/>
          <w:marBottom w:val="0"/>
          <w:divBdr>
            <w:top w:val="none" w:sz="0" w:space="0" w:color="auto"/>
            <w:left w:val="none" w:sz="0" w:space="0" w:color="auto"/>
            <w:bottom w:val="none" w:sz="0" w:space="0" w:color="auto"/>
            <w:right w:val="none" w:sz="0" w:space="0" w:color="auto"/>
          </w:divBdr>
        </w:div>
        <w:div w:id="1437823874">
          <w:marLeft w:val="480"/>
          <w:marRight w:val="0"/>
          <w:marTop w:val="0"/>
          <w:marBottom w:val="0"/>
          <w:divBdr>
            <w:top w:val="none" w:sz="0" w:space="0" w:color="auto"/>
            <w:left w:val="none" w:sz="0" w:space="0" w:color="auto"/>
            <w:bottom w:val="none" w:sz="0" w:space="0" w:color="auto"/>
            <w:right w:val="none" w:sz="0" w:space="0" w:color="auto"/>
          </w:divBdr>
        </w:div>
        <w:div w:id="1446727520">
          <w:marLeft w:val="480"/>
          <w:marRight w:val="0"/>
          <w:marTop w:val="0"/>
          <w:marBottom w:val="0"/>
          <w:divBdr>
            <w:top w:val="none" w:sz="0" w:space="0" w:color="auto"/>
            <w:left w:val="none" w:sz="0" w:space="0" w:color="auto"/>
            <w:bottom w:val="none" w:sz="0" w:space="0" w:color="auto"/>
            <w:right w:val="none" w:sz="0" w:space="0" w:color="auto"/>
          </w:divBdr>
        </w:div>
        <w:div w:id="1477380436">
          <w:marLeft w:val="480"/>
          <w:marRight w:val="0"/>
          <w:marTop w:val="0"/>
          <w:marBottom w:val="0"/>
          <w:divBdr>
            <w:top w:val="none" w:sz="0" w:space="0" w:color="auto"/>
            <w:left w:val="none" w:sz="0" w:space="0" w:color="auto"/>
            <w:bottom w:val="none" w:sz="0" w:space="0" w:color="auto"/>
            <w:right w:val="none" w:sz="0" w:space="0" w:color="auto"/>
          </w:divBdr>
        </w:div>
        <w:div w:id="1529221308">
          <w:marLeft w:val="480"/>
          <w:marRight w:val="0"/>
          <w:marTop w:val="0"/>
          <w:marBottom w:val="0"/>
          <w:divBdr>
            <w:top w:val="none" w:sz="0" w:space="0" w:color="auto"/>
            <w:left w:val="none" w:sz="0" w:space="0" w:color="auto"/>
            <w:bottom w:val="none" w:sz="0" w:space="0" w:color="auto"/>
            <w:right w:val="none" w:sz="0" w:space="0" w:color="auto"/>
          </w:divBdr>
        </w:div>
        <w:div w:id="1533419881">
          <w:marLeft w:val="480"/>
          <w:marRight w:val="0"/>
          <w:marTop w:val="0"/>
          <w:marBottom w:val="0"/>
          <w:divBdr>
            <w:top w:val="none" w:sz="0" w:space="0" w:color="auto"/>
            <w:left w:val="none" w:sz="0" w:space="0" w:color="auto"/>
            <w:bottom w:val="none" w:sz="0" w:space="0" w:color="auto"/>
            <w:right w:val="none" w:sz="0" w:space="0" w:color="auto"/>
          </w:divBdr>
        </w:div>
        <w:div w:id="1615012451">
          <w:marLeft w:val="480"/>
          <w:marRight w:val="0"/>
          <w:marTop w:val="0"/>
          <w:marBottom w:val="0"/>
          <w:divBdr>
            <w:top w:val="none" w:sz="0" w:space="0" w:color="auto"/>
            <w:left w:val="none" w:sz="0" w:space="0" w:color="auto"/>
            <w:bottom w:val="none" w:sz="0" w:space="0" w:color="auto"/>
            <w:right w:val="none" w:sz="0" w:space="0" w:color="auto"/>
          </w:divBdr>
        </w:div>
        <w:div w:id="1672023450">
          <w:marLeft w:val="480"/>
          <w:marRight w:val="0"/>
          <w:marTop w:val="0"/>
          <w:marBottom w:val="0"/>
          <w:divBdr>
            <w:top w:val="none" w:sz="0" w:space="0" w:color="auto"/>
            <w:left w:val="none" w:sz="0" w:space="0" w:color="auto"/>
            <w:bottom w:val="none" w:sz="0" w:space="0" w:color="auto"/>
            <w:right w:val="none" w:sz="0" w:space="0" w:color="auto"/>
          </w:divBdr>
        </w:div>
        <w:div w:id="1681153024">
          <w:marLeft w:val="480"/>
          <w:marRight w:val="0"/>
          <w:marTop w:val="0"/>
          <w:marBottom w:val="0"/>
          <w:divBdr>
            <w:top w:val="none" w:sz="0" w:space="0" w:color="auto"/>
            <w:left w:val="none" w:sz="0" w:space="0" w:color="auto"/>
            <w:bottom w:val="none" w:sz="0" w:space="0" w:color="auto"/>
            <w:right w:val="none" w:sz="0" w:space="0" w:color="auto"/>
          </w:divBdr>
        </w:div>
        <w:div w:id="1700273118">
          <w:marLeft w:val="480"/>
          <w:marRight w:val="0"/>
          <w:marTop w:val="0"/>
          <w:marBottom w:val="0"/>
          <w:divBdr>
            <w:top w:val="none" w:sz="0" w:space="0" w:color="auto"/>
            <w:left w:val="none" w:sz="0" w:space="0" w:color="auto"/>
            <w:bottom w:val="none" w:sz="0" w:space="0" w:color="auto"/>
            <w:right w:val="none" w:sz="0" w:space="0" w:color="auto"/>
          </w:divBdr>
        </w:div>
        <w:div w:id="1708487350">
          <w:marLeft w:val="480"/>
          <w:marRight w:val="0"/>
          <w:marTop w:val="0"/>
          <w:marBottom w:val="0"/>
          <w:divBdr>
            <w:top w:val="none" w:sz="0" w:space="0" w:color="auto"/>
            <w:left w:val="none" w:sz="0" w:space="0" w:color="auto"/>
            <w:bottom w:val="none" w:sz="0" w:space="0" w:color="auto"/>
            <w:right w:val="none" w:sz="0" w:space="0" w:color="auto"/>
          </w:divBdr>
        </w:div>
        <w:div w:id="1723820562">
          <w:marLeft w:val="480"/>
          <w:marRight w:val="0"/>
          <w:marTop w:val="0"/>
          <w:marBottom w:val="0"/>
          <w:divBdr>
            <w:top w:val="none" w:sz="0" w:space="0" w:color="auto"/>
            <w:left w:val="none" w:sz="0" w:space="0" w:color="auto"/>
            <w:bottom w:val="none" w:sz="0" w:space="0" w:color="auto"/>
            <w:right w:val="none" w:sz="0" w:space="0" w:color="auto"/>
          </w:divBdr>
        </w:div>
        <w:div w:id="1747725955">
          <w:marLeft w:val="480"/>
          <w:marRight w:val="0"/>
          <w:marTop w:val="0"/>
          <w:marBottom w:val="0"/>
          <w:divBdr>
            <w:top w:val="none" w:sz="0" w:space="0" w:color="auto"/>
            <w:left w:val="none" w:sz="0" w:space="0" w:color="auto"/>
            <w:bottom w:val="none" w:sz="0" w:space="0" w:color="auto"/>
            <w:right w:val="none" w:sz="0" w:space="0" w:color="auto"/>
          </w:divBdr>
        </w:div>
        <w:div w:id="1752849004">
          <w:marLeft w:val="480"/>
          <w:marRight w:val="0"/>
          <w:marTop w:val="0"/>
          <w:marBottom w:val="0"/>
          <w:divBdr>
            <w:top w:val="none" w:sz="0" w:space="0" w:color="auto"/>
            <w:left w:val="none" w:sz="0" w:space="0" w:color="auto"/>
            <w:bottom w:val="none" w:sz="0" w:space="0" w:color="auto"/>
            <w:right w:val="none" w:sz="0" w:space="0" w:color="auto"/>
          </w:divBdr>
        </w:div>
        <w:div w:id="1807506953">
          <w:marLeft w:val="480"/>
          <w:marRight w:val="0"/>
          <w:marTop w:val="0"/>
          <w:marBottom w:val="0"/>
          <w:divBdr>
            <w:top w:val="none" w:sz="0" w:space="0" w:color="auto"/>
            <w:left w:val="none" w:sz="0" w:space="0" w:color="auto"/>
            <w:bottom w:val="none" w:sz="0" w:space="0" w:color="auto"/>
            <w:right w:val="none" w:sz="0" w:space="0" w:color="auto"/>
          </w:divBdr>
        </w:div>
        <w:div w:id="1843815480">
          <w:marLeft w:val="480"/>
          <w:marRight w:val="0"/>
          <w:marTop w:val="0"/>
          <w:marBottom w:val="0"/>
          <w:divBdr>
            <w:top w:val="none" w:sz="0" w:space="0" w:color="auto"/>
            <w:left w:val="none" w:sz="0" w:space="0" w:color="auto"/>
            <w:bottom w:val="none" w:sz="0" w:space="0" w:color="auto"/>
            <w:right w:val="none" w:sz="0" w:space="0" w:color="auto"/>
          </w:divBdr>
        </w:div>
        <w:div w:id="1863399055">
          <w:marLeft w:val="480"/>
          <w:marRight w:val="0"/>
          <w:marTop w:val="0"/>
          <w:marBottom w:val="0"/>
          <w:divBdr>
            <w:top w:val="none" w:sz="0" w:space="0" w:color="auto"/>
            <w:left w:val="none" w:sz="0" w:space="0" w:color="auto"/>
            <w:bottom w:val="none" w:sz="0" w:space="0" w:color="auto"/>
            <w:right w:val="none" w:sz="0" w:space="0" w:color="auto"/>
          </w:divBdr>
        </w:div>
        <w:div w:id="1880043922">
          <w:marLeft w:val="480"/>
          <w:marRight w:val="0"/>
          <w:marTop w:val="0"/>
          <w:marBottom w:val="0"/>
          <w:divBdr>
            <w:top w:val="none" w:sz="0" w:space="0" w:color="auto"/>
            <w:left w:val="none" w:sz="0" w:space="0" w:color="auto"/>
            <w:bottom w:val="none" w:sz="0" w:space="0" w:color="auto"/>
            <w:right w:val="none" w:sz="0" w:space="0" w:color="auto"/>
          </w:divBdr>
        </w:div>
        <w:div w:id="1895316512">
          <w:marLeft w:val="480"/>
          <w:marRight w:val="0"/>
          <w:marTop w:val="0"/>
          <w:marBottom w:val="0"/>
          <w:divBdr>
            <w:top w:val="none" w:sz="0" w:space="0" w:color="auto"/>
            <w:left w:val="none" w:sz="0" w:space="0" w:color="auto"/>
            <w:bottom w:val="none" w:sz="0" w:space="0" w:color="auto"/>
            <w:right w:val="none" w:sz="0" w:space="0" w:color="auto"/>
          </w:divBdr>
        </w:div>
        <w:div w:id="1924796035">
          <w:marLeft w:val="480"/>
          <w:marRight w:val="0"/>
          <w:marTop w:val="0"/>
          <w:marBottom w:val="0"/>
          <w:divBdr>
            <w:top w:val="none" w:sz="0" w:space="0" w:color="auto"/>
            <w:left w:val="none" w:sz="0" w:space="0" w:color="auto"/>
            <w:bottom w:val="none" w:sz="0" w:space="0" w:color="auto"/>
            <w:right w:val="none" w:sz="0" w:space="0" w:color="auto"/>
          </w:divBdr>
        </w:div>
        <w:div w:id="1980643543">
          <w:marLeft w:val="480"/>
          <w:marRight w:val="0"/>
          <w:marTop w:val="0"/>
          <w:marBottom w:val="0"/>
          <w:divBdr>
            <w:top w:val="none" w:sz="0" w:space="0" w:color="auto"/>
            <w:left w:val="none" w:sz="0" w:space="0" w:color="auto"/>
            <w:bottom w:val="none" w:sz="0" w:space="0" w:color="auto"/>
            <w:right w:val="none" w:sz="0" w:space="0" w:color="auto"/>
          </w:divBdr>
        </w:div>
        <w:div w:id="2087874738">
          <w:marLeft w:val="480"/>
          <w:marRight w:val="0"/>
          <w:marTop w:val="0"/>
          <w:marBottom w:val="0"/>
          <w:divBdr>
            <w:top w:val="none" w:sz="0" w:space="0" w:color="auto"/>
            <w:left w:val="none" w:sz="0" w:space="0" w:color="auto"/>
            <w:bottom w:val="none" w:sz="0" w:space="0" w:color="auto"/>
            <w:right w:val="none" w:sz="0" w:space="0" w:color="auto"/>
          </w:divBdr>
        </w:div>
        <w:div w:id="2091192406">
          <w:marLeft w:val="480"/>
          <w:marRight w:val="0"/>
          <w:marTop w:val="0"/>
          <w:marBottom w:val="0"/>
          <w:divBdr>
            <w:top w:val="none" w:sz="0" w:space="0" w:color="auto"/>
            <w:left w:val="none" w:sz="0" w:space="0" w:color="auto"/>
            <w:bottom w:val="none" w:sz="0" w:space="0" w:color="auto"/>
            <w:right w:val="none" w:sz="0" w:space="0" w:color="auto"/>
          </w:divBdr>
        </w:div>
        <w:div w:id="2133476324">
          <w:marLeft w:val="480"/>
          <w:marRight w:val="0"/>
          <w:marTop w:val="0"/>
          <w:marBottom w:val="0"/>
          <w:divBdr>
            <w:top w:val="none" w:sz="0" w:space="0" w:color="auto"/>
            <w:left w:val="none" w:sz="0" w:space="0" w:color="auto"/>
            <w:bottom w:val="none" w:sz="0" w:space="0" w:color="auto"/>
            <w:right w:val="none" w:sz="0" w:space="0" w:color="auto"/>
          </w:divBdr>
        </w:div>
      </w:divsChild>
    </w:div>
    <w:div w:id="1343236720">
      <w:bodyDiv w:val="1"/>
      <w:marLeft w:val="0"/>
      <w:marRight w:val="0"/>
      <w:marTop w:val="0"/>
      <w:marBottom w:val="0"/>
      <w:divBdr>
        <w:top w:val="none" w:sz="0" w:space="0" w:color="auto"/>
        <w:left w:val="none" w:sz="0" w:space="0" w:color="auto"/>
        <w:bottom w:val="none" w:sz="0" w:space="0" w:color="auto"/>
        <w:right w:val="none" w:sz="0" w:space="0" w:color="auto"/>
      </w:divBdr>
      <w:divsChild>
        <w:div w:id="11346957">
          <w:marLeft w:val="480"/>
          <w:marRight w:val="0"/>
          <w:marTop w:val="0"/>
          <w:marBottom w:val="0"/>
          <w:divBdr>
            <w:top w:val="none" w:sz="0" w:space="0" w:color="auto"/>
            <w:left w:val="none" w:sz="0" w:space="0" w:color="auto"/>
            <w:bottom w:val="none" w:sz="0" w:space="0" w:color="auto"/>
            <w:right w:val="none" w:sz="0" w:space="0" w:color="auto"/>
          </w:divBdr>
        </w:div>
        <w:div w:id="74792009">
          <w:marLeft w:val="480"/>
          <w:marRight w:val="0"/>
          <w:marTop w:val="0"/>
          <w:marBottom w:val="0"/>
          <w:divBdr>
            <w:top w:val="none" w:sz="0" w:space="0" w:color="auto"/>
            <w:left w:val="none" w:sz="0" w:space="0" w:color="auto"/>
            <w:bottom w:val="none" w:sz="0" w:space="0" w:color="auto"/>
            <w:right w:val="none" w:sz="0" w:space="0" w:color="auto"/>
          </w:divBdr>
        </w:div>
        <w:div w:id="97990008">
          <w:marLeft w:val="480"/>
          <w:marRight w:val="0"/>
          <w:marTop w:val="0"/>
          <w:marBottom w:val="0"/>
          <w:divBdr>
            <w:top w:val="none" w:sz="0" w:space="0" w:color="auto"/>
            <w:left w:val="none" w:sz="0" w:space="0" w:color="auto"/>
            <w:bottom w:val="none" w:sz="0" w:space="0" w:color="auto"/>
            <w:right w:val="none" w:sz="0" w:space="0" w:color="auto"/>
          </w:divBdr>
        </w:div>
        <w:div w:id="99687813">
          <w:marLeft w:val="480"/>
          <w:marRight w:val="0"/>
          <w:marTop w:val="0"/>
          <w:marBottom w:val="0"/>
          <w:divBdr>
            <w:top w:val="none" w:sz="0" w:space="0" w:color="auto"/>
            <w:left w:val="none" w:sz="0" w:space="0" w:color="auto"/>
            <w:bottom w:val="none" w:sz="0" w:space="0" w:color="auto"/>
            <w:right w:val="none" w:sz="0" w:space="0" w:color="auto"/>
          </w:divBdr>
        </w:div>
        <w:div w:id="107166573">
          <w:marLeft w:val="480"/>
          <w:marRight w:val="0"/>
          <w:marTop w:val="0"/>
          <w:marBottom w:val="0"/>
          <w:divBdr>
            <w:top w:val="none" w:sz="0" w:space="0" w:color="auto"/>
            <w:left w:val="none" w:sz="0" w:space="0" w:color="auto"/>
            <w:bottom w:val="none" w:sz="0" w:space="0" w:color="auto"/>
            <w:right w:val="none" w:sz="0" w:space="0" w:color="auto"/>
          </w:divBdr>
        </w:div>
        <w:div w:id="146361855">
          <w:marLeft w:val="480"/>
          <w:marRight w:val="0"/>
          <w:marTop w:val="0"/>
          <w:marBottom w:val="0"/>
          <w:divBdr>
            <w:top w:val="none" w:sz="0" w:space="0" w:color="auto"/>
            <w:left w:val="none" w:sz="0" w:space="0" w:color="auto"/>
            <w:bottom w:val="none" w:sz="0" w:space="0" w:color="auto"/>
            <w:right w:val="none" w:sz="0" w:space="0" w:color="auto"/>
          </w:divBdr>
        </w:div>
        <w:div w:id="267272403">
          <w:marLeft w:val="480"/>
          <w:marRight w:val="0"/>
          <w:marTop w:val="0"/>
          <w:marBottom w:val="0"/>
          <w:divBdr>
            <w:top w:val="none" w:sz="0" w:space="0" w:color="auto"/>
            <w:left w:val="none" w:sz="0" w:space="0" w:color="auto"/>
            <w:bottom w:val="none" w:sz="0" w:space="0" w:color="auto"/>
            <w:right w:val="none" w:sz="0" w:space="0" w:color="auto"/>
          </w:divBdr>
        </w:div>
        <w:div w:id="336275735">
          <w:marLeft w:val="480"/>
          <w:marRight w:val="0"/>
          <w:marTop w:val="0"/>
          <w:marBottom w:val="0"/>
          <w:divBdr>
            <w:top w:val="none" w:sz="0" w:space="0" w:color="auto"/>
            <w:left w:val="none" w:sz="0" w:space="0" w:color="auto"/>
            <w:bottom w:val="none" w:sz="0" w:space="0" w:color="auto"/>
            <w:right w:val="none" w:sz="0" w:space="0" w:color="auto"/>
          </w:divBdr>
        </w:div>
        <w:div w:id="449082998">
          <w:marLeft w:val="480"/>
          <w:marRight w:val="0"/>
          <w:marTop w:val="0"/>
          <w:marBottom w:val="0"/>
          <w:divBdr>
            <w:top w:val="none" w:sz="0" w:space="0" w:color="auto"/>
            <w:left w:val="none" w:sz="0" w:space="0" w:color="auto"/>
            <w:bottom w:val="none" w:sz="0" w:space="0" w:color="auto"/>
            <w:right w:val="none" w:sz="0" w:space="0" w:color="auto"/>
          </w:divBdr>
        </w:div>
        <w:div w:id="474682718">
          <w:marLeft w:val="480"/>
          <w:marRight w:val="0"/>
          <w:marTop w:val="0"/>
          <w:marBottom w:val="0"/>
          <w:divBdr>
            <w:top w:val="none" w:sz="0" w:space="0" w:color="auto"/>
            <w:left w:val="none" w:sz="0" w:space="0" w:color="auto"/>
            <w:bottom w:val="none" w:sz="0" w:space="0" w:color="auto"/>
            <w:right w:val="none" w:sz="0" w:space="0" w:color="auto"/>
          </w:divBdr>
        </w:div>
        <w:div w:id="491799984">
          <w:marLeft w:val="480"/>
          <w:marRight w:val="0"/>
          <w:marTop w:val="0"/>
          <w:marBottom w:val="0"/>
          <w:divBdr>
            <w:top w:val="none" w:sz="0" w:space="0" w:color="auto"/>
            <w:left w:val="none" w:sz="0" w:space="0" w:color="auto"/>
            <w:bottom w:val="none" w:sz="0" w:space="0" w:color="auto"/>
            <w:right w:val="none" w:sz="0" w:space="0" w:color="auto"/>
          </w:divBdr>
        </w:div>
        <w:div w:id="521673271">
          <w:marLeft w:val="480"/>
          <w:marRight w:val="0"/>
          <w:marTop w:val="0"/>
          <w:marBottom w:val="0"/>
          <w:divBdr>
            <w:top w:val="none" w:sz="0" w:space="0" w:color="auto"/>
            <w:left w:val="none" w:sz="0" w:space="0" w:color="auto"/>
            <w:bottom w:val="none" w:sz="0" w:space="0" w:color="auto"/>
            <w:right w:val="none" w:sz="0" w:space="0" w:color="auto"/>
          </w:divBdr>
        </w:div>
        <w:div w:id="535121627">
          <w:marLeft w:val="480"/>
          <w:marRight w:val="0"/>
          <w:marTop w:val="0"/>
          <w:marBottom w:val="0"/>
          <w:divBdr>
            <w:top w:val="none" w:sz="0" w:space="0" w:color="auto"/>
            <w:left w:val="none" w:sz="0" w:space="0" w:color="auto"/>
            <w:bottom w:val="none" w:sz="0" w:space="0" w:color="auto"/>
            <w:right w:val="none" w:sz="0" w:space="0" w:color="auto"/>
          </w:divBdr>
        </w:div>
        <w:div w:id="549650963">
          <w:marLeft w:val="480"/>
          <w:marRight w:val="0"/>
          <w:marTop w:val="0"/>
          <w:marBottom w:val="0"/>
          <w:divBdr>
            <w:top w:val="none" w:sz="0" w:space="0" w:color="auto"/>
            <w:left w:val="none" w:sz="0" w:space="0" w:color="auto"/>
            <w:bottom w:val="none" w:sz="0" w:space="0" w:color="auto"/>
            <w:right w:val="none" w:sz="0" w:space="0" w:color="auto"/>
          </w:divBdr>
        </w:div>
        <w:div w:id="578055845">
          <w:marLeft w:val="480"/>
          <w:marRight w:val="0"/>
          <w:marTop w:val="0"/>
          <w:marBottom w:val="0"/>
          <w:divBdr>
            <w:top w:val="none" w:sz="0" w:space="0" w:color="auto"/>
            <w:left w:val="none" w:sz="0" w:space="0" w:color="auto"/>
            <w:bottom w:val="none" w:sz="0" w:space="0" w:color="auto"/>
            <w:right w:val="none" w:sz="0" w:space="0" w:color="auto"/>
          </w:divBdr>
        </w:div>
        <w:div w:id="585499984">
          <w:marLeft w:val="480"/>
          <w:marRight w:val="0"/>
          <w:marTop w:val="0"/>
          <w:marBottom w:val="0"/>
          <w:divBdr>
            <w:top w:val="none" w:sz="0" w:space="0" w:color="auto"/>
            <w:left w:val="none" w:sz="0" w:space="0" w:color="auto"/>
            <w:bottom w:val="none" w:sz="0" w:space="0" w:color="auto"/>
            <w:right w:val="none" w:sz="0" w:space="0" w:color="auto"/>
          </w:divBdr>
        </w:div>
        <w:div w:id="611940947">
          <w:marLeft w:val="480"/>
          <w:marRight w:val="0"/>
          <w:marTop w:val="0"/>
          <w:marBottom w:val="0"/>
          <w:divBdr>
            <w:top w:val="none" w:sz="0" w:space="0" w:color="auto"/>
            <w:left w:val="none" w:sz="0" w:space="0" w:color="auto"/>
            <w:bottom w:val="none" w:sz="0" w:space="0" w:color="auto"/>
            <w:right w:val="none" w:sz="0" w:space="0" w:color="auto"/>
          </w:divBdr>
        </w:div>
        <w:div w:id="619190252">
          <w:marLeft w:val="480"/>
          <w:marRight w:val="0"/>
          <w:marTop w:val="0"/>
          <w:marBottom w:val="0"/>
          <w:divBdr>
            <w:top w:val="none" w:sz="0" w:space="0" w:color="auto"/>
            <w:left w:val="none" w:sz="0" w:space="0" w:color="auto"/>
            <w:bottom w:val="none" w:sz="0" w:space="0" w:color="auto"/>
            <w:right w:val="none" w:sz="0" w:space="0" w:color="auto"/>
          </w:divBdr>
        </w:div>
        <w:div w:id="633407242">
          <w:marLeft w:val="480"/>
          <w:marRight w:val="0"/>
          <w:marTop w:val="0"/>
          <w:marBottom w:val="0"/>
          <w:divBdr>
            <w:top w:val="none" w:sz="0" w:space="0" w:color="auto"/>
            <w:left w:val="none" w:sz="0" w:space="0" w:color="auto"/>
            <w:bottom w:val="none" w:sz="0" w:space="0" w:color="auto"/>
            <w:right w:val="none" w:sz="0" w:space="0" w:color="auto"/>
          </w:divBdr>
        </w:div>
        <w:div w:id="636451045">
          <w:marLeft w:val="480"/>
          <w:marRight w:val="0"/>
          <w:marTop w:val="0"/>
          <w:marBottom w:val="0"/>
          <w:divBdr>
            <w:top w:val="none" w:sz="0" w:space="0" w:color="auto"/>
            <w:left w:val="none" w:sz="0" w:space="0" w:color="auto"/>
            <w:bottom w:val="none" w:sz="0" w:space="0" w:color="auto"/>
            <w:right w:val="none" w:sz="0" w:space="0" w:color="auto"/>
          </w:divBdr>
        </w:div>
        <w:div w:id="817574426">
          <w:marLeft w:val="480"/>
          <w:marRight w:val="0"/>
          <w:marTop w:val="0"/>
          <w:marBottom w:val="0"/>
          <w:divBdr>
            <w:top w:val="none" w:sz="0" w:space="0" w:color="auto"/>
            <w:left w:val="none" w:sz="0" w:space="0" w:color="auto"/>
            <w:bottom w:val="none" w:sz="0" w:space="0" w:color="auto"/>
            <w:right w:val="none" w:sz="0" w:space="0" w:color="auto"/>
          </w:divBdr>
        </w:div>
        <w:div w:id="891960524">
          <w:marLeft w:val="480"/>
          <w:marRight w:val="0"/>
          <w:marTop w:val="0"/>
          <w:marBottom w:val="0"/>
          <w:divBdr>
            <w:top w:val="none" w:sz="0" w:space="0" w:color="auto"/>
            <w:left w:val="none" w:sz="0" w:space="0" w:color="auto"/>
            <w:bottom w:val="none" w:sz="0" w:space="0" w:color="auto"/>
            <w:right w:val="none" w:sz="0" w:space="0" w:color="auto"/>
          </w:divBdr>
        </w:div>
        <w:div w:id="904679804">
          <w:marLeft w:val="480"/>
          <w:marRight w:val="0"/>
          <w:marTop w:val="0"/>
          <w:marBottom w:val="0"/>
          <w:divBdr>
            <w:top w:val="none" w:sz="0" w:space="0" w:color="auto"/>
            <w:left w:val="none" w:sz="0" w:space="0" w:color="auto"/>
            <w:bottom w:val="none" w:sz="0" w:space="0" w:color="auto"/>
            <w:right w:val="none" w:sz="0" w:space="0" w:color="auto"/>
          </w:divBdr>
        </w:div>
        <w:div w:id="914708974">
          <w:marLeft w:val="480"/>
          <w:marRight w:val="0"/>
          <w:marTop w:val="0"/>
          <w:marBottom w:val="0"/>
          <w:divBdr>
            <w:top w:val="none" w:sz="0" w:space="0" w:color="auto"/>
            <w:left w:val="none" w:sz="0" w:space="0" w:color="auto"/>
            <w:bottom w:val="none" w:sz="0" w:space="0" w:color="auto"/>
            <w:right w:val="none" w:sz="0" w:space="0" w:color="auto"/>
          </w:divBdr>
        </w:div>
        <w:div w:id="980579192">
          <w:marLeft w:val="480"/>
          <w:marRight w:val="0"/>
          <w:marTop w:val="0"/>
          <w:marBottom w:val="0"/>
          <w:divBdr>
            <w:top w:val="none" w:sz="0" w:space="0" w:color="auto"/>
            <w:left w:val="none" w:sz="0" w:space="0" w:color="auto"/>
            <w:bottom w:val="none" w:sz="0" w:space="0" w:color="auto"/>
            <w:right w:val="none" w:sz="0" w:space="0" w:color="auto"/>
          </w:divBdr>
        </w:div>
        <w:div w:id="1002856962">
          <w:marLeft w:val="480"/>
          <w:marRight w:val="0"/>
          <w:marTop w:val="0"/>
          <w:marBottom w:val="0"/>
          <w:divBdr>
            <w:top w:val="none" w:sz="0" w:space="0" w:color="auto"/>
            <w:left w:val="none" w:sz="0" w:space="0" w:color="auto"/>
            <w:bottom w:val="none" w:sz="0" w:space="0" w:color="auto"/>
            <w:right w:val="none" w:sz="0" w:space="0" w:color="auto"/>
          </w:divBdr>
        </w:div>
        <w:div w:id="1010718930">
          <w:marLeft w:val="480"/>
          <w:marRight w:val="0"/>
          <w:marTop w:val="0"/>
          <w:marBottom w:val="0"/>
          <w:divBdr>
            <w:top w:val="none" w:sz="0" w:space="0" w:color="auto"/>
            <w:left w:val="none" w:sz="0" w:space="0" w:color="auto"/>
            <w:bottom w:val="none" w:sz="0" w:space="0" w:color="auto"/>
            <w:right w:val="none" w:sz="0" w:space="0" w:color="auto"/>
          </w:divBdr>
        </w:div>
        <w:div w:id="1053964361">
          <w:marLeft w:val="480"/>
          <w:marRight w:val="0"/>
          <w:marTop w:val="0"/>
          <w:marBottom w:val="0"/>
          <w:divBdr>
            <w:top w:val="none" w:sz="0" w:space="0" w:color="auto"/>
            <w:left w:val="none" w:sz="0" w:space="0" w:color="auto"/>
            <w:bottom w:val="none" w:sz="0" w:space="0" w:color="auto"/>
            <w:right w:val="none" w:sz="0" w:space="0" w:color="auto"/>
          </w:divBdr>
        </w:div>
        <w:div w:id="1078401214">
          <w:marLeft w:val="480"/>
          <w:marRight w:val="0"/>
          <w:marTop w:val="0"/>
          <w:marBottom w:val="0"/>
          <w:divBdr>
            <w:top w:val="none" w:sz="0" w:space="0" w:color="auto"/>
            <w:left w:val="none" w:sz="0" w:space="0" w:color="auto"/>
            <w:bottom w:val="none" w:sz="0" w:space="0" w:color="auto"/>
            <w:right w:val="none" w:sz="0" w:space="0" w:color="auto"/>
          </w:divBdr>
        </w:div>
        <w:div w:id="1153914313">
          <w:marLeft w:val="480"/>
          <w:marRight w:val="0"/>
          <w:marTop w:val="0"/>
          <w:marBottom w:val="0"/>
          <w:divBdr>
            <w:top w:val="none" w:sz="0" w:space="0" w:color="auto"/>
            <w:left w:val="none" w:sz="0" w:space="0" w:color="auto"/>
            <w:bottom w:val="none" w:sz="0" w:space="0" w:color="auto"/>
            <w:right w:val="none" w:sz="0" w:space="0" w:color="auto"/>
          </w:divBdr>
        </w:div>
        <w:div w:id="1208832579">
          <w:marLeft w:val="480"/>
          <w:marRight w:val="0"/>
          <w:marTop w:val="0"/>
          <w:marBottom w:val="0"/>
          <w:divBdr>
            <w:top w:val="none" w:sz="0" w:space="0" w:color="auto"/>
            <w:left w:val="none" w:sz="0" w:space="0" w:color="auto"/>
            <w:bottom w:val="none" w:sz="0" w:space="0" w:color="auto"/>
            <w:right w:val="none" w:sz="0" w:space="0" w:color="auto"/>
          </w:divBdr>
        </w:div>
        <w:div w:id="1271812528">
          <w:marLeft w:val="480"/>
          <w:marRight w:val="0"/>
          <w:marTop w:val="0"/>
          <w:marBottom w:val="0"/>
          <w:divBdr>
            <w:top w:val="none" w:sz="0" w:space="0" w:color="auto"/>
            <w:left w:val="none" w:sz="0" w:space="0" w:color="auto"/>
            <w:bottom w:val="none" w:sz="0" w:space="0" w:color="auto"/>
            <w:right w:val="none" w:sz="0" w:space="0" w:color="auto"/>
          </w:divBdr>
        </w:div>
        <w:div w:id="1275089896">
          <w:marLeft w:val="480"/>
          <w:marRight w:val="0"/>
          <w:marTop w:val="0"/>
          <w:marBottom w:val="0"/>
          <w:divBdr>
            <w:top w:val="none" w:sz="0" w:space="0" w:color="auto"/>
            <w:left w:val="none" w:sz="0" w:space="0" w:color="auto"/>
            <w:bottom w:val="none" w:sz="0" w:space="0" w:color="auto"/>
            <w:right w:val="none" w:sz="0" w:space="0" w:color="auto"/>
          </w:divBdr>
        </w:div>
        <w:div w:id="1343120909">
          <w:marLeft w:val="480"/>
          <w:marRight w:val="0"/>
          <w:marTop w:val="0"/>
          <w:marBottom w:val="0"/>
          <w:divBdr>
            <w:top w:val="none" w:sz="0" w:space="0" w:color="auto"/>
            <w:left w:val="none" w:sz="0" w:space="0" w:color="auto"/>
            <w:bottom w:val="none" w:sz="0" w:space="0" w:color="auto"/>
            <w:right w:val="none" w:sz="0" w:space="0" w:color="auto"/>
          </w:divBdr>
        </w:div>
        <w:div w:id="1357775855">
          <w:marLeft w:val="480"/>
          <w:marRight w:val="0"/>
          <w:marTop w:val="0"/>
          <w:marBottom w:val="0"/>
          <w:divBdr>
            <w:top w:val="none" w:sz="0" w:space="0" w:color="auto"/>
            <w:left w:val="none" w:sz="0" w:space="0" w:color="auto"/>
            <w:bottom w:val="none" w:sz="0" w:space="0" w:color="auto"/>
            <w:right w:val="none" w:sz="0" w:space="0" w:color="auto"/>
          </w:divBdr>
        </w:div>
        <w:div w:id="1391805812">
          <w:marLeft w:val="480"/>
          <w:marRight w:val="0"/>
          <w:marTop w:val="0"/>
          <w:marBottom w:val="0"/>
          <w:divBdr>
            <w:top w:val="none" w:sz="0" w:space="0" w:color="auto"/>
            <w:left w:val="none" w:sz="0" w:space="0" w:color="auto"/>
            <w:bottom w:val="none" w:sz="0" w:space="0" w:color="auto"/>
            <w:right w:val="none" w:sz="0" w:space="0" w:color="auto"/>
          </w:divBdr>
        </w:div>
        <w:div w:id="1403481818">
          <w:marLeft w:val="480"/>
          <w:marRight w:val="0"/>
          <w:marTop w:val="0"/>
          <w:marBottom w:val="0"/>
          <w:divBdr>
            <w:top w:val="none" w:sz="0" w:space="0" w:color="auto"/>
            <w:left w:val="none" w:sz="0" w:space="0" w:color="auto"/>
            <w:bottom w:val="none" w:sz="0" w:space="0" w:color="auto"/>
            <w:right w:val="none" w:sz="0" w:space="0" w:color="auto"/>
          </w:divBdr>
        </w:div>
        <w:div w:id="1407071607">
          <w:marLeft w:val="480"/>
          <w:marRight w:val="0"/>
          <w:marTop w:val="0"/>
          <w:marBottom w:val="0"/>
          <w:divBdr>
            <w:top w:val="none" w:sz="0" w:space="0" w:color="auto"/>
            <w:left w:val="none" w:sz="0" w:space="0" w:color="auto"/>
            <w:bottom w:val="none" w:sz="0" w:space="0" w:color="auto"/>
            <w:right w:val="none" w:sz="0" w:space="0" w:color="auto"/>
          </w:divBdr>
        </w:div>
        <w:div w:id="1461803577">
          <w:marLeft w:val="480"/>
          <w:marRight w:val="0"/>
          <w:marTop w:val="0"/>
          <w:marBottom w:val="0"/>
          <w:divBdr>
            <w:top w:val="none" w:sz="0" w:space="0" w:color="auto"/>
            <w:left w:val="none" w:sz="0" w:space="0" w:color="auto"/>
            <w:bottom w:val="none" w:sz="0" w:space="0" w:color="auto"/>
            <w:right w:val="none" w:sz="0" w:space="0" w:color="auto"/>
          </w:divBdr>
        </w:div>
        <w:div w:id="1523129768">
          <w:marLeft w:val="480"/>
          <w:marRight w:val="0"/>
          <w:marTop w:val="0"/>
          <w:marBottom w:val="0"/>
          <w:divBdr>
            <w:top w:val="none" w:sz="0" w:space="0" w:color="auto"/>
            <w:left w:val="none" w:sz="0" w:space="0" w:color="auto"/>
            <w:bottom w:val="none" w:sz="0" w:space="0" w:color="auto"/>
            <w:right w:val="none" w:sz="0" w:space="0" w:color="auto"/>
          </w:divBdr>
        </w:div>
        <w:div w:id="1528906255">
          <w:marLeft w:val="480"/>
          <w:marRight w:val="0"/>
          <w:marTop w:val="0"/>
          <w:marBottom w:val="0"/>
          <w:divBdr>
            <w:top w:val="none" w:sz="0" w:space="0" w:color="auto"/>
            <w:left w:val="none" w:sz="0" w:space="0" w:color="auto"/>
            <w:bottom w:val="none" w:sz="0" w:space="0" w:color="auto"/>
            <w:right w:val="none" w:sz="0" w:space="0" w:color="auto"/>
          </w:divBdr>
        </w:div>
        <w:div w:id="1556577900">
          <w:marLeft w:val="480"/>
          <w:marRight w:val="0"/>
          <w:marTop w:val="0"/>
          <w:marBottom w:val="0"/>
          <w:divBdr>
            <w:top w:val="none" w:sz="0" w:space="0" w:color="auto"/>
            <w:left w:val="none" w:sz="0" w:space="0" w:color="auto"/>
            <w:bottom w:val="none" w:sz="0" w:space="0" w:color="auto"/>
            <w:right w:val="none" w:sz="0" w:space="0" w:color="auto"/>
          </w:divBdr>
        </w:div>
        <w:div w:id="1595474920">
          <w:marLeft w:val="480"/>
          <w:marRight w:val="0"/>
          <w:marTop w:val="0"/>
          <w:marBottom w:val="0"/>
          <w:divBdr>
            <w:top w:val="none" w:sz="0" w:space="0" w:color="auto"/>
            <w:left w:val="none" w:sz="0" w:space="0" w:color="auto"/>
            <w:bottom w:val="none" w:sz="0" w:space="0" w:color="auto"/>
            <w:right w:val="none" w:sz="0" w:space="0" w:color="auto"/>
          </w:divBdr>
        </w:div>
        <w:div w:id="1648247546">
          <w:marLeft w:val="480"/>
          <w:marRight w:val="0"/>
          <w:marTop w:val="0"/>
          <w:marBottom w:val="0"/>
          <w:divBdr>
            <w:top w:val="none" w:sz="0" w:space="0" w:color="auto"/>
            <w:left w:val="none" w:sz="0" w:space="0" w:color="auto"/>
            <w:bottom w:val="none" w:sz="0" w:space="0" w:color="auto"/>
            <w:right w:val="none" w:sz="0" w:space="0" w:color="auto"/>
          </w:divBdr>
        </w:div>
        <w:div w:id="1696227905">
          <w:marLeft w:val="480"/>
          <w:marRight w:val="0"/>
          <w:marTop w:val="0"/>
          <w:marBottom w:val="0"/>
          <w:divBdr>
            <w:top w:val="none" w:sz="0" w:space="0" w:color="auto"/>
            <w:left w:val="none" w:sz="0" w:space="0" w:color="auto"/>
            <w:bottom w:val="none" w:sz="0" w:space="0" w:color="auto"/>
            <w:right w:val="none" w:sz="0" w:space="0" w:color="auto"/>
          </w:divBdr>
        </w:div>
        <w:div w:id="1769734472">
          <w:marLeft w:val="480"/>
          <w:marRight w:val="0"/>
          <w:marTop w:val="0"/>
          <w:marBottom w:val="0"/>
          <w:divBdr>
            <w:top w:val="none" w:sz="0" w:space="0" w:color="auto"/>
            <w:left w:val="none" w:sz="0" w:space="0" w:color="auto"/>
            <w:bottom w:val="none" w:sz="0" w:space="0" w:color="auto"/>
            <w:right w:val="none" w:sz="0" w:space="0" w:color="auto"/>
          </w:divBdr>
        </w:div>
        <w:div w:id="1769765206">
          <w:marLeft w:val="480"/>
          <w:marRight w:val="0"/>
          <w:marTop w:val="0"/>
          <w:marBottom w:val="0"/>
          <w:divBdr>
            <w:top w:val="none" w:sz="0" w:space="0" w:color="auto"/>
            <w:left w:val="none" w:sz="0" w:space="0" w:color="auto"/>
            <w:bottom w:val="none" w:sz="0" w:space="0" w:color="auto"/>
            <w:right w:val="none" w:sz="0" w:space="0" w:color="auto"/>
          </w:divBdr>
        </w:div>
        <w:div w:id="1825006827">
          <w:marLeft w:val="480"/>
          <w:marRight w:val="0"/>
          <w:marTop w:val="0"/>
          <w:marBottom w:val="0"/>
          <w:divBdr>
            <w:top w:val="none" w:sz="0" w:space="0" w:color="auto"/>
            <w:left w:val="none" w:sz="0" w:space="0" w:color="auto"/>
            <w:bottom w:val="none" w:sz="0" w:space="0" w:color="auto"/>
            <w:right w:val="none" w:sz="0" w:space="0" w:color="auto"/>
          </w:divBdr>
        </w:div>
        <w:div w:id="1845171347">
          <w:marLeft w:val="480"/>
          <w:marRight w:val="0"/>
          <w:marTop w:val="0"/>
          <w:marBottom w:val="0"/>
          <w:divBdr>
            <w:top w:val="none" w:sz="0" w:space="0" w:color="auto"/>
            <w:left w:val="none" w:sz="0" w:space="0" w:color="auto"/>
            <w:bottom w:val="none" w:sz="0" w:space="0" w:color="auto"/>
            <w:right w:val="none" w:sz="0" w:space="0" w:color="auto"/>
          </w:divBdr>
        </w:div>
        <w:div w:id="1871532116">
          <w:marLeft w:val="480"/>
          <w:marRight w:val="0"/>
          <w:marTop w:val="0"/>
          <w:marBottom w:val="0"/>
          <w:divBdr>
            <w:top w:val="none" w:sz="0" w:space="0" w:color="auto"/>
            <w:left w:val="none" w:sz="0" w:space="0" w:color="auto"/>
            <w:bottom w:val="none" w:sz="0" w:space="0" w:color="auto"/>
            <w:right w:val="none" w:sz="0" w:space="0" w:color="auto"/>
          </w:divBdr>
        </w:div>
        <w:div w:id="1913078833">
          <w:marLeft w:val="480"/>
          <w:marRight w:val="0"/>
          <w:marTop w:val="0"/>
          <w:marBottom w:val="0"/>
          <w:divBdr>
            <w:top w:val="none" w:sz="0" w:space="0" w:color="auto"/>
            <w:left w:val="none" w:sz="0" w:space="0" w:color="auto"/>
            <w:bottom w:val="none" w:sz="0" w:space="0" w:color="auto"/>
            <w:right w:val="none" w:sz="0" w:space="0" w:color="auto"/>
          </w:divBdr>
        </w:div>
        <w:div w:id="1932230607">
          <w:marLeft w:val="480"/>
          <w:marRight w:val="0"/>
          <w:marTop w:val="0"/>
          <w:marBottom w:val="0"/>
          <w:divBdr>
            <w:top w:val="none" w:sz="0" w:space="0" w:color="auto"/>
            <w:left w:val="none" w:sz="0" w:space="0" w:color="auto"/>
            <w:bottom w:val="none" w:sz="0" w:space="0" w:color="auto"/>
            <w:right w:val="none" w:sz="0" w:space="0" w:color="auto"/>
          </w:divBdr>
        </w:div>
        <w:div w:id="1974434288">
          <w:marLeft w:val="480"/>
          <w:marRight w:val="0"/>
          <w:marTop w:val="0"/>
          <w:marBottom w:val="0"/>
          <w:divBdr>
            <w:top w:val="none" w:sz="0" w:space="0" w:color="auto"/>
            <w:left w:val="none" w:sz="0" w:space="0" w:color="auto"/>
            <w:bottom w:val="none" w:sz="0" w:space="0" w:color="auto"/>
            <w:right w:val="none" w:sz="0" w:space="0" w:color="auto"/>
          </w:divBdr>
        </w:div>
        <w:div w:id="2037655713">
          <w:marLeft w:val="480"/>
          <w:marRight w:val="0"/>
          <w:marTop w:val="0"/>
          <w:marBottom w:val="0"/>
          <w:divBdr>
            <w:top w:val="none" w:sz="0" w:space="0" w:color="auto"/>
            <w:left w:val="none" w:sz="0" w:space="0" w:color="auto"/>
            <w:bottom w:val="none" w:sz="0" w:space="0" w:color="auto"/>
            <w:right w:val="none" w:sz="0" w:space="0" w:color="auto"/>
          </w:divBdr>
        </w:div>
        <w:div w:id="2043431063">
          <w:marLeft w:val="480"/>
          <w:marRight w:val="0"/>
          <w:marTop w:val="0"/>
          <w:marBottom w:val="0"/>
          <w:divBdr>
            <w:top w:val="none" w:sz="0" w:space="0" w:color="auto"/>
            <w:left w:val="none" w:sz="0" w:space="0" w:color="auto"/>
            <w:bottom w:val="none" w:sz="0" w:space="0" w:color="auto"/>
            <w:right w:val="none" w:sz="0" w:space="0" w:color="auto"/>
          </w:divBdr>
        </w:div>
      </w:divsChild>
    </w:div>
    <w:div w:id="1346252483">
      <w:bodyDiv w:val="1"/>
      <w:marLeft w:val="0"/>
      <w:marRight w:val="0"/>
      <w:marTop w:val="0"/>
      <w:marBottom w:val="0"/>
      <w:divBdr>
        <w:top w:val="none" w:sz="0" w:space="0" w:color="auto"/>
        <w:left w:val="none" w:sz="0" w:space="0" w:color="auto"/>
        <w:bottom w:val="none" w:sz="0" w:space="0" w:color="auto"/>
        <w:right w:val="none" w:sz="0" w:space="0" w:color="auto"/>
      </w:divBdr>
      <w:divsChild>
        <w:div w:id="64257817">
          <w:marLeft w:val="480"/>
          <w:marRight w:val="0"/>
          <w:marTop w:val="0"/>
          <w:marBottom w:val="0"/>
          <w:divBdr>
            <w:top w:val="none" w:sz="0" w:space="0" w:color="auto"/>
            <w:left w:val="none" w:sz="0" w:space="0" w:color="auto"/>
            <w:bottom w:val="none" w:sz="0" w:space="0" w:color="auto"/>
            <w:right w:val="none" w:sz="0" w:space="0" w:color="auto"/>
          </w:divBdr>
        </w:div>
        <w:div w:id="102967472">
          <w:marLeft w:val="480"/>
          <w:marRight w:val="0"/>
          <w:marTop w:val="0"/>
          <w:marBottom w:val="0"/>
          <w:divBdr>
            <w:top w:val="none" w:sz="0" w:space="0" w:color="auto"/>
            <w:left w:val="none" w:sz="0" w:space="0" w:color="auto"/>
            <w:bottom w:val="none" w:sz="0" w:space="0" w:color="auto"/>
            <w:right w:val="none" w:sz="0" w:space="0" w:color="auto"/>
          </w:divBdr>
        </w:div>
        <w:div w:id="131412037">
          <w:marLeft w:val="480"/>
          <w:marRight w:val="0"/>
          <w:marTop w:val="0"/>
          <w:marBottom w:val="0"/>
          <w:divBdr>
            <w:top w:val="none" w:sz="0" w:space="0" w:color="auto"/>
            <w:left w:val="none" w:sz="0" w:space="0" w:color="auto"/>
            <w:bottom w:val="none" w:sz="0" w:space="0" w:color="auto"/>
            <w:right w:val="none" w:sz="0" w:space="0" w:color="auto"/>
          </w:divBdr>
        </w:div>
        <w:div w:id="164326183">
          <w:marLeft w:val="480"/>
          <w:marRight w:val="0"/>
          <w:marTop w:val="0"/>
          <w:marBottom w:val="0"/>
          <w:divBdr>
            <w:top w:val="none" w:sz="0" w:space="0" w:color="auto"/>
            <w:left w:val="none" w:sz="0" w:space="0" w:color="auto"/>
            <w:bottom w:val="none" w:sz="0" w:space="0" w:color="auto"/>
            <w:right w:val="none" w:sz="0" w:space="0" w:color="auto"/>
          </w:divBdr>
        </w:div>
        <w:div w:id="181239350">
          <w:marLeft w:val="480"/>
          <w:marRight w:val="0"/>
          <w:marTop w:val="0"/>
          <w:marBottom w:val="0"/>
          <w:divBdr>
            <w:top w:val="none" w:sz="0" w:space="0" w:color="auto"/>
            <w:left w:val="none" w:sz="0" w:space="0" w:color="auto"/>
            <w:bottom w:val="none" w:sz="0" w:space="0" w:color="auto"/>
            <w:right w:val="none" w:sz="0" w:space="0" w:color="auto"/>
          </w:divBdr>
        </w:div>
        <w:div w:id="190648878">
          <w:marLeft w:val="480"/>
          <w:marRight w:val="0"/>
          <w:marTop w:val="0"/>
          <w:marBottom w:val="0"/>
          <w:divBdr>
            <w:top w:val="none" w:sz="0" w:space="0" w:color="auto"/>
            <w:left w:val="none" w:sz="0" w:space="0" w:color="auto"/>
            <w:bottom w:val="none" w:sz="0" w:space="0" w:color="auto"/>
            <w:right w:val="none" w:sz="0" w:space="0" w:color="auto"/>
          </w:divBdr>
        </w:div>
        <w:div w:id="207688849">
          <w:marLeft w:val="480"/>
          <w:marRight w:val="0"/>
          <w:marTop w:val="0"/>
          <w:marBottom w:val="0"/>
          <w:divBdr>
            <w:top w:val="none" w:sz="0" w:space="0" w:color="auto"/>
            <w:left w:val="none" w:sz="0" w:space="0" w:color="auto"/>
            <w:bottom w:val="none" w:sz="0" w:space="0" w:color="auto"/>
            <w:right w:val="none" w:sz="0" w:space="0" w:color="auto"/>
          </w:divBdr>
        </w:div>
        <w:div w:id="247542530">
          <w:marLeft w:val="480"/>
          <w:marRight w:val="0"/>
          <w:marTop w:val="0"/>
          <w:marBottom w:val="0"/>
          <w:divBdr>
            <w:top w:val="none" w:sz="0" w:space="0" w:color="auto"/>
            <w:left w:val="none" w:sz="0" w:space="0" w:color="auto"/>
            <w:bottom w:val="none" w:sz="0" w:space="0" w:color="auto"/>
            <w:right w:val="none" w:sz="0" w:space="0" w:color="auto"/>
          </w:divBdr>
        </w:div>
        <w:div w:id="260140579">
          <w:marLeft w:val="480"/>
          <w:marRight w:val="0"/>
          <w:marTop w:val="0"/>
          <w:marBottom w:val="0"/>
          <w:divBdr>
            <w:top w:val="none" w:sz="0" w:space="0" w:color="auto"/>
            <w:left w:val="none" w:sz="0" w:space="0" w:color="auto"/>
            <w:bottom w:val="none" w:sz="0" w:space="0" w:color="auto"/>
            <w:right w:val="none" w:sz="0" w:space="0" w:color="auto"/>
          </w:divBdr>
        </w:div>
        <w:div w:id="260603827">
          <w:marLeft w:val="480"/>
          <w:marRight w:val="0"/>
          <w:marTop w:val="0"/>
          <w:marBottom w:val="0"/>
          <w:divBdr>
            <w:top w:val="none" w:sz="0" w:space="0" w:color="auto"/>
            <w:left w:val="none" w:sz="0" w:space="0" w:color="auto"/>
            <w:bottom w:val="none" w:sz="0" w:space="0" w:color="auto"/>
            <w:right w:val="none" w:sz="0" w:space="0" w:color="auto"/>
          </w:divBdr>
        </w:div>
        <w:div w:id="288171130">
          <w:marLeft w:val="480"/>
          <w:marRight w:val="0"/>
          <w:marTop w:val="0"/>
          <w:marBottom w:val="0"/>
          <w:divBdr>
            <w:top w:val="none" w:sz="0" w:space="0" w:color="auto"/>
            <w:left w:val="none" w:sz="0" w:space="0" w:color="auto"/>
            <w:bottom w:val="none" w:sz="0" w:space="0" w:color="auto"/>
            <w:right w:val="none" w:sz="0" w:space="0" w:color="auto"/>
          </w:divBdr>
        </w:div>
        <w:div w:id="332923896">
          <w:marLeft w:val="480"/>
          <w:marRight w:val="0"/>
          <w:marTop w:val="0"/>
          <w:marBottom w:val="0"/>
          <w:divBdr>
            <w:top w:val="none" w:sz="0" w:space="0" w:color="auto"/>
            <w:left w:val="none" w:sz="0" w:space="0" w:color="auto"/>
            <w:bottom w:val="none" w:sz="0" w:space="0" w:color="auto"/>
            <w:right w:val="none" w:sz="0" w:space="0" w:color="auto"/>
          </w:divBdr>
        </w:div>
        <w:div w:id="344140676">
          <w:marLeft w:val="480"/>
          <w:marRight w:val="0"/>
          <w:marTop w:val="0"/>
          <w:marBottom w:val="0"/>
          <w:divBdr>
            <w:top w:val="none" w:sz="0" w:space="0" w:color="auto"/>
            <w:left w:val="none" w:sz="0" w:space="0" w:color="auto"/>
            <w:bottom w:val="none" w:sz="0" w:space="0" w:color="auto"/>
            <w:right w:val="none" w:sz="0" w:space="0" w:color="auto"/>
          </w:divBdr>
        </w:div>
        <w:div w:id="356543685">
          <w:marLeft w:val="480"/>
          <w:marRight w:val="0"/>
          <w:marTop w:val="0"/>
          <w:marBottom w:val="0"/>
          <w:divBdr>
            <w:top w:val="none" w:sz="0" w:space="0" w:color="auto"/>
            <w:left w:val="none" w:sz="0" w:space="0" w:color="auto"/>
            <w:bottom w:val="none" w:sz="0" w:space="0" w:color="auto"/>
            <w:right w:val="none" w:sz="0" w:space="0" w:color="auto"/>
          </w:divBdr>
        </w:div>
        <w:div w:id="379281477">
          <w:marLeft w:val="480"/>
          <w:marRight w:val="0"/>
          <w:marTop w:val="0"/>
          <w:marBottom w:val="0"/>
          <w:divBdr>
            <w:top w:val="none" w:sz="0" w:space="0" w:color="auto"/>
            <w:left w:val="none" w:sz="0" w:space="0" w:color="auto"/>
            <w:bottom w:val="none" w:sz="0" w:space="0" w:color="auto"/>
            <w:right w:val="none" w:sz="0" w:space="0" w:color="auto"/>
          </w:divBdr>
        </w:div>
        <w:div w:id="381371469">
          <w:marLeft w:val="480"/>
          <w:marRight w:val="0"/>
          <w:marTop w:val="0"/>
          <w:marBottom w:val="0"/>
          <w:divBdr>
            <w:top w:val="none" w:sz="0" w:space="0" w:color="auto"/>
            <w:left w:val="none" w:sz="0" w:space="0" w:color="auto"/>
            <w:bottom w:val="none" w:sz="0" w:space="0" w:color="auto"/>
            <w:right w:val="none" w:sz="0" w:space="0" w:color="auto"/>
          </w:divBdr>
        </w:div>
        <w:div w:id="394284694">
          <w:marLeft w:val="480"/>
          <w:marRight w:val="0"/>
          <w:marTop w:val="0"/>
          <w:marBottom w:val="0"/>
          <w:divBdr>
            <w:top w:val="none" w:sz="0" w:space="0" w:color="auto"/>
            <w:left w:val="none" w:sz="0" w:space="0" w:color="auto"/>
            <w:bottom w:val="none" w:sz="0" w:space="0" w:color="auto"/>
            <w:right w:val="none" w:sz="0" w:space="0" w:color="auto"/>
          </w:divBdr>
        </w:div>
        <w:div w:id="414938193">
          <w:marLeft w:val="480"/>
          <w:marRight w:val="0"/>
          <w:marTop w:val="0"/>
          <w:marBottom w:val="0"/>
          <w:divBdr>
            <w:top w:val="none" w:sz="0" w:space="0" w:color="auto"/>
            <w:left w:val="none" w:sz="0" w:space="0" w:color="auto"/>
            <w:bottom w:val="none" w:sz="0" w:space="0" w:color="auto"/>
            <w:right w:val="none" w:sz="0" w:space="0" w:color="auto"/>
          </w:divBdr>
        </w:div>
        <w:div w:id="479343446">
          <w:marLeft w:val="480"/>
          <w:marRight w:val="0"/>
          <w:marTop w:val="0"/>
          <w:marBottom w:val="0"/>
          <w:divBdr>
            <w:top w:val="none" w:sz="0" w:space="0" w:color="auto"/>
            <w:left w:val="none" w:sz="0" w:space="0" w:color="auto"/>
            <w:bottom w:val="none" w:sz="0" w:space="0" w:color="auto"/>
            <w:right w:val="none" w:sz="0" w:space="0" w:color="auto"/>
          </w:divBdr>
        </w:div>
        <w:div w:id="497771567">
          <w:marLeft w:val="480"/>
          <w:marRight w:val="0"/>
          <w:marTop w:val="0"/>
          <w:marBottom w:val="0"/>
          <w:divBdr>
            <w:top w:val="none" w:sz="0" w:space="0" w:color="auto"/>
            <w:left w:val="none" w:sz="0" w:space="0" w:color="auto"/>
            <w:bottom w:val="none" w:sz="0" w:space="0" w:color="auto"/>
            <w:right w:val="none" w:sz="0" w:space="0" w:color="auto"/>
          </w:divBdr>
        </w:div>
        <w:div w:id="523712894">
          <w:marLeft w:val="480"/>
          <w:marRight w:val="0"/>
          <w:marTop w:val="0"/>
          <w:marBottom w:val="0"/>
          <w:divBdr>
            <w:top w:val="none" w:sz="0" w:space="0" w:color="auto"/>
            <w:left w:val="none" w:sz="0" w:space="0" w:color="auto"/>
            <w:bottom w:val="none" w:sz="0" w:space="0" w:color="auto"/>
            <w:right w:val="none" w:sz="0" w:space="0" w:color="auto"/>
          </w:divBdr>
        </w:div>
        <w:div w:id="606430729">
          <w:marLeft w:val="480"/>
          <w:marRight w:val="0"/>
          <w:marTop w:val="0"/>
          <w:marBottom w:val="0"/>
          <w:divBdr>
            <w:top w:val="none" w:sz="0" w:space="0" w:color="auto"/>
            <w:left w:val="none" w:sz="0" w:space="0" w:color="auto"/>
            <w:bottom w:val="none" w:sz="0" w:space="0" w:color="auto"/>
            <w:right w:val="none" w:sz="0" w:space="0" w:color="auto"/>
          </w:divBdr>
        </w:div>
        <w:div w:id="695811434">
          <w:marLeft w:val="480"/>
          <w:marRight w:val="0"/>
          <w:marTop w:val="0"/>
          <w:marBottom w:val="0"/>
          <w:divBdr>
            <w:top w:val="none" w:sz="0" w:space="0" w:color="auto"/>
            <w:left w:val="none" w:sz="0" w:space="0" w:color="auto"/>
            <w:bottom w:val="none" w:sz="0" w:space="0" w:color="auto"/>
            <w:right w:val="none" w:sz="0" w:space="0" w:color="auto"/>
          </w:divBdr>
        </w:div>
        <w:div w:id="700278880">
          <w:marLeft w:val="480"/>
          <w:marRight w:val="0"/>
          <w:marTop w:val="0"/>
          <w:marBottom w:val="0"/>
          <w:divBdr>
            <w:top w:val="none" w:sz="0" w:space="0" w:color="auto"/>
            <w:left w:val="none" w:sz="0" w:space="0" w:color="auto"/>
            <w:bottom w:val="none" w:sz="0" w:space="0" w:color="auto"/>
            <w:right w:val="none" w:sz="0" w:space="0" w:color="auto"/>
          </w:divBdr>
        </w:div>
        <w:div w:id="746534945">
          <w:marLeft w:val="480"/>
          <w:marRight w:val="0"/>
          <w:marTop w:val="0"/>
          <w:marBottom w:val="0"/>
          <w:divBdr>
            <w:top w:val="none" w:sz="0" w:space="0" w:color="auto"/>
            <w:left w:val="none" w:sz="0" w:space="0" w:color="auto"/>
            <w:bottom w:val="none" w:sz="0" w:space="0" w:color="auto"/>
            <w:right w:val="none" w:sz="0" w:space="0" w:color="auto"/>
          </w:divBdr>
        </w:div>
        <w:div w:id="800533871">
          <w:marLeft w:val="480"/>
          <w:marRight w:val="0"/>
          <w:marTop w:val="0"/>
          <w:marBottom w:val="0"/>
          <w:divBdr>
            <w:top w:val="none" w:sz="0" w:space="0" w:color="auto"/>
            <w:left w:val="none" w:sz="0" w:space="0" w:color="auto"/>
            <w:bottom w:val="none" w:sz="0" w:space="0" w:color="auto"/>
            <w:right w:val="none" w:sz="0" w:space="0" w:color="auto"/>
          </w:divBdr>
        </w:div>
        <w:div w:id="809369897">
          <w:marLeft w:val="480"/>
          <w:marRight w:val="0"/>
          <w:marTop w:val="0"/>
          <w:marBottom w:val="0"/>
          <w:divBdr>
            <w:top w:val="none" w:sz="0" w:space="0" w:color="auto"/>
            <w:left w:val="none" w:sz="0" w:space="0" w:color="auto"/>
            <w:bottom w:val="none" w:sz="0" w:space="0" w:color="auto"/>
            <w:right w:val="none" w:sz="0" w:space="0" w:color="auto"/>
          </w:divBdr>
        </w:div>
        <w:div w:id="895700017">
          <w:marLeft w:val="480"/>
          <w:marRight w:val="0"/>
          <w:marTop w:val="0"/>
          <w:marBottom w:val="0"/>
          <w:divBdr>
            <w:top w:val="none" w:sz="0" w:space="0" w:color="auto"/>
            <w:left w:val="none" w:sz="0" w:space="0" w:color="auto"/>
            <w:bottom w:val="none" w:sz="0" w:space="0" w:color="auto"/>
            <w:right w:val="none" w:sz="0" w:space="0" w:color="auto"/>
          </w:divBdr>
        </w:div>
        <w:div w:id="905410072">
          <w:marLeft w:val="480"/>
          <w:marRight w:val="0"/>
          <w:marTop w:val="0"/>
          <w:marBottom w:val="0"/>
          <w:divBdr>
            <w:top w:val="none" w:sz="0" w:space="0" w:color="auto"/>
            <w:left w:val="none" w:sz="0" w:space="0" w:color="auto"/>
            <w:bottom w:val="none" w:sz="0" w:space="0" w:color="auto"/>
            <w:right w:val="none" w:sz="0" w:space="0" w:color="auto"/>
          </w:divBdr>
        </w:div>
        <w:div w:id="1061103024">
          <w:marLeft w:val="480"/>
          <w:marRight w:val="0"/>
          <w:marTop w:val="0"/>
          <w:marBottom w:val="0"/>
          <w:divBdr>
            <w:top w:val="none" w:sz="0" w:space="0" w:color="auto"/>
            <w:left w:val="none" w:sz="0" w:space="0" w:color="auto"/>
            <w:bottom w:val="none" w:sz="0" w:space="0" w:color="auto"/>
            <w:right w:val="none" w:sz="0" w:space="0" w:color="auto"/>
          </w:divBdr>
        </w:div>
        <w:div w:id="1098528728">
          <w:marLeft w:val="480"/>
          <w:marRight w:val="0"/>
          <w:marTop w:val="0"/>
          <w:marBottom w:val="0"/>
          <w:divBdr>
            <w:top w:val="none" w:sz="0" w:space="0" w:color="auto"/>
            <w:left w:val="none" w:sz="0" w:space="0" w:color="auto"/>
            <w:bottom w:val="none" w:sz="0" w:space="0" w:color="auto"/>
            <w:right w:val="none" w:sz="0" w:space="0" w:color="auto"/>
          </w:divBdr>
        </w:div>
        <w:div w:id="1100563966">
          <w:marLeft w:val="480"/>
          <w:marRight w:val="0"/>
          <w:marTop w:val="0"/>
          <w:marBottom w:val="0"/>
          <w:divBdr>
            <w:top w:val="none" w:sz="0" w:space="0" w:color="auto"/>
            <w:left w:val="none" w:sz="0" w:space="0" w:color="auto"/>
            <w:bottom w:val="none" w:sz="0" w:space="0" w:color="auto"/>
            <w:right w:val="none" w:sz="0" w:space="0" w:color="auto"/>
          </w:divBdr>
        </w:div>
        <w:div w:id="1101687709">
          <w:marLeft w:val="480"/>
          <w:marRight w:val="0"/>
          <w:marTop w:val="0"/>
          <w:marBottom w:val="0"/>
          <w:divBdr>
            <w:top w:val="none" w:sz="0" w:space="0" w:color="auto"/>
            <w:left w:val="none" w:sz="0" w:space="0" w:color="auto"/>
            <w:bottom w:val="none" w:sz="0" w:space="0" w:color="auto"/>
            <w:right w:val="none" w:sz="0" w:space="0" w:color="auto"/>
          </w:divBdr>
        </w:div>
        <w:div w:id="1141187527">
          <w:marLeft w:val="480"/>
          <w:marRight w:val="0"/>
          <w:marTop w:val="0"/>
          <w:marBottom w:val="0"/>
          <w:divBdr>
            <w:top w:val="none" w:sz="0" w:space="0" w:color="auto"/>
            <w:left w:val="none" w:sz="0" w:space="0" w:color="auto"/>
            <w:bottom w:val="none" w:sz="0" w:space="0" w:color="auto"/>
            <w:right w:val="none" w:sz="0" w:space="0" w:color="auto"/>
          </w:divBdr>
        </w:div>
        <w:div w:id="1209147016">
          <w:marLeft w:val="480"/>
          <w:marRight w:val="0"/>
          <w:marTop w:val="0"/>
          <w:marBottom w:val="0"/>
          <w:divBdr>
            <w:top w:val="none" w:sz="0" w:space="0" w:color="auto"/>
            <w:left w:val="none" w:sz="0" w:space="0" w:color="auto"/>
            <w:bottom w:val="none" w:sz="0" w:space="0" w:color="auto"/>
            <w:right w:val="none" w:sz="0" w:space="0" w:color="auto"/>
          </w:divBdr>
        </w:div>
        <w:div w:id="1212379785">
          <w:marLeft w:val="480"/>
          <w:marRight w:val="0"/>
          <w:marTop w:val="0"/>
          <w:marBottom w:val="0"/>
          <w:divBdr>
            <w:top w:val="none" w:sz="0" w:space="0" w:color="auto"/>
            <w:left w:val="none" w:sz="0" w:space="0" w:color="auto"/>
            <w:bottom w:val="none" w:sz="0" w:space="0" w:color="auto"/>
            <w:right w:val="none" w:sz="0" w:space="0" w:color="auto"/>
          </w:divBdr>
        </w:div>
        <w:div w:id="1352881764">
          <w:marLeft w:val="480"/>
          <w:marRight w:val="0"/>
          <w:marTop w:val="0"/>
          <w:marBottom w:val="0"/>
          <w:divBdr>
            <w:top w:val="none" w:sz="0" w:space="0" w:color="auto"/>
            <w:left w:val="none" w:sz="0" w:space="0" w:color="auto"/>
            <w:bottom w:val="none" w:sz="0" w:space="0" w:color="auto"/>
            <w:right w:val="none" w:sz="0" w:space="0" w:color="auto"/>
          </w:divBdr>
        </w:div>
        <w:div w:id="1361198658">
          <w:marLeft w:val="480"/>
          <w:marRight w:val="0"/>
          <w:marTop w:val="0"/>
          <w:marBottom w:val="0"/>
          <w:divBdr>
            <w:top w:val="none" w:sz="0" w:space="0" w:color="auto"/>
            <w:left w:val="none" w:sz="0" w:space="0" w:color="auto"/>
            <w:bottom w:val="none" w:sz="0" w:space="0" w:color="auto"/>
            <w:right w:val="none" w:sz="0" w:space="0" w:color="auto"/>
          </w:divBdr>
        </w:div>
        <w:div w:id="1371876114">
          <w:marLeft w:val="480"/>
          <w:marRight w:val="0"/>
          <w:marTop w:val="0"/>
          <w:marBottom w:val="0"/>
          <w:divBdr>
            <w:top w:val="none" w:sz="0" w:space="0" w:color="auto"/>
            <w:left w:val="none" w:sz="0" w:space="0" w:color="auto"/>
            <w:bottom w:val="none" w:sz="0" w:space="0" w:color="auto"/>
            <w:right w:val="none" w:sz="0" w:space="0" w:color="auto"/>
          </w:divBdr>
        </w:div>
        <w:div w:id="1402866609">
          <w:marLeft w:val="480"/>
          <w:marRight w:val="0"/>
          <w:marTop w:val="0"/>
          <w:marBottom w:val="0"/>
          <w:divBdr>
            <w:top w:val="none" w:sz="0" w:space="0" w:color="auto"/>
            <w:left w:val="none" w:sz="0" w:space="0" w:color="auto"/>
            <w:bottom w:val="none" w:sz="0" w:space="0" w:color="auto"/>
            <w:right w:val="none" w:sz="0" w:space="0" w:color="auto"/>
          </w:divBdr>
        </w:div>
        <w:div w:id="1414012970">
          <w:marLeft w:val="480"/>
          <w:marRight w:val="0"/>
          <w:marTop w:val="0"/>
          <w:marBottom w:val="0"/>
          <w:divBdr>
            <w:top w:val="none" w:sz="0" w:space="0" w:color="auto"/>
            <w:left w:val="none" w:sz="0" w:space="0" w:color="auto"/>
            <w:bottom w:val="none" w:sz="0" w:space="0" w:color="auto"/>
            <w:right w:val="none" w:sz="0" w:space="0" w:color="auto"/>
          </w:divBdr>
        </w:div>
        <w:div w:id="1467577693">
          <w:marLeft w:val="480"/>
          <w:marRight w:val="0"/>
          <w:marTop w:val="0"/>
          <w:marBottom w:val="0"/>
          <w:divBdr>
            <w:top w:val="none" w:sz="0" w:space="0" w:color="auto"/>
            <w:left w:val="none" w:sz="0" w:space="0" w:color="auto"/>
            <w:bottom w:val="none" w:sz="0" w:space="0" w:color="auto"/>
            <w:right w:val="none" w:sz="0" w:space="0" w:color="auto"/>
          </w:divBdr>
        </w:div>
        <w:div w:id="1549150185">
          <w:marLeft w:val="480"/>
          <w:marRight w:val="0"/>
          <w:marTop w:val="0"/>
          <w:marBottom w:val="0"/>
          <w:divBdr>
            <w:top w:val="none" w:sz="0" w:space="0" w:color="auto"/>
            <w:left w:val="none" w:sz="0" w:space="0" w:color="auto"/>
            <w:bottom w:val="none" w:sz="0" w:space="0" w:color="auto"/>
            <w:right w:val="none" w:sz="0" w:space="0" w:color="auto"/>
          </w:divBdr>
        </w:div>
        <w:div w:id="1567913372">
          <w:marLeft w:val="480"/>
          <w:marRight w:val="0"/>
          <w:marTop w:val="0"/>
          <w:marBottom w:val="0"/>
          <w:divBdr>
            <w:top w:val="none" w:sz="0" w:space="0" w:color="auto"/>
            <w:left w:val="none" w:sz="0" w:space="0" w:color="auto"/>
            <w:bottom w:val="none" w:sz="0" w:space="0" w:color="auto"/>
            <w:right w:val="none" w:sz="0" w:space="0" w:color="auto"/>
          </w:divBdr>
        </w:div>
        <w:div w:id="1573392281">
          <w:marLeft w:val="480"/>
          <w:marRight w:val="0"/>
          <w:marTop w:val="0"/>
          <w:marBottom w:val="0"/>
          <w:divBdr>
            <w:top w:val="none" w:sz="0" w:space="0" w:color="auto"/>
            <w:left w:val="none" w:sz="0" w:space="0" w:color="auto"/>
            <w:bottom w:val="none" w:sz="0" w:space="0" w:color="auto"/>
            <w:right w:val="none" w:sz="0" w:space="0" w:color="auto"/>
          </w:divBdr>
        </w:div>
        <w:div w:id="1610889470">
          <w:marLeft w:val="480"/>
          <w:marRight w:val="0"/>
          <w:marTop w:val="0"/>
          <w:marBottom w:val="0"/>
          <w:divBdr>
            <w:top w:val="none" w:sz="0" w:space="0" w:color="auto"/>
            <w:left w:val="none" w:sz="0" w:space="0" w:color="auto"/>
            <w:bottom w:val="none" w:sz="0" w:space="0" w:color="auto"/>
            <w:right w:val="none" w:sz="0" w:space="0" w:color="auto"/>
          </w:divBdr>
        </w:div>
        <w:div w:id="1620381359">
          <w:marLeft w:val="480"/>
          <w:marRight w:val="0"/>
          <w:marTop w:val="0"/>
          <w:marBottom w:val="0"/>
          <w:divBdr>
            <w:top w:val="none" w:sz="0" w:space="0" w:color="auto"/>
            <w:left w:val="none" w:sz="0" w:space="0" w:color="auto"/>
            <w:bottom w:val="none" w:sz="0" w:space="0" w:color="auto"/>
            <w:right w:val="none" w:sz="0" w:space="0" w:color="auto"/>
          </w:divBdr>
        </w:div>
        <w:div w:id="1639608340">
          <w:marLeft w:val="480"/>
          <w:marRight w:val="0"/>
          <w:marTop w:val="0"/>
          <w:marBottom w:val="0"/>
          <w:divBdr>
            <w:top w:val="none" w:sz="0" w:space="0" w:color="auto"/>
            <w:left w:val="none" w:sz="0" w:space="0" w:color="auto"/>
            <w:bottom w:val="none" w:sz="0" w:space="0" w:color="auto"/>
            <w:right w:val="none" w:sz="0" w:space="0" w:color="auto"/>
          </w:divBdr>
        </w:div>
        <w:div w:id="1684942366">
          <w:marLeft w:val="480"/>
          <w:marRight w:val="0"/>
          <w:marTop w:val="0"/>
          <w:marBottom w:val="0"/>
          <w:divBdr>
            <w:top w:val="none" w:sz="0" w:space="0" w:color="auto"/>
            <w:left w:val="none" w:sz="0" w:space="0" w:color="auto"/>
            <w:bottom w:val="none" w:sz="0" w:space="0" w:color="auto"/>
            <w:right w:val="none" w:sz="0" w:space="0" w:color="auto"/>
          </w:divBdr>
        </w:div>
        <w:div w:id="1690986593">
          <w:marLeft w:val="480"/>
          <w:marRight w:val="0"/>
          <w:marTop w:val="0"/>
          <w:marBottom w:val="0"/>
          <w:divBdr>
            <w:top w:val="none" w:sz="0" w:space="0" w:color="auto"/>
            <w:left w:val="none" w:sz="0" w:space="0" w:color="auto"/>
            <w:bottom w:val="none" w:sz="0" w:space="0" w:color="auto"/>
            <w:right w:val="none" w:sz="0" w:space="0" w:color="auto"/>
          </w:divBdr>
        </w:div>
        <w:div w:id="1699548547">
          <w:marLeft w:val="480"/>
          <w:marRight w:val="0"/>
          <w:marTop w:val="0"/>
          <w:marBottom w:val="0"/>
          <w:divBdr>
            <w:top w:val="none" w:sz="0" w:space="0" w:color="auto"/>
            <w:left w:val="none" w:sz="0" w:space="0" w:color="auto"/>
            <w:bottom w:val="none" w:sz="0" w:space="0" w:color="auto"/>
            <w:right w:val="none" w:sz="0" w:space="0" w:color="auto"/>
          </w:divBdr>
        </w:div>
        <w:div w:id="1706101676">
          <w:marLeft w:val="480"/>
          <w:marRight w:val="0"/>
          <w:marTop w:val="0"/>
          <w:marBottom w:val="0"/>
          <w:divBdr>
            <w:top w:val="none" w:sz="0" w:space="0" w:color="auto"/>
            <w:left w:val="none" w:sz="0" w:space="0" w:color="auto"/>
            <w:bottom w:val="none" w:sz="0" w:space="0" w:color="auto"/>
            <w:right w:val="none" w:sz="0" w:space="0" w:color="auto"/>
          </w:divBdr>
        </w:div>
        <w:div w:id="1713727564">
          <w:marLeft w:val="480"/>
          <w:marRight w:val="0"/>
          <w:marTop w:val="0"/>
          <w:marBottom w:val="0"/>
          <w:divBdr>
            <w:top w:val="none" w:sz="0" w:space="0" w:color="auto"/>
            <w:left w:val="none" w:sz="0" w:space="0" w:color="auto"/>
            <w:bottom w:val="none" w:sz="0" w:space="0" w:color="auto"/>
            <w:right w:val="none" w:sz="0" w:space="0" w:color="auto"/>
          </w:divBdr>
        </w:div>
        <w:div w:id="1714186530">
          <w:marLeft w:val="480"/>
          <w:marRight w:val="0"/>
          <w:marTop w:val="0"/>
          <w:marBottom w:val="0"/>
          <w:divBdr>
            <w:top w:val="none" w:sz="0" w:space="0" w:color="auto"/>
            <w:left w:val="none" w:sz="0" w:space="0" w:color="auto"/>
            <w:bottom w:val="none" w:sz="0" w:space="0" w:color="auto"/>
            <w:right w:val="none" w:sz="0" w:space="0" w:color="auto"/>
          </w:divBdr>
        </w:div>
        <w:div w:id="1726754841">
          <w:marLeft w:val="480"/>
          <w:marRight w:val="0"/>
          <w:marTop w:val="0"/>
          <w:marBottom w:val="0"/>
          <w:divBdr>
            <w:top w:val="none" w:sz="0" w:space="0" w:color="auto"/>
            <w:left w:val="none" w:sz="0" w:space="0" w:color="auto"/>
            <w:bottom w:val="none" w:sz="0" w:space="0" w:color="auto"/>
            <w:right w:val="none" w:sz="0" w:space="0" w:color="auto"/>
          </w:divBdr>
        </w:div>
        <w:div w:id="1764109672">
          <w:marLeft w:val="480"/>
          <w:marRight w:val="0"/>
          <w:marTop w:val="0"/>
          <w:marBottom w:val="0"/>
          <w:divBdr>
            <w:top w:val="none" w:sz="0" w:space="0" w:color="auto"/>
            <w:left w:val="none" w:sz="0" w:space="0" w:color="auto"/>
            <w:bottom w:val="none" w:sz="0" w:space="0" w:color="auto"/>
            <w:right w:val="none" w:sz="0" w:space="0" w:color="auto"/>
          </w:divBdr>
        </w:div>
        <w:div w:id="1764839008">
          <w:marLeft w:val="480"/>
          <w:marRight w:val="0"/>
          <w:marTop w:val="0"/>
          <w:marBottom w:val="0"/>
          <w:divBdr>
            <w:top w:val="none" w:sz="0" w:space="0" w:color="auto"/>
            <w:left w:val="none" w:sz="0" w:space="0" w:color="auto"/>
            <w:bottom w:val="none" w:sz="0" w:space="0" w:color="auto"/>
            <w:right w:val="none" w:sz="0" w:space="0" w:color="auto"/>
          </w:divBdr>
        </w:div>
        <w:div w:id="1842893752">
          <w:marLeft w:val="480"/>
          <w:marRight w:val="0"/>
          <w:marTop w:val="0"/>
          <w:marBottom w:val="0"/>
          <w:divBdr>
            <w:top w:val="none" w:sz="0" w:space="0" w:color="auto"/>
            <w:left w:val="none" w:sz="0" w:space="0" w:color="auto"/>
            <w:bottom w:val="none" w:sz="0" w:space="0" w:color="auto"/>
            <w:right w:val="none" w:sz="0" w:space="0" w:color="auto"/>
          </w:divBdr>
        </w:div>
        <w:div w:id="1851680870">
          <w:marLeft w:val="480"/>
          <w:marRight w:val="0"/>
          <w:marTop w:val="0"/>
          <w:marBottom w:val="0"/>
          <w:divBdr>
            <w:top w:val="none" w:sz="0" w:space="0" w:color="auto"/>
            <w:left w:val="none" w:sz="0" w:space="0" w:color="auto"/>
            <w:bottom w:val="none" w:sz="0" w:space="0" w:color="auto"/>
            <w:right w:val="none" w:sz="0" w:space="0" w:color="auto"/>
          </w:divBdr>
        </w:div>
        <w:div w:id="1855340066">
          <w:marLeft w:val="480"/>
          <w:marRight w:val="0"/>
          <w:marTop w:val="0"/>
          <w:marBottom w:val="0"/>
          <w:divBdr>
            <w:top w:val="none" w:sz="0" w:space="0" w:color="auto"/>
            <w:left w:val="none" w:sz="0" w:space="0" w:color="auto"/>
            <w:bottom w:val="none" w:sz="0" w:space="0" w:color="auto"/>
            <w:right w:val="none" w:sz="0" w:space="0" w:color="auto"/>
          </w:divBdr>
        </w:div>
        <w:div w:id="1872061589">
          <w:marLeft w:val="480"/>
          <w:marRight w:val="0"/>
          <w:marTop w:val="0"/>
          <w:marBottom w:val="0"/>
          <w:divBdr>
            <w:top w:val="none" w:sz="0" w:space="0" w:color="auto"/>
            <w:left w:val="none" w:sz="0" w:space="0" w:color="auto"/>
            <w:bottom w:val="none" w:sz="0" w:space="0" w:color="auto"/>
            <w:right w:val="none" w:sz="0" w:space="0" w:color="auto"/>
          </w:divBdr>
        </w:div>
        <w:div w:id="1882669193">
          <w:marLeft w:val="480"/>
          <w:marRight w:val="0"/>
          <w:marTop w:val="0"/>
          <w:marBottom w:val="0"/>
          <w:divBdr>
            <w:top w:val="none" w:sz="0" w:space="0" w:color="auto"/>
            <w:left w:val="none" w:sz="0" w:space="0" w:color="auto"/>
            <w:bottom w:val="none" w:sz="0" w:space="0" w:color="auto"/>
            <w:right w:val="none" w:sz="0" w:space="0" w:color="auto"/>
          </w:divBdr>
        </w:div>
        <w:div w:id="1938633416">
          <w:marLeft w:val="480"/>
          <w:marRight w:val="0"/>
          <w:marTop w:val="0"/>
          <w:marBottom w:val="0"/>
          <w:divBdr>
            <w:top w:val="none" w:sz="0" w:space="0" w:color="auto"/>
            <w:left w:val="none" w:sz="0" w:space="0" w:color="auto"/>
            <w:bottom w:val="none" w:sz="0" w:space="0" w:color="auto"/>
            <w:right w:val="none" w:sz="0" w:space="0" w:color="auto"/>
          </w:divBdr>
        </w:div>
        <w:div w:id="1978147960">
          <w:marLeft w:val="480"/>
          <w:marRight w:val="0"/>
          <w:marTop w:val="0"/>
          <w:marBottom w:val="0"/>
          <w:divBdr>
            <w:top w:val="none" w:sz="0" w:space="0" w:color="auto"/>
            <w:left w:val="none" w:sz="0" w:space="0" w:color="auto"/>
            <w:bottom w:val="none" w:sz="0" w:space="0" w:color="auto"/>
            <w:right w:val="none" w:sz="0" w:space="0" w:color="auto"/>
          </w:divBdr>
        </w:div>
        <w:div w:id="2017414092">
          <w:marLeft w:val="480"/>
          <w:marRight w:val="0"/>
          <w:marTop w:val="0"/>
          <w:marBottom w:val="0"/>
          <w:divBdr>
            <w:top w:val="none" w:sz="0" w:space="0" w:color="auto"/>
            <w:left w:val="none" w:sz="0" w:space="0" w:color="auto"/>
            <w:bottom w:val="none" w:sz="0" w:space="0" w:color="auto"/>
            <w:right w:val="none" w:sz="0" w:space="0" w:color="auto"/>
          </w:divBdr>
        </w:div>
        <w:div w:id="2019850012">
          <w:marLeft w:val="480"/>
          <w:marRight w:val="0"/>
          <w:marTop w:val="0"/>
          <w:marBottom w:val="0"/>
          <w:divBdr>
            <w:top w:val="none" w:sz="0" w:space="0" w:color="auto"/>
            <w:left w:val="none" w:sz="0" w:space="0" w:color="auto"/>
            <w:bottom w:val="none" w:sz="0" w:space="0" w:color="auto"/>
            <w:right w:val="none" w:sz="0" w:space="0" w:color="auto"/>
          </w:divBdr>
        </w:div>
        <w:div w:id="2044942623">
          <w:marLeft w:val="480"/>
          <w:marRight w:val="0"/>
          <w:marTop w:val="0"/>
          <w:marBottom w:val="0"/>
          <w:divBdr>
            <w:top w:val="none" w:sz="0" w:space="0" w:color="auto"/>
            <w:left w:val="none" w:sz="0" w:space="0" w:color="auto"/>
            <w:bottom w:val="none" w:sz="0" w:space="0" w:color="auto"/>
            <w:right w:val="none" w:sz="0" w:space="0" w:color="auto"/>
          </w:divBdr>
        </w:div>
        <w:div w:id="2051958223">
          <w:marLeft w:val="480"/>
          <w:marRight w:val="0"/>
          <w:marTop w:val="0"/>
          <w:marBottom w:val="0"/>
          <w:divBdr>
            <w:top w:val="none" w:sz="0" w:space="0" w:color="auto"/>
            <w:left w:val="none" w:sz="0" w:space="0" w:color="auto"/>
            <w:bottom w:val="none" w:sz="0" w:space="0" w:color="auto"/>
            <w:right w:val="none" w:sz="0" w:space="0" w:color="auto"/>
          </w:divBdr>
        </w:div>
        <w:div w:id="2086686725">
          <w:marLeft w:val="480"/>
          <w:marRight w:val="0"/>
          <w:marTop w:val="0"/>
          <w:marBottom w:val="0"/>
          <w:divBdr>
            <w:top w:val="none" w:sz="0" w:space="0" w:color="auto"/>
            <w:left w:val="none" w:sz="0" w:space="0" w:color="auto"/>
            <w:bottom w:val="none" w:sz="0" w:space="0" w:color="auto"/>
            <w:right w:val="none" w:sz="0" w:space="0" w:color="auto"/>
          </w:divBdr>
        </w:div>
        <w:div w:id="2093235180">
          <w:marLeft w:val="480"/>
          <w:marRight w:val="0"/>
          <w:marTop w:val="0"/>
          <w:marBottom w:val="0"/>
          <w:divBdr>
            <w:top w:val="none" w:sz="0" w:space="0" w:color="auto"/>
            <w:left w:val="none" w:sz="0" w:space="0" w:color="auto"/>
            <w:bottom w:val="none" w:sz="0" w:space="0" w:color="auto"/>
            <w:right w:val="none" w:sz="0" w:space="0" w:color="auto"/>
          </w:divBdr>
        </w:div>
        <w:div w:id="2105226539">
          <w:marLeft w:val="480"/>
          <w:marRight w:val="0"/>
          <w:marTop w:val="0"/>
          <w:marBottom w:val="0"/>
          <w:divBdr>
            <w:top w:val="none" w:sz="0" w:space="0" w:color="auto"/>
            <w:left w:val="none" w:sz="0" w:space="0" w:color="auto"/>
            <w:bottom w:val="none" w:sz="0" w:space="0" w:color="auto"/>
            <w:right w:val="none" w:sz="0" w:space="0" w:color="auto"/>
          </w:divBdr>
        </w:div>
      </w:divsChild>
    </w:div>
    <w:div w:id="1357466733">
      <w:bodyDiv w:val="1"/>
      <w:marLeft w:val="0"/>
      <w:marRight w:val="0"/>
      <w:marTop w:val="0"/>
      <w:marBottom w:val="0"/>
      <w:divBdr>
        <w:top w:val="none" w:sz="0" w:space="0" w:color="auto"/>
        <w:left w:val="none" w:sz="0" w:space="0" w:color="auto"/>
        <w:bottom w:val="none" w:sz="0" w:space="0" w:color="auto"/>
        <w:right w:val="none" w:sz="0" w:space="0" w:color="auto"/>
      </w:divBdr>
      <w:divsChild>
        <w:div w:id="39669719">
          <w:marLeft w:val="480"/>
          <w:marRight w:val="0"/>
          <w:marTop w:val="0"/>
          <w:marBottom w:val="0"/>
          <w:divBdr>
            <w:top w:val="none" w:sz="0" w:space="0" w:color="auto"/>
            <w:left w:val="none" w:sz="0" w:space="0" w:color="auto"/>
            <w:bottom w:val="none" w:sz="0" w:space="0" w:color="auto"/>
            <w:right w:val="none" w:sz="0" w:space="0" w:color="auto"/>
          </w:divBdr>
        </w:div>
        <w:div w:id="120854065">
          <w:marLeft w:val="480"/>
          <w:marRight w:val="0"/>
          <w:marTop w:val="0"/>
          <w:marBottom w:val="0"/>
          <w:divBdr>
            <w:top w:val="none" w:sz="0" w:space="0" w:color="auto"/>
            <w:left w:val="none" w:sz="0" w:space="0" w:color="auto"/>
            <w:bottom w:val="none" w:sz="0" w:space="0" w:color="auto"/>
            <w:right w:val="none" w:sz="0" w:space="0" w:color="auto"/>
          </w:divBdr>
        </w:div>
        <w:div w:id="170025143">
          <w:marLeft w:val="480"/>
          <w:marRight w:val="0"/>
          <w:marTop w:val="0"/>
          <w:marBottom w:val="0"/>
          <w:divBdr>
            <w:top w:val="none" w:sz="0" w:space="0" w:color="auto"/>
            <w:left w:val="none" w:sz="0" w:space="0" w:color="auto"/>
            <w:bottom w:val="none" w:sz="0" w:space="0" w:color="auto"/>
            <w:right w:val="none" w:sz="0" w:space="0" w:color="auto"/>
          </w:divBdr>
        </w:div>
        <w:div w:id="222957321">
          <w:marLeft w:val="480"/>
          <w:marRight w:val="0"/>
          <w:marTop w:val="0"/>
          <w:marBottom w:val="0"/>
          <w:divBdr>
            <w:top w:val="none" w:sz="0" w:space="0" w:color="auto"/>
            <w:left w:val="none" w:sz="0" w:space="0" w:color="auto"/>
            <w:bottom w:val="none" w:sz="0" w:space="0" w:color="auto"/>
            <w:right w:val="none" w:sz="0" w:space="0" w:color="auto"/>
          </w:divBdr>
        </w:div>
        <w:div w:id="227768562">
          <w:marLeft w:val="480"/>
          <w:marRight w:val="0"/>
          <w:marTop w:val="0"/>
          <w:marBottom w:val="0"/>
          <w:divBdr>
            <w:top w:val="none" w:sz="0" w:space="0" w:color="auto"/>
            <w:left w:val="none" w:sz="0" w:space="0" w:color="auto"/>
            <w:bottom w:val="none" w:sz="0" w:space="0" w:color="auto"/>
            <w:right w:val="none" w:sz="0" w:space="0" w:color="auto"/>
          </w:divBdr>
        </w:div>
        <w:div w:id="230241928">
          <w:marLeft w:val="480"/>
          <w:marRight w:val="0"/>
          <w:marTop w:val="0"/>
          <w:marBottom w:val="0"/>
          <w:divBdr>
            <w:top w:val="none" w:sz="0" w:space="0" w:color="auto"/>
            <w:left w:val="none" w:sz="0" w:space="0" w:color="auto"/>
            <w:bottom w:val="none" w:sz="0" w:space="0" w:color="auto"/>
            <w:right w:val="none" w:sz="0" w:space="0" w:color="auto"/>
          </w:divBdr>
        </w:div>
        <w:div w:id="260383092">
          <w:marLeft w:val="480"/>
          <w:marRight w:val="0"/>
          <w:marTop w:val="0"/>
          <w:marBottom w:val="0"/>
          <w:divBdr>
            <w:top w:val="none" w:sz="0" w:space="0" w:color="auto"/>
            <w:left w:val="none" w:sz="0" w:space="0" w:color="auto"/>
            <w:bottom w:val="none" w:sz="0" w:space="0" w:color="auto"/>
            <w:right w:val="none" w:sz="0" w:space="0" w:color="auto"/>
          </w:divBdr>
        </w:div>
        <w:div w:id="265424960">
          <w:marLeft w:val="480"/>
          <w:marRight w:val="0"/>
          <w:marTop w:val="0"/>
          <w:marBottom w:val="0"/>
          <w:divBdr>
            <w:top w:val="none" w:sz="0" w:space="0" w:color="auto"/>
            <w:left w:val="none" w:sz="0" w:space="0" w:color="auto"/>
            <w:bottom w:val="none" w:sz="0" w:space="0" w:color="auto"/>
            <w:right w:val="none" w:sz="0" w:space="0" w:color="auto"/>
          </w:divBdr>
        </w:div>
        <w:div w:id="313342019">
          <w:marLeft w:val="480"/>
          <w:marRight w:val="0"/>
          <w:marTop w:val="0"/>
          <w:marBottom w:val="0"/>
          <w:divBdr>
            <w:top w:val="none" w:sz="0" w:space="0" w:color="auto"/>
            <w:left w:val="none" w:sz="0" w:space="0" w:color="auto"/>
            <w:bottom w:val="none" w:sz="0" w:space="0" w:color="auto"/>
            <w:right w:val="none" w:sz="0" w:space="0" w:color="auto"/>
          </w:divBdr>
        </w:div>
        <w:div w:id="343092951">
          <w:marLeft w:val="480"/>
          <w:marRight w:val="0"/>
          <w:marTop w:val="0"/>
          <w:marBottom w:val="0"/>
          <w:divBdr>
            <w:top w:val="none" w:sz="0" w:space="0" w:color="auto"/>
            <w:left w:val="none" w:sz="0" w:space="0" w:color="auto"/>
            <w:bottom w:val="none" w:sz="0" w:space="0" w:color="auto"/>
            <w:right w:val="none" w:sz="0" w:space="0" w:color="auto"/>
          </w:divBdr>
        </w:div>
        <w:div w:id="355271793">
          <w:marLeft w:val="480"/>
          <w:marRight w:val="0"/>
          <w:marTop w:val="0"/>
          <w:marBottom w:val="0"/>
          <w:divBdr>
            <w:top w:val="none" w:sz="0" w:space="0" w:color="auto"/>
            <w:left w:val="none" w:sz="0" w:space="0" w:color="auto"/>
            <w:bottom w:val="none" w:sz="0" w:space="0" w:color="auto"/>
            <w:right w:val="none" w:sz="0" w:space="0" w:color="auto"/>
          </w:divBdr>
        </w:div>
        <w:div w:id="392242844">
          <w:marLeft w:val="480"/>
          <w:marRight w:val="0"/>
          <w:marTop w:val="0"/>
          <w:marBottom w:val="0"/>
          <w:divBdr>
            <w:top w:val="none" w:sz="0" w:space="0" w:color="auto"/>
            <w:left w:val="none" w:sz="0" w:space="0" w:color="auto"/>
            <w:bottom w:val="none" w:sz="0" w:space="0" w:color="auto"/>
            <w:right w:val="none" w:sz="0" w:space="0" w:color="auto"/>
          </w:divBdr>
        </w:div>
        <w:div w:id="409427847">
          <w:marLeft w:val="480"/>
          <w:marRight w:val="0"/>
          <w:marTop w:val="0"/>
          <w:marBottom w:val="0"/>
          <w:divBdr>
            <w:top w:val="none" w:sz="0" w:space="0" w:color="auto"/>
            <w:left w:val="none" w:sz="0" w:space="0" w:color="auto"/>
            <w:bottom w:val="none" w:sz="0" w:space="0" w:color="auto"/>
            <w:right w:val="none" w:sz="0" w:space="0" w:color="auto"/>
          </w:divBdr>
        </w:div>
        <w:div w:id="410200924">
          <w:marLeft w:val="480"/>
          <w:marRight w:val="0"/>
          <w:marTop w:val="0"/>
          <w:marBottom w:val="0"/>
          <w:divBdr>
            <w:top w:val="none" w:sz="0" w:space="0" w:color="auto"/>
            <w:left w:val="none" w:sz="0" w:space="0" w:color="auto"/>
            <w:bottom w:val="none" w:sz="0" w:space="0" w:color="auto"/>
            <w:right w:val="none" w:sz="0" w:space="0" w:color="auto"/>
          </w:divBdr>
        </w:div>
        <w:div w:id="472913645">
          <w:marLeft w:val="480"/>
          <w:marRight w:val="0"/>
          <w:marTop w:val="0"/>
          <w:marBottom w:val="0"/>
          <w:divBdr>
            <w:top w:val="none" w:sz="0" w:space="0" w:color="auto"/>
            <w:left w:val="none" w:sz="0" w:space="0" w:color="auto"/>
            <w:bottom w:val="none" w:sz="0" w:space="0" w:color="auto"/>
            <w:right w:val="none" w:sz="0" w:space="0" w:color="auto"/>
          </w:divBdr>
        </w:div>
        <w:div w:id="483085410">
          <w:marLeft w:val="480"/>
          <w:marRight w:val="0"/>
          <w:marTop w:val="0"/>
          <w:marBottom w:val="0"/>
          <w:divBdr>
            <w:top w:val="none" w:sz="0" w:space="0" w:color="auto"/>
            <w:left w:val="none" w:sz="0" w:space="0" w:color="auto"/>
            <w:bottom w:val="none" w:sz="0" w:space="0" w:color="auto"/>
            <w:right w:val="none" w:sz="0" w:space="0" w:color="auto"/>
          </w:divBdr>
        </w:div>
        <w:div w:id="496926318">
          <w:marLeft w:val="480"/>
          <w:marRight w:val="0"/>
          <w:marTop w:val="0"/>
          <w:marBottom w:val="0"/>
          <w:divBdr>
            <w:top w:val="none" w:sz="0" w:space="0" w:color="auto"/>
            <w:left w:val="none" w:sz="0" w:space="0" w:color="auto"/>
            <w:bottom w:val="none" w:sz="0" w:space="0" w:color="auto"/>
            <w:right w:val="none" w:sz="0" w:space="0" w:color="auto"/>
          </w:divBdr>
        </w:div>
        <w:div w:id="544416893">
          <w:marLeft w:val="480"/>
          <w:marRight w:val="0"/>
          <w:marTop w:val="0"/>
          <w:marBottom w:val="0"/>
          <w:divBdr>
            <w:top w:val="none" w:sz="0" w:space="0" w:color="auto"/>
            <w:left w:val="none" w:sz="0" w:space="0" w:color="auto"/>
            <w:bottom w:val="none" w:sz="0" w:space="0" w:color="auto"/>
            <w:right w:val="none" w:sz="0" w:space="0" w:color="auto"/>
          </w:divBdr>
        </w:div>
        <w:div w:id="546986394">
          <w:marLeft w:val="480"/>
          <w:marRight w:val="0"/>
          <w:marTop w:val="0"/>
          <w:marBottom w:val="0"/>
          <w:divBdr>
            <w:top w:val="none" w:sz="0" w:space="0" w:color="auto"/>
            <w:left w:val="none" w:sz="0" w:space="0" w:color="auto"/>
            <w:bottom w:val="none" w:sz="0" w:space="0" w:color="auto"/>
            <w:right w:val="none" w:sz="0" w:space="0" w:color="auto"/>
          </w:divBdr>
        </w:div>
        <w:div w:id="606037969">
          <w:marLeft w:val="480"/>
          <w:marRight w:val="0"/>
          <w:marTop w:val="0"/>
          <w:marBottom w:val="0"/>
          <w:divBdr>
            <w:top w:val="none" w:sz="0" w:space="0" w:color="auto"/>
            <w:left w:val="none" w:sz="0" w:space="0" w:color="auto"/>
            <w:bottom w:val="none" w:sz="0" w:space="0" w:color="auto"/>
            <w:right w:val="none" w:sz="0" w:space="0" w:color="auto"/>
          </w:divBdr>
        </w:div>
        <w:div w:id="635640870">
          <w:marLeft w:val="480"/>
          <w:marRight w:val="0"/>
          <w:marTop w:val="0"/>
          <w:marBottom w:val="0"/>
          <w:divBdr>
            <w:top w:val="none" w:sz="0" w:space="0" w:color="auto"/>
            <w:left w:val="none" w:sz="0" w:space="0" w:color="auto"/>
            <w:bottom w:val="none" w:sz="0" w:space="0" w:color="auto"/>
            <w:right w:val="none" w:sz="0" w:space="0" w:color="auto"/>
          </w:divBdr>
        </w:div>
        <w:div w:id="643392099">
          <w:marLeft w:val="480"/>
          <w:marRight w:val="0"/>
          <w:marTop w:val="0"/>
          <w:marBottom w:val="0"/>
          <w:divBdr>
            <w:top w:val="none" w:sz="0" w:space="0" w:color="auto"/>
            <w:left w:val="none" w:sz="0" w:space="0" w:color="auto"/>
            <w:bottom w:val="none" w:sz="0" w:space="0" w:color="auto"/>
            <w:right w:val="none" w:sz="0" w:space="0" w:color="auto"/>
          </w:divBdr>
        </w:div>
        <w:div w:id="649479617">
          <w:marLeft w:val="480"/>
          <w:marRight w:val="0"/>
          <w:marTop w:val="0"/>
          <w:marBottom w:val="0"/>
          <w:divBdr>
            <w:top w:val="none" w:sz="0" w:space="0" w:color="auto"/>
            <w:left w:val="none" w:sz="0" w:space="0" w:color="auto"/>
            <w:bottom w:val="none" w:sz="0" w:space="0" w:color="auto"/>
            <w:right w:val="none" w:sz="0" w:space="0" w:color="auto"/>
          </w:divBdr>
        </w:div>
        <w:div w:id="681975654">
          <w:marLeft w:val="480"/>
          <w:marRight w:val="0"/>
          <w:marTop w:val="0"/>
          <w:marBottom w:val="0"/>
          <w:divBdr>
            <w:top w:val="none" w:sz="0" w:space="0" w:color="auto"/>
            <w:left w:val="none" w:sz="0" w:space="0" w:color="auto"/>
            <w:bottom w:val="none" w:sz="0" w:space="0" w:color="auto"/>
            <w:right w:val="none" w:sz="0" w:space="0" w:color="auto"/>
          </w:divBdr>
        </w:div>
        <w:div w:id="772286050">
          <w:marLeft w:val="480"/>
          <w:marRight w:val="0"/>
          <w:marTop w:val="0"/>
          <w:marBottom w:val="0"/>
          <w:divBdr>
            <w:top w:val="none" w:sz="0" w:space="0" w:color="auto"/>
            <w:left w:val="none" w:sz="0" w:space="0" w:color="auto"/>
            <w:bottom w:val="none" w:sz="0" w:space="0" w:color="auto"/>
            <w:right w:val="none" w:sz="0" w:space="0" w:color="auto"/>
          </w:divBdr>
        </w:div>
        <w:div w:id="807167829">
          <w:marLeft w:val="480"/>
          <w:marRight w:val="0"/>
          <w:marTop w:val="0"/>
          <w:marBottom w:val="0"/>
          <w:divBdr>
            <w:top w:val="none" w:sz="0" w:space="0" w:color="auto"/>
            <w:left w:val="none" w:sz="0" w:space="0" w:color="auto"/>
            <w:bottom w:val="none" w:sz="0" w:space="0" w:color="auto"/>
            <w:right w:val="none" w:sz="0" w:space="0" w:color="auto"/>
          </w:divBdr>
        </w:div>
        <w:div w:id="828138218">
          <w:marLeft w:val="480"/>
          <w:marRight w:val="0"/>
          <w:marTop w:val="0"/>
          <w:marBottom w:val="0"/>
          <w:divBdr>
            <w:top w:val="none" w:sz="0" w:space="0" w:color="auto"/>
            <w:left w:val="none" w:sz="0" w:space="0" w:color="auto"/>
            <w:bottom w:val="none" w:sz="0" w:space="0" w:color="auto"/>
            <w:right w:val="none" w:sz="0" w:space="0" w:color="auto"/>
          </w:divBdr>
        </w:div>
        <w:div w:id="883522395">
          <w:marLeft w:val="480"/>
          <w:marRight w:val="0"/>
          <w:marTop w:val="0"/>
          <w:marBottom w:val="0"/>
          <w:divBdr>
            <w:top w:val="none" w:sz="0" w:space="0" w:color="auto"/>
            <w:left w:val="none" w:sz="0" w:space="0" w:color="auto"/>
            <w:bottom w:val="none" w:sz="0" w:space="0" w:color="auto"/>
            <w:right w:val="none" w:sz="0" w:space="0" w:color="auto"/>
          </w:divBdr>
        </w:div>
        <w:div w:id="960721823">
          <w:marLeft w:val="480"/>
          <w:marRight w:val="0"/>
          <w:marTop w:val="0"/>
          <w:marBottom w:val="0"/>
          <w:divBdr>
            <w:top w:val="none" w:sz="0" w:space="0" w:color="auto"/>
            <w:left w:val="none" w:sz="0" w:space="0" w:color="auto"/>
            <w:bottom w:val="none" w:sz="0" w:space="0" w:color="auto"/>
            <w:right w:val="none" w:sz="0" w:space="0" w:color="auto"/>
          </w:divBdr>
        </w:div>
        <w:div w:id="996609511">
          <w:marLeft w:val="480"/>
          <w:marRight w:val="0"/>
          <w:marTop w:val="0"/>
          <w:marBottom w:val="0"/>
          <w:divBdr>
            <w:top w:val="none" w:sz="0" w:space="0" w:color="auto"/>
            <w:left w:val="none" w:sz="0" w:space="0" w:color="auto"/>
            <w:bottom w:val="none" w:sz="0" w:space="0" w:color="auto"/>
            <w:right w:val="none" w:sz="0" w:space="0" w:color="auto"/>
          </w:divBdr>
        </w:div>
        <w:div w:id="1088114556">
          <w:marLeft w:val="480"/>
          <w:marRight w:val="0"/>
          <w:marTop w:val="0"/>
          <w:marBottom w:val="0"/>
          <w:divBdr>
            <w:top w:val="none" w:sz="0" w:space="0" w:color="auto"/>
            <w:left w:val="none" w:sz="0" w:space="0" w:color="auto"/>
            <w:bottom w:val="none" w:sz="0" w:space="0" w:color="auto"/>
            <w:right w:val="none" w:sz="0" w:space="0" w:color="auto"/>
          </w:divBdr>
        </w:div>
        <w:div w:id="1094396598">
          <w:marLeft w:val="480"/>
          <w:marRight w:val="0"/>
          <w:marTop w:val="0"/>
          <w:marBottom w:val="0"/>
          <w:divBdr>
            <w:top w:val="none" w:sz="0" w:space="0" w:color="auto"/>
            <w:left w:val="none" w:sz="0" w:space="0" w:color="auto"/>
            <w:bottom w:val="none" w:sz="0" w:space="0" w:color="auto"/>
            <w:right w:val="none" w:sz="0" w:space="0" w:color="auto"/>
          </w:divBdr>
        </w:div>
        <w:div w:id="1122112008">
          <w:marLeft w:val="480"/>
          <w:marRight w:val="0"/>
          <w:marTop w:val="0"/>
          <w:marBottom w:val="0"/>
          <w:divBdr>
            <w:top w:val="none" w:sz="0" w:space="0" w:color="auto"/>
            <w:left w:val="none" w:sz="0" w:space="0" w:color="auto"/>
            <w:bottom w:val="none" w:sz="0" w:space="0" w:color="auto"/>
            <w:right w:val="none" w:sz="0" w:space="0" w:color="auto"/>
          </w:divBdr>
        </w:div>
        <w:div w:id="1131051458">
          <w:marLeft w:val="480"/>
          <w:marRight w:val="0"/>
          <w:marTop w:val="0"/>
          <w:marBottom w:val="0"/>
          <w:divBdr>
            <w:top w:val="none" w:sz="0" w:space="0" w:color="auto"/>
            <w:left w:val="none" w:sz="0" w:space="0" w:color="auto"/>
            <w:bottom w:val="none" w:sz="0" w:space="0" w:color="auto"/>
            <w:right w:val="none" w:sz="0" w:space="0" w:color="auto"/>
          </w:divBdr>
        </w:div>
        <w:div w:id="1160467593">
          <w:marLeft w:val="480"/>
          <w:marRight w:val="0"/>
          <w:marTop w:val="0"/>
          <w:marBottom w:val="0"/>
          <w:divBdr>
            <w:top w:val="none" w:sz="0" w:space="0" w:color="auto"/>
            <w:left w:val="none" w:sz="0" w:space="0" w:color="auto"/>
            <w:bottom w:val="none" w:sz="0" w:space="0" w:color="auto"/>
            <w:right w:val="none" w:sz="0" w:space="0" w:color="auto"/>
          </w:divBdr>
        </w:div>
        <w:div w:id="1261374227">
          <w:marLeft w:val="480"/>
          <w:marRight w:val="0"/>
          <w:marTop w:val="0"/>
          <w:marBottom w:val="0"/>
          <w:divBdr>
            <w:top w:val="none" w:sz="0" w:space="0" w:color="auto"/>
            <w:left w:val="none" w:sz="0" w:space="0" w:color="auto"/>
            <w:bottom w:val="none" w:sz="0" w:space="0" w:color="auto"/>
            <w:right w:val="none" w:sz="0" w:space="0" w:color="auto"/>
          </w:divBdr>
        </w:div>
        <w:div w:id="1273781709">
          <w:marLeft w:val="480"/>
          <w:marRight w:val="0"/>
          <w:marTop w:val="0"/>
          <w:marBottom w:val="0"/>
          <w:divBdr>
            <w:top w:val="none" w:sz="0" w:space="0" w:color="auto"/>
            <w:left w:val="none" w:sz="0" w:space="0" w:color="auto"/>
            <w:bottom w:val="none" w:sz="0" w:space="0" w:color="auto"/>
            <w:right w:val="none" w:sz="0" w:space="0" w:color="auto"/>
          </w:divBdr>
        </w:div>
        <w:div w:id="1401751327">
          <w:marLeft w:val="480"/>
          <w:marRight w:val="0"/>
          <w:marTop w:val="0"/>
          <w:marBottom w:val="0"/>
          <w:divBdr>
            <w:top w:val="none" w:sz="0" w:space="0" w:color="auto"/>
            <w:left w:val="none" w:sz="0" w:space="0" w:color="auto"/>
            <w:bottom w:val="none" w:sz="0" w:space="0" w:color="auto"/>
            <w:right w:val="none" w:sz="0" w:space="0" w:color="auto"/>
          </w:divBdr>
        </w:div>
        <w:div w:id="1404840843">
          <w:marLeft w:val="480"/>
          <w:marRight w:val="0"/>
          <w:marTop w:val="0"/>
          <w:marBottom w:val="0"/>
          <w:divBdr>
            <w:top w:val="none" w:sz="0" w:space="0" w:color="auto"/>
            <w:left w:val="none" w:sz="0" w:space="0" w:color="auto"/>
            <w:bottom w:val="none" w:sz="0" w:space="0" w:color="auto"/>
            <w:right w:val="none" w:sz="0" w:space="0" w:color="auto"/>
          </w:divBdr>
        </w:div>
        <w:div w:id="1458063719">
          <w:marLeft w:val="480"/>
          <w:marRight w:val="0"/>
          <w:marTop w:val="0"/>
          <w:marBottom w:val="0"/>
          <w:divBdr>
            <w:top w:val="none" w:sz="0" w:space="0" w:color="auto"/>
            <w:left w:val="none" w:sz="0" w:space="0" w:color="auto"/>
            <w:bottom w:val="none" w:sz="0" w:space="0" w:color="auto"/>
            <w:right w:val="none" w:sz="0" w:space="0" w:color="auto"/>
          </w:divBdr>
        </w:div>
        <w:div w:id="1498762213">
          <w:marLeft w:val="480"/>
          <w:marRight w:val="0"/>
          <w:marTop w:val="0"/>
          <w:marBottom w:val="0"/>
          <w:divBdr>
            <w:top w:val="none" w:sz="0" w:space="0" w:color="auto"/>
            <w:left w:val="none" w:sz="0" w:space="0" w:color="auto"/>
            <w:bottom w:val="none" w:sz="0" w:space="0" w:color="auto"/>
            <w:right w:val="none" w:sz="0" w:space="0" w:color="auto"/>
          </w:divBdr>
        </w:div>
        <w:div w:id="1532112063">
          <w:marLeft w:val="480"/>
          <w:marRight w:val="0"/>
          <w:marTop w:val="0"/>
          <w:marBottom w:val="0"/>
          <w:divBdr>
            <w:top w:val="none" w:sz="0" w:space="0" w:color="auto"/>
            <w:left w:val="none" w:sz="0" w:space="0" w:color="auto"/>
            <w:bottom w:val="none" w:sz="0" w:space="0" w:color="auto"/>
            <w:right w:val="none" w:sz="0" w:space="0" w:color="auto"/>
          </w:divBdr>
        </w:div>
        <w:div w:id="1607149776">
          <w:marLeft w:val="480"/>
          <w:marRight w:val="0"/>
          <w:marTop w:val="0"/>
          <w:marBottom w:val="0"/>
          <w:divBdr>
            <w:top w:val="none" w:sz="0" w:space="0" w:color="auto"/>
            <w:left w:val="none" w:sz="0" w:space="0" w:color="auto"/>
            <w:bottom w:val="none" w:sz="0" w:space="0" w:color="auto"/>
            <w:right w:val="none" w:sz="0" w:space="0" w:color="auto"/>
          </w:divBdr>
        </w:div>
        <w:div w:id="1615089431">
          <w:marLeft w:val="480"/>
          <w:marRight w:val="0"/>
          <w:marTop w:val="0"/>
          <w:marBottom w:val="0"/>
          <w:divBdr>
            <w:top w:val="none" w:sz="0" w:space="0" w:color="auto"/>
            <w:left w:val="none" w:sz="0" w:space="0" w:color="auto"/>
            <w:bottom w:val="none" w:sz="0" w:space="0" w:color="auto"/>
            <w:right w:val="none" w:sz="0" w:space="0" w:color="auto"/>
          </w:divBdr>
        </w:div>
        <w:div w:id="1655451443">
          <w:marLeft w:val="480"/>
          <w:marRight w:val="0"/>
          <w:marTop w:val="0"/>
          <w:marBottom w:val="0"/>
          <w:divBdr>
            <w:top w:val="none" w:sz="0" w:space="0" w:color="auto"/>
            <w:left w:val="none" w:sz="0" w:space="0" w:color="auto"/>
            <w:bottom w:val="none" w:sz="0" w:space="0" w:color="auto"/>
            <w:right w:val="none" w:sz="0" w:space="0" w:color="auto"/>
          </w:divBdr>
        </w:div>
        <w:div w:id="1745951110">
          <w:marLeft w:val="480"/>
          <w:marRight w:val="0"/>
          <w:marTop w:val="0"/>
          <w:marBottom w:val="0"/>
          <w:divBdr>
            <w:top w:val="none" w:sz="0" w:space="0" w:color="auto"/>
            <w:left w:val="none" w:sz="0" w:space="0" w:color="auto"/>
            <w:bottom w:val="none" w:sz="0" w:space="0" w:color="auto"/>
            <w:right w:val="none" w:sz="0" w:space="0" w:color="auto"/>
          </w:divBdr>
        </w:div>
        <w:div w:id="1814833486">
          <w:marLeft w:val="480"/>
          <w:marRight w:val="0"/>
          <w:marTop w:val="0"/>
          <w:marBottom w:val="0"/>
          <w:divBdr>
            <w:top w:val="none" w:sz="0" w:space="0" w:color="auto"/>
            <w:left w:val="none" w:sz="0" w:space="0" w:color="auto"/>
            <w:bottom w:val="none" w:sz="0" w:space="0" w:color="auto"/>
            <w:right w:val="none" w:sz="0" w:space="0" w:color="auto"/>
          </w:divBdr>
        </w:div>
        <w:div w:id="1823696470">
          <w:marLeft w:val="480"/>
          <w:marRight w:val="0"/>
          <w:marTop w:val="0"/>
          <w:marBottom w:val="0"/>
          <w:divBdr>
            <w:top w:val="none" w:sz="0" w:space="0" w:color="auto"/>
            <w:left w:val="none" w:sz="0" w:space="0" w:color="auto"/>
            <w:bottom w:val="none" w:sz="0" w:space="0" w:color="auto"/>
            <w:right w:val="none" w:sz="0" w:space="0" w:color="auto"/>
          </w:divBdr>
        </w:div>
        <w:div w:id="1846089567">
          <w:marLeft w:val="480"/>
          <w:marRight w:val="0"/>
          <w:marTop w:val="0"/>
          <w:marBottom w:val="0"/>
          <w:divBdr>
            <w:top w:val="none" w:sz="0" w:space="0" w:color="auto"/>
            <w:left w:val="none" w:sz="0" w:space="0" w:color="auto"/>
            <w:bottom w:val="none" w:sz="0" w:space="0" w:color="auto"/>
            <w:right w:val="none" w:sz="0" w:space="0" w:color="auto"/>
          </w:divBdr>
        </w:div>
        <w:div w:id="1884946600">
          <w:marLeft w:val="480"/>
          <w:marRight w:val="0"/>
          <w:marTop w:val="0"/>
          <w:marBottom w:val="0"/>
          <w:divBdr>
            <w:top w:val="none" w:sz="0" w:space="0" w:color="auto"/>
            <w:left w:val="none" w:sz="0" w:space="0" w:color="auto"/>
            <w:bottom w:val="none" w:sz="0" w:space="0" w:color="auto"/>
            <w:right w:val="none" w:sz="0" w:space="0" w:color="auto"/>
          </w:divBdr>
        </w:div>
        <w:div w:id="1952206721">
          <w:marLeft w:val="480"/>
          <w:marRight w:val="0"/>
          <w:marTop w:val="0"/>
          <w:marBottom w:val="0"/>
          <w:divBdr>
            <w:top w:val="none" w:sz="0" w:space="0" w:color="auto"/>
            <w:left w:val="none" w:sz="0" w:space="0" w:color="auto"/>
            <w:bottom w:val="none" w:sz="0" w:space="0" w:color="auto"/>
            <w:right w:val="none" w:sz="0" w:space="0" w:color="auto"/>
          </w:divBdr>
        </w:div>
        <w:div w:id="1955400719">
          <w:marLeft w:val="480"/>
          <w:marRight w:val="0"/>
          <w:marTop w:val="0"/>
          <w:marBottom w:val="0"/>
          <w:divBdr>
            <w:top w:val="none" w:sz="0" w:space="0" w:color="auto"/>
            <w:left w:val="none" w:sz="0" w:space="0" w:color="auto"/>
            <w:bottom w:val="none" w:sz="0" w:space="0" w:color="auto"/>
            <w:right w:val="none" w:sz="0" w:space="0" w:color="auto"/>
          </w:divBdr>
        </w:div>
        <w:div w:id="1967346136">
          <w:marLeft w:val="480"/>
          <w:marRight w:val="0"/>
          <w:marTop w:val="0"/>
          <w:marBottom w:val="0"/>
          <w:divBdr>
            <w:top w:val="none" w:sz="0" w:space="0" w:color="auto"/>
            <w:left w:val="none" w:sz="0" w:space="0" w:color="auto"/>
            <w:bottom w:val="none" w:sz="0" w:space="0" w:color="auto"/>
            <w:right w:val="none" w:sz="0" w:space="0" w:color="auto"/>
          </w:divBdr>
        </w:div>
        <w:div w:id="1979609503">
          <w:marLeft w:val="480"/>
          <w:marRight w:val="0"/>
          <w:marTop w:val="0"/>
          <w:marBottom w:val="0"/>
          <w:divBdr>
            <w:top w:val="none" w:sz="0" w:space="0" w:color="auto"/>
            <w:left w:val="none" w:sz="0" w:space="0" w:color="auto"/>
            <w:bottom w:val="none" w:sz="0" w:space="0" w:color="auto"/>
            <w:right w:val="none" w:sz="0" w:space="0" w:color="auto"/>
          </w:divBdr>
        </w:div>
        <w:div w:id="1982078177">
          <w:marLeft w:val="480"/>
          <w:marRight w:val="0"/>
          <w:marTop w:val="0"/>
          <w:marBottom w:val="0"/>
          <w:divBdr>
            <w:top w:val="none" w:sz="0" w:space="0" w:color="auto"/>
            <w:left w:val="none" w:sz="0" w:space="0" w:color="auto"/>
            <w:bottom w:val="none" w:sz="0" w:space="0" w:color="auto"/>
            <w:right w:val="none" w:sz="0" w:space="0" w:color="auto"/>
          </w:divBdr>
        </w:div>
        <w:div w:id="1985314510">
          <w:marLeft w:val="480"/>
          <w:marRight w:val="0"/>
          <w:marTop w:val="0"/>
          <w:marBottom w:val="0"/>
          <w:divBdr>
            <w:top w:val="none" w:sz="0" w:space="0" w:color="auto"/>
            <w:left w:val="none" w:sz="0" w:space="0" w:color="auto"/>
            <w:bottom w:val="none" w:sz="0" w:space="0" w:color="auto"/>
            <w:right w:val="none" w:sz="0" w:space="0" w:color="auto"/>
          </w:divBdr>
        </w:div>
        <w:div w:id="1986467695">
          <w:marLeft w:val="480"/>
          <w:marRight w:val="0"/>
          <w:marTop w:val="0"/>
          <w:marBottom w:val="0"/>
          <w:divBdr>
            <w:top w:val="none" w:sz="0" w:space="0" w:color="auto"/>
            <w:left w:val="none" w:sz="0" w:space="0" w:color="auto"/>
            <w:bottom w:val="none" w:sz="0" w:space="0" w:color="auto"/>
            <w:right w:val="none" w:sz="0" w:space="0" w:color="auto"/>
          </w:divBdr>
        </w:div>
        <w:div w:id="1989362568">
          <w:marLeft w:val="480"/>
          <w:marRight w:val="0"/>
          <w:marTop w:val="0"/>
          <w:marBottom w:val="0"/>
          <w:divBdr>
            <w:top w:val="none" w:sz="0" w:space="0" w:color="auto"/>
            <w:left w:val="none" w:sz="0" w:space="0" w:color="auto"/>
            <w:bottom w:val="none" w:sz="0" w:space="0" w:color="auto"/>
            <w:right w:val="none" w:sz="0" w:space="0" w:color="auto"/>
          </w:divBdr>
        </w:div>
        <w:div w:id="2004820334">
          <w:marLeft w:val="480"/>
          <w:marRight w:val="0"/>
          <w:marTop w:val="0"/>
          <w:marBottom w:val="0"/>
          <w:divBdr>
            <w:top w:val="none" w:sz="0" w:space="0" w:color="auto"/>
            <w:left w:val="none" w:sz="0" w:space="0" w:color="auto"/>
            <w:bottom w:val="none" w:sz="0" w:space="0" w:color="auto"/>
            <w:right w:val="none" w:sz="0" w:space="0" w:color="auto"/>
          </w:divBdr>
        </w:div>
        <w:div w:id="2008708164">
          <w:marLeft w:val="480"/>
          <w:marRight w:val="0"/>
          <w:marTop w:val="0"/>
          <w:marBottom w:val="0"/>
          <w:divBdr>
            <w:top w:val="none" w:sz="0" w:space="0" w:color="auto"/>
            <w:left w:val="none" w:sz="0" w:space="0" w:color="auto"/>
            <w:bottom w:val="none" w:sz="0" w:space="0" w:color="auto"/>
            <w:right w:val="none" w:sz="0" w:space="0" w:color="auto"/>
          </w:divBdr>
        </w:div>
        <w:div w:id="2013676231">
          <w:marLeft w:val="480"/>
          <w:marRight w:val="0"/>
          <w:marTop w:val="0"/>
          <w:marBottom w:val="0"/>
          <w:divBdr>
            <w:top w:val="none" w:sz="0" w:space="0" w:color="auto"/>
            <w:left w:val="none" w:sz="0" w:space="0" w:color="auto"/>
            <w:bottom w:val="none" w:sz="0" w:space="0" w:color="auto"/>
            <w:right w:val="none" w:sz="0" w:space="0" w:color="auto"/>
          </w:divBdr>
        </w:div>
      </w:divsChild>
    </w:div>
    <w:div w:id="1363747927">
      <w:bodyDiv w:val="1"/>
      <w:marLeft w:val="0"/>
      <w:marRight w:val="0"/>
      <w:marTop w:val="0"/>
      <w:marBottom w:val="0"/>
      <w:divBdr>
        <w:top w:val="none" w:sz="0" w:space="0" w:color="auto"/>
        <w:left w:val="none" w:sz="0" w:space="0" w:color="auto"/>
        <w:bottom w:val="none" w:sz="0" w:space="0" w:color="auto"/>
        <w:right w:val="none" w:sz="0" w:space="0" w:color="auto"/>
      </w:divBdr>
      <w:divsChild>
        <w:div w:id="11811485">
          <w:marLeft w:val="480"/>
          <w:marRight w:val="0"/>
          <w:marTop w:val="0"/>
          <w:marBottom w:val="0"/>
          <w:divBdr>
            <w:top w:val="none" w:sz="0" w:space="0" w:color="auto"/>
            <w:left w:val="none" w:sz="0" w:space="0" w:color="auto"/>
            <w:bottom w:val="none" w:sz="0" w:space="0" w:color="auto"/>
            <w:right w:val="none" w:sz="0" w:space="0" w:color="auto"/>
          </w:divBdr>
        </w:div>
        <w:div w:id="48916234">
          <w:marLeft w:val="480"/>
          <w:marRight w:val="0"/>
          <w:marTop w:val="0"/>
          <w:marBottom w:val="0"/>
          <w:divBdr>
            <w:top w:val="none" w:sz="0" w:space="0" w:color="auto"/>
            <w:left w:val="none" w:sz="0" w:space="0" w:color="auto"/>
            <w:bottom w:val="none" w:sz="0" w:space="0" w:color="auto"/>
            <w:right w:val="none" w:sz="0" w:space="0" w:color="auto"/>
          </w:divBdr>
        </w:div>
        <w:div w:id="62291119">
          <w:marLeft w:val="480"/>
          <w:marRight w:val="0"/>
          <w:marTop w:val="0"/>
          <w:marBottom w:val="0"/>
          <w:divBdr>
            <w:top w:val="none" w:sz="0" w:space="0" w:color="auto"/>
            <w:left w:val="none" w:sz="0" w:space="0" w:color="auto"/>
            <w:bottom w:val="none" w:sz="0" w:space="0" w:color="auto"/>
            <w:right w:val="none" w:sz="0" w:space="0" w:color="auto"/>
          </w:divBdr>
        </w:div>
        <w:div w:id="107159855">
          <w:marLeft w:val="480"/>
          <w:marRight w:val="0"/>
          <w:marTop w:val="0"/>
          <w:marBottom w:val="0"/>
          <w:divBdr>
            <w:top w:val="none" w:sz="0" w:space="0" w:color="auto"/>
            <w:left w:val="none" w:sz="0" w:space="0" w:color="auto"/>
            <w:bottom w:val="none" w:sz="0" w:space="0" w:color="auto"/>
            <w:right w:val="none" w:sz="0" w:space="0" w:color="auto"/>
          </w:divBdr>
        </w:div>
        <w:div w:id="166555203">
          <w:marLeft w:val="480"/>
          <w:marRight w:val="0"/>
          <w:marTop w:val="0"/>
          <w:marBottom w:val="0"/>
          <w:divBdr>
            <w:top w:val="none" w:sz="0" w:space="0" w:color="auto"/>
            <w:left w:val="none" w:sz="0" w:space="0" w:color="auto"/>
            <w:bottom w:val="none" w:sz="0" w:space="0" w:color="auto"/>
            <w:right w:val="none" w:sz="0" w:space="0" w:color="auto"/>
          </w:divBdr>
        </w:div>
        <w:div w:id="173571353">
          <w:marLeft w:val="480"/>
          <w:marRight w:val="0"/>
          <w:marTop w:val="0"/>
          <w:marBottom w:val="0"/>
          <w:divBdr>
            <w:top w:val="none" w:sz="0" w:space="0" w:color="auto"/>
            <w:left w:val="none" w:sz="0" w:space="0" w:color="auto"/>
            <w:bottom w:val="none" w:sz="0" w:space="0" w:color="auto"/>
            <w:right w:val="none" w:sz="0" w:space="0" w:color="auto"/>
          </w:divBdr>
        </w:div>
        <w:div w:id="210381609">
          <w:marLeft w:val="480"/>
          <w:marRight w:val="0"/>
          <w:marTop w:val="0"/>
          <w:marBottom w:val="0"/>
          <w:divBdr>
            <w:top w:val="none" w:sz="0" w:space="0" w:color="auto"/>
            <w:left w:val="none" w:sz="0" w:space="0" w:color="auto"/>
            <w:bottom w:val="none" w:sz="0" w:space="0" w:color="auto"/>
            <w:right w:val="none" w:sz="0" w:space="0" w:color="auto"/>
          </w:divBdr>
        </w:div>
        <w:div w:id="212348874">
          <w:marLeft w:val="480"/>
          <w:marRight w:val="0"/>
          <w:marTop w:val="0"/>
          <w:marBottom w:val="0"/>
          <w:divBdr>
            <w:top w:val="none" w:sz="0" w:space="0" w:color="auto"/>
            <w:left w:val="none" w:sz="0" w:space="0" w:color="auto"/>
            <w:bottom w:val="none" w:sz="0" w:space="0" w:color="auto"/>
            <w:right w:val="none" w:sz="0" w:space="0" w:color="auto"/>
          </w:divBdr>
        </w:div>
        <w:div w:id="255096102">
          <w:marLeft w:val="480"/>
          <w:marRight w:val="0"/>
          <w:marTop w:val="0"/>
          <w:marBottom w:val="0"/>
          <w:divBdr>
            <w:top w:val="none" w:sz="0" w:space="0" w:color="auto"/>
            <w:left w:val="none" w:sz="0" w:space="0" w:color="auto"/>
            <w:bottom w:val="none" w:sz="0" w:space="0" w:color="auto"/>
            <w:right w:val="none" w:sz="0" w:space="0" w:color="auto"/>
          </w:divBdr>
        </w:div>
        <w:div w:id="353966982">
          <w:marLeft w:val="480"/>
          <w:marRight w:val="0"/>
          <w:marTop w:val="0"/>
          <w:marBottom w:val="0"/>
          <w:divBdr>
            <w:top w:val="none" w:sz="0" w:space="0" w:color="auto"/>
            <w:left w:val="none" w:sz="0" w:space="0" w:color="auto"/>
            <w:bottom w:val="none" w:sz="0" w:space="0" w:color="auto"/>
            <w:right w:val="none" w:sz="0" w:space="0" w:color="auto"/>
          </w:divBdr>
        </w:div>
        <w:div w:id="424813529">
          <w:marLeft w:val="480"/>
          <w:marRight w:val="0"/>
          <w:marTop w:val="0"/>
          <w:marBottom w:val="0"/>
          <w:divBdr>
            <w:top w:val="none" w:sz="0" w:space="0" w:color="auto"/>
            <w:left w:val="none" w:sz="0" w:space="0" w:color="auto"/>
            <w:bottom w:val="none" w:sz="0" w:space="0" w:color="auto"/>
            <w:right w:val="none" w:sz="0" w:space="0" w:color="auto"/>
          </w:divBdr>
        </w:div>
        <w:div w:id="437409718">
          <w:marLeft w:val="480"/>
          <w:marRight w:val="0"/>
          <w:marTop w:val="0"/>
          <w:marBottom w:val="0"/>
          <w:divBdr>
            <w:top w:val="none" w:sz="0" w:space="0" w:color="auto"/>
            <w:left w:val="none" w:sz="0" w:space="0" w:color="auto"/>
            <w:bottom w:val="none" w:sz="0" w:space="0" w:color="auto"/>
            <w:right w:val="none" w:sz="0" w:space="0" w:color="auto"/>
          </w:divBdr>
        </w:div>
        <w:div w:id="460340616">
          <w:marLeft w:val="480"/>
          <w:marRight w:val="0"/>
          <w:marTop w:val="0"/>
          <w:marBottom w:val="0"/>
          <w:divBdr>
            <w:top w:val="none" w:sz="0" w:space="0" w:color="auto"/>
            <w:left w:val="none" w:sz="0" w:space="0" w:color="auto"/>
            <w:bottom w:val="none" w:sz="0" w:space="0" w:color="auto"/>
            <w:right w:val="none" w:sz="0" w:space="0" w:color="auto"/>
          </w:divBdr>
        </w:div>
        <w:div w:id="463235203">
          <w:marLeft w:val="480"/>
          <w:marRight w:val="0"/>
          <w:marTop w:val="0"/>
          <w:marBottom w:val="0"/>
          <w:divBdr>
            <w:top w:val="none" w:sz="0" w:space="0" w:color="auto"/>
            <w:left w:val="none" w:sz="0" w:space="0" w:color="auto"/>
            <w:bottom w:val="none" w:sz="0" w:space="0" w:color="auto"/>
            <w:right w:val="none" w:sz="0" w:space="0" w:color="auto"/>
          </w:divBdr>
        </w:div>
        <w:div w:id="474613796">
          <w:marLeft w:val="480"/>
          <w:marRight w:val="0"/>
          <w:marTop w:val="0"/>
          <w:marBottom w:val="0"/>
          <w:divBdr>
            <w:top w:val="none" w:sz="0" w:space="0" w:color="auto"/>
            <w:left w:val="none" w:sz="0" w:space="0" w:color="auto"/>
            <w:bottom w:val="none" w:sz="0" w:space="0" w:color="auto"/>
            <w:right w:val="none" w:sz="0" w:space="0" w:color="auto"/>
          </w:divBdr>
        </w:div>
        <w:div w:id="489174844">
          <w:marLeft w:val="480"/>
          <w:marRight w:val="0"/>
          <w:marTop w:val="0"/>
          <w:marBottom w:val="0"/>
          <w:divBdr>
            <w:top w:val="none" w:sz="0" w:space="0" w:color="auto"/>
            <w:left w:val="none" w:sz="0" w:space="0" w:color="auto"/>
            <w:bottom w:val="none" w:sz="0" w:space="0" w:color="auto"/>
            <w:right w:val="none" w:sz="0" w:space="0" w:color="auto"/>
          </w:divBdr>
        </w:div>
        <w:div w:id="531503777">
          <w:marLeft w:val="480"/>
          <w:marRight w:val="0"/>
          <w:marTop w:val="0"/>
          <w:marBottom w:val="0"/>
          <w:divBdr>
            <w:top w:val="none" w:sz="0" w:space="0" w:color="auto"/>
            <w:left w:val="none" w:sz="0" w:space="0" w:color="auto"/>
            <w:bottom w:val="none" w:sz="0" w:space="0" w:color="auto"/>
            <w:right w:val="none" w:sz="0" w:space="0" w:color="auto"/>
          </w:divBdr>
        </w:div>
        <w:div w:id="550504299">
          <w:marLeft w:val="480"/>
          <w:marRight w:val="0"/>
          <w:marTop w:val="0"/>
          <w:marBottom w:val="0"/>
          <w:divBdr>
            <w:top w:val="none" w:sz="0" w:space="0" w:color="auto"/>
            <w:left w:val="none" w:sz="0" w:space="0" w:color="auto"/>
            <w:bottom w:val="none" w:sz="0" w:space="0" w:color="auto"/>
            <w:right w:val="none" w:sz="0" w:space="0" w:color="auto"/>
          </w:divBdr>
        </w:div>
        <w:div w:id="560751007">
          <w:marLeft w:val="480"/>
          <w:marRight w:val="0"/>
          <w:marTop w:val="0"/>
          <w:marBottom w:val="0"/>
          <w:divBdr>
            <w:top w:val="none" w:sz="0" w:space="0" w:color="auto"/>
            <w:left w:val="none" w:sz="0" w:space="0" w:color="auto"/>
            <w:bottom w:val="none" w:sz="0" w:space="0" w:color="auto"/>
            <w:right w:val="none" w:sz="0" w:space="0" w:color="auto"/>
          </w:divBdr>
        </w:div>
        <w:div w:id="568271551">
          <w:marLeft w:val="480"/>
          <w:marRight w:val="0"/>
          <w:marTop w:val="0"/>
          <w:marBottom w:val="0"/>
          <w:divBdr>
            <w:top w:val="none" w:sz="0" w:space="0" w:color="auto"/>
            <w:left w:val="none" w:sz="0" w:space="0" w:color="auto"/>
            <w:bottom w:val="none" w:sz="0" w:space="0" w:color="auto"/>
            <w:right w:val="none" w:sz="0" w:space="0" w:color="auto"/>
          </w:divBdr>
        </w:div>
        <w:div w:id="605163003">
          <w:marLeft w:val="480"/>
          <w:marRight w:val="0"/>
          <w:marTop w:val="0"/>
          <w:marBottom w:val="0"/>
          <w:divBdr>
            <w:top w:val="none" w:sz="0" w:space="0" w:color="auto"/>
            <w:left w:val="none" w:sz="0" w:space="0" w:color="auto"/>
            <w:bottom w:val="none" w:sz="0" w:space="0" w:color="auto"/>
            <w:right w:val="none" w:sz="0" w:space="0" w:color="auto"/>
          </w:divBdr>
        </w:div>
        <w:div w:id="612370701">
          <w:marLeft w:val="480"/>
          <w:marRight w:val="0"/>
          <w:marTop w:val="0"/>
          <w:marBottom w:val="0"/>
          <w:divBdr>
            <w:top w:val="none" w:sz="0" w:space="0" w:color="auto"/>
            <w:left w:val="none" w:sz="0" w:space="0" w:color="auto"/>
            <w:bottom w:val="none" w:sz="0" w:space="0" w:color="auto"/>
            <w:right w:val="none" w:sz="0" w:space="0" w:color="auto"/>
          </w:divBdr>
        </w:div>
        <w:div w:id="648170024">
          <w:marLeft w:val="480"/>
          <w:marRight w:val="0"/>
          <w:marTop w:val="0"/>
          <w:marBottom w:val="0"/>
          <w:divBdr>
            <w:top w:val="none" w:sz="0" w:space="0" w:color="auto"/>
            <w:left w:val="none" w:sz="0" w:space="0" w:color="auto"/>
            <w:bottom w:val="none" w:sz="0" w:space="0" w:color="auto"/>
            <w:right w:val="none" w:sz="0" w:space="0" w:color="auto"/>
          </w:divBdr>
        </w:div>
        <w:div w:id="664354987">
          <w:marLeft w:val="480"/>
          <w:marRight w:val="0"/>
          <w:marTop w:val="0"/>
          <w:marBottom w:val="0"/>
          <w:divBdr>
            <w:top w:val="none" w:sz="0" w:space="0" w:color="auto"/>
            <w:left w:val="none" w:sz="0" w:space="0" w:color="auto"/>
            <w:bottom w:val="none" w:sz="0" w:space="0" w:color="auto"/>
            <w:right w:val="none" w:sz="0" w:space="0" w:color="auto"/>
          </w:divBdr>
        </w:div>
        <w:div w:id="671031595">
          <w:marLeft w:val="480"/>
          <w:marRight w:val="0"/>
          <w:marTop w:val="0"/>
          <w:marBottom w:val="0"/>
          <w:divBdr>
            <w:top w:val="none" w:sz="0" w:space="0" w:color="auto"/>
            <w:left w:val="none" w:sz="0" w:space="0" w:color="auto"/>
            <w:bottom w:val="none" w:sz="0" w:space="0" w:color="auto"/>
            <w:right w:val="none" w:sz="0" w:space="0" w:color="auto"/>
          </w:divBdr>
        </w:div>
        <w:div w:id="714280939">
          <w:marLeft w:val="480"/>
          <w:marRight w:val="0"/>
          <w:marTop w:val="0"/>
          <w:marBottom w:val="0"/>
          <w:divBdr>
            <w:top w:val="none" w:sz="0" w:space="0" w:color="auto"/>
            <w:left w:val="none" w:sz="0" w:space="0" w:color="auto"/>
            <w:bottom w:val="none" w:sz="0" w:space="0" w:color="auto"/>
            <w:right w:val="none" w:sz="0" w:space="0" w:color="auto"/>
          </w:divBdr>
        </w:div>
        <w:div w:id="821239107">
          <w:marLeft w:val="480"/>
          <w:marRight w:val="0"/>
          <w:marTop w:val="0"/>
          <w:marBottom w:val="0"/>
          <w:divBdr>
            <w:top w:val="none" w:sz="0" w:space="0" w:color="auto"/>
            <w:left w:val="none" w:sz="0" w:space="0" w:color="auto"/>
            <w:bottom w:val="none" w:sz="0" w:space="0" w:color="auto"/>
            <w:right w:val="none" w:sz="0" w:space="0" w:color="auto"/>
          </w:divBdr>
        </w:div>
        <w:div w:id="902066359">
          <w:marLeft w:val="480"/>
          <w:marRight w:val="0"/>
          <w:marTop w:val="0"/>
          <w:marBottom w:val="0"/>
          <w:divBdr>
            <w:top w:val="none" w:sz="0" w:space="0" w:color="auto"/>
            <w:left w:val="none" w:sz="0" w:space="0" w:color="auto"/>
            <w:bottom w:val="none" w:sz="0" w:space="0" w:color="auto"/>
            <w:right w:val="none" w:sz="0" w:space="0" w:color="auto"/>
          </w:divBdr>
        </w:div>
        <w:div w:id="936402183">
          <w:marLeft w:val="480"/>
          <w:marRight w:val="0"/>
          <w:marTop w:val="0"/>
          <w:marBottom w:val="0"/>
          <w:divBdr>
            <w:top w:val="none" w:sz="0" w:space="0" w:color="auto"/>
            <w:left w:val="none" w:sz="0" w:space="0" w:color="auto"/>
            <w:bottom w:val="none" w:sz="0" w:space="0" w:color="auto"/>
            <w:right w:val="none" w:sz="0" w:space="0" w:color="auto"/>
          </w:divBdr>
        </w:div>
        <w:div w:id="976911269">
          <w:marLeft w:val="480"/>
          <w:marRight w:val="0"/>
          <w:marTop w:val="0"/>
          <w:marBottom w:val="0"/>
          <w:divBdr>
            <w:top w:val="none" w:sz="0" w:space="0" w:color="auto"/>
            <w:left w:val="none" w:sz="0" w:space="0" w:color="auto"/>
            <w:bottom w:val="none" w:sz="0" w:space="0" w:color="auto"/>
            <w:right w:val="none" w:sz="0" w:space="0" w:color="auto"/>
          </w:divBdr>
        </w:div>
        <w:div w:id="1046566834">
          <w:marLeft w:val="480"/>
          <w:marRight w:val="0"/>
          <w:marTop w:val="0"/>
          <w:marBottom w:val="0"/>
          <w:divBdr>
            <w:top w:val="none" w:sz="0" w:space="0" w:color="auto"/>
            <w:left w:val="none" w:sz="0" w:space="0" w:color="auto"/>
            <w:bottom w:val="none" w:sz="0" w:space="0" w:color="auto"/>
            <w:right w:val="none" w:sz="0" w:space="0" w:color="auto"/>
          </w:divBdr>
        </w:div>
        <w:div w:id="1073703511">
          <w:marLeft w:val="480"/>
          <w:marRight w:val="0"/>
          <w:marTop w:val="0"/>
          <w:marBottom w:val="0"/>
          <w:divBdr>
            <w:top w:val="none" w:sz="0" w:space="0" w:color="auto"/>
            <w:left w:val="none" w:sz="0" w:space="0" w:color="auto"/>
            <w:bottom w:val="none" w:sz="0" w:space="0" w:color="auto"/>
            <w:right w:val="none" w:sz="0" w:space="0" w:color="auto"/>
          </w:divBdr>
        </w:div>
        <w:div w:id="1094016159">
          <w:marLeft w:val="480"/>
          <w:marRight w:val="0"/>
          <w:marTop w:val="0"/>
          <w:marBottom w:val="0"/>
          <w:divBdr>
            <w:top w:val="none" w:sz="0" w:space="0" w:color="auto"/>
            <w:left w:val="none" w:sz="0" w:space="0" w:color="auto"/>
            <w:bottom w:val="none" w:sz="0" w:space="0" w:color="auto"/>
            <w:right w:val="none" w:sz="0" w:space="0" w:color="auto"/>
          </w:divBdr>
        </w:div>
        <w:div w:id="1168788985">
          <w:marLeft w:val="480"/>
          <w:marRight w:val="0"/>
          <w:marTop w:val="0"/>
          <w:marBottom w:val="0"/>
          <w:divBdr>
            <w:top w:val="none" w:sz="0" w:space="0" w:color="auto"/>
            <w:left w:val="none" w:sz="0" w:space="0" w:color="auto"/>
            <w:bottom w:val="none" w:sz="0" w:space="0" w:color="auto"/>
            <w:right w:val="none" w:sz="0" w:space="0" w:color="auto"/>
          </w:divBdr>
        </w:div>
        <w:div w:id="1195463635">
          <w:marLeft w:val="480"/>
          <w:marRight w:val="0"/>
          <w:marTop w:val="0"/>
          <w:marBottom w:val="0"/>
          <w:divBdr>
            <w:top w:val="none" w:sz="0" w:space="0" w:color="auto"/>
            <w:left w:val="none" w:sz="0" w:space="0" w:color="auto"/>
            <w:bottom w:val="none" w:sz="0" w:space="0" w:color="auto"/>
            <w:right w:val="none" w:sz="0" w:space="0" w:color="auto"/>
          </w:divBdr>
        </w:div>
        <w:div w:id="1253275594">
          <w:marLeft w:val="480"/>
          <w:marRight w:val="0"/>
          <w:marTop w:val="0"/>
          <w:marBottom w:val="0"/>
          <w:divBdr>
            <w:top w:val="none" w:sz="0" w:space="0" w:color="auto"/>
            <w:left w:val="none" w:sz="0" w:space="0" w:color="auto"/>
            <w:bottom w:val="none" w:sz="0" w:space="0" w:color="auto"/>
            <w:right w:val="none" w:sz="0" w:space="0" w:color="auto"/>
          </w:divBdr>
        </w:div>
        <w:div w:id="1264266786">
          <w:marLeft w:val="480"/>
          <w:marRight w:val="0"/>
          <w:marTop w:val="0"/>
          <w:marBottom w:val="0"/>
          <w:divBdr>
            <w:top w:val="none" w:sz="0" w:space="0" w:color="auto"/>
            <w:left w:val="none" w:sz="0" w:space="0" w:color="auto"/>
            <w:bottom w:val="none" w:sz="0" w:space="0" w:color="auto"/>
            <w:right w:val="none" w:sz="0" w:space="0" w:color="auto"/>
          </w:divBdr>
        </w:div>
        <w:div w:id="1265845380">
          <w:marLeft w:val="480"/>
          <w:marRight w:val="0"/>
          <w:marTop w:val="0"/>
          <w:marBottom w:val="0"/>
          <w:divBdr>
            <w:top w:val="none" w:sz="0" w:space="0" w:color="auto"/>
            <w:left w:val="none" w:sz="0" w:space="0" w:color="auto"/>
            <w:bottom w:val="none" w:sz="0" w:space="0" w:color="auto"/>
            <w:right w:val="none" w:sz="0" w:space="0" w:color="auto"/>
          </w:divBdr>
        </w:div>
        <w:div w:id="1275744379">
          <w:marLeft w:val="480"/>
          <w:marRight w:val="0"/>
          <w:marTop w:val="0"/>
          <w:marBottom w:val="0"/>
          <w:divBdr>
            <w:top w:val="none" w:sz="0" w:space="0" w:color="auto"/>
            <w:left w:val="none" w:sz="0" w:space="0" w:color="auto"/>
            <w:bottom w:val="none" w:sz="0" w:space="0" w:color="auto"/>
            <w:right w:val="none" w:sz="0" w:space="0" w:color="auto"/>
          </w:divBdr>
        </w:div>
        <w:div w:id="1316492105">
          <w:marLeft w:val="480"/>
          <w:marRight w:val="0"/>
          <w:marTop w:val="0"/>
          <w:marBottom w:val="0"/>
          <w:divBdr>
            <w:top w:val="none" w:sz="0" w:space="0" w:color="auto"/>
            <w:left w:val="none" w:sz="0" w:space="0" w:color="auto"/>
            <w:bottom w:val="none" w:sz="0" w:space="0" w:color="auto"/>
            <w:right w:val="none" w:sz="0" w:space="0" w:color="auto"/>
          </w:divBdr>
        </w:div>
        <w:div w:id="1331056656">
          <w:marLeft w:val="480"/>
          <w:marRight w:val="0"/>
          <w:marTop w:val="0"/>
          <w:marBottom w:val="0"/>
          <w:divBdr>
            <w:top w:val="none" w:sz="0" w:space="0" w:color="auto"/>
            <w:left w:val="none" w:sz="0" w:space="0" w:color="auto"/>
            <w:bottom w:val="none" w:sz="0" w:space="0" w:color="auto"/>
            <w:right w:val="none" w:sz="0" w:space="0" w:color="auto"/>
          </w:divBdr>
        </w:div>
        <w:div w:id="1418558346">
          <w:marLeft w:val="480"/>
          <w:marRight w:val="0"/>
          <w:marTop w:val="0"/>
          <w:marBottom w:val="0"/>
          <w:divBdr>
            <w:top w:val="none" w:sz="0" w:space="0" w:color="auto"/>
            <w:left w:val="none" w:sz="0" w:space="0" w:color="auto"/>
            <w:bottom w:val="none" w:sz="0" w:space="0" w:color="auto"/>
            <w:right w:val="none" w:sz="0" w:space="0" w:color="auto"/>
          </w:divBdr>
        </w:div>
        <w:div w:id="1423255810">
          <w:marLeft w:val="480"/>
          <w:marRight w:val="0"/>
          <w:marTop w:val="0"/>
          <w:marBottom w:val="0"/>
          <w:divBdr>
            <w:top w:val="none" w:sz="0" w:space="0" w:color="auto"/>
            <w:left w:val="none" w:sz="0" w:space="0" w:color="auto"/>
            <w:bottom w:val="none" w:sz="0" w:space="0" w:color="auto"/>
            <w:right w:val="none" w:sz="0" w:space="0" w:color="auto"/>
          </w:divBdr>
        </w:div>
        <w:div w:id="1430740444">
          <w:marLeft w:val="480"/>
          <w:marRight w:val="0"/>
          <w:marTop w:val="0"/>
          <w:marBottom w:val="0"/>
          <w:divBdr>
            <w:top w:val="none" w:sz="0" w:space="0" w:color="auto"/>
            <w:left w:val="none" w:sz="0" w:space="0" w:color="auto"/>
            <w:bottom w:val="none" w:sz="0" w:space="0" w:color="auto"/>
            <w:right w:val="none" w:sz="0" w:space="0" w:color="auto"/>
          </w:divBdr>
        </w:div>
        <w:div w:id="1494761760">
          <w:marLeft w:val="480"/>
          <w:marRight w:val="0"/>
          <w:marTop w:val="0"/>
          <w:marBottom w:val="0"/>
          <w:divBdr>
            <w:top w:val="none" w:sz="0" w:space="0" w:color="auto"/>
            <w:left w:val="none" w:sz="0" w:space="0" w:color="auto"/>
            <w:bottom w:val="none" w:sz="0" w:space="0" w:color="auto"/>
            <w:right w:val="none" w:sz="0" w:space="0" w:color="auto"/>
          </w:divBdr>
        </w:div>
        <w:div w:id="1517306238">
          <w:marLeft w:val="480"/>
          <w:marRight w:val="0"/>
          <w:marTop w:val="0"/>
          <w:marBottom w:val="0"/>
          <w:divBdr>
            <w:top w:val="none" w:sz="0" w:space="0" w:color="auto"/>
            <w:left w:val="none" w:sz="0" w:space="0" w:color="auto"/>
            <w:bottom w:val="none" w:sz="0" w:space="0" w:color="auto"/>
            <w:right w:val="none" w:sz="0" w:space="0" w:color="auto"/>
          </w:divBdr>
        </w:div>
        <w:div w:id="1524395625">
          <w:marLeft w:val="480"/>
          <w:marRight w:val="0"/>
          <w:marTop w:val="0"/>
          <w:marBottom w:val="0"/>
          <w:divBdr>
            <w:top w:val="none" w:sz="0" w:space="0" w:color="auto"/>
            <w:left w:val="none" w:sz="0" w:space="0" w:color="auto"/>
            <w:bottom w:val="none" w:sz="0" w:space="0" w:color="auto"/>
            <w:right w:val="none" w:sz="0" w:space="0" w:color="auto"/>
          </w:divBdr>
        </w:div>
        <w:div w:id="1589583155">
          <w:marLeft w:val="480"/>
          <w:marRight w:val="0"/>
          <w:marTop w:val="0"/>
          <w:marBottom w:val="0"/>
          <w:divBdr>
            <w:top w:val="none" w:sz="0" w:space="0" w:color="auto"/>
            <w:left w:val="none" w:sz="0" w:space="0" w:color="auto"/>
            <w:bottom w:val="none" w:sz="0" w:space="0" w:color="auto"/>
            <w:right w:val="none" w:sz="0" w:space="0" w:color="auto"/>
          </w:divBdr>
        </w:div>
        <w:div w:id="1589658033">
          <w:marLeft w:val="480"/>
          <w:marRight w:val="0"/>
          <w:marTop w:val="0"/>
          <w:marBottom w:val="0"/>
          <w:divBdr>
            <w:top w:val="none" w:sz="0" w:space="0" w:color="auto"/>
            <w:left w:val="none" w:sz="0" w:space="0" w:color="auto"/>
            <w:bottom w:val="none" w:sz="0" w:space="0" w:color="auto"/>
            <w:right w:val="none" w:sz="0" w:space="0" w:color="auto"/>
          </w:divBdr>
        </w:div>
        <w:div w:id="1592934219">
          <w:marLeft w:val="480"/>
          <w:marRight w:val="0"/>
          <w:marTop w:val="0"/>
          <w:marBottom w:val="0"/>
          <w:divBdr>
            <w:top w:val="none" w:sz="0" w:space="0" w:color="auto"/>
            <w:left w:val="none" w:sz="0" w:space="0" w:color="auto"/>
            <w:bottom w:val="none" w:sz="0" w:space="0" w:color="auto"/>
            <w:right w:val="none" w:sz="0" w:space="0" w:color="auto"/>
          </w:divBdr>
        </w:div>
        <w:div w:id="1610428142">
          <w:marLeft w:val="480"/>
          <w:marRight w:val="0"/>
          <w:marTop w:val="0"/>
          <w:marBottom w:val="0"/>
          <w:divBdr>
            <w:top w:val="none" w:sz="0" w:space="0" w:color="auto"/>
            <w:left w:val="none" w:sz="0" w:space="0" w:color="auto"/>
            <w:bottom w:val="none" w:sz="0" w:space="0" w:color="auto"/>
            <w:right w:val="none" w:sz="0" w:space="0" w:color="auto"/>
          </w:divBdr>
        </w:div>
        <w:div w:id="1611081937">
          <w:marLeft w:val="480"/>
          <w:marRight w:val="0"/>
          <w:marTop w:val="0"/>
          <w:marBottom w:val="0"/>
          <w:divBdr>
            <w:top w:val="none" w:sz="0" w:space="0" w:color="auto"/>
            <w:left w:val="none" w:sz="0" w:space="0" w:color="auto"/>
            <w:bottom w:val="none" w:sz="0" w:space="0" w:color="auto"/>
            <w:right w:val="none" w:sz="0" w:space="0" w:color="auto"/>
          </w:divBdr>
        </w:div>
        <w:div w:id="1782600868">
          <w:marLeft w:val="480"/>
          <w:marRight w:val="0"/>
          <w:marTop w:val="0"/>
          <w:marBottom w:val="0"/>
          <w:divBdr>
            <w:top w:val="none" w:sz="0" w:space="0" w:color="auto"/>
            <w:left w:val="none" w:sz="0" w:space="0" w:color="auto"/>
            <w:bottom w:val="none" w:sz="0" w:space="0" w:color="auto"/>
            <w:right w:val="none" w:sz="0" w:space="0" w:color="auto"/>
          </w:divBdr>
        </w:div>
        <w:div w:id="1834298407">
          <w:marLeft w:val="480"/>
          <w:marRight w:val="0"/>
          <w:marTop w:val="0"/>
          <w:marBottom w:val="0"/>
          <w:divBdr>
            <w:top w:val="none" w:sz="0" w:space="0" w:color="auto"/>
            <w:left w:val="none" w:sz="0" w:space="0" w:color="auto"/>
            <w:bottom w:val="none" w:sz="0" w:space="0" w:color="auto"/>
            <w:right w:val="none" w:sz="0" w:space="0" w:color="auto"/>
          </w:divBdr>
        </w:div>
        <w:div w:id="1834949190">
          <w:marLeft w:val="480"/>
          <w:marRight w:val="0"/>
          <w:marTop w:val="0"/>
          <w:marBottom w:val="0"/>
          <w:divBdr>
            <w:top w:val="none" w:sz="0" w:space="0" w:color="auto"/>
            <w:left w:val="none" w:sz="0" w:space="0" w:color="auto"/>
            <w:bottom w:val="none" w:sz="0" w:space="0" w:color="auto"/>
            <w:right w:val="none" w:sz="0" w:space="0" w:color="auto"/>
          </w:divBdr>
        </w:div>
        <w:div w:id="1858502480">
          <w:marLeft w:val="480"/>
          <w:marRight w:val="0"/>
          <w:marTop w:val="0"/>
          <w:marBottom w:val="0"/>
          <w:divBdr>
            <w:top w:val="none" w:sz="0" w:space="0" w:color="auto"/>
            <w:left w:val="none" w:sz="0" w:space="0" w:color="auto"/>
            <w:bottom w:val="none" w:sz="0" w:space="0" w:color="auto"/>
            <w:right w:val="none" w:sz="0" w:space="0" w:color="auto"/>
          </w:divBdr>
        </w:div>
        <w:div w:id="1860393100">
          <w:marLeft w:val="480"/>
          <w:marRight w:val="0"/>
          <w:marTop w:val="0"/>
          <w:marBottom w:val="0"/>
          <w:divBdr>
            <w:top w:val="none" w:sz="0" w:space="0" w:color="auto"/>
            <w:left w:val="none" w:sz="0" w:space="0" w:color="auto"/>
            <w:bottom w:val="none" w:sz="0" w:space="0" w:color="auto"/>
            <w:right w:val="none" w:sz="0" w:space="0" w:color="auto"/>
          </w:divBdr>
        </w:div>
        <w:div w:id="1866478314">
          <w:marLeft w:val="480"/>
          <w:marRight w:val="0"/>
          <w:marTop w:val="0"/>
          <w:marBottom w:val="0"/>
          <w:divBdr>
            <w:top w:val="none" w:sz="0" w:space="0" w:color="auto"/>
            <w:left w:val="none" w:sz="0" w:space="0" w:color="auto"/>
            <w:bottom w:val="none" w:sz="0" w:space="0" w:color="auto"/>
            <w:right w:val="none" w:sz="0" w:space="0" w:color="auto"/>
          </w:divBdr>
        </w:div>
        <w:div w:id="1914659227">
          <w:marLeft w:val="480"/>
          <w:marRight w:val="0"/>
          <w:marTop w:val="0"/>
          <w:marBottom w:val="0"/>
          <w:divBdr>
            <w:top w:val="none" w:sz="0" w:space="0" w:color="auto"/>
            <w:left w:val="none" w:sz="0" w:space="0" w:color="auto"/>
            <w:bottom w:val="none" w:sz="0" w:space="0" w:color="auto"/>
            <w:right w:val="none" w:sz="0" w:space="0" w:color="auto"/>
          </w:divBdr>
        </w:div>
        <w:div w:id="2000693560">
          <w:marLeft w:val="480"/>
          <w:marRight w:val="0"/>
          <w:marTop w:val="0"/>
          <w:marBottom w:val="0"/>
          <w:divBdr>
            <w:top w:val="none" w:sz="0" w:space="0" w:color="auto"/>
            <w:left w:val="none" w:sz="0" w:space="0" w:color="auto"/>
            <w:bottom w:val="none" w:sz="0" w:space="0" w:color="auto"/>
            <w:right w:val="none" w:sz="0" w:space="0" w:color="auto"/>
          </w:divBdr>
        </w:div>
        <w:div w:id="2038117733">
          <w:marLeft w:val="480"/>
          <w:marRight w:val="0"/>
          <w:marTop w:val="0"/>
          <w:marBottom w:val="0"/>
          <w:divBdr>
            <w:top w:val="none" w:sz="0" w:space="0" w:color="auto"/>
            <w:left w:val="none" w:sz="0" w:space="0" w:color="auto"/>
            <w:bottom w:val="none" w:sz="0" w:space="0" w:color="auto"/>
            <w:right w:val="none" w:sz="0" w:space="0" w:color="auto"/>
          </w:divBdr>
        </w:div>
        <w:div w:id="2072147796">
          <w:marLeft w:val="480"/>
          <w:marRight w:val="0"/>
          <w:marTop w:val="0"/>
          <w:marBottom w:val="0"/>
          <w:divBdr>
            <w:top w:val="none" w:sz="0" w:space="0" w:color="auto"/>
            <w:left w:val="none" w:sz="0" w:space="0" w:color="auto"/>
            <w:bottom w:val="none" w:sz="0" w:space="0" w:color="auto"/>
            <w:right w:val="none" w:sz="0" w:space="0" w:color="auto"/>
          </w:divBdr>
        </w:div>
        <w:div w:id="2123105862">
          <w:marLeft w:val="480"/>
          <w:marRight w:val="0"/>
          <w:marTop w:val="0"/>
          <w:marBottom w:val="0"/>
          <w:divBdr>
            <w:top w:val="none" w:sz="0" w:space="0" w:color="auto"/>
            <w:left w:val="none" w:sz="0" w:space="0" w:color="auto"/>
            <w:bottom w:val="none" w:sz="0" w:space="0" w:color="auto"/>
            <w:right w:val="none" w:sz="0" w:space="0" w:color="auto"/>
          </w:divBdr>
        </w:div>
        <w:div w:id="2129272661">
          <w:marLeft w:val="480"/>
          <w:marRight w:val="0"/>
          <w:marTop w:val="0"/>
          <w:marBottom w:val="0"/>
          <w:divBdr>
            <w:top w:val="none" w:sz="0" w:space="0" w:color="auto"/>
            <w:left w:val="none" w:sz="0" w:space="0" w:color="auto"/>
            <w:bottom w:val="none" w:sz="0" w:space="0" w:color="auto"/>
            <w:right w:val="none" w:sz="0" w:space="0" w:color="auto"/>
          </w:divBdr>
        </w:div>
      </w:divsChild>
    </w:div>
    <w:div w:id="1371343072">
      <w:bodyDiv w:val="1"/>
      <w:marLeft w:val="0"/>
      <w:marRight w:val="0"/>
      <w:marTop w:val="0"/>
      <w:marBottom w:val="0"/>
      <w:divBdr>
        <w:top w:val="none" w:sz="0" w:space="0" w:color="auto"/>
        <w:left w:val="none" w:sz="0" w:space="0" w:color="auto"/>
        <w:bottom w:val="none" w:sz="0" w:space="0" w:color="auto"/>
        <w:right w:val="none" w:sz="0" w:space="0" w:color="auto"/>
      </w:divBdr>
      <w:divsChild>
        <w:div w:id="35741402">
          <w:marLeft w:val="480"/>
          <w:marRight w:val="0"/>
          <w:marTop w:val="0"/>
          <w:marBottom w:val="0"/>
          <w:divBdr>
            <w:top w:val="none" w:sz="0" w:space="0" w:color="auto"/>
            <w:left w:val="none" w:sz="0" w:space="0" w:color="auto"/>
            <w:bottom w:val="none" w:sz="0" w:space="0" w:color="auto"/>
            <w:right w:val="none" w:sz="0" w:space="0" w:color="auto"/>
          </w:divBdr>
        </w:div>
        <w:div w:id="45111155">
          <w:marLeft w:val="480"/>
          <w:marRight w:val="0"/>
          <w:marTop w:val="0"/>
          <w:marBottom w:val="0"/>
          <w:divBdr>
            <w:top w:val="none" w:sz="0" w:space="0" w:color="auto"/>
            <w:left w:val="none" w:sz="0" w:space="0" w:color="auto"/>
            <w:bottom w:val="none" w:sz="0" w:space="0" w:color="auto"/>
            <w:right w:val="none" w:sz="0" w:space="0" w:color="auto"/>
          </w:divBdr>
        </w:div>
        <w:div w:id="45296109">
          <w:marLeft w:val="480"/>
          <w:marRight w:val="0"/>
          <w:marTop w:val="0"/>
          <w:marBottom w:val="0"/>
          <w:divBdr>
            <w:top w:val="none" w:sz="0" w:space="0" w:color="auto"/>
            <w:left w:val="none" w:sz="0" w:space="0" w:color="auto"/>
            <w:bottom w:val="none" w:sz="0" w:space="0" w:color="auto"/>
            <w:right w:val="none" w:sz="0" w:space="0" w:color="auto"/>
          </w:divBdr>
        </w:div>
        <w:div w:id="228731088">
          <w:marLeft w:val="480"/>
          <w:marRight w:val="0"/>
          <w:marTop w:val="0"/>
          <w:marBottom w:val="0"/>
          <w:divBdr>
            <w:top w:val="none" w:sz="0" w:space="0" w:color="auto"/>
            <w:left w:val="none" w:sz="0" w:space="0" w:color="auto"/>
            <w:bottom w:val="none" w:sz="0" w:space="0" w:color="auto"/>
            <w:right w:val="none" w:sz="0" w:space="0" w:color="auto"/>
          </w:divBdr>
        </w:div>
        <w:div w:id="246117007">
          <w:marLeft w:val="480"/>
          <w:marRight w:val="0"/>
          <w:marTop w:val="0"/>
          <w:marBottom w:val="0"/>
          <w:divBdr>
            <w:top w:val="none" w:sz="0" w:space="0" w:color="auto"/>
            <w:left w:val="none" w:sz="0" w:space="0" w:color="auto"/>
            <w:bottom w:val="none" w:sz="0" w:space="0" w:color="auto"/>
            <w:right w:val="none" w:sz="0" w:space="0" w:color="auto"/>
          </w:divBdr>
        </w:div>
        <w:div w:id="330067494">
          <w:marLeft w:val="480"/>
          <w:marRight w:val="0"/>
          <w:marTop w:val="0"/>
          <w:marBottom w:val="0"/>
          <w:divBdr>
            <w:top w:val="none" w:sz="0" w:space="0" w:color="auto"/>
            <w:left w:val="none" w:sz="0" w:space="0" w:color="auto"/>
            <w:bottom w:val="none" w:sz="0" w:space="0" w:color="auto"/>
            <w:right w:val="none" w:sz="0" w:space="0" w:color="auto"/>
          </w:divBdr>
        </w:div>
        <w:div w:id="343358451">
          <w:marLeft w:val="480"/>
          <w:marRight w:val="0"/>
          <w:marTop w:val="0"/>
          <w:marBottom w:val="0"/>
          <w:divBdr>
            <w:top w:val="none" w:sz="0" w:space="0" w:color="auto"/>
            <w:left w:val="none" w:sz="0" w:space="0" w:color="auto"/>
            <w:bottom w:val="none" w:sz="0" w:space="0" w:color="auto"/>
            <w:right w:val="none" w:sz="0" w:space="0" w:color="auto"/>
          </w:divBdr>
        </w:div>
        <w:div w:id="354114728">
          <w:marLeft w:val="480"/>
          <w:marRight w:val="0"/>
          <w:marTop w:val="0"/>
          <w:marBottom w:val="0"/>
          <w:divBdr>
            <w:top w:val="none" w:sz="0" w:space="0" w:color="auto"/>
            <w:left w:val="none" w:sz="0" w:space="0" w:color="auto"/>
            <w:bottom w:val="none" w:sz="0" w:space="0" w:color="auto"/>
            <w:right w:val="none" w:sz="0" w:space="0" w:color="auto"/>
          </w:divBdr>
        </w:div>
        <w:div w:id="371153469">
          <w:marLeft w:val="480"/>
          <w:marRight w:val="0"/>
          <w:marTop w:val="0"/>
          <w:marBottom w:val="0"/>
          <w:divBdr>
            <w:top w:val="none" w:sz="0" w:space="0" w:color="auto"/>
            <w:left w:val="none" w:sz="0" w:space="0" w:color="auto"/>
            <w:bottom w:val="none" w:sz="0" w:space="0" w:color="auto"/>
            <w:right w:val="none" w:sz="0" w:space="0" w:color="auto"/>
          </w:divBdr>
        </w:div>
        <w:div w:id="428044060">
          <w:marLeft w:val="480"/>
          <w:marRight w:val="0"/>
          <w:marTop w:val="0"/>
          <w:marBottom w:val="0"/>
          <w:divBdr>
            <w:top w:val="none" w:sz="0" w:space="0" w:color="auto"/>
            <w:left w:val="none" w:sz="0" w:space="0" w:color="auto"/>
            <w:bottom w:val="none" w:sz="0" w:space="0" w:color="auto"/>
            <w:right w:val="none" w:sz="0" w:space="0" w:color="auto"/>
          </w:divBdr>
        </w:div>
        <w:div w:id="434059645">
          <w:marLeft w:val="480"/>
          <w:marRight w:val="0"/>
          <w:marTop w:val="0"/>
          <w:marBottom w:val="0"/>
          <w:divBdr>
            <w:top w:val="none" w:sz="0" w:space="0" w:color="auto"/>
            <w:left w:val="none" w:sz="0" w:space="0" w:color="auto"/>
            <w:bottom w:val="none" w:sz="0" w:space="0" w:color="auto"/>
            <w:right w:val="none" w:sz="0" w:space="0" w:color="auto"/>
          </w:divBdr>
        </w:div>
        <w:div w:id="470025389">
          <w:marLeft w:val="480"/>
          <w:marRight w:val="0"/>
          <w:marTop w:val="0"/>
          <w:marBottom w:val="0"/>
          <w:divBdr>
            <w:top w:val="none" w:sz="0" w:space="0" w:color="auto"/>
            <w:left w:val="none" w:sz="0" w:space="0" w:color="auto"/>
            <w:bottom w:val="none" w:sz="0" w:space="0" w:color="auto"/>
            <w:right w:val="none" w:sz="0" w:space="0" w:color="auto"/>
          </w:divBdr>
        </w:div>
        <w:div w:id="556627625">
          <w:marLeft w:val="480"/>
          <w:marRight w:val="0"/>
          <w:marTop w:val="0"/>
          <w:marBottom w:val="0"/>
          <w:divBdr>
            <w:top w:val="none" w:sz="0" w:space="0" w:color="auto"/>
            <w:left w:val="none" w:sz="0" w:space="0" w:color="auto"/>
            <w:bottom w:val="none" w:sz="0" w:space="0" w:color="auto"/>
            <w:right w:val="none" w:sz="0" w:space="0" w:color="auto"/>
          </w:divBdr>
        </w:div>
        <w:div w:id="602956599">
          <w:marLeft w:val="480"/>
          <w:marRight w:val="0"/>
          <w:marTop w:val="0"/>
          <w:marBottom w:val="0"/>
          <w:divBdr>
            <w:top w:val="none" w:sz="0" w:space="0" w:color="auto"/>
            <w:left w:val="none" w:sz="0" w:space="0" w:color="auto"/>
            <w:bottom w:val="none" w:sz="0" w:space="0" w:color="auto"/>
            <w:right w:val="none" w:sz="0" w:space="0" w:color="auto"/>
          </w:divBdr>
        </w:div>
        <w:div w:id="678973489">
          <w:marLeft w:val="480"/>
          <w:marRight w:val="0"/>
          <w:marTop w:val="0"/>
          <w:marBottom w:val="0"/>
          <w:divBdr>
            <w:top w:val="none" w:sz="0" w:space="0" w:color="auto"/>
            <w:left w:val="none" w:sz="0" w:space="0" w:color="auto"/>
            <w:bottom w:val="none" w:sz="0" w:space="0" w:color="auto"/>
            <w:right w:val="none" w:sz="0" w:space="0" w:color="auto"/>
          </w:divBdr>
        </w:div>
        <w:div w:id="724377824">
          <w:marLeft w:val="480"/>
          <w:marRight w:val="0"/>
          <w:marTop w:val="0"/>
          <w:marBottom w:val="0"/>
          <w:divBdr>
            <w:top w:val="none" w:sz="0" w:space="0" w:color="auto"/>
            <w:left w:val="none" w:sz="0" w:space="0" w:color="auto"/>
            <w:bottom w:val="none" w:sz="0" w:space="0" w:color="auto"/>
            <w:right w:val="none" w:sz="0" w:space="0" w:color="auto"/>
          </w:divBdr>
        </w:div>
        <w:div w:id="733088219">
          <w:marLeft w:val="480"/>
          <w:marRight w:val="0"/>
          <w:marTop w:val="0"/>
          <w:marBottom w:val="0"/>
          <w:divBdr>
            <w:top w:val="none" w:sz="0" w:space="0" w:color="auto"/>
            <w:left w:val="none" w:sz="0" w:space="0" w:color="auto"/>
            <w:bottom w:val="none" w:sz="0" w:space="0" w:color="auto"/>
            <w:right w:val="none" w:sz="0" w:space="0" w:color="auto"/>
          </w:divBdr>
        </w:div>
        <w:div w:id="738358666">
          <w:marLeft w:val="480"/>
          <w:marRight w:val="0"/>
          <w:marTop w:val="0"/>
          <w:marBottom w:val="0"/>
          <w:divBdr>
            <w:top w:val="none" w:sz="0" w:space="0" w:color="auto"/>
            <w:left w:val="none" w:sz="0" w:space="0" w:color="auto"/>
            <w:bottom w:val="none" w:sz="0" w:space="0" w:color="auto"/>
            <w:right w:val="none" w:sz="0" w:space="0" w:color="auto"/>
          </w:divBdr>
        </w:div>
        <w:div w:id="759066337">
          <w:marLeft w:val="480"/>
          <w:marRight w:val="0"/>
          <w:marTop w:val="0"/>
          <w:marBottom w:val="0"/>
          <w:divBdr>
            <w:top w:val="none" w:sz="0" w:space="0" w:color="auto"/>
            <w:left w:val="none" w:sz="0" w:space="0" w:color="auto"/>
            <w:bottom w:val="none" w:sz="0" w:space="0" w:color="auto"/>
            <w:right w:val="none" w:sz="0" w:space="0" w:color="auto"/>
          </w:divBdr>
        </w:div>
        <w:div w:id="828323231">
          <w:marLeft w:val="480"/>
          <w:marRight w:val="0"/>
          <w:marTop w:val="0"/>
          <w:marBottom w:val="0"/>
          <w:divBdr>
            <w:top w:val="none" w:sz="0" w:space="0" w:color="auto"/>
            <w:left w:val="none" w:sz="0" w:space="0" w:color="auto"/>
            <w:bottom w:val="none" w:sz="0" w:space="0" w:color="auto"/>
            <w:right w:val="none" w:sz="0" w:space="0" w:color="auto"/>
          </w:divBdr>
        </w:div>
        <w:div w:id="843128322">
          <w:marLeft w:val="480"/>
          <w:marRight w:val="0"/>
          <w:marTop w:val="0"/>
          <w:marBottom w:val="0"/>
          <w:divBdr>
            <w:top w:val="none" w:sz="0" w:space="0" w:color="auto"/>
            <w:left w:val="none" w:sz="0" w:space="0" w:color="auto"/>
            <w:bottom w:val="none" w:sz="0" w:space="0" w:color="auto"/>
            <w:right w:val="none" w:sz="0" w:space="0" w:color="auto"/>
          </w:divBdr>
        </w:div>
        <w:div w:id="847910493">
          <w:marLeft w:val="480"/>
          <w:marRight w:val="0"/>
          <w:marTop w:val="0"/>
          <w:marBottom w:val="0"/>
          <w:divBdr>
            <w:top w:val="none" w:sz="0" w:space="0" w:color="auto"/>
            <w:left w:val="none" w:sz="0" w:space="0" w:color="auto"/>
            <w:bottom w:val="none" w:sz="0" w:space="0" w:color="auto"/>
            <w:right w:val="none" w:sz="0" w:space="0" w:color="auto"/>
          </w:divBdr>
        </w:div>
        <w:div w:id="850532990">
          <w:marLeft w:val="480"/>
          <w:marRight w:val="0"/>
          <w:marTop w:val="0"/>
          <w:marBottom w:val="0"/>
          <w:divBdr>
            <w:top w:val="none" w:sz="0" w:space="0" w:color="auto"/>
            <w:left w:val="none" w:sz="0" w:space="0" w:color="auto"/>
            <w:bottom w:val="none" w:sz="0" w:space="0" w:color="auto"/>
            <w:right w:val="none" w:sz="0" w:space="0" w:color="auto"/>
          </w:divBdr>
        </w:div>
        <w:div w:id="886525387">
          <w:marLeft w:val="480"/>
          <w:marRight w:val="0"/>
          <w:marTop w:val="0"/>
          <w:marBottom w:val="0"/>
          <w:divBdr>
            <w:top w:val="none" w:sz="0" w:space="0" w:color="auto"/>
            <w:left w:val="none" w:sz="0" w:space="0" w:color="auto"/>
            <w:bottom w:val="none" w:sz="0" w:space="0" w:color="auto"/>
            <w:right w:val="none" w:sz="0" w:space="0" w:color="auto"/>
          </w:divBdr>
        </w:div>
        <w:div w:id="893080743">
          <w:marLeft w:val="480"/>
          <w:marRight w:val="0"/>
          <w:marTop w:val="0"/>
          <w:marBottom w:val="0"/>
          <w:divBdr>
            <w:top w:val="none" w:sz="0" w:space="0" w:color="auto"/>
            <w:left w:val="none" w:sz="0" w:space="0" w:color="auto"/>
            <w:bottom w:val="none" w:sz="0" w:space="0" w:color="auto"/>
            <w:right w:val="none" w:sz="0" w:space="0" w:color="auto"/>
          </w:divBdr>
        </w:div>
        <w:div w:id="913855091">
          <w:marLeft w:val="480"/>
          <w:marRight w:val="0"/>
          <w:marTop w:val="0"/>
          <w:marBottom w:val="0"/>
          <w:divBdr>
            <w:top w:val="none" w:sz="0" w:space="0" w:color="auto"/>
            <w:left w:val="none" w:sz="0" w:space="0" w:color="auto"/>
            <w:bottom w:val="none" w:sz="0" w:space="0" w:color="auto"/>
            <w:right w:val="none" w:sz="0" w:space="0" w:color="auto"/>
          </w:divBdr>
        </w:div>
        <w:div w:id="929504783">
          <w:marLeft w:val="480"/>
          <w:marRight w:val="0"/>
          <w:marTop w:val="0"/>
          <w:marBottom w:val="0"/>
          <w:divBdr>
            <w:top w:val="none" w:sz="0" w:space="0" w:color="auto"/>
            <w:left w:val="none" w:sz="0" w:space="0" w:color="auto"/>
            <w:bottom w:val="none" w:sz="0" w:space="0" w:color="auto"/>
            <w:right w:val="none" w:sz="0" w:space="0" w:color="auto"/>
          </w:divBdr>
        </w:div>
        <w:div w:id="942151353">
          <w:marLeft w:val="480"/>
          <w:marRight w:val="0"/>
          <w:marTop w:val="0"/>
          <w:marBottom w:val="0"/>
          <w:divBdr>
            <w:top w:val="none" w:sz="0" w:space="0" w:color="auto"/>
            <w:left w:val="none" w:sz="0" w:space="0" w:color="auto"/>
            <w:bottom w:val="none" w:sz="0" w:space="0" w:color="auto"/>
            <w:right w:val="none" w:sz="0" w:space="0" w:color="auto"/>
          </w:divBdr>
        </w:div>
        <w:div w:id="953902059">
          <w:marLeft w:val="480"/>
          <w:marRight w:val="0"/>
          <w:marTop w:val="0"/>
          <w:marBottom w:val="0"/>
          <w:divBdr>
            <w:top w:val="none" w:sz="0" w:space="0" w:color="auto"/>
            <w:left w:val="none" w:sz="0" w:space="0" w:color="auto"/>
            <w:bottom w:val="none" w:sz="0" w:space="0" w:color="auto"/>
            <w:right w:val="none" w:sz="0" w:space="0" w:color="auto"/>
          </w:divBdr>
        </w:div>
        <w:div w:id="963776062">
          <w:marLeft w:val="480"/>
          <w:marRight w:val="0"/>
          <w:marTop w:val="0"/>
          <w:marBottom w:val="0"/>
          <w:divBdr>
            <w:top w:val="none" w:sz="0" w:space="0" w:color="auto"/>
            <w:left w:val="none" w:sz="0" w:space="0" w:color="auto"/>
            <w:bottom w:val="none" w:sz="0" w:space="0" w:color="auto"/>
            <w:right w:val="none" w:sz="0" w:space="0" w:color="auto"/>
          </w:divBdr>
        </w:div>
        <w:div w:id="982974692">
          <w:marLeft w:val="480"/>
          <w:marRight w:val="0"/>
          <w:marTop w:val="0"/>
          <w:marBottom w:val="0"/>
          <w:divBdr>
            <w:top w:val="none" w:sz="0" w:space="0" w:color="auto"/>
            <w:left w:val="none" w:sz="0" w:space="0" w:color="auto"/>
            <w:bottom w:val="none" w:sz="0" w:space="0" w:color="auto"/>
            <w:right w:val="none" w:sz="0" w:space="0" w:color="auto"/>
          </w:divBdr>
        </w:div>
        <w:div w:id="1021014295">
          <w:marLeft w:val="480"/>
          <w:marRight w:val="0"/>
          <w:marTop w:val="0"/>
          <w:marBottom w:val="0"/>
          <w:divBdr>
            <w:top w:val="none" w:sz="0" w:space="0" w:color="auto"/>
            <w:left w:val="none" w:sz="0" w:space="0" w:color="auto"/>
            <w:bottom w:val="none" w:sz="0" w:space="0" w:color="auto"/>
            <w:right w:val="none" w:sz="0" w:space="0" w:color="auto"/>
          </w:divBdr>
        </w:div>
        <w:div w:id="1044057349">
          <w:marLeft w:val="480"/>
          <w:marRight w:val="0"/>
          <w:marTop w:val="0"/>
          <w:marBottom w:val="0"/>
          <w:divBdr>
            <w:top w:val="none" w:sz="0" w:space="0" w:color="auto"/>
            <w:left w:val="none" w:sz="0" w:space="0" w:color="auto"/>
            <w:bottom w:val="none" w:sz="0" w:space="0" w:color="auto"/>
            <w:right w:val="none" w:sz="0" w:space="0" w:color="auto"/>
          </w:divBdr>
        </w:div>
        <w:div w:id="1045985254">
          <w:marLeft w:val="480"/>
          <w:marRight w:val="0"/>
          <w:marTop w:val="0"/>
          <w:marBottom w:val="0"/>
          <w:divBdr>
            <w:top w:val="none" w:sz="0" w:space="0" w:color="auto"/>
            <w:left w:val="none" w:sz="0" w:space="0" w:color="auto"/>
            <w:bottom w:val="none" w:sz="0" w:space="0" w:color="auto"/>
            <w:right w:val="none" w:sz="0" w:space="0" w:color="auto"/>
          </w:divBdr>
        </w:div>
        <w:div w:id="1048336472">
          <w:marLeft w:val="480"/>
          <w:marRight w:val="0"/>
          <w:marTop w:val="0"/>
          <w:marBottom w:val="0"/>
          <w:divBdr>
            <w:top w:val="none" w:sz="0" w:space="0" w:color="auto"/>
            <w:left w:val="none" w:sz="0" w:space="0" w:color="auto"/>
            <w:bottom w:val="none" w:sz="0" w:space="0" w:color="auto"/>
            <w:right w:val="none" w:sz="0" w:space="0" w:color="auto"/>
          </w:divBdr>
        </w:div>
        <w:div w:id="1071851020">
          <w:marLeft w:val="480"/>
          <w:marRight w:val="0"/>
          <w:marTop w:val="0"/>
          <w:marBottom w:val="0"/>
          <w:divBdr>
            <w:top w:val="none" w:sz="0" w:space="0" w:color="auto"/>
            <w:left w:val="none" w:sz="0" w:space="0" w:color="auto"/>
            <w:bottom w:val="none" w:sz="0" w:space="0" w:color="auto"/>
            <w:right w:val="none" w:sz="0" w:space="0" w:color="auto"/>
          </w:divBdr>
        </w:div>
        <w:div w:id="1082675201">
          <w:marLeft w:val="480"/>
          <w:marRight w:val="0"/>
          <w:marTop w:val="0"/>
          <w:marBottom w:val="0"/>
          <w:divBdr>
            <w:top w:val="none" w:sz="0" w:space="0" w:color="auto"/>
            <w:left w:val="none" w:sz="0" w:space="0" w:color="auto"/>
            <w:bottom w:val="none" w:sz="0" w:space="0" w:color="auto"/>
            <w:right w:val="none" w:sz="0" w:space="0" w:color="auto"/>
          </w:divBdr>
        </w:div>
        <w:div w:id="1088236182">
          <w:marLeft w:val="480"/>
          <w:marRight w:val="0"/>
          <w:marTop w:val="0"/>
          <w:marBottom w:val="0"/>
          <w:divBdr>
            <w:top w:val="none" w:sz="0" w:space="0" w:color="auto"/>
            <w:left w:val="none" w:sz="0" w:space="0" w:color="auto"/>
            <w:bottom w:val="none" w:sz="0" w:space="0" w:color="auto"/>
            <w:right w:val="none" w:sz="0" w:space="0" w:color="auto"/>
          </w:divBdr>
        </w:div>
        <w:div w:id="1132869037">
          <w:marLeft w:val="480"/>
          <w:marRight w:val="0"/>
          <w:marTop w:val="0"/>
          <w:marBottom w:val="0"/>
          <w:divBdr>
            <w:top w:val="none" w:sz="0" w:space="0" w:color="auto"/>
            <w:left w:val="none" w:sz="0" w:space="0" w:color="auto"/>
            <w:bottom w:val="none" w:sz="0" w:space="0" w:color="auto"/>
            <w:right w:val="none" w:sz="0" w:space="0" w:color="auto"/>
          </w:divBdr>
        </w:div>
        <w:div w:id="1133642311">
          <w:marLeft w:val="480"/>
          <w:marRight w:val="0"/>
          <w:marTop w:val="0"/>
          <w:marBottom w:val="0"/>
          <w:divBdr>
            <w:top w:val="none" w:sz="0" w:space="0" w:color="auto"/>
            <w:left w:val="none" w:sz="0" w:space="0" w:color="auto"/>
            <w:bottom w:val="none" w:sz="0" w:space="0" w:color="auto"/>
            <w:right w:val="none" w:sz="0" w:space="0" w:color="auto"/>
          </w:divBdr>
        </w:div>
        <w:div w:id="1177421420">
          <w:marLeft w:val="480"/>
          <w:marRight w:val="0"/>
          <w:marTop w:val="0"/>
          <w:marBottom w:val="0"/>
          <w:divBdr>
            <w:top w:val="none" w:sz="0" w:space="0" w:color="auto"/>
            <w:left w:val="none" w:sz="0" w:space="0" w:color="auto"/>
            <w:bottom w:val="none" w:sz="0" w:space="0" w:color="auto"/>
            <w:right w:val="none" w:sz="0" w:space="0" w:color="auto"/>
          </w:divBdr>
        </w:div>
        <w:div w:id="1241211791">
          <w:marLeft w:val="480"/>
          <w:marRight w:val="0"/>
          <w:marTop w:val="0"/>
          <w:marBottom w:val="0"/>
          <w:divBdr>
            <w:top w:val="none" w:sz="0" w:space="0" w:color="auto"/>
            <w:left w:val="none" w:sz="0" w:space="0" w:color="auto"/>
            <w:bottom w:val="none" w:sz="0" w:space="0" w:color="auto"/>
            <w:right w:val="none" w:sz="0" w:space="0" w:color="auto"/>
          </w:divBdr>
        </w:div>
        <w:div w:id="1243292459">
          <w:marLeft w:val="480"/>
          <w:marRight w:val="0"/>
          <w:marTop w:val="0"/>
          <w:marBottom w:val="0"/>
          <w:divBdr>
            <w:top w:val="none" w:sz="0" w:space="0" w:color="auto"/>
            <w:left w:val="none" w:sz="0" w:space="0" w:color="auto"/>
            <w:bottom w:val="none" w:sz="0" w:space="0" w:color="auto"/>
            <w:right w:val="none" w:sz="0" w:space="0" w:color="auto"/>
          </w:divBdr>
        </w:div>
        <w:div w:id="1266577065">
          <w:marLeft w:val="480"/>
          <w:marRight w:val="0"/>
          <w:marTop w:val="0"/>
          <w:marBottom w:val="0"/>
          <w:divBdr>
            <w:top w:val="none" w:sz="0" w:space="0" w:color="auto"/>
            <w:left w:val="none" w:sz="0" w:space="0" w:color="auto"/>
            <w:bottom w:val="none" w:sz="0" w:space="0" w:color="auto"/>
            <w:right w:val="none" w:sz="0" w:space="0" w:color="auto"/>
          </w:divBdr>
        </w:div>
        <w:div w:id="1319771345">
          <w:marLeft w:val="480"/>
          <w:marRight w:val="0"/>
          <w:marTop w:val="0"/>
          <w:marBottom w:val="0"/>
          <w:divBdr>
            <w:top w:val="none" w:sz="0" w:space="0" w:color="auto"/>
            <w:left w:val="none" w:sz="0" w:space="0" w:color="auto"/>
            <w:bottom w:val="none" w:sz="0" w:space="0" w:color="auto"/>
            <w:right w:val="none" w:sz="0" w:space="0" w:color="auto"/>
          </w:divBdr>
        </w:div>
        <w:div w:id="1321351790">
          <w:marLeft w:val="480"/>
          <w:marRight w:val="0"/>
          <w:marTop w:val="0"/>
          <w:marBottom w:val="0"/>
          <w:divBdr>
            <w:top w:val="none" w:sz="0" w:space="0" w:color="auto"/>
            <w:left w:val="none" w:sz="0" w:space="0" w:color="auto"/>
            <w:bottom w:val="none" w:sz="0" w:space="0" w:color="auto"/>
            <w:right w:val="none" w:sz="0" w:space="0" w:color="auto"/>
          </w:divBdr>
        </w:div>
        <w:div w:id="1358307815">
          <w:marLeft w:val="480"/>
          <w:marRight w:val="0"/>
          <w:marTop w:val="0"/>
          <w:marBottom w:val="0"/>
          <w:divBdr>
            <w:top w:val="none" w:sz="0" w:space="0" w:color="auto"/>
            <w:left w:val="none" w:sz="0" w:space="0" w:color="auto"/>
            <w:bottom w:val="none" w:sz="0" w:space="0" w:color="auto"/>
            <w:right w:val="none" w:sz="0" w:space="0" w:color="auto"/>
          </w:divBdr>
        </w:div>
        <w:div w:id="1372657246">
          <w:marLeft w:val="480"/>
          <w:marRight w:val="0"/>
          <w:marTop w:val="0"/>
          <w:marBottom w:val="0"/>
          <w:divBdr>
            <w:top w:val="none" w:sz="0" w:space="0" w:color="auto"/>
            <w:left w:val="none" w:sz="0" w:space="0" w:color="auto"/>
            <w:bottom w:val="none" w:sz="0" w:space="0" w:color="auto"/>
            <w:right w:val="none" w:sz="0" w:space="0" w:color="auto"/>
          </w:divBdr>
        </w:div>
        <w:div w:id="1474829150">
          <w:marLeft w:val="480"/>
          <w:marRight w:val="0"/>
          <w:marTop w:val="0"/>
          <w:marBottom w:val="0"/>
          <w:divBdr>
            <w:top w:val="none" w:sz="0" w:space="0" w:color="auto"/>
            <w:left w:val="none" w:sz="0" w:space="0" w:color="auto"/>
            <w:bottom w:val="none" w:sz="0" w:space="0" w:color="auto"/>
            <w:right w:val="none" w:sz="0" w:space="0" w:color="auto"/>
          </w:divBdr>
        </w:div>
        <w:div w:id="1480152560">
          <w:marLeft w:val="480"/>
          <w:marRight w:val="0"/>
          <w:marTop w:val="0"/>
          <w:marBottom w:val="0"/>
          <w:divBdr>
            <w:top w:val="none" w:sz="0" w:space="0" w:color="auto"/>
            <w:left w:val="none" w:sz="0" w:space="0" w:color="auto"/>
            <w:bottom w:val="none" w:sz="0" w:space="0" w:color="auto"/>
            <w:right w:val="none" w:sz="0" w:space="0" w:color="auto"/>
          </w:divBdr>
        </w:div>
        <w:div w:id="1493520500">
          <w:marLeft w:val="480"/>
          <w:marRight w:val="0"/>
          <w:marTop w:val="0"/>
          <w:marBottom w:val="0"/>
          <w:divBdr>
            <w:top w:val="none" w:sz="0" w:space="0" w:color="auto"/>
            <w:left w:val="none" w:sz="0" w:space="0" w:color="auto"/>
            <w:bottom w:val="none" w:sz="0" w:space="0" w:color="auto"/>
            <w:right w:val="none" w:sz="0" w:space="0" w:color="auto"/>
          </w:divBdr>
        </w:div>
        <w:div w:id="1518544452">
          <w:marLeft w:val="480"/>
          <w:marRight w:val="0"/>
          <w:marTop w:val="0"/>
          <w:marBottom w:val="0"/>
          <w:divBdr>
            <w:top w:val="none" w:sz="0" w:space="0" w:color="auto"/>
            <w:left w:val="none" w:sz="0" w:space="0" w:color="auto"/>
            <w:bottom w:val="none" w:sz="0" w:space="0" w:color="auto"/>
            <w:right w:val="none" w:sz="0" w:space="0" w:color="auto"/>
          </w:divBdr>
        </w:div>
        <w:div w:id="1593512917">
          <w:marLeft w:val="480"/>
          <w:marRight w:val="0"/>
          <w:marTop w:val="0"/>
          <w:marBottom w:val="0"/>
          <w:divBdr>
            <w:top w:val="none" w:sz="0" w:space="0" w:color="auto"/>
            <w:left w:val="none" w:sz="0" w:space="0" w:color="auto"/>
            <w:bottom w:val="none" w:sz="0" w:space="0" w:color="auto"/>
            <w:right w:val="none" w:sz="0" w:space="0" w:color="auto"/>
          </w:divBdr>
        </w:div>
        <w:div w:id="1601791209">
          <w:marLeft w:val="480"/>
          <w:marRight w:val="0"/>
          <w:marTop w:val="0"/>
          <w:marBottom w:val="0"/>
          <w:divBdr>
            <w:top w:val="none" w:sz="0" w:space="0" w:color="auto"/>
            <w:left w:val="none" w:sz="0" w:space="0" w:color="auto"/>
            <w:bottom w:val="none" w:sz="0" w:space="0" w:color="auto"/>
            <w:right w:val="none" w:sz="0" w:space="0" w:color="auto"/>
          </w:divBdr>
        </w:div>
        <w:div w:id="1619219734">
          <w:marLeft w:val="480"/>
          <w:marRight w:val="0"/>
          <w:marTop w:val="0"/>
          <w:marBottom w:val="0"/>
          <w:divBdr>
            <w:top w:val="none" w:sz="0" w:space="0" w:color="auto"/>
            <w:left w:val="none" w:sz="0" w:space="0" w:color="auto"/>
            <w:bottom w:val="none" w:sz="0" w:space="0" w:color="auto"/>
            <w:right w:val="none" w:sz="0" w:space="0" w:color="auto"/>
          </w:divBdr>
        </w:div>
        <w:div w:id="1652367172">
          <w:marLeft w:val="480"/>
          <w:marRight w:val="0"/>
          <w:marTop w:val="0"/>
          <w:marBottom w:val="0"/>
          <w:divBdr>
            <w:top w:val="none" w:sz="0" w:space="0" w:color="auto"/>
            <w:left w:val="none" w:sz="0" w:space="0" w:color="auto"/>
            <w:bottom w:val="none" w:sz="0" w:space="0" w:color="auto"/>
            <w:right w:val="none" w:sz="0" w:space="0" w:color="auto"/>
          </w:divBdr>
        </w:div>
        <w:div w:id="1657568454">
          <w:marLeft w:val="480"/>
          <w:marRight w:val="0"/>
          <w:marTop w:val="0"/>
          <w:marBottom w:val="0"/>
          <w:divBdr>
            <w:top w:val="none" w:sz="0" w:space="0" w:color="auto"/>
            <w:left w:val="none" w:sz="0" w:space="0" w:color="auto"/>
            <w:bottom w:val="none" w:sz="0" w:space="0" w:color="auto"/>
            <w:right w:val="none" w:sz="0" w:space="0" w:color="auto"/>
          </w:divBdr>
        </w:div>
        <w:div w:id="1673139347">
          <w:marLeft w:val="480"/>
          <w:marRight w:val="0"/>
          <w:marTop w:val="0"/>
          <w:marBottom w:val="0"/>
          <w:divBdr>
            <w:top w:val="none" w:sz="0" w:space="0" w:color="auto"/>
            <w:left w:val="none" w:sz="0" w:space="0" w:color="auto"/>
            <w:bottom w:val="none" w:sz="0" w:space="0" w:color="auto"/>
            <w:right w:val="none" w:sz="0" w:space="0" w:color="auto"/>
          </w:divBdr>
        </w:div>
        <w:div w:id="1705400861">
          <w:marLeft w:val="480"/>
          <w:marRight w:val="0"/>
          <w:marTop w:val="0"/>
          <w:marBottom w:val="0"/>
          <w:divBdr>
            <w:top w:val="none" w:sz="0" w:space="0" w:color="auto"/>
            <w:left w:val="none" w:sz="0" w:space="0" w:color="auto"/>
            <w:bottom w:val="none" w:sz="0" w:space="0" w:color="auto"/>
            <w:right w:val="none" w:sz="0" w:space="0" w:color="auto"/>
          </w:divBdr>
        </w:div>
        <w:div w:id="1759062527">
          <w:marLeft w:val="480"/>
          <w:marRight w:val="0"/>
          <w:marTop w:val="0"/>
          <w:marBottom w:val="0"/>
          <w:divBdr>
            <w:top w:val="none" w:sz="0" w:space="0" w:color="auto"/>
            <w:left w:val="none" w:sz="0" w:space="0" w:color="auto"/>
            <w:bottom w:val="none" w:sz="0" w:space="0" w:color="auto"/>
            <w:right w:val="none" w:sz="0" w:space="0" w:color="auto"/>
          </w:divBdr>
        </w:div>
        <w:div w:id="1779177314">
          <w:marLeft w:val="480"/>
          <w:marRight w:val="0"/>
          <w:marTop w:val="0"/>
          <w:marBottom w:val="0"/>
          <w:divBdr>
            <w:top w:val="none" w:sz="0" w:space="0" w:color="auto"/>
            <w:left w:val="none" w:sz="0" w:space="0" w:color="auto"/>
            <w:bottom w:val="none" w:sz="0" w:space="0" w:color="auto"/>
            <w:right w:val="none" w:sz="0" w:space="0" w:color="auto"/>
          </w:divBdr>
        </w:div>
        <w:div w:id="1800339513">
          <w:marLeft w:val="480"/>
          <w:marRight w:val="0"/>
          <w:marTop w:val="0"/>
          <w:marBottom w:val="0"/>
          <w:divBdr>
            <w:top w:val="none" w:sz="0" w:space="0" w:color="auto"/>
            <w:left w:val="none" w:sz="0" w:space="0" w:color="auto"/>
            <w:bottom w:val="none" w:sz="0" w:space="0" w:color="auto"/>
            <w:right w:val="none" w:sz="0" w:space="0" w:color="auto"/>
          </w:divBdr>
        </w:div>
        <w:div w:id="1816986610">
          <w:marLeft w:val="480"/>
          <w:marRight w:val="0"/>
          <w:marTop w:val="0"/>
          <w:marBottom w:val="0"/>
          <w:divBdr>
            <w:top w:val="none" w:sz="0" w:space="0" w:color="auto"/>
            <w:left w:val="none" w:sz="0" w:space="0" w:color="auto"/>
            <w:bottom w:val="none" w:sz="0" w:space="0" w:color="auto"/>
            <w:right w:val="none" w:sz="0" w:space="0" w:color="auto"/>
          </w:divBdr>
        </w:div>
        <w:div w:id="1846242862">
          <w:marLeft w:val="480"/>
          <w:marRight w:val="0"/>
          <w:marTop w:val="0"/>
          <w:marBottom w:val="0"/>
          <w:divBdr>
            <w:top w:val="none" w:sz="0" w:space="0" w:color="auto"/>
            <w:left w:val="none" w:sz="0" w:space="0" w:color="auto"/>
            <w:bottom w:val="none" w:sz="0" w:space="0" w:color="auto"/>
            <w:right w:val="none" w:sz="0" w:space="0" w:color="auto"/>
          </w:divBdr>
        </w:div>
        <w:div w:id="1854026046">
          <w:marLeft w:val="480"/>
          <w:marRight w:val="0"/>
          <w:marTop w:val="0"/>
          <w:marBottom w:val="0"/>
          <w:divBdr>
            <w:top w:val="none" w:sz="0" w:space="0" w:color="auto"/>
            <w:left w:val="none" w:sz="0" w:space="0" w:color="auto"/>
            <w:bottom w:val="none" w:sz="0" w:space="0" w:color="auto"/>
            <w:right w:val="none" w:sz="0" w:space="0" w:color="auto"/>
          </w:divBdr>
        </w:div>
        <w:div w:id="1871142473">
          <w:marLeft w:val="480"/>
          <w:marRight w:val="0"/>
          <w:marTop w:val="0"/>
          <w:marBottom w:val="0"/>
          <w:divBdr>
            <w:top w:val="none" w:sz="0" w:space="0" w:color="auto"/>
            <w:left w:val="none" w:sz="0" w:space="0" w:color="auto"/>
            <w:bottom w:val="none" w:sz="0" w:space="0" w:color="auto"/>
            <w:right w:val="none" w:sz="0" w:space="0" w:color="auto"/>
          </w:divBdr>
        </w:div>
        <w:div w:id="1890875939">
          <w:marLeft w:val="480"/>
          <w:marRight w:val="0"/>
          <w:marTop w:val="0"/>
          <w:marBottom w:val="0"/>
          <w:divBdr>
            <w:top w:val="none" w:sz="0" w:space="0" w:color="auto"/>
            <w:left w:val="none" w:sz="0" w:space="0" w:color="auto"/>
            <w:bottom w:val="none" w:sz="0" w:space="0" w:color="auto"/>
            <w:right w:val="none" w:sz="0" w:space="0" w:color="auto"/>
          </w:divBdr>
        </w:div>
        <w:div w:id="1917203710">
          <w:marLeft w:val="480"/>
          <w:marRight w:val="0"/>
          <w:marTop w:val="0"/>
          <w:marBottom w:val="0"/>
          <w:divBdr>
            <w:top w:val="none" w:sz="0" w:space="0" w:color="auto"/>
            <w:left w:val="none" w:sz="0" w:space="0" w:color="auto"/>
            <w:bottom w:val="none" w:sz="0" w:space="0" w:color="auto"/>
            <w:right w:val="none" w:sz="0" w:space="0" w:color="auto"/>
          </w:divBdr>
        </w:div>
        <w:div w:id="1932932187">
          <w:marLeft w:val="480"/>
          <w:marRight w:val="0"/>
          <w:marTop w:val="0"/>
          <w:marBottom w:val="0"/>
          <w:divBdr>
            <w:top w:val="none" w:sz="0" w:space="0" w:color="auto"/>
            <w:left w:val="none" w:sz="0" w:space="0" w:color="auto"/>
            <w:bottom w:val="none" w:sz="0" w:space="0" w:color="auto"/>
            <w:right w:val="none" w:sz="0" w:space="0" w:color="auto"/>
          </w:divBdr>
        </w:div>
        <w:div w:id="1940522253">
          <w:marLeft w:val="480"/>
          <w:marRight w:val="0"/>
          <w:marTop w:val="0"/>
          <w:marBottom w:val="0"/>
          <w:divBdr>
            <w:top w:val="none" w:sz="0" w:space="0" w:color="auto"/>
            <w:left w:val="none" w:sz="0" w:space="0" w:color="auto"/>
            <w:bottom w:val="none" w:sz="0" w:space="0" w:color="auto"/>
            <w:right w:val="none" w:sz="0" w:space="0" w:color="auto"/>
          </w:divBdr>
        </w:div>
        <w:div w:id="1973829860">
          <w:marLeft w:val="480"/>
          <w:marRight w:val="0"/>
          <w:marTop w:val="0"/>
          <w:marBottom w:val="0"/>
          <w:divBdr>
            <w:top w:val="none" w:sz="0" w:space="0" w:color="auto"/>
            <w:left w:val="none" w:sz="0" w:space="0" w:color="auto"/>
            <w:bottom w:val="none" w:sz="0" w:space="0" w:color="auto"/>
            <w:right w:val="none" w:sz="0" w:space="0" w:color="auto"/>
          </w:divBdr>
        </w:div>
        <w:div w:id="1979603831">
          <w:marLeft w:val="480"/>
          <w:marRight w:val="0"/>
          <w:marTop w:val="0"/>
          <w:marBottom w:val="0"/>
          <w:divBdr>
            <w:top w:val="none" w:sz="0" w:space="0" w:color="auto"/>
            <w:left w:val="none" w:sz="0" w:space="0" w:color="auto"/>
            <w:bottom w:val="none" w:sz="0" w:space="0" w:color="auto"/>
            <w:right w:val="none" w:sz="0" w:space="0" w:color="auto"/>
          </w:divBdr>
        </w:div>
        <w:div w:id="2015104903">
          <w:marLeft w:val="480"/>
          <w:marRight w:val="0"/>
          <w:marTop w:val="0"/>
          <w:marBottom w:val="0"/>
          <w:divBdr>
            <w:top w:val="none" w:sz="0" w:space="0" w:color="auto"/>
            <w:left w:val="none" w:sz="0" w:space="0" w:color="auto"/>
            <w:bottom w:val="none" w:sz="0" w:space="0" w:color="auto"/>
            <w:right w:val="none" w:sz="0" w:space="0" w:color="auto"/>
          </w:divBdr>
        </w:div>
        <w:div w:id="2067023914">
          <w:marLeft w:val="480"/>
          <w:marRight w:val="0"/>
          <w:marTop w:val="0"/>
          <w:marBottom w:val="0"/>
          <w:divBdr>
            <w:top w:val="none" w:sz="0" w:space="0" w:color="auto"/>
            <w:left w:val="none" w:sz="0" w:space="0" w:color="auto"/>
            <w:bottom w:val="none" w:sz="0" w:space="0" w:color="auto"/>
            <w:right w:val="none" w:sz="0" w:space="0" w:color="auto"/>
          </w:divBdr>
        </w:div>
        <w:div w:id="2072455765">
          <w:marLeft w:val="480"/>
          <w:marRight w:val="0"/>
          <w:marTop w:val="0"/>
          <w:marBottom w:val="0"/>
          <w:divBdr>
            <w:top w:val="none" w:sz="0" w:space="0" w:color="auto"/>
            <w:left w:val="none" w:sz="0" w:space="0" w:color="auto"/>
            <w:bottom w:val="none" w:sz="0" w:space="0" w:color="auto"/>
            <w:right w:val="none" w:sz="0" w:space="0" w:color="auto"/>
          </w:divBdr>
        </w:div>
        <w:div w:id="2091584238">
          <w:marLeft w:val="480"/>
          <w:marRight w:val="0"/>
          <w:marTop w:val="0"/>
          <w:marBottom w:val="0"/>
          <w:divBdr>
            <w:top w:val="none" w:sz="0" w:space="0" w:color="auto"/>
            <w:left w:val="none" w:sz="0" w:space="0" w:color="auto"/>
            <w:bottom w:val="none" w:sz="0" w:space="0" w:color="auto"/>
            <w:right w:val="none" w:sz="0" w:space="0" w:color="auto"/>
          </w:divBdr>
        </w:div>
        <w:div w:id="2120487330">
          <w:marLeft w:val="480"/>
          <w:marRight w:val="0"/>
          <w:marTop w:val="0"/>
          <w:marBottom w:val="0"/>
          <w:divBdr>
            <w:top w:val="none" w:sz="0" w:space="0" w:color="auto"/>
            <w:left w:val="none" w:sz="0" w:space="0" w:color="auto"/>
            <w:bottom w:val="none" w:sz="0" w:space="0" w:color="auto"/>
            <w:right w:val="none" w:sz="0" w:space="0" w:color="auto"/>
          </w:divBdr>
        </w:div>
        <w:div w:id="2136562669">
          <w:marLeft w:val="480"/>
          <w:marRight w:val="0"/>
          <w:marTop w:val="0"/>
          <w:marBottom w:val="0"/>
          <w:divBdr>
            <w:top w:val="none" w:sz="0" w:space="0" w:color="auto"/>
            <w:left w:val="none" w:sz="0" w:space="0" w:color="auto"/>
            <w:bottom w:val="none" w:sz="0" w:space="0" w:color="auto"/>
            <w:right w:val="none" w:sz="0" w:space="0" w:color="auto"/>
          </w:divBdr>
        </w:div>
      </w:divsChild>
    </w:div>
    <w:div w:id="1374422434">
      <w:bodyDiv w:val="1"/>
      <w:marLeft w:val="0"/>
      <w:marRight w:val="0"/>
      <w:marTop w:val="0"/>
      <w:marBottom w:val="0"/>
      <w:divBdr>
        <w:top w:val="none" w:sz="0" w:space="0" w:color="auto"/>
        <w:left w:val="none" w:sz="0" w:space="0" w:color="auto"/>
        <w:bottom w:val="none" w:sz="0" w:space="0" w:color="auto"/>
        <w:right w:val="none" w:sz="0" w:space="0" w:color="auto"/>
      </w:divBdr>
      <w:divsChild>
        <w:div w:id="1696806002">
          <w:marLeft w:val="480"/>
          <w:marRight w:val="0"/>
          <w:marTop w:val="0"/>
          <w:marBottom w:val="0"/>
          <w:divBdr>
            <w:top w:val="none" w:sz="0" w:space="0" w:color="auto"/>
            <w:left w:val="none" w:sz="0" w:space="0" w:color="auto"/>
            <w:bottom w:val="none" w:sz="0" w:space="0" w:color="auto"/>
            <w:right w:val="none" w:sz="0" w:space="0" w:color="auto"/>
          </w:divBdr>
        </w:div>
        <w:div w:id="573126343">
          <w:marLeft w:val="480"/>
          <w:marRight w:val="0"/>
          <w:marTop w:val="0"/>
          <w:marBottom w:val="0"/>
          <w:divBdr>
            <w:top w:val="none" w:sz="0" w:space="0" w:color="auto"/>
            <w:left w:val="none" w:sz="0" w:space="0" w:color="auto"/>
            <w:bottom w:val="none" w:sz="0" w:space="0" w:color="auto"/>
            <w:right w:val="none" w:sz="0" w:space="0" w:color="auto"/>
          </w:divBdr>
        </w:div>
        <w:div w:id="335809713">
          <w:marLeft w:val="480"/>
          <w:marRight w:val="0"/>
          <w:marTop w:val="0"/>
          <w:marBottom w:val="0"/>
          <w:divBdr>
            <w:top w:val="none" w:sz="0" w:space="0" w:color="auto"/>
            <w:left w:val="none" w:sz="0" w:space="0" w:color="auto"/>
            <w:bottom w:val="none" w:sz="0" w:space="0" w:color="auto"/>
            <w:right w:val="none" w:sz="0" w:space="0" w:color="auto"/>
          </w:divBdr>
        </w:div>
        <w:div w:id="2099786895">
          <w:marLeft w:val="480"/>
          <w:marRight w:val="0"/>
          <w:marTop w:val="0"/>
          <w:marBottom w:val="0"/>
          <w:divBdr>
            <w:top w:val="none" w:sz="0" w:space="0" w:color="auto"/>
            <w:left w:val="none" w:sz="0" w:space="0" w:color="auto"/>
            <w:bottom w:val="none" w:sz="0" w:space="0" w:color="auto"/>
            <w:right w:val="none" w:sz="0" w:space="0" w:color="auto"/>
          </w:divBdr>
        </w:div>
        <w:div w:id="1451633582">
          <w:marLeft w:val="480"/>
          <w:marRight w:val="0"/>
          <w:marTop w:val="0"/>
          <w:marBottom w:val="0"/>
          <w:divBdr>
            <w:top w:val="none" w:sz="0" w:space="0" w:color="auto"/>
            <w:left w:val="none" w:sz="0" w:space="0" w:color="auto"/>
            <w:bottom w:val="none" w:sz="0" w:space="0" w:color="auto"/>
            <w:right w:val="none" w:sz="0" w:space="0" w:color="auto"/>
          </w:divBdr>
        </w:div>
        <w:div w:id="1104956028">
          <w:marLeft w:val="480"/>
          <w:marRight w:val="0"/>
          <w:marTop w:val="0"/>
          <w:marBottom w:val="0"/>
          <w:divBdr>
            <w:top w:val="none" w:sz="0" w:space="0" w:color="auto"/>
            <w:left w:val="none" w:sz="0" w:space="0" w:color="auto"/>
            <w:bottom w:val="none" w:sz="0" w:space="0" w:color="auto"/>
            <w:right w:val="none" w:sz="0" w:space="0" w:color="auto"/>
          </w:divBdr>
        </w:div>
        <w:div w:id="207376492">
          <w:marLeft w:val="480"/>
          <w:marRight w:val="0"/>
          <w:marTop w:val="0"/>
          <w:marBottom w:val="0"/>
          <w:divBdr>
            <w:top w:val="none" w:sz="0" w:space="0" w:color="auto"/>
            <w:left w:val="none" w:sz="0" w:space="0" w:color="auto"/>
            <w:bottom w:val="none" w:sz="0" w:space="0" w:color="auto"/>
            <w:right w:val="none" w:sz="0" w:space="0" w:color="auto"/>
          </w:divBdr>
        </w:div>
        <w:div w:id="1760755891">
          <w:marLeft w:val="480"/>
          <w:marRight w:val="0"/>
          <w:marTop w:val="0"/>
          <w:marBottom w:val="0"/>
          <w:divBdr>
            <w:top w:val="none" w:sz="0" w:space="0" w:color="auto"/>
            <w:left w:val="none" w:sz="0" w:space="0" w:color="auto"/>
            <w:bottom w:val="none" w:sz="0" w:space="0" w:color="auto"/>
            <w:right w:val="none" w:sz="0" w:space="0" w:color="auto"/>
          </w:divBdr>
        </w:div>
        <w:div w:id="1631353921">
          <w:marLeft w:val="480"/>
          <w:marRight w:val="0"/>
          <w:marTop w:val="0"/>
          <w:marBottom w:val="0"/>
          <w:divBdr>
            <w:top w:val="none" w:sz="0" w:space="0" w:color="auto"/>
            <w:left w:val="none" w:sz="0" w:space="0" w:color="auto"/>
            <w:bottom w:val="none" w:sz="0" w:space="0" w:color="auto"/>
            <w:right w:val="none" w:sz="0" w:space="0" w:color="auto"/>
          </w:divBdr>
        </w:div>
        <w:div w:id="1983264590">
          <w:marLeft w:val="480"/>
          <w:marRight w:val="0"/>
          <w:marTop w:val="0"/>
          <w:marBottom w:val="0"/>
          <w:divBdr>
            <w:top w:val="none" w:sz="0" w:space="0" w:color="auto"/>
            <w:left w:val="none" w:sz="0" w:space="0" w:color="auto"/>
            <w:bottom w:val="none" w:sz="0" w:space="0" w:color="auto"/>
            <w:right w:val="none" w:sz="0" w:space="0" w:color="auto"/>
          </w:divBdr>
        </w:div>
        <w:div w:id="1070928686">
          <w:marLeft w:val="480"/>
          <w:marRight w:val="0"/>
          <w:marTop w:val="0"/>
          <w:marBottom w:val="0"/>
          <w:divBdr>
            <w:top w:val="none" w:sz="0" w:space="0" w:color="auto"/>
            <w:left w:val="none" w:sz="0" w:space="0" w:color="auto"/>
            <w:bottom w:val="none" w:sz="0" w:space="0" w:color="auto"/>
            <w:right w:val="none" w:sz="0" w:space="0" w:color="auto"/>
          </w:divBdr>
        </w:div>
        <w:div w:id="1373073348">
          <w:marLeft w:val="480"/>
          <w:marRight w:val="0"/>
          <w:marTop w:val="0"/>
          <w:marBottom w:val="0"/>
          <w:divBdr>
            <w:top w:val="none" w:sz="0" w:space="0" w:color="auto"/>
            <w:left w:val="none" w:sz="0" w:space="0" w:color="auto"/>
            <w:bottom w:val="none" w:sz="0" w:space="0" w:color="auto"/>
            <w:right w:val="none" w:sz="0" w:space="0" w:color="auto"/>
          </w:divBdr>
        </w:div>
        <w:div w:id="1393768820">
          <w:marLeft w:val="480"/>
          <w:marRight w:val="0"/>
          <w:marTop w:val="0"/>
          <w:marBottom w:val="0"/>
          <w:divBdr>
            <w:top w:val="none" w:sz="0" w:space="0" w:color="auto"/>
            <w:left w:val="none" w:sz="0" w:space="0" w:color="auto"/>
            <w:bottom w:val="none" w:sz="0" w:space="0" w:color="auto"/>
            <w:right w:val="none" w:sz="0" w:space="0" w:color="auto"/>
          </w:divBdr>
        </w:div>
        <w:div w:id="525406326">
          <w:marLeft w:val="480"/>
          <w:marRight w:val="0"/>
          <w:marTop w:val="0"/>
          <w:marBottom w:val="0"/>
          <w:divBdr>
            <w:top w:val="none" w:sz="0" w:space="0" w:color="auto"/>
            <w:left w:val="none" w:sz="0" w:space="0" w:color="auto"/>
            <w:bottom w:val="none" w:sz="0" w:space="0" w:color="auto"/>
            <w:right w:val="none" w:sz="0" w:space="0" w:color="auto"/>
          </w:divBdr>
        </w:div>
        <w:div w:id="481851725">
          <w:marLeft w:val="480"/>
          <w:marRight w:val="0"/>
          <w:marTop w:val="0"/>
          <w:marBottom w:val="0"/>
          <w:divBdr>
            <w:top w:val="none" w:sz="0" w:space="0" w:color="auto"/>
            <w:left w:val="none" w:sz="0" w:space="0" w:color="auto"/>
            <w:bottom w:val="none" w:sz="0" w:space="0" w:color="auto"/>
            <w:right w:val="none" w:sz="0" w:space="0" w:color="auto"/>
          </w:divBdr>
        </w:div>
        <w:div w:id="781650993">
          <w:marLeft w:val="480"/>
          <w:marRight w:val="0"/>
          <w:marTop w:val="0"/>
          <w:marBottom w:val="0"/>
          <w:divBdr>
            <w:top w:val="none" w:sz="0" w:space="0" w:color="auto"/>
            <w:left w:val="none" w:sz="0" w:space="0" w:color="auto"/>
            <w:bottom w:val="none" w:sz="0" w:space="0" w:color="auto"/>
            <w:right w:val="none" w:sz="0" w:space="0" w:color="auto"/>
          </w:divBdr>
        </w:div>
        <w:div w:id="1123697284">
          <w:marLeft w:val="480"/>
          <w:marRight w:val="0"/>
          <w:marTop w:val="0"/>
          <w:marBottom w:val="0"/>
          <w:divBdr>
            <w:top w:val="none" w:sz="0" w:space="0" w:color="auto"/>
            <w:left w:val="none" w:sz="0" w:space="0" w:color="auto"/>
            <w:bottom w:val="none" w:sz="0" w:space="0" w:color="auto"/>
            <w:right w:val="none" w:sz="0" w:space="0" w:color="auto"/>
          </w:divBdr>
        </w:div>
        <w:div w:id="1756631471">
          <w:marLeft w:val="480"/>
          <w:marRight w:val="0"/>
          <w:marTop w:val="0"/>
          <w:marBottom w:val="0"/>
          <w:divBdr>
            <w:top w:val="none" w:sz="0" w:space="0" w:color="auto"/>
            <w:left w:val="none" w:sz="0" w:space="0" w:color="auto"/>
            <w:bottom w:val="none" w:sz="0" w:space="0" w:color="auto"/>
            <w:right w:val="none" w:sz="0" w:space="0" w:color="auto"/>
          </w:divBdr>
        </w:div>
        <w:div w:id="2005088981">
          <w:marLeft w:val="480"/>
          <w:marRight w:val="0"/>
          <w:marTop w:val="0"/>
          <w:marBottom w:val="0"/>
          <w:divBdr>
            <w:top w:val="none" w:sz="0" w:space="0" w:color="auto"/>
            <w:left w:val="none" w:sz="0" w:space="0" w:color="auto"/>
            <w:bottom w:val="none" w:sz="0" w:space="0" w:color="auto"/>
            <w:right w:val="none" w:sz="0" w:space="0" w:color="auto"/>
          </w:divBdr>
        </w:div>
        <w:div w:id="291909913">
          <w:marLeft w:val="480"/>
          <w:marRight w:val="0"/>
          <w:marTop w:val="0"/>
          <w:marBottom w:val="0"/>
          <w:divBdr>
            <w:top w:val="none" w:sz="0" w:space="0" w:color="auto"/>
            <w:left w:val="none" w:sz="0" w:space="0" w:color="auto"/>
            <w:bottom w:val="none" w:sz="0" w:space="0" w:color="auto"/>
            <w:right w:val="none" w:sz="0" w:space="0" w:color="auto"/>
          </w:divBdr>
        </w:div>
        <w:div w:id="794912231">
          <w:marLeft w:val="480"/>
          <w:marRight w:val="0"/>
          <w:marTop w:val="0"/>
          <w:marBottom w:val="0"/>
          <w:divBdr>
            <w:top w:val="none" w:sz="0" w:space="0" w:color="auto"/>
            <w:left w:val="none" w:sz="0" w:space="0" w:color="auto"/>
            <w:bottom w:val="none" w:sz="0" w:space="0" w:color="auto"/>
            <w:right w:val="none" w:sz="0" w:space="0" w:color="auto"/>
          </w:divBdr>
        </w:div>
        <w:div w:id="1738935873">
          <w:marLeft w:val="480"/>
          <w:marRight w:val="0"/>
          <w:marTop w:val="0"/>
          <w:marBottom w:val="0"/>
          <w:divBdr>
            <w:top w:val="none" w:sz="0" w:space="0" w:color="auto"/>
            <w:left w:val="none" w:sz="0" w:space="0" w:color="auto"/>
            <w:bottom w:val="none" w:sz="0" w:space="0" w:color="auto"/>
            <w:right w:val="none" w:sz="0" w:space="0" w:color="auto"/>
          </w:divBdr>
        </w:div>
        <w:div w:id="1733693365">
          <w:marLeft w:val="480"/>
          <w:marRight w:val="0"/>
          <w:marTop w:val="0"/>
          <w:marBottom w:val="0"/>
          <w:divBdr>
            <w:top w:val="none" w:sz="0" w:space="0" w:color="auto"/>
            <w:left w:val="none" w:sz="0" w:space="0" w:color="auto"/>
            <w:bottom w:val="none" w:sz="0" w:space="0" w:color="auto"/>
            <w:right w:val="none" w:sz="0" w:space="0" w:color="auto"/>
          </w:divBdr>
        </w:div>
        <w:div w:id="351341737">
          <w:marLeft w:val="480"/>
          <w:marRight w:val="0"/>
          <w:marTop w:val="0"/>
          <w:marBottom w:val="0"/>
          <w:divBdr>
            <w:top w:val="none" w:sz="0" w:space="0" w:color="auto"/>
            <w:left w:val="none" w:sz="0" w:space="0" w:color="auto"/>
            <w:bottom w:val="none" w:sz="0" w:space="0" w:color="auto"/>
            <w:right w:val="none" w:sz="0" w:space="0" w:color="auto"/>
          </w:divBdr>
        </w:div>
        <w:div w:id="670178335">
          <w:marLeft w:val="480"/>
          <w:marRight w:val="0"/>
          <w:marTop w:val="0"/>
          <w:marBottom w:val="0"/>
          <w:divBdr>
            <w:top w:val="none" w:sz="0" w:space="0" w:color="auto"/>
            <w:left w:val="none" w:sz="0" w:space="0" w:color="auto"/>
            <w:bottom w:val="none" w:sz="0" w:space="0" w:color="auto"/>
            <w:right w:val="none" w:sz="0" w:space="0" w:color="auto"/>
          </w:divBdr>
        </w:div>
        <w:div w:id="1679845360">
          <w:marLeft w:val="480"/>
          <w:marRight w:val="0"/>
          <w:marTop w:val="0"/>
          <w:marBottom w:val="0"/>
          <w:divBdr>
            <w:top w:val="none" w:sz="0" w:space="0" w:color="auto"/>
            <w:left w:val="none" w:sz="0" w:space="0" w:color="auto"/>
            <w:bottom w:val="none" w:sz="0" w:space="0" w:color="auto"/>
            <w:right w:val="none" w:sz="0" w:space="0" w:color="auto"/>
          </w:divBdr>
        </w:div>
        <w:div w:id="2109234734">
          <w:marLeft w:val="480"/>
          <w:marRight w:val="0"/>
          <w:marTop w:val="0"/>
          <w:marBottom w:val="0"/>
          <w:divBdr>
            <w:top w:val="none" w:sz="0" w:space="0" w:color="auto"/>
            <w:left w:val="none" w:sz="0" w:space="0" w:color="auto"/>
            <w:bottom w:val="none" w:sz="0" w:space="0" w:color="auto"/>
            <w:right w:val="none" w:sz="0" w:space="0" w:color="auto"/>
          </w:divBdr>
        </w:div>
        <w:div w:id="1024941255">
          <w:marLeft w:val="480"/>
          <w:marRight w:val="0"/>
          <w:marTop w:val="0"/>
          <w:marBottom w:val="0"/>
          <w:divBdr>
            <w:top w:val="none" w:sz="0" w:space="0" w:color="auto"/>
            <w:left w:val="none" w:sz="0" w:space="0" w:color="auto"/>
            <w:bottom w:val="none" w:sz="0" w:space="0" w:color="auto"/>
            <w:right w:val="none" w:sz="0" w:space="0" w:color="auto"/>
          </w:divBdr>
        </w:div>
        <w:div w:id="1654947094">
          <w:marLeft w:val="480"/>
          <w:marRight w:val="0"/>
          <w:marTop w:val="0"/>
          <w:marBottom w:val="0"/>
          <w:divBdr>
            <w:top w:val="none" w:sz="0" w:space="0" w:color="auto"/>
            <w:left w:val="none" w:sz="0" w:space="0" w:color="auto"/>
            <w:bottom w:val="none" w:sz="0" w:space="0" w:color="auto"/>
            <w:right w:val="none" w:sz="0" w:space="0" w:color="auto"/>
          </w:divBdr>
        </w:div>
        <w:div w:id="1429040841">
          <w:marLeft w:val="480"/>
          <w:marRight w:val="0"/>
          <w:marTop w:val="0"/>
          <w:marBottom w:val="0"/>
          <w:divBdr>
            <w:top w:val="none" w:sz="0" w:space="0" w:color="auto"/>
            <w:left w:val="none" w:sz="0" w:space="0" w:color="auto"/>
            <w:bottom w:val="none" w:sz="0" w:space="0" w:color="auto"/>
            <w:right w:val="none" w:sz="0" w:space="0" w:color="auto"/>
          </w:divBdr>
        </w:div>
        <w:div w:id="1320229462">
          <w:marLeft w:val="480"/>
          <w:marRight w:val="0"/>
          <w:marTop w:val="0"/>
          <w:marBottom w:val="0"/>
          <w:divBdr>
            <w:top w:val="none" w:sz="0" w:space="0" w:color="auto"/>
            <w:left w:val="none" w:sz="0" w:space="0" w:color="auto"/>
            <w:bottom w:val="none" w:sz="0" w:space="0" w:color="auto"/>
            <w:right w:val="none" w:sz="0" w:space="0" w:color="auto"/>
          </w:divBdr>
        </w:div>
        <w:div w:id="1618289325">
          <w:marLeft w:val="480"/>
          <w:marRight w:val="0"/>
          <w:marTop w:val="0"/>
          <w:marBottom w:val="0"/>
          <w:divBdr>
            <w:top w:val="none" w:sz="0" w:space="0" w:color="auto"/>
            <w:left w:val="none" w:sz="0" w:space="0" w:color="auto"/>
            <w:bottom w:val="none" w:sz="0" w:space="0" w:color="auto"/>
            <w:right w:val="none" w:sz="0" w:space="0" w:color="auto"/>
          </w:divBdr>
        </w:div>
        <w:div w:id="1335298320">
          <w:marLeft w:val="480"/>
          <w:marRight w:val="0"/>
          <w:marTop w:val="0"/>
          <w:marBottom w:val="0"/>
          <w:divBdr>
            <w:top w:val="none" w:sz="0" w:space="0" w:color="auto"/>
            <w:left w:val="none" w:sz="0" w:space="0" w:color="auto"/>
            <w:bottom w:val="none" w:sz="0" w:space="0" w:color="auto"/>
            <w:right w:val="none" w:sz="0" w:space="0" w:color="auto"/>
          </w:divBdr>
        </w:div>
        <w:div w:id="1204948654">
          <w:marLeft w:val="480"/>
          <w:marRight w:val="0"/>
          <w:marTop w:val="0"/>
          <w:marBottom w:val="0"/>
          <w:divBdr>
            <w:top w:val="none" w:sz="0" w:space="0" w:color="auto"/>
            <w:left w:val="none" w:sz="0" w:space="0" w:color="auto"/>
            <w:bottom w:val="none" w:sz="0" w:space="0" w:color="auto"/>
            <w:right w:val="none" w:sz="0" w:space="0" w:color="auto"/>
          </w:divBdr>
        </w:div>
        <w:div w:id="720062134">
          <w:marLeft w:val="480"/>
          <w:marRight w:val="0"/>
          <w:marTop w:val="0"/>
          <w:marBottom w:val="0"/>
          <w:divBdr>
            <w:top w:val="none" w:sz="0" w:space="0" w:color="auto"/>
            <w:left w:val="none" w:sz="0" w:space="0" w:color="auto"/>
            <w:bottom w:val="none" w:sz="0" w:space="0" w:color="auto"/>
            <w:right w:val="none" w:sz="0" w:space="0" w:color="auto"/>
          </w:divBdr>
        </w:div>
        <w:div w:id="1317219501">
          <w:marLeft w:val="480"/>
          <w:marRight w:val="0"/>
          <w:marTop w:val="0"/>
          <w:marBottom w:val="0"/>
          <w:divBdr>
            <w:top w:val="none" w:sz="0" w:space="0" w:color="auto"/>
            <w:left w:val="none" w:sz="0" w:space="0" w:color="auto"/>
            <w:bottom w:val="none" w:sz="0" w:space="0" w:color="auto"/>
            <w:right w:val="none" w:sz="0" w:space="0" w:color="auto"/>
          </w:divBdr>
        </w:div>
        <w:div w:id="1912806145">
          <w:marLeft w:val="480"/>
          <w:marRight w:val="0"/>
          <w:marTop w:val="0"/>
          <w:marBottom w:val="0"/>
          <w:divBdr>
            <w:top w:val="none" w:sz="0" w:space="0" w:color="auto"/>
            <w:left w:val="none" w:sz="0" w:space="0" w:color="auto"/>
            <w:bottom w:val="none" w:sz="0" w:space="0" w:color="auto"/>
            <w:right w:val="none" w:sz="0" w:space="0" w:color="auto"/>
          </w:divBdr>
        </w:div>
        <w:div w:id="1941373974">
          <w:marLeft w:val="480"/>
          <w:marRight w:val="0"/>
          <w:marTop w:val="0"/>
          <w:marBottom w:val="0"/>
          <w:divBdr>
            <w:top w:val="none" w:sz="0" w:space="0" w:color="auto"/>
            <w:left w:val="none" w:sz="0" w:space="0" w:color="auto"/>
            <w:bottom w:val="none" w:sz="0" w:space="0" w:color="auto"/>
            <w:right w:val="none" w:sz="0" w:space="0" w:color="auto"/>
          </w:divBdr>
        </w:div>
        <w:div w:id="1264221944">
          <w:marLeft w:val="480"/>
          <w:marRight w:val="0"/>
          <w:marTop w:val="0"/>
          <w:marBottom w:val="0"/>
          <w:divBdr>
            <w:top w:val="none" w:sz="0" w:space="0" w:color="auto"/>
            <w:left w:val="none" w:sz="0" w:space="0" w:color="auto"/>
            <w:bottom w:val="none" w:sz="0" w:space="0" w:color="auto"/>
            <w:right w:val="none" w:sz="0" w:space="0" w:color="auto"/>
          </w:divBdr>
        </w:div>
        <w:div w:id="268316527">
          <w:marLeft w:val="480"/>
          <w:marRight w:val="0"/>
          <w:marTop w:val="0"/>
          <w:marBottom w:val="0"/>
          <w:divBdr>
            <w:top w:val="none" w:sz="0" w:space="0" w:color="auto"/>
            <w:left w:val="none" w:sz="0" w:space="0" w:color="auto"/>
            <w:bottom w:val="none" w:sz="0" w:space="0" w:color="auto"/>
            <w:right w:val="none" w:sz="0" w:space="0" w:color="auto"/>
          </w:divBdr>
        </w:div>
        <w:div w:id="1112432076">
          <w:marLeft w:val="480"/>
          <w:marRight w:val="0"/>
          <w:marTop w:val="0"/>
          <w:marBottom w:val="0"/>
          <w:divBdr>
            <w:top w:val="none" w:sz="0" w:space="0" w:color="auto"/>
            <w:left w:val="none" w:sz="0" w:space="0" w:color="auto"/>
            <w:bottom w:val="none" w:sz="0" w:space="0" w:color="auto"/>
            <w:right w:val="none" w:sz="0" w:space="0" w:color="auto"/>
          </w:divBdr>
        </w:div>
        <w:div w:id="108277856">
          <w:marLeft w:val="480"/>
          <w:marRight w:val="0"/>
          <w:marTop w:val="0"/>
          <w:marBottom w:val="0"/>
          <w:divBdr>
            <w:top w:val="none" w:sz="0" w:space="0" w:color="auto"/>
            <w:left w:val="none" w:sz="0" w:space="0" w:color="auto"/>
            <w:bottom w:val="none" w:sz="0" w:space="0" w:color="auto"/>
            <w:right w:val="none" w:sz="0" w:space="0" w:color="auto"/>
          </w:divBdr>
        </w:div>
        <w:div w:id="1765803127">
          <w:marLeft w:val="480"/>
          <w:marRight w:val="0"/>
          <w:marTop w:val="0"/>
          <w:marBottom w:val="0"/>
          <w:divBdr>
            <w:top w:val="none" w:sz="0" w:space="0" w:color="auto"/>
            <w:left w:val="none" w:sz="0" w:space="0" w:color="auto"/>
            <w:bottom w:val="none" w:sz="0" w:space="0" w:color="auto"/>
            <w:right w:val="none" w:sz="0" w:space="0" w:color="auto"/>
          </w:divBdr>
        </w:div>
        <w:div w:id="1664581164">
          <w:marLeft w:val="480"/>
          <w:marRight w:val="0"/>
          <w:marTop w:val="0"/>
          <w:marBottom w:val="0"/>
          <w:divBdr>
            <w:top w:val="none" w:sz="0" w:space="0" w:color="auto"/>
            <w:left w:val="none" w:sz="0" w:space="0" w:color="auto"/>
            <w:bottom w:val="none" w:sz="0" w:space="0" w:color="auto"/>
            <w:right w:val="none" w:sz="0" w:space="0" w:color="auto"/>
          </w:divBdr>
        </w:div>
        <w:div w:id="435715483">
          <w:marLeft w:val="480"/>
          <w:marRight w:val="0"/>
          <w:marTop w:val="0"/>
          <w:marBottom w:val="0"/>
          <w:divBdr>
            <w:top w:val="none" w:sz="0" w:space="0" w:color="auto"/>
            <w:left w:val="none" w:sz="0" w:space="0" w:color="auto"/>
            <w:bottom w:val="none" w:sz="0" w:space="0" w:color="auto"/>
            <w:right w:val="none" w:sz="0" w:space="0" w:color="auto"/>
          </w:divBdr>
        </w:div>
        <w:div w:id="1062871153">
          <w:marLeft w:val="480"/>
          <w:marRight w:val="0"/>
          <w:marTop w:val="0"/>
          <w:marBottom w:val="0"/>
          <w:divBdr>
            <w:top w:val="none" w:sz="0" w:space="0" w:color="auto"/>
            <w:left w:val="none" w:sz="0" w:space="0" w:color="auto"/>
            <w:bottom w:val="none" w:sz="0" w:space="0" w:color="auto"/>
            <w:right w:val="none" w:sz="0" w:space="0" w:color="auto"/>
          </w:divBdr>
        </w:div>
        <w:div w:id="796220817">
          <w:marLeft w:val="480"/>
          <w:marRight w:val="0"/>
          <w:marTop w:val="0"/>
          <w:marBottom w:val="0"/>
          <w:divBdr>
            <w:top w:val="none" w:sz="0" w:space="0" w:color="auto"/>
            <w:left w:val="none" w:sz="0" w:space="0" w:color="auto"/>
            <w:bottom w:val="none" w:sz="0" w:space="0" w:color="auto"/>
            <w:right w:val="none" w:sz="0" w:space="0" w:color="auto"/>
          </w:divBdr>
        </w:div>
        <w:div w:id="929317341">
          <w:marLeft w:val="480"/>
          <w:marRight w:val="0"/>
          <w:marTop w:val="0"/>
          <w:marBottom w:val="0"/>
          <w:divBdr>
            <w:top w:val="none" w:sz="0" w:space="0" w:color="auto"/>
            <w:left w:val="none" w:sz="0" w:space="0" w:color="auto"/>
            <w:bottom w:val="none" w:sz="0" w:space="0" w:color="auto"/>
            <w:right w:val="none" w:sz="0" w:space="0" w:color="auto"/>
          </w:divBdr>
        </w:div>
        <w:div w:id="1716781199">
          <w:marLeft w:val="480"/>
          <w:marRight w:val="0"/>
          <w:marTop w:val="0"/>
          <w:marBottom w:val="0"/>
          <w:divBdr>
            <w:top w:val="none" w:sz="0" w:space="0" w:color="auto"/>
            <w:left w:val="none" w:sz="0" w:space="0" w:color="auto"/>
            <w:bottom w:val="none" w:sz="0" w:space="0" w:color="auto"/>
            <w:right w:val="none" w:sz="0" w:space="0" w:color="auto"/>
          </w:divBdr>
        </w:div>
        <w:div w:id="1712218568">
          <w:marLeft w:val="480"/>
          <w:marRight w:val="0"/>
          <w:marTop w:val="0"/>
          <w:marBottom w:val="0"/>
          <w:divBdr>
            <w:top w:val="none" w:sz="0" w:space="0" w:color="auto"/>
            <w:left w:val="none" w:sz="0" w:space="0" w:color="auto"/>
            <w:bottom w:val="none" w:sz="0" w:space="0" w:color="auto"/>
            <w:right w:val="none" w:sz="0" w:space="0" w:color="auto"/>
          </w:divBdr>
        </w:div>
        <w:div w:id="1558783066">
          <w:marLeft w:val="480"/>
          <w:marRight w:val="0"/>
          <w:marTop w:val="0"/>
          <w:marBottom w:val="0"/>
          <w:divBdr>
            <w:top w:val="none" w:sz="0" w:space="0" w:color="auto"/>
            <w:left w:val="none" w:sz="0" w:space="0" w:color="auto"/>
            <w:bottom w:val="none" w:sz="0" w:space="0" w:color="auto"/>
            <w:right w:val="none" w:sz="0" w:space="0" w:color="auto"/>
          </w:divBdr>
        </w:div>
        <w:div w:id="299191845">
          <w:marLeft w:val="480"/>
          <w:marRight w:val="0"/>
          <w:marTop w:val="0"/>
          <w:marBottom w:val="0"/>
          <w:divBdr>
            <w:top w:val="none" w:sz="0" w:space="0" w:color="auto"/>
            <w:left w:val="none" w:sz="0" w:space="0" w:color="auto"/>
            <w:bottom w:val="none" w:sz="0" w:space="0" w:color="auto"/>
            <w:right w:val="none" w:sz="0" w:space="0" w:color="auto"/>
          </w:divBdr>
        </w:div>
        <w:div w:id="207492238">
          <w:marLeft w:val="480"/>
          <w:marRight w:val="0"/>
          <w:marTop w:val="0"/>
          <w:marBottom w:val="0"/>
          <w:divBdr>
            <w:top w:val="none" w:sz="0" w:space="0" w:color="auto"/>
            <w:left w:val="none" w:sz="0" w:space="0" w:color="auto"/>
            <w:bottom w:val="none" w:sz="0" w:space="0" w:color="auto"/>
            <w:right w:val="none" w:sz="0" w:space="0" w:color="auto"/>
          </w:divBdr>
        </w:div>
        <w:div w:id="221527780">
          <w:marLeft w:val="480"/>
          <w:marRight w:val="0"/>
          <w:marTop w:val="0"/>
          <w:marBottom w:val="0"/>
          <w:divBdr>
            <w:top w:val="none" w:sz="0" w:space="0" w:color="auto"/>
            <w:left w:val="none" w:sz="0" w:space="0" w:color="auto"/>
            <w:bottom w:val="none" w:sz="0" w:space="0" w:color="auto"/>
            <w:right w:val="none" w:sz="0" w:space="0" w:color="auto"/>
          </w:divBdr>
        </w:div>
        <w:div w:id="1518152590">
          <w:marLeft w:val="480"/>
          <w:marRight w:val="0"/>
          <w:marTop w:val="0"/>
          <w:marBottom w:val="0"/>
          <w:divBdr>
            <w:top w:val="none" w:sz="0" w:space="0" w:color="auto"/>
            <w:left w:val="none" w:sz="0" w:space="0" w:color="auto"/>
            <w:bottom w:val="none" w:sz="0" w:space="0" w:color="auto"/>
            <w:right w:val="none" w:sz="0" w:space="0" w:color="auto"/>
          </w:divBdr>
        </w:div>
        <w:div w:id="2053573458">
          <w:marLeft w:val="480"/>
          <w:marRight w:val="0"/>
          <w:marTop w:val="0"/>
          <w:marBottom w:val="0"/>
          <w:divBdr>
            <w:top w:val="none" w:sz="0" w:space="0" w:color="auto"/>
            <w:left w:val="none" w:sz="0" w:space="0" w:color="auto"/>
            <w:bottom w:val="none" w:sz="0" w:space="0" w:color="auto"/>
            <w:right w:val="none" w:sz="0" w:space="0" w:color="auto"/>
          </w:divBdr>
        </w:div>
        <w:div w:id="1545210162">
          <w:marLeft w:val="480"/>
          <w:marRight w:val="0"/>
          <w:marTop w:val="0"/>
          <w:marBottom w:val="0"/>
          <w:divBdr>
            <w:top w:val="none" w:sz="0" w:space="0" w:color="auto"/>
            <w:left w:val="none" w:sz="0" w:space="0" w:color="auto"/>
            <w:bottom w:val="none" w:sz="0" w:space="0" w:color="auto"/>
            <w:right w:val="none" w:sz="0" w:space="0" w:color="auto"/>
          </w:divBdr>
        </w:div>
        <w:div w:id="1592465363">
          <w:marLeft w:val="480"/>
          <w:marRight w:val="0"/>
          <w:marTop w:val="0"/>
          <w:marBottom w:val="0"/>
          <w:divBdr>
            <w:top w:val="none" w:sz="0" w:space="0" w:color="auto"/>
            <w:left w:val="none" w:sz="0" w:space="0" w:color="auto"/>
            <w:bottom w:val="none" w:sz="0" w:space="0" w:color="auto"/>
            <w:right w:val="none" w:sz="0" w:space="0" w:color="auto"/>
          </w:divBdr>
        </w:div>
        <w:div w:id="199901783">
          <w:marLeft w:val="480"/>
          <w:marRight w:val="0"/>
          <w:marTop w:val="0"/>
          <w:marBottom w:val="0"/>
          <w:divBdr>
            <w:top w:val="none" w:sz="0" w:space="0" w:color="auto"/>
            <w:left w:val="none" w:sz="0" w:space="0" w:color="auto"/>
            <w:bottom w:val="none" w:sz="0" w:space="0" w:color="auto"/>
            <w:right w:val="none" w:sz="0" w:space="0" w:color="auto"/>
          </w:divBdr>
        </w:div>
        <w:div w:id="549616636">
          <w:marLeft w:val="480"/>
          <w:marRight w:val="0"/>
          <w:marTop w:val="0"/>
          <w:marBottom w:val="0"/>
          <w:divBdr>
            <w:top w:val="none" w:sz="0" w:space="0" w:color="auto"/>
            <w:left w:val="none" w:sz="0" w:space="0" w:color="auto"/>
            <w:bottom w:val="none" w:sz="0" w:space="0" w:color="auto"/>
            <w:right w:val="none" w:sz="0" w:space="0" w:color="auto"/>
          </w:divBdr>
        </w:div>
        <w:div w:id="670372290">
          <w:marLeft w:val="480"/>
          <w:marRight w:val="0"/>
          <w:marTop w:val="0"/>
          <w:marBottom w:val="0"/>
          <w:divBdr>
            <w:top w:val="none" w:sz="0" w:space="0" w:color="auto"/>
            <w:left w:val="none" w:sz="0" w:space="0" w:color="auto"/>
            <w:bottom w:val="none" w:sz="0" w:space="0" w:color="auto"/>
            <w:right w:val="none" w:sz="0" w:space="0" w:color="auto"/>
          </w:divBdr>
        </w:div>
        <w:div w:id="981621071">
          <w:marLeft w:val="480"/>
          <w:marRight w:val="0"/>
          <w:marTop w:val="0"/>
          <w:marBottom w:val="0"/>
          <w:divBdr>
            <w:top w:val="none" w:sz="0" w:space="0" w:color="auto"/>
            <w:left w:val="none" w:sz="0" w:space="0" w:color="auto"/>
            <w:bottom w:val="none" w:sz="0" w:space="0" w:color="auto"/>
            <w:right w:val="none" w:sz="0" w:space="0" w:color="auto"/>
          </w:divBdr>
        </w:div>
        <w:div w:id="1196961455">
          <w:marLeft w:val="480"/>
          <w:marRight w:val="0"/>
          <w:marTop w:val="0"/>
          <w:marBottom w:val="0"/>
          <w:divBdr>
            <w:top w:val="none" w:sz="0" w:space="0" w:color="auto"/>
            <w:left w:val="none" w:sz="0" w:space="0" w:color="auto"/>
            <w:bottom w:val="none" w:sz="0" w:space="0" w:color="auto"/>
            <w:right w:val="none" w:sz="0" w:space="0" w:color="auto"/>
          </w:divBdr>
        </w:div>
        <w:div w:id="2021269897">
          <w:marLeft w:val="480"/>
          <w:marRight w:val="0"/>
          <w:marTop w:val="0"/>
          <w:marBottom w:val="0"/>
          <w:divBdr>
            <w:top w:val="none" w:sz="0" w:space="0" w:color="auto"/>
            <w:left w:val="none" w:sz="0" w:space="0" w:color="auto"/>
            <w:bottom w:val="none" w:sz="0" w:space="0" w:color="auto"/>
            <w:right w:val="none" w:sz="0" w:space="0" w:color="auto"/>
          </w:divBdr>
        </w:div>
        <w:div w:id="530653432">
          <w:marLeft w:val="480"/>
          <w:marRight w:val="0"/>
          <w:marTop w:val="0"/>
          <w:marBottom w:val="0"/>
          <w:divBdr>
            <w:top w:val="none" w:sz="0" w:space="0" w:color="auto"/>
            <w:left w:val="none" w:sz="0" w:space="0" w:color="auto"/>
            <w:bottom w:val="none" w:sz="0" w:space="0" w:color="auto"/>
            <w:right w:val="none" w:sz="0" w:space="0" w:color="auto"/>
          </w:divBdr>
        </w:div>
        <w:div w:id="1302808002">
          <w:marLeft w:val="480"/>
          <w:marRight w:val="0"/>
          <w:marTop w:val="0"/>
          <w:marBottom w:val="0"/>
          <w:divBdr>
            <w:top w:val="none" w:sz="0" w:space="0" w:color="auto"/>
            <w:left w:val="none" w:sz="0" w:space="0" w:color="auto"/>
            <w:bottom w:val="none" w:sz="0" w:space="0" w:color="auto"/>
            <w:right w:val="none" w:sz="0" w:space="0" w:color="auto"/>
          </w:divBdr>
        </w:div>
        <w:div w:id="1250000710">
          <w:marLeft w:val="480"/>
          <w:marRight w:val="0"/>
          <w:marTop w:val="0"/>
          <w:marBottom w:val="0"/>
          <w:divBdr>
            <w:top w:val="none" w:sz="0" w:space="0" w:color="auto"/>
            <w:left w:val="none" w:sz="0" w:space="0" w:color="auto"/>
            <w:bottom w:val="none" w:sz="0" w:space="0" w:color="auto"/>
            <w:right w:val="none" w:sz="0" w:space="0" w:color="auto"/>
          </w:divBdr>
        </w:div>
        <w:div w:id="1590196401">
          <w:marLeft w:val="480"/>
          <w:marRight w:val="0"/>
          <w:marTop w:val="0"/>
          <w:marBottom w:val="0"/>
          <w:divBdr>
            <w:top w:val="none" w:sz="0" w:space="0" w:color="auto"/>
            <w:left w:val="none" w:sz="0" w:space="0" w:color="auto"/>
            <w:bottom w:val="none" w:sz="0" w:space="0" w:color="auto"/>
            <w:right w:val="none" w:sz="0" w:space="0" w:color="auto"/>
          </w:divBdr>
        </w:div>
        <w:div w:id="936256568">
          <w:marLeft w:val="480"/>
          <w:marRight w:val="0"/>
          <w:marTop w:val="0"/>
          <w:marBottom w:val="0"/>
          <w:divBdr>
            <w:top w:val="none" w:sz="0" w:space="0" w:color="auto"/>
            <w:left w:val="none" w:sz="0" w:space="0" w:color="auto"/>
            <w:bottom w:val="none" w:sz="0" w:space="0" w:color="auto"/>
            <w:right w:val="none" w:sz="0" w:space="0" w:color="auto"/>
          </w:divBdr>
        </w:div>
        <w:div w:id="391733624">
          <w:marLeft w:val="480"/>
          <w:marRight w:val="0"/>
          <w:marTop w:val="0"/>
          <w:marBottom w:val="0"/>
          <w:divBdr>
            <w:top w:val="none" w:sz="0" w:space="0" w:color="auto"/>
            <w:left w:val="none" w:sz="0" w:space="0" w:color="auto"/>
            <w:bottom w:val="none" w:sz="0" w:space="0" w:color="auto"/>
            <w:right w:val="none" w:sz="0" w:space="0" w:color="auto"/>
          </w:divBdr>
        </w:div>
        <w:div w:id="1777751169">
          <w:marLeft w:val="480"/>
          <w:marRight w:val="0"/>
          <w:marTop w:val="0"/>
          <w:marBottom w:val="0"/>
          <w:divBdr>
            <w:top w:val="none" w:sz="0" w:space="0" w:color="auto"/>
            <w:left w:val="none" w:sz="0" w:space="0" w:color="auto"/>
            <w:bottom w:val="none" w:sz="0" w:space="0" w:color="auto"/>
            <w:right w:val="none" w:sz="0" w:space="0" w:color="auto"/>
          </w:divBdr>
        </w:div>
        <w:div w:id="1879198142">
          <w:marLeft w:val="480"/>
          <w:marRight w:val="0"/>
          <w:marTop w:val="0"/>
          <w:marBottom w:val="0"/>
          <w:divBdr>
            <w:top w:val="none" w:sz="0" w:space="0" w:color="auto"/>
            <w:left w:val="none" w:sz="0" w:space="0" w:color="auto"/>
            <w:bottom w:val="none" w:sz="0" w:space="0" w:color="auto"/>
            <w:right w:val="none" w:sz="0" w:space="0" w:color="auto"/>
          </w:divBdr>
        </w:div>
        <w:div w:id="732893971">
          <w:marLeft w:val="480"/>
          <w:marRight w:val="0"/>
          <w:marTop w:val="0"/>
          <w:marBottom w:val="0"/>
          <w:divBdr>
            <w:top w:val="none" w:sz="0" w:space="0" w:color="auto"/>
            <w:left w:val="none" w:sz="0" w:space="0" w:color="auto"/>
            <w:bottom w:val="none" w:sz="0" w:space="0" w:color="auto"/>
            <w:right w:val="none" w:sz="0" w:space="0" w:color="auto"/>
          </w:divBdr>
        </w:div>
        <w:div w:id="1079448210">
          <w:marLeft w:val="480"/>
          <w:marRight w:val="0"/>
          <w:marTop w:val="0"/>
          <w:marBottom w:val="0"/>
          <w:divBdr>
            <w:top w:val="none" w:sz="0" w:space="0" w:color="auto"/>
            <w:left w:val="none" w:sz="0" w:space="0" w:color="auto"/>
            <w:bottom w:val="none" w:sz="0" w:space="0" w:color="auto"/>
            <w:right w:val="none" w:sz="0" w:space="0" w:color="auto"/>
          </w:divBdr>
        </w:div>
        <w:div w:id="1769041781">
          <w:marLeft w:val="480"/>
          <w:marRight w:val="0"/>
          <w:marTop w:val="0"/>
          <w:marBottom w:val="0"/>
          <w:divBdr>
            <w:top w:val="none" w:sz="0" w:space="0" w:color="auto"/>
            <w:left w:val="none" w:sz="0" w:space="0" w:color="auto"/>
            <w:bottom w:val="none" w:sz="0" w:space="0" w:color="auto"/>
            <w:right w:val="none" w:sz="0" w:space="0" w:color="auto"/>
          </w:divBdr>
        </w:div>
        <w:div w:id="109908084">
          <w:marLeft w:val="480"/>
          <w:marRight w:val="0"/>
          <w:marTop w:val="0"/>
          <w:marBottom w:val="0"/>
          <w:divBdr>
            <w:top w:val="none" w:sz="0" w:space="0" w:color="auto"/>
            <w:left w:val="none" w:sz="0" w:space="0" w:color="auto"/>
            <w:bottom w:val="none" w:sz="0" w:space="0" w:color="auto"/>
            <w:right w:val="none" w:sz="0" w:space="0" w:color="auto"/>
          </w:divBdr>
        </w:div>
        <w:div w:id="1259369189">
          <w:marLeft w:val="480"/>
          <w:marRight w:val="0"/>
          <w:marTop w:val="0"/>
          <w:marBottom w:val="0"/>
          <w:divBdr>
            <w:top w:val="none" w:sz="0" w:space="0" w:color="auto"/>
            <w:left w:val="none" w:sz="0" w:space="0" w:color="auto"/>
            <w:bottom w:val="none" w:sz="0" w:space="0" w:color="auto"/>
            <w:right w:val="none" w:sz="0" w:space="0" w:color="auto"/>
          </w:divBdr>
        </w:div>
        <w:div w:id="1517232166">
          <w:marLeft w:val="480"/>
          <w:marRight w:val="0"/>
          <w:marTop w:val="0"/>
          <w:marBottom w:val="0"/>
          <w:divBdr>
            <w:top w:val="none" w:sz="0" w:space="0" w:color="auto"/>
            <w:left w:val="none" w:sz="0" w:space="0" w:color="auto"/>
            <w:bottom w:val="none" w:sz="0" w:space="0" w:color="auto"/>
            <w:right w:val="none" w:sz="0" w:space="0" w:color="auto"/>
          </w:divBdr>
        </w:div>
        <w:div w:id="1376154424">
          <w:marLeft w:val="480"/>
          <w:marRight w:val="0"/>
          <w:marTop w:val="0"/>
          <w:marBottom w:val="0"/>
          <w:divBdr>
            <w:top w:val="none" w:sz="0" w:space="0" w:color="auto"/>
            <w:left w:val="none" w:sz="0" w:space="0" w:color="auto"/>
            <w:bottom w:val="none" w:sz="0" w:space="0" w:color="auto"/>
            <w:right w:val="none" w:sz="0" w:space="0" w:color="auto"/>
          </w:divBdr>
        </w:div>
      </w:divsChild>
    </w:div>
    <w:div w:id="1374499029">
      <w:bodyDiv w:val="1"/>
      <w:marLeft w:val="0"/>
      <w:marRight w:val="0"/>
      <w:marTop w:val="0"/>
      <w:marBottom w:val="0"/>
      <w:divBdr>
        <w:top w:val="none" w:sz="0" w:space="0" w:color="auto"/>
        <w:left w:val="none" w:sz="0" w:space="0" w:color="auto"/>
        <w:bottom w:val="none" w:sz="0" w:space="0" w:color="auto"/>
        <w:right w:val="none" w:sz="0" w:space="0" w:color="auto"/>
      </w:divBdr>
      <w:divsChild>
        <w:div w:id="26108421">
          <w:marLeft w:val="480"/>
          <w:marRight w:val="0"/>
          <w:marTop w:val="0"/>
          <w:marBottom w:val="0"/>
          <w:divBdr>
            <w:top w:val="none" w:sz="0" w:space="0" w:color="auto"/>
            <w:left w:val="none" w:sz="0" w:space="0" w:color="auto"/>
            <w:bottom w:val="none" w:sz="0" w:space="0" w:color="auto"/>
            <w:right w:val="none" w:sz="0" w:space="0" w:color="auto"/>
          </w:divBdr>
        </w:div>
        <w:div w:id="27221766">
          <w:marLeft w:val="480"/>
          <w:marRight w:val="0"/>
          <w:marTop w:val="0"/>
          <w:marBottom w:val="0"/>
          <w:divBdr>
            <w:top w:val="none" w:sz="0" w:space="0" w:color="auto"/>
            <w:left w:val="none" w:sz="0" w:space="0" w:color="auto"/>
            <w:bottom w:val="none" w:sz="0" w:space="0" w:color="auto"/>
            <w:right w:val="none" w:sz="0" w:space="0" w:color="auto"/>
          </w:divBdr>
        </w:div>
        <w:div w:id="44377237">
          <w:marLeft w:val="480"/>
          <w:marRight w:val="0"/>
          <w:marTop w:val="0"/>
          <w:marBottom w:val="0"/>
          <w:divBdr>
            <w:top w:val="none" w:sz="0" w:space="0" w:color="auto"/>
            <w:left w:val="none" w:sz="0" w:space="0" w:color="auto"/>
            <w:bottom w:val="none" w:sz="0" w:space="0" w:color="auto"/>
            <w:right w:val="none" w:sz="0" w:space="0" w:color="auto"/>
          </w:divBdr>
        </w:div>
        <w:div w:id="45110216">
          <w:marLeft w:val="480"/>
          <w:marRight w:val="0"/>
          <w:marTop w:val="0"/>
          <w:marBottom w:val="0"/>
          <w:divBdr>
            <w:top w:val="none" w:sz="0" w:space="0" w:color="auto"/>
            <w:left w:val="none" w:sz="0" w:space="0" w:color="auto"/>
            <w:bottom w:val="none" w:sz="0" w:space="0" w:color="auto"/>
            <w:right w:val="none" w:sz="0" w:space="0" w:color="auto"/>
          </w:divBdr>
        </w:div>
        <w:div w:id="49695155">
          <w:marLeft w:val="480"/>
          <w:marRight w:val="0"/>
          <w:marTop w:val="0"/>
          <w:marBottom w:val="0"/>
          <w:divBdr>
            <w:top w:val="none" w:sz="0" w:space="0" w:color="auto"/>
            <w:left w:val="none" w:sz="0" w:space="0" w:color="auto"/>
            <w:bottom w:val="none" w:sz="0" w:space="0" w:color="auto"/>
            <w:right w:val="none" w:sz="0" w:space="0" w:color="auto"/>
          </w:divBdr>
        </w:div>
        <w:div w:id="127285297">
          <w:marLeft w:val="480"/>
          <w:marRight w:val="0"/>
          <w:marTop w:val="0"/>
          <w:marBottom w:val="0"/>
          <w:divBdr>
            <w:top w:val="none" w:sz="0" w:space="0" w:color="auto"/>
            <w:left w:val="none" w:sz="0" w:space="0" w:color="auto"/>
            <w:bottom w:val="none" w:sz="0" w:space="0" w:color="auto"/>
            <w:right w:val="none" w:sz="0" w:space="0" w:color="auto"/>
          </w:divBdr>
        </w:div>
        <w:div w:id="155876829">
          <w:marLeft w:val="480"/>
          <w:marRight w:val="0"/>
          <w:marTop w:val="0"/>
          <w:marBottom w:val="0"/>
          <w:divBdr>
            <w:top w:val="none" w:sz="0" w:space="0" w:color="auto"/>
            <w:left w:val="none" w:sz="0" w:space="0" w:color="auto"/>
            <w:bottom w:val="none" w:sz="0" w:space="0" w:color="auto"/>
            <w:right w:val="none" w:sz="0" w:space="0" w:color="auto"/>
          </w:divBdr>
        </w:div>
        <w:div w:id="169033053">
          <w:marLeft w:val="480"/>
          <w:marRight w:val="0"/>
          <w:marTop w:val="0"/>
          <w:marBottom w:val="0"/>
          <w:divBdr>
            <w:top w:val="none" w:sz="0" w:space="0" w:color="auto"/>
            <w:left w:val="none" w:sz="0" w:space="0" w:color="auto"/>
            <w:bottom w:val="none" w:sz="0" w:space="0" w:color="auto"/>
            <w:right w:val="none" w:sz="0" w:space="0" w:color="auto"/>
          </w:divBdr>
        </w:div>
        <w:div w:id="243295597">
          <w:marLeft w:val="480"/>
          <w:marRight w:val="0"/>
          <w:marTop w:val="0"/>
          <w:marBottom w:val="0"/>
          <w:divBdr>
            <w:top w:val="none" w:sz="0" w:space="0" w:color="auto"/>
            <w:left w:val="none" w:sz="0" w:space="0" w:color="auto"/>
            <w:bottom w:val="none" w:sz="0" w:space="0" w:color="auto"/>
            <w:right w:val="none" w:sz="0" w:space="0" w:color="auto"/>
          </w:divBdr>
        </w:div>
        <w:div w:id="261844529">
          <w:marLeft w:val="480"/>
          <w:marRight w:val="0"/>
          <w:marTop w:val="0"/>
          <w:marBottom w:val="0"/>
          <w:divBdr>
            <w:top w:val="none" w:sz="0" w:space="0" w:color="auto"/>
            <w:left w:val="none" w:sz="0" w:space="0" w:color="auto"/>
            <w:bottom w:val="none" w:sz="0" w:space="0" w:color="auto"/>
            <w:right w:val="none" w:sz="0" w:space="0" w:color="auto"/>
          </w:divBdr>
        </w:div>
        <w:div w:id="284966806">
          <w:marLeft w:val="480"/>
          <w:marRight w:val="0"/>
          <w:marTop w:val="0"/>
          <w:marBottom w:val="0"/>
          <w:divBdr>
            <w:top w:val="none" w:sz="0" w:space="0" w:color="auto"/>
            <w:left w:val="none" w:sz="0" w:space="0" w:color="auto"/>
            <w:bottom w:val="none" w:sz="0" w:space="0" w:color="auto"/>
            <w:right w:val="none" w:sz="0" w:space="0" w:color="auto"/>
          </w:divBdr>
        </w:div>
        <w:div w:id="367075046">
          <w:marLeft w:val="480"/>
          <w:marRight w:val="0"/>
          <w:marTop w:val="0"/>
          <w:marBottom w:val="0"/>
          <w:divBdr>
            <w:top w:val="none" w:sz="0" w:space="0" w:color="auto"/>
            <w:left w:val="none" w:sz="0" w:space="0" w:color="auto"/>
            <w:bottom w:val="none" w:sz="0" w:space="0" w:color="auto"/>
            <w:right w:val="none" w:sz="0" w:space="0" w:color="auto"/>
          </w:divBdr>
        </w:div>
        <w:div w:id="380324423">
          <w:marLeft w:val="480"/>
          <w:marRight w:val="0"/>
          <w:marTop w:val="0"/>
          <w:marBottom w:val="0"/>
          <w:divBdr>
            <w:top w:val="none" w:sz="0" w:space="0" w:color="auto"/>
            <w:left w:val="none" w:sz="0" w:space="0" w:color="auto"/>
            <w:bottom w:val="none" w:sz="0" w:space="0" w:color="auto"/>
            <w:right w:val="none" w:sz="0" w:space="0" w:color="auto"/>
          </w:divBdr>
        </w:div>
        <w:div w:id="395973497">
          <w:marLeft w:val="480"/>
          <w:marRight w:val="0"/>
          <w:marTop w:val="0"/>
          <w:marBottom w:val="0"/>
          <w:divBdr>
            <w:top w:val="none" w:sz="0" w:space="0" w:color="auto"/>
            <w:left w:val="none" w:sz="0" w:space="0" w:color="auto"/>
            <w:bottom w:val="none" w:sz="0" w:space="0" w:color="auto"/>
            <w:right w:val="none" w:sz="0" w:space="0" w:color="auto"/>
          </w:divBdr>
        </w:div>
        <w:div w:id="401030995">
          <w:marLeft w:val="480"/>
          <w:marRight w:val="0"/>
          <w:marTop w:val="0"/>
          <w:marBottom w:val="0"/>
          <w:divBdr>
            <w:top w:val="none" w:sz="0" w:space="0" w:color="auto"/>
            <w:left w:val="none" w:sz="0" w:space="0" w:color="auto"/>
            <w:bottom w:val="none" w:sz="0" w:space="0" w:color="auto"/>
            <w:right w:val="none" w:sz="0" w:space="0" w:color="auto"/>
          </w:divBdr>
        </w:div>
        <w:div w:id="440344437">
          <w:marLeft w:val="480"/>
          <w:marRight w:val="0"/>
          <w:marTop w:val="0"/>
          <w:marBottom w:val="0"/>
          <w:divBdr>
            <w:top w:val="none" w:sz="0" w:space="0" w:color="auto"/>
            <w:left w:val="none" w:sz="0" w:space="0" w:color="auto"/>
            <w:bottom w:val="none" w:sz="0" w:space="0" w:color="auto"/>
            <w:right w:val="none" w:sz="0" w:space="0" w:color="auto"/>
          </w:divBdr>
        </w:div>
        <w:div w:id="471947579">
          <w:marLeft w:val="480"/>
          <w:marRight w:val="0"/>
          <w:marTop w:val="0"/>
          <w:marBottom w:val="0"/>
          <w:divBdr>
            <w:top w:val="none" w:sz="0" w:space="0" w:color="auto"/>
            <w:left w:val="none" w:sz="0" w:space="0" w:color="auto"/>
            <w:bottom w:val="none" w:sz="0" w:space="0" w:color="auto"/>
            <w:right w:val="none" w:sz="0" w:space="0" w:color="auto"/>
          </w:divBdr>
        </w:div>
        <w:div w:id="474956805">
          <w:marLeft w:val="480"/>
          <w:marRight w:val="0"/>
          <w:marTop w:val="0"/>
          <w:marBottom w:val="0"/>
          <w:divBdr>
            <w:top w:val="none" w:sz="0" w:space="0" w:color="auto"/>
            <w:left w:val="none" w:sz="0" w:space="0" w:color="auto"/>
            <w:bottom w:val="none" w:sz="0" w:space="0" w:color="auto"/>
            <w:right w:val="none" w:sz="0" w:space="0" w:color="auto"/>
          </w:divBdr>
        </w:div>
        <w:div w:id="484277193">
          <w:marLeft w:val="480"/>
          <w:marRight w:val="0"/>
          <w:marTop w:val="0"/>
          <w:marBottom w:val="0"/>
          <w:divBdr>
            <w:top w:val="none" w:sz="0" w:space="0" w:color="auto"/>
            <w:left w:val="none" w:sz="0" w:space="0" w:color="auto"/>
            <w:bottom w:val="none" w:sz="0" w:space="0" w:color="auto"/>
            <w:right w:val="none" w:sz="0" w:space="0" w:color="auto"/>
          </w:divBdr>
        </w:div>
        <w:div w:id="485437809">
          <w:marLeft w:val="480"/>
          <w:marRight w:val="0"/>
          <w:marTop w:val="0"/>
          <w:marBottom w:val="0"/>
          <w:divBdr>
            <w:top w:val="none" w:sz="0" w:space="0" w:color="auto"/>
            <w:left w:val="none" w:sz="0" w:space="0" w:color="auto"/>
            <w:bottom w:val="none" w:sz="0" w:space="0" w:color="auto"/>
            <w:right w:val="none" w:sz="0" w:space="0" w:color="auto"/>
          </w:divBdr>
        </w:div>
        <w:div w:id="580678857">
          <w:marLeft w:val="480"/>
          <w:marRight w:val="0"/>
          <w:marTop w:val="0"/>
          <w:marBottom w:val="0"/>
          <w:divBdr>
            <w:top w:val="none" w:sz="0" w:space="0" w:color="auto"/>
            <w:left w:val="none" w:sz="0" w:space="0" w:color="auto"/>
            <w:bottom w:val="none" w:sz="0" w:space="0" w:color="auto"/>
            <w:right w:val="none" w:sz="0" w:space="0" w:color="auto"/>
          </w:divBdr>
        </w:div>
        <w:div w:id="602031252">
          <w:marLeft w:val="480"/>
          <w:marRight w:val="0"/>
          <w:marTop w:val="0"/>
          <w:marBottom w:val="0"/>
          <w:divBdr>
            <w:top w:val="none" w:sz="0" w:space="0" w:color="auto"/>
            <w:left w:val="none" w:sz="0" w:space="0" w:color="auto"/>
            <w:bottom w:val="none" w:sz="0" w:space="0" w:color="auto"/>
            <w:right w:val="none" w:sz="0" w:space="0" w:color="auto"/>
          </w:divBdr>
        </w:div>
        <w:div w:id="635722773">
          <w:marLeft w:val="480"/>
          <w:marRight w:val="0"/>
          <w:marTop w:val="0"/>
          <w:marBottom w:val="0"/>
          <w:divBdr>
            <w:top w:val="none" w:sz="0" w:space="0" w:color="auto"/>
            <w:left w:val="none" w:sz="0" w:space="0" w:color="auto"/>
            <w:bottom w:val="none" w:sz="0" w:space="0" w:color="auto"/>
            <w:right w:val="none" w:sz="0" w:space="0" w:color="auto"/>
          </w:divBdr>
        </w:div>
        <w:div w:id="651180756">
          <w:marLeft w:val="480"/>
          <w:marRight w:val="0"/>
          <w:marTop w:val="0"/>
          <w:marBottom w:val="0"/>
          <w:divBdr>
            <w:top w:val="none" w:sz="0" w:space="0" w:color="auto"/>
            <w:left w:val="none" w:sz="0" w:space="0" w:color="auto"/>
            <w:bottom w:val="none" w:sz="0" w:space="0" w:color="auto"/>
            <w:right w:val="none" w:sz="0" w:space="0" w:color="auto"/>
          </w:divBdr>
        </w:div>
        <w:div w:id="691297404">
          <w:marLeft w:val="480"/>
          <w:marRight w:val="0"/>
          <w:marTop w:val="0"/>
          <w:marBottom w:val="0"/>
          <w:divBdr>
            <w:top w:val="none" w:sz="0" w:space="0" w:color="auto"/>
            <w:left w:val="none" w:sz="0" w:space="0" w:color="auto"/>
            <w:bottom w:val="none" w:sz="0" w:space="0" w:color="auto"/>
            <w:right w:val="none" w:sz="0" w:space="0" w:color="auto"/>
          </w:divBdr>
        </w:div>
        <w:div w:id="738750439">
          <w:marLeft w:val="480"/>
          <w:marRight w:val="0"/>
          <w:marTop w:val="0"/>
          <w:marBottom w:val="0"/>
          <w:divBdr>
            <w:top w:val="none" w:sz="0" w:space="0" w:color="auto"/>
            <w:left w:val="none" w:sz="0" w:space="0" w:color="auto"/>
            <w:bottom w:val="none" w:sz="0" w:space="0" w:color="auto"/>
            <w:right w:val="none" w:sz="0" w:space="0" w:color="auto"/>
          </w:divBdr>
        </w:div>
        <w:div w:id="813959009">
          <w:marLeft w:val="480"/>
          <w:marRight w:val="0"/>
          <w:marTop w:val="0"/>
          <w:marBottom w:val="0"/>
          <w:divBdr>
            <w:top w:val="none" w:sz="0" w:space="0" w:color="auto"/>
            <w:left w:val="none" w:sz="0" w:space="0" w:color="auto"/>
            <w:bottom w:val="none" w:sz="0" w:space="0" w:color="auto"/>
            <w:right w:val="none" w:sz="0" w:space="0" w:color="auto"/>
          </w:divBdr>
        </w:div>
        <w:div w:id="840852040">
          <w:marLeft w:val="480"/>
          <w:marRight w:val="0"/>
          <w:marTop w:val="0"/>
          <w:marBottom w:val="0"/>
          <w:divBdr>
            <w:top w:val="none" w:sz="0" w:space="0" w:color="auto"/>
            <w:left w:val="none" w:sz="0" w:space="0" w:color="auto"/>
            <w:bottom w:val="none" w:sz="0" w:space="0" w:color="auto"/>
            <w:right w:val="none" w:sz="0" w:space="0" w:color="auto"/>
          </w:divBdr>
        </w:div>
        <w:div w:id="860243107">
          <w:marLeft w:val="480"/>
          <w:marRight w:val="0"/>
          <w:marTop w:val="0"/>
          <w:marBottom w:val="0"/>
          <w:divBdr>
            <w:top w:val="none" w:sz="0" w:space="0" w:color="auto"/>
            <w:left w:val="none" w:sz="0" w:space="0" w:color="auto"/>
            <w:bottom w:val="none" w:sz="0" w:space="0" w:color="auto"/>
            <w:right w:val="none" w:sz="0" w:space="0" w:color="auto"/>
          </w:divBdr>
        </w:div>
        <w:div w:id="878855105">
          <w:marLeft w:val="480"/>
          <w:marRight w:val="0"/>
          <w:marTop w:val="0"/>
          <w:marBottom w:val="0"/>
          <w:divBdr>
            <w:top w:val="none" w:sz="0" w:space="0" w:color="auto"/>
            <w:left w:val="none" w:sz="0" w:space="0" w:color="auto"/>
            <w:bottom w:val="none" w:sz="0" w:space="0" w:color="auto"/>
            <w:right w:val="none" w:sz="0" w:space="0" w:color="auto"/>
          </w:divBdr>
        </w:div>
        <w:div w:id="1003553374">
          <w:marLeft w:val="480"/>
          <w:marRight w:val="0"/>
          <w:marTop w:val="0"/>
          <w:marBottom w:val="0"/>
          <w:divBdr>
            <w:top w:val="none" w:sz="0" w:space="0" w:color="auto"/>
            <w:left w:val="none" w:sz="0" w:space="0" w:color="auto"/>
            <w:bottom w:val="none" w:sz="0" w:space="0" w:color="auto"/>
            <w:right w:val="none" w:sz="0" w:space="0" w:color="auto"/>
          </w:divBdr>
        </w:div>
        <w:div w:id="1026709643">
          <w:marLeft w:val="480"/>
          <w:marRight w:val="0"/>
          <w:marTop w:val="0"/>
          <w:marBottom w:val="0"/>
          <w:divBdr>
            <w:top w:val="none" w:sz="0" w:space="0" w:color="auto"/>
            <w:left w:val="none" w:sz="0" w:space="0" w:color="auto"/>
            <w:bottom w:val="none" w:sz="0" w:space="0" w:color="auto"/>
            <w:right w:val="none" w:sz="0" w:space="0" w:color="auto"/>
          </w:divBdr>
        </w:div>
        <w:div w:id="1053850533">
          <w:marLeft w:val="480"/>
          <w:marRight w:val="0"/>
          <w:marTop w:val="0"/>
          <w:marBottom w:val="0"/>
          <w:divBdr>
            <w:top w:val="none" w:sz="0" w:space="0" w:color="auto"/>
            <w:left w:val="none" w:sz="0" w:space="0" w:color="auto"/>
            <w:bottom w:val="none" w:sz="0" w:space="0" w:color="auto"/>
            <w:right w:val="none" w:sz="0" w:space="0" w:color="auto"/>
          </w:divBdr>
        </w:div>
        <w:div w:id="1076240915">
          <w:marLeft w:val="480"/>
          <w:marRight w:val="0"/>
          <w:marTop w:val="0"/>
          <w:marBottom w:val="0"/>
          <w:divBdr>
            <w:top w:val="none" w:sz="0" w:space="0" w:color="auto"/>
            <w:left w:val="none" w:sz="0" w:space="0" w:color="auto"/>
            <w:bottom w:val="none" w:sz="0" w:space="0" w:color="auto"/>
            <w:right w:val="none" w:sz="0" w:space="0" w:color="auto"/>
          </w:divBdr>
        </w:div>
        <w:div w:id="1110516094">
          <w:marLeft w:val="480"/>
          <w:marRight w:val="0"/>
          <w:marTop w:val="0"/>
          <w:marBottom w:val="0"/>
          <w:divBdr>
            <w:top w:val="none" w:sz="0" w:space="0" w:color="auto"/>
            <w:left w:val="none" w:sz="0" w:space="0" w:color="auto"/>
            <w:bottom w:val="none" w:sz="0" w:space="0" w:color="auto"/>
            <w:right w:val="none" w:sz="0" w:space="0" w:color="auto"/>
          </w:divBdr>
        </w:div>
        <w:div w:id="1137988718">
          <w:marLeft w:val="480"/>
          <w:marRight w:val="0"/>
          <w:marTop w:val="0"/>
          <w:marBottom w:val="0"/>
          <w:divBdr>
            <w:top w:val="none" w:sz="0" w:space="0" w:color="auto"/>
            <w:left w:val="none" w:sz="0" w:space="0" w:color="auto"/>
            <w:bottom w:val="none" w:sz="0" w:space="0" w:color="auto"/>
            <w:right w:val="none" w:sz="0" w:space="0" w:color="auto"/>
          </w:divBdr>
        </w:div>
        <w:div w:id="1139881542">
          <w:marLeft w:val="480"/>
          <w:marRight w:val="0"/>
          <w:marTop w:val="0"/>
          <w:marBottom w:val="0"/>
          <w:divBdr>
            <w:top w:val="none" w:sz="0" w:space="0" w:color="auto"/>
            <w:left w:val="none" w:sz="0" w:space="0" w:color="auto"/>
            <w:bottom w:val="none" w:sz="0" w:space="0" w:color="auto"/>
            <w:right w:val="none" w:sz="0" w:space="0" w:color="auto"/>
          </w:divBdr>
        </w:div>
        <w:div w:id="1167941050">
          <w:marLeft w:val="480"/>
          <w:marRight w:val="0"/>
          <w:marTop w:val="0"/>
          <w:marBottom w:val="0"/>
          <w:divBdr>
            <w:top w:val="none" w:sz="0" w:space="0" w:color="auto"/>
            <w:left w:val="none" w:sz="0" w:space="0" w:color="auto"/>
            <w:bottom w:val="none" w:sz="0" w:space="0" w:color="auto"/>
            <w:right w:val="none" w:sz="0" w:space="0" w:color="auto"/>
          </w:divBdr>
        </w:div>
        <w:div w:id="1196624063">
          <w:marLeft w:val="480"/>
          <w:marRight w:val="0"/>
          <w:marTop w:val="0"/>
          <w:marBottom w:val="0"/>
          <w:divBdr>
            <w:top w:val="none" w:sz="0" w:space="0" w:color="auto"/>
            <w:left w:val="none" w:sz="0" w:space="0" w:color="auto"/>
            <w:bottom w:val="none" w:sz="0" w:space="0" w:color="auto"/>
            <w:right w:val="none" w:sz="0" w:space="0" w:color="auto"/>
          </w:divBdr>
        </w:div>
        <w:div w:id="1215504679">
          <w:marLeft w:val="480"/>
          <w:marRight w:val="0"/>
          <w:marTop w:val="0"/>
          <w:marBottom w:val="0"/>
          <w:divBdr>
            <w:top w:val="none" w:sz="0" w:space="0" w:color="auto"/>
            <w:left w:val="none" w:sz="0" w:space="0" w:color="auto"/>
            <w:bottom w:val="none" w:sz="0" w:space="0" w:color="auto"/>
            <w:right w:val="none" w:sz="0" w:space="0" w:color="auto"/>
          </w:divBdr>
        </w:div>
        <w:div w:id="1229924420">
          <w:marLeft w:val="480"/>
          <w:marRight w:val="0"/>
          <w:marTop w:val="0"/>
          <w:marBottom w:val="0"/>
          <w:divBdr>
            <w:top w:val="none" w:sz="0" w:space="0" w:color="auto"/>
            <w:left w:val="none" w:sz="0" w:space="0" w:color="auto"/>
            <w:bottom w:val="none" w:sz="0" w:space="0" w:color="auto"/>
            <w:right w:val="none" w:sz="0" w:space="0" w:color="auto"/>
          </w:divBdr>
        </w:div>
        <w:div w:id="1241939565">
          <w:marLeft w:val="480"/>
          <w:marRight w:val="0"/>
          <w:marTop w:val="0"/>
          <w:marBottom w:val="0"/>
          <w:divBdr>
            <w:top w:val="none" w:sz="0" w:space="0" w:color="auto"/>
            <w:left w:val="none" w:sz="0" w:space="0" w:color="auto"/>
            <w:bottom w:val="none" w:sz="0" w:space="0" w:color="auto"/>
            <w:right w:val="none" w:sz="0" w:space="0" w:color="auto"/>
          </w:divBdr>
        </w:div>
        <w:div w:id="1269705164">
          <w:marLeft w:val="480"/>
          <w:marRight w:val="0"/>
          <w:marTop w:val="0"/>
          <w:marBottom w:val="0"/>
          <w:divBdr>
            <w:top w:val="none" w:sz="0" w:space="0" w:color="auto"/>
            <w:left w:val="none" w:sz="0" w:space="0" w:color="auto"/>
            <w:bottom w:val="none" w:sz="0" w:space="0" w:color="auto"/>
            <w:right w:val="none" w:sz="0" w:space="0" w:color="auto"/>
          </w:divBdr>
        </w:div>
        <w:div w:id="1320428359">
          <w:marLeft w:val="480"/>
          <w:marRight w:val="0"/>
          <w:marTop w:val="0"/>
          <w:marBottom w:val="0"/>
          <w:divBdr>
            <w:top w:val="none" w:sz="0" w:space="0" w:color="auto"/>
            <w:left w:val="none" w:sz="0" w:space="0" w:color="auto"/>
            <w:bottom w:val="none" w:sz="0" w:space="0" w:color="auto"/>
            <w:right w:val="none" w:sz="0" w:space="0" w:color="auto"/>
          </w:divBdr>
        </w:div>
        <w:div w:id="1321959204">
          <w:marLeft w:val="480"/>
          <w:marRight w:val="0"/>
          <w:marTop w:val="0"/>
          <w:marBottom w:val="0"/>
          <w:divBdr>
            <w:top w:val="none" w:sz="0" w:space="0" w:color="auto"/>
            <w:left w:val="none" w:sz="0" w:space="0" w:color="auto"/>
            <w:bottom w:val="none" w:sz="0" w:space="0" w:color="auto"/>
            <w:right w:val="none" w:sz="0" w:space="0" w:color="auto"/>
          </w:divBdr>
        </w:div>
        <w:div w:id="1332564015">
          <w:marLeft w:val="480"/>
          <w:marRight w:val="0"/>
          <w:marTop w:val="0"/>
          <w:marBottom w:val="0"/>
          <w:divBdr>
            <w:top w:val="none" w:sz="0" w:space="0" w:color="auto"/>
            <w:left w:val="none" w:sz="0" w:space="0" w:color="auto"/>
            <w:bottom w:val="none" w:sz="0" w:space="0" w:color="auto"/>
            <w:right w:val="none" w:sz="0" w:space="0" w:color="auto"/>
          </w:divBdr>
        </w:div>
        <w:div w:id="1372806061">
          <w:marLeft w:val="480"/>
          <w:marRight w:val="0"/>
          <w:marTop w:val="0"/>
          <w:marBottom w:val="0"/>
          <w:divBdr>
            <w:top w:val="none" w:sz="0" w:space="0" w:color="auto"/>
            <w:left w:val="none" w:sz="0" w:space="0" w:color="auto"/>
            <w:bottom w:val="none" w:sz="0" w:space="0" w:color="auto"/>
            <w:right w:val="none" w:sz="0" w:space="0" w:color="auto"/>
          </w:divBdr>
        </w:div>
        <w:div w:id="1383215433">
          <w:marLeft w:val="480"/>
          <w:marRight w:val="0"/>
          <w:marTop w:val="0"/>
          <w:marBottom w:val="0"/>
          <w:divBdr>
            <w:top w:val="none" w:sz="0" w:space="0" w:color="auto"/>
            <w:left w:val="none" w:sz="0" w:space="0" w:color="auto"/>
            <w:bottom w:val="none" w:sz="0" w:space="0" w:color="auto"/>
            <w:right w:val="none" w:sz="0" w:space="0" w:color="auto"/>
          </w:divBdr>
        </w:div>
        <w:div w:id="1386878985">
          <w:marLeft w:val="480"/>
          <w:marRight w:val="0"/>
          <w:marTop w:val="0"/>
          <w:marBottom w:val="0"/>
          <w:divBdr>
            <w:top w:val="none" w:sz="0" w:space="0" w:color="auto"/>
            <w:left w:val="none" w:sz="0" w:space="0" w:color="auto"/>
            <w:bottom w:val="none" w:sz="0" w:space="0" w:color="auto"/>
            <w:right w:val="none" w:sz="0" w:space="0" w:color="auto"/>
          </w:divBdr>
        </w:div>
        <w:div w:id="1422411996">
          <w:marLeft w:val="480"/>
          <w:marRight w:val="0"/>
          <w:marTop w:val="0"/>
          <w:marBottom w:val="0"/>
          <w:divBdr>
            <w:top w:val="none" w:sz="0" w:space="0" w:color="auto"/>
            <w:left w:val="none" w:sz="0" w:space="0" w:color="auto"/>
            <w:bottom w:val="none" w:sz="0" w:space="0" w:color="auto"/>
            <w:right w:val="none" w:sz="0" w:space="0" w:color="auto"/>
          </w:divBdr>
        </w:div>
        <w:div w:id="1439642940">
          <w:marLeft w:val="480"/>
          <w:marRight w:val="0"/>
          <w:marTop w:val="0"/>
          <w:marBottom w:val="0"/>
          <w:divBdr>
            <w:top w:val="none" w:sz="0" w:space="0" w:color="auto"/>
            <w:left w:val="none" w:sz="0" w:space="0" w:color="auto"/>
            <w:bottom w:val="none" w:sz="0" w:space="0" w:color="auto"/>
            <w:right w:val="none" w:sz="0" w:space="0" w:color="auto"/>
          </w:divBdr>
        </w:div>
        <w:div w:id="1487090864">
          <w:marLeft w:val="480"/>
          <w:marRight w:val="0"/>
          <w:marTop w:val="0"/>
          <w:marBottom w:val="0"/>
          <w:divBdr>
            <w:top w:val="none" w:sz="0" w:space="0" w:color="auto"/>
            <w:left w:val="none" w:sz="0" w:space="0" w:color="auto"/>
            <w:bottom w:val="none" w:sz="0" w:space="0" w:color="auto"/>
            <w:right w:val="none" w:sz="0" w:space="0" w:color="auto"/>
          </w:divBdr>
        </w:div>
        <w:div w:id="1491217622">
          <w:marLeft w:val="480"/>
          <w:marRight w:val="0"/>
          <w:marTop w:val="0"/>
          <w:marBottom w:val="0"/>
          <w:divBdr>
            <w:top w:val="none" w:sz="0" w:space="0" w:color="auto"/>
            <w:left w:val="none" w:sz="0" w:space="0" w:color="auto"/>
            <w:bottom w:val="none" w:sz="0" w:space="0" w:color="auto"/>
            <w:right w:val="none" w:sz="0" w:space="0" w:color="auto"/>
          </w:divBdr>
        </w:div>
        <w:div w:id="1565792578">
          <w:marLeft w:val="480"/>
          <w:marRight w:val="0"/>
          <w:marTop w:val="0"/>
          <w:marBottom w:val="0"/>
          <w:divBdr>
            <w:top w:val="none" w:sz="0" w:space="0" w:color="auto"/>
            <w:left w:val="none" w:sz="0" w:space="0" w:color="auto"/>
            <w:bottom w:val="none" w:sz="0" w:space="0" w:color="auto"/>
            <w:right w:val="none" w:sz="0" w:space="0" w:color="auto"/>
          </w:divBdr>
        </w:div>
        <w:div w:id="1683046682">
          <w:marLeft w:val="480"/>
          <w:marRight w:val="0"/>
          <w:marTop w:val="0"/>
          <w:marBottom w:val="0"/>
          <w:divBdr>
            <w:top w:val="none" w:sz="0" w:space="0" w:color="auto"/>
            <w:left w:val="none" w:sz="0" w:space="0" w:color="auto"/>
            <w:bottom w:val="none" w:sz="0" w:space="0" w:color="auto"/>
            <w:right w:val="none" w:sz="0" w:space="0" w:color="auto"/>
          </w:divBdr>
        </w:div>
        <w:div w:id="1737436053">
          <w:marLeft w:val="480"/>
          <w:marRight w:val="0"/>
          <w:marTop w:val="0"/>
          <w:marBottom w:val="0"/>
          <w:divBdr>
            <w:top w:val="none" w:sz="0" w:space="0" w:color="auto"/>
            <w:left w:val="none" w:sz="0" w:space="0" w:color="auto"/>
            <w:bottom w:val="none" w:sz="0" w:space="0" w:color="auto"/>
            <w:right w:val="none" w:sz="0" w:space="0" w:color="auto"/>
          </w:divBdr>
        </w:div>
        <w:div w:id="1811284198">
          <w:marLeft w:val="480"/>
          <w:marRight w:val="0"/>
          <w:marTop w:val="0"/>
          <w:marBottom w:val="0"/>
          <w:divBdr>
            <w:top w:val="none" w:sz="0" w:space="0" w:color="auto"/>
            <w:left w:val="none" w:sz="0" w:space="0" w:color="auto"/>
            <w:bottom w:val="none" w:sz="0" w:space="0" w:color="auto"/>
            <w:right w:val="none" w:sz="0" w:space="0" w:color="auto"/>
          </w:divBdr>
        </w:div>
        <w:div w:id="1825928007">
          <w:marLeft w:val="480"/>
          <w:marRight w:val="0"/>
          <w:marTop w:val="0"/>
          <w:marBottom w:val="0"/>
          <w:divBdr>
            <w:top w:val="none" w:sz="0" w:space="0" w:color="auto"/>
            <w:left w:val="none" w:sz="0" w:space="0" w:color="auto"/>
            <w:bottom w:val="none" w:sz="0" w:space="0" w:color="auto"/>
            <w:right w:val="none" w:sz="0" w:space="0" w:color="auto"/>
          </w:divBdr>
        </w:div>
        <w:div w:id="1900550241">
          <w:marLeft w:val="480"/>
          <w:marRight w:val="0"/>
          <w:marTop w:val="0"/>
          <w:marBottom w:val="0"/>
          <w:divBdr>
            <w:top w:val="none" w:sz="0" w:space="0" w:color="auto"/>
            <w:left w:val="none" w:sz="0" w:space="0" w:color="auto"/>
            <w:bottom w:val="none" w:sz="0" w:space="0" w:color="auto"/>
            <w:right w:val="none" w:sz="0" w:space="0" w:color="auto"/>
          </w:divBdr>
        </w:div>
        <w:div w:id="1976792677">
          <w:marLeft w:val="480"/>
          <w:marRight w:val="0"/>
          <w:marTop w:val="0"/>
          <w:marBottom w:val="0"/>
          <w:divBdr>
            <w:top w:val="none" w:sz="0" w:space="0" w:color="auto"/>
            <w:left w:val="none" w:sz="0" w:space="0" w:color="auto"/>
            <w:bottom w:val="none" w:sz="0" w:space="0" w:color="auto"/>
            <w:right w:val="none" w:sz="0" w:space="0" w:color="auto"/>
          </w:divBdr>
        </w:div>
        <w:div w:id="1993868032">
          <w:marLeft w:val="480"/>
          <w:marRight w:val="0"/>
          <w:marTop w:val="0"/>
          <w:marBottom w:val="0"/>
          <w:divBdr>
            <w:top w:val="none" w:sz="0" w:space="0" w:color="auto"/>
            <w:left w:val="none" w:sz="0" w:space="0" w:color="auto"/>
            <w:bottom w:val="none" w:sz="0" w:space="0" w:color="auto"/>
            <w:right w:val="none" w:sz="0" w:space="0" w:color="auto"/>
          </w:divBdr>
        </w:div>
        <w:div w:id="2053117411">
          <w:marLeft w:val="480"/>
          <w:marRight w:val="0"/>
          <w:marTop w:val="0"/>
          <w:marBottom w:val="0"/>
          <w:divBdr>
            <w:top w:val="none" w:sz="0" w:space="0" w:color="auto"/>
            <w:left w:val="none" w:sz="0" w:space="0" w:color="auto"/>
            <w:bottom w:val="none" w:sz="0" w:space="0" w:color="auto"/>
            <w:right w:val="none" w:sz="0" w:space="0" w:color="auto"/>
          </w:divBdr>
        </w:div>
        <w:div w:id="2086536111">
          <w:marLeft w:val="480"/>
          <w:marRight w:val="0"/>
          <w:marTop w:val="0"/>
          <w:marBottom w:val="0"/>
          <w:divBdr>
            <w:top w:val="none" w:sz="0" w:space="0" w:color="auto"/>
            <w:left w:val="none" w:sz="0" w:space="0" w:color="auto"/>
            <w:bottom w:val="none" w:sz="0" w:space="0" w:color="auto"/>
            <w:right w:val="none" w:sz="0" w:space="0" w:color="auto"/>
          </w:divBdr>
        </w:div>
        <w:div w:id="2101679189">
          <w:marLeft w:val="480"/>
          <w:marRight w:val="0"/>
          <w:marTop w:val="0"/>
          <w:marBottom w:val="0"/>
          <w:divBdr>
            <w:top w:val="none" w:sz="0" w:space="0" w:color="auto"/>
            <w:left w:val="none" w:sz="0" w:space="0" w:color="auto"/>
            <w:bottom w:val="none" w:sz="0" w:space="0" w:color="auto"/>
            <w:right w:val="none" w:sz="0" w:space="0" w:color="auto"/>
          </w:divBdr>
        </w:div>
        <w:div w:id="2112704476">
          <w:marLeft w:val="480"/>
          <w:marRight w:val="0"/>
          <w:marTop w:val="0"/>
          <w:marBottom w:val="0"/>
          <w:divBdr>
            <w:top w:val="none" w:sz="0" w:space="0" w:color="auto"/>
            <w:left w:val="none" w:sz="0" w:space="0" w:color="auto"/>
            <w:bottom w:val="none" w:sz="0" w:space="0" w:color="auto"/>
            <w:right w:val="none" w:sz="0" w:space="0" w:color="auto"/>
          </w:divBdr>
        </w:div>
        <w:div w:id="2137068300">
          <w:marLeft w:val="480"/>
          <w:marRight w:val="0"/>
          <w:marTop w:val="0"/>
          <w:marBottom w:val="0"/>
          <w:divBdr>
            <w:top w:val="none" w:sz="0" w:space="0" w:color="auto"/>
            <w:left w:val="none" w:sz="0" w:space="0" w:color="auto"/>
            <w:bottom w:val="none" w:sz="0" w:space="0" w:color="auto"/>
            <w:right w:val="none" w:sz="0" w:space="0" w:color="auto"/>
          </w:divBdr>
        </w:div>
      </w:divsChild>
    </w:div>
    <w:div w:id="1388067467">
      <w:bodyDiv w:val="1"/>
      <w:marLeft w:val="0"/>
      <w:marRight w:val="0"/>
      <w:marTop w:val="0"/>
      <w:marBottom w:val="0"/>
      <w:divBdr>
        <w:top w:val="none" w:sz="0" w:space="0" w:color="auto"/>
        <w:left w:val="none" w:sz="0" w:space="0" w:color="auto"/>
        <w:bottom w:val="none" w:sz="0" w:space="0" w:color="auto"/>
        <w:right w:val="none" w:sz="0" w:space="0" w:color="auto"/>
      </w:divBdr>
      <w:divsChild>
        <w:div w:id="16590311">
          <w:marLeft w:val="480"/>
          <w:marRight w:val="0"/>
          <w:marTop w:val="0"/>
          <w:marBottom w:val="0"/>
          <w:divBdr>
            <w:top w:val="none" w:sz="0" w:space="0" w:color="auto"/>
            <w:left w:val="none" w:sz="0" w:space="0" w:color="auto"/>
            <w:bottom w:val="none" w:sz="0" w:space="0" w:color="auto"/>
            <w:right w:val="none" w:sz="0" w:space="0" w:color="auto"/>
          </w:divBdr>
        </w:div>
        <w:div w:id="58983605">
          <w:marLeft w:val="480"/>
          <w:marRight w:val="0"/>
          <w:marTop w:val="0"/>
          <w:marBottom w:val="0"/>
          <w:divBdr>
            <w:top w:val="none" w:sz="0" w:space="0" w:color="auto"/>
            <w:left w:val="none" w:sz="0" w:space="0" w:color="auto"/>
            <w:bottom w:val="none" w:sz="0" w:space="0" w:color="auto"/>
            <w:right w:val="none" w:sz="0" w:space="0" w:color="auto"/>
          </w:divBdr>
        </w:div>
        <w:div w:id="188685224">
          <w:marLeft w:val="480"/>
          <w:marRight w:val="0"/>
          <w:marTop w:val="0"/>
          <w:marBottom w:val="0"/>
          <w:divBdr>
            <w:top w:val="none" w:sz="0" w:space="0" w:color="auto"/>
            <w:left w:val="none" w:sz="0" w:space="0" w:color="auto"/>
            <w:bottom w:val="none" w:sz="0" w:space="0" w:color="auto"/>
            <w:right w:val="none" w:sz="0" w:space="0" w:color="auto"/>
          </w:divBdr>
        </w:div>
        <w:div w:id="219172719">
          <w:marLeft w:val="480"/>
          <w:marRight w:val="0"/>
          <w:marTop w:val="0"/>
          <w:marBottom w:val="0"/>
          <w:divBdr>
            <w:top w:val="none" w:sz="0" w:space="0" w:color="auto"/>
            <w:left w:val="none" w:sz="0" w:space="0" w:color="auto"/>
            <w:bottom w:val="none" w:sz="0" w:space="0" w:color="auto"/>
            <w:right w:val="none" w:sz="0" w:space="0" w:color="auto"/>
          </w:divBdr>
        </w:div>
        <w:div w:id="263343834">
          <w:marLeft w:val="480"/>
          <w:marRight w:val="0"/>
          <w:marTop w:val="0"/>
          <w:marBottom w:val="0"/>
          <w:divBdr>
            <w:top w:val="none" w:sz="0" w:space="0" w:color="auto"/>
            <w:left w:val="none" w:sz="0" w:space="0" w:color="auto"/>
            <w:bottom w:val="none" w:sz="0" w:space="0" w:color="auto"/>
            <w:right w:val="none" w:sz="0" w:space="0" w:color="auto"/>
          </w:divBdr>
        </w:div>
        <w:div w:id="267203209">
          <w:marLeft w:val="480"/>
          <w:marRight w:val="0"/>
          <w:marTop w:val="0"/>
          <w:marBottom w:val="0"/>
          <w:divBdr>
            <w:top w:val="none" w:sz="0" w:space="0" w:color="auto"/>
            <w:left w:val="none" w:sz="0" w:space="0" w:color="auto"/>
            <w:bottom w:val="none" w:sz="0" w:space="0" w:color="auto"/>
            <w:right w:val="none" w:sz="0" w:space="0" w:color="auto"/>
          </w:divBdr>
        </w:div>
        <w:div w:id="281033428">
          <w:marLeft w:val="480"/>
          <w:marRight w:val="0"/>
          <w:marTop w:val="0"/>
          <w:marBottom w:val="0"/>
          <w:divBdr>
            <w:top w:val="none" w:sz="0" w:space="0" w:color="auto"/>
            <w:left w:val="none" w:sz="0" w:space="0" w:color="auto"/>
            <w:bottom w:val="none" w:sz="0" w:space="0" w:color="auto"/>
            <w:right w:val="none" w:sz="0" w:space="0" w:color="auto"/>
          </w:divBdr>
        </w:div>
        <w:div w:id="288167028">
          <w:marLeft w:val="480"/>
          <w:marRight w:val="0"/>
          <w:marTop w:val="0"/>
          <w:marBottom w:val="0"/>
          <w:divBdr>
            <w:top w:val="none" w:sz="0" w:space="0" w:color="auto"/>
            <w:left w:val="none" w:sz="0" w:space="0" w:color="auto"/>
            <w:bottom w:val="none" w:sz="0" w:space="0" w:color="auto"/>
            <w:right w:val="none" w:sz="0" w:space="0" w:color="auto"/>
          </w:divBdr>
        </w:div>
        <w:div w:id="356858836">
          <w:marLeft w:val="480"/>
          <w:marRight w:val="0"/>
          <w:marTop w:val="0"/>
          <w:marBottom w:val="0"/>
          <w:divBdr>
            <w:top w:val="none" w:sz="0" w:space="0" w:color="auto"/>
            <w:left w:val="none" w:sz="0" w:space="0" w:color="auto"/>
            <w:bottom w:val="none" w:sz="0" w:space="0" w:color="auto"/>
            <w:right w:val="none" w:sz="0" w:space="0" w:color="auto"/>
          </w:divBdr>
        </w:div>
        <w:div w:id="367222606">
          <w:marLeft w:val="480"/>
          <w:marRight w:val="0"/>
          <w:marTop w:val="0"/>
          <w:marBottom w:val="0"/>
          <w:divBdr>
            <w:top w:val="none" w:sz="0" w:space="0" w:color="auto"/>
            <w:left w:val="none" w:sz="0" w:space="0" w:color="auto"/>
            <w:bottom w:val="none" w:sz="0" w:space="0" w:color="auto"/>
            <w:right w:val="none" w:sz="0" w:space="0" w:color="auto"/>
          </w:divBdr>
        </w:div>
        <w:div w:id="426116733">
          <w:marLeft w:val="480"/>
          <w:marRight w:val="0"/>
          <w:marTop w:val="0"/>
          <w:marBottom w:val="0"/>
          <w:divBdr>
            <w:top w:val="none" w:sz="0" w:space="0" w:color="auto"/>
            <w:left w:val="none" w:sz="0" w:space="0" w:color="auto"/>
            <w:bottom w:val="none" w:sz="0" w:space="0" w:color="auto"/>
            <w:right w:val="none" w:sz="0" w:space="0" w:color="auto"/>
          </w:divBdr>
        </w:div>
        <w:div w:id="431979564">
          <w:marLeft w:val="480"/>
          <w:marRight w:val="0"/>
          <w:marTop w:val="0"/>
          <w:marBottom w:val="0"/>
          <w:divBdr>
            <w:top w:val="none" w:sz="0" w:space="0" w:color="auto"/>
            <w:left w:val="none" w:sz="0" w:space="0" w:color="auto"/>
            <w:bottom w:val="none" w:sz="0" w:space="0" w:color="auto"/>
            <w:right w:val="none" w:sz="0" w:space="0" w:color="auto"/>
          </w:divBdr>
        </w:div>
        <w:div w:id="464127952">
          <w:marLeft w:val="480"/>
          <w:marRight w:val="0"/>
          <w:marTop w:val="0"/>
          <w:marBottom w:val="0"/>
          <w:divBdr>
            <w:top w:val="none" w:sz="0" w:space="0" w:color="auto"/>
            <w:left w:val="none" w:sz="0" w:space="0" w:color="auto"/>
            <w:bottom w:val="none" w:sz="0" w:space="0" w:color="auto"/>
            <w:right w:val="none" w:sz="0" w:space="0" w:color="auto"/>
          </w:divBdr>
        </w:div>
        <w:div w:id="471404419">
          <w:marLeft w:val="480"/>
          <w:marRight w:val="0"/>
          <w:marTop w:val="0"/>
          <w:marBottom w:val="0"/>
          <w:divBdr>
            <w:top w:val="none" w:sz="0" w:space="0" w:color="auto"/>
            <w:left w:val="none" w:sz="0" w:space="0" w:color="auto"/>
            <w:bottom w:val="none" w:sz="0" w:space="0" w:color="auto"/>
            <w:right w:val="none" w:sz="0" w:space="0" w:color="auto"/>
          </w:divBdr>
        </w:div>
        <w:div w:id="477496971">
          <w:marLeft w:val="480"/>
          <w:marRight w:val="0"/>
          <w:marTop w:val="0"/>
          <w:marBottom w:val="0"/>
          <w:divBdr>
            <w:top w:val="none" w:sz="0" w:space="0" w:color="auto"/>
            <w:left w:val="none" w:sz="0" w:space="0" w:color="auto"/>
            <w:bottom w:val="none" w:sz="0" w:space="0" w:color="auto"/>
            <w:right w:val="none" w:sz="0" w:space="0" w:color="auto"/>
          </w:divBdr>
        </w:div>
        <w:div w:id="516501171">
          <w:marLeft w:val="480"/>
          <w:marRight w:val="0"/>
          <w:marTop w:val="0"/>
          <w:marBottom w:val="0"/>
          <w:divBdr>
            <w:top w:val="none" w:sz="0" w:space="0" w:color="auto"/>
            <w:left w:val="none" w:sz="0" w:space="0" w:color="auto"/>
            <w:bottom w:val="none" w:sz="0" w:space="0" w:color="auto"/>
            <w:right w:val="none" w:sz="0" w:space="0" w:color="auto"/>
          </w:divBdr>
        </w:div>
        <w:div w:id="516891234">
          <w:marLeft w:val="480"/>
          <w:marRight w:val="0"/>
          <w:marTop w:val="0"/>
          <w:marBottom w:val="0"/>
          <w:divBdr>
            <w:top w:val="none" w:sz="0" w:space="0" w:color="auto"/>
            <w:left w:val="none" w:sz="0" w:space="0" w:color="auto"/>
            <w:bottom w:val="none" w:sz="0" w:space="0" w:color="auto"/>
            <w:right w:val="none" w:sz="0" w:space="0" w:color="auto"/>
          </w:divBdr>
        </w:div>
        <w:div w:id="531262574">
          <w:marLeft w:val="480"/>
          <w:marRight w:val="0"/>
          <w:marTop w:val="0"/>
          <w:marBottom w:val="0"/>
          <w:divBdr>
            <w:top w:val="none" w:sz="0" w:space="0" w:color="auto"/>
            <w:left w:val="none" w:sz="0" w:space="0" w:color="auto"/>
            <w:bottom w:val="none" w:sz="0" w:space="0" w:color="auto"/>
            <w:right w:val="none" w:sz="0" w:space="0" w:color="auto"/>
          </w:divBdr>
        </w:div>
        <w:div w:id="543712451">
          <w:marLeft w:val="480"/>
          <w:marRight w:val="0"/>
          <w:marTop w:val="0"/>
          <w:marBottom w:val="0"/>
          <w:divBdr>
            <w:top w:val="none" w:sz="0" w:space="0" w:color="auto"/>
            <w:left w:val="none" w:sz="0" w:space="0" w:color="auto"/>
            <w:bottom w:val="none" w:sz="0" w:space="0" w:color="auto"/>
            <w:right w:val="none" w:sz="0" w:space="0" w:color="auto"/>
          </w:divBdr>
        </w:div>
        <w:div w:id="546261509">
          <w:marLeft w:val="480"/>
          <w:marRight w:val="0"/>
          <w:marTop w:val="0"/>
          <w:marBottom w:val="0"/>
          <w:divBdr>
            <w:top w:val="none" w:sz="0" w:space="0" w:color="auto"/>
            <w:left w:val="none" w:sz="0" w:space="0" w:color="auto"/>
            <w:bottom w:val="none" w:sz="0" w:space="0" w:color="auto"/>
            <w:right w:val="none" w:sz="0" w:space="0" w:color="auto"/>
          </w:divBdr>
        </w:div>
        <w:div w:id="573590532">
          <w:marLeft w:val="480"/>
          <w:marRight w:val="0"/>
          <w:marTop w:val="0"/>
          <w:marBottom w:val="0"/>
          <w:divBdr>
            <w:top w:val="none" w:sz="0" w:space="0" w:color="auto"/>
            <w:left w:val="none" w:sz="0" w:space="0" w:color="auto"/>
            <w:bottom w:val="none" w:sz="0" w:space="0" w:color="auto"/>
            <w:right w:val="none" w:sz="0" w:space="0" w:color="auto"/>
          </w:divBdr>
        </w:div>
        <w:div w:id="588192986">
          <w:marLeft w:val="480"/>
          <w:marRight w:val="0"/>
          <w:marTop w:val="0"/>
          <w:marBottom w:val="0"/>
          <w:divBdr>
            <w:top w:val="none" w:sz="0" w:space="0" w:color="auto"/>
            <w:left w:val="none" w:sz="0" w:space="0" w:color="auto"/>
            <w:bottom w:val="none" w:sz="0" w:space="0" w:color="auto"/>
            <w:right w:val="none" w:sz="0" w:space="0" w:color="auto"/>
          </w:divBdr>
        </w:div>
        <w:div w:id="597493910">
          <w:marLeft w:val="480"/>
          <w:marRight w:val="0"/>
          <w:marTop w:val="0"/>
          <w:marBottom w:val="0"/>
          <w:divBdr>
            <w:top w:val="none" w:sz="0" w:space="0" w:color="auto"/>
            <w:left w:val="none" w:sz="0" w:space="0" w:color="auto"/>
            <w:bottom w:val="none" w:sz="0" w:space="0" w:color="auto"/>
            <w:right w:val="none" w:sz="0" w:space="0" w:color="auto"/>
          </w:divBdr>
        </w:div>
        <w:div w:id="659777439">
          <w:marLeft w:val="480"/>
          <w:marRight w:val="0"/>
          <w:marTop w:val="0"/>
          <w:marBottom w:val="0"/>
          <w:divBdr>
            <w:top w:val="none" w:sz="0" w:space="0" w:color="auto"/>
            <w:left w:val="none" w:sz="0" w:space="0" w:color="auto"/>
            <w:bottom w:val="none" w:sz="0" w:space="0" w:color="auto"/>
            <w:right w:val="none" w:sz="0" w:space="0" w:color="auto"/>
          </w:divBdr>
        </w:div>
        <w:div w:id="690297575">
          <w:marLeft w:val="480"/>
          <w:marRight w:val="0"/>
          <w:marTop w:val="0"/>
          <w:marBottom w:val="0"/>
          <w:divBdr>
            <w:top w:val="none" w:sz="0" w:space="0" w:color="auto"/>
            <w:left w:val="none" w:sz="0" w:space="0" w:color="auto"/>
            <w:bottom w:val="none" w:sz="0" w:space="0" w:color="auto"/>
            <w:right w:val="none" w:sz="0" w:space="0" w:color="auto"/>
          </w:divBdr>
        </w:div>
        <w:div w:id="692464138">
          <w:marLeft w:val="480"/>
          <w:marRight w:val="0"/>
          <w:marTop w:val="0"/>
          <w:marBottom w:val="0"/>
          <w:divBdr>
            <w:top w:val="none" w:sz="0" w:space="0" w:color="auto"/>
            <w:left w:val="none" w:sz="0" w:space="0" w:color="auto"/>
            <w:bottom w:val="none" w:sz="0" w:space="0" w:color="auto"/>
            <w:right w:val="none" w:sz="0" w:space="0" w:color="auto"/>
          </w:divBdr>
        </w:div>
        <w:div w:id="693774822">
          <w:marLeft w:val="480"/>
          <w:marRight w:val="0"/>
          <w:marTop w:val="0"/>
          <w:marBottom w:val="0"/>
          <w:divBdr>
            <w:top w:val="none" w:sz="0" w:space="0" w:color="auto"/>
            <w:left w:val="none" w:sz="0" w:space="0" w:color="auto"/>
            <w:bottom w:val="none" w:sz="0" w:space="0" w:color="auto"/>
            <w:right w:val="none" w:sz="0" w:space="0" w:color="auto"/>
          </w:divBdr>
        </w:div>
        <w:div w:id="727729489">
          <w:marLeft w:val="480"/>
          <w:marRight w:val="0"/>
          <w:marTop w:val="0"/>
          <w:marBottom w:val="0"/>
          <w:divBdr>
            <w:top w:val="none" w:sz="0" w:space="0" w:color="auto"/>
            <w:left w:val="none" w:sz="0" w:space="0" w:color="auto"/>
            <w:bottom w:val="none" w:sz="0" w:space="0" w:color="auto"/>
            <w:right w:val="none" w:sz="0" w:space="0" w:color="auto"/>
          </w:divBdr>
        </w:div>
        <w:div w:id="732893175">
          <w:marLeft w:val="480"/>
          <w:marRight w:val="0"/>
          <w:marTop w:val="0"/>
          <w:marBottom w:val="0"/>
          <w:divBdr>
            <w:top w:val="none" w:sz="0" w:space="0" w:color="auto"/>
            <w:left w:val="none" w:sz="0" w:space="0" w:color="auto"/>
            <w:bottom w:val="none" w:sz="0" w:space="0" w:color="auto"/>
            <w:right w:val="none" w:sz="0" w:space="0" w:color="auto"/>
          </w:divBdr>
        </w:div>
        <w:div w:id="741564335">
          <w:marLeft w:val="480"/>
          <w:marRight w:val="0"/>
          <w:marTop w:val="0"/>
          <w:marBottom w:val="0"/>
          <w:divBdr>
            <w:top w:val="none" w:sz="0" w:space="0" w:color="auto"/>
            <w:left w:val="none" w:sz="0" w:space="0" w:color="auto"/>
            <w:bottom w:val="none" w:sz="0" w:space="0" w:color="auto"/>
            <w:right w:val="none" w:sz="0" w:space="0" w:color="auto"/>
          </w:divBdr>
        </w:div>
        <w:div w:id="757218475">
          <w:marLeft w:val="480"/>
          <w:marRight w:val="0"/>
          <w:marTop w:val="0"/>
          <w:marBottom w:val="0"/>
          <w:divBdr>
            <w:top w:val="none" w:sz="0" w:space="0" w:color="auto"/>
            <w:left w:val="none" w:sz="0" w:space="0" w:color="auto"/>
            <w:bottom w:val="none" w:sz="0" w:space="0" w:color="auto"/>
            <w:right w:val="none" w:sz="0" w:space="0" w:color="auto"/>
          </w:divBdr>
        </w:div>
        <w:div w:id="772093502">
          <w:marLeft w:val="480"/>
          <w:marRight w:val="0"/>
          <w:marTop w:val="0"/>
          <w:marBottom w:val="0"/>
          <w:divBdr>
            <w:top w:val="none" w:sz="0" w:space="0" w:color="auto"/>
            <w:left w:val="none" w:sz="0" w:space="0" w:color="auto"/>
            <w:bottom w:val="none" w:sz="0" w:space="0" w:color="auto"/>
            <w:right w:val="none" w:sz="0" w:space="0" w:color="auto"/>
          </w:divBdr>
        </w:div>
        <w:div w:id="792867302">
          <w:marLeft w:val="480"/>
          <w:marRight w:val="0"/>
          <w:marTop w:val="0"/>
          <w:marBottom w:val="0"/>
          <w:divBdr>
            <w:top w:val="none" w:sz="0" w:space="0" w:color="auto"/>
            <w:left w:val="none" w:sz="0" w:space="0" w:color="auto"/>
            <w:bottom w:val="none" w:sz="0" w:space="0" w:color="auto"/>
            <w:right w:val="none" w:sz="0" w:space="0" w:color="auto"/>
          </w:divBdr>
        </w:div>
        <w:div w:id="802423389">
          <w:marLeft w:val="480"/>
          <w:marRight w:val="0"/>
          <w:marTop w:val="0"/>
          <w:marBottom w:val="0"/>
          <w:divBdr>
            <w:top w:val="none" w:sz="0" w:space="0" w:color="auto"/>
            <w:left w:val="none" w:sz="0" w:space="0" w:color="auto"/>
            <w:bottom w:val="none" w:sz="0" w:space="0" w:color="auto"/>
            <w:right w:val="none" w:sz="0" w:space="0" w:color="auto"/>
          </w:divBdr>
        </w:div>
        <w:div w:id="892083085">
          <w:marLeft w:val="480"/>
          <w:marRight w:val="0"/>
          <w:marTop w:val="0"/>
          <w:marBottom w:val="0"/>
          <w:divBdr>
            <w:top w:val="none" w:sz="0" w:space="0" w:color="auto"/>
            <w:left w:val="none" w:sz="0" w:space="0" w:color="auto"/>
            <w:bottom w:val="none" w:sz="0" w:space="0" w:color="auto"/>
            <w:right w:val="none" w:sz="0" w:space="0" w:color="auto"/>
          </w:divBdr>
        </w:div>
        <w:div w:id="992492120">
          <w:marLeft w:val="480"/>
          <w:marRight w:val="0"/>
          <w:marTop w:val="0"/>
          <w:marBottom w:val="0"/>
          <w:divBdr>
            <w:top w:val="none" w:sz="0" w:space="0" w:color="auto"/>
            <w:left w:val="none" w:sz="0" w:space="0" w:color="auto"/>
            <w:bottom w:val="none" w:sz="0" w:space="0" w:color="auto"/>
            <w:right w:val="none" w:sz="0" w:space="0" w:color="auto"/>
          </w:divBdr>
        </w:div>
        <w:div w:id="1022047099">
          <w:marLeft w:val="480"/>
          <w:marRight w:val="0"/>
          <w:marTop w:val="0"/>
          <w:marBottom w:val="0"/>
          <w:divBdr>
            <w:top w:val="none" w:sz="0" w:space="0" w:color="auto"/>
            <w:left w:val="none" w:sz="0" w:space="0" w:color="auto"/>
            <w:bottom w:val="none" w:sz="0" w:space="0" w:color="auto"/>
            <w:right w:val="none" w:sz="0" w:space="0" w:color="auto"/>
          </w:divBdr>
        </w:div>
        <w:div w:id="1038430616">
          <w:marLeft w:val="480"/>
          <w:marRight w:val="0"/>
          <w:marTop w:val="0"/>
          <w:marBottom w:val="0"/>
          <w:divBdr>
            <w:top w:val="none" w:sz="0" w:space="0" w:color="auto"/>
            <w:left w:val="none" w:sz="0" w:space="0" w:color="auto"/>
            <w:bottom w:val="none" w:sz="0" w:space="0" w:color="auto"/>
            <w:right w:val="none" w:sz="0" w:space="0" w:color="auto"/>
          </w:divBdr>
        </w:div>
        <w:div w:id="1056703955">
          <w:marLeft w:val="480"/>
          <w:marRight w:val="0"/>
          <w:marTop w:val="0"/>
          <w:marBottom w:val="0"/>
          <w:divBdr>
            <w:top w:val="none" w:sz="0" w:space="0" w:color="auto"/>
            <w:left w:val="none" w:sz="0" w:space="0" w:color="auto"/>
            <w:bottom w:val="none" w:sz="0" w:space="0" w:color="auto"/>
            <w:right w:val="none" w:sz="0" w:space="0" w:color="auto"/>
          </w:divBdr>
        </w:div>
        <w:div w:id="1061950234">
          <w:marLeft w:val="480"/>
          <w:marRight w:val="0"/>
          <w:marTop w:val="0"/>
          <w:marBottom w:val="0"/>
          <w:divBdr>
            <w:top w:val="none" w:sz="0" w:space="0" w:color="auto"/>
            <w:left w:val="none" w:sz="0" w:space="0" w:color="auto"/>
            <w:bottom w:val="none" w:sz="0" w:space="0" w:color="auto"/>
            <w:right w:val="none" w:sz="0" w:space="0" w:color="auto"/>
          </w:divBdr>
        </w:div>
        <w:div w:id="1081754663">
          <w:marLeft w:val="480"/>
          <w:marRight w:val="0"/>
          <w:marTop w:val="0"/>
          <w:marBottom w:val="0"/>
          <w:divBdr>
            <w:top w:val="none" w:sz="0" w:space="0" w:color="auto"/>
            <w:left w:val="none" w:sz="0" w:space="0" w:color="auto"/>
            <w:bottom w:val="none" w:sz="0" w:space="0" w:color="auto"/>
            <w:right w:val="none" w:sz="0" w:space="0" w:color="auto"/>
          </w:divBdr>
        </w:div>
        <w:div w:id="1138650798">
          <w:marLeft w:val="480"/>
          <w:marRight w:val="0"/>
          <w:marTop w:val="0"/>
          <w:marBottom w:val="0"/>
          <w:divBdr>
            <w:top w:val="none" w:sz="0" w:space="0" w:color="auto"/>
            <w:left w:val="none" w:sz="0" w:space="0" w:color="auto"/>
            <w:bottom w:val="none" w:sz="0" w:space="0" w:color="auto"/>
            <w:right w:val="none" w:sz="0" w:space="0" w:color="auto"/>
          </w:divBdr>
        </w:div>
        <w:div w:id="1233352414">
          <w:marLeft w:val="480"/>
          <w:marRight w:val="0"/>
          <w:marTop w:val="0"/>
          <w:marBottom w:val="0"/>
          <w:divBdr>
            <w:top w:val="none" w:sz="0" w:space="0" w:color="auto"/>
            <w:left w:val="none" w:sz="0" w:space="0" w:color="auto"/>
            <w:bottom w:val="none" w:sz="0" w:space="0" w:color="auto"/>
            <w:right w:val="none" w:sz="0" w:space="0" w:color="auto"/>
          </w:divBdr>
        </w:div>
        <w:div w:id="1250849915">
          <w:marLeft w:val="480"/>
          <w:marRight w:val="0"/>
          <w:marTop w:val="0"/>
          <w:marBottom w:val="0"/>
          <w:divBdr>
            <w:top w:val="none" w:sz="0" w:space="0" w:color="auto"/>
            <w:left w:val="none" w:sz="0" w:space="0" w:color="auto"/>
            <w:bottom w:val="none" w:sz="0" w:space="0" w:color="auto"/>
            <w:right w:val="none" w:sz="0" w:space="0" w:color="auto"/>
          </w:divBdr>
        </w:div>
        <w:div w:id="1284581251">
          <w:marLeft w:val="480"/>
          <w:marRight w:val="0"/>
          <w:marTop w:val="0"/>
          <w:marBottom w:val="0"/>
          <w:divBdr>
            <w:top w:val="none" w:sz="0" w:space="0" w:color="auto"/>
            <w:left w:val="none" w:sz="0" w:space="0" w:color="auto"/>
            <w:bottom w:val="none" w:sz="0" w:space="0" w:color="auto"/>
            <w:right w:val="none" w:sz="0" w:space="0" w:color="auto"/>
          </w:divBdr>
        </w:div>
        <w:div w:id="1306203724">
          <w:marLeft w:val="480"/>
          <w:marRight w:val="0"/>
          <w:marTop w:val="0"/>
          <w:marBottom w:val="0"/>
          <w:divBdr>
            <w:top w:val="none" w:sz="0" w:space="0" w:color="auto"/>
            <w:left w:val="none" w:sz="0" w:space="0" w:color="auto"/>
            <w:bottom w:val="none" w:sz="0" w:space="0" w:color="auto"/>
            <w:right w:val="none" w:sz="0" w:space="0" w:color="auto"/>
          </w:divBdr>
        </w:div>
        <w:div w:id="1327247907">
          <w:marLeft w:val="480"/>
          <w:marRight w:val="0"/>
          <w:marTop w:val="0"/>
          <w:marBottom w:val="0"/>
          <w:divBdr>
            <w:top w:val="none" w:sz="0" w:space="0" w:color="auto"/>
            <w:left w:val="none" w:sz="0" w:space="0" w:color="auto"/>
            <w:bottom w:val="none" w:sz="0" w:space="0" w:color="auto"/>
            <w:right w:val="none" w:sz="0" w:space="0" w:color="auto"/>
          </w:divBdr>
        </w:div>
        <w:div w:id="1380476301">
          <w:marLeft w:val="480"/>
          <w:marRight w:val="0"/>
          <w:marTop w:val="0"/>
          <w:marBottom w:val="0"/>
          <w:divBdr>
            <w:top w:val="none" w:sz="0" w:space="0" w:color="auto"/>
            <w:left w:val="none" w:sz="0" w:space="0" w:color="auto"/>
            <w:bottom w:val="none" w:sz="0" w:space="0" w:color="auto"/>
            <w:right w:val="none" w:sz="0" w:space="0" w:color="auto"/>
          </w:divBdr>
        </w:div>
        <w:div w:id="1385104766">
          <w:marLeft w:val="480"/>
          <w:marRight w:val="0"/>
          <w:marTop w:val="0"/>
          <w:marBottom w:val="0"/>
          <w:divBdr>
            <w:top w:val="none" w:sz="0" w:space="0" w:color="auto"/>
            <w:left w:val="none" w:sz="0" w:space="0" w:color="auto"/>
            <w:bottom w:val="none" w:sz="0" w:space="0" w:color="auto"/>
            <w:right w:val="none" w:sz="0" w:space="0" w:color="auto"/>
          </w:divBdr>
        </w:div>
        <w:div w:id="1406882418">
          <w:marLeft w:val="480"/>
          <w:marRight w:val="0"/>
          <w:marTop w:val="0"/>
          <w:marBottom w:val="0"/>
          <w:divBdr>
            <w:top w:val="none" w:sz="0" w:space="0" w:color="auto"/>
            <w:left w:val="none" w:sz="0" w:space="0" w:color="auto"/>
            <w:bottom w:val="none" w:sz="0" w:space="0" w:color="auto"/>
            <w:right w:val="none" w:sz="0" w:space="0" w:color="auto"/>
          </w:divBdr>
        </w:div>
        <w:div w:id="1417432834">
          <w:marLeft w:val="480"/>
          <w:marRight w:val="0"/>
          <w:marTop w:val="0"/>
          <w:marBottom w:val="0"/>
          <w:divBdr>
            <w:top w:val="none" w:sz="0" w:space="0" w:color="auto"/>
            <w:left w:val="none" w:sz="0" w:space="0" w:color="auto"/>
            <w:bottom w:val="none" w:sz="0" w:space="0" w:color="auto"/>
            <w:right w:val="none" w:sz="0" w:space="0" w:color="auto"/>
          </w:divBdr>
        </w:div>
        <w:div w:id="1426488566">
          <w:marLeft w:val="480"/>
          <w:marRight w:val="0"/>
          <w:marTop w:val="0"/>
          <w:marBottom w:val="0"/>
          <w:divBdr>
            <w:top w:val="none" w:sz="0" w:space="0" w:color="auto"/>
            <w:left w:val="none" w:sz="0" w:space="0" w:color="auto"/>
            <w:bottom w:val="none" w:sz="0" w:space="0" w:color="auto"/>
            <w:right w:val="none" w:sz="0" w:space="0" w:color="auto"/>
          </w:divBdr>
        </w:div>
        <w:div w:id="1430851154">
          <w:marLeft w:val="480"/>
          <w:marRight w:val="0"/>
          <w:marTop w:val="0"/>
          <w:marBottom w:val="0"/>
          <w:divBdr>
            <w:top w:val="none" w:sz="0" w:space="0" w:color="auto"/>
            <w:left w:val="none" w:sz="0" w:space="0" w:color="auto"/>
            <w:bottom w:val="none" w:sz="0" w:space="0" w:color="auto"/>
            <w:right w:val="none" w:sz="0" w:space="0" w:color="auto"/>
          </w:divBdr>
        </w:div>
        <w:div w:id="1455980370">
          <w:marLeft w:val="480"/>
          <w:marRight w:val="0"/>
          <w:marTop w:val="0"/>
          <w:marBottom w:val="0"/>
          <w:divBdr>
            <w:top w:val="none" w:sz="0" w:space="0" w:color="auto"/>
            <w:left w:val="none" w:sz="0" w:space="0" w:color="auto"/>
            <w:bottom w:val="none" w:sz="0" w:space="0" w:color="auto"/>
            <w:right w:val="none" w:sz="0" w:space="0" w:color="auto"/>
          </w:divBdr>
        </w:div>
        <w:div w:id="1463842675">
          <w:marLeft w:val="480"/>
          <w:marRight w:val="0"/>
          <w:marTop w:val="0"/>
          <w:marBottom w:val="0"/>
          <w:divBdr>
            <w:top w:val="none" w:sz="0" w:space="0" w:color="auto"/>
            <w:left w:val="none" w:sz="0" w:space="0" w:color="auto"/>
            <w:bottom w:val="none" w:sz="0" w:space="0" w:color="auto"/>
            <w:right w:val="none" w:sz="0" w:space="0" w:color="auto"/>
          </w:divBdr>
        </w:div>
        <w:div w:id="1477333106">
          <w:marLeft w:val="480"/>
          <w:marRight w:val="0"/>
          <w:marTop w:val="0"/>
          <w:marBottom w:val="0"/>
          <w:divBdr>
            <w:top w:val="none" w:sz="0" w:space="0" w:color="auto"/>
            <w:left w:val="none" w:sz="0" w:space="0" w:color="auto"/>
            <w:bottom w:val="none" w:sz="0" w:space="0" w:color="auto"/>
            <w:right w:val="none" w:sz="0" w:space="0" w:color="auto"/>
          </w:divBdr>
        </w:div>
        <w:div w:id="1494175649">
          <w:marLeft w:val="480"/>
          <w:marRight w:val="0"/>
          <w:marTop w:val="0"/>
          <w:marBottom w:val="0"/>
          <w:divBdr>
            <w:top w:val="none" w:sz="0" w:space="0" w:color="auto"/>
            <w:left w:val="none" w:sz="0" w:space="0" w:color="auto"/>
            <w:bottom w:val="none" w:sz="0" w:space="0" w:color="auto"/>
            <w:right w:val="none" w:sz="0" w:space="0" w:color="auto"/>
          </w:divBdr>
        </w:div>
        <w:div w:id="1497039954">
          <w:marLeft w:val="480"/>
          <w:marRight w:val="0"/>
          <w:marTop w:val="0"/>
          <w:marBottom w:val="0"/>
          <w:divBdr>
            <w:top w:val="none" w:sz="0" w:space="0" w:color="auto"/>
            <w:left w:val="none" w:sz="0" w:space="0" w:color="auto"/>
            <w:bottom w:val="none" w:sz="0" w:space="0" w:color="auto"/>
            <w:right w:val="none" w:sz="0" w:space="0" w:color="auto"/>
          </w:divBdr>
        </w:div>
        <w:div w:id="1512988280">
          <w:marLeft w:val="480"/>
          <w:marRight w:val="0"/>
          <w:marTop w:val="0"/>
          <w:marBottom w:val="0"/>
          <w:divBdr>
            <w:top w:val="none" w:sz="0" w:space="0" w:color="auto"/>
            <w:left w:val="none" w:sz="0" w:space="0" w:color="auto"/>
            <w:bottom w:val="none" w:sz="0" w:space="0" w:color="auto"/>
            <w:right w:val="none" w:sz="0" w:space="0" w:color="auto"/>
          </w:divBdr>
        </w:div>
        <w:div w:id="1538273549">
          <w:marLeft w:val="480"/>
          <w:marRight w:val="0"/>
          <w:marTop w:val="0"/>
          <w:marBottom w:val="0"/>
          <w:divBdr>
            <w:top w:val="none" w:sz="0" w:space="0" w:color="auto"/>
            <w:left w:val="none" w:sz="0" w:space="0" w:color="auto"/>
            <w:bottom w:val="none" w:sz="0" w:space="0" w:color="auto"/>
            <w:right w:val="none" w:sz="0" w:space="0" w:color="auto"/>
          </w:divBdr>
        </w:div>
        <w:div w:id="1583296316">
          <w:marLeft w:val="480"/>
          <w:marRight w:val="0"/>
          <w:marTop w:val="0"/>
          <w:marBottom w:val="0"/>
          <w:divBdr>
            <w:top w:val="none" w:sz="0" w:space="0" w:color="auto"/>
            <w:left w:val="none" w:sz="0" w:space="0" w:color="auto"/>
            <w:bottom w:val="none" w:sz="0" w:space="0" w:color="auto"/>
            <w:right w:val="none" w:sz="0" w:space="0" w:color="auto"/>
          </w:divBdr>
        </w:div>
        <w:div w:id="1585645120">
          <w:marLeft w:val="480"/>
          <w:marRight w:val="0"/>
          <w:marTop w:val="0"/>
          <w:marBottom w:val="0"/>
          <w:divBdr>
            <w:top w:val="none" w:sz="0" w:space="0" w:color="auto"/>
            <w:left w:val="none" w:sz="0" w:space="0" w:color="auto"/>
            <w:bottom w:val="none" w:sz="0" w:space="0" w:color="auto"/>
            <w:right w:val="none" w:sz="0" w:space="0" w:color="auto"/>
          </w:divBdr>
        </w:div>
        <w:div w:id="1630821236">
          <w:marLeft w:val="480"/>
          <w:marRight w:val="0"/>
          <w:marTop w:val="0"/>
          <w:marBottom w:val="0"/>
          <w:divBdr>
            <w:top w:val="none" w:sz="0" w:space="0" w:color="auto"/>
            <w:left w:val="none" w:sz="0" w:space="0" w:color="auto"/>
            <w:bottom w:val="none" w:sz="0" w:space="0" w:color="auto"/>
            <w:right w:val="none" w:sz="0" w:space="0" w:color="auto"/>
          </w:divBdr>
        </w:div>
        <w:div w:id="1636720594">
          <w:marLeft w:val="480"/>
          <w:marRight w:val="0"/>
          <w:marTop w:val="0"/>
          <w:marBottom w:val="0"/>
          <w:divBdr>
            <w:top w:val="none" w:sz="0" w:space="0" w:color="auto"/>
            <w:left w:val="none" w:sz="0" w:space="0" w:color="auto"/>
            <w:bottom w:val="none" w:sz="0" w:space="0" w:color="auto"/>
            <w:right w:val="none" w:sz="0" w:space="0" w:color="auto"/>
          </w:divBdr>
        </w:div>
        <w:div w:id="1681468615">
          <w:marLeft w:val="480"/>
          <w:marRight w:val="0"/>
          <w:marTop w:val="0"/>
          <w:marBottom w:val="0"/>
          <w:divBdr>
            <w:top w:val="none" w:sz="0" w:space="0" w:color="auto"/>
            <w:left w:val="none" w:sz="0" w:space="0" w:color="auto"/>
            <w:bottom w:val="none" w:sz="0" w:space="0" w:color="auto"/>
            <w:right w:val="none" w:sz="0" w:space="0" w:color="auto"/>
          </w:divBdr>
        </w:div>
        <w:div w:id="1685211168">
          <w:marLeft w:val="480"/>
          <w:marRight w:val="0"/>
          <w:marTop w:val="0"/>
          <w:marBottom w:val="0"/>
          <w:divBdr>
            <w:top w:val="none" w:sz="0" w:space="0" w:color="auto"/>
            <w:left w:val="none" w:sz="0" w:space="0" w:color="auto"/>
            <w:bottom w:val="none" w:sz="0" w:space="0" w:color="auto"/>
            <w:right w:val="none" w:sz="0" w:space="0" w:color="auto"/>
          </w:divBdr>
        </w:div>
        <w:div w:id="1719469508">
          <w:marLeft w:val="480"/>
          <w:marRight w:val="0"/>
          <w:marTop w:val="0"/>
          <w:marBottom w:val="0"/>
          <w:divBdr>
            <w:top w:val="none" w:sz="0" w:space="0" w:color="auto"/>
            <w:left w:val="none" w:sz="0" w:space="0" w:color="auto"/>
            <w:bottom w:val="none" w:sz="0" w:space="0" w:color="auto"/>
            <w:right w:val="none" w:sz="0" w:space="0" w:color="auto"/>
          </w:divBdr>
        </w:div>
        <w:div w:id="1774591829">
          <w:marLeft w:val="480"/>
          <w:marRight w:val="0"/>
          <w:marTop w:val="0"/>
          <w:marBottom w:val="0"/>
          <w:divBdr>
            <w:top w:val="none" w:sz="0" w:space="0" w:color="auto"/>
            <w:left w:val="none" w:sz="0" w:space="0" w:color="auto"/>
            <w:bottom w:val="none" w:sz="0" w:space="0" w:color="auto"/>
            <w:right w:val="none" w:sz="0" w:space="0" w:color="auto"/>
          </w:divBdr>
        </w:div>
        <w:div w:id="1821463503">
          <w:marLeft w:val="480"/>
          <w:marRight w:val="0"/>
          <w:marTop w:val="0"/>
          <w:marBottom w:val="0"/>
          <w:divBdr>
            <w:top w:val="none" w:sz="0" w:space="0" w:color="auto"/>
            <w:left w:val="none" w:sz="0" w:space="0" w:color="auto"/>
            <w:bottom w:val="none" w:sz="0" w:space="0" w:color="auto"/>
            <w:right w:val="none" w:sz="0" w:space="0" w:color="auto"/>
          </w:divBdr>
        </w:div>
        <w:div w:id="1855069854">
          <w:marLeft w:val="480"/>
          <w:marRight w:val="0"/>
          <w:marTop w:val="0"/>
          <w:marBottom w:val="0"/>
          <w:divBdr>
            <w:top w:val="none" w:sz="0" w:space="0" w:color="auto"/>
            <w:left w:val="none" w:sz="0" w:space="0" w:color="auto"/>
            <w:bottom w:val="none" w:sz="0" w:space="0" w:color="auto"/>
            <w:right w:val="none" w:sz="0" w:space="0" w:color="auto"/>
          </w:divBdr>
        </w:div>
        <w:div w:id="1921787417">
          <w:marLeft w:val="480"/>
          <w:marRight w:val="0"/>
          <w:marTop w:val="0"/>
          <w:marBottom w:val="0"/>
          <w:divBdr>
            <w:top w:val="none" w:sz="0" w:space="0" w:color="auto"/>
            <w:left w:val="none" w:sz="0" w:space="0" w:color="auto"/>
            <w:bottom w:val="none" w:sz="0" w:space="0" w:color="auto"/>
            <w:right w:val="none" w:sz="0" w:space="0" w:color="auto"/>
          </w:divBdr>
        </w:div>
        <w:div w:id="1927567304">
          <w:marLeft w:val="480"/>
          <w:marRight w:val="0"/>
          <w:marTop w:val="0"/>
          <w:marBottom w:val="0"/>
          <w:divBdr>
            <w:top w:val="none" w:sz="0" w:space="0" w:color="auto"/>
            <w:left w:val="none" w:sz="0" w:space="0" w:color="auto"/>
            <w:bottom w:val="none" w:sz="0" w:space="0" w:color="auto"/>
            <w:right w:val="none" w:sz="0" w:space="0" w:color="auto"/>
          </w:divBdr>
        </w:div>
        <w:div w:id="1935236281">
          <w:marLeft w:val="480"/>
          <w:marRight w:val="0"/>
          <w:marTop w:val="0"/>
          <w:marBottom w:val="0"/>
          <w:divBdr>
            <w:top w:val="none" w:sz="0" w:space="0" w:color="auto"/>
            <w:left w:val="none" w:sz="0" w:space="0" w:color="auto"/>
            <w:bottom w:val="none" w:sz="0" w:space="0" w:color="auto"/>
            <w:right w:val="none" w:sz="0" w:space="0" w:color="auto"/>
          </w:divBdr>
        </w:div>
        <w:div w:id="1972402256">
          <w:marLeft w:val="480"/>
          <w:marRight w:val="0"/>
          <w:marTop w:val="0"/>
          <w:marBottom w:val="0"/>
          <w:divBdr>
            <w:top w:val="none" w:sz="0" w:space="0" w:color="auto"/>
            <w:left w:val="none" w:sz="0" w:space="0" w:color="auto"/>
            <w:bottom w:val="none" w:sz="0" w:space="0" w:color="auto"/>
            <w:right w:val="none" w:sz="0" w:space="0" w:color="auto"/>
          </w:divBdr>
        </w:div>
        <w:div w:id="2055226558">
          <w:marLeft w:val="480"/>
          <w:marRight w:val="0"/>
          <w:marTop w:val="0"/>
          <w:marBottom w:val="0"/>
          <w:divBdr>
            <w:top w:val="none" w:sz="0" w:space="0" w:color="auto"/>
            <w:left w:val="none" w:sz="0" w:space="0" w:color="auto"/>
            <w:bottom w:val="none" w:sz="0" w:space="0" w:color="auto"/>
            <w:right w:val="none" w:sz="0" w:space="0" w:color="auto"/>
          </w:divBdr>
        </w:div>
        <w:div w:id="2094621152">
          <w:marLeft w:val="480"/>
          <w:marRight w:val="0"/>
          <w:marTop w:val="0"/>
          <w:marBottom w:val="0"/>
          <w:divBdr>
            <w:top w:val="none" w:sz="0" w:space="0" w:color="auto"/>
            <w:left w:val="none" w:sz="0" w:space="0" w:color="auto"/>
            <w:bottom w:val="none" w:sz="0" w:space="0" w:color="auto"/>
            <w:right w:val="none" w:sz="0" w:space="0" w:color="auto"/>
          </w:divBdr>
        </w:div>
        <w:div w:id="2142453969">
          <w:marLeft w:val="480"/>
          <w:marRight w:val="0"/>
          <w:marTop w:val="0"/>
          <w:marBottom w:val="0"/>
          <w:divBdr>
            <w:top w:val="none" w:sz="0" w:space="0" w:color="auto"/>
            <w:left w:val="none" w:sz="0" w:space="0" w:color="auto"/>
            <w:bottom w:val="none" w:sz="0" w:space="0" w:color="auto"/>
            <w:right w:val="none" w:sz="0" w:space="0" w:color="auto"/>
          </w:divBdr>
        </w:div>
      </w:divsChild>
    </w:div>
    <w:div w:id="1393429452">
      <w:bodyDiv w:val="1"/>
      <w:marLeft w:val="0"/>
      <w:marRight w:val="0"/>
      <w:marTop w:val="0"/>
      <w:marBottom w:val="0"/>
      <w:divBdr>
        <w:top w:val="none" w:sz="0" w:space="0" w:color="auto"/>
        <w:left w:val="none" w:sz="0" w:space="0" w:color="auto"/>
        <w:bottom w:val="none" w:sz="0" w:space="0" w:color="auto"/>
        <w:right w:val="none" w:sz="0" w:space="0" w:color="auto"/>
      </w:divBdr>
    </w:div>
    <w:div w:id="1394499018">
      <w:bodyDiv w:val="1"/>
      <w:marLeft w:val="0"/>
      <w:marRight w:val="0"/>
      <w:marTop w:val="0"/>
      <w:marBottom w:val="0"/>
      <w:divBdr>
        <w:top w:val="none" w:sz="0" w:space="0" w:color="auto"/>
        <w:left w:val="none" w:sz="0" w:space="0" w:color="auto"/>
        <w:bottom w:val="none" w:sz="0" w:space="0" w:color="auto"/>
        <w:right w:val="none" w:sz="0" w:space="0" w:color="auto"/>
      </w:divBdr>
      <w:divsChild>
        <w:div w:id="43650844">
          <w:marLeft w:val="480"/>
          <w:marRight w:val="0"/>
          <w:marTop w:val="0"/>
          <w:marBottom w:val="0"/>
          <w:divBdr>
            <w:top w:val="none" w:sz="0" w:space="0" w:color="auto"/>
            <w:left w:val="none" w:sz="0" w:space="0" w:color="auto"/>
            <w:bottom w:val="none" w:sz="0" w:space="0" w:color="auto"/>
            <w:right w:val="none" w:sz="0" w:space="0" w:color="auto"/>
          </w:divBdr>
        </w:div>
        <w:div w:id="91361696">
          <w:marLeft w:val="480"/>
          <w:marRight w:val="0"/>
          <w:marTop w:val="0"/>
          <w:marBottom w:val="0"/>
          <w:divBdr>
            <w:top w:val="none" w:sz="0" w:space="0" w:color="auto"/>
            <w:left w:val="none" w:sz="0" w:space="0" w:color="auto"/>
            <w:bottom w:val="none" w:sz="0" w:space="0" w:color="auto"/>
            <w:right w:val="none" w:sz="0" w:space="0" w:color="auto"/>
          </w:divBdr>
        </w:div>
        <w:div w:id="125393667">
          <w:marLeft w:val="480"/>
          <w:marRight w:val="0"/>
          <w:marTop w:val="0"/>
          <w:marBottom w:val="0"/>
          <w:divBdr>
            <w:top w:val="none" w:sz="0" w:space="0" w:color="auto"/>
            <w:left w:val="none" w:sz="0" w:space="0" w:color="auto"/>
            <w:bottom w:val="none" w:sz="0" w:space="0" w:color="auto"/>
            <w:right w:val="none" w:sz="0" w:space="0" w:color="auto"/>
          </w:divBdr>
        </w:div>
        <w:div w:id="189225578">
          <w:marLeft w:val="480"/>
          <w:marRight w:val="0"/>
          <w:marTop w:val="0"/>
          <w:marBottom w:val="0"/>
          <w:divBdr>
            <w:top w:val="none" w:sz="0" w:space="0" w:color="auto"/>
            <w:left w:val="none" w:sz="0" w:space="0" w:color="auto"/>
            <w:bottom w:val="none" w:sz="0" w:space="0" w:color="auto"/>
            <w:right w:val="none" w:sz="0" w:space="0" w:color="auto"/>
          </w:divBdr>
        </w:div>
        <w:div w:id="190388563">
          <w:marLeft w:val="480"/>
          <w:marRight w:val="0"/>
          <w:marTop w:val="0"/>
          <w:marBottom w:val="0"/>
          <w:divBdr>
            <w:top w:val="none" w:sz="0" w:space="0" w:color="auto"/>
            <w:left w:val="none" w:sz="0" w:space="0" w:color="auto"/>
            <w:bottom w:val="none" w:sz="0" w:space="0" w:color="auto"/>
            <w:right w:val="none" w:sz="0" w:space="0" w:color="auto"/>
          </w:divBdr>
        </w:div>
        <w:div w:id="272056450">
          <w:marLeft w:val="480"/>
          <w:marRight w:val="0"/>
          <w:marTop w:val="0"/>
          <w:marBottom w:val="0"/>
          <w:divBdr>
            <w:top w:val="none" w:sz="0" w:space="0" w:color="auto"/>
            <w:left w:val="none" w:sz="0" w:space="0" w:color="auto"/>
            <w:bottom w:val="none" w:sz="0" w:space="0" w:color="auto"/>
            <w:right w:val="none" w:sz="0" w:space="0" w:color="auto"/>
          </w:divBdr>
        </w:div>
        <w:div w:id="304970893">
          <w:marLeft w:val="480"/>
          <w:marRight w:val="0"/>
          <w:marTop w:val="0"/>
          <w:marBottom w:val="0"/>
          <w:divBdr>
            <w:top w:val="none" w:sz="0" w:space="0" w:color="auto"/>
            <w:left w:val="none" w:sz="0" w:space="0" w:color="auto"/>
            <w:bottom w:val="none" w:sz="0" w:space="0" w:color="auto"/>
            <w:right w:val="none" w:sz="0" w:space="0" w:color="auto"/>
          </w:divBdr>
        </w:div>
        <w:div w:id="314376596">
          <w:marLeft w:val="480"/>
          <w:marRight w:val="0"/>
          <w:marTop w:val="0"/>
          <w:marBottom w:val="0"/>
          <w:divBdr>
            <w:top w:val="none" w:sz="0" w:space="0" w:color="auto"/>
            <w:left w:val="none" w:sz="0" w:space="0" w:color="auto"/>
            <w:bottom w:val="none" w:sz="0" w:space="0" w:color="auto"/>
            <w:right w:val="none" w:sz="0" w:space="0" w:color="auto"/>
          </w:divBdr>
        </w:div>
        <w:div w:id="315692396">
          <w:marLeft w:val="480"/>
          <w:marRight w:val="0"/>
          <w:marTop w:val="0"/>
          <w:marBottom w:val="0"/>
          <w:divBdr>
            <w:top w:val="none" w:sz="0" w:space="0" w:color="auto"/>
            <w:left w:val="none" w:sz="0" w:space="0" w:color="auto"/>
            <w:bottom w:val="none" w:sz="0" w:space="0" w:color="auto"/>
            <w:right w:val="none" w:sz="0" w:space="0" w:color="auto"/>
          </w:divBdr>
        </w:div>
        <w:div w:id="332800381">
          <w:marLeft w:val="480"/>
          <w:marRight w:val="0"/>
          <w:marTop w:val="0"/>
          <w:marBottom w:val="0"/>
          <w:divBdr>
            <w:top w:val="none" w:sz="0" w:space="0" w:color="auto"/>
            <w:left w:val="none" w:sz="0" w:space="0" w:color="auto"/>
            <w:bottom w:val="none" w:sz="0" w:space="0" w:color="auto"/>
            <w:right w:val="none" w:sz="0" w:space="0" w:color="auto"/>
          </w:divBdr>
        </w:div>
        <w:div w:id="336426678">
          <w:marLeft w:val="480"/>
          <w:marRight w:val="0"/>
          <w:marTop w:val="0"/>
          <w:marBottom w:val="0"/>
          <w:divBdr>
            <w:top w:val="none" w:sz="0" w:space="0" w:color="auto"/>
            <w:left w:val="none" w:sz="0" w:space="0" w:color="auto"/>
            <w:bottom w:val="none" w:sz="0" w:space="0" w:color="auto"/>
            <w:right w:val="none" w:sz="0" w:space="0" w:color="auto"/>
          </w:divBdr>
        </w:div>
        <w:div w:id="346323598">
          <w:marLeft w:val="480"/>
          <w:marRight w:val="0"/>
          <w:marTop w:val="0"/>
          <w:marBottom w:val="0"/>
          <w:divBdr>
            <w:top w:val="none" w:sz="0" w:space="0" w:color="auto"/>
            <w:left w:val="none" w:sz="0" w:space="0" w:color="auto"/>
            <w:bottom w:val="none" w:sz="0" w:space="0" w:color="auto"/>
            <w:right w:val="none" w:sz="0" w:space="0" w:color="auto"/>
          </w:divBdr>
        </w:div>
        <w:div w:id="348527480">
          <w:marLeft w:val="480"/>
          <w:marRight w:val="0"/>
          <w:marTop w:val="0"/>
          <w:marBottom w:val="0"/>
          <w:divBdr>
            <w:top w:val="none" w:sz="0" w:space="0" w:color="auto"/>
            <w:left w:val="none" w:sz="0" w:space="0" w:color="auto"/>
            <w:bottom w:val="none" w:sz="0" w:space="0" w:color="auto"/>
            <w:right w:val="none" w:sz="0" w:space="0" w:color="auto"/>
          </w:divBdr>
        </w:div>
        <w:div w:id="402023795">
          <w:marLeft w:val="480"/>
          <w:marRight w:val="0"/>
          <w:marTop w:val="0"/>
          <w:marBottom w:val="0"/>
          <w:divBdr>
            <w:top w:val="none" w:sz="0" w:space="0" w:color="auto"/>
            <w:left w:val="none" w:sz="0" w:space="0" w:color="auto"/>
            <w:bottom w:val="none" w:sz="0" w:space="0" w:color="auto"/>
            <w:right w:val="none" w:sz="0" w:space="0" w:color="auto"/>
          </w:divBdr>
        </w:div>
        <w:div w:id="412701620">
          <w:marLeft w:val="480"/>
          <w:marRight w:val="0"/>
          <w:marTop w:val="0"/>
          <w:marBottom w:val="0"/>
          <w:divBdr>
            <w:top w:val="none" w:sz="0" w:space="0" w:color="auto"/>
            <w:left w:val="none" w:sz="0" w:space="0" w:color="auto"/>
            <w:bottom w:val="none" w:sz="0" w:space="0" w:color="auto"/>
            <w:right w:val="none" w:sz="0" w:space="0" w:color="auto"/>
          </w:divBdr>
        </w:div>
        <w:div w:id="418185645">
          <w:marLeft w:val="480"/>
          <w:marRight w:val="0"/>
          <w:marTop w:val="0"/>
          <w:marBottom w:val="0"/>
          <w:divBdr>
            <w:top w:val="none" w:sz="0" w:space="0" w:color="auto"/>
            <w:left w:val="none" w:sz="0" w:space="0" w:color="auto"/>
            <w:bottom w:val="none" w:sz="0" w:space="0" w:color="auto"/>
            <w:right w:val="none" w:sz="0" w:space="0" w:color="auto"/>
          </w:divBdr>
        </w:div>
        <w:div w:id="430441337">
          <w:marLeft w:val="480"/>
          <w:marRight w:val="0"/>
          <w:marTop w:val="0"/>
          <w:marBottom w:val="0"/>
          <w:divBdr>
            <w:top w:val="none" w:sz="0" w:space="0" w:color="auto"/>
            <w:left w:val="none" w:sz="0" w:space="0" w:color="auto"/>
            <w:bottom w:val="none" w:sz="0" w:space="0" w:color="auto"/>
            <w:right w:val="none" w:sz="0" w:space="0" w:color="auto"/>
          </w:divBdr>
        </w:div>
        <w:div w:id="434979795">
          <w:marLeft w:val="480"/>
          <w:marRight w:val="0"/>
          <w:marTop w:val="0"/>
          <w:marBottom w:val="0"/>
          <w:divBdr>
            <w:top w:val="none" w:sz="0" w:space="0" w:color="auto"/>
            <w:left w:val="none" w:sz="0" w:space="0" w:color="auto"/>
            <w:bottom w:val="none" w:sz="0" w:space="0" w:color="auto"/>
            <w:right w:val="none" w:sz="0" w:space="0" w:color="auto"/>
          </w:divBdr>
        </w:div>
        <w:div w:id="441415632">
          <w:marLeft w:val="480"/>
          <w:marRight w:val="0"/>
          <w:marTop w:val="0"/>
          <w:marBottom w:val="0"/>
          <w:divBdr>
            <w:top w:val="none" w:sz="0" w:space="0" w:color="auto"/>
            <w:left w:val="none" w:sz="0" w:space="0" w:color="auto"/>
            <w:bottom w:val="none" w:sz="0" w:space="0" w:color="auto"/>
            <w:right w:val="none" w:sz="0" w:space="0" w:color="auto"/>
          </w:divBdr>
        </w:div>
        <w:div w:id="501702393">
          <w:marLeft w:val="480"/>
          <w:marRight w:val="0"/>
          <w:marTop w:val="0"/>
          <w:marBottom w:val="0"/>
          <w:divBdr>
            <w:top w:val="none" w:sz="0" w:space="0" w:color="auto"/>
            <w:left w:val="none" w:sz="0" w:space="0" w:color="auto"/>
            <w:bottom w:val="none" w:sz="0" w:space="0" w:color="auto"/>
            <w:right w:val="none" w:sz="0" w:space="0" w:color="auto"/>
          </w:divBdr>
        </w:div>
        <w:div w:id="548415921">
          <w:marLeft w:val="480"/>
          <w:marRight w:val="0"/>
          <w:marTop w:val="0"/>
          <w:marBottom w:val="0"/>
          <w:divBdr>
            <w:top w:val="none" w:sz="0" w:space="0" w:color="auto"/>
            <w:left w:val="none" w:sz="0" w:space="0" w:color="auto"/>
            <w:bottom w:val="none" w:sz="0" w:space="0" w:color="auto"/>
            <w:right w:val="none" w:sz="0" w:space="0" w:color="auto"/>
          </w:divBdr>
        </w:div>
        <w:div w:id="563370337">
          <w:marLeft w:val="480"/>
          <w:marRight w:val="0"/>
          <w:marTop w:val="0"/>
          <w:marBottom w:val="0"/>
          <w:divBdr>
            <w:top w:val="none" w:sz="0" w:space="0" w:color="auto"/>
            <w:left w:val="none" w:sz="0" w:space="0" w:color="auto"/>
            <w:bottom w:val="none" w:sz="0" w:space="0" w:color="auto"/>
            <w:right w:val="none" w:sz="0" w:space="0" w:color="auto"/>
          </w:divBdr>
        </w:div>
        <w:div w:id="564490284">
          <w:marLeft w:val="480"/>
          <w:marRight w:val="0"/>
          <w:marTop w:val="0"/>
          <w:marBottom w:val="0"/>
          <w:divBdr>
            <w:top w:val="none" w:sz="0" w:space="0" w:color="auto"/>
            <w:left w:val="none" w:sz="0" w:space="0" w:color="auto"/>
            <w:bottom w:val="none" w:sz="0" w:space="0" w:color="auto"/>
            <w:right w:val="none" w:sz="0" w:space="0" w:color="auto"/>
          </w:divBdr>
        </w:div>
        <w:div w:id="576213108">
          <w:marLeft w:val="480"/>
          <w:marRight w:val="0"/>
          <w:marTop w:val="0"/>
          <w:marBottom w:val="0"/>
          <w:divBdr>
            <w:top w:val="none" w:sz="0" w:space="0" w:color="auto"/>
            <w:left w:val="none" w:sz="0" w:space="0" w:color="auto"/>
            <w:bottom w:val="none" w:sz="0" w:space="0" w:color="auto"/>
            <w:right w:val="none" w:sz="0" w:space="0" w:color="auto"/>
          </w:divBdr>
        </w:div>
        <w:div w:id="594901248">
          <w:marLeft w:val="480"/>
          <w:marRight w:val="0"/>
          <w:marTop w:val="0"/>
          <w:marBottom w:val="0"/>
          <w:divBdr>
            <w:top w:val="none" w:sz="0" w:space="0" w:color="auto"/>
            <w:left w:val="none" w:sz="0" w:space="0" w:color="auto"/>
            <w:bottom w:val="none" w:sz="0" w:space="0" w:color="auto"/>
            <w:right w:val="none" w:sz="0" w:space="0" w:color="auto"/>
          </w:divBdr>
        </w:div>
        <w:div w:id="619070252">
          <w:marLeft w:val="480"/>
          <w:marRight w:val="0"/>
          <w:marTop w:val="0"/>
          <w:marBottom w:val="0"/>
          <w:divBdr>
            <w:top w:val="none" w:sz="0" w:space="0" w:color="auto"/>
            <w:left w:val="none" w:sz="0" w:space="0" w:color="auto"/>
            <w:bottom w:val="none" w:sz="0" w:space="0" w:color="auto"/>
            <w:right w:val="none" w:sz="0" w:space="0" w:color="auto"/>
          </w:divBdr>
        </w:div>
        <w:div w:id="648902674">
          <w:marLeft w:val="480"/>
          <w:marRight w:val="0"/>
          <w:marTop w:val="0"/>
          <w:marBottom w:val="0"/>
          <w:divBdr>
            <w:top w:val="none" w:sz="0" w:space="0" w:color="auto"/>
            <w:left w:val="none" w:sz="0" w:space="0" w:color="auto"/>
            <w:bottom w:val="none" w:sz="0" w:space="0" w:color="auto"/>
            <w:right w:val="none" w:sz="0" w:space="0" w:color="auto"/>
          </w:divBdr>
        </w:div>
        <w:div w:id="654115187">
          <w:marLeft w:val="480"/>
          <w:marRight w:val="0"/>
          <w:marTop w:val="0"/>
          <w:marBottom w:val="0"/>
          <w:divBdr>
            <w:top w:val="none" w:sz="0" w:space="0" w:color="auto"/>
            <w:left w:val="none" w:sz="0" w:space="0" w:color="auto"/>
            <w:bottom w:val="none" w:sz="0" w:space="0" w:color="auto"/>
            <w:right w:val="none" w:sz="0" w:space="0" w:color="auto"/>
          </w:divBdr>
        </w:div>
        <w:div w:id="673144636">
          <w:marLeft w:val="480"/>
          <w:marRight w:val="0"/>
          <w:marTop w:val="0"/>
          <w:marBottom w:val="0"/>
          <w:divBdr>
            <w:top w:val="none" w:sz="0" w:space="0" w:color="auto"/>
            <w:left w:val="none" w:sz="0" w:space="0" w:color="auto"/>
            <w:bottom w:val="none" w:sz="0" w:space="0" w:color="auto"/>
            <w:right w:val="none" w:sz="0" w:space="0" w:color="auto"/>
          </w:divBdr>
        </w:div>
        <w:div w:id="730081392">
          <w:marLeft w:val="480"/>
          <w:marRight w:val="0"/>
          <w:marTop w:val="0"/>
          <w:marBottom w:val="0"/>
          <w:divBdr>
            <w:top w:val="none" w:sz="0" w:space="0" w:color="auto"/>
            <w:left w:val="none" w:sz="0" w:space="0" w:color="auto"/>
            <w:bottom w:val="none" w:sz="0" w:space="0" w:color="auto"/>
            <w:right w:val="none" w:sz="0" w:space="0" w:color="auto"/>
          </w:divBdr>
        </w:div>
        <w:div w:id="857887310">
          <w:marLeft w:val="480"/>
          <w:marRight w:val="0"/>
          <w:marTop w:val="0"/>
          <w:marBottom w:val="0"/>
          <w:divBdr>
            <w:top w:val="none" w:sz="0" w:space="0" w:color="auto"/>
            <w:left w:val="none" w:sz="0" w:space="0" w:color="auto"/>
            <w:bottom w:val="none" w:sz="0" w:space="0" w:color="auto"/>
            <w:right w:val="none" w:sz="0" w:space="0" w:color="auto"/>
          </w:divBdr>
        </w:div>
        <w:div w:id="859860393">
          <w:marLeft w:val="480"/>
          <w:marRight w:val="0"/>
          <w:marTop w:val="0"/>
          <w:marBottom w:val="0"/>
          <w:divBdr>
            <w:top w:val="none" w:sz="0" w:space="0" w:color="auto"/>
            <w:left w:val="none" w:sz="0" w:space="0" w:color="auto"/>
            <w:bottom w:val="none" w:sz="0" w:space="0" w:color="auto"/>
            <w:right w:val="none" w:sz="0" w:space="0" w:color="auto"/>
          </w:divBdr>
        </w:div>
        <w:div w:id="956105109">
          <w:marLeft w:val="480"/>
          <w:marRight w:val="0"/>
          <w:marTop w:val="0"/>
          <w:marBottom w:val="0"/>
          <w:divBdr>
            <w:top w:val="none" w:sz="0" w:space="0" w:color="auto"/>
            <w:left w:val="none" w:sz="0" w:space="0" w:color="auto"/>
            <w:bottom w:val="none" w:sz="0" w:space="0" w:color="auto"/>
            <w:right w:val="none" w:sz="0" w:space="0" w:color="auto"/>
          </w:divBdr>
        </w:div>
        <w:div w:id="963658861">
          <w:marLeft w:val="480"/>
          <w:marRight w:val="0"/>
          <w:marTop w:val="0"/>
          <w:marBottom w:val="0"/>
          <w:divBdr>
            <w:top w:val="none" w:sz="0" w:space="0" w:color="auto"/>
            <w:left w:val="none" w:sz="0" w:space="0" w:color="auto"/>
            <w:bottom w:val="none" w:sz="0" w:space="0" w:color="auto"/>
            <w:right w:val="none" w:sz="0" w:space="0" w:color="auto"/>
          </w:divBdr>
        </w:div>
        <w:div w:id="967859015">
          <w:marLeft w:val="480"/>
          <w:marRight w:val="0"/>
          <w:marTop w:val="0"/>
          <w:marBottom w:val="0"/>
          <w:divBdr>
            <w:top w:val="none" w:sz="0" w:space="0" w:color="auto"/>
            <w:left w:val="none" w:sz="0" w:space="0" w:color="auto"/>
            <w:bottom w:val="none" w:sz="0" w:space="0" w:color="auto"/>
            <w:right w:val="none" w:sz="0" w:space="0" w:color="auto"/>
          </w:divBdr>
        </w:div>
        <w:div w:id="1013066016">
          <w:marLeft w:val="480"/>
          <w:marRight w:val="0"/>
          <w:marTop w:val="0"/>
          <w:marBottom w:val="0"/>
          <w:divBdr>
            <w:top w:val="none" w:sz="0" w:space="0" w:color="auto"/>
            <w:left w:val="none" w:sz="0" w:space="0" w:color="auto"/>
            <w:bottom w:val="none" w:sz="0" w:space="0" w:color="auto"/>
            <w:right w:val="none" w:sz="0" w:space="0" w:color="auto"/>
          </w:divBdr>
        </w:div>
        <w:div w:id="1041637581">
          <w:marLeft w:val="480"/>
          <w:marRight w:val="0"/>
          <w:marTop w:val="0"/>
          <w:marBottom w:val="0"/>
          <w:divBdr>
            <w:top w:val="none" w:sz="0" w:space="0" w:color="auto"/>
            <w:left w:val="none" w:sz="0" w:space="0" w:color="auto"/>
            <w:bottom w:val="none" w:sz="0" w:space="0" w:color="auto"/>
            <w:right w:val="none" w:sz="0" w:space="0" w:color="auto"/>
          </w:divBdr>
        </w:div>
        <w:div w:id="1078790433">
          <w:marLeft w:val="480"/>
          <w:marRight w:val="0"/>
          <w:marTop w:val="0"/>
          <w:marBottom w:val="0"/>
          <w:divBdr>
            <w:top w:val="none" w:sz="0" w:space="0" w:color="auto"/>
            <w:left w:val="none" w:sz="0" w:space="0" w:color="auto"/>
            <w:bottom w:val="none" w:sz="0" w:space="0" w:color="auto"/>
            <w:right w:val="none" w:sz="0" w:space="0" w:color="auto"/>
          </w:divBdr>
        </w:div>
        <w:div w:id="1087967454">
          <w:marLeft w:val="480"/>
          <w:marRight w:val="0"/>
          <w:marTop w:val="0"/>
          <w:marBottom w:val="0"/>
          <w:divBdr>
            <w:top w:val="none" w:sz="0" w:space="0" w:color="auto"/>
            <w:left w:val="none" w:sz="0" w:space="0" w:color="auto"/>
            <w:bottom w:val="none" w:sz="0" w:space="0" w:color="auto"/>
            <w:right w:val="none" w:sz="0" w:space="0" w:color="auto"/>
          </w:divBdr>
        </w:div>
        <w:div w:id="1101872283">
          <w:marLeft w:val="480"/>
          <w:marRight w:val="0"/>
          <w:marTop w:val="0"/>
          <w:marBottom w:val="0"/>
          <w:divBdr>
            <w:top w:val="none" w:sz="0" w:space="0" w:color="auto"/>
            <w:left w:val="none" w:sz="0" w:space="0" w:color="auto"/>
            <w:bottom w:val="none" w:sz="0" w:space="0" w:color="auto"/>
            <w:right w:val="none" w:sz="0" w:space="0" w:color="auto"/>
          </w:divBdr>
        </w:div>
        <w:div w:id="1103184169">
          <w:marLeft w:val="480"/>
          <w:marRight w:val="0"/>
          <w:marTop w:val="0"/>
          <w:marBottom w:val="0"/>
          <w:divBdr>
            <w:top w:val="none" w:sz="0" w:space="0" w:color="auto"/>
            <w:left w:val="none" w:sz="0" w:space="0" w:color="auto"/>
            <w:bottom w:val="none" w:sz="0" w:space="0" w:color="auto"/>
            <w:right w:val="none" w:sz="0" w:space="0" w:color="auto"/>
          </w:divBdr>
        </w:div>
        <w:div w:id="1114901857">
          <w:marLeft w:val="480"/>
          <w:marRight w:val="0"/>
          <w:marTop w:val="0"/>
          <w:marBottom w:val="0"/>
          <w:divBdr>
            <w:top w:val="none" w:sz="0" w:space="0" w:color="auto"/>
            <w:left w:val="none" w:sz="0" w:space="0" w:color="auto"/>
            <w:bottom w:val="none" w:sz="0" w:space="0" w:color="auto"/>
            <w:right w:val="none" w:sz="0" w:space="0" w:color="auto"/>
          </w:divBdr>
        </w:div>
        <w:div w:id="1116484331">
          <w:marLeft w:val="480"/>
          <w:marRight w:val="0"/>
          <w:marTop w:val="0"/>
          <w:marBottom w:val="0"/>
          <w:divBdr>
            <w:top w:val="none" w:sz="0" w:space="0" w:color="auto"/>
            <w:left w:val="none" w:sz="0" w:space="0" w:color="auto"/>
            <w:bottom w:val="none" w:sz="0" w:space="0" w:color="auto"/>
            <w:right w:val="none" w:sz="0" w:space="0" w:color="auto"/>
          </w:divBdr>
        </w:div>
        <w:div w:id="1150293433">
          <w:marLeft w:val="480"/>
          <w:marRight w:val="0"/>
          <w:marTop w:val="0"/>
          <w:marBottom w:val="0"/>
          <w:divBdr>
            <w:top w:val="none" w:sz="0" w:space="0" w:color="auto"/>
            <w:left w:val="none" w:sz="0" w:space="0" w:color="auto"/>
            <w:bottom w:val="none" w:sz="0" w:space="0" w:color="auto"/>
            <w:right w:val="none" w:sz="0" w:space="0" w:color="auto"/>
          </w:divBdr>
        </w:div>
        <w:div w:id="1157964224">
          <w:marLeft w:val="480"/>
          <w:marRight w:val="0"/>
          <w:marTop w:val="0"/>
          <w:marBottom w:val="0"/>
          <w:divBdr>
            <w:top w:val="none" w:sz="0" w:space="0" w:color="auto"/>
            <w:left w:val="none" w:sz="0" w:space="0" w:color="auto"/>
            <w:bottom w:val="none" w:sz="0" w:space="0" w:color="auto"/>
            <w:right w:val="none" w:sz="0" w:space="0" w:color="auto"/>
          </w:divBdr>
        </w:div>
        <w:div w:id="1170370382">
          <w:marLeft w:val="480"/>
          <w:marRight w:val="0"/>
          <w:marTop w:val="0"/>
          <w:marBottom w:val="0"/>
          <w:divBdr>
            <w:top w:val="none" w:sz="0" w:space="0" w:color="auto"/>
            <w:left w:val="none" w:sz="0" w:space="0" w:color="auto"/>
            <w:bottom w:val="none" w:sz="0" w:space="0" w:color="auto"/>
            <w:right w:val="none" w:sz="0" w:space="0" w:color="auto"/>
          </w:divBdr>
        </w:div>
        <w:div w:id="1198785507">
          <w:marLeft w:val="480"/>
          <w:marRight w:val="0"/>
          <w:marTop w:val="0"/>
          <w:marBottom w:val="0"/>
          <w:divBdr>
            <w:top w:val="none" w:sz="0" w:space="0" w:color="auto"/>
            <w:left w:val="none" w:sz="0" w:space="0" w:color="auto"/>
            <w:bottom w:val="none" w:sz="0" w:space="0" w:color="auto"/>
            <w:right w:val="none" w:sz="0" w:space="0" w:color="auto"/>
          </w:divBdr>
        </w:div>
        <w:div w:id="1212041111">
          <w:marLeft w:val="480"/>
          <w:marRight w:val="0"/>
          <w:marTop w:val="0"/>
          <w:marBottom w:val="0"/>
          <w:divBdr>
            <w:top w:val="none" w:sz="0" w:space="0" w:color="auto"/>
            <w:left w:val="none" w:sz="0" w:space="0" w:color="auto"/>
            <w:bottom w:val="none" w:sz="0" w:space="0" w:color="auto"/>
            <w:right w:val="none" w:sz="0" w:space="0" w:color="auto"/>
          </w:divBdr>
        </w:div>
        <w:div w:id="1281837468">
          <w:marLeft w:val="480"/>
          <w:marRight w:val="0"/>
          <w:marTop w:val="0"/>
          <w:marBottom w:val="0"/>
          <w:divBdr>
            <w:top w:val="none" w:sz="0" w:space="0" w:color="auto"/>
            <w:left w:val="none" w:sz="0" w:space="0" w:color="auto"/>
            <w:bottom w:val="none" w:sz="0" w:space="0" w:color="auto"/>
            <w:right w:val="none" w:sz="0" w:space="0" w:color="auto"/>
          </w:divBdr>
        </w:div>
        <w:div w:id="1308632343">
          <w:marLeft w:val="480"/>
          <w:marRight w:val="0"/>
          <w:marTop w:val="0"/>
          <w:marBottom w:val="0"/>
          <w:divBdr>
            <w:top w:val="none" w:sz="0" w:space="0" w:color="auto"/>
            <w:left w:val="none" w:sz="0" w:space="0" w:color="auto"/>
            <w:bottom w:val="none" w:sz="0" w:space="0" w:color="auto"/>
            <w:right w:val="none" w:sz="0" w:space="0" w:color="auto"/>
          </w:divBdr>
        </w:div>
        <w:div w:id="1333409244">
          <w:marLeft w:val="480"/>
          <w:marRight w:val="0"/>
          <w:marTop w:val="0"/>
          <w:marBottom w:val="0"/>
          <w:divBdr>
            <w:top w:val="none" w:sz="0" w:space="0" w:color="auto"/>
            <w:left w:val="none" w:sz="0" w:space="0" w:color="auto"/>
            <w:bottom w:val="none" w:sz="0" w:space="0" w:color="auto"/>
            <w:right w:val="none" w:sz="0" w:space="0" w:color="auto"/>
          </w:divBdr>
        </w:div>
        <w:div w:id="1353187904">
          <w:marLeft w:val="480"/>
          <w:marRight w:val="0"/>
          <w:marTop w:val="0"/>
          <w:marBottom w:val="0"/>
          <w:divBdr>
            <w:top w:val="none" w:sz="0" w:space="0" w:color="auto"/>
            <w:left w:val="none" w:sz="0" w:space="0" w:color="auto"/>
            <w:bottom w:val="none" w:sz="0" w:space="0" w:color="auto"/>
            <w:right w:val="none" w:sz="0" w:space="0" w:color="auto"/>
          </w:divBdr>
        </w:div>
        <w:div w:id="1354070027">
          <w:marLeft w:val="480"/>
          <w:marRight w:val="0"/>
          <w:marTop w:val="0"/>
          <w:marBottom w:val="0"/>
          <w:divBdr>
            <w:top w:val="none" w:sz="0" w:space="0" w:color="auto"/>
            <w:left w:val="none" w:sz="0" w:space="0" w:color="auto"/>
            <w:bottom w:val="none" w:sz="0" w:space="0" w:color="auto"/>
            <w:right w:val="none" w:sz="0" w:space="0" w:color="auto"/>
          </w:divBdr>
        </w:div>
        <w:div w:id="1355886741">
          <w:marLeft w:val="480"/>
          <w:marRight w:val="0"/>
          <w:marTop w:val="0"/>
          <w:marBottom w:val="0"/>
          <w:divBdr>
            <w:top w:val="none" w:sz="0" w:space="0" w:color="auto"/>
            <w:left w:val="none" w:sz="0" w:space="0" w:color="auto"/>
            <w:bottom w:val="none" w:sz="0" w:space="0" w:color="auto"/>
            <w:right w:val="none" w:sz="0" w:space="0" w:color="auto"/>
          </w:divBdr>
        </w:div>
        <w:div w:id="1389919208">
          <w:marLeft w:val="480"/>
          <w:marRight w:val="0"/>
          <w:marTop w:val="0"/>
          <w:marBottom w:val="0"/>
          <w:divBdr>
            <w:top w:val="none" w:sz="0" w:space="0" w:color="auto"/>
            <w:left w:val="none" w:sz="0" w:space="0" w:color="auto"/>
            <w:bottom w:val="none" w:sz="0" w:space="0" w:color="auto"/>
            <w:right w:val="none" w:sz="0" w:space="0" w:color="auto"/>
          </w:divBdr>
        </w:div>
        <w:div w:id="1391877486">
          <w:marLeft w:val="480"/>
          <w:marRight w:val="0"/>
          <w:marTop w:val="0"/>
          <w:marBottom w:val="0"/>
          <w:divBdr>
            <w:top w:val="none" w:sz="0" w:space="0" w:color="auto"/>
            <w:left w:val="none" w:sz="0" w:space="0" w:color="auto"/>
            <w:bottom w:val="none" w:sz="0" w:space="0" w:color="auto"/>
            <w:right w:val="none" w:sz="0" w:space="0" w:color="auto"/>
          </w:divBdr>
        </w:div>
        <w:div w:id="1451316732">
          <w:marLeft w:val="480"/>
          <w:marRight w:val="0"/>
          <w:marTop w:val="0"/>
          <w:marBottom w:val="0"/>
          <w:divBdr>
            <w:top w:val="none" w:sz="0" w:space="0" w:color="auto"/>
            <w:left w:val="none" w:sz="0" w:space="0" w:color="auto"/>
            <w:bottom w:val="none" w:sz="0" w:space="0" w:color="auto"/>
            <w:right w:val="none" w:sz="0" w:space="0" w:color="auto"/>
          </w:divBdr>
        </w:div>
        <w:div w:id="1461341158">
          <w:marLeft w:val="480"/>
          <w:marRight w:val="0"/>
          <w:marTop w:val="0"/>
          <w:marBottom w:val="0"/>
          <w:divBdr>
            <w:top w:val="none" w:sz="0" w:space="0" w:color="auto"/>
            <w:left w:val="none" w:sz="0" w:space="0" w:color="auto"/>
            <w:bottom w:val="none" w:sz="0" w:space="0" w:color="auto"/>
            <w:right w:val="none" w:sz="0" w:space="0" w:color="auto"/>
          </w:divBdr>
        </w:div>
        <w:div w:id="1482692881">
          <w:marLeft w:val="480"/>
          <w:marRight w:val="0"/>
          <w:marTop w:val="0"/>
          <w:marBottom w:val="0"/>
          <w:divBdr>
            <w:top w:val="none" w:sz="0" w:space="0" w:color="auto"/>
            <w:left w:val="none" w:sz="0" w:space="0" w:color="auto"/>
            <w:bottom w:val="none" w:sz="0" w:space="0" w:color="auto"/>
            <w:right w:val="none" w:sz="0" w:space="0" w:color="auto"/>
          </w:divBdr>
        </w:div>
        <w:div w:id="1486582613">
          <w:marLeft w:val="480"/>
          <w:marRight w:val="0"/>
          <w:marTop w:val="0"/>
          <w:marBottom w:val="0"/>
          <w:divBdr>
            <w:top w:val="none" w:sz="0" w:space="0" w:color="auto"/>
            <w:left w:val="none" w:sz="0" w:space="0" w:color="auto"/>
            <w:bottom w:val="none" w:sz="0" w:space="0" w:color="auto"/>
            <w:right w:val="none" w:sz="0" w:space="0" w:color="auto"/>
          </w:divBdr>
        </w:div>
        <w:div w:id="1534271989">
          <w:marLeft w:val="480"/>
          <w:marRight w:val="0"/>
          <w:marTop w:val="0"/>
          <w:marBottom w:val="0"/>
          <w:divBdr>
            <w:top w:val="none" w:sz="0" w:space="0" w:color="auto"/>
            <w:left w:val="none" w:sz="0" w:space="0" w:color="auto"/>
            <w:bottom w:val="none" w:sz="0" w:space="0" w:color="auto"/>
            <w:right w:val="none" w:sz="0" w:space="0" w:color="auto"/>
          </w:divBdr>
        </w:div>
        <w:div w:id="1601723240">
          <w:marLeft w:val="480"/>
          <w:marRight w:val="0"/>
          <w:marTop w:val="0"/>
          <w:marBottom w:val="0"/>
          <w:divBdr>
            <w:top w:val="none" w:sz="0" w:space="0" w:color="auto"/>
            <w:left w:val="none" w:sz="0" w:space="0" w:color="auto"/>
            <w:bottom w:val="none" w:sz="0" w:space="0" w:color="auto"/>
            <w:right w:val="none" w:sz="0" w:space="0" w:color="auto"/>
          </w:divBdr>
        </w:div>
        <w:div w:id="1602445082">
          <w:marLeft w:val="480"/>
          <w:marRight w:val="0"/>
          <w:marTop w:val="0"/>
          <w:marBottom w:val="0"/>
          <w:divBdr>
            <w:top w:val="none" w:sz="0" w:space="0" w:color="auto"/>
            <w:left w:val="none" w:sz="0" w:space="0" w:color="auto"/>
            <w:bottom w:val="none" w:sz="0" w:space="0" w:color="auto"/>
            <w:right w:val="none" w:sz="0" w:space="0" w:color="auto"/>
          </w:divBdr>
        </w:div>
        <w:div w:id="1604072087">
          <w:marLeft w:val="480"/>
          <w:marRight w:val="0"/>
          <w:marTop w:val="0"/>
          <w:marBottom w:val="0"/>
          <w:divBdr>
            <w:top w:val="none" w:sz="0" w:space="0" w:color="auto"/>
            <w:left w:val="none" w:sz="0" w:space="0" w:color="auto"/>
            <w:bottom w:val="none" w:sz="0" w:space="0" w:color="auto"/>
            <w:right w:val="none" w:sz="0" w:space="0" w:color="auto"/>
          </w:divBdr>
        </w:div>
        <w:div w:id="1694528177">
          <w:marLeft w:val="480"/>
          <w:marRight w:val="0"/>
          <w:marTop w:val="0"/>
          <w:marBottom w:val="0"/>
          <w:divBdr>
            <w:top w:val="none" w:sz="0" w:space="0" w:color="auto"/>
            <w:left w:val="none" w:sz="0" w:space="0" w:color="auto"/>
            <w:bottom w:val="none" w:sz="0" w:space="0" w:color="auto"/>
            <w:right w:val="none" w:sz="0" w:space="0" w:color="auto"/>
          </w:divBdr>
        </w:div>
        <w:div w:id="1710108613">
          <w:marLeft w:val="480"/>
          <w:marRight w:val="0"/>
          <w:marTop w:val="0"/>
          <w:marBottom w:val="0"/>
          <w:divBdr>
            <w:top w:val="none" w:sz="0" w:space="0" w:color="auto"/>
            <w:left w:val="none" w:sz="0" w:space="0" w:color="auto"/>
            <w:bottom w:val="none" w:sz="0" w:space="0" w:color="auto"/>
            <w:right w:val="none" w:sz="0" w:space="0" w:color="auto"/>
          </w:divBdr>
        </w:div>
        <w:div w:id="1719937774">
          <w:marLeft w:val="480"/>
          <w:marRight w:val="0"/>
          <w:marTop w:val="0"/>
          <w:marBottom w:val="0"/>
          <w:divBdr>
            <w:top w:val="none" w:sz="0" w:space="0" w:color="auto"/>
            <w:left w:val="none" w:sz="0" w:space="0" w:color="auto"/>
            <w:bottom w:val="none" w:sz="0" w:space="0" w:color="auto"/>
            <w:right w:val="none" w:sz="0" w:space="0" w:color="auto"/>
          </w:divBdr>
        </w:div>
        <w:div w:id="1734892853">
          <w:marLeft w:val="480"/>
          <w:marRight w:val="0"/>
          <w:marTop w:val="0"/>
          <w:marBottom w:val="0"/>
          <w:divBdr>
            <w:top w:val="none" w:sz="0" w:space="0" w:color="auto"/>
            <w:left w:val="none" w:sz="0" w:space="0" w:color="auto"/>
            <w:bottom w:val="none" w:sz="0" w:space="0" w:color="auto"/>
            <w:right w:val="none" w:sz="0" w:space="0" w:color="auto"/>
          </w:divBdr>
        </w:div>
        <w:div w:id="1815026340">
          <w:marLeft w:val="480"/>
          <w:marRight w:val="0"/>
          <w:marTop w:val="0"/>
          <w:marBottom w:val="0"/>
          <w:divBdr>
            <w:top w:val="none" w:sz="0" w:space="0" w:color="auto"/>
            <w:left w:val="none" w:sz="0" w:space="0" w:color="auto"/>
            <w:bottom w:val="none" w:sz="0" w:space="0" w:color="auto"/>
            <w:right w:val="none" w:sz="0" w:space="0" w:color="auto"/>
          </w:divBdr>
        </w:div>
        <w:div w:id="1827357078">
          <w:marLeft w:val="480"/>
          <w:marRight w:val="0"/>
          <w:marTop w:val="0"/>
          <w:marBottom w:val="0"/>
          <w:divBdr>
            <w:top w:val="none" w:sz="0" w:space="0" w:color="auto"/>
            <w:left w:val="none" w:sz="0" w:space="0" w:color="auto"/>
            <w:bottom w:val="none" w:sz="0" w:space="0" w:color="auto"/>
            <w:right w:val="none" w:sz="0" w:space="0" w:color="auto"/>
          </w:divBdr>
        </w:div>
        <w:div w:id="1832594630">
          <w:marLeft w:val="480"/>
          <w:marRight w:val="0"/>
          <w:marTop w:val="0"/>
          <w:marBottom w:val="0"/>
          <w:divBdr>
            <w:top w:val="none" w:sz="0" w:space="0" w:color="auto"/>
            <w:left w:val="none" w:sz="0" w:space="0" w:color="auto"/>
            <w:bottom w:val="none" w:sz="0" w:space="0" w:color="auto"/>
            <w:right w:val="none" w:sz="0" w:space="0" w:color="auto"/>
          </w:divBdr>
        </w:div>
        <w:div w:id="1866164607">
          <w:marLeft w:val="480"/>
          <w:marRight w:val="0"/>
          <w:marTop w:val="0"/>
          <w:marBottom w:val="0"/>
          <w:divBdr>
            <w:top w:val="none" w:sz="0" w:space="0" w:color="auto"/>
            <w:left w:val="none" w:sz="0" w:space="0" w:color="auto"/>
            <w:bottom w:val="none" w:sz="0" w:space="0" w:color="auto"/>
            <w:right w:val="none" w:sz="0" w:space="0" w:color="auto"/>
          </w:divBdr>
        </w:div>
        <w:div w:id="1899779093">
          <w:marLeft w:val="480"/>
          <w:marRight w:val="0"/>
          <w:marTop w:val="0"/>
          <w:marBottom w:val="0"/>
          <w:divBdr>
            <w:top w:val="none" w:sz="0" w:space="0" w:color="auto"/>
            <w:left w:val="none" w:sz="0" w:space="0" w:color="auto"/>
            <w:bottom w:val="none" w:sz="0" w:space="0" w:color="auto"/>
            <w:right w:val="none" w:sz="0" w:space="0" w:color="auto"/>
          </w:divBdr>
        </w:div>
        <w:div w:id="1936161638">
          <w:marLeft w:val="480"/>
          <w:marRight w:val="0"/>
          <w:marTop w:val="0"/>
          <w:marBottom w:val="0"/>
          <w:divBdr>
            <w:top w:val="none" w:sz="0" w:space="0" w:color="auto"/>
            <w:left w:val="none" w:sz="0" w:space="0" w:color="auto"/>
            <w:bottom w:val="none" w:sz="0" w:space="0" w:color="auto"/>
            <w:right w:val="none" w:sz="0" w:space="0" w:color="auto"/>
          </w:divBdr>
        </w:div>
        <w:div w:id="2024503894">
          <w:marLeft w:val="480"/>
          <w:marRight w:val="0"/>
          <w:marTop w:val="0"/>
          <w:marBottom w:val="0"/>
          <w:divBdr>
            <w:top w:val="none" w:sz="0" w:space="0" w:color="auto"/>
            <w:left w:val="none" w:sz="0" w:space="0" w:color="auto"/>
            <w:bottom w:val="none" w:sz="0" w:space="0" w:color="auto"/>
            <w:right w:val="none" w:sz="0" w:space="0" w:color="auto"/>
          </w:divBdr>
        </w:div>
        <w:div w:id="2055227569">
          <w:marLeft w:val="480"/>
          <w:marRight w:val="0"/>
          <w:marTop w:val="0"/>
          <w:marBottom w:val="0"/>
          <w:divBdr>
            <w:top w:val="none" w:sz="0" w:space="0" w:color="auto"/>
            <w:left w:val="none" w:sz="0" w:space="0" w:color="auto"/>
            <w:bottom w:val="none" w:sz="0" w:space="0" w:color="auto"/>
            <w:right w:val="none" w:sz="0" w:space="0" w:color="auto"/>
          </w:divBdr>
        </w:div>
        <w:div w:id="2083523585">
          <w:marLeft w:val="480"/>
          <w:marRight w:val="0"/>
          <w:marTop w:val="0"/>
          <w:marBottom w:val="0"/>
          <w:divBdr>
            <w:top w:val="none" w:sz="0" w:space="0" w:color="auto"/>
            <w:left w:val="none" w:sz="0" w:space="0" w:color="auto"/>
            <w:bottom w:val="none" w:sz="0" w:space="0" w:color="auto"/>
            <w:right w:val="none" w:sz="0" w:space="0" w:color="auto"/>
          </w:divBdr>
        </w:div>
        <w:div w:id="2100639964">
          <w:marLeft w:val="480"/>
          <w:marRight w:val="0"/>
          <w:marTop w:val="0"/>
          <w:marBottom w:val="0"/>
          <w:divBdr>
            <w:top w:val="none" w:sz="0" w:space="0" w:color="auto"/>
            <w:left w:val="none" w:sz="0" w:space="0" w:color="auto"/>
            <w:bottom w:val="none" w:sz="0" w:space="0" w:color="auto"/>
            <w:right w:val="none" w:sz="0" w:space="0" w:color="auto"/>
          </w:divBdr>
        </w:div>
      </w:divsChild>
    </w:div>
    <w:div w:id="1397779774">
      <w:bodyDiv w:val="1"/>
      <w:marLeft w:val="0"/>
      <w:marRight w:val="0"/>
      <w:marTop w:val="0"/>
      <w:marBottom w:val="0"/>
      <w:divBdr>
        <w:top w:val="none" w:sz="0" w:space="0" w:color="auto"/>
        <w:left w:val="none" w:sz="0" w:space="0" w:color="auto"/>
        <w:bottom w:val="none" w:sz="0" w:space="0" w:color="auto"/>
        <w:right w:val="none" w:sz="0" w:space="0" w:color="auto"/>
      </w:divBdr>
      <w:divsChild>
        <w:div w:id="2032951535">
          <w:marLeft w:val="480"/>
          <w:marRight w:val="0"/>
          <w:marTop w:val="0"/>
          <w:marBottom w:val="0"/>
          <w:divBdr>
            <w:top w:val="none" w:sz="0" w:space="0" w:color="auto"/>
            <w:left w:val="none" w:sz="0" w:space="0" w:color="auto"/>
            <w:bottom w:val="none" w:sz="0" w:space="0" w:color="auto"/>
            <w:right w:val="none" w:sz="0" w:space="0" w:color="auto"/>
          </w:divBdr>
        </w:div>
        <w:div w:id="1497649707">
          <w:marLeft w:val="480"/>
          <w:marRight w:val="0"/>
          <w:marTop w:val="0"/>
          <w:marBottom w:val="0"/>
          <w:divBdr>
            <w:top w:val="none" w:sz="0" w:space="0" w:color="auto"/>
            <w:left w:val="none" w:sz="0" w:space="0" w:color="auto"/>
            <w:bottom w:val="none" w:sz="0" w:space="0" w:color="auto"/>
            <w:right w:val="none" w:sz="0" w:space="0" w:color="auto"/>
          </w:divBdr>
        </w:div>
        <w:div w:id="1246722129">
          <w:marLeft w:val="480"/>
          <w:marRight w:val="0"/>
          <w:marTop w:val="0"/>
          <w:marBottom w:val="0"/>
          <w:divBdr>
            <w:top w:val="none" w:sz="0" w:space="0" w:color="auto"/>
            <w:left w:val="none" w:sz="0" w:space="0" w:color="auto"/>
            <w:bottom w:val="none" w:sz="0" w:space="0" w:color="auto"/>
            <w:right w:val="none" w:sz="0" w:space="0" w:color="auto"/>
          </w:divBdr>
        </w:div>
        <w:div w:id="1767994189">
          <w:marLeft w:val="480"/>
          <w:marRight w:val="0"/>
          <w:marTop w:val="0"/>
          <w:marBottom w:val="0"/>
          <w:divBdr>
            <w:top w:val="none" w:sz="0" w:space="0" w:color="auto"/>
            <w:left w:val="none" w:sz="0" w:space="0" w:color="auto"/>
            <w:bottom w:val="none" w:sz="0" w:space="0" w:color="auto"/>
            <w:right w:val="none" w:sz="0" w:space="0" w:color="auto"/>
          </w:divBdr>
        </w:div>
        <w:div w:id="1897008305">
          <w:marLeft w:val="480"/>
          <w:marRight w:val="0"/>
          <w:marTop w:val="0"/>
          <w:marBottom w:val="0"/>
          <w:divBdr>
            <w:top w:val="none" w:sz="0" w:space="0" w:color="auto"/>
            <w:left w:val="none" w:sz="0" w:space="0" w:color="auto"/>
            <w:bottom w:val="none" w:sz="0" w:space="0" w:color="auto"/>
            <w:right w:val="none" w:sz="0" w:space="0" w:color="auto"/>
          </w:divBdr>
        </w:div>
        <w:div w:id="2101947934">
          <w:marLeft w:val="480"/>
          <w:marRight w:val="0"/>
          <w:marTop w:val="0"/>
          <w:marBottom w:val="0"/>
          <w:divBdr>
            <w:top w:val="none" w:sz="0" w:space="0" w:color="auto"/>
            <w:left w:val="none" w:sz="0" w:space="0" w:color="auto"/>
            <w:bottom w:val="none" w:sz="0" w:space="0" w:color="auto"/>
            <w:right w:val="none" w:sz="0" w:space="0" w:color="auto"/>
          </w:divBdr>
        </w:div>
        <w:div w:id="933128361">
          <w:marLeft w:val="480"/>
          <w:marRight w:val="0"/>
          <w:marTop w:val="0"/>
          <w:marBottom w:val="0"/>
          <w:divBdr>
            <w:top w:val="none" w:sz="0" w:space="0" w:color="auto"/>
            <w:left w:val="none" w:sz="0" w:space="0" w:color="auto"/>
            <w:bottom w:val="none" w:sz="0" w:space="0" w:color="auto"/>
            <w:right w:val="none" w:sz="0" w:space="0" w:color="auto"/>
          </w:divBdr>
        </w:div>
        <w:div w:id="1340423284">
          <w:marLeft w:val="480"/>
          <w:marRight w:val="0"/>
          <w:marTop w:val="0"/>
          <w:marBottom w:val="0"/>
          <w:divBdr>
            <w:top w:val="none" w:sz="0" w:space="0" w:color="auto"/>
            <w:left w:val="none" w:sz="0" w:space="0" w:color="auto"/>
            <w:bottom w:val="none" w:sz="0" w:space="0" w:color="auto"/>
            <w:right w:val="none" w:sz="0" w:space="0" w:color="auto"/>
          </w:divBdr>
        </w:div>
        <w:div w:id="1027873874">
          <w:marLeft w:val="480"/>
          <w:marRight w:val="0"/>
          <w:marTop w:val="0"/>
          <w:marBottom w:val="0"/>
          <w:divBdr>
            <w:top w:val="none" w:sz="0" w:space="0" w:color="auto"/>
            <w:left w:val="none" w:sz="0" w:space="0" w:color="auto"/>
            <w:bottom w:val="none" w:sz="0" w:space="0" w:color="auto"/>
            <w:right w:val="none" w:sz="0" w:space="0" w:color="auto"/>
          </w:divBdr>
        </w:div>
        <w:div w:id="1977182125">
          <w:marLeft w:val="480"/>
          <w:marRight w:val="0"/>
          <w:marTop w:val="0"/>
          <w:marBottom w:val="0"/>
          <w:divBdr>
            <w:top w:val="none" w:sz="0" w:space="0" w:color="auto"/>
            <w:left w:val="none" w:sz="0" w:space="0" w:color="auto"/>
            <w:bottom w:val="none" w:sz="0" w:space="0" w:color="auto"/>
            <w:right w:val="none" w:sz="0" w:space="0" w:color="auto"/>
          </w:divBdr>
        </w:div>
        <w:div w:id="298533519">
          <w:marLeft w:val="480"/>
          <w:marRight w:val="0"/>
          <w:marTop w:val="0"/>
          <w:marBottom w:val="0"/>
          <w:divBdr>
            <w:top w:val="none" w:sz="0" w:space="0" w:color="auto"/>
            <w:left w:val="none" w:sz="0" w:space="0" w:color="auto"/>
            <w:bottom w:val="none" w:sz="0" w:space="0" w:color="auto"/>
            <w:right w:val="none" w:sz="0" w:space="0" w:color="auto"/>
          </w:divBdr>
        </w:div>
        <w:div w:id="1909337163">
          <w:marLeft w:val="480"/>
          <w:marRight w:val="0"/>
          <w:marTop w:val="0"/>
          <w:marBottom w:val="0"/>
          <w:divBdr>
            <w:top w:val="none" w:sz="0" w:space="0" w:color="auto"/>
            <w:left w:val="none" w:sz="0" w:space="0" w:color="auto"/>
            <w:bottom w:val="none" w:sz="0" w:space="0" w:color="auto"/>
            <w:right w:val="none" w:sz="0" w:space="0" w:color="auto"/>
          </w:divBdr>
        </w:div>
        <w:div w:id="1421488620">
          <w:marLeft w:val="480"/>
          <w:marRight w:val="0"/>
          <w:marTop w:val="0"/>
          <w:marBottom w:val="0"/>
          <w:divBdr>
            <w:top w:val="none" w:sz="0" w:space="0" w:color="auto"/>
            <w:left w:val="none" w:sz="0" w:space="0" w:color="auto"/>
            <w:bottom w:val="none" w:sz="0" w:space="0" w:color="auto"/>
            <w:right w:val="none" w:sz="0" w:space="0" w:color="auto"/>
          </w:divBdr>
        </w:div>
        <w:div w:id="813834516">
          <w:marLeft w:val="480"/>
          <w:marRight w:val="0"/>
          <w:marTop w:val="0"/>
          <w:marBottom w:val="0"/>
          <w:divBdr>
            <w:top w:val="none" w:sz="0" w:space="0" w:color="auto"/>
            <w:left w:val="none" w:sz="0" w:space="0" w:color="auto"/>
            <w:bottom w:val="none" w:sz="0" w:space="0" w:color="auto"/>
            <w:right w:val="none" w:sz="0" w:space="0" w:color="auto"/>
          </w:divBdr>
        </w:div>
        <w:div w:id="168254975">
          <w:marLeft w:val="480"/>
          <w:marRight w:val="0"/>
          <w:marTop w:val="0"/>
          <w:marBottom w:val="0"/>
          <w:divBdr>
            <w:top w:val="none" w:sz="0" w:space="0" w:color="auto"/>
            <w:left w:val="none" w:sz="0" w:space="0" w:color="auto"/>
            <w:bottom w:val="none" w:sz="0" w:space="0" w:color="auto"/>
            <w:right w:val="none" w:sz="0" w:space="0" w:color="auto"/>
          </w:divBdr>
        </w:div>
        <w:div w:id="467671688">
          <w:marLeft w:val="480"/>
          <w:marRight w:val="0"/>
          <w:marTop w:val="0"/>
          <w:marBottom w:val="0"/>
          <w:divBdr>
            <w:top w:val="none" w:sz="0" w:space="0" w:color="auto"/>
            <w:left w:val="none" w:sz="0" w:space="0" w:color="auto"/>
            <w:bottom w:val="none" w:sz="0" w:space="0" w:color="auto"/>
            <w:right w:val="none" w:sz="0" w:space="0" w:color="auto"/>
          </w:divBdr>
        </w:div>
        <w:div w:id="1699230949">
          <w:marLeft w:val="480"/>
          <w:marRight w:val="0"/>
          <w:marTop w:val="0"/>
          <w:marBottom w:val="0"/>
          <w:divBdr>
            <w:top w:val="none" w:sz="0" w:space="0" w:color="auto"/>
            <w:left w:val="none" w:sz="0" w:space="0" w:color="auto"/>
            <w:bottom w:val="none" w:sz="0" w:space="0" w:color="auto"/>
            <w:right w:val="none" w:sz="0" w:space="0" w:color="auto"/>
          </w:divBdr>
        </w:div>
        <w:div w:id="1085758303">
          <w:marLeft w:val="480"/>
          <w:marRight w:val="0"/>
          <w:marTop w:val="0"/>
          <w:marBottom w:val="0"/>
          <w:divBdr>
            <w:top w:val="none" w:sz="0" w:space="0" w:color="auto"/>
            <w:left w:val="none" w:sz="0" w:space="0" w:color="auto"/>
            <w:bottom w:val="none" w:sz="0" w:space="0" w:color="auto"/>
            <w:right w:val="none" w:sz="0" w:space="0" w:color="auto"/>
          </w:divBdr>
        </w:div>
        <w:div w:id="1914774186">
          <w:marLeft w:val="480"/>
          <w:marRight w:val="0"/>
          <w:marTop w:val="0"/>
          <w:marBottom w:val="0"/>
          <w:divBdr>
            <w:top w:val="none" w:sz="0" w:space="0" w:color="auto"/>
            <w:left w:val="none" w:sz="0" w:space="0" w:color="auto"/>
            <w:bottom w:val="none" w:sz="0" w:space="0" w:color="auto"/>
            <w:right w:val="none" w:sz="0" w:space="0" w:color="auto"/>
          </w:divBdr>
        </w:div>
        <w:div w:id="1523124180">
          <w:marLeft w:val="480"/>
          <w:marRight w:val="0"/>
          <w:marTop w:val="0"/>
          <w:marBottom w:val="0"/>
          <w:divBdr>
            <w:top w:val="none" w:sz="0" w:space="0" w:color="auto"/>
            <w:left w:val="none" w:sz="0" w:space="0" w:color="auto"/>
            <w:bottom w:val="none" w:sz="0" w:space="0" w:color="auto"/>
            <w:right w:val="none" w:sz="0" w:space="0" w:color="auto"/>
          </w:divBdr>
        </w:div>
        <w:div w:id="1677808652">
          <w:marLeft w:val="480"/>
          <w:marRight w:val="0"/>
          <w:marTop w:val="0"/>
          <w:marBottom w:val="0"/>
          <w:divBdr>
            <w:top w:val="none" w:sz="0" w:space="0" w:color="auto"/>
            <w:left w:val="none" w:sz="0" w:space="0" w:color="auto"/>
            <w:bottom w:val="none" w:sz="0" w:space="0" w:color="auto"/>
            <w:right w:val="none" w:sz="0" w:space="0" w:color="auto"/>
          </w:divBdr>
        </w:div>
        <w:div w:id="1894998185">
          <w:marLeft w:val="480"/>
          <w:marRight w:val="0"/>
          <w:marTop w:val="0"/>
          <w:marBottom w:val="0"/>
          <w:divBdr>
            <w:top w:val="none" w:sz="0" w:space="0" w:color="auto"/>
            <w:left w:val="none" w:sz="0" w:space="0" w:color="auto"/>
            <w:bottom w:val="none" w:sz="0" w:space="0" w:color="auto"/>
            <w:right w:val="none" w:sz="0" w:space="0" w:color="auto"/>
          </w:divBdr>
        </w:div>
        <w:div w:id="1767800551">
          <w:marLeft w:val="480"/>
          <w:marRight w:val="0"/>
          <w:marTop w:val="0"/>
          <w:marBottom w:val="0"/>
          <w:divBdr>
            <w:top w:val="none" w:sz="0" w:space="0" w:color="auto"/>
            <w:left w:val="none" w:sz="0" w:space="0" w:color="auto"/>
            <w:bottom w:val="none" w:sz="0" w:space="0" w:color="auto"/>
            <w:right w:val="none" w:sz="0" w:space="0" w:color="auto"/>
          </w:divBdr>
        </w:div>
        <w:div w:id="125441053">
          <w:marLeft w:val="480"/>
          <w:marRight w:val="0"/>
          <w:marTop w:val="0"/>
          <w:marBottom w:val="0"/>
          <w:divBdr>
            <w:top w:val="none" w:sz="0" w:space="0" w:color="auto"/>
            <w:left w:val="none" w:sz="0" w:space="0" w:color="auto"/>
            <w:bottom w:val="none" w:sz="0" w:space="0" w:color="auto"/>
            <w:right w:val="none" w:sz="0" w:space="0" w:color="auto"/>
          </w:divBdr>
        </w:div>
        <w:div w:id="576869530">
          <w:marLeft w:val="480"/>
          <w:marRight w:val="0"/>
          <w:marTop w:val="0"/>
          <w:marBottom w:val="0"/>
          <w:divBdr>
            <w:top w:val="none" w:sz="0" w:space="0" w:color="auto"/>
            <w:left w:val="none" w:sz="0" w:space="0" w:color="auto"/>
            <w:bottom w:val="none" w:sz="0" w:space="0" w:color="auto"/>
            <w:right w:val="none" w:sz="0" w:space="0" w:color="auto"/>
          </w:divBdr>
        </w:div>
        <w:div w:id="876893363">
          <w:marLeft w:val="480"/>
          <w:marRight w:val="0"/>
          <w:marTop w:val="0"/>
          <w:marBottom w:val="0"/>
          <w:divBdr>
            <w:top w:val="none" w:sz="0" w:space="0" w:color="auto"/>
            <w:left w:val="none" w:sz="0" w:space="0" w:color="auto"/>
            <w:bottom w:val="none" w:sz="0" w:space="0" w:color="auto"/>
            <w:right w:val="none" w:sz="0" w:space="0" w:color="auto"/>
          </w:divBdr>
        </w:div>
        <w:div w:id="170030268">
          <w:marLeft w:val="480"/>
          <w:marRight w:val="0"/>
          <w:marTop w:val="0"/>
          <w:marBottom w:val="0"/>
          <w:divBdr>
            <w:top w:val="none" w:sz="0" w:space="0" w:color="auto"/>
            <w:left w:val="none" w:sz="0" w:space="0" w:color="auto"/>
            <w:bottom w:val="none" w:sz="0" w:space="0" w:color="auto"/>
            <w:right w:val="none" w:sz="0" w:space="0" w:color="auto"/>
          </w:divBdr>
        </w:div>
        <w:div w:id="232082680">
          <w:marLeft w:val="480"/>
          <w:marRight w:val="0"/>
          <w:marTop w:val="0"/>
          <w:marBottom w:val="0"/>
          <w:divBdr>
            <w:top w:val="none" w:sz="0" w:space="0" w:color="auto"/>
            <w:left w:val="none" w:sz="0" w:space="0" w:color="auto"/>
            <w:bottom w:val="none" w:sz="0" w:space="0" w:color="auto"/>
            <w:right w:val="none" w:sz="0" w:space="0" w:color="auto"/>
          </w:divBdr>
        </w:div>
        <w:div w:id="1657222885">
          <w:marLeft w:val="480"/>
          <w:marRight w:val="0"/>
          <w:marTop w:val="0"/>
          <w:marBottom w:val="0"/>
          <w:divBdr>
            <w:top w:val="none" w:sz="0" w:space="0" w:color="auto"/>
            <w:left w:val="none" w:sz="0" w:space="0" w:color="auto"/>
            <w:bottom w:val="none" w:sz="0" w:space="0" w:color="auto"/>
            <w:right w:val="none" w:sz="0" w:space="0" w:color="auto"/>
          </w:divBdr>
        </w:div>
        <w:div w:id="2082751485">
          <w:marLeft w:val="480"/>
          <w:marRight w:val="0"/>
          <w:marTop w:val="0"/>
          <w:marBottom w:val="0"/>
          <w:divBdr>
            <w:top w:val="none" w:sz="0" w:space="0" w:color="auto"/>
            <w:left w:val="none" w:sz="0" w:space="0" w:color="auto"/>
            <w:bottom w:val="none" w:sz="0" w:space="0" w:color="auto"/>
            <w:right w:val="none" w:sz="0" w:space="0" w:color="auto"/>
          </w:divBdr>
        </w:div>
        <w:div w:id="1747334339">
          <w:marLeft w:val="480"/>
          <w:marRight w:val="0"/>
          <w:marTop w:val="0"/>
          <w:marBottom w:val="0"/>
          <w:divBdr>
            <w:top w:val="none" w:sz="0" w:space="0" w:color="auto"/>
            <w:left w:val="none" w:sz="0" w:space="0" w:color="auto"/>
            <w:bottom w:val="none" w:sz="0" w:space="0" w:color="auto"/>
            <w:right w:val="none" w:sz="0" w:space="0" w:color="auto"/>
          </w:divBdr>
        </w:div>
        <w:div w:id="983972550">
          <w:marLeft w:val="480"/>
          <w:marRight w:val="0"/>
          <w:marTop w:val="0"/>
          <w:marBottom w:val="0"/>
          <w:divBdr>
            <w:top w:val="none" w:sz="0" w:space="0" w:color="auto"/>
            <w:left w:val="none" w:sz="0" w:space="0" w:color="auto"/>
            <w:bottom w:val="none" w:sz="0" w:space="0" w:color="auto"/>
            <w:right w:val="none" w:sz="0" w:space="0" w:color="auto"/>
          </w:divBdr>
        </w:div>
        <w:div w:id="1342705059">
          <w:marLeft w:val="480"/>
          <w:marRight w:val="0"/>
          <w:marTop w:val="0"/>
          <w:marBottom w:val="0"/>
          <w:divBdr>
            <w:top w:val="none" w:sz="0" w:space="0" w:color="auto"/>
            <w:left w:val="none" w:sz="0" w:space="0" w:color="auto"/>
            <w:bottom w:val="none" w:sz="0" w:space="0" w:color="auto"/>
            <w:right w:val="none" w:sz="0" w:space="0" w:color="auto"/>
          </w:divBdr>
        </w:div>
        <w:div w:id="594941739">
          <w:marLeft w:val="480"/>
          <w:marRight w:val="0"/>
          <w:marTop w:val="0"/>
          <w:marBottom w:val="0"/>
          <w:divBdr>
            <w:top w:val="none" w:sz="0" w:space="0" w:color="auto"/>
            <w:left w:val="none" w:sz="0" w:space="0" w:color="auto"/>
            <w:bottom w:val="none" w:sz="0" w:space="0" w:color="auto"/>
            <w:right w:val="none" w:sz="0" w:space="0" w:color="auto"/>
          </w:divBdr>
        </w:div>
        <w:div w:id="1228413690">
          <w:marLeft w:val="480"/>
          <w:marRight w:val="0"/>
          <w:marTop w:val="0"/>
          <w:marBottom w:val="0"/>
          <w:divBdr>
            <w:top w:val="none" w:sz="0" w:space="0" w:color="auto"/>
            <w:left w:val="none" w:sz="0" w:space="0" w:color="auto"/>
            <w:bottom w:val="none" w:sz="0" w:space="0" w:color="auto"/>
            <w:right w:val="none" w:sz="0" w:space="0" w:color="auto"/>
          </w:divBdr>
        </w:div>
        <w:div w:id="1862546797">
          <w:marLeft w:val="480"/>
          <w:marRight w:val="0"/>
          <w:marTop w:val="0"/>
          <w:marBottom w:val="0"/>
          <w:divBdr>
            <w:top w:val="none" w:sz="0" w:space="0" w:color="auto"/>
            <w:left w:val="none" w:sz="0" w:space="0" w:color="auto"/>
            <w:bottom w:val="none" w:sz="0" w:space="0" w:color="auto"/>
            <w:right w:val="none" w:sz="0" w:space="0" w:color="auto"/>
          </w:divBdr>
        </w:div>
        <w:div w:id="1081214070">
          <w:marLeft w:val="480"/>
          <w:marRight w:val="0"/>
          <w:marTop w:val="0"/>
          <w:marBottom w:val="0"/>
          <w:divBdr>
            <w:top w:val="none" w:sz="0" w:space="0" w:color="auto"/>
            <w:left w:val="none" w:sz="0" w:space="0" w:color="auto"/>
            <w:bottom w:val="none" w:sz="0" w:space="0" w:color="auto"/>
            <w:right w:val="none" w:sz="0" w:space="0" w:color="auto"/>
          </w:divBdr>
        </w:div>
        <w:div w:id="487287432">
          <w:marLeft w:val="480"/>
          <w:marRight w:val="0"/>
          <w:marTop w:val="0"/>
          <w:marBottom w:val="0"/>
          <w:divBdr>
            <w:top w:val="none" w:sz="0" w:space="0" w:color="auto"/>
            <w:left w:val="none" w:sz="0" w:space="0" w:color="auto"/>
            <w:bottom w:val="none" w:sz="0" w:space="0" w:color="auto"/>
            <w:right w:val="none" w:sz="0" w:space="0" w:color="auto"/>
          </w:divBdr>
        </w:div>
        <w:div w:id="217323849">
          <w:marLeft w:val="480"/>
          <w:marRight w:val="0"/>
          <w:marTop w:val="0"/>
          <w:marBottom w:val="0"/>
          <w:divBdr>
            <w:top w:val="none" w:sz="0" w:space="0" w:color="auto"/>
            <w:left w:val="none" w:sz="0" w:space="0" w:color="auto"/>
            <w:bottom w:val="none" w:sz="0" w:space="0" w:color="auto"/>
            <w:right w:val="none" w:sz="0" w:space="0" w:color="auto"/>
          </w:divBdr>
        </w:div>
        <w:div w:id="322901900">
          <w:marLeft w:val="480"/>
          <w:marRight w:val="0"/>
          <w:marTop w:val="0"/>
          <w:marBottom w:val="0"/>
          <w:divBdr>
            <w:top w:val="none" w:sz="0" w:space="0" w:color="auto"/>
            <w:left w:val="none" w:sz="0" w:space="0" w:color="auto"/>
            <w:bottom w:val="none" w:sz="0" w:space="0" w:color="auto"/>
            <w:right w:val="none" w:sz="0" w:space="0" w:color="auto"/>
          </w:divBdr>
        </w:div>
        <w:div w:id="1949434552">
          <w:marLeft w:val="480"/>
          <w:marRight w:val="0"/>
          <w:marTop w:val="0"/>
          <w:marBottom w:val="0"/>
          <w:divBdr>
            <w:top w:val="none" w:sz="0" w:space="0" w:color="auto"/>
            <w:left w:val="none" w:sz="0" w:space="0" w:color="auto"/>
            <w:bottom w:val="none" w:sz="0" w:space="0" w:color="auto"/>
            <w:right w:val="none" w:sz="0" w:space="0" w:color="auto"/>
          </w:divBdr>
        </w:div>
        <w:div w:id="1372223376">
          <w:marLeft w:val="480"/>
          <w:marRight w:val="0"/>
          <w:marTop w:val="0"/>
          <w:marBottom w:val="0"/>
          <w:divBdr>
            <w:top w:val="none" w:sz="0" w:space="0" w:color="auto"/>
            <w:left w:val="none" w:sz="0" w:space="0" w:color="auto"/>
            <w:bottom w:val="none" w:sz="0" w:space="0" w:color="auto"/>
            <w:right w:val="none" w:sz="0" w:space="0" w:color="auto"/>
          </w:divBdr>
        </w:div>
        <w:div w:id="1864857157">
          <w:marLeft w:val="480"/>
          <w:marRight w:val="0"/>
          <w:marTop w:val="0"/>
          <w:marBottom w:val="0"/>
          <w:divBdr>
            <w:top w:val="none" w:sz="0" w:space="0" w:color="auto"/>
            <w:left w:val="none" w:sz="0" w:space="0" w:color="auto"/>
            <w:bottom w:val="none" w:sz="0" w:space="0" w:color="auto"/>
            <w:right w:val="none" w:sz="0" w:space="0" w:color="auto"/>
          </w:divBdr>
        </w:div>
        <w:div w:id="1830440172">
          <w:marLeft w:val="480"/>
          <w:marRight w:val="0"/>
          <w:marTop w:val="0"/>
          <w:marBottom w:val="0"/>
          <w:divBdr>
            <w:top w:val="none" w:sz="0" w:space="0" w:color="auto"/>
            <w:left w:val="none" w:sz="0" w:space="0" w:color="auto"/>
            <w:bottom w:val="none" w:sz="0" w:space="0" w:color="auto"/>
            <w:right w:val="none" w:sz="0" w:space="0" w:color="auto"/>
          </w:divBdr>
        </w:div>
        <w:div w:id="615255869">
          <w:marLeft w:val="480"/>
          <w:marRight w:val="0"/>
          <w:marTop w:val="0"/>
          <w:marBottom w:val="0"/>
          <w:divBdr>
            <w:top w:val="none" w:sz="0" w:space="0" w:color="auto"/>
            <w:left w:val="none" w:sz="0" w:space="0" w:color="auto"/>
            <w:bottom w:val="none" w:sz="0" w:space="0" w:color="auto"/>
            <w:right w:val="none" w:sz="0" w:space="0" w:color="auto"/>
          </w:divBdr>
        </w:div>
        <w:div w:id="735275766">
          <w:marLeft w:val="480"/>
          <w:marRight w:val="0"/>
          <w:marTop w:val="0"/>
          <w:marBottom w:val="0"/>
          <w:divBdr>
            <w:top w:val="none" w:sz="0" w:space="0" w:color="auto"/>
            <w:left w:val="none" w:sz="0" w:space="0" w:color="auto"/>
            <w:bottom w:val="none" w:sz="0" w:space="0" w:color="auto"/>
            <w:right w:val="none" w:sz="0" w:space="0" w:color="auto"/>
          </w:divBdr>
        </w:div>
        <w:div w:id="256256039">
          <w:marLeft w:val="480"/>
          <w:marRight w:val="0"/>
          <w:marTop w:val="0"/>
          <w:marBottom w:val="0"/>
          <w:divBdr>
            <w:top w:val="none" w:sz="0" w:space="0" w:color="auto"/>
            <w:left w:val="none" w:sz="0" w:space="0" w:color="auto"/>
            <w:bottom w:val="none" w:sz="0" w:space="0" w:color="auto"/>
            <w:right w:val="none" w:sz="0" w:space="0" w:color="auto"/>
          </w:divBdr>
        </w:div>
        <w:div w:id="1896159343">
          <w:marLeft w:val="480"/>
          <w:marRight w:val="0"/>
          <w:marTop w:val="0"/>
          <w:marBottom w:val="0"/>
          <w:divBdr>
            <w:top w:val="none" w:sz="0" w:space="0" w:color="auto"/>
            <w:left w:val="none" w:sz="0" w:space="0" w:color="auto"/>
            <w:bottom w:val="none" w:sz="0" w:space="0" w:color="auto"/>
            <w:right w:val="none" w:sz="0" w:space="0" w:color="auto"/>
          </w:divBdr>
        </w:div>
        <w:div w:id="1728844781">
          <w:marLeft w:val="480"/>
          <w:marRight w:val="0"/>
          <w:marTop w:val="0"/>
          <w:marBottom w:val="0"/>
          <w:divBdr>
            <w:top w:val="none" w:sz="0" w:space="0" w:color="auto"/>
            <w:left w:val="none" w:sz="0" w:space="0" w:color="auto"/>
            <w:bottom w:val="none" w:sz="0" w:space="0" w:color="auto"/>
            <w:right w:val="none" w:sz="0" w:space="0" w:color="auto"/>
          </w:divBdr>
        </w:div>
        <w:div w:id="17004448">
          <w:marLeft w:val="480"/>
          <w:marRight w:val="0"/>
          <w:marTop w:val="0"/>
          <w:marBottom w:val="0"/>
          <w:divBdr>
            <w:top w:val="none" w:sz="0" w:space="0" w:color="auto"/>
            <w:left w:val="none" w:sz="0" w:space="0" w:color="auto"/>
            <w:bottom w:val="none" w:sz="0" w:space="0" w:color="auto"/>
            <w:right w:val="none" w:sz="0" w:space="0" w:color="auto"/>
          </w:divBdr>
        </w:div>
        <w:div w:id="1818036124">
          <w:marLeft w:val="480"/>
          <w:marRight w:val="0"/>
          <w:marTop w:val="0"/>
          <w:marBottom w:val="0"/>
          <w:divBdr>
            <w:top w:val="none" w:sz="0" w:space="0" w:color="auto"/>
            <w:left w:val="none" w:sz="0" w:space="0" w:color="auto"/>
            <w:bottom w:val="none" w:sz="0" w:space="0" w:color="auto"/>
            <w:right w:val="none" w:sz="0" w:space="0" w:color="auto"/>
          </w:divBdr>
        </w:div>
        <w:div w:id="2074739544">
          <w:marLeft w:val="480"/>
          <w:marRight w:val="0"/>
          <w:marTop w:val="0"/>
          <w:marBottom w:val="0"/>
          <w:divBdr>
            <w:top w:val="none" w:sz="0" w:space="0" w:color="auto"/>
            <w:left w:val="none" w:sz="0" w:space="0" w:color="auto"/>
            <w:bottom w:val="none" w:sz="0" w:space="0" w:color="auto"/>
            <w:right w:val="none" w:sz="0" w:space="0" w:color="auto"/>
          </w:divBdr>
        </w:div>
        <w:div w:id="1352995652">
          <w:marLeft w:val="480"/>
          <w:marRight w:val="0"/>
          <w:marTop w:val="0"/>
          <w:marBottom w:val="0"/>
          <w:divBdr>
            <w:top w:val="none" w:sz="0" w:space="0" w:color="auto"/>
            <w:left w:val="none" w:sz="0" w:space="0" w:color="auto"/>
            <w:bottom w:val="none" w:sz="0" w:space="0" w:color="auto"/>
            <w:right w:val="none" w:sz="0" w:space="0" w:color="auto"/>
          </w:divBdr>
        </w:div>
        <w:div w:id="695884829">
          <w:marLeft w:val="480"/>
          <w:marRight w:val="0"/>
          <w:marTop w:val="0"/>
          <w:marBottom w:val="0"/>
          <w:divBdr>
            <w:top w:val="none" w:sz="0" w:space="0" w:color="auto"/>
            <w:left w:val="none" w:sz="0" w:space="0" w:color="auto"/>
            <w:bottom w:val="none" w:sz="0" w:space="0" w:color="auto"/>
            <w:right w:val="none" w:sz="0" w:space="0" w:color="auto"/>
          </w:divBdr>
        </w:div>
        <w:div w:id="2062750668">
          <w:marLeft w:val="480"/>
          <w:marRight w:val="0"/>
          <w:marTop w:val="0"/>
          <w:marBottom w:val="0"/>
          <w:divBdr>
            <w:top w:val="none" w:sz="0" w:space="0" w:color="auto"/>
            <w:left w:val="none" w:sz="0" w:space="0" w:color="auto"/>
            <w:bottom w:val="none" w:sz="0" w:space="0" w:color="auto"/>
            <w:right w:val="none" w:sz="0" w:space="0" w:color="auto"/>
          </w:divBdr>
        </w:div>
        <w:div w:id="206379848">
          <w:marLeft w:val="480"/>
          <w:marRight w:val="0"/>
          <w:marTop w:val="0"/>
          <w:marBottom w:val="0"/>
          <w:divBdr>
            <w:top w:val="none" w:sz="0" w:space="0" w:color="auto"/>
            <w:left w:val="none" w:sz="0" w:space="0" w:color="auto"/>
            <w:bottom w:val="none" w:sz="0" w:space="0" w:color="auto"/>
            <w:right w:val="none" w:sz="0" w:space="0" w:color="auto"/>
          </w:divBdr>
        </w:div>
        <w:div w:id="962152346">
          <w:marLeft w:val="480"/>
          <w:marRight w:val="0"/>
          <w:marTop w:val="0"/>
          <w:marBottom w:val="0"/>
          <w:divBdr>
            <w:top w:val="none" w:sz="0" w:space="0" w:color="auto"/>
            <w:left w:val="none" w:sz="0" w:space="0" w:color="auto"/>
            <w:bottom w:val="none" w:sz="0" w:space="0" w:color="auto"/>
            <w:right w:val="none" w:sz="0" w:space="0" w:color="auto"/>
          </w:divBdr>
        </w:div>
        <w:div w:id="194345711">
          <w:marLeft w:val="480"/>
          <w:marRight w:val="0"/>
          <w:marTop w:val="0"/>
          <w:marBottom w:val="0"/>
          <w:divBdr>
            <w:top w:val="none" w:sz="0" w:space="0" w:color="auto"/>
            <w:left w:val="none" w:sz="0" w:space="0" w:color="auto"/>
            <w:bottom w:val="none" w:sz="0" w:space="0" w:color="auto"/>
            <w:right w:val="none" w:sz="0" w:space="0" w:color="auto"/>
          </w:divBdr>
        </w:div>
        <w:div w:id="1107624449">
          <w:marLeft w:val="480"/>
          <w:marRight w:val="0"/>
          <w:marTop w:val="0"/>
          <w:marBottom w:val="0"/>
          <w:divBdr>
            <w:top w:val="none" w:sz="0" w:space="0" w:color="auto"/>
            <w:left w:val="none" w:sz="0" w:space="0" w:color="auto"/>
            <w:bottom w:val="none" w:sz="0" w:space="0" w:color="auto"/>
            <w:right w:val="none" w:sz="0" w:space="0" w:color="auto"/>
          </w:divBdr>
        </w:div>
        <w:div w:id="1781798995">
          <w:marLeft w:val="480"/>
          <w:marRight w:val="0"/>
          <w:marTop w:val="0"/>
          <w:marBottom w:val="0"/>
          <w:divBdr>
            <w:top w:val="none" w:sz="0" w:space="0" w:color="auto"/>
            <w:left w:val="none" w:sz="0" w:space="0" w:color="auto"/>
            <w:bottom w:val="none" w:sz="0" w:space="0" w:color="auto"/>
            <w:right w:val="none" w:sz="0" w:space="0" w:color="auto"/>
          </w:divBdr>
        </w:div>
        <w:div w:id="835610076">
          <w:marLeft w:val="480"/>
          <w:marRight w:val="0"/>
          <w:marTop w:val="0"/>
          <w:marBottom w:val="0"/>
          <w:divBdr>
            <w:top w:val="none" w:sz="0" w:space="0" w:color="auto"/>
            <w:left w:val="none" w:sz="0" w:space="0" w:color="auto"/>
            <w:bottom w:val="none" w:sz="0" w:space="0" w:color="auto"/>
            <w:right w:val="none" w:sz="0" w:space="0" w:color="auto"/>
          </w:divBdr>
        </w:div>
        <w:div w:id="1495880447">
          <w:marLeft w:val="480"/>
          <w:marRight w:val="0"/>
          <w:marTop w:val="0"/>
          <w:marBottom w:val="0"/>
          <w:divBdr>
            <w:top w:val="none" w:sz="0" w:space="0" w:color="auto"/>
            <w:left w:val="none" w:sz="0" w:space="0" w:color="auto"/>
            <w:bottom w:val="none" w:sz="0" w:space="0" w:color="auto"/>
            <w:right w:val="none" w:sz="0" w:space="0" w:color="auto"/>
          </w:divBdr>
        </w:div>
        <w:div w:id="800801625">
          <w:marLeft w:val="480"/>
          <w:marRight w:val="0"/>
          <w:marTop w:val="0"/>
          <w:marBottom w:val="0"/>
          <w:divBdr>
            <w:top w:val="none" w:sz="0" w:space="0" w:color="auto"/>
            <w:left w:val="none" w:sz="0" w:space="0" w:color="auto"/>
            <w:bottom w:val="none" w:sz="0" w:space="0" w:color="auto"/>
            <w:right w:val="none" w:sz="0" w:space="0" w:color="auto"/>
          </w:divBdr>
        </w:div>
        <w:div w:id="1272084596">
          <w:marLeft w:val="480"/>
          <w:marRight w:val="0"/>
          <w:marTop w:val="0"/>
          <w:marBottom w:val="0"/>
          <w:divBdr>
            <w:top w:val="none" w:sz="0" w:space="0" w:color="auto"/>
            <w:left w:val="none" w:sz="0" w:space="0" w:color="auto"/>
            <w:bottom w:val="none" w:sz="0" w:space="0" w:color="auto"/>
            <w:right w:val="none" w:sz="0" w:space="0" w:color="auto"/>
          </w:divBdr>
        </w:div>
        <w:div w:id="369842301">
          <w:marLeft w:val="480"/>
          <w:marRight w:val="0"/>
          <w:marTop w:val="0"/>
          <w:marBottom w:val="0"/>
          <w:divBdr>
            <w:top w:val="none" w:sz="0" w:space="0" w:color="auto"/>
            <w:left w:val="none" w:sz="0" w:space="0" w:color="auto"/>
            <w:bottom w:val="none" w:sz="0" w:space="0" w:color="auto"/>
            <w:right w:val="none" w:sz="0" w:space="0" w:color="auto"/>
          </w:divBdr>
        </w:div>
        <w:div w:id="1285119916">
          <w:marLeft w:val="480"/>
          <w:marRight w:val="0"/>
          <w:marTop w:val="0"/>
          <w:marBottom w:val="0"/>
          <w:divBdr>
            <w:top w:val="none" w:sz="0" w:space="0" w:color="auto"/>
            <w:left w:val="none" w:sz="0" w:space="0" w:color="auto"/>
            <w:bottom w:val="none" w:sz="0" w:space="0" w:color="auto"/>
            <w:right w:val="none" w:sz="0" w:space="0" w:color="auto"/>
          </w:divBdr>
        </w:div>
        <w:div w:id="1771201032">
          <w:marLeft w:val="480"/>
          <w:marRight w:val="0"/>
          <w:marTop w:val="0"/>
          <w:marBottom w:val="0"/>
          <w:divBdr>
            <w:top w:val="none" w:sz="0" w:space="0" w:color="auto"/>
            <w:left w:val="none" w:sz="0" w:space="0" w:color="auto"/>
            <w:bottom w:val="none" w:sz="0" w:space="0" w:color="auto"/>
            <w:right w:val="none" w:sz="0" w:space="0" w:color="auto"/>
          </w:divBdr>
        </w:div>
        <w:div w:id="2071035567">
          <w:marLeft w:val="480"/>
          <w:marRight w:val="0"/>
          <w:marTop w:val="0"/>
          <w:marBottom w:val="0"/>
          <w:divBdr>
            <w:top w:val="none" w:sz="0" w:space="0" w:color="auto"/>
            <w:left w:val="none" w:sz="0" w:space="0" w:color="auto"/>
            <w:bottom w:val="none" w:sz="0" w:space="0" w:color="auto"/>
            <w:right w:val="none" w:sz="0" w:space="0" w:color="auto"/>
          </w:divBdr>
        </w:div>
        <w:div w:id="828059395">
          <w:marLeft w:val="480"/>
          <w:marRight w:val="0"/>
          <w:marTop w:val="0"/>
          <w:marBottom w:val="0"/>
          <w:divBdr>
            <w:top w:val="none" w:sz="0" w:space="0" w:color="auto"/>
            <w:left w:val="none" w:sz="0" w:space="0" w:color="auto"/>
            <w:bottom w:val="none" w:sz="0" w:space="0" w:color="auto"/>
            <w:right w:val="none" w:sz="0" w:space="0" w:color="auto"/>
          </w:divBdr>
        </w:div>
        <w:div w:id="189953518">
          <w:marLeft w:val="480"/>
          <w:marRight w:val="0"/>
          <w:marTop w:val="0"/>
          <w:marBottom w:val="0"/>
          <w:divBdr>
            <w:top w:val="none" w:sz="0" w:space="0" w:color="auto"/>
            <w:left w:val="none" w:sz="0" w:space="0" w:color="auto"/>
            <w:bottom w:val="none" w:sz="0" w:space="0" w:color="auto"/>
            <w:right w:val="none" w:sz="0" w:space="0" w:color="auto"/>
          </w:divBdr>
        </w:div>
      </w:divsChild>
    </w:div>
    <w:div w:id="1405951857">
      <w:bodyDiv w:val="1"/>
      <w:marLeft w:val="0"/>
      <w:marRight w:val="0"/>
      <w:marTop w:val="0"/>
      <w:marBottom w:val="0"/>
      <w:divBdr>
        <w:top w:val="none" w:sz="0" w:space="0" w:color="auto"/>
        <w:left w:val="none" w:sz="0" w:space="0" w:color="auto"/>
        <w:bottom w:val="none" w:sz="0" w:space="0" w:color="auto"/>
        <w:right w:val="none" w:sz="0" w:space="0" w:color="auto"/>
      </w:divBdr>
      <w:divsChild>
        <w:div w:id="10111033">
          <w:marLeft w:val="480"/>
          <w:marRight w:val="0"/>
          <w:marTop w:val="0"/>
          <w:marBottom w:val="0"/>
          <w:divBdr>
            <w:top w:val="none" w:sz="0" w:space="0" w:color="auto"/>
            <w:left w:val="none" w:sz="0" w:space="0" w:color="auto"/>
            <w:bottom w:val="none" w:sz="0" w:space="0" w:color="auto"/>
            <w:right w:val="none" w:sz="0" w:space="0" w:color="auto"/>
          </w:divBdr>
        </w:div>
        <w:div w:id="18972660">
          <w:marLeft w:val="480"/>
          <w:marRight w:val="0"/>
          <w:marTop w:val="0"/>
          <w:marBottom w:val="0"/>
          <w:divBdr>
            <w:top w:val="none" w:sz="0" w:space="0" w:color="auto"/>
            <w:left w:val="none" w:sz="0" w:space="0" w:color="auto"/>
            <w:bottom w:val="none" w:sz="0" w:space="0" w:color="auto"/>
            <w:right w:val="none" w:sz="0" w:space="0" w:color="auto"/>
          </w:divBdr>
        </w:div>
        <w:div w:id="37557680">
          <w:marLeft w:val="480"/>
          <w:marRight w:val="0"/>
          <w:marTop w:val="0"/>
          <w:marBottom w:val="0"/>
          <w:divBdr>
            <w:top w:val="none" w:sz="0" w:space="0" w:color="auto"/>
            <w:left w:val="none" w:sz="0" w:space="0" w:color="auto"/>
            <w:bottom w:val="none" w:sz="0" w:space="0" w:color="auto"/>
            <w:right w:val="none" w:sz="0" w:space="0" w:color="auto"/>
          </w:divBdr>
        </w:div>
        <w:div w:id="50463974">
          <w:marLeft w:val="480"/>
          <w:marRight w:val="0"/>
          <w:marTop w:val="0"/>
          <w:marBottom w:val="0"/>
          <w:divBdr>
            <w:top w:val="none" w:sz="0" w:space="0" w:color="auto"/>
            <w:left w:val="none" w:sz="0" w:space="0" w:color="auto"/>
            <w:bottom w:val="none" w:sz="0" w:space="0" w:color="auto"/>
            <w:right w:val="none" w:sz="0" w:space="0" w:color="auto"/>
          </w:divBdr>
        </w:div>
        <w:div w:id="83301575">
          <w:marLeft w:val="480"/>
          <w:marRight w:val="0"/>
          <w:marTop w:val="0"/>
          <w:marBottom w:val="0"/>
          <w:divBdr>
            <w:top w:val="none" w:sz="0" w:space="0" w:color="auto"/>
            <w:left w:val="none" w:sz="0" w:space="0" w:color="auto"/>
            <w:bottom w:val="none" w:sz="0" w:space="0" w:color="auto"/>
            <w:right w:val="none" w:sz="0" w:space="0" w:color="auto"/>
          </w:divBdr>
        </w:div>
        <w:div w:id="157500576">
          <w:marLeft w:val="480"/>
          <w:marRight w:val="0"/>
          <w:marTop w:val="0"/>
          <w:marBottom w:val="0"/>
          <w:divBdr>
            <w:top w:val="none" w:sz="0" w:space="0" w:color="auto"/>
            <w:left w:val="none" w:sz="0" w:space="0" w:color="auto"/>
            <w:bottom w:val="none" w:sz="0" w:space="0" w:color="auto"/>
            <w:right w:val="none" w:sz="0" w:space="0" w:color="auto"/>
          </w:divBdr>
        </w:div>
        <w:div w:id="250117208">
          <w:marLeft w:val="480"/>
          <w:marRight w:val="0"/>
          <w:marTop w:val="0"/>
          <w:marBottom w:val="0"/>
          <w:divBdr>
            <w:top w:val="none" w:sz="0" w:space="0" w:color="auto"/>
            <w:left w:val="none" w:sz="0" w:space="0" w:color="auto"/>
            <w:bottom w:val="none" w:sz="0" w:space="0" w:color="auto"/>
            <w:right w:val="none" w:sz="0" w:space="0" w:color="auto"/>
          </w:divBdr>
        </w:div>
        <w:div w:id="354889131">
          <w:marLeft w:val="480"/>
          <w:marRight w:val="0"/>
          <w:marTop w:val="0"/>
          <w:marBottom w:val="0"/>
          <w:divBdr>
            <w:top w:val="none" w:sz="0" w:space="0" w:color="auto"/>
            <w:left w:val="none" w:sz="0" w:space="0" w:color="auto"/>
            <w:bottom w:val="none" w:sz="0" w:space="0" w:color="auto"/>
            <w:right w:val="none" w:sz="0" w:space="0" w:color="auto"/>
          </w:divBdr>
        </w:div>
        <w:div w:id="422653764">
          <w:marLeft w:val="480"/>
          <w:marRight w:val="0"/>
          <w:marTop w:val="0"/>
          <w:marBottom w:val="0"/>
          <w:divBdr>
            <w:top w:val="none" w:sz="0" w:space="0" w:color="auto"/>
            <w:left w:val="none" w:sz="0" w:space="0" w:color="auto"/>
            <w:bottom w:val="none" w:sz="0" w:space="0" w:color="auto"/>
            <w:right w:val="none" w:sz="0" w:space="0" w:color="auto"/>
          </w:divBdr>
        </w:div>
        <w:div w:id="467623609">
          <w:marLeft w:val="480"/>
          <w:marRight w:val="0"/>
          <w:marTop w:val="0"/>
          <w:marBottom w:val="0"/>
          <w:divBdr>
            <w:top w:val="none" w:sz="0" w:space="0" w:color="auto"/>
            <w:left w:val="none" w:sz="0" w:space="0" w:color="auto"/>
            <w:bottom w:val="none" w:sz="0" w:space="0" w:color="auto"/>
            <w:right w:val="none" w:sz="0" w:space="0" w:color="auto"/>
          </w:divBdr>
        </w:div>
        <w:div w:id="525675635">
          <w:marLeft w:val="480"/>
          <w:marRight w:val="0"/>
          <w:marTop w:val="0"/>
          <w:marBottom w:val="0"/>
          <w:divBdr>
            <w:top w:val="none" w:sz="0" w:space="0" w:color="auto"/>
            <w:left w:val="none" w:sz="0" w:space="0" w:color="auto"/>
            <w:bottom w:val="none" w:sz="0" w:space="0" w:color="auto"/>
            <w:right w:val="none" w:sz="0" w:space="0" w:color="auto"/>
          </w:divBdr>
        </w:div>
        <w:div w:id="536549010">
          <w:marLeft w:val="480"/>
          <w:marRight w:val="0"/>
          <w:marTop w:val="0"/>
          <w:marBottom w:val="0"/>
          <w:divBdr>
            <w:top w:val="none" w:sz="0" w:space="0" w:color="auto"/>
            <w:left w:val="none" w:sz="0" w:space="0" w:color="auto"/>
            <w:bottom w:val="none" w:sz="0" w:space="0" w:color="auto"/>
            <w:right w:val="none" w:sz="0" w:space="0" w:color="auto"/>
          </w:divBdr>
        </w:div>
        <w:div w:id="548879220">
          <w:marLeft w:val="480"/>
          <w:marRight w:val="0"/>
          <w:marTop w:val="0"/>
          <w:marBottom w:val="0"/>
          <w:divBdr>
            <w:top w:val="none" w:sz="0" w:space="0" w:color="auto"/>
            <w:left w:val="none" w:sz="0" w:space="0" w:color="auto"/>
            <w:bottom w:val="none" w:sz="0" w:space="0" w:color="auto"/>
            <w:right w:val="none" w:sz="0" w:space="0" w:color="auto"/>
          </w:divBdr>
        </w:div>
        <w:div w:id="553933388">
          <w:marLeft w:val="480"/>
          <w:marRight w:val="0"/>
          <w:marTop w:val="0"/>
          <w:marBottom w:val="0"/>
          <w:divBdr>
            <w:top w:val="none" w:sz="0" w:space="0" w:color="auto"/>
            <w:left w:val="none" w:sz="0" w:space="0" w:color="auto"/>
            <w:bottom w:val="none" w:sz="0" w:space="0" w:color="auto"/>
            <w:right w:val="none" w:sz="0" w:space="0" w:color="auto"/>
          </w:divBdr>
        </w:div>
        <w:div w:id="558712949">
          <w:marLeft w:val="480"/>
          <w:marRight w:val="0"/>
          <w:marTop w:val="0"/>
          <w:marBottom w:val="0"/>
          <w:divBdr>
            <w:top w:val="none" w:sz="0" w:space="0" w:color="auto"/>
            <w:left w:val="none" w:sz="0" w:space="0" w:color="auto"/>
            <w:bottom w:val="none" w:sz="0" w:space="0" w:color="auto"/>
            <w:right w:val="none" w:sz="0" w:space="0" w:color="auto"/>
          </w:divBdr>
        </w:div>
        <w:div w:id="665596047">
          <w:marLeft w:val="480"/>
          <w:marRight w:val="0"/>
          <w:marTop w:val="0"/>
          <w:marBottom w:val="0"/>
          <w:divBdr>
            <w:top w:val="none" w:sz="0" w:space="0" w:color="auto"/>
            <w:left w:val="none" w:sz="0" w:space="0" w:color="auto"/>
            <w:bottom w:val="none" w:sz="0" w:space="0" w:color="auto"/>
            <w:right w:val="none" w:sz="0" w:space="0" w:color="auto"/>
          </w:divBdr>
        </w:div>
        <w:div w:id="671494992">
          <w:marLeft w:val="480"/>
          <w:marRight w:val="0"/>
          <w:marTop w:val="0"/>
          <w:marBottom w:val="0"/>
          <w:divBdr>
            <w:top w:val="none" w:sz="0" w:space="0" w:color="auto"/>
            <w:left w:val="none" w:sz="0" w:space="0" w:color="auto"/>
            <w:bottom w:val="none" w:sz="0" w:space="0" w:color="auto"/>
            <w:right w:val="none" w:sz="0" w:space="0" w:color="auto"/>
          </w:divBdr>
        </w:div>
        <w:div w:id="695622699">
          <w:marLeft w:val="480"/>
          <w:marRight w:val="0"/>
          <w:marTop w:val="0"/>
          <w:marBottom w:val="0"/>
          <w:divBdr>
            <w:top w:val="none" w:sz="0" w:space="0" w:color="auto"/>
            <w:left w:val="none" w:sz="0" w:space="0" w:color="auto"/>
            <w:bottom w:val="none" w:sz="0" w:space="0" w:color="auto"/>
            <w:right w:val="none" w:sz="0" w:space="0" w:color="auto"/>
          </w:divBdr>
        </w:div>
        <w:div w:id="717974455">
          <w:marLeft w:val="480"/>
          <w:marRight w:val="0"/>
          <w:marTop w:val="0"/>
          <w:marBottom w:val="0"/>
          <w:divBdr>
            <w:top w:val="none" w:sz="0" w:space="0" w:color="auto"/>
            <w:left w:val="none" w:sz="0" w:space="0" w:color="auto"/>
            <w:bottom w:val="none" w:sz="0" w:space="0" w:color="auto"/>
            <w:right w:val="none" w:sz="0" w:space="0" w:color="auto"/>
          </w:divBdr>
        </w:div>
        <w:div w:id="777144036">
          <w:marLeft w:val="480"/>
          <w:marRight w:val="0"/>
          <w:marTop w:val="0"/>
          <w:marBottom w:val="0"/>
          <w:divBdr>
            <w:top w:val="none" w:sz="0" w:space="0" w:color="auto"/>
            <w:left w:val="none" w:sz="0" w:space="0" w:color="auto"/>
            <w:bottom w:val="none" w:sz="0" w:space="0" w:color="auto"/>
            <w:right w:val="none" w:sz="0" w:space="0" w:color="auto"/>
          </w:divBdr>
        </w:div>
        <w:div w:id="904678300">
          <w:marLeft w:val="480"/>
          <w:marRight w:val="0"/>
          <w:marTop w:val="0"/>
          <w:marBottom w:val="0"/>
          <w:divBdr>
            <w:top w:val="none" w:sz="0" w:space="0" w:color="auto"/>
            <w:left w:val="none" w:sz="0" w:space="0" w:color="auto"/>
            <w:bottom w:val="none" w:sz="0" w:space="0" w:color="auto"/>
            <w:right w:val="none" w:sz="0" w:space="0" w:color="auto"/>
          </w:divBdr>
        </w:div>
        <w:div w:id="906260812">
          <w:marLeft w:val="480"/>
          <w:marRight w:val="0"/>
          <w:marTop w:val="0"/>
          <w:marBottom w:val="0"/>
          <w:divBdr>
            <w:top w:val="none" w:sz="0" w:space="0" w:color="auto"/>
            <w:left w:val="none" w:sz="0" w:space="0" w:color="auto"/>
            <w:bottom w:val="none" w:sz="0" w:space="0" w:color="auto"/>
            <w:right w:val="none" w:sz="0" w:space="0" w:color="auto"/>
          </w:divBdr>
        </w:div>
        <w:div w:id="909657033">
          <w:marLeft w:val="480"/>
          <w:marRight w:val="0"/>
          <w:marTop w:val="0"/>
          <w:marBottom w:val="0"/>
          <w:divBdr>
            <w:top w:val="none" w:sz="0" w:space="0" w:color="auto"/>
            <w:left w:val="none" w:sz="0" w:space="0" w:color="auto"/>
            <w:bottom w:val="none" w:sz="0" w:space="0" w:color="auto"/>
            <w:right w:val="none" w:sz="0" w:space="0" w:color="auto"/>
          </w:divBdr>
        </w:div>
        <w:div w:id="928126111">
          <w:marLeft w:val="480"/>
          <w:marRight w:val="0"/>
          <w:marTop w:val="0"/>
          <w:marBottom w:val="0"/>
          <w:divBdr>
            <w:top w:val="none" w:sz="0" w:space="0" w:color="auto"/>
            <w:left w:val="none" w:sz="0" w:space="0" w:color="auto"/>
            <w:bottom w:val="none" w:sz="0" w:space="0" w:color="auto"/>
            <w:right w:val="none" w:sz="0" w:space="0" w:color="auto"/>
          </w:divBdr>
        </w:div>
        <w:div w:id="956833183">
          <w:marLeft w:val="480"/>
          <w:marRight w:val="0"/>
          <w:marTop w:val="0"/>
          <w:marBottom w:val="0"/>
          <w:divBdr>
            <w:top w:val="none" w:sz="0" w:space="0" w:color="auto"/>
            <w:left w:val="none" w:sz="0" w:space="0" w:color="auto"/>
            <w:bottom w:val="none" w:sz="0" w:space="0" w:color="auto"/>
            <w:right w:val="none" w:sz="0" w:space="0" w:color="auto"/>
          </w:divBdr>
        </w:div>
        <w:div w:id="963733628">
          <w:marLeft w:val="480"/>
          <w:marRight w:val="0"/>
          <w:marTop w:val="0"/>
          <w:marBottom w:val="0"/>
          <w:divBdr>
            <w:top w:val="none" w:sz="0" w:space="0" w:color="auto"/>
            <w:left w:val="none" w:sz="0" w:space="0" w:color="auto"/>
            <w:bottom w:val="none" w:sz="0" w:space="0" w:color="auto"/>
            <w:right w:val="none" w:sz="0" w:space="0" w:color="auto"/>
          </w:divBdr>
        </w:div>
        <w:div w:id="985427011">
          <w:marLeft w:val="480"/>
          <w:marRight w:val="0"/>
          <w:marTop w:val="0"/>
          <w:marBottom w:val="0"/>
          <w:divBdr>
            <w:top w:val="none" w:sz="0" w:space="0" w:color="auto"/>
            <w:left w:val="none" w:sz="0" w:space="0" w:color="auto"/>
            <w:bottom w:val="none" w:sz="0" w:space="0" w:color="auto"/>
            <w:right w:val="none" w:sz="0" w:space="0" w:color="auto"/>
          </w:divBdr>
        </w:div>
        <w:div w:id="1021007996">
          <w:marLeft w:val="480"/>
          <w:marRight w:val="0"/>
          <w:marTop w:val="0"/>
          <w:marBottom w:val="0"/>
          <w:divBdr>
            <w:top w:val="none" w:sz="0" w:space="0" w:color="auto"/>
            <w:left w:val="none" w:sz="0" w:space="0" w:color="auto"/>
            <w:bottom w:val="none" w:sz="0" w:space="0" w:color="auto"/>
            <w:right w:val="none" w:sz="0" w:space="0" w:color="auto"/>
          </w:divBdr>
        </w:div>
        <w:div w:id="1089085281">
          <w:marLeft w:val="480"/>
          <w:marRight w:val="0"/>
          <w:marTop w:val="0"/>
          <w:marBottom w:val="0"/>
          <w:divBdr>
            <w:top w:val="none" w:sz="0" w:space="0" w:color="auto"/>
            <w:left w:val="none" w:sz="0" w:space="0" w:color="auto"/>
            <w:bottom w:val="none" w:sz="0" w:space="0" w:color="auto"/>
            <w:right w:val="none" w:sz="0" w:space="0" w:color="auto"/>
          </w:divBdr>
        </w:div>
        <w:div w:id="1113786667">
          <w:marLeft w:val="480"/>
          <w:marRight w:val="0"/>
          <w:marTop w:val="0"/>
          <w:marBottom w:val="0"/>
          <w:divBdr>
            <w:top w:val="none" w:sz="0" w:space="0" w:color="auto"/>
            <w:left w:val="none" w:sz="0" w:space="0" w:color="auto"/>
            <w:bottom w:val="none" w:sz="0" w:space="0" w:color="auto"/>
            <w:right w:val="none" w:sz="0" w:space="0" w:color="auto"/>
          </w:divBdr>
        </w:div>
        <w:div w:id="1118573175">
          <w:marLeft w:val="480"/>
          <w:marRight w:val="0"/>
          <w:marTop w:val="0"/>
          <w:marBottom w:val="0"/>
          <w:divBdr>
            <w:top w:val="none" w:sz="0" w:space="0" w:color="auto"/>
            <w:left w:val="none" w:sz="0" w:space="0" w:color="auto"/>
            <w:bottom w:val="none" w:sz="0" w:space="0" w:color="auto"/>
            <w:right w:val="none" w:sz="0" w:space="0" w:color="auto"/>
          </w:divBdr>
        </w:div>
        <w:div w:id="1212309180">
          <w:marLeft w:val="480"/>
          <w:marRight w:val="0"/>
          <w:marTop w:val="0"/>
          <w:marBottom w:val="0"/>
          <w:divBdr>
            <w:top w:val="none" w:sz="0" w:space="0" w:color="auto"/>
            <w:left w:val="none" w:sz="0" w:space="0" w:color="auto"/>
            <w:bottom w:val="none" w:sz="0" w:space="0" w:color="auto"/>
            <w:right w:val="none" w:sz="0" w:space="0" w:color="auto"/>
          </w:divBdr>
        </w:div>
        <w:div w:id="1214341702">
          <w:marLeft w:val="480"/>
          <w:marRight w:val="0"/>
          <w:marTop w:val="0"/>
          <w:marBottom w:val="0"/>
          <w:divBdr>
            <w:top w:val="none" w:sz="0" w:space="0" w:color="auto"/>
            <w:left w:val="none" w:sz="0" w:space="0" w:color="auto"/>
            <w:bottom w:val="none" w:sz="0" w:space="0" w:color="auto"/>
            <w:right w:val="none" w:sz="0" w:space="0" w:color="auto"/>
          </w:divBdr>
        </w:div>
        <w:div w:id="1253010353">
          <w:marLeft w:val="480"/>
          <w:marRight w:val="0"/>
          <w:marTop w:val="0"/>
          <w:marBottom w:val="0"/>
          <w:divBdr>
            <w:top w:val="none" w:sz="0" w:space="0" w:color="auto"/>
            <w:left w:val="none" w:sz="0" w:space="0" w:color="auto"/>
            <w:bottom w:val="none" w:sz="0" w:space="0" w:color="auto"/>
            <w:right w:val="none" w:sz="0" w:space="0" w:color="auto"/>
          </w:divBdr>
        </w:div>
        <w:div w:id="1262255538">
          <w:marLeft w:val="480"/>
          <w:marRight w:val="0"/>
          <w:marTop w:val="0"/>
          <w:marBottom w:val="0"/>
          <w:divBdr>
            <w:top w:val="none" w:sz="0" w:space="0" w:color="auto"/>
            <w:left w:val="none" w:sz="0" w:space="0" w:color="auto"/>
            <w:bottom w:val="none" w:sz="0" w:space="0" w:color="auto"/>
            <w:right w:val="none" w:sz="0" w:space="0" w:color="auto"/>
          </w:divBdr>
        </w:div>
        <w:div w:id="1288008764">
          <w:marLeft w:val="480"/>
          <w:marRight w:val="0"/>
          <w:marTop w:val="0"/>
          <w:marBottom w:val="0"/>
          <w:divBdr>
            <w:top w:val="none" w:sz="0" w:space="0" w:color="auto"/>
            <w:left w:val="none" w:sz="0" w:space="0" w:color="auto"/>
            <w:bottom w:val="none" w:sz="0" w:space="0" w:color="auto"/>
            <w:right w:val="none" w:sz="0" w:space="0" w:color="auto"/>
          </w:divBdr>
        </w:div>
        <w:div w:id="1299411184">
          <w:marLeft w:val="480"/>
          <w:marRight w:val="0"/>
          <w:marTop w:val="0"/>
          <w:marBottom w:val="0"/>
          <w:divBdr>
            <w:top w:val="none" w:sz="0" w:space="0" w:color="auto"/>
            <w:left w:val="none" w:sz="0" w:space="0" w:color="auto"/>
            <w:bottom w:val="none" w:sz="0" w:space="0" w:color="auto"/>
            <w:right w:val="none" w:sz="0" w:space="0" w:color="auto"/>
          </w:divBdr>
        </w:div>
        <w:div w:id="1355886379">
          <w:marLeft w:val="480"/>
          <w:marRight w:val="0"/>
          <w:marTop w:val="0"/>
          <w:marBottom w:val="0"/>
          <w:divBdr>
            <w:top w:val="none" w:sz="0" w:space="0" w:color="auto"/>
            <w:left w:val="none" w:sz="0" w:space="0" w:color="auto"/>
            <w:bottom w:val="none" w:sz="0" w:space="0" w:color="auto"/>
            <w:right w:val="none" w:sz="0" w:space="0" w:color="auto"/>
          </w:divBdr>
        </w:div>
        <w:div w:id="1376655490">
          <w:marLeft w:val="480"/>
          <w:marRight w:val="0"/>
          <w:marTop w:val="0"/>
          <w:marBottom w:val="0"/>
          <w:divBdr>
            <w:top w:val="none" w:sz="0" w:space="0" w:color="auto"/>
            <w:left w:val="none" w:sz="0" w:space="0" w:color="auto"/>
            <w:bottom w:val="none" w:sz="0" w:space="0" w:color="auto"/>
            <w:right w:val="none" w:sz="0" w:space="0" w:color="auto"/>
          </w:divBdr>
        </w:div>
        <w:div w:id="1399521526">
          <w:marLeft w:val="480"/>
          <w:marRight w:val="0"/>
          <w:marTop w:val="0"/>
          <w:marBottom w:val="0"/>
          <w:divBdr>
            <w:top w:val="none" w:sz="0" w:space="0" w:color="auto"/>
            <w:left w:val="none" w:sz="0" w:space="0" w:color="auto"/>
            <w:bottom w:val="none" w:sz="0" w:space="0" w:color="auto"/>
            <w:right w:val="none" w:sz="0" w:space="0" w:color="auto"/>
          </w:divBdr>
        </w:div>
        <w:div w:id="1445728906">
          <w:marLeft w:val="480"/>
          <w:marRight w:val="0"/>
          <w:marTop w:val="0"/>
          <w:marBottom w:val="0"/>
          <w:divBdr>
            <w:top w:val="none" w:sz="0" w:space="0" w:color="auto"/>
            <w:left w:val="none" w:sz="0" w:space="0" w:color="auto"/>
            <w:bottom w:val="none" w:sz="0" w:space="0" w:color="auto"/>
            <w:right w:val="none" w:sz="0" w:space="0" w:color="auto"/>
          </w:divBdr>
        </w:div>
        <w:div w:id="1496610925">
          <w:marLeft w:val="480"/>
          <w:marRight w:val="0"/>
          <w:marTop w:val="0"/>
          <w:marBottom w:val="0"/>
          <w:divBdr>
            <w:top w:val="none" w:sz="0" w:space="0" w:color="auto"/>
            <w:left w:val="none" w:sz="0" w:space="0" w:color="auto"/>
            <w:bottom w:val="none" w:sz="0" w:space="0" w:color="auto"/>
            <w:right w:val="none" w:sz="0" w:space="0" w:color="auto"/>
          </w:divBdr>
        </w:div>
        <w:div w:id="1505903002">
          <w:marLeft w:val="480"/>
          <w:marRight w:val="0"/>
          <w:marTop w:val="0"/>
          <w:marBottom w:val="0"/>
          <w:divBdr>
            <w:top w:val="none" w:sz="0" w:space="0" w:color="auto"/>
            <w:left w:val="none" w:sz="0" w:space="0" w:color="auto"/>
            <w:bottom w:val="none" w:sz="0" w:space="0" w:color="auto"/>
            <w:right w:val="none" w:sz="0" w:space="0" w:color="auto"/>
          </w:divBdr>
        </w:div>
        <w:div w:id="1522234382">
          <w:marLeft w:val="480"/>
          <w:marRight w:val="0"/>
          <w:marTop w:val="0"/>
          <w:marBottom w:val="0"/>
          <w:divBdr>
            <w:top w:val="none" w:sz="0" w:space="0" w:color="auto"/>
            <w:left w:val="none" w:sz="0" w:space="0" w:color="auto"/>
            <w:bottom w:val="none" w:sz="0" w:space="0" w:color="auto"/>
            <w:right w:val="none" w:sz="0" w:space="0" w:color="auto"/>
          </w:divBdr>
        </w:div>
        <w:div w:id="1628662060">
          <w:marLeft w:val="480"/>
          <w:marRight w:val="0"/>
          <w:marTop w:val="0"/>
          <w:marBottom w:val="0"/>
          <w:divBdr>
            <w:top w:val="none" w:sz="0" w:space="0" w:color="auto"/>
            <w:left w:val="none" w:sz="0" w:space="0" w:color="auto"/>
            <w:bottom w:val="none" w:sz="0" w:space="0" w:color="auto"/>
            <w:right w:val="none" w:sz="0" w:space="0" w:color="auto"/>
          </w:divBdr>
        </w:div>
        <w:div w:id="1644776773">
          <w:marLeft w:val="480"/>
          <w:marRight w:val="0"/>
          <w:marTop w:val="0"/>
          <w:marBottom w:val="0"/>
          <w:divBdr>
            <w:top w:val="none" w:sz="0" w:space="0" w:color="auto"/>
            <w:left w:val="none" w:sz="0" w:space="0" w:color="auto"/>
            <w:bottom w:val="none" w:sz="0" w:space="0" w:color="auto"/>
            <w:right w:val="none" w:sz="0" w:space="0" w:color="auto"/>
          </w:divBdr>
        </w:div>
        <w:div w:id="1663116754">
          <w:marLeft w:val="480"/>
          <w:marRight w:val="0"/>
          <w:marTop w:val="0"/>
          <w:marBottom w:val="0"/>
          <w:divBdr>
            <w:top w:val="none" w:sz="0" w:space="0" w:color="auto"/>
            <w:left w:val="none" w:sz="0" w:space="0" w:color="auto"/>
            <w:bottom w:val="none" w:sz="0" w:space="0" w:color="auto"/>
            <w:right w:val="none" w:sz="0" w:space="0" w:color="auto"/>
          </w:divBdr>
        </w:div>
        <w:div w:id="1691179638">
          <w:marLeft w:val="480"/>
          <w:marRight w:val="0"/>
          <w:marTop w:val="0"/>
          <w:marBottom w:val="0"/>
          <w:divBdr>
            <w:top w:val="none" w:sz="0" w:space="0" w:color="auto"/>
            <w:left w:val="none" w:sz="0" w:space="0" w:color="auto"/>
            <w:bottom w:val="none" w:sz="0" w:space="0" w:color="auto"/>
            <w:right w:val="none" w:sz="0" w:space="0" w:color="auto"/>
          </w:divBdr>
        </w:div>
        <w:div w:id="1700887934">
          <w:marLeft w:val="480"/>
          <w:marRight w:val="0"/>
          <w:marTop w:val="0"/>
          <w:marBottom w:val="0"/>
          <w:divBdr>
            <w:top w:val="none" w:sz="0" w:space="0" w:color="auto"/>
            <w:left w:val="none" w:sz="0" w:space="0" w:color="auto"/>
            <w:bottom w:val="none" w:sz="0" w:space="0" w:color="auto"/>
            <w:right w:val="none" w:sz="0" w:space="0" w:color="auto"/>
          </w:divBdr>
        </w:div>
        <w:div w:id="1712075908">
          <w:marLeft w:val="480"/>
          <w:marRight w:val="0"/>
          <w:marTop w:val="0"/>
          <w:marBottom w:val="0"/>
          <w:divBdr>
            <w:top w:val="none" w:sz="0" w:space="0" w:color="auto"/>
            <w:left w:val="none" w:sz="0" w:space="0" w:color="auto"/>
            <w:bottom w:val="none" w:sz="0" w:space="0" w:color="auto"/>
            <w:right w:val="none" w:sz="0" w:space="0" w:color="auto"/>
          </w:divBdr>
        </w:div>
        <w:div w:id="1762556487">
          <w:marLeft w:val="480"/>
          <w:marRight w:val="0"/>
          <w:marTop w:val="0"/>
          <w:marBottom w:val="0"/>
          <w:divBdr>
            <w:top w:val="none" w:sz="0" w:space="0" w:color="auto"/>
            <w:left w:val="none" w:sz="0" w:space="0" w:color="auto"/>
            <w:bottom w:val="none" w:sz="0" w:space="0" w:color="auto"/>
            <w:right w:val="none" w:sz="0" w:space="0" w:color="auto"/>
          </w:divBdr>
        </w:div>
        <w:div w:id="1833522882">
          <w:marLeft w:val="480"/>
          <w:marRight w:val="0"/>
          <w:marTop w:val="0"/>
          <w:marBottom w:val="0"/>
          <w:divBdr>
            <w:top w:val="none" w:sz="0" w:space="0" w:color="auto"/>
            <w:left w:val="none" w:sz="0" w:space="0" w:color="auto"/>
            <w:bottom w:val="none" w:sz="0" w:space="0" w:color="auto"/>
            <w:right w:val="none" w:sz="0" w:space="0" w:color="auto"/>
          </w:divBdr>
        </w:div>
        <w:div w:id="1843084514">
          <w:marLeft w:val="480"/>
          <w:marRight w:val="0"/>
          <w:marTop w:val="0"/>
          <w:marBottom w:val="0"/>
          <w:divBdr>
            <w:top w:val="none" w:sz="0" w:space="0" w:color="auto"/>
            <w:left w:val="none" w:sz="0" w:space="0" w:color="auto"/>
            <w:bottom w:val="none" w:sz="0" w:space="0" w:color="auto"/>
            <w:right w:val="none" w:sz="0" w:space="0" w:color="auto"/>
          </w:divBdr>
        </w:div>
        <w:div w:id="1880782815">
          <w:marLeft w:val="480"/>
          <w:marRight w:val="0"/>
          <w:marTop w:val="0"/>
          <w:marBottom w:val="0"/>
          <w:divBdr>
            <w:top w:val="none" w:sz="0" w:space="0" w:color="auto"/>
            <w:left w:val="none" w:sz="0" w:space="0" w:color="auto"/>
            <w:bottom w:val="none" w:sz="0" w:space="0" w:color="auto"/>
            <w:right w:val="none" w:sz="0" w:space="0" w:color="auto"/>
          </w:divBdr>
        </w:div>
        <w:div w:id="1887568965">
          <w:marLeft w:val="480"/>
          <w:marRight w:val="0"/>
          <w:marTop w:val="0"/>
          <w:marBottom w:val="0"/>
          <w:divBdr>
            <w:top w:val="none" w:sz="0" w:space="0" w:color="auto"/>
            <w:left w:val="none" w:sz="0" w:space="0" w:color="auto"/>
            <w:bottom w:val="none" w:sz="0" w:space="0" w:color="auto"/>
            <w:right w:val="none" w:sz="0" w:space="0" w:color="auto"/>
          </w:divBdr>
        </w:div>
        <w:div w:id="1906451374">
          <w:marLeft w:val="480"/>
          <w:marRight w:val="0"/>
          <w:marTop w:val="0"/>
          <w:marBottom w:val="0"/>
          <w:divBdr>
            <w:top w:val="none" w:sz="0" w:space="0" w:color="auto"/>
            <w:left w:val="none" w:sz="0" w:space="0" w:color="auto"/>
            <w:bottom w:val="none" w:sz="0" w:space="0" w:color="auto"/>
            <w:right w:val="none" w:sz="0" w:space="0" w:color="auto"/>
          </w:divBdr>
        </w:div>
        <w:div w:id="1938521480">
          <w:marLeft w:val="480"/>
          <w:marRight w:val="0"/>
          <w:marTop w:val="0"/>
          <w:marBottom w:val="0"/>
          <w:divBdr>
            <w:top w:val="none" w:sz="0" w:space="0" w:color="auto"/>
            <w:left w:val="none" w:sz="0" w:space="0" w:color="auto"/>
            <w:bottom w:val="none" w:sz="0" w:space="0" w:color="auto"/>
            <w:right w:val="none" w:sz="0" w:space="0" w:color="auto"/>
          </w:divBdr>
        </w:div>
        <w:div w:id="2062318230">
          <w:marLeft w:val="480"/>
          <w:marRight w:val="0"/>
          <w:marTop w:val="0"/>
          <w:marBottom w:val="0"/>
          <w:divBdr>
            <w:top w:val="none" w:sz="0" w:space="0" w:color="auto"/>
            <w:left w:val="none" w:sz="0" w:space="0" w:color="auto"/>
            <w:bottom w:val="none" w:sz="0" w:space="0" w:color="auto"/>
            <w:right w:val="none" w:sz="0" w:space="0" w:color="auto"/>
          </w:divBdr>
        </w:div>
        <w:div w:id="2067215864">
          <w:marLeft w:val="480"/>
          <w:marRight w:val="0"/>
          <w:marTop w:val="0"/>
          <w:marBottom w:val="0"/>
          <w:divBdr>
            <w:top w:val="none" w:sz="0" w:space="0" w:color="auto"/>
            <w:left w:val="none" w:sz="0" w:space="0" w:color="auto"/>
            <w:bottom w:val="none" w:sz="0" w:space="0" w:color="auto"/>
            <w:right w:val="none" w:sz="0" w:space="0" w:color="auto"/>
          </w:divBdr>
        </w:div>
        <w:div w:id="2069305376">
          <w:marLeft w:val="480"/>
          <w:marRight w:val="0"/>
          <w:marTop w:val="0"/>
          <w:marBottom w:val="0"/>
          <w:divBdr>
            <w:top w:val="none" w:sz="0" w:space="0" w:color="auto"/>
            <w:left w:val="none" w:sz="0" w:space="0" w:color="auto"/>
            <w:bottom w:val="none" w:sz="0" w:space="0" w:color="auto"/>
            <w:right w:val="none" w:sz="0" w:space="0" w:color="auto"/>
          </w:divBdr>
        </w:div>
        <w:div w:id="2078703026">
          <w:marLeft w:val="480"/>
          <w:marRight w:val="0"/>
          <w:marTop w:val="0"/>
          <w:marBottom w:val="0"/>
          <w:divBdr>
            <w:top w:val="none" w:sz="0" w:space="0" w:color="auto"/>
            <w:left w:val="none" w:sz="0" w:space="0" w:color="auto"/>
            <w:bottom w:val="none" w:sz="0" w:space="0" w:color="auto"/>
            <w:right w:val="none" w:sz="0" w:space="0" w:color="auto"/>
          </w:divBdr>
        </w:div>
        <w:div w:id="2087726067">
          <w:marLeft w:val="480"/>
          <w:marRight w:val="0"/>
          <w:marTop w:val="0"/>
          <w:marBottom w:val="0"/>
          <w:divBdr>
            <w:top w:val="none" w:sz="0" w:space="0" w:color="auto"/>
            <w:left w:val="none" w:sz="0" w:space="0" w:color="auto"/>
            <w:bottom w:val="none" w:sz="0" w:space="0" w:color="auto"/>
            <w:right w:val="none" w:sz="0" w:space="0" w:color="auto"/>
          </w:divBdr>
        </w:div>
        <w:div w:id="2096894920">
          <w:marLeft w:val="480"/>
          <w:marRight w:val="0"/>
          <w:marTop w:val="0"/>
          <w:marBottom w:val="0"/>
          <w:divBdr>
            <w:top w:val="none" w:sz="0" w:space="0" w:color="auto"/>
            <w:left w:val="none" w:sz="0" w:space="0" w:color="auto"/>
            <w:bottom w:val="none" w:sz="0" w:space="0" w:color="auto"/>
            <w:right w:val="none" w:sz="0" w:space="0" w:color="auto"/>
          </w:divBdr>
        </w:div>
        <w:div w:id="2108235506">
          <w:marLeft w:val="480"/>
          <w:marRight w:val="0"/>
          <w:marTop w:val="0"/>
          <w:marBottom w:val="0"/>
          <w:divBdr>
            <w:top w:val="none" w:sz="0" w:space="0" w:color="auto"/>
            <w:left w:val="none" w:sz="0" w:space="0" w:color="auto"/>
            <w:bottom w:val="none" w:sz="0" w:space="0" w:color="auto"/>
            <w:right w:val="none" w:sz="0" w:space="0" w:color="auto"/>
          </w:divBdr>
        </w:div>
        <w:div w:id="2127192506">
          <w:marLeft w:val="480"/>
          <w:marRight w:val="0"/>
          <w:marTop w:val="0"/>
          <w:marBottom w:val="0"/>
          <w:divBdr>
            <w:top w:val="none" w:sz="0" w:space="0" w:color="auto"/>
            <w:left w:val="none" w:sz="0" w:space="0" w:color="auto"/>
            <w:bottom w:val="none" w:sz="0" w:space="0" w:color="auto"/>
            <w:right w:val="none" w:sz="0" w:space="0" w:color="auto"/>
          </w:divBdr>
        </w:div>
        <w:div w:id="2135564048">
          <w:marLeft w:val="480"/>
          <w:marRight w:val="0"/>
          <w:marTop w:val="0"/>
          <w:marBottom w:val="0"/>
          <w:divBdr>
            <w:top w:val="none" w:sz="0" w:space="0" w:color="auto"/>
            <w:left w:val="none" w:sz="0" w:space="0" w:color="auto"/>
            <w:bottom w:val="none" w:sz="0" w:space="0" w:color="auto"/>
            <w:right w:val="none" w:sz="0" w:space="0" w:color="auto"/>
          </w:divBdr>
        </w:div>
      </w:divsChild>
    </w:div>
    <w:div w:id="1408266929">
      <w:bodyDiv w:val="1"/>
      <w:marLeft w:val="0"/>
      <w:marRight w:val="0"/>
      <w:marTop w:val="0"/>
      <w:marBottom w:val="0"/>
      <w:divBdr>
        <w:top w:val="none" w:sz="0" w:space="0" w:color="auto"/>
        <w:left w:val="none" w:sz="0" w:space="0" w:color="auto"/>
        <w:bottom w:val="none" w:sz="0" w:space="0" w:color="auto"/>
        <w:right w:val="none" w:sz="0" w:space="0" w:color="auto"/>
      </w:divBdr>
      <w:divsChild>
        <w:div w:id="36902167">
          <w:marLeft w:val="480"/>
          <w:marRight w:val="0"/>
          <w:marTop w:val="0"/>
          <w:marBottom w:val="0"/>
          <w:divBdr>
            <w:top w:val="none" w:sz="0" w:space="0" w:color="auto"/>
            <w:left w:val="none" w:sz="0" w:space="0" w:color="auto"/>
            <w:bottom w:val="none" w:sz="0" w:space="0" w:color="auto"/>
            <w:right w:val="none" w:sz="0" w:space="0" w:color="auto"/>
          </w:divBdr>
        </w:div>
        <w:div w:id="68550851">
          <w:marLeft w:val="480"/>
          <w:marRight w:val="0"/>
          <w:marTop w:val="0"/>
          <w:marBottom w:val="0"/>
          <w:divBdr>
            <w:top w:val="none" w:sz="0" w:space="0" w:color="auto"/>
            <w:left w:val="none" w:sz="0" w:space="0" w:color="auto"/>
            <w:bottom w:val="none" w:sz="0" w:space="0" w:color="auto"/>
            <w:right w:val="none" w:sz="0" w:space="0" w:color="auto"/>
          </w:divBdr>
        </w:div>
        <w:div w:id="82189135">
          <w:marLeft w:val="480"/>
          <w:marRight w:val="0"/>
          <w:marTop w:val="0"/>
          <w:marBottom w:val="0"/>
          <w:divBdr>
            <w:top w:val="none" w:sz="0" w:space="0" w:color="auto"/>
            <w:left w:val="none" w:sz="0" w:space="0" w:color="auto"/>
            <w:bottom w:val="none" w:sz="0" w:space="0" w:color="auto"/>
            <w:right w:val="none" w:sz="0" w:space="0" w:color="auto"/>
          </w:divBdr>
        </w:div>
        <w:div w:id="87048520">
          <w:marLeft w:val="480"/>
          <w:marRight w:val="0"/>
          <w:marTop w:val="0"/>
          <w:marBottom w:val="0"/>
          <w:divBdr>
            <w:top w:val="none" w:sz="0" w:space="0" w:color="auto"/>
            <w:left w:val="none" w:sz="0" w:space="0" w:color="auto"/>
            <w:bottom w:val="none" w:sz="0" w:space="0" w:color="auto"/>
            <w:right w:val="none" w:sz="0" w:space="0" w:color="auto"/>
          </w:divBdr>
        </w:div>
        <w:div w:id="114104379">
          <w:marLeft w:val="480"/>
          <w:marRight w:val="0"/>
          <w:marTop w:val="0"/>
          <w:marBottom w:val="0"/>
          <w:divBdr>
            <w:top w:val="none" w:sz="0" w:space="0" w:color="auto"/>
            <w:left w:val="none" w:sz="0" w:space="0" w:color="auto"/>
            <w:bottom w:val="none" w:sz="0" w:space="0" w:color="auto"/>
            <w:right w:val="none" w:sz="0" w:space="0" w:color="auto"/>
          </w:divBdr>
        </w:div>
        <w:div w:id="137773073">
          <w:marLeft w:val="480"/>
          <w:marRight w:val="0"/>
          <w:marTop w:val="0"/>
          <w:marBottom w:val="0"/>
          <w:divBdr>
            <w:top w:val="none" w:sz="0" w:space="0" w:color="auto"/>
            <w:left w:val="none" w:sz="0" w:space="0" w:color="auto"/>
            <w:bottom w:val="none" w:sz="0" w:space="0" w:color="auto"/>
            <w:right w:val="none" w:sz="0" w:space="0" w:color="auto"/>
          </w:divBdr>
        </w:div>
        <w:div w:id="143207017">
          <w:marLeft w:val="480"/>
          <w:marRight w:val="0"/>
          <w:marTop w:val="0"/>
          <w:marBottom w:val="0"/>
          <w:divBdr>
            <w:top w:val="none" w:sz="0" w:space="0" w:color="auto"/>
            <w:left w:val="none" w:sz="0" w:space="0" w:color="auto"/>
            <w:bottom w:val="none" w:sz="0" w:space="0" w:color="auto"/>
            <w:right w:val="none" w:sz="0" w:space="0" w:color="auto"/>
          </w:divBdr>
        </w:div>
        <w:div w:id="154416527">
          <w:marLeft w:val="480"/>
          <w:marRight w:val="0"/>
          <w:marTop w:val="0"/>
          <w:marBottom w:val="0"/>
          <w:divBdr>
            <w:top w:val="none" w:sz="0" w:space="0" w:color="auto"/>
            <w:left w:val="none" w:sz="0" w:space="0" w:color="auto"/>
            <w:bottom w:val="none" w:sz="0" w:space="0" w:color="auto"/>
            <w:right w:val="none" w:sz="0" w:space="0" w:color="auto"/>
          </w:divBdr>
        </w:div>
        <w:div w:id="230846384">
          <w:marLeft w:val="480"/>
          <w:marRight w:val="0"/>
          <w:marTop w:val="0"/>
          <w:marBottom w:val="0"/>
          <w:divBdr>
            <w:top w:val="none" w:sz="0" w:space="0" w:color="auto"/>
            <w:left w:val="none" w:sz="0" w:space="0" w:color="auto"/>
            <w:bottom w:val="none" w:sz="0" w:space="0" w:color="auto"/>
            <w:right w:val="none" w:sz="0" w:space="0" w:color="auto"/>
          </w:divBdr>
        </w:div>
        <w:div w:id="244802503">
          <w:marLeft w:val="480"/>
          <w:marRight w:val="0"/>
          <w:marTop w:val="0"/>
          <w:marBottom w:val="0"/>
          <w:divBdr>
            <w:top w:val="none" w:sz="0" w:space="0" w:color="auto"/>
            <w:left w:val="none" w:sz="0" w:space="0" w:color="auto"/>
            <w:bottom w:val="none" w:sz="0" w:space="0" w:color="auto"/>
            <w:right w:val="none" w:sz="0" w:space="0" w:color="auto"/>
          </w:divBdr>
        </w:div>
        <w:div w:id="319895239">
          <w:marLeft w:val="480"/>
          <w:marRight w:val="0"/>
          <w:marTop w:val="0"/>
          <w:marBottom w:val="0"/>
          <w:divBdr>
            <w:top w:val="none" w:sz="0" w:space="0" w:color="auto"/>
            <w:left w:val="none" w:sz="0" w:space="0" w:color="auto"/>
            <w:bottom w:val="none" w:sz="0" w:space="0" w:color="auto"/>
            <w:right w:val="none" w:sz="0" w:space="0" w:color="auto"/>
          </w:divBdr>
        </w:div>
        <w:div w:id="334116865">
          <w:marLeft w:val="480"/>
          <w:marRight w:val="0"/>
          <w:marTop w:val="0"/>
          <w:marBottom w:val="0"/>
          <w:divBdr>
            <w:top w:val="none" w:sz="0" w:space="0" w:color="auto"/>
            <w:left w:val="none" w:sz="0" w:space="0" w:color="auto"/>
            <w:bottom w:val="none" w:sz="0" w:space="0" w:color="auto"/>
            <w:right w:val="none" w:sz="0" w:space="0" w:color="auto"/>
          </w:divBdr>
        </w:div>
        <w:div w:id="336614066">
          <w:marLeft w:val="480"/>
          <w:marRight w:val="0"/>
          <w:marTop w:val="0"/>
          <w:marBottom w:val="0"/>
          <w:divBdr>
            <w:top w:val="none" w:sz="0" w:space="0" w:color="auto"/>
            <w:left w:val="none" w:sz="0" w:space="0" w:color="auto"/>
            <w:bottom w:val="none" w:sz="0" w:space="0" w:color="auto"/>
            <w:right w:val="none" w:sz="0" w:space="0" w:color="auto"/>
          </w:divBdr>
        </w:div>
        <w:div w:id="386150947">
          <w:marLeft w:val="480"/>
          <w:marRight w:val="0"/>
          <w:marTop w:val="0"/>
          <w:marBottom w:val="0"/>
          <w:divBdr>
            <w:top w:val="none" w:sz="0" w:space="0" w:color="auto"/>
            <w:left w:val="none" w:sz="0" w:space="0" w:color="auto"/>
            <w:bottom w:val="none" w:sz="0" w:space="0" w:color="auto"/>
            <w:right w:val="none" w:sz="0" w:space="0" w:color="auto"/>
          </w:divBdr>
        </w:div>
        <w:div w:id="394161643">
          <w:marLeft w:val="480"/>
          <w:marRight w:val="0"/>
          <w:marTop w:val="0"/>
          <w:marBottom w:val="0"/>
          <w:divBdr>
            <w:top w:val="none" w:sz="0" w:space="0" w:color="auto"/>
            <w:left w:val="none" w:sz="0" w:space="0" w:color="auto"/>
            <w:bottom w:val="none" w:sz="0" w:space="0" w:color="auto"/>
            <w:right w:val="none" w:sz="0" w:space="0" w:color="auto"/>
          </w:divBdr>
        </w:div>
        <w:div w:id="428084254">
          <w:marLeft w:val="480"/>
          <w:marRight w:val="0"/>
          <w:marTop w:val="0"/>
          <w:marBottom w:val="0"/>
          <w:divBdr>
            <w:top w:val="none" w:sz="0" w:space="0" w:color="auto"/>
            <w:left w:val="none" w:sz="0" w:space="0" w:color="auto"/>
            <w:bottom w:val="none" w:sz="0" w:space="0" w:color="auto"/>
            <w:right w:val="none" w:sz="0" w:space="0" w:color="auto"/>
          </w:divBdr>
        </w:div>
        <w:div w:id="463692317">
          <w:marLeft w:val="480"/>
          <w:marRight w:val="0"/>
          <w:marTop w:val="0"/>
          <w:marBottom w:val="0"/>
          <w:divBdr>
            <w:top w:val="none" w:sz="0" w:space="0" w:color="auto"/>
            <w:left w:val="none" w:sz="0" w:space="0" w:color="auto"/>
            <w:bottom w:val="none" w:sz="0" w:space="0" w:color="auto"/>
            <w:right w:val="none" w:sz="0" w:space="0" w:color="auto"/>
          </w:divBdr>
        </w:div>
        <w:div w:id="465510506">
          <w:marLeft w:val="480"/>
          <w:marRight w:val="0"/>
          <w:marTop w:val="0"/>
          <w:marBottom w:val="0"/>
          <w:divBdr>
            <w:top w:val="none" w:sz="0" w:space="0" w:color="auto"/>
            <w:left w:val="none" w:sz="0" w:space="0" w:color="auto"/>
            <w:bottom w:val="none" w:sz="0" w:space="0" w:color="auto"/>
            <w:right w:val="none" w:sz="0" w:space="0" w:color="auto"/>
          </w:divBdr>
        </w:div>
        <w:div w:id="475731054">
          <w:marLeft w:val="480"/>
          <w:marRight w:val="0"/>
          <w:marTop w:val="0"/>
          <w:marBottom w:val="0"/>
          <w:divBdr>
            <w:top w:val="none" w:sz="0" w:space="0" w:color="auto"/>
            <w:left w:val="none" w:sz="0" w:space="0" w:color="auto"/>
            <w:bottom w:val="none" w:sz="0" w:space="0" w:color="auto"/>
            <w:right w:val="none" w:sz="0" w:space="0" w:color="auto"/>
          </w:divBdr>
        </w:div>
        <w:div w:id="482435266">
          <w:marLeft w:val="480"/>
          <w:marRight w:val="0"/>
          <w:marTop w:val="0"/>
          <w:marBottom w:val="0"/>
          <w:divBdr>
            <w:top w:val="none" w:sz="0" w:space="0" w:color="auto"/>
            <w:left w:val="none" w:sz="0" w:space="0" w:color="auto"/>
            <w:bottom w:val="none" w:sz="0" w:space="0" w:color="auto"/>
            <w:right w:val="none" w:sz="0" w:space="0" w:color="auto"/>
          </w:divBdr>
        </w:div>
        <w:div w:id="517080094">
          <w:marLeft w:val="480"/>
          <w:marRight w:val="0"/>
          <w:marTop w:val="0"/>
          <w:marBottom w:val="0"/>
          <w:divBdr>
            <w:top w:val="none" w:sz="0" w:space="0" w:color="auto"/>
            <w:left w:val="none" w:sz="0" w:space="0" w:color="auto"/>
            <w:bottom w:val="none" w:sz="0" w:space="0" w:color="auto"/>
            <w:right w:val="none" w:sz="0" w:space="0" w:color="auto"/>
          </w:divBdr>
        </w:div>
        <w:div w:id="527836638">
          <w:marLeft w:val="480"/>
          <w:marRight w:val="0"/>
          <w:marTop w:val="0"/>
          <w:marBottom w:val="0"/>
          <w:divBdr>
            <w:top w:val="none" w:sz="0" w:space="0" w:color="auto"/>
            <w:left w:val="none" w:sz="0" w:space="0" w:color="auto"/>
            <w:bottom w:val="none" w:sz="0" w:space="0" w:color="auto"/>
            <w:right w:val="none" w:sz="0" w:space="0" w:color="auto"/>
          </w:divBdr>
        </w:div>
        <w:div w:id="580258969">
          <w:marLeft w:val="480"/>
          <w:marRight w:val="0"/>
          <w:marTop w:val="0"/>
          <w:marBottom w:val="0"/>
          <w:divBdr>
            <w:top w:val="none" w:sz="0" w:space="0" w:color="auto"/>
            <w:left w:val="none" w:sz="0" w:space="0" w:color="auto"/>
            <w:bottom w:val="none" w:sz="0" w:space="0" w:color="auto"/>
            <w:right w:val="none" w:sz="0" w:space="0" w:color="auto"/>
          </w:divBdr>
        </w:div>
        <w:div w:id="603809146">
          <w:marLeft w:val="480"/>
          <w:marRight w:val="0"/>
          <w:marTop w:val="0"/>
          <w:marBottom w:val="0"/>
          <w:divBdr>
            <w:top w:val="none" w:sz="0" w:space="0" w:color="auto"/>
            <w:left w:val="none" w:sz="0" w:space="0" w:color="auto"/>
            <w:bottom w:val="none" w:sz="0" w:space="0" w:color="auto"/>
            <w:right w:val="none" w:sz="0" w:space="0" w:color="auto"/>
          </w:divBdr>
        </w:div>
        <w:div w:id="651954660">
          <w:marLeft w:val="480"/>
          <w:marRight w:val="0"/>
          <w:marTop w:val="0"/>
          <w:marBottom w:val="0"/>
          <w:divBdr>
            <w:top w:val="none" w:sz="0" w:space="0" w:color="auto"/>
            <w:left w:val="none" w:sz="0" w:space="0" w:color="auto"/>
            <w:bottom w:val="none" w:sz="0" w:space="0" w:color="auto"/>
            <w:right w:val="none" w:sz="0" w:space="0" w:color="auto"/>
          </w:divBdr>
        </w:div>
        <w:div w:id="675112970">
          <w:marLeft w:val="480"/>
          <w:marRight w:val="0"/>
          <w:marTop w:val="0"/>
          <w:marBottom w:val="0"/>
          <w:divBdr>
            <w:top w:val="none" w:sz="0" w:space="0" w:color="auto"/>
            <w:left w:val="none" w:sz="0" w:space="0" w:color="auto"/>
            <w:bottom w:val="none" w:sz="0" w:space="0" w:color="auto"/>
            <w:right w:val="none" w:sz="0" w:space="0" w:color="auto"/>
          </w:divBdr>
        </w:div>
        <w:div w:id="677392293">
          <w:marLeft w:val="480"/>
          <w:marRight w:val="0"/>
          <w:marTop w:val="0"/>
          <w:marBottom w:val="0"/>
          <w:divBdr>
            <w:top w:val="none" w:sz="0" w:space="0" w:color="auto"/>
            <w:left w:val="none" w:sz="0" w:space="0" w:color="auto"/>
            <w:bottom w:val="none" w:sz="0" w:space="0" w:color="auto"/>
            <w:right w:val="none" w:sz="0" w:space="0" w:color="auto"/>
          </w:divBdr>
        </w:div>
        <w:div w:id="705913287">
          <w:marLeft w:val="480"/>
          <w:marRight w:val="0"/>
          <w:marTop w:val="0"/>
          <w:marBottom w:val="0"/>
          <w:divBdr>
            <w:top w:val="none" w:sz="0" w:space="0" w:color="auto"/>
            <w:left w:val="none" w:sz="0" w:space="0" w:color="auto"/>
            <w:bottom w:val="none" w:sz="0" w:space="0" w:color="auto"/>
            <w:right w:val="none" w:sz="0" w:space="0" w:color="auto"/>
          </w:divBdr>
        </w:div>
        <w:div w:id="742992391">
          <w:marLeft w:val="480"/>
          <w:marRight w:val="0"/>
          <w:marTop w:val="0"/>
          <w:marBottom w:val="0"/>
          <w:divBdr>
            <w:top w:val="none" w:sz="0" w:space="0" w:color="auto"/>
            <w:left w:val="none" w:sz="0" w:space="0" w:color="auto"/>
            <w:bottom w:val="none" w:sz="0" w:space="0" w:color="auto"/>
            <w:right w:val="none" w:sz="0" w:space="0" w:color="auto"/>
          </w:divBdr>
        </w:div>
        <w:div w:id="767196473">
          <w:marLeft w:val="480"/>
          <w:marRight w:val="0"/>
          <w:marTop w:val="0"/>
          <w:marBottom w:val="0"/>
          <w:divBdr>
            <w:top w:val="none" w:sz="0" w:space="0" w:color="auto"/>
            <w:left w:val="none" w:sz="0" w:space="0" w:color="auto"/>
            <w:bottom w:val="none" w:sz="0" w:space="0" w:color="auto"/>
            <w:right w:val="none" w:sz="0" w:space="0" w:color="auto"/>
          </w:divBdr>
        </w:div>
        <w:div w:id="774636755">
          <w:marLeft w:val="480"/>
          <w:marRight w:val="0"/>
          <w:marTop w:val="0"/>
          <w:marBottom w:val="0"/>
          <w:divBdr>
            <w:top w:val="none" w:sz="0" w:space="0" w:color="auto"/>
            <w:left w:val="none" w:sz="0" w:space="0" w:color="auto"/>
            <w:bottom w:val="none" w:sz="0" w:space="0" w:color="auto"/>
            <w:right w:val="none" w:sz="0" w:space="0" w:color="auto"/>
          </w:divBdr>
        </w:div>
        <w:div w:id="819998398">
          <w:marLeft w:val="480"/>
          <w:marRight w:val="0"/>
          <w:marTop w:val="0"/>
          <w:marBottom w:val="0"/>
          <w:divBdr>
            <w:top w:val="none" w:sz="0" w:space="0" w:color="auto"/>
            <w:left w:val="none" w:sz="0" w:space="0" w:color="auto"/>
            <w:bottom w:val="none" w:sz="0" w:space="0" w:color="auto"/>
            <w:right w:val="none" w:sz="0" w:space="0" w:color="auto"/>
          </w:divBdr>
        </w:div>
        <w:div w:id="847058293">
          <w:marLeft w:val="480"/>
          <w:marRight w:val="0"/>
          <w:marTop w:val="0"/>
          <w:marBottom w:val="0"/>
          <w:divBdr>
            <w:top w:val="none" w:sz="0" w:space="0" w:color="auto"/>
            <w:left w:val="none" w:sz="0" w:space="0" w:color="auto"/>
            <w:bottom w:val="none" w:sz="0" w:space="0" w:color="auto"/>
            <w:right w:val="none" w:sz="0" w:space="0" w:color="auto"/>
          </w:divBdr>
        </w:div>
        <w:div w:id="878863073">
          <w:marLeft w:val="480"/>
          <w:marRight w:val="0"/>
          <w:marTop w:val="0"/>
          <w:marBottom w:val="0"/>
          <w:divBdr>
            <w:top w:val="none" w:sz="0" w:space="0" w:color="auto"/>
            <w:left w:val="none" w:sz="0" w:space="0" w:color="auto"/>
            <w:bottom w:val="none" w:sz="0" w:space="0" w:color="auto"/>
            <w:right w:val="none" w:sz="0" w:space="0" w:color="auto"/>
          </w:divBdr>
        </w:div>
        <w:div w:id="928926636">
          <w:marLeft w:val="480"/>
          <w:marRight w:val="0"/>
          <w:marTop w:val="0"/>
          <w:marBottom w:val="0"/>
          <w:divBdr>
            <w:top w:val="none" w:sz="0" w:space="0" w:color="auto"/>
            <w:left w:val="none" w:sz="0" w:space="0" w:color="auto"/>
            <w:bottom w:val="none" w:sz="0" w:space="0" w:color="auto"/>
            <w:right w:val="none" w:sz="0" w:space="0" w:color="auto"/>
          </w:divBdr>
        </w:div>
        <w:div w:id="936861646">
          <w:marLeft w:val="480"/>
          <w:marRight w:val="0"/>
          <w:marTop w:val="0"/>
          <w:marBottom w:val="0"/>
          <w:divBdr>
            <w:top w:val="none" w:sz="0" w:space="0" w:color="auto"/>
            <w:left w:val="none" w:sz="0" w:space="0" w:color="auto"/>
            <w:bottom w:val="none" w:sz="0" w:space="0" w:color="auto"/>
            <w:right w:val="none" w:sz="0" w:space="0" w:color="auto"/>
          </w:divBdr>
        </w:div>
        <w:div w:id="1067722474">
          <w:marLeft w:val="480"/>
          <w:marRight w:val="0"/>
          <w:marTop w:val="0"/>
          <w:marBottom w:val="0"/>
          <w:divBdr>
            <w:top w:val="none" w:sz="0" w:space="0" w:color="auto"/>
            <w:left w:val="none" w:sz="0" w:space="0" w:color="auto"/>
            <w:bottom w:val="none" w:sz="0" w:space="0" w:color="auto"/>
            <w:right w:val="none" w:sz="0" w:space="0" w:color="auto"/>
          </w:divBdr>
        </w:div>
        <w:div w:id="1072702000">
          <w:marLeft w:val="480"/>
          <w:marRight w:val="0"/>
          <w:marTop w:val="0"/>
          <w:marBottom w:val="0"/>
          <w:divBdr>
            <w:top w:val="none" w:sz="0" w:space="0" w:color="auto"/>
            <w:left w:val="none" w:sz="0" w:space="0" w:color="auto"/>
            <w:bottom w:val="none" w:sz="0" w:space="0" w:color="auto"/>
            <w:right w:val="none" w:sz="0" w:space="0" w:color="auto"/>
          </w:divBdr>
        </w:div>
        <w:div w:id="1115251341">
          <w:marLeft w:val="480"/>
          <w:marRight w:val="0"/>
          <w:marTop w:val="0"/>
          <w:marBottom w:val="0"/>
          <w:divBdr>
            <w:top w:val="none" w:sz="0" w:space="0" w:color="auto"/>
            <w:left w:val="none" w:sz="0" w:space="0" w:color="auto"/>
            <w:bottom w:val="none" w:sz="0" w:space="0" w:color="auto"/>
            <w:right w:val="none" w:sz="0" w:space="0" w:color="auto"/>
          </w:divBdr>
        </w:div>
        <w:div w:id="1389912969">
          <w:marLeft w:val="480"/>
          <w:marRight w:val="0"/>
          <w:marTop w:val="0"/>
          <w:marBottom w:val="0"/>
          <w:divBdr>
            <w:top w:val="none" w:sz="0" w:space="0" w:color="auto"/>
            <w:left w:val="none" w:sz="0" w:space="0" w:color="auto"/>
            <w:bottom w:val="none" w:sz="0" w:space="0" w:color="auto"/>
            <w:right w:val="none" w:sz="0" w:space="0" w:color="auto"/>
          </w:divBdr>
        </w:div>
        <w:div w:id="1437021874">
          <w:marLeft w:val="480"/>
          <w:marRight w:val="0"/>
          <w:marTop w:val="0"/>
          <w:marBottom w:val="0"/>
          <w:divBdr>
            <w:top w:val="none" w:sz="0" w:space="0" w:color="auto"/>
            <w:left w:val="none" w:sz="0" w:space="0" w:color="auto"/>
            <w:bottom w:val="none" w:sz="0" w:space="0" w:color="auto"/>
            <w:right w:val="none" w:sz="0" w:space="0" w:color="auto"/>
          </w:divBdr>
        </w:div>
        <w:div w:id="1440875468">
          <w:marLeft w:val="480"/>
          <w:marRight w:val="0"/>
          <w:marTop w:val="0"/>
          <w:marBottom w:val="0"/>
          <w:divBdr>
            <w:top w:val="none" w:sz="0" w:space="0" w:color="auto"/>
            <w:left w:val="none" w:sz="0" w:space="0" w:color="auto"/>
            <w:bottom w:val="none" w:sz="0" w:space="0" w:color="auto"/>
            <w:right w:val="none" w:sz="0" w:space="0" w:color="auto"/>
          </w:divBdr>
        </w:div>
        <w:div w:id="1517770579">
          <w:marLeft w:val="480"/>
          <w:marRight w:val="0"/>
          <w:marTop w:val="0"/>
          <w:marBottom w:val="0"/>
          <w:divBdr>
            <w:top w:val="none" w:sz="0" w:space="0" w:color="auto"/>
            <w:left w:val="none" w:sz="0" w:space="0" w:color="auto"/>
            <w:bottom w:val="none" w:sz="0" w:space="0" w:color="auto"/>
            <w:right w:val="none" w:sz="0" w:space="0" w:color="auto"/>
          </w:divBdr>
        </w:div>
        <w:div w:id="1536190214">
          <w:marLeft w:val="480"/>
          <w:marRight w:val="0"/>
          <w:marTop w:val="0"/>
          <w:marBottom w:val="0"/>
          <w:divBdr>
            <w:top w:val="none" w:sz="0" w:space="0" w:color="auto"/>
            <w:left w:val="none" w:sz="0" w:space="0" w:color="auto"/>
            <w:bottom w:val="none" w:sz="0" w:space="0" w:color="auto"/>
            <w:right w:val="none" w:sz="0" w:space="0" w:color="auto"/>
          </w:divBdr>
        </w:div>
        <w:div w:id="1593733092">
          <w:marLeft w:val="480"/>
          <w:marRight w:val="0"/>
          <w:marTop w:val="0"/>
          <w:marBottom w:val="0"/>
          <w:divBdr>
            <w:top w:val="none" w:sz="0" w:space="0" w:color="auto"/>
            <w:left w:val="none" w:sz="0" w:space="0" w:color="auto"/>
            <w:bottom w:val="none" w:sz="0" w:space="0" w:color="auto"/>
            <w:right w:val="none" w:sz="0" w:space="0" w:color="auto"/>
          </w:divBdr>
        </w:div>
        <w:div w:id="1604606319">
          <w:marLeft w:val="480"/>
          <w:marRight w:val="0"/>
          <w:marTop w:val="0"/>
          <w:marBottom w:val="0"/>
          <w:divBdr>
            <w:top w:val="none" w:sz="0" w:space="0" w:color="auto"/>
            <w:left w:val="none" w:sz="0" w:space="0" w:color="auto"/>
            <w:bottom w:val="none" w:sz="0" w:space="0" w:color="auto"/>
            <w:right w:val="none" w:sz="0" w:space="0" w:color="auto"/>
          </w:divBdr>
        </w:div>
        <w:div w:id="1617129651">
          <w:marLeft w:val="480"/>
          <w:marRight w:val="0"/>
          <w:marTop w:val="0"/>
          <w:marBottom w:val="0"/>
          <w:divBdr>
            <w:top w:val="none" w:sz="0" w:space="0" w:color="auto"/>
            <w:left w:val="none" w:sz="0" w:space="0" w:color="auto"/>
            <w:bottom w:val="none" w:sz="0" w:space="0" w:color="auto"/>
            <w:right w:val="none" w:sz="0" w:space="0" w:color="auto"/>
          </w:divBdr>
        </w:div>
        <w:div w:id="1619532188">
          <w:marLeft w:val="480"/>
          <w:marRight w:val="0"/>
          <w:marTop w:val="0"/>
          <w:marBottom w:val="0"/>
          <w:divBdr>
            <w:top w:val="none" w:sz="0" w:space="0" w:color="auto"/>
            <w:left w:val="none" w:sz="0" w:space="0" w:color="auto"/>
            <w:bottom w:val="none" w:sz="0" w:space="0" w:color="auto"/>
            <w:right w:val="none" w:sz="0" w:space="0" w:color="auto"/>
          </w:divBdr>
        </w:div>
        <w:div w:id="1680230671">
          <w:marLeft w:val="480"/>
          <w:marRight w:val="0"/>
          <w:marTop w:val="0"/>
          <w:marBottom w:val="0"/>
          <w:divBdr>
            <w:top w:val="none" w:sz="0" w:space="0" w:color="auto"/>
            <w:left w:val="none" w:sz="0" w:space="0" w:color="auto"/>
            <w:bottom w:val="none" w:sz="0" w:space="0" w:color="auto"/>
            <w:right w:val="none" w:sz="0" w:space="0" w:color="auto"/>
          </w:divBdr>
        </w:div>
        <w:div w:id="1686519956">
          <w:marLeft w:val="480"/>
          <w:marRight w:val="0"/>
          <w:marTop w:val="0"/>
          <w:marBottom w:val="0"/>
          <w:divBdr>
            <w:top w:val="none" w:sz="0" w:space="0" w:color="auto"/>
            <w:left w:val="none" w:sz="0" w:space="0" w:color="auto"/>
            <w:bottom w:val="none" w:sz="0" w:space="0" w:color="auto"/>
            <w:right w:val="none" w:sz="0" w:space="0" w:color="auto"/>
          </w:divBdr>
        </w:div>
        <w:div w:id="1690567819">
          <w:marLeft w:val="480"/>
          <w:marRight w:val="0"/>
          <w:marTop w:val="0"/>
          <w:marBottom w:val="0"/>
          <w:divBdr>
            <w:top w:val="none" w:sz="0" w:space="0" w:color="auto"/>
            <w:left w:val="none" w:sz="0" w:space="0" w:color="auto"/>
            <w:bottom w:val="none" w:sz="0" w:space="0" w:color="auto"/>
            <w:right w:val="none" w:sz="0" w:space="0" w:color="auto"/>
          </w:divBdr>
        </w:div>
        <w:div w:id="1705330816">
          <w:marLeft w:val="480"/>
          <w:marRight w:val="0"/>
          <w:marTop w:val="0"/>
          <w:marBottom w:val="0"/>
          <w:divBdr>
            <w:top w:val="none" w:sz="0" w:space="0" w:color="auto"/>
            <w:left w:val="none" w:sz="0" w:space="0" w:color="auto"/>
            <w:bottom w:val="none" w:sz="0" w:space="0" w:color="auto"/>
            <w:right w:val="none" w:sz="0" w:space="0" w:color="auto"/>
          </w:divBdr>
        </w:div>
        <w:div w:id="1744714703">
          <w:marLeft w:val="480"/>
          <w:marRight w:val="0"/>
          <w:marTop w:val="0"/>
          <w:marBottom w:val="0"/>
          <w:divBdr>
            <w:top w:val="none" w:sz="0" w:space="0" w:color="auto"/>
            <w:left w:val="none" w:sz="0" w:space="0" w:color="auto"/>
            <w:bottom w:val="none" w:sz="0" w:space="0" w:color="auto"/>
            <w:right w:val="none" w:sz="0" w:space="0" w:color="auto"/>
          </w:divBdr>
        </w:div>
        <w:div w:id="1803767385">
          <w:marLeft w:val="480"/>
          <w:marRight w:val="0"/>
          <w:marTop w:val="0"/>
          <w:marBottom w:val="0"/>
          <w:divBdr>
            <w:top w:val="none" w:sz="0" w:space="0" w:color="auto"/>
            <w:left w:val="none" w:sz="0" w:space="0" w:color="auto"/>
            <w:bottom w:val="none" w:sz="0" w:space="0" w:color="auto"/>
            <w:right w:val="none" w:sz="0" w:space="0" w:color="auto"/>
          </w:divBdr>
        </w:div>
        <w:div w:id="1805848645">
          <w:marLeft w:val="480"/>
          <w:marRight w:val="0"/>
          <w:marTop w:val="0"/>
          <w:marBottom w:val="0"/>
          <w:divBdr>
            <w:top w:val="none" w:sz="0" w:space="0" w:color="auto"/>
            <w:left w:val="none" w:sz="0" w:space="0" w:color="auto"/>
            <w:bottom w:val="none" w:sz="0" w:space="0" w:color="auto"/>
            <w:right w:val="none" w:sz="0" w:space="0" w:color="auto"/>
          </w:divBdr>
        </w:div>
        <w:div w:id="1858421941">
          <w:marLeft w:val="480"/>
          <w:marRight w:val="0"/>
          <w:marTop w:val="0"/>
          <w:marBottom w:val="0"/>
          <w:divBdr>
            <w:top w:val="none" w:sz="0" w:space="0" w:color="auto"/>
            <w:left w:val="none" w:sz="0" w:space="0" w:color="auto"/>
            <w:bottom w:val="none" w:sz="0" w:space="0" w:color="auto"/>
            <w:right w:val="none" w:sz="0" w:space="0" w:color="auto"/>
          </w:divBdr>
        </w:div>
        <w:div w:id="1874883026">
          <w:marLeft w:val="480"/>
          <w:marRight w:val="0"/>
          <w:marTop w:val="0"/>
          <w:marBottom w:val="0"/>
          <w:divBdr>
            <w:top w:val="none" w:sz="0" w:space="0" w:color="auto"/>
            <w:left w:val="none" w:sz="0" w:space="0" w:color="auto"/>
            <w:bottom w:val="none" w:sz="0" w:space="0" w:color="auto"/>
            <w:right w:val="none" w:sz="0" w:space="0" w:color="auto"/>
          </w:divBdr>
        </w:div>
        <w:div w:id="1876775389">
          <w:marLeft w:val="480"/>
          <w:marRight w:val="0"/>
          <w:marTop w:val="0"/>
          <w:marBottom w:val="0"/>
          <w:divBdr>
            <w:top w:val="none" w:sz="0" w:space="0" w:color="auto"/>
            <w:left w:val="none" w:sz="0" w:space="0" w:color="auto"/>
            <w:bottom w:val="none" w:sz="0" w:space="0" w:color="auto"/>
            <w:right w:val="none" w:sz="0" w:space="0" w:color="auto"/>
          </w:divBdr>
        </w:div>
        <w:div w:id="1892110922">
          <w:marLeft w:val="480"/>
          <w:marRight w:val="0"/>
          <w:marTop w:val="0"/>
          <w:marBottom w:val="0"/>
          <w:divBdr>
            <w:top w:val="none" w:sz="0" w:space="0" w:color="auto"/>
            <w:left w:val="none" w:sz="0" w:space="0" w:color="auto"/>
            <w:bottom w:val="none" w:sz="0" w:space="0" w:color="auto"/>
            <w:right w:val="none" w:sz="0" w:space="0" w:color="auto"/>
          </w:divBdr>
        </w:div>
        <w:div w:id="1894658401">
          <w:marLeft w:val="480"/>
          <w:marRight w:val="0"/>
          <w:marTop w:val="0"/>
          <w:marBottom w:val="0"/>
          <w:divBdr>
            <w:top w:val="none" w:sz="0" w:space="0" w:color="auto"/>
            <w:left w:val="none" w:sz="0" w:space="0" w:color="auto"/>
            <w:bottom w:val="none" w:sz="0" w:space="0" w:color="auto"/>
            <w:right w:val="none" w:sz="0" w:space="0" w:color="auto"/>
          </w:divBdr>
        </w:div>
        <w:div w:id="1994945106">
          <w:marLeft w:val="480"/>
          <w:marRight w:val="0"/>
          <w:marTop w:val="0"/>
          <w:marBottom w:val="0"/>
          <w:divBdr>
            <w:top w:val="none" w:sz="0" w:space="0" w:color="auto"/>
            <w:left w:val="none" w:sz="0" w:space="0" w:color="auto"/>
            <w:bottom w:val="none" w:sz="0" w:space="0" w:color="auto"/>
            <w:right w:val="none" w:sz="0" w:space="0" w:color="auto"/>
          </w:divBdr>
        </w:div>
        <w:div w:id="2003468159">
          <w:marLeft w:val="480"/>
          <w:marRight w:val="0"/>
          <w:marTop w:val="0"/>
          <w:marBottom w:val="0"/>
          <w:divBdr>
            <w:top w:val="none" w:sz="0" w:space="0" w:color="auto"/>
            <w:left w:val="none" w:sz="0" w:space="0" w:color="auto"/>
            <w:bottom w:val="none" w:sz="0" w:space="0" w:color="auto"/>
            <w:right w:val="none" w:sz="0" w:space="0" w:color="auto"/>
          </w:divBdr>
        </w:div>
        <w:div w:id="2032946668">
          <w:marLeft w:val="480"/>
          <w:marRight w:val="0"/>
          <w:marTop w:val="0"/>
          <w:marBottom w:val="0"/>
          <w:divBdr>
            <w:top w:val="none" w:sz="0" w:space="0" w:color="auto"/>
            <w:left w:val="none" w:sz="0" w:space="0" w:color="auto"/>
            <w:bottom w:val="none" w:sz="0" w:space="0" w:color="auto"/>
            <w:right w:val="none" w:sz="0" w:space="0" w:color="auto"/>
          </w:divBdr>
        </w:div>
        <w:div w:id="2068917100">
          <w:marLeft w:val="480"/>
          <w:marRight w:val="0"/>
          <w:marTop w:val="0"/>
          <w:marBottom w:val="0"/>
          <w:divBdr>
            <w:top w:val="none" w:sz="0" w:space="0" w:color="auto"/>
            <w:left w:val="none" w:sz="0" w:space="0" w:color="auto"/>
            <w:bottom w:val="none" w:sz="0" w:space="0" w:color="auto"/>
            <w:right w:val="none" w:sz="0" w:space="0" w:color="auto"/>
          </w:divBdr>
        </w:div>
        <w:div w:id="2126579032">
          <w:marLeft w:val="480"/>
          <w:marRight w:val="0"/>
          <w:marTop w:val="0"/>
          <w:marBottom w:val="0"/>
          <w:divBdr>
            <w:top w:val="none" w:sz="0" w:space="0" w:color="auto"/>
            <w:left w:val="none" w:sz="0" w:space="0" w:color="auto"/>
            <w:bottom w:val="none" w:sz="0" w:space="0" w:color="auto"/>
            <w:right w:val="none" w:sz="0" w:space="0" w:color="auto"/>
          </w:divBdr>
        </w:div>
        <w:div w:id="2132898259">
          <w:marLeft w:val="480"/>
          <w:marRight w:val="0"/>
          <w:marTop w:val="0"/>
          <w:marBottom w:val="0"/>
          <w:divBdr>
            <w:top w:val="none" w:sz="0" w:space="0" w:color="auto"/>
            <w:left w:val="none" w:sz="0" w:space="0" w:color="auto"/>
            <w:bottom w:val="none" w:sz="0" w:space="0" w:color="auto"/>
            <w:right w:val="none" w:sz="0" w:space="0" w:color="auto"/>
          </w:divBdr>
        </w:div>
      </w:divsChild>
    </w:div>
    <w:div w:id="1410345781">
      <w:bodyDiv w:val="1"/>
      <w:marLeft w:val="0"/>
      <w:marRight w:val="0"/>
      <w:marTop w:val="0"/>
      <w:marBottom w:val="0"/>
      <w:divBdr>
        <w:top w:val="none" w:sz="0" w:space="0" w:color="auto"/>
        <w:left w:val="none" w:sz="0" w:space="0" w:color="auto"/>
        <w:bottom w:val="none" w:sz="0" w:space="0" w:color="auto"/>
        <w:right w:val="none" w:sz="0" w:space="0" w:color="auto"/>
      </w:divBdr>
      <w:divsChild>
        <w:div w:id="17893296">
          <w:marLeft w:val="480"/>
          <w:marRight w:val="0"/>
          <w:marTop w:val="0"/>
          <w:marBottom w:val="0"/>
          <w:divBdr>
            <w:top w:val="none" w:sz="0" w:space="0" w:color="auto"/>
            <w:left w:val="none" w:sz="0" w:space="0" w:color="auto"/>
            <w:bottom w:val="none" w:sz="0" w:space="0" w:color="auto"/>
            <w:right w:val="none" w:sz="0" w:space="0" w:color="auto"/>
          </w:divBdr>
        </w:div>
        <w:div w:id="68962139">
          <w:marLeft w:val="480"/>
          <w:marRight w:val="0"/>
          <w:marTop w:val="0"/>
          <w:marBottom w:val="0"/>
          <w:divBdr>
            <w:top w:val="none" w:sz="0" w:space="0" w:color="auto"/>
            <w:left w:val="none" w:sz="0" w:space="0" w:color="auto"/>
            <w:bottom w:val="none" w:sz="0" w:space="0" w:color="auto"/>
            <w:right w:val="none" w:sz="0" w:space="0" w:color="auto"/>
          </w:divBdr>
        </w:div>
        <w:div w:id="76833035">
          <w:marLeft w:val="480"/>
          <w:marRight w:val="0"/>
          <w:marTop w:val="0"/>
          <w:marBottom w:val="0"/>
          <w:divBdr>
            <w:top w:val="none" w:sz="0" w:space="0" w:color="auto"/>
            <w:left w:val="none" w:sz="0" w:space="0" w:color="auto"/>
            <w:bottom w:val="none" w:sz="0" w:space="0" w:color="auto"/>
            <w:right w:val="none" w:sz="0" w:space="0" w:color="auto"/>
          </w:divBdr>
        </w:div>
        <w:div w:id="107509410">
          <w:marLeft w:val="480"/>
          <w:marRight w:val="0"/>
          <w:marTop w:val="0"/>
          <w:marBottom w:val="0"/>
          <w:divBdr>
            <w:top w:val="none" w:sz="0" w:space="0" w:color="auto"/>
            <w:left w:val="none" w:sz="0" w:space="0" w:color="auto"/>
            <w:bottom w:val="none" w:sz="0" w:space="0" w:color="auto"/>
            <w:right w:val="none" w:sz="0" w:space="0" w:color="auto"/>
          </w:divBdr>
        </w:div>
        <w:div w:id="119886709">
          <w:marLeft w:val="480"/>
          <w:marRight w:val="0"/>
          <w:marTop w:val="0"/>
          <w:marBottom w:val="0"/>
          <w:divBdr>
            <w:top w:val="none" w:sz="0" w:space="0" w:color="auto"/>
            <w:left w:val="none" w:sz="0" w:space="0" w:color="auto"/>
            <w:bottom w:val="none" w:sz="0" w:space="0" w:color="auto"/>
            <w:right w:val="none" w:sz="0" w:space="0" w:color="auto"/>
          </w:divBdr>
        </w:div>
        <w:div w:id="144470489">
          <w:marLeft w:val="480"/>
          <w:marRight w:val="0"/>
          <w:marTop w:val="0"/>
          <w:marBottom w:val="0"/>
          <w:divBdr>
            <w:top w:val="none" w:sz="0" w:space="0" w:color="auto"/>
            <w:left w:val="none" w:sz="0" w:space="0" w:color="auto"/>
            <w:bottom w:val="none" w:sz="0" w:space="0" w:color="auto"/>
            <w:right w:val="none" w:sz="0" w:space="0" w:color="auto"/>
          </w:divBdr>
        </w:div>
        <w:div w:id="154998180">
          <w:marLeft w:val="480"/>
          <w:marRight w:val="0"/>
          <w:marTop w:val="0"/>
          <w:marBottom w:val="0"/>
          <w:divBdr>
            <w:top w:val="none" w:sz="0" w:space="0" w:color="auto"/>
            <w:left w:val="none" w:sz="0" w:space="0" w:color="auto"/>
            <w:bottom w:val="none" w:sz="0" w:space="0" w:color="auto"/>
            <w:right w:val="none" w:sz="0" w:space="0" w:color="auto"/>
          </w:divBdr>
        </w:div>
        <w:div w:id="178202851">
          <w:marLeft w:val="480"/>
          <w:marRight w:val="0"/>
          <w:marTop w:val="0"/>
          <w:marBottom w:val="0"/>
          <w:divBdr>
            <w:top w:val="none" w:sz="0" w:space="0" w:color="auto"/>
            <w:left w:val="none" w:sz="0" w:space="0" w:color="auto"/>
            <w:bottom w:val="none" w:sz="0" w:space="0" w:color="auto"/>
            <w:right w:val="none" w:sz="0" w:space="0" w:color="auto"/>
          </w:divBdr>
        </w:div>
        <w:div w:id="194084268">
          <w:marLeft w:val="480"/>
          <w:marRight w:val="0"/>
          <w:marTop w:val="0"/>
          <w:marBottom w:val="0"/>
          <w:divBdr>
            <w:top w:val="none" w:sz="0" w:space="0" w:color="auto"/>
            <w:left w:val="none" w:sz="0" w:space="0" w:color="auto"/>
            <w:bottom w:val="none" w:sz="0" w:space="0" w:color="auto"/>
            <w:right w:val="none" w:sz="0" w:space="0" w:color="auto"/>
          </w:divBdr>
        </w:div>
        <w:div w:id="199829971">
          <w:marLeft w:val="480"/>
          <w:marRight w:val="0"/>
          <w:marTop w:val="0"/>
          <w:marBottom w:val="0"/>
          <w:divBdr>
            <w:top w:val="none" w:sz="0" w:space="0" w:color="auto"/>
            <w:left w:val="none" w:sz="0" w:space="0" w:color="auto"/>
            <w:bottom w:val="none" w:sz="0" w:space="0" w:color="auto"/>
            <w:right w:val="none" w:sz="0" w:space="0" w:color="auto"/>
          </w:divBdr>
        </w:div>
        <w:div w:id="205025261">
          <w:marLeft w:val="480"/>
          <w:marRight w:val="0"/>
          <w:marTop w:val="0"/>
          <w:marBottom w:val="0"/>
          <w:divBdr>
            <w:top w:val="none" w:sz="0" w:space="0" w:color="auto"/>
            <w:left w:val="none" w:sz="0" w:space="0" w:color="auto"/>
            <w:bottom w:val="none" w:sz="0" w:space="0" w:color="auto"/>
            <w:right w:val="none" w:sz="0" w:space="0" w:color="auto"/>
          </w:divBdr>
        </w:div>
        <w:div w:id="208153264">
          <w:marLeft w:val="480"/>
          <w:marRight w:val="0"/>
          <w:marTop w:val="0"/>
          <w:marBottom w:val="0"/>
          <w:divBdr>
            <w:top w:val="none" w:sz="0" w:space="0" w:color="auto"/>
            <w:left w:val="none" w:sz="0" w:space="0" w:color="auto"/>
            <w:bottom w:val="none" w:sz="0" w:space="0" w:color="auto"/>
            <w:right w:val="none" w:sz="0" w:space="0" w:color="auto"/>
          </w:divBdr>
        </w:div>
        <w:div w:id="280385723">
          <w:marLeft w:val="480"/>
          <w:marRight w:val="0"/>
          <w:marTop w:val="0"/>
          <w:marBottom w:val="0"/>
          <w:divBdr>
            <w:top w:val="none" w:sz="0" w:space="0" w:color="auto"/>
            <w:left w:val="none" w:sz="0" w:space="0" w:color="auto"/>
            <w:bottom w:val="none" w:sz="0" w:space="0" w:color="auto"/>
            <w:right w:val="none" w:sz="0" w:space="0" w:color="auto"/>
          </w:divBdr>
        </w:div>
        <w:div w:id="290013092">
          <w:marLeft w:val="480"/>
          <w:marRight w:val="0"/>
          <w:marTop w:val="0"/>
          <w:marBottom w:val="0"/>
          <w:divBdr>
            <w:top w:val="none" w:sz="0" w:space="0" w:color="auto"/>
            <w:left w:val="none" w:sz="0" w:space="0" w:color="auto"/>
            <w:bottom w:val="none" w:sz="0" w:space="0" w:color="auto"/>
            <w:right w:val="none" w:sz="0" w:space="0" w:color="auto"/>
          </w:divBdr>
        </w:div>
        <w:div w:id="311564800">
          <w:marLeft w:val="480"/>
          <w:marRight w:val="0"/>
          <w:marTop w:val="0"/>
          <w:marBottom w:val="0"/>
          <w:divBdr>
            <w:top w:val="none" w:sz="0" w:space="0" w:color="auto"/>
            <w:left w:val="none" w:sz="0" w:space="0" w:color="auto"/>
            <w:bottom w:val="none" w:sz="0" w:space="0" w:color="auto"/>
            <w:right w:val="none" w:sz="0" w:space="0" w:color="auto"/>
          </w:divBdr>
        </w:div>
        <w:div w:id="324480831">
          <w:marLeft w:val="480"/>
          <w:marRight w:val="0"/>
          <w:marTop w:val="0"/>
          <w:marBottom w:val="0"/>
          <w:divBdr>
            <w:top w:val="none" w:sz="0" w:space="0" w:color="auto"/>
            <w:left w:val="none" w:sz="0" w:space="0" w:color="auto"/>
            <w:bottom w:val="none" w:sz="0" w:space="0" w:color="auto"/>
            <w:right w:val="none" w:sz="0" w:space="0" w:color="auto"/>
          </w:divBdr>
        </w:div>
        <w:div w:id="385763303">
          <w:marLeft w:val="480"/>
          <w:marRight w:val="0"/>
          <w:marTop w:val="0"/>
          <w:marBottom w:val="0"/>
          <w:divBdr>
            <w:top w:val="none" w:sz="0" w:space="0" w:color="auto"/>
            <w:left w:val="none" w:sz="0" w:space="0" w:color="auto"/>
            <w:bottom w:val="none" w:sz="0" w:space="0" w:color="auto"/>
            <w:right w:val="none" w:sz="0" w:space="0" w:color="auto"/>
          </w:divBdr>
        </w:div>
        <w:div w:id="391851810">
          <w:marLeft w:val="480"/>
          <w:marRight w:val="0"/>
          <w:marTop w:val="0"/>
          <w:marBottom w:val="0"/>
          <w:divBdr>
            <w:top w:val="none" w:sz="0" w:space="0" w:color="auto"/>
            <w:left w:val="none" w:sz="0" w:space="0" w:color="auto"/>
            <w:bottom w:val="none" w:sz="0" w:space="0" w:color="auto"/>
            <w:right w:val="none" w:sz="0" w:space="0" w:color="auto"/>
          </w:divBdr>
        </w:div>
        <w:div w:id="631593318">
          <w:marLeft w:val="480"/>
          <w:marRight w:val="0"/>
          <w:marTop w:val="0"/>
          <w:marBottom w:val="0"/>
          <w:divBdr>
            <w:top w:val="none" w:sz="0" w:space="0" w:color="auto"/>
            <w:left w:val="none" w:sz="0" w:space="0" w:color="auto"/>
            <w:bottom w:val="none" w:sz="0" w:space="0" w:color="auto"/>
            <w:right w:val="none" w:sz="0" w:space="0" w:color="auto"/>
          </w:divBdr>
        </w:div>
        <w:div w:id="660158852">
          <w:marLeft w:val="480"/>
          <w:marRight w:val="0"/>
          <w:marTop w:val="0"/>
          <w:marBottom w:val="0"/>
          <w:divBdr>
            <w:top w:val="none" w:sz="0" w:space="0" w:color="auto"/>
            <w:left w:val="none" w:sz="0" w:space="0" w:color="auto"/>
            <w:bottom w:val="none" w:sz="0" w:space="0" w:color="auto"/>
            <w:right w:val="none" w:sz="0" w:space="0" w:color="auto"/>
          </w:divBdr>
        </w:div>
        <w:div w:id="673849382">
          <w:marLeft w:val="480"/>
          <w:marRight w:val="0"/>
          <w:marTop w:val="0"/>
          <w:marBottom w:val="0"/>
          <w:divBdr>
            <w:top w:val="none" w:sz="0" w:space="0" w:color="auto"/>
            <w:left w:val="none" w:sz="0" w:space="0" w:color="auto"/>
            <w:bottom w:val="none" w:sz="0" w:space="0" w:color="auto"/>
            <w:right w:val="none" w:sz="0" w:space="0" w:color="auto"/>
          </w:divBdr>
        </w:div>
        <w:div w:id="674764136">
          <w:marLeft w:val="480"/>
          <w:marRight w:val="0"/>
          <w:marTop w:val="0"/>
          <w:marBottom w:val="0"/>
          <w:divBdr>
            <w:top w:val="none" w:sz="0" w:space="0" w:color="auto"/>
            <w:left w:val="none" w:sz="0" w:space="0" w:color="auto"/>
            <w:bottom w:val="none" w:sz="0" w:space="0" w:color="auto"/>
            <w:right w:val="none" w:sz="0" w:space="0" w:color="auto"/>
          </w:divBdr>
        </w:div>
        <w:div w:id="699161632">
          <w:marLeft w:val="480"/>
          <w:marRight w:val="0"/>
          <w:marTop w:val="0"/>
          <w:marBottom w:val="0"/>
          <w:divBdr>
            <w:top w:val="none" w:sz="0" w:space="0" w:color="auto"/>
            <w:left w:val="none" w:sz="0" w:space="0" w:color="auto"/>
            <w:bottom w:val="none" w:sz="0" w:space="0" w:color="auto"/>
            <w:right w:val="none" w:sz="0" w:space="0" w:color="auto"/>
          </w:divBdr>
        </w:div>
        <w:div w:id="716126594">
          <w:marLeft w:val="480"/>
          <w:marRight w:val="0"/>
          <w:marTop w:val="0"/>
          <w:marBottom w:val="0"/>
          <w:divBdr>
            <w:top w:val="none" w:sz="0" w:space="0" w:color="auto"/>
            <w:left w:val="none" w:sz="0" w:space="0" w:color="auto"/>
            <w:bottom w:val="none" w:sz="0" w:space="0" w:color="auto"/>
            <w:right w:val="none" w:sz="0" w:space="0" w:color="auto"/>
          </w:divBdr>
        </w:div>
        <w:div w:id="838613782">
          <w:marLeft w:val="480"/>
          <w:marRight w:val="0"/>
          <w:marTop w:val="0"/>
          <w:marBottom w:val="0"/>
          <w:divBdr>
            <w:top w:val="none" w:sz="0" w:space="0" w:color="auto"/>
            <w:left w:val="none" w:sz="0" w:space="0" w:color="auto"/>
            <w:bottom w:val="none" w:sz="0" w:space="0" w:color="auto"/>
            <w:right w:val="none" w:sz="0" w:space="0" w:color="auto"/>
          </w:divBdr>
        </w:div>
        <w:div w:id="935863231">
          <w:marLeft w:val="480"/>
          <w:marRight w:val="0"/>
          <w:marTop w:val="0"/>
          <w:marBottom w:val="0"/>
          <w:divBdr>
            <w:top w:val="none" w:sz="0" w:space="0" w:color="auto"/>
            <w:left w:val="none" w:sz="0" w:space="0" w:color="auto"/>
            <w:bottom w:val="none" w:sz="0" w:space="0" w:color="auto"/>
            <w:right w:val="none" w:sz="0" w:space="0" w:color="auto"/>
          </w:divBdr>
        </w:div>
        <w:div w:id="946422544">
          <w:marLeft w:val="480"/>
          <w:marRight w:val="0"/>
          <w:marTop w:val="0"/>
          <w:marBottom w:val="0"/>
          <w:divBdr>
            <w:top w:val="none" w:sz="0" w:space="0" w:color="auto"/>
            <w:left w:val="none" w:sz="0" w:space="0" w:color="auto"/>
            <w:bottom w:val="none" w:sz="0" w:space="0" w:color="auto"/>
            <w:right w:val="none" w:sz="0" w:space="0" w:color="auto"/>
          </w:divBdr>
        </w:div>
        <w:div w:id="982350710">
          <w:marLeft w:val="480"/>
          <w:marRight w:val="0"/>
          <w:marTop w:val="0"/>
          <w:marBottom w:val="0"/>
          <w:divBdr>
            <w:top w:val="none" w:sz="0" w:space="0" w:color="auto"/>
            <w:left w:val="none" w:sz="0" w:space="0" w:color="auto"/>
            <w:bottom w:val="none" w:sz="0" w:space="0" w:color="auto"/>
            <w:right w:val="none" w:sz="0" w:space="0" w:color="auto"/>
          </w:divBdr>
        </w:div>
        <w:div w:id="993607137">
          <w:marLeft w:val="480"/>
          <w:marRight w:val="0"/>
          <w:marTop w:val="0"/>
          <w:marBottom w:val="0"/>
          <w:divBdr>
            <w:top w:val="none" w:sz="0" w:space="0" w:color="auto"/>
            <w:left w:val="none" w:sz="0" w:space="0" w:color="auto"/>
            <w:bottom w:val="none" w:sz="0" w:space="0" w:color="auto"/>
            <w:right w:val="none" w:sz="0" w:space="0" w:color="auto"/>
          </w:divBdr>
        </w:div>
        <w:div w:id="1053310794">
          <w:marLeft w:val="480"/>
          <w:marRight w:val="0"/>
          <w:marTop w:val="0"/>
          <w:marBottom w:val="0"/>
          <w:divBdr>
            <w:top w:val="none" w:sz="0" w:space="0" w:color="auto"/>
            <w:left w:val="none" w:sz="0" w:space="0" w:color="auto"/>
            <w:bottom w:val="none" w:sz="0" w:space="0" w:color="auto"/>
            <w:right w:val="none" w:sz="0" w:space="0" w:color="auto"/>
          </w:divBdr>
        </w:div>
        <w:div w:id="1065570623">
          <w:marLeft w:val="480"/>
          <w:marRight w:val="0"/>
          <w:marTop w:val="0"/>
          <w:marBottom w:val="0"/>
          <w:divBdr>
            <w:top w:val="none" w:sz="0" w:space="0" w:color="auto"/>
            <w:left w:val="none" w:sz="0" w:space="0" w:color="auto"/>
            <w:bottom w:val="none" w:sz="0" w:space="0" w:color="auto"/>
            <w:right w:val="none" w:sz="0" w:space="0" w:color="auto"/>
          </w:divBdr>
        </w:div>
        <w:div w:id="1163622036">
          <w:marLeft w:val="480"/>
          <w:marRight w:val="0"/>
          <w:marTop w:val="0"/>
          <w:marBottom w:val="0"/>
          <w:divBdr>
            <w:top w:val="none" w:sz="0" w:space="0" w:color="auto"/>
            <w:left w:val="none" w:sz="0" w:space="0" w:color="auto"/>
            <w:bottom w:val="none" w:sz="0" w:space="0" w:color="auto"/>
            <w:right w:val="none" w:sz="0" w:space="0" w:color="auto"/>
          </w:divBdr>
        </w:div>
        <w:div w:id="1174031452">
          <w:marLeft w:val="480"/>
          <w:marRight w:val="0"/>
          <w:marTop w:val="0"/>
          <w:marBottom w:val="0"/>
          <w:divBdr>
            <w:top w:val="none" w:sz="0" w:space="0" w:color="auto"/>
            <w:left w:val="none" w:sz="0" w:space="0" w:color="auto"/>
            <w:bottom w:val="none" w:sz="0" w:space="0" w:color="auto"/>
            <w:right w:val="none" w:sz="0" w:space="0" w:color="auto"/>
          </w:divBdr>
        </w:div>
        <w:div w:id="1205361703">
          <w:marLeft w:val="480"/>
          <w:marRight w:val="0"/>
          <w:marTop w:val="0"/>
          <w:marBottom w:val="0"/>
          <w:divBdr>
            <w:top w:val="none" w:sz="0" w:space="0" w:color="auto"/>
            <w:left w:val="none" w:sz="0" w:space="0" w:color="auto"/>
            <w:bottom w:val="none" w:sz="0" w:space="0" w:color="auto"/>
            <w:right w:val="none" w:sz="0" w:space="0" w:color="auto"/>
          </w:divBdr>
        </w:div>
        <w:div w:id="1221089708">
          <w:marLeft w:val="480"/>
          <w:marRight w:val="0"/>
          <w:marTop w:val="0"/>
          <w:marBottom w:val="0"/>
          <w:divBdr>
            <w:top w:val="none" w:sz="0" w:space="0" w:color="auto"/>
            <w:left w:val="none" w:sz="0" w:space="0" w:color="auto"/>
            <w:bottom w:val="none" w:sz="0" w:space="0" w:color="auto"/>
            <w:right w:val="none" w:sz="0" w:space="0" w:color="auto"/>
          </w:divBdr>
        </w:div>
        <w:div w:id="1231426482">
          <w:marLeft w:val="480"/>
          <w:marRight w:val="0"/>
          <w:marTop w:val="0"/>
          <w:marBottom w:val="0"/>
          <w:divBdr>
            <w:top w:val="none" w:sz="0" w:space="0" w:color="auto"/>
            <w:left w:val="none" w:sz="0" w:space="0" w:color="auto"/>
            <w:bottom w:val="none" w:sz="0" w:space="0" w:color="auto"/>
            <w:right w:val="none" w:sz="0" w:space="0" w:color="auto"/>
          </w:divBdr>
        </w:div>
        <w:div w:id="1243181748">
          <w:marLeft w:val="480"/>
          <w:marRight w:val="0"/>
          <w:marTop w:val="0"/>
          <w:marBottom w:val="0"/>
          <w:divBdr>
            <w:top w:val="none" w:sz="0" w:space="0" w:color="auto"/>
            <w:left w:val="none" w:sz="0" w:space="0" w:color="auto"/>
            <w:bottom w:val="none" w:sz="0" w:space="0" w:color="auto"/>
            <w:right w:val="none" w:sz="0" w:space="0" w:color="auto"/>
          </w:divBdr>
        </w:div>
        <w:div w:id="1302417800">
          <w:marLeft w:val="480"/>
          <w:marRight w:val="0"/>
          <w:marTop w:val="0"/>
          <w:marBottom w:val="0"/>
          <w:divBdr>
            <w:top w:val="none" w:sz="0" w:space="0" w:color="auto"/>
            <w:left w:val="none" w:sz="0" w:space="0" w:color="auto"/>
            <w:bottom w:val="none" w:sz="0" w:space="0" w:color="auto"/>
            <w:right w:val="none" w:sz="0" w:space="0" w:color="auto"/>
          </w:divBdr>
        </w:div>
        <w:div w:id="1346714241">
          <w:marLeft w:val="480"/>
          <w:marRight w:val="0"/>
          <w:marTop w:val="0"/>
          <w:marBottom w:val="0"/>
          <w:divBdr>
            <w:top w:val="none" w:sz="0" w:space="0" w:color="auto"/>
            <w:left w:val="none" w:sz="0" w:space="0" w:color="auto"/>
            <w:bottom w:val="none" w:sz="0" w:space="0" w:color="auto"/>
            <w:right w:val="none" w:sz="0" w:space="0" w:color="auto"/>
          </w:divBdr>
        </w:div>
        <w:div w:id="1365982471">
          <w:marLeft w:val="480"/>
          <w:marRight w:val="0"/>
          <w:marTop w:val="0"/>
          <w:marBottom w:val="0"/>
          <w:divBdr>
            <w:top w:val="none" w:sz="0" w:space="0" w:color="auto"/>
            <w:left w:val="none" w:sz="0" w:space="0" w:color="auto"/>
            <w:bottom w:val="none" w:sz="0" w:space="0" w:color="auto"/>
            <w:right w:val="none" w:sz="0" w:space="0" w:color="auto"/>
          </w:divBdr>
        </w:div>
        <w:div w:id="1400203864">
          <w:marLeft w:val="480"/>
          <w:marRight w:val="0"/>
          <w:marTop w:val="0"/>
          <w:marBottom w:val="0"/>
          <w:divBdr>
            <w:top w:val="none" w:sz="0" w:space="0" w:color="auto"/>
            <w:left w:val="none" w:sz="0" w:space="0" w:color="auto"/>
            <w:bottom w:val="none" w:sz="0" w:space="0" w:color="auto"/>
            <w:right w:val="none" w:sz="0" w:space="0" w:color="auto"/>
          </w:divBdr>
        </w:div>
        <w:div w:id="1414086727">
          <w:marLeft w:val="480"/>
          <w:marRight w:val="0"/>
          <w:marTop w:val="0"/>
          <w:marBottom w:val="0"/>
          <w:divBdr>
            <w:top w:val="none" w:sz="0" w:space="0" w:color="auto"/>
            <w:left w:val="none" w:sz="0" w:space="0" w:color="auto"/>
            <w:bottom w:val="none" w:sz="0" w:space="0" w:color="auto"/>
            <w:right w:val="none" w:sz="0" w:space="0" w:color="auto"/>
          </w:divBdr>
        </w:div>
        <w:div w:id="1424759978">
          <w:marLeft w:val="480"/>
          <w:marRight w:val="0"/>
          <w:marTop w:val="0"/>
          <w:marBottom w:val="0"/>
          <w:divBdr>
            <w:top w:val="none" w:sz="0" w:space="0" w:color="auto"/>
            <w:left w:val="none" w:sz="0" w:space="0" w:color="auto"/>
            <w:bottom w:val="none" w:sz="0" w:space="0" w:color="auto"/>
            <w:right w:val="none" w:sz="0" w:space="0" w:color="auto"/>
          </w:divBdr>
        </w:div>
        <w:div w:id="1455782062">
          <w:marLeft w:val="480"/>
          <w:marRight w:val="0"/>
          <w:marTop w:val="0"/>
          <w:marBottom w:val="0"/>
          <w:divBdr>
            <w:top w:val="none" w:sz="0" w:space="0" w:color="auto"/>
            <w:left w:val="none" w:sz="0" w:space="0" w:color="auto"/>
            <w:bottom w:val="none" w:sz="0" w:space="0" w:color="auto"/>
            <w:right w:val="none" w:sz="0" w:space="0" w:color="auto"/>
          </w:divBdr>
        </w:div>
        <w:div w:id="1544172116">
          <w:marLeft w:val="480"/>
          <w:marRight w:val="0"/>
          <w:marTop w:val="0"/>
          <w:marBottom w:val="0"/>
          <w:divBdr>
            <w:top w:val="none" w:sz="0" w:space="0" w:color="auto"/>
            <w:left w:val="none" w:sz="0" w:space="0" w:color="auto"/>
            <w:bottom w:val="none" w:sz="0" w:space="0" w:color="auto"/>
            <w:right w:val="none" w:sz="0" w:space="0" w:color="auto"/>
          </w:divBdr>
        </w:div>
        <w:div w:id="1634020471">
          <w:marLeft w:val="480"/>
          <w:marRight w:val="0"/>
          <w:marTop w:val="0"/>
          <w:marBottom w:val="0"/>
          <w:divBdr>
            <w:top w:val="none" w:sz="0" w:space="0" w:color="auto"/>
            <w:left w:val="none" w:sz="0" w:space="0" w:color="auto"/>
            <w:bottom w:val="none" w:sz="0" w:space="0" w:color="auto"/>
            <w:right w:val="none" w:sz="0" w:space="0" w:color="auto"/>
          </w:divBdr>
        </w:div>
        <w:div w:id="1660426224">
          <w:marLeft w:val="480"/>
          <w:marRight w:val="0"/>
          <w:marTop w:val="0"/>
          <w:marBottom w:val="0"/>
          <w:divBdr>
            <w:top w:val="none" w:sz="0" w:space="0" w:color="auto"/>
            <w:left w:val="none" w:sz="0" w:space="0" w:color="auto"/>
            <w:bottom w:val="none" w:sz="0" w:space="0" w:color="auto"/>
            <w:right w:val="none" w:sz="0" w:space="0" w:color="auto"/>
          </w:divBdr>
        </w:div>
        <w:div w:id="1719432035">
          <w:marLeft w:val="480"/>
          <w:marRight w:val="0"/>
          <w:marTop w:val="0"/>
          <w:marBottom w:val="0"/>
          <w:divBdr>
            <w:top w:val="none" w:sz="0" w:space="0" w:color="auto"/>
            <w:left w:val="none" w:sz="0" w:space="0" w:color="auto"/>
            <w:bottom w:val="none" w:sz="0" w:space="0" w:color="auto"/>
            <w:right w:val="none" w:sz="0" w:space="0" w:color="auto"/>
          </w:divBdr>
        </w:div>
        <w:div w:id="1744137543">
          <w:marLeft w:val="480"/>
          <w:marRight w:val="0"/>
          <w:marTop w:val="0"/>
          <w:marBottom w:val="0"/>
          <w:divBdr>
            <w:top w:val="none" w:sz="0" w:space="0" w:color="auto"/>
            <w:left w:val="none" w:sz="0" w:space="0" w:color="auto"/>
            <w:bottom w:val="none" w:sz="0" w:space="0" w:color="auto"/>
            <w:right w:val="none" w:sz="0" w:space="0" w:color="auto"/>
          </w:divBdr>
        </w:div>
        <w:div w:id="1759448963">
          <w:marLeft w:val="480"/>
          <w:marRight w:val="0"/>
          <w:marTop w:val="0"/>
          <w:marBottom w:val="0"/>
          <w:divBdr>
            <w:top w:val="none" w:sz="0" w:space="0" w:color="auto"/>
            <w:left w:val="none" w:sz="0" w:space="0" w:color="auto"/>
            <w:bottom w:val="none" w:sz="0" w:space="0" w:color="auto"/>
            <w:right w:val="none" w:sz="0" w:space="0" w:color="auto"/>
          </w:divBdr>
        </w:div>
        <w:div w:id="1777676393">
          <w:marLeft w:val="480"/>
          <w:marRight w:val="0"/>
          <w:marTop w:val="0"/>
          <w:marBottom w:val="0"/>
          <w:divBdr>
            <w:top w:val="none" w:sz="0" w:space="0" w:color="auto"/>
            <w:left w:val="none" w:sz="0" w:space="0" w:color="auto"/>
            <w:bottom w:val="none" w:sz="0" w:space="0" w:color="auto"/>
            <w:right w:val="none" w:sz="0" w:space="0" w:color="auto"/>
          </w:divBdr>
        </w:div>
        <w:div w:id="1790390135">
          <w:marLeft w:val="480"/>
          <w:marRight w:val="0"/>
          <w:marTop w:val="0"/>
          <w:marBottom w:val="0"/>
          <w:divBdr>
            <w:top w:val="none" w:sz="0" w:space="0" w:color="auto"/>
            <w:left w:val="none" w:sz="0" w:space="0" w:color="auto"/>
            <w:bottom w:val="none" w:sz="0" w:space="0" w:color="auto"/>
            <w:right w:val="none" w:sz="0" w:space="0" w:color="auto"/>
          </w:divBdr>
        </w:div>
        <w:div w:id="1792358141">
          <w:marLeft w:val="480"/>
          <w:marRight w:val="0"/>
          <w:marTop w:val="0"/>
          <w:marBottom w:val="0"/>
          <w:divBdr>
            <w:top w:val="none" w:sz="0" w:space="0" w:color="auto"/>
            <w:left w:val="none" w:sz="0" w:space="0" w:color="auto"/>
            <w:bottom w:val="none" w:sz="0" w:space="0" w:color="auto"/>
            <w:right w:val="none" w:sz="0" w:space="0" w:color="auto"/>
          </w:divBdr>
        </w:div>
        <w:div w:id="1821653337">
          <w:marLeft w:val="480"/>
          <w:marRight w:val="0"/>
          <w:marTop w:val="0"/>
          <w:marBottom w:val="0"/>
          <w:divBdr>
            <w:top w:val="none" w:sz="0" w:space="0" w:color="auto"/>
            <w:left w:val="none" w:sz="0" w:space="0" w:color="auto"/>
            <w:bottom w:val="none" w:sz="0" w:space="0" w:color="auto"/>
            <w:right w:val="none" w:sz="0" w:space="0" w:color="auto"/>
          </w:divBdr>
        </w:div>
        <w:div w:id="1832066883">
          <w:marLeft w:val="480"/>
          <w:marRight w:val="0"/>
          <w:marTop w:val="0"/>
          <w:marBottom w:val="0"/>
          <w:divBdr>
            <w:top w:val="none" w:sz="0" w:space="0" w:color="auto"/>
            <w:left w:val="none" w:sz="0" w:space="0" w:color="auto"/>
            <w:bottom w:val="none" w:sz="0" w:space="0" w:color="auto"/>
            <w:right w:val="none" w:sz="0" w:space="0" w:color="auto"/>
          </w:divBdr>
        </w:div>
        <w:div w:id="1837726613">
          <w:marLeft w:val="480"/>
          <w:marRight w:val="0"/>
          <w:marTop w:val="0"/>
          <w:marBottom w:val="0"/>
          <w:divBdr>
            <w:top w:val="none" w:sz="0" w:space="0" w:color="auto"/>
            <w:left w:val="none" w:sz="0" w:space="0" w:color="auto"/>
            <w:bottom w:val="none" w:sz="0" w:space="0" w:color="auto"/>
            <w:right w:val="none" w:sz="0" w:space="0" w:color="auto"/>
          </w:divBdr>
        </w:div>
        <w:div w:id="1844052502">
          <w:marLeft w:val="480"/>
          <w:marRight w:val="0"/>
          <w:marTop w:val="0"/>
          <w:marBottom w:val="0"/>
          <w:divBdr>
            <w:top w:val="none" w:sz="0" w:space="0" w:color="auto"/>
            <w:left w:val="none" w:sz="0" w:space="0" w:color="auto"/>
            <w:bottom w:val="none" w:sz="0" w:space="0" w:color="auto"/>
            <w:right w:val="none" w:sz="0" w:space="0" w:color="auto"/>
          </w:divBdr>
        </w:div>
        <w:div w:id="1894584384">
          <w:marLeft w:val="480"/>
          <w:marRight w:val="0"/>
          <w:marTop w:val="0"/>
          <w:marBottom w:val="0"/>
          <w:divBdr>
            <w:top w:val="none" w:sz="0" w:space="0" w:color="auto"/>
            <w:left w:val="none" w:sz="0" w:space="0" w:color="auto"/>
            <w:bottom w:val="none" w:sz="0" w:space="0" w:color="auto"/>
            <w:right w:val="none" w:sz="0" w:space="0" w:color="auto"/>
          </w:divBdr>
        </w:div>
        <w:div w:id="1920018503">
          <w:marLeft w:val="480"/>
          <w:marRight w:val="0"/>
          <w:marTop w:val="0"/>
          <w:marBottom w:val="0"/>
          <w:divBdr>
            <w:top w:val="none" w:sz="0" w:space="0" w:color="auto"/>
            <w:left w:val="none" w:sz="0" w:space="0" w:color="auto"/>
            <w:bottom w:val="none" w:sz="0" w:space="0" w:color="auto"/>
            <w:right w:val="none" w:sz="0" w:space="0" w:color="auto"/>
          </w:divBdr>
        </w:div>
        <w:div w:id="1938756481">
          <w:marLeft w:val="480"/>
          <w:marRight w:val="0"/>
          <w:marTop w:val="0"/>
          <w:marBottom w:val="0"/>
          <w:divBdr>
            <w:top w:val="none" w:sz="0" w:space="0" w:color="auto"/>
            <w:left w:val="none" w:sz="0" w:space="0" w:color="auto"/>
            <w:bottom w:val="none" w:sz="0" w:space="0" w:color="auto"/>
            <w:right w:val="none" w:sz="0" w:space="0" w:color="auto"/>
          </w:divBdr>
        </w:div>
        <w:div w:id="1964729297">
          <w:marLeft w:val="480"/>
          <w:marRight w:val="0"/>
          <w:marTop w:val="0"/>
          <w:marBottom w:val="0"/>
          <w:divBdr>
            <w:top w:val="none" w:sz="0" w:space="0" w:color="auto"/>
            <w:left w:val="none" w:sz="0" w:space="0" w:color="auto"/>
            <w:bottom w:val="none" w:sz="0" w:space="0" w:color="auto"/>
            <w:right w:val="none" w:sz="0" w:space="0" w:color="auto"/>
          </w:divBdr>
        </w:div>
        <w:div w:id="1965648082">
          <w:marLeft w:val="480"/>
          <w:marRight w:val="0"/>
          <w:marTop w:val="0"/>
          <w:marBottom w:val="0"/>
          <w:divBdr>
            <w:top w:val="none" w:sz="0" w:space="0" w:color="auto"/>
            <w:left w:val="none" w:sz="0" w:space="0" w:color="auto"/>
            <w:bottom w:val="none" w:sz="0" w:space="0" w:color="auto"/>
            <w:right w:val="none" w:sz="0" w:space="0" w:color="auto"/>
          </w:divBdr>
        </w:div>
        <w:div w:id="1989239261">
          <w:marLeft w:val="480"/>
          <w:marRight w:val="0"/>
          <w:marTop w:val="0"/>
          <w:marBottom w:val="0"/>
          <w:divBdr>
            <w:top w:val="none" w:sz="0" w:space="0" w:color="auto"/>
            <w:left w:val="none" w:sz="0" w:space="0" w:color="auto"/>
            <w:bottom w:val="none" w:sz="0" w:space="0" w:color="auto"/>
            <w:right w:val="none" w:sz="0" w:space="0" w:color="auto"/>
          </w:divBdr>
        </w:div>
        <w:div w:id="2069069033">
          <w:marLeft w:val="480"/>
          <w:marRight w:val="0"/>
          <w:marTop w:val="0"/>
          <w:marBottom w:val="0"/>
          <w:divBdr>
            <w:top w:val="none" w:sz="0" w:space="0" w:color="auto"/>
            <w:left w:val="none" w:sz="0" w:space="0" w:color="auto"/>
            <w:bottom w:val="none" w:sz="0" w:space="0" w:color="auto"/>
            <w:right w:val="none" w:sz="0" w:space="0" w:color="auto"/>
          </w:divBdr>
        </w:div>
      </w:divsChild>
    </w:div>
    <w:div w:id="1417480323">
      <w:bodyDiv w:val="1"/>
      <w:marLeft w:val="0"/>
      <w:marRight w:val="0"/>
      <w:marTop w:val="0"/>
      <w:marBottom w:val="0"/>
      <w:divBdr>
        <w:top w:val="none" w:sz="0" w:space="0" w:color="auto"/>
        <w:left w:val="none" w:sz="0" w:space="0" w:color="auto"/>
        <w:bottom w:val="none" w:sz="0" w:space="0" w:color="auto"/>
        <w:right w:val="none" w:sz="0" w:space="0" w:color="auto"/>
      </w:divBdr>
      <w:divsChild>
        <w:div w:id="97337670">
          <w:marLeft w:val="480"/>
          <w:marRight w:val="0"/>
          <w:marTop w:val="0"/>
          <w:marBottom w:val="0"/>
          <w:divBdr>
            <w:top w:val="none" w:sz="0" w:space="0" w:color="auto"/>
            <w:left w:val="none" w:sz="0" w:space="0" w:color="auto"/>
            <w:bottom w:val="none" w:sz="0" w:space="0" w:color="auto"/>
            <w:right w:val="none" w:sz="0" w:space="0" w:color="auto"/>
          </w:divBdr>
        </w:div>
        <w:div w:id="112795770">
          <w:marLeft w:val="480"/>
          <w:marRight w:val="0"/>
          <w:marTop w:val="0"/>
          <w:marBottom w:val="0"/>
          <w:divBdr>
            <w:top w:val="none" w:sz="0" w:space="0" w:color="auto"/>
            <w:left w:val="none" w:sz="0" w:space="0" w:color="auto"/>
            <w:bottom w:val="none" w:sz="0" w:space="0" w:color="auto"/>
            <w:right w:val="none" w:sz="0" w:space="0" w:color="auto"/>
          </w:divBdr>
        </w:div>
        <w:div w:id="116801653">
          <w:marLeft w:val="480"/>
          <w:marRight w:val="0"/>
          <w:marTop w:val="0"/>
          <w:marBottom w:val="0"/>
          <w:divBdr>
            <w:top w:val="none" w:sz="0" w:space="0" w:color="auto"/>
            <w:left w:val="none" w:sz="0" w:space="0" w:color="auto"/>
            <w:bottom w:val="none" w:sz="0" w:space="0" w:color="auto"/>
            <w:right w:val="none" w:sz="0" w:space="0" w:color="auto"/>
          </w:divBdr>
        </w:div>
        <w:div w:id="141698632">
          <w:marLeft w:val="480"/>
          <w:marRight w:val="0"/>
          <w:marTop w:val="0"/>
          <w:marBottom w:val="0"/>
          <w:divBdr>
            <w:top w:val="none" w:sz="0" w:space="0" w:color="auto"/>
            <w:left w:val="none" w:sz="0" w:space="0" w:color="auto"/>
            <w:bottom w:val="none" w:sz="0" w:space="0" w:color="auto"/>
            <w:right w:val="none" w:sz="0" w:space="0" w:color="auto"/>
          </w:divBdr>
        </w:div>
        <w:div w:id="242107717">
          <w:marLeft w:val="480"/>
          <w:marRight w:val="0"/>
          <w:marTop w:val="0"/>
          <w:marBottom w:val="0"/>
          <w:divBdr>
            <w:top w:val="none" w:sz="0" w:space="0" w:color="auto"/>
            <w:left w:val="none" w:sz="0" w:space="0" w:color="auto"/>
            <w:bottom w:val="none" w:sz="0" w:space="0" w:color="auto"/>
            <w:right w:val="none" w:sz="0" w:space="0" w:color="auto"/>
          </w:divBdr>
        </w:div>
        <w:div w:id="279917871">
          <w:marLeft w:val="480"/>
          <w:marRight w:val="0"/>
          <w:marTop w:val="0"/>
          <w:marBottom w:val="0"/>
          <w:divBdr>
            <w:top w:val="none" w:sz="0" w:space="0" w:color="auto"/>
            <w:left w:val="none" w:sz="0" w:space="0" w:color="auto"/>
            <w:bottom w:val="none" w:sz="0" w:space="0" w:color="auto"/>
            <w:right w:val="none" w:sz="0" w:space="0" w:color="auto"/>
          </w:divBdr>
        </w:div>
        <w:div w:id="283312557">
          <w:marLeft w:val="480"/>
          <w:marRight w:val="0"/>
          <w:marTop w:val="0"/>
          <w:marBottom w:val="0"/>
          <w:divBdr>
            <w:top w:val="none" w:sz="0" w:space="0" w:color="auto"/>
            <w:left w:val="none" w:sz="0" w:space="0" w:color="auto"/>
            <w:bottom w:val="none" w:sz="0" w:space="0" w:color="auto"/>
            <w:right w:val="none" w:sz="0" w:space="0" w:color="auto"/>
          </w:divBdr>
        </w:div>
        <w:div w:id="332685607">
          <w:marLeft w:val="480"/>
          <w:marRight w:val="0"/>
          <w:marTop w:val="0"/>
          <w:marBottom w:val="0"/>
          <w:divBdr>
            <w:top w:val="none" w:sz="0" w:space="0" w:color="auto"/>
            <w:left w:val="none" w:sz="0" w:space="0" w:color="auto"/>
            <w:bottom w:val="none" w:sz="0" w:space="0" w:color="auto"/>
            <w:right w:val="none" w:sz="0" w:space="0" w:color="auto"/>
          </w:divBdr>
        </w:div>
        <w:div w:id="399376500">
          <w:marLeft w:val="480"/>
          <w:marRight w:val="0"/>
          <w:marTop w:val="0"/>
          <w:marBottom w:val="0"/>
          <w:divBdr>
            <w:top w:val="none" w:sz="0" w:space="0" w:color="auto"/>
            <w:left w:val="none" w:sz="0" w:space="0" w:color="auto"/>
            <w:bottom w:val="none" w:sz="0" w:space="0" w:color="auto"/>
            <w:right w:val="none" w:sz="0" w:space="0" w:color="auto"/>
          </w:divBdr>
        </w:div>
        <w:div w:id="488979036">
          <w:marLeft w:val="480"/>
          <w:marRight w:val="0"/>
          <w:marTop w:val="0"/>
          <w:marBottom w:val="0"/>
          <w:divBdr>
            <w:top w:val="none" w:sz="0" w:space="0" w:color="auto"/>
            <w:left w:val="none" w:sz="0" w:space="0" w:color="auto"/>
            <w:bottom w:val="none" w:sz="0" w:space="0" w:color="auto"/>
            <w:right w:val="none" w:sz="0" w:space="0" w:color="auto"/>
          </w:divBdr>
        </w:div>
        <w:div w:id="492913982">
          <w:marLeft w:val="480"/>
          <w:marRight w:val="0"/>
          <w:marTop w:val="0"/>
          <w:marBottom w:val="0"/>
          <w:divBdr>
            <w:top w:val="none" w:sz="0" w:space="0" w:color="auto"/>
            <w:left w:val="none" w:sz="0" w:space="0" w:color="auto"/>
            <w:bottom w:val="none" w:sz="0" w:space="0" w:color="auto"/>
            <w:right w:val="none" w:sz="0" w:space="0" w:color="auto"/>
          </w:divBdr>
        </w:div>
        <w:div w:id="538275332">
          <w:marLeft w:val="480"/>
          <w:marRight w:val="0"/>
          <w:marTop w:val="0"/>
          <w:marBottom w:val="0"/>
          <w:divBdr>
            <w:top w:val="none" w:sz="0" w:space="0" w:color="auto"/>
            <w:left w:val="none" w:sz="0" w:space="0" w:color="auto"/>
            <w:bottom w:val="none" w:sz="0" w:space="0" w:color="auto"/>
            <w:right w:val="none" w:sz="0" w:space="0" w:color="auto"/>
          </w:divBdr>
        </w:div>
        <w:div w:id="581992197">
          <w:marLeft w:val="480"/>
          <w:marRight w:val="0"/>
          <w:marTop w:val="0"/>
          <w:marBottom w:val="0"/>
          <w:divBdr>
            <w:top w:val="none" w:sz="0" w:space="0" w:color="auto"/>
            <w:left w:val="none" w:sz="0" w:space="0" w:color="auto"/>
            <w:bottom w:val="none" w:sz="0" w:space="0" w:color="auto"/>
            <w:right w:val="none" w:sz="0" w:space="0" w:color="auto"/>
          </w:divBdr>
        </w:div>
        <w:div w:id="631907318">
          <w:marLeft w:val="480"/>
          <w:marRight w:val="0"/>
          <w:marTop w:val="0"/>
          <w:marBottom w:val="0"/>
          <w:divBdr>
            <w:top w:val="none" w:sz="0" w:space="0" w:color="auto"/>
            <w:left w:val="none" w:sz="0" w:space="0" w:color="auto"/>
            <w:bottom w:val="none" w:sz="0" w:space="0" w:color="auto"/>
            <w:right w:val="none" w:sz="0" w:space="0" w:color="auto"/>
          </w:divBdr>
        </w:div>
        <w:div w:id="645738801">
          <w:marLeft w:val="480"/>
          <w:marRight w:val="0"/>
          <w:marTop w:val="0"/>
          <w:marBottom w:val="0"/>
          <w:divBdr>
            <w:top w:val="none" w:sz="0" w:space="0" w:color="auto"/>
            <w:left w:val="none" w:sz="0" w:space="0" w:color="auto"/>
            <w:bottom w:val="none" w:sz="0" w:space="0" w:color="auto"/>
            <w:right w:val="none" w:sz="0" w:space="0" w:color="auto"/>
          </w:divBdr>
        </w:div>
        <w:div w:id="701631265">
          <w:marLeft w:val="480"/>
          <w:marRight w:val="0"/>
          <w:marTop w:val="0"/>
          <w:marBottom w:val="0"/>
          <w:divBdr>
            <w:top w:val="none" w:sz="0" w:space="0" w:color="auto"/>
            <w:left w:val="none" w:sz="0" w:space="0" w:color="auto"/>
            <w:bottom w:val="none" w:sz="0" w:space="0" w:color="auto"/>
            <w:right w:val="none" w:sz="0" w:space="0" w:color="auto"/>
          </w:divBdr>
        </w:div>
        <w:div w:id="751781147">
          <w:marLeft w:val="480"/>
          <w:marRight w:val="0"/>
          <w:marTop w:val="0"/>
          <w:marBottom w:val="0"/>
          <w:divBdr>
            <w:top w:val="none" w:sz="0" w:space="0" w:color="auto"/>
            <w:left w:val="none" w:sz="0" w:space="0" w:color="auto"/>
            <w:bottom w:val="none" w:sz="0" w:space="0" w:color="auto"/>
            <w:right w:val="none" w:sz="0" w:space="0" w:color="auto"/>
          </w:divBdr>
        </w:div>
        <w:div w:id="758214716">
          <w:marLeft w:val="480"/>
          <w:marRight w:val="0"/>
          <w:marTop w:val="0"/>
          <w:marBottom w:val="0"/>
          <w:divBdr>
            <w:top w:val="none" w:sz="0" w:space="0" w:color="auto"/>
            <w:left w:val="none" w:sz="0" w:space="0" w:color="auto"/>
            <w:bottom w:val="none" w:sz="0" w:space="0" w:color="auto"/>
            <w:right w:val="none" w:sz="0" w:space="0" w:color="auto"/>
          </w:divBdr>
        </w:div>
        <w:div w:id="776943915">
          <w:marLeft w:val="480"/>
          <w:marRight w:val="0"/>
          <w:marTop w:val="0"/>
          <w:marBottom w:val="0"/>
          <w:divBdr>
            <w:top w:val="none" w:sz="0" w:space="0" w:color="auto"/>
            <w:left w:val="none" w:sz="0" w:space="0" w:color="auto"/>
            <w:bottom w:val="none" w:sz="0" w:space="0" w:color="auto"/>
            <w:right w:val="none" w:sz="0" w:space="0" w:color="auto"/>
          </w:divBdr>
        </w:div>
        <w:div w:id="827787775">
          <w:marLeft w:val="480"/>
          <w:marRight w:val="0"/>
          <w:marTop w:val="0"/>
          <w:marBottom w:val="0"/>
          <w:divBdr>
            <w:top w:val="none" w:sz="0" w:space="0" w:color="auto"/>
            <w:left w:val="none" w:sz="0" w:space="0" w:color="auto"/>
            <w:bottom w:val="none" w:sz="0" w:space="0" w:color="auto"/>
            <w:right w:val="none" w:sz="0" w:space="0" w:color="auto"/>
          </w:divBdr>
        </w:div>
        <w:div w:id="846478532">
          <w:marLeft w:val="480"/>
          <w:marRight w:val="0"/>
          <w:marTop w:val="0"/>
          <w:marBottom w:val="0"/>
          <w:divBdr>
            <w:top w:val="none" w:sz="0" w:space="0" w:color="auto"/>
            <w:left w:val="none" w:sz="0" w:space="0" w:color="auto"/>
            <w:bottom w:val="none" w:sz="0" w:space="0" w:color="auto"/>
            <w:right w:val="none" w:sz="0" w:space="0" w:color="auto"/>
          </w:divBdr>
        </w:div>
        <w:div w:id="857934707">
          <w:marLeft w:val="480"/>
          <w:marRight w:val="0"/>
          <w:marTop w:val="0"/>
          <w:marBottom w:val="0"/>
          <w:divBdr>
            <w:top w:val="none" w:sz="0" w:space="0" w:color="auto"/>
            <w:left w:val="none" w:sz="0" w:space="0" w:color="auto"/>
            <w:bottom w:val="none" w:sz="0" w:space="0" w:color="auto"/>
            <w:right w:val="none" w:sz="0" w:space="0" w:color="auto"/>
          </w:divBdr>
        </w:div>
        <w:div w:id="895628633">
          <w:marLeft w:val="480"/>
          <w:marRight w:val="0"/>
          <w:marTop w:val="0"/>
          <w:marBottom w:val="0"/>
          <w:divBdr>
            <w:top w:val="none" w:sz="0" w:space="0" w:color="auto"/>
            <w:left w:val="none" w:sz="0" w:space="0" w:color="auto"/>
            <w:bottom w:val="none" w:sz="0" w:space="0" w:color="auto"/>
            <w:right w:val="none" w:sz="0" w:space="0" w:color="auto"/>
          </w:divBdr>
        </w:div>
        <w:div w:id="986207694">
          <w:marLeft w:val="480"/>
          <w:marRight w:val="0"/>
          <w:marTop w:val="0"/>
          <w:marBottom w:val="0"/>
          <w:divBdr>
            <w:top w:val="none" w:sz="0" w:space="0" w:color="auto"/>
            <w:left w:val="none" w:sz="0" w:space="0" w:color="auto"/>
            <w:bottom w:val="none" w:sz="0" w:space="0" w:color="auto"/>
            <w:right w:val="none" w:sz="0" w:space="0" w:color="auto"/>
          </w:divBdr>
        </w:div>
        <w:div w:id="987057909">
          <w:marLeft w:val="480"/>
          <w:marRight w:val="0"/>
          <w:marTop w:val="0"/>
          <w:marBottom w:val="0"/>
          <w:divBdr>
            <w:top w:val="none" w:sz="0" w:space="0" w:color="auto"/>
            <w:left w:val="none" w:sz="0" w:space="0" w:color="auto"/>
            <w:bottom w:val="none" w:sz="0" w:space="0" w:color="auto"/>
            <w:right w:val="none" w:sz="0" w:space="0" w:color="auto"/>
          </w:divBdr>
        </w:div>
        <w:div w:id="1062561227">
          <w:marLeft w:val="480"/>
          <w:marRight w:val="0"/>
          <w:marTop w:val="0"/>
          <w:marBottom w:val="0"/>
          <w:divBdr>
            <w:top w:val="none" w:sz="0" w:space="0" w:color="auto"/>
            <w:left w:val="none" w:sz="0" w:space="0" w:color="auto"/>
            <w:bottom w:val="none" w:sz="0" w:space="0" w:color="auto"/>
            <w:right w:val="none" w:sz="0" w:space="0" w:color="auto"/>
          </w:divBdr>
        </w:div>
        <w:div w:id="1086725099">
          <w:marLeft w:val="480"/>
          <w:marRight w:val="0"/>
          <w:marTop w:val="0"/>
          <w:marBottom w:val="0"/>
          <w:divBdr>
            <w:top w:val="none" w:sz="0" w:space="0" w:color="auto"/>
            <w:left w:val="none" w:sz="0" w:space="0" w:color="auto"/>
            <w:bottom w:val="none" w:sz="0" w:space="0" w:color="auto"/>
            <w:right w:val="none" w:sz="0" w:space="0" w:color="auto"/>
          </w:divBdr>
        </w:div>
        <w:div w:id="1101991887">
          <w:marLeft w:val="480"/>
          <w:marRight w:val="0"/>
          <w:marTop w:val="0"/>
          <w:marBottom w:val="0"/>
          <w:divBdr>
            <w:top w:val="none" w:sz="0" w:space="0" w:color="auto"/>
            <w:left w:val="none" w:sz="0" w:space="0" w:color="auto"/>
            <w:bottom w:val="none" w:sz="0" w:space="0" w:color="auto"/>
            <w:right w:val="none" w:sz="0" w:space="0" w:color="auto"/>
          </w:divBdr>
        </w:div>
        <w:div w:id="1134785555">
          <w:marLeft w:val="480"/>
          <w:marRight w:val="0"/>
          <w:marTop w:val="0"/>
          <w:marBottom w:val="0"/>
          <w:divBdr>
            <w:top w:val="none" w:sz="0" w:space="0" w:color="auto"/>
            <w:left w:val="none" w:sz="0" w:space="0" w:color="auto"/>
            <w:bottom w:val="none" w:sz="0" w:space="0" w:color="auto"/>
            <w:right w:val="none" w:sz="0" w:space="0" w:color="auto"/>
          </w:divBdr>
        </w:div>
        <w:div w:id="1163010948">
          <w:marLeft w:val="480"/>
          <w:marRight w:val="0"/>
          <w:marTop w:val="0"/>
          <w:marBottom w:val="0"/>
          <w:divBdr>
            <w:top w:val="none" w:sz="0" w:space="0" w:color="auto"/>
            <w:left w:val="none" w:sz="0" w:space="0" w:color="auto"/>
            <w:bottom w:val="none" w:sz="0" w:space="0" w:color="auto"/>
            <w:right w:val="none" w:sz="0" w:space="0" w:color="auto"/>
          </w:divBdr>
        </w:div>
        <w:div w:id="1172139064">
          <w:marLeft w:val="480"/>
          <w:marRight w:val="0"/>
          <w:marTop w:val="0"/>
          <w:marBottom w:val="0"/>
          <w:divBdr>
            <w:top w:val="none" w:sz="0" w:space="0" w:color="auto"/>
            <w:left w:val="none" w:sz="0" w:space="0" w:color="auto"/>
            <w:bottom w:val="none" w:sz="0" w:space="0" w:color="auto"/>
            <w:right w:val="none" w:sz="0" w:space="0" w:color="auto"/>
          </w:divBdr>
        </w:div>
        <w:div w:id="1209611837">
          <w:marLeft w:val="480"/>
          <w:marRight w:val="0"/>
          <w:marTop w:val="0"/>
          <w:marBottom w:val="0"/>
          <w:divBdr>
            <w:top w:val="none" w:sz="0" w:space="0" w:color="auto"/>
            <w:left w:val="none" w:sz="0" w:space="0" w:color="auto"/>
            <w:bottom w:val="none" w:sz="0" w:space="0" w:color="auto"/>
            <w:right w:val="none" w:sz="0" w:space="0" w:color="auto"/>
          </w:divBdr>
        </w:div>
        <w:div w:id="1209995623">
          <w:marLeft w:val="480"/>
          <w:marRight w:val="0"/>
          <w:marTop w:val="0"/>
          <w:marBottom w:val="0"/>
          <w:divBdr>
            <w:top w:val="none" w:sz="0" w:space="0" w:color="auto"/>
            <w:left w:val="none" w:sz="0" w:space="0" w:color="auto"/>
            <w:bottom w:val="none" w:sz="0" w:space="0" w:color="auto"/>
            <w:right w:val="none" w:sz="0" w:space="0" w:color="auto"/>
          </w:divBdr>
        </w:div>
        <w:div w:id="1213149159">
          <w:marLeft w:val="480"/>
          <w:marRight w:val="0"/>
          <w:marTop w:val="0"/>
          <w:marBottom w:val="0"/>
          <w:divBdr>
            <w:top w:val="none" w:sz="0" w:space="0" w:color="auto"/>
            <w:left w:val="none" w:sz="0" w:space="0" w:color="auto"/>
            <w:bottom w:val="none" w:sz="0" w:space="0" w:color="auto"/>
            <w:right w:val="none" w:sz="0" w:space="0" w:color="auto"/>
          </w:divBdr>
        </w:div>
        <w:div w:id="1236890378">
          <w:marLeft w:val="480"/>
          <w:marRight w:val="0"/>
          <w:marTop w:val="0"/>
          <w:marBottom w:val="0"/>
          <w:divBdr>
            <w:top w:val="none" w:sz="0" w:space="0" w:color="auto"/>
            <w:left w:val="none" w:sz="0" w:space="0" w:color="auto"/>
            <w:bottom w:val="none" w:sz="0" w:space="0" w:color="auto"/>
            <w:right w:val="none" w:sz="0" w:space="0" w:color="auto"/>
          </w:divBdr>
        </w:div>
        <w:div w:id="1247569988">
          <w:marLeft w:val="480"/>
          <w:marRight w:val="0"/>
          <w:marTop w:val="0"/>
          <w:marBottom w:val="0"/>
          <w:divBdr>
            <w:top w:val="none" w:sz="0" w:space="0" w:color="auto"/>
            <w:left w:val="none" w:sz="0" w:space="0" w:color="auto"/>
            <w:bottom w:val="none" w:sz="0" w:space="0" w:color="auto"/>
            <w:right w:val="none" w:sz="0" w:space="0" w:color="auto"/>
          </w:divBdr>
        </w:div>
        <w:div w:id="1315570046">
          <w:marLeft w:val="480"/>
          <w:marRight w:val="0"/>
          <w:marTop w:val="0"/>
          <w:marBottom w:val="0"/>
          <w:divBdr>
            <w:top w:val="none" w:sz="0" w:space="0" w:color="auto"/>
            <w:left w:val="none" w:sz="0" w:space="0" w:color="auto"/>
            <w:bottom w:val="none" w:sz="0" w:space="0" w:color="auto"/>
            <w:right w:val="none" w:sz="0" w:space="0" w:color="auto"/>
          </w:divBdr>
        </w:div>
        <w:div w:id="1333022356">
          <w:marLeft w:val="480"/>
          <w:marRight w:val="0"/>
          <w:marTop w:val="0"/>
          <w:marBottom w:val="0"/>
          <w:divBdr>
            <w:top w:val="none" w:sz="0" w:space="0" w:color="auto"/>
            <w:left w:val="none" w:sz="0" w:space="0" w:color="auto"/>
            <w:bottom w:val="none" w:sz="0" w:space="0" w:color="auto"/>
            <w:right w:val="none" w:sz="0" w:space="0" w:color="auto"/>
          </w:divBdr>
        </w:div>
        <w:div w:id="1344670529">
          <w:marLeft w:val="480"/>
          <w:marRight w:val="0"/>
          <w:marTop w:val="0"/>
          <w:marBottom w:val="0"/>
          <w:divBdr>
            <w:top w:val="none" w:sz="0" w:space="0" w:color="auto"/>
            <w:left w:val="none" w:sz="0" w:space="0" w:color="auto"/>
            <w:bottom w:val="none" w:sz="0" w:space="0" w:color="auto"/>
            <w:right w:val="none" w:sz="0" w:space="0" w:color="auto"/>
          </w:divBdr>
        </w:div>
        <w:div w:id="1357806612">
          <w:marLeft w:val="480"/>
          <w:marRight w:val="0"/>
          <w:marTop w:val="0"/>
          <w:marBottom w:val="0"/>
          <w:divBdr>
            <w:top w:val="none" w:sz="0" w:space="0" w:color="auto"/>
            <w:left w:val="none" w:sz="0" w:space="0" w:color="auto"/>
            <w:bottom w:val="none" w:sz="0" w:space="0" w:color="auto"/>
            <w:right w:val="none" w:sz="0" w:space="0" w:color="auto"/>
          </w:divBdr>
        </w:div>
        <w:div w:id="1393192644">
          <w:marLeft w:val="480"/>
          <w:marRight w:val="0"/>
          <w:marTop w:val="0"/>
          <w:marBottom w:val="0"/>
          <w:divBdr>
            <w:top w:val="none" w:sz="0" w:space="0" w:color="auto"/>
            <w:left w:val="none" w:sz="0" w:space="0" w:color="auto"/>
            <w:bottom w:val="none" w:sz="0" w:space="0" w:color="auto"/>
            <w:right w:val="none" w:sz="0" w:space="0" w:color="auto"/>
          </w:divBdr>
        </w:div>
        <w:div w:id="1485508282">
          <w:marLeft w:val="480"/>
          <w:marRight w:val="0"/>
          <w:marTop w:val="0"/>
          <w:marBottom w:val="0"/>
          <w:divBdr>
            <w:top w:val="none" w:sz="0" w:space="0" w:color="auto"/>
            <w:left w:val="none" w:sz="0" w:space="0" w:color="auto"/>
            <w:bottom w:val="none" w:sz="0" w:space="0" w:color="auto"/>
            <w:right w:val="none" w:sz="0" w:space="0" w:color="auto"/>
          </w:divBdr>
        </w:div>
        <w:div w:id="1495297324">
          <w:marLeft w:val="480"/>
          <w:marRight w:val="0"/>
          <w:marTop w:val="0"/>
          <w:marBottom w:val="0"/>
          <w:divBdr>
            <w:top w:val="none" w:sz="0" w:space="0" w:color="auto"/>
            <w:left w:val="none" w:sz="0" w:space="0" w:color="auto"/>
            <w:bottom w:val="none" w:sz="0" w:space="0" w:color="auto"/>
            <w:right w:val="none" w:sz="0" w:space="0" w:color="auto"/>
          </w:divBdr>
        </w:div>
        <w:div w:id="1504126010">
          <w:marLeft w:val="480"/>
          <w:marRight w:val="0"/>
          <w:marTop w:val="0"/>
          <w:marBottom w:val="0"/>
          <w:divBdr>
            <w:top w:val="none" w:sz="0" w:space="0" w:color="auto"/>
            <w:left w:val="none" w:sz="0" w:space="0" w:color="auto"/>
            <w:bottom w:val="none" w:sz="0" w:space="0" w:color="auto"/>
            <w:right w:val="none" w:sz="0" w:space="0" w:color="auto"/>
          </w:divBdr>
        </w:div>
        <w:div w:id="1531188485">
          <w:marLeft w:val="480"/>
          <w:marRight w:val="0"/>
          <w:marTop w:val="0"/>
          <w:marBottom w:val="0"/>
          <w:divBdr>
            <w:top w:val="none" w:sz="0" w:space="0" w:color="auto"/>
            <w:left w:val="none" w:sz="0" w:space="0" w:color="auto"/>
            <w:bottom w:val="none" w:sz="0" w:space="0" w:color="auto"/>
            <w:right w:val="none" w:sz="0" w:space="0" w:color="auto"/>
          </w:divBdr>
        </w:div>
        <w:div w:id="1720082997">
          <w:marLeft w:val="480"/>
          <w:marRight w:val="0"/>
          <w:marTop w:val="0"/>
          <w:marBottom w:val="0"/>
          <w:divBdr>
            <w:top w:val="none" w:sz="0" w:space="0" w:color="auto"/>
            <w:left w:val="none" w:sz="0" w:space="0" w:color="auto"/>
            <w:bottom w:val="none" w:sz="0" w:space="0" w:color="auto"/>
            <w:right w:val="none" w:sz="0" w:space="0" w:color="auto"/>
          </w:divBdr>
        </w:div>
        <w:div w:id="1746802674">
          <w:marLeft w:val="480"/>
          <w:marRight w:val="0"/>
          <w:marTop w:val="0"/>
          <w:marBottom w:val="0"/>
          <w:divBdr>
            <w:top w:val="none" w:sz="0" w:space="0" w:color="auto"/>
            <w:left w:val="none" w:sz="0" w:space="0" w:color="auto"/>
            <w:bottom w:val="none" w:sz="0" w:space="0" w:color="auto"/>
            <w:right w:val="none" w:sz="0" w:space="0" w:color="auto"/>
          </w:divBdr>
        </w:div>
        <w:div w:id="1763837496">
          <w:marLeft w:val="480"/>
          <w:marRight w:val="0"/>
          <w:marTop w:val="0"/>
          <w:marBottom w:val="0"/>
          <w:divBdr>
            <w:top w:val="none" w:sz="0" w:space="0" w:color="auto"/>
            <w:left w:val="none" w:sz="0" w:space="0" w:color="auto"/>
            <w:bottom w:val="none" w:sz="0" w:space="0" w:color="auto"/>
            <w:right w:val="none" w:sz="0" w:space="0" w:color="auto"/>
          </w:divBdr>
        </w:div>
        <w:div w:id="1820073618">
          <w:marLeft w:val="480"/>
          <w:marRight w:val="0"/>
          <w:marTop w:val="0"/>
          <w:marBottom w:val="0"/>
          <w:divBdr>
            <w:top w:val="none" w:sz="0" w:space="0" w:color="auto"/>
            <w:left w:val="none" w:sz="0" w:space="0" w:color="auto"/>
            <w:bottom w:val="none" w:sz="0" w:space="0" w:color="auto"/>
            <w:right w:val="none" w:sz="0" w:space="0" w:color="auto"/>
          </w:divBdr>
        </w:div>
        <w:div w:id="1821577762">
          <w:marLeft w:val="480"/>
          <w:marRight w:val="0"/>
          <w:marTop w:val="0"/>
          <w:marBottom w:val="0"/>
          <w:divBdr>
            <w:top w:val="none" w:sz="0" w:space="0" w:color="auto"/>
            <w:left w:val="none" w:sz="0" w:space="0" w:color="auto"/>
            <w:bottom w:val="none" w:sz="0" w:space="0" w:color="auto"/>
            <w:right w:val="none" w:sz="0" w:space="0" w:color="auto"/>
          </w:divBdr>
        </w:div>
        <w:div w:id="1890148162">
          <w:marLeft w:val="480"/>
          <w:marRight w:val="0"/>
          <w:marTop w:val="0"/>
          <w:marBottom w:val="0"/>
          <w:divBdr>
            <w:top w:val="none" w:sz="0" w:space="0" w:color="auto"/>
            <w:left w:val="none" w:sz="0" w:space="0" w:color="auto"/>
            <w:bottom w:val="none" w:sz="0" w:space="0" w:color="auto"/>
            <w:right w:val="none" w:sz="0" w:space="0" w:color="auto"/>
          </w:divBdr>
        </w:div>
        <w:div w:id="1908757705">
          <w:marLeft w:val="480"/>
          <w:marRight w:val="0"/>
          <w:marTop w:val="0"/>
          <w:marBottom w:val="0"/>
          <w:divBdr>
            <w:top w:val="none" w:sz="0" w:space="0" w:color="auto"/>
            <w:left w:val="none" w:sz="0" w:space="0" w:color="auto"/>
            <w:bottom w:val="none" w:sz="0" w:space="0" w:color="auto"/>
            <w:right w:val="none" w:sz="0" w:space="0" w:color="auto"/>
          </w:divBdr>
        </w:div>
        <w:div w:id="1909657011">
          <w:marLeft w:val="480"/>
          <w:marRight w:val="0"/>
          <w:marTop w:val="0"/>
          <w:marBottom w:val="0"/>
          <w:divBdr>
            <w:top w:val="none" w:sz="0" w:space="0" w:color="auto"/>
            <w:left w:val="none" w:sz="0" w:space="0" w:color="auto"/>
            <w:bottom w:val="none" w:sz="0" w:space="0" w:color="auto"/>
            <w:right w:val="none" w:sz="0" w:space="0" w:color="auto"/>
          </w:divBdr>
        </w:div>
        <w:div w:id="1969118367">
          <w:marLeft w:val="480"/>
          <w:marRight w:val="0"/>
          <w:marTop w:val="0"/>
          <w:marBottom w:val="0"/>
          <w:divBdr>
            <w:top w:val="none" w:sz="0" w:space="0" w:color="auto"/>
            <w:left w:val="none" w:sz="0" w:space="0" w:color="auto"/>
            <w:bottom w:val="none" w:sz="0" w:space="0" w:color="auto"/>
            <w:right w:val="none" w:sz="0" w:space="0" w:color="auto"/>
          </w:divBdr>
        </w:div>
        <w:div w:id="1984965372">
          <w:marLeft w:val="480"/>
          <w:marRight w:val="0"/>
          <w:marTop w:val="0"/>
          <w:marBottom w:val="0"/>
          <w:divBdr>
            <w:top w:val="none" w:sz="0" w:space="0" w:color="auto"/>
            <w:left w:val="none" w:sz="0" w:space="0" w:color="auto"/>
            <w:bottom w:val="none" w:sz="0" w:space="0" w:color="auto"/>
            <w:right w:val="none" w:sz="0" w:space="0" w:color="auto"/>
          </w:divBdr>
        </w:div>
        <w:div w:id="2031493121">
          <w:marLeft w:val="480"/>
          <w:marRight w:val="0"/>
          <w:marTop w:val="0"/>
          <w:marBottom w:val="0"/>
          <w:divBdr>
            <w:top w:val="none" w:sz="0" w:space="0" w:color="auto"/>
            <w:left w:val="none" w:sz="0" w:space="0" w:color="auto"/>
            <w:bottom w:val="none" w:sz="0" w:space="0" w:color="auto"/>
            <w:right w:val="none" w:sz="0" w:space="0" w:color="auto"/>
          </w:divBdr>
        </w:div>
        <w:div w:id="2058966581">
          <w:marLeft w:val="480"/>
          <w:marRight w:val="0"/>
          <w:marTop w:val="0"/>
          <w:marBottom w:val="0"/>
          <w:divBdr>
            <w:top w:val="none" w:sz="0" w:space="0" w:color="auto"/>
            <w:left w:val="none" w:sz="0" w:space="0" w:color="auto"/>
            <w:bottom w:val="none" w:sz="0" w:space="0" w:color="auto"/>
            <w:right w:val="none" w:sz="0" w:space="0" w:color="auto"/>
          </w:divBdr>
        </w:div>
        <w:div w:id="2107647628">
          <w:marLeft w:val="480"/>
          <w:marRight w:val="0"/>
          <w:marTop w:val="0"/>
          <w:marBottom w:val="0"/>
          <w:divBdr>
            <w:top w:val="none" w:sz="0" w:space="0" w:color="auto"/>
            <w:left w:val="none" w:sz="0" w:space="0" w:color="auto"/>
            <w:bottom w:val="none" w:sz="0" w:space="0" w:color="auto"/>
            <w:right w:val="none" w:sz="0" w:space="0" w:color="auto"/>
          </w:divBdr>
        </w:div>
        <w:div w:id="2115637336">
          <w:marLeft w:val="480"/>
          <w:marRight w:val="0"/>
          <w:marTop w:val="0"/>
          <w:marBottom w:val="0"/>
          <w:divBdr>
            <w:top w:val="none" w:sz="0" w:space="0" w:color="auto"/>
            <w:left w:val="none" w:sz="0" w:space="0" w:color="auto"/>
            <w:bottom w:val="none" w:sz="0" w:space="0" w:color="auto"/>
            <w:right w:val="none" w:sz="0" w:space="0" w:color="auto"/>
          </w:divBdr>
        </w:div>
      </w:divsChild>
    </w:div>
    <w:div w:id="1425999906">
      <w:bodyDiv w:val="1"/>
      <w:marLeft w:val="0"/>
      <w:marRight w:val="0"/>
      <w:marTop w:val="0"/>
      <w:marBottom w:val="0"/>
      <w:divBdr>
        <w:top w:val="none" w:sz="0" w:space="0" w:color="auto"/>
        <w:left w:val="none" w:sz="0" w:space="0" w:color="auto"/>
        <w:bottom w:val="none" w:sz="0" w:space="0" w:color="auto"/>
        <w:right w:val="none" w:sz="0" w:space="0" w:color="auto"/>
      </w:divBdr>
      <w:divsChild>
        <w:div w:id="7294835">
          <w:marLeft w:val="480"/>
          <w:marRight w:val="0"/>
          <w:marTop w:val="0"/>
          <w:marBottom w:val="0"/>
          <w:divBdr>
            <w:top w:val="none" w:sz="0" w:space="0" w:color="auto"/>
            <w:left w:val="none" w:sz="0" w:space="0" w:color="auto"/>
            <w:bottom w:val="none" w:sz="0" w:space="0" w:color="auto"/>
            <w:right w:val="none" w:sz="0" w:space="0" w:color="auto"/>
          </w:divBdr>
        </w:div>
        <w:div w:id="31346008">
          <w:marLeft w:val="480"/>
          <w:marRight w:val="0"/>
          <w:marTop w:val="0"/>
          <w:marBottom w:val="0"/>
          <w:divBdr>
            <w:top w:val="none" w:sz="0" w:space="0" w:color="auto"/>
            <w:left w:val="none" w:sz="0" w:space="0" w:color="auto"/>
            <w:bottom w:val="none" w:sz="0" w:space="0" w:color="auto"/>
            <w:right w:val="none" w:sz="0" w:space="0" w:color="auto"/>
          </w:divBdr>
        </w:div>
        <w:div w:id="176044156">
          <w:marLeft w:val="480"/>
          <w:marRight w:val="0"/>
          <w:marTop w:val="0"/>
          <w:marBottom w:val="0"/>
          <w:divBdr>
            <w:top w:val="none" w:sz="0" w:space="0" w:color="auto"/>
            <w:left w:val="none" w:sz="0" w:space="0" w:color="auto"/>
            <w:bottom w:val="none" w:sz="0" w:space="0" w:color="auto"/>
            <w:right w:val="none" w:sz="0" w:space="0" w:color="auto"/>
          </w:divBdr>
        </w:div>
        <w:div w:id="176891701">
          <w:marLeft w:val="480"/>
          <w:marRight w:val="0"/>
          <w:marTop w:val="0"/>
          <w:marBottom w:val="0"/>
          <w:divBdr>
            <w:top w:val="none" w:sz="0" w:space="0" w:color="auto"/>
            <w:left w:val="none" w:sz="0" w:space="0" w:color="auto"/>
            <w:bottom w:val="none" w:sz="0" w:space="0" w:color="auto"/>
            <w:right w:val="none" w:sz="0" w:space="0" w:color="auto"/>
          </w:divBdr>
        </w:div>
        <w:div w:id="188759387">
          <w:marLeft w:val="480"/>
          <w:marRight w:val="0"/>
          <w:marTop w:val="0"/>
          <w:marBottom w:val="0"/>
          <w:divBdr>
            <w:top w:val="none" w:sz="0" w:space="0" w:color="auto"/>
            <w:left w:val="none" w:sz="0" w:space="0" w:color="auto"/>
            <w:bottom w:val="none" w:sz="0" w:space="0" w:color="auto"/>
            <w:right w:val="none" w:sz="0" w:space="0" w:color="auto"/>
          </w:divBdr>
        </w:div>
        <w:div w:id="233391158">
          <w:marLeft w:val="480"/>
          <w:marRight w:val="0"/>
          <w:marTop w:val="0"/>
          <w:marBottom w:val="0"/>
          <w:divBdr>
            <w:top w:val="none" w:sz="0" w:space="0" w:color="auto"/>
            <w:left w:val="none" w:sz="0" w:space="0" w:color="auto"/>
            <w:bottom w:val="none" w:sz="0" w:space="0" w:color="auto"/>
            <w:right w:val="none" w:sz="0" w:space="0" w:color="auto"/>
          </w:divBdr>
        </w:div>
        <w:div w:id="233707592">
          <w:marLeft w:val="480"/>
          <w:marRight w:val="0"/>
          <w:marTop w:val="0"/>
          <w:marBottom w:val="0"/>
          <w:divBdr>
            <w:top w:val="none" w:sz="0" w:space="0" w:color="auto"/>
            <w:left w:val="none" w:sz="0" w:space="0" w:color="auto"/>
            <w:bottom w:val="none" w:sz="0" w:space="0" w:color="auto"/>
            <w:right w:val="none" w:sz="0" w:space="0" w:color="auto"/>
          </w:divBdr>
        </w:div>
        <w:div w:id="280917384">
          <w:marLeft w:val="480"/>
          <w:marRight w:val="0"/>
          <w:marTop w:val="0"/>
          <w:marBottom w:val="0"/>
          <w:divBdr>
            <w:top w:val="none" w:sz="0" w:space="0" w:color="auto"/>
            <w:left w:val="none" w:sz="0" w:space="0" w:color="auto"/>
            <w:bottom w:val="none" w:sz="0" w:space="0" w:color="auto"/>
            <w:right w:val="none" w:sz="0" w:space="0" w:color="auto"/>
          </w:divBdr>
        </w:div>
        <w:div w:id="289097842">
          <w:marLeft w:val="480"/>
          <w:marRight w:val="0"/>
          <w:marTop w:val="0"/>
          <w:marBottom w:val="0"/>
          <w:divBdr>
            <w:top w:val="none" w:sz="0" w:space="0" w:color="auto"/>
            <w:left w:val="none" w:sz="0" w:space="0" w:color="auto"/>
            <w:bottom w:val="none" w:sz="0" w:space="0" w:color="auto"/>
            <w:right w:val="none" w:sz="0" w:space="0" w:color="auto"/>
          </w:divBdr>
        </w:div>
        <w:div w:id="294608795">
          <w:marLeft w:val="480"/>
          <w:marRight w:val="0"/>
          <w:marTop w:val="0"/>
          <w:marBottom w:val="0"/>
          <w:divBdr>
            <w:top w:val="none" w:sz="0" w:space="0" w:color="auto"/>
            <w:left w:val="none" w:sz="0" w:space="0" w:color="auto"/>
            <w:bottom w:val="none" w:sz="0" w:space="0" w:color="auto"/>
            <w:right w:val="none" w:sz="0" w:space="0" w:color="auto"/>
          </w:divBdr>
        </w:div>
        <w:div w:id="320894305">
          <w:marLeft w:val="480"/>
          <w:marRight w:val="0"/>
          <w:marTop w:val="0"/>
          <w:marBottom w:val="0"/>
          <w:divBdr>
            <w:top w:val="none" w:sz="0" w:space="0" w:color="auto"/>
            <w:left w:val="none" w:sz="0" w:space="0" w:color="auto"/>
            <w:bottom w:val="none" w:sz="0" w:space="0" w:color="auto"/>
            <w:right w:val="none" w:sz="0" w:space="0" w:color="auto"/>
          </w:divBdr>
        </w:div>
        <w:div w:id="328796753">
          <w:marLeft w:val="480"/>
          <w:marRight w:val="0"/>
          <w:marTop w:val="0"/>
          <w:marBottom w:val="0"/>
          <w:divBdr>
            <w:top w:val="none" w:sz="0" w:space="0" w:color="auto"/>
            <w:left w:val="none" w:sz="0" w:space="0" w:color="auto"/>
            <w:bottom w:val="none" w:sz="0" w:space="0" w:color="auto"/>
            <w:right w:val="none" w:sz="0" w:space="0" w:color="auto"/>
          </w:divBdr>
        </w:div>
        <w:div w:id="429005590">
          <w:marLeft w:val="480"/>
          <w:marRight w:val="0"/>
          <w:marTop w:val="0"/>
          <w:marBottom w:val="0"/>
          <w:divBdr>
            <w:top w:val="none" w:sz="0" w:space="0" w:color="auto"/>
            <w:left w:val="none" w:sz="0" w:space="0" w:color="auto"/>
            <w:bottom w:val="none" w:sz="0" w:space="0" w:color="auto"/>
            <w:right w:val="none" w:sz="0" w:space="0" w:color="auto"/>
          </w:divBdr>
        </w:div>
        <w:div w:id="469444975">
          <w:marLeft w:val="480"/>
          <w:marRight w:val="0"/>
          <w:marTop w:val="0"/>
          <w:marBottom w:val="0"/>
          <w:divBdr>
            <w:top w:val="none" w:sz="0" w:space="0" w:color="auto"/>
            <w:left w:val="none" w:sz="0" w:space="0" w:color="auto"/>
            <w:bottom w:val="none" w:sz="0" w:space="0" w:color="auto"/>
            <w:right w:val="none" w:sz="0" w:space="0" w:color="auto"/>
          </w:divBdr>
        </w:div>
        <w:div w:id="477767558">
          <w:marLeft w:val="480"/>
          <w:marRight w:val="0"/>
          <w:marTop w:val="0"/>
          <w:marBottom w:val="0"/>
          <w:divBdr>
            <w:top w:val="none" w:sz="0" w:space="0" w:color="auto"/>
            <w:left w:val="none" w:sz="0" w:space="0" w:color="auto"/>
            <w:bottom w:val="none" w:sz="0" w:space="0" w:color="auto"/>
            <w:right w:val="none" w:sz="0" w:space="0" w:color="auto"/>
          </w:divBdr>
        </w:div>
        <w:div w:id="532613304">
          <w:marLeft w:val="480"/>
          <w:marRight w:val="0"/>
          <w:marTop w:val="0"/>
          <w:marBottom w:val="0"/>
          <w:divBdr>
            <w:top w:val="none" w:sz="0" w:space="0" w:color="auto"/>
            <w:left w:val="none" w:sz="0" w:space="0" w:color="auto"/>
            <w:bottom w:val="none" w:sz="0" w:space="0" w:color="auto"/>
            <w:right w:val="none" w:sz="0" w:space="0" w:color="auto"/>
          </w:divBdr>
        </w:div>
        <w:div w:id="551578916">
          <w:marLeft w:val="480"/>
          <w:marRight w:val="0"/>
          <w:marTop w:val="0"/>
          <w:marBottom w:val="0"/>
          <w:divBdr>
            <w:top w:val="none" w:sz="0" w:space="0" w:color="auto"/>
            <w:left w:val="none" w:sz="0" w:space="0" w:color="auto"/>
            <w:bottom w:val="none" w:sz="0" w:space="0" w:color="auto"/>
            <w:right w:val="none" w:sz="0" w:space="0" w:color="auto"/>
          </w:divBdr>
        </w:div>
        <w:div w:id="554238911">
          <w:marLeft w:val="480"/>
          <w:marRight w:val="0"/>
          <w:marTop w:val="0"/>
          <w:marBottom w:val="0"/>
          <w:divBdr>
            <w:top w:val="none" w:sz="0" w:space="0" w:color="auto"/>
            <w:left w:val="none" w:sz="0" w:space="0" w:color="auto"/>
            <w:bottom w:val="none" w:sz="0" w:space="0" w:color="auto"/>
            <w:right w:val="none" w:sz="0" w:space="0" w:color="auto"/>
          </w:divBdr>
        </w:div>
        <w:div w:id="661855599">
          <w:marLeft w:val="480"/>
          <w:marRight w:val="0"/>
          <w:marTop w:val="0"/>
          <w:marBottom w:val="0"/>
          <w:divBdr>
            <w:top w:val="none" w:sz="0" w:space="0" w:color="auto"/>
            <w:left w:val="none" w:sz="0" w:space="0" w:color="auto"/>
            <w:bottom w:val="none" w:sz="0" w:space="0" w:color="auto"/>
            <w:right w:val="none" w:sz="0" w:space="0" w:color="auto"/>
          </w:divBdr>
        </w:div>
        <w:div w:id="664865936">
          <w:marLeft w:val="480"/>
          <w:marRight w:val="0"/>
          <w:marTop w:val="0"/>
          <w:marBottom w:val="0"/>
          <w:divBdr>
            <w:top w:val="none" w:sz="0" w:space="0" w:color="auto"/>
            <w:left w:val="none" w:sz="0" w:space="0" w:color="auto"/>
            <w:bottom w:val="none" w:sz="0" w:space="0" w:color="auto"/>
            <w:right w:val="none" w:sz="0" w:space="0" w:color="auto"/>
          </w:divBdr>
        </w:div>
        <w:div w:id="665665441">
          <w:marLeft w:val="480"/>
          <w:marRight w:val="0"/>
          <w:marTop w:val="0"/>
          <w:marBottom w:val="0"/>
          <w:divBdr>
            <w:top w:val="none" w:sz="0" w:space="0" w:color="auto"/>
            <w:left w:val="none" w:sz="0" w:space="0" w:color="auto"/>
            <w:bottom w:val="none" w:sz="0" w:space="0" w:color="auto"/>
            <w:right w:val="none" w:sz="0" w:space="0" w:color="auto"/>
          </w:divBdr>
        </w:div>
        <w:div w:id="707608649">
          <w:marLeft w:val="480"/>
          <w:marRight w:val="0"/>
          <w:marTop w:val="0"/>
          <w:marBottom w:val="0"/>
          <w:divBdr>
            <w:top w:val="none" w:sz="0" w:space="0" w:color="auto"/>
            <w:left w:val="none" w:sz="0" w:space="0" w:color="auto"/>
            <w:bottom w:val="none" w:sz="0" w:space="0" w:color="auto"/>
            <w:right w:val="none" w:sz="0" w:space="0" w:color="auto"/>
          </w:divBdr>
        </w:div>
        <w:div w:id="723338683">
          <w:marLeft w:val="480"/>
          <w:marRight w:val="0"/>
          <w:marTop w:val="0"/>
          <w:marBottom w:val="0"/>
          <w:divBdr>
            <w:top w:val="none" w:sz="0" w:space="0" w:color="auto"/>
            <w:left w:val="none" w:sz="0" w:space="0" w:color="auto"/>
            <w:bottom w:val="none" w:sz="0" w:space="0" w:color="auto"/>
            <w:right w:val="none" w:sz="0" w:space="0" w:color="auto"/>
          </w:divBdr>
        </w:div>
        <w:div w:id="763457180">
          <w:marLeft w:val="480"/>
          <w:marRight w:val="0"/>
          <w:marTop w:val="0"/>
          <w:marBottom w:val="0"/>
          <w:divBdr>
            <w:top w:val="none" w:sz="0" w:space="0" w:color="auto"/>
            <w:left w:val="none" w:sz="0" w:space="0" w:color="auto"/>
            <w:bottom w:val="none" w:sz="0" w:space="0" w:color="auto"/>
            <w:right w:val="none" w:sz="0" w:space="0" w:color="auto"/>
          </w:divBdr>
        </w:div>
        <w:div w:id="878249249">
          <w:marLeft w:val="480"/>
          <w:marRight w:val="0"/>
          <w:marTop w:val="0"/>
          <w:marBottom w:val="0"/>
          <w:divBdr>
            <w:top w:val="none" w:sz="0" w:space="0" w:color="auto"/>
            <w:left w:val="none" w:sz="0" w:space="0" w:color="auto"/>
            <w:bottom w:val="none" w:sz="0" w:space="0" w:color="auto"/>
            <w:right w:val="none" w:sz="0" w:space="0" w:color="auto"/>
          </w:divBdr>
        </w:div>
        <w:div w:id="919949085">
          <w:marLeft w:val="480"/>
          <w:marRight w:val="0"/>
          <w:marTop w:val="0"/>
          <w:marBottom w:val="0"/>
          <w:divBdr>
            <w:top w:val="none" w:sz="0" w:space="0" w:color="auto"/>
            <w:left w:val="none" w:sz="0" w:space="0" w:color="auto"/>
            <w:bottom w:val="none" w:sz="0" w:space="0" w:color="auto"/>
            <w:right w:val="none" w:sz="0" w:space="0" w:color="auto"/>
          </w:divBdr>
        </w:div>
        <w:div w:id="940333007">
          <w:marLeft w:val="480"/>
          <w:marRight w:val="0"/>
          <w:marTop w:val="0"/>
          <w:marBottom w:val="0"/>
          <w:divBdr>
            <w:top w:val="none" w:sz="0" w:space="0" w:color="auto"/>
            <w:left w:val="none" w:sz="0" w:space="0" w:color="auto"/>
            <w:bottom w:val="none" w:sz="0" w:space="0" w:color="auto"/>
            <w:right w:val="none" w:sz="0" w:space="0" w:color="auto"/>
          </w:divBdr>
        </w:div>
        <w:div w:id="992949651">
          <w:marLeft w:val="480"/>
          <w:marRight w:val="0"/>
          <w:marTop w:val="0"/>
          <w:marBottom w:val="0"/>
          <w:divBdr>
            <w:top w:val="none" w:sz="0" w:space="0" w:color="auto"/>
            <w:left w:val="none" w:sz="0" w:space="0" w:color="auto"/>
            <w:bottom w:val="none" w:sz="0" w:space="0" w:color="auto"/>
            <w:right w:val="none" w:sz="0" w:space="0" w:color="auto"/>
          </w:divBdr>
        </w:div>
        <w:div w:id="1002052228">
          <w:marLeft w:val="480"/>
          <w:marRight w:val="0"/>
          <w:marTop w:val="0"/>
          <w:marBottom w:val="0"/>
          <w:divBdr>
            <w:top w:val="none" w:sz="0" w:space="0" w:color="auto"/>
            <w:left w:val="none" w:sz="0" w:space="0" w:color="auto"/>
            <w:bottom w:val="none" w:sz="0" w:space="0" w:color="auto"/>
            <w:right w:val="none" w:sz="0" w:space="0" w:color="auto"/>
          </w:divBdr>
        </w:div>
        <w:div w:id="1024671830">
          <w:marLeft w:val="480"/>
          <w:marRight w:val="0"/>
          <w:marTop w:val="0"/>
          <w:marBottom w:val="0"/>
          <w:divBdr>
            <w:top w:val="none" w:sz="0" w:space="0" w:color="auto"/>
            <w:left w:val="none" w:sz="0" w:space="0" w:color="auto"/>
            <w:bottom w:val="none" w:sz="0" w:space="0" w:color="auto"/>
            <w:right w:val="none" w:sz="0" w:space="0" w:color="auto"/>
          </w:divBdr>
        </w:div>
        <w:div w:id="1050498280">
          <w:marLeft w:val="480"/>
          <w:marRight w:val="0"/>
          <w:marTop w:val="0"/>
          <w:marBottom w:val="0"/>
          <w:divBdr>
            <w:top w:val="none" w:sz="0" w:space="0" w:color="auto"/>
            <w:left w:val="none" w:sz="0" w:space="0" w:color="auto"/>
            <w:bottom w:val="none" w:sz="0" w:space="0" w:color="auto"/>
            <w:right w:val="none" w:sz="0" w:space="0" w:color="auto"/>
          </w:divBdr>
        </w:div>
        <w:div w:id="1079325112">
          <w:marLeft w:val="480"/>
          <w:marRight w:val="0"/>
          <w:marTop w:val="0"/>
          <w:marBottom w:val="0"/>
          <w:divBdr>
            <w:top w:val="none" w:sz="0" w:space="0" w:color="auto"/>
            <w:left w:val="none" w:sz="0" w:space="0" w:color="auto"/>
            <w:bottom w:val="none" w:sz="0" w:space="0" w:color="auto"/>
            <w:right w:val="none" w:sz="0" w:space="0" w:color="auto"/>
          </w:divBdr>
        </w:div>
        <w:div w:id="1095328135">
          <w:marLeft w:val="480"/>
          <w:marRight w:val="0"/>
          <w:marTop w:val="0"/>
          <w:marBottom w:val="0"/>
          <w:divBdr>
            <w:top w:val="none" w:sz="0" w:space="0" w:color="auto"/>
            <w:left w:val="none" w:sz="0" w:space="0" w:color="auto"/>
            <w:bottom w:val="none" w:sz="0" w:space="0" w:color="auto"/>
            <w:right w:val="none" w:sz="0" w:space="0" w:color="auto"/>
          </w:divBdr>
        </w:div>
        <w:div w:id="1105349068">
          <w:marLeft w:val="480"/>
          <w:marRight w:val="0"/>
          <w:marTop w:val="0"/>
          <w:marBottom w:val="0"/>
          <w:divBdr>
            <w:top w:val="none" w:sz="0" w:space="0" w:color="auto"/>
            <w:left w:val="none" w:sz="0" w:space="0" w:color="auto"/>
            <w:bottom w:val="none" w:sz="0" w:space="0" w:color="auto"/>
            <w:right w:val="none" w:sz="0" w:space="0" w:color="auto"/>
          </w:divBdr>
        </w:div>
        <w:div w:id="1130711172">
          <w:marLeft w:val="480"/>
          <w:marRight w:val="0"/>
          <w:marTop w:val="0"/>
          <w:marBottom w:val="0"/>
          <w:divBdr>
            <w:top w:val="none" w:sz="0" w:space="0" w:color="auto"/>
            <w:left w:val="none" w:sz="0" w:space="0" w:color="auto"/>
            <w:bottom w:val="none" w:sz="0" w:space="0" w:color="auto"/>
            <w:right w:val="none" w:sz="0" w:space="0" w:color="auto"/>
          </w:divBdr>
        </w:div>
        <w:div w:id="1200123885">
          <w:marLeft w:val="480"/>
          <w:marRight w:val="0"/>
          <w:marTop w:val="0"/>
          <w:marBottom w:val="0"/>
          <w:divBdr>
            <w:top w:val="none" w:sz="0" w:space="0" w:color="auto"/>
            <w:left w:val="none" w:sz="0" w:space="0" w:color="auto"/>
            <w:bottom w:val="none" w:sz="0" w:space="0" w:color="auto"/>
            <w:right w:val="none" w:sz="0" w:space="0" w:color="auto"/>
          </w:divBdr>
        </w:div>
        <w:div w:id="1203786074">
          <w:marLeft w:val="480"/>
          <w:marRight w:val="0"/>
          <w:marTop w:val="0"/>
          <w:marBottom w:val="0"/>
          <w:divBdr>
            <w:top w:val="none" w:sz="0" w:space="0" w:color="auto"/>
            <w:left w:val="none" w:sz="0" w:space="0" w:color="auto"/>
            <w:bottom w:val="none" w:sz="0" w:space="0" w:color="auto"/>
            <w:right w:val="none" w:sz="0" w:space="0" w:color="auto"/>
          </w:divBdr>
        </w:div>
        <w:div w:id="1238322684">
          <w:marLeft w:val="480"/>
          <w:marRight w:val="0"/>
          <w:marTop w:val="0"/>
          <w:marBottom w:val="0"/>
          <w:divBdr>
            <w:top w:val="none" w:sz="0" w:space="0" w:color="auto"/>
            <w:left w:val="none" w:sz="0" w:space="0" w:color="auto"/>
            <w:bottom w:val="none" w:sz="0" w:space="0" w:color="auto"/>
            <w:right w:val="none" w:sz="0" w:space="0" w:color="auto"/>
          </w:divBdr>
        </w:div>
        <w:div w:id="1243755725">
          <w:marLeft w:val="480"/>
          <w:marRight w:val="0"/>
          <w:marTop w:val="0"/>
          <w:marBottom w:val="0"/>
          <w:divBdr>
            <w:top w:val="none" w:sz="0" w:space="0" w:color="auto"/>
            <w:left w:val="none" w:sz="0" w:space="0" w:color="auto"/>
            <w:bottom w:val="none" w:sz="0" w:space="0" w:color="auto"/>
            <w:right w:val="none" w:sz="0" w:space="0" w:color="auto"/>
          </w:divBdr>
        </w:div>
        <w:div w:id="1313679203">
          <w:marLeft w:val="480"/>
          <w:marRight w:val="0"/>
          <w:marTop w:val="0"/>
          <w:marBottom w:val="0"/>
          <w:divBdr>
            <w:top w:val="none" w:sz="0" w:space="0" w:color="auto"/>
            <w:left w:val="none" w:sz="0" w:space="0" w:color="auto"/>
            <w:bottom w:val="none" w:sz="0" w:space="0" w:color="auto"/>
            <w:right w:val="none" w:sz="0" w:space="0" w:color="auto"/>
          </w:divBdr>
        </w:div>
        <w:div w:id="1385330440">
          <w:marLeft w:val="480"/>
          <w:marRight w:val="0"/>
          <w:marTop w:val="0"/>
          <w:marBottom w:val="0"/>
          <w:divBdr>
            <w:top w:val="none" w:sz="0" w:space="0" w:color="auto"/>
            <w:left w:val="none" w:sz="0" w:space="0" w:color="auto"/>
            <w:bottom w:val="none" w:sz="0" w:space="0" w:color="auto"/>
            <w:right w:val="none" w:sz="0" w:space="0" w:color="auto"/>
          </w:divBdr>
        </w:div>
        <w:div w:id="1395741727">
          <w:marLeft w:val="480"/>
          <w:marRight w:val="0"/>
          <w:marTop w:val="0"/>
          <w:marBottom w:val="0"/>
          <w:divBdr>
            <w:top w:val="none" w:sz="0" w:space="0" w:color="auto"/>
            <w:left w:val="none" w:sz="0" w:space="0" w:color="auto"/>
            <w:bottom w:val="none" w:sz="0" w:space="0" w:color="auto"/>
            <w:right w:val="none" w:sz="0" w:space="0" w:color="auto"/>
          </w:divBdr>
        </w:div>
        <w:div w:id="1399939329">
          <w:marLeft w:val="480"/>
          <w:marRight w:val="0"/>
          <w:marTop w:val="0"/>
          <w:marBottom w:val="0"/>
          <w:divBdr>
            <w:top w:val="none" w:sz="0" w:space="0" w:color="auto"/>
            <w:left w:val="none" w:sz="0" w:space="0" w:color="auto"/>
            <w:bottom w:val="none" w:sz="0" w:space="0" w:color="auto"/>
            <w:right w:val="none" w:sz="0" w:space="0" w:color="auto"/>
          </w:divBdr>
        </w:div>
        <w:div w:id="1458914771">
          <w:marLeft w:val="480"/>
          <w:marRight w:val="0"/>
          <w:marTop w:val="0"/>
          <w:marBottom w:val="0"/>
          <w:divBdr>
            <w:top w:val="none" w:sz="0" w:space="0" w:color="auto"/>
            <w:left w:val="none" w:sz="0" w:space="0" w:color="auto"/>
            <w:bottom w:val="none" w:sz="0" w:space="0" w:color="auto"/>
            <w:right w:val="none" w:sz="0" w:space="0" w:color="auto"/>
          </w:divBdr>
        </w:div>
        <w:div w:id="1525512485">
          <w:marLeft w:val="480"/>
          <w:marRight w:val="0"/>
          <w:marTop w:val="0"/>
          <w:marBottom w:val="0"/>
          <w:divBdr>
            <w:top w:val="none" w:sz="0" w:space="0" w:color="auto"/>
            <w:left w:val="none" w:sz="0" w:space="0" w:color="auto"/>
            <w:bottom w:val="none" w:sz="0" w:space="0" w:color="auto"/>
            <w:right w:val="none" w:sz="0" w:space="0" w:color="auto"/>
          </w:divBdr>
        </w:div>
        <w:div w:id="1636059146">
          <w:marLeft w:val="480"/>
          <w:marRight w:val="0"/>
          <w:marTop w:val="0"/>
          <w:marBottom w:val="0"/>
          <w:divBdr>
            <w:top w:val="none" w:sz="0" w:space="0" w:color="auto"/>
            <w:left w:val="none" w:sz="0" w:space="0" w:color="auto"/>
            <w:bottom w:val="none" w:sz="0" w:space="0" w:color="auto"/>
            <w:right w:val="none" w:sz="0" w:space="0" w:color="auto"/>
          </w:divBdr>
        </w:div>
        <w:div w:id="1649481731">
          <w:marLeft w:val="480"/>
          <w:marRight w:val="0"/>
          <w:marTop w:val="0"/>
          <w:marBottom w:val="0"/>
          <w:divBdr>
            <w:top w:val="none" w:sz="0" w:space="0" w:color="auto"/>
            <w:left w:val="none" w:sz="0" w:space="0" w:color="auto"/>
            <w:bottom w:val="none" w:sz="0" w:space="0" w:color="auto"/>
            <w:right w:val="none" w:sz="0" w:space="0" w:color="auto"/>
          </w:divBdr>
        </w:div>
        <w:div w:id="1728870485">
          <w:marLeft w:val="480"/>
          <w:marRight w:val="0"/>
          <w:marTop w:val="0"/>
          <w:marBottom w:val="0"/>
          <w:divBdr>
            <w:top w:val="none" w:sz="0" w:space="0" w:color="auto"/>
            <w:left w:val="none" w:sz="0" w:space="0" w:color="auto"/>
            <w:bottom w:val="none" w:sz="0" w:space="0" w:color="auto"/>
            <w:right w:val="none" w:sz="0" w:space="0" w:color="auto"/>
          </w:divBdr>
        </w:div>
        <w:div w:id="1750496166">
          <w:marLeft w:val="480"/>
          <w:marRight w:val="0"/>
          <w:marTop w:val="0"/>
          <w:marBottom w:val="0"/>
          <w:divBdr>
            <w:top w:val="none" w:sz="0" w:space="0" w:color="auto"/>
            <w:left w:val="none" w:sz="0" w:space="0" w:color="auto"/>
            <w:bottom w:val="none" w:sz="0" w:space="0" w:color="auto"/>
            <w:right w:val="none" w:sz="0" w:space="0" w:color="auto"/>
          </w:divBdr>
        </w:div>
        <w:div w:id="1795323382">
          <w:marLeft w:val="480"/>
          <w:marRight w:val="0"/>
          <w:marTop w:val="0"/>
          <w:marBottom w:val="0"/>
          <w:divBdr>
            <w:top w:val="none" w:sz="0" w:space="0" w:color="auto"/>
            <w:left w:val="none" w:sz="0" w:space="0" w:color="auto"/>
            <w:bottom w:val="none" w:sz="0" w:space="0" w:color="auto"/>
            <w:right w:val="none" w:sz="0" w:space="0" w:color="auto"/>
          </w:divBdr>
        </w:div>
        <w:div w:id="1826240148">
          <w:marLeft w:val="480"/>
          <w:marRight w:val="0"/>
          <w:marTop w:val="0"/>
          <w:marBottom w:val="0"/>
          <w:divBdr>
            <w:top w:val="none" w:sz="0" w:space="0" w:color="auto"/>
            <w:left w:val="none" w:sz="0" w:space="0" w:color="auto"/>
            <w:bottom w:val="none" w:sz="0" w:space="0" w:color="auto"/>
            <w:right w:val="none" w:sz="0" w:space="0" w:color="auto"/>
          </w:divBdr>
        </w:div>
        <w:div w:id="1832522601">
          <w:marLeft w:val="480"/>
          <w:marRight w:val="0"/>
          <w:marTop w:val="0"/>
          <w:marBottom w:val="0"/>
          <w:divBdr>
            <w:top w:val="none" w:sz="0" w:space="0" w:color="auto"/>
            <w:left w:val="none" w:sz="0" w:space="0" w:color="auto"/>
            <w:bottom w:val="none" w:sz="0" w:space="0" w:color="auto"/>
            <w:right w:val="none" w:sz="0" w:space="0" w:color="auto"/>
          </w:divBdr>
        </w:div>
        <w:div w:id="1858690603">
          <w:marLeft w:val="480"/>
          <w:marRight w:val="0"/>
          <w:marTop w:val="0"/>
          <w:marBottom w:val="0"/>
          <w:divBdr>
            <w:top w:val="none" w:sz="0" w:space="0" w:color="auto"/>
            <w:left w:val="none" w:sz="0" w:space="0" w:color="auto"/>
            <w:bottom w:val="none" w:sz="0" w:space="0" w:color="auto"/>
            <w:right w:val="none" w:sz="0" w:space="0" w:color="auto"/>
          </w:divBdr>
        </w:div>
        <w:div w:id="1910996988">
          <w:marLeft w:val="480"/>
          <w:marRight w:val="0"/>
          <w:marTop w:val="0"/>
          <w:marBottom w:val="0"/>
          <w:divBdr>
            <w:top w:val="none" w:sz="0" w:space="0" w:color="auto"/>
            <w:left w:val="none" w:sz="0" w:space="0" w:color="auto"/>
            <w:bottom w:val="none" w:sz="0" w:space="0" w:color="auto"/>
            <w:right w:val="none" w:sz="0" w:space="0" w:color="auto"/>
          </w:divBdr>
        </w:div>
        <w:div w:id="1927961607">
          <w:marLeft w:val="480"/>
          <w:marRight w:val="0"/>
          <w:marTop w:val="0"/>
          <w:marBottom w:val="0"/>
          <w:divBdr>
            <w:top w:val="none" w:sz="0" w:space="0" w:color="auto"/>
            <w:left w:val="none" w:sz="0" w:space="0" w:color="auto"/>
            <w:bottom w:val="none" w:sz="0" w:space="0" w:color="auto"/>
            <w:right w:val="none" w:sz="0" w:space="0" w:color="auto"/>
          </w:divBdr>
        </w:div>
        <w:div w:id="1947225954">
          <w:marLeft w:val="480"/>
          <w:marRight w:val="0"/>
          <w:marTop w:val="0"/>
          <w:marBottom w:val="0"/>
          <w:divBdr>
            <w:top w:val="none" w:sz="0" w:space="0" w:color="auto"/>
            <w:left w:val="none" w:sz="0" w:space="0" w:color="auto"/>
            <w:bottom w:val="none" w:sz="0" w:space="0" w:color="auto"/>
            <w:right w:val="none" w:sz="0" w:space="0" w:color="auto"/>
          </w:divBdr>
        </w:div>
        <w:div w:id="1947423982">
          <w:marLeft w:val="480"/>
          <w:marRight w:val="0"/>
          <w:marTop w:val="0"/>
          <w:marBottom w:val="0"/>
          <w:divBdr>
            <w:top w:val="none" w:sz="0" w:space="0" w:color="auto"/>
            <w:left w:val="none" w:sz="0" w:space="0" w:color="auto"/>
            <w:bottom w:val="none" w:sz="0" w:space="0" w:color="auto"/>
            <w:right w:val="none" w:sz="0" w:space="0" w:color="auto"/>
          </w:divBdr>
        </w:div>
        <w:div w:id="2007396807">
          <w:marLeft w:val="480"/>
          <w:marRight w:val="0"/>
          <w:marTop w:val="0"/>
          <w:marBottom w:val="0"/>
          <w:divBdr>
            <w:top w:val="none" w:sz="0" w:space="0" w:color="auto"/>
            <w:left w:val="none" w:sz="0" w:space="0" w:color="auto"/>
            <w:bottom w:val="none" w:sz="0" w:space="0" w:color="auto"/>
            <w:right w:val="none" w:sz="0" w:space="0" w:color="auto"/>
          </w:divBdr>
        </w:div>
      </w:divsChild>
    </w:div>
    <w:div w:id="1427382518">
      <w:bodyDiv w:val="1"/>
      <w:marLeft w:val="0"/>
      <w:marRight w:val="0"/>
      <w:marTop w:val="0"/>
      <w:marBottom w:val="0"/>
      <w:divBdr>
        <w:top w:val="none" w:sz="0" w:space="0" w:color="auto"/>
        <w:left w:val="none" w:sz="0" w:space="0" w:color="auto"/>
        <w:bottom w:val="none" w:sz="0" w:space="0" w:color="auto"/>
        <w:right w:val="none" w:sz="0" w:space="0" w:color="auto"/>
      </w:divBdr>
      <w:divsChild>
        <w:div w:id="57673825">
          <w:marLeft w:val="480"/>
          <w:marRight w:val="0"/>
          <w:marTop w:val="0"/>
          <w:marBottom w:val="0"/>
          <w:divBdr>
            <w:top w:val="none" w:sz="0" w:space="0" w:color="auto"/>
            <w:left w:val="none" w:sz="0" w:space="0" w:color="auto"/>
            <w:bottom w:val="none" w:sz="0" w:space="0" w:color="auto"/>
            <w:right w:val="none" w:sz="0" w:space="0" w:color="auto"/>
          </w:divBdr>
        </w:div>
        <w:div w:id="69231013">
          <w:marLeft w:val="480"/>
          <w:marRight w:val="0"/>
          <w:marTop w:val="0"/>
          <w:marBottom w:val="0"/>
          <w:divBdr>
            <w:top w:val="none" w:sz="0" w:space="0" w:color="auto"/>
            <w:left w:val="none" w:sz="0" w:space="0" w:color="auto"/>
            <w:bottom w:val="none" w:sz="0" w:space="0" w:color="auto"/>
            <w:right w:val="none" w:sz="0" w:space="0" w:color="auto"/>
          </w:divBdr>
        </w:div>
        <w:div w:id="84039033">
          <w:marLeft w:val="480"/>
          <w:marRight w:val="0"/>
          <w:marTop w:val="0"/>
          <w:marBottom w:val="0"/>
          <w:divBdr>
            <w:top w:val="none" w:sz="0" w:space="0" w:color="auto"/>
            <w:left w:val="none" w:sz="0" w:space="0" w:color="auto"/>
            <w:bottom w:val="none" w:sz="0" w:space="0" w:color="auto"/>
            <w:right w:val="none" w:sz="0" w:space="0" w:color="auto"/>
          </w:divBdr>
        </w:div>
        <w:div w:id="87312023">
          <w:marLeft w:val="480"/>
          <w:marRight w:val="0"/>
          <w:marTop w:val="0"/>
          <w:marBottom w:val="0"/>
          <w:divBdr>
            <w:top w:val="none" w:sz="0" w:space="0" w:color="auto"/>
            <w:left w:val="none" w:sz="0" w:space="0" w:color="auto"/>
            <w:bottom w:val="none" w:sz="0" w:space="0" w:color="auto"/>
            <w:right w:val="none" w:sz="0" w:space="0" w:color="auto"/>
          </w:divBdr>
        </w:div>
        <w:div w:id="128406617">
          <w:marLeft w:val="480"/>
          <w:marRight w:val="0"/>
          <w:marTop w:val="0"/>
          <w:marBottom w:val="0"/>
          <w:divBdr>
            <w:top w:val="none" w:sz="0" w:space="0" w:color="auto"/>
            <w:left w:val="none" w:sz="0" w:space="0" w:color="auto"/>
            <w:bottom w:val="none" w:sz="0" w:space="0" w:color="auto"/>
            <w:right w:val="none" w:sz="0" w:space="0" w:color="auto"/>
          </w:divBdr>
        </w:div>
        <w:div w:id="168178220">
          <w:marLeft w:val="480"/>
          <w:marRight w:val="0"/>
          <w:marTop w:val="0"/>
          <w:marBottom w:val="0"/>
          <w:divBdr>
            <w:top w:val="none" w:sz="0" w:space="0" w:color="auto"/>
            <w:left w:val="none" w:sz="0" w:space="0" w:color="auto"/>
            <w:bottom w:val="none" w:sz="0" w:space="0" w:color="auto"/>
            <w:right w:val="none" w:sz="0" w:space="0" w:color="auto"/>
          </w:divBdr>
        </w:div>
        <w:div w:id="203759754">
          <w:marLeft w:val="480"/>
          <w:marRight w:val="0"/>
          <w:marTop w:val="0"/>
          <w:marBottom w:val="0"/>
          <w:divBdr>
            <w:top w:val="none" w:sz="0" w:space="0" w:color="auto"/>
            <w:left w:val="none" w:sz="0" w:space="0" w:color="auto"/>
            <w:bottom w:val="none" w:sz="0" w:space="0" w:color="auto"/>
            <w:right w:val="none" w:sz="0" w:space="0" w:color="auto"/>
          </w:divBdr>
        </w:div>
        <w:div w:id="205802430">
          <w:marLeft w:val="480"/>
          <w:marRight w:val="0"/>
          <w:marTop w:val="0"/>
          <w:marBottom w:val="0"/>
          <w:divBdr>
            <w:top w:val="none" w:sz="0" w:space="0" w:color="auto"/>
            <w:left w:val="none" w:sz="0" w:space="0" w:color="auto"/>
            <w:bottom w:val="none" w:sz="0" w:space="0" w:color="auto"/>
            <w:right w:val="none" w:sz="0" w:space="0" w:color="auto"/>
          </w:divBdr>
        </w:div>
        <w:div w:id="259874675">
          <w:marLeft w:val="480"/>
          <w:marRight w:val="0"/>
          <w:marTop w:val="0"/>
          <w:marBottom w:val="0"/>
          <w:divBdr>
            <w:top w:val="none" w:sz="0" w:space="0" w:color="auto"/>
            <w:left w:val="none" w:sz="0" w:space="0" w:color="auto"/>
            <w:bottom w:val="none" w:sz="0" w:space="0" w:color="auto"/>
            <w:right w:val="none" w:sz="0" w:space="0" w:color="auto"/>
          </w:divBdr>
        </w:div>
        <w:div w:id="260650415">
          <w:marLeft w:val="480"/>
          <w:marRight w:val="0"/>
          <w:marTop w:val="0"/>
          <w:marBottom w:val="0"/>
          <w:divBdr>
            <w:top w:val="none" w:sz="0" w:space="0" w:color="auto"/>
            <w:left w:val="none" w:sz="0" w:space="0" w:color="auto"/>
            <w:bottom w:val="none" w:sz="0" w:space="0" w:color="auto"/>
            <w:right w:val="none" w:sz="0" w:space="0" w:color="auto"/>
          </w:divBdr>
        </w:div>
        <w:div w:id="263610293">
          <w:marLeft w:val="480"/>
          <w:marRight w:val="0"/>
          <w:marTop w:val="0"/>
          <w:marBottom w:val="0"/>
          <w:divBdr>
            <w:top w:val="none" w:sz="0" w:space="0" w:color="auto"/>
            <w:left w:val="none" w:sz="0" w:space="0" w:color="auto"/>
            <w:bottom w:val="none" w:sz="0" w:space="0" w:color="auto"/>
            <w:right w:val="none" w:sz="0" w:space="0" w:color="auto"/>
          </w:divBdr>
        </w:div>
        <w:div w:id="277295044">
          <w:marLeft w:val="480"/>
          <w:marRight w:val="0"/>
          <w:marTop w:val="0"/>
          <w:marBottom w:val="0"/>
          <w:divBdr>
            <w:top w:val="none" w:sz="0" w:space="0" w:color="auto"/>
            <w:left w:val="none" w:sz="0" w:space="0" w:color="auto"/>
            <w:bottom w:val="none" w:sz="0" w:space="0" w:color="auto"/>
            <w:right w:val="none" w:sz="0" w:space="0" w:color="auto"/>
          </w:divBdr>
        </w:div>
        <w:div w:id="361976818">
          <w:marLeft w:val="480"/>
          <w:marRight w:val="0"/>
          <w:marTop w:val="0"/>
          <w:marBottom w:val="0"/>
          <w:divBdr>
            <w:top w:val="none" w:sz="0" w:space="0" w:color="auto"/>
            <w:left w:val="none" w:sz="0" w:space="0" w:color="auto"/>
            <w:bottom w:val="none" w:sz="0" w:space="0" w:color="auto"/>
            <w:right w:val="none" w:sz="0" w:space="0" w:color="auto"/>
          </w:divBdr>
        </w:div>
        <w:div w:id="366684142">
          <w:marLeft w:val="480"/>
          <w:marRight w:val="0"/>
          <w:marTop w:val="0"/>
          <w:marBottom w:val="0"/>
          <w:divBdr>
            <w:top w:val="none" w:sz="0" w:space="0" w:color="auto"/>
            <w:left w:val="none" w:sz="0" w:space="0" w:color="auto"/>
            <w:bottom w:val="none" w:sz="0" w:space="0" w:color="auto"/>
            <w:right w:val="none" w:sz="0" w:space="0" w:color="auto"/>
          </w:divBdr>
        </w:div>
        <w:div w:id="374700876">
          <w:marLeft w:val="480"/>
          <w:marRight w:val="0"/>
          <w:marTop w:val="0"/>
          <w:marBottom w:val="0"/>
          <w:divBdr>
            <w:top w:val="none" w:sz="0" w:space="0" w:color="auto"/>
            <w:left w:val="none" w:sz="0" w:space="0" w:color="auto"/>
            <w:bottom w:val="none" w:sz="0" w:space="0" w:color="auto"/>
            <w:right w:val="none" w:sz="0" w:space="0" w:color="auto"/>
          </w:divBdr>
        </w:div>
        <w:div w:id="457336906">
          <w:marLeft w:val="480"/>
          <w:marRight w:val="0"/>
          <w:marTop w:val="0"/>
          <w:marBottom w:val="0"/>
          <w:divBdr>
            <w:top w:val="none" w:sz="0" w:space="0" w:color="auto"/>
            <w:left w:val="none" w:sz="0" w:space="0" w:color="auto"/>
            <w:bottom w:val="none" w:sz="0" w:space="0" w:color="auto"/>
            <w:right w:val="none" w:sz="0" w:space="0" w:color="auto"/>
          </w:divBdr>
        </w:div>
        <w:div w:id="602154153">
          <w:marLeft w:val="480"/>
          <w:marRight w:val="0"/>
          <w:marTop w:val="0"/>
          <w:marBottom w:val="0"/>
          <w:divBdr>
            <w:top w:val="none" w:sz="0" w:space="0" w:color="auto"/>
            <w:left w:val="none" w:sz="0" w:space="0" w:color="auto"/>
            <w:bottom w:val="none" w:sz="0" w:space="0" w:color="auto"/>
            <w:right w:val="none" w:sz="0" w:space="0" w:color="auto"/>
          </w:divBdr>
        </w:div>
        <w:div w:id="606040860">
          <w:marLeft w:val="480"/>
          <w:marRight w:val="0"/>
          <w:marTop w:val="0"/>
          <w:marBottom w:val="0"/>
          <w:divBdr>
            <w:top w:val="none" w:sz="0" w:space="0" w:color="auto"/>
            <w:left w:val="none" w:sz="0" w:space="0" w:color="auto"/>
            <w:bottom w:val="none" w:sz="0" w:space="0" w:color="auto"/>
            <w:right w:val="none" w:sz="0" w:space="0" w:color="auto"/>
          </w:divBdr>
        </w:div>
        <w:div w:id="638191311">
          <w:marLeft w:val="480"/>
          <w:marRight w:val="0"/>
          <w:marTop w:val="0"/>
          <w:marBottom w:val="0"/>
          <w:divBdr>
            <w:top w:val="none" w:sz="0" w:space="0" w:color="auto"/>
            <w:left w:val="none" w:sz="0" w:space="0" w:color="auto"/>
            <w:bottom w:val="none" w:sz="0" w:space="0" w:color="auto"/>
            <w:right w:val="none" w:sz="0" w:space="0" w:color="auto"/>
          </w:divBdr>
        </w:div>
        <w:div w:id="651954020">
          <w:marLeft w:val="480"/>
          <w:marRight w:val="0"/>
          <w:marTop w:val="0"/>
          <w:marBottom w:val="0"/>
          <w:divBdr>
            <w:top w:val="none" w:sz="0" w:space="0" w:color="auto"/>
            <w:left w:val="none" w:sz="0" w:space="0" w:color="auto"/>
            <w:bottom w:val="none" w:sz="0" w:space="0" w:color="auto"/>
            <w:right w:val="none" w:sz="0" w:space="0" w:color="auto"/>
          </w:divBdr>
        </w:div>
        <w:div w:id="664364119">
          <w:marLeft w:val="480"/>
          <w:marRight w:val="0"/>
          <w:marTop w:val="0"/>
          <w:marBottom w:val="0"/>
          <w:divBdr>
            <w:top w:val="none" w:sz="0" w:space="0" w:color="auto"/>
            <w:left w:val="none" w:sz="0" w:space="0" w:color="auto"/>
            <w:bottom w:val="none" w:sz="0" w:space="0" w:color="auto"/>
            <w:right w:val="none" w:sz="0" w:space="0" w:color="auto"/>
          </w:divBdr>
        </w:div>
        <w:div w:id="720058503">
          <w:marLeft w:val="480"/>
          <w:marRight w:val="0"/>
          <w:marTop w:val="0"/>
          <w:marBottom w:val="0"/>
          <w:divBdr>
            <w:top w:val="none" w:sz="0" w:space="0" w:color="auto"/>
            <w:left w:val="none" w:sz="0" w:space="0" w:color="auto"/>
            <w:bottom w:val="none" w:sz="0" w:space="0" w:color="auto"/>
            <w:right w:val="none" w:sz="0" w:space="0" w:color="auto"/>
          </w:divBdr>
        </w:div>
        <w:div w:id="737482435">
          <w:marLeft w:val="480"/>
          <w:marRight w:val="0"/>
          <w:marTop w:val="0"/>
          <w:marBottom w:val="0"/>
          <w:divBdr>
            <w:top w:val="none" w:sz="0" w:space="0" w:color="auto"/>
            <w:left w:val="none" w:sz="0" w:space="0" w:color="auto"/>
            <w:bottom w:val="none" w:sz="0" w:space="0" w:color="auto"/>
            <w:right w:val="none" w:sz="0" w:space="0" w:color="auto"/>
          </w:divBdr>
        </w:div>
        <w:div w:id="794718092">
          <w:marLeft w:val="480"/>
          <w:marRight w:val="0"/>
          <w:marTop w:val="0"/>
          <w:marBottom w:val="0"/>
          <w:divBdr>
            <w:top w:val="none" w:sz="0" w:space="0" w:color="auto"/>
            <w:left w:val="none" w:sz="0" w:space="0" w:color="auto"/>
            <w:bottom w:val="none" w:sz="0" w:space="0" w:color="auto"/>
            <w:right w:val="none" w:sz="0" w:space="0" w:color="auto"/>
          </w:divBdr>
        </w:div>
        <w:div w:id="827406746">
          <w:marLeft w:val="480"/>
          <w:marRight w:val="0"/>
          <w:marTop w:val="0"/>
          <w:marBottom w:val="0"/>
          <w:divBdr>
            <w:top w:val="none" w:sz="0" w:space="0" w:color="auto"/>
            <w:left w:val="none" w:sz="0" w:space="0" w:color="auto"/>
            <w:bottom w:val="none" w:sz="0" w:space="0" w:color="auto"/>
            <w:right w:val="none" w:sz="0" w:space="0" w:color="auto"/>
          </w:divBdr>
        </w:div>
        <w:div w:id="828249845">
          <w:marLeft w:val="480"/>
          <w:marRight w:val="0"/>
          <w:marTop w:val="0"/>
          <w:marBottom w:val="0"/>
          <w:divBdr>
            <w:top w:val="none" w:sz="0" w:space="0" w:color="auto"/>
            <w:left w:val="none" w:sz="0" w:space="0" w:color="auto"/>
            <w:bottom w:val="none" w:sz="0" w:space="0" w:color="auto"/>
            <w:right w:val="none" w:sz="0" w:space="0" w:color="auto"/>
          </w:divBdr>
        </w:div>
        <w:div w:id="878127944">
          <w:marLeft w:val="480"/>
          <w:marRight w:val="0"/>
          <w:marTop w:val="0"/>
          <w:marBottom w:val="0"/>
          <w:divBdr>
            <w:top w:val="none" w:sz="0" w:space="0" w:color="auto"/>
            <w:left w:val="none" w:sz="0" w:space="0" w:color="auto"/>
            <w:bottom w:val="none" w:sz="0" w:space="0" w:color="auto"/>
            <w:right w:val="none" w:sz="0" w:space="0" w:color="auto"/>
          </w:divBdr>
        </w:div>
        <w:div w:id="888682893">
          <w:marLeft w:val="480"/>
          <w:marRight w:val="0"/>
          <w:marTop w:val="0"/>
          <w:marBottom w:val="0"/>
          <w:divBdr>
            <w:top w:val="none" w:sz="0" w:space="0" w:color="auto"/>
            <w:left w:val="none" w:sz="0" w:space="0" w:color="auto"/>
            <w:bottom w:val="none" w:sz="0" w:space="0" w:color="auto"/>
            <w:right w:val="none" w:sz="0" w:space="0" w:color="auto"/>
          </w:divBdr>
        </w:div>
        <w:div w:id="1054236481">
          <w:marLeft w:val="480"/>
          <w:marRight w:val="0"/>
          <w:marTop w:val="0"/>
          <w:marBottom w:val="0"/>
          <w:divBdr>
            <w:top w:val="none" w:sz="0" w:space="0" w:color="auto"/>
            <w:left w:val="none" w:sz="0" w:space="0" w:color="auto"/>
            <w:bottom w:val="none" w:sz="0" w:space="0" w:color="auto"/>
            <w:right w:val="none" w:sz="0" w:space="0" w:color="auto"/>
          </w:divBdr>
        </w:div>
        <w:div w:id="1121461563">
          <w:marLeft w:val="480"/>
          <w:marRight w:val="0"/>
          <w:marTop w:val="0"/>
          <w:marBottom w:val="0"/>
          <w:divBdr>
            <w:top w:val="none" w:sz="0" w:space="0" w:color="auto"/>
            <w:left w:val="none" w:sz="0" w:space="0" w:color="auto"/>
            <w:bottom w:val="none" w:sz="0" w:space="0" w:color="auto"/>
            <w:right w:val="none" w:sz="0" w:space="0" w:color="auto"/>
          </w:divBdr>
        </w:div>
        <w:div w:id="1148523034">
          <w:marLeft w:val="480"/>
          <w:marRight w:val="0"/>
          <w:marTop w:val="0"/>
          <w:marBottom w:val="0"/>
          <w:divBdr>
            <w:top w:val="none" w:sz="0" w:space="0" w:color="auto"/>
            <w:left w:val="none" w:sz="0" w:space="0" w:color="auto"/>
            <w:bottom w:val="none" w:sz="0" w:space="0" w:color="auto"/>
            <w:right w:val="none" w:sz="0" w:space="0" w:color="auto"/>
          </w:divBdr>
        </w:div>
        <w:div w:id="1164666309">
          <w:marLeft w:val="480"/>
          <w:marRight w:val="0"/>
          <w:marTop w:val="0"/>
          <w:marBottom w:val="0"/>
          <w:divBdr>
            <w:top w:val="none" w:sz="0" w:space="0" w:color="auto"/>
            <w:left w:val="none" w:sz="0" w:space="0" w:color="auto"/>
            <w:bottom w:val="none" w:sz="0" w:space="0" w:color="auto"/>
            <w:right w:val="none" w:sz="0" w:space="0" w:color="auto"/>
          </w:divBdr>
        </w:div>
        <w:div w:id="1236891286">
          <w:marLeft w:val="480"/>
          <w:marRight w:val="0"/>
          <w:marTop w:val="0"/>
          <w:marBottom w:val="0"/>
          <w:divBdr>
            <w:top w:val="none" w:sz="0" w:space="0" w:color="auto"/>
            <w:left w:val="none" w:sz="0" w:space="0" w:color="auto"/>
            <w:bottom w:val="none" w:sz="0" w:space="0" w:color="auto"/>
            <w:right w:val="none" w:sz="0" w:space="0" w:color="auto"/>
          </w:divBdr>
        </w:div>
        <w:div w:id="1269656896">
          <w:marLeft w:val="480"/>
          <w:marRight w:val="0"/>
          <w:marTop w:val="0"/>
          <w:marBottom w:val="0"/>
          <w:divBdr>
            <w:top w:val="none" w:sz="0" w:space="0" w:color="auto"/>
            <w:left w:val="none" w:sz="0" w:space="0" w:color="auto"/>
            <w:bottom w:val="none" w:sz="0" w:space="0" w:color="auto"/>
            <w:right w:val="none" w:sz="0" w:space="0" w:color="auto"/>
          </w:divBdr>
        </w:div>
        <w:div w:id="1315721854">
          <w:marLeft w:val="480"/>
          <w:marRight w:val="0"/>
          <w:marTop w:val="0"/>
          <w:marBottom w:val="0"/>
          <w:divBdr>
            <w:top w:val="none" w:sz="0" w:space="0" w:color="auto"/>
            <w:left w:val="none" w:sz="0" w:space="0" w:color="auto"/>
            <w:bottom w:val="none" w:sz="0" w:space="0" w:color="auto"/>
            <w:right w:val="none" w:sz="0" w:space="0" w:color="auto"/>
          </w:divBdr>
        </w:div>
        <w:div w:id="1315988495">
          <w:marLeft w:val="480"/>
          <w:marRight w:val="0"/>
          <w:marTop w:val="0"/>
          <w:marBottom w:val="0"/>
          <w:divBdr>
            <w:top w:val="none" w:sz="0" w:space="0" w:color="auto"/>
            <w:left w:val="none" w:sz="0" w:space="0" w:color="auto"/>
            <w:bottom w:val="none" w:sz="0" w:space="0" w:color="auto"/>
            <w:right w:val="none" w:sz="0" w:space="0" w:color="auto"/>
          </w:divBdr>
        </w:div>
        <w:div w:id="1336345401">
          <w:marLeft w:val="480"/>
          <w:marRight w:val="0"/>
          <w:marTop w:val="0"/>
          <w:marBottom w:val="0"/>
          <w:divBdr>
            <w:top w:val="none" w:sz="0" w:space="0" w:color="auto"/>
            <w:left w:val="none" w:sz="0" w:space="0" w:color="auto"/>
            <w:bottom w:val="none" w:sz="0" w:space="0" w:color="auto"/>
            <w:right w:val="none" w:sz="0" w:space="0" w:color="auto"/>
          </w:divBdr>
        </w:div>
        <w:div w:id="1337926696">
          <w:marLeft w:val="480"/>
          <w:marRight w:val="0"/>
          <w:marTop w:val="0"/>
          <w:marBottom w:val="0"/>
          <w:divBdr>
            <w:top w:val="none" w:sz="0" w:space="0" w:color="auto"/>
            <w:left w:val="none" w:sz="0" w:space="0" w:color="auto"/>
            <w:bottom w:val="none" w:sz="0" w:space="0" w:color="auto"/>
            <w:right w:val="none" w:sz="0" w:space="0" w:color="auto"/>
          </w:divBdr>
        </w:div>
        <w:div w:id="1387291260">
          <w:marLeft w:val="480"/>
          <w:marRight w:val="0"/>
          <w:marTop w:val="0"/>
          <w:marBottom w:val="0"/>
          <w:divBdr>
            <w:top w:val="none" w:sz="0" w:space="0" w:color="auto"/>
            <w:left w:val="none" w:sz="0" w:space="0" w:color="auto"/>
            <w:bottom w:val="none" w:sz="0" w:space="0" w:color="auto"/>
            <w:right w:val="none" w:sz="0" w:space="0" w:color="auto"/>
          </w:divBdr>
        </w:div>
        <w:div w:id="1493988705">
          <w:marLeft w:val="480"/>
          <w:marRight w:val="0"/>
          <w:marTop w:val="0"/>
          <w:marBottom w:val="0"/>
          <w:divBdr>
            <w:top w:val="none" w:sz="0" w:space="0" w:color="auto"/>
            <w:left w:val="none" w:sz="0" w:space="0" w:color="auto"/>
            <w:bottom w:val="none" w:sz="0" w:space="0" w:color="auto"/>
            <w:right w:val="none" w:sz="0" w:space="0" w:color="auto"/>
          </w:divBdr>
        </w:div>
        <w:div w:id="1500539348">
          <w:marLeft w:val="480"/>
          <w:marRight w:val="0"/>
          <w:marTop w:val="0"/>
          <w:marBottom w:val="0"/>
          <w:divBdr>
            <w:top w:val="none" w:sz="0" w:space="0" w:color="auto"/>
            <w:left w:val="none" w:sz="0" w:space="0" w:color="auto"/>
            <w:bottom w:val="none" w:sz="0" w:space="0" w:color="auto"/>
            <w:right w:val="none" w:sz="0" w:space="0" w:color="auto"/>
          </w:divBdr>
        </w:div>
        <w:div w:id="1511064985">
          <w:marLeft w:val="480"/>
          <w:marRight w:val="0"/>
          <w:marTop w:val="0"/>
          <w:marBottom w:val="0"/>
          <w:divBdr>
            <w:top w:val="none" w:sz="0" w:space="0" w:color="auto"/>
            <w:left w:val="none" w:sz="0" w:space="0" w:color="auto"/>
            <w:bottom w:val="none" w:sz="0" w:space="0" w:color="auto"/>
            <w:right w:val="none" w:sz="0" w:space="0" w:color="auto"/>
          </w:divBdr>
        </w:div>
        <w:div w:id="1511988858">
          <w:marLeft w:val="480"/>
          <w:marRight w:val="0"/>
          <w:marTop w:val="0"/>
          <w:marBottom w:val="0"/>
          <w:divBdr>
            <w:top w:val="none" w:sz="0" w:space="0" w:color="auto"/>
            <w:left w:val="none" w:sz="0" w:space="0" w:color="auto"/>
            <w:bottom w:val="none" w:sz="0" w:space="0" w:color="auto"/>
            <w:right w:val="none" w:sz="0" w:space="0" w:color="auto"/>
          </w:divBdr>
        </w:div>
        <w:div w:id="1526094751">
          <w:marLeft w:val="480"/>
          <w:marRight w:val="0"/>
          <w:marTop w:val="0"/>
          <w:marBottom w:val="0"/>
          <w:divBdr>
            <w:top w:val="none" w:sz="0" w:space="0" w:color="auto"/>
            <w:left w:val="none" w:sz="0" w:space="0" w:color="auto"/>
            <w:bottom w:val="none" w:sz="0" w:space="0" w:color="auto"/>
            <w:right w:val="none" w:sz="0" w:space="0" w:color="auto"/>
          </w:divBdr>
        </w:div>
        <w:div w:id="1530532876">
          <w:marLeft w:val="480"/>
          <w:marRight w:val="0"/>
          <w:marTop w:val="0"/>
          <w:marBottom w:val="0"/>
          <w:divBdr>
            <w:top w:val="none" w:sz="0" w:space="0" w:color="auto"/>
            <w:left w:val="none" w:sz="0" w:space="0" w:color="auto"/>
            <w:bottom w:val="none" w:sz="0" w:space="0" w:color="auto"/>
            <w:right w:val="none" w:sz="0" w:space="0" w:color="auto"/>
          </w:divBdr>
        </w:div>
        <w:div w:id="1637636781">
          <w:marLeft w:val="480"/>
          <w:marRight w:val="0"/>
          <w:marTop w:val="0"/>
          <w:marBottom w:val="0"/>
          <w:divBdr>
            <w:top w:val="none" w:sz="0" w:space="0" w:color="auto"/>
            <w:left w:val="none" w:sz="0" w:space="0" w:color="auto"/>
            <w:bottom w:val="none" w:sz="0" w:space="0" w:color="auto"/>
            <w:right w:val="none" w:sz="0" w:space="0" w:color="auto"/>
          </w:divBdr>
        </w:div>
        <w:div w:id="1648045854">
          <w:marLeft w:val="480"/>
          <w:marRight w:val="0"/>
          <w:marTop w:val="0"/>
          <w:marBottom w:val="0"/>
          <w:divBdr>
            <w:top w:val="none" w:sz="0" w:space="0" w:color="auto"/>
            <w:left w:val="none" w:sz="0" w:space="0" w:color="auto"/>
            <w:bottom w:val="none" w:sz="0" w:space="0" w:color="auto"/>
            <w:right w:val="none" w:sz="0" w:space="0" w:color="auto"/>
          </w:divBdr>
        </w:div>
        <w:div w:id="1684504005">
          <w:marLeft w:val="480"/>
          <w:marRight w:val="0"/>
          <w:marTop w:val="0"/>
          <w:marBottom w:val="0"/>
          <w:divBdr>
            <w:top w:val="none" w:sz="0" w:space="0" w:color="auto"/>
            <w:left w:val="none" w:sz="0" w:space="0" w:color="auto"/>
            <w:bottom w:val="none" w:sz="0" w:space="0" w:color="auto"/>
            <w:right w:val="none" w:sz="0" w:space="0" w:color="auto"/>
          </w:divBdr>
        </w:div>
        <w:div w:id="1697579504">
          <w:marLeft w:val="480"/>
          <w:marRight w:val="0"/>
          <w:marTop w:val="0"/>
          <w:marBottom w:val="0"/>
          <w:divBdr>
            <w:top w:val="none" w:sz="0" w:space="0" w:color="auto"/>
            <w:left w:val="none" w:sz="0" w:space="0" w:color="auto"/>
            <w:bottom w:val="none" w:sz="0" w:space="0" w:color="auto"/>
            <w:right w:val="none" w:sz="0" w:space="0" w:color="auto"/>
          </w:divBdr>
        </w:div>
        <w:div w:id="1699161965">
          <w:marLeft w:val="480"/>
          <w:marRight w:val="0"/>
          <w:marTop w:val="0"/>
          <w:marBottom w:val="0"/>
          <w:divBdr>
            <w:top w:val="none" w:sz="0" w:space="0" w:color="auto"/>
            <w:left w:val="none" w:sz="0" w:space="0" w:color="auto"/>
            <w:bottom w:val="none" w:sz="0" w:space="0" w:color="auto"/>
            <w:right w:val="none" w:sz="0" w:space="0" w:color="auto"/>
          </w:divBdr>
        </w:div>
        <w:div w:id="1746762500">
          <w:marLeft w:val="480"/>
          <w:marRight w:val="0"/>
          <w:marTop w:val="0"/>
          <w:marBottom w:val="0"/>
          <w:divBdr>
            <w:top w:val="none" w:sz="0" w:space="0" w:color="auto"/>
            <w:left w:val="none" w:sz="0" w:space="0" w:color="auto"/>
            <w:bottom w:val="none" w:sz="0" w:space="0" w:color="auto"/>
            <w:right w:val="none" w:sz="0" w:space="0" w:color="auto"/>
          </w:divBdr>
        </w:div>
        <w:div w:id="1902594150">
          <w:marLeft w:val="480"/>
          <w:marRight w:val="0"/>
          <w:marTop w:val="0"/>
          <w:marBottom w:val="0"/>
          <w:divBdr>
            <w:top w:val="none" w:sz="0" w:space="0" w:color="auto"/>
            <w:left w:val="none" w:sz="0" w:space="0" w:color="auto"/>
            <w:bottom w:val="none" w:sz="0" w:space="0" w:color="auto"/>
            <w:right w:val="none" w:sz="0" w:space="0" w:color="auto"/>
          </w:divBdr>
        </w:div>
        <w:div w:id="1945729426">
          <w:marLeft w:val="480"/>
          <w:marRight w:val="0"/>
          <w:marTop w:val="0"/>
          <w:marBottom w:val="0"/>
          <w:divBdr>
            <w:top w:val="none" w:sz="0" w:space="0" w:color="auto"/>
            <w:left w:val="none" w:sz="0" w:space="0" w:color="auto"/>
            <w:bottom w:val="none" w:sz="0" w:space="0" w:color="auto"/>
            <w:right w:val="none" w:sz="0" w:space="0" w:color="auto"/>
          </w:divBdr>
        </w:div>
        <w:div w:id="1991325844">
          <w:marLeft w:val="480"/>
          <w:marRight w:val="0"/>
          <w:marTop w:val="0"/>
          <w:marBottom w:val="0"/>
          <w:divBdr>
            <w:top w:val="none" w:sz="0" w:space="0" w:color="auto"/>
            <w:left w:val="none" w:sz="0" w:space="0" w:color="auto"/>
            <w:bottom w:val="none" w:sz="0" w:space="0" w:color="auto"/>
            <w:right w:val="none" w:sz="0" w:space="0" w:color="auto"/>
          </w:divBdr>
        </w:div>
        <w:div w:id="2010057183">
          <w:marLeft w:val="480"/>
          <w:marRight w:val="0"/>
          <w:marTop w:val="0"/>
          <w:marBottom w:val="0"/>
          <w:divBdr>
            <w:top w:val="none" w:sz="0" w:space="0" w:color="auto"/>
            <w:left w:val="none" w:sz="0" w:space="0" w:color="auto"/>
            <w:bottom w:val="none" w:sz="0" w:space="0" w:color="auto"/>
            <w:right w:val="none" w:sz="0" w:space="0" w:color="auto"/>
          </w:divBdr>
        </w:div>
        <w:div w:id="2080440553">
          <w:marLeft w:val="480"/>
          <w:marRight w:val="0"/>
          <w:marTop w:val="0"/>
          <w:marBottom w:val="0"/>
          <w:divBdr>
            <w:top w:val="none" w:sz="0" w:space="0" w:color="auto"/>
            <w:left w:val="none" w:sz="0" w:space="0" w:color="auto"/>
            <w:bottom w:val="none" w:sz="0" w:space="0" w:color="auto"/>
            <w:right w:val="none" w:sz="0" w:space="0" w:color="auto"/>
          </w:divBdr>
        </w:div>
        <w:div w:id="2113238036">
          <w:marLeft w:val="480"/>
          <w:marRight w:val="0"/>
          <w:marTop w:val="0"/>
          <w:marBottom w:val="0"/>
          <w:divBdr>
            <w:top w:val="none" w:sz="0" w:space="0" w:color="auto"/>
            <w:left w:val="none" w:sz="0" w:space="0" w:color="auto"/>
            <w:bottom w:val="none" w:sz="0" w:space="0" w:color="auto"/>
            <w:right w:val="none" w:sz="0" w:space="0" w:color="auto"/>
          </w:divBdr>
        </w:div>
        <w:div w:id="2140566415">
          <w:marLeft w:val="480"/>
          <w:marRight w:val="0"/>
          <w:marTop w:val="0"/>
          <w:marBottom w:val="0"/>
          <w:divBdr>
            <w:top w:val="none" w:sz="0" w:space="0" w:color="auto"/>
            <w:left w:val="none" w:sz="0" w:space="0" w:color="auto"/>
            <w:bottom w:val="none" w:sz="0" w:space="0" w:color="auto"/>
            <w:right w:val="none" w:sz="0" w:space="0" w:color="auto"/>
          </w:divBdr>
        </w:div>
      </w:divsChild>
    </w:div>
    <w:div w:id="1429428059">
      <w:bodyDiv w:val="1"/>
      <w:marLeft w:val="0"/>
      <w:marRight w:val="0"/>
      <w:marTop w:val="0"/>
      <w:marBottom w:val="0"/>
      <w:divBdr>
        <w:top w:val="none" w:sz="0" w:space="0" w:color="auto"/>
        <w:left w:val="none" w:sz="0" w:space="0" w:color="auto"/>
        <w:bottom w:val="none" w:sz="0" w:space="0" w:color="auto"/>
        <w:right w:val="none" w:sz="0" w:space="0" w:color="auto"/>
      </w:divBdr>
      <w:divsChild>
        <w:div w:id="90902033">
          <w:marLeft w:val="480"/>
          <w:marRight w:val="0"/>
          <w:marTop w:val="0"/>
          <w:marBottom w:val="0"/>
          <w:divBdr>
            <w:top w:val="none" w:sz="0" w:space="0" w:color="auto"/>
            <w:left w:val="none" w:sz="0" w:space="0" w:color="auto"/>
            <w:bottom w:val="none" w:sz="0" w:space="0" w:color="auto"/>
            <w:right w:val="none" w:sz="0" w:space="0" w:color="auto"/>
          </w:divBdr>
        </w:div>
        <w:div w:id="254018999">
          <w:marLeft w:val="480"/>
          <w:marRight w:val="0"/>
          <w:marTop w:val="0"/>
          <w:marBottom w:val="0"/>
          <w:divBdr>
            <w:top w:val="none" w:sz="0" w:space="0" w:color="auto"/>
            <w:left w:val="none" w:sz="0" w:space="0" w:color="auto"/>
            <w:bottom w:val="none" w:sz="0" w:space="0" w:color="auto"/>
            <w:right w:val="none" w:sz="0" w:space="0" w:color="auto"/>
          </w:divBdr>
        </w:div>
        <w:div w:id="254292349">
          <w:marLeft w:val="480"/>
          <w:marRight w:val="0"/>
          <w:marTop w:val="0"/>
          <w:marBottom w:val="0"/>
          <w:divBdr>
            <w:top w:val="none" w:sz="0" w:space="0" w:color="auto"/>
            <w:left w:val="none" w:sz="0" w:space="0" w:color="auto"/>
            <w:bottom w:val="none" w:sz="0" w:space="0" w:color="auto"/>
            <w:right w:val="none" w:sz="0" w:space="0" w:color="auto"/>
          </w:divBdr>
        </w:div>
        <w:div w:id="280766095">
          <w:marLeft w:val="480"/>
          <w:marRight w:val="0"/>
          <w:marTop w:val="0"/>
          <w:marBottom w:val="0"/>
          <w:divBdr>
            <w:top w:val="none" w:sz="0" w:space="0" w:color="auto"/>
            <w:left w:val="none" w:sz="0" w:space="0" w:color="auto"/>
            <w:bottom w:val="none" w:sz="0" w:space="0" w:color="auto"/>
            <w:right w:val="none" w:sz="0" w:space="0" w:color="auto"/>
          </w:divBdr>
        </w:div>
        <w:div w:id="284504326">
          <w:marLeft w:val="480"/>
          <w:marRight w:val="0"/>
          <w:marTop w:val="0"/>
          <w:marBottom w:val="0"/>
          <w:divBdr>
            <w:top w:val="none" w:sz="0" w:space="0" w:color="auto"/>
            <w:left w:val="none" w:sz="0" w:space="0" w:color="auto"/>
            <w:bottom w:val="none" w:sz="0" w:space="0" w:color="auto"/>
            <w:right w:val="none" w:sz="0" w:space="0" w:color="auto"/>
          </w:divBdr>
        </w:div>
        <w:div w:id="298154312">
          <w:marLeft w:val="480"/>
          <w:marRight w:val="0"/>
          <w:marTop w:val="0"/>
          <w:marBottom w:val="0"/>
          <w:divBdr>
            <w:top w:val="none" w:sz="0" w:space="0" w:color="auto"/>
            <w:left w:val="none" w:sz="0" w:space="0" w:color="auto"/>
            <w:bottom w:val="none" w:sz="0" w:space="0" w:color="auto"/>
            <w:right w:val="none" w:sz="0" w:space="0" w:color="auto"/>
          </w:divBdr>
        </w:div>
        <w:div w:id="315694328">
          <w:marLeft w:val="480"/>
          <w:marRight w:val="0"/>
          <w:marTop w:val="0"/>
          <w:marBottom w:val="0"/>
          <w:divBdr>
            <w:top w:val="none" w:sz="0" w:space="0" w:color="auto"/>
            <w:left w:val="none" w:sz="0" w:space="0" w:color="auto"/>
            <w:bottom w:val="none" w:sz="0" w:space="0" w:color="auto"/>
            <w:right w:val="none" w:sz="0" w:space="0" w:color="auto"/>
          </w:divBdr>
        </w:div>
        <w:div w:id="354967562">
          <w:marLeft w:val="480"/>
          <w:marRight w:val="0"/>
          <w:marTop w:val="0"/>
          <w:marBottom w:val="0"/>
          <w:divBdr>
            <w:top w:val="none" w:sz="0" w:space="0" w:color="auto"/>
            <w:left w:val="none" w:sz="0" w:space="0" w:color="auto"/>
            <w:bottom w:val="none" w:sz="0" w:space="0" w:color="auto"/>
            <w:right w:val="none" w:sz="0" w:space="0" w:color="auto"/>
          </w:divBdr>
        </w:div>
        <w:div w:id="360907191">
          <w:marLeft w:val="480"/>
          <w:marRight w:val="0"/>
          <w:marTop w:val="0"/>
          <w:marBottom w:val="0"/>
          <w:divBdr>
            <w:top w:val="none" w:sz="0" w:space="0" w:color="auto"/>
            <w:left w:val="none" w:sz="0" w:space="0" w:color="auto"/>
            <w:bottom w:val="none" w:sz="0" w:space="0" w:color="auto"/>
            <w:right w:val="none" w:sz="0" w:space="0" w:color="auto"/>
          </w:divBdr>
        </w:div>
        <w:div w:id="432677229">
          <w:marLeft w:val="480"/>
          <w:marRight w:val="0"/>
          <w:marTop w:val="0"/>
          <w:marBottom w:val="0"/>
          <w:divBdr>
            <w:top w:val="none" w:sz="0" w:space="0" w:color="auto"/>
            <w:left w:val="none" w:sz="0" w:space="0" w:color="auto"/>
            <w:bottom w:val="none" w:sz="0" w:space="0" w:color="auto"/>
            <w:right w:val="none" w:sz="0" w:space="0" w:color="auto"/>
          </w:divBdr>
        </w:div>
        <w:div w:id="609044448">
          <w:marLeft w:val="480"/>
          <w:marRight w:val="0"/>
          <w:marTop w:val="0"/>
          <w:marBottom w:val="0"/>
          <w:divBdr>
            <w:top w:val="none" w:sz="0" w:space="0" w:color="auto"/>
            <w:left w:val="none" w:sz="0" w:space="0" w:color="auto"/>
            <w:bottom w:val="none" w:sz="0" w:space="0" w:color="auto"/>
            <w:right w:val="none" w:sz="0" w:space="0" w:color="auto"/>
          </w:divBdr>
        </w:div>
        <w:div w:id="610943631">
          <w:marLeft w:val="480"/>
          <w:marRight w:val="0"/>
          <w:marTop w:val="0"/>
          <w:marBottom w:val="0"/>
          <w:divBdr>
            <w:top w:val="none" w:sz="0" w:space="0" w:color="auto"/>
            <w:left w:val="none" w:sz="0" w:space="0" w:color="auto"/>
            <w:bottom w:val="none" w:sz="0" w:space="0" w:color="auto"/>
            <w:right w:val="none" w:sz="0" w:space="0" w:color="auto"/>
          </w:divBdr>
        </w:div>
        <w:div w:id="613944066">
          <w:marLeft w:val="480"/>
          <w:marRight w:val="0"/>
          <w:marTop w:val="0"/>
          <w:marBottom w:val="0"/>
          <w:divBdr>
            <w:top w:val="none" w:sz="0" w:space="0" w:color="auto"/>
            <w:left w:val="none" w:sz="0" w:space="0" w:color="auto"/>
            <w:bottom w:val="none" w:sz="0" w:space="0" w:color="auto"/>
            <w:right w:val="none" w:sz="0" w:space="0" w:color="auto"/>
          </w:divBdr>
        </w:div>
        <w:div w:id="721293036">
          <w:marLeft w:val="480"/>
          <w:marRight w:val="0"/>
          <w:marTop w:val="0"/>
          <w:marBottom w:val="0"/>
          <w:divBdr>
            <w:top w:val="none" w:sz="0" w:space="0" w:color="auto"/>
            <w:left w:val="none" w:sz="0" w:space="0" w:color="auto"/>
            <w:bottom w:val="none" w:sz="0" w:space="0" w:color="auto"/>
            <w:right w:val="none" w:sz="0" w:space="0" w:color="auto"/>
          </w:divBdr>
        </w:div>
        <w:div w:id="763962696">
          <w:marLeft w:val="480"/>
          <w:marRight w:val="0"/>
          <w:marTop w:val="0"/>
          <w:marBottom w:val="0"/>
          <w:divBdr>
            <w:top w:val="none" w:sz="0" w:space="0" w:color="auto"/>
            <w:left w:val="none" w:sz="0" w:space="0" w:color="auto"/>
            <w:bottom w:val="none" w:sz="0" w:space="0" w:color="auto"/>
            <w:right w:val="none" w:sz="0" w:space="0" w:color="auto"/>
          </w:divBdr>
        </w:div>
        <w:div w:id="899907089">
          <w:marLeft w:val="480"/>
          <w:marRight w:val="0"/>
          <w:marTop w:val="0"/>
          <w:marBottom w:val="0"/>
          <w:divBdr>
            <w:top w:val="none" w:sz="0" w:space="0" w:color="auto"/>
            <w:left w:val="none" w:sz="0" w:space="0" w:color="auto"/>
            <w:bottom w:val="none" w:sz="0" w:space="0" w:color="auto"/>
            <w:right w:val="none" w:sz="0" w:space="0" w:color="auto"/>
          </w:divBdr>
        </w:div>
        <w:div w:id="901329005">
          <w:marLeft w:val="480"/>
          <w:marRight w:val="0"/>
          <w:marTop w:val="0"/>
          <w:marBottom w:val="0"/>
          <w:divBdr>
            <w:top w:val="none" w:sz="0" w:space="0" w:color="auto"/>
            <w:left w:val="none" w:sz="0" w:space="0" w:color="auto"/>
            <w:bottom w:val="none" w:sz="0" w:space="0" w:color="auto"/>
            <w:right w:val="none" w:sz="0" w:space="0" w:color="auto"/>
          </w:divBdr>
        </w:div>
        <w:div w:id="902450283">
          <w:marLeft w:val="480"/>
          <w:marRight w:val="0"/>
          <w:marTop w:val="0"/>
          <w:marBottom w:val="0"/>
          <w:divBdr>
            <w:top w:val="none" w:sz="0" w:space="0" w:color="auto"/>
            <w:left w:val="none" w:sz="0" w:space="0" w:color="auto"/>
            <w:bottom w:val="none" w:sz="0" w:space="0" w:color="auto"/>
            <w:right w:val="none" w:sz="0" w:space="0" w:color="auto"/>
          </w:divBdr>
        </w:div>
        <w:div w:id="936790349">
          <w:marLeft w:val="480"/>
          <w:marRight w:val="0"/>
          <w:marTop w:val="0"/>
          <w:marBottom w:val="0"/>
          <w:divBdr>
            <w:top w:val="none" w:sz="0" w:space="0" w:color="auto"/>
            <w:left w:val="none" w:sz="0" w:space="0" w:color="auto"/>
            <w:bottom w:val="none" w:sz="0" w:space="0" w:color="auto"/>
            <w:right w:val="none" w:sz="0" w:space="0" w:color="auto"/>
          </w:divBdr>
        </w:div>
        <w:div w:id="985819222">
          <w:marLeft w:val="480"/>
          <w:marRight w:val="0"/>
          <w:marTop w:val="0"/>
          <w:marBottom w:val="0"/>
          <w:divBdr>
            <w:top w:val="none" w:sz="0" w:space="0" w:color="auto"/>
            <w:left w:val="none" w:sz="0" w:space="0" w:color="auto"/>
            <w:bottom w:val="none" w:sz="0" w:space="0" w:color="auto"/>
            <w:right w:val="none" w:sz="0" w:space="0" w:color="auto"/>
          </w:divBdr>
        </w:div>
        <w:div w:id="1025595120">
          <w:marLeft w:val="480"/>
          <w:marRight w:val="0"/>
          <w:marTop w:val="0"/>
          <w:marBottom w:val="0"/>
          <w:divBdr>
            <w:top w:val="none" w:sz="0" w:space="0" w:color="auto"/>
            <w:left w:val="none" w:sz="0" w:space="0" w:color="auto"/>
            <w:bottom w:val="none" w:sz="0" w:space="0" w:color="auto"/>
            <w:right w:val="none" w:sz="0" w:space="0" w:color="auto"/>
          </w:divBdr>
        </w:div>
        <w:div w:id="1075585627">
          <w:marLeft w:val="480"/>
          <w:marRight w:val="0"/>
          <w:marTop w:val="0"/>
          <w:marBottom w:val="0"/>
          <w:divBdr>
            <w:top w:val="none" w:sz="0" w:space="0" w:color="auto"/>
            <w:left w:val="none" w:sz="0" w:space="0" w:color="auto"/>
            <w:bottom w:val="none" w:sz="0" w:space="0" w:color="auto"/>
            <w:right w:val="none" w:sz="0" w:space="0" w:color="auto"/>
          </w:divBdr>
        </w:div>
        <w:div w:id="1093866141">
          <w:marLeft w:val="480"/>
          <w:marRight w:val="0"/>
          <w:marTop w:val="0"/>
          <w:marBottom w:val="0"/>
          <w:divBdr>
            <w:top w:val="none" w:sz="0" w:space="0" w:color="auto"/>
            <w:left w:val="none" w:sz="0" w:space="0" w:color="auto"/>
            <w:bottom w:val="none" w:sz="0" w:space="0" w:color="auto"/>
            <w:right w:val="none" w:sz="0" w:space="0" w:color="auto"/>
          </w:divBdr>
        </w:div>
        <w:div w:id="1096680770">
          <w:marLeft w:val="480"/>
          <w:marRight w:val="0"/>
          <w:marTop w:val="0"/>
          <w:marBottom w:val="0"/>
          <w:divBdr>
            <w:top w:val="none" w:sz="0" w:space="0" w:color="auto"/>
            <w:left w:val="none" w:sz="0" w:space="0" w:color="auto"/>
            <w:bottom w:val="none" w:sz="0" w:space="0" w:color="auto"/>
            <w:right w:val="none" w:sz="0" w:space="0" w:color="auto"/>
          </w:divBdr>
        </w:div>
        <w:div w:id="1113941046">
          <w:marLeft w:val="480"/>
          <w:marRight w:val="0"/>
          <w:marTop w:val="0"/>
          <w:marBottom w:val="0"/>
          <w:divBdr>
            <w:top w:val="none" w:sz="0" w:space="0" w:color="auto"/>
            <w:left w:val="none" w:sz="0" w:space="0" w:color="auto"/>
            <w:bottom w:val="none" w:sz="0" w:space="0" w:color="auto"/>
            <w:right w:val="none" w:sz="0" w:space="0" w:color="auto"/>
          </w:divBdr>
        </w:div>
        <w:div w:id="1148129841">
          <w:marLeft w:val="480"/>
          <w:marRight w:val="0"/>
          <w:marTop w:val="0"/>
          <w:marBottom w:val="0"/>
          <w:divBdr>
            <w:top w:val="none" w:sz="0" w:space="0" w:color="auto"/>
            <w:left w:val="none" w:sz="0" w:space="0" w:color="auto"/>
            <w:bottom w:val="none" w:sz="0" w:space="0" w:color="auto"/>
            <w:right w:val="none" w:sz="0" w:space="0" w:color="auto"/>
          </w:divBdr>
        </w:div>
        <w:div w:id="1164932808">
          <w:marLeft w:val="480"/>
          <w:marRight w:val="0"/>
          <w:marTop w:val="0"/>
          <w:marBottom w:val="0"/>
          <w:divBdr>
            <w:top w:val="none" w:sz="0" w:space="0" w:color="auto"/>
            <w:left w:val="none" w:sz="0" w:space="0" w:color="auto"/>
            <w:bottom w:val="none" w:sz="0" w:space="0" w:color="auto"/>
            <w:right w:val="none" w:sz="0" w:space="0" w:color="auto"/>
          </w:divBdr>
        </w:div>
        <w:div w:id="1176502356">
          <w:marLeft w:val="480"/>
          <w:marRight w:val="0"/>
          <w:marTop w:val="0"/>
          <w:marBottom w:val="0"/>
          <w:divBdr>
            <w:top w:val="none" w:sz="0" w:space="0" w:color="auto"/>
            <w:left w:val="none" w:sz="0" w:space="0" w:color="auto"/>
            <w:bottom w:val="none" w:sz="0" w:space="0" w:color="auto"/>
            <w:right w:val="none" w:sz="0" w:space="0" w:color="auto"/>
          </w:divBdr>
        </w:div>
        <w:div w:id="1198740776">
          <w:marLeft w:val="480"/>
          <w:marRight w:val="0"/>
          <w:marTop w:val="0"/>
          <w:marBottom w:val="0"/>
          <w:divBdr>
            <w:top w:val="none" w:sz="0" w:space="0" w:color="auto"/>
            <w:left w:val="none" w:sz="0" w:space="0" w:color="auto"/>
            <w:bottom w:val="none" w:sz="0" w:space="0" w:color="auto"/>
            <w:right w:val="none" w:sz="0" w:space="0" w:color="auto"/>
          </w:divBdr>
        </w:div>
        <w:div w:id="1215654736">
          <w:marLeft w:val="480"/>
          <w:marRight w:val="0"/>
          <w:marTop w:val="0"/>
          <w:marBottom w:val="0"/>
          <w:divBdr>
            <w:top w:val="none" w:sz="0" w:space="0" w:color="auto"/>
            <w:left w:val="none" w:sz="0" w:space="0" w:color="auto"/>
            <w:bottom w:val="none" w:sz="0" w:space="0" w:color="auto"/>
            <w:right w:val="none" w:sz="0" w:space="0" w:color="auto"/>
          </w:divBdr>
        </w:div>
        <w:div w:id="1217158832">
          <w:marLeft w:val="480"/>
          <w:marRight w:val="0"/>
          <w:marTop w:val="0"/>
          <w:marBottom w:val="0"/>
          <w:divBdr>
            <w:top w:val="none" w:sz="0" w:space="0" w:color="auto"/>
            <w:left w:val="none" w:sz="0" w:space="0" w:color="auto"/>
            <w:bottom w:val="none" w:sz="0" w:space="0" w:color="auto"/>
            <w:right w:val="none" w:sz="0" w:space="0" w:color="auto"/>
          </w:divBdr>
        </w:div>
        <w:div w:id="1224607694">
          <w:marLeft w:val="480"/>
          <w:marRight w:val="0"/>
          <w:marTop w:val="0"/>
          <w:marBottom w:val="0"/>
          <w:divBdr>
            <w:top w:val="none" w:sz="0" w:space="0" w:color="auto"/>
            <w:left w:val="none" w:sz="0" w:space="0" w:color="auto"/>
            <w:bottom w:val="none" w:sz="0" w:space="0" w:color="auto"/>
            <w:right w:val="none" w:sz="0" w:space="0" w:color="auto"/>
          </w:divBdr>
        </w:div>
        <w:div w:id="1281301494">
          <w:marLeft w:val="480"/>
          <w:marRight w:val="0"/>
          <w:marTop w:val="0"/>
          <w:marBottom w:val="0"/>
          <w:divBdr>
            <w:top w:val="none" w:sz="0" w:space="0" w:color="auto"/>
            <w:left w:val="none" w:sz="0" w:space="0" w:color="auto"/>
            <w:bottom w:val="none" w:sz="0" w:space="0" w:color="auto"/>
            <w:right w:val="none" w:sz="0" w:space="0" w:color="auto"/>
          </w:divBdr>
        </w:div>
        <w:div w:id="1287079870">
          <w:marLeft w:val="480"/>
          <w:marRight w:val="0"/>
          <w:marTop w:val="0"/>
          <w:marBottom w:val="0"/>
          <w:divBdr>
            <w:top w:val="none" w:sz="0" w:space="0" w:color="auto"/>
            <w:left w:val="none" w:sz="0" w:space="0" w:color="auto"/>
            <w:bottom w:val="none" w:sz="0" w:space="0" w:color="auto"/>
            <w:right w:val="none" w:sz="0" w:space="0" w:color="auto"/>
          </w:divBdr>
        </w:div>
        <w:div w:id="1313634459">
          <w:marLeft w:val="480"/>
          <w:marRight w:val="0"/>
          <w:marTop w:val="0"/>
          <w:marBottom w:val="0"/>
          <w:divBdr>
            <w:top w:val="none" w:sz="0" w:space="0" w:color="auto"/>
            <w:left w:val="none" w:sz="0" w:space="0" w:color="auto"/>
            <w:bottom w:val="none" w:sz="0" w:space="0" w:color="auto"/>
            <w:right w:val="none" w:sz="0" w:space="0" w:color="auto"/>
          </w:divBdr>
        </w:div>
        <w:div w:id="1405763090">
          <w:marLeft w:val="480"/>
          <w:marRight w:val="0"/>
          <w:marTop w:val="0"/>
          <w:marBottom w:val="0"/>
          <w:divBdr>
            <w:top w:val="none" w:sz="0" w:space="0" w:color="auto"/>
            <w:left w:val="none" w:sz="0" w:space="0" w:color="auto"/>
            <w:bottom w:val="none" w:sz="0" w:space="0" w:color="auto"/>
            <w:right w:val="none" w:sz="0" w:space="0" w:color="auto"/>
          </w:divBdr>
        </w:div>
        <w:div w:id="1424035995">
          <w:marLeft w:val="480"/>
          <w:marRight w:val="0"/>
          <w:marTop w:val="0"/>
          <w:marBottom w:val="0"/>
          <w:divBdr>
            <w:top w:val="none" w:sz="0" w:space="0" w:color="auto"/>
            <w:left w:val="none" w:sz="0" w:space="0" w:color="auto"/>
            <w:bottom w:val="none" w:sz="0" w:space="0" w:color="auto"/>
            <w:right w:val="none" w:sz="0" w:space="0" w:color="auto"/>
          </w:divBdr>
        </w:div>
        <w:div w:id="1597667392">
          <w:marLeft w:val="480"/>
          <w:marRight w:val="0"/>
          <w:marTop w:val="0"/>
          <w:marBottom w:val="0"/>
          <w:divBdr>
            <w:top w:val="none" w:sz="0" w:space="0" w:color="auto"/>
            <w:left w:val="none" w:sz="0" w:space="0" w:color="auto"/>
            <w:bottom w:val="none" w:sz="0" w:space="0" w:color="auto"/>
            <w:right w:val="none" w:sz="0" w:space="0" w:color="auto"/>
          </w:divBdr>
        </w:div>
        <w:div w:id="1643995213">
          <w:marLeft w:val="480"/>
          <w:marRight w:val="0"/>
          <w:marTop w:val="0"/>
          <w:marBottom w:val="0"/>
          <w:divBdr>
            <w:top w:val="none" w:sz="0" w:space="0" w:color="auto"/>
            <w:left w:val="none" w:sz="0" w:space="0" w:color="auto"/>
            <w:bottom w:val="none" w:sz="0" w:space="0" w:color="auto"/>
            <w:right w:val="none" w:sz="0" w:space="0" w:color="auto"/>
          </w:divBdr>
        </w:div>
        <w:div w:id="1702440989">
          <w:marLeft w:val="480"/>
          <w:marRight w:val="0"/>
          <w:marTop w:val="0"/>
          <w:marBottom w:val="0"/>
          <w:divBdr>
            <w:top w:val="none" w:sz="0" w:space="0" w:color="auto"/>
            <w:left w:val="none" w:sz="0" w:space="0" w:color="auto"/>
            <w:bottom w:val="none" w:sz="0" w:space="0" w:color="auto"/>
            <w:right w:val="none" w:sz="0" w:space="0" w:color="auto"/>
          </w:divBdr>
        </w:div>
        <w:div w:id="1771774273">
          <w:marLeft w:val="480"/>
          <w:marRight w:val="0"/>
          <w:marTop w:val="0"/>
          <w:marBottom w:val="0"/>
          <w:divBdr>
            <w:top w:val="none" w:sz="0" w:space="0" w:color="auto"/>
            <w:left w:val="none" w:sz="0" w:space="0" w:color="auto"/>
            <w:bottom w:val="none" w:sz="0" w:space="0" w:color="auto"/>
            <w:right w:val="none" w:sz="0" w:space="0" w:color="auto"/>
          </w:divBdr>
        </w:div>
        <w:div w:id="1774982077">
          <w:marLeft w:val="480"/>
          <w:marRight w:val="0"/>
          <w:marTop w:val="0"/>
          <w:marBottom w:val="0"/>
          <w:divBdr>
            <w:top w:val="none" w:sz="0" w:space="0" w:color="auto"/>
            <w:left w:val="none" w:sz="0" w:space="0" w:color="auto"/>
            <w:bottom w:val="none" w:sz="0" w:space="0" w:color="auto"/>
            <w:right w:val="none" w:sz="0" w:space="0" w:color="auto"/>
          </w:divBdr>
        </w:div>
        <w:div w:id="1787699998">
          <w:marLeft w:val="480"/>
          <w:marRight w:val="0"/>
          <w:marTop w:val="0"/>
          <w:marBottom w:val="0"/>
          <w:divBdr>
            <w:top w:val="none" w:sz="0" w:space="0" w:color="auto"/>
            <w:left w:val="none" w:sz="0" w:space="0" w:color="auto"/>
            <w:bottom w:val="none" w:sz="0" w:space="0" w:color="auto"/>
            <w:right w:val="none" w:sz="0" w:space="0" w:color="auto"/>
          </w:divBdr>
        </w:div>
        <w:div w:id="1794863466">
          <w:marLeft w:val="480"/>
          <w:marRight w:val="0"/>
          <w:marTop w:val="0"/>
          <w:marBottom w:val="0"/>
          <w:divBdr>
            <w:top w:val="none" w:sz="0" w:space="0" w:color="auto"/>
            <w:left w:val="none" w:sz="0" w:space="0" w:color="auto"/>
            <w:bottom w:val="none" w:sz="0" w:space="0" w:color="auto"/>
            <w:right w:val="none" w:sz="0" w:space="0" w:color="auto"/>
          </w:divBdr>
        </w:div>
        <w:div w:id="1810367416">
          <w:marLeft w:val="480"/>
          <w:marRight w:val="0"/>
          <w:marTop w:val="0"/>
          <w:marBottom w:val="0"/>
          <w:divBdr>
            <w:top w:val="none" w:sz="0" w:space="0" w:color="auto"/>
            <w:left w:val="none" w:sz="0" w:space="0" w:color="auto"/>
            <w:bottom w:val="none" w:sz="0" w:space="0" w:color="auto"/>
            <w:right w:val="none" w:sz="0" w:space="0" w:color="auto"/>
          </w:divBdr>
        </w:div>
        <w:div w:id="1851795946">
          <w:marLeft w:val="480"/>
          <w:marRight w:val="0"/>
          <w:marTop w:val="0"/>
          <w:marBottom w:val="0"/>
          <w:divBdr>
            <w:top w:val="none" w:sz="0" w:space="0" w:color="auto"/>
            <w:left w:val="none" w:sz="0" w:space="0" w:color="auto"/>
            <w:bottom w:val="none" w:sz="0" w:space="0" w:color="auto"/>
            <w:right w:val="none" w:sz="0" w:space="0" w:color="auto"/>
          </w:divBdr>
        </w:div>
        <w:div w:id="1863280607">
          <w:marLeft w:val="480"/>
          <w:marRight w:val="0"/>
          <w:marTop w:val="0"/>
          <w:marBottom w:val="0"/>
          <w:divBdr>
            <w:top w:val="none" w:sz="0" w:space="0" w:color="auto"/>
            <w:left w:val="none" w:sz="0" w:space="0" w:color="auto"/>
            <w:bottom w:val="none" w:sz="0" w:space="0" w:color="auto"/>
            <w:right w:val="none" w:sz="0" w:space="0" w:color="auto"/>
          </w:divBdr>
        </w:div>
        <w:div w:id="1867063892">
          <w:marLeft w:val="480"/>
          <w:marRight w:val="0"/>
          <w:marTop w:val="0"/>
          <w:marBottom w:val="0"/>
          <w:divBdr>
            <w:top w:val="none" w:sz="0" w:space="0" w:color="auto"/>
            <w:left w:val="none" w:sz="0" w:space="0" w:color="auto"/>
            <w:bottom w:val="none" w:sz="0" w:space="0" w:color="auto"/>
            <w:right w:val="none" w:sz="0" w:space="0" w:color="auto"/>
          </w:divBdr>
        </w:div>
        <w:div w:id="1880700290">
          <w:marLeft w:val="480"/>
          <w:marRight w:val="0"/>
          <w:marTop w:val="0"/>
          <w:marBottom w:val="0"/>
          <w:divBdr>
            <w:top w:val="none" w:sz="0" w:space="0" w:color="auto"/>
            <w:left w:val="none" w:sz="0" w:space="0" w:color="auto"/>
            <w:bottom w:val="none" w:sz="0" w:space="0" w:color="auto"/>
            <w:right w:val="none" w:sz="0" w:space="0" w:color="auto"/>
          </w:divBdr>
        </w:div>
        <w:div w:id="1881474494">
          <w:marLeft w:val="480"/>
          <w:marRight w:val="0"/>
          <w:marTop w:val="0"/>
          <w:marBottom w:val="0"/>
          <w:divBdr>
            <w:top w:val="none" w:sz="0" w:space="0" w:color="auto"/>
            <w:left w:val="none" w:sz="0" w:space="0" w:color="auto"/>
            <w:bottom w:val="none" w:sz="0" w:space="0" w:color="auto"/>
            <w:right w:val="none" w:sz="0" w:space="0" w:color="auto"/>
          </w:divBdr>
        </w:div>
        <w:div w:id="1916278957">
          <w:marLeft w:val="480"/>
          <w:marRight w:val="0"/>
          <w:marTop w:val="0"/>
          <w:marBottom w:val="0"/>
          <w:divBdr>
            <w:top w:val="none" w:sz="0" w:space="0" w:color="auto"/>
            <w:left w:val="none" w:sz="0" w:space="0" w:color="auto"/>
            <w:bottom w:val="none" w:sz="0" w:space="0" w:color="auto"/>
            <w:right w:val="none" w:sz="0" w:space="0" w:color="auto"/>
          </w:divBdr>
        </w:div>
        <w:div w:id="1927417109">
          <w:marLeft w:val="480"/>
          <w:marRight w:val="0"/>
          <w:marTop w:val="0"/>
          <w:marBottom w:val="0"/>
          <w:divBdr>
            <w:top w:val="none" w:sz="0" w:space="0" w:color="auto"/>
            <w:left w:val="none" w:sz="0" w:space="0" w:color="auto"/>
            <w:bottom w:val="none" w:sz="0" w:space="0" w:color="auto"/>
            <w:right w:val="none" w:sz="0" w:space="0" w:color="auto"/>
          </w:divBdr>
        </w:div>
        <w:div w:id="1972324094">
          <w:marLeft w:val="480"/>
          <w:marRight w:val="0"/>
          <w:marTop w:val="0"/>
          <w:marBottom w:val="0"/>
          <w:divBdr>
            <w:top w:val="none" w:sz="0" w:space="0" w:color="auto"/>
            <w:left w:val="none" w:sz="0" w:space="0" w:color="auto"/>
            <w:bottom w:val="none" w:sz="0" w:space="0" w:color="auto"/>
            <w:right w:val="none" w:sz="0" w:space="0" w:color="auto"/>
          </w:divBdr>
        </w:div>
        <w:div w:id="2069299689">
          <w:marLeft w:val="480"/>
          <w:marRight w:val="0"/>
          <w:marTop w:val="0"/>
          <w:marBottom w:val="0"/>
          <w:divBdr>
            <w:top w:val="none" w:sz="0" w:space="0" w:color="auto"/>
            <w:left w:val="none" w:sz="0" w:space="0" w:color="auto"/>
            <w:bottom w:val="none" w:sz="0" w:space="0" w:color="auto"/>
            <w:right w:val="none" w:sz="0" w:space="0" w:color="auto"/>
          </w:divBdr>
        </w:div>
        <w:div w:id="2092116026">
          <w:marLeft w:val="480"/>
          <w:marRight w:val="0"/>
          <w:marTop w:val="0"/>
          <w:marBottom w:val="0"/>
          <w:divBdr>
            <w:top w:val="none" w:sz="0" w:space="0" w:color="auto"/>
            <w:left w:val="none" w:sz="0" w:space="0" w:color="auto"/>
            <w:bottom w:val="none" w:sz="0" w:space="0" w:color="auto"/>
            <w:right w:val="none" w:sz="0" w:space="0" w:color="auto"/>
          </w:divBdr>
        </w:div>
        <w:div w:id="2117480447">
          <w:marLeft w:val="480"/>
          <w:marRight w:val="0"/>
          <w:marTop w:val="0"/>
          <w:marBottom w:val="0"/>
          <w:divBdr>
            <w:top w:val="none" w:sz="0" w:space="0" w:color="auto"/>
            <w:left w:val="none" w:sz="0" w:space="0" w:color="auto"/>
            <w:bottom w:val="none" w:sz="0" w:space="0" w:color="auto"/>
            <w:right w:val="none" w:sz="0" w:space="0" w:color="auto"/>
          </w:divBdr>
        </w:div>
        <w:div w:id="2122844667">
          <w:marLeft w:val="480"/>
          <w:marRight w:val="0"/>
          <w:marTop w:val="0"/>
          <w:marBottom w:val="0"/>
          <w:divBdr>
            <w:top w:val="none" w:sz="0" w:space="0" w:color="auto"/>
            <w:left w:val="none" w:sz="0" w:space="0" w:color="auto"/>
            <w:bottom w:val="none" w:sz="0" w:space="0" w:color="auto"/>
            <w:right w:val="none" w:sz="0" w:space="0" w:color="auto"/>
          </w:divBdr>
        </w:div>
      </w:divsChild>
    </w:div>
    <w:div w:id="1430277560">
      <w:bodyDiv w:val="1"/>
      <w:marLeft w:val="0"/>
      <w:marRight w:val="0"/>
      <w:marTop w:val="0"/>
      <w:marBottom w:val="0"/>
      <w:divBdr>
        <w:top w:val="none" w:sz="0" w:space="0" w:color="auto"/>
        <w:left w:val="none" w:sz="0" w:space="0" w:color="auto"/>
        <w:bottom w:val="none" w:sz="0" w:space="0" w:color="auto"/>
        <w:right w:val="none" w:sz="0" w:space="0" w:color="auto"/>
      </w:divBdr>
      <w:divsChild>
        <w:div w:id="55203567">
          <w:marLeft w:val="480"/>
          <w:marRight w:val="0"/>
          <w:marTop w:val="0"/>
          <w:marBottom w:val="0"/>
          <w:divBdr>
            <w:top w:val="none" w:sz="0" w:space="0" w:color="auto"/>
            <w:left w:val="none" w:sz="0" w:space="0" w:color="auto"/>
            <w:bottom w:val="none" w:sz="0" w:space="0" w:color="auto"/>
            <w:right w:val="none" w:sz="0" w:space="0" w:color="auto"/>
          </w:divBdr>
        </w:div>
        <w:div w:id="90396592">
          <w:marLeft w:val="480"/>
          <w:marRight w:val="0"/>
          <w:marTop w:val="0"/>
          <w:marBottom w:val="0"/>
          <w:divBdr>
            <w:top w:val="none" w:sz="0" w:space="0" w:color="auto"/>
            <w:left w:val="none" w:sz="0" w:space="0" w:color="auto"/>
            <w:bottom w:val="none" w:sz="0" w:space="0" w:color="auto"/>
            <w:right w:val="none" w:sz="0" w:space="0" w:color="auto"/>
          </w:divBdr>
        </w:div>
        <w:div w:id="103039039">
          <w:marLeft w:val="480"/>
          <w:marRight w:val="0"/>
          <w:marTop w:val="0"/>
          <w:marBottom w:val="0"/>
          <w:divBdr>
            <w:top w:val="none" w:sz="0" w:space="0" w:color="auto"/>
            <w:left w:val="none" w:sz="0" w:space="0" w:color="auto"/>
            <w:bottom w:val="none" w:sz="0" w:space="0" w:color="auto"/>
            <w:right w:val="none" w:sz="0" w:space="0" w:color="auto"/>
          </w:divBdr>
        </w:div>
        <w:div w:id="131555642">
          <w:marLeft w:val="480"/>
          <w:marRight w:val="0"/>
          <w:marTop w:val="0"/>
          <w:marBottom w:val="0"/>
          <w:divBdr>
            <w:top w:val="none" w:sz="0" w:space="0" w:color="auto"/>
            <w:left w:val="none" w:sz="0" w:space="0" w:color="auto"/>
            <w:bottom w:val="none" w:sz="0" w:space="0" w:color="auto"/>
            <w:right w:val="none" w:sz="0" w:space="0" w:color="auto"/>
          </w:divBdr>
        </w:div>
        <w:div w:id="141779985">
          <w:marLeft w:val="480"/>
          <w:marRight w:val="0"/>
          <w:marTop w:val="0"/>
          <w:marBottom w:val="0"/>
          <w:divBdr>
            <w:top w:val="none" w:sz="0" w:space="0" w:color="auto"/>
            <w:left w:val="none" w:sz="0" w:space="0" w:color="auto"/>
            <w:bottom w:val="none" w:sz="0" w:space="0" w:color="auto"/>
            <w:right w:val="none" w:sz="0" w:space="0" w:color="auto"/>
          </w:divBdr>
        </w:div>
        <w:div w:id="156195445">
          <w:marLeft w:val="480"/>
          <w:marRight w:val="0"/>
          <w:marTop w:val="0"/>
          <w:marBottom w:val="0"/>
          <w:divBdr>
            <w:top w:val="none" w:sz="0" w:space="0" w:color="auto"/>
            <w:left w:val="none" w:sz="0" w:space="0" w:color="auto"/>
            <w:bottom w:val="none" w:sz="0" w:space="0" w:color="auto"/>
            <w:right w:val="none" w:sz="0" w:space="0" w:color="auto"/>
          </w:divBdr>
        </w:div>
        <w:div w:id="191386551">
          <w:marLeft w:val="480"/>
          <w:marRight w:val="0"/>
          <w:marTop w:val="0"/>
          <w:marBottom w:val="0"/>
          <w:divBdr>
            <w:top w:val="none" w:sz="0" w:space="0" w:color="auto"/>
            <w:left w:val="none" w:sz="0" w:space="0" w:color="auto"/>
            <w:bottom w:val="none" w:sz="0" w:space="0" w:color="auto"/>
            <w:right w:val="none" w:sz="0" w:space="0" w:color="auto"/>
          </w:divBdr>
        </w:div>
        <w:div w:id="241911950">
          <w:marLeft w:val="480"/>
          <w:marRight w:val="0"/>
          <w:marTop w:val="0"/>
          <w:marBottom w:val="0"/>
          <w:divBdr>
            <w:top w:val="none" w:sz="0" w:space="0" w:color="auto"/>
            <w:left w:val="none" w:sz="0" w:space="0" w:color="auto"/>
            <w:bottom w:val="none" w:sz="0" w:space="0" w:color="auto"/>
            <w:right w:val="none" w:sz="0" w:space="0" w:color="auto"/>
          </w:divBdr>
        </w:div>
        <w:div w:id="291518542">
          <w:marLeft w:val="480"/>
          <w:marRight w:val="0"/>
          <w:marTop w:val="0"/>
          <w:marBottom w:val="0"/>
          <w:divBdr>
            <w:top w:val="none" w:sz="0" w:space="0" w:color="auto"/>
            <w:left w:val="none" w:sz="0" w:space="0" w:color="auto"/>
            <w:bottom w:val="none" w:sz="0" w:space="0" w:color="auto"/>
            <w:right w:val="none" w:sz="0" w:space="0" w:color="auto"/>
          </w:divBdr>
        </w:div>
        <w:div w:id="338430426">
          <w:marLeft w:val="480"/>
          <w:marRight w:val="0"/>
          <w:marTop w:val="0"/>
          <w:marBottom w:val="0"/>
          <w:divBdr>
            <w:top w:val="none" w:sz="0" w:space="0" w:color="auto"/>
            <w:left w:val="none" w:sz="0" w:space="0" w:color="auto"/>
            <w:bottom w:val="none" w:sz="0" w:space="0" w:color="auto"/>
            <w:right w:val="none" w:sz="0" w:space="0" w:color="auto"/>
          </w:divBdr>
        </w:div>
        <w:div w:id="382413042">
          <w:marLeft w:val="480"/>
          <w:marRight w:val="0"/>
          <w:marTop w:val="0"/>
          <w:marBottom w:val="0"/>
          <w:divBdr>
            <w:top w:val="none" w:sz="0" w:space="0" w:color="auto"/>
            <w:left w:val="none" w:sz="0" w:space="0" w:color="auto"/>
            <w:bottom w:val="none" w:sz="0" w:space="0" w:color="auto"/>
            <w:right w:val="none" w:sz="0" w:space="0" w:color="auto"/>
          </w:divBdr>
        </w:div>
        <w:div w:id="387218498">
          <w:marLeft w:val="480"/>
          <w:marRight w:val="0"/>
          <w:marTop w:val="0"/>
          <w:marBottom w:val="0"/>
          <w:divBdr>
            <w:top w:val="none" w:sz="0" w:space="0" w:color="auto"/>
            <w:left w:val="none" w:sz="0" w:space="0" w:color="auto"/>
            <w:bottom w:val="none" w:sz="0" w:space="0" w:color="auto"/>
            <w:right w:val="none" w:sz="0" w:space="0" w:color="auto"/>
          </w:divBdr>
        </w:div>
        <w:div w:id="398788534">
          <w:marLeft w:val="480"/>
          <w:marRight w:val="0"/>
          <w:marTop w:val="0"/>
          <w:marBottom w:val="0"/>
          <w:divBdr>
            <w:top w:val="none" w:sz="0" w:space="0" w:color="auto"/>
            <w:left w:val="none" w:sz="0" w:space="0" w:color="auto"/>
            <w:bottom w:val="none" w:sz="0" w:space="0" w:color="auto"/>
            <w:right w:val="none" w:sz="0" w:space="0" w:color="auto"/>
          </w:divBdr>
        </w:div>
        <w:div w:id="435905994">
          <w:marLeft w:val="480"/>
          <w:marRight w:val="0"/>
          <w:marTop w:val="0"/>
          <w:marBottom w:val="0"/>
          <w:divBdr>
            <w:top w:val="none" w:sz="0" w:space="0" w:color="auto"/>
            <w:left w:val="none" w:sz="0" w:space="0" w:color="auto"/>
            <w:bottom w:val="none" w:sz="0" w:space="0" w:color="auto"/>
            <w:right w:val="none" w:sz="0" w:space="0" w:color="auto"/>
          </w:divBdr>
        </w:div>
        <w:div w:id="454177332">
          <w:marLeft w:val="480"/>
          <w:marRight w:val="0"/>
          <w:marTop w:val="0"/>
          <w:marBottom w:val="0"/>
          <w:divBdr>
            <w:top w:val="none" w:sz="0" w:space="0" w:color="auto"/>
            <w:left w:val="none" w:sz="0" w:space="0" w:color="auto"/>
            <w:bottom w:val="none" w:sz="0" w:space="0" w:color="auto"/>
            <w:right w:val="none" w:sz="0" w:space="0" w:color="auto"/>
          </w:divBdr>
        </w:div>
        <w:div w:id="454754619">
          <w:marLeft w:val="480"/>
          <w:marRight w:val="0"/>
          <w:marTop w:val="0"/>
          <w:marBottom w:val="0"/>
          <w:divBdr>
            <w:top w:val="none" w:sz="0" w:space="0" w:color="auto"/>
            <w:left w:val="none" w:sz="0" w:space="0" w:color="auto"/>
            <w:bottom w:val="none" w:sz="0" w:space="0" w:color="auto"/>
            <w:right w:val="none" w:sz="0" w:space="0" w:color="auto"/>
          </w:divBdr>
        </w:div>
        <w:div w:id="497693801">
          <w:marLeft w:val="480"/>
          <w:marRight w:val="0"/>
          <w:marTop w:val="0"/>
          <w:marBottom w:val="0"/>
          <w:divBdr>
            <w:top w:val="none" w:sz="0" w:space="0" w:color="auto"/>
            <w:left w:val="none" w:sz="0" w:space="0" w:color="auto"/>
            <w:bottom w:val="none" w:sz="0" w:space="0" w:color="auto"/>
            <w:right w:val="none" w:sz="0" w:space="0" w:color="auto"/>
          </w:divBdr>
        </w:div>
        <w:div w:id="499397122">
          <w:marLeft w:val="480"/>
          <w:marRight w:val="0"/>
          <w:marTop w:val="0"/>
          <w:marBottom w:val="0"/>
          <w:divBdr>
            <w:top w:val="none" w:sz="0" w:space="0" w:color="auto"/>
            <w:left w:val="none" w:sz="0" w:space="0" w:color="auto"/>
            <w:bottom w:val="none" w:sz="0" w:space="0" w:color="auto"/>
            <w:right w:val="none" w:sz="0" w:space="0" w:color="auto"/>
          </w:divBdr>
        </w:div>
        <w:div w:id="504824626">
          <w:marLeft w:val="480"/>
          <w:marRight w:val="0"/>
          <w:marTop w:val="0"/>
          <w:marBottom w:val="0"/>
          <w:divBdr>
            <w:top w:val="none" w:sz="0" w:space="0" w:color="auto"/>
            <w:left w:val="none" w:sz="0" w:space="0" w:color="auto"/>
            <w:bottom w:val="none" w:sz="0" w:space="0" w:color="auto"/>
            <w:right w:val="none" w:sz="0" w:space="0" w:color="auto"/>
          </w:divBdr>
        </w:div>
        <w:div w:id="514880898">
          <w:marLeft w:val="480"/>
          <w:marRight w:val="0"/>
          <w:marTop w:val="0"/>
          <w:marBottom w:val="0"/>
          <w:divBdr>
            <w:top w:val="none" w:sz="0" w:space="0" w:color="auto"/>
            <w:left w:val="none" w:sz="0" w:space="0" w:color="auto"/>
            <w:bottom w:val="none" w:sz="0" w:space="0" w:color="auto"/>
            <w:right w:val="none" w:sz="0" w:space="0" w:color="auto"/>
          </w:divBdr>
        </w:div>
        <w:div w:id="624774566">
          <w:marLeft w:val="480"/>
          <w:marRight w:val="0"/>
          <w:marTop w:val="0"/>
          <w:marBottom w:val="0"/>
          <w:divBdr>
            <w:top w:val="none" w:sz="0" w:space="0" w:color="auto"/>
            <w:left w:val="none" w:sz="0" w:space="0" w:color="auto"/>
            <w:bottom w:val="none" w:sz="0" w:space="0" w:color="auto"/>
            <w:right w:val="none" w:sz="0" w:space="0" w:color="auto"/>
          </w:divBdr>
        </w:div>
        <w:div w:id="696582615">
          <w:marLeft w:val="480"/>
          <w:marRight w:val="0"/>
          <w:marTop w:val="0"/>
          <w:marBottom w:val="0"/>
          <w:divBdr>
            <w:top w:val="none" w:sz="0" w:space="0" w:color="auto"/>
            <w:left w:val="none" w:sz="0" w:space="0" w:color="auto"/>
            <w:bottom w:val="none" w:sz="0" w:space="0" w:color="auto"/>
            <w:right w:val="none" w:sz="0" w:space="0" w:color="auto"/>
          </w:divBdr>
        </w:div>
        <w:div w:id="740521360">
          <w:marLeft w:val="480"/>
          <w:marRight w:val="0"/>
          <w:marTop w:val="0"/>
          <w:marBottom w:val="0"/>
          <w:divBdr>
            <w:top w:val="none" w:sz="0" w:space="0" w:color="auto"/>
            <w:left w:val="none" w:sz="0" w:space="0" w:color="auto"/>
            <w:bottom w:val="none" w:sz="0" w:space="0" w:color="auto"/>
            <w:right w:val="none" w:sz="0" w:space="0" w:color="auto"/>
          </w:divBdr>
        </w:div>
        <w:div w:id="757336006">
          <w:marLeft w:val="480"/>
          <w:marRight w:val="0"/>
          <w:marTop w:val="0"/>
          <w:marBottom w:val="0"/>
          <w:divBdr>
            <w:top w:val="none" w:sz="0" w:space="0" w:color="auto"/>
            <w:left w:val="none" w:sz="0" w:space="0" w:color="auto"/>
            <w:bottom w:val="none" w:sz="0" w:space="0" w:color="auto"/>
            <w:right w:val="none" w:sz="0" w:space="0" w:color="auto"/>
          </w:divBdr>
        </w:div>
        <w:div w:id="834370844">
          <w:marLeft w:val="480"/>
          <w:marRight w:val="0"/>
          <w:marTop w:val="0"/>
          <w:marBottom w:val="0"/>
          <w:divBdr>
            <w:top w:val="none" w:sz="0" w:space="0" w:color="auto"/>
            <w:left w:val="none" w:sz="0" w:space="0" w:color="auto"/>
            <w:bottom w:val="none" w:sz="0" w:space="0" w:color="auto"/>
            <w:right w:val="none" w:sz="0" w:space="0" w:color="auto"/>
          </w:divBdr>
        </w:div>
        <w:div w:id="834537737">
          <w:marLeft w:val="480"/>
          <w:marRight w:val="0"/>
          <w:marTop w:val="0"/>
          <w:marBottom w:val="0"/>
          <w:divBdr>
            <w:top w:val="none" w:sz="0" w:space="0" w:color="auto"/>
            <w:left w:val="none" w:sz="0" w:space="0" w:color="auto"/>
            <w:bottom w:val="none" w:sz="0" w:space="0" w:color="auto"/>
            <w:right w:val="none" w:sz="0" w:space="0" w:color="auto"/>
          </w:divBdr>
        </w:div>
        <w:div w:id="851644810">
          <w:marLeft w:val="480"/>
          <w:marRight w:val="0"/>
          <w:marTop w:val="0"/>
          <w:marBottom w:val="0"/>
          <w:divBdr>
            <w:top w:val="none" w:sz="0" w:space="0" w:color="auto"/>
            <w:left w:val="none" w:sz="0" w:space="0" w:color="auto"/>
            <w:bottom w:val="none" w:sz="0" w:space="0" w:color="auto"/>
            <w:right w:val="none" w:sz="0" w:space="0" w:color="auto"/>
          </w:divBdr>
        </w:div>
        <w:div w:id="876044325">
          <w:marLeft w:val="480"/>
          <w:marRight w:val="0"/>
          <w:marTop w:val="0"/>
          <w:marBottom w:val="0"/>
          <w:divBdr>
            <w:top w:val="none" w:sz="0" w:space="0" w:color="auto"/>
            <w:left w:val="none" w:sz="0" w:space="0" w:color="auto"/>
            <w:bottom w:val="none" w:sz="0" w:space="0" w:color="auto"/>
            <w:right w:val="none" w:sz="0" w:space="0" w:color="auto"/>
          </w:divBdr>
        </w:div>
        <w:div w:id="904142111">
          <w:marLeft w:val="480"/>
          <w:marRight w:val="0"/>
          <w:marTop w:val="0"/>
          <w:marBottom w:val="0"/>
          <w:divBdr>
            <w:top w:val="none" w:sz="0" w:space="0" w:color="auto"/>
            <w:left w:val="none" w:sz="0" w:space="0" w:color="auto"/>
            <w:bottom w:val="none" w:sz="0" w:space="0" w:color="auto"/>
            <w:right w:val="none" w:sz="0" w:space="0" w:color="auto"/>
          </w:divBdr>
        </w:div>
        <w:div w:id="928004280">
          <w:marLeft w:val="480"/>
          <w:marRight w:val="0"/>
          <w:marTop w:val="0"/>
          <w:marBottom w:val="0"/>
          <w:divBdr>
            <w:top w:val="none" w:sz="0" w:space="0" w:color="auto"/>
            <w:left w:val="none" w:sz="0" w:space="0" w:color="auto"/>
            <w:bottom w:val="none" w:sz="0" w:space="0" w:color="auto"/>
            <w:right w:val="none" w:sz="0" w:space="0" w:color="auto"/>
          </w:divBdr>
        </w:div>
        <w:div w:id="998844329">
          <w:marLeft w:val="480"/>
          <w:marRight w:val="0"/>
          <w:marTop w:val="0"/>
          <w:marBottom w:val="0"/>
          <w:divBdr>
            <w:top w:val="none" w:sz="0" w:space="0" w:color="auto"/>
            <w:left w:val="none" w:sz="0" w:space="0" w:color="auto"/>
            <w:bottom w:val="none" w:sz="0" w:space="0" w:color="auto"/>
            <w:right w:val="none" w:sz="0" w:space="0" w:color="auto"/>
          </w:divBdr>
        </w:div>
        <w:div w:id="1008678233">
          <w:marLeft w:val="480"/>
          <w:marRight w:val="0"/>
          <w:marTop w:val="0"/>
          <w:marBottom w:val="0"/>
          <w:divBdr>
            <w:top w:val="none" w:sz="0" w:space="0" w:color="auto"/>
            <w:left w:val="none" w:sz="0" w:space="0" w:color="auto"/>
            <w:bottom w:val="none" w:sz="0" w:space="0" w:color="auto"/>
            <w:right w:val="none" w:sz="0" w:space="0" w:color="auto"/>
          </w:divBdr>
        </w:div>
        <w:div w:id="1009260754">
          <w:marLeft w:val="480"/>
          <w:marRight w:val="0"/>
          <w:marTop w:val="0"/>
          <w:marBottom w:val="0"/>
          <w:divBdr>
            <w:top w:val="none" w:sz="0" w:space="0" w:color="auto"/>
            <w:left w:val="none" w:sz="0" w:space="0" w:color="auto"/>
            <w:bottom w:val="none" w:sz="0" w:space="0" w:color="auto"/>
            <w:right w:val="none" w:sz="0" w:space="0" w:color="auto"/>
          </w:divBdr>
        </w:div>
        <w:div w:id="1011184147">
          <w:marLeft w:val="480"/>
          <w:marRight w:val="0"/>
          <w:marTop w:val="0"/>
          <w:marBottom w:val="0"/>
          <w:divBdr>
            <w:top w:val="none" w:sz="0" w:space="0" w:color="auto"/>
            <w:left w:val="none" w:sz="0" w:space="0" w:color="auto"/>
            <w:bottom w:val="none" w:sz="0" w:space="0" w:color="auto"/>
            <w:right w:val="none" w:sz="0" w:space="0" w:color="auto"/>
          </w:divBdr>
        </w:div>
        <w:div w:id="1065646938">
          <w:marLeft w:val="480"/>
          <w:marRight w:val="0"/>
          <w:marTop w:val="0"/>
          <w:marBottom w:val="0"/>
          <w:divBdr>
            <w:top w:val="none" w:sz="0" w:space="0" w:color="auto"/>
            <w:left w:val="none" w:sz="0" w:space="0" w:color="auto"/>
            <w:bottom w:val="none" w:sz="0" w:space="0" w:color="auto"/>
            <w:right w:val="none" w:sz="0" w:space="0" w:color="auto"/>
          </w:divBdr>
        </w:div>
        <w:div w:id="1105421257">
          <w:marLeft w:val="480"/>
          <w:marRight w:val="0"/>
          <w:marTop w:val="0"/>
          <w:marBottom w:val="0"/>
          <w:divBdr>
            <w:top w:val="none" w:sz="0" w:space="0" w:color="auto"/>
            <w:left w:val="none" w:sz="0" w:space="0" w:color="auto"/>
            <w:bottom w:val="none" w:sz="0" w:space="0" w:color="auto"/>
            <w:right w:val="none" w:sz="0" w:space="0" w:color="auto"/>
          </w:divBdr>
        </w:div>
        <w:div w:id="1120732142">
          <w:marLeft w:val="480"/>
          <w:marRight w:val="0"/>
          <w:marTop w:val="0"/>
          <w:marBottom w:val="0"/>
          <w:divBdr>
            <w:top w:val="none" w:sz="0" w:space="0" w:color="auto"/>
            <w:left w:val="none" w:sz="0" w:space="0" w:color="auto"/>
            <w:bottom w:val="none" w:sz="0" w:space="0" w:color="auto"/>
            <w:right w:val="none" w:sz="0" w:space="0" w:color="auto"/>
          </w:divBdr>
        </w:div>
        <w:div w:id="1150560277">
          <w:marLeft w:val="480"/>
          <w:marRight w:val="0"/>
          <w:marTop w:val="0"/>
          <w:marBottom w:val="0"/>
          <w:divBdr>
            <w:top w:val="none" w:sz="0" w:space="0" w:color="auto"/>
            <w:left w:val="none" w:sz="0" w:space="0" w:color="auto"/>
            <w:bottom w:val="none" w:sz="0" w:space="0" w:color="auto"/>
            <w:right w:val="none" w:sz="0" w:space="0" w:color="auto"/>
          </w:divBdr>
        </w:div>
        <w:div w:id="1184318730">
          <w:marLeft w:val="480"/>
          <w:marRight w:val="0"/>
          <w:marTop w:val="0"/>
          <w:marBottom w:val="0"/>
          <w:divBdr>
            <w:top w:val="none" w:sz="0" w:space="0" w:color="auto"/>
            <w:left w:val="none" w:sz="0" w:space="0" w:color="auto"/>
            <w:bottom w:val="none" w:sz="0" w:space="0" w:color="auto"/>
            <w:right w:val="none" w:sz="0" w:space="0" w:color="auto"/>
          </w:divBdr>
        </w:div>
        <w:div w:id="1192257597">
          <w:marLeft w:val="480"/>
          <w:marRight w:val="0"/>
          <w:marTop w:val="0"/>
          <w:marBottom w:val="0"/>
          <w:divBdr>
            <w:top w:val="none" w:sz="0" w:space="0" w:color="auto"/>
            <w:left w:val="none" w:sz="0" w:space="0" w:color="auto"/>
            <w:bottom w:val="none" w:sz="0" w:space="0" w:color="auto"/>
            <w:right w:val="none" w:sz="0" w:space="0" w:color="auto"/>
          </w:divBdr>
        </w:div>
        <w:div w:id="1249078350">
          <w:marLeft w:val="480"/>
          <w:marRight w:val="0"/>
          <w:marTop w:val="0"/>
          <w:marBottom w:val="0"/>
          <w:divBdr>
            <w:top w:val="none" w:sz="0" w:space="0" w:color="auto"/>
            <w:left w:val="none" w:sz="0" w:space="0" w:color="auto"/>
            <w:bottom w:val="none" w:sz="0" w:space="0" w:color="auto"/>
            <w:right w:val="none" w:sz="0" w:space="0" w:color="auto"/>
          </w:divBdr>
        </w:div>
        <w:div w:id="1333949246">
          <w:marLeft w:val="480"/>
          <w:marRight w:val="0"/>
          <w:marTop w:val="0"/>
          <w:marBottom w:val="0"/>
          <w:divBdr>
            <w:top w:val="none" w:sz="0" w:space="0" w:color="auto"/>
            <w:left w:val="none" w:sz="0" w:space="0" w:color="auto"/>
            <w:bottom w:val="none" w:sz="0" w:space="0" w:color="auto"/>
            <w:right w:val="none" w:sz="0" w:space="0" w:color="auto"/>
          </w:divBdr>
        </w:div>
        <w:div w:id="1384017452">
          <w:marLeft w:val="480"/>
          <w:marRight w:val="0"/>
          <w:marTop w:val="0"/>
          <w:marBottom w:val="0"/>
          <w:divBdr>
            <w:top w:val="none" w:sz="0" w:space="0" w:color="auto"/>
            <w:left w:val="none" w:sz="0" w:space="0" w:color="auto"/>
            <w:bottom w:val="none" w:sz="0" w:space="0" w:color="auto"/>
            <w:right w:val="none" w:sz="0" w:space="0" w:color="auto"/>
          </w:divBdr>
        </w:div>
        <w:div w:id="1395470587">
          <w:marLeft w:val="480"/>
          <w:marRight w:val="0"/>
          <w:marTop w:val="0"/>
          <w:marBottom w:val="0"/>
          <w:divBdr>
            <w:top w:val="none" w:sz="0" w:space="0" w:color="auto"/>
            <w:left w:val="none" w:sz="0" w:space="0" w:color="auto"/>
            <w:bottom w:val="none" w:sz="0" w:space="0" w:color="auto"/>
            <w:right w:val="none" w:sz="0" w:space="0" w:color="auto"/>
          </w:divBdr>
        </w:div>
        <w:div w:id="1542592462">
          <w:marLeft w:val="480"/>
          <w:marRight w:val="0"/>
          <w:marTop w:val="0"/>
          <w:marBottom w:val="0"/>
          <w:divBdr>
            <w:top w:val="none" w:sz="0" w:space="0" w:color="auto"/>
            <w:left w:val="none" w:sz="0" w:space="0" w:color="auto"/>
            <w:bottom w:val="none" w:sz="0" w:space="0" w:color="auto"/>
            <w:right w:val="none" w:sz="0" w:space="0" w:color="auto"/>
          </w:divBdr>
        </w:div>
        <w:div w:id="1606619995">
          <w:marLeft w:val="480"/>
          <w:marRight w:val="0"/>
          <w:marTop w:val="0"/>
          <w:marBottom w:val="0"/>
          <w:divBdr>
            <w:top w:val="none" w:sz="0" w:space="0" w:color="auto"/>
            <w:left w:val="none" w:sz="0" w:space="0" w:color="auto"/>
            <w:bottom w:val="none" w:sz="0" w:space="0" w:color="auto"/>
            <w:right w:val="none" w:sz="0" w:space="0" w:color="auto"/>
          </w:divBdr>
        </w:div>
        <w:div w:id="1636065210">
          <w:marLeft w:val="480"/>
          <w:marRight w:val="0"/>
          <w:marTop w:val="0"/>
          <w:marBottom w:val="0"/>
          <w:divBdr>
            <w:top w:val="none" w:sz="0" w:space="0" w:color="auto"/>
            <w:left w:val="none" w:sz="0" w:space="0" w:color="auto"/>
            <w:bottom w:val="none" w:sz="0" w:space="0" w:color="auto"/>
            <w:right w:val="none" w:sz="0" w:space="0" w:color="auto"/>
          </w:divBdr>
        </w:div>
        <w:div w:id="1685748352">
          <w:marLeft w:val="480"/>
          <w:marRight w:val="0"/>
          <w:marTop w:val="0"/>
          <w:marBottom w:val="0"/>
          <w:divBdr>
            <w:top w:val="none" w:sz="0" w:space="0" w:color="auto"/>
            <w:left w:val="none" w:sz="0" w:space="0" w:color="auto"/>
            <w:bottom w:val="none" w:sz="0" w:space="0" w:color="auto"/>
            <w:right w:val="none" w:sz="0" w:space="0" w:color="auto"/>
          </w:divBdr>
        </w:div>
        <w:div w:id="1734043394">
          <w:marLeft w:val="480"/>
          <w:marRight w:val="0"/>
          <w:marTop w:val="0"/>
          <w:marBottom w:val="0"/>
          <w:divBdr>
            <w:top w:val="none" w:sz="0" w:space="0" w:color="auto"/>
            <w:left w:val="none" w:sz="0" w:space="0" w:color="auto"/>
            <w:bottom w:val="none" w:sz="0" w:space="0" w:color="auto"/>
            <w:right w:val="none" w:sz="0" w:space="0" w:color="auto"/>
          </w:divBdr>
        </w:div>
        <w:div w:id="1745563417">
          <w:marLeft w:val="480"/>
          <w:marRight w:val="0"/>
          <w:marTop w:val="0"/>
          <w:marBottom w:val="0"/>
          <w:divBdr>
            <w:top w:val="none" w:sz="0" w:space="0" w:color="auto"/>
            <w:left w:val="none" w:sz="0" w:space="0" w:color="auto"/>
            <w:bottom w:val="none" w:sz="0" w:space="0" w:color="auto"/>
            <w:right w:val="none" w:sz="0" w:space="0" w:color="auto"/>
          </w:divBdr>
        </w:div>
        <w:div w:id="1781610299">
          <w:marLeft w:val="480"/>
          <w:marRight w:val="0"/>
          <w:marTop w:val="0"/>
          <w:marBottom w:val="0"/>
          <w:divBdr>
            <w:top w:val="none" w:sz="0" w:space="0" w:color="auto"/>
            <w:left w:val="none" w:sz="0" w:space="0" w:color="auto"/>
            <w:bottom w:val="none" w:sz="0" w:space="0" w:color="auto"/>
            <w:right w:val="none" w:sz="0" w:space="0" w:color="auto"/>
          </w:divBdr>
        </w:div>
        <w:div w:id="1794902382">
          <w:marLeft w:val="480"/>
          <w:marRight w:val="0"/>
          <w:marTop w:val="0"/>
          <w:marBottom w:val="0"/>
          <w:divBdr>
            <w:top w:val="none" w:sz="0" w:space="0" w:color="auto"/>
            <w:left w:val="none" w:sz="0" w:space="0" w:color="auto"/>
            <w:bottom w:val="none" w:sz="0" w:space="0" w:color="auto"/>
            <w:right w:val="none" w:sz="0" w:space="0" w:color="auto"/>
          </w:divBdr>
        </w:div>
        <w:div w:id="1805848527">
          <w:marLeft w:val="480"/>
          <w:marRight w:val="0"/>
          <w:marTop w:val="0"/>
          <w:marBottom w:val="0"/>
          <w:divBdr>
            <w:top w:val="none" w:sz="0" w:space="0" w:color="auto"/>
            <w:left w:val="none" w:sz="0" w:space="0" w:color="auto"/>
            <w:bottom w:val="none" w:sz="0" w:space="0" w:color="auto"/>
            <w:right w:val="none" w:sz="0" w:space="0" w:color="auto"/>
          </w:divBdr>
        </w:div>
        <w:div w:id="1806118177">
          <w:marLeft w:val="480"/>
          <w:marRight w:val="0"/>
          <w:marTop w:val="0"/>
          <w:marBottom w:val="0"/>
          <w:divBdr>
            <w:top w:val="none" w:sz="0" w:space="0" w:color="auto"/>
            <w:left w:val="none" w:sz="0" w:space="0" w:color="auto"/>
            <w:bottom w:val="none" w:sz="0" w:space="0" w:color="auto"/>
            <w:right w:val="none" w:sz="0" w:space="0" w:color="auto"/>
          </w:divBdr>
        </w:div>
        <w:div w:id="1813712209">
          <w:marLeft w:val="480"/>
          <w:marRight w:val="0"/>
          <w:marTop w:val="0"/>
          <w:marBottom w:val="0"/>
          <w:divBdr>
            <w:top w:val="none" w:sz="0" w:space="0" w:color="auto"/>
            <w:left w:val="none" w:sz="0" w:space="0" w:color="auto"/>
            <w:bottom w:val="none" w:sz="0" w:space="0" w:color="auto"/>
            <w:right w:val="none" w:sz="0" w:space="0" w:color="auto"/>
          </w:divBdr>
        </w:div>
        <w:div w:id="1836456215">
          <w:marLeft w:val="480"/>
          <w:marRight w:val="0"/>
          <w:marTop w:val="0"/>
          <w:marBottom w:val="0"/>
          <w:divBdr>
            <w:top w:val="none" w:sz="0" w:space="0" w:color="auto"/>
            <w:left w:val="none" w:sz="0" w:space="0" w:color="auto"/>
            <w:bottom w:val="none" w:sz="0" w:space="0" w:color="auto"/>
            <w:right w:val="none" w:sz="0" w:space="0" w:color="auto"/>
          </w:divBdr>
        </w:div>
        <w:div w:id="1850364726">
          <w:marLeft w:val="480"/>
          <w:marRight w:val="0"/>
          <w:marTop w:val="0"/>
          <w:marBottom w:val="0"/>
          <w:divBdr>
            <w:top w:val="none" w:sz="0" w:space="0" w:color="auto"/>
            <w:left w:val="none" w:sz="0" w:space="0" w:color="auto"/>
            <w:bottom w:val="none" w:sz="0" w:space="0" w:color="auto"/>
            <w:right w:val="none" w:sz="0" w:space="0" w:color="auto"/>
          </w:divBdr>
        </w:div>
        <w:div w:id="1904637564">
          <w:marLeft w:val="480"/>
          <w:marRight w:val="0"/>
          <w:marTop w:val="0"/>
          <w:marBottom w:val="0"/>
          <w:divBdr>
            <w:top w:val="none" w:sz="0" w:space="0" w:color="auto"/>
            <w:left w:val="none" w:sz="0" w:space="0" w:color="auto"/>
            <w:bottom w:val="none" w:sz="0" w:space="0" w:color="auto"/>
            <w:right w:val="none" w:sz="0" w:space="0" w:color="auto"/>
          </w:divBdr>
        </w:div>
        <w:div w:id="1920868532">
          <w:marLeft w:val="480"/>
          <w:marRight w:val="0"/>
          <w:marTop w:val="0"/>
          <w:marBottom w:val="0"/>
          <w:divBdr>
            <w:top w:val="none" w:sz="0" w:space="0" w:color="auto"/>
            <w:left w:val="none" w:sz="0" w:space="0" w:color="auto"/>
            <w:bottom w:val="none" w:sz="0" w:space="0" w:color="auto"/>
            <w:right w:val="none" w:sz="0" w:space="0" w:color="auto"/>
          </w:divBdr>
        </w:div>
        <w:div w:id="2028824865">
          <w:marLeft w:val="480"/>
          <w:marRight w:val="0"/>
          <w:marTop w:val="0"/>
          <w:marBottom w:val="0"/>
          <w:divBdr>
            <w:top w:val="none" w:sz="0" w:space="0" w:color="auto"/>
            <w:left w:val="none" w:sz="0" w:space="0" w:color="auto"/>
            <w:bottom w:val="none" w:sz="0" w:space="0" w:color="auto"/>
            <w:right w:val="none" w:sz="0" w:space="0" w:color="auto"/>
          </w:divBdr>
        </w:div>
        <w:div w:id="2077317756">
          <w:marLeft w:val="480"/>
          <w:marRight w:val="0"/>
          <w:marTop w:val="0"/>
          <w:marBottom w:val="0"/>
          <w:divBdr>
            <w:top w:val="none" w:sz="0" w:space="0" w:color="auto"/>
            <w:left w:val="none" w:sz="0" w:space="0" w:color="auto"/>
            <w:bottom w:val="none" w:sz="0" w:space="0" w:color="auto"/>
            <w:right w:val="none" w:sz="0" w:space="0" w:color="auto"/>
          </w:divBdr>
        </w:div>
        <w:div w:id="2099280336">
          <w:marLeft w:val="480"/>
          <w:marRight w:val="0"/>
          <w:marTop w:val="0"/>
          <w:marBottom w:val="0"/>
          <w:divBdr>
            <w:top w:val="none" w:sz="0" w:space="0" w:color="auto"/>
            <w:left w:val="none" w:sz="0" w:space="0" w:color="auto"/>
            <w:bottom w:val="none" w:sz="0" w:space="0" w:color="auto"/>
            <w:right w:val="none" w:sz="0" w:space="0" w:color="auto"/>
          </w:divBdr>
        </w:div>
        <w:div w:id="2114785611">
          <w:marLeft w:val="480"/>
          <w:marRight w:val="0"/>
          <w:marTop w:val="0"/>
          <w:marBottom w:val="0"/>
          <w:divBdr>
            <w:top w:val="none" w:sz="0" w:space="0" w:color="auto"/>
            <w:left w:val="none" w:sz="0" w:space="0" w:color="auto"/>
            <w:bottom w:val="none" w:sz="0" w:space="0" w:color="auto"/>
            <w:right w:val="none" w:sz="0" w:space="0" w:color="auto"/>
          </w:divBdr>
        </w:div>
        <w:div w:id="2122340596">
          <w:marLeft w:val="480"/>
          <w:marRight w:val="0"/>
          <w:marTop w:val="0"/>
          <w:marBottom w:val="0"/>
          <w:divBdr>
            <w:top w:val="none" w:sz="0" w:space="0" w:color="auto"/>
            <w:left w:val="none" w:sz="0" w:space="0" w:color="auto"/>
            <w:bottom w:val="none" w:sz="0" w:space="0" w:color="auto"/>
            <w:right w:val="none" w:sz="0" w:space="0" w:color="auto"/>
          </w:divBdr>
        </w:div>
      </w:divsChild>
    </w:div>
    <w:div w:id="1434208359">
      <w:bodyDiv w:val="1"/>
      <w:marLeft w:val="0"/>
      <w:marRight w:val="0"/>
      <w:marTop w:val="0"/>
      <w:marBottom w:val="0"/>
      <w:divBdr>
        <w:top w:val="none" w:sz="0" w:space="0" w:color="auto"/>
        <w:left w:val="none" w:sz="0" w:space="0" w:color="auto"/>
        <w:bottom w:val="none" w:sz="0" w:space="0" w:color="auto"/>
        <w:right w:val="none" w:sz="0" w:space="0" w:color="auto"/>
      </w:divBdr>
      <w:divsChild>
        <w:div w:id="40137337">
          <w:marLeft w:val="480"/>
          <w:marRight w:val="0"/>
          <w:marTop w:val="0"/>
          <w:marBottom w:val="0"/>
          <w:divBdr>
            <w:top w:val="none" w:sz="0" w:space="0" w:color="auto"/>
            <w:left w:val="none" w:sz="0" w:space="0" w:color="auto"/>
            <w:bottom w:val="none" w:sz="0" w:space="0" w:color="auto"/>
            <w:right w:val="none" w:sz="0" w:space="0" w:color="auto"/>
          </w:divBdr>
        </w:div>
        <w:div w:id="61299449">
          <w:marLeft w:val="480"/>
          <w:marRight w:val="0"/>
          <w:marTop w:val="0"/>
          <w:marBottom w:val="0"/>
          <w:divBdr>
            <w:top w:val="none" w:sz="0" w:space="0" w:color="auto"/>
            <w:left w:val="none" w:sz="0" w:space="0" w:color="auto"/>
            <w:bottom w:val="none" w:sz="0" w:space="0" w:color="auto"/>
            <w:right w:val="none" w:sz="0" w:space="0" w:color="auto"/>
          </w:divBdr>
        </w:div>
        <w:div w:id="77748708">
          <w:marLeft w:val="480"/>
          <w:marRight w:val="0"/>
          <w:marTop w:val="0"/>
          <w:marBottom w:val="0"/>
          <w:divBdr>
            <w:top w:val="none" w:sz="0" w:space="0" w:color="auto"/>
            <w:left w:val="none" w:sz="0" w:space="0" w:color="auto"/>
            <w:bottom w:val="none" w:sz="0" w:space="0" w:color="auto"/>
            <w:right w:val="none" w:sz="0" w:space="0" w:color="auto"/>
          </w:divBdr>
        </w:div>
        <w:div w:id="126778234">
          <w:marLeft w:val="480"/>
          <w:marRight w:val="0"/>
          <w:marTop w:val="0"/>
          <w:marBottom w:val="0"/>
          <w:divBdr>
            <w:top w:val="none" w:sz="0" w:space="0" w:color="auto"/>
            <w:left w:val="none" w:sz="0" w:space="0" w:color="auto"/>
            <w:bottom w:val="none" w:sz="0" w:space="0" w:color="auto"/>
            <w:right w:val="none" w:sz="0" w:space="0" w:color="auto"/>
          </w:divBdr>
        </w:div>
        <w:div w:id="171652494">
          <w:marLeft w:val="480"/>
          <w:marRight w:val="0"/>
          <w:marTop w:val="0"/>
          <w:marBottom w:val="0"/>
          <w:divBdr>
            <w:top w:val="none" w:sz="0" w:space="0" w:color="auto"/>
            <w:left w:val="none" w:sz="0" w:space="0" w:color="auto"/>
            <w:bottom w:val="none" w:sz="0" w:space="0" w:color="auto"/>
            <w:right w:val="none" w:sz="0" w:space="0" w:color="auto"/>
          </w:divBdr>
        </w:div>
        <w:div w:id="189729998">
          <w:marLeft w:val="480"/>
          <w:marRight w:val="0"/>
          <w:marTop w:val="0"/>
          <w:marBottom w:val="0"/>
          <w:divBdr>
            <w:top w:val="none" w:sz="0" w:space="0" w:color="auto"/>
            <w:left w:val="none" w:sz="0" w:space="0" w:color="auto"/>
            <w:bottom w:val="none" w:sz="0" w:space="0" w:color="auto"/>
            <w:right w:val="none" w:sz="0" w:space="0" w:color="auto"/>
          </w:divBdr>
        </w:div>
        <w:div w:id="214899069">
          <w:marLeft w:val="480"/>
          <w:marRight w:val="0"/>
          <w:marTop w:val="0"/>
          <w:marBottom w:val="0"/>
          <w:divBdr>
            <w:top w:val="none" w:sz="0" w:space="0" w:color="auto"/>
            <w:left w:val="none" w:sz="0" w:space="0" w:color="auto"/>
            <w:bottom w:val="none" w:sz="0" w:space="0" w:color="auto"/>
            <w:right w:val="none" w:sz="0" w:space="0" w:color="auto"/>
          </w:divBdr>
        </w:div>
        <w:div w:id="272636961">
          <w:marLeft w:val="480"/>
          <w:marRight w:val="0"/>
          <w:marTop w:val="0"/>
          <w:marBottom w:val="0"/>
          <w:divBdr>
            <w:top w:val="none" w:sz="0" w:space="0" w:color="auto"/>
            <w:left w:val="none" w:sz="0" w:space="0" w:color="auto"/>
            <w:bottom w:val="none" w:sz="0" w:space="0" w:color="auto"/>
            <w:right w:val="none" w:sz="0" w:space="0" w:color="auto"/>
          </w:divBdr>
        </w:div>
        <w:div w:id="301891092">
          <w:marLeft w:val="480"/>
          <w:marRight w:val="0"/>
          <w:marTop w:val="0"/>
          <w:marBottom w:val="0"/>
          <w:divBdr>
            <w:top w:val="none" w:sz="0" w:space="0" w:color="auto"/>
            <w:left w:val="none" w:sz="0" w:space="0" w:color="auto"/>
            <w:bottom w:val="none" w:sz="0" w:space="0" w:color="auto"/>
            <w:right w:val="none" w:sz="0" w:space="0" w:color="auto"/>
          </w:divBdr>
        </w:div>
        <w:div w:id="303511321">
          <w:marLeft w:val="480"/>
          <w:marRight w:val="0"/>
          <w:marTop w:val="0"/>
          <w:marBottom w:val="0"/>
          <w:divBdr>
            <w:top w:val="none" w:sz="0" w:space="0" w:color="auto"/>
            <w:left w:val="none" w:sz="0" w:space="0" w:color="auto"/>
            <w:bottom w:val="none" w:sz="0" w:space="0" w:color="auto"/>
            <w:right w:val="none" w:sz="0" w:space="0" w:color="auto"/>
          </w:divBdr>
        </w:div>
        <w:div w:id="324625442">
          <w:marLeft w:val="480"/>
          <w:marRight w:val="0"/>
          <w:marTop w:val="0"/>
          <w:marBottom w:val="0"/>
          <w:divBdr>
            <w:top w:val="none" w:sz="0" w:space="0" w:color="auto"/>
            <w:left w:val="none" w:sz="0" w:space="0" w:color="auto"/>
            <w:bottom w:val="none" w:sz="0" w:space="0" w:color="auto"/>
            <w:right w:val="none" w:sz="0" w:space="0" w:color="auto"/>
          </w:divBdr>
        </w:div>
        <w:div w:id="329062254">
          <w:marLeft w:val="480"/>
          <w:marRight w:val="0"/>
          <w:marTop w:val="0"/>
          <w:marBottom w:val="0"/>
          <w:divBdr>
            <w:top w:val="none" w:sz="0" w:space="0" w:color="auto"/>
            <w:left w:val="none" w:sz="0" w:space="0" w:color="auto"/>
            <w:bottom w:val="none" w:sz="0" w:space="0" w:color="auto"/>
            <w:right w:val="none" w:sz="0" w:space="0" w:color="auto"/>
          </w:divBdr>
        </w:div>
        <w:div w:id="338393316">
          <w:marLeft w:val="480"/>
          <w:marRight w:val="0"/>
          <w:marTop w:val="0"/>
          <w:marBottom w:val="0"/>
          <w:divBdr>
            <w:top w:val="none" w:sz="0" w:space="0" w:color="auto"/>
            <w:left w:val="none" w:sz="0" w:space="0" w:color="auto"/>
            <w:bottom w:val="none" w:sz="0" w:space="0" w:color="auto"/>
            <w:right w:val="none" w:sz="0" w:space="0" w:color="auto"/>
          </w:divBdr>
        </w:div>
        <w:div w:id="374082141">
          <w:marLeft w:val="480"/>
          <w:marRight w:val="0"/>
          <w:marTop w:val="0"/>
          <w:marBottom w:val="0"/>
          <w:divBdr>
            <w:top w:val="none" w:sz="0" w:space="0" w:color="auto"/>
            <w:left w:val="none" w:sz="0" w:space="0" w:color="auto"/>
            <w:bottom w:val="none" w:sz="0" w:space="0" w:color="auto"/>
            <w:right w:val="none" w:sz="0" w:space="0" w:color="auto"/>
          </w:divBdr>
        </w:div>
        <w:div w:id="383335070">
          <w:marLeft w:val="480"/>
          <w:marRight w:val="0"/>
          <w:marTop w:val="0"/>
          <w:marBottom w:val="0"/>
          <w:divBdr>
            <w:top w:val="none" w:sz="0" w:space="0" w:color="auto"/>
            <w:left w:val="none" w:sz="0" w:space="0" w:color="auto"/>
            <w:bottom w:val="none" w:sz="0" w:space="0" w:color="auto"/>
            <w:right w:val="none" w:sz="0" w:space="0" w:color="auto"/>
          </w:divBdr>
        </w:div>
        <w:div w:id="390691257">
          <w:marLeft w:val="480"/>
          <w:marRight w:val="0"/>
          <w:marTop w:val="0"/>
          <w:marBottom w:val="0"/>
          <w:divBdr>
            <w:top w:val="none" w:sz="0" w:space="0" w:color="auto"/>
            <w:left w:val="none" w:sz="0" w:space="0" w:color="auto"/>
            <w:bottom w:val="none" w:sz="0" w:space="0" w:color="auto"/>
            <w:right w:val="none" w:sz="0" w:space="0" w:color="auto"/>
          </w:divBdr>
        </w:div>
        <w:div w:id="425081027">
          <w:marLeft w:val="480"/>
          <w:marRight w:val="0"/>
          <w:marTop w:val="0"/>
          <w:marBottom w:val="0"/>
          <w:divBdr>
            <w:top w:val="none" w:sz="0" w:space="0" w:color="auto"/>
            <w:left w:val="none" w:sz="0" w:space="0" w:color="auto"/>
            <w:bottom w:val="none" w:sz="0" w:space="0" w:color="auto"/>
            <w:right w:val="none" w:sz="0" w:space="0" w:color="auto"/>
          </w:divBdr>
        </w:div>
        <w:div w:id="450169796">
          <w:marLeft w:val="480"/>
          <w:marRight w:val="0"/>
          <w:marTop w:val="0"/>
          <w:marBottom w:val="0"/>
          <w:divBdr>
            <w:top w:val="none" w:sz="0" w:space="0" w:color="auto"/>
            <w:left w:val="none" w:sz="0" w:space="0" w:color="auto"/>
            <w:bottom w:val="none" w:sz="0" w:space="0" w:color="auto"/>
            <w:right w:val="none" w:sz="0" w:space="0" w:color="auto"/>
          </w:divBdr>
        </w:div>
        <w:div w:id="459347094">
          <w:marLeft w:val="480"/>
          <w:marRight w:val="0"/>
          <w:marTop w:val="0"/>
          <w:marBottom w:val="0"/>
          <w:divBdr>
            <w:top w:val="none" w:sz="0" w:space="0" w:color="auto"/>
            <w:left w:val="none" w:sz="0" w:space="0" w:color="auto"/>
            <w:bottom w:val="none" w:sz="0" w:space="0" w:color="auto"/>
            <w:right w:val="none" w:sz="0" w:space="0" w:color="auto"/>
          </w:divBdr>
        </w:div>
        <w:div w:id="472404460">
          <w:marLeft w:val="480"/>
          <w:marRight w:val="0"/>
          <w:marTop w:val="0"/>
          <w:marBottom w:val="0"/>
          <w:divBdr>
            <w:top w:val="none" w:sz="0" w:space="0" w:color="auto"/>
            <w:left w:val="none" w:sz="0" w:space="0" w:color="auto"/>
            <w:bottom w:val="none" w:sz="0" w:space="0" w:color="auto"/>
            <w:right w:val="none" w:sz="0" w:space="0" w:color="auto"/>
          </w:divBdr>
        </w:div>
        <w:div w:id="506753224">
          <w:marLeft w:val="480"/>
          <w:marRight w:val="0"/>
          <w:marTop w:val="0"/>
          <w:marBottom w:val="0"/>
          <w:divBdr>
            <w:top w:val="none" w:sz="0" w:space="0" w:color="auto"/>
            <w:left w:val="none" w:sz="0" w:space="0" w:color="auto"/>
            <w:bottom w:val="none" w:sz="0" w:space="0" w:color="auto"/>
            <w:right w:val="none" w:sz="0" w:space="0" w:color="auto"/>
          </w:divBdr>
        </w:div>
        <w:div w:id="534585853">
          <w:marLeft w:val="480"/>
          <w:marRight w:val="0"/>
          <w:marTop w:val="0"/>
          <w:marBottom w:val="0"/>
          <w:divBdr>
            <w:top w:val="none" w:sz="0" w:space="0" w:color="auto"/>
            <w:left w:val="none" w:sz="0" w:space="0" w:color="auto"/>
            <w:bottom w:val="none" w:sz="0" w:space="0" w:color="auto"/>
            <w:right w:val="none" w:sz="0" w:space="0" w:color="auto"/>
          </w:divBdr>
        </w:div>
        <w:div w:id="539324751">
          <w:marLeft w:val="480"/>
          <w:marRight w:val="0"/>
          <w:marTop w:val="0"/>
          <w:marBottom w:val="0"/>
          <w:divBdr>
            <w:top w:val="none" w:sz="0" w:space="0" w:color="auto"/>
            <w:left w:val="none" w:sz="0" w:space="0" w:color="auto"/>
            <w:bottom w:val="none" w:sz="0" w:space="0" w:color="auto"/>
            <w:right w:val="none" w:sz="0" w:space="0" w:color="auto"/>
          </w:divBdr>
        </w:div>
        <w:div w:id="540018059">
          <w:marLeft w:val="480"/>
          <w:marRight w:val="0"/>
          <w:marTop w:val="0"/>
          <w:marBottom w:val="0"/>
          <w:divBdr>
            <w:top w:val="none" w:sz="0" w:space="0" w:color="auto"/>
            <w:left w:val="none" w:sz="0" w:space="0" w:color="auto"/>
            <w:bottom w:val="none" w:sz="0" w:space="0" w:color="auto"/>
            <w:right w:val="none" w:sz="0" w:space="0" w:color="auto"/>
          </w:divBdr>
        </w:div>
        <w:div w:id="572014095">
          <w:marLeft w:val="480"/>
          <w:marRight w:val="0"/>
          <w:marTop w:val="0"/>
          <w:marBottom w:val="0"/>
          <w:divBdr>
            <w:top w:val="none" w:sz="0" w:space="0" w:color="auto"/>
            <w:left w:val="none" w:sz="0" w:space="0" w:color="auto"/>
            <w:bottom w:val="none" w:sz="0" w:space="0" w:color="auto"/>
            <w:right w:val="none" w:sz="0" w:space="0" w:color="auto"/>
          </w:divBdr>
        </w:div>
        <w:div w:id="629625503">
          <w:marLeft w:val="480"/>
          <w:marRight w:val="0"/>
          <w:marTop w:val="0"/>
          <w:marBottom w:val="0"/>
          <w:divBdr>
            <w:top w:val="none" w:sz="0" w:space="0" w:color="auto"/>
            <w:left w:val="none" w:sz="0" w:space="0" w:color="auto"/>
            <w:bottom w:val="none" w:sz="0" w:space="0" w:color="auto"/>
            <w:right w:val="none" w:sz="0" w:space="0" w:color="auto"/>
          </w:divBdr>
        </w:div>
        <w:div w:id="649792010">
          <w:marLeft w:val="480"/>
          <w:marRight w:val="0"/>
          <w:marTop w:val="0"/>
          <w:marBottom w:val="0"/>
          <w:divBdr>
            <w:top w:val="none" w:sz="0" w:space="0" w:color="auto"/>
            <w:left w:val="none" w:sz="0" w:space="0" w:color="auto"/>
            <w:bottom w:val="none" w:sz="0" w:space="0" w:color="auto"/>
            <w:right w:val="none" w:sz="0" w:space="0" w:color="auto"/>
          </w:divBdr>
        </w:div>
        <w:div w:id="655450110">
          <w:marLeft w:val="480"/>
          <w:marRight w:val="0"/>
          <w:marTop w:val="0"/>
          <w:marBottom w:val="0"/>
          <w:divBdr>
            <w:top w:val="none" w:sz="0" w:space="0" w:color="auto"/>
            <w:left w:val="none" w:sz="0" w:space="0" w:color="auto"/>
            <w:bottom w:val="none" w:sz="0" w:space="0" w:color="auto"/>
            <w:right w:val="none" w:sz="0" w:space="0" w:color="auto"/>
          </w:divBdr>
        </w:div>
        <w:div w:id="680425637">
          <w:marLeft w:val="480"/>
          <w:marRight w:val="0"/>
          <w:marTop w:val="0"/>
          <w:marBottom w:val="0"/>
          <w:divBdr>
            <w:top w:val="none" w:sz="0" w:space="0" w:color="auto"/>
            <w:left w:val="none" w:sz="0" w:space="0" w:color="auto"/>
            <w:bottom w:val="none" w:sz="0" w:space="0" w:color="auto"/>
            <w:right w:val="none" w:sz="0" w:space="0" w:color="auto"/>
          </w:divBdr>
        </w:div>
        <w:div w:id="686979825">
          <w:marLeft w:val="480"/>
          <w:marRight w:val="0"/>
          <w:marTop w:val="0"/>
          <w:marBottom w:val="0"/>
          <w:divBdr>
            <w:top w:val="none" w:sz="0" w:space="0" w:color="auto"/>
            <w:left w:val="none" w:sz="0" w:space="0" w:color="auto"/>
            <w:bottom w:val="none" w:sz="0" w:space="0" w:color="auto"/>
            <w:right w:val="none" w:sz="0" w:space="0" w:color="auto"/>
          </w:divBdr>
        </w:div>
        <w:div w:id="742141301">
          <w:marLeft w:val="480"/>
          <w:marRight w:val="0"/>
          <w:marTop w:val="0"/>
          <w:marBottom w:val="0"/>
          <w:divBdr>
            <w:top w:val="none" w:sz="0" w:space="0" w:color="auto"/>
            <w:left w:val="none" w:sz="0" w:space="0" w:color="auto"/>
            <w:bottom w:val="none" w:sz="0" w:space="0" w:color="auto"/>
            <w:right w:val="none" w:sz="0" w:space="0" w:color="auto"/>
          </w:divBdr>
        </w:div>
        <w:div w:id="766191979">
          <w:marLeft w:val="480"/>
          <w:marRight w:val="0"/>
          <w:marTop w:val="0"/>
          <w:marBottom w:val="0"/>
          <w:divBdr>
            <w:top w:val="none" w:sz="0" w:space="0" w:color="auto"/>
            <w:left w:val="none" w:sz="0" w:space="0" w:color="auto"/>
            <w:bottom w:val="none" w:sz="0" w:space="0" w:color="auto"/>
            <w:right w:val="none" w:sz="0" w:space="0" w:color="auto"/>
          </w:divBdr>
        </w:div>
        <w:div w:id="775910043">
          <w:marLeft w:val="480"/>
          <w:marRight w:val="0"/>
          <w:marTop w:val="0"/>
          <w:marBottom w:val="0"/>
          <w:divBdr>
            <w:top w:val="none" w:sz="0" w:space="0" w:color="auto"/>
            <w:left w:val="none" w:sz="0" w:space="0" w:color="auto"/>
            <w:bottom w:val="none" w:sz="0" w:space="0" w:color="auto"/>
            <w:right w:val="none" w:sz="0" w:space="0" w:color="auto"/>
          </w:divBdr>
        </w:div>
        <w:div w:id="839198541">
          <w:marLeft w:val="480"/>
          <w:marRight w:val="0"/>
          <w:marTop w:val="0"/>
          <w:marBottom w:val="0"/>
          <w:divBdr>
            <w:top w:val="none" w:sz="0" w:space="0" w:color="auto"/>
            <w:left w:val="none" w:sz="0" w:space="0" w:color="auto"/>
            <w:bottom w:val="none" w:sz="0" w:space="0" w:color="auto"/>
            <w:right w:val="none" w:sz="0" w:space="0" w:color="auto"/>
          </w:divBdr>
        </w:div>
        <w:div w:id="843517291">
          <w:marLeft w:val="480"/>
          <w:marRight w:val="0"/>
          <w:marTop w:val="0"/>
          <w:marBottom w:val="0"/>
          <w:divBdr>
            <w:top w:val="none" w:sz="0" w:space="0" w:color="auto"/>
            <w:left w:val="none" w:sz="0" w:space="0" w:color="auto"/>
            <w:bottom w:val="none" w:sz="0" w:space="0" w:color="auto"/>
            <w:right w:val="none" w:sz="0" w:space="0" w:color="auto"/>
          </w:divBdr>
        </w:div>
        <w:div w:id="939483755">
          <w:marLeft w:val="480"/>
          <w:marRight w:val="0"/>
          <w:marTop w:val="0"/>
          <w:marBottom w:val="0"/>
          <w:divBdr>
            <w:top w:val="none" w:sz="0" w:space="0" w:color="auto"/>
            <w:left w:val="none" w:sz="0" w:space="0" w:color="auto"/>
            <w:bottom w:val="none" w:sz="0" w:space="0" w:color="auto"/>
            <w:right w:val="none" w:sz="0" w:space="0" w:color="auto"/>
          </w:divBdr>
        </w:div>
        <w:div w:id="951595030">
          <w:marLeft w:val="480"/>
          <w:marRight w:val="0"/>
          <w:marTop w:val="0"/>
          <w:marBottom w:val="0"/>
          <w:divBdr>
            <w:top w:val="none" w:sz="0" w:space="0" w:color="auto"/>
            <w:left w:val="none" w:sz="0" w:space="0" w:color="auto"/>
            <w:bottom w:val="none" w:sz="0" w:space="0" w:color="auto"/>
            <w:right w:val="none" w:sz="0" w:space="0" w:color="auto"/>
          </w:divBdr>
        </w:div>
        <w:div w:id="978997208">
          <w:marLeft w:val="480"/>
          <w:marRight w:val="0"/>
          <w:marTop w:val="0"/>
          <w:marBottom w:val="0"/>
          <w:divBdr>
            <w:top w:val="none" w:sz="0" w:space="0" w:color="auto"/>
            <w:left w:val="none" w:sz="0" w:space="0" w:color="auto"/>
            <w:bottom w:val="none" w:sz="0" w:space="0" w:color="auto"/>
            <w:right w:val="none" w:sz="0" w:space="0" w:color="auto"/>
          </w:divBdr>
        </w:div>
        <w:div w:id="1034429638">
          <w:marLeft w:val="480"/>
          <w:marRight w:val="0"/>
          <w:marTop w:val="0"/>
          <w:marBottom w:val="0"/>
          <w:divBdr>
            <w:top w:val="none" w:sz="0" w:space="0" w:color="auto"/>
            <w:left w:val="none" w:sz="0" w:space="0" w:color="auto"/>
            <w:bottom w:val="none" w:sz="0" w:space="0" w:color="auto"/>
            <w:right w:val="none" w:sz="0" w:space="0" w:color="auto"/>
          </w:divBdr>
        </w:div>
        <w:div w:id="1054425638">
          <w:marLeft w:val="480"/>
          <w:marRight w:val="0"/>
          <w:marTop w:val="0"/>
          <w:marBottom w:val="0"/>
          <w:divBdr>
            <w:top w:val="none" w:sz="0" w:space="0" w:color="auto"/>
            <w:left w:val="none" w:sz="0" w:space="0" w:color="auto"/>
            <w:bottom w:val="none" w:sz="0" w:space="0" w:color="auto"/>
            <w:right w:val="none" w:sz="0" w:space="0" w:color="auto"/>
          </w:divBdr>
        </w:div>
        <w:div w:id="1077479182">
          <w:marLeft w:val="480"/>
          <w:marRight w:val="0"/>
          <w:marTop w:val="0"/>
          <w:marBottom w:val="0"/>
          <w:divBdr>
            <w:top w:val="none" w:sz="0" w:space="0" w:color="auto"/>
            <w:left w:val="none" w:sz="0" w:space="0" w:color="auto"/>
            <w:bottom w:val="none" w:sz="0" w:space="0" w:color="auto"/>
            <w:right w:val="none" w:sz="0" w:space="0" w:color="auto"/>
          </w:divBdr>
        </w:div>
        <w:div w:id="1083450333">
          <w:marLeft w:val="480"/>
          <w:marRight w:val="0"/>
          <w:marTop w:val="0"/>
          <w:marBottom w:val="0"/>
          <w:divBdr>
            <w:top w:val="none" w:sz="0" w:space="0" w:color="auto"/>
            <w:left w:val="none" w:sz="0" w:space="0" w:color="auto"/>
            <w:bottom w:val="none" w:sz="0" w:space="0" w:color="auto"/>
            <w:right w:val="none" w:sz="0" w:space="0" w:color="auto"/>
          </w:divBdr>
        </w:div>
        <w:div w:id="1185754559">
          <w:marLeft w:val="480"/>
          <w:marRight w:val="0"/>
          <w:marTop w:val="0"/>
          <w:marBottom w:val="0"/>
          <w:divBdr>
            <w:top w:val="none" w:sz="0" w:space="0" w:color="auto"/>
            <w:left w:val="none" w:sz="0" w:space="0" w:color="auto"/>
            <w:bottom w:val="none" w:sz="0" w:space="0" w:color="auto"/>
            <w:right w:val="none" w:sz="0" w:space="0" w:color="auto"/>
          </w:divBdr>
        </w:div>
        <w:div w:id="1194541368">
          <w:marLeft w:val="480"/>
          <w:marRight w:val="0"/>
          <w:marTop w:val="0"/>
          <w:marBottom w:val="0"/>
          <w:divBdr>
            <w:top w:val="none" w:sz="0" w:space="0" w:color="auto"/>
            <w:left w:val="none" w:sz="0" w:space="0" w:color="auto"/>
            <w:bottom w:val="none" w:sz="0" w:space="0" w:color="auto"/>
            <w:right w:val="none" w:sz="0" w:space="0" w:color="auto"/>
          </w:divBdr>
        </w:div>
        <w:div w:id="1210335544">
          <w:marLeft w:val="480"/>
          <w:marRight w:val="0"/>
          <w:marTop w:val="0"/>
          <w:marBottom w:val="0"/>
          <w:divBdr>
            <w:top w:val="none" w:sz="0" w:space="0" w:color="auto"/>
            <w:left w:val="none" w:sz="0" w:space="0" w:color="auto"/>
            <w:bottom w:val="none" w:sz="0" w:space="0" w:color="auto"/>
            <w:right w:val="none" w:sz="0" w:space="0" w:color="auto"/>
          </w:divBdr>
        </w:div>
        <w:div w:id="1214658783">
          <w:marLeft w:val="480"/>
          <w:marRight w:val="0"/>
          <w:marTop w:val="0"/>
          <w:marBottom w:val="0"/>
          <w:divBdr>
            <w:top w:val="none" w:sz="0" w:space="0" w:color="auto"/>
            <w:left w:val="none" w:sz="0" w:space="0" w:color="auto"/>
            <w:bottom w:val="none" w:sz="0" w:space="0" w:color="auto"/>
            <w:right w:val="none" w:sz="0" w:space="0" w:color="auto"/>
          </w:divBdr>
        </w:div>
        <w:div w:id="1231312241">
          <w:marLeft w:val="480"/>
          <w:marRight w:val="0"/>
          <w:marTop w:val="0"/>
          <w:marBottom w:val="0"/>
          <w:divBdr>
            <w:top w:val="none" w:sz="0" w:space="0" w:color="auto"/>
            <w:left w:val="none" w:sz="0" w:space="0" w:color="auto"/>
            <w:bottom w:val="none" w:sz="0" w:space="0" w:color="auto"/>
            <w:right w:val="none" w:sz="0" w:space="0" w:color="auto"/>
          </w:divBdr>
        </w:div>
        <w:div w:id="1296595918">
          <w:marLeft w:val="480"/>
          <w:marRight w:val="0"/>
          <w:marTop w:val="0"/>
          <w:marBottom w:val="0"/>
          <w:divBdr>
            <w:top w:val="none" w:sz="0" w:space="0" w:color="auto"/>
            <w:left w:val="none" w:sz="0" w:space="0" w:color="auto"/>
            <w:bottom w:val="none" w:sz="0" w:space="0" w:color="auto"/>
            <w:right w:val="none" w:sz="0" w:space="0" w:color="auto"/>
          </w:divBdr>
        </w:div>
        <w:div w:id="1357073377">
          <w:marLeft w:val="480"/>
          <w:marRight w:val="0"/>
          <w:marTop w:val="0"/>
          <w:marBottom w:val="0"/>
          <w:divBdr>
            <w:top w:val="none" w:sz="0" w:space="0" w:color="auto"/>
            <w:left w:val="none" w:sz="0" w:space="0" w:color="auto"/>
            <w:bottom w:val="none" w:sz="0" w:space="0" w:color="auto"/>
            <w:right w:val="none" w:sz="0" w:space="0" w:color="auto"/>
          </w:divBdr>
        </w:div>
        <w:div w:id="1360205681">
          <w:marLeft w:val="480"/>
          <w:marRight w:val="0"/>
          <w:marTop w:val="0"/>
          <w:marBottom w:val="0"/>
          <w:divBdr>
            <w:top w:val="none" w:sz="0" w:space="0" w:color="auto"/>
            <w:left w:val="none" w:sz="0" w:space="0" w:color="auto"/>
            <w:bottom w:val="none" w:sz="0" w:space="0" w:color="auto"/>
            <w:right w:val="none" w:sz="0" w:space="0" w:color="auto"/>
          </w:divBdr>
        </w:div>
        <w:div w:id="1431968059">
          <w:marLeft w:val="480"/>
          <w:marRight w:val="0"/>
          <w:marTop w:val="0"/>
          <w:marBottom w:val="0"/>
          <w:divBdr>
            <w:top w:val="none" w:sz="0" w:space="0" w:color="auto"/>
            <w:left w:val="none" w:sz="0" w:space="0" w:color="auto"/>
            <w:bottom w:val="none" w:sz="0" w:space="0" w:color="auto"/>
            <w:right w:val="none" w:sz="0" w:space="0" w:color="auto"/>
          </w:divBdr>
        </w:div>
        <w:div w:id="1438212308">
          <w:marLeft w:val="480"/>
          <w:marRight w:val="0"/>
          <w:marTop w:val="0"/>
          <w:marBottom w:val="0"/>
          <w:divBdr>
            <w:top w:val="none" w:sz="0" w:space="0" w:color="auto"/>
            <w:left w:val="none" w:sz="0" w:space="0" w:color="auto"/>
            <w:bottom w:val="none" w:sz="0" w:space="0" w:color="auto"/>
            <w:right w:val="none" w:sz="0" w:space="0" w:color="auto"/>
          </w:divBdr>
        </w:div>
        <w:div w:id="1465850986">
          <w:marLeft w:val="480"/>
          <w:marRight w:val="0"/>
          <w:marTop w:val="0"/>
          <w:marBottom w:val="0"/>
          <w:divBdr>
            <w:top w:val="none" w:sz="0" w:space="0" w:color="auto"/>
            <w:left w:val="none" w:sz="0" w:space="0" w:color="auto"/>
            <w:bottom w:val="none" w:sz="0" w:space="0" w:color="auto"/>
            <w:right w:val="none" w:sz="0" w:space="0" w:color="auto"/>
          </w:divBdr>
        </w:div>
        <w:div w:id="1494566531">
          <w:marLeft w:val="480"/>
          <w:marRight w:val="0"/>
          <w:marTop w:val="0"/>
          <w:marBottom w:val="0"/>
          <w:divBdr>
            <w:top w:val="none" w:sz="0" w:space="0" w:color="auto"/>
            <w:left w:val="none" w:sz="0" w:space="0" w:color="auto"/>
            <w:bottom w:val="none" w:sz="0" w:space="0" w:color="auto"/>
            <w:right w:val="none" w:sz="0" w:space="0" w:color="auto"/>
          </w:divBdr>
        </w:div>
        <w:div w:id="1562254303">
          <w:marLeft w:val="480"/>
          <w:marRight w:val="0"/>
          <w:marTop w:val="0"/>
          <w:marBottom w:val="0"/>
          <w:divBdr>
            <w:top w:val="none" w:sz="0" w:space="0" w:color="auto"/>
            <w:left w:val="none" w:sz="0" w:space="0" w:color="auto"/>
            <w:bottom w:val="none" w:sz="0" w:space="0" w:color="auto"/>
            <w:right w:val="none" w:sz="0" w:space="0" w:color="auto"/>
          </w:divBdr>
        </w:div>
        <w:div w:id="1566797773">
          <w:marLeft w:val="480"/>
          <w:marRight w:val="0"/>
          <w:marTop w:val="0"/>
          <w:marBottom w:val="0"/>
          <w:divBdr>
            <w:top w:val="none" w:sz="0" w:space="0" w:color="auto"/>
            <w:left w:val="none" w:sz="0" w:space="0" w:color="auto"/>
            <w:bottom w:val="none" w:sz="0" w:space="0" w:color="auto"/>
            <w:right w:val="none" w:sz="0" w:space="0" w:color="auto"/>
          </w:divBdr>
        </w:div>
        <w:div w:id="1584340679">
          <w:marLeft w:val="480"/>
          <w:marRight w:val="0"/>
          <w:marTop w:val="0"/>
          <w:marBottom w:val="0"/>
          <w:divBdr>
            <w:top w:val="none" w:sz="0" w:space="0" w:color="auto"/>
            <w:left w:val="none" w:sz="0" w:space="0" w:color="auto"/>
            <w:bottom w:val="none" w:sz="0" w:space="0" w:color="auto"/>
            <w:right w:val="none" w:sz="0" w:space="0" w:color="auto"/>
          </w:divBdr>
        </w:div>
        <w:div w:id="1604074237">
          <w:marLeft w:val="480"/>
          <w:marRight w:val="0"/>
          <w:marTop w:val="0"/>
          <w:marBottom w:val="0"/>
          <w:divBdr>
            <w:top w:val="none" w:sz="0" w:space="0" w:color="auto"/>
            <w:left w:val="none" w:sz="0" w:space="0" w:color="auto"/>
            <w:bottom w:val="none" w:sz="0" w:space="0" w:color="auto"/>
            <w:right w:val="none" w:sz="0" w:space="0" w:color="auto"/>
          </w:divBdr>
        </w:div>
        <w:div w:id="1604261947">
          <w:marLeft w:val="480"/>
          <w:marRight w:val="0"/>
          <w:marTop w:val="0"/>
          <w:marBottom w:val="0"/>
          <w:divBdr>
            <w:top w:val="none" w:sz="0" w:space="0" w:color="auto"/>
            <w:left w:val="none" w:sz="0" w:space="0" w:color="auto"/>
            <w:bottom w:val="none" w:sz="0" w:space="0" w:color="auto"/>
            <w:right w:val="none" w:sz="0" w:space="0" w:color="auto"/>
          </w:divBdr>
        </w:div>
        <w:div w:id="1607034207">
          <w:marLeft w:val="480"/>
          <w:marRight w:val="0"/>
          <w:marTop w:val="0"/>
          <w:marBottom w:val="0"/>
          <w:divBdr>
            <w:top w:val="none" w:sz="0" w:space="0" w:color="auto"/>
            <w:left w:val="none" w:sz="0" w:space="0" w:color="auto"/>
            <w:bottom w:val="none" w:sz="0" w:space="0" w:color="auto"/>
            <w:right w:val="none" w:sz="0" w:space="0" w:color="auto"/>
          </w:divBdr>
        </w:div>
        <w:div w:id="1635327667">
          <w:marLeft w:val="480"/>
          <w:marRight w:val="0"/>
          <w:marTop w:val="0"/>
          <w:marBottom w:val="0"/>
          <w:divBdr>
            <w:top w:val="none" w:sz="0" w:space="0" w:color="auto"/>
            <w:left w:val="none" w:sz="0" w:space="0" w:color="auto"/>
            <w:bottom w:val="none" w:sz="0" w:space="0" w:color="auto"/>
            <w:right w:val="none" w:sz="0" w:space="0" w:color="auto"/>
          </w:divBdr>
        </w:div>
        <w:div w:id="1673068836">
          <w:marLeft w:val="480"/>
          <w:marRight w:val="0"/>
          <w:marTop w:val="0"/>
          <w:marBottom w:val="0"/>
          <w:divBdr>
            <w:top w:val="none" w:sz="0" w:space="0" w:color="auto"/>
            <w:left w:val="none" w:sz="0" w:space="0" w:color="auto"/>
            <w:bottom w:val="none" w:sz="0" w:space="0" w:color="auto"/>
            <w:right w:val="none" w:sz="0" w:space="0" w:color="auto"/>
          </w:divBdr>
        </w:div>
        <w:div w:id="1720930122">
          <w:marLeft w:val="480"/>
          <w:marRight w:val="0"/>
          <w:marTop w:val="0"/>
          <w:marBottom w:val="0"/>
          <w:divBdr>
            <w:top w:val="none" w:sz="0" w:space="0" w:color="auto"/>
            <w:left w:val="none" w:sz="0" w:space="0" w:color="auto"/>
            <w:bottom w:val="none" w:sz="0" w:space="0" w:color="auto"/>
            <w:right w:val="none" w:sz="0" w:space="0" w:color="auto"/>
          </w:divBdr>
        </w:div>
        <w:div w:id="1724908078">
          <w:marLeft w:val="480"/>
          <w:marRight w:val="0"/>
          <w:marTop w:val="0"/>
          <w:marBottom w:val="0"/>
          <w:divBdr>
            <w:top w:val="none" w:sz="0" w:space="0" w:color="auto"/>
            <w:left w:val="none" w:sz="0" w:space="0" w:color="auto"/>
            <w:bottom w:val="none" w:sz="0" w:space="0" w:color="auto"/>
            <w:right w:val="none" w:sz="0" w:space="0" w:color="auto"/>
          </w:divBdr>
        </w:div>
        <w:div w:id="1749422889">
          <w:marLeft w:val="480"/>
          <w:marRight w:val="0"/>
          <w:marTop w:val="0"/>
          <w:marBottom w:val="0"/>
          <w:divBdr>
            <w:top w:val="none" w:sz="0" w:space="0" w:color="auto"/>
            <w:left w:val="none" w:sz="0" w:space="0" w:color="auto"/>
            <w:bottom w:val="none" w:sz="0" w:space="0" w:color="auto"/>
            <w:right w:val="none" w:sz="0" w:space="0" w:color="auto"/>
          </w:divBdr>
        </w:div>
        <w:div w:id="1756629896">
          <w:marLeft w:val="480"/>
          <w:marRight w:val="0"/>
          <w:marTop w:val="0"/>
          <w:marBottom w:val="0"/>
          <w:divBdr>
            <w:top w:val="none" w:sz="0" w:space="0" w:color="auto"/>
            <w:left w:val="none" w:sz="0" w:space="0" w:color="auto"/>
            <w:bottom w:val="none" w:sz="0" w:space="0" w:color="auto"/>
            <w:right w:val="none" w:sz="0" w:space="0" w:color="auto"/>
          </w:divBdr>
        </w:div>
        <w:div w:id="1781874207">
          <w:marLeft w:val="480"/>
          <w:marRight w:val="0"/>
          <w:marTop w:val="0"/>
          <w:marBottom w:val="0"/>
          <w:divBdr>
            <w:top w:val="none" w:sz="0" w:space="0" w:color="auto"/>
            <w:left w:val="none" w:sz="0" w:space="0" w:color="auto"/>
            <w:bottom w:val="none" w:sz="0" w:space="0" w:color="auto"/>
            <w:right w:val="none" w:sz="0" w:space="0" w:color="auto"/>
          </w:divBdr>
        </w:div>
        <w:div w:id="1794517785">
          <w:marLeft w:val="480"/>
          <w:marRight w:val="0"/>
          <w:marTop w:val="0"/>
          <w:marBottom w:val="0"/>
          <w:divBdr>
            <w:top w:val="none" w:sz="0" w:space="0" w:color="auto"/>
            <w:left w:val="none" w:sz="0" w:space="0" w:color="auto"/>
            <w:bottom w:val="none" w:sz="0" w:space="0" w:color="auto"/>
            <w:right w:val="none" w:sz="0" w:space="0" w:color="auto"/>
          </w:divBdr>
        </w:div>
        <w:div w:id="1917006654">
          <w:marLeft w:val="480"/>
          <w:marRight w:val="0"/>
          <w:marTop w:val="0"/>
          <w:marBottom w:val="0"/>
          <w:divBdr>
            <w:top w:val="none" w:sz="0" w:space="0" w:color="auto"/>
            <w:left w:val="none" w:sz="0" w:space="0" w:color="auto"/>
            <w:bottom w:val="none" w:sz="0" w:space="0" w:color="auto"/>
            <w:right w:val="none" w:sz="0" w:space="0" w:color="auto"/>
          </w:divBdr>
        </w:div>
        <w:div w:id="1937513040">
          <w:marLeft w:val="480"/>
          <w:marRight w:val="0"/>
          <w:marTop w:val="0"/>
          <w:marBottom w:val="0"/>
          <w:divBdr>
            <w:top w:val="none" w:sz="0" w:space="0" w:color="auto"/>
            <w:left w:val="none" w:sz="0" w:space="0" w:color="auto"/>
            <w:bottom w:val="none" w:sz="0" w:space="0" w:color="auto"/>
            <w:right w:val="none" w:sz="0" w:space="0" w:color="auto"/>
          </w:divBdr>
        </w:div>
        <w:div w:id="1962153772">
          <w:marLeft w:val="480"/>
          <w:marRight w:val="0"/>
          <w:marTop w:val="0"/>
          <w:marBottom w:val="0"/>
          <w:divBdr>
            <w:top w:val="none" w:sz="0" w:space="0" w:color="auto"/>
            <w:left w:val="none" w:sz="0" w:space="0" w:color="auto"/>
            <w:bottom w:val="none" w:sz="0" w:space="0" w:color="auto"/>
            <w:right w:val="none" w:sz="0" w:space="0" w:color="auto"/>
          </w:divBdr>
        </w:div>
        <w:div w:id="1986078366">
          <w:marLeft w:val="480"/>
          <w:marRight w:val="0"/>
          <w:marTop w:val="0"/>
          <w:marBottom w:val="0"/>
          <w:divBdr>
            <w:top w:val="none" w:sz="0" w:space="0" w:color="auto"/>
            <w:left w:val="none" w:sz="0" w:space="0" w:color="auto"/>
            <w:bottom w:val="none" w:sz="0" w:space="0" w:color="auto"/>
            <w:right w:val="none" w:sz="0" w:space="0" w:color="auto"/>
          </w:divBdr>
        </w:div>
        <w:div w:id="1998144476">
          <w:marLeft w:val="480"/>
          <w:marRight w:val="0"/>
          <w:marTop w:val="0"/>
          <w:marBottom w:val="0"/>
          <w:divBdr>
            <w:top w:val="none" w:sz="0" w:space="0" w:color="auto"/>
            <w:left w:val="none" w:sz="0" w:space="0" w:color="auto"/>
            <w:bottom w:val="none" w:sz="0" w:space="0" w:color="auto"/>
            <w:right w:val="none" w:sz="0" w:space="0" w:color="auto"/>
          </w:divBdr>
        </w:div>
        <w:div w:id="2042170299">
          <w:marLeft w:val="480"/>
          <w:marRight w:val="0"/>
          <w:marTop w:val="0"/>
          <w:marBottom w:val="0"/>
          <w:divBdr>
            <w:top w:val="none" w:sz="0" w:space="0" w:color="auto"/>
            <w:left w:val="none" w:sz="0" w:space="0" w:color="auto"/>
            <w:bottom w:val="none" w:sz="0" w:space="0" w:color="auto"/>
            <w:right w:val="none" w:sz="0" w:space="0" w:color="auto"/>
          </w:divBdr>
        </w:div>
        <w:div w:id="2131891946">
          <w:marLeft w:val="480"/>
          <w:marRight w:val="0"/>
          <w:marTop w:val="0"/>
          <w:marBottom w:val="0"/>
          <w:divBdr>
            <w:top w:val="none" w:sz="0" w:space="0" w:color="auto"/>
            <w:left w:val="none" w:sz="0" w:space="0" w:color="auto"/>
            <w:bottom w:val="none" w:sz="0" w:space="0" w:color="auto"/>
            <w:right w:val="none" w:sz="0" w:space="0" w:color="auto"/>
          </w:divBdr>
        </w:div>
      </w:divsChild>
    </w:div>
    <w:div w:id="1434469803">
      <w:bodyDiv w:val="1"/>
      <w:marLeft w:val="0"/>
      <w:marRight w:val="0"/>
      <w:marTop w:val="0"/>
      <w:marBottom w:val="0"/>
      <w:divBdr>
        <w:top w:val="none" w:sz="0" w:space="0" w:color="auto"/>
        <w:left w:val="none" w:sz="0" w:space="0" w:color="auto"/>
        <w:bottom w:val="none" w:sz="0" w:space="0" w:color="auto"/>
        <w:right w:val="none" w:sz="0" w:space="0" w:color="auto"/>
      </w:divBdr>
      <w:divsChild>
        <w:div w:id="33626356">
          <w:marLeft w:val="480"/>
          <w:marRight w:val="0"/>
          <w:marTop w:val="0"/>
          <w:marBottom w:val="0"/>
          <w:divBdr>
            <w:top w:val="none" w:sz="0" w:space="0" w:color="auto"/>
            <w:left w:val="none" w:sz="0" w:space="0" w:color="auto"/>
            <w:bottom w:val="none" w:sz="0" w:space="0" w:color="auto"/>
            <w:right w:val="none" w:sz="0" w:space="0" w:color="auto"/>
          </w:divBdr>
        </w:div>
        <w:div w:id="47992932">
          <w:marLeft w:val="480"/>
          <w:marRight w:val="0"/>
          <w:marTop w:val="0"/>
          <w:marBottom w:val="0"/>
          <w:divBdr>
            <w:top w:val="none" w:sz="0" w:space="0" w:color="auto"/>
            <w:left w:val="none" w:sz="0" w:space="0" w:color="auto"/>
            <w:bottom w:val="none" w:sz="0" w:space="0" w:color="auto"/>
            <w:right w:val="none" w:sz="0" w:space="0" w:color="auto"/>
          </w:divBdr>
        </w:div>
        <w:div w:id="59646126">
          <w:marLeft w:val="480"/>
          <w:marRight w:val="0"/>
          <w:marTop w:val="0"/>
          <w:marBottom w:val="0"/>
          <w:divBdr>
            <w:top w:val="none" w:sz="0" w:space="0" w:color="auto"/>
            <w:left w:val="none" w:sz="0" w:space="0" w:color="auto"/>
            <w:bottom w:val="none" w:sz="0" w:space="0" w:color="auto"/>
            <w:right w:val="none" w:sz="0" w:space="0" w:color="auto"/>
          </w:divBdr>
        </w:div>
        <w:div w:id="71199154">
          <w:marLeft w:val="480"/>
          <w:marRight w:val="0"/>
          <w:marTop w:val="0"/>
          <w:marBottom w:val="0"/>
          <w:divBdr>
            <w:top w:val="none" w:sz="0" w:space="0" w:color="auto"/>
            <w:left w:val="none" w:sz="0" w:space="0" w:color="auto"/>
            <w:bottom w:val="none" w:sz="0" w:space="0" w:color="auto"/>
            <w:right w:val="none" w:sz="0" w:space="0" w:color="auto"/>
          </w:divBdr>
        </w:div>
        <w:div w:id="94332401">
          <w:marLeft w:val="480"/>
          <w:marRight w:val="0"/>
          <w:marTop w:val="0"/>
          <w:marBottom w:val="0"/>
          <w:divBdr>
            <w:top w:val="none" w:sz="0" w:space="0" w:color="auto"/>
            <w:left w:val="none" w:sz="0" w:space="0" w:color="auto"/>
            <w:bottom w:val="none" w:sz="0" w:space="0" w:color="auto"/>
            <w:right w:val="none" w:sz="0" w:space="0" w:color="auto"/>
          </w:divBdr>
        </w:div>
        <w:div w:id="117573420">
          <w:marLeft w:val="480"/>
          <w:marRight w:val="0"/>
          <w:marTop w:val="0"/>
          <w:marBottom w:val="0"/>
          <w:divBdr>
            <w:top w:val="none" w:sz="0" w:space="0" w:color="auto"/>
            <w:left w:val="none" w:sz="0" w:space="0" w:color="auto"/>
            <w:bottom w:val="none" w:sz="0" w:space="0" w:color="auto"/>
            <w:right w:val="none" w:sz="0" w:space="0" w:color="auto"/>
          </w:divBdr>
        </w:div>
        <w:div w:id="151681418">
          <w:marLeft w:val="480"/>
          <w:marRight w:val="0"/>
          <w:marTop w:val="0"/>
          <w:marBottom w:val="0"/>
          <w:divBdr>
            <w:top w:val="none" w:sz="0" w:space="0" w:color="auto"/>
            <w:left w:val="none" w:sz="0" w:space="0" w:color="auto"/>
            <w:bottom w:val="none" w:sz="0" w:space="0" w:color="auto"/>
            <w:right w:val="none" w:sz="0" w:space="0" w:color="auto"/>
          </w:divBdr>
        </w:div>
        <w:div w:id="159275858">
          <w:marLeft w:val="480"/>
          <w:marRight w:val="0"/>
          <w:marTop w:val="0"/>
          <w:marBottom w:val="0"/>
          <w:divBdr>
            <w:top w:val="none" w:sz="0" w:space="0" w:color="auto"/>
            <w:left w:val="none" w:sz="0" w:space="0" w:color="auto"/>
            <w:bottom w:val="none" w:sz="0" w:space="0" w:color="auto"/>
            <w:right w:val="none" w:sz="0" w:space="0" w:color="auto"/>
          </w:divBdr>
        </w:div>
        <w:div w:id="195319178">
          <w:marLeft w:val="480"/>
          <w:marRight w:val="0"/>
          <w:marTop w:val="0"/>
          <w:marBottom w:val="0"/>
          <w:divBdr>
            <w:top w:val="none" w:sz="0" w:space="0" w:color="auto"/>
            <w:left w:val="none" w:sz="0" w:space="0" w:color="auto"/>
            <w:bottom w:val="none" w:sz="0" w:space="0" w:color="auto"/>
            <w:right w:val="none" w:sz="0" w:space="0" w:color="auto"/>
          </w:divBdr>
        </w:div>
        <w:div w:id="243269980">
          <w:marLeft w:val="480"/>
          <w:marRight w:val="0"/>
          <w:marTop w:val="0"/>
          <w:marBottom w:val="0"/>
          <w:divBdr>
            <w:top w:val="none" w:sz="0" w:space="0" w:color="auto"/>
            <w:left w:val="none" w:sz="0" w:space="0" w:color="auto"/>
            <w:bottom w:val="none" w:sz="0" w:space="0" w:color="auto"/>
            <w:right w:val="none" w:sz="0" w:space="0" w:color="auto"/>
          </w:divBdr>
        </w:div>
        <w:div w:id="275480013">
          <w:marLeft w:val="480"/>
          <w:marRight w:val="0"/>
          <w:marTop w:val="0"/>
          <w:marBottom w:val="0"/>
          <w:divBdr>
            <w:top w:val="none" w:sz="0" w:space="0" w:color="auto"/>
            <w:left w:val="none" w:sz="0" w:space="0" w:color="auto"/>
            <w:bottom w:val="none" w:sz="0" w:space="0" w:color="auto"/>
            <w:right w:val="none" w:sz="0" w:space="0" w:color="auto"/>
          </w:divBdr>
        </w:div>
        <w:div w:id="292056810">
          <w:marLeft w:val="480"/>
          <w:marRight w:val="0"/>
          <w:marTop w:val="0"/>
          <w:marBottom w:val="0"/>
          <w:divBdr>
            <w:top w:val="none" w:sz="0" w:space="0" w:color="auto"/>
            <w:left w:val="none" w:sz="0" w:space="0" w:color="auto"/>
            <w:bottom w:val="none" w:sz="0" w:space="0" w:color="auto"/>
            <w:right w:val="none" w:sz="0" w:space="0" w:color="auto"/>
          </w:divBdr>
        </w:div>
        <w:div w:id="313949168">
          <w:marLeft w:val="480"/>
          <w:marRight w:val="0"/>
          <w:marTop w:val="0"/>
          <w:marBottom w:val="0"/>
          <w:divBdr>
            <w:top w:val="none" w:sz="0" w:space="0" w:color="auto"/>
            <w:left w:val="none" w:sz="0" w:space="0" w:color="auto"/>
            <w:bottom w:val="none" w:sz="0" w:space="0" w:color="auto"/>
            <w:right w:val="none" w:sz="0" w:space="0" w:color="auto"/>
          </w:divBdr>
        </w:div>
        <w:div w:id="327637789">
          <w:marLeft w:val="480"/>
          <w:marRight w:val="0"/>
          <w:marTop w:val="0"/>
          <w:marBottom w:val="0"/>
          <w:divBdr>
            <w:top w:val="none" w:sz="0" w:space="0" w:color="auto"/>
            <w:left w:val="none" w:sz="0" w:space="0" w:color="auto"/>
            <w:bottom w:val="none" w:sz="0" w:space="0" w:color="auto"/>
            <w:right w:val="none" w:sz="0" w:space="0" w:color="auto"/>
          </w:divBdr>
        </w:div>
        <w:div w:id="432671230">
          <w:marLeft w:val="480"/>
          <w:marRight w:val="0"/>
          <w:marTop w:val="0"/>
          <w:marBottom w:val="0"/>
          <w:divBdr>
            <w:top w:val="none" w:sz="0" w:space="0" w:color="auto"/>
            <w:left w:val="none" w:sz="0" w:space="0" w:color="auto"/>
            <w:bottom w:val="none" w:sz="0" w:space="0" w:color="auto"/>
            <w:right w:val="none" w:sz="0" w:space="0" w:color="auto"/>
          </w:divBdr>
        </w:div>
        <w:div w:id="453594199">
          <w:marLeft w:val="480"/>
          <w:marRight w:val="0"/>
          <w:marTop w:val="0"/>
          <w:marBottom w:val="0"/>
          <w:divBdr>
            <w:top w:val="none" w:sz="0" w:space="0" w:color="auto"/>
            <w:left w:val="none" w:sz="0" w:space="0" w:color="auto"/>
            <w:bottom w:val="none" w:sz="0" w:space="0" w:color="auto"/>
            <w:right w:val="none" w:sz="0" w:space="0" w:color="auto"/>
          </w:divBdr>
        </w:div>
        <w:div w:id="480535403">
          <w:marLeft w:val="480"/>
          <w:marRight w:val="0"/>
          <w:marTop w:val="0"/>
          <w:marBottom w:val="0"/>
          <w:divBdr>
            <w:top w:val="none" w:sz="0" w:space="0" w:color="auto"/>
            <w:left w:val="none" w:sz="0" w:space="0" w:color="auto"/>
            <w:bottom w:val="none" w:sz="0" w:space="0" w:color="auto"/>
            <w:right w:val="none" w:sz="0" w:space="0" w:color="auto"/>
          </w:divBdr>
        </w:div>
        <w:div w:id="485703707">
          <w:marLeft w:val="480"/>
          <w:marRight w:val="0"/>
          <w:marTop w:val="0"/>
          <w:marBottom w:val="0"/>
          <w:divBdr>
            <w:top w:val="none" w:sz="0" w:space="0" w:color="auto"/>
            <w:left w:val="none" w:sz="0" w:space="0" w:color="auto"/>
            <w:bottom w:val="none" w:sz="0" w:space="0" w:color="auto"/>
            <w:right w:val="none" w:sz="0" w:space="0" w:color="auto"/>
          </w:divBdr>
        </w:div>
        <w:div w:id="521164262">
          <w:marLeft w:val="480"/>
          <w:marRight w:val="0"/>
          <w:marTop w:val="0"/>
          <w:marBottom w:val="0"/>
          <w:divBdr>
            <w:top w:val="none" w:sz="0" w:space="0" w:color="auto"/>
            <w:left w:val="none" w:sz="0" w:space="0" w:color="auto"/>
            <w:bottom w:val="none" w:sz="0" w:space="0" w:color="auto"/>
            <w:right w:val="none" w:sz="0" w:space="0" w:color="auto"/>
          </w:divBdr>
        </w:div>
        <w:div w:id="546256019">
          <w:marLeft w:val="480"/>
          <w:marRight w:val="0"/>
          <w:marTop w:val="0"/>
          <w:marBottom w:val="0"/>
          <w:divBdr>
            <w:top w:val="none" w:sz="0" w:space="0" w:color="auto"/>
            <w:left w:val="none" w:sz="0" w:space="0" w:color="auto"/>
            <w:bottom w:val="none" w:sz="0" w:space="0" w:color="auto"/>
            <w:right w:val="none" w:sz="0" w:space="0" w:color="auto"/>
          </w:divBdr>
        </w:div>
        <w:div w:id="619651759">
          <w:marLeft w:val="480"/>
          <w:marRight w:val="0"/>
          <w:marTop w:val="0"/>
          <w:marBottom w:val="0"/>
          <w:divBdr>
            <w:top w:val="none" w:sz="0" w:space="0" w:color="auto"/>
            <w:left w:val="none" w:sz="0" w:space="0" w:color="auto"/>
            <w:bottom w:val="none" w:sz="0" w:space="0" w:color="auto"/>
            <w:right w:val="none" w:sz="0" w:space="0" w:color="auto"/>
          </w:divBdr>
        </w:div>
        <w:div w:id="622881885">
          <w:marLeft w:val="480"/>
          <w:marRight w:val="0"/>
          <w:marTop w:val="0"/>
          <w:marBottom w:val="0"/>
          <w:divBdr>
            <w:top w:val="none" w:sz="0" w:space="0" w:color="auto"/>
            <w:left w:val="none" w:sz="0" w:space="0" w:color="auto"/>
            <w:bottom w:val="none" w:sz="0" w:space="0" w:color="auto"/>
            <w:right w:val="none" w:sz="0" w:space="0" w:color="auto"/>
          </w:divBdr>
        </w:div>
        <w:div w:id="670910813">
          <w:marLeft w:val="480"/>
          <w:marRight w:val="0"/>
          <w:marTop w:val="0"/>
          <w:marBottom w:val="0"/>
          <w:divBdr>
            <w:top w:val="none" w:sz="0" w:space="0" w:color="auto"/>
            <w:left w:val="none" w:sz="0" w:space="0" w:color="auto"/>
            <w:bottom w:val="none" w:sz="0" w:space="0" w:color="auto"/>
            <w:right w:val="none" w:sz="0" w:space="0" w:color="auto"/>
          </w:divBdr>
        </w:div>
        <w:div w:id="700087507">
          <w:marLeft w:val="480"/>
          <w:marRight w:val="0"/>
          <w:marTop w:val="0"/>
          <w:marBottom w:val="0"/>
          <w:divBdr>
            <w:top w:val="none" w:sz="0" w:space="0" w:color="auto"/>
            <w:left w:val="none" w:sz="0" w:space="0" w:color="auto"/>
            <w:bottom w:val="none" w:sz="0" w:space="0" w:color="auto"/>
            <w:right w:val="none" w:sz="0" w:space="0" w:color="auto"/>
          </w:divBdr>
        </w:div>
        <w:div w:id="740174373">
          <w:marLeft w:val="480"/>
          <w:marRight w:val="0"/>
          <w:marTop w:val="0"/>
          <w:marBottom w:val="0"/>
          <w:divBdr>
            <w:top w:val="none" w:sz="0" w:space="0" w:color="auto"/>
            <w:left w:val="none" w:sz="0" w:space="0" w:color="auto"/>
            <w:bottom w:val="none" w:sz="0" w:space="0" w:color="auto"/>
            <w:right w:val="none" w:sz="0" w:space="0" w:color="auto"/>
          </w:divBdr>
        </w:div>
        <w:div w:id="752975206">
          <w:marLeft w:val="480"/>
          <w:marRight w:val="0"/>
          <w:marTop w:val="0"/>
          <w:marBottom w:val="0"/>
          <w:divBdr>
            <w:top w:val="none" w:sz="0" w:space="0" w:color="auto"/>
            <w:left w:val="none" w:sz="0" w:space="0" w:color="auto"/>
            <w:bottom w:val="none" w:sz="0" w:space="0" w:color="auto"/>
            <w:right w:val="none" w:sz="0" w:space="0" w:color="auto"/>
          </w:divBdr>
        </w:div>
        <w:div w:id="771439441">
          <w:marLeft w:val="480"/>
          <w:marRight w:val="0"/>
          <w:marTop w:val="0"/>
          <w:marBottom w:val="0"/>
          <w:divBdr>
            <w:top w:val="none" w:sz="0" w:space="0" w:color="auto"/>
            <w:left w:val="none" w:sz="0" w:space="0" w:color="auto"/>
            <w:bottom w:val="none" w:sz="0" w:space="0" w:color="auto"/>
            <w:right w:val="none" w:sz="0" w:space="0" w:color="auto"/>
          </w:divBdr>
        </w:div>
        <w:div w:id="830683928">
          <w:marLeft w:val="480"/>
          <w:marRight w:val="0"/>
          <w:marTop w:val="0"/>
          <w:marBottom w:val="0"/>
          <w:divBdr>
            <w:top w:val="none" w:sz="0" w:space="0" w:color="auto"/>
            <w:left w:val="none" w:sz="0" w:space="0" w:color="auto"/>
            <w:bottom w:val="none" w:sz="0" w:space="0" w:color="auto"/>
            <w:right w:val="none" w:sz="0" w:space="0" w:color="auto"/>
          </w:divBdr>
        </w:div>
        <w:div w:id="912735114">
          <w:marLeft w:val="480"/>
          <w:marRight w:val="0"/>
          <w:marTop w:val="0"/>
          <w:marBottom w:val="0"/>
          <w:divBdr>
            <w:top w:val="none" w:sz="0" w:space="0" w:color="auto"/>
            <w:left w:val="none" w:sz="0" w:space="0" w:color="auto"/>
            <w:bottom w:val="none" w:sz="0" w:space="0" w:color="auto"/>
            <w:right w:val="none" w:sz="0" w:space="0" w:color="auto"/>
          </w:divBdr>
        </w:div>
        <w:div w:id="933706352">
          <w:marLeft w:val="480"/>
          <w:marRight w:val="0"/>
          <w:marTop w:val="0"/>
          <w:marBottom w:val="0"/>
          <w:divBdr>
            <w:top w:val="none" w:sz="0" w:space="0" w:color="auto"/>
            <w:left w:val="none" w:sz="0" w:space="0" w:color="auto"/>
            <w:bottom w:val="none" w:sz="0" w:space="0" w:color="auto"/>
            <w:right w:val="none" w:sz="0" w:space="0" w:color="auto"/>
          </w:divBdr>
        </w:div>
        <w:div w:id="934551989">
          <w:marLeft w:val="480"/>
          <w:marRight w:val="0"/>
          <w:marTop w:val="0"/>
          <w:marBottom w:val="0"/>
          <w:divBdr>
            <w:top w:val="none" w:sz="0" w:space="0" w:color="auto"/>
            <w:left w:val="none" w:sz="0" w:space="0" w:color="auto"/>
            <w:bottom w:val="none" w:sz="0" w:space="0" w:color="auto"/>
            <w:right w:val="none" w:sz="0" w:space="0" w:color="auto"/>
          </w:divBdr>
        </w:div>
        <w:div w:id="1000694378">
          <w:marLeft w:val="480"/>
          <w:marRight w:val="0"/>
          <w:marTop w:val="0"/>
          <w:marBottom w:val="0"/>
          <w:divBdr>
            <w:top w:val="none" w:sz="0" w:space="0" w:color="auto"/>
            <w:left w:val="none" w:sz="0" w:space="0" w:color="auto"/>
            <w:bottom w:val="none" w:sz="0" w:space="0" w:color="auto"/>
            <w:right w:val="none" w:sz="0" w:space="0" w:color="auto"/>
          </w:divBdr>
        </w:div>
        <w:div w:id="1069155581">
          <w:marLeft w:val="480"/>
          <w:marRight w:val="0"/>
          <w:marTop w:val="0"/>
          <w:marBottom w:val="0"/>
          <w:divBdr>
            <w:top w:val="none" w:sz="0" w:space="0" w:color="auto"/>
            <w:left w:val="none" w:sz="0" w:space="0" w:color="auto"/>
            <w:bottom w:val="none" w:sz="0" w:space="0" w:color="auto"/>
            <w:right w:val="none" w:sz="0" w:space="0" w:color="auto"/>
          </w:divBdr>
        </w:div>
        <w:div w:id="1071730491">
          <w:marLeft w:val="480"/>
          <w:marRight w:val="0"/>
          <w:marTop w:val="0"/>
          <w:marBottom w:val="0"/>
          <w:divBdr>
            <w:top w:val="none" w:sz="0" w:space="0" w:color="auto"/>
            <w:left w:val="none" w:sz="0" w:space="0" w:color="auto"/>
            <w:bottom w:val="none" w:sz="0" w:space="0" w:color="auto"/>
            <w:right w:val="none" w:sz="0" w:space="0" w:color="auto"/>
          </w:divBdr>
        </w:div>
        <w:div w:id="1099987259">
          <w:marLeft w:val="480"/>
          <w:marRight w:val="0"/>
          <w:marTop w:val="0"/>
          <w:marBottom w:val="0"/>
          <w:divBdr>
            <w:top w:val="none" w:sz="0" w:space="0" w:color="auto"/>
            <w:left w:val="none" w:sz="0" w:space="0" w:color="auto"/>
            <w:bottom w:val="none" w:sz="0" w:space="0" w:color="auto"/>
            <w:right w:val="none" w:sz="0" w:space="0" w:color="auto"/>
          </w:divBdr>
        </w:div>
        <w:div w:id="1105419237">
          <w:marLeft w:val="480"/>
          <w:marRight w:val="0"/>
          <w:marTop w:val="0"/>
          <w:marBottom w:val="0"/>
          <w:divBdr>
            <w:top w:val="none" w:sz="0" w:space="0" w:color="auto"/>
            <w:left w:val="none" w:sz="0" w:space="0" w:color="auto"/>
            <w:bottom w:val="none" w:sz="0" w:space="0" w:color="auto"/>
            <w:right w:val="none" w:sz="0" w:space="0" w:color="auto"/>
          </w:divBdr>
        </w:div>
        <w:div w:id="1135568224">
          <w:marLeft w:val="480"/>
          <w:marRight w:val="0"/>
          <w:marTop w:val="0"/>
          <w:marBottom w:val="0"/>
          <w:divBdr>
            <w:top w:val="none" w:sz="0" w:space="0" w:color="auto"/>
            <w:left w:val="none" w:sz="0" w:space="0" w:color="auto"/>
            <w:bottom w:val="none" w:sz="0" w:space="0" w:color="auto"/>
            <w:right w:val="none" w:sz="0" w:space="0" w:color="auto"/>
          </w:divBdr>
        </w:div>
        <w:div w:id="1153251771">
          <w:marLeft w:val="480"/>
          <w:marRight w:val="0"/>
          <w:marTop w:val="0"/>
          <w:marBottom w:val="0"/>
          <w:divBdr>
            <w:top w:val="none" w:sz="0" w:space="0" w:color="auto"/>
            <w:left w:val="none" w:sz="0" w:space="0" w:color="auto"/>
            <w:bottom w:val="none" w:sz="0" w:space="0" w:color="auto"/>
            <w:right w:val="none" w:sz="0" w:space="0" w:color="auto"/>
          </w:divBdr>
        </w:div>
        <w:div w:id="1167748360">
          <w:marLeft w:val="480"/>
          <w:marRight w:val="0"/>
          <w:marTop w:val="0"/>
          <w:marBottom w:val="0"/>
          <w:divBdr>
            <w:top w:val="none" w:sz="0" w:space="0" w:color="auto"/>
            <w:left w:val="none" w:sz="0" w:space="0" w:color="auto"/>
            <w:bottom w:val="none" w:sz="0" w:space="0" w:color="auto"/>
            <w:right w:val="none" w:sz="0" w:space="0" w:color="auto"/>
          </w:divBdr>
        </w:div>
        <w:div w:id="1195117125">
          <w:marLeft w:val="480"/>
          <w:marRight w:val="0"/>
          <w:marTop w:val="0"/>
          <w:marBottom w:val="0"/>
          <w:divBdr>
            <w:top w:val="none" w:sz="0" w:space="0" w:color="auto"/>
            <w:left w:val="none" w:sz="0" w:space="0" w:color="auto"/>
            <w:bottom w:val="none" w:sz="0" w:space="0" w:color="auto"/>
            <w:right w:val="none" w:sz="0" w:space="0" w:color="auto"/>
          </w:divBdr>
        </w:div>
        <w:div w:id="1199125122">
          <w:marLeft w:val="480"/>
          <w:marRight w:val="0"/>
          <w:marTop w:val="0"/>
          <w:marBottom w:val="0"/>
          <w:divBdr>
            <w:top w:val="none" w:sz="0" w:space="0" w:color="auto"/>
            <w:left w:val="none" w:sz="0" w:space="0" w:color="auto"/>
            <w:bottom w:val="none" w:sz="0" w:space="0" w:color="auto"/>
            <w:right w:val="none" w:sz="0" w:space="0" w:color="auto"/>
          </w:divBdr>
        </w:div>
        <w:div w:id="1231383144">
          <w:marLeft w:val="480"/>
          <w:marRight w:val="0"/>
          <w:marTop w:val="0"/>
          <w:marBottom w:val="0"/>
          <w:divBdr>
            <w:top w:val="none" w:sz="0" w:space="0" w:color="auto"/>
            <w:left w:val="none" w:sz="0" w:space="0" w:color="auto"/>
            <w:bottom w:val="none" w:sz="0" w:space="0" w:color="auto"/>
            <w:right w:val="none" w:sz="0" w:space="0" w:color="auto"/>
          </w:divBdr>
        </w:div>
        <w:div w:id="1264995605">
          <w:marLeft w:val="480"/>
          <w:marRight w:val="0"/>
          <w:marTop w:val="0"/>
          <w:marBottom w:val="0"/>
          <w:divBdr>
            <w:top w:val="none" w:sz="0" w:space="0" w:color="auto"/>
            <w:left w:val="none" w:sz="0" w:space="0" w:color="auto"/>
            <w:bottom w:val="none" w:sz="0" w:space="0" w:color="auto"/>
            <w:right w:val="none" w:sz="0" w:space="0" w:color="auto"/>
          </w:divBdr>
        </w:div>
        <w:div w:id="1292125492">
          <w:marLeft w:val="480"/>
          <w:marRight w:val="0"/>
          <w:marTop w:val="0"/>
          <w:marBottom w:val="0"/>
          <w:divBdr>
            <w:top w:val="none" w:sz="0" w:space="0" w:color="auto"/>
            <w:left w:val="none" w:sz="0" w:space="0" w:color="auto"/>
            <w:bottom w:val="none" w:sz="0" w:space="0" w:color="auto"/>
            <w:right w:val="none" w:sz="0" w:space="0" w:color="auto"/>
          </w:divBdr>
        </w:div>
        <w:div w:id="1319768575">
          <w:marLeft w:val="480"/>
          <w:marRight w:val="0"/>
          <w:marTop w:val="0"/>
          <w:marBottom w:val="0"/>
          <w:divBdr>
            <w:top w:val="none" w:sz="0" w:space="0" w:color="auto"/>
            <w:left w:val="none" w:sz="0" w:space="0" w:color="auto"/>
            <w:bottom w:val="none" w:sz="0" w:space="0" w:color="auto"/>
            <w:right w:val="none" w:sz="0" w:space="0" w:color="auto"/>
          </w:divBdr>
        </w:div>
        <w:div w:id="1403605811">
          <w:marLeft w:val="480"/>
          <w:marRight w:val="0"/>
          <w:marTop w:val="0"/>
          <w:marBottom w:val="0"/>
          <w:divBdr>
            <w:top w:val="none" w:sz="0" w:space="0" w:color="auto"/>
            <w:left w:val="none" w:sz="0" w:space="0" w:color="auto"/>
            <w:bottom w:val="none" w:sz="0" w:space="0" w:color="auto"/>
            <w:right w:val="none" w:sz="0" w:space="0" w:color="auto"/>
          </w:divBdr>
        </w:div>
        <w:div w:id="1421173423">
          <w:marLeft w:val="480"/>
          <w:marRight w:val="0"/>
          <w:marTop w:val="0"/>
          <w:marBottom w:val="0"/>
          <w:divBdr>
            <w:top w:val="none" w:sz="0" w:space="0" w:color="auto"/>
            <w:left w:val="none" w:sz="0" w:space="0" w:color="auto"/>
            <w:bottom w:val="none" w:sz="0" w:space="0" w:color="auto"/>
            <w:right w:val="none" w:sz="0" w:space="0" w:color="auto"/>
          </w:divBdr>
        </w:div>
        <w:div w:id="1426076380">
          <w:marLeft w:val="480"/>
          <w:marRight w:val="0"/>
          <w:marTop w:val="0"/>
          <w:marBottom w:val="0"/>
          <w:divBdr>
            <w:top w:val="none" w:sz="0" w:space="0" w:color="auto"/>
            <w:left w:val="none" w:sz="0" w:space="0" w:color="auto"/>
            <w:bottom w:val="none" w:sz="0" w:space="0" w:color="auto"/>
            <w:right w:val="none" w:sz="0" w:space="0" w:color="auto"/>
          </w:divBdr>
        </w:div>
        <w:div w:id="1499812366">
          <w:marLeft w:val="480"/>
          <w:marRight w:val="0"/>
          <w:marTop w:val="0"/>
          <w:marBottom w:val="0"/>
          <w:divBdr>
            <w:top w:val="none" w:sz="0" w:space="0" w:color="auto"/>
            <w:left w:val="none" w:sz="0" w:space="0" w:color="auto"/>
            <w:bottom w:val="none" w:sz="0" w:space="0" w:color="auto"/>
            <w:right w:val="none" w:sz="0" w:space="0" w:color="auto"/>
          </w:divBdr>
        </w:div>
        <w:div w:id="1522356984">
          <w:marLeft w:val="480"/>
          <w:marRight w:val="0"/>
          <w:marTop w:val="0"/>
          <w:marBottom w:val="0"/>
          <w:divBdr>
            <w:top w:val="none" w:sz="0" w:space="0" w:color="auto"/>
            <w:left w:val="none" w:sz="0" w:space="0" w:color="auto"/>
            <w:bottom w:val="none" w:sz="0" w:space="0" w:color="auto"/>
            <w:right w:val="none" w:sz="0" w:space="0" w:color="auto"/>
          </w:divBdr>
        </w:div>
        <w:div w:id="1537113287">
          <w:marLeft w:val="480"/>
          <w:marRight w:val="0"/>
          <w:marTop w:val="0"/>
          <w:marBottom w:val="0"/>
          <w:divBdr>
            <w:top w:val="none" w:sz="0" w:space="0" w:color="auto"/>
            <w:left w:val="none" w:sz="0" w:space="0" w:color="auto"/>
            <w:bottom w:val="none" w:sz="0" w:space="0" w:color="auto"/>
            <w:right w:val="none" w:sz="0" w:space="0" w:color="auto"/>
          </w:divBdr>
        </w:div>
        <w:div w:id="1553805238">
          <w:marLeft w:val="480"/>
          <w:marRight w:val="0"/>
          <w:marTop w:val="0"/>
          <w:marBottom w:val="0"/>
          <w:divBdr>
            <w:top w:val="none" w:sz="0" w:space="0" w:color="auto"/>
            <w:left w:val="none" w:sz="0" w:space="0" w:color="auto"/>
            <w:bottom w:val="none" w:sz="0" w:space="0" w:color="auto"/>
            <w:right w:val="none" w:sz="0" w:space="0" w:color="auto"/>
          </w:divBdr>
        </w:div>
        <w:div w:id="1574390463">
          <w:marLeft w:val="480"/>
          <w:marRight w:val="0"/>
          <w:marTop w:val="0"/>
          <w:marBottom w:val="0"/>
          <w:divBdr>
            <w:top w:val="none" w:sz="0" w:space="0" w:color="auto"/>
            <w:left w:val="none" w:sz="0" w:space="0" w:color="auto"/>
            <w:bottom w:val="none" w:sz="0" w:space="0" w:color="auto"/>
            <w:right w:val="none" w:sz="0" w:space="0" w:color="auto"/>
          </w:divBdr>
        </w:div>
        <w:div w:id="1615818540">
          <w:marLeft w:val="480"/>
          <w:marRight w:val="0"/>
          <w:marTop w:val="0"/>
          <w:marBottom w:val="0"/>
          <w:divBdr>
            <w:top w:val="none" w:sz="0" w:space="0" w:color="auto"/>
            <w:left w:val="none" w:sz="0" w:space="0" w:color="auto"/>
            <w:bottom w:val="none" w:sz="0" w:space="0" w:color="auto"/>
            <w:right w:val="none" w:sz="0" w:space="0" w:color="auto"/>
          </w:divBdr>
        </w:div>
        <w:div w:id="1651708477">
          <w:marLeft w:val="480"/>
          <w:marRight w:val="0"/>
          <w:marTop w:val="0"/>
          <w:marBottom w:val="0"/>
          <w:divBdr>
            <w:top w:val="none" w:sz="0" w:space="0" w:color="auto"/>
            <w:left w:val="none" w:sz="0" w:space="0" w:color="auto"/>
            <w:bottom w:val="none" w:sz="0" w:space="0" w:color="auto"/>
            <w:right w:val="none" w:sz="0" w:space="0" w:color="auto"/>
          </w:divBdr>
        </w:div>
        <w:div w:id="1670644502">
          <w:marLeft w:val="480"/>
          <w:marRight w:val="0"/>
          <w:marTop w:val="0"/>
          <w:marBottom w:val="0"/>
          <w:divBdr>
            <w:top w:val="none" w:sz="0" w:space="0" w:color="auto"/>
            <w:left w:val="none" w:sz="0" w:space="0" w:color="auto"/>
            <w:bottom w:val="none" w:sz="0" w:space="0" w:color="auto"/>
            <w:right w:val="none" w:sz="0" w:space="0" w:color="auto"/>
          </w:divBdr>
        </w:div>
        <w:div w:id="1735930024">
          <w:marLeft w:val="480"/>
          <w:marRight w:val="0"/>
          <w:marTop w:val="0"/>
          <w:marBottom w:val="0"/>
          <w:divBdr>
            <w:top w:val="none" w:sz="0" w:space="0" w:color="auto"/>
            <w:left w:val="none" w:sz="0" w:space="0" w:color="auto"/>
            <w:bottom w:val="none" w:sz="0" w:space="0" w:color="auto"/>
            <w:right w:val="none" w:sz="0" w:space="0" w:color="auto"/>
          </w:divBdr>
        </w:div>
        <w:div w:id="1737389145">
          <w:marLeft w:val="480"/>
          <w:marRight w:val="0"/>
          <w:marTop w:val="0"/>
          <w:marBottom w:val="0"/>
          <w:divBdr>
            <w:top w:val="none" w:sz="0" w:space="0" w:color="auto"/>
            <w:left w:val="none" w:sz="0" w:space="0" w:color="auto"/>
            <w:bottom w:val="none" w:sz="0" w:space="0" w:color="auto"/>
            <w:right w:val="none" w:sz="0" w:space="0" w:color="auto"/>
          </w:divBdr>
        </w:div>
        <w:div w:id="1769227625">
          <w:marLeft w:val="480"/>
          <w:marRight w:val="0"/>
          <w:marTop w:val="0"/>
          <w:marBottom w:val="0"/>
          <w:divBdr>
            <w:top w:val="none" w:sz="0" w:space="0" w:color="auto"/>
            <w:left w:val="none" w:sz="0" w:space="0" w:color="auto"/>
            <w:bottom w:val="none" w:sz="0" w:space="0" w:color="auto"/>
            <w:right w:val="none" w:sz="0" w:space="0" w:color="auto"/>
          </w:divBdr>
        </w:div>
        <w:div w:id="1769764587">
          <w:marLeft w:val="480"/>
          <w:marRight w:val="0"/>
          <w:marTop w:val="0"/>
          <w:marBottom w:val="0"/>
          <w:divBdr>
            <w:top w:val="none" w:sz="0" w:space="0" w:color="auto"/>
            <w:left w:val="none" w:sz="0" w:space="0" w:color="auto"/>
            <w:bottom w:val="none" w:sz="0" w:space="0" w:color="auto"/>
            <w:right w:val="none" w:sz="0" w:space="0" w:color="auto"/>
          </w:divBdr>
        </w:div>
        <w:div w:id="1788543349">
          <w:marLeft w:val="480"/>
          <w:marRight w:val="0"/>
          <w:marTop w:val="0"/>
          <w:marBottom w:val="0"/>
          <w:divBdr>
            <w:top w:val="none" w:sz="0" w:space="0" w:color="auto"/>
            <w:left w:val="none" w:sz="0" w:space="0" w:color="auto"/>
            <w:bottom w:val="none" w:sz="0" w:space="0" w:color="auto"/>
            <w:right w:val="none" w:sz="0" w:space="0" w:color="auto"/>
          </w:divBdr>
        </w:div>
        <w:div w:id="1832407631">
          <w:marLeft w:val="480"/>
          <w:marRight w:val="0"/>
          <w:marTop w:val="0"/>
          <w:marBottom w:val="0"/>
          <w:divBdr>
            <w:top w:val="none" w:sz="0" w:space="0" w:color="auto"/>
            <w:left w:val="none" w:sz="0" w:space="0" w:color="auto"/>
            <w:bottom w:val="none" w:sz="0" w:space="0" w:color="auto"/>
            <w:right w:val="none" w:sz="0" w:space="0" w:color="auto"/>
          </w:divBdr>
        </w:div>
        <w:div w:id="1839809445">
          <w:marLeft w:val="480"/>
          <w:marRight w:val="0"/>
          <w:marTop w:val="0"/>
          <w:marBottom w:val="0"/>
          <w:divBdr>
            <w:top w:val="none" w:sz="0" w:space="0" w:color="auto"/>
            <w:left w:val="none" w:sz="0" w:space="0" w:color="auto"/>
            <w:bottom w:val="none" w:sz="0" w:space="0" w:color="auto"/>
            <w:right w:val="none" w:sz="0" w:space="0" w:color="auto"/>
          </w:divBdr>
        </w:div>
        <w:div w:id="1840266202">
          <w:marLeft w:val="480"/>
          <w:marRight w:val="0"/>
          <w:marTop w:val="0"/>
          <w:marBottom w:val="0"/>
          <w:divBdr>
            <w:top w:val="none" w:sz="0" w:space="0" w:color="auto"/>
            <w:left w:val="none" w:sz="0" w:space="0" w:color="auto"/>
            <w:bottom w:val="none" w:sz="0" w:space="0" w:color="auto"/>
            <w:right w:val="none" w:sz="0" w:space="0" w:color="auto"/>
          </w:divBdr>
        </w:div>
        <w:div w:id="1921404383">
          <w:marLeft w:val="480"/>
          <w:marRight w:val="0"/>
          <w:marTop w:val="0"/>
          <w:marBottom w:val="0"/>
          <w:divBdr>
            <w:top w:val="none" w:sz="0" w:space="0" w:color="auto"/>
            <w:left w:val="none" w:sz="0" w:space="0" w:color="auto"/>
            <w:bottom w:val="none" w:sz="0" w:space="0" w:color="auto"/>
            <w:right w:val="none" w:sz="0" w:space="0" w:color="auto"/>
          </w:divBdr>
        </w:div>
        <w:div w:id="1989701473">
          <w:marLeft w:val="480"/>
          <w:marRight w:val="0"/>
          <w:marTop w:val="0"/>
          <w:marBottom w:val="0"/>
          <w:divBdr>
            <w:top w:val="none" w:sz="0" w:space="0" w:color="auto"/>
            <w:left w:val="none" w:sz="0" w:space="0" w:color="auto"/>
            <w:bottom w:val="none" w:sz="0" w:space="0" w:color="auto"/>
            <w:right w:val="none" w:sz="0" w:space="0" w:color="auto"/>
          </w:divBdr>
        </w:div>
        <w:div w:id="2014723019">
          <w:marLeft w:val="480"/>
          <w:marRight w:val="0"/>
          <w:marTop w:val="0"/>
          <w:marBottom w:val="0"/>
          <w:divBdr>
            <w:top w:val="none" w:sz="0" w:space="0" w:color="auto"/>
            <w:left w:val="none" w:sz="0" w:space="0" w:color="auto"/>
            <w:bottom w:val="none" w:sz="0" w:space="0" w:color="auto"/>
            <w:right w:val="none" w:sz="0" w:space="0" w:color="auto"/>
          </w:divBdr>
        </w:div>
        <w:div w:id="2046368074">
          <w:marLeft w:val="480"/>
          <w:marRight w:val="0"/>
          <w:marTop w:val="0"/>
          <w:marBottom w:val="0"/>
          <w:divBdr>
            <w:top w:val="none" w:sz="0" w:space="0" w:color="auto"/>
            <w:left w:val="none" w:sz="0" w:space="0" w:color="auto"/>
            <w:bottom w:val="none" w:sz="0" w:space="0" w:color="auto"/>
            <w:right w:val="none" w:sz="0" w:space="0" w:color="auto"/>
          </w:divBdr>
        </w:div>
        <w:div w:id="2049720688">
          <w:marLeft w:val="480"/>
          <w:marRight w:val="0"/>
          <w:marTop w:val="0"/>
          <w:marBottom w:val="0"/>
          <w:divBdr>
            <w:top w:val="none" w:sz="0" w:space="0" w:color="auto"/>
            <w:left w:val="none" w:sz="0" w:space="0" w:color="auto"/>
            <w:bottom w:val="none" w:sz="0" w:space="0" w:color="auto"/>
            <w:right w:val="none" w:sz="0" w:space="0" w:color="auto"/>
          </w:divBdr>
        </w:div>
        <w:div w:id="2091458701">
          <w:marLeft w:val="480"/>
          <w:marRight w:val="0"/>
          <w:marTop w:val="0"/>
          <w:marBottom w:val="0"/>
          <w:divBdr>
            <w:top w:val="none" w:sz="0" w:space="0" w:color="auto"/>
            <w:left w:val="none" w:sz="0" w:space="0" w:color="auto"/>
            <w:bottom w:val="none" w:sz="0" w:space="0" w:color="auto"/>
            <w:right w:val="none" w:sz="0" w:space="0" w:color="auto"/>
          </w:divBdr>
        </w:div>
      </w:divsChild>
    </w:div>
    <w:div w:id="1434980948">
      <w:bodyDiv w:val="1"/>
      <w:marLeft w:val="0"/>
      <w:marRight w:val="0"/>
      <w:marTop w:val="0"/>
      <w:marBottom w:val="0"/>
      <w:divBdr>
        <w:top w:val="none" w:sz="0" w:space="0" w:color="auto"/>
        <w:left w:val="none" w:sz="0" w:space="0" w:color="auto"/>
        <w:bottom w:val="none" w:sz="0" w:space="0" w:color="auto"/>
        <w:right w:val="none" w:sz="0" w:space="0" w:color="auto"/>
      </w:divBdr>
      <w:divsChild>
        <w:div w:id="57631138">
          <w:marLeft w:val="480"/>
          <w:marRight w:val="0"/>
          <w:marTop w:val="0"/>
          <w:marBottom w:val="0"/>
          <w:divBdr>
            <w:top w:val="none" w:sz="0" w:space="0" w:color="auto"/>
            <w:left w:val="none" w:sz="0" w:space="0" w:color="auto"/>
            <w:bottom w:val="none" w:sz="0" w:space="0" w:color="auto"/>
            <w:right w:val="none" w:sz="0" w:space="0" w:color="auto"/>
          </w:divBdr>
        </w:div>
        <w:div w:id="106435604">
          <w:marLeft w:val="480"/>
          <w:marRight w:val="0"/>
          <w:marTop w:val="0"/>
          <w:marBottom w:val="0"/>
          <w:divBdr>
            <w:top w:val="none" w:sz="0" w:space="0" w:color="auto"/>
            <w:left w:val="none" w:sz="0" w:space="0" w:color="auto"/>
            <w:bottom w:val="none" w:sz="0" w:space="0" w:color="auto"/>
            <w:right w:val="none" w:sz="0" w:space="0" w:color="auto"/>
          </w:divBdr>
        </w:div>
        <w:div w:id="144056855">
          <w:marLeft w:val="480"/>
          <w:marRight w:val="0"/>
          <w:marTop w:val="0"/>
          <w:marBottom w:val="0"/>
          <w:divBdr>
            <w:top w:val="none" w:sz="0" w:space="0" w:color="auto"/>
            <w:left w:val="none" w:sz="0" w:space="0" w:color="auto"/>
            <w:bottom w:val="none" w:sz="0" w:space="0" w:color="auto"/>
            <w:right w:val="none" w:sz="0" w:space="0" w:color="auto"/>
          </w:divBdr>
        </w:div>
        <w:div w:id="305863393">
          <w:marLeft w:val="480"/>
          <w:marRight w:val="0"/>
          <w:marTop w:val="0"/>
          <w:marBottom w:val="0"/>
          <w:divBdr>
            <w:top w:val="none" w:sz="0" w:space="0" w:color="auto"/>
            <w:left w:val="none" w:sz="0" w:space="0" w:color="auto"/>
            <w:bottom w:val="none" w:sz="0" w:space="0" w:color="auto"/>
            <w:right w:val="none" w:sz="0" w:space="0" w:color="auto"/>
          </w:divBdr>
        </w:div>
        <w:div w:id="342585571">
          <w:marLeft w:val="480"/>
          <w:marRight w:val="0"/>
          <w:marTop w:val="0"/>
          <w:marBottom w:val="0"/>
          <w:divBdr>
            <w:top w:val="none" w:sz="0" w:space="0" w:color="auto"/>
            <w:left w:val="none" w:sz="0" w:space="0" w:color="auto"/>
            <w:bottom w:val="none" w:sz="0" w:space="0" w:color="auto"/>
            <w:right w:val="none" w:sz="0" w:space="0" w:color="auto"/>
          </w:divBdr>
        </w:div>
        <w:div w:id="352848443">
          <w:marLeft w:val="480"/>
          <w:marRight w:val="0"/>
          <w:marTop w:val="0"/>
          <w:marBottom w:val="0"/>
          <w:divBdr>
            <w:top w:val="none" w:sz="0" w:space="0" w:color="auto"/>
            <w:left w:val="none" w:sz="0" w:space="0" w:color="auto"/>
            <w:bottom w:val="none" w:sz="0" w:space="0" w:color="auto"/>
            <w:right w:val="none" w:sz="0" w:space="0" w:color="auto"/>
          </w:divBdr>
        </w:div>
        <w:div w:id="365447257">
          <w:marLeft w:val="480"/>
          <w:marRight w:val="0"/>
          <w:marTop w:val="0"/>
          <w:marBottom w:val="0"/>
          <w:divBdr>
            <w:top w:val="none" w:sz="0" w:space="0" w:color="auto"/>
            <w:left w:val="none" w:sz="0" w:space="0" w:color="auto"/>
            <w:bottom w:val="none" w:sz="0" w:space="0" w:color="auto"/>
            <w:right w:val="none" w:sz="0" w:space="0" w:color="auto"/>
          </w:divBdr>
        </w:div>
        <w:div w:id="448012492">
          <w:marLeft w:val="480"/>
          <w:marRight w:val="0"/>
          <w:marTop w:val="0"/>
          <w:marBottom w:val="0"/>
          <w:divBdr>
            <w:top w:val="none" w:sz="0" w:space="0" w:color="auto"/>
            <w:left w:val="none" w:sz="0" w:space="0" w:color="auto"/>
            <w:bottom w:val="none" w:sz="0" w:space="0" w:color="auto"/>
            <w:right w:val="none" w:sz="0" w:space="0" w:color="auto"/>
          </w:divBdr>
        </w:div>
        <w:div w:id="467237939">
          <w:marLeft w:val="480"/>
          <w:marRight w:val="0"/>
          <w:marTop w:val="0"/>
          <w:marBottom w:val="0"/>
          <w:divBdr>
            <w:top w:val="none" w:sz="0" w:space="0" w:color="auto"/>
            <w:left w:val="none" w:sz="0" w:space="0" w:color="auto"/>
            <w:bottom w:val="none" w:sz="0" w:space="0" w:color="auto"/>
            <w:right w:val="none" w:sz="0" w:space="0" w:color="auto"/>
          </w:divBdr>
        </w:div>
        <w:div w:id="516358393">
          <w:marLeft w:val="480"/>
          <w:marRight w:val="0"/>
          <w:marTop w:val="0"/>
          <w:marBottom w:val="0"/>
          <w:divBdr>
            <w:top w:val="none" w:sz="0" w:space="0" w:color="auto"/>
            <w:left w:val="none" w:sz="0" w:space="0" w:color="auto"/>
            <w:bottom w:val="none" w:sz="0" w:space="0" w:color="auto"/>
            <w:right w:val="none" w:sz="0" w:space="0" w:color="auto"/>
          </w:divBdr>
        </w:div>
        <w:div w:id="547229982">
          <w:marLeft w:val="480"/>
          <w:marRight w:val="0"/>
          <w:marTop w:val="0"/>
          <w:marBottom w:val="0"/>
          <w:divBdr>
            <w:top w:val="none" w:sz="0" w:space="0" w:color="auto"/>
            <w:left w:val="none" w:sz="0" w:space="0" w:color="auto"/>
            <w:bottom w:val="none" w:sz="0" w:space="0" w:color="auto"/>
            <w:right w:val="none" w:sz="0" w:space="0" w:color="auto"/>
          </w:divBdr>
        </w:div>
        <w:div w:id="585385588">
          <w:marLeft w:val="480"/>
          <w:marRight w:val="0"/>
          <w:marTop w:val="0"/>
          <w:marBottom w:val="0"/>
          <w:divBdr>
            <w:top w:val="none" w:sz="0" w:space="0" w:color="auto"/>
            <w:left w:val="none" w:sz="0" w:space="0" w:color="auto"/>
            <w:bottom w:val="none" w:sz="0" w:space="0" w:color="auto"/>
            <w:right w:val="none" w:sz="0" w:space="0" w:color="auto"/>
          </w:divBdr>
        </w:div>
        <w:div w:id="661279329">
          <w:marLeft w:val="480"/>
          <w:marRight w:val="0"/>
          <w:marTop w:val="0"/>
          <w:marBottom w:val="0"/>
          <w:divBdr>
            <w:top w:val="none" w:sz="0" w:space="0" w:color="auto"/>
            <w:left w:val="none" w:sz="0" w:space="0" w:color="auto"/>
            <w:bottom w:val="none" w:sz="0" w:space="0" w:color="auto"/>
            <w:right w:val="none" w:sz="0" w:space="0" w:color="auto"/>
          </w:divBdr>
        </w:div>
        <w:div w:id="676688944">
          <w:marLeft w:val="480"/>
          <w:marRight w:val="0"/>
          <w:marTop w:val="0"/>
          <w:marBottom w:val="0"/>
          <w:divBdr>
            <w:top w:val="none" w:sz="0" w:space="0" w:color="auto"/>
            <w:left w:val="none" w:sz="0" w:space="0" w:color="auto"/>
            <w:bottom w:val="none" w:sz="0" w:space="0" w:color="auto"/>
            <w:right w:val="none" w:sz="0" w:space="0" w:color="auto"/>
          </w:divBdr>
        </w:div>
        <w:div w:id="712509125">
          <w:marLeft w:val="480"/>
          <w:marRight w:val="0"/>
          <w:marTop w:val="0"/>
          <w:marBottom w:val="0"/>
          <w:divBdr>
            <w:top w:val="none" w:sz="0" w:space="0" w:color="auto"/>
            <w:left w:val="none" w:sz="0" w:space="0" w:color="auto"/>
            <w:bottom w:val="none" w:sz="0" w:space="0" w:color="auto"/>
            <w:right w:val="none" w:sz="0" w:space="0" w:color="auto"/>
          </w:divBdr>
        </w:div>
        <w:div w:id="753016288">
          <w:marLeft w:val="480"/>
          <w:marRight w:val="0"/>
          <w:marTop w:val="0"/>
          <w:marBottom w:val="0"/>
          <w:divBdr>
            <w:top w:val="none" w:sz="0" w:space="0" w:color="auto"/>
            <w:left w:val="none" w:sz="0" w:space="0" w:color="auto"/>
            <w:bottom w:val="none" w:sz="0" w:space="0" w:color="auto"/>
            <w:right w:val="none" w:sz="0" w:space="0" w:color="auto"/>
          </w:divBdr>
        </w:div>
        <w:div w:id="756482565">
          <w:marLeft w:val="480"/>
          <w:marRight w:val="0"/>
          <w:marTop w:val="0"/>
          <w:marBottom w:val="0"/>
          <w:divBdr>
            <w:top w:val="none" w:sz="0" w:space="0" w:color="auto"/>
            <w:left w:val="none" w:sz="0" w:space="0" w:color="auto"/>
            <w:bottom w:val="none" w:sz="0" w:space="0" w:color="auto"/>
            <w:right w:val="none" w:sz="0" w:space="0" w:color="auto"/>
          </w:divBdr>
        </w:div>
        <w:div w:id="862746340">
          <w:marLeft w:val="480"/>
          <w:marRight w:val="0"/>
          <w:marTop w:val="0"/>
          <w:marBottom w:val="0"/>
          <w:divBdr>
            <w:top w:val="none" w:sz="0" w:space="0" w:color="auto"/>
            <w:left w:val="none" w:sz="0" w:space="0" w:color="auto"/>
            <w:bottom w:val="none" w:sz="0" w:space="0" w:color="auto"/>
            <w:right w:val="none" w:sz="0" w:space="0" w:color="auto"/>
          </w:divBdr>
        </w:div>
        <w:div w:id="891580686">
          <w:marLeft w:val="480"/>
          <w:marRight w:val="0"/>
          <w:marTop w:val="0"/>
          <w:marBottom w:val="0"/>
          <w:divBdr>
            <w:top w:val="none" w:sz="0" w:space="0" w:color="auto"/>
            <w:left w:val="none" w:sz="0" w:space="0" w:color="auto"/>
            <w:bottom w:val="none" w:sz="0" w:space="0" w:color="auto"/>
            <w:right w:val="none" w:sz="0" w:space="0" w:color="auto"/>
          </w:divBdr>
        </w:div>
        <w:div w:id="927889195">
          <w:marLeft w:val="480"/>
          <w:marRight w:val="0"/>
          <w:marTop w:val="0"/>
          <w:marBottom w:val="0"/>
          <w:divBdr>
            <w:top w:val="none" w:sz="0" w:space="0" w:color="auto"/>
            <w:left w:val="none" w:sz="0" w:space="0" w:color="auto"/>
            <w:bottom w:val="none" w:sz="0" w:space="0" w:color="auto"/>
            <w:right w:val="none" w:sz="0" w:space="0" w:color="auto"/>
          </w:divBdr>
        </w:div>
        <w:div w:id="957179964">
          <w:marLeft w:val="480"/>
          <w:marRight w:val="0"/>
          <w:marTop w:val="0"/>
          <w:marBottom w:val="0"/>
          <w:divBdr>
            <w:top w:val="none" w:sz="0" w:space="0" w:color="auto"/>
            <w:left w:val="none" w:sz="0" w:space="0" w:color="auto"/>
            <w:bottom w:val="none" w:sz="0" w:space="0" w:color="auto"/>
            <w:right w:val="none" w:sz="0" w:space="0" w:color="auto"/>
          </w:divBdr>
        </w:div>
        <w:div w:id="1006783379">
          <w:marLeft w:val="480"/>
          <w:marRight w:val="0"/>
          <w:marTop w:val="0"/>
          <w:marBottom w:val="0"/>
          <w:divBdr>
            <w:top w:val="none" w:sz="0" w:space="0" w:color="auto"/>
            <w:left w:val="none" w:sz="0" w:space="0" w:color="auto"/>
            <w:bottom w:val="none" w:sz="0" w:space="0" w:color="auto"/>
            <w:right w:val="none" w:sz="0" w:space="0" w:color="auto"/>
          </w:divBdr>
        </w:div>
        <w:div w:id="1008602058">
          <w:marLeft w:val="480"/>
          <w:marRight w:val="0"/>
          <w:marTop w:val="0"/>
          <w:marBottom w:val="0"/>
          <w:divBdr>
            <w:top w:val="none" w:sz="0" w:space="0" w:color="auto"/>
            <w:left w:val="none" w:sz="0" w:space="0" w:color="auto"/>
            <w:bottom w:val="none" w:sz="0" w:space="0" w:color="auto"/>
            <w:right w:val="none" w:sz="0" w:space="0" w:color="auto"/>
          </w:divBdr>
        </w:div>
        <w:div w:id="1058241691">
          <w:marLeft w:val="480"/>
          <w:marRight w:val="0"/>
          <w:marTop w:val="0"/>
          <w:marBottom w:val="0"/>
          <w:divBdr>
            <w:top w:val="none" w:sz="0" w:space="0" w:color="auto"/>
            <w:left w:val="none" w:sz="0" w:space="0" w:color="auto"/>
            <w:bottom w:val="none" w:sz="0" w:space="0" w:color="auto"/>
            <w:right w:val="none" w:sz="0" w:space="0" w:color="auto"/>
          </w:divBdr>
        </w:div>
        <w:div w:id="1078476791">
          <w:marLeft w:val="480"/>
          <w:marRight w:val="0"/>
          <w:marTop w:val="0"/>
          <w:marBottom w:val="0"/>
          <w:divBdr>
            <w:top w:val="none" w:sz="0" w:space="0" w:color="auto"/>
            <w:left w:val="none" w:sz="0" w:space="0" w:color="auto"/>
            <w:bottom w:val="none" w:sz="0" w:space="0" w:color="auto"/>
            <w:right w:val="none" w:sz="0" w:space="0" w:color="auto"/>
          </w:divBdr>
        </w:div>
        <w:div w:id="1146357492">
          <w:marLeft w:val="480"/>
          <w:marRight w:val="0"/>
          <w:marTop w:val="0"/>
          <w:marBottom w:val="0"/>
          <w:divBdr>
            <w:top w:val="none" w:sz="0" w:space="0" w:color="auto"/>
            <w:left w:val="none" w:sz="0" w:space="0" w:color="auto"/>
            <w:bottom w:val="none" w:sz="0" w:space="0" w:color="auto"/>
            <w:right w:val="none" w:sz="0" w:space="0" w:color="auto"/>
          </w:divBdr>
        </w:div>
        <w:div w:id="1166475734">
          <w:marLeft w:val="480"/>
          <w:marRight w:val="0"/>
          <w:marTop w:val="0"/>
          <w:marBottom w:val="0"/>
          <w:divBdr>
            <w:top w:val="none" w:sz="0" w:space="0" w:color="auto"/>
            <w:left w:val="none" w:sz="0" w:space="0" w:color="auto"/>
            <w:bottom w:val="none" w:sz="0" w:space="0" w:color="auto"/>
            <w:right w:val="none" w:sz="0" w:space="0" w:color="auto"/>
          </w:divBdr>
        </w:div>
        <w:div w:id="1186410657">
          <w:marLeft w:val="480"/>
          <w:marRight w:val="0"/>
          <w:marTop w:val="0"/>
          <w:marBottom w:val="0"/>
          <w:divBdr>
            <w:top w:val="none" w:sz="0" w:space="0" w:color="auto"/>
            <w:left w:val="none" w:sz="0" w:space="0" w:color="auto"/>
            <w:bottom w:val="none" w:sz="0" w:space="0" w:color="auto"/>
            <w:right w:val="none" w:sz="0" w:space="0" w:color="auto"/>
          </w:divBdr>
        </w:div>
        <w:div w:id="1255820859">
          <w:marLeft w:val="480"/>
          <w:marRight w:val="0"/>
          <w:marTop w:val="0"/>
          <w:marBottom w:val="0"/>
          <w:divBdr>
            <w:top w:val="none" w:sz="0" w:space="0" w:color="auto"/>
            <w:left w:val="none" w:sz="0" w:space="0" w:color="auto"/>
            <w:bottom w:val="none" w:sz="0" w:space="0" w:color="auto"/>
            <w:right w:val="none" w:sz="0" w:space="0" w:color="auto"/>
          </w:divBdr>
        </w:div>
        <w:div w:id="1284389761">
          <w:marLeft w:val="480"/>
          <w:marRight w:val="0"/>
          <w:marTop w:val="0"/>
          <w:marBottom w:val="0"/>
          <w:divBdr>
            <w:top w:val="none" w:sz="0" w:space="0" w:color="auto"/>
            <w:left w:val="none" w:sz="0" w:space="0" w:color="auto"/>
            <w:bottom w:val="none" w:sz="0" w:space="0" w:color="auto"/>
            <w:right w:val="none" w:sz="0" w:space="0" w:color="auto"/>
          </w:divBdr>
        </w:div>
        <w:div w:id="1389305247">
          <w:marLeft w:val="480"/>
          <w:marRight w:val="0"/>
          <w:marTop w:val="0"/>
          <w:marBottom w:val="0"/>
          <w:divBdr>
            <w:top w:val="none" w:sz="0" w:space="0" w:color="auto"/>
            <w:left w:val="none" w:sz="0" w:space="0" w:color="auto"/>
            <w:bottom w:val="none" w:sz="0" w:space="0" w:color="auto"/>
            <w:right w:val="none" w:sz="0" w:space="0" w:color="auto"/>
          </w:divBdr>
        </w:div>
        <w:div w:id="1421173905">
          <w:marLeft w:val="480"/>
          <w:marRight w:val="0"/>
          <w:marTop w:val="0"/>
          <w:marBottom w:val="0"/>
          <w:divBdr>
            <w:top w:val="none" w:sz="0" w:space="0" w:color="auto"/>
            <w:left w:val="none" w:sz="0" w:space="0" w:color="auto"/>
            <w:bottom w:val="none" w:sz="0" w:space="0" w:color="auto"/>
            <w:right w:val="none" w:sz="0" w:space="0" w:color="auto"/>
          </w:divBdr>
        </w:div>
        <w:div w:id="1429230752">
          <w:marLeft w:val="480"/>
          <w:marRight w:val="0"/>
          <w:marTop w:val="0"/>
          <w:marBottom w:val="0"/>
          <w:divBdr>
            <w:top w:val="none" w:sz="0" w:space="0" w:color="auto"/>
            <w:left w:val="none" w:sz="0" w:space="0" w:color="auto"/>
            <w:bottom w:val="none" w:sz="0" w:space="0" w:color="auto"/>
            <w:right w:val="none" w:sz="0" w:space="0" w:color="auto"/>
          </w:divBdr>
        </w:div>
        <w:div w:id="1466505274">
          <w:marLeft w:val="480"/>
          <w:marRight w:val="0"/>
          <w:marTop w:val="0"/>
          <w:marBottom w:val="0"/>
          <w:divBdr>
            <w:top w:val="none" w:sz="0" w:space="0" w:color="auto"/>
            <w:left w:val="none" w:sz="0" w:space="0" w:color="auto"/>
            <w:bottom w:val="none" w:sz="0" w:space="0" w:color="auto"/>
            <w:right w:val="none" w:sz="0" w:space="0" w:color="auto"/>
          </w:divBdr>
        </w:div>
        <w:div w:id="1477070696">
          <w:marLeft w:val="480"/>
          <w:marRight w:val="0"/>
          <w:marTop w:val="0"/>
          <w:marBottom w:val="0"/>
          <w:divBdr>
            <w:top w:val="none" w:sz="0" w:space="0" w:color="auto"/>
            <w:left w:val="none" w:sz="0" w:space="0" w:color="auto"/>
            <w:bottom w:val="none" w:sz="0" w:space="0" w:color="auto"/>
            <w:right w:val="none" w:sz="0" w:space="0" w:color="auto"/>
          </w:divBdr>
        </w:div>
        <w:div w:id="1529565108">
          <w:marLeft w:val="480"/>
          <w:marRight w:val="0"/>
          <w:marTop w:val="0"/>
          <w:marBottom w:val="0"/>
          <w:divBdr>
            <w:top w:val="none" w:sz="0" w:space="0" w:color="auto"/>
            <w:left w:val="none" w:sz="0" w:space="0" w:color="auto"/>
            <w:bottom w:val="none" w:sz="0" w:space="0" w:color="auto"/>
            <w:right w:val="none" w:sz="0" w:space="0" w:color="auto"/>
          </w:divBdr>
        </w:div>
        <w:div w:id="1546018968">
          <w:marLeft w:val="480"/>
          <w:marRight w:val="0"/>
          <w:marTop w:val="0"/>
          <w:marBottom w:val="0"/>
          <w:divBdr>
            <w:top w:val="none" w:sz="0" w:space="0" w:color="auto"/>
            <w:left w:val="none" w:sz="0" w:space="0" w:color="auto"/>
            <w:bottom w:val="none" w:sz="0" w:space="0" w:color="auto"/>
            <w:right w:val="none" w:sz="0" w:space="0" w:color="auto"/>
          </w:divBdr>
        </w:div>
        <w:div w:id="1551108647">
          <w:marLeft w:val="480"/>
          <w:marRight w:val="0"/>
          <w:marTop w:val="0"/>
          <w:marBottom w:val="0"/>
          <w:divBdr>
            <w:top w:val="none" w:sz="0" w:space="0" w:color="auto"/>
            <w:left w:val="none" w:sz="0" w:space="0" w:color="auto"/>
            <w:bottom w:val="none" w:sz="0" w:space="0" w:color="auto"/>
            <w:right w:val="none" w:sz="0" w:space="0" w:color="auto"/>
          </w:divBdr>
        </w:div>
        <w:div w:id="1584606120">
          <w:marLeft w:val="480"/>
          <w:marRight w:val="0"/>
          <w:marTop w:val="0"/>
          <w:marBottom w:val="0"/>
          <w:divBdr>
            <w:top w:val="none" w:sz="0" w:space="0" w:color="auto"/>
            <w:left w:val="none" w:sz="0" w:space="0" w:color="auto"/>
            <w:bottom w:val="none" w:sz="0" w:space="0" w:color="auto"/>
            <w:right w:val="none" w:sz="0" w:space="0" w:color="auto"/>
          </w:divBdr>
        </w:div>
        <w:div w:id="1599019272">
          <w:marLeft w:val="480"/>
          <w:marRight w:val="0"/>
          <w:marTop w:val="0"/>
          <w:marBottom w:val="0"/>
          <w:divBdr>
            <w:top w:val="none" w:sz="0" w:space="0" w:color="auto"/>
            <w:left w:val="none" w:sz="0" w:space="0" w:color="auto"/>
            <w:bottom w:val="none" w:sz="0" w:space="0" w:color="auto"/>
            <w:right w:val="none" w:sz="0" w:space="0" w:color="auto"/>
          </w:divBdr>
        </w:div>
        <w:div w:id="1672751685">
          <w:marLeft w:val="480"/>
          <w:marRight w:val="0"/>
          <w:marTop w:val="0"/>
          <w:marBottom w:val="0"/>
          <w:divBdr>
            <w:top w:val="none" w:sz="0" w:space="0" w:color="auto"/>
            <w:left w:val="none" w:sz="0" w:space="0" w:color="auto"/>
            <w:bottom w:val="none" w:sz="0" w:space="0" w:color="auto"/>
            <w:right w:val="none" w:sz="0" w:space="0" w:color="auto"/>
          </w:divBdr>
        </w:div>
        <w:div w:id="1696731829">
          <w:marLeft w:val="480"/>
          <w:marRight w:val="0"/>
          <w:marTop w:val="0"/>
          <w:marBottom w:val="0"/>
          <w:divBdr>
            <w:top w:val="none" w:sz="0" w:space="0" w:color="auto"/>
            <w:left w:val="none" w:sz="0" w:space="0" w:color="auto"/>
            <w:bottom w:val="none" w:sz="0" w:space="0" w:color="auto"/>
            <w:right w:val="none" w:sz="0" w:space="0" w:color="auto"/>
          </w:divBdr>
        </w:div>
        <w:div w:id="1726566862">
          <w:marLeft w:val="480"/>
          <w:marRight w:val="0"/>
          <w:marTop w:val="0"/>
          <w:marBottom w:val="0"/>
          <w:divBdr>
            <w:top w:val="none" w:sz="0" w:space="0" w:color="auto"/>
            <w:left w:val="none" w:sz="0" w:space="0" w:color="auto"/>
            <w:bottom w:val="none" w:sz="0" w:space="0" w:color="auto"/>
            <w:right w:val="none" w:sz="0" w:space="0" w:color="auto"/>
          </w:divBdr>
        </w:div>
        <w:div w:id="1774084079">
          <w:marLeft w:val="480"/>
          <w:marRight w:val="0"/>
          <w:marTop w:val="0"/>
          <w:marBottom w:val="0"/>
          <w:divBdr>
            <w:top w:val="none" w:sz="0" w:space="0" w:color="auto"/>
            <w:left w:val="none" w:sz="0" w:space="0" w:color="auto"/>
            <w:bottom w:val="none" w:sz="0" w:space="0" w:color="auto"/>
            <w:right w:val="none" w:sz="0" w:space="0" w:color="auto"/>
          </w:divBdr>
        </w:div>
        <w:div w:id="1785727384">
          <w:marLeft w:val="480"/>
          <w:marRight w:val="0"/>
          <w:marTop w:val="0"/>
          <w:marBottom w:val="0"/>
          <w:divBdr>
            <w:top w:val="none" w:sz="0" w:space="0" w:color="auto"/>
            <w:left w:val="none" w:sz="0" w:space="0" w:color="auto"/>
            <w:bottom w:val="none" w:sz="0" w:space="0" w:color="auto"/>
            <w:right w:val="none" w:sz="0" w:space="0" w:color="auto"/>
          </w:divBdr>
        </w:div>
        <w:div w:id="1828934557">
          <w:marLeft w:val="480"/>
          <w:marRight w:val="0"/>
          <w:marTop w:val="0"/>
          <w:marBottom w:val="0"/>
          <w:divBdr>
            <w:top w:val="none" w:sz="0" w:space="0" w:color="auto"/>
            <w:left w:val="none" w:sz="0" w:space="0" w:color="auto"/>
            <w:bottom w:val="none" w:sz="0" w:space="0" w:color="auto"/>
            <w:right w:val="none" w:sz="0" w:space="0" w:color="auto"/>
          </w:divBdr>
        </w:div>
        <w:div w:id="1829397622">
          <w:marLeft w:val="480"/>
          <w:marRight w:val="0"/>
          <w:marTop w:val="0"/>
          <w:marBottom w:val="0"/>
          <w:divBdr>
            <w:top w:val="none" w:sz="0" w:space="0" w:color="auto"/>
            <w:left w:val="none" w:sz="0" w:space="0" w:color="auto"/>
            <w:bottom w:val="none" w:sz="0" w:space="0" w:color="auto"/>
            <w:right w:val="none" w:sz="0" w:space="0" w:color="auto"/>
          </w:divBdr>
        </w:div>
        <w:div w:id="1833597073">
          <w:marLeft w:val="480"/>
          <w:marRight w:val="0"/>
          <w:marTop w:val="0"/>
          <w:marBottom w:val="0"/>
          <w:divBdr>
            <w:top w:val="none" w:sz="0" w:space="0" w:color="auto"/>
            <w:left w:val="none" w:sz="0" w:space="0" w:color="auto"/>
            <w:bottom w:val="none" w:sz="0" w:space="0" w:color="auto"/>
            <w:right w:val="none" w:sz="0" w:space="0" w:color="auto"/>
          </w:divBdr>
        </w:div>
        <w:div w:id="1921133523">
          <w:marLeft w:val="480"/>
          <w:marRight w:val="0"/>
          <w:marTop w:val="0"/>
          <w:marBottom w:val="0"/>
          <w:divBdr>
            <w:top w:val="none" w:sz="0" w:space="0" w:color="auto"/>
            <w:left w:val="none" w:sz="0" w:space="0" w:color="auto"/>
            <w:bottom w:val="none" w:sz="0" w:space="0" w:color="auto"/>
            <w:right w:val="none" w:sz="0" w:space="0" w:color="auto"/>
          </w:divBdr>
        </w:div>
        <w:div w:id="1979607388">
          <w:marLeft w:val="480"/>
          <w:marRight w:val="0"/>
          <w:marTop w:val="0"/>
          <w:marBottom w:val="0"/>
          <w:divBdr>
            <w:top w:val="none" w:sz="0" w:space="0" w:color="auto"/>
            <w:left w:val="none" w:sz="0" w:space="0" w:color="auto"/>
            <w:bottom w:val="none" w:sz="0" w:space="0" w:color="auto"/>
            <w:right w:val="none" w:sz="0" w:space="0" w:color="auto"/>
          </w:divBdr>
        </w:div>
        <w:div w:id="1980962713">
          <w:marLeft w:val="480"/>
          <w:marRight w:val="0"/>
          <w:marTop w:val="0"/>
          <w:marBottom w:val="0"/>
          <w:divBdr>
            <w:top w:val="none" w:sz="0" w:space="0" w:color="auto"/>
            <w:left w:val="none" w:sz="0" w:space="0" w:color="auto"/>
            <w:bottom w:val="none" w:sz="0" w:space="0" w:color="auto"/>
            <w:right w:val="none" w:sz="0" w:space="0" w:color="auto"/>
          </w:divBdr>
        </w:div>
        <w:div w:id="2000227578">
          <w:marLeft w:val="480"/>
          <w:marRight w:val="0"/>
          <w:marTop w:val="0"/>
          <w:marBottom w:val="0"/>
          <w:divBdr>
            <w:top w:val="none" w:sz="0" w:space="0" w:color="auto"/>
            <w:left w:val="none" w:sz="0" w:space="0" w:color="auto"/>
            <w:bottom w:val="none" w:sz="0" w:space="0" w:color="auto"/>
            <w:right w:val="none" w:sz="0" w:space="0" w:color="auto"/>
          </w:divBdr>
        </w:div>
        <w:div w:id="2002463446">
          <w:marLeft w:val="480"/>
          <w:marRight w:val="0"/>
          <w:marTop w:val="0"/>
          <w:marBottom w:val="0"/>
          <w:divBdr>
            <w:top w:val="none" w:sz="0" w:space="0" w:color="auto"/>
            <w:left w:val="none" w:sz="0" w:space="0" w:color="auto"/>
            <w:bottom w:val="none" w:sz="0" w:space="0" w:color="auto"/>
            <w:right w:val="none" w:sz="0" w:space="0" w:color="auto"/>
          </w:divBdr>
        </w:div>
        <w:div w:id="2016110696">
          <w:marLeft w:val="480"/>
          <w:marRight w:val="0"/>
          <w:marTop w:val="0"/>
          <w:marBottom w:val="0"/>
          <w:divBdr>
            <w:top w:val="none" w:sz="0" w:space="0" w:color="auto"/>
            <w:left w:val="none" w:sz="0" w:space="0" w:color="auto"/>
            <w:bottom w:val="none" w:sz="0" w:space="0" w:color="auto"/>
            <w:right w:val="none" w:sz="0" w:space="0" w:color="auto"/>
          </w:divBdr>
        </w:div>
        <w:div w:id="2089955623">
          <w:marLeft w:val="480"/>
          <w:marRight w:val="0"/>
          <w:marTop w:val="0"/>
          <w:marBottom w:val="0"/>
          <w:divBdr>
            <w:top w:val="none" w:sz="0" w:space="0" w:color="auto"/>
            <w:left w:val="none" w:sz="0" w:space="0" w:color="auto"/>
            <w:bottom w:val="none" w:sz="0" w:space="0" w:color="auto"/>
            <w:right w:val="none" w:sz="0" w:space="0" w:color="auto"/>
          </w:divBdr>
        </w:div>
        <w:div w:id="2090079441">
          <w:marLeft w:val="480"/>
          <w:marRight w:val="0"/>
          <w:marTop w:val="0"/>
          <w:marBottom w:val="0"/>
          <w:divBdr>
            <w:top w:val="none" w:sz="0" w:space="0" w:color="auto"/>
            <w:left w:val="none" w:sz="0" w:space="0" w:color="auto"/>
            <w:bottom w:val="none" w:sz="0" w:space="0" w:color="auto"/>
            <w:right w:val="none" w:sz="0" w:space="0" w:color="auto"/>
          </w:divBdr>
        </w:div>
        <w:div w:id="2096390354">
          <w:marLeft w:val="480"/>
          <w:marRight w:val="0"/>
          <w:marTop w:val="0"/>
          <w:marBottom w:val="0"/>
          <w:divBdr>
            <w:top w:val="none" w:sz="0" w:space="0" w:color="auto"/>
            <w:left w:val="none" w:sz="0" w:space="0" w:color="auto"/>
            <w:bottom w:val="none" w:sz="0" w:space="0" w:color="auto"/>
            <w:right w:val="none" w:sz="0" w:space="0" w:color="auto"/>
          </w:divBdr>
        </w:div>
        <w:div w:id="2121486295">
          <w:marLeft w:val="480"/>
          <w:marRight w:val="0"/>
          <w:marTop w:val="0"/>
          <w:marBottom w:val="0"/>
          <w:divBdr>
            <w:top w:val="none" w:sz="0" w:space="0" w:color="auto"/>
            <w:left w:val="none" w:sz="0" w:space="0" w:color="auto"/>
            <w:bottom w:val="none" w:sz="0" w:space="0" w:color="auto"/>
            <w:right w:val="none" w:sz="0" w:space="0" w:color="auto"/>
          </w:divBdr>
        </w:div>
      </w:divsChild>
    </w:div>
    <w:div w:id="1438794265">
      <w:bodyDiv w:val="1"/>
      <w:marLeft w:val="0"/>
      <w:marRight w:val="0"/>
      <w:marTop w:val="0"/>
      <w:marBottom w:val="0"/>
      <w:divBdr>
        <w:top w:val="none" w:sz="0" w:space="0" w:color="auto"/>
        <w:left w:val="none" w:sz="0" w:space="0" w:color="auto"/>
        <w:bottom w:val="none" w:sz="0" w:space="0" w:color="auto"/>
        <w:right w:val="none" w:sz="0" w:space="0" w:color="auto"/>
      </w:divBdr>
      <w:divsChild>
        <w:div w:id="67503479">
          <w:marLeft w:val="480"/>
          <w:marRight w:val="0"/>
          <w:marTop w:val="0"/>
          <w:marBottom w:val="0"/>
          <w:divBdr>
            <w:top w:val="none" w:sz="0" w:space="0" w:color="auto"/>
            <w:left w:val="none" w:sz="0" w:space="0" w:color="auto"/>
            <w:bottom w:val="none" w:sz="0" w:space="0" w:color="auto"/>
            <w:right w:val="none" w:sz="0" w:space="0" w:color="auto"/>
          </w:divBdr>
        </w:div>
        <w:div w:id="82336234">
          <w:marLeft w:val="480"/>
          <w:marRight w:val="0"/>
          <w:marTop w:val="0"/>
          <w:marBottom w:val="0"/>
          <w:divBdr>
            <w:top w:val="none" w:sz="0" w:space="0" w:color="auto"/>
            <w:left w:val="none" w:sz="0" w:space="0" w:color="auto"/>
            <w:bottom w:val="none" w:sz="0" w:space="0" w:color="auto"/>
            <w:right w:val="none" w:sz="0" w:space="0" w:color="auto"/>
          </w:divBdr>
        </w:div>
        <w:div w:id="87312311">
          <w:marLeft w:val="480"/>
          <w:marRight w:val="0"/>
          <w:marTop w:val="0"/>
          <w:marBottom w:val="0"/>
          <w:divBdr>
            <w:top w:val="none" w:sz="0" w:space="0" w:color="auto"/>
            <w:left w:val="none" w:sz="0" w:space="0" w:color="auto"/>
            <w:bottom w:val="none" w:sz="0" w:space="0" w:color="auto"/>
            <w:right w:val="none" w:sz="0" w:space="0" w:color="auto"/>
          </w:divBdr>
        </w:div>
        <w:div w:id="135950975">
          <w:marLeft w:val="480"/>
          <w:marRight w:val="0"/>
          <w:marTop w:val="0"/>
          <w:marBottom w:val="0"/>
          <w:divBdr>
            <w:top w:val="none" w:sz="0" w:space="0" w:color="auto"/>
            <w:left w:val="none" w:sz="0" w:space="0" w:color="auto"/>
            <w:bottom w:val="none" w:sz="0" w:space="0" w:color="auto"/>
            <w:right w:val="none" w:sz="0" w:space="0" w:color="auto"/>
          </w:divBdr>
        </w:div>
        <w:div w:id="175313050">
          <w:marLeft w:val="480"/>
          <w:marRight w:val="0"/>
          <w:marTop w:val="0"/>
          <w:marBottom w:val="0"/>
          <w:divBdr>
            <w:top w:val="none" w:sz="0" w:space="0" w:color="auto"/>
            <w:left w:val="none" w:sz="0" w:space="0" w:color="auto"/>
            <w:bottom w:val="none" w:sz="0" w:space="0" w:color="auto"/>
            <w:right w:val="none" w:sz="0" w:space="0" w:color="auto"/>
          </w:divBdr>
        </w:div>
        <w:div w:id="205070656">
          <w:marLeft w:val="480"/>
          <w:marRight w:val="0"/>
          <w:marTop w:val="0"/>
          <w:marBottom w:val="0"/>
          <w:divBdr>
            <w:top w:val="none" w:sz="0" w:space="0" w:color="auto"/>
            <w:left w:val="none" w:sz="0" w:space="0" w:color="auto"/>
            <w:bottom w:val="none" w:sz="0" w:space="0" w:color="auto"/>
            <w:right w:val="none" w:sz="0" w:space="0" w:color="auto"/>
          </w:divBdr>
        </w:div>
        <w:div w:id="239141539">
          <w:marLeft w:val="480"/>
          <w:marRight w:val="0"/>
          <w:marTop w:val="0"/>
          <w:marBottom w:val="0"/>
          <w:divBdr>
            <w:top w:val="none" w:sz="0" w:space="0" w:color="auto"/>
            <w:left w:val="none" w:sz="0" w:space="0" w:color="auto"/>
            <w:bottom w:val="none" w:sz="0" w:space="0" w:color="auto"/>
            <w:right w:val="none" w:sz="0" w:space="0" w:color="auto"/>
          </w:divBdr>
        </w:div>
        <w:div w:id="258947219">
          <w:marLeft w:val="480"/>
          <w:marRight w:val="0"/>
          <w:marTop w:val="0"/>
          <w:marBottom w:val="0"/>
          <w:divBdr>
            <w:top w:val="none" w:sz="0" w:space="0" w:color="auto"/>
            <w:left w:val="none" w:sz="0" w:space="0" w:color="auto"/>
            <w:bottom w:val="none" w:sz="0" w:space="0" w:color="auto"/>
            <w:right w:val="none" w:sz="0" w:space="0" w:color="auto"/>
          </w:divBdr>
        </w:div>
        <w:div w:id="290745133">
          <w:marLeft w:val="480"/>
          <w:marRight w:val="0"/>
          <w:marTop w:val="0"/>
          <w:marBottom w:val="0"/>
          <w:divBdr>
            <w:top w:val="none" w:sz="0" w:space="0" w:color="auto"/>
            <w:left w:val="none" w:sz="0" w:space="0" w:color="auto"/>
            <w:bottom w:val="none" w:sz="0" w:space="0" w:color="auto"/>
            <w:right w:val="none" w:sz="0" w:space="0" w:color="auto"/>
          </w:divBdr>
        </w:div>
        <w:div w:id="312222178">
          <w:marLeft w:val="480"/>
          <w:marRight w:val="0"/>
          <w:marTop w:val="0"/>
          <w:marBottom w:val="0"/>
          <w:divBdr>
            <w:top w:val="none" w:sz="0" w:space="0" w:color="auto"/>
            <w:left w:val="none" w:sz="0" w:space="0" w:color="auto"/>
            <w:bottom w:val="none" w:sz="0" w:space="0" w:color="auto"/>
            <w:right w:val="none" w:sz="0" w:space="0" w:color="auto"/>
          </w:divBdr>
        </w:div>
        <w:div w:id="425275930">
          <w:marLeft w:val="480"/>
          <w:marRight w:val="0"/>
          <w:marTop w:val="0"/>
          <w:marBottom w:val="0"/>
          <w:divBdr>
            <w:top w:val="none" w:sz="0" w:space="0" w:color="auto"/>
            <w:left w:val="none" w:sz="0" w:space="0" w:color="auto"/>
            <w:bottom w:val="none" w:sz="0" w:space="0" w:color="auto"/>
            <w:right w:val="none" w:sz="0" w:space="0" w:color="auto"/>
          </w:divBdr>
        </w:div>
        <w:div w:id="465048420">
          <w:marLeft w:val="480"/>
          <w:marRight w:val="0"/>
          <w:marTop w:val="0"/>
          <w:marBottom w:val="0"/>
          <w:divBdr>
            <w:top w:val="none" w:sz="0" w:space="0" w:color="auto"/>
            <w:left w:val="none" w:sz="0" w:space="0" w:color="auto"/>
            <w:bottom w:val="none" w:sz="0" w:space="0" w:color="auto"/>
            <w:right w:val="none" w:sz="0" w:space="0" w:color="auto"/>
          </w:divBdr>
        </w:div>
        <w:div w:id="481585225">
          <w:marLeft w:val="480"/>
          <w:marRight w:val="0"/>
          <w:marTop w:val="0"/>
          <w:marBottom w:val="0"/>
          <w:divBdr>
            <w:top w:val="none" w:sz="0" w:space="0" w:color="auto"/>
            <w:left w:val="none" w:sz="0" w:space="0" w:color="auto"/>
            <w:bottom w:val="none" w:sz="0" w:space="0" w:color="auto"/>
            <w:right w:val="none" w:sz="0" w:space="0" w:color="auto"/>
          </w:divBdr>
        </w:div>
        <w:div w:id="579028399">
          <w:marLeft w:val="480"/>
          <w:marRight w:val="0"/>
          <w:marTop w:val="0"/>
          <w:marBottom w:val="0"/>
          <w:divBdr>
            <w:top w:val="none" w:sz="0" w:space="0" w:color="auto"/>
            <w:left w:val="none" w:sz="0" w:space="0" w:color="auto"/>
            <w:bottom w:val="none" w:sz="0" w:space="0" w:color="auto"/>
            <w:right w:val="none" w:sz="0" w:space="0" w:color="auto"/>
          </w:divBdr>
        </w:div>
        <w:div w:id="725839645">
          <w:marLeft w:val="480"/>
          <w:marRight w:val="0"/>
          <w:marTop w:val="0"/>
          <w:marBottom w:val="0"/>
          <w:divBdr>
            <w:top w:val="none" w:sz="0" w:space="0" w:color="auto"/>
            <w:left w:val="none" w:sz="0" w:space="0" w:color="auto"/>
            <w:bottom w:val="none" w:sz="0" w:space="0" w:color="auto"/>
            <w:right w:val="none" w:sz="0" w:space="0" w:color="auto"/>
          </w:divBdr>
        </w:div>
        <w:div w:id="749741685">
          <w:marLeft w:val="480"/>
          <w:marRight w:val="0"/>
          <w:marTop w:val="0"/>
          <w:marBottom w:val="0"/>
          <w:divBdr>
            <w:top w:val="none" w:sz="0" w:space="0" w:color="auto"/>
            <w:left w:val="none" w:sz="0" w:space="0" w:color="auto"/>
            <w:bottom w:val="none" w:sz="0" w:space="0" w:color="auto"/>
            <w:right w:val="none" w:sz="0" w:space="0" w:color="auto"/>
          </w:divBdr>
        </w:div>
        <w:div w:id="766655377">
          <w:marLeft w:val="480"/>
          <w:marRight w:val="0"/>
          <w:marTop w:val="0"/>
          <w:marBottom w:val="0"/>
          <w:divBdr>
            <w:top w:val="none" w:sz="0" w:space="0" w:color="auto"/>
            <w:left w:val="none" w:sz="0" w:space="0" w:color="auto"/>
            <w:bottom w:val="none" w:sz="0" w:space="0" w:color="auto"/>
            <w:right w:val="none" w:sz="0" w:space="0" w:color="auto"/>
          </w:divBdr>
        </w:div>
        <w:div w:id="782505533">
          <w:marLeft w:val="480"/>
          <w:marRight w:val="0"/>
          <w:marTop w:val="0"/>
          <w:marBottom w:val="0"/>
          <w:divBdr>
            <w:top w:val="none" w:sz="0" w:space="0" w:color="auto"/>
            <w:left w:val="none" w:sz="0" w:space="0" w:color="auto"/>
            <w:bottom w:val="none" w:sz="0" w:space="0" w:color="auto"/>
            <w:right w:val="none" w:sz="0" w:space="0" w:color="auto"/>
          </w:divBdr>
        </w:div>
        <w:div w:id="782578892">
          <w:marLeft w:val="480"/>
          <w:marRight w:val="0"/>
          <w:marTop w:val="0"/>
          <w:marBottom w:val="0"/>
          <w:divBdr>
            <w:top w:val="none" w:sz="0" w:space="0" w:color="auto"/>
            <w:left w:val="none" w:sz="0" w:space="0" w:color="auto"/>
            <w:bottom w:val="none" w:sz="0" w:space="0" w:color="auto"/>
            <w:right w:val="none" w:sz="0" w:space="0" w:color="auto"/>
          </w:divBdr>
        </w:div>
        <w:div w:id="789738803">
          <w:marLeft w:val="480"/>
          <w:marRight w:val="0"/>
          <w:marTop w:val="0"/>
          <w:marBottom w:val="0"/>
          <w:divBdr>
            <w:top w:val="none" w:sz="0" w:space="0" w:color="auto"/>
            <w:left w:val="none" w:sz="0" w:space="0" w:color="auto"/>
            <w:bottom w:val="none" w:sz="0" w:space="0" w:color="auto"/>
            <w:right w:val="none" w:sz="0" w:space="0" w:color="auto"/>
          </w:divBdr>
        </w:div>
        <w:div w:id="794328328">
          <w:marLeft w:val="480"/>
          <w:marRight w:val="0"/>
          <w:marTop w:val="0"/>
          <w:marBottom w:val="0"/>
          <w:divBdr>
            <w:top w:val="none" w:sz="0" w:space="0" w:color="auto"/>
            <w:left w:val="none" w:sz="0" w:space="0" w:color="auto"/>
            <w:bottom w:val="none" w:sz="0" w:space="0" w:color="auto"/>
            <w:right w:val="none" w:sz="0" w:space="0" w:color="auto"/>
          </w:divBdr>
        </w:div>
        <w:div w:id="913708050">
          <w:marLeft w:val="480"/>
          <w:marRight w:val="0"/>
          <w:marTop w:val="0"/>
          <w:marBottom w:val="0"/>
          <w:divBdr>
            <w:top w:val="none" w:sz="0" w:space="0" w:color="auto"/>
            <w:left w:val="none" w:sz="0" w:space="0" w:color="auto"/>
            <w:bottom w:val="none" w:sz="0" w:space="0" w:color="auto"/>
            <w:right w:val="none" w:sz="0" w:space="0" w:color="auto"/>
          </w:divBdr>
        </w:div>
        <w:div w:id="948464614">
          <w:marLeft w:val="480"/>
          <w:marRight w:val="0"/>
          <w:marTop w:val="0"/>
          <w:marBottom w:val="0"/>
          <w:divBdr>
            <w:top w:val="none" w:sz="0" w:space="0" w:color="auto"/>
            <w:left w:val="none" w:sz="0" w:space="0" w:color="auto"/>
            <w:bottom w:val="none" w:sz="0" w:space="0" w:color="auto"/>
            <w:right w:val="none" w:sz="0" w:space="0" w:color="auto"/>
          </w:divBdr>
        </w:div>
        <w:div w:id="965428052">
          <w:marLeft w:val="480"/>
          <w:marRight w:val="0"/>
          <w:marTop w:val="0"/>
          <w:marBottom w:val="0"/>
          <w:divBdr>
            <w:top w:val="none" w:sz="0" w:space="0" w:color="auto"/>
            <w:left w:val="none" w:sz="0" w:space="0" w:color="auto"/>
            <w:bottom w:val="none" w:sz="0" w:space="0" w:color="auto"/>
            <w:right w:val="none" w:sz="0" w:space="0" w:color="auto"/>
          </w:divBdr>
        </w:div>
        <w:div w:id="1016735527">
          <w:marLeft w:val="480"/>
          <w:marRight w:val="0"/>
          <w:marTop w:val="0"/>
          <w:marBottom w:val="0"/>
          <w:divBdr>
            <w:top w:val="none" w:sz="0" w:space="0" w:color="auto"/>
            <w:left w:val="none" w:sz="0" w:space="0" w:color="auto"/>
            <w:bottom w:val="none" w:sz="0" w:space="0" w:color="auto"/>
            <w:right w:val="none" w:sz="0" w:space="0" w:color="auto"/>
          </w:divBdr>
        </w:div>
        <w:div w:id="1017006855">
          <w:marLeft w:val="480"/>
          <w:marRight w:val="0"/>
          <w:marTop w:val="0"/>
          <w:marBottom w:val="0"/>
          <w:divBdr>
            <w:top w:val="none" w:sz="0" w:space="0" w:color="auto"/>
            <w:left w:val="none" w:sz="0" w:space="0" w:color="auto"/>
            <w:bottom w:val="none" w:sz="0" w:space="0" w:color="auto"/>
            <w:right w:val="none" w:sz="0" w:space="0" w:color="auto"/>
          </w:divBdr>
        </w:div>
        <w:div w:id="1057243393">
          <w:marLeft w:val="480"/>
          <w:marRight w:val="0"/>
          <w:marTop w:val="0"/>
          <w:marBottom w:val="0"/>
          <w:divBdr>
            <w:top w:val="none" w:sz="0" w:space="0" w:color="auto"/>
            <w:left w:val="none" w:sz="0" w:space="0" w:color="auto"/>
            <w:bottom w:val="none" w:sz="0" w:space="0" w:color="auto"/>
            <w:right w:val="none" w:sz="0" w:space="0" w:color="auto"/>
          </w:divBdr>
        </w:div>
        <w:div w:id="1074015624">
          <w:marLeft w:val="480"/>
          <w:marRight w:val="0"/>
          <w:marTop w:val="0"/>
          <w:marBottom w:val="0"/>
          <w:divBdr>
            <w:top w:val="none" w:sz="0" w:space="0" w:color="auto"/>
            <w:left w:val="none" w:sz="0" w:space="0" w:color="auto"/>
            <w:bottom w:val="none" w:sz="0" w:space="0" w:color="auto"/>
            <w:right w:val="none" w:sz="0" w:space="0" w:color="auto"/>
          </w:divBdr>
        </w:div>
        <w:div w:id="1119690423">
          <w:marLeft w:val="480"/>
          <w:marRight w:val="0"/>
          <w:marTop w:val="0"/>
          <w:marBottom w:val="0"/>
          <w:divBdr>
            <w:top w:val="none" w:sz="0" w:space="0" w:color="auto"/>
            <w:left w:val="none" w:sz="0" w:space="0" w:color="auto"/>
            <w:bottom w:val="none" w:sz="0" w:space="0" w:color="auto"/>
            <w:right w:val="none" w:sz="0" w:space="0" w:color="auto"/>
          </w:divBdr>
        </w:div>
        <w:div w:id="1207983794">
          <w:marLeft w:val="480"/>
          <w:marRight w:val="0"/>
          <w:marTop w:val="0"/>
          <w:marBottom w:val="0"/>
          <w:divBdr>
            <w:top w:val="none" w:sz="0" w:space="0" w:color="auto"/>
            <w:left w:val="none" w:sz="0" w:space="0" w:color="auto"/>
            <w:bottom w:val="none" w:sz="0" w:space="0" w:color="auto"/>
            <w:right w:val="none" w:sz="0" w:space="0" w:color="auto"/>
          </w:divBdr>
        </w:div>
        <w:div w:id="1270234533">
          <w:marLeft w:val="480"/>
          <w:marRight w:val="0"/>
          <w:marTop w:val="0"/>
          <w:marBottom w:val="0"/>
          <w:divBdr>
            <w:top w:val="none" w:sz="0" w:space="0" w:color="auto"/>
            <w:left w:val="none" w:sz="0" w:space="0" w:color="auto"/>
            <w:bottom w:val="none" w:sz="0" w:space="0" w:color="auto"/>
            <w:right w:val="none" w:sz="0" w:space="0" w:color="auto"/>
          </w:divBdr>
        </w:div>
        <w:div w:id="1270967369">
          <w:marLeft w:val="480"/>
          <w:marRight w:val="0"/>
          <w:marTop w:val="0"/>
          <w:marBottom w:val="0"/>
          <w:divBdr>
            <w:top w:val="none" w:sz="0" w:space="0" w:color="auto"/>
            <w:left w:val="none" w:sz="0" w:space="0" w:color="auto"/>
            <w:bottom w:val="none" w:sz="0" w:space="0" w:color="auto"/>
            <w:right w:val="none" w:sz="0" w:space="0" w:color="auto"/>
          </w:divBdr>
        </w:div>
        <w:div w:id="1274361401">
          <w:marLeft w:val="480"/>
          <w:marRight w:val="0"/>
          <w:marTop w:val="0"/>
          <w:marBottom w:val="0"/>
          <w:divBdr>
            <w:top w:val="none" w:sz="0" w:space="0" w:color="auto"/>
            <w:left w:val="none" w:sz="0" w:space="0" w:color="auto"/>
            <w:bottom w:val="none" w:sz="0" w:space="0" w:color="auto"/>
            <w:right w:val="none" w:sz="0" w:space="0" w:color="auto"/>
          </w:divBdr>
        </w:div>
        <w:div w:id="1291060216">
          <w:marLeft w:val="480"/>
          <w:marRight w:val="0"/>
          <w:marTop w:val="0"/>
          <w:marBottom w:val="0"/>
          <w:divBdr>
            <w:top w:val="none" w:sz="0" w:space="0" w:color="auto"/>
            <w:left w:val="none" w:sz="0" w:space="0" w:color="auto"/>
            <w:bottom w:val="none" w:sz="0" w:space="0" w:color="auto"/>
            <w:right w:val="none" w:sz="0" w:space="0" w:color="auto"/>
          </w:divBdr>
        </w:div>
        <w:div w:id="1347557944">
          <w:marLeft w:val="480"/>
          <w:marRight w:val="0"/>
          <w:marTop w:val="0"/>
          <w:marBottom w:val="0"/>
          <w:divBdr>
            <w:top w:val="none" w:sz="0" w:space="0" w:color="auto"/>
            <w:left w:val="none" w:sz="0" w:space="0" w:color="auto"/>
            <w:bottom w:val="none" w:sz="0" w:space="0" w:color="auto"/>
            <w:right w:val="none" w:sz="0" w:space="0" w:color="auto"/>
          </w:divBdr>
        </w:div>
        <w:div w:id="1364481862">
          <w:marLeft w:val="480"/>
          <w:marRight w:val="0"/>
          <w:marTop w:val="0"/>
          <w:marBottom w:val="0"/>
          <w:divBdr>
            <w:top w:val="none" w:sz="0" w:space="0" w:color="auto"/>
            <w:left w:val="none" w:sz="0" w:space="0" w:color="auto"/>
            <w:bottom w:val="none" w:sz="0" w:space="0" w:color="auto"/>
            <w:right w:val="none" w:sz="0" w:space="0" w:color="auto"/>
          </w:divBdr>
        </w:div>
        <w:div w:id="1389960506">
          <w:marLeft w:val="480"/>
          <w:marRight w:val="0"/>
          <w:marTop w:val="0"/>
          <w:marBottom w:val="0"/>
          <w:divBdr>
            <w:top w:val="none" w:sz="0" w:space="0" w:color="auto"/>
            <w:left w:val="none" w:sz="0" w:space="0" w:color="auto"/>
            <w:bottom w:val="none" w:sz="0" w:space="0" w:color="auto"/>
            <w:right w:val="none" w:sz="0" w:space="0" w:color="auto"/>
          </w:divBdr>
        </w:div>
        <w:div w:id="1451901107">
          <w:marLeft w:val="480"/>
          <w:marRight w:val="0"/>
          <w:marTop w:val="0"/>
          <w:marBottom w:val="0"/>
          <w:divBdr>
            <w:top w:val="none" w:sz="0" w:space="0" w:color="auto"/>
            <w:left w:val="none" w:sz="0" w:space="0" w:color="auto"/>
            <w:bottom w:val="none" w:sz="0" w:space="0" w:color="auto"/>
            <w:right w:val="none" w:sz="0" w:space="0" w:color="auto"/>
          </w:divBdr>
        </w:div>
        <w:div w:id="1531532722">
          <w:marLeft w:val="480"/>
          <w:marRight w:val="0"/>
          <w:marTop w:val="0"/>
          <w:marBottom w:val="0"/>
          <w:divBdr>
            <w:top w:val="none" w:sz="0" w:space="0" w:color="auto"/>
            <w:left w:val="none" w:sz="0" w:space="0" w:color="auto"/>
            <w:bottom w:val="none" w:sz="0" w:space="0" w:color="auto"/>
            <w:right w:val="none" w:sz="0" w:space="0" w:color="auto"/>
          </w:divBdr>
        </w:div>
        <w:div w:id="1532449295">
          <w:marLeft w:val="480"/>
          <w:marRight w:val="0"/>
          <w:marTop w:val="0"/>
          <w:marBottom w:val="0"/>
          <w:divBdr>
            <w:top w:val="none" w:sz="0" w:space="0" w:color="auto"/>
            <w:left w:val="none" w:sz="0" w:space="0" w:color="auto"/>
            <w:bottom w:val="none" w:sz="0" w:space="0" w:color="auto"/>
            <w:right w:val="none" w:sz="0" w:space="0" w:color="auto"/>
          </w:divBdr>
        </w:div>
        <w:div w:id="1545868207">
          <w:marLeft w:val="480"/>
          <w:marRight w:val="0"/>
          <w:marTop w:val="0"/>
          <w:marBottom w:val="0"/>
          <w:divBdr>
            <w:top w:val="none" w:sz="0" w:space="0" w:color="auto"/>
            <w:left w:val="none" w:sz="0" w:space="0" w:color="auto"/>
            <w:bottom w:val="none" w:sz="0" w:space="0" w:color="auto"/>
            <w:right w:val="none" w:sz="0" w:space="0" w:color="auto"/>
          </w:divBdr>
        </w:div>
        <w:div w:id="1555970181">
          <w:marLeft w:val="480"/>
          <w:marRight w:val="0"/>
          <w:marTop w:val="0"/>
          <w:marBottom w:val="0"/>
          <w:divBdr>
            <w:top w:val="none" w:sz="0" w:space="0" w:color="auto"/>
            <w:left w:val="none" w:sz="0" w:space="0" w:color="auto"/>
            <w:bottom w:val="none" w:sz="0" w:space="0" w:color="auto"/>
            <w:right w:val="none" w:sz="0" w:space="0" w:color="auto"/>
          </w:divBdr>
        </w:div>
        <w:div w:id="1602713511">
          <w:marLeft w:val="480"/>
          <w:marRight w:val="0"/>
          <w:marTop w:val="0"/>
          <w:marBottom w:val="0"/>
          <w:divBdr>
            <w:top w:val="none" w:sz="0" w:space="0" w:color="auto"/>
            <w:left w:val="none" w:sz="0" w:space="0" w:color="auto"/>
            <w:bottom w:val="none" w:sz="0" w:space="0" w:color="auto"/>
            <w:right w:val="none" w:sz="0" w:space="0" w:color="auto"/>
          </w:divBdr>
        </w:div>
        <w:div w:id="1609119134">
          <w:marLeft w:val="480"/>
          <w:marRight w:val="0"/>
          <w:marTop w:val="0"/>
          <w:marBottom w:val="0"/>
          <w:divBdr>
            <w:top w:val="none" w:sz="0" w:space="0" w:color="auto"/>
            <w:left w:val="none" w:sz="0" w:space="0" w:color="auto"/>
            <w:bottom w:val="none" w:sz="0" w:space="0" w:color="auto"/>
            <w:right w:val="none" w:sz="0" w:space="0" w:color="auto"/>
          </w:divBdr>
        </w:div>
        <w:div w:id="1637684609">
          <w:marLeft w:val="480"/>
          <w:marRight w:val="0"/>
          <w:marTop w:val="0"/>
          <w:marBottom w:val="0"/>
          <w:divBdr>
            <w:top w:val="none" w:sz="0" w:space="0" w:color="auto"/>
            <w:left w:val="none" w:sz="0" w:space="0" w:color="auto"/>
            <w:bottom w:val="none" w:sz="0" w:space="0" w:color="auto"/>
            <w:right w:val="none" w:sz="0" w:space="0" w:color="auto"/>
          </w:divBdr>
        </w:div>
        <w:div w:id="1646087171">
          <w:marLeft w:val="480"/>
          <w:marRight w:val="0"/>
          <w:marTop w:val="0"/>
          <w:marBottom w:val="0"/>
          <w:divBdr>
            <w:top w:val="none" w:sz="0" w:space="0" w:color="auto"/>
            <w:left w:val="none" w:sz="0" w:space="0" w:color="auto"/>
            <w:bottom w:val="none" w:sz="0" w:space="0" w:color="auto"/>
            <w:right w:val="none" w:sz="0" w:space="0" w:color="auto"/>
          </w:divBdr>
        </w:div>
        <w:div w:id="1694573111">
          <w:marLeft w:val="480"/>
          <w:marRight w:val="0"/>
          <w:marTop w:val="0"/>
          <w:marBottom w:val="0"/>
          <w:divBdr>
            <w:top w:val="none" w:sz="0" w:space="0" w:color="auto"/>
            <w:left w:val="none" w:sz="0" w:space="0" w:color="auto"/>
            <w:bottom w:val="none" w:sz="0" w:space="0" w:color="auto"/>
            <w:right w:val="none" w:sz="0" w:space="0" w:color="auto"/>
          </w:divBdr>
        </w:div>
        <w:div w:id="1713335792">
          <w:marLeft w:val="480"/>
          <w:marRight w:val="0"/>
          <w:marTop w:val="0"/>
          <w:marBottom w:val="0"/>
          <w:divBdr>
            <w:top w:val="none" w:sz="0" w:space="0" w:color="auto"/>
            <w:left w:val="none" w:sz="0" w:space="0" w:color="auto"/>
            <w:bottom w:val="none" w:sz="0" w:space="0" w:color="auto"/>
            <w:right w:val="none" w:sz="0" w:space="0" w:color="auto"/>
          </w:divBdr>
        </w:div>
        <w:div w:id="1749034065">
          <w:marLeft w:val="480"/>
          <w:marRight w:val="0"/>
          <w:marTop w:val="0"/>
          <w:marBottom w:val="0"/>
          <w:divBdr>
            <w:top w:val="none" w:sz="0" w:space="0" w:color="auto"/>
            <w:left w:val="none" w:sz="0" w:space="0" w:color="auto"/>
            <w:bottom w:val="none" w:sz="0" w:space="0" w:color="auto"/>
            <w:right w:val="none" w:sz="0" w:space="0" w:color="auto"/>
          </w:divBdr>
        </w:div>
        <w:div w:id="1772159463">
          <w:marLeft w:val="480"/>
          <w:marRight w:val="0"/>
          <w:marTop w:val="0"/>
          <w:marBottom w:val="0"/>
          <w:divBdr>
            <w:top w:val="none" w:sz="0" w:space="0" w:color="auto"/>
            <w:left w:val="none" w:sz="0" w:space="0" w:color="auto"/>
            <w:bottom w:val="none" w:sz="0" w:space="0" w:color="auto"/>
            <w:right w:val="none" w:sz="0" w:space="0" w:color="auto"/>
          </w:divBdr>
        </w:div>
        <w:div w:id="1819881674">
          <w:marLeft w:val="480"/>
          <w:marRight w:val="0"/>
          <w:marTop w:val="0"/>
          <w:marBottom w:val="0"/>
          <w:divBdr>
            <w:top w:val="none" w:sz="0" w:space="0" w:color="auto"/>
            <w:left w:val="none" w:sz="0" w:space="0" w:color="auto"/>
            <w:bottom w:val="none" w:sz="0" w:space="0" w:color="auto"/>
            <w:right w:val="none" w:sz="0" w:space="0" w:color="auto"/>
          </w:divBdr>
        </w:div>
        <w:div w:id="1904365132">
          <w:marLeft w:val="480"/>
          <w:marRight w:val="0"/>
          <w:marTop w:val="0"/>
          <w:marBottom w:val="0"/>
          <w:divBdr>
            <w:top w:val="none" w:sz="0" w:space="0" w:color="auto"/>
            <w:left w:val="none" w:sz="0" w:space="0" w:color="auto"/>
            <w:bottom w:val="none" w:sz="0" w:space="0" w:color="auto"/>
            <w:right w:val="none" w:sz="0" w:space="0" w:color="auto"/>
          </w:divBdr>
        </w:div>
        <w:div w:id="1931155905">
          <w:marLeft w:val="480"/>
          <w:marRight w:val="0"/>
          <w:marTop w:val="0"/>
          <w:marBottom w:val="0"/>
          <w:divBdr>
            <w:top w:val="none" w:sz="0" w:space="0" w:color="auto"/>
            <w:left w:val="none" w:sz="0" w:space="0" w:color="auto"/>
            <w:bottom w:val="none" w:sz="0" w:space="0" w:color="auto"/>
            <w:right w:val="none" w:sz="0" w:space="0" w:color="auto"/>
          </w:divBdr>
        </w:div>
        <w:div w:id="1981498034">
          <w:marLeft w:val="480"/>
          <w:marRight w:val="0"/>
          <w:marTop w:val="0"/>
          <w:marBottom w:val="0"/>
          <w:divBdr>
            <w:top w:val="none" w:sz="0" w:space="0" w:color="auto"/>
            <w:left w:val="none" w:sz="0" w:space="0" w:color="auto"/>
            <w:bottom w:val="none" w:sz="0" w:space="0" w:color="auto"/>
            <w:right w:val="none" w:sz="0" w:space="0" w:color="auto"/>
          </w:divBdr>
        </w:div>
        <w:div w:id="1987583241">
          <w:marLeft w:val="480"/>
          <w:marRight w:val="0"/>
          <w:marTop w:val="0"/>
          <w:marBottom w:val="0"/>
          <w:divBdr>
            <w:top w:val="none" w:sz="0" w:space="0" w:color="auto"/>
            <w:left w:val="none" w:sz="0" w:space="0" w:color="auto"/>
            <w:bottom w:val="none" w:sz="0" w:space="0" w:color="auto"/>
            <w:right w:val="none" w:sz="0" w:space="0" w:color="auto"/>
          </w:divBdr>
        </w:div>
        <w:div w:id="2073037596">
          <w:marLeft w:val="480"/>
          <w:marRight w:val="0"/>
          <w:marTop w:val="0"/>
          <w:marBottom w:val="0"/>
          <w:divBdr>
            <w:top w:val="none" w:sz="0" w:space="0" w:color="auto"/>
            <w:left w:val="none" w:sz="0" w:space="0" w:color="auto"/>
            <w:bottom w:val="none" w:sz="0" w:space="0" w:color="auto"/>
            <w:right w:val="none" w:sz="0" w:space="0" w:color="auto"/>
          </w:divBdr>
        </w:div>
        <w:div w:id="2085029703">
          <w:marLeft w:val="480"/>
          <w:marRight w:val="0"/>
          <w:marTop w:val="0"/>
          <w:marBottom w:val="0"/>
          <w:divBdr>
            <w:top w:val="none" w:sz="0" w:space="0" w:color="auto"/>
            <w:left w:val="none" w:sz="0" w:space="0" w:color="auto"/>
            <w:bottom w:val="none" w:sz="0" w:space="0" w:color="auto"/>
            <w:right w:val="none" w:sz="0" w:space="0" w:color="auto"/>
          </w:divBdr>
        </w:div>
      </w:divsChild>
    </w:div>
    <w:div w:id="1439910100">
      <w:bodyDiv w:val="1"/>
      <w:marLeft w:val="0"/>
      <w:marRight w:val="0"/>
      <w:marTop w:val="0"/>
      <w:marBottom w:val="0"/>
      <w:divBdr>
        <w:top w:val="none" w:sz="0" w:space="0" w:color="auto"/>
        <w:left w:val="none" w:sz="0" w:space="0" w:color="auto"/>
        <w:bottom w:val="none" w:sz="0" w:space="0" w:color="auto"/>
        <w:right w:val="none" w:sz="0" w:space="0" w:color="auto"/>
      </w:divBdr>
      <w:divsChild>
        <w:div w:id="399591">
          <w:marLeft w:val="480"/>
          <w:marRight w:val="0"/>
          <w:marTop w:val="0"/>
          <w:marBottom w:val="0"/>
          <w:divBdr>
            <w:top w:val="none" w:sz="0" w:space="0" w:color="auto"/>
            <w:left w:val="none" w:sz="0" w:space="0" w:color="auto"/>
            <w:bottom w:val="none" w:sz="0" w:space="0" w:color="auto"/>
            <w:right w:val="none" w:sz="0" w:space="0" w:color="auto"/>
          </w:divBdr>
        </w:div>
        <w:div w:id="26487492">
          <w:marLeft w:val="480"/>
          <w:marRight w:val="0"/>
          <w:marTop w:val="0"/>
          <w:marBottom w:val="0"/>
          <w:divBdr>
            <w:top w:val="none" w:sz="0" w:space="0" w:color="auto"/>
            <w:left w:val="none" w:sz="0" w:space="0" w:color="auto"/>
            <w:bottom w:val="none" w:sz="0" w:space="0" w:color="auto"/>
            <w:right w:val="none" w:sz="0" w:space="0" w:color="auto"/>
          </w:divBdr>
        </w:div>
        <w:div w:id="30151127">
          <w:marLeft w:val="480"/>
          <w:marRight w:val="0"/>
          <w:marTop w:val="0"/>
          <w:marBottom w:val="0"/>
          <w:divBdr>
            <w:top w:val="none" w:sz="0" w:space="0" w:color="auto"/>
            <w:left w:val="none" w:sz="0" w:space="0" w:color="auto"/>
            <w:bottom w:val="none" w:sz="0" w:space="0" w:color="auto"/>
            <w:right w:val="none" w:sz="0" w:space="0" w:color="auto"/>
          </w:divBdr>
        </w:div>
        <w:div w:id="50428819">
          <w:marLeft w:val="480"/>
          <w:marRight w:val="0"/>
          <w:marTop w:val="0"/>
          <w:marBottom w:val="0"/>
          <w:divBdr>
            <w:top w:val="none" w:sz="0" w:space="0" w:color="auto"/>
            <w:left w:val="none" w:sz="0" w:space="0" w:color="auto"/>
            <w:bottom w:val="none" w:sz="0" w:space="0" w:color="auto"/>
            <w:right w:val="none" w:sz="0" w:space="0" w:color="auto"/>
          </w:divBdr>
        </w:div>
        <w:div w:id="65225984">
          <w:marLeft w:val="480"/>
          <w:marRight w:val="0"/>
          <w:marTop w:val="0"/>
          <w:marBottom w:val="0"/>
          <w:divBdr>
            <w:top w:val="none" w:sz="0" w:space="0" w:color="auto"/>
            <w:left w:val="none" w:sz="0" w:space="0" w:color="auto"/>
            <w:bottom w:val="none" w:sz="0" w:space="0" w:color="auto"/>
            <w:right w:val="none" w:sz="0" w:space="0" w:color="auto"/>
          </w:divBdr>
        </w:div>
        <w:div w:id="101658188">
          <w:marLeft w:val="480"/>
          <w:marRight w:val="0"/>
          <w:marTop w:val="0"/>
          <w:marBottom w:val="0"/>
          <w:divBdr>
            <w:top w:val="none" w:sz="0" w:space="0" w:color="auto"/>
            <w:left w:val="none" w:sz="0" w:space="0" w:color="auto"/>
            <w:bottom w:val="none" w:sz="0" w:space="0" w:color="auto"/>
            <w:right w:val="none" w:sz="0" w:space="0" w:color="auto"/>
          </w:divBdr>
        </w:div>
        <w:div w:id="112942599">
          <w:marLeft w:val="480"/>
          <w:marRight w:val="0"/>
          <w:marTop w:val="0"/>
          <w:marBottom w:val="0"/>
          <w:divBdr>
            <w:top w:val="none" w:sz="0" w:space="0" w:color="auto"/>
            <w:left w:val="none" w:sz="0" w:space="0" w:color="auto"/>
            <w:bottom w:val="none" w:sz="0" w:space="0" w:color="auto"/>
            <w:right w:val="none" w:sz="0" w:space="0" w:color="auto"/>
          </w:divBdr>
        </w:div>
        <w:div w:id="125393262">
          <w:marLeft w:val="480"/>
          <w:marRight w:val="0"/>
          <w:marTop w:val="0"/>
          <w:marBottom w:val="0"/>
          <w:divBdr>
            <w:top w:val="none" w:sz="0" w:space="0" w:color="auto"/>
            <w:left w:val="none" w:sz="0" w:space="0" w:color="auto"/>
            <w:bottom w:val="none" w:sz="0" w:space="0" w:color="auto"/>
            <w:right w:val="none" w:sz="0" w:space="0" w:color="auto"/>
          </w:divBdr>
        </w:div>
        <w:div w:id="218135804">
          <w:marLeft w:val="480"/>
          <w:marRight w:val="0"/>
          <w:marTop w:val="0"/>
          <w:marBottom w:val="0"/>
          <w:divBdr>
            <w:top w:val="none" w:sz="0" w:space="0" w:color="auto"/>
            <w:left w:val="none" w:sz="0" w:space="0" w:color="auto"/>
            <w:bottom w:val="none" w:sz="0" w:space="0" w:color="auto"/>
            <w:right w:val="none" w:sz="0" w:space="0" w:color="auto"/>
          </w:divBdr>
        </w:div>
        <w:div w:id="266693298">
          <w:marLeft w:val="480"/>
          <w:marRight w:val="0"/>
          <w:marTop w:val="0"/>
          <w:marBottom w:val="0"/>
          <w:divBdr>
            <w:top w:val="none" w:sz="0" w:space="0" w:color="auto"/>
            <w:left w:val="none" w:sz="0" w:space="0" w:color="auto"/>
            <w:bottom w:val="none" w:sz="0" w:space="0" w:color="auto"/>
            <w:right w:val="none" w:sz="0" w:space="0" w:color="auto"/>
          </w:divBdr>
        </w:div>
        <w:div w:id="303389358">
          <w:marLeft w:val="480"/>
          <w:marRight w:val="0"/>
          <w:marTop w:val="0"/>
          <w:marBottom w:val="0"/>
          <w:divBdr>
            <w:top w:val="none" w:sz="0" w:space="0" w:color="auto"/>
            <w:left w:val="none" w:sz="0" w:space="0" w:color="auto"/>
            <w:bottom w:val="none" w:sz="0" w:space="0" w:color="auto"/>
            <w:right w:val="none" w:sz="0" w:space="0" w:color="auto"/>
          </w:divBdr>
        </w:div>
        <w:div w:id="405691888">
          <w:marLeft w:val="480"/>
          <w:marRight w:val="0"/>
          <w:marTop w:val="0"/>
          <w:marBottom w:val="0"/>
          <w:divBdr>
            <w:top w:val="none" w:sz="0" w:space="0" w:color="auto"/>
            <w:left w:val="none" w:sz="0" w:space="0" w:color="auto"/>
            <w:bottom w:val="none" w:sz="0" w:space="0" w:color="auto"/>
            <w:right w:val="none" w:sz="0" w:space="0" w:color="auto"/>
          </w:divBdr>
        </w:div>
        <w:div w:id="443156418">
          <w:marLeft w:val="480"/>
          <w:marRight w:val="0"/>
          <w:marTop w:val="0"/>
          <w:marBottom w:val="0"/>
          <w:divBdr>
            <w:top w:val="none" w:sz="0" w:space="0" w:color="auto"/>
            <w:left w:val="none" w:sz="0" w:space="0" w:color="auto"/>
            <w:bottom w:val="none" w:sz="0" w:space="0" w:color="auto"/>
            <w:right w:val="none" w:sz="0" w:space="0" w:color="auto"/>
          </w:divBdr>
        </w:div>
        <w:div w:id="482045805">
          <w:marLeft w:val="480"/>
          <w:marRight w:val="0"/>
          <w:marTop w:val="0"/>
          <w:marBottom w:val="0"/>
          <w:divBdr>
            <w:top w:val="none" w:sz="0" w:space="0" w:color="auto"/>
            <w:left w:val="none" w:sz="0" w:space="0" w:color="auto"/>
            <w:bottom w:val="none" w:sz="0" w:space="0" w:color="auto"/>
            <w:right w:val="none" w:sz="0" w:space="0" w:color="auto"/>
          </w:divBdr>
        </w:div>
        <w:div w:id="512652251">
          <w:marLeft w:val="480"/>
          <w:marRight w:val="0"/>
          <w:marTop w:val="0"/>
          <w:marBottom w:val="0"/>
          <w:divBdr>
            <w:top w:val="none" w:sz="0" w:space="0" w:color="auto"/>
            <w:left w:val="none" w:sz="0" w:space="0" w:color="auto"/>
            <w:bottom w:val="none" w:sz="0" w:space="0" w:color="auto"/>
            <w:right w:val="none" w:sz="0" w:space="0" w:color="auto"/>
          </w:divBdr>
        </w:div>
        <w:div w:id="513107886">
          <w:marLeft w:val="480"/>
          <w:marRight w:val="0"/>
          <w:marTop w:val="0"/>
          <w:marBottom w:val="0"/>
          <w:divBdr>
            <w:top w:val="none" w:sz="0" w:space="0" w:color="auto"/>
            <w:left w:val="none" w:sz="0" w:space="0" w:color="auto"/>
            <w:bottom w:val="none" w:sz="0" w:space="0" w:color="auto"/>
            <w:right w:val="none" w:sz="0" w:space="0" w:color="auto"/>
          </w:divBdr>
        </w:div>
        <w:div w:id="563569047">
          <w:marLeft w:val="480"/>
          <w:marRight w:val="0"/>
          <w:marTop w:val="0"/>
          <w:marBottom w:val="0"/>
          <w:divBdr>
            <w:top w:val="none" w:sz="0" w:space="0" w:color="auto"/>
            <w:left w:val="none" w:sz="0" w:space="0" w:color="auto"/>
            <w:bottom w:val="none" w:sz="0" w:space="0" w:color="auto"/>
            <w:right w:val="none" w:sz="0" w:space="0" w:color="auto"/>
          </w:divBdr>
        </w:div>
        <w:div w:id="596253013">
          <w:marLeft w:val="480"/>
          <w:marRight w:val="0"/>
          <w:marTop w:val="0"/>
          <w:marBottom w:val="0"/>
          <w:divBdr>
            <w:top w:val="none" w:sz="0" w:space="0" w:color="auto"/>
            <w:left w:val="none" w:sz="0" w:space="0" w:color="auto"/>
            <w:bottom w:val="none" w:sz="0" w:space="0" w:color="auto"/>
            <w:right w:val="none" w:sz="0" w:space="0" w:color="auto"/>
          </w:divBdr>
        </w:div>
        <w:div w:id="643193818">
          <w:marLeft w:val="480"/>
          <w:marRight w:val="0"/>
          <w:marTop w:val="0"/>
          <w:marBottom w:val="0"/>
          <w:divBdr>
            <w:top w:val="none" w:sz="0" w:space="0" w:color="auto"/>
            <w:left w:val="none" w:sz="0" w:space="0" w:color="auto"/>
            <w:bottom w:val="none" w:sz="0" w:space="0" w:color="auto"/>
            <w:right w:val="none" w:sz="0" w:space="0" w:color="auto"/>
          </w:divBdr>
        </w:div>
        <w:div w:id="654996368">
          <w:marLeft w:val="480"/>
          <w:marRight w:val="0"/>
          <w:marTop w:val="0"/>
          <w:marBottom w:val="0"/>
          <w:divBdr>
            <w:top w:val="none" w:sz="0" w:space="0" w:color="auto"/>
            <w:left w:val="none" w:sz="0" w:space="0" w:color="auto"/>
            <w:bottom w:val="none" w:sz="0" w:space="0" w:color="auto"/>
            <w:right w:val="none" w:sz="0" w:space="0" w:color="auto"/>
          </w:divBdr>
        </w:div>
        <w:div w:id="681202955">
          <w:marLeft w:val="480"/>
          <w:marRight w:val="0"/>
          <w:marTop w:val="0"/>
          <w:marBottom w:val="0"/>
          <w:divBdr>
            <w:top w:val="none" w:sz="0" w:space="0" w:color="auto"/>
            <w:left w:val="none" w:sz="0" w:space="0" w:color="auto"/>
            <w:bottom w:val="none" w:sz="0" w:space="0" w:color="auto"/>
            <w:right w:val="none" w:sz="0" w:space="0" w:color="auto"/>
          </w:divBdr>
        </w:div>
        <w:div w:id="721296930">
          <w:marLeft w:val="480"/>
          <w:marRight w:val="0"/>
          <w:marTop w:val="0"/>
          <w:marBottom w:val="0"/>
          <w:divBdr>
            <w:top w:val="none" w:sz="0" w:space="0" w:color="auto"/>
            <w:left w:val="none" w:sz="0" w:space="0" w:color="auto"/>
            <w:bottom w:val="none" w:sz="0" w:space="0" w:color="auto"/>
            <w:right w:val="none" w:sz="0" w:space="0" w:color="auto"/>
          </w:divBdr>
        </w:div>
        <w:div w:id="739905868">
          <w:marLeft w:val="480"/>
          <w:marRight w:val="0"/>
          <w:marTop w:val="0"/>
          <w:marBottom w:val="0"/>
          <w:divBdr>
            <w:top w:val="none" w:sz="0" w:space="0" w:color="auto"/>
            <w:left w:val="none" w:sz="0" w:space="0" w:color="auto"/>
            <w:bottom w:val="none" w:sz="0" w:space="0" w:color="auto"/>
            <w:right w:val="none" w:sz="0" w:space="0" w:color="auto"/>
          </w:divBdr>
        </w:div>
        <w:div w:id="780490265">
          <w:marLeft w:val="480"/>
          <w:marRight w:val="0"/>
          <w:marTop w:val="0"/>
          <w:marBottom w:val="0"/>
          <w:divBdr>
            <w:top w:val="none" w:sz="0" w:space="0" w:color="auto"/>
            <w:left w:val="none" w:sz="0" w:space="0" w:color="auto"/>
            <w:bottom w:val="none" w:sz="0" w:space="0" w:color="auto"/>
            <w:right w:val="none" w:sz="0" w:space="0" w:color="auto"/>
          </w:divBdr>
        </w:div>
        <w:div w:id="784351910">
          <w:marLeft w:val="480"/>
          <w:marRight w:val="0"/>
          <w:marTop w:val="0"/>
          <w:marBottom w:val="0"/>
          <w:divBdr>
            <w:top w:val="none" w:sz="0" w:space="0" w:color="auto"/>
            <w:left w:val="none" w:sz="0" w:space="0" w:color="auto"/>
            <w:bottom w:val="none" w:sz="0" w:space="0" w:color="auto"/>
            <w:right w:val="none" w:sz="0" w:space="0" w:color="auto"/>
          </w:divBdr>
        </w:div>
        <w:div w:id="790130081">
          <w:marLeft w:val="480"/>
          <w:marRight w:val="0"/>
          <w:marTop w:val="0"/>
          <w:marBottom w:val="0"/>
          <w:divBdr>
            <w:top w:val="none" w:sz="0" w:space="0" w:color="auto"/>
            <w:left w:val="none" w:sz="0" w:space="0" w:color="auto"/>
            <w:bottom w:val="none" w:sz="0" w:space="0" w:color="auto"/>
            <w:right w:val="none" w:sz="0" w:space="0" w:color="auto"/>
          </w:divBdr>
        </w:div>
        <w:div w:id="830482618">
          <w:marLeft w:val="480"/>
          <w:marRight w:val="0"/>
          <w:marTop w:val="0"/>
          <w:marBottom w:val="0"/>
          <w:divBdr>
            <w:top w:val="none" w:sz="0" w:space="0" w:color="auto"/>
            <w:left w:val="none" w:sz="0" w:space="0" w:color="auto"/>
            <w:bottom w:val="none" w:sz="0" w:space="0" w:color="auto"/>
            <w:right w:val="none" w:sz="0" w:space="0" w:color="auto"/>
          </w:divBdr>
        </w:div>
        <w:div w:id="834228882">
          <w:marLeft w:val="480"/>
          <w:marRight w:val="0"/>
          <w:marTop w:val="0"/>
          <w:marBottom w:val="0"/>
          <w:divBdr>
            <w:top w:val="none" w:sz="0" w:space="0" w:color="auto"/>
            <w:left w:val="none" w:sz="0" w:space="0" w:color="auto"/>
            <w:bottom w:val="none" w:sz="0" w:space="0" w:color="auto"/>
            <w:right w:val="none" w:sz="0" w:space="0" w:color="auto"/>
          </w:divBdr>
        </w:div>
        <w:div w:id="940651086">
          <w:marLeft w:val="480"/>
          <w:marRight w:val="0"/>
          <w:marTop w:val="0"/>
          <w:marBottom w:val="0"/>
          <w:divBdr>
            <w:top w:val="none" w:sz="0" w:space="0" w:color="auto"/>
            <w:left w:val="none" w:sz="0" w:space="0" w:color="auto"/>
            <w:bottom w:val="none" w:sz="0" w:space="0" w:color="auto"/>
            <w:right w:val="none" w:sz="0" w:space="0" w:color="auto"/>
          </w:divBdr>
        </w:div>
        <w:div w:id="942766423">
          <w:marLeft w:val="480"/>
          <w:marRight w:val="0"/>
          <w:marTop w:val="0"/>
          <w:marBottom w:val="0"/>
          <w:divBdr>
            <w:top w:val="none" w:sz="0" w:space="0" w:color="auto"/>
            <w:left w:val="none" w:sz="0" w:space="0" w:color="auto"/>
            <w:bottom w:val="none" w:sz="0" w:space="0" w:color="auto"/>
            <w:right w:val="none" w:sz="0" w:space="0" w:color="auto"/>
          </w:divBdr>
        </w:div>
        <w:div w:id="967124262">
          <w:marLeft w:val="480"/>
          <w:marRight w:val="0"/>
          <w:marTop w:val="0"/>
          <w:marBottom w:val="0"/>
          <w:divBdr>
            <w:top w:val="none" w:sz="0" w:space="0" w:color="auto"/>
            <w:left w:val="none" w:sz="0" w:space="0" w:color="auto"/>
            <w:bottom w:val="none" w:sz="0" w:space="0" w:color="auto"/>
            <w:right w:val="none" w:sz="0" w:space="0" w:color="auto"/>
          </w:divBdr>
        </w:div>
        <w:div w:id="988368114">
          <w:marLeft w:val="480"/>
          <w:marRight w:val="0"/>
          <w:marTop w:val="0"/>
          <w:marBottom w:val="0"/>
          <w:divBdr>
            <w:top w:val="none" w:sz="0" w:space="0" w:color="auto"/>
            <w:left w:val="none" w:sz="0" w:space="0" w:color="auto"/>
            <w:bottom w:val="none" w:sz="0" w:space="0" w:color="auto"/>
            <w:right w:val="none" w:sz="0" w:space="0" w:color="auto"/>
          </w:divBdr>
        </w:div>
        <w:div w:id="1015963212">
          <w:marLeft w:val="480"/>
          <w:marRight w:val="0"/>
          <w:marTop w:val="0"/>
          <w:marBottom w:val="0"/>
          <w:divBdr>
            <w:top w:val="none" w:sz="0" w:space="0" w:color="auto"/>
            <w:left w:val="none" w:sz="0" w:space="0" w:color="auto"/>
            <w:bottom w:val="none" w:sz="0" w:space="0" w:color="auto"/>
            <w:right w:val="none" w:sz="0" w:space="0" w:color="auto"/>
          </w:divBdr>
        </w:div>
        <w:div w:id="1069232101">
          <w:marLeft w:val="480"/>
          <w:marRight w:val="0"/>
          <w:marTop w:val="0"/>
          <w:marBottom w:val="0"/>
          <w:divBdr>
            <w:top w:val="none" w:sz="0" w:space="0" w:color="auto"/>
            <w:left w:val="none" w:sz="0" w:space="0" w:color="auto"/>
            <w:bottom w:val="none" w:sz="0" w:space="0" w:color="auto"/>
            <w:right w:val="none" w:sz="0" w:space="0" w:color="auto"/>
          </w:divBdr>
        </w:div>
        <w:div w:id="1082220789">
          <w:marLeft w:val="480"/>
          <w:marRight w:val="0"/>
          <w:marTop w:val="0"/>
          <w:marBottom w:val="0"/>
          <w:divBdr>
            <w:top w:val="none" w:sz="0" w:space="0" w:color="auto"/>
            <w:left w:val="none" w:sz="0" w:space="0" w:color="auto"/>
            <w:bottom w:val="none" w:sz="0" w:space="0" w:color="auto"/>
            <w:right w:val="none" w:sz="0" w:space="0" w:color="auto"/>
          </w:divBdr>
        </w:div>
        <w:div w:id="1115908249">
          <w:marLeft w:val="480"/>
          <w:marRight w:val="0"/>
          <w:marTop w:val="0"/>
          <w:marBottom w:val="0"/>
          <w:divBdr>
            <w:top w:val="none" w:sz="0" w:space="0" w:color="auto"/>
            <w:left w:val="none" w:sz="0" w:space="0" w:color="auto"/>
            <w:bottom w:val="none" w:sz="0" w:space="0" w:color="auto"/>
            <w:right w:val="none" w:sz="0" w:space="0" w:color="auto"/>
          </w:divBdr>
        </w:div>
        <w:div w:id="1161848219">
          <w:marLeft w:val="480"/>
          <w:marRight w:val="0"/>
          <w:marTop w:val="0"/>
          <w:marBottom w:val="0"/>
          <w:divBdr>
            <w:top w:val="none" w:sz="0" w:space="0" w:color="auto"/>
            <w:left w:val="none" w:sz="0" w:space="0" w:color="auto"/>
            <w:bottom w:val="none" w:sz="0" w:space="0" w:color="auto"/>
            <w:right w:val="none" w:sz="0" w:space="0" w:color="auto"/>
          </w:divBdr>
        </w:div>
        <w:div w:id="1214850307">
          <w:marLeft w:val="480"/>
          <w:marRight w:val="0"/>
          <w:marTop w:val="0"/>
          <w:marBottom w:val="0"/>
          <w:divBdr>
            <w:top w:val="none" w:sz="0" w:space="0" w:color="auto"/>
            <w:left w:val="none" w:sz="0" w:space="0" w:color="auto"/>
            <w:bottom w:val="none" w:sz="0" w:space="0" w:color="auto"/>
            <w:right w:val="none" w:sz="0" w:space="0" w:color="auto"/>
          </w:divBdr>
        </w:div>
        <w:div w:id="1215848050">
          <w:marLeft w:val="480"/>
          <w:marRight w:val="0"/>
          <w:marTop w:val="0"/>
          <w:marBottom w:val="0"/>
          <w:divBdr>
            <w:top w:val="none" w:sz="0" w:space="0" w:color="auto"/>
            <w:left w:val="none" w:sz="0" w:space="0" w:color="auto"/>
            <w:bottom w:val="none" w:sz="0" w:space="0" w:color="auto"/>
            <w:right w:val="none" w:sz="0" w:space="0" w:color="auto"/>
          </w:divBdr>
        </w:div>
        <w:div w:id="1243684815">
          <w:marLeft w:val="480"/>
          <w:marRight w:val="0"/>
          <w:marTop w:val="0"/>
          <w:marBottom w:val="0"/>
          <w:divBdr>
            <w:top w:val="none" w:sz="0" w:space="0" w:color="auto"/>
            <w:left w:val="none" w:sz="0" w:space="0" w:color="auto"/>
            <w:bottom w:val="none" w:sz="0" w:space="0" w:color="auto"/>
            <w:right w:val="none" w:sz="0" w:space="0" w:color="auto"/>
          </w:divBdr>
        </w:div>
        <w:div w:id="1311714728">
          <w:marLeft w:val="480"/>
          <w:marRight w:val="0"/>
          <w:marTop w:val="0"/>
          <w:marBottom w:val="0"/>
          <w:divBdr>
            <w:top w:val="none" w:sz="0" w:space="0" w:color="auto"/>
            <w:left w:val="none" w:sz="0" w:space="0" w:color="auto"/>
            <w:bottom w:val="none" w:sz="0" w:space="0" w:color="auto"/>
            <w:right w:val="none" w:sz="0" w:space="0" w:color="auto"/>
          </w:divBdr>
        </w:div>
        <w:div w:id="1342854096">
          <w:marLeft w:val="480"/>
          <w:marRight w:val="0"/>
          <w:marTop w:val="0"/>
          <w:marBottom w:val="0"/>
          <w:divBdr>
            <w:top w:val="none" w:sz="0" w:space="0" w:color="auto"/>
            <w:left w:val="none" w:sz="0" w:space="0" w:color="auto"/>
            <w:bottom w:val="none" w:sz="0" w:space="0" w:color="auto"/>
            <w:right w:val="none" w:sz="0" w:space="0" w:color="auto"/>
          </w:divBdr>
        </w:div>
        <w:div w:id="1369599023">
          <w:marLeft w:val="480"/>
          <w:marRight w:val="0"/>
          <w:marTop w:val="0"/>
          <w:marBottom w:val="0"/>
          <w:divBdr>
            <w:top w:val="none" w:sz="0" w:space="0" w:color="auto"/>
            <w:left w:val="none" w:sz="0" w:space="0" w:color="auto"/>
            <w:bottom w:val="none" w:sz="0" w:space="0" w:color="auto"/>
            <w:right w:val="none" w:sz="0" w:space="0" w:color="auto"/>
          </w:divBdr>
        </w:div>
        <w:div w:id="1428841785">
          <w:marLeft w:val="480"/>
          <w:marRight w:val="0"/>
          <w:marTop w:val="0"/>
          <w:marBottom w:val="0"/>
          <w:divBdr>
            <w:top w:val="none" w:sz="0" w:space="0" w:color="auto"/>
            <w:left w:val="none" w:sz="0" w:space="0" w:color="auto"/>
            <w:bottom w:val="none" w:sz="0" w:space="0" w:color="auto"/>
            <w:right w:val="none" w:sz="0" w:space="0" w:color="auto"/>
          </w:divBdr>
        </w:div>
        <w:div w:id="1434936061">
          <w:marLeft w:val="480"/>
          <w:marRight w:val="0"/>
          <w:marTop w:val="0"/>
          <w:marBottom w:val="0"/>
          <w:divBdr>
            <w:top w:val="none" w:sz="0" w:space="0" w:color="auto"/>
            <w:left w:val="none" w:sz="0" w:space="0" w:color="auto"/>
            <w:bottom w:val="none" w:sz="0" w:space="0" w:color="auto"/>
            <w:right w:val="none" w:sz="0" w:space="0" w:color="auto"/>
          </w:divBdr>
        </w:div>
        <w:div w:id="1469322183">
          <w:marLeft w:val="480"/>
          <w:marRight w:val="0"/>
          <w:marTop w:val="0"/>
          <w:marBottom w:val="0"/>
          <w:divBdr>
            <w:top w:val="none" w:sz="0" w:space="0" w:color="auto"/>
            <w:left w:val="none" w:sz="0" w:space="0" w:color="auto"/>
            <w:bottom w:val="none" w:sz="0" w:space="0" w:color="auto"/>
            <w:right w:val="none" w:sz="0" w:space="0" w:color="auto"/>
          </w:divBdr>
        </w:div>
        <w:div w:id="1472208785">
          <w:marLeft w:val="480"/>
          <w:marRight w:val="0"/>
          <w:marTop w:val="0"/>
          <w:marBottom w:val="0"/>
          <w:divBdr>
            <w:top w:val="none" w:sz="0" w:space="0" w:color="auto"/>
            <w:left w:val="none" w:sz="0" w:space="0" w:color="auto"/>
            <w:bottom w:val="none" w:sz="0" w:space="0" w:color="auto"/>
            <w:right w:val="none" w:sz="0" w:space="0" w:color="auto"/>
          </w:divBdr>
        </w:div>
        <w:div w:id="1475636569">
          <w:marLeft w:val="480"/>
          <w:marRight w:val="0"/>
          <w:marTop w:val="0"/>
          <w:marBottom w:val="0"/>
          <w:divBdr>
            <w:top w:val="none" w:sz="0" w:space="0" w:color="auto"/>
            <w:left w:val="none" w:sz="0" w:space="0" w:color="auto"/>
            <w:bottom w:val="none" w:sz="0" w:space="0" w:color="auto"/>
            <w:right w:val="none" w:sz="0" w:space="0" w:color="auto"/>
          </w:divBdr>
        </w:div>
        <w:div w:id="1476752955">
          <w:marLeft w:val="480"/>
          <w:marRight w:val="0"/>
          <w:marTop w:val="0"/>
          <w:marBottom w:val="0"/>
          <w:divBdr>
            <w:top w:val="none" w:sz="0" w:space="0" w:color="auto"/>
            <w:left w:val="none" w:sz="0" w:space="0" w:color="auto"/>
            <w:bottom w:val="none" w:sz="0" w:space="0" w:color="auto"/>
            <w:right w:val="none" w:sz="0" w:space="0" w:color="auto"/>
          </w:divBdr>
        </w:div>
        <w:div w:id="1498612242">
          <w:marLeft w:val="480"/>
          <w:marRight w:val="0"/>
          <w:marTop w:val="0"/>
          <w:marBottom w:val="0"/>
          <w:divBdr>
            <w:top w:val="none" w:sz="0" w:space="0" w:color="auto"/>
            <w:left w:val="none" w:sz="0" w:space="0" w:color="auto"/>
            <w:bottom w:val="none" w:sz="0" w:space="0" w:color="auto"/>
            <w:right w:val="none" w:sz="0" w:space="0" w:color="auto"/>
          </w:divBdr>
        </w:div>
        <w:div w:id="1542211917">
          <w:marLeft w:val="480"/>
          <w:marRight w:val="0"/>
          <w:marTop w:val="0"/>
          <w:marBottom w:val="0"/>
          <w:divBdr>
            <w:top w:val="none" w:sz="0" w:space="0" w:color="auto"/>
            <w:left w:val="none" w:sz="0" w:space="0" w:color="auto"/>
            <w:bottom w:val="none" w:sz="0" w:space="0" w:color="auto"/>
            <w:right w:val="none" w:sz="0" w:space="0" w:color="auto"/>
          </w:divBdr>
        </w:div>
        <w:div w:id="1602108665">
          <w:marLeft w:val="480"/>
          <w:marRight w:val="0"/>
          <w:marTop w:val="0"/>
          <w:marBottom w:val="0"/>
          <w:divBdr>
            <w:top w:val="none" w:sz="0" w:space="0" w:color="auto"/>
            <w:left w:val="none" w:sz="0" w:space="0" w:color="auto"/>
            <w:bottom w:val="none" w:sz="0" w:space="0" w:color="auto"/>
            <w:right w:val="none" w:sz="0" w:space="0" w:color="auto"/>
          </w:divBdr>
        </w:div>
        <w:div w:id="1615943765">
          <w:marLeft w:val="480"/>
          <w:marRight w:val="0"/>
          <w:marTop w:val="0"/>
          <w:marBottom w:val="0"/>
          <w:divBdr>
            <w:top w:val="none" w:sz="0" w:space="0" w:color="auto"/>
            <w:left w:val="none" w:sz="0" w:space="0" w:color="auto"/>
            <w:bottom w:val="none" w:sz="0" w:space="0" w:color="auto"/>
            <w:right w:val="none" w:sz="0" w:space="0" w:color="auto"/>
          </w:divBdr>
        </w:div>
        <w:div w:id="1618870897">
          <w:marLeft w:val="480"/>
          <w:marRight w:val="0"/>
          <w:marTop w:val="0"/>
          <w:marBottom w:val="0"/>
          <w:divBdr>
            <w:top w:val="none" w:sz="0" w:space="0" w:color="auto"/>
            <w:left w:val="none" w:sz="0" w:space="0" w:color="auto"/>
            <w:bottom w:val="none" w:sz="0" w:space="0" w:color="auto"/>
            <w:right w:val="none" w:sz="0" w:space="0" w:color="auto"/>
          </w:divBdr>
        </w:div>
        <w:div w:id="1668705238">
          <w:marLeft w:val="480"/>
          <w:marRight w:val="0"/>
          <w:marTop w:val="0"/>
          <w:marBottom w:val="0"/>
          <w:divBdr>
            <w:top w:val="none" w:sz="0" w:space="0" w:color="auto"/>
            <w:left w:val="none" w:sz="0" w:space="0" w:color="auto"/>
            <w:bottom w:val="none" w:sz="0" w:space="0" w:color="auto"/>
            <w:right w:val="none" w:sz="0" w:space="0" w:color="auto"/>
          </w:divBdr>
        </w:div>
        <w:div w:id="1672874317">
          <w:marLeft w:val="480"/>
          <w:marRight w:val="0"/>
          <w:marTop w:val="0"/>
          <w:marBottom w:val="0"/>
          <w:divBdr>
            <w:top w:val="none" w:sz="0" w:space="0" w:color="auto"/>
            <w:left w:val="none" w:sz="0" w:space="0" w:color="auto"/>
            <w:bottom w:val="none" w:sz="0" w:space="0" w:color="auto"/>
            <w:right w:val="none" w:sz="0" w:space="0" w:color="auto"/>
          </w:divBdr>
        </w:div>
        <w:div w:id="1679119628">
          <w:marLeft w:val="480"/>
          <w:marRight w:val="0"/>
          <w:marTop w:val="0"/>
          <w:marBottom w:val="0"/>
          <w:divBdr>
            <w:top w:val="none" w:sz="0" w:space="0" w:color="auto"/>
            <w:left w:val="none" w:sz="0" w:space="0" w:color="auto"/>
            <w:bottom w:val="none" w:sz="0" w:space="0" w:color="auto"/>
            <w:right w:val="none" w:sz="0" w:space="0" w:color="auto"/>
          </w:divBdr>
        </w:div>
        <w:div w:id="1688750526">
          <w:marLeft w:val="480"/>
          <w:marRight w:val="0"/>
          <w:marTop w:val="0"/>
          <w:marBottom w:val="0"/>
          <w:divBdr>
            <w:top w:val="none" w:sz="0" w:space="0" w:color="auto"/>
            <w:left w:val="none" w:sz="0" w:space="0" w:color="auto"/>
            <w:bottom w:val="none" w:sz="0" w:space="0" w:color="auto"/>
            <w:right w:val="none" w:sz="0" w:space="0" w:color="auto"/>
          </w:divBdr>
        </w:div>
        <w:div w:id="1747605725">
          <w:marLeft w:val="480"/>
          <w:marRight w:val="0"/>
          <w:marTop w:val="0"/>
          <w:marBottom w:val="0"/>
          <w:divBdr>
            <w:top w:val="none" w:sz="0" w:space="0" w:color="auto"/>
            <w:left w:val="none" w:sz="0" w:space="0" w:color="auto"/>
            <w:bottom w:val="none" w:sz="0" w:space="0" w:color="auto"/>
            <w:right w:val="none" w:sz="0" w:space="0" w:color="auto"/>
          </w:divBdr>
        </w:div>
        <w:div w:id="1900944909">
          <w:marLeft w:val="480"/>
          <w:marRight w:val="0"/>
          <w:marTop w:val="0"/>
          <w:marBottom w:val="0"/>
          <w:divBdr>
            <w:top w:val="none" w:sz="0" w:space="0" w:color="auto"/>
            <w:left w:val="none" w:sz="0" w:space="0" w:color="auto"/>
            <w:bottom w:val="none" w:sz="0" w:space="0" w:color="auto"/>
            <w:right w:val="none" w:sz="0" w:space="0" w:color="auto"/>
          </w:divBdr>
        </w:div>
        <w:div w:id="1909337946">
          <w:marLeft w:val="480"/>
          <w:marRight w:val="0"/>
          <w:marTop w:val="0"/>
          <w:marBottom w:val="0"/>
          <w:divBdr>
            <w:top w:val="none" w:sz="0" w:space="0" w:color="auto"/>
            <w:left w:val="none" w:sz="0" w:space="0" w:color="auto"/>
            <w:bottom w:val="none" w:sz="0" w:space="0" w:color="auto"/>
            <w:right w:val="none" w:sz="0" w:space="0" w:color="auto"/>
          </w:divBdr>
        </w:div>
        <w:div w:id="1920794639">
          <w:marLeft w:val="480"/>
          <w:marRight w:val="0"/>
          <w:marTop w:val="0"/>
          <w:marBottom w:val="0"/>
          <w:divBdr>
            <w:top w:val="none" w:sz="0" w:space="0" w:color="auto"/>
            <w:left w:val="none" w:sz="0" w:space="0" w:color="auto"/>
            <w:bottom w:val="none" w:sz="0" w:space="0" w:color="auto"/>
            <w:right w:val="none" w:sz="0" w:space="0" w:color="auto"/>
          </w:divBdr>
        </w:div>
        <w:div w:id="1987511779">
          <w:marLeft w:val="480"/>
          <w:marRight w:val="0"/>
          <w:marTop w:val="0"/>
          <w:marBottom w:val="0"/>
          <w:divBdr>
            <w:top w:val="none" w:sz="0" w:space="0" w:color="auto"/>
            <w:left w:val="none" w:sz="0" w:space="0" w:color="auto"/>
            <w:bottom w:val="none" w:sz="0" w:space="0" w:color="auto"/>
            <w:right w:val="none" w:sz="0" w:space="0" w:color="auto"/>
          </w:divBdr>
        </w:div>
        <w:div w:id="1995910262">
          <w:marLeft w:val="480"/>
          <w:marRight w:val="0"/>
          <w:marTop w:val="0"/>
          <w:marBottom w:val="0"/>
          <w:divBdr>
            <w:top w:val="none" w:sz="0" w:space="0" w:color="auto"/>
            <w:left w:val="none" w:sz="0" w:space="0" w:color="auto"/>
            <w:bottom w:val="none" w:sz="0" w:space="0" w:color="auto"/>
            <w:right w:val="none" w:sz="0" w:space="0" w:color="auto"/>
          </w:divBdr>
        </w:div>
        <w:div w:id="2062172742">
          <w:marLeft w:val="480"/>
          <w:marRight w:val="0"/>
          <w:marTop w:val="0"/>
          <w:marBottom w:val="0"/>
          <w:divBdr>
            <w:top w:val="none" w:sz="0" w:space="0" w:color="auto"/>
            <w:left w:val="none" w:sz="0" w:space="0" w:color="auto"/>
            <w:bottom w:val="none" w:sz="0" w:space="0" w:color="auto"/>
            <w:right w:val="none" w:sz="0" w:space="0" w:color="auto"/>
          </w:divBdr>
        </w:div>
        <w:div w:id="2073892845">
          <w:marLeft w:val="480"/>
          <w:marRight w:val="0"/>
          <w:marTop w:val="0"/>
          <w:marBottom w:val="0"/>
          <w:divBdr>
            <w:top w:val="none" w:sz="0" w:space="0" w:color="auto"/>
            <w:left w:val="none" w:sz="0" w:space="0" w:color="auto"/>
            <w:bottom w:val="none" w:sz="0" w:space="0" w:color="auto"/>
            <w:right w:val="none" w:sz="0" w:space="0" w:color="auto"/>
          </w:divBdr>
        </w:div>
        <w:div w:id="2078475306">
          <w:marLeft w:val="480"/>
          <w:marRight w:val="0"/>
          <w:marTop w:val="0"/>
          <w:marBottom w:val="0"/>
          <w:divBdr>
            <w:top w:val="none" w:sz="0" w:space="0" w:color="auto"/>
            <w:left w:val="none" w:sz="0" w:space="0" w:color="auto"/>
            <w:bottom w:val="none" w:sz="0" w:space="0" w:color="auto"/>
            <w:right w:val="none" w:sz="0" w:space="0" w:color="auto"/>
          </w:divBdr>
        </w:div>
      </w:divsChild>
    </w:div>
    <w:div w:id="1441727289">
      <w:bodyDiv w:val="1"/>
      <w:marLeft w:val="0"/>
      <w:marRight w:val="0"/>
      <w:marTop w:val="0"/>
      <w:marBottom w:val="0"/>
      <w:divBdr>
        <w:top w:val="none" w:sz="0" w:space="0" w:color="auto"/>
        <w:left w:val="none" w:sz="0" w:space="0" w:color="auto"/>
        <w:bottom w:val="none" w:sz="0" w:space="0" w:color="auto"/>
        <w:right w:val="none" w:sz="0" w:space="0" w:color="auto"/>
      </w:divBdr>
      <w:divsChild>
        <w:div w:id="67192232">
          <w:marLeft w:val="480"/>
          <w:marRight w:val="0"/>
          <w:marTop w:val="0"/>
          <w:marBottom w:val="0"/>
          <w:divBdr>
            <w:top w:val="none" w:sz="0" w:space="0" w:color="auto"/>
            <w:left w:val="none" w:sz="0" w:space="0" w:color="auto"/>
            <w:bottom w:val="none" w:sz="0" w:space="0" w:color="auto"/>
            <w:right w:val="none" w:sz="0" w:space="0" w:color="auto"/>
          </w:divBdr>
        </w:div>
        <w:div w:id="91098506">
          <w:marLeft w:val="480"/>
          <w:marRight w:val="0"/>
          <w:marTop w:val="0"/>
          <w:marBottom w:val="0"/>
          <w:divBdr>
            <w:top w:val="none" w:sz="0" w:space="0" w:color="auto"/>
            <w:left w:val="none" w:sz="0" w:space="0" w:color="auto"/>
            <w:bottom w:val="none" w:sz="0" w:space="0" w:color="auto"/>
            <w:right w:val="none" w:sz="0" w:space="0" w:color="auto"/>
          </w:divBdr>
        </w:div>
        <w:div w:id="112210793">
          <w:marLeft w:val="480"/>
          <w:marRight w:val="0"/>
          <w:marTop w:val="0"/>
          <w:marBottom w:val="0"/>
          <w:divBdr>
            <w:top w:val="none" w:sz="0" w:space="0" w:color="auto"/>
            <w:left w:val="none" w:sz="0" w:space="0" w:color="auto"/>
            <w:bottom w:val="none" w:sz="0" w:space="0" w:color="auto"/>
            <w:right w:val="none" w:sz="0" w:space="0" w:color="auto"/>
          </w:divBdr>
        </w:div>
        <w:div w:id="130565798">
          <w:marLeft w:val="480"/>
          <w:marRight w:val="0"/>
          <w:marTop w:val="0"/>
          <w:marBottom w:val="0"/>
          <w:divBdr>
            <w:top w:val="none" w:sz="0" w:space="0" w:color="auto"/>
            <w:left w:val="none" w:sz="0" w:space="0" w:color="auto"/>
            <w:bottom w:val="none" w:sz="0" w:space="0" w:color="auto"/>
            <w:right w:val="none" w:sz="0" w:space="0" w:color="auto"/>
          </w:divBdr>
        </w:div>
        <w:div w:id="150879317">
          <w:marLeft w:val="480"/>
          <w:marRight w:val="0"/>
          <w:marTop w:val="0"/>
          <w:marBottom w:val="0"/>
          <w:divBdr>
            <w:top w:val="none" w:sz="0" w:space="0" w:color="auto"/>
            <w:left w:val="none" w:sz="0" w:space="0" w:color="auto"/>
            <w:bottom w:val="none" w:sz="0" w:space="0" w:color="auto"/>
            <w:right w:val="none" w:sz="0" w:space="0" w:color="auto"/>
          </w:divBdr>
        </w:div>
        <w:div w:id="212230772">
          <w:marLeft w:val="480"/>
          <w:marRight w:val="0"/>
          <w:marTop w:val="0"/>
          <w:marBottom w:val="0"/>
          <w:divBdr>
            <w:top w:val="none" w:sz="0" w:space="0" w:color="auto"/>
            <w:left w:val="none" w:sz="0" w:space="0" w:color="auto"/>
            <w:bottom w:val="none" w:sz="0" w:space="0" w:color="auto"/>
            <w:right w:val="none" w:sz="0" w:space="0" w:color="auto"/>
          </w:divBdr>
        </w:div>
        <w:div w:id="227307976">
          <w:marLeft w:val="480"/>
          <w:marRight w:val="0"/>
          <w:marTop w:val="0"/>
          <w:marBottom w:val="0"/>
          <w:divBdr>
            <w:top w:val="none" w:sz="0" w:space="0" w:color="auto"/>
            <w:left w:val="none" w:sz="0" w:space="0" w:color="auto"/>
            <w:bottom w:val="none" w:sz="0" w:space="0" w:color="auto"/>
            <w:right w:val="none" w:sz="0" w:space="0" w:color="auto"/>
          </w:divBdr>
        </w:div>
        <w:div w:id="227497333">
          <w:marLeft w:val="480"/>
          <w:marRight w:val="0"/>
          <w:marTop w:val="0"/>
          <w:marBottom w:val="0"/>
          <w:divBdr>
            <w:top w:val="none" w:sz="0" w:space="0" w:color="auto"/>
            <w:left w:val="none" w:sz="0" w:space="0" w:color="auto"/>
            <w:bottom w:val="none" w:sz="0" w:space="0" w:color="auto"/>
            <w:right w:val="none" w:sz="0" w:space="0" w:color="auto"/>
          </w:divBdr>
        </w:div>
        <w:div w:id="232929518">
          <w:marLeft w:val="480"/>
          <w:marRight w:val="0"/>
          <w:marTop w:val="0"/>
          <w:marBottom w:val="0"/>
          <w:divBdr>
            <w:top w:val="none" w:sz="0" w:space="0" w:color="auto"/>
            <w:left w:val="none" w:sz="0" w:space="0" w:color="auto"/>
            <w:bottom w:val="none" w:sz="0" w:space="0" w:color="auto"/>
            <w:right w:val="none" w:sz="0" w:space="0" w:color="auto"/>
          </w:divBdr>
        </w:div>
        <w:div w:id="282469792">
          <w:marLeft w:val="480"/>
          <w:marRight w:val="0"/>
          <w:marTop w:val="0"/>
          <w:marBottom w:val="0"/>
          <w:divBdr>
            <w:top w:val="none" w:sz="0" w:space="0" w:color="auto"/>
            <w:left w:val="none" w:sz="0" w:space="0" w:color="auto"/>
            <w:bottom w:val="none" w:sz="0" w:space="0" w:color="auto"/>
            <w:right w:val="none" w:sz="0" w:space="0" w:color="auto"/>
          </w:divBdr>
        </w:div>
        <w:div w:id="335812022">
          <w:marLeft w:val="480"/>
          <w:marRight w:val="0"/>
          <w:marTop w:val="0"/>
          <w:marBottom w:val="0"/>
          <w:divBdr>
            <w:top w:val="none" w:sz="0" w:space="0" w:color="auto"/>
            <w:left w:val="none" w:sz="0" w:space="0" w:color="auto"/>
            <w:bottom w:val="none" w:sz="0" w:space="0" w:color="auto"/>
            <w:right w:val="none" w:sz="0" w:space="0" w:color="auto"/>
          </w:divBdr>
        </w:div>
        <w:div w:id="367072263">
          <w:marLeft w:val="480"/>
          <w:marRight w:val="0"/>
          <w:marTop w:val="0"/>
          <w:marBottom w:val="0"/>
          <w:divBdr>
            <w:top w:val="none" w:sz="0" w:space="0" w:color="auto"/>
            <w:left w:val="none" w:sz="0" w:space="0" w:color="auto"/>
            <w:bottom w:val="none" w:sz="0" w:space="0" w:color="auto"/>
            <w:right w:val="none" w:sz="0" w:space="0" w:color="auto"/>
          </w:divBdr>
        </w:div>
        <w:div w:id="412432945">
          <w:marLeft w:val="480"/>
          <w:marRight w:val="0"/>
          <w:marTop w:val="0"/>
          <w:marBottom w:val="0"/>
          <w:divBdr>
            <w:top w:val="none" w:sz="0" w:space="0" w:color="auto"/>
            <w:left w:val="none" w:sz="0" w:space="0" w:color="auto"/>
            <w:bottom w:val="none" w:sz="0" w:space="0" w:color="auto"/>
            <w:right w:val="none" w:sz="0" w:space="0" w:color="auto"/>
          </w:divBdr>
        </w:div>
        <w:div w:id="420831005">
          <w:marLeft w:val="480"/>
          <w:marRight w:val="0"/>
          <w:marTop w:val="0"/>
          <w:marBottom w:val="0"/>
          <w:divBdr>
            <w:top w:val="none" w:sz="0" w:space="0" w:color="auto"/>
            <w:left w:val="none" w:sz="0" w:space="0" w:color="auto"/>
            <w:bottom w:val="none" w:sz="0" w:space="0" w:color="auto"/>
            <w:right w:val="none" w:sz="0" w:space="0" w:color="auto"/>
          </w:divBdr>
        </w:div>
        <w:div w:id="430274948">
          <w:marLeft w:val="480"/>
          <w:marRight w:val="0"/>
          <w:marTop w:val="0"/>
          <w:marBottom w:val="0"/>
          <w:divBdr>
            <w:top w:val="none" w:sz="0" w:space="0" w:color="auto"/>
            <w:left w:val="none" w:sz="0" w:space="0" w:color="auto"/>
            <w:bottom w:val="none" w:sz="0" w:space="0" w:color="auto"/>
            <w:right w:val="none" w:sz="0" w:space="0" w:color="auto"/>
          </w:divBdr>
        </w:div>
        <w:div w:id="443039122">
          <w:marLeft w:val="480"/>
          <w:marRight w:val="0"/>
          <w:marTop w:val="0"/>
          <w:marBottom w:val="0"/>
          <w:divBdr>
            <w:top w:val="none" w:sz="0" w:space="0" w:color="auto"/>
            <w:left w:val="none" w:sz="0" w:space="0" w:color="auto"/>
            <w:bottom w:val="none" w:sz="0" w:space="0" w:color="auto"/>
            <w:right w:val="none" w:sz="0" w:space="0" w:color="auto"/>
          </w:divBdr>
        </w:div>
        <w:div w:id="476191547">
          <w:marLeft w:val="480"/>
          <w:marRight w:val="0"/>
          <w:marTop w:val="0"/>
          <w:marBottom w:val="0"/>
          <w:divBdr>
            <w:top w:val="none" w:sz="0" w:space="0" w:color="auto"/>
            <w:left w:val="none" w:sz="0" w:space="0" w:color="auto"/>
            <w:bottom w:val="none" w:sz="0" w:space="0" w:color="auto"/>
            <w:right w:val="none" w:sz="0" w:space="0" w:color="auto"/>
          </w:divBdr>
        </w:div>
        <w:div w:id="485556676">
          <w:marLeft w:val="480"/>
          <w:marRight w:val="0"/>
          <w:marTop w:val="0"/>
          <w:marBottom w:val="0"/>
          <w:divBdr>
            <w:top w:val="none" w:sz="0" w:space="0" w:color="auto"/>
            <w:left w:val="none" w:sz="0" w:space="0" w:color="auto"/>
            <w:bottom w:val="none" w:sz="0" w:space="0" w:color="auto"/>
            <w:right w:val="none" w:sz="0" w:space="0" w:color="auto"/>
          </w:divBdr>
        </w:div>
        <w:div w:id="594435267">
          <w:marLeft w:val="480"/>
          <w:marRight w:val="0"/>
          <w:marTop w:val="0"/>
          <w:marBottom w:val="0"/>
          <w:divBdr>
            <w:top w:val="none" w:sz="0" w:space="0" w:color="auto"/>
            <w:left w:val="none" w:sz="0" w:space="0" w:color="auto"/>
            <w:bottom w:val="none" w:sz="0" w:space="0" w:color="auto"/>
            <w:right w:val="none" w:sz="0" w:space="0" w:color="auto"/>
          </w:divBdr>
        </w:div>
        <w:div w:id="629168877">
          <w:marLeft w:val="480"/>
          <w:marRight w:val="0"/>
          <w:marTop w:val="0"/>
          <w:marBottom w:val="0"/>
          <w:divBdr>
            <w:top w:val="none" w:sz="0" w:space="0" w:color="auto"/>
            <w:left w:val="none" w:sz="0" w:space="0" w:color="auto"/>
            <w:bottom w:val="none" w:sz="0" w:space="0" w:color="auto"/>
            <w:right w:val="none" w:sz="0" w:space="0" w:color="auto"/>
          </w:divBdr>
        </w:div>
        <w:div w:id="662584673">
          <w:marLeft w:val="480"/>
          <w:marRight w:val="0"/>
          <w:marTop w:val="0"/>
          <w:marBottom w:val="0"/>
          <w:divBdr>
            <w:top w:val="none" w:sz="0" w:space="0" w:color="auto"/>
            <w:left w:val="none" w:sz="0" w:space="0" w:color="auto"/>
            <w:bottom w:val="none" w:sz="0" w:space="0" w:color="auto"/>
            <w:right w:val="none" w:sz="0" w:space="0" w:color="auto"/>
          </w:divBdr>
        </w:div>
        <w:div w:id="665403924">
          <w:marLeft w:val="480"/>
          <w:marRight w:val="0"/>
          <w:marTop w:val="0"/>
          <w:marBottom w:val="0"/>
          <w:divBdr>
            <w:top w:val="none" w:sz="0" w:space="0" w:color="auto"/>
            <w:left w:val="none" w:sz="0" w:space="0" w:color="auto"/>
            <w:bottom w:val="none" w:sz="0" w:space="0" w:color="auto"/>
            <w:right w:val="none" w:sz="0" w:space="0" w:color="auto"/>
          </w:divBdr>
        </w:div>
        <w:div w:id="700783633">
          <w:marLeft w:val="480"/>
          <w:marRight w:val="0"/>
          <w:marTop w:val="0"/>
          <w:marBottom w:val="0"/>
          <w:divBdr>
            <w:top w:val="none" w:sz="0" w:space="0" w:color="auto"/>
            <w:left w:val="none" w:sz="0" w:space="0" w:color="auto"/>
            <w:bottom w:val="none" w:sz="0" w:space="0" w:color="auto"/>
            <w:right w:val="none" w:sz="0" w:space="0" w:color="auto"/>
          </w:divBdr>
        </w:div>
        <w:div w:id="755521090">
          <w:marLeft w:val="480"/>
          <w:marRight w:val="0"/>
          <w:marTop w:val="0"/>
          <w:marBottom w:val="0"/>
          <w:divBdr>
            <w:top w:val="none" w:sz="0" w:space="0" w:color="auto"/>
            <w:left w:val="none" w:sz="0" w:space="0" w:color="auto"/>
            <w:bottom w:val="none" w:sz="0" w:space="0" w:color="auto"/>
            <w:right w:val="none" w:sz="0" w:space="0" w:color="auto"/>
          </w:divBdr>
        </w:div>
        <w:div w:id="788205656">
          <w:marLeft w:val="480"/>
          <w:marRight w:val="0"/>
          <w:marTop w:val="0"/>
          <w:marBottom w:val="0"/>
          <w:divBdr>
            <w:top w:val="none" w:sz="0" w:space="0" w:color="auto"/>
            <w:left w:val="none" w:sz="0" w:space="0" w:color="auto"/>
            <w:bottom w:val="none" w:sz="0" w:space="0" w:color="auto"/>
            <w:right w:val="none" w:sz="0" w:space="0" w:color="auto"/>
          </w:divBdr>
        </w:div>
        <w:div w:id="834885127">
          <w:marLeft w:val="480"/>
          <w:marRight w:val="0"/>
          <w:marTop w:val="0"/>
          <w:marBottom w:val="0"/>
          <w:divBdr>
            <w:top w:val="none" w:sz="0" w:space="0" w:color="auto"/>
            <w:left w:val="none" w:sz="0" w:space="0" w:color="auto"/>
            <w:bottom w:val="none" w:sz="0" w:space="0" w:color="auto"/>
            <w:right w:val="none" w:sz="0" w:space="0" w:color="auto"/>
          </w:divBdr>
        </w:div>
        <w:div w:id="849218902">
          <w:marLeft w:val="480"/>
          <w:marRight w:val="0"/>
          <w:marTop w:val="0"/>
          <w:marBottom w:val="0"/>
          <w:divBdr>
            <w:top w:val="none" w:sz="0" w:space="0" w:color="auto"/>
            <w:left w:val="none" w:sz="0" w:space="0" w:color="auto"/>
            <w:bottom w:val="none" w:sz="0" w:space="0" w:color="auto"/>
            <w:right w:val="none" w:sz="0" w:space="0" w:color="auto"/>
          </w:divBdr>
        </w:div>
        <w:div w:id="856892496">
          <w:marLeft w:val="480"/>
          <w:marRight w:val="0"/>
          <w:marTop w:val="0"/>
          <w:marBottom w:val="0"/>
          <w:divBdr>
            <w:top w:val="none" w:sz="0" w:space="0" w:color="auto"/>
            <w:left w:val="none" w:sz="0" w:space="0" w:color="auto"/>
            <w:bottom w:val="none" w:sz="0" w:space="0" w:color="auto"/>
            <w:right w:val="none" w:sz="0" w:space="0" w:color="auto"/>
          </w:divBdr>
        </w:div>
        <w:div w:id="902986573">
          <w:marLeft w:val="480"/>
          <w:marRight w:val="0"/>
          <w:marTop w:val="0"/>
          <w:marBottom w:val="0"/>
          <w:divBdr>
            <w:top w:val="none" w:sz="0" w:space="0" w:color="auto"/>
            <w:left w:val="none" w:sz="0" w:space="0" w:color="auto"/>
            <w:bottom w:val="none" w:sz="0" w:space="0" w:color="auto"/>
            <w:right w:val="none" w:sz="0" w:space="0" w:color="auto"/>
          </w:divBdr>
        </w:div>
        <w:div w:id="915287079">
          <w:marLeft w:val="480"/>
          <w:marRight w:val="0"/>
          <w:marTop w:val="0"/>
          <w:marBottom w:val="0"/>
          <w:divBdr>
            <w:top w:val="none" w:sz="0" w:space="0" w:color="auto"/>
            <w:left w:val="none" w:sz="0" w:space="0" w:color="auto"/>
            <w:bottom w:val="none" w:sz="0" w:space="0" w:color="auto"/>
            <w:right w:val="none" w:sz="0" w:space="0" w:color="auto"/>
          </w:divBdr>
        </w:div>
        <w:div w:id="935360437">
          <w:marLeft w:val="480"/>
          <w:marRight w:val="0"/>
          <w:marTop w:val="0"/>
          <w:marBottom w:val="0"/>
          <w:divBdr>
            <w:top w:val="none" w:sz="0" w:space="0" w:color="auto"/>
            <w:left w:val="none" w:sz="0" w:space="0" w:color="auto"/>
            <w:bottom w:val="none" w:sz="0" w:space="0" w:color="auto"/>
            <w:right w:val="none" w:sz="0" w:space="0" w:color="auto"/>
          </w:divBdr>
        </w:div>
        <w:div w:id="1024401813">
          <w:marLeft w:val="480"/>
          <w:marRight w:val="0"/>
          <w:marTop w:val="0"/>
          <w:marBottom w:val="0"/>
          <w:divBdr>
            <w:top w:val="none" w:sz="0" w:space="0" w:color="auto"/>
            <w:left w:val="none" w:sz="0" w:space="0" w:color="auto"/>
            <w:bottom w:val="none" w:sz="0" w:space="0" w:color="auto"/>
            <w:right w:val="none" w:sz="0" w:space="0" w:color="auto"/>
          </w:divBdr>
        </w:div>
        <w:div w:id="1033459635">
          <w:marLeft w:val="480"/>
          <w:marRight w:val="0"/>
          <w:marTop w:val="0"/>
          <w:marBottom w:val="0"/>
          <w:divBdr>
            <w:top w:val="none" w:sz="0" w:space="0" w:color="auto"/>
            <w:left w:val="none" w:sz="0" w:space="0" w:color="auto"/>
            <w:bottom w:val="none" w:sz="0" w:space="0" w:color="auto"/>
            <w:right w:val="none" w:sz="0" w:space="0" w:color="auto"/>
          </w:divBdr>
        </w:div>
        <w:div w:id="1075854529">
          <w:marLeft w:val="480"/>
          <w:marRight w:val="0"/>
          <w:marTop w:val="0"/>
          <w:marBottom w:val="0"/>
          <w:divBdr>
            <w:top w:val="none" w:sz="0" w:space="0" w:color="auto"/>
            <w:left w:val="none" w:sz="0" w:space="0" w:color="auto"/>
            <w:bottom w:val="none" w:sz="0" w:space="0" w:color="auto"/>
            <w:right w:val="none" w:sz="0" w:space="0" w:color="auto"/>
          </w:divBdr>
        </w:div>
        <w:div w:id="1075860249">
          <w:marLeft w:val="480"/>
          <w:marRight w:val="0"/>
          <w:marTop w:val="0"/>
          <w:marBottom w:val="0"/>
          <w:divBdr>
            <w:top w:val="none" w:sz="0" w:space="0" w:color="auto"/>
            <w:left w:val="none" w:sz="0" w:space="0" w:color="auto"/>
            <w:bottom w:val="none" w:sz="0" w:space="0" w:color="auto"/>
            <w:right w:val="none" w:sz="0" w:space="0" w:color="auto"/>
          </w:divBdr>
        </w:div>
        <w:div w:id="1088304046">
          <w:marLeft w:val="480"/>
          <w:marRight w:val="0"/>
          <w:marTop w:val="0"/>
          <w:marBottom w:val="0"/>
          <w:divBdr>
            <w:top w:val="none" w:sz="0" w:space="0" w:color="auto"/>
            <w:left w:val="none" w:sz="0" w:space="0" w:color="auto"/>
            <w:bottom w:val="none" w:sz="0" w:space="0" w:color="auto"/>
            <w:right w:val="none" w:sz="0" w:space="0" w:color="auto"/>
          </w:divBdr>
        </w:div>
        <w:div w:id="1205212951">
          <w:marLeft w:val="480"/>
          <w:marRight w:val="0"/>
          <w:marTop w:val="0"/>
          <w:marBottom w:val="0"/>
          <w:divBdr>
            <w:top w:val="none" w:sz="0" w:space="0" w:color="auto"/>
            <w:left w:val="none" w:sz="0" w:space="0" w:color="auto"/>
            <w:bottom w:val="none" w:sz="0" w:space="0" w:color="auto"/>
            <w:right w:val="none" w:sz="0" w:space="0" w:color="auto"/>
          </w:divBdr>
        </w:div>
        <w:div w:id="1217937955">
          <w:marLeft w:val="480"/>
          <w:marRight w:val="0"/>
          <w:marTop w:val="0"/>
          <w:marBottom w:val="0"/>
          <w:divBdr>
            <w:top w:val="none" w:sz="0" w:space="0" w:color="auto"/>
            <w:left w:val="none" w:sz="0" w:space="0" w:color="auto"/>
            <w:bottom w:val="none" w:sz="0" w:space="0" w:color="auto"/>
            <w:right w:val="none" w:sz="0" w:space="0" w:color="auto"/>
          </w:divBdr>
        </w:div>
        <w:div w:id="1269432330">
          <w:marLeft w:val="480"/>
          <w:marRight w:val="0"/>
          <w:marTop w:val="0"/>
          <w:marBottom w:val="0"/>
          <w:divBdr>
            <w:top w:val="none" w:sz="0" w:space="0" w:color="auto"/>
            <w:left w:val="none" w:sz="0" w:space="0" w:color="auto"/>
            <w:bottom w:val="none" w:sz="0" w:space="0" w:color="auto"/>
            <w:right w:val="none" w:sz="0" w:space="0" w:color="auto"/>
          </w:divBdr>
        </w:div>
        <w:div w:id="1323924979">
          <w:marLeft w:val="480"/>
          <w:marRight w:val="0"/>
          <w:marTop w:val="0"/>
          <w:marBottom w:val="0"/>
          <w:divBdr>
            <w:top w:val="none" w:sz="0" w:space="0" w:color="auto"/>
            <w:left w:val="none" w:sz="0" w:space="0" w:color="auto"/>
            <w:bottom w:val="none" w:sz="0" w:space="0" w:color="auto"/>
            <w:right w:val="none" w:sz="0" w:space="0" w:color="auto"/>
          </w:divBdr>
        </w:div>
        <w:div w:id="1329483453">
          <w:marLeft w:val="480"/>
          <w:marRight w:val="0"/>
          <w:marTop w:val="0"/>
          <w:marBottom w:val="0"/>
          <w:divBdr>
            <w:top w:val="none" w:sz="0" w:space="0" w:color="auto"/>
            <w:left w:val="none" w:sz="0" w:space="0" w:color="auto"/>
            <w:bottom w:val="none" w:sz="0" w:space="0" w:color="auto"/>
            <w:right w:val="none" w:sz="0" w:space="0" w:color="auto"/>
          </w:divBdr>
        </w:div>
        <w:div w:id="1333068746">
          <w:marLeft w:val="480"/>
          <w:marRight w:val="0"/>
          <w:marTop w:val="0"/>
          <w:marBottom w:val="0"/>
          <w:divBdr>
            <w:top w:val="none" w:sz="0" w:space="0" w:color="auto"/>
            <w:left w:val="none" w:sz="0" w:space="0" w:color="auto"/>
            <w:bottom w:val="none" w:sz="0" w:space="0" w:color="auto"/>
            <w:right w:val="none" w:sz="0" w:space="0" w:color="auto"/>
          </w:divBdr>
        </w:div>
        <w:div w:id="1359892123">
          <w:marLeft w:val="480"/>
          <w:marRight w:val="0"/>
          <w:marTop w:val="0"/>
          <w:marBottom w:val="0"/>
          <w:divBdr>
            <w:top w:val="none" w:sz="0" w:space="0" w:color="auto"/>
            <w:left w:val="none" w:sz="0" w:space="0" w:color="auto"/>
            <w:bottom w:val="none" w:sz="0" w:space="0" w:color="auto"/>
            <w:right w:val="none" w:sz="0" w:space="0" w:color="auto"/>
          </w:divBdr>
        </w:div>
        <w:div w:id="1370304931">
          <w:marLeft w:val="480"/>
          <w:marRight w:val="0"/>
          <w:marTop w:val="0"/>
          <w:marBottom w:val="0"/>
          <w:divBdr>
            <w:top w:val="none" w:sz="0" w:space="0" w:color="auto"/>
            <w:left w:val="none" w:sz="0" w:space="0" w:color="auto"/>
            <w:bottom w:val="none" w:sz="0" w:space="0" w:color="auto"/>
            <w:right w:val="none" w:sz="0" w:space="0" w:color="auto"/>
          </w:divBdr>
        </w:div>
        <w:div w:id="1374423578">
          <w:marLeft w:val="480"/>
          <w:marRight w:val="0"/>
          <w:marTop w:val="0"/>
          <w:marBottom w:val="0"/>
          <w:divBdr>
            <w:top w:val="none" w:sz="0" w:space="0" w:color="auto"/>
            <w:left w:val="none" w:sz="0" w:space="0" w:color="auto"/>
            <w:bottom w:val="none" w:sz="0" w:space="0" w:color="auto"/>
            <w:right w:val="none" w:sz="0" w:space="0" w:color="auto"/>
          </w:divBdr>
        </w:div>
        <w:div w:id="1381512955">
          <w:marLeft w:val="480"/>
          <w:marRight w:val="0"/>
          <w:marTop w:val="0"/>
          <w:marBottom w:val="0"/>
          <w:divBdr>
            <w:top w:val="none" w:sz="0" w:space="0" w:color="auto"/>
            <w:left w:val="none" w:sz="0" w:space="0" w:color="auto"/>
            <w:bottom w:val="none" w:sz="0" w:space="0" w:color="auto"/>
            <w:right w:val="none" w:sz="0" w:space="0" w:color="auto"/>
          </w:divBdr>
        </w:div>
        <w:div w:id="1383214953">
          <w:marLeft w:val="480"/>
          <w:marRight w:val="0"/>
          <w:marTop w:val="0"/>
          <w:marBottom w:val="0"/>
          <w:divBdr>
            <w:top w:val="none" w:sz="0" w:space="0" w:color="auto"/>
            <w:left w:val="none" w:sz="0" w:space="0" w:color="auto"/>
            <w:bottom w:val="none" w:sz="0" w:space="0" w:color="auto"/>
            <w:right w:val="none" w:sz="0" w:space="0" w:color="auto"/>
          </w:divBdr>
        </w:div>
        <w:div w:id="1413310672">
          <w:marLeft w:val="480"/>
          <w:marRight w:val="0"/>
          <w:marTop w:val="0"/>
          <w:marBottom w:val="0"/>
          <w:divBdr>
            <w:top w:val="none" w:sz="0" w:space="0" w:color="auto"/>
            <w:left w:val="none" w:sz="0" w:space="0" w:color="auto"/>
            <w:bottom w:val="none" w:sz="0" w:space="0" w:color="auto"/>
            <w:right w:val="none" w:sz="0" w:space="0" w:color="auto"/>
          </w:divBdr>
        </w:div>
        <w:div w:id="1461221640">
          <w:marLeft w:val="480"/>
          <w:marRight w:val="0"/>
          <w:marTop w:val="0"/>
          <w:marBottom w:val="0"/>
          <w:divBdr>
            <w:top w:val="none" w:sz="0" w:space="0" w:color="auto"/>
            <w:left w:val="none" w:sz="0" w:space="0" w:color="auto"/>
            <w:bottom w:val="none" w:sz="0" w:space="0" w:color="auto"/>
            <w:right w:val="none" w:sz="0" w:space="0" w:color="auto"/>
          </w:divBdr>
        </w:div>
        <w:div w:id="1468471159">
          <w:marLeft w:val="480"/>
          <w:marRight w:val="0"/>
          <w:marTop w:val="0"/>
          <w:marBottom w:val="0"/>
          <w:divBdr>
            <w:top w:val="none" w:sz="0" w:space="0" w:color="auto"/>
            <w:left w:val="none" w:sz="0" w:space="0" w:color="auto"/>
            <w:bottom w:val="none" w:sz="0" w:space="0" w:color="auto"/>
            <w:right w:val="none" w:sz="0" w:space="0" w:color="auto"/>
          </w:divBdr>
        </w:div>
        <w:div w:id="1512334138">
          <w:marLeft w:val="480"/>
          <w:marRight w:val="0"/>
          <w:marTop w:val="0"/>
          <w:marBottom w:val="0"/>
          <w:divBdr>
            <w:top w:val="none" w:sz="0" w:space="0" w:color="auto"/>
            <w:left w:val="none" w:sz="0" w:space="0" w:color="auto"/>
            <w:bottom w:val="none" w:sz="0" w:space="0" w:color="auto"/>
            <w:right w:val="none" w:sz="0" w:space="0" w:color="auto"/>
          </w:divBdr>
        </w:div>
        <w:div w:id="1521964293">
          <w:marLeft w:val="480"/>
          <w:marRight w:val="0"/>
          <w:marTop w:val="0"/>
          <w:marBottom w:val="0"/>
          <w:divBdr>
            <w:top w:val="none" w:sz="0" w:space="0" w:color="auto"/>
            <w:left w:val="none" w:sz="0" w:space="0" w:color="auto"/>
            <w:bottom w:val="none" w:sz="0" w:space="0" w:color="auto"/>
            <w:right w:val="none" w:sz="0" w:space="0" w:color="auto"/>
          </w:divBdr>
        </w:div>
        <w:div w:id="1531331935">
          <w:marLeft w:val="480"/>
          <w:marRight w:val="0"/>
          <w:marTop w:val="0"/>
          <w:marBottom w:val="0"/>
          <w:divBdr>
            <w:top w:val="none" w:sz="0" w:space="0" w:color="auto"/>
            <w:left w:val="none" w:sz="0" w:space="0" w:color="auto"/>
            <w:bottom w:val="none" w:sz="0" w:space="0" w:color="auto"/>
            <w:right w:val="none" w:sz="0" w:space="0" w:color="auto"/>
          </w:divBdr>
        </w:div>
        <w:div w:id="1553300976">
          <w:marLeft w:val="480"/>
          <w:marRight w:val="0"/>
          <w:marTop w:val="0"/>
          <w:marBottom w:val="0"/>
          <w:divBdr>
            <w:top w:val="none" w:sz="0" w:space="0" w:color="auto"/>
            <w:left w:val="none" w:sz="0" w:space="0" w:color="auto"/>
            <w:bottom w:val="none" w:sz="0" w:space="0" w:color="auto"/>
            <w:right w:val="none" w:sz="0" w:space="0" w:color="auto"/>
          </w:divBdr>
        </w:div>
        <w:div w:id="1579167727">
          <w:marLeft w:val="480"/>
          <w:marRight w:val="0"/>
          <w:marTop w:val="0"/>
          <w:marBottom w:val="0"/>
          <w:divBdr>
            <w:top w:val="none" w:sz="0" w:space="0" w:color="auto"/>
            <w:left w:val="none" w:sz="0" w:space="0" w:color="auto"/>
            <w:bottom w:val="none" w:sz="0" w:space="0" w:color="auto"/>
            <w:right w:val="none" w:sz="0" w:space="0" w:color="auto"/>
          </w:divBdr>
        </w:div>
        <w:div w:id="1612930995">
          <w:marLeft w:val="480"/>
          <w:marRight w:val="0"/>
          <w:marTop w:val="0"/>
          <w:marBottom w:val="0"/>
          <w:divBdr>
            <w:top w:val="none" w:sz="0" w:space="0" w:color="auto"/>
            <w:left w:val="none" w:sz="0" w:space="0" w:color="auto"/>
            <w:bottom w:val="none" w:sz="0" w:space="0" w:color="auto"/>
            <w:right w:val="none" w:sz="0" w:space="0" w:color="auto"/>
          </w:divBdr>
        </w:div>
        <w:div w:id="1637643371">
          <w:marLeft w:val="480"/>
          <w:marRight w:val="0"/>
          <w:marTop w:val="0"/>
          <w:marBottom w:val="0"/>
          <w:divBdr>
            <w:top w:val="none" w:sz="0" w:space="0" w:color="auto"/>
            <w:left w:val="none" w:sz="0" w:space="0" w:color="auto"/>
            <w:bottom w:val="none" w:sz="0" w:space="0" w:color="auto"/>
            <w:right w:val="none" w:sz="0" w:space="0" w:color="auto"/>
          </w:divBdr>
        </w:div>
        <w:div w:id="1651596982">
          <w:marLeft w:val="480"/>
          <w:marRight w:val="0"/>
          <w:marTop w:val="0"/>
          <w:marBottom w:val="0"/>
          <w:divBdr>
            <w:top w:val="none" w:sz="0" w:space="0" w:color="auto"/>
            <w:left w:val="none" w:sz="0" w:space="0" w:color="auto"/>
            <w:bottom w:val="none" w:sz="0" w:space="0" w:color="auto"/>
            <w:right w:val="none" w:sz="0" w:space="0" w:color="auto"/>
          </w:divBdr>
        </w:div>
        <w:div w:id="1715156543">
          <w:marLeft w:val="480"/>
          <w:marRight w:val="0"/>
          <w:marTop w:val="0"/>
          <w:marBottom w:val="0"/>
          <w:divBdr>
            <w:top w:val="none" w:sz="0" w:space="0" w:color="auto"/>
            <w:left w:val="none" w:sz="0" w:space="0" w:color="auto"/>
            <w:bottom w:val="none" w:sz="0" w:space="0" w:color="auto"/>
            <w:right w:val="none" w:sz="0" w:space="0" w:color="auto"/>
          </w:divBdr>
        </w:div>
        <w:div w:id="1768764980">
          <w:marLeft w:val="480"/>
          <w:marRight w:val="0"/>
          <w:marTop w:val="0"/>
          <w:marBottom w:val="0"/>
          <w:divBdr>
            <w:top w:val="none" w:sz="0" w:space="0" w:color="auto"/>
            <w:left w:val="none" w:sz="0" w:space="0" w:color="auto"/>
            <w:bottom w:val="none" w:sz="0" w:space="0" w:color="auto"/>
            <w:right w:val="none" w:sz="0" w:space="0" w:color="auto"/>
          </w:divBdr>
        </w:div>
        <w:div w:id="1778984598">
          <w:marLeft w:val="480"/>
          <w:marRight w:val="0"/>
          <w:marTop w:val="0"/>
          <w:marBottom w:val="0"/>
          <w:divBdr>
            <w:top w:val="none" w:sz="0" w:space="0" w:color="auto"/>
            <w:left w:val="none" w:sz="0" w:space="0" w:color="auto"/>
            <w:bottom w:val="none" w:sz="0" w:space="0" w:color="auto"/>
            <w:right w:val="none" w:sz="0" w:space="0" w:color="auto"/>
          </w:divBdr>
        </w:div>
        <w:div w:id="1829636094">
          <w:marLeft w:val="480"/>
          <w:marRight w:val="0"/>
          <w:marTop w:val="0"/>
          <w:marBottom w:val="0"/>
          <w:divBdr>
            <w:top w:val="none" w:sz="0" w:space="0" w:color="auto"/>
            <w:left w:val="none" w:sz="0" w:space="0" w:color="auto"/>
            <w:bottom w:val="none" w:sz="0" w:space="0" w:color="auto"/>
            <w:right w:val="none" w:sz="0" w:space="0" w:color="auto"/>
          </w:divBdr>
        </w:div>
        <w:div w:id="1865636245">
          <w:marLeft w:val="480"/>
          <w:marRight w:val="0"/>
          <w:marTop w:val="0"/>
          <w:marBottom w:val="0"/>
          <w:divBdr>
            <w:top w:val="none" w:sz="0" w:space="0" w:color="auto"/>
            <w:left w:val="none" w:sz="0" w:space="0" w:color="auto"/>
            <w:bottom w:val="none" w:sz="0" w:space="0" w:color="auto"/>
            <w:right w:val="none" w:sz="0" w:space="0" w:color="auto"/>
          </w:divBdr>
        </w:div>
        <w:div w:id="1910537375">
          <w:marLeft w:val="480"/>
          <w:marRight w:val="0"/>
          <w:marTop w:val="0"/>
          <w:marBottom w:val="0"/>
          <w:divBdr>
            <w:top w:val="none" w:sz="0" w:space="0" w:color="auto"/>
            <w:left w:val="none" w:sz="0" w:space="0" w:color="auto"/>
            <w:bottom w:val="none" w:sz="0" w:space="0" w:color="auto"/>
            <w:right w:val="none" w:sz="0" w:space="0" w:color="auto"/>
          </w:divBdr>
        </w:div>
        <w:div w:id="1912423669">
          <w:marLeft w:val="480"/>
          <w:marRight w:val="0"/>
          <w:marTop w:val="0"/>
          <w:marBottom w:val="0"/>
          <w:divBdr>
            <w:top w:val="none" w:sz="0" w:space="0" w:color="auto"/>
            <w:left w:val="none" w:sz="0" w:space="0" w:color="auto"/>
            <w:bottom w:val="none" w:sz="0" w:space="0" w:color="auto"/>
            <w:right w:val="none" w:sz="0" w:space="0" w:color="auto"/>
          </w:divBdr>
        </w:div>
        <w:div w:id="1914465620">
          <w:marLeft w:val="480"/>
          <w:marRight w:val="0"/>
          <w:marTop w:val="0"/>
          <w:marBottom w:val="0"/>
          <w:divBdr>
            <w:top w:val="none" w:sz="0" w:space="0" w:color="auto"/>
            <w:left w:val="none" w:sz="0" w:space="0" w:color="auto"/>
            <w:bottom w:val="none" w:sz="0" w:space="0" w:color="auto"/>
            <w:right w:val="none" w:sz="0" w:space="0" w:color="auto"/>
          </w:divBdr>
        </w:div>
        <w:div w:id="1950045092">
          <w:marLeft w:val="480"/>
          <w:marRight w:val="0"/>
          <w:marTop w:val="0"/>
          <w:marBottom w:val="0"/>
          <w:divBdr>
            <w:top w:val="none" w:sz="0" w:space="0" w:color="auto"/>
            <w:left w:val="none" w:sz="0" w:space="0" w:color="auto"/>
            <w:bottom w:val="none" w:sz="0" w:space="0" w:color="auto"/>
            <w:right w:val="none" w:sz="0" w:space="0" w:color="auto"/>
          </w:divBdr>
        </w:div>
        <w:div w:id="2003193928">
          <w:marLeft w:val="480"/>
          <w:marRight w:val="0"/>
          <w:marTop w:val="0"/>
          <w:marBottom w:val="0"/>
          <w:divBdr>
            <w:top w:val="none" w:sz="0" w:space="0" w:color="auto"/>
            <w:left w:val="none" w:sz="0" w:space="0" w:color="auto"/>
            <w:bottom w:val="none" w:sz="0" w:space="0" w:color="auto"/>
            <w:right w:val="none" w:sz="0" w:space="0" w:color="auto"/>
          </w:divBdr>
        </w:div>
        <w:div w:id="2041590076">
          <w:marLeft w:val="480"/>
          <w:marRight w:val="0"/>
          <w:marTop w:val="0"/>
          <w:marBottom w:val="0"/>
          <w:divBdr>
            <w:top w:val="none" w:sz="0" w:space="0" w:color="auto"/>
            <w:left w:val="none" w:sz="0" w:space="0" w:color="auto"/>
            <w:bottom w:val="none" w:sz="0" w:space="0" w:color="auto"/>
            <w:right w:val="none" w:sz="0" w:space="0" w:color="auto"/>
          </w:divBdr>
        </w:div>
        <w:div w:id="2057391594">
          <w:marLeft w:val="480"/>
          <w:marRight w:val="0"/>
          <w:marTop w:val="0"/>
          <w:marBottom w:val="0"/>
          <w:divBdr>
            <w:top w:val="none" w:sz="0" w:space="0" w:color="auto"/>
            <w:left w:val="none" w:sz="0" w:space="0" w:color="auto"/>
            <w:bottom w:val="none" w:sz="0" w:space="0" w:color="auto"/>
            <w:right w:val="none" w:sz="0" w:space="0" w:color="auto"/>
          </w:divBdr>
        </w:div>
        <w:div w:id="2058963937">
          <w:marLeft w:val="480"/>
          <w:marRight w:val="0"/>
          <w:marTop w:val="0"/>
          <w:marBottom w:val="0"/>
          <w:divBdr>
            <w:top w:val="none" w:sz="0" w:space="0" w:color="auto"/>
            <w:left w:val="none" w:sz="0" w:space="0" w:color="auto"/>
            <w:bottom w:val="none" w:sz="0" w:space="0" w:color="auto"/>
            <w:right w:val="none" w:sz="0" w:space="0" w:color="auto"/>
          </w:divBdr>
        </w:div>
        <w:div w:id="2081557952">
          <w:marLeft w:val="480"/>
          <w:marRight w:val="0"/>
          <w:marTop w:val="0"/>
          <w:marBottom w:val="0"/>
          <w:divBdr>
            <w:top w:val="none" w:sz="0" w:space="0" w:color="auto"/>
            <w:left w:val="none" w:sz="0" w:space="0" w:color="auto"/>
            <w:bottom w:val="none" w:sz="0" w:space="0" w:color="auto"/>
            <w:right w:val="none" w:sz="0" w:space="0" w:color="auto"/>
          </w:divBdr>
        </w:div>
        <w:div w:id="2093698994">
          <w:marLeft w:val="480"/>
          <w:marRight w:val="0"/>
          <w:marTop w:val="0"/>
          <w:marBottom w:val="0"/>
          <w:divBdr>
            <w:top w:val="none" w:sz="0" w:space="0" w:color="auto"/>
            <w:left w:val="none" w:sz="0" w:space="0" w:color="auto"/>
            <w:bottom w:val="none" w:sz="0" w:space="0" w:color="auto"/>
            <w:right w:val="none" w:sz="0" w:space="0" w:color="auto"/>
          </w:divBdr>
        </w:div>
        <w:div w:id="2124111712">
          <w:marLeft w:val="480"/>
          <w:marRight w:val="0"/>
          <w:marTop w:val="0"/>
          <w:marBottom w:val="0"/>
          <w:divBdr>
            <w:top w:val="none" w:sz="0" w:space="0" w:color="auto"/>
            <w:left w:val="none" w:sz="0" w:space="0" w:color="auto"/>
            <w:bottom w:val="none" w:sz="0" w:space="0" w:color="auto"/>
            <w:right w:val="none" w:sz="0" w:space="0" w:color="auto"/>
          </w:divBdr>
        </w:div>
        <w:div w:id="2138714007">
          <w:marLeft w:val="480"/>
          <w:marRight w:val="0"/>
          <w:marTop w:val="0"/>
          <w:marBottom w:val="0"/>
          <w:divBdr>
            <w:top w:val="none" w:sz="0" w:space="0" w:color="auto"/>
            <w:left w:val="none" w:sz="0" w:space="0" w:color="auto"/>
            <w:bottom w:val="none" w:sz="0" w:space="0" w:color="auto"/>
            <w:right w:val="none" w:sz="0" w:space="0" w:color="auto"/>
          </w:divBdr>
        </w:div>
      </w:divsChild>
    </w:div>
    <w:div w:id="1446804807">
      <w:bodyDiv w:val="1"/>
      <w:marLeft w:val="0"/>
      <w:marRight w:val="0"/>
      <w:marTop w:val="0"/>
      <w:marBottom w:val="0"/>
      <w:divBdr>
        <w:top w:val="none" w:sz="0" w:space="0" w:color="auto"/>
        <w:left w:val="none" w:sz="0" w:space="0" w:color="auto"/>
        <w:bottom w:val="none" w:sz="0" w:space="0" w:color="auto"/>
        <w:right w:val="none" w:sz="0" w:space="0" w:color="auto"/>
      </w:divBdr>
      <w:divsChild>
        <w:div w:id="1143691117">
          <w:marLeft w:val="480"/>
          <w:marRight w:val="0"/>
          <w:marTop w:val="0"/>
          <w:marBottom w:val="0"/>
          <w:divBdr>
            <w:top w:val="none" w:sz="0" w:space="0" w:color="auto"/>
            <w:left w:val="none" w:sz="0" w:space="0" w:color="auto"/>
            <w:bottom w:val="none" w:sz="0" w:space="0" w:color="auto"/>
            <w:right w:val="none" w:sz="0" w:space="0" w:color="auto"/>
          </w:divBdr>
        </w:div>
        <w:div w:id="156313285">
          <w:marLeft w:val="480"/>
          <w:marRight w:val="0"/>
          <w:marTop w:val="0"/>
          <w:marBottom w:val="0"/>
          <w:divBdr>
            <w:top w:val="none" w:sz="0" w:space="0" w:color="auto"/>
            <w:left w:val="none" w:sz="0" w:space="0" w:color="auto"/>
            <w:bottom w:val="none" w:sz="0" w:space="0" w:color="auto"/>
            <w:right w:val="none" w:sz="0" w:space="0" w:color="auto"/>
          </w:divBdr>
        </w:div>
        <w:div w:id="1658999391">
          <w:marLeft w:val="480"/>
          <w:marRight w:val="0"/>
          <w:marTop w:val="0"/>
          <w:marBottom w:val="0"/>
          <w:divBdr>
            <w:top w:val="none" w:sz="0" w:space="0" w:color="auto"/>
            <w:left w:val="none" w:sz="0" w:space="0" w:color="auto"/>
            <w:bottom w:val="none" w:sz="0" w:space="0" w:color="auto"/>
            <w:right w:val="none" w:sz="0" w:space="0" w:color="auto"/>
          </w:divBdr>
        </w:div>
        <w:div w:id="343359620">
          <w:marLeft w:val="480"/>
          <w:marRight w:val="0"/>
          <w:marTop w:val="0"/>
          <w:marBottom w:val="0"/>
          <w:divBdr>
            <w:top w:val="none" w:sz="0" w:space="0" w:color="auto"/>
            <w:left w:val="none" w:sz="0" w:space="0" w:color="auto"/>
            <w:bottom w:val="none" w:sz="0" w:space="0" w:color="auto"/>
            <w:right w:val="none" w:sz="0" w:space="0" w:color="auto"/>
          </w:divBdr>
        </w:div>
        <w:div w:id="635336872">
          <w:marLeft w:val="480"/>
          <w:marRight w:val="0"/>
          <w:marTop w:val="0"/>
          <w:marBottom w:val="0"/>
          <w:divBdr>
            <w:top w:val="none" w:sz="0" w:space="0" w:color="auto"/>
            <w:left w:val="none" w:sz="0" w:space="0" w:color="auto"/>
            <w:bottom w:val="none" w:sz="0" w:space="0" w:color="auto"/>
            <w:right w:val="none" w:sz="0" w:space="0" w:color="auto"/>
          </w:divBdr>
        </w:div>
        <w:div w:id="1715305815">
          <w:marLeft w:val="480"/>
          <w:marRight w:val="0"/>
          <w:marTop w:val="0"/>
          <w:marBottom w:val="0"/>
          <w:divBdr>
            <w:top w:val="none" w:sz="0" w:space="0" w:color="auto"/>
            <w:left w:val="none" w:sz="0" w:space="0" w:color="auto"/>
            <w:bottom w:val="none" w:sz="0" w:space="0" w:color="auto"/>
            <w:right w:val="none" w:sz="0" w:space="0" w:color="auto"/>
          </w:divBdr>
        </w:div>
        <w:div w:id="569653860">
          <w:marLeft w:val="480"/>
          <w:marRight w:val="0"/>
          <w:marTop w:val="0"/>
          <w:marBottom w:val="0"/>
          <w:divBdr>
            <w:top w:val="none" w:sz="0" w:space="0" w:color="auto"/>
            <w:left w:val="none" w:sz="0" w:space="0" w:color="auto"/>
            <w:bottom w:val="none" w:sz="0" w:space="0" w:color="auto"/>
            <w:right w:val="none" w:sz="0" w:space="0" w:color="auto"/>
          </w:divBdr>
        </w:div>
        <w:div w:id="642660041">
          <w:marLeft w:val="480"/>
          <w:marRight w:val="0"/>
          <w:marTop w:val="0"/>
          <w:marBottom w:val="0"/>
          <w:divBdr>
            <w:top w:val="none" w:sz="0" w:space="0" w:color="auto"/>
            <w:left w:val="none" w:sz="0" w:space="0" w:color="auto"/>
            <w:bottom w:val="none" w:sz="0" w:space="0" w:color="auto"/>
            <w:right w:val="none" w:sz="0" w:space="0" w:color="auto"/>
          </w:divBdr>
        </w:div>
        <w:div w:id="1331760511">
          <w:marLeft w:val="480"/>
          <w:marRight w:val="0"/>
          <w:marTop w:val="0"/>
          <w:marBottom w:val="0"/>
          <w:divBdr>
            <w:top w:val="none" w:sz="0" w:space="0" w:color="auto"/>
            <w:left w:val="none" w:sz="0" w:space="0" w:color="auto"/>
            <w:bottom w:val="none" w:sz="0" w:space="0" w:color="auto"/>
            <w:right w:val="none" w:sz="0" w:space="0" w:color="auto"/>
          </w:divBdr>
        </w:div>
        <w:div w:id="1153180390">
          <w:marLeft w:val="480"/>
          <w:marRight w:val="0"/>
          <w:marTop w:val="0"/>
          <w:marBottom w:val="0"/>
          <w:divBdr>
            <w:top w:val="none" w:sz="0" w:space="0" w:color="auto"/>
            <w:left w:val="none" w:sz="0" w:space="0" w:color="auto"/>
            <w:bottom w:val="none" w:sz="0" w:space="0" w:color="auto"/>
            <w:right w:val="none" w:sz="0" w:space="0" w:color="auto"/>
          </w:divBdr>
        </w:div>
        <w:div w:id="1393693601">
          <w:marLeft w:val="480"/>
          <w:marRight w:val="0"/>
          <w:marTop w:val="0"/>
          <w:marBottom w:val="0"/>
          <w:divBdr>
            <w:top w:val="none" w:sz="0" w:space="0" w:color="auto"/>
            <w:left w:val="none" w:sz="0" w:space="0" w:color="auto"/>
            <w:bottom w:val="none" w:sz="0" w:space="0" w:color="auto"/>
            <w:right w:val="none" w:sz="0" w:space="0" w:color="auto"/>
          </w:divBdr>
        </w:div>
        <w:div w:id="208031114">
          <w:marLeft w:val="480"/>
          <w:marRight w:val="0"/>
          <w:marTop w:val="0"/>
          <w:marBottom w:val="0"/>
          <w:divBdr>
            <w:top w:val="none" w:sz="0" w:space="0" w:color="auto"/>
            <w:left w:val="none" w:sz="0" w:space="0" w:color="auto"/>
            <w:bottom w:val="none" w:sz="0" w:space="0" w:color="auto"/>
            <w:right w:val="none" w:sz="0" w:space="0" w:color="auto"/>
          </w:divBdr>
        </w:div>
        <w:div w:id="1158573278">
          <w:marLeft w:val="480"/>
          <w:marRight w:val="0"/>
          <w:marTop w:val="0"/>
          <w:marBottom w:val="0"/>
          <w:divBdr>
            <w:top w:val="none" w:sz="0" w:space="0" w:color="auto"/>
            <w:left w:val="none" w:sz="0" w:space="0" w:color="auto"/>
            <w:bottom w:val="none" w:sz="0" w:space="0" w:color="auto"/>
            <w:right w:val="none" w:sz="0" w:space="0" w:color="auto"/>
          </w:divBdr>
        </w:div>
        <w:div w:id="525094704">
          <w:marLeft w:val="480"/>
          <w:marRight w:val="0"/>
          <w:marTop w:val="0"/>
          <w:marBottom w:val="0"/>
          <w:divBdr>
            <w:top w:val="none" w:sz="0" w:space="0" w:color="auto"/>
            <w:left w:val="none" w:sz="0" w:space="0" w:color="auto"/>
            <w:bottom w:val="none" w:sz="0" w:space="0" w:color="auto"/>
            <w:right w:val="none" w:sz="0" w:space="0" w:color="auto"/>
          </w:divBdr>
        </w:div>
        <w:div w:id="2131236803">
          <w:marLeft w:val="480"/>
          <w:marRight w:val="0"/>
          <w:marTop w:val="0"/>
          <w:marBottom w:val="0"/>
          <w:divBdr>
            <w:top w:val="none" w:sz="0" w:space="0" w:color="auto"/>
            <w:left w:val="none" w:sz="0" w:space="0" w:color="auto"/>
            <w:bottom w:val="none" w:sz="0" w:space="0" w:color="auto"/>
            <w:right w:val="none" w:sz="0" w:space="0" w:color="auto"/>
          </w:divBdr>
        </w:div>
        <w:div w:id="743841376">
          <w:marLeft w:val="480"/>
          <w:marRight w:val="0"/>
          <w:marTop w:val="0"/>
          <w:marBottom w:val="0"/>
          <w:divBdr>
            <w:top w:val="none" w:sz="0" w:space="0" w:color="auto"/>
            <w:left w:val="none" w:sz="0" w:space="0" w:color="auto"/>
            <w:bottom w:val="none" w:sz="0" w:space="0" w:color="auto"/>
            <w:right w:val="none" w:sz="0" w:space="0" w:color="auto"/>
          </w:divBdr>
        </w:div>
        <w:div w:id="1380738534">
          <w:marLeft w:val="480"/>
          <w:marRight w:val="0"/>
          <w:marTop w:val="0"/>
          <w:marBottom w:val="0"/>
          <w:divBdr>
            <w:top w:val="none" w:sz="0" w:space="0" w:color="auto"/>
            <w:left w:val="none" w:sz="0" w:space="0" w:color="auto"/>
            <w:bottom w:val="none" w:sz="0" w:space="0" w:color="auto"/>
            <w:right w:val="none" w:sz="0" w:space="0" w:color="auto"/>
          </w:divBdr>
        </w:div>
        <w:div w:id="1272054771">
          <w:marLeft w:val="480"/>
          <w:marRight w:val="0"/>
          <w:marTop w:val="0"/>
          <w:marBottom w:val="0"/>
          <w:divBdr>
            <w:top w:val="none" w:sz="0" w:space="0" w:color="auto"/>
            <w:left w:val="none" w:sz="0" w:space="0" w:color="auto"/>
            <w:bottom w:val="none" w:sz="0" w:space="0" w:color="auto"/>
            <w:right w:val="none" w:sz="0" w:space="0" w:color="auto"/>
          </w:divBdr>
        </w:div>
        <w:div w:id="386953798">
          <w:marLeft w:val="480"/>
          <w:marRight w:val="0"/>
          <w:marTop w:val="0"/>
          <w:marBottom w:val="0"/>
          <w:divBdr>
            <w:top w:val="none" w:sz="0" w:space="0" w:color="auto"/>
            <w:left w:val="none" w:sz="0" w:space="0" w:color="auto"/>
            <w:bottom w:val="none" w:sz="0" w:space="0" w:color="auto"/>
            <w:right w:val="none" w:sz="0" w:space="0" w:color="auto"/>
          </w:divBdr>
        </w:div>
        <w:div w:id="200096764">
          <w:marLeft w:val="480"/>
          <w:marRight w:val="0"/>
          <w:marTop w:val="0"/>
          <w:marBottom w:val="0"/>
          <w:divBdr>
            <w:top w:val="none" w:sz="0" w:space="0" w:color="auto"/>
            <w:left w:val="none" w:sz="0" w:space="0" w:color="auto"/>
            <w:bottom w:val="none" w:sz="0" w:space="0" w:color="auto"/>
            <w:right w:val="none" w:sz="0" w:space="0" w:color="auto"/>
          </w:divBdr>
        </w:div>
        <w:div w:id="1021325451">
          <w:marLeft w:val="480"/>
          <w:marRight w:val="0"/>
          <w:marTop w:val="0"/>
          <w:marBottom w:val="0"/>
          <w:divBdr>
            <w:top w:val="none" w:sz="0" w:space="0" w:color="auto"/>
            <w:left w:val="none" w:sz="0" w:space="0" w:color="auto"/>
            <w:bottom w:val="none" w:sz="0" w:space="0" w:color="auto"/>
            <w:right w:val="none" w:sz="0" w:space="0" w:color="auto"/>
          </w:divBdr>
        </w:div>
        <w:div w:id="1570188612">
          <w:marLeft w:val="480"/>
          <w:marRight w:val="0"/>
          <w:marTop w:val="0"/>
          <w:marBottom w:val="0"/>
          <w:divBdr>
            <w:top w:val="none" w:sz="0" w:space="0" w:color="auto"/>
            <w:left w:val="none" w:sz="0" w:space="0" w:color="auto"/>
            <w:bottom w:val="none" w:sz="0" w:space="0" w:color="auto"/>
            <w:right w:val="none" w:sz="0" w:space="0" w:color="auto"/>
          </w:divBdr>
        </w:div>
        <w:div w:id="710349292">
          <w:marLeft w:val="480"/>
          <w:marRight w:val="0"/>
          <w:marTop w:val="0"/>
          <w:marBottom w:val="0"/>
          <w:divBdr>
            <w:top w:val="none" w:sz="0" w:space="0" w:color="auto"/>
            <w:left w:val="none" w:sz="0" w:space="0" w:color="auto"/>
            <w:bottom w:val="none" w:sz="0" w:space="0" w:color="auto"/>
            <w:right w:val="none" w:sz="0" w:space="0" w:color="auto"/>
          </w:divBdr>
        </w:div>
        <w:div w:id="548961424">
          <w:marLeft w:val="480"/>
          <w:marRight w:val="0"/>
          <w:marTop w:val="0"/>
          <w:marBottom w:val="0"/>
          <w:divBdr>
            <w:top w:val="none" w:sz="0" w:space="0" w:color="auto"/>
            <w:left w:val="none" w:sz="0" w:space="0" w:color="auto"/>
            <w:bottom w:val="none" w:sz="0" w:space="0" w:color="auto"/>
            <w:right w:val="none" w:sz="0" w:space="0" w:color="auto"/>
          </w:divBdr>
        </w:div>
        <w:div w:id="1159463676">
          <w:marLeft w:val="480"/>
          <w:marRight w:val="0"/>
          <w:marTop w:val="0"/>
          <w:marBottom w:val="0"/>
          <w:divBdr>
            <w:top w:val="none" w:sz="0" w:space="0" w:color="auto"/>
            <w:left w:val="none" w:sz="0" w:space="0" w:color="auto"/>
            <w:bottom w:val="none" w:sz="0" w:space="0" w:color="auto"/>
            <w:right w:val="none" w:sz="0" w:space="0" w:color="auto"/>
          </w:divBdr>
        </w:div>
        <w:div w:id="75246296">
          <w:marLeft w:val="480"/>
          <w:marRight w:val="0"/>
          <w:marTop w:val="0"/>
          <w:marBottom w:val="0"/>
          <w:divBdr>
            <w:top w:val="none" w:sz="0" w:space="0" w:color="auto"/>
            <w:left w:val="none" w:sz="0" w:space="0" w:color="auto"/>
            <w:bottom w:val="none" w:sz="0" w:space="0" w:color="auto"/>
            <w:right w:val="none" w:sz="0" w:space="0" w:color="auto"/>
          </w:divBdr>
        </w:div>
        <w:div w:id="1052801663">
          <w:marLeft w:val="480"/>
          <w:marRight w:val="0"/>
          <w:marTop w:val="0"/>
          <w:marBottom w:val="0"/>
          <w:divBdr>
            <w:top w:val="none" w:sz="0" w:space="0" w:color="auto"/>
            <w:left w:val="none" w:sz="0" w:space="0" w:color="auto"/>
            <w:bottom w:val="none" w:sz="0" w:space="0" w:color="auto"/>
            <w:right w:val="none" w:sz="0" w:space="0" w:color="auto"/>
          </w:divBdr>
        </w:div>
        <w:div w:id="1946233072">
          <w:marLeft w:val="480"/>
          <w:marRight w:val="0"/>
          <w:marTop w:val="0"/>
          <w:marBottom w:val="0"/>
          <w:divBdr>
            <w:top w:val="none" w:sz="0" w:space="0" w:color="auto"/>
            <w:left w:val="none" w:sz="0" w:space="0" w:color="auto"/>
            <w:bottom w:val="none" w:sz="0" w:space="0" w:color="auto"/>
            <w:right w:val="none" w:sz="0" w:space="0" w:color="auto"/>
          </w:divBdr>
        </w:div>
        <w:div w:id="392894771">
          <w:marLeft w:val="480"/>
          <w:marRight w:val="0"/>
          <w:marTop w:val="0"/>
          <w:marBottom w:val="0"/>
          <w:divBdr>
            <w:top w:val="none" w:sz="0" w:space="0" w:color="auto"/>
            <w:left w:val="none" w:sz="0" w:space="0" w:color="auto"/>
            <w:bottom w:val="none" w:sz="0" w:space="0" w:color="auto"/>
            <w:right w:val="none" w:sz="0" w:space="0" w:color="auto"/>
          </w:divBdr>
        </w:div>
        <w:div w:id="1161044839">
          <w:marLeft w:val="480"/>
          <w:marRight w:val="0"/>
          <w:marTop w:val="0"/>
          <w:marBottom w:val="0"/>
          <w:divBdr>
            <w:top w:val="none" w:sz="0" w:space="0" w:color="auto"/>
            <w:left w:val="none" w:sz="0" w:space="0" w:color="auto"/>
            <w:bottom w:val="none" w:sz="0" w:space="0" w:color="auto"/>
            <w:right w:val="none" w:sz="0" w:space="0" w:color="auto"/>
          </w:divBdr>
        </w:div>
        <w:div w:id="1021202136">
          <w:marLeft w:val="480"/>
          <w:marRight w:val="0"/>
          <w:marTop w:val="0"/>
          <w:marBottom w:val="0"/>
          <w:divBdr>
            <w:top w:val="none" w:sz="0" w:space="0" w:color="auto"/>
            <w:left w:val="none" w:sz="0" w:space="0" w:color="auto"/>
            <w:bottom w:val="none" w:sz="0" w:space="0" w:color="auto"/>
            <w:right w:val="none" w:sz="0" w:space="0" w:color="auto"/>
          </w:divBdr>
        </w:div>
        <w:div w:id="1175849490">
          <w:marLeft w:val="480"/>
          <w:marRight w:val="0"/>
          <w:marTop w:val="0"/>
          <w:marBottom w:val="0"/>
          <w:divBdr>
            <w:top w:val="none" w:sz="0" w:space="0" w:color="auto"/>
            <w:left w:val="none" w:sz="0" w:space="0" w:color="auto"/>
            <w:bottom w:val="none" w:sz="0" w:space="0" w:color="auto"/>
            <w:right w:val="none" w:sz="0" w:space="0" w:color="auto"/>
          </w:divBdr>
        </w:div>
        <w:div w:id="1714964433">
          <w:marLeft w:val="480"/>
          <w:marRight w:val="0"/>
          <w:marTop w:val="0"/>
          <w:marBottom w:val="0"/>
          <w:divBdr>
            <w:top w:val="none" w:sz="0" w:space="0" w:color="auto"/>
            <w:left w:val="none" w:sz="0" w:space="0" w:color="auto"/>
            <w:bottom w:val="none" w:sz="0" w:space="0" w:color="auto"/>
            <w:right w:val="none" w:sz="0" w:space="0" w:color="auto"/>
          </w:divBdr>
        </w:div>
        <w:div w:id="712076575">
          <w:marLeft w:val="480"/>
          <w:marRight w:val="0"/>
          <w:marTop w:val="0"/>
          <w:marBottom w:val="0"/>
          <w:divBdr>
            <w:top w:val="none" w:sz="0" w:space="0" w:color="auto"/>
            <w:left w:val="none" w:sz="0" w:space="0" w:color="auto"/>
            <w:bottom w:val="none" w:sz="0" w:space="0" w:color="auto"/>
            <w:right w:val="none" w:sz="0" w:space="0" w:color="auto"/>
          </w:divBdr>
        </w:div>
        <w:div w:id="1788621394">
          <w:marLeft w:val="480"/>
          <w:marRight w:val="0"/>
          <w:marTop w:val="0"/>
          <w:marBottom w:val="0"/>
          <w:divBdr>
            <w:top w:val="none" w:sz="0" w:space="0" w:color="auto"/>
            <w:left w:val="none" w:sz="0" w:space="0" w:color="auto"/>
            <w:bottom w:val="none" w:sz="0" w:space="0" w:color="auto"/>
            <w:right w:val="none" w:sz="0" w:space="0" w:color="auto"/>
          </w:divBdr>
        </w:div>
        <w:div w:id="274337483">
          <w:marLeft w:val="480"/>
          <w:marRight w:val="0"/>
          <w:marTop w:val="0"/>
          <w:marBottom w:val="0"/>
          <w:divBdr>
            <w:top w:val="none" w:sz="0" w:space="0" w:color="auto"/>
            <w:left w:val="none" w:sz="0" w:space="0" w:color="auto"/>
            <w:bottom w:val="none" w:sz="0" w:space="0" w:color="auto"/>
            <w:right w:val="none" w:sz="0" w:space="0" w:color="auto"/>
          </w:divBdr>
        </w:div>
        <w:div w:id="174879147">
          <w:marLeft w:val="480"/>
          <w:marRight w:val="0"/>
          <w:marTop w:val="0"/>
          <w:marBottom w:val="0"/>
          <w:divBdr>
            <w:top w:val="none" w:sz="0" w:space="0" w:color="auto"/>
            <w:left w:val="none" w:sz="0" w:space="0" w:color="auto"/>
            <w:bottom w:val="none" w:sz="0" w:space="0" w:color="auto"/>
            <w:right w:val="none" w:sz="0" w:space="0" w:color="auto"/>
          </w:divBdr>
        </w:div>
        <w:div w:id="1743406979">
          <w:marLeft w:val="480"/>
          <w:marRight w:val="0"/>
          <w:marTop w:val="0"/>
          <w:marBottom w:val="0"/>
          <w:divBdr>
            <w:top w:val="none" w:sz="0" w:space="0" w:color="auto"/>
            <w:left w:val="none" w:sz="0" w:space="0" w:color="auto"/>
            <w:bottom w:val="none" w:sz="0" w:space="0" w:color="auto"/>
            <w:right w:val="none" w:sz="0" w:space="0" w:color="auto"/>
          </w:divBdr>
        </w:div>
        <w:div w:id="205794778">
          <w:marLeft w:val="480"/>
          <w:marRight w:val="0"/>
          <w:marTop w:val="0"/>
          <w:marBottom w:val="0"/>
          <w:divBdr>
            <w:top w:val="none" w:sz="0" w:space="0" w:color="auto"/>
            <w:left w:val="none" w:sz="0" w:space="0" w:color="auto"/>
            <w:bottom w:val="none" w:sz="0" w:space="0" w:color="auto"/>
            <w:right w:val="none" w:sz="0" w:space="0" w:color="auto"/>
          </w:divBdr>
        </w:div>
        <w:div w:id="128548613">
          <w:marLeft w:val="480"/>
          <w:marRight w:val="0"/>
          <w:marTop w:val="0"/>
          <w:marBottom w:val="0"/>
          <w:divBdr>
            <w:top w:val="none" w:sz="0" w:space="0" w:color="auto"/>
            <w:left w:val="none" w:sz="0" w:space="0" w:color="auto"/>
            <w:bottom w:val="none" w:sz="0" w:space="0" w:color="auto"/>
            <w:right w:val="none" w:sz="0" w:space="0" w:color="auto"/>
          </w:divBdr>
        </w:div>
        <w:div w:id="155192967">
          <w:marLeft w:val="480"/>
          <w:marRight w:val="0"/>
          <w:marTop w:val="0"/>
          <w:marBottom w:val="0"/>
          <w:divBdr>
            <w:top w:val="none" w:sz="0" w:space="0" w:color="auto"/>
            <w:left w:val="none" w:sz="0" w:space="0" w:color="auto"/>
            <w:bottom w:val="none" w:sz="0" w:space="0" w:color="auto"/>
            <w:right w:val="none" w:sz="0" w:space="0" w:color="auto"/>
          </w:divBdr>
        </w:div>
        <w:div w:id="1262032776">
          <w:marLeft w:val="480"/>
          <w:marRight w:val="0"/>
          <w:marTop w:val="0"/>
          <w:marBottom w:val="0"/>
          <w:divBdr>
            <w:top w:val="none" w:sz="0" w:space="0" w:color="auto"/>
            <w:left w:val="none" w:sz="0" w:space="0" w:color="auto"/>
            <w:bottom w:val="none" w:sz="0" w:space="0" w:color="auto"/>
            <w:right w:val="none" w:sz="0" w:space="0" w:color="auto"/>
          </w:divBdr>
        </w:div>
        <w:div w:id="955066130">
          <w:marLeft w:val="480"/>
          <w:marRight w:val="0"/>
          <w:marTop w:val="0"/>
          <w:marBottom w:val="0"/>
          <w:divBdr>
            <w:top w:val="none" w:sz="0" w:space="0" w:color="auto"/>
            <w:left w:val="none" w:sz="0" w:space="0" w:color="auto"/>
            <w:bottom w:val="none" w:sz="0" w:space="0" w:color="auto"/>
            <w:right w:val="none" w:sz="0" w:space="0" w:color="auto"/>
          </w:divBdr>
        </w:div>
        <w:div w:id="11610746">
          <w:marLeft w:val="480"/>
          <w:marRight w:val="0"/>
          <w:marTop w:val="0"/>
          <w:marBottom w:val="0"/>
          <w:divBdr>
            <w:top w:val="none" w:sz="0" w:space="0" w:color="auto"/>
            <w:left w:val="none" w:sz="0" w:space="0" w:color="auto"/>
            <w:bottom w:val="none" w:sz="0" w:space="0" w:color="auto"/>
            <w:right w:val="none" w:sz="0" w:space="0" w:color="auto"/>
          </w:divBdr>
        </w:div>
        <w:div w:id="377973587">
          <w:marLeft w:val="480"/>
          <w:marRight w:val="0"/>
          <w:marTop w:val="0"/>
          <w:marBottom w:val="0"/>
          <w:divBdr>
            <w:top w:val="none" w:sz="0" w:space="0" w:color="auto"/>
            <w:left w:val="none" w:sz="0" w:space="0" w:color="auto"/>
            <w:bottom w:val="none" w:sz="0" w:space="0" w:color="auto"/>
            <w:right w:val="none" w:sz="0" w:space="0" w:color="auto"/>
          </w:divBdr>
        </w:div>
        <w:div w:id="1955398993">
          <w:marLeft w:val="480"/>
          <w:marRight w:val="0"/>
          <w:marTop w:val="0"/>
          <w:marBottom w:val="0"/>
          <w:divBdr>
            <w:top w:val="none" w:sz="0" w:space="0" w:color="auto"/>
            <w:left w:val="none" w:sz="0" w:space="0" w:color="auto"/>
            <w:bottom w:val="none" w:sz="0" w:space="0" w:color="auto"/>
            <w:right w:val="none" w:sz="0" w:space="0" w:color="auto"/>
          </w:divBdr>
        </w:div>
        <w:div w:id="2067491523">
          <w:marLeft w:val="480"/>
          <w:marRight w:val="0"/>
          <w:marTop w:val="0"/>
          <w:marBottom w:val="0"/>
          <w:divBdr>
            <w:top w:val="none" w:sz="0" w:space="0" w:color="auto"/>
            <w:left w:val="none" w:sz="0" w:space="0" w:color="auto"/>
            <w:bottom w:val="none" w:sz="0" w:space="0" w:color="auto"/>
            <w:right w:val="none" w:sz="0" w:space="0" w:color="auto"/>
          </w:divBdr>
        </w:div>
        <w:div w:id="1859081818">
          <w:marLeft w:val="480"/>
          <w:marRight w:val="0"/>
          <w:marTop w:val="0"/>
          <w:marBottom w:val="0"/>
          <w:divBdr>
            <w:top w:val="none" w:sz="0" w:space="0" w:color="auto"/>
            <w:left w:val="none" w:sz="0" w:space="0" w:color="auto"/>
            <w:bottom w:val="none" w:sz="0" w:space="0" w:color="auto"/>
            <w:right w:val="none" w:sz="0" w:space="0" w:color="auto"/>
          </w:divBdr>
        </w:div>
        <w:div w:id="1827671058">
          <w:marLeft w:val="480"/>
          <w:marRight w:val="0"/>
          <w:marTop w:val="0"/>
          <w:marBottom w:val="0"/>
          <w:divBdr>
            <w:top w:val="none" w:sz="0" w:space="0" w:color="auto"/>
            <w:left w:val="none" w:sz="0" w:space="0" w:color="auto"/>
            <w:bottom w:val="none" w:sz="0" w:space="0" w:color="auto"/>
            <w:right w:val="none" w:sz="0" w:space="0" w:color="auto"/>
          </w:divBdr>
        </w:div>
        <w:div w:id="116531407">
          <w:marLeft w:val="480"/>
          <w:marRight w:val="0"/>
          <w:marTop w:val="0"/>
          <w:marBottom w:val="0"/>
          <w:divBdr>
            <w:top w:val="none" w:sz="0" w:space="0" w:color="auto"/>
            <w:left w:val="none" w:sz="0" w:space="0" w:color="auto"/>
            <w:bottom w:val="none" w:sz="0" w:space="0" w:color="auto"/>
            <w:right w:val="none" w:sz="0" w:space="0" w:color="auto"/>
          </w:divBdr>
        </w:div>
        <w:div w:id="802847875">
          <w:marLeft w:val="480"/>
          <w:marRight w:val="0"/>
          <w:marTop w:val="0"/>
          <w:marBottom w:val="0"/>
          <w:divBdr>
            <w:top w:val="none" w:sz="0" w:space="0" w:color="auto"/>
            <w:left w:val="none" w:sz="0" w:space="0" w:color="auto"/>
            <w:bottom w:val="none" w:sz="0" w:space="0" w:color="auto"/>
            <w:right w:val="none" w:sz="0" w:space="0" w:color="auto"/>
          </w:divBdr>
        </w:div>
        <w:div w:id="1543395896">
          <w:marLeft w:val="480"/>
          <w:marRight w:val="0"/>
          <w:marTop w:val="0"/>
          <w:marBottom w:val="0"/>
          <w:divBdr>
            <w:top w:val="none" w:sz="0" w:space="0" w:color="auto"/>
            <w:left w:val="none" w:sz="0" w:space="0" w:color="auto"/>
            <w:bottom w:val="none" w:sz="0" w:space="0" w:color="auto"/>
            <w:right w:val="none" w:sz="0" w:space="0" w:color="auto"/>
          </w:divBdr>
        </w:div>
        <w:div w:id="891381920">
          <w:marLeft w:val="480"/>
          <w:marRight w:val="0"/>
          <w:marTop w:val="0"/>
          <w:marBottom w:val="0"/>
          <w:divBdr>
            <w:top w:val="none" w:sz="0" w:space="0" w:color="auto"/>
            <w:left w:val="none" w:sz="0" w:space="0" w:color="auto"/>
            <w:bottom w:val="none" w:sz="0" w:space="0" w:color="auto"/>
            <w:right w:val="none" w:sz="0" w:space="0" w:color="auto"/>
          </w:divBdr>
        </w:div>
        <w:div w:id="1556891988">
          <w:marLeft w:val="480"/>
          <w:marRight w:val="0"/>
          <w:marTop w:val="0"/>
          <w:marBottom w:val="0"/>
          <w:divBdr>
            <w:top w:val="none" w:sz="0" w:space="0" w:color="auto"/>
            <w:left w:val="none" w:sz="0" w:space="0" w:color="auto"/>
            <w:bottom w:val="none" w:sz="0" w:space="0" w:color="auto"/>
            <w:right w:val="none" w:sz="0" w:space="0" w:color="auto"/>
          </w:divBdr>
        </w:div>
        <w:div w:id="1071318810">
          <w:marLeft w:val="480"/>
          <w:marRight w:val="0"/>
          <w:marTop w:val="0"/>
          <w:marBottom w:val="0"/>
          <w:divBdr>
            <w:top w:val="none" w:sz="0" w:space="0" w:color="auto"/>
            <w:left w:val="none" w:sz="0" w:space="0" w:color="auto"/>
            <w:bottom w:val="none" w:sz="0" w:space="0" w:color="auto"/>
            <w:right w:val="none" w:sz="0" w:space="0" w:color="auto"/>
          </w:divBdr>
        </w:div>
        <w:div w:id="79838075">
          <w:marLeft w:val="480"/>
          <w:marRight w:val="0"/>
          <w:marTop w:val="0"/>
          <w:marBottom w:val="0"/>
          <w:divBdr>
            <w:top w:val="none" w:sz="0" w:space="0" w:color="auto"/>
            <w:left w:val="none" w:sz="0" w:space="0" w:color="auto"/>
            <w:bottom w:val="none" w:sz="0" w:space="0" w:color="auto"/>
            <w:right w:val="none" w:sz="0" w:space="0" w:color="auto"/>
          </w:divBdr>
        </w:div>
        <w:div w:id="1808089135">
          <w:marLeft w:val="480"/>
          <w:marRight w:val="0"/>
          <w:marTop w:val="0"/>
          <w:marBottom w:val="0"/>
          <w:divBdr>
            <w:top w:val="none" w:sz="0" w:space="0" w:color="auto"/>
            <w:left w:val="none" w:sz="0" w:space="0" w:color="auto"/>
            <w:bottom w:val="none" w:sz="0" w:space="0" w:color="auto"/>
            <w:right w:val="none" w:sz="0" w:space="0" w:color="auto"/>
          </w:divBdr>
        </w:div>
        <w:div w:id="1656301905">
          <w:marLeft w:val="480"/>
          <w:marRight w:val="0"/>
          <w:marTop w:val="0"/>
          <w:marBottom w:val="0"/>
          <w:divBdr>
            <w:top w:val="none" w:sz="0" w:space="0" w:color="auto"/>
            <w:left w:val="none" w:sz="0" w:space="0" w:color="auto"/>
            <w:bottom w:val="none" w:sz="0" w:space="0" w:color="auto"/>
            <w:right w:val="none" w:sz="0" w:space="0" w:color="auto"/>
          </w:divBdr>
        </w:div>
        <w:div w:id="304092400">
          <w:marLeft w:val="480"/>
          <w:marRight w:val="0"/>
          <w:marTop w:val="0"/>
          <w:marBottom w:val="0"/>
          <w:divBdr>
            <w:top w:val="none" w:sz="0" w:space="0" w:color="auto"/>
            <w:left w:val="none" w:sz="0" w:space="0" w:color="auto"/>
            <w:bottom w:val="none" w:sz="0" w:space="0" w:color="auto"/>
            <w:right w:val="none" w:sz="0" w:space="0" w:color="auto"/>
          </w:divBdr>
        </w:div>
        <w:div w:id="1351952518">
          <w:marLeft w:val="480"/>
          <w:marRight w:val="0"/>
          <w:marTop w:val="0"/>
          <w:marBottom w:val="0"/>
          <w:divBdr>
            <w:top w:val="none" w:sz="0" w:space="0" w:color="auto"/>
            <w:left w:val="none" w:sz="0" w:space="0" w:color="auto"/>
            <w:bottom w:val="none" w:sz="0" w:space="0" w:color="auto"/>
            <w:right w:val="none" w:sz="0" w:space="0" w:color="auto"/>
          </w:divBdr>
        </w:div>
        <w:div w:id="770273713">
          <w:marLeft w:val="480"/>
          <w:marRight w:val="0"/>
          <w:marTop w:val="0"/>
          <w:marBottom w:val="0"/>
          <w:divBdr>
            <w:top w:val="none" w:sz="0" w:space="0" w:color="auto"/>
            <w:left w:val="none" w:sz="0" w:space="0" w:color="auto"/>
            <w:bottom w:val="none" w:sz="0" w:space="0" w:color="auto"/>
            <w:right w:val="none" w:sz="0" w:space="0" w:color="auto"/>
          </w:divBdr>
        </w:div>
        <w:div w:id="1041780096">
          <w:marLeft w:val="480"/>
          <w:marRight w:val="0"/>
          <w:marTop w:val="0"/>
          <w:marBottom w:val="0"/>
          <w:divBdr>
            <w:top w:val="none" w:sz="0" w:space="0" w:color="auto"/>
            <w:left w:val="none" w:sz="0" w:space="0" w:color="auto"/>
            <w:bottom w:val="none" w:sz="0" w:space="0" w:color="auto"/>
            <w:right w:val="none" w:sz="0" w:space="0" w:color="auto"/>
          </w:divBdr>
        </w:div>
        <w:div w:id="1254434975">
          <w:marLeft w:val="480"/>
          <w:marRight w:val="0"/>
          <w:marTop w:val="0"/>
          <w:marBottom w:val="0"/>
          <w:divBdr>
            <w:top w:val="none" w:sz="0" w:space="0" w:color="auto"/>
            <w:left w:val="none" w:sz="0" w:space="0" w:color="auto"/>
            <w:bottom w:val="none" w:sz="0" w:space="0" w:color="auto"/>
            <w:right w:val="none" w:sz="0" w:space="0" w:color="auto"/>
          </w:divBdr>
        </w:div>
        <w:div w:id="1854222431">
          <w:marLeft w:val="480"/>
          <w:marRight w:val="0"/>
          <w:marTop w:val="0"/>
          <w:marBottom w:val="0"/>
          <w:divBdr>
            <w:top w:val="none" w:sz="0" w:space="0" w:color="auto"/>
            <w:left w:val="none" w:sz="0" w:space="0" w:color="auto"/>
            <w:bottom w:val="none" w:sz="0" w:space="0" w:color="auto"/>
            <w:right w:val="none" w:sz="0" w:space="0" w:color="auto"/>
          </w:divBdr>
        </w:div>
        <w:div w:id="1085565425">
          <w:marLeft w:val="480"/>
          <w:marRight w:val="0"/>
          <w:marTop w:val="0"/>
          <w:marBottom w:val="0"/>
          <w:divBdr>
            <w:top w:val="none" w:sz="0" w:space="0" w:color="auto"/>
            <w:left w:val="none" w:sz="0" w:space="0" w:color="auto"/>
            <w:bottom w:val="none" w:sz="0" w:space="0" w:color="auto"/>
            <w:right w:val="none" w:sz="0" w:space="0" w:color="auto"/>
          </w:divBdr>
        </w:div>
        <w:div w:id="1726878806">
          <w:marLeft w:val="480"/>
          <w:marRight w:val="0"/>
          <w:marTop w:val="0"/>
          <w:marBottom w:val="0"/>
          <w:divBdr>
            <w:top w:val="none" w:sz="0" w:space="0" w:color="auto"/>
            <w:left w:val="none" w:sz="0" w:space="0" w:color="auto"/>
            <w:bottom w:val="none" w:sz="0" w:space="0" w:color="auto"/>
            <w:right w:val="none" w:sz="0" w:space="0" w:color="auto"/>
          </w:divBdr>
        </w:div>
        <w:div w:id="803038776">
          <w:marLeft w:val="480"/>
          <w:marRight w:val="0"/>
          <w:marTop w:val="0"/>
          <w:marBottom w:val="0"/>
          <w:divBdr>
            <w:top w:val="none" w:sz="0" w:space="0" w:color="auto"/>
            <w:left w:val="none" w:sz="0" w:space="0" w:color="auto"/>
            <w:bottom w:val="none" w:sz="0" w:space="0" w:color="auto"/>
            <w:right w:val="none" w:sz="0" w:space="0" w:color="auto"/>
          </w:divBdr>
        </w:div>
        <w:div w:id="188875613">
          <w:marLeft w:val="480"/>
          <w:marRight w:val="0"/>
          <w:marTop w:val="0"/>
          <w:marBottom w:val="0"/>
          <w:divBdr>
            <w:top w:val="none" w:sz="0" w:space="0" w:color="auto"/>
            <w:left w:val="none" w:sz="0" w:space="0" w:color="auto"/>
            <w:bottom w:val="none" w:sz="0" w:space="0" w:color="auto"/>
            <w:right w:val="none" w:sz="0" w:space="0" w:color="auto"/>
          </w:divBdr>
        </w:div>
        <w:div w:id="240912894">
          <w:marLeft w:val="480"/>
          <w:marRight w:val="0"/>
          <w:marTop w:val="0"/>
          <w:marBottom w:val="0"/>
          <w:divBdr>
            <w:top w:val="none" w:sz="0" w:space="0" w:color="auto"/>
            <w:left w:val="none" w:sz="0" w:space="0" w:color="auto"/>
            <w:bottom w:val="none" w:sz="0" w:space="0" w:color="auto"/>
            <w:right w:val="none" w:sz="0" w:space="0" w:color="auto"/>
          </w:divBdr>
        </w:div>
        <w:div w:id="1548032017">
          <w:marLeft w:val="480"/>
          <w:marRight w:val="0"/>
          <w:marTop w:val="0"/>
          <w:marBottom w:val="0"/>
          <w:divBdr>
            <w:top w:val="none" w:sz="0" w:space="0" w:color="auto"/>
            <w:left w:val="none" w:sz="0" w:space="0" w:color="auto"/>
            <w:bottom w:val="none" w:sz="0" w:space="0" w:color="auto"/>
            <w:right w:val="none" w:sz="0" w:space="0" w:color="auto"/>
          </w:divBdr>
        </w:div>
      </w:divsChild>
    </w:div>
    <w:div w:id="1455900482">
      <w:bodyDiv w:val="1"/>
      <w:marLeft w:val="0"/>
      <w:marRight w:val="0"/>
      <w:marTop w:val="0"/>
      <w:marBottom w:val="0"/>
      <w:divBdr>
        <w:top w:val="none" w:sz="0" w:space="0" w:color="auto"/>
        <w:left w:val="none" w:sz="0" w:space="0" w:color="auto"/>
        <w:bottom w:val="none" w:sz="0" w:space="0" w:color="auto"/>
        <w:right w:val="none" w:sz="0" w:space="0" w:color="auto"/>
      </w:divBdr>
      <w:divsChild>
        <w:div w:id="1997799897">
          <w:marLeft w:val="480"/>
          <w:marRight w:val="0"/>
          <w:marTop w:val="0"/>
          <w:marBottom w:val="0"/>
          <w:divBdr>
            <w:top w:val="none" w:sz="0" w:space="0" w:color="auto"/>
            <w:left w:val="none" w:sz="0" w:space="0" w:color="auto"/>
            <w:bottom w:val="none" w:sz="0" w:space="0" w:color="auto"/>
            <w:right w:val="none" w:sz="0" w:space="0" w:color="auto"/>
          </w:divBdr>
        </w:div>
        <w:div w:id="1464733673">
          <w:marLeft w:val="480"/>
          <w:marRight w:val="0"/>
          <w:marTop w:val="0"/>
          <w:marBottom w:val="0"/>
          <w:divBdr>
            <w:top w:val="none" w:sz="0" w:space="0" w:color="auto"/>
            <w:left w:val="none" w:sz="0" w:space="0" w:color="auto"/>
            <w:bottom w:val="none" w:sz="0" w:space="0" w:color="auto"/>
            <w:right w:val="none" w:sz="0" w:space="0" w:color="auto"/>
          </w:divBdr>
        </w:div>
        <w:div w:id="1908803121">
          <w:marLeft w:val="480"/>
          <w:marRight w:val="0"/>
          <w:marTop w:val="0"/>
          <w:marBottom w:val="0"/>
          <w:divBdr>
            <w:top w:val="none" w:sz="0" w:space="0" w:color="auto"/>
            <w:left w:val="none" w:sz="0" w:space="0" w:color="auto"/>
            <w:bottom w:val="none" w:sz="0" w:space="0" w:color="auto"/>
            <w:right w:val="none" w:sz="0" w:space="0" w:color="auto"/>
          </w:divBdr>
        </w:div>
        <w:div w:id="31540577">
          <w:marLeft w:val="480"/>
          <w:marRight w:val="0"/>
          <w:marTop w:val="0"/>
          <w:marBottom w:val="0"/>
          <w:divBdr>
            <w:top w:val="none" w:sz="0" w:space="0" w:color="auto"/>
            <w:left w:val="none" w:sz="0" w:space="0" w:color="auto"/>
            <w:bottom w:val="none" w:sz="0" w:space="0" w:color="auto"/>
            <w:right w:val="none" w:sz="0" w:space="0" w:color="auto"/>
          </w:divBdr>
        </w:div>
        <w:div w:id="931620509">
          <w:marLeft w:val="480"/>
          <w:marRight w:val="0"/>
          <w:marTop w:val="0"/>
          <w:marBottom w:val="0"/>
          <w:divBdr>
            <w:top w:val="none" w:sz="0" w:space="0" w:color="auto"/>
            <w:left w:val="none" w:sz="0" w:space="0" w:color="auto"/>
            <w:bottom w:val="none" w:sz="0" w:space="0" w:color="auto"/>
            <w:right w:val="none" w:sz="0" w:space="0" w:color="auto"/>
          </w:divBdr>
        </w:div>
        <w:div w:id="1121536572">
          <w:marLeft w:val="480"/>
          <w:marRight w:val="0"/>
          <w:marTop w:val="0"/>
          <w:marBottom w:val="0"/>
          <w:divBdr>
            <w:top w:val="none" w:sz="0" w:space="0" w:color="auto"/>
            <w:left w:val="none" w:sz="0" w:space="0" w:color="auto"/>
            <w:bottom w:val="none" w:sz="0" w:space="0" w:color="auto"/>
            <w:right w:val="none" w:sz="0" w:space="0" w:color="auto"/>
          </w:divBdr>
        </w:div>
        <w:div w:id="2129816149">
          <w:marLeft w:val="480"/>
          <w:marRight w:val="0"/>
          <w:marTop w:val="0"/>
          <w:marBottom w:val="0"/>
          <w:divBdr>
            <w:top w:val="none" w:sz="0" w:space="0" w:color="auto"/>
            <w:left w:val="none" w:sz="0" w:space="0" w:color="auto"/>
            <w:bottom w:val="none" w:sz="0" w:space="0" w:color="auto"/>
            <w:right w:val="none" w:sz="0" w:space="0" w:color="auto"/>
          </w:divBdr>
        </w:div>
        <w:div w:id="1700429175">
          <w:marLeft w:val="480"/>
          <w:marRight w:val="0"/>
          <w:marTop w:val="0"/>
          <w:marBottom w:val="0"/>
          <w:divBdr>
            <w:top w:val="none" w:sz="0" w:space="0" w:color="auto"/>
            <w:left w:val="none" w:sz="0" w:space="0" w:color="auto"/>
            <w:bottom w:val="none" w:sz="0" w:space="0" w:color="auto"/>
            <w:right w:val="none" w:sz="0" w:space="0" w:color="auto"/>
          </w:divBdr>
        </w:div>
        <w:div w:id="1774979646">
          <w:marLeft w:val="480"/>
          <w:marRight w:val="0"/>
          <w:marTop w:val="0"/>
          <w:marBottom w:val="0"/>
          <w:divBdr>
            <w:top w:val="none" w:sz="0" w:space="0" w:color="auto"/>
            <w:left w:val="none" w:sz="0" w:space="0" w:color="auto"/>
            <w:bottom w:val="none" w:sz="0" w:space="0" w:color="auto"/>
            <w:right w:val="none" w:sz="0" w:space="0" w:color="auto"/>
          </w:divBdr>
        </w:div>
        <w:div w:id="1844540461">
          <w:marLeft w:val="480"/>
          <w:marRight w:val="0"/>
          <w:marTop w:val="0"/>
          <w:marBottom w:val="0"/>
          <w:divBdr>
            <w:top w:val="none" w:sz="0" w:space="0" w:color="auto"/>
            <w:left w:val="none" w:sz="0" w:space="0" w:color="auto"/>
            <w:bottom w:val="none" w:sz="0" w:space="0" w:color="auto"/>
            <w:right w:val="none" w:sz="0" w:space="0" w:color="auto"/>
          </w:divBdr>
        </w:div>
        <w:div w:id="2048210992">
          <w:marLeft w:val="480"/>
          <w:marRight w:val="0"/>
          <w:marTop w:val="0"/>
          <w:marBottom w:val="0"/>
          <w:divBdr>
            <w:top w:val="none" w:sz="0" w:space="0" w:color="auto"/>
            <w:left w:val="none" w:sz="0" w:space="0" w:color="auto"/>
            <w:bottom w:val="none" w:sz="0" w:space="0" w:color="auto"/>
            <w:right w:val="none" w:sz="0" w:space="0" w:color="auto"/>
          </w:divBdr>
        </w:div>
        <w:div w:id="480660514">
          <w:marLeft w:val="480"/>
          <w:marRight w:val="0"/>
          <w:marTop w:val="0"/>
          <w:marBottom w:val="0"/>
          <w:divBdr>
            <w:top w:val="none" w:sz="0" w:space="0" w:color="auto"/>
            <w:left w:val="none" w:sz="0" w:space="0" w:color="auto"/>
            <w:bottom w:val="none" w:sz="0" w:space="0" w:color="auto"/>
            <w:right w:val="none" w:sz="0" w:space="0" w:color="auto"/>
          </w:divBdr>
        </w:div>
        <w:div w:id="1673683196">
          <w:marLeft w:val="480"/>
          <w:marRight w:val="0"/>
          <w:marTop w:val="0"/>
          <w:marBottom w:val="0"/>
          <w:divBdr>
            <w:top w:val="none" w:sz="0" w:space="0" w:color="auto"/>
            <w:left w:val="none" w:sz="0" w:space="0" w:color="auto"/>
            <w:bottom w:val="none" w:sz="0" w:space="0" w:color="auto"/>
            <w:right w:val="none" w:sz="0" w:space="0" w:color="auto"/>
          </w:divBdr>
        </w:div>
        <w:div w:id="1038092017">
          <w:marLeft w:val="480"/>
          <w:marRight w:val="0"/>
          <w:marTop w:val="0"/>
          <w:marBottom w:val="0"/>
          <w:divBdr>
            <w:top w:val="none" w:sz="0" w:space="0" w:color="auto"/>
            <w:left w:val="none" w:sz="0" w:space="0" w:color="auto"/>
            <w:bottom w:val="none" w:sz="0" w:space="0" w:color="auto"/>
            <w:right w:val="none" w:sz="0" w:space="0" w:color="auto"/>
          </w:divBdr>
        </w:div>
        <w:div w:id="1524588620">
          <w:marLeft w:val="480"/>
          <w:marRight w:val="0"/>
          <w:marTop w:val="0"/>
          <w:marBottom w:val="0"/>
          <w:divBdr>
            <w:top w:val="none" w:sz="0" w:space="0" w:color="auto"/>
            <w:left w:val="none" w:sz="0" w:space="0" w:color="auto"/>
            <w:bottom w:val="none" w:sz="0" w:space="0" w:color="auto"/>
            <w:right w:val="none" w:sz="0" w:space="0" w:color="auto"/>
          </w:divBdr>
        </w:div>
        <w:div w:id="2049253078">
          <w:marLeft w:val="480"/>
          <w:marRight w:val="0"/>
          <w:marTop w:val="0"/>
          <w:marBottom w:val="0"/>
          <w:divBdr>
            <w:top w:val="none" w:sz="0" w:space="0" w:color="auto"/>
            <w:left w:val="none" w:sz="0" w:space="0" w:color="auto"/>
            <w:bottom w:val="none" w:sz="0" w:space="0" w:color="auto"/>
            <w:right w:val="none" w:sz="0" w:space="0" w:color="auto"/>
          </w:divBdr>
        </w:div>
        <w:div w:id="2002391100">
          <w:marLeft w:val="480"/>
          <w:marRight w:val="0"/>
          <w:marTop w:val="0"/>
          <w:marBottom w:val="0"/>
          <w:divBdr>
            <w:top w:val="none" w:sz="0" w:space="0" w:color="auto"/>
            <w:left w:val="none" w:sz="0" w:space="0" w:color="auto"/>
            <w:bottom w:val="none" w:sz="0" w:space="0" w:color="auto"/>
            <w:right w:val="none" w:sz="0" w:space="0" w:color="auto"/>
          </w:divBdr>
        </w:div>
        <w:div w:id="1735545221">
          <w:marLeft w:val="480"/>
          <w:marRight w:val="0"/>
          <w:marTop w:val="0"/>
          <w:marBottom w:val="0"/>
          <w:divBdr>
            <w:top w:val="none" w:sz="0" w:space="0" w:color="auto"/>
            <w:left w:val="none" w:sz="0" w:space="0" w:color="auto"/>
            <w:bottom w:val="none" w:sz="0" w:space="0" w:color="auto"/>
            <w:right w:val="none" w:sz="0" w:space="0" w:color="auto"/>
          </w:divBdr>
        </w:div>
        <w:div w:id="39944146">
          <w:marLeft w:val="480"/>
          <w:marRight w:val="0"/>
          <w:marTop w:val="0"/>
          <w:marBottom w:val="0"/>
          <w:divBdr>
            <w:top w:val="none" w:sz="0" w:space="0" w:color="auto"/>
            <w:left w:val="none" w:sz="0" w:space="0" w:color="auto"/>
            <w:bottom w:val="none" w:sz="0" w:space="0" w:color="auto"/>
            <w:right w:val="none" w:sz="0" w:space="0" w:color="auto"/>
          </w:divBdr>
        </w:div>
        <w:div w:id="1502813244">
          <w:marLeft w:val="480"/>
          <w:marRight w:val="0"/>
          <w:marTop w:val="0"/>
          <w:marBottom w:val="0"/>
          <w:divBdr>
            <w:top w:val="none" w:sz="0" w:space="0" w:color="auto"/>
            <w:left w:val="none" w:sz="0" w:space="0" w:color="auto"/>
            <w:bottom w:val="none" w:sz="0" w:space="0" w:color="auto"/>
            <w:right w:val="none" w:sz="0" w:space="0" w:color="auto"/>
          </w:divBdr>
        </w:div>
        <w:div w:id="878469311">
          <w:marLeft w:val="480"/>
          <w:marRight w:val="0"/>
          <w:marTop w:val="0"/>
          <w:marBottom w:val="0"/>
          <w:divBdr>
            <w:top w:val="none" w:sz="0" w:space="0" w:color="auto"/>
            <w:left w:val="none" w:sz="0" w:space="0" w:color="auto"/>
            <w:bottom w:val="none" w:sz="0" w:space="0" w:color="auto"/>
            <w:right w:val="none" w:sz="0" w:space="0" w:color="auto"/>
          </w:divBdr>
        </w:div>
        <w:div w:id="329021739">
          <w:marLeft w:val="480"/>
          <w:marRight w:val="0"/>
          <w:marTop w:val="0"/>
          <w:marBottom w:val="0"/>
          <w:divBdr>
            <w:top w:val="none" w:sz="0" w:space="0" w:color="auto"/>
            <w:left w:val="none" w:sz="0" w:space="0" w:color="auto"/>
            <w:bottom w:val="none" w:sz="0" w:space="0" w:color="auto"/>
            <w:right w:val="none" w:sz="0" w:space="0" w:color="auto"/>
          </w:divBdr>
        </w:div>
        <w:div w:id="200436399">
          <w:marLeft w:val="480"/>
          <w:marRight w:val="0"/>
          <w:marTop w:val="0"/>
          <w:marBottom w:val="0"/>
          <w:divBdr>
            <w:top w:val="none" w:sz="0" w:space="0" w:color="auto"/>
            <w:left w:val="none" w:sz="0" w:space="0" w:color="auto"/>
            <w:bottom w:val="none" w:sz="0" w:space="0" w:color="auto"/>
            <w:right w:val="none" w:sz="0" w:space="0" w:color="auto"/>
          </w:divBdr>
        </w:div>
        <w:div w:id="1484156811">
          <w:marLeft w:val="480"/>
          <w:marRight w:val="0"/>
          <w:marTop w:val="0"/>
          <w:marBottom w:val="0"/>
          <w:divBdr>
            <w:top w:val="none" w:sz="0" w:space="0" w:color="auto"/>
            <w:left w:val="none" w:sz="0" w:space="0" w:color="auto"/>
            <w:bottom w:val="none" w:sz="0" w:space="0" w:color="auto"/>
            <w:right w:val="none" w:sz="0" w:space="0" w:color="auto"/>
          </w:divBdr>
        </w:div>
        <w:div w:id="1417171339">
          <w:marLeft w:val="480"/>
          <w:marRight w:val="0"/>
          <w:marTop w:val="0"/>
          <w:marBottom w:val="0"/>
          <w:divBdr>
            <w:top w:val="none" w:sz="0" w:space="0" w:color="auto"/>
            <w:left w:val="none" w:sz="0" w:space="0" w:color="auto"/>
            <w:bottom w:val="none" w:sz="0" w:space="0" w:color="auto"/>
            <w:right w:val="none" w:sz="0" w:space="0" w:color="auto"/>
          </w:divBdr>
        </w:div>
        <w:div w:id="1650090059">
          <w:marLeft w:val="480"/>
          <w:marRight w:val="0"/>
          <w:marTop w:val="0"/>
          <w:marBottom w:val="0"/>
          <w:divBdr>
            <w:top w:val="none" w:sz="0" w:space="0" w:color="auto"/>
            <w:left w:val="none" w:sz="0" w:space="0" w:color="auto"/>
            <w:bottom w:val="none" w:sz="0" w:space="0" w:color="auto"/>
            <w:right w:val="none" w:sz="0" w:space="0" w:color="auto"/>
          </w:divBdr>
        </w:div>
        <w:div w:id="1146970065">
          <w:marLeft w:val="480"/>
          <w:marRight w:val="0"/>
          <w:marTop w:val="0"/>
          <w:marBottom w:val="0"/>
          <w:divBdr>
            <w:top w:val="none" w:sz="0" w:space="0" w:color="auto"/>
            <w:left w:val="none" w:sz="0" w:space="0" w:color="auto"/>
            <w:bottom w:val="none" w:sz="0" w:space="0" w:color="auto"/>
            <w:right w:val="none" w:sz="0" w:space="0" w:color="auto"/>
          </w:divBdr>
        </w:div>
        <w:div w:id="1817145071">
          <w:marLeft w:val="480"/>
          <w:marRight w:val="0"/>
          <w:marTop w:val="0"/>
          <w:marBottom w:val="0"/>
          <w:divBdr>
            <w:top w:val="none" w:sz="0" w:space="0" w:color="auto"/>
            <w:left w:val="none" w:sz="0" w:space="0" w:color="auto"/>
            <w:bottom w:val="none" w:sz="0" w:space="0" w:color="auto"/>
            <w:right w:val="none" w:sz="0" w:space="0" w:color="auto"/>
          </w:divBdr>
        </w:div>
        <w:div w:id="1973320440">
          <w:marLeft w:val="480"/>
          <w:marRight w:val="0"/>
          <w:marTop w:val="0"/>
          <w:marBottom w:val="0"/>
          <w:divBdr>
            <w:top w:val="none" w:sz="0" w:space="0" w:color="auto"/>
            <w:left w:val="none" w:sz="0" w:space="0" w:color="auto"/>
            <w:bottom w:val="none" w:sz="0" w:space="0" w:color="auto"/>
            <w:right w:val="none" w:sz="0" w:space="0" w:color="auto"/>
          </w:divBdr>
        </w:div>
        <w:div w:id="1002777922">
          <w:marLeft w:val="480"/>
          <w:marRight w:val="0"/>
          <w:marTop w:val="0"/>
          <w:marBottom w:val="0"/>
          <w:divBdr>
            <w:top w:val="none" w:sz="0" w:space="0" w:color="auto"/>
            <w:left w:val="none" w:sz="0" w:space="0" w:color="auto"/>
            <w:bottom w:val="none" w:sz="0" w:space="0" w:color="auto"/>
            <w:right w:val="none" w:sz="0" w:space="0" w:color="auto"/>
          </w:divBdr>
        </w:div>
        <w:div w:id="1539582351">
          <w:marLeft w:val="480"/>
          <w:marRight w:val="0"/>
          <w:marTop w:val="0"/>
          <w:marBottom w:val="0"/>
          <w:divBdr>
            <w:top w:val="none" w:sz="0" w:space="0" w:color="auto"/>
            <w:left w:val="none" w:sz="0" w:space="0" w:color="auto"/>
            <w:bottom w:val="none" w:sz="0" w:space="0" w:color="auto"/>
            <w:right w:val="none" w:sz="0" w:space="0" w:color="auto"/>
          </w:divBdr>
        </w:div>
        <w:div w:id="2010787540">
          <w:marLeft w:val="480"/>
          <w:marRight w:val="0"/>
          <w:marTop w:val="0"/>
          <w:marBottom w:val="0"/>
          <w:divBdr>
            <w:top w:val="none" w:sz="0" w:space="0" w:color="auto"/>
            <w:left w:val="none" w:sz="0" w:space="0" w:color="auto"/>
            <w:bottom w:val="none" w:sz="0" w:space="0" w:color="auto"/>
            <w:right w:val="none" w:sz="0" w:space="0" w:color="auto"/>
          </w:divBdr>
        </w:div>
        <w:div w:id="516232029">
          <w:marLeft w:val="480"/>
          <w:marRight w:val="0"/>
          <w:marTop w:val="0"/>
          <w:marBottom w:val="0"/>
          <w:divBdr>
            <w:top w:val="none" w:sz="0" w:space="0" w:color="auto"/>
            <w:left w:val="none" w:sz="0" w:space="0" w:color="auto"/>
            <w:bottom w:val="none" w:sz="0" w:space="0" w:color="auto"/>
            <w:right w:val="none" w:sz="0" w:space="0" w:color="auto"/>
          </w:divBdr>
        </w:div>
        <w:div w:id="1762986615">
          <w:marLeft w:val="480"/>
          <w:marRight w:val="0"/>
          <w:marTop w:val="0"/>
          <w:marBottom w:val="0"/>
          <w:divBdr>
            <w:top w:val="none" w:sz="0" w:space="0" w:color="auto"/>
            <w:left w:val="none" w:sz="0" w:space="0" w:color="auto"/>
            <w:bottom w:val="none" w:sz="0" w:space="0" w:color="auto"/>
            <w:right w:val="none" w:sz="0" w:space="0" w:color="auto"/>
          </w:divBdr>
        </w:div>
        <w:div w:id="250937985">
          <w:marLeft w:val="480"/>
          <w:marRight w:val="0"/>
          <w:marTop w:val="0"/>
          <w:marBottom w:val="0"/>
          <w:divBdr>
            <w:top w:val="none" w:sz="0" w:space="0" w:color="auto"/>
            <w:left w:val="none" w:sz="0" w:space="0" w:color="auto"/>
            <w:bottom w:val="none" w:sz="0" w:space="0" w:color="auto"/>
            <w:right w:val="none" w:sz="0" w:space="0" w:color="auto"/>
          </w:divBdr>
        </w:div>
        <w:div w:id="699866554">
          <w:marLeft w:val="480"/>
          <w:marRight w:val="0"/>
          <w:marTop w:val="0"/>
          <w:marBottom w:val="0"/>
          <w:divBdr>
            <w:top w:val="none" w:sz="0" w:space="0" w:color="auto"/>
            <w:left w:val="none" w:sz="0" w:space="0" w:color="auto"/>
            <w:bottom w:val="none" w:sz="0" w:space="0" w:color="auto"/>
            <w:right w:val="none" w:sz="0" w:space="0" w:color="auto"/>
          </w:divBdr>
        </w:div>
        <w:div w:id="12657860">
          <w:marLeft w:val="480"/>
          <w:marRight w:val="0"/>
          <w:marTop w:val="0"/>
          <w:marBottom w:val="0"/>
          <w:divBdr>
            <w:top w:val="none" w:sz="0" w:space="0" w:color="auto"/>
            <w:left w:val="none" w:sz="0" w:space="0" w:color="auto"/>
            <w:bottom w:val="none" w:sz="0" w:space="0" w:color="auto"/>
            <w:right w:val="none" w:sz="0" w:space="0" w:color="auto"/>
          </w:divBdr>
        </w:div>
        <w:div w:id="262692813">
          <w:marLeft w:val="480"/>
          <w:marRight w:val="0"/>
          <w:marTop w:val="0"/>
          <w:marBottom w:val="0"/>
          <w:divBdr>
            <w:top w:val="none" w:sz="0" w:space="0" w:color="auto"/>
            <w:left w:val="none" w:sz="0" w:space="0" w:color="auto"/>
            <w:bottom w:val="none" w:sz="0" w:space="0" w:color="auto"/>
            <w:right w:val="none" w:sz="0" w:space="0" w:color="auto"/>
          </w:divBdr>
        </w:div>
        <w:div w:id="1450588834">
          <w:marLeft w:val="480"/>
          <w:marRight w:val="0"/>
          <w:marTop w:val="0"/>
          <w:marBottom w:val="0"/>
          <w:divBdr>
            <w:top w:val="none" w:sz="0" w:space="0" w:color="auto"/>
            <w:left w:val="none" w:sz="0" w:space="0" w:color="auto"/>
            <w:bottom w:val="none" w:sz="0" w:space="0" w:color="auto"/>
            <w:right w:val="none" w:sz="0" w:space="0" w:color="auto"/>
          </w:divBdr>
        </w:div>
        <w:div w:id="44449299">
          <w:marLeft w:val="480"/>
          <w:marRight w:val="0"/>
          <w:marTop w:val="0"/>
          <w:marBottom w:val="0"/>
          <w:divBdr>
            <w:top w:val="none" w:sz="0" w:space="0" w:color="auto"/>
            <w:left w:val="none" w:sz="0" w:space="0" w:color="auto"/>
            <w:bottom w:val="none" w:sz="0" w:space="0" w:color="auto"/>
            <w:right w:val="none" w:sz="0" w:space="0" w:color="auto"/>
          </w:divBdr>
        </w:div>
        <w:div w:id="1781028392">
          <w:marLeft w:val="480"/>
          <w:marRight w:val="0"/>
          <w:marTop w:val="0"/>
          <w:marBottom w:val="0"/>
          <w:divBdr>
            <w:top w:val="none" w:sz="0" w:space="0" w:color="auto"/>
            <w:left w:val="none" w:sz="0" w:space="0" w:color="auto"/>
            <w:bottom w:val="none" w:sz="0" w:space="0" w:color="auto"/>
            <w:right w:val="none" w:sz="0" w:space="0" w:color="auto"/>
          </w:divBdr>
        </w:div>
        <w:div w:id="1303652992">
          <w:marLeft w:val="480"/>
          <w:marRight w:val="0"/>
          <w:marTop w:val="0"/>
          <w:marBottom w:val="0"/>
          <w:divBdr>
            <w:top w:val="none" w:sz="0" w:space="0" w:color="auto"/>
            <w:left w:val="none" w:sz="0" w:space="0" w:color="auto"/>
            <w:bottom w:val="none" w:sz="0" w:space="0" w:color="auto"/>
            <w:right w:val="none" w:sz="0" w:space="0" w:color="auto"/>
          </w:divBdr>
        </w:div>
        <w:div w:id="176162711">
          <w:marLeft w:val="480"/>
          <w:marRight w:val="0"/>
          <w:marTop w:val="0"/>
          <w:marBottom w:val="0"/>
          <w:divBdr>
            <w:top w:val="none" w:sz="0" w:space="0" w:color="auto"/>
            <w:left w:val="none" w:sz="0" w:space="0" w:color="auto"/>
            <w:bottom w:val="none" w:sz="0" w:space="0" w:color="auto"/>
            <w:right w:val="none" w:sz="0" w:space="0" w:color="auto"/>
          </w:divBdr>
        </w:div>
        <w:div w:id="1201894716">
          <w:marLeft w:val="480"/>
          <w:marRight w:val="0"/>
          <w:marTop w:val="0"/>
          <w:marBottom w:val="0"/>
          <w:divBdr>
            <w:top w:val="none" w:sz="0" w:space="0" w:color="auto"/>
            <w:left w:val="none" w:sz="0" w:space="0" w:color="auto"/>
            <w:bottom w:val="none" w:sz="0" w:space="0" w:color="auto"/>
            <w:right w:val="none" w:sz="0" w:space="0" w:color="auto"/>
          </w:divBdr>
        </w:div>
        <w:div w:id="722216549">
          <w:marLeft w:val="480"/>
          <w:marRight w:val="0"/>
          <w:marTop w:val="0"/>
          <w:marBottom w:val="0"/>
          <w:divBdr>
            <w:top w:val="none" w:sz="0" w:space="0" w:color="auto"/>
            <w:left w:val="none" w:sz="0" w:space="0" w:color="auto"/>
            <w:bottom w:val="none" w:sz="0" w:space="0" w:color="auto"/>
            <w:right w:val="none" w:sz="0" w:space="0" w:color="auto"/>
          </w:divBdr>
        </w:div>
        <w:div w:id="2017220806">
          <w:marLeft w:val="480"/>
          <w:marRight w:val="0"/>
          <w:marTop w:val="0"/>
          <w:marBottom w:val="0"/>
          <w:divBdr>
            <w:top w:val="none" w:sz="0" w:space="0" w:color="auto"/>
            <w:left w:val="none" w:sz="0" w:space="0" w:color="auto"/>
            <w:bottom w:val="none" w:sz="0" w:space="0" w:color="auto"/>
            <w:right w:val="none" w:sz="0" w:space="0" w:color="auto"/>
          </w:divBdr>
        </w:div>
        <w:div w:id="1096632509">
          <w:marLeft w:val="480"/>
          <w:marRight w:val="0"/>
          <w:marTop w:val="0"/>
          <w:marBottom w:val="0"/>
          <w:divBdr>
            <w:top w:val="none" w:sz="0" w:space="0" w:color="auto"/>
            <w:left w:val="none" w:sz="0" w:space="0" w:color="auto"/>
            <w:bottom w:val="none" w:sz="0" w:space="0" w:color="auto"/>
            <w:right w:val="none" w:sz="0" w:space="0" w:color="auto"/>
          </w:divBdr>
        </w:div>
        <w:div w:id="702362210">
          <w:marLeft w:val="480"/>
          <w:marRight w:val="0"/>
          <w:marTop w:val="0"/>
          <w:marBottom w:val="0"/>
          <w:divBdr>
            <w:top w:val="none" w:sz="0" w:space="0" w:color="auto"/>
            <w:left w:val="none" w:sz="0" w:space="0" w:color="auto"/>
            <w:bottom w:val="none" w:sz="0" w:space="0" w:color="auto"/>
            <w:right w:val="none" w:sz="0" w:space="0" w:color="auto"/>
          </w:divBdr>
        </w:div>
        <w:div w:id="3367551">
          <w:marLeft w:val="480"/>
          <w:marRight w:val="0"/>
          <w:marTop w:val="0"/>
          <w:marBottom w:val="0"/>
          <w:divBdr>
            <w:top w:val="none" w:sz="0" w:space="0" w:color="auto"/>
            <w:left w:val="none" w:sz="0" w:space="0" w:color="auto"/>
            <w:bottom w:val="none" w:sz="0" w:space="0" w:color="auto"/>
            <w:right w:val="none" w:sz="0" w:space="0" w:color="auto"/>
          </w:divBdr>
        </w:div>
        <w:div w:id="1508979918">
          <w:marLeft w:val="480"/>
          <w:marRight w:val="0"/>
          <w:marTop w:val="0"/>
          <w:marBottom w:val="0"/>
          <w:divBdr>
            <w:top w:val="none" w:sz="0" w:space="0" w:color="auto"/>
            <w:left w:val="none" w:sz="0" w:space="0" w:color="auto"/>
            <w:bottom w:val="none" w:sz="0" w:space="0" w:color="auto"/>
            <w:right w:val="none" w:sz="0" w:space="0" w:color="auto"/>
          </w:divBdr>
        </w:div>
        <w:div w:id="1802765319">
          <w:marLeft w:val="480"/>
          <w:marRight w:val="0"/>
          <w:marTop w:val="0"/>
          <w:marBottom w:val="0"/>
          <w:divBdr>
            <w:top w:val="none" w:sz="0" w:space="0" w:color="auto"/>
            <w:left w:val="none" w:sz="0" w:space="0" w:color="auto"/>
            <w:bottom w:val="none" w:sz="0" w:space="0" w:color="auto"/>
            <w:right w:val="none" w:sz="0" w:space="0" w:color="auto"/>
          </w:divBdr>
        </w:div>
        <w:div w:id="262761957">
          <w:marLeft w:val="480"/>
          <w:marRight w:val="0"/>
          <w:marTop w:val="0"/>
          <w:marBottom w:val="0"/>
          <w:divBdr>
            <w:top w:val="none" w:sz="0" w:space="0" w:color="auto"/>
            <w:left w:val="none" w:sz="0" w:space="0" w:color="auto"/>
            <w:bottom w:val="none" w:sz="0" w:space="0" w:color="auto"/>
            <w:right w:val="none" w:sz="0" w:space="0" w:color="auto"/>
          </w:divBdr>
        </w:div>
        <w:div w:id="67655391">
          <w:marLeft w:val="480"/>
          <w:marRight w:val="0"/>
          <w:marTop w:val="0"/>
          <w:marBottom w:val="0"/>
          <w:divBdr>
            <w:top w:val="none" w:sz="0" w:space="0" w:color="auto"/>
            <w:left w:val="none" w:sz="0" w:space="0" w:color="auto"/>
            <w:bottom w:val="none" w:sz="0" w:space="0" w:color="auto"/>
            <w:right w:val="none" w:sz="0" w:space="0" w:color="auto"/>
          </w:divBdr>
        </w:div>
        <w:div w:id="1451241471">
          <w:marLeft w:val="480"/>
          <w:marRight w:val="0"/>
          <w:marTop w:val="0"/>
          <w:marBottom w:val="0"/>
          <w:divBdr>
            <w:top w:val="none" w:sz="0" w:space="0" w:color="auto"/>
            <w:left w:val="none" w:sz="0" w:space="0" w:color="auto"/>
            <w:bottom w:val="none" w:sz="0" w:space="0" w:color="auto"/>
            <w:right w:val="none" w:sz="0" w:space="0" w:color="auto"/>
          </w:divBdr>
        </w:div>
        <w:div w:id="1670064152">
          <w:marLeft w:val="480"/>
          <w:marRight w:val="0"/>
          <w:marTop w:val="0"/>
          <w:marBottom w:val="0"/>
          <w:divBdr>
            <w:top w:val="none" w:sz="0" w:space="0" w:color="auto"/>
            <w:left w:val="none" w:sz="0" w:space="0" w:color="auto"/>
            <w:bottom w:val="none" w:sz="0" w:space="0" w:color="auto"/>
            <w:right w:val="none" w:sz="0" w:space="0" w:color="auto"/>
          </w:divBdr>
        </w:div>
        <w:div w:id="1006251281">
          <w:marLeft w:val="480"/>
          <w:marRight w:val="0"/>
          <w:marTop w:val="0"/>
          <w:marBottom w:val="0"/>
          <w:divBdr>
            <w:top w:val="none" w:sz="0" w:space="0" w:color="auto"/>
            <w:left w:val="none" w:sz="0" w:space="0" w:color="auto"/>
            <w:bottom w:val="none" w:sz="0" w:space="0" w:color="auto"/>
            <w:right w:val="none" w:sz="0" w:space="0" w:color="auto"/>
          </w:divBdr>
        </w:div>
        <w:div w:id="1843467058">
          <w:marLeft w:val="480"/>
          <w:marRight w:val="0"/>
          <w:marTop w:val="0"/>
          <w:marBottom w:val="0"/>
          <w:divBdr>
            <w:top w:val="none" w:sz="0" w:space="0" w:color="auto"/>
            <w:left w:val="none" w:sz="0" w:space="0" w:color="auto"/>
            <w:bottom w:val="none" w:sz="0" w:space="0" w:color="auto"/>
            <w:right w:val="none" w:sz="0" w:space="0" w:color="auto"/>
          </w:divBdr>
        </w:div>
        <w:div w:id="2128498494">
          <w:marLeft w:val="480"/>
          <w:marRight w:val="0"/>
          <w:marTop w:val="0"/>
          <w:marBottom w:val="0"/>
          <w:divBdr>
            <w:top w:val="none" w:sz="0" w:space="0" w:color="auto"/>
            <w:left w:val="none" w:sz="0" w:space="0" w:color="auto"/>
            <w:bottom w:val="none" w:sz="0" w:space="0" w:color="auto"/>
            <w:right w:val="none" w:sz="0" w:space="0" w:color="auto"/>
          </w:divBdr>
        </w:div>
        <w:div w:id="387925309">
          <w:marLeft w:val="480"/>
          <w:marRight w:val="0"/>
          <w:marTop w:val="0"/>
          <w:marBottom w:val="0"/>
          <w:divBdr>
            <w:top w:val="none" w:sz="0" w:space="0" w:color="auto"/>
            <w:left w:val="none" w:sz="0" w:space="0" w:color="auto"/>
            <w:bottom w:val="none" w:sz="0" w:space="0" w:color="auto"/>
            <w:right w:val="none" w:sz="0" w:space="0" w:color="auto"/>
          </w:divBdr>
        </w:div>
        <w:div w:id="1536695336">
          <w:marLeft w:val="480"/>
          <w:marRight w:val="0"/>
          <w:marTop w:val="0"/>
          <w:marBottom w:val="0"/>
          <w:divBdr>
            <w:top w:val="none" w:sz="0" w:space="0" w:color="auto"/>
            <w:left w:val="none" w:sz="0" w:space="0" w:color="auto"/>
            <w:bottom w:val="none" w:sz="0" w:space="0" w:color="auto"/>
            <w:right w:val="none" w:sz="0" w:space="0" w:color="auto"/>
          </w:divBdr>
        </w:div>
        <w:div w:id="770319787">
          <w:marLeft w:val="480"/>
          <w:marRight w:val="0"/>
          <w:marTop w:val="0"/>
          <w:marBottom w:val="0"/>
          <w:divBdr>
            <w:top w:val="none" w:sz="0" w:space="0" w:color="auto"/>
            <w:left w:val="none" w:sz="0" w:space="0" w:color="auto"/>
            <w:bottom w:val="none" w:sz="0" w:space="0" w:color="auto"/>
            <w:right w:val="none" w:sz="0" w:space="0" w:color="auto"/>
          </w:divBdr>
        </w:div>
        <w:div w:id="709765308">
          <w:marLeft w:val="480"/>
          <w:marRight w:val="0"/>
          <w:marTop w:val="0"/>
          <w:marBottom w:val="0"/>
          <w:divBdr>
            <w:top w:val="none" w:sz="0" w:space="0" w:color="auto"/>
            <w:left w:val="none" w:sz="0" w:space="0" w:color="auto"/>
            <w:bottom w:val="none" w:sz="0" w:space="0" w:color="auto"/>
            <w:right w:val="none" w:sz="0" w:space="0" w:color="auto"/>
          </w:divBdr>
        </w:div>
        <w:div w:id="1433011648">
          <w:marLeft w:val="480"/>
          <w:marRight w:val="0"/>
          <w:marTop w:val="0"/>
          <w:marBottom w:val="0"/>
          <w:divBdr>
            <w:top w:val="none" w:sz="0" w:space="0" w:color="auto"/>
            <w:left w:val="none" w:sz="0" w:space="0" w:color="auto"/>
            <w:bottom w:val="none" w:sz="0" w:space="0" w:color="auto"/>
            <w:right w:val="none" w:sz="0" w:space="0" w:color="auto"/>
          </w:divBdr>
        </w:div>
        <w:div w:id="757560309">
          <w:marLeft w:val="480"/>
          <w:marRight w:val="0"/>
          <w:marTop w:val="0"/>
          <w:marBottom w:val="0"/>
          <w:divBdr>
            <w:top w:val="none" w:sz="0" w:space="0" w:color="auto"/>
            <w:left w:val="none" w:sz="0" w:space="0" w:color="auto"/>
            <w:bottom w:val="none" w:sz="0" w:space="0" w:color="auto"/>
            <w:right w:val="none" w:sz="0" w:space="0" w:color="auto"/>
          </w:divBdr>
        </w:div>
        <w:div w:id="426391014">
          <w:marLeft w:val="480"/>
          <w:marRight w:val="0"/>
          <w:marTop w:val="0"/>
          <w:marBottom w:val="0"/>
          <w:divBdr>
            <w:top w:val="none" w:sz="0" w:space="0" w:color="auto"/>
            <w:left w:val="none" w:sz="0" w:space="0" w:color="auto"/>
            <w:bottom w:val="none" w:sz="0" w:space="0" w:color="auto"/>
            <w:right w:val="none" w:sz="0" w:space="0" w:color="auto"/>
          </w:divBdr>
        </w:div>
        <w:div w:id="1551653572">
          <w:marLeft w:val="480"/>
          <w:marRight w:val="0"/>
          <w:marTop w:val="0"/>
          <w:marBottom w:val="0"/>
          <w:divBdr>
            <w:top w:val="none" w:sz="0" w:space="0" w:color="auto"/>
            <w:left w:val="none" w:sz="0" w:space="0" w:color="auto"/>
            <w:bottom w:val="none" w:sz="0" w:space="0" w:color="auto"/>
            <w:right w:val="none" w:sz="0" w:space="0" w:color="auto"/>
          </w:divBdr>
        </w:div>
        <w:div w:id="569316942">
          <w:marLeft w:val="480"/>
          <w:marRight w:val="0"/>
          <w:marTop w:val="0"/>
          <w:marBottom w:val="0"/>
          <w:divBdr>
            <w:top w:val="none" w:sz="0" w:space="0" w:color="auto"/>
            <w:left w:val="none" w:sz="0" w:space="0" w:color="auto"/>
            <w:bottom w:val="none" w:sz="0" w:space="0" w:color="auto"/>
            <w:right w:val="none" w:sz="0" w:space="0" w:color="auto"/>
          </w:divBdr>
        </w:div>
        <w:div w:id="924611273">
          <w:marLeft w:val="480"/>
          <w:marRight w:val="0"/>
          <w:marTop w:val="0"/>
          <w:marBottom w:val="0"/>
          <w:divBdr>
            <w:top w:val="none" w:sz="0" w:space="0" w:color="auto"/>
            <w:left w:val="none" w:sz="0" w:space="0" w:color="auto"/>
            <w:bottom w:val="none" w:sz="0" w:space="0" w:color="auto"/>
            <w:right w:val="none" w:sz="0" w:space="0" w:color="auto"/>
          </w:divBdr>
        </w:div>
        <w:div w:id="769274259">
          <w:marLeft w:val="480"/>
          <w:marRight w:val="0"/>
          <w:marTop w:val="0"/>
          <w:marBottom w:val="0"/>
          <w:divBdr>
            <w:top w:val="none" w:sz="0" w:space="0" w:color="auto"/>
            <w:left w:val="none" w:sz="0" w:space="0" w:color="auto"/>
            <w:bottom w:val="none" w:sz="0" w:space="0" w:color="auto"/>
            <w:right w:val="none" w:sz="0" w:space="0" w:color="auto"/>
          </w:divBdr>
        </w:div>
        <w:div w:id="2044206961">
          <w:marLeft w:val="480"/>
          <w:marRight w:val="0"/>
          <w:marTop w:val="0"/>
          <w:marBottom w:val="0"/>
          <w:divBdr>
            <w:top w:val="none" w:sz="0" w:space="0" w:color="auto"/>
            <w:left w:val="none" w:sz="0" w:space="0" w:color="auto"/>
            <w:bottom w:val="none" w:sz="0" w:space="0" w:color="auto"/>
            <w:right w:val="none" w:sz="0" w:space="0" w:color="auto"/>
          </w:divBdr>
        </w:div>
        <w:div w:id="900554256">
          <w:marLeft w:val="480"/>
          <w:marRight w:val="0"/>
          <w:marTop w:val="0"/>
          <w:marBottom w:val="0"/>
          <w:divBdr>
            <w:top w:val="none" w:sz="0" w:space="0" w:color="auto"/>
            <w:left w:val="none" w:sz="0" w:space="0" w:color="auto"/>
            <w:bottom w:val="none" w:sz="0" w:space="0" w:color="auto"/>
            <w:right w:val="none" w:sz="0" w:space="0" w:color="auto"/>
          </w:divBdr>
        </w:div>
        <w:div w:id="783621771">
          <w:marLeft w:val="480"/>
          <w:marRight w:val="0"/>
          <w:marTop w:val="0"/>
          <w:marBottom w:val="0"/>
          <w:divBdr>
            <w:top w:val="none" w:sz="0" w:space="0" w:color="auto"/>
            <w:left w:val="none" w:sz="0" w:space="0" w:color="auto"/>
            <w:bottom w:val="none" w:sz="0" w:space="0" w:color="auto"/>
            <w:right w:val="none" w:sz="0" w:space="0" w:color="auto"/>
          </w:divBdr>
        </w:div>
        <w:div w:id="956721588">
          <w:marLeft w:val="480"/>
          <w:marRight w:val="0"/>
          <w:marTop w:val="0"/>
          <w:marBottom w:val="0"/>
          <w:divBdr>
            <w:top w:val="none" w:sz="0" w:space="0" w:color="auto"/>
            <w:left w:val="none" w:sz="0" w:space="0" w:color="auto"/>
            <w:bottom w:val="none" w:sz="0" w:space="0" w:color="auto"/>
            <w:right w:val="none" w:sz="0" w:space="0" w:color="auto"/>
          </w:divBdr>
        </w:div>
      </w:divsChild>
    </w:div>
    <w:div w:id="1459103093">
      <w:bodyDiv w:val="1"/>
      <w:marLeft w:val="0"/>
      <w:marRight w:val="0"/>
      <w:marTop w:val="0"/>
      <w:marBottom w:val="0"/>
      <w:divBdr>
        <w:top w:val="none" w:sz="0" w:space="0" w:color="auto"/>
        <w:left w:val="none" w:sz="0" w:space="0" w:color="auto"/>
        <w:bottom w:val="none" w:sz="0" w:space="0" w:color="auto"/>
        <w:right w:val="none" w:sz="0" w:space="0" w:color="auto"/>
      </w:divBdr>
      <w:divsChild>
        <w:div w:id="88159678">
          <w:marLeft w:val="480"/>
          <w:marRight w:val="0"/>
          <w:marTop w:val="0"/>
          <w:marBottom w:val="0"/>
          <w:divBdr>
            <w:top w:val="none" w:sz="0" w:space="0" w:color="auto"/>
            <w:left w:val="none" w:sz="0" w:space="0" w:color="auto"/>
            <w:bottom w:val="none" w:sz="0" w:space="0" w:color="auto"/>
            <w:right w:val="none" w:sz="0" w:space="0" w:color="auto"/>
          </w:divBdr>
        </w:div>
        <w:div w:id="143787258">
          <w:marLeft w:val="480"/>
          <w:marRight w:val="0"/>
          <w:marTop w:val="0"/>
          <w:marBottom w:val="0"/>
          <w:divBdr>
            <w:top w:val="none" w:sz="0" w:space="0" w:color="auto"/>
            <w:left w:val="none" w:sz="0" w:space="0" w:color="auto"/>
            <w:bottom w:val="none" w:sz="0" w:space="0" w:color="auto"/>
            <w:right w:val="none" w:sz="0" w:space="0" w:color="auto"/>
          </w:divBdr>
        </w:div>
        <w:div w:id="154808608">
          <w:marLeft w:val="480"/>
          <w:marRight w:val="0"/>
          <w:marTop w:val="0"/>
          <w:marBottom w:val="0"/>
          <w:divBdr>
            <w:top w:val="none" w:sz="0" w:space="0" w:color="auto"/>
            <w:left w:val="none" w:sz="0" w:space="0" w:color="auto"/>
            <w:bottom w:val="none" w:sz="0" w:space="0" w:color="auto"/>
            <w:right w:val="none" w:sz="0" w:space="0" w:color="auto"/>
          </w:divBdr>
        </w:div>
        <w:div w:id="157768382">
          <w:marLeft w:val="480"/>
          <w:marRight w:val="0"/>
          <w:marTop w:val="0"/>
          <w:marBottom w:val="0"/>
          <w:divBdr>
            <w:top w:val="none" w:sz="0" w:space="0" w:color="auto"/>
            <w:left w:val="none" w:sz="0" w:space="0" w:color="auto"/>
            <w:bottom w:val="none" w:sz="0" w:space="0" w:color="auto"/>
            <w:right w:val="none" w:sz="0" w:space="0" w:color="auto"/>
          </w:divBdr>
        </w:div>
        <w:div w:id="201137048">
          <w:marLeft w:val="480"/>
          <w:marRight w:val="0"/>
          <w:marTop w:val="0"/>
          <w:marBottom w:val="0"/>
          <w:divBdr>
            <w:top w:val="none" w:sz="0" w:space="0" w:color="auto"/>
            <w:left w:val="none" w:sz="0" w:space="0" w:color="auto"/>
            <w:bottom w:val="none" w:sz="0" w:space="0" w:color="auto"/>
            <w:right w:val="none" w:sz="0" w:space="0" w:color="auto"/>
          </w:divBdr>
        </w:div>
        <w:div w:id="208030462">
          <w:marLeft w:val="480"/>
          <w:marRight w:val="0"/>
          <w:marTop w:val="0"/>
          <w:marBottom w:val="0"/>
          <w:divBdr>
            <w:top w:val="none" w:sz="0" w:space="0" w:color="auto"/>
            <w:left w:val="none" w:sz="0" w:space="0" w:color="auto"/>
            <w:bottom w:val="none" w:sz="0" w:space="0" w:color="auto"/>
            <w:right w:val="none" w:sz="0" w:space="0" w:color="auto"/>
          </w:divBdr>
        </w:div>
        <w:div w:id="236330648">
          <w:marLeft w:val="480"/>
          <w:marRight w:val="0"/>
          <w:marTop w:val="0"/>
          <w:marBottom w:val="0"/>
          <w:divBdr>
            <w:top w:val="none" w:sz="0" w:space="0" w:color="auto"/>
            <w:left w:val="none" w:sz="0" w:space="0" w:color="auto"/>
            <w:bottom w:val="none" w:sz="0" w:space="0" w:color="auto"/>
            <w:right w:val="none" w:sz="0" w:space="0" w:color="auto"/>
          </w:divBdr>
        </w:div>
        <w:div w:id="249896389">
          <w:marLeft w:val="480"/>
          <w:marRight w:val="0"/>
          <w:marTop w:val="0"/>
          <w:marBottom w:val="0"/>
          <w:divBdr>
            <w:top w:val="none" w:sz="0" w:space="0" w:color="auto"/>
            <w:left w:val="none" w:sz="0" w:space="0" w:color="auto"/>
            <w:bottom w:val="none" w:sz="0" w:space="0" w:color="auto"/>
            <w:right w:val="none" w:sz="0" w:space="0" w:color="auto"/>
          </w:divBdr>
        </w:div>
        <w:div w:id="269774738">
          <w:marLeft w:val="480"/>
          <w:marRight w:val="0"/>
          <w:marTop w:val="0"/>
          <w:marBottom w:val="0"/>
          <w:divBdr>
            <w:top w:val="none" w:sz="0" w:space="0" w:color="auto"/>
            <w:left w:val="none" w:sz="0" w:space="0" w:color="auto"/>
            <w:bottom w:val="none" w:sz="0" w:space="0" w:color="auto"/>
            <w:right w:val="none" w:sz="0" w:space="0" w:color="auto"/>
          </w:divBdr>
        </w:div>
        <w:div w:id="325134709">
          <w:marLeft w:val="480"/>
          <w:marRight w:val="0"/>
          <w:marTop w:val="0"/>
          <w:marBottom w:val="0"/>
          <w:divBdr>
            <w:top w:val="none" w:sz="0" w:space="0" w:color="auto"/>
            <w:left w:val="none" w:sz="0" w:space="0" w:color="auto"/>
            <w:bottom w:val="none" w:sz="0" w:space="0" w:color="auto"/>
            <w:right w:val="none" w:sz="0" w:space="0" w:color="auto"/>
          </w:divBdr>
        </w:div>
        <w:div w:id="386149866">
          <w:marLeft w:val="480"/>
          <w:marRight w:val="0"/>
          <w:marTop w:val="0"/>
          <w:marBottom w:val="0"/>
          <w:divBdr>
            <w:top w:val="none" w:sz="0" w:space="0" w:color="auto"/>
            <w:left w:val="none" w:sz="0" w:space="0" w:color="auto"/>
            <w:bottom w:val="none" w:sz="0" w:space="0" w:color="auto"/>
            <w:right w:val="none" w:sz="0" w:space="0" w:color="auto"/>
          </w:divBdr>
        </w:div>
        <w:div w:id="443354398">
          <w:marLeft w:val="480"/>
          <w:marRight w:val="0"/>
          <w:marTop w:val="0"/>
          <w:marBottom w:val="0"/>
          <w:divBdr>
            <w:top w:val="none" w:sz="0" w:space="0" w:color="auto"/>
            <w:left w:val="none" w:sz="0" w:space="0" w:color="auto"/>
            <w:bottom w:val="none" w:sz="0" w:space="0" w:color="auto"/>
            <w:right w:val="none" w:sz="0" w:space="0" w:color="auto"/>
          </w:divBdr>
        </w:div>
        <w:div w:id="502546769">
          <w:marLeft w:val="480"/>
          <w:marRight w:val="0"/>
          <w:marTop w:val="0"/>
          <w:marBottom w:val="0"/>
          <w:divBdr>
            <w:top w:val="none" w:sz="0" w:space="0" w:color="auto"/>
            <w:left w:val="none" w:sz="0" w:space="0" w:color="auto"/>
            <w:bottom w:val="none" w:sz="0" w:space="0" w:color="auto"/>
            <w:right w:val="none" w:sz="0" w:space="0" w:color="auto"/>
          </w:divBdr>
        </w:div>
        <w:div w:id="564797074">
          <w:marLeft w:val="480"/>
          <w:marRight w:val="0"/>
          <w:marTop w:val="0"/>
          <w:marBottom w:val="0"/>
          <w:divBdr>
            <w:top w:val="none" w:sz="0" w:space="0" w:color="auto"/>
            <w:left w:val="none" w:sz="0" w:space="0" w:color="auto"/>
            <w:bottom w:val="none" w:sz="0" w:space="0" w:color="auto"/>
            <w:right w:val="none" w:sz="0" w:space="0" w:color="auto"/>
          </w:divBdr>
        </w:div>
        <w:div w:id="603920703">
          <w:marLeft w:val="480"/>
          <w:marRight w:val="0"/>
          <w:marTop w:val="0"/>
          <w:marBottom w:val="0"/>
          <w:divBdr>
            <w:top w:val="none" w:sz="0" w:space="0" w:color="auto"/>
            <w:left w:val="none" w:sz="0" w:space="0" w:color="auto"/>
            <w:bottom w:val="none" w:sz="0" w:space="0" w:color="auto"/>
            <w:right w:val="none" w:sz="0" w:space="0" w:color="auto"/>
          </w:divBdr>
        </w:div>
        <w:div w:id="626665239">
          <w:marLeft w:val="480"/>
          <w:marRight w:val="0"/>
          <w:marTop w:val="0"/>
          <w:marBottom w:val="0"/>
          <w:divBdr>
            <w:top w:val="none" w:sz="0" w:space="0" w:color="auto"/>
            <w:left w:val="none" w:sz="0" w:space="0" w:color="auto"/>
            <w:bottom w:val="none" w:sz="0" w:space="0" w:color="auto"/>
            <w:right w:val="none" w:sz="0" w:space="0" w:color="auto"/>
          </w:divBdr>
        </w:div>
        <w:div w:id="634677747">
          <w:marLeft w:val="480"/>
          <w:marRight w:val="0"/>
          <w:marTop w:val="0"/>
          <w:marBottom w:val="0"/>
          <w:divBdr>
            <w:top w:val="none" w:sz="0" w:space="0" w:color="auto"/>
            <w:left w:val="none" w:sz="0" w:space="0" w:color="auto"/>
            <w:bottom w:val="none" w:sz="0" w:space="0" w:color="auto"/>
            <w:right w:val="none" w:sz="0" w:space="0" w:color="auto"/>
          </w:divBdr>
        </w:div>
        <w:div w:id="643777747">
          <w:marLeft w:val="480"/>
          <w:marRight w:val="0"/>
          <w:marTop w:val="0"/>
          <w:marBottom w:val="0"/>
          <w:divBdr>
            <w:top w:val="none" w:sz="0" w:space="0" w:color="auto"/>
            <w:left w:val="none" w:sz="0" w:space="0" w:color="auto"/>
            <w:bottom w:val="none" w:sz="0" w:space="0" w:color="auto"/>
            <w:right w:val="none" w:sz="0" w:space="0" w:color="auto"/>
          </w:divBdr>
        </w:div>
        <w:div w:id="660082489">
          <w:marLeft w:val="480"/>
          <w:marRight w:val="0"/>
          <w:marTop w:val="0"/>
          <w:marBottom w:val="0"/>
          <w:divBdr>
            <w:top w:val="none" w:sz="0" w:space="0" w:color="auto"/>
            <w:left w:val="none" w:sz="0" w:space="0" w:color="auto"/>
            <w:bottom w:val="none" w:sz="0" w:space="0" w:color="auto"/>
            <w:right w:val="none" w:sz="0" w:space="0" w:color="auto"/>
          </w:divBdr>
        </w:div>
        <w:div w:id="662047572">
          <w:marLeft w:val="480"/>
          <w:marRight w:val="0"/>
          <w:marTop w:val="0"/>
          <w:marBottom w:val="0"/>
          <w:divBdr>
            <w:top w:val="none" w:sz="0" w:space="0" w:color="auto"/>
            <w:left w:val="none" w:sz="0" w:space="0" w:color="auto"/>
            <w:bottom w:val="none" w:sz="0" w:space="0" w:color="auto"/>
            <w:right w:val="none" w:sz="0" w:space="0" w:color="auto"/>
          </w:divBdr>
        </w:div>
        <w:div w:id="666523611">
          <w:marLeft w:val="480"/>
          <w:marRight w:val="0"/>
          <w:marTop w:val="0"/>
          <w:marBottom w:val="0"/>
          <w:divBdr>
            <w:top w:val="none" w:sz="0" w:space="0" w:color="auto"/>
            <w:left w:val="none" w:sz="0" w:space="0" w:color="auto"/>
            <w:bottom w:val="none" w:sz="0" w:space="0" w:color="auto"/>
            <w:right w:val="none" w:sz="0" w:space="0" w:color="auto"/>
          </w:divBdr>
        </w:div>
        <w:div w:id="719671276">
          <w:marLeft w:val="480"/>
          <w:marRight w:val="0"/>
          <w:marTop w:val="0"/>
          <w:marBottom w:val="0"/>
          <w:divBdr>
            <w:top w:val="none" w:sz="0" w:space="0" w:color="auto"/>
            <w:left w:val="none" w:sz="0" w:space="0" w:color="auto"/>
            <w:bottom w:val="none" w:sz="0" w:space="0" w:color="auto"/>
            <w:right w:val="none" w:sz="0" w:space="0" w:color="auto"/>
          </w:divBdr>
        </w:div>
        <w:div w:id="754396662">
          <w:marLeft w:val="480"/>
          <w:marRight w:val="0"/>
          <w:marTop w:val="0"/>
          <w:marBottom w:val="0"/>
          <w:divBdr>
            <w:top w:val="none" w:sz="0" w:space="0" w:color="auto"/>
            <w:left w:val="none" w:sz="0" w:space="0" w:color="auto"/>
            <w:bottom w:val="none" w:sz="0" w:space="0" w:color="auto"/>
            <w:right w:val="none" w:sz="0" w:space="0" w:color="auto"/>
          </w:divBdr>
        </w:div>
        <w:div w:id="829516820">
          <w:marLeft w:val="480"/>
          <w:marRight w:val="0"/>
          <w:marTop w:val="0"/>
          <w:marBottom w:val="0"/>
          <w:divBdr>
            <w:top w:val="none" w:sz="0" w:space="0" w:color="auto"/>
            <w:left w:val="none" w:sz="0" w:space="0" w:color="auto"/>
            <w:bottom w:val="none" w:sz="0" w:space="0" w:color="auto"/>
            <w:right w:val="none" w:sz="0" w:space="0" w:color="auto"/>
          </w:divBdr>
        </w:div>
        <w:div w:id="876161959">
          <w:marLeft w:val="480"/>
          <w:marRight w:val="0"/>
          <w:marTop w:val="0"/>
          <w:marBottom w:val="0"/>
          <w:divBdr>
            <w:top w:val="none" w:sz="0" w:space="0" w:color="auto"/>
            <w:left w:val="none" w:sz="0" w:space="0" w:color="auto"/>
            <w:bottom w:val="none" w:sz="0" w:space="0" w:color="auto"/>
            <w:right w:val="none" w:sz="0" w:space="0" w:color="auto"/>
          </w:divBdr>
        </w:div>
        <w:div w:id="972442178">
          <w:marLeft w:val="480"/>
          <w:marRight w:val="0"/>
          <w:marTop w:val="0"/>
          <w:marBottom w:val="0"/>
          <w:divBdr>
            <w:top w:val="none" w:sz="0" w:space="0" w:color="auto"/>
            <w:left w:val="none" w:sz="0" w:space="0" w:color="auto"/>
            <w:bottom w:val="none" w:sz="0" w:space="0" w:color="auto"/>
            <w:right w:val="none" w:sz="0" w:space="0" w:color="auto"/>
          </w:divBdr>
        </w:div>
        <w:div w:id="977345372">
          <w:marLeft w:val="480"/>
          <w:marRight w:val="0"/>
          <w:marTop w:val="0"/>
          <w:marBottom w:val="0"/>
          <w:divBdr>
            <w:top w:val="none" w:sz="0" w:space="0" w:color="auto"/>
            <w:left w:val="none" w:sz="0" w:space="0" w:color="auto"/>
            <w:bottom w:val="none" w:sz="0" w:space="0" w:color="auto"/>
            <w:right w:val="none" w:sz="0" w:space="0" w:color="auto"/>
          </w:divBdr>
        </w:div>
        <w:div w:id="999429094">
          <w:marLeft w:val="480"/>
          <w:marRight w:val="0"/>
          <w:marTop w:val="0"/>
          <w:marBottom w:val="0"/>
          <w:divBdr>
            <w:top w:val="none" w:sz="0" w:space="0" w:color="auto"/>
            <w:left w:val="none" w:sz="0" w:space="0" w:color="auto"/>
            <w:bottom w:val="none" w:sz="0" w:space="0" w:color="auto"/>
            <w:right w:val="none" w:sz="0" w:space="0" w:color="auto"/>
          </w:divBdr>
        </w:div>
        <w:div w:id="1052659315">
          <w:marLeft w:val="480"/>
          <w:marRight w:val="0"/>
          <w:marTop w:val="0"/>
          <w:marBottom w:val="0"/>
          <w:divBdr>
            <w:top w:val="none" w:sz="0" w:space="0" w:color="auto"/>
            <w:left w:val="none" w:sz="0" w:space="0" w:color="auto"/>
            <w:bottom w:val="none" w:sz="0" w:space="0" w:color="auto"/>
            <w:right w:val="none" w:sz="0" w:space="0" w:color="auto"/>
          </w:divBdr>
        </w:div>
        <w:div w:id="1091851490">
          <w:marLeft w:val="480"/>
          <w:marRight w:val="0"/>
          <w:marTop w:val="0"/>
          <w:marBottom w:val="0"/>
          <w:divBdr>
            <w:top w:val="none" w:sz="0" w:space="0" w:color="auto"/>
            <w:left w:val="none" w:sz="0" w:space="0" w:color="auto"/>
            <w:bottom w:val="none" w:sz="0" w:space="0" w:color="auto"/>
            <w:right w:val="none" w:sz="0" w:space="0" w:color="auto"/>
          </w:divBdr>
        </w:div>
        <w:div w:id="1092747448">
          <w:marLeft w:val="480"/>
          <w:marRight w:val="0"/>
          <w:marTop w:val="0"/>
          <w:marBottom w:val="0"/>
          <w:divBdr>
            <w:top w:val="none" w:sz="0" w:space="0" w:color="auto"/>
            <w:left w:val="none" w:sz="0" w:space="0" w:color="auto"/>
            <w:bottom w:val="none" w:sz="0" w:space="0" w:color="auto"/>
            <w:right w:val="none" w:sz="0" w:space="0" w:color="auto"/>
          </w:divBdr>
        </w:div>
        <w:div w:id="1173185929">
          <w:marLeft w:val="480"/>
          <w:marRight w:val="0"/>
          <w:marTop w:val="0"/>
          <w:marBottom w:val="0"/>
          <w:divBdr>
            <w:top w:val="none" w:sz="0" w:space="0" w:color="auto"/>
            <w:left w:val="none" w:sz="0" w:space="0" w:color="auto"/>
            <w:bottom w:val="none" w:sz="0" w:space="0" w:color="auto"/>
            <w:right w:val="none" w:sz="0" w:space="0" w:color="auto"/>
          </w:divBdr>
        </w:div>
        <w:div w:id="1178231205">
          <w:marLeft w:val="480"/>
          <w:marRight w:val="0"/>
          <w:marTop w:val="0"/>
          <w:marBottom w:val="0"/>
          <w:divBdr>
            <w:top w:val="none" w:sz="0" w:space="0" w:color="auto"/>
            <w:left w:val="none" w:sz="0" w:space="0" w:color="auto"/>
            <w:bottom w:val="none" w:sz="0" w:space="0" w:color="auto"/>
            <w:right w:val="none" w:sz="0" w:space="0" w:color="auto"/>
          </w:divBdr>
        </w:div>
        <w:div w:id="1217742870">
          <w:marLeft w:val="480"/>
          <w:marRight w:val="0"/>
          <w:marTop w:val="0"/>
          <w:marBottom w:val="0"/>
          <w:divBdr>
            <w:top w:val="none" w:sz="0" w:space="0" w:color="auto"/>
            <w:left w:val="none" w:sz="0" w:space="0" w:color="auto"/>
            <w:bottom w:val="none" w:sz="0" w:space="0" w:color="auto"/>
            <w:right w:val="none" w:sz="0" w:space="0" w:color="auto"/>
          </w:divBdr>
        </w:div>
        <w:div w:id="1287472824">
          <w:marLeft w:val="480"/>
          <w:marRight w:val="0"/>
          <w:marTop w:val="0"/>
          <w:marBottom w:val="0"/>
          <w:divBdr>
            <w:top w:val="none" w:sz="0" w:space="0" w:color="auto"/>
            <w:left w:val="none" w:sz="0" w:space="0" w:color="auto"/>
            <w:bottom w:val="none" w:sz="0" w:space="0" w:color="auto"/>
            <w:right w:val="none" w:sz="0" w:space="0" w:color="auto"/>
          </w:divBdr>
        </w:div>
        <w:div w:id="1317496630">
          <w:marLeft w:val="480"/>
          <w:marRight w:val="0"/>
          <w:marTop w:val="0"/>
          <w:marBottom w:val="0"/>
          <w:divBdr>
            <w:top w:val="none" w:sz="0" w:space="0" w:color="auto"/>
            <w:left w:val="none" w:sz="0" w:space="0" w:color="auto"/>
            <w:bottom w:val="none" w:sz="0" w:space="0" w:color="auto"/>
            <w:right w:val="none" w:sz="0" w:space="0" w:color="auto"/>
          </w:divBdr>
        </w:div>
        <w:div w:id="1375884005">
          <w:marLeft w:val="480"/>
          <w:marRight w:val="0"/>
          <w:marTop w:val="0"/>
          <w:marBottom w:val="0"/>
          <w:divBdr>
            <w:top w:val="none" w:sz="0" w:space="0" w:color="auto"/>
            <w:left w:val="none" w:sz="0" w:space="0" w:color="auto"/>
            <w:bottom w:val="none" w:sz="0" w:space="0" w:color="auto"/>
            <w:right w:val="none" w:sz="0" w:space="0" w:color="auto"/>
          </w:divBdr>
        </w:div>
        <w:div w:id="1382286626">
          <w:marLeft w:val="480"/>
          <w:marRight w:val="0"/>
          <w:marTop w:val="0"/>
          <w:marBottom w:val="0"/>
          <w:divBdr>
            <w:top w:val="none" w:sz="0" w:space="0" w:color="auto"/>
            <w:left w:val="none" w:sz="0" w:space="0" w:color="auto"/>
            <w:bottom w:val="none" w:sz="0" w:space="0" w:color="auto"/>
            <w:right w:val="none" w:sz="0" w:space="0" w:color="auto"/>
          </w:divBdr>
        </w:div>
        <w:div w:id="1422682946">
          <w:marLeft w:val="480"/>
          <w:marRight w:val="0"/>
          <w:marTop w:val="0"/>
          <w:marBottom w:val="0"/>
          <w:divBdr>
            <w:top w:val="none" w:sz="0" w:space="0" w:color="auto"/>
            <w:left w:val="none" w:sz="0" w:space="0" w:color="auto"/>
            <w:bottom w:val="none" w:sz="0" w:space="0" w:color="auto"/>
            <w:right w:val="none" w:sz="0" w:space="0" w:color="auto"/>
          </w:divBdr>
        </w:div>
        <w:div w:id="1427775390">
          <w:marLeft w:val="480"/>
          <w:marRight w:val="0"/>
          <w:marTop w:val="0"/>
          <w:marBottom w:val="0"/>
          <w:divBdr>
            <w:top w:val="none" w:sz="0" w:space="0" w:color="auto"/>
            <w:left w:val="none" w:sz="0" w:space="0" w:color="auto"/>
            <w:bottom w:val="none" w:sz="0" w:space="0" w:color="auto"/>
            <w:right w:val="none" w:sz="0" w:space="0" w:color="auto"/>
          </w:divBdr>
        </w:div>
        <w:div w:id="1448427967">
          <w:marLeft w:val="480"/>
          <w:marRight w:val="0"/>
          <w:marTop w:val="0"/>
          <w:marBottom w:val="0"/>
          <w:divBdr>
            <w:top w:val="none" w:sz="0" w:space="0" w:color="auto"/>
            <w:left w:val="none" w:sz="0" w:space="0" w:color="auto"/>
            <w:bottom w:val="none" w:sz="0" w:space="0" w:color="auto"/>
            <w:right w:val="none" w:sz="0" w:space="0" w:color="auto"/>
          </w:divBdr>
        </w:div>
        <w:div w:id="1537886156">
          <w:marLeft w:val="480"/>
          <w:marRight w:val="0"/>
          <w:marTop w:val="0"/>
          <w:marBottom w:val="0"/>
          <w:divBdr>
            <w:top w:val="none" w:sz="0" w:space="0" w:color="auto"/>
            <w:left w:val="none" w:sz="0" w:space="0" w:color="auto"/>
            <w:bottom w:val="none" w:sz="0" w:space="0" w:color="auto"/>
            <w:right w:val="none" w:sz="0" w:space="0" w:color="auto"/>
          </w:divBdr>
        </w:div>
        <w:div w:id="1565094129">
          <w:marLeft w:val="480"/>
          <w:marRight w:val="0"/>
          <w:marTop w:val="0"/>
          <w:marBottom w:val="0"/>
          <w:divBdr>
            <w:top w:val="none" w:sz="0" w:space="0" w:color="auto"/>
            <w:left w:val="none" w:sz="0" w:space="0" w:color="auto"/>
            <w:bottom w:val="none" w:sz="0" w:space="0" w:color="auto"/>
            <w:right w:val="none" w:sz="0" w:space="0" w:color="auto"/>
          </w:divBdr>
        </w:div>
        <w:div w:id="1595480253">
          <w:marLeft w:val="480"/>
          <w:marRight w:val="0"/>
          <w:marTop w:val="0"/>
          <w:marBottom w:val="0"/>
          <w:divBdr>
            <w:top w:val="none" w:sz="0" w:space="0" w:color="auto"/>
            <w:left w:val="none" w:sz="0" w:space="0" w:color="auto"/>
            <w:bottom w:val="none" w:sz="0" w:space="0" w:color="auto"/>
            <w:right w:val="none" w:sz="0" w:space="0" w:color="auto"/>
          </w:divBdr>
        </w:div>
        <w:div w:id="1636640338">
          <w:marLeft w:val="480"/>
          <w:marRight w:val="0"/>
          <w:marTop w:val="0"/>
          <w:marBottom w:val="0"/>
          <w:divBdr>
            <w:top w:val="none" w:sz="0" w:space="0" w:color="auto"/>
            <w:left w:val="none" w:sz="0" w:space="0" w:color="auto"/>
            <w:bottom w:val="none" w:sz="0" w:space="0" w:color="auto"/>
            <w:right w:val="none" w:sz="0" w:space="0" w:color="auto"/>
          </w:divBdr>
        </w:div>
        <w:div w:id="1701082064">
          <w:marLeft w:val="480"/>
          <w:marRight w:val="0"/>
          <w:marTop w:val="0"/>
          <w:marBottom w:val="0"/>
          <w:divBdr>
            <w:top w:val="none" w:sz="0" w:space="0" w:color="auto"/>
            <w:left w:val="none" w:sz="0" w:space="0" w:color="auto"/>
            <w:bottom w:val="none" w:sz="0" w:space="0" w:color="auto"/>
            <w:right w:val="none" w:sz="0" w:space="0" w:color="auto"/>
          </w:divBdr>
        </w:div>
        <w:div w:id="1717848297">
          <w:marLeft w:val="480"/>
          <w:marRight w:val="0"/>
          <w:marTop w:val="0"/>
          <w:marBottom w:val="0"/>
          <w:divBdr>
            <w:top w:val="none" w:sz="0" w:space="0" w:color="auto"/>
            <w:left w:val="none" w:sz="0" w:space="0" w:color="auto"/>
            <w:bottom w:val="none" w:sz="0" w:space="0" w:color="auto"/>
            <w:right w:val="none" w:sz="0" w:space="0" w:color="auto"/>
          </w:divBdr>
        </w:div>
        <w:div w:id="1723092811">
          <w:marLeft w:val="480"/>
          <w:marRight w:val="0"/>
          <w:marTop w:val="0"/>
          <w:marBottom w:val="0"/>
          <w:divBdr>
            <w:top w:val="none" w:sz="0" w:space="0" w:color="auto"/>
            <w:left w:val="none" w:sz="0" w:space="0" w:color="auto"/>
            <w:bottom w:val="none" w:sz="0" w:space="0" w:color="auto"/>
            <w:right w:val="none" w:sz="0" w:space="0" w:color="auto"/>
          </w:divBdr>
        </w:div>
        <w:div w:id="1805729911">
          <w:marLeft w:val="480"/>
          <w:marRight w:val="0"/>
          <w:marTop w:val="0"/>
          <w:marBottom w:val="0"/>
          <w:divBdr>
            <w:top w:val="none" w:sz="0" w:space="0" w:color="auto"/>
            <w:left w:val="none" w:sz="0" w:space="0" w:color="auto"/>
            <w:bottom w:val="none" w:sz="0" w:space="0" w:color="auto"/>
            <w:right w:val="none" w:sz="0" w:space="0" w:color="auto"/>
          </w:divBdr>
        </w:div>
        <w:div w:id="1926106312">
          <w:marLeft w:val="480"/>
          <w:marRight w:val="0"/>
          <w:marTop w:val="0"/>
          <w:marBottom w:val="0"/>
          <w:divBdr>
            <w:top w:val="none" w:sz="0" w:space="0" w:color="auto"/>
            <w:left w:val="none" w:sz="0" w:space="0" w:color="auto"/>
            <w:bottom w:val="none" w:sz="0" w:space="0" w:color="auto"/>
            <w:right w:val="none" w:sz="0" w:space="0" w:color="auto"/>
          </w:divBdr>
        </w:div>
        <w:div w:id="1957365039">
          <w:marLeft w:val="480"/>
          <w:marRight w:val="0"/>
          <w:marTop w:val="0"/>
          <w:marBottom w:val="0"/>
          <w:divBdr>
            <w:top w:val="none" w:sz="0" w:space="0" w:color="auto"/>
            <w:left w:val="none" w:sz="0" w:space="0" w:color="auto"/>
            <w:bottom w:val="none" w:sz="0" w:space="0" w:color="auto"/>
            <w:right w:val="none" w:sz="0" w:space="0" w:color="auto"/>
          </w:divBdr>
        </w:div>
        <w:div w:id="2009946049">
          <w:marLeft w:val="480"/>
          <w:marRight w:val="0"/>
          <w:marTop w:val="0"/>
          <w:marBottom w:val="0"/>
          <w:divBdr>
            <w:top w:val="none" w:sz="0" w:space="0" w:color="auto"/>
            <w:left w:val="none" w:sz="0" w:space="0" w:color="auto"/>
            <w:bottom w:val="none" w:sz="0" w:space="0" w:color="auto"/>
            <w:right w:val="none" w:sz="0" w:space="0" w:color="auto"/>
          </w:divBdr>
        </w:div>
        <w:div w:id="2021270591">
          <w:marLeft w:val="480"/>
          <w:marRight w:val="0"/>
          <w:marTop w:val="0"/>
          <w:marBottom w:val="0"/>
          <w:divBdr>
            <w:top w:val="none" w:sz="0" w:space="0" w:color="auto"/>
            <w:left w:val="none" w:sz="0" w:space="0" w:color="auto"/>
            <w:bottom w:val="none" w:sz="0" w:space="0" w:color="auto"/>
            <w:right w:val="none" w:sz="0" w:space="0" w:color="auto"/>
          </w:divBdr>
        </w:div>
        <w:div w:id="2065832747">
          <w:marLeft w:val="480"/>
          <w:marRight w:val="0"/>
          <w:marTop w:val="0"/>
          <w:marBottom w:val="0"/>
          <w:divBdr>
            <w:top w:val="none" w:sz="0" w:space="0" w:color="auto"/>
            <w:left w:val="none" w:sz="0" w:space="0" w:color="auto"/>
            <w:bottom w:val="none" w:sz="0" w:space="0" w:color="auto"/>
            <w:right w:val="none" w:sz="0" w:space="0" w:color="auto"/>
          </w:divBdr>
        </w:div>
        <w:div w:id="2089450483">
          <w:marLeft w:val="480"/>
          <w:marRight w:val="0"/>
          <w:marTop w:val="0"/>
          <w:marBottom w:val="0"/>
          <w:divBdr>
            <w:top w:val="none" w:sz="0" w:space="0" w:color="auto"/>
            <w:left w:val="none" w:sz="0" w:space="0" w:color="auto"/>
            <w:bottom w:val="none" w:sz="0" w:space="0" w:color="auto"/>
            <w:right w:val="none" w:sz="0" w:space="0" w:color="auto"/>
          </w:divBdr>
        </w:div>
        <w:div w:id="2128889938">
          <w:marLeft w:val="480"/>
          <w:marRight w:val="0"/>
          <w:marTop w:val="0"/>
          <w:marBottom w:val="0"/>
          <w:divBdr>
            <w:top w:val="none" w:sz="0" w:space="0" w:color="auto"/>
            <w:left w:val="none" w:sz="0" w:space="0" w:color="auto"/>
            <w:bottom w:val="none" w:sz="0" w:space="0" w:color="auto"/>
            <w:right w:val="none" w:sz="0" w:space="0" w:color="auto"/>
          </w:divBdr>
        </w:div>
        <w:div w:id="2136289396">
          <w:marLeft w:val="480"/>
          <w:marRight w:val="0"/>
          <w:marTop w:val="0"/>
          <w:marBottom w:val="0"/>
          <w:divBdr>
            <w:top w:val="none" w:sz="0" w:space="0" w:color="auto"/>
            <w:left w:val="none" w:sz="0" w:space="0" w:color="auto"/>
            <w:bottom w:val="none" w:sz="0" w:space="0" w:color="auto"/>
            <w:right w:val="none" w:sz="0" w:space="0" w:color="auto"/>
          </w:divBdr>
        </w:div>
      </w:divsChild>
    </w:div>
    <w:div w:id="1459951565">
      <w:bodyDiv w:val="1"/>
      <w:marLeft w:val="0"/>
      <w:marRight w:val="0"/>
      <w:marTop w:val="0"/>
      <w:marBottom w:val="0"/>
      <w:divBdr>
        <w:top w:val="none" w:sz="0" w:space="0" w:color="auto"/>
        <w:left w:val="none" w:sz="0" w:space="0" w:color="auto"/>
        <w:bottom w:val="none" w:sz="0" w:space="0" w:color="auto"/>
        <w:right w:val="none" w:sz="0" w:space="0" w:color="auto"/>
      </w:divBdr>
      <w:divsChild>
        <w:div w:id="99380465">
          <w:marLeft w:val="480"/>
          <w:marRight w:val="0"/>
          <w:marTop w:val="0"/>
          <w:marBottom w:val="0"/>
          <w:divBdr>
            <w:top w:val="none" w:sz="0" w:space="0" w:color="auto"/>
            <w:left w:val="none" w:sz="0" w:space="0" w:color="auto"/>
            <w:bottom w:val="none" w:sz="0" w:space="0" w:color="auto"/>
            <w:right w:val="none" w:sz="0" w:space="0" w:color="auto"/>
          </w:divBdr>
        </w:div>
        <w:div w:id="124281301">
          <w:marLeft w:val="480"/>
          <w:marRight w:val="0"/>
          <w:marTop w:val="0"/>
          <w:marBottom w:val="0"/>
          <w:divBdr>
            <w:top w:val="none" w:sz="0" w:space="0" w:color="auto"/>
            <w:left w:val="none" w:sz="0" w:space="0" w:color="auto"/>
            <w:bottom w:val="none" w:sz="0" w:space="0" w:color="auto"/>
            <w:right w:val="none" w:sz="0" w:space="0" w:color="auto"/>
          </w:divBdr>
        </w:div>
        <w:div w:id="141317456">
          <w:marLeft w:val="480"/>
          <w:marRight w:val="0"/>
          <w:marTop w:val="0"/>
          <w:marBottom w:val="0"/>
          <w:divBdr>
            <w:top w:val="none" w:sz="0" w:space="0" w:color="auto"/>
            <w:left w:val="none" w:sz="0" w:space="0" w:color="auto"/>
            <w:bottom w:val="none" w:sz="0" w:space="0" w:color="auto"/>
            <w:right w:val="none" w:sz="0" w:space="0" w:color="auto"/>
          </w:divBdr>
        </w:div>
        <w:div w:id="144442508">
          <w:marLeft w:val="480"/>
          <w:marRight w:val="0"/>
          <w:marTop w:val="0"/>
          <w:marBottom w:val="0"/>
          <w:divBdr>
            <w:top w:val="none" w:sz="0" w:space="0" w:color="auto"/>
            <w:left w:val="none" w:sz="0" w:space="0" w:color="auto"/>
            <w:bottom w:val="none" w:sz="0" w:space="0" w:color="auto"/>
            <w:right w:val="none" w:sz="0" w:space="0" w:color="auto"/>
          </w:divBdr>
        </w:div>
        <w:div w:id="169294671">
          <w:marLeft w:val="480"/>
          <w:marRight w:val="0"/>
          <w:marTop w:val="0"/>
          <w:marBottom w:val="0"/>
          <w:divBdr>
            <w:top w:val="none" w:sz="0" w:space="0" w:color="auto"/>
            <w:left w:val="none" w:sz="0" w:space="0" w:color="auto"/>
            <w:bottom w:val="none" w:sz="0" w:space="0" w:color="auto"/>
            <w:right w:val="none" w:sz="0" w:space="0" w:color="auto"/>
          </w:divBdr>
        </w:div>
        <w:div w:id="228539820">
          <w:marLeft w:val="480"/>
          <w:marRight w:val="0"/>
          <w:marTop w:val="0"/>
          <w:marBottom w:val="0"/>
          <w:divBdr>
            <w:top w:val="none" w:sz="0" w:space="0" w:color="auto"/>
            <w:left w:val="none" w:sz="0" w:space="0" w:color="auto"/>
            <w:bottom w:val="none" w:sz="0" w:space="0" w:color="auto"/>
            <w:right w:val="none" w:sz="0" w:space="0" w:color="auto"/>
          </w:divBdr>
        </w:div>
        <w:div w:id="235357331">
          <w:marLeft w:val="480"/>
          <w:marRight w:val="0"/>
          <w:marTop w:val="0"/>
          <w:marBottom w:val="0"/>
          <w:divBdr>
            <w:top w:val="none" w:sz="0" w:space="0" w:color="auto"/>
            <w:left w:val="none" w:sz="0" w:space="0" w:color="auto"/>
            <w:bottom w:val="none" w:sz="0" w:space="0" w:color="auto"/>
            <w:right w:val="none" w:sz="0" w:space="0" w:color="auto"/>
          </w:divBdr>
        </w:div>
        <w:div w:id="238290399">
          <w:marLeft w:val="480"/>
          <w:marRight w:val="0"/>
          <w:marTop w:val="0"/>
          <w:marBottom w:val="0"/>
          <w:divBdr>
            <w:top w:val="none" w:sz="0" w:space="0" w:color="auto"/>
            <w:left w:val="none" w:sz="0" w:space="0" w:color="auto"/>
            <w:bottom w:val="none" w:sz="0" w:space="0" w:color="auto"/>
            <w:right w:val="none" w:sz="0" w:space="0" w:color="auto"/>
          </w:divBdr>
        </w:div>
        <w:div w:id="294920292">
          <w:marLeft w:val="480"/>
          <w:marRight w:val="0"/>
          <w:marTop w:val="0"/>
          <w:marBottom w:val="0"/>
          <w:divBdr>
            <w:top w:val="none" w:sz="0" w:space="0" w:color="auto"/>
            <w:left w:val="none" w:sz="0" w:space="0" w:color="auto"/>
            <w:bottom w:val="none" w:sz="0" w:space="0" w:color="auto"/>
            <w:right w:val="none" w:sz="0" w:space="0" w:color="auto"/>
          </w:divBdr>
        </w:div>
        <w:div w:id="319816306">
          <w:marLeft w:val="480"/>
          <w:marRight w:val="0"/>
          <w:marTop w:val="0"/>
          <w:marBottom w:val="0"/>
          <w:divBdr>
            <w:top w:val="none" w:sz="0" w:space="0" w:color="auto"/>
            <w:left w:val="none" w:sz="0" w:space="0" w:color="auto"/>
            <w:bottom w:val="none" w:sz="0" w:space="0" w:color="auto"/>
            <w:right w:val="none" w:sz="0" w:space="0" w:color="auto"/>
          </w:divBdr>
        </w:div>
        <w:div w:id="435564463">
          <w:marLeft w:val="480"/>
          <w:marRight w:val="0"/>
          <w:marTop w:val="0"/>
          <w:marBottom w:val="0"/>
          <w:divBdr>
            <w:top w:val="none" w:sz="0" w:space="0" w:color="auto"/>
            <w:left w:val="none" w:sz="0" w:space="0" w:color="auto"/>
            <w:bottom w:val="none" w:sz="0" w:space="0" w:color="auto"/>
            <w:right w:val="none" w:sz="0" w:space="0" w:color="auto"/>
          </w:divBdr>
        </w:div>
        <w:div w:id="448552548">
          <w:marLeft w:val="480"/>
          <w:marRight w:val="0"/>
          <w:marTop w:val="0"/>
          <w:marBottom w:val="0"/>
          <w:divBdr>
            <w:top w:val="none" w:sz="0" w:space="0" w:color="auto"/>
            <w:left w:val="none" w:sz="0" w:space="0" w:color="auto"/>
            <w:bottom w:val="none" w:sz="0" w:space="0" w:color="auto"/>
            <w:right w:val="none" w:sz="0" w:space="0" w:color="auto"/>
          </w:divBdr>
        </w:div>
        <w:div w:id="455177216">
          <w:marLeft w:val="480"/>
          <w:marRight w:val="0"/>
          <w:marTop w:val="0"/>
          <w:marBottom w:val="0"/>
          <w:divBdr>
            <w:top w:val="none" w:sz="0" w:space="0" w:color="auto"/>
            <w:left w:val="none" w:sz="0" w:space="0" w:color="auto"/>
            <w:bottom w:val="none" w:sz="0" w:space="0" w:color="auto"/>
            <w:right w:val="none" w:sz="0" w:space="0" w:color="auto"/>
          </w:divBdr>
        </w:div>
        <w:div w:id="534007807">
          <w:marLeft w:val="480"/>
          <w:marRight w:val="0"/>
          <w:marTop w:val="0"/>
          <w:marBottom w:val="0"/>
          <w:divBdr>
            <w:top w:val="none" w:sz="0" w:space="0" w:color="auto"/>
            <w:left w:val="none" w:sz="0" w:space="0" w:color="auto"/>
            <w:bottom w:val="none" w:sz="0" w:space="0" w:color="auto"/>
            <w:right w:val="none" w:sz="0" w:space="0" w:color="auto"/>
          </w:divBdr>
        </w:div>
        <w:div w:id="538471727">
          <w:marLeft w:val="480"/>
          <w:marRight w:val="0"/>
          <w:marTop w:val="0"/>
          <w:marBottom w:val="0"/>
          <w:divBdr>
            <w:top w:val="none" w:sz="0" w:space="0" w:color="auto"/>
            <w:left w:val="none" w:sz="0" w:space="0" w:color="auto"/>
            <w:bottom w:val="none" w:sz="0" w:space="0" w:color="auto"/>
            <w:right w:val="none" w:sz="0" w:space="0" w:color="auto"/>
          </w:divBdr>
        </w:div>
        <w:div w:id="659043134">
          <w:marLeft w:val="480"/>
          <w:marRight w:val="0"/>
          <w:marTop w:val="0"/>
          <w:marBottom w:val="0"/>
          <w:divBdr>
            <w:top w:val="none" w:sz="0" w:space="0" w:color="auto"/>
            <w:left w:val="none" w:sz="0" w:space="0" w:color="auto"/>
            <w:bottom w:val="none" w:sz="0" w:space="0" w:color="auto"/>
            <w:right w:val="none" w:sz="0" w:space="0" w:color="auto"/>
          </w:divBdr>
        </w:div>
        <w:div w:id="787240155">
          <w:marLeft w:val="480"/>
          <w:marRight w:val="0"/>
          <w:marTop w:val="0"/>
          <w:marBottom w:val="0"/>
          <w:divBdr>
            <w:top w:val="none" w:sz="0" w:space="0" w:color="auto"/>
            <w:left w:val="none" w:sz="0" w:space="0" w:color="auto"/>
            <w:bottom w:val="none" w:sz="0" w:space="0" w:color="auto"/>
            <w:right w:val="none" w:sz="0" w:space="0" w:color="auto"/>
          </w:divBdr>
        </w:div>
        <w:div w:id="833571357">
          <w:marLeft w:val="480"/>
          <w:marRight w:val="0"/>
          <w:marTop w:val="0"/>
          <w:marBottom w:val="0"/>
          <w:divBdr>
            <w:top w:val="none" w:sz="0" w:space="0" w:color="auto"/>
            <w:left w:val="none" w:sz="0" w:space="0" w:color="auto"/>
            <w:bottom w:val="none" w:sz="0" w:space="0" w:color="auto"/>
            <w:right w:val="none" w:sz="0" w:space="0" w:color="auto"/>
          </w:divBdr>
        </w:div>
        <w:div w:id="922421500">
          <w:marLeft w:val="480"/>
          <w:marRight w:val="0"/>
          <w:marTop w:val="0"/>
          <w:marBottom w:val="0"/>
          <w:divBdr>
            <w:top w:val="none" w:sz="0" w:space="0" w:color="auto"/>
            <w:left w:val="none" w:sz="0" w:space="0" w:color="auto"/>
            <w:bottom w:val="none" w:sz="0" w:space="0" w:color="auto"/>
            <w:right w:val="none" w:sz="0" w:space="0" w:color="auto"/>
          </w:divBdr>
        </w:div>
        <w:div w:id="980231210">
          <w:marLeft w:val="480"/>
          <w:marRight w:val="0"/>
          <w:marTop w:val="0"/>
          <w:marBottom w:val="0"/>
          <w:divBdr>
            <w:top w:val="none" w:sz="0" w:space="0" w:color="auto"/>
            <w:left w:val="none" w:sz="0" w:space="0" w:color="auto"/>
            <w:bottom w:val="none" w:sz="0" w:space="0" w:color="auto"/>
            <w:right w:val="none" w:sz="0" w:space="0" w:color="auto"/>
          </w:divBdr>
        </w:div>
        <w:div w:id="1006204459">
          <w:marLeft w:val="480"/>
          <w:marRight w:val="0"/>
          <w:marTop w:val="0"/>
          <w:marBottom w:val="0"/>
          <w:divBdr>
            <w:top w:val="none" w:sz="0" w:space="0" w:color="auto"/>
            <w:left w:val="none" w:sz="0" w:space="0" w:color="auto"/>
            <w:bottom w:val="none" w:sz="0" w:space="0" w:color="auto"/>
            <w:right w:val="none" w:sz="0" w:space="0" w:color="auto"/>
          </w:divBdr>
        </w:div>
        <w:div w:id="1045368175">
          <w:marLeft w:val="480"/>
          <w:marRight w:val="0"/>
          <w:marTop w:val="0"/>
          <w:marBottom w:val="0"/>
          <w:divBdr>
            <w:top w:val="none" w:sz="0" w:space="0" w:color="auto"/>
            <w:left w:val="none" w:sz="0" w:space="0" w:color="auto"/>
            <w:bottom w:val="none" w:sz="0" w:space="0" w:color="auto"/>
            <w:right w:val="none" w:sz="0" w:space="0" w:color="auto"/>
          </w:divBdr>
        </w:div>
        <w:div w:id="1050886731">
          <w:marLeft w:val="480"/>
          <w:marRight w:val="0"/>
          <w:marTop w:val="0"/>
          <w:marBottom w:val="0"/>
          <w:divBdr>
            <w:top w:val="none" w:sz="0" w:space="0" w:color="auto"/>
            <w:left w:val="none" w:sz="0" w:space="0" w:color="auto"/>
            <w:bottom w:val="none" w:sz="0" w:space="0" w:color="auto"/>
            <w:right w:val="none" w:sz="0" w:space="0" w:color="auto"/>
          </w:divBdr>
        </w:div>
        <w:div w:id="1069039478">
          <w:marLeft w:val="480"/>
          <w:marRight w:val="0"/>
          <w:marTop w:val="0"/>
          <w:marBottom w:val="0"/>
          <w:divBdr>
            <w:top w:val="none" w:sz="0" w:space="0" w:color="auto"/>
            <w:left w:val="none" w:sz="0" w:space="0" w:color="auto"/>
            <w:bottom w:val="none" w:sz="0" w:space="0" w:color="auto"/>
            <w:right w:val="none" w:sz="0" w:space="0" w:color="auto"/>
          </w:divBdr>
        </w:div>
        <w:div w:id="1089304742">
          <w:marLeft w:val="480"/>
          <w:marRight w:val="0"/>
          <w:marTop w:val="0"/>
          <w:marBottom w:val="0"/>
          <w:divBdr>
            <w:top w:val="none" w:sz="0" w:space="0" w:color="auto"/>
            <w:left w:val="none" w:sz="0" w:space="0" w:color="auto"/>
            <w:bottom w:val="none" w:sz="0" w:space="0" w:color="auto"/>
            <w:right w:val="none" w:sz="0" w:space="0" w:color="auto"/>
          </w:divBdr>
        </w:div>
        <w:div w:id="1117945326">
          <w:marLeft w:val="480"/>
          <w:marRight w:val="0"/>
          <w:marTop w:val="0"/>
          <w:marBottom w:val="0"/>
          <w:divBdr>
            <w:top w:val="none" w:sz="0" w:space="0" w:color="auto"/>
            <w:left w:val="none" w:sz="0" w:space="0" w:color="auto"/>
            <w:bottom w:val="none" w:sz="0" w:space="0" w:color="auto"/>
            <w:right w:val="none" w:sz="0" w:space="0" w:color="auto"/>
          </w:divBdr>
        </w:div>
        <w:div w:id="1132943372">
          <w:marLeft w:val="480"/>
          <w:marRight w:val="0"/>
          <w:marTop w:val="0"/>
          <w:marBottom w:val="0"/>
          <w:divBdr>
            <w:top w:val="none" w:sz="0" w:space="0" w:color="auto"/>
            <w:left w:val="none" w:sz="0" w:space="0" w:color="auto"/>
            <w:bottom w:val="none" w:sz="0" w:space="0" w:color="auto"/>
            <w:right w:val="none" w:sz="0" w:space="0" w:color="auto"/>
          </w:divBdr>
        </w:div>
        <w:div w:id="1147673828">
          <w:marLeft w:val="480"/>
          <w:marRight w:val="0"/>
          <w:marTop w:val="0"/>
          <w:marBottom w:val="0"/>
          <w:divBdr>
            <w:top w:val="none" w:sz="0" w:space="0" w:color="auto"/>
            <w:left w:val="none" w:sz="0" w:space="0" w:color="auto"/>
            <w:bottom w:val="none" w:sz="0" w:space="0" w:color="auto"/>
            <w:right w:val="none" w:sz="0" w:space="0" w:color="auto"/>
          </w:divBdr>
        </w:div>
        <w:div w:id="1149326086">
          <w:marLeft w:val="480"/>
          <w:marRight w:val="0"/>
          <w:marTop w:val="0"/>
          <w:marBottom w:val="0"/>
          <w:divBdr>
            <w:top w:val="none" w:sz="0" w:space="0" w:color="auto"/>
            <w:left w:val="none" w:sz="0" w:space="0" w:color="auto"/>
            <w:bottom w:val="none" w:sz="0" w:space="0" w:color="auto"/>
            <w:right w:val="none" w:sz="0" w:space="0" w:color="auto"/>
          </w:divBdr>
        </w:div>
        <w:div w:id="1175341600">
          <w:marLeft w:val="480"/>
          <w:marRight w:val="0"/>
          <w:marTop w:val="0"/>
          <w:marBottom w:val="0"/>
          <w:divBdr>
            <w:top w:val="none" w:sz="0" w:space="0" w:color="auto"/>
            <w:left w:val="none" w:sz="0" w:space="0" w:color="auto"/>
            <w:bottom w:val="none" w:sz="0" w:space="0" w:color="auto"/>
            <w:right w:val="none" w:sz="0" w:space="0" w:color="auto"/>
          </w:divBdr>
        </w:div>
        <w:div w:id="1204900017">
          <w:marLeft w:val="480"/>
          <w:marRight w:val="0"/>
          <w:marTop w:val="0"/>
          <w:marBottom w:val="0"/>
          <w:divBdr>
            <w:top w:val="none" w:sz="0" w:space="0" w:color="auto"/>
            <w:left w:val="none" w:sz="0" w:space="0" w:color="auto"/>
            <w:bottom w:val="none" w:sz="0" w:space="0" w:color="auto"/>
            <w:right w:val="none" w:sz="0" w:space="0" w:color="auto"/>
          </w:divBdr>
        </w:div>
        <w:div w:id="1219246584">
          <w:marLeft w:val="480"/>
          <w:marRight w:val="0"/>
          <w:marTop w:val="0"/>
          <w:marBottom w:val="0"/>
          <w:divBdr>
            <w:top w:val="none" w:sz="0" w:space="0" w:color="auto"/>
            <w:left w:val="none" w:sz="0" w:space="0" w:color="auto"/>
            <w:bottom w:val="none" w:sz="0" w:space="0" w:color="auto"/>
            <w:right w:val="none" w:sz="0" w:space="0" w:color="auto"/>
          </w:divBdr>
        </w:div>
        <w:div w:id="1266696531">
          <w:marLeft w:val="480"/>
          <w:marRight w:val="0"/>
          <w:marTop w:val="0"/>
          <w:marBottom w:val="0"/>
          <w:divBdr>
            <w:top w:val="none" w:sz="0" w:space="0" w:color="auto"/>
            <w:left w:val="none" w:sz="0" w:space="0" w:color="auto"/>
            <w:bottom w:val="none" w:sz="0" w:space="0" w:color="auto"/>
            <w:right w:val="none" w:sz="0" w:space="0" w:color="auto"/>
          </w:divBdr>
        </w:div>
        <w:div w:id="1272516624">
          <w:marLeft w:val="480"/>
          <w:marRight w:val="0"/>
          <w:marTop w:val="0"/>
          <w:marBottom w:val="0"/>
          <w:divBdr>
            <w:top w:val="none" w:sz="0" w:space="0" w:color="auto"/>
            <w:left w:val="none" w:sz="0" w:space="0" w:color="auto"/>
            <w:bottom w:val="none" w:sz="0" w:space="0" w:color="auto"/>
            <w:right w:val="none" w:sz="0" w:space="0" w:color="auto"/>
          </w:divBdr>
        </w:div>
        <w:div w:id="1272930883">
          <w:marLeft w:val="480"/>
          <w:marRight w:val="0"/>
          <w:marTop w:val="0"/>
          <w:marBottom w:val="0"/>
          <w:divBdr>
            <w:top w:val="none" w:sz="0" w:space="0" w:color="auto"/>
            <w:left w:val="none" w:sz="0" w:space="0" w:color="auto"/>
            <w:bottom w:val="none" w:sz="0" w:space="0" w:color="auto"/>
            <w:right w:val="none" w:sz="0" w:space="0" w:color="auto"/>
          </w:divBdr>
        </w:div>
        <w:div w:id="1303342681">
          <w:marLeft w:val="480"/>
          <w:marRight w:val="0"/>
          <w:marTop w:val="0"/>
          <w:marBottom w:val="0"/>
          <w:divBdr>
            <w:top w:val="none" w:sz="0" w:space="0" w:color="auto"/>
            <w:left w:val="none" w:sz="0" w:space="0" w:color="auto"/>
            <w:bottom w:val="none" w:sz="0" w:space="0" w:color="auto"/>
            <w:right w:val="none" w:sz="0" w:space="0" w:color="auto"/>
          </w:divBdr>
        </w:div>
        <w:div w:id="1335569153">
          <w:marLeft w:val="480"/>
          <w:marRight w:val="0"/>
          <w:marTop w:val="0"/>
          <w:marBottom w:val="0"/>
          <w:divBdr>
            <w:top w:val="none" w:sz="0" w:space="0" w:color="auto"/>
            <w:left w:val="none" w:sz="0" w:space="0" w:color="auto"/>
            <w:bottom w:val="none" w:sz="0" w:space="0" w:color="auto"/>
            <w:right w:val="none" w:sz="0" w:space="0" w:color="auto"/>
          </w:divBdr>
        </w:div>
        <w:div w:id="1361079886">
          <w:marLeft w:val="480"/>
          <w:marRight w:val="0"/>
          <w:marTop w:val="0"/>
          <w:marBottom w:val="0"/>
          <w:divBdr>
            <w:top w:val="none" w:sz="0" w:space="0" w:color="auto"/>
            <w:left w:val="none" w:sz="0" w:space="0" w:color="auto"/>
            <w:bottom w:val="none" w:sz="0" w:space="0" w:color="auto"/>
            <w:right w:val="none" w:sz="0" w:space="0" w:color="auto"/>
          </w:divBdr>
        </w:div>
        <w:div w:id="1395083611">
          <w:marLeft w:val="480"/>
          <w:marRight w:val="0"/>
          <w:marTop w:val="0"/>
          <w:marBottom w:val="0"/>
          <w:divBdr>
            <w:top w:val="none" w:sz="0" w:space="0" w:color="auto"/>
            <w:left w:val="none" w:sz="0" w:space="0" w:color="auto"/>
            <w:bottom w:val="none" w:sz="0" w:space="0" w:color="auto"/>
            <w:right w:val="none" w:sz="0" w:space="0" w:color="auto"/>
          </w:divBdr>
        </w:div>
        <w:div w:id="1401825026">
          <w:marLeft w:val="480"/>
          <w:marRight w:val="0"/>
          <w:marTop w:val="0"/>
          <w:marBottom w:val="0"/>
          <w:divBdr>
            <w:top w:val="none" w:sz="0" w:space="0" w:color="auto"/>
            <w:left w:val="none" w:sz="0" w:space="0" w:color="auto"/>
            <w:bottom w:val="none" w:sz="0" w:space="0" w:color="auto"/>
            <w:right w:val="none" w:sz="0" w:space="0" w:color="auto"/>
          </w:divBdr>
        </w:div>
        <w:div w:id="1438867845">
          <w:marLeft w:val="480"/>
          <w:marRight w:val="0"/>
          <w:marTop w:val="0"/>
          <w:marBottom w:val="0"/>
          <w:divBdr>
            <w:top w:val="none" w:sz="0" w:space="0" w:color="auto"/>
            <w:left w:val="none" w:sz="0" w:space="0" w:color="auto"/>
            <w:bottom w:val="none" w:sz="0" w:space="0" w:color="auto"/>
            <w:right w:val="none" w:sz="0" w:space="0" w:color="auto"/>
          </w:divBdr>
        </w:div>
        <w:div w:id="1462920648">
          <w:marLeft w:val="480"/>
          <w:marRight w:val="0"/>
          <w:marTop w:val="0"/>
          <w:marBottom w:val="0"/>
          <w:divBdr>
            <w:top w:val="none" w:sz="0" w:space="0" w:color="auto"/>
            <w:left w:val="none" w:sz="0" w:space="0" w:color="auto"/>
            <w:bottom w:val="none" w:sz="0" w:space="0" w:color="auto"/>
            <w:right w:val="none" w:sz="0" w:space="0" w:color="auto"/>
          </w:divBdr>
        </w:div>
        <w:div w:id="1483044190">
          <w:marLeft w:val="480"/>
          <w:marRight w:val="0"/>
          <w:marTop w:val="0"/>
          <w:marBottom w:val="0"/>
          <w:divBdr>
            <w:top w:val="none" w:sz="0" w:space="0" w:color="auto"/>
            <w:left w:val="none" w:sz="0" w:space="0" w:color="auto"/>
            <w:bottom w:val="none" w:sz="0" w:space="0" w:color="auto"/>
            <w:right w:val="none" w:sz="0" w:space="0" w:color="auto"/>
          </w:divBdr>
        </w:div>
        <w:div w:id="1521505886">
          <w:marLeft w:val="480"/>
          <w:marRight w:val="0"/>
          <w:marTop w:val="0"/>
          <w:marBottom w:val="0"/>
          <w:divBdr>
            <w:top w:val="none" w:sz="0" w:space="0" w:color="auto"/>
            <w:left w:val="none" w:sz="0" w:space="0" w:color="auto"/>
            <w:bottom w:val="none" w:sz="0" w:space="0" w:color="auto"/>
            <w:right w:val="none" w:sz="0" w:space="0" w:color="auto"/>
          </w:divBdr>
        </w:div>
        <w:div w:id="1621493465">
          <w:marLeft w:val="480"/>
          <w:marRight w:val="0"/>
          <w:marTop w:val="0"/>
          <w:marBottom w:val="0"/>
          <w:divBdr>
            <w:top w:val="none" w:sz="0" w:space="0" w:color="auto"/>
            <w:left w:val="none" w:sz="0" w:space="0" w:color="auto"/>
            <w:bottom w:val="none" w:sz="0" w:space="0" w:color="auto"/>
            <w:right w:val="none" w:sz="0" w:space="0" w:color="auto"/>
          </w:divBdr>
        </w:div>
        <w:div w:id="1627586866">
          <w:marLeft w:val="480"/>
          <w:marRight w:val="0"/>
          <w:marTop w:val="0"/>
          <w:marBottom w:val="0"/>
          <w:divBdr>
            <w:top w:val="none" w:sz="0" w:space="0" w:color="auto"/>
            <w:left w:val="none" w:sz="0" w:space="0" w:color="auto"/>
            <w:bottom w:val="none" w:sz="0" w:space="0" w:color="auto"/>
            <w:right w:val="none" w:sz="0" w:space="0" w:color="auto"/>
          </w:divBdr>
        </w:div>
        <w:div w:id="1698852522">
          <w:marLeft w:val="480"/>
          <w:marRight w:val="0"/>
          <w:marTop w:val="0"/>
          <w:marBottom w:val="0"/>
          <w:divBdr>
            <w:top w:val="none" w:sz="0" w:space="0" w:color="auto"/>
            <w:left w:val="none" w:sz="0" w:space="0" w:color="auto"/>
            <w:bottom w:val="none" w:sz="0" w:space="0" w:color="auto"/>
            <w:right w:val="none" w:sz="0" w:space="0" w:color="auto"/>
          </w:divBdr>
        </w:div>
        <w:div w:id="1703705899">
          <w:marLeft w:val="480"/>
          <w:marRight w:val="0"/>
          <w:marTop w:val="0"/>
          <w:marBottom w:val="0"/>
          <w:divBdr>
            <w:top w:val="none" w:sz="0" w:space="0" w:color="auto"/>
            <w:left w:val="none" w:sz="0" w:space="0" w:color="auto"/>
            <w:bottom w:val="none" w:sz="0" w:space="0" w:color="auto"/>
            <w:right w:val="none" w:sz="0" w:space="0" w:color="auto"/>
          </w:divBdr>
        </w:div>
        <w:div w:id="1745376005">
          <w:marLeft w:val="480"/>
          <w:marRight w:val="0"/>
          <w:marTop w:val="0"/>
          <w:marBottom w:val="0"/>
          <w:divBdr>
            <w:top w:val="none" w:sz="0" w:space="0" w:color="auto"/>
            <w:left w:val="none" w:sz="0" w:space="0" w:color="auto"/>
            <w:bottom w:val="none" w:sz="0" w:space="0" w:color="auto"/>
            <w:right w:val="none" w:sz="0" w:space="0" w:color="auto"/>
          </w:divBdr>
        </w:div>
        <w:div w:id="1770002920">
          <w:marLeft w:val="480"/>
          <w:marRight w:val="0"/>
          <w:marTop w:val="0"/>
          <w:marBottom w:val="0"/>
          <w:divBdr>
            <w:top w:val="none" w:sz="0" w:space="0" w:color="auto"/>
            <w:left w:val="none" w:sz="0" w:space="0" w:color="auto"/>
            <w:bottom w:val="none" w:sz="0" w:space="0" w:color="auto"/>
            <w:right w:val="none" w:sz="0" w:space="0" w:color="auto"/>
          </w:divBdr>
        </w:div>
        <w:div w:id="1788811864">
          <w:marLeft w:val="480"/>
          <w:marRight w:val="0"/>
          <w:marTop w:val="0"/>
          <w:marBottom w:val="0"/>
          <w:divBdr>
            <w:top w:val="none" w:sz="0" w:space="0" w:color="auto"/>
            <w:left w:val="none" w:sz="0" w:space="0" w:color="auto"/>
            <w:bottom w:val="none" w:sz="0" w:space="0" w:color="auto"/>
            <w:right w:val="none" w:sz="0" w:space="0" w:color="auto"/>
          </w:divBdr>
        </w:div>
        <w:div w:id="1807238880">
          <w:marLeft w:val="480"/>
          <w:marRight w:val="0"/>
          <w:marTop w:val="0"/>
          <w:marBottom w:val="0"/>
          <w:divBdr>
            <w:top w:val="none" w:sz="0" w:space="0" w:color="auto"/>
            <w:left w:val="none" w:sz="0" w:space="0" w:color="auto"/>
            <w:bottom w:val="none" w:sz="0" w:space="0" w:color="auto"/>
            <w:right w:val="none" w:sz="0" w:space="0" w:color="auto"/>
          </w:divBdr>
        </w:div>
        <w:div w:id="1823812579">
          <w:marLeft w:val="480"/>
          <w:marRight w:val="0"/>
          <w:marTop w:val="0"/>
          <w:marBottom w:val="0"/>
          <w:divBdr>
            <w:top w:val="none" w:sz="0" w:space="0" w:color="auto"/>
            <w:left w:val="none" w:sz="0" w:space="0" w:color="auto"/>
            <w:bottom w:val="none" w:sz="0" w:space="0" w:color="auto"/>
            <w:right w:val="none" w:sz="0" w:space="0" w:color="auto"/>
          </w:divBdr>
        </w:div>
        <w:div w:id="1839423814">
          <w:marLeft w:val="480"/>
          <w:marRight w:val="0"/>
          <w:marTop w:val="0"/>
          <w:marBottom w:val="0"/>
          <w:divBdr>
            <w:top w:val="none" w:sz="0" w:space="0" w:color="auto"/>
            <w:left w:val="none" w:sz="0" w:space="0" w:color="auto"/>
            <w:bottom w:val="none" w:sz="0" w:space="0" w:color="auto"/>
            <w:right w:val="none" w:sz="0" w:space="0" w:color="auto"/>
          </w:divBdr>
        </w:div>
        <w:div w:id="1877085651">
          <w:marLeft w:val="480"/>
          <w:marRight w:val="0"/>
          <w:marTop w:val="0"/>
          <w:marBottom w:val="0"/>
          <w:divBdr>
            <w:top w:val="none" w:sz="0" w:space="0" w:color="auto"/>
            <w:left w:val="none" w:sz="0" w:space="0" w:color="auto"/>
            <w:bottom w:val="none" w:sz="0" w:space="0" w:color="auto"/>
            <w:right w:val="none" w:sz="0" w:space="0" w:color="auto"/>
          </w:divBdr>
        </w:div>
        <w:div w:id="1882354175">
          <w:marLeft w:val="480"/>
          <w:marRight w:val="0"/>
          <w:marTop w:val="0"/>
          <w:marBottom w:val="0"/>
          <w:divBdr>
            <w:top w:val="none" w:sz="0" w:space="0" w:color="auto"/>
            <w:left w:val="none" w:sz="0" w:space="0" w:color="auto"/>
            <w:bottom w:val="none" w:sz="0" w:space="0" w:color="auto"/>
            <w:right w:val="none" w:sz="0" w:space="0" w:color="auto"/>
          </w:divBdr>
        </w:div>
        <w:div w:id="1903445732">
          <w:marLeft w:val="480"/>
          <w:marRight w:val="0"/>
          <w:marTop w:val="0"/>
          <w:marBottom w:val="0"/>
          <w:divBdr>
            <w:top w:val="none" w:sz="0" w:space="0" w:color="auto"/>
            <w:left w:val="none" w:sz="0" w:space="0" w:color="auto"/>
            <w:bottom w:val="none" w:sz="0" w:space="0" w:color="auto"/>
            <w:right w:val="none" w:sz="0" w:space="0" w:color="auto"/>
          </w:divBdr>
        </w:div>
        <w:div w:id="1969629938">
          <w:marLeft w:val="480"/>
          <w:marRight w:val="0"/>
          <w:marTop w:val="0"/>
          <w:marBottom w:val="0"/>
          <w:divBdr>
            <w:top w:val="none" w:sz="0" w:space="0" w:color="auto"/>
            <w:left w:val="none" w:sz="0" w:space="0" w:color="auto"/>
            <w:bottom w:val="none" w:sz="0" w:space="0" w:color="auto"/>
            <w:right w:val="none" w:sz="0" w:space="0" w:color="auto"/>
          </w:divBdr>
        </w:div>
        <w:div w:id="1991057754">
          <w:marLeft w:val="480"/>
          <w:marRight w:val="0"/>
          <w:marTop w:val="0"/>
          <w:marBottom w:val="0"/>
          <w:divBdr>
            <w:top w:val="none" w:sz="0" w:space="0" w:color="auto"/>
            <w:left w:val="none" w:sz="0" w:space="0" w:color="auto"/>
            <w:bottom w:val="none" w:sz="0" w:space="0" w:color="auto"/>
            <w:right w:val="none" w:sz="0" w:space="0" w:color="auto"/>
          </w:divBdr>
        </w:div>
        <w:div w:id="2030906087">
          <w:marLeft w:val="480"/>
          <w:marRight w:val="0"/>
          <w:marTop w:val="0"/>
          <w:marBottom w:val="0"/>
          <w:divBdr>
            <w:top w:val="none" w:sz="0" w:space="0" w:color="auto"/>
            <w:left w:val="none" w:sz="0" w:space="0" w:color="auto"/>
            <w:bottom w:val="none" w:sz="0" w:space="0" w:color="auto"/>
            <w:right w:val="none" w:sz="0" w:space="0" w:color="auto"/>
          </w:divBdr>
        </w:div>
        <w:div w:id="2037539659">
          <w:marLeft w:val="480"/>
          <w:marRight w:val="0"/>
          <w:marTop w:val="0"/>
          <w:marBottom w:val="0"/>
          <w:divBdr>
            <w:top w:val="none" w:sz="0" w:space="0" w:color="auto"/>
            <w:left w:val="none" w:sz="0" w:space="0" w:color="auto"/>
            <w:bottom w:val="none" w:sz="0" w:space="0" w:color="auto"/>
            <w:right w:val="none" w:sz="0" w:space="0" w:color="auto"/>
          </w:divBdr>
        </w:div>
        <w:div w:id="2060587330">
          <w:marLeft w:val="480"/>
          <w:marRight w:val="0"/>
          <w:marTop w:val="0"/>
          <w:marBottom w:val="0"/>
          <w:divBdr>
            <w:top w:val="none" w:sz="0" w:space="0" w:color="auto"/>
            <w:left w:val="none" w:sz="0" w:space="0" w:color="auto"/>
            <w:bottom w:val="none" w:sz="0" w:space="0" w:color="auto"/>
            <w:right w:val="none" w:sz="0" w:space="0" w:color="auto"/>
          </w:divBdr>
        </w:div>
        <w:div w:id="2079670871">
          <w:marLeft w:val="480"/>
          <w:marRight w:val="0"/>
          <w:marTop w:val="0"/>
          <w:marBottom w:val="0"/>
          <w:divBdr>
            <w:top w:val="none" w:sz="0" w:space="0" w:color="auto"/>
            <w:left w:val="none" w:sz="0" w:space="0" w:color="auto"/>
            <w:bottom w:val="none" w:sz="0" w:space="0" w:color="auto"/>
            <w:right w:val="none" w:sz="0" w:space="0" w:color="auto"/>
          </w:divBdr>
        </w:div>
        <w:div w:id="2116098357">
          <w:marLeft w:val="480"/>
          <w:marRight w:val="0"/>
          <w:marTop w:val="0"/>
          <w:marBottom w:val="0"/>
          <w:divBdr>
            <w:top w:val="none" w:sz="0" w:space="0" w:color="auto"/>
            <w:left w:val="none" w:sz="0" w:space="0" w:color="auto"/>
            <w:bottom w:val="none" w:sz="0" w:space="0" w:color="auto"/>
            <w:right w:val="none" w:sz="0" w:space="0" w:color="auto"/>
          </w:divBdr>
        </w:div>
        <w:div w:id="2122415175">
          <w:marLeft w:val="480"/>
          <w:marRight w:val="0"/>
          <w:marTop w:val="0"/>
          <w:marBottom w:val="0"/>
          <w:divBdr>
            <w:top w:val="none" w:sz="0" w:space="0" w:color="auto"/>
            <w:left w:val="none" w:sz="0" w:space="0" w:color="auto"/>
            <w:bottom w:val="none" w:sz="0" w:space="0" w:color="auto"/>
            <w:right w:val="none" w:sz="0" w:space="0" w:color="auto"/>
          </w:divBdr>
        </w:div>
      </w:divsChild>
    </w:div>
    <w:div w:id="1464275869">
      <w:bodyDiv w:val="1"/>
      <w:marLeft w:val="0"/>
      <w:marRight w:val="0"/>
      <w:marTop w:val="0"/>
      <w:marBottom w:val="0"/>
      <w:divBdr>
        <w:top w:val="none" w:sz="0" w:space="0" w:color="auto"/>
        <w:left w:val="none" w:sz="0" w:space="0" w:color="auto"/>
        <w:bottom w:val="none" w:sz="0" w:space="0" w:color="auto"/>
        <w:right w:val="none" w:sz="0" w:space="0" w:color="auto"/>
      </w:divBdr>
    </w:div>
    <w:div w:id="1476723574">
      <w:bodyDiv w:val="1"/>
      <w:marLeft w:val="0"/>
      <w:marRight w:val="0"/>
      <w:marTop w:val="0"/>
      <w:marBottom w:val="0"/>
      <w:divBdr>
        <w:top w:val="none" w:sz="0" w:space="0" w:color="auto"/>
        <w:left w:val="none" w:sz="0" w:space="0" w:color="auto"/>
        <w:bottom w:val="none" w:sz="0" w:space="0" w:color="auto"/>
        <w:right w:val="none" w:sz="0" w:space="0" w:color="auto"/>
      </w:divBdr>
    </w:div>
    <w:div w:id="1477796811">
      <w:bodyDiv w:val="1"/>
      <w:marLeft w:val="0"/>
      <w:marRight w:val="0"/>
      <w:marTop w:val="0"/>
      <w:marBottom w:val="0"/>
      <w:divBdr>
        <w:top w:val="none" w:sz="0" w:space="0" w:color="auto"/>
        <w:left w:val="none" w:sz="0" w:space="0" w:color="auto"/>
        <w:bottom w:val="none" w:sz="0" w:space="0" w:color="auto"/>
        <w:right w:val="none" w:sz="0" w:space="0" w:color="auto"/>
      </w:divBdr>
      <w:divsChild>
        <w:div w:id="22705523">
          <w:marLeft w:val="480"/>
          <w:marRight w:val="0"/>
          <w:marTop w:val="0"/>
          <w:marBottom w:val="0"/>
          <w:divBdr>
            <w:top w:val="none" w:sz="0" w:space="0" w:color="auto"/>
            <w:left w:val="none" w:sz="0" w:space="0" w:color="auto"/>
            <w:bottom w:val="none" w:sz="0" w:space="0" w:color="auto"/>
            <w:right w:val="none" w:sz="0" w:space="0" w:color="auto"/>
          </w:divBdr>
        </w:div>
        <w:div w:id="35855952">
          <w:marLeft w:val="480"/>
          <w:marRight w:val="0"/>
          <w:marTop w:val="0"/>
          <w:marBottom w:val="0"/>
          <w:divBdr>
            <w:top w:val="none" w:sz="0" w:space="0" w:color="auto"/>
            <w:left w:val="none" w:sz="0" w:space="0" w:color="auto"/>
            <w:bottom w:val="none" w:sz="0" w:space="0" w:color="auto"/>
            <w:right w:val="none" w:sz="0" w:space="0" w:color="auto"/>
          </w:divBdr>
        </w:div>
        <w:div w:id="63794497">
          <w:marLeft w:val="480"/>
          <w:marRight w:val="0"/>
          <w:marTop w:val="0"/>
          <w:marBottom w:val="0"/>
          <w:divBdr>
            <w:top w:val="none" w:sz="0" w:space="0" w:color="auto"/>
            <w:left w:val="none" w:sz="0" w:space="0" w:color="auto"/>
            <w:bottom w:val="none" w:sz="0" w:space="0" w:color="auto"/>
            <w:right w:val="none" w:sz="0" w:space="0" w:color="auto"/>
          </w:divBdr>
        </w:div>
        <w:div w:id="120350178">
          <w:marLeft w:val="480"/>
          <w:marRight w:val="0"/>
          <w:marTop w:val="0"/>
          <w:marBottom w:val="0"/>
          <w:divBdr>
            <w:top w:val="none" w:sz="0" w:space="0" w:color="auto"/>
            <w:left w:val="none" w:sz="0" w:space="0" w:color="auto"/>
            <w:bottom w:val="none" w:sz="0" w:space="0" w:color="auto"/>
            <w:right w:val="none" w:sz="0" w:space="0" w:color="auto"/>
          </w:divBdr>
        </w:div>
        <w:div w:id="127558253">
          <w:marLeft w:val="480"/>
          <w:marRight w:val="0"/>
          <w:marTop w:val="0"/>
          <w:marBottom w:val="0"/>
          <w:divBdr>
            <w:top w:val="none" w:sz="0" w:space="0" w:color="auto"/>
            <w:left w:val="none" w:sz="0" w:space="0" w:color="auto"/>
            <w:bottom w:val="none" w:sz="0" w:space="0" w:color="auto"/>
            <w:right w:val="none" w:sz="0" w:space="0" w:color="auto"/>
          </w:divBdr>
        </w:div>
        <w:div w:id="205144661">
          <w:marLeft w:val="480"/>
          <w:marRight w:val="0"/>
          <w:marTop w:val="0"/>
          <w:marBottom w:val="0"/>
          <w:divBdr>
            <w:top w:val="none" w:sz="0" w:space="0" w:color="auto"/>
            <w:left w:val="none" w:sz="0" w:space="0" w:color="auto"/>
            <w:bottom w:val="none" w:sz="0" w:space="0" w:color="auto"/>
            <w:right w:val="none" w:sz="0" w:space="0" w:color="auto"/>
          </w:divBdr>
        </w:div>
        <w:div w:id="314384681">
          <w:marLeft w:val="480"/>
          <w:marRight w:val="0"/>
          <w:marTop w:val="0"/>
          <w:marBottom w:val="0"/>
          <w:divBdr>
            <w:top w:val="none" w:sz="0" w:space="0" w:color="auto"/>
            <w:left w:val="none" w:sz="0" w:space="0" w:color="auto"/>
            <w:bottom w:val="none" w:sz="0" w:space="0" w:color="auto"/>
            <w:right w:val="none" w:sz="0" w:space="0" w:color="auto"/>
          </w:divBdr>
        </w:div>
        <w:div w:id="324088024">
          <w:marLeft w:val="480"/>
          <w:marRight w:val="0"/>
          <w:marTop w:val="0"/>
          <w:marBottom w:val="0"/>
          <w:divBdr>
            <w:top w:val="none" w:sz="0" w:space="0" w:color="auto"/>
            <w:left w:val="none" w:sz="0" w:space="0" w:color="auto"/>
            <w:bottom w:val="none" w:sz="0" w:space="0" w:color="auto"/>
            <w:right w:val="none" w:sz="0" w:space="0" w:color="auto"/>
          </w:divBdr>
        </w:div>
        <w:div w:id="339889605">
          <w:marLeft w:val="480"/>
          <w:marRight w:val="0"/>
          <w:marTop w:val="0"/>
          <w:marBottom w:val="0"/>
          <w:divBdr>
            <w:top w:val="none" w:sz="0" w:space="0" w:color="auto"/>
            <w:left w:val="none" w:sz="0" w:space="0" w:color="auto"/>
            <w:bottom w:val="none" w:sz="0" w:space="0" w:color="auto"/>
            <w:right w:val="none" w:sz="0" w:space="0" w:color="auto"/>
          </w:divBdr>
        </w:div>
        <w:div w:id="405415858">
          <w:marLeft w:val="480"/>
          <w:marRight w:val="0"/>
          <w:marTop w:val="0"/>
          <w:marBottom w:val="0"/>
          <w:divBdr>
            <w:top w:val="none" w:sz="0" w:space="0" w:color="auto"/>
            <w:left w:val="none" w:sz="0" w:space="0" w:color="auto"/>
            <w:bottom w:val="none" w:sz="0" w:space="0" w:color="auto"/>
            <w:right w:val="none" w:sz="0" w:space="0" w:color="auto"/>
          </w:divBdr>
        </w:div>
        <w:div w:id="434181182">
          <w:marLeft w:val="480"/>
          <w:marRight w:val="0"/>
          <w:marTop w:val="0"/>
          <w:marBottom w:val="0"/>
          <w:divBdr>
            <w:top w:val="none" w:sz="0" w:space="0" w:color="auto"/>
            <w:left w:val="none" w:sz="0" w:space="0" w:color="auto"/>
            <w:bottom w:val="none" w:sz="0" w:space="0" w:color="auto"/>
            <w:right w:val="none" w:sz="0" w:space="0" w:color="auto"/>
          </w:divBdr>
        </w:div>
        <w:div w:id="443118432">
          <w:marLeft w:val="480"/>
          <w:marRight w:val="0"/>
          <w:marTop w:val="0"/>
          <w:marBottom w:val="0"/>
          <w:divBdr>
            <w:top w:val="none" w:sz="0" w:space="0" w:color="auto"/>
            <w:left w:val="none" w:sz="0" w:space="0" w:color="auto"/>
            <w:bottom w:val="none" w:sz="0" w:space="0" w:color="auto"/>
            <w:right w:val="none" w:sz="0" w:space="0" w:color="auto"/>
          </w:divBdr>
        </w:div>
        <w:div w:id="550338234">
          <w:marLeft w:val="480"/>
          <w:marRight w:val="0"/>
          <w:marTop w:val="0"/>
          <w:marBottom w:val="0"/>
          <w:divBdr>
            <w:top w:val="none" w:sz="0" w:space="0" w:color="auto"/>
            <w:left w:val="none" w:sz="0" w:space="0" w:color="auto"/>
            <w:bottom w:val="none" w:sz="0" w:space="0" w:color="auto"/>
            <w:right w:val="none" w:sz="0" w:space="0" w:color="auto"/>
          </w:divBdr>
        </w:div>
        <w:div w:id="605886364">
          <w:marLeft w:val="480"/>
          <w:marRight w:val="0"/>
          <w:marTop w:val="0"/>
          <w:marBottom w:val="0"/>
          <w:divBdr>
            <w:top w:val="none" w:sz="0" w:space="0" w:color="auto"/>
            <w:left w:val="none" w:sz="0" w:space="0" w:color="auto"/>
            <w:bottom w:val="none" w:sz="0" w:space="0" w:color="auto"/>
            <w:right w:val="none" w:sz="0" w:space="0" w:color="auto"/>
          </w:divBdr>
        </w:div>
        <w:div w:id="611017569">
          <w:marLeft w:val="480"/>
          <w:marRight w:val="0"/>
          <w:marTop w:val="0"/>
          <w:marBottom w:val="0"/>
          <w:divBdr>
            <w:top w:val="none" w:sz="0" w:space="0" w:color="auto"/>
            <w:left w:val="none" w:sz="0" w:space="0" w:color="auto"/>
            <w:bottom w:val="none" w:sz="0" w:space="0" w:color="auto"/>
            <w:right w:val="none" w:sz="0" w:space="0" w:color="auto"/>
          </w:divBdr>
        </w:div>
        <w:div w:id="638648695">
          <w:marLeft w:val="480"/>
          <w:marRight w:val="0"/>
          <w:marTop w:val="0"/>
          <w:marBottom w:val="0"/>
          <w:divBdr>
            <w:top w:val="none" w:sz="0" w:space="0" w:color="auto"/>
            <w:left w:val="none" w:sz="0" w:space="0" w:color="auto"/>
            <w:bottom w:val="none" w:sz="0" w:space="0" w:color="auto"/>
            <w:right w:val="none" w:sz="0" w:space="0" w:color="auto"/>
          </w:divBdr>
        </w:div>
        <w:div w:id="641153528">
          <w:marLeft w:val="480"/>
          <w:marRight w:val="0"/>
          <w:marTop w:val="0"/>
          <w:marBottom w:val="0"/>
          <w:divBdr>
            <w:top w:val="none" w:sz="0" w:space="0" w:color="auto"/>
            <w:left w:val="none" w:sz="0" w:space="0" w:color="auto"/>
            <w:bottom w:val="none" w:sz="0" w:space="0" w:color="auto"/>
            <w:right w:val="none" w:sz="0" w:space="0" w:color="auto"/>
          </w:divBdr>
        </w:div>
        <w:div w:id="644504313">
          <w:marLeft w:val="480"/>
          <w:marRight w:val="0"/>
          <w:marTop w:val="0"/>
          <w:marBottom w:val="0"/>
          <w:divBdr>
            <w:top w:val="none" w:sz="0" w:space="0" w:color="auto"/>
            <w:left w:val="none" w:sz="0" w:space="0" w:color="auto"/>
            <w:bottom w:val="none" w:sz="0" w:space="0" w:color="auto"/>
            <w:right w:val="none" w:sz="0" w:space="0" w:color="auto"/>
          </w:divBdr>
        </w:div>
        <w:div w:id="673344171">
          <w:marLeft w:val="480"/>
          <w:marRight w:val="0"/>
          <w:marTop w:val="0"/>
          <w:marBottom w:val="0"/>
          <w:divBdr>
            <w:top w:val="none" w:sz="0" w:space="0" w:color="auto"/>
            <w:left w:val="none" w:sz="0" w:space="0" w:color="auto"/>
            <w:bottom w:val="none" w:sz="0" w:space="0" w:color="auto"/>
            <w:right w:val="none" w:sz="0" w:space="0" w:color="auto"/>
          </w:divBdr>
        </w:div>
        <w:div w:id="690256361">
          <w:marLeft w:val="480"/>
          <w:marRight w:val="0"/>
          <w:marTop w:val="0"/>
          <w:marBottom w:val="0"/>
          <w:divBdr>
            <w:top w:val="none" w:sz="0" w:space="0" w:color="auto"/>
            <w:left w:val="none" w:sz="0" w:space="0" w:color="auto"/>
            <w:bottom w:val="none" w:sz="0" w:space="0" w:color="auto"/>
            <w:right w:val="none" w:sz="0" w:space="0" w:color="auto"/>
          </w:divBdr>
        </w:div>
        <w:div w:id="711996277">
          <w:marLeft w:val="480"/>
          <w:marRight w:val="0"/>
          <w:marTop w:val="0"/>
          <w:marBottom w:val="0"/>
          <w:divBdr>
            <w:top w:val="none" w:sz="0" w:space="0" w:color="auto"/>
            <w:left w:val="none" w:sz="0" w:space="0" w:color="auto"/>
            <w:bottom w:val="none" w:sz="0" w:space="0" w:color="auto"/>
            <w:right w:val="none" w:sz="0" w:space="0" w:color="auto"/>
          </w:divBdr>
        </w:div>
        <w:div w:id="734090535">
          <w:marLeft w:val="480"/>
          <w:marRight w:val="0"/>
          <w:marTop w:val="0"/>
          <w:marBottom w:val="0"/>
          <w:divBdr>
            <w:top w:val="none" w:sz="0" w:space="0" w:color="auto"/>
            <w:left w:val="none" w:sz="0" w:space="0" w:color="auto"/>
            <w:bottom w:val="none" w:sz="0" w:space="0" w:color="auto"/>
            <w:right w:val="none" w:sz="0" w:space="0" w:color="auto"/>
          </w:divBdr>
        </w:div>
        <w:div w:id="844440371">
          <w:marLeft w:val="480"/>
          <w:marRight w:val="0"/>
          <w:marTop w:val="0"/>
          <w:marBottom w:val="0"/>
          <w:divBdr>
            <w:top w:val="none" w:sz="0" w:space="0" w:color="auto"/>
            <w:left w:val="none" w:sz="0" w:space="0" w:color="auto"/>
            <w:bottom w:val="none" w:sz="0" w:space="0" w:color="auto"/>
            <w:right w:val="none" w:sz="0" w:space="0" w:color="auto"/>
          </w:divBdr>
        </w:div>
        <w:div w:id="881330227">
          <w:marLeft w:val="480"/>
          <w:marRight w:val="0"/>
          <w:marTop w:val="0"/>
          <w:marBottom w:val="0"/>
          <w:divBdr>
            <w:top w:val="none" w:sz="0" w:space="0" w:color="auto"/>
            <w:left w:val="none" w:sz="0" w:space="0" w:color="auto"/>
            <w:bottom w:val="none" w:sz="0" w:space="0" w:color="auto"/>
            <w:right w:val="none" w:sz="0" w:space="0" w:color="auto"/>
          </w:divBdr>
        </w:div>
        <w:div w:id="901672191">
          <w:marLeft w:val="480"/>
          <w:marRight w:val="0"/>
          <w:marTop w:val="0"/>
          <w:marBottom w:val="0"/>
          <w:divBdr>
            <w:top w:val="none" w:sz="0" w:space="0" w:color="auto"/>
            <w:left w:val="none" w:sz="0" w:space="0" w:color="auto"/>
            <w:bottom w:val="none" w:sz="0" w:space="0" w:color="auto"/>
            <w:right w:val="none" w:sz="0" w:space="0" w:color="auto"/>
          </w:divBdr>
        </w:div>
        <w:div w:id="923146207">
          <w:marLeft w:val="480"/>
          <w:marRight w:val="0"/>
          <w:marTop w:val="0"/>
          <w:marBottom w:val="0"/>
          <w:divBdr>
            <w:top w:val="none" w:sz="0" w:space="0" w:color="auto"/>
            <w:left w:val="none" w:sz="0" w:space="0" w:color="auto"/>
            <w:bottom w:val="none" w:sz="0" w:space="0" w:color="auto"/>
            <w:right w:val="none" w:sz="0" w:space="0" w:color="auto"/>
          </w:divBdr>
        </w:div>
        <w:div w:id="924995871">
          <w:marLeft w:val="480"/>
          <w:marRight w:val="0"/>
          <w:marTop w:val="0"/>
          <w:marBottom w:val="0"/>
          <w:divBdr>
            <w:top w:val="none" w:sz="0" w:space="0" w:color="auto"/>
            <w:left w:val="none" w:sz="0" w:space="0" w:color="auto"/>
            <w:bottom w:val="none" w:sz="0" w:space="0" w:color="auto"/>
            <w:right w:val="none" w:sz="0" w:space="0" w:color="auto"/>
          </w:divBdr>
        </w:div>
        <w:div w:id="945622202">
          <w:marLeft w:val="480"/>
          <w:marRight w:val="0"/>
          <w:marTop w:val="0"/>
          <w:marBottom w:val="0"/>
          <w:divBdr>
            <w:top w:val="none" w:sz="0" w:space="0" w:color="auto"/>
            <w:left w:val="none" w:sz="0" w:space="0" w:color="auto"/>
            <w:bottom w:val="none" w:sz="0" w:space="0" w:color="auto"/>
            <w:right w:val="none" w:sz="0" w:space="0" w:color="auto"/>
          </w:divBdr>
        </w:div>
        <w:div w:id="962082251">
          <w:marLeft w:val="480"/>
          <w:marRight w:val="0"/>
          <w:marTop w:val="0"/>
          <w:marBottom w:val="0"/>
          <w:divBdr>
            <w:top w:val="none" w:sz="0" w:space="0" w:color="auto"/>
            <w:left w:val="none" w:sz="0" w:space="0" w:color="auto"/>
            <w:bottom w:val="none" w:sz="0" w:space="0" w:color="auto"/>
            <w:right w:val="none" w:sz="0" w:space="0" w:color="auto"/>
          </w:divBdr>
        </w:div>
        <w:div w:id="978653720">
          <w:marLeft w:val="480"/>
          <w:marRight w:val="0"/>
          <w:marTop w:val="0"/>
          <w:marBottom w:val="0"/>
          <w:divBdr>
            <w:top w:val="none" w:sz="0" w:space="0" w:color="auto"/>
            <w:left w:val="none" w:sz="0" w:space="0" w:color="auto"/>
            <w:bottom w:val="none" w:sz="0" w:space="0" w:color="auto"/>
            <w:right w:val="none" w:sz="0" w:space="0" w:color="auto"/>
          </w:divBdr>
        </w:div>
        <w:div w:id="1054697942">
          <w:marLeft w:val="480"/>
          <w:marRight w:val="0"/>
          <w:marTop w:val="0"/>
          <w:marBottom w:val="0"/>
          <w:divBdr>
            <w:top w:val="none" w:sz="0" w:space="0" w:color="auto"/>
            <w:left w:val="none" w:sz="0" w:space="0" w:color="auto"/>
            <w:bottom w:val="none" w:sz="0" w:space="0" w:color="auto"/>
            <w:right w:val="none" w:sz="0" w:space="0" w:color="auto"/>
          </w:divBdr>
        </w:div>
        <w:div w:id="1085372466">
          <w:marLeft w:val="480"/>
          <w:marRight w:val="0"/>
          <w:marTop w:val="0"/>
          <w:marBottom w:val="0"/>
          <w:divBdr>
            <w:top w:val="none" w:sz="0" w:space="0" w:color="auto"/>
            <w:left w:val="none" w:sz="0" w:space="0" w:color="auto"/>
            <w:bottom w:val="none" w:sz="0" w:space="0" w:color="auto"/>
            <w:right w:val="none" w:sz="0" w:space="0" w:color="auto"/>
          </w:divBdr>
        </w:div>
        <w:div w:id="1105156358">
          <w:marLeft w:val="480"/>
          <w:marRight w:val="0"/>
          <w:marTop w:val="0"/>
          <w:marBottom w:val="0"/>
          <w:divBdr>
            <w:top w:val="none" w:sz="0" w:space="0" w:color="auto"/>
            <w:left w:val="none" w:sz="0" w:space="0" w:color="auto"/>
            <w:bottom w:val="none" w:sz="0" w:space="0" w:color="auto"/>
            <w:right w:val="none" w:sz="0" w:space="0" w:color="auto"/>
          </w:divBdr>
        </w:div>
        <w:div w:id="1187400789">
          <w:marLeft w:val="480"/>
          <w:marRight w:val="0"/>
          <w:marTop w:val="0"/>
          <w:marBottom w:val="0"/>
          <w:divBdr>
            <w:top w:val="none" w:sz="0" w:space="0" w:color="auto"/>
            <w:left w:val="none" w:sz="0" w:space="0" w:color="auto"/>
            <w:bottom w:val="none" w:sz="0" w:space="0" w:color="auto"/>
            <w:right w:val="none" w:sz="0" w:space="0" w:color="auto"/>
          </w:divBdr>
        </w:div>
        <w:div w:id="1195537241">
          <w:marLeft w:val="480"/>
          <w:marRight w:val="0"/>
          <w:marTop w:val="0"/>
          <w:marBottom w:val="0"/>
          <w:divBdr>
            <w:top w:val="none" w:sz="0" w:space="0" w:color="auto"/>
            <w:left w:val="none" w:sz="0" w:space="0" w:color="auto"/>
            <w:bottom w:val="none" w:sz="0" w:space="0" w:color="auto"/>
            <w:right w:val="none" w:sz="0" w:space="0" w:color="auto"/>
          </w:divBdr>
        </w:div>
        <w:div w:id="1206714622">
          <w:marLeft w:val="480"/>
          <w:marRight w:val="0"/>
          <w:marTop w:val="0"/>
          <w:marBottom w:val="0"/>
          <w:divBdr>
            <w:top w:val="none" w:sz="0" w:space="0" w:color="auto"/>
            <w:left w:val="none" w:sz="0" w:space="0" w:color="auto"/>
            <w:bottom w:val="none" w:sz="0" w:space="0" w:color="auto"/>
            <w:right w:val="none" w:sz="0" w:space="0" w:color="auto"/>
          </w:divBdr>
        </w:div>
        <w:div w:id="1262371931">
          <w:marLeft w:val="480"/>
          <w:marRight w:val="0"/>
          <w:marTop w:val="0"/>
          <w:marBottom w:val="0"/>
          <w:divBdr>
            <w:top w:val="none" w:sz="0" w:space="0" w:color="auto"/>
            <w:left w:val="none" w:sz="0" w:space="0" w:color="auto"/>
            <w:bottom w:val="none" w:sz="0" w:space="0" w:color="auto"/>
            <w:right w:val="none" w:sz="0" w:space="0" w:color="auto"/>
          </w:divBdr>
        </w:div>
        <w:div w:id="1292202896">
          <w:marLeft w:val="480"/>
          <w:marRight w:val="0"/>
          <w:marTop w:val="0"/>
          <w:marBottom w:val="0"/>
          <w:divBdr>
            <w:top w:val="none" w:sz="0" w:space="0" w:color="auto"/>
            <w:left w:val="none" w:sz="0" w:space="0" w:color="auto"/>
            <w:bottom w:val="none" w:sz="0" w:space="0" w:color="auto"/>
            <w:right w:val="none" w:sz="0" w:space="0" w:color="auto"/>
          </w:divBdr>
        </w:div>
        <w:div w:id="1307277556">
          <w:marLeft w:val="480"/>
          <w:marRight w:val="0"/>
          <w:marTop w:val="0"/>
          <w:marBottom w:val="0"/>
          <w:divBdr>
            <w:top w:val="none" w:sz="0" w:space="0" w:color="auto"/>
            <w:left w:val="none" w:sz="0" w:space="0" w:color="auto"/>
            <w:bottom w:val="none" w:sz="0" w:space="0" w:color="auto"/>
            <w:right w:val="none" w:sz="0" w:space="0" w:color="auto"/>
          </w:divBdr>
        </w:div>
        <w:div w:id="1332370476">
          <w:marLeft w:val="480"/>
          <w:marRight w:val="0"/>
          <w:marTop w:val="0"/>
          <w:marBottom w:val="0"/>
          <w:divBdr>
            <w:top w:val="none" w:sz="0" w:space="0" w:color="auto"/>
            <w:left w:val="none" w:sz="0" w:space="0" w:color="auto"/>
            <w:bottom w:val="none" w:sz="0" w:space="0" w:color="auto"/>
            <w:right w:val="none" w:sz="0" w:space="0" w:color="auto"/>
          </w:divBdr>
        </w:div>
        <w:div w:id="1367411208">
          <w:marLeft w:val="480"/>
          <w:marRight w:val="0"/>
          <w:marTop w:val="0"/>
          <w:marBottom w:val="0"/>
          <w:divBdr>
            <w:top w:val="none" w:sz="0" w:space="0" w:color="auto"/>
            <w:left w:val="none" w:sz="0" w:space="0" w:color="auto"/>
            <w:bottom w:val="none" w:sz="0" w:space="0" w:color="auto"/>
            <w:right w:val="none" w:sz="0" w:space="0" w:color="auto"/>
          </w:divBdr>
        </w:div>
        <w:div w:id="1479960199">
          <w:marLeft w:val="480"/>
          <w:marRight w:val="0"/>
          <w:marTop w:val="0"/>
          <w:marBottom w:val="0"/>
          <w:divBdr>
            <w:top w:val="none" w:sz="0" w:space="0" w:color="auto"/>
            <w:left w:val="none" w:sz="0" w:space="0" w:color="auto"/>
            <w:bottom w:val="none" w:sz="0" w:space="0" w:color="auto"/>
            <w:right w:val="none" w:sz="0" w:space="0" w:color="auto"/>
          </w:divBdr>
        </w:div>
        <w:div w:id="1527599249">
          <w:marLeft w:val="480"/>
          <w:marRight w:val="0"/>
          <w:marTop w:val="0"/>
          <w:marBottom w:val="0"/>
          <w:divBdr>
            <w:top w:val="none" w:sz="0" w:space="0" w:color="auto"/>
            <w:left w:val="none" w:sz="0" w:space="0" w:color="auto"/>
            <w:bottom w:val="none" w:sz="0" w:space="0" w:color="auto"/>
            <w:right w:val="none" w:sz="0" w:space="0" w:color="auto"/>
          </w:divBdr>
        </w:div>
        <w:div w:id="1529180259">
          <w:marLeft w:val="480"/>
          <w:marRight w:val="0"/>
          <w:marTop w:val="0"/>
          <w:marBottom w:val="0"/>
          <w:divBdr>
            <w:top w:val="none" w:sz="0" w:space="0" w:color="auto"/>
            <w:left w:val="none" w:sz="0" w:space="0" w:color="auto"/>
            <w:bottom w:val="none" w:sz="0" w:space="0" w:color="auto"/>
            <w:right w:val="none" w:sz="0" w:space="0" w:color="auto"/>
          </w:divBdr>
        </w:div>
        <w:div w:id="1544753055">
          <w:marLeft w:val="480"/>
          <w:marRight w:val="0"/>
          <w:marTop w:val="0"/>
          <w:marBottom w:val="0"/>
          <w:divBdr>
            <w:top w:val="none" w:sz="0" w:space="0" w:color="auto"/>
            <w:left w:val="none" w:sz="0" w:space="0" w:color="auto"/>
            <w:bottom w:val="none" w:sz="0" w:space="0" w:color="auto"/>
            <w:right w:val="none" w:sz="0" w:space="0" w:color="auto"/>
          </w:divBdr>
        </w:div>
        <w:div w:id="1567454366">
          <w:marLeft w:val="480"/>
          <w:marRight w:val="0"/>
          <w:marTop w:val="0"/>
          <w:marBottom w:val="0"/>
          <w:divBdr>
            <w:top w:val="none" w:sz="0" w:space="0" w:color="auto"/>
            <w:left w:val="none" w:sz="0" w:space="0" w:color="auto"/>
            <w:bottom w:val="none" w:sz="0" w:space="0" w:color="auto"/>
            <w:right w:val="none" w:sz="0" w:space="0" w:color="auto"/>
          </w:divBdr>
        </w:div>
        <w:div w:id="1575505408">
          <w:marLeft w:val="480"/>
          <w:marRight w:val="0"/>
          <w:marTop w:val="0"/>
          <w:marBottom w:val="0"/>
          <w:divBdr>
            <w:top w:val="none" w:sz="0" w:space="0" w:color="auto"/>
            <w:left w:val="none" w:sz="0" w:space="0" w:color="auto"/>
            <w:bottom w:val="none" w:sz="0" w:space="0" w:color="auto"/>
            <w:right w:val="none" w:sz="0" w:space="0" w:color="auto"/>
          </w:divBdr>
        </w:div>
        <w:div w:id="1638757084">
          <w:marLeft w:val="480"/>
          <w:marRight w:val="0"/>
          <w:marTop w:val="0"/>
          <w:marBottom w:val="0"/>
          <w:divBdr>
            <w:top w:val="none" w:sz="0" w:space="0" w:color="auto"/>
            <w:left w:val="none" w:sz="0" w:space="0" w:color="auto"/>
            <w:bottom w:val="none" w:sz="0" w:space="0" w:color="auto"/>
            <w:right w:val="none" w:sz="0" w:space="0" w:color="auto"/>
          </w:divBdr>
        </w:div>
        <w:div w:id="1785269209">
          <w:marLeft w:val="480"/>
          <w:marRight w:val="0"/>
          <w:marTop w:val="0"/>
          <w:marBottom w:val="0"/>
          <w:divBdr>
            <w:top w:val="none" w:sz="0" w:space="0" w:color="auto"/>
            <w:left w:val="none" w:sz="0" w:space="0" w:color="auto"/>
            <w:bottom w:val="none" w:sz="0" w:space="0" w:color="auto"/>
            <w:right w:val="none" w:sz="0" w:space="0" w:color="auto"/>
          </w:divBdr>
        </w:div>
        <w:div w:id="1800563627">
          <w:marLeft w:val="480"/>
          <w:marRight w:val="0"/>
          <w:marTop w:val="0"/>
          <w:marBottom w:val="0"/>
          <w:divBdr>
            <w:top w:val="none" w:sz="0" w:space="0" w:color="auto"/>
            <w:left w:val="none" w:sz="0" w:space="0" w:color="auto"/>
            <w:bottom w:val="none" w:sz="0" w:space="0" w:color="auto"/>
            <w:right w:val="none" w:sz="0" w:space="0" w:color="auto"/>
          </w:divBdr>
        </w:div>
        <w:div w:id="1809586126">
          <w:marLeft w:val="480"/>
          <w:marRight w:val="0"/>
          <w:marTop w:val="0"/>
          <w:marBottom w:val="0"/>
          <w:divBdr>
            <w:top w:val="none" w:sz="0" w:space="0" w:color="auto"/>
            <w:left w:val="none" w:sz="0" w:space="0" w:color="auto"/>
            <w:bottom w:val="none" w:sz="0" w:space="0" w:color="auto"/>
            <w:right w:val="none" w:sz="0" w:space="0" w:color="auto"/>
          </w:divBdr>
        </w:div>
        <w:div w:id="1821848103">
          <w:marLeft w:val="480"/>
          <w:marRight w:val="0"/>
          <w:marTop w:val="0"/>
          <w:marBottom w:val="0"/>
          <w:divBdr>
            <w:top w:val="none" w:sz="0" w:space="0" w:color="auto"/>
            <w:left w:val="none" w:sz="0" w:space="0" w:color="auto"/>
            <w:bottom w:val="none" w:sz="0" w:space="0" w:color="auto"/>
            <w:right w:val="none" w:sz="0" w:space="0" w:color="auto"/>
          </w:divBdr>
        </w:div>
        <w:div w:id="1937400972">
          <w:marLeft w:val="480"/>
          <w:marRight w:val="0"/>
          <w:marTop w:val="0"/>
          <w:marBottom w:val="0"/>
          <w:divBdr>
            <w:top w:val="none" w:sz="0" w:space="0" w:color="auto"/>
            <w:left w:val="none" w:sz="0" w:space="0" w:color="auto"/>
            <w:bottom w:val="none" w:sz="0" w:space="0" w:color="auto"/>
            <w:right w:val="none" w:sz="0" w:space="0" w:color="auto"/>
          </w:divBdr>
        </w:div>
        <w:div w:id="1947958704">
          <w:marLeft w:val="480"/>
          <w:marRight w:val="0"/>
          <w:marTop w:val="0"/>
          <w:marBottom w:val="0"/>
          <w:divBdr>
            <w:top w:val="none" w:sz="0" w:space="0" w:color="auto"/>
            <w:left w:val="none" w:sz="0" w:space="0" w:color="auto"/>
            <w:bottom w:val="none" w:sz="0" w:space="0" w:color="auto"/>
            <w:right w:val="none" w:sz="0" w:space="0" w:color="auto"/>
          </w:divBdr>
        </w:div>
        <w:div w:id="1978295033">
          <w:marLeft w:val="480"/>
          <w:marRight w:val="0"/>
          <w:marTop w:val="0"/>
          <w:marBottom w:val="0"/>
          <w:divBdr>
            <w:top w:val="none" w:sz="0" w:space="0" w:color="auto"/>
            <w:left w:val="none" w:sz="0" w:space="0" w:color="auto"/>
            <w:bottom w:val="none" w:sz="0" w:space="0" w:color="auto"/>
            <w:right w:val="none" w:sz="0" w:space="0" w:color="auto"/>
          </w:divBdr>
        </w:div>
        <w:div w:id="1985811218">
          <w:marLeft w:val="480"/>
          <w:marRight w:val="0"/>
          <w:marTop w:val="0"/>
          <w:marBottom w:val="0"/>
          <w:divBdr>
            <w:top w:val="none" w:sz="0" w:space="0" w:color="auto"/>
            <w:left w:val="none" w:sz="0" w:space="0" w:color="auto"/>
            <w:bottom w:val="none" w:sz="0" w:space="0" w:color="auto"/>
            <w:right w:val="none" w:sz="0" w:space="0" w:color="auto"/>
          </w:divBdr>
        </w:div>
        <w:div w:id="1991253425">
          <w:marLeft w:val="480"/>
          <w:marRight w:val="0"/>
          <w:marTop w:val="0"/>
          <w:marBottom w:val="0"/>
          <w:divBdr>
            <w:top w:val="none" w:sz="0" w:space="0" w:color="auto"/>
            <w:left w:val="none" w:sz="0" w:space="0" w:color="auto"/>
            <w:bottom w:val="none" w:sz="0" w:space="0" w:color="auto"/>
            <w:right w:val="none" w:sz="0" w:space="0" w:color="auto"/>
          </w:divBdr>
        </w:div>
        <w:div w:id="1998534775">
          <w:marLeft w:val="480"/>
          <w:marRight w:val="0"/>
          <w:marTop w:val="0"/>
          <w:marBottom w:val="0"/>
          <w:divBdr>
            <w:top w:val="none" w:sz="0" w:space="0" w:color="auto"/>
            <w:left w:val="none" w:sz="0" w:space="0" w:color="auto"/>
            <w:bottom w:val="none" w:sz="0" w:space="0" w:color="auto"/>
            <w:right w:val="none" w:sz="0" w:space="0" w:color="auto"/>
          </w:divBdr>
        </w:div>
        <w:div w:id="2007006839">
          <w:marLeft w:val="480"/>
          <w:marRight w:val="0"/>
          <w:marTop w:val="0"/>
          <w:marBottom w:val="0"/>
          <w:divBdr>
            <w:top w:val="none" w:sz="0" w:space="0" w:color="auto"/>
            <w:left w:val="none" w:sz="0" w:space="0" w:color="auto"/>
            <w:bottom w:val="none" w:sz="0" w:space="0" w:color="auto"/>
            <w:right w:val="none" w:sz="0" w:space="0" w:color="auto"/>
          </w:divBdr>
        </w:div>
        <w:div w:id="2014840070">
          <w:marLeft w:val="480"/>
          <w:marRight w:val="0"/>
          <w:marTop w:val="0"/>
          <w:marBottom w:val="0"/>
          <w:divBdr>
            <w:top w:val="none" w:sz="0" w:space="0" w:color="auto"/>
            <w:left w:val="none" w:sz="0" w:space="0" w:color="auto"/>
            <w:bottom w:val="none" w:sz="0" w:space="0" w:color="auto"/>
            <w:right w:val="none" w:sz="0" w:space="0" w:color="auto"/>
          </w:divBdr>
        </w:div>
        <w:div w:id="2033652951">
          <w:marLeft w:val="480"/>
          <w:marRight w:val="0"/>
          <w:marTop w:val="0"/>
          <w:marBottom w:val="0"/>
          <w:divBdr>
            <w:top w:val="none" w:sz="0" w:space="0" w:color="auto"/>
            <w:left w:val="none" w:sz="0" w:space="0" w:color="auto"/>
            <w:bottom w:val="none" w:sz="0" w:space="0" w:color="auto"/>
            <w:right w:val="none" w:sz="0" w:space="0" w:color="auto"/>
          </w:divBdr>
        </w:div>
        <w:div w:id="2118525595">
          <w:marLeft w:val="480"/>
          <w:marRight w:val="0"/>
          <w:marTop w:val="0"/>
          <w:marBottom w:val="0"/>
          <w:divBdr>
            <w:top w:val="none" w:sz="0" w:space="0" w:color="auto"/>
            <w:left w:val="none" w:sz="0" w:space="0" w:color="auto"/>
            <w:bottom w:val="none" w:sz="0" w:space="0" w:color="auto"/>
            <w:right w:val="none" w:sz="0" w:space="0" w:color="auto"/>
          </w:divBdr>
        </w:div>
        <w:div w:id="2125688458">
          <w:marLeft w:val="480"/>
          <w:marRight w:val="0"/>
          <w:marTop w:val="0"/>
          <w:marBottom w:val="0"/>
          <w:divBdr>
            <w:top w:val="none" w:sz="0" w:space="0" w:color="auto"/>
            <w:left w:val="none" w:sz="0" w:space="0" w:color="auto"/>
            <w:bottom w:val="none" w:sz="0" w:space="0" w:color="auto"/>
            <w:right w:val="none" w:sz="0" w:space="0" w:color="auto"/>
          </w:divBdr>
        </w:div>
      </w:divsChild>
    </w:div>
    <w:div w:id="1483503129">
      <w:bodyDiv w:val="1"/>
      <w:marLeft w:val="0"/>
      <w:marRight w:val="0"/>
      <w:marTop w:val="0"/>
      <w:marBottom w:val="0"/>
      <w:divBdr>
        <w:top w:val="none" w:sz="0" w:space="0" w:color="auto"/>
        <w:left w:val="none" w:sz="0" w:space="0" w:color="auto"/>
        <w:bottom w:val="none" w:sz="0" w:space="0" w:color="auto"/>
        <w:right w:val="none" w:sz="0" w:space="0" w:color="auto"/>
      </w:divBdr>
      <w:divsChild>
        <w:div w:id="30618205">
          <w:marLeft w:val="480"/>
          <w:marRight w:val="0"/>
          <w:marTop w:val="0"/>
          <w:marBottom w:val="0"/>
          <w:divBdr>
            <w:top w:val="none" w:sz="0" w:space="0" w:color="auto"/>
            <w:left w:val="none" w:sz="0" w:space="0" w:color="auto"/>
            <w:bottom w:val="none" w:sz="0" w:space="0" w:color="auto"/>
            <w:right w:val="none" w:sz="0" w:space="0" w:color="auto"/>
          </w:divBdr>
        </w:div>
        <w:div w:id="130178336">
          <w:marLeft w:val="480"/>
          <w:marRight w:val="0"/>
          <w:marTop w:val="0"/>
          <w:marBottom w:val="0"/>
          <w:divBdr>
            <w:top w:val="none" w:sz="0" w:space="0" w:color="auto"/>
            <w:left w:val="none" w:sz="0" w:space="0" w:color="auto"/>
            <w:bottom w:val="none" w:sz="0" w:space="0" w:color="auto"/>
            <w:right w:val="none" w:sz="0" w:space="0" w:color="auto"/>
          </w:divBdr>
        </w:div>
        <w:div w:id="138502999">
          <w:marLeft w:val="480"/>
          <w:marRight w:val="0"/>
          <w:marTop w:val="0"/>
          <w:marBottom w:val="0"/>
          <w:divBdr>
            <w:top w:val="none" w:sz="0" w:space="0" w:color="auto"/>
            <w:left w:val="none" w:sz="0" w:space="0" w:color="auto"/>
            <w:bottom w:val="none" w:sz="0" w:space="0" w:color="auto"/>
            <w:right w:val="none" w:sz="0" w:space="0" w:color="auto"/>
          </w:divBdr>
        </w:div>
        <w:div w:id="194929549">
          <w:marLeft w:val="480"/>
          <w:marRight w:val="0"/>
          <w:marTop w:val="0"/>
          <w:marBottom w:val="0"/>
          <w:divBdr>
            <w:top w:val="none" w:sz="0" w:space="0" w:color="auto"/>
            <w:left w:val="none" w:sz="0" w:space="0" w:color="auto"/>
            <w:bottom w:val="none" w:sz="0" w:space="0" w:color="auto"/>
            <w:right w:val="none" w:sz="0" w:space="0" w:color="auto"/>
          </w:divBdr>
        </w:div>
        <w:div w:id="205221398">
          <w:marLeft w:val="480"/>
          <w:marRight w:val="0"/>
          <w:marTop w:val="0"/>
          <w:marBottom w:val="0"/>
          <w:divBdr>
            <w:top w:val="none" w:sz="0" w:space="0" w:color="auto"/>
            <w:left w:val="none" w:sz="0" w:space="0" w:color="auto"/>
            <w:bottom w:val="none" w:sz="0" w:space="0" w:color="auto"/>
            <w:right w:val="none" w:sz="0" w:space="0" w:color="auto"/>
          </w:divBdr>
        </w:div>
        <w:div w:id="215288282">
          <w:marLeft w:val="480"/>
          <w:marRight w:val="0"/>
          <w:marTop w:val="0"/>
          <w:marBottom w:val="0"/>
          <w:divBdr>
            <w:top w:val="none" w:sz="0" w:space="0" w:color="auto"/>
            <w:left w:val="none" w:sz="0" w:space="0" w:color="auto"/>
            <w:bottom w:val="none" w:sz="0" w:space="0" w:color="auto"/>
            <w:right w:val="none" w:sz="0" w:space="0" w:color="auto"/>
          </w:divBdr>
        </w:div>
        <w:div w:id="221674580">
          <w:marLeft w:val="480"/>
          <w:marRight w:val="0"/>
          <w:marTop w:val="0"/>
          <w:marBottom w:val="0"/>
          <w:divBdr>
            <w:top w:val="none" w:sz="0" w:space="0" w:color="auto"/>
            <w:left w:val="none" w:sz="0" w:space="0" w:color="auto"/>
            <w:bottom w:val="none" w:sz="0" w:space="0" w:color="auto"/>
            <w:right w:val="none" w:sz="0" w:space="0" w:color="auto"/>
          </w:divBdr>
        </w:div>
        <w:div w:id="237598584">
          <w:marLeft w:val="480"/>
          <w:marRight w:val="0"/>
          <w:marTop w:val="0"/>
          <w:marBottom w:val="0"/>
          <w:divBdr>
            <w:top w:val="none" w:sz="0" w:space="0" w:color="auto"/>
            <w:left w:val="none" w:sz="0" w:space="0" w:color="auto"/>
            <w:bottom w:val="none" w:sz="0" w:space="0" w:color="auto"/>
            <w:right w:val="none" w:sz="0" w:space="0" w:color="auto"/>
          </w:divBdr>
        </w:div>
        <w:div w:id="278341528">
          <w:marLeft w:val="480"/>
          <w:marRight w:val="0"/>
          <w:marTop w:val="0"/>
          <w:marBottom w:val="0"/>
          <w:divBdr>
            <w:top w:val="none" w:sz="0" w:space="0" w:color="auto"/>
            <w:left w:val="none" w:sz="0" w:space="0" w:color="auto"/>
            <w:bottom w:val="none" w:sz="0" w:space="0" w:color="auto"/>
            <w:right w:val="none" w:sz="0" w:space="0" w:color="auto"/>
          </w:divBdr>
        </w:div>
        <w:div w:id="278491159">
          <w:marLeft w:val="480"/>
          <w:marRight w:val="0"/>
          <w:marTop w:val="0"/>
          <w:marBottom w:val="0"/>
          <w:divBdr>
            <w:top w:val="none" w:sz="0" w:space="0" w:color="auto"/>
            <w:left w:val="none" w:sz="0" w:space="0" w:color="auto"/>
            <w:bottom w:val="none" w:sz="0" w:space="0" w:color="auto"/>
            <w:right w:val="none" w:sz="0" w:space="0" w:color="auto"/>
          </w:divBdr>
        </w:div>
        <w:div w:id="311182015">
          <w:marLeft w:val="480"/>
          <w:marRight w:val="0"/>
          <w:marTop w:val="0"/>
          <w:marBottom w:val="0"/>
          <w:divBdr>
            <w:top w:val="none" w:sz="0" w:space="0" w:color="auto"/>
            <w:left w:val="none" w:sz="0" w:space="0" w:color="auto"/>
            <w:bottom w:val="none" w:sz="0" w:space="0" w:color="auto"/>
            <w:right w:val="none" w:sz="0" w:space="0" w:color="auto"/>
          </w:divBdr>
        </w:div>
        <w:div w:id="480658369">
          <w:marLeft w:val="480"/>
          <w:marRight w:val="0"/>
          <w:marTop w:val="0"/>
          <w:marBottom w:val="0"/>
          <w:divBdr>
            <w:top w:val="none" w:sz="0" w:space="0" w:color="auto"/>
            <w:left w:val="none" w:sz="0" w:space="0" w:color="auto"/>
            <w:bottom w:val="none" w:sz="0" w:space="0" w:color="auto"/>
            <w:right w:val="none" w:sz="0" w:space="0" w:color="auto"/>
          </w:divBdr>
        </w:div>
        <w:div w:id="569384109">
          <w:marLeft w:val="480"/>
          <w:marRight w:val="0"/>
          <w:marTop w:val="0"/>
          <w:marBottom w:val="0"/>
          <w:divBdr>
            <w:top w:val="none" w:sz="0" w:space="0" w:color="auto"/>
            <w:left w:val="none" w:sz="0" w:space="0" w:color="auto"/>
            <w:bottom w:val="none" w:sz="0" w:space="0" w:color="auto"/>
            <w:right w:val="none" w:sz="0" w:space="0" w:color="auto"/>
          </w:divBdr>
        </w:div>
        <w:div w:id="583075328">
          <w:marLeft w:val="480"/>
          <w:marRight w:val="0"/>
          <w:marTop w:val="0"/>
          <w:marBottom w:val="0"/>
          <w:divBdr>
            <w:top w:val="none" w:sz="0" w:space="0" w:color="auto"/>
            <w:left w:val="none" w:sz="0" w:space="0" w:color="auto"/>
            <w:bottom w:val="none" w:sz="0" w:space="0" w:color="auto"/>
            <w:right w:val="none" w:sz="0" w:space="0" w:color="auto"/>
          </w:divBdr>
        </w:div>
        <w:div w:id="592128144">
          <w:marLeft w:val="480"/>
          <w:marRight w:val="0"/>
          <w:marTop w:val="0"/>
          <w:marBottom w:val="0"/>
          <w:divBdr>
            <w:top w:val="none" w:sz="0" w:space="0" w:color="auto"/>
            <w:left w:val="none" w:sz="0" w:space="0" w:color="auto"/>
            <w:bottom w:val="none" w:sz="0" w:space="0" w:color="auto"/>
            <w:right w:val="none" w:sz="0" w:space="0" w:color="auto"/>
          </w:divBdr>
        </w:div>
        <w:div w:id="592905680">
          <w:marLeft w:val="480"/>
          <w:marRight w:val="0"/>
          <w:marTop w:val="0"/>
          <w:marBottom w:val="0"/>
          <w:divBdr>
            <w:top w:val="none" w:sz="0" w:space="0" w:color="auto"/>
            <w:left w:val="none" w:sz="0" w:space="0" w:color="auto"/>
            <w:bottom w:val="none" w:sz="0" w:space="0" w:color="auto"/>
            <w:right w:val="none" w:sz="0" w:space="0" w:color="auto"/>
          </w:divBdr>
        </w:div>
        <w:div w:id="607785170">
          <w:marLeft w:val="480"/>
          <w:marRight w:val="0"/>
          <w:marTop w:val="0"/>
          <w:marBottom w:val="0"/>
          <w:divBdr>
            <w:top w:val="none" w:sz="0" w:space="0" w:color="auto"/>
            <w:left w:val="none" w:sz="0" w:space="0" w:color="auto"/>
            <w:bottom w:val="none" w:sz="0" w:space="0" w:color="auto"/>
            <w:right w:val="none" w:sz="0" w:space="0" w:color="auto"/>
          </w:divBdr>
        </w:div>
        <w:div w:id="652098673">
          <w:marLeft w:val="480"/>
          <w:marRight w:val="0"/>
          <w:marTop w:val="0"/>
          <w:marBottom w:val="0"/>
          <w:divBdr>
            <w:top w:val="none" w:sz="0" w:space="0" w:color="auto"/>
            <w:left w:val="none" w:sz="0" w:space="0" w:color="auto"/>
            <w:bottom w:val="none" w:sz="0" w:space="0" w:color="auto"/>
            <w:right w:val="none" w:sz="0" w:space="0" w:color="auto"/>
          </w:divBdr>
        </w:div>
        <w:div w:id="687826639">
          <w:marLeft w:val="480"/>
          <w:marRight w:val="0"/>
          <w:marTop w:val="0"/>
          <w:marBottom w:val="0"/>
          <w:divBdr>
            <w:top w:val="none" w:sz="0" w:space="0" w:color="auto"/>
            <w:left w:val="none" w:sz="0" w:space="0" w:color="auto"/>
            <w:bottom w:val="none" w:sz="0" w:space="0" w:color="auto"/>
            <w:right w:val="none" w:sz="0" w:space="0" w:color="auto"/>
          </w:divBdr>
        </w:div>
        <w:div w:id="733506909">
          <w:marLeft w:val="480"/>
          <w:marRight w:val="0"/>
          <w:marTop w:val="0"/>
          <w:marBottom w:val="0"/>
          <w:divBdr>
            <w:top w:val="none" w:sz="0" w:space="0" w:color="auto"/>
            <w:left w:val="none" w:sz="0" w:space="0" w:color="auto"/>
            <w:bottom w:val="none" w:sz="0" w:space="0" w:color="auto"/>
            <w:right w:val="none" w:sz="0" w:space="0" w:color="auto"/>
          </w:divBdr>
        </w:div>
        <w:div w:id="757672193">
          <w:marLeft w:val="480"/>
          <w:marRight w:val="0"/>
          <w:marTop w:val="0"/>
          <w:marBottom w:val="0"/>
          <w:divBdr>
            <w:top w:val="none" w:sz="0" w:space="0" w:color="auto"/>
            <w:left w:val="none" w:sz="0" w:space="0" w:color="auto"/>
            <w:bottom w:val="none" w:sz="0" w:space="0" w:color="auto"/>
            <w:right w:val="none" w:sz="0" w:space="0" w:color="auto"/>
          </w:divBdr>
        </w:div>
        <w:div w:id="791439988">
          <w:marLeft w:val="480"/>
          <w:marRight w:val="0"/>
          <w:marTop w:val="0"/>
          <w:marBottom w:val="0"/>
          <w:divBdr>
            <w:top w:val="none" w:sz="0" w:space="0" w:color="auto"/>
            <w:left w:val="none" w:sz="0" w:space="0" w:color="auto"/>
            <w:bottom w:val="none" w:sz="0" w:space="0" w:color="auto"/>
            <w:right w:val="none" w:sz="0" w:space="0" w:color="auto"/>
          </w:divBdr>
        </w:div>
        <w:div w:id="793987415">
          <w:marLeft w:val="480"/>
          <w:marRight w:val="0"/>
          <w:marTop w:val="0"/>
          <w:marBottom w:val="0"/>
          <w:divBdr>
            <w:top w:val="none" w:sz="0" w:space="0" w:color="auto"/>
            <w:left w:val="none" w:sz="0" w:space="0" w:color="auto"/>
            <w:bottom w:val="none" w:sz="0" w:space="0" w:color="auto"/>
            <w:right w:val="none" w:sz="0" w:space="0" w:color="auto"/>
          </w:divBdr>
        </w:div>
        <w:div w:id="812260793">
          <w:marLeft w:val="480"/>
          <w:marRight w:val="0"/>
          <w:marTop w:val="0"/>
          <w:marBottom w:val="0"/>
          <w:divBdr>
            <w:top w:val="none" w:sz="0" w:space="0" w:color="auto"/>
            <w:left w:val="none" w:sz="0" w:space="0" w:color="auto"/>
            <w:bottom w:val="none" w:sz="0" w:space="0" w:color="auto"/>
            <w:right w:val="none" w:sz="0" w:space="0" w:color="auto"/>
          </w:divBdr>
        </w:div>
        <w:div w:id="841092299">
          <w:marLeft w:val="480"/>
          <w:marRight w:val="0"/>
          <w:marTop w:val="0"/>
          <w:marBottom w:val="0"/>
          <w:divBdr>
            <w:top w:val="none" w:sz="0" w:space="0" w:color="auto"/>
            <w:left w:val="none" w:sz="0" w:space="0" w:color="auto"/>
            <w:bottom w:val="none" w:sz="0" w:space="0" w:color="auto"/>
            <w:right w:val="none" w:sz="0" w:space="0" w:color="auto"/>
          </w:divBdr>
        </w:div>
        <w:div w:id="871530002">
          <w:marLeft w:val="480"/>
          <w:marRight w:val="0"/>
          <w:marTop w:val="0"/>
          <w:marBottom w:val="0"/>
          <w:divBdr>
            <w:top w:val="none" w:sz="0" w:space="0" w:color="auto"/>
            <w:left w:val="none" w:sz="0" w:space="0" w:color="auto"/>
            <w:bottom w:val="none" w:sz="0" w:space="0" w:color="auto"/>
            <w:right w:val="none" w:sz="0" w:space="0" w:color="auto"/>
          </w:divBdr>
        </w:div>
        <w:div w:id="918906478">
          <w:marLeft w:val="480"/>
          <w:marRight w:val="0"/>
          <w:marTop w:val="0"/>
          <w:marBottom w:val="0"/>
          <w:divBdr>
            <w:top w:val="none" w:sz="0" w:space="0" w:color="auto"/>
            <w:left w:val="none" w:sz="0" w:space="0" w:color="auto"/>
            <w:bottom w:val="none" w:sz="0" w:space="0" w:color="auto"/>
            <w:right w:val="none" w:sz="0" w:space="0" w:color="auto"/>
          </w:divBdr>
        </w:div>
        <w:div w:id="955409011">
          <w:marLeft w:val="480"/>
          <w:marRight w:val="0"/>
          <w:marTop w:val="0"/>
          <w:marBottom w:val="0"/>
          <w:divBdr>
            <w:top w:val="none" w:sz="0" w:space="0" w:color="auto"/>
            <w:left w:val="none" w:sz="0" w:space="0" w:color="auto"/>
            <w:bottom w:val="none" w:sz="0" w:space="0" w:color="auto"/>
            <w:right w:val="none" w:sz="0" w:space="0" w:color="auto"/>
          </w:divBdr>
        </w:div>
        <w:div w:id="989287919">
          <w:marLeft w:val="480"/>
          <w:marRight w:val="0"/>
          <w:marTop w:val="0"/>
          <w:marBottom w:val="0"/>
          <w:divBdr>
            <w:top w:val="none" w:sz="0" w:space="0" w:color="auto"/>
            <w:left w:val="none" w:sz="0" w:space="0" w:color="auto"/>
            <w:bottom w:val="none" w:sz="0" w:space="0" w:color="auto"/>
            <w:right w:val="none" w:sz="0" w:space="0" w:color="auto"/>
          </w:divBdr>
        </w:div>
        <w:div w:id="999622256">
          <w:marLeft w:val="480"/>
          <w:marRight w:val="0"/>
          <w:marTop w:val="0"/>
          <w:marBottom w:val="0"/>
          <w:divBdr>
            <w:top w:val="none" w:sz="0" w:space="0" w:color="auto"/>
            <w:left w:val="none" w:sz="0" w:space="0" w:color="auto"/>
            <w:bottom w:val="none" w:sz="0" w:space="0" w:color="auto"/>
            <w:right w:val="none" w:sz="0" w:space="0" w:color="auto"/>
          </w:divBdr>
        </w:div>
        <w:div w:id="1016273924">
          <w:marLeft w:val="480"/>
          <w:marRight w:val="0"/>
          <w:marTop w:val="0"/>
          <w:marBottom w:val="0"/>
          <w:divBdr>
            <w:top w:val="none" w:sz="0" w:space="0" w:color="auto"/>
            <w:left w:val="none" w:sz="0" w:space="0" w:color="auto"/>
            <w:bottom w:val="none" w:sz="0" w:space="0" w:color="auto"/>
            <w:right w:val="none" w:sz="0" w:space="0" w:color="auto"/>
          </w:divBdr>
        </w:div>
        <w:div w:id="1041520370">
          <w:marLeft w:val="480"/>
          <w:marRight w:val="0"/>
          <w:marTop w:val="0"/>
          <w:marBottom w:val="0"/>
          <w:divBdr>
            <w:top w:val="none" w:sz="0" w:space="0" w:color="auto"/>
            <w:left w:val="none" w:sz="0" w:space="0" w:color="auto"/>
            <w:bottom w:val="none" w:sz="0" w:space="0" w:color="auto"/>
            <w:right w:val="none" w:sz="0" w:space="0" w:color="auto"/>
          </w:divBdr>
        </w:div>
        <w:div w:id="1096898681">
          <w:marLeft w:val="480"/>
          <w:marRight w:val="0"/>
          <w:marTop w:val="0"/>
          <w:marBottom w:val="0"/>
          <w:divBdr>
            <w:top w:val="none" w:sz="0" w:space="0" w:color="auto"/>
            <w:left w:val="none" w:sz="0" w:space="0" w:color="auto"/>
            <w:bottom w:val="none" w:sz="0" w:space="0" w:color="auto"/>
            <w:right w:val="none" w:sz="0" w:space="0" w:color="auto"/>
          </w:divBdr>
        </w:div>
        <w:div w:id="1127621115">
          <w:marLeft w:val="480"/>
          <w:marRight w:val="0"/>
          <w:marTop w:val="0"/>
          <w:marBottom w:val="0"/>
          <w:divBdr>
            <w:top w:val="none" w:sz="0" w:space="0" w:color="auto"/>
            <w:left w:val="none" w:sz="0" w:space="0" w:color="auto"/>
            <w:bottom w:val="none" w:sz="0" w:space="0" w:color="auto"/>
            <w:right w:val="none" w:sz="0" w:space="0" w:color="auto"/>
          </w:divBdr>
        </w:div>
        <w:div w:id="1170634749">
          <w:marLeft w:val="480"/>
          <w:marRight w:val="0"/>
          <w:marTop w:val="0"/>
          <w:marBottom w:val="0"/>
          <w:divBdr>
            <w:top w:val="none" w:sz="0" w:space="0" w:color="auto"/>
            <w:left w:val="none" w:sz="0" w:space="0" w:color="auto"/>
            <w:bottom w:val="none" w:sz="0" w:space="0" w:color="auto"/>
            <w:right w:val="none" w:sz="0" w:space="0" w:color="auto"/>
          </w:divBdr>
        </w:div>
        <w:div w:id="1172379955">
          <w:marLeft w:val="480"/>
          <w:marRight w:val="0"/>
          <w:marTop w:val="0"/>
          <w:marBottom w:val="0"/>
          <w:divBdr>
            <w:top w:val="none" w:sz="0" w:space="0" w:color="auto"/>
            <w:left w:val="none" w:sz="0" w:space="0" w:color="auto"/>
            <w:bottom w:val="none" w:sz="0" w:space="0" w:color="auto"/>
            <w:right w:val="none" w:sz="0" w:space="0" w:color="auto"/>
          </w:divBdr>
        </w:div>
        <w:div w:id="1189954160">
          <w:marLeft w:val="480"/>
          <w:marRight w:val="0"/>
          <w:marTop w:val="0"/>
          <w:marBottom w:val="0"/>
          <w:divBdr>
            <w:top w:val="none" w:sz="0" w:space="0" w:color="auto"/>
            <w:left w:val="none" w:sz="0" w:space="0" w:color="auto"/>
            <w:bottom w:val="none" w:sz="0" w:space="0" w:color="auto"/>
            <w:right w:val="none" w:sz="0" w:space="0" w:color="auto"/>
          </w:divBdr>
        </w:div>
        <w:div w:id="1208837776">
          <w:marLeft w:val="480"/>
          <w:marRight w:val="0"/>
          <w:marTop w:val="0"/>
          <w:marBottom w:val="0"/>
          <w:divBdr>
            <w:top w:val="none" w:sz="0" w:space="0" w:color="auto"/>
            <w:left w:val="none" w:sz="0" w:space="0" w:color="auto"/>
            <w:bottom w:val="none" w:sz="0" w:space="0" w:color="auto"/>
            <w:right w:val="none" w:sz="0" w:space="0" w:color="auto"/>
          </w:divBdr>
        </w:div>
        <w:div w:id="1221940751">
          <w:marLeft w:val="480"/>
          <w:marRight w:val="0"/>
          <w:marTop w:val="0"/>
          <w:marBottom w:val="0"/>
          <w:divBdr>
            <w:top w:val="none" w:sz="0" w:space="0" w:color="auto"/>
            <w:left w:val="none" w:sz="0" w:space="0" w:color="auto"/>
            <w:bottom w:val="none" w:sz="0" w:space="0" w:color="auto"/>
            <w:right w:val="none" w:sz="0" w:space="0" w:color="auto"/>
          </w:divBdr>
        </w:div>
        <w:div w:id="1275088950">
          <w:marLeft w:val="480"/>
          <w:marRight w:val="0"/>
          <w:marTop w:val="0"/>
          <w:marBottom w:val="0"/>
          <w:divBdr>
            <w:top w:val="none" w:sz="0" w:space="0" w:color="auto"/>
            <w:left w:val="none" w:sz="0" w:space="0" w:color="auto"/>
            <w:bottom w:val="none" w:sz="0" w:space="0" w:color="auto"/>
            <w:right w:val="none" w:sz="0" w:space="0" w:color="auto"/>
          </w:divBdr>
        </w:div>
        <w:div w:id="1284732083">
          <w:marLeft w:val="480"/>
          <w:marRight w:val="0"/>
          <w:marTop w:val="0"/>
          <w:marBottom w:val="0"/>
          <w:divBdr>
            <w:top w:val="none" w:sz="0" w:space="0" w:color="auto"/>
            <w:left w:val="none" w:sz="0" w:space="0" w:color="auto"/>
            <w:bottom w:val="none" w:sz="0" w:space="0" w:color="auto"/>
            <w:right w:val="none" w:sz="0" w:space="0" w:color="auto"/>
          </w:divBdr>
        </w:div>
        <w:div w:id="1324813678">
          <w:marLeft w:val="480"/>
          <w:marRight w:val="0"/>
          <w:marTop w:val="0"/>
          <w:marBottom w:val="0"/>
          <w:divBdr>
            <w:top w:val="none" w:sz="0" w:space="0" w:color="auto"/>
            <w:left w:val="none" w:sz="0" w:space="0" w:color="auto"/>
            <w:bottom w:val="none" w:sz="0" w:space="0" w:color="auto"/>
            <w:right w:val="none" w:sz="0" w:space="0" w:color="auto"/>
          </w:divBdr>
        </w:div>
        <w:div w:id="1346252592">
          <w:marLeft w:val="480"/>
          <w:marRight w:val="0"/>
          <w:marTop w:val="0"/>
          <w:marBottom w:val="0"/>
          <w:divBdr>
            <w:top w:val="none" w:sz="0" w:space="0" w:color="auto"/>
            <w:left w:val="none" w:sz="0" w:space="0" w:color="auto"/>
            <w:bottom w:val="none" w:sz="0" w:space="0" w:color="auto"/>
            <w:right w:val="none" w:sz="0" w:space="0" w:color="auto"/>
          </w:divBdr>
        </w:div>
        <w:div w:id="1349058871">
          <w:marLeft w:val="480"/>
          <w:marRight w:val="0"/>
          <w:marTop w:val="0"/>
          <w:marBottom w:val="0"/>
          <w:divBdr>
            <w:top w:val="none" w:sz="0" w:space="0" w:color="auto"/>
            <w:left w:val="none" w:sz="0" w:space="0" w:color="auto"/>
            <w:bottom w:val="none" w:sz="0" w:space="0" w:color="auto"/>
            <w:right w:val="none" w:sz="0" w:space="0" w:color="auto"/>
          </w:divBdr>
        </w:div>
        <w:div w:id="1353848047">
          <w:marLeft w:val="480"/>
          <w:marRight w:val="0"/>
          <w:marTop w:val="0"/>
          <w:marBottom w:val="0"/>
          <w:divBdr>
            <w:top w:val="none" w:sz="0" w:space="0" w:color="auto"/>
            <w:left w:val="none" w:sz="0" w:space="0" w:color="auto"/>
            <w:bottom w:val="none" w:sz="0" w:space="0" w:color="auto"/>
            <w:right w:val="none" w:sz="0" w:space="0" w:color="auto"/>
          </w:divBdr>
        </w:div>
        <w:div w:id="1356928091">
          <w:marLeft w:val="480"/>
          <w:marRight w:val="0"/>
          <w:marTop w:val="0"/>
          <w:marBottom w:val="0"/>
          <w:divBdr>
            <w:top w:val="none" w:sz="0" w:space="0" w:color="auto"/>
            <w:left w:val="none" w:sz="0" w:space="0" w:color="auto"/>
            <w:bottom w:val="none" w:sz="0" w:space="0" w:color="auto"/>
            <w:right w:val="none" w:sz="0" w:space="0" w:color="auto"/>
          </w:divBdr>
        </w:div>
        <w:div w:id="1405301022">
          <w:marLeft w:val="480"/>
          <w:marRight w:val="0"/>
          <w:marTop w:val="0"/>
          <w:marBottom w:val="0"/>
          <w:divBdr>
            <w:top w:val="none" w:sz="0" w:space="0" w:color="auto"/>
            <w:left w:val="none" w:sz="0" w:space="0" w:color="auto"/>
            <w:bottom w:val="none" w:sz="0" w:space="0" w:color="auto"/>
            <w:right w:val="none" w:sz="0" w:space="0" w:color="auto"/>
          </w:divBdr>
        </w:div>
        <w:div w:id="1446195195">
          <w:marLeft w:val="480"/>
          <w:marRight w:val="0"/>
          <w:marTop w:val="0"/>
          <w:marBottom w:val="0"/>
          <w:divBdr>
            <w:top w:val="none" w:sz="0" w:space="0" w:color="auto"/>
            <w:left w:val="none" w:sz="0" w:space="0" w:color="auto"/>
            <w:bottom w:val="none" w:sz="0" w:space="0" w:color="auto"/>
            <w:right w:val="none" w:sz="0" w:space="0" w:color="auto"/>
          </w:divBdr>
        </w:div>
        <w:div w:id="1458910895">
          <w:marLeft w:val="480"/>
          <w:marRight w:val="0"/>
          <w:marTop w:val="0"/>
          <w:marBottom w:val="0"/>
          <w:divBdr>
            <w:top w:val="none" w:sz="0" w:space="0" w:color="auto"/>
            <w:left w:val="none" w:sz="0" w:space="0" w:color="auto"/>
            <w:bottom w:val="none" w:sz="0" w:space="0" w:color="auto"/>
            <w:right w:val="none" w:sz="0" w:space="0" w:color="auto"/>
          </w:divBdr>
        </w:div>
        <w:div w:id="1461803237">
          <w:marLeft w:val="480"/>
          <w:marRight w:val="0"/>
          <w:marTop w:val="0"/>
          <w:marBottom w:val="0"/>
          <w:divBdr>
            <w:top w:val="none" w:sz="0" w:space="0" w:color="auto"/>
            <w:left w:val="none" w:sz="0" w:space="0" w:color="auto"/>
            <w:bottom w:val="none" w:sz="0" w:space="0" w:color="auto"/>
            <w:right w:val="none" w:sz="0" w:space="0" w:color="auto"/>
          </w:divBdr>
        </w:div>
        <w:div w:id="1464926600">
          <w:marLeft w:val="480"/>
          <w:marRight w:val="0"/>
          <w:marTop w:val="0"/>
          <w:marBottom w:val="0"/>
          <w:divBdr>
            <w:top w:val="none" w:sz="0" w:space="0" w:color="auto"/>
            <w:left w:val="none" w:sz="0" w:space="0" w:color="auto"/>
            <w:bottom w:val="none" w:sz="0" w:space="0" w:color="auto"/>
            <w:right w:val="none" w:sz="0" w:space="0" w:color="auto"/>
          </w:divBdr>
        </w:div>
        <w:div w:id="1474253485">
          <w:marLeft w:val="480"/>
          <w:marRight w:val="0"/>
          <w:marTop w:val="0"/>
          <w:marBottom w:val="0"/>
          <w:divBdr>
            <w:top w:val="none" w:sz="0" w:space="0" w:color="auto"/>
            <w:left w:val="none" w:sz="0" w:space="0" w:color="auto"/>
            <w:bottom w:val="none" w:sz="0" w:space="0" w:color="auto"/>
            <w:right w:val="none" w:sz="0" w:space="0" w:color="auto"/>
          </w:divBdr>
        </w:div>
        <w:div w:id="1504778922">
          <w:marLeft w:val="480"/>
          <w:marRight w:val="0"/>
          <w:marTop w:val="0"/>
          <w:marBottom w:val="0"/>
          <w:divBdr>
            <w:top w:val="none" w:sz="0" w:space="0" w:color="auto"/>
            <w:left w:val="none" w:sz="0" w:space="0" w:color="auto"/>
            <w:bottom w:val="none" w:sz="0" w:space="0" w:color="auto"/>
            <w:right w:val="none" w:sz="0" w:space="0" w:color="auto"/>
          </w:divBdr>
        </w:div>
        <w:div w:id="1526358582">
          <w:marLeft w:val="480"/>
          <w:marRight w:val="0"/>
          <w:marTop w:val="0"/>
          <w:marBottom w:val="0"/>
          <w:divBdr>
            <w:top w:val="none" w:sz="0" w:space="0" w:color="auto"/>
            <w:left w:val="none" w:sz="0" w:space="0" w:color="auto"/>
            <w:bottom w:val="none" w:sz="0" w:space="0" w:color="auto"/>
            <w:right w:val="none" w:sz="0" w:space="0" w:color="auto"/>
          </w:divBdr>
        </w:div>
        <w:div w:id="1526669620">
          <w:marLeft w:val="480"/>
          <w:marRight w:val="0"/>
          <w:marTop w:val="0"/>
          <w:marBottom w:val="0"/>
          <w:divBdr>
            <w:top w:val="none" w:sz="0" w:space="0" w:color="auto"/>
            <w:left w:val="none" w:sz="0" w:space="0" w:color="auto"/>
            <w:bottom w:val="none" w:sz="0" w:space="0" w:color="auto"/>
            <w:right w:val="none" w:sz="0" w:space="0" w:color="auto"/>
          </w:divBdr>
        </w:div>
        <w:div w:id="1533806030">
          <w:marLeft w:val="480"/>
          <w:marRight w:val="0"/>
          <w:marTop w:val="0"/>
          <w:marBottom w:val="0"/>
          <w:divBdr>
            <w:top w:val="none" w:sz="0" w:space="0" w:color="auto"/>
            <w:left w:val="none" w:sz="0" w:space="0" w:color="auto"/>
            <w:bottom w:val="none" w:sz="0" w:space="0" w:color="auto"/>
            <w:right w:val="none" w:sz="0" w:space="0" w:color="auto"/>
          </w:divBdr>
        </w:div>
        <w:div w:id="1553537707">
          <w:marLeft w:val="480"/>
          <w:marRight w:val="0"/>
          <w:marTop w:val="0"/>
          <w:marBottom w:val="0"/>
          <w:divBdr>
            <w:top w:val="none" w:sz="0" w:space="0" w:color="auto"/>
            <w:left w:val="none" w:sz="0" w:space="0" w:color="auto"/>
            <w:bottom w:val="none" w:sz="0" w:space="0" w:color="auto"/>
            <w:right w:val="none" w:sz="0" w:space="0" w:color="auto"/>
          </w:divBdr>
        </w:div>
        <w:div w:id="1625889319">
          <w:marLeft w:val="480"/>
          <w:marRight w:val="0"/>
          <w:marTop w:val="0"/>
          <w:marBottom w:val="0"/>
          <w:divBdr>
            <w:top w:val="none" w:sz="0" w:space="0" w:color="auto"/>
            <w:left w:val="none" w:sz="0" w:space="0" w:color="auto"/>
            <w:bottom w:val="none" w:sz="0" w:space="0" w:color="auto"/>
            <w:right w:val="none" w:sz="0" w:space="0" w:color="auto"/>
          </w:divBdr>
        </w:div>
        <w:div w:id="1650591273">
          <w:marLeft w:val="480"/>
          <w:marRight w:val="0"/>
          <w:marTop w:val="0"/>
          <w:marBottom w:val="0"/>
          <w:divBdr>
            <w:top w:val="none" w:sz="0" w:space="0" w:color="auto"/>
            <w:left w:val="none" w:sz="0" w:space="0" w:color="auto"/>
            <w:bottom w:val="none" w:sz="0" w:space="0" w:color="auto"/>
            <w:right w:val="none" w:sz="0" w:space="0" w:color="auto"/>
          </w:divBdr>
        </w:div>
        <w:div w:id="1708724695">
          <w:marLeft w:val="480"/>
          <w:marRight w:val="0"/>
          <w:marTop w:val="0"/>
          <w:marBottom w:val="0"/>
          <w:divBdr>
            <w:top w:val="none" w:sz="0" w:space="0" w:color="auto"/>
            <w:left w:val="none" w:sz="0" w:space="0" w:color="auto"/>
            <w:bottom w:val="none" w:sz="0" w:space="0" w:color="auto"/>
            <w:right w:val="none" w:sz="0" w:space="0" w:color="auto"/>
          </w:divBdr>
        </w:div>
        <w:div w:id="1731881824">
          <w:marLeft w:val="480"/>
          <w:marRight w:val="0"/>
          <w:marTop w:val="0"/>
          <w:marBottom w:val="0"/>
          <w:divBdr>
            <w:top w:val="none" w:sz="0" w:space="0" w:color="auto"/>
            <w:left w:val="none" w:sz="0" w:space="0" w:color="auto"/>
            <w:bottom w:val="none" w:sz="0" w:space="0" w:color="auto"/>
            <w:right w:val="none" w:sz="0" w:space="0" w:color="auto"/>
          </w:divBdr>
        </w:div>
        <w:div w:id="1776053573">
          <w:marLeft w:val="480"/>
          <w:marRight w:val="0"/>
          <w:marTop w:val="0"/>
          <w:marBottom w:val="0"/>
          <w:divBdr>
            <w:top w:val="none" w:sz="0" w:space="0" w:color="auto"/>
            <w:left w:val="none" w:sz="0" w:space="0" w:color="auto"/>
            <w:bottom w:val="none" w:sz="0" w:space="0" w:color="auto"/>
            <w:right w:val="none" w:sz="0" w:space="0" w:color="auto"/>
          </w:divBdr>
        </w:div>
        <w:div w:id="1780221632">
          <w:marLeft w:val="480"/>
          <w:marRight w:val="0"/>
          <w:marTop w:val="0"/>
          <w:marBottom w:val="0"/>
          <w:divBdr>
            <w:top w:val="none" w:sz="0" w:space="0" w:color="auto"/>
            <w:left w:val="none" w:sz="0" w:space="0" w:color="auto"/>
            <w:bottom w:val="none" w:sz="0" w:space="0" w:color="auto"/>
            <w:right w:val="none" w:sz="0" w:space="0" w:color="auto"/>
          </w:divBdr>
        </w:div>
        <w:div w:id="1786315415">
          <w:marLeft w:val="480"/>
          <w:marRight w:val="0"/>
          <w:marTop w:val="0"/>
          <w:marBottom w:val="0"/>
          <w:divBdr>
            <w:top w:val="none" w:sz="0" w:space="0" w:color="auto"/>
            <w:left w:val="none" w:sz="0" w:space="0" w:color="auto"/>
            <w:bottom w:val="none" w:sz="0" w:space="0" w:color="auto"/>
            <w:right w:val="none" w:sz="0" w:space="0" w:color="auto"/>
          </w:divBdr>
        </w:div>
        <w:div w:id="1803844078">
          <w:marLeft w:val="480"/>
          <w:marRight w:val="0"/>
          <w:marTop w:val="0"/>
          <w:marBottom w:val="0"/>
          <w:divBdr>
            <w:top w:val="none" w:sz="0" w:space="0" w:color="auto"/>
            <w:left w:val="none" w:sz="0" w:space="0" w:color="auto"/>
            <w:bottom w:val="none" w:sz="0" w:space="0" w:color="auto"/>
            <w:right w:val="none" w:sz="0" w:space="0" w:color="auto"/>
          </w:divBdr>
        </w:div>
        <w:div w:id="1810173487">
          <w:marLeft w:val="480"/>
          <w:marRight w:val="0"/>
          <w:marTop w:val="0"/>
          <w:marBottom w:val="0"/>
          <w:divBdr>
            <w:top w:val="none" w:sz="0" w:space="0" w:color="auto"/>
            <w:left w:val="none" w:sz="0" w:space="0" w:color="auto"/>
            <w:bottom w:val="none" w:sz="0" w:space="0" w:color="auto"/>
            <w:right w:val="none" w:sz="0" w:space="0" w:color="auto"/>
          </w:divBdr>
        </w:div>
        <w:div w:id="1941718493">
          <w:marLeft w:val="480"/>
          <w:marRight w:val="0"/>
          <w:marTop w:val="0"/>
          <w:marBottom w:val="0"/>
          <w:divBdr>
            <w:top w:val="none" w:sz="0" w:space="0" w:color="auto"/>
            <w:left w:val="none" w:sz="0" w:space="0" w:color="auto"/>
            <w:bottom w:val="none" w:sz="0" w:space="0" w:color="auto"/>
            <w:right w:val="none" w:sz="0" w:space="0" w:color="auto"/>
          </w:divBdr>
        </w:div>
        <w:div w:id="2070617561">
          <w:marLeft w:val="480"/>
          <w:marRight w:val="0"/>
          <w:marTop w:val="0"/>
          <w:marBottom w:val="0"/>
          <w:divBdr>
            <w:top w:val="none" w:sz="0" w:space="0" w:color="auto"/>
            <w:left w:val="none" w:sz="0" w:space="0" w:color="auto"/>
            <w:bottom w:val="none" w:sz="0" w:space="0" w:color="auto"/>
            <w:right w:val="none" w:sz="0" w:space="0" w:color="auto"/>
          </w:divBdr>
        </w:div>
        <w:div w:id="2092268083">
          <w:marLeft w:val="480"/>
          <w:marRight w:val="0"/>
          <w:marTop w:val="0"/>
          <w:marBottom w:val="0"/>
          <w:divBdr>
            <w:top w:val="none" w:sz="0" w:space="0" w:color="auto"/>
            <w:left w:val="none" w:sz="0" w:space="0" w:color="auto"/>
            <w:bottom w:val="none" w:sz="0" w:space="0" w:color="auto"/>
            <w:right w:val="none" w:sz="0" w:space="0" w:color="auto"/>
          </w:divBdr>
        </w:div>
        <w:div w:id="2105105407">
          <w:marLeft w:val="480"/>
          <w:marRight w:val="0"/>
          <w:marTop w:val="0"/>
          <w:marBottom w:val="0"/>
          <w:divBdr>
            <w:top w:val="none" w:sz="0" w:space="0" w:color="auto"/>
            <w:left w:val="none" w:sz="0" w:space="0" w:color="auto"/>
            <w:bottom w:val="none" w:sz="0" w:space="0" w:color="auto"/>
            <w:right w:val="none" w:sz="0" w:space="0" w:color="auto"/>
          </w:divBdr>
        </w:div>
      </w:divsChild>
    </w:div>
    <w:div w:id="1486042568">
      <w:bodyDiv w:val="1"/>
      <w:marLeft w:val="0"/>
      <w:marRight w:val="0"/>
      <w:marTop w:val="0"/>
      <w:marBottom w:val="0"/>
      <w:divBdr>
        <w:top w:val="none" w:sz="0" w:space="0" w:color="auto"/>
        <w:left w:val="none" w:sz="0" w:space="0" w:color="auto"/>
        <w:bottom w:val="none" w:sz="0" w:space="0" w:color="auto"/>
        <w:right w:val="none" w:sz="0" w:space="0" w:color="auto"/>
      </w:divBdr>
      <w:divsChild>
        <w:div w:id="11691808">
          <w:marLeft w:val="480"/>
          <w:marRight w:val="0"/>
          <w:marTop w:val="0"/>
          <w:marBottom w:val="0"/>
          <w:divBdr>
            <w:top w:val="none" w:sz="0" w:space="0" w:color="auto"/>
            <w:left w:val="none" w:sz="0" w:space="0" w:color="auto"/>
            <w:bottom w:val="none" w:sz="0" w:space="0" w:color="auto"/>
            <w:right w:val="none" w:sz="0" w:space="0" w:color="auto"/>
          </w:divBdr>
        </w:div>
        <w:div w:id="15618509">
          <w:marLeft w:val="480"/>
          <w:marRight w:val="0"/>
          <w:marTop w:val="0"/>
          <w:marBottom w:val="0"/>
          <w:divBdr>
            <w:top w:val="none" w:sz="0" w:space="0" w:color="auto"/>
            <w:left w:val="none" w:sz="0" w:space="0" w:color="auto"/>
            <w:bottom w:val="none" w:sz="0" w:space="0" w:color="auto"/>
            <w:right w:val="none" w:sz="0" w:space="0" w:color="auto"/>
          </w:divBdr>
        </w:div>
        <w:div w:id="16080095">
          <w:marLeft w:val="480"/>
          <w:marRight w:val="0"/>
          <w:marTop w:val="0"/>
          <w:marBottom w:val="0"/>
          <w:divBdr>
            <w:top w:val="none" w:sz="0" w:space="0" w:color="auto"/>
            <w:left w:val="none" w:sz="0" w:space="0" w:color="auto"/>
            <w:bottom w:val="none" w:sz="0" w:space="0" w:color="auto"/>
            <w:right w:val="none" w:sz="0" w:space="0" w:color="auto"/>
          </w:divBdr>
        </w:div>
        <w:div w:id="58208490">
          <w:marLeft w:val="480"/>
          <w:marRight w:val="0"/>
          <w:marTop w:val="0"/>
          <w:marBottom w:val="0"/>
          <w:divBdr>
            <w:top w:val="none" w:sz="0" w:space="0" w:color="auto"/>
            <w:left w:val="none" w:sz="0" w:space="0" w:color="auto"/>
            <w:bottom w:val="none" w:sz="0" w:space="0" w:color="auto"/>
            <w:right w:val="none" w:sz="0" w:space="0" w:color="auto"/>
          </w:divBdr>
        </w:div>
        <w:div w:id="85539515">
          <w:marLeft w:val="480"/>
          <w:marRight w:val="0"/>
          <w:marTop w:val="0"/>
          <w:marBottom w:val="0"/>
          <w:divBdr>
            <w:top w:val="none" w:sz="0" w:space="0" w:color="auto"/>
            <w:left w:val="none" w:sz="0" w:space="0" w:color="auto"/>
            <w:bottom w:val="none" w:sz="0" w:space="0" w:color="auto"/>
            <w:right w:val="none" w:sz="0" w:space="0" w:color="auto"/>
          </w:divBdr>
        </w:div>
        <w:div w:id="96412431">
          <w:marLeft w:val="480"/>
          <w:marRight w:val="0"/>
          <w:marTop w:val="0"/>
          <w:marBottom w:val="0"/>
          <w:divBdr>
            <w:top w:val="none" w:sz="0" w:space="0" w:color="auto"/>
            <w:left w:val="none" w:sz="0" w:space="0" w:color="auto"/>
            <w:bottom w:val="none" w:sz="0" w:space="0" w:color="auto"/>
            <w:right w:val="none" w:sz="0" w:space="0" w:color="auto"/>
          </w:divBdr>
        </w:div>
        <w:div w:id="137193191">
          <w:marLeft w:val="480"/>
          <w:marRight w:val="0"/>
          <w:marTop w:val="0"/>
          <w:marBottom w:val="0"/>
          <w:divBdr>
            <w:top w:val="none" w:sz="0" w:space="0" w:color="auto"/>
            <w:left w:val="none" w:sz="0" w:space="0" w:color="auto"/>
            <w:bottom w:val="none" w:sz="0" w:space="0" w:color="auto"/>
            <w:right w:val="none" w:sz="0" w:space="0" w:color="auto"/>
          </w:divBdr>
        </w:div>
        <w:div w:id="206454479">
          <w:marLeft w:val="480"/>
          <w:marRight w:val="0"/>
          <w:marTop w:val="0"/>
          <w:marBottom w:val="0"/>
          <w:divBdr>
            <w:top w:val="none" w:sz="0" w:space="0" w:color="auto"/>
            <w:left w:val="none" w:sz="0" w:space="0" w:color="auto"/>
            <w:bottom w:val="none" w:sz="0" w:space="0" w:color="auto"/>
            <w:right w:val="none" w:sz="0" w:space="0" w:color="auto"/>
          </w:divBdr>
        </w:div>
        <w:div w:id="218395026">
          <w:marLeft w:val="480"/>
          <w:marRight w:val="0"/>
          <w:marTop w:val="0"/>
          <w:marBottom w:val="0"/>
          <w:divBdr>
            <w:top w:val="none" w:sz="0" w:space="0" w:color="auto"/>
            <w:left w:val="none" w:sz="0" w:space="0" w:color="auto"/>
            <w:bottom w:val="none" w:sz="0" w:space="0" w:color="auto"/>
            <w:right w:val="none" w:sz="0" w:space="0" w:color="auto"/>
          </w:divBdr>
        </w:div>
        <w:div w:id="224462536">
          <w:marLeft w:val="480"/>
          <w:marRight w:val="0"/>
          <w:marTop w:val="0"/>
          <w:marBottom w:val="0"/>
          <w:divBdr>
            <w:top w:val="none" w:sz="0" w:space="0" w:color="auto"/>
            <w:left w:val="none" w:sz="0" w:space="0" w:color="auto"/>
            <w:bottom w:val="none" w:sz="0" w:space="0" w:color="auto"/>
            <w:right w:val="none" w:sz="0" w:space="0" w:color="auto"/>
          </w:divBdr>
        </w:div>
        <w:div w:id="229318247">
          <w:marLeft w:val="480"/>
          <w:marRight w:val="0"/>
          <w:marTop w:val="0"/>
          <w:marBottom w:val="0"/>
          <w:divBdr>
            <w:top w:val="none" w:sz="0" w:space="0" w:color="auto"/>
            <w:left w:val="none" w:sz="0" w:space="0" w:color="auto"/>
            <w:bottom w:val="none" w:sz="0" w:space="0" w:color="auto"/>
            <w:right w:val="none" w:sz="0" w:space="0" w:color="auto"/>
          </w:divBdr>
        </w:div>
        <w:div w:id="252978120">
          <w:marLeft w:val="480"/>
          <w:marRight w:val="0"/>
          <w:marTop w:val="0"/>
          <w:marBottom w:val="0"/>
          <w:divBdr>
            <w:top w:val="none" w:sz="0" w:space="0" w:color="auto"/>
            <w:left w:val="none" w:sz="0" w:space="0" w:color="auto"/>
            <w:bottom w:val="none" w:sz="0" w:space="0" w:color="auto"/>
            <w:right w:val="none" w:sz="0" w:space="0" w:color="auto"/>
          </w:divBdr>
        </w:div>
        <w:div w:id="257830372">
          <w:marLeft w:val="480"/>
          <w:marRight w:val="0"/>
          <w:marTop w:val="0"/>
          <w:marBottom w:val="0"/>
          <w:divBdr>
            <w:top w:val="none" w:sz="0" w:space="0" w:color="auto"/>
            <w:left w:val="none" w:sz="0" w:space="0" w:color="auto"/>
            <w:bottom w:val="none" w:sz="0" w:space="0" w:color="auto"/>
            <w:right w:val="none" w:sz="0" w:space="0" w:color="auto"/>
          </w:divBdr>
        </w:div>
        <w:div w:id="284386056">
          <w:marLeft w:val="480"/>
          <w:marRight w:val="0"/>
          <w:marTop w:val="0"/>
          <w:marBottom w:val="0"/>
          <w:divBdr>
            <w:top w:val="none" w:sz="0" w:space="0" w:color="auto"/>
            <w:left w:val="none" w:sz="0" w:space="0" w:color="auto"/>
            <w:bottom w:val="none" w:sz="0" w:space="0" w:color="auto"/>
            <w:right w:val="none" w:sz="0" w:space="0" w:color="auto"/>
          </w:divBdr>
        </w:div>
        <w:div w:id="348676321">
          <w:marLeft w:val="480"/>
          <w:marRight w:val="0"/>
          <w:marTop w:val="0"/>
          <w:marBottom w:val="0"/>
          <w:divBdr>
            <w:top w:val="none" w:sz="0" w:space="0" w:color="auto"/>
            <w:left w:val="none" w:sz="0" w:space="0" w:color="auto"/>
            <w:bottom w:val="none" w:sz="0" w:space="0" w:color="auto"/>
            <w:right w:val="none" w:sz="0" w:space="0" w:color="auto"/>
          </w:divBdr>
        </w:div>
        <w:div w:id="350256761">
          <w:marLeft w:val="480"/>
          <w:marRight w:val="0"/>
          <w:marTop w:val="0"/>
          <w:marBottom w:val="0"/>
          <w:divBdr>
            <w:top w:val="none" w:sz="0" w:space="0" w:color="auto"/>
            <w:left w:val="none" w:sz="0" w:space="0" w:color="auto"/>
            <w:bottom w:val="none" w:sz="0" w:space="0" w:color="auto"/>
            <w:right w:val="none" w:sz="0" w:space="0" w:color="auto"/>
          </w:divBdr>
        </w:div>
        <w:div w:id="350572282">
          <w:marLeft w:val="480"/>
          <w:marRight w:val="0"/>
          <w:marTop w:val="0"/>
          <w:marBottom w:val="0"/>
          <w:divBdr>
            <w:top w:val="none" w:sz="0" w:space="0" w:color="auto"/>
            <w:left w:val="none" w:sz="0" w:space="0" w:color="auto"/>
            <w:bottom w:val="none" w:sz="0" w:space="0" w:color="auto"/>
            <w:right w:val="none" w:sz="0" w:space="0" w:color="auto"/>
          </w:divBdr>
        </w:div>
        <w:div w:id="407118839">
          <w:marLeft w:val="480"/>
          <w:marRight w:val="0"/>
          <w:marTop w:val="0"/>
          <w:marBottom w:val="0"/>
          <w:divBdr>
            <w:top w:val="none" w:sz="0" w:space="0" w:color="auto"/>
            <w:left w:val="none" w:sz="0" w:space="0" w:color="auto"/>
            <w:bottom w:val="none" w:sz="0" w:space="0" w:color="auto"/>
            <w:right w:val="none" w:sz="0" w:space="0" w:color="auto"/>
          </w:divBdr>
        </w:div>
        <w:div w:id="412703518">
          <w:marLeft w:val="480"/>
          <w:marRight w:val="0"/>
          <w:marTop w:val="0"/>
          <w:marBottom w:val="0"/>
          <w:divBdr>
            <w:top w:val="none" w:sz="0" w:space="0" w:color="auto"/>
            <w:left w:val="none" w:sz="0" w:space="0" w:color="auto"/>
            <w:bottom w:val="none" w:sz="0" w:space="0" w:color="auto"/>
            <w:right w:val="none" w:sz="0" w:space="0" w:color="auto"/>
          </w:divBdr>
        </w:div>
        <w:div w:id="426581393">
          <w:marLeft w:val="480"/>
          <w:marRight w:val="0"/>
          <w:marTop w:val="0"/>
          <w:marBottom w:val="0"/>
          <w:divBdr>
            <w:top w:val="none" w:sz="0" w:space="0" w:color="auto"/>
            <w:left w:val="none" w:sz="0" w:space="0" w:color="auto"/>
            <w:bottom w:val="none" w:sz="0" w:space="0" w:color="auto"/>
            <w:right w:val="none" w:sz="0" w:space="0" w:color="auto"/>
          </w:divBdr>
        </w:div>
        <w:div w:id="493255335">
          <w:marLeft w:val="480"/>
          <w:marRight w:val="0"/>
          <w:marTop w:val="0"/>
          <w:marBottom w:val="0"/>
          <w:divBdr>
            <w:top w:val="none" w:sz="0" w:space="0" w:color="auto"/>
            <w:left w:val="none" w:sz="0" w:space="0" w:color="auto"/>
            <w:bottom w:val="none" w:sz="0" w:space="0" w:color="auto"/>
            <w:right w:val="none" w:sz="0" w:space="0" w:color="auto"/>
          </w:divBdr>
        </w:div>
        <w:div w:id="531039956">
          <w:marLeft w:val="480"/>
          <w:marRight w:val="0"/>
          <w:marTop w:val="0"/>
          <w:marBottom w:val="0"/>
          <w:divBdr>
            <w:top w:val="none" w:sz="0" w:space="0" w:color="auto"/>
            <w:left w:val="none" w:sz="0" w:space="0" w:color="auto"/>
            <w:bottom w:val="none" w:sz="0" w:space="0" w:color="auto"/>
            <w:right w:val="none" w:sz="0" w:space="0" w:color="auto"/>
          </w:divBdr>
        </w:div>
        <w:div w:id="576744221">
          <w:marLeft w:val="480"/>
          <w:marRight w:val="0"/>
          <w:marTop w:val="0"/>
          <w:marBottom w:val="0"/>
          <w:divBdr>
            <w:top w:val="none" w:sz="0" w:space="0" w:color="auto"/>
            <w:left w:val="none" w:sz="0" w:space="0" w:color="auto"/>
            <w:bottom w:val="none" w:sz="0" w:space="0" w:color="auto"/>
            <w:right w:val="none" w:sz="0" w:space="0" w:color="auto"/>
          </w:divBdr>
        </w:div>
        <w:div w:id="580915985">
          <w:marLeft w:val="480"/>
          <w:marRight w:val="0"/>
          <w:marTop w:val="0"/>
          <w:marBottom w:val="0"/>
          <w:divBdr>
            <w:top w:val="none" w:sz="0" w:space="0" w:color="auto"/>
            <w:left w:val="none" w:sz="0" w:space="0" w:color="auto"/>
            <w:bottom w:val="none" w:sz="0" w:space="0" w:color="auto"/>
            <w:right w:val="none" w:sz="0" w:space="0" w:color="auto"/>
          </w:divBdr>
        </w:div>
        <w:div w:id="600378326">
          <w:marLeft w:val="480"/>
          <w:marRight w:val="0"/>
          <w:marTop w:val="0"/>
          <w:marBottom w:val="0"/>
          <w:divBdr>
            <w:top w:val="none" w:sz="0" w:space="0" w:color="auto"/>
            <w:left w:val="none" w:sz="0" w:space="0" w:color="auto"/>
            <w:bottom w:val="none" w:sz="0" w:space="0" w:color="auto"/>
            <w:right w:val="none" w:sz="0" w:space="0" w:color="auto"/>
          </w:divBdr>
        </w:div>
        <w:div w:id="619729795">
          <w:marLeft w:val="480"/>
          <w:marRight w:val="0"/>
          <w:marTop w:val="0"/>
          <w:marBottom w:val="0"/>
          <w:divBdr>
            <w:top w:val="none" w:sz="0" w:space="0" w:color="auto"/>
            <w:left w:val="none" w:sz="0" w:space="0" w:color="auto"/>
            <w:bottom w:val="none" w:sz="0" w:space="0" w:color="auto"/>
            <w:right w:val="none" w:sz="0" w:space="0" w:color="auto"/>
          </w:divBdr>
        </w:div>
        <w:div w:id="621880675">
          <w:marLeft w:val="480"/>
          <w:marRight w:val="0"/>
          <w:marTop w:val="0"/>
          <w:marBottom w:val="0"/>
          <w:divBdr>
            <w:top w:val="none" w:sz="0" w:space="0" w:color="auto"/>
            <w:left w:val="none" w:sz="0" w:space="0" w:color="auto"/>
            <w:bottom w:val="none" w:sz="0" w:space="0" w:color="auto"/>
            <w:right w:val="none" w:sz="0" w:space="0" w:color="auto"/>
          </w:divBdr>
        </w:div>
        <w:div w:id="628559757">
          <w:marLeft w:val="480"/>
          <w:marRight w:val="0"/>
          <w:marTop w:val="0"/>
          <w:marBottom w:val="0"/>
          <w:divBdr>
            <w:top w:val="none" w:sz="0" w:space="0" w:color="auto"/>
            <w:left w:val="none" w:sz="0" w:space="0" w:color="auto"/>
            <w:bottom w:val="none" w:sz="0" w:space="0" w:color="auto"/>
            <w:right w:val="none" w:sz="0" w:space="0" w:color="auto"/>
          </w:divBdr>
        </w:div>
        <w:div w:id="631135870">
          <w:marLeft w:val="480"/>
          <w:marRight w:val="0"/>
          <w:marTop w:val="0"/>
          <w:marBottom w:val="0"/>
          <w:divBdr>
            <w:top w:val="none" w:sz="0" w:space="0" w:color="auto"/>
            <w:left w:val="none" w:sz="0" w:space="0" w:color="auto"/>
            <w:bottom w:val="none" w:sz="0" w:space="0" w:color="auto"/>
            <w:right w:val="none" w:sz="0" w:space="0" w:color="auto"/>
          </w:divBdr>
        </w:div>
        <w:div w:id="686910290">
          <w:marLeft w:val="480"/>
          <w:marRight w:val="0"/>
          <w:marTop w:val="0"/>
          <w:marBottom w:val="0"/>
          <w:divBdr>
            <w:top w:val="none" w:sz="0" w:space="0" w:color="auto"/>
            <w:left w:val="none" w:sz="0" w:space="0" w:color="auto"/>
            <w:bottom w:val="none" w:sz="0" w:space="0" w:color="auto"/>
            <w:right w:val="none" w:sz="0" w:space="0" w:color="auto"/>
          </w:divBdr>
        </w:div>
        <w:div w:id="724335052">
          <w:marLeft w:val="480"/>
          <w:marRight w:val="0"/>
          <w:marTop w:val="0"/>
          <w:marBottom w:val="0"/>
          <w:divBdr>
            <w:top w:val="none" w:sz="0" w:space="0" w:color="auto"/>
            <w:left w:val="none" w:sz="0" w:space="0" w:color="auto"/>
            <w:bottom w:val="none" w:sz="0" w:space="0" w:color="auto"/>
            <w:right w:val="none" w:sz="0" w:space="0" w:color="auto"/>
          </w:divBdr>
        </w:div>
        <w:div w:id="728192126">
          <w:marLeft w:val="480"/>
          <w:marRight w:val="0"/>
          <w:marTop w:val="0"/>
          <w:marBottom w:val="0"/>
          <w:divBdr>
            <w:top w:val="none" w:sz="0" w:space="0" w:color="auto"/>
            <w:left w:val="none" w:sz="0" w:space="0" w:color="auto"/>
            <w:bottom w:val="none" w:sz="0" w:space="0" w:color="auto"/>
            <w:right w:val="none" w:sz="0" w:space="0" w:color="auto"/>
          </w:divBdr>
        </w:div>
        <w:div w:id="771627006">
          <w:marLeft w:val="480"/>
          <w:marRight w:val="0"/>
          <w:marTop w:val="0"/>
          <w:marBottom w:val="0"/>
          <w:divBdr>
            <w:top w:val="none" w:sz="0" w:space="0" w:color="auto"/>
            <w:left w:val="none" w:sz="0" w:space="0" w:color="auto"/>
            <w:bottom w:val="none" w:sz="0" w:space="0" w:color="auto"/>
            <w:right w:val="none" w:sz="0" w:space="0" w:color="auto"/>
          </w:divBdr>
        </w:div>
        <w:div w:id="788860540">
          <w:marLeft w:val="480"/>
          <w:marRight w:val="0"/>
          <w:marTop w:val="0"/>
          <w:marBottom w:val="0"/>
          <w:divBdr>
            <w:top w:val="none" w:sz="0" w:space="0" w:color="auto"/>
            <w:left w:val="none" w:sz="0" w:space="0" w:color="auto"/>
            <w:bottom w:val="none" w:sz="0" w:space="0" w:color="auto"/>
            <w:right w:val="none" w:sz="0" w:space="0" w:color="auto"/>
          </w:divBdr>
        </w:div>
        <w:div w:id="815222275">
          <w:marLeft w:val="480"/>
          <w:marRight w:val="0"/>
          <w:marTop w:val="0"/>
          <w:marBottom w:val="0"/>
          <w:divBdr>
            <w:top w:val="none" w:sz="0" w:space="0" w:color="auto"/>
            <w:left w:val="none" w:sz="0" w:space="0" w:color="auto"/>
            <w:bottom w:val="none" w:sz="0" w:space="0" w:color="auto"/>
            <w:right w:val="none" w:sz="0" w:space="0" w:color="auto"/>
          </w:divBdr>
        </w:div>
        <w:div w:id="829562526">
          <w:marLeft w:val="480"/>
          <w:marRight w:val="0"/>
          <w:marTop w:val="0"/>
          <w:marBottom w:val="0"/>
          <w:divBdr>
            <w:top w:val="none" w:sz="0" w:space="0" w:color="auto"/>
            <w:left w:val="none" w:sz="0" w:space="0" w:color="auto"/>
            <w:bottom w:val="none" w:sz="0" w:space="0" w:color="auto"/>
            <w:right w:val="none" w:sz="0" w:space="0" w:color="auto"/>
          </w:divBdr>
        </w:div>
        <w:div w:id="876235180">
          <w:marLeft w:val="480"/>
          <w:marRight w:val="0"/>
          <w:marTop w:val="0"/>
          <w:marBottom w:val="0"/>
          <w:divBdr>
            <w:top w:val="none" w:sz="0" w:space="0" w:color="auto"/>
            <w:left w:val="none" w:sz="0" w:space="0" w:color="auto"/>
            <w:bottom w:val="none" w:sz="0" w:space="0" w:color="auto"/>
            <w:right w:val="none" w:sz="0" w:space="0" w:color="auto"/>
          </w:divBdr>
        </w:div>
        <w:div w:id="904342571">
          <w:marLeft w:val="480"/>
          <w:marRight w:val="0"/>
          <w:marTop w:val="0"/>
          <w:marBottom w:val="0"/>
          <w:divBdr>
            <w:top w:val="none" w:sz="0" w:space="0" w:color="auto"/>
            <w:left w:val="none" w:sz="0" w:space="0" w:color="auto"/>
            <w:bottom w:val="none" w:sz="0" w:space="0" w:color="auto"/>
            <w:right w:val="none" w:sz="0" w:space="0" w:color="auto"/>
          </w:divBdr>
        </w:div>
        <w:div w:id="934872068">
          <w:marLeft w:val="480"/>
          <w:marRight w:val="0"/>
          <w:marTop w:val="0"/>
          <w:marBottom w:val="0"/>
          <w:divBdr>
            <w:top w:val="none" w:sz="0" w:space="0" w:color="auto"/>
            <w:left w:val="none" w:sz="0" w:space="0" w:color="auto"/>
            <w:bottom w:val="none" w:sz="0" w:space="0" w:color="auto"/>
            <w:right w:val="none" w:sz="0" w:space="0" w:color="auto"/>
          </w:divBdr>
        </w:div>
        <w:div w:id="942306165">
          <w:marLeft w:val="480"/>
          <w:marRight w:val="0"/>
          <w:marTop w:val="0"/>
          <w:marBottom w:val="0"/>
          <w:divBdr>
            <w:top w:val="none" w:sz="0" w:space="0" w:color="auto"/>
            <w:left w:val="none" w:sz="0" w:space="0" w:color="auto"/>
            <w:bottom w:val="none" w:sz="0" w:space="0" w:color="auto"/>
            <w:right w:val="none" w:sz="0" w:space="0" w:color="auto"/>
          </w:divBdr>
        </w:div>
        <w:div w:id="955478483">
          <w:marLeft w:val="480"/>
          <w:marRight w:val="0"/>
          <w:marTop w:val="0"/>
          <w:marBottom w:val="0"/>
          <w:divBdr>
            <w:top w:val="none" w:sz="0" w:space="0" w:color="auto"/>
            <w:left w:val="none" w:sz="0" w:space="0" w:color="auto"/>
            <w:bottom w:val="none" w:sz="0" w:space="0" w:color="auto"/>
            <w:right w:val="none" w:sz="0" w:space="0" w:color="auto"/>
          </w:divBdr>
        </w:div>
        <w:div w:id="979647856">
          <w:marLeft w:val="480"/>
          <w:marRight w:val="0"/>
          <w:marTop w:val="0"/>
          <w:marBottom w:val="0"/>
          <w:divBdr>
            <w:top w:val="none" w:sz="0" w:space="0" w:color="auto"/>
            <w:left w:val="none" w:sz="0" w:space="0" w:color="auto"/>
            <w:bottom w:val="none" w:sz="0" w:space="0" w:color="auto"/>
            <w:right w:val="none" w:sz="0" w:space="0" w:color="auto"/>
          </w:divBdr>
        </w:div>
        <w:div w:id="1019938094">
          <w:marLeft w:val="480"/>
          <w:marRight w:val="0"/>
          <w:marTop w:val="0"/>
          <w:marBottom w:val="0"/>
          <w:divBdr>
            <w:top w:val="none" w:sz="0" w:space="0" w:color="auto"/>
            <w:left w:val="none" w:sz="0" w:space="0" w:color="auto"/>
            <w:bottom w:val="none" w:sz="0" w:space="0" w:color="auto"/>
            <w:right w:val="none" w:sz="0" w:space="0" w:color="auto"/>
          </w:divBdr>
        </w:div>
        <w:div w:id="1022510536">
          <w:marLeft w:val="480"/>
          <w:marRight w:val="0"/>
          <w:marTop w:val="0"/>
          <w:marBottom w:val="0"/>
          <w:divBdr>
            <w:top w:val="none" w:sz="0" w:space="0" w:color="auto"/>
            <w:left w:val="none" w:sz="0" w:space="0" w:color="auto"/>
            <w:bottom w:val="none" w:sz="0" w:space="0" w:color="auto"/>
            <w:right w:val="none" w:sz="0" w:space="0" w:color="auto"/>
          </w:divBdr>
        </w:div>
        <w:div w:id="1033192537">
          <w:marLeft w:val="480"/>
          <w:marRight w:val="0"/>
          <w:marTop w:val="0"/>
          <w:marBottom w:val="0"/>
          <w:divBdr>
            <w:top w:val="none" w:sz="0" w:space="0" w:color="auto"/>
            <w:left w:val="none" w:sz="0" w:space="0" w:color="auto"/>
            <w:bottom w:val="none" w:sz="0" w:space="0" w:color="auto"/>
            <w:right w:val="none" w:sz="0" w:space="0" w:color="auto"/>
          </w:divBdr>
        </w:div>
        <w:div w:id="1151287614">
          <w:marLeft w:val="480"/>
          <w:marRight w:val="0"/>
          <w:marTop w:val="0"/>
          <w:marBottom w:val="0"/>
          <w:divBdr>
            <w:top w:val="none" w:sz="0" w:space="0" w:color="auto"/>
            <w:left w:val="none" w:sz="0" w:space="0" w:color="auto"/>
            <w:bottom w:val="none" w:sz="0" w:space="0" w:color="auto"/>
            <w:right w:val="none" w:sz="0" w:space="0" w:color="auto"/>
          </w:divBdr>
        </w:div>
        <w:div w:id="1232232411">
          <w:marLeft w:val="480"/>
          <w:marRight w:val="0"/>
          <w:marTop w:val="0"/>
          <w:marBottom w:val="0"/>
          <w:divBdr>
            <w:top w:val="none" w:sz="0" w:space="0" w:color="auto"/>
            <w:left w:val="none" w:sz="0" w:space="0" w:color="auto"/>
            <w:bottom w:val="none" w:sz="0" w:space="0" w:color="auto"/>
            <w:right w:val="none" w:sz="0" w:space="0" w:color="auto"/>
          </w:divBdr>
        </w:div>
        <w:div w:id="1248854564">
          <w:marLeft w:val="480"/>
          <w:marRight w:val="0"/>
          <w:marTop w:val="0"/>
          <w:marBottom w:val="0"/>
          <w:divBdr>
            <w:top w:val="none" w:sz="0" w:space="0" w:color="auto"/>
            <w:left w:val="none" w:sz="0" w:space="0" w:color="auto"/>
            <w:bottom w:val="none" w:sz="0" w:space="0" w:color="auto"/>
            <w:right w:val="none" w:sz="0" w:space="0" w:color="auto"/>
          </w:divBdr>
        </w:div>
        <w:div w:id="1303999528">
          <w:marLeft w:val="480"/>
          <w:marRight w:val="0"/>
          <w:marTop w:val="0"/>
          <w:marBottom w:val="0"/>
          <w:divBdr>
            <w:top w:val="none" w:sz="0" w:space="0" w:color="auto"/>
            <w:left w:val="none" w:sz="0" w:space="0" w:color="auto"/>
            <w:bottom w:val="none" w:sz="0" w:space="0" w:color="auto"/>
            <w:right w:val="none" w:sz="0" w:space="0" w:color="auto"/>
          </w:divBdr>
        </w:div>
        <w:div w:id="1350258145">
          <w:marLeft w:val="480"/>
          <w:marRight w:val="0"/>
          <w:marTop w:val="0"/>
          <w:marBottom w:val="0"/>
          <w:divBdr>
            <w:top w:val="none" w:sz="0" w:space="0" w:color="auto"/>
            <w:left w:val="none" w:sz="0" w:space="0" w:color="auto"/>
            <w:bottom w:val="none" w:sz="0" w:space="0" w:color="auto"/>
            <w:right w:val="none" w:sz="0" w:space="0" w:color="auto"/>
          </w:divBdr>
        </w:div>
        <w:div w:id="1392271383">
          <w:marLeft w:val="480"/>
          <w:marRight w:val="0"/>
          <w:marTop w:val="0"/>
          <w:marBottom w:val="0"/>
          <w:divBdr>
            <w:top w:val="none" w:sz="0" w:space="0" w:color="auto"/>
            <w:left w:val="none" w:sz="0" w:space="0" w:color="auto"/>
            <w:bottom w:val="none" w:sz="0" w:space="0" w:color="auto"/>
            <w:right w:val="none" w:sz="0" w:space="0" w:color="auto"/>
          </w:divBdr>
        </w:div>
        <w:div w:id="1453013191">
          <w:marLeft w:val="480"/>
          <w:marRight w:val="0"/>
          <w:marTop w:val="0"/>
          <w:marBottom w:val="0"/>
          <w:divBdr>
            <w:top w:val="none" w:sz="0" w:space="0" w:color="auto"/>
            <w:left w:val="none" w:sz="0" w:space="0" w:color="auto"/>
            <w:bottom w:val="none" w:sz="0" w:space="0" w:color="auto"/>
            <w:right w:val="none" w:sz="0" w:space="0" w:color="auto"/>
          </w:divBdr>
        </w:div>
        <w:div w:id="1469008425">
          <w:marLeft w:val="480"/>
          <w:marRight w:val="0"/>
          <w:marTop w:val="0"/>
          <w:marBottom w:val="0"/>
          <w:divBdr>
            <w:top w:val="none" w:sz="0" w:space="0" w:color="auto"/>
            <w:left w:val="none" w:sz="0" w:space="0" w:color="auto"/>
            <w:bottom w:val="none" w:sz="0" w:space="0" w:color="auto"/>
            <w:right w:val="none" w:sz="0" w:space="0" w:color="auto"/>
          </w:divBdr>
        </w:div>
        <w:div w:id="1482380488">
          <w:marLeft w:val="480"/>
          <w:marRight w:val="0"/>
          <w:marTop w:val="0"/>
          <w:marBottom w:val="0"/>
          <w:divBdr>
            <w:top w:val="none" w:sz="0" w:space="0" w:color="auto"/>
            <w:left w:val="none" w:sz="0" w:space="0" w:color="auto"/>
            <w:bottom w:val="none" w:sz="0" w:space="0" w:color="auto"/>
            <w:right w:val="none" w:sz="0" w:space="0" w:color="auto"/>
          </w:divBdr>
        </w:div>
        <w:div w:id="1516530349">
          <w:marLeft w:val="480"/>
          <w:marRight w:val="0"/>
          <w:marTop w:val="0"/>
          <w:marBottom w:val="0"/>
          <w:divBdr>
            <w:top w:val="none" w:sz="0" w:space="0" w:color="auto"/>
            <w:left w:val="none" w:sz="0" w:space="0" w:color="auto"/>
            <w:bottom w:val="none" w:sz="0" w:space="0" w:color="auto"/>
            <w:right w:val="none" w:sz="0" w:space="0" w:color="auto"/>
          </w:divBdr>
        </w:div>
        <w:div w:id="1526795232">
          <w:marLeft w:val="480"/>
          <w:marRight w:val="0"/>
          <w:marTop w:val="0"/>
          <w:marBottom w:val="0"/>
          <w:divBdr>
            <w:top w:val="none" w:sz="0" w:space="0" w:color="auto"/>
            <w:left w:val="none" w:sz="0" w:space="0" w:color="auto"/>
            <w:bottom w:val="none" w:sz="0" w:space="0" w:color="auto"/>
            <w:right w:val="none" w:sz="0" w:space="0" w:color="auto"/>
          </w:divBdr>
        </w:div>
        <w:div w:id="1528444931">
          <w:marLeft w:val="480"/>
          <w:marRight w:val="0"/>
          <w:marTop w:val="0"/>
          <w:marBottom w:val="0"/>
          <w:divBdr>
            <w:top w:val="none" w:sz="0" w:space="0" w:color="auto"/>
            <w:left w:val="none" w:sz="0" w:space="0" w:color="auto"/>
            <w:bottom w:val="none" w:sz="0" w:space="0" w:color="auto"/>
            <w:right w:val="none" w:sz="0" w:space="0" w:color="auto"/>
          </w:divBdr>
        </w:div>
        <w:div w:id="1546865269">
          <w:marLeft w:val="480"/>
          <w:marRight w:val="0"/>
          <w:marTop w:val="0"/>
          <w:marBottom w:val="0"/>
          <w:divBdr>
            <w:top w:val="none" w:sz="0" w:space="0" w:color="auto"/>
            <w:left w:val="none" w:sz="0" w:space="0" w:color="auto"/>
            <w:bottom w:val="none" w:sz="0" w:space="0" w:color="auto"/>
            <w:right w:val="none" w:sz="0" w:space="0" w:color="auto"/>
          </w:divBdr>
        </w:div>
        <w:div w:id="1573465121">
          <w:marLeft w:val="480"/>
          <w:marRight w:val="0"/>
          <w:marTop w:val="0"/>
          <w:marBottom w:val="0"/>
          <w:divBdr>
            <w:top w:val="none" w:sz="0" w:space="0" w:color="auto"/>
            <w:left w:val="none" w:sz="0" w:space="0" w:color="auto"/>
            <w:bottom w:val="none" w:sz="0" w:space="0" w:color="auto"/>
            <w:right w:val="none" w:sz="0" w:space="0" w:color="auto"/>
          </w:divBdr>
        </w:div>
        <w:div w:id="1575049636">
          <w:marLeft w:val="480"/>
          <w:marRight w:val="0"/>
          <w:marTop w:val="0"/>
          <w:marBottom w:val="0"/>
          <w:divBdr>
            <w:top w:val="none" w:sz="0" w:space="0" w:color="auto"/>
            <w:left w:val="none" w:sz="0" w:space="0" w:color="auto"/>
            <w:bottom w:val="none" w:sz="0" w:space="0" w:color="auto"/>
            <w:right w:val="none" w:sz="0" w:space="0" w:color="auto"/>
          </w:divBdr>
        </w:div>
        <w:div w:id="1631783060">
          <w:marLeft w:val="480"/>
          <w:marRight w:val="0"/>
          <w:marTop w:val="0"/>
          <w:marBottom w:val="0"/>
          <w:divBdr>
            <w:top w:val="none" w:sz="0" w:space="0" w:color="auto"/>
            <w:left w:val="none" w:sz="0" w:space="0" w:color="auto"/>
            <w:bottom w:val="none" w:sz="0" w:space="0" w:color="auto"/>
            <w:right w:val="none" w:sz="0" w:space="0" w:color="auto"/>
          </w:divBdr>
        </w:div>
        <w:div w:id="1760712601">
          <w:marLeft w:val="480"/>
          <w:marRight w:val="0"/>
          <w:marTop w:val="0"/>
          <w:marBottom w:val="0"/>
          <w:divBdr>
            <w:top w:val="none" w:sz="0" w:space="0" w:color="auto"/>
            <w:left w:val="none" w:sz="0" w:space="0" w:color="auto"/>
            <w:bottom w:val="none" w:sz="0" w:space="0" w:color="auto"/>
            <w:right w:val="none" w:sz="0" w:space="0" w:color="auto"/>
          </w:divBdr>
        </w:div>
        <w:div w:id="1760832464">
          <w:marLeft w:val="480"/>
          <w:marRight w:val="0"/>
          <w:marTop w:val="0"/>
          <w:marBottom w:val="0"/>
          <w:divBdr>
            <w:top w:val="none" w:sz="0" w:space="0" w:color="auto"/>
            <w:left w:val="none" w:sz="0" w:space="0" w:color="auto"/>
            <w:bottom w:val="none" w:sz="0" w:space="0" w:color="auto"/>
            <w:right w:val="none" w:sz="0" w:space="0" w:color="auto"/>
          </w:divBdr>
        </w:div>
        <w:div w:id="1855529835">
          <w:marLeft w:val="480"/>
          <w:marRight w:val="0"/>
          <w:marTop w:val="0"/>
          <w:marBottom w:val="0"/>
          <w:divBdr>
            <w:top w:val="none" w:sz="0" w:space="0" w:color="auto"/>
            <w:left w:val="none" w:sz="0" w:space="0" w:color="auto"/>
            <w:bottom w:val="none" w:sz="0" w:space="0" w:color="auto"/>
            <w:right w:val="none" w:sz="0" w:space="0" w:color="auto"/>
          </w:divBdr>
        </w:div>
        <w:div w:id="1866358371">
          <w:marLeft w:val="480"/>
          <w:marRight w:val="0"/>
          <w:marTop w:val="0"/>
          <w:marBottom w:val="0"/>
          <w:divBdr>
            <w:top w:val="none" w:sz="0" w:space="0" w:color="auto"/>
            <w:left w:val="none" w:sz="0" w:space="0" w:color="auto"/>
            <w:bottom w:val="none" w:sz="0" w:space="0" w:color="auto"/>
            <w:right w:val="none" w:sz="0" w:space="0" w:color="auto"/>
          </w:divBdr>
        </w:div>
        <w:div w:id="1868325411">
          <w:marLeft w:val="480"/>
          <w:marRight w:val="0"/>
          <w:marTop w:val="0"/>
          <w:marBottom w:val="0"/>
          <w:divBdr>
            <w:top w:val="none" w:sz="0" w:space="0" w:color="auto"/>
            <w:left w:val="none" w:sz="0" w:space="0" w:color="auto"/>
            <w:bottom w:val="none" w:sz="0" w:space="0" w:color="auto"/>
            <w:right w:val="none" w:sz="0" w:space="0" w:color="auto"/>
          </w:divBdr>
        </w:div>
        <w:div w:id="1872765598">
          <w:marLeft w:val="480"/>
          <w:marRight w:val="0"/>
          <w:marTop w:val="0"/>
          <w:marBottom w:val="0"/>
          <w:divBdr>
            <w:top w:val="none" w:sz="0" w:space="0" w:color="auto"/>
            <w:left w:val="none" w:sz="0" w:space="0" w:color="auto"/>
            <w:bottom w:val="none" w:sz="0" w:space="0" w:color="auto"/>
            <w:right w:val="none" w:sz="0" w:space="0" w:color="auto"/>
          </w:divBdr>
        </w:div>
        <w:div w:id="1899510820">
          <w:marLeft w:val="480"/>
          <w:marRight w:val="0"/>
          <w:marTop w:val="0"/>
          <w:marBottom w:val="0"/>
          <w:divBdr>
            <w:top w:val="none" w:sz="0" w:space="0" w:color="auto"/>
            <w:left w:val="none" w:sz="0" w:space="0" w:color="auto"/>
            <w:bottom w:val="none" w:sz="0" w:space="0" w:color="auto"/>
            <w:right w:val="none" w:sz="0" w:space="0" w:color="auto"/>
          </w:divBdr>
        </w:div>
        <w:div w:id="1949043894">
          <w:marLeft w:val="480"/>
          <w:marRight w:val="0"/>
          <w:marTop w:val="0"/>
          <w:marBottom w:val="0"/>
          <w:divBdr>
            <w:top w:val="none" w:sz="0" w:space="0" w:color="auto"/>
            <w:left w:val="none" w:sz="0" w:space="0" w:color="auto"/>
            <w:bottom w:val="none" w:sz="0" w:space="0" w:color="auto"/>
            <w:right w:val="none" w:sz="0" w:space="0" w:color="auto"/>
          </w:divBdr>
        </w:div>
        <w:div w:id="1963030059">
          <w:marLeft w:val="480"/>
          <w:marRight w:val="0"/>
          <w:marTop w:val="0"/>
          <w:marBottom w:val="0"/>
          <w:divBdr>
            <w:top w:val="none" w:sz="0" w:space="0" w:color="auto"/>
            <w:left w:val="none" w:sz="0" w:space="0" w:color="auto"/>
            <w:bottom w:val="none" w:sz="0" w:space="0" w:color="auto"/>
            <w:right w:val="none" w:sz="0" w:space="0" w:color="auto"/>
          </w:divBdr>
        </w:div>
        <w:div w:id="2028558117">
          <w:marLeft w:val="480"/>
          <w:marRight w:val="0"/>
          <w:marTop w:val="0"/>
          <w:marBottom w:val="0"/>
          <w:divBdr>
            <w:top w:val="none" w:sz="0" w:space="0" w:color="auto"/>
            <w:left w:val="none" w:sz="0" w:space="0" w:color="auto"/>
            <w:bottom w:val="none" w:sz="0" w:space="0" w:color="auto"/>
            <w:right w:val="none" w:sz="0" w:space="0" w:color="auto"/>
          </w:divBdr>
        </w:div>
        <w:div w:id="2030981972">
          <w:marLeft w:val="480"/>
          <w:marRight w:val="0"/>
          <w:marTop w:val="0"/>
          <w:marBottom w:val="0"/>
          <w:divBdr>
            <w:top w:val="none" w:sz="0" w:space="0" w:color="auto"/>
            <w:left w:val="none" w:sz="0" w:space="0" w:color="auto"/>
            <w:bottom w:val="none" w:sz="0" w:space="0" w:color="auto"/>
            <w:right w:val="none" w:sz="0" w:space="0" w:color="auto"/>
          </w:divBdr>
        </w:div>
        <w:div w:id="2051294884">
          <w:marLeft w:val="480"/>
          <w:marRight w:val="0"/>
          <w:marTop w:val="0"/>
          <w:marBottom w:val="0"/>
          <w:divBdr>
            <w:top w:val="none" w:sz="0" w:space="0" w:color="auto"/>
            <w:left w:val="none" w:sz="0" w:space="0" w:color="auto"/>
            <w:bottom w:val="none" w:sz="0" w:space="0" w:color="auto"/>
            <w:right w:val="none" w:sz="0" w:space="0" w:color="auto"/>
          </w:divBdr>
        </w:div>
        <w:div w:id="2093313509">
          <w:marLeft w:val="480"/>
          <w:marRight w:val="0"/>
          <w:marTop w:val="0"/>
          <w:marBottom w:val="0"/>
          <w:divBdr>
            <w:top w:val="none" w:sz="0" w:space="0" w:color="auto"/>
            <w:left w:val="none" w:sz="0" w:space="0" w:color="auto"/>
            <w:bottom w:val="none" w:sz="0" w:space="0" w:color="auto"/>
            <w:right w:val="none" w:sz="0" w:space="0" w:color="auto"/>
          </w:divBdr>
        </w:div>
        <w:div w:id="2106801655">
          <w:marLeft w:val="480"/>
          <w:marRight w:val="0"/>
          <w:marTop w:val="0"/>
          <w:marBottom w:val="0"/>
          <w:divBdr>
            <w:top w:val="none" w:sz="0" w:space="0" w:color="auto"/>
            <w:left w:val="none" w:sz="0" w:space="0" w:color="auto"/>
            <w:bottom w:val="none" w:sz="0" w:space="0" w:color="auto"/>
            <w:right w:val="none" w:sz="0" w:space="0" w:color="auto"/>
          </w:divBdr>
        </w:div>
      </w:divsChild>
    </w:div>
    <w:div w:id="1491023029">
      <w:bodyDiv w:val="1"/>
      <w:marLeft w:val="0"/>
      <w:marRight w:val="0"/>
      <w:marTop w:val="0"/>
      <w:marBottom w:val="0"/>
      <w:divBdr>
        <w:top w:val="none" w:sz="0" w:space="0" w:color="auto"/>
        <w:left w:val="none" w:sz="0" w:space="0" w:color="auto"/>
        <w:bottom w:val="none" w:sz="0" w:space="0" w:color="auto"/>
        <w:right w:val="none" w:sz="0" w:space="0" w:color="auto"/>
      </w:divBdr>
      <w:divsChild>
        <w:div w:id="198320929">
          <w:marLeft w:val="480"/>
          <w:marRight w:val="0"/>
          <w:marTop w:val="0"/>
          <w:marBottom w:val="0"/>
          <w:divBdr>
            <w:top w:val="none" w:sz="0" w:space="0" w:color="auto"/>
            <w:left w:val="none" w:sz="0" w:space="0" w:color="auto"/>
            <w:bottom w:val="none" w:sz="0" w:space="0" w:color="auto"/>
            <w:right w:val="none" w:sz="0" w:space="0" w:color="auto"/>
          </w:divBdr>
        </w:div>
        <w:div w:id="239027178">
          <w:marLeft w:val="480"/>
          <w:marRight w:val="0"/>
          <w:marTop w:val="0"/>
          <w:marBottom w:val="0"/>
          <w:divBdr>
            <w:top w:val="none" w:sz="0" w:space="0" w:color="auto"/>
            <w:left w:val="none" w:sz="0" w:space="0" w:color="auto"/>
            <w:bottom w:val="none" w:sz="0" w:space="0" w:color="auto"/>
            <w:right w:val="none" w:sz="0" w:space="0" w:color="auto"/>
          </w:divBdr>
        </w:div>
        <w:div w:id="256252287">
          <w:marLeft w:val="480"/>
          <w:marRight w:val="0"/>
          <w:marTop w:val="0"/>
          <w:marBottom w:val="0"/>
          <w:divBdr>
            <w:top w:val="none" w:sz="0" w:space="0" w:color="auto"/>
            <w:left w:val="none" w:sz="0" w:space="0" w:color="auto"/>
            <w:bottom w:val="none" w:sz="0" w:space="0" w:color="auto"/>
            <w:right w:val="none" w:sz="0" w:space="0" w:color="auto"/>
          </w:divBdr>
        </w:div>
        <w:div w:id="266353379">
          <w:marLeft w:val="480"/>
          <w:marRight w:val="0"/>
          <w:marTop w:val="0"/>
          <w:marBottom w:val="0"/>
          <w:divBdr>
            <w:top w:val="none" w:sz="0" w:space="0" w:color="auto"/>
            <w:left w:val="none" w:sz="0" w:space="0" w:color="auto"/>
            <w:bottom w:val="none" w:sz="0" w:space="0" w:color="auto"/>
            <w:right w:val="none" w:sz="0" w:space="0" w:color="auto"/>
          </w:divBdr>
        </w:div>
        <w:div w:id="281501293">
          <w:marLeft w:val="480"/>
          <w:marRight w:val="0"/>
          <w:marTop w:val="0"/>
          <w:marBottom w:val="0"/>
          <w:divBdr>
            <w:top w:val="none" w:sz="0" w:space="0" w:color="auto"/>
            <w:left w:val="none" w:sz="0" w:space="0" w:color="auto"/>
            <w:bottom w:val="none" w:sz="0" w:space="0" w:color="auto"/>
            <w:right w:val="none" w:sz="0" w:space="0" w:color="auto"/>
          </w:divBdr>
        </w:div>
        <w:div w:id="341317513">
          <w:marLeft w:val="480"/>
          <w:marRight w:val="0"/>
          <w:marTop w:val="0"/>
          <w:marBottom w:val="0"/>
          <w:divBdr>
            <w:top w:val="none" w:sz="0" w:space="0" w:color="auto"/>
            <w:left w:val="none" w:sz="0" w:space="0" w:color="auto"/>
            <w:bottom w:val="none" w:sz="0" w:space="0" w:color="auto"/>
            <w:right w:val="none" w:sz="0" w:space="0" w:color="auto"/>
          </w:divBdr>
        </w:div>
        <w:div w:id="399711820">
          <w:marLeft w:val="480"/>
          <w:marRight w:val="0"/>
          <w:marTop w:val="0"/>
          <w:marBottom w:val="0"/>
          <w:divBdr>
            <w:top w:val="none" w:sz="0" w:space="0" w:color="auto"/>
            <w:left w:val="none" w:sz="0" w:space="0" w:color="auto"/>
            <w:bottom w:val="none" w:sz="0" w:space="0" w:color="auto"/>
            <w:right w:val="none" w:sz="0" w:space="0" w:color="auto"/>
          </w:divBdr>
        </w:div>
        <w:div w:id="469058344">
          <w:marLeft w:val="480"/>
          <w:marRight w:val="0"/>
          <w:marTop w:val="0"/>
          <w:marBottom w:val="0"/>
          <w:divBdr>
            <w:top w:val="none" w:sz="0" w:space="0" w:color="auto"/>
            <w:left w:val="none" w:sz="0" w:space="0" w:color="auto"/>
            <w:bottom w:val="none" w:sz="0" w:space="0" w:color="auto"/>
            <w:right w:val="none" w:sz="0" w:space="0" w:color="auto"/>
          </w:divBdr>
        </w:div>
        <w:div w:id="477843617">
          <w:marLeft w:val="480"/>
          <w:marRight w:val="0"/>
          <w:marTop w:val="0"/>
          <w:marBottom w:val="0"/>
          <w:divBdr>
            <w:top w:val="none" w:sz="0" w:space="0" w:color="auto"/>
            <w:left w:val="none" w:sz="0" w:space="0" w:color="auto"/>
            <w:bottom w:val="none" w:sz="0" w:space="0" w:color="auto"/>
            <w:right w:val="none" w:sz="0" w:space="0" w:color="auto"/>
          </w:divBdr>
        </w:div>
        <w:div w:id="480389890">
          <w:marLeft w:val="480"/>
          <w:marRight w:val="0"/>
          <w:marTop w:val="0"/>
          <w:marBottom w:val="0"/>
          <w:divBdr>
            <w:top w:val="none" w:sz="0" w:space="0" w:color="auto"/>
            <w:left w:val="none" w:sz="0" w:space="0" w:color="auto"/>
            <w:bottom w:val="none" w:sz="0" w:space="0" w:color="auto"/>
            <w:right w:val="none" w:sz="0" w:space="0" w:color="auto"/>
          </w:divBdr>
        </w:div>
        <w:div w:id="545023510">
          <w:marLeft w:val="480"/>
          <w:marRight w:val="0"/>
          <w:marTop w:val="0"/>
          <w:marBottom w:val="0"/>
          <w:divBdr>
            <w:top w:val="none" w:sz="0" w:space="0" w:color="auto"/>
            <w:left w:val="none" w:sz="0" w:space="0" w:color="auto"/>
            <w:bottom w:val="none" w:sz="0" w:space="0" w:color="auto"/>
            <w:right w:val="none" w:sz="0" w:space="0" w:color="auto"/>
          </w:divBdr>
        </w:div>
        <w:div w:id="590821439">
          <w:marLeft w:val="480"/>
          <w:marRight w:val="0"/>
          <w:marTop w:val="0"/>
          <w:marBottom w:val="0"/>
          <w:divBdr>
            <w:top w:val="none" w:sz="0" w:space="0" w:color="auto"/>
            <w:left w:val="none" w:sz="0" w:space="0" w:color="auto"/>
            <w:bottom w:val="none" w:sz="0" w:space="0" w:color="auto"/>
            <w:right w:val="none" w:sz="0" w:space="0" w:color="auto"/>
          </w:divBdr>
        </w:div>
        <w:div w:id="636645959">
          <w:marLeft w:val="480"/>
          <w:marRight w:val="0"/>
          <w:marTop w:val="0"/>
          <w:marBottom w:val="0"/>
          <w:divBdr>
            <w:top w:val="none" w:sz="0" w:space="0" w:color="auto"/>
            <w:left w:val="none" w:sz="0" w:space="0" w:color="auto"/>
            <w:bottom w:val="none" w:sz="0" w:space="0" w:color="auto"/>
            <w:right w:val="none" w:sz="0" w:space="0" w:color="auto"/>
          </w:divBdr>
        </w:div>
        <w:div w:id="649986993">
          <w:marLeft w:val="480"/>
          <w:marRight w:val="0"/>
          <w:marTop w:val="0"/>
          <w:marBottom w:val="0"/>
          <w:divBdr>
            <w:top w:val="none" w:sz="0" w:space="0" w:color="auto"/>
            <w:left w:val="none" w:sz="0" w:space="0" w:color="auto"/>
            <w:bottom w:val="none" w:sz="0" w:space="0" w:color="auto"/>
            <w:right w:val="none" w:sz="0" w:space="0" w:color="auto"/>
          </w:divBdr>
        </w:div>
        <w:div w:id="697782623">
          <w:marLeft w:val="480"/>
          <w:marRight w:val="0"/>
          <w:marTop w:val="0"/>
          <w:marBottom w:val="0"/>
          <w:divBdr>
            <w:top w:val="none" w:sz="0" w:space="0" w:color="auto"/>
            <w:left w:val="none" w:sz="0" w:space="0" w:color="auto"/>
            <w:bottom w:val="none" w:sz="0" w:space="0" w:color="auto"/>
            <w:right w:val="none" w:sz="0" w:space="0" w:color="auto"/>
          </w:divBdr>
        </w:div>
        <w:div w:id="708065184">
          <w:marLeft w:val="480"/>
          <w:marRight w:val="0"/>
          <w:marTop w:val="0"/>
          <w:marBottom w:val="0"/>
          <w:divBdr>
            <w:top w:val="none" w:sz="0" w:space="0" w:color="auto"/>
            <w:left w:val="none" w:sz="0" w:space="0" w:color="auto"/>
            <w:bottom w:val="none" w:sz="0" w:space="0" w:color="auto"/>
            <w:right w:val="none" w:sz="0" w:space="0" w:color="auto"/>
          </w:divBdr>
        </w:div>
        <w:div w:id="721755553">
          <w:marLeft w:val="480"/>
          <w:marRight w:val="0"/>
          <w:marTop w:val="0"/>
          <w:marBottom w:val="0"/>
          <w:divBdr>
            <w:top w:val="none" w:sz="0" w:space="0" w:color="auto"/>
            <w:left w:val="none" w:sz="0" w:space="0" w:color="auto"/>
            <w:bottom w:val="none" w:sz="0" w:space="0" w:color="auto"/>
            <w:right w:val="none" w:sz="0" w:space="0" w:color="auto"/>
          </w:divBdr>
        </w:div>
        <w:div w:id="724763407">
          <w:marLeft w:val="480"/>
          <w:marRight w:val="0"/>
          <w:marTop w:val="0"/>
          <w:marBottom w:val="0"/>
          <w:divBdr>
            <w:top w:val="none" w:sz="0" w:space="0" w:color="auto"/>
            <w:left w:val="none" w:sz="0" w:space="0" w:color="auto"/>
            <w:bottom w:val="none" w:sz="0" w:space="0" w:color="auto"/>
            <w:right w:val="none" w:sz="0" w:space="0" w:color="auto"/>
          </w:divBdr>
        </w:div>
        <w:div w:id="798718409">
          <w:marLeft w:val="480"/>
          <w:marRight w:val="0"/>
          <w:marTop w:val="0"/>
          <w:marBottom w:val="0"/>
          <w:divBdr>
            <w:top w:val="none" w:sz="0" w:space="0" w:color="auto"/>
            <w:left w:val="none" w:sz="0" w:space="0" w:color="auto"/>
            <w:bottom w:val="none" w:sz="0" w:space="0" w:color="auto"/>
            <w:right w:val="none" w:sz="0" w:space="0" w:color="auto"/>
          </w:divBdr>
        </w:div>
        <w:div w:id="873469572">
          <w:marLeft w:val="480"/>
          <w:marRight w:val="0"/>
          <w:marTop w:val="0"/>
          <w:marBottom w:val="0"/>
          <w:divBdr>
            <w:top w:val="none" w:sz="0" w:space="0" w:color="auto"/>
            <w:left w:val="none" w:sz="0" w:space="0" w:color="auto"/>
            <w:bottom w:val="none" w:sz="0" w:space="0" w:color="auto"/>
            <w:right w:val="none" w:sz="0" w:space="0" w:color="auto"/>
          </w:divBdr>
        </w:div>
        <w:div w:id="892548813">
          <w:marLeft w:val="480"/>
          <w:marRight w:val="0"/>
          <w:marTop w:val="0"/>
          <w:marBottom w:val="0"/>
          <w:divBdr>
            <w:top w:val="none" w:sz="0" w:space="0" w:color="auto"/>
            <w:left w:val="none" w:sz="0" w:space="0" w:color="auto"/>
            <w:bottom w:val="none" w:sz="0" w:space="0" w:color="auto"/>
            <w:right w:val="none" w:sz="0" w:space="0" w:color="auto"/>
          </w:divBdr>
        </w:div>
        <w:div w:id="895579710">
          <w:marLeft w:val="480"/>
          <w:marRight w:val="0"/>
          <w:marTop w:val="0"/>
          <w:marBottom w:val="0"/>
          <w:divBdr>
            <w:top w:val="none" w:sz="0" w:space="0" w:color="auto"/>
            <w:left w:val="none" w:sz="0" w:space="0" w:color="auto"/>
            <w:bottom w:val="none" w:sz="0" w:space="0" w:color="auto"/>
            <w:right w:val="none" w:sz="0" w:space="0" w:color="auto"/>
          </w:divBdr>
        </w:div>
        <w:div w:id="920061037">
          <w:marLeft w:val="480"/>
          <w:marRight w:val="0"/>
          <w:marTop w:val="0"/>
          <w:marBottom w:val="0"/>
          <w:divBdr>
            <w:top w:val="none" w:sz="0" w:space="0" w:color="auto"/>
            <w:left w:val="none" w:sz="0" w:space="0" w:color="auto"/>
            <w:bottom w:val="none" w:sz="0" w:space="0" w:color="auto"/>
            <w:right w:val="none" w:sz="0" w:space="0" w:color="auto"/>
          </w:divBdr>
        </w:div>
        <w:div w:id="1006663979">
          <w:marLeft w:val="480"/>
          <w:marRight w:val="0"/>
          <w:marTop w:val="0"/>
          <w:marBottom w:val="0"/>
          <w:divBdr>
            <w:top w:val="none" w:sz="0" w:space="0" w:color="auto"/>
            <w:left w:val="none" w:sz="0" w:space="0" w:color="auto"/>
            <w:bottom w:val="none" w:sz="0" w:space="0" w:color="auto"/>
            <w:right w:val="none" w:sz="0" w:space="0" w:color="auto"/>
          </w:divBdr>
        </w:div>
        <w:div w:id="1035347418">
          <w:marLeft w:val="480"/>
          <w:marRight w:val="0"/>
          <w:marTop w:val="0"/>
          <w:marBottom w:val="0"/>
          <w:divBdr>
            <w:top w:val="none" w:sz="0" w:space="0" w:color="auto"/>
            <w:left w:val="none" w:sz="0" w:space="0" w:color="auto"/>
            <w:bottom w:val="none" w:sz="0" w:space="0" w:color="auto"/>
            <w:right w:val="none" w:sz="0" w:space="0" w:color="auto"/>
          </w:divBdr>
        </w:div>
        <w:div w:id="1037662743">
          <w:marLeft w:val="480"/>
          <w:marRight w:val="0"/>
          <w:marTop w:val="0"/>
          <w:marBottom w:val="0"/>
          <w:divBdr>
            <w:top w:val="none" w:sz="0" w:space="0" w:color="auto"/>
            <w:left w:val="none" w:sz="0" w:space="0" w:color="auto"/>
            <w:bottom w:val="none" w:sz="0" w:space="0" w:color="auto"/>
            <w:right w:val="none" w:sz="0" w:space="0" w:color="auto"/>
          </w:divBdr>
        </w:div>
        <w:div w:id="1069499009">
          <w:marLeft w:val="480"/>
          <w:marRight w:val="0"/>
          <w:marTop w:val="0"/>
          <w:marBottom w:val="0"/>
          <w:divBdr>
            <w:top w:val="none" w:sz="0" w:space="0" w:color="auto"/>
            <w:left w:val="none" w:sz="0" w:space="0" w:color="auto"/>
            <w:bottom w:val="none" w:sz="0" w:space="0" w:color="auto"/>
            <w:right w:val="none" w:sz="0" w:space="0" w:color="auto"/>
          </w:divBdr>
        </w:div>
        <w:div w:id="1095977414">
          <w:marLeft w:val="480"/>
          <w:marRight w:val="0"/>
          <w:marTop w:val="0"/>
          <w:marBottom w:val="0"/>
          <w:divBdr>
            <w:top w:val="none" w:sz="0" w:space="0" w:color="auto"/>
            <w:left w:val="none" w:sz="0" w:space="0" w:color="auto"/>
            <w:bottom w:val="none" w:sz="0" w:space="0" w:color="auto"/>
            <w:right w:val="none" w:sz="0" w:space="0" w:color="auto"/>
          </w:divBdr>
        </w:div>
        <w:div w:id="1109277842">
          <w:marLeft w:val="480"/>
          <w:marRight w:val="0"/>
          <w:marTop w:val="0"/>
          <w:marBottom w:val="0"/>
          <w:divBdr>
            <w:top w:val="none" w:sz="0" w:space="0" w:color="auto"/>
            <w:left w:val="none" w:sz="0" w:space="0" w:color="auto"/>
            <w:bottom w:val="none" w:sz="0" w:space="0" w:color="auto"/>
            <w:right w:val="none" w:sz="0" w:space="0" w:color="auto"/>
          </w:divBdr>
        </w:div>
        <w:div w:id="1126848340">
          <w:marLeft w:val="480"/>
          <w:marRight w:val="0"/>
          <w:marTop w:val="0"/>
          <w:marBottom w:val="0"/>
          <w:divBdr>
            <w:top w:val="none" w:sz="0" w:space="0" w:color="auto"/>
            <w:left w:val="none" w:sz="0" w:space="0" w:color="auto"/>
            <w:bottom w:val="none" w:sz="0" w:space="0" w:color="auto"/>
            <w:right w:val="none" w:sz="0" w:space="0" w:color="auto"/>
          </w:divBdr>
        </w:div>
        <w:div w:id="1206140413">
          <w:marLeft w:val="480"/>
          <w:marRight w:val="0"/>
          <w:marTop w:val="0"/>
          <w:marBottom w:val="0"/>
          <w:divBdr>
            <w:top w:val="none" w:sz="0" w:space="0" w:color="auto"/>
            <w:left w:val="none" w:sz="0" w:space="0" w:color="auto"/>
            <w:bottom w:val="none" w:sz="0" w:space="0" w:color="auto"/>
            <w:right w:val="none" w:sz="0" w:space="0" w:color="auto"/>
          </w:divBdr>
        </w:div>
        <w:div w:id="1216507142">
          <w:marLeft w:val="480"/>
          <w:marRight w:val="0"/>
          <w:marTop w:val="0"/>
          <w:marBottom w:val="0"/>
          <w:divBdr>
            <w:top w:val="none" w:sz="0" w:space="0" w:color="auto"/>
            <w:left w:val="none" w:sz="0" w:space="0" w:color="auto"/>
            <w:bottom w:val="none" w:sz="0" w:space="0" w:color="auto"/>
            <w:right w:val="none" w:sz="0" w:space="0" w:color="auto"/>
          </w:divBdr>
        </w:div>
        <w:div w:id="1230262397">
          <w:marLeft w:val="480"/>
          <w:marRight w:val="0"/>
          <w:marTop w:val="0"/>
          <w:marBottom w:val="0"/>
          <w:divBdr>
            <w:top w:val="none" w:sz="0" w:space="0" w:color="auto"/>
            <w:left w:val="none" w:sz="0" w:space="0" w:color="auto"/>
            <w:bottom w:val="none" w:sz="0" w:space="0" w:color="auto"/>
            <w:right w:val="none" w:sz="0" w:space="0" w:color="auto"/>
          </w:divBdr>
        </w:div>
        <w:div w:id="1272513078">
          <w:marLeft w:val="480"/>
          <w:marRight w:val="0"/>
          <w:marTop w:val="0"/>
          <w:marBottom w:val="0"/>
          <w:divBdr>
            <w:top w:val="none" w:sz="0" w:space="0" w:color="auto"/>
            <w:left w:val="none" w:sz="0" w:space="0" w:color="auto"/>
            <w:bottom w:val="none" w:sz="0" w:space="0" w:color="auto"/>
            <w:right w:val="none" w:sz="0" w:space="0" w:color="auto"/>
          </w:divBdr>
        </w:div>
        <w:div w:id="1340081220">
          <w:marLeft w:val="480"/>
          <w:marRight w:val="0"/>
          <w:marTop w:val="0"/>
          <w:marBottom w:val="0"/>
          <w:divBdr>
            <w:top w:val="none" w:sz="0" w:space="0" w:color="auto"/>
            <w:left w:val="none" w:sz="0" w:space="0" w:color="auto"/>
            <w:bottom w:val="none" w:sz="0" w:space="0" w:color="auto"/>
            <w:right w:val="none" w:sz="0" w:space="0" w:color="auto"/>
          </w:divBdr>
        </w:div>
        <w:div w:id="1345477115">
          <w:marLeft w:val="480"/>
          <w:marRight w:val="0"/>
          <w:marTop w:val="0"/>
          <w:marBottom w:val="0"/>
          <w:divBdr>
            <w:top w:val="none" w:sz="0" w:space="0" w:color="auto"/>
            <w:left w:val="none" w:sz="0" w:space="0" w:color="auto"/>
            <w:bottom w:val="none" w:sz="0" w:space="0" w:color="auto"/>
            <w:right w:val="none" w:sz="0" w:space="0" w:color="auto"/>
          </w:divBdr>
        </w:div>
        <w:div w:id="1363826025">
          <w:marLeft w:val="480"/>
          <w:marRight w:val="0"/>
          <w:marTop w:val="0"/>
          <w:marBottom w:val="0"/>
          <w:divBdr>
            <w:top w:val="none" w:sz="0" w:space="0" w:color="auto"/>
            <w:left w:val="none" w:sz="0" w:space="0" w:color="auto"/>
            <w:bottom w:val="none" w:sz="0" w:space="0" w:color="auto"/>
            <w:right w:val="none" w:sz="0" w:space="0" w:color="auto"/>
          </w:divBdr>
        </w:div>
        <w:div w:id="1373268227">
          <w:marLeft w:val="480"/>
          <w:marRight w:val="0"/>
          <w:marTop w:val="0"/>
          <w:marBottom w:val="0"/>
          <w:divBdr>
            <w:top w:val="none" w:sz="0" w:space="0" w:color="auto"/>
            <w:left w:val="none" w:sz="0" w:space="0" w:color="auto"/>
            <w:bottom w:val="none" w:sz="0" w:space="0" w:color="auto"/>
            <w:right w:val="none" w:sz="0" w:space="0" w:color="auto"/>
          </w:divBdr>
        </w:div>
        <w:div w:id="1448353185">
          <w:marLeft w:val="480"/>
          <w:marRight w:val="0"/>
          <w:marTop w:val="0"/>
          <w:marBottom w:val="0"/>
          <w:divBdr>
            <w:top w:val="none" w:sz="0" w:space="0" w:color="auto"/>
            <w:left w:val="none" w:sz="0" w:space="0" w:color="auto"/>
            <w:bottom w:val="none" w:sz="0" w:space="0" w:color="auto"/>
            <w:right w:val="none" w:sz="0" w:space="0" w:color="auto"/>
          </w:divBdr>
        </w:div>
        <w:div w:id="1466047512">
          <w:marLeft w:val="480"/>
          <w:marRight w:val="0"/>
          <w:marTop w:val="0"/>
          <w:marBottom w:val="0"/>
          <w:divBdr>
            <w:top w:val="none" w:sz="0" w:space="0" w:color="auto"/>
            <w:left w:val="none" w:sz="0" w:space="0" w:color="auto"/>
            <w:bottom w:val="none" w:sz="0" w:space="0" w:color="auto"/>
            <w:right w:val="none" w:sz="0" w:space="0" w:color="auto"/>
          </w:divBdr>
        </w:div>
        <w:div w:id="1470974577">
          <w:marLeft w:val="480"/>
          <w:marRight w:val="0"/>
          <w:marTop w:val="0"/>
          <w:marBottom w:val="0"/>
          <w:divBdr>
            <w:top w:val="none" w:sz="0" w:space="0" w:color="auto"/>
            <w:left w:val="none" w:sz="0" w:space="0" w:color="auto"/>
            <w:bottom w:val="none" w:sz="0" w:space="0" w:color="auto"/>
            <w:right w:val="none" w:sz="0" w:space="0" w:color="auto"/>
          </w:divBdr>
        </w:div>
        <w:div w:id="1495493568">
          <w:marLeft w:val="480"/>
          <w:marRight w:val="0"/>
          <w:marTop w:val="0"/>
          <w:marBottom w:val="0"/>
          <w:divBdr>
            <w:top w:val="none" w:sz="0" w:space="0" w:color="auto"/>
            <w:left w:val="none" w:sz="0" w:space="0" w:color="auto"/>
            <w:bottom w:val="none" w:sz="0" w:space="0" w:color="auto"/>
            <w:right w:val="none" w:sz="0" w:space="0" w:color="auto"/>
          </w:divBdr>
        </w:div>
        <w:div w:id="1519660437">
          <w:marLeft w:val="480"/>
          <w:marRight w:val="0"/>
          <w:marTop w:val="0"/>
          <w:marBottom w:val="0"/>
          <w:divBdr>
            <w:top w:val="none" w:sz="0" w:space="0" w:color="auto"/>
            <w:left w:val="none" w:sz="0" w:space="0" w:color="auto"/>
            <w:bottom w:val="none" w:sz="0" w:space="0" w:color="auto"/>
            <w:right w:val="none" w:sz="0" w:space="0" w:color="auto"/>
          </w:divBdr>
        </w:div>
        <w:div w:id="1571387601">
          <w:marLeft w:val="480"/>
          <w:marRight w:val="0"/>
          <w:marTop w:val="0"/>
          <w:marBottom w:val="0"/>
          <w:divBdr>
            <w:top w:val="none" w:sz="0" w:space="0" w:color="auto"/>
            <w:left w:val="none" w:sz="0" w:space="0" w:color="auto"/>
            <w:bottom w:val="none" w:sz="0" w:space="0" w:color="auto"/>
            <w:right w:val="none" w:sz="0" w:space="0" w:color="auto"/>
          </w:divBdr>
        </w:div>
        <w:div w:id="1600334144">
          <w:marLeft w:val="480"/>
          <w:marRight w:val="0"/>
          <w:marTop w:val="0"/>
          <w:marBottom w:val="0"/>
          <w:divBdr>
            <w:top w:val="none" w:sz="0" w:space="0" w:color="auto"/>
            <w:left w:val="none" w:sz="0" w:space="0" w:color="auto"/>
            <w:bottom w:val="none" w:sz="0" w:space="0" w:color="auto"/>
            <w:right w:val="none" w:sz="0" w:space="0" w:color="auto"/>
          </w:divBdr>
        </w:div>
        <w:div w:id="1607733969">
          <w:marLeft w:val="480"/>
          <w:marRight w:val="0"/>
          <w:marTop w:val="0"/>
          <w:marBottom w:val="0"/>
          <w:divBdr>
            <w:top w:val="none" w:sz="0" w:space="0" w:color="auto"/>
            <w:left w:val="none" w:sz="0" w:space="0" w:color="auto"/>
            <w:bottom w:val="none" w:sz="0" w:space="0" w:color="auto"/>
            <w:right w:val="none" w:sz="0" w:space="0" w:color="auto"/>
          </w:divBdr>
        </w:div>
        <w:div w:id="1616212508">
          <w:marLeft w:val="480"/>
          <w:marRight w:val="0"/>
          <w:marTop w:val="0"/>
          <w:marBottom w:val="0"/>
          <w:divBdr>
            <w:top w:val="none" w:sz="0" w:space="0" w:color="auto"/>
            <w:left w:val="none" w:sz="0" w:space="0" w:color="auto"/>
            <w:bottom w:val="none" w:sz="0" w:space="0" w:color="auto"/>
            <w:right w:val="none" w:sz="0" w:space="0" w:color="auto"/>
          </w:divBdr>
        </w:div>
        <w:div w:id="1635451963">
          <w:marLeft w:val="480"/>
          <w:marRight w:val="0"/>
          <w:marTop w:val="0"/>
          <w:marBottom w:val="0"/>
          <w:divBdr>
            <w:top w:val="none" w:sz="0" w:space="0" w:color="auto"/>
            <w:left w:val="none" w:sz="0" w:space="0" w:color="auto"/>
            <w:bottom w:val="none" w:sz="0" w:space="0" w:color="auto"/>
            <w:right w:val="none" w:sz="0" w:space="0" w:color="auto"/>
          </w:divBdr>
        </w:div>
        <w:div w:id="1678532924">
          <w:marLeft w:val="480"/>
          <w:marRight w:val="0"/>
          <w:marTop w:val="0"/>
          <w:marBottom w:val="0"/>
          <w:divBdr>
            <w:top w:val="none" w:sz="0" w:space="0" w:color="auto"/>
            <w:left w:val="none" w:sz="0" w:space="0" w:color="auto"/>
            <w:bottom w:val="none" w:sz="0" w:space="0" w:color="auto"/>
            <w:right w:val="none" w:sz="0" w:space="0" w:color="auto"/>
          </w:divBdr>
        </w:div>
        <w:div w:id="1682780928">
          <w:marLeft w:val="480"/>
          <w:marRight w:val="0"/>
          <w:marTop w:val="0"/>
          <w:marBottom w:val="0"/>
          <w:divBdr>
            <w:top w:val="none" w:sz="0" w:space="0" w:color="auto"/>
            <w:left w:val="none" w:sz="0" w:space="0" w:color="auto"/>
            <w:bottom w:val="none" w:sz="0" w:space="0" w:color="auto"/>
            <w:right w:val="none" w:sz="0" w:space="0" w:color="auto"/>
          </w:divBdr>
        </w:div>
        <w:div w:id="1683627548">
          <w:marLeft w:val="480"/>
          <w:marRight w:val="0"/>
          <w:marTop w:val="0"/>
          <w:marBottom w:val="0"/>
          <w:divBdr>
            <w:top w:val="none" w:sz="0" w:space="0" w:color="auto"/>
            <w:left w:val="none" w:sz="0" w:space="0" w:color="auto"/>
            <w:bottom w:val="none" w:sz="0" w:space="0" w:color="auto"/>
            <w:right w:val="none" w:sz="0" w:space="0" w:color="auto"/>
          </w:divBdr>
        </w:div>
        <w:div w:id="1809544846">
          <w:marLeft w:val="480"/>
          <w:marRight w:val="0"/>
          <w:marTop w:val="0"/>
          <w:marBottom w:val="0"/>
          <w:divBdr>
            <w:top w:val="none" w:sz="0" w:space="0" w:color="auto"/>
            <w:left w:val="none" w:sz="0" w:space="0" w:color="auto"/>
            <w:bottom w:val="none" w:sz="0" w:space="0" w:color="auto"/>
            <w:right w:val="none" w:sz="0" w:space="0" w:color="auto"/>
          </w:divBdr>
        </w:div>
        <w:div w:id="1814442110">
          <w:marLeft w:val="480"/>
          <w:marRight w:val="0"/>
          <w:marTop w:val="0"/>
          <w:marBottom w:val="0"/>
          <w:divBdr>
            <w:top w:val="none" w:sz="0" w:space="0" w:color="auto"/>
            <w:left w:val="none" w:sz="0" w:space="0" w:color="auto"/>
            <w:bottom w:val="none" w:sz="0" w:space="0" w:color="auto"/>
            <w:right w:val="none" w:sz="0" w:space="0" w:color="auto"/>
          </w:divBdr>
        </w:div>
        <w:div w:id="1824932165">
          <w:marLeft w:val="480"/>
          <w:marRight w:val="0"/>
          <w:marTop w:val="0"/>
          <w:marBottom w:val="0"/>
          <w:divBdr>
            <w:top w:val="none" w:sz="0" w:space="0" w:color="auto"/>
            <w:left w:val="none" w:sz="0" w:space="0" w:color="auto"/>
            <w:bottom w:val="none" w:sz="0" w:space="0" w:color="auto"/>
            <w:right w:val="none" w:sz="0" w:space="0" w:color="auto"/>
          </w:divBdr>
        </w:div>
        <w:div w:id="1867792832">
          <w:marLeft w:val="480"/>
          <w:marRight w:val="0"/>
          <w:marTop w:val="0"/>
          <w:marBottom w:val="0"/>
          <w:divBdr>
            <w:top w:val="none" w:sz="0" w:space="0" w:color="auto"/>
            <w:left w:val="none" w:sz="0" w:space="0" w:color="auto"/>
            <w:bottom w:val="none" w:sz="0" w:space="0" w:color="auto"/>
            <w:right w:val="none" w:sz="0" w:space="0" w:color="auto"/>
          </w:divBdr>
        </w:div>
        <w:div w:id="1895971560">
          <w:marLeft w:val="480"/>
          <w:marRight w:val="0"/>
          <w:marTop w:val="0"/>
          <w:marBottom w:val="0"/>
          <w:divBdr>
            <w:top w:val="none" w:sz="0" w:space="0" w:color="auto"/>
            <w:left w:val="none" w:sz="0" w:space="0" w:color="auto"/>
            <w:bottom w:val="none" w:sz="0" w:space="0" w:color="auto"/>
            <w:right w:val="none" w:sz="0" w:space="0" w:color="auto"/>
          </w:divBdr>
        </w:div>
        <w:div w:id="1905988505">
          <w:marLeft w:val="480"/>
          <w:marRight w:val="0"/>
          <w:marTop w:val="0"/>
          <w:marBottom w:val="0"/>
          <w:divBdr>
            <w:top w:val="none" w:sz="0" w:space="0" w:color="auto"/>
            <w:left w:val="none" w:sz="0" w:space="0" w:color="auto"/>
            <w:bottom w:val="none" w:sz="0" w:space="0" w:color="auto"/>
            <w:right w:val="none" w:sz="0" w:space="0" w:color="auto"/>
          </w:divBdr>
        </w:div>
        <w:div w:id="1907913579">
          <w:marLeft w:val="480"/>
          <w:marRight w:val="0"/>
          <w:marTop w:val="0"/>
          <w:marBottom w:val="0"/>
          <w:divBdr>
            <w:top w:val="none" w:sz="0" w:space="0" w:color="auto"/>
            <w:left w:val="none" w:sz="0" w:space="0" w:color="auto"/>
            <w:bottom w:val="none" w:sz="0" w:space="0" w:color="auto"/>
            <w:right w:val="none" w:sz="0" w:space="0" w:color="auto"/>
          </w:divBdr>
        </w:div>
        <w:div w:id="1945337740">
          <w:marLeft w:val="480"/>
          <w:marRight w:val="0"/>
          <w:marTop w:val="0"/>
          <w:marBottom w:val="0"/>
          <w:divBdr>
            <w:top w:val="none" w:sz="0" w:space="0" w:color="auto"/>
            <w:left w:val="none" w:sz="0" w:space="0" w:color="auto"/>
            <w:bottom w:val="none" w:sz="0" w:space="0" w:color="auto"/>
            <w:right w:val="none" w:sz="0" w:space="0" w:color="auto"/>
          </w:divBdr>
        </w:div>
        <w:div w:id="1976568429">
          <w:marLeft w:val="480"/>
          <w:marRight w:val="0"/>
          <w:marTop w:val="0"/>
          <w:marBottom w:val="0"/>
          <w:divBdr>
            <w:top w:val="none" w:sz="0" w:space="0" w:color="auto"/>
            <w:left w:val="none" w:sz="0" w:space="0" w:color="auto"/>
            <w:bottom w:val="none" w:sz="0" w:space="0" w:color="auto"/>
            <w:right w:val="none" w:sz="0" w:space="0" w:color="auto"/>
          </w:divBdr>
        </w:div>
        <w:div w:id="1980764488">
          <w:marLeft w:val="480"/>
          <w:marRight w:val="0"/>
          <w:marTop w:val="0"/>
          <w:marBottom w:val="0"/>
          <w:divBdr>
            <w:top w:val="none" w:sz="0" w:space="0" w:color="auto"/>
            <w:left w:val="none" w:sz="0" w:space="0" w:color="auto"/>
            <w:bottom w:val="none" w:sz="0" w:space="0" w:color="auto"/>
            <w:right w:val="none" w:sz="0" w:space="0" w:color="auto"/>
          </w:divBdr>
        </w:div>
        <w:div w:id="2043703792">
          <w:marLeft w:val="480"/>
          <w:marRight w:val="0"/>
          <w:marTop w:val="0"/>
          <w:marBottom w:val="0"/>
          <w:divBdr>
            <w:top w:val="none" w:sz="0" w:space="0" w:color="auto"/>
            <w:left w:val="none" w:sz="0" w:space="0" w:color="auto"/>
            <w:bottom w:val="none" w:sz="0" w:space="0" w:color="auto"/>
            <w:right w:val="none" w:sz="0" w:space="0" w:color="auto"/>
          </w:divBdr>
        </w:div>
        <w:div w:id="2064057733">
          <w:marLeft w:val="480"/>
          <w:marRight w:val="0"/>
          <w:marTop w:val="0"/>
          <w:marBottom w:val="0"/>
          <w:divBdr>
            <w:top w:val="none" w:sz="0" w:space="0" w:color="auto"/>
            <w:left w:val="none" w:sz="0" w:space="0" w:color="auto"/>
            <w:bottom w:val="none" w:sz="0" w:space="0" w:color="auto"/>
            <w:right w:val="none" w:sz="0" w:space="0" w:color="auto"/>
          </w:divBdr>
        </w:div>
        <w:div w:id="2089226120">
          <w:marLeft w:val="480"/>
          <w:marRight w:val="0"/>
          <w:marTop w:val="0"/>
          <w:marBottom w:val="0"/>
          <w:divBdr>
            <w:top w:val="none" w:sz="0" w:space="0" w:color="auto"/>
            <w:left w:val="none" w:sz="0" w:space="0" w:color="auto"/>
            <w:bottom w:val="none" w:sz="0" w:space="0" w:color="auto"/>
            <w:right w:val="none" w:sz="0" w:space="0" w:color="auto"/>
          </w:divBdr>
        </w:div>
        <w:div w:id="2093157577">
          <w:marLeft w:val="480"/>
          <w:marRight w:val="0"/>
          <w:marTop w:val="0"/>
          <w:marBottom w:val="0"/>
          <w:divBdr>
            <w:top w:val="none" w:sz="0" w:space="0" w:color="auto"/>
            <w:left w:val="none" w:sz="0" w:space="0" w:color="auto"/>
            <w:bottom w:val="none" w:sz="0" w:space="0" w:color="auto"/>
            <w:right w:val="none" w:sz="0" w:space="0" w:color="auto"/>
          </w:divBdr>
        </w:div>
      </w:divsChild>
    </w:div>
    <w:div w:id="1492985025">
      <w:bodyDiv w:val="1"/>
      <w:marLeft w:val="0"/>
      <w:marRight w:val="0"/>
      <w:marTop w:val="0"/>
      <w:marBottom w:val="0"/>
      <w:divBdr>
        <w:top w:val="none" w:sz="0" w:space="0" w:color="auto"/>
        <w:left w:val="none" w:sz="0" w:space="0" w:color="auto"/>
        <w:bottom w:val="none" w:sz="0" w:space="0" w:color="auto"/>
        <w:right w:val="none" w:sz="0" w:space="0" w:color="auto"/>
      </w:divBdr>
      <w:divsChild>
        <w:div w:id="29457034">
          <w:marLeft w:val="480"/>
          <w:marRight w:val="0"/>
          <w:marTop w:val="0"/>
          <w:marBottom w:val="0"/>
          <w:divBdr>
            <w:top w:val="none" w:sz="0" w:space="0" w:color="auto"/>
            <w:left w:val="none" w:sz="0" w:space="0" w:color="auto"/>
            <w:bottom w:val="none" w:sz="0" w:space="0" w:color="auto"/>
            <w:right w:val="none" w:sz="0" w:space="0" w:color="auto"/>
          </w:divBdr>
        </w:div>
        <w:div w:id="39716136">
          <w:marLeft w:val="480"/>
          <w:marRight w:val="0"/>
          <w:marTop w:val="0"/>
          <w:marBottom w:val="0"/>
          <w:divBdr>
            <w:top w:val="none" w:sz="0" w:space="0" w:color="auto"/>
            <w:left w:val="none" w:sz="0" w:space="0" w:color="auto"/>
            <w:bottom w:val="none" w:sz="0" w:space="0" w:color="auto"/>
            <w:right w:val="none" w:sz="0" w:space="0" w:color="auto"/>
          </w:divBdr>
        </w:div>
        <w:div w:id="40129835">
          <w:marLeft w:val="480"/>
          <w:marRight w:val="0"/>
          <w:marTop w:val="0"/>
          <w:marBottom w:val="0"/>
          <w:divBdr>
            <w:top w:val="none" w:sz="0" w:space="0" w:color="auto"/>
            <w:left w:val="none" w:sz="0" w:space="0" w:color="auto"/>
            <w:bottom w:val="none" w:sz="0" w:space="0" w:color="auto"/>
            <w:right w:val="none" w:sz="0" w:space="0" w:color="auto"/>
          </w:divBdr>
        </w:div>
        <w:div w:id="51658097">
          <w:marLeft w:val="480"/>
          <w:marRight w:val="0"/>
          <w:marTop w:val="0"/>
          <w:marBottom w:val="0"/>
          <w:divBdr>
            <w:top w:val="none" w:sz="0" w:space="0" w:color="auto"/>
            <w:left w:val="none" w:sz="0" w:space="0" w:color="auto"/>
            <w:bottom w:val="none" w:sz="0" w:space="0" w:color="auto"/>
            <w:right w:val="none" w:sz="0" w:space="0" w:color="auto"/>
          </w:divBdr>
        </w:div>
        <w:div w:id="65299435">
          <w:marLeft w:val="480"/>
          <w:marRight w:val="0"/>
          <w:marTop w:val="0"/>
          <w:marBottom w:val="0"/>
          <w:divBdr>
            <w:top w:val="none" w:sz="0" w:space="0" w:color="auto"/>
            <w:left w:val="none" w:sz="0" w:space="0" w:color="auto"/>
            <w:bottom w:val="none" w:sz="0" w:space="0" w:color="auto"/>
            <w:right w:val="none" w:sz="0" w:space="0" w:color="auto"/>
          </w:divBdr>
        </w:div>
        <w:div w:id="80875243">
          <w:marLeft w:val="480"/>
          <w:marRight w:val="0"/>
          <w:marTop w:val="0"/>
          <w:marBottom w:val="0"/>
          <w:divBdr>
            <w:top w:val="none" w:sz="0" w:space="0" w:color="auto"/>
            <w:left w:val="none" w:sz="0" w:space="0" w:color="auto"/>
            <w:bottom w:val="none" w:sz="0" w:space="0" w:color="auto"/>
            <w:right w:val="none" w:sz="0" w:space="0" w:color="auto"/>
          </w:divBdr>
        </w:div>
        <w:div w:id="111361849">
          <w:marLeft w:val="480"/>
          <w:marRight w:val="0"/>
          <w:marTop w:val="0"/>
          <w:marBottom w:val="0"/>
          <w:divBdr>
            <w:top w:val="none" w:sz="0" w:space="0" w:color="auto"/>
            <w:left w:val="none" w:sz="0" w:space="0" w:color="auto"/>
            <w:bottom w:val="none" w:sz="0" w:space="0" w:color="auto"/>
            <w:right w:val="none" w:sz="0" w:space="0" w:color="auto"/>
          </w:divBdr>
        </w:div>
        <w:div w:id="141695951">
          <w:marLeft w:val="480"/>
          <w:marRight w:val="0"/>
          <w:marTop w:val="0"/>
          <w:marBottom w:val="0"/>
          <w:divBdr>
            <w:top w:val="none" w:sz="0" w:space="0" w:color="auto"/>
            <w:left w:val="none" w:sz="0" w:space="0" w:color="auto"/>
            <w:bottom w:val="none" w:sz="0" w:space="0" w:color="auto"/>
            <w:right w:val="none" w:sz="0" w:space="0" w:color="auto"/>
          </w:divBdr>
        </w:div>
        <w:div w:id="166016092">
          <w:marLeft w:val="480"/>
          <w:marRight w:val="0"/>
          <w:marTop w:val="0"/>
          <w:marBottom w:val="0"/>
          <w:divBdr>
            <w:top w:val="none" w:sz="0" w:space="0" w:color="auto"/>
            <w:left w:val="none" w:sz="0" w:space="0" w:color="auto"/>
            <w:bottom w:val="none" w:sz="0" w:space="0" w:color="auto"/>
            <w:right w:val="none" w:sz="0" w:space="0" w:color="auto"/>
          </w:divBdr>
        </w:div>
        <w:div w:id="268895393">
          <w:marLeft w:val="480"/>
          <w:marRight w:val="0"/>
          <w:marTop w:val="0"/>
          <w:marBottom w:val="0"/>
          <w:divBdr>
            <w:top w:val="none" w:sz="0" w:space="0" w:color="auto"/>
            <w:left w:val="none" w:sz="0" w:space="0" w:color="auto"/>
            <w:bottom w:val="none" w:sz="0" w:space="0" w:color="auto"/>
            <w:right w:val="none" w:sz="0" w:space="0" w:color="auto"/>
          </w:divBdr>
        </w:div>
        <w:div w:id="279536656">
          <w:marLeft w:val="480"/>
          <w:marRight w:val="0"/>
          <w:marTop w:val="0"/>
          <w:marBottom w:val="0"/>
          <w:divBdr>
            <w:top w:val="none" w:sz="0" w:space="0" w:color="auto"/>
            <w:left w:val="none" w:sz="0" w:space="0" w:color="auto"/>
            <w:bottom w:val="none" w:sz="0" w:space="0" w:color="auto"/>
            <w:right w:val="none" w:sz="0" w:space="0" w:color="auto"/>
          </w:divBdr>
        </w:div>
        <w:div w:id="307514244">
          <w:marLeft w:val="480"/>
          <w:marRight w:val="0"/>
          <w:marTop w:val="0"/>
          <w:marBottom w:val="0"/>
          <w:divBdr>
            <w:top w:val="none" w:sz="0" w:space="0" w:color="auto"/>
            <w:left w:val="none" w:sz="0" w:space="0" w:color="auto"/>
            <w:bottom w:val="none" w:sz="0" w:space="0" w:color="auto"/>
            <w:right w:val="none" w:sz="0" w:space="0" w:color="auto"/>
          </w:divBdr>
        </w:div>
        <w:div w:id="312298568">
          <w:marLeft w:val="480"/>
          <w:marRight w:val="0"/>
          <w:marTop w:val="0"/>
          <w:marBottom w:val="0"/>
          <w:divBdr>
            <w:top w:val="none" w:sz="0" w:space="0" w:color="auto"/>
            <w:left w:val="none" w:sz="0" w:space="0" w:color="auto"/>
            <w:bottom w:val="none" w:sz="0" w:space="0" w:color="auto"/>
            <w:right w:val="none" w:sz="0" w:space="0" w:color="auto"/>
          </w:divBdr>
        </w:div>
        <w:div w:id="315451737">
          <w:marLeft w:val="480"/>
          <w:marRight w:val="0"/>
          <w:marTop w:val="0"/>
          <w:marBottom w:val="0"/>
          <w:divBdr>
            <w:top w:val="none" w:sz="0" w:space="0" w:color="auto"/>
            <w:left w:val="none" w:sz="0" w:space="0" w:color="auto"/>
            <w:bottom w:val="none" w:sz="0" w:space="0" w:color="auto"/>
            <w:right w:val="none" w:sz="0" w:space="0" w:color="auto"/>
          </w:divBdr>
        </w:div>
        <w:div w:id="377825062">
          <w:marLeft w:val="480"/>
          <w:marRight w:val="0"/>
          <w:marTop w:val="0"/>
          <w:marBottom w:val="0"/>
          <w:divBdr>
            <w:top w:val="none" w:sz="0" w:space="0" w:color="auto"/>
            <w:left w:val="none" w:sz="0" w:space="0" w:color="auto"/>
            <w:bottom w:val="none" w:sz="0" w:space="0" w:color="auto"/>
            <w:right w:val="none" w:sz="0" w:space="0" w:color="auto"/>
          </w:divBdr>
        </w:div>
        <w:div w:id="399332676">
          <w:marLeft w:val="480"/>
          <w:marRight w:val="0"/>
          <w:marTop w:val="0"/>
          <w:marBottom w:val="0"/>
          <w:divBdr>
            <w:top w:val="none" w:sz="0" w:space="0" w:color="auto"/>
            <w:left w:val="none" w:sz="0" w:space="0" w:color="auto"/>
            <w:bottom w:val="none" w:sz="0" w:space="0" w:color="auto"/>
            <w:right w:val="none" w:sz="0" w:space="0" w:color="auto"/>
          </w:divBdr>
        </w:div>
        <w:div w:id="411050489">
          <w:marLeft w:val="480"/>
          <w:marRight w:val="0"/>
          <w:marTop w:val="0"/>
          <w:marBottom w:val="0"/>
          <w:divBdr>
            <w:top w:val="none" w:sz="0" w:space="0" w:color="auto"/>
            <w:left w:val="none" w:sz="0" w:space="0" w:color="auto"/>
            <w:bottom w:val="none" w:sz="0" w:space="0" w:color="auto"/>
            <w:right w:val="none" w:sz="0" w:space="0" w:color="auto"/>
          </w:divBdr>
        </w:div>
        <w:div w:id="445396523">
          <w:marLeft w:val="480"/>
          <w:marRight w:val="0"/>
          <w:marTop w:val="0"/>
          <w:marBottom w:val="0"/>
          <w:divBdr>
            <w:top w:val="none" w:sz="0" w:space="0" w:color="auto"/>
            <w:left w:val="none" w:sz="0" w:space="0" w:color="auto"/>
            <w:bottom w:val="none" w:sz="0" w:space="0" w:color="auto"/>
            <w:right w:val="none" w:sz="0" w:space="0" w:color="auto"/>
          </w:divBdr>
        </w:div>
        <w:div w:id="465320097">
          <w:marLeft w:val="480"/>
          <w:marRight w:val="0"/>
          <w:marTop w:val="0"/>
          <w:marBottom w:val="0"/>
          <w:divBdr>
            <w:top w:val="none" w:sz="0" w:space="0" w:color="auto"/>
            <w:left w:val="none" w:sz="0" w:space="0" w:color="auto"/>
            <w:bottom w:val="none" w:sz="0" w:space="0" w:color="auto"/>
            <w:right w:val="none" w:sz="0" w:space="0" w:color="auto"/>
          </w:divBdr>
        </w:div>
        <w:div w:id="484593710">
          <w:marLeft w:val="480"/>
          <w:marRight w:val="0"/>
          <w:marTop w:val="0"/>
          <w:marBottom w:val="0"/>
          <w:divBdr>
            <w:top w:val="none" w:sz="0" w:space="0" w:color="auto"/>
            <w:left w:val="none" w:sz="0" w:space="0" w:color="auto"/>
            <w:bottom w:val="none" w:sz="0" w:space="0" w:color="auto"/>
            <w:right w:val="none" w:sz="0" w:space="0" w:color="auto"/>
          </w:divBdr>
        </w:div>
        <w:div w:id="516575825">
          <w:marLeft w:val="480"/>
          <w:marRight w:val="0"/>
          <w:marTop w:val="0"/>
          <w:marBottom w:val="0"/>
          <w:divBdr>
            <w:top w:val="none" w:sz="0" w:space="0" w:color="auto"/>
            <w:left w:val="none" w:sz="0" w:space="0" w:color="auto"/>
            <w:bottom w:val="none" w:sz="0" w:space="0" w:color="auto"/>
            <w:right w:val="none" w:sz="0" w:space="0" w:color="auto"/>
          </w:divBdr>
        </w:div>
        <w:div w:id="530538006">
          <w:marLeft w:val="480"/>
          <w:marRight w:val="0"/>
          <w:marTop w:val="0"/>
          <w:marBottom w:val="0"/>
          <w:divBdr>
            <w:top w:val="none" w:sz="0" w:space="0" w:color="auto"/>
            <w:left w:val="none" w:sz="0" w:space="0" w:color="auto"/>
            <w:bottom w:val="none" w:sz="0" w:space="0" w:color="auto"/>
            <w:right w:val="none" w:sz="0" w:space="0" w:color="auto"/>
          </w:divBdr>
        </w:div>
        <w:div w:id="539099464">
          <w:marLeft w:val="480"/>
          <w:marRight w:val="0"/>
          <w:marTop w:val="0"/>
          <w:marBottom w:val="0"/>
          <w:divBdr>
            <w:top w:val="none" w:sz="0" w:space="0" w:color="auto"/>
            <w:left w:val="none" w:sz="0" w:space="0" w:color="auto"/>
            <w:bottom w:val="none" w:sz="0" w:space="0" w:color="auto"/>
            <w:right w:val="none" w:sz="0" w:space="0" w:color="auto"/>
          </w:divBdr>
        </w:div>
        <w:div w:id="547956816">
          <w:marLeft w:val="480"/>
          <w:marRight w:val="0"/>
          <w:marTop w:val="0"/>
          <w:marBottom w:val="0"/>
          <w:divBdr>
            <w:top w:val="none" w:sz="0" w:space="0" w:color="auto"/>
            <w:left w:val="none" w:sz="0" w:space="0" w:color="auto"/>
            <w:bottom w:val="none" w:sz="0" w:space="0" w:color="auto"/>
            <w:right w:val="none" w:sz="0" w:space="0" w:color="auto"/>
          </w:divBdr>
        </w:div>
        <w:div w:id="575826258">
          <w:marLeft w:val="480"/>
          <w:marRight w:val="0"/>
          <w:marTop w:val="0"/>
          <w:marBottom w:val="0"/>
          <w:divBdr>
            <w:top w:val="none" w:sz="0" w:space="0" w:color="auto"/>
            <w:left w:val="none" w:sz="0" w:space="0" w:color="auto"/>
            <w:bottom w:val="none" w:sz="0" w:space="0" w:color="auto"/>
            <w:right w:val="none" w:sz="0" w:space="0" w:color="auto"/>
          </w:divBdr>
        </w:div>
        <w:div w:id="577447587">
          <w:marLeft w:val="480"/>
          <w:marRight w:val="0"/>
          <w:marTop w:val="0"/>
          <w:marBottom w:val="0"/>
          <w:divBdr>
            <w:top w:val="none" w:sz="0" w:space="0" w:color="auto"/>
            <w:left w:val="none" w:sz="0" w:space="0" w:color="auto"/>
            <w:bottom w:val="none" w:sz="0" w:space="0" w:color="auto"/>
            <w:right w:val="none" w:sz="0" w:space="0" w:color="auto"/>
          </w:divBdr>
        </w:div>
        <w:div w:id="609355804">
          <w:marLeft w:val="480"/>
          <w:marRight w:val="0"/>
          <w:marTop w:val="0"/>
          <w:marBottom w:val="0"/>
          <w:divBdr>
            <w:top w:val="none" w:sz="0" w:space="0" w:color="auto"/>
            <w:left w:val="none" w:sz="0" w:space="0" w:color="auto"/>
            <w:bottom w:val="none" w:sz="0" w:space="0" w:color="auto"/>
            <w:right w:val="none" w:sz="0" w:space="0" w:color="auto"/>
          </w:divBdr>
        </w:div>
        <w:div w:id="634801793">
          <w:marLeft w:val="480"/>
          <w:marRight w:val="0"/>
          <w:marTop w:val="0"/>
          <w:marBottom w:val="0"/>
          <w:divBdr>
            <w:top w:val="none" w:sz="0" w:space="0" w:color="auto"/>
            <w:left w:val="none" w:sz="0" w:space="0" w:color="auto"/>
            <w:bottom w:val="none" w:sz="0" w:space="0" w:color="auto"/>
            <w:right w:val="none" w:sz="0" w:space="0" w:color="auto"/>
          </w:divBdr>
        </w:div>
        <w:div w:id="635913412">
          <w:marLeft w:val="480"/>
          <w:marRight w:val="0"/>
          <w:marTop w:val="0"/>
          <w:marBottom w:val="0"/>
          <w:divBdr>
            <w:top w:val="none" w:sz="0" w:space="0" w:color="auto"/>
            <w:left w:val="none" w:sz="0" w:space="0" w:color="auto"/>
            <w:bottom w:val="none" w:sz="0" w:space="0" w:color="auto"/>
            <w:right w:val="none" w:sz="0" w:space="0" w:color="auto"/>
          </w:divBdr>
        </w:div>
        <w:div w:id="660044672">
          <w:marLeft w:val="480"/>
          <w:marRight w:val="0"/>
          <w:marTop w:val="0"/>
          <w:marBottom w:val="0"/>
          <w:divBdr>
            <w:top w:val="none" w:sz="0" w:space="0" w:color="auto"/>
            <w:left w:val="none" w:sz="0" w:space="0" w:color="auto"/>
            <w:bottom w:val="none" w:sz="0" w:space="0" w:color="auto"/>
            <w:right w:val="none" w:sz="0" w:space="0" w:color="auto"/>
          </w:divBdr>
        </w:div>
        <w:div w:id="686373023">
          <w:marLeft w:val="480"/>
          <w:marRight w:val="0"/>
          <w:marTop w:val="0"/>
          <w:marBottom w:val="0"/>
          <w:divBdr>
            <w:top w:val="none" w:sz="0" w:space="0" w:color="auto"/>
            <w:left w:val="none" w:sz="0" w:space="0" w:color="auto"/>
            <w:bottom w:val="none" w:sz="0" w:space="0" w:color="auto"/>
            <w:right w:val="none" w:sz="0" w:space="0" w:color="auto"/>
          </w:divBdr>
        </w:div>
        <w:div w:id="687416345">
          <w:marLeft w:val="480"/>
          <w:marRight w:val="0"/>
          <w:marTop w:val="0"/>
          <w:marBottom w:val="0"/>
          <w:divBdr>
            <w:top w:val="none" w:sz="0" w:space="0" w:color="auto"/>
            <w:left w:val="none" w:sz="0" w:space="0" w:color="auto"/>
            <w:bottom w:val="none" w:sz="0" w:space="0" w:color="auto"/>
            <w:right w:val="none" w:sz="0" w:space="0" w:color="auto"/>
          </w:divBdr>
        </w:div>
        <w:div w:id="687609589">
          <w:marLeft w:val="480"/>
          <w:marRight w:val="0"/>
          <w:marTop w:val="0"/>
          <w:marBottom w:val="0"/>
          <w:divBdr>
            <w:top w:val="none" w:sz="0" w:space="0" w:color="auto"/>
            <w:left w:val="none" w:sz="0" w:space="0" w:color="auto"/>
            <w:bottom w:val="none" w:sz="0" w:space="0" w:color="auto"/>
            <w:right w:val="none" w:sz="0" w:space="0" w:color="auto"/>
          </w:divBdr>
        </w:div>
        <w:div w:id="713582182">
          <w:marLeft w:val="480"/>
          <w:marRight w:val="0"/>
          <w:marTop w:val="0"/>
          <w:marBottom w:val="0"/>
          <w:divBdr>
            <w:top w:val="none" w:sz="0" w:space="0" w:color="auto"/>
            <w:left w:val="none" w:sz="0" w:space="0" w:color="auto"/>
            <w:bottom w:val="none" w:sz="0" w:space="0" w:color="auto"/>
            <w:right w:val="none" w:sz="0" w:space="0" w:color="auto"/>
          </w:divBdr>
        </w:div>
        <w:div w:id="754011452">
          <w:marLeft w:val="480"/>
          <w:marRight w:val="0"/>
          <w:marTop w:val="0"/>
          <w:marBottom w:val="0"/>
          <w:divBdr>
            <w:top w:val="none" w:sz="0" w:space="0" w:color="auto"/>
            <w:left w:val="none" w:sz="0" w:space="0" w:color="auto"/>
            <w:bottom w:val="none" w:sz="0" w:space="0" w:color="auto"/>
            <w:right w:val="none" w:sz="0" w:space="0" w:color="auto"/>
          </w:divBdr>
        </w:div>
        <w:div w:id="768888403">
          <w:marLeft w:val="480"/>
          <w:marRight w:val="0"/>
          <w:marTop w:val="0"/>
          <w:marBottom w:val="0"/>
          <w:divBdr>
            <w:top w:val="none" w:sz="0" w:space="0" w:color="auto"/>
            <w:left w:val="none" w:sz="0" w:space="0" w:color="auto"/>
            <w:bottom w:val="none" w:sz="0" w:space="0" w:color="auto"/>
            <w:right w:val="none" w:sz="0" w:space="0" w:color="auto"/>
          </w:divBdr>
        </w:div>
        <w:div w:id="857235878">
          <w:marLeft w:val="480"/>
          <w:marRight w:val="0"/>
          <w:marTop w:val="0"/>
          <w:marBottom w:val="0"/>
          <w:divBdr>
            <w:top w:val="none" w:sz="0" w:space="0" w:color="auto"/>
            <w:left w:val="none" w:sz="0" w:space="0" w:color="auto"/>
            <w:bottom w:val="none" w:sz="0" w:space="0" w:color="auto"/>
            <w:right w:val="none" w:sz="0" w:space="0" w:color="auto"/>
          </w:divBdr>
        </w:div>
        <w:div w:id="878467435">
          <w:marLeft w:val="480"/>
          <w:marRight w:val="0"/>
          <w:marTop w:val="0"/>
          <w:marBottom w:val="0"/>
          <w:divBdr>
            <w:top w:val="none" w:sz="0" w:space="0" w:color="auto"/>
            <w:left w:val="none" w:sz="0" w:space="0" w:color="auto"/>
            <w:bottom w:val="none" w:sz="0" w:space="0" w:color="auto"/>
            <w:right w:val="none" w:sz="0" w:space="0" w:color="auto"/>
          </w:divBdr>
        </w:div>
        <w:div w:id="912278788">
          <w:marLeft w:val="480"/>
          <w:marRight w:val="0"/>
          <w:marTop w:val="0"/>
          <w:marBottom w:val="0"/>
          <w:divBdr>
            <w:top w:val="none" w:sz="0" w:space="0" w:color="auto"/>
            <w:left w:val="none" w:sz="0" w:space="0" w:color="auto"/>
            <w:bottom w:val="none" w:sz="0" w:space="0" w:color="auto"/>
            <w:right w:val="none" w:sz="0" w:space="0" w:color="auto"/>
          </w:divBdr>
        </w:div>
        <w:div w:id="913468020">
          <w:marLeft w:val="480"/>
          <w:marRight w:val="0"/>
          <w:marTop w:val="0"/>
          <w:marBottom w:val="0"/>
          <w:divBdr>
            <w:top w:val="none" w:sz="0" w:space="0" w:color="auto"/>
            <w:left w:val="none" w:sz="0" w:space="0" w:color="auto"/>
            <w:bottom w:val="none" w:sz="0" w:space="0" w:color="auto"/>
            <w:right w:val="none" w:sz="0" w:space="0" w:color="auto"/>
          </w:divBdr>
        </w:div>
        <w:div w:id="977731769">
          <w:marLeft w:val="480"/>
          <w:marRight w:val="0"/>
          <w:marTop w:val="0"/>
          <w:marBottom w:val="0"/>
          <w:divBdr>
            <w:top w:val="none" w:sz="0" w:space="0" w:color="auto"/>
            <w:left w:val="none" w:sz="0" w:space="0" w:color="auto"/>
            <w:bottom w:val="none" w:sz="0" w:space="0" w:color="auto"/>
            <w:right w:val="none" w:sz="0" w:space="0" w:color="auto"/>
          </w:divBdr>
        </w:div>
        <w:div w:id="1041441023">
          <w:marLeft w:val="480"/>
          <w:marRight w:val="0"/>
          <w:marTop w:val="0"/>
          <w:marBottom w:val="0"/>
          <w:divBdr>
            <w:top w:val="none" w:sz="0" w:space="0" w:color="auto"/>
            <w:left w:val="none" w:sz="0" w:space="0" w:color="auto"/>
            <w:bottom w:val="none" w:sz="0" w:space="0" w:color="auto"/>
            <w:right w:val="none" w:sz="0" w:space="0" w:color="auto"/>
          </w:divBdr>
        </w:div>
        <w:div w:id="1073241960">
          <w:marLeft w:val="480"/>
          <w:marRight w:val="0"/>
          <w:marTop w:val="0"/>
          <w:marBottom w:val="0"/>
          <w:divBdr>
            <w:top w:val="none" w:sz="0" w:space="0" w:color="auto"/>
            <w:left w:val="none" w:sz="0" w:space="0" w:color="auto"/>
            <w:bottom w:val="none" w:sz="0" w:space="0" w:color="auto"/>
            <w:right w:val="none" w:sz="0" w:space="0" w:color="auto"/>
          </w:divBdr>
        </w:div>
        <w:div w:id="1141775635">
          <w:marLeft w:val="480"/>
          <w:marRight w:val="0"/>
          <w:marTop w:val="0"/>
          <w:marBottom w:val="0"/>
          <w:divBdr>
            <w:top w:val="none" w:sz="0" w:space="0" w:color="auto"/>
            <w:left w:val="none" w:sz="0" w:space="0" w:color="auto"/>
            <w:bottom w:val="none" w:sz="0" w:space="0" w:color="auto"/>
            <w:right w:val="none" w:sz="0" w:space="0" w:color="auto"/>
          </w:divBdr>
        </w:div>
        <w:div w:id="1149177256">
          <w:marLeft w:val="480"/>
          <w:marRight w:val="0"/>
          <w:marTop w:val="0"/>
          <w:marBottom w:val="0"/>
          <w:divBdr>
            <w:top w:val="none" w:sz="0" w:space="0" w:color="auto"/>
            <w:left w:val="none" w:sz="0" w:space="0" w:color="auto"/>
            <w:bottom w:val="none" w:sz="0" w:space="0" w:color="auto"/>
            <w:right w:val="none" w:sz="0" w:space="0" w:color="auto"/>
          </w:divBdr>
        </w:div>
        <w:div w:id="1180315206">
          <w:marLeft w:val="480"/>
          <w:marRight w:val="0"/>
          <w:marTop w:val="0"/>
          <w:marBottom w:val="0"/>
          <w:divBdr>
            <w:top w:val="none" w:sz="0" w:space="0" w:color="auto"/>
            <w:left w:val="none" w:sz="0" w:space="0" w:color="auto"/>
            <w:bottom w:val="none" w:sz="0" w:space="0" w:color="auto"/>
            <w:right w:val="none" w:sz="0" w:space="0" w:color="auto"/>
          </w:divBdr>
        </w:div>
        <w:div w:id="1254510576">
          <w:marLeft w:val="480"/>
          <w:marRight w:val="0"/>
          <w:marTop w:val="0"/>
          <w:marBottom w:val="0"/>
          <w:divBdr>
            <w:top w:val="none" w:sz="0" w:space="0" w:color="auto"/>
            <w:left w:val="none" w:sz="0" w:space="0" w:color="auto"/>
            <w:bottom w:val="none" w:sz="0" w:space="0" w:color="auto"/>
            <w:right w:val="none" w:sz="0" w:space="0" w:color="auto"/>
          </w:divBdr>
        </w:div>
        <w:div w:id="1358385752">
          <w:marLeft w:val="480"/>
          <w:marRight w:val="0"/>
          <w:marTop w:val="0"/>
          <w:marBottom w:val="0"/>
          <w:divBdr>
            <w:top w:val="none" w:sz="0" w:space="0" w:color="auto"/>
            <w:left w:val="none" w:sz="0" w:space="0" w:color="auto"/>
            <w:bottom w:val="none" w:sz="0" w:space="0" w:color="auto"/>
            <w:right w:val="none" w:sz="0" w:space="0" w:color="auto"/>
          </w:divBdr>
        </w:div>
        <w:div w:id="1370839440">
          <w:marLeft w:val="480"/>
          <w:marRight w:val="0"/>
          <w:marTop w:val="0"/>
          <w:marBottom w:val="0"/>
          <w:divBdr>
            <w:top w:val="none" w:sz="0" w:space="0" w:color="auto"/>
            <w:left w:val="none" w:sz="0" w:space="0" w:color="auto"/>
            <w:bottom w:val="none" w:sz="0" w:space="0" w:color="auto"/>
            <w:right w:val="none" w:sz="0" w:space="0" w:color="auto"/>
          </w:divBdr>
        </w:div>
        <w:div w:id="1393843894">
          <w:marLeft w:val="480"/>
          <w:marRight w:val="0"/>
          <w:marTop w:val="0"/>
          <w:marBottom w:val="0"/>
          <w:divBdr>
            <w:top w:val="none" w:sz="0" w:space="0" w:color="auto"/>
            <w:left w:val="none" w:sz="0" w:space="0" w:color="auto"/>
            <w:bottom w:val="none" w:sz="0" w:space="0" w:color="auto"/>
            <w:right w:val="none" w:sz="0" w:space="0" w:color="auto"/>
          </w:divBdr>
        </w:div>
        <w:div w:id="1406416324">
          <w:marLeft w:val="480"/>
          <w:marRight w:val="0"/>
          <w:marTop w:val="0"/>
          <w:marBottom w:val="0"/>
          <w:divBdr>
            <w:top w:val="none" w:sz="0" w:space="0" w:color="auto"/>
            <w:left w:val="none" w:sz="0" w:space="0" w:color="auto"/>
            <w:bottom w:val="none" w:sz="0" w:space="0" w:color="auto"/>
            <w:right w:val="none" w:sz="0" w:space="0" w:color="auto"/>
          </w:divBdr>
        </w:div>
        <w:div w:id="1415129138">
          <w:marLeft w:val="480"/>
          <w:marRight w:val="0"/>
          <w:marTop w:val="0"/>
          <w:marBottom w:val="0"/>
          <w:divBdr>
            <w:top w:val="none" w:sz="0" w:space="0" w:color="auto"/>
            <w:left w:val="none" w:sz="0" w:space="0" w:color="auto"/>
            <w:bottom w:val="none" w:sz="0" w:space="0" w:color="auto"/>
            <w:right w:val="none" w:sz="0" w:space="0" w:color="auto"/>
          </w:divBdr>
        </w:div>
        <w:div w:id="1428650694">
          <w:marLeft w:val="480"/>
          <w:marRight w:val="0"/>
          <w:marTop w:val="0"/>
          <w:marBottom w:val="0"/>
          <w:divBdr>
            <w:top w:val="none" w:sz="0" w:space="0" w:color="auto"/>
            <w:left w:val="none" w:sz="0" w:space="0" w:color="auto"/>
            <w:bottom w:val="none" w:sz="0" w:space="0" w:color="auto"/>
            <w:right w:val="none" w:sz="0" w:space="0" w:color="auto"/>
          </w:divBdr>
        </w:div>
        <w:div w:id="1450318625">
          <w:marLeft w:val="480"/>
          <w:marRight w:val="0"/>
          <w:marTop w:val="0"/>
          <w:marBottom w:val="0"/>
          <w:divBdr>
            <w:top w:val="none" w:sz="0" w:space="0" w:color="auto"/>
            <w:left w:val="none" w:sz="0" w:space="0" w:color="auto"/>
            <w:bottom w:val="none" w:sz="0" w:space="0" w:color="auto"/>
            <w:right w:val="none" w:sz="0" w:space="0" w:color="auto"/>
          </w:divBdr>
        </w:div>
        <w:div w:id="1454790866">
          <w:marLeft w:val="480"/>
          <w:marRight w:val="0"/>
          <w:marTop w:val="0"/>
          <w:marBottom w:val="0"/>
          <w:divBdr>
            <w:top w:val="none" w:sz="0" w:space="0" w:color="auto"/>
            <w:left w:val="none" w:sz="0" w:space="0" w:color="auto"/>
            <w:bottom w:val="none" w:sz="0" w:space="0" w:color="auto"/>
            <w:right w:val="none" w:sz="0" w:space="0" w:color="auto"/>
          </w:divBdr>
        </w:div>
        <w:div w:id="1463383602">
          <w:marLeft w:val="480"/>
          <w:marRight w:val="0"/>
          <w:marTop w:val="0"/>
          <w:marBottom w:val="0"/>
          <w:divBdr>
            <w:top w:val="none" w:sz="0" w:space="0" w:color="auto"/>
            <w:left w:val="none" w:sz="0" w:space="0" w:color="auto"/>
            <w:bottom w:val="none" w:sz="0" w:space="0" w:color="auto"/>
            <w:right w:val="none" w:sz="0" w:space="0" w:color="auto"/>
          </w:divBdr>
        </w:div>
        <w:div w:id="1500151109">
          <w:marLeft w:val="480"/>
          <w:marRight w:val="0"/>
          <w:marTop w:val="0"/>
          <w:marBottom w:val="0"/>
          <w:divBdr>
            <w:top w:val="none" w:sz="0" w:space="0" w:color="auto"/>
            <w:left w:val="none" w:sz="0" w:space="0" w:color="auto"/>
            <w:bottom w:val="none" w:sz="0" w:space="0" w:color="auto"/>
            <w:right w:val="none" w:sz="0" w:space="0" w:color="auto"/>
          </w:divBdr>
        </w:div>
        <w:div w:id="1555237059">
          <w:marLeft w:val="480"/>
          <w:marRight w:val="0"/>
          <w:marTop w:val="0"/>
          <w:marBottom w:val="0"/>
          <w:divBdr>
            <w:top w:val="none" w:sz="0" w:space="0" w:color="auto"/>
            <w:left w:val="none" w:sz="0" w:space="0" w:color="auto"/>
            <w:bottom w:val="none" w:sz="0" w:space="0" w:color="auto"/>
            <w:right w:val="none" w:sz="0" w:space="0" w:color="auto"/>
          </w:divBdr>
        </w:div>
        <w:div w:id="1567716476">
          <w:marLeft w:val="480"/>
          <w:marRight w:val="0"/>
          <w:marTop w:val="0"/>
          <w:marBottom w:val="0"/>
          <w:divBdr>
            <w:top w:val="none" w:sz="0" w:space="0" w:color="auto"/>
            <w:left w:val="none" w:sz="0" w:space="0" w:color="auto"/>
            <w:bottom w:val="none" w:sz="0" w:space="0" w:color="auto"/>
            <w:right w:val="none" w:sz="0" w:space="0" w:color="auto"/>
          </w:divBdr>
        </w:div>
        <w:div w:id="1569269542">
          <w:marLeft w:val="480"/>
          <w:marRight w:val="0"/>
          <w:marTop w:val="0"/>
          <w:marBottom w:val="0"/>
          <w:divBdr>
            <w:top w:val="none" w:sz="0" w:space="0" w:color="auto"/>
            <w:left w:val="none" w:sz="0" w:space="0" w:color="auto"/>
            <w:bottom w:val="none" w:sz="0" w:space="0" w:color="auto"/>
            <w:right w:val="none" w:sz="0" w:space="0" w:color="auto"/>
          </w:divBdr>
        </w:div>
        <w:div w:id="1615283174">
          <w:marLeft w:val="480"/>
          <w:marRight w:val="0"/>
          <w:marTop w:val="0"/>
          <w:marBottom w:val="0"/>
          <w:divBdr>
            <w:top w:val="none" w:sz="0" w:space="0" w:color="auto"/>
            <w:left w:val="none" w:sz="0" w:space="0" w:color="auto"/>
            <w:bottom w:val="none" w:sz="0" w:space="0" w:color="auto"/>
            <w:right w:val="none" w:sz="0" w:space="0" w:color="auto"/>
          </w:divBdr>
        </w:div>
        <w:div w:id="1663462762">
          <w:marLeft w:val="480"/>
          <w:marRight w:val="0"/>
          <w:marTop w:val="0"/>
          <w:marBottom w:val="0"/>
          <w:divBdr>
            <w:top w:val="none" w:sz="0" w:space="0" w:color="auto"/>
            <w:left w:val="none" w:sz="0" w:space="0" w:color="auto"/>
            <w:bottom w:val="none" w:sz="0" w:space="0" w:color="auto"/>
            <w:right w:val="none" w:sz="0" w:space="0" w:color="auto"/>
          </w:divBdr>
        </w:div>
        <w:div w:id="1702054814">
          <w:marLeft w:val="480"/>
          <w:marRight w:val="0"/>
          <w:marTop w:val="0"/>
          <w:marBottom w:val="0"/>
          <w:divBdr>
            <w:top w:val="none" w:sz="0" w:space="0" w:color="auto"/>
            <w:left w:val="none" w:sz="0" w:space="0" w:color="auto"/>
            <w:bottom w:val="none" w:sz="0" w:space="0" w:color="auto"/>
            <w:right w:val="none" w:sz="0" w:space="0" w:color="auto"/>
          </w:divBdr>
        </w:div>
        <w:div w:id="1705520585">
          <w:marLeft w:val="480"/>
          <w:marRight w:val="0"/>
          <w:marTop w:val="0"/>
          <w:marBottom w:val="0"/>
          <w:divBdr>
            <w:top w:val="none" w:sz="0" w:space="0" w:color="auto"/>
            <w:left w:val="none" w:sz="0" w:space="0" w:color="auto"/>
            <w:bottom w:val="none" w:sz="0" w:space="0" w:color="auto"/>
            <w:right w:val="none" w:sz="0" w:space="0" w:color="auto"/>
          </w:divBdr>
        </w:div>
        <w:div w:id="1748187787">
          <w:marLeft w:val="480"/>
          <w:marRight w:val="0"/>
          <w:marTop w:val="0"/>
          <w:marBottom w:val="0"/>
          <w:divBdr>
            <w:top w:val="none" w:sz="0" w:space="0" w:color="auto"/>
            <w:left w:val="none" w:sz="0" w:space="0" w:color="auto"/>
            <w:bottom w:val="none" w:sz="0" w:space="0" w:color="auto"/>
            <w:right w:val="none" w:sz="0" w:space="0" w:color="auto"/>
          </w:divBdr>
        </w:div>
        <w:div w:id="1777478462">
          <w:marLeft w:val="480"/>
          <w:marRight w:val="0"/>
          <w:marTop w:val="0"/>
          <w:marBottom w:val="0"/>
          <w:divBdr>
            <w:top w:val="none" w:sz="0" w:space="0" w:color="auto"/>
            <w:left w:val="none" w:sz="0" w:space="0" w:color="auto"/>
            <w:bottom w:val="none" w:sz="0" w:space="0" w:color="auto"/>
            <w:right w:val="none" w:sz="0" w:space="0" w:color="auto"/>
          </w:divBdr>
        </w:div>
        <w:div w:id="1831601558">
          <w:marLeft w:val="480"/>
          <w:marRight w:val="0"/>
          <w:marTop w:val="0"/>
          <w:marBottom w:val="0"/>
          <w:divBdr>
            <w:top w:val="none" w:sz="0" w:space="0" w:color="auto"/>
            <w:left w:val="none" w:sz="0" w:space="0" w:color="auto"/>
            <w:bottom w:val="none" w:sz="0" w:space="0" w:color="auto"/>
            <w:right w:val="none" w:sz="0" w:space="0" w:color="auto"/>
          </w:divBdr>
        </w:div>
        <w:div w:id="1850637118">
          <w:marLeft w:val="480"/>
          <w:marRight w:val="0"/>
          <w:marTop w:val="0"/>
          <w:marBottom w:val="0"/>
          <w:divBdr>
            <w:top w:val="none" w:sz="0" w:space="0" w:color="auto"/>
            <w:left w:val="none" w:sz="0" w:space="0" w:color="auto"/>
            <w:bottom w:val="none" w:sz="0" w:space="0" w:color="auto"/>
            <w:right w:val="none" w:sz="0" w:space="0" w:color="auto"/>
          </w:divBdr>
        </w:div>
        <w:div w:id="1892493593">
          <w:marLeft w:val="480"/>
          <w:marRight w:val="0"/>
          <w:marTop w:val="0"/>
          <w:marBottom w:val="0"/>
          <w:divBdr>
            <w:top w:val="none" w:sz="0" w:space="0" w:color="auto"/>
            <w:left w:val="none" w:sz="0" w:space="0" w:color="auto"/>
            <w:bottom w:val="none" w:sz="0" w:space="0" w:color="auto"/>
            <w:right w:val="none" w:sz="0" w:space="0" w:color="auto"/>
          </w:divBdr>
        </w:div>
        <w:div w:id="1934318962">
          <w:marLeft w:val="480"/>
          <w:marRight w:val="0"/>
          <w:marTop w:val="0"/>
          <w:marBottom w:val="0"/>
          <w:divBdr>
            <w:top w:val="none" w:sz="0" w:space="0" w:color="auto"/>
            <w:left w:val="none" w:sz="0" w:space="0" w:color="auto"/>
            <w:bottom w:val="none" w:sz="0" w:space="0" w:color="auto"/>
            <w:right w:val="none" w:sz="0" w:space="0" w:color="auto"/>
          </w:divBdr>
        </w:div>
        <w:div w:id="1935671644">
          <w:marLeft w:val="480"/>
          <w:marRight w:val="0"/>
          <w:marTop w:val="0"/>
          <w:marBottom w:val="0"/>
          <w:divBdr>
            <w:top w:val="none" w:sz="0" w:space="0" w:color="auto"/>
            <w:left w:val="none" w:sz="0" w:space="0" w:color="auto"/>
            <w:bottom w:val="none" w:sz="0" w:space="0" w:color="auto"/>
            <w:right w:val="none" w:sz="0" w:space="0" w:color="auto"/>
          </w:divBdr>
        </w:div>
        <w:div w:id="1954164471">
          <w:marLeft w:val="480"/>
          <w:marRight w:val="0"/>
          <w:marTop w:val="0"/>
          <w:marBottom w:val="0"/>
          <w:divBdr>
            <w:top w:val="none" w:sz="0" w:space="0" w:color="auto"/>
            <w:left w:val="none" w:sz="0" w:space="0" w:color="auto"/>
            <w:bottom w:val="none" w:sz="0" w:space="0" w:color="auto"/>
            <w:right w:val="none" w:sz="0" w:space="0" w:color="auto"/>
          </w:divBdr>
        </w:div>
        <w:div w:id="1955745712">
          <w:marLeft w:val="480"/>
          <w:marRight w:val="0"/>
          <w:marTop w:val="0"/>
          <w:marBottom w:val="0"/>
          <w:divBdr>
            <w:top w:val="none" w:sz="0" w:space="0" w:color="auto"/>
            <w:left w:val="none" w:sz="0" w:space="0" w:color="auto"/>
            <w:bottom w:val="none" w:sz="0" w:space="0" w:color="auto"/>
            <w:right w:val="none" w:sz="0" w:space="0" w:color="auto"/>
          </w:divBdr>
        </w:div>
        <w:div w:id="1976178889">
          <w:marLeft w:val="480"/>
          <w:marRight w:val="0"/>
          <w:marTop w:val="0"/>
          <w:marBottom w:val="0"/>
          <w:divBdr>
            <w:top w:val="none" w:sz="0" w:space="0" w:color="auto"/>
            <w:left w:val="none" w:sz="0" w:space="0" w:color="auto"/>
            <w:bottom w:val="none" w:sz="0" w:space="0" w:color="auto"/>
            <w:right w:val="none" w:sz="0" w:space="0" w:color="auto"/>
          </w:divBdr>
        </w:div>
        <w:div w:id="2049721898">
          <w:marLeft w:val="480"/>
          <w:marRight w:val="0"/>
          <w:marTop w:val="0"/>
          <w:marBottom w:val="0"/>
          <w:divBdr>
            <w:top w:val="none" w:sz="0" w:space="0" w:color="auto"/>
            <w:left w:val="none" w:sz="0" w:space="0" w:color="auto"/>
            <w:bottom w:val="none" w:sz="0" w:space="0" w:color="auto"/>
            <w:right w:val="none" w:sz="0" w:space="0" w:color="auto"/>
          </w:divBdr>
        </w:div>
        <w:div w:id="2083526071">
          <w:marLeft w:val="480"/>
          <w:marRight w:val="0"/>
          <w:marTop w:val="0"/>
          <w:marBottom w:val="0"/>
          <w:divBdr>
            <w:top w:val="none" w:sz="0" w:space="0" w:color="auto"/>
            <w:left w:val="none" w:sz="0" w:space="0" w:color="auto"/>
            <w:bottom w:val="none" w:sz="0" w:space="0" w:color="auto"/>
            <w:right w:val="none" w:sz="0" w:space="0" w:color="auto"/>
          </w:divBdr>
        </w:div>
        <w:div w:id="2095930862">
          <w:marLeft w:val="480"/>
          <w:marRight w:val="0"/>
          <w:marTop w:val="0"/>
          <w:marBottom w:val="0"/>
          <w:divBdr>
            <w:top w:val="none" w:sz="0" w:space="0" w:color="auto"/>
            <w:left w:val="none" w:sz="0" w:space="0" w:color="auto"/>
            <w:bottom w:val="none" w:sz="0" w:space="0" w:color="auto"/>
            <w:right w:val="none" w:sz="0" w:space="0" w:color="auto"/>
          </w:divBdr>
        </w:div>
        <w:div w:id="2115513568">
          <w:marLeft w:val="480"/>
          <w:marRight w:val="0"/>
          <w:marTop w:val="0"/>
          <w:marBottom w:val="0"/>
          <w:divBdr>
            <w:top w:val="none" w:sz="0" w:space="0" w:color="auto"/>
            <w:left w:val="none" w:sz="0" w:space="0" w:color="auto"/>
            <w:bottom w:val="none" w:sz="0" w:space="0" w:color="auto"/>
            <w:right w:val="none" w:sz="0" w:space="0" w:color="auto"/>
          </w:divBdr>
        </w:div>
      </w:divsChild>
    </w:div>
    <w:div w:id="1499464381">
      <w:bodyDiv w:val="1"/>
      <w:marLeft w:val="0"/>
      <w:marRight w:val="0"/>
      <w:marTop w:val="0"/>
      <w:marBottom w:val="0"/>
      <w:divBdr>
        <w:top w:val="none" w:sz="0" w:space="0" w:color="auto"/>
        <w:left w:val="none" w:sz="0" w:space="0" w:color="auto"/>
        <w:bottom w:val="none" w:sz="0" w:space="0" w:color="auto"/>
        <w:right w:val="none" w:sz="0" w:space="0" w:color="auto"/>
      </w:divBdr>
    </w:div>
    <w:div w:id="1502235954">
      <w:bodyDiv w:val="1"/>
      <w:marLeft w:val="0"/>
      <w:marRight w:val="0"/>
      <w:marTop w:val="0"/>
      <w:marBottom w:val="0"/>
      <w:divBdr>
        <w:top w:val="none" w:sz="0" w:space="0" w:color="auto"/>
        <w:left w:val="none" w:sz="0" w:space="0" w:color="auto"/>
        <w:bottom w:val="none" w:sz="0" w:space="0" w:color="auto"/>
        <w:right w:val="none" w:sz="0" w:space="0" w:color="auto"/>
      </w:divBdr>
      <w:divsChild>
        <w:div w:id="54084137">
          <w:marLeft w:val="480"/>
          <w:marRight w:val="0"/>
          <w:marTop w:val="0"/>
          <w:marBottom w:val="0"/>
          <w:divBdr>
            <w:top w:val="none" w:sz="0" w:space="0" w:color="auto"/>
            <w:left w:val="none" w:sz="0" w:space="0" w:color="auto"/>
            <w:bottom w:val="none" w:sz="0" w:space="0" w:color="auto"/>
            <w:right w:val="none" w:sz="0" w:space="0" w:color="auto"/>
          </w:divBdr>
        </w:div>
        <w:div w:id="109738963">
          <w:marLeft w:val="480"/>
          <w:marRight w:val="0"/>
          <w:marTop w:val="0"/>
          <w:marBottom w:val="0"/>
          <w:divBdr>
            <w:top w:val="none" w:sz="0" w:space="0" w:color="auto"/>
            <w:left w:val="none" w:sz="0" w:space="0" w:color="auto"/>
            <w:bottom w:val="none" w:sz="0" w:space="0" w:color="auto"/>
            <w:right w:val="none" w:sz="0" w:space="0" w:color="auto"/>
          </w:divBdr>
        </w:div>
        <w:div w:id="143477190">
          <w:marLeft w:val="480"/>
          <w:marRight w:val="0"/>
          <w:marTop w:val="0"/>
          <w:marBottom w:val="0"/>
          <w:divBdr>
            <w:top w:val="none" w:sz="0" w:space="0" w:color="auto"/>
            <w:left w:val="none" w:sz="0" w:space="0" w:color="auto"/>
            <w:bottom w:val="none" w:sz="0" w:space="0" w:color="auto"/>
            <w:right w:val="none" w:sz="0" w:space="0" w:color="auto"/>
          </w:divBdr>
        </w:div>
        <w:div w:id="150830431">
          <w:marLeft w:val="480"/>
          <w:marRight w:val="0"/>
          <w:marTop w:val="0"/>
          <w:marBottom w:val="0"/>
          <w:divBdr>
            <w:top w:val="none" w:sz="0" w:space="0" w:color="auto"/>
            <w:left w:val="none" w:sz="0" w:space="0" w:color="auto"/>
            <w:bottom w:val="none" w:sz="0" w:space="0" w:color="auto"/>
            <w:right w:val="none" w:sz="0" w:space="0" w:color="auto"/>
          </w:divBdr>
        </w:div>
        <w:div w:id="174542454">
          <w:marLeft w:val="480"/>
          <w:marRight w:val="0"/>
          <w:marTop w:val="0"/>
          <w:marBottom w:val="0"/>
          <w:divBdr>
            <w:top w:val="none" w:sz="0" w:space="0" w:color="auto"/>
            <w:left w:val="none" w:sz="0" w:space="0" w:color="auto"/>
            <w:bottom w:val="none" w:sz="0" w:space="0" w:color="auto"/>
            <w:right w:val="none" w:sz="0" w:space="0" w:color="auto"/>
          </w:divBdr>
        </w:div>
        <w:div w:id="199365436">
          <w:marLeft w:val="480"/>
          <w:marRight w:val="0"/>
          <w:marTop w:val="0"/>
          <w:marBottom w:val="0"/>
          <w:divBdr>
            <w:top w:val="none" w:sz="0" w:space="0" w:color="auto"/>
            <w:left w:val="none" w:sz="0" w:space="0" w:color="auto"/>
            <w:bottom w:val="none" w:sz="0" w:space="0" w:color="auto"/>
            <w:right w:val="none" w:sz="0" w:space="0" w:color="auto"/>
          </w:divBdr>
        </w:div>
        <w:div w:id="234777165">
          <w:marLeft w:val="480"/>
          <w:marRight w:val="0"/>
          <w:marTop w:val="0"/>
          <w:marBottom w:val="0"/>
          <w:divBdr>
            <w:top w:val="none" w:sz="0" w:space="0" w:color="auto"/>
            <w:left w:val="none" w:sz="0" w:space="0" w:color="auto"/>
            <w:bottom w:val="none" w:sz="0" w:space="0" w:color="auto"/>
            <w:right w:val="none" w:sz="0" w:space="0" w:color="auto"/>
          </w:divBdr>
        </w:div>
        <w:div w:id="255017871">
          <w:marLeft w:val="480"/>
          <w:marRight w:val="0"/>
          <w:marTop w:val="0"/>
          <w:marBottom w:val="0"/>
          <w:divBdr>
            <w:top w:val="none" w:sz="0" w:space="0" w:color="auto"/>
            <w:left w:val="none" w:sz="0" w:space="0" w:color="auto"/>
            <w:bottom w:val="none" w:sz="0" w:space="0" w:color="auto"/>
            <w:right w:val="none" w:sz="0" w:space="0" w:color="auto"/>
          </w:divBdr>
        </w:div>
        <w:div w:id="260603660">
          <w:marLeft w:val="480"/>
          <w:marRight w:val="0"/>
          <w:marTop w:val="0"/>
          <w:marBottom w:val="0"/>
          <w:divBdr>
            <w:top w:val="none" w:sz="0" w:space="0" w:color="auto"/>
            <w:left w:val="none" w:sz="0" w:space="0" w:color="auto"/>
            <w:bottom w:val="none" w:sz="0" w:space="0" w:color="auto"/>
            <w:right w:val="none" w:sz="0" w:space="0" w:color="auto"/>
          </w:divBdr>
        </w:div>
        <w:div w:id="263001708">
          <w:marLeft w:val="480"/>
          <w:marRight w:val="0"/>
          <w:marTop w:val="0"/>
          <w:marBottom w:val="0"/>
          <w:divBdr>
            <w:top w:val="none" w:sz="0" w:space="0" w:color="auto"/>
            <w:left w:val="none" w:sz="0" w:space="0" w:color="auto"/>
            <w:bottom w:val="none" w:sz="0" w:space="0" w:color="auto"/>
            <w:right w:val="none" w:sz="0" w:space="0" w:color="auto"/>
          </w:divBdr>
        </w:div>
        <w:div w:id="301273889">
          <w:marLeft w:val="480"/>
          <w:marRight w:val="0"/>
          <w:marTop w:val="0"/>
          <w:marBottom w:val="0"/>
          <w:divBdr>
            <w:top w:val="none" w:sz="0" w:space="0" w:color="auto"/>
            <w:left w:val="none" w:sz="0" w:space="0" w:color="auto"/>
            <w:bottom w:val="none" w:sz="0" w:space="0" w:color="auto"/>
            <w:right w:val="none" w:sz="0" w:space="0" w:color="auto"/>
          </w:divBdr>
        </w:div>
        <w:div w:id="301422450">
          <w:marLeft w:val="480"/>
          <w:marRight w:val="0"/>
          <w:marTop w:val="0"/>
          <w:marBottom w:val="0"/>
          <w:divBdr>
            <w:top w:val="none" w:sz="0" w:space="0" w:color="auto"/>
            <w:left w:val="none" w:sz="0" w:space="0" w:color="auto"/>
            <w:bottom w:val="none" w:sz="0" w:space="0" w:color="auto"/>
            <w:right w:val="none" w:sz="0" w:space="0" w:color="auto"/>
          </w:divBdr>
        </w:div>
        <w:div w:id="314651146">
          <w:marLeft w:val="480"/>
          <w:marRight w:val="0"/>
          <w:marTop w:val="0"/>
          <w:marBottom w:val="0"/>
          <w:divBdr>
            <w:top w:val="none" w:sz="0" w:space="0" w:color="auto"/>
            <w:left w:val="none" w:sz="0" w:space="0" w:color="auto"/>
            <w:bottom w:val="none" w:sz="0" w:space="0" w:color="auto"/>
            <w:right w:val="none" w:sz="0" w:space="0" w:color="auto"/>
          </w:divBdr>
        </w:div>
        <w:div w:id="355078698">
          <w:marLeft w:val="480"/>
          <w:marRight w:val="0"/>
          <w:marTop w:val="0"/>
          <w:marBottom w:val="0"/>
          <w:divBdr>
            <w:top w:val="none" w:sz="0" w:space="0" w:color="auto"/>
            <w:left w:val="none" w:sz="0" w:space="0" w:color="auto"/>
            <w:bottom w:val="none" w:sz="0" w:space="0" w:color="auto"/>
            <w:right w:val="none" w:sz="0" w:space="0" w:color="auto"/>
          </w:divBdr>
        </w:div>
        <w:div w:id="450783980">
          <w:marLeft w:val="480"/>
          <w:marRight w:val="0"/>
          <w:marTop w:val="0"/>
          <w:marBottom w:val="0"/>
          <w:divBdr>
            <w:top w:val="none" w:sz="0" w:space="0" w:color="auto"/>
            <w:left w:val="none" w:sz="0" w:space="0" w:color="auto"/>
            <w:bottom w:val="none" w:sz="0" w:space="0" w:color="auto"/>
            <w:right w:val="none" w:sz="0" w:space="0" w:color="auto"/>
          </w:divBdr>
        </w:div>
        <w:div w:id="498927880">
          <w:marLeft w:val="480"/>
          <w:marRight w:val="0"/>
          <w:marTop w:val="0"/>
          <w:marBottom w:val="0"/>
          <w:divBdr>
            <w:top w:val="none" w:sz="0" w:space="0" w:color="auto"/>
            <w:left w:val="none" w:sz="0" w:space="0" w:color="auto"/>
            <w:bottom w:val="none" w:sz="0" w:space="0" w:color="auto"/>
            <w:right w:val="none" w:sz="0" w:space="0" w:color="auto"/>
          </w:divBdr>
        </w:div>
        <w:div w:id="501744434">
          <w:marLeft w:val="480"/>
          <w:marRight w:val="0"/>
          <w:marTop w:val="0"/>
          <w:marBottom w:val="0"/>
          <w:divBdr>
            <w:top w:val="none" w:sz="0" w:space="0" w:color="auto"/>
            <w:left w:val="none" w:sz="0" w:space="0" w:color="auto"/>
            <w:bottom w:val="none" w:sz="0" w:space="0" w:color="auto"/>
            <w:right w:val="none" w:sz="0" w:space="0" w:color="auto"/>
          </w:divBdr>
        </w:div>
        <w:div w:id="562065304">
          <w:marLeft w:val="480"/>
          <w:marRight w:val="0"/>
          <w:marTop w:val="0"/>
          <w:marBottom w:val="0"/>
          <w:divBdr>
            <w:top w:val="none" w:sz="0" w:space="0" w:color="auto"/>
            <w:left w:val="none" w:sz="0" w:space="0" w:color="auto"/>
            <w:bottom w:val="none" w:sz="0" w:space="0" w:color="auto"/>
            <w:right w:val="none" w:sz="0" w:space="0" w:color="auto"/>
          </w:divBdr>
        </w:div>
        <w:div w:id="621034566">
          <w:marLeft w:val="480"/>
          <w:marRight w:val="0"/>
          <w:marTop w:val="0"/>
          <w:marBottom w:val="0"/>
          <w:divBdr>
            <w:top w:val="none" w:sz="0" w:space="0" w:color="auto"/>
            <w:left w:val="none" w:sz="0" w:space="0" w:color="auto"/>
            <w:bottom w:val="none" w:sz="0" w:space="0" w:color="auto"/>
            <w:right w:val="none" w:sz="0" w:space="0" w:color="auto"/>
          </w:divBdr>
        </w:div>
        <w:div w:id="656880131">
          <w:marLeft w:val="480"/>
          <w:marRight w:val="0"/>
          <w:marTop w:val="0"/>
          <w:marBottom w:val="0"/>
          <w:divBdr>
            <w:top w:val="none" w:sz="0" w:space="0" w:color="auto"/>
            <w:left w:val="none" w:sz="0" w:space="0" w:color="auto"/>
            <w:bottom w:val="none" w:sz="0" w:space="0" w:color="auto"/>
            <w:right w:val="none" w:sz="0" w:space="0" w:color="auto"/>
          </w:divBdr>
        </w:div>
        <w:div w:id="658658750">
          <w:marLeft w:val="480"/>
          <w:marRight w:val="0"/>
          <w:marTop w:val="0"/>
          <w:marBottom w:val="0"/>
          <w:divBdr>
            <w:top w:val="none" w:sz="0" w:space="0" w:color="auto"/>
            <w:left w:val="none" w:sz="0" w:space="0" w:color="auto"/>
            <w:bottom w:val="none" w:sz="0" w:space="0" w:color="auto"/>
            <w:right w:val="none" w:sz="0" w:space="0" w:color="auto"/>
          </w:divBdr>
        </w:div>
        <w:div w:id="689841934">
          <w:marLeft w:val="480"/>
          <w:marRight w:val="0"/>
          <w:marTop w:val="0"/>
          <w:marBottom w:val="0"/>
          <w:divBdr>
            <w:top w:val="none" w:sz="0" w:space="0" w:color="auto"/>
            <w:left w:val="none" w:sz="0" w:space="0" w:color="auto"/>
            <w:bottom w:val="none" w:sz="0" w:space="0" w:color="auto"/>
            <w:right w:val="none" w:sz="0" w:space="0" w:color="auto"/>
          </w:divBdr>
        </w:div>
        <w:div w:id="704721631">
          <w:marLeft w:val="480"/>
          <w:marRight w:val="0"/>
          <w:marTop w:val="0"/>
          <w:marBottom w:val="0"/>
          <w:divBdr>
            <w:top w:val="none" w:sz="0" w:space="0" w:color="auto"/>
            <w:left w:val="none" w:sz="0" w:space="0" w:color="auto"/>
            <w:bottom w:val="none" w:sz="0" w:space="0" w:color="auto"/>
            <w:right w:val="none" w:sz="0" w:space="0" w:color="auto"/>
          </w:divBdr>
        </w:div>
        <w:div w:id="718552931">
          <w:marLeft w:val="480"/>
          <w:marRight w:val="0"/>
          <w:marTop w:val="0"/>
          <w:marBottom w:val="0"/>
          <w:divBdr>
            <w:top w:val="none" w:sz="0" w:space="0" w:color="auto"/>
            <w:left w:val="none" w:sz="0" w:space="0" w:color="auto"/>
            <w:bottom w:val="none" w:sz="0" w:space="0" w:color="auto"/>
            <w:right w:val="none" w:sz="0" w:space="0" w:color="auto"/>
          </w:divBdr>
        </w:div>
        <w:div w:id="730271657">
          <w:marLeft w:val="480"/>
          <w:marRight w:val="0"/>
          <w:marTop w:val="0"/>
          <w:marBottom w:val="0"/>
          <w:divBdr>
            <w:top w:val="none" w:sz="0" w:space="0" w:color="auto"/>
            <w:left w:val="none" w:sz="0" w:space="0" w:color="auto"/>
            <w:bottom w:val="none" w:sz="0" w:space="0" w:color="auto"/>
            <w:right w:val="none" w:sz="0" w:space="0" w:color="auto"/>
          </w:divBdr>
        </w:div>
        <w:div w:id="737435334">
          <w:marLeft w:val="480"/>
          <w:marRight w:val="0"/>
          <w:marTop w:val="0"/>
          <w:marBottom w:val="0"/>
          <w:divBdr>
            <w:top w:val="none" w:sz="0" w:space="0" w:color="auto"/>
            <w:left w:val="none" w:sz="0" w:space="0" w:color="auto"/>
            <w:bottom w:val="none" w:sz="0" w:space="0" w:color="auto"/>
            <w:right w:val="none" w:sz="0" w:space="0" w:color="auto"/>
          </w:divBdr>
        </w:div>
        <w:div w:id="738332832">
          <w:marLeft w:val="480"/>
          <w:marRight w:val="0"/>
          <w:marTop w:val="0"/>
          <w:marBottom w:val="0"/>
          <w:divBdr>
            <w:top w:val="none" w:sz="0" w:space="0" w:color="auto"/>
            <w:left w:val="none" w:sz="0" w:space="0" w:color="auto"/>
            <w:bottom w:val="none" w:sz="0" w:space="0" w:color="auto"/>
            <w:right w:val="none" w:sz="0" w:space="0" w:color="auto"/>
          </w:divBdr>
        </w:div>
        <w:div w:id="789281048">
          <w:marLeft w:val="480"/>
          <w:marRight w:val="0"/>
          <w:marTop w:val="0"/>
          <w:marBottom w:val="0"/>
          <w:divBdr>
            <w:top w:val="none" w:sz="0" w:space="0" w:color="auto"/>
            <w:left w:val="none" w:sz="0" w:space="0" w:color="auto"/>
            <w:bottom w:val="none" w:sz="0" w:space="0" w:color="auto"/>
            <w:right w:val="none" w:sz="0" w:space="0" w:color="auto"/>
          </w:divBdr>
        </w:div>
        <w:div w:id="825777389">
          <w:marLeft w:val="480"/>
          <w:marRight w:val="0"/>
          <w:marTop w:val="0"/>
          <w:marBottom w:val="0"/>
          <w:divBdr>
            <w:top w:val="none" w:sz="0" w:space="0" w:color="auto"/>
            <w:left w:val="none" w:sz="0" w:space="0" w:color="auto"/>
            <w:bottom w:val="none" w:sz="0" w:space="0" w:color="auto"/>
            <w:right w:val="none" w:sz="0" w:space="0" w:color="auto"/>
          </w:divBdr>
        </w:div>
        <w:div w:id="835413770">
          <w:marLeft w:val="480"/>
          <w:marRight w:val="0"/>
          <w:marTop w:val="0"/>
          <w:marBottom w:val="0"/>
          <w:divBdr>
            <w:top w:val="none" w:sz="0" w:space="0" w:color="auto"/>
            <w:left w:val="none" w:sz="0" w:space="0" w:color="auto"/>
            <w:bottom w:val="none" w:sz="0" w:space="0" w:color="auto"/>
            <w:right w:val="none" w:sz="0" w:space="0" w:color="auto"/>
          </w:divBdr>
        </w:div>
        <w:div w:id="869073473">
          <w:marLeft w:val="480"/>
          <w:marRight w:val="0"/>
          <w:marTop w:val="0"/>
          <w:marBottom w:val="0"/>
          <w:divBdr>
            <w:top w:val="none" w:sz="0" w:space="0" w:color="auto"/>
            <w:left w:val="none" w:sz="0" w:space="0" w:color="auto"/>
            <w:bottom w:val="none" w:sz="0" w:space="0" w:color="auto"/>
            <w:right w:val="none" w:sz="0" w:space="0" w:color="auto"/>
          </w:divBdr>
        </w:div>
        <w:div w:id="888683236">
          <w:marLeft w:val="480"/>
          <w:marRight w:val="0"/>
          <w:marTop w:val="0"/>
          <w:marBottom w:val="0"/>
          <w:divBdr>
            <w:top w:val="none" w:sz="0" w:space="0" w:color="auto"/>
            <w:left w:val="none" w:sz="0" w:space="0" w:color="auto"/>
            <w:bottom w:val="none" w:sz="0" w:space="0" w:color="auto"/>
            <w:right w:val="none" w:sz="0" w:space="0" w:color="auto"/>
          </w:divBdr>
        </w:div>
        <w:div w:id="898631750">
          <w:marLeft w:val="480"/>
          <w:marRight w:val="0"/>
          <w:marTop w:val="0"/>
          <w:marBottom w:val="0"/>
          <w:divBdr>
            <w:top w:val="none" w:sz="0" w:space="0" w:color="auto"/>
            <w:left w:val="none" w:sz="0" w:space="0" w:color="auto"/>
            <w:bottom w:val="none" w:sz="0" w:space="0" w:color="auto"/>
            <w:right w:val="none" w:sz="0" w:space="0" w:color="auto"/>
          </w:divBdr>
        </w:div>
        <w:div w:id="936983762">
          <w:marLeft w:val="480"/>
          <w:marRight w:val="0"/>
          <w:marTop w:val="0"/>
          <w:marBottom w:val="0"/>
          <w:divBdr>
            <w:top w:val="none" w:sz="0" w:space="0" w:color="auto"/>
            <w:left w:val="none" w:sz="0" w:space="0" w:color="auto"/>
            <w:bottom w:val="none" w:sz="0" w:space="0" w:color="auto"/>
            <w:right w:val="none" w:sz="0" w:space="0" w:color="auto"/>
          </w:divBdr>
        </w:div>
        <w:div w:id="954094226">
          <w:marLeft w:val="480"/>
          <w:marRight w:val="0"/>
          <w:marTop w:val="0"/>
          <w:marBottom w:val="0"/>
          <w:divBdr>
            <w:top w:val="none" w:sz="0" w:space="0" w:color="auto"/>
            <w:left w:val="none" w:sz="0" w:space="0" w:color="auto"/>
            <w:bottom w:val="none" w:sz="0" w:space="0" w:color="auto"/>
            <w:right w:val="none" w:sz="0" w:space="0" w:color="auto"/>
          </w:divBdr>
        </w:div>
        <w:div w:id="1088968674">
          <w:marLeft w:val="480"/>
          <w:marRight w:val="0"/>
          <w:marTop w:val="0"/>
          <w:marBottom w:val="0"/>
          <w:divBdr>
            <w:top w:val="none" w:sz="0" w:space="0" w:color="auto"/>
            <w:left w:val="none" w:sz="0" w:space="0" w:color="auto"/>
            <w:bottom w:val="none" w:sz="0" w:space="0" w:color="auto"/>
            <w:right w:val="none" w:sz="0" w:space="0" w:color="auto"/>
          </w:divBdr>
        </w:div>
        <w:div w:id="1091586502">
          <w:marLeft w:val="480"/>
          <w:marRight w:val="0"/>
          <w:marTop w:val="0"/>
          <w:marBottom w:val="0"/>
          <w:divBdr>
            <w:top w:val="none" w:sz="0" w:space="0" w:color="auto"/>
            <w:left w:val="none" w:sz="0" w:space="0" w:color="auto"/>
            <w:bottom w:val="none" w:sz="0" w:space="0" w:color="auto"/>
            <w:right w:val="none" w:sz="0" w:space="0" w:color="auto"/>
          </w:divBdr>
        </w:div>
        <w:div w:id="1140610212">
          <w:marLeft w:val="480"/>
          <w:marRight w:val="0"/>
          <w:marTop w:val="0"/>
          <w:marBottom w:val="0"/>
          <w:divBdr>
            <w:top w:val="none" w:sz="0" w:space="0" w:color="auto"/>
            <w:left w:val="none" w:sz="0" w:space="0" w:color="auto"/>
            <w:bottom w:val="none" w:sz="0" w:space="0" w:color="auto"/>
            <w:right w:val="none" w:sz="0" w:space="0" w:color="auto"/>
          </w:divBdr>
        </w:div>
        <w:div w:id="1150751735">
          <w:marLeft w:val="480"/>
          <w:marRight w:val="0"/>
          <w:marTop w:val="0"/>
          <w:marBottom w:val="0"/>
          <w:divBdr>
            <w:top w:val="none" w:sz="0" w:space="0" w:color="auto"/>
            <w:left w:val="none" w:sz="0" w:space="0" w:color="auto"/>
            <w:bottom w:val="none" w:sz="0" w:space="0" w:color="auto"/>
            <w:right w:val="none" w:sz="0" w:space="0" w:color="auto"/>
          </w:divBdr>
        </w:div>
        <w:div w:id="1160000743">
          <w:marLeft w:val="480"/>
          <w:marRight w:val="0"/>
          <w:marTop w:val="0"/>
          <w:marBottom w:val="0"/>
          <w:divBdr>
            <w:top w:val="none" w:sz="0" w:space="0" w:color="auto"/>
            <w:left w:val="none" w:sz="0" w:space="0" w:color="auto"/>
            <w:bottom w:val="none" w:sz="0" w:space="0" w:color="auto"/>
            <w:right w:val="none" w:sz="0" w:space="0" w:color="auto"/>
          </w:divBdr>
        </w:div>
        <w:div w:id="1168253409">
          <w:marLeft w:val="480"/>
          <w:marRight w:val="0"/>
          <w:marTop w:val="0"/>
          <w:marBottom w:val="0"/>
          <w:divBdr>
            <w:top w:val="none" w:sz="0" w:space="0" w:color="auto"/>
            <w:left w:val="none" w:sz="0" w:space="0" w:color="auto"/>
            <w:bottom w:val="none" w:sz="0" w:space="0" w:color="auto"/>
            <w:right w:val="none" w:sz="0" w:space="0" w:color="auto"/>
          </w:divBdr>
        </w:div>
        <w:div w:id="1180194854">
          <w:marLeft w:val="480"/>
          <w:marRight w:val="0"/>
          <w:marTop w:val="0"/>
          <w:marBottom w:val="0"/>
          <w:divBdr>
            <w:top w:val="none" w:sz="0" w:space="0" w:color="auto"/>
            <w:left w:val="none" w:sz="0" w:space="0" w:color="auto"/>
            <w:bottom w:val="none" w:sz="0" w:space="0" w:color="auto"/>
            <w:right w:val="none" w:sz="0" w:space="0" w:color="auto"/>
          </w:divBdr>
        </w:div>
        <w:div w:id="1221281260">
          <w:marLeft w:val="480"/>
          <w:marRight w:val="0"/>
          <w:marTop w:val="0"/>
          <w:marBottom w:val="0"/>
          <w:divBdr>
            <w:top w:val="none" w:sz="0" w:space="0" w:color="auto"/>
            <w:left w:val="none" w:sz="0" w:space="0" w:color="auto"/>
            <w:bottom w:val="none" w:sz="0" w:space="0" w:color="auto"/>
            <w:right w:val="none" w:sz="0" w:space="0" w:color="auto"/>
          </w:divBdr>
        </w:div>
        <w:div w:id="1268079657">
          <w:marLeft w:val="480"/>
          <w:marRight w:val="0"/>
          <w:marTop w:val="0"/>
          <w:marBottom w:val="0"/>
          <w:divBdr>
            <w:top w:val="none" w:sz="0" w:space="0" w:color="auto"/>
            <w:left w:val="none" w:sz="0" w:space="0" w:color="auto"/>
            <w:bottom w:val="none" w:sz="0" w:space="0" w:color="auto"/>
            <w:right w:val="none" w:sz="0" w:space="0" w:color="auto"/>
          </w:divBdr>
        </w:div>
        <w:div w:id="1277371102">
          <w:marLeft w:val="480"/>
          <w:marRight w:val="0"/>
          <w:marTop w:val="0"/>
          <w:marBottom w:val="0"/>
          <w:divBdr>
            <w:top w:val="none" w:sz="0" w:space="0" w:color="auto"/>
            <w:left w:val="none" w:sz="0" w:space="0" w:color="auto"/>
            <w:bottom w:val="none" w:sz="0" w:space="0" w:color="auto"/>
            <w:right w:val="none" w:sz="0" w:space="0" w:color="auto"/>
          </w:divBdr>
        </w:div>
        <w:div w:id="1293365729">
          <w:marLeft w:val="480"/>
          <w:marRight w:val="0"/>
          <w:marTop w:val="0"/>
          <w:marBottom w:val="0"/>
          <w:divBdr>
            <w:top w:val="none" w:sz="0" w:space="0" w:color="auto"/>
            <w:left w:val="none" w:sz="0" w:space="0" w:color="auto"/>
            <w:bottom w:val="none" w:sz="0" w:space="0" w:color="auto"/>
            <w:right w:val="none" w:sz="0" w:space="0" w:color="auto"/>
          </w:divBdr>
        </w:div>
        <w:div w:id="1335374856">
          <w:marLeft w:val="480"/>
          <w:marRight w:val="0"/>
          <w:marTop w:val="0"/>
          <w:marBottom w:val="0"/>
          <w:divBdr>
            <w:top w:val="none" w:sz="0" w:space="0" w:color="auto"/>
            <w:left w:val="none" w:sz="0" w:space="0" w:color="auto"/>
            <w:bottom w:val="none" w:sz="0" w:space="0" w:color="auto"/>
            <w:right w:val="none" w:sz="0" w:space="0" w:color="auto"/>
          </w:divBdr>
        </w:div>
        <w:div w:id="1365982526">
          <w:marLeft w:val="480"/>
          <w:marRight w:val="0"/>
          <w:marTop w:val="0"/>
          <w:marBottom w:val="0"/>
          <w:divBdr>
            <w:top w:val="none" w:sz="0" w:space="0" w:color="auto"/>
            <w:left w:val="none" w:sz="0" w:space="0" w:color="auto"/>
            <w:bottom w:val="none" w:sz="0" w:space="0" w:color="auto"/>
            <w:right w:val="none" w:sz="0" w:space="0" w:color="auto"/>
          </w:divBdr>
        </w:div>
        <w:div w:id="1380743346">
          <w:marLeft w:val="480"/>
          <w:marRight w:val="0"/>
          <w:marTop w:val="0"/>
          <w:marBottom w:val="0"/>
          <w:divBdr>
            <w:top w:val="none" w:sz="0" w:space="0" w:color="auto"/>
            <w:left w:val="none" w:sz="0" w:space="0" w:color="auto"/>
            <w:bottom w:val="none" w:sz="0" w:space="0" w:color="auto"/>
            <w:right w:val="none" w:sz="0" w:space="0" w:color="auto"/>
          </w:divBdr>
        </w:div>
        <w:div w:id="1401060131">
          <w:marLeft w:val="480"/>
          <w:marRight w:val="0"/>
          <w:marTop w:val="0"/>
          <w:marBottom w:val="0"/>
          <w:divBdr>
            <w:top w:val="none" w:sz="0" w:space="0" w:color="auto"/>
            <w:left w:val="none" w:sz="0" w:space="0" w:color="auto"/>
            <w:bottom w:val="none" w:sz="0" w:space="0" w:color="auto"/>
            <w:right w:val="none" w:sz="0" w:space="0" w:color="auto"/>
          </w:divBdr>
        </w:div>
        <w:div w:id="1418475212">
          <w:marLeft w:val="480"/>
          <w:marRight w:val="0"/>
          <w:marTop w:val="0"/>
          <w:marBottom w:val="0"/>
          <w:divBdr>
            <w:top w:val="none" w:sz="0" w:space="0" w:color="auto"/>
            <w:left w:val="none" w:sz="0" w:space="0" w:color="auto"/>
            <w:bottom w:val="none" w:sz="0" w:space="0" w:color="auto"/>
            <w:right w:val="none" w:sz="0" w:space="0" w:color="auto"/>
          </w:divBdr>
        </w:div>
        <w:div w:id="1431049677">
          <w:marLeft w:val="480"/>
          <w:marRight w:val="0"/>
          <w:marTop w:val="0"/>
          <w:marBottom w:val="0"/>
          <w:divBdr>
            <w:top w:val="none" w:sz="0" w:space="0" w:color="auto"/>
            <w:left w:val="none" w:sz="0" w:space="0" w:color="auto"/>
            <w:bottom w:val="none" w:sz="0" w:space="0" w:color="auto"/>
            <w:right w:val="none" w:sz="0" w:space="0" w:color="auto"/>
          </w:divBdr>
        </w:div>
        <w:div w:id="1436632000">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512911642">
          <w:marLeft w:val="480"/>
          <w:marRight w:val="0"/>
          <w:marTop w:val="0"/>
          <w:marBottom w:val="0"/>
          <w:divBdr>
            <w:top w:val="none" w:sz="0" w:space="0" w:color="auto"/>
            <w:left w:val="none" w:sz="0" w:space="0" w:color="auto"/>
            <w:bottom w:val="none" w:sz="0" w:space="0" w:color="auto"/>
            <w:right w:val="none" w:sz="0" w:space="0" w:color="auto"/>
          </w:divBdr>
        </w:div>
        <w:div w:id="1519197700">
          <w:marLeft w:val="480"/>
          <w:marRight w:val="0"/>
          <w:marTop w:val="0"/>
          <w:marBottom w:val="0"/>
          <w:divBdr>
            <w:top w:val="none" w:sz="0" w:space="0" w:color="auto"/>
            <w:left w:val="none" w:sz="0" w:space="0" w:color="auto"/>
            <w:bottom w:val="none" w:sz="0" w:space="0" w:color="auto"/>
            <w:right w:val="none" w:sz="0" w:space="0" w:color="auto"/>
          </w:divBdr>
        </w:div>
        <w:div w:id="1561012847">
          <w:marLeft w:val="480"/>
          <w:marRight w:val="0"/>
          <w:marTop w:val="0"/>
          <w:marBottom w:val="0"/>
          <w:divBdr>
            <w:top w:val="none" w:sz="0" w:space="0" w:color="auto"/>
            <w:left w:val="none" w:sz="0" w:space="0" w:color="auto"/>
            <w:bottom w:val="none" w:sz="0" w:space="0" w:color="auto"/>
            <w:right w:val="none" w:sz="0" w:space="0" w:color="auto"/>
          </w:divBdr>
        </w:div>
        <w:div w:id="1603538305">
          <w:marLeft w:val="480"/>
          <w:marRight w:val="0"/>
          <w:marTop w:val="0"/>
          <w:marBottom w:val="0"/>
          <w:divBdr>
            <w:top w:val="none" w:sz="0" w:space="0" w:color="auto"/>
            <w:left w:val="none" w:sz="0" w:space="0" w:color="auto"/>
            <w:bottom w:val="none" w:sz="0" w:space="0" w:color="auto"/>
            <w:right w:val="none" w:sz="0" w:space="0" w:color="auto"/>
          </w:divBdr>
        </w:div>
        <w:div w:id="1661158575">
          <w:marLeft w:val="480"/>
          <w:marRight w:val="0"/>
          <w:marTop w:val="0"/>
          <w:marBottom w:val="0"/>
          <w:divBdr>
            <w:top w:val="none" w:sz="0" w:space="0" w:color="auto"/>
            <w:left w:val="none" w:sz="0" w:space="0" w:color="auto"/>
            <w:bottom w:val="none" w:sz="0" w:space="0" w:color="auto"/>
            <w:right w:val="none" w:sz="0" w:space="0" w:color="auto"/>
          </w:divBdr>
        </w:div>
        <w:div w:id="1715617761">
          <w:marLeft w:val="480"/>
          <w:marRight w:val="0"/>
          <w:marTop w:val="0"/>
          <w:marBottom w:val="0"/>
          <w:divBdr>
            <w:top w:val="none" w:sz="0" w:space="0" w:color="auto"/>
            <w:left w:val="none" w:sz="0" w:space="0" w:color="auto"/>
            <w:bottom w:val="none" w:sz="0" w:space="0" w:color="auto"/>
            <w:right w:val="none" w:sz="0" w:space="0" w:color="auto"/>
          </w:divBdr>
        </w:div>
        <w:div w:id="1724597356">
          <w:marLeft w:val="480"/>
          <w:marRight w:val="0"/>
          <w:marTop w:val="0"/>
          <w:marBottom w:val="0"/>
          <w:divBdr>
            <w:top w:val="none" w:sz="0" w:space="0" w:color="auto"/>
            <w:left w:val="none" w:sz="0" w:space="0" w:color="auto"/>
            <w:bottom w:val="none" w:sz="0" w:space="0" w:color="auto"/>
            <w:right w:val="none" w:sz="0" w:space="0" w:color="auto"/>
          </w:divBdr>
        </w:div>
        <w:div w:id="1743747515">
          <w:marLeft w:val="480"/>
          <w:marRight w:val="0"/>
          <w:marTop w:val="0"/>
          <w:marBottom w:val="0"/>
          <w:divBdr>
            <w:top w:val="none" w:sz="0" w:space="0" w:color="auto"/>
            <w:left w:val="none" w:sz="0" w:space="0" w:color="auto"/>
            <w:bottom w:val="none" w:sz="0" w:space="0" w:color="auto"/>
            <w:right w:val="none" w:sz="0" w:space="0" w:color="auto"/>
          </w:divBdr>
        </w:div>
        <w:div w:id="1820268378">
          <w:marLeft w:val="480"/>
          <w:marRight w:val="0"/>
          <w:marTop w:val="0"/>
          <w:marBottom w:val="0"/>
          <w:divBdr>
            <w:top w:val="none" w:sz="0" w:space="0" w:color="auto"/>
            <w:left w:val="none" w:sz="0" w:space="0" w:color="auto"/>
            <w:bottom w:val="none" w:sz="0" w:space="0" w:color="auto"/>
            <w:right w:val="none" w:sz="0" w:space="0" w:color="auto"/>
          </w:divBdr>
        </w:div>
        <w:div w:id="1856114297">
          <w:marLeft w:val="480"/>
          <w:marRight w:val="0"/>
          <w:marTop w:val="0"/>
          <w:marBottom w:val="0"/>
          <w:divBdr>
            <w:top w:val="none" w:sz="0" w:space="0" w:color="auto"/>
            <w:left w:val="none" w:sz="0" w:space="0" w:color="auto"/>
            <w:bottom w:val="none" w:sz="0" w:space="0" w:color="auto"/>
            <w:right w:val="none" w:sz="0" w:space="0" w:color="auto"/>
          </w:divBdr>
        </w:div>
        <w:div w:id="1866824488">
          <w:marLeft w:val="480"/>
          <w:marRight w:val="0"/>
          <w:marTop w:val="0"/>
          <w:marBottom w:val="0"/>
          <w:divBdr>
            <w:top w:val="none" w:sz="0" w:space="0" w:color="auto"/>
            <w:left w:val="none" w:sz="0" w:space="0" w:color="auto"/>
            <w:bottom w:val="none" w:sz="0" w:space="0" w:color="auto"/>
            <w:right w:val="none" w:sz="0" w:space="0" w:color="auto"/>
          </w:divBdr>
        </w:div>
        <w:div w:id="1952859324">
          <w:marLeft w:val="480"/>
          <w:marRight w:val="0"/>
          <w:marTop w:val="0"/>
          <w:marBottom w:val="0"/>
          <w:divBdr>
            <w:top w:val="none" w:sz="0" w:space="0" w:color="auto"/>
            <w:left w:val="none" w:sz="0" w:space="0" w:color="auto"/>
            <w:bottom w:val="none" w:sz="0" w:space="0" w:color="auto"/>
            <w:right w:val="none" w:sz="0" w:space="0" w:color="auto"/>
          </w:divBdr>
        </w:div>
        <w:div w:id="2040231383">
          <w:marLeft w:val="480"/>
          <w:marRight w:val="0"/>
          <w:marTop w:val="0"/>
          <w:marBottom w:val="0"/>
          <w:divBdr>
            <w:top w:val="none" w:sz="0" w:space="0" w:color="auto"/>
            <w:left w:val="none" w:sz="0" w:space="0" w:color="auto"/>
            <w:bottom w:val="none" w:sz="0" w:space="0" w:color="auto"/>
            <w:right w:val="none" w:sz="0" w:space="0" w:color="auto"/>
          </w:divBdr>
        </w:div>
        <w:div w:id="2049792406">
          <w:marLeft w:val="480"/>
          <w:marRight w:val="0"/>
          <w:marTop w:val="0"/>
          <w:marBottom w:val="0"/>
          <w:divBdr>
            <w:top w:val="none" w:sz="0" w:space="0" w:color="auto"/>
            <w:left w:val="none" w:sz="0" w:space="0" w:color="auto"/>
            <w:bottom w:val="none" w:sz="0" w:space="0" w:color="auto"/>
            <w:right w:val="none" w:sz="0" w:space="0" w:color="auto"/>
          </w:divBdr>
        </w:div>
        <w:div w:id="2056461026">
          <w:marLeft w:val="480"/>
          <w:marRight w:val="0"/>
          <w:marTop w:val="0"/>
          <w:marBottom w:val="0"/>
          <w:divBdr>
            <w:top w:val="none" w:sz="0" w:space="0" w:color="auto"/>
            <w:left w:val="none" w:sz="0" w:space="0" w:color="auto"/>
            <w:bottom w:val="none" w:sz="0" w:space="0" w:color="auto"/>
            <w:right w:val="none" w:sz="0" w:space="0" w:color="auto"/>
          </w:divBdr>
        </w:div>
        <w:div w:id="2078622301">
          <w:marLeft w:val="480"/>
          <w:marRight w:val="0"/>
          <w:marTop w:val="0"/>
          <w:marBottom w:val="0"/>
          <w:divBdr>
            <w:top w:val="none" w:sz="0" w:space="0" w:color="auto"/>
            <w:left w:val="none" w:sz="0" w:space="0" w:color="auto"/>
            <w:bottom w:val="none" w:sz="0" w:space="0" w:color="auto"/>
            <w:right w:val="none" w:sz="0" w:space="0" w:color="auto"/>
          </w:divBdr>
        </w:div>
        <w:div w:id="2133860574">
          <w:marLeft w:val="480"/>
          <w:marRight w:val="0"/>
          <w:marTop w:val="0"/>
          <w:marBottom w:val="0"/>
          <w:divBdr>
            <w:top w:val="none" w:sz="0" w:space="0" w:color="auto"/>
            <w:left w:val="none" w:sz="0" w:space="0" w:color="auto"/>
            <w:bottom w:val="none" w:sz="0" w:space="0" w:color="auto"/>
            <w:right w:val="none" w:sz="0" w:space="0" w:color="auto"/>
          </w:divBdr>
        </w:div>
        <w:div w:id="2135784745">
          <w:marLeft w:val="480"/>
          <w:marRight w:val="0"/>
          <w:marTop w:val="0"/>
          <w:marBottom w:val="0"/>
          <w:divBdr>
            <w:top w:val="none" w:sz="0" w:space="0" w:color="auto"/>
            <w:left w:val="none" w:sz="0" w:space="0" w:color="auto"/>
            <w:bottom w:val="none" w:sz="0" w:space="0" w:color="auto"/>
            <w:right w:val="none" w:sz="0" w:space="0" w:color="auto"/>
          </w:divBdr>
        </w:div>
        <w:div w:id="2138333346">
          <w:marLeft w:val="480"/>
          <w:marRight w:val="0"/>
          <w:marTop w:val="0"/>
          <w:marBottom w:val="0"/>
          <w:divBdr>
            <w:top w:val="none" w:sz="0" w:space="0" w:color="auto"/>
            <w:left w:val="none" w:sz="0" w:space="0" w:color="auto"/>
            <w:bottom w:val="none" w:sz="0" w:space="0" w:color="auto"/>
            <w:right w:val="none" w:sz="0" w:space="0" w:color="auto"/>
          </w:divBdr>
        </w:div>
      </w:divsChild>
    </w:div>
    <w:div w:id="1504393097">
      <w:bodyDiv w:val="1"/>
      <w:marLeft w:val="0"/>
      <w:marRight w:val="0"/>
      <w:marTop w:val="0"/>
      <w:marBottom w:val="0"/>
      <w:divBdr>
        <w:top w:val="none" w:sz="0" w:space="0" w:color="auto"/>
        <w:left w:val="none" w:sz="0" w:space="0" w:color="auto"/>
        <w:bottom w:val="none" w:sz="0" w:space="0" w:color="auto"/>
        <w:right w:val="none" w:sz="0" w:space="0" w:color="auto"/>
      </w:divBdr>
      <w:divsChild>
        <w:div w:id="1985348690">
          <w:marLeft w:val="480"/>
          <w:marRight w:val="0"/>
          <w:marTop w:val="0"/>
          <w:marBottom w:val="0"/>
          <w:divBdr>
            <w:top w:val="none" w:sz="0" w:space="0" w:color="auto"/>
            <w:left w:val="none" w:sz="0" w:space="0" w:color="auto"/>
            <w:bottom w:val="none" w:sz="0" w:space="0" w:color="auto"/>
            <w:right w:val="none" w:sz="0" w:space="0" w:color="auto"/>
          </w:divBdr>
        </w:div>
        <w:div w:id="1451557772">
          <w:marLeft w:val="480"/>
          <w:marRight w:val="0"/>
          <w:marTop w:val="0"/>
          <w:marBottom w:val="0"/>
          <w:divBdr>
            <w:top w:val="none" w:sz="0" w:space="0" w:color="auto"/>
            <w:left w:val="none" w:sz="0" w:space="0" w:color="auto"/>
            <w:bottom w:val="none" w:sz="0" w:space="0" w:color="auto"/>
            <w:right w:val="none" w:sz="0" w:space="0" w:color="auto"/>
          </w:divBdr>
        </w:div>
        <w:div w:id="204224109">
          <w:marLeft w:val="480"/>
          <w:marRight w:val="0"/>
          <w:marTop w:val="0"/>
          <w:marBottom w:val="0"/>
          <w:divBdr>
            <w:top w:val="none" w:sz="0" w:space="0" w:color="auto"/>
            <w:left w:val="none" w:sz="0" w:space="0" w:color="auto"/>
            <w:bottom w:val="none" w:sz="0" w:space="0" w:color="auto"/>
            <w:right w:val="none" w:sz="0" w:space="0" w:color="auto"/>
          </w:divBdr>
        </w:div>
        <w:div w:id="347027079">
          <w:marLeft w:val="480"/>
          <w:marRight w:val="0"/>
          <w:marTop w:val="0"/>
          <w:marBottom w:val="0"/>
          <w:divBdr>
            <w:top w:val="none" w:sz="0" w:space="0" w:color="auto"/>
            <w:left w:val="none" w:sz="0" w:space="0" w:color="auto"/>
            <w:bottom w:val="none" w:sz="0" w:space="0" w:color="auto"/>
            <w:right w:val="none" w:sz="0" w:space="0" w:color="auto"/>
          </w:divBdr>
        </w:div>
        <w:div w:id="2015104512">
          <w:marLeft w:val="480"/>
          <w:marRight w:val="0"/>
          <w:marTop w:val="0"/>
          <w:marBottom w:val="0"/>
          <w:divBdr>
            <w:top w:val="none" w:sz="0" w:space="0" w:color="auto"/>
            <w:left w:val="none" w:sz="0" w:space="0" w:color="auto"/>
            <w:bottom w:val="none" w:sz="0" w:space="0" w:color="auto"/>
            <w:right w:val="none" w:sz="0" w:space="0" w:color="auto"/>
          </w:divBdr>
        </w:div>
        <w:div w:id="633170799">
          <w:marLeft w:val="480"/>
          <w:marRight w:val="0"/>
          <w:marTop w:val="0"/>
          <w:marBottom w:val="0"/>
          <w:divBdr>
            <w:top w:val="none" w:sz="0" w:space="0" w:color="auto"/>
            <w:left w:val="none" w:sz="0" w:space="0" w:color="auto"/>
            <w:bottom w:val="none" w:sz="0" w:space="0" w:color="auto"/>
            <w:right w:val="none" w:sz="0" w:space="0" w:color="auto"/>
          </w:divBdr>
        </w:div>
        <w:div w:id="812524673">
          <w:marLeft w:val="480"/>
          <w:marRight w:val="0"/>
          <w:marTop w:val="0"/>
          <w:marBottom w:val="0"/>
          <w:divBdr>
            <w:top w:val="none" w:sz="0" w:space="0" w:color="auto"/>
            <w:left w:val="none" w:sz="0" w:space="0" w:color="auto"/>
            <w:bottom w:val="none" w:sz="0" w:space="0" w:color="auto"/>
            <w:right w:val="none" w:sz="0" w:space="0" w:color="auto"/>
          </w:divBdr>
        </w:div>
        <w:div w:id="2069179568">
          <w:marLeft w:val="480"/>
          <w:marRight w:val="0"/>
          <w:marTop w:val="0"/>
          <w:marBottom w:val="0"/>
          <w:divBdr>
            <w:top w:val="none" w:sz="0" w:space="0" w:color="auto"/>
            <w:left w:val="none" w:sz="0" w:space="0" w:color="auto"/>
            <w:bottom w:val="none" w:sz="0" w:space="0" w:color="auto"/>
            <w:right w:val="none" w:sz="0" w:space="0" w:color="auto"/>
          </w:divBdr>
        </w:div>
        <w:div w:id="1868060424">
          <w:marLeft w:val="480"/>
          <w:marRight w:val="0"/>
          <w:marTop w:val="0"/>
          <w:marBottom w:val="0"/>
          <w:divBdr>
            <w:top w:val="none" w:sz="0" w:space="0" w:color="auto"/>
            <w:left w:val="none" w:sz="0" w:space="0" w:color="auto"/>
            <w:bottom w:val="none" w:sz="0" w:space="0" w:color="auto"/>
            <w:right w:val="none" w:sz="0" w:space="0" w:color="auto"/>
          </w:divBdr>
        </w:div>
        <w:div w:id="1967196902">
          <w:marLeft w:val="480"/>
          <w:marRight w:val="0"/>
          <w:marTop w:val="0"/>
          <w:marBottom w:val="0"/>
          <w:divBdr>
            <w:top w:val="none" w:sz="0" w:space="0" w:color="auto"/>
            <w:left w:val="none" w:sz="0" w:space="0" w:color="auto"/>
            <w:bottom w:val="none" w:sz="0" w:space="0" w:color="auto"/>
            <w:right w:val="none" w:sz="0" w:space="0" w:color="auto"/>
          </w:divBdr>
        </w:div>
        <w:div w:id="859704669">
          <w:marLeft w:val="480"/>
          <w:marRight w:val="0"/>
          <w:marTop w:val="0"/>
          <w:marBottom w:val="0"/>
          <w:divBdr>
            <w:top w:val="none" w:sz="0" w:space="0" w:color="auto"/>
            <w:left w:val="none" w:sz="0" w:space="0" w:color="auto"/>
            <w:bottom w:val="none" w:sz="0" w:space="0" w:color="auto"/>
            <w:right w:val="none" w:sz="0" w:space="0" w:color="auto"/>
          </w:divBdr>
        </w:div>
        <w:div w:id="1144540891">
          <w:marLeft w:val="480"/>
          <w:marRight w:val="0"/>
          <w:marTop w:val="0"/>
          <w:marBottom w:val="0"/>
          <w:divBdr>
            <w:top w:val="none" w:sz="0" w:space="0" w:color="auto"/>
            <w:left w:val="none" w:sz="0" w:space="0" w:color="auto"/>
            <w:bottom w:val="none" w:sz="0" w:space="0" w:color="auto"/>
            <w:right w:val="none" w:sz="0" w:space="0" w:color="auto"/>
          </w:divBdr>
        </w:div>
        <w:div w:id="1426264616">
          <w:marLeft w:val="480"/>
          <w:marRight w:val="0"/>
          <w:marTop w:val="0"/>
          <w:marBottom w:val="0"/>
          <w:divBdr>
            <w:top w:val="none" w:sz="0" w:space="0" w:color="auto"/>
            <w:left w:val="none" w:sz="0" w:space="0" w:color="auto"/>
            <w:bottom w:val="none" w:sz="0" w:space="0" w:color="auto"/>
            <w:right w:val="none" w:sz="0" w:space="0" w:color="auto"/>
          </w:divBdr>
        </w:div>
        <w:div w:id="515579727">
          <w:marLeft w:val="480"/>
          <w:marRight w:val="0"/>
          <w:marTop w:val="0"/>
          <w:marBottom w:val="0"/>
          <w:divBdr>
            <w:top w:val="none" w:sz="0" w:space="0" w:color="auto"/>
            <w:left w:val="none" w:sz="0" w:space="0" w:color="auto"/>
            <w:bottom w:val="none" w:sz="0" w:space="0" w:color="auto"/>
            <w:right w:val="none" w:sz="0" w:space="0" w:color="auto"/>
          </w:divBdr>
        </w:div>
        <w:div w:id="855777380">
          <w:marLeft w:val="480"/>
          <w:marRight w:val="0"/>
          <w:marTop w:val="0"/>
          <w:marBottom w:val="0"/>
          <w:divBdr>
            <w:top w:val="none" w:sz="0" w:space="0" w:color="auto"/>
            <w:left w:val="none" w:sz="0" w:space="0" w:color="auto"/>
            <w:bottom w:val="none" w:sz="0" w:space="0" w:color="auto"/>
            <w:right w:val="none" w:sz="0" w:space="0" w:color="auto"/>
          </w:divBdr>
        </w:div>
        <w:div w:id="719742261">
          <w:marLeft w:val="480"/>
          <w:marRight w:val="0"/>
          <w:marTop w:val="0"/>
          <w:marBottom w:val="0"/>
          <w:divBdr>
            <w:top w:val="none" w:sz="0" w:space="0" w:color="auto"/>
            <w:left w:val="none" w:sz="0" w:space="0" w:color="auto"/>
            <w:bottom w:val="none" w:sz="0" w:space="0" w:color="auto"/>
            <w:right w:val="none" w:sz="0" w:space="0" w:color="auto"/>
          </w:divBdr>
        </w:div>
        <w:div w:id="1460295241">
          <w:marLeft w:val="480"/>
          <w:marRight w:val="0"/>
          <w:marTop w:val="0"/>
          <w:marBottom w:val="0"/>
          <w:divBdr>
            <w:top w:val="none" w:sz="0" w:space="0" w:color="auto"/>
            <w:left w:val="none" w:sz="0" w:space="0" w:color="auto"/>
            <w:bottom w:val="none" w:sz="0" w:space="0" w:color="auto"/>
            <w:right w:val="none" w:sz="0" w:space="0" w:color="auto"/>
          </w:divBdr>
        </w:div>
        <w:div w:id="1420180495">
          <w:marLeft w:val="480"/>
          <w:marRight w:val="0"/>
          <w:marTop w:val="0"/>
          <w:marBottom w:val="0"/>
          <w:divBdr>
            <w:top w:val="none" w:sz="0" w:space="0" w:color="auto"/>
            <w:left w:val="none" w:sz="0" w:space="0" w:color="auto"/>
            <w:bottom w:val="none" w:sz="0" w:space="0" w:color="auto"/>
            <w:right w:val="none" w:sz="0" w:space="0" w:color="auto"/>
          </w:divBdr>
        </w:div>
        <w:div w:id="458688438">
          <w:marLeft w:val="480"/>
          <w:marRight w:val="0"/>
          <w:marTop w:val="0"/>
          <w:marBottom w:val="0"/>
          <w:divBdr>
            <w:top w:val="none" w:sz="0" w:space="0" w:color="auto"/>
            <w:left w:val="none" w:sz="0" w:space="0" w:color="auto"/>
            <w:bottom w:val="none" w:sz="0" w:space="0" w:color="auto"/>
            <w:right w:val="none" w:sz="0" w:space="0" w:color="auto"/>
          </w:divBdr>
        </w:div>
        <w:div w:id="1415206701">
          <w:marLeft w:val="480"/>
          <w:marRight w:val="0"/>
          <w:marTop w:val="0"/>
          <w:marBottom w:val="0"/>
          <w:divBdr>
            <w:top w:val="none" w:sz="0" w:space="0" w:color="auto"/>
            <w:left w:val="none" w:sz="0" w:space="0" w:color="auto"/>
            <w:bottom w:val="none" w:sz="0" w:space="0" w:color="auto"/>
            <w:right w:val="none" w:sz="0" w:space="0" w:color="auto"/>
          </w:divBdr>
        </w:div>
        <w:div w:id="180239708">
          <w:marLeft w:val="480"/>
          <w:marRight w:val="0"/>
          <w:marTop w:val="0"/>
          <w:marBottom w:val="0"/>
          <w:divBdr>
            <w:top w:val="none" w:sz="0" w:space="0" w:color="auto"/>
            <w:left w:val="none" w:sz="0" w:space="0" w:color="auto"/>
            <w:bottom w:val="none" w:sz="0" w:space="0" w:color="auto"/>
            <w:right w:val="none" w:sz="0" w:space="0" w:color="auto"/>
          </w:divBdr>
        </w:div>
        <w:div w:id="2110814934">
          <w:marLeft w:val="480"/>
          <w:marRight w:val="0"/>
          <w:marTop w:val="0"/>
          <w:marBottom w:val="0"/>
          <w:divBdr>
            <w:top w:val="none" w:sz="0" w:space="0" w:color="auto"/>
            <w:left w:val="none" w:sz="0" w:space="0" w:color="auto"/>
            <w:bottom w:val="none" w:sz="0" w:space="0" w:color="auto"/>
            <w:right w:val="none" w:sz="0" w:space="0" w:color="auto"/>
          </w:divBdr>
        </w:div>
        <w:div w:id="297494192">
          <w:marLeft w:val="480"/>
          <w:marRight w:val="0"/>
          <w:marTop w:val="0"/>
          <w:marBottom w:val="0"/>
          <w:divBdr>
            <w:top w:val="none" w:sz="0" w:space="0" w:color="auto"/>
            <w:left w:val="none" w:sz="0" w:space="0" w:color="auto"/>
            <w:bottom w:val="none" w:sz="0" w:space="0" w:color="auto"/>
            <w:right w:val="none" w:sz="0" w:space="0" w:color="auto"/>
          </w:divBdr>
        </w:div>
        <w:div w:id="393046308">
          <w:marLeft w:val="480"/>
          <w:marRight w:val="0"/>
          <w:marTop w:val="0"/>
          <w:marBottom w:val="0"/>
          <w:divBdr>
            <w:top w:val="none" w:sz="0" w:space="0" w:color="auto"/>
            <w:left w:val="none" w:sz="0" w:space="0" w:color="auto"/>
            <w:bottom w:val="none" w:sz="0" w:space="0" w:color="auto"/>
            <w:right w:val="none" w:sz="0" w:space="0" w:color="auto"/>
          </w:divBdr>
        </w:div>
        <w:div w:id="1029796844">
          <w:marLeft w:val="480"/>
          <w:marRight w:val="0"/>
          <w:marTop w:val="0"/>
          <w:marBottom w:val="0"/>
          <w:divBdr>
            <w:top w:val="none" w:sz="0" w:space="0" w:color="auto"/>
            <w:left w:val="none" w:sz="0" w:space="0" w:color="auto"/>
            <w:bottom w:val="none" w:sz="0" w:space="0" w:color="auto"/>
            <w:right w:val="none" w:sz="0" w:space="0" w:color="auto"/>
          </w:divBdr>
        </w:div>
        <w:div w:id="1244342837">
          <w:marLeft w:val="480"/>
          <w:marRight w:val="0"/>
          <w:marTop w:val="0"/>
          <w:marBottom w:val="0"/>
          <w:divBdr>
            <w:top w:val="none" w:sz="0" w:space="0" w:color="auto"/>
            <w:left w:val="none" w:sz="0" w:space="0" w:color="auto"/>
            <w:bottom w:val="none" w:sz="0" w:space="0" w:color="auto"/>
            <w:right w:val="none" w:sz="0" w:space="0" w:color="auto"/>
          </w:divBdr>
        </w:div>
        <w:div w:id="904681742">
          <w:marLeft w:val="480"/>
          <w:marRight w:val="0"/>
          <w:marTop w:val="0"/>
          <w:marBottom w:val="0"/>
          <w:divBdr>
            <w:top w:val="none" w:sz="0" w:space="0" w:color="auto"/>
            <w:left w:val="none" w:sz="0" w:space="0" w:color="auto"/>
            <w:bottom w:val="none" w:sz="0" w:space="0" w:color="auto"/>
            <w:right w:val="none" w:sz="0" w:space="0" w:color="auto"/>
          </w:divBdr>
        </w:div>
        <w:div w:id="471024430">
          <w:marLeft w:val="480"/>
          <w:marRight w:val="0"/>
          <w:marTop w:val="0"/>
          <w:marBottom w:val="0"/>
          <w:divBdr>
            <w:top w:val="none" w:sz="0" w:space="0" w:color="auto"/>
            <w:left w:val="none" w:sz="0" w:space="0" w:color="auto"/>
            <w:bottom w:val="none" w:sz="0" w:space="0" w:color="auto"/>
            <w:right w:val="none" w:sz="0" w:space="0" w:color="auto"/>
          </w:divBdr>
        </w:div>
        <w:div w:id="1312489704">
          <w:marLeft w:val="480"/>
          <w:marRight w:val="0"/>
          <w:marTop w:val="0"/>
          <w:marBottom w:val="0"/>
          <w:divBdr>
            <w:top w:val="none" w:sz="0" w:space="0" w:color="auto"/>
            <w:left w:val="none" w:sz="0" w:space="0" w:color="auto"/>
            <w:bottom w:val="none" w:sz="0" w:space="0" w:color="auto"/>
            <w:right w:val="none" w:sz="0" w:space="0" w:color="auto"/>
          </w:divBdr>
        </w:div>
        <w:div w:id="1453399823">
          <w:marLeft w:val="480"/>
          <w:marRight w:val="0"/>
          <w:marTop w:val="0"/>
          <w:marBottom w:val="0"/>
          <w:divBdr>
            <w:top w:val="none" w:sz="0" w:space="0" w:color="auto"/>
            <w:left w:val="none" w:sz="0" w:space="0" w:color="auto"/>
            <w:bottom w:val="none" w:sz="0" w:space="0" w:color="auto"/>
            <w:right w:val="none" w:sz="0" w:space="0" w:color="auto"/>
          </w:divBdr>
        </w:div>
        <w:div w:id="55668335">
          <w:marLeft w:val="480"/>
          <w:marRight w:val="0"/>
          <w:marTop w:val="0"/>
          <w:marBottom w:val="0"/>
          <w:divBdr>
            <w:top w:val="none" w:sz="0" w:space="0" w:color="auto"/>
            <w:left w:val="none" w:sz="0" w:space="0" w:color="auto"/>
            <w:bottom w:val="none" w:sz="0" w:space="0" w:color="auto"/>
            <w:right w:val="none" w:sz="0" w:space="0" w:color="auto"/>
          </w:divBdr>
        </w:div>
        <w:div w:id="1078552888">
          <w:marLeft w:val="480"/>
          <w:marRight w:val="0"/>
          <w:marTop w:val="0"/>
          <w:marBottom w:val="0"/>
          <w:divBdr>
            <w:top w:val="none" w:sz="0" w:space="0" w:color="auto"/>
            <w:left w:val="none" w:sz="0" w:space="0" w:color="auto"/>
            <w:bottom w:val="none" w:sz="0" w:space="0" w:color="auto"/>
            <w:right w:val="none" w:sz="0" w:space="0" w:color="auto"/>
          </w:divBdr>
        </w:div>
        <w:div w:id="742096888">
          <w:marLeft w:val="480"/>
          <w:marRight w:val="0"/>
          <w:marTop w:val="0"/>
          <w:marBottom w:val="0"/>
          <w:divBdr>
            <w:top w:val="none" w:sz="0" w:space="0" w:color="auto"/>
            <w:left w:val="none" w:sz="0" w:space="0" w:color="auto"/>
            <w:bottom w:val="none" w:sz="0" w:space="0" w:color="auto"/>
            <w:right w:val="none" w:sz="0" w:space="0" w:color="auto"/>
          </w:divBdr>
        </w:div>
        <w:div w:id="2136288112">
          <w:marLeft w:val="480"/>
          <w:marRight w:val="0"/>
          <w:marTop w:val="0"/>
          <w:marBottom w:val="0"/>
          <w:divBdr>
            <w:top w:val="none" w:sz="0" w:space="0" w:color="auto"/>
            <w:left w:val="none" w:sz="0" w:space="0" w:color="auto"/>
            <w:bottom w:val="none" w:sz="0" w:space="0" w:color="auto"/>
            <w:right w:val="none" w:sz="0" w:space="0" w:color="auto"/>
          </w:divBdr>
        </w:div>
        <w:div w:id="2062901155">
          <w:marLeft w:val="480"/>
          <w:marRight w:val="0"/>
          <w:marTop w:val="0"/>
          <w:marBottom w:val="0"/>
          <w:divBdr>
            <w:top w:val="none" w:sz="0" w:space="0" w:color="auto"/>
            <w:left w:val="none" w:sz="0" w:space="0" w:color="auto"/>
            <w:bottom w:val="none" w:sz="0" w:space="0" w:color="auto"/>
            <w:right w:val="none" w:sz="0" w:space="0" w:color="auto"/>
          </w:divBdr>
        </w:div>
        <w:div w:id="584655606">
          <w:marLeft w:val="480"/>
          <w:marRight w:val="0"/>
          <w:marTop w:val="0"/>
          <w:marBottom w:val="0"/>
          <w:divBdr>
            <w:top w:val="none" w:sz="0" w:space="0" w:color="auto"/>
            <w:left w:val="none" w:sz="0" w:space="0" w:color="auto"/>
            <w:bottom w:val="none" w:sz="0" w:space="0" w:color="auto"/>
            <w:right w:val="none" w:sz="0" w:space="0" w:color="auto"/>
          </w:divBdr>
        </w:div>
        <w:div w:id="1338339822">
          <w:marLeft w:val="480"/>
          <w:marRight w:val="0"/>
          <w:marTop w:val="0"/>
          <w:marBottom w:val="0"/>
          <w:divBdr>
            <w:top w:val="none" w:sz="0" w:space="0" w:color="auto"/>
            <w:left w:val="none" w:sz="0" w:space="0" w:color="auto"/>
            <w:bottom w:val="none" w:sz="0" w:space="0" w:color="auto"/>
            <w:right w:val="none" w:sz="0" w:space="0" w:color="auto"/>
          </w:divBdr>
        </w:div>
        <w:div w:id="1528367823">
          <w:marLeft w:val="480"/>
          <w:marRight w:val="0"/>
          <w:marTop w:val="0"/>
          <w:marBottom w:val="0"/>
          <w:divBdr>
            <w:top w:val="none" w:sz="0" w:space="0" w:color="auto"/>
            <w:left w:val="none" w:sz="0" w:space="0" w:color="auto"/>
            <w:bottom w:val="none" w:sz="0" w:space="0" w:color="auto"/>
            <w:right w:val="none" w:sz="0" w:space="0" w:color="auto"/>
          </w:divBdr>
        </w:div>
        <w:div w:id="1021590040">
          <w:marLeft w:val="480"/>
          <w:marRight w:val="0"/>
          <w:marTop w:val="0"/>
          <w:marBottom w:val="0"/>
          <w:divBdr>
            <w:top w:val="none" w:sz="0" w:space="0" w:color="auto"/>
            <w:left w:val="none" w:sz="0" w:space="0" w:color="auto"/>
            <w:bottom w:val="none" w:sz="0" w:space="0" w:color="auto"/>
            <w:right w:val="none" w:sz="0" w:space="0" w:color="auto"/>
          </w:divBdr>
        </w:div>
        <w:div w:id="844980115">
          <w:marLeft w:val="480"/>
          <w:marRight w:val="0"/>
          <w:marTop w:val="0"/>
          <w:marBottom w:val="0"/>
          <w:divBdr>
            <w:top w:val="none" w:sz="0" w:space="0" w:color="auto"/>
            <w:left w:val="none" w:sz="0" w:space="0" w:color="auto"/>
            <w:bottom w:val="none" w:sz="0" w:space="0" w:color="auto"/>
            <w:right w:val="none" w:sz="0" w:space="0" w:color="auto"/>
          </w:divBdr>
        </w:div>
        <w:div w:id="505941019">
          <w:marLeft w:val="480"/>
          <w:marRight w:val="0"/>
          <w:marTop w:val="0"/>
          <w:marBottom w:val="0"/>
          <w:divBdr>
            <w:top w:val="none" w:sz="0" w:space="0" w:color="auto"/>
            <w:left w:val="none" w:sz="0" w:space="0" w:color="auto"/>
            <w:bottom w:val="none" w:sz="0" w:space="0" w:color="auto"/>
            <w:right w:val="none" w:sz="0" w:space="0" w:color="auto"/>
          </w:divBdr>
        </w:div>
        <w:div w:id="1766611999">
          <w:marLeft w:val="480"/>
          <w:marRight w:val="0"/>
          <w:marTop w:val="0"/>
          <w:marBottom w:val="0"/>
          <w:divBdr>
            <w:top w:val="none" w:sz="0" w:space="0" w:color="auto"/>
            <w:left w:val="none" w:sz="0" w:space="0" w:color="auto"/>
            <w:bottom w:val="none" w:sz="0" w:space="0" w:color="auto"/>
            <w:right w:val="none" w:sz="0" w:space="0" w:color="auto"/>
          </w:divBdr>
        </w:div>
        <w:div w:id="653988448">
          <w:marLeft w:val="480"/>
          <w:marRight w:val="0"/>
          <w:marTop w:val="0"/>
          <w:marBottom w:val="0"/>
          <w:divBdr>
            <w:top w:val="none" w:sz="0" w:space="0" w:color="auto"/>
            <w:left w:val="none" w:sz="0" w:space="0" w:color="auto"/>
            <w:bottom w:val="none" w:sz="0" w:space="0" w:color="auto"/>
            <w:right w:val="none" w:sz="0" w:space="0" w:color="auto"/>
          </w:divBdr>
        </w:div>
        <w:div w:id="2071419384">
          <w:marLeft w:val="480"/>
          <w:marRight w:val="0"/>
          <w:marTop w:val="0"/>
          <w:marBottom w:val="0"/>
          <w:divBdr>
            <w:top w:val="none" w:sz="0" w:space="0" w:color="auto"/>
            <w:left w:val="none" w:sz="0" w:space="0" w:color="auto"/>
            <w:bottom w:val="none" w:sz="0" w:space="0" w:color="auto"/>
            <w:right w:val="none" w:sz="0" w:space="0" w:color="auto"/>
          </w:divBdr>
        </w:div>
        <w:div w:id="614016955">
          <w:marLeft w:val="480"/>
          <w:marRight w:val="0"/>
          <w:marTop w:val="0"/>
          <w:marBottom w:val="0"/>
          <w:divBdr>
            <w:top w:val="none" w:sz="0" w:space="0" w:color="auto"/>
            <w:left w:val="none" w:sz="0" w:space="0" w:color="auto"/>
            <w:bottom w:val="none" w:sz="0" w:space="0" w:color="auto"/>
            <w:right w:val="none" w:sz="0" w:space="0" w:color="auto"/>
          </w:divBdr>
        </w:div>
        <w:div w:id="856578581">
          <w:marLeft w:val="480"/>
          <w:marRight w:val="0"/>
          <w:marTop w:val="0"/>
          <w:marBottom w:val="0"/>
          <w:divBdr>
            <w:top w:val="none" w:sz="0" w:space="0" w:color="auto"/>
            <w:left w:val="none" w:sz="0" w:space="0" w:color="auto"/>
            <w:bottom w:val="none" w:sz="0" w:space="0" w:color="auto"/>
            <w:right w:val="none" w:sz="0" w:space="0" w:color="auto"/>
          </w:divBdr>
        </w:div>
        <w:div w:id="2099474463">
          <w:marLeft w:val="480"/>
          <w:marRight w:val="0"/>
          <w:marTop w:val="0"/>
          <w:marBottom w:val="0"/>
          <w:divBdr>
            <w:top w:val="none" w:sz="0" w:space="0" w:color="auto"/>
            <w:left w:val="none" w:sz="0" w:space="0" w:color="auto"/>
            <w:bottom w:val="none" w:sz="0" w:space="0" w:color="auto"/>
            <w:right w:val="none" w:sz="0" w:space="0" w:color="auto"/>
          </w:divBdr>
        </w:div>
        <w:div w:id="111898850">
          <w:marLeft w:val="480"/>
          <w:marRight w:val="0"/>
          <w:marTop w:val="0"/>
          <w:marBottom w:val="0"/>
          <w:divBdr>
            <w:top w:val="none" w:sz="0" w:space="0" w:color="auto"/>
            <w:left w:val="none" w:sz="0" w:space="0" w:color="auto"/>
            <w:bottom w:val="none" w:sz="0" w:space="0" w:color="auto"/>
            <w:right w:val="none" w:sz="0" w:space="0" w:color="auto"/>
          </w:divBdr>
        </w:div>
        <w:div w:id="944582534">
          <w:marLeft w:val="480"/>
          <w:marRight w:val="0"/>
          <w:marTop w:val="0"/>
          <w:marBottom w:val="0"/>
          <w:divBdr>
            <w:top w:val="none" w:sz="0" w:space="0" w:color="auto"/>
            <w:left w:val="none" w:sz="0" w:space="0" w:color="auto"/>
            <w:bottom w:val="none" w:sz="0" w:space="0" w:color="auto"/>
            <w:right w:val="none" w:sz="0" w:space="0" w:color="auto"/>
          </w:divBdr>
        </w:div>
        <w:div w:id="1155950369">
          <w:marLeft w:val="480"/>
          <w:marRight w:val="0"/>
          <w:marTop w:val="0"/>
          <w:marBottom w:val="0"/>
          <w:divBdr>
            <w:top w:val="none" w:sz="0" w:space="0" w:color="auto"/>
            <w:left w:val="none" w:sz="0" w:space="0" w:color="auto"/>
            <w:bottom w:val="none" w:sz="0" w:space="0" w:color="auto"/>
            <w:right w:val="none" w:sz="0" w:space="0" w:color="auto"/>
          </w:divBdr>
        </w:div>
        <w:div w:id="1915578716">
          <w:marLeft w:val="480"/>
          <w:marRight w:val="0"/>
          <w:marTop w:val="0"/>
          <w:marBottom w:val="0"/>
          <w:divBdr>
            <w:top w:val="none" w:sz="0" w:space="0" w:color="auto"/>
            <w:left w:val="none" w:sz="0" w:space="0" w:color="auto"/>
            <w:bottom w:val="none" w:sz="0" w:space="0" w:color="auto"/>
            <w:right w:val="none" w:sz="0" w:space="0" w:color="auto"/>
          </w:divBdr>
        </w:div>
        <w:div w:id="158236224">
          <w:marLeft w:val="480"/>
          <w:marRight w:val="0"/>
          <w:marTop w:val="0"/>
          <w:marBottom w:val="0"/>
          <w:divBdr>
            <w:top w:val="none" w:sz="0" w:space="0" w:color="auto"/>
            <w:left w:val="none" w:sz="0" w:space="0" w:color="auto"/>
            <w:bottom w:val="none" w:sz="0" w:space="0" w:color="auto"/>
            <w:right w:val="none" w:sz="0" w:space="0" w:color="auto"/>
          </w:divBdr>
        </w:div>
        <w:div w:id="2055813483">
          <w:marLeft w:val="480"/>
          <w:marRight w:val="0"/>
          <w:marTop w:val="0"/>
          <w:marBottom w:val="0"/>
          <w:divBdr>
            <w:top w:val="none" w:sz="0" w:space="0" w:color="auto"/>
            <w:left w:val="none" w:sz="0" w:space="0" w:color="auto"/>
            <w:bottom w:val="none" w:sz="0" w:space="0" w:color="auto"/>
            <w:right w:val="none" w:sz="0" w:space="0" w:color="auto"/>
          </w:divBdr>
        </w:div>
        <w:div w:id="1496653943">
          <w:marLeft w:val="480"/>
          <w:marRight w:val="0"/>
          <w:marTop w:val="0"/>
          <w:marBottom w:val="0"/>
          <w:divBdr>
            <w:top w:val="none" w:sz="0" w:space="0" w:color="auto"/>
            <w:left w:val="none" w:sz="0" w:space="0" w:color="auto"/>
            <w:bottom w:val="none" w:sz="0" w:space="0" w:color="auto"/>
            <w:right w:val="none" w:sz="0" w:space="0" w:color="auto"/>
          </w:divBdr>
        </w:div>
        <w:div w:id="2114008354">
          <w:marLeft w:val="480"/>
          <w:marRight w:val="0"/>
          <w:marTop w:val="0"/>
          <w:marBottom w:val="0"/>
          <w:divBdr>
            <w:top w:val="none" w:sz="0" w:space="0" w:color="auto"/>
            <w:left w:val="none" w:sz="0" w:space="0" w:color="auto"/>
            <w:bottom w:val="none" w:sz="0" w:space="0" w:color="auto"/>
            <w:right w:val="none" w:sz="0" w:space="0" w:color="auto"/>
          </w:divBdr>
        </w:div>
        <w:div w:id="1945115350">
          <w:marLeft w:val="480"/>
          <w:marRight w:val="0"/>
          <w:marTop w:val="0"/>
          <w:marBottom w:val="0"/>
          <w:divBdr>
            <w:top w:val="none" w:sz="0" w:space="0" w:color="auto"/>
            <w:left w:val="none" w:sz="0" w:space="0" w:color="auto"/>
            <w:bottom w:val="none" w:sz="0" w:space="0" w:color="auto"/>
            <w:right w:val="none" w:sz="0" w:space="0" w:color="auto"/>
          </w:divBdr>
        </w:div>
        <w:div w:id="552037455">
          <w:marLeft w:val="480"/>
          <w:marRight w:val="0"/>
          <w:marTop w:val="0"/>
          <w:marBottom w:val="0"/>
          <w:divBdr>
            <w:top w:val="none" w:sz="0" w:space="0" w:color="auto"/>
            <w:left w:val="none" w:sz="0" w:space="0" w:color="auto"/>
            <w:bottom w:val="none" w:sz="0" w:space="0" w:color="auto"/>
            <w:right w:val="none" w:sz="0" w:space="0" w:color="auto"/>
          </w:divBdr>
        </w:div>
        <w:div w:id="1339695749">
          <w:marLeft w:val="480"/>
          <w:marRight w:val="0"/>
          <w:marTop w:val="0"/>
          <w:marBottom w:val="0"/>
          <w:divBdr>
            <w:top w:val="none" w:sz="0" w:space="0" w:color="auto"/>
            <w:left w:val="none" w:sz="0" w:space="0" w:color="auto"/>
            <w:bottom w:val="none" w:sz="0" w:space="0" w:color="auto"/>
            <w:right w:val="none" w:sz="0" w:space="0" w:color="auto"/>
          </w:divBdr>
        </w:div>
        <w:div w:id="1457480468">
          <w:marLeft w:val="480"/>
          <w:marRight w:val="0"/>
          <w:marTop w:val="0"/>
          <w:marBottom w:val="0"/>
          <w:divBdr>
            <w:top w:val="none" w:sz="0" w:space="0" w:color="auto"/>
            <w:left w:val="none" w:sz="0" w:space="0" w:color="auto"/>
            <w:bottom w:val="none" w:sz="0" w:space="0" w:color="auto"/>
            <w:right w:val="none" w:sz="0" w:space="0" w:color="auto"/>
          </w:divBdr>
        </w:div>
        <w:div w:id="162746847">
          <w:marLeft w:val="480"/>
          <w:marRight w:val="0"/>
          <w:marTop w:val="0"/>
          <w:marBottom w:val="0"/>
          <w:divBdr>
            <w:top w:val="none" w:sz="0" w:space="0" w:color="auto"/>
            <w:left w:val="none" w:sz="0" w:space="0" w:color="auto"/>
            <w:bottom w:val="none" w:sz="0" w:space="0" w:color="auto"/>
            <w:right w:val="none" w:sz="0" w:space="0" w:color="auto"/>
          </w:divBdr>
        </w:div>
        <w:div w:id="1797404361">
          <w:marLeft w:val="480"/>
          <w:marRight w:val="0"/>
          <w:marTop w:val="0"/>
          <w:marBottom w:val="0"/>
          <w:divBdr>
            <w:top w:val="none" w:sz="0" w:space="0" w:color="auto"/>
            <w:left w:val="none" w:sz="0" w:space="0" w:color="auto"/>
            <w:bottom w:val="none" w:sz="0" w:space="0" w:color="auto"/>
            <w:right w:val="none" w:sz="0" w:space="0" w:color="auto"/>
          </w:divBdr>
        </w:div>
        <w:div w:id="1716611899">
          <w:marLeft w:val="480"/>
          <w:marRight w:val="0"/>
          <w:marTop w:val="0"/>
          <w:marBottom w:val="0"/>
          <w:divBdr>
            <w:top w:val="none" w:sz="0" w:space="0" w:color="auto"/>
            <w:left w:val="none" w:sz="0" w:space="0" w:color="auto"/>
            <w:bottom w:val="none" w:sz="0" w:space="0" w:color="auto"/>
            <w:right w:val="none" w:sz="0" w:space="0" w:color="auto"/>
          </w:divBdr>
        </w:div>
        <w:div w:id="1865287708">
          <w:marLeft w:val="480"/>
          <w:marRight w:val="0"/>
          <w:marTop w:val="0"/>
          <w:marBottom w:val="0"/>
          <w:divBdr>
            <w:top w:val="none" w:sz="0" w:space="0" w:color="auto"/>
            <w:left w:val="none" w:sz="0" w:space="0" w:color="auto"/>
            <w:bottom w:val="none" w:sz="0" w:space="0" w:color="auto"/>
            <w:right w:val="none" w:sz="0" w:space="0" w:color="auto"/>
          </w:divBdr>
        </w:div>
        <w:div w:id="375932196">
          <w:marLeft w:val="480"/>
          <w:marRight w:val="0"/>
          <w:marTop w:val="0"/>
          <w:marBottom w:val="0"/>
          <w:divBdr>
            <w:top w:val="none" w:sz="0" w:space="0" w:color="auto"/>
            <w:left w:val="none" w:sz="0" w:space="0" w:color="auto"/>
            <w:bottom w:val="none" w:sz="0" w:space="0" w:color="auto"/>
            <w:right w:val="none" w:sz="0" w:space="0" w:color="auto"/>
          </w:divBdr>
        </w:div>
        <w:div w:id="278463213">
          <w:marLeft w:val="480"/>
          <w:marRight w:val="0"/>
          <w:marTop w:val="0"/>
          <w:marBottom w:val="0"/>
          <w:divBdr>
            <w:top w:val="none" w:sz="0" w:space="0" w:color="auto"/>
            <w:left w:val="none" w:sz="0" w:space="0" w:color="auto"/>
            <w:bottom w:val="none" w:sz="0" w:space="0" w:color="auto"/>
            <w:right w:val="none" w:sz="0" w:space="0" w:color="auto"/>
          </w:divBdr>
        </w:div>
        <w:div w:id="977880292">
          <w:marLeft w:val="480"/>
          <w:marRight w:val="0"/>
          <w:marTop w:val="0"/>
          <w:marBottom w:val="0"/>
          <w:divBdr>
            <w:top w:val="none" w:sz="0" w:space="0" w:color="auto"/>
            <w:left w:val="none" w:sz="0" w:space="0" w:color="auto"/>
            <w:bottom w:val="none" w:sz="0" w:space="0" w:color="auto"/>
            <w:right w:val="none" w:sz="0" w:space="0" w:color="auto"/>
          </w:divBdr>
        </w:div>
        <w:div w:id="175846366">
          <w:marLeft w:val="480"/>
          <w:marRight w:val="0"/>
          <w:marTop w:val="0"/>
          <w:marBottom w:val="0"/>
          <w:divBdr>
            <w:top w:val="none" w:sz="0" w:space="0" w:color="auto"/>
            <w:left w:val="none" w:sz="0" w:space="0" w:color="auto"/>
            <w:bottom w:val="none" w:sz="0" w:space="0" w:color="auto"/>
            <w:right w:val="none" w:sz="0" w:space="0" w:color="auto"/>
          </w:divBdr>
        </w:div>
        <w:div w:id="1492519835">
          <w:marLeft w:val="480"/>
          <w:marRight w:val="0"/>
          <w:marTop w:val="0"/>
          <w:marBottom w:val="0"/>
          <w:divBdr>
            <w:top w:val="none" w:sz="0" w:space="0" w:color="auto"/>
            <w:left w:val="none" w:sz="0" w:space="0" w:color="auto"/>
            <w:bottom w:val="none" w:sz="0" w:space="0" w:color="auto"/>
            <w:right w:val="none" w:sz="0" w:space="0" w:color="auto"/>
          </w:divBdr>
        </w:div>
        <w:div w:id="990712524">
          <w:marLeft w:val="480"/>
          <w:marRight w:val="0"/>
          <w:marTop w:val="0"/>
          <w:marBottom w:val="0"/>
          <w:divBdr>
            <w:top w:val="none" w:sz="0" w:space="0" w:color="auto"/>
            <w:left w:val="none" w:sz="0" w:space="0" w:color="auto"/>
            <w:bottom w:val="none" w:sz="0" w:space="0" w:color="auto"/>
            <w:right w:val="none" w:sz="0" w:space="0" w:color="auto"/>
          </w:divBdr>
        </w:div>
        <w:div w:id="745684246">
          <w:marLeft w:val="480"/>
          <w:marRight w:val="0"/>
          <w:marTop w:val="0"/>
          <w:marBottom w:val="0"/>
          <w:divBdr>
            <w:top w:val="none" w:sz="0" w:space="0" w:color="auto"/>
            <w:left w:val="none" w:sz="0" w:space="0" w:color="auto"/>
            <w:bottom w:val="none" w:sz="0" w:space="0" w:color="auto"/>
            <w:right w:val="none" w:sz="0" w:space="0" w:color="auto"/>
          </w:divBdr>
        </w:div>
        <w:div w:id="523447208">
          <w:marLeft w:val="480"/>
          <w:marRight w:val="0"/>
          <w:marTop w:val="0"/>
          <w:marBottom w:val="0"/>
          <w:divBdr>
            <w:top w:val="none" w:sz="0" w:space="0" w:color="auto"/>
            <w:left w:val="none" w:sz="0" w:space="0" w:color="auto"/>
            <w:bottom w:val="none" w:sz="0" w:space="0" w:color="auto"/>
            <w:right w:val="none" w:sz="0" w:space="0" w:color="auto"/>
          </w:divBdr>
        </w:div>
        <w:div w:id="1586456022">
          <w:marLeft w:val="480"/>
          <w:marRight w:val="0"/>
          <w:marTop w:val="0"/>
          <w:marBottom w:val="0"/>
          <w:divBdr>
            <w:top w:val="none" w:sz="0" w:space="0" w:color="auto"/>
            <w:left w:val="none" w:sz="0" w:space="0" w:color="auto"/>
            <w:bottom w:val="none" w:sz="0" w:space="0" w:color="auto"/>
            <w:right w:val="none" w:sz="0" w:space="0" w:color="auto"/>
          </w:divBdr>
        </w:div>
      </w:divsChild>
    </w:div>
    <w:div w:id="1505364190">
      <w:bodyDiv w:val="1"/>
      <w:marLeft w:val="0"/>
      <w:marRight w:val="0"/>
      <w:marTop w:val="0"/>
      <w:marBottom w:val="0"/>
      <w:divBdr>
        <w:top w:val="none" w:sz="0" w:space="0" w:color="auto"/>
        <w:left w:val="none" w:sz="0" w:space="0" w:color="auto"/>
        <w:bottom w:val="none" w:sz="0" w:space="0" w:color="auto"/>
        <w:right w:val="none" w:sz="0" w:space="0" w:color="auto"/>
      </w:divBdr>
      <w:divsChild>
        <w:div w:id="634216900">
          <w:marLeft w:val="480"/>
          <w:marRight w:val="0"/>
          <w:marTop w:val="0"/>
          <w:marBottom w:val="0"/>
          <w:divBdr>
            <w:top w:val="none" w:sz="0" w:space="0" w:color="auto"/>
            <w:left w:val="none" w:sz="0" w:space="0" w:color="auto"/>
            <w:bottom w:val="none" w:sz="0" w:space="0" w:color="auto"/>
            <w:right w:val="none" w:sz="0" w:space="0" w:color="auto"/>
          </w:divBdr>
        </w:div>
        <w:div w:id="1397976478">
          <w:marLeft w:val="480"/>
          <w:marRight w:val="0"/>
          <w:marTop w:val="0"/>
          <w:marBottom w:val="0"/>
          <w:divBdr>
            <w:top w:val="none" w:sz="0" w:space="0" w:color="auto"/>
            <w:left w:val="none" w:sz="0" w:space="0" w:color="auto"/>
            <w:bottom w:val="none" w:sz="0" w:space="0" w:color="auto"/>
            <w:right w:val="none" w:sz="0" w:space="0" w:color="auto"/>
          </w:divBdr>
        </w:div>
        <w:div w:id="1996831837">
          <w:marLeft w:val="480"/>
          <w:marRight w:val="0"/>
          <w:marTop w:val="0"/>
          <w:marBottom w:val="0"/>
          <w:divBdr>
            <w:top w:val="none" w:sz="0" w:space="0" w:color="auto"/>
            <w:left w:val="none" w:sz="0" w:space="0" w:color="auto"/>
            <w:bottom w:val="none" w:sz="0" w:space="0" w:color="auto"/>
            <w:right w:val="none" w:sz="0" w:space="0" w:color="auto"/>
          </w:divBdr>
        </w:div>
        <w:div w:id="1656177627">
          <w:marLeft w:val="480"/>
          <w:marRight w:val="0"/>
          <w:marTop w:val="0"/>
          <w:marBottom w:val="0"/>
          <w:divBdr>
            <w:top w:val="none" w:sz="0" w:space="0" w:color="auto"/>
            <w:left w:val="none" w:sz="0" w:space="0" w:color="auto"/>
            <w:bottom w:val="none" w:sz="0" w:space="0" w:color="auto"/>
            <w:right w:val="none" w:sz="0" w:space="0" w:color="auto"/>
          </w:divBdr>
        </w:div>
        <w:div w:id="1338119448">
          <w:marLeft w:val="480"/>
          <w:marRight w:val="0"/>
          <w:marTop w:val="0"/>
          <w:marBottom w:val="0"/>
          <w:divBdr>
            <w:top w:val="none" w:sz="0" w:space="0" w:color="auto"/>
            <w:left w:val="none" w:sz="0" w:space="0" w:color="auto"/>
            <w:bottom w:val="none" w:sz="0" w:space="0" w:color="auto"/>
            <w:right w:val="none" w:sz="0" w:space="0" w:color="auto"/>
          </w:divBdr>
        </w:div>
        <w:div w:id="1520269996">
          <w:marLeft w:val="480"/>
          <w:marRight w:val="0"/>
          <w:marTop w:val="0"/>
          <w:marBottom w:val="0"/>
          <w:divBdr>
            <w:top w:val="none" w:sz="0" w:space="0" w:color="auto"/>
            <w:left w:val="none" w:sz="0" w:space="0" w:color="auto"/>
            <w:bottom w:val="none" w:sz="0" w:space="0" w:color="auto"/>
            <w:right w:val="none" w:sz="0" w:space="0" w:color="auto"/>
          </w:divBdr>
        </w:div>
        <w:div w:id="1049839980">
          <w:marLeft w:val="480"/>
          <w:marRight w:val="0"/>
          <w:marTop w:val="0"/>
          <w:marBottom w:val="0"/>
          <w:divBdr>
            <w:top w:val="none" w:sz="0" w:space="0" w:color="auto"/>
            <w:left w:val="none" w:sz="0" w:space="0" w:color="auto"/>
            <w:bottom w:val="none" w:sz="0" w:space="0" w:color="auto"/>
            <w:right w:val="none" w:sz="0" w:space="0" w:color="auto"/>
          </w:divBdr>
        </w:div>
        <w:div w:id="1148060330">
          <w:marLeft w:val="480"/>
          <w:marRight w:val="0"/>
          <w:marTop w:val="0"/>
          <w:marBottom w:val="0"/>
          <w:divBdr>
            <w:top w:val="none" w:sz="0" w:space="0" w:color="auto"/>
            <w:left w:val="none" w:sz="0" w:space="0" w:color="auto"/>
            <w:bottom w:val="none" w:sz="0" w:space="0" w:color="auto"/>
            <w:right w:val="none" w:sz="0" w:space="0" w:color="auto"/>
          </w:divBdr>
        </w:div>
        <w:div w:id="694767850">
          <w:marLeft w:val="480"/>
          <w:marRight w:val="0"/>
          <w:marTop w:val="0"/>
          <w:marBottom w:val="0"/>
          <w:divBdr>
            <w:top w:val="none" w:sz="0" w:space="0" w:color="auto"/>
            <w:left w:val="none" w:sz="0" w:space="0" w:color="auto"/>
            <w:bottom w:val="none" w:sz="0" w:space="0" w:color="auto"/>
            <w:right w:val="none" w:sz="0" w:space="0" w:color="auto"/>
          </w:divBdr>
        </w:div>
        <w:div w:id="1319579351">
          <w:marLeft w:val="480"/>
          <w:marRight w:val="0"/>
          <w:marTop w:val="0"/>
          <w:marBottom w:val="0"/>
          <w:divBdr>
            <w:top w:val="none" w:sz="0" w:space="0" w:color="auto"/>
            <w:left w:val="none" w:sz="0" w:space="0" w:color="auto"/>
            <w:bottom w:val="none" w:sz="0" w:space="0" w:color="auto"/>
            <w:right w:val="none" w:sz="0" w:space="0" w:color="auto"/>
          </w:divBdr>
        </w:div>
        <w:div w:id="86194704">
          <w:marLeft w:val="480"/>
          <w:marRight w:val="0"/>
          <w:marTop w:val="0"/>
          <w:marBottom w:val="0"/>
          <w:divBdr>
            <w:top w:val="none" w:sz="0" w:space="0" w:color="auto"/>
            <w:left w:val="none" w:sz="0" w:space="0" w:color="auto"/>
            <w:bottom w:val="none" w:sz="0" w:space="0" w:color="auto"/>
            <w:right w:val="none" w:sz="0" w:space="0" w:color="auto"/>
          </w:divBdr>
        </w:div>
        <w:div w:id="460466641">
          <w:marLeft w:val="480"/>
          <w:marRight w:val="0"/>
          <w:marTop w:val="0"/>
          <w:marBottom w:val="0"/>
          <w:divBdr>
            <w:top w:val="none" w:sz="0" w:space="0" w:color="auto"/>
            <w:left w:val="none" w:sz="0" w:space="0" w:color="auto"/>
            <w:bottom w:val="none" w:sz="0" w:space="0" w:color="auto"/>
            <w:right w:val="none" w:sz="0" w:space="0" w:color="auto"/>
          </w:divBdr>
        </w:div>
        <w:div w:id="1179471207">
          <w:marLeft w:val="480"/>
          <w:marRight w:val="0"/>
          <w:marTop w:val="0"/>
          <w:marBottom w:val="0"/>
          <w:divBdr>
            <w:top w:val="none" w:sz="0" w:space="0" w:color="auto"/>
            <w:left w:val="none" w:sz="0" w:space="0" w:color="auto"/>
            <w:bottom w:val="none" w:sz="0" w:space="0" w:color="auto"/>
            <w:right w:val="none" w:sz="0" w:space="0" w:color="auto"/>
          </w:divBdr>
        </w:div>
        <w:div w:id="2035958809">
          <w:marLeft w:val="480"/>
          <w:marRight w:val="0"/>
          <w:marTop w:val="0"/>
          <w:marBottom w:val="0"/>
          <w:divBdr>
            <w:top w:val="none" w:sz="0" w:space="0" w:color="auto"/>
            <w:left w:val="none" w:sz="0" w:space="0" w:color="auto"/>
            <w:bottom w:val="none" w:sz="0" w:space="0" w:color="auto"/>
            <w:right w:val="none" w:sz="0" w:space="0" w:color="auto"/>
          </w:divBdr>
        </w:div>
        <w:div w:id="205217927">
          <w:marLeft w:val="480"/>
          <w:marRight w:val="0"/>
          <w:marTop w:val="0"/>
          <w:marBottom w:val="0"/>
          <w:divBdr>
            <w:top w:val="none" w:sz="0" w:space="0" w:color="auto"/>
            <w:left w:val="none" w:sz="0" w:space="0" w:color="auto"/>
            <w:bottom w:val="none" w:sz="0" w:space="0" w:color="auto"/>
            <w:right w:val="none" w:sz="0" w:space="0" w:color="auto"/>
          </w:divBdr>
        </w:div>
        <w:div w:id="1139690545">
          <w:marLeft w:val="480"/>
          <w:marRight w:val="0"/>
          <w:marTop w:val="0"/>
          <w:marBottom w:val="0"/>
          <w:divBdr>
            <w:top w:val="none" w:sz="0" w:space="0" w:color="auto"/>
            <w:left w:val="none" w:sz="0" w:space="0" w:color="auto"/>
            <w:bottom w:val="none" w:sz="0" w:space="0" w:color="auto"/>
            <w:right w:val="none" w:sz="0" w:space="0" w:color="auto"/>
          </w:divBdr>
        </w:div>
        <w:div w:id="83310234">
          <w:marLeft w:val="480"/>
          <w:marRight w:val="0"/>
          <w:marTop w:val="0"/>
          <w:marBottom w:val="0"/>
          <w:divBdr>
            <w:top w:val="none" w:sz="0" w:space="0" w:color="auto"/>
            <w:left w:val="none" w:sz="0" w:space="0" w:color="auto"/>
            <w:bottom w:val="none" w:sz="0" w:space="0" w:color="auto"/>
            <w:right w:val="none" w:sz="0" w:space="0" w:color="auto"/>
          </w:divBdr>
        </w:div>
        <w:div w:id="1288781180">
          <w:marLeft w:val="480"/>
          <w:marRight w:val="0"/>
          <w:marTop w:val="0"/>
          <w:marBottom w:val="0"/>
          <w:divBdr>
            <w:top w:val="none" w:sz="0" w:space="0" w:color="auto"/>
            <w:left w:val="none" w:sz="0" w:space="0" w:color="auto"/>
            <w:bottom w:val="none" w:sz="0" w:space="0" w:color="auto"/>
            <w:right w:val="none" w:sz="0" w:space="0" w:color="auto"/>
          </w:divBdr>
        </w:div>
        <w:div w:id="1428036375">
          <w:marLeft w:val="480"/>
          <w:marRight w:val="0"/>
          <w:marTop w:val="0"/>
          <w:marBottom w:val="0"/>
          <w:divBdr>
            <w:top w:val="none" w:sz="0" w:space="0" w:color="auto"/>
            <w:left w:val="none" w:sz="0" w:space="0" w:color="auto"/>
            <w:bottom w:val="none" w:sz="0" w:space="0" w:color="auto"/>
            <w:right w:val="none" w:sz="0" w:space="0" w:color="auto"/>
          </w:divBdr>
        </w:div>
        <w:div w:id="1522040707">
          <w:marLeft w:val="480"/>
          <w:marRight w:val="0"/>
          <w:marTop w:val="0"/>
          <w:marBottom w:val="0"/>
          <w:divBdr>
            <w:top w:val="none" w:sz="0" w:space="0" w:color="auto"/>
            <w:left w:val="none" w:sz="0" w:space="0" w:color="auto"/>
            <w:bottom w:val="none" w:sz="0" w:space="0" w:color="auto"/>
            <w:right w:val="none" w:sz="0" w:space="0" w:color="auto"/>
          </w:divBdr>
        </w:div>
        <w:div w:id="1971520154">
          <w:marLeft w:val="480"/>
          <w:marRight w:val="0"/>
          <w:marTop w:val="0"/>
          <w:marBottom w:val="0"/>
          <w:divBdr>
            <w:top w:val="none" w:sz="0" w:space="0" w:color="auto"/>
            <w:left w:val="none" w:sz="0" w:space="0" w:color="auto"/>
            <w:bottom w:val="none" w:sz="0" w:space="0" w:color="auto"/>
            <w:right w:val="none" w:sz="0" w:space="0" w:color="auto"/>
          </w:divBdr>
        </w:div>
        <w:div w:id="1222716945">
          <w:marLeft w:val="480"/>
          <w:marRight w:val="0"/>
          <w:marTop w:val="0"/>
          <w:marBottom w:val="0"/>
          <w:divBdr>
            <w:top w:val="none" w:sz="0" w:space="0" w:color="auto"/>
            <w:left w:val="none" w:sz="0" w:space="0" w:color="auto"/>
            <w:bottom w:val="none" w:sz="0" w:space="0" w:color="auto"/>
            <w:right w:val="none" w:sz="0" w:space="0" w:color="auto"/>
          </w:divBdr>
        </w:div>
        <w:div w:id="1525048060">
          <w:marLeft w:val="480"/>
          <w:marRight w:val="0"/>
          <w:marTop w:val="0"/>
          <w:marBottom w:val="0"/>
          <w:divBdr>
            <w:top w:val="none" w:sz="0" w:space="0" w:color="auto"/>
            <w:left w:val="none" w:sz="0" w:space="0" w:color="auto"/>
            <w:bottom w:val="none" w:sz="0" w:space="0" w:color="auto"/>
            <w:right w:val="none" w:sz="0" w:space="0" w:color="auto"/>
          </w:divBdr>
        </w:div>
        <w:div w:id="1903717196">
          <w:marLeft w:val="480"/>
          <w:marRight w:val="0"/>
          <w:marTop w:val="0"/>
          <w:marBottom w:val="0"/>
          <w:divBdr>
            <w:top w:val="none" w:sz="0" w:space="0" w:color="auto"/>
            <w:left w:val="none" w:sz="0" w:space="0" w:color="auto"/>
            <w:bottom w:val="none" w:sz="0" w:space="0" w:color="auto"/>
            <w:right w:val="none" w:sz="0" w:space="0" w:color="auto"/>
          </w:divBdr>
        </w:div>
        <w:div w:id="1542747271">
          <w:marLeft w:val="480"/>
          <w:marRight w:val="0"/>
          <w:marTop w:val="0"/>
          <w:marBottom w:val="0"/>
          <w:divBdr>
            <w:top w:val="none" w:sz="0" w:space="0" w:color="auto"/>
            <w:left w:val="none" w:sz="0" w:space="0" w:color="auto"/>
            <w:bottom w:val="none" w:sz="0" w:space="0" w:color="auto"/>
            <w:right w:val="none" w:sz="0" w:space="0" w:color="auto"/>
          </w:divBdr>
        </w:div>
        <w:div w:id="236207816">
          <w:marLeft w:val="480"/>
          <w:marRight w:val="0"/>
          <w:marTop w:val="0"/>
          <w:marBottom w:val="0"/>
          <w:divBdr>
            <w:top w:val="none" w:sz="0" w:space="0" w:color="auto"/>
            <w:left w:val="none" w:sz="0" w:space="0" w:color="auto"/>
            <w:bottom w:val="none" w:sz="0" w:space="0" w:color="auto"/>
            <w:right w:val="none" w:sz="0" w:space="0" w:color="auto"/>
          </w:divBdr>
        </w:div>
        <w:div w:id="524634207">
          <w:marLeft w:val="480"/>
          <w:marRight w:val="0"/>
          <w:marTop w:val="0"/>
          <w:marBottom w:val="0"/>
          <w:divBdr>
            <w:top w:val="none" w:sz="0" w:space="0" w:color="auto"/>
            <w:left w:val="none" w:sz="0" w:space="0" w:color="auto"/>
            <w:bottom w:val="none" w:sz="0" w:space="0" w:color="auto"/>
            <w:right w:val="none" w:sz="0" w:space="0" w:color="auto"/>
          </w:divBdr>
        </w:div>
        <w:div w:id="27606776">
          <w:marLeft w:val="480"/>
          <w:marRight w:val="0"/>
          <w:marTop w:val="0"/>
          <w:marBottom w:val="0"/>
          <w:divBdr>
            <w:top w:val="none" w:sz="0" w:space="0" w:color="auto"/>
            <w:left w:val="none" w:sz="0" w:space="0" w:color="auto"/>
            <w:bottom w:val="none" w:sz="0" w:space="0" w:color="auto"/>
            <w:right w:val="none" w:sz="0" w:space="0" w:color="auto"/>
          </w:divBdr>
        </w:div>
        <w:div w:id="1227568623">
          <w:marLeft w:val="480"/>
          <w:marRight w:val="0"/>
          <w:marTop w:val="0"/>
          <w:marBottom w:val="0"/>
          <w:divBdr>
            <w:top w:val="none" w:sz="0" w:space="0" w:color="auto"/>
            <w:left w:val="none" w:sz="0" w:space="0" w:color="auto"/>
            <w:bottom w:val="none" w:sz="0" w:space="0" w:color="auto"/>
            <w:right w:val="none" w:sz="0" w:space="0" w:color="auto"/>
          </w:divBdr>
        </w:div>
        <w:div w:id="755978948">
          <w:marLeft w:val="480"/>
          <w:marRight w:val="0"/>
          <w:marTop w:val="0"/>
          <w:marBottom w:val="0"/>
          <w:divBdr>
            <w:top w:val="none" w:sz="0" w:space="0" w:color="auto"/>
            <w:left w:val="none" w:sz="0" w:space="0" w:color="auto"/>
            <w:bottom w:val="none" w:sz="0" w:space="0" w:color="auto"/>
            <w:right w:val="none" w:sz="0" w:space="0" w:color="auto"/>
          </w:divBdr>
        </w:div>
        <w:div w:id="1038512533">
          <w:marLeft w:val="480"/>
          <w:marRight w:val="0"/>
          <w:marTop w:val="0"/>
          <w:marBottom w:val="0"/>
          <w:divBdr>
            <w:top w:val="none" w:sz="0" w:space="0" w:color="auto"/>
            <w:left w:val="none" w:sz="0" w:space="0" w:color="auto"/>
            <w:bottom w:val="none" w:sz="0" w:space="0" w:color="auto"/>
            <w:right w:val="none" w:sz="0" w:space="0" w:color="auto"/>
          </w:divBdr>
        </w:div>
        <w:div w:id="501430414">
          <w:marLeft w:val="480"/>
          <w:marRight w:val="0"/>
          <w:marTop w:val="0"/>
          <w:marBottom w:val="0"/>
          <w:divBdr>
            <w:top w:val="none" w:sz="0" w:space="0" w:color="auto"/>
            <w:left w:val="none" w:sz="0" w:space="0" w:color="auto"/>
            <w:bottom w:val="none" w:sz="0" w:space="0" w:color="auto"/>
            <w:right w:val="none" w:sz="0" w:space="0" w:color="auto"/>
          </w:divBdr>
        </w:div>
        <w:div w:id="679939505">
          <w:marLeft w:val="480"/>
          <w:marRight w:val="0"/>
          <w:marTop w:val="0"/>
          <w:marBottom w:val="0"/>
          <w:divBdr>
            <w:top w:val="none" w:sz="0" w:space="0" w:color="auto"/>
            <w:left w:val="none" w:sz="0" w:space="0" w:color="auto"/>
            <w:bottom w:val="none" w:sz="0" w:space="0" w:color="auto"/>
            <w:right w:val="none" w:sz="0" w:space="0" w:color="auto"/>
          </w:divBdr>
        </w:div>
        <w:div w:id="1233151554">
          <w:marLeft w:val="480"/>
          <w:marRight w:val="0"/>
          <w:marTop w:val="0"/>
          <w:marBottom w:val="0"/>
          <w:divBdr>
            <w:top w:val="none" w:sz="0" w:space="0" w:color="auto"/>
            <w:left w:val="none" w:sz="0" w:space="0" w:color="auto"/>
            <w:bottom w:val="none" w:sz="0" w:space="0" w:color="auto"/>
            <w:right w:val="none" w:sz="0" w:space="0" w:color="auto"/>
          </w:divBdr>
        </w:div>
        <w:div w:id="614365357">
          <w:marLeft w:val="480"/>
          <w:marRight w:val="0"/>
          <w:marTop w:val="0"/>
          <w:marBottom w:val="0"/>
          <w:divBdr>
            <w:top w:val="none" w:sz="0" w:space="0" w:color="auto"/>
            <w:left w:val="none" w:sz="0" w:space="0" w:color="auto"/>
            <w:bottom w:val="none" w:sz="0" w:space="0" w:color="auto"/>
            <w:right w:val="none" w:sz="0" w:space="0" w:color="auto"/>
          </w:divBdr>
        </w:div>
        <w:div w:id="1135025568">
          <w:marLeft w:val="480"/>
          <w:marRight w:val="0"/>
          <w:marTop w:val="0"/>
          <w:marBottom w:val="0"/>
          <w:divBdr>
            <w:top w:val="none" w:sz="0" w:space="0" w:color="auto"/>
            <w:left w:val="none" w:sz="0" w:space="0" w:color="auto"/>
            <w:bottom w:val="none" w:sz="0" w:space="0" w:color="auto"/>
            <w:right w:val="none" w:sz="0" w:space="0" w:color="auto"/>
          </w:divBdr>
        </w:div>
        <w:div w:id="212084072">
          <w:marLeft w:val="480"/>
          <w:marRight w:val="0"/>
          <w:marTop w:val="0"/>
          <w:marBottom w:val="0"/>
          <w:divBdr>
            <w:top w:val="none" w:sz="0" w:space="0" w:color="auto"/>
            <w:left w:val="none" w:sz="0" w:space="0" w:color="auto"/>
            <w:bottom w:val="none" w:sz="0" w:space="0" w:color="auto"/>
            <w:right w:val="none" w:sz="0" w:space="0" w:color="auto"/>
          </w:divBdr>
        </w:div>
        <w:div w:id="262617708">
          <w:marLeft w:val="480"/>
          <w:marRight w:val="0"/>
          <w:marTop w:val="0"/>
          <w:marBottom w:val="0"/>
          <w:divBdr>
            <w:top w:val="none" w:sz="0" w:space="0" w:color="auto"/>
            <w:left w:val="none" w:sz="0" w:space="0" w:color="auto"/>
            <w:bottom w:val="none" w:sz="0" w:space="0" w:color="auto"/>
            <w:right w:val="none" w:sz="0" w:space="0" w:color="auto"/>
          </w:divBdr>
        </w:div>
        <w:div w:id="1273975509">
          <w:marLeft w:val="480"/>
          <w:marRight w:val="0"/>
          <w:marTop w:val="0"/>
          <w:marBottom w:val="0"/>
          <w:divBdr>
            <w:top w:val="none" w:sz="0" w:space="0" w:color="auto"/>
            <w:left w:val="none" w:sz="0" w:space="0" w:color="auto"/>
            <w:bottom w:val="none" w:sz="0" w:space="0" w:color="auto"/>
            <w:right w:val="none" w:sz="0" w:space="0" w:color="auto"/>
          </w:divBdr>
        </w:div>
        <w:div w:id="1643119553">
          <w:marLeft w:val="480"/>
          <w:marRight w:val="0"/>
          <w:marTop w:val="0"/>
          <w:marBottom w:val="0"/>
          <w:divBdr>
            <w:top w:val="none" w:sz="0" w:space="0" w:color="auto"/>
            <w:left w:val="none" w:sz="0" w:space="0" w:color="auto"/>
            <w:bottom w:val="none" w:sz="0" w:space="0" w:color="auto"/>
            <w:right w:val="none" w:sz="0" w:space="0" w:color="auto"/>
          </w:divBdr>
        </w:div>
        <w:div w:id="322122509">
          <w:marLeft w:val="480"/>
          <w:marRight w:val="0"/>
          <w:marTop w:val="0"/>
          <w:marBottom w:val="0"/>
          <w:divBdr>
            <w:top w:val="none" w:sz="0" w:space="0" w:color="auto"/>
            <w:left w:val="none" w:sz="0" w:space="0" w:color="auto"/>
            <w:bottom w:val="none" w:sz="0" w:space="0" w:color="auto"/>
            <w:right w:val="none" w:sz="0" w:space="0" w:color="auto"/>
          </w:divBdr>
        </w:div>
        <w:div w:id="377823616">
          <w:marLeft w:val="480"/>
          <w:marRight w:val="0"/>
          <w:marTop w:val="0"/>
          <w:marBottom w:val="0"/>
          <w:divBdr>
            <w:top w:val="none" w:sz="0" w:space="0" w:color="auto"/>
            <w:left w:val="none" w:sz="0" w:space="0" w:color="auto"/>
            <w:bottom w:val="none" w:sz="0" w:space="0" w:color="auto"/>
            <w:right w:val="none" w:sz="0" w:space="0" w:color="auto"/>
          </w:divBdr>
        </w:div>
        <w:div w:id="1049917334">
          <w:marLeft w:val="480"/>
          <w:marRight w:val="0"/>
          <w:marTop w:val="0"/>
          <w:marBottom w:val="0"/>
          <w:divBdr>
            <w:top w:val="none" w:sz="0" w:space="0" w:color="auto"/>
            <w:left w:val="none" w:sz="0" w:space="0" w:color="auto"/>
            <w:bottom w:val="none" w:sz="0" w:space="0" w:color="auto"/>
            <w:right w:val="none" w:sz="0" w:space="0" w:color="auto"/>
          </w:divBdr>
        </w:div>
        <w:div w:id="1454247366">
          <w:marLeft w:val="480"/>
          <w:marRight w:val="0"/>
          <w:marTop w:val="0"/>
          <w:marBottom w:val="0"/>
          <w:divBdr>
            <w:top w:val="none" w:sz="0" w:space="0" w:color="auto"/>
            <w:left w:val="none" w:sz="0" w:space="0" w:color="auto"/>
            <w:bottom w:val="none" w:sz="0" w:space="0" w:color="auto"/>
            <w:right w:val="none" w:sz="0" w:space="0" w:color="auto"/>
          </w:divBdr>
        </w:div>
        <w:div w:id="2109428447">
          <w:marLeft w:val="480"/>
          <w:marRight w:val="0"/>
          <w:marTop w:val="0"/>
          <w:marBottom w:val="0"/>
          <w:divBdr>
            <w:top w:val="none" w:sz="0" w:space="0" w:color="auto"/>
            <w:left w:val="none" w:sz="0" w:space="0" w:color="auto"/>
            <w:bottom w:val="none" w:sz="0" w:space="0" w:color="auto"/>
            <w:right w:val="none" w:sz="0" w:space="0" w:color="auto"/>
          </w:divBdr>
        </w:div>
        <w:div w:id="1749843293">
          <w:marLeft w:val="480"/>
          <w:marRight w:val="0"/>
          <w:marTop w:val="0"/>
          <w:marBottom w:val="0"/>
          <w:divBdr>
            <w:top w:val="none" w:sz="0" w:space="0" w:color="auto"/>
            <w:left w:val="none" w:sz="0" w:space="0" w:color="auto"/>
            <w:bottom w:val="none" w:sz="0" w:space="0" w:color="auto"/>
            <w:right w:val="none" w:sz="0" w:space="0" w:color="auto"/>
          </w:divBdr>
        </w:div>
        <w:div w:id="327948451">
          <w:marLeft w:val="480"/>
          <w:marRight w:val="0"/>
          <w:marTop w:val="0"/>
          <w:marBottom w:val="0"/>
          <w:divBdr>
            <w:top w:val="none" w:sz="0" w:space="0" w:color="auto"/>
            <w:left w:val="none" w:sz="0" w:space="0" w:color="auto"/>
            <w:bottom w:val="none" w:sz="0" w:space="0" w:color="auto"/>
            <w:right w:val="none" w:sz="0" w:space="0" w:color="auto"/>
          </w:divBdr>
        </w:div>
        <w:div w:id="586383019">
          <w:marLeft w:val="480"/>
          <w:marRight w:val="0"/>
          <w:marTop w:val="0"/>
          <w:marBottom w:val="0"/>
          <w:divBdr>
            <w:top w:val="none" w:sz="0" w:space="0" w:color="auto"/>
            <w:left w:val="none" w:sz="0" w:space="0" w:color="auto"/>
            <w:bottom w:val="none" w:sz="0" w:space="0" w:color="auto"/>
            <w:right w:val="none" w:sz="0" w:space="0" w:color="auto"/>
          </w:divBdr>
        </w:div>
        <w:div w:id="291642619">
          <w:marLeft w:val="480"/>
          <w:marRight w:val="0"/>
          <w:marTop w:val="0"/>
          <w:marBottom w:val="0"/>
          <w:divBdr>
            <w:top w:val="none" w:sz="0" w:space="0" w:color="auto"/>
            <w:left w:val="none" w:sz="0" w:space="0" w:color="auto"/>
            <w:bottom w:val="none" w:sz="0" w:space="0" w:color="auto"/>
            <w:right w:val="none" w:sz="0" w:space="0" w:color="auto"/>
          </w:divBdr>
        </w:div>
        <w:div w:id="1313413809">
          <w:marLeft w:val="480"/>
          <w:marRight w:val="0"/>
          <w:marTop w:val="0"/>
          <w:marBottom w:val="0"/>
          <w:divBdr>
            <w:top w:val="none" w:sz="0" w:space="0" w:color="auto"/>
            <w:left w:val="none" w:sz="0" w:space="0" w:color="auto"/>
            <w:bottom w:val="none" w:sz="0" w:space="0" w:color="auto"/>
            <w:right w:val="none" w:sz="0" w:space="0" w:color="auto"/>
          </w:divBdr>
        </w:div>
        <w:div w:id="25835228">
          <w:marLeft w:val="480"/>
          <w:marRight w:val="0"/>
          <w:marTop w:val="0"/>
          <w:marBottom w:val="0"/>
          <w:divBdr>
            <w:top w:val="none" w:sz="0" w:space="0" w:color="auto"/>
            <w:left w:val="none" w:sz="0" w:space="0" w:color="auto"/>
            <w:bottom w:val="none" w:sz="0" w:space="0" w:color="auto"/>
            <w:right w:val="none" w:sz="0" w:space="0" w:color="auto"/>
          </w:divBdr>
        </w:div>
        <w:div w:id="999384525">
          <w:marLeft w:val="480"/>
          <w:marRight w:val="0"/>
          <w:marTop w:val="0"/>
          <w:marBottom w:val="0"/>
          <w:divBdr>
            <w:top w:val="none" w:sz="0" w:space="0" w:color="auto"/>
            <w:left w:val="none" w:sz="0" w:space="0" w:color="auto"/>
            <w:bottom w:val="none" w:sz="0" w:space="0" w:color="auto"/>
            <w:right w:val="none" w:sz="0" w:space="0" w:color="auto"/>
          </w:divBdr>
        </w:div>
        <w:div w:id="8529470">
          <w:marLeft w:val="480"/>
          <w:marRight w:val="0"/>
          <w:marTop w:val="0"/>
          <w:marBottom w:val="0"/>
          <w:divBdr>
            <w:top w:val="none" w:sz="0" w:space="0" w:color="auto"/>
            <w:left w:val="none" w:sz="0" w:space="0" w:color="auto"/>
            <w:bottom w:val="none" w:sz="0" w:space="0" w:color="auto"/>
            <w:right w:val="none" w:sz="0" w:space="0" w:color="auto"/>
          </w:divBdr>
        </w:div>
        <w:div w:id="844516056">
          <w:marLeft w:val="480"/>
          <w:marRight w:val="0"/>
          <w:marTop w:val="0"/>
          <w:marBottom w:val="0"/>
          <w:divBdr>
            <w:top w:val="none" w:sz="0" w:space="0" w:color="auto"/>
            <w:left w:val="none" w:sz="0" w:space="0" w:color="auto"/>
            <w:bottom w:val="none" w:sz="0" w:space="0" w:color="auto"/>
            <w:right w:val="none" w:sz="0" w:space="0" w:color="auto"/>
          </w:divBdr>
        </w:div>
        <w:div w:id="1370568490">
          <w:marLeft w:val="480"/>
          <w:marRight w:val="0"/>
          <w:marTop w:val="0"/>
          <w:marBottom w:val="0"/>
          <w:divBdr>
            <w:top w:val="none" w:sz="0" w:space="0" w:color="auto"/>
            <w:left w:val="none" w:sz="0" w:space="0" w:color="auto"/>
            <w:bottom w:val="none" w:sz="0" w:space="0" w:color="auto"/>
            <w:right w:val="none" w:sz="0" w:space="0" w:color="auto"/>
          </w:divBdr>
        </w:div>
        <w:div w:id="1435321915">
          <w:marLeft w:val="480"/>
          <w:marRight w:val="0"/>
          <w:marTop w:val="0"/>
          <w:marBottom w:val="0"/>
          <w:divBdr>
            <w:top w:val="none" w:sz="0" w:space="0" w:color="auto"/>
            <w:left w:val="none" w:sz="0" w:space="0" w:color="auto"/>
            <w:bottom w:val="none" w:sz="0" w:space="0" w:color="auto"/>
            <w:right w:val="none" w:sz="0" w:space="0" w:color="auto"/>
          </w:divBdr>
        </w:div>
        <w:div w:id="1789927966">
          <w:marLeft w:val="480"/>
          <w:marRight w:val="0"/>
          <w:marTop w:val="0"/>
          <w:marBottom w:val="0"/>
          <w:divBdr>
            <w:top w:val="none" w:sz="0" w:space="0" w:color="auto"/>
            <w:left w:val="none" w:sz="0" w:space="0" w:color="auto"/>
            <w:bottom w:val="none" w:sz="0" w:space="0" w:color="auto"/>
            <w:right w:val="none" w:sz="0" w:space="0" w:color="auto"/>
          </w:divBdr>
        </w:div>
        <w:div w:id="1715305957">
          <w:marLeft w:val="480"/>
          <w:marRight w:val="0"/>
          <w:marTop w:val="0"/>
          <w:marBottom w:val="0"/>
          <w:divBdr>
            <w:top w:val="none" w:sz="0" w:space="0" w:color="auto"/>
            <w:left w:val="none" w:sz="0" w:space="0" w:color="auto"/>
            <w:bottom w:val="none" w:sz="0" w:space="0" w:color="auto"/>
            <w:right w:val="none" w:sz="0" w:space="0" w:color="auto"/>
          </w:divBdr>
        </w:div>
        <w:div w:id="1697848893">
          <w:marLeft w:val="480"/>
          <w:marRight w:val="0"/>
          <w:marTop w:val="0"/>
          <w:marBottom w:val="0"/>
          <w:divBdr>
            <w:top w:val="none" w:sz="0" w:space="0" w:color="auto"/>
            <w:left w:val="none" w:sz="0" w:space="0" w:color="auto"/>
            <w:bottom w:val="none" w:sz="0" w:space="0" w:color="auto"/>
            <w:right w:val="none" w:sz="0" w:space="0" w:color="auto"/>
          </w:divBdr>
        </w:div>
        <w:div w:id="217593350">
          <w:marLeft w:val="480"/>
          <w:marRight w:val="0"/>
          <w:marTop w:val="0"/>
          <w:marBottom w:val="0"/>
          <w:divBdr>
            <w:top w:val="none" w:sz="0" w:space="0" w:color="auto"/>
            <w:left w:val="none" w:sz="0" w:space="0" w:color="auto"/>
            <w:bottom w:val="none" w:sz="0" w:space="0" w:color="auto"/>
            <w:right w:val="none" w:sz="0" w:space="0" w:color="auto"/>
          </w:divBdr>
        </w:div>
        <w:div w:id="411657018">
          <w:marLeft w:val="480"/>
          <w:marRight w:val="0"/>
          <w:marTop w:val="0"/>
          <w:marBottom w:val="0"/>
          <w:divBdr>
            <w:top w:val="none" w:sz="0" w:space="0" w:color="auto"/>
            <w:left w:val="none" w:sz="0" w:space="0" w:color="auto"/>
            <w:bottom w:val="none" w:sz="0" w:space="0" w:color="auto"/>
            <w:right w:val="none" w:sz="0" w:space="0" w:color="auto"/>
          </w:divBdr>
        </w:div>
        <w:div w:id="1103958112">
          <w:marLeft w:val="480"/>
          <w:marRight w:val="0"/>
          <w:marTop w:val="0"/>
          <w:marBottom w:val="0"/>
          <w:divBdr>
            <w:top w:val="none" w:sz="0" w:space="0" w:color="auto"/>
            <w:left w:val="none" w:sz="0" w:space="0" w:color="auto"/>
            <w:bottom w:val="none" w:sz="0" w:space="0" w:color="auto"/>
            <w:right w:val="none" w:sz="0" w:space="0" w:color="auto"/>
          </w:divBdr>
        </w:div>
        <w:div w:id="1108693719">
          <w:marLeft w:val="480"/>
          <w:marRight w:val="0"/>
          <w:marTop w:val="0"/>
          <w:marBottom w:val="0"/>
          <w:divBdr>
            <w:top w:val="none" w:sz="0" w:space="0" w:color="auto"/>
            <w:left w:val="none" w:sz="0" w:space="0" w:color="auto"/>
            <w:bottom w:val="none" w:sz="0" w:space="0" w:color="auto"/>
            <w:right w:val="none" w:sz="0" w:space="0" w:color="auto"/>
          </w:divBdr>
        </w:div>
        <w:div w:id="887229863">
          <w:marLeft w:val="480"/>
          <w:marRight w:val="0"/>
          <w:marTop w:val="0"/>
          <w:marBottom w:val="0"/>
          <w:divBdr>
            <w:top w:val="none" w:sz="0" w:space="0" w:color="auto"/>
            <w:left w:val="none" w:sz="0" w:space="0" w:color="auto"/>
            <w:bottom w:val="none" w:sz="0" w:space="0" w:color="auto"/>
            <w:right w:val="none" w:sz="0" w:space="0" w:color="auto"/>
          </w:divBdr>
        </w:div>
        <w:div w:id="1110248778">
          <w:marLeft w:val="480"/>
          <w:marRight w:val="0"/>
          <w:marTop w:val="0"/>
          <w:marBottom w:val="0"/>
          <w:divBdr>
            <w:top w:val="none" w:sz="0" w:space="0" w:color="auto"/>
            <w:left w:val="none" w:sz="0" w:space="0" w:color="auto"/>
            <w:bottom w:val="none" w:sz="0" w:space="0" w:color="auto"/>
            <w:right w:val="none" w:sz="0" w:space="0" w:color="auto"/>
          </w:divBdr>
        </w:div>
        <w:div w:id="1672948752">
          <w:marLeft w:val="480"/>
          <w:marRight w:val="0"/>
          <w:marTop w:val="0"/>
          <w:marBottom w:val="0"/>
          <w:divBdr>
            <w:top w:val="none" w:sz="0" w:space="0" w:color="auto"/>
            <w:left w:val="none" w:sz="0" w:space="0" w:color="auto"/>
            <w:bottom w:val="none" w:sz="0" w:space="0" w:color="auto"/>
            <w:right w:val="none" w:sz="0" w:space="0" w:color="auto"/>
          </w:divBdr>
        </w:div>
        <w:div w:id="158926239">
          <w:marLeft w:val="480"/>
          <w:marRight w:val="0"/>
          <w:marTop w:val="0"/>
          <w:marBottom w:val="0"/>
          <w:divBdr>
            <w:top w:val="none" w:sz="0" w:space="0" w:color="auto"/>
            <w:left w:val="none" w:sz="0" w:space="0" w:color="auto"/>
            <w:bottom w:val="none" w:sz="0" w:space="0" w:color="auto"/>
            <w:right w:val="none" w:sz="0" w:space="0" w:color="auto"/>
          </w:divBdr>
        </w:div>
        <w:div w:id="949825394">
          <w:marLeft w:val="480"/>
          <w:marRight w:val="0"/>
          <w:marTop w:val="0"/>
          <w:marBottom w:val="0"/>
          <w:divBdr>
            <w:top w:val="none" w:sz="0" w:space="0" w:color="auto"/>
            <w:left w:val="none" w:sz="0" w:space="0" w:color="auto"/>
            <w:bottom w:val="none" w:sz="0" w:space="0" w:color="auto"/>
            <w:right w:val="none" w:sz="0" w:space="0" w:color="auto"/>
          </w:divBdr>
        </w:div>
        <w:div w:id="1033111095">
          <w:marLeft w:val="480"/>
          <w:marRight w:val="0"/>
          <w:marTop w:val="0"/>
          <w:marBottom w:val="0"/>
          <w:divBdr>
            <w:top w:val="none" w:sz="0" w:space="0" w:color="auto"/>
            <w:left w:val="none" w:sz="0" w:space="0" w:color="auto"/>
            <w:bottom w:val="none" w:sz="0" w:space="0" w:color="auto"/>
            <w:right w:val="none" w:sz="0" w:space="0" w:color="auto"/>
          </w:divBdr>
        </w:div>
        <w:div w:id="1715232285">
          <w:marLeft w:val="480"/>
          <w:marRight w:val="0"/>
          <w:marTop w:val="0"/>
          <w:marBottom w:val="0"/>
          <w:divBdr>
            <w:top w:val="none" w:sz="0" w:space="0" w:color="auto"/>
            <w:left w:val="none" w:sz="0" w:space="0" w:color="auto"/>
            <w:bottom w:val="none" w:sz="0" w:space="0" w:color="auto"/>
            <w:right w:val="none" w:sz="0" w:space="0" w:color="auto"/>
          </w:divBdr>
        </w:div>
        <w:div w:id="884877409">
          <w:marLeft w:val="480"/>
          <w:marRight w:val="0"/>
          <w:marTop w:val="0"/>
          <w:marBottom w:val="0"/>
          <w:divBdr>
            <w:top w:val="none" w:sz="0" w:space="0" w:color="auto"/>
            <w:left w:val="none" w:sz="0" w:space="0" w:color="auto"/>
            <w:bottom w:val="none" w:sz="0" w:space="0" w:color="auto"/>
            <w:right w:val="none" w:sz="0" w:space="0" w:color="auto"/>
          </w:divBdr>
        </w:div>
        <w:div w:id="868640176">
          <w:marLeft w:val="480"/>
          <w:marRight w:val="0"/>
          <w:marTop w:val="0"/>
          <w:marBottom w:val="0"/>
          <w:divBdr>
            <w:top w:val="none" w:sz="0" w:space="0" w:color="auto"/>
            <w:left w:val="none" w:sz="0" w:space="0" w:color="auto"/>
            <w:bottom w:val="none" w:sz="0" w:space="0" w:color="auto"/>
            <w:right w:val="none" w:sz="0" w:space="0" w:color="auto"/>
          </w:divBdr>
        </w:div>
        <w:div w:id="843668599">
          <w:marLeft w:val="480"/>
          <w:marRight w:val="0"/>
          <w:marTop w:val="0"/>
          <w:marBottom w:val="0"/>
          <w:divBdr>
            <w:top w:val="none" w:sz="0" w:space="0" w:color="auto"/>
            <w:left w:val="none" w:sz="0" w:space="0" w:color="auto"/>
            <w:bottom w:val="none" w:sz="0" w:space="0" w:color="auto"/>
            <w:right w:val="none" w:sz="0" w:space="0" w:color="auto"/>
          </w:divBdr>
        </w:div>
      </w:divsChild>
    </w:div>
    <w:div w:id="1508054225">
      <w:bodyDiv w:val="1"/>
      <w:marLeft w:val="0"/>
      <w:marRight w:val="0"/>
      <w:marTop w:val="0"/>
      <w:marBottom w:val="0"/>
      <w:divBdr>
        <w:top w:val="none" w:sz="0" w:space="0" w:color="auto"/>
        <w:left w:val="none" w:sz="0" w:space="0" w:color="auto"/>
        <w:bottom w:val="none" w:sz="0" w:space="0" w:color="auto"/>
        <w:right w:val="none" w:sz="0" w:space="0" w:color="auto"/>
      </w:divBdr>
      <w:divsChild>
        <w:div w:id="8915836">
          <w:marLeft w:val="480"/>
          <w:marRight w:val="0"/>
          <w:marTop w:val="0"/>
          <w:marBottom w:val="0"/>
          <w:divBdr>
            <w:top w:val="none" w:sz="0" w:space="0" w:color="auto"/>
            <w:left w:val="none" w:sz="0" w:space="0" w:color="auto"/>
            <w:bottom w:val="none" w:sz="0" w:space="0" w:color="auto"/>
            <w:right w:val="none" w:sz="0" w:space="0" w:color="auto"/>
          </w:divBdr>
        </w:div>
        <w:div w:id="22020756">
          <w:marLeft w:val="480"/>
          <w:marRight w:val="0"/>
          <w:marTop w:val="0"/>
          <w:marBottom w:val="0"/>
          <w:divBdr>
            <w:top w:val="none" w:sz="0" w:space="0" w:color="auto"/>
            <w:left w:val="none" w:sz="0" w:space="0" w:color="auto"/>
            <w:bottom w:val="none" w:sz="0" w:space="0" w:color="auto"/>
            <w:right w:val="none" w:sz="0" w:space="0" w:color="auto"/>
          </w:divBdr>
        </w:div>
        <w:div w:id="31077589">
          <w:marLeft w:val="480"/>
          <w:marRight w:val="0"/>
          <w:marTop w:val="0"/>
          <w:marBottom w:val="0"/>
          <w:divBdr>
            <w:top w:val="none" w:sz="0" w:space="0" w:color="auto"/>
            <w:left w:val="none" w:sz="0" w:space="0" w:color="auto"/>
            <w:bottom w:val="none" w:sz="0" w:space="0" w:color="auto"/>
            <w:right w:val="none" w:sz="0" w:space="0" w:color="auto"/>
          </w:divBdr>
        </w:div>
        <w:div w:id="38555000">
          <w:marLeft w:val="480"/>
          <w:marRight w:val="0"/>
          <w:marTop w:val="0"/>
          <w:marBottom w:val="0"/>
          <w:divBdr>
            <w:top w:val="none" w:sz="0" w:space="0" w:color="auto"/>
            <w:left w:val="none" w:sz="0" w:space="0" w:color="auto"/>
            <w:bottom w:val="none" w:sz="0" w:space="0" w:color="auto"/>
            <w:right w:val="none" w:sz="0" w:space="0" w:color="auto"/>
          </w:divBdr>
        </w:div>
        <w:div w:id="45684801">
          <w:marLeft w:val="480"/>
          <w:marRight w:val="0"/>
          <w:marTop w:val="0"/>
          <w:marBottom w:val="0"/>
          <w:divBdr>
            <w:top w:val="none" w:sz="0" w:space="0" w:color="auto"/>
            <w:left w:val="none" w:sz="0" w:space="0" w:color="auto"/>
            <w:bottom w:val="none" w:sz="0" w:space="0" w:color="auto"/>
            <w:right w:val="none" w:sz="0" w:space="0" w:color="auto"/>
          </w:divBdr>
        </w:div>
        <w:div w:id="56756480">
          <w:marLeft w:val="480"/>
          <w:marRight w:val="0"/>
          <w:marTop w:val="0"/>
          <w:marBottom w:val="0"/>
          <w:divBdr>
            <w:top w:val="none" w:sz="0" w:space="0" w:color="auto"/>
            <w:left w:val="none" w:sz="0" w:space="0" w:color="auto"/>
            <w:bottom w:val="none" w:sz="0" w:space="0" w:color="auto"/>
            <w:right w:val="none" w:sz="0" w:space="0" w:color="auto"/>
          </w:divBdr>
        </w:div>
        <w:div w:id="71242368">
          <w:marLeft w:val="480"/>
          <w:marRight w:val="0"/>
          <w:marTop w:val="0"/>
          <w:marBottom w:val="0"/>
          <w:divBdr>
            <w:top w:val="none" w:sz="0" w:space="0" w:color="auto"/>
            <w:left w:val="none" w:sz="0" w:space="0" w:color="auto"/>
            <w:bottom w:val="none" w:sz="0" w:space="0" w:color="auto"/>
            <w:right w:val="none" w:sz="0" w:space="0" w:color="auto"/>
          </w:divBdr>
        </w:div>
        <w:div w:id="107236149">
          <w:marLeft w:val="480"/>
          <w:marRight w:val="0"/>
          <w:marTop w:val="0"/>
          <w:marBottom w:val="0"/>
          <w:divBdr>
            <w:top w:val="none" w:sz="0" w:space="0" w:color="auto"/>
            <w:left w:val="none" w:sz="0" w:space="0" w:color="auto"/>
            <w:bottom w:val="none" w:sz="0" w:space="0" w:color="auto"/>
            <w:right w:val="none" w:sz="0" w:space="0" w:color="auto"/>
          </w:divBdr>
        </w:div>
        <w:div w:id="115103380">
          <w:marLeft w:val="480"/>
          <w:marRight w:val="0"/>
          <w:marTop w:val="0"/>
          <w:marBottom w:val="0"/>
          <w:divBdr>
            <w:top w:val="none" w:sz="0" w:space="0" w:color="auto"/>
            <w:left w:val="none" w:sz="0" w:space="0" w:color="auto"/>
            <w:bottom w:val="none" w:sz="0" w:space="0" w:color="auto"/>
            <w:right w:val="none" w:sz="0" w:space="0" w:color="auto"/>
          </w:divBdr>
        </w:div>
        <w:div w:id="138038715">
          <w:marLeft w:val="480"/>
          <w:marRight w:val="0"/>
          <w:marTop w:val="0"/>
          <w:marBottom w:val="0"/>
          <w:divBdr>
            <w:top w:val="none" w:sz="0" w:space="0" w:color="auto"/>
            <w:left w:val="none" w:sz="0" w:space="0" w:color="auto"/>
            <w:bottom w:val="none" w:sz="0" w:space="0" w:color="auto"/>
            <w:right w:val="none" w:sz="0" w:space="0" w:color="auto"/>
          </w:divBdr>
        </w:div>
        <w:div w:id="189145666">
          <w:marLeft w:val="480"/>
          <w:marRight w:val="0"/>
          <w:marTop w:val="0"/>
          <w:marBottom w:val="0"/>
          <w:divBdr>
            <w:top w:val="none" w:sz="0" w:space="0" w:color="auto"/>
            <w:left w:val="none" w:sz="0" w:space="0" w:color="auto"/>
            <w:bottom w:val="none" w:sz="0" w:space="0" w:color="auto"/>
            <w:right w:val="none" w:sz="0" w:space="0" w:color="auto"/>
          </w:divBdr>
        </w:div>
        <w:div w:id="227769915">
          <w:marLeft w:val="480"/>
          <w:marRight w:val="0"/>
          <w:marTop w:val="0"/>
          <w:marBottom w:val="0"/>
          <w:divBdr>
            <w:top w:val="none" w:sz="0" w:space="0" w:color="auto"/>
            <w:left w:val="none" w:sz="0" w:space="0" w:color="auto"/>
            <w:bottom w:val="none" w:sz="0" w:space="0" w:color="auto"/>
            <w:right w:val="none" w:sz="0" w:space="0" w:color="auto"/>
          </w:divBdr>
        </w:div>
        <w:div w:id="330108333">
          <w:marLeft w:val="480"/>
          <w:marRight w:val="0"/>
          <w:marTop w:val="0"/>
          <w:marBottom w:val="0"/>
          <w:divBdr>
            <w:top w:val="none" w:sz="0" w:space="0" w:color="auto"/>
            <w:left w:val="none" w:sz="0" w:space="0" w:color="auto"/>
            <w:bottom w:val="none" w:sz="0" w:space="0" w:color="auto"/>
            <w:right w:val="none" w:sz="0" w:space="0" w:color="auto"/>
          </w:divBdr>
        </w:div>
        <w:div w:id="386804011">
          <w:marLeft w:val="480"/>
          <w:marRight w:val="0"/>
          <w:marTop w:val="0"/>
          <w:marBottom w:val="0"/>
          <w:divBdr>
            <w:top w:val="none" w:sz="0" w:space="0" w:color="auto"/>
            <w:left w:val="none" w:sz="0" w:space="0" w:color="auto"/>
            <w:bottom w:val="none" w:sz="0" w:space="0" w:color="auto"/>
            <w:right w:val="none" w:sz="0" w:space="0" w:color="auto"/>
          </w:divBdr>
        </w:div>
        <w:div w:id="395863105">
          <w:marLeft w:val="480"/>
          <w:marRight w:val="0"/>
          <w:marTop w:val="0"/>
          <w:marBottom w:val="0"/>
          <w:divBdr>
            <w:top w:val="none" w:sz="0" w:space="0" w:color="auto"/>
            <w:left w:val="none" w:sz="0" w:space="0" w:color="auto"/>
            <w:bottom w:val="none" w:sz="0" w:space="0" w:color="auto"/>
            <w:right w:val="none" w:sz="0" w:space="0" w:color="auto"/>
          </w:divBdr>
        </w:div>
        <w:div w:id="424229086">
          <w:marLeft w:val="480"/>
          <w:marRight w:val="0"/>
          <w:marTop w:val="0"/>
          <w:marBottom w:val="0"/>
          <w:divBdr>
            <w:top w:val="none" w:sz="0" w:space="0" w:color="auto"/>
            <w:left w:val="none" w:sz="0" w:space="0" w:color="auto"/>
            <w:bottom w:val="none" w:sz="0" w:space="0" w:color="auto"/>
            <w:right w:val="none" w:sz="0" w:space="0" w:color="auto"/>
          </w:divBdr>
        </w:div>
        <w:div w:id="432559716">
          <w:marLeft w:val="480"/>
          <w:marRight w:val="0"/>
          <w:marTop w:val="0"/>
          <w:marBottom w:val="0"/>
          <w:divBdr>
            <w:top w:val="none" w:sz="0" w:space="0" w:color="auto"/>
            <w:left w:val="none" w:sz="0" w:space="0" w:color="auto"/>
            <w:bottom w:val="none" w:sz="0" w:space="0" w:color="auto"/>
            <w:right w:val="none" w:sz="0" w:space="0" w:color="auto"/>
          </w:divBdr>
        </w:div>
        <w:div w:id="495733565">
          <w:marLeft w:val="480"/>
          <w:marRight w:val="0"/>
          <w:marTop w:val="0"/>
          <w:marBottom w:val="0"/>
          <w:divBdr>
            <w:top w:val="none" w:sz="0" w:space="0" w:color="auto"/>
            <w:left w:val="none" w:sz="0" w:space="0" w:color="auto"/>
            <w:bottom w:val="none" w:sz="0" w:space="0" w:color="auto"/>
            <w:right w:val="none" w:sz="0" w:space="0" w:color="auto"/>
          </w:divBdr>
        </w:div>
        <w:div w:id="502360638">
          <w:marLeft w:val="480"/>
          <w:marRight w:val="0"/>
          <w:marTop w:val="0"/>
          <w:marBottom w:val="0"/>
          <w:divBdr>
            <w:top w:val="none" w:sz="0" w:space="0" w:color="auto"/>
            <w:left w:val="none" w:sz="0" w:space="0" w:color="auto"/>
            <w:bottom w:val="none" w:sz="0" w:space="0" w:color="auto"/>
            <w:right w:val="none" w:sz="0" w:space="0" w:color="auto"/>
          </w:divBdr>
        </w:div>
        <w:div w:id="506872828">
          <w:marLeft w:val="480"/>
          <w:marRight w:val="0"/>
          <w:marTop w:val="0"/>
          <w:marBottom w:val="0"/>
          <w:divBdr>
            <w:top w:val="none" w:sz="0" w:space="0" w:color="auto"/>
            <w:left w:val="none" w:sz="0" w:space="0" w:color="auto"/>
            <w:bottom w:val="none" w:sz="0" w:space="0" w:color="auto"/>
            <w:right w:val="none" w:sz="0" w:space="0" w:color="auto"/>
          </w:divBdr>
        </w:div>
        <w:div w:id="519898101">
          <w:marLeft w:val="480"/>
          <w:marRight w:val="0"/>
          <w:marTop w:val="0"/>
          <w:marBottom w:val="0"/>
          <w:divBdr>
            <w:top w:val="none" w:sz="0" w:space="0" w:color="auto"/>
            <w:left w:val="none" w:sz="0" w:space="0" w:color="auto"/>
            <w:bottom w:val="none" w:sz="0" w:space="0" w:color="auto"/>
            <w:right w:val="none" w:sz="0" w:space="0" w:color="auto"/>
          </w:divBdr>
        </w:div>
        <w:div w:id="580336791">
          <w:marLeft w:val="480"/>
          <w:marRight w:val="0"/>
          <w:marTop w:val="0"/>
          <w:marBottom w:val="0"/>
          <w:divBdr>
            <w:top w:val="none" w:sz="0" w:space="0" w:color="auto"/>
            <w:left w:val="none" w:sz="0" w:space="0" w:color="auto"/>
            <w:bottom w:val="none" w:sz="0" w:space="0" w:color="auto"/>
            <w:right w:val="none" w:sz="0" w:space="0" w:color="auto"/>
          </w:divBdr>
        </w:div>
        <w:div w:id="587228415">
          <w:marLeft w:val="480"/>
          <w:marRight w:val="0"/>
          <w:marTop w:val="0"/>
          <w:marBottom w:val="0"/>
          <w:divBdr>
            <w:top w:val="none" w:sz="0" w:space="0" w:color="auto"/>
            <w:left w:val="none" w:sz="0" w:space="0" w:color="auto"/>
            <w:bottom w:val="none" w:sz="0" w:space="0" w:color="auto"/>
            <w:right w:val="none" w:sz="0" w:space="0" w:color="auto"/>
          </w:divBdr>
        </w:div>
        <w:div w:id="611867531">
          <w:marLeft w:val="480"/>
          <w:marRight w:val="0"/>
          <w:marTop w:val="0"/>
          <w:marBottom w:val="0"/>
          <w:divBdr>
            <w:top w:val="none" w:sz="0" w:space="0" w:color="auto"/>
            <w:left w:val="none" w:sz="0" w:space="0" w:color="auto"/>
            <w:bottom w:val="none" w:sz="0" w:space="0" w:color="auto"/>
            <w:right w:val="none" w:sz="0" w:space="0" w:color="auto"/>
          </w:divBdr>
        </w:div>
        <w:div w:id="641083261">
          <w:marLeft w:val="480"/>
          <w:marRight w:val="0"/>
          <w:marTop w:val="0"/>
          <w:marBottom w:val="0"/>
          <w:divBdr>
            <w:top w:val="none" w:sz="0" w:space="0" w:color="auto"/>
            <w:left w:val="none" w:sz="0" w:space="0" w:color="auto"/>
            <w:bottom w:val="none" w:sz="0" w:space="0" w:color="auto"/>
            <w:right w:val="none" w:sz="0" w:space="0" w:color="auto"/>
          </w:divBdr>
        </w:div>
        <w:div w:id="808942627">
          <w:marLeft w:val="480"/>
          <w:marRight w:val="0"/>
          <w:marTop w:val="0"/>
          <w:marBottom w:val="0"/>
          <w:divBdr>
            <w:top w:val="none" w:sz="0" w:space="0" w:color="auto"/>
            <w:left w:val="none" w:sz="0" w:space="0" w:color="auto"/>
            <w:bottom w:val="none" w:sz="0" w:space="0" w:color="auto"/>
            <w:right w:val="none" w:sz="0" w:space="0" w:color="auto"/>
          </w:divBdr>
        </w:div>
        <w:div w:id="834229784">
          <w:marLeft w:val="480"/>
          <w:marRight w:val="0"/>
          <w:marTop w:val="0"/>
          <w:marBottom w:val="0"/>
          <w:divBdr>
            <w:top w:val="none" w:sz="0" w:space="0" w:color="auto"/>
            <w:left w:val="none" w:sz="0" w:space="0" w:color="auto"/>
            <w:bottom w:val="none" w:sz="0" w:space="0" w:color="auto"/>
            <w:right w:val="none" w:sz="0" w:space="0" w:color="auto"/>
          </w:divBdr>
        </w:div>
        <w:div w:id="851341639">
          <w:marLeft w:val="480"/>
          <w:marRight w:val="0"/>
          <w:marTop w:val="0"/>
          <w:marBottom w:val="0"/>
          <w:divBdr>
            <w:top w:val="none" w:sz="0" w:space="0" w:color="auto"/>
            <w:left w:val="none" w:sz="0" w:space="0" w:color="auto"/>
            <w:bottom w:val="none" w:sz="0" w:space="0" w:color="auto"/>
            <w:right w:val="none" w:sz="0" w:space="0" w:color="auto"/>
          </w:divBdr>
        </w:div>
        <w:div w:id="922300101">
          <w:marLeft w:val="480"/>
          <w:marRight w:val="0"/>
          <w:marTop w:val="0"/>
          <w:marBottom w:val="0"/>
          <w:divBdr>
            <w:top w:val="none" w:sz="0" w:space="0" w:color="auto"/>
            <w:left w:val="none" w:sz="0" w:space="0" w:color="auto"/>
            <w:bottom w:val="none" w:sz="0" w:space="0" w:color="auto"/>
            <w:right w:val="none" w:sz="0" w:space="0" w:color="auto"/>
          </w:divBdr>
        </w:div>
        <w:div w:id="970860353">
          <w:marLeft w:val="480"/>
          <w:marRight w:val="0"/>
          <w:marTop w:val="0"/>
          <w:marBottom w:val="0"/>
          <w:divBdr>
            <w:top w:val="none" w:sz="0" w:space="0" w:color="auto"/>
            <w:left w:val="none" w:sz="0" w:space="0" w:color="auto"/>
            <w:bottom w:val="none" w:sz="0" w:space="0" w:color="auto"/>
            <w:right w:val="none" w:sz="0" w:space="0" w:color="auto"/>
          </w:divBdr>
        </w:div>
        <w:div w:id="993333281">
          <w:marLeft w:val="480"/>
          <w:marRight w:val="0"/>
          <w:marTop w:val="0"/>
          <w:marBottom w:val="0"/>
          <w:divBdr>
            <w:top w:val="none" w:sz="0" w:space="0" w:color="auto"/>
            <w:left w:val="none" w:sz="0" w:space="0" w:color="auto"/>
            <w:bottom w:val="none" w:sz="0" w:space="0" w:color="auto"/>
            <w:right w:val="none" w:sz="0" w:space="0" w:color="auto"/>
          </w:divBdr>
        </w:div>
        <w:div w:id="996688688">
          <w:marLeft w:val="480"/>
          <w:marRight w:val="0"/>
          <w:marTop w:val="0"/>
          <w:marBottom w:val="0"/>
          <w:divBdr>
            <w:top w:val="none" w:sz="0" w:space="0" w:color="auto"/>
            <w:left w:val="none" w:sz="0" w:space="0" w:color="auto"/>
            <w:bottom w:val="none" w:sz="0" w:space="0" w:color="auto"/>
            <w:right w:val="none" w:sz="0" w:space="0" w:color="auto"/>
          </w:divBdr>
        </w:div>
        <w:div w:id="1053775155">
          <w:marLeft w:val="480"/>
          <w:marRight w:val="0"/>
          <w:marTop w:val="0"/>
          <w:marBottom w:val="0"/>
          <w:divBdr>
            <w:top w:val="none" w:sz="0" w:space="0" w:color="auto"/>
            <w:left w:val="none" w:sz="0" w:space="0" w:color="auto"/>
            <w:bottom w:val="none" w:sz="0" w:space="0" w:color="auto"/>
            <w:right w:val="none" w:sz="0" w:space="0" w:color="auto"/>
          </w:divBdr>
        </w:div>
        <w:div w:id="1083451540">
          <w:marLeft w:val="480"/>
          <w:marRight w:val="0"/>
          <w:marTop w:val="0"/>
          <w:marBottom w:val="0"/>
          <w:divBdr>
            <w:top w:val="none" w:sz="0" w:space="0" w:color="auto"/>
            <w:left w:val="none" w:sz="0" w:space="0" w:color="auto"/>
            <w:bottom w:val="none" w:sz="0" w:space="0" w:color="auto"/>
            <w:right w:val="none" w:sz="0" w:space="0" w:color="auto"/>
          </w:divBdr>
        </w:div>
        <w:div w:id="1108232505">
          <w:marLeft w:val="480"/>
          <w:marRight w:val="0"/>
          <w:marTop w:val="0"/>
          <w:marBottom w:val="0"/>
          <w:divBdr>
            <w:top w:val="none" w:sz="0" w:space="0" w:color="auto"/>
            <w:left w:val="none" w:sz="0" w:space="0" w:color="auto"/>
            <w:bottom w:val="none" w:sz="0" w:space="0" w:color="auto"/>
            <w:right w:val="none" w:sz="0" w:space="0" w:color="auto"/>
          </w:divBdr>
        </w:div>
        <w:div w:id="1156648893">
          <w:marLeft w:val="480"/>
          <w:marRight w:val="0"/>
          <w:marTop w:val="0"/>
          <w:marBottom w:val="0"/>
          <w:divBdr>
            <w:top w:val="none" w:sz="0" w:space="0" w:color="auto"/>
            <w:left w:val="none" w:sz="0" w:space="0" w:color="auto"/>
            <w:bottom w:val="none" w:sz="0" w:space="0" w:color="auto"/>
            <w:right w:val="none" w:sz="0" w:space="0" w:color="auto"/>
          </w:divBdr>
        </w:div>
        <w:div w:id="1157961396">
          <w:marLeft w:val="480"/>
          <w:marRight w:val="0"/>
          <w:marTop w:val="0"/>
          <w:marBottom w:val="0"/>
          <w:divBdr>
            <w:top w:val="none" w:sz="0" w:space="0" w:color="auto"/>
            <w:left w:val="none" w:sz="0" w:space="0" w:color="auto"/>
            <w:bottom w:val="none" w:sz="0" w:space="0" w:color="auto"/>
            <w:right w:val="none" w:sz="0" w:space="0" w:color="auto"/>
          </w:divBdr>
        </w:div>
        <w:div w:id="1164391936">
          <w:marLeft w:val="480"/>
          <w:marRight w:val="0"/>
          <w:marTop w:val="0"/>
          <w:marBottom w:val="0"/>
          <w:divBdr>
            <w:top w:val="none" w:sz="0" w:space="0" w:color="auto"/>
            <w:left w:val="none" w:sz="0" w:space="0" w:color="auto"/>
            <w:bottom w:val="none" w:sz="0" w:space="0" w:color="auto"/>
            <w:right w:val="none" w:sz="0" w:space="0" w:color="auto"/>
          </w:divBdr>
        </w:div>
        <w:div w:id="1184129380">
          <w:marLeft w:val="480"/>
          <w:marRight w:val="0"/>
          <w:marTop w:val="0"/>
          <w:marBottom w:val="0"/>
          <w:divBdr>
            <w:top w:val="none" w:sz="0" w:space="0" w:color="auto"/>
            <w:left w:val="none" w:sz="0" w:space="0" w:color="auto"/>
            <w:bottom w:val="none" w:sz="0" w:space="0" w:color="auto"/>
            <w:right w:val="none" w:sz="0" w:space="0" w:color="auto"/>
          </w:divBdr>
        </w:div>
        <w:div w:id="1286230367">
          <w:marLeft w:val="480"/>
          <w:marRight w:val="0"/>
          <w:marTop w:val="0"/>
          <w:marBottom w:val="0"/>
          <w:divBdr>
            <w:top w:val="none" w:sz="0" w:space="0" w:color="auto"/>
            <w:left w:val="none" w:sz="0" w:space="0" w:color="auto"/>
            <w:bottom w:val="none" w:sz="0" w:space="0" w:color="auto"/>
            <w:right w:val="none" w:sz="0" w:space="0" w:color="auto"/>
          </w:divBdr>
        </w:div>
        <w:div w:id="1293484450">
          <w:marLeft w:val="480"/>
          <w:marRight w:val="0"/>
          <w:marTop w:val="0"/>
          <w:marBottom w:val="0"/>
          <w:divBdr>
            <w:top w:val="none" w:sz="0" w:space="0" w:color="auto"/>
            <w:left w:val="none" w:sz="0" w:space="0" w:color="auto"/>
            <w:bottom w:val="none" w:sz="0" w:space="0" w:color="auto"/>
            <w:right w:val="none" w:sz="0" w:space="0" w:color="auto"/>
          </w:divBdr>
        </w:div>
        <w:div w:id="1294403265">
          <w:marLeft w:val="480"/>
          <w:marRight w:val="0"/>
          <w:marTop w:val="0"/>
          <w:marBottom w:val="0"/>
          <w:divBdr>
            <w:top w:val="none" w:sz="0" w:space="0" w:color="auto"/>
            <w:left w:val="none" w:sz="0" w:space="0" w:color="auto"/>
            <w:bottom w:val="none" w:sz="0" w:space="0" w:color="auto"/>
            <w:right w:val="none" w:sz="0" w:space="0" w:color="auto"/>
          </w:divBdr>
        </w:div>
        <w:div w:id="1306467542">
          <w:marLeft w:val="480"/>
          <w:marRight w:val="0"/>
          <w:marTop w:val="0"/>
          <w:marBottom w:val="0"/>
          <w:divBdr>
            <w:top w:val="none" w:sz="0" w:space="0" w:color="auto"/>
            <w:left w:val="none" w:sz="0" w:space="0" w:color="auto"/>
            <w:bottom w:val="none" w:sz="0" w:space="0" w:color="auto"/>
            <w:right w:val="none" w:sz="0" w:space="0" w:color="auto"/>
          </w:divBdr>
        </w:div>
        <w:div w:id="1307125909">
          <w:marLeft w:val="480"/>
          <w:marRight w:val="0"/>
          <w:marTop w:val="0"/>
          <w:marBottom w:val="0"/>
          <w:divBdr>
            <w:top w:val="none" w:sz="0" w:space="0" w:color="auto"/>
            <w:left w:val="none" w:sz="0" w:space="0" w:color="auto"/>
            <w:bottom w:val="none" w:sz="0" w:space="0" w:color="auto"/>
            <w:right w:val="none" w:sz="0" w:space="0" w:color="auto"/>
          </w:divBdr>
        </w:div>
        <w:div w:id="1333604204">
          <w:marLeft w:val="480"/>
          <w:marRight w:val="0"/>
          <w:marTop w:val="0"/>
          <w:marBottom w:val="0"/>
          <w:divBdr>
            <w:top w:val="none" w:sz="0" w:space="0" w:color="auto"/>
            <w:left w:val="none" w:sz="0" w:space="0" w:color="auto"/>
            <w:bottom w:val="none" w:sz="0" w:space="0" w:color="auto"/>
            <w:right w:val="none" w:sz="0" w:space="0" w:color="auto"/>
          </w:divBdr>
        </w:div>
        <w:div w:id="1351643460">
          <w:marLeft w:val="480"/>
          <w:marRight w:val="0"/>
          <w:marTop w:val="0"/>
          <w:marBottom w:val="0"/>
          <w:divBdr>
            <w:top w:val="none" w:sz="0" w:space="0" w:color="auto"/>
            <w:left w:val="none" w:sz="0" w:space="0" w:color="auto"/>
            <w:bottom w:val="none" w:sz="0" w:space="0" w:color="auto"/>
            <w:right w:val="none" w:sz="0" w:space="0" w:color="auto"/>
          </w:divBdr>
        </w:div>
        <w:div w:id="1354918681">
          <w:marLeft w:val="480"/>
          <w:marRight w:val="0"/>
          <w:marTop w:val="0"/>
          <w:marBottom w:val="0"/>
          <w:divBdr>
            <w:top w:val="none" w:sz="0" w:space="0" w:color="auto"/>
            <w:left w:val="none" w:sz="0" w:space="0" w:color="auto"/>
            <w:bottom w:val="none" w:sz="0" w:space="0" w:color="auto"/>
            <w:right w:val="none" w:sz="0" w:space="0" w:color="auto"/>
          </w:divBdr>
        </w:div>
        <w:div w:id="1371804365">
          <w:marLeft w:val="480"/>
          <w:marRight w:val="0"/>
          <w:marTop w:val="0"/>
          <w:marBottom w:val="0"/>
          <w:divBdr>
            <w:top w:val="none" w:sz="0" w:space="0" w:color="auto"/>
            <w:left w:val="none" w:sz="0" w:space="0" w:color="auto"/>
            <w:bottom w:val="none" w:sz="0" w:space="0" w:color="auto"/>
            <w:right w:val="none" w:sz="0" w:space="0" w:color="auto"/>
          </w:divBdr>
        </w:div>
        <w:div w:id="1389107093">
          <w:marLeft w:val="480"/>
          <w:marRight w:val="0"/>
          <w:marTop w:val="0"/>
          <w:marBottom w:val="0"/>
          <w:divBdr>
            <w:top w:val="none" w:sz="0" w:space="0" w:color="auto"/>
            <w:left w:val="none" w:sz="0" w:space="0" w:color="auto"/>
            <w:bottom w:val="none" w:sz="0" w:space="0" w:color="auto"/>
            <w:right w:val="none" w:sz="0" w:space="0" w:color="auto"/>
          </w:divBdr>
        </w:div>
        <w:div w:id="1397050510">
          <w:marLeft w:val="480"/>
          <w:marRight w:val="0"/>
          <w:marTop w:val="0"/>
          <w:marBottom w:val="0"/>
          <w:divBdr>
            <w:top w:val="none" w:sz="0" w:space="0" w:color="auto"/>
            <w:left w:val="none" w:sz="0" w:space="0" w:color="auto"/>
            <w:bottom w:val="none" w:sz="0" w:space="0" w:color="auto"/>
            <w:right w:val="none" w:sz="0" w:space="0" w:color="auto"/>
          </w:divBdr>
        </w:div>
        <w:div w:id="1415667654">
          <w:marLeft w:val="480"/>
          <w:marRight w:val="0"/>
          <w:marTop w:val="0"/>
          <w:marBottom w:val="0"/>
          <w:divBdr>
            <w:top w:val="none" w:sz="0" w:space="0" w:color="auto"/>
            <w:left w:val="none" w:sz="0" w:space="0" w:color="auto"/>
            <w:bottom w:val="none" w:sz="0" w:space="0" w:color="auto"/>
            <w:right w:val="none" w:sz="0" w:space="0" w:color="auto"/>
          </w:divBdr>
        </w:div>
        <w:div w:id="1420058422">
          <w:marLeft w:val="480"/>
          <w:marRight w:val="0"/>
          <w:marTop w:val="0"/>
          <w:marBottom w:val="0"/>
          <w:divBdr>
            <w:top w:val="none" w:sz="0" w:space="0" w:color="auto"/>
            <w:left w:val="none" w:sz="0" w:space="0" w:color="auto"/>
            <w:bottom w:val="none" w:sz="0" w:space="0" w:color="auto"/>
            <w:right w:val="none" w:sz="0" w:space="0" w:color="auto"/>
          </w:divBdr>
        </w:div>
        <w:div w:id="1468863930">
          <w:marLeft w:val="480"/>
          <w:marRight w:val="0"/>
          <w:marTop w:val="0"/>
          <w:marBottom w:val="0"/>
          <w:divBdr>
            <w:top w:val="none" w:sz="0" w:space="0" w:color="auto"/>
            <w:left w:val="none" w:sz="0" w:space="0" w:color="auto"/>
            <w:bottom w:val="none" w:sz="0" w:space="0" w:color="auto"/>
            <w:right w:val="none" w:sz="0" w:space="0" w:color="auto"/>
          </w:divBdr>
        </w:div>
        <w:div w:id="1501963934">
          <w:marLeft w:val="480"/>
          <w:marRight w:val="0"/>
          <w:marTop w:val="0"/>
          <w:marBottom w:val="0"/>
          <w:divBdr>
            <w:top w:val="none" w:sz="0" w:space="0" w:color="auto"/>
            <w:left w:val="none" w:sz="0" w:space="0" w:color="auto"/>
            <w:bottom w:val="none" w:sz="0" w:space="0" w:color="auto"/>
            <w:right w:val="none" w:sz="0" w:space="0" w:color="auto"/>
          </w:divBdr>
        </w:div>
        <w:div w:id="1584989610">
          <w:marLeft w:val="480"/>
          <w:marRight w:val="0"/>
          <w:marTop w:val="0"/>
          <w:marBottom w:val="0"/>
          <w:divBdr>
            <w:top w:val="none" w:sz="0" w:space="0" w:color="auto"/>
            <w:left w:val="none" w:sz="0" w:space="0" w:color="auto"/>
            <w:bottom w:val="none" w:sz="0" w:space="0" w:color="auto"/>
            <w:right w:val="none" w:sz="0" w:space="0" w:color="auto"/>
          </w:divBdr>
        </w:div>
        <w:div w:id="1645429584">
          <w:marLeft w:val="480"/>
          <w:marRight w:val="0"/>
          <w:marTop w:val="0"/>
          <w:marBottom w:val="0"/>
          <w:divBdr>
            <w:top w:val="none" w:sz="0" w:space="0" w:color="auto"/>
            <w:left w:val="none" w:sz="0" w:space="0" w:color="auto"/>
            <w:bottom w:val="none" w:sz="0" w:space="0" w:color="auto"/>
            <w:right w:val="none" w:sz="0" w:space="0" w:color="auto"/>
          </w:divBdr>
        </w:div>
        <w:div w:id="1645549383">
          <w:marLeft w:val="480"/>
          <w:marRight w:val="0"/>
          <w:marTop w:val="0"/>
          <w:marBottom w:val="0"/>
          <w:divBdr>
            <w:top w:val="none" w:sz="0" w:space="0" w:color="auto"/>
            <w:left w:val="none" w:sz="0" w:space="0" w:color="auto"/>
            <w:bottom w:val="none" w:sz="0" w:space="0" w:color="auto"/>
            <w:right w:val="none" w:sz="0" w:space="0" w:color="auto"/>
          </w:divBdr>
        </w:div>
        <w:div w:id="1700857797">
          <w:marLeft w:val="480"/>
          <w:marRight w:val="0"/>
          <w:marTop w:val="0"/>
          <w:marBottom w:val="0"/>
          <w:divBdr>
            <w:top w:val="none" w:sz="0" w:space="0" w:color="auto"/>
            <w:left w:val="none" w:sz="0" w:space="0" w:color="auto"/>
            <w:bottom w:val="none" w:sz="0" w:space="0" w:color="auto"/>
            <w:right w:val="none" w:sz="0" w:space="0" w:color="auto"/>
          </w:divBdr>
        </w:div>
        <w:div w:id="1720741459">
          <w:marLeft w:val="480"/>
          <w:marRight w:val="0"/>
          <w:marTop w:val="0"/>
          <w:marBottom w:val="0"/>
          <w:divBdr>
            <w:top w:val="none" w:sz="0" w:space="0" w:color="auto"/>
            <w:left w:val="none" w:sz="0" w:space="0" w:color="auto"/>
            <w:bottom w:val="none" w:sz="0" w:space="0" w:color="auto"/>
            <w:right w:val="none" w:sz="0" w:space="0" w:color="auto"/>
          </w:divBdr>
        </w:div>
        <w:div w:id="1750273923">
          <w:marLeft w:val="480"/>
          <w:marRight w:val="0"/>
          <w:marTop w:val="0"/>
          <w:marBottom w:val="0"/>
          <w:divBdr>
            <w:top w:val="none" w:sz="0" w:space="0" w:color="auto"/>
            <w:left w:val="none" w:sz="0" w:space="0" w:color="auto"/>
            <w:bottom w:val="none" w:sz="0" w:space="0" w:color="auto"/>
            <w:right w:val="none" w:sz="0" w:space="0" w:color="auto"/>
          </w:divBdr>
        </w:div>
        <w:div w:id="1753119547">
          <w:marLeft w:val="480"/>
          <w:marRight w:val="0"/>
          <w:marTop w:val="0"/>
          <w:marBottom w:val="0"/>
          <w:divBdr>
            <w:top w:val="none" w:sz="0" w:space="0" w:color="auto"/>
            <w:left w:val="none" w:sz="0" w:space="0" w:color="auto"/>
            <w:bottom w:val="none" w:sz="0" w:space="0" w:color="auto"/>
            <w:right w:val="none" w:sz="0" w:space="0" w:color="auto"/>
          </w:divBdr>
        </w:div>
        <w:div w:id="1854421319">
          <w:marLeft w:val="480"/>
          <w:marRight w:val="0"/>
          <w:marTop w:val="0"/>
          <w:marBottom w:val="0"/>
          <w:divBdr>
            <w:top w:val="none" w:sz="0" w:space="0" w:color="auto"/>
            <w:left w:val="none" w:sz="0" w:space="0" w:color="auto"/>
            <w:bottom w:val="none" w:sz="0" w:space="0" w:color="auto"/>
            <w:right w:val="none" w:sz="0" w:space="0" w:color="auto"/>
          </w:divBdr>
        </w:div>
        <w:div w:id="1883201804">
          <w:marLeft w:val="480"/>
          <w:marRight w:val="0"/>
          <w:marTop w:val="0"/>
          <w:marBottom w:val="0"/>
          <w:divBdr>
            <w:top w:val="none" w:sz="0" w:space="0" w:color="auto"/>
            <w:left w:val="none" w:sz="0" w:space="0" w:color="auto"/>
            <w:bottom w:val="none" w:sz="0" w:space="0" w:color="auto"/>
            <w:right w:val="none" w:sz="0" w:space="0" w:color="auto"/>
          </w:divBdr>
        </w:div>
        <w:div w:id="1983999321">
          <w:marLeft w:val="480"/>
          <w:marRight w:val="0"/>
          <w:marTop w:val="0"/>
          <w:marBottom w:val="0"/>
          <w:divBdr>
            <w:top w:val="none" w:sz="0" w:space="0" w:color="auto"/>
            <w:left w:val="none" w:sz="0" w:space="0" w:color="auto"/>
            <w:bottom w:val="none" w:sz="0" w:space="0" w:color="auto"/>
            <w:right w:val="none" w:sz="0" w:space="0" w:color="auto"/>
          </w:divBdr>
        </w:div>
        <w:div w:id="2044549955">
          <w:marLeft w:val="480"/>
          <w:marRight w:val="0"/>
          <w:marTop w:val="0"/>
          <w:marBottom w:val="0"/>
          <w:divBdr>
            <w:top w:val="none" w:sz="0" w:space="0" w:color="auto"/>
            <w:left w:val="none" w:sz="0" w:space="0" w:color="auto"/>
            <w:bottom w:val="none" w:sz="0" w:space="0" w:color="auto"/>
            <w:right w:val="none" w:sz="0" w:space="0" w:color="auto"/>
          </w:divBdr>
        </w:div>
        <w:div w:id="2045210524">
          <w:marLeft w:val="480"/>
          <w:marRight w:val="0"/>
          <w:marTop w:val="0"/>
          <w:marBottom w:val="0"/>
          <w:divBdr>
            <w:top w:val="none" w:sz="0" w:space="0" w:color="auto"/>
            <w:left w:val="none" w:sz="0" w:space="0" w:color="auto"/>
            <w:bottom w:val="none" w:sz="0" w:space="0" w:color="auto"/>
            <w:right w:val="none" w:sz="0" w:space="0" w:color="auto"/>
          </w:divBdr>
        </w:div>
      </w:divsChild>
    </w:div>
    <w:div w:id="1515724539">
      <w:bodyDiv w:val="1"/>
      <w:marLeft w:val="0"/>
      <w:marRight w:val="0"/>
      <w:marTop w:val="0"/>
      <w:marBottom w:val="0"/>
      <w:divBdr>
        <w:top w:val="none" w:sz="0" w:space="0" w:color="auto"/>
        <w:left w:val="none" w:sz="0" w:space="0" w:color="auto"/>
        <w:bottom w:val="none" w:sz="0" w:space="0" w:color="auto"/>
        <w:right w:val="none" w:sz="0" w:space="0" w:color="auto"/>
      </w:divBdr>
      <w:divsChild>
        <w:div w:id="76709425">
          <w:marLeft w:val="480"/>
          <w:marRight w:val="0"/>
          <w:marTop w:val="0"/>
          <w:marBottom w:val="0"/>
          <w:divBdr>
            <w:top w:val="none" w:sz="0" w:space="0" w:color="auto"/>
            <w:left w:val="none" w:sz="0" w:space="0" w:color="auto"/>
            <w:bottom w:val="none" w:sz="0" w:space="0" w:color="auto"/>
            <w:right w:val="none" w:sz="0" w:space="0" w:color="auto"/>
          </w:divBdr>
        </w:div>
        <w:div w:id="140539890">
          <w:marLeft w:val="480"/>
          <w:marRight w:val="0"/>
          <w:marTop w:val="0"/>
          <w:marBottom w:val="0"/>
          <w:divBdr>
            <w:top w:val="none" w:sz="0" w:space="0" w:color="auto"/>
            <w:left w:val="none" w:sz="0" w:space="0" w:color="auto"/>
            <w:bottom w:val="none" w:sz="0" w:space="0" w:color="auto"/>
            <w:right w:val="none" w:sz="0" w:space="0" w:color="auto"/>
          </w:divBdr>
        </w:div>
        <w:div w:id="151144966">
          <w:marLeft w:val="480"/>
          <w:marRight w:val="0"/>
          <w:marTop w:val="0"/>
          <w:marBottom w:val="0"/>
          <w:divBdr>
            <w:top w:val="none" w:sz="0" w:space="0" w:color="auto"/>
            <w:left w:val="none" w:sz="0" w:space="0" w:color="auto"/>
            <w:bottom w:val="none" w:sz="0" w:space="0" w:color="auto"/>
            <w:right w:val="none" w:sz="0" w:space="0" w:color="auto"/>
          </w:divBdr>
        </w:div>
        <w:div w:id="209921436">
          <w:marLeft w:val="480"/>
          <w:marRight w:val="0"/>
          <w:marTop w:val="0"/>
          <w:marBottom w:val="0"/>
          <w:divBdr>
            <w:top w:val="none" w:sz="0" w:space="0" w:color="auto"/>
            <w:left w:val="none" w:sz="0" w:space="0" w:color="auto"/>
            <w:bottom w:val="none" w:sz="0" w:space="0" w:color="auto"/>
            <w:right w:val="none" w:sz="0" w:space="0" w:color="auto"/>
          </w:divBdr>
        </w:div>
        <w:div w:id="211967577">
          <w:marLeft w:val="480"/>
          <w:marRight w:val="0"/>
          <w:marTop w:val="0"/>
          <w:marBottom w:val="0"/>
          <w:divBdr>
            <w:top w:val="none" w:sz="0" w:space="0" w:color="auto"/>
            <w:left w:val="none" w:sz="0" w:space="0" w:color="auto"/>
            <w:bottom w:val="none" w:sz="0" w:space="0" w:color="auto"/>
            <w:right w:val="none" w:sz="0" w:space="0" w:color="auto"/>
          </w:divBdr>
        </w:div>
        <w:div w:id="299967016">
          <w:marLeft w:val="480"/>
          <w:marRight w:val="0"/>
          <w:marTop w:val="0"/>
          <w:marBottom w:val="0"/>
          <w:divBdr>
            <w:top w:val="none" w:sz="0" w:space="0" w:color="auto"/>
            <w:left w:val="none" w:sz="0" w:space="0" w:color="auto"/>
            <w:bottom w:val="none" w:sz="0" w:space="0" w:color="auto"/>
            <w:right w:val="none" w:sz="0" w:space="0" w:color="auto"/>
          </w:divBdr>
        </w:div>
        <w:div w:id="335159422">
          <w:marLeft w:val="480"/>
          <w:marRight w:val="0"/>
          <w:marTop w:val="0"/>
          <w:marBottom w:val="0"/>
          <w:divBdr>
            <w:top w:val="none" w:sz="0" w:space="0" w:color="auto"/>
            <w:left w:val="none" w:sz="0" w:space="0" w:color="auto"/>
            <w:bottom w:val="none" w:sz="0" w:space="0" w:color="auto"/>
            <w:right w:val="none" w:sz="0" w:space="0" w:color="auto"/>
          </w:divBdr>
        </w:div>
        <w:div w:id="341013656">
          <w:marLeft w:val="480"/>
          <w:marRight w:val="0"/>
          <w:marTop w:val="0"/>
          <w:marBottom w:val="0"/>
          <w:divBdr>
            <w:top w:val="none" w:sz="0" w:space="0" w:color="auto"/>
            <w:left w:val="none" w:sz="0" w:space="0" w:color="auto"/>
            <w:bottom w:val="none" w:sz="0" w:space="0" w:color="auto"/>
            <w:right w:val="none" w:sz="0" w:space="0" w:color="auto"/>
          </w:divBdr>
        </w:div>
        <w:div w:id="355039632">
          <w:marLeft w:val="480"/>
          <w:marRight w:val="0"/>
          <w:marTop w:val="0"/>
          <w:marBottom w:val="0"/>
          <w:divBdr>
            <w:top w:val="none" w:sz="0" w:space="0" w:color="auto"/>
            <w:left w:val="none" w:sz="0" w:space="0" w:color="auto"/>
            <w:bottom w:val="none" w:sz="0" w:space="0" w:color="auto"/>
            <w:right w:val="none" w:sz="0" w:space="0" w:color="auto"/>
          </w:divBdr>
        </w:div>
        <w:div w:id="370226047">
          <w:marLeft w:val="480"/>
          <w:marRight w:val="0"/>
          <w:marTop w:val="0"/>
          <w:marBottom w:val="0"/>
          <w:divBdr>
            <w:top w:val="none" w:sz="0" w:space="0" w:color="auto"/>
            <w:left w:val="none" w:sz="0" w:space="0" w:color="auto"/>
            <w:bottom w:val="none" w:sz="0" w:space="0" w:color="auto"/>
            <w:right w:val="none" w:sz="0" w:space="0" w:color="auto"/>
          </w:divBdr>
        </w:div>
        <w:div w:id="377516304">
          <w:marLeft w:val="480"/>
          <w:marRight w:val="0"/>
          <w:marTop w:val="0"/>
          <w:marBottom w:val="0"/>
          <w:divBdr>
            <w:top w:val="none" w:sz="0" w:space="0" w:color="auto"/>
            <w:left w:val="none" w:sz="0" w:space="0" w:color="auto"/>
            <w:bottom w:val="none" w:sz="0" w:space="0" w:color="auto"/>
            <w:right w:val="none" w:sz="0" w:space="0" w:color="auto"/>
          </w:divBdr>
        </w:div>
        <w:div w:id="399447839">
          <w:marLeft w:val="480"/>
          <w:marRight w:val="0"/>
          <w:marTop w:val="0"/>
          <w:marBottom w:val="0"/>
          <w:divBdr>
            <w:top w:val="none" w:sz="0" w:space="0" w:color="auto"/>
            <w:left w:val="none" w:sz="0" w:space="0" w:color="auto"/>
            <w:bottom w:val="none" w:sz="0" w:space="0" w:color="auto"/>
            <w:right w:val="none" w:sz="0" w:space="0" w:color="auto"/>
          </w:divBdr>
        </w:div>
        <w:div w:id="400443738">
          <w:marLeft w:val="480"/>
          <w:marRight w:val="0"/>
          <w:marTop w:val="0"/>
          <w:marBottom w:val="0"/>
          <w:divBdr>
            <w:top w:val="none" w:sz="0" w:space="0" w:color="auto"/>
            <w:left w:val="none" w:sz="0" w:space="0" w:color="auto"/>
            <w:bottom w:val="none" w:sz="0" w:space="0" w:color="auto"/>
            <w:right w:val="none" w:sz="0" w:space="0" w:color="auto"/>
          </w:divBdr>
        </w:div>
        <w:div w:id="417943962">
          <w:marLeft w:val="480"/>
          <w:marRight w:val="0"/>
          <w:marTop w:val="0"/>
          <w:marBottom w:val="0"/>
          <w:divBdr>
            <w:top w:val="none" w:sz="0" w:space="0" w:color="auto"/>
            <w:left w:val="none" w:sz="0" w:space="0" w:color="auto"/>
            <w:bottom w:val="none" w:sz="0" w:space="0" w:color="auto"/>
            <w:right w:val="none" w:sz="0" w:space="0" w:color="auto"/>
          </w:divBdr>
        </w:div>
        <w:div w:id="453259564">
          <w:marLeft w:val="480"/>
          <w:marRight w:val="0"/>
          <w:marTop w:val="0"/>
          <w:marBottom w:val="0"/>
          <w:divBdr>
            <w:top w:val="none" w:sz="0" w:space="0" w:color="auto"/>
            <w:left w:val="none" w:sz="0" w:space="0" w:color="auto"/>
            <w:bottom w:val="none" w:sz="0" w:space="0" w:color="auto"/>
            <w:right w:val="none" w:sz="0" w:space="0" w:color="auto"/>
          </w:divBdr>
        </w:div>
        <w:div w:id="522861330">
          <w:marLeft w:val="480"/>
          <w:marRight w:val="0"/>
          <w:marTop w:val="0"/>
          <w:marBottom w:val="0"/>
          <w:divBdr>
            <w:top w:val="none" w:sz="0" w:space="0" w:color="auto"/>
            <w:left w:val="none" w:sz="0" w:space="0" w:color="auto"/>
            <w:bottom w:val="none" w:sz="0" w:space="0" w:color="auto"/>
            <w:right w:val="none" w:sz="0" w:space="0" w:color="auto"/>
          </w:divBdr>
        </w:div>
        <w:div w:id="622425401">
          <w:marLeft w:val="480"/>
          <w:marRight w:val="0"/>
          <w:marTop w:val="0"/>
          <w:marBottom w:val="0"/>
          <w:divBdr>
            <w:top w:val="none" w:sz="0" w:space="0" w:color="auto"/>
            <w:left w:val="none" w:sz="0" w:space="0" w:color="auto"/>
            <w:bottom w:val="none" w:sz="0" w:space="0" w:color="auto"/>
            <w:right w:val="none" w:sz="0" w:space="0" w:color="auto"/>
          </w:divBdr>
        </w:div>
        <w:div w:id="660813891">
          <w:marLeft w:val="480"/>
          <w:marRight w:val="0"/>
          <w:marTop w:val="0"/>
          <w:marBottom w:val="0"/>
          <w:divBdr>
            <w:top w:val="none" w:sz="0" w:space="0" w:color="auto"/>
            <w:left w:val="none" w:sz="0" w:space="0" w:color="auto"/>
            <w:bottom w:val="none" w:sz="0" w:space="0" w:color="auto"/>
            <w:right w:val="none" w:sz="0" w:space="0" w:color="auto"/>
          </w:divBdr>
        </w:div>
        <w:div w:id="672728592">
          <w:marLeft w:val="480"/>
          <w:marRight w:val="0"/>
          <w:marTop w:val="0"/>
          <w:marBottom w:val="0"/>
          <w:divBdr>
            <w:top w:val="none" w:sz="0" w:space="0" w:color="auto"/>
            <w:left w:val="none" w:sz="0" w:space="0" w:color="auto"/>
            <w:bottom w:val="none" w:sz="0" w:space="0" w:color="auto"/>
            <w:right w:val="none" w:sz="0" w:space="0" w:color="auto"/>
          </w:divBdr>
        </w:div>
        <w:div w:id="693656111">
          <w:marLeft w:val="480"/>
          <w:marRight w:val="0"/>
          <w:marTop w:val="0"/>
          <w:marBottom w:val="0"/>
          <w:divBdr>
            <w:top w:val="none" w:sz="0" w:space="0" w:color="auto"/>
            <w:left w:val="none" w:sz="0" w:space="0" w:color="auto"/>
            <w:bottom w:val="none" w:sz="0" w:space="0" w:color="auto"/>
            <w:right w:val="none" w:sz="0" w:space="0" w:color="auto"/>
          </w:divBdr>
        </w:div>
        <w:div w:id="703360004">
          <w:marLeft w:val="480"/>
          <w:marRight w:val="0"/>
          <w:marTop w:val="0"/>
          <w:marBottom w:val="0"/>
          <w:divBdr>
            <w:top w:val="none" w:sz="0" w:space="0" w:color="auto"/>
            <w:left w:val="none" w:sz="0" w:space="0" w:color="auto"/>
            <w:bottom w:val="none" w:sz="0" w:space="0" w:color="auto"/>
            <w:right w:val="none" w:sz="0" w:space="0" w:color="auto"/>
          </w:divBdr>
        </w:div>
        <w:div w:id="763843365">
          <w:marLeft w:val="480"/>
          <w:marRight w:val="0"/>
          <w:marTop w:val="0"/>
          <w:marBottom w:val="0"/>
          <w:divBdr>
            <w:top w:val="none" w:sz="0" w:space="0" w:color="auto"/>
            <w:left w:val="none" w:sz="0" w:space="0" w:color="auto"/>
            <w:bottom w:val="none" w:sz="0" w:space="0" w:color="auto"/>
            <w:right w:val="none" w:sz="0" w:space="0" w:color="auto"/>
          </w:divBdr>
        </w:div>
        <w:div w:id="798718179">
          <w:marLeft w:val="480"/>
          <w:marRight w:val="0"/>
          <w:marTop w:val="0"/>
          <w:marBottom w:val="0"/>
          <w:divBdr>
            <w:top w:val="none" w:sz="0" w:space="0" w:color="auto"/>
            <w:left w:val="none" w:sz="0" w:space="0" w:color="auto"/>
            <w:bottom w:val="none" w:sz="0" w:space="0" w:color="auto"/>
            <w:right w:val="none" w:sz="0" w:space="0" w:color="auto"/>
          </w:divBdr>
        </w:div>
        <w:div w:id="831063731">
          <w:marLeft w:val="480"/>
          <w:marRight w:val="0"/>
          <w:marTop w:val="0"/>
          <w:marBottom w:val="0"/>
          <w:divBdr>
            <w:top w:val="none" w:sz="0" w:space="0" w:color="auto"/>
            <w:left w:val="none" w:sz="0" w:space="0" w:color="auto"/>
            <w:bottom w:val="none" w:sz="0" w:space="0" w:color="auto"/>
            <w:right w:val="none" w:sz="0" w:space="0" w:color="auto"/>
          </w:divBdr>
        </w:div>
        <w:div w:id="880172079">
          <w:marLeft w:val="480"/>
          <w:marRight w:val="0"/>
          <w:marTop w:val="0"/>
          <w:marBottom w:val="0"/>
          <w:divBdr>
            <w:top w:val="none" w:sz="0" w:space="0" w:color="auto"/>
            <w:left w:val="none" w:sz="0" w:space="0" w:color="auto"/>
            <w:bottom w:val="none" w:sz="0" w:space="0" w:color="auto"/>
            <w:right w:val="none" w:sz="0" w:space="0" w:color="auto"/>
          </w:divBdr>
        </w:div>
        <w:div w:id="974915992">
          <w:marLeft w:val="480"/>
          <w:marRight w:val="0"/>
          <w:marTop w:val="0"/>
          <w:marBottom w:val="0"/>
          <w:divBdr>
            <w:top w:val="none" w:sz="0" w:space="0" w:color="auto"/>
            <w:left w:val="none" w:sz="0" w:space="0" w:color="auto"/>
            <w:bottom w:val="none" w:sz="0" w:space="0" w:color="auto"/>
            <w:right w:val="none" w:sz="0" w:space="0" w:color="auto"/>
          </w:divBdr>
        </w:div>
        <w:div w:id="1056902793">
          <w:marLeft w:val="480"/>
          <w:marRight w:val="0"/>
          <w:marTop w:val="0"/>
          <w:marBottom w:val="0"/>
          <w:divBdr>
            <w:top w:val="none" w:sz="0" w:space="0" w:color="auto"/>
            <w:left w:val="none" w:sz="0" w:space="0" w:color="auto"/>
            <w:bottom w:val="none" w:sz="0" w:space="0" w:color="auto"/>
            <w:right w:val="none" w:sz="0" w:space="0" w:color="auto"/>
          </w:divBdr>
        </w:div>
        <w:div w:id="1087968258">
          <w:marLeft w:val="480"/>
          <w:marRight w:val="0"/>
          <w:marTop w:val="0"/>
          <w:marBottom w:val="0"/>
          <w:divBdr>
            <w:top w:val="none" w:sz="0" w:space="0" w:color="auto"/>
            <w:left w:val="none" w:sz="0" w:space="0" w:color="auto"/>
            <w:bottom w:val="none" w:sz="0" w:space="0" w:color="auto"/>
            <w:right w:val="none" w:sz="0" w:space="0" w:color="auto"/>
          </w:divBdr>
        </w:div>
        <w:div w:id="1153985540">
          <w:marLeft w:val="480"/>
          <w:marRight w:val="0"/>
          <w:marTop w:val="0"/>
          <w:marBottom w:val="0"/>
          <w:divBdr>
            <w:top w:val="none" w:sz="0" w:space="0" w:color="auto"/>
            <w:left w:val="none" w:sz="0" w:space="0" w:color="auto"/>
            <w:bottom w:val="none" w:sz="0" w:space="0" w:color="auto"/>
            <w:right w:val="none" w:sz="0" w:space="0" w:color="auto"/>
          </w:divBdr>
        </w:div>
        <w:div w:id="1155032029">
          <w:marLeft w:val="480"/>
          <w:marRight w:val="0"/>
          <w:marTop w:val="0"/>
          <w:marBottom w:val="0"/>
          <w:divBdr>
            <w:top w:val="none" w:sz="0" w:space="0" w:color="auto"/>
            <w:left w:val="none" w:sz="0" w:space="0" w:color="auto"/>
            <w:bottom w:val="none" w:sz="0" w:space="0" w:color="auto"/>
            <w:right w:val="none" w:sz="0" w:space="0" w:color="auto"/>
          </w:divBdr>
        </w:div>
        <w:div w:id="1173839711">
          <w:marLeft w:val="480"/>
          <w:marRight w:val="0"/>
          <w:marTop w:val="0"/>
          <w:marBottom w:val="0"/>
          <w:divBdr>
            <w:top w:val="none" w:sz="0" w:space="0" w:color="auto"/>
            <w:left w:val="none" w:sz="0" w:space="0" w:color="auto"/>
            <w:bottom w:val="none" w:sz="0" w:space="0" w:color="auto"/>
            <w:right w:val="none" w:sz="0" w:space="0" w:color="auto"/>
          </w:divBdr>
        </w:div>
        <w:div w:id="1297448342">
          <w:marLeft w:val="480"/>
          <w:marRight w:val="0"/>
          <w:marTop w:val="0"/>
          <w:marBottom w:val="0"/>
          <w:divBdr>
            <w:top w:val="none" w:sz="0" w:space="0" w:color="auto"/>
            <w:left w:val="none" w:sz="0" w:space="0" w:color="auto"/>
            <w:bottom w:val="none" w:sz="0" w:space="0" w:color="auto"/>
            <w:right w:val="none" w:sz="0" w:space="0" w:color="auto"/>
          </w:divBdr>
        </w:div>
        <w:div w:id="1306005003">
          <w:marLeft w:val="480"/>
          <w:marRight w:val="0"/>
          <w:marTop w:val="0"/>
          <w:marBottom w:val="0"/>
          <w:divBdr>
            <w:top w:val="none" w:sz="0" w:space="0" w:color="auto"/>
            <w:left w:val="none" w:sz="0" w:space="0" w:color="auto"/>
            <w:bottom w:val="none" w:sz="0" w:space="0" w:color="auto"/>
            <w:right w:val="none" w:sz="0" w:space="0" w:color="auto"/>
          </w:divBdr>
        </w:div>
        <w:div w:id="1422948846">
          <w:marLeft w:val="480"/>
          <w:marRight w:val="0"/>
          <w:marTop w:val="0"/>
          <w:marBottom w:val="0"/>
          <w:divBdr>
            <w:top w:val="none" w:sz="0" w:space="0" w:color="auto"/>
            <w:left w:val="none" w:sz="0" w:space="0" w:color="auto"/>
            <w:bottom w:val="none" w:sz="0" w:space="0" w:color="auto"/>
            <w:right w:val="none" w:sz="0" w:space="0" w:color="auto"/>
          </w:divBdr>
        </w:div>
        <w:div w:id="1469202914">
          <w:marLeft w:val="480"/>
          <w:marRight w:val="0"/>
          <w:marTop w:val="0"/>
          <w:marBottom w:val="0"/>
          <w:divBdr>
            <w:top w:val="none" w:sz="0" w:space="0" w:color="auto"/>
            <w:left w:val="none" w:sz="0" w:space="0" w:color="auto"/>
            <w:bottom w:val="none" w:sz="0" w:space="0" w:color="auto"/>
            <w:right w:val="none" w:sz="0" w:space="0" w:color="auto"/>
          </w:divBdr>
        </w:div>
        <w:div w:id="1471702636">
          <w:marLeft w:val="480"/>
          <w:marRight w:val="0"/>
          <w:marTop w:val="0"/>
          <w:marBottom w:val="0"/>
          <w:divBdr>
            <w:top w:val="none" w:sz="0" w:space="0" w:color="auto"/>
            <w:left w:val="none" w:sz="0" w:space="0" w:color="auto"/>
            <w:bottom w:val="none" w:sz="0" w:space="0" w:color="auto"/>
            <w:right w:val="none" w:sz="0" w:space="0" w:color="auto"/>
          </w:divBdr>
        </w:div>
        <w:div w:id="1515457533">
          <w:marLeft w:val="480"/>
          <w:marRight w:val="0"/>
          <w:marTop w:val="0"/>
          <w:marBottom w:val="0"/>
          <w:divBdr>
            <w:top w:val="none" w:sz="0" w:space="0" w:color="auto"/>
            <w:left w:val="none" w:sz="0" w:space="0" w:color="auto"/>
            <w:bottom w:val="none" w:sz="0" w:space="0" w:color="auto"/>
            <w:right w:val="none" w:sz="0" w:space="0" w:color="auto"/>
          </w:divBdr>
        </w:div>
        <w:div w:id="1571043144">
          <w:marLeft w:val="480"/>
          <w:marRight w:val="0"/>
          <w:marTop w:val="0"/>
          <w:marBottom w:val="0"/>
          <w:divBdr>
            <w:top w:val="none" w:sz="0" w:space="0" w:color="auto"/>
            <w:left w:val="none" w:sz="0" w:space="0" w:color="auto"/>
            <w:bottom w:val="none" w:sz="0" w:space="0" w:color="auto"/>
            <w:right w:val="none" w:sz="0" w:space="0" w:color="auto"/>
          </w:divBdr>
        </w:div>
        <w:div w:id="1580560194">
          <w:marLeft w:val="480"/>
          <w:marRight w:val="0"/>
          <w:marTop w:val="0"/>
          <w:marBottom w:val="0"/>
          <w:divBdr>
            <w:top w:val="none" w:sz="0" w:space="0" w:color="auto"/>
            <w:left w:val="none" w:sz="0" w:space="0" w:color="auto"/>
            <w:bottom w:val="none" w:sz="0" w:space="0" w:color="auto"/>
            <w:right w:val="none" w:sz="0" w:space="0" w:color="auto"/>
          </w:divBdr>
        </w:div>
        <w:div w:id="1593316189">
          <w:marLeft w:val="480"/>
          <w:marRight w:val="0"/>
          <w:marTop w:val="0"/>
          <w:marBottom w:val="0"/>
          <w:divBdr>
            <w:top w:val="none" w:sz="0" w:space="0" w:color="auto"/>
            <w:left w:val="none" w:sz="0" w:space="0" w:color="auto"/>
            <w:bottom w:val="none" w:sz="0" w:space="0" w:color="auto"/>
            <w:right w:val="none" w:sz="0" w:space="0" w:color="auto"/>
          </w:divBdr>
        </w:div>
        <w:div w:id="1594509296">
          <w:marLeft w:val="480"/>
          <w:marRight w:val="0"/>
          <w:marTop w:val="0"/>
          <w:marBottom w:val="0"/>
          <w:divBdr>
            <w:top w:val="none" w:sz="0" w:space="0" w:color="auto"/>
            <w:left w:val="none" w:sz="0" w:space="0" w:color="auto"/>
            <w:bottom w:val="none" w:sz="0" w:space="0" w:color="auto"/>
            <w:right w:val="none" w:sz="0" w:space="0" w:color="auto"/>
          </w:divBdr>
        </w:div>
        <w:div w:id="1608000574">
          <w:marLeft w:val="480"/>
          <w:marRight w:val="0"/>
          <w:marTop w:val="0"/>
          <w:marBottom w:val="0"/>
          <w:divBdr>
            <w:top w:val="none" w:sz="0" w:space="0" w:color="auto"/>
            <w:left w:val="none" w:sz="0" w:space="0" w:color="auto"/>
            <w:bottom w:val="none" w:sz="0" w:space="0" w:color="auto"/>
            <w:right w:val="none" w:sz="0" w:space="0" w:color="auto"/>
          </w:divBdr>
        </w:div>
        <w:div w:id="1629896447">
          <w:marLeft w:val="480"/>
          <w:marRight w:val="0"/>
          <w:marTop w:val="0"/>
          <w:marBottom w:val="0"/>
          <w:divBdr>
            <w:top w:val="none" w:sz="0" w:space="0" w:color="auto"/>
            <w:left w:val="none" w:sz="0" w:space="0" w:color="auto"/>
            <w:bottom w:val="none" w:sz="0" w:space="0" w:color="auto"/>
            <w:right w:val="none" w:sz="0" w:space="0" w:color="auto"/>
          </w:divBdr>
        </w:div>
        <w:div w:id="1631323116">
          <w:marLeft w:val="480"/>
          <w:marRight w:val="0"/>
          <w:marTop w:val="0"/>
          <w:marBottom w:val="0"/>
          <w:divBdr>
            <w:top w:val="none" w:sz="0" w:space="0" w:color="auto"/>
            <w:left w:val="none" w:sz="0" w:space="0" w:color="auto"/>
            <w:bottom w:val="none" w:sz="0" w:space="0" w:color="auto"/>
            <w:right w:val="none" w:sz="0" w:space="0" w:color="auto"/>
          </w:divBdr>
        </w:div>
        <w:div w:id="1636911384">
          <w:marLeft w:val="480"/>
          <w:marRight w:val="0"/>
          <w:marTop w:val="0"/>
          <w:marBottom w:val="0"/>
          <w:divBdr>
            <w:top w:val="none" w:sz="0" w:space="0" w:color="auto"/>
            <w:left w:val="none" w:sz="0" w:space="0" w:color="auto"/>
            <w:bottom w:val="none" w:sz="0" w:space="0" w:color="auto"/>
            <w:right w:val="none" w:sz="0" w:space="0" w:color="auto"/>
          </w:divBdr>
        </w:div>
        <w:div w:id="1696688525">
          <w:marLeft w:val="480"/>
          <w:marRight w:val="0"/>
          <w:marTop w:val="0"/>
          <w:marBottom w:val="0"/>
          <w:divBdr>
            <w:top w:val="none" w:sz="0" w:space="0" w:color="auto"/>
            <w:left w:val="none" w:sz="0" w:space="0" w:color="auto"/>
            <w:bottom w:val="none" w:sz="0" w:space="0" w:color="auto"/>
            <w:right w:val="none" w:sz="0" w:space="0" w:color="auto"/>
          </w:divBdr>
        </w:div>
        <w:div w:id="1697461736">
          <w:marLeft w:val="480"/>
          <w:marRight w:val="0"/>
          <w:marTop w:val="0"/>
          <w:marBottom w:val="0"/>
          <w:divBdr>
            <w:top w:val="none" w:sz="0" w:space="0" w:color="auto"/>
            <w:left w:val="none" w:sz="0" w:space="0" w:color="auto"/>
            <w:bottom w:val="none" w:sz="0" w:space="0" w:color="auto"/>
            <w:right w:val="none" w:sz="0" w:space="0" w:color="auto"/>
          </w:divBdr>
        </w:div>
        <w:div w:id="1781027988">
          <w:marLeft w:val="480"/>
          <w:marRight w:val="0"/>
          <w:marTop w:val="0"/>
          <w:marBottom w:val="0"/>
          <w:divBdr>
            <w:top w:val="none" w:sz="0" w:space="0" w:color="auto"/>
            <w:left w:val="none" w:sz="0" w:space="0" w:color="auto"/>
            <w:bottom w:val="none" w:sz="0" w:space="0" w:color="auto"/>
            <w:right w:val="none" w:sz="0" w:space="0" w:color="auto"/>
          </w:divBdr>
        </w:div>
        <w:div w:id="1789162867">
          <w:marLeft w:val="480"/>
          <w:marRight w:val="0"/>
          <w:marTop w:val="0"/>
          <w:marBottom w:val="0"/>
          <w:divBdr>
            <w:top w:val="none" w:sz="0" w:space="0" w:color="auto"/>
            <w:left w:val="none" w:sz="0" w:space="0" w:color="auto"/>
            <w:bottom w:val="none" w:sz="0" w:space="0" w:color="auto"/>
            <w:right w:val="none" w:sz="0" w:space="0" w:color="auto"/>
          </w:divBdr>
        </w:div>
        <w:div w:id="1895702652">
          <w:marLeft w:val="480"/>
          <w:marRight w:val="0"/>
          <w:marTop w:val="0"/>
          <w:marBottom w:val="0"/>
          <w:divBdr>
            <w:top w:val="none" w:sz="0" w:space="0" w:color="auto"/>
            <w:left w:val="none" w:sz="0" w:space="0" w:color="auto"/>
            <w:bottom w:val="none" w:sz="0" w:space="0" w:color="auto"/>
            <w:right w:val="none" w:sz="0" w:space="0" w:color="auto"/>
          </w:divBdr>
        </w:div>
        <w:div w:id="1898853586">
          <w:marLeft w:val="480"/>
          <w:marRight w:val="0"/>
          <w:marTop w:val="0"/>
          <w:marBottom w:val="0"/>
          <w:divBdr>
            <w:top w:val="none" w:sz="0" w:space="0" w:color="auto"/>
            <w:left w:val="none" w:sz="0" w:space="0" w:color="auto"/>
            <w:bottom w:val="none" w:sz="0" w:space="0" w:color="auto"/>
            <w:right w:val="none" w:sz="0" w:space="0" w:color="auto"/>
          </w:divBdr>
        </w:div>
        <w:div w:id="1914468851">
          <w:marLeft w:val="480"/>
          <w:marRight w:val="0"/>
          <w:marTop w:val="0"/>
          <w:marBottom w:val="0"/>
          <w:divBdr>
            <w:top w:val="none" w:sz="0" w:space="0" w:color="auto"/>
            <w:left w:val="none" w:sz="0" w:space="0" w:color="auto"/>
            <w:bottom w:val="none" w:sz="0" w:space="0" w:color="auto"/>
            <w:right w:val="none" w:sz="0" w:space="0" w:color="auto"/>
          </w:divBdr>
        </w:div>
        <w:div w:id="1957829900">
          <w:marLeft w:val="480"/>
          <w:marRight w:val="0"/>
          <w:marTop w:val="0"/>
          <w:marBottom w:val="0"/>
          <w:divBdr>
            <w:top w:val="none" w:sz="0" w:space="0" w:color="auto"/>
            <w:left w:val="none" w:sz="0" w:space="0" w:color="auto"/>
            <w:bottom w:val="none" w:sz="0" w:space="0" w:color="auto"/>
            <w:right w:val="none" w:sz="0" w:space="0" w:color="auto"/>
          </w:divBdr>
        </w:div>
        <w:div w:id="1959987153">
          <w:marLeft w:val="480"/>
          <w:marRight w:val="0"/>
          <w:marTop w:val="0"/>
          <w:marBottom w:val="0"/>
          <w:divBdr>
            <w:top w:val="none" w:sz="0" w:space="0" w:color="auto"/>
            <w:left w:val="none" w:sz="0" w:space="0" w:color="auto"/>
            <w:bottom w:val="none" w:sz="0" w:space="0" w:color="auto"/>
            <w:right w:val="none" w:sz="0" w:space="0" w:color="auto"/>
          </w:divBdr>
        </w:div>
        <w:div w:id="1986351215">
          <w:marLeft w:val="480"/>
          <w:marRight w:val="0"/>
          <w:marTop w:val="0"/>
          <w:marBottom w:val="0"/>
          <w:divBdr>
            <w:top w:val="none" w:sz="0" w:space="0" w:color="auto"/>
            <w:left w:val="none" w:sz="0" w:space="0" w:color="auto"/>
            <w:bottom w:val="none" w:sz="0" w:space="0" w:color="auto"/>
            <w:right w:val="none" w:sz="0" w:space="0" w:color="auto"/>
          </w:divBdr>
        </w:div>
        <w:div w:id="1986467685">
          <w:marLeft w:val="480"/>
          <w:marRight w:val="0"/>
          <w:marTop w:val="0"/>
          <w:marBottom w:val="0"/>
          <w:divBdr>
            <w:top w:val="none" w:sz="0" w:space="0" w:color="auto"/>
            <w:left w:val="none" w:sz="0" w:space="0" w:color="auto"/>
            <w:bottom w:val="none" w:sz="0" w:space="0" w:color="auto"/>
            <w:right w:val="none" w:sz="0" w:space="0" w:color="auto"/>
          </w:divBdr>
        </w:div>
        <w:div w:id="2113278138">
          <w:marLeft w:val="480"/>
          <w:marRight w:val="0"/>
          <w:marTop w:val="0"/>
          <w:marBottom w:val="0"/>
          <w:divBdr>
            <w:top w:val="none" w:sz="0" w:space="0" w:color="auto"/>
            <w:left w:val="none" w:sz="0" w:space="0" w:color="auto"/>
            <w:bottom w:val="none" w:sz="0" w:space="0" w:color="auto"/>
            <w:right w:val="none" w:sz="0" w:space="0" w:color="auto"/>
          </w:divBdr>
        </w:div>
      </w:divsChild>
    </w:div>
    <w:div w:id="1526820310">
      <w:bodyDiv w:val="1"/>
      <w:marLeft w:val="0"/>
      <w:marRight w:val="0"/>
      <w:marTop w:val="0"/>
      <w:marBottom w:val="0"/>
      <w:divBdr>
        <w:top w:val="none" w:sz="0" w:space="0" w:color="auto"/>
        <w:left w:val="none" w:sz="0" w:space="0" w:color="auto"/>
        <w:bottom w:val="none" w:sz="0" w:space="0" w:color="auto"/>
        <w:right w:val="none" w:sz="0" w:space="0" w:color="auto"/>
      </w:divBdr>
      <w:divsChild>
        <w:div w:id="1024482408">
          <w:marLeft w:val="480"/>
          <w:marRight w:val="0"/>
          <w:marTop w:val="0"/>
          <w:marBottom w:val="0"/>
          <w:divBdr>
            <w:top w:val="none" w:sz="0" w:space="0" w:color="auto"/>
            <w:left w:val="none" w:sz="0" w:space="0" w:color="auto"/>
            <w:bottom w:val="none" w:sz="0" w:space="0" w:color="auto"/>
            <w:right w:val="none" w:sz="0" w:space="0" w:color="auto"/>
          </w:divBdr>
        </w:div>
        <w:div w:id="625088888">
          <w:marLeft w:val="480"/>
          <w:marRight w:val="0"/>
          <w:marTop w:val="0"/>
          <w:marBottom w:val="0"/>
          <w:divBdr>
            <w:top w:val="none" w:sz="0" w:space="0" w:color="auto"/>
            <w:left w:val="none" w:sz="0" w:space="0" w:color="auto"/>
            <w:bottom w:val="none" w:sz="0" w:space="0" w:color="auto"/>
            <w:right w:val="none" w:sz="0" w:space="0" w:color="auto"/>
          </w:divBdr>
        </w:div>
        <w:div w:id="668797114">
          <w:marLeft w:val="480"/>
          <w:marRight w:val="0"/>
          <w:marTop w:val="0"/>
          <w:marBottom w:val="0"/>
          <w:divBdr>
            <w:top w:val="none" w:sz="0" w:space="0" w:color="auto"/>
            <w:left w:val="none" w:sz="0" w:space="0" w:color="auto"/>
            <w:bottom w:val="none" w:sz="0" w:space="0" w:color="auto"/>
            <w:right w:val="none" w:sz="0" w:space="0" w:color="auto"/>
          </w:divBdr>
        </w:div>
        <w:div w:id="1406219968">
          <w:marLeft w:val="480"/>
          <w:marRight w:val="0"/>
          <w:marTop w:val="0"/>
          <w:marBottom w:val="0"/>
          <w:divBdr>
            <w:top w:val="none" w:sz="0" w:space="0" w:color="auto"/>
            <w:left w:val="none" w:sz="0" w:space="0" w:color="auto"/>
            <w:bottom w:val="none" w:sz="0" w:space="0" w:color="auto"/>
            <w:right w:val="none" w:sz="0" w:space="0" w:color="auto"/>
          </w:divBdr>
        </w:div>
        <w:div w:id="105775522">
          <w:marLeft w:val="480"/>
          <w:marRight w:val="0"/>
          <w:marTop w:val="0"/>
          <w:marBottom w:val="0"/>
          <w:divBdr>
            <w:top w:val="none" w:sz="0" w:space="0" w:color="auto"/>
            <w:left w:val="none" w:sz="0" w:space="0" w:color="auto"/>
            <w:bottom w:val="none" w:sz="0" w:space="0" w:color="auto"/>
            <w:right w:val="none" w:sz="0" w:space="0" w:color="auto"/>
          </w:divBdr>
        </w:div>
        <w:div w:id="1042360567">
          <w:marLeft w:val="480"/>
          <w:marRight w:val="0"/>
          <w:marTop w:val="0"/>
          <w:marBottom w:val="0"/>
          <w:divBdr>
            <w:top w:val="none" w:sz="0" w:space="0" w:color="auto"/>
            <w:left w:val="none" w:sz="0" w:space="0" w:color="auto"/>
            <w:bottom w:val="none" w:sz="0" w:space="0" w:color="auto"/>
            <w:right w:val="none" w:sz="0" w:space="0" w:color="auto"/>
          </w:divBdr>
        </w:div>
        <w:div w:id="327906241">
          <w:marLeft w:val="480"/>
          <w:marRight w:val="0"/>
          <w:marTop w:val="0"/>
          <w:marBottom w:val="0"/>
          <w:divBdr>
            <w:top w:val="none" w:sz="0" w:space="0" w:color="auto"/>
            <w:left w:val="none" w:sz="0" w:space="0" w:color="auto"/>
            <w:bottom w:val="none" w:sz="0" w:space="0" w:color="auto"/>
            <w:right w:val="none" w:sz="0" w:space="0" w:color="auto"/>
          </w:divBdr>
        </w:div>
        <w:div w:id="1681816534">
          <w:marLeft w:val="480"/>
          <w:marRight w:val="0"/>
          <w:marTop w:val="0"/>
          <w:marBottom w:val="0"/>
          <w:divBdr>
            <w:top w:val="none" w:sz="0" w:space="0" w:color="auto"/>
            <w:left w:val="none" w:sz="0" w:space="0" w:color="auto"/>
            <w:bottom w:val="none" w:sz="0" w:space="0" w:color="auto"/>
            <w:right w:val="none" w:sz="0" w:space="0" w:color="auto"/>
          </w:divBdr>
        </w:div>
        <w:div w:id="2058965724">
          <w:marLeft w:val="480"/>
          <w:marRight w:val="0"/>
          <w:marTop w:val="0"/>
          <w:marBottom w:val="0"/>
          <w:divBdr>
            <w:top w:val="none" w:sz="0" w:space="0" w:color="auto"/>
            <w:left w:val="none" w:sz="0" w:space="0" w:color="auto"/>
            <w:bottom w:val="none" w:sz="0" w:space="0" w:color="auto"/>
            <w:right w:val="none" w:sz="0" w:space="0" w:color="auto"/>
          </w:divBdr>
        </w:div>
        <w:div w:id="1431658730">
          <w:marLeft w:val="480"/>
          <w:marRight w:val="0"/>
          <w:marTop w:val="0"/>
          <w:marBottom w:val="0"/>
          <w:divBdr>
            <w:top w:val="none" w:sz="0" w:space="0" w:color="auto"/>
            <w:left w:val="none" w:sz="0" w:space="0" w:color="auto"/>
            <w:bottom w:val="none" w:sz="0" w:space="0" w:color="auto"/>
            <w:right w:val="none" w:sz="0" w:space="0" w:color="auto"/>
          </w:divBdr>
        </w:div>
        <w:div w:id="112747311">
          <w:marLeft w:val="480"/>
          <w:marRight w:val="0"/>
          <w:marTop w:val="0"/>
          <w:marBottom w:val="0"/>
          <w:divBdr>
            <w:top w:val="none" w:sz="0" w:space="0" w:color="auto"/>
            <w:left w:val="none" w:sz="0" w:space="0" w:color="auto"/>
            <w:bottom w:val="none" w:sz="0" w:space="0" w:color="auto"/>
            <w:right w:val="none" w:sz="0" w:space="0" w:color="auto"/>
          </w:divBdr>
        </w:div>
        <w:div w:id="791435267">
          <w:marLeft w:val="480"/>
          <w:marRight w:val="0"/>
          <w:marTop w:val="0"/>
          <w:marBottom w:val="0"/>
          <w:divBdr>
            <w:top w:val="none" w:sz="0" w:space="0" w:color="auto"/>
            <w:left w:val="none" w:sz="0" w:space="0" w:color="auto"/>
            <w:bottom w:val="none" w:sz="0" w:space="0" w:color="auto"/>
            <w:right w:val="none" w:sz="0" w:space="0" w:color="auto"/>
          </w:divBdr>
        </w:div>
        <w:div w:id="235434361">
          <w:marLeft w:val="480"/>
          <w:marRight w:val="0"/>
          <w:marTop w:val="0"/>
          <w:marBottom w:val="0"/>
          <w:divBdr>
            <w:top w:val="none" w:sz="0" w:space="0" w:color="auto"/>
            <w:left w:val="none" w:sz="0" w:space="0" w:color="auto"/>
            <w:bottom w:val="none" w:sz="0" w:space="0" w:color="auto"/>
            <w:right w:val="none" w:sz="0" w:space="0" w:color="auto"/>
          </w:divBdr>
        </w:div>
        <w:div w:id="1720547993">
          <w:marLeft w:val="480"/>
          <w:marRight w:val="0"/>
          <w:marTop w:val="0"/>
          <w:marBottom w:val="0"/>
          <w:divBdr>
            <w:top w:val="none" w:sz="0" w:space="0" w:color="auto"/>
            <w:left w:val="none" w:sz="0" w:space="0" w:color="auto"/>
            <w:bottom w:val="none" w:sz="0" w:space="0" w:color="auto"/>
            <w:right w:val="none" w:sz="0" w:space="0" w:color="auto"/>
          </w:divBdr>
        </w:div>
        <w:div w:id="1900944797">
          <w:marLeft w:val="480"/>
          <w:marRight w:val="0"/>
          <w:marTop w:val="0"/>
          <w:marBottom w:val="0"/>
          <w:divBdr>
            <w:top w:val="none" w:sz="0" w:space="0" w:color="auto"/>
            <w:left w:val="none" w:sz="0" w:space="0" w:color="auto"/>
            <w:bottom w:val="none" w:sz="0" w:space="0" w:color="auto"/>
            <w:right w:val="none" w:sz="0" w:space="0" w:color="auto"/>
          </w:divBdr>
        </w:div>
        <w:div w:id="688795840">
          <w:marLeft w:val="480"/>
          <w:marRight w:val="0"/>
          <w:marTop w:val="0"/>
          <w:marBottom w:val="0"/>
          <w:divBdr>
            <w:top w:val="none" w:sz="0" w:space="0" w:color="auto"/>
            <w:left w:val="none" w:sz="0" w:space="0" w:color="auto"/>
            <w:bottom w:val="none" w:sz="0" w:space="0" w:color="auto"/>
            <w:right w:val="none" w:sz="0" w:space="0" w:color="auto"/>
          </w:divBdr>
        </w:div>
        <w:div w:id="1077629637">
          <w:marLeft w:val="480"/>
          <w:marRight w:val="0"/>
          <w:marTop w:val="0"/>
          <w:marBottom w:val="0"/>
          <w:divBdr>
            <w:top w:val="none" w:sz="0" w:space="0" w:color="auto"/>
            <w:left w:val="none" w:sz="0" w:space="0" w:color="auto"/>
            <w:bottom w:val="none" w:sz="0" w:space="0" w:color="auto"/>
            <w:right w:val="none" w:sz="0" w:space="0" w:color="auto"/>
          </w:divBdr>
        </w:div>
        <w:div w:id="1841769597">
          <w:marLeft w:val="480"/>
          <w:marRight w:val="0"/>
          <w:marTop w:val="0"/>
          <w:marBottom w:val="0"/>
          <w:divBdr>
            <w:top w:val="none" w:sz="0" w:space="0" w:color="auto"/>
            <w:left w:val="none" w:sz="0" w:space="0" w:color="auto"/>
            <w:bottom w:val="none" w:sz="0" w:space="0" w:color="auto"/>
            <w:right w:val="none" w:sz="0" w:space="0" w:color="auto"/>
          </w:divBdr>
        </w:div>
        <w:div w:id="1104493586">
          <w:marLeft w:val="480"/>
          <w:marRight w:val="0"/>
          <w:marTop w:val="0"/>
          <w:marBottom w:val="0"/>
          <w:divBdr>
            <w:top w:val="none" w:sz="0" w:space="0" w:color="auto"/>
            <w:left w:val="none" w:sz="0" w:space="0" w:color="auto"/>
            <w:bottom w:val="none" w:sz="0" w:space="0" w:color="auto"/>
            <w:right w:val="none" w:sz="0" w:space="0" w:color="auto"/>
          </w:divBdr>
        </w:div>
        <w:div w:id="150222468">
          <w:marLeft w:val="480"/>
          <w:marRight w:val="0"/>
          <w:marTop w:val="0"/>
          <w:marBottom w:val="0"/>
          <w:divBdr>
            <w:top w:val="none" w:sz="0" w:space="0" w:color="auto"/>
            <w:left w:val="none" w:sz="0" w:space="0" w:color="auto"/>
            <w:bottom w:val="none" w:sz="0" w:space="0" w:color="auto"/>
            <w:right w:val="none" w:sz="0" w:space="0" w:color="auto"/>
          </w:divBdr>
        </w:div>
        <w:div w:id="216402337">
          <w:marLeft w:val="480"/>
          <w:marRight w:val="0"/>
          <w:marTop w:val="0"/>
          <w:marBottom w:val="0"/>
          <w:divBdr>
            <w:top w:val="none" w:sz="0" w:space="0" w:color="auto"/>
            <w:left w:val="none" w:sz="0" w:space="0" w:color="auto"/>
            <w:bottom w:val="none" w:sz="0" w:space="0" w:color="auto"/>
            <w:right w:val="none" w:sz="0" w:space="0" w:color="auto"/>
          </w:divBdr>
        </w:div>
        <w:div w:id="1990012925">
          <w:marLeft w:val="480"/>
          <w:marRight w:val="0"/>
          <w:marTop w:val="0"/>
          <w:marBottom w:val="0"/>
          <w:divBdr>
            <w:top w:val="none" w:sz="0" w:space="0" w:color="auto"/>
            <w:left w:val="none" w:sz="0" w:space="0" w:color="auto"/>
            <w:bottom w:val="none" w:sz="0" w:space="0" w:color="auto"/>
            <w:right w:val="none" w:sz="0" w:space="0" w:color="auto"/>
          </w:divBdr>
        </w:div>
        <w:div w:id="377366485">
          <w:marLeft w:val="480"/>
          <w:marRight w:val="0"/>
          <w:marTop w:val="0"/>
          <w:marBottom w:val="0"/>
          <w:divBdr>
            <w:top w:val="none" w:sz="0" w:space="0" w:color="auto"/>
            <w:left w:val="none" w:sz="0" w:space="0" w:color="auto"/>
            <w:bottom w:val="none" w:sz="0" w:space="0" w:color="auto"/>
            <w:right w:val="none" w:sz="0" w:space="0" w:color="auto"/>
          </w:divBdr>
        </w:div>
        <w:div w:id="869296370">
          <w:marLeft w:val="480"/>
          <w:marRight w:val="0"/>
          <w:marTop w:val="0"/>
          <w:marBottom w:val="0"/>
          <w:divBdr>
            <w:top w:val="none" w:sz="0" w:space="0" w:color="auto"/>
            <w:left w:val="none" w:sz="0" w:space="0" w:color="auto"/>
            <w:bottom w:val="none" w:sz="0" w:space="0" w:color="auto"/>
            <w:right w:val="none" w:sz="0" w:space="0" w:color="auto"/>
          </w:divBdr>
        </w:div>
        <w:div w:id="1153065670">
          <w:marLeft w:val="480"/>
          <w:marRight w:val="0"/>
          <w:marTop w:val="0"/>
          <w:marBottom w:val="0"/>
          <w:divBdr>
            <w:top w:val="none" w:sz="0" w:space="0" w:color="auto"/>
            <w:left w:val="none" w:sz="0" w:space="0" w:color="auto"/>
            <w:bottom w:val="none" w:sz="0" w:space="0" w:color="auto"/>
            <w:right w:val="none" w:sz="0" w:space="0" w:color="auto"/>
          </w:divBdr>
        </w:div>
        <w:div w:id="1567884502">
          <w:marLeft w:val="480"/>
          <w:marRight w:val="0"/>
          <w:marTop w:val="0"/>
          <w:marBottom w:val="0"/>
          <w:divBdr>
            <w:top w:val="none" w:sz="0" w:space="0" w:color="auto"/>
            <w:left w:val="none" w:sz="0" w:space="0" w:color="auto"/>
            <w:bottom w:val="none" w:sz="0" w:space="0" w:color="auto"/>
            <w:right w:val="none" w:sz="0" w:space="0" w:color="auto"/>
          </w:divBdr>
        </w:div>
        <w:div w:id="2130126558">
          <w:marLeft w:val="480"/>
          <w:marRight w:val="0"/>
          <w:marTop w:val="0"/>
          <w:marBottom w:val="0"/>
          <w:divBdr>
            <w:top w:val="none" w:sz="0" w:space="0" w:color="auto"/>
            <w:left w:val="none" w:sz="0" w:space="0" w:color="auto"/>
            <w:bottom w:val="none" w:sz="0" w:space="0" w:color="auto"/>
            <w:right w:val="none" w:sz="0" w:space="0" w:color="auto"/>
          </w:divBdr>
        </w:div>
        <w:div w:id="933396359">
          <w:marLeft w:val="480"/>
          <w:marRight w:val="0"/>
          <w:marTop w:val="0"/>
          <w:marBottom w:val="0"/>
          <w:divBdr>
            <w:top w:val="none" w:sz="0" w:space="0" w:color="auto"/>
            <w:left w:val="none" w:sz="0" w:space="0" w:color="auto"/>
            <w:bottom w:val="none" w:sz="0" w:space="0" w:color="auto"/>
            <w:right w:val="none" w:sz="0" w:space="0" w:color="auto"/>
          </w:divBdr>
        </w:div>
        <w:div w:id="430469681">
          <w:marLeft w:val="480"/>
          <w:marRight w:val="0"/>
          <w:marTop w:val="0"/>
          <w:marBottom w:val="0"/>
          <w:divBdr>
            <w:top w:val="none" w:sz="0" w:space="0" w:color="auto"/>
            <w:left w:val="none" w:sz="0" w:space="0" w:color="auto"/>
            <w:bottom w:val="none" w:sz="0" w:space="0" w:color="auto"/>
            <w:right w:val="none" w:sz="0" w:space="0" w:color="auto"/>
          </w:divBdr>
        </w:div>
        <w:div w:id="1890072839">
          <w:marLeft w:val="480"/>
          <w:marRight w:val="0"/>
          <w:marTop w:val="0"/>
          <w:marBottom w:val="0"/>
          <w:divBdr>
            <w:top w:val="none" w:sz="0" w:space="0" w:color="auto"/>
            <w:left w:val="none" w:sz="0" w:space="0" w:color="auto"/>
            <w:bottom w:val="none" w:sz="0" w:space="0" w:color="auto"/>
            <w:right w:val="none" w:sz="0" w:space="0" w:color="auto"/>
          </w:divBdr>
        </w:div>
        <w:div w:id="1405185030">
          <w:marLeft w:val="480"/>
          <w:marRight w:val="0"/>
          <w:marTop w:val="0"/>
          <w:marBottom w:val="0"/>
          <w:divBdr>
            <w:top w:val="none" w:sz="0" w:space="0" w:color="auto"/>
            <w:left w:val="none" w:sz="0" w:space="0" w:color="auto"/>
            <w:bottom w:val="none" w:sz="0" w:space="0" w:color="auto"/>
            <w:right w:val="none" w:sz="0" w:space="0" w:color="auto"/>
          </w:divBdr>
        </w:div>
        <w:div w:id="1192693594">
          <w:marLeft w:val="480"/>
          <w:marRight w:val="0"/>
          <w:marTop w:val="0"/>
          <w:marBottom w:val="0"/>
          <w:divBdr>
            <w:top w:val="none" w:sz="0" w:space="0" w:color="auto"/>
            <w:left w:val="none" w:sz="0" w:space="0" w:color="auto"/>
            <w:bottom w:val="none" w:sz="0" w:space="0" w:color="auto"/>
            <w:right w:val="none" w:sz="0" w:space="0" w:color="auto"/>
          </w:divBdr>
        </w:div>
        <w:div w:id="166751309">
          <w:marLeft w:val="480"/>
          <w:marRight w:val="0"/>
          <w:marTop w:val="0"/>
          <w:marBottom w:val="0"/>
          <w:divBdr>
            <w:top w:val="none" w:sz="0" w:space="0" w:color="auto"/>
            <w:left w:val="none" w:sz="0" w:space="0" w:color="auto"/>
            <w:bottom w:val="none" w:sz="0" w:space="0" w:color="auto"/>
            <w:right w:val="none" w:sz="0" w:space="0" w:color="auto"/>
          </w:divBdr>
        </w:div>
        <w:div w:id="1834486289">
          <w:marLeft w:val="480"/>
          <w:marRight w:val="0"/>
          <w:marTop w:val="0"/>
          <w:marBottom w:val="0"/>
          <w:divBdr>
            <w:top w:val="none" w:sz="0" w:space="0" w:color="auto"/>
            <w:left w:val="none" w:sz="0" w:space="0" w:color="auto"/>
            <w:bottom w:val="none" w:sz="0" w:space="0" w:color="auto"/>
            <w:right w:val="none" w:sz="0" w:space="0" w:color="auto"/>
          </w:divBdr>
        </w:div>
        <w:div w:id="737824014">
          <w:marLeft w:val="480"/>
          <w:marRight w:val="0"/>
          <w:marTop w:val="0"/>
          <w:marBottom w:val="0"/>
          <w:divBdr>
            <w:top w:val="none" w:sz="0" w:space="0" w:color="auto"/>
            <w:left w:val="none" w:sz="0" w:space="0" w:color="auto"/>
            <w:bottom w:val="none" w:sz="0" w:space="0" w:color="auto"/>
            <w:right w:val="none" w:sz="0" w:space="0" w:color="auto"/>
          </w:divBdr>
        </w:div>
        <w:div w:id="820192049">
          <w:marLeft w:val="480"/>
          <w:marRight w:val="0"/>
          <w:marTop w:val="0"/>
          <w:marBottom w:val="0"/>
          <w:divBdr>
            <w:top w:val="none" w:sz="0" w:space="0" w:color="auto"/>
            <w:left w:val="none" w:sz="0" w:space="0" w:color="auto"/>
            <w:bottom w:val="none" w:sz="0" w:space="0" w:color="auto"/>
            <w:right w:val="none" w:sz="0" w:space="0" w:color="auto"/>
          </w:divBdr>
        </w:div>
        <w:div w:id="716392327">
          <w:marLeft w:val="480"/>
          <w:marRight w:val="0"/>
          <w:marTop w:val="0"/>
          <w:marBottom w:val="0"/>
          <w:divBdr>
            <w:top w:val="none" w:sz="0" w:space="0" w:color="auto"/>
            <w:left w:val="none" w:sz="0" w:space="0" w:color="auto"/>
            <w:bottom w:val="none" w:sz="0" w:space="0" w:color="auto"/>
            <w:right w:val="none" w:sz="0" w:space="0" w:color="auto"/>
          </w:divBdr>
        </w:div>
        <w:div w:id="566039381">
          <w:marLeft w:val="480"/>
          <w:marRight w:val="0"/>
          <w:marTop w:val="0"/>
          <w:marBottom w:val="0"/>
          <w:divBdr>
            <w:top w:val="none" w:sz="0" w:space="0" w:color="auto"/>
            <w:left w:val="none" w:sz="0" w:space="0" w:color="auto"/>
            <w:bottom w:val="none" w:sz="0" w:space="0" w:color="auto"/>
            <w:right w:val="none" w:sz="0" w:space="0" w:color="auto"/>
          </w:divBdr>
        </w:div>
        <w:div w:id="892349494">
          <w:marLeft w:val="480"/>
          <w:marRight w:val="0"/>
          <w:marTop w:val="0"/>
          <w:marBottom w:val="0"/>
          <w:divBdr>
            <w:top w:val="none" w:sz="0" w:space="0" w:color="auto"/>
            <w:left w:val="none" w:sz="0" w:space="0" w:color="auto"/>
            <w:bottom w:val="none" w:sz="0" w:space="0" w:color="auto"/>
            <w:right w:val="none" w:sz="0" w:space="0" w:color="auto"/>
          </w:divBdr>
        </w:div>
        <w:div w:id="372970087">
          <w:marLeft w:val="480"/>
          <w:marRight w:val="0"/>
          <w:marTop w:val="0"/>
          <w:marBottom w:val="0"/>
          <w:divBdr>
            <w:top w:val="none" w:sz="0" w:space="0" w:color="auto"/>
            <w:left w:val="none" w:sz="0" w:space="0" w:color="auto"/>
            <w:bottom w:val="none" w:sz="0" w:space="0" w:color="auto"/>
            <w:right w:val="none" w:sz="0" w:space="0" w:color="auto"/>
          </w:divBdr>
        </w:div>
        <w:div w:id="1952586083">
          <w:marLeft w:val="480"/>
          <w:marRight w:val="0"/>
          <w:marTop w:val="0"/>
          <w:marBottom w:val="0"/>
          <w:divBdr>
            <w:top w:val="none" w:sz="0" w:space="0" w:color="auto"/>
            <w:left w:val="none" w:sz="0" w:space="0" w:color="auto"/>
            <w:bottom w:val="none" w:sz="0" w:space="0" w:color="auto"/>
            <w:right w:val="none" w:sz="0" w:space="0" w:color="auto"/>
          </w:divBdr>
        </w:div>
        <w:div w:id="111023617">
          <w:marLeft w:val="480"/>
          <w:marRight w:val="0"/>
          <w:marTop w:val="0"/>
          <w:marBottom w:val="0"/>
          <w:divBdr>
            <w:top w:val="none" w:sz="0" w:space="0" w:color="auto"/>
            <w:left w:val="none" w:sz="0" w:space="0" w:color="auto"/>
            <w:bottom w:val="none" w:sz="0" w:space="0" w:color="auto"/>
            <w:right w:val="none" w:sz="0" w:space="0" w:color="auto"/>
          </w:divBdr>
        </w:div>
        <w:div w:id="993029838">
          <w:marLeft w:val="480"/>
          <w:marRight w:val="0"/>
          <w:marTop w:val="0"/>
          <w:marBottom w:val="0"/>
          <w:divBdr>
            <w:top w:val="none" w:sz="0" w:space="0" w:color="auto"/>
            <w:left w:val="none" w:sz="0" w:space="0" w:color="auto"/>
            <w:bottom w:val="none" w:sz="0" w:space="0" w:color="auto"/>
            <w:right w:val="none" w:sz="0" w:space="0" w:color="auto"/>
          </w:divBdr>
        </w:div>
        <w:div w:id="1929263533">
          <w:marLeft w:val="480"/>
          <w:marRight w:val="0"/>
          <w:marTop w:val="0"/>
          <w:marBottom w:val="0"/>
          <w:divBdr>
            <w:top w:val="none" w:sz="0" w:space="0" w:color="auto"/>
            <w:left w:val="none" w:sz="0" w:space="0" w:color="auto"/>
            <w:bottom w:val="none" w:sz="0" w:space="0" w:color="auto"/>
            <w:right w:val="none" w:sz="0" w:space="0" w:color="auto"/>
          </w:divBdr>
        </w:div>
        <w:div w:id="900293202">
          <w:marLeft w:val="480"/>
          <w:marRight w:val="0"/>
          <w:marTop w:val="0"/>
          <w:marBottom w:val="0"/>
          <w:divBdr>
            <w:top w:val="none" w:sz="0" w:space="0" w:color="auto"/>
            <w:left w:val="none" w:sz="0" w:space="0" w:color="auto"/>
            <w:bottom w:val="none" w:sz="0" w:space="0" w:color="auto"/>
            <w:right w:val="none" w:sz="0" w:space="0" w:color="auto"/>
          </w:divBdr>
        </w:div>
        <w:div w:id="362292203">
          <w:marLeft w:val="480"/>
          <w:marRight w:val="0"/>
          <w:marTop w:val="0"/>
          <w:marBottom w:val="0"/>
          <w:divBdr>
            <w:top w:val="none" w:sz="0" w:space="0" w:color="auto"/>
            <w:left w:val="none" w:sz="0" w:space="0" w:color="auto"/>
            <w:bottom w:val="none" w:sz="0" w:space="0" w:color="auto"/>
            <w:right w:val="none" w:sz="0" w:space="0" w:color="auto"/>
          </w:divBdr>
        </w:div>
        <w:div w:id="139613006">
          <w:marLeft w:val="480"/>
          <w:marRight w:val="0"/>
          <w:marTop w:val="0"/>
          <w:marBottom w:val="0"/>
          <w:divBdr>
            <w:top w:val="none" w:sz="0" w:space="0" w:color="auto"/>
            <w:left w:val="none" w:sz="0" w:space="0" w:color="auto"/>
            <w:bottom w:val="none" w:sz="0" w:space="0" w:color="auto"/>
            <w:right w:val="none" w:sz="0" w:space="0" w:color="auto"/>
          </w:divBdr>
        </w:div>
        <w:div w:id="127281815">
          <w:marLeft w:val="480"/>
          <w:marRight w:val="0"/>
          <w:marTop w:val="0"/>
          <w:marBottom w:val="0"/>
          <w:divBdr>
            <w:top w:val="none" w:sz="0" w:space="0" w:color="auto"/>
            <w:left w:val="none" w:sz="0" w:space="0" w:color="auto"/>
            <w:bottom w:val="none" w:sz="0" w:space="0" w:color="auto"/>
            <w:right w:val="none" w:sz="0" w:space="0" w:color="auto"/>
          </w:divBdr>
        </w:div>
        <w:div w:id="1748261923">
          <w:marLeft w:val="480"/>
          <w:marRight w:val="0"/>
          <w:marTop w:val="0"/>
          <w:marBottom w:val="0"/>
          <w:divBdr>
            <w:top w:val="none" w:sz="0" w:space="0" w:color="auto"/>
            <w:left w:val="none" w:sz="0" w:space="0" w:color="auto"/>
            <w:bottom w:val="none" w:sz="0" w:space="0" w:color="auto"/>
            <w:right w:val="none" w:sz="0" w:space="0" w:color="auto"/>
          </w:divBdr>
        </w:div>
        <w:div w:id="1276255423">
          <w:marLeft w:val="480"/>
          <w:marRight w:val="0"/>
          <w:marTop w:val="0"/>
          <w:marBottom w:val="0"/>
          <w:divBdr>
            <w:top w:val="none" w:sz="0" w:space="0" w:color="auto"/>
            <w:left w:val="none" w:sz="0" w:space="0" w:color="auto"/>
            <w:bottom w:val="none" w:sz="0" w:space="0" w:color="auto"/>
            <w:right w:val="none" w:sz="0" w:space="0" w:color="auto"/>
          </w:divBdr>
        </w:div>
        <w:div w:id="1271208752">
          <w:marLeft w:val="480"/>
          <w:marRight w:val="0"/>
          <w:marTop w:val="0"/>
          <w:marBottom w:val="0"/>
          <w:divBdr>
            <w:top w:val="none" w:sz="0" w:space="0" w:color="auto"/>
            <w:left w:val="none" w:sz="0" w:space="0" w:color="auto"/>
            <w:bottom w:val="none" w:sz="0" w:space="0" w:color="auto"/>
            <w:right w:val="none" w:sz="0" w:space="0" w:color="auto"/>
          </w:divBdr>
        </w:div>
        <w:div w:id="334264501">
          <w:marLeft w:val="480"/>
          <w:marRight w:val="0"/>
          <w:marTop w:val="0"/>
          <w:marBottom w:val="0"/>
          <w:divBdr>
            <w:top w:val="none" w:sz="0" w:space="0" w:color="auto"/>
            <w:left w:val="none" w:sz="0" w:space="0" w:color="auto"/>
            <w:bottom w:val="none" w:sz="0" w:space="0" w:color="auto"/>
            <w:right w:val="none" w:sz="0" w:space="0" w:color="auto"/>
          </w:divBdr>
        </w:div>
        <w:div w:id="1385710873">
          <w:marLeft w:val="480"/>
          <w:marRight w:val="0"/>
          <w:marTop w:val="0"/>
          <w:marBottom w:val="0"/>
          <w:divBdr>
            <w:top w:val="none" w:sz="0" w:space="0" w:color="auto"/>
            <w:left w:val="none" w:sz="0" w:space="0" w:color="auto"/>
            <w:bottom w:val="none" w:sz="0" w:space="0" w:color="auto"/>
            <w:right w:val="none" w:sz="0" w:space="0" w:color="auto"/>
          </w:divBdr>
        </w:div>
        <w:div w:id="1604221352">
          <w:marLeft w:val="480"/>
          <w:marRight w:val="0"/>
          <w:marTop w:val="0"/>
          <w:marBottom w:val="0"/>
          <w:divBdr>
            <w:top w:val="none" w:sz="0" w:space="0" w:color="auto"/>
            <w:left w:val="none" w:sz="0" w:space="0" w:color="auto"/>
            <w:bottom w:val="none" w:sz="0" w:space="0" w:color="auto"/>
            <w:right w:val="none" w:sz="0" w:space="0" w:color="auto"/>
          </w:divBdr>
        </w:div>
        <w:div w:id="1599486904">
          <w:marLeft w:val="480"/>
          <w:marRight w:val="0"/>
          <w:marTop w:val="0"/>
          <w:marBottom w:val="0"/>
          <w:divBdr>
            <w:top w:val="none" w:sz="0" w:space="0" w:color="auto"/>
            <w:left w:val="none" w:sz="0" w:space="0" w:color="auto"/>
            <w:bottom w:val="none" w:sz="0" w:space="0" w:color="auto"/>
            <w:right w:val="none" w:sz="0" w:space="0" w:color="auto"/>
          </w:divBdr>
        </w:div>
        <w:div w:id="231429647">
          <w:marLeft w:val="480"/>
          <w:marRight w:val="0"/>
          <w:marTop w:val="0"/>
          <w:marBottom w:val="0"/>
          <w:divBdr>
            <w:top w:val="none" w:sz="0" w:space="0" w:color="auto"/>
            <w:left w:val="none" w:sz="0" w:space="0" w:color="auto"/>
            <w:bottom w:val="none" w:sz="0" w:space="0" w:color="auto"/>
            <w:right w:val="none" w:sz="0" w:space="0" w:color="auto"/>
          </w:divBdr>
        </w:div>
        <w:div w:id="368653309">
          <w:marLeft w:val="480"/>
          <w:marRight w:val="0"/>
          <w:marTop w:val="0"/>
          <w:marBottom w:val="0"/>
          <w:divBdr>
            <w:top w:val="none" w:sz="0" w:space="0" w:color="auto"/>
            <w:left w:val="none" w:sz="0" w:space="0" w:color="auto"/>
            <w:bottom w:val="none" w:sz="0" w:space="0" w:color="auto"/>
            <w:right w:val="none" w:sz="0" w:space="0" w:color="auto"/>
          </w:divBdr>
        </w:div>
        <w:div w:id="155998874">
          <w:marLeft w:val="480"/>
          <w:marRight w:val="0"/>
          <w:marTop w:val="0"/>
          <w:marBottom w:val="0"/>
          <w:divBdr>
            <w:top w:val="none" w:sz="0" w:space="0" w:color="auto"/>
            <w:left w:val="none" w:sz="0" w:space="0" w:color="auto"/>
            <w:bottom w:val="none" w:sz="0" w:space="0" w:color="auto"/>
            <w:right w:val="none" w:sz="0" w:space="0" w:color="auto"/>
          </w:divBdr>
        </w:div>
        <w:div w:id="1520778203">
          <w:marLeft w:val="480"/>
          <w:marRight w:val="0"/>
          <w:marTop w:val="0"/>
          <w:marBottom w:val="0"/>
          <w:divBdr>
            <w:top w:val="none" w:sz="0" w:space="0" w:color="auto"/>
            <w:left w:val="none" w:sz="0" w:space="0" w:color="auto"/>
            <w:bottom w:val="none" w:sz="0" w:space="0" w:color="auto"/>
            <w:right w:val="none" w:sz="0" w:space="0" w:color="auto"/>
          </w:divBdr>
        </w:div>
        <w:div w:id="1265267726">
          <w:marLeft w:val="480"/>
          <w:marRight w:val="0"/>
          <w:marTop w:val="0"/>
          <w:marBottom w:val="0"/>
          <w:divBdr>
            <w:top w:val="none" w:sz="0" w:space="0" w:color="auto"/>
            <w:left w:val="none" w:sz="0" w:space="0" w:color="auto"/>
            <w:bottom w:val="none" w:sz="0" w:space="0" w:color="auto"/>
            <w:right w:val="none" w:sz="0" w:space="0" w:color="auto"/>
          </w:divBdr>
        </w:div>
        <w:div w:id="1940478033">
          <w:marLeft w:val="480"/>
          <w:marRight w:val="0"/>
          <w:marTop w:val="0"/>
          <w:marBottom w:val="0"/>
          <w:divBdr>
            <w:top w:val="none" w:sz="0" w:space="0" w:color="auto"/>
            <w:left w:val="none" w:sz="0" w:space="0" w:color="auto"/>
            <w:bottom w:val="none" w:sz="0" w:space="0" w:color="auto"/>
            <w:right w:val="none" w:sz="0" w:space="0" w:color="auto"/>
          </w:divBdr>
        </w:div>
        <w:div w:id="949972822">
          <w:marLeft w:val="480"/>
          <w:marRight w:val="0"/>
          <w:marTop w:val="0"/>
          <w:marBottom w:val="0"/>
          <w:divBdr>
            <w:top w:val="none" w:sz="0" w:space="0" w:color="auto"/>
            <w:left w:val="none" w:sz="0" w:space="0" w:color="auto"/>
            <w:bottom w:val="none" w:sz="0" w:space="0" w:color="auto"/>
            <w:right w:val="none" w:sz="0" w:space="0" w:color="auto"/>
          </w:divBdr>
        </w:div>
        <w:div w:id="1504278683">
          <w:marLeft w:val="480"/>
          <w:marRight w:val="0"/>
          <w:marTop w:val="0"/>
          <w:marBottom w:val="0"/>
          <w:divBdr>
            <w:top w:val="none" w:sz="0" w:space="0" w:color="auto"/>
            <w:left w:val="none" w:sz="0" w:space="0" w:color="auto"/>
            <w:bottom w:val="none" w:sz="0" w:space="0" w:color="auto"/>
            <w:right w:val="none" w:sz="0" w:space="0" w:color="auto"/>
          </w:divBdr>
        </w:div>
        <w:div w:id="259678273">
          <w:marLeft w:val="480"/>
          <w:marRight w:val="0"/>
          <w:marTop w:val="0"/>
          <w:marBottom w:val="0"/>
          <w:divBdr>
            <w:top w:val="none" w:sz="0" w:space="0" w:color="auto"/>
            <w:left w:val="none" w:sz="0" w:space="0" w:color="auto"/>
            <w:bottom w:val="none" w:sz="0" w:space="0" w:color="auto"/>
            <w:right w:val="none" w:sz="0" w:space="0" w:color="auto"/>
          </w:divBdr>
        </w:div>
        <w:div w:id="1079408591">
          <w:marLeft w:val="480"/>
          <w:marRight w:val="0"/>
          <w:marTop w:val="0"/>
          <w:marBottom w:val="0"/>
          <w:divBdr>
            <w:top w:val="none" w:sz="0" w:space="0" w:color="auto"/>
            <w:left w:val="none" w:sz="0" w:space="0" w:color="auto"/>
            <w:bottom w:val="none" w:sz="0" w:space="0" w:color="auto"/>
            <w:right w:val="none" w:sz="0" w:space="0" w:color="auto"/>
          </w:divBdr>
        </w:div>
        <w:div w:id="2042704697">
          <w:marLeft w:val="480"/>
          <w:marRight w:val="0"/>
          <w:marTop w:val="0"/>
          <w:marBottom w:val="0"/>
          <w:divBdr>
            <w:top w:val="none" w:sz="0" w:space="0" w:color="auto"/>
            <w:left w:val="none" w:sz="0" w:space="0" w:color="auto"/>
            <w:bottom w:val="none" w:sz="0" w:space="0" w:color="auto"/>
            <w:right w:val="none" w:sz="0" w:space="0" w:color="auto"/>
          </w:divBdr>
        </w:div>
        <w:div w:id="888149633">
          <w:marLeft w:val="480"/>
          <w:marRight w:val="0"/>
          <w:marTop w:val="0"/>
          <w:marBottom w:val="0"/>
          <w:divBdr>
            <w:top w:val="none" w:sz="0" w:space="0" w:color="auto"/>
            <w:left w:val="none" w:sz="0" w:space="0" w:color="auto"/>
            <w:bottom w:val="none" w:sz="0" w:space="0" w:color="auto"/>
            <w:right w:val="none" w:sz="0" w:space="0" w:color="auto"/>
          </w:divBdr>
        </w:div>
        <w:div w:id="1797024571">
          <w:marLeft w:val="480"/>
          <w:marRight w:val="0"/>
          <w:marTop w:val="0"/>
          <w:marBottom w:val="0"/>
          <w:divBdr>
            <w:top w:val="none" w:sz="0" w:space="0" w:color="auto"/>
            <w:left w:val="none" w:sz="0" w:space="0" w:color="auto"/>
            <w:bottom w:val="none" w:sz="0" w:space="0" w:color="auto"/>
            <w:right w:val="none" w:sz="0" w:space="0" w:color="auto"/>
          </w:divBdr>
        </w:div>
        <w:div w:id="1877157115">
          <w:marLeft w:val="480"/>
          <w:marRight w:val="0"/>
          <w:marTop w:val="0"/>
          <w:marBottom w:val="0"/>
          <w:divBdr>
            <w:top w:val="none" w:sz="0" w:space="0" w:color="auto"/>
            <w:left w:val="none" w:sz="0" w:space="0" w:color="auto"/>
            <w:bottom w:val="none" w:sz="0" w:space="0" w:color="auto"/>
            <w:right w:val="none" w:sz="0" w:space="0" w:color="auto"/>
          </w:divBdr>
        </w:div>
        <w:div w:id="906526288">
          <w:marLeft w:val="480"/>
          <w:marRight w:val="0"/>
          <w:marTop w:val="0"/>
          <w:marBottom w:val="0"/>
          <w:divBdr>
            <w:top w:val="none" w:sz="0" w:space="0" w:color="auto"/>
            <w:left w:val="none" w:sz="0" w:space="0" w:color="auto"/>
            <w:bottom w:val="none" w:sz="0" w:space="0" w:color="auto"/>
            <w:right w:val="none" w:sz="0" w:space="0" w:color="auto"/>
          </w:divBdr>
        </w:div>
        <w:div w:id="2122264407">
          <w:marLeft w:val="480"/>
          <w:marRight w:val="0"/>
          <w:marTop w:val="0"/>
          <w:marBottom w:val="0"/>
          <w:divBdr>
            <w:top w:val="none" w:sz="0" w:space="0" w:color="auto"/>
            <w:left w:val="none" w:sz="0" w:space="0" w:color="auto"/>
            <w:bottom w:val="none" w:sz="0" w:space="0" w:color="auto"/>
            <w:right w:val="none" w:sz="0" w:space="0" w:color="auto"/>
          </w:divBdr>
        </w:div>
        <w:div w:id="1066146261">
          <w:marLeft w:val="480"/>
          <w:marRight w:val="0"/>
          <w:marTop w:val="0"/>
          <w:marBottom w:val="0"/>
          <w:divBdr>
            <w:top w:val="none" w:sz="0" w:space="0" w:color="auto"/>
            <w:left w:val="none" w:sz="0" w:space="0" w:color="auto"/>
            <w:bottom w:val="none" w:sz="0" w:space="0" w:color="auto"/>
            <w:right w:val="none" w:sz="0" w:space="0" w:color="auto"/>
          </w:divBdr>
        </w:div>
        <w:div w:id="377247051">
          <w:marLeft w:val="480"/>
          <w:marRight w:val="0"/>
          <w:marTop w:val="0"/>
          <w:marBottom w:val="0"/>
          <w:divBdr>
            <w:top w:val="none" w:sz="0" w:space="0" w:color="auto"/>
            <w:left w:val="none" w:sz="0" w:space="0" w:color="auto"/>
            <w:bottom w:val="none" w:sz="0" w:space="0" w:color="auto"/>
            <w:right w:val="none" w:sz="0" w:space="0" w:color="auto"/>
          </w:divBdr>
        </w:div>
        <w:div w:id="935209166">
          <w:marLeft w:val="480"/>
          <w:marRight w:val="0"/>
          <w:marTop w:val="0"/>
          <w:marBottom w:val="0"/>
          <w:divBdr>
            <w:top w:val="none" w:sz="0" w:space="0" w:color="auto"/>
            <w:left w:val="none" w:sz="0" w:space="0" w:color="auto"/>
            <w:bottom w:val="none" w:sz="0" w:space="0" w:color="auto"/>
            <w:right w:val="none" w:sz="0" w:space="0" w:color="auto"/>
          </w:divBdr>
        </w:div>
        <w:div w:id="129057586">
          <w:marLeft w:val="480"/>
          <w:marRight w:val="0"/>
          <w:marTop w:val="0"/>
          <w:marBottom w:val="0"/>
          <w:divBdr>
            <w:top w:val="none" w:sz="0" w:space="0" w:color="auto"/>
            <w:left w:val="none" w:sz="0" w:space="0" w:color="auto"/>
            <w:bottom w:val="none" w:sz="0" w:space="0" w:color="auto"/>
            <w:right w:val="none" w:sz="0" w:space="0" w:color="auto"/>
          </w:divBdr>
        </w:div>
        <w:div w:id="2047369274">
          <w:marLeft w:val="480"/>
          <w:marRight w:val="0"/>
          <w:marTop w:val="0"/>
          <w:marBottom w:val="0"/>
          <w:divBdr>
            <w:top w:val="none" w:sz="0" w:space="0" w:color="auto"/>
            <w:left w:val="none" w:sz="0" w:space="0" w:color="auto"/>
            <w:bottom w:val="none" w:sz="0" w:space="0" w:color="auto"/>
            <w:right w:val="none" w:sz="0" w:space="0" w:color="auto"/>
          </w:divBdr>
        </w:div>
        <w:div w:id="1091002681">
          <w:marLeft w:val="480"/>
          <w:marRight w:val="0"/>
          <w:marTop w:val="0"/>
          <w:marBottom w:val="0"/>
          <w:divBdr>
            <w:top w:val="none" w:sz="0" w:space="0" w:color="auto"/>
            <w:left w:val="none" w:sz="0" w:space="0" w:color="auto"/>
            <w:bottom w:val="none" w:sz="0" w:space="0" w:color="auto"/>
            <w:right w:val="none" w:sz="0" w:space="0" w:color="auto"/>
          </w:divBdr>
        </w:div>
      </w:divsChild>
    </w:div>
    <w:div w:id="1529637923">
      <w:bodyDiv w:val="1"/>
      <w:marLeft w:val="0"/>
      <w:marRight w:val="0"/>
      <w:marTop w:val="0"/>
      <w:marBottom w:val="0"/>
      <w:divBdr>
        <w:top w:val="none" w:sz="0" w:space="0" w:color="auto"/>
        <w:left w:val="none" w:sz="0" w:space="0" w:color="auto"/>
        <w:bottom w:val="none" w:sz="0" w:space="0" w:color="auto"/>
        <w:right w:val="none" w:sz="0" w:space="0" w:color="auto"/>
      </w:divBdr>
      <w:divsChild>
        <w:div w:id="14306687">
          <w:marLeft w:val="480"/>
          <w:marRight w:val="0"/>
          <w:marTop w:val="0"/>
          <w:marBottom w:val="0"/>
          <w:divBdr>
            <w:top w:val="none" w:sz="0" w:space="0" w:color="auto"/>
            <w:left w:val="none" w:sz="0" w:space="0" w:color="auto"/>
            <w:bottom w:val="none" w:sz="0" w:space="0" w:color="auto"/>
            <w:right w:val="none" w:sz="0" w:space="0" w:color="auto"/>
          </w:divBdr>
        </w:div>
        <w:div w:id="19356683">
          <w:marLeft w:val="480"/>
          <w:marRight w:val="0"/>
          <w:marTop w:val="0"/>
          <w:marBottom w:val="0"/>
          <w:divBdr>
            <w:top w:val="none" w:sz="0" w:space="0" w:color="auto"/>
            <w:left w:val="none" w:sz="0" w:space="0" w:color="auto"/>
            <w:bottom w:val="none" w:sz="0" w:space="0" w:color="auto"/>
            <w:right w:val="none" w:sz="0" w:space="0" w:color="auto"/>
          </w:divBdr>
        </w:div>
        <w:div w:id="84546369">
          <w:marLeft w:val="480"/>
          <w:marRight w:val="0"/>
          <w:marTop w:val="0"/>
          <w:marBottom w:val="0"/>
          <w:divBdr>
            <w:top w:val="none" w:sz="0" w:space="0" w:color="auto"/>
            <w:left w:val="none" w:sz="0" w:space="0" w:color="auto"/>
            <w:bottom w:val="none" w:sz="0" w:space="0" w:color="auto"/>
            <w:right w:val="none" w:sz="0" w:space="0" w:color="auto"/>
          </w:divBdr>
        </w:div>
        <w:div w:id="96024584">
          <w:marLeft w:val="480"/>
          <w:marRight w:val="0"/>
          <w:marTop w:val="0"/>
          <w:marBottom w:val="0"/>
          <w:divBdr>
            <w:top w:val="none" w:sz="0" w:space="0" w:color="auto"/>
            <w:left w:val="none" w:sz="0" w:space="0" w:color="auto"/>
            <w:bottom w:val="none" w:sz="0" w:space="0" w:color="auto"/>
            <w:right w:val="none" w:sz="0" w:space="0" w:color="auto"/>
          </w:divBdr>
        </w:div>
        <w:div w:id="97264968">
          <w:marLeft w:val="480"/>
          <w:marRight w:val="0"/>
          <w:marTop w:val="0"/>
          <w:marBottom w:val="0"/>
          <w:divBdr>
            <w:top w:val="none" w:sz="0" w:space="0" w:color="auto"/>
            <w:left w:val="none" w:sz="0" w:space="0" w:color="auto"/>
            <w:bottom w:val="none" w:sz="0" w:space="0" w:color="auto"/>
            <w:right w:val="none" w:sz="0" w:space="0" w:color="auto"/>
          </w:divBdr>
        </w:div>
        <w:div w:id="103572900">
          <w:marLeft w:val="480"/>
          <w:marRight w:val="0"/>
          <w:marTop w:val="0"/>
          <w:marBottom w:val="0"/>
          <w:divBdr>
            <w:top w:val="none" w:sz="0" w:space="0" w:color="auto"/>
            <w:left w:val="none" w:sz="0" w:space="0" w:color="auto"/>
            <w:bottom w:val="none" w:sz="0" w:space="0" w:color="auto"/>
            <w:right w:val="none" w:sz="0" w:space="0" w:color="auto"/>
          </w:divBdr>
        </w:div>
        <w:div w:id="104152547">
          <w:marLeft w:val="480"/>
          <w:marRight w:val="0"/>
          <w:marTop w:val="0"/>
          <w:marBottom w:val="0"/>
          <w:divBdr>
            <w:top w:val="none" w:sz="0" w:space="0" w:color="auto"/>
            <w:left w:val="none" w:sz="0" w:space="0" w:color="auto"/>
            <w:bottom w:val="none" w:sz="0" w:space="0" w:color="auto"/>
            <w:right w:val="none" w:sz="0" w:space="0" w:color="auto"/>
          </w:divBdr>
        </w:div>
        <w:div w:id="119298815">
          <w:marLeft w:val="480"/>
          <w:marRight w:val="0"/>
          <w:marTop w:val="0"/>
          <w:marBottom w:val="0"/>
          <w:divBdr>
            <w:top w:val="none" w:sz="0" w:space="0" w:color="auto"/>
            <w:left w:val="none" w:sz="0" w:space="0" w:color="auto"/>
            <w:bottom w:val="none" w:sz="0" w:space="0" w:color="auto"/>
            <w:right w:val="none" w:sz="0" w:space="0" w:color="auto"/>
          </w:divBdr>
        </w:div>
        <w:div w:id="168250714">
          <w:marLeft w:val="480"/>
          <w:marRight w:val="0"/>
          <w:marTop w:val="0"/>
          <w:marBottom w:val="0"/>
          <w:divBdr>
            <w:top w:val="none" w:sz="0" w:space="0" w:color="auto"/>
            <w:left w:val="none" w:sz="0" w:space="0" w:color="auto"/>
            <w:bottom w:val="none" w:sz="0" w:space="0" w:color="auto"/>
            <w:right w:val="none" w:sz="0" w:space="0" w:color="auto"/>
          </w:divBdr>
        </w:div>
        <w:div w:id="220793616">
          <w:marLeft w:val="480"/>
          <w:marRight w:val="0"/>
          <w:marTop w:val="0"/>
          <w:marBottom w:val="0"/>
          <w:divBdr>
            <w:top w:val="none" w:sz="0" w:space="0" w:color="auto"/>
            <w:left w:val="none" w:sz="0" w:space="0" w:color="auto"/>
            <w:bottom w:val="none" w:sz="0" w:space="0" w:color="auto"/>
            <w:right w:val="none" w:sz="0" w:space="0" w:color="auto"/>
          </w:divBdr>
        </w:div>
        <w:div w:id="242187152">
          <w:marLeft w:val="480"/>
          <w:marRight w:val="0"/>
          <w:marTop w:val="0"/>
          <w:marBottom w:val="0"/>
          <w:divBdr>
            <w:top w:val="none" w:sz="0" w:space="0" w:color="auto"/>
            <w:left w:val="none" w:sz="0" w:space="0" w:color="auto"/>
            <w:bottom w:val="none" w:sz="0" w:space="0" w:color="auto"/>
            <w:right w:val="none" w:sz="0" w:space="0" w:color="auto"/>
          </w:divBdr>
        </w:div>
        <w:div w:id="275528366">
          <w:marLeft w:val="480"/>
          <w:marRight w:val="0"/>
          <w:marTop w:val="0"/>
          <w:marBottom w:val="0"/>
          <w:divBdr>
            <w:top w:val="none" w:sz="0" w:space="0" w:color="auto"/>
            <w:left w:val="none" w:sz="0" w:space="0" w:color="auto"/>
            <w:bottom w:val="none" w:sz="0" w:space="0" w:color="auto"/>
            <w:right w:val="none" w:sz="0" w:space="0" w:color="auto"/>
          </w:divBdr>
        </w:div>
        <w:div w:id="293565322">
          <w:marLeft w:val="480"/>
          <w:marRight w:val="0"/>
          <w:marTop w:val="0"/>
          <w:marBottom w:val="0"/>
          <w:divBdr>
            <w:top w:val="none" w:sz="0" w:space="0" w:color="auto"/>
            <w:left w:val="none" w:sz="0" w:space="0" w:color="auto"/>
            <w:bottom w:val="none" w:sz="0" w:space="0" w:color="auto"/>
            <w:right w:val="none" w:sz="0" w:space="0" w:color="auto"/>
          </w:divBdr>
        </w:div>
        <w:div w:id="304163261">
          <w:marLeft w:val="480"/>
          <w:marRight w:val="0"/>
          <w:marTop w:val="0"/>
          <w:marBottom w:val="0"/>
          <w:divBdr>
            <w:top w:val="none" w:sz="0" w:space="0" w:color="auto"/>
            <w:left w:val="none" w:sz="0" w:space="0" w:color="auto"/>
            <w:bottom w:val="none" w:sz="0" w:space="0" w:color="auto"/>
            <w:right w:val="none" w:sz="0" w:space="0" w:color="auto"/>
          </w:divBdr>
        </w:div>
        <w:div w:id="312487216">
          <w:marLeft w:val="480"/>
          <w:marRight w:val="0"/>
          <w:marTop w:val="0"/>
          <w:marBottom w:val="0"/>
          <w:divBdr>
            <w:top w:val="none" w:sz="0" w:space="0" w:color="auto"/>
            <w:left w:val="none" w:sz="0" w:space="0" w:color="auto"/>
            <w:bottom w:val="none" w:sz="0" w:space="0" w:color="auto"/>
            <w:right w:val="none" w:sz="0" w:space="0" w:color="auto"/>
          </w:divBdr>
        </w:div>
        <w:div w:id="317273038">
          <w:marLeft w:val="480"/>
          <w:marRight w:val="0"/>
          <w:marTop w:val="0"/>
          <w:marBottom w:val="0"/>
          <w:divBdr>
            <w:top w:val="none" w:sz="0" w:space="0" w:color="auto"/>
            <w:left w:val="none" w:sz="0" w:space="0" w:color="auto"/>
            <w:bottom w:val="none" w:sz="0" w:space="0" w:color="auto"/>
            <w:right w:val="none" w:sz="0" w:space="0" w:color="auto"/>
          </w:divBdr>
        </w:div>
        <w:div w:id="319888048">
          <w:marLeft w:val="480"/>
          <w:marRight w:val="0"/>
          <w:marTop w:val="0"/>
          <w:marBottom w:val="0"/>
          <w:divBdr>
            <w:top w:val="none" w:sz="0" w:space="0" w:color="auto"/>
            <w:left w:val="none" w:sz="0" w:space="0" w:color="auto"/>
            <w:bottom w:val="none" w:sz="0" w:space="0" w:color="auto"/>
            <w:right w:val="none" w:sz="0" w:space="0" w:color="auto"/>
          </w:divBdr>
        </w:div>
        <w:div w:id="324475980">
          <w:marLeft w:val="480"/>
          <w:marRight w:val="0"/>
          <w:marTop w:val="0"/>
          <w:marBottom w:val="0"/>
          <w:divBdr>
            <w:top w:val="none" w:sz="0" w:space="0" w:color="auto"/>
            <w:left w:val="none" w:sz="0" w:space="0" w:color="auto"/>
            <w:bottom w:val="none" w:sz="0" w:space="0" w:color="auto"/>
            <w:right w:val="none" w:sz="0" w:space="0" w:color="auto"/>
          </w:divBdr>
        </w:div>
        <w:div w:id="359824803">
          <w:marLeft w:val="480"/>
          <w:marRight w:val="0"/>
          <w:marTop w:val="0"/>
          <w:marBottom w:val="0"/>
          <w:divBdr>
            <w:top w:val="none" w:sz="0" w:space="0" w:color="auto"/>
            <w:left w:val="none" w:sz="0" w:space="0" w:color="auto"/>
            <w:bottom w:val="none" w:sz="0" w:space="0" w:color="auto"/>
            <w:right w:val="none" w:sz="0" w:space="0" w:color="auto"/>
          </w:divBdr>
        </w:div>
        <w:div w:id="408384027">
          <w:marLeft w:val="480"/>
          <w:marRight w:val="0"/>
          <w:marTop w:val="0"/>
          <w:marBottom w:val="0"/>
          <w:divBdr>
            <w:top w:val="none" w:sz="0" w:space="0" w:color="auto"/>
            <w:left w:val="none" w:sz="0" w:space="0" w:color="auto"/>
            <w:bottom w:val="none" w:sz="0" w:space="0" w:color="auto"/>
            <w:right w:val="none" w:sz="0" w:space="0" w:color="auto"/>
          </w:divBdr>
        </w:div>
        <w:div w:id="427427624">
          <w:marLeft w:val="480"/>
          <w:marRight w:val="0"/>
          <w:marTop w:val="0"/>
          <w:marBottom w:val="0"/>
          <w:divBdr>
            <w:top w:val="none" w:sz="0" w:space="0" w:color="auto"/>
            <w:left w:val="none" w:sz="0" w:space="0" w:color="auto"/>
            <w:bottom w:val="none" w:sz="0" w:space="0" w:color="auto"/>
            <w:right w:val="none" w:sz="0" w:space="0" w:color="auto"/>
          </w:divBdr>
        </w:div>
        <w:div w:id="430980605">
          <w:marLeft w:val="480"/>
          <w:marRight w:val="0"/>
          <w:marTop w:val="0"/>
          <w:marBottom w:val="0"/>
          <w:divBdr>
            <w:top w:val="none" w:sz="0" w:space="0" w:color="auto"/>
            <w:left w:val="none" w:sz="0" w:space="0" w:color="auto"/>
            <w:bottom w:val="none" w:sz="0" w:space="0" w:color="auto"/>
            <w:right w:val="none" w:sz="0" w:space="0" w:color="auto"/>
          </w:divBdr>
        </w:div>
        <w:div w:id="432169391">
          <w:marLeft w:val="480"/>
          <w:marRight w:val="0"/>
          <w:marTop w:val="0"/>
          <w:marBottom w:val="0"/>
          <w:divBdr>
            <w:top w:val="none" w:sz="0" w:space="0" w:color="auto"/>
            <w:left w:val="none" w:sz="0" w:space="0" w:color="auto"/>
            <w:bottom w:val="none" w:sz="0" w:space="0" w:color="auto"/>
            <w:right w:val="none" w:sz="0" w:space="0" w:color="auto"/>
          </w:divBdr>
        </w:div>
        <w:div w:id="479999201">
          <w:marLeft w:val="480"/>
          <w:marRight w:val="0"/>
          <w:marTop w:val="0"/>
          <w:marBottom w:val="0"/>
          <w:divBdr>
            <w:top w:val="none" w:sz="0" w:space="0" w:color="auto"/>
            <w:left w:val="none" w:sz="0" w:space="0" w:color="auto"/>
            <w:bottom w:val="none" w:sz="0" w:space="0" w:color="auto"/>
            <w:right w:val="none" w:sz="0" w:space="0" w:color="auto"/>
          </w:divBdr>
        </w:div>
        <w:div w:id="495802854">
          <w:marLeft w:val="480"/>
          <w:marRight w:val="0"/>
          <w:marTop w:val="0"/>
          <w:marBottom w:val="0"/>
          <w:divBdr>
            <w:top w:val="none" w:sz="0" w:space="0" w:color="auto"/>
            <w:left w:val="none" w:sz="0" w:space="0" w:color="auto"/>
            <w:bottom w:val="none" w:sz="0" w:space="0" w:color="auto"/>
            <w:right w:val="none" w:sz="0" w:space="0" w:color="auto"/>
          </w:divBdr>
        </w:div>
        <w:div w:id="551038365">
          <w:marLeft w:val="480"/>
          <w:marRight w:val="0"/>
          <w:marTop w:val="0"/>
          <w:marBottom w:val="0"/>
          <w:divBdr>
            <w:top w:val="none" w:sz="0" w:space="0" w:color="auto"/>
            <w:left w:val="none" w:sz="0" w:space="0" w:color="auto"/>
            <w:bottom w:val="none" w:sz="0" w:space="0" w:color="auto"/>
            <w:right w:val="none" w:sz="0" w:space="0" w:color="auto"/>
          </w:divBdr>
        </w:div>
        <w:div w:id="561520485">
          <w:marLeft w:val="480"/>
          <w:marRight w:val="0"/>
          <w:marTop w:val="0"/>
          <w:marBottom w:val="0"/>
          <w:divBdr>
            <w:top w:val="none" w:sz="0" w:space="0" w:color="auto"/>
            <w:left w:val="none" w:sz="0" w:space="0" w:color="auto"/>
            <w:bottom w:val="none" w:sz="0" w:space="0" w:color="auto"/>
            <w:right w:val="none" w:sz="0" w:space="0" w:color="auto"/>
          </w:divBdr>
        </w:div>
        <w:div w:id="587272108">
          <w:marLeft w:val="480"/>
          <w:marRight w:val="0"/>
          <w:marTop w:val="0"/>
          <w:marBottom w:val="0"/>
          <w:divBdr>
            <w:top w:val="none" w:sz="0" w:space="0" w:color="auto"/>
            <w:left w:val="none" w:sz="0" w:space="0" w:color="auto"/>
            <w:bottom w:val="none" w:sz="0" w:space="0" w:color="auto"/>
            <w:right w:val="none" w:sz="0" w:space="0" w:color="auto"/>
          </w:divBdr>
        </w:div>
        <w:div w:id="768157237">
          <w:marLeft w:val="480"/>
          <w:marRight w:val="0"/>
          <w:marTop w:val="0"/>
          <w:marBottom w:val="0"/>
          <w:divBdr>
            <w:top w:val="none" w:sz="0" w:space="0" w:color="auto"/>
            <w:left w:val="none" w:sz="0" w:space="0" w:color="auto"/>
            <w:bottom w:val="none" w:sz="0" w:space="0" w:color="auto"/>
            <w:right w:val="none" w:sz="0" w:space="0" w:color="auto"/>
          </w:divBdr>
        </w:div>
        <w:div w:id="788553169">
          <w:marLeft w:val="480"/>
          <w:marRight w:val="0"/>
          <w:marTop w:val="0"/>
          <w:marBottom w:val="0"/>
          <w:divBdr>
            <w:top w:val="none" w:sz="0" w:space="0" w:color="auto"/>
            <w:left w:val="none" w:sz="0" w:space="0" w:color="auto"/>
            <w:bottom w:val="none" w:sz="0" w:space="0" w:color="auto"/>
            <w:right w:val="none" w:sz="0" w:space="0" w:color="auto"/>
          </w:divBdr>
        </w:div>
        <w:div w:id="888881196">
          <w:marLeft w:val="480"/>
          <w:marRight w:val="0"/>
          <w:marTop w:val="0"/>
          <w:marBottom w:val="0"/>
          <w:divBdr>
            <w:top w:val="none" w:sz="0" w:space="0" w:color="auto"/>
            <w:left w:val="none" w:sz="0" w:space="0" w:color="auto"/>
            <w:bottom w:val="none" w:sz="0" w:space="0" w:color="auto"/>
            <w:right w:val="none" w:sz="0" w:space="0" w:color="auto"/>
          </w:divBdr>
        </w:div>
        <w:div w:id="899091805">
          <w:marLeft w:val="480"/>
          <w:marRight w:val="0"/>
          <w:marTop w:val="0"/>
          <w:marBottom w:val="0"/>
          <w:divBdr>
            <w:top w:val="none" w:sz="0" w:space="0" w:color="auto"/>
            <w:left w:val="none" w:sz="0" w:space="0" w:color="auto"/>
            <w:bottom w:val="none" w:sz="0" w:space="0" w:color="auto"/>
            <w:right w:val="none" w:sz="0" w:space="0" w:color="auto"/>
          </w:divBdr>
        </w:div>
        <w:div w:id="957838192">
          <w:marLeft w:val="480"/>
          <w:marRight w:val="0"/>
          <w:marTop w:val="0"/>
          <w:marBottom w:val="0"/>
          <w:divBdr>
            <w:top w:val="none" w:sz="0" w:space="0" w:color="auto"/>
            <w:left w:val="none" w:sz="0" w:space="0" w:color="auto"/>
            <w:bottom w:val="none" w:sz="0" w:space="0" w:color="auto"/>
            <w:right w:val="none" w:sz="0" w:space="0" w:color="auto"/>
          </w:divBdr>
        </w:div>
        <w:div w:id="995912343">
          <w:marLeft w:val="480"/>
          <w:marRight w:val="0"/>
          <w:marTop w:val="0"/>
          <w:marBottom w:val="0"/>
          <w:divBdr>
            <w:top w:val="none" w:sz="0" w:space="0" w:color="auto"/>
            <w:left w:val="none" w:sz="0" w:space="0" w:color="auto"/>
            <w:bottom w:val="none" w:sz="0" w:space="0" w:color="auto"/>
            <w:right w:val="none" w:sz="0" w:space="0" w:color="auto"/>
          </w:divBdr>
        </w:div>
        <w:div w:id="1021782246">
          <w:marLeft w:val="480"/>
          <w:marRight w:val="0"/>
          <w:marTop w:val="0"/>
          <w:marBottom w:val="0"/>
          <w:divBdr>
            <w:top w:val="none" w:sz="0" w:space="0" w:color="auto"/>
            <w:left w:val="none" w:sz="0" w:space="0" w:color="auto"/>
            <w:bottom w:val="none" w:sz="0" w:space="0" w:color="auto"/>
            <w:right w:val="none" w:sz="0" w:space="0" w:color="auto"/>
          </w:divBdr>
        </w:div>
        <w:div w:id="1028146334">
          <w:marLeft w:val="480"/>
          <w:marRight w:val="0"/>
          <w:marTop w:val="0"/>
          <w:marBottom w:val="0"/>
          <w:divBdr>
            <w:top w:val="none" w:sz="0" w:space="0" w:color="auto"/>
            <w:left w:val="none" w:sz="0" w:space="0" w:color="auto"/>
            <w:bottom w:val="none" w:sz="0" w:space="0" w:color="auto"/>
            <w:right w:val="none" w:sz="0" w:space="0" w:color="auto"/>
          </w:divBdr>
        </w:div>
        <w:div w:id="1030183714">
          <w:marLeft w:val="480"/>
          <w:marRight w:val="0"/>
          <w:marTop w:val="0"/>
          <w:marBottom w:val="0"/>
          <w:divBdr>
            <w:top w:val="none" w:sz="0" w:space="0" w:color="auto"/>
            <w:left w:val="none" w:sz="0" w:space="0" w:color="auto"/>
            <w:bottom w:val="none" w:sz="0" w:space="0" w:color="auto"/>
            <w:right w:val="none" w:sz="0" w:space="0" w:color="auto"/>
          </w:divBdr>
        </w:div>
        <w:div w:id="1061051315">
          <w:marLeft w:val="480"/>
          <w:marRight w:val="0"/>
          <w:marTop w:val="0"/>
          <w:marBottom w:val="0"/>
          <w:divBdr>
            <w:top w:val="none" w:sz="0" w:space="0" w:color="auto"/>
            <w:left w:val="none" w:sz="0" w:space="0" w:color="auto"/>
            <w:bottom w:val="none" w:sz="0" w:space="0" w:color="auto"/>
            <w:right w:val="none" w:sz="0" w:space="0" w:color="auto"/>
          </w:divBdr>
        </w:div>
        <w:div w:id="1075084914">
          <w:marLeft w:val="480"/>
          <w:marRight w:val="0"/>
          <w:marTop w:val="0"/>
          <w:marBottom w:val="0"/>
          <w:divBdr>
            <w:top w:val="none" w:sz="0" w:space="0" w:color="auto"/>
            <w:left w:val="none" w:sz="0" w:space="0" w:color="auto"/>
            <w:bottom w:val="none" w:sz="0" w:space="0" w:color="auto"/>
            <w:right w:val="none" w:sz="0" w:space="0" w:color="auto"/>
          </w:divBdr>
        </w:div>
        <w:div w:id="1086002356">
          <w:marLeft w:val="480"/>
          <w:marRight w:val="0"/>
          <w:marTop w:val="0"/>
          <w:marBottom w:val="0"/>
          <w:divBdr>
            <w:top w:val="none" w:sz="0" w:space="0" w:color="auto"/>
            <w:left w:val="none" w:sz="0" w:space="0" w:color="auto"/>
            <w:bottom w:val="none" w:sz="0" w:space="0" w:color="auto"/>
            <w:right w:val="none" w:sz="0" w:space="0" w:color="auto"/>
          </w:divBdr>
        </w:div>
        <w:div w:id="1095595910">
          <w:marLeft w:val="480"/>
          <w:marRight w:val="0"/>
          <w:marTop w:val="0"/>
          <w:marBottom w:val="0"/>
          <w:divBdr>
            <w:top w:val="none" w:sz="0" w:space="0" w:color="auto"/>
            <w:left w:val="none" w:sz="0" w:space="0" w:color="auto"/>
            <w:bottom w:val="none" w:sz="0" w:space="0" w:color="auto"/>
            <w:right w:val="none" w:sz="0" w:space="0" w:color="auto"/>
          </w:divBdr>
        </w:div>
        <w:div w:id="1151172263">
          <w:marLeft w:val="480"/>
          <w:marRight w:val="0"/>
          <w:marTop w:val="0"/>
          <w:marBottom w:val="0"/>
          <w:divBdr>
            <w:top w:val="none" w:sz="0" w:space="0" w:color="auto"/>
            <w:left w:val="none" w:sz="0" w:space="0" w:color="auto"/>
            <w:bottom w:val="none" w:sz="0" w:space="0" w:color="auto"/>
            <w:right w:val="none" w:sz="0" w:space="0" w:color="auto"/>
          </w:divBdr>
        </w:div>
        <w:div w:id="1153252320">
          <w:marLeft w:val="480"/>
          <w:marRight w:val="0"/>
          <w:marTop w:val="0"/>
          <w:marBottom w:val="0"/>
          <w:divBdr>
            <w:top w:val="none" w:sz="0" w:space="0" w:color="auto"/>
            <w:left w:val="none" w:sz="0" w:space="0" w:color="auto"/>
            <w:bottom w:val="none" w:sz="0" w:space="0" w:color="auto"/>
            <w:right w:val="none" w:sz="0" w:space="0" w:color="auto"/>
          </w:divBdr>
        </w:div>
        <w:div w:id="1168864960">
          <w:marLeft w:val="480"/>
          <w:marRight w:val="0"/>
          <w:marTop w:val="0"/>
          <w:marBottom w:val="0"/>
          <w:divBdr>
            <w:top w:val="none" w:sz="0" w:space="0" w:color="auto"/>
            <w:left w:val="none" w:sz="0" w:space="0" w:color="auto"/>
            <w:bottom w:val="none" w:sz="0" w:space="0" w:color="auto"/>
            <w:right w:val="none" w:sz="0" w:space="0" w:color="auto"/>
          </w:divBdr>
        </w:div>
        <w:div w:id="1171990827">
          <w:marLeft w:val="480"/>
          <w:marRight w:val="0"/>
          <w:marTop w:val="0"/>
          <w:marBottom w:val="0"/>
          <w:divBdr>
            <w:top w:val="none" w:sz="0" w:space="0" w:color="auto"/>
            <w:left w:val="none" w:sz="0" w:space="0" w:color="auto"/>
            <w:bottom w:val="none" w:sz="0" w:space="0" w:color="auto"/>
            <w:right w:val="none" w:sz="0" w:space="0" w:color="auto"/>
          </w:divBdr>
        </w:div>
        <w:div w:id="1194198416">
          <w:marLeft w:val="480"/>
          <w:marRight w:val="0"/>
          <w:marTop w:val="0"/>
          <w:marBottom w:val="0"/>
          <w:divBdr>
            <w:top w:val="none" w:sz="0" w:space="0" w:color="auto"/>
            <w:left w:val="none" w:sz="0" w:space="0" w:color="auto"/>
            <w:bottom w:val="none" w:sz="0" w:space="0" w:color="auto"/>
            <w:right w:val="none" w:sz="0" w:space="0" w:color="auto"/>
          </w:divBdr>
        </w:div>
        <w:div w:id="1255046288">
          <w:marLeft w:val="480"/>
          <w:marRight w:val="0"/>
          <w:marTop w:val="0"/>
          <w:marBottom w:val="0"/>
          <w:divBdr>
            <w:top w:val="none" w:sz="0" w:space="0" w:color="auto"/>
            <w:left w:val="none" w:sz="0" w:space="0" w:color="auto"/>
            <w:bottom w:val="none" w:sz="0" w:space="0" w:color="auto"/>
            <w:right w:val="none" w:sz="0" w:space="0" w:color="auto"/>
          </w:divBdr>
        </w:div>
        <w:div w:id="1270622797">
          <w:marLeft w:val="480"/>
          <w:marRight w:val="0"/>
          <w:marTop w:val="0"/>
          <w:marBottom w:val="0"/>
          <w:divBdr>
            <w:top w:val="none" w:sz="0" w:space="0" w:color="auto"/>
            <w:left w:val="none" w:sz="0" w:space="0" w:color="auto"/>
            <w:bottom w:val="none" w:sz="0" w:space="0" w:color="auto"/>
            <w:right w:val="none" w:sz="0" w:space="0" w:color="auto"/>
          </w:divBdr>
        </w:div>
        <w:div w:id="1326931187">
          <w:marLeft w:val="480"/>
          <w:marRight w:val="0"/>
          <w:marTop w:val="0"/>
          <w:marBottom w:val="0"/>
          <w:divBdr>
            <w:top w:val="none" w:sz="0" w:space="0" w:color="auto"/>
            <w:left w:val="none" w:sz="0" w:space="0" w:color="auto"/>
            <w:bottom w:val="none" w:sz="0" w:space="0" w:color="auto"/>
            <w:right w:val="none" w:sz="0" w:space="0" w:color="auto"/>
          </w:divBdr>
        </w:div>
        <w:div w:id="1383554781">
          <w:marLeft w:val="480"/>
          <w:marRight w:val="0"/>
          <w:marTop w:val="0"/>
          <w:marBottom w:val="0"/>
          <w:divBdr>
            <w:top w:val="none" w:sz="0" w:space="0" w:color="auto"/>
            <w:left w:val="none" w:sz="0" w:space="0" w:color="auto"/>
            <w:bottom w:val="none" w:sz="0" w:space="0" w:color="auto"/>
            <w:right w:val="none" w:sz="0" w:space="0" w:color="auto"/>
          </w:divBdr>
        </w:div>
        <w:div w:id="1468626282">
          <w:marLeft w:val="480"/>
          <w:marRight w:val="0"/>
          <w:marTop w:val="0"/>
          <w:marBottom w:val="0"/>
          <w:divBdr>
            <w:top w:val="none" w:sz="0" w:space="0" w:color="auto"/>
            <w:left w:val="none" w:sz="0" w:space="0" w:color="auto"/>
            <w:bottom w:val="none" w:sz="0" w:space="0" w:color="auto"/>
            <w:right w:val="none" w:sz="0" w:space="0" w:color="auto"/>
          </w:divBdr>
        </w:div>
        <w:div w:id="1485122515">
          <w:marLeft w:val="480"/>
          <w:marRight w:val="0"/>
          <w:marTop w:val="0"/>
          <w:marBottom w:val="0"/>
          <w:divBdr>
            <w:top w:val="none" w:sz="0" w:space="0" w:color="auto"/>
            <w:left w:val="none" w:sz="0" w:space="0" w:color="auto"/>
            <w:bottom w:val="none" w:sz="0" w:space="0" w:color="auto"/>
            <w:right w:val="none" w:sz="0" w:space="0" w:color="auto"/>
          </w:divBdr>
        </w:div>
        <w:div w:id="1493453319">
          <w:marLeft w:val="480"/>
          <w:marRight w:val="0"/>
          <w:marTop w:val="0"/>
          <w:marBottom w:val="0"/>
          <w:divBdr>
            <w:top w:val="none" w:sz="0" w:space="0" w:color="auto"/>
            <w:left w:val="none" w:sz="0" w:space="0" w:color="auto"/>
            <w:bottom w:val="none" w:sz="0" w:space="0" w:color="auto"/>
            <w:right w:val="none" w:sz="0" w:space="0" w:color="auto"/>
          </w:divBdr>
        </w:div>
        <w:div w:id="1558935274">
          <w:marLeft w:val="480"/>
          <w:marRight w:val="0"/>
          <w:marTop w:val="0"/>
          <w:marBottom w:val="0"/>
          <w:divBdr>
            <w:top w:val="none" w:sz="0" w:space="0" w:color="auto"/>
            <w:left w:val="none" w:sz="0" w:space="0" w:color="auto"/>
            <w:bottom w:val="none" w:sz="0" w:space="0" w:color="auto"/>
            <w:right w:val="none" w:sz="0" w:space="0" w:color="auto"/>
          </w:divBdr>
        </w:div>
        <w:div w:id="1589072565">
          <w:marLeft w:val="480"/>
          <w:marRight w:val="0"/>
          <w:marTop w:val="0"/>
          <w:marBottom w:val="0"/>
          <w:divBdr>
            <w:top w:val="none" w:sz="0" w:space="0" w:color="auto"/>
            <w:left w:val="none" w:sz="0" w:space="0" w:color="auto"/>
            <w:bottom w:val="none" w:sz="0" w:space="0" w:color="auto"/>
            <w:right w:val="none" w:sz="0" w:space="0" w:color="auto"/>
          </w:divBdr>
        </w:div>
        <w:div w:id="1605648087">
          <w:marLeft w:val="480"/>
          <w:marRight w:val="0"/>
          <w:marTop w:val="0"/>
          <w:marBottom w:val="0"/>
          <w:divBdr>
            <w:top w:val="none" w:sz="0" w:space="0" w:color="auto"/>
            <w:left w:val="none" w:sz="0" w:space="0" w:color="auto"/>
            <w:bottom w:val="none" w:sz="0" w:space="0" w:color="auto"/>
            <w:right w:val="none" w:sz="0" w:space="0" w:color="auto"/>
          </w:divBdr>
        </w:div>
        <w:div w:id="1639187997">
          <w:marLeft w:val="480"/>
          <w:marRight w:val="0"/>
          <w:marTop w:val="0"/>
          <w:marBottom w:val="0"/>
          <w:divBdr>
            <w:top w:val="none" w:sz="0" w:space="0" w:color="auto"/>
            <w:left w:val="none" w:sz="0" w:space="0" w:color="auto"/>
            <w:bottom w:val="none" w:sz="0" w:space="0" w:color="auto"/>
            <w:right w:val="none" w:sz="0" w:space="0" w:color="auto"/>
          </w:divBdr>
        </w:div>
        <w:div w:id="1642079360">
          <w:marLeft w:val="480"/>
          <w:marRight w:val="0"/>
          <w:marTop w:val="0"/>
          <w:marBottom w:val="0"/>
          <w:divBdr>
            <w:top w:val="none" w:sz="0" w:space="0" w:color="auto"/>
            <w:left w:val="none" w:sz="0" w:space="0" w:color="auto"/>
            <w:bottom w:val="none" w:sz="0" w:space="0" w:color="auto"/>
            <w:right w:val="none" w:sz="0" w:space="0" w:color="auto"/>
          </w:divBdr>
        </w:div>
        <w:div w:id="1650940819">
          <w:marLeft w:val="480"/>
          <w:marRight w:val="0"/>
          <w:marTop w:val="0"/>
          <w:marBottom w:val="0"/>
          <w:divBdr>
            <w:top w:val="none" w:sz="0" w:space="0" w:color="auto"/>
            <w:left w:val="none" w:sz="0" w:space="0" w:color="auto"/>
            <w:bottom w:val="none" w:sz="0" w:space="0" w:color="auto"/>
            <w:right w:val="none" w:sz="0" w:space="0" w:color="auto"/>
          </w:divBdr>
        </w:div>
        <w:div w:id="1696228121">
          <w:marLeft w:val="480"/>
          <w:marRight w:val="0"/>
          <w:marTop w:val="0"/>
          <w:marBottom w:val="0"/>
          <w:divBdr>
            <w:top w:val="none" w:sz="0" w:space="0" w:color="auto"/>
            <w:left w:val="none" w:sz="0" w:space="0" w:color="auto"/>
            <w:bottom w:val="none" w:sz="0" w:space="0" w:color="auto"/>
            <w:right w:val="none" w:sz="0" w:space="0" w:color="auto"/>
          </w:divBdr>
        </w:div>
        <w:div w:id="1735159935">
          <w:marLeft w:val="480"/>
          <w:marRight w:val="0"/>
          <w:marTop w:val="0"/>
          <w:marBottom w:val="0"/>
          <w:divBdr>
            <w:top w:val="none" w:sz="0" w:space="0" w:color="auto"/>
            <w:left w:val="none" w:sz="0" w:space="0" w:color="auto"/>
            <w:bottom w:val="none" w:sz="0" w:space="0" w:color="auto"/>
            <w:right w:val="none" w:sz="0" w:space="0" w:color="auto"/>
          </w:divBdr>
        </w:div>
        <w:div w:id="1766536933">
          <w:marLeft w:val="480"/>
          <w:marRight w:val="0"/>
          <w:marTop w:val="0"/>
          <w:marBottom w:val="0"/>
          <w:divBdr>
            <w:top w:val="none" w:sz="0" w:space="0" w:color="auto"/>
            <w:left w:val="none" w:sz="0" w:space="0" w:color="auto"/>
            <w:bottom w:val="none" w:sz="0" w:space="0" w:color="auto"/>
            <w:right w:val="none" w:sz="0" w:space="0" w:color="auto"/>
          </w:divBdr>
        </w:div>
        <w:div w:id="1897207062">
          <w:marLeft w:val="480"/>
          <w:marRight w:val="0"/>
          <w:marTop w:val="0"/>
          <w:marBottom w:val="0"/>
          <w:divBdr>
            <w:top w:val="none" w:sz="0" w:space="0" w:color="auto"/>
            <w:left w:val="none" w:sz="0" w:space="0" w:color="auto"/>
            <w:bottom w:val="none" w:sz="0" w:space="0" w:color="auto"/>
            <w:right w:val="none" w:sz="0" w:space="0" w:color="auto"/>
          </w:divBdr>
        </w:div>
        <w:div w:id="1926376067">
          <w:marLeft w:val="480"/>
          <w:marRight w:val="0"/>
          <w:marTop w:val="0"/>
          <w:marBottom w:val="0"/>
          <w:divBdr>
            <w:top w:val="none" w:sz="0" w:space="0" w:color="auto"/>
            <w:left w:val="none" w:sz="0" w:space="0" w:color="auto"/>
            <w:bottom w:val="none" w:sz="0" w:space="0" w:color="auto"/>
            <w:right w:val="none" w:sz="0" w:space="0" w:color="auto"/>
          </w:divBdr>
        </w:div>
        <w:div w:id="1946577879">
          <w:marLeft w:val="480"/>
          <w:marRight w:val="0"/>
          <w:marTop w:val="0"/>
          <w:marBottom w:val="0"/>
          <w:divBdr>
            <w:top w:val="none" w:sz="0" w:space="0" w:color="auto"/>
            <w:left w:val="none" w:sz="0" w:space="0" w:color="auto"/>
            <w:bottom w:val="none" w:sz="0" w:space="0" w:color="auto"/>
            <w:right w:val="none" w:sz="0" w:space="0" w:color="auto"/>
          </w:divBdr>
        </w:div>
        <w:div w:id="1958683896">
          <w:marLeft w:val="480"/>
          <w:marRight w:val="0"/>
          <w:marTop w:val="0"/>
          <w:marBottom w:val="0"/>
          <w:divBdr>
            <w:top w:val="none" w:sz="0" w:space="0" w:color="auto"/>
            <w:left w:val="none" w:sz="0" w:space="0" w:color="auto"/>
            <w:bottom w:val="none" w:sz="0" w:space="0" w:color="auto"/>
            <w:right w:val="none" w:sz="0" w:space="0" w:color="auto"/>
          </w:divBdr>
        </w:div>
        <w:div w:id="1995065256">
          <w:marLeft w:val="480"/>
          <w:marRight w:val="0"/>
          <w:marTop w:val="0"/>
          <w:marBottom w:val="0"/>
          <w:divBdr>
            <w:top w:val="none" w:sz="0" w:space="0" w:color="auto"/>
            <w:left w:val="none" w:sz="0" w:space="0" w:color="auto"/>
            <w:bottom w:val="none" w:sz="0" w:space="0" w:color="auto"/>
            <w:right w:val="none" w:sz="0" w:space="0" w:color="auto"/>
          </w:divBdr>
        </w:div>
        <w:div w:id="2049791943">
          <w:marLeft w:val="480"/>
          <w:marRight w:val="0"/>
          <w:marTop w:val="0"/>
          <w:marBottom w:val="0"/>
          <w:divBdr>
            <w:top w:val="none" w:sz="0" w:space="0" w:color="auto"/>
            <w:left w:val="none" w:sz="0" w:space="0" w:color="auto"/>
            <w:bottom w:val="none" w:sz="0" w:space="0" w:color="auto"/>
            <w:right w:val="none" w:sz="0" w:space="0" w:color="auto"/>
          </w:divBdr>
        </w:div>
        <w:div w:id="2111125648">
          <w:marLeft w:val="480"/>
          <w:marRight w:val="0"/>
          <w:marTop w:val="0"/>
          <w:marBottom w:val="0"/>
          <w:divBdr>
            <w:top w:val="none" w:sz="0" w:space="0" w:color="auto"/>
            <w:left w:val="none" w:sz="0" w:space="0" w:color="auto"/>
            <w:bottom w:val="none" w:sz="0" w:space="0" w:color="auto"/>
            <w:right w:val="none" w:sz="0" w:space="0" w:color="auto"/>
          </w:divBdr>
        </w:div>
        <w:div w:id="2124297599">
          <w:marLeft w:val="480"/>
          <w:marRight w:val="0"/>
          <w:marTop w:val="0"/>
          <w:marBottom w:val="0"/>
          <w:divBdr>
            <w:top w:val="none" w:sz="0" w:space="0" w:color="auto"/>
            <w:left w:val="none" w:sz="0" w:space="0" w:color="auto"/>
            <w:bottom w:val="none" w:sz="0" w:space="0" w:color="auto"/>
            <w:right w:val="none" w:sz="0" w:space="0" w:color="auto"/>
          </w:divBdr>
        </w:div>
      </w:divsChild>
    </w:div>
    <w:div w:id="1529831867">
      <w:bodyDiv w:val="1"/>
      <w:marLeft w:val="0"/>
      <w:marRight w:val="0"/>
      <w:marTop w:val="0"/>
      <w:marBottom w:val="0"/>
      <w:divBdr>
        <w:top w:val="none" w:sz="0" w:space="0" w:color="auto"/>
        <w:left w:val="none" w:sz="0" w:space="0" w:color="auto"/>
        <w:bottom w:val="none" w:sz="0" w:space="0" w:color="auto"/>
        <w:right w:val="none" w:sz="0" w:space="0" w:color="auto"/>
      </w:divBdr>
      <w:divsChild>
        <w:div w:id="28576965">
          <w:marLeft w:val="480"/>
          <w:marRight w:val="0"/>
          <w:marTop w:val="0"/>
          <w:marBottom w:val="0"/>
          <w:divBdr>
            <w:top w:val="none" w:sz="0" w:space="0" w:color="auto"/>
            <w:left w:val="none" w:sz="0" w:space="0" w:color="auto"/>
            <w:bottom w:val="none" w:sz="0" w:space="0" w:color="auto"/>
            <w:right w:val="none" w:sz="0" w:space="0" w:color="auto"/>
          </w:divBdr>
        </w:div>
        <w:div w:id="52431369">
          <w:marLeft w:val="480"/>
          <w:marRight w:val="0"/>
          <w:marTop w:val="0"/>
          <w:marBottom w:val="0"/>
          <w:divBdr>
            <w:top w:val="none" w:sz="0" w:space="0" w:color="auto"/>
            <w:left w:val="none" w:sz="0" w:space="0" w:color="auto"/>
            <w:bottom w:val="none" w:sz="0" w:space="0" w:color="auto"/>
            <w:right w:val="none" w:sz="0" w:space="0" w:color="auto"/>
          </w:divBdr>
        </w:div>
        <w:div w:id="74061077">
          <w:marLeft w:val="480"/>
          <w:marRight w:val="0"/>
          <w:marTop w:val="0"/>
          <w:marBottom w:val="0"/>
          <w:divBdr>
            <w:top w:val="none" w:sz="0" w:space="0" w:color="auto"/>
            <w:left w:val="none" w:sz="0" w:space="0" w:color="auto"/>
            <w:bottom w:val="none" w:sz="0" w:space="0" w:color="auto"/>
            <w:right w:val="none" w:sz="0" w:space="0" w:color="auto"/>
          </w:divBdr>
        </w:div>
        <w:div w:id="76873751">
          <w:marLeft w:val="480"/>
          <w:marRight w:val="0"/>
          <w:marTop w:val="0"/>
          <w:marBottom w:val="0"/>
          <w:divBdr>
            <w:top w:val="none" w:sz="0" w:space="0" w:color="auto"/>
            <w:left w:val="none" w:sz="0" w:space="0" w:color="auto"/>
            <w:bottom w:val="none" w:sz="0" w:space="0" w:color="auto"/>
            <w:right w:val="none" w:sz="0" w:space="0" w:color="auto"/>
          </w:divBdr>
        </w:div>
        <w:div w:id="114561898">
          <w:marLeft w:val="480"/>
          <w:marRight w:val="0"/>
          <w:marTop w:val="0"/>
          <w:marBottom w:val="0"/>
          <w:divBdr>
            <w:top w:val="none" w:sz="0" w:space="0" w:color="auto"/>
            <w:left w:val="none" w:sz="0" w:space="0" w:color="auto"/>
            <w:bottom w:val="none" w:sz="0" w:space="0" w:color="auto"/>
            <w:right w:val="none" w:sz="0" w:space="0" w:color="auto"/>
          </w:divBdr>
        </w:div>
        <w:div w:id="166214681">
          <w:marLeft w:val="480"/>
          <w:marRight w:val="0"/>
          <w:marTop w:val="0"/>
          <w:marBottom w:val="0"/>
          <w:divBdr>
            <w:top w:val="none" w:sz="0" w:space="0" w:color="auto"/>
            <w:left w:val="none" w:sz="0" w:space="0" w:color="auto"/>
            <w:bottom w:val="none" w:sz="0" w:space="0" w:color="auto"/>
            <w:right w:val="none" w:sz="0" w:space="0" w:color="auto"/>
          </w:divBdr>
        </w:div>
        <w:div w:id="277025181">
          <w:marLeft w:val="480"/>
          <w:marRight w:val="0"/>
          <w:marTop w:val="0"/>
          <w:marBottom w:val="0"/>
          <w:divBdr>
            <w:top w:val="none" w:sz="0" w:space="0" w:color="auto"/>
            <w:left w:val="none" w:sz="0" w:space="0" w:color="auto"/>
            <w:bottom w:val="none" w:sz="0" w:space="0" w:color="auto"/>
            <w:right w:val="none" w:sz="0" w:space="0" w:color="auto"/>
          </w:divBdr>
        </w:div>
        <w:div w:id="298804195">
          <w:marLeft w:val="480"/>
          <w:marRight w:val="0"/>
          <w:marTop w:val="0"/>
          <w:marBottom w:val="0"/>
          <w:divBdr>
            <w:top w:val="none" w:sz="0" w:space="0" w:color="auto"/>
            <w:left w:val="none" w:sz="0" w:space="0" w:color="auto"/>
            <w:bottom w:val="none" w:sz="0" w:space="0" w:color="auto"/>
            <w:right w:val="none" w:sz="0" w:space="0" w:color="auto"/>
          </w:divBdr>
        </w:div>
        <w:div w:id="330641813">
          <w:marLeft w:val="480"/>
          <w:marRight w:val="0"/>
          <w:marTop w:val="0"/>
          <w:marBottom w:val="0"/>
          <w:divBdr>
            <w:top w:val="none" w:sz="0" w:space="0" w:color="auto"/>
            <w:left w:val="none" w:sz="0" w:space="0" w:color="auto"/>
            <w:bottom w:val="none" w:sz="0" w:space="0" w:color="auto"/>
            <w:right w:val="none" w:sz="0" w:space="0" w:color="auto"/>
          </w:divBdr>
        </w:div>
        <w:div w:id="342247389">
          <w:marLeft w:val="480"/>
          <w:marRight w:val="0"/>
          <w:marTop w:val="0"/>
          <w:marBottom w:val="0"/>
          <w:divBdr>
            <w:top w:val="none" w:sz="0" w:space="0" w:color="auto"/>
            <w:left w:val="none" w:sz="0" w:space="0" w:color="auto"/>
            <w:bottom w:val="none" w:sz="0" w:space="0" w:color="auto"/>
            <w:right w:val="none" w:sz="0" w:space="0" w:color="auto"/>
          </w:divBdr>
        </w:div>
        <w:div w:id="361980018">
          <w:marLeft w:val="480"/>
          <w:marRight w:val="0"/>
          <w:marTop w:val="0"/>
          <w:marBottom w:val="0"/>
          <w:divBdr>
            <w:top w:val="none" w:sz="0" w:space="0" w:color="auto"/>
            <w:left w:val="none" w:sz="0" w:space="0" w:color="auto"/>
            <w:bottom w:val="none" w:sz="0" w:space="0" w:color="auto"/>
            <w:right w:val="none" w:sz="0" w:space="0" w:color="auto"/>
          </w:divBdr>
        </w:div>
        <w:div w:id="381101252">
          <w:marLeft w:val="480"/>
          <w:marRight w:val="0"/>
          <w:marTop w:val="0"/>
          <w:marBottom w:val="0"/>
          <w:divBdr>
            <w:top w:val="none" w:sz="0" w:space="0" w:color="auto"/>
            <w:left w:val="none" w:sz="0" w:space="0" w:color="auto"/>
            <w:bottom w:val="none" w:sz="0" w:space="0" w:color="auto"/>
            <w:right w:val="none" w:sz="0" w:space="0" w:color="auto"/>
          </w:divBdr>
        </w:div>
        <w:div w:id="433671428">
          <w:marLeft w:val="480"/>
          <w:marRight w:val="0"/>
          <w:marTop w:val="0"/>
          <w:marBottom w:val="0"/>
          <w:divBdr>
            <w:top w:val="none" w:sz="0" w:space="0" w:color="auto"/>
            <w:left w:val="none" w:sz="0" w:space="0" w:color="auto"/>
            <w:bottom w:val="none" w:sz="0" w:space="0" w:color="auto"/>
            <w:right w:val="none" w:sz="0" w:space="0" w:color="auto"/>
          </w:divBdr>
        </w:div>
        <w:div w:id="443110630">
          <w:marLeft w:val="480"/>
          <w:marRight w:val="0"/>
          <w:marTop w:val="0"/>
          <w:marBottom w:val="0"/>
          <w:divBdr>
            <w:top w:val="none" w:sz="0" w:space="0" w:color="auto"/>
            <w:left w:val="none" w:sz="0" w:space="0" w:color="auto"/>
            <w:bottom w:val="none" w:sz="0" w:space="0" w:color="auto"/>
            <w:right w:val="none" w:sz="0" w:space="0" w:color="auto"/>
          </w:divBdr>
        </w:div>
        <w:div w:id="445075573">
          <w:marLeft w:val="480"/>
          <w:marRight w:val="0"/>
          <w:marTop w:val="0"/>
          <w:marBottom w:val="0"/>
          <w:divBdr>
            <w:top w:val="none" w:sz="0" w:space="0" w:color="auto"/>
            <w:left w:val="none" w:sz="0" w:space="0" w:color="auto"/>
            <w:bottom w:val="none" w:sz="0" w:space="0" w:color="auto"/>
            <w:right w:val="none" w:sz="0" w:space="0" w:color="auto"/>
          </w:divBdr>
        </w:div>
        <w:div w:id="503276606">
          <w:marLeft w:val="480"/>
          <w:marRight w:val="0"/>
          <w:marTop w:val="0"/>
          <w:marBottom w:val="0"/>
          <w:divBdr>
            <w:top w:val="none" w:sz="0" w:space="0" w:color="auto"/>
            <w:left w:val="none" w:sz="0" w:space="0" w:color="auto"/>
            <w:bottom w:val="none" w:sz="0" w:space="0" w:color="auto"/>
            <w:right w:val="none" w:sz="0" w:space="0" w:color="auto"/>
          </w:divBdr>
        </w:div>
        <w:div w:id="546599624">
          <w:marLeft w:val="480"/>
          <w:marRight w:val="0"/>
          <w:marTop w:val="0"/>
          <w:marBottom w:val="0"/>
          <w:divBdr>
            <w:top w:val="none" w:sz="0" w:space="0" w:color="auto"/>
            <w:left w:val="none" w:sz="0" w:space="0" w:color="auto"/>
            <w:bottom w:val="none" w:sz="0" w:space="0" w:color="auto"/>
            <w:right w:val="none" w:sz="0" w:space="0" w:color="auto"/>
          </w:divBdr>
        </w:div>
        <w:div w:id="604270179">
          <w:marLeft w:val="480"/>
          <w:marRight w:val="0"/>
          <w:marTop w:val="0"/>
          <w:marBottom w:val="0"/>
          <w:divBdr>
            <w:top w:val="none" w:sz="0" w:space="0" w:color="auto"/>
            <w:left w:val="none" w:sz="0" w:space="0" w:color="auto"/>
            <w:bottom w:val="none" w:sz="0" w:space="0" w:color="auto"/>
            <w:right w:val="none" w:sz="0" w:space="0" w:color="auto"/>
          </w:divBdr>
        </w:div>
        <w:div w:id="636422100">
          <w:marLeft w:val="480"/>
          <w:marRight w:val="0"/>
          <w:marTop w:val="0"/>
          <w:marBottom w:val="0"/>
          <w:divBdr>
            <w:top w:val="none" w:sz="0" w:space="0" w:color="auto"/>
            <w:left w:val="none" w:sz="0" w:space="0" w:color="auto"/>
            <w:bottom w:val="none" w:sz="0" w:space="0" w:color="auto"/>
            <w:right w:val="none" w:sz="0" w:space="0" w:color="auto"/>
          </w:divBdr>
        </w:div>
        <w:div w:id="639306901">
          <w:marLeft w:val="480"/>
          <w:marRight w:val="0"/>
          <w:marTop w:val="0"/>
          <w:marBottom w:val="0"/>
          <w:divBdr>
            <w:top w:val="none" w:sz="0" w:space="0" w:color="auto"/>
            <w:left w:val="none" w:sz="0" w:space="0" w:color="auto"/>
            <w:bottom w:val="none" w:sz="0" w:space="0" w:color="auto"/>
            <w:right w:val="none" w:sz="0" w:space="0" w:color="auto"/>
          </w:divBdr>
        </w:div>
        <w:div w:id="720784205">
          <w:marLeft w:val="480"/>
          <w:marRight w:val="0"/>
          <w:marTop w:val="0"/>
          <w:marBottom w:val="0"/>
          <w:divBdr>
            <w:top w:val="none" w:sz="0" w:space="0" w:color="auto"/>
            <w:left w:val="none" w:sz="0" w:space="0" w:color="auto"/>
            <w:bottom w:val="none" w:sz="0" w:space="0" w:color="auto"/>
            <w:right w:val="none" w:sz="0" w:space="0" w:color="auto"/>
          </w:divBdr>
        </w:div>
        <w:div w:id="755631965">
          <w:marLeft w:val="480"/>
          <w:marRight w:val="0"/>
          <w:marTop w:val="0"/>
          <w:marBottom w:val="0"/>
          <w:divBdr>
            <w:top w:val="none" w:sz="0" w:space="0" w:color="auto"/>
            <w:left w:val="none" w:sz="0" w:space="0" w:color="auto"/>
            <w:bottom w:val="none" w:sz="0" w:space="0" w:color="auto"/>
            <w:right w:val="none" w:sz="0" w:space="0" w:color="auto"/>
          </w:divBdr>
        </w:div>
        <w:div w:id="801001434">
          <w:marLeft w:val="480"/>
          <w:marRight w:val="0"/>
          <w:marTop w:val="0"/>
          <w:marBottom w:val="0"/>
          <w:divBdr>
            <w:top w:val="none" w:sz="0" w:space="0" w:color="auto"/>
            <w:left w:val="none" w:sz="0" w:space="0" w:color="auto"/>
            <w:bottom w:val="none" w:sz="0" w:space="0" w:color="auto"/>
            <w:right w:val="none" w:sz="0" w:space="0" w:color="auto"/>
          </w:divBdr>
        </w:div>
        <w:div w:id="813526936">
          <w:marLeft w:val="480"/>
          <w:marRight w:val="0"/>
          <w:marTop w:val="0"/>
          <w:marBottom w:val="0"/>
          <w:divBdr>
            <w:top w:val="none" w:sz="0" w:space="0" w:color="auto"/>
            <w:left w:val="none" w:sz="0" w:space="0" w:color="auto"/>
            <w:bottom w:val="none" w:sz="0" w:space="0" w:color="auto"/>
            <w:right w:val="none" w:sz="0" w:space="0" w:color="auto"/>
          </w:divBdr>
        </w:div>
        <w:div w:id="838038761">
          <w:marLeft w:val="480"/>
          <w:marRight w:val="0"/>
          <w:marTop w:val="0"/>
          <w:marBottom w:val="0"/>
          <w:divBdr>
            <w:top w:val="none" w:sz="0" w:space="0" w:color="auto"/>
            <w:left w:val="none" w:sz="0" w:space="0" w:color="auto"/>
            <w:bottom w:val="none" w:sz="0" w:space="0" w:color="auto"/>
            <w:right w:val="none" w:sz="0" w:space="0" w:color="auto"/>
          </w:divBdr>
        </w:div>
        <w:div w:id="891312311">
          <w:marLeft w:val="480"/>
          <w:marRight w:val="0"/>
          <w:marTop w:val="0"/>
          <w:marBottom w:val="0"/>
          <w:divBdr>
            <w:top w:val="none" w:sz="0" w:space="0" w:color="auto"/>
            <w:left w:val="none" w:sz="0" w:space="0" w:color="auto"/>
            <w:bottom w:val="none" w:sz="0" w:space="0" w:color="auto"/>
            <w:right w:val="none" w:sz="0" w:space="0" w:color="auto"/>
          </w:divBdr>
        </w:div>
        <w:div w:id="936913779">
          <w:marLeft w:val="480"/>
          <w:marRight w:val="0"/>
          <w:marTop w:val="0"/>
          <w:marBottom w:val="0"/>
          <w:divBdr>
            <w:top w:val="none" w:sz="0" w:space="0" w:color="auto"/>
            <w:left w:val="none" w:sz="0" w:space="0" w:color="auto"/>
            <w:bottom w:val="none" w:sz="0" w:space="0" w:color="auto"/>
            <w:right w:val="none" w:sz="0" w:space="0" w:color="auto"/>
          </w:divBdr>
        </w:div>
        <w:div w:id="956639653">
          <w:marLeft w:val="480"/>
          <w:marRight w:val="0"/>
          <w:marTop w:val="0"/>
          <w:marBottom w:val="0"/>
          <w:divBdr>
            <w:top w:val="none" w:sz="0" w:space="0" w:color="auto"/>
            <w:left w:val="none" w:sz="0" w:space="0" w:color="auto"/>
            <w:bottom w:val="none" w:sz="0" w:space="0" w:color="auto"/>
            <w:right w:val="none" w:sz="0" w:space="0" w:color="auto"/>
          </w:divBdr>
        </w:div>
        <w:div w:id="963735990">
          <w:marLeft w:val="480"/>
          <w:marRight w:val="0"/>
          <w:marTop w:val="0"/>
          <w:marBottom w:val="0"/>
          <w:divBdr>
            <w:top w:val="none" w:sz="0" w:space="0" w:color="auto"/>
            <w:left w:val="none" w:sz="0" w:space="0" w:color="auto"/>
            <w:bottom w:val="none" w:sz="0" w:space="0" w:color="auto"/>
            <w:right w:val="none" w:sz="0" w:space="0" w:color="auto"/>
          </w:divBdr>
        </w:div>
        <w:div w:id="982856425">
          <w:marLeft w:val="480"/>
          <w:marRight w:val="0"/>
          <w:marTop w:val="0"/>
          <w:marBottom w:val="0"/>
          <w:divBdr>
            <w:top w:val="none" w:sz="0" w:space="0" w:color="auto"/>
            <w:left w:val="none" w:sz="0" w:space="0" w:color="auto"/>
            <w:bottom w:val="none" w:sz="0" w:space="0" w:color="auto"/>
            <w:right w:val="none" w:sz="0" w:space="0" w:color="auto"/>
          </w:divBdr>
        </w:div>
        <w:div w:id="988094420">
          <w:marLeft w:val="480"/>
          <w:marRight w:val="0"/>
          <w:marTop w:val="0"/>
          <w:marBottom w:val="0"/>
          <w:divBdr>
            <w:top w:val="none" w:sz="0" w:space="0" w:color="auto"/>
            <w:left w:val="none" w:sz="0" w:space="0" w:color="auto"/>
            <w:bottom w:val="none" w:sz="0" w:space="0" w:color="auto"/>
            <w:right w:val="none" w:sz="0" w:space="0" w:color="auto"/>
          </w:divBdr>
        </w:div>
        <w:div w:id="1001397606">
          <w:marLeft w:val="480"/>
          <w:marRight w:val="0"/>
          <w:marTop w:val="0"/>
          <w:marBottom w:val="0"/>
          <w:divBdr>
            <w:top w:val="none" w:sz="0" w:space="0" w:color="auto"/>
            <w:left w:val="none" w:sz="0" w:space="0" w:color="auto"/>
            <w:bottom w:val="none" w:sz="0" w:space="0" w:color="auto"/>
            <w:right w:val="none" w:sz="0" w:space="0" w:color="auto"/>
          </w:divBdr>
        </w:div>
        <w:div w:id="1013991516">
          <w:marLeft w:val="480"/>
          <w:marRight w:val="0"/>
          <w:marTop w:val="0"/>
          <w:marBottom w:val="0"/>
          <w:divBdr>
            <w:top w:val="none" w:sz="0" w:space="0" w:color="auto"/>
            <w:left w:val="none" w:sz="0" w:space="0" w:color="auto"/>
            <w:bottom w:val="none" w:sz="0" w:space="0" w:color="auto"/>
            <w:right w:val="none" w:sz="0" w:space="0" w:color="auto"/>
          </w:divBdr>
        </w:div>
        <w:div w:id="1017347642">
          <w:marLeft w:val="480"/>
          <w:marRight w:val="0"/>
          <w:marTop w:val="0"/>
          <w:marBottom w:val="0"/>
          <w:divBdr>
            <w:top w:val="none" w:sz="0" w:space="0" w:color="auto"/>
            <w:left w:val="none" w:sz="0" w:space="0" w:color="auto"/>
            <w:bottom w:val="none" w:sz="0" w:space="0" w:color="auto"/>
            <w:right w:val="none" w:sz="0" w:space="0" w:color="auto"/>
          </w:divBdr>
        </w:div>
        <w:div w:id="1091120684">
          <w:marLeft w:val="480"/>
          <w:marRight w:val="0"/>
          <w:marTop w:val="0"/>
          <w:marBottom w:val="0"/>
          <w:divBdr>
            <w:top w:val="none" w:sz="0" w:space="0" w:color="auto"/>
            <w:left w:val="none" w:sz="0" w:space="0" w:color="auto"/>
            <w:bottom w:val="none" w:sz="0" w:space="0" w:color="auto"/>
            <w:right w:val="none" w:sz="0" w:space="0" w:color="auto"/>
          </w:divBdr>
        </w:div>
        <w:div w:id="1174341120">
          <w:marLeft w:val="480"/>
          <w:marRight w:val="0"/>
          <w:marTop w:val="0"/>
          <w:marBottom w:val="0"/>
          <w:divBdr>
            <w:top w:val="none" w:sz="0" w:space="0" w:color="auto"/>
            <w:left w:val="none" w:sz="0" w:space="0" w:color="auto"/>
            <w:bottom w:val="none" w:sz="0" w:space="0" w:color="auto"/>
            <w:right w:val="none" w:sz="0" w:space="0" w:color="auto"/>
          </w:divBdr>
        </w:div>
        <w:div w:id="1176043929">
          <w:marLeft w:val="480"/>
          <w:marRight w:val="0"/>
          <w:marTop w:val="0"/>
          <w:marBottom w:val="0"/>
          <w:divBdr>
            <w:top w:val="none" w:sz="0" w:space="0" w:color="auto"/>
            <w:left w:val="none" w:sz="0" w:space="0" w:color="auto"/>
            <w:bottom w:val="none" w:sz="0" w:space="0" w:color="auto"/>
            <w:right w:val="none" w:sz="0" w:space="0" w:color="auto"/>
          </w:divBdr>
        </w:div>
        <w:div w:id="1217741346">
          <w:marLeft w:val="480"/>
          <w:marRight w:val="0"/>
          <w:marTop w:val="0"/>
          <w:marBottom w:val="0"/>
          <w:divBdr>
            <w:top w:val="none" w:sz="0" w:space="0" w:color="auto"/>
            <w:left w:val="none" w:sz="0" w:space="0" w:color="auto"/>
            <w:bottom w:val="none" w:sz="0" w:space="0" w:color="auto"/>
            <w:right w:val="none" w:sz="0" w:space="0" w:color="auto"/>
          </w:divBdr>
        </w:div>
        <w:div w:id="1225606128">
          <w:marLeft w:val="480"/>
          <w:marRight w:val="0"/>
          <w:marTop w:val="0"/>
          <w:marBottom w:val="0"/>
          <w:divBdr>
            <w:top w:val="none" w:sz="0" w:space="0" w:color="auto"/>
            <w:left w:val="none" w:sz="0" w:space="0" w:color="auto"/>
            <w:bottom w:val="none" w:sz="0" w:space="0" w:color="auto"/>
            <w:right w:val="none" w:sz="0" w:space="0" w:color="auto"/>
          </w:divBdr>
        </w:div>
        <w:div w:id="1226257659">
          <w:marLeft w:val="480"/>
          <w:marRight w:val="0"/>
          <w:marTop w:val="0"/>
          <w:marBottom w:val="0"/>
          <w:divBdr>
            <w:top w:val="none" w:sz="0" w:space="0" w:color="auto"/>
            <w:left w:val="none" w:sz="0" w:space="0" w:color="auto"/>
            <w:bottom w:val="none" w:sz="0" w:space="0" w:color="auto"/>
            <w:right w:val="none" w:sz="0" w:space="0" w:color="auto"/>
          </w:divBdr>
        </w:div>
        <w:div w:id="1437796818">
          <w:marLeft w:val="480"/>
          <w:marRight w:val="0"/>
          <w:marTop w:val="0"/>
          <w:marBottom w:val="0"/>
          <w:divBdr>
            <w:top w:val="none" w:sz="0" w:space="0" w:color="auto"/>
            <w:left w:val="none" w:sz="0" w:space="0" w:color="auto"/>
            <w:bottom w:val="none" w:sz="0" w:space="0" w:color="auto"/>
            <w:right w:val="none" w:sz="0" w:space="0" w:color="auto"/>
          </w:divBdr>
        </w:div>
        <w:div w:id="1453281726">
          <w:marLeft w:val="480"/>
          <w:marRight w:val="0"/>
          <w:marTop w:val="0"/>
          <w:marBottom w:val="0"/>
          <w:divBdr>
            <w:top w:val="none" w:sz="0" w:space="0" w:color="auto"/>
            <w:left w:val="none" w:sz="0" w:space="0" w:color="auto"/>
            <w:bottom w:val="none" w:sz="0" w:space="0" w:color="auto"/>
            <w:right w:val="none" w:sz="0" w:space="0" w:color="auto"/>
          </w:divBdr>
        </w:div>
        <w:div w:id="1478839271">
          <w:marLeft w:val="480"/>
          <w:marRight w:val="0"/>
          <w:marTop w:val="0"/>
          <w:marBottom w:val="0"/>
          <w:divBdr>
            <w:top w:val="none" w:sz="0" w:space="0" w:color="auto"/>
            <w:left w:val="none" w:sz="0" w:space="0" w:color="auto"/>
            <w:bottom w:val="none" w:sz="0" w:space="0" w:color="auto"/>
            <w:right w:val="none" w:sz="0" w:space="0" w:color="auto"/>
          </w:divBdr>
        </w:div>
        <w:div w:id="1481969298">
          <w:marLeft w:val="480"/>
          <w:marRight w:val="0"/>
          <w:marTop w:val="0"/>
          <w:marBottom w:val="0"/>
          <w:divBdr>
            <w:top w:val="none" w:sz="0" w:space="0" w:color="auto"/>
            <w:left w:val="none" w:sz="0" w:space="0" w:color="auto"/>
            <w:bottom w:val="none" w:sz="0" w:space="0" w:color="auto"/>
            <w:right w:val="none" w:sz="0" w:space="0" w:color="auto"/>
          </w:divBdr>
        </w:div>
        <w:div w:id="1562060378">
          <w:marLeft w:val="480"/>
          <w:marRight w:val="0"/>
          <w:marTop w:val="0"/>
          <w:marBottom w:val="0"/>
          <w:divBdr>
            <w:top w:val="none" w:sz="0" w:space="0" w:color="auto"/>
            <w:left w:val="none" w:sz="0" w:space="0" w:color="auto"/>
            <w:bottom w:val="none" w:sz="0" w:space="0" w:color="auto"/>
            <w:right w:val="none" w:sz="0" w:space="0" w:color="auto"/>
          </w:divBdr>
        </w:div>
        <w:div w:id="1582829050">
          <w:marLeft w:val="480"/>
          <w:marRight w:val="0"/>
          <w:marTop w:val="0"/>
          <w:marBottom w:val="0"/>
          <w:divBdr>
            <w:top w:val="none" w:sz="0" w:space="0" w:color="auto"/>
            <w:left w:val="none" w:sz="0" w:space="0" w:color="auto"/>
            <w:bottom w:val="none" w:sz="0" w:space="0" w:color="auto"/>
            <w:right w:val="none" w:sz="0" w:space="0" w:color="auto"/>
          </w:divBdr>
        </w:div>
        <w:div w:id="1674912204">
          <w:marLeft w:val="480"/>
          <w:marRight w:val="0"/>
          <w:marTop w:val="0"/>
          <w:marBottom w:val="0"/>
          <w:divBdr>
            <w:top w:val="none" w:sz="0" w:space="0" w:color="auto"/>
            <w:left w:val="none" w:sz="0" w:space="0" w:color="auto"/>
            <w:bottom w:val="none" w:sz="0" w:space="0" w:color="auto"/>
            <w:right w:val="none" w:sz="0" w:space="0" w:color="auto"/>
          </w:divBdr>
        </w:div>
        <w:div w:id="1717195412">
          <w:marLeft w:val="480"/>
          <w:marRight w:val="0"/>
          <w:marTop w:val="0"/>
          <w:marBottom w:val="0"/>
          <w:divBdr>
            <w:top w:val="none" w:sz="0" w:space="0" w:color="auto"/>
            <w:left w:val="none" w:sz="0" w:space="0" w:color="auto"/>
            <w:bottom w:val="none" w:sz="0" w:space="0" w:color="auto"/>
            <w:right w:val="none" w:sz="0" w:space="0" w:color="auto"/>
          </w:divBdr>
        </w:div>
        <w:div w:id="1745644327">
          <w:marLeft w:val="480"/>
          <w:marRight w:val="0"/>
          <w:marTop w:val="0"/>
          <w:marBottom w:val="0"/>
          <w:divBdr>
            <w:top w:val="none" w:sz="0" w:space="0" w:color="auto"/>
            <w:left w:val="none" w:sz="0" w:space="0" w:color="auto"/>
            <w:bottom w:val="none" w:sz="0" w:space="0" w:color="auto"/>
            <w:right w:val="none" w:sz="0" w:space="0" w:color="auto"/>
          </w:divBdr>
        </w:div>
        <w:div w:id="1758214338">
          <w:marLeft w:val="480"/>
          <w:marRight w:val="0"/>
          <w:marTop w:val="0"/>
          <w:marBottom w:val="0"/>
          <w:divBdr>
            <w:top w:val="none" w:sz="0" w:space="0" w:color="auto"/>
            <w:left w:val="none" w:sz="0" w:space="0" w:color="auto"/>
            <w:bottom w:val="none" w:sz="0" w:space="0" w:color="auto"/>
            <w:right w:val="none" w:sz="0" w:space="0" w:color="auto"/>
          </w:divBdr>
        </w:div>
        <w:div w:id="1762094284">
          <w:marLeft w:val="480"/>
          <w:marRight w:val="0"/>
          <w:marTop w:val="0"/>
          <w:marBottom w:val="0"/>
          <w:divBdr>
            <w:top w:val="none" w:sz="0" w:space="0" w:color="auto"/>
            <w:left w:val="none" w:sz="0" w:space="0" w:color="auto"/>
            <w:bottom w:val="none" w:sz="0" w:space="0" w:color="auto"/>
            <w:right w:val="none" w:sz="0" w:space="0" w:color="auto"/>
          </w:divBdr>
        </w:div>
        <w:div w:id="1773356821">
          <w:marLeft w:val="480"/>
          <w:marRight w:val="0"/>
          <w:marTop w:val="0"/>
          <w:marBottom w:val="0"/>
          <w:divBdr>
            <w:top w:val="none" w:sz="0" w:space="0" w:color="auto"/>
            <w:left w:val="none" w:sz="0" w:space="0" w:color="auto"/>
            <w:bottom w:val="none" w:sz="0" w:space="0" w:color="auto"/>
            <w:right w:val="none" w:sz="0" w:space="0" w:color="auto"/>
          </w:divBdr>
        </w:div>
        <w:div w:id="1804618495">
          <w:marLeft w:val="480"/>
          <w:marRight w:val="0"/>
          <w:marTop w:val="0"/>
          <w:marBottom w:val="0"/>
          <w:divBdr>
            <w:top w:val="none" w:sz="0" w:space="0" w:color="auto"/>
            <w:left w:val="none" w:sz="0" w:space="0" w:color="auto"/>
            <w:bottom w:val="none" w:sz="0" w:space="0" w:color="auto"/>
            <w:right w:val="none" w:sz="0" w:space="0" w:color="auto"/>
          </w:divBdr>
        </w:div>
        <w:div w:id="1811049222">
          <w:marLeft w:val="480"/>
          <w:marRight w:val="0"/>
          <w:marTop w:val="0"/>
          <w:marBottom w:val="0"/>
          <w:divBdr>
            <w:top w:val="none" w:sz="0" w:space="0" w:color="auto"/>
            <w:left w:val="none" w:sz="0" w:space="0" w:color="auto"/>
            <w:bottom w:val="none" w:sz="0" w:space="0" w:color="auto"/>
            <w:right w:val="none" w:sz="0" w:space="0" w:color="auto"/>
          </w:divBdr>
        </w:div>
        <w:div w:id="1926917361">
          <w:marLeft w:val="480"/>
          <w:marRight w:val="0"/>
          <w:marTop w:val="0"/>
          <w:marBottom w:val="0"/>
          <w:divBdr>
            <w:top w:val="none" w:sz="0" w:space="0" w:color="auto"/>
            <w:left w:val="none" w:sz="0" w:space="0" w:color="auto"/>
            <w:bottom w:val="none" w:sz="0" w:space="0" w:color="auto"/>
            <w:right w:val="none" w:sz="0" w:space="0" w:color="auto"/>
          </w:divBdr>
        </w:div>
        <w:div w:id="1950160610">
          <w:marLeft w:val="480"/>
          <w:marRight w:val="0"/>
          <w:marTop w:val="0"/>
          <w:marBottom w:val="0"/>
          <w:divBdr>
            <w:top w:val="none" w:sz="0" w:space="0" w:color="auto"/>
            <w:left w:val="none" w:sz="0" w:space="0" w:color="auto"/>
            <w:bottom w:val="none" w:sz="0" w:space="0" w:color="auto"/>
            <w:right w:val="none" w:sz="0" w:space="0" w:color="auto"/>
          </w:divBdr>
        </w:div>
        <w:div w:id="1973512408">
          <w:marLeft w:val="480"/>
          <w:marRight w:val="0"/>
          <w:marTop w:val="0"/>
          <w:marBottom w:val="0"/>
          <w:divBdr>
            <w:top w:val="none" w:sz="0" w:space="0" w:color="auto"/>
            <w:left w:val="none" w:sz="0" w:space="0" w:color="auto"/>
            <w:bottom w:val="none" w:sz="0" w:space="0" w:color="auto"/>
            <w:right w:val="none" w:sz="0" w:space="0" w:color="auto"/>
          </w:divBdr>
        </w:div>
        <w:div w:id="2009667875">
          <w:marLeft w:val="480"/>
          <w:marRight w:val="0"/>
          <w:marTop w:val="0"/>
          <w:marBottom w:val="0"/>
          <w:divBdr>
            <w:top w:val="none" w:sz="0" w:space="0" w:color="auto"/>
            <w:left w:val="none" w:sz="0" w:space="0" w:color="auto"/>
            <w:bottom w:val="none" w:sz="0" w:space="0" w:color="auto"/>
            <w:right w:val="none" w:sz="0" w:space="0" w:color="auto"/>
          </w:divBdr>
        </w:div>
        <w:div w:id="2053309612">
          <w:marLeft w:val="480"/>
          <w:marRight w:val="0"/>
          <w:marTop w:val="0"/>
          <w:marBottom w:val="0"/>
          <w:divBdr>
            <w:top w:val="none" w:sz="0" w:space="0" w:color="auto"/>
            <w:left w:val="none" w:sz="0" w:space="0" w:color="auto"/>
            <w:bottom w:val="none" w:sz="0" w:space="0" w:color="auto"/>
            <w:right w:val="none" w:sz="0" w:space="0" w:color="auto"/>
          </w:divBdr>
        </w:div>
        <w:div w:id="2056197330">
          <w:marLeft w:val="480"/>
          <w:marRight w:val="0"/>
          <w:marTop w:val="0"/>
          <w:marBottom w:val="0"/>
          <w:divBdr>
            <w:top w:val="none" w:sz="0" w:space="0" w:color="auto"/>
            <w:left w:val="none" w:sz="0" w:space="0" w:color="auto"/>
            <w:bottom w:val="none" w:sz="0" w:space="0" w:color="auto"/>
            <w:right w:val="none" w:sz="0" w:space="0" w:color="auto"/>
          </w:divBdr>
        </w:div>
        <w:div w:id="2060743481">
          <w:marLeft w:val="480"/>
          <w:marRight w:val="0"/>
          <w:marTop w:val="0"/>
          <w:marBottom w:val="0"/>
          <w:divBdr>
            <w:top w:val="none" w:sz="0" w:space="0" w:color="auto"/>
            <w:left w:val="none" w:sz="0" w:space="0" w:color="auto"/>
            <w:bottom w:val="none" w:sz="0" w:space="0" w:color="auto"/>
            <w:right w:val="none" w:sz="0" w:space="0" w:color="auto"/>
          </w:divBdr>
        </w:div>
        <w:div w:id="2068525510">
          <w:marLeft w:val="480"/>
          <w:marRight w:val="0"/>
          <w:marTop w:val="0"/>
          <w:marBottom w:val="0"/>
          <w:divBdr>
            <w:top w:val="none" w:sz="0" w:space="0" w:color="auto"/>
            <w:left w:val="none" w:sz="0" w:space="0" w:color="auto"/>
            <w:bottom w:val="none" w:sz="0" w:space="0" w:color="auto"/>
            <w:right w:val="none" w:sz="0" w:space="0" w:color="auto"/>
          </w:divBdr>
        </w:div>
        <w:div w:id="2109276340">
          <w:marLeft w:val="480"/>
          <w:marRight w:val="0"/>
          <w:marTop w:val="0"/>
          <w:marBottom w:val="0"/>
          <w:divBdr>
            <w:top w:val="none" w:sz="0" w:space="0" w:color="auto"/>
            <w:left w:val="none" w:sz="0" w:space="0" w:color="auto"/>
            <w:bottom w:val="none" w:sz="0" w:space="0" w:color="auto"/>
            <w:right w:val="none" w:sz="0" w:space="0" w:color="auto"/>
          </w:divBdr>
        </w:div>
        <w:div w:id="2135782683">
          <w:marLeft w:val="480"/>
          <w:marRight w:val="0"/>
          <w:marTop w:val="0"/>
          <w:marBottom w:val="0"/>
          <w:divBdr>
            <w:top w:val="none" w:sz="0" w:space="0" w:color="auto"/>
            <w:left w:val="none" w:sz="0" w:space="0" w:color="auto"/>
            <w:bottom w:val="none" w:sz="0" w:space="0" w:color="auto"/>
            <w:right w:val="none" w:sz="0" w:space="0" w:color="auto"/>
          </w:divBdr>
        </w:div>
      </w:divsChild>
    </w:div>
    <w:div w:id="1530070732">
      <w:bodyDiv w:val="1"/>
      <w:marLeft w:val="0"/>
      <w:marRight w:val="0"/>
      <w:marTop w:val="0"/>
      <w:marBottom w:val="0"/>
      <w:divBdr>
        <w:top w:val="none" w:sz="0" w:space="0" w:color="auto"/>
        <w:left w:val="none" w:sz="0" w:space="0" w:color="auto"/>
        <w:bottom w:val="none" w:sz="0" w:space="0" w:color="auto"/>
        <w:right w:val="none" w:sz="0" w:space="0" w:color="auto"/>
      </w:divBdr>
      <w:divsChild>
        <w:div w:id="57363505">
          <w:marLeft w:val="480"/>
          <w:marRight w:val="0"/>
          <w:marTop w:val="0"/>
          <w:marBottom w:val="0"/>
          <w:divBdr>
            <w:top w:val="none" w:sz="0" w:space="0" w:color="auto"/>
            <w:left w:val="none" w:sz="0" w:space="0" w:color="auto"/>
            <w:bottom w:val="none" w:sz="0" w:space="0" w:color="auto"/>
            <w:right w:val="none" w:sz="0" w:space="0" w:color="auto"/>
          </w:divBdr>
        </w:div>
        <w:div w:id="101264902">
          <w:marLeft w:val="480"/>
          <w:marRight w:val="0"/>
          <w:marTop w:val="0"/>
          <w:marBottom w:val="0"/>
          <w:divBdr>
            <w:top w:val="none" w:sz="0" w:space="0" w:color="auto"/>
            <w:left w:val="none" w:sz="0" w:space="0" w:color="auto"/>
            <w:bottom w:val="none" w:sz="0" w:space="0" w:color="auto"/>
            <w:right w:val="none" w:sz="0" w:space="0" w:color="auto"/>
          </w:divBdr>
        </w:div>
        <w:div w:id="128279851">
          <w:marLeft w:val="480"/>
          <w:marRight w:val="0"/>
          <w:marTop w:val="0"/>
          <w:marBottom w:val="0"/>
          <w:divBdr>
            <w:top w:val="none" w:sz="0" w:space="0" w:color="auto"/>
            <w:left w:val="none" w:sz="0" w:space="0" w:color="auto"/>
            <w:bottom w:val="none" w:sz="0" w:space="0" w:color="auto"/>
            <w:right w:val="none" w:sz="0" w:space="0" w:color="auto"/>
          </w:divBdr>
        </w:div>
        <w:div w:id="161513187">
          <w:marLeft w:val="480"/>
          <w:marRight w:val="0"/>
          <w:marTop w:val="0"/>
          <w:marBottom w:val="0"/>
          <w:divBdr>
            <w:top w:val="none" w:sz="0" w:space="0" w:color="auto"/>
            <w:left w:val="none" w:sz="0" w:space="0" w:color="auto"/>
            <w:bottom w:val="none" w:sz="0" w:space="0" w:color="auto"/>
            <w:right w:val="none" w:sz="0" w:space="0" w:color="auto"/>
          </w:divBdr>
        </w:div>
        <w:div w:id="186141319">
          <w:marLeft w:val="480"/>
          <w:marRight w:val="0"/>
          <w:marTop w:val="0"/>
          <w:marBottom w:val="0"/>
          <w:divBdr>
            <w:top w:val="none" w:sz="0" w:space="0" w:color="auto"/>
            <w:left w:val="none" w:sz="0" w:space="0" w:color="auto"/>
            <w:bottom w:val="none" w:sz="0" w:space="0" w:color="auto"/>
            <w:right w:val="none" w:sz="0" w:space="0" w:color="auto"/>
          </w:divBdr>
        </w:div>
        <w:div w:id="186606263">
          <w:marLeft w:val="480"/>
          <w:marRight w:val="0"/>
          <w:marTop w:val="0"/>
          <w:marBottom w:val="0"/>
          <w:divBdr>
            <w:top w:val="none" w:sz="0" w:space="0" w:color="auto"/>
            <w:left w:val="none" w:sz="0" w:space="0" w:color="auto"/>
            <w:bottom w:val="none" w:sz="0" w:space="0" w:color="auto"/>
            <w:right w:val="none" w:sz="0" w:space="0" w:color="auto"/>
          </w:divBdr>
        </w:div>
        <w:div w:id="189800357">
          <w:marLeft w:val="480"/>
          <w:marRight w:val="0"/>
          <w:marTop w:val="0"/>
          <w:marBottom w:val="0"/>
          <w:divBdr>
            <w:top w:val="none" w:sz="0" w:space="0" w:color="auto"/>
            <w:left w:val="none" w:sz="0" w:space="0" w:color="auto"/>
            <w:bottom w:val="none" w:sz="0" w:space="0" w:color="auto"/>
            <w:right w:val="none" w:sz="0" w:space="0" w:color="auto"/>
          </w:divBdr>
        </w:div>
        <w:div w:id="197472020">
          <w:marLeft w:val="480"/>
          <w:marRight w:val="0"/>
          <w:marTop w:val="0"/>
          <w:marBottom w:val="0"/>
          <w:divBdr>
            <w:top w:val="none" w:sz="0" w:space="0" w:color="auto"/>
            <w:left w:val="none" w:sz="0" w:space="0" w:color="auto"/>
            <w:bottom w:val="none" w:sz="0" w:space="0" w:color="auto"/>
            <w:right w:val="none" w:sz="0" w:space="0" w:color="auto"/>
          </w:divBdr>
        </w:div>
        <w:div w:id="211843416">
          <w:marLeft w:val="480"/>
          <w:marRight w:val="0"/>
          <w:marTop w:val="0"/>
          <w:marBottom w:val="0"/>
          <w:divBdr>
            <w:top w:val="none" w:sz="0" w:space="0" w:color="auto"/>
            <w:left w:val="none" w:sz="0" w:space="0" w:color="auto"/>
            <w:bottom w:val="none" w:sz="0" w:space="0" w:color="auto"/>
            <w:right w:val="none" w:sz="0" w:space="0" w:color="auto"/>
          </w:divBdr>
        </w:div>
        <w:div w:id="239220987">
          <w:marLeft w:val="480"/>
          <w:marRight w:val="0"/>
          <w:marTop w:val="0"/>
          <w:marBottom w:val="0"/>
          <w:divBdr>
            <w:top w:val="none" w:sz="0" w:space="0" w:color="auto"/>
            <w:left w:val="none" w:sz="0" w:space="0" w:color="auto"/>
            <w:bottom w:val="none" w:sz="0" w:space="0" w:color="auto"/>
            <w:right w:val="none" w:sz="0" w:space="0" w:color="auto"/>
          </w:divBdr>
        </w:div>
        <w:div w:id="298650865">
          <w:marLeft w:val="480"/>
          <w:marRight w:val="0"/>
          <w:marTop w:val="0"/>
          <w:marBottom w:val="0"/>
          <w:divBdr>
            <w:top w:val="none" w:sz="0" w:space="0" w:color="auto"/>
            <w:left w:val="none" w:sz="0" w:space="0" w:color="auto"/>
            <w:bottom w:val="none" w:sz="0" w:space="0" w:color="auto"/>
            <w:right w:val="none" w:sz="0" w:space="0" w:color="auto"/>
          </w:divBdr>
        </w:div>
        <w:div w:id="306322208">
          <w:marLeft w:val="480"/>
          <w:marRight w:val="0"/>
          <w:marTop w:val="0"/>
          <w:marBottom w:val="0"/>
          <w:divBdr>
            <w:top w:val="none" w:sz="0" w:space="0" w:color="auto"/>
            <w:left w:val="none" w:sz="0" w:space="0" w:color="auto"/>
            <w:bottom w:val="none" w:sz="0" w:space="0" w:color="auto"/>
            <w:right w:val="none" w:sz="0" w:space="0" w:color="auto"/>
          </w:divBdr>
        </w:div>
        <w:div w:id="318265698">
          <w:marLeft w:val="480"/>
          <w:marRight w:val="0"/>
          <w:marTop w:val="0"/>
          <w:marBottom w:val="0"/>
          <w:divBdr>
            <w:top w:val="none" w:sz="0" w:space="0" w:color="auto"/>
            <w:left w:val="none" w:sz="0" w:space="0" w:color="auto"/>
            <w:bottom w:val="none" w:sz="0" w:space="0" w:color="auto"/>
            <w:right w:val="none" w:sz="0" w:space="0" w:color="auto"/>
          </w:divBdr>
        </w:div>
        <w:div w:id="441998405">
          <w:marLeft w:val="480"/>
          <w:marRight w:val="0"/>
          <w:marTop w:val="0"/>
          <w:marBottom w:val="0"/>
          <w:divBdr>
            <w:top w:val="none" w:sz="0" w:space="0" w:color="auto"/>
            <w:left w:val="none" w:sz="0" w:space="0" w:color="auto"/>
            <w:bottom w:val="none" w:sz="0" w:space="0" w:color="auto"/>
            <w:right w:val="none" w:sz="0" w:space="0" w:color="auto"/>
          </w:divBdr>
        </w:div>
        <w:div w:id="458112967">
          <w:marLeft w:val="480"/>
          <w:marRight w:val="0"/>
          <w:marTop w:val="0"/>
          <w:marBottom w:val="0"/>
          <w:divBdr>
            <w:top w:val="none" w:sz="0" w:space="0" w:color="auto"/>
            <w:left w:val="none" w:sz="0" w:space="0" w:color="auto"/>
            <w:bottom w:val="none" w:sz="0" w:space="0" w:color="auto"/>
            <w:right w:val="none" w:sz="0" w:space="0" w:color="auto"/>
          </w:divBdr>
        </w:div>
        <w:div w:id="519127873">
          <w:marLeft w:val="480"/>
          <w:marRight w:val="0"/>
          <w:marTop w:val="0"/>
          <w:marBottom w:val="0"/>
          <w:divBdr>
            <w:top w:val="none" w:sz="0" w:space="0" w:color="auto"/>
            <w:left w:val="none" w:sz="0" w:space="0" w:color="auto"/>
            <w:bottom w:val="none" w:sz="0" w:space="0" w:color="auto"/>
            <w:right w:val="none" w:sz="0" w:space="0" w:color="auto"/>
          </w:divBdr>
        </w:div>
        <w:div w:id="521238779">
          <w:marLeft w:val="480"/>
          <w:marRight w:val="0"/>
          <w:marTop w:val="0"/>
          <w:marBottom w:val="0"/>
          <w:divBdr>
            <w:top w:val="none" w:sz="0" w:space="0" w:color="auto"/>
            <w:left w:val="none" w:sz="0" w:space="0" w:color="auto"/>
            <w:bottom w:val="none" w:sz="0" w:space="0" w:color="auto"/>
            <w:right w:val="none" w:sz="0" w:space="0" w:color="auto"/>
          </w:divBdr>
        </w:div>
        <w:div w:id="549263329">
          <w:marLeft w:val="480"/>
          <w:marRight w:val="0"/>
          <w:marTop w:val="0"/>
          <w:marBottom w:val="0"/>
          <w:divBdr>
            <w:top w:val="none" w:sz="0" w:space="0" w:color="auto"/>
            <w:left w:val="none" w:sz="0" w:space="0" w:color="auto"/>
            <w:bottom w:val="none" w:sz="0" w:space="0" w:color="auto"/>
            <w:right w:val="none" w:sz="0" w:space="0" w:color="auto"/>
          </w:divBdr>
        </w:div>
        <w:div w:id="565073679">
          <w:marLeft w:val="480"/>
          <w:marRight w:val="0"/>
          <w:marTop w:val="0"/>
          <w:marBottom w:val="0"/>
          <w:divBdr>
            <w:top w:val="none" w:sz="0" w:space="0" w:color="auto"/>
            <w:left w:val="none" w:sz="0" w:space="0" w:color="auto"/>
            <w:bottom w:val="none" w:sz="0" w:space="0" w:color="auto"/>
            <w:right w:val="none" w:sz="0" w:space="0" w:color="auto"/>
          </w:divBdr>
        </w:div>
        <w:div w:id="616721775">
          <w:marLeft w:val="480"/>
          <w:marRight w:val="0"/>
          <w:marTop w:val="0"/>
          <w:marBottom w:val="0"/>
          <w:divBdr>
            <w:top w:val="none" w:sz="0" w:space="0" w:color="auto"/>
            <w:left w:val="none" w:sz="0" w:space="0" w:color="auto"/>
            <w:bottom w:val="none" w:sz="0" w:space="0" w:color="auto"/>
            <w:right w:val="none" w:sz="0" w:space="0" w:color="auto"/>
          </w:divBdr>
        </w:div>
        <w:div w:id="627400409">
          <w:marLeft w:val="480"/>
          <w:marRight w:val="0"/>
          <w:marTop w:val="0"/>
          <w:marBottom w:val="0"/>
          <w:divBdr>
            <w:top w:val="none" w:sz="0" w:space="0" w:color="auto"/>
            <w:left w:val="none" w:sz="0" w:space="0" w:color="auto"/>
            <w:bottom w:val="none" w:sz="0" w:space="0" w:color="auto"/>
            <w:right w:val="none" w:sz="0" w:space="0" w:color="auto"/>
          </w:divBdr>
        </w:div>
        <w:div w:id="630095427">
          <w:marLeft w:val="480"/>
          <w:marRight w:val="0"/>
          <w:marTop w:val="0"/>
          <w:marBottom w:val="0"/>
          <w:divBdr>
            <w:top w:val="none" w:sz="0" w:space="0" w:color="auto"/>
            <w:left w:val="none" w:sz="0" w:space="0" w:color="auto"/>
            <w:bottom w:val="none" w:sz="0" w:space="0" w:color="auto"/>
            <w:right w:val="none" w:sz="0" w:space="0" w:color="auto"/>
          </w:divBdr>
        </w:div>
        <w:div w:id="643971872">
          <w:marLeft w:val="480"/>
          <w:marRight w:val="0"/>
          <w:marTop w:val="0"/>
          <w:marBottom w:val="0"/>
          <w:divBdr>
            <w:top w:val="none" w:sz="0" w:space="0" w:color="auto"/>
            <w:left w:val="none" w:sz="0" w:space="0" w:color="auto"/>
            <w:bottom w:val="none" w:sz="0" w:space="0" w:color="auto"/>
            <w:right w:val="none" w:sz="0" w:space="0" w:color="auto"/>
          </w:divBdr>
        </w:div>
        <w:div w:id="645472965">
          <w:marLeft w:val="480"/>
          <w:marRight w:val="0"/>
          <w:marTop w:val="0"/>
          <w:marBottom w:val="0"/>
          <w:divBdr>
            <w:top w:val="none" w:sz="0" w:space="0" w:color="auto"/>
            <w:left w:val="none" w:sz="0" w:space="0" w:color="auto"/>
            <w:bottom w:val="none" w:sz="0" w:space="0" w:color="auto"/>
            <w:right w:val="none" w:sz="0" w:space="0" w:color="auto"/>
          </w:divBdr>
        </w:div>
        <w:div w:id="656422975">
          <w:marLeft w:val="480"/>
          <w:marRight w:val="0"/>
          <w:marTop w:val="0"/>
          <w:marBottom w:val="0"/>
          <w:divBdr>
            <w:top w:val="none" w:sz="0" w:space="0" w:color="auto"/>
            <w:left w:val="none" w:sz="0" w:space="0" w:color="auto"/>
            <w:bottom w:val="none" w:sz="0" w:space="0" w:color="auto"/>
            <w:right w:val="none" w:sz="0" w:space="0" w:color="auto"/>
          </w:divBdr>
        </w:div>
        <w:div w:id="667252369">
          <w:marLeft w:val="480"/>
          <w:marRight w:val="0"/>
          <w:marTop w:val="0"/>
          <w:marBottom w:val="0"/>
          <w:divBdr>
            <w:top w:val="none" w:sz="0" w:space="0" w:color="auto"/>
            <w:left w:val="none" w:sz="0" w:space="0" w:color="auto"/>
            <w:bottom w:val="none" w:sz="0" w:space="0" w:color="auto"/>
            <w:right w:val="none" w:sz="0" w:space="0" w:color="auto"/>
          </w:divBdr>
        </w:div>
        <w:div w:id="667564000">
          <w:marLeft w:val="480"/>
          <w:marRight w:val="0"/>
          <w:marTop w:val="0"/>
          <w:marBottom w:val="0"/>
          <w:divBdr>
            <w:top w:val="none" w:sz="0" w:space="0" w:color="auto"/>
            <w:left w:val="none" w:sz="0" w:space="0" w:color="auto"/>
            <w:bottom w:val="none" w:sz="0" w:space="0" w:color="auto"/>
            <w:right w:val="none" w:sz="0" w:space="0" w:color="auto"/>
          </w:divBdr>
        </w:div>
        <w:div w:id="725572494">
          <w:marLeft w:val="480"/>
          <w:marRight w:val="0"/>
          <w:marTop w:val="0"/>
          <w:marBottom w:val="0"/>
          <w:divBdr>
            <w:top w:val="none" w:sz="0" w:space="0" w:color="auto"/>
            <w:left w:val="none" w:sz="0" w:space="0" w:color="auto"/>
            <w:bottom w:val="none" w:sz="0" w:space="0" w:color="auto"/>
            <w:right w:val="none" w:sz="0" w:space="0" w:color="auto"/>
          </w:divBdr>
        </w:div>
        <w:div w:id="749543167">
          <w:marLeft w:val="480"/>
          <w:marRight w:val="0"/>
          <w:marTop w:val="0"/>
          <w:marBottom w:val="0"/>
          <w:divBdr>
            <w:top w:val="none" w:sz="0" w:space="0" w:color="auto"/>
            <w:left w:val="none" w:sz="0" w:space="0" w:color="auto"/>
            <w:bottom w:val="none" w:sz="0" w:space="0" w:color="auto"/>
            <w:right w:val="none" w:sz="0" w:space="0" w:color="auto"/>
          </w:divBdr>
        </w:div>
        <w:div w:id="803698302">
          <w:marLeft w:val="480"/>
          <w:marRight w:val="0"/>
          <w:marTop w:val="0"/>
          <w:marBottom w:val="0"/>
          <w:divBdr>
            <w:top w:val="none" w:sz="0" w:space="0" w:color="auto"/>
            <w:left w:val="none" w:sz="0" w:space="0" w:color="auto"/>
            <w:bottom w:val="none" w:sz="0" w:space="0" w:color="auto"/>
            <w:right w:val="none" w:sz="0" w:space="0" w:color="auto"/>
          </w:divBdr>
        </w:div>
        <w:div w:id="869149427">
          <w:marLeft w:val="480"/>
          <w:marRight w:val="0"/>
          <w:marTop w:val="0"/>
          <w:marBottom w:val="0"/>
          <w:divBdr>
            <w:top w:val="none" w:sz="0" w:space="0" w:color="auto"/>
            <w:left w:val="none" w:sz="0" w:space="0" w:color="auto"/>
            <w:bottom w:val="none" w:sz="0" w:space="0" w:color="auto"/>
            <w:right w:val="none" w:sz="0" w:space="0" w:color="auto"/>
          </w:divBdr>
        </w:div>
        <w:div w:id="902373699">
          <w:marLeft w:val="480"/>
          <w:marRight w:val="0"/>
          <w:marTop w:val="0"/>
          <w:marBottom w:val="0"/>
          <w:divBdr>
            <w:top w:val="none" w:sz="0" w:space="0" w:color="auto"/>
            <w:left w:val="none" w:sz="0" w:space="0" w:color="auto"/>
            <w:bottom w:val="none" w:sz="0" w:space="0" w:color="auto"/>
            <w:right w:val="none" w:sz="0" w:space="0" w:color="auto"/>
          </w:divBdr>
        </w:div>
        <w:div w:id="958609729">
          <w:marLeft w:val="480"/>
          <w:marRight w:val="0"/>
          <w:marTop w:val="0"/>
          <w:marBottom w:val="0"/>
          <w:divBdr>
            <w:top w:val="none" w:sz="0" w:space="0" w:color="auto"/>
            <w:left w:val="none" w:sz="0" w:space="0" w:color="auto"/>
            <w:bottom w:val="none" w:sz="0" w:space="0" w:color="auto"/>
            <w:right w:val="none" w:sz="0" w:space="0" w:color="auto"/>
          </w:divBdr>
        </w:div>
        <w:div w:id="979387915">
          <w:marLeft w:val="480"/>
          <w:marRight w:val="0"/>
          <w:marTop w:val="0"/>
          <w:marBottom w:val="0"/>
          <w:divBdr>
            <w:top w:val="none" w:sz="0" w:space="0" w:color="auto"/>
            <w:left w:val="none" w:sz="0" w:space="0" w:color="auto"/>
            <w:bottom w:val="none" w:sz="0" w:space="0" w:color="auto"/>
            <w:right w:val="none" w:sz="0" w:space="0" w:color="auto"/>
          </w:divBdr>
        </w:div>
        <w:div w:id="1010721463">
          <w:marLeft w:val="480"/>
          <w:marRight w:val="0"/>
          <w:marTop w:val="0"/>
          <w:marBottom w:val="0"/>
          <w:divBdr>
            <w:top w:val="none" w:sz="0" w:space="0" w:color="auto"/>
            <w:left w:val="none" w:sz="0" w:space="0" w:color="auto"/>
            <w:bottom w:val="none" w:sz="0" w:space="0" w:color="auto"/>
            <w:right w:val="none" w:sz="0" w:space="0" w:color="auto"/>
          </w:divBdr>
        </w:div>
        <w:div w:id="1083065111">
          <w:marLeft w:val="480"/>
          <w:marRight w:val="0"/>
          <w:marTop w:val="0"/>
          <w:marBottom w:val="0"/>
          <w:divBdr>
            <w:top w:val="none" w:sz="0" w:space="0" w:color="auto"/>
            <w:left w:val="none" w:sz="0" w:space="0" w:color="auto"/>
            <w:bottom w:val="none" w:sz="0" w:space="0" w:color="auto"/>
            <w:right w:val="none" w:sz="0" w:space="0" w:color="auto"/>
          </w:divBdr>
        </w:div>
        <w:div w:id="1099448714">
          <w:marLeft w:val="480"/>
          <w:marRight w:val="0"/>
          <w:marTop w:val="0"/>
          <w:marBottom w:val="0"/>
          <w:divBdr>
            <w:top w:val="none" w:sz="0" w:space="0" w:color="auto"/>
            <w:left w:val="none" w:sz="0" w:space="0" w:color="auto"/>
            <w:bottom w:val="none" w:sz="0" w:space="0" w:color="auto"/>
            <w:right w:val="none" w:sz="0" w:space="0" w:color="auto"/>
          </w:divBdr>
        </w:div>
        <w:div w:id="1153765204">
          <w:marLeft w:val="480"/>
          <w:marRight w:val="0"/>
          <w:marTop w:val="0"/>
          <w:marBottom w:val="0"/>
          <w:divBdr>
            <w:top w:val="none" w:sz="0" w:space="0" w:color="auto"/>
            <w:left w:val="none" w:sz="0" w:space="0" w:color="auto"/>
            <w:bottom w:val="none" w:sz="0" w:space="0" w:color="auto"/>
            <w:right w:val="none" w:sz="0" w:space="0" w:color="auto"/>
          </w:divBdr>
        </w:div>
        <w:div w:id="1154180231">
          <w:marLeft w:val="480"/>
          <w:marRight w:val="0"/>
          <w:marTop w:val="0"/>
          <w:marBottom w:val="0"/>
          <w:divBdr>
            <w:top w:val="none" w:sz="0" w:space="0" w:color="auto"/>
            <w:left w:val="none" w:sz="0" w:space="0" w:color="auto"/>
            <w:bottom w:val="none" w:sz="0" w:space="0" w:color="auto"/>
            <w:right w:val="none" w:sz="0" w:space="0" w:color="auto"/>
          </w:divBdr>
        </w:div>
        <w:div w:id="1202015354">
          <w:marLeft w:val="480"/>
          <w:marRight w:val="0"/>
          <w:marTop w:val="0"/>
          <w:marBottom w:val="0"/>
          <w:divBdr>
            <w:top w:val="none" w:sz="0" w:space="0" w:color="auto"/>
            <w:left w:val="none" w:sz="0" w:space="0" w:color="auto"/>
            <w:bottom w:val="none" w:sz="0" w:space="0" w:color="auto"/>
            <w:right w:val="none" w:sz="0" w:space="0" w:color="auto"/>
          </w:divBdr>
        </w:div>
        <w:div w:id="1247033961">
          <w:marLeft w:val="480"/>
          <w:marRight w:val="0"/>
          <w:marTop w:val="0"/>
          <w:marBottom w:val="0"/>
          <w:divBdr>
            <w:top w:val="none" w:sz="0" w:space="0" w:color="auto"/>
            <w:left w:val="none" w:sz="0" w:space="0" w:color="auto"/>
            <w:bottom w:val="none" w:sz="0" w:space="0" w:color="auto"/>
            <w:right w:val="none" w:sz="0" w:space="0" w:color="auto"/>
          </w:divBdr>
        </w:div>
        <w:div w:id="1296106648">
          <w:marLeft w:val="480"/>
          <w:marRight w:val="0"/>
          <w:marTop w:val="0"/>
          <w:marBottom w:val="0"/>
          <w:divBdr>
            <w:top w:val="none" w:sz="0" w:space="0" w:color="auto"/>
            <w:left w:val="none" w:sz="0" w:space="0" w:color="auto"/>
            <w:bottom w:val="none" w:sz="0" w:space="0" w:color="auto"/>
            <w:right w:val="none" w:sz="0" w:space="0" w:color="auto"/>
          </w:divBdr>
        </w:div>
        <w:div w:id="1334532902">
          <w:marLeft w:val="480"/>
          <w:marRight w:val="0"/>
          <w:marTop w:val="0"/>
          <w:marBottom w:val="0"/>
          <w:divBdr>
            <w:top w:val="none" w:sz="0" w:space="0" w:color="auto"/>
            <w:left w:val="none" w:sz="0" w:space="0" w:color="auto"/>
            <w:bottom w:val="none" w:sz="0" w:space="0" w:color="auto"/>
            <w:right w:val="none" w:sz="0" w:space="0" w:color="auto"/>
          </w:divBdr>
        </w:div>
        <w:div w:id="1360163618">
          <w:marLeft w:val="480"/>
          <w:marRight w:val="0"/>
          <w:marTop w:val="0"/>
          <w:marBottom w:val="0"/>
          <w:divBdr>
            <w:top w:val="none" w:sz="0" w:space="0" w:color="auto"/>
            <w:left w:val="none" w:sz="0" w:space="0" w:color="auto"/>
            <w:bottom w:val="none" w:sz="0" w:space="0" w:color="auto"/>
            <w:right w:val="none" w:sz="0" w:space="0" w:color="auto"/>
          </w:divBdr>
        </w:div>
        <w:div w:id="1374965783">
          <w:marLeft w:val="480"/>
          <w:marRight w:val="0"/>
          <w:marTop w:val="0"/>
          <w:marBottom w:val="0"/>
          <w:divBdr>
            <w:top w:val="none" w:sz="0" w:space="0" w:color="auto"/>
            <w:left w:val="none" w:sz="0" w:space="0" w:color="auto"/>
            <w:bottom w:val="none" w:sz="0" w:space="0" w:color="auto"/>
            <w:right w:val="none" w:sz="0" w:space="0" w:color="auto"/>
          </w:divBdr>
        </w:div>
        <w:div w:id="1378507069">
          <w:marLeft w:val="480"/>
          <w:marRight w:val="0"/>
          <w:marTop w:val="0"/>
          <w:marBottom w:val="0"/>
          <w:divBdr>
            <w:top w:val="none" w:sz="0" w:space="0" w:color="auto"/>
            <w:left w:val="none" w:sz="0" w:space="0" w:color="auto"/>
            <w:bottom w:val="none" w:sz="0" w:space="0" w:color="auto"/>
            <w:right w:val="none" w:sz="0" w:space="0" w:color="auto"/>
          </w:divBdr>
        </w:div>
        <w:div w:id="1381707204">
          <w:marLeft w:val="480"/>
          <w:marRight w:val="0"/>
          <w:marTop w:val="0"/>
          <w:marBottom w:val="0"/>
          <w:divBdr>
            <w:top w:val="none" w:sz="0" w:space="0" w:color="auto"/>
            <w:left w:val="none" w:sz="0" w:space="0" w:color="auto"/>
            <w:bottom w:val="none" w:sz="0" w:space="0" w:color="auto"/>
            <w:right w:val="none" w:sz="0" w:space="0" w:color="auto"/>
          </w:divBdr>
        </w:div>
        <w:div w:id="1386567637">
          <w:marLeft w:val="480"/>
          <w:marRight w:val="0"/>
          <w:marTop w:val="0"/>
          <w:marBottom w:val="0"/>
          <w:divBdr>
            <w:top w:val="none" w:sz="0" w:space="0" w:color="auto"/>
            <w:left w:val="none" w:sz="0" w:space="0" w:color="auto"/>
            <w:bottom w:val="none" w:sz="0" w:space="0" w:color="auto"/>
            <w:right w:val="none" w:sz="0" w:space="0" w:color="auto"/>
          </w:divBdr>
        </w:div>
        <w:div w:id="1409620381">
          <w:marLeft w:val="480"/>
          <w:marRight w:val="0"/>
          <w:marTop w:val="0"/>
          <w:marBottom w:val="0"/>
          <w:divBdr>
            <w:top w:val="none" w:sz="0" w:space="0" w:color="auto"/>
            <w:left w:val="none" w:sz="0" w:space="0" w:color="auto"/>
            <w:bottom w:val="none" w:sz="0" w:space="0" w:color="auto"/>
            <w:right w:val="none" w:sz="0" w:space="0" w:color="auto"/>
          </w:divBdr>
        </w:div>
        <w:div w:id="1437752563">
          <w:marLeft w:val="480"/>
          <w:marRight w:val="0"/>
          <w:marTop w:val="0"/>
          <w:marBottom w:val="0"/>
          <w:divBdr>
            <w:top w:val="none" w:sz="0" w:space="0" w:color="auto"/>
            <w:left w:val="none" w:sz="0" w:space="0" w:color="auto"/>
            <w:bottom w:val="none" w:sz="0" w:space="0" w:color="auto"/>
            <w:right w:val="none" w:sz="0" w:space="0" w:color="auto"/>
          </w:divBdr>
        </w:div>
        <w:div w:id="1593470020">
          <w:marLeft w:val="480"/>
          <w:marRight w:val="0"/>
          <w:marTop w:val="0"/>
          <w:marBottom w:val="0"/>
          <w:divBdr>
            <w:top w:val="none" w:sz="0" w:space="0" w:color="auto"/>
            <w:left w:val="none" w:sz="0" w:space="0" w:color="auto"/>
            <w:bottom w:val="none" w:sz="0" w:space="0" w:color="auto"/>
            <w:right w:val="none" w:sz="0" w:space="0" w:color="auto"/>
          </w:divBdr>
        </w:div>
        <w:div w:id="1605653988">
          <w:marLeft w:val="480"/>
          <w:marRight w:val="0"/>
          <w:marTop w:val="0"/>
          <w:marBottom w:val="0"/>
          <w:divBdr>
            <w:top w:val="none" w:sz="0" w:space="0" w:color="auto"/>
            <w:left w:val="none" w:sz="0" w:space="0" w:color="auto"/>
            <w:bottom w:val="none" w:sz="0" w:space="0" w:color="auto"/>
            <w:right w:val="none" w:sz="0" w:space="0" w:color="auto"/>
          </w:divBdr>
        </w:div>
        <w:div w:id="1648433098">
          <w:marLeft w:val="480"/>
          <w:marRight w:val="0"/>
          <w:marTop w:val="0"/>
          <w:marBottom w:val="0"/>
          <w:divBdr>
            <w:top w:val="none" w:sz="0" w:space="0" w:color="auto"/>
            <w:left w:val="none" w:sz="0" w:space="0" w:color="auto"/>
            <w:bottom w:val="none" w:sz="0" w:space="0" w:color="auto"/>
            <w:right w:val="none" w:sz="0" w:space="0" w:color="auto"/>
          </w:divBdr>
        </w:div>
        <w:div w:id="1679844020">
          <w:marLeft w:val="480"/>
          <w:marRight w:val="0"/>
          <w:marTop w:val="0"/>
          <w:marBottom w:val="0"/>
          <w:divBdr>
            <w:top w:val="none" w:sz="0" w:space="0" w:color="auto"/>
            <w:left w:val="none" w:sz="0" w:space="0" w:color="auto"/>
            <w:bottom w:val="none" w:sz="0" w:space="0" w:color="auto"/>
            <w:right w:val="none" w:sz="0" w:space="0" w:color="auto"/>
          </w:divBdr>
        </w:div>
        <w:div w:id="1685015691">
          <w:marLeft w:val="480"/>
          <w:marRight w:val="0"/>
          <w:marTop w:val="0"/>
          <w:marBottom w:val="0"/>
          <w:divBdr>
            <w:top w:val="none" w:sz="0" w:space="0" w:color="auto"/>
            <w:left w:val="none" w:sz="0" w:space="0" w:color="auto"/>
            <w:bottom w:val="none" w:sz="0" w:space="0" w:color="auto"/>
            <w:right w:val="none" w:sz="0" w:space="0" w:color="auto"/>
          </w:divBdr>
        </w:div>
        <w:div w:id="1692145113">
          <w:marLeft w:val="480"/>
          <w:marRight w:val="0"/>
          <w:marTop w:val="0"/>
          <w:marBottom w:val="0"/>
          <w:divBdr>
            <w:top w:val="none" w:sz="0" w:space="0" w:color="auto"/>
            <w:left w:val="none" w:sz="0" w:space="0" w:color="auto"/>
            <w:bottom w:val="none" w:sz="0" w:space="0" w:color="auto"/>
            <w:right w:val="none" w:sz="0" w:space="0" w:color="auto"/>
          </w:divBdr>
        </w:div>
        <w:div w:id="1702704570">
          <w:marLeft w:val="480"/>
          <w:marRight w:val="0"/>
          <w:marTop w:val="0"/>
          <w:marBottom w:val="0"/>
          <w:divBdr>
            <w:top w:val="none" w:sz="0" w:space="0" w:color="auto"/>
            <w:left w:val="none" w:sz="0" w:space="0" w:color="auto"/>
            <w:bottom w:val="none" w:sz="0" w:space="0" w:color="auto"/>
            <w:right w:val="none" w:sz="0" w:space="0" w:color="auto"/>
          </w:divBdr>
        </w:div>
        <w:div w:id="1712611150">
          <w:marLeft w:val="480"/>
          <w:marRight w:val="0"/>
          <w:marTop w:val="0"/>
          <w:marBottom w:val="0"/>
          <w:divBdr>
            <w:top w:val="none" w:sz="0" w:space="0" w:color="auto"/>
            <w:left w:val="none" w:sz="0" w:space="0" w:color="auto"/>
            <w:bottom w:val="none" w:sz="0" w:space="0" w:color="auto"/>
            <w:right w:val="none" w:sz="0" w:space="0" w:color="auto"/>
          </w:divBdr>
        </w:div>
        <w:div w:id="1810659395">
          <w:marLeft w:val="480"/>
          <w:marRight w:val="0"/>
          <w:marTop w:val="0"/>
          <w:marBottom w:val="0"/>
          <w:divBdr>
            <w:top w:val="none" w:sz="0" w:space="0" w:color="auto"/>
            <w:left w:val="none" w:sz="0" w:space="0" w:color="auto"/>
            <w:bottom w:val="none" w:sz="0" w:space="0" w:color="auto"/>
            <w:right w:val="none" w:sz="0" w:space="0" w:color="auto"/>
          </w:divBdr>
        </w:div>
        <w:div w:id="1964460916">
          <w:marLeft w:val="480"/>
          <w:marRight w:val="0"/>
          <w:marTop w:val="0"/>
          <w:marBottom w:val="0"/>
          <w:divBdr>
            <w:top w:val="none" w:sz="0" w:space="0" w:color="auto"/>
            <w:left w:val="none" w:sz="0" w:space="0" w:color="auto"/>
            <w:bottom w:val="none" w:sz="0" w:space="0" w:color="auto"/>
            <w:right w:val="none" w:sz="0" w:space="0" w:color="auto"/>
          </w:divBdr>
        </w:div>
        <w:div w:id="1974211483">
          <w:marLeft w:val="480"/>
          <w:marRight w:val="0"/>
          <w:marTop w:val="0"/>
          <w:marBottom w:val="0"/>
          <w:divBdr>
            <w:top w:val="none" w:sz="0" w:space="0" w:color="auto"/>
            <w:left w:val="none" w:sz="0" w:space="0" w:color="auto"/>
            <w:bottom w:val="none" w:sz="0" w:space="0" w:color="auto"/>
            <w:right w:val="none" w:sz="0" w:space="0" w:color="auto"/>
          </w:divBdr>
        </w:div>
        <w:div w:id="2007592819">
          <w:marLeft w:val="480"/>
          <w:marRight w:val="0"/>
          <w:marTop w:val="0"/>
          <w:marBottom w:val="0"/>
          <w:divBdr>
            <w:top w:val="none" w:sz="0" w:space="0" w:color="auto"/>
            <w:left w:val="none" w:sz="0" w:space="0" w:color="auto"/>
            <w:bottom w:val="none" w:sz="0" w:space="0" w:color="auto"/>
            <w:right w:val="none" w:sz="0" w:space="0" w:color="auto"/>
          </w:divBdr>
        </w:div>
        <w:div w:id="2071885496">
          <w:marLeft w:val="480"/>
          <w:marRight w:val="0"/>
          <w:marTop w:val="0"/>
          <w:marBottom w:val="0"/>
          <w:divBdr>
            <w:top w:val="none" w:sz="0" w:space="0" w:color="auto"/>
            <w:left w:val="none" w:sz="0" w:space="0" w:color="auto"/>
            <w:bottom w:val="none" w:sz="0" w:space="0" w:color="auto"/>
            <w:right w:val="none" w:sz="0" w:space="0" w:color="auto"/>
          </w:divBdr>
        </w:div>
        <w:div w:id="2079473852">
          <w:marLeft w:val="480"/>
          <w:marRight w:val="0"/>
          <w:marTop w:val="0"/>
          <w:marBottom w:val="0"/>
          <w:divBdr>
            <w:top w:val="none" w:sz="0" w:space="0" w:color="auto"/>
            <w:left w:val="none" w:sz="0" w:space="0" w:color="auto"/>
            <w:bottom w:val="none" w:sz="0" w:space="0" w:color="auto"/>
            <w:right w:val="none" w:sz="0" w:space="0" w:color="auto"/>
          </w:divBdr>
        </w:div>
        <w:div w:id="2142534722">
          <w:marLeft w:val="480"/>
          <w:marRight w:val="0"/>
          <w:marTop w:val="0"/>
          <w:marBottom w:val="0"/>
          <w:divBdr>
            <w:top w:val="none" w:sz="0" w:space="0" w:color="auto"/>
            <w:left w:val="none" w:sz="0" w:space="0" w:color="auto"/>
            <w:bottom w:val="none" w:sz="0" w:space="0" w:color="auto"/>
            <w:right w:val="none" w:sz="0" w:space="0" w:color="auto"/>
          </w:divBdr>
        </w:div>
      </w:divsChild>
    </w:div>
    <w:div w:id="1534263956">
      <w:bodyDiv w:val="1"/>
      <w:marLeft w:val="0"/>
      <w:marRight w:val="0"/>
      <w:marTop w:val="0"/>
      <w:marBottom w:val="0"/>
      <w:divBdr>
        <w:top w:val="none" w:sz="0" w:space="0" w:color="auto"/>
        <w:left w:val="none" w:sz="0" w:space="0" w:color="auto"/>
        <w:bottom w:val="none" w:sz="0" w:space="0" w:color="auto"/>
        <w:right w:val="none" w:sz="0" w:space="0" w:color="auto"/>
      </w:divBdr>
      <w:divsChild>
        <w:div w:id="29304058">
          <w:marLeft w:val="480"/>
          <w:marRight w:val="0"/>
          <w:marTop w:val="0"/>
          <w:marBottom w:val="0"/>
          <w:divBdr>
            <w:top w:val="none" w:sz="0" w:space="0" w:color="auto"/>
            <w:left w:val="none" w:sz="0" w:space="0" w:color="auto"/>
            <w:bottom w:val="none" w:sz="0" w:space="0" w:color="auto"/>
            <w:right w:val="none" w:sz="0" w:space="0" w:color="auto"/>
          </w:divBdr>
        </w:div>
        <w:div w:id="35935557">
          <w:marLeft w:val="480"/>
          <w:marRight w:val="0"/>
          <w:marTop w:val="0"/>
          <w:marBottom w:val="0"/>
          <w:divBdr>
            <w:top w:val="none" w:sz="0" w:space="0" w:color="auto"/>
            <w:left w:val="none" w:sz="0" w:space="0" w:color="auto"/>
            <w:bottom w:val="none" w:sz="0" w:space="0" w:color="auto"/>
            <w:right w:val="none" w:sz="0" w:space="0" w:color="auto"/>
          </w:divBdr>
        </w:div>
        <w:div w:id="64424066">
          <w:marLeft w:val="480"/>
          <w:marRight w:val="0"/>
          <w:marTop w:val="0"/>
          <w:marBottom w:val="0"/>
          <w:divBdr>
            <w:top w:val="none" w:sz="0" w:space="0" w:color="auto"/>
            <w:left w:val="none" w:sz="0" w:space="0" w:color="auto"/>
            <w:bottom w:val="none" w:sz="0" w:space="0" w:color="auto"/>
            <w:right w:val="none" w:sz="0" w:space="0" w:color="auto"/>
          </w:divBdr>
        </w:div>
        <w:div w:id="88896659">
          <w:marLeft w:val="480"/>
          <w:marRight w:val="0"/>
          <w:marTop w:val="0"/>
          <w:marBottom w:val="0"/>
          <w:divBdr>
            <w:top w:val="none" w:sz="0" w:space="0" w:color="auto"/>
            <w:left w:val="none" w:sz="0" w:space="0" w:color="auto"/>
            <w:bottom w:val="none" w:sz="0" w:space="0" w:color="auto"/>
            <w:right w:val="none" w:sz="0" w:space="0" w:color="auto"/>
          </w:divBdr>
        </w:div>
        <w:div w:id="89469254">
          <w:marLeft w:val="480"/>
          <w:marRight w:val="0"/>
          <w:marTop w:val="0"/>
          <w:marBottom w:val="0"/>
          <w:divBdr>
            <w:top w:val="none" w:sz="0" w:space="0" w:color="auto"/>
            <w:left w:val="none" w:sz="0" w:space="0" w:color="auto"/>
            <w:bottom w:val="none" w:sz="0" w:space="0" w:color="auto"/>
            <w:right w:val="none" w:sz="0" w:space="0" w:color="auto"/>
          </w:divBdr>
        </w:div>
        <w:div w:id="130876860">
          <w:marLeft w:val="480"/>
          <w:marRight w:val="0"/>
          <w:marTop w:val="0"/>
          <w:marBottom w:val="0"/>
          <w:divBdr>
            <w:top w:val="none" w:sz="0" w:space="0" w:color="auto"/>
            <w:left w:val="none" w:sz="0" w:space="0" w:color="auto"/>
            <w:bottom w:val="none" w:sz="0" w:space="0" w:color="auto"/>
            <w:right w:val="none" w:sz="0" w:space="0" w:color="auto"/>
          </w:divBdr>
        </w:div>
        <w:div w:id="175386910">
          <w:marLeft w:val="480"/>
          <w:marRight w:val="0"/>
          <w:marTop w:val="0"/>
          <w:marBottom w:val="0"/>
          <w:divBdr>
            <w:top w:val="none" w:sz="0" w:space="0" w:color="auto"/>
            <w:left w:val="none" w:sz="0" w:space="0" w:color="auto"/>
            <w:bottom w:val="none" w:sz="0" w:space="0" w:color="auto"/>
            <w:right w:val="none" w:sz="0" w:space="0" w:color="auto"/>
          </w:divBdr>
        </w:div>
        <w:div w:id="193419988">
          <w:marLeft w:val="480"/>
          <w:marRight w:val="0"/>
          <w:marTop w:val="0"/>
          <w:marBottom w:val="0"/>
          <w:divBdr>
            <w:top w:val="none" w:sz="0" w:space="0" w:color="auto"/>
            <w:left w:val="none" w:sz="0" w:space="0" w:color="auto"/>
            <w:bottom w:val="none" w:sz="0" w:space="0" w:color="auto"/>
            <w:right w:val="none" w:sz="0" w:space="0" w:color="auto"/>
          </w:divBdr>
        </w:div>
        <w:div w:id="267350264">
          <w:marLeft w:val="480"/>
          <w:marRight w:val="0"/>
          <w:marTop w:val="0"/>
          <w:marBottom w:val="0"/>
          <w:divBdr>
            <w:top w:val="none" w:sz="0" w:space="0" w:color="auto"/>
            <w:left w:val="none" w:sz="0" w:space="0" w:color="auto"/>
            <w:bottom w:val="none" w:sz="0" w:space="0" w:color="auto"/>
            <w:right w:val="none" w:sz="0" w:space="0" w:color="auto"/>
          </w:divBdr>
        </w:div>
        <w:div w:id="301039063">
          <w:marLeft w:val="480"/>
          <w:marRight w:val="0"/>
          <w:marTop w:val="0"/>
          <w:marBottom w:val="0"/>
          <w:divBdr>
            <w:top w:val="none" w:sz="0" w:space="0" w:color="auto"/>
            <w:left w:val="none" w:sz="0" w:space="0" w:color="auto"/>
            <w:bottom w:val="none" w:sz="0" w:space="0" w:color="auto"/>
            <w:right w:val="none" w:sz="0" w:space="0" w:color="auto"/>
          </w:divBdr>
        </w:div>
        <w:div w:id="331955910">
          <w:marLeft w:val="480"/>
          <w:marRight w:val="0"/>
          <w:marTop w:val="0"/>
          <w:marBottom w:val="0"/>
          <w:divBdr>
            <w:top w:val="none" w:sz="0" w:space="0" w:color="auto"/>
            <w:left w:val="none" w:sz="0" w:space="0" w:color="auto"/>
            <w:bottom w:val="none" w:sz="0" w:space="0" w:color="auto"/>
            <w:right w:val="none" w:sz="0" w:space="0" w:color="auto"/>
          </w:divBdr>
        </w:div>
        <w:div w:id="388647056">
          <w:marLeft w:val="480"/>
          <w:marRight w:val="0"/>
          <w:marTop w:val="0"/>
          <w:marBottom w:val="0"/>
          <w:divBdr>
            <w:top w:val="none" w:sz="0" w:space="0" w:color="auto"/>
            <w:left w:val="none" w:sz="0" w:space="0" w:color="auto"/>
            <w:bottom w:val="none" w:sz="0" w:space="0" w:color="auto"/>
            <w:right w:val="none" w:sz="0" w:space="0" w:color="auto"/>
          </w:divBdr>
        </w:div>
        <w:div w:id="390888605">
          <w:marLeft w:val="480"/>
          <w:marRight w:val="0"/>
          <w:marTop w:val="0"/>
          <w:marBottom w:val="0"/>
          <w:divBdr>
            <w:top w:val="none" w:sz="0" w:space="0" w:color="auto"/>
            <w:left w:val="none" w:sz="0" w:space="0" w:color="auto"/>
            <w:bottom w:val="none" w:sz="0" w:space="0" w:color="auto"/>
            <w:right w:val="none" w:sz="0" w:space="0" w:color="auto"/>
          </w:divBdr>
        </w:div>
        <w:div w:id="443352311">
          <w:marLeft w:val="480"/>
          <w:marRight w:val="0"/>
          <w:marTop w:val="0"/>
          <w:marBottom w:val="0"/>
          <w:divBdr>
            <w:top w:val="none" w:sz="0" w:space="0" w:color="auto"/>
            <w:left w:val="none" w:sz="0" w:space="0" w:color="auto"/>
            <w:bottom w:val="none" w:sz="0" w:space="0" w:color="auto"/>
            <w:right w:val="none" w:sz="0" w:space="0" w:color="auto"/>
          </w:divBdr>
        </w:div>
        <w:div w:id="459346406">
          <w:marLeft w:val="480"/>
          <w:marRight w:val="0"/>
          <w:marTop w:val="0"/>
          <w:marBottom w:val="0"/>
          <w:divBdr>
            <w:top w:val="none" w:sz="0" w:space="0" w:color="auto"/>
            <w:left w:val="none" w:sz="0" w:space="0" w:color="auto"/>
            <w:bottom w:val="none" w:sz="0" w:space="0" w:color="auto"/>
            <w:right w:val="none" w:sz="0" w:space="0" w:color="auto"/>
          </w:divBdr>
        </w:div>
        <w:div w:id="494035906">
          <w:marLeft w:val="480"/>
          <w:marRight w:val="0"/>
          <w:marTop w:val="0"/>
          <w:marBottom w:val="0"/>
          <w:divBdr>
            <w:top w:val="none" w:sz="0" w:space="0" w:color="auto"/>
            <w:left w:val="none" w:sz="0" w:space="0" w:color="auto"/>
            <w:bottom w:val="none" w:sz="0" w:space="0" w:color="auto"/>
            <w:right w:val="none" w:sz="0" w:space="0" w:color="auto"/>
          </w:divBdr>
        </w:div>
        <w:div w:id="535121832">
          <w:marLeft w:val="480"/>
          <w:marRight w:val="0"/>
          <w:marTop w:val="0"/>
          <w:marBottom w:val="0"/>
          <w:divBdr>
            <w:top w:val="none" w:sz="0" w:space="0" w:color="auto"/>
            <w:left w:val="none" w:sz="0" w:space="0" w:color="auto"/>
            <w:bottom w:val="none" w:sz="0" w:space="0" w:color="auto"/>
            <w:right w:val="none" w:sz="0" w:space="0" w:color="auto"/>
          </w:divBdr>
        </w:div>
        <w:div w:id="591279903">
          <w:marLeft w:val="480"/>
          <w:marRight w:val="0"/>
          <w:marTop w:val="0"/>
          <w:marBottom w:val="0"/>
          <w:divBdr>
            <w:top w:val="none" w:sz="0" w:space="0" w:color="auto"/>
            <w:left w:val="none" w:sz="0" w:space="0" w:color="auto"/>
            <w:bottom w:val="none" w:sz="0" w:space="0" w:color="auto"/>
            <w:right w:val="none" w:sz="0" w:space="0" w:color="auto"/>
          </w:divBdr>
        </w:div>
        <w:div w:id="595283536">
          <w:marLeft w:val="480"/>
          <w:marRight w:val="0"/>
          <w:marTop w:val="0"/>
          <w:marBottom w:val="0"/>
          <w:divBdr>
            <w:top w:val="none" w:sz="0" w:space="0" w:color="auto"/>
            <w:left w:val="none" w:sz="0" w:space="0" w:color="auto"/>
            <w:bottom w:val="none" w:sz="0" w:space="0" w:color="auto"/>
            <w:right w:val="none" w:sz="0" w:space="0" w:color="auto"/>
          </w:divBdr>
        </w:div>
        <w:div w:id="624896271">
          <w:marLeft w:val="480"/>
          <w:marRight w:val="0"/>
          <w:marTop w:val="0"/>
          <w:marBottom w:val="0"/>
          <w:divBdr>
            <w:top w:val="none" w:sz="0" w:space="0" w:color="auto"/>
            <w:left w:val="none" w:sz="0" w:space="0" w:color="auto"/>
            <w:bottom w:val="none" w:sz="0" w:space="0" w:color="auto"/>
            <w:right w:val="none" w:sz="0" w:space="0" w:color="auto"/>
          </w:divBdr>
        </w:div>
        <w:div w:id="664285813">
          <w:marLeft w:val="480"/>
          <w:marRight w:val="0"/>
          <w:marTop w:val="0"/>
          <w:marBottom w:val="0"/>
          <w:divBdr>
            <w:top w:val="none" w:sz="0" w:space="0" w:color="auto"/>
            <w:left w:val="none" w:sz="0" w:space="0" w:color="auto"/>
            <w:bottom w:val="none" w:sz="0" w:space="0" w:color="auto"/>
            <w:right w:val="none" w:sz="0" w:space="0" w:color="auto"/>
          </w:divBdr>
        </w:div>
        <w:div w:id="718013892">
          <w:marLeft w:val="480"/>
          <w:marRight w:val="0"/>
          <w:marTop w:val="0"/>
          <w:marBottom w:val="0"/>
          <w:divBdr>
            <w:top w:val="none" w:sz="0" w:space="0" w:color="auto"/>
            <w:left w:val="none" w:sz="0" w:space="0" w:color="auto"/>
            <w:bottom w:val="none" w:sz="0" w:space="0" w:color="auto"/>
            <w:right w:val="none" w:sz="0" w:space="0" w:color="auto"/>
          </w:divBdr>
        </w:div>
        <w:div w:id="732123055">
          <w:marLeft w:val="480"/>
          <w:marRight w:val="0"/>
          <w:marTop w:val="0"/>
          <w:marBottom w:val="0"/>
          <w:divBdr>
            <w:top w:val="none" w:sz="0" w:space="0" w:color="auto"/>
            <w:left w:val="none" w:sz="0" w:space="0" w:color="auto"/>
            <w:bottom w:val="none" w:sz="0" w:space="0" w:color="auto"/>
            <w:right w:val="none" w:sz="0" w:space="0" w:color="auto"/>
          </w:divBdr>
        </w:div>
        <w:div w:id="777604119">
          <w:marLeft w:val="480"/>
          <w:marRight w:val="0"/>
          <w:marTop w:val="0"/>
          <w:marBottom w:val="0"/>
          <w:divBdr>
            <w:top w:val="none" w:sz="0" w:space="0" w:color="auto"/>
            <w:left w:val="none" w:sz="0" w:space="0" w:color="auto"/>
            <w:bottom w:val="none" w:sz="0" w:space="0" w:color="auto"/>
            <w:right w:val="none" w:sz="0" w:space="0" w:color="auto"/>
          </w:divBdr>
        </w:div>
        <w:div w:id="838086118">
          <w:marLeft w:val="480"/>
          <w:marRight w:val="0"/>
          <w:marTop w:val="0"/>
          <w:marBottom w:val="0"/>
          <w:divBdr>
            <w:top w:val="none" w:sz="0" w:space="0" w:color="auto"/>
            <w:left w:val="none" w:sz="0" w:space="0" w:color="auto"/>
            <w:bottom w:val="none" w:sz="0" w:space="0" w:color="auto"/>
            <w:right w:val="none" w:sz="0" w:space="0" w:color="auto"/>
          </w:divBdr>
        </w:div>
        <w:div w:id="841748630">
          <w:marLeft w:val="480"/>
          <w:marRight w:val="0"/>
          <w:marTop w:val="0"/>
          <w:marBottom w:val="0"/>
          <w:divBdr>
            <w:top w:val="none" w:sz="0" w:space="0" w:color="auto"/>
            <w:left w:val="none" w:sz="0" w:space="0" w:color="auto"/>
            <w:bottom w:val="none" w:sz="0" w:space="0" w:color="auto"/>
            <w:right w:val="none" w:sz="0" w:space="0" w:color="auto"/>
          </w:divBdr>
        </w:div>
        <w:div w:id="881139613">
          <w:marLeft w:val="480"/>
          <w:marRight w:val="0"/>
          <w:marTop w:val="0"/>
          <w:marBottom w:val="0"/>
          <w:divBdr>
            <w:top w:val="none" w:sz="0" w:space="0" w:color="auto"/>
            <w:left w:val="none" w:sz="0" w:space="0" w:color="auto"/>
            <w:bottom w:val="none" w:sz="0" w:space="0" w:color="auto"/>
            <w:right w:val="none" w:sz="0" w:space="0" w:color="auto"/>
          </w:divBdr>
        </w:div>
        <w:div w:id="895967398">
          <w:marLeft w:val="480"/>
          <w:marRight w:val="0"/>
          <w:marTop w:val="0"/>
          <w:marBottom w:val="0"/>
          <w:divBdr>
            <w:top w:val="none" w:sz="0" w:space="0" w:color="auto"/>
            <w:left w:val="none" w:sz="0" w:space="0" w:color="auto"/>
            <w:bottom w:val="none" w:sz="0" w:space="0" w:color="auto"/>
            <w:right w:val="none" w:sz="0" w:space="0" w:color="auto"/>
          </w:divBdr>
        </w:div>
        <w:div w:id="911085401">
          <w:marLeft w:val="480"/>
          <w:marRight w:val="0"/>
          <w:marTop w:val="0"/>
          <w:marBottom w:val="0"/>
          <w:divBdr>
            <w:top w:val="none" w:sz="0" w:space="0" w:color="auto"/>
            <w:left w:val="none" w:sz="0" w:space="0" w:color="auto"/>
            <w:bottom w:val="none" w:sz="0" w:space="0" w:color="auto"/>
            <w:right w:val="none" w:sz="0" w:space="0" w:color="auto"/>
          </w:divBdr>
        </w:div>
        <w:div w:id="1060396152">
          <w:marLeft w:val="480"/>
          <w:marRight w:val="0"/>
          <w:marTop w:val="0"/>
          <w:marBottom w:val="0"/>
          <w:divBdr>
            <w:top w:val="none" w:sz="0" w:space="0" w:color="auto"/>
            <w:left w:val="none" w:sz="0" w:space="0" w:color="auto"/>
            <w:bottom w:val="none" w:sz="0" w:space="0" w:color="auto"/>
            <w:right w:val="none" w:sz="0" w:space="0" w:color="auto"/>
          </w:divBdr>
        </w:div>
        <w:div w:id="1063867520">
          <w:marLeft w:val="480"/>
          <w:marRight w:val="0"/>
          <w:marTop w:val="0"/>
          <w:marBottom w:val="0"/>
          <w:divBdr>
            <w:top w:val="none" w:sz="0" w:space="0" w:color="auto"/>
            <w:left w:val="none" w:sz="0" w:space="0" w:color="auto"/>
            <w:bottom w:val="none" w:sz="0" w:space="0" w:color="auto"/>
            <w:right w:val="none" w:sz="0" w:space="0" w:color="auto"/>
          </w:divBdr>
        </w:div>
        <w:div w:id="1070158145">
          <w:marLeft w:val="480"/>
          <w:marRight w:val="0"/>
          <w:marTop w:val="0"/>
          <w:marBottom w:val="0"/>
          <w:divBdr>
            <w:top w:val="none" w:sz="0" w:space="0" w:color="auto"/>
            <w:left w:val="none" w:sz="0" w:space="0" w:color="auto"/>
            <w:bottom w:val="none" w:sz="0" w:space="0" w:color="auto"/>
            <w:right w:val="none" w:sz="0" w:space="0" w:color="auto"/>
          </w:divBdr>
        </w:div>
        <w:div w:id="1097024647">
          <w:marLeft w:val="480"/>
          <w:marRight w:val="0"/>
          <w:marTop w:val="0"/>
          <w:marBottom w:val="0"/>
          <w:divBdr>
            <w:top w:val="none" w:sz="0" w:space="0" w:color="auto"/>
            <w:left w:val="none" w:sz="0" w:space="0" w:color="auto"/>
            <w:bottom w:val="none" w:sz="0" w:space="0" w:color="auto"/>
            <w:right w:val="none" w:sz="0" w:space="0" w:color="auto"/>
          </w:divBdr>
        </w:div>
        <w:div w:id="1186285515">
          <w:marLeft w:val="480"/>
          <w:marRight w:val="0"/>
          <w:marTop w:val="0"/>
          <w:marBottom w:val="0"/>
          <w:divBdr>
            <w:top w:val="none" w:sz="0" w:space="0" w:color="auto"/>
            <w:left w:val="none" w:sz="0" w:space="0" w:color="auto"/>
            <w:bottom w:val="none" w:sz="0" w:space="0" w:color="auto"/>
            <w:right w:val="none" w:sz="0" w:space="0" w:color="auto"/>
          </w:divBdr>
        </w:div>
        <w:div w:id="1204632632">
          <w:marLeft w:val="480"/>
          <w:marRight w:val="0"/>
          <w:marTop w:val="0"/>
          <w:marBottom w:val="0"/>
          <w:divBdr>
            <w:top w:val="none" w:sz="0" w:space="0" w:color="auto"/>
            <w:left w:val="none" w:sz="0" w:space="0" w:color="auto"/>
            <w:bottom w:val="none" w:sz="0" w:space="0" w:color="auto"/>
            <w:right w:val="none" w:sz="0" w:space="0" w:color="auto"/>
          </w:divBdr>
        </w:div>
        <w:div w:id="1268660301">
          <w:marLeft w:val="480"/>
          <w:marRight w:val="0"/>
          <w:marTop w:val="0"/>
          <w:marBottom w:val="0"/>
          <w:divBdr>
            <w:top w:val="none" w:sz="0" w:space="0" w:color="auto"/>
            <w:left w:val="none" w:sz="0" w:space="0" w:color="auto"/>
            <w:bottom w:val="none" w:sz="0" w:space="0" w:color="auto"/>
            <w:right w:val="none" w:sz="0" w:space="0" w:color="auto"/>
          </w:divBdr>
        </w:div>
        <w:div w:id="1306934681">
          <w:marLeft w:val="480"/>
          <w:marRight w:val="0"/>
          <w:marTop w:val="0"/>
          <w:marBottom w:val="0"/>
          <w:divBdr>
            <w:top w:val="none" w:sz="0" w:space="0" w:color="auto"/>
            <w:left w:val="none" w:sz="0" w:space="0" w:color="auto"/>
            <w:bottom w:val="none" w:sz="0" w:space="0" w:color="auto"/>
            <w:right w:val="none" w:sz="0" w:space="0" w:color="auto"/>
          </w:divBdr>
        </w:div>
        <w:div w:id="1310594657">
          <w:marLeft w:val="480"/>
          <w:marRight w:val="0"/>
          <w:marTop w:val="0"/>
          <w:marBottom w:val="0"/>
          <w:divBdr>
            <w:top w:val="none" w:sz="0" w:space="0" w:color="auto"/>
            <w:left w:val="none" w:sz="0" w:space="0" w:color="auto"/>
            <w:bottom w:val="none" w:sz="0" w:space="0" w:color="auto"/>
            <w:right w:val="none" w:sz="0" w:space="0" w:color="auto"/>
          </w:divBdr>
        </w:div>
        <w:div w:id="1335647689">
          <w:marLeft w:val="480"/>
          <w:marRight w:val="0"/>
          <w:marTop w:val="0"/>
          <w:marBottom w:val="0"/>
          <w:divBdr>
            <w:top w:val="none" w:sz="0" w:space="0" w:color="auto"/>
            <w:left w:val="none" w:sz="0" w:space="0" w:color="auto"/>
            <w:bottom w:val="none" w:sz="0" w:space="0" w:color="auto"/>
            <w:right w:val="none" w:sz="0" w:space="0" w:color="auto"/>
          </w:divBdr>
        </w:div>
        <w:div w:id="1356347709">
          <w:marLeft w:val="480"/>
          <w:marRight w:val="0"/>
          <w:marTop w:val="0"/>
          <w:marBottom w:val="0"/>
          <w:divBdr>
            <w:top w:val="none" w:sz="0" w:space="0" w:color="auto"/>
            <w:left w:val="none" w:sz="0" w:space="0" w:color="auto"/>
            <w:bottom w:val="none" w:sz="0" w:space="0" w:color="auto"/>
            <w:right w:val="none" w:sz="0" w:space="0" w:color="auto"/>
          </w:divBdr>
        </w:div>
        <w:div w:id="1371687002">
          <w:marLeft w:val="480"/>
          <w:marRight w:val="0"/>
          <w:marTop w:val="0"/>
          <w:marBottom w:val="0"/>
          <w:divBdr>
            <w:top w:val="none" w:sz="0" w:space="0" w:color="auto"/>
            <w:left w:val="none" w:sz="0" w:space="0" w:color="auto"/>
            <w:bottom w:val="none" w:sz="0" w:space="0" w:color="auto"/>
            <w:right w:val="none" w:sz="0" w:space="0" w:color="auto"/>
          </w:divBdr>
        </w:div>
        <w:div w:id="1436091326">
          <w:marLeft w:val="480"/>
          <w:marRight w:val="0"/>
          <w:marTop w:val="0"/>
          <w:marBottom w:val="0"/>
          <w:divBdr>
            <w:top w:val="none" w:sz="0" w:space="0" w:color="auto"/>
            <w:left w:val="none" w:sz="0" w:space="0" w:color="auto"/>
            <w:bottom w:val="none" w:sz="0" w:space="0" w:color="auto"/>
            <w:right w:val="none" w:sz="0" w:space="0" w:color="auto"/>
          </w:divBdr>
        </w:div>
        <w:div w:id="1470898187">
          <w:marLeft w:val="480"/>
          <w:marRight w:val="0"/>
          <w:marTop w:val="0"/>
          <w:marBottom w:val="0"/>
          <w:divBdr>
            <w:top w:val="none" w:sz="0" w:space="0" w:color="auto"/>
            <w:left w:val="none" w:sz="0" w:space="0" w:color="auto"/>
            <w:bottom w:val="none" w:sz="0" w:space="0" w:color="auto"/>
            <w:right w:val="none" w:sz="0" w:space="0" w:color="auto"/>
          </w:divBdr>
        </w:div>
        <w:div w:id="1477379068">
          <w:marLeft w:val="480"/>
          <w:marRight w:val="0"/>
          <w:marTop w:val="0"/>
          <w:marBottom w:val="0"/>
          <w:divBdr>
            <w:top w:val="none" w:sz="0" w:space="0" w:color="auto"/>
            <w:left w:val="none" w:sz="0" w:space="0" w:color="auto"/>
            <w:bottom w:val="none" w:sz="0" w:space="0" w:color="auto"/>
            <w:right w:val="none" w:sz="0" w:space="0" w:color="auto"/>
          </w:divBdr>
        </w:div>
        <w:div w:id="1482309980">
          <w:marLeft w:val="480"/>
          <w:marRight w:val="0"/>
          <w:marTop w:val="0"/>
          <w:marBottom w:val="0"/>
          <w:divBdr>
            <w:top w:val="none" w:sz="0" w:space="0" w:color="auto"/>
            <w:left w:val="none" w:sz="0" w:space="0" w:color="auto"/>
            <w:bottom w:val="none" w:sz="0" w:space="0" w:color="auto"/>
            <w:right w:val="none" w:sz="0" w:space="0" w:color="auto"/>
          </w:divBdr>
        </w:div>
        <w:div w:id="1490900262">
          <w:marLeft w:val="480"/>
          <w:marRight w:val="0"/>
          <w:marTop w:val="0"/>
          <w:marBottom w:val="0"/>
          <w:divBdr>
            <w:top w:val="none" w:sz="0" w:space="0" w:color="auto"/>
            <w:left w:val="none" w:sz="0" w:space="0" w:color="auto"/>
            <w:bottom w:val="none" w:sz="0" w:space="0" w:color="auto"/>
            <w:right w:val="none" w:sz="0" w:space="0" w:color="auto"/>
          </w:divBdr>
        </w:div>
        <w:div w:id="1516845929">
          <w:marLeft w:val="480"/>
          <w:marRight w:val="0"/>
          <w:marTop w:val="0"/>
          <w:marBottom w:val="0"/>
          <w:divBdr>
            <w:top w:val="none" w:sz="0" w:space="0" w:color="auto"/>
            <w:left w:val="none" w:sz="0" w:space="0" w:color="auto"/>
            <w:bottom w:val="none" w:sz="0" w:space="0" w:color="auto"/>
            <w:right w:val="none" w:sz="0" w:space="0" w:color="auto"/>
          </w:divBdr>
        </w:div>
        <w:div w:id="1537615552">
          <w:marLeft w:val="480"/>
          <w:marRight w:val="0"/>
          <w:marTop w:val="0"/>
          <w:marBottom w:val="0"/>
          <w:divBdr>
            <w:top w:val="none" w:sz="0" w:space="0" w:color="auto"/>
            <w:left w:val="none" w:sz="0" w:space="0" w:color="auto"/>
            <w:bottom w:val="none" w:sz="0" w:space="0" w:color="auto"/>
            <w:right w:val="none" w:sz="0" w:space="0" w:color="auto"/>
          </w:divBdr>
        </w:div>
        <w:div w:id="1538547752">
          <w:marLeft w:val="480"/>
          <w:marRight w:val="0"/>
          <w:marTop w:val="0"/>
          <w:marBottom w:val="0"/>
          <w:divBdr>
            <w:top w:val="none" w:sz="0" w:space="0" w:color="auto"/>
            <w:left w:val="none" w:sz="0" w:space="0" w:color="auto"/>
            <w:bottom w:val="none" w:sz="0" w:space="0" w:color="auto"/>
            <w:right w:val="none" w:sz="0" w:space="0" w:color="auto"/>
          </w:divBdr>
        </w:div>
        <w:div w:id="1572498701">
          <w:marLeft w:val="480"/>
          <w:marRight w:val="0"/>
          <w:marTop w:val="0"/>
          <w:marBottom w:val="0"/>
          <w:divBdr>
            <w:top w:val="none" w:sz="0" w:space="0" w:color="auto"/>
            <w:left w:val="none" w:sz="0" w:space="0" w:color="auto"/>
            <w:bottom w:val="none" w:sz="0" w:space="0" w:color="auto"/>
            <w:right w:val="none" w:sz="0" w:space="0" w:color="auto"/>
          </w:divBdr>
        </w:div>
        <w:div w:id="1589804420">
          <w:marLeft w:val="480"/>
          <w:marRight w:val="0"/>
          <w:marTop w:val="0"/>
          <w:marBottom w:val="0"/>
          <w:divBdr>
            <w:top w:val="none" w:sz="0" w:space="0" w:color="auto"/>
            <w:left w:val="none" w:sz="0" w:space="0" w:color="auto"/>
            <w:bottom w:val="none" w:sz="0" w:space="0" w:color="auto"/>
            <w:right w:val="none" w:sz="0" w:space="0" w:color="auto"/>
          </w:divBdr>
        </w:div>
        <w:div w:id="1620258215">
          <w:marLeft w:val="480"/>
          <w:marRight w:val="0"/>
          <w:marTop w:val="0"/>
          <w:marBottom w:val="0"/>
          <w:divBdr>
            <w:top w:val="none" w:sz="0" w:space="0" w:color="auto"/>
            <w:left w:val="none" w:sz="0" w:space="0" w:color="auto"/>
            <w:bottom w:val="none" w:sz="0" w:space="0" w:color="auto"/>
            <w:right w:val="none" w:sz="0" w:space="0" w:color="auto"/>
          </w:divBdr>
        </w:div>
        <w:div w:id="1633831632">
          <w:marLeft w:val="480"/>
          <w:marRight w:val="0"/>
          <w:marTop w:val="0"/>
          <w:marBottom w:val="0"/>
          <w:divBdr>
            <w:top w:val="none" w:sz="0" w:space="0" w:color="auto"/>
            <w:left w:val="none" w:sz="0" w:space="0" w:color="auto"/>
            <w:bottom w:val="none" w:sz="0" w:space="0" w:color="auto"/>
            <w:right w:val="none" w:sz="0" w:space="0" w:color="auto"/>
          </w:divBdr>
        </w:div>
        <w:div w:id="1636060585">
          <w:marLeft w:val="480"/>
          <w:marRight w:val="0"/>
          <w:marTop w:val="0"/>
          <w:marBottom w:val="0"/>
          <w:divBdr>
            <w:top w:val="none" w:sz="0" w:space="0" w:color="auto"/>
            <w:left w:val="none" w:sz="0" w:space="0" w:color="auto"/>
            <w:bottom w:val="none" w:sz="0" w:space="0" w:color="auto"/>
            <w:right w:val="none" w:sz="0" w:space="0" w:color="auto"/>
          </w:divBdr>
        </w:div>
        <w:div w:id="1666471400">
          <w:marLeft w:val="480"/>
          <w:marRight w:val="0"/>
          <w:marTop w:val="0"/>
          <w:marBottom w:val="0"/>
          <w:divBdr>
            <w:top w:val="none" w:sz="0" w:space="0" w:color="auto"/>
            <w:left w:val="none" w:sz="0" w:space="0" w:color="auto"/>
            <w:bottom w:val="none" w:sz="0" w:space="0" w:color="auto"/>
            <w:right w:val="none" w:sz="0" w:space="0" w:color="auto"/>
          </w:divBdr>
        </w:div>
        <w:div w:id="1672485910">
          <w:marLeft w:val="480"/>
          <w:marRight w:val="0"/>
          <w:marTop w:val="0"/>
          <w:marBottom w:val="0"/>
          <w:divBdr>
            <w:top w:val="none" w:sz="0" w:space="0" w:color="auto"/>
            <w:left w:val="none" w:sz="0" w:space="0" w:color="auto"/>
            <w:bottom w:val="none" w:sz="0" w:space="0" w:color="auto"/>
            <w:right w:val="none" w:sz="0" w:space="0" w:color="auto"/>
          </w:divBdr>
        </w:div>
        <w:div w:id="1700007953">
          <w:marLeft w:val="480"/>
          <w:marRight w:val="0"/>
          <w:marTop w:val="0"/>
          <w:marBottom w:val="0"/>
          <w:divBdr>
            <w:top w:val="none" w:sz="0" w:space="0" w:color="auto"/>
            <w:left w:val="none" w:sz="0" w:space="0" w:color="auto"/>
            <w:bottom w:val="none" w:sz="0" w:space="0" w:color="auto"/>
            <w:right w:val="none" w:sz="0" w:space="0" w:color="auto"/>
          </w:divBdr>
        </w:div>
        <w:div w:id="1707213401">
          <w:marLeft w:val="480"/>
          <w:marRight w:val="0"/>
          <w:marTop w:val="0"/>
          <w:marBottom w:val="0"/>
          <w:divBdr>
            <w:top w:val="none" w:sz="0" w:space="0" w:color="auto"/>
            <w:left w:val="none" w:sz="0" w:space="0" w:color="auto"/>
            <w:bottom w:val="none" w:sz="0" w:space="0" w:color="auto"/>
            <w:right w:val="none" w:sz="0" w:space="0" w:color="auto"/>
          </w:divBdr>
        </w:div>
        <w:div w:id="1714039757">
          <w:marLeft w:val="480"/>
          <w:marRight w:val="0"/>
          <w:marTop w:val="0"/>
          <w:marBottom w:val="0"/>
          <w:divBdr>
            <w:top w:val="none" w:sz="0" w:space="0" w:color="auto"/>
            <w:left w:val="none" w:sz="0" w:space="0" w:color="auto"/>
            <w:bottom w:val="none" w:sz="0" w:space="0" w:color="auto"/>
            <w:right w:val="none" w:sz="0" w:space="0" w:color="auto"/>
          </w:divBdr>
        </w:div>
        <w:div w:id="1717507643">
          <w:marLeft w:val="480"/>
          <w:marRight w:val="0"/>
          <w:marTop w:val="0"/>
          <w:marBottom w:val="0"/>
          <w:divBdr>
            <w:top w:val="none" w:sz="0" w:space="0" w:color="auto"/>
            <w:left w:val="none" w:sz="0" w:space="0" w:color="auto"/>
            <w:bottom w:val="none" w:sz="0" w:space="0" w:color="auto"/>
            <w:right w:val="none" w:sz="0" w:space="0" w:color="auto"/>
          </w:divBdr>
        </w:div>
        <w:div w:id="1724014819">
          <w:marLeft w:val="480"/>
          <w:marRight w:val="0"/>
          <w:marTop w:val="0"/>
          <w:marBottom w:val="0"/>
          <w:divBdr>
            <w:top w:val="none" w:sz="0" w:space="0" w:color="auto"/>
            <w:left w:val="none" w:sz="0" w:space="0" w:color="auto"/>
            <w:bottom w:val="none" w:sz="0" w:space="0" w:color="auto"/>
            <w:right w:val="none" w:sz="0" w:space="0" w:color="auto"/>
          </w:divBdr>
        </w:div>
        <w:div w:id="1755011232">
          <w:marLeft w:val="480"/>
          <w:marRight w:val="0"/>
          <w:marTop w:val="0"/>
          <w:marBottom w:val="0"/>
          <w:divBdr>
            <w:top w:val="none" w:sz="0" w:space="0" w:color="auto"/>
            <w:left w:val="none" w:sz="0" w:space="0" w:color="auto"/>
            <w:bottom w:val="none" w:sz="0" w:space="0" w:color="auto"/>
            <w:right w:val="none" w:sz="0" w:space="0" w:color="auto"/>
          </w:divBdr>
        </w:div>
        <w:div w:id="1814443922">
          <w:marLeft w:val="480"/>
          <w:marRight w:val="0"/>
          <w:marTop w:val="0"/>
          <w:marBottom w:val="0"/>
          <w:divBdr>
            <w:top w:val="none" w:sz="0" w:space="0" w:color="auto"/>
            <w:left w:val="none" w:sz="0" w:space="0" w:color="auto"/>
            <w:bottom w:val="none" w:sz="0" w:space="0" w:color="auto"/>
            <w:right w:val="none" w:sz="0" w:space="0" w:color="auto"/>
          </w:divBdr>
        </w:div>
        <w:div w:id="1862233341">
          <w:marLeft w:val="480"/>
          <w:marRight w:val="0"/>
          <w:marTop w:val="0"/>
          <w:marBottom w:val="0"/>
          <w:divBdr>
            <w:top w:val="none" w:sz="0" w:space="0" w:color="auto"/>
            <w:left w:val="none" w:sz="0" w:space="0" w:color="auto"/>
            <w:bottom w:val="none" w:sz="0" w:space="0" w:color="auto"/>
            <w:right w:val="none" w:sz="0" w:space="0" w:color="auto"/>
          </w:divBdr>
        </w:div>
        <w:div w:id="1864242708">
          <w:marLeft w:val="480"/>
          <w:marRight w:val="0"/>
          <w:marTop w:val="0"/>
          <w:marBottom w:val="0"/>
          <w:divBdr>
            <w:top w:val="none" w:sz="0" w:space="0" w:color="auto"/>
            <w:left w:val="none" w:sz="0" w:space="0" w:color="auto"/>
            <w:bottom w:val="none" w:sz="0" w:space="0" w:color="auto"/>
            <w:right w:val="none" w:sz="0" w:space="0" w:color="auto"/>
          </w:divBdr>
        </w:div>
        <w:div w:id="1912230152">
          <w:marLeft w:val="480"/>
          <w:marRight w:val="0"/>
          <w:marTop w:val="0"/>
          <w:marBottom w:val="0"/>
          <w:divBdr>
            <w:top w:val="none" w:sz="0" w:space="0" w:color="auto"/>
            <w:left w:val="none" w:sz="0" w:space="0" w:color="auto"/>
            <w:bottom w:val="none" w:sz="0" w:space="0" w:color="auto"/>
            <w:right w:val="none" w:sz="0" w:space="0" w:color="auto"/>
          </w:divBdr>
        </w:div>
        <w:div w:id="1934313410">
          <w:marLeft w:val="480"/>
          <w:marRight w:val="0"/>
          <w:marTop w:val="0"/>
          <w:marBottom w:val="0"/>
          <w:divBdr>
            <w:top w:val="none" w:sz="0" w:space="0" w:color="auto"/>
            <w:left w:val="none" w:sz="0" w:space="0" w:color="auto"/>
            <w:bottom w:val="none" w:sz="0" w:space="0" w:color="auto"/>
            <w:right w:val="none" w:sz="0" w:space="0" w:color="auto"/>
          </w:divBdr>
        </w:div>
        <w:div w:id="1968007694">
          <w:marLeft w:val="480"/>
          <w:marRight w:val="0"/>
          <w:marTop w:val="0"/>
          <w:marBottom w:val="0"/>
          <w:divBdr>
            <w:top w:val="none" w:sz="0" w:space="0" w:color="auto"/>
            <w:left w:val="none" w:sz="0" w:space="0" w:color="auto"/>
            <w:bottom w:val="none" w:sz="0" w:space="0" w:color="auto"/>
            <w:right w:val="none" w:sz="0" w:space="0" w:color="auto"/>
          </w:divBdr>
        </w:div>
        <w:div w:id="2046514081">
          <w:marLeft w:val="480"/>
          <w:marRight w:val="0"/>
          <w:marTop w:val="0"/>
          <w:marBottom w:val="0"/>
          <w:divBdr>
            <w:top w:val="none" w:sz="0" w:space="0" w:color="auto"/>
            <w:left w:val="none" w:sz="0" w:space="0" w:color="auto"/>
            <w:bottom w:val="none" w:sz="0" w:space="0" w:color="auto"/>
            <w:right w:val="none" w:sz="0" w:space="0" w:color="auto"/>
          </w:divBdr>
        </w:div>
        <w:div w:id="2065449412">
          <w:marLeft w:val="480"/>
          <w:marRight w:val="0"/>
          <w:marTop w:val="0"/>
          <w:marBottom w:val="0"/>
          <w:divBdr>
            <w:top w:val="none" w:sz="0" w:space="0" w:color="auto"/>
            <w:left w:val="none" w:sz="0" w:space="0" w:color="auto"/>
            <w:bottom w:val="none" w:sz="0" w:space="0" w:color="auto"/>
            <w:right w:val="none" w:sz="0" w:space="0" w:color="auto"/>
          </w:divBdr>
        </w:div>
        <w:div w:id="2130345516">
          <w:marLeft w:val="480"/>
          <w:marRight w:val="0"/>
          <w:marTop w:val="0"/>
          <w:marBottom w:val="0"/>
          <w:divBdr>
            <w:top w:val="none" w:sz="0" w:space="0" w:color="auto"/>
            <w:left w:val="none" w:sz="0" w:space="0" w:color="auto"/>
            <w:bottom w:val="none" w:sz="0" w:space="0" w:color="auto"/>
            <w:right w:val="none" w:sz="0" w:space="0" w:color="auto"/>
          </w:divBdr>
        </w:div>
        <w:div w:id="2133594829">
          <w:marLeft w:val="480"/>
          <w:marRight w:val="0"/>
          <w:marTop w:val="0"/>
          <w:marBottom w:val="0"/>
          <w:divBdr>
            <w:top w:val="none" w:sz="0" w:space="0" w:color="auto"/>
            <w:left w:val="none" w:sz="0" w:space="0" w:color="auto"/>
            <w:bottom w:val="none" w:sz="0" w:space="0" w:color="auto"/>
            <w:right w:val="none" w:sz="0" w:space="0" w:color="auto"/>
          </w:divBdr>
        </w:div>
        <w:div w:id="2140800047">
          <w:marLeft w:val="480"/>
          <w:marRight w:val="0"/>
          <w:marTop w:val="0"/>
          <w:marBottom w:val="0"/>
          <w:divBdr>
            <w:top w:val="none" w:sz="0" w:space="0" w:color="auto"/>
            <w:left w:val="none" w:sz="0" w:space="0" w:color="auto"/>
            <w:bottom w:val="none" w:sz="0" w:space="0" w:color="auto"/>
            <w:right w:val="none" w:sz="0" w:space="0" w:color="auto"/>
          </w:divBdr>
        </w:div>
      </w:divsChild>
    </w:div>
    <w:div w:id="1551571448">
      <w:bodyDiv w:val="1"/>
      <w:marLeft w:val="0"/>
      <w:marRight w:val="0"/>
      <w:marTop w:val="0"/>
      <w:marBottom w:val="0"/>
      <w:divBdr>
        <w:top w:val="none" w:sz="0" w:space="0" w:color="auto"/>
        <w:left w:val="none" w:sz="0" w:space="0" w:color="auto"/>
        <w:bottom w:val="none" w:sz="0" w:space="0" w:color="auto"/>
        <w:right w:val="none" w:sz="0" w:space="0" w:color="auto"/>
      </w:divBdr>
      <w:divsChild>
        <w:div w:id="108742438">
          <w:marLeft w:val="480"/>
          <w:marRight w:val="0"/>
          <w:marTop w:val="0"/>
          <w:marBottom w:val="0"/>
          <w:divBdr>
            <w:top w:val="none" w:sz="0" w:space="0" w:color="auto"/>
            <w:left w:val="none" w:sz="0" w:space="0" w:color="auto"/>
            <w:bottom w:val="none" w:sz="0" w:space="0" w:color="auto"/>
            <w:right w:val="none" w:sz="0" w:space="0" w:color="auto"/>
          </w:divBdr>
        </w:div>
        <w:div w:id="129175196">
          <w:marLeft w:val="480"/>
          <w:marRight w:val="0"/>
          <w:marTop w:val="0"/>
          <w:marBottom w:val="0"/>
          <w:divBdr>
            <w:top w:val="none" w:sz="0" w:space="0" w:color="auto"/>
            <w:left w:val="none" w:sz="0" w:space="0" w:color="auto"/>
            <w:bottom w:val="none" w:sz="0" w:space="0" w:color="auto"/>
            <w:right w:val="none" w:sz="0" w:space="0" w:color="auto"/>
          </w:divBdr>
        </w:div>
        <w:div w:id="138351300">
          <w:marLeft w:val="480"/>
          <w:marRight w:val="0"/>
          <w:marTop w:val="0"/>
          <w:marBottom w:val="0"/>
          <w:divBdr>
            <w:top w:val="none" w:sz="0" w:space="0" w:color="auto"/>
            <w:left w:val="none" w:sz="0" w:space="0" w:color="auto"/>
            <w:bottom w:val="none" w:sz="0" w:space="0" w:color="auto"/>
            <w:right w:val="none" w:sz="0" w:space="0" w:color="auto"/>
          </w:divBdr>
        </w:div>
        <w:div w:id="158498059">
          <w:marLeft w:val="480"/>
          <w:marRight w:val="0"/>
          <w:marTop w:val="0"/>
          <w:marBottom w:val="0"/>
          <w:divBdr>
            <w:top w:val="none" w:sz="0" w:space="0" w:color="auto"/>
            <w:left w:val="none" w:sz="0" w:space="0" w:color="auto"/>
            <w:bottom w:val="none" w:sz="0" w:space="0" w:color="auto"/>
            <w:right w:val="none" w:sz="0" w:space="0" w:color="auto"/>
          </w:divBdr>
        </w:div>
        <w:div w:id="164905990">
          <w:marLeft w:val="480"/>
          <w:marRight w:val="0"/>
          <w:marTop w:val="0"/>
          <w:marBottom w:val="0"/>
          <w:divBdr>
            <w:top w:val="none" w:sz="0" w:space="0" w:color="auto"/>
            <w:left w:val="none" w:sz="0" w:space="0" w:color="auto"/>
            <w:bottom w:val="none" w:sz="0" w:space="0" w:color="auto"/>
            <w:right w:val="none" w:sz="0" w:space="0" w:color="auto"/>
          </w:divBdr>
        </w:div>
        <w:div w:id="165171601">
          <w:marLeft w:val="480"/>
          <w:marRight w:val="0"/>
          <w:marTop w:val="0"/>
          <w:marBottom w:val="0"/>
          <w:divBdr>
            <w:top w:val="none" w:sz="0" w:space="0" w:color="auto"/>
            <w:left w:val="none" w:sz="0" w:space="0" w:color="auto"/>
            <w:bottom w:val="none" w:sz="0" w:space="0" w:color="auto"/>
            <w:right w:val="none" w:sz="0" w:space="0" w:color="auto"/>
          </w:divBdr>
        </w:div>
        <w:div w:id="254562264">
          <w:marLeft w:val="480"/>
          <w:marRight w:val="0"/>
          <w:marTop w:val="0"/>
          <w:marBottom w:val="0"/>
          <w:divBdr>
            <w:top w:val="none" w:sz="0" w:space="0" w:color="auto"/>
            <w:left w:val="none" w:sz="0" w:space="0" w:color="auto"/>
            <w:bottom w:val="none" w:sz="0" w:space="0" w:color="auto"/>
            <w:right w:val="none" w:sz="0" w:space="0" w:color="auto"/>
          </w:divBdr>
        </w:div>
        <w:div w:id="331102469">
          <w:marLeft w:val="480"/>
          <w:marRight w:val="0"/>
          <w:marTop w:val="0"/>
          <w:marBottom w:val="0"/>
          <w:divBdr>
            <w:top w:val="none" w:sz="0" w:space="0" w:color="auto"/>
            <w:left w:val="none" w:sz="0" w:space="0" w:color="auto"/>
            <w:bottom w:val="none" w:sz="0" w:space="0" w:color="auto"/>
            <w:right w:val="none" w:sz="0" w:space="0" w:color="auto"/>
          </w:divBdr>
        </w:div>
        <w:div w:id="331832545">
          <w:marLeft w:val="480"/>
          <w:marRight w:val="0"/>
          <w:marTop w:val="0"/>
          <w:marBottom w:val="0"/>
          <w:divBdr>
            <w:top w:val="none" w:sz="0" w:space="0" w:color="auto"/>
            <w:left w:val="none" w:sz="0" w:space="0" w:color="auto"/>
            <w:bottom w:val="none" w:sz="0" w:space="0" w:color="auto"/>
            <w:right w:val="none" w:sz="0" w:space="0" w:color="auto"/>
          </w:divBdr>
        </w:div>
        <w:div w:id="422652530">
          <w:marLeft w:val="480"/>
          <w:marRight w:val="0"/>
          <w:marTop w:val="0"/>
          <w:marBottom w:val="0"/>
          <w:divBdr>
            <w:top w:val="none" w:sz="0" w:space="0" w:color="auto"/>
            <w:left w:val="none" w:sz="0" w:space="0" w:color="auto"/>
            <w:bottom w:val="none" w:sz="0" w:space="0" w:color="auto"/>
            <w:right w:val="none" w:sz="0" w:space="0" w:color="auto"/>
          </w:divBdr>
        </w:div>
        <w:div w:id="597064679">
          <w:marLeft w:val="480"/>
          <w:marRight w:val="0"/>
          <w:marTop w:val="0"/>
          <w:marBottom w:val="0"/>
          <w:divBdr>
            <w:top w:val="none" w:sz="0" w:space="0" w:color="auto"/>
            <w:left w:val="none" w:sz="0" w:space="0" w:color="auto"/>
            <w:bottom w:val="none" w:sz="0" w:space="0" w:color="auto"/>
            <w:right w:val="none" w:sz="0" w:space="0" w:color="auto"/>
          </w:divBdr>
        </w:div>
        <w:div w:id="600066928">
          <w:marLeft w:val="480"/>
          <w:marRight w:val="0"/>
          <w:marTop w:val="0"/>
          <w:marBottom w:val="0"/>
          <w:divBdr>
            <w:top w:val="none" w:sz="0" w:space="0" w:color="auto"/>
            <w:left w:val="none" w:sz="0" w:space="0" w:color="auto"/>
            <w:bottom w:val="none" w:sz="0" w:space="0" w:color="auto"/>
            <w:right w:val="none" w:sz="0" w:space="0" w:color="auto"/>
          </w:divBdr>
        </w:div>
        <w:div w:id="633753125">
          <w:marLeft w:val="480"/>
          <w:marRight w:val="0"/>
          <w:marTop w:val="0"/>
          <w:marBottom w:val="0"/>
          <w:divBdr>
            <w:top w:val="none" w:sz="0" w:space="0" w:color="auto"/>
            <w:left w:val="none" w:sz="0" w:space="0" w:color="auto"/>
            <w:bottom w:val="none" w:sz="0" w:space="0" w:color="auto"/>
            <w:right w:val="none" w:sz="0" w:space="0" w:color="auto"/>
          </w:divBdr>
        </w:div>
        <w:div w:id="648246469">
          <w:marLeft w:val="480"/>
          <w:marRight w:val="0"/>
          <w:marTop w:val="0"/>
          <w:marBottom w:val="0"/>
          <w:divBdr>
            <w:top w:val="none" w:sz="0" w:space="0" w:color="auto"/>
            <w:left w:val="none" w:sz="0" w:space="0" w:color="auto"/>
            <w:bottom w:val="none" w:sz="0" w:space="0" w:color="auto"/>
            <w:right w:val="none" w:sz="0" w:space="0" w:color="auto"/>
          </w:divBdr>
        </w:div>
        <w:div w:id="788158861">
          <w:marLeft w:val="480"/>
          <w:marRight w:val="0"/>
          <w:marTop w:val="0"/>
          <w:marBottom w:val="0"/>
          <w:divBdr>
            <w:top w:val="none" w:sz="0" w:space="0" w:color="auto"/>
            <w:left w:val="none" w:sz="0" w:space="0" w:color="auto"/>
            <w:bottom w:val="none" w:sz="0" w:space="0" w:color="auto"/>
            <w:right w:val="none" w:sz="0" w:space="0" w:color="auto"/>
          </w:divBdr>
        </w:div>
        <w:div w:id="794762574">
          <w:marLeft w:val="480"/>
          <w:marRight w:val="0"/>
          <w:marTop w:val="0"/>
          <w:marBottom w:val="0"/>
          <w:divBdr>
            <w:top w:val="none" w:sz="0" w:space="0" w:color="auto"/>
            <w:left w:val="none" w:sz="0" w:space="0" w:color="auto"/>
            <w:bottom w:val="none" w:sz="0" w:space="0" w:color="auto"/>
            <w:right w:val="none" w:sz="0" w:space="0" w:color="auto"/>
          </w:divBdr>
        </w:div>
        <w:div w:id="796339670">
          <w:marLeft w:val="480"/>
          <w:marRight w:val="0"/>
          <w:marTop w:val="0"/>
          <w:marBottom w:val="0"/>
          <w:divBdr>
            <w:top w:val="none" w:sz="0" w:space="0" w:color="auto"/>
            <w:left w:val="none" w:sz="0" w:space="0" w:color="auto"/>
            <w:bottom w:val="none" w:sz="0" w:space="0" w:color="auto"/>
            <w:right w:val="none" w:sz="0" w:space="0" w:color="auto"/>
          </w:divBdr>
        </w:div>
        <w:div w:id="834808343">
          <w:marLeft w:val="480"/>
          <w:marRight w:val="0"/>
          <w:marTop w:val="0"/>
          <w:marBottom w:val="0"/>
          <w:divBdr>
            <w:top w:val="none" w:sz="0" w:space="0" w:color="auto"/>
            <w:left w:val="none" w:sz="0" w:space="0" w:color="auto"/>
            <w:bottom w:val="none" w:sz="0" w:space="0" w:color="auto"/>
            <w:right w:val="none" w:sz="0" w:space="0" w:color="auto"/>
          </w:divBdr>
        </w:div>
        <w:div w:id="882793609">
          <w:marLeft w:val="480"/>
          <w:marRight w:val="0"/>
          <w:marTop w:val="0"/>
          <w:marBottom w:val="0"/>
          <w:divBdr>
            <w:top w:val="none" w:sz="0" w:space="0" w:color="auto"/>
            <w:left w:val="none" w:sz="0" w:space="0" w:color="auto"/>
            <w:bottom w:val="none" w:sz="0" w:space="0" w:color="auto"/>
            <w:right w:val="none" w:sz="0" w:space="0" w:color="auto"/>
          </w:divBdr>
        </w:div>
        <w:div w:id="915090581">
          <w:marLeft w:val="480"/>
          <w:marRight w:val="0"/>
          <w:marTop w:val="0"/>
          <w:marBottom w:val="0"/>
          <w:divBdr>
            <w:top w:val="none" w:sz="0" w:space="0" w:color="auto"/>
            <w:left w:val="none" w:sz="0" w:space="0" w:color="auto"/>
            <w:bottom w:val="none" w:sz="0" w:space="0" w:color="auto"/>
            <w:right w:val="none" w:sz="0" w:space="0" w:color="auto"/>
          </w:divBdr>
        </w:div>
        <w:div w:id="925263237">
          <w:marLeft w:val="480"/>
          <w:marRight w:val="0"/>
          <w:marTop w:val="0"/>
          <w:marBottom w:val="0"/>
          <w:divBdr>
            <w:top w:val="none" w:sz="0" w:space="0" w:color="auto"/>
            <w:left w:val="none" w:sz="0" w:space="0" w:color="auto"/>
            <w:bottom w:val="none" w:sz="0" w:space="0" w:color="auto"/>
            <w:right w:val="none" w:sz="0" w:space="0" w:color="auto"/>
          </w:divBdr>
        </w:div>
        <w:div w:id="927468177">
          <w:marLeft w:val="480"/>
          <w:marRight w:val="0"/>
          <w:marTop w:val="0"/>
          <w:marBottom w:val="0"/>
          <w:divBdr>
            <w:top w:val="none" w:sz="0" w:space="0" w:color="auto"/>
            <w:left w:val="none" w:sz="0" w:space="0" w:color="auto"/>
            <w:bottom w:val="none" w:sz="0" w:space="0" w:color="auto"/>
            <w:right w:val="none" w:sz="0" w:space="0" w:color="auto"/>
          </w:divBdr>
        </w:div>
        <w:div w:id="970403651">
          <w:marLeft w:val="480"/>
          <w:marRight w:val="0"/>
          <w:marTop w:val="0"/>
          <w:marBottom w:val="0"/>
          <w:divBdr>
            <w:top w:val="none" w:sz="0" w:space="0" w:color="auto"/>
            <w:left w:val="none" w:sz="0" w:space="0" w:color="auto"/>
            <w:bottom w:val="none" w:sz="0" w:space="0" w:color="auto"/>
            <w:right w:val="none" w:sz="0" w:space="0" w:color="auto"/>
          </w:divBdr>
        </w:div>
        <w:div w:id="1004360201">
          <w:marLeft w:val="480"/>
          <w:marRight w:val="0"/>
          <w:marTop w:val="0"/>
          <w:marBottom w:val="0"/>
          <w:divBdr>
            <w:top w:val="none" w:sz="0" w:space="0" w:color="auto"/>
            <w:left w:val="none" w:sz="0" w:space="0" w:color="auto"/>
            <w:bottom w:val="none" w:sz="0" w:space="0" w:color="auto"/>
            <w:right w:val="none" w:sz="0" w:space="0" w:color="auto"/>
          </w:divBdr>
        </w:div>
        <w:div w:id="1061516399">
          <w:marLeft w:val="480"/>
          <w:marRight w:val="0"/>
          <w:marTop w:val="0"/>
          <w:marBottom w:val="0"/>
          <w:divBdr>
            <w:top w:val="none" w:sz="0" w:space="0" w:color="auto"/>
            <w:left w:val="none" w:sz="0" w:space="0" w:color="auto"/>
            <w:bottom w:val="none" w:sz="0" w:space="0" w:color="auto"/>
            <w:right w:val="none" w:sz="0" w:space="0" w:color="auto"/>
          </w:divBdr>
        </w:div>
        <w:div w:id="1065030797">
          <w:marLeft w:val="480"/>
          <w:marRight w:val="0"/>
          <w:marTop w:val="0"/>
          <w:marBottom w:val="0"/>
          <w:divBdr>
            <w:top w:val="none" w:sz="0" w:space="0" w:color="auto"/>
            <w:left w:val="none" w:sz="0" w:space="0" w:color="auto"/>
            <w:bottom w:val="none" w:sz="0" w:space="0" w:color="auto"/>
            <w:right w:val="none" w:sz="0" w:space="0" w:color="auto"/>
          </w:divBdr>
        </w:div>
        <w:div w:id="1081294295">
          <w:marLeft w:val="480"/>
          <w:marRight w:val="0"/>
          <w:marTop w:val="0"/>
          <w:marBottom w:val="0"/>
          <w:divBdr>
            <w:top w:val="none" w:sz="0" w:space="0" w:color="auto"/>
            <w:left w:val="none" w:sz="0" w:space="0" w:color="auto"/>
            <w:bottom w:val="none" w:sz="0" w:space="0" w:color="auto"/>
            <w:right w:val="none" w:sz="0" w:space="0" w:color="auto"/>
          </w:divBdr>
        </w:div>
        <w:div w:id="1103260598">
          <w:marLeft w:val="480"/>
          <w:marRight w:val="0"/>
          <w:marTop w:val="0"/>
          <w:marBottom w:val="0"/>
          <w:divBdr>
            <w:top w:val="none" w:sz="0" w:space="0" w:color="auto"/>
            <w:left w:val="none" w:sz="0" w:space="0" w:color="auto"/>
            <w:bottom w:val="none" w:sz="0" w:space="0" w:color="auto"/>
            <w:right w:val="none" w:sz="0" w:space="0" w:color="auto"/>
          </w:divBdr>
        </w:div>
        <w:div w:id="1108039661">
          <w:marLeft w:val="480"/>
          <w:marRight w:val="0"/>
          <w:marTop w:val="0"/>
          <w:marBottom w:val="0"/>
          <w:divBdr>
            <w:top w:val="none" w:sz="0" w:space="0" w:color="auto"/>
            <w:left w:val="none" w:sz="0" w:space="0" w:color="auto"/>
            <w:bottom w:val="none" w:sz="0" w:space="0" w:color="auto"/>
            <w:right w:val="none" w:sz="0" w:space="0" w:color="auto"/>
          </w:divBdr>
        </w:div>
        <w:div w:id="1123311641">
          <w:marLeft w:val="480"/>
          <w:marRight w:val="0"/>
          <w:marTop w:val="0"/>
          <w:marBottom w:val="0"/>
          <w:divBdr>
            <w:top w:val="none" w:sz="0" w:space="0" w:color="auto"/>
            <w:left w:val="none" w:sz="0" w:space="0" w:color="auto"/>
            <w:bottom w:val="none" w:sz="0" w:space="0" w:color="auto"/>
            <w:right w:val="none" w:sz="0" w:space="0" w:color="auto"/>
          </w:divBdr>
        </w:div>
        <w:div w:id="1194686607">
          <w:marLeft w:val="480"/>
          <w:marRight w:val="0"/>
          <w:marTop w:val="0"/>
          <w:marBottom w:val="0"/>
          <w:divBdr>
            <w:top w:val="none" w:sz="0" w:space="0" w:color="auto"/>
            <w:left w:val="none" w:sz="0" w:space="0" w:color="auto"/>
            <w:bottom w:val="none" w:sz="0" w:space="0" w:color="auto"/>
            <w:right w:val="none" w:sz="0" w:space="0" w:color="auto"/>
          </w:divBdr>
        </w:div>
        <w:div w:id="1260217634">
          <w:marLeft w:val="480"/>
          <w:marRight w:val="0"/>
          <w:marTop w:val="0"/>
          <w:marBottom w:val="0"/>
          <w:divBdr>
            <w:top w:val="none" w:sz="0" w:space="0" w:color="auto"/>
            <w:left w:val="none" w:sz="0" w:space="0" w:color="auto"/>
            <w:bottom w:val="none" w:sz="0" w:space="0" w:color="auto"/>
            <w:right w:val="none" w:sz="0" w:space="0" w:color="auto"/>
          </w:divBdr>
        </w:div>
        <w:div w:id="1392846186">
          <w:marLeft w:val="480"/>
          <w:marRight w:val="0"/>
          <w:marTop w:val="0"/>
          <w:marBottom w:val="0"/>
          <w:divBdr>
            <w:top w:val="none" w:sz="0" w:space="0" w:color="auto"/>
            <w:left w:val="none" w:sz="0" w:space="0" w:color="auto"/>
            <w:bottom w:val="none" w:sz="0" w:space="0" w:color="auto"/>
            <w:right w:val="none" w:sz="0" w:space="0" w:color="auto"/>
          </w:divBdr>
        </w:div>
        <w:div w:id="1397120747">
          <w:marLeft w:val="480"/>
          <w:marRight w:val="0"/>
          <w:marTop w:val="0"/>
          <w:marBottom w:val="0"/>
          <w:divBdr>
            <w:top w:val="none" w:sz="0" w:space="0" w:color="auto"/>
            <w:left w:val="none" w:sz="0" w:space="0" w:color="auto"/>
            <w:bottom w:val="none" w:sz="0" w:space="0" w:color="auto"/>
            <w:right w:val="none" w:sz="0" w:space="0" w:color="auto"/>
          </w:divBdr>
        </w:div>
        <w:div w:id="1425607077">
          <w:marLeft w:val="480"/>
          <w:marRight w:val="0"/>
          <w:marTop w:val="0"/>
          <w:marBottom w:val="0"/>
          <w:divBdr>
            <w:top w:val="none" w:sz="0" w:space="0" w:color="auto"/>
            <w:left w:val="none" w:sz="0" w:space="0" w:color="auto"/>
            <w:bottom w:val="none" w:sz="0" w:space="0" w:color="auto"/>
            <w:right w:val="none" w:sz="0" w:space="0" w:color="auto"/>
          </w:divBdr>
        </w:div>
        <w:div w:id="1515144093">
          <w:marLeft w:val="480"/>
          <w:marRight w:val="0"/>
          <w:marTop w:val="0"/>
          <w:marBottom w:val="0"/>
          <w:divBdr>
            <w:top w:val="none" w:sz="0" w:space="0" w:color="auto"/>
            <w:left w:val="none" w:sz="0" w:space="0" w:color="auto"/>
            <w:bottom w:val="none" w:sz="0" w:space="0" w:color="auto"/>
            <w:right w:val="none" w:sz="0" w:space="0" w:color="auto"/>
          </w:divBdr>
        </w:div>
        <w:div w:id="1529105233">
          <w:marLeft w:val="480"/>
          <w:marRight w:val="0"/>
          <w:marTop w:val="0"/>
          <w:marBottom w:val="0"/>
          <w:divBdr>
            <w:top w:val="none" w:sz="0" w:space="0" w:color="auto"/>
            <w:left w:val="none" w:sz="0" w:space="0" w:color="auto"/>
            <w:bottom w:val="none" w:sz="0" w:space="0" w:color="auto"/>
            <w:right w:val="none" w:sz="0" w:space="0" w:color="auto"/>
          </w:divBdr>
        </w:div>
        <w:div w:id="1540825435">
          <w:marLeft w:val="480"/>
          <w:marRight w:val="0"/>
          <w:marTop w:val="0"/>
          <w:marBottom w:val="0"/>
          <w:divBdr>
            <w:top w:val="none" w:sz="0" w:space="0" w:color="auto"/>
            <w:left w:val="none" w:sz="0" w:space="0" w:color="auto"/>
            <w:bottom w:val="none" w:sz="0" w:space="0" w:color="auto"/>
            <w:right w:val="none" w:sz="0" w:space="0" w:color="auto"/>
          </w:divBdr>
        </w:div>
        <w:div w:id="1577784133">
          <w:marLeft w:val="480"/>
          <w:marRight w:val="0"/>
          <w:marTop w:val="0"/>
          <w:marBottom w:val="0"/>
          <w:divBdr>
            <w:top w:val="none" w:sz="0" w:space="0" w:color="auto"/>
            <w:left w:val="none" w:sz="0" w:space="0" w:color="auto"/>
            <w:bottom w:val="none" w:sz="0" w:space="0" w:color="auto"/>
            <w:right w:val="none" w:sz="0" w:space="0" w:color="auto"/>
          </w:divBdr>
        </w:div>
        <w:div w:id="1586264005">
          <w:marLeft w:val="480"/>
          <w:marRight w:val="0"/>
          <w:marTop w:val="0"/>
          <w:marBottom w:val="0"/>
          <w:divBdr>
            <w:top w:val="none" w:sz="0" w:space="0" w:color="auto"/>
            <w:left w:val="none" w:sz="0" w:space="0" w:color="auto"/>
            <w:bottom w:val="none" w:sz="0" w:space="0" w:color="auto"/>
            <w:right w:val="none" w:sz="0" w:space="0" w:color="auto"/>
          </w:divBdr>
        </w:div>
        <w:div w:id="1615480920">
          <w:marLeft w:val="480"/>
          <w:marRight w:val="0"/>
          <w:marTop w:val="0"/>
          <w:marBottom w:val="0"/>
          <w:divBdr>
            <w:top w:val="none" w:sz="0" w:space="0" w:color="auto"/>
            <w:left w:val="none" w:sz="0" w:space="0" w:color="auto"/>
            <w:bottom w:val="none" w:sz="0" w:space="0" w:color="auto"/>
            <w:right w:val="none" w:sz="0" w:space="0" w:color="auto"/>
          </w:divBdr>
        </w:div>
        <w:div w:id="1655836193">
          <w:marLeft w:val="480"/>
          <w:marRight w:val="0"/>
          <w:marTop w:val="0"/>
          <w:marBottom w:val="0"/>
          <w:divBdr>
            <w:top w:val="none" w:sz="0" w:space="0" w:color="auto"/>
            <w:left w:val="none" w:sz="0" w:space="0" w:color="auto"/>
            <w:bottom w:val="none" w:sz="0" w:space="0" w:color="auto"/>
            <w:right w:val="none" w:sz="0" w:space="0" w:color="auto"/>
          </w:divBdr>
        </w:div>
        <w:div w:id="1681543365">
          <w:marLeft w:val="480"/>
          <w:marRight w:val="0"/>
          <w:marTop w:val="0"/>
          <w:marBottom w:val="0"/>
          <w:divBdr>
            <w:top w:val="none" w:sz="0" w:space="0" w:color="auto"/>
            <w:left w:val="none" w:sz="0" w:space="0" w:color="auto"/>
            <w:bottom w:val="none" w:sz="0" w:space="0" w:color="auto"/>
            <w:right w:val="none" w:sz="0" w:space="0" w:color="auto"/>
          </w:divBdr>
        </w:div>
        <w:div w:id="1818258431">
          <w:marLeft w:val="480"/>
          <w:marRight w:val="0"/>
          <w:marTop w:val="0"/>
          <w:marBottom w:val="0"/>
          <w:divBdr>
            <w:top w:val="none" w:sz="0" w:space="0" w:color="auto"/>
            <w:left w:val="none" w:sz="0" w:space="0" w:color="auto"/>
            <w:bottom w:val="none" w:sz="0" w:space="0" w:color="auto"/>
            <w:right w:val="none" w:sz="0" w:space="0" w:color="auto"/>
          </w:divBdr>
        </w:div>
        <w:div w:id="1825585052">
          <w:marLeft w:val="480"/>
          <w:marRight w:val="0"/>
          <w:marTop w:val="0"/>
          <w:marBottom w:val="0"/>
          <w:divBdr>
            <w:top w:val="none" w:sz="0" w:space="0" w:color="auto"/>
            <w:left w:val="none" w:sz="0" w:space="0" w:color="auto"/>
            <w:bottom w:val="none" w:sz="0" w:space="0" w:color="auto"/>
            <w:right w:val="none" w:sz="0" w:space="0" w:color="auto"/>
          </w:divBdr>
        </w:div>
        <w:div w:id="1838955972">
          <w:marLeft w:val="480"/>
          <w:marRight w:val="0"/>
          <w:marTop w:val="0"/>
          <w:marBottom w:val="0"/>
          <w:divBdr>
            <w:top w:val="none" w:sz="0" w:space="0" w:color="auto"/>
            <w:left w:val="none" w:sz="0" w:space="0" w:color="auto"/>
            <w:bottom w:val="none" w:sz="0" w:space="0" w:color="auto"/>
            <w:right w:val="none" w:sz="0" w:space="0" w:color="auto"/>
          </w:divBdr>
        </w:div>
        <w:div w:id="1859999274">
          <w:marLeft w:val="480"/>
          <w:marRight w:val="0"/>
          <w:marTop w:val="0"/>
          <w:marBottom w:val="0"/>
          <w:divBdr>
            <w:top w:val="none" w:sz="0" w:space="0" w:color="auto"/>
            <w:left w:val="none" w:sz="0" w:space="0" w:color="auto"/>
            <w:bottom w:val="none" w:sz="0" w:space="0" w:color="auto"/>
            <w:right w:val="none" w:sz="0" w:space="0" w:color="auto"/>
          </w:divBdr>
        </w:div>
        <w:div w:id="1867405842">
          <w:marLeft w:val="480"/>
          <w:marRight w:val="0"/>
          <w:marTop w:val="0"/>
          <w:marBottom w:val="0"/>
          <w:divBdr>
            <w:top w:val="none" w:sz="0" w:space="0" w:color="auto"/>
            <w:left w:val="none" w:sz="0" w:space="0" w:color="auto"/>
            <w:bottom w:val="none" w:sz="0" w:space="0" w:color="auto"/>
            <w:right w:val="none" w:sz="0" w:space="0" w:color="auto"/>
          </w:divBdr>
        </w:div>
        <w:div w:id="1890451788">
          <w:marLeft w:val="480"/>
          <w:marRight w:val="0"/>
          <w:marTop w:val="0"/>
          <w:marBottom w:val="0"/>
          <w:divBdr>
            <w:top w:val="none" w:sz="0" w:space="0" w:color="auto"/>
            <w:left w:val="none" w:sz="0" w:space="0" w:color="auto"/>
            <w:bottom w:val="none" w:sz="0" w:space="0" w:color="auto"/>
            <w:right w:val="none" w:sz="0" w:space="0" w:color="auto"/>
          </w:divBdr>
        </w:div>
        <w:div w:id="1905290880">
          <w:marLeft w:val="480"/>
          <w:marRight w:val="0"/>
          <w:marTop w:val="0"/>
          <w:marBottom w:val="0"/>
          <w:divBdr>
            <w:top w:val="none" w:sz="0" w:space="0" w:color="auto"/>
            <w:left w:val="none" w:sz="0" w:space="0" w:color="auto"/>
            <w:bottom w:val="none" w:sz="0" w:space="0" w:color="auto"/>
            <w:right w:val="none" w:sz="0" w:space="0" w:color="auto"/>
          </w:divBdr>
        </w:div>
        <w:div w:id="2001033293">
          <w:marLeft w:val="480"/>
          <w:marRight w:val="0"/>
          <w:marTop w:val="0"/>
          <w:marBottom w:val="0"/>
          <w:divBdr>
            <w:top w:val="none" w:sz="0" w:space="0" w:color="auto"/>
            <w:left w:val="none" w:sz="0" w:space="0" w:color="auto"/>
            <w:bottom w:val="none" w:sz="0" w:space="0" w:color="auto"/>
            <w:right w:val="none" w:sz="0" w:space="0" w:color="auto"/>
          </w:divBdr>
        </w:div>
        <w:div w:id="2014455866">
          <w:marLeft w:val="480"/>
          <w:marRight w:val="0"/>
          <w:marTop w:val="0"/>
          <w:marBottom w:val="0"/>
          <w:divBdr>
            <w:top w:val="none" w:sz="0" w:space="0" w:color="auto"/>
            <w:left w:val="none" w:sz="0" w:space="0" w:color="auto"/>
            <w:bottom w:val="none" w:sz="0" w:space="0" w:color="auto"/>
            <w:right w:val="none" w:sz="0" w:space="0" w:color="auto"/>
          </w:divBdr>
        </w:div>
        <w:div w:id="2045791761">
          <w:marLeft w:val="480"/>
          <w:marRight w:val="0"/>
          <w:marTop w:val="0"/>
          <w:marBottom w:val="0"/>
          <w:divBdr>
            <w:top w:val="none" w:sz="0" w:space="0" w:color="auto"/>
            <w:left w:val="none" w:sz="0" w:space="0" w:color="auto"/>
            <w:bottom w:val="none" w:sz="0" w:space="0" w:color="auto"/>
            <w:right w:val="none" w:sz="0" w:space="0" w:color="auto"/>
          </w:divBdr>
        </w:div>
        <w:div w:id="2063821474">
          <w:marLeft w:val="480"/>
          <w:marRight w:val="0"/>
          <w:marTop w:val="0"/>
          <w:marBottom w:val="0"/>
          <w:divBdr>
            <w:top w:val="none" w:sz="0" w:space="0" w:color="auto"/>
            <w:left w:val="none" w:sz="0" w:space="0" w:color="auto"/>
            <w:bottom w:val="none" w:sz="0" w:space="0" w:color="auto"/>
            <w:right w:val="none" w:sz="0" w:space="0" w:color="auto"/>
          </w:divBdr>
        </w:div>
        <w:div w:id="2098865106">
          <w:marLeft w:val="480"/>
          <w:marRight w:val="0"/>
          <w:marTop w:val="0"/>
          <w:marBottom w:val="0"/>
          <w:divBdr>
            <w:top w:val="none" w:sz="0" w:space="0" w:color="auto"/>
            <w:left w:val="none" w:sz="0" w:space="0" w:color="auto"/>
            <w:bottom w:val="none" w:sz="0" w:space="0" w:color="auto"/>
            <w:right w:val="none" w:sz="0" w:space="0" w:color="auto"/>
          </w:divBdr>
        </w:div>
        <w:div w:id="2123765957">
          <w:marLeft w:val="480"/>
          <w:marRight w:val="0"/>
          <w:marTop w:val="0"/>
          <w:marBottom w:val="0"/>
          <w:divBdr>
            <w:top w:val="none" w:sz="0" w:space="0" w:color="auto"/>
            <w:left w:val="none" w:sz="0" w:space="0" w:color="auto"/>
            <w:bottom w:val="none" w:sz="0" w:space="0" w:color="auto"/>
            <w:right w:val="none" w:sz="0" w:space="0" w:color="auto"/>
          </w:divBdr>
        </w:div>
        <w:div w:id="2126267349">
          <w:marLeft w:val="480"/>
          <w:marRight w:val="0"/>
          <w:marTop w:val="0"/>
          <w:marBottom w:val="0"/>
          <w:divBdr>
            <w:top w:val="none" w:sz="0" w:space="0" w:color="auto"/>
            <w:left w:val="none" w:sz="0" w:space="0" w:color="auto"/>
            <w:bottom w:val="none" w:sz="0" w:space="0" w:color="auto"/>
            <w:right w:val="none" w:sz="0" w:space="0" w:color="auto"/>
          </w:divBdr>
        </w:div>
      </w:divsChild>
    </w:div>
    <w:div w:id="1551921411">
      <w:bodyDiv w:val="1"/>
      <w:marLeft w:val="0"/>
      <w:marRight w:val="0"/>
      <w:marTop w:val="0"/>
      <w:marBottom w:val="0"/>
      <w:divBdr>
        <w:top w:val="none" w:sz="0" w:space="0" w:color="auto"/>
        <w:left w:val="none" w:sz="0" w:space="0" w:color="auto"/>
        <w:bottom w:val="none" w:sz="0" w:space="0" w:color="auto"/>
        <w:right w:val="none" w:sz="0" w:space="0" w:color="auto"/>
      </w:divBdr>
      <w:divsChild>
        <w:div w:id="29844097">
          <w:marLeft w:val="480"/>
          <w:marRight w:val="0"/>
          <w:marTop w:val="0"/>
          <w:marBottom w:val="0"/>
          <w:divBdr>
            <w:top w:val="none" w:sz="0" w:space="0" w:color="auto"/>
            <w:left w:val="none" w:sz="0" w:space="0" w:color="auto"/>
            <w:bottom w:val="none" w:sz="0" w:space="0" w:color="auto"/>
            <w:right w:val="none" w:sz="0" w:space="0" w:color="auto"/>
          </w:divBdr>
        </w:div>
        <w:div w:id="86848105">
          <w:marLeft w:val="480"/>
          <w:marRight w:val="0"/>
          <w:marTop w:val="0"/>
          <w:marBottom w:val="0"/>
          <w:divBdr>
            <w:top w:val="none" w:sz="0" w:space="0" w:color="auto"/>
            <w:left w:val="none" w:sz="0" w:space="0" w:color="auto"/>
            <w:bottom w:val="none" w:sz="0" w:space="0" w:color="auto"/>
            <w:right w:val="none" w:sz="0" w:space="0" w:color="auto"/>
          </w:divBdr>
        </w:div>
        <w:div w:id="109710700">
          <w:marLeft w:val="480"/>
          <w:marRight w:val="0"/>
          <w:marTop w:val="0"/>
          <w:marBottom w:val="0"/>
          <w:divBdr>
            <w:top w:val="none" w:sz="0" w:space="0" w:color="auto"/>
            <w:left w:val="none" w:sz="0" w:space="0" w:color="auto"/>
            <w:bottom w:val="none" w:sz="0" w:space="0" w:color="auto"/>
            <w:right w:val="none" w:sz="0" w:space="0" w:color="auto"/>
          </w:divBdr>
        </w:div>
        <w:div w:id="130249761">
          <w:marLeft w:val="480"/>
          <w:marRight w:val="0"/>
          <w:marTop w:val="0"/>
          <w:marBottom w:val="0"/>
          <w:divBdr>
            <w:top w:val="none" w:sz="0" w:space="0" w:color="auto"/>
            <w:left w:val="none" w:sz="0" w:space="0" w:color="auto"/>
            <w:bottom w:val="none" w:sz="0" w:space="0" w:color="auto"/>
            <w:right w:val="none" w:sz="0" w:space="0" w:color="auto"/>
          </w:divBdr>
        </w:div>
        <w:div w:id="143399732">
          <w:marLeft w:val="480"/>
          <w:marRight w:val="0"/>
          <w:marTop w:val="0"/>
          <w:marBottom w:val="0"/>
          <w:divBdr>
            <w:top w:val="none" w:sz="0" w:space="0" w:color="auto"/>
            <w:left w:val="none" w:sz="0" w:space="0" w:color="auto"/>
            <w:bottom w:val="none" w:sz="0" w:space="0" w:color="auto"/>
            <w:right w:val="none" w:sz="0" w:space="0" w:color="auto"/>
          </w:divBdr>
        </w:div>
        <w:div w:id="165444658">
          <w:marLeft w:val="480"/>
          <w:marRight w:val="0"/>
          <w:marTop w:val="0"/>
          <w:marBottom w:val="0"/>
          <w:divBdr>
            <w:top w:val="none" w:sz="0" w:space="0" w:color="auto"/>
            <w:left w:val="none" w:sz="0" w:space="0" w:color="auto"/>
            <w:bottom w:val="none" w:sz="0" w:space="0" w:color="auto"/>
            <w:right w:val="none" w:sz="0" w:space="0" w:color="auto"/>
          </w:divBdr>
        </w:div>
        <w:div w:id="177349476">
          <w:marLeft w:val="480"/>
          <w:marRight w:val="0"/>
          <w:marTop w:val="0"/>
          <w:marBottom w:val="0"/>
          <w:divBdr>
            <w:top w:val="none" w:sz="0" w:space="0" w:color="auto"/>
            <w:left w:val="none" w:sz="0" w:space="0" w:color="auto"/>
            <w:bottom w:val="none" w:sz="0" w:space="0" w:color="auto"/>
            <w:right w:val="none" w:sz="0" w:space="0" w:color="auto"/>
          </w:divBdr>
        </w:div>
        <w:div w:id="191768241">
          <w:marLeft w:val="480"/>
          <w:marRight w:val="0"/>
          <w:marTop w:val="0"/>
          <w:marBottom w:val="0"/>
          <w:divBdr>
            <w:top w:val="none" w:sz="0" w:space="0" w:color="auto"/>
            <w:left w:val="none" w:sz="0" w:space="0" w:color="auto"/>
            <w:bottom w:val="none" w:sz="0" w:space="0" w:color="auto"/>
            <w:right w:val="none" w:sz="0" w:space="0" w:color="auto"/>
          </w:divBdr>
        </w:div>
        <w:div w:id="195317872">
          <w:marLeft w:val="480"/>
          <w:marRight w:val="0"/>
          <w:marTop w:val="0"/>
          <w:marBottom w:val="0"/>
          <w:divBdr>
            <w:top w:val="none" w:sz="0" w:space="0" w:color="auto"/>
            <w:left w:val="none" w:sz="0" w:space="0" w:color="auto"/>
            <w:bottom w:val="none" w:sz="0" w:space="0" w:color="auto"/>
            <w:right w:val="none" w:sz="0" w:space="0" w:color="auto"/>
          </w:divBdr>
        </w:div>
        <w:div w:id="285547280">
          <w:marLeft w:val="480"/>
          <w:marRight w:val="0"/>
          <w:marTop w:val="0"/>
          <w:marBottom w:val="0"/>
          <w:divBdr>
            <w:top w:val="none" w:sz="0" w:space="0" w:color="auto"/>
            <w:left w:val="none" w:sz="0" w:space="0" w:color="auto"/>
            <w:bottom w:val="none" w:sz="0" w:space="0" w:color="auto"/>
            <w:right w:val="none" w:sz="0" w:space="0" w:color="auto"/>
          </w:divBdr>
        </w:div>
        <w:div w:id="383992121">
          <w:marLeft w:val="480"/>
          <w:marRight w:val="0"/>
          <w:marTop w:val="0"/>
          <w:marBottom w:val="0"/>
          <w:divBdr>
            <w:top w:val="none" w:sz="0" w:space="0" w:color="auto"/>
            <w:left w:val="none" w:sz="0" w:space="0" w:color="auto"/>
            <w:bottom w:val="none" w:sz="0" w:space="0" w:color="auto"/>
            <w:right w:val="none" w:sz="0" w:space="0" w:color="auto"/>
          </w:divBdr>
        </w:div>
        <w:div w:id="405030375">
          <w:marLeft w:val="480"/>
          <w:marRight w:val="0"/>
          <w:marTop w:val="0"/>
          <w:marBottom w:val="0"/>
          <w:divBdr>
            <w:top w:val="none" w:sz="0" w:space="0" w:color="auto"/>
            <w:left w:val="none" w:sz="0" w:space="0" w:color="auto"/>
            <w:bottom w:val="none" w:sz="0" w:space="0" w:color="auto"/>
            <w:right w:val="none" w:sz="0" w:space="0" w:color="auto"/>
          </w:divBdr>
        </w:div>
        <w:div w:id="428425127">
          <w:marLeft w:val="480"/>
          <w:marRight w:val="0"/>
          <w:marTop w:val="0"/>
          <w:marBottom w:val="0"/>
          <w:divBdr>
            <w:top w:val="none" w:sz="0" w:space="0" w:color="auto"/>
            <w:left w:val="none" w:sz="0" w:space="0" w:color="auto"/>
            <w:bottom w:val="none" w:sz="0" w:space="0" w:color="auto"/>
            <w:right w:val="none" w:sz="0" w:space="0" w:color="auto"/>
          </w:divBdr>
        </w:div>
        <w:div w:id="469980215">
          <w:marLeft w:val="480"/>
          <w:marRight w:val="0"/>
          <w:marTop w:val="0"/>
          <w:marBottom w:val="0"/>
          <w:divBdr>
            <w:top w:val="none" w:sz="0" w:space="0" w:color="auto"/>
            <w:left w:val="none" w:sz="0" w:space="0" w:color="auto"/>
            <w:bottom w:val="none" w:sz="0" w:space="0" w:color="auto"/>
            <w:right w:val="none" w:sz="0" w:space="0" w:color="auto"/>
          </w:divBdr>
        </w:div>
        <w:div w:id="476806590">
          <w:marLeft w:val="480"/>
          <w:marRight w:val="0"/>
          <w:marTop w:val="0"/>
          <w:marBottom w:val="0"/>
          <w:divBdr>
            <w:top w:val="none" w:sz="0" w:space="0" w:color="auto"/>
            <w:left w:val="none" w:sz="0" w:space="0" w:color="auto"/>
            <w:bottom w:val="none" w:sz="0" w:space="0" w:color="auto"/>
            <w:right w:val="none" w:sz="0" w:space="0" w:color="auto"/>
          </w:divBdr>
        </w:div>
        <w:div w:id="529340926">
          <w:marLeft w:val="480"/>
          <w:marRight w:val="0"/>
          <w:marTop w:val="0"/>
          <w:marBottom w:val="0"/>
          <w:divBdr>
            <w:top w:val="none" w:sz="0" w:space="0" w:color="auto"/>
            <w:left w:val="none" w:sz="0" w:space="0" w:color="auto"/>
            <w:bottom w:val="none" w:sz="0" w:space="0" w:color="auto"/>
            <w:right w:val="none" w:sz="0" w:space="0" w:color="auto"/>
          </w:divBdr>
        </w:div>
        <w:div w:id="534081674">
          <w:marLeft w:val="480"/>
          <w:marRight w:val="0"/>
          <w:marTop w:val="0"/>
          <w:marBottom w:val="0"/>
          <w:divBdr>
            <w:top w:val="none" w:sz="0" w:space="0" w:color="auto"/>
            <w:left w:val="none" w:sz="0" w:space="0" w:color="auto"/>
            <w:bottom w:val="none" w:sz="0" w:space="0" w:color="auto"/>
            <w:right w:val="none" w:sz="0" w:space="0" w:color="auto"/>
          </w:divBdr>
        </w:div>
        <w:div w:id="588124000">
          <w:marLeft w:val="480"/>
          <w:marRight w:val="0"/>
          <w:marTop w:val="0"/>
          <w:marBottom w:val="0"/>
          <w:divBdr>
            <w:top w:val="none" w:sz="0" w:space="0" w:color="auto"/>
            <w:left w:val="none" w:sz="0" w:space="0" w:color="auto"/>
            <w:bottom w:val="none" w:sz="0" w:space="0" w:color="auto"/>
            <w:right w:val="none" w:sz="0" w:space="0" w:color="auto"/>
          </w:divBdr>
        </w:div>
        <w:div w:id="588776641">
          <w:marLeft w:val="480"/>
          <w:marRight w:val="0"/>
          <w:marTop w:val="0"/>
          <w:marBottom w:val="0"/>
          <w:divBdr>
            <w:top w:val="none" w:sz="0" w:space="0" w:color="auto"/>
            <w:left w:val="none" w:sz="0" w:space="0" w:color="auto"/>
            <w:bottom w:val="none" w:sz="0" w:space="0" w:color="auto"/>
            <w:right w:val="none" w:sz="0" w:space="0" w:color="auto"/>
          </w:divBdr>
        </w:div>
        <w:div w:id="699401446">
          <w:marLeft w:val="480"/>
          <w:marRight w:val="0"/>
          <w:marTop w:val="0"/>
          <w:marBottom w:val="0"/>
          <w:divBdr>
            <w:top w:val="none" w:sz="0" w:space="0" w:color="auto"/>
            <w:left w:val="none" w:sz="0" w:space="0" w:color="auto"/>
            <w:bottom w:val="none" w:sz="0" w:space="0" w:color="auto"/>
            <w:right w:val="none" w:sz="0" w:space="0" w:color="auto"/>
          </w:divBdr>
        </w:div>
        <w:div w:id="713772974">
          <w:marLeft w:val="480"/>
          <w:marRight w:val="0"/>
          <w:marTop w:val="0"/>
          <w:marBottom w:val="0"/>
          <w:divBdr>
            <w:top w:val="none" w:sz="0" w:space="0" w:color="auto"/>
            <w:left w:val="none" w:sz="0" w:space="0" w:color="auto"/>
            <w:bottom w:val="none" w:sz="0" w:space="0" w:color="auto"/>
            <w:right w:val="none" w:sz="0" w:space="0" w:color="auto"/>
          </w:divBdr>
        </w:div>
        <w:div w:id="741827348">
          <w:marLeft w:val="480"/>
          <w:marRight w:val="0"/>
          <w:marTop w:val="0"/>
          <w:marBottom w:val="0"/>
          <w:divBdr>
            <w:top w:val="none" w:sz="0" w:space="0" w:color="auto"/>
            <w:left w:val="none" w:sz="0" w:space="0" w:color="auto"/>
            <w:bottom w:val="none" w:sz="0" w:space="0" w:color="auto"/>
            <w:right w:val="none" w:sz="0" w:space="0" w:color="auto"/>
          </w:divBdr>
        </w:div>
        <w:div w:id="793064470">
          <w:marLeft w:val="480"/>
          <w:marRight w:val="0"/>
          <w:marTop w:val="0"/>
          <w:marBottom w:val="0"/>
          <w:divBdr>
            <w:top w:val="none" w:sz="0" w:space="0" w:color="auto"/>
            <w:left w:val="none" w:sz="0" w:space="0" w:color="auto"/>
            <w:bottom w:val="none" w:sz="0" w:space="0" w:color="auto"/>
            <w:right w:val="none" w:sz="0" w:space="0" w:color="auto"/>
          </w:divBdr>
        </w:div>
        <w:div w:id="793716328">
          <w:marLeft w:val="480"/>
          <w:marRight w:val="0"/>
          <w:marTop w:val="0"/>
          <w:marBottom w:val="0"/>
          <w:divBdr>
            <w:top w:val="none" w:sz="0" w:space="0" w:color="auto"/>
            <w:left w:val="none" w:sz="0" w:space="0" w:color="auto"/>
            <w:bottom w:val="none" w:sz="0" w:space="0" w:color="auto"/>
            <w:right w:val="none" w:sz="0" w:space="0" w:color="auto"/>
          </w:divBdr>
        </w:div>
        <w:div w:id="835997010">
          <w:marLeft w:val="480"/>
          <w:marRight w:val="0"/>
          <w:marTop w:val="0"/>
          <w:marBottom w:val="0"/>
          <w:divBdr>
            <w:top w:val="none" w:sz="0" w:space="0" w:color="auto"/>
            <w:left w:val="none" w:sz="0" w:space="0" w:color="auto"/>
            <w:bottom w:val="none" w:sz="0" w:space="0" w:color="auto"/>
            <w:right w:val="none" w:sz="0" w:space="0" w:color="auto"/>
          </w:divBdr>
        </w:div>
        <w:div w:id="862673419">
          <w:marLeft w:val="480"/>
          <w:marRight w:val="0"/>
          <w:marTop w:val="0"/>
          <w:marBottom w:val="0"/>
          <w:divBdr>
            <w:top w:val="none" w:sz="0" w:space="0" w:color="auto"/>
            <w:left w:val="none" w:sz="0" w:space="0" w:color="auto"/>
            <w:bottom w:val="none" w:sz="0" w:space="0" w:color="auto"/>
            <w:right w:val="none" w:sz="0" w:space="0" w:color="auto"/>
          </w:divBdr>
        </w:div>
        <w:div w:id="868570322">
          <w:marLeft w:val="480"/>
          <w:marRight w:val="0"/>
          <w:marTop w:val="0"/>
          <w:marBottom w:val="0"/>
          <w:divBdr>
            <w:top w:val="none" w:sz="0" w:space="0" w:color="auto"/>
            <w:left w:val="none" w:sz="0" w:space="0" w:color="auto"/>
            <w:bottom w:val="none" w:sz="0" w:space="0" w:color="auto"/>
            <w:right w:val="none" w:sz="0" w:space="0" w:color="auto"/>
          </w:divBdr>
        </w:div>
        <w:div w:id="887649478">
          <w:marLeft w:val="480"/>
          <w:marRight w:val="0"/>
          <w:marTop w:val="0"/>
          <w:marBottom w:val="0"/>
          <w:divBdr>
            <w:top w:val="none" w:sz="0" w:space="0" w:color="auto"/>
            <w:left w:val="none" w:sz="0" w:space="0" w:color="auto"/>
            <w:bottom w:val="none" w:sz="0" w:space="0" w:color="auto"/>
            <w:right w:val="none" w:sz="0" w:space="0" w:color="auto"/>
          </w:divBdr>
        </w:div>
        <w:div w:id="915742770">
          <w:marLeft w:val="480"/>
          <w:marRight w:val="0"/>
          <w:marTop w:val="0"/>
          <w:marBottom w:val="0"/>
          <w:divBdr>
            <w:top w:val="none" w:sz="0" w:space="0" w:color="auto"/>
            <w:left w:val="none" w:sz="0" w:space="0" w:color="auto"/>
            <w:bottom w:val="none" w:sz="0" w:space="0" w:color="auto"/>
            <w:right w:val="none" w:sz="0" w:space="0" w:color="auto"/>
          </w:divBdr>
        </w:div>
        <w:div w:id="926613582">
          <w:marLeft w:val="480"/>
          <w:marRight w:val="0"/>
          <w:marTop w:val="0"/>
          <w:marBottom w:val="0"/>
          <w:divBdr>
            <w:top w:val="none" w:sz="0" w:space="0" w:color="auto"/>
            <w:left w:val="none" w:sz="0" w:space="0" w:color="auto"/>
            <w:bottom w:val="none" w:sz="0" w:space="0" w:color="auto"/>
            <w:right w:val="none" w:sz="0" w:space="0" w:color="auto"/>
          </w:divBdr>
        </w:div>
        <w:div w:id="937910516">
          <w:marLeft w:val="480"/>
          <w:marRight w:val="0"/>
          <w:marTop w:val="0"/>
          <w:marBottom w:val="0"/>
          <w:divBdr>
            <w:top w:val="none" w:sz="0" w:space="0" w:color="auto"/>
            <w:left w:val="none" w:sz="0" w:space="0" w:color="auto"/>
            <w:bottom w:val="none" w:sz="0" w:space="0" w:color="auto"/>
            <w:right w:val="none" w:sz="0" w:space="0" w:color="auto"/>
          </w:divBdr>
        </w:div>
        <w:div w:id="977613486">
          <w:marLeft w:val="480"/>
          <w:marRight w:val="0"/>
          <w:marTop w:val="0"/>
          <w:marBottom w:val="0"/>
          <w:divBdr>
            <w:top w:val="none" w:sz="0" w:space="0" w:color="auto"/>
            <w:left w:val="none" w:sz="0" w:space="0" w:color="auto"/>
            <w:bottom w:val="none" w:sz="0" w:space="0" w:color="auto"/>
            <w:right w:val="none" w:sz="0" w:space="0" w:color="auto"/>
          </w:divBdr>
        </w:div>
        <w:div w:id="993295527">
          <w:marLeft w:val="480"/>
          <w:marRight w:val="0"/>
          <w:marTop w:val="0"/>
          <w:marBottom w:val="0"/>
          <w:divBdr>
            <w:top w:val="none" w:sz="0" w:space="0" w:color="auto"/>
            <w:left w:val="none" w:sz="0" w:space="0" w:color="auto"/>
            <w:bottom w:val="none" w:sz="0" w:space="0" w:color="auto"/>
            <w:right w:val="none" w:sz="0" w:space="0" w:color="auto"/>
          </w:divBdr>
        </w:div>
        <w:div w:id="1002707017">
          <w:marLeft w:val="480"/>
          <w:marRight w:val="0"/>
          <w:marTop w:val="0"/>
          <w:marBottom w:val="0"/>
          <w:divBdr>
            <w:top w:val="none" w:sz="0" w:space="0" w:color="auto"/>
            <w:left w:val="none" w:sz="0" w:space="0" w:color="auto"/>
            <w:bottom w:val="none" w:sz="0" w:space="0" w:color="auto"/>
            <w:right w:val="none" w:sz="0" w:space="0" w:color="auto"/>
          </w:divBdr>
        </w:div>
        <w:div w:id="1055010519">
          <w:marLeft w:val="480"/>
          <w:marRight w:val="0"/>
          <w:marTop w:val="0"/>
          <w:marBottom w:val="0"/>
          <w:divBdr>
            <w:top w:val="none" w:sz="0" w:space="0" w:color="auto"/>
            <w:left w:val="none" w:sz="0" w:space="0" w:color="auto"/>
            <w:bottom w:val="none" w:sz="0" w:space="0" w:color="auto"/>
            <w:right w:val="none" w:sz="0" w:space="0" w:color="auto"/>
          </w:divBdr>
        </w:div>
        <w:div w:id="1072235762">
          <w:marLeft w:val="480"/>
          <w:marRight w:val="0"/>
          <w:marTop w:val="0"/>
          <w:marBottom w:val="0"/>
          <w:divBdr>
            <w:top w:val="none" w:sz="0" w:space="0" w:color="auto"/>
            <w:left w:val="none" w:sz="0" w:space="0" w:color="auto"/>
            <w:bottom w:val="none" w:sz="0" w:space="0" w:color="auto"/>
            <w:right w:val="none" w:sz="0" w:space="0" w:color="auto"/>
          </w:divBdr>
        </w:div>
        <w:div w:id="1081491735">
          <w:marLeft w:val="480"/>
          <w:marRight w:val="0"/>
          <w:marTop w:val="0"/>
          <w:marBottom w:val="0"/>
          <w:divBdr>
            <w:top w:val="none" w:sz="0" w:space="0" w:color="auto"/>
            <w:left w:val="none" w:sz="0" w:space="0" w:color="auto"/>
            <w:bottom w:val="none" w:sz="0" w:space="0" w:color="auto"/>
            <w:right w:val="none" w:sz="0" w:space="0" w:color="auto"/>
          </w:divBdr>
        </w:div>
        <w:div w:id="1087850391">
          <w:marLeft w:val="480"/>
          <w:marRight w:val="0"/>
          <w:marTop w:val="0"/>
          <w:marBottom w:val="0"/>
          <w:divBdr>
            <w:top w:val="none" w:sz="0" w:space="0" w:color="auto"/>
            <w:left w:val="none" w:sz="0" w:space="0" w:color="auto"/>
            <w:bottom w:val="none" w:sz="0" w:space="0" w:color="auto"/>
            <w:right w:val="none" w:sz="0" w:space="0" w:color="auto"/>
          </w:divBdr>
        </w:div>
        <w:div w:id="1105269007">
          <w:marLeft w:val="480"/>
          <w:marRight w:val="0"/>
          <w:marTop w:val="0"/>
          <w:marBottom w:val="0"/>
          <w:divBdr>
            <w:top w:val="none" w:sz="0" w:space="0" w:color="auto"/>
            <w:left w:val="none" w:sz="0" w:space="0" w:color="auto"/>
            <w:bottom w:val="none" w:sz="0" w:space="0" w:color="auto"/>
            <w:right w:val="none" w:sz="0" w:space="0" w:color="auto"/>
          </w:divBdr>
        </w:div>
        <w:div w:id="1233197628">
          <w:marLeft w:val="480"/>
          <w:marRight w:val="0"/>
          <w:marTop w:val="0"/>
          <w:marBottom w:val="0"/>
          <w:divBdr>
            <w:top w:val="none" w:sz="0" w:space="0" w:color="auto"/>
            <w:left w:val="none" w:sz="0" w:space="0" w:color="auto"/>
            <w:bottom w:val="none" w:sz="0" w:space="0" w:color="auto"/>
            <w:right w:val="none" w:sz="0" w:space="0" w:color="auto"/>
          </w:divBdr>
        </w:div>
        <w:div w:id="1340304707">
          <w:marLeft w:val="480"/>
          <w:marRight w:val="0"/>
          <w:marTop w:val="0"/>
          <w:marBottom w:val="0"/>
          <w:divBdr>
            <w:top w:val="none" w:sz="0" w:space="0" w:color="auto"/>
            <w:left w:val="none" w:sz="0" w:space="0" w:color="auto"/>
            <w:bottom w:val="none" w:sz="0" w:space="0" w:color="auto"/>
            <w:right w:val="none" w:sz="0" w:space="0" w:color="auto"/>
          </w:divBdr>
        </w:div>
        <w:div w:id="1345211297">
          <w:marLeft w:val="480"/>
          <w:marRight w:val="0"/>
          <w:marTop w:val="0"/>
          <w:marBottom w:val="0"/>
          <w:divBdr>
            <w:top w:val="none" w:sz="0" w:space="0" w:color="auto"/>
            <w:left w:val="none" w:sz="0" w:space="0" w:color="auto"/>
            <w:bottom w:val="none" w:sz="0" w:space="0" w:color="auto"/>
            <w:right w:val="none" w:sz="0" w:space="0" w:color="auto"/>
          </w:divBdr>
        </w:div>
        <w:div w:id="1359962816">
          <w:marLeft w:val="480"/>
          <w:marRight w:val="0"/>
          <w:marTop w:val="0"/>
          <w:marBottom w:val="0"/>
          <w:divBdr>
            <w:top w:val="none" w:sz="0" w:space="0" w:color="auto"/>
            <w:left w:val="none" w:sz="0" w:space="0" w:color="auto"/>
            <w:bottom w:val="none" w:sz="0" w:space="0" w:color="auto"/>
            <w:right w:val="none" w:sz="0" w:space="0" w:color="auto"/>
          </w:divBdr>
        </w:div>
        <w:div w:id="1360936767">
          <w:marLeft w:val="480"/>
          <w:marRight w:val="0"/>
          <w:marTop w:val="0"/>
          <w:marBottom w:val="0"/>
          <w:divBdr>
            <w:top w:val="none" w:sz="0" w:space="0" w:color="auto"/>
            <w:left w:val="none" w:sz="0" w:space="0" w:color="auto"/>
            <w:bottom w:val="none" w:sz="0" w:space="0" w:color="auto"/>
            <w:right w:val="none" w:sz="0" w:space="0" w:color="auto"/>
          </w:divBdr>
        </w:div>
        <w:div w:id="1438988004">
          <w:marLeft w:val="480"/>
          <w:marRight w:val="0"/>
          <w:marTop w:val="0"/>
          <w:marBottom w:val="0"/>
          <w:divBdr>
            <w:top w:val="none" w:sz="0" w:space="0" w:color="auto"/>
            <w:left w:val="none" w:sz="0" w:space="0" w:color="auto"/>
            <w:bottom w:val="none" w:sz="0" w:space="0" w:color="auto"/>
            <w:right w:val="none" w:sz="0" w:space="0" w:color="auto"/>
          </w:divBdr>
        </w:div>
        <w:div w:id="1439567896">
          <w:marLeft w:val="480"/>
          <w:marRight w:val="0"/>
          <w:marTop w:val="0"/>
          <w:marBottom w:val="0"/>
          <w:divBdr>
            <w:top w:val="none" w:sz="0" w:space="0" w:color="auto"/>
            <w:left w:val="none" w:sz="0" w:space="0" w:color="auto"/>
            <w:bottom w:val="none" w:sz="0" w:space="0" w:color="auto"/>
            <w:right w:val="none" w:sz="0" w:space="0" w:color="auto"/>
          </w:divBdr>
        </w:div>
        <w:div w:id="1469392689">
          <w:marLeft w:val="480"/>
          <w:marRight w:val="0"/>
          <w:marTop w:val="0"/>
          <w:marBottom w:val="0"/>
          <w:divBdr>
            <w:top w:val="none" w:sz="0" w:space="0" w:color="auto"/>
            <w:left w:val="none" w:sz="0" w:space="0" w:color="auto"/>
            <w:bottom w:val="none" w:sz="0" w:space="0" w:color="auto"/>
            <w:right w:val="none" w:sz="0" w:space="0" w:color="auto"/>
          </w:divBdr>
        </w:div>
        <w:div w:id="1516265649">
          <w:marLeft w:val="480"/>
          <w:marRight w:val="0"/>
          <w:marTop w:val="0"/>
          <w:marBottom w:val="0"/>
          <w:divBdr>
            <w:top w:val="none" w:sz="0" w:space="0" w:color="auto"/>
            <w:left w:val="none" w:sz="0" w:space="0" w:color="auto"/>
            <w:bottom w:val="none" w:sz="0" w:space="0" w:color="auto"/>
            <w:right w:val="none" w:sz="0" w:space="0" w:color="auto"/>
          </w:divBdr>
        </w:div>
        <w:div w:id="1516462963">
          <w:marLeft w:val="480"/>
          <w:marRight w:val="0"/>
          <w:marTop w:val="0"/>
          <w:marBottom w:val="0"/>
          <w:divBdr>
            <w:top w:val="none" w:sz="0" w:space="0" w:color="auto"/>
            <w:left w:val="none" w:sz="0" w:space="0" w:color="auto"/>
            <w:bottom w:val="none" w:sz="0" w:space="0" w:color="auto"/>
            <w:right w:val="none" w:sz="0" w:space="0" w:color="auto"/>
          </w:divBdr>
        </w:div>
        <w:div w:id="1548686822">
          <w:marLeft w:val="480"/>
          <w:marRight w:val="0"/>
          <w:marTop w:val="0"/>
          <w:marBottom w:val="0"/>
          <w:divBdr>
            <w:top w:val="none" w:sz="0" w:space="0" w:color="auto"/>
            <w:left w:val="none" w:sz="0" w:space="0" w:color="auto"/>
            <w:bottom w:val="none" w:sz="0" w:space="0" w:color="auto"/>
            <w:right w:val="none" w:sz="0" w:space="0" w:color="auto"/>
          </w:divBdr>
        </w:div>
        <w:div w:id="1553077016">
          <w:marLeft w:val="480"/>
          <w:marRight w:val="0"/>
          <w:marTop w:val="0"/>
          <w:marBottom w:val="0"/>
          <w:divBdr>
            <w:top w:val="none" w:sz="0" w:space="0" w:color="auto"/>
            <w:left w:val="none" w:sz="0" w:space="0" w:color="auto"/>
            <w:bottom w:val="none" w:sz="0" w:space="0" w:color="auto"/>
            <w:right w:val="none" w:sz="0" w:space="0" w:color="auto"/>
          </w:divBdr>
        </w:div>
        <w:div w:id="1562250243">
          <w:marLeft w:val="480"/>
          <w:marRight w:val="0"/>
          <w:marTop w:val="0"/>
          <w:marBottom w:val="0"/>
          <w:divBdr>
            <w:top w:val="none" w:sz="0" w:space="0" w:color="auto"/>
            <w:left w:val="none" w:sz="0" w:space="0" w:color="auto"/>
            <w:bottom w:val="none" w:sz="0" w:space="0" w:color="auto"/>
            <w:right w:val="none" w:sz="0" w:space="0" w:color="auto"/>
          </w:divBdr>
        </w:div>
        <w:div w:id="1571424558">
          <w:marLeft w:val="480"/>
          <w:marRight w:val="0"/>
          <w:marTop w:val="0"/>
          <w:marBottom w:val="0"/>
          <w:divBdr>
            <w:top w:val="none" w:sz="0" w:space="0" w:color="auto"/>
            <w:left w:val="none" w:sz="0" w:space="0" w:color="auto"/>
            <w:bottom w:val="none" w:sz="0" w:space="0" w:color="auto"/>
            <w:right w:val="none" w:sz="0" w:space="0" w:color="auto"/>
          </w:divBdr>
        </w:div>
        <w:div w:id="1754622752">
          <w:marLeft w:val="480"/>
          <w:marRight w:val="0"/>
          <w:marTop w:val="0"/>
          <w:marBottom w:val="0"/>
          <w:divBdr>
            <w:top w:val="none" w:sz="0" w:space="0" w:color="auto"/>
            <w:left w:val="none" w:sz="0" w:space="0" w:color="auto"/>
            <w:bottom w:val="none" w:sz="0" w:space="0" w:color="auto"/>
            <w:right w:val="none" w:sz="0" w:space="0" w:color="auto"/>
          </w:divBdr>
        </w:div>
        <w:div w:id="1788961866">
          <w:marLeft w:val="480"/>
          <w:marRight w:val="0"/>
          <w:marTop w:val="0"/>
          <w:marBottom w:val="0"/>
          <w:divBdr>
            <w:top w:val="none" w:sz="0" w:space="0" w:color="auto"/>
            <w:left w:val="none" w:sz="0" w:space="0" w:color="auto"/>
            <w:bottom w:val="none" w:sz="0" w:space="0" w:color="auto"/>
            <w:right w:val="none" w:sz="0" w:space="0" w:color="auto"/>
          </w:divBdr>
        </w:div>
        <w:div w:id="1804959365">
          <w:marLeft w:val="480"/>
          <w:marRight w:val="0"/>
          <w:marTop w:val="0"/>
          <w:marBottom w:val="0"/>
          <w:divBdr>
            <w:top w:val="none" w:sz="0" w:space="0" w:color="auto"/>
            <w:left w:val="none" w:sz="0" w:space="0" w:color="auto"/>
            <w:bottom w:val="none" w:sz="0" w:space="0" w:color="auto"/>
            <w:right w:val="none" w:sz="0" w:space="0" w:color="auto"/>
          </w:divBdr>
        </w:div>
        <w:div w:id="1819835563">
          <w:marLeft w:val="480"/>
          <w:marRight w:val="0"/>
          <w:marTop w:val="0"/>
          <w:marBottom w:val="0"/>
          <w:divBdr>
            <w:top w:val="none" w:sz="0" w:space="0" w:color="auto"/>
            <w:left w:val="none" w:sz="0" w:space="0" w:color="auto"/>
            <w:bottom w:val="none" w:sz="0" w:space="0" w:color="auto"/>
            <w:right w:val="none" w:sz="0" w:space="0" w:color="auto"/>
          </w:divBdr>
        </w:div>
        <w:div w:id="1860241630">
          <w:marLeft w:val="480"/>
          <w:marRight w:val="0"/>
          <w:marTop w:val="0"/>
          <w:marBottom w:val="0"/>
          <w:divBdr>
            <w:top w:val="none" w:sz="0" w:space="0" w:color="auto"/>
            <w:left w:val="none" w:sz="0" w:space="0" w:color="auto"/>
            <w:bottom w:val="none" w:sz="0" w:space="0" w:color="auto"/>
            <w:right w:val="none" w:sz="0" w:space="0" w:color="auto"/>
          </w:divBdr>
        </w:div>
        <w:div w:id="1914242391">
          <w:marLeft w:val="480"/>
          <w:marRight w:val="0"/>
          <w:marTop w:val="0"/>
          <w:marBottom w:val="0"/>
          <w:divBdr>
            <w:top w:val="none" w:sz="0" w:space="0" w:color="auto"/>
            <w:left w:val="none" w:sz="0" w:space="0" w:color="auto"/>
            <w:bottom w:val="none" w:sz="0" w:space="0" w:color="auto"/>
            <w:right w:val="none" w:sz="0" w:space="0" w:color="auto"/>
          </w:divBdr>
        </w:div>
        <w:div w:id="1926838155">
          <w:marLeft w:val="480"/>
          <w:marRight w:val="0"/>
          <w:marTop w:val="0"/>
          <w:marBottom w:val="0"/>
          <w:divBdr>
            <w:top w:val="none" w:sz="0" w:space="0" w:color="auto"/>
            <w:left w:val="none" w:sz="0" w:space="0" w:color="auto"/>
            <w:bottom w:val="none" w:sz="0" w:space="0" w:color="auto"/>
            <w:right w:val="none" w:sz="0" w:space="0" w:color="auto"/>
          </w:divBdr>
        </w:div>
        <w:div w:id="1939096851">
          <w:marLeft w:val="480"/>
          <w:marRight w:val="0"/>
          <w:marTop w:val="0"/>
          <w:marBottom w:val="0"/>
          <w:divBdr>
            <w:top w:val="none" w:sz="0" w:space="0" w:color="auto"/>
            <w:left w:val="none" w:sz="0" w:space="0" w:color="auto"/>
            <w:bottom w:val="none" w:sz="0" w:space="0" w:color="auto"/>
            <w:right w:val="none" w:sz="0" w:space="0" w:color="auto"/>
          </w:divBdr>
        </w:div>
        <w:div w:id="1967346098">
          <w:marLeft w:val="480"/>
          <w:marRight w:val="0"/>
          <w:marTop w:val="0"/>
          <w:marBottom w:val="0"/>
          <w:divBdr>
            <w:top w:val="none" w:sz="0" w:space="0" w:color="auto"/>
            <w:left w:val="none" w:sz="0" w:space="0" w:color="auto"/>
            <w:bottom w:val="none" w:sz="0" w:space="0" w:color="auto"/>
            <w:right w:val="none" w:sz="0" w:space="0" w:color="auto"/>
          </w:divBdr>
        </w:div>
        <w:div w:id="1995138583">
          <w:marLeft w:val="480"/>
          <w:marRight w:val="0"/>
          <w:marTop w:val="0"/>
          <w:marBottom w:val="0"/>
          <w:divBdr>
            <w:top w:val="none" w:sz="0" w:space="0" w:color="auto"/>
            <w:left w:val="none" w:sz="0" w:space="0" w:color="auto"/>
            <w:bottom w:val="none" w:sz="0" w:space="0" w:color="auto"/>
            <w:right w:val="none" w:sz="0" w:space="0" w:color="auto"/>
          </w:divBdr>
        </w:div>
        <w:div w:id="2037003017">
          <w:marLeft w:val="480"/>
          <w:marRight w:val="0"/>
          <w:marTop w:val="0"/>
          <w:marBottom w:val="0"/>
          <w:divBdr>
            <w:top w:val="none" w:sz="0" w:space="0" w:color="auto"/>
            <w:left w:val="none" w:sz="0" w:space="0" w:color="auto"/>
            <w:bottom w:val="none" w:sz="0" w:space="0" w:color="auto"/>
            <w:right w:val="none" w:sz="0" w:space="0" w:color="auto"/>
          </w:divBdr>
        </w:div>
        <w:div w:id="2052074817">
          <w:marLeft w:val="480"/>
          <w:marRight w:val="0"/>
          <w:marTop w:val="0"/>
          <w:marBottom w:val="0"/>
          <w:divBdr>
            <w:top w:val="none" w:sz="0" w:space="0" w:color="auto"/>
            <w:left w:val="none" w:sz="0" w:space="0" w:color="auto"/>
            <w:bottom w:val="none" w:sz="0" w:space="0" w:color="auto"/>
            <w:right w:val="none" w:sz="0" w:space="0" w:color="auto"/>
          </w:divBdr>
        </w:div>
        <w:div w:id="2052457787">
          <w:marLeft w:val="480"/>
          <w:marRight w:val="0"/>
          <w:marTop w:val="0"/>
          <w:marBottom w:val="0"/>
          <w:divBdr>
            <w:top w:val="none" w:sz="0" w:space="0" w:color="auto"/>
            <w:left w:val="none" w:sz="0" w:space="0" w:color="auto"/>
            <w:bottom w:val="none" w:sz="0" w:space="0" w:color="auto"/>
            <w:right w:val="none" w:sz="0" w:space="0" w:color="auto"/>
          </w:divBdr>
        </w:div>
        <w:div w:id="2064593272">
          <w:marLeft w:val="480"/>
          <w:marRight w:val="0"/>
          <w:marTop w:val="0"/>
          <w:marBottom w:val="0"/>
          <w:divBdr>
            <w:top w:val="none" w:sz="0" w:space="0" w:color="auto"/>
            <w:left w:val="none" w:sz="0" w:space="0" w:color="auto"/>
            <w:bottom w:val="none" w:sz="0" w:space="0" w:color="auto"/>
            <w:right w:val="none" w:sz="0" w:space="0" w:color="auto"/>
          </w:divBdr>
        </w:div>
        <w:div w:id="2076276922">
          <w:marLeft w:val="480"/>
          <w:marRight w:val="0"/>
          <w:marTop w:val="0"/>
          <w:marBottom w:val="0"/>
          <w:divBdr>
            <w:top w:val="none" w:sz="0" w:space="0" w:color="auto"/>
            <w:left w:val="none" w:sz="0" w:space="0" w:color="auto"/>
            <w:bottom w:val="none" w:sz="0" w:space="0" w:color="auto"/>
            <w:right w:val="none" w:sz="0" w:space="0" w:color="auto"/>
          </w:divBdr>
        </w:div>
        <w:div w:id="2076463454">
          <w:marLeft w:val="480"/>
          <w:marRight w:val="0"/>
          <w:marTop w:val="0"/>
          <w:marBottom w:val="0"/>
          <w:divBdr>
            <w:top w:val="none" w:sz="0" w:space="0" w:color="auto"/>
            <w:left w:val="none" w:sz="0" w:space="0" w:color="auto"/>
            <w:bottom w:val="none" w:sz="0" w:space="0" w:color="auto"/>
            <w:right w:val="none" w:sz="0" w:space="0" w:color="auto"/>
          </w:divBdr>
        </w:div>
      </w:divsChild>
    </w:div>
    <w:div w:id="1554540454">
      <w:bodyDiv w:val="1"/>
      <w:marLeft w:val="0"/>
      <w:marRight w:val="0"/>
      <w:marTop w:val="0"/>
      <w:marBottom w:val="0"/>
      <w:divBdr>
        <w:top w:val="none" w:sz="0" w:space="0" w:color="auto"/>
        <w:left w:val="none" w:sz="0" w:space="0" w:color="auto"/>
        <w:bottom w:val="none" w:sz="0" w:space="0" w:color="auto"/>
        <w:right w:val="none" w:sz="0" w:space="0" w:color="auto"/>
      </w:divBdr>
      <w:divsChild>
        <w:div w:id="43910394">
          <w:marLeft w:val="480"/>
          <w:marRight w:val="0"/>
          <w:marTop w:val="0"/>
          <w:marBottom w:val="0"/>
          <w:divBdr>
            <w:top w:val="none" w:sz="0" w:space="0" w:color="auto"/>
            <w:left w:val="none" w:sz="0" w:space="0" w:color="auto"/>
            <w:bottom w:val="none" w:sz="0" w:space="0" w:color="auto"/>
            <w:right w:val="none" w:sz="0" w:space="0" w:color="auto"/>
          </w:divBdr>
        </w:div>
        <w:div w:id="72628109">
          <w:marLeft w:val="480"/>
          <w:marRight w:val="0"/>
          <w:marTop w:val="0"/>
          <w:marBottom w:val="0"/>
          <w:divBdr>
            <w:top w:val="none" w:sz="0" w:space="0" w:color="auto"/>
            <w:left w:val="none" w:sz="0" w:space="0" w:color="auto"/>
            <w:bottom w:val="none" w:sz="0" w:space="0" w:color="auto"/>
            <w:right w:val="none" w:sz="0" w:space="0" w:color="auto"/>
          </w:divBdr>
        </w:div>
        <w:div w:id="90394146">
          <w:marLeft w:val="480"/>
          <w:marRight w:val="0"/>
          <w:marTop w:val="0"/>
          <w:marBottom w:val="0"/>
          <w:divBdr>
            <w:top w:val="none" w:sz="0" w:space="0" w:color="auto"/>
            <w:left w:val="none" w:sz="0" w:space="0" w:color="auto"/>
            <w:bottom w:val="none" w:sz="0" w:space="0" w:color="auto"/>
            <w:right w:val="none" w:sz="0" w:space="0" w:color="auto"/>
          </w:divBdr>
        </w:div>
        <w:div w:id="135683176">
          <w:marLeft w:val="480"/>
          <w:marRight w:val="0"/>
          <w:marTop w:val="0"/>
          <w:marBottom w:val="0"/>
          <w:divBdr>
            <w:top w:val="none" w:sz="0" w:space="0" w:color="auto"/>
            <w:left w:val="none" w:sz="0" w:space="0" w:color="auto"/>
            <w:bottom w:val="none" w:sz="0" w:space="0" w:color="auto"/>
            <w:right w:val="none" w:sz="0" w:space="0" w:color="auto"/>
          </w:divBdr>
        </w:div>
        <w:div w:id="149949377">
          <w:marLeft w:val="480"/>
          <w:marRight w:val="0"/>
          <w:marTop w:val="0"/>
          <w:marBottom w:val="0"/>
          <w:divBdr>
            <w:top w:val="none" w:sz="0" w:space="0" w:color="auto"/>
            <w:left w:val="none" w:sz="0" w:space="0" w:color="auto"/>
            <w:bottom w:val="none" w:sz="0" w:space="0" w:color="auto"/>
            <w:right w:val="none" w:sz="0" w:space="0" w:color="auto"/>
          </w:divBdr>
        </w:div>
        <w:div w:id="161968477">
          <w:marLeft w:val="480"/>
          <w:marRight w:val="0"/>
          <w:marTop w:val="0"/>
          <w:marBottom w:val="0"/>
          <w:divBdr>
            <w:top w:val="none" w:sz="0" w:space="0" w:color="auto"/>
            <w:left w:val="none" w:sz="0" w:space="0" w:color="auto"/>
            <w:bottom w:val="none" w:sz="0" w:space="0" w:color="auto"/>
            <w:right w:val="none" w:sz="0" w:space="0" w:color="auto"/>
          </w:divBdr>
        </w:div>
        <w:div w:id="222058086">
          <w:marLeft w:val="480"/>
          <w:marRight w:val="0"/>
          <w:marTop w:val="0"/>
          <w:marBottom w:val="0"/>
          <w:divBdr>
            <w:top w:val="none" w:sz="0" w:space="0" w:color="auto"/>
            <w:left w:val="none" w:sz="0" w:space="0" w:color="auto"/>
            <w:bottom w:val="none" w:sz="0" w:space="0" w:color="auto"/>
            <w:right w:val="none" w:sz="0" w:space="0" w:color="auto"/>
          </w:divBdr>
        </w:div>
        <w:div w:id="243144874">
          <w:marLeft w:val="480"/>
          <w:marRight w:val="0"/>
          <w:marTop w:val="0"/>
          <w:marBottom w:val="0"/>
          <w:divBdr>
            <w:top w:val="none" w:sz="0" w:space="0" w:color="auto"/>
            <w:left w:val="none" w:sz="0" w:space="0" w:color="auto"/>
            <w:bottom w:val="none" w:sz="0" w:space="0" w:color="auto"/>
            <w:right w:val="none" w:sz="0" w:space="0" w:color="auto"/>
          </w:divBdr>
        </w:div>
        <w:div w:id="274748922">
          <w:marLeft w:val="480"/>
          <w:marRight w:val="0"/>
          <w:marTop w:val="0"/>
          <w:marBottom w:val="0"/>
          <w:divBdr>
            <w:top w:val="none" w:sz="0" w:space="0" w:color="auto"/>
            <w:left w:val="none" w:sz="0" w:space="0" w:color="auto"/>
            <w:bottom w:val="none" w:sz="0" w:space="0" w:color="auto"/>
            <w:right w:val="none" w:sz="0" w:space="0" w:color="auto"/>
          </w:divBdr>
        </w:div>
        <w:div w:id="308632039">
          <w:marLeft w:val="480"/>
          <w:marRight w:val="0"/>
          <w:marTop w:val="0"/>
          <w:marBottom w:val="0"/>
          <w:divBdr>
            <w:top w:val="none" w:sz="0" w:space="0" w:color="auto"/>
            <w:left w:val="none" w:sz="0" w:space="0" w:color="auto"/>
            <w:bottom w:val="none" w:sz="0" w:space="0" w:color="auto"/>
            <w:right w:val="none" w:sz="0" w:space="0" w:color="auto"/>
          </w:divBdr>
        </w:div>
        <w:div w:id="372317185">
          <w:marLeft w:val="480"/>
          <w:marRight w:val="0"/>
          <w:marTop w:val="0"/>
          <w:marBottom w:val="0"/>
          <w:divBdr>
            <w:top w:val="none" w:sz="0" w:space="0" w:color="auto"/>
            <w:left w:val="none" w:sz="0" w:space="0" w:color="auto"/>
            <w:bottom w:val="none" w:sz="0" w:space="0" w:color="auto"/>
            <w:right w:val="none" w:sz="0" w:space="0" w:color="auto"/>
          </w:divBdr>
        </w:div>
        <w:div w:id="381103902">
          <w:marLeft w:val="480"/>
          <w:marRight w:val="0"/>
          <w:marTop w:val="0"/>
          <w:marBottom w:val="0"/>
          <w:divBdr>
            <w:top w:val="none" w:sz="0" w:space="0" w:color="auto"/>
            <w:left w:val="none" w:sz="0" w:space="0" w:color="auto"/>
            <w:bottom w:val="none" w:sz="0" w:space="0" w:color="auto"/>
            <w:right w:val="none" w:sz="0" w:space="0" w:color="auto"/>
          </w:divBdr>
        </w:div>
        <w:div w:id="468328487">
          <w:marLeft w:val="480"/>
          <w:marRight w:val="0"/>
          <w:marTop w:val="0"/>
          <w:marBottom w:val="0"/>
          <w:divBdr>
            <w:top w:val="none" w:sz="0" w:space="0" w:color="auto"/>
            <w:left w:val="none" w:sz="0" w:space="0" w:color="auto"/>
            <w:bottom w:val="none" w:sz="0" w:space="0" w:color="auto"/>
            <w:right w:val="none" w:sz="0" w:space="0" w:color="auto"/>
          </w:divBdr>
        </w:div>
        <w:div w:id="527178023">
          <w:marLeft w:val="480"/>
          <w:marRight w:val="0"/>
          <w:marTop w:val="0"/>
          <w:marBottom w:val="0"/>
          <w:divBdr>
            <w:top w:val="none" w:sz="0" w:space="0" w:color="auto"/>
            <w:left w:val="none" w:sz="0" w:space="0" w:color="auto"/>
            <w:bottom w:val="none" w:sz="0" w:space="0" w:color="auto"/>
            <w:right w:val="none" w:sz="0" w:space="0" w:color="auto"/>
          </w:divBdr>
        </w:div>
        <w:div w:id="537354336">
          <w:marLeft w:val="480"/>
          <w:marRight w:val="0"/>
          <w:marTop w:val="0"/>
          <w:marBottom w:val="0"/>
          <w:divBdr>
            <w:top w:val="none" w:sz="0" w:space="0" w:color="auto"/>
            <w:left w:val="none" w:sz="0" w:space="0" w:color="auto"/>
            <w:bottom w:val="none" w:sz="0" w:space="0" w:color="auto"/>
            <w:right w:val="none" w:sz="0" w:space="0" w:color="auto"/>
          </w:divBdr>
        </w:div>
        <w:div w:id="564682154">
          <w:marLeft w:val="480"/>
          <w:marRight w:val="0"/>
          <w:marTop w:val="0"/>
          <w:marBottom w:val="0"/>
          <w:divBdr>
            <w:top w:val="none" w:sz="0" w:space="0" w:color="auto"/>
            <w:left w:val="none" w:sz="0" w:space="0" w:color="auto"/>
            <w:bottom w:val="none" w:sz="0" w:space="0" w:color="auto"/>
            <w:right w:val="none" w:sz="0" w:space="0" w:color="auto"/>
          </w:divBdr>
        </w:div>
        <w:div w:id="596910189">
          <w:marLeft w:val="480"/>
          <w:marRight w:val="0"/>
          <w:marTop w:val="0"/>
          <w:marBottom w:val="0"/>
          <w:divBdr>
            <w:top w:val="none" w:sz="0" w:space="0" w:color="auto"/>
            <w:left w:val="none" w:sz="0" w:space="0" w:color="auto"/>
            <w:bottom w:val="none" w:sz="0" w:space="0" w:color="auto"/>
            <w:right w:val="none" w:sz="0" w:space="0" w:color="auto"/>
          </w:divBdr>
        </w:div>
        <w:div w:id="610599608">
          <w:marLeft w:val="480"/>
          <w:marRight w:val="0"/>
          <w:marTop w:val="0"/>
          <w:marBottom w:val="0"/>
          <w:divBdr>
            <w:top w:val="none" w:sz="0" w:space="0" w:color="auto"/>
            <w:left w:val="none" w:sz="0" w:space="0" w:color="auto"/>
            <w:bottom w:val="none" w:sz="0" w:space="0" w:color="auto"/>
            <w:right w:val="none" w:sz="0" w:space="0" w:color="auto"/>
          </w:divBdr>
        </w:div>
        <w:div w:id="625816896">
          <w:marLeft w:val="480"/>
          <w:marRight w:val="0"/>
          <w:marTop w:val="0"/>
          <w:marBottom w:val="0"/>
          <w:divBdr>
            <w:top w:val="none" w:sz="0" w:space="0" w:color="auto"/>
            <w:left w:val="none" w:sz="0" w:space="0" w:color="auto"/>
            <w:bottom w:val="none" w:sz="0" w:space="0" w:color="auto"/>
            <w:right w:val="none" w:sz="0" w:space="0" w:color="auto"/>
          </w:divBdr>
        </w:div>
        <w:div w:id="655232651">
          <w:marLeft w:val="480"/>
          <w:marRight w:val="0"/>
          <w:marTop w:val="0"/>
          <w:marBottom w:val="0"/>
          <w:divBdr>
            <w:top w:val="none" w:sz="0" w:space="0" w:color="auto"/>
            <w:left w:val="none" w:sz="0" w:space="0" w:color="auto"/>
            <w:bottom w:val="none" w:sz="0" w:space="0" w:color="auto"/>
            <w:right w:val="none" w:sz="0" w:space="0" w:color="auto"/>
          </w:divBdr>
        </w:div>
        <w:div w:id="663094241">
          <w:marLeft w:val="480"/>
          <w:marRight w:val="0"/>
          <w:marTop w:val="0"/>
          <w:marBottom w:val="0"/>
          <w:divBdr>
            <w:top w:val="none" w:sz="0" w:space="0" w:color="auto"/>
            <w:left w:val="none" w:sz="0" w:space="0" w:color="auto"/>
            <w:bottom w:val="none" w:sz="0" w:space="0" w:color="auto"/>
            <w:right w:val="none" w:sz="0" w:space="0" w:color="auto"/>
          </w:divBdr>
        </w:div>
        <w:div w:id="693918983">
          <w:marLeft w:val="480"/>
          <w:marRight w:val="0"/>
          <w:marTop w:val="0"/>
          <w:marBottom w:val="0"/>
          <w:divBdr>
            <w:top w:val="none" w:sz="0" w:space="0" w:color="auto"/>
            <w:left w:val="none" w:sz="0" w:space="0" w:color="auto"/>
            <w:bottom w:val="none" w:sz="0" w:space="0" w:color="auto"/>
            <w:right w:val="none" w:sz="0" w:space="0" w:color="auto"/>
          </w:divBdr>
        </w:div>
        <w:div w:id="712267136">
          <w:marLeft w:val="480"/>
          <w:marRight w:val="0"/>
          <w:marTop w:val="0"/>
          <w:marBottom w:val="0"/>
          <w:divBdr>
            <w:top w:val="none" w:sz="0" w:space="0" w:color="auto"/>
            <w:left w:val="none" w:sz="0" w:space="0" w:color="auto"/>
            <w:bottom w:val="none" w:sz="0" w:space="0" w:color="auto"/>
            <w:right w:val="none" w:sz="0" w:space="0" w:color="auto"/>
          </w:divBdr>
        </w:div>
        <w:div w:id="725035864">
          <w:marLeft w:val="480"/>
          <w:marRight w:val="0"/>
          <w:marTop w:val="0"/>
          <w:marBottom w:val="0"/>
          <w:divBdr>
            <w:top w:val="none" w:sz="0" w:space="0" w:color="auto"/>
            <w:left w:val="none" w:sz="0" w:space="0" w:color="auto"/>
            <w:bottom w:val="none" w:sz="0" w:space="0" w:color="auto"/>
            <w:right w:val="none" w:sz="0" w:space="0" w:color="auto"/>
          </w:divBdr>
        </w:div>
        <w:div w:id="793259064">
          <w:marLeft w:val="480"/>
          <w:marRight w:val="0"/>
          <w:marTop w:val="0"/>
          <w:marBottom w:val="0"/>
          <w:divBdr>
            <w:top w:val="none" w:sz="0" w:space="0" w:color="auto"/>
            <w:left w:val="none" w:sz="0" w:space="0" w:color="auto"/>
            <w:bottom w:val="none" w:sz="0" w:space="0" w:color="auto"/>
            <w:right w:val="none" w:sz="0" w:space="0" w:color="auto"/>
          </w:divBdr>
        </w:div>
        <w:div w:id="806167421">
          <w:marLeft w:val="480"/>
          <w:marRight w:val="0"/>
          <w:marTop w:val="0"/>
          <w:marBottom w:val="0"/>
          <w:divBdr>
            <w:top w:val="none" w:sz="0" w:space="0" w:color="auto"/>
            <w:left w:val="none" w:sz="0" w:space="0" w:color="auto"/>
            <w:bottom w:val="none" w:sz="0" w:space="0" w:color="auto"/>
            <w:right w:val="none" w:sz="0" w:space="0" w:color="auto"/>
          </w:divBdr>
        </w:div>
        <w:div w:id="828911457">
          <w:marLeft w:val="480"/>
          <w:marRight w:val="0"/>
          <w:marTop w:val="0"/>
          <w:marBottom w:val="0"/>
          <w:divBdr>
            <w:top w:val="none" w:sz="0" w:space="0" w:color="auto"/>
            <w:left w:val="none" w:sz="0" w:space="0" w:color="auto"/>
            <w:bottom w:val="none" w:sz="0" w:space="0" w:color="auto"/>
            <w:right w:val="none" w:sz="0" w:space="0" w:color="auto"/>
          </w:divBdr>
        </w:div>
        <w:div w:id="835343247">
          <w:marLeft w:val="480"/>
          <w:marRight w:val="0"/>
          <w:marTop w:val="0"/>
          <w:marBottom w:val="0"/>
          <w:divBdr>
            <w:top w:val="none" w:sz="0" w:space="0" w:color="auto"/>
            <w:left w:val="none" w:sz="0" w:space="0" w:color="auto"/>
            <w:bottom w:val="none" w:sz="0" w:space="0" w:color="auto"/>
            <w:right w:val="none" w:sz="0" w:space="0" w:color="auto"/>
          </w:divBdr>
        </w:div>
        <w:div w:id="883912064">
          <w:marLeft w:val="480"/>
          <w:marRight w:val="0"/>
          <w:marTop w:val="0"/>
          <w:marBottom w:val="0"/>
          <w:divBdr>
            <w:top w:val="none" w:sz="0" w:space="0" w:color="auto"/>
            <w:left w:val="none" w:sz="0" w:space="0" w:color="auto"/>
            <w:bottom w:val="none" w:sz="0" w:space="0" w:color="auto"/>
            <w:right w:val="none" w:sz="0" w:space="0" w:color="auto"/>
          </w:divBdr>
        </w:div>
        <w:div w:id="943466145">
          <w:marLeft w:val="480"/>
          <w:marRight w:val="0"/>
          <w:marTop w:val="0"/>
          <w:marBottom w:val="0"/>
          <w:divBdr>
            <w:top w:val="none" w:sz="0" w:space="0" w:color="auto"/>
            <w:left w:val="none" w:sz="0" w:space="0" w:color="auto"/>
            <w:bottom w:val="none" w:sz="0" w:space="0" w:color="auto"/>
            <w:right w:val="none" w:sz="0" w:space="0" w:color="auto"/>
          </w:divBdr>
        </w:div>
        <w:div w:id="945112530">
          <w:marLeft w:val="480"/>
          <w:marRight w:val="0"/>
          <w:marTop w:val="0"/>
          <w:marBottom w:val="0"/>
          <w:divBdr>
            <w:top w:val="none" w:sz="0" w:space="0" w:color="auto"/>
            <w:left w:val="none" w:sz="0" w:space="0" w:color="auto"/>
            <w:bottom w:val="none" w:sz="0" w:space="0" w:color="auto"/>
            <w:right w:val="none" w:sz="0" w:space="0" w:color="auto"/>
          </w:divBdr>
        </w:div>
        <w:div w:id="973371972">
          <w:marLeft w:val="480"/>
          <w:marRight w:val="0"/>
          <w:marTop w:val="0"/>
          <w:marBottom w:val="0"/>
          <w:divBdr>
            <w:top w:val="none" w:sz="0" w:space="0" w:color="auto"/>
            <w:left w:val="none" w:sz="0" w:space="0" w:color="auto"/>
            <w:bottom w:val="none" w:sz="0" w:space="0" w:color="auto"/>
            <w:right w:val="none" w:sz="0" w:space="0" w:color="auto"/>
          </w:divBdr>
        </w:div>
        <w:div w:id="979961556">
          <w:marLeft w:val="480"/>
          <w:marRight w:val="0"/>
          <w:marTop w:val="0"/>
          <w:marBottom w:val="0"/>
          <w:divBdr>
            <w:top w:val="none" w:sz="0" w:space="0" w:color="auto"/>
            <w:left w:val="none" w:sz="0" w:space="0" w:color="auto"/>
            <w:bottom w:val="none" w:sz="0" w:space="0" w:color="auto"/>
            <w:right w:val="none" w:sz="0" w:space="0" w:color="auto"/>
          </w:divBdr>
        </w:div>
        <w:div w:id="987365903">
          <w:marLeft w:val="480"/>
          <w:marRight w:val="0"/>
          <w:marTop w:val="0"/>
          <w:marBottom w:val="0"/>
          <w:divBdr>
            <w:top w:val="none" w:sz="0" w:space="0" w:color="auto"/>
            <w:left w:val="none" w:sz="0" w:space="0" w:color="auto"/>
            <w:bottom w:val="none" w:sz="0" w:space="0" w:color="auto"/>
            <w:right w:val="none" w:sz="0" w:space="0" w:color="auto"/>
          </w:divBdr>
        </w:div>
        <w:div w:id="999162097">
          <w:marLeft w:val="480"/>
          <w:marRight w:val="0"/>
          <w:marTop w:val="0"/>
          <w:marBottom w:val="0"/>
          <w:divBdr>
            <w:top w:val="none" w:sz="0" w:space="0" w:color="auto"/>
            <w:left w:val="none" w:sz="0" w:space="0" w:color="auto"/>
            <w:bottom w:val="none" w:sz="0" w:space="0" w:color="auto"/>
            <w:right w:val="none" w:sz="0" w:space="0" w:color="auto"/>
          </w:divBdr>
        </w:div>
        <w:div w:id="1171870663">
          <w:marLeft w:val="480"/>
          <w:marRight w:val="0"/>
          <w:marTop w:val="0"/>
          <w:marBottom w:val="0"/>
          <w:divBdr>
            <w:top w:val="none" w:sz="0" w:space="0" w:color="auto"/>
            <w:left w:val="none" w:sz="0" w:space="0" w:color="auto"/>
            <w:bottom w:val="none" w:sz="0" w:space="0" w:color="auto"/>
            <w:right w:val="none" w:sz="0" w:space="0" w:color="auto"/>
          </w:divBdr>
        </w:div>
        <w:div w:id="1200554242">
          <w:marLeft w:val="480"/>
          <w:marRight w:val="0"/>
          <w:marTop w:val="0"/>
          <w:marBottom w:val="0"/>
          <w:divBdr>
            <w:top w:val="none" w:sz="0" w:space="0" w:color="auto"/>
            <w:left w:val="none" w:sz="0" w:space="0" w:color="auto"/>
            <w:bottom w:val="none" w:sz="0" w:space="0" w:color="auto"/>
            <w:right w:val="none" w:sz="0" w:space="0" w:color="auto"/>
          </w:divBdr>
        </w:div>
        <w:div w:id="1202791440">
          <w:marLeft w:val="480"/>
          <w:marRight w:val="0"/>
          <w:marTop w:val="0"/>
          <w:marBottom w:val="0"/>
          <w:divBdr>
            <w:top w:val="none" w:sz="0" w:space="0" w:color="auto"/>
            <w:left w:val="none" w:sz="0" w:space="0" w:color="auto"/>
            <w:bottom w:val="none" w:sz="0" w:space="0" w:color="auto"/>
            <w:right w:val="none" w:sz="0" w:space="0" w:color="auto"/>
          </w:divBdr>
        </w:div>
        <w:div w:id="1214536633">
          <w:marLeft w:val="480"/>
          <w:marRight w:val="0"/>
          <w:marTop w:val="0"/>
          <w:marBottom w:val="0"/>
          <w:divBdr>
            <w:top w:val="none" w:sz="0" w:space="0" w:color="auto"/>
            <w:left w:val="none" w:sz="0" w:space="0" w:color="auto"/>
            <w:bottom w:val="none" w:sz="0" w:space="0" w:color="auto"/>
            <w:right w:val="none" w:sz="0" w:space="0" w:color="auto"/>
          </w:divBdr>
        </w:div>
        <w:div w:id="1232080925">
          <w:marLeft w:val="480"/>
          <w:marRight w:val="0"/>
          <w:marTop w:val="0"/>
          <w:marBottom w:val="0"/>
          <w:divBdr>
            <w:top w:val="none" w:sz="0" w:space="0" w:color="auto"/>
            <w:left w:val="none" w:sz="0" w:space="0" w:color="auto"/>
            <w:bottom w:val="none" w:sz="0" w:space="0" w:color="auto"/>
            <w:right w:val="none" w:sz="0" w:space="0" w:color="auto"/>
          </w:divBdr>
        </w:div>
        <w:div w:id="1245643945">
          <w:marLeft w:val="480"/>
          <w:marRight w:val="0"/>
          <w:marTop w:val="0"/>
          <w:marBottom w:val="0"/>
          <w:divBdr>
            <w:top w:val="none" w:sz="0" w:space="0" w:color="auto"/>
            <w:left w:val="none" w:sz="0" w:space="0" w:color="auto"/>
            <w:bottom w:val="none" w:sz="0" w:space="0" w:color="auto"/>
            <w:right w:val="none" w:sz="0" w:space="0" w:color="auto"/>
          </w:divBdr>
        </w:div>
        <w:div w:id="1285113986">
          <w:marLeft w:val="480"/>
          <w:marRight w:val="0"/>
          <w:marTop w:val="0"/>
          <w:marBottom w:val="0"/>
          <w:divBdr>
            <w:top w:val="none" w:sz="0" w:space="0" w:color="auto"/>
            <w:left w:val="none" w:sz="0" w:space="0" w:color="auto"/>
            <w:bottom w:val="none" w:sz="0" w:space="0" w:color="auto"/>
            <w:right w:val="none" w:sz="0" w:space="0" w:color="auto"/>
          </w:divBdr>
        </w:div>
        <w:div w:id="1373459349">
          <w:marLeft w:val="480"/>
          <w:marRight w:val="0"/>
          <w:marTop w:val="0"/>
          <w:marBottom w:val="0"/>
          <w:divBdr>
            <w:top w:val="none" w:sz="0" w:space="0" w:color="auto"/>
            <w:left w:val="none" w:sz="0" w:space="0" w:color="auto"/>
            <w:bottom w:val="none" w:sz="0" w:space="0" w:color="auto"/>
            <w:right w:val="none" w:sz="0" w:space="0" w:color="auto"/>
          </w:divBdr>
        </w:div>
        <w:div w:id="1511211384">
          <w:marLeft w:val="480"/>
          <w:marRight w:val="0"/>
          <w:marTop w:val="0"/>
          <w:marBottom w:val="0"/>
          <w:divBdr>
            <w:top w:val="none" w:sz="0" w:space="0" w:color="auto"/>
            <w:left w:val="none" w:sz="0" w:space="0" w:color="auto"/>
            <w:bottom w:val="none" w:sz="0" w:space="0" w:color="auto"/>
            <w:right w:val="none" w:sz="0" w:space="0" w:color="auto"/>
          </w:divBdr>
        </w:div>
        <w:div w:id="1527333947">
          <w:marLeft w:val="480"/>
          <w:marRight w:val="0"/>
          <w:marTop w:val="0"/>
          <w:marBottom w:val="0"/>
          <w:divBdr>
            <w:top w:val="none" w:sz="0" w:space="0" w:color="auto"/>
            <w:left w:val="none" w:sz="0" w:space="0" w:color="auto"/>
            <w:bottom w:val="none" w:sz="0" w:space="0" w:color="auto"/>
            <w:right w:val="none" w:sz="0" w:space="0" w:color="auto"/>
          </w:divBdr>
        </w:div>
        <w:div w:id="1572033353">
          <w:marLeft w:val="480"/>
          <w:marRight w:val="0"/>
          <w:marTop w:val="0"/>
          <w:marBottom w:val="0"/>
          <w:divBdr>
            <w:top w:val="none" w:sz="0" w:space="0" w:color="auto"/>
            <w:left w:val="none" w:sz="0" w:space="0" w:color="auto"/>
            <w:bottom w:val="none" w:sz="0" w:space="0" w:color="auto"/>
            <w:right w:val="none" w:sz="0" w:space="0" w:color="auto"/>
          </w:divBdr>
        </w:div>
        <w:div w:id="1577322159">
          <w:marLeft w:val="480"/>
          <w:marRight w:val="0"/>
          <w:marTop w:val="0"/>
          <w:marBottom w:val="0"/>
          <w:divBdr>
            <w:top w:val="none" w:sz="0" w:space="0" w:color="auto"/>
            <w:left w:val="none" w:sz="0" w:space="0" w:color="auto"/>
            <w:bottom w:val="none" w:sz="0" w:space="0" w:color="auto"/>
            <w:right w:val="none" w:sz="0" w:space="0" w:color="auto"/>
          </w:divBdr>
        </w:div>
        <w:div w:id="1605308169">
          <w:marLeft w:val="480"/>
          <w:marRight w:val="0"/>
          <w:marTop w:val="0"/>
          <w:marBottom w:val="0"/>
          <w:divBdr>
            <w:top w:val="none" w:sz="0" w:space="0" w:color="auto"/>
            <w:left w:val="none" w:sz="0" w:space="0" w:color="auto"/>
            <w:bottom w:val="none" w:sz="0" w:space="0" w:color="auto"/>
            <w:right w:val="none" w:sz="0" w:space="0" w:color="auto"/>
          </w:divBdr>
        </w:div>
        <w:div w:id="1620605636">
          <w:marLeft w:val="480"/>
          <w:marRight w:val="0"/>
          <w:marTop w:val="0"/>
          <w:marBottom w:val="0"/>
          <w:divBdr>
            <w:top w:val="none" w:sz="0" w:space="0" w:color="auto"/>
            <w:left w:val="none" w:sz="0" w:space="0" w:color="auto"/>
            <w:bottom w:val="none" w:sz="0" w:space="0" w:color="auto"/>
            <w:right w:val="none" w:sz="0" w:space="0" w:color="auto"/>
          </w:divBdr>
        </w:div>
        <w:div w:id="1651515743">
          <w:marLeft w:val="480"/>
          <w:marRight w:val="0"/>
          <w:marTop w:val="0"/>
          <w:marBottom w:val="0"/>
          <w:divBdr>
            <w:top w:val="none" w:sz="0" w:space="0" w:color="auto"/>
            <w:left w:val="none" w:sz="0" w:space="0" w:color="auto"/>
            <w:bottom w:val="none" w:sz="0" w:space="0" w:color="auto"/>
            <w:right w:val="none" w:sz="0" w:space="0" w:color="auto"/>
          </w:divBdr>
        </w:div>
        <w:div w:id="1662536789">
          <w:marLeft w:val="480"/>
          <w:marRight w:val="0"/>
          <w:marTop w:val="0"/>
          <w:marBottom w:val="0"/>
          <w:divBdr>
            <w:top w:val="none" w:sz="0" w:space="0" w:color="auto"/>
            <w:left w:val="none" w:sz="0" w:space="0" w:color="auto"/>
            <w:bottom w:val="none" w:sz="0" w:space="0" w:color="auto"/>
            <w:right w:val="none" w:sz="0" w:space="0" w:color="auto"/>
          </w:divBdr>
        </w:div>
        <w:div w:id="1673558222">
          <w:marLeft w:val="480"/>
          <w:marRight w:val="0"/>
          <w:marTop w:val="0"/>
          <w:marBottom w:val="0"/>
          <w:divBdr>
            <w:top w:val="none" w:sz="0" w:space="0" w:color="auto"/>
            <w:left w:val="none" w:sz="0" w:space="0" w:color="auto"/>
            <w:bottom w:val="none" w:sz="0" w:space="0" w:color="auto"/>
            <w:right w:val="none" w:sz="0" w:space="0" w:color="auto"/>
          </w:divBdr>
        </w:div>
        <w:div w:id="1785421047">
          <w:marLeft w:val="480"/>
          <w:marRight w:val="0"/>
          <w:marTop w:val="0"/>
          <w:marBottom w:val="0"/>
          <w:divBdr>
            <w:top w:val="none" w:sz="0" w:space="0" w:color="auto"/>
            <w:left w:val="none" w:sz="0" w:space="0" w:color="auto"/>
            <w:bottom w:val="none" w:sz="0" w:space="0" w:color="auto"/>
            <w:right w:val="none" w:sz="0" w:space="0" w:color="auto"/>
          </w:divBdr>
        </w:div>
        <w:div w:id="1832527297">
          <w:marLeft w:val="480"/>
          <w:marRight w:val="0"/>
          <w:marTop w:val="0"/>
          <w:marBottom w:val="0"/>
          <w:divBdr>
            <w:top w:val="none" w:sz="0" w:space="0" w:color="auto"/>
            <w:left w:val="none" w:sz="0" w:space="0" w:color="auto"/>
            <w:bottom w:val="none" w:sz="0" w:space="0" w:color="auto"/>
            <w:right w:val="none" w:sz="0" w:space="0" w:color="auto"/>
          </w:divBdr>
        </w:div>
        <w:div w:id="1842621664">
          <w:marLeft w:val="480"/>
          <w:marRight w:val="0"/>
          <w:marTop w:val="0"/>
          <w:marBottom w:val="0"/>
          <w:divBdr>
            <w:top w:val="none" w:sz="0" w:space="0" w:color="auto"/>
            <w:left w:val="none" w:sz="0" w:space="0" w:color="auto"/>
            <w:bottom w:val="none" w:sz="0" w:space="0" w:color="auto"/>
            <w:right w:val="none" w:sz="0" w:space="0" w:color="auto"/>
          </w:divBdr>
        </w:div>
        <w:div w:id="1843814693">
          <w:marLeft w:val="480"/>
          <w:marRight w:val="0"/>
          <w:marTop w:val="0"/>
          <w:marBottom w:val="0"/>
          <w:divBdr>
            <w:top w:val="none" w:sz="0" w:space="0" w:color="auto"/>
            <w:left w:val="none" w:sz="0" w:space="0" w:color="auto"/>
            <w:bottom w:val="none" w:sz="0" w:space="0" w:color="auto"/>
            <w:right w:val="none" w:sz="0" w:space="0" w:color="auto"/>
          </w:divBdr>
        </w:div>
        <w:div w:id="1880895463">
          <w:marLeft w:val="480"/>
          <w:marRight w:val="0"/>
          <w:marTop w:val="0"/>
          <w:marBottom w:val="0"/>
          <w:divBdr>
            <w:top w:val="none" w:sz="0" w:space="0" w:color="auto"/>
            <w:left w:val="none" w:sz="0" w:space="0" w:color="auto"/>
            <w:bottom w:val="none" w:sz="0" w:space="0" w:color="auto"/>
            <w:right w:val="none" w:sz="0" w:space="0" w:color="auto"/>
          </w:divBdr>
        </w:div>
        <w:div w:id="1897399677">
          <w:marLeft w:val="480"/>
          <w:marRight w:val="0"/>
          <w:marTop w:val="0"/>
          <w:marBottom w:val="0"/>
          <w:divBdr>
            <w:top w:val="none" w:sz="0" w:space="0" w:color="auto"/>
            <w:left w:val="none" w:sz="0" w:space="0" w:color="auto"/>
            <w:bottom w:val="none" w:sz="0" w:space="0" w:color="auto"/>
            <w:right w:val="none" w:sz="0" w:space="0" w:color="auto"/>
          </w:divBdr>
        </w:div>
        <w:div w:id="1930894261">
          <w:marLeft w:val="480"/>
          <w:marRight w:val="0"/>
          <w:marTop w:val="0"/>
          <w:marBottom w:val="0"/>
          <w:divBdr>
            <w:top w:val="none" w:sz="0" w:space="0" w:color="auto"/>
            <w:left w:val="none" w:sz="0" w:space="0" w:color="auto"/>
            <w:bottom w:val="none" w:sz="0" w:space="0" w:color="auto"/>
            <w:right w:val="none" w:sz="0" w:space="0" w:color="auto"/>
          </w:divBdr>
        </w:div>
        <w:div w:id="1968853079">
          <w:marLeft w:val="480"/>
          <w:marRight w:val="0"/>
          <w:marTop w:val="0"/>
          <w:marBottom w:val="0"/>
          <w:divBdr>
            <w:top w:val="none" w:sz="0" w:space="0" w:color="auto"/>
            <w:left w:val="none" w:sz="0" w:space="0" w:color="auto"/>
            <w:bottom w:val="none" w:sz="0" w:space="0" w:color="auto"/>
            <w:right w:val="none" w:sz="0" w:space="0" w:color="auto"/>
          </w:divBdr>
        </w:div>
        <w:div w:id="1972319898">
          <w:marLeft w:val="480"/>
          <w:marRight w:val="0"/>
          <w:marTop w:val="0"/>
          <w:marBottom w:val="0"/>
          <w:divBdr>
            <w:top w:val="none" w:sz="0" w:space="0" w:color="auto"/>
            <w:left w:val="none" w:sz="0" w:space="0" w:color="auto"/>
            <w:bottom w:val="none" w:sz="0" w:space="0" w:color="auto"/>
            <w:right w:val="none" w:sz="0" w:space="0" w:color="auto"/>
          </w:divBdr>
        </w:div>
        <w:div w:id="2089885105">
          <w:marLeft w:val="480"/>
          <w:marRight w:val="0"/>
          <w:marTop w:val="0"/>
          <w:marBottom w:val="0"/>
          <w:divBdr>
            <w:top w:val="none" w:sz="0" w:space="0" w:color="auto"/>
            <w:left w:val="none" w:sz="0" w:space="0" w:color="auto"/>
            <w:bottom w:val="none" w:sz="0" w:space="0" w:color="auto"/>
            <w:right w:val="none" w:sz="0" w:space="0" w:color="auto"/>
          </w:divBdr>
        </w:div>
        <w:div w:id="2107576756">
          <w:marLeft w:val="480"/>
          <w:marRight w:val="0"/>
          <w:marTop w:val="0"/>
          <w:marBottom w:val="0"/>
          <w:divBdr>
            <w:top w:val="none" w:sz="0" w:space="0" w:color="auto"/>
            <w:left w:val="none" w:sz="0" w:space="0" w:color="auto"/>
            <w:bottom w:val="none" w:sz="0" w:space="0" w:color="auto"/>
            <w:right w:val="none" w:sz="0" w:space="0" w:color="auto"/>
          </w:divBdr>
        </w:div>
        <w:div w:id="2116632058">
          <w:marLeft w:val="480"/>
          <w:marRight w:val="0"/>
          <w:marTop w:val="0"/>
          <w:marBottom w:val="0"/>
          <w:divBdr>
            <w:top w:val="none" w:sz="0" w:space="0" w:color="auto"/>
            <w:left w:val="none" w:sz="0" w:space="0" w:color="auto"/>
            <w:bottom w:val="none" w:sz="0" w:space="0" w:color="auto"/>
            <w:right w:val="none" w:sz="0" w:space="0" w:color="auto"/>
          </w:divBdr>
        </w:div>
      </w:divsChild>
    </w:div>
    <w:div w:id="1555653758">
      <w:bodyDiv w:val="1"/>
      <w:marLeft w:val="0"/>
      <w:marRight w:val="0"/>
      <w:marTop w:val="0"/>
      <w:marBottom w:val="0"/>
      <w:divBdr>
        <w:top w:val="none" w:sz="0" w:space="0" w:color="auto"/>
        <w:left w:val="none" w:sz="0" w:space="0" w:color="auto"/>
        <w:bottom w:val="none" w:sz="0" w:space="0" w:color="auto"/>
        <w:right w:val="none" w:sz="0" w:space="0" w:color="auto"/>
      </w:divBdr>
      <w:divsChild>
        <w:div w:id="16540745">
          <w:marLeft w:val="480"/>
          <w:marRight w:val="0"/>
          <w:marTop w:val="0"/>
          <w:marBottom w:val="0"/>
          <w:divBdr>
            <w:top w:val="none" w:sz="0" w:space="0" w:color="auto"/>
            <w:left w:val="none" w:sz="0" w:space="0" w:color="auto"/>
            <w:bottom w:val="none" w:sz="0" w:space="0" w:color="auto"/>
            <w:right w:val="none" w:sz="0" w:space="0" w:color="auto"/>
          </w:divBdr>
        </w:div>
        <w:div w:id="75129246">
          <w:marLeft w:val="480"/>
          <w:marRight w:val="0"/>
          <w:marTop w:val="0"/>
          <w:marBottom w:val="0"/>
          <w:divBdr>
            <w:top w:val="none" w:sz="0" w:space="0" w:color="auto"/>
            <w:left w:val="none" w:sz="0" w:space="0" w:color="auto"/>
            <w:bottom w:val="none" w:sz="0" w:space="0" w:color="auto"/>
            <w:right w:val="none" w:sz="0" w:space="0" w:color="auto"/>
          </w:divBdr>
        </w:div>
        <w:div w:id="94398825">
          <w:marLeft w:val="480"/>
          <w:marRight w:val="0"/>
          <w:marTop w:val="0"/>
          <w:marBottom w:val="0"/>
          <w:divBdr>
            <w:top w:val="none" w:sz="0" w:space="0" w:color="auto"/>
            <w:left w:val="none" w:sz="0" w:space="0" w:color="auto"/>
            <w:bottom w:val="none" w:sz="0" w:space="0" w:color="auto"/>
            <w:right w:val="none" w:sz="0" w:space="0" w:color="auto"/>
          </w:divBdr>
        </w:div>
        <w:div w:id="96365504">
          <w:marLeft w:val="480"/>
          <w:marRight w:val="0"/>
          <w:marTop w:val="0"/>
          <w:marBottom w:val="0"/>
          <w:divBdr>
            <w:top w:val="none" w:sz="0" w:space="0" w:color="auto"/>
            <w:left w:val="none" w:sz="0" w:space="0" w:color="auto"/>
            <w:bottom w:val="none" w:sz="0" w:space="0" w:color="auto"/>
            <w:right w:val="none" w:sz="0" w:space="0" w:color="auto"/>
          </w:divBdr>
        </w:div>
        <w:div w:id="98334933">
          <w:marLeft w:val="480"/>
          <w:marRight w:val="0"/>
          <w:marTop w:val="0"/>
          <w:marBottom w:val="0"/>
          <w:divBdr>
            <w:top w:val="none" w:sz="0" w:space="0" w:color="auto"/>
            <w:left w:val="none" w:sz="0" w:space="0" w:color="auto"/>
            <w:bottom w:val="none" w:sz="0" w:space="0" w:color="auto"/>
            <w:right w:val="none" w:sz="0" w:space="0" w:color="auto"/>
          </w:divBdr>
        </w:div>
        <w:div w:id="98959458">
          <w:marLeft w:val="480"/>
          <w:marRight w:val="0"/>
          <w:marTop w:val="0"/>
          <w:marBottom w:val="0"/>
          <w:divBdr>
            <w:top w:val="none" w:sz="0" w:space="0" w:color="auto"/>
            <w:left w:val="none" w:sz="0" w:space="0" w:color="auto"/>
            <w:bottom w:val="none" w:sz="0" w:space="0" w:color="auto"/>
            <w:right w:val="none" w:sz="0" w:space="0" w:color="auto"/>
          </w:divBdr>
        </w:div>
        <w:div w:id="152258236">
          <w:marLeft w:val="480"/>
          <w:marRight w:val="0"/>
          <w:marTop w:val="0"/>
          <w:marBottom w:val="0"/>
          <w:divBdr>
            <w:top w:val="none" w:sz="0" w:space="0" w:color="auto"/>
            <w:left w:val="none" w:sz="0" w:space="0" w:color="auto"/>
            <w:bottom w:val="none" w:sz="0" w:space="0" w:color="auto"/>
            <w:right w:val="none" w:sz="0" w:space="0" w:color="auto"/>
          </w:divBdr>
        </w:div>
        <w:div w:id="188299815">
          <w:marLeft w:val="480"/>
          <w:marRight w:val="0"/>
          <w:marTop w:val="0"/>
          <w:marBottom w:val="0"/>
          <w:divBdr>
            <w:top w:val="none" w:sz="0" w:space="0" w:color="auto"/>
            <w:left w:val="none" w:sz="0" w:space="0" w:color="auto"/>
            <w:bottom w:val="none" w:sz="0" w:space="0" w:color="auto"/>
            <w:right w:val="none" w:sz="0" w:space="0" w:color="auto"/>
          </w:divBdr>
        </w:div>
        <w:div w:id="220100550">
          <w:marLeft w:val="480"/>
          <w:marRight w:val="0"/>
          <w:marTop w:val="0"/>
          <w:marBottom w:val="0"/>
          <w:divBdr>
            <w:top w:val="none" w:sz="0" w:space="0" w:color="auto"/>
            <w:left w:val="none" w:sz="0" w:space="0" w:color="auto"/>
            <w:bottom w:val="none" w:sz="0" w:space="0" w:color="auto"/>
            <w:right w:val="none" w:sz="0" w:space="0" w:color="auto"/>
          </w:divBdr>
        </w:div>
        <w:div w:id="384108706">
          <w:marLeft w:val="480"/>
          <w:marRight w:val="0"/>
          <w:marTop w:val="0"/>
          <w:marBottom w:val="0"/>
          <w:divBdr>
            <w:top w:val="none" w:sz="0" w:space="0" w:color="auto"/>
            <w:left w:val="none" w:sz="0" w:space="0" w:color="auto"/>
            <w:bottom w:val="none" w:sz="0" w:space="0" w:color="auto"/>
            <w:right w:val="none" w:sz="0" w:space="0" w:color="auto"/>
          </w:divBdr>
        </w:div>
        <w:div w:id="401216002">
          <w:marLeft w:val="480"/>
          <w:marRight w:val="0"/>
          <w:marTop w:val="0"/>
          <w:marBottom w:val="0"/>
          <w:divBdr>
            <w:top w:val="none" w:sz="0" w:space="0" w:color="auto"/>
            <w:left w:val="none" w:sz="0" w:space="0" w:color="auto"/>
            <w:bottom w:val="none" w:sz="0" w:space="0" w:color="auto"/>
            <w:right w:val="none" w:sz="0" w:space="0" w:color="auto"/>
          </w:divBdr>
        </w:div>
        <w:div w:id="403995636">
          <w:marLeft w:val="480"/>
          <w:marRight w:val="0"/>
          <w:marTop w:val="0"/>
          <w:marBottom w:val="0"/>
          <w:divBdr>
            <w:top w:val="none" w:sz="0" w:space="0" w:color="auto"/>
            <w:left w:val="none" w:sz="0" w:space="0" w:color="auto"/>
            <w:bottom w:val="none" w:sz="0" w:space="0" w:color="auto"/>
            <w:right w:val="none" w:sz="0" w:space="0" w:color="auto"/>
          </w:divBdr>
        </w:div>
        <w:div w:id="476454496">
          <w:marLeft w:val="480"/>
          <w:marRight w:val="0"/>
          <w:marTop w:val="0"/>
          <w:marBottom w:val="0"/>
          <w:divBdr>
            <w:top w:val="none" w:sz="0" w:space="0" w:color="auto"/>
            <w:left w:val="none" w:sz="0" w:space="0" w:color="auto"/>
            <w:bottom w:val="none" w:sz="0" w:space="0" w:color="auto"/>
            <w:right w:val="none" w:sz="0" w:space="0" w:color="auto"/>
          </w:divBdr>
        </w:div>
        <w:div w:id="482281787">
          <w:marLeft w:val="480"/>
          <w:marRight w:val="0"/>
          <w:marTop w:val="0"/>
          <w:marBottom w:val="0"/>
          <w:divBdr>
            <w:top w:val="none" w:sz="0" w:space="0" w:color="auto"/>
            <w:left w:val="none" w:sz="0" w:space="0" w:color="auto"/>
            <w:bottom w:val="none" w:sz="0" w:space="0" w:color="auto"/>
            <w:right w:val="none" w:sz="0" w:space="0" w:color="auto"/>
          </w:divBdr>
        </w:div>
        <w:div w:id="504397689">
          <w:marLeft w:val="480"/>
          <w:marRight w:val="0"/>
          <w:marTop w:val="0"/>
          <w:marBottom w:val="0"/>
          <w:divBdr>
            <w:top w:val="none" w:sz="0" w:space="0" w:color="auto"/>
            <w:left w:val="none" w:sz="0" w:space="0" w:color="auto"/>
            <w:bottom w:val="none" w:sz="0" w:space="0" w:color="auto"/>
            <w:right w:val="none" w:sz="0" w:space="0" w:color="auto"/>
          </w:divBdr>
        </w:div>
        <w:div w:id="579759128">
          <w:marLeft w:val="480"/>
          <w:marRight w:val="0"/>
          <w:marTop w:val="0"/>
          <w:marBottom w:val="0"/>
          <w:divBdr>
            <w:top w:val="none" w:sz="0" w:space="0" w:color="auto"/>
            <w:left w:val="none" w:sz="0" w:space="0" w:color="auto"/>
            <w:bottom w:val="none" w:sz="0" w:space="0" w:color="auto"/>
            <w:right w:val="none" w:sz="0" w:space="0" w:color="auto"/>
          </w:divBdr>
        </w:div>
        <w:div w:id="601108486">
          <w:marLeft w:val="480"/>
          <w:marRight w:val="0"/>
          <w:marTop w:val="0"/>
          <w:marBottom w:val="0"/>
          <w:divBdr>
            <w:top w:val="none" w:sz="0" w:space="0" w:color="auto"/>
            <w:left w:val="none" w:sz="0" w:space="0" w:color="auto"/>
            <w:bottom w:val="none" w:sz="0" w:space="0" w:color="auto"/>
            <w:right w:val="none" w:sz="0" w:space="0" w:color="auto"/>
          </w:divBdr>
        </w:div>
        <w:div w:id="622658983">
          <w:marLeft w:val="480"/>
          <w:marRight w:val="0"/>
          <w:marTop w:val="0"/>
          <w:marBottom w:val="0"/>
          <w:divBdr>
            <w:top w:val="none" w:sz="0" w:space="0" w:color="auto"/>
            <w:left w:val="none" w:sz="0" w:space="0" w:color="auto"/>
            <w:bottom w:val="none" w:sz="0" w:space="0" w:color="auto"/>
            <w:right w:val="none" w:sz="0" w:space="0" w:color="auto"/>
          </w:divBdr>
        </w:div>
        <w:div w:id="749498605">
          <w:marLeft w:val="480"/>
          <w:marRight w:val="0"/>
          <w:marTop w:val="0"/>
          <w:marBottom w:val="0"/>
          <w:divBdr>
            <w:top w:val="none" w:sz="0" w:space="0" w:color="auto"/>
            <w:left w:val="none" w:sz="0" w:space="0" w:color="auto"/>
            <w:bottom w:val="none" w:sz="0" w:space="0" w:color="auto"/>
            <w:right w:val="none" w:sz="0" w:space="0" w:color="auto"/>
          </w:divBdr>
        </w:div>
        <w:div w:id="788205203">
          <w:marLeft w:val="480"/>
          <w:marRight w:val="0"/>
          <w:marTop w:val="0"/>
          <w:marBottom w:val="0"/>
          <w:divBdr>
            <w:top w:val="none" w:sz="0" w:space="0" w:color="auto"/>
            <w:left w:val="none" w:sz="0" w:space="0" w:color="auto"/>
            <w:bottom w:val="none" w:sz="0" w:space="0" w:color="auto"/>
            <w:right w:val="none" w:sz="0" w:space="0" w:color="auto"/>
          </w:divBdr>
        </w:div>
        <w:div w:id="879319800">
          <w:marLeft w:val="480"/>
          <w:marRight w:val="0"/>
          <w:marTop w:val="0"/>
          <w:marBottom w:val="0"/>
          <w:divBdr>
            <w:top w:val="none" w:sz="0" w:space="0" w:color="auto"/>
            <w:left w:val="none" w:sz="0" w:space="0" w:color="auto"/>
            <w:bottom w:val="none" w:sz="0" w:space="0" w:color="auto"/>
            <w:right w:val="none" w:sz="0" w:space="0" w:color="auto"/>
          </w:divBdr>
        </w:div>
        <w:div w:id="885414045">
          <w:marLeft w:val="480"/>
          <w:marRight w:val="0"/>
          <w:marTop w:val="0"/>
          <w:marBottom w:val="0"/>
          <w:divBdr>
            <w:top w:val="none" w:sz="0" w:space="0" w:color="auto"/>
            <w:left w:val="none" w:sz="0" w:space="0" w:color="auto"/>
            <w:bottom w:val="none" w:sz="0" w:space="0" w:color="auto"/>
            <w:right w:val="none" w:sz="0" w:space="0" w:color="auto"/>
          </w:divBdr>
        </w:div>
        <w:div w:id="961690638">
          <w:marLeft w:val="480"/>
          <w:marRight w:val="0"/>
          <w:marTop w:val="0"/>
          <w:marBottom w:val="0"/>
          <w:divBdr>
            <w:top w:val="none" w:sz="0" w:space="0" w:color="auto"/>
            <w:left w:val="none" w:sz="0" w:space="0" w:color="auto"/>
            <w:bottom w:val="none" w:sz="0" w:space="0" w:color="auto"/>
            <w:right w:val="none" w:sz="0" w:space="0" w:color="auto"/>
          </w:divBdr>
        </w:div>
        <w:div w:id="1022126137">
          <w:marLeft w:val="480"/>
          <w:marRight w:val="0"/>
          <w:marTop w:val="0"/>
          <w:marBottom w:val="0"/>
          <w:divBdr>
            <w:top w:val="none" w:sz="0" w:space="0" w:color="auto"/>
            <w:left w:val="none" w:sz="0" w:space="0" w:color="auto"/>
            <w:bottom w:val="none" w:sz="0" w:space="0" w:color="auto"/>
            <w:right w:val="none" w:sz="0" w:space="0" w:color="auto"/>
          </w:divBdr>
        </w:div>
        <w:div w:id="1063138516">
          <w:marLeft w:val="480"/>
          <w:marRight w:val="0"/>
          <w:marTop w:val="0"/>
          <w:marBottom w:val="0"/>
          <w:divBdr>
            <w:top w:val="none" w:sz="0" w:space="0" w:color="auto"/>
            <w:left w:val="none" w:sz="0" w:space="0" w:color="auto"/>
            <w:bottom w:val="none" w:sz="0" w:space="0" w:color="auto"/>
            <w:right w:val="none" w:sz="0" w:space="0" w:color="auto"/>
          </w:divBdr>
        </w:div>
        <w:div w:id="1117914268">
          <w:marLeft w:val="480"/>
          <w:marRight w:val="0"/>
          <w:marTop w:val="0"/>
          <w:marBottom w:val="0"/>
          <w:divBdr>
            <w:top w:val="none" w:sz="0" w:space="0" w:color="auto"/>
            <w:left w:val="none" w:sz="0" w:space="0" w:color="auto"/>
            <w:bottom w:val="none" w:sz="0" w:space="0" w:color="auto"/>
            <w:right w:val="none" w:sz="0" w:space="0" w:color="auto"/>
          </w:divBdr>
        </w:div>
        <w:div w:id="1127578886">
          <w:marLeft w:val="480"/>
          <w:marRight w:val="0"/>
          <w:marTop w:val="0"/>
          <w:marBottom w:val="0"/>
          <w:divBdr>
            <w:top w:val="none" w:sz="0" w:space="0" w:color="auto"/>
            <w:left w:val="none" w:sz="0" w:space="0" w:color="auto"/>
            <w:bottom w:val="none" w:sz="0" w:space="0" w:color="auto"/>
            <w:right w:val="none" w:sz="0" w:space="0" w:color="auto"/>
          </w:divBdr>
        </w:div>
        <w:div w:id="1153178022">
          <w:marLeft w:val="480"/>
          <w:marRight w:val="0"/>
          <w:marTop w:val="0"/>
          <w:marBottom w:val="0"/>
          <w:divBdr>
            <w:top w:val="none" w:sz="0" w:space="0" w:color="auto"/>
            <w:left w:val="none" w:sz="0" w:space="0" w:color="auto"/>
            <w:bottom w:val="none" w:sz="0" w:space="0" w:color="auto"/>
            <w:right w:val="none" w:sz="0" w:space="0" w:color="auto"/>
          </w:divBdr>
        </w:div>
        <w:div w:id="1180506670">
          <w:marLeft w:val="480"/>
          <w:marRight w:val="0"/>
          <w:marTop w:val="0"/>
          <w:marBottom w:val="0"/>
          <w:divBdr>
            <w:top w:val="none" w:sz="0" w:space="0" w:color="auto"/>
            <w:left w:val="none" w:sz="0" w:space="0" w:color="auto"/>
            <w:bottom w:val="none" w:sz="0" w:space="0" w:color="auto"/>
            <w:right w:val="none" w:sz="0" w:space="0" w:color="auto"/>
          </w:divBdr>
        </w:div>
        <w:div w:id="1210872883">
          <w:marLeft w:val="480"/>
          <w:marRight w:val="0"/>
          <w:marTop w:val="0"/>
          <w:marBottom w:val="0"/>
          <w:divBdr>
            <w:top w:val="none" w:sz="0" w:space="0" w:color="auto"/>
            <w:left w:val="none" w:sz="0" w:space="0" w:color="auto"/>
            <w:bottom w:val="none" w:sz="0" w:space="0" w:color="auto"/>
            <w:right w:val="none" w:sz="0" w:space="0" w:color="auto"/>
          </w:divBdr>
        </w:div>
        <w:div w:id="1232693445">
          <w:marLeft w:val="480"/>
          <w:marRight w:val="0"/>
          <w:marTop w:val="0"/>
          <w:marBottom w:val="0"/>
          <w:divBdr>
            <w:top w:val="none" w:sz="0" w:space="0" w:color="auto"/>
            <w:left w:val="none" w:sz="0" w:space="0" w:color="auto"/>
            <w:bottom w:val="none" w:sz="0" w:space="0" w:color="auto"/>
            <w:right w:val="none" w:sz="0" w:space="0" w:color="auto"/>
          </w:divBdr>
        </w:div>
        <w:div w:id="1271012560">
          <w:marLeft w:val="480"/>
          <w:marRight w:val="0"/>
          <w:marTop w:val="0"/>
          <w:marBottom w:val="0"/>
          <w:divBdr>
            <w:top w:val="none" w:sz="0" w:space="0" w:color="auto"/>
            <w:left w:val="none" w:sz="0" w:space="0" w:color="auto"/>
            <w:bottom w:val="none" w:sz="0" w:space="0" w:color="auto"/>
            <w:right w:val="none" w:sz="0" w:space="0" w:color="auto"/>
          </w:divBdr>
        </w:div>
        <w:div w:id="1307315638">
          <w:marLeft w:val="480"/>
          <w:marRight w:val="0"/>
          <w:marTop w:val="0"/>
          <w:marBottom w:val="0"/>
          <w:divBdr>
            <w:top w:val="none" w:sz="0" w:space="0" w:color="auto"/>
            <w:left w:val="none" w:sz="0" w:space="0" w:color="auto"/>
            <w:bottom w:val="none" w:sz="0" w:space="0" w:color="auto"/>
            <w:right w:val="none" w:sz="0" w:space="0" w:color="auto"/>
          </w:divBdr>
        </w:div>
        <w:div w:id="1448963952">
          <w:marLeft w:val="480"/>
          <w:marRight w:val="0"/>
          <w:marTop w:val="0"/>
          <w:marBottom w:val="0"/>
          <w:divBdr>
            <w:top w:val="none" w:sz="0" w:space="0" w:color="auto"/>
            <w:left w:val="none" w:sz="0" w:space="0" w:color="auto"/>
            <w:bottom w:val="none" w:sz="0" w:space="0" w:color="auto"/>
            <w:right w:val="none" w:sz="0" w:space="0" w:color="auto"/>
          </w:divBdr>
        </w:div>
        <w:div w:id="1481531797">
          <w:marLeft w:val="480"/>
          <w:marRight w:val="0"/>
          <w:marTop w:val="0"/>
          <w:marBottom w:val="0"/>
          <w:divBdr>
            <w:top w:val="none" w:sz="0" w:space="0" w:color="auto"/>
            <w:left w:val="none" w:sz="0" w:space="0" w:color="auto"/>
            <w:bottom w:val="none" w:sz="0" w:space="0" w:color="auto"/>
            <w:right w:val="none" w:sz="0" w:space="0" w:color="auto"/>
          </w:divBdr>
        </w:div>
        <w:div w:id="1524006583">
          <w:marLeft w:val="480"/>
          <w:marRight w:val="0"/>
          <w:marTop w:val="0"/>
          <w:marBottom w:val="0"/>
          <w:divBdr>
            <w:top w:val="none" w:sz="0" w:space="0" w:color="auto"/>
            <w:left w:val="none" w:sz="0" w:space="0" w:color="auto"/>
            <w:bottom w:val="none" w:sz="0" w:space="0" w:color="auto"/>
            <w:right w:val="none" w:sz="0" w:space="0" w:color="auto"/>
          </w:divBdr>
        </w:div>
        <w:div w:id="1536231768">
          <w:marLeft w:val="480"/>
          <w:marRight w:val="0"/>
          <w:marTop w:val="0"/>
          <w:marBottom w:val="0"/>
          <w:divBdr>
            <w:top w:val="none" w:sz="0" w:space="0" w:color="auto"/>
            <w:left w:val="none" w:sz="0" w:space="0" w:color="auto"/>
            <w:bottom w:val="none" w:sz="0" w:space="0" w:color="auto"/>
            <w:right w:val="none" w:sz="0" w:space="0" w:color="auto"/>
          </w:divBdr>
        </w:div>
        <w:div w:id="1571118267">
          <w:marLeft w:val="480"/>
          <w:marRight w:val="0"/>
          <w:marTop w:val="0"/>
          <w:marBottom w:val="0"/>
          <w:divBdr>
            <w:top w:val="none" w:sz="0" w:space="0" w:color="auto"/>
            <w:left w:val="none" w:sz="0" w:space="0" w:color="auto"/>
            <w:bottom w:val="none" w:sz="0" w:space="0" w:color="auto"/>
            <w:right w:val="none" w:sz="0" w:space="0" w:color="auto"/>
          </w:divBdr>
        </w:div>
        <w:div w:id="1574854982">
          <w:marLeft w:val="480"/>
          <w:marRight w:val="0"/>
          <w:marTop w:val="0"/>
          <w:marBottom w:val="0"/>
          <w:divBdr>
            <w:top w:val="none" w:sz="0" w:space="0" w:color="auto"/>
            <w:left w:val="none" w:sz="0" w:space="0" w:color="auto"/>
            <w:bottom w:val="none" w:sz="0" w:space="0" w:color="auto"/>
            <w:right w:val="none" w:sz="0" w:space="0" w:color="auto"/>
          </w:divBdr>
        </w:div>
        <w:div w:id="1628898745">
          <w:marLeft w:val="480"/>
          <w:marRight w:val="0"/>
          <w:marTop w:val="0"/>
          <w:marBottom w:val="0"/>
          <w:divBdr>
            <w:top w:val="none" w:sz="0" w:space="0" w:color="auto"/>
            <w:left w:val="none" w:sz="0" w:space="0" w:color="auto"/>
            <w:bottom w:val="none" w:sz="0" w:space="0" w:color="auto"/>
            <w:right w:val="none" w:sz="0" w:space="0" w:color="auto"/>
          </w:divBdr>
        </w:div>
        <w:div w:id="1642421832">
          <w:marLeft w:val="480"/>
          <w:marRight w:val="0"/>
          <w:marTop w:val="0"/>
          <w:marBottom w:val="0"/>
          <w:divBdr>
            <w:top w:val="none" w:sz="0" w:space="0" w:color="auto"/>
            <w:left w:val="none" w:sz="0" w:space="0" w:color="auto"/>
            <w:bottom w:val="none" w:sz="0" w:space="0" w:color="auto"/>
            <w:right w:val="none" w:sz="0" w:space="0" w:color="auto"/>
          </w:divBdr>
        </w:div>
        <w:div w:id="1644045597">
          <w:marLeft w:val="480"/>
          <w:marRight w:val="0"/>
          <w:marTop w:val="0"/>
          <w:marBottom w:val="0"/>
          <w:divBdr>
            <w:top w:val="none" w:sz="0" w:space="0" w:color="auto"/>
            <w:left w:val="none" w:sz="0" w:space="0" w:color="auto"/>
            <w:bottom w:val="none" w:sz="0" w:space="0" w:color="auto"/>
            <w:right w:val="none" w:sz="0" w:space="0" w:color="auto"/>
          </w:divBdr>
        </w:div>
        <w:div w:id="1654404456">
          <w:marLeft w:val="480"/>
          <w:marRight w:val="0"/>
          <w:marTop w:val="0"/>
          <w:marBottom w:val="0"/>
          <w:divBdr>
            <w:top w:val="none" w:sz="0" w:space="0" w:color="auto"/>
            <w:left w:val="none" w:sz="0" w:space="0" w:color="auto"/>
            <w:bottom w:val="none" w:sz="0" w:space="0" w:color="auto"/>
            <w:right w:val="none" w:sz="0" w:space="0" w:color="auto"/>
          </w:divBdr>
        </w:div>
        <w:div w:id="1710256565">
          <w:marLeft w:val="480"/>
          <w:marRight w:val="0"/>
          <w:marTop w:val="0"/>
          <w:marBottom w:val="0"/>
          <w:divBdr>
            <w:top w:val="none" w:sz="0" w:space="0" w:color="auto"/>
            <w:left w:val="none" w:sz="0" w:space="0" w:color="auto"/>
            <w:bottom w:val="none" w:sz="0" w:space="0" w:color="auto"/>
            <w:right w:val="none" w:sz="0" w:space="0" w:color="auto"/>
          </w:divBdr>
        </w:div>
        <w:div w:id="1739595624">
          <w:marLeft w:val="480"/>
          <w:marRight w:val="0"/>
          <w:marTop w:val="0"/>
          <w:marBottom w:val="0"/>
          <w:divBdr>
            <w:top w:val="none" w:sz="0" w:space="0" w:color="auto"/>
            <w:left w:val="none" w:sz="0" w:space="0" w:color="auto"/>
            <w:bottom w:val="none" w:sz="0" w:space="0" w:color="auto"/>
            <w:right w:val="none" w:sz="0" w:space="0" w:color="auto"/>
          </w:divBdr>
        </w:div>
        <w:div w:id="1746294674">
          <w:marLeft w:val="480"/>
          <w:marRight w:val="0"/>
          <w:marTop w:val="0"/>
          <w:marBottom w:val="0"/>
          <w:divBdr>
            <w:top w:val="none" w:sz="0" w:space="0" w:color="auto"/>
            <w:left w:val="none" w:sz="0" w:space="0" w:color="auto"/>
            <w:bottom w:val="none" w:sz="0" w:space="0" w:color="auto"/>
            <w:right w:val="none" w:sz="0" w:space="0" w:color="auto"/>
          </w:divBdr>
        </w:div>
        <w:div w:id="1787851352">
          <w:marLeft w:val="480"/>
          <w:marRight w:val="0"/>
          <w:marTop w:val="0"/>
          <w:marBottom w:val="0"/>
          <w:divBdr>
            <w:top w:val="none" w:sz="0" w:space="0" w:color="auto"/>
            <w:left w:val="none" w:sz="0" w:space="0" w:color="auto"/>
            <w:bottom w:val="none" w:sz="0" w:space="0" w:color="auto"/>
            <w:right w:val="none" w:sz="0" w:space="0" w:color="auto"/>
          </w:divBdr>
        </w:div>
        <w:div w:id="1813523055">
          <w:marLeft w:val="480"/>
          <w:marRight w:val="0"/>
          <w:marTop w:val="0"/>
          <w:marBottom w:val="0"/>
          <w:divBdr>
            <w:top w:val="none" w:sz="0" w:space="0" w:color="auto"/>
            <w:left w:val="none" w:sz="0" w:space="0" w:color="auto"/>
            <w:bottom w:val="none" w:sz="0" w:space="0" w:color="auto"/>
            <w:right w:val="none" w:sz="0" w:space="0" w:color="auto"/>
          </w:divBdr>
        </w:div>
        <w:div w:id="1827816826">
          <w:marLeft w:val="480"/>
          <w:marRight w:val="0"/>
          <w:marTop w:val="0"/>
          <w:marBottom w:val="0"/>
          <w:divBdr>
            <w:top w:val="none" w:sz="0" w:space="0" w:color="auto"/>
            <w:left w:val="none" w:sz="0" w:space="0" w:color="auto"/>
            <w:bottom w:val="none" w:sz="0" w:space="0" w:color="auto"/>
            <w:right w:val="none" w:sz="0" w:space="0" w:color="auto"/>
          </w:divBdr>
        </w:div>
        <w:div w:id="1861747134">
          <w:marLeft w:val="480"/>
          <w:marRight w:val="0"/>
          <w:marTop w:val="0"/>
          <w:marBottom w:val="0"/>
          <w:divBdr>
            <w:top w:val="none" w:sz="0" w:space="0" w:color="auto"/>
            <w:left w:val="none" w:sz="0" w:space="0" w:color="auto"/>
            <w:bottom w:val="none" w:sz="0" w:space="0" w:color="auto"/>
            <w:right w:val="none" w:sz="0" w:space="0" w:color="auto"/>
          </w:divBdr>
        </w:div>
        <w:div w:id="1867208273">
          <w:marLeft w:val="480"/>
          <w:marRight w:val="0"/>
          <w:marTop w:val="0"/>
          <w:marBottom w:val="0"/>
          <w:divBdr>
            <w:top w:val="none" w:sz="0" w:space="0" w:color="auto"/>
            <w:left w:val="none" w:sz="0" w:space="0" w:color="auto"/>
            <w:bottom w:val="none" w:sz="0" w:space="0" w:color="auto"/>
            <w:right w:val="none" w:sz="0" w:space="0" w:color="auto"/>
          </w:divBdr>
        </w:div>
        <w:div w:id="1904021151">
          <w:marLeft w:val="480"/>
          <w:marRight w:val="0"/>
          <w:marTop w:val="0"/>
          <w:marBottom w:val="0"/>
          <w:divBdr>
            <w:top w:val="none" w:sz="0" w:space="0" w:color="auto"/>
            <w:left w:val="none" w:sz="0" w:space="0" w:color="auto"/>
            <w:bottom w:val="none" w:sz="0" w:space="0" w:color="auto"/>
            <w:right w:val="none" w:sz="0" w:space="0" w:color="auto"/>
          </w:divBdr>
        </w:div>
        <w:div w:id="1909265952">
          <w:marLeft w:val="480"/>
          <w:marRight w:val="0"/>
          <w:marTop w:val="0"/>
          <w:marBottom w:val="0"/>
          <w:divBdr>
            <w:top w:val="none" w:sz="0" w:space="0" w:color="auto"/>
            <w:left w:val="none" w:sz="0" w:space="0" w:color="auto"/>
            <w:bottom w:val="none" w:sz="0" w:space="0" w:color="auto"/>
            <w:right w:val="none" w:sz="0" w:space="0" w:color="auto"/>
          </w:divBdr>
        </w:div>
        <w:div w:id="1925188231">
          <w:marLeft w:val="480"/>
          <w:marRight w:val="0"/>
          <w:marTop w:val="0"/>
          <w:marBottom w:val="0"/>
          <w:divBdr>
            <w:top w:val="none" w:sz="0" w:space="0" w:color="auto"/>
            <w:left w:val="none" w:sz="0" w:space="0" w:color="auto"/>
            <w:bottom w:val="none" w:sz="0" w:space="0" w:color="auto"/>
            <w:right w:val="none" w:sz="0" w:space="0" w:color="auto"/>
          </w:divBdr>
        </w:div>
        <w:div w:id="1958439625">
          <w:marLeft w:val="480"/>
          <w:marRight w:val="0"/>
          <w:marTop w:val="0"/>
          <w:marBottom w:val="0"/>
          <w:divBdr>
            <w:top w:val="none" w:sz="0" w:space="0" w:color="auto"/>
            <w:left w:val="none" w:sz="0" w:space="0" w:color="auto"/>
            <w:bottom w:val="none" w:sz="0" w:space="0" w:color="auto"/>
            <w:right w:val="none" w:sz="0" w:space="0" w:color="auto"/>
          </w:divBdr>
        </w:div>
        <w:div w:id="1972858464">
          <w:marLeft w:val="480"/>
          <w:marRight w:val="0"/>
          <w:marTop w:val="0"/>
          <w:marBottom w:val="0"/>
          <w:divBdr>
            <w:top w:val="none" w:sz="0" w:space="0" w:color="auto"/>
            <w:left w:val="none" w:sz="0" w:space="0" w:color="auto"/>
            <w:bottom w:val="none" w:sz="0" w:space="0" w:color="auto"/>
            <w:right w:val="none" w:sz="0" w:space="0" w:color="auto"/>
          </w:divBdr>
        </w:div>
        <w:div w:id="1988437378">
          <w:marLeft w:val="480"/>
          <w:marRight w:val="0"/>
          <w:marTop w:val="0"/>
          <w:marBottom w:val="0"/>
          <w:divBdr>
            <w:top w:val="none" w:sz="0" w:space="0" w:color="auto"/>
            <w:left w:val="none" w:sz="0" w:space="0" w:color="auto"/>
            <w:bottom w:val="none" w:sz="0" w:space="0" w:color="auto"/>
            <w:right w:val="none" w:sz="0" w:space="0" w:color="auto"/>
          </w:divBdr>
        </w:div>
        <w:div w:id="2033416757">
          <w:marLeft w:val="480"/>
          <w:marRight w:val="0"/>
          <w:marTop w:val="0"/>
          <w:marBottom w:val="0"/>
          <w:divBdr>
            <w:top w:val="none" w:sz="0" w:space="0" w:color="auto"/>
            <w:left w:val="none" w:sz="0" w:space="0" w:color="auto"/>
            <w:bottom w:val="none" w:sz="0" w:space="0" w:color="auto"/>
            <w:right w:val="none" w:sz="0" w:space="0" w:color="auto"/>
          </w:divBdr>
        </w:div>
        <w:div w:id="2063213415">
          <w:marLeft w:val="480"/>
          <w:marRight w:val="0"/>
          <w:marTop w:val="0"/>
          <w:marBottom w:val="0"/>
          <w:divBdr>
            <w:top w:val="none" w:sz="0" w:space="0" w:color="auto"/>
            <w:left w:val="none" w:sz="0" w:space="0" w:color="auto"/>
            <w:bottom w:val="none" w:sz="0" w:space="0" w:color="auto"/>
            <w:right w:val="none" w:sz="0" w:space="0" w:color="auto"/>
          </w:divBdr>
        </w:div>
        <w:div w:id="2079395150">
          <w:marLeft w:val="480"/>
          <w:marRight w:val="0"/>
          <w:marTop w:val="0"/>
          <w:marBottom w:val="0"/>
          <w:divBdr>
            <w:top w:val="none" w:sz="0" w:space="0" w:color="auto"/>
            <w:left w:val="none" w:sz="0" w:space="0" w:color="auto"/>
            <w:bottom w:val="none" w:sz="0" w:space="0" w:color="auto"/>
            <w:right w:val="none" w:sz="0" w:space="0" w:color="auto"/>
          </w:divBdr>
        </w:div>
        <w:div w:id="2122992030">
          <w:marLeft w:val="480"/>
          <w:marRight w:val="0"/>
          <w:marTop w:val="0"/>
          <w:marBottom w:val="0"/>
          <w:divBdr>
            <w:top w:val="none" w:sz="0" w:space="0" w:color="auto"/>
            <w:left w:val="none" w:sz="0" w:space="0" w:color="auto"/>
            <w:bottom w:val="none" w:sz="0" w:space="0" w:color="auto"/>
            <w:right w:val="none" w:sz="0" w:space="0" w:color="auto"/>
          </w:divBdr>
        </w:div>
        <w:div w:id="2143692273">
          <w:marLeft w:val="480"/>
          <w:marRight w:val="0"/>
          <w:marTop w:val="0"/>
          <w:marBottom w:val="0"/>
          <w:divBdr>
            <w:top w:val="none" w:sz="0" w:space="0" w:color="auto"/>
            <w:left w:val="none" w:sz="0" w:space="0" w:color="auto"/>
            <w:bottom w:val="none" w:sz="0" w:space="0" w:color="auto"/>
            <w:right w:val="none" w:sz="0" w:space="0" w:color="auto"/>
          </w:divBdr>
        </w:div>
        <w:div w:id="2147119221">
          <w:marLeft w:val="480"/>
          <w:marRight w:val="0"/>
          <w:marTop w:val="0"/>
          <w:marBottom w:val="0"/>
          <w:divBdr>
            <w:top w:val="none" w:sz="0" w:space="0" w:color="auto"/>
            <w:left w:val="none" w:sz="0" w:space="0" w:color="auto"/>
            <w:bottom w:val="none" w:sz="0" w:space="0" w:color="auto"/>
            <w:right w:val="none" w:sz="0" w:space="0" w:color="auto"/>
          </w:divBdr>
        </w:div>
      </w:divsChild>
    </w:div>
    <w:div w:id="1563827817">
      <w:bodyDiv w:val="1"/>
      <w:marLeft w:val="0"/>
      <w:marRight w:val="0"/>
      <w:marTop w:val="0"/>
      <w:marBottom w:val="0"/>
      <w:divBdr>
        <w:top w:val="none" w:sz="0" w:space="0" w:color="auto"/>
        <w:left w:val="none" w:sz="0" w:space="0" w:color="auto"/>
        <w:bottom w:val="none" w:sz="0" w:space="0" w:color="auto"/>
        <w:right w:val="none" w:sz="0" w:space="0" w:color="auto"/>
      </w:divBdr>
      <w:divsChild>
        <w:div w:id="2110005474">
          <w:marLeft w:val="480"/>
          <w:marRight w:val="0"/>
          <w:marTop w:val="0"/>
          <w:marBottom w:val="0"/>
          <w:divBdr>
            <w:top w:val="none" w:sz="0" w:space="0" w:color="auto"/>
            <w:left w:val="none" w:sz="0" w:space="0" w:color="auto"/>
            <w:bottom w:val="none" w:sz="0" w:space="0" w:color="auto"/>
            <w:right w:val="none" w:sz="0" w:space="0" w:color="auto"/>
          </w:divBdr>
        </w:div>
        <w:div w:id="204757901">
          <w:marLeft w:val="480"/>
          <w:marRight w:val="0"/>
          <w:marTop w:val="0"/>
          <w:marBottom w:val="0"/>
          <w:divBdr>
            <w:top w:val="none" w:sz="0" w:space="0" w:color="auto"/>
            <w:left w:val="none" w:sz="0" w:space="0" w:color="auto"/>
            <w:bottom w:val="none" w:sz="0" w:space="0" w:color="auto"/>
            <w:right w:val="none" w:sz="0" w:space="0" w:color="auto"/>
          </w:divBdr>
        </w:div>
        <w:div w:id="1349796379">
          <w:marLeft w:val="480"/>
          <w:marRight w:val="0"/>
          <w:marTop w:val="0"/>
          <w:marBottom w:val="0"/>
          <w:divBdr>
            <w:top w:val="none" w:sz="0" w:space="0" w:color="auto"/>
            <w:left w:val="none" w:sz="0" w:space="0" w:color="auto"/>
            <w:bottom w:val="none" w:sz="0" w:space="0" w:color="auto"/>
            <w:right w:val="none" w:sz="0" w:space="0" w:color="auto"/>
          </w:divBdr>
        </w:div>
        <w:div w:id="752318969">
          <w:marLeft w:val="480"/>
          <w:marRight w:val="0"/>
          <w:marTop w:val="0"/>
          <w:marBottom w:val="0"/>
          <w:divBdr>
            <w:top w:val="none" w:sz="0" w:space="0" w:color="auto"/>
            <w:left w:val="none" w:sz="0" w:space="0" w:color="auto"/>
            <w:bottom w:val="none" w:sz="0" w:space="0" w:color="auto"/>
            <w:right w:val="none" w:sz="0" w:space="0" w:color="auto"/>
          </w:divBdr>
        </w:div>
        <w:div w:id="1978754377">
          <w:marLeft w:val="480"/>
          <w:marRight w:val="0"/>
          <w:marTop w:val="0"/>
          <w:marBottom w:val="0"/>
          <w:divBdr>
            <w:top w:val="none" w:sz="0" w:space="0" w:color="auto"/>
            <w:left w:val="none" w:sz="0" w:space="0" w:color="auto"/>
            <w:bottom w:val="none" w:sz="0" w:space="0" w:color="auto"/>
            <w:right w:val="none" w:sz="0" w:space="0" w:color="auto"/>
          </w:divBdr>
        </w:div>
        <w:div w:id="1248805682">
          <w:marLeft w:val="480"/>
          <w:marRight w:val="0"/>
          <w:marTop w:val="0"/>
          <w:marBottom w:val="0"/>
          <w:divBdr>
            <w:top w:val="none" w:sz="0" w:space="0" w:color="auto"/>
            <w:left w:val="none" w:sz="0" w:space="0" w:color="auto"/>
            <w:bottom w:val="none" w:sz="0" w:space="0" w:color="auto"/>
            <w:right w:val="none" w:sz="0" w:space="0" w:color="auto"/>
          </w:divBdr>
        </w:div>
        <w:div w:id="1685596550">
          <w:marLeft w:val="480"/>
          <w:marRight w:val="0"/>
          <w:marTop w:val="0"/>
          <w:marBottom w:val="0"/>
          <w:divBdr>
            <w:top w:val="none" w:sz="0" w:space="0" w:color="auto"/>
            <w:left w:val="none" w:sz="0" w:space="0" w:color="auto"/>
            <w:bottom w:val="none" w:sz="0" w:space="0" w:color="auto"/>
            <w:right w:val="none" w:sz="0" w:space="0" w:color="auto"/>
          </w:divBdr>
        </w:div>
        <w:div w:id="252469260">
          <w:marLeft w:val="480"/>
          <w:marRight w:val="0"/>
          <w:marTop w:val="0"/>
          <w:marBottom w:val="0"/>
          <w:divBdr>
            <w:top w:val="none" w:sz="0" w:space="0" w:color="auto"/>
            <w:left w:val="none" w:sz="0" w:space="0" w:color="auto"/>
            <w:bottom w:val="none" w:sz="0" w:space="0" w:color="auto"/>
            <w:right w:val="none" w:sz="0" w:space="0" w:color="auto"/>
          </w:divBdr>
        </w:div>
        <w:div w:id="1476265183">
          <w:marLeft w:val="480"/>
          <w:marRight w:val="0"/>
          <w:marTop w:val="0"/>
          <w:marBottom w:val="0"/>
          <w:divBdr>
            <w:top w:val="none" w:sz="0" w:space="0" w:color="auto"/>
            <w:left w:val="none" w:sz="0" w:space="0" w:color="auto"/>
            <w:bottom w:val="none" w:sz="0" w:space="0" w:color="auto"/>
            <w:right w:val="none" w:sz="0" w:space="0" w:color="auto"/>
          </w:divBdr>
        </w:div>
        <w:div w:id="1693067373">
          <w:marLeft w:val="480"/>
          <w:marRight w:val="0"/>
          <w:marTop w:val="0"/>
          <w:marBottom w:val="0"/>
          <w:divBdr>
            <w:top w:val="none" w:sz="0" w:space="0" w:color="auto"/>
            <w:left w:val="none" w:sz="0" w:space="0" w:color="auto"/>
            <w:bottom w:val="none" w:sz="0" w:space="0" w:color="auto"/>
            <w:right w:val="none" w:sz="0" w:space="0" w:color="auto"/>
          </w:divBdr>
        </w:div>
        <w:div w:id="1757247879">
          <w:marLeft w:val="480"/>
          <w:marRight w:val="0"/>
          <w:marTop w:val="0"/>
          <w:marBottom w:val="0"/>
          <w:divBdr>
            <w:top w:val="none" w:sz="0" w:space="0" w:color="auto"/>
            <w:left w:val="none" w:sz="0" w:space="0" w:color="auto"/>
            <w:bottom w:val="none" w:sz="0" w:space="0" w:color="auto"/>
            <w:right w:val="none" w:sz="0" w:space="0" w:color="auto"/>
          </w:divBdr>
        </w:div>
        <w:div w:id="1607734514">
          <w:marLeft w:val="480"/>
          <w:marRight w:val="0"/>
          <w:marTop w:val="0"/>
          <w:marBottom w:val="0"/>
          <w:divBdr>
            <w:top w:val="none" w:sz="0" w:space="0" w:color="auto"/>
            <w:left w:val="none" w:sz="0" w:space="0" w:color="auto"/>
            <w:bottom w:val="none" w:sz="0" w:space="0" w:color="auto"/>
            <w:right w:val="none" w:sz="0" w:space="0" w:color="auto"/>
          </w:divBdr>
        </w:div>
        <w:div w:id="287974345">
          <w:marLeft w:val="480"/>
          <w:marRight w:val="0"/>
          <w:marTop w:val="0"/>
          <w:marBottom w:val="0"/>
          <w:divBdr>
            <w:top w:val="none" w:sz="0" w:space="0" w:color="auto"/>
            <w:left w:val="none" w:sz="0" w:space="0" w:color="auto"/>
            <w:bottom w:val="none" w:sz="0" w:space="0" w:color="auto"/>
            <w:right w:val="none" w:sz="0" w:space="0" w:color="auto"/>
          </w:divBdr>
        </w:div>
        <w:div w:id="1965960708">
          <w:marLeft w:val="480"/>
          <w:marRight w:val="0"/>
          <w:marTop w:val="0"/>
          <w:marBottom w:val="0"/>
          <w:divBdr>
            <w:top w:val="none" w:sz="0" w:space="0" w:color="auto"/>
            <w:left w:val="none" w:sz="0" w:space="0" w:color="auto"/>
            <w:bottom w:val="none" w:sz="0" w:space="0" w:color="auto"/>
            <w:right w:val="none" w:sz="0" w:space="0" w:color="auto"/>
          </w:divBdr>
        </w:div>
        <w:div w:id="1435907527">
          <w:marLeft w:val="480"/>
          <w:marRight w:val="0"/>
          <w:marTop w:val="0"/>
          <w:marBottom w:val="0"/>
          <w:divBdr>
            <w:top w:val="none" w:sz="0" w:space="0" w:color="auto"/>
            <w:left w:val="none" w:sz="0" w:space="0" w:color="auto"/>
            <w:bottom w:val="none" w:sz="0" w:space="0" w:color="auto"/>
            <w:right w:val="none" w:sz="0" w:space="0" w:color="auto"/>
          </w:divBdr>
        </w:div>
        <w:div w:id="599141740">
          <w:marLeft w:val="480"/>
          <w:marRight w:val="0"/>
          <w:marTop w:val="0"/>
          <w:marBottom w:val="0"/>
          <w:divBdr>
            <w:top w:val="none" w:sz="0" w:space="0" w:color="auto"/>
            <w:left w:val="none" w:sz="0" w:space="0" w:color="auto"/>
            <w:bottom w:val="none" w:sz="0" w:space="0" w:color="auto"/>
            <w:right w:val="none" w:sz="0" w:space="0" w:color="auto"/>
          </w:divBdr>
        </w:div>
        <w:div w:id="473522606">
          <w:marLeft w:val="480"/>
          <w:marRight w:val="0"/>
          <w:marTop w:val="0"/>
          <w:marBottom w:val="0"/>
          <w:divBdr>
            <w:top w:val="none" w:sz="0" w:space="0" w:color="auto"/>
            <w:left w:val="none" w:sz="0" w:space="0" w:color="auto"/>
            <w:bottom w:val="none" w:sz="0" w:space="0" w:color="auto"/>
            <w:right w:val="none" w:sz="0" w:space="0" w:color="auto"/>
          </w:divBdr>
        </w:div>
        <w:div w:id="1957831083">
          <w:marLeft w:val="480"/>
          <w:marRight w:val="0"/>
          <w:marTop w:val="0"/>
          <w:marBottom w:val="0"/>
          <w:divBdr>
            <w:top w:val="none" w:sz="0" w:space="0" w:color="auto"/>
            <w:left w:val="none" w:sz="0" w:space="0" w:color="auto"/>
            <w:bottom w:val="none" w:sz="0" w:space="0" w:color="auto"/>
            <w:right w:val="none" w:sz="0" w:space="0" w:color="auto"/>
          </w:divBdr>
        </w:div>
        <w:div w:id="560672000">
          <w:marLeft w:val="480"/>
          <w:marRight w:val="0"/>
          <w:marTop w:val="0"/>
          <w:marBottom w:val="0"/>
          <w:divBdr>
            <w:top w:val="none" w:sz="0" w:space="0" w:color="auto"/>
            <w:left w:val="none" w:sz="0" w:space="0" w:color="auto"/>
            <w:bottom w:val="none" w:sz="0" w:space="0" w:color="auto"/>
            <w:right w:val="none" w:sz="0" w:space="0" w:color="auto"/>
          </w:divBdr>
        </w:div>
        <w:div w:id="1941912058">
          <w:marLeft w:val="480"/>
          <w:marRight w:val="0"/>
          <w:marTop w:val="0"/>
          <w:marBottom w:val="0"/>
          <w:divBdr>
            <w:top w:val="none" w:sz="0" w:space="0" w:color="auto"/>
            <w:left w:val="none" w:sz="0" w:space="0" w:color="auto"/>
            <w:bottom w:val="none" w:sz="0" w:space="0" w:color="auto"/>
            <w:right w:val="none" w:sz="0" w:space="0" w:color="auto"/>
          </w:divBdr>
        </w:div>
        <w:div w:id="1476486641">
          <w:marLeft w:val="480"/>
          <w:marRight w:val="0"/>
          <w:marTop w:val="0"/>
          <w:marBottom w:val="0"/>
          <w:divBdr>
            <w:top w:val="none" w:sz="0" w:space="0" w:color="auto"/>
            <w:left w:val="none" w:sz="0" w:space="0" w:color="auto"/>
            <w:bottom w:val="none" w:sz="0" w:space="0" w:color="auto"/>
            <w:right w:val="none" w:sz="0" w:space="0" w:color="auto"/>
          </w:divBdr>
        </w:div>
        <w:div w:id="1703478706">
          <w:marLeft w:val="480"/>
          <w:marRight w:val="0"/>
          <w:marTop w:val="0"/>
          <w:marBottom w:val="0"/>
          <w:divBdr>
            <w:top w:val="none" w:sz="0" w:space="0" w:color="auto"/>
            <w:left w:val="none" w:sz="0" w:space="0" w:color="auto"/>
            <w:bottom w:val="none" w:sz="0" w:space="0" w:color="auto"/>
            <w:right w:val="none" w:sz="0" w:space="0" w:color="auto"/>
          </w:divBdr>
        </w:div>
        <w:div w:id="15733795">
          <w:marLeft w:val="480"/>
          <w:marRight w:val="0"/>
          <w:marTop w:val="0"/>
          <w:marBottom w:val="0"/>
          <w:divBdr>
            <w:top w:val="none" w:sz="0" w:space="0" w:color="auto"/>
            <w:left w:val="none" w:sz="0" w:space="0" w:color="auto"/>
            <w:bottom w:val="none" w:sz="0" w:space="0" w:color="auto"/>
            <w:right w:val="none" w:sz="0" w:space="0" w:color="auto"/>
          </w:divBdr>
        </w:div>
        <w:div w:id="281158522">
          <w:marLeft w:val="480"/>
          <w:marRight w:val="0"/>
          <w:marTop w:val="0"/>
          <w:marBottom w:val="0"/>
          <w:divBdr>
            <w:top w:val="none" w:sz="0" w:space="0" w:color="auto"/>
            <w:left w:val="none" w:sz="0" w:space="0" w:color="auto"/>
            <w:bottom w:val="none" w:sz="0" w:space="0" w:color="auto"/>
            <w:right w:val="none" w:sz="0" w:space="0" w:color="auto"/>
          </w:divBdr>
        </w:div>
        <w:div w:id="612829374">
          <w:marLeft w:val="480"/>
          <w:marRight w:val="0"/>
          <w:marTop w:val="0"/>
          <w:marBottom w:val="0"/>
          <w:divBdr>
            <w:top w:val="none" w:sz="0" w:space="0" w:color="auto"/>
            <w:left w:val="none" w:sz="0" w:space="0" w:color="auto"/>
            <w:bottom w:val="none" w:sz="0" w:space="0" w:color="auto"/>
            <w:right w:val="none" w:sz="0" w:space="0" w:color="auto"/>
          </w:divBdr>
        </w:div>
        <w:div w:id="1572344813">
          <w:marLeft w:val="480"/>
          <w:marRight w:val="0"/>
          <w:marTop w:val="0"/>
          <w:marBottom w:val="0"/>
          <w:divBdr>
            <w:top w:val="none" w:sz="0" w:space="0" w:color="auto"/>
            <w:left w:val="none" w:sz="0" w:space="0" w:color="auto"/>
            <w:bottom w:val="none" w:sz="0" w:space="0" w:color="auto"/>
            <w:right w:val="none" w:sz="0" w:space="0" w:color="auto"/>
          </w:divBdr>
        </w:div>
        <w:div w:id="2140415309">
          <w:marLeft w:val="480"/>
          <w:marRight w:val="0"/>
          <w:marTop w:val="0"/>
          <w:marBottom w:val="0"/>
          <w:divBdr>
            <w:top w:val="none" w:sz="0" w:space="0" w:color="auto"/>
            <w:left w:val="none" w:sz="0" w:space="0" w:color="auto"/>
            <w:bottom w:val="none" w:sz="0" w:space="0" w:color="auto"/>
            <w:right w:val="none" w:sz="0" w:space="0" w:color="auto"/>
          </w:divBdr>
        </w:div>
        <w:div w:id="225117032">
          <w:marLeft w:val="480"/>
          <w:marRight w:val="0"/>
          <w:marTop w:val="0"/>
          <w:marBottom w:val="0"/>
          <w:divBdr>
            <w:top w:val="none" w:sz="0" w:space="0" w:color="auto"/>
            <w:left w:val="none" w:sz="0" w:space="0" w:color="auto"/>
            <w:bottom w:val="none" w:sz="0" w:space="0" w:color="auto"/>
            <w:right w:val="none" w:sz="0" w:space="0" w:color="auto"/>
          </w:divBdr>
        </w:div>
        <w:div w:id="882789611">
          <w:marLeft w:val="480"/>
          <w:marRight w:val="0"/>
          <w:marTop w:val="0"/>
          <w:marBottom w:val="0"/>
          <w:divBdr>
            <w:top w:val="none" w:sz="0" w:space="0" w:color="auto"/>
            <w:left w:val="none" w:sz="0" w:space="0" w:color="auto"/>
            <w:bottom w:val="none" w:sz="0" w:space="0" w:color="auto"/>
            <w:right w:val="none" w:sz="0" w:space="0" w:color="auto"/>
          </w:divBdr>
        </w:div>
        <w:div w:id="2060394641">
          <w:marLeft w:val="480"/>
          <w:marRight w:val="0"/>
          <w:marTop w:val="0"/>
          <w:marBottom w:val="0"/>
          <w:divBdr>
            <w:top w:val="none" w:sz="0" w:space="0" w:color="auto"/>
            <w:left w:val="none" w:sz="0" w:space="0" w:color="auto"/>
            <w:bottom w:val="none" w:sz="0" w:space="0" w:color="auto"/>
            <w:right w:val="none" w:sz="0" w:space="0" w:color="auto"/>
          </w:divBdr>
        </w:div>
        <w:div w:id="2070227548">
          <w:marLeft w:val="480"/>
          <w:marRight w:val="0"/>
          <w:marTop w:val="0"/>
          <w:marBottom w:val="0"/>
          <w:divBdr>
            <w:top w:val="none" w:sz="0" w:space="0" w:color="auto"/>
            <w:left w:val="none" w:sz="0" w:space="0" w:color="auto"/>
            <w:bottom w:val="none" w:sz="0" w:space="0" w:color="auto"/>
            <w:right w:val="none" w:sz="0" w:space="0" w:color="auto"/>
          </w:divBdr>
        </w:div>
        <w:div w:id="594870742">
          <w:marLeft w:val="480"/>
          <w:marRight w:val="0"/>
          <w:marTop w:val="0"/>
          <w:marBottom w:val="0"/>
          <w:divBdr>
            <w:top w:val="none" w:sz="0" w:space="0" w:color="auto"/>
            <w:left w:val="none" w:sz="0" w:space="0" w:color="auto"/>
            <w:bottom w:val="none" w:sz="0" w:space="0" w:color="auto"/>
            <w:right w:val="none" w:sz="0" w:space="0" w:color="auto"/>
          </w:divBdr>
        </w:div>
        <w:div w:id="1870222734">
          <w:marLeft w:val="480"/>
          <w:marRight w:val="0"/>
          <w:marTop w:val="0"/>
          <w:marBottom w:val="0"/>
          <w:divBdr>
            <w:top w:val="none" w:sz="0" w:space="0" w:color="auto"/>
            <w:left w:val="none" w:sz="0" w:space="0" w:color="auto"/>
            <w:bottom w:val="none" w:sz="0" w:space="0" w:color="auto"/>
            <w:right w:val="none" w:sz="0" w:space="0" w:color="auto"/>
          </w:divBdr>
        </w:div>
        <w:div w:id="1128477937">
          <w:marLeft w:val="480"/>
          <w:marRight w:val="0"/>
          <w:marTop w:val="0"/>
          <w:marBottom w:val="0"/>
          <w:divBdr>
            <w:top w:val="none" w:sz="0" w:space="0" w:color="auto"/>
            <w:left w:val="none" w:sz="0" w:space="0" w:color="auto"/>
            <w:bottom w:val="none" w:sz="0" w:space="0" w:color="auto"/>
            <w:right w:val="none" w:sz="0" w:space="0" w:color="auto"/>
          </w:divBdr>
        </w:div>
        <w:div w:id="328096100">
          <w:marLeft w:val="480"/>
          <w:marRight w:val="0"/>
          <w:marTop w:val="0"/>
          <w:marBottom w:val="0"/>
          <w:divBdr>
            <w:top w:val="none" w:sz="0" w:space="0" w:color="auto"/>
            <w:left w:val="none" w:sz="0" w:space="0" w:color="auto"/>
            <w:bottom w:val="none" w:sz="0" w:space="0" w:color="auto"/>
            <w:right w:val="none" w:sz="0" w:space="0" w:color="auto"/>
          </w:divBdr>
        </w:div>
        <w:div w:id="1856378283">
          <w:marLeft w:val="480"/>
          <w:marRight w:val="0"/>
          <w:marTop w:val="0"/>
          <w:marBottom w:val="0"/>
          <w:divBdr>
            <w:top w:val="none" w:sz="0" w:space="0" w:color="auto"/>
            <w:left w:val="none" w:sz="0" w:space="0" w:color="auto"/>
            <w:bottom w:val="none" w:sz="0" w:space="0" w:color="auto"/>
            <w:right w:val="none" w:sz="0" w:space="0" w:color="auto"/>
          </w:divBdr>
        </w:div>
        <w:div w:id="1337733580">
          <w:marLeft w:val="480"/>
          <w:marRight w:val="0"/>
          <w:marTop w:val="0"/>
          <w:marBottom w:val="0"/>
          <w:divBdr>
            <w:top w:val="none" w:sz="0" w:space="0" w:color="auto"/>
            <w:left w:val="none" w:sz="0" w:space="0" w:color="auto"/>
            <w:bottom w:val="none" w:sz="0" w:space="0" w:color="auto"/>
            <w:right w:val="none" w:sz="0" w:space="0" w:color="auto"/>
          </w:divBdr>
        </w:div>
        <w:div w:id="1848207058">
          <w:marLeft w:val="480"/>
          <w:marRight w:val="0"/>
          <w:marTop w:val="0"/>
          <w:marBottom w:val="0"/>
          <w:divBdr>
            <w:top w:val="none" w:sz="0" w:space="0" w:color="auto"/>
            <w:left w:val="none" w:sz="0" w:space="0" w:color="auto"/>
            <w:bottom w:val="none" w:sz="0" w:space="0" w:color="auto"/>
            <w:right w:val="none" w:sz="0" w:space="0" w:color="auto"/>
          </w:divBdr>
        </w:div>
        <w:div w:id="830634640">
          <w:marLeft w:val="480"/>
          <w:marRight w:val="0"/>
          <w:marTop w:val="0"/>
          <w:marBottom w:val="0"/>
          <w:divBdr>
            <w:top w:val="none" w:sz="0" w:space="0" w:color="auto"/>
            <w:left w:val="none" w:sz="0" w:space="0" w:color="auto"/>
            <w:bottom w:val="none" w:sz="0" w:space="0" w:color="auto"/>
            <w:right w:val="none" w:sz="0" w:space="0" w:color="auto"/>
          </w:divBdr>
        </w:div>
        <w:div w:id="132647030">
          <w:marLeft w:val="480"/>
          <w:marRight w:val="0"/>
          <w:marTop w:val="0"/>
          <w:marBottom w:val="0"/>
          <w:divBdr>
            <w:top w:val="none" w:sz="0" w:space="0" w:color="auto"/>
            <w:left w:val="none" w:sz="0" w:space="0" w:color="auto"/>
            <w:bottom w:val="none" w:sz="0" w:space="0" w:color="auto"/>
            <w:right w:val="none" w:sz="0" w:space="0" w:color="auto"/>
          </w:divBdr>
        </w:div>
        <w:div w:id="493494471">
          <w:marLeft w:val="480"/>
          <w:marRight w:val="0"/>
          <w:marTop w:val="0"/>
          <w:marBottom w:val="0"/>
          <w:divBdr>
            <w:top w:val="none" w:sz="0" w:space="0" w:color="auto"/>
            <w:left w:val="none" w:sz="0" w:space="0" w:color="auto"/>
            <w:bottom w:val="none" w:sz="0" w:space="0" w:color="auto"/>
            <w:right w:val="none" w:sz="0" w:space="0" w:color="auto"/>
          </w:divBdr>
        </w:div>
        <w:div w:id="2086678559">
          <w:marLeft w:val="480"/>
          <w:marRight w:val="0"/>
          <w:marTop w:val="0"/>
          <w:marBottom w:val="0"/>
          <w:divBdr>
            <w:top w:val="none" w:sz="0" w:space="0" w:color="auto"/>
            <w:left w:val="none" w:sz="0" w:space="0" w:color="auto"/>
            <w:bottom w:val="none" w:sz="0" w:space="0" w:color="auto"/>
            <w:right w:val="none" w:sz="0" w:space="0" w:color="auto"/>
          </w:divBdr>
        </w:div>
        <w:div w:id="645203372">
          <w:marLeft w:val="480"/>
          <w:marRight w:val="0"/>
          <w:marTop w:val="0"/>
          <w:marBottom w:val="0"/>
          <w:divBdr>
            <w:top w:val="none" w:sz="0" w:space="0" w:color="auto"/>
            <w:left w:val="none" w:sz="0" w:space="0" w:color="auto"/>
            <w:bottom w:val="none" w:sz="0" w:space="0" w:color="auto"/>
            <w:right w:val="none" w:sz="0" w:space="0" w:color="auto"/>
          </w:divBdr>
        </w:div>
        <w:div w:id="296956335">
          <w:marLeft w:val="480"/>
          <w:marRight w:val="0"/>
          <w:marTop w:val="0"/>
          <w:marBottom w:val="0"/>
          <w:divBdr>
            <w:top w:val="none" w:sz="0" w:space="0" w:color="auto"/>
            <w:left w:val="none" w:sz="0" w:space="0" w:color="auto"/>
            <w:bottom w:val="none" w:sz="0" w:space="0" w:color="auto"/>
            <w:right w:val="none" w:sz="0" w:space="0" w:color="auto"/>
          </w:divBdr>
        </w:div>
        <w:div w:id="443426019">
          <w:marLeft w:val="480"/>
          <w:marRight w:val="0"/>
          <w:marTop w:val="0"/>
          <w:marBottom w:val="0"/>
          <w:divBdr>
            <w:top w:val="none" w:sz="0" w:space="0" w:color="auto"/>
            <w:left w:val="none" w:sz="0" w:space="0" w:color="auto"/>
            <w:bottom w:val="none" w:sz="0" w:space="0" w:color="auto"/>
            <w:right w:val="none" w:sz="0" w:space="0" w:color="auto"/>
          </w:divBdr>
        </w:div>
        <w:div w:id="794834482">
          <w:marLeft w:val="480"/>
          <w:marRight w:val="0"/>
          <w:marTop w:val="0"/>
          <w:marBottom w:val="0"/>
          <w:divBdr>
            <w:top w:val="none" w:sz="0" w:space="0" w:color="auto"/>
            <w:left w:val="none" w:sz="0" w:space="0" w:color="auto"/>
            <w:bottom w:val="none" w:sz="0" w:space="0" w:color="auto"/>
            <w:right w:val="none" w:sz="0" w:space="0" w:color="auto"/>
          </w:divBdr>
        </w:div>
        <w:div w:id="598871516">
          <w:marLeft w:val="480"/>
          <w:marRight w:val="0"/>
          <w:marTop w:val="0"/>
          <w:marBottom w:val="0"/>
          <w:divBdr>
            <w:top w:val="none" w:sz="0" w:space="0" w:color="auto"/>
            <w:left w:val="none" w:sz="0" w:space="0" w:color="auto"/>
            <w:bottom w:val="none" w:sz="0" w:space="0" w:color="auto"/>
            <w:right w:val="none" w:sz="0" w:space="0" w:color="auto"/>
          </w:divBdr>
        </w:div>
        <w:div w:id="939994541">
          <w:marLeft w:val="480"/>
          <w:marRight w:val="0"/>
          <w:marTop w:val="0"/>
          <w:marBottom w:val="0"/>
          <w:divBdr>
            <w:top w:val="none" w:sz="0" w:space="0" w:color="auto"/>
            <w:left w:val="none" w:sz="0" w:space="0" w:color="auto"/>
            <w:bottom w:val="none" w:sz="0" w:space="0" w:color="auto"/>
            <w:right w:val="none" w:sz="0" w:space="0" w:color="auto"/>
          </w:divBdr>
        </w:div>
        <w:div w:id="1607422477">
          <w:marLeft w:val="480"/>
          <w:marRight w:val="0"/>
          <w:marTop w:val="0"/>
          <w:marBottom w:val="0"/>
          <w:divBdr>
            <w:top w:val="none" w:sz="0" w:space="0" w:color="auto"/>
            <w:left w:val="none" w:sz="0" w:space="0" w:color="auto"/>
            <w:bottom w:val="none" w:sz="0" w:space="0" w:color="auto"/>
            <w:right w:val="none" w:sz="0" w:space="0" w:color="auto"/>
          </w:divBdr>
        </w:div>
        <w:div w:id="1672021057">
          <w:marLeft w:val="480"/>
          <w:marRight w:val="0"/>
          <w:marTop w:val="0"/>
          <w:marBottom w:val="0"/>
          <w:divBdr>
            <w:top w:val="none" w:sz="0" w:space="0" w:color="auto"/>
            <w:left w:val="none" w:sz="0" w:space="0" w:color="auto"/>
            <w:bottom w:val="none" w:sz="0" w:space="0" w:color="auto"/>
            <w:right w:val="none" w:sz="0" w:space="0" w:color="auto"/>
          </w:divBdr>
        </w:div>
        <w:div w:id="1300961635">
          <w:marLeft w:val="480"/>
          <w:marRight w:val="0"/>
          <w:marTop w:val="0"/>
          <w:marBottom w:val="0"/>
          <w:divBdr>
            <w:top w:val="none" w:sz="0" w:space="0" w:color="auto"/>
            <w:left w:val="none" w:sz="0" w:space="0" w:color="auto"/>
            <w:bottom w:val="none" w:sz="0" w:space="0" w:color="auto"/>
            <w:right w:val="none" w:sz="0" w:space="0" w:color="auto"/>
          </w:divBdr>
        </w:div>
        <w:div w:id="2130314581">
          <w:marLeft w:val="480"/>
          <w:marRight w:val="0"/>
          <w:marTop w:val="0"/>
          <w:marBottom w:val="0"/>
          <w:divBdr>
            <w:top w:val="none" w:sz="0" w:space="0" w:color="auto"/>
            <w:left w:val="none" w:sz="0" w:space="0" w:color="auto"/>
            <w:bottom w:val="none" w:sz="0" w:space="0" w:color="auto"/>
            <w:right w:val="none" w:sz="0" w:space="0" w:color="auto"/>
          </w:divBdr>
        </w:div>
        <w:div w:id="243344478">
          <w:marLeft w:val="480"/>
          <w:marRight w:val="0"/>
          <w:marTop w:val="0"/>
          <w:marBottom w:val="0"/>
          <w:divBdr>
            <w:top w:val="none" w:sz="0" w:space="0" w:color="auto"/>
            <w:left w:val="none" w:sz="0" w:space="0" w:color="auto"/>
            <w:bottom w:val="none" w:sz="0" w:space="0" w:color="auto"/>
            <w:right w:val="none" w:sz="0" w:space="0" w:color="auto"/>
          </w:divBdr>
        </w:div>
        <w:div w:id="904222251">
          <w:marLeft w:val="480"/>
          <w:marRight w:val="0"/>
          <w:marTop w:val="0"/>
          <w:marBottom w:val="0"/>
          <w:divBdr>
            <w:top w:val="none" w:sz="0" w:space="0" w:color="auto"/>
            <w:left w:val="none" w:sz="0" w:space="0" w:color="auto"/>
            <w:bottom w:val="none" w:sz="0" w:space="0" w:color="auto"/>
            <w:right w:val="none" w:sz="0" w:space="0" w:color="auto"/>
          </w:divBdr>
        </w:div>
        <w:div w:id="1234270419">
          <w:marLeft w:val="480"/>
          <w:marRight w:val="0"/>
          <w:marTop w:val="0"/>
          <w:marBottom w:val="0"/>
          <w:divBdr>
            <w:top w:val="none" w:sz="0" w:space="0" w:color="auto"/>
            <w:left w:val="none" w:sz="0" w:space="0" w:color="auto"/>
            <w:bottom w:val="none" w:sz="0" w:space="0" w:color="auto"/>
            <w:right w:val="none" w:sz="0" w:space="0" w:color="auto"/>
          </w:divBdr>
        </w:div>
        <w:div w:id="1509296572">
          <w:marLeft w:val="480"/>
          <w:marRight w:val="0"/>
          <w:marTop w:val="0"/>
          <w:marBottom w:val="0"/>
          <w:divBdr>
            <w:top w:val="none" w:sz="0" w:space="0" w:color="auto"/>
            <w:left w:val="none" w:sz="0" w:space="0" w:color="auto"/>
            <w:bottom w:val="none" w:sz="0" w:space="0" w:color="auto"/>
            <w:right w:val="none" w:sz="0" w:space="0" w:color="auto"/>
          </w:divBdr>
        </w:div>
        <w:div w:id="1965500051">
          <w:marLeft w:val="480"/>
          <w:marRight w:val="0"/>
          <w:marTop w:val="0"/>
          <w:marBottom w:val="0"/>
          <w:divBdr>
            <w:top w:val="none" w:sz="0" w:space="0" w:color="auto"/>
            <w:left w:val="none" w:sz="0" w:space="0" w:color="auto"/>
            <w:bottom w:val="none" w:sz="0" w:space="0" w:color="auto"/>
            <w:right w:val="none" w:sz="0" w:space="0" w:color="auto"/>
          </w:divBdr>
        </w:div>
        <w:div w:id="1682312524">
          <w:marLeft w:val="480"/>
          <w:marRight w:val="0"/>
          <w:marTop w:val="0"/>
          <w:marBottom w:val="0"/>
          <w:divBdr>
            <w:top w:val="none" w:sz="0" w:space="0" w:color="auto"/>
            <w:left w:val="none" w:sz="0" w:space="0" w:color="auto"/>
            <w:bottom w:val="none" w:sz="0" w:space="0" w:color="auto"/>
            <w:right w:val="none" w:sz="0" w:space="0" w:color="auto"/>
          </w:divBdr>
        </w:div>
        <w:div w:id="798568281">
          <w:marLeft w:val="480"/>
          <w:marRight w:val="0"/>
          <w:marTop w:val="0"/>
          <w:marBottom w:val="0"/>
          <w:divBdr>
            <w:top w:val="none" w:sz="0" w:space="0" w:color="auto"/>
            <w:left w:val="none" w:sz="0" w:space="0" w:color="auto"/>
            <w:bottom w:val="none" w:sz="0" w:space="0" w:color="auto"/>
            <w:right w:val="none" w:sz="0" w:space="0" w:color="auto"/>
          </w:divBdr>
        </w:div>
        <w:div w:id="28579888">
          <w:marLeft w:val="480"/>
          <w:marRight w:val="0"/>
          <w:marTop w:val="0"/>
          <w:marBottom w:val="0"/>
          <w:divBdr>
            <w:top w:val="none" w:sz="0" w:space="0" w:color="auto"/>
            <w:left w:val="none" w:sz="0" w:space="0" w:color="auto"/>
            <w:bottom w:val="none" w:sz="0" w:space="0" w:color="auto"/>
            <w:right w:val="none" w:sz="0" w:space="0" w:color="auto"/>
          </w:divBdr>
        </w:div>
        <w:div w:id="1838155410">
          <w:marLeft w:val="480"/>
          <w:marRight w:val="0"/>
          <w:marTop w:val="0"/>
          <w:marBottom w:val="0"/>
          <w:divBdr>
            <w:top w:val="none" w:sz="0" w:space="0" w:color="auto"/>
            <w:left w:val="none" w:sz="0" w:space="0" w:color="auto"/>
            <w:bottom w:val="none" w:sz="0" w:space="0" w:color="auto"/>
            <w:right w:val="none" w:sz="0" w:space="0" w:color="auto"/>
          </w:divBdr>
        </w:div>
        <w:div w:id="719324553">
          <w:marLeft w:val="480"/>
          <w:marRight w:val="0"/>
          <w:marTop w:val="0"/>
          <w:marBottom w:val="0"/>
          <w:divBdr>
            <w:top w:val="none" w:sz="0" w:space="0" w:color="auto"/>
            <w:left w:val="none" w:sz="0" w:space="0" w:color="auto"/>
            <w:bottom w:val="none" w:sz="0" w:space="0" w:color="auto"/>
            <w:right w:val="none" w:sz="0" w:space="0" w:color="auto"/>
          </w:divBdr>
        </w:div>
        <w:div w:id="1716655030">
          <w:marLeft w:val="480"/>
          <w:marRight w:val="0"/>
          <w:marTop w:val="0"/>
          <w:marBottom w:val="0"/>
          <w:divBdr>
            <w:top w:val="none" w:sz="0" w:space="0" w:color="auto"/>
            <w:left w:val="none" w:sz="0" w:space="0" w:color="auto"/>
            <w:bottom w:val="none" w:sz="0" w:space="0" w:color="auto"/>
            <w:right w:val="none" w:sz="0" w:space="0" w:color="auto"/>
          </w:divBdr>
        </w:div>
        <w:div w:id="1161697256">
          <w:marLeft w:val="480"/>
          <w:marRight w:val="0"/>
          <w:marTop w:val="0"/>
          <w:marBottom w:val="0"/>
          <w:divBdr>
            <w:top w:val="none" w:sz="0" w:space="0" w:color="auto"/>
            <w:left w:val="none" w:sz="0" w:space="0" w:color="auto"/>
            <w:bottom w:val="none" w:sz="0" w:space="0" w:color="auto"/>
            <w:right w:val="none" w:sz="0" w:space="0" w:color="auto"/>
          </w:divBdr>
        </w:div>
        <w:div w:id="582032701">
          <w:marLeft w:val="480"/>
          <w:marRight w:val="0"/>
          <w:marTop w:val="0"/>
          <w:marBottom w:val="0"/>
          <w:divBdr>
            <w:top w:val="none" w:sz="0" w:space="0" w:color="auto"/>
            <w:left w:val="none" w:sz="0" w:space="0" w:color="auto"/>
            <w:bottom w:val="none" w:sz="0" w:space="0" w:color="auto"/>
            <w:right w:val="none" w:sz="0" w:space="0" w:color="auto"/>
          </w:divBdr>
        </w:div>
        <w:div w:id="1251280333">
          <w:marLeft w:val="480"/>
          <w:marRight w:val="0"/>
          <w:marTop w:val="0"/>
          <w:marBottom w:val="0"/>
          <w:divBdr>
            <w:top w:val="none" w:sz="0" w:space="0" w:color="auto"/>
            <w:left w:val="none" w:sz="0" w:space="0" w:color="auto"/>
            <w:bottom w:val="none" w:sz="0" w:space="0" w:color="auto"/>
            <w:right w:val="none" w:sz="0" w:space="0" w:color="auto"/>
          </w:divBdr>
        </w:div>
        <w:div w:id="333580925">
          <w:marLeft w:val="480"/>
          <w:marRight w:val="0"/>
          <w:marTop w:val="0"/>
          <w:marBottom w:val="0"/>
          <w:divBdr>
            <w:top w:val="none" w:sz="0" w:space="0" w:color="auto"/>
            <w:left w:val="none" w:sz="0" w:space="0" w:color="auto"/>
            <w:bottom w:val="none" w:sz="0" w:space="0" w:color="auto"/>
            <w:right w:val="none" w:sz="0" w:space="0" w:color="auto"/>
          </w:divBdr>
        </w:div>
        <w:div w:id="1504973087">
          <w:marLeft w:val="480"/>
          <w:marRight w:val="0"/>
          <w:marTop w:val="0"/>
          <w:marBottom w:val="0"/>
          <w:divBdr>
            <w:top w:val="none" w:sz="0" w:space="0" w:color="auto"/>
            <w:left w:val="none" w:sz="0" w:space="0" w:color="auto"/>
            <w:bottom w:val="none" w:sz="0" w:space="0" w:color="auto"/>
            <w:right w:val="none" w:sz="0" w:space="0" w:color="auto"/>
          </w:divBdr>
        </w:div>
        <w:div w:id="1714694538">
          <w:marLeft w:val="480"/>
          <w:marRight w:val="0"/>
          <w:marTop w:val="0"/>
          <w:marBottom w:val="0"/>
          <w:divBdr>
            <w:top w:val="none" w:sz="0" w:space="0" w:color="auto"/>
            <w:left w:val="none" w:sz="0" w:space="0" w:color="auto"/>
            <w:bottom w:val="none" w:sz="0" w:space="0" w:color="auto"/>
            <w:right w:val="none" w:sz="0" w:space="0" w:color="auto"/>
          </w:divBdr>
        </w:div>
        <w:div w:id="622268972">
          <w:marLeft w:val="480"/>
          <w:marRight w:val="0"/>
          <w:marTop w:val="0"/>
          <w:marBottom w:val="0"/>
          <w:divBdr>
            <w:top w:val="none" w:sz="0" w:space="0" w:color="auto"/>
            <w:left w:val="none" w:sz="0" w:space="0" w:color="auto"/>
            <w:bottom w:val="none" w:sz="0" w:space="0" w:color="auto"/>
            <w:right w:val="none" w:sz="0" w:space="0" w:color="auto"/>
          </w:divBdr>
        </w:div>
        <w:div w:id="921451583">
          <w:marLeft w:val="480"/>
          <w:marRight w:val="0"/>
          <w:marTop w:val="0"/>
          <w:marBottom w:val="0"/>
          <w:divBdr>
            <w:top w:val="none" w:sz="0" w:space="0" w:color="auto"/>
            <w:left w:val="none" w:sz="0" w:space="0" w:color="auto"/>
            <w:bottom w:val="none" w:sz="0" w:space="0" w:color="auto"/>
            <w:right w:val="none" w:sz="0" w:space="0" w:color="auto"/>
          </w:divBdr>
        </w:div>
        <w:div w:id="1385327085">
          <w:marLeft w:val="480"/>
          <w:marRight w:val="0"/>
          <w:marTop w:val="0"/>
          <w:marBottom w:val="0"/>
          <w:divBdr>
            <w:top w:val="none" w:sz="0" w:space="0" w:color="auto"/>
            <w:left w:val="none" w:sz="0" w:space="0" w:color="auto"/>
            <w:bottom w:val="none" w:sz="0" w:space="0" w:color="auto"/>
            <w:right w:val="none" w:sz="0" w:space="0" w:color="auto"/>
          </w:divBdr>
        </w:div>
        <w:div w:id="1154956760">
          <w:marLeft w:val="480"/>
          <w:marRight w:val="0"/>
          <w:marTop w:val="0"/>
          <w:marBottom w:val="0"/>
          <w:divBdr>
            <w:top w:val="none" w:sz="0" w:space="0" w:color="auto"/>
            <w:left w:val="none" w:sz="0" w:space="0" w:color="auto"/>
            <w:bottom w:val="none" w:sz="0" w:space="0" w:color="auto"/>
            <w:right w:val="none" w:sz="0" w:space="0" w:color="auto"/>
          </w:divBdr>
        </w:div>
        <w:div w:id="515580609">
          <w:marLeft w:val="480"/>
          <w:marRight w:val="0"/>
          <w:marTop w:val="0"/>
          <w:marBottom w:val="0"/>
          <w:divBdr>
            <w:top w:val="none" w:sz="0" w:space="0" w:color="auto"/>
            <w:left w:val="none" w:sz="0" w:space="0" w:color="auto"/>
            <w:bottom w:val="none" w:sz="0" w:space="0" w:color="auto"/>
            <w:right w:val="none" w:sz="0" w:space="0" w:color="auto"/>
          </w:divBdr>
        </w:div>
        <w:div w:id="1359158343">
          <w:marLeft w:val="480"/>
          <w:marRight w:val="0"/>
          <w:marTop w:val="0"/>
          <w:marBottom w:val="0"/>
          <w:divBdr>
            <w:top w:val="none" w:sz="0" w:space="0" w:color="auto"/>
            <w:left w:val="none" w:sz="0" w:space="0" w:color="auto"/>
            <w:bottom w:val="none" w:sz="0" w:space="0" w:color="auto"/>
            <w:right w:val="none" w:sz="0" w:space="0" w:color="auto"/>
          </w:divBdr>
        </w:div>
        <w:div w:id="1704094393">
          <w:marLeft w:val="480"/>
          <w:marRight w:val="0"/>
          <w:marTop w:val="0"/>
          <w:marBottom w:val="0"/>
          <w:divBdr>
            <w:top w:val="none" w:sz="0" w:space="0" w:color="auto"/>
            <w:left w:val="none" w:sz="0" w:space="0" w:color="auto"/>
            <w:bottom w:val="none" w:sz="0" w:space="0" w:color="auto"/>
            <w:right w:val="none" w:sz="0" w:space="0" w:color="auto"/>
          </w:divBdr>
        </w:div>
        <w:div w:id="1726176489">
          <w:marLeft w:val="480"/>
          <w:marRight w:val="0"/>
          <w:marTop w:val="0"/>
          <w:marBottom w:val="0"/>
          <w:divBdr>
            <w:top w:val="none" w:sz="0" w:space="0" w:color="auto"/>
            <w:left w:val="none" w:sz="0" w:space="0" w:color="auto"/>
            <w:bottom w:val="none" w:sz="0" w:space="0" w:color="auto"/>
            <w:right w:val="none" w:sz="0" w:space="0" w:color="auto"/>
          </w:divBdr>
        </w:div>
        <w:div w:id="2015841352">
          <w:marLeft w:val="480"/>
          <w:marRight w:val="0"/>
          <w:marTop w:val="0"/>
          <w:marBottom w:val="0"/>
          <w:divBdr>
            <w:top w:val="none" w:sz="0" w:space="0" w:color="auto"/>
            <w:left w:val="none" w:sz="0" w:space="0" w:color="auto"/>
            <w:bottom w:val="none" w:sz="0" w:space="0" w:color="auto"/>
            <w:right w:val="none" w:sz="0" w:space="0" w:color="auto"/>
          </w:divBdr>
        </w:div>
        <w:div w:id="1920140025">
          <w:marLeft w:val="480"/>
          <w:marRight w:val="0"/>
          <w:marTop w:val="0"/>
          <w:marBottom w:val="0"/>
          <w:divBdr>
            <w:top w:val="none" w:sz="0" w:space="0" w:color="auto"/>
            <w:left w:val="none" w:sz="0" w:space="0" w:color="auto"/>
            <w:bottom w:val="none" w:sz="0" w:space="0" w:color="auto"/>
            <w:right w:val="none" w:sz="0" w:space="0" w:color="auto"/>
          </w:divBdr>
        </w:div>
        <w:div w:id="595360825">
          <w:marLeft w:val="480"/>
          <w:marRight w:val="0"/>
          <w:marTop w:val="0"/>
          <w:marBottom w:val="0"/>
          <w:divBdr>
            <w:top w:val="none" w:sz="0" w:space="0" w:color="auto"/>
            <w:left w:val="none" w:sz="0" w:space="0" w:color="auto"/>
            <w:bottom w:val="none" w:sz="0" w:space="0" w:color="auto"/>
            <w:right w:val="none" w:sz="0" w:space="0" w:color="auto"/>
          </w:divBdr>
        </w:div>
        <w:div w:id="1303267675">
          <w:marLeft w:val="480"/>
          <w:marRight w:val="0"/>
          <w:marTop w:val="0"/>
          <w:marBottom w:val="0"/>
          <w:divBdr>
            <w:top w:val="none" w:sz="0" w:space="0" w:color="auto"/>
            <w:left w:val="none" w:sz="0" w:space="0" w:color="auto"/>
            <w:bottom w:val="none" w:sz="0" w:space="0" w:color="auto"/>
            <w:right w:val="none" w:sz="0" w:space="0" w:color="auto"/>
          </w:divBdr>
        </w:div>
        <w:div w:id="1151285301">
          <w:marLeft w:val="480"/>
          <w:marRight w:val="0"/>
          <w:marTop w:val="0"/>
          <w:marBottom w:val="0"/>
          <w:divBdr>
            <w:top w:val="none" w:sz="0" w:space="0" w:color="auto"/>
            <w:left w:val="none" w:sz="0" w:space="0" w:color="auto"/>
            <w:bottom w:val="none" w:sz="0" w:space="0" w:color="auto"/>
            <w:right w:val="none" w:sz="0" w:space="0" w:color="auto"/>
          </w:divBdr>
        </w:div>
      </w:divsChild>
    </w:div>
    <w:div w:id="1564949398">
      <w:bodyDiv w:val="1"/>
      <w:marLeft w:val="0"/>
      <w:marRight w:val="0"/>
      <w:marTop w:val="0"/>
      <w:marBottom w:val="0"/>
      <w:divBdr>
        <w:top w:val="none" w:sz="0" w:space="0" w:color="auto"/>
        <w:left w:val="none" w:sz="0" w:space="0" w:color="auto"/>
        <w:bottom w:val="none" w:sz="0" w:space="0" w:color="auto"/>
        <w:right w:val="none" w:sz="0" w:space="0" w:color="auto"/>
      </w:divBdr>
      <w:divsChild>
        <w:div w:id="5250919">
          <w:marLeft w:val="480"/>
          <w:marRight w:val="0"/>
          <w:marTop w:val="0"/>
          <w:marBottom w:val="0"/>
          <w:divBdr>
            <w:top w:val="none" w:sz="0" w:space="0" w:color="auto"/>
            <w:left w:val="none" w:sz="0" w:space="0" w:color="auto"/>
            <w:bottom w:val="none" w:sz="0" w:space="0" w:color="auto"/>
            <w:right w:val="none" w:sz="0" w:space="0" w:color="auto"/>
          </w:divBdr>
        </w:div>
        <w:div w:id="36048792">
          <w:marLeft w:val="480"/>
          <w:marRight w:val="0"/>
          <w:marTop w:val="0"/>
          <w:marBottom w:val="0"/>
          <w:divBdr>
            <w:top w:val="none" w:sz="0" w:space="0" w:color="auto"/>
            <w:left w:val="none" w:sz="0" w:space="0" w:color="auto"/>
            <w:bottom w:val="none" w:sz="0" w:space="0" w:color="auto"/>
            <w:right w:val="none" w:sz="0" w:space="0" w:color="auto"/>
          </w:divBdr>
        </w:div>
        <w:div w:id="116073472">
          <w:marLeft w:val="480"/>
          <w:marRight w:val="0"/>
          <w:marTop w:val="0"/>
          <w:marBottom w:val="0"/>
          <w:divBdr>
            <w:top w:val="none" w:sz="0" w:space="0" w:color="auto"/>
            <w:left w:val="none" w:sz="0" w:space="0" w:color="auto"/>
            <w:bottom w:val="none" w:sz="0" w:space="0" w:color="auto"/>
            <w:right w:val="none" w:sz="0" w:space="0" w:color="auto"/>
          </w:divBdr>
        </w:div>
        <w:div w:id="171577379">
          <w:marLeft w:val="480"/>
          <w:marRight w:val="0"/>
          <w:marTop w:val="0"/>
          <w:marBottom w:val="0"/>
          <w:divBdr>
            <w:top w:val="none" w:sz="0" w:space="0" w:color="auto"/>
            <w:left w:val="none" w:sz="0" w:space="0" w:color="auto"/>
            <w:bottom w:val="none" w:sz="0" w:space="0" w:color="auto"/>
            <w:right w:val="none" w:sz="0" w:space="0" w:color="auto"/>
          </w:divBdr>
        </w:div>
        <w:div w:id="178738168">
          <w:marLeft w:val="480"/>
          <w:marRight w:val="0"/>
          <w:marTop w:val="0"/>
          <w:marBottom w:val="0"/>
          <w:divBdr>
            <w:top w:val="none" w:sz="0" w:space="0" w:color="auto"/>
            <w:left w:val="none" w:sz="0" w:space="0" w:color="auto"/>
            <w:bottom w:val="none" w:sz="0" w:space="0" w:color="auto"/>
            <w:right w:val="none" w:sz="0" w:space="0" w:color="auto"/>
          </w:divBdr>
        </w:div>
        <w:div w:id="210729758">
          <w:marLeft w:val="480"/>
          <w:marRight w:val="0"/>
          <w:marTop w:val="0"/>
          <w:marBottom w:val="0"/>
          <w:divBdr>
            <w:top w:val="none" w:sz="0" w:space="0" w:color="auto"/>
            <w:left w:val="none" w:sz="0" w:space="0" w:color="auto"/>
            <w:bottom w:val="none" w:sz="0" w:space="0" w:color="auto"/>
            <w:right w:val="none" w:sz="0" w:space="0" w:color="auto"/>
          </w:divBdr>
        </w:div>
        <w:div w:id="218327380">
          <w:marLeft w:val="480"/>
          <w:marRight w:val="0"/>
          <w:marTop w:val="0"/>
          <w:marBottom w:val="0"/>
          <w:divBdr>
            <w:top w:val="none" w:sz="0" w:space="0" w:color="auto"/>
            <w:left w:val="none" w:sz="0" w:space="0" w:color="auto"/>
            <w:bottom w:val="none" w:sz="0" w:space="0" w:color="auto"/>
            <w:right w:val="none" w:sz="0" w:space="0" w:color="auto"/>
          </w:divBdr>
        </w:div>
        <w:div w:id="256409485">
          <w:marLeft w:val="480"/>
          <w:marRight w:val="0"/>
          <w:marTop w:val="0"/>
          <w:marBottom w:val="0"/>
          <w:divBdr>
            <w:top w:val="none" w:sz="0" w:space="0" w:color="auto"/>
            <w:left w:val="none" w:sz="0" w:space="0" w:color="auto"/>
            <w:bottom w:val="none" w:sz="0" w:space="0" w:color="auto"/>
            <w:right w:val="none" w:sz="0" w:space="0" w:color="auto"/>
          </w:divBdr>
        </w:div>
        <w:div w:id="274099615">
          <w:marLeft w:val="480"/>
          <w:marRight w:val="0"/>
          <w:marTop w:val="0"/>
          <w:marBottom w:val="0"/>
          <w:divBdr>
            <w:top w:val="none" w:sz="0" w:space="0" w:color="auto"/>
            <w:left w:val="none" w:sz="0" w:space="0" w:color="auto"/>
            <w:bottom w:val="none" w:sz="0" w:space="0" w:color="auto"/>
            <w:right w:val="none" w:sz="0" w:space="0" w:color="auto"/>
          </w:divBdr>
        </w:div>
        <w:div w:id="277954353">
          <w:marLeft w:val="480"/>
          <w:marRight w:val="0"/>
          <w:marTop w:val="0"/>
          <w:marBottom w:val="0"/>
          <w:divBdr>
            <w:top w:val="none" w:sz="0" w:space="0" w:color="auto"/>
            <w:left w:val="none" w:sz="0" w:space="0" w:color="auto"/>
            <w:bottom w:val="none" w:sz="0" w:space="0" w:color="auto"/>
            <w:right w:val="none" w:sz="0" w:space="0" w:color="auto"/>
          </w:divBdr>
        </w:div>
        <w:div w:id="281227879">
          <w:marLeft w:val="480"/>
          <w:marRight w:val="0"/>
          <w:marTop w:val="0"/>
          <w:marBottom w:val="0"/>
          <w:divBdr>
            <w:top w:val="none" w:sz="0" w:space="0" w:color="auto"/>
            <w:left w:val="none" w:sz="0" w:space="0" w:color="auto"/>
            <w:bottom w:val="none" w:sz="0" w:space="0" w:color="auto"/>
            <w:right w:val="none" w:sz="0" w:space="0" w:color="auto"/>
          </w:divBdr>
        </w:div>
        <w:div w:id="284194106">
          <w:marLeft w:val="480"/>
          <w:marRight w:val="0"/>
          <w:marTop w:val="0"/>
          <w:marBottom w:val="0"/>
          <w:divBdr>
            <w:top w:val="none" w:sz="0" w:space="0" w:color="auto"/>
            <w:left w:val="none" w:sz="0" w:space="0" w:color="auto"/>
            <w:bottom w:val="none" w:sz="0" w:space="0" w:color="auto"/>
            <w:right w:val="none" w:sz="0" w:space="0" w:color="auto"/>
          </w:divBdr>
        </w:div>
        <w:div w:id="390201690">
          <w:marLeft w:val="480"/>
          <w:marRight w:val="0"/>
          <w:marTop w:val="0"/>
          <w:marBottom w:val="0"/>
          <w:divBdr>
            <w:top w:val="none" w:sz="0" w:space="0" w:color="auto"/>
            <w:left w:val="none" w:sz="0" w:space="0" w:color="auto"/>
            <w:bottom w:val="none" w:sz="0" w:space="0" w:color="auto"/>
            <w:right w:val="none" w:sz="0" w:space="0" w:color="auto"/>
          </w:divBdr>
        </w:div>
        <w:div w:id="410199826">
          <w:marLeft w:val="480"/>
          <w:marRight w:val="0"/>
          <w:marTop w:val="0"/>
          <w:marBottom w:val="0"/>
          <w:divBdr>
            <w:top w:val="none" w:sz="0" w:space="0" w:color="auto"/>
            <w:left w:val="none" w:sz="0" w:space="0" w:color="auto"/>
            <w:bottom w:val="none" w:sz="0" w:space="0" w:color="auto"/>
            <w:right w:val="none" w:sz="0" w:space="0" w:color="auto"/>
          </w:divBdr>
        </w:div>
        <w:div w:id="419722338">
          <w:marLeft w:val="480"/>
          <w:marRight w:val="0"/>
          <w:marTop w:val="0"/>
          <w:marBottom w:val="0"/>
          <w:divBdr>
            <w:top w:val="none" w:sz="0" w:space="0" w:color="auto"/>
            <w:left w:val="none" w:sz="0" w:space="0" w:color="auto"/>
            <w:bottom w:val="none" w:sz="0" w:space="0" w:color="auto"/>
            <w:right w:val="none" w:sz="0" w:space="0" w:color="auto"/>
          </w:divBdr>
        </w:div>
        <w:div w:id="496969098">
          <w:marLeft w:val="480"/>
          <w:marRight w:val="0"/>
          <w:marTop w:val="0"/>
          <w:marBottom w:val="0"/>
          <w:divBdr>
            <w:top w:val="none" w:sz="0" w:space="0" w:color="auto"/>
            <w:left w:val="none" w:sz="0" w:space="0" w:color="auto"/>
            <w:bottom w:val="none" w:sz="0" w:space="0" w:color="auto"/>
            <w:right w:val="none" w:sz="0" w:space="0" w:color="auto"/>
          </w:divBdr>
        </w:div>
        <w:div w:id="525681655">
          <w:marLeft w:val="480"/>
          <w:marRight w:val="0"/>
          <w:marTop w:val="0"/>
          <w:marBottom w:val="0"/>
          <w:divBdr>
            <w:top w:val="none" w:sz="0" w:space="0" w:color="auto"/>
            <w:left w:val="none" w:sz="0" w:space="0" w:color="auto"/>
            <w:bottom w:val="none" w:sz="0" w:space="0" w:color="auto"/>
            <w:right w:val="none" w:sz="0" w:space="0" w:color="auto"/>
          </w:divBdr>
        </w:div>
        <w:div w:id="534587988">
          <w:marLeft w:val="480"/>
          <w:marRight w:val="0"/>
          <w:marTop w:val="0"/>
          <w:marBottom w:val="0"/>
          <w:divBdr>
            <w:top w:val="none" w:sz="0" w:space="0" w:color="auto"/>
            <w:left w:val="none" w:sz="0" w:space="0" w:color="auto"/>
            <w:bottom w:val="none" w:sz="0" w:space="0" w:color="auto"/>
            <w:right w:val="none" w:sz="0" w:space="0" w:color="auto"/>
          </w:divBdr>
        </w:div>
        <w:div w:id="542179800">
          <w:marLeft w:val="480"/>
          <w:marRight w:val="0"/>
          <w:marTop w:val="0"/>
          <w:marBottom w:val="0"/>
          <w:divBdr>
            <w:top w:val="none" w:sz="0" w:space="0" w:color="auto"/>
            <w:left w:val="none" w:sz="0" w:space="0" w:color="auto"/>
            <w:bottom w:val="none" w:sz="0" w:space="0" w:color="auto"/>
            <w:right w:val="none" w:sz="0" w:space="0" w:color="auto"/>
          </w:divBdr>
        </w:div>
        <w:div w:id="560143181">
          <w:marLeft w:val="480"/>
          <w:marRight w:val="0"/>
          <w:marTop w:val="0"/>
          <w:marBottom w:val="0"/>
          <w:divBdr>
            <w:top w:val="none" w:sz="0" w:space="0" w:color="auto"/>
            <w:left w:val="none" w:sz="0" w:space="0" w:color="auto"/>
            <w:bottom w:val="none" w:sz="0" w:space="0" w:color="auto"/>
            <w:right w:val="none" w:sz="0" w:space="0" w:color="auto"/>
          </w:divBdr>
        </w:div>
        <w:div w:id="598678044">
          <w:marLeft w:val="480"/>
          <w:marRight w:val="0"/>
          <w:marTop w:val="0"/>
          <w:marBottom w:val="0"/>
          <w:divBdr>
            <w:top w:val="none" w:sz="0" w:space="0" w:color="auto"/>
            <w:left w:val="none" w:sz="0" w:space="0" w:color="auto"/>
            <w:bottom w:val="none" w:sz="0" w:space="0" w:color="auto"/>
            <w:right w:val="none" w:sz="0" w:space="0" w:color="auto"/>
          </w:divBdr>
        </w:div>
        <w:div w:id="647516266">
          <w:marLeft w:val="480"/>
          <w:marRight w:val="0"/>
          <w:marTop w:val="0"/>
          <w:marBottom w:val="0"/>
          <w:divBdr>
            <w:top w:val="none" w:sz="0" w:space="0" w:color="auto"/>
            <w:left w:val="none" w:sz="0" w:space="0" w:color="auto"/>
            <w:bottom w:val="none" w:sz="0" w:space="0" w:color="auto"/>
            <w:right w:val="none" w:sz="0" w:space="0" w:color="auto"/>
          </w:divBdr>
        </w:div>
        <w:div w:id="670959590">
          <w:marLeft w:val="480"/>
          <w:marRight w:val="0"/>
          <w:marTop w:val="0"/>
          <w:marBottom w:val="0"/>
          <w:divBdr>
            <w:top w:val="none" w:sz="0" w:space="0" w:color="auto"/>
            <w:left w:val="none" w:sz="0" w:space="0" w:color="auto"/>
            <w:bottom w:val="none" w:sz="0" w:space="0" w:color="auto"/>
            <w:right w:val="none" w:sz="0" w:space="0" w:color="auto"/>
          </w:divBdr>
        </w:div>
        <w:div w:id="673188435">
          <w:marLeft w:val="480"/>
          <w:marRight w:val="0"/>
          <w:marTop w:val="0"/>
          <w:marBottom w:val="0"/>
          <w:divBdr>
            <w:top w:val="none" w:sz="0" w:space="0" w:color="auto"/>
            <w:left w:val="none" w:sz="0" w:space="0" w:color="auto"/>
            <w:bottom w:val="none" w:sz="0" w:space="0" w:color="auto"/>
            <w:right w:val="none" w:sz="0" w:space="0" w:color="auto"/>
          </w:divBdr>
        </w:div>
        <w:div w:id="743719054">
          <w:marLeft w:val="480"/>
          <w:marRight w:val="0"/>
          <w:marTop w:val="0"/>
          <w:marBottom w:val="0"/>
          <w:divBdr>
            <w:top w:val="none" w:sz="0" w:space="0" w:color="auto"/>
            <w:left w:val="none" w:sz="0" w:space="0" w:color="auto"/>
            <w:bottom w:val="none" w:sz="0" w:space="0" w:color="auto"/>
            <w:right w:val="none" w:sz="0" w:space="0" w:color="auto"/>
          </w:divBdr>
        </w:div>
        <w:div w:id="811943092">
          <w:marLeft w:val="480"/>
          <w:marRight w:val="0"/>
          <w:marTop w:val="0"/>
          <w:marBottom w:val="0"/>
          <w:divBdr>
            <w:top w:val="none" w:sz="0" w:space="0" w:color="auto"/>
            <w:left w:val="none" w:sz="0" w:space="0" w:color="auto"/>
            <w:bottom w:val="none" w:sz="0" w:space="0" w:color="auto"/>
            <w:right w:val="none" w:sz="0" w:space="0" w:color="auto"/>
          </w:divBdr>
        </w:div>
        <w:div w:id="828711961">
          <w:marLeft w:val="480"/>
          <w:marRight w:val="0"/>
          <w:marTop w:val="0"/>
          <w:marBottom w:val="0"/>
          <w:divBdr>
            <w:top w:val="none" w:sz="0" w:space="0" w:color="auto"/>
            <w:left w:val="none" w:sz="0" w:space="0" w:color="auto"/>
            <w:bottom w:val="none" w:sz="0" w:space="0" w:color="auto"/>
            <w:right w:val="none" w:sz="0" w:space="0" w:color="auto"/>
          </w:divBdr>
        </w:div>
        <w:div w:id="850028451">
          <w:marLeft w:val="480"/>
          <w:marRight w:val="0"/>
          <w:marTop w:val="0"/>
          <w:marBottom w:val="0"/>
          <w:divBdr>
            <w:top w:val="none" w:sz="0" w:space="0" w:color="auto"/>
            <w:left w:val="none" w:sz="0" w:space="0" w:color="auto"/>
            <w:bottom w:val="none" w:sz="0" w:space="0" w:color="auto"/>
            <w:right w:val="none" w:sz="0" w:space="0" w:color="auto"/>
          </w:divBdr>
        </w:div>
        <w:div w:id="948777688">
          <w:marLeft w:val="480"/>
          <w:marRight w:val="0"/>
          <w:marTop w:val="0"/>
          <w:marBottom w:val="0"/>
          <w:divBdr>
            <w:top w:val="none" w:sz="0" w:space="0" w:color="auto"/>
            <w:left w:val="none" w:sz="0" w:space="0" w:color="auto"/>
            <w:bottom w:val="none" w:sz="0" w:space="0" w:color="auto"/>
            <w:right w:val="none" w:sz="0" w:space="0" w:color="auto"/>
          </w:divBdr>
        </w:div>
        <w:div w:id="1049960242">
          <w:marLeft w:val="480"/>
          <w:marRight w:val="0"/>
          <w:marTop w:val="0"/>
          <w:marBottom w:val="0"/>
          <w:divBdr>
            <w:top w:val="none" w:sz="0" w:space="0" w:color="auto"/>
            <w:left w:val="none" w:sz="0" w:space="0" w:color="auto"/>
            <w:bottom w:val="none" w:sz="0" w:space="0" w:color="auto"/>
            <w:right w:val="none" w:sz="0" w:space="0" w:color="auto"/>
          </w:divBdr>
        </w:div>
        <w:div w:id="1082069253">
          <w:marLeft w:val="480"/>
          <w:marRight w:val="0"/>
          <w:marTop w:val="0"/>
          <w:marBottom w:val="0"/>
          <w:divBdr>
            <w:top w:val="none" w:sz="0" w:space="0" w:color="auto"/>
            <w:left w:val="none" w:sz="0" w:space="0" w:color="auto"/>
            <w:bottom w:val="none" w:sz="0" w:space="0" w:color="auto"/>
            <w:right w:val="none" w:sz="0" w:space="0" w:color="auto"/>
          </w:divBdr>
        </w:div>
        <w:div w:id="1090782514">
          <w:marLeft w:val="480"/>
          <w:marRight w:val="0"/>
          <w:marTop w:val="0"/>
          <w:marBottom w:val="0"/>
          <w:divBdr>
            <w:top w:val="none" w:sz="0" w:space="0" w:color="auto"/>
            <w:left w:val="none" w:sz="0" w:space="0" w:color="auto"/>
            <w:bottom w:val="none" w:sz="0" w:space="0" w:color="auto"/>
            <w:right w:val="none" w:sz="0" w:space="0" w:color="auto"/>
          </w:divBdr>
        </w:div>
        <w:div w:id="1120221144">
          <w:marLeft w:val="480"/>
          <w:marRight w:val="0"/>
          <w:marTop w:val="0"/>
          <w:marBottom w:val="0"/>
          <w:divBdr>
            <w:top w:val="none" w:sz="0" w:space="0" w:color="auto"/>
            <w:left w:val="none" w:sz="0" w:space="0" w:color="auto"/>
            <w:bottom w:val="none" w:sz="0" w:space="0" w:color="auto"/>
            <w:right w:val="none" w:sz="0" w:space="0" w:color="auto"/>
          </w:divBdr>
        </w:div>
        <w:div w:id="1234393139">
          <w:marLeft w:val="480"/>
          <w:marRight w:val="0"/>
          <w:marTop w:val="0"/>
          <w:marBottom w:val="0"/>
          <w:divBdr>
            <w:top w:val="none" w:sz="0" w:space="0" w:color="auto"/>
            <w:left w:val="none" w:sz="0" w:space="0" w:color="auto"/>
            <w:bottom w:val="none" w:sz="0" w:space="0" w:color="auto"/>
            <w:right w:val="none" w:sz="0" w:space="0" w:color="auto"/>
          </w:divBdr>
        </w:div>
        <w:div w:id="1276986599">
          <w:marLeft w:val="480"/>
          <w:marRight w:val="0"/>
          <w:marTop w:val="0"/>
          <w:marBottom w:val="0"/>
          <w:divBdr>
            <w:top w:val="none" w:sz="0" w:space="0" w:color="auto"/>
            <w:left w:val="none" w:sz="0" w:space="0" w:color="auto"/>
            <w:bottom w:val="none" w:sz="0" w:space="0" w:color="auto"/>
            <w:right w:val="none" w:sz="0" w:space="0" w:color="auto"/>
          </w:divBdr>
        </w:div>
        <w:div w:id="1310288583">
          <w:marLeft w:val="480"/>
          <w:marRight w:val="0"/>
          <w:marTop w:val="0"/>
          <w:marBottom w:val="0"/>
          <w:divBdr>
            <w:top w:val="none" w:sz="0" w:space="0" w:color="auto"/>
            <w:left w:val="none" w:sz="0" w:space="0" w:color="auto"/>
            <w:bottom w:val="none" w:sz="0" w:space="0" w:color="auto"/>
            <w:right w:val="none" w:sz="0" w:space="0" w:color="auto"/>
          </w:divBdr>
        </w:div>
        <w:div w:id="1330985437">
          <w:marLeft w:val="480"/>
          <w:marRight w:val="0"/>
          <w:marTop w:val="0"/>
          <w:marBottom w:val="0"/>
          <w:divBdr>
            <w:top w:val="none" w:sz="0" w:space="0" w:color="auto"/>
            <w:left w:val="none" w:sz="0" w:space="0" w:color="auto"/>
            <w:bottom w:val="none" w:sz="0" w:space="0" w:color="auto"/>
            <w:right w:val="none" w:sz="0" w:space="0" w:color="auto"/>
          </w:divBdr>
        </w:div>
        <w:div w:id="1367752037">
          <w:marLeft w:val="480"/>
          <w:marRight w:val="0"/>
          <w:marTop w:val="0"/>
          <w:marBottom w:val="0"/>
          <w:divBdr>
            <w:top w:val="none" w:sz="0" w:space="0" w:color="auto"/>
            <w:left w:val="none" w:sz="0" w:space="0" w:color="auto"/>
            <w:bottom w:val="none" w:sz="0" w:space="0" w:color="auto"/>
            <w:right w:val="none" w:sz="0" w:space="0" w:color="auto"/>
          </w:divBdr>
        </w:div>
        <w:div w:id="1392116331">
          <w:marLeft w:val="480"/>
          <w:marRight w:val="0"/>
          <w:marTop w:val="0"/>
          <w:marBottom w:val="0"/>
          <w:divBdr>
            <w:top w:val="none" w:sz="0" w:space="0" w:color="auto"/>
            <w:left w:val="none" w:sz="0" w:space="0" w:color="auto"/>
            <w:bottom w:val="none" w:sz="0" w:space="0" w:color="auto"/>
            <w:right w:val="none" w:sz="0" w:space="0" w:color="auto"/>
          </w:divBdr>
        </w:div>
        <w:div w:id="1433167976">
          <w:marLeft w:val="480"/>
          <w:marRight w:val="0"/>
          <w:marTop w:val="0"/>
          <w:marBottom w:val="0"/>
          <w:divBdr>
            <w:top w:val="none" w:sz="0" w:space="0" w:color="auto"/>
            <w:left w:val="none" w:sz="0" w:space="0" w:color="auto"/>
            <w:bottom w:val="none" w:sz="0" w:space="0" w:color="auto"/>
            <w:right w:val="none" w:sz="0" w:space="0" w:color="auto"/>
          </w:divBdr>
        </w:div>
        <w:div w:id="1494419356">
          <w:marLeft w:val="480"/>
          <w:marRight w:val="0"/>
          <w:marTop w:val="0"/>
          <w:marBottom w:val="0"/>
          <w:divBdr>
            <w:top w:val="none" w:sz="0" w:space="0" w:color="auto"/>
            <w:left w:val="none" w:sz="0" w:space="0" w:color="auto"/>
            <w:bottom w:val="none" w:sz="0" w:space="0" w:color="auto"/>
            <w:right w:val="none" w:sz="0" w:space="0" w:color="auto"/>
          </w:divBdr>
        </w:div>
        <w:div w:id="1523980104">
          <w:marLeft w:val="480"/>
          <w:marRight w:val="0"/>
          <w:marTop w:val="0"/>
          <w:marBottom w:val="0"/>
          <w:divBdr>
            <w:top w:val="none" w:sz="0" w:space="0" w:color="auto"/>
            <w:left w:val="none" w:sz="0" w:space="0" w:color="auto"/>
            <w:bottom w:val="none" w:sz="0" w:space="0" w:color="auto"/>
            <w:right w:val="none" w:sz="0" w:space="0" w:color="auto"/>
          </w:divBdr>
        </w:div>
        <w:div w:id="1530756519">
          <w:marLeft w:val="480"/>
          <w:marRight w:val="0"/>
          <w:marTop w:val="0"/>
          <w:marBottom w:val="0"/>
          <w:divBdr>
            <w:top w:val="none" w:sz="0" w:space="0" w:color="auto"/>
            <w:left w:val="none" w:sz="0" w:space="0" w:color="auto"/>
            <w:bottom w:val="none" w:sz="0" w:space="0" w:color="auto"/>
            <w:right w:val="none" w:sz="0" w:space="0" w:color="auto"/>
          </w:divBdr>
        </w:div>
        <w:div w:id="1533033522">
          <w:marLeft w:val="480"/>
          <w:marRight w:val="0"/>
          <w:marTop w:val="0"/>
          <w:marBottom w:val="0"/>
          <w:divBdr>
            <w:top w:val="none" w:sz="0" w:space="0" w:color="auto"/>
            <w:left w:val="none" w:sz="0" w:space="0" w:color="auto"/>
            <w:bottom w:val="none" w:sz="0" w:space="0" w:color="auto"/>
            <w:right w:val="none" w:sz="0" w:space="0" w:color="auto"/>
          </w:divBdr>
        </w:div>
        <w:div w:id="1612277513">
          <w:marLeft w:val="480"/>
          <w:marRight w:val="0"/>
          <w:marTop w:val="0"/>
          <w:marBottom w:val="0"/>
          <w:divBdr>
            <w:top w:val="none" w:sz="0" w:space="0" w:color="auto"/>
            <w:left w:val="none" w:sz="0" w:space="0" w:color="auto"/>
            <w:bottom w:val="none" w:sz="0" w:space="0" w:color="auto"/>
            <w:right w:val="none" w:sz="0" w:space="0" w:color="auto"/>
          </w:divBdr>
        </w:div>
        <w:div w:id="1626155848">
          <w:marLeft w:val="480"/>
          <w:marRight w:val="0"/>
          <w:marTop w:val="0"/>
          <w:marBottom w:val="0"/>
          <w:divBdr>
            <w:top w:val="none" w:sz="0" w:space="0" w:color="auto"/>
            <w:left w:val="none" w:sz="0" w:space="0" w:color="auto"/>
            <w:bottom w:val="none" w:sz="0" w:space="0" w:color="auto"/>
            <w:right w:val="none" w:sz="0" w:space="0" w:color="auto"/>
          </w:divBdr>
        </w:div>
        <w:div w:id="1674801844">
          <w:marLeft w:val="480"/>
          <w:marRight w:val="0"/>
          <w:marTop w:val="0"/>
          <w:marBottom w:val="0"/>
          <w:divBdr>
            <w:top w:val="none" w:sz="0" w:space="0" w:color="auto"/>
            <w:left w:val="none" w:sz="0" w:space="0" w:color="auto"/>
            <w:bottom w:val="none" w:sz="0" w:space="0" w:color="auto"/>
            <w:right w:val="none" w:sz="0" w:space="0" w:color="auto"/>
          </w:divBdr>
        </w:div>
        <w:div w:id="1692368237">
          <w:marLeft w:val="480"/>
          <w:marRight w:val="0"/>
          <w:marTop w:val="0"/>
          <w:marBottom w:val="0"/>
          <w:divBdr>
            <w:top w:val="none" w:sz="0" w:space="0" w:color="auto"/>
            <w:left w:val="none" w:sz="0" w:space="0" w:color="auto"/>
            <w:bottom w:val="none" w:sz="0" w:space="0" w:color="auto"/>
            <w:right w:val="none" w:sz="0" w:space="0" w:color="auto"/>
          </w:divBdr>
        </w:div>
        <w:div w:id="1721855680">
          <w:marLeft w:val="480"/>
          <w:marRight w:val="0"/>
          <w:marTop w:val="0"/>
          <w:marBottom w:val="0"/>
          <w:divBdr>
            <w:top w:val="none" w:sz="0" w:space="0" w:color="auto"/>
            <w:left w:val="none" w:sz="0" w:space="0" w:color="auto"/>
            <w:bottom w:val="none" w:sz="0" w:space="0" w:color="auto"/>
            <w:right w:val="none" w:sz="0" w:space="0" w:color="auto"/>
          </w:divBdr>
        </w:div>
        <w:div w:id="1740129682">
          <w:marLeft w:val="480"/>
          <w:marRight w:val="0"/>
          <w:marTop w:val="0"/>
          <w:marBottom w:val="0"/>
          <w:divBdr>
            <w:top w:val="none" w:sz="0" w:space="0" w:color="auto"/>
            <w:left w:val="none" w:sz="0" w:space="0" w:color="auto"/>
            <w:bottom w:val="none" w:sz="0" w:space="0" w:color="auto"/>
            <w:right w:val="none" w:sz="0" w:space="0" w:color="auto"/>
          </w:divBdr>
        </w:div>
        <w:div w:id="1750151755">
          <w:marLeft w:val="480"/>
          <w:marRight w:val="0"/>
          <w:marTop w:val="0"/>
          <w:marBottom w:val="0"/>
          <w:divBdr>
            <w:top w:val="none" w:sz="0" w:space="0" w:color="auto"/>
            <w:left w:val="none" w:sz="0" w:space="0" w:color="auto"/>
            <w:bottom w:val="none" w:sz="0" w:space="0" w:color="auto"/>
            <w:right w:val="none" w:sz="0" w:space="0" w:color="auto"/>
          </w:divBdr>
        </w:div>
        <w:div w:id="1770084026">
          <w:marLeft w:val="480"/>
          <w:marRight w:val="0"/>
          <w:marTop w:val="0"/>
          <w:marBottom w:val="0"/>
          <w:divBdr>
            <w:top w:val="none" w:sz="0" w:space="0" w:color="auto"/>
            <w:left w:val="none" w:sz="0" w:space="0" w:color="auto"/>
            <w:bottom w:val="none" w:sz="0" w:space="0" w:color="auto"/>
            <w:right w:val="none" w:sz="0" w:space="0" w:color="auto"/>
          </w:divBdr>
        </w:div>
        <w:div w:id="1794520420">
          <w:marLeft w:val="480"/>
          <w:marRight w:val="0"/>
          <w:marTop w:val="0"/>
          <w:marBottom w:val="0"/>
          <w:divBdr>
            <w:top w:val="none" w:sz="0" w:space="0" w:color="auto"/>
            <w:left w:val="none" w:sz="0" w:space="0" w:color="auto"/>
            <w:bottom w:val="none" w:sz="0" w:space="0" w:color="auto"/>
            <w:right w:val="none" w:sz="0" w:space="0" w:color="auto"/>
          </w:divBdr>
        </w:div>
        <w:div w:id="1800025846">
          <w:marLeft w:val="480"/>
          <w:marRight w:val="0"/>
          <w:marTop w:val="0"/>
          <w:marBottom w:val="0"/>
          <w:divBdr>
            <w:top w:val="none" w:sz="0" w:space="0" w:color="auto"/>
            <w:left w:val="none" w:sz="0" w:space="0" w:color="auto"/>
            <w:bottom w:val="none" w:sz="0" w:space="0" w:color="auto"/>
            <w:right w:val="none" w:sz="0" w:space="0" w:color="auto"/>
          </w:divBdr>
        </w:div>
        <w:div w:id="1802729837">
          <w:marLeft w:val="480"/>
          <w:marRight w:val="0"/>
          <w:marTop w:val="0"/>
          <w:marBottom w:val="0"/>
          <w:divBdr>
            <w:top w:val="none" w:sz="0" w:space="0" w:color="auto"/>
            <w:left w:val="none" w:sz="0" w:space="0" w:color="auto"/>
            <w:bottom w:val="none" w:sz="0" w:space="0" w:color="auto"/>
            <w:right w:val="none" w:sz="0" w:space="0" w:color="auto"/>
          </w:divBdr>
        </w:div>
        <w:div w:id="1872260829">
          <w:marLeft w:val="480"/>
          <w:marRight w:val="0"/>
          <w:marTop w:val="0"/>
          <w:marBottom w:val="0"/>
          <w:divBdr>
            <w:top w:val="none" w:sz="0" w:space="0" w:color="auto"/>
            <w:left w:val="none" w:sz="0" w:space="0" w:color="auto"/>
            <w:bottom w:val="none" w:sz="0" w:space="0" w:color="auto"/>
            <w:right w:val="none" w:sz="0" w:space="0" w:color="auto"/>
          </w:divBdr>
        </w:div>
        <w:div w:id="1873613898">
          <w:marLeft w:val="480"/>
          <w:marRight w:val="0"/>
          <w:marTop w:val="0"/>
          <w:marBottom w:val="0"/>
          <w:divBdr>
            <w:top w:val="none" w:sz="0" w:space="0" w:color="auto"/>
            <w:left w:val="none" w:sz="0" w:space="0" w:color="auto"/>
            <w:bottom w:val="none" w:sz="0" w:space="0" w:color="auto"/>
            <w:right w:val="none" w:sz="0" w:space="0" w:color="auto"/>
          </w:divBdr>
        </w:div>
        <w:div w:id="1893543565">
          <w:marLeft w:val="480"/>
          <w:marRight w:val="0"/>
          <w:marTop w:val="0"/>
          <w:marBottom w:val="0"/>
          <w:divBdr>
            <w:top w:val="none" w:sz="0" w:space="0" w:color="auto"/>
            <w:left w:val="none" w:sz="0" w:space="0" w:color="auto"/>
            <w:bottom w:val="none" w:sz="0" w:space="0" w:color="auto"/>
            <w:right w:val="none" w:sz="0" w:space="0" w:color="auto"/>
          </w:divBdr>
        </w:div>
        <w:div w:id="1917546564">
          <w:marLeft w:val="480"/>
          <w:marRight w:val="0"/>
          <w:marTop w:val="0"/>
          <w:marBottom w:val="0"/>
          <w:divBdr>
            <w:top w:val="none" w:sz="0" w:space="0" w:color="auto"/>
            <w:left w:val="none" w:sz="0" w:space="0" w:color="auto"/>
            <w:bottom w:val="none" w:sz="0" w:space="0" w:color="auto"/>
            <w:right w:val="none" w:sz="0" w:space="0" w:color="auto"/>
          </w:divBdr>
        </w:div>
        <w:div w:id="1963611780">
          <w:marLeft w:val="480"/>
          <w:marRight w:val="0"/>
          <w:marTop w:val="0"/>
          <w:marBottom w:val="0"/>
          <w:divBdr>
            <w:top w:val="none" w:sz="0" w:space="0" w:color="auto"/>
            <w:left w:val="none" w:sz="0" w:space="0" w:color="auto"/>
            <w:bottom w:val="none" w:sz="0" w:space="0" w:color="auto"/>
            <w:right w:val="none" w:sz="0" w:space="0" w:color="auto"/>
          </w:divBdr>
        </w:div>
        <w:div w:id="1963684493">
          <w:marLeft w:val="480"/>
          <w:marRight w:val="0"/>
          <w:marTop w:val="0"/>
          <w:marBottom w:val="0"/>
          <w:divBdr>
            <w:top w:val="none" w:sz="0" w:space="0" w:color="auto"/>
            <w:left w:val="none" w:sz="0" w:space="0" w:color="auto"/>
            <w:bottom w:val="none" w:sz="0" w:space="0" w:color="auto"/>
            <w:right w:val="none" w:sz="0" w:space="0" w:color="auto"/>
          </w:divBdr>
        </w:div>
        <w:div w:id="1995064395">
          <w:marLeft w:val="480"/>
          <w:marRight w:val="0"/>
          <w:marTop w:val="0"/>
          <w:marBottom w:val="0"/>
          <w:divBdr>
            <w:top w:val="none" w:sz="0" w:space="0" w:color="auto"/>
            <w:left w:val="none" w:sz="0" w:space="0" w:color="auto"/>
            <w:bottom w:val="none" w:sz="0" w:space="0" w:color="auto"/>
            <w:right w:val="none" w:sz="0" w:space="0" w:color="auto"/>
          </w:divBdr>
        </w:div>
        <w:div w:id="2036273505">
          <w:marLeft w:val="480"/>
          <w:marRight w:val="0"/>
          <w:marTop w:val="0"/>
          <w:marBottom w:val="0"/>
          <w:divBdr>
            <w:top w:val="none" w:sz="0" w:space="0" w:color="auto"/>
            <w:left w:val="none" w:sz="0" w:space="0" w:color="auto"/>
            <w:bottom w:val="none" w:sz="0" w:space="0" w:color="auto"/>
            <w:right w:val="none" w:sz="0" w:space="0" w:color="auto"/>
          </w:divBdr>
        </w:div>
        <w:div w:id="2065441875">
          <w:marLeft w:val="480"/>
          <w:marRight w:val="0"/>
          <w:marTop w:val="0"/>
          <w:marBottom w:val="0"/>
          <w:divBdr>
            <w:top w:val="none" w:sz="0" w:space="0" w:color="auto"/>
            <w:left w:val="none" w:sz="0" w:space="0" w:color="auto"/>
            <w:bottom w:val="none" w:sz="0" w:space="0" w:color="auto"/>
            <w:right w:val="none" w:sz="0" w:space="0" w:color="auto"/>
          </w:divBdr>
        </w:div>
        <w:div w:id="2134520988">
          <w:marLeft w:val="480"/>
          <w:marRight w:val="0"/>
          <w:marTop w:val="0"/>
          <w:marBottom w:val="0"/>
          <w:divBdr>
            <w:top w:val="none" w:sz="0" w:space="0" w:color="auto"/>
            <w:left w:val="none" w:sz="0" w:space="0" w:color="auto"/>
            <w:bottom w:val="none" w:sz="0" w:space="0" w:color="auto"/>
            <w:right w:val="none" w:sz="0" w:space="0" w:color="auto"/>
          </w:divBdr>
        </w:div>
      </w:divsChild>
    </w:div>
    <w:div w:id="1568416678">
      <w:bodyDiv w:val="1"/>
      <w:marLeft w:val="0"/>
      <w:marRight w:val="0"/>
      <w:marTop w:val="0"/>
      <w:marBottom w:val="0"/>
      <w:divBdr>
        <w:top w:val="none" w:sz="0" w:space="0" w:color="auto"/>
        <w:left w:val="none" w:sz="0" w:space="0" w:color="auto"/>
        <w:bottom w:val="none" w:sz="0" w:space="0" w:color="auto"/>
        <w:right w:val="none" w:sz="0" w:space="0" w:color="auto"/>
      </w:divBdr>
      <w:divsChild>
        <w:div w:id="18436022">
          <w:marLeft w:val="480"/>
          <w:marRight w:val="0"/>
          <w:marTop w:val="0"/>
          <w:marBottom w:val="0"/>
          <w:divBdr>
            <w:top w:val="none" w:sz="0" w:space="0" w:color="auto"/>
            <w:left w:val="none" w:sz="0" w:space="0" w:color="auto"/>
            <w:bottom w:val="none" w:sz="0" w:space="0" w:color="auto"/>
            <w:right w:val="none" w:sz="0" w:space="0" w:color="auto"/>
          </w:divBdr>
        </w:div>
        <w:div w:id="22368696">
          <w:marLeft w:val="480"/>
          <w:marRight w:val="0"/>
          <w:marTop w:val="0"/>
          <w:marBottom w:val="0"/>
          <w:divBdr>
            <w:top w:val="none" w:sz="0" w:space="0" w:color="auto"/>
            <w:left w:val="none" w:sz="0" w:space="0" w:color="auto"/>
            <w:bottom w:val="none" w:sz="0" w:space="0" w:color="auto"/>
            <w:right w:val="none" w:sz="0" w:space="0" w:color="auto"/>
          </w:divBdr>
        </w:div>
        <w:div w:id="31805309">
          <w:marLeft w:val="480"/>
          <w:marRight w:val="0"/>
          <w:marTop w:val="0"/>
          <w:marBottom w:val="0"/>
          <w:divBdr>
            <w:top w:val="none" w:sz="0" w:space="0" w:color="auto"/>
            <w:left w:val="none" w:sz="0" w:space="0" w:color="auto"/>
            <w:bottom w:val="none" w:sz="0" w:space="0" w:color="auto"/>
            <w:right w:val="none" w:sz="0" w:space="0" w:color="auto"/>
          </w:divBdr>
        </w:div>
        <w:div w:id="59640235">
          <w:marLeft w:val="480"/>
          <w:marRight w:val="0"/>
          <w:marTop w:val="0"/>
          <w:marBottom w:val="0"/>
          <w:divBdr>
            <w:top w:val="none" w:sz="0" w:space="0" w:color="auto"/>
            <w:left w:val="none" w:sz="0" w:space="0" w:color="auto"/>
            <w:bottom w:val="none" w:sz="0" w:space="0" w:color="auto"/>
            <w:right w:val="none" w:sz="0" w:space="0" w:color="auto"/>
          </w:divBdr>
        </w:div>
        <w:div w:id="98649116">
          <w:marLeft w:val="480"/>
          <w:marRight w:val="0"/>
          <w:marTop w:val="0"/>
          <w:marBottom w:val="0"/>
          <w:divBdr>
            <w:top w:val="none" w:sz="0" w:space="0" w:color="auto"/>
            <w:left w:val="none" w:sz="0" w:space="0" w:color="auto"/>
            <w:bottom w:val="none" w:sz="0" w:space="0" w:color="auto"/>
            <w:right w:val="none" w:sz="0" w:space="0" w:color="auto"/>
          </w:divBdr>
        </w:div>
        <w:div w:id="107897965">
          <w:marLeft w:val="480"/>
          <w:marRight w:val="0"/>
          <w:marTop w:val="0"/>
          <w:marBottom w:val="0"/>
          <w:divBdr>
            <w:top w:val="none" w:sz="0" w:space="0" w:color="auto"/>
            <w:left w:val="none" w:sz="0" w:space="0" w:color="auto"/>
            <w:bottom w:val="none" w:sz="0" w:space="0" w:color="auto"/>
            <w:right w:val="none" w:sz="0" w:space="0" w:color="auto"/>
          </w:divBdr>
        </w:div>
        <w:div w:id="120198179">
          <w:marLeft w:val="480"/>
          <w:marRight w:val="0"/>
          <w:marTop w:val="0"/>
          <w:marBottom w:val="0"/>
          <w:divBdr>
            <w:top w:val="none" w:sz="0" w:space="0" w:color="auto"/>
            <w:left w:val="none" w:sz="0" w:space="0" w:color="auto"/>
            <w:bottom w:val="none" w:sz="0" w:space="0" w:color="auto"/>
            <w:right w:val="none" w:sz="0" w:space="0" w:color="auto"/>
          </w:divBdr>
        </w:div>
        <w:div w:id="173426468">
          <w:marLeft w:val="480"/>
          <w:marRight w:val="0"/>
          <w:marTop w:val="0"/>
          <w:marBottom w:val="0"/>
          <w:divBdr>
            <w:top w:val="none" w:sz="0" w:space="0" w:color="auto"/>
            <w:left w:val="none" w:sz="0" w:space="0" w:color="auto"/>
            <w:bottom w:val="none" w:sz="0" w:space="0" w:color="auto"/>
            <w:right w:val="none" w:sz="0" w:space="0" w:color="auto"/>
          </w:divBdr>
        </w:div>
        <w:div w:id="204099510">
          <w:marLeft w:val="480"/>
          <w:marRight w:val="0"/>
          <w:marTop w:val="0"/>
          <w:marBottom w:val="0"/>
          <w:divBdr>
            <w:top w:val="none" w:sz="0" w:space="0" w:color="auto"/>
            <w:left w:val="none" w:sz="0" w:space="0" w:color="auto"/>
            <w:bottom w:val="none" w:sz="0" w:space="0" w:color="auto"/>
            <w:right w:val="none" w:sz="0" w:space="0" w:color="auto"/>
          </w:divBdr>
        </w:div>
        <w:div w:id="222639005">
          <w:marLeft w:val="480"/>
          <w:marRight w:val="0"/>
          <w:marTop w:val="0"/>
          <w:marBottom w:val="0"/>
          <w:divBdr>
            <w:top w:val="none" w:sz="0" w:space="0" w:color="auto"/>
            <w:left w:val="none" w:sz="0" w:space="0" w:color="auto"/>
            <w:bottom w:val="none" w:sz="0" w:space="0" w:color="auto"/>
            <w:right w:val="none" w:sz="0" w:space="0" w:color="auto"/>
          </w:divBdr>
        </w:div>
        <w:div w:id="245723210">
          <w:marLeft w:val="480"/>
          <w:marRight w:val="0"/>
          <w:marTop w:val="0"/>
          <w:marBottom w:val="0"/>
          <w:divBdr>
            <w:top w:val="none" w:sz="0" w:space="0" w:color="auto"/>
            <w:left w:val="none" w:sz="0" w:space="0" w:color="auto"/>
            <w:bottom w:val="none" w:sz="0" w:space="0" w:color="auto"/>
            <w:right w:val="none" w:sz="0" w:space="0" w:color="auto"/>
          </w:divBdr>
        </w:div>
        <w:div w:id="292954721">
          <w:marLeft w:val="480"/>
          <w:marRight w:val="0"/>
          <w:marTop w:val="0"/>
          <w:marBottom w:val="0"/>
          <w:divBdr>
            <w:top w:val="none" w:sz="0" w:space="0" w:color="auto"/>
            <w:left w:val="none" w:sz="0" w:space="0" w:color="auto"/>
            <w:bottom w:val="none" w:sz="0" w:space="0" w:color="auto"/>
            <w:right w:val="none" w:sz="0" w:space="0" w:color="auto"/>
          </w:divBdr>
        </w:div>
        <w:div w:id="299893271">
          <w:marLeft w:val="480"/>
          <w:marRight w:val="0"/>
          <w:marTop w:val="0"/>
          <w:marBottom w:val="0"/>
          <w:divBdr>
            <w:top w:val="none" w:sz="0" w:space="0" w:color="auto"/>
            <w:left w:val="none" w:sz="0" w:space="0" w:color="auto"/>
            <w:bottom w:val="none" w:sz="0" w:space="0" w:color="auto"/>
            <w:right w:val="none" w:sz="0" w:space="0" w:color="auto"/>
          </w:divBdr>
        </w:div>
        <w:div w:id="346446858">
          <w:marLeft w:val="480"/>
          <w:marRight w:val="0"/>
          <w:marTop w:val="0"/>
          <w:marBottom w:val="0"/>
          <w:divBdr>
            <w:top w:val="none" w:sz="0" w:space="0" w:color="auto"/>
            <w:left w:val="none" w:sz="0" w:space="0" w:color="auto"/>
            <w:bottom w:val="none" w:sz="0" w:space="0" w:color="auto"/>
            <w:right w:val="none" w:sz="0" w:space="0" w:color="auto"/>
          </w:divBdr>
        </w:div>
        <w:div w:id="379014314">
          <w:marLeft w:val="480"/>
          <w:marRight w:val="0"/>
          <w:marTop w:val="0"/>
          <w:marBottom w:val="0"/>
          <w:divBdr>
            <w:top w:val="none" w:sz="0" w:space="0" w:color="auto"/>
            <w:left w:val="none" w:sz="0" w:space="0" w:color="auto"/>
            <w:bottom w:val="none" w:sz="0" w:space="0" w:color="auto"/>
            <w:right w:val="none" w:sz="0" w:space="0" w:color="auto"/>
          </w:divBdr>
        </w:div>
        <w:div w:id="400568998">
          <w:marLeft w:val="480"/>
          <w:marRight w:val="0"/>
          <w:marTop w:val="0"/>
          <w:marBottom w:val="0"/>
          <w:divBdr>
            <w:top w:val="none" w:sz="0" w:space="0" w:color="auto"/>
            <w:left w:val="none" w:sz="0" w:space="0" w:color="auto"/>
            <w:bottom w:val="none" w:sz="0" w:space="0" w:color="auto"/>
            <w:right w:val="none" w:sz="0" w:space="0" w:color="auto"/>
          </w:divBdr>
        </w:div>
        <w:div w:id="435757726">
          <w:marLeft w:val="480"/>
          <w:marRight w:val="0"/>
          <w:marTop w:val="0"/>
          <w:marBottom w:val="0"/>
          <w:divBdr>
            <w:top w:val="none" w:sz="0" w:space="0" w:color="auto"/>
            <w:left w:val="none" w:sz="0" w:space="0" w:color="auto"/>
            <w:bottom w:val="none" w:sz="0" w:space="0" w:color="auto"/>
            <w:right w:val="none" w:sz="0" w:space="0" w:color="auto"/>
          </w:divBdr>
        </w:div>
        <w:div w:id="436563087">
          <w:marLeft w:val="480"/>
          <w:marRight w:val="0"/>
          <w:marTop w:val="0"/>
          <w:marBottom w:val="0"/>
          <w:divBdr>
            <w:top w:val="none" w:sz="0" w:space="0" w:color="auto"/>
            <w:left w:val="none" w:sz="0" w:space="0" w:color="auto"/>
            <w:bottom w:val="none" w:sz="0" w:space="0" w:color="auto"/>
            <w:right w:val="none" w:sz="0" w:space="0" w:color="auto"/>
          </w:divBdr>
        </w:div>
        <w:div w:id="473571350">
          <w:marLeft w:val="480"/>
          <w:marRight w:val="0"/>
          <w:marTop w:val="0"/>
          <w:marBottom w:val="0"/>
          <w:divBdr>
            <w:top w:val="none" w:sz="0" w:space="0" w:color="auto"/>
            <w:left w:val="none" w:sz="0" w:space="0" w:color="auto"/>
            <w:bottom w:val="none" w:sz="0" w:space="0" w:color="auto"/>
            <w:right w:val="none" w:sz="0" w:space="0" w:color="auto"/>
          </w:divBdr>
        </w:div>
        <w:div w:id="481585467">
          <w:marLeft w:val="480"/>
          <w:marRight w:val="0"/>
          <w:marTop w:val="0"/>
          <w:marBottom w:val="0"/>
          <w:divBdr>
            <w:top w:val="none" w:sz="0" w:space="0" w:color="auto"/>
            <w:left w:val="none" w:sz="0" w:space="0" w:color="auto"/>
            <w:bottom w:val="none" w:sz="0" w:space="0" w:color="auto"/>
            <w:right w:val="none" w:sz="0" w:space="0" w:color="auto"/>
          </w:divBdr>
        </w:div>
        <w:div w:id="495153759">
          <w:marLeft w:val="480"/>
          <w:marRight w:val="0"/>
          <w:marTop w:val="0"/>
          <w:marBottom w:val="0"/>
          <w:divBdr>
            <w:top w:val="none" w:sz="0" w:space="0" w:color="auto"/>
            <w:left w:val="none" w:sz="0" w:space="0" w:color="auto"/>
            <w:bottom w:val="none" w:sz="0" w:space="0" w:color="auto"/>
            <w:right w:val="none" w:sz="0" w:space="0" w:color="auto"/>
          </w:divBdr>
        </w:div>
        <w:div w:id="497697195">
          <w:marLeft w:val="480"/>
          <w:marRight w:val="0"/>
          <w:marTop w:val="0"/>
          <w:marBottom w:val="0"/>
          <w:divBdr>
            <w:top w:val="none" w:sz="0" w:space="0" w:color="auto"/>
            <w:left w:val="none" w:sz="0" w:space="0" w:color="auto"/>
            <w:bottom w:val="none" w:sz="0" w:space="0" w:color="auto"/>
            <w:right w:val="none" w:sz="0" w:space="0" w:color="auto"/>
          </w:divBdr>
        </w:div>
        <w:div w:id="517084834">
          <w:marLeft w:val="480"/>
          <w:marRight w:val="0"/>
          <w:marTop w:val="0"/>
          <w:marBottom w:val="0"/>
          <w:divBdr>
            <w:top w:val="none" w:sz="0" w:space="0" w:color="auto"/>
            <w:left w:val="none" w:sz="0" w:space="0" w:color="auto"/>
            <w:bottom w:val="none" w:sz="0" w:space="0" w:color="auto"/>
            <w:right w:val="none" w:sz="0" w:space="0" w:color="auto"/>
          </w:divBdr>
        </w:div>
        <w:div w:id="539896938">
          <w:marLeft w:val="480"/>
          <w:marRight w:val="0"/>
          <w:marTop w:val="0"/>
          <w:marBottom w:val="0"/>
          <w:divBdr>
            <w:top w:val="none" w:sz="0" w:space="0" w:color="auto"/>
            <w:left w:val="none" w:sz="0" w:space="0" w:color="auto"/>
            <w:bottom w:val="none" w:sz="0" w:space="0" w:color="auto"/>
            <w:right w:val="none" w:sz="0" w:space="0" w:color="auto"/>
          </w:divBdr>
        </w:div>
        <w:div w:id="550113971">
          <w:marLeft w:val="480"/>
          <w:marRight w:val="0"/>
          <w:marTop w:val="0"/>
          <w:marBottom w:val="0"/>
          <w:divBdr>
            <w:top w:val="none" w:sz="0" w:space="0" w:color="auto"/>
            <w:left w:val="none" w:sz="0" w:space="0" w:color="auto"/>
            <w:bottom w:val="none" w:sz="0" w:space="0" w:color="auto"/>
            <w:right w:val="none" w:sz="0" w:space="0" w:color="auto"/>
          </w:divBdr>
        </w:div>
        <w:div w:id="594824079">
          <w:marLeft w:val="480"/>
          <w:marRight w:val="0"/>
          <w:marTop w:val="0"/>
          <w:marBottom w:val="0"/>
          <w:divBdr>
            <w:top w:val="none" w:sz="0" w:space="0" w:color="auto"/>
            <w:left w:val="none" w:sz="0" w:space="0" w:color="auto"/>
            <w:bottom w:val="none" w:sz="0" w:space="0" w:color="auto"/>
            <w:right w:val="none" w:sz="0" w:space="0" w:color="auto"/>
          </w:divBdr>
        </w:div>
        <w:div w:id="617566875">
          <w:marLeft w:val="480"/>
          <w:marRight w:val="0"/>
          <w:marTop w:val="0"/>
          <w:marBottom w:val="0"/>
          <w:divBdr>
            <w:top w:val="none" w:sz="0" w:space="0" w:color="auto"/>
            <w:left w:val="none" w:sz="0" w:space="0" w:color="auto"/>
            <w:bottom w:val="none" w:sz="0" w:space="0" w:color="auto"/>
            <w:right w:val="none" w:sz="0" w:space="0" w:color="auto"/>
          </w:divBdr>
        </w:div>
        <w:div w:id="675809473">
          <w:marLeft w:val="480"/>
          <w:marRight w:val="0"/>
          <w:marTop w:val="0"/>
          <w:marBottom w:val="0"/>
          <w:divBdr>
            <w:top w:val="none" w:sz="0" w:space="0" w:color="auto"/>
            <w:left w:val="none" w:sz="0" w:space="0" w:color="auto"/>
            <w:bottom w:val="none" w:sz="0" w:space="0" w:color="auto"/>
            <w:right w:val="none" w:sz="0" w:space="0" w:color="auto"/>
          </w:divBdr>
        </w:div>
        <w:div w:id="704019969">
          <w:marLeft w:val="480"/>
          <w:marRight w:val="0"/>
          <w:marTop w:val="0"/>
          <w:marBottom w:val="0"/>
          <w:divBdr>
            <w:top w:val="none" w:sz="0" w:space="0" w:color="auto"/>
            <w:left w:val="none" w:sz="0" w:space="0" w:color="auto"/>
            <w:bottom w:val="none" w:sz="0" w:space="0" w:color="auto"/>
            <w:right w:val="none" w:sz="0" w:space="0" w:color="auto"/>
          </w:divBdr>
        </w:div>
        <w:div w:id="822694873">
          <w:marLeft w:val="480"/>
          <w:marRight w:val="0"/>
          <w:marTop w:val="0"/>
          <w:marBottom w:val="0"/>
          <w:divBdr>
            <w:top w:val="none" w:sz="0" w:space="0" w:color="auto"/>
            <w:left w:val="none" w:sz="0" w:space="0" w:color="auto"/>
            <w:bottom w:val="none" w:sz="0" w:space="0" w:color="auto"/>
            <w:right w:val="none" w:sz="0" w:space="0" w:color="auto"/>
          </w:divBdr>
        </w:div>
        <w:div w:id="826942343">
          <w:marLeft w:val="480"/>
          <w:marRight w:val="0"/>
          <w:marTop w:val="0"/>
          <w:marBottom w:val="0"/>
          <w:divBdr>
            <w:top w:val="none" w:sz="0" w:space="0" w:color="auto"/>
            <w:left w:val="none" w:sz="0" w:space="0" w:color="auto"/>
            <w:bottom w:val="none" w:sz="0" w:space="0" w:color="auto"/>
            <w:right w:val="none" w:sz="0" w:space="0" w:color="auto"/>
          </w:divBdr>
        </w:div>
        <w:div w:id="911813858">
          <w:marLeft w:val="480"/>
          <w:marRight w:val="0"/>
          <w:marTop w:val="0"/>
          <w:marBottom w:val="0"/>
          <w:divBdr>
            <w:top w:val="none" w:sz="0" w:space="0" w:color="auto"/>
            <w:left w:val="none" w:sz="0" w:space="0" w:color="auto"/>
            <w:bottom w:val="none" w:sz="0" w:space="0" w:color="auto"/>
            <w:right w:val="none" w:sz="0" w:space="0" w:color="auto"/>
          </w:divBdr>
        </w:div>
        <w:div w:id="1013415204">
          <w:marLeft w:val="480"/>
          <w:marRight w:val="0"/>
          <w:marTop w:val="0"/>
          <w:marBottom w:val="0"/>
          <w:divBdr>
            <w:top w:val="none" w:sz="0" w:space="0" w:color="auto"/>
            <w:left w:val="none" w:sz="0" w:space="0" w:color="auto"/>
            <w:bottom w:val="none" w:sz="0" w:space="0" w:color="auto"/>
            <w:right w:val="none" w:sz="0" w:space="0" w:color="auto"/>
          </w:divBdr>
        </w:div>
        <w:div w:id="1111435006">
          <w:marLeft w:val="480"/>
          <w:marRight w:val="0"/>
          <w:marTop w:val="0"/>
          <w:marBottom w:val="0"/>
          <w:divBdr>
            <w:top w:val="none" w:sz="0" w:space="0" w:color="auto"/>
            <w:left w:val="none" w:sz="0" w:space="0" w:color="auto"/>
            <w:bottom w:val="none" w:sz="0" w:space="0" w:color="auto"/>
            <w:right w:val="none" w:sz="0" w:space="0" w:color="auto"/>
          </w:divBdr>
        </w:div>
        <w:div w:id="1156535084">
          <w:marLeft w:val="480"/>
          <w:marRight w:val="0"/>
          <w:marTop w:val="0"/>
          <w:marBottom w:val="0"/>
          <w:divBdr>
            <w:top w:val="none" w:sz="0" w:space="0" w:color="auto"/>
            <w:left w:val="none" w:sz="0" w:space="0" w:color="auto"/>
            <w:bottom w:val="none" w:sz="0" w:space="0" w:color="auto"/>
            <w:right w:val="none" w:sz="0" w:space="0" w:color="auto"/>
          </w:divBdr>
        </w:div>
        <w:div w:id="1158494389">
          <w:marLeft w:val="480"/>
          <w:marRight w:val="0"/>
          <w:marTop w:val="0"/>
          <w:marBottom w:val="0"/>
          <w:divBdr>
            <w:top w:val="none" w:sz="0" w:space="0" w:color="auto"/>
            <w:left w:val="none" w:sz="0" w:space="0" w:color="auto"/>
            <w:bottom w:val="none" w:sz="0" w:space="0" w:color="auto"/>
            <w:right w:val="none" w:sz="0" w:space="0" w:color="auto"/>
          </w:divBdr>
        </w:div>
        <w:div w:id="1190802905">
          <w:marLeft w:val="480"/>
          <w:marRight w:val="0"/>
          <w:marTop w:val="0"/>
          <w:marBottom w:val="0"/>
          <w:divBdr>
            <w:top w:val="none" w:sz="0" w:space="0" w:color="auto"/>
            <w:left w:val="none" w:sz="0" w:space="0" w:color="auto"/>
            <w:bottom w:val="none" w:sz="0" w:space="0" w:color="auto"/>
            <w:right w:val="none" w:sz="0" w:space="0" w:color="auto"/>
          </w:divBdr>
        </w:div>
        <w:div w:id="1223908732">
          <w:marLeft w:val="480"/>
          <w:marRight w:val="0"/>
          <w:marTop w:val="0"/>
          <w:marBottom w:val="0"/>
          <w:divBdr>
            <w:top w:val="none" w:sz="0" w:space="0" w:color="auto"/>
            <w:left w:val="none" w:sz="0" w:space="0" w:color="auto"/>
            <w:bottom w:val="none" w:sz="0" w:space="0" w:color="auto"/>
            <w:right w:val="none" w:sz="0" w:space="0" w:color="auto"/>
          </w:divBdr>
        </w:div>
        <w:div w:id="1286039357">
          <w:marLeft w:val="480"/>
          <w:marRight w:val="0"/>
          <w:marTop w:val="0"/>
          <w:marBottom w:val="0"/>
          <w:divBdr>
            <w:top w:val="none" w:sz="0" w:space="0" w:color="auto"/>
            <w:left w:val="none" w:sz="0" w:space="0" w:color="auto"/>
            <w:bottom w:val="none" w:sz="0" w:space="0" w:color="auto"/>
            <w:right w:val="none" w:sz="0" w:space="0" w:color="auto"/>
          </w:divBdr>
        </w:div>
        <w:div w:id="1287741253">
          <w:marLeft w:val="480"/>
          <w:marRight w:val="0"/>
          <w:marTop w:val="0"/>
          <w:marBottom w:val="0"/>
          <w:divBdr>
            <w:top w:val="none" w:sz="0" w:space="0" w:color="auto"/>
            <w:left w:val="none" w:sz="0" w:space="0" w:color="auto"/>
            <w:bottom w:val="none" w:sz="0" w:space="0" w:color="auto"/>
            <w:right w:val="none" w:sz="0" w:space="0" w:color="auto"/>
          </w:divBdr>
        </w:div>
        <w:div w:id="1310282949">
          <w:marLeft w:val="480"/>
          <w:marRight w:val="0"/>
          <w:marTop w:val="0"/>
          <w:marBottom w:val="0"/>
          <w:divBdr>
            <w:top w:val="none" w:sz="0" w:space="0" w:color="auto"/>
            <w:left w:val="none" w:sz="0" w:space="0" w:color="auto"/>
            <w:bottom w:val="none" w:sz="0" w:space="0" w:color="auto"/>
            <w:right w:val="none" w:sz="0" w:space="0" w:color="auto"/>
          </w:divBdr>
        </w:div>
        <w:div w:id="1318874090">
          <w:marLeft w:val="480"/>
          <w:marRight w:val="0"/>
          <w:marTop w:val="0"/>
          <w:marBottom w:val="0"/>
          <w:divBdr>
            <w:top w:val="none" w:sz="0" w:space="0" w:color="auto"/>
            <w:left w:val="none" w:sz="0" w:space="0" w:color="auto"/>
            <w:bottom w:val="none" w:sz="0" w:space="0" w:color="auto"/>
            <w:right w:val="none" w:sz="0" w:space="0" w:color="auto"/>
          </w:divBdr>
        </w:div>
        <w:div w:id="1354989536">
          <w:marLeft w:val="480"/>
          <w:marRight w:val="0"/>
          <w:marTop w:val="0"/>
          <w:marBottom w:val="0"/>
          <w:divBdr>
            <w:top w:val="none" w:sz="0" w:space="0" w:color="auto"/>
            <w:left w:val="none" w:sz="0" w:space="0" w:color="auto"/>
            <w:bottom w:val="none" w:sz="0" w:space="0" w:color="auto"/>
            <w:right w:val="none" w:sz="0" w:space="0" w:color="auto"/>
          </w:divBdr>
        </w:div>
        <w:div w:id="1356733319">
          <w:marLeft w:val="480"/>
          <w:marRight w:val="0"/>
          <w:marTop w:val="0"/>
          <w:marBottom w:val="0"/>
          <w:divBdr>
            <w:top w:val="none" w:sz="0" w:space="0" w:color="auto"/>
            <w:left w:val="none" w:sz="0" w:space="0" w:color="auto"/>
            <w:bottom w:val="none" w:sz="0" w:space="0" w:color="auto"/>
            <w:right w:val="none" w:sz="0" w:space="0" w:color="auto"/>
          </w:divBdr>
        </w:div>
        <w:div w:id="1365057986">
          <w:marLeft w:val="480"/>
          <w:marRight w:val="0"/>
          <w:marTop w:val="0"/>
          <w:marBottom w:val="0"/>
          <w:divBdr>
            <w:top w:val="none" w:sz="0" w:space="0" w:color="auto"/>
            <w:left w:val="none" w:sz="0" w:space="0" w:color="auto"/>
            <w:bottom w:val="none" w:sz="0" w:space="0" w:color="auto"/>
            <w:right w:val="none" w:sz="0" w:space="0" w:color="auto"/>
          </w:divBdr>
        </w:div>
        <w:div w:id="1448425918">
          <w:marLeft w:val="480"/>
          <w:marRight w:val="0"/>
          <w:marTop w:val="0"/>
          <w:marBottom w:val="0"/>
          <w:divBdr>
            <w:top w:val="none" w:sz="0" w:space="0" w:color="auto"/>
            <w:left w:val="none" w:sz="0" w:space="0" w:color="auto"/>
            <w:bottom w:val="none" w:sz="0" w:space="0" w:color="auto"/>
            <w:right w:val="none" w:sz="0" w:space="0" w:color="auto"/>
          </w:divBdr>
        </w:div>
        <w:div w:id="1479346201">
          <w:marLeft w:val="480"/>
          <w:marRight w:val="0"/>
          <w:marTop w:val="0"/>
          <w:marBottom w:val="0"/>
          <w:divBdr>
            <w:top w:val="none" w:sz="0" w:space="0" w:color="auto"/>
            <w:left w:val="none" w:sz="0" w:space="0" w:color="auto"/>
            <w:bottom w:val="none" w:sz="0" w:space="0" w:color="auto"/>
            <w:right w:val="none" w:sz="0" w:space="0" w:color="auto"/>
          </w:divBdr>
        </w:div>
        <w:div w:id="1492721305">
          <w:marLeft w:val="480"/>
          <w:marRight w:val="0"/>
          <w:marTop w:val="0"/>
          <w:marBottom w:val="0"/>
          <w:divBdr>
            <w:top w:val="none" w:sz="0" w:space="0" w:color="auto"/>
            <w:left w:val="none" w:sz="0" w:space="0" w:color="auto"/>
            <w:bottom w:val="none" w:sz="0" w:space="0" w:color="auto"/>
            <w:right w:val="none" w:sz="0" w:space="0" w:color="auto"/>
          </w:divBdr>
        </w:div>
        <w:div w:id="1522935940">
          <w:marLeft w:val="480"/>
          <w:marRight w:val="0"/>
          <w:marTop w:val="0"/>
          <w:marBottom w:val="0"/>
          <w:divBdr>
            <w:top w:val="none" w:sz="0" w:space="0" w:color="auto"/>
            <w:left w:val="none" w:sz="0" w:space="0" w:color="auto"/>
            <w:bottom w:val="none" w:sz="0" w:space="0" w:color="auto"/>
            <w:right w:val="none" w:sz="0" w:space="0" w:color="auto"/>
          </w:divBdr>
        </w:div>
        <w:div w:id="1530289956">
          <w:marLeft w:val="480"/>
          <w:marRight w:val="0"/>
          <w:marTop w:val="0"/>
          <w:marBottom w:val="0"/>
          <w:divBdr>
            <w:top w:val="none" w:sz="0" w:space="0" w:color="auto"/>
            <w:left w:val="none" w:sz="0" w:space="0" w:color="auto"/>
            <w:bottom w:val="none" w:sz="0" w:space="0" w:color="auto"/>
            <w:right w:val="none" w:sz="0" w:space="0" w:color="auto"/>
          </w:divBdr>
        </w:div>
        <w:div w:id="1595359872">
          <w:marLeft w:val="480"/>
          <w:marRight w:val="0"/>
          <w:marTop w:val="0"/>
          <w:marBottom w:val="0"/>
          <w:divBdr>
            <w:top w:val="none" w:sz="0" w:space="0" w:color="auto"/>
            <w:left w:val="none" w:sz="0" w:space="0" w:color="auto"/>
            <w:bottom w:val="none" w:sz="0" w:space="0" w:color="auto"/>
            <w:right w:val="none" w:sz="0" w:space="0" w:color="auto"/>
          </w:divBdr>
        </w:div>
        <w:div w:id="1692683944">
          <w:marLeft w:val="480"/>
          <w:marRight w:val="0"/>
          <w:marTop w:val="0"/>
          <w:marBottom w:val="0"/>
          <w:divBdr>
            <w:top w:val="none" w:sz="0" w:space="0" w:color="auto"/>
            <w:left w:val="none" w:sz="0" w:space="0" w:color="auto"/>
            <w:bottom w:val="none" w:sz="0" w:space="0" w:color="auto"/>
            <w:right w:val="none" w:sz="0" w:space="0" w:color="auto"/>
          </w:divBdr>
        </w:div>
        <w:div w:id="1699425613">
          <w:marLeft w:val="480"/>
          <w:marRight w:val="0"/>
          <w:marTop w:val="0"/>
          <w:marBottom w:val="0"/>
          <w:divBdr>
            <w:top w:val="none" w:sz="0" w:space="0" w:color="auto"/>
            <w:left w:val="none" w:sz="0" w:space="0" w:color="auto"/>
            <w:bottom w:val="none" w:sz="0" w:space="0" w:color="auto"/>
            <w:right w:val="none" w:sz="0" w:space="0" w:color="auto"/>
          </w:divBdr>
        </w:div>
        <w:div w:id="1719820190">
          <w:marLeft w:val="480"/>
          <w:marRight w:val="0"/>
          <w:marTop w:val="0"/>
          <w:marBottom w:val="0"/>
          <w:divBdr>
            <w:top w:val="none" w:sz="0" w:space="0" w:color="auto"/>
            <w:left w:val="none" w:sz="0" w:space="0" w:color="auto"/>
            <w:bottom w:val="none" w:sz="0" w:space="0" w:color="auto"/>
            <w:right w:val="none" w:sz="0" w:space="0" w:color="auto"/>
          </w:divBdr>
        </w:div>
        <w:div w:id="1820267028">
          <w:marLeft w:val="480"/>
          <w:marRight w:val="0"/>
          <w:marTop w:val="0"/>
          <w:marBottom w:val="0"/>
          <w:divBdr>
            <w:top w:val="none" w:sz="0" w:space="0" w:color="auto"/>
            <w:left w:val="none" w:sz="0" w:space="0" w:color="auto"/>
            <w:bottom w:val="none" w:sz="0" w:space="0" w:color="auto"/>
            <w:right w:val="none" w:sz="0" w:space="0" w:color="auto"/>
          </w:divBdr>
        </w:div>
        <w:div w:id="1834488497">
          <w:marLeft w:val="480"/>
          <w:marRight w:val="0"/>
          <w:marTop w:val="0"/>
          <w:marBottom w:val="0"/>
          <w:divBdr>
            <w:top w:val="none" w:sz="0" w:space="0" w:color="auto"/>
            <w:left w:val="none" w:sz="0" w:space="0" w:color="auto"/>
            <w:bottom w:val="none" w:sz="0" w:space="0" w:color="auto"/>
            <w:right w:val="none" w:sz="0" w:space="0" w:color="auto"/>
          </w:divBdr>
        </w:div>
        <w:div w:id="1976183052">
          <w:marLeft w:val="480"/>
          <w:marRight w:val="0"/>
          <w:marTop w:val="0"/>
          <w:marBottom w:val="0"/>
          <w:divBdr>
            <w:top w:val="none" w:sz="0" w:space="0" w:color="auto"/>
            <w:left w:val="none" w:sz="0" w:space="0" w:color="auto"/>
            <w:bottom w:val="none" w:sz="0" w:space="0" w:color="auto"/>
            <w:right w:val="none" w:sz="0" w:space="0" w:color="auto"/>
          </w:divBdr>
        </w:div>
        <w:div w:id="2066751845">
          <w:marLeft w:val="480"/>
          <w:marRight w:val="0"/>
          <w:marTop w:val="0"/>
          <w:marBottom w:val="0"/>
          <w:divBdr>
            <w:top w:val="none" w:sz="0" w:space="0" w:color="auto"/>
            <w:left w:val="none" w:sz="0" w:space="0" w:color="auto"/>
            <w:bottom w:val="none" w:sz="0" w:space="0" w:color="auto"/>
            <w:right w:val="none" w:sz="0" w:space="0" w:color="auto"/>
          </w:divBdr>
        </w:div>
        <w:div w:id="2084138350">
          <w:marLeft w:val="480"/>
          <w:marRight w:val="0"/>
          <w:marTop w:val="0"/>
          <w:marBottom w:val="0"/>
          <w:divBdr>
            <w:top w:val="none" w:sz="0" w:space="0" w:color="auto"/>
            <w:left w:val="none" w:sz="0" w:space="0" w:color="auto"/>
            <w:bottom w:val="none" w:sz="0" w:space="0" w:color="auto"/>
            <w:right w:val="none" w:sz="0" w:space="0" w:color="auto"/>
          </w:divBdr>
        </w:div>
      </w:divsChild>
    </w:div>
    <w:div w:id="1575623769">
      <w:bodyDiv w:val="1"/>
      <w:marLeft w:val="0"/>
      <w:marRight w:val="0"/>
      <w:marTop w:val="0"/>
      <w:marBottom w:val="0"/>
      <w:divBdr>
        <w:top w:val="none" w:sz="0" w:space="0" w:color="auto"/>
        <w:left w:val="none" w:sz="0" w:space="0" w:color="auto"/>
        <w:bottom w:val="none" w:sz="0" w:space="0" w:color="auto"/>
        <w:right w:val="none" w:sz="0" w:space="0" w:color="auto"/>
      </w:divBdr>
      <w:divsChild>
        <w:div w:id="38632529">
          <w:marLeft w:val="480"/>
          <w:marRight w:val="0"/>
          <w:marTop w:val="0"/>
          <w:marBottom w:val="0"/>
          <w:divBdr>
            <w:top w:val="none" w:sz="0" w:space="0" w:color="auto"/>
            <w:left w:val="none" w:sz="0" w:space="0" w:color="auto"/>
            <w:bottom w:val="none" w:sz="0" w:space="0" w:color="auto"/>
            <w:right w:val="none" w:sz="0" w:space="0" w:color="auto"/>
          </w:divBdr>
        </w:div>
        <w:div w:id="71198503">
          <w:marLeft w:val="480"/>
          <w:marRight w:val="0"/>
          <w:marTop w:val="0"/>
          <w:marBottom w:val="0"/>
          <w:divBdr>
            <w:top w:val="none" w:sz="0" w:space="0" w:color="auto"/>
            <w:left w:val="none" w:sz="0" w:space="0" w:color="auto"/>
            <w:bottom w:val="none" w:sz="0" w:space="0" w:color="auto"/>
            <w:right w:val="none" w:sz="0" w:space="0" w:color="auto"/>
          </w:divBdr>
        </w:div>
        <w:div w:id="76828433">
          <w:marLeft w:val="480"/>
          <w:marRight w:val="0"/>
          <w:marTop w:val="0"/>
          <w:marBottom w:val="0"/>
          <w:divBdr>
            <w:top w:val="none" w:sz="0" w:space="0" w:color="auto"/>
            <w:left w:val="none" w:sz="0" w:space="0" w:color="auto"/>
            <w:bottom w:val="none" w:sz="0" w:space="0" w:color="auto"/>
            <w:right w:val="none" w:sz="0" w:space="0" w:color="auto"/>
          </w:divBdr>
        </w:div>
        <w:div w:id="134641899">
          <w:marLeft w:val="480"/>
          <w:marRight w:val="0"/>
          <w:marTop w:val="0"/>
          <w:marBottom w:val="0"/>
          <w:divBdr>
            <w:top w:val="none" w:sz="0" w:space="0" w:color="auto"/>
            <w:left w:val="none" w:sz="0" w:space="0" w:color="auto"/>
            <w:bottom w:val="none" w:sz="0" w:space="0" w:color="auto"/>
            <w:right w:val="none" w:sz="0" w:space="0" w:color="auto"/>
          </w:divBdr>
        </w:div>
        <w:div w:id="175465354">
          <w:marLeft w:val="480"/>
          <w:marRight w:val="0"/>
          <w:marTop w:val="0"/>
          <w:marBottom w:val="0"/>
          <w:divBdr>
            <w:top w:val="none" w:sz="0" w:space="0" w:color="auto"/>
            <w:left w:val="none" w:sz="0" w:space="0" w:color="auto"/>
            <w:bottom w:val="none" w:sz="0" w:space="0" w:color="auto"/>
            <w:right w:val="none" w:sz="0" w:space="0" w:color="auto"/>
          </w:divBdr>
        </w:div>
        <w:div w:id="208106496">
          <w:marLeft w:val="480"/>
          <w:marRight w:val="0"/>
          <w:marTop w:val="0"/>
          <w:marBottom w:val="0"/>
          <w:divBdr>
            <w:top w:val="none" w:sz="0" w:space="0" w:color="auto"/>
            <w:left w:val="none" w:sz="0" w:space="0" w:color="auto"/>
            <w:bottom w:val="none" w:sz="0" w:space="0" w:color="auto"/>
            <w:right w:val="none" w:sz="0" w:space="0" w:color="auto"/>
          </w:divBdr>
        </w:div>
        <w:div w:id="209995336">
          <w:marLeft w:val="480"/>
          <w:marRight w:val="0"/>
          <w:marTop w:val="0"/>
          <w:marBottom w:val="0"/>
          <w:divBdr>
            <w:top w:val="none" w:sz="0" w:space="0" w:color="auto"/>
            <w:left w:val="none" w:sz="0" w:space="0" w:color="auto"/>
            <w:bottom w:val="none" w:sz="0" w:space="0" w:color="auto"/>
            <w:right w:val="none" w:sz="0" w:space="0" w:color="auto"/>
          </w:divBdr>
        </w:div>
        <w:div w:id="279149778">
          <w:marLeft w:val="480"/>
          <w:marRight w:val="0"/>
          <w:marTop w:val="0"/>
          <w:marBottom w:val="0"/>
          <w:divBdr>
            <w:top w:val="none" w:sz="0" w:space="0" w:color="auto"/>
            <w:left w:val="none" w:sz="0" w:space="0" w:color="auto"/>
            <w:bottom w:val="none" w:sz="0" w:space="0" w:color="auto"/>
            <w:right w:val="none" w:sz="0" w:space="0" w:color="auto"/>
          </w:divBdr>
        </w:div>
        <w:div w:id="288707146">
          <w:marLeft w:val="480"/>
          <w:marRight w:val="0"/>
          <w:marTop w:val="0"/>
          <w:marBottom w:val="0"/>
          <w:divBdr>
            <w:top w:val="none" w:sz="0" w:space="0" w:color="auto"/>
            <w:left w:val="none" w:sz="0" w:space="0" w:color="auto"/>
            <w:bottom w:val="none" w:sz="0" w:space="0" w:color="auto"/>
            <w:right w:val="none" w:sz="0" w:space="0" w:color="auto"/>
          </w:divBdr>
        </w:div>
        <w:div w:id="293753774">
          <w:marLeft w:val="480"/>
          <w:marRight w:val="0"/>
          <w:marTop w:val="0"/>
          <w:marBottom w:val="0"/>
          <w:divBdr>
            <w:top w:val="none" w:sz="0" w:space="0" w:color="auto"/>
            <w:left w:val="none" w:sz="0" w:space="0" w:color="auto"/>
            <w:bottom w:val="none" w:sz="0" w:space="0" w:color="auto"/>
            <w:right w:val="none" w:sz="0" w:space="0" w:color="auto"/>
          </w:divBdr>
        </w:div>
        <w:div w:id="333804448">
          <w:marLeft w:val="480"/>
          <w:marRight w:val="0"/>
          <w:marTop w:val="0"/>
          <w:marBottom w:val="0"/>
          <w:divBdr>
            <w:top w:val="none" w:sz="0" w:space="0" w:color="auto"/>
            <w:left w:val="none" w:sz="0" w:space="0" w:color="auto"/>
            <w:bottom w:val="none" w:sz="0" w:space="0" w:color="auto"/>
            <w:right w:val="none" w:sz="0" w:space="0" w:color="auto"/>
          </w:divBdr>
        </w:div>
        <w:div w:id="375280850">
          <w:marLeft w:val="480"/>
          <w:marRight w:val="0"/>
          <w:marTop w:val="0"/>
          <w:marBottom w:val="0"/>
          <w:divBdr>
            <w:top w:val="none" w:sz="0" w:space="0" w:color="auto"/>
            <w:left w:val="none" w:sz="0" w:space="0" w:color="auto"/>
            <w:bottom w:val="none" w:sz="0" w:space="0" w:color="auto"/>
            <w:right w:val="none" w:sz="0" w:space="0" w:color="auto"/>
          </w:divBdr>
        </w:div>
        <w:div w:id="377358583">
          <w:marLeft w:val="480"/>
          <w:marRight w:val="0"/>
          <w:marTop w:val="0"/>
          <w:marBottom w:val="0"/>
          <w:divBdr>
            <w:top w:val="none" w:sz="0" w:space="0" w:color="auto"/>
            <w:left w:val="none" w:sz="0" w:space="0" w:color="auto"/>
            <w:bottom w:val="none" w:sz="0" w:space="0" w:color="auto"/>
            <w:right w:val="none" w:sz="0" w:space="0" w:color="auto"/>
          </w:divBdr>
        </w:div>
        <w:div w:id="414397676">
          <w:marLeft w:val="480"/>
          <w:marRight w:val="0"/>
          <w:marTop w:val="0"/>
          <w:marBottom w:val="0"/>
          <w:divBdr>
            <w:top w:val="none" w:sz="0" w:space="0" w:color="auto"/>
            <w:left w:val="none" w:sz="0" w:space="0" w:color="auto"/>
            <w:bottom w:val="none" w:sz="0" w:space="0" w:color="auto"/>
            <w:right w:val="none" w:sz="0" w:space="0" w:color="auto"/>
          </w:divBdr>
        </w:div>
        <w:div w:id="421950621">
          <w:marLeft w:val="480"/>
          <w:marRight w:val="0"/>
          <w:marTop w:val="0"/>
          <w:marBottom w:val="0"/>
          <w:divBdr>
            <w:top w:val="none" w:sz="0" w:space="0" w:color="auto"/>
            <w:left w:val="none" w:sz="0" w:space="0" w:color="auto"/>
            <w:bottom w:val="none" w:sz="0" w:space="0" w:color="auto"/>
            <w:right w:val="none" w:sz="0" w:space="0" w:color="auto"/>
          </w:divBdr>
        </w:div>
        <w:div w:id="468285001">
          <w:marLeft w:val="480"/>
          <w:marRight w:val="0"/>
          <w:marTop w:val="0"/>
          <w:marBottom w:val="0"/>
          <w:divBdr>
            <w:top w:val="none" w:sz="0" w:space="0" w:color="auto"/>
            <w:left w:val="none" w:sz="0" w:space="0" w:color="auto"/>
            <w:bottom w:val="none" w:sz="0" w:space="0" w:color="auto"/>
            <w:right w:val="none" w:sz="0" w:space="0" w:color="auto"/>
          </w:divBdr>
        </w:div>
        <w:div w:id="471485217">
          <w:marLeft w:val="480"/>
          <w:marRight w:val="0"/>
          <w:marTop w:val="0"/>
          <w:marBottom w:val="0"/>
          <w:divBdr>
            <w:top w:val="none" w:sz="0" w:space="0" w:color="auto"/>
            <w:left w:val="none" w:sz="0" w:space="0" w:color="auto"/>
            <w:bottom w:val="none" w:sz="0" w:space="0" w:color="auto"/>
            <w:right w:val="none" w:sz="0" w:space="0" w:color="auto"/>
          </w:divBdr>
        </w:div>
        <w:div w:id="472259065">
          <w:marLeft w:val="480"/>
          <w:marRight w:val="0"/>
          <w:marTop w:val="0"/>
          <w:marBottom w:val="0"/>
          <w:divBdr>
            <w:top w:val="none" w:sz="0" w:space="0" w:color="auto"/>
            <w:left w:val="none" w:sz="0" w:space="0" w:color="auto"/>
            <w:bottom w:val="none" w:sz="0" w:space="0" w:color="auto"/>
            <w:right w:val="none" w:sz="0" w:space="0" w:color="auto"/>
          </w:divBdr>
        </w:div>
        <w:div w:id="682778325">
          <w:marLeft w:val="480"/>
          <w:marRight w:val="0"/>
          <w:marTop w:val="0"/>
          <w:marBottom w:val="0"/>
          <w:divBdr>
            <w:top w:val="none" w:sz="0" w:space="0" w:color="auto"/>
            <w:left w:val="none" w:sz="0" w:space="0" w:color="auto"/>
            <w:bottom w:val="none" w:sz="0" w:space="0" w:color="auto"/>
            <w:right w:val="none" w:sz="0" w:space="0" w:color="auto"/>
          </w:divBdr>
        </w:div>
        <w:div w:id="728263929">
          <w:marLeft w:val="480"/>
          <w:marRight w:val="0"/>
          <w:marTop w:val="0"/>
          <w:marBottom w:val="0"/>
          <w:divBdr>
            <w:top w:val="none" w:sz="0" w:space="0" w:color="auto"/>
            <w:left w:val="none" w:sz="0" w:space="0" w:color="auto"/>
            <w:bottom w:val="none" w:sz="0" w:space="0" w:color="auto"/>
            <w:right w:val="none" w:sz="0" w:space="0" w:color="auto"/>
          </w:divBdr>
        </w:div>
        <w:div w:id="734930819">
          <w:marLeft w:val="480"/>
          <w:marRight w:val="0"/>
          <w:marTop w:val="0"/>
          <w:marBottom w:val="0"/>
          <w:divBdr>
            <w:top w:val="none" w:sz="0" w:space="0" w:color="auto"/>
            <w:left w:val="none" w:sz="0" w:space="0" w:color="auto"/>
            <w:bottom w:val="none" w:sz="0" w:space="0" w:color="auto"/>
            <w:right w:val="none" w:sz="0" w:space="0" w:color="auto"/>
          </w:divBdr>
        </w:div>
        <w:div w:id="756368947">
          <w:marLeft w:val="480"/>
          <w:marRight w:val="0"/>
          <w:marTop w:val="0"/>
          <w:marBottom w:val="0"/>
          <w:divBdr>
            <w:top w:val="none" w:sz="0" w:space="0" w:color="auto"/>
            <w:left w:val="none" w:sz="0" w:space="0" w:color="auto"/>
            <w:bottom w:val="none" w:sz="0" w:space="0" w:color="auto"/>
            <w:right w:val="none" w:sz="0" w:space="0" w:color="auto"/>
          </w:divBdr>
        </w:div>
        <w:div w:id="801191828">
          <w:marLeft w:val="480"/>
          <w:marRight w:val="0"/>
          <w:marTop w:val="0"/>
          <w:marBottom w:val="0"/>
          <w:divBdr>
            <w:top w:val="none" w:sz="0" w:space="0" w:color="auto"/>
            <w:left w:val="none" w:sz="0" w:space="0" w:color="auto"/>
            <w:bottom w:val="none" w:sz="0" w:space="0" w:color="auto"/>
            <w:right w:val="none" w:sz="0" w:space="0" w:color="auto"/>
          </w:divBdr>
        </w:div>
        <w:div w:id="814028064">
          <w:marLeft w:val="480"/>
          <w:marRight w:val="0"/>
          <w:marTop w:val="0"/>
          <w:marBottom w:val="0"/>
          <w:divBdr>
            <w:top w:val="none" w:sz="0" w:space="0" w:color="auto"/>
            <w:left w:val="none" w:sz="0" w:space="0" w:color="auto"/>
            <w:bottom w:val="none" w:sz="0" w:space="0" w:color="auto"/>
            <w:right w:val="none" w:sz="0" w:space="0" w:color="auto"/>
          </w:divBdr>
        </w:div>
        <w:div w:id="869218229">
          <w:marLeft w:val="480"/>
          <w:marRight w:val="0"/>
          <w:marTop w:val="0"/>
          <w:marBottom w:val="0"/>
          <w:divBdr>
            <w:top w:val="none" w:sz="0" w:space="0" w:color="auto"/>
            <w:left w:val="none" w:sz="0" w:space="0" w:color="auto"/>
            <w:bottom w:val="none" w:sz="0" w:space="0" w:color="auto"/>
            <w:right w:val="none" w:sz="0" w:space="0" w:color="auto"/>
          </w:divBdr>
        </w:div>
        <w:div w:id="883172388">
          <w:marLeft w:val="480"/>
          <w:marRight w:val="0"/>
          <w:marTop w:val="0"/>
          <w:marBottom w:val="0"/>
          <w:divBdr>
            <w:top w:val="none" w:sz="0" w:space="0" w:color="auto"/>
            <w:left w:val="none" w:sz="0" w:space="0" w:color="auto"/>
            <w:bottom w:val="none" w:sz="0" w:space="0" w:color="auto"/>
            <w:right w:val="none" w:sz="0" w:space="0" w:color="auto"/>
          </w:divBdr>
        </w:div>
        <w:div w:id="905184793">
          <w:marLeft w:val="480"/>
          <w:marRight w:val="0"/>
          <w:marTop w:val="0"/>
          <w:marBottom w:val="0"/>
          <w:divBdr>
            <w:top w:val="none" w:sz="0" w:space="0" w:color="auto"/>
            <w:left w:val="none" w:sz="0" w:space="0" w:color="auto"/>
            <w:bottom w:val="none" w:sz="0" w:space="0" w:color="auto"/>
            <w:right w:val="none" w:sz="0" w:space="0" w:color="auto"/>
          </w:divBdr>
        </w:div>
        <w:div w:id="918832527">
          <w:marLeft w:val="480"/>
          <w:marRight w:val="0"/>
          <w:marTop w:val="0"/>
          <w:marBottom w:val="0"/>
          <w:divBdr>
            <w:top w:val="none" w:sz="0" w:space="0" w:color="auto"/>
            <w:left w:val="none" w:sz="0" w:space="0" w:color="auto"/>
            <w:bottom w:val="none" w:sz="0" w:space="0" w:color="auto"/>
            <w:right w:val="none" w:sz="0" w:space="0" w:color="auto"/>
          </w:divBdr>
        </w:div>
        <w:div w:id="924075497">
          <w:marLeft w:val="480"/>
          <w:marRight w:val="0"/>
          <w:marTop w:val="0"/>
          <w:marBottom w:val="0"/>
          <w:divBdr>
            <w:top w:val="none" w:sz="0" w:space="0" w:color="auto"/>
            <w:left w:val="none" w:sz="0" w:space="0" w:color="auto"/>
            <w:bottom w:val="none" w:sz="0" w:space="0" w:color="auto"/>
            <w:right w:val="none" w:sz="0" w:space="0" w:color="auto"/>
          </w:divBdr>
        </w:div>
        <w:div w:id="943074832">
          <w:marLeft w:val="480"/>
          <w:marRight w:val="0"/>
          <w:marTop w:val="0"/>
          <w:marBottom w:val="0"/>
          <w:divBdr>
            <w:top w:val="none" w:sz="0" w:space="0" w:color="auto"/>
            <w:left w:val="none" w:sz="0" w:space="0" w:color="auto"/>
            <w:bottom w:val="none" w:sz="0" w:space="0" w:color="auto"/>
            <w:right w:val="none" w:sz="0" w:space="0" w:color="auto"/>
          </w:divBdr>
        </w:div>
        <w:div w:id="947084664">
          <w:marLeft w:val="480"/>
          <w:marRight w:val="0"/>
          <w:marTop w:val="0"/>
          <w:marBottom w:val="0"/>
          <w:divBdr>
            <w:top w:val="none" w:sz="0" w:space="0" w:color="auto"/>
            <w:left w:val="none" w:sz="0" w:space="0" w:color="auto"/>
            <w:bottom w:val="none" w:sz="0" w:space="0" w:color="auto"/>
            <w:right w:val="none" w:sz="0" w:space="0" w:color="auto"/>
          </w:divBdr>
        </w:div>
        <w:div w:id="955450132">
          <w:marLeft w:val="480"/>
          <w:marRight w:val="0"/>
          <w:marTop w:val="0"/>
          <w:marBottom w:val="0"/>
          <w:divBdr>
            <w:top w:val="none" w:sz="0" w:space="0" w:color="auto"/>
            <w:left w:val="none" w:sz="0" w:space="0" w:color="auto"/>
            <w:bottom w:val="none" w:sz="0" w:space="0" w:color="auto"/>
            <w:right w:val="none" w:sz="0" w:space="0" w:color="auto"/>
          </w:divBdr>
        </w:div>
        <w:div w:id="961107633">
          <w:marLeft w:val="480"/>
          <w:marRight w:val="0"/>
          <w:marTop w:val="0"/>
          <w:marBottom w:val="0"/>
          <w:divBdr>
            <w:top w:val="none" w:sz="0" w:space="0" w:color="auto"/>
            <w:left w:val="none" w:sz="0" w:space="0" w:color="auto"/>
            <w:bottom w:val="none" w:sz="0" w:space="0" w:color="auto"/>
            <w:right w:val="none" w:sz="0" w:space="0" w:color="auto"/>
          </w:divBdr>
        </w:div>
        <w:div w:id="984551038">
          <w:marLeft w:val="480"/>
          <w:marRight w:val="0"/>
          <w:marTop w:val="0"/>
          <w:marBottom w:val="0"/>
          <w:divBdr>
            <w:top w:val="none" w:sz="0" w:space="0" w:color="auto"/>
            <w:left w:val="none" w:sz="0" w:space="0" w:color="auto"/>
            <w:bottom w:val="none" w:sz="0" w:space="0" w:color="auto"/>
            <w:right w:val="none" w:sz="0" w:space="0" w:color="auto"/>
          </w:divBdr>
        </w:div>
        <w:div w:id="1078557062">
          <w:marLeft w:val="480"/>
          <w:marRight w:val="0"/>
          <w:marTop w:val="0"/>
          <w:marBottom w:val="0"/>
          <w:divBdr>
            <w:top w:val="none" w:sz="0" w:space="0" w:color="auto"/>
            <w:left w:val="none" w:sz="0" w:space="0" w:color="auto"/>
            <w:bottom w:val="none" w:sz="0" w:space="0" w:color="auto"/>
            <w:right w:val="none" w:sz="0" w:space="0" w:color="auto"/>
          </w:divBdr>
        </w:div>
        <w:div w:id="1105342668">
          <w:marLeft w:val="480"/>
          <w:marRight w:val="0"/>
          <w:marTop w:val="0"/>
          <w:marBottom w:val="0"/>
          <w:divBdr>
            <w:top w:val="none" w:sz="0" w:space="0" w:color="auto"/>
            <w:left w:val="none" w:sz="0" w:space="0" w:color="auto"/>
            <w:bottom w:val="none" w:sz="0" w:space="0" w:color="auto"/>
            <w:right w:val="none" w:sz="0" w:space="0" w:color="auto"/>
          </w:divBdr>
        </w:div>
        <w:div w:id="1125660392">
          <w:marLeft w:val="480"/>
          <w:marRight w:val="0"/>
          <w:marTop w:val="0"/>
          <w:marBottom w:val="0"/>
          <w:divBdr>
            <w:top w:val="none" w:sz="0" w:space="0" w:color="auto"/>
            <w:left w:val="none" w:sz="0" w:space="0" w:color="auto"/>
            <w:bottom w:val="none" w:sz="0" w:space="0" w:color="auto"/>
            <w:right w:val="none" w:sz="0" w:space="0" w:color="auto"/>
          </w:divBdr>
        </w:div>
        <w:div w:id="1148981017">
          <w:marLeft w:val="480"/>
          <w:marRight w:val="0"/>
          <w:marTop w:val="0"/>
          <w:marBottom w:val="0"/>
          <w:divBdr>
            <w:top w:val="none" w:sz="0" w:space="0" w:color="auto"/>
            <w:left w:val="none" w:sz="0" w:space="0" w:color="auto"/>
            <w:bottom w:val="none" w:sz="0" w:space="0" w:color="auto"/>
            <w:right w:val="none" w:sz="0" w:space="0" w:color="auto"/>
          </w:divBdr>
        </w:div>
        <w:div w:id="1153644582">
          <w:marLeft w:val="480"/>
          <w:marRight w:val="0"/>
          <w:marTop w:val="0"/>
          <w:marBottom w:val="0"/>
          <w:divBdr>
            <w:top w:val="none" w:sz="0" w:space="0" w:color="auto"/>
            <w:left w:val="none" w:sz="0" w:space="0" w:color="auto"/>
            <w:bottom w:val="none" w:sz="0" w:space="0" w:color="auto"/>
            <w:right w:val="none" w:sz="0" w:space="0" w:color="auto"/>
          </w:divBdr>
        </w:div>
        <w:div w:id="1158115932">
          <w:marLeft w:val="480"/>
          <w:marRight w:val="0"/>
          <w:marTop w:val="0"/>
          <w:marBottom w:val="0"/>
          <w:divBdr>
            <w:top w:val="none" w:sz="0" w:space="0" w:color="auto"/>
            <w:left w:val="none" w:sz="0" w:space="0" w:color="auto"/>
            <w:bottom w:val="none" w:sz="0" w:space="0" w:color="auto"/>
            <w:right w:val="none" w:sz="0" w:space="0" w:color="auto"/>
          </w:divBdr>
        </w:div>
        <w:div w:id="1220240974">
          <w:marLeft w:val="480"/>
          <w:marRight w:val="0"/>
          <w:marTop w:val="0"/>
          <w:marBottom w:val="0"/>
          <w:divBdr>
            <w:top w:val="none" w:sz="0" w:space="0" w:color="auto"/>
            <w:left w:val="none" w:sz="0" w:space="0" w:color="auto"/>
            <w:bottom w:val="none" w:sz="0" w:space="0" w:color="auto"/>
            <w:right w:val="none" w:sz="0" w:space="0" w:color="auto"/>
          </w:divBdr>
        </w:div>
        <w:div w:id="1269392798">
          <w:marLeft w:val="480"/>
          <w:marRight w:val="0"/>
          <w:marTop w:val="0"/>
          <w:marBottom w:val="0"/>
          <w:divBdr>
            <w:top w:val="none" w:sz="0" w:space="0" w:color="auto"/>
            <w:left w:val="none" w:sz="0" w:space="0" w:color="auto"/>
            <w:bottom w:val="none" w:sz="0" w:space="0" w:color="auto"/>
            <w:right w:val="none" w:sz="0" w:space="0" w:color="auto"/>
          </w:divBdr>
        </w:div>
        <w:div w:id="1302996390">
          <w:marLeft w:val="480"/>
          <w:marRight w:val="0"/>
          <w:marTop w:val="0"/>
          <w:marBottom w:val="0"/>
          <w:divBdr>
            <w:top w:val="none" w:sz="0" w:space="0" w:color="auto"/>
            <w:left w:val="none" w:sz="0" w:space="0" w:color="auto"/>
            <w:bottom w:val="none" w:sz="0" w:space="0" w:color="auto"/>
            <w:right w:val="none" w:sz="0" w:space="0" w:color="auto"/>
          </w:divBdr>
        </w:div>
        <w:div w:id="1342702529">
          <w:marLeft w:val="480"/>
          <w:marRight w:val="0"/>
          <w:marTop w:val="0"/>
          <w:marBottom w:val="0"/>
          <w:divBdr>
            <w:top w:val="none" w:sz="0" w:space="0" w:color="auto"/>
            <w:left w:val="none" w:sz="0" w:space="0" w:color="auto"/>
            <w:bottom w:val="none" w:sz="0" w:space="0" w:color="auto"/>
            <w:right w:val="none" w:sz="0" w:space="0" w:color="auto"/>
          </w:divBdr>
        </w:div>
        <w:div w:id="1354915628">
          <w:marLeft w:val="480"/>
          <w:marRight w:val="0"/>
          <w:marTop w:val="0"/>
          <w:marBottom w:val="0"/>
          <w:divBdr>
            <w:top w:val="none" w:sz="0" w:space="0" w:color="auto"/>
            <w:left w:val="none" w:sz="0" w:space="0" w:color="auto"/>
            <w:bottom w:val="none" w:sz="0" w:space="0" w:color="auto"/>
            <w:right w:val="none" w:sz="0" w:space="0" w:color="auto"/>
          </w:divBdr>
        </w:div>
        <w:div w:id="1413430873">
          <w:marLeft w:val="480"/>
          <w:marRight w:val="0"/>
          <w:marTop w:val="0"/>
          <w:marBottom w:val="0"/>
          <w:divBdr>
            <w:top w:val="none" w:sz="0" w:space="0" w:color="auto"/>
            <w:left w:val="none" w:sz="0" w:space="0" w:color="auto"/>
            <w:bottom w:val="none" w:sz="0" w:space="0" w:color="auto"/>
            <w:right w:val="none" w:sz="0" w:space="0" w:color="auto"/>
          </w:divBdr>
        </w:div>
        <w:div w:id="1448430786">
          <w:marLeft w:val="480"/>
          <w:marRight w:val="0"/>
          <w:marTop w:val="0"/>
          <w:marBottom w:val="0"/>
          <w:divBdr>
            <w:top w:val="none" w:sz="0" w:space="0" w:color="auto"/>
            <w:left w:val="none" w:sz="0" w:space="0" w:color="auto"/>
            <w:bottom w:val="none" w:sz="0" w:space="0" w:color="auto"/>
            <w:right w:val="none" w:sz="0" w:space="0" w:color="auto"/>
          </w:divBdr>
        </w:div>
        <w:div w:id="1474785799">
          <w:marLeft w:val="480"/>
          <w:marRight w:val="0"/>
          <w:marTop w:val="0"/>
          <w:marBottom w:val="0"/>
          <w:divBdr>
            <w:top w:val="none" w:sz="0" w:space="0" w:color="auto"/>
            <w:left w:val="none" w:sz="0" w:space="0" w:color="auto"/>
            <w:bottom w:val="none" w:sz="0" w:space="0" w:color="auto"/>
            <w:right w:val="none" w:sz="0" w:space="0" w:color="auto"/>
          </w:divBdr>
        </w:div>
        <w:div w:id="1475833972">
          <w:marLeft w:val="480"/>
          <w:marRight w:val="0"/>
          <w:marTop w:val="0"/>
          <w:marBottom w:val="0"/>
          <w:divBdr>
            <w:top w:val="none" w:sz="0" w:space="0" w:color="auto"/>
            <w:left w:val="none" w:sz="0" w:space="0" w:color="auto"/>
            <w:bottom w:val="none" w:sz="0" w:space="0" w:color="auto"/>
            <w:right w:val="none" w:sz="0" w:space="0" w:color="auto"/>
          </w:divBdr>
        </w:div>
        <w:div w:id="1496609869">
          <w:marLeft w:val="480"/>
          <w:marRight w:val="0"/>
          <w:marTop w:val="0"/>
          <w:marBottom w:val="0"/>
          <w:divBdr>
            <w:top w:val="none" w:sz="0" w:space="0" w:color="auto"/>
            <w:left w:val="none" w:sz="0" w:space="0" w:color="auto"/>
            <w:bottom w:val="none" w:sz="0" w:space="0" w:color="auto"/>
            <w:right w:val="none" w:sz="0" w:space="0" w:color="auto"/>
          </w:divBdr>
        </w:div>
        <w:div w:id="1521818093">
          <w:marLeft w:val="480"/>
          <w:marRight w:val="0"/>
          <w:marTop w:val="0"/>
          <w:marBottom w:val="0"/>
          <w:divBdr>
            <w:top w:val="none" w:sz="0" w:space="0" w:color="auto"/>
            <w:left w:val="none" w:sz="0" w:space="0" w:color="auto"/>
            <w:bottom w:val="none" w:sz="0" w:space="0" w:color="auto"/>
            <w:right w:val="none" w:sz="0" w:space="0" w:color="auto"/>
          </w:divBdr>
        </w:div>
        <w:div w:id="1544908055">
          <w:marLeft w:val="480"/>
          <w:marRight w:val="0"/>
          <w:marTop w:val="0"/>
          <w:marBottom w:val="0"/>
          <w:divBdr>
            <w:top w:val="none" w:sz="0" w:space="0" w:color="auto"/>
            <w:left w:val="none" w:sz="0" w:space="0" w:color="auto"/>
            <w:bottom w:val="none" w:sz="0" w:space="0" w:color="auto"/>
            <w:right w:val="none" w:sz="0" w:space="0" w:color="auto"/>
          </w:divBdr>
        </w:div>
        <w:div w:id="1550647789">
          <w:marLeft w:val="480"/>
          <w:marRight w:val="0"/>
          <w:marTop w:val="0"/>
          <w:marBottom w:val="0"/>
          <w:divBdr>
            <w:top w:val="none" w:sz="0" w:space="0" w:color="auto"/>
            <w:left w:val="none" w:sz="0" w:space="0" w:color="auto"/>
            <w:bottom w:val="none" w:sz="0" w:space="0" w:color="auto"/>
            <w:right w:val="none" w:sz="0" w:space="0" w:color="auto"/>
          </w:divBdr>
        </w:div>
        <w:div w:id="1554927910">
          <w:marLeft w:val="480"/>
          <w:marRight w:val="0"/>
          <w:marTop w:val="0"/>
          <w:marBottom w:val="0"/>
          <w:divBdr>
            <w:top w:val="none" w:sz="0" w:space="0" w:color="auto"/>
            <w:left w:val="none" w:sz="0" w:space="0" w:color="auto"/>
            <w:bottom w:val="none" w:sz="0" w:space="0" w:color="auto"/>
            <w:right w:val="none" w:sz="0" w:space="0" w:color="auto"/>
          </w:divBdr>
        </w:div>
        <w:div w:id="1576864799">
          <w:marLeft w:val="480"/>
          <w:marRight w:val="0"/>
          <w:marTop w:val="0"/>
          <w:marBottom w:val="0"/>
          <w:divBdr>
            <w:top w:val="none" w:sz="0" w:space="0" w:color="auto"/>
            <w:left w:val="none" w:sz="0" w:space="0" w:color="auto"/>
            <w:bottom w:val="none" w:sz="0" w:space="0" w:color="auto"/>
            <w:right w:val="none" w:sz="0" w:space="0" w:color="auto"/>
          </w:divBdr>
        </w:div>
        <w:div w:id="1588877983">
          <w:marLeft w:val="480"/>
          <w:marRight w:val="0"/>
          <w:marTop w:val="0"/>
          <w:marBottom w:val="0"/>
          <w:divBdr>
            <w:top w:val="none" w:sz="0" w:space="0" w:color="auto"/>
            <w:left w:val="none" w:sz="0" w:space="0" w:color="auto"/>
            <w:bottom w:val="none" w:sz="0" w:space="0" w:color="auto"/>
            <w:right w:val="none" w:sz="0" w:space="0" w:color="auto"/>
          </w:divBdr>
        </w:div>
        <w:div w:id="1603149444">
          <w:marLeft w:val="480"/>
          <w:marRight w:val="0"/>
          <w:marTop w:val="0"/>
          <w:marBottom w:val="0"/>
          <w:divBdr>
            <w:top w:val="none" w:sz="0" w:space="0" w:color="auto"/>
            <w:left w:val="none" w:sz="0" w:space="0" w:color="auto"/>
            <w:bottom w:val="none" w:sz="0" w:space="0" w:color="auto"/>
            <w:right w:val="none" w:sz="0" w:space="0" w:color="auto"/>
          </w:divBdr>
        </w:div>
        <w:div w:id="1604609057">
          <w:marLeft w:val="480"/>
          <w:marRight w:val="0"/>
          <w:marTop w:val="0"/>
          <w:marBottom w:val="0"/>
          <w:divBdr>
            <w:top w:val="none" w:sz="0" w:space="0" w:color="auto"/>
            <w:left w:val="none" w:sz="0" w:space="0" w:color="auto"/>
            <w:bottom w:val="none" w:sz="0" w:space="0" w:color="auto"/>
            <w:right w:val="none" w:sz="0" w:space="0" w:color="auto"/>
          </w:divBdr>
        </w:div>
        <w:div w:id="1636061289">
          <w:marLeft w:val="480"/>
          <w:marRight w:val="0"/>
          <w:marTop w:val="0"/>
          <w:marBottom w:val="0"/>
          <w:divBdr>
            <w:top w:val="none" w:sz="0" w:space="0" w:color="auto"/>
            <w:left w:val="none" w:sz="0" w:space="0" w:color="auto"/>
            <w:bottom w:val="none" w:sz="0" w:space="0" w:color="auto"/>
            <w:right w:val="none" w:sz="0" w:space="0" w:color="auto"/>
          </w:divBdr>
        </w:div>
        <w:div w:id="1680234774">
          <w:marLeft w:val="480"/>
          <w:marRight w:val="0"/>
          <w:marTop w:val="0"/>
          <w:marBottom w:val="0"/>
          <w:divBdr>
            <w:top w:val="none" w:sz="0" w:space="0" w:color="auto"/>
            <w:left w:val="none" w:sz="0" w:space="0" w:color="auto"/>
            <w:bottom w:val="none" w:sz="0" w:space="0" w:color="auto"/>
            <w:right w:val="none" w:sz="0" w:space="0" w:color="auto"/>
          </w:divBdr>
        </w:div>
        <w:div w:id="1706055325">
          <w:marLeft w:val="480"/>
          <w:marRight w:val="0"/>
          <w:marTop w:val="0"/>
          <w:marBottom w:val="0"/>
          <w:divBdr>
            <w:top w:val="none" w:sz="0" w:space="0" w:color="auto"/>
            <w:left w:val="none" w:sz="0" w:space="0" w:color="auto"/>
            <w:bottom w:val="none" w:sz="0" w:space="0" w:color="auto"/>
            <w:right w:val="none" w:sz="0" w:space="0" w:color="auto"/>
          </w:divBdr>
        </w:div>
        <w:div w:id="1747341028">
          <w:marLeft w:val="480"/>
          <w:marRight w:val="0"/>
          <w:marTop w:val="0"/>
          <w:marBottom w:val="0"/>
          <w:divBdr>
            <w:top w:val="none" w:sz="0" w:space="0" w:color="auto"/>
            <w:left w:val="none" w:sz="0" w:space="0" w:color="auto"/>
            <w:bottom w:val="none" w:sz="0" w:space="0" w:color="auto"/>
            <w:right w:val="none" w:sz="0" w:space="0" w:color="auto"/>
          </w:divBdr>
        </w:div>
        <w:div w:id="1751848443">
          <w:marLeft w:val="480"/>
          <w:marRight w:val="0"/>
          <w:marTop w:val="0"/>
          <w:marBottom w:val="0"/>
          <w:divBdr>
            <w:top w:val="none" w:sz="0" w:space="0" w:color="auto"/>
            <w:left w:val="none" w:sz="0" w:space="0" w:color="auto"/>
            <w:bottom w:val="none" w:sz="0" w:space="0" w:color="auto"/>
            <w:right w:val="none" w:sz="0" w:space="0" w:color="auto"/>
          </w:divBdr>
        </w:div>
        <w:div w:id="1765224987">
          <w:marLeft w:val="480"/>
          <w:marRight w:val="0"/>
          <w:marTop w:val="0"/>
          <w:marBottom w:val="0"/>
          <w:divBdr>
            <w:top w:val="none" w:sz="0" w:space="0" w:color="auto"/>
            <w:left w:val="none" w:sz="0" w:space="0" w:color="auto"/>
            <w:bottom w:val="none" w:sz="0" w:space="0" w:color="auto"/>
            <w:right w:val="none" w:sz="0" w:space="0" w:color="auto"/>
          </w:divBdr>
        </w:div>
        <w:div w:id="1772778703">
          <w:marLeft w:val="480"/>
          <w:marRight w:val="0"/>
          <w:marTop w:val="0"/>
          <w:marBottom w:val="0"/>
          <w:divBdr>
            <w:top w:val="none" w:sz="0" w:space="0" w:color="auto"/>
            <w:left w:val="none" w:sz="0" w:space="0" w:color="auto"/>
            <w:bottom w:val="none" w:sz="0" w:space="0" w:color="auto"/>
            <w:right w:val="none" w:sz="0" w:space="0" w:color="auto"/>
          </w:divBdr>
        </w:div>
        <w:div w:id="1779790273">
          <w:marLeft w:val="480"/>
          <w:marRight w:val="0"/>
          <w:marTop w:val="0"/>
          <w:marBottom w:val="0"/>
          <w:divBdr>
            <w:top w:val="none" w:sz="0" w:space="0" w:color="auto"/>
            <w:left w:val="none" w:sz="0" w:space="0" w:color="auto"/>
            <w:bottom w:val="none" w:sz="0" w:space="0" w:color="auto"/>
            <w:right w:val="none" w:sz="0" w:space="0" w:color="auto"/>
          </w:divBdr>
        </w:div>
        <w:div w:id="1852990051">
          <w:marLeft w:val="480"/>
          <w:marRight w:val="0"/>
          <w:marTop w:val="0"/>
          <w:marBottom w:val="0"/>
          <w:divBdr>
            <w:top w:val="none" w:sz="0" w:space="0" w:color="auto"/>
            <w:left w:val="none" w:sz="0" w:space="0" w:color="auto"/>
            <w:bottom w:val="none" w:sz="0" w:space="0" w:color="auto"/>
            <w:right w:val="none" w:sz="0" w:space="0" w:color="auto"/>
          </w:divBdr>
        </w:div>
        <w:div w:id="1863349641">
          <w:marLeft w:val="480"/>
          <w:marRight w:val="0"/>
          <w:marTop w:val="0"/>
          <w:marBottom w:val="0"/>
          <w:divBdr>
            <w:top w:val="none" w:sz="0" w:space="0" w:color="auto"/>
            <w:left w:val="none" w:sz="0" w:space="0" w:color="auto"/>
            <w:bottom w:val="none" w:sz="0" w:space="0" w:color="auto"/>
            <w:right w:val="none" w:sz="0" w:space="0" w:color="auto"/>
          </w:divBdr>
        </w:div>
        <w:div w:id="1970014875">
          <w:marLeft w:val="480"/>
          <w:marRight w:val="0"/>
          <w:marTop w:val="0"/>
          <w:marBottom w:val="0"/>
          <w:divBdr>
            <w:top w:val="none" w:sz="0" w:space="0" w:color="auto"/>
            <w:left w:val="none" w:sz="0" w:space="0" w:color="auto"/>
            <w:bottom w:val="none" w:sz="0" w:space="0" w:color="auto"/>
            <w:right w:val="none" w:sz="0" w:space="0" w:color="auto"/>
          </w:divBdr>
        </w:div>
        <w:div w:id="1981157019">
          <w:marLeft w:val="480"/>
          <w:marRight w:val="0"/>
          <w:marTop w:val="0"/>
          <w:marBottom w:val="0"/>
          <w:divBdr>
            <w:top w:val="none" w:sz="0" w:space="0" w:color="auto"/>
            <w:left w:val="none" w:sz="0" w:space="0" w:color="auto"/>
            <w:bottom w:val="none" w:sz="0" w:space="0" w:color="auto"/>
            <w:right w:val="none" w:sz="0" w:space="0" w:color="auto"/>
          </w:divBdr>
        </w:div>
        <w:div w:id="2068216681">
          <w:marLeft w:val="480"/>
          <w:marRight w:val="0"/>
          <w:marTop w:val="0"/>
          <w:marBottom w:val="0"/>
          <w:divBdr>
            <w:top w:val="none" w:sz="0" w:space="0" w:color="auto"/>
            <w:left w:val="none" w:sz="0" w:space="0" w:color="auto"/>
            <w:bottom w:val="none" w:sz="0" w:space="0" w:color="auto"/>
            <w:right w:val="none" w:sz="0" w:space="0" w:color="auto"/>
          </w:divBdr>
        </w:div>
        <w:div w:id="2122648083">
          <w:marLeft w:val="480"/>
          <w:marRight w:val="0"/>
          <w:marTop w:val="0"/>
          <w:marBottom w:val="0"/>
          <w:divBdr>
            <w:top w:val="none" w:sz="0" w:space="0" w:color="auto"/>
            <w:left w:val="none" w:sz="0" w:space="0" w:color="auto"/>
            <w:bottom w:val="none" w:sz="0" w:space="0" w:color="auto"/>
            <w:right w:val="none" w:sz="0" w:space="0" w:color="auto"/>
          </w:divBdr>
        </w:div>
        <w:div w:id="2128235469">
          <w:marLeft w:val="480"/>
          <w:marRight w:val="0"/>
          <w:marTop w:val="0"/>
          <w:marBottom w:val="0"/>
          <w:divBdr>
            <w:top w:val="none" w:sz="0" w:space="0" w:color="auto"/>
            <w:left w:val="none" w:sz="0" w:space="0" w:color="auto"/>
            <w:bottom w:val="none" w:sz="0" w:space="0" w:color="auto"/>
            <w:right w:val="none" w:sz="0" w:space="0" w:color="auto"/>
          </w:divBdr>
        </w:div>
      </w:divsChild>
    </w:div>
    <w:div w:id="1580365982">
      <w:bodyDiv w:val="1"/>
      <w:marLeft w:val="0"/>
      <w:marRight w:val="0"/>
      <w:marTop w:val="0"/>
      <w:marBottom w:val="0"/>
      <w:divBdr>
        <w:top w:val="none" w:sz="0" w:space="0" w:color="auto"/>
        <w:left w:val="none" w:sz="0" w:space="0" w:color="auto"/>
        <w:bottom w:val="none" w:sz="0" w:space="0" w:color="auto"/>
        <w:right w:val="none" w:sz="0" w:space="0" w:color="auto"/>
      </w:divBdr>
      <w:divsChild>
        <w:div w:id="10962396">
          <w:marLeft w:val="480"/>
          <w:marRight w:val="0"/>
          <w:marTop w:val="0"/>
          <w:marBottom w:val="0"/>
          <w:divBdr>
            <w:top w:val="none" w:sz="0" w:space="0" w:color="auto"/>
            <w:left w:val="none" w:sz="0" w:space="0" w:color="auto"/>
            <w:bottom w:val="none" w:sz="0" w:space="0" w:color="auto"/>
            <w:right w:val="none" w:sz="0" w:space="0" w:color="auto"/>
          </w:divBdr>
        </w:div>
        <w:div w:id="30694101">
          <w:marLeft w:val="480"/>
          <w:marRight w:val="0"/>
          <w:marTop w:val="0"/>
          <w:marBottom w:val="0"/>
          <w:divBdr>
            <w:top w:val="none" w:sz="0" w:space="0" w:color="auto"/>
            <w:left w:val="none" w:sz="0" w:space="0" w:color="auto"/>
            <w:bottom w:val="none" w:sz="0" w:space="0" w:color="auto"/>
            <w:right w:val="none" w:sz="0" w:space="0" w:color="auto"/>
          </w:divBdr>
        </w:div>
        <w:div w:id="73014811">
          <w:marLeft w:val="480"/>
          <w:marRight w:val="0"/>
          <w:marTop w:val="0"/>
          <w:marBottom w:val="0"/>
          <w:divBdr>
            <w:top w:val="none" w:sz="0" w:space="0" w:color="auto"/>
            <w:left w:val="none" w:sz="0" w:space="0" w:color="auto"/>
            <w:bottom w:val="none" w:sz="0" w:space="0" w:color="auto"/>
            <w:right w:val="none" w:sz="0" w:space="0" w:color="auto"/>
          </w:divBdr>
        </w:div>
        <w:div w:id="81731975">
          <w:marLeft w:val="480"/>
          <w:marRight w:val="0"/>
          <w:marTop w:val="0"/>
          <w:marBottom w:val="0"/>
          <w:divBdr>
            <w:top w:val="none" w:sz="0" w:space="0" w:color="auto"/>
            <w:left w:val="none" w:sz="0" w:space="0" w:color="auto"/>
            <w:bottom w:val="none" w:sz="0" w:space="0" w:color="auto"/>
            <w:right w:val="none" w:sz="0" w:space="0" w:color="auto"/>
          </w:divBdr>
        </w:div>
        <w:div w:id="174534600">
          <w:marLeft w:val="480"/>
          <w:marRight w:val="0"/>
          <w:marTop w:val="0"/>
          <w:marBottom w:val="0"/>
          <w:divBdr>
            <w:top w:val="none" w:sz="0" w:space="0" w:color="auto"/>
            <w:left w:val="none" w:sz="0" w:space="0" w:color="auto"/>
            <w:bottom w:val="none" w:sz="0" w:space="0" w:color="auto"/>
            <w:right w:val="none" w:sz="0" w:space="0" w:color="auto"/>
          </w:divBdr>
        </w:div>
        <w:div w:id="182404777">
          <w:marLeft w:val="480"/>
          <w:marRight w:val="0"/>
          <w:marTop w:val="0"/>
          <w:marBottom w:val="0"/>
          <w:divBdr>
            <w:top w:val="none" w:sz="0" w:space="0" w:color="auto"/>
            <w:left w:val="none" w:sz="0" w:space="0" w:color="auto"/>
            <w:bottom w:val="none" w:sz="0" w:space="0" w:color="auto"/>
            <w:right w:val="none" w:sz="0" w:space="0" w:color="auto"/>
          </w:divBdr>
        </w:div>
        <w:div w:id="182481400">
          <w:marLeft w:val="480"/>
          <w:marRight w:val="0"/>
          <w:marTop w:val="0"/>
          <w:marBottom w:val="0"/>
          <w:divBdr>
            <w:top w:val="none" w:sz="0" w:space="0" w:color="auto"/>
            <w:left w:val="none" w:sz="0" w:space="0" w:color="auto"/>
            <w:bottom w:val="none" w:sz="0" w:space="0" w:color="auto"/>
            <w:right w:val="none" w:sz="0" w:space="0" w:color="auto"/>
          </w:divBdr>
        </w:div>
        <w:div w:id="193733410">
          <w:marLeft w:val="480"/>
          <w:marRight w:val="0"/>
          <w:marTop w:val="0"/>
          <w:marBottom w:val="0"/>
          <w:divBdr>
            <w:top w:val="none" w:sz="0" w:space="0" w:color="auto"/>
            <w:left w:val="none" w:sz="0" w:space="0" w:color="auto"/>
            <w:bottom w:val="none" w:sz="0" w:space="0" w:color="auto"/>
            <w:right w:val="none" w:sz="0" w:space="0" w:color="auto"/>
          </w:divBdr>
        </w:div>
        <w:div w:id="241372410">
          <w:marLeft w:val="480"/>
          <w:marRight w:val="0"/>
          <w:marTop w:val="0"/>
          <w:marBottom w:val="0"/>
          <w:divBdr>
            <w:top w:val="none" w:sz="0" w:space="0" w:color="auto"/>
            <w:left w:val="none" w:sz="0" w:space="0" w:color="auto"/>
            <w:bottom w:val="none" w:sz="0" w:space="0" w:color="auto"/>
            <w:right w:val="none" w:sz="0" w:space="0" w:color="auto"/>
          </w:divBdr>
        </w:div>
        <w:div w:id="264919337">
          <w:marLeft w:val="480"/>
          <w:marRight w:val="0"/>
          <w:marTop w:val="0"/>
          <w:marBottom w:val="0"/>
          <w:divBdr>
            <w:top w:val="none" w:sz="0" w:space="0" w:color="auto"/>
            <w:left w:val="none" w:sz="0" w:space="0" w:color="auto"/>
            <w:bottom w:val="none" w:sz="0" w:space="0" w:color="auto"/>
            <w:right w:val="none" w:sz="0" w:space="0" w:color="auto"/>
          </w:divBdr>
        </w:div>
        <w:div w:id="293800040">
          <w:marLeft w:val="480"/>
          <w:marRight w:val="0"/>
          <w:marTop w:val="0"/>
          <w:marBottom w:val="0"/>
          <w:divBdr>
            <w:top w:val="none" w:sz="0" w:space="0" w:color="auto"/>
            <w:left w:val="none" w:sz="0" w:space="0" w:color="auto"/>
            <w:bottom w:val="none" w:sz="0" w:space="0" w:color="auto"/>
            <w:right w:val="none" w:sz="0" w:space="0" w:color="auto"/>
          </w:divBdr>
        </w:div>
        <w:div w:id="325401995">
          <w:marLeft w:val="480"/>
          <w:marRight w:val="0"/>
          <w:marTop w:val="0"/>
          <w:marBottom w:val="0"/>
          <w:divBdr>
            <w:top w:val="none" w:sz="0" w:space="0" w:color="auto"/>
            <w:left w:val="none" w:sz="0" w:space="0" w:color="auto"/>
            <w:bottom w:val="none" w:sz="0" w:space="0" w:color="auto"/>
            <w:right w:val="none" w:sz="0" w:space="0" w:color="auto"/>
          </w:divBdr>
        </w:div>
        <w:div w:id="326372631">
          <w:marLeft w:val="480"/>
          <w:marRight w:val="0"/>
          <w:marTop w:val="0"/>
          <w:marBottom w:val="0"/>
          <w:divBdr>
            <w:top w:val="none" w:sz="0" w:space="0" w:color="auto"/>
            <w:left w:val="none" w:sz="0" w:space="0" w:color="auto"/>
            <w:bottom w:val="none" w:sz="0" w:space="0" w:color="auto"/>
            <w:right w:val="none" w:sz="0" w:space="0" w:color="auto"/>
          </w:divBdr>
        </w:div>
        <w:div w:id="329988499">
          <w:marLeft w:val="480"/>
          <w:marRight w:val="0"/>
          <w:marTop w:val="0"/>
          <w:marBottom w:val="0"/>
          <w:divBdr>
            <w:top w:val="none" w:sz="0" w:space="0" w:color="auto"/>
            <w:left w:val="none" w:sz="0" w:space="0" w:color="auto"/>
            <w:bottom w:val="none" w:sz="0" w:space="0" w:color="auto"/>
            <w:right w:val="none" w:sz="0" w:space="0" w:color="auto"/>
          </w:divBdr>
        </w:div>
        <w:div w:id="329991814">
          <w:marLeft w:val="480"/>
          <w:marRight w:val="0"/>
          <w:marTop w:val="0"/>
          <w:marBottom w:val="0"/>
          <w:divBdr>
            <w:top w:val="none" w:sz="0" w:space="0" w:color="auto"/>
            <w:left w:val="none" w:sz="0" w:space="0" w:color="auto"/>
            <w:bottom w:val="none" w:sz="0" w:space="0" w:color="auto"/>
            <w:right w:val="none" w:sz="0" w:space="0" w:color="auto"/>
          </w:divBdr>
        </w:div>
        <w:div w:id="336273742">
          <w:marLeft w:val="480"/>
          <w:marRight w:val="0"/>
          <w:marTop w:val="0"/>
          <w:marBottom w:val="0"/>
          <w:divBdr>
            <w:top w:val="none" w:sz="0" w:space="0" w:color="auto"/>
            <w:left w:val="none" w:sz="0" w:space="0" w:color="auto"/>
            <w:bottom w:val="none" w:sz="0" w:space="0" w:color="auto"/>
            <w:right w:val="none" w:sz="0" w:space="0" w:color="auto"/>
          </w:divBdr>
        </w:div>
        <w:div w:id="398721162">
          <w:marLeft w:val="480"/>
          <w:marRight w:val="0"/>
          <w:marTop w:val="0"/>
          <w:marBottom w:val="0"/>
          <w:divBdr>
            <w:top w:val="none" w:sz="0" w:space="0" w:color="auto"/>
            <w:left w:val="none" w:sz="0" w:space="0" w:color="auto"/>
            <w:bottom w:val="none" w:sz="0" w:space="0" w:color="auto"/>
            <w:right w:val="none" w:sz="0" w:space="0" w:color="auto"/>
          </w:divBdr>
        </w:div>
        <w:div w:id="404493702">
          <w:marLeft w:val="480"/>
          <w:marRight w:val="0"/>
          <w:marTop w:val="0"/>
          <w:marBottom w:val="0"/>
          <w:divBdr>
            <w:top w:val="none" w:sz="0" w:space="0" w:color="auto"/>
            <w:left w:val="none" w:sz="0" w:space="0" w:color="auto"/>
            <w:bottom w:val="none" w:sz="0" w:space="0" w:color="auto"/>
            <w:right w:val="none" w:sz="0" w:space="0" w:color="auto"/>
          </w:divBdr>
        </w:div>
        <w:div w:id="450250599">
          <w:marLeft w:val="480"/>
          <w:marRight w:val="0"/>
          <w:marTop w:val="0"/>
          <w:marBottom w:val="0"/>
          <w:divBdr>
            <w:top w:val="none" w:sz="0" w:space="0" w:color="auto"/>
            <w:left w:val="none" w:sz="0" w:space="0" w:color="auto"/>
            <w:bottom w:val="none" w:sz="0" w:space="0" w:color="auto"/>
            <w:right w:val="none" w:sz="0" w:space="0" w:color="auto"/>
          </w:divBdr>
        </w:div>
        <w:div w:id="465197812">
          <w:marLeft w:val="480"/>
          <w:marRight w:val="0"/>
          <w:marTop w:val="0"/>
          <w:marBottom w:val="0"/>
          <w:divBdr>
            <w:top w:val="none" w:sz="0" w:space="0" w:color="auto"/>
            <w:left w:val="none" w:sz="0" w:space="0" w:color="auto"/>
            <w:bottom w:val="none" w:sz="0" w:space="0" w:color="auto"/>
            <w:right w:val="none" w:sz="0" w:space="0" w:color="auto"/>
          </w:divBdr>
        </w:div>
        <w:div w:id="474416118">
          <w:marLeft w:val="480"/>
          <w:marRight w:val="0"/>
          <w:marTop w:val="0"/>
          <w:marBottom w:val="0"/>
          <w:divBdr>
            <w:top w:val="none" w:sz="0" w:space="0" w:color="auto"/>
            <w:left w:val="none" w:sz="0" w:space="0" w:color="auto"/>
            <w:bottom w:val="none" w:sz="0" w:space="0" w:color="auto"/>
            <w:right w:val="none" w:sz="0" w:space="0" w:color="auto"/>
          </w:divBdr>
        </w:div>
        <w:div w:id="623460585">
          <w:marLeft w:val="480"/>
          <w:marRight w:val="0"/>
          <w:marTop w:val="0"/>
          <w:marBottom w:val="0"/>
          <w:divBdr>
            <w:top w:val="none" w:sz="0" w:space="0" w:color="auto"/>
            <w:left w:val="none" w:sz="0" w:space="0" w:color="auto"/>
            <w:bottom w:val="none" w:sz="0" w:space="0" w:color="auto"/>
            <w:right w:val="none" w:sz="0" w:space="0" w:color="auto"/>
          </w:divBdr>
        </w:div>
        <w:div w:id="636840802">
          <w:marLeft w:val="480"/>
          <w:marRight w:val="0"/>
          <w:marTop w:val="0"/>
          <w:marBottom w:val="0"/>
          <w:divBdr>
            <w:top w:val="none" w:sz="0" w:space="0" w:color="auto"/>
            <w:left w:val="none" w:sz="0" w:space="0" w:color="auto"/>
            <w:bottom w:val="none" w:sz="0" w:space="0" w:color="auto"/>
            <w:right w:val="none" w:sz="0" w:space="0" w:color="auto"/>
          </w:divBdr>
        </w:div>
        <w:div w:id="720902129">
          <w:marLeft w:val="480"/>
          <w:marRight w:val="0"/>
          <w:marTop w:val="0"/>
          <w:marBottom w:val="0"/>
          <w:divBdr>
            <w:top w:val="none" w:sz="0" w:space="0" w:color="auto"/>
            <w:left w:val="none" w:sz="0" w:space="0" w:color="auto"/>
            <w:bottom w:val="none" w:sz="0" w:space="0" w:color="auto"/>
            <w:right w:val="none" w:sz="0" w:space="0" w:color="auto"/>
          </w:divBdr>
        </w:div>
        <w:div w:id="721907409">
          <w:marLeft w:val="480"/>
          <w:marRight w:val="0"/>
          <w:marTop w:val="0"/>
          <w:marBottom w:val="0"/>
          <w:divBdr>
            <w:top w:val="none" w:sz="0" w:space="0" w:color="auto"/>
            <w:left w:val="none" w:sz="0" w:space="0" w:color="auto"/>
            <w:bottom w:val="none" w:sz="0" w:space="0" w:color="auto"/>
            <w:right w:val="none" w:sz="0" w:space="0" w:color="auto"/>
          </w:divBdr>
        </w:div>
        <w:div w:id="762457250">
          <w:marLeft w:val="480"/>
          <w:marRight w:val="0"/>
          <w:marTop w:val="0"/>
          <w:marBottom w:val="0"/>
          <w:divBdr>
            <w:top w:val="none" w:sz="0" w:space="0" w:color="auto"/>
            <w:left w:val="none" w:sz="0" w:space="0" w:color="auto"/>
            <w:bottom w:val="none" w:sz="0" w:space="0" w:color="auto"/>
            <w:right w:val="none" w:sz="0" w:space="0" w:color="auto"/>
          </w:divBdr>
        </w:div>
        <w:div w:id="817575371">
          <w:marLeft w:val="480"/>
          <w:marRight w:val="0"/>
          <w:marTop w:val="0"/>
          <w:marBottom w:val="0"/>
          <w:divBdr>
            <w:top w:val="none" w:sz="0" w:space="0" w:color="auto"/>
            <w:left w:val="none" w:sz="0" w:space="0" w:color="auto"/>
            <w:bottom w:val="none" w:sz="0" w:space="0" w:color="auto"/>
            <w:right w:val="none" w:sz="0" w:space="0" w:color="auto"/>
          </w:divBdr>
        </w:div>
        <w:div w:id="859509408">
          <w:marLeft w:val="480"/>
          <w:marRight w:val="0"/>
          <w:marTop w:val="0"/>
          <w:marBottom w:val="0"/>
          <w:divBdr>
            <w:top w:val="none" w:sz="0" w:space="0" w:color="auto"/>
            <w:left w:val="none" w:sz="0" w:space="0" w:color="auto"/>
            <w:bottom w:val="none" w:sz="0" w:space="0" w:color="auto"/>
            <w:right w:val="none" w:sz="0" w:space="0" w:color="auto"/>
          </w:divBdr>
        </w:div>
        <w:div w:id="869297361">
          <w:marLeft w:val="480"/>
          <w:marRight w:val="0"/>
          <w:marTop w:val="0"/>
          <w:marBottom w:val="0"/>
          <w:divBdr>
            <w:top w:val="none" w:sz="0" w:space="0" w:color="auto"/>
            <w:left w:val="none" w:sz="0" w:space="0" w:color="auto"/>
            <w:bottom w:val="none" w:sz="0" w:space="0" w:color="auto"/>
            <w:right w:val="none" w:sz="0" w:space="0" w:color="auto"/>
          </w:divBdr>
        </w:div>
        <w:div w:id="870999430">
          <w:marLeft w:val="480"/>
          <w:marRight w:val="0"/>
          <w:marTop w:val="0"/>
          <w:marBottom w:val="0"/>
          <w:divBdr>
            <w:top w:val="none" w:sz="0" w:space="0" w:color="auto"/>
            <w:left w:val="none" w:sz="0" w:space="0" w:color="auto"/>
            <w:bottom w:val="none" w:sz="0" w:space="0" w:color="auto"/>
            <w:right w:val="none" w:sz="0" w:space="0" w:color="auto"/>
          </w:divBdr>
        </w:div>
        <w:div w:id="877011474">
          <w:marLeft w:val="480"/>
          <w:marRight w:val="0"/>
          <w:marTop w:val="0"/>
          <w:marBottom w:val="0"/>
          <w:divBdr>
            <w:top w:val="none" w:sz="0" w:space="0" w:color="auto"/>
            <w:left w:val="none" w:sz="0" w:space="0" w:color="auto"/>
            <w:bottom w:val="none" w:sz="0" w:space="0" w:color="auto"/>
            <w:right w:val="none" w:sz="0" w:space="0" w:color="auto"/>
          </w:divBdr>
        </w:div>
        <w:div w:id="951788450">
          <w:marLeft w:val="480"/>
          <w:marRight w:val="0"/>
          <w:marTop w:val="0"/>
          <w:marBottom w:val="0"/>
          <w:divBdr>
            <w:top w:val="none" w:sz="0" w:space="0" w:color="auto"/>
            <w:left w:val="none" w:sz="0" w:space="0" w:color="auto"/>
            <w:bottom w:val="none" w:sz="0" w:space="0" w:color="auto"/>
            <w:right w:val="none" w:sz="0" w:space="0" w:color="auto"/>
          </w:divBdr>
        </w:div>
        <w:div w:id="981035220">
          <w:marLeft w:val="480"/>
          <w:marRight w:val="0"/>
          <w:marTop w:val="0"/>
          <w:marBottom w:val="0"/>
          <w:divBdr>
            <w:top w:val="none" w:sz="0" w:space="0" w:color="auto"/>
            <w:left w:val="none" w:sz="0" w:space="0" w:color="auto"/>
            <w:bottom w:val="none" w:sz="0" w:space="0" w:color="auto"/>
            <w:right w:val="none" w:sz="0" w:space="0" w:color="auto"/>
          </w:divBdr>
        </w:div>
        <w:div w:id="1004163534">
          <w:marLeft w:val="480"/>
          <w:marRight w:val="0"/>
          <w:marTop w:val="0"/>
          <w:marBottom w:val="0"/>
          <w:divBdr>
            <w:top w:val="none" w:sz="0" w:space="0" w:color="auto"/>
            <w:left w:val="none" w:sz="0" w:space="0" w:color="auto"/>
            <w:bottom w:val="none" w:sz="0" w:space="0" w:color="auto"/>
            <w:right w:val="none" w:sz="0" w:space="0" w:color="auto"/>
          </w:divBdr>
        </w:div>
        <w:div w:id="1121992018">
          <w:marLeft w:val="480"/>
          <w:marRight w:val="0"/>
          <w:marTop w:val="0"/>
          <w:marBottom w:val="0"/>
          <w:divBdr>
            <w:top w:val="none" w:sz="0" w:space="0" w:color="auto"/>
            <w:left w:val="none" w:sz="0" w:space="0" w:color="auto"/>
            <w:bottom w:val="none" w:sz="0" w:space="0" w:color="auto"/>
            <w:right w:val="none" w:sz="0" w:space="0" w:color="auto"/>
          </w:divBdr>
        </w:div>
        <w:div w:id="1143280795">
          <w:marLeft w:val="480"/>
          <w:marRight w:val="0"/>
          <w:marTop w:val="0"/>
          <w:marBottom w:val="0"/>
          <w:divBdr>
            <w:top w:val="none" w:sz="0" w:space="0" w:color="auto"/>
            <w:left w:val="none" w:sz="0" w:space="0" w:color="auto"/>
            <w:bottom w:val="none" w:sz="0" w:space="0" w:color="auto"/>
            <w:right w:val="none" w:sz="0" w:space="0" w:color="auto"/>
          </w:divBdr>
        </w:div>
        <w:div w:id="1185364133">
          <w:marLeft w:val="480"/>
          <w:marRight w:val="0"/>
          <w:marTop w:val="0"/>
          <w:marBottom w:val="0"/>
          <w:divBdr>
            <w:top w:val="none" w:sz="0" w:space="0" w:color="auto"/>
            <w:left w:val="none" w:sz="0" w:space="0" w:color="auto"/>
            <w:bottom w:val="none" w:sz="0" w:space="0" w:color="auto"/>
            <w:right w:val="none" w:sz="0" w:space="0" w:color="auto"/>
          </w:divBdr>
        </w:div>
        <w:div w:id="1205485008">
          <w:marLeft w:val="480"/>
          <w:marRight w:val="0"/>
          <w:marTop w:val="0"/>
          <w:marBottom w:val="0"/>
          <w:divBdr>
            <w:top w:val="none" w:sz="0" w:space="0" w:color="auto"/>
            <w:left w:val="none" w:sz="0" w:space="0" w:color="auto"/>
            <w:bottom w:val="none" w:sz="0" w:space="0" w:color="auto"/>
            <w:right w:val="none" w:sz="0" w:space="0" w:color="auto"/>
          </w:divBdr>
        </w:div>
        <w:div w:id="1223907737">
          <w:marLeft w:val="480"/>
          <w:marRight w:val="0"/>
          <w:marTop w:val="0"/>
          <w:marBottom w:val="0"/>
          <w:divBdr>
            <w:top w:val="none" w:sz="0" w:space="0" w:color="auto"/>
            <w:left w:val="none" w:sz="0" w:space="0" w:color="auto"/>
            <w:bottom w:val="none" w:sz="0" w:space="0" w:color="auto"/>
            <w:right w:val="none" w:sz="0" w:space="0" w:color="auto"/>
          </w:divBdr>
        </w:div>
        <w:div w:id="1244993447">
          <w:marLeft w:val="480"/>
          <w:marRight w:val="0"/>
          <w:marTop w:val="0"/>
          <w:marBottom w:val="0"/>
          <w:divBdr>
            <w:top w:val="none" w:sz="0" w:space="0" w:color="auto"/>
            <w:left w:val="none" w:sz="0" w:space="0" w:color="auto"/>
            <w:bottom w:val="none" w:sz="0" w:space="0" w:color="auto"/>
            <w:right w:val="none" w:sz="0" w:space="0" w:color="auto"/>
          </w:divBdr>
        </w:div>
        <w:div w:id="1307782249">
          <w:marLeft w:val="480"/>
          <w:marRight w:val="0"/>
          <w:marTop w:val="0"/>
          <w:marBottom w:val="0"/>
          <w:divBdr>
            <w:top w:val="none" w:sz="0" w:space="0" w:color="auto"/>
            <w:left w:val="none" w:sz="0" w:space="0" w:color="auto"/>
            <w:bottom w:val="none" w:sz="0" w:space="0" w:color="auto"/>
            <w:right w:val="none" w:sz="0" w:space="0" w:color="auto"/>
          </w:divBdr>
        </w:div>
        <w:div w:id="1335954523">
          <w:marLeft w:val="480"/>
          <w:marRight w:val="0"/>
          <w:marTop w:val="0"/>
          <w:marBottom w:val="0"/>
          <w:divBdr>
            <w:top w:val="none" w:sz="0" w:space="0" w:color="auto"/>
            <w:left w:val="none" w:sz="0" w:space="0" w:color="auto"/>
            <w:bottom w:val="none" w:sz="0" w:space="0" w:color="auto"/>
            <w:right w:val="none" w:sz="0" w:space="0" w:color="auto"/>
          </w:divBdr>
        </w:div>
        <w:div w:id="1341158418">
          <w:marLeft w:val="480"/>
          <w:marRight w:val="0"/>
          <w:marTop w:val="0"/>
          <w:marBottom w:val="0"/>
          <w:divBdr>
            <w:top w:val="none" w:sz="0" w:space="0" w:color="auto"/>
            <w:left w:val="none" w:sz="0" w:space="0" w:color="auto"/>
            <w:bottom w:val="none" w:sz="0" w:space="0" w:color="auto"/>
            <w:right w:val="none" w:sz="0" w:space="0" w:color="auto"/>
          </w:divBdr>
        </w:div>
        <w:div w:id="1368261680">
          <w:marLeft w:val="480"/>
          <w:marRight w:val="0"/>
          <w:marTop w:val="0"/>
          <w:marBottom w:val="0"/>
          <w:divBdr>
            <w:top w:val="none" w:sz="0" w:space="0" w:color="auto"/>
            <w:left w:val="none" w:sz="0" w:space="0" w:color="auto"/>
            <w:bottom w:val="none" w:sz="0" w:space="0" w:color="auto"/>
            <w:right w:val="none" w:sz="0" w:space="0" w:color="auto"/>
          </w:divBdr>
        </w:div>
        <w:div w:id="1443113670">
          <w:marLeft w:val="480"/>
          <w:marRight w:val="0"/>
          <w:marTop w:val="0"/>
          <w:marBottom w:val="0"/>
          <w:divBdr>
            <w:top w:val="none" w:sz="0" w:space="0" w:color="auto"/>
            <w:left w:val="none" w:sz="0" w:space="0" w:color="auto"/>
            <w:bottom w:val="none" w:sz="0" w:space="0" w:color="auto"/>
            <w:right w:val="none" w:sz="0" w:space="0" w:color="auto"/>
          </w:divBdr>
        </w:div>
        <w:div w:id="1469276023">
          <w:marLeft w:val="480"/>
          <w:marRight w:val="0"/>
          <w:marTop w:val="0"/>
          <w:marBottom w:val="0"/>
          <w:divBdr>
            <w:top w:val="none" w:sz="0" w:space="0" w:color="auto"/>
            <w:left w:val="none" w:sz="0" w:space="0" w:color="auto"/>
            <w:bottom w:val="none" w:sz="0" w:space="0" w:color="auto"/>
            <w:right w:val="none" w:sz="0" w:space="0" w:color="auto"/>
          </w:divBdr>
        </w:div>
        <w:div w:id="1562211391">
          <w:marLeft w:val="480"/>
          <w:marRight w:val="0"/>
          <w:marTop w:val="0"/>
          <w:marBottom w:val="0"/>
          <w:divBdr>
            <w:top w:val="none" w:sz="0" w:space="0" w:color="auto"/>
            <w:left w:val="none" w:sz="0" w:space="0" w:color="auto"/>
            <w:bottom w:val="none" w:sz="0" w:space="0" w:color="auto"/>
            <w:right w:val="none" w:sz="0" w:space="0" w:color="auto"/>
          </w:divBdr>
        </w:div>
        <w:div w:id="1595212056">
          <w:marLeft w:val="480"/>
          <w:marRight w:val="0"/>
          <w:marTop w:val="0"/>
          <w:marBottom w:val="0"/>
          <w:divBdr>
            <w:top w:val="none" w:sz="0" w:space="0" w:color="auto"/>
            <w:left w:val="none" w:sz="0" w:space="0" w:color="auto"/>
            <w:bottom w:val="none" w:sz="0" w:space="0" w:color="auto"/>
            <w:right w:val="none" w:sz="0" w:space="0" w:color="auto"/>
          </w:divBdr>
        </w:div>
        <w:div w:id="1634869358">
          <w:marLeft w:val="480"/>
          <w:marRight w:val="0"/>
          <w:marTop w:val="0"/>
          <w:marBottom w:val="0"/>
          <w:divBdr>
            <w:top w:val="none" w:sz="0" w:space="0" w:color="auto"/>
            <w:left w:val="none" w:sz="0" w:space="0" w:color="auto"/>
            <w:bottom w:val="none" w:sz="0" w:space="0" w:color="auto"/>
            <w:right w:val="none" w:sz="0" w:space="0" w:color="auto"/>
          </w:divBdr>
        </w:div>
        <w:div w:id="1649440086">
          <w:marLeft w:val="480"/>
          <w:marRight w:val="0"/>
          <w:marTop w:val="0"/>
          <w:marBottom w:val="0"/>
          <w:divBdr>
            <w:top w:val="none" w:sz="0" w:space="0" w:color="auto"/>
            <w:left w:val="none" w:sz="0" w:space="0" w:color="auto"/>
            <w:bottom w:val="none" w:sz="0" w:space="0" w:color="auto"/>
            <w:right w:val="none" w:sz="0" w:space="0" w:color="auto"/>
          </w:divBdr>
        </w:div>
        <w:div w:id="1697581489">
          <w:marLeft w:val="480"/>
          <w:marRight w:val="0"/>
          <w:marTop w:val="0"/>
          <w:marBottom w:val="0"/>
          <w:divBdr>
            <w:top w:val="none" w:sz="0" w:space="0" w:color="auto"/>
            <w:left w:val="none" w:sz="0" w:space="0" w:color="auto"/>
            <w:bottom w:val="none" w:sz="0" w:space="0" w:color="auto"/>
            <w:right w:val="none" w:sz="0" w:space="0" w:color="auto"/>
          </w:divBdr>
        </w:div>
        <w:div w:id="1698043590">
          <w:marLeft w:val="480"/>
          <w:marRight w:val="0"/>
          <w:marTop w:val="0"/>
          <w:marBottom w:val="0"/>
          <w:divBdr>
            <w:top w:val="none" w:sz="0" w:space="0" w:color="auto"/>
            <w:left w:val="none" w:sz="0" w:space="0" w:color="auto"/>
            <w:bottom w:val="none" w:sz="0" w:space="0" w:color="auto"/>
            <w:right w:val="none" w:sz="0" w:space="0" w:color="auto"/>
          </w:divBdr>
        </w:div>
        <w:div w:id="1796214704">
          <w:marLeft w:val="480"/>
          <w:marRight w:val="0"/>
          <w:marTop w:val="0"/>
          <w:marBottom w:val="0"/>
          <w:divBdr>
            <w:top w:val="none" w:sz="0" w:space="0" w:color="auto"/>
            <w:left w:val="none" w:sz="0" w:space="0" w:color="auto"/>
            <w:bottom w:val="none" w:sz="0" w:space="0" w:color="auto"/>
            <w:right w:val="none" w:sz="0" w:space="0" w:color="auto"/>
          </w:divBdr>
        </w:div>
        <w:div w:id="1857570125">
          <w:marLeft w:val="480"/>
          <w:marRight w:val="0"/>
          <w:marTop w:val="0"/>
          <w:marBottom w:val="0"/>
          <w:divBdr>
            <w:top w:val="none" w:sz="0" w:space="0" w:color="auto"/>
            <w:left w:val="none" w:sz="0" w:space="0" w:color="auto"/>
            <w:bottom w:val="none" w:sz="0" w:space="0" w:color="auto"/>
            <w:right w:val="none" w:sz="0" w:space="0" w:color="auto"/>
          </w:divBdr>
        </w:div>
        <w:div w:id="1861233340">
          <w:marLeft w:val="480"/>
          <w:marRight w:val="0"/>
          <w:marTop w:val="0"/>
          <w:marBottom w:val="0"/>
          <w:divBdr>
            <w:top w:val="none" w:sz="0" w:space="0" w:color="auto"/>
            <w:left w:val="none" w:sz="0" w:space="0" w:color="auto"/>
            <w:bottom w:val="none" w:sz="0" w:space="0" w:color="auto"/>
            <w:right w:val="none" w:sz="0" w:space="0" w:color="auto"/>
          </w:divBdr>
        </w:div>
        <w:div w:id="1862280296">
          <w:marLeft w:val="480"/>
          <w:marRight w:val="0"/>
          <w:marTop w:val="0"/>
          <w:marBottom w:val="0"/>
          <w:divBdr>
            <w:top w:val="none" w:sz="0" w:space="0" w:color="auto"/>
            <w:left w:val="none" w:sz="0" w:space="0" w:color="auto"/>
            <w:bottom w:val="none" w:sz="0" w:space="0" w:color="auto"/>
            <w:right w:val="none" w:sz="0" w:space="0" w:color="auto"/>
          </w:divBdr>
        </w:div>
        <w:div w:id="1899973874">
          <w:marLeft w:val="480"/>
          <w:marRight w:val="0"/>
          <w:marTop w:val="0"/>
          <w:marBottom w:val="0"/>
          <w:divBdr>
            <w:top w:val="none" w:sz="0" w:space="0" w:color="auto"/>
            <w:left w:val="none" w:sz="0" w:space="0" w:color="auto"/>
            <w:bottom w:val="none" w:sz="0" w:space="0" w:color="auto"/>
            <w:right w:val="none" w:sz="0" w:space="0" w:color="auto"/>
          </w:divBdr>
        </w:div>
        <w:div w:id="1907061078">
          <w:marLeft w:val="480"/>
          <w:marRight w:val="0"/>
          <w:marTop w:val="0"/>
          <w:marBottom w:val="0"/>
          <w:divBdr>
            <w:top w:val="none" w:sz="0" w:space="0" w:color="auto"/>
            <w:left w:val="none" w:sz="0" w:space="0" w:color="auto"/>
            <w:bottom w:val="none" w:sz="0" w:space="0" w:color="auto"/>
            <w:right w:val="none" w:sz="0" w:space="0" w:color="auto"/>
          </w:divBdr>
        </w:div>
        <w:div w:id="1935357062">
          <w:marLeft w:val="480"/>
          <w:marRight w:val="0"/>
          <w:marTop w:val="0"/>
          <w:marBottom w:val="0"/>
          <w:divBdr>
            <w:top w:val="none" w:sz="0" w:space="0" w:color="auto"/>
            <w:left w:val="none" w:sz="0" w:space="0" w:color="auto"/>
            <w:bottom w:val="none" w:sz="0" w:space="0" w:color="auto"/>
            <w:right w:val="none" w:sz="0" w:space="0" w:color="auto"/>
          </w:divBdr>
        </w:div>
        <w:div w:id="1952207107">
          <w:marLeft w:val="480"/>
          <w:marRight w:val="0"/>
          <w:marTop w:val="0"/>
          <w:marBottom w:val="0"/>
          <w:divBdr>
            <w:top w:val="none" w:sz="0" w:space="0" w:color="auto"/>
            <w:left w:val="none" w:sz="0" w:space="0" w:color="auto"/>
            <w:bottom w:val="none" w:sz="0" w:space="0" w:color="auto"/>
            <w:right w:val="none" w:sz="0" w:space="0" w:color="auto"/>
          </w:divBdr>
        </w:div>
        <w:div w:id="2058816940">
          <w:marLeft w:val="480"/>
          <w:marRight w:val="0"/>
          <w:marTop w:val="0"/>
          <w:marBottom w:val="0"/>
          <w:divBdr>
            <w:top w:val="none" w:sz="0" w:space="0" w:color="auto"/>
            <w:left w:val="none" w:sz="0" w:space="0" w:color="auto"/>
            <w:bottom w:val="none" w:sz="0" w:space="0" w:color="auto"/>
            <w:right w:val="none" w:sz="0" w:space="0" w:color="auto"/>
          </w:divBdr>
        </w:div>
        <w:div w:id="2075204146">
          <w:marLeft w:val="480"/>
          <w:marRight w:val="0"/>
          <w:marTop w:val="0"/>
          <w:marBottom w:val="0"/>
          <w:divBdr>
            <w:top w:val="none" w:sz="0" w:space="0" w:color="auto"/>
            <w:left w:val="none" w:sz="0" w:space="0" w:color="auto"/>
            <w:bottom w:val="none" w:sz="0" w:space="0" w:color="auto"/>
            <w:right w:val="none" w:sz="0" w:space="0" w:color="auto"/>
          </w:divBdr>
        </w:div>
        <w:div w:id="2114739369">
          <w:marLeft w:val="480"/>
          <w:marRight w:val="0"/>
          <w:marTop w:val="0"/>
          <w:marBottom w:val="0"/>
          <w:divBdr>
            <w:top w:val="none" w:sz="0" w:space="0" w:color="auto"/>
            <w:left w:val="none" w:sz="0" w:space="0" w:color="auto"/>
            <w:bottom w:val="none" w:sz="0" w:space="0" w:color="auto"/>
            <w:right w:val="none" w:sz="0" w:space="0" w:color="auto"/>
          </w:divBdr>
        </w:div>
        <w:div w:id="2135250412">
          <w:marLeft w:val="480"/>
          <w:marRight w:val="0"/>
          <w:marTop w:val="0"/>
          <w:marBottom w:val="0"/>
          <w:divBdr>
            <w:top w:val="none" w:sz="0" w:space="0" w:color="auto"/>
            <w:left w:val="none" w:sz="0" w:space="0" w:color="auto"/>
            <w:bottom w:val="none" w:sz="0" w:space="0" w:color="auto"/>
            <w:right w:val="none" w:sz="0" w:space="0" w:color="auto"/>
          </w:divBdr>
        </w:div>
      </w:divsChild>
    </w:div>
    <w:div w:id="1584989054">
      <w:bodyDiv w:val="1"/>
      <w:marLeft w:val="0"/>
      <w:marRight w:val="0"/>
      <w:marTop w:val="0"/>
      <w:marBottom w:val="0"/>
      <w:divBdr>
        <w:top w:val="none" w:sz="0" w:space="0" w:color="auto"/>
        <w:left w:val="none" w:sz="0" w:space="0" w:color="auto"/>
        <w:bottom w:val="none" w:sz="0" w:space="0" w:color="auto"/>
        <w:right w:val="none" w:sz="0" w:space="0" w:color="auto"/>
      </w:divBdr>
      <w:divsChild>
        <w:div w:id="10033224">
          <w:marLeft w:val="480"/>
          <w:marRight w:val="0"/>
          <w:marTop w:val="0"/>
          <w:marBottom w:val="0"/>
          <w:divBdr>
            <w:top w:val="none" w:sz="0" w:space="0" w:color="auto"/>
            <w:left w:val="none" w:sz="0" w:space="0" w:color="auto"/>
            <w:bottom w:val="none" w:sz="0" w:space="0" w:color="auto"/>
            <w:right w:val="none" w:sz="0" w:space="0" w:color="auto"/>
          </w:divBdr>
        </w:div>
        <w:div w:id="11612467">
          <w:marLeft w:val="480"/>
          <w:marRight w:val="0"/>
          <w:marTop w:val="0"/>
          <w:marBottom w:val="0"/>
          <w:divBdr>
            <w:top w:val="none" w:sz="0" w:space="0" w:color="auto"/>
            <w:left w:val="none" w:sz="0" w:space="0" w:color="auto"/>
            <w:bottom w:val="none" w:sz="0" w:space="0" w:color="auto"/>
            <w:right w:val="none" w:sz="0" w:space="0" w:color="auto"/>
          </w:divBdr>
        </w:div>
        <w:div w:id="82117637">
          <w:marLeft w:val="480"/>
          <w:marRight w:val="0"/>
          <w:marTop w:val="0"/>
          <w:marBottom w:val="0"/>
          <w:divBdr>
            <w:top w:val="none" w:sz="0" w:space="0" w:color="auto"/>
            <w:left w:val="none" w:sz="0" w:space="0" w:color="auto"/>
            <w:bottom w:val="none" w:sz="0" w:space="0" w:color="auto"/>
            <w:right w:val="none" w:sz="0" w:space="0" w:color="auto"/>
          </w:divBdr>
        </w:div>
        <w:div w:id="88308102">
          <w:marLeft w:val="480"/>
          <w:marRight w:val="0"/>
          <w:marTop w:val="0"/>
          <w:marBottom w:val="0"/>
          <w:divBdr>
            <w:top w:val="none" w:sz="0" w:space="0" w:color="auto"/>
            <w:left w:val="none" w:sz="0" w:space="0" w:color="auto"/>
            <w:bottom w:val="none" w:sz="0" w:space="0" w:color="auto"/>
            <w:right w:val="none" w:sz="0" w:space="0" w:color="auto"/>
          </w:divBdr>
        </w:div>
        <w:div w:id="104926935">
          <w:marLeft w:val="480"/>
          <w:marRight w:val="0"/>
          <w:marTop w:val="0"/>
          <w:marBottom w:val="0"/>
          <w:divBdr>
            <w:top w:val="none" w:sz="0" w:space="0" w:color="auto"/>
            <w:left w:val="none" w:sz="0" w:space="0" w:color="auto"/>
            <w:bottom w:val="none" w:sz="0" w:space="0" w:color="auto"/>
            <w:right w:val="none" w:sz="0" w:space="0" w:color="auto"/>
          </w:divBdr>
        </w:div>
        <w:div w:id="116802966">
          <w:marLeft w:val="480"/>
          <w:marRight w:val="0"/>
          <w:marTop w:val="0"/>
          <w:marBottom w:val="0"/>
          <w:divBdr>
            <w:top w:val="none" w:sz="0" w:space="0" w:color="auto"/>
            <w:left w:val="none" w:sz="0" w:space="0" w:color="auto"/>
            <w:bottom w:val="none" w:sz="0" w:space="0" w:color="auto"/>
            <w:right w:val="none" w:sz="0" w:space="0" w:color="auto"/>
          </w:divBdr>
        </w:div>
        <w:div w:id="164561643">
          <w:marLeft w:val="480"/>
          <w:marRight w:val="0"/>
          <w:marTop w:val="0"/>
          <w:marBottom w:val="0"/>
          <w:divBdr>
            <w:top w:val="none" w:sz="0" w:space="0" w:color="auto"/>
            <w:left w:val="none" w:sz="0" w:space="0" w:color="auto"/>
            <w:bottom w:val="none" w:sz="0" w:space="0" w:color="auto"/>
            <w:right w:val="none" w:sz="0" w:space="0" w:color="auto"/>
          </w:divBdr>
        </w:div>
        <w:div w:id="176431460">
          <w:marLeft w:val="480"/>
          <w:marRight w:val="0"/>
          <w:marTop w:val="0"/>
          <w:marBottom w:val="0"/>
          <w:divBdr>
            <w:top w:val="none" w:sz="0" w:space="0" w:color="auto"/>
            <w:left w:val="none" w:sz="0" w:space="0" w:color="auto"/>
            <w:bottom w:val="none" w:sz="0" w:space="0" w:color="auto"/>
            <w:right w:val="none" w:sz="0" w:space="0" w:color="auto"/>
          </w:divBdr>
        </w:div>
        <w:div w:id="188957549">
          <w:marLeft w:val="480"/>
          <w:marRight w:val="0"/>
          <w:marTop w:val="0"/>
          <w:marBottom w:val="0"/>
          <w:divBdr>
            <w:top w:val="none" w:sz="0" w:space="0" w:color="auto"/>
            <w:left w:val="none" w:sz="0" w:space="0" w:color="auto"/>
            <w:bottom w:val="none" w:sz="0" w:space="0" w:color="auto"/>
            <w:right w:val="none" w:sz="0" w:space="0" w:color="auto"/>
          </w:divBdr>
        </w:div>
        <w:div w:id="193078891">
          <w:marLeft w:val="480"/>
          <w:marRight w:val="0"/>
          <w:marTop w:val="0"/>
          <w:marBottom w:val="0"/>
          <w:divBdr>
            <w:top w:val="none" w:sz="0" w:space="0" w:color="auto"/>
            <w:left w:val="none" w:sz="0" w:space="0" w:color="auto"/>
            <w:bottom w:val="none" w:sz="0" w:space="0" w:color="auto"/>
            <w:right w:val="none" w:sz="0" w:space="0" w:color="auto"/>
          </w:divBdr>
        </w:div>
        <w:div w:id="217136482">
          <w:marLeft w:val="480"/>
          <w:marRight w:val="0"/>
          <w:marTop w:val="0"/>
          <w:marBottom w:val="0"/>
          <w:divBdr>
            <w:top w:val="none" w:sz="0" w:space="0" w:color="auto"/>
            <w:left w:val="none" w:sz="0" w:space="0" w:color="auto"/>
            <w:bottom w:val="none" w:sz="0" w:space="0" w:color="auto"/>
            <w:right w:val="none" w:sz="0" w:space="0" w:color="auto"/>
          </w:divBdr>
        </w:div>
        <w:div w:id="262567183">
          <w:marLeft w:val="480"/>
          <w:marRight w:val="0"/>
          <w:marTop w:val="0"/>
          <w:marBottom w:val="0"/>
          <w:divBdr>
            <w:top w:val="none" w:sz="0" w:space="0" w:color="auto"/>
            <w:left w:val="none" w:sz="0" w:space="0" w:color="auto"/>
            <w:bottom w:val="none" w:sz="0" w:space="0" w:color="auto"/>
            <w:right w:val="none" w:sz="0" w:space="0" w:color="auto"/>
          </w:divBdr>
        </w:div>
        <w:div w:id="278529816">
          <w:marLeft w:val="480"/>
          <w:marRight w:val="0"/>
          <w:marTop w:val="0"/>
          <w:marBottom w:val="0"/>
          <w:divBdr>
            <w:top w:val="none" w:sz="0" w:space="0" w:color="auto"/>
            <w:left w:val="none" w:sz="0" w:space="0" w:color="auto"/>
            <w:bottom w:val="none" w:sz="0" w:space="0" w:color="auto"/>
            <w:right w:val="none" w:sz="0" w:space="0" w:color="auto"/>
          </w:divBdr>
        </w:div>
        <w:div w:id="282342700">
          <w:marLeft w:val="480"/>
          <w:marRight w:val="0"/>
          <w:marTop w:val="0"/>
          <w:marBottom w:val="0"/>
          <w:divBdr>
            <w:top w:val="none" w:sz="0" w:space="0" w:color="auto"/>
            <w:left w:val="none" w:sz="0" w:space="0" w:color="auto"/>
            <w:bottom w:val="none" w:sz="0" w:space="0" w:color="auto"/>
            <w:right w:val="none" w:sz="0" w:space="0" w:color="auto"/>
          </w:divBdr>
        </w:div>
        <w:div w:id="389307630">
          <w:marLeft w:val="480"/>
          <w:marRight w:val="0"/>
          <w:marTop w:val="0"/>
          <w:marBottom w:val="0"/>
          <w:divBdr>
            <w:top w:val="none" w:sz="0" w:space="0" w:color="auto"/>
            <w:left w:val="none" w:sz="0" w:space="0" w:color="auto"/>
            <w:bottom w:val="none" w:sz="0" w:space="0" w:color="auto"/>
            <w:right w:val="none" w:sz="0" w:space="0" w:color="auto"/>
          </w:divBdr>
        </w:div>
        <w:div w:id="391584108">
          <w:marLeft w:val="480"/>
          <w:marRight w:val="0"/>
          <w:marTop w:val="0"/>
          <w:marBottom w:val="0"/>
          <w:divBdr>
            <w:top w:val="none" w:sz="0" w:space="0" w:color="auto"/>
            <w:left w:val="none" w:sz="0" w:space="0" w:color="auto"/>
            <w:bottom w:val="none" w:sz="0" w:space="0" w:color="auto"/>
            <w:right w:val="none" w:sz="0" w:space="0" w:color="auto"/>
          </w:divBdr>
        </w:div>
        <w:div w:id="431513305">
          <w:marLeft w:val="480"/>
          <w:marRight w:val="0"/>
          <w:marTop w:val="0"/>
          <w:marBottom w:val="0"/>
          <w:divBdr>
            <w:top w:val="none" w:sz="0" w:space="0" w:color="auto"/>
            <w:left w:val="none" w:sz="0" w:space="0" w:color="auto"/>
            <w:bottom w:val="none" w:sz="0" w:space="0" w:color="auto"/>
            <w:right w:val="none" w:sz="0" w:space="0" w:color="auto"/>
          </w:divBdr>
        </w:div>
        <w:div w:id="458501611">
          <w:marLeft w:val="480"/>
          <w:marRight w:val="0"/>
          <w:marTop w:val="0"/>
          <w:marBottom w:val="0"/>
          <w:divBdr>
            <w:top w:val="none" w:sz="0" w:space="0" w:color="auto"/>
            <w:left w:val="none" w:sz="0" w:space="0" w:color="auto"/>
            <w:bottom w:val="none" w:sz="0" w:space="0" w:color="auto"/>
            <w:right w:val="none" w:sz="0" w:space="0" w:color="auto"/>
          </w:divBdr>
        </w:div>
        <w:div w:id="495920960">
          <w:marLeft w:val="480"/>
          <w:marRight w:val="0"/>
          <w:marTop w:val="0"/>
          <w:marBottom w:val="0"/>
          <w:divBdr>
            <w:top w:val="none" w:sz="0" w:space="0" w:color="auto"/>
            <w:left w:val="none" w:sz="0" w:space="0" w:color="auto"/>
            <w:bottom w:val="none" w:sz="0" w:space="0" w:color="auto"/>
            <w:right w:val="none" w:sz="0" w:space="0" w:color="auto"/>
          </w:divBdr>
        </w:div>
        <w:div w:id="516892568">
          <w:marLeft w:val="480"/>
          <w:marRight w:val="0"/>
          <w:marTop w:val="0"/>
          <w:marBottom w:val="0"/>
          <w:divBdr>
            <w:top w:val="none" w:sz="0" w:space="0" w:color="auto"/>
            <w:left w:val="none" w:sz="0" w:space="0" w:color="auto"/>
            <w:bottom w:val="none" w:sz="0" w:space="0" w:color="auto"/>
            <w:right w:val="none" w:sz="0" w:space="0" w:color="auto"/>
          </w:divBdr>
        </w:div>
        <w:div w:id="574359761">
          <w:marLeft w:val="480"/>
          <w:marRight w:val="0"/>
          <w:marTop w:val="0"/>
          <w:marBottom w:val="0"/>
          <w:divBdr>
            <w:top w:val="none" w:sz="0" w:space="0" w:color="auto"/>
            <w:left w:val="none" w:sz="0" w:space="0" w:color="auto"/>
            <w:bottom w:val="none" w:sz="0" w:space="0" w:color="auto"/>
            <w:right w:val="none" w:sz="0" w:space="0" w:color="auto"/>
          </w:divBdr>
        </w:div>
        <w:div w:id="635766580">
          <w:marLeft w:val="480"/>
          <w:marRight w:val="0"/>
          <w:marTop w:val="0"/>
          <w:marBottom w:val="0"/>
          <w:divBdr>
            <w:top w:val="none" w:sz="0" w:space="0" w:color="auto"/>
            <w:left w:val="none" w:sz="0" w:space="0" w:color="auto"/>
            <w:bottom w:val="none" w:sz="0" w:space="0" w:color="auto"/>
            <w:right w:val="none" w:sz="0" w:space="0" w:color="auto"/>
          </w:divBdr>
        </w:div>
        <w:div w:id="641731711">
          <w:marLeft w:val="480"/>
          <w:marRight w:val="0"/>
          <w:marTop w:val="0"/>
          <w:marBottom w:val="0"/>
          <w:divBdr>
            <w:top w:val="none" w:sz="0" w:space="0" w:color="auto"/>
            <w:left w:val="none" w:sz="0" w:space="0" w:color="auto"/>
            <w:bottom w:val="none" w:sz="0" w:space="0" w:color="auto"/>
            <w:right w:val="none" w:sz="0" w:space="0" w:color="auto"/>
          </w:divBdr>
        </w:div>
        <w:div w:id="693502943">
          <w:marLeft w:val="480"/>
          <w:marRight w:val="0"/>
          <w:marTop w:val="0"/>
          <w:marBottom w:val="0"/>
          <w:divBdr>
            <w:top w:val="none" w:sz="0" w:space="0" w:color="auto"/>
            <w:left w:val="none" w:sz="0" w:space="0" w:color="auto"/>
            <w:bottom w:val="none" w:sz="0" w:space="0" w:color="auto"/>
            <w:right w:val="none" w:sz="0" w:space="0" w:color="auto"/>
          </w:divBdr>
        </w:div>
        <w:div w:id="696006080">
          <w:marLeft w:val="480"/>
          <w:marRight w:val="0"/>
          <w:marTop w:val="0"/>
          <w:marBottom w:val="0"/>
          <w:divBdr>
            <w:top w:val="none" w:sz="0" w:space="0" w:color="auto"/>
            <w:left w:val="none" w:sz="0" w:space="0" w:color="auto"/>
            <w:bottom w:val="none" w:sz="0" w:space="0" w:color="auto"/>
            <w:right w:val="none" w:sz="0" w:space="0" w:color="auto"/>
          </w:divBdr>
        </w:div>
        <w:div w:id="709064072">
          <w:marLeft w:val="480"/>
          <w:marRight w:val="0"/>
          <w:marTop w:val="0"/>
          <w:marBottom w:val="0"/>
          <w:divBdr>
            <w:top w:val="none" w:sz="0" w:space="0" w:color="auto"/>
            <w:left w:val="none" w:sz="0" w:space="0" w:color="auto"/>
            <w:bottom w:val="none" w:sz="0" w:space="0" w:color="auto"/>
            <w:right w:val="none" w:sz="0" w:space="0" w:color="auto"/>
          </w:divBdr>
        </w:div>
        <w:div w:id="734082011">
          <w:marLeft w:val="480"/>
          <w:marRight w:val="0"/>
          <w:marTop w:val="0"/>
          <w:marBottom w:val="0"/>
          <w:divBdr>
            <w:top w:val="none" w:sz="0" w:space="0" w:color="auto"/>
            <w:left w:val="none" w:sz="0" w:space="0" w:color="auto"/>
            <w:bottom w:val="none" w:sz="0" w:space="0" w:color="auto"/>
            <w:right w:val="none" w:sz="0" w:space="0" w:color="auto"/>
          </w:divBdr>
        </w:div>
        <w:div w:id="859441308">
          <w:marLeft w:val="480"/>
          <w:marRight w:val="0"/>
          <w:marTop w:val="0"/>
          <w:marBottom w:val="0"/>
          <w:divBdr>
            <w:top w:val="none" w:sz="0" w:space="0" w:color="auto"/>
            <w:left w:val="none" w:sz="0" w:space="0" w:color="auto"/>
            <w:bottom w:val="none" w:sz="0" w:space="0" w:color="auto"/>
            <w:right w:val="none" w:sz="0" w:space="0" w:color="auto"/>
          </w:divBdr>
        </w:div>
        <w:div w:id="869222392">
          <w:marLeft w:val="480"/>
          <w:marRight w:val="0"/>
          <w:marTop w:val="0"/>
          <w:marBottom w:val="0"/>
          <w:divBdr>
            <w:top w:val="none" w:sz="0" w:space="0" w:color="auto"/>
            <w:left w:val="none" w:sz="0" w:space="0" w:color="auto"/>
            <w:bottom w:val="none" w:sz="0" w:space="0" w:color="auto"/>
            <w:right w:val="none" w:sz="0" w:space="0" w:color="auto"/>
          </w:divBdr>
        </w:div>
        <w:div w:id="953055470">
          <w:marLeft w:val="480"/>
          <w:marRight w:val="0"/>
          <w:marTop w:val="0"/>
          <w:marBottom w:val="0"/>
          <w:divBdr>
            <w:top w:val="none" w:sz="0" w:space="0" w:color="auto"/>
            <w:left w:val="none" w:sz="0" w:space="0" w:color="auto"/>
            <w:bottom w:val="none" w:sz="0" w:space="0" w:color="auto"/>
            <w:right w:val="none" w:sz="0" w:space="0" w:color="auto"/>
          </w:divBdr>
        </w:div>
        <w:div w:id="1043364470">
          <w:marLeft w:val="480"/>
          <w:marRight w:val="0"/>
          <w:marTop w:val="0"/>
          <w:marBottom w:val="0"/>
          <w:divBdr>
            <w:top w:val="none" w:sz="0" w:space="0" w:color="auto"/>
            <w:left w:val="none" w:sz="0" w:space="0" w:color="auto"/>
            <w:bottom w:val="none" w:sz="0" w:space="0" w:color="auto"/>
            <w:right w:val="none" w:sz="0" w:space="0" w:color="auto"/>
          </w:divBdr>
        </w:div>
        <w:div w:id="1054037520">
          <w:marLeft w:val="480"/>
          <w:marRight w:val="0"/>
          <w:marTop w:val="0"/>
          <w:marBottom w:val="0"/>
          <w:divBdr>
            <w:top w:val="none" w:sz="0" w:space="0" w:color="auto"/>
            <w:left w:val="none" w:sz="0" w:space="0" w:color="auto"/>
            <w:bottom w:val="none" w:sz="0" w:space="0" w:color="auto"/>
            <w:right w:val="none" w:sz="0" w:space="0" w:color="auto"/>
          </w:divBdr>
        </w:div>
        <w:div w:id="1115252286">
          <w:marLeft w:val="480"/>
          <w:marRight w:val="0"/>
          <w:marTop w:val="0"/>
          <w:marBottom w:val="0"/>
          <w:divBdr>
            <w:top w:val="none" w:sz="0" w:space="0" w:color="auto"/>
            <w:left w:val="none" w:sz="0" w:space="0" w:color="auto"/>
            <w:bottom w:val="none" w:sz="0" w:space="0" w:color="auto"/>
            <w:right w:val="none" w:sz="0" w:space="0" w:color="auto"/>
          </w:divBdr>
        </w:div>
        <w:div w:id="1124689954">
          <w:marLeft w:val="480"/>
          <w:marRight w:val="0"/>
          <w:marTop w:val="0"/>
          <w:marBottom w:val="0"/>
          <w:divBdr>
            <w:top w:val="none" w:sz="0" w:space="0" w:color="auto"/>
            <w:left w:val="none" w:sz="0" w:space="0" w:color="auto"/>
            <w:bottom w:val="none" w:sz="0" w:space="0" w:color="auto"/>
            <w:right w:val="none" w:sz="0" w:space="0" w:color="auto"/>
          </w:divBdr>
        </w:div>
        <w:div w:id="1160851045">
          <w:marLeft w:val="480"/>
          <w:marRight w:val="0"/>
          <w:marTop w:val="0"/>
          <w:marBottom w:val="0"/>
          <w:divBdr>
            <w:top w:val="none" w:sz="0" w:space="0" w:color="auto"/>
            <w:left w:val="none" w:sz="0" w:space="0" w:color="auto"/>
            <w:bottom w:val="none" w:sz="0" w:space="0" w:color="auto"/>
            <w:right w:val="none" w:sz="0" w:space="0" w:color="auto"/>
          </w:divBdr>
        </w:div>
        <w:div w:id="1198086859">
          <w:marLeft w:val="480"/>
          <w:marRight w:val="0"/>
          <w:marTop w:val="0"/>
          <w:marBottom w:val="0"/>
          <w:divBdr>
            <w:top w:val="none" w:sz="0" w:space="0" w:color="auto"/>
            <w:left w:val="none" w:sz="0" w:space="0" w:color="auto"/>
            <w:bottom w:val="none" w:sz="0" w:space="0" w:color="auto"/>
            <w:right w:val="none" w:sz="0" w:space="0" w:color="auto"/>
          </w:divBdr>
        </w:div>
        <w:div w:id="1212890053">
          <w:marLeft w:val="480"/>
          <w:marRight w:val="0"/>
          <w:marTop w:val="0"/>
          <w:marBottom w:val="0"/>
          <w:divBdr>
            <w:top w:val="none" w:sz="0" w:space="0" w:color="auto"/>
            <w:left w:val="none" w:sz="0" w:space="0" w:color="auto"/>
            <w:bottom w:val="none" w:sz="0" w:space="0" w:color="auto"/>
            <w:right w:val="none" w:sz="0" w:space="0" w:color="auto"/>
          </w:divBdr>
        </w:div>
        <w:div w:id="1232231985">
          <w:marLeft w:val="480"/>
          <w:marRight w:val="0"/>
          <w:marTop w:val="0"/>
          <w:marBottom w:val="0"/>
          <w:divBdr>
            <w:top w:val="none" w:sz="0" w:space="0" w:color="auto"/>
            <w:left w:val="none" w:sz="0" w:space="0" w:color="auto"/>
            <w:bottom w:val="none" w:sz="0" w:space="0" w:color="auto"/>
            <w:right w:val="none" w:sz="0" w:space="0" w:color="auto"/>
          </w:divBdr>
        </w:div>
        <w:div w:id="1241939666">
          <w:marLeft w:val="480"/>
          <w:marRight w:val="0"/>
          <w:marTop w:val="0"/>
          <w:marBottom w:val="0"/>
          <w:divBdr>
            <w:top w:val="none" w:sz="0" w:space="0" w:color="auto"/>
            <w:left w:val="none" w:sz="0" w:space="0" w:color="auto"/>
            <w:bottom w:val="none" w:sz="0" w:space="0" w:color="auto"/>
            <w:right w:val="none" w:sz="0" w:space="0" w:color="auto"/>
          </w:divBdr>
        </w:div>
        <w:div w:id="1322079408">
          <w:marLeft w:val="480"/>
          <w:marRight w:val="0"/>
          <w:marTop w:val="0"/>
          <w:marBottom w:val="0"/>
          <w:divBdr>
            <w:top w:val="none" w:sz="0" w:space="0" w:color="auto"/>
            <w:left w:val="none" w:sz="0" w:space="0" w:color="auto"/>
            <w:bottom w:val="none" w:sz="0" w:space="0" w:color="auto"/>
            <w:right w:val="none" w:sz="0" w:space="0" w:color="auto"/>
          </w:divBdr>
        </w:div>
        <w:div w:id="1363820049">
          <w:marLeft w:val="480"/>
          <w:marRight w:val="0"/>
          <w:marTop w:val="0"/>
          <w:marBottom w:val="0"/>
          <w:divBdr>
            <w:top w:val="none" w:sz="0" w:space="0" w:color="auto"/>
            <w:left w:val="none" w:sz="0" w:space="0" w:color="auto"/>
            <w:bottom w:val="none" w:sz="0" w:space="0" w:color="auto"/>
            <w:right w:val="none" w:sz="0" w:space="0" w:color="auto"/>
          </w:divBdr>
        </w:div>
        <w:div w:id="1449740723">
          <w:marLeft w:val="480"/>
          <w:marRight w:val="0"/>
          <w:marTop w:val="0"/>
          <w:marBottom w:val="0"/>
          <w:divBdr>
            <w:top w:val="none" w:sz="0" w:space="0" w:color="auto"/>
            <w:left w:val="none" w:sz="0" w:space="0" w:color="auto"/>
            <w:bottom w:val="none" w:sz="0" w:space="0" w:color="auto"/>
            <w:right w:val="none" w:sz="0" w:space="0" w:color="auto"/>
          </w:divBdr>
        </w:div>
        <w:div w:id="1453282951">
          <w:marLeft w:val="480"/>
          <w:marRight w:val="0"/>
          <w:marTop w:val="0"/>
          <w:marBottom w:val="0"/>
          <w:divBdr>
            <w:top w:val="none" w:sz="0" w:space="0" w:color="auto"/>
            <w:left w:val="none" w:sz="0" w:space="0" w:color="auto"/>
            <w:bottom w:val="none" w:sz="0" w:space="0" w:color="auto"/>
            <w:right w:val="none" w:sz="0" w:space="0" w:color="auto"/>
          </w:divBdr>
        </w:div>
        <w:div w:id="1488594599">
          <w:marLeft w:val="480"/>
          <w:marRight w:val="0"/>
          <w:marTop w:val="0"/>
          <w:marBottom w:val="0"/>
          <w:divBdr>
            <w:top w:val="none" w:sz="0" w:space="0" w:color="auto"/>
            <w:left w:val="none" w:sz="0" w:space="0" w:color="auto"/>
            <w:bottom w:val="none" w:sz="0" w:space="0" w:color="auto"/>
            <w:right w:val="none" w:sz="0" w:space="0" w:color="auto"/>
          </w:divBdr>
        </w:div>
        <w:div w:id="1529368710">
          <w:marLeft w:val="480"/>
          <w:marRight w:val="0"/>
          <w:marTop w:val="0"/>
          <w:marBottom w:val="0"/>
          <w:divBdr>
            <w:top w:val="none" w:sz="0" w:space="0" w:color="auto"/>
            <w:left w:val="none" w:sz="0" w:space="0" w:color="auto"/>
            <w:bottom w:val="none" w:sz="0" w:space="0" w:color="auto"/>
            <w:right w:val="none" w:sz="0" w:space="0" w:color="auto"/>
          </w:divBdr>
        </w:div>
        <w:div w:id="1558275044">
          <w:marLeft w:val="480"/>
          <w:marRight w:val="0"/>
          <w:marTop w:val="0"/>
          <w:marBottom w:val="0"/>
          <w:divBdr>
            <w:top w:val="none" w:sz="0" w:space="0" w:color="auto"/>
            <w:left w:val="none" w:sz="0" w:space="0" w:color="auto"/>
            <w:bottom w:val="none" w:sz="0" w:space="0" w:color="auto"/>
            <w:right w:val="none" w:sz="0" w:space="0" w:color="auto"/>
          </w:divBdr>
        </w:div>
        <w:div w:id="1565948867">
          <w:marLeft w:val="480"/>
          <w:marRight w:val="0"/>
          <w:marTop w:val="0"/>
          <w:marBottom w:val="0"/>
          <w:divBdr>
            <w:top w:val="none" w:sz="0" w:space="0" w:color="auto"/>
            <w:left w:val="none" w:sz="0" w:space="0" w:color="auto"/>
            <w:bottom w:val="none" w:sz="0" w:space="0" w:color="auto"/>
            <w:right w:val="none" w:sz="0" w:space="0" w:color="auto"/>
          </w:divBdr>
        </w:div>
        <w:div w:id="1572883518">
          <w:marLeft w:val="480"/>
          <w:marRight w:val="0"/>
          <w:marTop w:val="0"/>
          <w:marBottom w:val="0"/>
          <w:divBdr>
            <w:top w:val="none" w:sz="0" w:space="0" w:color="auto"/>
            <w:left w:val="none" w:sz="0" w:space="0" w:color="auto"/>
            <w:bottom w:val="none" w:sz="0" w:space="0" w:color="auto"/>
            <w:right w:val="none" w:sz="0" w:space="0" w:color="auto"/>
          </w:divBdr>
        </w:div>
        <w:div w:id="1655839752">
          <w:marLeft w:val="480"/>
          <w:marRight w:val="0"/>
          <w:marTop w:val="0"/>
          <w:marBottom w:val="0"/>
          <w:divBdr>
            <w:top w:val="none" w:sz="0" w:space="0" w:color="auto"/>
            <w:left w:val="none" w:sz="0" w:space="0" w:color="auto"/>
            <w:bottom w:val="none" w:sz="0" w:space="0" w:color="auto"/>
            <w:right w:val="none" w:sz="0" w:space="0" w:color="auto"/>
          </w:divBdr>
        </w:div>
        <w:div w:id="1670793189">
          <w:marLeft w:val="480"/>
          <w:marRight w:val="0"/>
          <w:marTop w:val="0"/>
          <w:marBottom w:val="0"/>
          <w:divBdr>
            <w:top w:val="none" w:sz="0" w:space="0" w:color="auto"/>
            <w:left w:val="none" w:sz="0" w:space="0" w:color="auto"/>
            <w:bottom w:val="none" w:sz="0" w:space="0" w:color="auto"/>
            <w:right w:val="none" w:sz="0" w:space="0" w:color="auto"/>
          </w:divBdr>
        </w:div>
        <w:div w:id="1699968326">
          <w:marLeft w:val="480"/>
          <w:marRight w:val="0"/>
          <w:marTop w:val="0"/>
          <w:marBottom w:val="0"/>
          <w:divBdr>
            <w:top w:val="none" w:sz="0" w:space="0" w:color="auto"/>
            <w:left w:val="none" w:sz="0" w:space="0" w:color="auto"/>
            <w:bottom w:val="none" w:sz="0" w:space="0" w:color="auto"/>
            <w:right w:val="none" w:sz="0" w:space="0" w:color="auto"/>
          </w:divBdr>
        </w:div>
        <w:div w:id="1710454999">
          <w:marLeft w:val="480"/>
          <w:marRight w:val="0"/>
          <w:marTop w:val="0"/>
          <w:marBottom w:val="0"/>
          <w:divBdr>
            <w:top w:val="none" w:sz="0" w:space="0" w:color="auto"/>
            <w:left w:val="none" w:sz="0" w:space="0" w:color="auto"/>
            <w:bottom w:val="none" w:sz="0" w:space="0" w:color="auto"/>
            <w:right w:val="none" w:sz="0" w:space="0" w:color="auto"/>
          </w:divBdr>
        </w:div>
        <w:div w:id="1730374346">
          <w:marLeft w:val="480"/>
          <w:marRight w:val="0"/>
          <w:marTop w:val="0"/>
          <w:marBottom w:val="0"/>
          <w:divBdr>
            <w:top w:val="none" w:sz="0" w:space="0" w:color="auto"/>
            <w:left w:val="none" w:sz="0" w:space="0" w:color="auto"/>
            <w:bottom w:val="none" w:sz="0" w:space="0" w:color="auto"/>
            <w:right w:val="none" w:sz="0" w:space="0" w:color="auto"/>
          </w:divBdr>
        </w:div>
        <w:div w:id="1774932475">
          <w:marLeft w:val="480"/>
          <w:marRight w:val="0"/>
          <w:marTop w:val="0"/>
          <w:marBottom w:val="0"/>
          <w:divBdr>
            <w:top w:val="none" w:sz="0" w:space="0" w:color="auto"/>
            <w:left w:val="none" w:sz="0" w:space="0" w:color="auto"/>
            <w:bottom w:val="none" w:sz="0" w:space="0" w:color="auto"/>
            <w:right w:val="none" w:sz="0" w:space="0" w:color="auto"/>
          </w:divBdr>
        </w:div>
        <w:div w:id="1786195021">
          <w:marLeft w:val="480"/>
          <w:marRight w:val="0"/>
          <w:marTop w:val="0"/>
          <w:marBottom w:val="0"/>
          <w:divBdr>
            <w:top w:val="none" w:sz="0" w:space="0" w:color="auto"/>
            <w:left w:val="none" w:sz="0" w:space="0" w:color="auto"/>
            <w:bottom w:val="none" w:sz="0" w:space="0" w:color="auto"/>
            <w:right w:val="none" w:sz="0" w:space="0" w:color="auto"/>
          </w:divBdr>
        </w:div>
        <w:div w:id="1794205261">
          <w:marLeft w:val="480"/>
          <w:marRight w:val="0"/>
          <w:marTop w:val="0"/>
          <w:marBottom w:val="0"/>
          <w:divBdr>
            <w:top w:val="none" w:sz="0" w:space="0" w:color="auto"/>
            <w:left w:val="none" w:sz="0" w:space="0" w:color="auto"/>
            <w:bottom w:val="none" w:sz="0" w:space="0" w:color="auto"/>
            <w:right w:val="none" w:sz="0" w:space="0" w:color="auto"/>
          </w:divBdr>
        </w:div>
        <w:div w:id="1816488376">
          <w:marLeft w:val="480"/>
          <w:marRight w:val="0"/>
          <w:marTop w:val="0"/>
          <w:marBottom w:val="0"/>
          <w:divBdr>
            <w:top w:val="none" w:sz="0" w:space="0" w:color="auto"/>
            <w:left w:val="none" w:sz="0" w:space="0" w:color="auto"/>
            <w:bottom w:val="none" w:sz="0" w:space="0" w:color="auto"/>
            <w:right w:val="none" w:sz="0" w:space="0" w:color="auto"/>
          </w:divBdr>
        </w:div>
        <w:div w:id="1833132662">
          <w:marLeft w:val="480"/>
          <w:marRight w:val="0"/>
          <w:marTop w:val="0"/>
          <w:marBottom w:val="0"/>
          <w:divBdr>
            <w:top w:val="none" w:sz="0" w:space="0" w:color="auto"/>
            <w:left w:val="none" w:sz="0" w:space="0" w:color="auto"/>
            <w:bottom w:val="none" w:sz="0" w:space="0" w:color="auto"/>
            <w:right w:val="none" w:sz="0" w:space="0" w:color="auto"/>
          </w:divBdr>
        </w:div>
        <w:div w:id="1936863621">
          <w:marLeft w:val="480"/>
          <w:marRight w:val="0"/>
          <w:marTop w:val="0"/>
          <w:marBottom w:val="0"/>
          <w:divBdr>
            <w:top w:val="none" w:sz="0" w:space="0" w:color="auto"/>
            <w:left w:val="none" w:sz="0" w:space="0" w:color="auto"/>
            <w:bottom w:val="none" w:sz="0" w:space="0" w:color="auto"/>
            <w:right w:val="none" w:sz="0" w:space="0" w:color="auto"/>
          </w:divBdr>
        </w:div>
        <w:div w:id="1941134606">
          <w:marLeft w:val="480"/>
          <w:marRight w:val="0"/>
          <w:marTop w:val="0"/>
          <w:marBottom w:val="0"/>
          <w:divBdr>
            <w:top w:val="none" w:sz="0" w:space="0" w:color="auto"/>
            <w:left w:val="none" w:sz="0" w:space="0" w:color="auto"/>
            <w:bottom w:val="none" w:sz="0" w:space="0" w:color="auto"/>
            <w:right w:val="none" w:sz="0" w:space="0" w:color="auto"/>
          </w:divBdr>
        </w:div>
        <w:div w:id="1947691375">
          <w:marLeft w:val="480"/>
          <w:marRight w:val="0"/>
          <w:marTop w:val="0"/>
          <w:marBottom w:val="0"/>
          <w:divBdr>
            <w:top w:val="none" w:sz="0" w:space="0" w:color="auto"/>
            <w:left w:val="none" w:sz="0" w:space="0" w:color="auto"/>
            <w:bottom w:val="none" w:sz="0" w:space="0" w:color="auto"/>
            <w:right w:val="none" w:sz="0" w:space="0" w:color="auto"/>
          </w:divBdr>
        </w:div>
        <w:div w:id="2020034328">
          <w:marLeft w:val="480"/>
          <w:marRight w:val="0"/>
          <w:marTop w:val="0"/>
          <w:marBottom w:val="0"/>
          <w:divBdr>
            <w:top w:val="none" w:sz="0" w:space="0" w:color="auto"/>
            <w:left w:val="none" w:sz="0" w:space="0" w:color="auto"/>
            <w:bottom w:val="none" w:sz="0" w:space="0" w:color="auto"/>
            <w:right w:val="none" w:sz="0" w:space="0" w:color="auto"/>
          </w:divBdr>
        </w:div>
        <w:div w:id="2035105845">
          <w:marLeft w:val="480"/>
          <w:marRight w:val="0"/>
          <w:marTop w:val="0"/>
          <w:marBottom w:val="0"/>
          <w:divBdr>
            <w:top w:val="none" w:sz="0" w:space="0" w:color="auto"/>
            <w:left w:val="none" w:sz="0" w:space="0" w:color="auto"/>
            <w:bottom w:val="none" w:sz="0" w:space="0" w:color="auto"/>
            <w:right w:val="none" w:sz="0" w:space="0" w:color="auto"/>
          </w:divBdr>
        </w:div>
        <w:div w:id="2068868893">
          <w:marLeft w:val="480"/>
          <w:marRight w:val="0"/>
          <w:marTop w:val="0"/>
          <w:marBottom w:val="0"/>
          <w:divBdr>
            <w:top w:val="none" w:sz="0" w:space="0" w:color="auto"/>
            <w:left w:val="none" w:sz="0" w:space="0" w:color="auto"/>
            <w:bottom w:val="none" w:sz="0" w:space="0" w:color="auto"/>
            <w:right w:val="none" w:sz="0" w:space="0" w:color="auto"/>
          </w:divBdr>
        </w:div>
        <w:div w:id="2100983166">
          <w:marLeft w:val="480"/>
          <w:marRight w:val="0"/>
          <w:marTop w:val="0"/>
          <w:marBottom w:val="0"/>
          <w:divBdr>
            <w:top w:val="none" w:sz="0" w:space="0" w:color="auto"/>
            <w:left w:val="none" w:sz="0" w:space="0" w:color="auto"/>
            <w:bottom w:val="none" w:sz="0" w:space="0" w:color="auto"/>
            <w:right w:val="none" w:sz="0" w:space="0" w:color="auto"/>
          </w:divBdr>
        </w:div>
        <w:div w:id="2146238889">
          <w:marLeft w:val="480"/>
          <w:marRight w:val="0"/>
          <w:marTop w:val="0"/>
          <w:marBottom w:val="0"/>
          <w:divBdr>
            <w:top w:val="none" w:sz="0" w:space="0" w:color="auto"/>
            <w:left w:val="none" w:sz="0" w:space="0" w:color="auto"/>
            <w:bottom w:val="none" w:sz="0" w:space="0" w:color="auto"/>
            <w:right w:val="none" w:sz="0" w:space="0" w:color="auto"/>
          </w:divBdr>
        </w:div>
      </w:divsChild>
    </w:div>
    <w:div w:id="1590039881">
      <w:bodyDiv w:val="1"/>
      <w:marLeft w:val="0"/>
      <w:marRight w:val="0"/>
      <w:marTop w:val="0"/>
      <w:marBottom w:val="0"/>
      <w:divBdr>
        <w:top w:val="none" w:sz="0" w:space="0" w:color="auto"/>
        <w:left w:val="none" w:sz="0" w:space="0" w:color="auto"/>
        <w:bottom w:val="none" w:sz="0" w:space="0" w:color="auto"/>
        <w:right w:val="none" w:sz="0" w:space="0" w:color="auto"/>
      </w:divBdr>
      <w:divsChild>
        <w:div w:id="1909730650">
          <w:marLeft w:val="480"/>
          <w:marRight w:val="0"/>
          <w:marTop w:val="0"/>
          <w:marBottom w:val="0"/>
          <w:divBdr>
            <w:top w:val="none" w:sz="0" w:space="0" w:color="auto"/>
            <w:left w:val="none" w:sz="0" w:space="0" w:color="auto"/>
            <w:bottom w:val="none" w:sz="0" w:space="0" w:color="auto"/>
            <w:right w:val="none" w:sz="0" w:space="0" w:color="auto"/>
          </w:divBdr>
        </w:div>
        <w:div w:id="1816870265">
          <w:marLeft w:val="480"/>
          <w:marRight w:val="0"/>
          <w:marTop w:val="0"/>
          <w:marBottom w:val="0"/>
          <w:divBdr>
            <w:top w:val="none" w:sz="0" w:space="0" w:color="auto"/>
            <w:left w:val="none" w:sz="0" w:space="0" w:color="auto"/>
            <w:bottom w:val="none" w:sz="0" w:space="0" w:color="auto"/>
            <w:right w:val="none" w:sz="0" w:space="0" w:color="auto"/>
          </w:divBdr>
        </w:div>
        <w:div w:id="1643805957">
          <w:marLeft w:val="480"/>
          <w:marRight w:val="0"/>
          <w:marTop w:val="0"/>
          <w:marBottom w:val="0"/>
          <w:divBdr>
            <w:top w:val="none" w:sz="0" w:space="0" w:color="auto"/>
            <w:left w:val="none" w:sz="0" w:space="0" w:color="auto"/>
            <w:bottom w:val="none" w:sz="0" w:space="0" w:color="auto"/>
            <w:right w:val="none" w:sz="0" w:space="0" w:color="auto"/>
          </w:divBdr>
        </w:div>
        <w:div w:id="1630086077">
          <w:marLeft w:val="480"/>
          <w:marRight w:val="0"/>
          <w:marTop w:val="0"/>
          <w:marBottom w:val="0"/>
          <w:divBdr>
            <w:top w:val="none" w:sz="0" w:space="0" w:color="auto"/>
            <w:left w:val="none" w:sz="0" w:space="0" w:color="auto"/>
            <w:bottom w:val="none" w:sz="0" w:space="0" w:color="auto"/>
            <w:right w:val="none" w:sz="0" w:space="0" w:color="auto"/>
          </w:divBdr>
        </w:div>
        <w:div w:id="216212675">
          <w:marLeft w:val="480"/>
          <w:marRight w:val="0"/>
          <w:marTop w:val="0"/>
          <w:marBottom w:val="0"/>
          <w:divBdr>
            <w:top w:val="none" w:sz="0" w:space="0" w:color="auto"/>
            <w:left w:val="none" w:sz="0" w:space="0" w:color="auto"/>
            <w:bottom w:val="none" w:sz="0" w:space="0" w:color="auto"/>
            <w:right w:val="none" w:sz="0" w:space="0" w:color="auto"/>
          </w:divBdr>
        </w:div>
        <w:div w:id="1406798143">
          <w:marLeft w:val="480"/>
          <w:marRight w:val="0"/>
          <w:marTop w:val="0"/>
          <w:marBottom w:val="0"/>
          <w:divBdr>
            <w:top w:val="none" w:sz="0" w:space="0" w:color="auto"/>
            <w:left w:val="none" w:sz="0" w:space="0" w:color="auto"/>
            <w:bottom w:val="none" w:sz="0" w:space="0" w:color="auto"/>
            <w:right w:val="none" w:sz="0" w:space="0" w:color="auto"/>
          </w:divBdr>
        </w:div>
        <w:div w:id="929386214">
          <w:marLeft w:val="480"/>
          <w:marRight w:val="0"/>
          <w:marTop w:val="0"/>
          <w:marBottom w:val="0"/>
          <w:divBdr>
            <w:top w:val="none" w:sz="0" w:space="0" w:color="auto"/>
            <w:left w:val="none" w:sz="0" w:space="0" w:color="auto"/>
            <w:bottom w:val="none" w:sz="0" w:space="0" w:color="auto"/>
            <w:right w:val="none" w:sz="0" w:space="0" w:color="auto"/>
          </w:divBdr>
        </w:div>
        <w:div w:id="1931506302">
          <w:marLeft w:val="480"/>
          <w:marRight w:val="0"/>
          <w:marTop w:val="0"/>
          <w:marBottom w:val="0"/>
          <w:divBdr>
            <w:top w:val="none" w:sz="0" w:space="0" w:color="auto"/>
            <w:left w:val="none" w:sz="0" w:space="0" w:color="auto"/>
            <w:bottom w:val="none" w:sz="0" w:space="0" w:color="auto"/>
            <w:right w:val="none" w:sz="0" w:space="0" w:color="auto"/>
          </w:divBdr>
        </w:div>
        <w:div w:id="2070222362">
          <w:marLeft w:val="480"/>
          <w:marRight w:val="0"/>
          <w:marTop w:val="0"/>
          <w:marBottom w:val="0"/>
          <w:divBdr>
            <w:top w:val="none" w:sz="0" w:space="0" w:color="auto"/>
            <w:left w:val="none" w:sz="0" w:space="0" w:color="auto"/>
            <w:bottom w:val="none" w:sz="0" w:space="0" w:color="auto"/>
            <w:right w:val="none" w:sz="0" w:space="0" w:color="auto"/>
          </w:divBdr>
        </w:div>
        <w:div w:id="1743211497">
          <w:marLeft w:val="480"/>
          <w:marRight w:val="0"/>
          <w:marTop w:val="0"/>
          <w:marBottom w:val="0"/>
          <w:divBdr>
            <w:top w:val="none" w:sz="0" w:space="0" w:color="auto"/>
            <w:left w:val="none" w:sz="0" w:space="0" w:color="auto"/>
            <w:bottom w:val="none" w:sz="0" w:space="0" w:color="auto"/>
            <w:right w:val="none" w:sz="0" w:space="0" w:color="auto"/>
          </w:divBdr>
        </w:div>
        <w:div w:id="974068009">
          <w:marLeft w:val="480"/>
          <w:marRight w:val="0"/>
          <w:marTop w:val="0"/>
          <w:marBottom w:val="0"/>
          <w:divBdr>
            <w:top w:val="none" w:sz="0" w:space="0" w:color="auto"/>
            <w:left w:val="none" w:sz="0" w:space="0" w:color="auto"/>
            <w:bottom w:val="none" w:sz="0" w:space="0" w:color="auto"/>
            <w:right w:val="none" w:sz="0" w:space="0" w:color="auto"/>
          </w:divBdr>
        </w:div>
        <w:div w:id="1417902175">
          <w:marLeft w:val="480"/>
          <w:marRight w:val="0"/>
          <w:marTop w:val="0"/>
          <w:marBottom w:val="0"/>
          <w:divBdr>
            <w:top w:val="none" w:sz="0" w:space="0" w:color="auto"/>
            <w:left w:val="none" w:sz="0" w:space="0" w:color="auto"/>
            <w:bottom w:val="none" w:sz="0" w:space="0" w:color="auto"/>
            <w:right w:val="none" w:sz="0" w:space="0" w:color="auto"/>
          </w:divBdr>
        </w:div>
        <w:div w:id="1833645800">
          <w:marLeft w:val="480"/>
          <w:marRight w:val="0"/>
          <w:marTop w:val="0"/>
          <w:marBottom w:val="0"/>
          <w:divBdr>
            <w:top w:val="none" w:sz="0" w:space="0" w:color="auto"/>
            <w:left w:val="none" w:sz="0" w:space="0" w:color="auto"/>
            <w:bottom w:val="none" w:sz="0" w:space="0" w:color="auto"/>
            <w:right w:val="none" w:sz="0" w:space="0" w:color="auto"/>
          </w:divBdr>
        </w:div>
        <w:div w:id="138422550">
          <w:marLeft w:val="480"/>
          <w:marRight w:val="0"/>
          <w:marTop w:val="0"/>
          <w:marBottom w:val="0"/>
          <w:divBdr>
            <w:top w:val="none" w:sz="0" w:space="0" w:color="auto"/>
            <w:left w:val="none" w:sz="0" w:space="0" w:color="auto"/>
            <w:bottom w:val="none" w:sz="0" w:space="0" w:color="auto"/>
            <w:right w:val="none" w:sz="0" w:space="0" w:color="auto"/>
          </w:divBdr>
        </w:div>
        <w:div w:id="1141113758">
          <w:marLeft w:val="480"/>
          <w:marRight w:val="0"/>
          <w:marTop w:val="0"/>
          <w:marBottom w:val="0"/>
          <w:divBdr>
            <w:top w:val="none" w:sz="0" w:space="0" w:color="auto"/>
            <w:left w:val="none" w:sz="0" w:space="0" w:color="auto"/>
            <w:bottom w:val="none" w:sz="0" w:space="0" w:color="auto"/>
            <w:right w:val="none" w:sz="0" w:space="0" w:color="auto"/>
          </w:divBdr>
        </w:div>
        <w:div w:id="998650057">
          <w:marLeft w:val="480"/>
          <w:marRight w:val="0"/>
          <w:marTop w:val="0"/>
          <w:marBottom w:val="0"/>
          <w:divBdr>
            <w:top w:val="none" w:sz="0" w:space="0" w:color="auto"/>
            <w:left w:val="none" w:sz="0" w:space="0" w:color="auto"/>
            <w:bottom w:val="none" w:sz="0" w:space="0" w:color="auto"/>
            <w:right w:val="none" w:sz="0" w:space="0" w:color="auto"/>
          </w:divBdr>
        </w:div>
        <w:div w:id="885677948">
          <w:marLeft w:val="480"/>
          <w:marRight w:val="0"/>
          <w:marTop w:val="0"/>
          <w:marBottom w:val="0"/>
          <w:divBdr>
            <w:top w:val="none" w:sz="0" w:space="0" w:color="auto"/>
            <w:left w:val="none" w:sz="0" w:space="0" w:color="auto"/>
            <w:bottom w:val="none" w:sz="0" w:space="0" w:color="auto"/>
            <w:right w:val="none" w:sz="0" w:space="0" w:color="auto"/>
          </w:divBdr>
        </w:div>
        <w:div w:id="1188447310">
          <w:marLeft w:val="480"/>
          <w:marRight w:val="0"/>
          <w:marTop w:val="0"/>
          <w:marBottom w:val="0"/>
          <w:divBdr>
            <w:top w:val="none" w:sz="0" w:space="0" w:color="auto"/>
            <w:left w:val="none" w:sz="0" w:space="0" w:color="auto"/>
            <w:bottom w:val="none" w:sz="0" w:space="0" w:color="auto"/>
            <w:right w:val="none" w:sz="0" w:space="0" w:color="auto"/>
          </w:divBdr>
        </w:div>
        <w:div w:id="176891888">
          <w:marLeft w:val="480"/>
          <w:marRight w:val="0"/>
          <w:marTop w:val="0"/>
          <w:marBottom w:val="0"/>
          <w:divBdr>
            <w:top w:val="none" w:sz="0" w:space="0" w:color="auto"/>
            <w:left w:val="none" w:sz="0" w:space="0" w:color="auto"/>
            <w:bottom w:val="none" w:sz="0" w:space="0" w:color="auto"/>
            <w:right w:val="none" w:sz="0" w:space="0" w:color="auto"/>
          </w:divBdr>
        </w:div>
        <w:div w:id="971324765">
          <w:marLeft w:val="480"/>
          <w:marRight w:val="0"/>
          <w:marTop w:val="0"/>
          <w:marBottom w:val="0"/>
          <w:divBdr>
            <w:top w:val="none" w:sz="0" w:space="0" w:color="auto"/>
            <w:left w:val="none" w:sz="0" w:space="0" w:color="auto"/>
            <w:bottom w:val="none" w:sz="0" w:space="0" w:color="auto"/>
            <w:right w:val="none" w:sz="0" w:space="0" w:color="auto"/>
          </w:divBdr>
        </w:div>
        <w:div w:id="1062482562">
          <w:marLeft w:val="480"/>
          <w:marRight w:val="0"/>
          <w:marTop w:val="0"/>
          <w:marBottom w:val="0"/>
          <w:divBdr>
            <w:top w:val="none" w:sz="0" w:space="0" w:color="auto"/>
            <w:left w:val="none" w:sz="0" w:space="0" w:color="auto"/>
            <w:bottom w:val="none" w:sz="0" w:space="0" w:color="auto"/>
            <w:right w:val="none" w:sz="0" w:space="0" w:color="auto"/>
          </w:divBdr>
        </w:div>
        <w:div w:id="845100469">
          <w:marLeft w:val="480"/>
          <w:marRight w:val="0"/>
          <w:marTop w:val="0"/>
          <w:marBottom w:val="0"/>
          <w:divBdr>
            <w:top w:val="none" w:sz="0" w:space="0" w:color="auto"/>
            <w:left w:val="none" w:sz="0" w:space="0" w:color="auto"/>
            <w:bottom w:val="none" w:sz="0" w:space="0" w:color="auto"/>
            <w:right w:val="none" w:sz="0" w:space="0" w:color="auto"/>
          </w:divBdr>
        </w:div>
        <w:div w:id="1954897273">
          <w:marLeft w:val="480"/>
          <w:marRight w:val="0"/>
          <w:marTop w:val="0"/>
          <w:marBottom w:val="0"/>
          <w:divBdr>
            <w:top w:val="none" w:sz="0" w:space="0" w:color="auto"/>
            <w:left w:val="none" w:sz="0" w:space="0" w:color="auto"/>
            <w:bottom w:val="none" w:sz="0" w:space="0" w:color="auto"/>
            <w:right w:val="none" w:sz="0" w:space="0" w:color="auto"/>
          </w:divBdr>
        </w:div>
        <w:div w:id="216481041">
          <w:marLeft w:val="480"/>
          <w:marRight w:val="0"/>
          <w:marTop w:val="0"/>
          <w:marBottom w:val="0"/>
          <w:divBdr>
            <w:top w:val="none" w:sz="0" w:space="0" w:color="auto"/>
            <w:left w:val="none" w:sz="0" w:space="0" w:color="auto"/>
            <w:bottom w:val="none" w:sz="0" w:space="0" w:color="auto"/>
            <w:right w:val="none" w:sz="0" w:space="0" w:color="auto"/>
          </w:divBdr>
        </w:div>
        <w:div w:id="1298998279">
          <w:marLeft w:val="480"/>
          <w:marRight w:val="0"/>
          <w:marTop w:val="0"/>
          <w:marBottom w:val="0"/>
          <w:divBdr>
            <w:top w:val="none" w:sz="0" w:space="0" w:color="auto"/>
            <w:left w:val="none" w:sz="0" w:space="0" w:color="auto"/>
            <w:bottom w:val="none" w:sz="0" w:space="0" w:color="auto"/>
            <w:right w:val="none" w:sz="0" w:space="0" w:color="auto"/>
          </w:divBdr>
        </w:div>
        <w:div w:id="855000072">
          <w:marLeft w:val="480"/>
          <w:marRight w:val="0"/>
          <w:marTop w:val="0"/>
          <w:marBottom w:val="0"/>
          <w:divBdr>
            <w:top w:val="none" w:sz="0" w:space="0" w:color="auto"/>
            <w:left w:val="none" w:sz="0" w:space="0" w:color="auto"/>
            <w:bottom w:val="none" w:sz="0" w:space="0" w:color="auto"/>
            <w:right w:val="none" w:sz="0" w:space="0" w:color="auto"/>
          </w:divBdr>
        </w:div>
        <w:div w:id="1890804752">
          <w:marLeft w:val="480"/>
          <w:marRight w:val="0"/>
          <w:marTop w:val="0"/>
          <w:marBottom w:val="0"/>
          <w:divBdr>
            <w:top w:val="none" w:sz="0" w:space="0" w:color="auto"/>
            <w:left w:val="none" w:sz="0" w:space="0" w:color="auto"/>
            <w:bottom w:val="none" w:sz="0" w:space="0" w:color="auto"/>
            <w:right w:val="none" w:sz="0" w:space="0" w:color="auto"/>
          </w:divBdr>
        </w:div>
        <w:div w:id="1849438699">
          <w:marLeft w:val="480"/>
          <w:marRight w:val="0"/>
          <w:marTop w:val="0"/>
          <w:marBottom w:val="0"/>
          <w:divBdr>
            <w:top w:val="none" w:sz="0" w:space="0" w:color="auto"/>
            <w:left w:val="none" w:sz="0" w:space="0" w:color="auto"/>
            <w:bottom w:val="none" w:sz="0" w:space="0" w:color="auto"/>
            <w:right w:val="none" w:sz="0" w:space="0" w:color="auto"/>
          </w:divBdr>
        </w:div>
        <w:div w:id="652947546">
          <w:marLeft w:val="480"/>
          <w:marRight w:val="0"/>
          <w:marTop w:val="0"/>
          <w:marBottom w:val="0"/>
          <w:divBdr>
            <w:top w:val="none" w:sz="0" w:space="0" w:color="auto"/>
            <w:left w:val="none" w:sz="0" w:space="0" w:color="auto"/>
            <w:bottom w:val="none" w:sz="0" w:space="0" w:color="auto"/>
            <w:right w:val="none" w:sz="0" w:space="0" w:color="auto"/>
          </w:divBdr>
        </w:div>
        <w:div w:id="2091535375">
          <w:marLeft w:val="480"/>
          <w:marRight w:val="0"/>
          <w:marTop w:val="0"/>
          <w:marBottom w:val="0"/>
          <w:divBdr>
            <w:top w:val="none" w:sz="0" w:space="0" w:color="auto"/>
            <w:left w:val="none" w:sz="0" w:space="0" w:color="auto"/>
            <w:bottom w:val="none" w:sz="0" w:space="0" w:color="auto"/>
            <w:right w:val="none" w:sz="0" w:space="0" w:color="auto"/>
          </w:divBdr>
        </w:div>
        <w:div w:id="2030332151">
          <w:marLeft w:val="480"/>
          <w:marRight w:val="0"/>
          <w:marTop w:val="0"/>
          <w:marBottom w:val="0"/>
          <w:divBdr>
            <w:top w:val="none" w:sz="0" w:space="0" w:color="auto"/>
            <w:left w:val="none" w:sz="0" w:space="0" w:color="auto"/>
            <w:bottom w:val="none" w:sz="0" w:space="0" w:color="auto"/>
            <w:right w:val="none" w:sz="0" w:space="0" w:color="auto"/>
          </w:divBdr>
        </w:div>
        <w:div w:id="38097351">
          <w:marLeft w:val="480"/>
          <w:marRight w:val="0"/>
          <w:marTop w:val="0"/>
          <w:marBottom w:val="0"/>
          <w:divBdr>
            <w:top w:val="none" w:sz="0" w:space="0" w:color="auto"/>
            <w:left w:val="none" w:sz="0" w:space="0" w:color="auto"/>
            <w:bottom w:val="none" w:sz="0" w:space="0" w:color="auto"/>
            <w:right w:val="none" w:sz="0" w:space="0" w:color="auto"/>
          </w:divBdr>
        </w:div>
        <w:div w:id="1573268797">
          <w:marLeft w:val="480"/>
          <w:marRight w:val="0"/>
          <w:marTop w:val="0"/>
          <w:marBottom w:val="0"/>
          <w:divBdr>
            <w:top w:val="none" w:sz="0" w:space="0" w:color="auto"/>
            <w:left w:val="none" w:sz="0" w:space="0" w:color="auto"/>
            <w:bottom w:val="none" w:sz="0" w:space="0" w:color="auto"/>
            <w:right w:val="none" w:sz="0" w:space="0" w:color="auto"/>
          </w:divBdr>
        </w:div>
        <w:div w:id="221212320">
          <w:marLeft w:val="480"/>
          <w:marRight w:val="0"/>
          <w:marTop w:val="0"/>
          <w:marBottom w:val="0"/>
          <w:divBdr>
            <w:top w:val="none" w:sz="0" w:space="0" w:color="auto"/>
            <w:left w:val="none" w:sz="0" w:space="0" w:color="auto"/>
            <w:bottom w:val="none" w:sz="0" w:space="0" w:color="auto"/>
            <w:right w:val="none" w:sz="0" w:space="0" w:color="auto"/>
          </w:divBdr>
        </w:div>
        <w:div w:id="203757658">
          <w:marLeft w:val="480"/>
          <w:marRight w:val="0"/>
          <w:marTop w:val="0"/>
          <w:marBottom w:val="0"/>
          <w:divBdr>
            <w:top w:val="none" w:sz="0" w:space="0" w:color="auto"/>
            <w:left w:val="none" w:sz="0" w:space="0" w:color="auto"/>
            <w:bottom w:val="none" w:sz="0" w:space="0" w:color="auto"/>
            <w:right w:val="none" w:sz="0" w:space="0" w:color="auto"/>
          </w:divBdr>
        </w:div>
        <w:div w:id="1310524354">
          <w:marLeft w:val="480"/>
          <w:marRight w:val="0"/>
          <w:marTop w:val="0"/>
          <w:marBottom w:val="0"/>
          <w:divBdr>
            <w:top w:val="none" w:sz="0" w:space="0" w:color="auto"/>
            <w:left w:val="none" w:sz="0" w:space="0" w:color="auto"/>
            <w:bottom w:val="none" w:sz="0" w:space="0" w:color="auto"/>
            <w:right w:val="none" w:sz="0" w:space="0" w:color="auto"/>
          </w:divBdr>
        </w:div>
        <w:div w:id="883715574">
          <w:marLeft w:val="480"/>
          <w:marRight w:val="0"/>
          <w:marTop w:val="0"/>
          <w:marBottom w:val="0"/>
          <w:divBdr>
            <w:top w:val="none" w:sz="0" w:space="0" w:color="auto"/>
            <w:left w:val="none" w:sz="0" w:space="0" w:color="auto"/>
            <w:bottom w:val="none" w:sz="0" w:space="0" w:color="auto"/>
            <w:right w:val="none" w:sz="0" w:space="0" w:color="auto"/>
          </w:divBdr>
        </w:div>
        <w:div w:id="603727600">
          <w:marLeft w:val="480"/>
          <w:marRight w:val="0"/>
          <w:marTop w:val="0"/>
          <w:marBottom w:val="0"/>
          <w:divBdr>
            <w:top w:val="none" w:sz="0" w:space="0" w:color="auto"/>
            <w:left w:val="none" w:sz="0" w:space="0" w:color="auto"/>
            <w:bottom w:val="none" w:sz="0" w:space="0" w:color="auto"/>
            <w:right w:val="none" w:sz="0" w:space="0" w:color="auto"/>
          </w:divBdr>
        </w:div>
        <w:div w:id="1487546874">
          <w:marLeft w:val="480"/>
          <w:marRight w:val="0"/>
          <w:marTop w:val="0"/>
          <w:marBottom w:val="0"/>
          <w:divBdr>
            <w:top w:val="none" w:sz="0" w:space="0" w:color="auto"/>
            <w:left w:val="none" w:sz="0" w:space="0" w:color="auto"/>
            <w:bottom w:val="none" w:sz="0" w:space="0" w:color="auto"/>
            <w:right w:val="none" w:sz="0" w:space="0" w:color="auto"/>
          </w:divBdr>
        </w:div>
        <w:div w:id="2078241694">
          <w:marLeft w:val="480"/>
          <w:marRight w:val="0"/>
          <w:marTop w:val="0"/>
          <w:marBottom w:val="0"/>
          <w:divBdr>
            <w:top w:val="none" w:sz="0" w:space="0" w:color="auto"/>
            <w:left w:val="none" w:sz="0" w:space="0" w:color="auto"/>
            <w:bottom w:val="none" w:sz="0" w:space="0" w:color="auto"/>
            <w:right w:val="none" w:sz="0" w:space="0" w:color="auto"/>
          </w:divBdr>
        </w:div>
        <w:div w:id="516236965">
          <w:marLeft w:val="480"/>
          <w:marRight w:val="0"/>
          <w:marTop w:val="0"/>
          <w:marBottom w:val="0"/>
          <w:divBdr>
            <w:top w:val="none" w:sz="0" w:space="0" w:color="auto"/>
            <w:left w:val="none" w:sz="0" w:space="0" w:color="auto"/>
            <w:bottom w:val="none" w:sz="0" w:space="0" w:color="auto"/>
            <w:right w:val="none" w:sz="0" w:space="0" w:color="auto"/>
          </w:divBdr>
        </w:div>
        <w:div w:id="148595240">
          <w:marLeft w:val="480"/>
          <w:marRight w:val="0"/>
          <w:marTop w:val="0"/>
          <w:marBottom w:val="0"/>
          <w:divBdr>
            <w:top w:val="none" w:sz="0" w:space="0" w:color="auto"/>
            <w:left w:val="none" w:sz="0" w:space="0" w:color="auto"/>
            <w:bottom w:val="none" w:sz="0" w:space="0" w:color="auto"/>
            <w:right w:val="none" w:sz="0" w:space="0" w:color="auto"/>
          </w:divBdr>
        </w:div>
        <w:div w:id="1034621073">
          <w:marLeft w:val="480"/>
          <w:marRight w:val="0"/>
          <w:marTop w:val="0"/>
          <w:marBottom w:val="0"/>
          <w:divBdr>
            <w:top w:val="none" w:sz="0" w:space="0" w:color="auto"/>
            <w:left w:val="none" w:sz="0" w:space="0" w:color="auto"/>
            <w:bottom w:val="none" w:sz="0" w:space="0" w:color="auto"/>
            <w:right w:val="none" w:sz="0" w:space="0" w:color="auto"/>
          </w:divBdr>
        </w:div>
        <w:div w:id="292256441">
          <w:marLeft w:val="480"/>
          <w:marRight w:val="0"/>
          <w:marTop w:val="0"/>
          <w:marBottom w:val="0"/>
          <w:divBdr>
            <w:top w:val="none" w:sz="0" w:space="0" w:color="auto"/>
            <w:left w:val="none" w:sz="0" w:space="0" w:color="auto"/>
            <w:bottom w:val="none" w:sz="0" w:space="0" w:color="auto"/>
            <w:right w:val="none" w:sz="0" w:space="0" w:color="auto"/>
          </w:divBdr>
        </w:div>
        <w:div w:id="839344932">
          <w:marLeft w:val="480"/>
          <w:marRight w:val="0"/>
          <w:marTop w:val="0"/>
          <w:marBottom w:val="0"/>
          <w:divBdr>
            <w:top w:val="none" w:sz="0" w:space="0" w:color="auto"/>
            <w:left w:val="none" w:sz="0" w:space="0" w:color="auto"/>
            <w:bottom w:val="none" w:sz="0" w:space="0" w:color="auto"/>
            <w:right w:val="none" w:sz="0" w:space="0" w:color="auto"/>
          </w:divBdr>
        </w:div>
        <w:div w:id="27806265">
          <w:marLeft w:val="480"/>
          <w:marRight w:val="0"/>
          <w:marTop w:val="0"/>
          <w:marBottom w:val="0"/>
          <w:divBdr>
            <w:top w:val="none" w:sz="0" w:space="0" w:color="auto"/>
            <w:left w:val="none" w:sz="0" w:space="0" w:color="auto"/>
            <w:bottom w:val="none" w:sz="0" w:space="0" w:color="auto"/>
            <w:right w:val="none" w:sz="0" w:space="0" w:color="auto"/>
          </w:divBdr>
        </w:div>
        <w:div w:id="136265390">
          <w:marLeft w:val="480"/>
          <w:marRight w:val="0"/>
          <w:marTop w:val="0"/>
          <w:marBottom w:val="0"/>
          <w:divBdr>
            <w:top w:val="none" w:sz="0" w:space="0" w:color="auto"/>
            <w:left w:val="none" w:sz="0" w:space="0" w:color="auto"/>
            <w:bottom w:val="none" w:sz="0" w:space="0" w:color="auto"/>
            <w:right w:val="none" w:sz="0" w:space="0" w:color="auto"/>
          </w:divBdr>
        </w:div>
        <w:div w:id="560676631">
          <w:marLeft w:val="480"/>
          <w:marRight w:val="0"/>
          <w:marTop w:val="0"/>
          <w:marBottom w:val="0"/>
          <w:divBdr>
            <w:top w:val="none" w:sz="0" w:space="0" w:color="auto"/>
            <w:left w:val="none" w:sz="0" w:space="0" w:color="auto"/>
            <w:bottom w:val="none" w:sz="0" w:space="0" w:color="auto"/>
            <w:right w:val="none" w:sz="0" w:space="0" w:color="auto"/>
          </w:divBdr>
        </w:div>
        <w:div w:id="1858150815">
          <w:marLeft w:val="480"/>
          <w:marRight w:val="0"/>
          <w:marTop w:val="0"/>
          <w:marBottom w:val="0"/>
          <w:divBdr>
            <w:top w:val="none" w:sz="0" w:space="0" w:color="auto"/>
            <w:left w:val="none" w:sz="0" w:space="0" w:color="auto"/>
            <w:bottom w:val="none" w:sz="0" w:space="0" w:color="auto"/>
            <w:right w:val="none" w:sz="0" w:space="0" w:color="auto"/>
          </w:divBdr>
        </w:div>
        <w:div w:id="1370298706">
          <w:marLeft w:val="480"/>
          <w:marRight w:val="0"/>
          <w:marTop w:val="0"/>
          <w:marBottom w:val="0"/>
          <w:divBdr>
            <w:top w:val="none" w:sz="0" w:space="0" w:color="auto"/>
            <w:left w:val="none" w:sz="0" w:space="0" w:color="auto"/>
            <w:bottom w:val="none" w:sz="0" w:space="0" w:color="auto"/>
            <w:right w:val="none" w:sz="0" w:space="0" w:color="auto"/>
          </w:divBdr>
        </w:div>
        <w:div w:id="1792363237">
          <w:marLeft w:val="480"/>
          <w:marRight w:val="0"/>
          <w:marTop w:val="0"/>
          <w:marBottom w:val="0"/>
          <w:divBdr>
            <w:top w:val="none" w:sz="0" w:space="0" w:color="auto"/>
            <w:left w:val="none" w:sz="0" w:space="0" w:color="auto"/>
            <w:bottom w:val="none" w:sz="0" w:space="0" w:color="auto"/>
            <w:right w:val="none" w:sz="0" w:space="0" w:color="auto"/>
          </w:divBdr>
        </w:div>
        <w:div w:id="1085223638">
          <w:marLeft w:val="480"/>
          <w:marRight w:val="0"/>
          <w:marTop w:val="0"/>
          <w:marBottom w:val="0"/>
          <w:divBdr>
            <w:top w:val="none" w:sz="0" w:space="0" w:color="auto"/>
            <w:left w:val="none" w:sz="0" w:space="0" w:color="auto"/>
            <w:bottom w:val="none" w:sz="0" w:space="0" w:color="auto"/>
            <w:right w:val="none" w:sz="0" w:space="0" w:color="auto"/>
          </w:divBdr>
        </w:div>
        <w:div w:id="1252355609">
          <w:marLeft w:val="480"/>
          <w:marRight w:val="0"/>
          <w:marTop w:val="0"/>
          <w:marBottom w:val="0"/>
          <w:divBdr>
            <w:top w:val="none" w:sz="0" w:space="0" w:color="auto"/>
            <w:left w:val="none" w:sz="0" w:space="0" w:color="auto"/>
            <w:bottom w:val="none" w:sz="0" w:space="0" w:color="auto"/>
            <w:right w:val="none" w:sz="0" w:space="0" w:color="auto"/>
          </w:divBdr>
        </w:div>
        <w:div w:id="1491754165">
          <w:marLeft w:val="480"/>
          <w:marRight w:val="0"/>
          <w:marTop w:val="0"/>
          <w:marBottom w:val="0"/>
          <w:divBdr>
            <w:top w:val="none" w:sz="0" w:space="0" w:color="auto"/>
            <w:left w:val="none" w:sz="0" w:space="0" w:color="auto"/>
            <w:bottom w:val="none" w:sz="0" w:space="0" w:color="auto"/>
            <w:right w:val="none" w:sz="0" w:space="0" w:color="auto"/>
          </w:divBdr>
        </w:div>
        <w:div w:id="668407891">
          <w:marLeft w:val="480"/>
          <w:marRight w:val="0"/>
          <w:marTop w:val="0"/>
          <w:marBottom w:val="0"/>
          <w:divBdr>
            <w:top w:val="none" w:sz="0" w:space="0" w:color="auto"/>
            <w:left w:val="none" w:sz="0" w:space="0" w:color="auto"/>
            <w:bottom w:val="none" w:sz="0" w:space="0" w:color="auto"/>
            <w:right w:val="none" w:sz="0" w:space="0" w:color="auto"/>
          </w:divBdr>
        </w:div>
        <w:div w:id="1237979276">
          <w:marLeft w:val="480"/>
          <w:marRight w:val="0"/>
          <w:marTop w:val="0"/>
          <w:marBottom w:val="0"/>
          <w:divBdr>
            <w:top w:val="none" w:sz="0" w:space="0" w:color="auto"/>
            <w:left w:val="none" w:sz="0" w:space="0" w:color="auto"/>
            <w:bottom w:val="none" w:sz="0" w:space="0" w:color="auto"/>
            <w:right w:val="none" w:sz="0" w:space="0" w:color="auto"/>
          </w:divBdr>
        </w:div>
        <w:div w:id="1400834240">
          <w:marLeft w:val="480"/>
          <w:marRight w:val="0"/>
          <w:marTop w:val="0"/>
          <w:marBottom w:val="0"/>
          <w:divBdr>
            <w:top w:val="none" w:sz="0" w:space="0" w:color="auto"/>
            <w:left w:val="none" w:sz="0" w:space="0" w:color="auto"/>
            <w:bottom w:val="none" w:sz="0" w:space="0" w:color="auto"/>
            <w:right w:val="none" w:sz="0" w:space="0" w:color="auto"/>
          </w:divBdr>
        </w:div>
        <w:div w:id="1070156839">
          <w:marLeft w:val="480"/>
          <w:marRight w:val="0"/>
          <w:marTop w:val="0"/>
          <w:marBottom w:val="0"/>
          <w:divBdr>
            <w:top w:val="none" w:sz="0" w:space="0" w:color="auto"/>
            <w:left w:val="none" w:sz="0" w:space="0" w:color="auto"/>
            <w:bottom w:val="none" w:sz="0" w:space="0" w:color="auto"/>
            <w:right w:val="none" w:sz="0" w:space="0" w:color="auto"/>
          </w:divBdr>
        </w:div>
        <w:div w:id="555704139">
          <w:marLeft w:val="480"/>
          <w:marRight w:val="0"/>
          <w:marTop w:val="0"/>
          <w:marBottom w:val="0"/>
          <w:divBdr>
            <w:top w:val="none" w:sz="0" w:space="0" w:color="auto"/>
            <w:left w:val="none" w:sz="0" w:space="0" w:color="auto"/>
            <w:bottom w:val="none" w:sz="0" w:space="0" w:color="auto"/>
            <w:right w:val="none" w:sz="0" w:space="0" w:color="auto"/>
          </w:divBdr>
        </w:div>
        <w:div w:id="1513957856">
          <w:marLeft w:val="480"/>
          <w:marRight w:val="0"/>
          <w:marTop w:val="0"/>
          <w:marBottom w:val="0"/>
          <w:divBdr>
            <w:top w:val="none" w:sz="0" w:space="0" w:color="auto"/>
            <w:left w:val="none" w:sz="0" w:space="0" w:color="auto"/>
            <w:bottom w:val="none" w:sz="0" w:space="0" w:color="auto"/>
            <w:right w:val="none" w:sz="0" w:space="0" w:color="auto"/>
          </w:divBdr>
        </w:div>
        <w:div w:id="88476394">
          <w:marLeft w:val="480"/>
          <w:marRight w:val="0"/>
          <w:marTop w:val="0"/>
          <w:marBottom w:val="0"/>
          <w:divBdr>
            <w:top w:val="none" w:sz="0" w:space="0" w:color="auto"/>
            <w:left w:val="none" w:sz="0" w:space="0" w:color="auto"/>
            <w:bottom w:val="none" w:sz="0" w:space="0" w:color="auto"/>
            <w:right w:val="none" w:sz="0" w:space="0" w:color="auto"/>
          </w:divBdr>
        </w:div>
        <w:div w:id="862400240">
          <w:marLeft w:val="480"/>
          <w:marRight w:val="0"/>
          <w:marTop w:val="0"/>
          <w:marBottom w:val="0"/>
          <w:divBdr>
            <w:top w:val="none" w:sz="0" w:space="0" w:color="auto"/>
            <w:left w:val="none" w:sz="0" w:space="0" w:color="auto"/>
            <w:bottom w:val="none" w:sz="0" w:space="0" w:color="auto"/>
            <w:right w:val="none" w:sz="0" w:space="0" w:color="auto"/>
          </w:divBdr>
        </w:div>
        <w:div w:id="1117993503">
          <w:marLeft w:val="480"/>
          <w:marRight w:val="0"/>
          <w:marTop w:val="0"/>
          <w:marBottom w:val="0"/>
          <w:divBdr>
            <w:top w:val="none" w:sz="0" w:space="0" w:color="auto"/>
            <w:left w:val="none" w:sz="0" w:space="0" w:color="auto"/>
            <w:bottom w:val="none" w:sz="0" w:space="0" w:color="auto"/>
            <w:right w:val="none" w:sz="0" w:space="0" w:color="auto"/>
          </w:divBdr>
        </w:div>
        <w:div w:id="1575358156">
          <w:marLeft w:val="480"/>
          <w:marRight w:val="0"/>
          <w:marTop w:val="0"/>
          <w:marBottom w:val="0"/>
          <w:divBdr>
            <w:top w:val="none" w:sz="0" w:space="0" w:color="auto"/>
            <w:left w:val="none" w:sz="0" w:space="0" w:color="auto"/>
            <w:bottom w:val="none" w:sz="0" w:space="0" w:color="auto"/>
            <w:right w:val="none" w:sz="0" w:space="0" w:color="auto"/>
          </w:divBdr>
        </w:div>
        <w:div w:id="1051223781">
          <w:marLeft w:val="480"/>
          <w:marRight w:val="0"/>
          <w:marTop w:val="0"/>
          <w:marBottom w:val="0"/>
          <w:divBdr>
            <w:top w:val="none" w:sz="0" w:space="0" w:color="auto"/>
            <w:left w:val="none" w:sz="0" w:space="0" w:color="auto"/>
            <w:bottom w:val="none" w:sz="0" w:space="0" w:color="auto"/>
            <w:right w:val="none" w:sz="0" w:space="0" w:color="auto"/>
          </w:divBdr>
        </w:div>
        <w:div w:id="28339042">
          <w:marLeft w:val="480"/>
          <w:marRight w:val="0"/>
          <w:marTop w:val="0"/>
          <w:marBottom w:val="0"/>
          <w:divBdr>
            <w:top w:val="none" w:sz="0" w:space="0" w:color="auto"/>
            <w:left w:val="none" w:sz="0" w:space="0" w:color="auto"/>
            <w:bottom w:val="none" w:sz="0" w:space="0" w:color="auto"/>
            <w:right w:val="none" w:sz="0" w:space="0" w:color="auto"/>
          </w:divBdr>
        </w:div>
        <w:div w:id="935748842">
          <w:marLeft w:val="480"/>
          <w:marRight w:val="0"/>
          <w:marTop w:val="0"/>
          <w:marBottom w:val="0"/>
          <w:divBdr>
            <w:top w:val="none" w:sz="0" w:space="0" w:color="auto"/>
            <w:left w:val="none" w:sz="0" w:space="0" w:color="auto"/>
            <w:bottom w:val="none" w:sz="0" w:space="0" w:color="auto"/>
            <w:right w:val="none" w:sz="0" w:space="0" w:color="auto"/>
          </w:divBdr>
        </w:div>
        <w:div w:id="505050927">
          <w:marLeft w:val="480"/>
          <w:marRight w:val="0"/>
          <w:marTop w:val="0"/>
          <w:marBottom w:val="0"/>
          <w:divBdr>
            <w:top w:val="none" w:sz="0" w:space="0" w:color="auto"/>
            <w:left w:val="none" w:sz="0" w:space="0" w:color="auto"/>
            <w:bottom w:val="none" w:sz="0" w:space="0" w:color="auto"/>
            <w:right w:val="none" w:sz="0" w:space="0" w:color="auto"/>
          </w:divBdr>
        </w:div>
        <w:div w:id="2020083384">
          <w:marLeft w:val="480"/>
          <w:marRight w:val="0"/>
          <w:marTop w:val="0"/>
          <w:marBottom w:val="0"/>
          <w:divBdr>
            <w:top w:val="none" w:sz="0" w:space="0" w:color="auto"/>
            <w:left w:val="none" w:sz="0" w:space="0" w:color="auto"/>
            <w:bottom w:val="none" w:sz="0" w:space="0" w:color="auto"/>
            <w:right w:val="none" w:sz="0" w:space="0" w:color="auto"/>
          </w:divBdr>
        </w:div>
        <w:div w:id="1555853806">
          <w:marLeft w:val="480"/>
          <w:marRight w:val="0"/>
          <w:marTop w:val="0"/>
          <w:marBottom w:val="0"/>
          <w:divBdr>
            <w:top w:val="none" w:sz="0" w:space="0" w:color="auto"/>
            <w:left w:val="none" w:sz="0" w:space="0" w:color="auto"/>
            <w:bottom w:val="none" w:sz="0" w:space="0" w:color="auto"/>
            <w:right w:val="none" w:sz="0" w:space="0" w:color="auto"/>
          </w:divBdr>
        </w:div>
        <w:div w:id="1518273411">
          <w:marLeft w:val="480"/>
          <w:marRight w:val="0"/>
          <w:marTop w:val="0"/>
          <w:marBottom w:val="0"/>
          <w:divBdr>
            <w:top w:val="none" w:sz="0" w:space="0" w:color="auto"/>
            <w:left w:val="none" w:sz="0" w:space="0" w:color="auto"/>
            <w:bottom w:val="none" w:sz="0" w:space="0" w:color="auto"/>
            <w:right w:val="none" w:sz="0" w:space="0" w:color="auto"/>
          </w:divBdr>
        </w:div>
        <w:div w:id="1303193928">
          <w:marLeft w:val="480"/>
          <w:marRight w:val="0"/>
          <w:marTop w:val="0"/>
          <w:marBottom w:val="0"/>
          <w:divBdr>
            <w:top w:val="none" w:sz="0" w:space="0" w:color="auto"/>
            <w:left w:val="none" w:sz="0" w:space="0" w:color="auto"/>
            <w:bottom w:val="none" w:sz="0" w:space="0" w:color="auto"/>
            <w:right w:val="none" w:sz="0" w:space="0" w:color="auto"/>
          </w:divBdr>
        </w:div>
        <w:div w:id="1094283244">
          <w:marLeft w:val="480"/>
          <w:marRight w:val="0"/>
          <w:marTop w:val="0"/>
          <w:marBottom w:val="0"/>
          <w:divBdr>
            <w:top w:val="none" w:sz="0" w:space="0" w:color="auto"/>
            <w:left w:val="none" w:sz="0" w:space="0" w:color="auto"/>
            <w:bottom w:val="none" w:sz="0" w:space="0" w:color="auto"/>
            <w:right w:val="none" w:sz="0" w:space="0" w:color="auto"/>
          </w:divBdr>
        </w:div>
      </w:divsChild>
    </w:div>
    <w:div w:id="1592928465">
      <w:bodyDiv w:val="1"/>
      <w:marLeft w:val="0"/>
      <w:marRight w:val="0"/>
      <w:marTop w:val="0"/>
      <w:marBottom w:val="0"/>
      <w:divBdr>
        <w:top w:val="none" w:sz="0" w:space="0" w:color="auto"/>
        <w:left w:val="none" w:sz="0" w:space="0" w:color="auto"/>
        <w:bottom w:val="none" w:sz="0" w:space="0" w:color="auto"/>
        <w:right w:val="none" w:sz="0" w:space="0" w:color="auto"/>
      </w:divBdr>
      <w:divsChild>
        <w:div w:id="1514120">
          <w:marLeft w:val="480"/>
          <w:marRight w:val="0"/>
          <w:marTop w:val="0"/>
          <w:marBottom w:val="0"/>
          <w:divBdr>
            <w:top w:val="none" w:sz="0" w:space="0" w:color="auto"/>
            <w:left w:val="none" w:sz="0" w:space="0" w:color="auto"/>
            <w:bottom w:val="none" w:sz="0" w:space="0" w:color="auto"/>
            <w:right w:val="none" w:sz="0" w:space="0" w:color="auto"/>
          </w:divBdr>
        </w:div>
        <w:div w:id="43677963">
          <w:marLeft w:val="480"/>
          <w:marRight w:val="0"/>
          <w:marTop w:val="0"/>
          <w:marBottom w:val="0"/>
          <w:divBdr>
            <w:top w:val="none" w:sz="0" w:space="0" w:color="auto"/>
            <w:left w:val="none" w:sz="0" w:space="0" w:color="auto"/>
            <w:bottom w:val="none" w:sz="0" w:space="0" w:color="auto"/>
            <w:right w:val="none" w:sz="0" w:space="0" w:color="auto"/>
          </w:divBdr>
        </w:div>
        <w:div w:id="62995482">
          <w:marLeft w:val="480"/>
          <w:marRight w:val="0"/>
          <w:marTop w:val="0"/>
          <w:marBottom w:val="0"/>
          <w:divBdr>
            <w:top w:val="none" w:sz="0" w:space="0" w:color="auto"/>
            <w:left w:val="none" w:sz="0" w:space="0" w:color="auto"/>
            <w:bottom w:val="none" w:sz="0" w:space="0" w:color="auto"/>
            <w:right w:val="none" w:sz="0" w:space="0" w:color="auto"/>
          </w:divBdr>
        </w:div>
        <w:div w:id="69621577">
          <w:marLeft w:val="480"/>
          <w:marRight w:val="0"/>
          <w:marTop w:val="0"/>
          <w:marBottom w:val="0"/>
          <w:divBdr>
            <w:top w:val="none" w:sz="0" w:space="0" w:color="auto"/>
            <w:left w:val="none" w:sz="0" w:space="0" w:color="auto"/>
            <w:bottom w:val="none" w:sz="0" w:space="0" w:color="auto"/>
            <w:right w:val="none" w:sz="0" w:space="0" w:color="auto"/>
          </w:divBdr>
        </w:div>
        <w:div w:id="134959209">
          <w:marLeft w:val="480"/>
          <w:marRight w:val="0"/>
          <w:marTop w:val="0"/>
          <w:marBottom w:val="0"/>
          <w:divBdr>
            <w:top w:val="none" w:sz="0" w:space="0" w:color="auto"/>
            <w:left w:val="none" w:sz="0" w:space="0" w:color="auto"/>
            <w:bottom w:val="none" w:sz="0" w:space="0" w:color="auto"/>
            <w:right w:val="none" w:sz="0" w:space="0" w:color="auto"/>
          </w:divBdr>
        </w:div>
        <w:div w:id="135728085">
          <w:marLeft w:val="480"/>
          <w:marRight w:val="0"/>
          <w:marTop w:val="0"/>
          <w:marBottom w:val="0"/>
          <w:divBdr>
            <w:top w:val="none" w:sz="0" w:space="0" w:color="auto"/>
            <w:left w:val="none" w:sz="0" w:space="0" w:color="auto"/>
            <w:bottom w:val="none" w:sz="0" w:space="0" w:color="auto"/>
            <w:right w:val="none" w:sz="0" w:space="0" w:color="auto"/>
          </w:divBdr>
        </w:div>
        <w:div w:id="201988388">
          <w:marLeft w:val="480"/>
          <w:marRight w:val="0"/>
          <w:marTop w:val="0"/>
          <w:marBottom w:val="0"/>
          <w:divBdr>
            <w:top w:val="none" w:sz="0" w:space="0" w:color="auto"/>
            <w:left w:val="none" w:sz="0" w:space="0" w:color="auto"/>
            <w:bottom w:val="none" w:sz="0" w:space="0" w:color="auto"/>
            <w:right w:val="none" w:sz="0" w:space="0" w:color="auto"/>
          </w:divBdr>
        </w:div>
        <w:div w:id="223415000">
          <w:marLeft w:val="480"/>
          <w:marRight w:val="0"/>
          <w:marTop w:val="0"/>
          <w:marBottom w:val="0"/>
          <w:divBdr>
            <w:top w:val="none" w:sz="0" w:space="0" w:color="auto"/>
            <w:left w:val="none" w:sz="0" w:space="0" w:color="auto"/>
            <w:bottom w:val="none" w:sz="0" w:space="0" w:color="auto"/>
            <w:right w:val="none" w:sz="0" w:space="0" w:color="auto"/>
          </w:divBdr>
        </w:div>
        <w:div w:id="232743705">
          <w:marLeft w:val="480"/>
          <w:marRight w:val="0"/>
          <w:marTop w:val="0"/>
          <w:marBottom w:val="0"/>
          <w:divBdr>
            <w:top w:val="none" w:sz="0" w:space="0" w:color="auto"/>
            <w:left w:val="none" w:sz="0" w:space="0" w:color="auto"/>
            <w:bottom w:val="none" w:sz="0" w:space="0" w:color="auto"/>
            <w:right w:val="none" w:sz="0" w:space="0" w:color="auto"/>
          </w:divBdr>
        </w:div>
        <w:div w:id="236018011">
          <w:marLeft w:val="480"/>
          <w:marRight w:val="0"/>
          <w:marTop w:val="0"/>
          <w:marBottom w:val="0"/>
          <w:divBdr>
            <w:top w:val="none" w:sz="0" w:space="0" w:color="auto"/>
            <w:left w:val="none" w:sz="0" w:space="0" w:color="auto"/>
            <w:bottom w:val="none" w:sz="0" w:space="0" w:color="auto"/>
            <w:right w:val="none" w:sz="0" w:space="0" w:color="auto"/>
          </w:divBdr>
        </w:div>
        <w:div w:id="256602210">
          <w:marLeft w:val="480"/>
          <w:marRight w:val="0"/>
          <w:marTop w:val="0"/>
          <w:marBottom w:val="0"/>
          <w:divBdr>
            <w:top w:val="none" w:sz="0" w:space="0" w:color="auto"/>
            <w:left w:val="none" w:sz="0" w:space="0" w:color="auto"/>
            <w:bottom w:val="none" w:sz="0" w:space="0" w:color="auto"/>
            <w:right w:val="none" w:sz="0" w:space="0" w:color="auto"/>
          </w:divBdr>
        </w:div>
        <w:div w:id="294339495">
          <w:marLeft w:val="480"/>
          <w:marRight w:val="0"/>
          <w:marTop w:val="0"/>
          <w:marBottom w:val="0"/>
          <w:divBdr>
            <w:top w:val="none" w:sz="0" w:space="0" w:color="auto"/>
            <w:left w:val="none" w:sz="0" w:space="0" w:color="auto"/>
            <w:bottom w:val="none" w:sz="0" w:space="0" w:color="auto"/>
            <w:right w:val="none" w:sz="0" w:space="0" w:color="auto"/>
          </w:divBdr>
        </w:div>
        <w:div w:id="337588095">
          <w:marLeft w:val="480"/>
          <w:marRight w:val="0"/>
          <w:marTop w:val="0"/>
          <w:marBottom w:val="0"/>
          <w:divBdr>
            <w:top w:val="none" w:sz="0" w:space="0" w:color="auto"/>
            <w:left w:val="none" w:sz="0" w:space="0" w:color="auto"/>
            <w:bottom w:val="none" w:sz="0" w:space="0" w:color="auto"/>
            <w:right w:val="none" w:sz="0" w:space="0" w:color="auto"/>
          </w:divBdr>
        </w:div>
        <w:div w:id="445270427">
          <w:marLeft w:val="480"/>
          <w:marRight w:val="0"/>
          <w:marTop w:val="0"/>
          <w:marBottom w:val="0"/>
          <w:divBdr>
            <w:top w:val="none" w:sz="0" w:space="0" w:color="auto"/>
            <w:left w:val="none" w:sz="0" w:space="0" w:color="auto"/>
            <w:bottom w:val="none" w:sz="0" w:space="0" w:color="auto"/>
            <w:right w:val="none" w:sz="0" w:space="0" w:color="auto"/>
          </w:divBdr>
        </w:div>
        <w:div w:id="459495631">
          <w:marLeft w:val="480"/>
          <w:marRight w:val="0"/>
          <w:marTop w:val="0"/>
          <w:marBottom w:val="0"/>
          <w:divBdr>
            <w:top w:val="none" w:sz="0" w:space="0" w:color="auto"/>
            <w:left w:val="none" w:sz="0" w:space="0" w:color="auto"/>
            <w:bottom w:val="none" w:sz="0" w:space="0" w:color="auto"/>
            <w:right w:val="none" w:sz="0" w:space="0" w:color="auto"/>
          </w:divBdr>
        </w:div>
        <w:div w:id="469397451">
          <w:marLeft w:val="480"/>
          <w:marRight w:val="0"/>
          <w:marTop w:val="0"/>
          <w:marBottom w:val="0"/>
          <w:divBdr>
            <w:top w:val="none" w:sz="0" w:space="0" w:color="auto"/>
            <w:left w:val="none" w:sz="0" w:space="0" w:color="auto"/>
            <w:bottom w:val="none" w:sz="0" w:space="0" w:color="auto"/>
            <w:right w:val="none" w:sz="0" w:space="0" w:color="auto"/>
          </w:divBdr>
        </w:div>
        <w:div w:id="480926686">
          <w:marLeft w:val="480"/>
          <w:marRight w:val="0"/>
          <w:marTop w:val="0"/>
          <w:marBottom w:val="0"/>
          <w:divBdr>
            <w:top w:val="none" w:sz="0" w:space="0" w:color="auto"/>
            <w:left w:val="none" w:sz="0" w:space="0" w:color="auto"/>
            <w:bottom w:val="none" w:sz="0" w:space="0" w:color="auto"/>
            <w:right w:val="none" w:sz="0" w:space="0" w:color="auto"/>
          </w:divBdr>
        </w:div>
        <w:div w:id="513767770">
          <w:marLeft w:val="480"/>
          <w:marRight w:val="0"/>
          <w:marTop w:val="0"/>
          <w:marBottom w:val="0"/>
          <w:divBdr>
            <w:top w:val="none" w:sz="0" w:space="0" w:color="auto"/>
            <w:left w:val="none" w:sz="0" w:space="0" w:color="auto"/>
            <w:bottom w:val="none" w:sz="0" w:space="0" w:color="auto"/>
            <w:right w:val="none" w:sz="0" w:space="0" w:color="auto"/>
          </w:divBdr>
        </w:div>
        <w:div w:id="522519962">
          <w:marLeft w:val="480"/>
          <w:marRight w:val="0"/>
          <w:marTop w:val="0"/>
          <w:marBottom w:val="0"/>
          <w:divBdr>
            <w:top w:val="none" w:sz="0" w:space="0" w:color="auto"/>
            <w:left w:val="none" w:sz="0" w:space="0" w:color="auto"/>
            <w:bottom w:val="none" w:sz="0" w:space="0" w:color="auto"/>
            <w:right w:val="none" w:sz="0" w:space="0" w:color="auto"/>
          </w:divBdr>
        </w:div>
        <w:div w:id="542056281">
          <w:marLeft w:val="480"/>
          <w:marRight w:val="0"/>
          <w:marTop w:val="0"/>
          <w:marBottom w:val="0"/>
          <w:divBdr>
            <w:top w:val="none" w:sz="0" w:space="0" w:color="auto"/>
            <w:left w:val="none" w:sz="0" w:space="0" w:color="auto"/>
            <w:bottom w:val="none" w:sz="0" w:space="0" w:color="auto"/>
            <w:right w:val="none" w:sz="0" w:space="0" w:color="auto"/>
          </w:divBdr>
        </w:div>
        <w:div w:id="556430290">
          <w:marLeft w:val="480"/>
          <w:marRight w:val="0"/>
          <w:marTop w:val="0"/>
          <w:marBottom w:val="0"/>
          <w:divBdr>
            <w:top w:val="none" w:sz="0" w:space="0" w:color="auto"/>
            <w:left w:val="none" w:sz="0" w:space="0" w:color="auto"/>
            <w:bottom w:val="none" w:sz="0" w:space="0" w:color="auto"/>
            <w:right w:val="none" w:sz="0" w:space="0" w:color="auto"/>
          </w:divBdr>
        </w:div>
        <w:div w:id="568685880">
          <w:marLeft w:val="480"/>
          <w:marRight w:val="0"/>
          <w:marTop w:val="0"/>
          <w:marBottom w:val="0"/>
          <w:divBdr>
            <w:top w:val="none" w:sz="0" w:space="0" w:color="auto"/>
            <w:left w:val="none" w:sz="0" w:space="0" w:color="auto"/>
            <w:bottom w:val="none" w:sz="0" w:space="0" w:color="auto"/>
            <w:right w:val="none" w:sz="0" w:space="0" w:color="auto"/>
          </w:divBdr>
        </w:div>
        <w:div w:id="688264415">
          <w:marLeft w:val="480"/>
          <w:marRight w:val="0"/>
          <w:marTop w:val="0"/>
          <w:marBottom w:val="0"/>
          <w:divBdr>
            <w:top w:val="none" w:sz="0" w:space="0" w:color="auto"/>
            <w:left w:val="none" w:sz="0" w:space="0" w:color="auto"/>
            <w:bottom w:val="none" w:sz="0" w:space="0" w:color="auto"/>
            <w:right w:val="none" w:sz="0" w:space="0" w:color="auto"/>
          </w:divBdr>
        </w:div>
        <w:div w:id="751659719">
          <w:marLeft w:val="480"/>
          <w:marRight w:val="0"/>
          <w:marTop w:val="0"/>
          <w:marBottom w:val="0"/>
          <w:divBdr>
            <w:top w:val="none" w:sz="0" w:space="0" w:color="auto"/>
            <w:left w:val="none" w:sz="0" w:space="0" w:color="auto"/>
            <w:bottom w:val="none" w:sz="0" w:space="0" w:color="auto"/>
            <w:right w:val="none" w:sz="0" w:space="0" w:color="auto"/>
          </w:divBdr>
        </w:div>
        <w:div w:id="845553088">
          <w:marLeft w:val="480"/>
          <w:marRight w:val="0"/>
          <w:marTop w:val="0"/>
          <w:marBottom w:val="0"/>
          <w:divBdr>
            <w:top w:val="none" w:sz="0" w:space="0" w:color="auto"/>
            <w:left w:val="none" w:sz="0" w:space="0" w:color="auto"/>
            <w:bottom w:val="none" w:sz="0" w:space="0" w:color="auto"/>
            <w:right w:val="none" w:sz="0" w:space="0" w:color="auto"/>
          </w:divBdr>
        </w:div>
        <w:div w:id="892698029">
          <w:marLeft w:val="480"/>
          <w:marRight w:val="0"/>
          <w:marTop w:val="0"/>
          <w:marBottom w:val="0"/>
          <w:divBdr>
            <w:top w:val="none" w:sz="0" w:space="0" w:color="auto"/>
            <w:left w:val="none" w:sz="0" w:space="0" w:color="auto"/>
            <w:bottom w:val="none" w:sz="0" w:space="0" w:color="auto"/>
            <w:right w:val="none" w:sz="0" w:space="0" w:color="auto"/>
          </w:divBdr>
        </w:div>
        <w:div w:id="906649047">
          <w:marLeft w:val="480"/>
          <w:marRight w:val="0"/>
          <w:marTop w:val="0"/>
          <w:marBottom w:val="0"/>
          <w:divBdr>
            <w:top w:val="none" w:sz="0" w:space="0" w:color="auto"/>
            <w:left w:val="none" w:sz="0" w:space="0" w:color="auto"/>
            <w:bottom w:val="none" w:sz="0" w:space="0" w:color="auto"/>
            <w:right w:val="none" w:sz="0" w:space="0" w:color="auto"/>
          </w:divBdr>
        </w:div>
        <w:div w:id="917985450">
          <w:marLeft w:val="480"/>
          <w:marRight w:val="0"/>
          <w:marTop w:val="0"/>
          <w:marBottom w:val="0"/>
          <w:divBdr>
            <w:top w:val="none" w:sz="0" w:space="0" w:color="auto"/>
            <w:left w:val="none" w:sz="0" w:space="0" w:color="auto"/>
            <w:bottom w:val="none" w:sz="0" w:space="0" w:color="auto"/>
            <w:right w:val="none" w:sz="0" w:space="0" w:color="auto"/>
          </w:divBdr>
        </w:div>
        <w:div w:id="937443559">
          <w:marLeft w:val="480"/>
          <w:marRight w:val="0"/>
          <w:marTop w:val="0"/>
          <w:marBottom w:val="0"/>
          <w:divBdr>
            <w:top w:val="none" w:sz="0" w:space="0" w:color="auto"/>
            <w:left w:val="none" w:sz="0" w:space="0" w:color="auto"/>
            <w:bottom w:val="none" w:sz="0" w:space="0" w:color="auto"/>
            <w:right w:val="none" w:sz="0" w:space="0" w:color="auto"/>
          </w:divBdr>
        </w:div>
        <w:div w:id="958952525">
          <w:marLeft w:val="480"/>
          <w:marRight w:val="0"/>
          <w:marTop w:val="0"/>
          <w:marBottom w:val="0"/>
          <w:divBdr>
            <w:top w:val="none" w:sz="0" w:space="0" w:color="auto"/>
            <w:left w:val="none" w:sz="0" w:space="0" w:color="auto"/>
            <w:bottom w:val="none" w:sz="0" w:space="0" w:color="auto"/>
            <w:right w:val="none" w:sz="0" w:space="0" w:color="auto"/>
          </w:divBdr>
        </w:div>
        <w:div w:id="1026640347">
          <w:marLeft w:val="480"/>
          <w:marRight w:val="0"/>
          <w:marTop w:val="0"/>
          <w:marBottom w:val="0"/>
          <w:divBdr>
            <w:top w:val="none" w:sz="0" w:space="0" w:color="auto"/>
            <w:left w:val="none" w:sz="0" w:space="0" w:color="auto"/>
            <w:bottom w:val="none" w:sz="0" w:space="0" w:color="auto"/>
            <w:right w:val="none" w:sz="0" w:space="0" w:color="auto"/>
          </w:divBdr>
        </w:div>
        <w:div w:id="1033379710">
          <w:marLeft w:val="480"/>
          <w:marRight w:val="0"/>
          <w:marTop w:val="0"/>
          <w:marBottom w:val="0"/>
          <w:divBdr>
            <w:top w:val="none" w:sz="0" w:space="0" w:color="auto"/>
            <w:left w:val="none" w:sz="0" w:space="0" w:color="auto"/>
            <w:bottom w:val="none" w:sz="0" w:space="0" w:color="auto"/>
            <w:right w:val="none" w:sz="0" w:space="0" w:color="auto"/>
          </w:divBdr>
        </w:div>
        <w:div w:id="1043942317">
          <w:marLeft w:val="480"/>
          <w:marRight w:val="0"/>
          <w:marTop w:val="0"/>
          <w:marBottom w:val="0"/>
          <w:divBdr>
            <w:top w:val="none" w:sz="0" w:space="0" w:color="auto"/>
            <w:left w:val="none" w:sz="0" w:space="0" w:color="auto"/>
            <w:bottom w:val="none" w:sz="0" w:space="0" w:color="auto"/>
            <w:right w:val="none" w:sz="0" w:space="0" w:color="auto"/>
          </w:divBdr>
        </w:div>
        <w:div w:id="1118377915">
          <w:marLeft w:val="480"/>
          <w:marRight w:val="0"/>
          <w:marTop w:val="0"/>
          <w:marBottom w:val="0"/>
          <w:divBdr>
            <w:top w:val="none" w:sz="0" w:space="0" w:color="auto"/>
            <w:left w:val="none" w:sz="0" w:space="0" w:color="auto"/>
            <w:bottom w:val="none" w:sz="0" w:space="0" w:color="auto"/>
            <w:right w:val="none" w:sz="0" w:space="0" w:color="auto"/>
          </w:divBdr>
        </w:div>
        <w:div w:id="1129516469">
          <w:marLeft w:val="480"/>
          <w:marRight w:val="0"/>
          <w:marTop w:val="0"/>
          <w:marBottom w:val="0"/>
          <w:divBdr>
            <w:top w:val="none" w:sz="0" w:space="0" w:color="auto"/>
            <w:left w:val="none" w:sz="0" w:space="0" w:color="auto"/>
            <w:bottom w:val="none" w:sz="0" w:space="0" w:color="auto"/>
            <w:right w:val="none" w:sz="0" w:space="0" w:color="auto"/>
          </w:divBdr>
        </w:div>
        <w:div w:id="1167943314">
          <w:marLeft w:val="480"/>
          <w:marRight w:val="0"/>
          <w:marTop w:val="0"/>
          <w:marBottom w:val="0"/>
          <w:divBdr>
            <w:top w:val="none" w:sz="0" w:space="0" w:color="auto"/>
            <w:left w:val="none" w:sz="0" w:space="0" w:color="auto"/>
            <w:bottom w:val="none" w:sz="0" w:space="0" w:color="auto"/>
            <w:right w:val="none" w:sz="0" w:space="0" w:color="auto"/>
          </w:divBdr>
        </w:div>
        <w:div w:id="1178690087">
          <w:marLeft w:val="480"/>
          <w:marRight w:val="0"/>
          <w:marTop w:val="0"/>
          <w:marBottom w:val="0"/>
          <w:divBdr>
            <w:top w:val="none" w:sz="0" w:space="0" w:color="auto"/>
            <w:left w:val="none" w:sz="0" w:space="0" w:color="auto"/>
            <w:bottom w:val="none" w:sz="0" w:space="0" w:color="auto"/>
            <w:right w:val="none" w:sz="0" w:space="0" w:color="auto"/>
          </w:divBdr>
        </w:div>
        <w:div w:id="1183209073">
          <w:marLeft w:val="480"/>
          <w:marRight w:val="0"/>
          <w:marTop w:val="0"/>
          <w:marBottom w:val="0"/>
          <w:divBdr>
            <w:top w:val="none" w:sz="0" w:space="0" w:color="auto"/>
            <w:left w:val="none" w:sz="0" w:space="0" w:color="auto"/>
            <w:bottom w:val="none" w:sz="0" w:space="0" w:color="auto"/>
            <w:right w:val="none" w:sz="0" w:space="0" w:color="auto"/>
          </w:divBdr>
        </w:div>
        <w:div w:id="1220364065">
          <w:marLeft w:val="480"/>
          <w:marRight w:val="0"/>
          <w:marTop w:val="0"/>
          <w:marBottom w:val="0"/>
          <w:divBdr>
            <w:top w:val="none" w:sz="0" w:space="0" w:color="auto"/>
            <w:left w:val="none" w:sz="0" w:space="0" w:color="auto"/>
            <w:bottom w:val="none" w:sz="0" w:space="0" w:color="auto"/>
            <w:right w:val="none" w:sz="0" w:space="0" w:color="auto"/>
          </w:divBdr>
        </w:div>
        <w:div w:id="1289513275">
          <w:marLeft w:val="480"/>
          <w:marRight w:val="0"/>
          <w:marTop w:val="0"/>
          <w:marBottom w:val="0"/>
          <w:divBdr>
            <w:top w:val="none" w:sz="0" w:space="0" w:color="auto"/>
            <w:left w:val="none" w:sz="0" w:space="0" w:color="auto"/>
            <w:bottom w:val="none" w:sz="0" w:space="0" w:color="auto"/>
            <w:right w:val="none" w:sz="0" w:space="0" w:color="auto"/>
          </w:divBdr>
        </w:div>
        <w:div w:id="1297881640">
          <w:marLeft w:val="480"/>
          <w:marRight w:val="0"/>
          <w:marTop w:val="0"/>
          <w:marBottom w:val="0"/>
          <w:divBdr>
            <w:top w:val="none" w:sz="0" w:space="0" w:color="auto"/>
            <w:left w:val="none" w:sz="0" w:space="0" w:color="auto"/>
            <w:bottom w:val="none" w:sz="0" w:space="0" w:color="auto"/>
            <w:right w:val="none" w:sz="0" w:space="0" w:color="auto"/>
          </w:divBdr>
        </w:div>
        <w:div w:id="1335692457">
          <w:marLeft w:val="480"/>
          <w:marRight w:val="0"/>
          <w:marTop w:val="0"/>
          <w:marBottom w:val="0"/>
          <w:divBdr>
            <w:top w:val="none" w:sz="0" w:space="0" w:color="auto"/>
            <w:left w:val="none" w:sz="0" w:space="0" w:color="auto"/>
            <w:bottom w:val="none" w:sz="0" w:space="0" w:color="auto"/>
            <w:right w:val="none" w:sz="0" w:space="0" w:color="auto"/>
          </w:divBdr>
        </w:div>
        <w:div w:id="1352607877">
          <w:marLeft w:val="480"/>
          <w:marRight w:val="0"/>
          <w:marTop w:val="0"/>
          <w:marBottom w:val="0"/>
          <w:divBdr>
            <w:top w:val="none" w:sz="0" w:space="0" w:color="auto"/>
            <w:left w:val="none" w:sz="0" w:space="0" w:color="auto"/>
            <w:bottom w:val="none" w:sz="0" w:space="0" w:color="auto"/>
            <w:right w:val="none" w:sz="0" w:space="0" w:color="auto"/>
          </w:divBdr>
        </w:div>
        <w:div w:id="1436055719">
          <w:marLeft w:val="480"/>
          <w:marRight w:val="0"/>
          <w:marTop w:val="0"/>
          <w:marBottom w:val="0"/>
          <w:divBdr>
            <w:top w:val="none" w:sz="0" w:space="0" w:color="auto"/>
            <w:left w:val="none" w:sz="0" w:space="0" w:color="auto"/>
            <w:bottom w:val="none" w:sz="0" w:space="0" w:color="auto"/>
            <w:right w:val="none" w:sz="0" w:space="0" w:color="auto"/>
          </w:divBdr>
        </w:div>
        <w:div w:id="1438796331">
          <w:marLeft w:val="480"/>
          <w:marRight w:val="0"/>
          <w:marTop w:val="0"/>
          <w:marBottom w:val="0"/>
          <w:divBdr>
            <w:top w:val="none" w:sz="0" w:space="0" w:color="auto"/>
            <w:left w:val="none" w:sz="0" w:space="0" w:color="auto"/>
            <w:bottom w:val="none" w:sz="0" w:space="0" w:color="auto"/>
            <w:right w:val="none" w:sz="0" w:space="0" w:color="auto"/>
          </w:divBdr>
        </w:div>
        <w:div w:id="1449082254">
          <w:marLeft w:val="480"/>
          <w:marRight w:val="0"/>
          <w:marTop w:val="0"/>
          <w:marBottom w:val="0"/>
          <w:divBdr>
            <w:top w:val="none" w:sz="0" w:space="0" w:color="auto"/>
            <w:left w:val="none" w:sz="0" w:space="0" w:color="auto"/>
            <w:bottom w:val="none" w:sz="0" w:space="0" w:color="auto"/>
            <w:right w:val="none" w:sz="0" w:space="0" w:color="auto"/>
          </w:divBdr>
        </w:div>
        <w:div w:id="1492217978">
          <w:marLeft w:val="480"/>
          <w:marRight w:val="0"/>
          <w:marTop w:val="0"/>
          <w:marBottom w:val="0"/>
          <w:divBdr>
            <w:top w:val="none" w:sz="0" w:space="0" w:color="auto"/>
            <w:left w:val="none" w:sz="0" w:space="0" w:color="auto"/>
            <w:bottom w:val="none" w:sz="0" w:space="0" w:color="auto"/>
            <w:right w:val="none" w:sz="0" w:space="0" w:color="auto"/>
          </w:divBdr>
        </w:div>
        <w:div w:id="1496989090">
          <w:marLeft w:val="480"/>
          <w:marRight w:val="0"/>
          <w:marTop w:val="0"/>
          <w:marBottom w:val="0"/>
          <w:divBdr>
            <w:top w:val="none" w:sz="0" w:space="0" w:color="auto"/>
            <w:left w:val="none" w:sz="0" w:space="0" w:color="auto"/>
            <w:bottom w:val="none" w:sz="0" w:space="0" w:color="auto"/>
            <w:right w:val="none" w:sz="0" w:space="0" w:color="auto"/>
          </w:divBdr>
        </w:div>
        <w:div w:id="1515418090">
          <w:marLeft w:val="480"/>
          <w:marRight w:val="0"/>
          <w:marTop w:val="0"/>
          <w:marBottom w:val="0"/>
          <w:divBdr>
            <w:top w:val="none" w:sz="0" w:space="0" w:color="auto"/>
            <w:left w:val="none" w:sz="0" w:space="0" w:color="auto"/>
            <w:bottom w:val="none" w:sz="0" w:space="0" w:color="auto"/>
            <w:right w:val="none" w:sz="0" w:space="0" w:color="auto"/>
          </w:divBdr>
        </w:div>
        <w:div w:id="1558667640">
          <w:marLeft w:val="480"/>
          <w:marRight w:val="0"/>
          <w:marTop w:val="0"/>
          <w:marBottom w:val="0"/>
          <w:divBdr>
            <w:top w:val="none" w:sz="0" w:space="0" w:color="auto"/>
            <w:left w:val="none" w:sz="0" w:space="0" w:color="auto"/>
            <w:bottom w:val="none" w:sz="0" w:space="0" w:color="auto"/>
            <w:right w:val="none" w:sz="0" w:space="0" w:color="auto"/>
          </w:divBdr>
        </w:div>
        <w:div w:id="1565868629">
          <w:marLeft w:val="480"/>
          <w:marRight w:val="0"/>
          <w:marTop w:val="0"/>
          <w:marBottom w:val="0"/>
          <w:divBdr>
            <w:top w:val="none" w:sz="0" w:space="0" w:color="auto"/>
            <w:left w:val="none" w:sz="0" w:space="0" w:color="auto"/>
            <w:bottom w:val="none" w:sz="0" w:space="0" w:color="auto"/>
            <w:right w:val="none" w:sz="0" w:space="0" w:color="auto"/>
          </w:divBdr>
        </w:div>
        <w:div w:id="1603146930">
          <w:marLeft w:val="480"/>
          <w:marRight w:val="0"/>
          <w:marTop w:val="0"/>
          <w:marBottom w:val="0"/>
          <w:divBdr>
            <w:top w:val="none" w:sz="0" w:space="0" w:color="auto"/>
            <w:left w:val="none" w:sz="0" w:space="0" w:color="auto"/>
            <w:bottom w:val="none" w:sz="0" w:space="0" w:color="auto"/>
            <w:right w:val="none" w:sz="0" w:space="0" w:color="auto"/>
          </w:divBdr>
        </w:div>
        <w:div w:id="1627656024">
          <w:marLeft w:val="480"/>
          <w:marRight w:val="0"/>
          <w:marTop w:val="0"/>
          <w:marBottom w:val="0"/>
          <w:divBdr>
            <w:top w:val="none" w:sz="0" w:space="0" w:color="auto"/>
            <w:left w:val="none" w:sz="0" w:space="0" w:color="auto"/>
            <w:bottom w:val="none" w:sz="0" w:space="0" w:color="auto"/>
            <w:right w:val="none" w:sz="0" w:space="0" w:color="auto"/>
          </w:divBdr>
        </w:div>
        <w:div w:id="1656301972">
          <w:marLeft w:val="480"/>
          <w:marRight w:val="0"/>
          <w:marTop w:val="0"/>
          <w:marBottom w:val="0"/>
          <w:divBdr>
            <w:top w:val="none" w:sz="0" w:space="0" w:color="auto"/>
            <w:left w:val="none" w:sz="0" w:space="0" w:color="auto"/>
            <w:bottom w:val="none" w:sz="0" w:space="0" w:color="auto"/>
            <w:right w:val="none" w:sz="0" w:space="0" w:color="auto"/>
          </w:divBdr>
        </w:div>
        <w:div w:id="1661809399">
          <w:marLeft w:val="480"/>
          <w:marRight w:val="0"/>
          <w:marTop w:val="0"/>
          <w:marBottom w:val="0"/>
          <w:divBdr>
            <w:top w:val="none" w:sz="0" w:space="0" w:color="auto"/>
            <w:left w:val="none" w:sz="0" w:space="0" w:color="auto"/>
            <w:bottom w:val="none" w:sz="0" w:space="0" w:color="auto"/>
            <w:right w:val="none" w:sz="0" w:space="0" w:color="auto"/>
          </w:divBdr>
        </w:div>
        <w:div w:id="1726180164">
          <w:marLeft w:val="480"/>
          <w:marRight w:val="0"/>
          <w:marTop w:val="0"/>
          <w:marBottom w:val="0"/>
          <w:divBdr>
            <w:top w:val="none" w:sz="0" w:space="0" w:color="auto"/>
            <w:left w:val="none" w:sz="0" w:space="0" w:color="auto"/>
            <w:bottom w:val="none" w:sz="0" w:space="0" w:color="auto"/>
            <w:right w:val="none" w:sz="0" w:space="0" w:color="auto"/>
          </w:divBdr>
        </w:div>
        <w:div w:id="1727531019">
          <w:marLeft w:val="480"/>
          <w:marRight w:val="0"/>
          <w:marTop w:val="0"/>
          <w:marBottom w:val="0"/>
          <w:divBdr>
            <w:top w:val="none" w:sz="0" w:space="0" w:color="auto"/>
            <w:left w:val="none" w:sz="0" w:space="0" w:color="auto"/>
            <w:bottom w:val="none" w:sz="0" w:space="0" w:color="auto"/>
            <w:right w:val="none" w:sz="0" w:space="0" w:color="auto"/>
          </w:divBdr>
        </w:div>
        <w:div w:id="1743136725">
          <w:marLeft w:val="480"/>
          <w:marRight w:val="0"/>
          <w:marTop w:val="0"/>
          <w:marBottom w:val="0"/>
          <w:divBdr>
            <w:top w:val="none" w:sz="0" w:space="0" w:color="auto"/>
            <w:left w:val="none" w:sz="0" w:space="0" w:color="auto"/>
            <w:bottom w:val="none" w:sz="0" w:space="0" w:color="auto"/>
            <w:right w:val="none" w:sz="0" w:space="0" w:color="auto"/>
          </w:divBdr>
        </w:div>
        <w:div w:id="1790934926">
          <w:marLeft w:val="480"/>
          <w:marRight w:val="0"/>
          <w:marTop w:val="0"/>
          <w:marBottom w:val="0"/>
          <w:divBdr>
            <w:top w:val="none" w:sz="0" w:space="0" w:color="auto"/>
            <w:left w:val="none" w:sz="0" w:space="0" w:color="auto"/>
            <w:bottom w:val="none" w:sz="0" w:space="0" w:color="auto"/>
            <w:right w:val="none" w:sz="0" w:space="0" w:color="auto"/>
          </w:divBdr>
        </w:div>
        <w:div w:id="1792549858">
          <w:marLeft w:val="480"/>
          <w:marRight w:val="0"/>
          <w:marTop w:val="0"/>
          <w:marBottom w:val="0"/>
          <w:divBdr>
            <w:top w:val="none" w:sz="0" w:space="0" w:color="auto"/>
            <w:left w:val="none" w:sz="0" w:space="0" w:color="auto"/>
            <w:bottom w:val="none" w:sz="0" w:space="0" w:color="auto"/>
            <w:right w:val="none" w:sz="0" w:space="0" w:color="auto"/>
          </w:divBdr>
        </w:div>
        <w:div w:id="1799177566">
          <w:marLeft w:val="480"/>
          <w:marRight w:val="0"/>
          <w:marTop w:val="0"/>
          <w:marBottom w:val="0"/>
          <w:divBdr>
            <w:top w:val="none" w:sz="0" w:space="0" w:color="auto"/>
            <w:left w:val="none" w:sz="0" w:space="0" w:color="auto"/>
            <w:bottom w:val="none" w:sz="0" w:space="0" w:color="auto"/>
            <w:right w:val="none" w:sz="0" w:space="0" w:color="auto"/>
          </w:divBdr>
        </w:div>
        <w:div w:id="1812669188">
          <w:marLeft w:val="480"/>
          <w:marRight w:val="0"/>
          <w:marTop w:val="0"/>
          <w:marBottom w:val="0"/>
          <w:divBdr>
            <w:top w:val="none" w:sz="0" w:space="0" w:color="auto"/>
            <w:left w:val="none" w:sz="0" w:space="0" w:color="auto"/>
            <w:bottom w:val="none" w:sz="0" w:space="0" w:color="auto"/>
            <w:right w:val="none" w:sz="0" w:space="0" w:color="auto"/>
          </w:divBdr>
        </w:div>
        <w:div w:id="1864589480">
          <w:marLeft w:val="480"/>
          <w:marRight w:val="0"/>
          <w:marTop w:val="0"/>
          <w:marBottom w:val="0"/>
          <w:divBdr>
            <w:top w:val="none" w:sz="0" w:space="0" w:color="auto"/>
            <w:left w:val="none" w:sz="0" w:space="0" w:color="auto"/>
            <w:bottom w:val="none" w:sz="0" w:space="0" w:color="auto"/>
            <w:right w:val="none" w:sz="0" w:space="0" w:color="auto"/>
          </w:divBdr>
        </w:div>
        <w:div w:id="1870680431">
          <w:marLeft w:val="480"/>
          <w:marRight w:val="0"/>
          <w:marTop w:val="0"/>
          <w:marBottom w:val="0"/>
          <w:divBdr>
            <w:top w:val="none" w:sz="0" w:space="0" w:color="auto"/>
            <w:left w:val="none" w:sz="0" w:space="0" w:color="auto"/>
            <w:bottom w:val="none" w:sz="0" w:space="0" w:color="auto"/>
            <w:right w:val="none" w:sz="0" w:space="0" w:color="auto"/>
          </w:divBdr>
        </w:div>
        <w:div w:id="1877228320">
          <w:marLeft w:val="480"/>
          <w:marRight w:val="0"/>
          <w:marTop w:val="0"/>
          <w:marBottom w:val="0"/>
          <w:divBdr>
            <w:top w:val="none" w:sz="0" w:space="0" w:color="auto"/>
            <w:left w:val="none" w:sz="0" w:space="0" w:color="auto"/>
            <w:bottom w:val="none" w:sz="0" w:space="0" w:color="auto"/>
            <w:right w:val="none" w:sz="0" w:space="0" w:color="auto"/>
          </w:divBdr>
        </w:div>
        <w:div w:id="1946617402">
          <w:marLeft w:val="480"/>
          <w:marRight w:val="0"/>
          <w:marTop w:val="0"/>
          <w:marBottom w:val="0"/>
          <w:divBdr>
            <w:top w:val="none" w:sz="0" w:space="0" w:color="auto"/>
            <w:left w:val="none" w:sz="0" w:space="0" w:color="auto"/>
            <w:bottom w:val="none" w:sz="0" w:space="0" w:color="auto"/>
            <w:right w:val="none" w:sz="0" w:space="0" w:color="auto"/>
          </w:divBdr>
        </w:div>
        <w:div w:id="2009284257">
          <w:marLeft w:val="480"/>
          <w:marRight w:val="0"/>
          <w:marTop w:val="0"/>
          <w:marBottom w:val="0"/>
          <w:divBdr>
            <w:top w:val="none" w:sz="0" w:space="0" w:color="auto"/>
            <w:left w:val="none" w:sz="0" w:space="0" w:color="auto"/>
            <w:bottom w:val="none" w:sz="0" w:space="0" w:color="auto"/>
            <w:right w:val="none" w:sz="0" w:space="0" w:color="auto"/>
          </w:divBdr>
        </w:div>
        <w:div w:id="2027750734">
          <w:marLeft w:val="480"/>
          <w:marRight w:val="0"/>
          <w:marTop w:val="0"/>
          <w:marBottom w:val="0"/>
          <w:divBdr>
            <w:top w:val="none" w:sz="0" w:space="0" w:color="auto"/>
            <w:left w:val="none" w:sz="0" w:space="0" w:color="auto"/>
            <w:bottom w:val="none" w:sz="0" w:space="0" w:color="auto"/>
            <w:right w:val="none" w:sz="0" w:space="0" w:color="auto"/>
          </w:divBdr>
        </w:div>
        <w:div w:id="2028024625">
          <w:marLeft w:val="480"/>
          <w:marRight w:val="0"/>
          <w:marTop w:val="0"/>
          <w:marBottom w:val="0"/>
          <w:divBdr>
            <w:top w:val="none" w:sz="0" w:space="0" w:color="auto"/>
            <w:left w:val="none" w:sz="0" w:space="0" w:color="auto"/>
            <w:bottom w:val="none" w:sz="0" w:space="0" w:color="auto"/>
            <w:right w:val="none" w:sz="0" w:space="0" w:color="auto"/>
          </w:divBdr>
        </w:div>
        <w:div w:id="2038114444">
          <w:marLeft w:val="480"/>
          <w:marRight w:val="0"/>
          <w:marTop w:val="0"/>
          <w:marBottom w:val="0"/>
          <w:divBdr>
            <w:top w:val="none" w:sz="0" w:space="0" w:color="auto"/>
            <w:left w:val="none" w:sz="0" w:space="0" w:color="auto"/>
            <w:bottom w:val="none" w:sz="0" w:space="0" w:color="auto"/>
            <w:right w:val="none" w:sz="0" w:space="0" w:color="auto"/>
          </w:divBdr>
        </w:div>
        <w:div w:id="2055931582">
          <w:marLeft w:val="480"/>
          <w:marRight w:val="0"/>
          <w:marTop w:val="0"/>
          <w:marBottom w:val="0"/>
          <w:divBdr>
            <w:top w:val="none" w:sz="0" w:space="0" w:color="auto"/>
            <w:left w:val="none" w:sz="0" w:space="0" w:color="auto"/>
            <w:bottom w:val="none" w:sz="0" w:space="0" w:color="auto"/>
            <w:right w:val="none" w:sz="0" w:space="0" w:color="auto"/>
          </w:divBdr>
        </w:div>
      </w:divsChild>
    </w:div>
    <w:div w:id="1593514420">
      <w:bodyDiv w:val="1"/>
      <w:marLeft w:val="0"/>
      <w:marRight w:val="0"/>
      <w:marTop w:val="0"/>
      <w:marBottom w:val="0"/>
      <w:divBdr>
        <w:top w:val="none" w:sz="0" w:space="0" w:color="auto"/>
        <w:left w:val="none" w:sz="0" w:space="0" w:color="auto"/>
        <w:bottom w:val="none" w:sz="0" w:space="0" w:color="auto"/>
        <w:right w:val="none" w:sz="0" w:space="0" w:color="auto"/>
      </w:divBdr>
      <w:divsChild>
        <w:div w:id="73859327">
          <w:marLeft w:val="480"/>
          <w:marRight w:val="0"/>
          <w:marTop w:val="0"/>
          <w:marBottom w:val="0"/>
          <w:divBdr>
            <w:top w:val="none" w:sz="0" w:space="0" w:color="auto"/>
            <w:left w:val="none" w:sz="0" w:space="0" w:color="auto"/>
            <w:bottom w:val="none" w:sz="0" w:space="0" w:color="auto"/>
            <w:right w:val="none" w:sz="0" w:space="0" w:color="auto"/>
          </w:divBdr>
        </w:div>
        <w:div w:id="179197846">
          <w:marLeft w:val="480"/>
          <w:marRight w:val="0"/>
          <w:marTop w:val="0"/>
          <w:marBottom w:val="0"/>
          <w:divBdr>
            <w:top w:val="none" w:sz="0" w:space="0" w:color="auto"/>
            <w:left w:val="none" w:sz="0" w:space="0" w:color="auto"/>
            <w:bottom w:val="none" w:sz="0" w:space="0" w:color="auto"/>
            <w:right w:val="none" w:sz="0" w:space="0" w:color="auto"/>
          </w:divBdr>
        </w:div>
        <w:div w:id="196893678">
          <w:marLeft w:val="480"/>
          <w:marRight w:val="0"/>
          <w:marTop w:val="0"/>
          <w:marBottom w:val="0"/>
          <w:divBdr>
            <w:top w:val="none" w:sz="0" w:space="0" w:color="auto"/>
            <w:left w:val="none" w:sz="0" w:space="0" w:color="auto"/>
            <w:bottom w:val="none" w:sz="0" w:space="0" w:color="auto"/>
            <w:right w:val="none" w:sz="0" w:space="0" w:color="auto"/>
          </w:divBdr>
        </w:div>
        <w:div w:id="203100135">
          <w:marLeft w:val="480"/>
          <w:marRight w:val="0"/>
          <w:marTop w:val="0"/>
          <w:marBottom w:val="0"/>
          <w:divBdr>
            <w:top w:val="none" w:sz="0" w:space="0" w:color="auto"/>
            <w:left w:val="none" w:sz="0" w:space="0" w:color="auto"/>
            <w:bottom w:val="none" w:sz="0" w:space="0" w:color="auto"/>
            <w:right w:val="none" w:sz="0" w:space="0" w:color="auto"/>
          </w:divBdr>
        </w:div>
        <w:div w:id="262811515">
          <w:marLeft w:val="480"/>
          <w:marRight w:val="0"/>
          <w:marTop w:val="0"/>
          <w:marBottom w:val="0"/>
          <w:divBdr>
            <w:top w:val="none" w:sz="0" w:space="0" w:color="auto"/>
            <w:left w:val="none" w:sz="0" w:space="0" w:color="auto"/>
            <w:bottom w:val="none" w:sz="0" w:space="0" w:color="auto"/>
            <w:right w:val="none" w:sz="0" w:space="0" w:color="auto"/>
          </w:divBdr>
        </w:div>
        <w:div w:id="284578416">
          <w:marLeft w:val="480"/>
          <w:marRight w:val="0"/>
          <w:marTop w:val="0"/>
          <w:marBottom w:val="0"/>
          <w:divBdr>
            <w:top w:val="none" w:sz="0" w:space="0" w:color="auto"/>
            <w:left w:val="none" w:sz="0" w:space="0" w:color="auto"/>
            <w:bottom w:val="none" w:sz="0" w:space="0" w:color="auto"/>
            <w:right w:val="none" w:sz="0" w:space="0" w:color="auto"/>
          </w:divBdr>
        </w:div>
        <w:div w:id="289747501">
          <w:marLeft w:val="480"/>
          <w:marRight w:val="0"/>
          <w:marTop w:val="0"/>
          <w:marBottom w:val="0"/>
          <w:divBdr>
            <w:top w:val="none" w:sz="0" w:space="0" w:color="auto"/>
            <w:left w:val="none" w:sz="0" w:space="0" w:color="auto"/>
            <w:bottom w:val="none" w:sz="0" w:space="0" w:color="auto"/>
            <w:right w:val="none" w:sz="0" w:space="0" w:color="auto"/>
          </w:divBdr>
        </w:div>
        <w:div w:id="293028965">
          <w:marLeft w:val="480"/>
          <w:marRight w:val="0"/>
          <w:marTop w:val="0"/>
          <w:marBottom w:val="0"/>
          <w:divBdr>
            <w:top w:val="none" w:sz="0" w:space="0" w:color="auto"/>
            <w:left w:val="none" w:sz="0" w:space="0" w:color="auto"/>
            <w:bottom w:val="none" w:sz="0" w:space="0" w:color="auto"/>
            <w:right w:val="none" w:sz="0" w:space="0" w:color="auto"/>
          </w:divBdr>
        </w:div>
        <w:div w:id="305743218">
          <w:marLeft w:val="480"/>
          <w:marRight w:val="0"/>
          <w:marTop w:val="0"/>
          <w:marBottom w:val="0"/>
          <w:divBdr>
            <w:top w:val="none" w:sz="0" w:space="0" w:color="auto"/>
            <w:left w:val="none" w:sz="0" w:space="0" w:color="auto"/>
            <w:bottom w:val="none" w:sz="0" w:space="0" w:color="auto"/>
            <w:right w:val="none" w:sz="0" w:space="0" w:color="auto"/>
          </w:divBdr>
        </w:div>
        <w:div w:id="336347886">
          <w:marLeft w:val="480"/>
          <w:marRight w:val="0"/>
          <w:marTop w:val="0"/>
          <w:marBottom w:val="0"/>
          <w:divBdr>
            <w:top w:val="none" w:sz="0" w:space="0" w:color="auto"/>
            <w:left w:val="none" w:sz="0" w:space="0" w:color="auto"/>
            <w:bottom w:val="none" w:sz="0" w:space="0" w:color="auto"/>
            <w:right w:val="none" w:sz="0" w:space="0" w:color="auto"/>
          </w:divBdr>
        </w:div>
        <w:div w:id="384640740">
          <w:marLeft w:val="480"/>
          <w:marRight w:val="0"/>
          <w:marTop w:val="0"/>
          <w:marBottom w:val="0"/>
          <w:divBdr>
            <w:top w:val="none" w:sz="0" w:space="0" w:color="auto"/>
            <w:left w:val="none" w:sz="0" w:space="0" w:color="auto"/>
            <w:bottom w:val="none" w:sz="0" w:space="0" w:color="auto"/>
            <w:right w:val="none" w:sz="0" w:space="0" w:color="auto"/>
          </w:divBdr>
        </w:div>
        <w:div w:id="415447378">
          <w:marLeft w:val="480"/>
          <w:marRight w:val="0"/>
          <w:marTop w:val="0"/>
          <w:marBottom w:val="0"/>
          <w:divBdr>
            <w:top w:val="none" w:sz="0" w:space="0" w:color="auto"/>
            <w:left w:val="none" w:sz="0" w:space="0" w:color="auto"/>
            <w:bottom w:val="none" w:sz="0" w:space="0" w:color="auto"/>
            <w:right w:val="none" w:sz="0" w:space="0" w:color="auto"/>
          </w:divBdr>
        </w:div>
        <w:div w:id="445806890">
          <w:marLeft w:val="480"/>
          <w:marRight w:val="0"/>
          <w:marTop w:val="0"/>
          <w:marBottom w:val="0"/>
          <w:divBdr>
            <w:top w:val="none" w:sz="0" w:space="0" w:color="auto"/>
            <w:left w:val="none" w:sz="0" w:space="0" w:color="auto"/>
            <w:bottom w:val="none" w:sz="0" w:space="0" w:color="auto"/>
            <w:right w:val="none" w:sz="0" w:space="0" w:color="auto"/>
          </w:divBdr>
        </w:div>
        <w:div w:id="517238906">
          <w:marLeft w:val="480"/>
          <w:marRight w:val="0"/>
          <w:marTop w:val="0"/>
          <w:marBottom w:val="0"/>
          <w:divBdr>
            <w:top w:val="none" w:sz="0" w:space="0" w:color="auto"/>
            <w:left w:val="none" w:sz="0" w:space="0" w:color="auto"/>
            <w:bottom w:val="none" w:sz="0" w:space="0" w:color="auto"/>
            <w:right w:val="none" w:sz="0" w:space="0" w:color="auto"/>
          </w:divBdr>
        </w:div>
        <w:div w:id="519974088">
          <w:marLeft w:val="480"/>
          <w:marRight w:val="0"/>
          <w:marTop w:val="0"/>
          <w:marBottom w:val="0"/>
          <w:divBdr>
            <w:top w:val="none" w:sz="0" w:space="0" w:color="auto"/>
            <w:left w:val="none" w:sz="0" w:space="0" w:color="auto"/>
            <w:bottom w:val="none" w:sz="0" w:space="0" w:color="auto"/>
            <w:right w:val="none" w:sz="0" w:space="0" w:color="auto"/>
          </w:divBdr>
        </w:div>
        <w:div w:id="573667949">
          <w:marLeft w:val="480"/>
          <w:marRight w:val="0"/>
          <w:marTop w:val="0"/>
          <w:marBottom w:val="0"/>
          <w:divBdr>
            <w:top w:val="none" w:sz="0" w:space="0" w:color="auto"/>
            <w:left w:val="none" w:sz="0" w:space="0" w:color="auto"/>
            <w:bottom w:val="none" w:sz="0" w:space="0" w:color="auto"/>
            <w:right w:val="none" w:sz="0" w:space="0" w:color="auto"/>
          </w:divBdr>
        </w:div>
        <w:div w:id="595750366">
          <w:marLeft w:val="480"/>
          <w:marRight w:val="0"/>
          <w:marTop w:val="0"/>
          <w:marBottom w:val="0"/>
          <w:divBdr>
            <w:top w:val="none" w:sz="0" w:space="0" w:color="auto"/>
            <w:left w:val="none" w:sz="0" w:space="0" w:color="auto"/>
            <w:bottom w:val="none" w:sz="0" w:space="0" w:color="auto"/>
            <w:right w:val="none" w:sz="0" w:space="0" w:color="auto"/>
          </w:divBdr>
        </w:div>
        <w:div w:id="614220018">
          <w:marLeft w:val="480"/>
          <w:marRight w:val="0"/>
          <w:marTop w:val="0"/>
          <w:marBottom w:val="0"/>
          <w:divBdr>
            <w:top w:val="none" w:sz="0" w:space="0" w:color="auto"/>
            <w:left w:val="none" w:sz="0" w:space="0" w:color="auto"/>
            <w:bottom w:val="none" w:sz="0" w:space="0" w:color="auto"/>
            <w:right w:val="none" w:sz="0" w:space="0" w:color="auto"/>
          </w:divBdr>
        </w:div>
        <w:div w:id="632713575">
          <w:marLeft w:val="480"/>
          <w:marRight w:val="0"/>
          <w:marTop w:val="0"/>
          <w:marBottom w:val="0"/>
          <w:divBdr>
            <w:top w:val="none" w:sz="0" w:space="0" w:color="auto"/>
            <w:left w:val="none" w:sz="0" w:space="0" w:color="auto"/>
            <w:bottom w:val="none" w:sz="0" w:space="0" w:color="auto"/>
            <w:right w:val="none" w:sz="0" w:space="0" w:color="auto"/>
          </w:divBdr>
        </w:div>
        <w:div w:id="650251527">
          <w:marLeft w:val="480"/>
          <w:marRight w:val="0"/>
          <w:marTop w:val="0"/>
          <w:marBottom w:val="0"/>
          <w:divBdr>
            <w:top w:val="none" w:sz="0" w:space="0" w:color="auto"/>
            <w:left w:val="none" w:sz="0" w:space="0" w:color="auto"/>
            <w:bottom w:val="none" w:sz="0" w:space="0" w:color="auto"/>
            <w:right w:val="none" w:sz="0" w:space="0" w:color="auto"/>
          </w:divBdr>
        </w:div>
        <w:div w:id="670910307">
          <w:marLeft w:val="480"/>
          <w:marRight w:val="0"/>
          <w:marTop w:val="0"/>
          <w:marBottom w:val="0"/>
          <w:divBdr>
            <w:top w:val="none" w:sz="0" w:space="0" w:color="auto"/>
            <w:left w:val="none" w:sz="0" w:space="0" w:color="auto"/>
            <w:bottom w:val="none" w:sz="0" w:space="0" w:color="auto"/>
            <w:right w:val="none" w:sz="0" w:space="0" w:color="auto"/>
          </w:divBdr>
        </w:div>
        <w:div w:id="696933768">
          <w:marLeft w:val="480"/>
          <w:marRight w:val="0"/>
          <w:marTop w:val="0"/>
          <w:marBottom w:val="0"/>
          <w:divBdr>
            <w:top w:val="none" w:sz="0" w:space="0" w:color="auto"/>
            <w:left w:val="none" w:sz="0" w:space="0" w:color="auto"/>
            <w:bottom w:val="none" w:sz="0" w:space="0" w:color="auto"/>
            <w:right w:val="none" w:sz="0" w:space="0" w:color="auto"/>
          </w:divBdr>
        </w:div>
        <w:div w:id="739406658">
          <w:marLeft w:val="480"/>
          <w:marRight w:val="0"/>
          <w:marTop w:val="0"/>
          <w:marBottom w:val="0"/>
          <w:divBdr>
            <w:top w:val="none" w:sz="0" w:space="0" w:color="auto"/>
            <w:left w:val="none" w:sz="0" w:space="0" w:color="auto"/>
            <w:bottom w:val="none" w:sz="0" w:space="0" w:color="auto"/>
            <w:right w:val="none" w:sz="0" w:space="0" w:color="auto"/>
          </w:divBdr>
        </w:div>
        <w:div w:id="742487897">
          <w:marLeft w:val="480"/>
          <w:marRight w:val="0"/>
          <w:marTop w:val="0"/>
          <w:marBottom w:val="0"/>
          <w:divBdr>
            <w:top w:val="none" w:sz="0" w:space="0" w:color="auto"/>
            <w:left w:val="none" w:sz="0" w:space="0" w:color="auto"/>
            <w:bottom w:val="none" w:sz="0" w:space="0" w:color="auto"/>
            <w:right w:val="none" w:sz="0" w:space="0" w:color="auto"/>
          </w:divBdr>
        </w:div>
        <w:div w:id="752315161">
          <w:marLeft w:val="480"/>
          <w:marRight w:val="0"/>
          <w:marTop w:val="0"/>
          <w:marBottom w:val="0"/>
          <w:divBdr>
            <w:top w:val="none" w:sz="0" w:space="0" w:color="auto"/>
            <w:left w:val="none" w:sz="0" w:space="0" w:color="auto"/>
            <w:bottom w:val="none" w:sz="0" w:space="0" w:color="auto"/>
            <w:right w:val="none" w:sz="0" w:space="0" w:color="auto"/>
          </w:divBdr>
        </w:div>
        <w:div w:id="770977613">
          <w:marLeft w:val="480"/>
          <w:marRight w:val="0"/>
          <w:marTop w:val="0"/>
          <w:marBottom w:val="0"/>
          <w:divBdr>
            <w:top w:val="none" w:sz="0" w:space="0" w:color="auto"/>
            <w:left w:val="none" w:sz="0" w:space="0" w:color="auto"/>
            <w:bottom w:val="none" w:sz="0" w:space="0" w:color="auto"/>
            <w:right w:val="none" w:sz="0" w:space="0" w:color="auto"/>
          </w:divBdr>
        </w:div>
        <w:div w:id="787165902">
          <w:marLeft w:val="480"/>
          <w:marRight w:val="0"/>
          <w:marTop w:val="0"/>
          <w:marBottom w:val="0"/>
          <w:divBdr>
            <w:top w:val="none" w:sz="0" w:space="0" w:color="auto"/>
            <w:left w:val="none" w:sz="0" w:space="0" w:color="auto"/>
            <w:bottom w:val="none" w:sz="0" w:space="0" w:color="auto"/>
            <w:right w:val="none" w:sz="0" w:space="0" w:color="auto"/>
          </w:divBdr>
        </w:div>
        <w:div w:id="793521935">
          <w:marLeft w:val="480"/>
          <w:marRight w:val="0"/>
          <w:marTop w:val="0"/>
          <w:marBottom w:val="0"/>
          <w:divBdr>
            <w:top w:val="none" w:sz="0" w:space="0" w:color="auto"/>
            <w:left w:val="none" w:sz="0" w:space="0" w:color="auto"/>
            <w:bottom w:val="none" w:sz="0" w:space="0" w:color="auto"/>
            <w:right w:val="none" w:sz="0" w:space="0" w:color="auto"/>
          </w:divBdr>
        </w:div>
        <w:div w:id="802818452">
          <w:marLeft w:val="480"/>
          <w:marRight w:val="0"/>
          <w:marTop w:val="0"/>
          <w:marBottom w:val="0"/>
          <w:divBdr>
            <w:top w:val="none" w:sz="0" w:space="0" w:color="auto"/>
            <w:left w:val="none" w:sz="0" w:space="0" w:color="auto"/>
            <w:bottom w:val="none" w:sz="0" w:space="0" w:color="auto"/>
            <w:right w:val="none" w:sz="0" w:space="0" w:color="auto"/>
          </w:divBdr>
        </w:div>
        <w:div w:id="861940757">
          <w:marLeft w:val="480"/>
          <w:marRight w:val="0"/>
          <w:marTop w:val="0"/>
          <w:marBottom w:val="0"/>
          <w:divBdr>
            <w:top w:val="none" w:sz="0" w:space="0" w:color="auto"/>
            <w:left w:val="none" w:sz="0" w:space="0" w:color="auto"/>
            <w:bottom w:val="none" w:sz="0" w:space="0" w:color="auto"/>
            <w:right w:val="none" w:sz="0" w:space="0" w:color="auto"/>
          </w:divBdr>
        </w:div>
        <w:div w:id="930621217">
          <w:marLeft w:val="480"/>
          <w:marRight w:val="0"/>
          <w:marTop w:val="0"/>
          <w:marBottom w:val="0"/>
          <w:divBdr>
            <w:top w:val="none" w:sz="0" w:space="0" w:color="auto"/>
            <w:left w:val="none" w:sz="0" w:space="0" w:color="auto"/>
            <w:bottom w:val="none" w:sz="0" w:space="0" w:color="auto"/>
            <w:right w:val="none" w:sz="0" w:space="0" w:color="auto"/>
          </w:divBdr>
        </w:div>
        <w:div w:id="955988545">
          <w:marLeft w:val="480"/>
          <w:marRight w:val="0"/>
          <w:marTop w:val="0"/>
          <w:marBottom w:val="0"/>
          <w:divBdr>
            <w:top w:val="none" w:sz="0" w:space="0" w:color="auto"/>
            <w:left w:val="none" w:sz="0" w:space="0" w:color="auto"/>
            <w:bottom w:val="none" w:sz="0" w:space="0" w:color="auto"/>
            <w:right w:val="none" w:sz="0" w:space="0" w:color="auto"/>
          </w:divBdr>
        </w:div>
        <w:div w:id="1017779728">
          <w:marLeft w:val="480"/>
          <w:marRight w:val="0"/>
          <w:marTop w:val="0"/>
          <w:marBottom w:val="0"/>
          <w:divBdr>
            <w:top w:val="none" w:sz="0" w:space="0" w:color="auto"/>
            <w:left w:val="none" w:sz="0" w:space="0" w:color="auto"/>
            <w:bottom w:val="none" w:sz="0" w:space="0" w:color="auto"/>
            <w:right w:val="none" w:sz="0" w:space="0" w:color="auto"/>
          </w:divBdr>
        </w:div>
        <w:div w:id="1058624645">
          <w:marLeft w:val="480"/>
          <w:marRight w:val="0"/>
          <w:marTop w:val="0"/>
          <w:marBottom w:val="0"/>
          <w:divBdr>
            <w:top w:val="none" w:sz="0" w:space="0" w:color="auto"/>
            <w:left w:val="none" w:sz="0" w:space="0" w:color="auto"/>
            <w:bottom w:val="none" w:sz="0" w:space="0" w:color="auto"/>
            <w:right w:val="none" w:sz="0" w:space="0" w:color="auto"/>
          </w:divBdr>
        </w:div>
        <w:div w:id="1094131632">
          <w:marLeft w:val="480"/>
          <w:marRight w:val="0"/>
          <w:marTop w:val="0"/>
          <w:marBottom w:val="0"/>
          <w:divBdr>
            <w:top w:val="none" w:sz="0" w:space="0" w:color="auto"/>
            <w:left w:val="none" w:sz="0" w:space="0" w:color="auto"/>
            <w:bottom w:val="none" w:sz="0" w:space="0" w:color="auto"/>
            <w:right w:val="none" w:sz="0" w:space="0" w:color="auto"/>
          </w:divBdr>
        </w:div>
        <w:div w:id="1126775107">
          <w:marLeft w:val="480"/>
          <w:marRight w:val="0"/>
          <w:marTop w:val="0"/>
          <w:marBottom w:val="0"/>
          <w:divBdr>
            <w:top w:val="none" w:sz="0" w:space="0" w:color="auto"/>
            <w:left w:val="none" w:sz="0" w:space="0" w:color="auto"/>
            <w:bottom w:val="none" w:sz="0" w:space="0" w:color="auto"/>
            <w:right w:val="none" w:sz="0" w:space="0" w:color="auto"/>
          </w:divBdr>
        </w:div>
        <w:div w:id="1188178530">
          <w:marLeft w:val="480"/>
          <w:marRight w:val="0"/>
          <w:marTop w:val="0"/>
          <w:marBottom w:val="0"/>
          <w:divBdr>
            <w:top w:val="none" w:sz="0" w:space="0" w:color="auto"/>
            <w:left w:val="none" w:sz="0" w:space="0" w:color="auto"/>
            <w:bottom w:val="none" w:sz="0" w:space="0" w:color="auto"/>
            <w:right w:val="none" w:sz="0" w:space="0" w:color="auto"/>
          </w:divBdr>
        </w:div>
        <w:div w:id="1191989560">
          <w:marLeft w:val="480"/>
          <w:marRight w:val="0"/>
          <w:marTop w:val="0"/>
          <w:marBottom w:val="0"/>
          <w:divBdr>
            <w:top w:val="none" w:sz="0" w:space="0" w:color="auto"/>
            <w:left w:val="none" w:sz="0" w:space="0" w:color="auto"/>
            <w:bottom w:val="none" w:sz="0" w:space="0" w:color="auto"/>
            <w:right w:val="none" w:sz="0" w:space="0" w:color="auto"/>
          </w:divBdr>
        </w:div>
        <w:div w:id="1195269614">
          <w:marLeft w:val="480"/>
          <w:marRight w:val="0"/>
          <w:marTop w:val="0"/>
          <w:marBottom w:val="0"/>
          <w:divBdr>
            <w:top w:val="none" w:sz="0" w:space="0" w:color="auto"/>
            <w:left w:val="none" w:sz="0" w:space="0" w:color="auto"/>
            <w:bottom w:val="none" w:sz="0" w:space="0" w:color="auto"/>
            <w:right w:val="none" w:sz="0" w:space="0" w:color="auto"/>
          </w:divBdr>
        </w:div>
        <w:div w:id="1215463055">
          <w:marLeft w:val="480"/>
          <w:marRight w:val="0"/>
          <w:marTop w:val="0"/>
          <w:marBottom w:val="0"/>
          <w:divBdr>
            <w:top w:val="none" w:sz="0" w:space="0" w:color="auto"/>
            <w:left w:val="none" w:sz="0" w:space="0" w:color="auto"/>
            <w:bottom w:val="none" w:sz="0" w:space="0" w:color="auto"/>
            <w:right w:val="none" w:sz="0" w:space="0" w:color="auto"/>
          </w:divBdr>
        </w:div>
        <w:div w:id="1223565326">
          <w:marLeft w:val="480"/>
          <w:marRight w:val="0"/>
          <w:marTop w:val="0"/>
          <w:marBottom w:val="0"/>
          <w:divBdr>
            <w:top w:val="none" w:sz="0" w:space="0" w:color="auto"/>
            <w:left w:val="none" w:sz="0" w:space="0" w:color="auto"/>
            <w:bottom w:val="none" w:sz="0" w:space="0" w:color="auto"/>
            <w:right w:val="none" w:sz="0" w:space="0" w:color="auto"/>
          </w:divBdr>
        </w:div>
        <w:div w:id="1250039249">
          <w:marLeft w:val="480"/>
          <w:marRight w:val="0"/>
          <w:marTop w:val="0"/>
          <w:marBottom w:val="0"/>
          <w:divBdr>
            <w:top w:val="none" w:sz="0" w:space="0" w:color="auto"/>
            <w:left w:val="none" w:sz="0" w:space="0" w:color="auto"/>
            <w:bottom w:val="none" w:sz="0" w:space="0" w:color="auto"/>
            <w:right w:val="none" w:sz="0" w:space="0" w:color="auto"/>
          </w:divBdr>
        </w:div>
        <w:div w:id="1302273157">
          <w:marLeft w:val="480"/>
          <w:marRight w:val="0"/>
          <w:marTop w:val="0"/>
          <w:marBottom w:val="0"/>
          <w:divBdr>
            <w:top w:val="none" w:sz="0" w:space="0" w:color="auto"/>
            <w:left w:val="none" w:sz="0" w:space="0" w:color="auto"/>
            <w:bottom w:val="none" w:sz="0" w:space="0" w:color="auto"/>
            <w:right w:val="none" w:sz="0" w:space="0" w:color="auto"/>
          </w:divBdr>
        </w:div>
        <w:div w:id="1359964404">
          <w:marLeft w:val="480"/>
          <w:marRight w:val="0"/>
          <w:marTop w:val="0"/>
          <w:marBottom w:val="0"/>
          <w:divBdr>
            <w:top w:val="none" w:sz="0" w:space="0" w:color="auto"/>
            <w:left w:val="none" w:sz="0" w:space="0" w:color="auto"/>
            <w:bottom w:val="none" w:sz="0" w:space="0" w:color="auto"/>
            <w:right w:val="none" w:sz="0" w:space="0" w:color="auto"/>
          </w:divBdr>
        </w:div>
        <w:div w:id="1436247531">
          <w:marLeft w:val="480"/>
          <w:marRight w:val="0"/>
          <w:marTop w:val="0"/>
          <w:marBottom w:val="0"/>
          <w:divBdr>
            <w:top w:val="none" w:sz="0" w:space="0" w:color="auto"/>
            <w:left w:val="none" w:sz="0" w:space="0" w:color="auto"/>
            <w:bottom w:val="none" w:sz="0" w:space="0" w:color="auto"/>
            <w:right w:val="none" w:sz="0" w:space="0" w:color="auto"/>
          </w:divBdr>
        </w:div>
        <w:div w:id="1436515393">
          <w:marLeft w:val="480"/>
          <w:marRight w:val="0"/>
          <w:marTop w:val="0"/>
          <w:marBottom w:val="0"/>
          <w:divBdr>
            <w:top w:val="none" w:sz="0" w:space="0" w:color="auto"/>
            <w:left w:val="none" w:sz="0" w:space="0" w:color="auto"/>
            <w:bottom w:val="none" w:sz="0" w:space="0" w:color="auto"/>
            <w:right w:val="none" w:sz="0" w:space="0" w:color="auto"/>
          </w:divBdr>
        </w:div>
        <w:div w:id="1456172004">
          <w:marLeft w:val="480"/>
          <w:marRight w:val="0"/>
          <w:marTop w:val="0"/>
          <w:marBottom w:val="0"/>
          <w:divBdr>
            <w:top w:val="none" w:sz="0" w:space="0" w:color="auto"/>
            <w:left w:val="none" w:sz="0" w:space="0" w:color="auto"/>
            <w:bottom w:val="none" w:sz="0" w:space="0" w:color="auto"/>
            <w:right w:val="none" w:sz="0" w:space="0" w:color="auto"/>
          </w:divBdr>
        </w:div>
        <w:div w:id="1463962970">
          <w:marLeft w:val="480"/>
          <w:marRight w:val="0"/>
          <w:marTop w:val="0"/>
          <w:marBottom w:val="0"/>
          <w:divBdr>
            <w:top w:val="none" w:sz="0" w:space="0" w:color="auto"/>
            <w:left w:val="none" w:sz="0" w:space="0" w:color="auto"/>
            <w:bottom w:val="none" w:sz="0" w:space="0" w:color="auto"/>
            <w:right w:val="none" w:sz="0" w:space="0" w:color="auto"/>
          </w:divBdr>
        </w:div>
        <w:div w:id="1487238143">
          <w:marLeft w:val="480"/>
          <w:marRight w:val="0"/>
          <w:marTop w:val="0"/>
          <w:marBottom w:val="0"/>
          <w:divBdr>
            <w:top w:val="none" w:sz="0" w:space="0" w:color="auto"/>
            <w:left w:val="none" w:sz="0" w:space="0" w:color="auto"/>
            <w:bottom w:val="none" w:sz="0" w:space="0" w:color="auto"/>
            <w:right w:val="none" w:sz="0" w:space="0" w:color="auto"/>
          </w:divBdr>
        </w:div>
        <w:div w:id="1494950826">
          <w:marLeft w:val="480"/>
          <w:marRight w:val="0"/>
          <w:marTop w:val="0"/>
          <w:marBottom w:val="0"/>
          <w:divBdr>
            <w:top w:val="none" w:sz="0" w:space="0" w:color="auto"/>
            <w:left w:val="none" w:sz="0" w:space="0" w:color="auto"/>
            <w:bottom w:val="none" w:sz="0" w:space="0" w:color="auto"/>
            <w:right w:val="none" w:sz="0" w:space="0" w:color="auto"/>
          </w:divBdr>
        </w:div>
        <w:div w:id="1562716956">
          <w:marLeft w:val="480"/>
          <w:marRight w:val="0"/>
          <w:marTop w:val="0"/>
          <w:marBottom w:val="0"/>
          <w:divBdr>
            <w:top w:val="none" w:sz="0" w:space="0" w:color="auto"/>
            <w:left w:val="none" w:sz="0" w:space="0" w:color="auto"/>
            <w:bottom w:val="none" w:sz="0" w:space="0" w:color="auto"/>
            <w:right w:val="none" w:sz="0" w:space="0" w:color="auto"/>
          </w:divBdr>
        </w:div>
        <w:div w:id="1680542602">
          <w:marLeft w:val="480"/>
          <w:marRight w:val="0"/>
          <w:marTop w:val="0"/>
          <w:marBottom w:val="0"/>
          <w:divBdr>
            <w:top w:val="none" w:sz="0" w:space="0" w:color="auto"/>
            <w:left w:val="none" w:sz="0" w:space="0" w:color="auto"/>
            <w:bottom w:val="none" w:sz="0" w:space="0" w:color="auto"/>
            <w:right w:val="none" w:sz="0" w:space="0" w:color="auto"/>
          </w:divBdr>
        </w:div>
        <w:div w:id="1752001410">
          <w:marLeft w:val="480"/>
          <w:marRight w:val="0"/>
          <w:marTop w:val="0"/>
          <w:marBottom w:val="0"/>
          <w:divBdr>
            <w:top w:val="none" w:sz="0" w:space="0" w:color="auto"/>
            <w:left w:val="none" w:sz="0" w:space="0" w:color="auto"/>
            <w:bottom w:val="none" w:sz="0" w:space="0" w:color="auto"/>
            <w:right w:val="none" w:sz="0" w:space="0" w:color="auto"/>
          </w:divBdr>
        </w:div>
        <w:div w:id="1797749817">
          <w:marLeft w:val="480"/>
          <w:marRight w:val="0"/>
          <w:marTop w:val="0"/>
          <w:marBottom w:val="0"/>
          <w:divBdr>
            <w:top w:val="none" w:sz="0" w:space="0" w:color="auto"/>
            <w:left w:val="none" w:sz="0" w:space="0" w:color="auto"/>
            <w:bottom w:val="none" w:sz="0" w:space="0" w:color="auto"/>
            <w:right w:val="none" w:sz="0" w:space="0" w:color="auto"/>
          </w:divBdr>
        </w:div>
        <w:div w:id="1800226433">
          <w:marLeft w:val="480"/>
          <w:marRight w:val="0"/>
          <w:marTop w:val="0"/>
          <w:marBottom w:val="0"/>
          <w:divBdr>
            <w:top w:val="none" w:sz="0" w:space="0" w:color="auto"/>
            <w:left w:val="none" w:sz="0" w:space="0" w:color="auto"/>
            <w:bottom w:val="none" w:sz="0" w:space="0" w:color="auto"/>
            <w:right w:val="none" w:sz="0" w:space="0" w:color="auto"/>
          </w:divBdr>
        </w:div>
        <w:div w:id="1947734336">
          <w:marLeft w:val="480"/>
          <w:marRight w:val="0"/>
          <w:marTop w:val="0"/>
          <w:marBottom w:val="0"/>
          <w:divBdr>
            <w:top w:val="none" w:sz="0" w:space="0" w:color="auto"/>
            <w:left w:val="none" w:sz="0" w:space="0" w:color="auto"/>
            <w:bottom w:val="none" w:sz="0" w:space="0" w:color="auto"/>
            <w:right w:val="none" w:sz="0" w:space="0" w:color="auto"/>
          </w:divBdr>
        </w:div>
        <w:div w:id="1963151730">
          <w:marLeft w:val="480"/>
          <w:marRight w:val="0"/>
          <w:marTop w:val="0"/>
          <w:marBottom w:val="0"/>
          <w:divBdr>
            <w:top w:val="none" w:sz="0" w:space="0" w:color="auto"/>
            <w:left w:val="none" w:sz="0" w:space="0" w:color="auto"/>
            <w:bottom w:val="none" w:sz="0" w:space="0" w:color="auto"/>
            <w:right w:val="none" w:sz="0" w:space="0" w:color="auto"/>
          </w:divBdr>
        </w:div>
        <w:div w:id="1983583730">
          <w:marLeft w:val="480"/>
          <w:marRight w:val="0"/>
          <w:marTop w:val="0"/>
          <w:marBottom w:val="0"/>
          <w:divBdr>
            <w:top w:val="none" w:sz="0" w:space="0" w:color="auto"/>
            <w:left w:val="none" w:sz="0" w:space="0" w:color="auto"/>
            <w:bottom w:val="none" w:sz="0" w:space="0" w:color="auto"/>
            <w:right w:val="none" w:sz="0" w:space="0" w:color="auto"/>
          </w:divBdr>
        </w:div>
        <w:div w:id="2001614526">
          <w:marLeft w:val="480"/>
          <w:marRight w:val="0"/>
          <w:marTop w:val="0"/>
          <w:marBottom w:val="0"/>
          <w:divBdr>
            <w:top w:val="none" w:sz="0" w:space="0" w:color="auto"/>
            <w:left w:val="none" w:sz="0" w:space="0" w:color="auto"/>
            <w:bottom w:val="none" w:sz="0" w:space="0" w:color="auto"/>
            <w:right w:val="none" w:sz="0" w:space="0" w:color="auto"/>
          </w:divBdr>
        </w:div>
        <w:div w:id="2016574284">
          <w:marLeft w:val="480"/>
          <w:marRight w:val="0"/>
          <w:marTop w:val="0"/>
          <w:marBottom w:val="0"/>
          <w:divBdr>
            <w:top w:val="none" w:sz="0" w:space="0" w:color="auto"/>
            <w:left w:val="none" w:sz="0" w:space="0" w:color="auto"/>
            <w:bottom w:val="none" w:sz="0" w:space="0" w:color="auto"/>
            <w:right w:val="none" w:sz="0" w:space="0" w:color="auto"/>
          </w:divBdr>
        </w:div>
        <w:div w:id="2023702250">
          <w:marLeft w:val="480"/>
          <w:marRight w:val="0"/>
          <w:marTop w:val="0"/>
          <w:marBottom w:val="0"/>
          <w:divBdr>
            <w:top w:val="none" w:sz="0" w:space="0" w:color="auto"/>
            <w:left w:val="none" w:sz="0" w:space="0" w:color="auto"/>
            <w:bottom w:val="none" w:sz="0" w:space="0" w:color="auto"/>
            <w:right w:val="none" w:sz="0" w:space="0" w:color="auto"/>
          </w:divBdr>
        </w:div>
        <w:div w:id="2050910721">
          <w:marLeft w:val="480"/>
          <w:marRight w:val="0"/>
          <w:marTop w:val="0"/>
          <w:marBottom w:val="0"/>
          <w:divBdr>
            <w:top w:val="none" w:sz="0" w:space="0" w:color="auto"/>
            <w:left w:val="none" w:sz="0" w:space="0" w:color="auto"/>
            <w:bottom w:val="none" w:sz="0" w:space="0" w:color="auto"/>
            <w:right w:val="none" w:sz="0" w:space="0" w:color="auto"/>
          </w:divBdr>
        </w:div>
        <w:div w:id="2061857331">
          <w:marLeft w:val="480"/>
          <w:marRight w:val="0"/>
          <w:marTop w:val="0"/>
          <w:marBottom w:val="0"/>
          <w:divBdr>
            <w:top w:val="none" w:sz="0" w:space="0" w:color="auto"/>
            <w:left w:val="none" w:sz="0" w:space="0" w:color="auto"/>
            <w:bottom w:val="none" w:sz="0" w:space="0" w:color="auto"/>
            <w:right w:val="none" w:sz="0" w:space="0" w:color="auto"/>
          </w:divBdr>
        </w:div>
        <w:div w:id="2088961535">
          <w:marLeft w:val="480"/>
          <w:marRight w:val="0"/>
          <w:marTop w:val="0"/>
          <w:marBottom w:val="0"/>
          <w:divBdr>
            <w:top w:val="none" w:sz="0" w:space="0" w:color="auto"/>
            <w:left w:val="none" w:sz="0" w:space="0" w:color="auto"/>
            <w:bottom w:val="none" w:sz="0" w:space="0" w:color="auto"/>
            <w:right w:val="none" w:sz="0" w:space="0" w:color="auto"/>
          </w:divBdr>
        </w:div>
      </w:divsChild>
    </w:div>
    <w:div w:id="1595552527">
      <w:bodyDiv w:val="1"/>
      <w:marLeft w:val="0"/>
      <w:marRight w:val="0"/>
      <w:marTop w:val="0"/>
      <w:marBottom w:val="0"/>
      <w:divBdr>
        <w:top w:val="none" w:sz="0" w:space="0" w:color="auto"/>
        <w:left w:val="none" w:sz="0" w:space="0" w:color="auto"/>
        <w:bottom w:val="none" w:sz="0" w:space="0" w:color="auto"/>
        <w:right w:val="none" w:sz="0" w:space="0" w:color="auto"/>
      </w:divBdr>
      <w:divsChild>
        <w:div w:id="18512823">
          <w:marLeft w:val="480"/>
          <w:marRight w:val="0"/>
          <w:marTop w:val="0"/>
          <w:marBottom w:val="0"/>
          <w:divBdr>
            <w:top w:val="none" w:sz="0" w:space="0" w:color="auto"/>
            <w:left w:val="none" w:sz="0" w:space="0" w:color="auto"/>
            <w:bottom w:val="none" w:sz="0" w:space="0" w:color="auto"/>
            <w:right w:val="none" w:sz="0" w:space="0" w:color="auto"/>
          </w:divBdr>
        </w:div>
        <w:div w:id="25955063">
          <w:marLeft w:val="480"/>
          <w:marRight w:val="0"/>
          <w:marTop w:val="0"/>
          <w:marBottom w:val="0"/>
          <w:divBdr>
            <w:top w:val="none" w:sz="0" w:space="0" w:color="auto"/>
            <w:left w:val="none" w:sz="0" w:space="0" w:color="auto"/>
            <w:bottom w:val="none" w:sz="0" w:space="0" w:color="auto"/>
            <w:right w:val="none" w:sz="0" w:space="0" w:color="auto"/>
          </w:divBdr>
        </w:div>
        <w:div w:id="35936092">
          <w:marLeft w:val="480"/>
          <w:marRight w:val="0"/>
          <w:marTop w:val="0"/>
          <w:marBottom w:val="0"/>
          <w:divBdr>
            <w:top w:val="none" w:sz="0" w:space="0" w:color="auto"/>
            <w:left w:val="none" w:sz="0" w:space="0" w:color="auto"/>
            <w:bottom w:val="none" w:sz="0" w:space="0" w:color="auto"/>
            <w:right w:val="none" w:sz="0" w:space="0" w:color="auto"/>
          </w:divBdr>
        </w:div>
        <w:div w:id="91706160">
          <w:marLeft w:val="480"/>
          <w:marRight w:val="0"/>
          <w:marTop w:val="0"/>
          <w:marBottom w:val="0"/>
          <w:divBdr>
            <w:top w:val="none" w:sz="0" w:space="0" w:color="auto"/>
            <w:left w:val="none" w:sz="0" w:space="0" w:color="auto"/>
            <w:bottom w:val="none" w:sz="0" w:space="0" w:color="auto"/>
            <w:right w:val="none" w:sz="0" w:space="0" w:color="auto"/>
          </w:divBdr>
        </w:div>
        <w:div w:id="115876079">
          <w:marLeft w:val="480"/>
          <w:marRight w:val="0"/>
          <w:marTop w:val="0"/>
          <w:marBottom w:val="0"/>
          <w:divBdr>
            <w:top w:val="none" w:sz="0" w:space="0" w:color="auto"/>
            <w:left w:val="none" w:sz="0" w:space="0" w:color="auto"/>
            <w:bottom w:val="none" w:sz="0" w:space="0" w:color="auto"/>
            <w:right w:val="none" w:sz="0" w:space="0" w:color="auto"/>
          </w:divBdr>
        </w:div>
        <w:div w:id="125247021">
          <w:marLeft w:val="480"/>
          <w:marRight w:val="0"/>
          <w:marTop w:val="0"/>
          <w:marBottom w:val="0"/>
          <w:divBdr>
            <w:top w:val="none" w:sz="0" w:space="0" w:color="auto"/>
            <w:left w:val="none" w:sz="0" w:space="0" w:color="auto"/>
            <w:bottom w:val="none" w:sz="0" w:space="0" w:color="auto"/>
            <w:right w:val="none" w:sz="0" w:space="0" w:color="auto"/>
          </w:divBdr>
        </w:div>
        <w:div w:id="156654970">
          <w:marLeft w:val="480"/>
          <w:marRight w:val="0"/>
          <w:marTop w:val="0"/>
          <w:marBottom w:val="0"/>
          <w:divBdr>
            <w:top w:val="none" w:sz="0" w:space="0" w:color="auto"/>
            <w:left w:val="none" w:sz="0" w:space="0" w:color="auto"/>
            <w:bottom w:val="none" w:sz="0" w:space="0" w:color="auto"/>
            <w:right w:val="none" w:sz="0" w:space="0" w:color="auto"/>
          </w:divBdr>
        </w:div>
        <w:div w:id="236281831">
          <w:marLeft w:val="480"/>
          <w:marRight w:val="0"/>
          <w:marTop w:val="0"/>
          <w:marBottom w:val="0"/>
          <w:divBdr>
            <w:top w:val="none" w:sz="0" w:space="0" w:color="auto"/>
            <w:left w:val="none" w:sz="0" w:space="0" w:color="auto"/>
            <w:bottom w:val="none" w:sz="0" w:space="0" w:color="auto"/>
            <w:right w:val="none" w:sz="0" w:space="0" w:color="auto"/>
          </w:divBdr>
        </w:div>
        <w:div w:id="303391689">
          <w:marLeft w:val="480"/>
          <w:marRight w:val="0"/>
          <w:marTop w:val="0"/>
          <w:marBottom w:val="0"/>
          <w:divBdr>
            <w:top w:val="none" w:sz="0" w:space="0" w:color="auto"/>
            <w:left w:val="none" w:sz="0" w:space="0" w:color="auto"/>
            <w:bottom w:val="none" w:sz="0" w:space="0" w:color="auto"/>
            <w:right w:val="none" w:sz="0" w:space="0" w:color="auto"/>
          </w:divBdr>
        </w:div>
        <w:div w:id="308219096">
          <w:marLeft w:val="480"/>
          <w:marRight w:val="0"/>
          <w:marTop w:val="0"/>
          <w:marBottom w:val="0"/>
          <w:divBdr>
            <w:top w:val="none" w:sz="0" w:space="0" w:color="auto"/>
            <w:left w:val="none" w:sz="0" w:space="0" w:color="auto"/>
            <w:bottom w:val="none" w:sz="0" w:space="0" w:color="auto"/>
            <w:right w:val="none" w:sz="0" w:space="0" w:color="auto"/>
          </w:divBdr>
        </w:div>
        <w:div w:id="384719098">
          <w:marLeft w:val="480"/>
          <w:marRight w:val="0"/>
          <w:marTop w:val="0"/>
          <w:marBottom w:val="0"/>
          <w:divBdr>
            <w:top w:val="none" w:sz="0" w:space="0" w:color="auto"/>
            <w:left w:val="none" w:sz="0" w:space="0" w:color="auto"/>
            <w:bottom w:val="none" w:sz="0" w:space="0" w:color="auto"/>
            <w:right w:val="none" w:sz="0" w:space="0" w:color="auto"/>
          </w:divBdr>
        </w:div>
        <w:div w:id="428279807">
          <w:marLeft w:val="480"/>
          <w:marRight w:val="0"/>
          <w:marTop w:val="0"/>
          <w:marBottom w:val="0"/>
          <w:divBdr>
            <w:top w:val="none" w:sz="0" w:space="0" w:color="auto"/>
            <w:left w:val="none" w:sz="0" w:space="0" w:color="auto"/>
            <w:bottom w:val="none" w:sz="0" w:space="0" w:color="auto"/>
            <w:right w:val="none" w:sz="0" w:space="0" w:color="auto"/>
          </w:divBdr>
        </w:div>
        <w:div w:id="513153113">
          <w:marLeft w:val="480"/>
          <w:marRight w:val="0"/>
          <w:marTop w:val="0"/>
          <w:marBottom w:val="0"/>
          <w:divBdr>
            <w:top w:val="none" w:sz="0" w:space="0" w:color="auto"/>
            <w:left w:val="none" w:sz="0" w:space="0" w:color="auto"/>
            <w:bottom w:val="none" w:sz="0" w:space="0" w:color="auto"/>
            <w:right w:val="none" w:sz="0" w:space="0" w:color="auto"/>
          </w:divBdr>
        </w:div>
        <w:div w:id="540173394">
          <w:marLeft w:val="480"/>
          <w:marRight w:val="0"/>
          <w:marTop w:val="0"/>
          <w:marBottom w:val="0"/>
          <w:divBdr>
            <w:top w:val="none" w:sz="0" w:space="0" w:color="auto"/>
            <w:left w:val="none" w:sz="0" w:space="0" w:color="auto"/>
            <w:bottom w:val="none" w:sz="0" w:space="0" w:color="auto"/>
            <w:right w:val="none" w:sz="0" w:space="0" w:color="auto"/>
          </w:divBdr>
        </w:div>
        <w:div w:id="576860332">
          <w:marLeft w:val="480"/>
          <w:marRight w:val="0"/>
          <w:marTop w:val="0"/>
          <w:marBottom w:val="0"/>
          <w:divBdr>
            <w:top w:val="none" w:sz="0" w:space="0" w:color="auto"/>
            <w:left w:val="none" w:sz="0" w:space="0" w:color="auto"/>
            <w:bottom w:val="none" w:sz="0" w:space="0" w:color="auto"/>
            <w:right w:val="none" w:sz="0" w:space="0" w:color="auto"/>
          </w:divBdr>
        </w:div>
        <w:div w:id="629170059">
          <w:marLeft w:val="480"/>
          <w:marRight w:val="0"/>
          <w:marTop w:val="0"/>
          <w:marBottom w:val="0"/>
          <w:divBdr>
            <w:top w:val="none" w:sz="0" w:space="0" w:color="auto"/>
            <w:left w:val="none" w:sz="0" w:space="0" w:color="auto"/>
            <w:bottom w:val="none" w:sz="0" w:space="0" w:color="auto"/>
            <w:right w:val="none" w:sz="0" w:space="0" w:color="auto"/>
          </w:divBdr>
        </w:div>
        <w:div w:id="680471356">
          <w:marLeft w:val="480"/>
          <w:marRight w:val="0"/>
          <w:marTop w:val="0"/>
          <w:marBottom w:val="0"/>
          <w:divBdr>
            <w:top w:val="none" w:sz="0" w:space="0" w:color="auto"/>
            <w:left w:val="none" w:sz="0" w:space="0" w:color="auto"/>
            <w:bottom w:val="none" w:sz="0" w:space="0" w:color="auto"/>
            <w:right w:val="none" w:sz="0" w:space="0" w:color="auto"/>
          </w:divBdr>
        </w:div>
        <w:div w:id="716590340">
          <w:marLeft w:val="480"/>
          <w:marRight w:val="0"/>
          <w:marTop w:val="0"/>
          <w:marBottom w:val="0"/>
          <w:divBdr>
            <w:top w:val="none" w:sz="0" w:space="0" w:color="auto"/>
            <w:left w:val="none" w:sz="0" w:space="0" w:color="auto"/>
            <w:bottom w:val="none" w:sz="0" w:space="0" w:color="auto"/>
            <w:right w:val="none" w:sz="0" w:space="0" w:color="auto"/>
          </w:divBdr>
        </w:div>
        <w:div w:id="801965593">
          <w:marLeft w:val="480"/>
          <w:marRight w:val="0"/>
          <w:marTop w:val="0"/>
          <w:marBottom w:val="0"/>
          <w:divBdr>
            <w:top w:val="none" w:sz="0" w:space="0" w:color="auto"/>
            <w:left w:val="none" w:sz="0" w:space="0" w:color="auto"/>
            <w:bottom w:val="none" w:sz="0" w:space="0" w:color="auto"/>
            <w:right w:val="none" w:sz="0" w:space="0" w:color="auto"/>
          </w:divBdr>
        </w:div>
        <w:div w:id="802697430">
          <w:marLeft w:val="480"/>
          <w:marRight w:val="0"/>
          <w:marTop w:val="0"/>
          <w:marBottom w:val="0"/>
          <w:divBdr>
            <w:top w:val="none" w:sz="0" w:space="0" w:color="auto"/>
            <w:left w:val="none" w:sz="0" w:space="0" w:color="auto"/>
            <w:bottom w:val="none" w:sz="0" w:space="0" w:color="auto"/>
            <w:right w:val="none" w:sz="0" w:space="0" w:color="auto"/>
          </w:divBdr>
        </w:div>
        <w:div w:id="808322298">
          <w:marLeft w:val="480"/>
          <w:marRight w:val="0"/>
          <w:marTop w:val="0"/>
          <w:marBottom w:val="0"/>
          <w:divBdr>
            <w:top w:val="none" w:sz="0" w:space="0" w:color="auto"/>
            <w:left w:val="none" w:sz="0" w:space="0" w:color="auto"/>
            <w:bottom w:val="none" w:sz="0" w:space="0" w:color="auto"/>
            <w:right w:val="none" w:sz="0" w:space="0" w:color="auto"/>
          </w:divBdr>
        </w:div>
        <w:div w:id="822745798">
          <w:marLeft w:val="480"/>
          <w:marRight w:val="0"/>
          <w:marTop w:val="0"/>
          <w:marBottom w:val="0"/>
          <w:divBdr>
            <w:top w:val="none" w:sz="0" w:space="0" w:color="auto"/>
            <w:left w:val="none" w:sz="0" w:space="0" w:color="auto"/>
            <w:bottom w:val="none" w:sz="0" w:space="0" w:color="auto"/>
            <w:right w:val="none" w:sz="0" w:space="0" w:color="auto"/>
          </w:divBdr>
        </w:div>
        <w:div w:id="863447842">
          <w:marLeft w:val="480"/>
          <w:marRight w:val="0"/>
          <w:marTop w:val="0"/>
          <w:marBottom w:val="0"/>
          <w:divBdr>
            <w:top w:val="none" w:sz="0" w:space="0" w:color="auto"/>
            <w:left w:val="none" w:sz="0" w:space="0" w:color="auto"/>
            <w:bottom w:val="none" w:sz="0" w:space="0" w:color="auto"/>
            <w:right w:val="none" w:sz="0" w:space="0" w:color="auto"/>
          </w:divBdr>
        </w:div>
        <w:div w:id="878859266">
          <w:marLeft w:val="480"/>
          <w:marRight w:val="0"/>
          <w:marTop w:val="0"/>
          <w:marBottom w:val="0"/>
          <w:divBdr>
            <w:top w:val="none" w:sz="0" w:space="0" w:color="auto"/>
            <w:left w:val="none" w:sz="0" w:space="0" w:color="auto"/>
            <w:bottom w:val="none" w:sz="0" w:space="0" w:color="auto"/>
            <w:right w:val="none" w:sz="0" w:space="0" w:color="auto"/>
          </w:divBdr>
        </w:div>
        <w:div w:id="901058052">
          <w:marLeft w:val="480"/>
          <w:marRight w:val="0"/>
          <w:marTop w:val="0"/>
          <w:marBottom w:val="0"/>
          <w:divBdr>
            <w:top w:val="none" w:sz="0" w:space="0" w:color="auto"/>
            <w:left w:val="none" w:sz="0" w:space="0" w:color="auto"/>
            <w:bottom w:val="none" w:sz="0" w:space="0" w:color="auto"/>
            <w:right w:val="none" w:sz="0" w:space="0" w:color="auto"/>
          </w:divBdr>
        </w:div>
        <w:div w:id="938488562">
          <w:marLeft w:val="480"/>
          <w:marRight w:val="0"/>
          <w:marTop w:val="0"/>
          <w:marBottom w:val="0"/>
          <w:divBdr>
            <w:top w:val="none" w:sz="0" w:space="0" w:color="auto"/>
            <w:left w:val="none" w:sz="0" w:space="0" w:color="auto"/>
            <w:bottom w:val="none" w:sz="0" w:space="0" w:color="auto"/>
            <w:right w:val="none" w:sz="0" w:space="0" w:color="auto"/>
          </w:divBdr>
        </w:div>
        <w:div w:id="943221297">
          <w:marLeft w:val="480"/>
          <w:marRight w:val="0"/>
          <w:marTop w:val="0"/>
          <w:marBottom w:val="0"/>
          <w:divBdr>
            <w:top w:val="none" w:sz="0" w:space="0" w:color="auto"/>
            <w:left w:val="none" w:sz="0" w:space="0" w:color="auto"/>
            <w:bottom w:val="none" w:sz="0" w:space="0" w:color="auto"/>
            <w:right w:val="none" w:sz="0" w:space="0" w:color="auto"/>
          </w:divBdr>
        </w:div>
        <w:div w:id="961497388">
          <w:marLeft w:val="480"/>
          <w:marRight w:val="0"/>
          <w:marTop w:val="0"/>
          <w:marBottom w:val="0"/>
          <w:divBdr>
            <w:top w:val="none" w:sz="0" w:space="0" w:color="auto"/>
            <w:left w:val="none" w:sz="0" w:space="0" w:color="auto"/>
            <w:bottom w:val="none" w:sz="0" w:space="0" w:color="auto"/>
            <w:right w:val="none" w:sz="0" w:space="0" w:color="auto"/>
          </w:divBdr>
        </w:div>
        <w:div w:id="974942518">
          <w:marLeft w:val="480"/>
          <w:marRight w:val="0"/>
          <w:marTop w:val="0"/>
          <w:marBottom w:val="0"/>
          <w:divBdr>
            <w:top w:val="none" w:sz="0" w:space="0" w:color="auto"/>
            <w:left w:val="none" w:sz="0" w:space="0" w:color="auto"/>
            <w:bottom w:val="none" w:sz="0" w:space="0" w:color="auto"/>
            <w:right w:val="none" w:sz="0" w:space="0" w:color="auto"/>
          </w:divBdr>
        </w:div>
        <w:div w:id="977103865">
          <w:marLeft w:val="480"/>
          <w:marRight w:val="0"/>
          <w:marTop w:val="0"/>
          <w:marBottom w:val="0"/>
          <w:divBdr>
            <w:top w:val="none" w:sz="0" w:space="0" w:color="auto"/>
            <w:left w:val="none" w:sz="0" w:space="0" w:color="auto"/>
            <w:bottom w:val="none" w:sz="0" w:space="0" w:color="auto"/>
            <w:right w:val="none" w:sz="0" w:space="0" w:color="auto"/>
          </w:divBdr>
        </w:div>
        <w:div w:id="985204959">
          <w:marLeft w:val="480"/>
          <w:marRight w:val="0"/>
          <w:marTop w:val="0"/>
          <w:marBottom w:val="0"/>
          <w:divBdr>
            <w:top w:val="none" w:sz="0" w:space="0" w:color="auto"/>
            <w:left w:val="none" w:sz="0" w:space="0" w:color="auto"/>
            <w:bottom w:val="none" w:sz="0" w:space="0" w:color="auto"/>
            <w:right w:val="none" w:sz="0" w:space="0" w:color="auto"/>
          </w:divBdr>
        </w:div>
        <w:div w:id="999311446">
          <w:marLeft w:val="480"/>
          <w:marRight w:val="0"/>
          <w:marTop w:val="0"/>
          <w:marBottom w:val="0"/>
          <w:divBdr>
            <w:top w:val="none" w:sz="0" w:space="0" w:color="auto"/>
            <w:left w:val="none" w:sz="0" w:space="0" w:color="auto"/>
            <w:bottom w:val="none" w:sz="0" w:space="0" w:color="auto"/>
            <w:right w:val="none" w:sz="0" w:space="0" w:color="auto"/>
          </w:divBdr>
        </w:div>
        <w:div w:id="1018505144">
          <w:marLeft w:val="480"/>
          <w:marRight w:val="0"/>
          <w:marTop w:val="0"/>
          <w:marBottom w:val="0"/>
          <w:divBdr>
            <w:top w:val="none" w:sz="0" w:space="0" w:color="auto"/>
            <w:left w:val="none" w:sz="0" w:space="0" w:color="auto"/>
            <w:bottom w:val="none" w:sz="0" w:space="0" w:color="auto"/>
            <w:right w:val="none" w:sz="0" w:space="0" w:color="auto"/>
          </w:divBdr>
        </w:div>
        <w:div w:id="1030033109">
          <w:marLeft w:val="480"/>
          <w:marRight w:val="0"/>
          <w:marTop w:val="0"/>
          <w:marBottom w:val="0"/>
          <w:divBdr>
            <w:top w:val="none" w:sz="0" w:space="0" w:color="auto"/>
            <w:left w:val="none" w:sz="0" w:space="0" w:color="auto"/>
            <w:bottom w:val="none" w:sz="0" w:space="0" w:color="auto"/>
            <w:right w:val="none" w:sz="0" w:space="0" w:color="auto"/>
          </w:divBdr>
        </w:div>
        <w:div w:id="1062021266">
          <w:marLeft w:val="480"/>
          <w:marRight w:val="0"/>
          <w:marTop w:val="0"/>
          <w:marBottom w:val="0"/>
          <w:divBdr>
            <w:top w:val="none" w:sz="0" w:space="0" w:color="auto"/>
            <w:left w:val="none" w:sz="0" w:space="0" w:color="auto"/>
            <w:bottom w:val="none" w:sz="0" w:space="0" w:color="auto"/>
            <w:right w:val="none" w:sz="0" w:space="0" w:color="auto"/>
          </w:divBdr>
        </w:div>
        <w:div w:id="1092235872">
          <w:marLeft w:val="480"/>
          <w:marRight w:val="0"/>
          <w:marTop w:val="0"/>
          <w:marBottom w:val="0"/>
          <w:divBdr>
            <w:top w:val="none" w:sz="0" w:space="0" w:color="auto"/>
            <w:left w:val="none" w:sz="0" w:space="0" w:color="auto"/>
            <w:bottom w:val="none" w:sz="0" w:space="0" w:color="auto"/>
            <w:right w:val="none" w:sz="0" w:space="0" w:color="auto"/>
          </w:divBdr>
        </w:div>
        <w:div w:id="1108694829">
          <w:marLeft w:val="480"/>
          <w:marRight w:val="0"/>
          <w:marTop w:val="0"/>
          <w:marBottom w:val="0"/>
          <w:divBdr>
            <w:top w:val="none" w:sz="0" w:space="0" w:color="auto"/>
            <w:left w:val="none" w:sz="0" w:space="0" w:color="auto"/>
            <w:bottom w:val="none" w:sz="0" w:space="0" w:color="auto"/>
            <w:right w:val="none" w:sz="0" w:space="0" w:color="auto"/>
          </w:divBdr>
        </w:div>
        <w:div w:id="1123811534">
          <w:marLeft w:val="480"/>
          <w:marRight w:val="0"/>
          <w:marTop w:val="0"/>
          <w:marBottom w:val="0"/>
          <w:divBdr>
            <w:top w:val="none" w:sz="0" w:space="0" w:color="auto"/>
            <w:left w:val="none" w:sz="0" w:space="0" w:color="auto"/>
            <w:bottom w:val="none" w:sz="0" w:space="0" w:color="auto"/>
            <w:right w:val="none" w:sz="0" w:space="0" w:color="auto"/>
          </w:divBdr>
        </w:div>
        <w:div w:id="1168903447">
          <w:marLeft w:val="480"/>
          <w:marRight w:val="0"/>
          <w:marTop w:val="0"/>
          <w:marBottom w:val="0"/>
          <w:divBdr>
            <w:top w:val="none" w:sz="0" w:space="0" w:color="auto"/>
            <w:left w:val="none" w:sz="0" w:space="0" w:color="auto"/>
            <w:bottom w:val="none" w:sz="0" w:space="0" w:color="auto"/>
            <w:right w:val="none" w:sz="0" w:space="0" w:color="auto"/>
          </w:divBdr>
        </w:div>
        <w:div w:id="1190023467">
          <w:marLeft w:val="480"/>
          <w:marRight w:val="0"/>
          <w:marTop w:val="0"/>
          <w:marBottom w:val="0"/>
          <w:divBdr>
            <w:top w:val="none" w:sz="0" w:space="0" w:color="auto"/>
            <w:left w:val="none" w:sz="0" w:space="0" w:color="auto"/>
            <w:bottom w:val="none" w:sz="0" w:space="0" w:color="auto"/>
            <w:right w:val="none" w:sz="0" w:space="0" w:color="auto"/>
          </w:divBdr>
        </w:div>
        <w:div w:id="1214390291">
          <w:marLeft w:val="480"/>
          <w:marRight w:val="0"/>
          <w:marTop w:val="0"/>
          <w:marBottom w:val="0"/>
          <w:divBdr>
            <w:top w:val="none" w:sz="0" w:space="0" w:color="auto"/>
            <w:left w:val="none" w:sz="0" w:space="0" w:color="auto"/>
            <w:bottom w:val="none" w:sz="0" w:space="0" w:color="auto"/>
            <w:right w:val="none" w:sz="0" w:space="0" w:color="auto"/>
          </w:divBdr>
        </w:div>
        <w:div w:id="1258902907">
          <w:marLeft w:val="480"/>
          <w:marRight w:val="0"/>
          <w:marTop w:val="0"/>
          <w:marBottom w:val="0"/>
          <w:divBdr>
            <w:top w:val="none" w:sz="0" w:space="0" w:color="auto"/>
            <w:left w:val="none" w:sz="0" w:space="0" w:color="auto"/>
            <w:bottom w:val="none" w:sz="0" w:space="0" w:color="auto"/>
            <w:right w:val="none" w:sz="0" w:space="0" w:color="auto"/>
          </w:divBdr>
        </w:div>
        <w:div w:id="1283416691">
          <w:marLeft w:val="480"/>
          <w:marRight w:val="0"/>
          <w:marTop w:val="0"/>
          <w:marBottom w:val="0"/>
          <w:divBdr>
            <w:top w:val="none" w:sz="0" w:space="0" w:color="auto"/>
            <w:left w:val="none" w:sz="0" w:space="0" w:color="auto"/>
            <w:bottom w:val="none" w:sz="0" w:space="0" w:color="auto"/>
            <w:right w:val="none" w:sz="0" w:space="0" w:color="auto"/>
          </w:divBdr>
        </w:div>
        <w:div w:id="1324354282">
          <w:marLeft w:val="480"/>
          <w:marRight w:val="0"/>
          <w:marTop w:val="0"/>
          <w:marBottom w:val="0"/>
          <w:divBdr>
            <w:top w:val="none" w:sz="0" w:space="0" w:color="auto"/>
            <w:left w:val="none" w:sz="0" w:space="0" w:color="auto"/>
            <w:bottom w:val="none" w:sz="0" w:space="0" w:color="auto"/>
            <w:right w:val="none" w:sz="0" w:space="0" w:color="auto"/>
          </w:divBdr>
        </w:div>
        <w:div w:id="1335524814">
          <w:marLeft w:val="480"/>
          <w:marRight w:val="0"/>
          <w:marTop w:val="0"/>
          <w:marBottom w:val="0"/>
          <w:divBdr>
            <w:top w:val="none" w:sz="0" w:space="0" w:color="auto"/>
            <w:left w:val="none" w:sz="0" w:space="0" w:color="auto"/>
            <w:bottom w:val="none" w:sz="0" w:space="0" w:color="auto"/>
            <w:right w:val="none" w:sz="0" w:space="0" w:color="auto"/>
          </w:divBdr>
        </w:div>
        <w:div w:id="1401750840">
          <w:marLeft w:val="480"/>
          <w:marRight w:val="0"/>
          <w:marTop w:val="0"/>
          <w:marBottom w:val="0"/>
          <w:divBdr>
            <w:top w:val="none" w:sz="0" w:space="0" w:color="auto"/>
            <w:left w:val="none" w:sz="0" w:space="0" w:color="auto"/>
            <w:bottom w:val="none" w:sz="0" w:space="0" w:color="auto"/>
            <w:right w:val="none" w:sz="0" w:space="0" w:color="auto"/>
          </w:divBdr>
        </w:div>
        <w:div w:id="1403720265">
          <w:marLeft w:val="480"/>
          <w:marRight w:val="0"/>
          <w:marTop w:val="0"/>
          <w:marBottom w:val="0"/>
          <w:divBdr>
            <w:top w:val="none" w:sz="0" w:space="0" w:color="auto"/>
            <w:left w:val="none" w:sz="0" w:space="0" w:color="auto"/>
            <w:bottom w:val="none" w:sz="0" w:space="0" w:color="auto"/>
            <w:right w:val="none" w:sz="0" w:space="0" w:color="auto"/>
          </w:divBdr>
        </w:div>
        <w:div w:id="1453940987">
          <w:marLeft w:val="480"/>
          <w:marRight w:val="0"/>
          <w:marTop w:val="0"/>
          <w:marBottom w:val="0"/>
          <w:divBdr>
            <w:top w:val="none" w:sz="0" w:space="0" w:color="auto"/>
            <w:left w:val="none" w:sz="0" w:space="0" w:color="auto"/>
            <w:bottom w:val="none" w:sz="0" w:space="0" w:color="auto"/>
            <w:right w:val="none" w:sz="0" w:space="0" w:color="auto"/>
          </w:divBdr>
        </w:div>
        <w:div w:id="1509636956">
          <w:marLeft w:val="480"/>
          <w:marRight w:val="0"/>
          <w:marTop w:val="0"/>
          <w:marBottom w:val="0"/>
          <w:divBdr>
            <w:top w:val="none" w:sz="0" w:space="0" w:color="auto"/>
            <w:left w:val="none" w:sz="0" w:space="0" w:color="auto"/>
            <w:bottom w:val="none" w:sz="0" w:space="0" w:color="auto"/>
            <w:right w:val="none" w:sz="0" w:space="0" w:color="auto"/>
          </w:divBdr>
        </w:div>
        <w:div w:id="1574508311">
          <w:marLeft w:val="480"/>
          <w:marRight w:val="0"/>
          <w:marTop w:val="0"/>
          <w:marBottom w:val="0"/>
          <w:divBdr>
            <w:top w:val="none" w:sz="0" w:space="0" w:color="auto"/>
            <w:left w:val="none" w:sz="0" w:space="0" w:color="auto"/>
            <w:bottom w:val="none" w:sz="0" w:space="0" w:color="auto"/>
            <w:right w:val="none" w:sz="0" w:space="0" w:color="auto"/>
          </w:divBdr>
        </w:div>
        <w:div w:id="1658529576">
          <w:marLeft w:val="480"/>
          <w:marRight w:val="0"/>
          <w:marTop w:val="0"/>
          <w:marBottom w:val="0"/>
          <w:divBdr>
            <w:top w:val="none" w:sz="0" w:space="0" w:color="auto"/>
            <w:left w:val="none" w:sz="0" w:space="0" w:color="auto"/>
            <w:bottom w:val="none" w:sz="0" w:space="0" w:color="auto"/>
            <w:right w:val="none" w:sz="0" w:space="0" w:color="auto"/>
          </w:divBdr>
        </w:div>
        <w:div w:id="1774589289">
          <w:marLeft w:val="480"/>
          <w:marRight w:val="0"/>
          <w:marTop w:val="0"/>
          <w:marBottom w:val="0"/>
          <w:divBdr>
            <w:top w:val="none" w:sz="0" w:space="0" w:color="auto"/>
            <w:left w:val="none" w:sz="0" w:space="0" w:color="auto"/>
            <w:bottom w:val="none" w:sz="0" w:space="0" w:color="auto"/>
            <w:right w:val="none" w:sz="0" w:space="0" w:color="auto"/>
          </w:divBdr>
        </w:div>
        <w:div w:id="1827430028">
          <w:marLeft w:val="480"/>
          <w:marRight w:val="0"/>
          <w:marTop w:val="0"/>
          <w:marBottom w:val="0"/>
          <w:divBdr>
            <w:top w:val="none" w:sz="0" w:space="0" w:color="auto"/>
            <w:left w:val="none" w:sz="0" w:space="0" w:color="auto"/>
            <w:bottom w:val="none" w:sz="0" w:space="0" w:color="auto"/>
            <w:right w:val="none" w:sz="0" w:space="0" w:color="auto"/>
          </w:divBdr>
        </w:div>
        <w:div w:id="1867208435">
          <w:marLeft w:val="480"/>
          <w:marRight w:val="0"/>
          <w:marTop w:val="0"/>
          <w:marBottom w:val="0"/>
          <w:divBdr>
            <w:top w:val="none" w:sz="0" w:space="0" w:color="auto"/>
            <w:left w:val="none" w:sz="0" w:space="0" w:color="auto"/>
            <w:bottom w:val="none" w:sz="0" w:space="0" w:color="auto"/>
            <w:right w:val="none" w:sz="0" w:space="0" w:color="auto"/>
          </w:divBdr>
        </w:div>
        <w:div w:id="1868063811">
          <w:marLeft w:val="480"/>
          <w:marRight w:val="0"/>
          <w:marTop w:val="0"/>
          <w:marBottom w:val="0"/>
          <w:divBdr>
            <w:top w:val="none" w:sz="0" w:space="0" w:color="auto"/>
            <w:left w:val="none" w:sz="0" w:space="0" w:color="auto"/>
            <w:bottom w:val="none" w:sz="0" w:space="0" w:color="auto"/>
            <w:right w:val="none" w:sz="0" w:space="0" w:color="auto"/>
          </w:divBdr>
        </w:div>
        <w:div w:id="1891841662">
          <w:marLeft w:val="480"/>
          <w:marRight w:val="0"/>
          <w:marTop w:val="0"/>
          <w:marBottom w:val="0"/>
          <w:divBdr>
            <w:top w:val="none" w:sz="0" w:space="0" w:color="auto"/>
            <w:left w:val="none" w:sz="0" w:space="0" w:color="auto"/>
            <w:bottom w:val="none" w:sz="0" w:space="0" w:color="auto"/>
            <w:right w:val="none" w:sz="0" w:space="0" w:color="auto"/>
          </w:divBdr>
        </w:div>
        <w:div w:id="1897206385">
          <w:marLeft w:val="480"/>
          <w:marRight w:val="0"/>
          <w:marTop w:val="0"/>
          <w:marBottom w:val="0"/>
          <w:divBdr>
            <w:top w:val="none" w:sz="0" w:space="0" w:color="auto"/>
            <w:left w:val="none" w:sz="0" w:space="0" w:color="auto"/>
            <w:bottom w:val="none" w:sz="0" w:space="0" w:color="auto"/>
            <w:right w:val="none" w:sz="0" w:space="0" w:color="auto"/>
          </w:divBdr>
        </w:div>
        <w:div w:id="1959022154">
          <w:marLeft w:val="480"/>
          <w:marRight w:val="0"/>
          <w:marTop w:val="0"/>
          <w:marBottom w:val="0"/>
          <w:divBdr>
            <w:top w:val="none" w:sz="0" w:space="0" w:color="auto"/>
            <w:left w:val="none" w:sz="0" w:space="0" w:color="auto"/>
            <w:bottom w:val="none" w:sz="0" w:space="0" w:color="auto"/>
            <w:right w:val="none" w:sz="0" w:space="0" w:color="auto"/>
          </w:divBdr>
        </w:div>
        <w:div w:id="2025284329">
          <w:marLeft w:val="480"/>
          <w:marRight w:val="0"/>
          <w:marTop w:val="0"/>
          <w:marBottom w:val="0"/>
          <w:divBdr>
            <w:top w:val="none" w:sz="0" w:space="0" w:color="auto"/>
            <w:left w:val="none" w:sz="0" w:space="0" w:color="auto"/>
            <w:bottom w:val="none" w:sz="0" w:space="0" w:color="auto"/>
            <w:right w:val="none" w:sz="0" w:space="0" w:color="auto"/>
          </w:divBdr>
        </w:div>
        <w:div w:id="2070495035">
          <w:marLeft w:val="480"/>
          <w:marRight w:val="0"/>
          <w:marTop w:val="0"/>
          <w:marBottom w:val="0"/>
          <w:divBdr>
            <w:top w:val="none" w:sz="0" w:space="0" w:color="auto"/>
            <w:left w:val="none" w:sz="0" w:space="0" w:color="auto"/>
            <w:bottom w:val="none" w:sz="0" w:space="0" w:color="auto"/>
            <w:right w:val="none" w:sz="0" w:space="0" w:color="auto"/>
          </w:divBdr>
        </w:div>
        <w:div w:id="2097827457">
          <w:marLeft w:val="480"/>
          <w:marRight w:val="0"/>
          <w:marTop w:val="0"/>
          <w:marBottom w:val="0"/>
          <w:divBdr>
            <w:top w:val="none" w:sz="0" w:space="0" w:color="auto"/>
            <w:left w:val="none" w:sz="0" w:space="0" w:color="auto"/>
            <w:bottom w:val="none" w:sz="0" w:space="0" w:color="auto"/>
            <w:right w:val="none" w:sz="0" w:space="0" w:color="auto"/>
          </w:divBdr>
        </w:div>
        <w:div w:id="2108958778">
          <w:marLeft w:val="480"/>
          <w:marRight w:val="0"/>
          <w:marTop w:val="0"/>
          <w:marBottom w:val="0"/>
          <w:divBdr>
            <w:top w:val="none" w:sz="0" w:space="0" w:color="auto"/>
            <w:left w:val="none" w:sz="0" w:space="0" w:color="auto"/>
            <w:bottom w:val="none" w:sz="0" w:space="0" w:color="auto"/>
            <w:right w:val="none" w:sz="0" w:space="0" w:color="auto"/>
          </w:divBdr>
        </w:div>
        <w:div w:id="2110201923">
          <w:marLeft w:val="480"/>
          <w:marRight w:val="0"/>
          <w:marTop w:val="0"/>
          <w:marBottom w:val="0"/>
          <w:divBdr>
            <w:top w:val="none" w:sz="0" w:space="0" w:color="auto"/>
            <w:left w:val="none" w:sz="0" w:space="0" w:color="auto"/>
            <w:bottom w:val="none" w:sz="0" w:space="0" w:color="auto"/>
            <w:right w:val="none" w:sz="0" w:space="0" w:color="auto"/>
          </w:divBdr>
        </w:div>
      </w:divsChild>
    </w:div>
    <w:div w:id="1598631847">
      <w:bodyDiv w:val="1"/>
      <w:marLeft w:val="0"/>
      <w:marRight w:val="0"/>
      <w:marTop w:val="0"/>
      <w:marBottom w:val="0"/>
      <w:divBdr>
        <w:top w:val="none" w:sz="0" w:space="0" w:color="auto"/>
        <w:left w:val="none" w:sz="0" w:space="0" w:color="auto"/>
        <w:bottom w:val="none" w:sz="0" w:space="0" w:color="auto"/>
        <w:right w:val="none" w:sz="0" w:space="0" w:color="auto"/>
      </w:divBdr>
      <w:divsChild>
        <w:div w:id="15664283">
          <w:marLeft w:val="480"/>
          <w:marRight w:val="0"/>
          <w:marTop w:val="0"/>
          <w:marBottom w:val="0"/>
          <w:divBdr>
            <w:top w:val="none" w:sz="0" w:space="0" w:color="auto"/>
            <w:left w:val="none" w:sz="0" w:space="0" w:color="auto"/>
            <w:bottom w:val="none" w:sz="0" w:space="0" w:color="auto"/>
            <w:right w:val="none" w:sz="0" w:space="0" w:color="auto"/>
          </w:divBdr>
        </w:div>
        <w:div w:id="85345347">
          <w:marLeft w:val="480"/>
          <w:marRight w:val="0"/>
          <w:marTop w:val="0"/>
          <w:marBottom w:val="0"/>
          <w:divBdr>
            <w:top w:val="none" w:sz="0" w:space="0" w:color="auto"/>
            <w:left w:val="none" w:sz="0" w:space="0" w:color="auto"/>
            <w:bottom w:val="none" w:sz="0" w:space="0" w:color="auto"/>
            <w:right w:val="none" w:sz="0" w:space="0" w:color="auto"/>
          </w:divBdr>
        </w:div>
        <w:div w:id="98455302">
          <w:marLeft w:val="480"/>
          <w:marRight w:val="0"/>
          <w:marTop w:val="0"/>
          <w:marBottom w:val="0"/>
          <w:divBdr>
            <w:top w:val="none" w:sz="0" w:space="0" w:color="auto"/>
            <w:left w:val="none" w:sz="0" w:space="0" w:color="auto"/>
            <w:bottom w:val="none" w:sz="0" w:space="0" w:color="auto"/>
            <w:right w:val="none" w:sz="0" w:space="0" w:color="auto"/>
          </w:divBdr>
        </w:div>
        <w:div w:id="115107541">
          <w:marLeft w:val="480"/>
          <w:marRight w:val="0"/>
          <w:marTop w:val="0"/>
          <w:marBottom w:val="0"/>
          <w:divBdr>
            <w:top w:val="none" w:sz="0" w:space="0" w:color="auto"/>
            <w:left w:val="none" w:sz="0" w:space="0" w:color="auto"/>
            <w:bottom w:val="none" w:sz="0" w:space="0" w:color="auto"/>
            <w:right w:val="none" w:sz="0" w:space="0" w:color="auto"/>
          </w:divBdr>
        </w:div>
        <w:div w:id="165171102">
          <w:marLeft w:val="480"/>
          <w:marRight w:val="0"/>
          <w:marTop w:val="0"/>
          <w:marBottom w:val="0"/>
          <w:divBdr>
            <w:top w:val="none" w:sz="0" w:space="0" w:color="auto"/>
            <w:left w:val="none" w:sz="0" w:space="0" w:color="auto"/>
            <w:bottom w:val="none" w:sz="0" w:space="0" w:color="auto"/>
            <w:right w:val="none" w:sz="0" w:space="0" w:color="auto"/>
          </w:divBdr>
        </w:div>
        <w:div w:id="245574264">
          <w:marLeft w:val="480"/>
          <w:marRight w:val="0"/>
          <w:marTop w:val="0"/>
          <w:marBottom w:val="0"/>
          <w:divBdr>
            <w:top w:val="none" w:sz="0" w:space="0" w:color="auto"/>
            <w:left w:val="none" w:sz="0" w:space="0" w:color="auto"/>
            <w:bottom w:val="none" w:sz="0" w:space="0" w:color="auto"/>
            <w:right w:val="none" w:sz="0" w:space="0" w:color="auto"/>
          </w:divBdr>
        </w:div>
        <w:div w:id="252324081">
          <w:marLeft w:val="480"/>
          <w:marRight w:val="0"/>
          <w:marTop w:val="0"/>
          <w:marBottom w:val="0"/>
          <w:divBdr>
            <w:top w:val="none" w:sz="0" w:space="0" w:color="auto"/>
            <w:left w:val="none" w:sz="0" w:space="0" w:color="auto"/>
            <w:bottom w:val="none" w:sz="0" w:space="0" w:color="auto"/>
            <w:right w:val="none" w:sz="0" w:space="0" w:color="auto"/>
          </w:divBdr>
        </w:div>
        <w:div w:id="252664049">
          <w:marLeft w:val="480"/>
          <w:marRight w:val="0"/>
          <w:marTop w:val="0"/>
          <w:marBottom w:val="0"/>
          <w:divBdr>
            <w:top w:val="none" w:sz="0" w:space="0" w:color="auto"/>
            <w:left w:val="none" w:sz="0" w:space="0" w:color="auto"/>
            <w:bottom w:val="none" w:sz="0" w:space="0" w:color="auto"/>
            <w:right w:val="none" w:sz="0" w:space="0" w:color="auto"/>
          </w:divBdr>
        </w:div>
        <w:div w:id="320698178">
          <w:marLeft w:val="480"/>
          <w:marRight w:val="0"/>
          <w:marTop w:val="0"/>
          <w:marBottom w:val="0"/>
          <w:divBdr>
            <w:top w:val="none" w:sz="0" w:space="0" w:color="auto"/>
            <w:left w:val="none" w:sz="0" w:space="0" w:color="auto"/>
            <w:bottom w:val="none" w:sz="0" w:space="0" w:color="auto"/>
            <w:right w:val="none" w:sz="0" w:space="0" w:color="auto"/>
          </w:divBdr>
        </w:div>
        <w:div w:id="354355707">
          <w:marLeft w:val="480"/>
          <w:marRight w:val="0"/>
          <w:marTop w:val="0"/>
          <w:marBottom w:val="0"/>
          <w:divBdr>
            <w:top w:val="none" w:sz="0" w:space="0" w:color="auto"/>
            <w:left w:val="none" w:sz="0" w:space="0" w:color="auto"/>
            <w:bottom w:val="none" w:sz="0" w:space="0" w:color="auto"/>
            <w:right w:val="none" w:sz="0" w:space="0" w:color="auto"/>
          </w:divBdr>
        </w:div>
        <w:div w:id="408501459">
          <w:marLeft w:val="480"/>
          <w:marRight w:val="0"/>
          <w:marTop w:val="0"/>
          <w:marBottom w:val="0"/>
          <w:divBdr>
            <w:top w:val="none" w:sz="0" w:space="0" w:color="auto"/>
            <w:left w:val="none" w:sz="0" w:space="0" w:color="auto"/>
            <w:bottom w:val="none" w:sz="0" w:space="0" w:color="auto"/>
            <w:right w:val="none" w:sz="0" w:space="0" w:color="auto"/>
          </w:divBdr>
        </w:div>
        <w:div w:id="431973839">
          <w:marLeft w:val="480"/>
          <w:marRight w:val="0"/>
          <w:marTop w:val="0"/>
          <w:marBottom w:val="0"/>
          <w:divBdr>
            <w:top w:val="none" w:sz="0" w:space="0" w:color="auto"/>
            <w:left w:val="none" w:sz="0" w:space="0" w:color="auto"/>
            <w:bottom w:val="none" w:sz="0" w:space="0" w:color="auto"/>
            <w:right w:val="none" w:sz="0" w:space="0" w:color="auto"/>
          </w:divBdr>
        </w:div>
        <w:div w:id="448623240">
          <w:marLeft w:val="480"/>
          <w:marRight w:val="0"/>
          <w:marTop w:val="0"/>
          <w:marBottom w:val="0"/>
          <w:divBdr>
            <w:top w:val="none" w:sz="0" w:space="0" w:color="auto"/>
            <w:left w:val="none" w:sz="0" w:space="0" w:color="auto"/>
            <w:bottom w:val="none" w:sz="0" w:space="0" w:color="auto"/>
            <w:right w:val="none" w:sz="0" w:space="0" w:color="auto"/>
          </w:divBdr>
        </w:div>
        <w:div w:id="554703692">
          <w:marLeft w:val="480"/>
          <w:marRight w:val="0"/>
          <w:marTop w:val="0"/>
          <w:marBottom w:val="0"/>
          <w:divBdr>
            <w:top w:val="none" w:sz="0" w:space="0" w:color="auto"/>
            <w:left w:val="none" w:sz="0" w:space="0" w:color="auto"/>
            <w:bottom w:val="none" w:sz="0" w:space="0" w:color="auto"/>
            <w:right w:val="none" w:sz="0" w:space="0" w:color="auto"/>
          </w:divBdr>
        </w:div>
        <w:div w:id="558127339">
          <w:marLeft w:val="480"/>
          <w:marRight w:val="0"/>
          <w:marTop w:val="0"/>
          <w:marBottom w:val="0"/>
          <w:divBdr>
            <w:top w:val="none" w:sz="0" w:space="0" w:color="auto"/>
            <w:left w:val="none" w:sz="0" w:space="0" w:color="auto"/>
            <w:bottom w:val="none" w:sz="0" w:space="0" w:color="auto"/>
            <w:right w:val="none" w:sz="0" w:space="0" w:color="auto"/>
          </w:divBdr>
        </w:div>
        <w:div w:id="564486081">
          <w:marLeft w:val="480"/>
          <w:marRight w:val="0"/>
          <w:marTop w:val="0"/>
          <w:marBottom w:val="0"/>
          <w:divBdr>
            <w:top w:val="none" w:sz="0" w:space="0" w:color="auto"/>
            <w:left w:val="none" w:sz="0" w:space="0" w:color="auto"/>
            <w:bottom w:val="none" w:sz="0" w:space="0" w:color="auto"/>
            <w:right w:val="none" w:sz="0" w:space="0" w:color="auto"/>
          </w:divBdr>
        </w:div>
        <w:div w:id="608270673">
          <w:marLeft w:val="480"/>
          <w:marRight w:val="0"/>
          <w:marTop w:val="0"/>
          <w:marBottom w:val="0"/>
          <w:divBdr>
            <w:top w:val="none" w:sz="0" w:space="0" w:color="auto"/>
            <w:left w:val="none" w:sz="0" w:space="0" w:color="auto"/>
            <w:bottom w:val="none" w:sz="0" w:space="0" w:color="auto"/>
            <w:right w:val="none" w:sz="0" w:space="0" w:color="auto"/>
          </w:divBdr>
        </w:div>
        <w:div w:id="677853918">
          <w:marLeft w:val="480"/>
          <w:marRight w:val="0"/>
          <w:marTop w:val="0"/>
          <w:marBottom w:val="0"/>
          <w:divBdr>
            <w:top w:val="none" w:sz="0" w:space="0" w:color="auto"/>
            <w:left w:val="none" w:sz="0" w:space="0" w:color="auto"/>
            <w:bottom w:val="none" w:sz="0" w:space="0" w:color="auto"/>
            <w:right w:val="none" w:sz="0" w:space="0" w:color="auto"/>
          </w:divBdr>
        </w:div>
        <w:div w:id="687680079">
          <w:marLeft w:val="480"/>
          <w:marRight w:val="0"/>
          <w:marTop w:val="0"/>
          <w:marBottom w:val="0"/>
          <w:divBdr>
            <w:top w:val="none" w:sz="0" w:space="0" w:color="auto"/>
            <w:left w:val="none" w:sz="0" w:space="0" w:color="auto"/>
            <w:bottom w:val="none" w:sz="0" w:space="0" w:color="auto"/>
            <w:right w:val="none" w:sz="0" w:space="0" w:color="auto"/>
          </w:divBdr>
        </w:div>
        <w:div w:id="716785595">
          <w:marLeft w:val="480"/>
          <w:marRight w:val="0"/>
          <w:marTop w:val="0"/>
          <w:marBottom w:val="0"/>
          <w:divBdr>
            <w:top w:val="none" w:sz="0" w:space="0" w:color="auto"/>
            <w:left w:val="none" w:sz="0" w:space="0" w:color="auto"/>
            <w:bottom w:val="none" w:sz="0" w:space="0" w:color="auto"/>
            <w:right w:val="none" w:sz="0" w:space="0" w:color="auto"/>
          </w:divBdr>
        </w:div>
        <w:div w:id="737628798">
          <w:marLeft w:val="480"/>
          <w:marRight w:val="0"/>
          <w:marTop w:val="0"/>
          <w:marBottom w:val="0"/>
          <w:divBdr>
            <w:top w:val="none" w:sz="0" w:space="0" w:color="auto"/>
            <w:left w:val="none" w:sz="0" w:space="0" w:color="auto"/>
            <w:bottom w:val="none" w:sz="0" w:space="0" w:color="auto"/>
            <w:right w:val="none" w:sz="0" w:space="0" w:color="auto"/>
          </w:divBdr>
        </w:div>
        <w:div w:id="739255863">
          <w:marLeft w:val="480"/>
          <w:marRight w:val="0"/>
          <w:marTop w:val="0"/>
          <w:marBottom w:val="0"/>
          <w:divBdr>
            <w:top w:val="none" w:sz="0" w:space="0" w:color="auto"/>
            <w:left w:val="none" w:sz="0" w:space="0" w:color="auto"/>
            <w:bottom w:val="none" w:sz="0" w:space="0" w:color="auto"/>
            <w:right w:val="none" w:sz="0" w:space="0" w:color="auto"/>
          </w:divBdr>
        </w:div>
        <w:div w:id="739983216">
          <w:marLeft w:val="480"/>
          <w:marRight w:val="0"/>
          <w:marTop w:val="0"/>
          <w:marBottom w:val="0"/>
          <w:divBdr>
            <w:top w:val="none" w:sz="0" w:space="0" w:color="auto"/>
            <w:left w:val="none" w:sz="0" w:space="0" w:color="auto"/>
            <w:bottom w:val="none" w:sz="0" w:space="0" w:color="auto"/>
            <w:right w:val="none" w:sz="0" w:space="0" w:color="auto"/>
          </w:divBdr>
        </w:div>
        <w:div w:id="747732185">
          <w:marLeft w:val="480"/>
          <w:marRight w:val="0"/>
          <w:marTop w:val="0"/>
          <w:marBottom w:val="0"/>
          <w:divBdr>
            <w:top w:val="none" w:sz="0" w:space="0" w:color="auto"/>
            <w:left w:val="none" w:sz="0" w:space="0" w:color="auto"/>
            <w:bottom w:val="none" w:sz="0" w:space="0" w:color="auto"/>
            <w:right w:val="none" w:sz="0" w:space="0" w:color="auto"/>
          </w:divBdr>
        </w:div>
        <w:div w:id="774985282">
          <w:marLeft w:val="480"/>
          <w:marRight w:val="0"/>
          <w:marTop w:val="0"/>
          <w:marBottom w:val="0"/>
          <w:divBdr>
            <w:top w:val="none" w:sz="0" w:space="0" w:color="auto"/>
            <w:left w:val="none" w:sz="0" w:space="0" w:color="auto"/>
            <w:bottom w:val="none" w:sz="0" w:space="0" w:color="auto"/>
            <w:right w:val="none" w:sz="0" w:space="0" w:color="auto"/>
          </w:divBdr>
        </w:div>
        <w:div w:id="784347635">
          <w:marLeft w:val="480"/>
          <w:marRight w:val="0"/>
          <w:marTop w:val="0"/>
          <w:marBottom w:val="0"/>
          <w:divBdr>
            <w:top w:val="none" w:sz="0" w:space="0" w:color="auto"/>
            <w:left w:val="none" w:sz="0" w:space="0" w:color="auto"/>
            <w:bottom w:val="none" w:sz="0" w:space="0" w:color="auto"/>
            <w:right w:val="none" w:sz="0" w:space="0" w:color="auto"/>
          </w:divBdr>
        </w:div>
        <w:div w:id="831335972">
          <w:marLeft w:val="480"/>
          <w:marRight w:val="0"/>
          <w:marTop w:val="0"/>
          <w:marBottom w:val="0"/>
          <w:divBdr>
            <w:top w:val="none" w:sz="0" w:space="0" w:color="auto"/>
            <w:left w:val="none" w:sz="0" w:space="0" w:color="auto"/>
            <w:bottom w:val="none" w:sz="0" w:space="0" w:color="auto"/>
            <w:right w:val="none" w:sz="0" w:space="0" w:color="auto"/>
          </w:divBdr>
        </w:div>
        <w:div w:id="865022496">
          <w:marLeft w:val="480"/>
          <w:marRight w:val="0"/>
          <w:marTop w:val="0"/>
          <w:marBottom w:val="0"/>
          <w:divBdr>
            <w:top w:val="none" w:sz="0" w:space="0" w:color="auto"/>
            <w:left w:val="none" w:sz="0" w:space="0" w:color="auto"/>
            <w:bottom w:val="none" w:sz="0" w:space="0" w:color="auto"/>
            <w:right w:val="none" w:sz="0" w:space="0" w:color="auto"/>
          </w:divBdr>
        </w:div>
        <w:div w:id="953366365">
          <w:marLeft w:val="480"/>
          <w:marRight w:val="0"/>
          <w:marTop w:val="0"/>
          <w:marBottom w:val="0"/>
          <w:divBdr>
            <w:top w:val="none" w:sz="0" w:space="0" w:color="auto"/>
            <w:left w:val="none" w:sz="0" w:space="0" w:color="auto"/>
            <w:bottom w:val="none" w:sz="0" w:space="0" w:color="auto"/>
            <w:right w:val="none" w:sz="0" w:space="0" w:color="auto"/>
          </w:divBdr>
        </w:div>
        <w:div w:id="1016424496">
          <w:marLeft w:val="480"/>
          <w:marRight w:val="0"/>
          <w:marTop w:val="0"/>
          <w:marBottom w:val="0"/>
          <w:divBdr>
            <w:top w:val="none" w:sz="0" w:space="0" w:color="auto"/>
            <w:left w:val="none" w:sz="0" w:space="0" w:color="auto"/>
            <w:bottom w:val="none" w:sz="0" w:space="0" w:color="auto"/>
            <w:right w:val="none" w:sz="0" w:space="0" w:color="auto"/>
          </w:divBdr>
        </w:div>
        <w:div w:id="1050495280">
          <w:marLeft w:val="480"/>
          <w:marRight w:val="0"/>
          <w:marTop w:val="0"/>
          <w:marBottom w:val="0"/>
          <w:divBdr>
            <w:top w:val="none" w:sz="0" w:space="0" w:color="auto"/>
            <w:left w:val="none" w:sz="0" w:space="0" w:color="auto"/>
            <w:bottom w:val="none" w:sz="0" w:space="0" w:color="auto"/>
            <w:right w:val="none" w:sz="0" w:space="0" w:color="auto"/>
          </w:divBdr>
        </w:div>
        <w:div w:id="1064567627">
          <w:marLeft w:val="480"/>
          <w:marRight w:val="0"/>
          <w:marTop w:val="0"/>
          <w:marBottom w:val="0"/>
          <w:divBdr>
            <w:top w:val="none" w:sz="0" w:space="0" w:color="auto"/>
            <w:left w:val="none" w:sz="0" w:space="0" w:color="auto"/>
            <w:bottom w:val="none" w:sz="0" w:space="0" w:color="auto"/>
            <w:right w:val="none" w:sz="0" w:space="0" w:color="auto"/>
          </w:divBdr>
        </w:div>
        <w:div w:id="1118840780">
          <w:marLeft w:val="480"/>
          <w:marRight w:val="0"/>
          <w:marTop w:val="0"/>
          <w:marBottom w:val="0"/>
          <w:divBdr>
            <w:top w:val="none" w:sz="0" w:space="0" w:color="auto"/>
            <w:left w:val="none" w:sz="0" w:space="0" w:color="auto"/>
            <w:bottom w:val="none" w:sz="0" w:space="0" w:color="auto"/>
            <w:right w:val="none" w:sz="0" w:space="0" w:color="auto"/>
          </w:divBdr>
        </w:div>
        <w:div w:id="1163859859">
          <w:marLeft w:val="480"/>
          <w:marRight w:val="0"/>
          <w:marTop w:val="0"/>
          <w:marBottom w:val="0"/>
          <w:divBdr>
            <w:top w:val="none" w:sz="0" w:space="0" w:color="auto"/>
            <w:left w:val="none" w:sz="0" w:space="0" w:color="auto"/>
            <w:bottom w:val="none" w:sz="0" w:space="0" w:color="auto"/>
            <w:right w:val="none" w:sz="0" w:space="0" w:color="auto"/>
          </w:divBdr>
        </w:div>
        <w:div w:id="1174607013">
          <w:marLeft w:val="480"/>
          <w:marRight w:val="0"/>
          <w:marTop w:val="0"/>
          <w:marBottom w:val="0"/>
          <w:divBdr>
            <w:top w:val="none" w:sz="0" w:space="0" w:color="auto"/>
            <w:left w:val="none" w:sz="0" w:space="0" w:color="auto"/>
            <w:bottom w:val="none" w:sz="0" w:space="0" w:color="auto"/>
            <w:right w:val="none" w:sz="0" w:space="0" w:color="auto"/>
          </w:divBdr>
        </w:div>
        <w:div w:id="1182016686">
          <w:marLeft w:val="480"/>
          <w:marRight w:val="0"/>
          <w:marTop w:val="0"/>
          <w:marBottom w:val="0"/>
          <w:divBdr>
            <w:top w:val="none" w:sz="0" w:space="0" w:color="auto"/>
            <w:left w:val="none" w:sz="0" w:space="0" w:color="auto"/>
            <w:bottom w:val="none" w:sz="0" w:space="0" w:color="auto"/>
            <w:right w:val="none" w:sz="0" w:space="0" w:color="auto"/>
          </w:divBdr>
        </w:div>
        <w:div w:id="1202211736">
          <w:marLeft w:val="480"/>
          <w:marRight w:val="0"/>
          <w:marTop w:val="0"/>
          <w:marBottom w:val="0"/>
          <w:divBdr>
            <w:top w:val="none" w:sz="0" w:space="0" w:color="auto"/>
            <w:left w:val="none" w:sz="0" w:space="0" w:color="auto"/>
            <w:bottom w:val="none" w:sz="0" w:space="0" w:color="auto"/>
            <w:right w:val="none" w:sz="0" w:space="0" w:color="auto"/>
          </w:divBdr>
        </w:div>
        <w:div w:id="1216427636">
          <w:marLeft w:val="480"/>
          <w:marRight w:val="0"/>
          <w:marTop w:val="0"/>
          <w:marBottom w:val="0"/>
          <w:divBdr>
            <w:top w:val="none" w:sz="0" w:space="0" w:color="auto"/>
            <w:left w:val="none" w:sz="0" w:space="0" w:color="auto"/>
            <w:bottom w:val="none" w:sz="0" w:space="0" w:color="auto"/>
            <w:right w:val="none" w:sz="0" w:space="0" w:color="auto"/>
          </w:divBdr>
        </w:div>
        <w:div w:id="1298147049">
          <w:marLeft w:val="480"/>
          <w:marRight w:val="0"/>
          <w:marTop w:val="0"/>
          <w:marBottom w:val="0"/>
          <w:divBdr>
            <w:top w:val="none" w:sz="0" w:space="0" w:color="auto"/>
            <w:left w:val="none" w:sz="0" w:space="0" w:color="auto"/>
            <w:bottom w:val="none" w:sz="0" w:space="0" w:color="auto"/>
            <w:right w:val="none" w:sz="0" w:space="0" w:color="auto"/>
          </w:divBdr>
        </w:div>
        <w:div w:id="1340307032">
          <w:marLeft w:val="480"/>
          <w:marRight w:val="0"/>
          <w:marTop w:val="0"/>
          <w:marBottom w:val="0"/>
          <w:divBdr>
            <w:top w:val="none" w:sz="0" w:space="0" w:color="auto"/>
            <w:left w:val="none" w:sz="0" w:space="0" w:color="auto"/>
            <w:bottom w:val="none" w:sz="0" w:space="0" w:color="auto"/>
            <w:right w:val="none" w:sz="0" w:space="0" w:color="auto"/>
          </w:divBdr>
        </w:div>
        <w:div w:id="1346982554">
          <w:marLeft w:val="480"/>
          <w:marRight w:val="0"/>
          <w:marTop w:val="0"/>
          <w:marBottom w:val="0"/>
          <w:divBdr>
            <w:top w:val="none" w:sz="0" w:space="0" w:color="auto"/>
            <w:left w:val="none" w:sz="0" w:space="0" w:color="auto"/>
            <w:bottom w:val="none" w:sz="0" w:space="0" w:color="auto"/>
            <w:right w:val="none" w:sz="0" w:space="0" w:color="auto"/>
          </w:divBdr>
        </w:div>
        <w:div w:id="1365323868">
          <w:marLeft w:val="480"/>
          <w:marRight w:val="0"/>
          <w:marTop w:val="0"/>
          <w:marBottom w:val="0"/>
          <w:divBdr>
            <w:top w:val="none" w:sz="0" w:space="0" w:color="auto"/>
            <w:left w:val="none" w:sz="0" w:space="0" w:color="auto"/>
            <w:bottom w:val="none" w:sz="0" w:space="0" w:color="auto"/>
            <w:right w:val="none" w:sz="0" w:space="0" w:color="auto"/>
          </w:divBdr>
        </w:div>
        <w:div w:id="1367683050">
          <w:marLeft w:val="480"/>
          <w:marRight w:val="0"/>
          <w:marTop w:val="0"/>
          <w:marBottom w:val="0"/>
          <w:divBdr>
            <w:top w:val="none" w:sz="0" w:space="0" w:color="auto"/>
            <w:left w:val="none" w:sz="0" w:space="0" w:color="auto"/>
            <w:bottom w:val="none" w:sz="0" w:space="0" w:color="auto"/>
            <w:right w:val="none" w:sz="0" w:space="0" w:color="auto"/>
          </w:divBdr>
        </w:div>
        <w:div w:id="1390568510">
          <w:marLeft w:val="480"/>
          <w:marRight w:val="0"/>
          <w:marTop w:val="0"/>
          <w:marBottom w:val="0"/>
          <w:divBdr>
            <w:top w:val="none" w:sz="0" w:space="0" w:color="auto"/>
            <w:left w:val="none" w:sz="0" w:space="0" w:color="auto"/>
            <w:bottom w:val="none" w:sz="0" w:space="0" w:color="auto"/>
            <w:right w:val="none" w:sz="0" w:space="0" w:color="auto"/>
          </w:divBdr>
        </w:div>
        <w:div w:id="1450081199">
          <w:marLeft w:val="480"/>
          <w:marRight w:val="0"/>
          <w:marTop w:val="0"/>
          <w:marBottom w:val="0"/>
          <w:divBdr>
            <w:top w:val="none" w:sz="0" w:space="0" w:color="auto"/>
            <w:left w:val="none" w:sz="0" w:space="0" w:color="auto"/>
            <w:bottom w:val="none" w:sz="0" w:space="0" w:color="auto"/>
            <w:right w:val="none" w:sz="0" w:space="0" w:color="auto"/>
          </w:divBdr>
        </w:div>
        <w:div w:id="1453476418">
          <w:marLeft w:val="480"/>
          <w:marRight w:val="0"/>
          <w:marTop w:val="0"/>
          <w:marBottom w:val="0"/>
          <w:divBdr>
            <w:top w:val="none" w:sz="0" w:space="0" w:color="auto"/>
            <w:left w:val="none" w:sz="0" w:space="0" w:color="auto"/>
            <w:bottom w:val="none" w:sz="0" w:space="0" w:color="auto"/>
            <w:right w:val="none" w:sz="0" w:space="0" w:color="auto"/>
          </w:divBdr>
        </w:div>
        <w:div w:id="1472751849">
          <w:marLeft w:val="480"/>
          <w:marRight w:val="0"/>
          <w:marTop w:val="0"/>
          <w:marBottom w:val="0"/>
          <w:divBdr>
            <w:top w:val="none" w:sz="0" w:space="0" w:color="auto"/>
            <w:left w:val="none" w:sz="0" w:space="0" w:color="auto"/>
            <w:bottom w:val="none" w:sz="0" w:space="0" w:color="auto"/>
            <w:right w:val="none" w:sz="0" w:space="0" w:color="auto"/>
          </w:divBdr>
        </w:div>
        <w:div w:id="1477648722">
          <w:marLeft w:val="480"/>
          <w:marRight w:val="0"/>
          <w:marTop w:val="0"/>
          <w:marBottom w:val="0"/>
          <w:divBdr>
            <w:top w:val="none" w:sz="0" w:space="0" w:color="auto"/>
            <w:left w:val="none" w:sz="0" w:space="0" w:color="auto"/>
            <w:bottom w:val="none" w:sz="0" w:space="0" w:color="auto"/>
            <w:right w:val="none" w:sz="0" w:space="0" w:color="auto"/>
          </w:divBdr>
        </w:div>
        <w:div w:id="1486778055">
          <w:marLeft w:val="480"/>
          <w:marRight w:val="0"/>
          <w:marTop w:val="0"/>
          <w:marBottom w:val="0"/>
          <w:divBdr>
            <w:top w:val="none" w:sz="0" w:space="0" w:color="auto"/>
            <w:left w:val="none" w:sz="0" w:space="0" w:color="auto"/>
            <w:bottom w:val="none" w:sz="0" w:space="0" w:color="auto"/>
            <w:right w:val="none" w:sz="0" w:space="0" w:color="auto"/>
          </w:divBdr>
        </w:div>
        <w:div w:id="1526865038">
          <w:marLeft w:val="480"/>
          <w:marRight w:val="0"/>
          <w:marTop w:val="0"/>
          <w:marBottom w:val="0"/>
          <w:divBdr>
            <w:top w:val="none" w:sz="0" w:space="0" w:color="auto"/>
            <w:left w:val="none" w:sz="0" w:space="0" w:color="auto"/>
            <w:bottom w:val="none" w:sz="0" w:space="0" w:color="auto"/>
            <w:right w:val="none" w:sz="0" w:space="0" w:color="auto"/>
          </w:divBdr>
        </w:div>
        <w:div w:id="1546328500">
          <w:marLeft w:val="480"/>
          <w:marRight w:val="0"/>
          <w:marTop w:val="0"/>
          <w:marBottom w:val="0"/>
          <w:divBdr>
            <w:top w:val="none" w:sz="0" w:space="0" w:color="auto"/>
            <w:left w:val="none" w:sz="0" w:space="0" w:color="auto"/>
            <w:bottom w:val="none" w:sz="0" w:space="0" w:color="auto"/>
            <w:right w:val="none" w:sz="0" w:space="0" w:color="auto"/>
          </w:divBdr>
        </w:div>
        <w:div w:id="1567454879">
          <w:marLeft w:val="480"/>
          <w:marRight w:val="0"/>
          <w:marTop w:val="0"/>
          <w:marBottom w:val="0"/>
          <w:divBdr>
            <w:top w:val="none" w:sz="0" w:space="0" w:color="auto"/>
            <w:left w:val="none" w:sz="0" w:space="0" w:color="auto"/>
            <w:bottom w:val="none" w:sz="0" w:space="0" w:color="auto"/>
            <w:right w:val="none" w:sz="0" w:space="0" w:color="auto"/>
          </w:divBdr>
        </w:div>
        <w:div w:id="1646934830">
          <w:marLeft w:val="480"/>
          <w:marRight w:val="0"/>
          <w:marTop w:val="0"/>
          <w:marBottom w:val="0"/>
          <w:divBdr>
            <w:top w:val="none" w:sz="0" w:space="0" w:color="auto"/>
            <w:left w:val="none" w:sz="0" w:space="0" w:color="auto"/>
            <w:bottom w:val="none" w:sz="0" w:space="0" w:color="auto"/>
            <w:right w:val="none" w:sz="0" w:space="0" w:color="auto"/>
          </w:divBdr>
        </w:div>
        <w:div w:id="1648389628">
          <w:marLeft w:val="480"/>
          <w:marRight w:val="0"/>
          <w:marTop w:val="0"/>
          <w:marBottom w:val="0"/>
          <w:divBdr>
            <w:top w:val="none" w:sz="0" w:space="0" w:color="auto"/>
            <w:left w:val="none" w:sz="0" w:space="0" w:color="auto"/>
            <w:bottom w:val="none" w:sz="0" w:space="0" w:color="auto"/>
            <w:right w:val="none" w:sz="0" w:space="0" w:color="auto"/>
          </w:divBdr>
        </w:div>
        <w:div w:id="1655332335">
          <w:marLeft w:val="480"/>
          <w:marRight w:val="0"/>
          <w:marTop w:val="0"/>
          <w:marBottom w:val="0"/>
          <w:divBdr>
            <w:top w:val="none" w:sz="0" w:space="0" w:color="auto"/>
            <w:left w:val="none" w:sz="0" w:space="0" w:color="auto"/>
            <w:bottom w:val="none" w:sz="0" w:space="0" w:color="auto"/>
            <w:right w:val="none" w:sz="0" w:space="0" w:color="auto"/>
          </w:divBdr>
        </w:div>
        <w:div w:id="1667518179">
          <w:marLeft w:val="480"/>
          <w:marRight w:val="0"/>
          <w:marTop w:val="0"/>
          <w:marBottom w:val="0"/>
          <w:divBdr>
            <w:top w:val="none" w:sz="0" w:space="0" w:color="auto"/>
            <w:left w:val="none" w:sz="0" w:space="0" w:color="auto"/>
            <w:bottom w:val="none" w:sz="0" w:space="0" w:color="auto"/>
            <w:right w:val="none" w:sz="0" w:space="0" w:color="auto"/>
          </w:divBdr>
        </w:div>
        <w:div w:id="1713916589">
          <w:marLeft w:val="480"/>
          <w:marRight w:val="0"/>
          <w:marTop w:val="0"/>
          <w:marBottom w:val="0"/>
          <w:divBdr>
            <w:top w:val="none" w:sz="0" w:space="0" w:color="auto"/>
            <w:left w:val="none" w:sz="0" w:space="0" w:color="auto"/>
            <w:bottom w:val="none" w:sz="0" w:space="0" w:color="auto"/>
            <w:right w:val="none" w:sz="0" w:space="0" w:color="auto"/>
          </w:divBdr>
        </w:div>
        <w:div w:id="1729692751">
          <w:marLeft w:val="480"/>
          <w:marRight w:val="0"/>
          <w:marTop w:val="0"/>
          <w:marBottom w:val="0"/>
          <w:divBdr>
            <w:top w:val="none" w:sz="0" w:space="0" w:color="auto"/>
            <w:left w:val="none" w:sz="0" w:space="0" w:color="auto"/>
            <w:bottom w:val="none" w:sz="0" w:space="0" w:color="auto"/>
            <w:right w:val="none" w:sz="0" w:space="0" w:color="auto"/>
          </w:divBdr>
        </w:div>
        <w:div w:id="1792092904">
          <w:marLeft w:val="480"/>
          <w:marRight w:val="0"/>
          <w:marTop w:val="0"/>
          <w:marBottom w:val="0"/>
          <w:divBdr>
            <w:top w:val="none" w:sz="0" w:space="0" w:color="auto"/>
            <w:left w:val="none" w:sz="0" w:space="0" w:color="auto"/>
            <w:bottom w:val="none" w:sz="0" w:space="0" w:color="auto"/>
            <w:right w:val="none" w:sz="0" w:space="0" w:color="auto"/>
          </w:divBdr>
        </w:div>
        <w:div w:id="1803115759">
          <w:marLeft w:val="480"/>
          <w:marRight w:val="0"/>
          <w:marTop w:val="0"/>
          <w:marBottom w:val="0"/>
          <w:divBdr>
            <w:top w:val="none" w:sz="0" w:space="0" w:color="auto"/>
            <w:left w:val="none" w:sz="0" w:space="0" w:color="auto"/>
            <w:bottom w:val="none" w:sz="0" w:space="0" w:color="auto"/>
            <w:right w:val="none" w:sz="0" w:space="0" w:color="auto"/>
          </w:divBdr>
        </w:div>
        <w:div w:id="1849169661">
          <w:marLeft w:val="480"/>
          <w:marRight w:val="0"/>
          <w:marTop w:val="0"/>
          <w:marBottom w:val="0"/>
          <w:divBdr>
            <w:top w:val="none" w:sz="0" w:space="0" w:color="auto"/>
            <w:left w:val="none" w:sz="0" w:space="0" w:color="auto"/>
            <w:bottom w:val="none" w:sz="0" w:space="0" w:color="auto"/>
            <w:right w:val="none" w:sz="0" w:space="0" w:color="auto"/>
          </w:divBdr>
        </w:div>
        <w:div w:id="1862012861">
          <w:marLeft w:val="480"/>
          <w:marRight w:val="0"/>
          <w:marTop w:val="0"/>
          <w:marBottom w:val="0"/>
          <w:divBdr>
            <w:top w:val="none" w:sz="0" w:space="0" w:color="auto"/>
            <w:left w:val="none" w:sz="0" w:space="0" w:color="auto"/>
            <w:bottom w:val="none" w:sz="0" w:space="0" w:color="auto"/>
            <w:right w:val="none" w:sz="0" w:space="0" w:color="auto"/>
          </w:divBdr>
        </w:div>
        <w:div w:id="1864973450">
          <w:marLeft w:val="480"/>
          <w:marRight w:val="0"/>
          <w:marTop w:val="0"/>
          <w:marBottom w:val="0"/>
          <w:divBdr>
            <w:top w:val="none" w:sz="0" w:space="0" w:color="auto"/>
            <w:left w:val="none" w:sz="0" w:space="0" w:color="auto"/>
            <w:bottom w:val="none" w:sz="0" w:space="0" w:color="auto"/>
            <w:right w:val="none" w:sz="0" w:space="0" w:color="auto"/>
          </w:divBdr>
        </w:div>
        <w:div w:id="1907908409">
          <w:marLeft w:val="480"/>
          <w:marRight w:val="0"/>
          <w:marTop w:val="0"/>
          <w:marBottom w:val="0"/>
          <w:divBdr>
            <w:top w:val="none" w:sz="0" w:space="0" w:color="auto"/>
            <w:left w:val="none" w:sz="0" w:space="0" w:color="auto"/>
            <w:bottom w:val="none" w:sz="0" w:space="0" w:color="auto"/>
            <w:right w:val="none" w:sz="0" w:space="0" w:color="auto"/>
          </w:divBdr>
        </w:div>
        <w:div w:id="1920170258">
          <w:marLeft w:val="480"/>
          <w:marRight w:val="0"/>
          <w:marTop w:val="0"/>
          <w:marBottom w:val="0"/>
          <w:divBdr>
            <w:top w:val="none" w:sz="0" w:space="0" w:color="auto"/>
            <w:left w:val="none" w:sz="0" w:space="0" w:color="auto"/>
            <w:bottom w:val="none" w:sz="0" w:space="0" w:color="auto"/>
            <w:right w:val="none" w:sz="0" w:space="0" w:color="auto"/>
          </w:divBdr>
        </w:div>
        <w:div w:id="1969579995">
          <w:marLeft w:val="480"/>
          <w:marRight w:val="0"/>
          <w:marTop w:val="0"/>
          <w:marBottom w:val="0"/>
          <w:divBdr>
            <w:top w:val="none" w:sz="0" w:space="0" w:color="auto"/>
            <w:left w:val="none" w:sz="0" w:space="0" w:color="auto"/>
            <w:bottom w:val="none" w:sz="0" w:space="0" w:color="auto"/>
            <w:right w:val="none" w:sz="0" w:space="0" w:color="auto"/>
          </w:divBdr>
        </w:div>
        <w:div w:id="2038196638">
          <w:marLeft w:val="480"/>
          <w:marRight w:val="0"/>
          <w:marTop w:val="0"/>
          <w:marBottom w:val="0"/>
          <w:divBdr>
            <w:top w:val="none" w:sz="0" w:space="0" w:color="auto"/>
            <w:left w:val="none" w:sz="0" w:space="0" w:color="auto"/>
            <w:bottom w:val="none" w:sz="0" w:space="0" w:color="auto"/>
            <w:right w:val="none" w:sz="0" w:space="0" w:color="auto"/>
          </w:divBdr>
        </w:div>
        <w:div w:id="2074350637">
          <w:marLeft w:val="480"/>
          <w:marRight w:val="0"/>
          <w:marTop w:val="0"/>
          <w:marBottom w:val="0"/>
          <w:divBdr>
            <w:top w:val="none" w:sz="0" w:space="0" w:color="auto"/>
            <w:left w:val="none" w:sz="0" w:space="0" w:color="auto"/>
            <w:bottom w:val="none" w:sz="0" w:space="0" w:color="auto"/>
            <w:right w:val="none" w:sz="0" w:space="0" w:color="auto"/>
          </w:divBdr>
        </w:div>
        <w:div w:id="2078235760">
          <w:marLeft w:val="480"/>
          <w:marRight w:val="0"/>
          <w:marTop w:val="0"/>
          <w:marBottom w:val="0"/>
          <w:divBdr>
            <w:top w:val="none" w:sz="0" w:space="0" w:color="auto"/>
            <w:left w:val="none" w:sz="0" w:space="0" w:color="auto"/>
            <w:bottom w:val="none" w:sz="0" w:space="0" w:color="auto"/>
            <w:right w:val="none" w:sz="0" w:space="0" w:color="auto"/>
          </w:divBdr>
        </w:div>
        <w:div w:id="2097705838">
          <w:marLeft w:val="480"/>
          <w:marRight w:val="0"/>
          <w:marTop w:val="0"/>
          <w:marBottom w:val="0"/>
          <w:divBdr>
            <w:top w:val="none" w:sz="0" w:space="0" w:color="auto"/>
            <w:left w:val="none" w:sz="0" w:space="0" w:color="auto"/>
            <w:bottom w:val="none" w:sz="0" w:space="0" w:color="auto"/>
            <w:right w:val="none" w:sz="0" w:space="0" w:color="auto"/>
          </w:divBdr>
        </w:div>
      </w:divsChild>
    </w:div>
    <w:div w:id="1604803453">
      <w:bodyDiv w:val="1"/>
      <w:marLeft w:val="0"/>
      <w:marRight w:val="0"/>
      <w:marTop w:val="0"/>
      <w:marBottom w:val="0"/>
      <w:divBdr>
        <w:top w:val="none" w:sz="0" w:space="0" w:color="auto"/>
        <w:left w:val="none" w:sz="0" w:space="0" w:color="auto"/>
        <w:bottom w:val="none" w:sz="0" w:space="0" w:color="auto"/>
        <w:right w:val="none" w:sz="0" w:space="0" w:color="auto"/>
      </w:divBdr>
      <w:divsChild>
        <w:div w:id="1654411303">
          <w:marLeft w:val="480"/>
          <w:marRight w:val="0"/>
          <w:marTop w:val="0"/>
          <w:marBottom w:val="0"/>
          <w:divBdr>
            <w:top w:val="none" w:sz="0" w:space="0" w:color="auto"/>
            <w:left w:val="none" w:sz="0" w:space="0" w:color="auto"/>
            <w:bottom w:val="none" w:sz="0" w:space="0" w:color="auto"/>
            <w:right w:val="none" w:sz="0" w:space="0" w:color="auto"/>
          </w:divBdr>
        </w:div>
        <w:div w:id="114758860">
          <w:marLeft w:val="480"/>
          <w:marRight w:val="0"/>
          <w:marTop w:val="0"/>
          <w:marBottom w:val="0"/>
          <w:divBdr>
            <w:top w:val="none" w:sz="0" w:space="0" w:color="auto"/>
            <w:left w:val="none" w:sz="0" w:space="0" w:color="auto"/>
            <w:bottom w:val="none" w:sz="0" w:space="0" w:color="auto"/>
            <w:right w:val="none" w:sz="0" w:space="0" w:color="auto"/>
          </w:divBdr>
        </w:div>
        <w:div w:id="1806124544">
          <w:marLeft w:val="480"/>
          <w:marRight w:val="0"/>
          <w:marTop w:val="0"/>
          <w:marBottom w:val="0"/>
          <w:divBdr>
            <w:top w:val="none" w:sz="0" w:space="0" w:color="auto"/>
            <w:left w:val="none" w:sz="0" w:space="0" w:color="auto"/>
            <w:bottom w:val="none" w:sz="0" w:space="0" w:color="auto"/>
            <w:right w:val="none" w:sz="0" w:space="0" w:color="auto"/>
          </w:divBdr>
        </w:div>
        <w:div w:id="167446899">
          <w:marLeft w:val="480"/>
          <w:marRight w:val="0"/>
          <w:marTop w:val="0"/>
          <w:marBottom w:val="0"/>
          <w:divBdr>
            <w:top w:val="none" w:sz="0" w:space="0" w:color="auto"/>
            <w:left w:val="none" w:sz="0" w:space="0" w:color="auto"/>
            <w:bottom w:val="none" w:sz="0" w:space="0" w:color="auto"/>
            <w:right w:val="none" w:sz="0" w:space="0" w:color="auto"/>
          </w:divBdr>
        </w:div>
        <w:div w:id="322977081">
          <w:marLeft w:val="480"/>
          <w:marRight w:val="0"/>
          <w:marTop w:val="0"/>
          <w:marBottom w:val="0"/>
          <w:divBdr>
            <w:top w:val="none" w:sz="0" w:space="0" w:color="auto"/>
            <w:left w:val="none" w:sz="0" w:space="0" w:color="auto"/>
            <w:bottom w:val="none" w:sz="0" w:space="0" w:color="auto"/>
            <w:right w:val="none" w:sz="0" w:space="0" w:color="auto"/>
          </w:divBdr>
        </w:div>
        <w:div w:id="1020397391">
          <w:marLeft w:val="480"/>
          <w:marRight w:val="0"/>
          <w:marTop w:val="0"/>
          <w:marBottom w:val="0"/>
          <w:divBdr>
            <w:top w:val="none" w:sz="0" w:space="0" w:color="auto"/>
            <w:left w:val="none" w:sz="0" w:space="0" w:color="auto"/>
            <w:bottom w:val="none" w:sz="0" w:space="0" w:color="auto"/>
            <w:right w:val="none" w:sz="0" w:space="0" w:color="auto"/>
          </w:divBdr>
        </w:div>
        <w:div w:id="1825930918">
          <w:marLeft w:val="480"/>
          <w:marRight w:val="0"/>
          <w:marTop w:val="0"/>
          <w:marBottom w:val="0"/>
          <w:divBdr>
            <w:top w:val="none" w:sz="0" w:space="0" w:color="auto"/>
            <w:left w:val="none" w:sz="0" w:space="0" w:color="auto"/>
            <w:bottom w:val="none" w:sz="0" w:space="0" w:color="auto"/>
            <w:right w:val="none" w:sz="0" w:space="0" w:color="auto"/>
          </w:divBdr>
        </w:div>
        <w:div w:id="1150826683">
          <w:marLeft w:val="480"/>
          <w:marRight w:val="0"/>
          <w:marTop w:val="0"/>
          <w:marBottom w:val="0"/>
          <w:divBdr>
            <w:top w:val="none" w:sz="0" w:space="0" w:color="auto"/>
            <w:left w:val="none" w:sz="0" w:space="0" w:color="auto"/>
            <w:bottom w:val="none" w:sz="0" w:space="0" w:color="auto"/>
            <w:right w:val="none" w:sz="0" w:space="0" w:color="auto"/>
          </w:divBdr>
        </w:div>
        <w:div w:id="1844781037">
          <w:marLeft w:val="480"/>
          <w:marRight w:val="0"/>
          <w:marTop w:val="0"/>
          <w:marBottom w:val="0"/>
          <w:divBdr>
            <w:top w:val="none" w:sz="0" w:space="0" w:color="auto"/>
            <w:left w:val="none" w:sz="0" w:space="0" w:color="auto"/>
            <w:bottom w:val="none" w:sz="0" w:space="0" w:color="auto"/>
            <w:right w:val="none" w:sz="0" w:space="0" w:color="auto"/>
          </w:divBdr>
        </w:div>
        <w:div w:id="1224412238">
          <w:marLeft w:val="480"/>
          <w:marRight w:val="0"/>
          <w:marTop w:val="0"/>
          <w:marBottom w:val="0"/>
          <w:divBdr>
            <w:top w:val="none" w:sz="0" w:space="0" w:color="auto"/>
            <w:left w:val="none" w:sz="0" w:space="0" w:color="auto"/>
            <w:bottom w:val="none" w:sz="0" w:space="0" w:color="auto"/>
            <w:right w:val="none" w:sz="0" w:space="0" w:color="auto"/>
          </w:divBdr>
        </w:div>
        <w:div w:id="318388162">
          <w:marLeft w:val="480"/>
          <w:marRight w:val="0"/>
          <w:marTop w:val="0"/>
          <w:marBottom w:val="0"/>
          <w:divBdr>
            <w:top w:val="none" w:sz="0" w:space="0" w:color="auto"/>
            <w:left w:val="none" w:sz="0" w:space="0" w:color="auto"/>
            <w:bottom w:val="none" w:sz="0" w:space="0" w:color="auto"/>
            <w:right w:val="none" w:sz="0" w:space="0" w:color="auto"/>
          </w:divBdr>
        </w:div>
        <w:div w:id="476384355">
          <w:marLeft w:val="480"/>
          <w:marRight w:val="0"/>
          <w:marTop w:val="0"/>
          <w:marBottom w:val="0"/>
          <w:divBdr>
            <w:top w:val="none" w:sz="0" w:space="0" w:color="auto"/>
            <w:left w:val="none" w:sz="0" w:space="0" w:color="auto"/>
            <w:bottom w:val="none" w:sz="0" w:space="0" w:color="auto"/>
            <w:right w:val="none" w:sz="0" w:space="0" w:color="auto"/>
          </w:divBdr>
        </w:div>
        <w:div w:id="1128426511">
          <w:marLeft w:val="480"/>
          <w:marRight w:val="0"/>
          <w:marTop w:val="0"/>
          <w:marBottom w:val="0"/>
          <w:divBdr>
            <w:top w:val="none" w:sz="0" w:space="0" w:color="auto"/>
            <w:left w:val="none" w:sz="0" w:space="0" w:color="auto"/>
            <w:bottom w:val="none" w:sz="0" w:space="0" w:color="auto"/>
            <w:right w:val="none" w:sz="0" w:space="0" w:color="auto"/>
          </w:divBdr>
        </w:div>
        <w:div w:id="800849993">
          <w:marLeft w:val="480"/>
          <w:marRight w:val="0"/>
          <w:marTop w:val="0"/>
          <w:marBottom w:val="0"/>
          <w:divBdr>
            <w:top w:val="none" w:sz="0" w:space="0" w:color="auto"/>
            <w:left w:val="none" w:sz="0" w:space="0" w:color="auto"/>
            <w:bottom w:val="none" w:sz="0" w:space="0" w:color="auto"/>
            <w:right w:val="none" w:sz="0" w:space="0" w:color="auto"/>
          </w:divBdr>
        </w:div>
        <w:div w:id="1843818969">
          <w:marLeft w:val="480"/>
          <w:marRight w:val="0"/>
          <w:marTop w:val="0"/>
          <w:marBottom w:val="0"/>
          <w:divBdr>
            <w:top w:val="none" w:sz="0" w:space="0" w:color="auto"/>
            <w:left w:val="none" w:sz="0" w:space="0" w:color="auto"/>
            <w:bottom w:val="none" w:sz="0" w:space="0" w:color="auto"/>
            <w:right w:val="none" w:sz="0" w:space="0" w:color="auto"/>
          </w:divBdr>
        </w:div>
        <w:div w:id="1067000931">
          <w:marLeft w:val="480"/>
          <w:marRight w:val="0"/>
          <w:marTop w:val="0"/>
          <w:marBottom w:val="0"/>
          <w:divBdr>
            <w:top w:val="none" w:sz="0" w:space="0" w:color="auto"/>
            <w:left w:val="none" w:sz="0" w:space="0" w:color="auto"/>
            <w:bottom w:val="none" w:sz="0" w:space="0" w:color="auto"/>
            <w:right w:val="none" w:sz="0" w:space="0" w:color="auto"/>
          </w:divBdr>
        </w:div>
        <w:div w:id="2113280210">
          <w:marLeft w:val="480"/>
          <w:marRight w:val="0"/>
          <w:marTop w:val="0"/>
          <w:marBottom w:val="0"/>
          <w:divBdr>
            <w:top w:val="none" w:sz="0" w:space="0" w:color="auto"/>
            <w:left w:val="none" w:sz="0" w:space="0" w:color="auto"/>
            <w:bottom w:val="none" w:sz="0" w:space="0" w:color="auto"/>
            <w:right w:val="none" w:sz="0" w:space="0" w:color="auto"/>
          </w:divBdr>
        </w:div>
        <w:div w:id="873231962">
          <w:marLeft w:val="480"/>
          <w:marRight w:val="0"/>
          <w:marTop w:val="0"/>
          <w:marBottom w:val="0"/>
          <w:divBdr>
            <w:top w:val="none" w:sz="0" w:space="0" w:color="auto"/>
            <w:left w:val="none" w:sz="0" w:space="0" w:color="auto"/>
            <w:bottom w:val="none" w:sz="0" w:space="0" w:color="auto"/>
            <w:right w:val="none" w:sz="0" w:space="0" w:color="auto"/>
          </w:divBdr>
        </w:div>
        <w:div w:id="176114788">
          <w:marLeft w:val="480"/>
          <w:marRight w:val="0"/>
          <w:marTop w:val="0"/>
          <w:marBottom w:val="0"/>
          <w:divBdr>
            <w:top w:val="none" w:sz="0" w:space="0" w:color="auto"/>
            <w:left w:val="none" w:sz="0" w:space="0" w:color="auto"/>
            <w:bottom w:val="none" w:sz="0" w:space="0" w:color="auto"/>
            <w:right w:val="none" w:sz="0" w:space="0" w:color="auto"/>
          </w:divBdr>
        </w:div>
        <w:div w:id="1056246807">
          <w:marLeft w:val="480"/>
          <w:marRight w:val="0"/>
          <w:marTop w:val="0"/>
          <w:marBottom w:val="0"/>
          <w:divBdr>
            <w:top w:val="none" w:sz="0" w:space="0" w:color="auto"/>
            <w:left w:val="none" w:sz="0" w:space="0" w:color="auto"/>
            <w:bottom w:val="none" w:sz="0" w:space="0" w:color="auto"/>
            <w:right w:val="none" w:sz="0" w:space="0" w:color="auto"/>
          </w:divBdr>
        </w:div>
        <w:div w:id="1798374317">
          <w:marLeft w:val="480"/>
          <w:marRight w:val="0"/>
          <w:marTop w:val="0"/>
          <w:marBottom w:val="0"/>
          <w:divBdr>
            <w:top w:val="none" w:sz="0" w:space="0" w:color="auto"/>
            <w:left w:val="none" w:sz="0" w:space="0" w:color="auto"/>
            <w:bottom w:val="none" w:sz="0" w:space="0" w:color="auto"/>
            <w:right w:val="none" w:sz="0" w:space="0" w:color="auto"/>
          </w:divBdr>
        </w:div>
        <w:div w:id="496699544">
          <w:marLeft w:val="480"/>
          <w:marRight w:val="0"/>
          <w:marTop w:val="0"/>
          <w:marBottom w:val="0"/>
          <w:divBdr>
            <w:top w:val="none" w:sz="0" w:space="0" w:color="auto"/>
            <w:left w:val="none" w:sz="0" w:space="0" w:color="auto"/>
            <w:bottom w:val="none" w:sz="0" w:space="0" w:color="auto"/>
            <w:right w:val="none" w:sz="0" w:space="0" w:color="auto"/>
          </w:divBdr>
        </w:div>
        <w:div w:id="1257053645">
          <w:marLeft w:val="480"/>
          <w:marRight w:val="0"/>
          <w:marTop w:val="0"/>
          <w:marBottom w:val="0"/>
          <w:divBdr>
            <w:top w:val="none" w:sz="0" w:space="0" w:color="auto"/>
            <w:left w:val="none" w:sz="0" w:space="0" w:color="auto"/>
            <w:bottom w:val="none" w:sz="0" w:space="0" w:color="auto"/>
            <w:right w:val="none" w:sz="0" w:space="0" w:color="auto"/>
          </w:divBdr>
        </w:div>
        <w:div w:id="1620800467">
          <w:marLeft w:val="480"/>
          <w:marRight w:val="0"/>
          <w:marTop w:val="0"/>
          <w:marBottom w:val="0"/>
          <w:divBdr>
            <w:top w:val="none" w:sz="0" w:space="0" w:color="auto"/>
            <w:left w:val="none" w:sz="0" w:space="0" w:color="auto"/>
            <w:bottom w:val="none" w:sz="0" w:space="0" w:color="auto"/>
            <w:right w:val="none" w:sz="0" w:space="0" w:color="auto"/>
          </w:divBdr>
        </w:div>
        <w:div w:id="421990832">
          <w:marLeft w:val="480"/>
          <w:marRight w:val="0"/>
          <w:marTop w:val="0"/>
          <w:marBottom w:val="0"/>
          <w:divBdr>
            <w:top w:val="none" w:sz="0" w:space="0" w:color="auto"/>
            <w:left w:val="none" w:sz="0" w:space="0" w:color="auto"/>
            <w:bottom w:val="none" w:sz="0" w:space="0" w:color="auto"/>
            <w:right w:val="none" w:sz="0" w:space="0" w:color="auto"/>
          </w:divBdr>
        </w:div>
        <w:div w:id="305667510">
          <w:marLeft w:val="480"/>
          <w:marRight w:val="0"/>
          <w:marTop w:val="0"/>
          <w:marBottom w:val="0"/>
          <w:divBdr>
            <w:top w:val="none" w:sz="0" w:space="0" w:color="auto"/>
            <w:left w:val="none" w:sz="0" w:space="0" w:color="auto"/>
            <w:bottom w:val="none" w:sz="0" w:space="0" w:color="auto"/>
            <w:right w:val="none" w:sz="0" w:space="0" w:color="auto"/>
          </w:divBdr>
        </w:div>
        <w:div w:id="1810586844">
          <w:marLeft w:val="480"/>
          <w:marRight w:val="0"/>
          <w:marTop w:val="0"/>
          <w:marBottom w:val="0"/>
          <w:divBdr>
            <w:top w:val="none" w:sz="0" w:space="0" w:color="auto"/>
            <w:left w:val="none" w:sz="0" w:space="0" w:color="auto"/>
            <w:bottom w:val="none" w:sz="0" w:space="0" w:color="auto"/>
            <w:right w:val="none" w:sz="0" w:space="0" w:color="auto"/>
          </w:divBdr>
        </w:div>
        <w:div w:id="328755851">
          <w:marLeft w:val="480"/>
          <w:marRight w:val="0"/>
          <w:marTop w:val="0"/>
          <w:marBottom w:val="0"/>
          <w:divBdr>
            <w:top w:val="none" w:sz="0" w:space="0" w:color="auto"/>
            <w:left w:val="none" w:sz="0" w:space="0" w:color="auto"/>
            <w:bottom w:val="none" w:sz="0" w:space="0" w:color="auto"/>
            <w:right w:val="none" w:sz="0" w:space="0" w:color="auto"/>
          </w:divBdr>
        </w:div>
        <w:div w:id="2121562135">
          <w:marLeft w:val="480"/>
          <w:marRight w:val="0"/>
          <w:marTop w:val="0"/>
          <w:marBottom w:val="0"/>
          <w:divBdr>
            <w:top w:val="none" w:sz="0" w:space="0" w:color="auto"/>
            <w:left w:val="none" w:sz="0" w:space="0" w:color="auto"/>
            <w:bottom w:val="none" w:sz="0" w:space="0" w:color="auto"/>
            <w:right w:val="none" w:sz="0" w:space="0" w:color="auto"/>
          </w:divBdr>
        </w:div>
        <w:div w:id="656081196">
          <w:marLeft w:val="480"/>
          <w:marRight w:val="0"/>
          <w:marTop w:val="0"/>
          <w:marBottom w:val="0"/>
          <w:divBdr>
            <w:top w:val="none" w:sz="0" w:space="0" w:color="auto"/>
            <w:left w:val="none" w:sz="0" w:space="0" w:color="auto"/>
            <w:bottom w:val="none" w:sz="0" w:space="0" w:color="auto"/>
            <w:right w:val="none" w:sz="0" w:space="0" w:color="auto"/>
          </w:divBdr>
        </w:div>
        <w:div w:id="60908157">
          <w:marLeft w:val="480"/>
          <w:marRight w:val="0"/>
          <w:marTop w:val="0"/>
          <w:marBottom w:val="0"/>
          <w:divBdr>
            <w:top w:val="none" w:sz="0" w:space="0" w:color="auto"/>
            <w:left w:val="none" w:sz="0" w:space="0" w:color="auto"/>
            <w:bottom w:val="none" w:sz="0" w:space="0" w:color="auto"/>
            <w:right w:val="none" w:sz="0" w:space="0" w:color="auto"/>
          </w:divBdr>
        </w:div>
        <w:div w:id="1746101269">
          <w:marLeft w:val="480"/>
          <w:marRight w:val="0"/>
          <w:marTop w:val="0"/>
          <w:marBottom w:val="0"/>
          <w:divBdr>
            <w:top w:val="none" w:sz="0" w:space="0" w:color="auto"/>
            <w:left w:val="none" w:sz="0" w:space="0" w:color="auto"/>
            <w:bottom w:val="none" w:sz="0" w:space="0" w:color="auto"/>
            <w:right w:val="none" w:sz="0" w:space="0" w:color="auto"/>
          </w:divBdr>
        </w:div>
        <w:div w:id="686251974">
          <w:marLeft w:val="480"/>
          <w:marRight w:val="0"/>
          <w:marTop w:val="0"/>
          <w:marBottom w:val="0"/>
          <w:divBdr>
            <w:top w:val="none" w:sz="0" w:space="0" w:color="auto"/>
            <w:left w:val="none" w:sz="0" w:space="0" w:color="auto"/>
            <w:bottom w:val="none" w:sz="0" w:space="0" w:color="auto"/>
            <w:right w:val="none" w:sz="0" w:space="0" w:color="auto"/>
          </w:divBdr>
        </w:div>
        <w:div w:id="1642807987">
          <w:marLeft w:val="480"/>
          <w:marRight w:val="0"/>
          <w:marTop w:val="0"/>
          <w:marBottom w:val="0"/>
          <w:divBdr>
            <w:top w:val="none" w:sz="0" w:space="0" w:color="auto"/>
            <w:left w:val="none" w:sz="0" w:space="0" w:color="auto"/>
            <w:bottom w:val="none" w:sz="0" w:space="0" w:color="auto"/>
            <w:right w:val="none" w:sz="0" w:space="0" w:color="auto"/>
          </w:divBdr>
        </w:div>
        <w:div w:id="1766415711">
          <w:marLeft w:val="480"/>
          <w:marRight w:val="0"/>
          <w:marTop w:val="0"/>
          <w:marBottom w:val="0"/>
          <w:divBdr>
            <w:top w:val="none" w:sz="0" w:space="0" w:color="auto"/>
            <w:left w:val="none" w:sz="0" w:space="0" w:color="auto"/>
            <w:bottom w:val="none" w:sz="0" w:space="0" w:color="auto"/>
            <w:right w:val="none" w:sz="0" w:space="0" w:color="auto"/>
          </w:divBdr>
        </w:div>
        <w:div w:id="957949171">
          <w:marLeft w:val="480"/>
          <w:marRight w:val="0"/>
          <w:marTop w:val="0"/>
          <w:marBottom w:val="0"/>
          <w:divBdr>
            <w:top w:val="none" w:sz="0" w:space="0" w:color="auto"/>
            <w:left w:val="none" w:sz="0" w:space="0" w:color="auto"/>
            <w:bottom w:val="none" w:sz="0" w:space="0" w:color="auto"/>
            <w:right w:val="none" w:sz="0" w:space="0" w:color="auto"/>
          </w:divBdr>
        </w:div>
        <w:div w:id="283195453">
          <w:marLeft w:val="480"/>
          <w:marRight w:val="0"/>
          <w:marTop w:val="0"/>
          <w:marBottom w:val="0"/>
          <w:divBdr>
            <w:top w:val="none" w:sz="0" w:space="0" w:color="auto"/>
            <w:left w:val="none" w:sz="0" w:space="0" w:color="auto"/>
            <w:bottom w:val="none" w:sz="0" w:space="0" w:color="auto"/>
            <w:right w:val="none" w:sz="0" w:space="0" w:color="auto"/>
          </w:divBdr>
        </w:div>
        <w:div w:id="293367193">
          <w:marLeft w:val="480"/>
          <w:marRight w:val="0"/>
          <w:marTop w:val="0"/>
          <w:marBottom w:val="0"/>
          <w:divBdr>
            <w:top w:val="none" w:sz="0" w:space="0" w:color="auto"/>
            <w:left w:val="none" w:sz="0" w:space="0" w:color="auto"/>
            <w:bottom w:val="none" w:sz="0" w:space="0" w:color="auto"/>
            <w:right w:val="none" w:sz="0" w:space="0" w:color="auto"/>
          </w:divBdr>
        </w:div>
        <w:div w:id="1082028386">
          <w:marLeft w:val="480"/>
          <w:marRight w:val="0"/>
          <w:marTop w:val="0"/>
          <w:marBottom w:val="0"/>
          <w:divBdr>
            <w:top w:val="none" w:sz="0" w:space="0" w:color="auto"/>
            <w:left w:val="none" w:sz="0" w:space="0" w:color="auto"/>
            <w:bottom w:val="none" w:sz="0" w:space="0" w:color="auto"/>
            <w:right w:val="none" w:sz="0" w:space="0" w:color="auto"/>
          </w:divBdr>
        </w:div>
        <w:div w:id="1637953056">
          <w:marLeft w:val="480"/>
          <w:marRight w:val="0"/>
          <w:marTop w:val="0"/>
          <w:marBottom w:val="0"/>
          <w:divBdr>
            <w:top w:val="none" w:sz="0" w:space="0" w:color="auto"/>
            <w:left w:val="none" w:sz="0" w:space="0" w:color="auto"/>
            <w:bottom w:val="none" w:sz="0" w:space="0" w:color="auto"/>
            <w:right w:val="none" w:sz="0" w:space="0" w:color="auto"/>
          </w:divBdr>
        </w:div>
        <w:div w:id="568274982">
          <w:marLeft w:val="480"/>
          <w:marRight w:val="0"/>
          <w:marTop w:val="0"/>
          <w:marBottom w:val="0"/>
          <w:divBdr>
            <w:top w:val="none" w:sz="0" w:space="0" w:color="auto"/>
            <w:left w:val="none" w:sz="0" w:space="0" w:color="auto"/>
            <w:bottom w:val="none" w:sz="0" w:space="0" w:color="auto"/>
            <w:right w:val="none" w:sz="0" w:space="0" w:color="auto"/>
          </w:divBdr>
        </w:div>
        <w:div w:id="786505224">
          <w:marLeft w:val="480"/>
          <w:marRight w:val="0"/>
          <w:marTop w:val="0"/>
          <w:marBottom w:val="0"/>
          <w:divBdr>
            <w:top w:val="none" w:sz="0" w:space="0" w:color="auto"/>
            <w:left w:val="none" w:sz="0" w:space="0" w:color="auto"/>
            <w:bottom w:val="none" w:sz="0" w:space="0" w:color="auto"/>
            <w:right w:val="none" w:sz="0" w:space="0" w:color="auto"/>
          </w:divBdr>
        </w:div>
        <w:div w:id="642198072">
          <w:marLeft w:val="480"/>
          <w:marRight w:val="0"/>
          <w:marTop w:val="0"/>
          <w:marBottom w:val="0"/>
          <w:divBdr>
            <w:top w:val="none" w:sz="0" w:space="0" w:color="auto"/>
            <w:left w:val="none" w:sz="0" w:space="0" w:color="auto"/>
            <w:bottom w:val="none" w:sz="0" w:space="0" w:color="auto"/>
            <w:right w:val="none" w:sz="0" w:space="0" w:color="auto"/>
          </w:divBdr>
        </w:div>
        <w:div w:id="1001810042">
          <w:marLeft w:val="480"/>
          <w:marRight w:val="0"/>
          <w:marTop w:val="0"/>
          <w:marBottom w:val="0"/>
          <w:divBdr>
            <w:top w:val="none" w:sz="0" w:space="0" w:color="auto"/>
            <w:left w:val="none" w:sz="0" w:space="0" w:color="auto"/>
            <w:bottom w:val="none" w:sz="0" w:space="0" w:color="auto"/>
            <w:right w:val="none" w:sz="0" w:space="0" w:color="auto"/>
          </w:divBdr>
        </w:div>
        <w:div w:id="1189224686">
          <w:marLeft w:val="480"/>
          <w:marRight w:val="0"/>
          <w:marTop w:val="0"/>
          <w:marBottom w:val="0"/>
          <w:divBdr>
            <w:top w:val="none" w:sz="0" w:space="0" w:color="auto"/>
            <w:left w:val="none" w:sz="0" w:space="0" w:color="auto"/>
            <w:bottom w:val="none" w:sz="0" w:space="0" w:color="auto"/>
            <w:right w:val="none" w:sz="0" w:space="0" w:color="auto"/>
          </w:divBdr>
        </w:div>
        <w:div w:id="1351297563">
          <w:marLeft w:val="480"/>
          <w:marRight w:val="0"/>
          <w:marTop w:val="0"/>
          <w:marBottom w:val="0"/>
          <w:divBdr>
            <w:top w:val="none" w:sz="0" w:space="0" w:color="auto"/>
            <w:left w:val="none" w:sz="0" w:space="0" w:color="auto"/>
            <w:bottom w:val="none" w:sz="0" w:space="0" w:color="auto"/>
            <w:right w:val="none" w:sz="0" w:space="0" w:color="auto"/>
          </w:divBdr>
        </w:div>
        <w:div w:id="1898198094">
          <w:marLeft w:val="480"/>
          <w:marRight w:val="0"/>
          <w:marTop w:val="0"/>
          <w:marBottom w:val="0"/>
          <w:divBdr>
            <w:top w:val="none" w:sz="0" w:space="0" w:color="auto"/>
            <w:left w:val="none" w:sz="0" w:space="0" w:color="auto"/>
            <w:bottom w:val="none" w:sz="0" w:space="0" w:color="auto"/>
            <w:right w:val="none" w:sz="0" w:space="0" w:color="auto"/>
          </w:divBdr>
        </w:div>
        <w:div w:id="708265164">
          <w:marLeft w:val="480"/>
          <w:marRight w:val="0"/>
          <w:marTop w:val="0"/>
          <w:marBottom w:val="0"/>
          <w:divBdr>
            <w:top w:val="none" w:sz="0" w:space="0" w:color="auto"/>
            <w:left w:val="none" w:sz="0" w:space="0" w:color="auto"/>
            <w:bottom w:val="none" w:sz="0" w:space="0" w:color="auto"/>
            <w:right w:val="none" w:sz="0" w:space="0" w:color="auto"/>
          </w:divBdr>
        </w:div>
        <w:div w:id="1438019252">
          <w:marLeft w:val="480"/>
          <w:marRight w:val="0"/>
          <w:marTop w:val="0"/>
          <w:marBottom w:val="0"/>
          <w:divBdr>
            <w:top w:val="none" w:sz="0" w:space="0" w:color="auto"/>
            <w:left w:val="none" w:sz="0" w:space="0" w:color="auto"/>
            <w:bottom w:val="none" w:sz="0" w:space="0" w:color="auto"/>
            <w:right w:val="none" w:sz="0" w:space="0" w:color="auto"/>
          </w:divBdr>
        </w:div>
        <w:div w:id="176119452">
          <w:marLeft w:val="480"/>
          <w:marRight w:val="0"/>
          <w:marTop w:val="0"/>
          <w:marBottom w:val="0"/>
          <w:divBdr>
            <w:top w:val="none" w:sz="0" w:space="0" w:color="auto"/>
            <w:left w:val="none" w:sz="0" w:space="0" w:color="auto"/>
            <w:bottom w:val="none" w:sz="0" w:space="0" w:color="auto"/>
            <w:right w:val="none" w:sz="0" w:space="0" w:color="auto"/>
          </w:divBdr>
        </w:div>
        <w:div w:id="923220643">
          <w:marLeft w:val="480"/>
          <w:marRight w:val="0"/>
          <w:marTop w:val="0"/>
          <w:marBottom w:val="0"/>
          <w:divBdr>
            <w:top w:val="none" w:sz="0" w:space="0" w:color="auto"/>
            <w:left w:val="none" w:sz="0" w:space="0" w:color="auto"/>
            <w:bottom w:val="none" w:sz="0" w:space="0" w:color="auto"/>
            <w:right w:val="none" w:sz="0" w:space="0" w:color="auto"/>
          </w:divBdr>
        </w:div>
        <w:div w:id="651525264">
          <w:marLeft w:val="480"/>
          <w:marRight w:val="0"/>
          <w:marTop w:val="0"/>
          <w:marBottom w:val="0"/>
          <w:divBdr>
            <w:top w:val="none" w:sz="0" w:space="0" w:color="auto"/>
            <w:left w:val="none" w:sz="0" w:space="0" w:color="auto"/>
            <w:bottom w:val="none" w:sz="0" w:space="0" w:color="auto"/>
            <w:right w:val="none" w:sz="0" w:space="0" w:color="auto"/>
          </w:divBdr>
        </w:div>
        <w:div w:id="1256747705">
          <w:marLeft w:val="480"/>
          <w:marRight w:val="0"/>
          <w:marTop w:val="0"/>
          <w:marBottom w:val="0"/>
          <w:divBdr>
            <w:top w:val="none" w:sz="0" w:space="0" w:color="auto"/>
            <w:left w:val="none" w:sz="0" w:space="0" w:color="auto"/>
            <w:bottom w:val="none" w:sz="0" w:space="0" w:color="auto"/>
            <w:right w:val="none" w:sz="0" w:space="0" w:color="auto"/>
          </w:divBdr>
        </w:div>
        <w:div w:id="1385759017">
          <w:marLeft w:val="480"/>
          <w:marRight w:val="0"/>
          <w:marTop w:val="0"/>
          <w:marBottom w:val="0"/>
          <w:divBdr>
            <w:top w:val="none" w:sz="0" w:space="0" w:color="auto"/>
            <w:left w:val="none" w:sz="0" w:space="0" w:color="auto"/>
            <w:bottom w:val="none" w:sz="0" w:space="0" w:color="auto"/>
            <w:right w:val="none" w:sz="0" w:space="0" w:color="auto"/>
          </w:divBdr>
        </w:div>
        <w:div w:id="413210883">
          <w:marLeft w:val="480"/>
          <w:marRight w:val="0"/>
          <w:marTop w:val="0"/>
          <w:marBottom w:val="0"/>
          <w:divBdr>
            <w:top w:val="none" w:sz="0" w:space="0" w:color="auto"/>
            <w:left w:val="none" w:sz="0" w:space="0" w:color="auto"/>
            <w:bottom w:val="none" w:sz="0" w:space="0" w:color="auto"/>
            <w:right w:val="none" w:sz="0" w:space="0" w:color="auto"/>
          </w:divBdr>
        </w:div>
        <w:div w:id="124127565">
          <w:marLeft w:val="480"/>
          <w:marRight w:val="0"/>
          <w:marTop w:val="0"/>
          <w:marBottom w:val="0"/>
          <w:divBdr>
            <w:top w:val="none" w:sz="0" w:space="0" w:color="auto"/>
            <w:left w:val="none" w:sz="0" w:space="0" w:color="auto"/>
            <w:bottom w:val="none" w:sz="0" w:space="0" w:color="auto"/>
            <w:right w:val="none" w:sz="0" w:space="0" w:color="auto"/>
          </w:divBdr>
        </w:div>
        <w:div w:id="1547444846">
          <w:marLeft w:val="480"/>
          <w:marRight w:val="0"/>
          <w:marTop w:val="0"/>
          <w:marBottom w:val="0"/>
          <w:divBdr>
            <w:top w:val="none" w:sz="0" w:space="0" w:color="auto"/>
            <w:left w:val="none" w:sz="0" w:space="0" w:color="auto"/>
            <w:bottom w:val="none" w:sz="0" w:space="0" w:color="auto"/>
            <w:right w:val="none" w:sz="0" w:space="0" w:color="auto"/>
          </w:divBdr>
        </w:div>
        <w:div w:id="1563247414">
          <w:marLeft w:val="480"/>
          <w:marRight w:val="0"/>
          <w:marTop w:val="0"/>
          <w:marBottom w:val="0"/>
          <w:divBdr>
            <w:top w:val="none" w:sz="0" w:space="0" w:color="auto"/>
            <w:left w:val="none" w:sz="0" w:space="0" w:color="auto"/>
            <w:bottom w:val="none" w:sz="0" w:space="0" w:color="auto"/>
            <w:right w:val="none" w:sz="0" w:space="0" w:color="auto"/>
          </w:divBdr>
        </w:div>
        <w:div w:id="75831684">
          <w:marLeft w:val="480"/>
          <w:marRight w:val="0"/>
          <w:marTop w:val="0"/>
          <w:marBottom w:val="0"/>
          <w:divBdr>
            <w:top w:val="none" w:sz="0" w:space="0" w:color="auto"/>
            <w:left w:val="none" w:sz="0" w:space="0" w:color="auto"/>
            <w:bottom w:val="none" w:sz="0" w:space="0" w:color="auto"/>
            <w:right w:val="none" w:sz="0" w:space="0" w:color="auto"/>
          </w:divBdr>
        </w:div>
        <w:div w:id="2066836618">
          <w:marLeft w:val="480"/>
          <w:marRight w:val="0"/>
          <w:marTop w:val="0"/>
          <w:marBottom w:val="0"/>
          <w:divBdr>
            <w:top w:val="none" w:sz="0" w:space="0" w:color="auto"/>
            <w:left w:val="none" w:sz="0" w:space="0" w:color="auto"/>
            <w:bottom w:val="none" w:sz="0" w:space="0" w:color="auto"/>
            <w:right w:val="none" w:sz="0" w:space="0" w:color="auto"/>
          </w:divBdr>
        </w:div>
        <w:div w:id="386491298">
          <w:marLeft w:val="480"/>
          <w:marRight w:val="0"/>
          <w:marTop w:val="0"/>
          <w:marBottom w:val="0"/>
          <w:divBdr>
            <w:top w:val="none" w:sz="0" w:space="0" w:color="auto"/>
            <w:left w:val="none" w:sz="0" w:space="0" w:color="auto"/>
            <w:bottom w:val="none" w:sz="0" w:space="0" w:color="auto"/>
            <w:right w:val="none" w:sz="0" w:space="0" w:color="auto"/>
          </w:divBdr>
        </w:div>
        <w:div w:id="1588492244">
          <w:marLeft w:val="480"/>
          <w:marRight w:val="0"/>
          <w:marTop w:val="0"/>
          <w:marBottom w:val="0"/>
          <w:divBdr>
            <w:top w:val="none" w:sz="0" w:space="0" w:color="auto"/>
            <w:left w:val="none" w:sz="0" w:space="0" w:color="auto"/>
            <w:bottom w:val="none" w:sz="0" w:space="0" w:color="auto"/>
            <w:right w:val="none" w:sz="0" w:space="0" w:color="auto"/>
          </w:divBdr>
        </w:div>
        <w:div w:id="866332345">
          <w:marLeft w:val="480"/>
          <w:marRight w:val="0"/>
          <w:marTop w:val="0"/>
          <w:marBottom w:val="0"/>
          <w:divBdr>
            <w:top w:val="none" w:sz="0" w:space="0" w:color="auto"/>
            <w:left w:val="none" w:sz="0" w:space="0" w:color="auto"/>
            <w:bottom w:val="none" w:sz="0" w:space="0" w:color="auto"/>
            <w:right w:val="none" w:sz="0" w:space="0" w:color="auto"/>
          </w:divBdr>
        </w:div>
        <w:div w:id="51541917">
          <w:marLeft w:val="480"/>
          <w:marRight w:val="0"/>
          <w:marTop w:val="0"/>
          <w:marBottom w:val="0"/>
          <w:divBdr>
            <w:top w:val="none" w:sz="0" w:space="0" w:color="auto"/>
            <w:left w:val="none" w:sz="0" w:space="0" w:color="auto"/>
            <w:bottom w:val="none" w:sz="0" w:space="0" w:color="auto"/>
            <w:right w:val="none" w:sz="0" w:space="0" w:color="auto"/>
          </w:divBdr>
        </w:div>
        <w:div w:id="1698968158">
          <w:marLeft w:val="480"/>
          <w:marRight w:val="0"/>
          <w:marTop w:val="0"/>
          <w:marBottom w:val="0"/>
          <w:divBdr>
            <w:top w:val="none" w:sz="0" w:space="0" w:color="auto"/>
            <w:left w:val="none" w:sz="0" w:space="0" w:color="auto"/>
            <w:bottom w:val="none" w:sz="0" w:space="0" w:color="auto"/>
            <w:right w:val="none" w:sz="0" w:space="0" w:color="auto"/>
          </w:divBdr>
        </w:div>
        <w:div w:id="1164322631">
          <w:marLeft w:val="480"/>
          <w:marRight w:val="0"/>
          <w:marTop w:val="0"/>
          <w:marBottom w:val="0"/>
          <w:divBdr>
            <w:top w:val="none" w:sz="0" w:space="0" w:color="auto"/>
            <w:left w:val="none" w:sz="0" w:space="0" w:color="auto"/>
            <w:bottom w:val="none" w:sz="0" w:space="0" w:color="auto"/>
            <w:right w:val="none" w:sz="0" w:space="0" w:color="auto"/>
          </w:divBdr>
        </w:div>
        <w:div w:id="1621568417">
          <w:marLeft w:val="480"/>
          <w:marRight w:val="0"/>
          <w:marTop w:val="0"/>
          <w:marBottom w:val="0"/>
          <w:divBdr>
            <w:top w:val="none" w:sz="0" w:space="0" w:color="auto"/>
            <w:left w:val="none" w:sz="0" w:space="0" w:color="auto"/>
            <w:bottom w:val="none" w:sz="0" w:space="0" w:color="auto"/>
            <w:right w:val="none" w:sz="0" w:space="0" w:color="auto"/>
          </w:divBdr>
        </w:div>
        <w:div w:id="1113090889">
          <w:marLeft w:val="480"/>
          <w:marRight w:val="0"/>
          <w:marTop w:val="0"/>
          <w:marBottom w:val="0"/>
          <w:divBdr>
            <w:top w:val="none" w:sz="0" w:space="0" w:color="auto"/>
            <w:left w:val="none" w:sz="0" w:space="0" w:color="auto"/>
            <w:bottom w:val="none" w:sz="0" w:space="0" w:color="auto"/>
            <w:right w:val="none" w:sz="0" w:space="0" w:color="auto"/>
          </w:divBdr>
        </w:div>
        <w:div w:id="175388000">
          <w:marLeft w:val="480"/>
          <w:marRight w:val="0"/>
          <w:marTop w:val="0"/>
          <w:marBottom w:val="0"/>
          <w:divBdr>
            <w:top w:val="none" w:sz="0" w:space="0" w:color="auto"/>
            <w:left w:val="none" w:sz="0" w:space="0" w:color="auto"/>
            <w:bottom w:val="none" w:sz="0" w:space="0" w:color="auto"/>
            <w:right w:val="none" w:sz="0" w:space="0" w:color="auto"/>
          </w:divBdr>
        </w:div>
        <w:div w:id="1001661260">
          <w:marLeft w:val="480"/>
          <w:marRight w:val="0"/>
          <w:marTop w:val="0"/>
          <w:marBottom w:val="0"/>
          <w:divBdr>
            <w:top w:val="none" w:sz="0" w:space="0" w:color="auto"/>
            <w:left w:val="none" w:sz="0" w:space="0" w:color="auto"/>
            <w:bottom w:val="none" w:sz="0" w:space="0" w:color="auto"/>
            <w:right w:val="none" w:sz="0" w:space="0" w:color="auto"/>
          </w:divBdr>
        </w:div>
        <w:div w:id="739837964">
          <w:marLeft w:val="480"/>
          <w:marRight w:val="0"/>
          <w:marTop w:val="0"/>
          <w:marBottom w:val="0"/>
          <w:divBdr>
            <w:top w:val="none" w:sz="0" w:space="0" w:color="auto"/>
            <w:left w:val="none" w:sz="0" w:space="0" w:color="auto"/>
            <w:bottom w:val="none" w:sz="0" w:space="0" w:color="auto"/>
            <w:right w:val="none" w:sz="0" w:space="0" w:color="auto"/>
          </w:divBdr>
        </w:div>
        <w:div w:id="1318536935">
          <w:marLeft w:val="480"/>
          <w:marRight w:val="0"/>
          <w:marTop w:val="0"/>
          <w:marBottom w:val="0"/>
          <w:divBdr>
            <w:top w:val="none" w:sz="0" w:space="0" w:color="auto"/>
            <w:left w:val="none" w:sz="0" w:space="0" w:color="auto"/>
            <w:bottom w:val="none" w:sz="0" w:space="0" w:color="auto"/>
            <w:right w:val="none" w:sz="0" w:space="0" w:color="auto"/>
          </w:divBdr>
        </w:div>
        <w:div w:id="533153706">
          <w:marLeft w:val="480"/>
          <w:marRight w:val="0"/>
          <w:marTop w:val="0"/>
          <w:marBottom w:val="0"/>
          <w:divBdr>
            <w:top w:val="none" w:sz="0" w:space="0" w:color="auto"/>
            <w:left w:val="none" w:sz="0" w:space="0" w:color="auto"/>
            <w:bottom w:val="none" w:sz="0" w:space="0" w:color="auto"/>
            <w:right w:val="none" w:sz="0" w:space="0" w:color="auto"/>
          </w:divBdr>
        </w:div>
      </w:divsChild>
    </w:div>
    <w:div w:id="1606888623">
      <w:bodyDiv w:val="1"/>
      <w:marLeft w:val="0"/>
      <w:marRight w:val="0"/>
      <w:marTop w:val="0"/>
      <w:marBottom w:val="0"/>
      <w:divBdr>
        <w:top w:val="none" w:sz="0" w:space="0" w:color="auto"/>
        <w:left w:val="none" w:sz="0" w:space="0" w:color="auto"/>
        <w:bottom w:val="none" w:sz="0" w:space="0" w:color="auto"/>
        <w:right w:val="none" w:sz="0" w:space="0" w:color="auto"/>
      </w:divBdr>
      <w:divsChild>
        <w:div w:id="15233306">
          <w:marLeft w:val="480"/>
          <w:marRight w:val="0"/>
          <w:marTop w:val="0"/>
          <w:marBottom w:val="0"/>
          <w:divBdr>
            <w:top w:val="none" w:sz="0" w:space="0" w:color="auto"/>
            <w:left w:val="none" w:sz="0" w:space="0" w:color="auto"/>
            <w:bottom w:val="none" w:sz="0" w:space="0" w:color="auto"/>
            <w:right w:val="none" w:sz="0" w:space="0" w:color="auto"/>
          </w:divBdr>
        </w:div>
        <w:div w:id="50930260">
          <w:marLeft w:val="480"/>
          <w:marRight w:val="0"/>
          <w:marTop w:val="0"/>
          <w:marBottom w:val="0"/>
          <w:divBdr>
            <w:top w:val="none" w:sz="0" w:space="0" w:color="auto"/>
            <w:left w:val="none" w:sz="0" w:space="0" w:color="auto"/>
            <w:bottom w:val="none" w:sz="0" w:space="0" w:color="auto"/>
            <w:right w:val="none" w:sz="0" w:space="0" w:color="auto"/>
          </w:divBdr>
        </w:div>
        <w:div w:id="53889715">
          <w:marLeft w:val="480"/>
          <w:marRight w:val="0"/>
          <w:marTop w:val="0"/>
          <w:marBottom w:val="0"/>
          <w:divBdr>
            <w:top w:val="none" w:sz="0" w:space="0" w:color="auto"/>
            <w:left w:val="none" w:sz="0" w:space="0" w:color="auto"/>
            <w:bottom w:val="none" w:sz="0" w:space="0" w:color="auto"/>
            <w:right w:val="none" w:sz="0" w:space="0" w:color="auto"/>
          </w:divBdr>
        </w:div>
        <w:div w:id="211812796">
          <w:marLeft w:val="480"/>
          <w:marRight w:val="0"/>
          <w:marTop w:val="0"/>
          <w:marBottom w:val="0"/>
          <w:divBdr>
            <w:top w:val="none" w:sz="0" w:space="0" w:color="auto"/>
            <w:left w:val="none" w:sz="0" w:space="0" w:color="auto"/>
            <w:bottom w:val="none" w:sz="0" w:space="0" w:color="auto"/>
            <w:right w:val="none" w:sz="0" w:space="0" w:color="auto"/>
          </w:divBdr>
        </w:div>
        <w:div w:id="258409821">
          <w:marLeft w:val="480"/>
          <w:marRight w:val="0"/>
          <w:marTop w:val="0"/>
          <w:marBottom w:val="0"/>
          <w:divBdr>
            <w:top w:val="none" w:sz="0" w:space="0" w:color="auto"/>
            <w:left w:val="none" w:sz="0" w:space="0" w:color="auto"/>
            <w:bottom w:val="none" w:sz="0" w:space="0" w:color="auto"/>
            <w:right w:val="none" w:sz="0" w:space="0" w:color="auto"/>
          </w:divBdr>
        </w:div>
        <w:div w:id="319040234">
          <w:marLeft w:val="480"/>
          <w:marRight w:val="0"/>
          <w:marTop w:val="0"/>
          <w:marBottom w:val="0"/>
          <w:divBdr>
            <w:top w:val="none" w:sz="0" w:space="0" w:color="auto"/>
            <w:left w:val="none" w:sz="0" w:space="0" w:color="auto"/>
            <w:bottom w:val="none" w:sz="0" w:space="0" w:color="auto"/>
            <w:right w:val="none" w:sz="0" w:space="0" w:color="auto"/>
          </w:divBdr>
        </w:div>
        <w:div w:id="393353836">
          <w:marLeft w:val="480"/>
          <w:marRight w:val="0"/>
          <w:marTop w:val="0"/>
          <w:marBottom w:val="0"/>
          <w:divBdr>
            <w:top w:val="none" w:sz="0" w:space="0" w:color="auto"/>
            <w:left w:val="none" w:sz="0" w:space="0" w:color="auto"/>
            <w:bottom w:val="none" w:sz="0" w:space="0" w:color="auto"/>
            <w:right w:val="none" w:sz="0" w:space="0" w:color="auto"/>
          </w:divBdr>
        </w:div>
        <w:div w:id="414397256">
          <w:marLeft w:val="480"/>
          <w:marRight w:val="0"/>
          <w:marTop w:val="0"/>
          <w:marBottom w:val="0"/>
          <w:divBdr>
            <w:top w:val="none" w:sz="0" w:space="0" w:color="auto"/>
            <w:left w:val="none" w:sz="0" w:space="0" w:color="auto"/>
            <w:bottom w:val="none" w:sz="0" w:space="0" w:color="auto"/>
            <w:right w:val="none" w:sz="0" w:space="0" w:color="auto"/>
          </w:divBdr>
        </w:div>
        <w:div w:id="458915176">
          <w:marLeft w:val="480"/>
          <w:marRight w:val="0"/>
          <w:marTop w:val="0"/>
          <w:marBottom w:val="0"/>
          <w:divBdr>
            <w:top w:val="none" w:sz="0" w:space="0" w:color="auto"/>
            <w:left w:val="none" w:sz="0" w:space="0" w:color="auto"/>
            <w:bottom w:val="none" w:sz="0" w:space="0" w:color="auto"/>
            <w:right w:val="none" w:sz="0" w:space="0" w:color="auto"/>
          </w:divBdr>
        </w:div>
        <w:div w:id="520556840">
          <w:marLeft w:val="480"/>
          <w:marRight w:val="0"/>
          <w:marTop w:val="0"/>
          <w:marBottom w:val="0"/>
          <w:divBdr>
            <w:top w:val="none" w:sz="0" w:space="0" w:color="auto"/>
            <w:left w:val="none" w:sz="0" w:space="0" w:color="auto"/>
            <w:bottom w:val="none" w:sz="0" w:space="0" w:color="auto"/>
            <w:right w:val="none" w:sz="0" w:space="0" w:color="auto"/>
          </w:divBdr>
        </w:div>
        <w:div w:id="534856613">
          <w:marLeft w:val="480"/>
          <w:marRight w:val="0"/>
          <w:marTop w:val="0"/>
          <w:marBottom w:val="0"/>
          <w:divBdr>
            <w:top w:val="none" w:sz="0" w:space="0" w:color="auto"/>
            <w:left w:val="none" w:sz="0" w:space="0" w:color="auto"/>
            <w:bottom w:val="none" w:sz="0" w:space="0" w:color="auto"/>
            <w:right w:val="none" w:sz="0" w:space="0" w:color="auto"/>
          </w:divBdr>
        </w:div>
        <w:div w:id="547188864">
          <w:marLeft w:val="480"/>
          <w:marRight w:val="0"/>
          <w:marTop w:val="0"/>
          <w:marBottom w:val="0"/>
          <w:divBdr>
            <w:top w:val="none" w:sz="0" w:space="0" w:color="auto"/>
            <w:left w:val="none" w:sz="0" w:space="0" w:color="auto"/>
            <w:bottom w:val="none" w:sz="0" w:space="0" w:color="auto"/>
            <w:right w:val="none" w:sz="0" w:space="0" w:color="auto"/>
          </w:divBdr>
        </w:div>
        <w:div w:id="609361560">
          <w:marLeft w:val="480"/>
          <w:marRight w:val="0"/>
          <w:marTop w:val="0"/>
          <w:marBottom w:val="0"/>
          <w:divBdr>
            <w:top w:val="none" w:sz="0" w:space="0" w:color="auto"/>
            <w:left w:val="none" w:sz="0" w:space="0" w:color="auto"/>
            <w:bottom w:val="none" w:sz="0" w:space="0" w:color="auto"/>
            <w:right w:val="none" w:sz="0" w:space="0" w:color="auto"/>
          </w:divBdr>
        </w:div>
        <w:div w:id="640622159">
          <w:marLeft w:val="480"/>
          <w:marRight w:val="0"/>
          <w:marTop w:val="0"/>
          <w:marBottom w:val="0"/>
          <w:divBdr>
            <w:top w:val="none" w:sz="0" w:space="0" w:color="auto"/>
            <w:left w:val="none" w:sz="0" w:space="0" w:color="auto"/>
            <w:bottom w:val="none" w:sz="0" w:space="0" w:color="auto"/>
            <w:right w:val="none" w:sz="0" w:space="0" w:color="auto"/>
          </w:divBdr>
        </w:div>
        <w:div w:id="821434818">
          <w:marLeft w:val="480"/>
          <w:marRight w:val="0"/>
          <w:marTop w:val="0"/>
          <w:marBottom w:val="0"/>
          <w:divBdr>
            <w:top w:val="none" w:sz="0" w:space="0" w:color="auto"/>
            <w:left w:val="none" w:sz="0" w:space="0" w:color="auto"/>
            <w:bottom w:val="none" w:sz="0" w:space="0" w:color="auto"/>
            <w:right w:val="none" w:sz="0" w:space="0" w:color="auto"/>
          </w:divBdr>
        </w:div>
        <w:div w:id="837889124">
          <w:marLeft w:val="480"/>
          <w:marRight w:val="0"/>
          <w:marTop w:val="0"/>
          <w:marBottom w:val="0"/>
          <w:divBdr>
            <w:top w:val="none" w:sz="0" w:space="0" w:color="auto"/>
            <w:left w:val="none" w:sz="0" w:space="0" w:color="auto"/>
            <w:bottom w:val="none" w:sz="0" w:space="0" w:color="auto"/>
            <w:right w:val="none" w:sz="0" w:space="0" w:color="auto"/>
          </w:divBdr>
        </w:div>
        <w:div w:id="854655214">
          <w:marLeft w:val="480"/>
          <w:marRight w:val="0"/>
          <w:marTop w:val="0"/>
          <w:marBottom w:val="0"/>
          <w:divBdr>
            <w:top w:val="none" w:sz="0" w:space="0" w:color="auto"/>
            <w:left w:val="none" w:sz="0" w:space="0" w:color="auto"/>
            <w:bottom w:val="none" w:sz="0" w:space="0" w:color="auto"/>
            <w:right w:val="none" w:sz="0" w:space="0" w:color="auto"/>
          </w:divBdr>
        </w:div>
        <w:div w:id="885725097">
          <w:marLeft w:val="480"/>
          <w:marRight w:val="0"/>
          <w:marTop w:val="0"/>
          <w:marBottom w:val="0"/>
          <w:divBdr>
            <w:top w:val="none" w:sz="0" w:space="0" w:color="auto"/>
            <w:left w:val="none" w:sz="0" w:space="0" w:color="auto"/>
            <w:bottom w:val="none" w:sz="0" w:space="0" w:color="auto"/>
            <w:right w:val="none" w:sz="0" w:space="0" w:color="auto"/>
          </w:divBdr>
        </w:div>
        <w:div w:id="889000702">
          <w:marLeft w:val="480"/>
          <w:marRight w:val="0"/>
          <w:marTop w:val="0"/>
          <w:marBottom w:val="0"/>
          <w:divBdr>
            <w:top w:val="none" w:sz="0" w:space="0" w:color="auto"/>
            <w:left w:val="none" w:sz="0" w:space="0" w:color="auto"/>
            <w:bottom w:val="none" w:sz="0" w:space="0" w:color="auto"/>
            <w:right w:val="none" w:sz="0" w:space="0" w:color="auto"/>
          </w:divBdr>
        </w:div>
        <w:div w:id="892083089">
          <w:marLeft w:val="480"/>
          <w:marRight w:val="0"/>
          <w:marTop w:val="0"/>
          <w:marBottom w:val="0"/>
          <w:divBdr>
            <w:top w:val="none" w:sz="0" w:space="0" w:color="auto"/>
            <w:left w:val="none" w:sz="0" w:space="0" w:color="auto"/>
            <w:bottom w:val="none" w:sz="0" w:space="0" w:color="auto"/>
            <w:right w:val="none" w:sz="0" w:space="0" w:color="auto"/>
          </w:divBdr>
        </w:div>
        <w:div w:id="897401316">
          <w:marLeft w:val="480"/>
          <w:marRight w:val="0"/>
          <w:marTop w:val="0"/>
          <w:marBottom w:val="0"/>
          <w:divBdr>
            <w:top w:val="none" w:sz="0" w:space="0" w:color="auto"/>
            <w:left w:val="none" w:sz="0" w:space="0" w:color="auto"/>
            <w:bottom w:val="none" w:sz="0" w:space="0" w:color="auto"/>
            <w:right w:val="none" w:sz="0" w:space="0" w:color="auto"/>
          </w:divBdr>
        </w:div>
        <w:div w:id="909193795">
          <w:marLeft w:val="480"/>
          <w:marRight w:val="0"/>
          <w:marTop w:val="0"/>
          <w:marBottom w:val="0"/>
          <w:divBdr>
            <w:top w:val="none" w:sz="0" w:space="0" w:color="auto"/>
            <w:left w:val="none" w:sz="0" w:space="0" w:color="auto"/>
            <w:bottom w:val="none" w:sz="0" w:space="0" w:color="auto"/>
            <w:right w:val="none" w:sz="0" w:space="0" w:color="auto"/>
          </w:divBdr>
        </w:div>
        <w:div w:id="912472471">
          <w:marLeft w:val="480"/>
          <w:marRight w:val="0"/>
          <w:marTop w:val="0"/>
          <w:marBottom w:val="0"/>
          <w:divBdr>
            <w:top w:val="none" w:sz="0" w:space="0" w:color="auto"/>
            <w:left w:val="none" w:sz="0" w:space="0" w:color="auto"/>
            <w:bottom w:val="none" w:sz="0" w:space="0" w:color="auto"/>
            <w:right w:val="none" w:sz="0" w:space="0" w:color="auto"/>
          </w:divBdr>
        </w:div>
        <w:div w:id="957566902">
          <w:marLeft w:val="480"/>
          <w:marRight w:val="0"/>
          <w:marTop w:val="0"/>
          <w:marBottom w:val="0"/>
          <w:divBdr>
            <w:top w:val="none" w:sz="0" w:space="0" w:color="auto"/>
            <w:left w:val="none" w:sz="0" w:space="0" w:color="auto"/>
            <w:bottom w:val="none" w:sz="0" w:space="0" w:color="auto"/>
            <w:right w:val="none" w:sz="0" w:space="0" w:color="auto"/>
          </w:divBdr>
        </w:div>
        <w:div w:id="981881888">
          <w:marLeft w:val="480"/>
          <w:marRight w:val="0"/>
          <w:marTop w:val="0"/>
          <w:marBottom w:val="0"/>
          <w:divBdr>
            <w:top w:val="none" w:sz="0" w:space="0" w:color="auto"/>
            <w:left w:val="none" w:sz="0" w:space="0" w:color="auto"/>
            <w:bottom w:val="none" w:sz="0" w:space="0" w:color="auto"/>
            <w:right w:val="none" w:sz="0" w:space="0" w:color="auto"/>
          </w:divBdr>
        </w:div>
        <w:div w:id="1027945467">
          <w:marLeft w:val="480"/>
          <w:marRight w:val="0"/>
          <w:marTop w:val="0"/>
          <w:marBottom w:val="0"/>
          <w:divBdr>
            <w:top w:val="none" w:sz="0" w:space="0" w:color="auto"/>
            <w:left w:val="none" w:sz="0" w:space="0" w:color="auto"/>
            <w:bottom w:val="none" w:sz="0" w:space="0" w:color="auto"/>
            <w:right w:val="none" w:sz="0" w:space="0" w:color="auto"/>
          </w:divBdr>
        </w:div>
        <w:div w:id="1073549001">
          <w:marLeft w:val="480"/>
          <w:marRight w:val="0"/>
          <w:marTop w:val="0"/>
          <w:marBottom w:val="0"/>
          <w:divBdr>
            <w:top w:val="none" w:sz="0" w:space="0" w:color="auto"/>
            <w:left w:val="none" w:sz="0" w:space="0" w:color="auto"/>
            <w:bottom w:val="none" w:sz="0" w:space="0" w:color="auto"/>
            <w:right w:val="none" w:sz="0" w:space="0" w:color="auto"/>
          </w:divBdr>
        </w:div>
        <w:div w:id="1081947854">
          <w:marLeft w:val="480"/>
          <w:marRight w:val="0"/>
          <w:marTop w:val="0"/>
          <w:marBottom w:val="0"/>
          <w:divBdr>
            <w:top w:val="none" w:sz="0" w:space="0" w:color="auto"/>
            <w:left w:val="none" w:sz="0" w:space="0" w:color="auto"/>
            <w:bottom w:val="none" w:sz="0" w:space="0" w:color="auto"/>
            <w:right w:val="none" w:sz="0" w:space="0" w:color="auto"/>
          </w:divBdr>
        </w:div>
        <w:div w:id="1116097053">
          <w:marLeft w:val="480"/>
          <w:marRight w:val="0"/>
          <w:marTop w:val="0"/>
          <w:marBottom w:val="0"/>
          <w:divBdr>
            <w:top w:val="none" w:sz="0" w:space="0" w:color="auto"/>
            <w:left w:val="none" w:sz="0" w:space="0" w:color="auto"/>
            <w:bottom w:val="none" w:sz="0" w:space="0" w:color="auto"/>
            <w:right w:val="none" w:sz="0" w:space="0" w:color="auto"/>
          </w:divBdr>
        </w:div>
        <w:div w:id="1135562390">
          <w:marLeft w:val="480"/>
          <w:marRight w:val="0"/>
          <w:marTop w:val="0"/>
          <w:marBottom w:val="0"/>
          <w:divBdr>
            <w:top w:val="none" w:sz="0" w:space="0" w:color="auto"/>
            <w:left w:val="none" w:sz="0" w:space="0" w:color="auto"/>
            <w:bottom w:val="none" w:sz="0" w:space="0" w:color="auto"/>
            <w:right w:val="none" w:sz="0" w:space="0" w:color="auto"/>
          </w:divBdr>
        </w:div>
        <w:div w:id="1181973534">
          <w:marLeft w:val="480"/>
          <w:marRight w:val="0"/>
          <w:marTop w:val="0"/>
          <w:marBottom w:val="0"/>
          <w:divBdr>
            <w:top w:val="none" w:sz="0" w:space="0" w:color="auto"/>
            <w:left w:val="none" w:sz="0" w:space="0" w:color="auto"/>
            <w:bottom w:val="none" w:sz="0" w:space="0" w:color="auto"/>
            <w:right w:val="none" w:sz="0" w:space="0" w:color="auto"/>
          </w:divBdr>
        </w:div>
        <w:div w:id="1246108988">
          <w:marLeft w:val="480"/>
          <w:marRight w:val="0"/>
          <w:marTop w:val="0"/>
          <w:marBottom w:val="0"/>
          <w:divBdr>
            <w:top w:val="none" w:sz="0" w:space="0" w:color="auto"/>
            <w:left w:val="none" w:sz="0" w:space="0" w:color="auto"/>
            <w:bottom w:val="none" w:sz="0" w:space="0" w:color="auto"/>
            <w:right w:val="none" w:sz="0" w:space="0" w:color="auto"/>
          </w:divBdr>
        </w:div>
        <w:div w:id="1258951837">
          <w:marLeft w:val="480"/>
          <w:marRight w:val="0"/>
          <w:marTop w:val="0"/>
          <w:marBottom w:val="0"/>
          <w:divBdr>
            <w:top w:val="none" w:sz="0" w:space="0" w:color="auto"/>
            <w:left w:val="none" w:sz="0" w:space="0" w:color="auto"/>
            <w:bottom w:val="none" w:sz="0" w:space="0" w:color="auto"/>
            <w:right w:val="none" w:sz="0" w:space="0" w:color="auto"/>
          </w:divBdr>
        </w:div>
        <w:div w:id="1261718648">
          <w:marLeft w:val="480"/>
          <w:marRight w:val="0"/>
          <w:marTop w:val="0"/>
          <w:marBottom w:val="0"/>
          <w:divBdr>
            <w:top w:val="none" w:sz="0" w:space="0" w:color="auto"/>
            <w:left w:val="none" w:sz="0" w:space="0" w:color="auto"/>
            <w:bottom w:val="none" w:sz="0" w:space="0" w:color="auto"/>
            <w:right w:val="none" w:sz="0" w:space="0" w:color="auto"/>
          </w:divBdr>
        </w:div>
        <w:div w:id="1287195170">
          <w:marLeft w:val="480"/>
          <w:marRight w:val="0"/>
          <w:marTop w:val="0"/>
          <w:marBottom w:val="0"/>
          <w:divBdr>
            <w:top w:val="none" w:sz="0" w:space="0" w:color="auto"/>
            <w:left w:val="none" w:sz="0" w:space="0" w:color="auto"/>
            <w:bottom w:val="none" w:sz="0" w:space="0" w:color="auto"/>
            <w:right w:val="none" w:sz="0" w:space="0" w:color="auto"/>
          </w:divBdr>
        </w:div>
        <w:div w:id="1327706398">
          <w:marLeft w:val="480"/>
          <w:marRight w:val="0"/>
          <w:marTop w:val="0"/>
          <w:marBottom w:val="0"/>
          <w:divBdr>
            <w:top w:val="none" w:sz="0" w:space="0" w:color="auto"/>
            <w:left w:val="none" w:sz="0" w:space="0" w:color="auto"/>
            <w:bottom w:val="none" w:sz="0" w:space="0" w:color="auto"/>
            <w:right w:val="none" w:sz="0" w:space="0" w:color="auto"/>
          </w:divBdr>
        </w:div>
        <w:div w:id="1347827249">
          <w:marLeft w:val="480"/>
          <w:marRight w:val="0"/>
          <w:marTop w:val="0"/>
          <w:marBottom w:val="0"/>
          <w:divBdr>
            <w:top w:val="none" w:sz="0" w:space="0" w:color="auto"/>
            <w:left w:val="none" w:sz="0" w:space="0" w:color="auto"/>
            <w:bottom w:val="none" w:sz="0" w:space="0" w:color="auto"/>
            <w:right w:val="none" w:sz="0" w:space="0" w:color="auto"/>
          </w:divBdr>
        </w:div>
        <w:div w:id="1353337701">
          <w:marLeft w:val="480"/>
          <w:marRight w:val="0"/>
          <w:marTop w:val="0"/>
          <w:marBottom w:val="0"/>
          <w:divBdr>
            <w:top w:val="none" w:sz="0" w:space="0" w:color="auto"/>
            <w:left w:val="none" w:sz="0" w:space="0" w:color="auto"/>
            <w:bottom w:val="none" w:sz="0" w:space="0" w:color="auto"/>
            <w:right w:val="none" w:sz="0" w:space="0" w:color="auto"/>
          </w:divBdr>
        </w:div>
        <w:div w:id="1441218339">
          <w:marLeft w:val="480"/>
          <w:marRight w:val="0"/>
          <w:marTop w:val="0"/>
          <w:marBottom w:val="0"/>
          <w:divBdr>
            <w:top w:val="none" w:sz="0" w:space="0" w:color="auto"/>
            <w:left w:val="none" w:sz="0" w:space="0" w:color="auto"/>
            <w:bottom w:val="none" w:sz="0" w:space="0" w:color="auto"/>
            <w:right w:val="none" w:sz="0" w:space="0" w:color="auto"/>
          </w:divBdr>
        </w:div>
        <w:div w:id="1445268101">
          <w:marLeft w:val="480"/>
          <w:marRight w:val="0"/>
          <w:marTop w:val="0"/>
          <w:marBottom w:val="0"/>
          <w:divBdr>
            <w:top w:val="none" w:sz="0" w:space="0" w:color="auto"/>
            <w:left w:val="none" w:sz="0" w:space="0" w:color="auto"/>
            <w:bottom w:val="none" w:sz="0" w:space="0" w:color="auto"/>
            <w:right w:val="none" w:sz="0" w:space="0" w:color="auto"/>
          </w:divBdr>
        </w:div>
        <w:div w:id="1446389029">
          <w:marLeft w:val="480"/>
          <w:marRight w:val="0"/>
          <w:marTop w:val="0"/>
          <w:marBottom w:val="0"/>
          <w:divBdr>
            <w:top w:val="none" w:sz="0" w:space="0" w:color="auto"/>
            <w:left w:val="none" w:sz="0" w:space="0" w:color="auto"/>
            <w:bottom w:val="none" w:sz="0" w:space="0" w:color="auto"/>
            <w:right w:val="none" w:sz="0" w:space="0" w:color="auto"/>
          </w:divBdr>
        </w:div>
        <w:div w:id="1449818267">
          <w:marLeft w:val="480"/>
          <w:marRight w:val="0"/>
          <w:marTop w:val="0"/>
          <w:marBottom w:val="0"/>
          <w:divBdr>
            <w:top w:val="none" w:sz="0" w:space="0" w:color="auto"/>
            <w:left w:val="none" w:sz="0" w:space="0" w:color="auto"/>
            <w:bottom w:val="none" w:sz="0" w:space="0" w:color="auto"/>
            <w:right w:val="none" w:sz="0" w:space="0" w:color="auto"/>
          </w:divBdr>
        </w:div>
        <w:div w:id="1586039219">
          <w:marLeft w:val="480"/>
          <w:marRight w:val="0"/>
          <w:marTop w:val="0"/>
          <w:marBottom w:val="0"/>
          <w:divBdr>
            <w:top w:val="none" w:sz="0" w:space="0" w:color="auto"/>
            <w:left w:val="none" w:sz="0" w:space="0" w:color="auto"/>
            <w:bottom w:val="none" w:sz="0" w:space="0" w:color="auto"/>
            <w:right w:val="none" w:sz="0" w:space="0" w:color="auto"/>
          </w:divBdr>
        </w:div>
        <w:div w:id="1597789325">
          <w:marLeft w:val="480"/>
          <w:marRight w:val="0"/>
          <w:marTop w:val="0"/>
          <w:marBottom w:val="0"/>
          <w:divBdr>
            <w:top w:val="none" w:sz="0" w:space="0" w:color="auto"/>
            <w:left w:val="none" w:sz="0" w:space="0" w:color="auto"/>
            <w:bottom w:val="none" w:sz="0" w:space="0" w:color="auto"/>
            <w:right w:val="none" w:sz="0" w:space="0" w:color="auto"/>
          </w:divBdr>
        </w:div>
        <w:div w:id="1616331576">
          <w:marLeft w:val="480"/>
          <w:marRight w:val="0"/>
          <w:marTop w:val="0"/>
          <w:marBottom w:val="0"/>
          <w:divBdr>
            <w:top w:val="none" w:sz="0" w:space="0" w:color="auto"/>
            <w:left w:val="none" w:sz="0" w:space="0" w:color="auto"/>
            <w:bottom w:val="none" w:sz="0" w:space="0" w:color="auto"/>
            <w:right w:val="none" w:sz="0" w:space="0" w:color="auto"/>
          </w:divBdr>
        </w:div>
        <w:div w:id="1620407273">
          <w:marLeft w:val="480"/>
          <w:marRight w:val="0"/>
          <w:marTop w:val="0"/>
          <w:marBottom w:val="0"/>
          <w:divBdr>
            <w:top w:val="none" w:sz="0" w:space="0" w:color="auto"/>
            <w:left w:val="none" w:sz="0" w:space="0" w:color="auto"/>
            <w:bottom w:val="none" w:sz="0" w:space="0" w:color="auto"/>
            <w:right w:val="none" w:sz="0" w:space="0" w:color="auto"/>
          </w:divBdr>
        </w:div>
        <w:div w:id="1681006283">
          <w:marLeft w:val="480"/>
          <w:marRight w:val="0"/>
          <w:marTop w:val="0"/>
          <w:marBottom w:val="0"/>
          <w:divBdr>
            <w:top w:val="none" w:sz="0" w:space="0" w:color="auto"/>
            <w:left w:val="none" w:sz="0" w:space="0" w:color="auto"/>
            <w:bottom w:val="none" w:sz="0" w:space="0" w:color="auto"/>
            <w:right w:val="none" w:sz="0" w:space="0" w:color="auto"/>
          </w:divBdr>
        </w:div>
        <w:div w:id="1687636943">
          <w:marLeft w:val="480"/>
          <w:marRight w:val="0"/>
          <w:marTop w:val="0"/>
          <w:marBottom w:val="0"/>
          <w:divBdr>
            <w:top w:val="none" w:sz="0" w:space="0" w:color="auto"/>
            <w:left w:val="none" w:sz="0" w:space="0" w:color="auto"/>
            <w:bottom w:val="none" w:sz="0" w:space="0" w:color="auto"/>
            <w:right w:val="none" w:sz="0" w:space="0" w:color="auto"/>
          </w:divBdr>
        </w:div>
        <w:div w:id="1721242585">
          <w:marLeft w:val="480"/>
          <w:marRight w:val="0"/>
          <w:marTop w:val="0"/>
          <w:marBottom w:val="0"/>
          <w:divBdr>
            <w:top w:val="none" w:sz="0" w:space="0" w:color="auto"/>
            <w:left w:val="none" w:sz="0" w:space="0" w:color="auto"/>
            <w:bottom w:val="none" w:sz="0" w:space="0" w:color="auto"/>
            <w:right w:val="none" w:sz="0" w:space="0" w:color="auto"/>
          </w:divBdr>
        </w:div>
        <w:div w:id="1726686532">
          <w:marLeft w:val="480"/>
          <w:marRight w:val="0"/>
          <w:marTop w:val="0"/>
          <w:marBottom w:val="0"/>
          <w:divBdr>
            <w:top w:val="none" w:sz="0" w:space="0" w:color="auto"/>
            <w:left w:val="none" w:sz="0" w:space="0" w:color="auto"/>
            <w:bottom w:val="none" w:sz="0" w:space="0" w:color="auto"/>
            <w:right w:val="none" w:sz="0" w:space="0" w:color="auto"/>
          </w:divBdr>
        </w:div>
        <w:div w:id="1763063240">
          <w:marLeft w:val="480"/>
          <w:marRight w:val="0"/>
          <w:marTop w:val="0"/>
          <w:marBottom w:val="0"/>
          <w:divBdr>
            <w:top w:val="none" w:sz="0" w:space="0" w:color="auto"/>
            <w:left w:val="none" w:sz="0" w:space="0" w:color="auto"/>
            <w:bottom w:val="none" w:sz="0" w:space="0" w:color="auto"/>
            <w:right w:val="none" w:sz="0" w:space="0" w:color="auto"/>
          </w:divBdr>
        </w:div>
        <w:div w:id="1771192783">
          <w:marLeft w:val="480"/>
          <w:marRight w:val="0"/>
          <w:marTop w:val="0"/>
          <w:marBottom w:val="0"/>
          <w:divBdr>
            <w:top w:val="none" w:sz="0" w:space="0" w:color="auto"/>
            <w:left w:val="none" w:sz="0" w:space="0" w:color="auto"/>
            <w:bottom w:val="none" w:sz="0" w:space="0" w:color="auto"/>
            <w:right w:val="none" w:sz="0" w:space="0" w:color="auto"/>
          </w:divBdr>
        </w:div>
        <w:div w:id="1927612436">
          <w:marLeft w:val="480"/>
          <w:marRight w:val="0"/>
          <w:marTop w:val="0"/>
          <w:marBottom w:val="0"/>
          <w:divBdr>
            <w:top w:val="none" w:sz="0" w:space="0" w:color="auto"/>
            <w:left w:val="none" w:sz="0" w:space="0" w:color="auto"/>
            <w:bottom w:val="none" w:sz="0" w:space="0" w:color="auto"/>
            <w:right w:val="none" w:sz="0" w:space="0" w:color="auto"/>
          </w:divBdr>
        </w:div>
        <w:div w:id="2033217435">
          <w:marLeft w:val="480"/>
          <w:marRight w:val="0"/>
          <w:marTop w:val="0"/>
          <w:marBottom w:val="0"/>
          <w:divBdr>
            <w:top w:val="none" w:sz="0" w:space="0" w:color="auto"/>
            <w:left w:val="none" w:sz="0" w:space="0" w:color="auto"/>
            <w:bottom w:val="none" w:sz="0" w:space="0" w:color="auto"/>
            <w:right w:val="none" w:sz="0" w:space="0" w:color="auto"/>
          </w:divBdr>
        </w:div>
        <w:div w:id="2070103770">
          <w:marLeft w:val="480"/>
          <w:marRight w:val="0"/>
          <w:marTop w:val="0"/>
          <w:marBottom w:val="0"/>
          <w:divBdr>
            <w:top w:val="none" w:sz="0" w:space="0" w:color="auto"/>
            <w:left w:val="none" w:sz="0" w:space="0" w:color="auto"/>
            <w:bottom w:val="none" w:sz="0" w:space="0" w:color="auto"/>
            <w:right w:val="none" w:sz="0" w:space="0" w:color="auto"/>
          </w:divBdr>
        </w:div>
        <w:div w:id="2080976697">
          <w:marLeft w:val="480"/>
          <w:marRight w:val="0"/>
          <w:marTop w:val="0"/>
          <w:marBottom w:val="0"/>
          <w:divBdr>
            <w:top w:val="none" w:sz="0" w:space="0" w:color="auto"/>
            <w:left w:val="none" w:sz="0" w:space="0" w:color="auto"/>
            <w:bottom w:val="none" w:sz="0" w:space="0" w:color="auto"/>
            <w:right w:val="none" w:sz="0" w:space="0" w:color="auto"/>
          </w:divBdr>
        </w:div>
        <w:div w:id="2102220967">
          <w:marLeft w:val="480"/>
          <w:marRight w:val="0"/>
          <w:marTop w:val="0"/>
          <w:marBottom w:val="0"/>
          <w:divBdr>
            <w:top w:val="none" w:sz="0" w:space="0" w:color="auto"/>
            <w:left w:val="none" w:sz="0" w:space="0" w:color="auto"/>
            <w:bottom w:val="none" w:sz="0" w:space="0" w:color="auto"/>
            <w:right w:val="none" w:sz="0" w:space="0" w:color="auto"/>
          </w:divBdr>
        </w:div>
        <w:div w:id="2103718891">
          <w:marLeft w:val="480"/>
          <w:marRight w:val="0"/>
          <w:marTop w:val="0"/>
          <w:marBottom w:val="0"/>
          <w:divBdr>
            <w:top w:val="none" w:sz="0" w:space="0" w:color="auto"/>
            <w:left w:val="none" w:sz="0" w:space="0" w:color="auto"/>
            <w:bottom w:val="none" w:sz="0" w:space="0" w:color="auto"/>
            <w:right w:val="none" w:sz="0" w:space="0" w:color="auto"/>
          </w:divBdr>
        </w:div>
      </w:divsChild>
    </w:div>
    <w:div w:id="1615865177">
      <w:bodyDiv w:val="1"/>
      <w:marLeft w:val="0"/>
      <w:marRight w:val="0"/>
      <w:marTop w:val="0"/>
      <w:marBottom w:val="0"/>
      <w:divBdr>
        <w:top w:val="none" w:sz="0" w:space="0" w:color="auto"/>
        <w:left w:val="none" w:sz="0" w:space="0" w:color="auto"/>
        <w:bottom w:val="none" w:sz="0" w:space="0" w:color="auto"/>
        <w:right w:val="none" w:sz="0" w:space="0" w:color="auto"/>
      </w:divBdr>
      <w:divsChild>
        <w:div w:id="3628695">
          <w:marLeft w:val="480"/>
          <w:marRight w:val="0"/>
          <w:marTop w:val="0"/>
          <w:marBottom w:val="0"/>
          <w:divBdr>
            <w:top w:val="none" w:sz="0" w:space="0" w:color="auto"/>
            <w:left w:val="none" w:sz="0" w:space="0" w:color="auto"/>
            <w:bottom w:val="none" w:sz="0" w:space="0" w:color="auto"/>
            <w:right w:val="none" w:sz="0" w:space="0" w:color="auto"/>
          </w:divBdr>
        </w:div>
        <w:div w:id="4141317">
          <w:marLeft w:val="480"/>
          <w:marRight w:val="0"/>
          <w:marTop w:val="0"/>
          <w:marBottom w:val="0"/>
          <w:divBdr>
            <w:top w:val="none" w:sz="0" w:space="0" w:color="auto"/>
            <w:left w:val="none" w:sz="0" w:space="0" w:color="auto"/>
            <w:bottom w:val="none" w:sz="0" w:space="0" w:color="auto"/>
            <w:right w:val="none" w:sz="0" w:space="0" w:color="auto"/>
          </w:divBdr>
        </w:div>
        <w:div w:id="110513068">
          <w:marLeft w:val="480"/>
          <w:marRight w:val="0"/>
          <w:marTop w:val="0"/>
          <w:marBottom w:val="0"/>
          <w:divBdr>
            <w:top w:val="none" w:sz="0" w:space="0" w:color="auto"/>
            <w:left w:val="none" w:sz="0" w:space="0" w:color="auto"/>
            <w:bottom w:val="none" w:sz="0" w:space="0" w:color="auto"/>
            <w:right w:val="none" w:sz="0" w:space="0" w:color="auto"/>
          </w:divBdr>
        </w:div>
        <w:div w:id="163127304">
          <w:marLeft w:val="480"/>
          <w:marRight w:val="0"/>
          <w:marTop w:val="0"/>
          <w:marBottom w:val="0"/>
          <w:divBdr>
            <w:top w:val="none" w:sz="0" w:space="0" w:color="auto"/>
            <w:left w:val="none" w:sz="0" w:space="0" w:color="auto"/>
            <w:bottom w:val="none" w:sz="0" w:space="0" w:color="auto"/>
            <w:right w:val="none" w:sz="0" w:space="0" w:color="auto"/>
          </w:divBdr>
        </w:div>
        <w:div w:id="166406749">
          <w:marLeft w:val="480"/>
          <w:marRight w:val="0"/>
          <w:marTop w:val="0"/>
          <w:marBottom w:val="0"/>
          <w:divBdr>
            <w:top w:val="none" w:sz="0" w:space="0" w:color="auto"/>
            <w:left w:val="none" w:sz="0" w:space="0" w:color="auto"/>
            <w:bottom w:val="none" w:sz="0" w:space="0" w:color="auto"/>
            <w:right w:val="none" w:sz="0" w:space="0" w:color="auto"/>
          </w:divBdr>
        </w:div>
        <w:div w:id="201285524">
          <w:marLeft w:val="480"/>
          <w:marRight w:val="0"/>
          <w:marTop w:val="0"/>
          <w:marBottom w:val="0"/>
          <w:divBdr>
            <w:top w:val="none" w:sz="0" w:space="0" w:color="auto"/>
            <w:left w:val="none" w:sz="0" w:space="0" w:color="auto"/>
            <w:bottom w:val="none" w:sz="0" w:space="0" w:color="auto"/>
            <w:right w:val="none" w:sz="0" w:space="0" w:color="auto"/>
          </w:divBdr>
        </w:div>
        <w:div w:id="230510790">
          <w:marLeft w:val="480"/>
          <w:marRight w:val="0"/>
          <w:marTop w:val="0"/>
          <w:marBottom w:val="0"/>
          <w:divBdr>
            <w:top w:val="none" w:sz="0" w:space="0" w:color="auto"/>
            <w:left w:val="none" w:sz="0" w:space="0" w:color="auto"/>
            <w:bottom w:val="none" w:sz="0" w:space="0" w:color="auto"/>
            <w:right w:val="none" w:sz="0" w:space="0" w:color="auto"/>
          </w:divBdr>
        </w:div>
        <w:div w:id="307783901">
          <w:marLeft w:val="480"/>
          <w:marRight w:val="0"/>
          <w:marTop w:val="0"/>
          <w:marBottom w:val="0"/>
          <w:divBdr>
            <w:top w:val="none" w:sz="0" w:space="0" w:color="auto"/>
            <w:left w:val="none" w:sz="0" w:space="0" w:color="auto"/>
            <w:bottom w:val="none" w:sz="0" w:space="0" w:color="auto"/>
            <w:right w:val="none" w:sz="0" w:space="0" w:color="auto"/>
          </w:divBdr>
        </w:div>
        <w:div w:id="323776588">
          <w:marLeft w:val="480"/>
          <w:marRight w:val="0"/>
          <w:marTop w:val="0"/>
          <w:marBottom w:val="0"/>
          <w:divBdr>
            <w:top w:val="none" w:sz="0" w:space="0" w:color="auto"/>
            <w:left w:val="none" w:sz="0" w:space="0" w:color="auto"/>
            <w:bottom w:val="none" w:sz="0" w:space="0" w:color="auto"/>
            <w:right w:val="none" w:sz="0" w:space="0" w:color="auto"/>
          </w:divBdr>
        </w:div>
        <w:div w:id="367994989">
          <w:marLeft w:val="480"/>
          <w:marRight w:val="0"/>
          <w:marTop w:val="0"/>
          <w:marBottom w:val="0"/>
          <w:divBdr>
            <w:top w:val="none" w:sz="0" w:space="0" w:color="auto"/>
            <w:left w:val="none" w:sz="0" w:space="0" w:color="auto"/>
            <w:bottom w:val="none" w:sz="0" w:space="0" w:color="auto"/>
            <w:right w:val="none" w:sz="0" w:space="0" w:color="auto"/>
          </w:divBdr>
        </w:div>
        <w:div w:id="378670352">
          <w:marLeft w:val="480"/>
          <w:marRight w:val="0"/>
          <w:marTop w:val="0"/>
          <w:marBottom w:val="0"/>
          <w:divBdr>
            <w:top w:val="none" w:sz="0" w:space="0" w:color="auto"/>
            <w:left w:val="none" w:sz="0" w:space="0" w:color="auto"/>
            <w:bottom w:val="none" w:sz="0" w:space="0" w:color="auto"/>
            <w:right w:val="none" w:sz="0" w:space="0" w:color="auto"/>
          </w:divBdr>
        </w:div>
        <w:div w:id="390428958">
          <w:marLeft w:val="480"/>
          <w:marRight w:val="0"/>
          <w:marTop w:val="0"/>
          <w:marBottom w:val="0"/>
          <w:divBdr>
            <w:top w:val="none" w:sz="0" w:space="0" w:color="auto"/>
            <w:left w:val="none" w:sz="0" w:space="0" w:color="auto"/>
            <w:bottom w:val="none" w:sz="0" w:space="0" w:color="auto"/>
            <w:right w:val="none" w:sz="0" w:space="0" w:color="auto"/>
          </w:divBdr>
        </w:div>
        <w:div w:id="397555188">
          <w:marLeft w:val="480"/>
          <w:marRight w:val="0"/>
          <w:marTop w:val="0"/>
          <w:marBottom w:val="0"/>
          <w:divBdr>
            <w:top w:val="none" w:sz="0" w:space="0" w:color="auto"/>
            <w:left w:val="none" w:sz="0" w:space="0" w:color="auto"/>
            <w:bottom w:val="none" w:sz="0" w:space="0" w:color="auto"/>
            <w:right w:val="none" w:sz="0" w:space="0" w:color="auto"/>
          </w:divBdr>
        </w:div>
        <w:div w:id="446236149">
          <w:marLeft w:val="480"/>
          <w:marRight w:val="0"/>
          <w:marTop w:val="0"/>
          <w:marBottom w:val="0"/>
          <w:divBdr>
            <w:top w:val="none" w:sz="0" w:space="0" w:color="auto"/>
            <w:left w:val="none" w:sz="0" w:space="0" w:color="auto"/>
            <w:bottom w:val="none" w:sz="0" w:space="0" w:color="auto"/>
            <w:right w:val="none" w:sz="0" w:space="0" w:color="auto"/>
          </w:divBdr>
        </w:div>
        <w:div w:id="523785321">
          <w:marLeft w:val="480"/>
          <w:marRight w:val="0"/>
          <w:marTop w:val="0"/>
          <w:marBottom w:val="0"/>
          <w:divBdr>
            <w:top w:val="none" w:sz="0" w:space="0" w:color="auto"/>
            <w:left w:val="none" w:sz="0" w:space="0" w:color="auto"/>
            <w:bottom w:val="none" w:sz="0" w:space="0" w:color="auto"/>
            <w:right w:val="none" w:sz="0" w:space="0" w:color="auto"/>
          </w:divBdr>
        </w:div>
        <w:div w:id="528757737">
          <w:marLeft w:val="480"/>
          <w:marRight w:val="0"/>
          <w:marTop w:val="0"/>
          <w:marBottom w:val="0"/>
          <w:divBdr>
            <w:top w:val="none" w:sz="0" w:space="0" w:color="auto"/>
            <w:left w:val="none" w:sz="0" w:space="0" w:color="auto"/>
            <w:bottom w:val="none" w:sz="0" w:space="0" w:color="auto"/>
            <w:right w:val="none" w:sz="0" w:space="0" w:color="auto"/>
          </w:divBdr>
        </w:div>
        <w:div w:id="530073845">
          <w:marLeft w:val="480"/>
          <w:marRight w:val="0"/>
          <w:marTop w:val="0"/>
          <w:marBottom w:val="0"/>
          <w:divBdr>
            <w:top w:val="none" w:sz="0" w:space="0" w:color="auto"/>
            <w:left w:val="none" w:sz="0" w:space="0" w:color="auto"/>
            <w:bottom w:val="none" w:sz="0" w:space="0" w:color="auto"/>
            <w:right w:val="none" w:sz="0" w:space="0" w:color="auto"/>
          </w:divBdr>
        </w:div>
        <w:div w:id="553081617">
          <w:marLeft w:val="480"/>
          <w:marRight w:val="0"/>
          <w:marTop w:val="0"/>
          <w:marBottom w:val="0"/>
          <w:divBdr>
            <w:top w:val="none" w:sz="0" w:space="0" w:color="auto"/>
            <w:left w:val="none" w:sz="0" w:space="0" w:color="auto"/>
            <w:bottom w:val="none" w:sz="0" w:space="0" w:color="auto"/>
            <w:right w:val="none" w:sz="0" w:space="0" w:color="auto"/>
          </w:divBdr>
        </w:div>
        <w:div w:id="568424115">
          <w:marLeft w:val="480"/>
          <w:marRight w:val="0"/>
          <w:marTop w:val="0"/>
          <w:marBottom w:val="0"/>
          <w:divBdr>
            <w:top w:val="none" w:sz="0" w:space="0" w:color="auto"/>
            <w:left w:val="none" w:sz="0" w:space="0" w:color="auto"/>
            <w:bottom w:val="none" w:sz="0" w:space="0" w:color="auto"/>
            <w:right w:val="none" w:sz="0" w:space="0" w:color="auto"/>
          </w:divBdr>
        </w:div>
        <w:div w:id="664474971">
          <w:marLeft w:val="480"/>
          <w:marRight w:val="0"/>
          <w:marTop w:val="0"/>
          <w:marBottom w:val="0"/>
          <w:divBdr>
            <w:top w:val="none" w:sz="0" w:space="0" w:color="auto"/>
            <w:left w:val="none" w:sz="0" w:space="0" w:color="auto"/>
            <w:bottom w:val="none" w:sz="0" w:space="0" w:color="auto"/>
            <w:right w:val="none" w:sz="0" w:space="0" w:color="auto"/>
          </w:divBdr>
        </w:div>
        <w:div w:id="699400396">
          <w:marLeft w:val="480"/>
          <w:marRight w:val="0"/>
          <w:marTop w:val="0"/>
          <w:marBottom w:val="0"/>
          <w:divBdr>
            <w:top w:val="none" w:sz="0" w:space="0" w:color="auto"/>
            <w:left w:val="none" w:sz="0" w:space="0" w:color="auto"/>
            <w:bottom w:val="none" w:sz="0" w:space="0" w:color="auto"/>
            <w:right w:val="none" w:sz="0" w:space="0" w:color="auto"/>
          </w:divBdr>
        </w:div>
        <w:div w:id="702637019">
          <w:marLeft w:val="480"/>
          <w:marRight w:val="0"/>
          <w:marTop w:val="0"/>
          <w:marBottom w:val="0"/>
          <w:divBdr>
            <w:top w:val="none" w:sz="0" w:space="0" w:color="auto"/>
            <w:left w:val="none" w:sz="0" w:space="0" w:color="auto"/>
            <w:bottom w:val="none" w:sz="0" w:space="0" w:color="auto"/>
            <w:right w:val="none" w:sz="0" w:space="0" w:color="auto"/>
          </w:divBdr>
        </w:div>
        <w:div w:id="782529500">
          <w:marLeft w:val="480"/>
          <w:marRight w:val="0"/>
          <w:marTop w:val="0"/>
          <w:marBottom w:val="0"/>
          <w:divBdr>
            <w:top w:val="none" w:sz="0" w:space="0" w:color="auto"/>
            <w:left w:val="none" w:sz="0" w:space="0" w:color="auto"/>
            <w:bottom w:val="none" w:sz="0" w:space="0" w:color="auto"/>
            <w:right w:val="none" w:sz="0" w:space="0" w:color="auto"/>
          </w:divBdr>
        </w:div>
        <w:div w:id="818807049">
          <w:marLeft w:val="480"/>
          <w:marRight w:val="0"/>
          <w:marTop w:val="0"/>
          <w:marBottom w:val="0"/>
          <w:divBdr>
            <w:top w:val="none" w:sz="0" w:space="0" w:color="auto"/>
            <w:left w:val="none" w:sz="0" w:space="0" w:color="auto"/>
            <w:bottom w:val="none" w:sz="0" w:space="0" w:color="auto"/>
            <w:right w:val="none" w:sz="0" w:space="0" w:color="auto"/>
          </w:divBdr>
        </w:div>
        <w:div w:id="848982864">
          <w:marLeft w:val="480"/>
          <w:marRight w:val="0"/>
          <w:marTop w:val="0"/>
          <w:marBottom w:val="0"/>
          <w:divBdr>
            <w:top w:val="none" w:sz="0" w:space="0" w:color="auto"/>
            <w:left w:val="none" w:sz="0" w:space="0" w:color="auto"/>
            <w:bottom w:val="none" w:sz="0" w:space="0" w:color="auto"/>
            <w:right w:val="none" w:sz="0" w:space="0" w:color="auto"/>
          </w:divBdr>
        </w:div>
        <w:div w:id="870150739">
          <w:marLeft w:val="480"/>
          <w:marRight w:val="0"/>
          <w:marTop w:val="0"/>
          <w:marBottom w:val="0"/>
          <w:divBdr>
            <w:top w:val="none" w:sz="0" w:space="0" w:color="auto"/>
            <w:left w:val="none" w:sz="0" w:space="0" w:color="auto"/>
            <w:bottom w:val="none" w:sz="0" w:space="0" w:color="auto"/>
            <w:right w:val="none" w:sz="0" w:space="0" w:color="auto"/>
          </w:divBdr>
        </w:div>
        <w:div w:id="892231244">
          <w:marLeft w:val="480"/>
          <w:marRight w:val="0"/>
          <w:marTop w:val="0"/>
          <w:marBottom w:val="0"/>
          <w:divBdr>
            <w:top w:val="none" w:sz="0" w:space="0" w:color="auto"/>
            <w:left w:val="none" w:sz="0" w:space="0" w:color="auto"/>
            <w:bottom w:val="none" w:sz="0" w:space="0" w:color="auto"/>
            <w:right w:val="none" w:sz="0" w:space="0" w:color="auto"/>
          </w:divBdr>
        </w:div>
        <w:div w:id="1119952563">
          <w:marLeft w:val="480"/>
          <w:marRight w:val="0"/>
          <w:marTop w:val="0"/>
          <w:marBottom w:val="0"/>
          <w:divBdr>
            <w:top w:val="none" w:sz="0" w:space="0" w:color="auto"/>
            <w:left w:val="none" w:sz="0" w:space="0" w:color="auto"/>
            <w:bottom w:val="none" w:sz="0" w:space="0" w:color="auto"/>
            <w:right w:val="none" w:sz="0" w:space="0" w:color="auto"/>
          </w:divBdr>
        </w:div>
        <w:div w:id="1174035713">
          <w:marLeft w:val="480"/>
          <w:marRight w:val="0"/>
          <w:marTop w:val="0"/>
          <w:marBottom w:val="0"/>
          <w:divBdr>
            <w:top w:val="none" w:sz="0" w:space="0" w:color="auto"/>
            <w:left w:val="none" w:sz="0" w:space="0" w:color="auto"/>
            <w:bottom w:val="none" w:sz="0" w:space="0" w:color="auto"/>
            <w:right w:val="none" w:sz="0" w:space="0" w:color="auto"/>
          </w:divBdr>
        </w:div>
        <w:div w:id="1183591257">
          <w:marLeft w:val="480"/>
          <w:marRight w:val="0"/>
          <w:marTop w:val="0"/>
          <w:marBottom w:val="0"/>
          <w:divBdr>
            <w:top w:val="none" w:sz="0" w:space="0" w:color="auto"/>
            <w:left w:val="none" w:sz="0" w:space="0" w:color="auto"/>
            <w:bottom w:val="none" w:sz="0" w:space="0" w:color="auto"/>
            <w:right w:val="none" w:sz="0" w:space="0" w:color="auto"/>
          </w:divBdr>
        </w:div>
        <w:div w:id="1209301947">
          <w:marLeft w:val="480"/>
          <w:marRight w:val="0"/>
          <w:marTop w:val="0"/>
          <w:marBottom w:val="0"/>
          <w:divBdr>
            <w:top w:val="none" w:sz="0" w:space="0" w:color="auto"/>
            <w:left w:val="none" w:sz="0" w:space="0" w:color="auto"/>
            <w:bottom w:val="none" w:sz="0" w:space="0" w:color="auto"/>
            <w:right w:val="none" w:sz="0" w:space="0" w:color="auto"/>
          </w:divBdr>
        </w:div>
        <w:div w:id="1253516078">
          <w:marLeft w:val="480"/>
          <w:marRight w:val="0"/>
          <w:marTop w:val="0"/>
          <w:marBottom w:val="0"/>
          <w:divBdr>
            <w:top w:val="none" w:sz="0" w:space="0" w:color="auto"/>
            <w:left w:val="none" w:sz="0" w:space="0" w:color="auto"/>
            <w:bottom w:val="none" w:sz="0" w:space="0" w:color="auto"/>
            <w:right w:val="none" w:sz="0" w:space="0" w:color="auto"/>
          </w:divBdr>
        </w:div>
        <w:div w:id="1254051325">
          <w:marLeft w:val="480"/>
          <w:marRight w:val="0"/>
          <w:marTop w:val="0"/>
          <w:marBottom w:val="0"/>
          <w:divBdr>
            <w:top w:val="none" w:sz="0" w:space="0" w:color="auto"/>
            <w:left w:val="none" w:sz="0" w:space="0" w:color="auto"/>
            <w:bottom w:val="none" w:sz="0" w:space="0" w:color="auto"/>
            <w:right w:val="none" w:sz="0" w:space="0" w:color="auto"/>
          </w:divBdr>
        </w:div>
        <w:div w:id="1264071363">
          <w:marLeft w:val="480"/>
          <w:marRight w:val="0"/>
          <w:marTop w:val="0"/>
          <w:marBottom w:val="0"/>
          <w:divBdr>
            <w:top w:val="none" w:sz="0" w:space="0" w:color="auto"/>
            <w:left w:val="none" w:sz="0" w:space="0" w:color="auto"/>
            <w:bottom w:val="none" w:sz="0" w:space="0" w:color="auto"/>
            <w:right w:val="none" w:sz="0" w:space="0" w:color="auto"/>
          </w:divBdr>
        </w:div>
        <w:div w:id="1310749617">
          <w:marLeft w:val="480"/>
          <w:marRight w:val="0"/>
          <w:marTop w:val="0"/>
          <w:marBottom w:val="0"/>
          <w:divBdr>
            <w:top w:val="none" w:sz="0" w:space="0" w:color="auto"/>
            <w:left w:val="none" w:sz="0" w:space="0" w:color="auto"/>
            <w:bottom w:val="none" w:sz="0" w:space="0" w:color="auto"/>
            <w:right w:val="none" w:sz="0" w:space="0" w:color="auto"/>
          </w:divBdr>
        </w:div>
        <w:div w:id="1320302685">
          <w:marLeft w:val="480"/>
          <w:marRight w:val="0"/>
          <w:marTop w:val="0"/>
          <w:marBottom w:val="0"/>
          <w:divBdr>
            <w:top w:val="none" w:sz="0" w:space="0" w:color="auto"/>
            <w:left w:val="none" w:sz="0" w:space="0" w:color="auto"/>
            <w:bottom w:val="none" w:sz="0" w:space="0" w:color="auto"/>
            <w:right w:val="none" w:sz="0" w:space="0" w:color="auto"/>
          </w:divBdr>
        </w:div>
        <w:div w:id="1325401941">
          <w:marLeft w:val="480"/>
          <w:marRight w:val="0"/>
          <w:marTop w:val="0"/>
          <w:marBottom w:val="0"/>
          <w:divBdr>
            <w:top w:val="none" w:sz="0" w:space="0" w:color="auto"/>
            <w:left w:val="none" w:sz="0" w:space="0" w:color="auto"/>
            <w:bottom w:val="none" w:sz="0" w:space="0" w:color="auto"/>
            <w:right w:val="none" w:sz="0" w:space="0" w:color="auto"/>
          </w:divBdr>
        </w:div>
        <w:div w:id="1343358797">
          <w:marLeft w:val="480"/>
          <w:marRight w:val="0"/>
          <w:marTop w:val="0"/>
          <w:marBottom w:val="0"/>
          <w:divBdr>
            <w:top w:val="none" w:sz="0" w:space="0" w:color="auto"/>
            <w:left w:val="none" w:sz="0" w:space="0" w:color="auto"/>
            <w:bottom w:val="none" w:sz="0" w:space="0" w:color="auto"/>
            <w:right w:val="none" w:sz="0" w:space="0" w:color="auto"/>
          </w:divBdr>
        </w:div>
        <w:div w:id="1356233398">
          <w:marLeft w:val="480"/>
          <w:marRight w:val="0"/>
          <w:marTop w:val="0"/>
          <w:marBottom w:val="0"/>
          <w:divBdr>
            <w:top w:val="none" w:sz="0" w:space="0" w:color="auto"/>
            <w:left w:val="none" w:sz="0" w:space="0" w:color="auto"/>
            <w:bottom w:val="none" w:sz="0" w:space="0" w:color="auto"/>
            <w:right w:val="none" w:sz="0" w:space="0" w:color="auto"/>
          </w:divBdr>
        </w:div>
        <w:div w:id="1366372626">
          <w:marLeft w:val="480"/>
          <w:marRight w:val="0"/>
          <w:marTop w:val="0"/>
          <w:marBottom w:val="0"/>
          <w:divBdr>
            <w:top w:val="none" w:sz="0" w:space="0" w:color="auto"/>
            <w:left w:val="none" w:sz="0" w:space="0" w:color="auto"/>
            <w:bottom w:val="none" w:sz="0" w:space="0" w:color="auto"/>
            <w:right w:val="none" w:sz="0" w:space="0" w:color="auto"/>
          </w:divBdr>
        </w:div>
        <w:div w:id="1373921505">
          <w:marLeft w:val="480"/>
          <w:marRight w:val="0"/>
          <w:marTop w:val="0"/>
          <w:marBottom w:val="0"/>
          <w:divBdr>
            <w:top w:val="none" w:sz="0" w:space="0" w:color="auto"/>
            <w:left w:val="none" w:sz="0" w:space="0" w:color="auto"/>
            <w:bottom w:val="none" w:sz="0" w:space="0" w:color="auto"/>
            <w:right w:val="none" w:sz="0" w:space="0" w:color="auto"/>
          </w:divBdr>
        </w:div>
        <w:div w:id="1456555872">
          <w:marLeft w:val="480"/>
          <w:marRight w:val="0"/>
          <w:marTop w:val="0"/>
          <w:marBottom w:val="0"/>
          <w:divBdr>
            <w:top w:val="none" w:sz="0" w:space="0" w:color="auto"/>
            <w:left w:val="none" w:sz="0" w:space="0" w:color="auto"/>
            <w:bottom w:val="none" w:sz="0" w:space="0" w:color="auto"/>
            <w:right w:val="none" w:sz="0" w:space="0" w:color="auto"/>
          </w:divBdr>
        </w:div>
        <w:div w:id="1473785803">
          <w:marLeft w:val="480"/>
          <w:marRight w:val="0"/>
          <w:marTop w:val="0"/>
          <w:marBottom w:val="0"/>
          <w:divBdr>
            <w:top w:val="none" w:sz="0" w:space="0" w:color="auto"/>
            <w:left w:val="none" w:sz="0" w:space="0" w:color="auto"/>
            <w:bottom w:val="none" w:sz="0" w:space="0" w:color="auto"/>
            <w:right w:val="none" w:sz="0" w:space="0" w:color="auto"/>
          </w:divBdr>
        </w:div>
        <w:div w:id="1487159974">
          <w:marLeft w:val="480"/>
          <w:marRight w:val="0"/>
          <w:marTop w:val="0"/>
          <w:marBottom w:val="0"/>
          <w:divBdr>
            <w:top w:val="none" w:sz="0" w:space="0" w:color="auto"/>
            <w:left w:val="none" w:sz="0" w:space="0" w:color="auto"/>
            <w:bottom w:val="none" w:sz="0" w:space="0" w:color="auto"/>
            <w:right w:val="none" w:sz="0" w:space="0" w:color="auto"/>
          </w:divBdr>
        </w:div>
        <w:div w:id="1512447882">
          <w:marLeft w:val="480"/>
          <w:marRight w:val="0"/>
          <w:marTop w:val="0"/>
          <w:marBottom w:val="0"/>
          <w:divBdr>
            <w:top w:val="none" w:sz="0" w:space="0" w:color="auto"/>
            <w:left w:val="none" w:sz="0" w:space="0" w:color="auto"/>
            <w:bottom w:val="none" w:sz="0" w:space="0" w:color="auto"/>
            <w:right w:val="none" w:sz="0" w:space="0" w:color="auto"/>
          </w:divBdr>
        </w:div>
        <w:div w:id="1528829105">
          <w:marLeft w:val="480"/>
          <w:marRight w:val="0"/>
          <w:marTop w:val="0"/>
          <w:marBottom w:val="0"/>
          <w:divBdr>
            <w:top w:val="none" w:sz="0" w:space="0" w:color="auto"/>
            <w:left w:val="none" w:sz="0" w:space="0" w:color="auto"/>
            <w:bottom w:val="none" w:sz="0" w:space="0" w:color="auto"/>
            <w:right w:val="none" w:sz="0" w:space="0" w:color="auto"/>
          </w:divBdr>
        </w:div>
        <w:div w:id="1543400065">
          <w:marLeft w:val="480"/>
          <w:marRight w:val="0"/>
          <w:marTop w:val="0"/>
          <w:marBottom w:val="0"/>
          <w:divBdr>
            <w:top w:val="none" w:sz="0" w:space="0" w:color="auto"/>
            <w:left w:val="none" w:sz="0" w:space="0" w:color="auto"/>
            <w:bottom w:val="none" w:sz="0" w:space="0" w:color="auto"/>
            <w:right w:val="none" w:sz="0" w:space="0" w:color="auto"/>
          </w:divBdr>
        </w:div>
        <w:div w:id="1561356012">
          <w:marLeft w:val="480"/>
          <w:marRight w:val="0"/>
          <w:marTop w:val="0"/>
          <w:marBottom w:val="0"/>
          <w:divBdr>
            <w:top w:val="none" w:sz="0" w:space="0" w:color="auto"/>
            <w:left w:val="none" w:sz="0" w:space="0" w:color="auto"/>
            <w:bottom w:val="none" w:sz="0" w:space="0" w:color="auto"/>
            <w:right w:val="none" w:sz="0" w:space="0" w:color="auto"/>
          </w:divBdr>
        </w:div>
        <w:div w:id="1594050189">
          <w:marLeft w:val="480"/>
          <w:marRight w:val="0"/>
          <w:marTop w:val="0"/>
          <w:marBottom w:val="0"/>
          <w:divBdr>
            <w:top w:val="none" w:sz="0" w:space="0" w:color="auto"/>
            <w:left w:val="none" w:sz="0" w:space="0" w:color="auto"/>
            <w:bottom w:val="none" w:sz="0" w:space="0" w:color="auto"/>
            <w:right w:val="none" w:sz="0" w:space="0" w:color="auto"/>
          </w:divBdr>
        </w:div>
        <w:div w:id="1596282712">
          <w:marLeft w:val="480"/>
          <w:marRight w:val="0"/>
          <w:marTop w:val="0"/>
          <w:marBottom w:val="0"/>
          <w:divBdr>
            <w:top w:val="none" w:sz="0" w:space="0" w:color="auto"/>
            <w:left w:val="none" w:sz="0" w:space="0" w:color="auto"/>
            <w:bottom w:val="none" w:sz="0" w:space="0" w:color="auto"/>
            <w:right w:val="none" w:sz="0" w:space="0" w:color="auto"/>
          </w:divBdr>
        </w:div>
        <w:div w:id="1622147821">
          <w:marLeft w:val="480"/>
          <w:marRight w:val="0"/>
          <w:marTop w:val="0"/>
          <w:marBottom w:val="0"/>
          <w:divBdr>
            <w:top w:val="none" w:sz="0" w:space="0" w:color="auto"/>
            <w:left w:val="none" w:sz="0" w:space="0" w:color="auto"/>
            <w:bottom w:val="none" w:sz="0" w:space="0" w:color="auto"/>
            <w:right w:val="none" w:sz="0" w:space="0" w:color="auto"/>
          </w:divBdr>
        </w:div>
        <w:div w:id="1627806877">
          <w:marLeft w:val="480"/>
          <w:marRight w:val="0"/>
          <w:marTop w:val="0"/>
          <w:marBottom w:val="0"/>
          <w:divBdr>
            <w:top w:val="none" w:sz="0" w:space="0" w:color="auto"/>
            <w:left w:val="none" w:sz="0" w:space="0" w:color="auto"/>
            <w:bottom w:val="none" w:sz="0" w:space="0" w:color="auto"/>
            <w:right w:val="none" w:sz="0" w:space="0" w:color="auto"/>
          </w:divBdr>
        </w:div>
        <w:div w:id="1677339297">
          <w:marLeft w:val="480"/>
          <w:marRight w:val="0"/>
          <w:marTop w:val="0"/>
          <w:marBottom w:val="0"/>
          <w:divBdr>
            <w:top w:val="none" w:sz="0" w:space="0" w:color="auto"/>
            <w:left w:val="none" w:sz="0" w:space="0" w:color="auto"/>
            <w:bottom w:val="none" w:sz="0" w:space="0" w:color="auto"/>
            <w:right w:val="none" w:sz="0" w:space="0" w:color="auto"/>
          </w:divBdr>
        </w:div>
        <w:div w:id="1709260571">
          <w:marLeft w:val="480"/>
          <w:marRight w:val="0"/>
          <w:marTop w:val="0"/>
          <w:marBottom w:val="0"/>
          <w:divBdr>
            <w:top w:val="none" w:sz="0" w:space="0" w:color="auto"/>
            <w:left w:val="none" w:sz="0" w:space="0" w:color="auto"/>
            <w:bottom w:val="none" w:sz="0" w:space="0" w:color="auto"/>
            <w:right w:val="none" w:sz="0" w:space="0" w:color="auto"/>
          </w:divBdr>
        </w:div>
        <w:div w:id="1754426995">
          <w:marLeft w:val="480"/>
          <w:marRight w:val="0"/>
          <w:marTop w:val="0"/>
          <w:marBottom w:val="0"/>
          <w:divBdr>
            <w:top w:val="none" w:sz="0" w:space="0" w:color="auto"/>
            <w:left w:val="none" w:sz="0" w:space="0" w:color="auto"/>
            <w:bottom w:val="none" w:sz="0" w:space="0" w:color="auto"/>
            <w:right w:val="none" w:sz="0" w:space="0" w:color="auto"/>
          </w:divBdr>
        </w:div>
        <w:div w:id="1813060209">
          <w:marLeft w:val="480"/>
          <w:marRight w:val="0"/>
          <w:marTop w:val="0"/>
          <w:marBottom w:val="0"/>
          <w:divBdr>
            <w:top w:val="none" w:sz="0" w:space="0" w:color="auto"/>
            <w:left w:val="none" w:sz="0" w:space="0" w:color="auto"/>
            <w:bottom w:val="none" w:sz="0" w:space="0" w:color="auto"/>
            <w:right w:val="none" w:sz="0" w:space="0" w:color="auto"/>
          </w:divBdr>
        </w:div>
        <w:div w:id="1820226282">
          <w:marLeft w:val="480"/>
          <w:marRight w:val="0"/>
          <w:marTop w:val="0"/>
          <w:marBottom w:val="0"/>
          <w:divBdr>
            <w:top w:val="none" w:sz="0" w:space="0" w:color="auto"/>
            <w:left w:val="none" w:sz="0" w:space="0" w:color="auto"/>
            <w:bottom w:val="none" w:sz="0" w:space="0" w:color="auto"/>
            <w:right w:val="none" w:sz="0" w:space="0" w:color="auto"/>
          </w:divBdr>
        </w:div>
        <w:div w:id="1846287489">
          <w:marLeft w:val="480"/>
          <w:marRight w:val="0"/>
          <w:marTop w:val="0"/>
          <w:marBottom w:val="0"/>
          <w:divBdr>
            <w:top w:val="none" w:sz="0" w:space="0" w:color="auto"/>
            <w:left w:val="none" w:sz="0" w:space="0" w:color="auto"/>
            <w:bottom w:val="none" w:sz="0" w:space="0" w:color="auto"/>
            <w:right w:val="none" w:sz="0" w:space="0" w:color="auto"/>
          </w:divBdr>
        </w:div>
        <w:div w:id="1861239828">
          <w:marLeft w:val="480"/>
          <w:marRight w:val="0"/>
          <w:marTop w:val="0"/>
          <w:marBottom w:val="0"/>
          <w:divBdr>
            <w:top w:val="none" w:sz="0" w:space="0" w:color="auto"/>
            <w:left w:val="none" w:sz="0" w:space="0" w:color="auto"/>
            <w:bottom w:val="none" w:sz="0" w:space="0" w:color="auto"/>
            <w:right w:val="none" w:sz="0" w:space="0" w:color="auto"/>
          </w:divBdr>
        </w:div>
        <w:div w:id="1886016069">
          <w:marLeft w:val="480"/>
          <w:marRight w:val="0"/>
          <w:marTop w:val="0"/>
          <w:marBottom w:val="0"/>
          <w:divBdr>
            <w:top w:val="none" w:sz="0" w:space="0" w:color="auto"/>
            <w:left w:val="none" w:sz="0" w:space="0" w:color="auto"/>
            <w:bottom w:val="none" w:sz="0" w:space="0" w:color="auto"/>
            <w:right w:val="none" w:sz="0" w:space="0" w:color="auto"/>
          </w:divBdr>
        </w:div>
        <w:div w:id="1981306235">
          <w:marLeft w:val="480"/>
          <w:marRight w:val="0"/>
          <w:marTop w:val="0"/>
          <w:marBottom w:val="0"/>
          <w:divBdr>
            <w:top w:val="none" w:sz="0" w:space="0" w:color="auto"/>
            <w:left w:val="none" w:sz="0" w:space="0" w:color="auto"/>
            <w:bottom w:val="none" w:sz="0" w:space="0" w:color="auto"/>
            <w:right w:val="none" w:sz="0" w:space="0" w:color="auto"/>
          </w:divBdr>
        </w:div>
        <w:div w:id="1986158108">
          <w:marLeft w:val="480"/>
          <w:marRight w:val="0"/>
          <w:marTop w:val="0"/>
          <w:marBottom w:val="0"/>
          <w:divBdr>
            <w:top w:val="none" w:sz="0" w:space="0" w:color="auto"/>
            <w:left w:val="none" w:sz="0" w:space="0" w:color="auto"/>
            <w:bottom w:val="none" w:sz="0" w:space="0" w:color="auto"/>
            <w:right w:val="none" w:sz="0" w:space="0" w:color="auto"/>
          </w:divBdr>
        </w:div>
        <w:div w:id="2003926305">
          <w:marLeft w:val="480"/>
          <w:marRight w:val="0"/>
          <w:marTop w:val="0"/>
          <w:marBottom w:val="0"/>
          <w:divBdr>
            <w:top w:val="none" w:sz="0" w:space="0" w:color="auto"/>
            <w:left w:val="none" w:sz="0" w:space="0" w:color="auto"/>
            <w:bottom w:val="none" w:sz="0" w:space="0" w:color="auto"/>
            <w:right w:val="none" w:sz="0" w:space="0" w:color="auto"/>
          </w:divBdr>
        </w:div>
        <w:div w:id="2058048338">
          <w:marLeft w:val="480"/>
          <w:marRight w:val="0"/>
          <w:marTop w:val="0"/>
          <w:marBottom w:val="0"/>
          <w:divBdr>
            <w:top w:val="none" w:sz="0" w:space="0" w:color="auto"/>
            <w:left w:val="none" w:sz="0" w:space="0" w:color="auto"/>
            <w:bottom w:val="none" w:sz="0" w:space="0" w:color="auto"/>
            <w:right w:val="none" w:sz="0" w:space="0" w:color="auto"/>
          </w:divBdr>
        </w:div>
        <w:div w:id="2101094601">
          <w:marLeft w:val="480"/>
          <w:marRight w:val="0"/>
          <w:marTop w:val="0"/>
          <w:marBottom w:val="0"/>
          <w:divBdr>
            <w:top w:val="none" w:sz="0" w:space="0" w:color="auto"/>
            <w:left w:val="none" w:sz="0" w:space="0" w:color="auto"/>
            <w:bottom w:val="none" w:sz="0" w:space="0" w:color="auto"/>
            <w:right w:val="none" w:sz="0" w:space="0" w:color="auto"/>
          </w:divBdr>
        </w:div>
        <w:div w:id="2103255467">
          <w:marLeft w:val="480"/>
          <w:marRight w:val="0"/>
          <w:marTop w:val="0"/>
          <w:marBottom w:val="0"/>
          <w:divBdr>
            <w:top w:val="none" w:sz="0" w:space="0" w:color="auto"/>
            <w:left w:val="none" w:sz="0" w:space="0" w:color="auto"/>
            <w:bottom w:val="none" w:sz="0" w:space="0" w:color="auto"/>
            <w:right w:val="none" w:sz="0" w:space="0" w:color="auto"/>
          </w:divBdr>
        </w:div>
        <w:div w:id="2122532674">
          <w:marLeft w:val="480"/>
          <w:marRight w:val="0"/>
          <w:marTop w:val="0"/>
          <w:marBottom w:val="0"/>
          <w:divBdr>
            <w:top w:val="none" w:sz="0" w:space="0" w:color="auto"/>
            <w:left w:val="none" w:sz="0" w:space="0" w:color="auto"/>
            <w:bottom w:val="none" w:sz="0" w:space="0" w:color="auto"/>
            <w:right w:val="none" w:sz="0" w:space="0" w:color="auto"/>
          </w:divBdr>
        </w:div>
      </w:divsChild>
    </w:div>
    <w:div w:id="1617904161">
      <w:bodyDiv w:val="1"/>
      <w:marLeft w:val="0"/>
      <w:marRight w:val="0"/>
      <w:marTop w:val="0"/>
      <w:marBottom w:val="0"/>
      <w:divBdr>
        <w:top w:val="none" w:sz="0" w:space="0" w:color="auto"/>
        <w:left w:val="none" w:sz="0" w:space="0" w:color="auto"/>
        <w:bottom w:val="none" w:sz="0" w:space="0" w:color="auto"/>
        <w:right w:val="none" w:sz="0" w:space="0" w:color="auto"/>
      </w:divBdr>
      <w:divsChild>
        <w:div w:id="1281304708">
          <w:marLeft w:val="480"/>
          <w:marRight w:val="0"/>
          <w:marTop w:val="0"/>
          <w:marBottom w:val="0"/>
          <w:divBdr>
            <w:top w:val="none" w:sz="0" w:space="0" w:color="auto"/>
            <w:left w:val="none" w:sz="0" w:space="0" w:color="auto"/>
            <w:bottom w:val="none" w:sz="0" w:space="0" w:color="auto"/>
            <w:right w:val="none" w:sz="0" w:space="0" w:color="auto"/>
          </w:divBdr>
        </w:div>
        <w:div w:id="1547715106">
          <w:marLeft w:val="480"/>
          <w:marRight w:val="0"/>
          <w:marTop w:val="0"/>
          <w:marBottom w:val="0"/>
          <w:divBdr>
            <w:top w:val="none" w:sz="0" w:space="0" w:color="auto"/>
            <w:left w:val="none" w:sz="0" w:space="0" w:color="auto"/>
            <w:bottom w:val="none" w:sz="0" w:space="0" w:color="auto"/>
            <w:right w:val="none" w:sz="0" w:space="0" w:color="auto"/>
          </w:divBdr>
        </w:div>
        <w:div w:id="735980013">
          <w:marLeft w:val="480"/>
          <w:marRight w:val="0"/>
          <w:marTop w:val="0"/>
          <w:marBottom w:val="0"/>
          <w:divBdr>
            <w:top w:val="none" w:sz="0" w:space="0" w:color="auto"/>
            <w:left w:val="none" w:sz="0" w:space="0" w:color="auto"/>
            <w:bottom w:val="none" w:sz="0" w:space="0" w:color="auto"/>
            <w:right w:val="none" w:sz="0" w:space="0" w:color="auto"/>
          </w:divBdr>
        </w:div>
        <w:div w:id="1965574037">
          <w:marLeft w:val="480"/>
          <w:marRight w:val="0"/>
          <w:marTop w:val="0"/>
          <w:marBottom w:val="0"/>
          <w:divBdr>
            <w:top w:val="none" w:sz="0" w:space="0" w:color="auto"/>
            <w:left w:val="none" w:sz="0" w:space="0" w:color="auto"/>
            <w:bottom w:val="none" w:sz="0" w:space="0" w:color="auto"/>
            <w:right w:val="none" w:sz="0" w:space="0" w:color="auto"/>
          </w:divBdr>
        </w:div>
        <w:div w:id="1190530955">
          <w:marLeft w:val="480"/>
          <w:marRight w:val="0"/>
          <w:marTop w:val="0"/>
          <w:marBottom w:val="0"/>
          <w:divBdr>
            <w:top w:val="none" w:sz="0" w:space="0" w:color="auto"/>
            <w:left w:val="none" w:sz="0" w:space="0" w:color="auto"/>
            <w:bottom w:val="none" w:sz="0" w:space="0" w:color="auto"/>
            <w:right w:val="none" w:sz="0" w:space="0" w:color="auto"/>
          </w:divBdr>
        </w:div>
        <w:div w:id="1206677546">
          <w:marLeft w:val="480"/>
          <w:marRight w:val="0"/>
          <w:marTop w:val="0"/>
          <w:marBottom w:val="0"/>
          <w:divBdr>
            <w:top w:val="none" w:sz="0" w:space="0" w:color="auto"/>
            <w:left w:val="none" w:sz="0" w:space="0" w:color="auto"/>
            <w:bottom w:val="none" w:sz="0" w:space="0" w:color="auto"/>
            <w:right w:val="none" w:sz="0" w:space="0" w:color="auto"/>
          </w:divBdr>
        </w:div>
        <w:div w:id="857081696">
          <w:marLeft w:val="480"/>
          <w:marRight w:val="0"/>
          <w:marTop w:val="0"/>
          <w:marBottom w:val="0"/>
          <w:divBdr>
            <w:top w:val="none" w:sz="0" w:space="0" w:color="auto"/>
            <w:left w:val="none" w:sz="0" w:space="0" w:color="auto"/>
            <w:bottom w:val="none" w:sz="0" w:space="0" w:color="auto"/>
            <w:right w:val="none" w:sz="0" w:space="0" w:color="auto"/>
          </w:divBdr>
        </w:div>
        <w:div w:id="2017878444">
          <w:marLeft w:val="480"/>
          <w:marRight w:val="0"/>
          <w:marTop w:val="0"/>
          <w:marBottom w:val="0"/>
          <w:divBdr>
            <w:top w:val="none" w:sz="0" w:space="0" w:color="auto"/>
            <w:left w:val="none" w:sz="0" w:space="0" w:color="auto"/>
            <w:bottom w:val="none" w:sz="0" w:space="0" w:color="auto"/>
            <w:right w:val="none" w:sz="0" w:space="0" w:color="auto"/>
          </w:divBdr>
        </w:div>
        <w:div w:id="475418821">
          <w:marLeft w:val="480"/>
          <w:marRight w:val="0"/>
          <w:marTop w:val="0"/>
          <w:marBottom w:val="0"/>
          <w:divBdr>
            <w:top w:val="none" w:sz="0" w:space="0" w:color="auto"/>
            <w:left w:val="none" w:sz="0" w:space="0" w:color="auto"/>
            <w:bottom w:val="none" w:sz="0" w:space="0" w:color="auto"/>
            <w:right w:val="none" w:sz="0" w:space="0" w:color="auto"/>
          </w:divBdr>
        </w:div>
        <w:div w:id="730153424">
          <w:marLeft w:val="480"/>
          <w:marRight w:val="0"/>
          <w:marTop w:val="0"/>
          <w:marBottom w:val="0"/>
          <w:divBdr>
            <w:top w:val="none" w:sz="0" w:space="0" w:color="auto"/>
            <w:left w:val="none" w:sz="0" w:space="0" w:color="auto"/>
            <w:bottom w:val="none" w:sz="0" w:space="0" w:color="auto"/>
            <w:right w:val="none" w:sz="0" w:space="0" w:color="auto"/>
          </w:divBdr>
        </w:div>
        <w:div w:id="1601643725">
          <w:marLeft w:val="480"/>
          <w:marRight w:val="0"/>
          <w:marTop w:val="0"/>
          <w:marBottom w:val="0"/>
          <w:divBdr>
            <w:top w:val="none" w:sz="0" w:space="0" w:color="auto"/>
            <w:left w:val="none" w:sz="0" w:space="0" w:color="auto"/>
            <w:bottom w:val="none" w:sz="0" w:space="0" w:color="auto"/>
            <w:right w:val="none" w:sz="0" w:space="0" w:color="auto"/>
          </w:divBdr>
        </w:div>
        <w:div w:id="1828129962">
          <w:marLeft w:val="480"/>
          <w:marRight w:val="0"/>
          <w:marTop w:val="0"/>
          <w:marBottom w:val="0"/>
          <w:divBdr>
            <w:top w:val="none" w:sz="0" w:space="0" w:color="auto"/>
            <w:left w:val="none" w:sz="0" w:space="0" w:color="auto"/>
            <w:bottom w:val="none" w:sz="0" w:space="0" w:color="auto"/>
            <w:right w:val="none" w:sz="0" w:space="0" w:color="auto"/>
          </w:divBdr>
        </w:div>
        <w:div w:id="1607543591">
          <w:marLeft w:val="480"/>
          <w:marRight w:val="0"/>
          <w:marTop w:val="0"/>
          <w:marBottom w:val="0"/>
          <w:divBdr>
            <w:top w:val="none" w:sz="0" w:space="0" w:color="auto"/>
            <w:left w:val="none" w:sz="0" w:space="0" w:color="auto"/>
            <w:bottom w:val="none" w:sz="0" w:space="0" w:color="auto"/>
            <w:right w:val="none" w:sz="0" w:space="0" w:color="auto"/>
          </w:divBdr>
        </w:div>
        <w:div w:id="325019674">
          <w:marLeft w:val="480"/>
          <w:marRight w:val="0"/>
          <w:marTop w:val="0"/>
          <w:marBottom w:val="0"/>
          <w:divBdr>
            <w:top w:val="none" w:sz="0" w:space="0" w:color="auto"/>
            <w:left w:val="none" w:sz="0" w:space="0" w:color="auto"/>
            <w:bottom w:val="none" w:sz="0" w:space="0" w:color="auto"/>
            <w:right w:val="none" w:sz="0" w:space="0" w:color="auto"/>
          </w:divBdr>
        </w:div>
        <w:div w:id="1425612094">
          <w:marLeft w:val="480"/>
          <w:marRight w:val="0"/>
          <w:marTop w:val="0"/>
          <w:marBottom w:val="0"/>
          <w:divBdr>
            <w:top w:val="none" w:sz="0" w:space="0" w:color="auto"/>
            <w:left w:val="none" w:sz="0" w:space="0" w:color="auto"/>
            <w:bottom w:val="none" w:sz="0" w:space="0" w:color="auto"/>
            <w:right w:val="none" w:sz="0" w:space="0" w:color="auto"/>
          </w:divBdr>
        </w:div>
        <w:div w:id="2000649325">
          <w:marLeft w:val="480"/>
          <w:marRight w:val="0"/>
          <w:marTop w:val="0"/>
          <w:marBottom w:val="0"/>
          <w:divBdr>
            <w:top w:val="none" w:sz="0" w:space="0" w:color="auto"/>
            <w:left w:val="none" w:sz="0" w:space="0" w:color="auto"/>
            <w:bottom w:val="none" w:sz="0" w:space="0" w:color="auto"/>
            <w:right w:val="none" w:sz="0" w:space="0" w:color="auto"/>
          </w:divBdr>
        </w:div>
        <w:div w:id="424309470">
          <w:marLeft w:val="480"/>
          <w:marRight w:val="0"/>
          <w:marTop w:val="0"/>
          <w:marBottom w:val="0"/>
          <w:divBdr>
            <w:top w:val="none" w:sz="0" w:space="0" w:color="auto"/>
            <w:left w:val="none" w:sz="0" w:space="0" w:color="auto"/>
            <w:bottom w:val="none" w:sz="0" w:space="0" w:color="auto"/>
            <w:right w:val="none" w:sz="0" w:space="0" w:color="auto"/>
          </w:divBdr>
        </w:div>
        <w:div w:id="1647516767">
          <w:marLeft w:val="480"/>
          <w:marRight w:val="0"/>
          <w:marTop w:val="0"/>
          <w:marBottom w:val="0"/>
          <w:divBdr>
            <w:top w:val="none" w:sz="0" w:space="0" w:color="auto"/>
            <w:left w:val="none" w:sz="0" w:space="0" w:color="auto"/>
            <w:bottom w:val="none" w:sz="0" w:space="0" w:color="auto"/>
            <w:right w:val="none" w:sz="0" w:space="0" w:color="auto"/>
          </w:divBdr>
        </w:div>
        <w:div w:id="1750806046">
          <w:marLeft w:val="480"/>
          <w:marRight w:val="0"/>
          <w:marTop w:val="0"/>
          <w:marBottom w:val="0"/>
          <w:divBdr>
            <w:top w:val="none" w:sz="0" w:space="0" w:color="auto"/>
            <w:left w:val="none" w:sz="0" w:space="0" w:color="auto"/>
            <w:bottom w:val="none" w:sz="0" w:space="0" w:color="auto"/>
            <w:right w:val="none" w:sz="0" w:space="0" w:color="auto"/>
          </w:divBdr>
        </w:div>
        <w:div w:id="1338263845">
          <w:marLeft w:val="480"/>
          <w:marRight w:val="0"/>
          <w:marTop w:val="0"/>
          <w:marBottom w:val="0"/>
          <w:divBdr>
            <w:top w:val="none" w:sz="0" w:space="0" w:color="auto"/>
            <w:left w:val="none" w:sz="0" w:space="0" w:color="auto"/>
            <w:bottom w:val="none" w:sz="0" w:space="0" w:color="auto"/>
            <w:right w:val="none" w:sz="0" w:space="0" w:color="auto"/>
          </w:divBdr>
        </w:div>
        <w:div w:id="636225234">
          <w:marLeft w:val="480"/>
          <w:marRight w:val="0"/>
          <w:marTop w:val="0"/>
          <w:marBottom w:val="0"/>
          <w:divBdr>
            <w:top w:val="none" w:sz="0" w:space="0" w:color="auto"/>
            <w:left w:val="none" w:sz="0" w:space="0" w:color="auto"/>
            <w:bottom w:val="none" w:sz="0" w:space="0" w:color="auto"/>
            <w:right w:val="none" w:sz="0" w:space="0" w:color="auto"/>
          </w:divBdr>
        </w:div>
        <w:div w:id="903684824">
          <w:marLeft w:val="480"/>
          <w:marRight w:val="0"/>
          <w:marTop w:val="0"/>
          <w:marBottom w:val="0"/>
          <w:divBdr>
            <w:top w:val="none" w:sz="0" w:space="0" w:color="auto"/>
            <w:left w:val="none" w:sz="0" w:space="0" w:color="auto"/>
            <w:bottom w:val="none" w:sz="0" w:space="0" w:color="auto"/>
            <w:right w:val="none" w:sz="0" w:space="0" w:color="auto"/>
          </w:divBdr>
        </w:div>
        <w:div w:id="1169322537">
          <w:marLeft w:val="480"/>
          <w:marRight w:val="0"/>
          <w:marTop w:val="0"/>
          <w:marBottom w:val="0"/>
          <w:divBdr>
            <w:top w:val="none" w:sz="0" w:space="0" w:color="auto"/>
            <w:left w:val="none" w:sz="0" w:space="0" w:color="auto"/>
            <w:bottom w:val="none" w:sz="0" w:space="0" w:color="auto"/>
            <w:right w:val="none" w:sz="0" w:space="0" w:color="auto"/>
          </w:divBdr>
        </w:div>
        <w:div w:id="955016728">
          <w:marLeft w:val="480"/>
          <w:marRight w:val="0"/>
          <w:marTop w:val="0"/>
          <w:marBottom w:val="0"/>
          <w:divBdr>
            <w:top w:val="none" w:sz="0" w:space="0" w:color="auto"/>
            <w:left w:val="none" w:sz="0" w:space="0" w:color="auto"/>
            <w:bottom w:val="none" w:sz="0" w:space="0" w:color="auto"/>
            <w:right w:val="none" w:sz="0" w:space="0" w:color="auto"/>
          </w:divBdr>
        </w:div>
        <w:div w:id="1465805899">
          <w:marLeft w:val="480"/>
          <w:marRight w:val="0"/>
          <w:marTop w:val="0"/>
          <w:marBottom w:val="0"/>
          <w:divBdr>
            <w:top w:val="none" w:sz="0" w:space="0" w:color="auto"/>
            <w:left w:val="none" w:sz="0" w:space="0" w:color="auto"/>
            <w:bottom w:val="none" w:sz="0" w:space="0" w:color="auto"/>
            <w:right w:val="none" w:sz="0" w:space="0" w:color="auto"/>
          </w:divBdr>
        </w:div>
        <w:div w:id="511605468">
          <w:marLeft w:val="480"/>
          <w:marRight w:val="0"/>
          <w:marTop w:val="0"/>
          <w:marBottom w:val="0"/>
          <w:divBdr>
            <w:top w:val="none" w:sz="0" w:space="0" w:color="auto"/>
            <w:left w:val="none" w:sz="0" w:space="0" w:color="auto"/>
            <w:bottom w:val="none" w:sz="0" w:space="0" w:color="auto"/>
            <w:right w:val="none" w:sz="0" w:space="0" w:color="auto"/>
          </w:divBdr>
        </w:div>
        <w:div w:id="2053534583">
          <w:marLeft w:val="480"/>
          <w:marRight w:val="0"/>
          <w:marTop w:val="0"/>
          <w:marBottom w:val="0"/>
          <w:divBdr>
            <w:top w:val="none" w:sz="0" w:space="0" w:color="auto"/>
            <w:left w:val="none" w:sz="0" w:space="0" w:color="auto"/>
            <w:bottom w:val="none" w:sz="0" w:space="0" w:color="auto"/>
            <w:right w:val="none" w:sz="0" w:space="0" w:color="auto"/>
          </w:divBdr>
        </w:div>
        <w:div w:id="1180663575">
          <w:marLeft w:val="480"/>
          <w:marRight w:val="0"/>
          <w:marTop w:val="0"/>
          <w:marBottom w:val="0"/>
          <w:divBdr>
            <w:top w:val="none" w:sz="0" w:space="0" w:color="auto"/>
            <w:left w:val="none" w:sz="0" w:space="0" w:color="auto"/>
            <w:bottom w:val="none" w:sz="0" w:space="0" w:color="auto"/>
            <w:right w:val="none" w:sz="0" w:space="0" w:color="auto"/>
          </w:divBdr>
        </w:div>
        <w:div w:id="1137072087">
          <w:marLeft w:val="480"/>
          <w:marRight w:val="0"/>
          <w:marTop w:val="0"/>
          <w:marBottom w:val="0"/>
          <w:divBdr>
            <w:top w:val="none" w:sz="0" w:space="0" w:color="auto"/>
            <w:left w:val="none" w:sz="0" w:space="0" w:color="auto"/>
            <w:bottom w:val="none" w:sz="0" w:space="0" w:color="auto"/>
            <w:right w:val="none" w:sz="0" w:space="0" w:color="auto"/>
          </w:divBdr>
        </w:div>
        <w:div w:id="119233036">
          <w:marLeft w:val="480"/>
          <w:marRight w:val="0"/>
          <w:marTop w:val="0"/>
          <w:marBottom w:val="0"/>
          <w:divBdr>
            <w:top w:val="none" w:sz="0" w:space="0" w:color="auto"/>
            <w:left w:val="none" w:sz="0" w:space="0" w:color="auto"/>
            <w:bottom w:val="none" w:sz="0" w:space="0" w:color="auto"/>
            <w:right w:val="none" w:sz="0" w:space="0" w:color="auto"/>
          </w:divBdr>
        </w:div>
        <w:div w:id="746608475">
          <w:marLeft w:val="480"/>
          <w:marRight w:val="0"/>
          <w:marTop w:val="0"/>
          <w:marBottom w:val="0"/>
          <w:divBdr>
            <w:top w:val="none" w:sz="0" w:space="0" w:color="auto"/>
            <w:left w:val="none" w:sz="0" w:space="0" w:color="auto"/>
            <w:bottom w:val="none" w:sz="0" w:space="0" w:color="auto"/>
            <w:right w:val="none" w:sz="0" w:space="0" w:color="auto"/>
          </w:divBdr>
        </w:div>
        <w:div w:id="1654336689">
          <w:marLeft w:val="480"/>
          <w:marRight w:val="0"/>
          <w:marTop w:val="0"/>
          <w:marBottom w:val="0"/>
          <w:divBdr>
            <w:top w:val="none" w:sz="0" w:space="0" w:color="auto"/>
            <w:left w:val="none" w:sz="0" w:space="0" w:color="auto"/>
            <w:bottom w:val="none" w:sz="0" w:space="0" w:color="auto"/>
            <w:right w:val="none" w:sz="0" w:space="0" w:color="auto"/>
          </w:divBdr>
        </w:div>
        <w:div w:id="546379504">
          <w:marLeft w:val="480"/>
          <w:marRight w:val="0"/>
          <w:marTop w:val="0"/>
          <w:marBottom w:val="0"/>
          <w:divBdr>
            <w:top w:val="none" w:sz="0" w:space="0" w:color="auto"/>
            <w:left w:val="none" w:sz="0" w:space="0" w:color="auto"/>
            <w:bottom w:val="none" w:sz="0" w:space="0" w:color="auto"/>
            <w:right w:val="none" w:sz="0" w:space="0" w:color="auto"/>
          </w:divBdr>
        </w:div>
        <w:div w:id="2097818756">
          <w:marLeft w:val="480"/>
          <w:marRight w:val="0"/>
          <w:marTop w:val="0"/>
          <w:marBottom w:val="0"/>
          <w:divBdr>
            <w:top w:val="none" w:sz="0" w:space="0" w:color="auto"/>
            <w:left w:val="none" w:sz="0" w:space="0" w:color="auto"/>
            <w:bottom w:val="none" w:sz="0" w:space="0" w:color="auto"/>
            <w:right w:val="none" w:sz="0" w:space="0" w:color="auto"/>
          </w:divBdr>
        </w:div>
        <w:div w:id="1380086658">
          <w:marLeft w:val="480"/>
          <w:marRight w:val="0"/>
          <w:marTop w:val="0"/>
          <w:marBottom w:val="0"/>
          <w:divBdr>
            <w:top w:val="none" w:sz="0" w:space="0" w:color="auto"/>
            <w:left w:val="none" w:sz="0" w:space="0" w:color="auto"/>
            <w:bottom w:val="none" w:sz="0" w:space="0" w:color="auto"/>
            <w:right w:val="none" w:sz="0" w:space="0" w:color="auto"/>
          </w:divBdr>
        </w:div>
        <w:div w:id="2127506057">
          <w:marLeft w:val="480"/>
          <w:marRight w:val="0"/>
          <w:marTop w:val="0"/>
          <w:marBottom w:val="0"/>
          <w:divBdr>
            <w:top w:val="none" w:sz="0" w:space="0" w:color="auto"/>
            <w:left w:val="none" w:sz="0" w:space="0" w:color="auto"/>
            <w:bottom w:val="none" w:sz="0" w:space="0" w:color="auto"/>
            <w:right w:val="none" w:sz="0" w:space="0" w:color="auto"/>
          </w:divBdr>
        </w:div>
        <w:div w:id="1432235123">
          <w:marLeft w:val="480"/>
          <w:marRight w:val="0"/>
          <w:marTop w:val="0"/>
          <w:marBottom w:val="0"/>
          <w:divBdr>
            <w:top w:val="none" w:sz="0" w:space="0" w:color="auto"/>
            <w:left w:val="none" w:sz="0" w:space="0" w:color="auto"/>
            <w:bottom w:val="none" w:sz="0" w:space="0" w:color="auto"/>
            <w:right w:val="none" w:sz="0" w:space="0" w:color="auto"/>
          </w:divBdr>
        </w:div>
        <w:div w:id="1048073434">
          <w:marLeft w:val="480"/>
          <w:marRight w:val="0"/>
          <w:marTop w:val="0"/>
          <w:marBottom w:val="0"/>
          <w:divBdr>
            <w:top w:val="none" w:sz="0" w:space="0" w:color="auto"/>
            <w:left w:val="none" w:sz="0" w:space="0" w:color="auto"/>
            <w:bottom w:val="none" w:sz="0" w:space="0" w:color="auto"/>
            <w:right w:val="none" w:sz="0" w:space="0" w:color="auto"/>
          </w:divBdr>
        </w:div>
        <w:div w:id="1066492865">
          <w:marLeft w:val="480"/>
          <w:marRight w:val="0"/>
          <w:marTop w:val="0"/>
          <w:marBottom w:val="0"/>
          <w:divBdr>
            <w:top w:val="none" w:sz="0" w:space="0" w:color="auto"/>
            <w:left w:val="none" w:sz="0" w:space="0" w:color="auto"/>
            <w:bottom w:val="none" w:sz="0" w:space="0" w:color="auto"/>
            <w:right w:val="none" w:sz="0" w:space="0" w:color="auto"/>
          </w:divBdr>
        </w:div>
        <w:div w:id="208244">
          <w:marLeft w:val="480"/>
          <w:marRight w:val="0"/>
          <w:marTop w:val="0"/>
          <w:marBottom w:val="0"/>
          <w:divBdr>
            <w:top w:val="none" w:sz="0" w:space="0" w:color="auto"/>
            <w:left w:val="none" w:sz="0" w:space="0" w:color="auto"/>
            <w:bottom w:val="none" w:sz="0" w:space="0" w:color="auto"/>
            <w:right w:val="none" w:sz="0" w:space="0" w:color="auto"/>
          </w:divBdr>
        </w:div>
        <w:div w:id="1483540397">
          <w:marLeft w:val="480"/>
          <w:marRight w:val="0"/>
          <w:marTop w:val="0"/>
          <w:marBottom w:val="0"/>
          <w:divBdr>
            <w:top w:val="none" w:sz="0" w:space="0" w:color="auto"/>
            <w:left w:val="none" w:sz="0" w:space="0" w:color="auto"/>
            <w:bottom w:val="none" w:sz="0" w:space="0" w:color="auto"/>
            <w:right w:val="none" w:sz="0" w:space="0" w:color="auto"/>
          </w:divBdr>
        </w:div>
        <w:div w:id="318047730">
          <w:marLeft w:val="480"/>
          <w:marRight w:val="0"/>
          <w:marTop w:val="0"/>
          <w:marBottom w:val="0"/>
          <w:divBdr>
            <w:top w:val="none" w:sz="0" w:space="0" w:color="auto"/>
            <w:left w:val="none" w:sz="0" w:space="0" w:color="auto"/>
            <w:bottom w:val="none" w:sz="0" w:space="0" w:color="auto"/>
            <w:right w:val="none" w:sz="0" w:space="0" w:color="auto"/>
          </w:divBdr>
        </w:div>
        <w:div w:id="620185412">
          <w:marLeft w:val="480"/>
          <w:marRight w:val="0"/>
          <w:marTop w:val="0"/>
          <w:marBottom w:val="0"/>
          <w:divBdr>
            <w:top w:val="none" w:sz="0" w:space="0" w:color="auto"/>
            <w:left w:val="none" w:sz="0" w:space="0" w:color="auto"/>
            <w:bottom w:val="none" w:sz="0" w:space="0" w:color="auto"/>
            <w:right w:val="none" w:sz="0" w:space="0" w:color="auto"/>
          </w:divBdr>
        </w:div>
        <w:div w:id="200944847">
          <w:marLeft w:val="480"/>
          <w:marRight w:val="0"/>
          <w:marTop w:val="0"/>
          <w:marBottom w:val="0"/>
          <w:divBdr>
            <w:top w:val="none" w:sz="0" w:space="0" w:color="auto"/>
            <w:left w:val="none" w:sz="0" w:space="0" w:color="auto"/>
            <w:bottom w:val="none" w:sz="0" w:space="0" w:color="auto"/>
            <w:right w:val="none" w:sz="0" w:space="0" w:color="auto"/>
          </w:divBdr>
        </w:div>
        <w:div w:id="314376254">
          <w:marLeft w:val="480"/>
          <w:marRight w:val="0"/>
          <w:marTop w:val="0"/>
          <w:marBottom w:val="0"/>
          <w:divBdr>
            <w:top w:val="none" w:sz="0" w:space="0" w:color="auto"/>
            <w:left w:val="none" w:sz="0" w:space="0" w:color="auto"/>
            <w:bottom w:val="none" w:sz="0" w:space="0" w:color="auto"/>
            <w:right w:val="none" w:sz="0" w:space="0" w:color="auto"/>
          </w:divBdr>
        </w:div>
        <w:div w:id="1158839146">
          <w:marLeft w:val="480"/>
          <w:marRight w:val="0"/>
          <w:marTop w:val="0"/>
          <w:marBottom w:val="0"/>
          <w:divBdr>
            <w:top w:val="none" w:sz="0" w:space="0" w:color="auto"/>
            <w:left w:val="none" w:sz="0" w:space="0" w:color="auto"/>
            <w:bottom w:val="none" w:sz="0" w:space="0" w:color="auto"/>
            <w:right w:val="none" w:sz="0" w:space="0" w:color="auto"/>
          </w:divBdr>
        </w:div>
        <w:div w:id="874972558">
          <w:marLeft w:val="480"/>
          <w:marRight w:val="0"/>
          <w:marTop w:val="0"/>
          <w:marBottom w:val="0"/>
          <w:divBdr>
            <w:top w:val="none" w:sz="0" w:space="0" w:color="auto"/>
            <w:left w:val="none" w:sz="0" w:space="0" w:color="auto"/>
            <w:bottom w:val="none" w:sz="0" w:space="0" w:color="auto"/>
            <w:right w:val="none" w:sz="0" w:space="0" w:color="auto"/>
          </w:divBdr>
        </w:div>
        <w:div w:id="749736103">
          <w:marLeft w:val="480"/>
          <w:marRight w:val="0"/>
          <w:marTop w:val="0"/>
          <w:marBottom w:val="0"/>
          <w:divBdr>
            <w:top w:val="none" w:sz="0" w:space="0" w:color="auto"/>
            <w:left w:val="none" w:sz="0" w:space="0" w:color="auto"/>
            <w:bottom w:val="none" w:sz="0" w:space="0" w:color="auto"/>
            <w:right w:val="none" w:sz="0" w:space="0" w:color="auto"/>
          </w:divBdr>
        </w:div>
        <w:div w:id="1990749465">
          <w:marLeft w:val="480"/>
          <w:marRight w:val="0"/>
          <w:marTop w:val="0"/>
          <w:marBottom w:val="0"/>
          <w:divBdr>
            <w:top w:val="none" w:sz="0" w:space="0" w:color="auto"/>
            <w:left w:val="none" w:sz="0" w:space="0" w:color="auto"/>
            <w:bottom w:val="none" w:sz="0" w:space="0" w:color="auto"/>
            <w:right w:val="none" w:sz="0" w:space="0" w:color="auto"/>
          </w:divBdr>
        </w:div>
        <w:div w:id="192546248">
          <w:marLeft w:val="480"/>
          <w:marRight w:val="0"/>
          <w:marTop w:val="0"/>
          <w:marBottom w:val="0"/>
          <w:divBdr>
            <w:top w:val="none" w:sz="0" w:space="0" w:color="auto"/>
            <w:left w:val="none" w:sz="0" w:space="0" w:color="auto"/>
            <w:bottom w:val="none" w:sz="0" w:space="0" w:color="auto"/>
            <w:right w:val="none" w:sz="0" w:space="0" w:color="auto"/>
          </w:divBdr>
        </w:div>
        <w:div w:id="1121458547">
          <w:marLeft w:val="480"/>
          <w:marRight w:val="0"/>
          <w:marTop w:val="0"/>
          <w:marBottom w:val="0"/>
          <w:divBdr>
            <w:top w:val="none" w:sz="0" w:space="0" w:color="auto"/>
            <w:left w:val="none" w:sz="0" w:space="0" w:color="auto"/>
            <w:bottom w:val="none" w:sz="0" w:space="0" w:color="auto"/>
            <w:right w:val="none" w:sz="0" w:space="0" w:color="auto"/>
          </w:divBdr>
        </w:div>
        <w:div w:id="1927884341">
          <w:marLeft w:val="480"/>
          <w:marRight w:val="0"/>
          <w:marTop w:val="0"/>
          <w:marBottom w:val="0"/>
          <w:divBdr>
            <w:top w:val="none" w:sz="0" w:space="0" w:color="auto"/>
            <w:left w:val="none" w:sz="0" w:space="0" w:color="auto"/>
            <w:bottom w:val="none" w:sz="0" w:space="0" w:color="auto"/>
            <w:right w:val="none" w:sz="0" w:space="0" w:color="auto"/>
          </w:divBdr>
        </w:div>
        <w:div w:id="1077556852">
          <w:marLeft w:val="480"/>
          <w:marRight w:val="0"/>
          <w:marTop w:val="0"/>
          <w:marBottom w:val="0"/>
          <w:divBdr>
            <w:top w:val="none" w:sz="0" w:space="0" w:color="auto"/>
            <w:left w:val="none" w:sz="0" w:space="0" w:color="auto"/>
            <w:bottom w:val="none" w:sz="0" w:space="0" w:color="auto"/>
            <w:right w:val="none" w:sz="0" w:space="0" w:color="auto"/>
          </w:divBdr>
        </w:div>
        <w:div w:id="416173579">
          <w:marLeft w:val="480"/>
          <w:marRight w:val="0"/>
          <w:marTop w:val="0"/>
          <w:marBottom w:val="0"/>
          <w:divBdr>
            <w:top w:val="none" w:sz="0" w:space="0" w:color="auto"/>
            <w:left w:val="none" w:sz="0" w:space="0" w:color="auto"/>
            <w:bottom w:val="none" w:sz="0" w:space="0" w:color="auto"/>
            <w:right w:val="none" w:sz="0" w:space="0" w:color="auto"/>
          </w:divBdr>
        </w:div>
        <w:div w:id="180243413">
          <w:marLeft w:val="480"/>
          <w:marRight w:val="0"/>
          <w:marTop w:val="0"/>
          <w:marBottom w:val="0"/>
          <w:divBdr>
            <w:top w:val="none" w:sz="0" w:space="0" w:color="auto"/>
            <w:left w:val="none" w:sz="0" w:space="0" w:color="auto"/>
            <w:bottom w:val="none" w:sz="0" w:space="0" w:color="auto"/>
            <w:right w:val="none" w:sz="0" w:space="0" w:color="auto"/>
          </w:divBdr>
        </w:div>
        <w:div w:id="1177188159">
          <w:marLeft w:val="480"/>
          <w:marRight w:val="0"/>
          <w:marTop w:val="0"/>
          <w:marBottom w:val="0"/>
          <w:divBdr>
            <w:top w:val="none" w:sz="0" w:space="0" w:color="auto"/>
            <w:left w:val="none" w:sz="0" w:space="0" w:color="auto"/>
            <w:bottom w:val="none" w:sz="0" w:space="0" w:color="auto"/>
            <w:right w:val="none" w:sz="0" w:space="0" w:color="auto"/>
          </w:divBdr>
        </w:div>
        <w:div w:id="1707438144">
          <w:marLeft w:val="480"/>
          <w:marRight w:val="0"/>
          <w:marTop w:val="0"/>
          <w:marBottom w:val="0"/>
          <w:divBdr>
            <w:top w:val="none" w:sz="0" w:space="0" w:color="auto"/>
            <w:left w:val="none" w:sz="0" w:space="0" w:color="auto"/>
            <w:bottom w:val="none" w:sz="0" w:space="0" w:color="auto"/>
            <w:right w:val="none" w:sz="0" w:space="0" w:color="auto"/>
          </w:divBdr>
        </w:div>
        <w:div w:id="1619525736">
          <w:marLeft w:val="480"/>
          <w:marRight w:val="0"/>
          <w:marTop w:val="0"/>
          <w:marBottom w:val="0"/>
          <w:divBdr>
            <w:top w:val="none" w:sz="0" w:space="0" w:color="auto"/>
            <w:left w:val="none" w:sz="0" w:space="0" w:color="auto"/>
            <w:bottom w:val="none" w:sz="0" w:space="0" w:color="auto"/>
            <w:right w:val="none" w:sz="0" w:space="0" w:color="auto"/>
          </w:divBdr>
        </w:div>
        <w:div w:id="817234534">
          <w:marLeft w:val="480"/>
          <w:marRight w:val="0"/>
          <w:marTop w:val="0"/>
          <w:marBottom w:val="0"/>
          <w:divBdr>
            <w:top w:val="none" w:sz="0" w:space="0" w:color="auto"/>
            <w:left w:val="none" w:sz="0" w:space="0" w:color="auto"/>
            <w:bottom w:val="none" w:sz="0" w:space="0" w:color="auto"/>
            <w:right w:val="none" w:sz="0" w:space="0" w:color="auto"/>
          </w:divBdr>
        </w:div>
        <w:div w:id="201866661">
          <w:marLeft w:val="480"/>
          <w:marRight w:val="0"/>
          <w:marTop w:val="0"/>
          <w:marBottom w:val="0"/>
          <w:divBdr>
            <w:top w:val="none" w:sz="0" w:space="0" w:color="auto"/>
            <w:left w:val="none" w:sz="0" w:space="0" w:color="auto"/>
            <w:bottom w:val="none" w:sz="0" w:space="0" w:color="auto"/>
            <w:right w:val="none" w:sz="0" w:space="0" w:color="auto"/>
          </w:divBdr>
        </w:div>
        <w:div w:id="148061316">
          <w:marLeft w:val="480"/>
          <w:marRight w:val="0"/>
          <w:marTop w:val="0"/>
          <w:marBottom w:val="0"/>
          <w:divBdr>
            <w:top w:val="none" w:sz="0" w:space="0" w:color="auto"/>
            <w:left w:val="none" w:sz="0" w:space="0" w:color="auto"/>
            <w:bottom w:val="none" w:sz="0" w:space="0" w:color="auto"/>
            <w:right w:val="none" w:sz="0" w:space="0" w:color="auto"/>
          </w:divBdr>
        </w:div>
        <w:div w:id="538903506">
          <w:marLeft w:val="480"/>
          <w:marRight w:val="0"/>
          <w:marTop w:val="0"/>
          <w:marBottom w:val="0"/>
          <w:divBdr>
            <w:top w:val="none" w:sz="0" w:space="0" w:color="auto"/>
            <w:left w:val="none" w:sz="0" w:space="0" w:color="auto"/>
            <w:bottom w:val="none" w:sz="0" w:space="0" w:color="auto"/>
            <w:right w:val="none" w:sz="0" w:space="0" w:color="auto"/>
          </w:divBdr>
        </w:div>
        <w:div w:id="103813181">
          <w:marLeft w:val="480"/>
          <w:marRight w:val="0"/>
          <w:marTop w:val="0"/>
          <w:marBottom w:val="0"/>
          <w:divBdr>
            <w:top w:val="none" w:sz="0" w:space="0" w:color="auto"/>
            <w:left w:val="none" w:sz="0" w:space="0" w:color="auto"/>
            <w:bottom w:val="none" w:sz="0" w:space="0" w:color="auto"/>
            <w:right w:val="none" w:sz="0" w:space="0" w:color="auto"/>
          </w:divBdr>
        </w:div>
        <w:div w:id="2062170589">
          <w:marLeft w:val="480"/>
          <w:marRight w:val="0"/>
          <w:marTop w:val="0"/>
          <w:marBottom w:val="0"/>
          <w:divBdr>
            <w:top w:val="none" w:sz="0" w:space="0" w:color="auto"/>
            <w:left w:val="none" w:sz="0" w:space="0" w:color="auto"/>
            <w:bottom w:val="none" w:sz="0" w:space="0" w:color="auto"/>
            <w:right w:val="none" w:sz="0" w:space="0" w:color="auto"/>
          </w:divBdr>
        </w:div>
        <w:div w:id="1654064884">
          <w:marLeft w:val="480"/>
          <w:marRight w:val="0"/>
          <w:marTop w:val="0"/>
          <w:marBottom w:val="0"/>
          <w:divBdr>
            <w:top w:val="none" w:sz="0" w:space="0" w:color="auto"/>
            <w:left w:val="none" w:sz="0" w:space="0" w:color="auto"/>
            <w:bottom w:val="none" w:sz="0" w:space="0" w:color="auto"/>
            <w:right w:val="none" w:sz="0" w:space="0" w:color="auto"/>
          </w:divBdr>
        </w:div>
        <w:div w:id="1166356326">
          <w:marLeft w:val="480"/>
          <w:marRight w:val="0"/>
          <w:marTop w:val="0"/>
          <w:marBottom w:val="0"/>
          <w:divBdr>
            <w:top w:val="none" w:sz="0" w:space="0" w:color="auto"/>
            <w:left w:val="none" w:sz="0" w:space="0" w:color="auto"/>
            <w:bottom w:val="none" w:sz="0" w:space="0" w:color="auto"/>
            <w:right w:val="none" w:sz="0" w:space="0" w:color="auto"/>
          </w:divBdr>
        </w:div>
        <w:div w:id="1648435056">
          <w:marLeft w:val="480"/>
          <w:marRight w:val="0"/>
          <w:marTop w:val="0"/>
          <w:marBottom w:val="0"/>
          <w:divBdr>
            <w:top w:val="none" w:sz="0" w:space="0" w:color="auto"/>
            <w:left w:val="none" w:sz="0" w:space="0" w:color="auto"/>
            <w:bottom w:val="none" w:sz="0" w:space="0" w:color="auto"/>
            <w:right w:val="none" w:sz="0" w:space="0" w:color="auto"/>
          </w:divBdr>
        </w:div>
        <w:div w:id="303388295">
          <w:marLeft w:val="480"/>
          <w:marRight w:val="0"/>
          <w:marTop w:val="0"/>
          <w:marBottom w:val="0"/>
          <w:divBdr>
            <w:top w:val="none" w:sz="0" w:space="0" w:color="auto"/>
            <w:left w:val="none" w:sz="0" w:space="0" w:color="auto"/>
            <w:bottom w:val="none" w:sz="0" w:space="0" w:color="auto"/>
            <w:right w:val="none" w:sz="0" w:space="0" w:color="auto"/>
          </w:divBdr>
        </w:div>
        <w:div w:id="590046434">
          <w:marLeft w:val="480"/>
          <w:marRight w:val="0"/>
          <w:marTop w:val="0"/>
          <w:marBottom w:val="0"/>
          <w:divBdr>
            <w:top w:val="none" w:sz="0" w:space="0" w:color="auto"/>
            <w:left w:val="none" w:sz="0" w:space="0" w:color="auto"/>
            <w:bottom w:val="none" w:sz="0" w:space="0" w:color="auto"/>
            <w:right w:val="none" w:sz="0" w:space="0" w:color="auto"/>
          </w:divBdr>
        </w:div>
      </w:divsChild>
    </w:div>
    <w:div w:id="1626616870">
      <w:bodyDiv w:val="1"/>
      <w:marLeft w:val="0"/>
      <w:marRight w:val="0"/>
      <w:marTop w:val="0"/>
      <w:marBottom w:val="0"/>
      <w:divBdr>
        <w:top w:val="none" w:sz="0" w:space="0" w:color="auto"/>
        <w:left w:val="none" w:sz="0" w:space="0" w:color="auto"/>
        <w:bottom w:val="none" w:sz="0" w:space="0" w:color="auto"/>
        <w:right w:val="none" w:sz="0" w:space="0" w:color="auto"/>
      </w:divBdr>
      <w:divsChild>
        <w:div w:id="27800360">
          <w:marLeft w:val="480"/>
          <w:marRight w:val="0"/>
          <w:marTop w:val="0"/>
          <w:marBottom w:val="0"/>
          <w:divBdr>
            <w:top w:val="none" w:sz="0" w:space="0" w:color="auto"/>
            <w:left w:val="none" w:sz="0" w:space="0" w:color="auto"/>
            <w:bottom w:val="none" w:sz="0" w:space="0" w:color="auto"/>
            <w:right w:val="none" w:sz="0" w:space="0" w:color="auto"/>
          </w:divBdr>
        </w:div>
        <w:div w:id="120996707">
          <w:marLeft w:val="480"/>
          <w:marRight w:val="0"/>
          <w:marTop w:val="0"/>
          <w:marBottom w:val="0"/>
          <w:divBdr>
            <w:top w:val="none" w:sz="0" w:space="0" w:color="auto"/>
            <w:left w:val="none" w:sz="0" w:space="0" w:color="auto"/>
            <w:bottom w:val="none" w:sz="0" w:space="0" w:color="auto"/>
            <w:right w:val="none" w:sz="0" w:space="0" w:color="auto"/>
          </w:divBdr>
        </w:div>
        <w:div w:id="206454654">
          <w:marLeft w:val="480"/>
          <w:marRight w:val="0"/>
          <w:marTop w:val="0"/>
          <w:marBottom w:val="0"/>
          <w:divBdr>
            <w:top w:val="none" w:sz="0" w:space="0" w:color="auto"/>
            <w:left w:val="none" w:sz="0" w:space="0" w:color="auto"/>
            <w:bottom w:val="none" w:sz="0" w:space="0" w:color="auto"/>
            <w:right w:val="none" w:sz="0" w:space="0" w:color="auto"/>
          </w:divBdr>
        </w:div>
        <w:div w:id="278873673">
          <w:marLeft w:val="480"/>
          <w:marRight w:val="0"/>
          <w:marTop w:val="0"/>
          <w:marBottom w:val="0"/>
          <w:divBdr>
            <w:top w:val="none" w:sz="0" w:space="0" w:color="auto"/>
            <w:left w:val="none" w:sz="0" w:space="0" w:color="auto"/>
            <w:bottom w:val="none" w:sz="0" w:space="0" w:color="auto"/>
            <w:right w:val="none" w:sz="0" w:space="0" w:color="auto"/>
          </w:divBdr>
        </w:div>
        <w:div w:id="286662658">
          <w:marLeft w:val="480"/>
          <w:marRight w:val="0"/>
          <w:marTop w:val="0"/>
          <w:marBottom w:val="0"/>
          <w:divBdr>
            <w:top w:val="none" w:sz="0" w:space="0" w:color="auto"/>
            <w:left w:val="none" w:sz="0" w:space="0" w:color="auto"/>
            <w:bottom w:val="none" w:sz="0" w:space="0" w:color="auto"/>
            <w:right w:val="none" w:sz="0" w:space="0" w:color="auto"/>
          </w:divBdr>
        </w:div>
        <w:div w:id="348993099">
          <w:marLeft w:val="480"/>
          <w:marRight w:val="0"/>
          <w:marTop w:val="0"/>
          <w:marBottom w:val="0"/>
          <w:divBdr>
            <w:top w:val="none" w:sz="0" w:space="0" w:color="auto"/>
            <w:left w:val="none" w:sz="0" w:space="0" w:color="auto"/>
            <w:bottom w:val="none" w:sz="0" w:space="0" w:color="auto"/>
            <w:right w:val="none" w:sz="0" w:space="0" w:color="auto"/>
          </w:divBdr>
        </w:div>
        <w:div w:id="368720496">
          <w:marLeft w:val="480"/>
          <w:marRight w:val="0"/>
          <w:marTop w:val="0"/>
          <w:marBottom w:val="0"/>
          <w:divBdr>
            <w:top w:val="none" w:sz="0" w:space="0" w:color="auto"/>
            <w:left w:val="none" w:sz="0" w:space="0" w:color="auto"/>
            <w:bottom w:val="none" w:sz="0" w:space="0" w:color="auto"/>
            <w:right w:val="none" w:sz="0" w:space="0" w:color="auto"/>
          </w:divBdr>
        </w:div>
        <w:div w:id="427889817">
          <w:marLeft w:val="480"/>
          <w:marRight w:val="0"/>
          <w:marTop w:val="0"/>
          <w:marBottom w:val="0"/>
          <w:divBdr>
            <w:top w:val="none" w:sz="0" w:space="0" w:color="auto"/>
            <w:left w:val="none" w:sz="0" w:space="0" w:color="auto"/>
            <w:bottom w:val="none" w:sz="0" w:space="0" w:color="auto"/>
            <w:right w:val="none" w:sz="0" w:space="0" w:color="auto"/>
          </w:divBdr>
        </w:div>
        <w:div w:id="451704010">
          <w:marLeft w:val="480"/>
          <w:marRight w:val="0"/>
          <w:marTop w:val="0"/>
          <w:marBottom w:val="0"/>
          <w:divBdr>
            <w:top w:val="none" w:sz="0" w:space="0" w:color="auto"/>
            <w:left w:val="none" w:sz="0" w:space="0" w:color="auto"/>
            <w:bottom w:val="none" w:sz="0" w:space="0" w:color="auto"/>
            <w:right w:val="none" w:sz="0" w:space="0" w:color="auto"/>
          </w:divBdr>
        </w:div>
        <w:div w:id="453986930">
          <w:marLeft w:val="480"/>
          <w:marRight w:val="0"/>
          <w:marTop w:val="0"/>
          <w:marBottom w:val="0"/>
          <w:divBdr>
            <w:top w:val="none" w:sz="0" w:space="0" w:color="auto"/>
            <w:left w:val="none" w:sz="0" w:space="0" w:color="auto"/>
            <w:bottom w:val="none" w:sz="0" w:space="0" w:color="auto"/>
            <w:right w:val="none" w:sz="0" w:space="0" w:color="auto"/>
          </w:divBdr>
        </w:div>
        <w:div w:id="454326207">
          <w:marLeft w:val="480"/>
          <w:marRight w:val="0"/>
          <w:marTop w:val="0"/>
          <w:marBottom w:val="0"/>
          <w:divBdr>
            <w:top w:val="none" w:sz="0" w:space="0" w:color="auto"/>
            <w:left w:val="none" w:sz="0" w:space="0" w:color="auto"/>
            <w:bottom w:val="none" w:sz="0" w:space="0" w:color="auto"/>
            <w:right w:val="none" w:sz="0" w:space="0" w:color="auto"/>
          </w:divBdr>
        </w:div>
        <w:div w:id="454523394">
          <w:marLeft w:val="480"/>
          <w:marRight w:val="0"/>
          <w:marTop w:val="0"/>
          <w:marBottom w:val="0"/>
          <w:divBdr>
            <w:top w:val="none" w:sz="0" w:space="0" w:color="auto"/>
            <w:left w:val="none" w:sz="0" w:space="0" w:color="auto"/>
            <w:bottom w:val="none" w:sz="0" w:space="0" w:color="auto"/>
            <w:right w:val="none" w:sz="0" w:space="0" w:color="auto"/>
          </w:divBdr>
        </w:div>
        <w:div w:id="469635986">
          <w:marLeft w:val="480"/>
          <w:marRight w:val="0"/>
          <w:marTop w:val="0"/>
          <w:marBottom w:val="0"/>
          <w:divBdr>
            <w:top w:val="none" w:sz="0" w:space="0" w:color="auto"/>
            <w:left w:val="none" w:sz="0" w:space="0" w:color="auto"/>
            <w:bottom w:val="none" w:sz="0" w:space="0" w:color="auto"/>
            <w:right w:val="none" w:sz="0" w:space="0" w:color="auto"/>
          </w:divBdr>
        </w:div>
        <w:div w:id="484053883">
          <w:marLeft w:val="480"/>
          <w:marRight w:val="0"/>
          <w:marTop w:val="0"/>
          <w:marBottom w:val="0"/>
          <w:divBdr>
            <w:top w:val="none" w:sz="0" w:space="0" w:color="auto"/>
            <w:left w:val="none" w:sz="0" w:space="0" w:color="auto"/>
            <w:bottom w:val="none" w:sz="0" w:space="0" w:color="auto"/>
            <w:right w:val="none" w:sz="0" w:space="0" w:color="auto"/>
          </w:divBdr>
        </w:div>
        <w:div w:id="540022812">
          <w:marLeft w:val="480"/>
          <w:marRight w:val="0"/>
          <w:marTop w:val="0"/>
          <w:marBottom w:val="0"/>
          <w:divBdr>
            <w:top w:val="none" w:sz="0" w:space="0" w:color="auto"/>
            <w:left w:val="none" w:sz="0" w:space="0" w:color="auto"/>
            <w:bottom w:val="none" w:sz="0" w:space="0" w:color="auto"/>
            <w:right w:val="none" w:sz="0" w:space="0" w:color="auto"/>
          </w:divBdr>
        </w:div>
        <w:div w:id="572013911">
          <w:marLeft w:val="480"/>
          <w:marRight w:val="0"/>
          <w:marTop w:val="0"/>
          <w:marBottom w:val="0"/>
          <w:divBdr>
            <w:top w:val="none" w:sz="0" w:space="0" w:color="auto"/>
            <w:left w:val="none" w:sz="0" w:space="0" w:color="auto"/>
            <w:bottom w:val="none" w:sz="0" w:space="0" w:color="auto"/>
            <w:right w:val="none" w:sz="0" w:space="0" w:color="auto"/>
          </w:divBdr>
        </w:div>
        <w:div w:id="572591759">
          <w:marLeft w:val="480"/>
          <w:marRight w:val="0"/>
          <w:marTop w:val="0"/>
          <w:marBottom w:val="0"/>
          <w:divBdr>
            <w:top w:val="none" w:sz="0" w:space="0" w:color="auto"/>
            <w:left w:val="none" w:sz="0" w:space="0" w:color="auto"/>
            <w:bottom w:val="none" w:sz="0" w:space="0" w:color="auto"/>
            <w:right w:val="none" w:sz="0" w:space="0" w:color="auto"/>
          </w:divBdr>
        </w:div>
        <w:div w:id="576212969">
          <w:marLeft w:val="480"/>
          <w:marRight w:val="0"/>
          <w:marTop w:val="0"/>
          <w:marBottom w:val="0"/>
          <w:divBdr>
            <w:top w:val="none" w:sz="0" w:space="0" w:color="auto"/>
            <w:left w:val="none" w:sz="0" w:space="0" w:color="auto"/>
            <w:bottom w:val="none" w:sz="0" w:space="0" w:color="auto"/>
            <w:right w:val="none" w:sz="0" w:space="0" w:color="auto"/>
          </w:divBdr>
        </w:div>
        <w:div w:id="731777295">
          <w:marLeft w:val="480"/>
          <w:marRight w:val="0"/>
          <w:marTop w:val="0"/>
          <w:marBottom w:val="0"/>
          <w:divBdr>
            <w:top w:val="none" w:sz="0" w:space="0" w:color="auto"/>
            <w:left w:val="none" w:sz="0" w:space="0" w:color="auto"/>
            <w:bottom w:val="none" w:sz="0" w:space="0" w:color="auto"/>
            <w:right w:val="none" w:sz="0" w:space="0" w:color="auto"/>
          </w:divBdr>
        </w:div>
        <w:div w:id="812722275">
          <w:marLeft w:val="480"/>
          <w:marRight w:val="0"/>
          <w:marTop w:val="0"/>
          <w:marBottom w:val="0"/>
          <w:divBdr>
            <w:top w:val="none" w:sz="0" w:space="0" w:color="auto"/>
            <w:left w:val="none" w:sz="0" w:space="0" w:color="auto"/>
            <w:bottom w:val="none" w:sz="0" w:space="0" w:color="auto"/>
            <w:right w:val="none" w:sz="0" w:space="0" w:color="auto"/>
          </w:divBdr>
        </w:div>
        <w:div w:id="815295761">
          <w:marLeft w:val="480"/>
          <w:marRight w:val="0"/>
          <w:marTop w:val="0"/>
          <w:marBottom w:val="0"/>
          <w:divBdr>
            <w:top w:val="none" w:sz="0" w:space="0" w:color="auto"/>
            <w:left w:val="none" w:sz="0" w:space="0" w:color="auto"/>
            <w:bottom w:val="none" w:sz="0" w:space="0" w:color="auto"/>
            <w:right w:val="none" w:sz="0" w:space="0" w:color="auto"/>
          </w:divBdr>
        </w:div>
        <w:div w:id="832573853">
          <w:marLeft w:val="480"/>
          <w:marRight w:val="0"/>
          <w:marTop w:val="0"/>
          <w:marBottom w:val="0"/>
          <w:divBdr>
            <w:top w:val="none" w:sz="0" w:space="0" w:color="auto"/>
            <w:left w:val="none" w:sz="0" w:space="0" w:color="auto"/>
            <w:bottom w:val="none" w:sz="0" w:space="0" w:color="auto"/>
            <w:right w:val="none" w:sz="0" w:space="0" w:color="auto"/>
          </w:divBdr>
        </w:div>
        <w:div w:id="855464300">
          <w:marLeft w:val="480"/>
          <w:marRight w:val="0"/>
          <w:marTop w:val="0"/>
          <w:marBottom w:val="0"/>
          <w:divBdr>
            <w:top w:val="none" w:sz="0" w:space="0" w:color="auto"/>
            <w:left w:val="none" w:sz="0" w:space="0" w:color="auto"/>
            <w:bottom w:val="none" w:sz="0" w:space="0" w:color="auto"/>
            <w:right w:val="none" w:sz="0" w:space="0" w:color="auto"/>
          </w:divBdr>
        </w:div>
        <w:div w:id="879708812">
          <w:marLeft w:val="480"/>
          <w:marRight w:val="0"/>
          <w:marTop w:val="0"/>
          <w:marBottom w:val="0"/>
          <w:divBdr>
            <w:top w:val="none" w:sz="0" w:space="0" w:color="auto"/>
            <w:left w:val="none" w:sz="0" w:space="0" w:color="auto"/>
            <w:bottom w:val="none" w:sz="0" w:space="0" w:color="auto"/>
            <w:right w:val="none" w:sz="0" w:space="0" w:color="auto"/>
          </w:divBdr>
        </w:div>
        <w:div w:id="908416233">
          <w:marLeft w:val="480"/>
          <w:marRight w:val="0"/>
          <w:marTop w:val="0"/>
          <w:marBottom w:val="0"/>
          <w:divBdr>
            <w:top w:val="none" w:sz="0" w:space="0" w:color="auto"/>
            <w:left w:val="none" w:sz="0" w:space="0" w:color="auto"/>
            <w:bottom w:val="none" w:sz="0" w:space="0" w:color="auto"/>
            <w:right w:val="none" w:sz="0" w:space="0" w:color="auto"/>
          </w:divBdr>
        </w:div>
        <w:div w:id="915044761">
          <w:marLeft w:val="480"/>
          <w:marRight w:val="0"/>
          <w:marTop w:val="0"/>
          <w:marBottom w:val="0"/>
          <w:divBdr>
            <w:top w:val="none" w:sz="0" w:space="0" w:color="auto"/>
            <w:left w:val="none" w:sz="0" w:space="0" w:color="auto"/>
            <w:bottom w:val="none" w:sz="0" w:space="0" w:color="auto"/>
            <w:right w:val="none" w:sz="0" w:space="0" w:color="auto"/>
          </w:divBdr>
        </w:div>
        <w:div w:id="925840216">
          <w:marLeft w:val="480"/>
          <w:marRight w:val="0"/>
          <w:marTop w:val="0"/>
          <w:marBottom w:val="0"/>
          <w:divBdr>
            <w:top w:val="none" w:sz="0" w:space="0" w:color="auto"/>
            <w:left w:val="none" w:sz="0" w:space="0" w:color="auto"/>
            <w:bottom w:val="none" w:sz="0" w:space="0" w:color="auto"/>
            <w:right w:val="none" w:sz="0" w:space="0" w:color="auto"/>
          </w:divBdr>
        </w:div>
        <w:div w:id="942999805">
          <w:marLeft w:val="480"/>
          <w:marRight w:val="0"/>
          <w:marTop w:val="0"/>
          <w:marBottom w:val="0"/>
          <w:divBdr>
            <w:top w:val="none" w:sz="0" w:space="0" w:color="auto"/>
            <w:left w:val="none" w:sz="0" w:space="0" w:color="auto"/>
            <w:bottom w:val="none" w:sz="0" w:space="0" w:color="auto"/>
            <w:right w:val="none" w:sz="0" w:space="0" w:color="auto"/>
          </w:divBdr>
        </w:div>
        <w:div w:id="990326884">
          <w:marLeft w:val="480"/>
          <w:marRight w:val="0"/>
          <w:marTop w:val="0"/>
          <w:marBottom w:val="0"/>
          <w:divBdr>
            <w:top w:val="none" w:sz="0" w:space="0" w:color="auto"/>
            <w:left w:val="none" w:sz="0" w:space="0" w:color="auto"/>
            <w:bottom w:val="none" w:sz="0" w:space="0" w:color="auto"/>
            <w:right w:val="none" w:sz="0" w:space="0" w:color="auto"/>
          </w:divBdr>
        </w:div>
        <w:div w:id="1019430768">
          <w:marLeft w:val="480"/>
          <w:marRight w:val="0"/>
          <w:marTop w:val="0"/>
          <w:marBottom w:val="0"/>
          <w:divBdr>
            <w:top w:val="none" w:sz="0" w:space="0" w:color="auto"/>
            <w:left w:val="none" w:sz="0" w:space="0" w:color="auto"/>
            <w:bottom w:val="none" w:sz="0" w:space="0" w:color="auto"/>
            <w:right w:val="none" w:sz="0" w:space="0" w:color="auto"/>
          </w:divBdr>
        </w:div>
        <w:div w:id="1040546521">
          <w:marLeft w:val="480"/>
          <w:marRight w:val="0"/>
          <w:marTop w:val="0"/>
          <w:marBottom w:val="0"/>
          <w:divBdr>
            <w:top w:val="none" w:sz="0" w:space="0" w:color="auto"/>
            <w:left w:val="none" w:sz="0" w:space="0" w:color="auto"/>
            <w:bottom w:val="none" w:sz="0" w:space="0" w:color="auto"/>
            <w:right w:val="none" w:sz="0" w:space="0" w:color="auto"/>
          </w:divBdr>
        </w:div>
        <w:div w:id="1048845481">
          <w:marLeft w:val="480"/>
          <w:marRight w:val="0"/>
          <w:marTop w:val="0"/>
          <w:marBottom w:val="0"/>
          <w:divBdr>
            <w:top w:val="none" w:sz="0" w:space="0" w:color="auto"/>
            <w:left w:val="none" w:sz="0" w:space="0" w:color="auto"/>
            <w:bottom w:val="none" w:sz="0" w:space="0" w:color="auto"/>
            <w:right w:val="none" w:sz="0" w:space="0" w:color="auto"/>
          </w:divBdr>
        </w:div>
        <w:div w:id="1067411297">
          <w:marLeft w:val="480"/>
          <w:marRight w:val="0"/>
          <w:marTop w:val="0"/>
          <w:marBottom w:val="0"/>
          <w:divBdr>
            <w:top w:val="none" w:sz="0" w:space="0" w:color="auto"/>
            <w:left w:val="none" w:sz="0" w:space="0" w:color="auto"/>
            <w:bottom w:val="none" w:sz="0" w:space="0" w:color="auto"/>
            <w:right w:val="none" w:sz="0" w:space="0" w:color="auto"/>
          </w:divBdr>
        </w:div>
        <w:div w:id="1101221661">
          <w:marLeft w:val="480"/>
          <w:marRight w:val="0"/>
          <w:marTop w:val="0"/>
          <w:marBottom w:val="0"/>
          <w:divBdr>
            <w:top w:val="none" w:sz="0" w:space="0" w:color="auto"/>
            <w:left w:val="none" w:sz="0" w:space="0" w:color="auto"/>
            <w:bottom w:val="none" w:sz="0" w:space="0" w:color="auto"/>
            <w:right w:val="none" w:sz="0" w:space="0" w:color="auto"/>
          </w:divBdr>
        </w:div>
        <w:div w:id="1170481482">
          <w:marLeft w:val="480"/>
          <w:marRight w:val="0"/>
          <w:marTop w:val="0"/>
          <w:marBottom w:val="0"/>
          <w:divBdr>
            <w:top w:val="none" w:sz="0" w:space="0" w:color="auto"/>
            <w:left w:val="none" w:sz="0" w:space="0" w:color="auto"/>
            <w:bottom w:val="none" w:sz="0" w:space="0" w:color="auto"/>
            <w:right w:val="none" w:sz="0" w:space="0" w:color="auto"/>
          </w:divBdr>
        </w:div>
        <w:div w:id="1188643507">
          <w:marLeft w:val="480"/>
          <w:marRight w:val="0"/>
          <w:marTop w:val="0"/>
          <w:marBottom w:val="0"/>
          <w:divBdr>
            <w:top w:val="none" w:sz="0" w:space="0" w:color="auto"/>
            <w:left w:val="none" w:sz="0" w:space="0" w:color="auto"/>
            <w:bottom w:val="none" w:sz="0" w:space="0" w:color="auto"/>
            <w:right w:val="none" w:sz="0" w:space="0" w:color="auto"/>
          </w:divBdr>
        </w:div>
        <w:div w:id="1217624256">
          <w:marLeft w:val="480"/>
          <w:marRight w:val="0"/>
          <w:marTop w:val="0"/>
          <w:marBottom w:val="0"/>
          <w:divBdr>
            <w:top w:val="none" w:sz="0" w:space="0" w:color="auto"/>
            <w:left w:val="none" w:sz="0" w:space="0" w:color="auto"/>
            <w:bottom w:val="none" w:sz="0" w:space="0" w:color="auto"/>
            <w:right w:val="none" w:sz="0" w:space="0" w:color="auto"/>
          </w:divBdr>
        </w:div>
        <w:div w:id="1240404512">
          <w:marLeft w:val="480"/>
          <w:marRight w:val="0"/>
          <w:marTop w:val="0"/>
          <w:marBottom w:val="0"/>
          <w:divBdr>
            <w:top w:val="none" w:sz="0" w:space="0" w:color="auto"/>
            <w:left w:val="none" w:sz="0" w:space="0" w:color="auto"/>
            <w:bottom w:val="none" w:sz="0" w:space="0" w:color="auto"/>
            <w:right w:val="none" w:sz="0" w:space="0" w:color="auto"/>
          </w:divBdr>
        </w:div>
        <w:div w:id="1300451383">
          <w:marLeft w:val="480"/>
          <w:marRight w:val="0"/>
          <w:marTop w:val="0"/>
          <w:marBottom w:val="0"/>
          <w:divBdr>
            <w:top w:val="none" w:sz="0" w:space="0" w:color="auto"/>
            <w:left w:val="none" w:sz="0" w:space="0" w:color="auto"/>
            <w:bottom w:val="none" w:sz="0" w:space="0" w:color="auto"/>
            <w:right w:val="none" w:sz="0" w:space="0" w:color="auto"/>
          </w:divBdr>
        </w:div>
        <w:div w:id="1312833016">
          <w:marLeft w:val="480"/>
          <w:marRight w:val="0"/>
          <w:marTop w:val="0"/>
          <w:marBottom w:val="0"/>
          <w:divBdr>
            <w:top w:val="none" w:sz="0" w:space="0" w:color="auto"/>
            <w:left w:val="none" w:sz="0" w:space="0" w:color="auto"/>
            <w:bottom w:val="none" w:sz="0" w:space="0" w:color="auto"/>
            <w:right w:val="none" w:sz="0" w:space="0" w:color="auto"/>
          </w:divBdr>
        </w:div>
        <w:div w:id="1375736427">
          <w:marLeft w:val="480"/>
          <w:marRight w:val="0"/>
          <w:marTop w:val="0"/>
          <w:marBottom w:val="0"/>
          <w:divBdr>
            <w:top w:val="none" w:sz="0" w:space="0" w:color="auto"/>
            <w:left w:val="none" w:sz="0" w:space="0" w:color="auto"/>
            <w:bottom w:val="none" w:sz="0" w:space="0" w:color="auto"/>
            <w:right w:val="none" w:sz="0" w:space="0" w:color="auto"/>
          </w:divBdr>
        </w:div>
        <w:div w:id="1383483912">
          <w:marLeft w:val="480"/>
          <w:marRight w:val="0"/>
          <w:marTop w:val="0"/>
          <w:marBottom w:val="0"/>
          <w:divBdr>
            <w:top w:val="none" w:sz="0" w:space="0" w:color="auto"/>
            <w:left w:val="none" w:sz="0" w:space="0" w:color="auto"/>
            <w:bottom w:val="none" w:sz="0" w:space="0" w:color="auto"/>
            <w:right w:val="none" w:sz="0" w:space="0" w:color="auto"/>
          </w:divBdr>
        </w:div>
        <w:div w:id="1402487494">
          <w:marLeft w:val="480"/>
          <w:marRight w:val="0"/>
          <w:marTop w:val="0"/>
          <w:marBottom w:val="0"/>
          <w:divBdr>
            <w:top w:val="none" w:sz="0" w:space="0" w:color="auto"/>
            <w:left w:val="none" w:sz="0" w:space="0" w:color="auto"/>
            <w:bottom w:val="none" w:sz="0" w:space="0" w:color="auto"/>
            <w:right w:val="none" w:sz="0" w:space="0" w:color="auto"/>
          </w:divBdr>
        </w:div>
        <w:div w:id="1421558909">
          <w:marLeft w:val="480"/>
          <w:marRight w:val="0"/>
          <w:marTop w:val="0"/>
          <w:marBottom w:val="0"/>
          <w:divBdr>
            <w:top w:val="none" w:sz="0" w:space="0" w:color="auto"/>
            <w:left w:val="none" w:sz="0" w:space="0" w:color="auto"/>
            <w:bottom w:val="none" w:sz="0" w:space="0" w:color="auto"/>
            <w:right w:val="none" w:sz="0" w:space="0" w:color="auto"/>
          </w:divBdr>
        </w:div>
        <w:div w:id="1473596409">
          <w:marLeft w:val="480"/>
          <w:marRight w:val="0"/>
          <w:marTop w:val="0"/>
          <w:marBottom w:val="0"/>
          <w:divBdr>
            <w:top w:val="none" w:sz="0" w:space="0" w:color="auto"/>
            <w:left w:val="none" w:sz="0" w:space="0" w:color="auto"/>
            <w:bottom w:val="none" w:sz="0" w:space="0" w:color="auto"/>
            <w:right w:val="none" w:sz="0" w:space="0" w:color="auto"/>
          </w:divBdr>
        </w:div>
        <w:div w:id="1489709712">
          <w:marLeft w:val="480"/>
          <w:marRight w:val="0"/>
          <w:marTop w:val="0"/>
          <w:marBottom w:val="0"/>
          <w:divBdr>
            <w:top w:val="none" w:sz="0" w:space="0" w:color="auto"/>
            <w:left w:val="none" w:sz="0" w:space="0" w:color="auto"/>
            <w:bottom w:val="none" w:sz="0" w:space="0" w:color="auto"/>
            <w:right w:val="none" w:sz="0" w:space="0" w:color="auto"/>
          </w:divBdr>
        </w:div>
        <w:div w:id="1527134088">
          <w:marLeft w:val="480"/>
          <w:marRight w:val="0"/>
          <w:marTop w:val="0"/>
          <w:marBottom w:val="0"/>
          <w:divBdr>
            <w:top w:val="none" w:sz="0" w:space="0" w:color="auto"/>
            <w:left w:val="none" w:sz="0" w:space="0" w:color="auto"/>
            <w:bottom w:val="none" w:sz="0" w:space="0" w:color="auto"/>
            <w:right w:val="none" w:sz="0" w:space="0" w:color="auto"/>
          </w:divBdr>
        </w:div>
        <w:div w:id="1612468054">
          <w:marLeft w:val="480"/>
          <w:marRight w:val="0"/>
          <w:marTop w:val="0"/>
          <w:marBottom w:val="0"/>
          <w:divBdr>
            <w:top w:val="none" w:sz="0" w:space="0" w:color="auto"/>
            <w:left w:val="none" w:sz="0" w:space="0" w:color="auto"/>
            <w:bottom w:val="none" w:sz="0" w:space="0" w:color="auto"/>
            <w:right w:val="none" w:sz="0" w:space="0" w:color="auto"/>
          </w:divBdr>
        </w:div>
        <w:div w:id="1696537430">
          <w:marLeft w:val="480"/>
          <w:marRight w:val="0"/>
          <w:marTop w:val="0"/>
          <w:marBottom w:val="0"/>
          <w:divBdr>
            <w:top w:val="none" w:sz="0" w:space="0" w:color="auto"/>
            <w:left w:val="none" w:sz="0" w:space="0" w:color="auto"/>
            <w:bottom w:val="none" w:sz="0" w:space="0" w:color="auto"/>
            <w:right w:val="none" w:sz="0" w:space="0" w:color="auto"/>
          </w:divBdr>
        </w:div>
        <w:div w:id="1700473981">
          <w:marLeft w:val="480"/>
          <w:marRight w:val="0"/>
          <w:marTop w:val="0"/>
          <w:marBottom w:val="0"/>
          <w:divBdr>
            <w:top w:val="none" w:sz="0" w:space="0" w:color="auto"/>
            <w:left w:val="none" w:sz="0" w:space="0" w:color="auto"/>
            <w:bottom w:val="none" w:sz="0" w:space="0" w:color="auto"/>
            <w:right w:val="none" w:sz="0" w:space="0" w:color="auto"/>
          </w:divBdr>
        </w:div>
        <w:div w:id="1704674887">
          <w:marLeft w:val="480"/>
          <w:marRight w:val="0"/>
          <w:marTop w:val="0"/>
          <w:marBottom w:val="0"/>
          <w:divBdr>
            <w:top w:val="none" w:sz="0" w:space="0" w:color="auto"/>
            <w:left w:val="none" w:sz="0" w:space="0" w:color="auto"/>
            <w:bottom w:val="none" w:sz="0" w:space="0" w:color="auto"/>
            <w:right w:val="none" w:sz="0" w:space="0" w:color="auto"/>
          </w:divBdr>
        </w:div>
        <w:div w:id="1747534161">
          <w:marLeft w:val="480"/>
          <w:marRight w:val="0"/>
          <w:marTop w:val="0"/>
          <w:marBottom w:val="0"/>
          <w:divBdr>
            <w:top w:val="none" w:sz="0" w:space="0" w:color="auto"/>
            <w:left w:val="none" w:sz="0" w:space="0" w:color="auto"/>
            <w:bottom w:val="none" w:sz="0" w:space="0" w:color="auto"/>
            <w:right w:val="none" w:sz="0" w:space="0" w:color="auto"/>
          </w:divBdr>
        </w:div>
        <w:div w:id="1752508526">
          <w:marLeft w:val="480"/>
          <w:marRight w:val="0"/>
          <w:marTop w:val="0"/>
          <w:marBottom w:val="0"/>
          <w:divBdr>
            <w:top w:val="none" w:sz="0" w:space="0" w:color="auto"/>
            <w:left w:val="none" w:sz="0" w:space="0" w:color="auto"/>
            <w:bottom w:val="none" w:sz="0" w:space="0" w:color="auto"/>
            <w:right w:val="none" w:sz="0" w:space="0" w:color="auto"/>
          </w:divBdr>
        </w:div>
        <w:div w:id="1769156702">
          <w:marLeft w:val="480"/>
          <w:marRight w:val="0"/>
          <w:marTop w:val="0"/>
          <w:marBottom w:val="0"/>
          <w:divBdr>
            <w:top w:val="none" w:sz="0" w:space="0" w:color="auto"/>
            <w:left w:val="none" w:sz="0" w:space="0" w:color="auto"/>
            <w:bottom w:val="none" w:sz="0" w:space="0" w:color="auto"/>
            <w:right w:val="none" w:sz="0" w:space="0" w:color="auto"/>
          </w:divBdr>
        </w:div>
        <w:div w:id="1800488291">
          <w:marLeft w:val="480"/>
          <w:marRight w:val="0"/>
          <w:marTop w:val="0"/>
          <w:marBottom w:val="0"/>
          <w:divBdr>
            <w:top w:val="none" w:sz="0" w:space="0" w:color="auto"/>
            <w:left w:val="none" w:sz="0" w:space="0" w:color="auto"/>
            <w:bottom w:val="none" w:sz="0" w:space="0" w:color="auto"/>
            <w:right w:val="none" w:sz="0" w:space="0" w:color="auto"/>
          </w:divBdr>
        </w:div>
        <w:div w:id="1802650166">
          <w:marLeft w:val="480"/>
          <w:marRight w:val="0"/>
          <w:marTop w:val="0"/>
          <w:marBottom w:val="0"/>
          <w:divBdr>
            <w:top w:val="none" w:sz="0" w:space="0" w:color="auto"/>
            <w:left w:val="none" w:sz="0" w:space="0" w:color="auto"/>
            <w:bottom w:val="none" w:sz="0" w:space="0" w:color="auto"/>
            <w:right w:val="none" w:sz="0" w:space="0" w:color="auto"/>
          </w:divBdr>
        </w:div>
        <w:div w:id="1863593062">
          <w:marLeft w:val="480"/>
          <w:marRight w:val="0"/>
          <w:marTop w:val="0"/>
          <w:marBottom w:val="0"/>
          <w:divBdr>
            <w:top w:val="none" w:sz="0" w:space="0" w:color="auto"/>
            <w:left w:val="none" w:sz="0" w:space="0" w:color="auto"/>
            <w:bottom w:val="none" w:sz="0" w:space="0" w:color="auto"/>
            <w:right w:val="none" w:sz="0" w:space="0" w:color="auto"/>
          </w:divBdr>
        </w:div>
        <w:div w:id="1893498260">
          <w:marLeft w:val="480"/>
          <w:marRight w:val="0"/>
          <w:marTop w:val="0"/>
          <w:marBottom w:val="0"/>
          <w:divBdr>
            <w:top w:val="none" w:sz="0" w:space="0" w:color="auto"/>
            <w:left w:val="none" w:sz="0" w:space="0" w:color="auto"/>
            <w:bottom w:val="none" w:sz="0" w:space="0" w:color="auto"/>
            <w:right w:val="none" w:sz="0" w:space="0" w:color="auto"/>
          </w:divBdr>
        </w:div>
        <w:div w:id="1926768050">
          <w:marLeft w:val="480"/>
          <w:marRight w:val="0"/>
          <w:marTop w:val="0"/>
          <w:marBottom w:val="0"/>
          <w:divBdr>
            <w:top w:val="none" w:sz="0" w:space="0" w:color="auto"/>
            <w:left w:val="none" w:sz="0" w:space="0" w:color="auto"/>
            <w:bottom w:val="none" w:sz="0" w:space="0" w:color="auto"/>
            <w:right w:val="none" w:sz="0" w:space="0" w:color="auto"/>
          </w:divBdr>
        </w:div>
        <w:div w:id="2019651430">
          <w:marLeft w:val="480"/>
          <w:marRight w:val="0"/>
          <w:marTop w:val="0"/>
          <w:marBottom w:val="0"/>
          <w:divBdr>
            <w:top w:val="none" w:sz="0" w:space="0" w:color="auto"/>
            <w:left w:val="none" w:sz="0" w:space="0" w:color="auto"/>
            <w:bottom w:val="none" w:sz="0" w:space="0" w:color="auto"/>
            <w:right w:val="none" w:sz="0" w:space="0" w:color="auto"/>
          </w:divBdr>
        </w:div>
        <w:div w:id="2060788462">
          <w:marLeft w:val="480"/>
          <w:marRight w:val="0"/>
          <w:marTop w:val="0"/>
          <w:marBottom w:val="0"/>
          <w:divBdr>
            <w:top w:val="none" w:sz="0" w:space="0" w:color="auto"/>
            <w:left w:val="none" w:sz="0" w:space="0" w:color="auto"/>
            <w:bottom w:val="none" w:sz="0" w:space="0" w:color="auto"/>
            <w:right w:val="none" w:sz="0" w:space="0" w:color="auto"/>
          </w:divBdr>
        </w:div>
        <w:div w:id="2061246224">
          <w:marLeft w:val="480"/>
          <w:marRight w:val="0"/>
          <w:marTop w:val="0"/>
          <w:marBottom w:val="0"/>
          <w:divBdr>
            <w:top w:val="none" w:sz="0" w:space="0" w:color="auto"/>
            <w:left w:val="none" w:sz="0" w:space="0" w:color="auto"/>
            <w:bottom w:val="none" w:sz="0" w:space="0" w:color="auto"/>
            <w:right w:val="none" w:sz="0" w:space="0" w:color="auto"/>
          </w:divBdr>
        </w:div>
        <w:div w:id="2111730258">
          <w:marLeft w:val="480"/>
          <w:marRight w:val="0"/>
          <w:marTop w:val="0"/>
          <w:marBottom w:val="0"/>
          <w:divBdr>
            <w:top w:val="none" w:sz="0" w:space="0" w:color="auto"/>
            <w:left w:val="none" w:sz="0" w:space="0" w:color="auto"/>
            <w:bottom w:val="none" w:sz="0" w:space="0" w:color="auto"/>
            <w:right w:val="none" w:sz="0" w:space="0" w:color="auto"/>
          </w:divBdr>
        </w:div>
        <w:div w:id="2118257526">
          <w:marLeft w:val="480"/>
          <w:marRight w:val="0"/>
          <w:marTop w:val="0"/>
          <w:marBottom w:val="0"/>
          <w:divBdr>
            <w:top w:val="none" w:sz="0" w:space="0" w:color="auto"/>
            <w:left w:val="none" w:sz="0" w:space="0" w:color="auto"/>
            <w:bottom w:val="none" w:sz="0" w:space="0" w:color="auto"/>
            <w:right w:val="none" w:sz="0" w:space="0" w:color="auto"/>
          </w:divBdr>
        </w:div>
      </w:divsChild>
    </w:div>
    <w:div w:id="1632438390">
      <w:bodyDiv w:val="1"/>
      <w:marLeft w:val="0"/>
      <w:marRight w:val="0"/>
      <w:marTop w:val="0"/>
      <w:marBottom w:val="0"/>
      <w:divBdr>
        <w:top w:val="none" w:sz="0" w:space="0" w:color="auto"/>
        <w:left w:val="none" w:sz="0" w:space="0" w:color="auto"/>
        <w:bottom w:val="none" w:sz="0" w:space="0" w:color="auto"/>
        <w:right w:val="none" w:sz="0" w:space="0" w:color="auto"/>
      </w:divBdr>
      <w:divsChild>
        <w:div w:id="4669543">
          <w:marLeft w:val="480"/>
          <w:marRight w:val="0"/>
          <w:marTop w:val="0"/>
          <w:marBottom w:val="0"/>
          <w:divBdr>
            <w:top w:val="none" w:sz="0" w:space="0" w:color="auto"/>
            <w:left w:val="none" w:sz="0" w:space="0" w:color="auto"/>
            <w:bottom w:val="none" w:sz="0" w:space="0" w:color="auto"/>
            <w:right w:val="none" w:sz="0" w:space="0" w:color="auto"/>
          </w:divBdr>
        </w:div>
        <w:div w:id="11995525">
          <w:marLeft w:val="480"/>
          <w:marRight w:val="0"/>
          <w:marTop w:val="0"/>
          <w:marBottom w:val="0"/>
          <w:divBdr>
            <w:top w:val="none" w:sz="0" w:space="0" w:color="auto"/>
            <w:left w:val="none" w:sz="0" w:space="0" w:color="auto"/>
            <w:bottom w:val="none" w:sz="0" w:space="0" w:color="auto"/>
            <w:right w:val="none" w:sz="0" w:space="0" w:color="auto"/>
          </w:divBdr>
        </w:div>
        <w:div w:id="94138855">
          <w:marLeft w:val="480"/>
          <w:marRight w:val="0"/>
          <w:marTop w:val="0"/>
          <w:marBottom w:val="0"/>
          <w:divBdr>
            <w:top w:val="none" w:sz="0" w:space="0" w:color="auto"/>
            <w:left w:val="none" w:sz="0" w:space="0" w:color="auto"/>
            <w:bottom w:val="none" w:sz="0" w:space="0" w:color="auto"/>
            <w:right w:val="none" w:sz="0" w:space="0" w:color="auto"/>
          </w:divBdr>
        </w:div>
        <w:div w:id="132715478">
          <w:marLeft w:val="480"/>
          <w:marRight w:val="0"/>
          <w:marTop w:val="0"/>
          <w:marBottom w:val="0"/>
          <w:divBdr>
            <w:top w:val="none" w:sz="0" w:space="0" w:color="auto"/>
            <w:left w:val="none" w:sz="0" w:space="0" w:color="auto"/>
            <w:bottom w:val="none" w:sz="0" w:space="0" w:color="auto"/>
            <w:right w:val="none" w:sz="0" w:space="0" w:color="auto"/>
          </w:divBdr>
        </w:div>
        <w:div w:id="136918047">
          <w:marLeft w:val="480"/>
          <w:marRight w:val="0"/>
          <w:marTop w:val="0"/>
          <w:marBottom w:val="0"/>
          <w:divBdr>
            <w:top w:val="none" w:sz="0" w:space="0" w:color="auto"/>
            <w:left w:val="none" w:sz="0" w:space="0" w:color="auto"/>
            <w:bottom w:val="none" w:sz="0" w:space="0" w:color="auto"/>
            <w:right w:val="none" w:sz="0" w:space="0" w:color="auto"/>
          </w:divBdr>
        </w:div>
        <w:div w:id="217788945">
          <w:marLeft w:val="480"/>
          <w:marRight w:val="0"/>
          <w:marTop w:val="0"/>
          <w:marBottom w:val="0"/>
          <w:divBdr>
            <w:top w:val="none" w:sz="0" w:space="0" w:color="auto"/>
            <w:left w:val="none" w:sz="0" w:space="0" w:color="auto"/>
            <w:bottom w:val="none" w:sz="0" w:space="0" w:color="auto"/>
            <w:right w:val="none" w:sz="0" w:space="0" w:color="auto"/>
          </w:divBdr>
        </w:div>
        <w:div w:id="218169860">
          <w:marLeft w:val="480"/>
          <w:marRight w:val="0"/>
          <w:marTop w:val="0"/>
          <w:marBottom w:val="0"/>
          <w:divBdr>
            <w:top w:val="none" w:sz="0" w:space="0" w:color="auto"/>
            <w:left w:val="none" w:sz="0" w:space="0" w:color="auto"/>
            <w:bottom w:val="none" w:sz="0" w:space="0" w:color="auto"/>
            <w:right w:val="none" w:sz="0" w:space="0" w:color="auto"/>
          </w:divBdr>
        </w:div>
        <w:div w:id="257100314">
          <w:marLeft w:val="480"/>
          <w:marRight w:val="0"/>
          <w:marTop w:val="0"/>
          <w:marBottom w:val="0"/>
          <w:divBdr>
            <w:top w:val="none" w:sz="0" w:space="0" w:color="auto"/>
            <w:left w:val="none" w:sz="0" w:space="0" w:color="auto"/>
            <w:bottom w:val="none" w:sz="0" w:space="0" w:color="auto"/>
            <w:right w:val="none" w:sz="0" w:space="0" w:color="auto"/>
          </w:divBdr>
        </w:div>
        <w:div w:id="275868257">
          <w:marLeft w:val="480"/>
          <w:marRight w:val="0"/>
          <w:marTop w:val="0"/>
          <w:marBottom w:val="0"/>
          <w:divBdr>
            <w:top w:val="none" w:sz="0" w:space="0" w:color="auto"/>
            <w:left w:val="none" w:sz="0" w:space="0" w:color="auto"/>
            <w:bottom w:val="none" w:sz="0" w:space="0" w:color="auto"/>
            <w:right w:val="none" w:sz="0" w:space="0" w:color="auto"/>
          </w:divBdr>
        </w:div>
        <w:div w:id="439842375">
          <w:marLeft w:val="480"/>
          <w:marRight w:val="0"/>
          <w:marTop w:val="0"/>
          <w:marBottom w:val="0"/>
          <w:divBdr>
            <w:top w:val="none" w:sz="0" w:space="0" w:color="auto"/>
            <w:left w:val="none" w:sz="0" w:space="0" w:color="auto"/>
            <w:bottom w:val="none" w:sz="0" w:space="0" w:color="auto"/>
            <w:right w:val="none" w:sz="0" w:space="0" w:color="auto"/>
          </w:divBdr>
        </w:div>
        <w:div w:id="456489912">
          <w:marLeft w:val="480"/>
          <w:marRight w:val="0"/>
          <w:marTop w:val="0"/>
          <w:marBottom w:val="0"/>
          <w:divBdr>
            <w:top w:val="none" w:sz="0" w:space="0" w:color="auto"/>
            <w:left w:val="none" w:sz="0" w:space="0" w:color="auto"/>
            <w:bottom w:val="none" w:sz="0" w:space="0" w:color="auto"/>
            <w:right w:val="none" w:sz="0" w:space="0" w:color="auto"/>
          </w:divBdr>
        </w:div>
        <w:div w:id="459886749">
          <w:marLeft w:val="480"/>
          <w:marRight w:val="0"/>
          <w:marTop w:val="0"/>
          <w:marBottom w:val="0"/>
          <w:divBdr>
            <w:top w:val="none" w:sz="0" w:space="0" w:color="auto"/>
            <w:left w:val="none" w:sz="0" w:space="0" w:color="auto"/>
            <w:bottom w:val="none" w:sz="0" w:space="0" w:color="auto"/>
            <w:right w:val="none" w:sz="0" w:space="0" w:color="auto"/>
          </w:divBdr>
        </w:div>
        <w:div w:id="467937489">
          <w:marLeft w:val="480"/>
          <w:marRight w:val="0"/>
          <w:marTop w:val="0"/>
          <w:marBottom w:val="0"/>
          <w:divBdr>
            <w:top w:val="none" w:sz="0" w:space="0" w:color="auto"/>
            <w:left w:val="none" w:sz="0" w:space="0" w:color="auto"/>
            <w:bottom w:val="none" w:sz="0" w:space="0" w:color="auto"/>
            <w:right w:val="none" w:sz="0" w:space="0" w:color="auto"/>
          </w:divBdr>
        </w:div>
        <w:div w:id="514654995">
          <w:marLeft w:val="480"/>
          <w:marRight w:val="0"/>
          <w:marTop w:val="0"/>
          <w:marBottom w:val="0"/>
          <w:divBdr>
            <w:top w:val="none" w:sz="0" w:space="0" w:color="auto"/>
            <w:left w:val="none" w:sz="0" w:space="0" w:color="auto"/>
            <w:bottom w:val="none" w:sz="0" w:space="0" w:color="auto"/>
            <w:right w:val="none" w:sz="0" w:space="0" w:color="auto"/>
          </w:divBdr>
        </w:div>
        <w:div w:id="526648753">
          <w:marLeft w:val="480"/>
          <w:marRight w:val="0"/>
          <w:marTop w:val="0"/>
          <w:marBottom w:val="0"/>
          <w:divBdr>
            <w:top w:val="none" w:sz="0" w:space="0" w:color="auto"/>
            <w:left w:val="none" w:sz="0" w:space="0" w:color="auto"/>
            <w:bottom w:val="none" w:sz="0" w:space="0" w:color="auto"/>
            <w:right w:val="none" w:sz="0" w:space="0" w:color="auto"/>
          </w:divBdr>
        </w:div>
        <w:div w:id="576210309">
          <w:marLeft w:val="480"/>
          <w:marRight w:val="0"/>
          <w:marTop w:val="0"/>
          <w:marBottom w:val="0"/>
          <w:divBdr>
            <w:top w:val="none" w:sz="0" w:space="0" w:color="auto"/>
            <w:left w:val="none" w:sz="0" w:space="0" w:color="auto"/>
            <w:bottom w:val="none" w:sz="0" w:space="0" w:color="auto"/>
            <w:right w:val="none" w:sz="0" w:space="0" w:color="auto"/>
          </w:divBdr>
        </w:div>
        <w:div w:id="661394812">
          <w:marLeft w:val="480"/>
          <w:marRight w:val="0"/>
          <w:marTop w:val="0"/>
          <w:marBottom w:val="0"/>
          <w:divBdr>
            <w:top w:val="none" w:sz="0" w:space="0" w:color="auto"/>
            <w:left w:val="none" w:sz="0" w:space="0" w:color="auto"/>
            <w:bottom w:val="none" w:sz="0" w:space="0" w:color="auto"/>
            <w:right w:val="none" w:sz="0" w:space="0" w:color="auto"/>
          </w:divBdr>
        </w:div>
        <w:div w:id="685906639">
          <w:marLeft w:val="480"/>
          <w:marRight w:val="0"/>
          <w:marTop w:val="0"/>
          <w:marBottom w:val="0"/>
          <w:divBdr>
            <w:top w:val="none" w:sz="0" w:space="0" w:color="auto"/>
            <w:left w:val="none" w:sz="0" w:space="0" w:color="auto"/>
            <w:bottom w:val="none" w:sz="0" w:space="0" w:color="auto"/>
            <w:right w:val="none" w:sz="0" w:space="0" w:color="auto"/>
          </w:divBdr>
        </w:div>
        <w:div w:id="703023570">
          <w:marLeft w:val="480"/>
          <w:marRight w:val="0"/>
          <w:marTop w:val="0"/>
          <w:marBottom w:val="0"/>
          <w:divBdr>
            <w:top w:val="none" w:sz="0" w:space="0" w:color="auto"/>
            <w:left w:val="none" w:sz="0" w:space="0" w:color="auto"/>
            <w:bottom w:val="none" w:sz="0" w:space="0" w:color="auto"/>
            <w:right w:val="none" w:sz="0" w:space="0" w:color="auto"/>
          </w:divBdr>
        </w:div>
        <w:div w:id="735669337">
          <w:marLeft w:val="480"/>
          <w:marRight w:val="0"/>
          <w:marTop w:val="0"/>
          <w:marBottom w:val="0"/>
          <w:divBdr>
            <w:top w:val="none" w:sz="0" w:space="0" w:color="auto"/>
            <w:left w:val="none" w:sz="0" w:space="0" w:color="auto"/>
            <w:bottom w:val="none" w:sz="0" w:space="0" w:color="auto"/>
            <w:right w:val="none" w:sz="0" w:space="0" w:color="auto"/>
          </w:divBdr>
        </w:div>
        <w:div w:id="769860068">
          <w:marLeft w:val="480"/>
          <w:marRight w:val="0"/>
          <w:marTop w:val="0"/>
          <w:marBottom w:val="0"/>
          <w:divBdr>
            <w:top w:val="none" w:sz="0" w:space="0" w:color="auto"/>
            <w:left w:val="none" w:sz="0" w:space="0" w:color="auto"/>
            <w:bottom w:val="none" w:sz="0" w:space="0" w:color="auto"/>
            <w:right w:val="none" w:sz="0" w:space="0" w:color="auto"/>
          </w:divBdr>
        </w:div>
        <w:div w:id="813790849">
          <w:marLeft w:val="480"/>
          <w:marRight w:val="0"/>
          <w:marTop w:val="0"/>
          <w:marBottom w:val="0"/>
          <w:divBdr>
            <w:top w:val="none" w:sz="0" w:space="0" w:color="auto"/>
            <w:left w:val="none" w:sz="0" w:space="0" w:color="auto"/>
            <w:bottom w:val="none" w:sz="0" w:space="0" w:color="auto"/>
            <w:right w:val="none" w:sz="0" w:space="0" w:color="auto"/>
          </w:divBdr>
        </w:div>
        <w:div w:id="841898170">
          <w:marLeft w:val="480"/>
          <w:marRight w:val="0"/>
          <w:marTop w:val="0"/>
          <w:marBottom w:val="0"/>
          <w:divBdr>
            <w:top w:val="none" w:sz="0" w:space="0" w:color="auto"/>
            <w:left w:val="none" w:sz="0" w:space="0" w:color="auto"/>
            <w:bottom w:val="none" w:sz="0" w:space="0" w:color="auto"/>
            <w:right w:val="none" w:sz="0" w:space="0" w:color="auto"/>
          </w:divBdr>
        </w:div>
        <w:div w:id="857473677">
          <w:marLeft w:val="480"/>
          <w:marRight w:val="0"/>
          <w:marTop w:val="0"/>
          <w:marBottom w:val="0"/>
          <w:divBdr>
            <w:top w:val="none" w:sz="0" w:space="0" w:color="auto"/>
            <w:left w:val="none" w:sz="0" w:space="0" w:color="auto"/>
            <w:bottom w:val="none" w:sz="0" w:space="0" w:color="auto"/>
            <w:right w:val="none" w:sz="0" w:space="0" w:color="auto"/>
          </w:divBdr>
        </w:div>
        <w:div w:id="861820662">
          <w:marLeft w:val="480"/>
          <w:marRight w:val="0"/>
          <w:marTop w:val="0"/>
          <w:marBottom w:val="0"/>
          <w:divBdr>
            <w:top w:val="none" w:sz="0" w:space="0" w:color="auto"/>
            <w:left w:val="none" w:sz="0" w:space="0" w:color="auto"/>
            <w:bottom w:val="none" w:sz="0" w:space="0" w:color="auto"/>
            <w:right w:val="none" w:sz="0" w:space="0" w:color="auto"/>
          </w:divBdr>
        </w:div>
        <w:div w:id="882788839">
          <w:marLeft w:val="480"/>
          <w:marRight w:val="0"/>
          <w:marTop w:val="0"/>
          <w:marBottom w:val="0"/>
          <w:divBdr>
            <w:top w:val="none" w:sz="0" w:space="0" w:color="auto"/>
            <w:left w:val="none" w:sz="0" w:space="0" w:color="auto"/>
            <w:bottom w:val="none" w:sz="0" w:space="0" w:color="auto"/>
            <w:right w:val="none" w:sz="0" w:space="0" w:color="auto"/>
          </w:divBdr>
        </w:div>
        <w:div w:id="930773879">
          <w:marLeft w:val="480"/>
          <w:marRight w:val="0"/>
          <w:marTop w:val="0"/>
          <w:marBottom w:val="0"/>
          <w:divBdr>
            <w:top w:val="none" w:sz="0" w:space="0" w:color="auto"/>
            <w:left w:val="none" w:sz="0" w:space="0" w:color="auto"/>
            <w:bottom w:val="none" w:sz="0" w:space="0" w:color="auto"/>
            <w:right w:val="none" w:sz="0" w:space="0" w:color="auto"/>
          </w:divBdr>
        </w:div>
        <w:div w:id="1009983775">
          <w:marLeft w:val="480"/>
          <w:marRight w:val="0"/>
          <w:marTop w:val="0"/>
          <w:marBottom w:val="0"/>
          <w:divBdr>
            <w:top w:val="none" w:sz="0" w:space="0" w:color="auto"/>
            <w:left w:val="none" w:sz="0" w:space="0" w:color="auto"/>
            <w:bottom w:val="none" w:sz="0" w:space="0" w:color="auto"/>
            <w:right w:val="none" w:sz="0" w:space="0" w:color="auto"/>
          </w:divBdr>
        </w:div>
        <w:div w:id="1055543168">
          <w:marLeft w:val="480"/>
          <w:marRight w:val="0"/>
          <w:marTop w:val="0"/>
          <w:marBottom w:val="0"/>
          <w:divBdr>
            <w:top w:val="none" w:sz="0" w:space="0" w:color="auto"/>
            <w:left w:val="none" w:sz="0" w:space="0" w:color="auto"/>
            <w:bottom w:val="none" w:sz="0" w:space="0" w:color="auto"/>
            <w:right w:val="none" w:sz="0" w:space="0" w:color="auto"/>
          </w:divBdr>
        </w:div>
        <w:div w:id="1061051690">
          <w:marLeft w:val="480"/>
          <w:marRight w:val="0"/>
          <w:marTop w:val="0"/>
          <w:marBottom w:val="0"/>
          <w:divBdr>
            <w:top w:val="none" w:sz="0" w:space="0" w:color="auto"/>
            <w:left w:val="none" w:sz="0" w:space="0" w:color="auto"/>
            <w:bottom w:val="none" w:sz="0" w:space="0" w:color="auto"/>
            <w:right w:val="none" w:sz="0" w:space="0" w:color="auto"/>
          </w:divBdr>
        </w:div>
        <w:div w:id="1113986677">
          <w:marLeft w:val="480"/>
          <w:marRight w:val="0"/>
          <w:marTop w:val="0"/>
          <w:marBottom w:val="0"/>
          <w:divBdr>
            <w:top w:val="none" w:sz="0" w:space="0" w:color="auto"/>
            <w:left w:val="none" w:sz="0" w:space="0" w:color="auto"/>
            <w:bottom w:val="none" w:sz="0" w:space="0" w:color="auto"/>
            <w:right w:val="none" w:sz="0" w:space="0" w:color="auto"/>
          </w:divBdr>
        </w:div>
        <w:div w:id="1143351520">
          <w:marLeft w:val="480"/>
          <w:marRight w:val="0"/>
          <w:marTop w:val="0"/>
          <w:marBottom w:val="0"/>
          <w:divBdr>
            <w:top w:val="none" w:sz="0" w:space="0" w:color="auto"/>
            <w:left w:val="none" w:sz="0" w:space="0" w:color="auto"/>
            <w:bottom w:val="none" w:sz="0" w:space="0" w:color="auto"/>
            <w:right w:val="none" w:sz="0" w:space="0" w:color="auto"/>
          </w:divBdr>
        </w:div>
        <w:div w:id="1202402196">
          <w:marLeft w:val="480"/>
          <w:marRight w:val="0"/>
          <w:marTop w:val="0"/>
          <w:marBottom w:val="0"/>
          <w:divBdr>
            <w:top w:val="none" w:sz="0" w:space="0" w:color="auto"/>
            <w:left w:val="none" w:sz="0" w:space="0" w:color="auto"/>
            <w:bottom w:val="none" w:sz="0" w:space="0" w:color="auto"/>
            <w:right w:val="none" w:sz="0" w:space="0" w:color="auto"/>
          </w:divBdr>
        </w:div>
        <w:div w:id="1214780367">
          <w:marLeft w:val="480"/>
          <w:marRight w:val="0"/>
          <w:marTop w:val="0"/>
          <w:marBottom w:val="0"/>
          <w:divBdr>
            <w:top w:val="none" w:sz="0" w:space="0" w:color="auto"/>
            <w:left w:val="none" w:sz="0" w:space="0" w:color="auto"/>
            <w:bottom w:val="none" w:sz="0" w:space="0" w:color="auto"/>
            <w:right w:val="none" w:sz="0" w:space="0" w:color="auto"/>
          </w:divBdr>
        </w:div>
        <w:div w:id="1320114599">
          <w:marLeft w:val="480"/>
          <w:marRight w:val="0"/>
          <w:marTop w:val="0"/>
          <w:marBottom w:val="0"/>
          <w:divBdr>
            <w:top w:val="none" w:sz="0" w:space="0" w:color="auto"/>
            <w:left w:val="none" w:sz="0" w:space="0" w:color="auto"/>
            <w:bottom w:val="none" w:sz="0" w:space="0" w:color="auto"/>
            <w:right w:val="none" w:sz="0" w:space="0" w:color="auto"/>
          </w:divBdr>
        </w:div>
        <w:div w:id="1333877106">
          <w:marLeft w:val="480"/>
          <w:marRight w:val="0"/>
          <w:marTop w:val="0"/>
          <w:marBottom w:val="0"/>
          <w:divBdr>
            <w:top w:val="none" w:sz="0" w:space="0" w:color="auto"/>
            <w:left w:val="none" w:sz="0" w:space="0" w:color="auto"/>
            <w:bottom w:val="none" w:sz="0" w:space="0" w:color="auto"/>
            <w:right w:val="none" w:sz="0" w:space="0" w:color="auto"/>
          </w:divBdr>
        </w:div>
        <w:div w:id="1417701929">
          <w:marLeft w:val="480"/>
          <w:marRight w:val="0"/>
          <w:marTop w:val="0"/>
          <w:marBottom w:val="0"/>
          <w:divBdr>
            <w:top w:val="none" w:sz="0" w:space="0" w:color="auto"/>
            <w:left w:val="none" w:sz="0" w:space="0" w:color="auto"/>
            <w:bottom w:val="none" w:sz="0" w:space="0" w:color="auto"/>
            <w:right w:val="none" w:sz="0" w:space="0" w:color="auto"/>
          </w:divBdr>
        </w:div>
        <w:div w:id="1420643015">
          <w:marLeft w:val="480"/>
          <w:marRight w:val="0"/>
          <w:marTop w:val="0"/>
          <w:marBottom w:val="0"/>
          <w:divBdr>
            <w:top w:val="none" w:sz="0" w:space="0" w:color="auto"/>
            <w:left w:val="none" w:sz="0" w:space="0" w:color="auto"/>
            <w:bottom w:val="none" w:sz="0" w:space="0" w:color="auto"/>
            <w:right w:val="none" w:sz="0" w:space="0" w:color="auto"/>
          </w:divBdr>
        </w:div>
        <w:div w:id="1424491710">
          <w:marLeft w:val="480"/>
          <w:marRight w:val="0"/>
          <w:marTop w:val="0"/>
          <w:marBottom w:val="0"/>
          <w:divBdr>
            <w:top w:val="none" w:sz="0" w:space="0" w:color="auto"/>
            <w:left w:val="none" w:sz="0" w:space="0" w:color="auto"/>
            <w:bottom w:val="none" w:sz="0" w:space="0" w:color="auto"/>
            <w:right w:val="none" w:sz="0" w:space="0" w:color="auto"/>
          </w:divBdr>
        </w:div>
        <w:div w:id="1436245600">
          <w:marLeft w:val="480"/>
          <w:marRight w:val="0"/>
          <w:marTop w:val="0"/>
          <w:marBottom w:val="0"/>
          <w:divBdr>
            <w:top w:val="none" w:sz="0" w:space="0" w:color="auto"/>
            <w:left w:val="none" w:sz="0" w:space="0" w:color="auto"/>
            <w:bottom w:val="none" w:sz="0" w:space="0" w:color="auto"/>
            <w:right w:val="none" w:sz="0" w:space="0" w:color="auto"/>
          </w:divBdr>
        </w:div>
        <w:div w:id="1502626068">
          <w:marLeft w:val="480"/>
          <w:marRight w:val="0"/>
          <w:marTop w:val="0"/>
          <w:marBottom w:val="0"/>
          <w:divBdr>
            <w:top w:val="none" w:sz="0" w:space="0" w:color="auto"/>
            <w:left w:val="none" w:sz="0" w:space="0" w:color="auto"/>
            <w:bottom w:val="none" w:sz="0" w:space="0" w:color="auto"/>
            <w:right w:val="none" w:sz="0" w:space="0" w:color="auto"/>
          </w:divBdr>
        </w:div>
        <w:div w:id="1525628920">
          <w:marLeft w:val="480"/>
          <w:marRight w:val="0"/>
          <w:marTop w:val="0"/>
          <w:marBottom w:val="0"/>
          <w:divBdr>
            <w:top w:val="none" w:sz="0" w:space="0" w:color="auto"/>
            <w:left w:val="none" w:sz="0" w:space="0" w:color="auto"/>
            <w:bottom w:val="none" w:sz="0" w:space="0" w:color="auto"/>
            <w:right w:val="none" w:sz="0" w:space="0" w:color="auto"/>
          </w:divBdr>
        </w:div>
        <w:div w:id="1564871545">
          <w:marLeft w:val="480"/>
          <w:marRight w:val="0"/>
          <w:marTop w:val="0"/>
          <w:marBottom w:val="0"/>
          <w:divBdr>
            <w:top w:val="none" w:sz="0" w:space="0" w:color="auto"/>
            <w:left w:val="none" w:sz="0" w:space="0" w:color="auto"/>
            <w:bottom w:val="none" w:sz="0" w:space="0" w:color="auto"/>
            <w:right w:val="none" w:sz="0" w:space="0" w:color="auto"/>
          </w:divBdr>
        </w:div>
        <w:div w:id="1584610939">
          <w:marLeft w:val="480"/>
          <w:marRight w:val="0"/>
          <w:marTop w:val="0"/>
          <w:marBottom w:val="0"/>
          <w:divBdr>
            <w:top w:val="none" w:sz="0" w:space="0" w:color="auto"/>
            <w:left w:val="none" w:sz="0" w:space="0" w:color="auto"/>
            <w:bottom w:val="none" w:sz="0" w:space="0" w:color="auto"/>
            <w:right w:val="none" w:sz="0" w:space="0" w:color="auto"/>
          </w:divBdr>
        </w:div>
        <w:div w:id="1594775137">
          <w:marLeft w:val="480"/>
          <w:marRight w:val="0"/>
          <w:marTop w:val="0"/>
          <w:marBottom w:val="0"/>
          <w:divBdr>
            <w:top w:val="none" w:sz="0" w:space="0" w:color="auto"/>
            <w:left w:val="none" w:sz="0" w:space="0" w:color="auto"/>
            <w:bottom w:val="none" w:sz="0" w:space="0" w:color="auto"/>
            <w:right w:val="none" w:sz="0" w:space="0" w:color="auto"/>
          </w:divBdr>
        </w:div>
        <w:div w:id="1603686639">
          <w:marLeft w:val="480"/>
          <w:marRight w:val="0"/>
          <w:marTop w:val="0"/>
          <w:marBottom w:val="0"/>
          <w:divBdr>
            <w:top w:val="none" w:sz="0" w:space="0" w:color="auto"/>
            <w:left w:val="none" w:sz="0" w:space="0" w:color="auto"/>
            <w:bottom w:val="none" w:sz="0" w:space="0" w:color="auto"/>
            <w:right w:val="none" w:sz="0" w:space="0" w:color="auto"/>
          </w:divBdr>
        </w:div>
        <w:div w:id="1638875801">
          <w:marLeft w:val="480"/>
          <w:marRight w:val="0"/>
          <w:marTop w:val="0"/>
          <w:marBottom w:val="0"/>
          <w:divBdr>
            <w:top w:val="none" w:sz="0" w:space="0" w:color="auto"/>
            <w:left w:val="none" w:sz="0" w:space="0" w:color="auto"/>
            <w:bottom w:val="none" w:sz="0" w:space="0" w:color="auto"/>
            <w:right w:val="none" w:sz="0" w:space="0" w:color="auto"/>
          </w:divBdr>
        </w:div>
        <w:div w:id="1686858224">
          <w:marLeft w:val="480"/>
          <w:marRight w:val="0"/>
          <w:marTop w:val="0"/>
          <w:marBottom w:val="0"/>
          <w:divBdr>
            <w:top w:val="none" w:sz="0" w:space="0" w:color="auto"/>
            <w:left w:val="none" w:sz="0" w:space="0" w:color="auto"/>
            <w:bottom w:val="none" w:sz="0" w:space="0" w:color="auto"/>
            <w:right w:val="none" w:sz="0" w:space="0" w:color="auto"/>
          </w:divBdr>
        </w:div>
        <w:div w:id="1694766624">
          <w:marLeft w:val="480"/>
          <w:marRight w:val="0"/>
          <w:marTop w:val="0"/>
          <w:marBottom w:val="0"/>
          <w:divBdr>
            <w:top w:val="none" w:sz="0" w:space="0" w:color="auto"/>
            <w:left w:val="none" w:sz="0" w:space="0" w:color="auto"/>
            <w:bottom w:val="none" w:sz="0" w:space="0" w:color="auto"/>
            <w:right w:val="none" w:sz="0" w:space="0" w:color="auto"/>
          </w:divBdr>
        </w:div>
        <w:div w:id="1778677282">
          <w:marLeft w:val="480"/>
          <w:marRight w:val="0"/>
          <w:marTop w:val="0"/>
          <w:marBottom w:val="0"/>
          <w:divBdr>
            <w:top w:val="none" w:sz="0" w:space="0" w:color="auto"/>
            <w:left w:val="none" w:sz="0" w:space="0" w:color="auto"/>
            <w:bottom w:val="none" w:sz="0" w:space="0" w:color="auto"/>
            <w:right w:val="none" w:sz="0" w:space="0" w:color="auto"/>
          </w:divBdr>
        </w:div>
        <w:div w:id="1847279812">
          <w:marLeft w:val="480"/>
          <w:marRight w:val="0"/>
          <w:marTop w:val="0"/>
          <w:marBottom w:val="0"/>
          <w:divBdr>
            <w:top w:val="none" w:sz="0" w:space="0" w:color="auto"/>
            <w:left w:val="none" w:sz="0" w:space="0" w:color="auto"/>
            <w:bottom w:val="none" w:sz="0" w:space="0" w:color="auto"/>
            <w:right w:val="none" w:sz="0" w:space="0" w:color="auto"/>
          </w:divBdr>
        </w:div>
        <w:div w:id="1862232906">
          <w:marLeft w:val="480"/>
          <w:marRight w:val="0"/>
          <w:marTop w:val="0"/>
          <w:marBottom w:val="0"/>
          <w:divBdr>
            <w:top w:val="none" w:sz="0" w:space="0" w:color="auto"/>
            <w:left w:val="none" w:sz="0" w:space="0" w:color="auto"/>
            <w:bottom w:val="none" w:sz="0" w:space="0" w:color="auto"/>
            <w:right w:val="none" w:sz="0" w:space="0" w:color="auto"/>
          </w:divBdr>
        </w:div>
        <w:div w:id="1938437659">
          <w:marLeft w:val="480"/>
          <w:marRight w:val="0"/>
          <w:marTop w:val="0"/>
          <w:marBottom w:val="0"/>
          <w:divBdr>
            <w:top w:val="none" w:sz="0" w:space="0" w:color="auto"/>
            <w:left w:val="none" w:sz="0" w:space="0" w:color="auto"/>
            <w:bottom w:val="none" w:sz="0" w:space="0" w:color="auto"/>
            <w:right w:val="none" w:sz="0" w:space="0" w:color="auto"/>
          </w:divBdr>
        </w:div>
        <w:div w:id="1970628127">
          <w:marLeft w:val="480"/>
          <w:marRight w:val="0"/>
          <w:marTop w:val="0"/>
          <w:marBottom w:val="0"/>
          <w:divBdr>
            <w:top w:val="none" w:sz="0" w:space="0" w:color="auto"/>
            <w:left w:val="none" w:sz="0" w:space="0" w:color="auto"/>
            <w:bottom w:val="none" w:sz="0" w:space="0" w:color="auto"/>
            <w:right w:val="none" w:sz="0" w:space="0" w:color="auto"/>
          </w:divBdr>
        </w:div>
        <w:div w:id="2052341106">
          <w:marLeft w:val="480"/>
          <w:marRight w:val="0"/>
          <w:marTop w:val="0"/>
          <w:marBottom w:val="0"/>
          <w:divBdr>
            <w:top w:val="none" w:sz="0" w:space="0" w:color="auto"/>
            <w:left w:val="none" w:sz="0" w:space="0" w:color="auto"/>
            <w:bottom w:val="none" w:sz="0" w:space="0" w:color="auto"/>
            <w:right w:val="none" w:sz="0" w:space="0" w:color="auto"/>
          </w:divBdr>
        </w:div>
        <w:div w:id="2089110102">
          <w:marLeft w:val="480"/>
          <w:marRight w:val="0"/>
          <w:marTop w:val="0"/>
          <w:marBottom w:val="0"/>
          <w:divBdr>
            <w:top w:val="none" w:sz="0" w:space="0" w:color="auto"/>
            <w:left w:val="none" w:sz="0" w:space="0" w:color="auto"/>
            <w:bottom w:val="none" w:sz="0" w:space="0" w:color="auto"/>
            <w:right w:val="none" w:sz="0" w:space="0" w:color="auto"/>
          </w:divBdr>
        </w:div>
        <w:div w:id="2133399173">
          <w:marLeft w:val="480"/>
          <w:marRight w:val="0"/>
          <w:marTop w:val="0"/>
          <w:marBottom w:val="0"/>
          <w:divBdr>
            <w:top w:val="none" w:sz="0" w:space="0" w:color="auto"/>
            <w:left w:val="none" w:sz="0" w:space="0" w:color="auto"/>
            <w:bottom w:val="none" w:sz="0" w:space="0" w:color="auto"/>
            <w:right w:val="none" w:sz="0" w:space="0" w:color="auto"/>
          </w:divBdr>
        </w:div>
      </w:divsChild>
    </w:div>
    <w:div w:id="1635405400">
      <w:bodyDiv w:val="1"/>
      <w:marLeft w:val="0"/>
      <w:marRight w:val="0"/>
      <w:marTop w:val="0"/>
      <w:marBottom w:val="0"/>
      <w:divBdr>
        <w:top w:val="none" w:sz="0" w:space="0" w:color="auto"/>
        <w:left w:val="none" w:sz="0" w:space="0" w:color="auto"/>
        <w:bottom w:val="none" w:sz="0" w:space="0" w:color="auto"/>
        <w:right w:val="none" w:sz="0" w:space="0" w:color="auto"/>
      </w:divBdr>
      <w:divsChild>
        <w:div w:id="134877539">
          <w:marLeft w:val="480"/>
          <w:marRight w:val="0"/>
          <w:marTop w:val="0"/>
          <w:marBottom w:val="0"/>
          <w:divBdr>
            <w:top w:val="none" w:sz="0" w:space="0" w:color="auto"/>
            <w:left w:val="none" w:sz="0" w:space="0" w:color="auto"/>
            <w:bottom w:val="none" w:sz="0" w:space="0" w:color="auto"/>
            <w:right w:val="none" w:sz="0" w:space="0" w:color="auto"/>
          </w:divBdr>
        </w:div>
        <w:div w:id="65347751">
          <w:marLeft w:val="480"/>
          <w:marRight w:val="0"/>
          <w:marTop w:val="0"/>
          <w:marBottom w:val="0"/>
          <w:divBdr>
            <w:top w:val="none" w:sz="0" w:space="0" w:color="auto"/>
            <w:left w:val="none" w:sz="0" w:space="0" w:color="auto"/>
            <w:bottom w:val="none" w:sz="0" w:space="0" w:color="auto"/>
            <w:right w:val="none" w:sz="0" w:space="0" w:color="auto"/>
          </w:divBdr>
        </w:div>
        <w:div w:id="954756022">
          <w:marLeft w:val="480"/>
          <w:marRight w:val="0"/>
          <w:marTop w:val="0"/>
          <w:marBottom w:val="0"/>
          <w:divBdr>
            <w:top w:val="none" w:sz="0" w:space="0" w:color="auto"/>
            <w:left w:val="none" w:sz="0" w:space="0" w:color="auto"/>
            <w:bottom w:val="none" w:sz="0" w:space="0" w:color="auto"/>
            <w:right w:val="none" w:sz="0" w:space="0" w:color="auto"/>
          </w:divBdr>
        </w:div>
        <w:div w:id="1463764662">
          <w:marLeft w:val="480"/>
          <w:marRight w:val="0"/>
          <w:marTop w:val="0"/>
          <w:marBottom w:val="0"/>
          <w:divBdr>
            <w:top w:val="none" w:sz="0" w:space="0" w:color="auto"/>
            <w:left w:val="none" w:sz="0" w:space="0" w:color="auto"/>
            <w:bottom w:val="none" w:sz="0" w:space="0" w:color="auto"/>
            <w:right w:val="none" w:sz="0" w:space="0" w:color="auto"/>
          </w:divBdr>
        </w:div>
        <w:div w:id="1491143484">
          <w:marLeft w:val="480"/>
          <w:marRight w:val="0"/>
          <w:marTop w:val="0"/>
          <w:marBottom w:val="0"/>
          <w:divBdr>
            <w:top w:val="none" w:sz="0" w:space="0" w:color="auto"/>
            <w:left w:val="none" w:sz="0" w:space="0" w:color="auto"/>
            <w:bottom w:val="none" w:sz="0" w:space="0" w:color="auto"/>
            <w:right w:val="none" w:sz="0" w:space="0" w:color="auto"/>
          </w:divBdr>
        </w:div>
        <w:div w:id="2073893489">
          <w:marLeft w:val="480"/>
          <w:marRight w:val="0"/>
          <w:marTop w:val="0"/>
          <w:marBottom w:val="0"/>
          <w:divBdr>
            <w:top w:val="none" w:sz="0" w:space="0" w:color="auto"/>
            <w:left w:val="none" w:sz="0" w:space="0" w:color="auto"/>
            <w:bottom w:val="none" w:sz="0" w:space="0" w:color="auto"/>
            <w:right w:val="none" w:sz="0" w:space="0" w:color="auto"/>
          </w:divBdr>
        </w:div>
        <w:div w:id="2038043262">
          <w:marLeft w:val="480"/>
          <w:marRight w:val="0"/>
          <w:marTop w:val="0"/>
          <w:marBottom w:val="0"/>
          <w:divBdr>
            <w:top w:val="none" w:sz="0" w:space="0" w:color="auto"/>
            <w:left w:val="none" w:sz="0" w:space="0" w:color="auto"/>
            <w:bottom w:val="none" w:sz="0" w:space="0" w:color="auto"/>
            <w:right w:val="none" w:sz="0" w:space="0" w:color="auto"/>
          </w:divBdr>
        </w:div>
        <w:div w:id="2015302744">
          <w:marLeft w:val="480"/>
          <w:marRight w:val="0"/>
          <w:marTop w:val="0"/>
          <w:marBottom w:val="0"/>
          <w:divBdr>
            <w:top w:val="none" w:sz="0" w:space="0" w:color="auto"/>
            <w:left w:val="none" w:sz="0" w:space="0" w:color="auto"/>
            <w:bottom w:val="none" w:sz="0" w:space="0" w:color="auto"/>
            <w:right w:val="none" w:sz="0" w:space="0" w:color="auto"/>
          </w:divBdr>
        </w:div>
        <w:div w:id="289554639">
          <w:marLeft w:val="480"/>
          <w:marRight w:val="0"/>
          <w:marTop w:val="0"/>
          <w:marBottom w:val="0"/>
          <w:divBdr>
            <w:top w:val="none" w:sz="0" w:space="0" w:color="auto"/>
            <w:left w:val="none" w:sz="0" w:space="0" w:color="auto"/>
            <w:bottom w:val="none" w:sz="0" w:space="0" w:color="auto"/>
            <w:right w:val="none" w:sz="0" w:space="0" w:color="auto"/>
          </w:divBdr>
        </w:div>
        <w:div w:id="1410468550">
          <w:marLeft w:val="480"/>
          <w:marRight w:val="0"/>
          <w:marTop w:val="0"/>
          <w:marBottom w:val="0"/>
          <w:divBdr>
            <w:top w:val="none" w:sz="0" w:space="0" w:color="auto"/>
            <w:left w:val="none" w:sz="0" w:space="0" w:color="auto"/>
            <w:bottom w:val="none" w:sz="0" w:space="0" w:color="auto"/>
            <w:right w:val="none" w:sz="0" w:space="0" w:color="auto"/>
          </w:divBdr>
        </w:div>
        <w:div w:id="1403138869">
          <w:marLeft w:val="480"/>
          <w:marRight w:val="0"/>
          <w:marTop w:val="0"/>
          <w:marBottom w:val="0"/>
          <w:divBdr>
            <w:top w:val="none" w:sz="0" w:space="0" w:color="auto"/>
            <w:left w:val="none" w:sz="0" w:space="0" w:color="auto"/>
            <w:bottom w:val="none" w:sz="0" w:space="0" w:color="auto"/>
            <w:right w:val="none" w:sz="0" w:space="0" w:color="auto"/>
          </w:divBdr>
        </w:div>
        <w:div w:id="178395871">
          <w:marLeft w:val="480"/>
          <w:marRight w:val="0"/>
          <w:marTop w:val="0"/>
          <w:marBottom w:val="0"/>
          <w:divBdr>
            <w:top w:val="none" w:sz="0" w:space="0" w:color="auto"/>
            <w:left w:val="none" w:sz="0" w:space="0" w:color="auto"/>
            <w:bottom w:val="none" w:sz="0" w:space="0" w:color="auto"/>
            <w:right w:val="none" w:sz="0" w:space="0" w:color="auto"/>
          </w:divBdr>
        </w:div>
        <w:div w:id="1717659949">
          <w:marLeft w:val="480"/>
          <w:marRight w:val="0"/>
          <w:marTop w:val="0"/>
          <w:marBottom w:val="0"/>
          <w:divBdr>
            <w:top w:val="none" w:sz="0" w:space="0" w:color="auto"/>
            <w:left w:val="none" w:sz="0" w:space="0" w:color="auto"/>
            <w:bottom w:val="none" w:sz="0" w:space="0" w:color="auto"/>
            <w:right w:val="none" w:sz="0" w:space="0" w:color="auto"/>
          </w:divBdr>
        </w:div>
        <w:div w:id="439186132">
          <w:marLeft w:val="480"/>
          <w:marRight w:val="0"/>
          <w:marTop w:val="0"/>
          <w:marBottom w:val="0"/>
          <w:divBdr>
            <w:top w:val="none" w:sz="0" w:space="0" w:color="auto"/>
            <w:left w:val="none" w:sz="0" w:space="0" w:color="auto"/>
            <w:bottom w:val="none" w:sz="0" w:space="0" w:color="auto"/>
            <w:right w:val="none" w:sz="0" w:space="0" w:color="auto"/>
          </w:divBdr>
        </w:div>
        <w:div w:id="1265915941">
          <w:marLeft w:val="480"/>
          <w:marRight w:val="0"/>
          <w:marTop w:val="0"/>
          <w:marBottom w:val="0"/>
          <w:divBdr>
            <w:top w:val="none" w:sz="0" w:space="0" w:color="auto"/>
            <w:left w:val="none" w:sz="0" w:space="0" w:color="auto"/>
            <w:bottom w:val="none" w:sz="0" w:space="0" w:color="auto"/>
            <w:right w:val="none" w:sz="0" w:space="0" w:color="auto"/>
          </w:divBdr>
        </w:div>
        <w:div w:id="593368351">
          <w:marLeft w:val="480"/>
          <w:marRight w:val="0"/>
          <w:marTop w:val="0"/>
          <w:marBottom w:val="0"/>
          <w:divBdr>
            <w:top w:val="none" w:sz="0" w:space="0" w:color="auto"/>
            <w:left w:val="none" w:sz="0" w:space="0" w:color="auto"/>
            <w:bottom w:val="none" w:sz="0" w:space="0" w:color="auto"/>
            <w:right w:val="none" w:sz="0" w:space="0" w:color="auto"/>
          </w:divBdr>
        </w:div>
        <w:div w:id="1101487867">
          <w:marLeft w:val="480"/>
          <w:marRight w:val="0"/>
          <w:marTop w:val="0"/>
          <w:marBottom w:val="0"/>
          <w:divBdr>
            <w:top w:val="none" w:sz="0" w:space="0" w:color="auto"/>
            <w:left w:val="none" w:sz="0" w:space="0" w:color="auto"/>
            <w:bottom w:val="none" w:sz="0" w:space="0" w:color="auto"/>
            <w:right w:val="none" w:sz="0" w:space="0" w:color="auto"/>
          </w:divBdr>
        </w:div>
        <w:div w:id="2049648140">
          <w:marLeft w:val="480"/>
          <w:marRight w:val="0"/>
          <w:marTop w:val="0"/>
          <w:marBottom w:val="0"/>
          <w:divBdr>
            <w:top w:val="none" w:sz="0" w:space="0" w:color="auto"/>
            <w:left w:val="none" w:sz="0" w:space="0" w:color="auto"/>
            <w:bottom w:val="none" w:sz="0" w:space="0" w:color="auto"/>
            <w:right w:val="none" w:sz="0" w:space="0" w:color="auto"/>
          </w:divBdr>
        </w:div>
        <w:div w:id="853686733">
          <w:marLeft w:val="480"/>
          <w:marRight w:val="0"/>
          <w:marTop w:val="0"/>
          <w:marBottom w:val="0"/>
          <w:divBdr>
            <w:top w:val="none" w:sz="0" w:space="0" w:color="auto"/>
            <w:left w:val="none" w:sz="0" w:space="0" w:color="auto"/>
            <w:bottom w:val="none" w:sz="0" w:space="0" w:color="auto"/>
            <w:right w:val="none" w:sz="0" w:space="0" w:color="auto"/>
          </w:divBdr>
        </w:div>
        <w:div w:id="183444301">
          <w:marLeft w:val="480"/>
          <w:marRight w:val="0"/>
          <w:marTop w:val="0"/>
          <w:marBottom w:val="0"/>
          <w:divBdr>
            <w:top w:val="none" w:sz="0" w:space="0" w:color="auto"/>
            <w:left w:val="none" w:sz="0" w:space="0" w:color="auto"/>
            <w:bottom w:val="none" w:sz="0" w:space="0" w:color="auto"/>
            <w:right w:val="none" w:sz="0" w:space="0" w:color="auto"/>
          </w:divBdr>
        </w:div>
        <w:div w:id="1678847174">
          <w:marLeft w:val="480"/>
          <w:marRight w:val="0"/>
          <w:marTop w:val="0"/>
          <w:marBottom w:val="0"/>
          <w:divBdr>
            <w:top w:val="none" w:sz="0" w:space="0" w:color="auto"/>
            <w:left w:val="none" w:sz="0" w:space="0" w:color="auto"/>
            <w:bottom w:val="none" w:sz="0" w:space="0" w:color="auto"/>
            <w:right w:val="none" w:sz="0" w:space="0" w:color="auto"/>
          </w:divBdr>
        </w:div>
        <w:div w:id="1001010530">
          <w:marLeft w:val="480"/>
          <w:marRight w:val="0"/>
          <w:marTop w:val="0"/>
          <w:marBottom w:val="0"/>
          <w:divBdr>
            <w:top w:val="none" w:sz="0" w:space="0" w:color="auto"/>
            <w:left w:val="none" w:sz="0" w:space="0" w:color="auto"/>
            <w:bottom w:val="none" w:sz="0" w:space="0" w:color="auto"/>
            <w:right w:val="none" w:sz="0" w:space="0" w:color="auto"/>
          </w:divBdr>
        </w:div>
        <w:div w:id="306009616">
          <w:marLeft w:val="480"/>
          <w:marRight w:val="0"/>
          <w:marTop w:val="0"/>
          <w:marBottom w:val="0"/>
          <w:divBdr>
            <w:top w:val="none" w:sz="0" w:space="0" w:color="auto"/>
            <w:left w:val="none" w:sz="0" w:space="0" w:color="auto"/>
            <w:bottom w:val="none" w:sz="0" w:space="0" w:color="auto"/>
            <w:right w:val="none" w:sz="0" w:space="0" w:color="auto"/>
          </w:divBdr>
        </w:div>
        <w:div w:id="897979039">
          <w:marLeft w:val="480"/>
          <w:marRight w:val="0"/>
          <w:marTop w:val="0"/>
          <w:marBottom w:val="0"/>
          <w:divBdr>
            <w:top w:val="none" w:sz="0" w:space="0" w:color="auto"/>
            <w:left w:val="none" w:sz="0" w:space="0" w:color="auto"/>
            <w:bottom w:val="none" w:sz="0" w:space="0" w:color="auto"/>
            <w:right w:val="none" w:sz="0" w:space="0" w:color="auto"/>
          </w:divBdr>
        </w:div>
        <w:div w:id="1668359700">
          <w:marLeft w:val="480"/>
          <w:marRight w:val="0"/>
          <w:marTop w:val="0"/>
          <w:marBottom w:val="0"/>
          <w:divBdr>
            <w:top w:val="none" w:sz="0" w:space="0" w:color="auto"/>
            <w:left w:val="none" w:sz="0" w:space="0" w:color="auto"/>
            <w:bottom w:val="none" w:sz="0" w:space="0" w:color="auto"/>
            <w:right w:val="none" w:sz="0" w:space="0" w:color="auto"/>
          </w:divBdr>
        </w:div>
        <w:div w:id="1827085237">
          <w:marLeft w:val="480"/>
          <w:marRight w:val="0"/>
          <w:marTop w:val="0"/>
          <w:marBottom w:val="0"/>
          <w:divBdr>
            <w:top w:val="none" w:sz="0" w:space="0" w:color="auto"/>
            <w:left w:val="none" w:sz="0" w:space="0" w:color="auto"/>
            <w:bottom w:val="none" w:sz="0" w:space="0" w:color="auto"/>
            <w:right w:val="none" w:sz="0" w:space="0" w:color="auto"/>
          </w:divBdr>
        </w:div>
        <w:div w:id="2023314215">
          <w:marLeft w:val="480"/>
          <w:marRight w:val="0"/>
          <w:marTop w:val="0"/>
          <w:marBottom w:val="0"/>
          <w:divBdr>
            <w:top w:val="none" w:sz="0" w:space="0" w:color="auto"/>
            <w:left w:val="none" w:sz="0" w:space="0" w:color="auto"/>
            <w:bottom w:val="none" w:sz="0" w:space="0" w:color="auto"/>
            <w:right w:val="none" w:sz="0" w:space="0" w:color="auto"/>
          </w:divBdr>
        </w:div>
        <w:div w:id="342901410">
          <w:marLeft w:val="480"/>
          <w:marRight w:val="0"/>
          <w:marTop w:val="0"/>
          <w:marBottom w:val="0"/>
          <w:divBdr>
            <w:top w:val="none" w:sz="0" w:space="0" w:color="auto"/>
            <w:left w:val="none" w:sz="0" w:space="0" w:color="auto"/>
            <w:bottom w:val="none" w:sz="0" w:space="0" w:color="auto"/>
            <w:right w:val="none" w:sz="0" w:space="0" w:color="auto"/>
          </w:divBdr>
        </w:div>
        <w:div w:id="1461993601">
          <w:marLeft w:val="480"/>
          <w:marRight w:val="0"/>
          <w:marTop w:val="0"/>
          <w:marBottom w:val="0"/>
          <w:divBdr>
            <w:top w:val="none" w:sz="0" w:space="0" w:color="auto"/>
            <w:left w:val="none" w:sz="0" w:space="0" w:color="auto"/>
            <w:bottom w:val="none" w:sz="0" w:space="0" w:color="auto"/>
            <w:right w:val="none" w:sz="0" w:space="0" w:color="auto"/>
          </w:divBdr>
        </w:div>
        <w:div w:id="591209877">
          <w:marLeft w:val="480"/>
          <w:marRight w:val="0"/>
          <w:marTop w:val="0"/>
          <w:marBottom w:val="0"/>
          <w:divBdr>
            <w:top w:val="none" w:sz="0" w:space="0" w:color="auto"/>
            <w:left w:val="none" w:sz="0" w:space="0" w:color="auto"/>
            <w:bottom w:val="none" w:sz="0" w:space="0" w:color="auto"/>
            <w:right w:val="none" w:sz="0" w:space="0" w:color="auto"/>
          </w:divBdr>
        </w:div>
        <w:div w:id="1508323209">
          <w:marLeft w:val="480"/>
          <w:marRight w:val="0"/>
          <w:marTop w:val="0"/>
          <w:marBottom w:val="0"/>
          <w:divBdr>
            <w:top w:val="none" w:sz="0" w:space="0" w:color="auto"/>
            <w:left w:val="none" w:sz="0" w:space="0" w:color="auto"/>
            <w:bottom w:val="none" w:sz="0" w:space="0" w:color="auto"/>
            <w:right w:val="none" w:sz="0" w:space="0" w:color="auto"/>
          </w:divBdr>
        </w:div>
        <w:div w:id="920409581">
          <w:marLeft w:val="480"/>
          <w:marRight w:val="0"/>
          <w:marTop w:val="0"/>
          <w:marBottom w:val="0"/>
          <w:divBdr>
            <w:top w:val="none" w:sz="0" w:space="0" w:color="auto"/>
            <w:left w:val="none" w:sz="0" w:space="0" w:color="auto"/>
            <w:bottom w:val="none" w:sz="0" w:space="0" w:color="auto"/>
            <w:right w:val="none" w:sz="0" w:space="0" w:color="auto"/>
          </w:divBdr>
        </w:div>
        <w:div w:id="2044092263">
          <w:marLeft w:val="480"/>
          <w:marRight w:val="0"/>
          <w:marTop w:val="0"/>
          <w:marBottom w:val="0"/>
          <w:divBdr>
            <w:top w:val="none" w:sz="0" w:space="0" w:color="auto"/>
            <w:left w:val="none" w:sz="0" w:space="0" w:color="auto"/>
            <w:bottom w:val="none" w:sz="0" w:space="0" w:color="auto"/>
            <w:right w:val="none" w:sz="0" w:space="0" w:color="auto"/>
          </w:divBdr>
        </w:div>
        <w:div w:id="96877538">
          <w:marLeft w:val="480"/>
          <w:marRight w:val="0"/>
          <w:marTop w:val="0"/>
          <w:marBottom w:val="0"/>
          <w:divBdr>
            <w:top w:val="none" w:sz="0" w:space="0" w:color="auto"/>
            <w:left w:val="none" w:sz="0" w:space="0" w:color="auto"/>
            <w:bottom w:val="none" w:sz="0" w:space="0" w:color="auto"/>
            <w:right w:val="none" w:sz="0" w:space="0" w:color="auto"/>
          </w:divBdr>
        </w:div>
        <w:div w:id="1559634559">
          <w:marLeft w:val="480"/>
          <w:marRight w:val="0"/>
          <w:marTop w:val="0"/>
          <w:marBottom w:val="0"/>
          <w:divBdr>
            <w:top w:val="none" w:sz="0" w:space="0" w:color="auto"/>
            <w:left w:val="none" w:sz="0" w:space="0" w:color="auto"/>
            <w:bottom w:val="none" w:sz="0" w:space="0" w:color="auto"/>
            <w:right w:val="none" w:sz="0" w:space="0" w:color="auto"/>
          </w:divBdr>
        </w:div>
        <w:div w:id="2130128202">
          <w:marLeft w:val="480"/>
          <w:marRight w:val="0"/>
          <w:marTop w:val="0"/>
          <w:marBottom w:val="0"/>
          <w:divBdr>
            <w:top w:val="none" w:sz="0" w:space="0" w:color="auto"/>
            <w:left w:val="none" w:sz="0" w:space="0" w:color="auto"/>
            <w:bottom w:val="none" w:sz="0" w:space="0" w:color="auto"/>
            <w:right w:val="none" w:sz="0" w:space="0" w:color="auto"/>
          </w:divBdr>
        </w:div>
        <w:div w:id="198126019">
          <w:marLeft w:val="480"/>
          <w:marRight w:val="0"/>
          <w:marTop w:val="0"/>
          <w:marBottom w:val="0"/>
          <w:divBdr>
            <w:top w:val="none" w:sz="0" w:space="0" w:color="auto"/>
            <w:left w:val="none" w:sz="0" w:space="0" w:color="auto"/>
            <w:bottom w:val="none" w:sz="0" w:space="0" w:color="auto"/>
            <w:right w:val="none" w:sz="0" w:space="0" w:color="auto"/>
          </w:divBdr>
        </w:div>
        <w:div w:id="965355178">
          <w:marLeft w:val="480"/>
          <w:marRight w:val="0"/>
          <w:marTop w:val="0"/>
          <w:marBottom w:val="0"/>
          <w:divBdr>
            <w:top w:val="none" w:sz="0" w:space="0" w:color="auto"/>
            <w:left w:val="none" w:sz="0" w:space="0" w:color="auto"/>
            <w:bottom w:val="none" w:sz="0" w:space="0" w:color="auto"/>
            <w:right w:val="none" w:sz="0" w:space="0" w:color="auto"/>
          </w:divBdr>
        </w:div>
        <w:div w:id="1352949228">
          <w:marLeft w:val="480"/>
          <w:marRight w:val="0"/>
          <w:marTop w:val="0"/>
          <w:marBottom w:val="0"/>
          <w:divBdr>
            <w:top w:val="none" w:sz="0" w:space="0" w:color="auto"/>
            <w:left w:val="none" w:sz="0" w:space="0" w:color="auto"/>
            <w:bottom w:val="none" w:sz="0" w:space="0" w:color="auto"/>
            <w:right w:val="none" w:sz="0" w:space="0" w:color="auto"/>
          </w:divBdr>
        </w:div>
        <w:div w:id="980883972">
          <w:marLeft w:val="480"/>
          <w:marRight w:val="0"/>
          <w:marTop w:val="0"/>
          <w:marBottom w:val="0"/>
          <w:divBdr>
            <w:top w:val="none" w:sz="0" w:space="0" w:color="auto"/>
            <w:left w:val="none" w:sz="0" w:space="0" w:color="auto"/>
            <w:bottom w:val="none" w:sz="0" w:space="0" w:color="auto"/>
            <w:right w:val="none" w:sz="0" w:space="0" w:color="auto"/>
          </w:divBdr>
        </w:div>
        <w:div w:id="523834767">
          <w:marLeft w:val="480"/>
          <w:marRight w:val="0"/>
          <w:marTop w:val="0"/>
          <w:marBottom w:val="0"/>
          <w:divBdr>
            <w:top w:val="none" w:sz="0" w:space="0" w:color="auto"/>
            <w:left w:val="none" w:sz="0" w:space="0" w:color="auto"/>
            <w:bottom w:val="none" w:sz="0" w:space="0" w:color="auto"/>
            <w:right w:val="none" w:sz="0" w:space="0" w:color="auto"/>
          </w:divBdr>
        </w:div>
        <w:div w:id="287974202">
          <w:marLeft w:val="480"/>
          <w:marRight w:val="0"/>
          <w:marTop w:val="0"/>
          <w:marBottom w:val="0"/>
          <w:divBdr>
            <w:top w:val="none" w:sz="0" w:space="0" w:color="auto"/>
            <w:left w:val="none" w:sz="0" w:space="0" w:color="auto"/>
            <w:bottom w:val="none" w:sz="0" w:space="0" w:color="auto"/>
            <w:right w:val="none" w:sz="0" w:space="0" w:color="auto"/>
          </w:divBdr>
        </w:div>
        <w:div w:id="68357850">
          <w:marLeft w:val="480"/>
          <w:marRight w:val="0"/>
          <w:marTop w:val="0"/>
          <w:marBottom w:val="0"/>
          <w:divBdr>
            <w:top w:val="none" w:sz="0" w:space="0" w:color="auto"/>
            <w:left w:val="none" w:sz="0" w:space="0" w:color="auto"/>
            <w:bottom w:val="none" w:sz="0" w:space="0" w:color="auto"/>
            <w:right w:val="none" w:sz="0" w:space="0" w:color="auto"/>
          </w:divBdr>
        </w:div>
        <w:div w:id="1367369441">
          <w:marLeft w:val="480"/>
          <w:marRight w:val="0"/>
          <w:marTop w:val="0"/>
          <w:marBottom w:val="0"/>
          <w:divBdr>
            <w:top w:val="none" w:sz="0" w:space="0" w:color="auto"/>
            <w:left w:val="none" w:sz="0" w:space="0" w:color="auto"/>
            <w:bottom w:val="none" w:sz="0" w:space="0" w:color="auto"/>
            <w:right w:val="none" w:sz="0" w:space="0" w:color="auto"/>
          </w:divBdr>
        </w:div>
        <w:div w:id="1882280955">
          <w:marLeft w:val="480"/>
          <w:marRight w:val="0"/>
          <w:marTop w:val="0"/>
          <w:marBottom w:val="0"/>
          <w:divBdr>
            <w:top w:val="none" w:sz="0" w:space="0" w:color="auto"/>
            <w:left w:val="none" w:sz="0" w:space="0" w:color="auto"/>
            <w:bottom w:val="none" w:sz="0" w:space="0" w:color="auto"/>
            <w:right w:val="none" w:sz="0" w:space="0" w:color="auto"/>
          </w:divBdr>
        </w:div>
        <w:div w:id="1792703718">
          <w:marLeft w:val="480"/>
          <w:marRight w:val="0"/>
          <w:marTop w:val="0"/>
          <w:marBottom w:val="0"/>
          <w:divBdr>
            <w:top w:val="none" w:sz="0" w:space="0" w:color="auto"/>
            <w:left w:val="none" w:sz="0" w:space="0" w:color="auto"/>
            <w:bottom w:val="none" w:sz="0" w:space="0" w:color="auto"/>
            <w:right w:val="none" w:sz="0" w:space="0" w:color="auto"/>
          </w:divBdr>
        </w:div>
        <w:div w:id="599676727">
          <w:marLeft w:val="480"/>
          <w:marRight w:val="0"/>
          <w:marTop w:val="0"/>
          <w:marBottom w:val="0"/>
          <w:divBdr>
            <w:top w:val="none" w:sz="0" w:space="0" w:color="auto"/>
            <w:left w:val="none" w:sz="0" w:space="0" w:color="auto"/>
            <w:bottom w:val="none" w:sz="0" w:space="0" w:color="auto"/>
            <w:right w:val="none" w:sz="0" w:space="0" w:color="auto"/>
          </w:divBdr>
        </w:div>
        <w:div w:id="1871411473">
          <w:marLeft w:val="480"/>
          <w:marRight w:val="0"/>
          <w:marTop w:val="0"/>
          <w:marBottom w:val="0"/>
          <w:divBdr>
            <w:top w:val="none" w:sz="0" w:space="0" w:color="auto"/>
            <w:left w:val="none" w:sz="0" w:space="0" w:color="auto"/>
            <w:bottom w:val="none" w:sz="0" w:space="0" w:color="auto"/>
            <w:right w:val="none" w:sz="0" w:space="0" w:color="auto"/>
          </w:divBdr>
        </w:div>
        <w:div w:id="443694679">
          <w:marLeft w:val="480"/>
          <w:marRight w:val="0"/>
          <w:marTop w:val="0"/>
          <w:marBottom w:val="0"/>
          <w:divBdr>
            <w:top w:val="none" w:sz="0" w:space="0" w:color="auto"/>
            <w:left w:val="none" w:sz="0" w:space="0" w:color="auto"/>
            <w:bottom w:val="none" w:sz="0" w:space="0" w:color="auto"/>
            <w:right w:val="none" w:sz="0" w:space="0" w:color="auto"/>
          </w:divBdr>
        </w:div>
        <w:div w:id="498732264">
          <w:marLeft w:val="480"/>
          <w:marRight w:val="0"/>
          <w:marTop w:val="0"/>
          <w:marBottom w:val="0"/>
          <w:divBdr>
            <w:top w:val="none" w:sz="0" w:space="0" w:color="auto"/>
            <w:left w:val="none" w:sz="0" w:space="0" w:color="auto"/>
            <w:bottom w:val="none" w:sz="0" w:space="0" w:color="auto"/>
            <w:right w:val="none" w:sz="0" w:space="0" w:color="auto"/>
          </w:divBdr>
        </w:div>
        <w:div w:id="747387805">
          <w:marLeft w:val="480"/>
          <w:marRight w:val="0"/>
          <w:marTop w:val="0"/>
          <w:marBottom w:val="0"/>
          <w:divBdr>
            <w:top w:val="none" w:sz="0" w:space="0" w:color="auto"/>
            <w:left w:val="none" w:sz="0" w:space="0" w:color="auto"/>
            <w:bottom w:val="none" w:sz="0" w:space="0" w:color="auto"/>
            <w:right w:val="none" w:sz="0" w:space="0" w:color="auto"/>
          </w:divBdr>
        </w:div>
        <w:div w:id="128284041">
          <w:marLeft w:val="480"/>
          <w:marRight w:val="0"/>
          <w:marTop w:val="0"/>
          <w:marBottom w:val="0"/>
          <w:divBdr>
            <w:top w:val="none" w:sz="0" w:space="0" w:color="auto"/>
            <w:left w:val="none" w:sz="0" w:space="0" w:color="auto"/>
            <w:bottom w:val="none" w:sz="0" w:space="0" w:color="auto"/>
            <w:right w:val="none" w:sz="0" w:space="0" w:color="auto"/>
          </w:divBdr>
        </w:div>
        <w:div w:id="761343967">
          <w:marLeft w:val="480"/>
          <w:marRight w:val="0"/>
          <w:marTop w:val="0"/>
          <w:marBottom w:val="0"/>
          <w:divBdr>
            <w:top w:val="none" w:sz="0" w:space="0" w:color="auto"/>
            <w:left w:val="none" w:sz="0" w:space="0" w:color="auto"/>
            <w:bottom w:val="none" w:sz="0" w:space="0" w:color="auto"/>
            <w:right w:val="none" w:sz="0" w:space="0" w:color="auto"/>
          </w:divBdr>
        </w:div>
        <w:div w:id="67962709">
          <w:marLeft w:val="480"/>
          <w:marRight w:val="0"/>
          <w:marTop w:val="0"/>
          <w:marBottom w:val="0"/>
          <w:divBdr>
            <w:top w:val="none" w:sz="0" w:space="0" w:color="auto"/>
            <w:left w:val="none" w:sz="0" w:space="0" w:color="auto"/>
            <w:bottom w:val="none" w:sz="0" w:space="0" w:color="auto"/>
            <w:right w:val="none" w:sz="0" w:space="0" w:color="auto"/>
          </w:divBdr>
        </w:div>
        <w:div w:id="1412971104">
          <w:marLeft w:val="480"/>
          <w:marRight w:val="0"/>
          <w:marTop w:val="0"/>
          <w:marBottom w:val="0"/>
          <w:divBdr>
            <w:top w:val="none" w:sz="0" w:space="0" w:color="auto"/>
            <w:left w:val="none" w:sz="0" w:space="0" w:color="auto"/>
            <w:bottom w:val="none" w:sz="0" w:space="0" w:color="auto"/>
            <w:right w:val="none" w:sz="0" w:space="0" w:color="auto"/>
          </w:divBdr>
        </w:div>
        <w:div w:id="339628354">
          <w:marLeft w:val="480"/>
          <w:marRight w:val="0"/>
          <w:marTop w:val="0"/>
          <w:marBottom w:val="0"/>
          <w:divBdr>
            <w:top w:val="none" w:sz="0" w:space="0" w:color="auto"/>
            <w:left w:val="none" w:sz="0" w:space="0" w:color="auto"/>
            <w:bottom w:val="none" w:sz="0" w:space="0" w:color="auto"/>
            <w:right w:val="none" w:sz="0" w:space="0" w:color="auto"/>
          </w:divBdr>
        </w:div>
        <w:div w:id="1958832106">
          <w:marLeft w:val="480"/>
          <w:marRight w:val="0"/>
          <w:marTop w:val="0"/>
          <w:marBottom w:val="0"/>
          <w:divBdr>
            <w:top w:val="none" w:sz="0" w:space="0" w:color="auto"/>
            <w:left w:val="none" w:sz="0" w:space="0" w:color="auto"/>
            <w:bottom w:val="none" w:sz="0" w:space="0" w:color="auto"/>
            <w:right w:val="none" w:sz="0" w:space="0" w:color="auto"/>
          </w:divBdr>
        </w:div>
        <w:div w:id="632100526">
          <w:marLeft w:val="480"/>
          <w:marRight w:val="0"/>
          <w:marTop w:val="0"/>
          <w:marBottom w:val="0"/>
          <w:divBdr>
            <w:top w:val="none" w:sz="0" w:space="0" w:color="auto"/>
            <w:left w:val="none" w:sz="0" w:space="0" w:color="auto"/>
            <w:bottom w:val="none" w:sz="0" w:space="0" w:color="auto"/>
            <w:right w:val="none" w:sz="0" w:space="0" w:color="auto"/>
          </w:divBdr>
        </w:div>
        <w:div w:id="484205344">
          <w:marLeft w:val="480"/>
          <w:marRight w:val="0"/>
          <w:marTop w:val="0"/>
          <w:marBottom w:val="0"/>
          <w:divBdr>
            <w:top w:val="none" w:sz="0" w:space="0" w:color="auto"/>
            <w:left w:val="none" w:sz="0" w:space="0" w:color="auto"/>
            <w:bottom w:val="none" w:sz="0" w:space="0" w:color="auto"/>
            <w:right w:val="none" w:sz="0" w:space="0" w:color="auto"/>
          </w:divBdr>
        </w:div>
        <w:div w:id="1787696983">
          <w:marLeft w:val="480"/>
          <w:marRight w:val="0"/>
          <w:marTop w:val="0"/>
          <w:marBottom w:val="0"/>
          <w:divBdr>
            <w:top w:val="none" w:sz="0" w:space="0" w:color="auto"/>
            <w:left w:val="none" w:sz="0" w:space="0" w:color="auto"/>
            <w:bottom w:val="none" w:sz="0" w:space="0" w:color="auto"/>
            <w:right w:val="none" w:sz="0" w:space="0" w:color="auto"/>
          </w:divBdr>
        </w:div>
        <w:div w:id="1643004425">
          <w:marLeft w:val="480"/>
          <w:marRight w:val="0"/>
          <w:marTop w:val="0"/>
          <w:marBottom w:val="0"/>
          <w:divBdr>
            <w:top w:val="none" w:sz="0" w:space="0" w:color="auto"/>
            <w:left w:val="none" w:sz="0" w:space="0" w:color="auto"/>
            <w:bottom w:val="none" w:sz="0" w:space="0" w:color="auto"/>
            <w:right w:val="none" w:sz="0" w:space="0" w:color="auto"/>
          </w:divBdr>
        </w:div>
        <w:div w:id="1740907629">
          <w:marLeft w:val="480"/>
          <w:marRight w:val="0"/>
          <w:marTop w:val="0"/>
          <w:marBottom w:val="0"/>
          <w:divBdr>
            <w:top w:val="none" w:sz="0" w:space="0" w:color="auto"/>
            <w:left w:val="none" w:sz="0" w:space="0" w:color="auto"/>
            <w:bottom w:val="none" w:sz="0" w:space="0" w:color="auto"/>
            <w:right w:val="none" w:sz="0" w:space="0" w:color="auto"/>
          </w:divBdr>
        </w:div>
        <w:div w:id="72090677">
          <w:marLeft w:val="480"/>
          <w:marRight w:val="0"/>
          <w:marTop w:val="0"/>
          <w:marBottom w:val="0"/>
          <w:divBdr>
            <w:top w:val="none" w:sz="0" w:space="0" w:color="auto"/>
            <w:left w:val="none" w:sz="0" w:space="0" w:color="auto"/>
            <w:bottom w:val="none" w:sz="0" w:space="0" w:color="auto"/>
            <w:right w:val="none" w:sz="0" w:space="0" w:color="auto"/>
          </w:divBdr>
        </w:div>
        <w:div w:id="2096517089">
          <w:marLeft w:val="480"/>
          <w:marRight w:val="0"/>
          <w:marTop w:val="0"/>
          <w:marBottom w:val="0"/>
          <w:divBdr>
            <w:top w:val="none" w:sz="0" w:space="0" w:color="auto"/>
            <w:left w:val="none" w:sz="0" w:space="0" w:color="auto"/>
            <w:bottom w:val="none" w:sz="0" w:space="0" w:color="auto"/>
            <w:right w:val="none" w:sz="0" w:space="0" w:color="auto"/>
          </w:divBdr>
        </w:div>
        <w:div w:id="206379686">
          <w:marLeft w:val="480"/>
          <w:marRight w:val="0"/>
          <w:marTop w:val="0"/>
          <w:marBottom w:val="0"/>
          <w:divBdr>
            <w:top w:val="none" w:sz="0" w:space="0" w:color="auto"/>
            <w:left w:val="none" w:sz="0" w:space="0" w:color="auto"/>
            <w:bottom w:val="none" w:sz="0" w:space="0" w:color="auto"/>
            <w:right w:val="none" w:sz="0" w:space="0" w:color="auto"/>
          </w:divBdr>
        </w:div>
        <w:div w:id="1336419113">
          <w:marLeft w:val="480"/>
          <w:marRight w:val="0"/>
          <w:marTop w:val="0"/>
          <w:marBottom w:val="0"/>
          <w:divBdr>
            <w:top w:val="none" w:sz="0" w:space="0" w:color="auto"/>
            <w:left w:val="none" w:sz="0" w:space="0" w:color="auto"/>
            <w:bottom w:val="none" w:sz="0" w:space="0" w:color="auto"/>
            <w:right w:val="none" w:sz="0" w:space="0" w:color="auto"/>
          </w:divBdr>
        </w:div>
        <w:div w:id="1546409938">
          <w:marLeft w:val="480"/>
          <w:marRight w:val="0"/>
          <w:marTop w:val="0"/>
          <w:marBottom w:val="0"/>
          <w:divBdr>
            <w:top w:val="none" w:sz="0" w:space="0" w:color="auto"/>
            <w:left w:val="none" w:sz="0" w:space="0" w:color="auto"/>
            <w:bottom w:val="none" w:sz="0" w:space="0" w:color="auto"/>
            <w:right w:val="none" w:sz="0" w:space="0" w:color="auto"/>
          </w:divBdr>
        </w:div>
        <w:div w:id="1118451277">
          <w:marLeft w:val="480"/>
          <w:marRight w:val="0"/>
          <w:marTop w:val="0"/>
          <w:marBottom w:val="0"/>
          <w:divBdr>
            <w:top w:val="none" w:sz="0" w:space="0" w:color="auto"/>
            <w:left w:val="none" w:sz="0" w:space="0" w:color="auto"/>
            <w:bottom w:val="none" w:sz="0" w:space="0" w:color="auto"/>
            <w:right w:val="none" w:sz="0" w:space="0" w:color="auto"/>
          </w:divBdr>
        </w:div>
        <w:div w:id="952250661">
          <w:marLeft w:val="480"/>
          <w:marRight w:val="0"/>
          <w:marTop w:val="0"/>
          <w:marBottom w:val="0"/>
          <w:divBdr>
            <w:top w:val="none" w:sz="0" w:space="0" w:color="auto"/>
            <w:left w:val="none" w:sz="0" w:space="0" w:color="auto"/>
            <w:bottom w:val="none" w:sz="0" w:space="0" w:color="auto"/>
            <w:right w:val="none" w:sz="0" w:space="0" w:color="auto"/>
          </w:divBdr>
        </w:div>
        <w:div w:id="1658418253">
          <w:marLeft w:val="480"/>
          <w:marRight w:val="0"/>
          <w:marTop w:val="0"/>
          <w:marBottom w:val="0"/>
          <w:divBdr>
            <w:top w:val="none" w:sz="0" w:space="0" w:color="auto"/>
            <w:left w:val="none" w:sz="0" w:space="0" w:color="auto"/>
            <w:bottom w:val="none" w:sz="0" w:space="0" w:color="auto"/>
            <w:right w:val="none" w:sz="0" w:space="0" w:color="auto"/>
          </w:divBdr>
        </w:div>
        <w:div w:id="1354189961">
          <w:marLeft w:val="480"/>
          <w:marRight w:val="0"/>
          <w:marTop w:val="0"/>
          <w:marBottom w:val="0"/>
          <w:divBdr>
            <w:top w:val="none" w:sz="0" w:space="0" w:color="auto"/>
            <w:left w:val="none" w:sz="0" w:space="0" w:color="auto"/>
            <w:bottom w:val="none" w:sz="0" w:space="0" w:color="auto"/>
            <w:right w:val="none" w:sz="0" w:space="0" w:color="auto"/>
          </w:divBdr>
        </w:div>
        <w:div w:id="1210727138">
          <w:marLeft w:val="480"/>
          <w:marRight w:val="0"/>
          <w:marTop w:val="0"/>
          <w:marBottom w:val="0"/>
          <w:divBdr>
            <w:top w:val="none" w:sz="0" w:space="0" w:color="auto"/>
            <w:left w:val="none" w:sz="0" w:space="0" w:color="auto"/>
            <w:bottom w:val="none" w:sz="0" w:space="0" w:color="auto"/>
            <w:right w:val="none" w:sz="0" w:space="0" w:color="auto"/>
          </w:divBdr>
        </w:div>
        <w:div w:id="2110349736">
          <w:marLeft w:val="480"/>
          <w:marRight w:val="0"/>
          <w:marTop w:val="0"/>
          <w:marBottom w:val="0"/>
          <w:divBdr>
            <w:top w:val="none" w:sz="0" w:space="0" w:color="auto"/>
            <w:left w:val="none" w:sz="0" w:space="0" w:color="auto"/>
            <w:bottom w:val="none" w:sz="0" w:space="0" w:color="auto"/>
            <w:right w:val="none" w:sz="0" w:space="0" w:color="auto"/>
          </w:divBdr>
        </w:div>
        <w:div w:id="425074430">
          <w:marLeft w:val="480"/>
          <w:marRight w:val="0"/>
          <w:marTop w:val="0"/>
          <w:marBottom w:val="0"/>
          <w:divBdr>
            <w:top w:val="none" w:sz="0" w:space="0" w:color="auto"/>
            <w:left w:val="none" w:sz="0" w:space="0" w:color="auto"/>
            <w:bottom w:val="none" w:sz="0" w:space="0" w:color="auto"/>
            <w:right w:val="none" w:sz="0" w:space="0" w:color="auto"/>
          </w:divBdr>
        </w:div>
        <w:div w:id="162472520">
          <w:marLeft w:val="480"/>
          <w:marRight w:val="0"/>
          <w:marTop w:val="0"/>
          <w:marBottom w:val="0"/>
          <w:divBdr>
            <w:top w:val="none" w:sz="0" w:space="0" w:color="auto"/>
            <w:left w:val="none" w:sz="0" w:space="0" w:color="auto"/>
            <w:bottom w:val="none" w:sz="0" w:space="0" w:color="auto"/>
            <w:right w:val="none" w:sz="0" w:space="0" w:color="auto"/>
          </w:divBdr>
        </w:div>
        <w:div w:id="1073432383">
          <w:marLeft w:val="480"/>
          <w:marRight w:val="0"/>
          <w:marTop w:val="0"/>
          <w:marBottom w:val="0"/>
          <w:divBdr>
            <w:top w:val="none" w:sz="0" w:space="0" w:color="auto"/>
            <w:left w:val="none" w:sz="0" w:space="0" w:color="auto"/>
            <w:bottom w:val="none" w:sz="0" w:space="0" w:color="auto"/>
            <w:right w:val="none" w:sz="0" w:space="0" w:color="auto"/>
          </w:divBdr>
        </w:div>
        <w:div w:id="1706712280">
          <w:marLeft w:val="480"/>
          <w:marRight w:val="0"/>
          <w:marTop w:val="0"/>
          <w:marBottom w:val="0"/>
          <w:divBdr>
            <w:top w:val="none" w:sz="0" w:space="0" w:color="auto"/>
            <w:left w:val="none" w:sz="0" w:space="0" w:color="auto"/>
            <w:bottom w:val="none" w:sz="0" w:space="0" w:color="auto"/>
            <w:right w:val="none" w:sz="0" w:space="0" w:color="auto"/>
          </w:divBdr>
        </w:div>
        <w:div w:id="1722512901">
          <w:marLeft w:val="480"/>
          <w:marRight w:val="0"/>
          <w:marTop w:val="0"/>
          <w:marBottom w:val="0"/>
          <w:divBdr>
            <w:top w:val="none" w:sz="0" w:space="0" w:color="auto"/>
            <w:left w:val="none" w:sz="0" w:space="0" w:color="auto"/>
            <w:bottom w:val="none" w:sz="0" w:space="0" w:color="auto"/>
            <w:right w:val="none" w:sz="0" w:space="0" w:color="auto"/>
          </w:divBdr>
        </w:div>
        <w:div w:id="1052192021">
          <w:marLeft w:val="480"/>
          <w:marRight w:val="0"/>
          <w:marTop w:val="0"/>
          <w:marBottom w:val="0"/>
          <w:divBdr>
            <w:top w:val="none" w:sz="0" w:space="0" w:color="auto"/>
            <w:left w:val="none" w:sz="0" w:space="0" w:color="auto"/>
            <w:bottom w:val="none" w:sz="0" w:space="0" w:color="auto"/>
            <w:right w:val="none" w:sz="0" w:space="0" w:color="auto"/>
          </w:divBdr>
        </w:div>
        <w:div w:id="513615329">
          <w:marLeft w:val="480"/>
          <w:marRight w:val="0"/>
          <w:marTop w:val="0"/>
          <w:marBottom w:val="0"/>
          <w:divBdr>
            <w:top w:val="none" w:sz="0" w:space="0" w:color="auto"/>
            <w:left w:val="none" w:sz="0" w:space="0" w:color="auto"/>
            <w:bottom w:val="none" w:sz="0" w:space="0" w:color="auto"/>
            <w:right w:val="none" w:sz="0" w:space="0" w:color="auto"/>
          </w:divBdr>
        </w:div>
        <w:div w:id="1275866278">
          <w:marLeft w:val="480"/>
          <w:marRight w:val="0"/>
          <w:marTop w:val="0"/>
          <w:marBottom w:val="0"/>
          <w:divBdr>
            <w:top w:val="none" w:sz="0" w:space="0" w:color="auto"/>
            <w:left w:val="none" w:sz="0" w:space="0" w:color="auto"/>
            <w:bottom w:val="none" w:sz="0" w:space="0" w:color="auto"/>
            <w:right w:val="none" w:sz="0" w:space="0" w:color="auto"/>
          </w:divBdr>
        </w:div>
        <w:div w:id="1763262274">
          <w:marLeft w:val="480"/>
          <w:marRight w:val="0"/>
          <w:marTop w:val="0"/>
          <w:marBottom w:val="0"/>
          <w:divBdr>
            <w:top w:val="none" w:sz="0" w:space="0" w:color="auto"/>
            <w:left w:val="none" w:sz="0" w:space="0" w:color="auto"/>
            <w:bottom w:val="none" w:sz="0" w:space="0" w:color="auto"/>
            <w:right w:val="none" w:sz="0" w:space="0" w:color="auto"/>
          </w:divBdr>
        </w:div>
      </w:divsChild>
    </w:div>
    <w:div w:id="1638682331">
      <w:bodyDiv w:val="1"/>
      <w:marLeft w:val="0"/>
      <w:marRight w:val="0"/>
      <w:marTop w:val="0"/>
      <w:marBottom w:val="0"/>
      <w:divBdr>
        <w:top w:val="none" w:sz="0" w:space="0" w:color="auto"/>
        <w:left w:val="none" w:sz="0" w:space="0" w:color="auto"/>
        <w:bottom w:val="none" w:sz="0" w:space="0" w:color="auto"/>
        <w:right w:val="none" w:sz="0" w:space="0" w:color="auto"/>
      </w:divBdr>
      <w:divsChild>
        <w:div w:id="729421987">
          <w:marLeft w:val="480"/>
          <w:marRight w:val="0"/>
          <w:marTop w:val="0"/>
          <w:marBottom w:val="0"/>
          <w:divBdr>
            <w:top w:val="none" w:sz="0" w:space="0" w:color="auto"/>
            <w:left w:val="none" w:sz="0" w:space="0" w:color="auto"/>
            <w:bottom w:val="none" w:sz="0" w:space="0" w:color="auto"/>
            <w:right w:val="none" w:sz="0" w:space="0" w:color="auto"/>
          </w:divBdr>
        </w:div>
        <w:div w:id="699470597">
          <w:marLeft w:val="480"/>
          <w:marRight w:val="0"/>
          <w:marTop w:val="0"/>
          <w:marBottom w:val="0"/>
          <w:divBdr>
            <w:top w:val="none" w:sz="0" w:space="0" w:color="auto"/>
            <w:left w:val="none" w:sz="0" w:space="0" w:color="auto"/>
            <w:bottom w:val="none" w:sz="0" w:space="0" w:color="auto"/>
            <w:right w:val="none" w:sz="0" w:space="0" w:color="auto"/>
          </w:divBdr>
        </w:div>
        <w:div w:id="828249177">
          <w:marLeft w:val="480"/>
          <w:marRight w:val="0"/>
          <w:marTop w:val="0"/>
          <w:marBottom w:val="0"/>
          <w:divBdr>
            <w:top w:val="none" w:sz="0" w:space="0" w:color="auto"/>
            <w:left w:val="none" w:sz="0" w:space="0" w:color="auto"/>
            <w:bottom w:val="none" w:sz="0" w:space="0" w:color="auto"/>
            <w:right w:val="none" w:sz="0" w:space="0" w:color="auto"/>
          </w:divBdr>
        </w:div>
        <w:div w:id="876696938">
          <w:marLeft w:val="480"/>
          <w:marRight w:val="0"/>
          <w:marTop w:val="0"/>
          <w:marBottom w:val="0"/>
          <w:divBdr>
            <w:top w:val="none" w:sz="0" w:space="0" w:color="auto"/>
            <w:left w:val="none" w:sz="0" w:space="0" w:color="auto"/>
            <w:bottom w:val="none" w:sz="0" w:space="0" w:color="auto"/>
            <w:right w:val="none" w:sz="0" w:space="0" w:color="auto"/>
          </w:divBdr>
        </w:div>
        <w:div w:id="1465389662">
          <w:marLeft w:val="480"/>
          <w:marRight w:val="0"/>
          <w:marTop w:val="0"/>
          <w:marBottom w:val="0"/>
          <w:divBdr>
            <w:top w:val="none" w:sz="0" w:space="0" w:color="auto"/>
            <w:left w:val="none" w:sz="0" w:space="0" w:color="auto"/>
            <w:bottom w:val="none" w:sz="0" w:space="0" w:color="auto"/>
            <w:right w:val="none" w:sz="0" w:space="0" w:color="auto"/>
          </w:divBdr>
        </w:div>
        <w:div w:id="852258752">
          <w:marLeft w:val="480"/>
          <w:marRight w:val="0"/>
          <w:marTop w:val="0"/>
          <w:marBottom w:val="0"/>
          <w:divBdr>
            <w:top w:val="none" w:sz="0" w:space="0" w:color="auto"/>
            <w:left w:val="none" w:sz="0" w:space="0" w:color="auto"/>
            <w:bottom w:val="none" w:sz="0" w:space="0" w:color="auto"/>
            <w:right w:val="none" w:sz="0" w:space="0" w:color="auto"/>
          </w:divBdr>
        </w:div>
        <w:div w:id="947854637">
          <w:marLeft w:val="480"/>
          <w:marRight w:val="0"/>
          <w:marTop w:val="0"/>
          <w:marBottom w:val="0"/>
          <w:divBdr>
            <w:top w:val="none" w:sz="0" w:space="0" w:color="auto"/>
            <w:left w:val="none" w:sz="0" w:space="0" w:color="auto"/>
            <w:bottom w:val="none" w:sz="0" w:space="0" w:color="auto"/>
            <w:right w:val="none" w:sz="0" w:space="0" w:color="auto"/>
          </w:divBdr>
        </w:div>
        <w:div w:id="1771511898">
          <w:marLeft w:val="480"/>
          <w:marRight w:val="0"/>
          <w:marTop w:val="0"/>
          <w:marBottom w:val="0"/>
          <w:divBdr>
            <w:top w:val="none" w:sz="0" w:space="0" w:color="auto"/>
            <w:left w:val="none" w:sz="0" w:space="0" w:color="auto"/>
            <w:bottom w:val="none" w:sz="0" w:space="0" w:color="auto"/>
            <w:right w:val="none" w:sz="0" w:space="0" w:color="auto"/>
          </w:divBdr>
        </w:div>
        <w:div w:id="984162728">
          <w:marLeft w:val="480"/>
          <w:marRight w:val="0"/>
          <w:marTop w:val="0"/>
          <w:marBottom w:val="0"/>
          <w:divBdr>
            <w:top w:val="none" w:sz="0" w:space="0" w:color="auto"/>
            <w:left w:val="none" w:sz="0" w:space="0" w:color="auto"/>
            <w:bottom w:val="none" w:sz="0" w:space="0" w:color="auto"/>
            <w:right w:val="none" w:sz="0" w:space="0" w:color="auto"/>
          </w:divBdr>
        </w:div>
        <w:div w:id="1256279872">
          <w:marLeft w:val="480"/>
          <w:marRight w:val="0"/>
          <w:marTop w:val="0"/>
          <w:marBottom w:val="0"/>
          <w:divBdr>
            <w:top w:val="none" w:sz="0" w:space="0" w:color="auto"/>
            <w:left w:val="none" w:sz="0" w:space="0" w:color="auto"/>
            <w:bottom w:val="none" w:sz="0" w:space="0" w:color="auto"/>
            <w:right w:val="none" w:sz="0" w:space="0" w:color="auto"/>
          </w:divBdr>
        </w:div>
        <w:div w:id="1969970760">
          <w:marLeft w:val="480"/>
          <w:marRight w:val="0"/>
          <w:marTop w:val="0"/>
          <w:marBottom w:val="0"/>
          <w:divBdr>
            <w:top w:val="none" w:sz="0" w:space="0" w:color="auto"/>
            <w:left w:val="none" w:sz="0" w:space="0" w:color="auto"/>
            <w:bottom w:val="none" w:sz="0" w:space="0" w:color="auto"/>
            <w:right w:val="none" w:sz="0" w:space="0" w:color="auto"/>
          </w:divBdr>
        </w:div>
        <w:div w:id="638807462">
          <w:marLeft w:val="480"/>
          <w:marRight w:val="0"/>
          <w:marTop w:val="0"/>
          <w:marBottom w:val="0"/>
          <w:divBdr>
            <w:top w:val="none" w:sz="0" w:space="0" w:color="auto"/>
            <w:left w:val="none" w:sz="0" w:space="0" w:color="auto"/>
            <w:bottom w:val="none" w:sz="0" w:space="0" w:color="auto"/>
            <w:right w:val="none" w:sz="0" w:space="0" w:color="auto"/>
          </w:divBdr>
        </w:div>
        <w:div w:id="342249101">
          <w:marLeft w:val="480"/>
          <w:marRight w:val="0"/>
          <w:marTop w:val="0"/>
          <w:marBottom w:val="0"/>
          <w:divBdr>
            <w:top w:val="none" w:sz="0" w:space="0" w:color="auto"/>
            <w:left w:val="none" w:sz="0" w:space="0" w:color="auto"/>
            <w:bottom w:val="none" w:sz="0" w:space="0" w:color="auto"/>
            <w:right w:val="none" w:sz="0" w:space="0" w:color="auto"/>
          </w:divBdr>
        </w:div>
        <w:div w:id="562372734">
          <w:marLeft w:val="480"/>
          <w:marRight w:val="0"/>
          <w:marTop w:val="0"/>
          <w:marBottom w:val="0"/>
          <w:divBdr>
            <w:top w:val="none" w:sz="0" w:space="0" w:color="auto"/>
            <w:left w:val="none" w:sz="0" w:space="0" w:color="auto"/>
            <w:bottom w:val="none" w:sz="0" w:space="0" w:color="auto"/>
            <w:right w:val="none" w:sz="0" w:space="0" w:color="auto"/>
          </w:divBdr>
        </w:div>
        <w:div w:id="163595039">
          <w:marLeft w:val="480"/>
          <w:marRight w:val="0"/>
          <w:marTop w:val="0"/>
          <w:marBottom w:val="0"/>
          <w:divBdr>
            <w:top w:val="none" w:sz="0" w:space="0" w:color="auto"/>
            <w:left w:val="none" w:sz="0" w:space="0" w:color="auto"/>
            <w:bottom w:val="none" w:sz="0" w:space="0" w:color="auto"/>
            <w:right w:val="none" w:sz="0" w:space="0" w:color="auto"/>
          </w:divBdr>
        </w:div>
        <w:div w:id="200554065">
          <w:marLeft w:val="480"/>
          <w:marRight w:val="0"/>
          <w:marTop w:val="0"/>
          <w:marBottom w:val="0"/>
          <w:divBdr>
            <w:top w:val="none" w:sz="0" w:space="0" w:color="auto"/>
            <w:left w:val="none" w:sz="0" w:space="0" w:color="auto"/>
            <w:bottom w:val="none" w:sz="0" w:space="0" w:color="auto"/>
            <w:right w:val="none" w:sz="0" w:space="0" w:color="auto"/>
          </w:divBdr>
        </w:div>
        <w:div w:id="1814758873">
          <w:marLeft w:val="480"/>
          <w:marRight w:val="0"/>
          <w:marTop w:val="0"/>
          <w:marBottom w:val="0"/>
          <w:divBdr>
            <w:top w:val="none" w:sz="0" w:space="0" w:color="auto"/>
            <w:left w:val="none" w:sz="0" w:space="0" w:color="auto"/>
            <w:bottom w:val="none" w:sz="0" w:space="0" w:color="auto"/>
            <w:right w:val="none" w:sz="0" w:space="0" w:color="auto"/>
          </w:divBdr>
        </w:div>
        <w:div w:id="1515681256">
          <w:marLeft w:val="480"/>
          <w:marRight w:val="0"/>
          <w:marTop w:val="0"/>
          <w:marBottom w:val="0"/>
          <w:divBdr>
            <w:top w:val="none" w:sz="0" w:space="0" w:color="auto"/>
            <w:left w:val="none" w:sz="0" w:space="0" w:color="auto"/>
            <w:bottom w:val="none" w:sz="0" w:space="0" w:color="auto"/>
            <w:right w:val="none" w:sz="0" w:space="0" w:color="auto"/>
          </w:divBdr>
        </w:div>
        <w:div w:id="1890217144">
          <w:marLeft w:val="480"/>
          <w:marRight w:val="0"/>
          <w:marTop w:val="0"/>
          <w:marBottom w:val="0"/>
          <w:divBdr>
            <w:top w:val="none" w:sz="0" w:space="0" w:color="auto"/>
            <w:left w:val="none" w:sz="0" w:space="0" w:color="auto"/>
            <w:bottom w:val="none" w:sz="0" w:space="0" w:color="auto"/>
            <w:right w:val="none" w:sz="0" w:space="0" w:color="auto"/>
          </w:divBdr>
        </w:div>
        <w:div w:id="67463545">
          <w:marLeft w:val="480"/>
          <w:marRight w:val="0"/>
          <w:marTop w:val="0"/>
          <w:marBottom w:val="0"/>
          <w:divBdr>
            <w:top w:val="none" w:sz="0" w:space="0" w:color="auto"/>
            <w:left w:val="none" w:sz="0" w:space="0" w:color="auto"/>
            <w:bottom w:val="none" w:sz="0" w:space="0" w:color="auto"/>
            <w:right w:val="none" w:sz="0" w:space="0" w:color="auto"/>
          </w:divBdr>
        </w:div>
        <w:div w:id="1779059848">
          <w:marLeft w:val="480"/>
          <w:marRight w:val="0"/>
          <w:marTop w:val="0"/>
          <w:marBottom w:val="0"/>
          <w:divBdr>
            <w:top w:val="none" w:sz="0" w:space="0" w:color="auto"/>
            <w:left w:val="none" w:sz="0" w:space="0" w:color="auto"/>
            <w:bottom w:val="none" w:sz="0" w:space="0" w:color="auto"/>
            <w:right w:val="none" w:sz="0" w:space="0" w:color="auto"/>
          </w:divBdr>
        </w:div>
        <w:div w:id="531772360">
          <w:marLeft w:val="480"/>
          <w:marRight w:val="0"/>
          <w:marTop w:val="0"/>
          <w:marBottom w:val="0"/>
          <w:divBdr>
            <w:top w:val="none" w:sz="0" w:space="0" w:color="auto"/>
            <w:left w:val="none" w:sz="0" w:space="0" w:color="auto"/>
            <w:bottom w:val="none" w:sz="0" w:space="0" w:color="auto"/>
            <w:right w:val="none" w:sz="0" w:space="0" w:color="auto"/>
          </w:divBdr>
        </w:div>
        <w:div w:id="204172695">
          <w:marLeft w:val="480"/>
          <w:marRight w:val="0"/>
          <w:marTop w:val="0"/>
          <w:marBottom w:val="0"/>
          <w:divBdr>
            <w:top w:val="none" w:sz="0" w:space="0" w:color="auto"/>
            <w:left w:val="none" w:sz="0" w:space="0" w:color="auto"/>
            <w:bottom w:val="none" w:sz="0" w:space="0" w:color="auto"/>
            <w:right w:val="none" w:sz="0" w:space="0" w:color="auto"/>
          </w:divBdr>
        </w:div>
        <w:div w:id="1695493226">
          <w:marLeft w:val="480"/>
          <w:marRight w:val="0"/>
          <w:marTop w:val="0"/>
          <w:marBottom w:val="0"/>
          <w:divBdr>
            <w:top w:val="none" w:sz="0" w:space="0" w:color="auto"/>
            <w:left w:val="none" w:sz="0" w:space="0" w:color="auto"/>
            <w:bottom w:val="none" w:sz="0" w:space="0" w:color="auto"/>
            <w:right w:val="none" w:sz="0" w:space="0" w:color="auto"/>
          </w:divBdr>
        </w:div>
        <w:div w:id="1889413503">
          <w:marLeft w:val="480"/>
          <w:marRight w:val="0"/>
          <w:marTop w:val="0"/>
          <w:marBottom w:val="0"/>
          <w:divBdr>
            <w:top w:val="none" w:sz="0" w:space="0" w:color="auto"/>
            <w:left w:val="none" w:sz="0" w:space="0" w:color="auto"/>
            <w:bottom w:val="none" w:sz="0" w:space="0" w:color="auto"/>
            <w:right w:val="none" w:sz="0" w:space="0" w:color="auto"/>
          </w:divBdr>
        </w:div>
        <w:div w:id="1856533592">
          <w:marLeft w:val="480"/>
          <w:marRight w:val="0"/>
          <w:marTop w:val="0"/>
          <w:marBottom w:val="0"/>
          <w:divBdr>
            <w:top w:val="none" w:sz="0" w:space="0" w:color="auto"/>
            <w:left w:val="none" w:sz="0" w:space="0" w:color="auto"/>
            <w:bottom w:val="none" w:sz="0" w:space="0" w:color="auto"/>
            <w:right w:val="none" w:sz="0" w:space="0" w:color="auto"/>
          </w:divBdr>
        </w:div>
        <w:div w:id="1879927173">
          <w:marLeft w:val="480"/>
          <w:marRight w:val="0"/>
          <w:marTop w:val="0"/>
          <w:marBottom w:val="0"/>
          <w:divBdr>
            <w:top w:val="none" w:sz="0" w:space="0" w:color="auto"/>
            <w:left w:val="none" w:sz="0" w:space="0" w:color="auto"/>
            <w:bottom w:val="none" w:sz="0" w:space="0" w:color="auto"/>
            <w:right w:val="none" w:sz="0" w:space="0" w:color="auto"/>
          </w:divBdr>
        </w:div>
        <w:div w:id="1088161568">
          <w:marLeft w:val="480"/>
          <w:marRight w:val="0"/>
          <w:marTop w:val="0"/>
          <w:marBottom w:val="0"/>
          <w:divBdr>
            <w:top w:val="none" w:sz="0" w:space="0" w:color="auto"/>
            <w:left w:val="none" w:sz="0" w:space="0" w:color="auto"/>
            <w:bottom w:val="none" w:sz="0" w:space="0" w:color="auto"/>
            <w:right w:val="none" w:sz="0" w:space="0" w:color="auto"/>
          </w:divBdr>
        </w:div>
        <w:div w:id="1845777970">
          <w:marLeft w:val="480"/>
          <w:marRight w:val="0"/>
          <w:marTop w:val="0"/>
          <w:marBottom w:val="0"/>
          <w:divBdr>
            <w:top w:val="none" w:sz="0" w:space="0" w:color="auto"/>
            <w:left w:val="none" w:sz="0" w:space="0" w:color="auto"/>
            <w:bottom w:val="none" w:sz="0" w:space="0" w:color="auto"/>
            <w:right w:val="none" w:sz="0" w:space="0" w:color="auto"/>
          </w:divBdr>
        </w:div>
        <w:div w:id="1562786510">
          <w:marLeft w:val="480"/>
          <w:marRight w:val="0"/>
          <w:marTop w:val="0"/>
          <w:marBottom w:val="0"/>
          <w:divBdr>
            <w:top w:val="none" w:sz="0" w:space="0" w:color="auto"/>
            <w:left w:val="none" w:sz="0" w:space="0" w:color="auto"/>
            <w:bottom w:val="none" w:sz="0" w:space="0" w:color="auto"/>
            <w:right w:val="none" w:sz="0" w:space="0" w:color="auto"/>
          </w:divBdr>
        </w:div>
        <w:div w:id="304703315">
          <w:marLeft w:val="480"/>
          <w:marRight w:val="0"/>
          <w:marTop w:val="0"/>
          <w:marBottom w:val="0"/>
          <w:divBdr>
            <w:top w:val="none" w:sz="0" w:space="0" w:color="auto"/>
            <w:left w:val="none" w:sz="0" w:space="0" w:color="auto"/>
            <w:bottom w:val="none" w:sz="0" w:space="0" w:color="auto"/>
            <w:right w:val="none" w:sz="0" w:space="0" w:color="auto"/>
          </w:divBdr>
        </w:div>
        <w:div w:id="2042631128">
          <w:marLeft w:val="480"/>
          <w:marRight w:val="0"/>
          <w:marTop w:val="0"/>
          <w:marBottom w:val="0"/>
          <w:divBdr>
            <w:top w:val="none" w:sz="0" w:space="0" w:color="auto"/>
            <w:left w:val="none" w:sz="0" w:space="0" w:color="auto"/>
            <w:bottom w:val="none" w:sz="0" w:space="0" w:color="auto"/>
            <w:right w:val="none" w:sz="0" w:space="0" w:color="auto"/>
          </w:divBdr>
        </w:div>
        <w:div w:id="1695038075">
          <w:marLeft w:val="480"/>
          <w:marRight w:val="0"/>
          <w:marTop w:val="0"/>
          <w:marBottom w:val="0"/>
          <w:divBdr>
            <w:top w:val="none" w:sz="0" w:space="0" w:color="auto"/>
            <w:left w:val="none" w:sz="0" w:space="0" w:color="auto"/>
            <w:bottom w:val="none" w:sz="0" w:space="0" w:color="auto"/>
            <w:right w:val="none" w:sz="0" w:space="0" w:color="auto"/>
          </w:divBdr>
        </w:div>
        <w:div w:id="729306327">
          <w:marLeft w:val="480"/>
          <w:marRight w:val="0"/>
          <w:marTop w:val="0"/>
          <w:marBottom w:val="0"/>
          <w:divBdr>
            <w:top w:val="none" w:sz="0" w:space="0" w:color="auto"/>
            <w:left w:val="none" w:sz="0" w:space="0" w:color="auto"/>
            <w:bottom w:val="none" w:sz="0" w:space="0" w:color="auto"/>
            <w:right w:val="none" w:sz="0" w:space="0" w:color="auto"/>
          </w:divBdr>
        </w:div>
        <w:div w:id="1880624310">
          <w:marLeft w:val="480"/>
          <w:marRight w:val="0"/>
          <w:marTop w:val="0"/>
          <w:marBottom w:val="0"/>
          <w:divBdr>
            <w:top w:val="none" w:sz="0" w:space="0" w:color="auto"/>
            <w:left w:val="none" w:sz="0" w:space="0" w:color="auto"/>
            <w:bottom w:val="none" w:sz="0" w:space="0" w:color="auto"/>
            <w:right w:val="none" w:sz="0" w:space="0" w:color="auto"/>
          </w:divBdr>
        </w:div>
        <w:div w:id="715273175">
          <w:marLeft w:val="480"/>
          <w:marRight w:val="0"/>
          <w:marTop w:val="0"/>
          <w:marBottom w:val="0"/>
          <w:divBdr>
            <w:top w:val="none" w:sz="0" w:space="0" w:color="auto"/>
            <w:left w:val="none" w:sz="0" w:space="0" w:color="auto"/>
            <w:bottom w:val="none" w:sz="0" w:space="0" w:color="auto"/>
            <w:right w:val="none" w:sz="0" w:space="0" w:color="auto"/>
          </w:divBdr>
        </w:div>
        <w:div w:id="1347488923">
          <w:marLeft w:val="480"/>
          <w:marRight w:val="0"/>
          <w:marTop w:val="0"/>
          <w:marBottom w:val="0"/>
          <w:divBdr>
            <w:top w:val="none" w:sz="0" w:space="0" w:color="auto"/>
            <w:left w:val="none" w:sz="0" w:space="0" w:color="auto"/>
            <w:bottom w:val="none" w:sz="0" w:space="0" w:color="auto"/>
            <w:right w:val="none" w:sz="0" w:space="0" w:color="auto"/>
          </w:divBdr>
        </w:div>
        <w:div w:id="409667637">
          <w:marLeft w:val="480"/>
          <w:marRight w:val="0"/>
          <w:marTop w:val="0"/>
          <w:marBottom w:val="0"/>
          <w:divBdr>
            <w:top w:val="none" w:sz="0" w:space="0" w:color="auto"/>
            <w:left w:val="none" w:sz="0" w:space="0" w:color="auto"/>
            <w:bottom w:val="none" w:sz="0" w:space="0" w:color="auto"/>
            <w:right w:val="none" w:sz="0" w:space="0" w:color="auto"/>
          </w:divBdr>
        </w:div>
        <w:div w:id="1694182305">
          <w:marLeft w:val="480"/>
          <w:marRight w:val="0"/>
          <w:marTop w:val="0"/>
          <w:marBottom w:val="0"/>
          <w:divBdr>
            <w:top w:val="none" w:sz="0" w:space="0" w:color="auto"/>
            <w:left w:val="none" w:sz="0" w:space="0" w:color="auto"/>
            <w:bottom w:val="none" w:sz="0" w:space="0" w:color="auto"/>
            <w:right w:val="none" w:sz="0" w:space="0" w:color="auto"/>
          </w:divBdr>
        </w:div>
        <w:div w:id="1216509656">
          <w:marLeft w:val="480"/>
          <w:marRight w:val="0"/>
          <w:marTop w:val="0"/>
          <w:marBottom w:val="0"/>
          <w:divBdr>
            <w:top w:val="none" w:sz="0" w:space="0" w:color="auto"/>
            <w:left w:val="none" w:sz="0" w:space="0" w:color="auto"/>
            <w:bottom w:val="none" w:sz="0" w:space="0" w:color="auto"/>
            <w:right w:val="none" w:sz="0" w:space="0" w:color="auto"/>
          </w:divBdr>
        </w:div>
        <w:div w:id="1637031588">
          <w:marLeft w:val="480"/>
          <w:marRight w:val="0"/>
          <w:marTop w:val="0"/>
          <w:marBottom w:val="0"/>
          <w:divBdr>
            <w:top w:val="none" w:sz="0" w:space="0" w:color="auto"/>
            <w:left w:val="none" w:sz="0" w:space="0" w:color="auto"/>
            <w:bottom w:val="none" w:sz="0" w:space="0" w:color="auto"/>
            <w:right w:val="none" w:sz="0" w:space="0" w:color="auto"/>
          </w:divBdr>
        </w:div>
        <w:div w:id="222759621">
          <w:marLeft w:val="480"/>
          <w:marRight w:val="0"/>
          <w:marTop w:val="0"/>
          <w:marBottom w:val="0"/>
          <w:divBdr>
            <w:top w:val="none" w:sz="0" w:space="0" w:color="auto"/>
            <w:left w:val="none" w:sz="0" w:space="0" w:color="auto"/>
            <w:bottom w:val="none" w:sz="0" w:space="0" w:color="auto"/>
            <w:right w:val="none" w:sz="0" w:space="0" w:color="auto"/>
          </w:divBdr>
        </w:div>
        <w:div w:id="1091587393">
          <w:marLeft w:val="480"/>
          <w:marRight w:val="0"/>
          <w:marTop w:val="0"/>
          <w:marBottom w:val="0"/>
          <w:divBdr>
            <w:top w:val="none" w:sz="0" w:space="0" w:color="auto"/>
            <w:left w:val="none" w:sz="0" w:space="0" w:color="auto"/>
            <w:bottom w:val="none" w:sz="0" w:space="0" w:color="auto"/>
            <w:right w:val="none" w:sz="0" w:space="0" w:color="auto"/>
          </w:divBdr>
        </w:div>
        <w:div w:id="1403411412">
          <w:marLeft w:val="480"/>
          <w:marRight w:val="0"/>
          <w:marTop w:val="0"/>
          <w:marBottom w:val="0"/>
          <w:divBdr>
            <w:top w:val="none" w:sz="0" w:space="0" w:color="auto"/>
            <w:left w:val="none" w:sz="0" w:space="0" w:color="auto"/>
            <w:bottom w:val="none" w:sz="0" w:space="0" w:color="auto"/>
            <w:right w:val="none" w:sz="0" w:space="0" w:color="auto"/>
          </w:divBdr>
        </w:div>
        <w:div w:id="99763123">
          <w:marLeft w:val="480"/>
          <w:marRight w:val="0"/>
          <w:marTop w:val="0"/>
          <w:marBottom w:val="0"/>
          <w:divBdr>
            <w:top w:val="none" w:sz="0" w:space="0" w:color="auto"/>
            <w:left w:val="none" w:sz="0" w:space="0" w:color="auto"/>
            <w:bottom w:val="none" w:sz="0" w:space="0" w:color="auto"/>
            <w:right w:val="none" w:sz="0" w:space="0" w:color="auto"/>
          </w:divBdr>
        </w:div>
        <w:div w:id="962923537">
          <w:marLeft w:val="480"/>
          <w:marRight w:val="0"/>
          <w:marTop w:val="0"/>
          <w:marBottom w:val="0"/>
          <w:divBdr>
            <w:top w:val="none" w:sz="0" w:space="0" w:color="auto"/>
            <w:left w:val="none" w:sz="0" w:space="0" w:color="auto"/>
            <w:bottom w:val="none" w:sz="0" w:space="0" w:color="auto"/>
            <w:right w:val="none" w:sz="0" w:space="0" w:color="auto"/>
          </w:divBdr>
        </w:div>
        <w:div w:id="2073189912">
          <w:marLeft w:val="480"/>
          <w:marRight w:val="0"/>
          <w:marTop w:val="0"/>
          <w:marBottom w:val="0"/>
          <w:divBdr>
            <w:top w:val="none" w:sz="0" w:space="0" w:color="auto"/>
            <w:left w:val="none" w:sz="0" w:space="0" w:color="auto"/>
            <w:bottom w:val="none" w:sz="0" w:space="0" w:color="auto"/>
            <w:right w:val="none" w:sz="0" w:space="0" w:color="auto"/>
          </w:divBdr>
        </w:div>
        <w:div w:id="1437826581">
          <w:marLeft w:val="480"/>
          <w:marRight w:val="0"/>
          <w:marTop w:val="0"/>
          <w:marBottom w:val="0"/>
          <w:divBdr>
            <w:top w:val="none" w:sz="0" w:space="0" w:color="auto"/>
            <w:left w:val="none" w:sz="0" w:space="0" w:color="auto"/>
            <w:bottom w:val="none" w:sz="0" w:space="0" w:color="auto"/>
            <w:right w:val="none" w:sz="0" w:space="0" w:color="auto"/>
          </w:divBdr>
        </w:div>
        <w:div w:id="263458396">
          <w:marLeft w:val="480"/>
          <w:marRight w:val="0"/>
          <w:marTop w:val="0"/>
          <w:marBottom w:val="0"/>
          <w:divBdr>
            <w:top w:val="none" w:sz="0" w:space="0" w:color="auto"/>
            <w:left w:val="none" w:sz="0" w:space="0" w:color="auto"/>
            <w:bottom w:val="none" w:sz="0" w:space="0" w:color="auto"/>
            <w:right w:val="none" w:sz="0" w:space="0" w:color="auto"/>
          </w:divBdr>
        </w:div>
        <w:div w:id="1573782208">
          <w:marLeft w:val="480"/>
          <w:marRight w:val="0"/>
          <w:marTop w:val="0"/>
          <w:marBottom w:val="0"/>
          <w:divBdr>
            <w:top w:val="none" w:sz="0" w:space="0" w:color="auto"/>
            <w:left w:val="none" w:sz="0" w:space="0" w:color="auto"/>
            <w:bottom w:val="none" w:sz="0" w:space="0" w:color="auto"/>
            <w:right w:val="none" w:sz="0" w:space="0" w:color="auto"/>
          </w:divBdr>
        </w:div>
        <w:div w:id="413745108">
          <w:marLeft w:val="480"/>
          <w:marRight w:val="0"/>
          <w:marTop w:val="0"/>
          <w:marBottom w:val="0"/>
          <w:divBdr>
            <w:top w:val="none" w:sz="0" w:space="0" w:color="auto"/>
            <w:left w:val="none" w:sz="0" w:space="0" w:color="auto"/>
            <w:bottom w:val="none" w:sz="0" w:space="0" w:color="auto"/>
            <w:right w:val="none" w:sz="0" w:space="0" w:color="auto"/>
          </w:divBdr>
        </w:div>
        <w:div w:id="1248267589">
          <w:marLeft w:val="480"/>
          <w:marRight w:val="0"/>
          <w:marTop w:val="0"/>
          <w:marBottom w:val="0"/>
          <w:divBdr>
            <w:top w:val="none" w:sz="0" w:space="0" w:color="auto"/>
            <w:left w:val="none" w:sz="0" w:space="0" w:color="auto"/>
            <w:bottom w:val="none" w:sz="0" w:space="0" w:color="auto"/>
            <w:right w:val="none" w:sz="0" w:space="0" w:color="auto"/>
          </w:divBdr>
        </w:div>
        <w:div w:id="702747225">
          <w:marLeft w:val="480"/>
          <w:marRight w:val="0"/>
          <w:marTop w:val="0"/>
          <w:marBottom w:val="0"/>
          <w:divBdr>
            <w:top w:val="none" w:sz="0" w:space="0" w:color="auto"/>
            <w:left w:val="none" w:sz="0" w:space="0" w:color="auto"/>
            <w:bottom w:val="none" w:sz="0" w:space="0" w:color="auto"/>
            <w:right w:val="none" w:sz="0" w:space="0" w:color="auto"/>
          </w:divBdr>
        </w:div>
        <w:div w:id="1863469203">
          <w:marLeft w:val="480"/>
          <w:marRight w:val="0"/>
          <w:marTop w:val="0"/>
          <w:marBottom w:val="0"/>
          <w:divBdr>
            <w:top w:val="none" w:sz="0" w:space="0" w:color="auto"/>
            <w:left w:val="none" w:sz="0" w:space="0" w:color="auto"/>
            <w:bottom w:val="none" w:sz="0" w:space="0" w:color="auto"/>
            <w:right w:val="none" w:sz="0" w:space="0" w:color="auto"/>
          </w:divBdr>
        </w:div>
        <w:div w:id="1185512917">
          <w:marLeft w:val="480"/>
          <w:marRight w:val="0"/>
          <w:marTop w:val="0"/>
          <w:marBottom w:val="0"/>
          <w:divBdr>
            <w:top w:val="none" w:sz="0" w:space="0" w:color="auto"/>
            <w:left w:val="none" w:sz="0" w:space="0" w:color="auto"/>
            <w:bottom w:val="none" w:sz="0" w:space="0" w:color="auto"/>
            <w:right w:val="none" w:sz="0" w:space="0" w:color="auto"/>
          </w:divBdr>
        </w:div>
        <w:div w:id="77335217">
          <w:marLeft w:val="480"/>
          <w:marRight w:val="0"/>
          <w:marTop w:val="0"/>
          <w:marBottom w:val="0"/>
          <w:divBdr>
            <w:top w:val="none" w:sz="0" w:space="0" w:color="auto"/>
            <w:left w:val="none" w:sz="0" w:space="0" w:color="auto"/>
            <w:bottom w:val="none" w:sz="0" w:space="0" w:color="auto"/>
            <w:right w:val="none" w:sz="0" w:space="0" w:color="auto"/>
          </w:divBdr>
        </w:div>
        <w:div w:id="681519217">
          <w:marLeft w:val="480"/>
          <w:marRight w:val="0"/>
          <w:marTop w:val="0"/>
          <w:marBottom w:val="0"/>
          <w:divBdr>
            <w:top w:val="none" w:sz="0" w:space="0" w:color="auto"/>
            <w:left w:val="none" w:sz="0" w:space="0" w:color="auto"/>
            <w:bottom w:val="none" w:sz="0" w:space="0" w:color="auto"/>
            <w:right w:val="none" w:sz="0" w:space="0" w:color="auto"/>
          </w:divBdr>
        </w:div>
        <w:div w:id="136998039">
          <w:marLeft w:val="480"/>
          <w:marRight w:val="0"/>
          <w:marTop w:val="0"/>
          <w:marBottom w:val="0"/>
          <w:divBdr>
            <w:top w:val="none" w:sz="0" w:space="0" w:color="auto"/>
            <w:left w:val="none" w:sz="0" w:space="0" w:color="auto"/>
            <w:bottom w:val="none" w:sz="0" w:space="0" w:color="auto"/>
            <w:right w:val="none" w:sz="0" w:space="0" w:color="auto"/>
          </w:divBdr>
        </w:div>
        <w:div w:id="62143338">
          <w:marLeft w:val="480"/>
          <w:marRight w:val="0"/>
          <w:marTop w:val="0"/>
          <w:marBottom w:val="0"/>
          <w:divBdr>
            <w:top w:val="none" w:sz="0" w:space="0" w:color="auto"/>
            <w:left w:val="none" w:sz="0" w:space="0" w:color="auto"/>
            <w:bottom w:val="none" w:sz="0" w:space="0" w:color="auto"/>
            <w:right w:val="none" w:sz="0" w:space="0" w:color="auto"/>
          </w:divBdr>
        </w:div>
        <w:div w:id="1990746640">
          <w:marLeft w:val="480"/>
          <w:marRight w:val="0"/>
          <w:marTop w:val="0"/>
          <w:marBottom w:val="0"/>
          <w:divBdr>
            <w:top w:val="none" w:sz="0" w:space="0" w:color="auto"/>
            <w:left w:val="none" w:sz="0" w:space="0" w:color="auto"/>
            <w:bottom w:val="none" w:sz="0" w:space="0" w:color="auto"/>
            <w:right w:val="none" w:sz="0" w:space="0" w:color="auto"/>
          </w:divBdr>
        </w:div>
        <w:div w:id="348608228">
          <w:marLeft w:val="480"/>
          <w:marRight w:val="0"/>
          <w:marTop w:val="0"/>
          <w:marBottom w:val="0"/>
          <w:divBdr>
            <w:top w:val="none" w:sz="0" w:space="0" w:color="auto"/>
            <w:left w:val="none" w:sz="0" w:space="0" w:color="auto"/>
            <w:bottom w:val="none" w:sz="0" w:space="0" w:color="auto"/>
            <w:right w:val="none" w:sz="0" w:space="0" w:color="auto"/>
          </w:divBdr>
        </w:div>
        <w:div w:id="241571529">
          <w:marLeft w:val="480"/>
          <w:marRight w:val="0"/>
          <w:marTop w:val="0"/>
          <w:marBottom w:val="0"/>
          <w:divBdr>
            <w:top w:val="none" w:sz="0" w:space="0" w:color="auto"/>
            <w:left w:val="none" w:sz="0" w:space="0" w:color="auto"/>
            <w:bottom w:val="none" w:sz="0" w:space="0" w:color="auto"/>
            <w:right w:val="none" w:sz="0" w:space="0" w:color="auto"/>
          </w:divBdr>
        </w:div>
        <w:div w:id="436944833">
          <w:marLeft w:val="480"/>
          <w:marRight w:val="0"/>
          <w:marTop w:val="0"/>
          <w:marBottom w:val="0"/>
          <w:divBdr>
            <w:top w:val="none" w:sz="0" w:space="0" w:color="auto"/>
            <w:left w:val="none" w:sz="0" w:space="0" w:color="auto"/>
            <w:bottom w:val="none" w:sz="0" w:space="0" w:color="auto"/>
            <w:right w:val="none" w:sz="0" w:space="0" w:color="auto"/>
          </w:divBdr>
        </w:div>
        <w:div w:id="1470395920">
          <w:marLeft w:val="480"/>
          <w:marRight w:val="0"/>
          <w:marTop w:val="0"/>
          <w:marBottom w:val="0"/>
          <w:divBdr>
            <w:top w:val="none" w:sz="0" w:space="0" w:color="auto"/>
            <w:left w:val="none" w:sz="0" w:space="0" w:color="auto"/>
            <w:bottom w:val="none" w:sz="0" w:space="0" w:color="auto"/>
            <w:right w:val="none" w:sz="0" w:space="0" w:color="auto"/>
          </w:divBdr>
        </w:div>
        <w:div w:id="2095736235">
          <w:marLeft w:val="480"/>
          <w:marRight w:val="0"/>
          <w:marTop w:val="0"/>
          <w:marBottom w:val="0"/>
          <w:divBdr>
            <w:top w:val="none" w:sz="0" w:space="0" w:color="auto"/>
            <w:left w:val="none" w:sz="0" w:space="0" w:color="auto"/>
            <w:bottom w:val="none" w:sz="0" w:space="0" w:color="auto"/>
            <w:right w:val="none" w:sz="0" w:space="0" w:color="auto"/>
          </w:divBdr>
        </w:div>
        <w:div w:id="136607447">
          <w:marLeft w:val="480"/>
          <w:marRight w:val="0"/>
          <w:marTop w:val="0"/>
          <w:marBottom w:val="0"/>
          <w:divBdr>
            <w:top w:val="none" w:sz="0" w:space="0" w:color="auto"/>
            <w:left w:val="none" w:sz="0" w:space="0" w:color="auto"/>
            <w:bottom w:val="none" w:sz="0" w:space="0" w:color="auto"/>
            <w:right w:val="none" w:sz="0" w:space="0" w:color="auto"/>
          </w:divBdr>
        </w:div>
        <w:div w:id="872620675">
          <w:marLeft w:val="480"/>
          <w:marRight w:val="0"/>
          <w:marTop w:val="0"/>
          <w:marBottom w:val="0"/>
          <w:divBdr>
            <w:top w:val="none" w:sz="0" w:space="0" w:color="auto"/>
            <w:left w:val="none" w:sz="0" w:space="0" w:color="auto"/>
            <w:bottom w:val="none" w:sz="0" w:space="0" w:color="auto"/>
            <w:right w:val="none" w:sz="0" w:space="0" w:color="auto"/>
          </w:divBdr>
        </w:div>
        <w:div w:id="208881855">
          <w:marLeft w:val="480"/>
          <w:marRight w:val="0"/>
          <w:marTop w:val="0"/>
          <w:marBottom w:val="0"/>
          <w:divBdr>
            <w:top w:val="none" w:sz="0" w:space="0" w:color="auto"/>
            <w:left w:val="none" w:sz="0" w:space="0" w:color="auto"/>
            <w:bottom w:val="none" w:sz="0" w:space="0" w:color="auto"/>
            <w:right w:val="none" w:sz="0" w:space="0" w:color="auto"/>
          </w:divBdr>
        </w:div>
        <w:div w:id="1570075275">
          <w:marLeft w:val="480"/>
          <w:marRight w:val="0"/>
          <w:marTop w:val="0"/>
          <w:marBottom w:val="0"/>
          <w:divBdr>
            <w:top w:val="none" w:sz="0" w:space="0" w:color="auto"/>
            <w:left w:val="none" w:sz="0" w:space="0" w:color="auto"/>
            <w:bottom w:val="none" w:sz="0" w:space="0" w:color="auto"/>
            <w:right w:val="none" w:sz="0" w:space="0" w:color="auto"/>
          </w:divBdr>
        </w:div>
        <w:div w:id="1678802150">
          <w:marLeft w:val="480"/>
          <w:marRight w:val="0"/>
          <w:marTop w:val="0"/>
          <w:marBottom w:val="0"/>
          <w:divBdr>
            <w:top w:val="none" w:sz="0" w:space="0" w:color="auto"/>
            <w:left w:val="none" w:sz="0" w:space="0" w:color="auto"/>
            <w:bottom w:val="none" w:sz="0" w:space="0" w:color="auto"/>
            <w:right w:val="none" w:sz="0" w:space="0" w:color="auto"/>
          </w:divBdr>
        </w:div>
        <w:div w:id="550724791">
          <w:marLeft w:val="480"/>
          <w:marRight w:val="0"/>
          <w:marTop w:val="0"/>
          <w:marBottom w:val="0"/>
          <w:divBdr>
            <w:top w:val="none" w:sz="0" w:space="0" w:color="auto"/>
            <w:left w:val="none" w:sz="0" w:space="0" w:color="auto"/>
            <w:bottom w:val="none" w:sz="0" w:space="0" w:color="auto"/>
            <w:right w:val="none" w:sz="0" w:space="0" w:color="auto"/>
          </w:divBdr>
        </w:div>
        <w:div w:id="1456872060">
          <w:marLeft w:val="480"/>
          <w:marRight w:val="0"/>
          <w:marTop w:val="0"/>
          <w:marBottom w:val="0"/>
          <w:divBdr>
            <w:top w:val="none" w:sz="0" w:space="0" w:color="auto"/>
            <w:left w:val="none" w:sz="0" w:space="0" w:color="auto"/>
            <w:bottom w:val="none" w:sz="0" w:space="0" w:color="auto"/>
            <w:right w:val="none" w:sz="0" w:space="0" w:color="auto"/>
          </w:divBdr>
        </w:div>
        <w:div w:id="403770075">
          <w:marLeft w:val="480"/>
          <w:marRight w:val="0"/>
          <w:marTop w:val="0"/>
          <w:marBottom w:val="0"/>
          <w:divBdr>
            <w:top w:val="none" w:sz="0" w:space="0" w:color="auto"/>
            <w:left w:val="none" w:sz="0" w:space="0" w:color="auto"/>
            <w:bottom w:val="none" w:sz="0" w:space="0" w:color="auto"/>
            <w:right w:val="none" w:sz="0" w:space="0" w:color="auto"/>
          </w:divBdr>
        </w:div>
        <w:div w:id="1994140680">
          <w:marLeft w:val="480"/>
          <w:marRight w:val="0"/>
          <w:marTop w:val="0"/>
          <w:marBottom w:val="0"/>
          <w:divBdr>
            <w:top w:val="none" w:sz="0" w:space="0" w:color="auto"/>
            <w:left w:val="none" w:sz="0" w:space="0" w:color="auto"/>
            <w:bottom w:val="none" w:sz="0" w:space="0" w:color="auto"/>
            <w:right w:val="none" w:sz="0" w:space="0" w:color="auto"/>
          </w:divBdr>
        </w:div>
        <w:div w:id="1325862122">
          <w:marLeft w:val="480"/>
          <w:marRight w:val="0"/>
          <w:marTop w:val="0"/>
          <w:marBottom w:val="0"/>
          <w:divBdr>
            <w:top w:val="none" w:sz="0" w:space="0" w:color="auto"/>
            <w:left w:val="none" w:sz="0" w:space="0" w:color="auto"/>
            <w:bottom w:val="none" w:sz="0" w:space="0" w:color="auto"/>
            <w:right w:val="none" w:sz="0" w:space="0" w:color="auto"/>
          </w:divBdr>
        </w:div>
        <w:div w:id="2126264553">
          <w:marLeft w:val="480"/>
          <w:marRight w:val="0"/>
          <w:marTop w:val="0"/>
          <w:marBottom w:val="0"/>
          <w:divBdr>
            <w:top w:val="none" w:sz="0" w:space="0" w:color="auto"/>
            <w:left w:val="none" w:sz="0" w:space="0" w:color="auto"/>
            <w:bottom w:val="none" w:sz="0" w:space="0" w:color="auto"/>
            <w:right w:val="none" w:sz="0" w:space="0" w:color="auto"/>
          </w:divBdr>
        </w:div>
      </w:divsChild>
    </w:div>
    <w:div w:id="1651212247">
      <w:bodyDiv w:val="1"/>
      <w:marLeft w:val="0"/>
      <w:marRight w:val="0"/>
      <w:marTop w:val="0"/>
      <w:marBottom w:val="0"/>
      <w:divBdr>
        <w:top w:val="none" w:sz="0" w:space="0" w:color="auto"/>
        <w:left w:val="none" w:sz="0" w:space="0" w:color="auto"/>
        <w:bottom w:val="none" w:sz="0" w:space="0" w:color="auto"/>
        <w:right w:val="none" w:sz="0" w:space="0" w:color="auto"/>
      </w:divBdr>
      <w:divsChild>
        <w:div w:id="854265506">
          <w:marLeft w:val="480"/>
          <w:marRight w:val="0"/>
          <w:marTop w:val="0"/>
          <w:marBottom w:val="0"/>
          <w:divBdr>
            <w:top w:val="none" w:sz="0" w:space="0" w:color="auto"/>
            <w:left w:val="none" w:sz="0" w:space="0" w:color="auto"/>
            <w:bottom w:val="none" w:sz="0" w:space="0" w:color="auto"/>
            <w:right w:val="none" w:sz="0" w:space="0" w:color="auto"/>
          </w:divBdr>
        </w:div>
        <w:div w:id="1846094891">
          <w:marLeft w:val="480"/>
          <w:marRight w:val="0"/>
          <w:marTop w:val="0"/>
          <w:marBottom w:val="0"/>
          <w:divBdr>
            <w:top w:val="none" w:sz="0" w:space="0" w:color="auto"/>
            <w:left w:val="none" w:sz="0" w:space="0" w:color="auto"/>
            <w:bottom w:val="none" w:sz="0" w:space="0" w:color="auto"/>
            <w:right w:val="none" w:sz="0" w:space="0" w:color="auto"/>
          </w:divBdr>
        </w:div>
        <w:div w:id="1900051273">
          <w:marLeft w:val="480"/>
          <w:marRight w:val="0"/>
          <w:marTop w:val="0"/>
          <w:marBottom w:val="0"/>
          <w:divBdr>
            <w:top w:val="none" w:sz="0" w:space="0" w:color="auto"/>
            <w:left w:val="none" w:sz="0" w:space="0" w:color="auto"/>
            <w:bottom w:val="none" w:sz="0" w:space="0" w:color="auto"/>
            <w:right w:val="none" w:sz="0" w:space="0" w:color="auto"/>
          </w:divBdr>
        </w:div>
        <w:div w:id="1292789643">
          <w:marLeft w:val="480"/>
          <w:marRight w:val="0"/>
          <w:marTop w:val="0"/>
          <w:marBottom w:val="0"/>
          <w:divBdr>
            <w:top w:val="none" w:sz="0" w:space="0" w:color="auto"/>
            <w:left w:val="none" w:sz="0" w:space="0" w:color="auto"/>
            <w:bottom w:val="none" w:sz="0" w:space="0" w:color="auto"/>
            <w:right w:val="none" w:sz="0" w:space="0" w:color="auto"/>
          </w:divBdr>
        </w:div>
        <w:div w:id="1889486494">
          <w:marLeft w:val="480"/>
          <w:marRight w:val="0"/>
          <w:marTop w:val="0"/>
          <w:marBottom w:val="0"/>
          <w:divBdr>
            <w:top w:val="none" w:sz="0" w:space="0" w:color="auto"/>
            <w:left w:val="none" w:sz="0" w:space="0" w:color="auto"/>
            <w:bottom w:val="none" w:sz="0" w:space="0" w:color="auto"/>
            <w:right w:val="none" w:sz="0" w:space="0" w:color="auto"/>
          </w:divBdr>
        </w:div>
        <w:div w:id="1137070741">
          <w:marLeft w:val="480"/>
          <w:marRight w:val="0"/>
          <w:marTop w:val="0"/>
          <w:marBottom w:val="0"/>
          <w:divBdr>
            <w:top w:val="none" w:sz="0" w:space="0" w:color="auto"/>
            <w:left w:val="none" w:sz="0" w:space="0" w:color="auto"/>
            <w:bottom w:val="none" w:sz="0" w:space="0" w:color="auto"/>
            <w:right w:val="none" w:sz="0" w:space="0" w:color="auto"/>
          </w:divBdr>
        </w:div>
        <w:div w:id="1362314669">
          <w:marLeft w:val="480"/>
          <w:marRight w:val="0"/>
          <w:marTop w:val="0"/>
          <w:marBottom w:val="0"/>
          <w:divBdr>
            <w:top w:val="none" w:sz="0" w:space="0" w:color="auto"/>
            <w:left w:val="none" w:sz="0" w:space="0" w:color="auto"/>
            <w:bottom w:val="none" w:sz="0" w:space="0" w:color="auto"/>
            <w:right w:val="none" w:sz="0" w:space="0" w:color="auto"/>
          </w:divBdr>
        </w:div>
        <w:div w:id="313799039">
          <w:marLeft w:val="480"/>
          <w:marRight w:val="0"/>
          <w:marTop w:val="0"/>
          <w:marBottom w:val="0"/>
          <w:divBdr>
            <w:top w:val="none" w:sz="0" w:space="0" w:color="auto"/>
            <w:left w:val="none" w:sz="0" w:space="0" w:color="auto"/>
            <w:bottom w:val="none" w:sz="0" w:space="0" w:color="auto"/>
            <w:right w:val="none" w:sz="0" w:space="0" w:color="auto"/>
          </w:divBdr>
        </w:div>
        <w:div w:id="1518036062">
          <w:marLeft w:val="480"/>
          <w:marRight w:val="0"/>
          <w:marTop w:val="0"/>
          <w:marBottom w:val="0"/>
          <w:divBdr>
            <w:top w:val="none" w:sz="0" w:space="0" w:color="auto"/>
            <w:left w:val="none" w:sz="0" w:space="0" w:color="auto"/>
            <w:bottom w:val="none" w:sz="0" w:space="0" w:color="auto"/>
            <w:right w:val="none" w:sz="0" w:space="0" w:color="auto"/>
          </w:divBdr>
        </w:div>
        <w:div w:id="177811965">
          <w:marLeft w:val="480"/>
          <w:marRight w:val="0"/>
          <w:marTop w:val="0"/>
          <w:marBottom w:val="0"/>
          <w:divBdr>
            <w:top w:val="none" w:sz="0" w:space="0" w:color="auto"/>
            <w:left w:val="none" w:sz="0" w:space="0" w:color="auto"/>
            <w:bottom w:val="none" w:sz="0" w:space="0" w:color="auto"/>
            <w:right w:val="none" w:sz="0" w:space="0" w:color="auto"/>
          </w:divBdr>
        </w:div>
        <w:div w:id="1186098473">
          <w:marLeft w:val="480"/>
          <w:marRight w:val="0"/>
          <w:marTop w:val="0"/>
          <w:marBottom w:val="0"/>
          <w:divBdr>
            <w:top w:val="none" w:sz="0" w:space="0" w:color="auto"/>
            <w:left w:val="none" w:sz="0" w:space="0" w:color="auto"/>
            <w:bottom w:val="none" w:sz="0" w:space="0" w:color="auto"/>
            <w:right w:val="none" w:sz="0" w:space="0" w:color="auto"/>
          </w:divBdr>
        </w:div>
        <w:div w:id="1742407955">
          <w:marLeft w:val="480"/>
          <w:marRight w:val="0"/>
          <w:marTop w:val="0"/>
          <w:marBottom w:val="0"/>
          <w:divBdr>
            <w:top w:val="none" w:sz="0" w:space="0" w:color="auto"/>
            <w:left w:val="none" w:sz="0" w:space="0" w:color="auto"/>
            <w:bottom w:val="none" w:sz="0" w:space="0" w:color="auto"/>
            <w:right w:val="none" w:sz="0" w:space="0" w:color="auto"/>
          </w:divBdr>
        </w:div>
        <w:div w:id="642468282">
          <w:marLeft w:val="480"/>
          <w:marRight w:val="0"/>
          <w:marTop w:val="0"/>
          <w:marBottom w:val="0"/>
          <w:divBdr>
            <w:top w:val="none" w:sz="0" w:space="0" w:color="auto"/>
            <w:left w:val="none" w:sz="0" w:space="0" w:color="auto"/>
            <w:bottom w:val="none" w:sz="0" w:space="0" w:color="auto"/>
            <w:right w:val="none" w:sz="0" w:space="0" w:color="auto"/>
          </w:divBdr>
        </w:div>
        <w:div w:id="298341527">
          <w:marLeft w:val="480"/>
          <w:marRight w:val="0"/>
          <w:marTop w:val="0"/>
          <w:marBottom w:val="0"/>
          <w:divBdr>
            <w:top w:val="none" w:sz="0" w:space="0" w:color="auto"/>
            <w:left w:val="none" w:sz="0" w:space="0" w:color="auto"/>
            <w:bottom w:val="none" w:sz="0" w:space="0" w:color="auto"/>
            <w:right w:val="none" w:sz="0" w:space="0" w:color="auto"/>
          </w:divBdr>
        </w:div>
        <w:div w:id="873349519">
          <w:marLeft w:val="480"/>
          <w:marRight w:val="0"/>
          <w:marTop w:val="0"/>
          <w:marBottom w:val="0"/>
          <w:divBdr>
            <w:top w:val="none" w:sz="0" w:space="0" w:color="auto"/>
            <w:left w:val="none" w:sz="0" w:space="0" w:color="auto"/>
            <w:bottom w:val="none" w:sz="0" w:space="0" w:color="auto"/>
            <w:right w:val="none" w:sz="0" w:space="0" w:color="auto"/>
          </w:divBdr>
        </w:div>
        <w:div w:id="826746066">
          <w:marLeft w:val="480"/>
          <w:marRight w:val="0"/>
          <w:marTop w:val="0"/>
          <w:marBottom w:val="0"/>
          <w:divBdr>
            <w:top w:val="none" w:sz="0" w:space="0" w:color="auto"/>
            <w:left w:val="none" w:sz="0" w:space="0" w:color="auto"/>
            <w:bottom w:val="none" w:sz="0" w:space="0" w:color="auto"/>
            <w:right w:val="none" w:sz="0" w:space="0" w:color="auto"/>
          </w:divBdr>
        </w:div>
        <w:div w:id="766583585">
          <w:marLeft w:val="480"/>
          <w:marRight w:val="0"/>
          <w:marTop w:val="0"/>
          <w:marBottom w:val="0"/>
          <w:divBdr>
            <w:top w:val="none" w:sz="0" w:space="0" w:color="auto"/>
            <w:left w:val="none" w:sz="0" w:space="0" w:color="auto"/>
            <w:bottom w:val="none" w:sz="0" w:space="0" w:color="auto"/>
            <w:right w:val="none" w:sz="0" w:space="0" w:color="auto"/>
          </w:divBdr>
        </w:div>
        <w:div w:id="938681950">
          <w:marLeft w:val="480"/>
          <w:marRight w:val="0"/>
          <w:marTop w:val="0"/>
          <w:marBottom w:val="0"/>
          <w:divBdr>
            <w:top w:val="none" w:sz="0" w:space="0" w:color="auto"/>
            <w:left w:val="none" w:sz="0" w:space="0" w:color="auto"/>
            <w:bottom w:val="none" w:sz="0" w:space="0" w:color="auto"/>
            <w:right w:val="none" w:sz="0" w:space="0" w:color="auto"/>
          </w:divBdr>
        </w:div>
        <w:div w:id="2122408471">
          <w:marLeft w:val="480"/>
          <w:marRight w:val="0"/>
          <w:marTop w:val="0"/>
          <w:marBottom w:val="0"/>
          <w:divBdr>
            <w:top w:val="none" w:sz="0" w:space="0" w:color="auto"/>
            <w:left w:val="none" w:sz="0" w:space="0" w:color="auto"/>
            <w:bottom w:val="none" w:sz="0" w:space="0" w:color="auto"/>
            <w:right w:val="none" w:sz="0" w:space="0" w:color="auto"/>
          </w:divBdr>
        </w:div>
        <w:div w:id="1129280013">
          <w:marLeft w:val="480"/>
          <w:marRight w:val="0"/>
          <w:marTop w:val="0"/>
          <w:marBottom w:val="0"/>
          <w:divBdr>
            <w:top w:val="none" w:sz="0" w:space="0" w:color="auto"/>
            <w:left w:val="none" w:sz="0" w:space="0" w:color="auto"/>
            <w:bottom w:val="none" w:sz="0" w:space="0" w:color="auto"/>
            <w:right w:val="none" w:sz="0" w:space="0" w:color="auto"/>
          </w:divBdr>
        </w:div>
        <w:div w:id="164521064">
          <w:marLeft w:val="480"/>
          <w:marRight w:val="0"/>
          <w:marTop w:val="0"/>
          <w:marBottom w:val="0"/>
          <w:divBdr>
            <w:top w:val="none" w:sz="0" w:space="0" w:color="auto"/>
            <w:left w:val="none" w:sz="0" w:space="0" w:color="auto"/>
            <w:bottom w:val="none" w:sz="0" w:space="0" w:color="auto"/>
            <w:right w:val="none" w:sz="0" w:space="0" w:color="auto"/>
          </w:divBdr>
        </w:div>
        <w:div w:id="68693982">
          <w:marLeft w:val="480"/>
          <w:marRight w:val="0"/>
          <w:marTop w:val="0"/>
          <w:marBottom w:val="0"/>
          <w:divBdr>
            <w:top w:val="none" w:sz="0" w:space="0" w:color="auto"/>
            <w:left w:val="none" w:sz="0" w:space="0" w:color="auto"/>
            <w:bottom w:val="none" w:sz="0" w:space="0" w:color="auto"/>
            <w:right w:val="none" w:sz="0" w:space="0" w:color="auto"/>
          </w:divBdr>
        </w:div>
        <w:div w:id="1819150584">
          <w:marLeft w:val="480"/>
          <w:marRight w:val="0"/>
          <w:marTop w:val="0"/>
          <w:marBottom w:val="0"/>
          <w:divBdr>
            <w:top w:val="none" w:sz="0" w:space="0" w:color="auto"/>
            <w:left w:val="none" w:sz="0" w:space="0" w:color="auto"/>
            <w:bottom w:val="none" w:sz="0" w:space="0" w:color="auto"/>
            <w:right w:val="none" w:sz="0" w:space="0" w:color="auto"/>
          </w:divBdr>
        </w:div>
        <w:div w:id="456722379">
          <w:marLeft w:val="480"/>
          <w:marRight w:val="0"/>
          <w:marTop w:val="0"/>
          <w:marBottom w:val="0"/>
          <w:divBdr>
            <w:top w:val="none" w:sz="0" w:space="0" w:color="auto"/>
            <w:left w:val="none" w:sz="0" w:space="0" w:color="auto"/>
            <w:bottom w:val="none" w:sz="0" w:space="0" w:color="auto"/>
            <w:right w:val="none" w:sz="0" w:space="0" w:color="auto"/>
          </w:divBdr>
        </w:div>
        <w:div w:id="2042510015">
          <w:marLeft w:val="480"/>
          <w:marRight w:val="0"/>
          <w:marTop w:val="0"/>
          <w:marBottom w:val="0"/>
          <w:divBdr>
            <w:top w:val="none" w:sz="0" w:space="0" w:color="auto"/>
            <w:left w:val="none" w:sz="0" w:space="0" w:color="auto"/>
            <w:bottom w:val="none" w:sz="0" w:space="0" w:color="auto"/>
            <w:right w:val="none" w:sz="0" w:space="0" w:color="auto"/>
          </w:divBdr>
        </w:div>
        <w:div w:id="997460176">
          <w:marLeft w:val="480"/>
          <w:marRight w:val="0"/>
          <w:marTop w:val="0"/>
          <w:marBottom w:val="0"/>
          <w:divBdr>
            <w:top w:val="none" w:sz="0" w:space="0" w:color="auto"/>
            <w:left w:val="none" w:sz="0" w:space="0" w:color="auto"/>
            <w:bottom w:val="none" w:sz="0" w:space="0" w:color="auto"/>
            <w:right w:val="none" w:sz="0" w:space="0" w:color="auto"/>
          </w:divBdr>
        </w:div>
        <w:div w:id="751662087">
          <w:marLeft w:val="480"/>
          <w:marRight w:val="0"/>
          <w:marTop w:val="0"/>
          <w:marBottom w:val="0"/>
          <w:divBdr>
            <w:top w:val="none" w:sz="0" w:space="0" w:color="auto"/>
            <w:left w:val="none" w:sz="0" w:space="0" w:color="auto"/>
            <w:bottom w:val="none" w:sz="0" w:space="0" w:color="auto"/>
            <w:right w:val="none" w:sz="0" w:space="0" w:color="auto"/>
          </w:divBdr>
        </w:div>
        <w:div w:id="1642928094">
          <w:marLeft w:val="480"/>
          <w:marRight w:val="0"/>
          <w:marTop w:val="0"/>
          <w:marBottom w:val="0"/>
          <w:divBdr>
            <w:top w:val="none" w:sz="0" w:space="0" w:color="auto"/>
            <w:left w:val="none" w:sz="0" w:space="0" w:color="auto"/>
            <w:bottom w:val="none" w:sz="0" w:space="0" w:color="auto"/>
            <w:right w:val="none" w:sz="0" w:space="0" w:color="auto"/>
          </w:divBdr>
        </w:div>
        <w:div w:id="927615411">
          <w:marLeft w:val="480"/>
          <w:marRight w:val="0"/>
          <w:marTop w:val="0"/>
          <w:marBottom w:val="0"/>
          <w:divBdr>
            <w:top w:val="none" w:sz="0" w:space="0" w:color="auto"/>
            <w:left w:val="none" w:sz="0" w:space="0" w:color="auto"/>
            <w:bottom w:val="none" w:sz="0" w:space="0" w:color="auto"/>
            <w:right w:val="none" w:sz="0" w:space="0" w:color="auto"/>
          </w:divBdr>
        </w:div>
        <w:div w:id="1761757601">
          <w:marLeft w:val="480"/>
          <w:marRight w:val="0"/>
          <w:marTop w:val="0"/>
          <w:marBottom w:val="0"/>
          <w:divBdr>
            <w:top w:val="none" w:sz="0" w:space="0" w:color="auto"/>
            <w:left w:val="none" w:sz="0" w:space="0" w:color="auto"/>
            <w:bottom w:val="none" w:sz="0" w:space="0" w:color="auto"/>
            <w:right w:val="none" w:sz="0" w:space="0" w:color="auto"/>
          </w:divBdr>
        </w:div>
        <w:div w:id="996569439">
          <w:marLeft w:val="480"/>
          <w:marRight w:val="0"/>
          <w:marTop w:val="0"/>
          <w:marBottom w:val="0"/>
          <w:divBdr>
            <w:top w:val="none" w:sz="0" w:space="0" w:color="auto"/>
            <w:left w:val="none" w:sz="0" w:space="0" w:color="auto"/>
            <w:bottom w:val="none" w:sz="0" w:space="0" w:color="auto"/>
            <w:right w:val="none" w:sz="0" w:space="0" w:color="auto"/>
          </w:divBdr>
        </w:div>
        <w:div w:id="45493798">
          <w:marLeft w:val="480"/>
          <w:marRight w:val="0"/>
          <w:marTop w:val="0"/>
          <w:marBottom w:val="0"/>
          <w:divBdr>
            <w:top w:val="none" w:sz="0" w:space="0" w:color="auto"/>
            <w:left w:val="none" w:sz="0" w:space="0" w:color="auto"/>
            <w:bottom w:val="none" w:sz="0" w:space="0" w:color="auto"/>
            <w:right w:val="none" w:sz="0" w:space="0" w:color="auto"/>
          </w:divBdr>
        </w:div>
        <w:div w:id="1810585873">
          <w:marLeft w:val="480"/>
          <w:marRight w:val="0"/>
          <w:marTop w:val="0"/>
          <w:marBottom w:val="0"/>
          <w:divBdr>
            <w:top w:val="none" w:sz="0" w:space="0" w:color="auto"/>
            <w:left w:val="none" w:sz="0" w:space="0" w:color="auto"/>
            <w:bottom w:val="none" w:sz="0" w:space="0" w:color="auto"/>
            <w:right w:val="none" w:sz="0" w:space="0" w:color="auto"/>
          </w:divBdr>
        </w:div>
        <w:div w:id="315457015">
          <w:marLeft w:val="480"/>
          <w:marRight w:val="0"/>
          <w:marTop w:val="0"/>
          <w:marBottom w:val="0"/>
          <w:divBdr>
            <w:top w:val="none" w:sz="0" w:space="0" w:color="auto"/>
            <w:left w:val="none" w:sz="0" w:space="0" w:color="auto"/>
            <w:bottom w:val="none" w:sz="0" w:space="0" w:color="auto"/>
            <w:right w:val="none" w:sz="0" w:space="0" w:color="auto"/>
          </w:divBdr>
        </w:div>
        <w:div w:id="211885178">
          <w:marLeft w:val="480"/>
          <w:marRight w:val="0"/>
          <w:marTop w:val="0"/>
          <w:marBottom w:val="0"/>
          <w:divBdr>
            <w:top w:val="none" w:sz="0" w:space="0" w:color="auto"/>
            <w:left w:val="none" w:sz="0" w:space="0" w:color="auto"/>
            <w:bottom w:val="none" w:sz="0" w:space="0" w:color="auto"/>
            <w:right w:val="none" w:sz="0" w:space="0" w:color="auto"/>
          </w:divBdr>
        </w:div>
        <w:div w:id="52506072">
          <w:marLeft w:val="480"/>
          <w:marRight w:val="0"/>
          <w:marTop w:val="0"/>
          <w:marBottom w:val="0"/>
          <w:divBdr>
            <w:top w:val="none" w:sz="0" w:space="0" w:color="auto"/>
            <w:left w:val="none" w:sz="0" w:space="0" w:color="auto"/>
            <w:bottom w:val="none" w:sz="0" w:space="0" w:color="auto"/>
            <w:right w:val="none" w:sz="0" w:space="0" w:color="auto"/>
          </w:divBdr>
        </w:div>
        <w:div w:id="1266038340">
          <w:marLeft w:val="480"/>
          <w:marRight w:val="0"/>
          <w:marTop w:val="0"/>
          <w:marBottom w:val="0"/>
          <w:divBdr>
            <w:top w:val="none" w:sz="0" w:space="0" w:color="auto"/>
            <w:left w:val="none" w:sz="0" w:space="0" w:color="auto"/>
            <w:bottom w:val="none" w:sz="0" w:space="0" w:color="auto"/>
            <w:right w:val="none" w:sz="0" w:space="0" w:color="auto"/>
          </w:divBdr>
        </w:div>
        <w:div w:id="1556116198">
          <w:marLeft w:val="480"/>
          <w:marRight w:val="0"/>
          <w:marTop w:val="0"/>
          <w:marBottom w:val="0"/>
          <w:divBdr>
            <w:top w:val="none" w:sz="0" w:space="0" w:color="auto"/>
            <w:left w:val="none" w:sz="0" w:space="0" w:color="auto"/>
            <w:bottom w:val="none" w:sz="0" w:space="0" w:color="auto"/>
            <w:right w:val="none" w:sz="0" w:space="0" w:color="auto"/>
          </w:divBdr>
        </w:div>
        <w:div w:id="417480176">
          <w:marLeft w:val="480"/>
          <w:marRight w:val="0"/>
          <w:marTop w:val="0"/>
          <w:marBottom w:val="0"/>
          <w:divBdr>
            <w:top w:val="none" w:sz="0" w:space="0" w:color="auto"/>
            <w:left w:val="none" w:sz="0" w:space="0" w:color="auto"/>
            <w:bottom w:val="none" w:sz="0" w:space="0" w:color="auto"/>
            <w:right w:val="none" w:sz="0" w:space="0" w:color="auto"/>
          </w:divBdr>
        </w:div>
        <w:div w:id="1191917600">
          <w:marLeft w:val="480"/>
          <w:marRight w:val="0"/>
          <w:marTop w:val="0"/>
          <w:marBottom w:val="0"/>
          <w:divBdr>
            <w:top w:val="none" w:sz="0" w:space="0" w:color="auto"/>
            <w:left w:val="none" w:sz="0" w:space="0" w:color="auto"/>
            <w:bottom w:val="none" w:sz="0" w:space="0" w:color="auto"/>
            <w:right w:val="none" w:sz="0" w:space="0" w:color="auto"/>
          </w:divBdr>
        </w:div>
        <w:div w:id="759914949">
          <w:marLeft w:val="480"/>
          <w:marRight w:val="0"/>
          <w:marTop w:val="0"/>
          <w:marBottom w:val="0"/>
          <w:divBdr>
            <w:top w:val="none" w:sz="0" w:space="0" w:color="auto"/>
            <w:left w:val="none" w:sz="0" w:space="0" w:color="auto"/>
            <w:bottom w:val="none" w:sz="0" w:space="0" w:color="auto"/>
            <w:right w:val="none" w:sz="0" w:space="0" w:color="auto"/>
          </w:divBdr>
        </w:div>
        <w:div w:id="2044357098">
          <w:marLeft w:val="480"/>
          <w:marRight w:val="0"/>
          <w:marTop w:val="0"/>
          <w:marBottom w:val="0"/>
          <w:divBdr>
            <w:top w:val="none" w:sz="0" w:space="0" w:color="auto"/>
            <w:left w:val="none" w:sz="0" w:space="0" w:color="auto"/>
            <w:bottom w:val="none" w:sz="0" w:space="0" w:color="auto"/>
            <w:right w:val="none" w:sz="0" w:space="0" w:color="auto"/>
          </w:divBdr>
        </w:div>
        <w:div w:id="1613510690">
          <w:marLeft w:val="480"/>
          <w:marRight w:val="0"/>
          <w:marTop w:val="0"/>
          <w:marBottom w:val="0"/>
          <w:divBdr>
            <w:top w:val="none" w:sz="0" w:space="0" w:color="auto"/>
            <w:left w:val="none" w:sz="0" w:space="0" w:color="auto"/>
            <w:bottom w:val="none" w:sz="0" w:space="0" w:color="auto"/>
            <w:right w:val="none" w:sz="0" w:space="0" w:color="auto"/>
          </w:divBdr>
        </w:div>
        <w:div w:id="235014897">
          <w:marLeft w:val="480"/>
          <w:marRight w:val="0"/>
          <w:marTop w:val="0"/>
          <w:marBottom w:val="0"/>
          <w:divBdr>
            <w:top w:val="none" w:sz="0" w:space="0" w:color="auto"/>
            <w:left w:val="none" w:sz="0" w:space="0" w:color="auto"/>
            <w:bottom w:val="none" w:sz="0" w:space="0" w:color="auto"/>
            <w:right w:val="none" w:sz="0" w:space="0" w:color="auto"/>
          </w:divBdr>
        </w:div>
        <w:div w:id="1218665980">
          <w:marLeft w:val="480"/>
          <w:marRight w:val="0"/>
          <w:marTop w:val="0"/>
          <w:marBottom w:val="0"/>
          <w:divBdr>
            <w:top w:val="none" w:sz="0" w:space="0" w:color="auto"/>
            <w:left w:val="none" w:sz="0" w:space="0" w:color="auto"/>
            <w:bottom w:val="none" w:sz="0" w:space="0" w:color="auto"/>
            <w:right w:val="none" w:sz="0" w:space="0" w:color="auto"/>
          </w:divBdr>
        </w:div>
        <w:div w:id="605386025">
          <w:marLeft w:val="480"/>
          <w:marRight w:val="0"/>
          <w:marTop w:val="0"/>
          <w:marBottom w:val="0"/>
          <w:divBdr>
            <w:top w:val="none" w:sz="0" w:space="0" w:color="auto"/>
            <w:left w:val="none" w:sz="0" w:space="0" w:color="auto"/>
            <w:bottom w:val="none" w:sz="0" w:space="0" w:color="auto"/>
            <w:right w:val="none" w:sz="0" w:space="0" w:color="auto"/>
          </w:divBdr>
        </w:div>
        <w:div w:id="1602644678">
          <w:marLeft w:val="480"/>
          <w:marRight w:val="0"/>
          <w:marTop w:val="0"/>
          <w:marBottom w:val="0"/>
          <w:divBdr>
            <w:top w:val="none" w:sz="0" w:space="0" w:color="auto"/>
            <w:left w:val="none" w:sz="0" w:space="0" w:color="auto"/>
            <w:bottom w:val="none" w:sz="0" w:space="0" w:color="auto"/>
            <w:right w:val="none" w:sz="0" w:space="0" w:color="auto"/>
          </w:divBdr>
        </w:div>
        <w:div w:id="1224606608">
          <w:marLeft w:val="480"/>
          <w:marRight w:val="0"/>
          <w:marTop w:val="0"/>
          <w:marBottom w:val="0"/>
          <w:divBdr>
            <w:top w:val="none" w:sz="0" w:space="0" w:color="auto"/>
            <w:left w:val="none" w:sz="0" w:space="0" w:color="auto"/>
            <w:bottom w:val="none" w:sz="0" w:space="0" w:color="auto"/>
            <w:right w:val="none" w:sz="0" w:space="0" w:color="auto"/>
          </w:divBdr>
        </w:div>
        <w:div w:id="788016870">
          <w:marLeft w:val="480"/>
          <w:marRight w:val="0"/>
          <w:marTop w:val="0"/>
          <w:marBottom w:val="0"/>
          <w:divBdr>
            <w:top w:val="none" w:sz="0" w:space="0" w:color="auto"/>
            <w:left w:val="none" w:sz="0" w:space="0" w:color="auto"/>
            <w:bottom w:val="none" w:sz="0" w:space="0" w:color="auto"/>
            <w:right w:val="none" w:sz="0" w:space="0" w:color="auto"/>
          </w:divBdr>
        </w:div>
        <w:div w:id="1150750670">
          <w:marLeft w:val="480"/>
          <w:marRight w:val="0"/>
          <w:marTop w:val="0"/>
          <w:marBottom w:val="0"/>
          <w:divBdr>
            <w:top w:val="none" w:sz="0" w:space="0" w:color="auto"/>
            <w:left w:val="none" w:sz="0" w:space="0" w:color="auto"/>
            <w:bottom w:val="none" w:sz="0" w:space="0" w:color="auto"/>
            <w:right w:val="none" w:sz="0" w:space="0" w:color="auto"/>
          </w:divBdr>
        </w:div>
        <w:div w:id="1746947905">
          <w:marLeft w:val="480"/>
          <w:marRight w:val="0"/>
          <w:marTop w:val="0"/>
          <w:marBottom w:val="0"/>
          <w:divBdr>
            <w:top w:val="none" w:sz="0" w:space="0" w:color="auto"/>
            <w:left w:val="none" w:sz="0" w:space="0" w:color="auto"/>
            <w:bottom w:val="none" w:sz="0" w:space="0" w:color="auto"/>
            <w:right w:val="none" w:sz="0" w:space="0" w:color="auto"/>
          </w:divBdr>
        </w:div>
        <w:div w:id="363289143">
          <w:marLeft w:val="480"/>
          <w:marRight w:val="0"/>
          <w:marTop w:val="0"/>
          <w:marBottom w:val="0"/>
          <w:divBdr>
            <w:top w:val="none" w:sz="0" w:space="0" w:color="auto"/>
            <w:left w:val="none" w:sz="0" w:space="0" w:color="auto"/>
            <w:bottom w:val="none" w:sz="0" w:space="0" w:color="auto"/>
            <w:right w:val="none" w:sz="0" w:space="0" w:color="auto"/>
          </w:divBdr>
        </w:div>
        <w:div w:id="224147012">
          <w:marLeft w:val="480"/>
          <w:marRight w:val="0"/>
          <w:marTop w:val="0"/>
          <w:marBottom w:val="0"/>
          <w:divBdr>
            <w:top w:val="none" w:sz="0" w:space="0" w:color="auto"/>
            <w:left w:val="none" w:sz="0" w:space="0" w:color="auto"/>
            <w:bottom w:val="none" w:sz="0" w:space="0" w:color="auto"/>
            <w:right w:val="none" w:sz="0" w:space="0" w:color="auto"/>
          </w:divBdr>
        </w:div>
        <w:div w:id="1406880627">
          <w:marLeft w:val="480"/>
          <w:marRight w:val="0"/>
          <w:marTop w:val="0"/>
          <w:marBottom w:val="0"/>
          <w:divBdr>
            <w:top w:val="none" w:sz="0" w:space="0" w:color="auto"/>
            <w:left w:val="none" w:sz="0" w:space="0" w:color="auto"/>
            <w:bottom w:val="none" w:sz="0" w:space="0" w:color="auto"/>
            <w:right w:val="none" w:sz="0" w:space="0" w:color="auto"/>
          </w:divBdr>
        </w:div>
        <w:div w:id="627079892">
          <w:marLeft w:val="480"/>
          <w:marRight w:val="0"/>
          <w:marTop w:val="0"/>
          <w:marBottom w:val="0"/>
          <w:divBdr>
            <w:top w:val="none" w:sz="0" w:space="0" w:color="auto"/>
            <w:left w:val="none" w:sz="0" w:space="0" w:color="auto"/>
            <w:bottom w:val="none" w:sz="0" w:space="0" w:color="auto"/>
            <w:right w:val="none" w:sz="0" w:space="0" w:color="auto"/>
          </w:divBdr>
        </w:div>
        <w:div w:id="1316765372">
          <w:marLeft w:val="480"/>
          <w:marRight w:val="0"/>
          <w:marTop w:val="0"/>
          <w:marBottom w:val="0"/>
          <w:divBdr>
            <w:top w:val="none" w:sz="0" w:space="0" w:color="auto"/>
            <w:left w:val="none" w:sz="0" w:space="0" w:color="auto"/>
            <w:bottom w:val="none" w:sz="0" w:space="0" w:color="auto"/>
            <w:right w:val="none" w:sz="0" w:space="0" w:color="auto"/>
          </w:divBdr>
        </w:div>
        <w:div w:id="1506045896">
          <w:marLeft w:val="480"/>
          <w:marRight w:val="0"/>
          <w:marTop w:val="0"/>
          <w:marBottom w:val="0"/>
          <w:divBdr>
            <w:top w:val="none" w:sz="0" w:space="0" w:color="auto"/>
            <w:left w:val="none" w:sz="0" w:space="0" w:color="auto"/>
            <w:bottom w:val="none" w:sz="0" w:space="0" w:color="auto"/>
            <w:right w:val="none" w:sz="0" w:space="0" w:color="auto"/>
          </w:divBdr>
        </w:div>
        <w:div w:id="113212891">
          <w:marLeft w:val="480"/>
          <w:marRight w:val="0"/>
          <w:marTop w:val="0"/>
          <w:marBottom w:val="0"/>
          <w:divBdr>
            <w:top w:val="none" w:sz="0" w:space="0" w:color="auto"/>
            <w:left w:val="none" w:sz="0" w:space="0" w:color="auto"/>
            <w:bottom w:val="none" w:sz="0" w:space="0" w:color="auto"/>
            <w:right w:val="none" w:sz="0" w:space="0" w:color="auto"/>
          </w:divBdr>
        </w:div>
        <w:div w:id="1700475669">
          <w:marLeft w:val="480"/>
          <w:marRight w:val="0"/>
          <w:marTop w:val="0"/>
          <w:marBottom w:val="0"/>
          <w:divBdr>
            <w:top w:val="none" w:sz="0" w:space="0" w:color="auto"/>
            <w:left w:val="none" w:sz="0" w:space="0" w:color="auto"/>
            <w:bottom w:val="none" w:sz="0" w:space="0" w:color="auto"/>
            <w:right w:val="none" w:sz="0" w:space="0" w:color="auto"/>
          </w:divBdr>
        </w:div>
        <w:div w:id="1326860652">
          <w:marLeft w:val="480"/>
          <w:marRight w:val="0"/>
          <w:marTop w:val="0"/>
          <w:marBottom w:val="0"/>
          <w:divBdr>
            <w:top w:val="none" w:sz="0" w:space="0" w:color="auto"/>
            <w:left w:val="none" w:sz="0" w:space="0" w:color="auto"/>
            <w:bottom w:val="none" w:sz="0" w:space="0" w:color="auto"/>
            <w:right w:val="none" w:sz="0" w:space="0" w:color="auto"/>
          </w:divBdr>
        </w:div>
        <w:div w:id="1085036575">
          <w:marLeft w:val="480"/>
          <w:marRight w:val="0"/>
          <w:marTop w:val="0"/>
          <w:marBottom w:val="0"/>
          <w:divBdr>
            <w:top w:val="none" w:sz="0" w:space="0" w:color="auto"/>
            <w:left w:val="none" w:sz="0" w:space="0" w:color="auto"/>
            <w:bottom w:val="none" w:sz="0" w:space="0" w:color="auto"/>
            <w:right w:val="none" w:sz="0" w:space="0" w:color="auto"/>
          </w:divBdr>
        </w:div>
        <w:div w:id="1253932726">
          <w:marLeft w:val="480"/>
          <w:marRight w:val="0"/>
          <w:marTop w:val="0"/>
          <w:marBottom w:val="0"/>
          <w:divBdr>
            <w:top w:val="none" w:sz="0" w:space="0" w:color="auto"/>
            <w:left w:val="none" w:sz="0" w:space="0" w:color="auto"/>
            <w:bottom w:val="none" w:sz="0" w:space="0" w:color="auto"/>
            <w:right w:val="none" w:sz="0" w:space="0" w:color="auto"/>
          </w:divBdr>
        </w:div>
        <w:div w:id="723674603">
          <w:marLeft w:val="480"/>
          <w:marRight w:val="0"/>
          <w:marTop w:val="0"/>
          <w:marBottom w:val="0"/>
          <w:divBdr>
            <w:top w:val="none" w:sz="0" w:space="0" w:color="auto"/>
            <w:left w:val="none" w:sz="0" w:space="0" w:color="auto"/>
            <w:bottom w:val="none" w:sz="0" w:space="0" w:color="auto"/>
            <w:right w:val="none" w:sz="0" w:space="0" w:color="auto"/>
          </w:divBdr>
        </w:div>
        <w:div w:id="523708198">
          <w:marLeft w:val="480"/>
          <w:marRight w:val="0"/>
          <w:marTop w:val="0"/>
          <w:marBottom w:val="0"/>
          <w:divBdr>
            <w:top w:val="none" w:sz="0" w:space="0" w:color="auto"/>
            <w:left w:val="none" w:sz="0" w:space="0" w:color="auto"/>
            <w:bottom w:val="none" w:sz="0" w:space="0" w:color="auto"/>
            <w:right w:val="none" w:sz="0" w:space="0" w:color="auto"/>
          </w:divBdr>
        </w:div>
        <w:div w:id="44185235">
          <w:marLeft w:val="480"/>
          <w:marRight w:val="0"/>
          <w:marTop w:val="0"/>
          <w:marBottom w:val="0"/>
          <w:divBdr>
            <w:top w:val="none" w:sz="0" w:space="0" w:color="auto"/>
            <w:left w:val="none" w:sz="0" w:space="0" w:color="auto"/>
            <w:bottom w:val="none" w:sz="0" w:space="0" w:color="auto"/>
            <w:right w:val="none" w:sz="0" w:space="0" w:color="auto"/>
          </w:divBdr>
        </w:div>
        <w:div w:id="931209565">
          <w:marLeft w:val="480"/>
          <w:marRight w:val="0"/>
          <w:marTop w:val="0"/>
          <w:marBottom w:val="0"/>
          <w:divBdr>
            <w:top w:val="none" w:sz="0" w:space="0" w:color="auto"/>
            <w:left w:val="none" w:sz="0" w:space="0" w:color="auto"/>
            <w:bottom w:val="none" w:sz="0" w:space="0" w:color="auto"/>
            <w:right w:val="none" w:sz="0" w:space="0" w:color="auto"/>
          </w:divBdr>
        </w:div>
        <w:div w:id="2042898361">
          <w:marLeft w:val="480"/>
          <w:marRight w:val="0"/>
          <w:marTop w:val="0"/>
          <w:marBottom w:val="0"/>
          <w:divBdr>
            <w:top w:val="none" w:sz="0" w:space="0" w:color="auto"/>
            <w:left w:val="none" w:sz="0" w:space="0" w:color="auto"/>
            <w:bottom w:val="none" w:sz="0" w:space="0" w:color="auto"/>
            <w:right w:val="none" w:sz="0" w:space="0" w:color="auto"/>
          </w:divBdr>
        </w:div>
        <w:div w:id="56704454">
          <w:marLeft w:val="480"/>
          <w:marRight w:val="0"/>
          <w:marTop w:val="0"/>
          <w:marBottom w:val="0"/>
          <w:divBdr>
            <w:top w:val="none" w:sz="0" w:space="0" w:color="auto"/>
            <w:left w:val="none" w:sz="0" w:space="0" w:color="auto"/>
            <w:bottom w:val="none" w:sz="0" w:space="0" w:color="auto"/>
            <w:right w:val="none" w:sz="0" w:space="0" w:color="auto"/>
          </w:divBdr>
        </w:div>
        <w:div w:id="1927575489">
          <w:marLeft w:val="480"/>
          <w:marRight w:val="0"/>
          <w:marTop w:val="0"/>
          <w:marBottom w:val="0"/>
          <w:divBdr>
            <w:top w:val="none" w:sz="0" w:space="0" w:color="auto"/>
            <w:left w:val="none" w:sz="0" w:space="0" w:color="auto"/>
            <w:bottom w:val="none" w:sz="0" w:space="0" w:color="auto"/>
            <w:right w:val="none" w:sz="0" w:space="0" w:color="auto"/>
          </w:divBdr>
        </w:div>
        <w:div w:id="1600790905">
          <w:marLeft w:val="480"/>
          <w:marRight w:val="0"/>
          <w:marTop w:val="0"/>
          <w:marBottom w:val="0"/>
          <w:divBdr>
            <w:top w:val="none" w:sz="0" w:space="0" w:color="auto"/>
            <w:left w:val="none" w:sz="0" w:space="0" w:color="auto"/>
            <w:bottom w:val="none" w:sz="0" w:space="0" w:color="auto"/>
            <w:right w:val="none" w:sz="0" w:space="0" w:color="auto"/>
          </w:divBdr>
        </w:div>
        <w:div w:id="895553253">
          <w:marLeft w:val="480"/>
          <w:marRight w:val="0"/>
          <w:marTop w:val="0"/>
          <w:marBottom w:val="0"/>
          <w:divBdr>
            <w:top w:val="none" w:sz="0" w:space="0" w:color="auto"/>
            <w:left w:val="none" w:sz="0" w:space="0" w:color="auto"/>
            <w:bottom w:val="none" w:sz="0" w:space="0" w:color="auto"/>
            <w:right w:val="none" w:sz="0" w:space="0" w:color="auto"/>
          </w:divBdr>
        </w:div>
      </w:divsChild>
    </w:div>
    <w:div w:id="1661302213">
      <w:bodyDiv w:val="1"/>
      <w:marLeft w:val="0"/>
      <w:marRight w:val="0"/>
      <w:marTop w:val="0"/>
      <w:marBottom w:val="0"/>
      <w:divBdr>
        <w:top w:val="none" w:sz="0" w:space="0" w:color="auto"/>
        <w:left w:val="none" w:sz="0" w:space="0" w:color="auto"/>
        <w:bottom w:val="none" w:sz="0" w:space="0" w:color="auto"/>
        <w:right w:val="none" w:sz="0" w:space="0" w:color="auto"/>
      </w:divBdr>
      <w:divsChild>
        <w:div w:id="233979540">
          <w:marLeft w:val="480"/>
          <w:marRight w:val="0"/>
          <w:marTop w:val="0"/>
          <w:marBottom w:val="0"/>
          <w:divBdr>
            <w:top w:val="none" w:sz="0" w:space="0" w:color="auto"/>
            <w:left w:val="none" w:sz="0" w:space="0" w:color="auto"/>
            <w:bottom w:val="none" w:sz="0" w:space="0" w:color="auto"/>
            <w:right w:val="none" w:sz="0" w:space="0" w:color="auto"/>
          </w:divBdr>
        </w:div>
        <w:div w:id="242685532">
          <w:marLeft w:val="480"/>
          <w:marRight w:val="0"/>
          <w:marTop w:val="0"/>
          <w:marBottom w:val="0"/>
          <w:divBdr>
            <w:top w:val="none" w:sz="0" w:space="0" w:color="auto"/>
            <w:left w:val="none" w:sz="0" w:space="0" w:color="auto"/>
            <w:bottom w:val="none" w:sz="0" w:space="0" w:color="auto"/>
            <w:right w:val="none" w:sz="0" w:space="0" w:color="auto"/>
          </w:divBdr>
        </w:div>
        <w:div w:id="257179066">
          <w:marLeft w:val="480"/>
          <w:marRight w:val="0"/>
          <w:marTop w:val="0"/>
          <w:marBottom w:val="0"/>
          <w:divBdr>
            <w:top w:val="none" w:sz="0" w:space="0" w:color="auto"/>
            <w:left w:val="none" w:sz="0" w:space="0" w:color="auto"/>
            <w:bottom w:val="none" w:sz="0" w:space="0" w:color="auto"/>
            <w:right w:val="none" w:sz="0" w:space="0" w:color="auto"/>
          </w:divBdr>
        </w:div>
        <w:div w:id="258370430">
          <w:marLeft w:val="480"/>
          <w:marRight w:val="0"/>
          <w:marTop w:val="0"/>
          <w:marBottom w:val="0"/>
          <w:divBdr>
            <w:top w:val="none" w:sz="0" w:space="0" w:color="auto"/>
            <w:left w:val="none" w:sz="0" w:space="0" w:color="auto"/>
            <w:bottom w:val="none" w:sz="0" w:space="0" w:color="auto"/>
            <w:right w:val="none" w:sz="0" w:space="0" w:color="auto"/>
          </w:divBdr>
        </w:div>
        <w:div w:id="272826800">
          <w:marLeft w:val="480"/>
          <w:marRight w:val="0"/>
          <w:marTop w:val="0"/>
          <w:marBottom w:val="0"/>
          <w:divBdr>
            <w:top w:val="none" w:sz="0" w:space="0" w:color="auto"/>
            <w:left w:val="none" w:sz="0" w:space="0" w:color="auto"/>
            <w:bottom w:val="none" w:sz="0" w:space="0" w:color="auto"/>
            <w:right w:val="none" w:sz="0" w:space="0" w:color="auto"/>
          </w:divBdr>
        </w:div>
        <w:div w:id="294063595">
          <w:marLeft w:val="480"/>
          <w:marRight w:val="0"/>
          <w:marTop w:val="0"/>
          <w:marBottom w:val="0"/>
          <w:divBdr>
            <w:top w:val="none" w:sz="0" w:space="0" w:color="auto"/>
            <w:left w:val="none" w:sz="0" w:space="0" w:color="auto"/>
            <w:bottom w:val="none" w:sz="0" w:space="0" w:color="auto"/>
            <w:right w:val="none" w:sz="0" w:space="0" w:color="auto"/>
          </w:divBdr>
        </w:div>
        <w:div w:id="336688244">
          <w:marLeft w:val="480"/>
          <w:marRight w:val="0"/>
          <w:marTop w:val="0"/>
          <w:marBottom w:val="0"/>
          <w:divBdr>
            <w:top w:val="none" w:sz="0" w:space="0" w:color="auto"/>
            <w:left w:val="none" w:sz="0" w:space="0" w:color="auto"/>
            <w:bottom w:val="none" w:sz="0" w:space="0" w:color="auto"/>
            <w:right w:val="none" w:sz="0" w:space="0" w:color="auto"/>
          </w:divBdr>
        </w:div>
        <w:div w:id="363217981">
          <w:marLeft w:val="480"/>
          <w:marRight w:val="0"/>
          <w:marTop w:val="0"/>
          <w:marBottom w:val="0"/>
          <w:divBdr>
            <w:top w:val="none" w:sz="0" w:space="0" w:color="auto"/>
            <w:left w:val="none" w:sz="0" w:space="0" w:color="auto"/>
            <w:bottom w:val="none" w:sz="0" w:space="0" w:color="auto"/>
            <w:right w:val="none" w:sz="0" w:space="0" w:color="auto"/>
          </w:divBdr>
        </w:div>
        <w:div w:id="363559752">
          <w:marLeft w:val="480"/>
          <w:marRight w:val="0"/>
          <w:marTop w:val="0"/>
          <w:marBottom w:val="0"/>
          <w:divBdr>
            <w:top w:val="none" w:sz="0" w:space="0" w:color="auto"/>
            <w:left w:val="none" w:sz="0" w:space="0" w:color="auto"/>
            <w:bottom w:val="none" w:sz="0" w:space="0" w:color="auto"/>
            <w:right w:val="none" w:sz="0" w:space="0" w:color="auto"/>
          </w:divBdr>
        </w:div>
        <w:div w:id="370765463">
          <w:marLeft w:val="480"/>
          <w:marRight w:val="0"/>
          <w:marTop w:val="0"/>
          <w:marBottom w:val="0"/>
          <w:divBdr>
            <w:top w:val="none" w:sz="0" w:space="0" w:color="auto"/>
            <w:left w:val="none" w:sz="0" w:space="0" w:color="auto"/>
            <w:bottom w:val="none" w:sz="0" w:space="0" w:color="auto"/>
            <w:right w:val="none" w:sz="0" w:space="0" w:color="auto"/>
          </w:divBdr>
        </w:div>
        <w:div w:id="379138439">
          <w:marLeft w:val="480"/>
          <w:marRight w:val="0"/>
          <w:marTop w:val="0"/>
          <w:marBottom w:val="0"/>
          <w:divBdr>
            <w:top w:val="none" w:sz="0" w:space="0" w:color="auto"/>
            <w:left w:val="none" w:sz="0" w:space="0" w:color="auto"/>
            <w:bottom w:val="none" w:sz="0" w:space="0" w:color="auto"/>
            <w:right w:val="none" w:sz="0" w:space="0" w:color="auto"/>
          </w:divBdr>
        </w:div>
        <w:div w:id="428938115">
          <w:marLeft w:val="480"/>
          <w:marRight w:val="0"/>
          <w:marTop w:val="0"/>
          <w:marBottom w:val="0"/>
          <w:divBdr>
            <w:top w:val="none" w:sz="0" w:space="0" w:color="auto"/>
            <w:left w:val="none" w:sz="0" w:space="0" w:color="auto"/>
            <w:bottom w:val="none" w:sz="0" w:space="0" w:color="auto"/>
            <w:right w:val="none" w:sz="0" w:space="0" w:color="auto"/>
          </w:divBdr>
        </w:div>
        <w:div w:id="433014904">
          <w:marLeft w:val="480"/>
          <w:marRight w:val="0"/>
          <w:marTop w:val="0"/>
          <w:marBottom w:val="0"/>
          <w:divBdr>
            <w:top w:val="none" w:sz="0" w:space="0" w:color="auto"/>
            <w:left w:val="none" w:sz="0" w:space="0" w:color="auto"/>
            <w:bottom w:val="none" w:sz="0" w:space="0" w:color="auto"/>
            <w:right w:val="none" w:sz="0" w:space="0" w:color="auto"/>
          </w:divBdr>
        </w:div>
        <w:div w:id="439108221">
          <w:marLeft w:val="480"/>
          <w:marRight w:val="0"/>
          <w:marTop w:val="0"/>
          <w:marBottom w:val="0"/>
          <w:divBdr>
            <w:top w:val="none" w:sz="0" w:space="0" w:color="auto"/>
            <w:left w:val="none" w:sz="0" w:space="0" w:color="auto"/>
            <w:bottom w:val="none" w:sz="0" w:space="0" w:color="auto"/>
            <w:right w:val="none" w:sz="0" w:space="0" w:color="auto"/>
          </w:divBdr>
        </w:div>
        <w:div w:id="484974671">
          <w:marLeft w:val="480"/>
          <w:marRight w:val="0"/>
          <w:marTop w:val="0"/>
          <w:marBottom w:val="0"/>
          <w:divBdr>
            <w:top w:val="none" w:sz="0" w:space="0" w:color="auto"/>
            <w:left w:val="none" w:sz="0" w:space="0" w:color="auto"/>
            <w:bottom w:val="none" w:sz="0" w:space="0" w:color="auto"/>
            <w:right w:val="none" w:sz="0" w:space="0" w:color="auto"/>
          </w:divBdr>
        </w:div>
        <w:div w:id="490828641">
          <w:marLeft w:val="480"/>
          <w:marRight w:val="0"/>
          <w:marTop w:val="0"/>
          <w:marBottom w:val="0"/>
          <w:divBdr>
            <w:top w:val="none" w:sz="0" w:space="0" w:color="auto"/>
            <w:left w:val="none" w:sz="0" w:space="0" w:color="auto"/>
            <w:bottom w:val="none" w:sz="0" w:space="0" w:color="auto"/>
            <w:right w:val="none" w:sz="0" w:space="0" w:color="auto"/>
          </w:divBdr>
        </w:div>
        <w:div w:id="518352778">
          <w:marLeft w:val="480"/>
          <w:marRight w:val="0"/>
          <w:marTop w:val="0"/>
          <w:marBottom w:val="0"/>
          <w:divBdr>
            <w:top w:val="none" w:sz="0" w:space="0" w:color="auto"/>
            <w:left w:val="none" w:sz="0" w:space="0" w:color="auto"/>
            <w:bottom w:val="none" w:sz="0" w:space="0" w:color="auto"/>
            <w:right w:val="none" w:sz="0" w:space="0" w:color="auto"/>
          </w:divBdr>
        </w:div>
        <w:div w:id="553854945">
          <w:marLeft w:val="480"/>
          <w:marRight w:val="0"/>
          <w:marTop w:val="0"/>
          <w:marBottom w:val="0"/>
          <w:divBdr>
            <w:top w:val="none" w:sz="0" w:space="0" w:color="auto"/>
            <w:left w:val="none" w:sz="0" w:space="0" w:color="auto"/>
            <w:bottom w:val="none" w:sz="0" w:space="0" w:color="auto"/>
            <w:right w:val="none" w:sz="0" w:space="0" w:color="auto"/>
          </w:divBdr>
        </w:div>
        <w:div w:id="565724039">
          <w:marLeft w:val="480"/>
          <w:marRight w:val="0"/>
          <w:marTop w:val="0"/>
          <w:marBottom w:val="0"/>
          <w:divBdr>
            <w:top w:val="none" w:sz="0" w:space="0" w:color="auto"/>
            <w:left w:val="none" w:sz="0" w:space="0" w:color="auto"/>
            <w:bottom w:val="none" w:sz="0" w:space="0" w:color="auto"/>
            <w:right w:val="none" w:sz="0" w:space="0" w:color="auto"/>
          </w:divBdr>
        </w:div>
        <w:div w:id="604847077">
          <w:marLeft w:val="480"/>
          <w:marRight w:val="0"/>
          <w:marTop w:val="0"/>
          <w:marBottom w:val="0"/>
          <w:divBdr>
            <w:top w:val="none" w:sz="0" w:space="0" w:color="auto"/>
            <w:left w:val="none" w:sz="0" w:space="0" w:color="auto"/>
            <w:bottom w:val="none" w:sz="0" w:space="0" w:color="auto"/>
            <w:right w:val="none" w:sz="0" w:space="0" w:color="auto"/>
          </w:divBdr>
        </w:div>
        <w:div w:id="610740958">
          <w:marLeft w:val="480"/>
          <w:marRight w:val="0"/>
          <w:marTop w:val="0"/>
          <w:marBottom w:val="0"/>
          <w:divBdr>
            <w:top w:val="none" w:sz="0" w:space="0" w:color="auto"/>
            <w:left w:val="none" w:sz="0" w:space="0" w:color="auto"/>
            <w:bottom w:val="none" w:sz="0" w:space="0" w:color="auto"/>
            <w:right w:val="none" w:sz="0" w:space="0" w:color="auto"/>
          </w:divBdr>
        </w:div>
        <w:div w:id="710764852">
          <w:marLeft w:val="480"/>
          <w:marRight w:val="0"/>
          <w:marTop w:val="0"/>
          <w:marBottom w:val="0"/>
          <w:divBdr>
            <w:top w:val="none" w:sz="0" w:space="0" w:color="auto"/>
            <w:left w:val="none" w:sz="0" w:space="0" w:color="auto"/>
            <w:bottom w:val="none" w:sz="0" w:space="0" w:color="auto"/>
            <w:right w:val="none" w:sz="0" w:space="0" w:color="auto"/>
          </w:divBdr>
        </w:div>
        <w:div w:id="746222256">
          <w:marLeft w:val="480"/>
          <w:marRight w:val="0"/>
          <w:marTop w:val="0"/>
          <w:marBottom w:val="0"/>
          <w:divBdr>
            <w:top w:val="none" w:sz="0" w:space="0" w:color="auto"/>
            <w:left w:val="none" w:sz="0" w:space="0" w:color="auto"/>
            <w:bottom w:val="none" w:sz="0" w:space="0" w:color="auto"/>
            <w:right w:val="none" w:sz="0" w:space="0" w:color="auto"/>
          </w:divBdr>
        </w:div>
        <w:div w:id="844977507">
          <w:marLeft w:val="480"/>
          <w:marRight w:val="0"/>
          <w:marTop w:val="0"/>
          <w:marBottom w:val="0"/>
          <w:divBdr>
            <w:top w:val="none" w:sz="0" w:space="0" w:color="auto"/>
            <w:left w:val="none" w:sz="0" w:space="0" w:color="auto"/>
            <w:bottom w:val="none" w:sz="0" w:space="0" w:color="auto"/>
            <w:right w:val="none" w:sz="0" w:space="0" w:color="auto"/>
          </w:divBdr>
        </w:div>
        <w:div w:id="872034288">
          <w:marLeft w:val="480"/>
          <w:marRight w:val="0"/>
          <w:marTop w:val="0"/>
          <w:marBottom w:val="0"/>
          <w:divBdr>
            <w:top w:val="none" w:sz="0" w:space="0" w:color="auto"/>
            <w:left w:val="none" w:sz="0" w:space="0" w:color="auto"/>
            <w:bottom w:val="none" w:sz="0" w:space="0" w:color="auto"/>
            <w:right w:val="none" w:sz="0" w:space="0" w:color="auto"/>
          </w:divBdr>
        </w:div>
        <w:div w:id="900284668">
          <w:marLeft w:val="480"/>
          <w:marRight w:val="0"/>
          <w:marTop w:val="0"/>
          <w:marBottom w:val="0"/>
          <w:divBdr>
            <w:top w:val="none" w:sz="0" w:space="0" w:color="auto"/>
            <w:left w:val="none" w:sz="0" w:space="0" w:color="auto"/>
            <w:bottom w:val="none" w:sz="0" w:space="0" w:color="auto"/>
            <w:right w:val="none" w:sz="0" w:space="0" w:color="auto"/>
          </w:divBdr>
        </w:div>
        <w:div w:id="916595340">
          <w:marLeft w:val="480"/>
          <w:marRight w:val="0"/>
          <w:marTop w:val="0"/>
          <w:marBottom w:val="0"/>
          <w:divBdr>
            <w:top w:val="none" w:sz="0" w:space="0" w:color="auto"/>
            <w:left w:val="none" w:sz="0" w:space="0" w:color="auto"/>
            <w:bottom w:val="none" w:sz="0" w:space="0" w:color="auto"/>
            <w:right w:val="none" w:sz="0" w:space="0" w:color="auto"/>
          </w:divBdr>
        </w:div>
        <w:div w:id="933170142">
          <w:marLeft w:val="480"/>
          <w:marRight w:val="0"/>
          <w:marTop w:val="0"/>
          <w:marBottom w:val="0"/>
          <w:divBdr>
            <w:top w:val="none" w:sz="0" w:space="0" w:color="auto"/>
            <w:left w:val="none" w:sz="0" w:space="0" w:color="auto"/>
            <w:bottom w:val="none" w:sz="0" w:space="0" w:color="auto"/>
            <w:right w:val="none" w:sz="0" w:space="0" w:color="auto"/>
          </w:divBdr>
        </w:div>
        <w:div w:id="1003168663">
          <w:marLeft w:val="480"/>
          <w:marRight w:val="0"/>
          <w:marTop w:val="0"/>
          <w:marBottom w:val="0"/>
          <w:divBdr>
            <w:top w:val="none" w:sz="0" w:space="0" w:color="auto"/>
            <w:left w:val="none" w:sz="0" w:space="0" w:color="auto"/>
            <w:bottom w:val="none" w:sz="0" w:space="0" w:color="auto"/>
            <w:right w:val="none" w:sz="0" w:space="0" w:color="auto"/>
          </w:divBdr>
        </w:div>
        <w:div w:id="1071779863">
          <w:marLeft w:val="480"/>
          <w:marRight w:val="0"/>
          <w:marTop w:val="0"/>
          <w:marBottom w:val="0"/>
          <w:divBdr>
            <w:top w:val="none" w:sz="0" w:space="0" w:color="auto"/>
            <w:left w:val="none" w:sz="0" w:space="0" w:color="auto"/>
            <w:bottom w:val="none" w:sz="0" w:space="0" w:color="auto"/>
            <w:right w:val="none" w:sz="0" w:space="0" w:color="auto"/>
          </w:divBdr>
        </w:div>
        <w:div w:id="1126585629">
          <w:marLeft w:val="480"/>
          <w:marRight w:val="0"/>
          <w:marTop w:val="0"/>
          <w:marBottom w:val="0"/>
          <w:divBdr>
            <w:top w:val="none" w:sz="0" w:space="0" w:color="auto"/>
            <w:left w:val="none" w:sz="0" w:space="0" w:color="auto"/>
            <w:bottom w:val="none" w:sz="0" w:space="0" w:color="auto"/>
            <w:right w:val="none" w:sz="0" w:space="0" w:color="auto"/>
          </w:divBdr>
        </w:div>
        <w:div w:id="1156992857">
          <w:marLeft w:val="480"/>
          <w:marRight w:val="0"/>
          <w:marTop w:val="0"/>
          <w:marBottom w:val="0"/>
          <w:divBdr>
            <w:top w:val="none" w:sz="0" w:space="0" w:color="auto"/>
            <w:left w:val="none" w:sz="0" w:space="0" w:color="auto"/>
            <w:bottom w:val="none" w:sz="0" w:space="0" w:color="auto"/>
            <w:right w:val="none" w:sz="0" w:space="0" w:color="auto"/>
          </w:divBdr>
        </w:div>
        <w:div w:id="1172642452">
          <w:marLeft w:val="480"/>
          <w:marRight w:val="0"/>
          <w:marTop w:val="0"/>
          <w:marBottom w:val="0"/>
          <w:divBdr>
            <w:top w:val="none" w:sz="0" w:space="0" w:color="auto"/>
            <w:left w:val="none" w:sz="0" w:space="0" w:color="auto"/>
            <w:bottom w:val="none" w:sz="0" w:space="0" w:color="auto"/>
            <w:right w:val="none" w:sz="0" w:space="0" w:color="auto"/>
          </w:divBdr>
        </w:div>
        <w:div w:id="1201013069">
          <w:marLeft w:val="480"/>
          <w:marRight w:val="0"/>
          <w:marTop w:val="0"/>
          <w:marBottom w:val="0"/>
          <w:divBdr>
            <w:top w:val="none" w:sz="0" w:space="0" w:color="auto"/>
            <w:left w:val="none" w:sz="0" w:space="0" w:color="auto"/>
            <w:bottom w:val="none" w:sz="0" w:space="0" w:color="auto"/>
            <w:right w:val="none" w:sz="0" w:space="0" w:color="auto"/>
          </w:divBdr>
        </w:div>
        <w:div w:id="1282029958">
          <w:marLeft w:val="480"/>
          <w:marRight w:val="0"/>
          <w:marTop w:val="0"/>
          <w:marBottom w:val="0"/>
          <w:divBdr>
            <w:top w:val="none" w:sz="0" w:space="0" w:color="auto"/>
            <w:left w:val="none" w:sz="0" w:space="0" w:color="auto"/>
            <w:bottom w:val="none" w:sz="0" w:space="0" w:color="auto"/>
            <w:right w:val="none" w:sz="0" w:space="0" w:color="auto"/>
          </w:divBdr>
        </w:div>
        <w:div w:id="1360817934">
          <w:marLeft w:val="480"/>
          <w:marRight w:val="0"/>
          <w:marTop w:val="0"/>
          <w:marBottom w:val="0"/>
          <w:divBdr>
            <w:top w:val="none" w:sz="0" w:space="0" w:color="auto"/>
            <w:left w:val="none" w:sz="0" w:space="0" w:color="auto"/>
            <w:bottom w:val="none" w:sz="0" w:space="0" w:color="auto"/>
            <w:right w:val="none" w:sz="0" w:space="0" w:color="auto"/>
          </w:divBdr>
        </w:div>
        <w:div w:id="1372417345">
          <w:marLeft w:val="480"/>
          <w:marRight w:val="0"/>
          <w:marTop w:val="0"/>
          <w:marBottom w:val="0"/>
          <w:divBdr>
            <w:top w:val="none" w:sz="0" w:space="0" w:color="auto"/>
            <w:left w:val="none" w:sz="0" w:space="0" w:color="auto"/>
            <w:bottom w:val="none" w:sz="0" w:space="0" w:color="auto"/>
            <w:right w:val="none" w:sz="0" w:space="0" w:color="auto"/>
          </w:divBdr>
        </w:div>
        <w:div w:id="1383677178">
          <w:marLeft w:val="480"/>
          <w:marRight w:val="0"/>
          <w:marTop w:val="0"/>
          <w:marBottom w:val="0"/>
          <w:divBdr>
            <w:top w:val="none" w:sz="0" w:space="0" w:color="auto"/>
            <w:left w:val="none" w:sz="0" w:space="0" w:color="auto"/>
            <w:bottom w:val="none" w:sz="0" w:space="0" w:color="auto"/>
            <w:right w:val="none" w:sz="0" w:space="0" w:color="auto"/>
          </w:divBdr>
        </w:div>
        <w:div w:id="1488354883">
          <w:marLeft w:val="480"/>
          <w:marRight w:val="0"/>
          <w:marTop w:val="0"/>
          <w:marBottom w:val="0"/>
          <w:divBdr>
            <w:top w:val="none" w:sz="0" w:space="0" w:color="auto"/>
            <w:left w:val="none" w:sz="0" w:space="0" w:color="auto"/>
            <w:bottom w:val="none" w:sz="0" w:space="0" w:color="auto"/>
            <w:right w:val="none" w:sz="0" w:space="0" w:color="auto"/>
          </w:divBdr>
        </w:div>
        <w:div w:id="1490096875">
          <w:marLeft w:val="480"/>
          <w:marRight w:val="0"/>
          <w:marTop w:val="0"/>
          <w:marBottom w:val="0"/>
          <w:divBdr>
            <w:top w:val="none" w:sz="0" w:space="0" w:color="auto"/>
            <w:left w:val="none" w:sz="0" w:space="0" w:color="auto"/>
            <w:bottom w:val="none" w:sz="0" w:space="0" w:color="auto"/>
            <w:right w:val="none" w:sz="0" w:space="0" w:color="auto"/>
          </w:divBdr>
        </w:div>
        <w:div w:id="1495757150">
          <w:marLeft w:val="480"/>
          <w:marRight w:val="0"/>
          <w:marTop w:val="0"/>
          <w:marBottom w:val="0"/>
          <w:divBdr>
            <w:top w:val="none" w:sz="0" w:space="0" w:color="auto"/>
            <w:left w:val="none" w:sz="0" w:space="0" w:color="auto"/>
            <w:bottom w:val="none" w:sz="0" w:space="0" w:color="auto"/>
            <w:right w:val="none" w:sz="0" w:space="0" w:color="auto"/>
          </w:divBdr>
        </w:div>
        <w:div w:id="1539515092">
          <w:marLeft w:val="480"/>
          <w:marRight w:val="0"/>
          <w:marTop w:val="0"/>
          <w:marBottom w:val="0"/>
          <w:divBdr>
            <w:top w:val="none" w:sz="0" w:space="0" w:color="auto"/>
            <w:left w:val="none" w:sz="0" w:space="0" w:color="auto"/>
            <w:bottom w:val="none" w:sz="0" w:space="0" w:color="auto"/>
            <w:right w:val="none" w:sz="0" w:space="0" w:color="auto"/>
          </w:divBdr>
        </w:div>
        <w:div w:id="1545363850">
          <w:marLeft w:val="480"/>
          <w:marRight w:val="0"/>
          <w:marTop w:val="0"/>
          <w:marBottom w:val="0"/>
          <w:divBdr>
            <w:top w:val="none" w:sz="0" w:space="0" w:color="auto"/>
            <w:left w:val="none" w:sz="0" w:space="0" w:color="auto"/>
            <w:bottom w:val="none" w:sz="0" w:space="0" w:color="auto"/>
            <w:right w:val="none" w:sz="0" w:space="0" w:color="auto"/>
          </w:divBdr>
        </w:div>
        <w:div w:id="1558783943">
          <w:marLeft w:val="480"/>
          <w:marRight w:val="0"/>
          <w:marTop w:val="0"/>
          <w:marBottom w:val="0"/>
          <w:divBdr>
            <w:top w:val="none" w:sz="0" w:space="0" w:color="auto"/>
            <w:left w:val="none" w:sz="0" w:space="0" w:color="auto"/>
            <w:bottom w:val="none" w:sz="0" w:space="0" w:color="auto"/>
            <w:right w:val="none" w:sz="0" w:space="0" w:color="auto"/>
          </w:divBdr>
        </w:div>
        <w:div w:id="1574854505">
          <w:marLeft w:val="480"/>
          <w:marRight w:val="0"/>
          <w:marTop w:val="0"/>
          <w:marBottom w:val="0"/>
          <w:divBdr>
            <w:top w:val="none" w:sz="0" w:space="0" w:color="auto"/>
            <w:left w:val="none" w:sz="0" w:space="0" w:color="auto"/>
            <w:bottom w:val="none" w:sz="0" w:space="0" w:color="auto"/>
            <w:right w:val="none" w:sz="0" w:space="0" w:color="auto"/>
          </w:divBdr>
        </w:div>
        <w:div w:id="1580794127">
          <w:marLeft w:val="480"/>
          <w:marRight w:val="0"/>
          <w:marTop w:val="0"/>
          <w:marBottom w:val="0"/>
          <w:divBdr>
            <w:top w:val="none" w:sz="0" w:space="0" w:color="auto"/>
            <w:left w:val="none" w:sz="0" w:space="0" w:color="auto"/>
            <w:bottom w:val="none" w:sz="0" w:space="0" w:color="auto"/>
            <w:right w:val="none" w:sz="0" w:space="0" w:color="auto"/>
          </w:divBdr>
        </w:div>
        <w:div w:id="1583298189">
          <w:marLeft w:val="480"/>
          <w:marRight w:val="0"/>
          <w:marTop w:val="0"/>
          <w:marBottom w:val="0"/>
          <w:divBdr>
            <w:top w:val="none" w:sz="0" w:space="0" w:color="auto"/>
            <w:left w:val="none" w:sz="0" w:space="0" w:color="auto"/>
            <w:bottom w:val="none" w:sz="0" w:space="0" w:color="auto"/>
            <w:right w:val="none" w:sz="0" w:space="0" w:color="auto"/>
          </w:divBdr>
        </w:div>
        <w:div w:id="1621957898">
          <w:marLeft w:val="480"/>
          <w:marRight w:val="0"/>
          <w:marTop w:val="0"/>
          <w:marBottom w:val="0"/>
          <w:divBdr>
            <w:top w:val="none" w:sz="0" w:space="0" w:color="auto"/>
            <w:left w:val="none" w:sz="0" w:space="0" w:color="auto"/>
            <w:bottom w:val="none" w:sz="0" w:space="0" w:color="auto"/>
            <w:right w:val="none" w:sz="0" w:space="0" w:color="auto"/>
          </w:divBdr>
        </w:div>
        <w:div w:id="1658803762">
          <w:marLeft w:val="480"/>
          <w:marRight w:val="0"/>
          <w:marTop w:val="0"/>
          <w:marBottom w:val="0"/>
          <w:divBdr>
            <w:top w:val="none" w:sz="0" w:space="0" w:color="auto"/>
            <w:left w:val="none" w:sz="0" w:space="0" w:color="auto"/>
            <w:bottom w:val="none" w:sz="0" w:space="0" w:color="auto"/>
            <w:right w:val="none" w:sz="0" w:space="0" w:color="auto"/>
          </w:divBdr>
        </w:div>
        <w:div w:id="1694647944">
          <w:marLeft w:val="480"/>
          <w:marRight w:val="0"/>
          <w:marTop w:val="0"/>
          <w:marBottom w:val="0"/>
          <w:divBdr>
            <w:top w:val="none" w:sz="0" w:space="0" w:color="auto"/>
            <w:left w:val="none" w:sz="0" w:space="0" w:color="auto"/>
            <w:bottom w:val="none" w:sz="0" w:space="0" w:color="auto"/>
            <w:right w:val="none" w:sz="0" w:space="0" w:color="auto"/>
          </w:divBdr>
        </w:div>
        <w:div w:id="1748072816">
          <w:marLeft w:val="480"/>
          <w:marRight w:val="0"/>
          <w:marTop w:val="0"/>
          <w:marBottom w:val="0"/>
          <w:divBdr>
            <w:top w:val="none" w:sz="0" w:space="0" w:color="auto"/>
            <w:left w:val="none" w:sz="0" w:space="0" w:color="auto"/>
            <w:bottom w:val="none" w:sz="0" w:space="0" w:color="auto"/>
            <w:right w:val="none" w:sz="0" w:space="0" w:color="auto"/>
          </w:divBdr>
        </w:div>
        <w:div w:id="1755937571">
          <w:marLeft w:val="480"/>
          <w:marRight w:val="0"/>
          <w:marTop w:val="0"/>
          <w:marBottom w:val="0"/>
          <w:divBdr>
            <w:top w:val="none" w:sz="0" w:space="0" w:color="auto"/>
            <w:left w:val="none" w:sz="0" w:space="0" w:color="auto"/>
            <w:bottom w:val="none" w:sz="0" w:space="0" w:color="auto"/>
            <w:right w:val="none" w:sz="0" w:space="0" w:color="auto"/>
          </w:divBdr>
        </w:div>
        <w:div w:id="1777410441">
          <w:marLeft w:val="480"/>
          <w:marRight w:val="0"/>
          <w:marTop w:val="0"/>
          <w:marBottom w:val="0"/>
          <w:divBdr>
            <w:top w:val="none" w:sz="0" w:space="0" w:color="auto"/>
            <w:left w:val="none" w:sz="0" w:space="0" w:color="auto"/>
            <w:bottom w:val="none" w:sz="0" w:space="0" w:color="auto"/>
            <w:right w:val="none" w:sz="0" w:space="0" w:color="auto"/>
          </w:divBdr>
        </w:div>
        <w:div w:id="1806696885">
          <w:marLeft w:val="480"/>
          <w:marRight w:val="0"/>
          <w:marTop w:val="0"/>
          <w:marBottom w:val="0"/>
          <w:divBdr>
            <w:top w:val="none" w:sz="0" w:space="0" w:color="auto"/>
            <w:left w:val="none" w:sz="0" w:space="0" w:color="auto"/>
            <w:bottom w:val="none" w:sz="0" w:space="0" w:color="auto"/>
            <w:right w:val="none" w:sz="0" w:space="0" w:color="auto"/>
          </w:divBdr>
        </w:div>
        <w:div w:id="1858151211">
          <w:marLeft w:val="480"/>
          <w:marRight w:val="0"/>
          <w:marTop w:val="0"/>
          <w:marBottom w:val="0"/>
          <w:divBdr>
            <w:top w:val="none" w:sz="0" w:space="0" w:color="auto"/>
            <w:left w:val="none" w:sz="0" w:space="0" w:color="auto"/>
            <w:bottom w:val="none" w:sz="0" w:space="0" w:color="auto"/>
            <w:right w:val="none" w:sz="0" w:space="0" w:color="auto"/>
          </w:divBdr>
        </w:div>
        <w:div w:id="1888643794">
          <w:marLeft w:val="480"/>
          <w:marRight w:val="0"/>
          <w:marTop w:val="0"/>
          <w:marBottom w:val="0"/>
          <w:divBdr>
            <w:top w:val="none" w:sz="0" w:space="0" w:color="auto"/>
            <w:left w:val="none" w:sz="0" w:space="0" w:color="auto"/>
            <w:bottom w:val="none" w:sz="0" w:space="0" w:color="auto"/>
            <w:right w:val="none" w:sz="0" w:space="0" w:color="auto"/>
          </w:divBdr>
        </w:div>
        <w:div w:id="1952007066">
          <w:marLeft w:val="480"/>
          <w:marRight w:val="0"/>
          <w:marTop w:val="0"/>
          <w:marBottom w:val="0"/>
          <w:divBdr>
            <w:top w:val="none" w:sz="0" w:space="0" w:color="auto"/>
            <w:left w:val="none" w:sz="0" w:space="0" w:color="auto"/>
            <w:bottom w:val="none" w:sz="0" w:space="0" w:color="auto"/>
            <w:right w:val="none" w:sz="0" w:space="0" w:color="auto"/>
          </w:divBdr>
        </w:div>
        <w:div w:id="2009406547">
          <w:marLeft w:val="480"/>
          <w:marRight w:val="0"/>
          <w:marTop w:val="0"/>
          <w:marBottom w:val="0"/>
          <w:divBdr>
            <w:top w:val="none" w:sz="0" w:space="0" w:color="auto"/>
            <w:left w:val="none" w:sz="0" w:space="0" w:color="auto"/>
            <w:bottom w:val="none" w:sz="0" w:space="0" w:color="auto"/>
            <w:right w:val="none" w:sz="0" w:space="0" w:color="auto"/>
          </w:divBdr>
        </w:div>
        <w:div w:id="2029140121">
          <w:marLeft w:val="480"/>
          <w:marRight w:val="0"/>
          <w:marTop w:val="0"/>
          <w:marBottom w:val="0"/>
          <w:divBdr>
            <w:top w:val="none" w:sz="0" w:space="0" w:color="auto"/>
            <w:left w:val="none" w:sz="0" w:space="0" w:color="auto"/>
            <w:bottom w:val="none" w:sz="0" w:space="0" w:color="auto"/>
            <w:right w:val="none" w:sz="0" w:space="0" w:color="auto"/>
          </w:divBdr>
        </w:div>
        <w:div w:id="2076121283">
          <w:marLeft w:val="480"/>
          <w:marRight w:val="0"/>
          <w:marTop w:val="0"/>
          <w:marBottom w:val="0"/>
          <w:divBdr>
            <w:top w:val="none" w:sz="0" w:space="0" w:color="auto"/>
            <w:left w:val="none" w:sz="0" w:space="0" w:color="auto"/>
            <w:bottom w:val="none" w:sz="0" w:space="0" w:color="auto"/>
            <w:right w:val="none" w:sz="0" w:space="0" w:color="auto"/>
          </w:divBdr>
        </w:div>
        <w:div w:id="2097552313">
          <w:marLeft w:val="480"/>
          <w:marRight w:val="0"/>
          <w:marTop w:val="0"/>
          <w:marBottom w:val="0"/>
          <w:divBdr>
            <w:top w:val="none" w:sz="0" w:space="0" w:color="auto"/>
            <w:left w:val="none" w:sz="0" w:space="0" w:color="auto"/>
            <w:bottom w:val="none" w:sz="0" w:space="0" w:color="auto"/>
            <w:right w:val="none" w:sz="0" w:space="0" w:color="auto"/>
          </w:divBdr>
        </w:div>
        <w:div w:id="2137479249">
          <w:marLeft w:val="480"/>
          <w:marRight w:val="0"/>
          <w:marTop w:val="0"/>
          <w:marBottom w:val="0"/>
          <w:divBdr>
            <w:top w:val="none" w:sz="0" w:space="0" w:color="auto"/>
            <w:left w:val="none" w:sz="0" w:space="0" w:color="auto"/>
            <w:bottom w:val="none" w:sz="0" w:space="0" w:color="auto"/>
            <w:right w:val="none" w:sz="0" w:space="0" w:color="auto"/>
          </w:divBdr>
        </w:div>
      </w:divsChild>
    </w:div>
    <w:div w:id="1661888880">
      <w:bodyDiv w:val="1"/>
      <w:marLeft w:val="0"/>
      <w:marRight w:val="0"/>
      <w:marTop w:val="0"/>
      <w:marBottom w:val="0"/>
      <w:divBdr>
        <w:top w:val="none" w:sz="0" w:space="0" w:color="auto"/>
        <w:left w:val="none" w:sz="0" w:space="0" w:color="auto"/>
        <w:bottom w:val="none" w:sz="0" w:space="0" w:color="auto"/>
        <w:right w:val="none" w:sz="0" w:space="0" w:color="auto"/>
      </w:divBdr>
      <w:divsChild>
        <w:div w:id="88223">
          <w:marLeft w:val="480"/>
          <w:marRight w:val="0"/>
          <w:marTop w:val="0"/>
          <w:marBottom w:val="0"/>
          <w:divBdr>
            <w:top w:val="none" w:sz="0" w:space="0" w:color="auto"/>
            <w:left w:val="none" w:sz="0" w:space="0" w:color="auto"/>
            <w:bottom w:val="none" w:sz="0" w:space="0" w:color="auto"/>
            <w:right w:val="none" w:sz="0" w:space="0" w:color="auto"/>
          </w:divBdr>
        </w:div>
        <w:div w:id="108398591">
          <w:marLeft w:val="480"/>
          <w:marRight w:val="0"/>
          <w:marTop w:val="0"/>
          <w:marBottom w:val="0"/>
          <w:divBdr>
            <w:top w:val="none" w:sz="0" w:space="0" w:color="auto"/>
            <w:left w:val="none" w:sz="0" w:space="0" w:color="auto"/>
            <w:bottom w:val="none" w:sz="0" w:space="0" w:color="auto"/>
            <w:right w:val="none" w:sz="0" w:space="0" w:color="auto"/>
          </w:divBdr>
        </w:div>
        <w:div w:id="149367228">
          <w:marLeft w:val="480"/>
          <w:marRight w:val="0"/>
          <w:marTop w:val="0"/>
          <w:marBottom w:val="0"/>
          <w:divBdr>
            <w:top w:val="none" w:sz="0" w:space="0" w:color="auto"/>
            <w:left w:val="none" w:sz="0" w:space="0" w:color="auto"/>
            <w:bottom w:val="none" w:sz="0" w:space="0" w:color="auto"/>
            <w:right w:val="none" w:sz="0" w:space="0" w:color="auto"/>
          </w:divBdr>
        </w:div>
        <w:div w:id="150757379">
          <w:marLeft w:val="480"/>
          <w:marRight w:val="0"/>
          <w:marTop w:val="0"/>
          <w:marBottom w:val="0"/>
          <w:divBdr>
            <w:top w:val="none" w:sz="0" w:space="0" w:color="auto"/>
            <w:left w:val="none" w:sz="0" w:space="0" w:color="auto"/>
            <w:bottom w:val="none" w:sz="0" w:space="0" w:color="auto"/>
            <w:right w:val="none" w:sz="0" w:space="0" w:color="auto"/>
          </w:divBdr>
        </w:div>
        <w:div w:id="213739200">
          <w:marLeft w:val="480"/>
          <w:marRight w:val="0"/>
          <w:marTop w:val="0"/>
          <w:marBottom w:val="0"/>
          <w:divBdr>
            <w:top w:val="none" w:sz="0" w:space="0" w:color="auto"/>
            <w:left w:val="none" w:sz="0" w:space="0" w:color="auto"/>
            <w:bottom w:val="none" w:sz="0" w:space="0" w:color="auto"/>
            <w:right w:val="none" w:sz="0" w:space="0" w:color="auto"/>
          </w:divBdr>
        </w:div>
        <w:div w:id="231357370">
          <w:marLeft w:val="480"/>
          <w:marRight w:val="0"/>
          <w:marTop w:val="0"/>
          <w:marBottom w:val="0"/>
          <w:divBdr>
            <w:top w:val="none" w:sz="0" w:space="0" w:color="auto"/>
            <w:left w:val="none" w:sz="0" w:space="0" w:color="auto"/>
            <w:bottom w:val="none" w:sz="0" w:space="0" w:color="auto"/>
            <w:right w:val="none" w:sz="0" w:space="0" w:color="auto"/>
          </w:divBdr>
        </w:div>
        <w:div w:id="235169255">
          <w:marLeft w:val="480"/>
          <w:marRight w:val="0"/>
          <w:marTop w:val="0"/>
          <w:marBottom w:val="0"/>
          <w:divBdr>
            <w:top w:val="none" w:sz="0" w:space="0" w:color="auto"/>
            <w:left w:val="none" w:sz="0" w:space="0" w:color="auto"/>
            <w:bottom w:val="none" w:sz="0" w:space="0" w:color="auto"/>
            <w:right w:val="none" w:sz="0" w:space="0" w:color="auto"/>
          </w:divBdr>
        </w:div>
        <w:div w:id="352076253">
          <w:marLeft w:val="480"/>
          <w:marRight w:val="0"/>
          <w:marTop w:val="0"/>
          <w:marBottom w:val="0"/>
          <w:divBdr>
            <w:top w:val="none" w:sz="0" w:space="0" w:color="auto"/>
            <w:left w:val="none" w:sz="0" w:space="0" w:color="auto"/>
            <w:bottom w:val="none" w:sz="0" w:space="0" w:color="auto"/>
            <w:right w:val="none" w:sz="0" w:space="0" w:color="auto"/>
          </w:divBdr>
        </w:div>
        <w:div w:id="384840102">
          <w:marLeft w:val="480"/>
          <w:marRight w:val="0"/>
          <w:marTop w:val="0"/>
          <w:marBottom w:val="0"/>
          <w:divBdr>
            <w:top w:val="none" w:sz="0" w:space="0" w:color="auto"/>
            <w:left w:val="none" w:sz="0" w:space="0" w:color="auto"/>
            <w:bottom w:val="none" w:sz="0" w:space="0" w:color="auto"/>
            <w:right w:val="none" w:sz="0" w:space="0" w:color="auto"/>
          </w:divBdr>
        </w:div>
        <w:div w:id="418216292">
          <w:marLeft w:val="480"/>
          <w:marRight w:val="0"/>
          <w:marTop w:val="0"/>
          <w:marBottom w:val="0"/>
          <w:divBdr>
            <w:top w:val="none" w:sz="0" w:space="0" w:color="auto"/>
            <w:left w:val="none" w:sz="0" w:space="0" w:color="auto"/>
            <w:bottom w:val="none" w:sz="0" w:space="0" w:color="auto"/>
            <w:right w:val="none" w:sz="0" w:space="0" w:color="auto"/>
          </w:divBdr>
        </w:div>
        <w:div w:id="446126962">
          <w:marLeft w:val="480"/>
          <w:marRight w:val="0"/>
          <w:marTop w:val="0"/>
          <w:marBottom w:val="0"/>
          <w:divBdr>
            <w:top w:val="none" w:sz="0" w:space="0" w:color="auto"/>
            <w:left w:val="none" w:sz="0" w:space="0" w:color="auto"/>
            <w:bottom w:val="none" w:sz="0" w:space="0" w:color="auto"/>
            <w:right w:val="none" w:sz="0" w:space="0" w:color="auto"/>
          </w:divBdr>
        </w:div>
        <w:div w:id="447354348">
          <w:marLeft w:val="480"/>
          <w:marRight w:val="0"/>
          <w:marTop w:val="0"/>
          <w:marBottom w:val="0"/>
          <w:divBdr>
            <w:top w:val="none" w:sz="0" w:space="0" w:color="auto"/>
            <w:left w:val="none" w:sz="0" w:space="0" w:color="auto"/>
            <w:bottom w:val="none" w:sz="0" w:space="0" w:color="auto"/>
            <w:right w:val="none" w:sz="0" w:space="0" w:color="auto"/>
          </w:divBdr>
        </w:div>
        <w:div w:id="447747499">
          <w:marLeft w:val="480"/>
          <w:marRight w:val="0"/>
          <w:marTop w:val="0"/>
          <w:marBottom w:val="0"/>
          <w:divBdr>
            <w:top w:val="none" w:sz="0" w:space="0" w:color="auto"/>
            <w:left w:val="none" w:sz="0" w:space="0" w:color="auto"/>
            <w:bottom w:val="none" w:sz="0" w:space="0" w:color="auto"/>
            <w:right w:val="none" w:sz="0" w:space="0" w:color="auto"/>
          </w:divBdr>
        </w:div>
        <w:div w:id="502015863">
          <w:marLeft w:val="480"/>
          <w:marRight w:val="0"/>
          <w:marTop w:val="0"/>
          <w:marBottom w:val="0"/>
          <w:divBdr>
            <w:top w:val="none" w:sz="0" w:space="0" w:color="auto"/>
            <w:left w:val="none" w:sz="0" w:space="0" w:color="auto"/>
            <w:bottom w:val="none" w:sz="0" w:space="0" w:color="auto"/>
            <w:right w:val="none" w:sz="0" w:space="0" w:color="auto"/>
          </w:divBdr>
        </w:div>
        <w:div w:id="514152121">
          <w:marLeft w:val="480"/>
          <w:marRight w:val="0"/>
          <w:marTop w:val="0"/>
          <w:marBottom w:val="0"/>
          <w:divBdr>
            <w:top w:val="none" w:sz="0" w:space="0" w:color="auto"/>
            <w:left w:val="none" w:sz="0" w:space="0" w:color="auto"/>
            <w:bottom w:val="none" w:sz="0" w:space="0" w:color="auto"/>
            <w:right w:val="none" w:sz="0" w:space="0" w:color="auto"/>
          </w:divBdr>
        </w:div>
        <w:div w:id="521090298">
          <w:marLeft w:val="480"/>
          <w:marRight w:val="0"/>
          <w:marTop w:val="0"/>
          <w:marBottom w:val="0"/>
          <w:divBdr>
            <w:top w:val="none" w:sz="0" w:space="0" w:color="auto"/>
            <w:left w:val="none" w:sz="0" w:space="0" w:color="auto"/>
            <w:bottom w:val="none" w:sz="0" w:space="0" w:color="auto"/>
            <w:right w:val="none" w:sz="0" w:space="0" w:color="auto"/>
          </w:divBdr>
        </w:div>
        <w:div w:id="571963116">
          <w:marLeft w:val="480"/>
          <w:marRight w:val="0"/>
          <w:marTop w:val="0"/>
          <w:marBottom w:val="0"/>
          <w:divBdr>
            <w:top w:val="none" w:sz="0" w:space="0" w:color="auto"/>
            <w:left w:val="none" w:sz="0" w:space="0" w:color="auto"/>
            <w:bottom w:val="none" w:sz="0" w:space="0" w:color="auto"/>
            <w:right w:val="none" w:sz="0" w:space="0" w:color="auto"/>
          </w:divBdr>
        </w:div>
        <w:div w:id="573902367">
          <w:marLeft w:val="480"/>
          <w:marRight w:val="0"/>
          <w:marTop w:val="0"/>
          <w:marBottom w:val="0"/>
          <w:divBdr>
            <w:top w:val="none" w:sz="0" w:space="0" w:color="auto"/>
            <w:left w:val="none" w:sz="0" w:space="0" w:color="auto"/>
            <w:bottom w:val="none" w:sz="0" w:space="0" w:color="auto"/>
            <w:right w:val="none" w:sz="0" w:space="0" w:color="auto"/>
          </w:divBdr>
        </w:div>
        <w:div w:id="634481984">
          <w:marLeft w:val="480"/>
          <w:marRight w:val="0"/>
          <w:marTop w:val="0"/>
          <w:marBottom w:val="0"/>
          <w:divBdr>
            <w:top w:val="none" w:sz="0" w:space="0" w:color="auto"/>
            <w:left w:val="none" w:sz="0" w:space="0" w:color="auto"/>
            <w:bottom w:val="none" w:sz="0" w:space="0" w:color="auto"/>
            <w:right w:val="none" w:sz="0" w:space="0" w:color="auto"/>
          </w:divBdr>
        </w:div>
        <w:div w:id="726026064">
          <w:marLeft w:val="480"/>
          <w:marRight w:val="0"/>
          <w:marTop w:val="0"/>
          <w:marBottom w:val="0"/>
          <w:divBdr>
            <w:top w:val="none" w:sz="0" w:space="0" w:color="auto"/>
            <w:left w:val="none" w:sz="0" w:space="0" w:color="auto"/>
            <w:bottom w:val="none" w:sz="0" w:space="0" w:color="auto"/>
            <w:right w:val="none" w:sz="0" w:space="0" w:color="auto"/>
          </w:divBdr>
        </w:div>
        <w:div w:id="742337260">
          <w:marLeft w:val="480"/>
          <w:marRight w:val="0"/>
          <w:marTop w:val="0"/>
          <w:marBottom w:val="0"/>
          <w:divBdr>
            <w:top w:val="none" w:sz="0" w:space="0" w:color="auto"/>
            <w:left w:val="none" w:sz="0" w:space="0" w:color="auto"/>
            <w:bottom w:val="none" w:sz="0" w:space="0" w:color="auto"/>
            <w:right w:val="none" w:sz="0" w:space="0" w:color="auto"/>
          </w:divBdr>
        </w:div>
        <w:div w:id="779029158">
          <w:marLeft w:val="480"/>
          <w:marRight w:val="0"/>
          <w:marTop w:val="0"/>
          <w:marBottom w:val="0"/>
          <w:divBdr>
            <w:top w:val="none" w:sz="0" w:space="0" w:color="auto"/>
            <w:left w:val="none" w:sz="0" w:space="0" w:color="auto"/>
            <w:bottom w:val="none" w:sz="0" w:space="0" w:color="auto"/>
            <w:right w:val="none" w:sz="0" w:space="0" w:color="auto"/>
          </w:divBdr>
        </w:div>
        <w:div w:id="821778165">
          <w:marLeft w:val="480"/>
          <w:marRight w:val="0"/>
          <w:marTop w:val="0"/>
          <w:marBottom w:val="0"/>
          <w:divBdr>
            <w:top w:val="none" w:sz="0" w:space="0" w:color="auto"/>
            <w:left w:val="none" w:sz="0" w:space="0" w:color="auto"/>
            <w:bottom w:val="none" w:sz="0" w:space="0" w:color="auto"/>
            <w:right w:val="none" w:sz="0" w:space="0" w:color="auto"/>
          </w:divBdr>
        </w:div>
        <w:div w:id="876117624">
          <w:marLeft w:val="480"/>
          <w:marRight w:val="0"/>
          <w:marTop w:val="0"/>
          <w:marBottom w:val="0"/>
          <w:divBdr>
            <w:top w:val="none" w:sz="0" w:space="0" w:color="auto"/>
            <w:left w:val="none" w:sz="0" w:space="0" w:color="auto"/>
            <w:bottom w:val="none" w:sz="0" w:space="0" w:color="auto"/>
            <w:right w:val="none" w:sz="0" w:space="0" w:color="auto"/>
          </w:divBdr>
        </w:div>
        <w:div w:id="971323175">
          <w:marLeft w:val="480"/>
          <w:marRight w:val="0"/>
          <w:marTop w:val="0"/>
          <w:marBottom w:val="0"/>
          <w:divBdr>
            <w:top w:val="none" w:sz="0" w:space="0" w:color="auto"/>
            <w:left w:val="none" w:sz="0" w:space="0" w:color="auto"/>
            <w:bottom w:val="none" w:sz="0" w:space="0" w:color="auto"/>
            <w:right w:val="none" w:sz="0" w:space="0" w:color="auto"/>
          </w:divBdr>
        </w:div>
        <w:div w:id="981884402">
          <w:marLeft w:val="480"/>
          <w:marRight w:val="0"/>
          <w:marTop w:val="0"/>
          <w:marBottom w:val="0"/>
          <w:divBdr>
            <w:top w:val="none" w:sz="0" w:space="0" w:color="auto"/>
            <w:left w:val="none" w:sz="0" w:space="0" w:color="auto"/>
            <w:bottom w:val="none" w:sz="0" w:space="0" w:color="auto"/>
            <w:right w:val="none" w:sz="0" w:space="0" w:color="auto"/>
          </w:divBdr>
        </w:div>
        <w:div w:id="1067335532">
          <w:marLeft w:val="480"/>
          <w:marRight w:val="0"/>
          <w:marTop w:val="0"/>
          <w:marBottom w:val="0"/>
          <w:divBdr>
            <w:top w:val="none" w:sz="0" w:space="0" w:color="auto"/>
            <w:left w:val="none" w:sz="0" w:space="0" w:color="auto"/>
            <w:bottom w:val="none" w:sz="0" w:space="0" w:color="auto"/>
            <w:right w:val="none" w:sz="0" w:space="0" w:color="auto"/>
          </w:divBdr>
        </w:div>
        <w:div w:id="1098865079">
          <w:marLeft w:val="480"/>
          <w:marRight w:val="0"/>
          <w:marTop w:val="0"/>
          <w:marBottom w:val="0"/>
          <w:divBdr>
            <w:top w:val="none" w:sz="0" w:space="0" w:color="auto"/>
            <w:left w:val="none" w:sz="0" w:space="0" w:color="auto"/>
            <w:bottom w:val="none" w:sz="0" w:space="0" w:color="auto"/>
            <w:right w:val="none" w:sz="0" w:space="0" w:color="auto"/>
          </w:divBdr>
        </w:div>
        <w:div w:id="1117412240">
          <w:marLeft w:val="480"/>
          <w:marRight w:val="0"/>
          <w:marTop w:val="0"/>
          <w:marBottom w:val="0"/>
          <w:divBdr>
            <w:top w:val="none" w:sz="0" w:space="0" w:color="auto"/>
            <w:left w:val="none" w:sz="0" w:space="0" w:color="auto"/>
            <w:bottom w:val="none" w:sz="0" w:space="0" w:color="auto"/>
            <w:right w:val="none" w:sz="0" w:space="0" w:color="auto"/>
          </w:divBdr>
        </w:div>
        <w:div w:id="1162507121">
          <w:marLeft w:val="480"/>
          <w:marRight w:val="0"/>
          <w:marTop w:val="0"/>
          <w:marBottom w:val="0"/>
          <w:divBdr>
            <w:top w:val="none" w:sz="0" w:space="0" w:color="auto"/>
            <w:left w:val="none" w:sz="0" w:space="0" w:color="auto"/>
            <w:bottom w:val="none" w:sz="0" w:space="0" w:color="auto"/>
            <w:right w:val="none" w:sz="0" w:space="0" w:color="auto"/>
          </w:divBdr>
        </w:div>
        <w:div w:id="1162743346">
          <w:marLeft w:val="480"/>
          <w:marRight w:val="0"/>
          <w:marTop w:val="0"/>
          <w:marBottom w:val="0"/>
          <w:divBdr>
            <w:top w:val="none" w:sz="0" w:space="0" w:color="auto"/>
            <w:left w:val="none" w:sz="0" w:space="0" w:color="auto"/>
            <w:bottom w:val="none" w:sz="0" w:space="0" w:color="auto"/>
            <w:right w:val="none" w:sz="0" w:space="0" w:color="auto"/>
          </w:divBdr>
        </w:div>
        <w:div w:id="1232230464">
          <w:marLeft w:val="480"/>
          <w:marRight w:val="0"/>
          <w:marTop w:val="0"/>
          <w:marBottom w:val="0"/>
          <w:divBdr>
            <w:top w:val="none" w:sz="0" w:space="0" w:color="auto"/>
            <w:left w:val="none" w:sz="0" w:space="0" w:color="auto"/>
            <w:bottom w:val="none" w:sz="0" w:space="0" w:color="auto"/>
            <w:right w:val="none" w:sz="0" w:space="0" w:color="auto"/>
          </w:divBdr>
        </w:div>
        <w:div w:id="1360663617">
          <w:marLeft w:val="480"/>
          <w:marRight w:val="0"/>
          <w:marTop w:val="0"/>
          <w:marBottom w:val="0"/>
          <w:divBdr>
            <w:top w:val="none" w:sz="0" w:space="0" w:color="auto"/>
            <w:left w:val="none" w:sz="0" w:space="0" w:color="auto"/>
            <w:bottom w:val="none" w:sz="0" w:space="0" w:color="auto"/>
            <w:right w:val="none" w:sz="0" w:space="0" w:color="auto"/>
          </w:divBdr>
        </w:div>
        <w:div w:id="1379276325">
          <w:marLeft w:val="480"/>
          <w:marRight w:val="0"/>
          <w:marTop w:val="0"/>
          <w:marBottom w:val="0"/>
          <w:divBdr>
            <w:top w:val="none" w:sz="0" w:space="0" w:color="auto"/>
            <w:left w:val="none" w:sz="0" w:space="0" w:color="auto"/>
            <w:bottom w:val="none" w:sz="0" w:space="0" w:color="auto"/>
            <w:right w:val="none" w:sz="0" w:space="0" w:color="auto"/>
          </w:divBdr>
        </w:div>
        <w:div w:id="1400134808">
          <w:marLeft w:val="480"/>
          <w:marRight w:val="0"/>
          <w:marTop w:val="0"/>
          <w:marBottom w:val="0"/>
          <w:divBdr>
            <w:top w:val="none" w:sz="0" w:space="0" w:color="auto"/>
            <w:left w:val="none" w:sz="0" w:space="0" w:color="auto"/>
            <w:bottom w:val="none" w:sz="0" w:space="0" w:color="auto"/>
            <w:right w:val="none" w:sz="0" w:space="0" w:color="auto"/>
          </w:divBdr>
        </w:div>
        <w:div w:id="1451823766">
          <w:marLeft w:val="480"/>
          <w:marRight w:val="0"/>
          <w:marTop w:val="0"/>
          <w:marBottom w:val="0"/>
          <w:divBdr>
            <w:top w:val="none" w:sz="0" w:space="0" w:color="auto"/>
            <w:left w:val="none" w:sz="0" w:space="0" w:color="auto"/>
            <w:bottom w:val="none" w:sz="0" w:space="0" w:color="auto"/>
            <w:right w:val="none" w:sz="0" w:space="0" w:color="auto"/>
          </w:divBdr>
        </w:div>
        <w:div w:id="1463157563">
          <w:marLeft w:val="480"/>
          <w:marRight w:val="0"/>
          <w:marTop w:val="0"/>
          <w:marBottom w:val="0"/>
          <w:divBdr>
            <w:top w:val="none" w:sz="0" w:space="0" w:color="auto"/>
            <w:left w:val="none" w:sz="0" w:space="0" w:color="auto"/>
            <w:bottom w:val="none" w:sz="0" w:space="0" w:color="auto"/>
            <w:right w:val="none" w:sz="0" w:space="0" w:color="auto"/>
          </w:divBdr>
        </w:div>
        <w:div w:id="1521746404">
          <w:marLeft w:val="480"/>
          <w:marRight w:val="0"/>
          <w:marTop w:val="0"/>
          <w:marBottom w:val="0"/>
          <w:divBdr>
            <w:top w:val="none" w:sz="0" w:space="0" w:color="auto"/>
            <w:left w:val="none" w:sz="0" w:space="0" w:color="auto"/>
            <w:bottom w:val="none" w:sz="0" w:space="0" w:color="auto"/>
            <w:right w:val="none" w:sz="0" w:space="0" w:color="auto"/>
          </w:divBdr>
        </w:div>
        <w:div w:id="1533884677">
          <w:marLeft w:val="480"/>
          <w:marRight w:val="0"/>
          <w:marTop w:val="0"/>
          <w:marBottom w:val="0"/>
          <w:divBdr>
            <w:top w:val="none" w:sz="0" w:space="0" w:color="auto"/>
            <w:left w:val="none" w:sz="0" w:space="0" w:color="auto"/>
            <w:bottom w:val="none" w:sz="0" w:space="0" w:color="auto"/>
            <w:right w:val="none" w:sz="0" w:space="0" w:color="auto"/>
          </w:divBdr>
        </w:div>
        <w:div w:id="1543982164">
          <w:marLeft w:val="480"/>
          <w:marRight w:val="0"/>
          <w:marTop w:val="0"/>
          <w:marBottom w:val="0"/>
          <w:divBdr>
            <w:top w:val="none" w:sz="0" w:space="0" w:color="auto"/>
            <w:left w:val="none" w:sz="0" w:space="0" w:color="auto"/>
            <w:bottom w:val="none" w:sz="0" w:space="0" w:color="auto"/>
            <w:right w:val="none" w:sz="0" w:space="0" w:color="auto"/>
          </w:divBdr>
        </w:div>
        <w:div w:id="1546333548">
          <w:marLeft w:val="480"/>
          <w:marRight w:val="0"/>
          <w:marTop w:val="0"/>
          <w:marBottom w:val="0"/>
          <w:divBdr>
            <w:top w:val="none" w:sz="0" w:space="0" w:color="auto"/>
            <w:left w:val="none" w:sz="0" w:space="0" w:color="auto"/>
            <w:bottom w:val="none" w:sz="0" w:space="0" w:color="auto"/>
            <w:right w:val="none" w:sz="0" w:space="0" w:color="auto"/>
          </w:divBdr>
        </w:div>
        <w:div w:id="1553731804">
          <w:marLeft w:val="480"/>
          <w:marRight w:val="0"/>
          <w:marTop w:val="0"/>
          <w:marBottom w:val="0"/>
          <w:divBdr>
            <w:top w:val="none" w:sz="0" w:space="0" w:color="auto"/>
            <w:left w:val="none" w:sz="0" w:space="0" w:color="auto"/>
            <w:bottom w:val="none" w:sz="0" w:space="0" w:color="auto"/>
            <w:right w:val="none" w:sz="0" w:space="0" w:color="auto"/>
          </w:divBdr>
        </w:div>
        <w:div w:id="1572933528">
          <w:marLeft w:val="480"/>
          <w:marRight w:val="0"/>
          <w:marTop w:val="0"/>
          <w:marBottom w:val="0"/>
          <w:divBdr>
            <w:top w:val="none" w:sz="0" w:space="0" w:color="auto"/>
            <w:left w:val="none" w:sz="0" w:space="0" w:color="auto"/>
            <w:bottom w:val="none" w:sz="0" w:space="0" w:color="auto"/>
            <w:right w:val="none" w:sz="0" w:space="0" w:color="auto"/>
          </w:divBdr>
        </w:div>
        <w:div w:id="1576011479">
          <w:marLeft w:val="480"/>
          <w:marRight w:val="0"/>
          <w:marTop w:val="0"/>
          <w:marBottom w:val="0"/>
          <w:divBdr>
            <w:top w:val="none" w:sz="0" w:space="0" w:color="auto"/>
            <w:left w:val="none" w:sz="0" w:space="0" w:color="auto"/>
            <w:bottom w:val="none" w:sz="0" w:space="0" w:color="auto"/>
            <w:right w:val="none" w:sz="0" w:space="0" w:color="auto"/>
          </w:divBdr>
        </w:div>
        <w:div w:id="1603301941">
          <w:marLeft w:val="480"/>
          <w:marRight w:val="0"/>
          <w:marTop w:val="0"/>
          <w:marBottom w:val="0"/>
          <w:divBdr>
            <w:top w:val="none" w:sz="0" w:space="0" w:color="auto"/>
            <w:left w:val="none" w:sz="0" w:space="0" w:color="auto"/>
            <w:bottom w:val="none" w:sz="0" w:space="0" w:color="auto"/>
            <w:right w:val="none" w:sz="0" w:space="0" w:color="auto"/>
          </w:divBdr>
        </w:div>
        <w:div w:id="1610700718">
          <w:marLeft w:val="480"/>
          <w:marRight w:val="0"/>
          <w:marTop w:val="0"/>
          <w:marBottom w:val="0"/>
          <w:divBdr>
            <w:top w:val="none" w:sz="0" w:space="0" w:color="auto"/>
            <w:left w:val="none" w:sz="0" w:space="0" w:color="auto"/>
            <w:bottom w:val="none" w:sz="0" w:space="0" w:color="auto"/>
            <w:right w:val="none" w:sz="0" w:space="0" w:color="auto"/>
          </w:divBdr>
        </w:div>
        <w:div w:id="1613320415">
          <w:marLeft w:val="480"/>
          <w:marRight w:val="0"/>
          <w:marTop w:val="0"/>
          <w:marBottom w:val="0"/>
          <w:divBdr>
            <w:top w:val="none" w:sz="0" w:space="0" w:color="auto"/>
            <w:left w:val="none" w:sz="0" w:space="0" w:color="auto"/>
            <w:bottom w:val="none" w:sz="0" w:space="0" w:color="auto"/>
            <w:right w:val="none" w:sz="0" w:space="0" w:color="auto"/>
          </w:divBdr>
        </w:div>
        <w:div w:id="1636327006">
          <w:marLeft w:val="480"/>
          <w:marRight w:val="0"/>
          <w:marTop w:val="0"/>
          <w:marBottom w:val="0"/>
          <w:divBdr>
            <w:top w:val="none" w:sz="0" w:space="0" w:color="auto"/>
            <w:left w:val="none" w:sz="0" w:space="0" w:color="auto"/>
            <w:bottom w:val="none" w:sz="0" w:space="0" w:color="auto"/>
            <w:right w:val="none" w:sz="0" w:space="0" w:color="auto"/>
          </w:divBdr>
        </w:div>
        <w:div w:id="1704479362">
          <w:marLeft w:val="480"/>
          <w:marRight w:val="0"/>
          <w:marTop w:val="0"/>
          <w:marBottom w:val="0"/>
          <w:divBdr>
            <w:top w:val="none" w:sz="0" w:space="0" w:color="auto"/>
            <w:left w:val="none" w:sz="0" w:space="0" w:color="auto"/>
            <w:bottom w:val="none" w:sz="0" w:space="0" w:color="auto"/>
            <w:right w:val="none" w:sz="0" w:space="0" w:color="auto"/>
          </w:divBdr>
        </w:div>
        <w:div w:id="1731423135">
          <w:marLeft w:val="480"/>
          <w:marRight w:val="0"/>
          <w:marTop w:val="0"/>
          <w:marBottom w:val="0"/>
          <w:divBdr>
            <w:top w:val="none" w:sz="0" w:space="0" w:color="auto"/>
            <w:left w:val="none" w:sz="0" w:space="0" w:color="auto"/>
            <w:bottom w:val="none" w:sz="0" w:space="0" w:color="auto"/>
            <w:right w:val="none" w:sz="0" w:space="0" w:color="auto"/>
          </w:divBdr>
        </w:div>
        <w:div w:id="1737773905">
          <w:marLeft w:val="480"/>
          <w:marRight w:val="0"/>
          <w:marTop w:val="0"/>
          <w:marBottom w:val="0"/>
          <w:divBdr>
            <w:top w:val="none" w:sz="0" w:space="0" w:color="auto"/>
            <w:left w:val="none" w:sz="0" w:space="0" w:color="auto"/>
            <w:bottom w:val="none" w:sz="0" w:space="0" w:color="auto"/>
            <w:right w:val="none" w:sz="0" w:space="0" w:color="auto"/>
          </w:divBdr>
        </w:div>
        <w:div w:id="1765034496">
          <w:marLeft w:val="480"/>
          <w:marRight w:val="0"/>
          <w:marTop w:val="0"/>
          <w:marBottom w:val="0"/>
          <w:divBdr>
            <w:top w:val="none" w:sz="0" w:space="0" w:color="auto"/>
            <w:left w:val="none" w:sz="0" w:space="0" w:color="auto"/>
            <w:bottom w:val="none" w:sz="0" w:space="0" w:color="auto"/>
            <w:right w:val="none" w:sz="0" w:space="0" w:color="auto"/>
          </w:divBdr>
        </w:div>
        <w:div w:id="1774476359">
          <w:marLeft w:val="480"/>
          <w:marRight w:val="0"/>
          <w:marTop w:val="0"/>
          <w:marBottom w:val="0"/>
          <w:divBdr>
            <w:top w:val="none" w:sz="0" w:space="0" w:color="auto"/>
            <w:left w:val="none" w:sz="0" w:space="0" w:color="auto"/>
            <w:bottom w:val="none" w:sz="0" w:space="0" w:color="auto"/>
            <w:right w:val="none" w:sz="0" w:space="0" w:color="auto"/>
          </w:divBdr>
        </w:div>
        <w:div w:id="1790124660">
          <w:marLeft w:val="480"/>
          <w:marRight w:val="0"/>
          <w:marTop w:val="0"/>
          <w:marBottom w:val="0"/>
          <w:divBdr>
            <w:top w:val="none" w:sz="0" w:space="0" w:color="auto"/>
            <w:left w:val="none" w:sz="0" w:space="0" w:color="auto"/>
            <w:bottom w:val="none" w:sz="0" w:space="0" w:color="auto"/>
            <w:right w:val="none" w:sz="0" w:space="0" w:color="auto"/>
          </w:divBdr>
        </w:div>
        <w:div w:id="1818452397">
          <w:marLeft w:val="480"/>
          <w:marRight w:val="0"/>
          <w:marTop w:val="0"/>
          <w:marBottom w:val="0"/>
          <w:divBdr>
            <w:top w:val="none" w:sz="0" w:space="0" w:color="auto"/>
            <w:left w:val="none" w:sz="0" w:space="0" w:color="auto"/>
            <w:bottom w:val="none" w:sz="0" w:space="0" w:color="auto"/>
            <w:right w:val="none" w:sz="0" w:space="0" w:color="auto"/>
          </w:divBdr>
        </w:div>
        <w:div w:id="1843660854">
          <w:marLeft w:val="480"/>
          <w:marRight w:val="0"/>
          <w:marTop w:val="0"/>
          <w:marBottom w:val="0"/>
          <w:divBdr>
            <w:top w:val="none" w:sz="0" w:space="0" w:color="auto"/>
            <w:left w:val="none" w:sz="0" w:space="0" w:color="auto"/>
            <w:bottom w:val="none" w:sz="0" w:space="0" w:color="auto"/>
            <w:right w:val="none" w:sz="0" w:space="0" w:color="auto"/>
          </w:divBdr>
        </w:div>
        <w:div w:id="1948611254">
          <w:marLeft w:val="480"/>
          <w:marRight w:val="0"/>
          <w:marTop w:val="0"/>
          <w:marBottom w:val="0"/>
          <w:divBdr>
            <w:top w:val="none" w:sz="0" w:space="0" w:color="auto"/>
            <w:left w:val="none" w:sz="0" w:space="0" w:color="auto"/>
            <w:bottom w:val="none" w:sz="0" w:space="0" w:color="auto"/>
            <w:right w:val="none" w:sz="0" w:space="0" w:color="auto"/>
          </w:divBdr>
        </w:div>
        <w:div w:id="1972973484">
          <w:marLeft w:val="480"/>
          <w:marRight w:val="0"/>
          <w:marTop w:val="0"/>
          <w:marBottom w:val="0"/>
          <w:divBdr>
            <w:top w:val="none" w:sz="0" w:space="0" w:color="auto"/>
            <w:left w:val="none" w:sz="0" w:space="0" w:color="auto"/>
            <w:bottom w:val="none" w:sz="0" w:space="0" w:color="auto"/>
            <w:right w:val="none" w:sz="0" w:space="0" w:color="auto"/>
          </w:divBdr>
        </w:div>
        <w:div w:id="2034382842">
          <w:marLeft w:val="480"/>
          <w:marRight w:val="0"/>
          <w:marTop w:val="0"/>
          <w:marBottom w:val="0"/>
          <w:divBdr>
            <w:top w:val="none" w:sz="0" w:space="0" w:color="auto"/>
            <w:left w:val="none" w:sz="0" w:space="0" w:color="auto"/>
            <w:bottom w:val="none" w:sz="0" w:space="0" w:color="auto"/>
            <w:right w:val="none" w:sz="0" w:space="0" w:color="auto"/>
          </w:divBdr>
        </w:div>
        <w:div w:id="2050491919">
          <w:marLeft w:val="480"/>
          <w:marRight w:val="0"/>
          <w:marTop w:val="0"/>
          <w:marBottom w:val="0"/>
          <w:divBdr>
            <w:top w:val="none" w:sz="0" w:space="0" w:color="auto"/>
            <w:left w:val="none" w:sz="0" w:space="0" w:color="auto"/>
            <w:bottom w:val="none" w:sz="0" w:space="0" w:color="auto"/>
            <w:right w:val="none" w:sz="0" w:space="0" w:color="auto"/>
          </w:divBdr>
        </w:div>
        <w:div w:id="2067220272">
          <w:marLeft w:val="480"/>
          <w:marRight w:val="0"/>
          <w:marTop w:val="0"/>
          <w:marBottom w:val="0"/>
          <w:divBdr>
            <w:top w:val="none" w:sz="0" w:space="0" w:color="auto"/>
            <w:left w:val="none" w:sz="0" w:space="0" w:color="auto"/>
            <w:bottom w:val="none" w:sz="0" w:space="0" w:color="auto"/>
            <w:right w:val="none" w:sz="0" w:space="0" w:color="auto"/>
          </w:divBdr>
        </w:div>
        <w:div w:id="2075471972">
          <w:marLeft w:val="480"/>
          <w:marRight w:val="0"/>
          <w:marTop w:val="0"/>
          <w:marBottom w:val="0"/>
          <w:divBdr>
            <w:top w:val="none" w:sz="0" w:space="0" w:color="auto"/>
            <w:left w:val="none" w:sz="0" w:space="0" w:color="auto"/>
            <w:bottom w:val="none" w:sz="0" w:space="0" w:color="auto"/>
            <w:right w:val="none" w:sz="0" w:space="0" w:color="auto"/>
          </w:divBdr>
        </w:div>
        <w:div w:id="2103181314">
          <w:marLeft w:val="480"/>
          <w:marRight w:val="0"/>
          <w:marTop w:val="0"/>
          <w:marBottom w:val="0"/>
          <w:divBdr>
            <w:top w:val="none" w:sz="0" w:space="0" w:color="auto"/>
            <w:left w:val="none" w:sz="0" w:space="0" w:color="auto"/>
            <w:bottom w:val="none" w:sz="0" w:space="0" w:color="auto"/>
            <w:right w:val="none" w:sz="0" w:space="0" w:color="auto"/>
          </w:divBdr>
        </w:div>
        <w:div w:id="2133279837">
          <w:marLeft w:val="480"/>
          <w:marRight w:val="0"/>
          <w:marTop w:val="0"/>
          <w:marBottom w:val="0"/>
          <w:divBdr>
            <w:top w:val="none" w:sz="0" w:space="0" w:color="auto"/>
            <w:left w:val="none" w:sz="0" w:space="0" w:color="auto"/>
            <w:bottom w:val="none" w:sz="0" w:space="0" w:color="auto"/>
            <w:right w:val="none" w:sz="0" w:space="0" w:color="auto"/>
          </w:divBdr>
        </w:div>
      </w:divsChild>
    </w:div>
    <w:div w:id="1664966345">
      <w:bodyDiv w:val="1"/>
      <w:marLeft w:val="0"/>
      <w:marRight w:val="0"/>
      <w:marTop w:val="0"/>
      <w:marBottom w:val="0"/>
      <w:divBdr>
        <w:top w:val="none" w:sz="0" w:space="0" w:color="auto"/>
        <w:left w:val="none" w:sz="0" w:space="0" w:color="auto"/>
        <w:bottom w:val="none" w:sz="0" w:space="0" w:color="auto"/>
        <w:right w:val="none" w:sz="0" w:space="0" w:color="auto"/>
      </w:divBdr>
      <w:divsChild>
        <w:div w:id="1612473022">
          <w:marLeft w:val="480"/>
          <w:marRight w:val="0"/>
          <w:marTop w:val="0"/>
          <w:marBottom w:val="0"/>
          <w:divBdr>
            <w:top w:val="none" w:sz="0" w:space="0" w:color="auto"/>
            <w:left w:val="none" w:sz="0" w:space="0" w:color="auto"/>
            <w:bottom w:val="none" w:sz="0" w:space="0" w:color="auto"/>
            <w:right w:val="none" w:sz="0" w:space="0" w:color="auto"/>
          </w:divBdr>
        </w:div>
        <w:div w:id="1088766092">
          <w:marLeft w:val="480"/>
          <w:marRight w:val="0"/>
          <w:marTop w:val="0"/>
          <w:marBottom w:val="0"/>
          <w:divBdr>
            <w:top w:val="none" w:sz="0" w:space="0" w:color="auto"/>
            <w:left w:val="none" w:sz="0" w:space="0" w:color="auto"/>
            <w:bottom w:val="none" w:sz="0" w:space="0" w:color="auto"/>
            <w:right w:val="none" w:sz="0" w:space="0" w:color="auto"/>
          </w:divBdr>
        </w:div>
        <w:div w:id="1186404836">
          <w:marLeft w:val="480"/>
          <w:marRight w:val="0"/>
          <w:marTop w:val="0"/>
          <w:marBottom w:val="0"/>
          <w:divBdr>
            <w:top w:val="none" w:sz="0" w:space="0" w:color="auto"/>
            <w:left w:val="none" w:sz="0" w:space="0" w:color="auto"/>
            <w:bottom w:val="none" w:sz="0" w:space="0" w:color="auto"/>
            <w:right w:val="none" w:sz="0" w:space="0" w:color="auto"/>
          </w:divBdr>
        </w:div>
        <w:div w:id="1266497197">
          <w:marLeft w:val="480"/>
          <w:marRight w:val="0"/>
          <w:marTop w:val="0"/>
          <w:marBottom w:val="0"/>
          <w:divBdr>
            <w:top w:val="none" w:sz="0" w:space="0" w:color="auto"/>
            <w:left w:val="none" w:sz="0" w:space="0" w:color="auto"/>
            <w:bottom w:val="none" w:sz="0" w:space="0" w:color="auto"/>
            <w:right w:val="none" w:sz="0" w:space="0" w:color="auto"/>
          </w:divBdr>
        </w:div>
        <w:div w:id="500702678">
          <w:marLeft w:val="480"/>
          <w:marRight w:val="0"/>
          <w:marTop w:val="0"/>
          <w:marBottom w:val="0"/>
          <w:divBdr>
            <w:top w:val="none" w:sz="0" w:space="0" w:color="auto"/>
            <w:left w:val="none" w:sz="0" w:space="0" w:color="auto"/>
            <w:bottom w:val="none" w:sz="0" w:space="0" w:color="auto"/>
            <w:right w:val="none" w:sz="0" w:space="0" w:color="auto"/>
          </w:divBdr>
        </w:div>
        <w:div w:id="507521049">
          <w:marLeft w:val="480"/>
          <w:marRight w:val="0"/>
          <w:marTop w:val="0"/>
          <w:marBottom w:val="0"/>
          <w:divBdr>
            <w:top w:val="none" w:sz="0" w:space="0" w:color="auto"/>
            <w:left w:val="none" w:sz="0" w:space="0" w:color="auto"/>
            <w:bottom w:val="none" w:sz="0" w:space="0" w:color="auto"/>
            <w:right w:val="none" w:sz="0" w:space="0" w:color="auto"/>
          </w:divBdr>
        </w:div>
        <w:div w:id="1791707386">
          <w:marLeft w:val="480"/>
          <w:marRight w:val="0"/>
          <w:marTop w:val="0"/>
          <w:marBottom w:val="0"/>
          <w:divBdr>
            <w:top w:val="none" w:sz="0" w:space="0" w:color="auto"/>
            <w:left w:val="none" w:sz="0" w:space="0" w:color="auto"/>
            <w:bottom w:val="none" w:sz="0" w:space="0" w:color="auto"/>
            <w:right w:val="none" w:sz="0" w:space="0" w:color="auto"/>
          </w:divBdr>
        </w:div>
        <w:div w:id="773792503">
          <w:marLeft w:val="480"/>
          <w:marRight w:val="0"/>
          <w:marTop w:val="0"/>
          <w:marBottom w:val="0"/>
          <w:divBdr>
            <w:top w:val="none" w:sz="0" w:space="0" w:color="auto"/>
            <w:left w:val="none" w:sz="0" w:space="0" w:color="auto"/>
            <w:bottom w:val="none" w:sz="0" w:space="0" w:color="auto"/>
            <w:right w:val="none" w:sz="0" w:space="0" w:color="auto"/>
          </w:divBdr>
        </w:div>
        <w:div w:id="1638801898">
          <w:marLeft w:val="480"/>
          <w:marRight w:val="0"/>
          <w:marTop w:val="0"/>
          <w:marBottom w:val="0"/>
          <w:divBdr>
            <w:top w:val="none" w:sz="0" w:space="0" w:color="auto"/>
            <w:left w:val="none" w:sz="0" w:space="0" w:color="auto"/>
            <w:bottom w:val="none" w:sz="0" w:space="0" w:color="auto"/>
            <w:right w:val="none" w:sz="0" w:space="0" w:color="auto"/>
          </w:divBdr>
        </w:div>
        <w:div w:id="328677409">
          <w:marLeft w:val="480"/>
          <w:marRight w:val="0"/>
          <w:marTop w:val="0"/>
          <w:marBottom w:val="0"/>
          <w:divBdr>
            <w:top w:val="none" w:sz="0" w:space="0" w:color="auto"/>
            <w:left w:val="none" w:sz="0" w:space="0" w:color="auto"/>
            <w:bottom w:val="none" w:sz="0" w:space="0" w:color="auto"/>
            <w:right w:val="none" w:sz="0" w:space="0" w:color="auto"/>
          </w:divBdr>
        </w:div>
        <w:div w:id="1842038424">
          <w:marLeft w:val="480"/>
          <w:marRight w:val="0"/>
          <w:marTop w:val="0"/>
          <w:marBottom w:val="0"/>
          <w:divBdr>
            <w:top w:val="none" w:sz="0" w:space="0" w:color="auto"/>
            <w:left w:val="none" w:sz="0" w:space="0" w:color="auto"/>
            <w:bottom w:val="none" w:sz="0" w:space="0" w:color="auto"/>
            <w:right w:val="none" w:sz="0" w:space="0" w:color="auto"/>
          </w:divBdr>
        </w:div>
        <w:div w:id="1450785094">
          <w:marLeft w:val="480"/>
          <w:marRight w:val="0"/>
          <w:marTop w:val="0"/>
          <w:marBottom w:val="0"/>
          <w:divBdr>
            <w:top w:val="none" w:sz="0" w:space="0" w:color="auto"/>
            <w:left w:val="none" w:sz="0" w:space="0" w:color="auto"/>
            <w:bottom w:val="none" w:sz="0" w:space="0" w:color="auto"/>
            <w:right w:val="none" w:sz="0" w:space="0" w:color="auto"/>
          </w:divBdr>
        </w:div>
        <w:div w:id="1255434268">
          <w:marLeft w:val="480"/>
          <w:marRight w:val="0"/>
          <w:marTop w:val="0"/>
          <w:marBottom w:val="0"/>
          <w:divBdr>
            <w:top w:val="none" w:sz="0" w:space="0" w:color="auto"/>
            <w:left w:val="none" w:sz="0" w:space="0" w:color="auto"/>
            <w:bottom w:val="none" w:sz="0" w:space="0" w:color="auto"/>
            <w:right w:val="none" w:sz="0" w:space="0" w:color="auto"/>
          </w:divBdr>
        </w:div>
        <w:div w:id="743525608">
          <w:marLeft w:val="480"/>
          <w:marRight w:val="0"/>
          <w:marTop w:val="0"/>
          <w:marBottom w:val="0"/>
          <w:divBdr>
            <w:top w:val="none" w:sz="0" w:space="0" w:color="auto"/>
            <w:left w:val="none" w:sz="0" w:space="0" w:color="auto"/>
            <w:bottom w:val="none" w:sz="0" w:space="0" w:color="auto"/>
            <w:right w:val="none" w:sz="0" w:space="0" w:color="auto"/>
          </w:divBdr>
        </w:div>
        <w:div w:id="50034664">
          <w:marLeft w:val="480"/>
          <w:marRight w:val="0"/>
          <w:marTop w:val="0"/>
          <w:marBottom w:val="0"/>
          <w:divBdr>
            <w:top w:val="none" w:sz="0" w:space="0" w:color="auto"/>
            <w:left w:val="none" w:sz="0" w:space="0" w:color="auto"/>
            <w:bottom w:val="none" w:sz="0" w:space="0" w:color="auto"/>
            <w:right w:val="none" w:sz="0" w:space="0" w:color="auto"/>
          </w:divBdr>
        </w:div>
        <w:div w:id="511771192">
          <w:marLeft w:val="480"/>
          <w:marRight w:val="0"/>
          <w:marTop w:val="0"/>
          <w:marBottom w:val="0"/>
          <w:divBdr>
            <w:top w:val="none" w:sz="0" w:space="0" w:color="auto"/>
            <w:left w:val="none" w:sz="0" w:space="0" w:color="auto"/>
            <w:bottom w:val="none" w:sz="0" w:space="0" w:color="auto"/>
            <w:right w:val="none" w:sz="0" w:space="0" w:color="auto"/>
          </w:divBdr>
        </w:div>
        <w:div w:id="542328844">
          <w:marLeft w:val="480"/>
          <w:marRight w:val="0"/>
          <w:marTop w:val="0"/>
          <w:marBottom w:val="0"/>
          <w:divBdr>
            <w:top w:val="none" w:sz="0" w:space="0" w:color="auto"/>
            <w:left w:val="none" w:sz="0" w:space="0" w:color="auto"/>
            <w:bottom w:val="none" w:sz="0" w:space="0" w:color="auto"/>
            <w:right w:val="none" w:sz="0" w:space="0" w:color="auto"/>
          </w:divBdr>
        </w:div>
        <w:div w:id="19208786">
          <w:marLeft w:val="480"/>
          <w:marRight w:val="0"/>
          <w:marTop w:val="0"/>
          <w:marBottom w:val="0"/>
          <w:divBdr>
            <w:top w:val="none" w:sz="0" w:space="0" w:color="auto"/>
            <w:left w:val="none" w:sz="0" w:space="0" w:color="auto"/>
            <w:bottom w:val="none" w:sz="0" w:space="0" w:color="auto"/>
            <w:right w:val="none" w:sz="0" w:space="0" w:color="auto"/>
          </w:divBdr>
        </w:div>
        <w:div w:id="1566723149">
          <w:marLeft w:val="480"/>
          <w:marRight w:val="0"/>
          <w:marTop w:val="0"/>
          <w:marBottom w:val="0"/>
          <w:divBdr>
            <w:top w:val="none" w:sz="0" w:space="0" w:color="auto"/>
            <w:left w:val="none" w:sz="0" w:space="0" w:color="auto"/>
            <w:bottom w:val="none" w:sz="0" w:space="0" w:color="auto"/>
            <w:right w:val="none" w:sz="0" w:space="0" w:color="auto"/>
          </w:divBdr>
        </w:div>
        <w:div w:id="1133984565">
          <w:marLeft w:val="480"/>
          <w:marRight w:val="0"/>
          <w:marTop w:val="0"/>
          <w:marBottom w:val="0"/>
          <w:divBdr>
            <w:top w:val="none" w:sz="0" w:space="0" w:color="auto"/>
            <w:left w:val="none" w:sz="0" w:space="0" w:color="auto"/>
            <w:bottom w:val="none" w:sz="0" w:space="0" w:color="auto"/>
            <w:right w:val="none" w:sz="0" w:space="0" w:color="auto"/>
          </w:divBdr>
        </w:div>
        <w:div w:id="47192768">
          <w:marLeft w:val="480"/>
          <w:marRight w:val="0"/>
          <w:marTop w:val="0"/>
          <w:marBottom w:val="0"/>
          <w:divBdr>
            <w:top w:val="none" w:sz="0" w:space="0" w:color="auto"/>
            <w:left w:val="none" w:sz="0" w:space="0" w:color="auto"/>
            <w:bottom w:val="none" w:sz="0" w:space="0" w:color="auto"/>
            <w:right w:val="none" w:sz="0" w:space="0" w:color="auto"/>
          </w:divBdr>
        </w:div>
        <w:div w:id="1517185781">
          <w:marLeft w:val="480"/>
          <w:marRight w:val="0"/>
          <w:marTop w:val="0"/>
          <w:marBottom w:val="0"/>
          <w:divBdr>
            <w:top w:val="none" w:sz="0" w:space="0" w:color="auto"/>
            <w:left w:val="none" w:sz="0" w:space="0" w:color="auto"/>
            <w:bottom w:val="none" w:sz="0" w:space="0" w:color="auto"/>
            <w:right w:val="none" w:sz="0" w:space="0" w:color="auto"/>
          </w:divBdr>
        </w:div>
        <w:div w:id="1527058738">
          <w:marLeft w:val="480"/>
          <w:marRight w:val="0"/>
          <w:marTop w:val="0"/>
          <w:marBottom w:val="0"/>
          <w:divBdr>
            <w:top w:val="none" w:sz="0" w:space="0" w:color="auto"/>
            <w:left w:val="none" w:sz="0" w:space="0" w:color="auto"/>
            <w:bottom w:val="none" w:sz="0" w:space="0" w:color="auto"/>
            <w:right w:val="none" w:sz="0" w:space="0" w:color="auto"/>
          </w:divBdr>
        </w:div>
        <w:div w:id="627204798">
          <w:marLeft w:val="480"/>
          <w:marRight w:val="0"/>
          <w:marTop w:val="0"/>
          <w:marBottom w:val="0"/>
          <w:divBdr>
            <w:top w:val="none" w:sz="0" w:space="0" w:color="auto"/>
            <w:left w:val="none" w:sz="0" w:space="0" w:color="auto"/>
            <w:bottom w:val="none" w:sz="0" w:space="0" w:color="auto"/>
            <w:right w:val="none" w:sz="0" w:space="0" w:color="auto"/>
          </w:divBdr>
        </w:div>
        <w:div w:id="1236166271">
          <w:marLeft w:val="480"/>
          <w:marRight w:val="0"/>
          <w:marTop w:val="0"/>
          <w:marBottom w:val="0"/>
          <w:divBdr>
            <w:top w:val="none" w:sz="0" w:space="0" w:color="auto"/>
            <w:left w:val="none" w:sz="0" w:space="0" w:color="auto"/>
            <w:bottom w:val="none" w:sz="0" w:space="0" w:color="auto"/>
            <w:right w:val="none" w:sz="0" w:space="0" w:color="auto"/>
          </w:divBdr>
        </w:div>
        <w:div w:id="1033649570">
          <w:marLeft w:val="480"/>
          <w:marRight w:val="0"/>
          <w:marTop w:val="0"/>
          <w:marBottom w:val="0"/>
          <w:divBdr>
            <w:top w:val="none" w:sz="0" w:space="0" w:color="auto"/>
            <w:left w:val="none" w:sz="0" w:space="0" w:color="auto"/>
            <w:bottom w:val="none" w:sz="0" w:space="0" w:color="auto"/>
            <w:right w:val="none" w:sz="0" w:space="0" w:color="auto"/>
          </w:divBdr>
        </w:div>
        <w:div w:id="312880960">
          <w:marLeft w:val="480"/>
          <w:marRight w:val="0"/>
          <w:marTop w:val="0"/>
          <w:marBottom w:val="0"/>
          <w:divBdr>
            <w:top w:val="none" w:sz="0" w:space="0" w:color="auto"/>
            <w:left w:val="none" w:sz="0" w:space="0" w:color="auto"/>
            <w:bottom w:val="none" w:sz="0" w:space="0" w:color="auto"/>
            <w:right w:val="none" w:sz="0" w:space="0" w:color="auto"/>
          </w:divBdr>
        </w:div>
        <w:div w:id="1294097112">
          <w:marLeft w:val="480"/>
          <w:marRight w:val="0"/>
          <w:marTop w:val="0"/>
          <w:marBottom w:val="0"/>
          <w:divBdr>
            <w:top w:val="none" w:sz="0" w:space="0" w:color="auto"/>
            <w:left w:val="none" w:sz="0" w:space="0" w:color="auto"/>
            <w:bottom w:val="none" w:sz="0" w:space="0" w:color="auto"/>
            <w:right w:val="none" w:sz="0" w:space="0" w:color="auto"/>
          </w:divBdr>
        </w:div>
        <w:div w:id="587154473">
          <w:marLeft w:val="480"/>
          <w:marRight w:val="0"/>
          <w:marTop w:val="0"/>
          <w:marBottom w:val="0"/>
          <w:divBdr>
            <w:top w:val="none" w:sz="0" w:space="0" w:color="auto"/>
            <w:left w:val="none" w:sz="0" w:space="0" w:color="auto"/>
            <w:bottom w:val="none" w:sz="0" w:space="0" w:color="auto"/>
            <w:right w:val="none" w:sz="0" w:space="0" w:color="auto"/>
          </w:divBdr>
        </w:div>
        <w:div w:id="2111584170">
          <w:marLeft w:val="480"/>
          <w:marRight w:val="0"/>
          <w:marTop w:val="0"/>
          <w:marBottom w:val="0"/>
          <w:divBdr>
            <w:top w:val="none" w:sz="0" w:space="0" w:color="auto"/>
            <w:left w:val="none" w:sz="0" w:space="0" w:color="auto"/>
            <w:bottom w:val="none" w:sz="0" w:space="0" w:color="auto"/>
            <w:right w:val="none" w:sz="0" w:space="0" w:color="auto"/>
          </w:divBdr>
        </w:div>
        <w:div w:id="89011551">
          <w:marLeft w:val="480"/>
          <w:marRight w:val="0"/>
          <w:marTop w:val="0"/>
          <w:marBottom w:val="0"/>
          <w:divBdr>
            <w:top w:val="none" w:sz="0" w:space="0" w:color="auto"/>
            <w:left w:val="none" w:sz="0" w:space="0" w:color="auto"/>
            <w:bottom w:val="none" w:sz="0" w:space="0" w:color="auto"/>
            <w:right w:val="none" w:sz="0" w:space="0" w:color="auto"/>
          </w:divBdr>
        </w:div>
        <w:div w:id="212735493">
          <w:marLeft w:val="480"/>
          <w:marRight w:val="0"/>
          <w:marTop w:val="0"/>
          <w:marBottom w:val="0"/>
          <w:divBdr>
            <w:top w:val="none" w:sz="0" w:space="0" w:color="auto"/>
            <w:left w:val="none" w:sz="0" w:space="0" w:color="auto"/>
            <w:bottom w:val="none" w:sz="0" w:space="0" w:color="auto"/>
            <w:right w:val="none" w:sz="0" w:space="0" w:color="auto"/>
          </w:divBdr>
        </w:div>
        <w:div w:id="1047950231">
          <w:marLeft w:val="480"/>
          <w:marRight w:val="0"/>
          <w:marTop w:val="0"/>
          <w:marBottom w:val="0"/>
          <w:divBdr>
            <w:top w:val="none" w:sz="0" w:space="0" w:color="auto"/>
            <w:left w:val="none" w:sz="0" w:space="0" w:color="auto"/>
            <w:bottom w:val="none" w:sz="0" w:space="0" w:color="auto"/>
            <w:right w:val="none" w:sz="0" w:space="0" w:color="auto"/>
          </w:divBdr>
        </w:div>
        <w:div w:id="200825060">
          <w:marLeft w:val="480"/>
          <w:marRight w:val="0"/>
          <w:marTop w:val="0"/>
          <w:marBottom w:val="0"/>
          <w:divBdr>
            <w:top w:val="none" w:sz="0" w:space="0" w:color="auto"/>
            <w:left w:val="none" w:sz="0" w:space="0" w:color="auto"/>
            <w:bottom w:val="none" w:sz="0" w:space="0" w:color="auto"/>
            <w:right w:val="none" w:sz="0" w:space="0" w:color="auto"/>
          </w:divBdr>
        </w:div>
        <w:div w:id="1437485564">
          <w:marLeft w:val="480"/>
          <w:marRight w:val="0"/>
          <w:marTop w:val="0"/>
          <w:marBottom w:val="0"/>
          <w:divBdr>
            <w:top w:val="none" w:sz="0" w:space="0" w:color="auto"/>
            <w:left w:val="none" w:sz="0" w:space="0" w:color="auto"/>
            <w:bottom w:val="none" w:sz="0" w:space="0" w:color="auto"/>
            <w:right w:val="none" w:sz="0" w:space="0" w:color="auto"/>
          </w:divBdr>
        </w:div>
        <w:div w:id="1578517902">
          <w:marLeft w:val="480"/>
          <w:marRight w:val="0"/>
          <w:marTop w:val="0"/>
          <w:marBottom w:val="0"/>
          <w:divBdr>
            <w:top w:val="none" w:sz="0" w:space="0" w:color="auto"/>
            <w:left w:val="none" w:sz="0" w:space="0" w:color="auto"/>
            <w:bottom w:val="none" w:sz="0" w:space="0" w:color="auto"/>
            <w:right w:val="none" w:sz="0" w:space="0" w:color="auto"/>
          </w:divBdr>
        </w:div>
        <w:div w:id="1666325013">
          <w:marLeft w:val="480"/>
          <w:marRight w:val="0"/>
          <w:marTop w:val="0"/>
          <w:marBottom w:val="0"/>
          <w:divBdr>
            <w:top w:val="none" w:sz="0" w:space="0" w:color="auto"/>
            <w:left w:val="none" w:sz="0" w:space="0" w:color="auto"/>
            <w:bottom w:val="none" w:sz="0" w:space="0" w:color="auto"/>
            <w:right w:val="none" w:sz="0" w:space="0" w:color="auto"/>
          </w:divBdr>
        </w:div>
        <w:div w:id="959578235">
          <w:marLeft w:val="480"/>
          <w:marRight w:val="0"/>
          <w:marTop w:val="0"/>
          <w:marBottom w:val="0"/>
          <w:divBdr>
            <w:top w:val="none" w:sz="0" w:space="0" w:color="auto"/>
            <w:left w:val="none" w:sz="0" w:space="0" w:color="auto"/>
            <w:bottom w:val="none" w:sz="0" w:space="0" w:color="auto"/>
            <w:right w:val="none" w:sz="0" w:space="0" w:color="auto"/>
          </w:divBdr>
        </w:div>
        <w:div w:id="1677684030">
          <w:marLeft w:val="480"/>
          <w:marRight w:val="0"/>
          <w:marTop w:val="0"/>
          <w:marBottom w:val="0"/>
          <w:divBdr>
            <w:top w:val="none" w:sz="0" w:space="0" w:color="auto"/>
            <w:left w:val="none" w:sz="0" w:space="0" w:color="auto"/>
            <w:bottom w:val="none" w:sz="0" w:space="0" w:color="auto"/>
            <w:right w:val="none" w:sz="0" w:space="0" w:color="auto"/>
          </w:divBdr>
        </w:div>
        <w:div w:id="94450171">
          <w:marLeft w:val="480"/>
          <w:marRight w:val="0"/>
          <w:marTop w:val="0"/>
          <w:marBottom w:val="0"/>
          <w:divBdr>
            <w:top w:val="none" w:sz="0" w:space="0" w:color="auto"/>
            <w:left w:val="none" w:sz="0" w:space="0" w:color="auto"/>
            <w:bottom w:val="none" w:sz="0" w:space="0" w:color="auto"/>
            <w:right w:val="none" w:sz="0" w:space="0" w:color="auto"/>
          </w:divBdr>
        </w:div>
        <w:div w:id="2094356598">
          <w:marLeft w:val="480"/>
          <w:marRight w:val="0"/>
          <w:marTop w:val="0"/>
          <w:marBottom w:val="0"/>
          <w:divBdr>
            <w:top w:val="none" w:sz="0" w:space="0" w:color="auto"/>
            <w:left w:val="none" w:sz="0" w:space="0" w:color="auto"/>
            <w:bottom w:val="none" w:sz="0" w:space="0" w:color="auto"/>
            <w:right w:val="none" w:sz="0" w:space="0" w:color="auto"/>
          </w:divBdr>
        </w:div>
        <w:div w:id="1236548293">
          <w:marLeft w:val="480"/>
          <w:marRight w:val="0"/>
          <w:marTop w:val="0"/>
          <w:marBottom w:val="0"/>
          <w:divBdr>
            <w:top w:val="none" w:sz="0" w:space="0" w:color="auto"/>
            <w:left w:val="none" w:sz="0" w:space="0" w:color="auto"/>
            <w:bottom w:val="none" w:sz="0" w:space="0" w:color="auto"/>
            <w:right w:val="none" w:sz="0" w:space="0" w:color="auto"/>
          </w:divBdr>
        </w:div>
        <w:div w:id="820077648">
          <w:marLeft w:val="480"/>
          <w:marRight w:val="0"/>
          <w:marTop w:val="0"/>
          <w:marBottom w:val="0"/>
          <w:divBdr>
            <w:top w:val="none" w:sz="0" w:space="0" w:color="auto"/>
            <w:left w:val="none" w:sz="0" w:space="0" w:color="auto"/>
            <w:bottom w:val="none" w:sz="0" w:space="0" w:color="auto"/>
            <w:right w:val="none" w:sz="0" w:space="0" w:color="auto"/>
          </w:divBdr>
        </w:div>
        <w:div w:id="99179001">
          <w:marLeft w:val="480"/>
          <w:marRight w:val="0"/>
          <w:marTop w:val="0"/>
          <w:marBottom w:val="0"/>
          <w:divBdr>
            <w:top w:val="none" w:sz="0" w:space="0" w:color="auto"/>
            <w:left w:val="none" w:sz="0" w:space="0" w:color="auto"/>
            <w:bottom w:val="none" w:sz="0" w:space="0" w:color="auto"/>
            <w:right w:val="none" w:sz="0" w:space="0" w:color="auto"/>
          </w:divBdr>
        </w:div>
        <w:div w:id="1238203733">
          <w:marLeft w:val="480"/>
          <w:marRight w:val="0"/>
          <w:marTop w:val="0"/>
          <w:marBottom w:val="0"/>
          <w:divBdr>
            <w:top w:val="none" w:sz="0" w:space="0" w:color="auto"/>
            <w:left w:val="none" w:sz="0" w:space="0" w:color="auto"/>
            <w:bottom w:val="none" w:sz="0" w:space="0" w:color="auto"/>
            <w:right w:val="none" w:sz="0" w:space="0" w:color="auto"/>
          </w:divBdr>
        </w:div>
        <w:div w:id="1613122241">
          <w:marLeft w:val="480"/>
          <w:marRight w:val="0"/>
          <w:marTop w:val="0"/>
          <w:marBottom w:val="0"/>
          <w:divBdr>
            <w:top w:val="none" w:sz="0" w:space="0" w:color="auto"/>
            <w:left w:val="none" w:sz="0" w:space="0" w:color="auto"/>
            <w:bottom w:val="none" w:sz="0" w:space="0" w:color="auto"/>
            <w:right w:val="none" w:sz="0" w:space="0" w:color="auto"/>
          </w:divBdr>
        </w:div>
        <w:div w:id="1676419795">
          <w:marLeft w:val="480"/>
          <w:marRight w:val="0"/>
          <w:marTop w:val="0"/>
          <w:marBottom w:val="0"/>
          <w:divBdr>
            <w:top w:val="none" w:sz="0" w:space="0" w:color="auto"/>
            <w:left w:val="none" w:sz="0" w:space="0" w:color="auto"/>
            <w:bottom w:val="none" w:sz="0" w:space="0" w:color="auto"/>
            <w:right w:val="none" w:sz="0" w:space="0" w:color="auto"/>
          </w:divBdr>
        </w:div>
        <w:div w:id="2141609482">
          <w:marLeft w:val="480"/>
          <w:marRight w:val="0"/>
          <w:marTop w:val="0"/>
          <w:marBottom w:val="0"/>
          <w:divBdr>
            <w:top w:val="none" w:sz="0" w:space="0" w:color="auto"/>
            <w:left w:val="none" w:sz="0" w:space="0" w:color="auto"/>
            <w:bottom w:val="none" w:sz="0" w:space="0" w:color="auto"/>
            <w:right w:val="none" w:sz="0" w:space="0" w:color="auto"/>
          </w:divBdr>
        </w:div>
        <w:div w:id="1492257668">
          <w:marLeft w:val="480"/>
          <w:marRight w:val="0"/>
          <w:marTop w:val="0"/>
          <w:marBottom w:val="0"/>
          <w:divBdr>
            <w:top w:val="none" w:sz="0" w:space="0" w:color="auto"/>
            <w:left w:val="none" w:sz="0" w:space="0" w:color="auto"/>
            <w:bottom w:val="none" w:sz="0" w:space="0" w:color="auto"/>
            <w:right w:val="none" w:sz="0" w:space="0" w:color="auto"/>
          </w:divBdr>
        </w:div>
        <w:div w:id="1220552662">
          <w:marLeft w:val="480"/>
          <w:marRight w:val="0"/>
          <w:marTop w:val="0"/>
          <w:marBottom w:val="0"/>
          <w:divBdr>
            <w:top w:val="none" w:sz="0" w:space="0" w:color="auto"/>
            <w:left w:val="none" w:sz="0" w:space="0" w:color="auto"/>
            <w:bottom w:val="none" w:sz="0" w:space="0" w:color="auto"/>
            <w:right w:val="none" w:sz="0" w:space="0" w:color="auto"/>
          </w:divBdr>
        </w:div>
        <w:div w:id="1328905304">
          <w:marLeft w:val="480"/>
          <w:marRight w:val="0"/>
          <w:marTop w:val="0"/>
          <w:marBottom w:val="0"/>
          <w:divBdr>
            <w:top w:val="none" w:sz="0" w:space="0" w:color="auto"/>
            <w:left w:val="none" w:sz="0" w:space="0" w:color="auto"/>
            <w:bottom w:val="none" w:sz="0" w:space="0" w:color="auto"/>
            <w:right w:val="none" w:sz="0" w:space="0" w:color="auto"/>
          </w:divBdr>
        </w:div>
        <w:div w:id="1687975185">
          <w:marLeft w:val="480"/>
          <w:marRight w:val="0"/>
          <w:marTop w:val="0"/>
          <w:marBottom w:val="0"/>
          <w:divBdr>
            <w:top w:val="none" w:sz="0" w:space="0" w:color="auto"/>
            <w:left w:val="none" w:sz="0" w:space="0" w:color="auto"/>
            <w:bottom w:val="none" w:sz="0" w:space="0" w:color="auto"/>
            <w:right w:val="none" w:sz="0" w:space="0" w:color="auto"/>
          </w:divBdr>
        </w:div>
        <w:div w:id="1122306223">
          <w:marLeft w:val="480"/>
          <w:marRight w:val="0"/>
          <w:marTop w:val="0"/>
          <w:marBottom w:val="0"/>
          <w:divBdr>
            <w:top w:val="none" w:sz="0" w:space="0" w:color="auto"/>
            <w:left w:val="none" w:sz="0" w:space="0" w:color="auto"/>
            <w:bottom w:val="none" w:sz="0" w:space="0" w:color="auto"/>
            <w:right w:val="none" w:sz="0" w:space="0" w:color="auto"/>
          </w:divBdr>
        </w:div>
        <w:div w:id="578759359">
          <w:marLeft w:val="480"/>
          <w:marRight w:val="0"/>
          <w:marTop w:val="0"/>
          <w:marBottom w:val="0"/>
          <w:divBdr>
            <w:top w:val="none" w:sz="0" w:space="0" w:color="auto"/>
            <w:left w:val="none" w:sz="0" w:space="0" w:color="auto"/>
            <w:bottom w:val="none" w:sz="0" w:space="0" w:color="auto"/>
            <w:right w:val="none" w:sz="0" w:space="0" w:color="auto"/>
          </w:divBdr>
        </w:div>
        <w:div w:id="2004509572">
          <w:marLeft w:val="480"/>
          <w:marRight w:val="0"/>
          <w:marTop w:val="0"/>
          <w:marBottom w:val="0"/>
          <w:divBdr>
            <w:top w:val="none" w:sz="0" w:space="0" w:color="auto"/>
            <w:left w:val="none" w:sz="0" w:space="0" w:color="auto"/>
            <w:bottom w:val="none" w:sz="0" w:space="0" w:color="auto"/>
            <w:right w:val="none" w:sz="0" w:space="0" w:color="auto"/>
          </w:divBdr>
        </w:div>
        <w:div w:id="1761634833">
          <w:marLeft w:val="480"/>
          <w:marRight w:val="0"/>
          <w:marTop w:val="0"/>
          <w:marBottom w:val="0"/>
          <w:divBdr>
            <w:top w:val="none" w:sz="0" w:space="0" w:color="auto"/>
            <w:left w:val="none" w:sz="0" w:space="0" w:color="auto"/>
            <w:bottom w:val="none" w:sz="0" w:space="0" w:color="auto"/>
            <w:right w:val="none" w:sz="0" w:space="0" w:color="auto"/>
          </w:divBdr>
        </w:div>
        <w:div w:id="773090228">
          <w:marLeft w:val="480"/>
          <w:marRight w:val="0"/>
          <w:marTop w:val="0"/>
          <w:marBottom w:val="0"/>
          <w:divBdr>
            <w:top w:val="none" w:sz="0" w:space="0" w:color="auto"/>
            <w:left w:val="none" w:sz="0" w:space="0" w:color="auto"/>
            <w:bottom w:val="none" w:sz="0" w:space="0" w:color="auto"/>
            <w:right w:val="none" w:sz="0" w:space="0" w:color="auto"/>
          </w:divBdr>
        </w:div>
        <w:div w:id="1901018444">
          <w:marLeft w:val="480"/>
          <w:marRight w:val="0"/>
          <w:marTop w:val="0"/>
          <w:marBottom w:val="0"/>
          <w:divBdr>
            <w:top w:val="none" w:sz="0" w:space="0" w:color="auto"/>
            <w:left w:val="none" w:sz="0" w:space="0" w:color="auto"/>
            <w:bottom w:val="none" w:sz="0" w:space="0" w:color="auto"/>
            <w:right w:val="none" w:sz="0" w:space="0" w:color="auto"/>
          </w:divBdr>
        </w:div>
        <w:div w:id="789282797">
          <w:marLeft w:val="480"/>
          <w:marRight w:val="0"/>
          <w:marTop w:val="0"/>
          <w:marBottom w:val="0"/>
          <w:divBdr>
            <w:top w:val="none" w:sz="0" w:space="0" w:color="auto"/>
            <w:left w:val="none" w:sz="0" w:space="0" w:color="auto"/>
            <w:bottom w:val="none" w:sz="0" w:space="0" w:color="auto"/>
            <w:right w:val="none" w:sz="0" w:space="0" w:color="auto"/>
          </w:divBdr>
        </w:div>
        <w:div w:id="1436365643">
          <w:marLeft w:val="480"/>
          <w:marRight w:val="0"/>
          <w:marTop w:val="0"/>
          <w:marBottom w:val="0"/>
          <w:divBdr>
            <w:top w:val="none" w:sz="0" w:space="0" w:color="auto"/>
            <w:left w:val="none" w:sz="0" w:space="0" w:color="auto"/>
            <w:bottom w:val="none" w:sz="0" w:space="0" w:color="auto"/>
            <w:right w:val="none" w:sz="0" w:space="0" w:color="auto"/>
          </w:divBdr>
        </w:div>
        <w:div w:id="1315375931">
          <w:marLeft w:val="480"/>
          <w:marRight w:val="0"/>
          <w:marTop w:val="0"/>
          <w:marBottom w:val="0"/>
          <w:divBdr>
            <w:top w:val="none" w:sz="0" w:space="0" w:color="auto"/>
            <w:left w:val="none" w:sz="0" w:space="0" w:color="auto"/>
            <w:bottom w:val="none" w:sz="0" w:space="0" w:color="auto"/>
            <w:right w:val="none" w:sz="0" w:space="0" w:color="auto"/>
          </w:divBdr>
        </w:div>
        <w:div w:id="1578126805">
          <w:marLeft w:val="480"/>
          <w:marRight w:val="0"/>
          <w:marTop w:val="0"/>
          <w:marBottom w:val="0"/>
          <w:divBdr>
            <w:top w:val="none" w:sz="0" w:space="0" w:color="auto"/>
            <w:left w:val="none" w:sz="0" w:space="0" w:color="auto"/>
            <w:bottom w:val="none" w:sz="0" w:space="0" w:color="auto"/>
            <w:right w:val="none" w:sz="0" w:space="0" w:color="auto"/>
          </w:divBdr>
        </w:div>
        <w:div w:id="76249778">
          <w:marLeft w:val="480"/>
          <w:marRight w:val="0"/>
          <w:marTop w:val="0"/>
          <w:marBottom w:val="0"/>
          <w:divBdr>
            <w:top w:val="none" w:sz="0" w:space="0" w:color="auto"/>
            <w:left w:val="none" w:sz="0" w:space="0" w:color="auto"/>
            <w:bottom w:val="none" w:sz="0" w:space="0" w:color="auto"/>
            <w:right w:val="none" w:sz="0" w:space="0" w:color="auto"/>
          </w:divBdr>
        </w:div>
        <w:div w:id="829443922">
          <w:marLeft w:val="480"/>
          <w:marRight w:val="0"/>
          <w:marTop w:val="0"/>
          <w:marBottom w:val="0"/>
          <w:divBdr>
            <w:top w:val="none" w:sz="0" w:space="0" w:color="auto"/>
            <w:left w:val="none" w:sz="0" w:space="0" w:color="auto"/>
            <w:bottom w:val="none" w:sz="0" w:space="0" w:color="auto"/>
            <w:right w:val="none" w:sz="0" w:space="0" w:color="auto"/>
          </w:divBdr>
        </w:div>
        <w:div w:id="652836495">
          <w:marLeft w:val="480"/>
          <w:marRight w:val="0"/>
          <w:marTop w:val="0"/>
          <w:marBottom w:val="0"/>
          <w:divBdr>
            <w:top w:val="none" w:sz="0" w:space="0" w:color="auto"/>
            <w:left w:val="none" w:sz="0" w:space="0" w:color="auto"/>
            <w:bottom w:val="none" w:sz="0" w:space="0" w:color="auto"/>
            <w:right w:val="none" w:sz="0" w:space="0" w:color="auto"/>
          </w:divBdr>
        </w:div>
        <w:div w:id="1595284383">
          <w:marLeft w:val="480"/>
          <w:marRight w:val="0"/>
          <w:marTop w:val="0"/>
          <w:marBottom w:val="0"/>
          <w:divBdr>
            <w:top w:val="none" w:sz="0" w:space="0" w:color="auto"/>
            <w:left w:val="none" w:sz="0" w:space="0" w:color="auto"/>
            <w:bottom w:val="none" w:sz="0" w:space="0" w:color="auto"/>
            <w:right w:val="none" w:sz="0" w:space="0" w:color="auto"/>
          </w:divBdr>
        </w:div>
        <w:div w:id="1106920862">
          <w:marLeft w:val="480"/>
          <w:marRight w:val="0"/>
          <w:marTop w:val="0"/>
          <w:marBottom w:val="0"/>
          <w:divBdr>
            <w:top w:val="none" w:sz="0" w:space="0" w:color="auto"/>
            <w:left w:val="none" w:sz="0" w:space="0" w:color="auto"/>
            <w:bottom w:val="none" w:sz="0" w:space="0" w:color="auto"/>
            <w:right w:val="none" w:sz="0" w:space="0" w:color="auto"/>
          </w:divBdr>
        </w:div>
        <w:div w:id="1374228160">
          <w:marLeft w:val="480"/>
          <w:marRight w:val="0"/>
          <w:marTop w:val="0"/>
          <w:marBottom w:val="0"/>
          <w:divBdr>
            <w:top w:val="none" w:sz="0" w:space="0" w:color="auto"/>
            <w:left w:val="none" w:sz="0" w:space="0" w:color="auto"/>
            <w:bottom w:val="none" w:sz="0" w:space="0" w:color="auto"/>
            <w:right w:val="none" w:sz="0" w:space="0" w:color="auto"/>
          </w:divBdr>
        </w:div>
        <w:div w:id="1604804711">
          <w:marLeft w:val="480"/>
          <w:marRight w:val="0"/>
          <w:marTop w:val="0"/>
          <w:marBottom w:val="0"/>
          <w:divBdr>
            <w:top w:val="none" w:sz="0" w:space="0" w:color="auto"/>
            <w:left w:val="none" w:sz="0" w:space="0" w:color="auto"/>
            <w:bottom w:val="none" w:sz="0" w:space="0" w:color="auto"/>
            <w:right w:val="none" w:sz="0" w:space="0" w:color="auto"/>
          </w:divBdr>
        </w:div>
        <w:div w:id="1658071302">
          <w:marLeft w:val="480"/>
          <w:marRight w:val="0"/>
          <w:marTop w:val="0"/>
          <w:marBottom w:val="0"/>
          <w:divBdr>
            <w:top w:val="none" w:sz="0" w:space="0" w:color="auto"/>
            <w:left w:val="none" w:sz="0" w:space="0" w:color="auto"/>
            <w:bottom w:val="none" w:sz="0" w:space="0" w:color="auto"/>
            <w:right w:val="none" w:sz="0" w:space="0" w:color="auto"/>
          </w:divBdr>
        </w:div>
      </w:divsChild>
    </w:div>
    <w:div w:id="1670139900">
      <w:bodyDiv w:val="1"/>
      <w:marLeft w:val="0"/>
      <w:marRight w:val="0"/>
      <w:marTop w:val="0"/>
      <w:marBottom w:val="0"/>
      <w:divBdr>
        <w:top w:val="none" w:sz="0" w:space="0" w:color="auto"/>
        <w:left w:val="none" w:sz="0" w:space="0" w:color="auto"/>
        <w:bottom w:val="none" w:sz="0" w:space="0" w:color="auto"/>
        <w:right w:val="none" w:sz="0" w:space="0" w:color="auto"/>
      </w:divBdr>
    </w:div>
    <w:div w:id="1681079045">
      <w:bodyDiv w:val="1"/>
      <w:marLeft w:val="0"/>
      <w:marRight w:val="0"/>
      <w:marTop w:val="0"/>
      <w:marBottom w:val="0"/>
      <w:divBdr>
        <w:top w:val="none" w:sz="0" w:space="0" w:color="auto"/>
        <w:left w:val="none" w:sz="0" w:space="0" w:color="auto"/>
        <w:bottom w:val="none" w:sz="0" w:space="0" w:color="auto"/>
        <w:right w:val="none" w:sz="0" w:space="0" w:color="auto"/>
      </w:divBdr>
      <w:divsChild>
        <w:div w:id="23095364">
          <w:marLeft w:val="480"/>
          <w:marRight w:val="0"/>
          <w:marTop w:val="0"/>
          <w:marBottom w:val="0"/>
          <w:divBdr>
            <w:top w:val="none" w:sz="0" w:space="0" w:color="auto"/>
            <w:left w:val="none" w:sz="0" w:space="0" w:color="auto"/>
            <w:bottom w:val="none" w:sz="0" w:space="0" w:color="auto"/>
            <w:right w:val="none" w:sz="0" w:space="0" w:color="auto"/>
          </w:divBdr>
        </w:div>
        <w:div w:id="106389431">
          <w:marLeft w:val="480"/>
          <w:marRight w:val="0"/>
          <w:marTop w:val="0"/>
          <w:marBottom w:val="0"/>
          <w:divBdr>
            <w:top w:val="none" w:sz="0" w:space="0" w:color="auto"/>
            <w:left w:val="none" w:sz="0" w:space="0" w:color="auto"/>
            <w:bottom w:val="none" w:sz="0" w:space="0" w:color="auto"/>
            <w:right w:val="none" w:sz="0" w:space="0" w:color="auto"/>
          </w:divBdr>
        </w:div>
        <w:div w:id="215044960">
          <w:marLeft w:val="480"/>
          <w:marRight w:val="0"/>
          <w:marTop w:val="0"/>
          <w:marBottom w:val="0"/>
          <w:divBdr>
            <w:top w:val="none" w:sz="0" w:space="0" w:color="auto"/>
            <w:left w:val="none" w:sz="0" w:space="0" w:color="auto"/>
            <w:bottom w:val="none" w:sz="0" w:space="0" w:color="auto"/>
            <w:right w:val="none" w:sz="0" w:space="0" w:color="auto"/>
          </w:divBdr>
        </w:div>
        <w:div w:id="338964939">
          <w:marLeft w:val="480"/>
          <w:marRight w:val="0"/>
          <w:marTop w:val="0"/>
          <w:marBottom w:val="0"/>
          <w:divBdr>
            <w:top w:val="none" w:sz="0" w:space="0" w:color="auto"/>
            <w:left w:val="none" w:sz="0" w:space="0" w:color="auto"/>
            <w:bottom w:val="none" w:sz="0" w:space="0" w:color="auto"/>
            <w:right w:val="none" w:sz="0" w:space="0" w:color="auto"/>
          </w:divBdr>
        </w:div>
        <w:div w:id="423066418">
          <w:marLeft w:val="480"/>
          <w:marRight w:val="0"/>
          <w:marTop w:val="0"/>
          <w:marBottom w:val="0"/>
          <w:divBdr>
            <w:top w:val="none" w:sz="0" w:space="0" w:color="auto"/>
            <w:left w:val="none" w:sz="0" w:space="0" w:color="auto"/>
            <w:bottom w:val="none" w:sz="0" w:space="0" w:color="auto"/>
            <w:right w:val="none" w:sz="0" w:space="0" w:color="auto"/>
          </w:divBdr>
        </w:div>
        <w:div w:id="465704793">
          <w:marLeft w:val="480"/>
          <w:marRight w:val="0"/>
          <w:marTop w:val="0"/>
          <w:marBottom w:val="0"/>
          <w:divBdr>
            <w:top w:val="none" w:sz="0" w:space="0" w:color="auto"/>
            <w:left w:val="none" w:sz="0" w:space="0" w:color="auto"/>
            <w:bottom w:val="none" w:sz="0" w:space="0" w:color="auto"/>
            <w:right w:val="none" w:sz="0" w:space="0" w:color="auto"/>
          </w:divBdr>
        </w:div>
        <w:div w:id="528764063">
          <w:marLeft w:val="480"/>
          <w:marRight w:val="0"/>
          <w:marTop w:val="0"/>
          <w:marBottom w:val="0"/>
          <w:divBdr>
            <w:top w:val="none" w:sz="0" w:space="0" w:color="auto"/>
            <w:left w:val="none" w:sz="0" w:space="0" w:color="auto"/>
            <w:bottom w:val="none" w:sz="0" w:space="0" w:color="auto"/>
            <w:right w:val="none" w:sz="0" w:space="0" w:color="auto"/>
          </w:divBdr>
        </w:div>
        <w:div w:id="552810399">
          <w:marLeft w:val="480"/>
          <w:marRight w:val="0"/>
          <w:marTop w:val="0"/>
          <w:marBottom w:val="0"/>
          <w:divBdr>
            <w:top w:val="none" w:sz="0" w:space="0" w:color="auto"/>
            <w:left w:val="none" w:sz="0" w:space="0" w:color="auto"/>
            <w:bottom w:val="none" w:sz="0" w:space="0" w:color="auto"/>
            <w:right w:val="none" w:sz="0" w:space="0" w:color="auto"/>
          </w:divBdr>
        </w:div>
        <w:div w:id="582686652">
          <w:marLeft w:val="480"/>
          <w:marRight w:val="0"/>
          <w:marTop w:val="0"/>
          <w:marBottom w:val="0"/>
          <w:divBdr>
            <w:top w:val="none" w:sz="0" w:space="0" w:color="auto"/>
            <w:left w:val="none" w:sz="0" w:space="0" w:color="auto"/>
            <w:bottom w:val="none" w:sz="0" w:space="0" w:color="auto"/>
            <w:right w:val="none" w:sz="0" w:space="0" w:color="auto"/>
          </w:divBdr>
        </w:div>
        <w:div w:id="598490973">
          <w:marLeft w:val="480"/>
          <w:marRight w:val="0"/>
          <w:marTop w:val="0"/>
          <w:marBottom w:val="0"/>
          <w:divBdr>
            <w:top w:val="none" w:sz="0" w:space="0" w:color="auto"/>
            <w:left w:val="none" w:sz="0" w:space="0" w:color="auto"/>
            <w:bottom w:val="none" w:sz="0" w:space="0" w:color="auto"/>
            <w:right w:val="none" w:sz="0" w:space="0" w:color="auto"/>
          </w:divBdr>
        </w:div>
        <w:div w:id="618995416">
          <w:marLeft w:val="480"/>
          <w:marRight w:val="0"/>
          <w:marTop w:val="0"/>
          <w:marBottom w:val="0"/>
          <w:divBdr>
            <w:top w:val="none" w:sz="0" w:space="0" w:color="auto"/>
            <w:left w:val="none" w:sz="0" w:space="0" w:color="auto"/>
            <w:bottom w:val="none" w:sz="0" w:space="0" w:color="auto"/>
            <w:right w:val="none" w:sz="0" w:space="0" w:color="auto"/>
          </w:divBdr>
        </w:div>
        <w:div w:id="644893347">
          <w:marLeft w:val="480"/>
          <w:marRight w:val="0"/>
          <w:marTop w:val="0"/>
          <w:marBottom w:val="0"/>
          <w:divBdr>
            <w:top w:val="none" w:sz="0" w:space="0" w:color="auto"/>
            <w:left w:val="none" w:sz="0" w:space="0" w:color="auto"/>
            <w:bottom w:val="none" w:sz="0" w:space="0" w:color="auto"/>
            <w:right w:val="none" w:sz="0" w:space="0" w:color="auto"/>
          </w:divBdr>
        </w:div>
        <w:div w:id="658970523">
          <w:marLeft w:val="480"/>
          <w:marRight w:val="0"/>
          <w:marTop w:val="0"/>
          <w:marBottom w:val="0"/>
          <w:divBdr>
            <w:top w:val="none" w:sz="0" w:space="0" w:color="auto"/>
            <w:left w:val="none" w:sz="0" w:space="0" w:color="auto"/>
            <w:bottom w:val="none" w:sz="0" w:space="0" w:color="auto"/>
            <w:right w:val="none" w:sz="0" w:space="0" w:color="auto"/>
          </w:divBdr>
        </w:div>
        <w:div w:id="666978520">
          <w:marLeft w:val="480"/>
          <w:marRight w:val="0"/>
          <w:marTop w:val="0"/>
          <w:marBottom w:val="0"/>
          <w:divBdr>
            <w:top w:val="none" w:sz="0" w:space="0" w:color="auto"/>
            <w:left w:val="none" w:sz="0" w:space="0" w:color="auto"/>
            <w:bottom w:val="none" w:sz="0" w:space="0" w:color="auto"/>
            <w:right w:val="none" w:sz="0" w:space="0" w:color="auto"/>
          </w:divBdr>
        </w:div>
        <w:div w:id="757137984">
          <w:marLeft w:val="480"/>
          <w:marRight w:val="0"/>
          <w:marTop w:val="0"/>
          <w:marBottom w:val="0"/>
          <w:divBdr>
            <w:top w:val="none" w:sz="0" w:space="0" w:color="auto"/>
            <w:left w:val="none" w:sz="0" w:space="0" w:color="auto"/>
            <w:bottom w:val="none" w:sz="0" w:space="0" w:color="auto"/>
            <w:right w:val="none" w:sz="0" w:space="0" w:color="auto"/>
          </w:divBdr>
        </w:div>
        <w:div w:id="847407839">
          <w:marLeft w:val="480"/>
          <w:marRight w:val="0"/>
          <w:marTop w:val="0"/>
          <w:marBottom w:val="0"/>
          <w:divBdr>
            <w:top w:val="none" w:sz="0" w:space="0" w:color="auto"/>
            <w:left w:val="none" w:sz="0" w:space="0" w:color="auto"/>
            <w:bottom w:val="none" w:sz="0" w:space="0" w:color="auto"/>
            <w:right w:val="none" w:sz="0" w:space="0" w:color="auto"/>
          </w:divBdr>
        </w:div>
        <w:div w:id="873233306">
          <w:marLeft w:val="480"/>
          <w:marRight w:val="0"/>
          <w:marTop w:val="0"/>
          <w:marBottom w:val="0"/>
          <w:divBdr>
            <w:top w:val="none" w:sz="0" w:space="0" w:color="auto"/>
            <w:left w:val="none" w:sz="0" w:space="0" w:color="auto"/>
            <w:bottom w:val="none" w:sz="0" w:space="0" w:color="auto"/>
            <w:right w:val="none" w:sz="0" w:space="0" w:color="auto"/>
          </w:divBdr>
        </w:div>
        <w:div w:id="902520350">
          <w:marLeft w:val="480"/>
          <w:marRight w:val="0"/>
          <w:marTop w:val="0"/>
          <w:marBottom w:val="0"/>
          <w:divBdr>
            <w:top w:val="none" w:sz="0" w:space="0" w:color="auto"/>
            <w:left w:val="none" w:sz="0" w:space="0" w:color="auto"/>
            <w:bottom w:val="none" w:sz="0" w:space="0" w:color="auto"/>
            <w:right w:val="none" w:sz="0" w:space="0" w:color="auto"/>
          </w:divBdr>
        </w:div>
        <w:div w:id="907375337">
          <w:marLeft w:val="480"/>
          <w:marRight w:val="0"/>
          <w:marTop w:val="0"/>
          <w:marBottom w:val="0"/>
          <w:divBdr>
            <w:top w:val="none" w:sz="0" w:space="0" w:color="auto"/>
            <w:left w:val="none" w:sz="0" w:space="0" w:color="auto"/>
            <w:bottom w:val="none" w:sz="0" w:space="0" w:color="auto"/>
            <w:right w:val="none" w:sz="0" w:space="0" w:color="auto"/>
          </w:divBdr>
        </w:div>
        <w:div w:id="949580404">
          <w:marLeft w:val="480"/>
          <w:marRight w:val="0"/>
          <w:marTop w:val="0"/>
          <w:marBottom w:val="0"/>
          <w:divBdr>
            <w:top w:val="none" w:sz="0" w:space="0" w:color="auto"/>
            <w:left w:val="none" w:sz="0" w:space="0" w:color="auto"/>
            <w:bottom w:val="none" w:sz="0" w:space="0" w:color="auto"/>
            <w:right w:val="none" w:sz="0" w:space="0" w:color="auto"/>
          </w:divBdr>
        </w:div>
        <w:div w:id="999038924">
          <w:marLeft w:val="480"/>
          <w:marRight w:val="0"/>
          <w:marTop w:val="0"/>
          <w:marBottom w:val="0"/>
          <w:divBdr>
            <w:top w:val="none" w:sz="0" w:space="0" w:color="auto"/>
            <w:left w:val="none" w:sz="0" w:space="0" w:color="auto"/>
            <w:bottom w:val="none" w:sz="0" w:space="0" w:color="auto"/>
            <w:right w:val="none" w:sz="0" w:space="0" w:color="auto"/>
          </w:divBdr>
        </w:div>
        <w:div w:id="1006596234">
          <w:marLeft w:val="480"/>
          <w:marRight w:val="0"/>
          <w:marTop w:val="0"/>
          <w:marBottom w:val="0"/>
          <w:divBdr>
            <w:top w:val="none" w:sz="0" w:space="0" w:color="auto"/>
            <w:left w:val="none" w:sz="0" w:space="0" w:color="auto"/>
            <w:bottom w:val="none" w:sz="0" w:space="0" w:color="auto"/>
            <w:right w:val="none" w:sz="0" w:space="0" w:color="auto"/>
          </w:divBdr>
        </w:div>
        <w:div w:id="1019041085">
          <w:marLeft w:val="480"/>
          <w:marRight w:val="0"/>
          <w:marTop w:val="0"/>
          <w:marBottom w:val="0"/>
          <w:divBdr>
            <w:top w:val="none" w:sz="0" w:space="0" w:color="auto"/>
            <w:left w:val="none" w:sz="0" w:space="0" w:color="auto"/>
            <w:bottom w:val="none" w:sz="0" w:space="0" w:color="auto"/>
            <w:right w:val="none" w:sz="0" w:space="0" w:color="auto"/>
          </w:divBdr>
        </w:div>
        <w:div w:id="1035815597">
          <w:marLeft w:val="480"/>
          <w:marRight w:val="0"/>
          <w:marTop w:val="0"/>
          <w:marBottom w:val="0"/>
          <w:divBdr>
            <w:top w:val="none" w:sz="0" w:space="0" w:color="auto"/>
            <w:left w:val="none" w:sz="0" w:space="0" w:color="auto"/>
            <w:bottom w:val="none" w:sz="0" w:space="0" w:color="auto"/>
            <w:right w:val="none" w:sz="0" w:space="0" w:color="auto"/>
          </w:divBdr>
        </w:div>
        <w:div w:id="1066300020">
          <w:marLeft w:val="480"/>
          <w:marRight w:val="0"/>
          <w:marTop w:val="0"/>
          <w:marBottom w:val="0"/>
          <w:divBdr>
            <w:top w:val="none" w:sz="0" w:space="0" w:color="auto"/>
            <w:left w:val="none" w:sz="0" w:space="0" w:color="auto"/>
            <w:bottom w:val="none" w:sz="0" w:space="0" w:color="auto"/>
            <w:right w:val="none" w:sz="0" w:space="0" w:color="auto"/>
          </w:divBdr>
        </w:div>
        <w:div w:id="1075669902">
          <w:marLeft w:val="480"/>
          <w:marRight w:val="0"/>
          <w:marTop w:val="0"/>
          <w:marBottom w:val="0"/>
          <w:divBdr>
            <w:top w:val="none" w:sz="0" w:space="0" w:color="auto"/>
            <w:left w:val="none" w:sz="0" w:space="0" w:color="auto"/>
            <w:bottom w:val="none" w:sz="0" w:space="0" w:color="auto"/>
            <w:right w:val="none" w:sz="0" w:space="0" w:color="auto"/>
          </w:divBdr>
        </w:div>
        <w:div w:id="1086994052">
          <w:marLeft w:val="480"/>
          <w:marRight w:val="0"/>
          <w:marTop w:val="0"/>
          <w:marBottom w:val="0"/>
          <w:divBdr>
            <w:top w:val="none" w:sz="0" w:space="0" w:color="auto"/>
            <w:left w:val="none" w:sz="0" w:space="0" w:color="auto"/>
            <w:bottom w:val="none" w:sz="0" w:space="0" w:color="auto"/>
            <w:right w:val="none" w:sz="0" w:space="0" w:color="auto"/>
          </w:divBdr>
        </w:div>
        <w:div w:id="1114862445">
          <w:marLeft w:val="480"/>
          <w:marRight w:val="0"/>
          <w:marTop w:val="0"/>
          <w:marBottom w:val="0"/>
          <w:divBdr>
            <w:top w:val="none" w:sz="0" w:space="0" w:color="auto"/>
            <w:left w:val="none" w:sz="0" w:space="0" w:color="auto"/>
            <w:bottom w:val="none" w:sz="0" w:space="0" w:color="auto"/>
            <w:right w:val="none" w:sz="0" w:space="0" w:color="auto"/>
          </w:divBdr>
        </w:div>
        <w:div w:id="1210875137">
          <w:marLeft w:val="480"/>
          <w:marRight w:val="0"/>
          <w:marTop w:val="0"/>
          <w:marBottom w:val="0"/>
          <w:divBdr>
            <w:top w:val="none" w:sz="0" w:space="0" w:color="auto"/>
            <w:left w:val="none" w:sz="0" w:space="0" w:color="auto"/>
            <w:bottom w:val="none" w:sz="0" w:space="0" w:color="auto"/>
            <w:right w:val="none" w:sz="0" w:space="0" w:color="auto"/>
          </w:divBdr>
        </w:div>
        <w:div w:id="1276911759">
          <w:marLeft w:val="480"/>
          <w:marRight w:val="0"/>
          <w:marTop w:val="0"/>
          <w:marBottom w:val="0"/>
          <w:divBdr>
            <w:top w:val="none" w:sz="0" w:space="0" w:color="auto"/>
            <w:left w:val="none" w:sz="0" w:space="0" w:color="auto"/>
            <w:bottom w:val="none" w:sz="0" w:space="0" w:color="auto"/>
            <w:right w:val="none" w:sz="0" w:space="0" w:color="auto"/>
          </w:divBdr>
        </w:div>
        <w:div w:id="1289511731">
          <w:marLeft w:val="480"/>
          <w:marRight w:val="0"/>
          <w:marTop w:val="0"/>
          <w:marBottom w:val="0"/>
          <w:divBdr>
            <w:top w:val="none" w:sz="0" w:space="0" w:color="auto"/>
            <w:left w:val="none" w:sz="0" w:space="0" w:color="auto"/>
            <w:bottom w:val="none" w:sz="0" w:space="0" w:color="auto"/>
            <w:right w:val="none" w:sz="0" w:space="0" w:color="auto"/>
          </w:divBdr>
        </w:div>
        <w:div w:id="1352607202">
          <w:marLeft w:val="480"/>
          <w:marRight w:val="0"/>
          <w:marTop w:val="0"/>
          <w:marBottom w:val="0"/>
          <w:divBdr>
            <w:top w:val="none" w:sz="0" w:space="0" w:color="auto"/>
            <w:left w:val="none" w:sz="0" w:space="0" w:color="auto"/>
            <w:bottom w:val="none" w:sz="0" w:space="0" w:color="auto"/>
            <w:right w:val="none" w:sz="0" w:space="0" w:color="auto"/>
          </w:divBdr>
        </w:div>
        <w:div w:id="1368990309">
          <w:marLeft w:val="480"/>
          <w:marRight w:val="0"/>
          <w:marTop w:val="0"/>
          <w:marBottom w:val="0"/>
          <w:divBdr>
            <w:top w:val="none" w:sz="0" w:space="0" w:color="auto"/>
            <w:left w:val="none" w:sz="0" w:space="0" w:color="auto"/>
            <w:bottom w:val="none" w:sz="0" w:space="0" w:color="auto"/>
            <w:right w:val="none" w:sz="0" w:space="0" w:color="auto"/>
          </w:divBdr>
        </w:div>
        <w:div w:id="1376351515">
          <w:marLeft w:val="480"/>
          <w:marRight w:val="0"/>
          <w:marTop w:val="0"/>
          <w:marBottom w:val="0"/>
          <w:divBdr>
            <w:top w:val="none" w:sz="0" w:space="0" w:color="auto"/>
            <w:left w:val="none" w:sz="0" w:space="0" w:color="auto"/>
            <w:bottom w:val="none" w:sz="0" w:space="0" w:color="auto"/>
            <w:right w:val="none" w:sz="0" w:space="0" w:color="auto"/>
          </w:divBdr>
        </w:div>
        <w:div w:id="1389108251">
          <w:marLeft w:val="480"/>
          <w:marRight w:val="0"/>
          <w:marTop w:val="0"/>
          <w:marBottom w:val="0"/>
          <w:divBdr>
            <w:top w:val="none" w:sz="0" w:space="0" w:color="auto"/>
            <w:left w:val="none" w:sz="0" w:space="0" w:color="auto"/>
            <w:bottom w:val="none" w:sz="0" w:space="0" w:color="auto"/>
            <w:right w:val="none" w:sz="0" w:space="0" w:color="auto"/>
          </w:divBdr>
        </w:div>
        <w:div w:id="1475676830">
          <w:marLeft w:val="480"/>
          <w:marRight w:val="0"/>
          <w:marTop w:val="0"/>
          <w:marBottom w:val="0"/>
          <w:divBdr>
            <w:top w:val="none" w:sz="0" w:space="0" w:color="auto"/>
            <w:left w:val="none" w:sz="0" w:space="0" w:color="auto"/>
            <w:bottom w:val="none" w:sz="0" w:space="0" w:color="auto"/>
            <w:right w:val="none" w:sz="0" w:space="0" w:color="auto"/>
          </w:divBdr>
        </w:div>
        <w:div w:id="1507674427">
          <w:marLeft w:val="480"/>
          <w:marRight w:val="0"/>
          <w:marTop w:val="0"/>
          <w:marBottom w:val="0"/>
          <w:divBdr>
            <w:top w:val="none" w:sz="0" w:space="0" w:color="auto"/>
            <w:left w:val="none" w:sz="0" w:space="0" w:color="auto"/>
            <w:bottom w:val="none" w:sz="0" w:space="0" w:color="auto"/>
            <w:right w:val="none" w:sz="0" w:space="0" w:color="auto"/>
          </w:divBdr>
        </w:div>
        <w:div w:id="1516307002">
          <w:marLeft w:val="480"/>
          <w:marRight w:val="0"/>
          <w:marTop w:val="0"/>
          <w:marBottom w:val="0"/>
          <w:divBdr>
            <w:top w:val="none" w:sz="0" w:space="0" w:color="auto"/>
            <w:left w:val="none" w:sz="0" w:space="0" w:color="auto"/>
            <w:bottom w:val="none" w:sz="0" w:space="0" w:color="auto"/>
            <w:right w:val="none" w:sz="0" w:space="0" w:color="auto"/>
          </w:divBdr>
        </w:div>
        <w:div w:id="1580481976">
          <w:marLeft w:val="480"/>
          <w:marRight w:val="0"/>
          <w:marTop w:val="0"/>
          <w:marBottom w:val="0"/>
          <w:divBdr>
            <w:top w:val="none" w:sz="0" w:space="0" w:color="auto"/>
            <w:left w:val="none" w:sz="0" w:space="0" w:color="auto"/>
            <w:bottom w:val="none" w:sz="0" w:space="0" w:color="auto"/>
            <w:right w:val="none" w:sz="0" w:space="0" w:color="auto"/>
          </w:divBdr>
        </w:div>
        <w:div w:id="1615988358">
          <w:marLeft w:val="480"/>
          <w:marRight w:val="0"/>
          <w:marTop w:val="0"/>
          <w:marBottom w:val="0"/>
          <w:divBdr>
            <w:top w:val="none" w:sz="0" w:space="0" w:color="auto"/>
            <w:left w:val="none" w:sz="0" w:space="0" w:color="auto"/>
            <w:bottom w:val="none" w:sz="0" w:space="0" w:color="auto"/>
            <w:right w:val="none" w:sz="0" w:space="0" w:color="auto"/>
          </w:divBdr>
        </w:div>
        <w:div w:id="1621496847">
          <w:marLeft w:val="480"/>
          <w:marRight w:val="0"/>
          <w:marTop w:val="0"/>
          <w:marBottom w:val="0"/>
          <w:divBdr>
            <w:top w:val="none" w:sz="0" w:space="0" w:color="auto"/>
            <w:left w:val="none" w:sz="0" w:space="0" w:color="auto"/>
            <w:bottom w:val="none" w:sz="0" w:space="0" w:color="auto"/>
            <w:right w:val="none" w:sz="0" w:space="0" w:color="auto"/>
          </w:divBdr>
        </w:div>
        <w:div w:id="1655135320">
          <w:marLeft w:val="480"/>
          <w:marRight w:val="0"/>
          <w:marTop w:val="0"/>
          <w:marBottom w:val="0"/>
          <w:divBdr>
            <w:top w:val="none" w:sz="0" w:space="0" w:color="auto"/>
            <w:left w:val="none" w:sz="0" w:space="0" w:color="auto"/>
            <w:bottom w:val="none" w:sz="0" w:space="0" w:color="auto"/>
            <w:right w:val="none" w:sz="0" w:space="0" w:color="auto"/>
          </w:divBdr>
        </w:div>
        <w:div w:id="1675842473">
          <w:marLeft w:val="480"/>
          <w:marRight w:val="0"/>
          <w:marTop w:val="0"/>
          <w:marBottom w:val="0"/>
          <w:divBdr>
            <w:top w:val="none" w:sz="0" w:space="0" w:color="auto"/>
            <w:left w:val="none" w:sz="0" w:space="0" w:color="auto"/>
            <w:bottom w:val="none" w:sz="0" w:space="0" w:color="auto"/>
            <w:right w:val="none" w:sz="0" w:space="0" w:color="auto"/>
          </w:divBdr>
        </w:div>
        <w:div w:id="1693647462">
          <w:marLeft w:val="480"/>
          <w:marRight w:val="0"/>
          <w:marTop w:val="0"/>
          <w:marBottom w:val="0"/>
          <w:divBdr>
            <w:top w:val="none" w:sz="0" w:space="0" w:color="auto"/>
            <w:left w:val="none" w:sz="0" w:space="0" w:color="auto"/>
            <w:bottom w:val="none" w:sz="0" w:space="0" w:color="auto"/>
            <w:right w:val="none" w:sz="0" w:space="0" w:color="auto"/>
          </w:divBdr>
        </w:div>
        <w:div w:id="1754163626">
          <w:marLeft w:val="480"/>
          <w:marRight w:val="0"/>
          <w:marTop w:val="0"/>
          <w:marBottom w:val="0"/>
          <w:divBdr>
            <w:top w:val="none" w:sz="0" w:space="0" w:color="auto"/>
            <w:left w:val="none" w:sz="0" w:space="0" w:color="auto"/>
            <w:bottom w:val="none" w:sz="0" w:space="0" w:color="auto"/>
            <w:right w:val="none" w:sz="0" w:space="0" w:color="auto"/>
          </w:divBdr>
        </w:div>
        <w:div w:id="1760061243">
          <w:marLeft w:val="480"/>
          <w:marRight w:val="0"/>
          <w:marTop w:val="0"/>
          <w:marBottom w:val="0"/>
          <w:divBdr>
            <w:top w:val="none" w:sz="0" w:space="0" w:color="auto"/>
            <w:left w:val="none" w:sz="0" w:space="0" w:color="auto"/>
            <w:bottom w:val="none" w:sz="0" w:space="0" w:color="auto"/>
            <w:right w:val="none" w:sz="0" w:space="0" w:color="auto"/>
          </w:divBdr>
        </w:div>
        <w:div w:id="1786777170">
          <w:marLeft w:val="480"/>
          <w:marRight w:val="0"/>
          <w:marTop w:val="0"/>
          <w:marBottom w:val="0"/>
          <w:divBdr>
            <w:top w:val="none" w:sz="0" w:space="0" w:color="auto"/>
            <w:left w:val="none" w:sz="0" w:space="0" w:color="auto"/>
            <w:bottom w:val="none" w:sz="0" w:space="0" w:color="auto"/>
            <w:right w:val="none" w:sz="0" w:space="0" w:color="auto"/>
          </w:divBdr>
        </w:div>
        <w:div w:id="1820000491">
          <w:marLeft w:val="480"/>
          <w:marRight w:val="0"/>
          <w:marTop w:val="0"/>
          <w:marBottom w:val="0"/>
          <w:divBdr>
            <w:top w:val="none" w:sz="0" w:space="0" w:color="auto"/>
            <w:left w:val="none" w:sz="0" w:space="0" w:color="auto"/>
            <w:bottom w:val="none" w:sz="0" w:space="0" w:color="auto"/>
            <w:right w:val="none" w:sz="0" w:space="0" w:color="auto"/>
          </w:divBdr>
        </w:div>
        <w:div w:id="1857884307">
          <w:marLeft w:val="480"/>
          <w:marRight w:val="0"/>
          <w:marTop w:val="0"/>
          <w:marBottom w:val="0"/>
          <w:divBdr>
            <w:top w:val="none" w:sz="0" w:space="0" w:color="auto"/>
            <w:left w:val="none" w:sz="0" w:space="0" w:color="auto"/>
            <w:bottom w:val="none" w:sz="0" w:space="0" w:color="auto"/>
            <w:right w:val="none" w:sz="0" w:space="0" w:color="auto"/>
          </w:divBdr>
        </w:div>
        <w:div w:id="1870339499">
          <w:marLeft w:val="480"/>
          <w:marRight w:val="0"/>
          <w:marTop w:val="0"/>
          <w:marBottom w:val="0"/>
          <w:divBdr>
            <w:top w:val="none" w:sz="0" w:space="0" w:color="auto"/>
            <w:left w:val="none" w:sz="0" w:space="0" w:color="auto"/>
            <w:bottom w:val="none" w:sz="0" w:space="0" w:color="auto"/>
            <w:right w:val="none" w:sz="0" w:space="0" w:color="auto"/>
          </w:divBdr>
        </w:div>
        <w:div w:id="1904829589">
          <w:marLeft w:val="480"/>
          <w:marRight w:val="0"/>
          <w:marTop w:val="0"/>
          <w:marBottom w:val="0"/>
          <w:divBdr>
            <w:top w:val="none" w:sz="0" w:space="0" w:color="auto"/>
            <w:left w:val="none" w:sz="0" w:space="0" w:color="auto"/>
            <w:bottom w:val="none" w:sz="0" w:space="0" w:color="auto"/>
            <w:right w:val="none" w:sz="0" w:space="0" w:color="auto"/>
          </w:divBdr>
        </w:div>
        <w:div w:id="1921981611">
          <w:marLeft w:val="480"/>
          <w:marRight w:val="0"/>
          <w:marTop w:val="0"/>
          <w:marBottom w:val="0"/>
          <w:divBdr>
            <w:top w:val="none" w:sz="0" w:space="0" w:color="auto"/>
            <w:left w:val="none" w:sz="0" w:space="0" w:color="auto"/>
            <w:bottom w:val="none" w:sz="0" w:space="0" w:color="auto"/>
            <w:right w:val="none" w:sz="0" w:space="0" w:color="auto"/>
          </w:divBdr>
        </w:div>
        <w:div w:id="1956906748">
          <w:marLeft w:val="480"/>
          <w:marRight w:val="0"/>
          <w:marTop w:val="0"/>
          <w:marBottom w:val="0"/>
          <w:divBdr>
            <w:top w:val="none" w:sz="0" w:space="0" w:color="auto"/>
            <w:left w:val="none" w:sz="0" w:space="0" w:color="auto"/>
            <w:bottom w:val="none" w:sz="0" w:space="0" w:color="auto"/>
            <w:right w:val="none" w:sz="0" w:space="0" w:color="auto"/>
          </w:divBdr>
        </w:div>
        <w:div w:id="1957054140">
          <w:marLeft w:val="480"/>
          <w:marRight w:val="0"/>
          <w:marTop w:val="0"/>
          <w:marBottom w:val="0"/>
          <w:divBdr>
            <w:top w:val="none" w:sz="0" w:space="0" w:color="auto"/>
            <w:left w:val="none" w:sz="0" w:space="0" w:color="auto"/>
            <w:bottom w:val="none" w:sz="0" w:space="0" w:color="auto"/>
            <w:right w:val="none" w:sz="0" w:space="0" w:color="auto"/>
          </w:divBdr>
        </w:div>
        <w:div w:id="1969974533">
          <w:marLeft w:val="480"/>
          <w:marRight w:val="0"/>
          <w:marTop w:val="0"/>
          <w:marBottom w:val="0"/>
          <w:divBdr>
            <w:top w:val="none" w:sz="0" w:space="0" w:color="auto"/>
            <w:left w:val="none" w:sz="0" w:space="0" w:color="auto"/>
            <w:bottom w:val="none" w:sz="0" w:space="0" w:color="auto"/>
            <w:right w:val="none" w:sz="0" w:space="0" w:color="auto"/>
          </w:divBdr>
        </w:div>
        <w:div w:id="2029795181">
          <w:marLeft w:val="480"/>
          <w:marRight w:val="0"/>
          <w:marTop w:val="0"/>
          <w:marBottom w:val="0"/>
          <w:divBdr>
            <w:top w:val="none" w:sz="0" w:space="0" w:color="auto"/>
            <w:left w:val="none" w:sz="0" w:space="0" w:color="auto"/>
            <w:bottom w:val="none" w:sz="0" w:space="0" w:color="auto"/>
            <w:right w:val="none" w:sz="0" w:space="0" w:color="auto"/>
          </w:divBdr>
        </w:div>
        <w:div w:id="2064281312">
          <w:marLeft w:val="480"/>
          <w:marRight w:val="0"/>
          <w:marTop w:val="0"/>
          <w:marBottom w:val="0"/>
          <w:divBdr>
            <w:top w:val="none" w:sz="0" w:space="0" w:color="auto"/>
            <w:left w:val="none" w:sz="0" w:space="0" w:color="auto"/>
            <w:bottom w:val="none" w:sz="0" w:space="0" w:color="auto"/>
            <w:right w:val="none" w:sz="0" w:space="0" w:color="auto"/>
          </w:divBdr>
        </w:div>
        <w:div w:id="2065717547">
          <w:marLeft w:val="480"/>
          <w:marRight w:val="0"/>
          <w:marTop w:val="0"/>
          <w:marBottom w:val="0"/>
          <w:divBdr>
            <w:top w:val="none" w:sz="0" w:space="0" w:color="auto"/>
            <w:left w:val="none" w:sz="0" w:space="0" w:color="auto"/>
            <w:bottom w:val="none" w:sz="0" w:space="0" w:color="auto"/>
            <w:right w:val="none" w:sz="0" w:space="0" w:color="auto"/>
          </w:divBdr>
        </w:div>
        <w:div w:id="2097821665">
          <w:marLeft w:val="480"/>
          <w:marRight w:val="0"/>
          <w:marTop w:val="0"/>
          <w:marBottom w:val="0"/>
          <w:divBdr>
            <w:top w:val="none" w:sz="0" w:space="0" w:color="auto"/>
            <w:left w:val="none" w:sz="0" w:space="0" w:color="auto"/>
            <w:bottom w:val="none" w:sz="0" w:space="0" w:color="auto"/>
            <w:right w:val="none" w:sz="0" w:space="0" w:color="auto"/>
          </w:divBdr>
        </w:div>
        <w:div w:id="2115056620">
          <w:marLeft w:val="480"/>
          <w:marRight w:val="0"/>
          <w:marTop w:val="0"/>
          <w:marBottom w:val="0"/>
          <w:divBdr>
            <w:top w:val="none" w:sz="0" w:space="0" w:color="auto"/>
            <w:left w:val="none" w:sz="0" w:space="0" w:color="auto"/>
            <w:bottom w:val="none" w:sz="0" w:space="0" w:color="auto"/>
            <w:right w:val="none" w:sz="0" w:space="0" w:color="auto"/>
          </w:divBdr>
        </w:div>
      </w:divsChild>
    </w:div>
    <w:div w:id="1685131036">
      <w:bodyDiv w:val="1"/>
      <w:marLeft w:val="0"/>
      <w:marRight w:val="0"/>
      <w:marTop w:val="0"/>
      <w:marBottom w:val="0"/>
      <w:divBdr>
        <w:top w:val="none" w:sz="0" w:space="0" w:color="auto"/>
        <w:left w:val="none" w:sz="0" w:space="0" w:color="auto"/>
        <w:bottom w:val="none" w:sz="0" w:space="0" w:color="auto"/>
        <w:right w:val="none" w:sz="0" w:space="0" w:color="auto"/>
      </w:divBdr>
      <w:divsChild>
        <w:div w:id="24597175">
          <w:marLeft w:val="480"/>
          <w:marRight w:val="0"/>
          <w:marTop w:val="0"/>
          <w:marBottom w:val="0"/>
          <w:divBdr>
            <w:top w:val="none" w:sz="0" w:space="0" w:color="auto"/>
            <w:left w:val="none" w:sz="0" w:space="0" w:color="auto"/>
            <w:bottom w:val="none" w:sz="0" w:space="0" w:color="auto"/>
            <w:right w:val="none" w:sz="0" w:space="0" w:color="auto"/>
          </w:divBdr>
        </w:div>
        <w:div w:id="85078485">
          <w:marLeft w:val="480"/>
          <w:marRight w:val="0"/>
          <w:marTop w:val="0"/>
          <w:marBottom w:val="0"/>
          <w:divBdr>
            <w:top w:val="none" w:sz="0" w:space="0" w:color="auto"/>
            <w:left w:val="none" w:sz="0" w:space="0" w:color="auto"/>
            <w:bottom w:val="none" w:sz="0" w:space="0" w:color="auto"/>
            <w:right w:val="none" w:sz="0" w:space="0" w:color="auto"/>
          </w:divBdr>
        </w:div>
        <w:div w:id="103766323">
          <w:marLeft w:val="480"/>
          <w:marRight w:val="0"/>
          <w:marTop w:val="0"/>
          <w:marBottom w:val="0"/>
          <w:divBdr>
            <w:top w:val="none" w:sz="0" w:space="0" w:color="auto"/>
            <w:left w:val="none" w:sz="0" w:space="0" w:color="auto"/>
            <w:bottom w:val="none" w:sz="0" w:space="0" w:color="auto"/>
            <w:right w:val="none" w:sz="0" w:space="0" w:color="auto"/>
          </w:divBdr>
        </w:div>
        <w:div w:id="149248621">
          <w:marLeft w:val="480"/>
          <w:marRight w:val="0"/>
          <w:marTop w:val="0"/>
          <w:marBottom w:val="0"/>
          <w:divBdr>
            <w:top w:val="none" w:sz="0" w:space="0" w:color="auto"/>
            <w:left w:val="none" w:sz="0" w:space="0" w:color="auto"/>
            <w:bottom w:val="none" w:sz="0" w:space="0" w:color="auto"/>
            <w:right w:val="none" w:sz="0" w:space="0" w:color="auto"/>
          </w:divBdr>
        </w:div>
        <w:div w:id="159319010">
          <w:marLeft w:val="480"/>
          <w:marRight w:val="0"/>
          <w:marTop w:val="0"/>
          <w:marBottom w:val="0"/>
          <w:divBdr>
            <w:top w:val="none" w:sz="0" w:space="0" w:color="auto"/>
            <w:left w:val="none" w:sz="0" w:space="0" w:color="auto"/>
            <w:bottom w:val="none" w:sz="0" w:space="0" w:color="auto"/>
            <w:right w:val="none" w:sz="0" w:space="0" w:color="auto"/>
          </w:divBdr>
        </w:div>
        <w:div w:id="169762983">
          <w:marLeft w:val="480"/>
          <w:marRight w:val="0"/>
          <w:marTop w:val="0"/>
          <w:marBottom w:val="0"/>
          <w:divBdr>
            <w:top w:val="none" w:sz="0" w:space="0" w:color="auto"/>
            <w:left w:val="none" w:sz="0" w:space="0" w:color="auto"/>
            <w:bottom w:val="none" w:sz="0" w:space="0" w:color="auto"/>
            <w:right w:val="none" w:sz="0" w:space="0" w:color="auto"/>
          </w:divBdr>
        </w:div>
        <w:div w:id="190341241">
          <w:marLeft w:val="480"/>
          <w:marRight w:val="0"/>
          <w:marTop w:val="0"/>
          <w:marBottom w:val="0"/>
          <w:divBdr>
            <w:top w:val="none" w:sz="0" w:space="0" w:color="auto"/>
            <w:left w:val="none" w:sz="0" w:space="0" w:color="auto"/>
            <w:bottom w:val="none" w:sz="0" w:space="0" w:color="auto"/>
            <w:right w:val="none" w:sz="0" w:space="0" w:color="auto"/>
          </w:divBdr>
        </w:div>
        <w:div w:id="200553175">
          <w:marLeft w:val="480"/>
          <w:marRight w:val="0"/>
          <w:marTop w:val="0"/>
          <w:marBottom w:val="0"/>
          <w:divBdr>
            <w:top w:val="none" w:sz="0" w:space="0" w:color="auto"/>
            <w:left w:val="none" w:sz="0" w:space="0" w:color="auto"/>
            <w:bottom w:val="none" w:sz="0" w:space="0" w:color="auto"/>
            <w:right w:val="none" w:sz="0" w:space="0" w:color="auto"/>
          </w:divBdr>
        </w:div>
        <w:div w:id="208693208">
          <w:marLeft w:val="480"/>
          <w:marRight w:val="0"/>
          <w:marTop w:val="0"/>
          <w:marBottom w:val="0"/>
          <w:divBdr>
            <w:top w:val="none" w:sz="0" w:space="0" w:color="auto"/>
            <w:left w:val="none" w:sz="0" w:space="0" w:color="auto"/>
            <w:bottom w:val="none" w:sz="0" w:space="0" w:color="auto"/>
            <w:right w:val="none" w:sz="0" w:space="0" w:color="auto"/>
          </w:divBdr>
        </w:div>
        <w:div w:id="253704887">
          <w:marLeft w:val="480"/>
          <w:marRight w:val="0"/>
          <w:marTop w:val="0"/>
          <w:marBottom w:val="0"/>
          <w:divBdr>
            <w:top w:val="none" w:sz="0" w:space="0" w:color="auto"/>
            <w:left w:val="none" w:sz="0" w:space="0" w:color="auto"/>
            <w:bottom w:val="none" w:sz="0" w:space="0" w:color="auto"/>
            <w:right w:val="none" w:sz="0" w:space="0" w:color="auto"/>
          </w:divBdr>
        </w:div>
        <w:div w:id="281225725">
          <w:marLeft w:val="480"/>
          <w:marRight w:val="0"/>
          <w:marTop w:val="0"/>
          <w:marBottom w:val="0"/>
          <w:divBdr>
            <w:top w:val="none" w:sz="0" w:space="0" w:color="auto"/>
            <w:left w:val="none" w:sz="0" w:space="0" w:color="auto"/>
            <w:bottom w:val="none" w:sz="0" w:space="0" w:color="auto"/>
            <w:right w:val="none" w:sz="0" w:space="0" w:color="auto"/>
          </w:divBdr>
        </w:div>
        <w:div w:id="319385063">
          <w:marLeft w:val="480"/>
          <w:marRight w:val="0"/>
          <w:marTop w:val="0"/>
          <w:marBottom w:val="0"/>
          <w:divBdr>
            <w:top w:val="none" w:sz="0" w:space="0" w:color="auto"/>
            <w:left w:val="none" w:sz="0" w:space="0" w:color="auto"/>
            <w:bottom w:val="none" w:sz="0" w:space="0" w:color="auto"/>
            <w:right w:val="none" w:sz="0" w:space="0" w:color="auto"/>
          </w:divBdr>
        </w:div>
        <w:div w:id="340668510">
          <w:marLeft w:val="480"/>
          <w:marRight w:val="0"/>
          <w:marTop w:val="0"/>
          <w:marBottom w:val="0"/>
          <w:divBdr>
            <w:top w:val="none" w:sz="0" w:space="0" w:color="auto"/>
            <w:left w:val="none" w:sz="0" w:space="0" w:color="auto"/>
            <w:bottom w:val="none" w:sz="0" w:space="0" w:color="auto"/>
            <w:right w:val="none" w:sz="0" w:space="0" w:color="auto"/>
          </w:divBdr>
        </w:div>
        <w:div w:id="386296063">
          <w:marLeft w:val="480"/>
          <w:marRight w:val="0"/>
          <w:marTop w:val="0"/>
          <w:marBottom w:val="0"/>
          <w:divBdr>
            <w:top w:val="none" w:sz="0" w:space="0" w:color="auto"/>
            <w:left w:val="none" w:sz="0" w:space="0" w:color="auto"/>
            <w:bottom w:val="none" w:sz="0" w:space="0" w:color="auto"/>
            <w:right w:val="none" w:sz="0" w:space="0" w:color="auto"/>
          </w:divBdr>
        </w:div>
        <w:div w:id="395666526">
          <w:marLeft w:val="480"/>
          <w:marRight w:val="0"/>
          <w:marTop w:val="0"/>
          <w:marBottom w:val="0"/>
          <w:divBdr>
            <w:top w:val="none" w:sz="0" w:space="0" w:color="auto"/>
            <w:left w:val="none" w:sz="0" w:space="0" w:color="auto"/>
            <w:bottom w:val="none" w:sz="0" w:space="0" w:color="auto"/>
            <w:right w:val="none" w:sz="0" w:space="0" w:color="auto"/>
          </w:divBdr>
        </w:div>
        <w:div w:id="399328743">
          <w:marLeft w:val="480"/>
          <w:marRight w:val="0"/>
          <w:marTop w:val="0"/>
          <w:marBottom w:val="0"/>
          <w:divBdr>
            <w:top w:val="none" w:sz="0" w:space="0" w:color="auto"/>
            <w:left w:val="none" w:sz="0" w:space="0" w:color="auto"/>
            <w:bottom w:val="none" w:sz="0" w:space="0" w:color="auto"/>
            <w:right w:val="none" w:sz="0" w:space="0" w:color="auto"/>
          </w:divBdr>
        </w:div>
        <w:div w:id="421149500">
          <w:marLeft w:val="480"/>
          <w:marRight w:val="0"/>
          <w:marTop w:val="0"/>
          <w:marBottom w:val="0"/>
          <w:divBdr>
            <w:top w:val="none" w:sz="0" w:space="0" w:color="auto"/>
            <w:left w:val="none" w:sz="0" w:space="0" w:color="auto"/>
            <w:bottom w:val="none" w:sz="0" w:space="0" w:color="auto"/>
            <w:right w:val="none" w:sz="0" w:space="0" w:color="auto"/>
          </w:divBdr>
        </w:div>
        <w:div w:id="464736812">
          <w:marLeft w:val="480"/>
          <w:marRight w:val="0"/>
          <w:marTop w:val="0"/>
          <w:marBottom w:val="0"/>
          <w:divBdr>
            <w:top w:val="none" w:sz="0" w:space="0" w:color="auto"/>
            <w:left w:val="none" w:sz="0" w:space="0" w:color="auto"/>
            <w:bottom w:val="none" w:sz="0" w:space="0" w:color="auto"/>
            <w:right w:val="none" w:sz="0" w:space="0" w:color="auto"/>
          </w:divBdr>
        </w:div>
        <w:div w:id="478545025">
          <w:marLeft w:val="480"/>
          <w:marRight w:val="0"/>
          <w:marTop w:val="0"/>
          <w:marBottom w:val="0"/>
          <w:divBdr>
            <w:top w:val="none" w:sz="0" w:space="0" w:color="auto"/>
            <w:left w:val="none" w:sz="0" w:space="0" w:color="auto"/>
            <w:bottom w:val="none" w:sz="0" w:space="0" w:color="auto"/>
            <w:right w:val="none" w:sz="0" w:space="0" w:color="auto"/>
          </w:divBdr>
        </w:div>
        <w:div w:id="584918199">
          <w:marLeft w:val="480"/>
          <w:marRight w:val="0"/>
          <w:marTop w:val="0"/>
          <w:marBottom w:val="0"/>
          <w:divBdr>
            <w:top w:val="none" w:sz="0" w:space="0" w:color="auto"/>
            <w:left w:val="none" w:sz="0" w:space="0" w:color="auto"/>
            <w:bottom w:val="none" w:sz="0" w:space="0" w:color="auto"/>
            <w:right w:val="none" w:sz="0" w:space="0" w:color="auto"/>
          </w:divBdr>
        </w:div>
        <w:div w:id="588857599">
          <w:marLeft w:val="480"/>
          <w:marRight w:val="0"/>
          <w:marTop w:val="0"/>
          <w:marBottom w:val="0"/>
          <w:divBdr>
            <w:top w:val="none" w:sz="0" w:space="0" w:color="auto"/>
            <w:left w:val="none" w:sz="0" w:space="0" w:color="auto"/>
            <w:bottom w:val="none" w:sz="0" w:space="0" w:color="auto"/>
            <w:right w:val="none" w:sz="0" w:space="0" w:color="auto"/>
          </w:divBdr>
        </w:div>
        <w:div w:id="650794591">
          <w:marLeft w:val="480"/>
          <w:marRight w:val="0"/>
          <w:marTop w:val="0"/>
          <w:marBottom w:val="0"/>
          <w:divBdr>
            <w:top w:val="none" w:sz="0" w:space="0" w:color="auto"/>
            <w:left w:val="none" w:sz="0" w:space="0" w:color="auto"/>
            <w:bottom w:val="none" w:sz="0" w:space="0" w:color="auto"/>
            <w:right w:val="none" w:sz="0" w:space="0" w:color="auto"/>
          </w:divBdr>
        </w:div>
        <w:div w:id="677124586">
          <w:marLeft w:val="480"/>
          <w:marRight w:val="0"/>
          <w:marTop w:val="0"/>
          <w:marBottom w:val="0"/>
          <w:divBdr>
            <w:top w:val="none" w:sz="0" w:space="0" w:color="auto"/>
            <w:left w:val="none" w:sz="0" w:space="0" w:color="auto"/>
            <w:bottom w:val="none" w:sz="0" w:space="0" w:color="auto"/>
            <w:right w:val="none" w:sz="0" w:space="0" w:color="auto"/>
          </w:divBdr>
        </w:div>
        <w:div w:id="689644821">
          <w:marLeft w:val="480"/>
          <w:marRight w:val="0"/>
          <w:marTop w:val="0"/>
          <w:marBottom w:val="0"/>
          <w:divBdr>
            <w:top w:val="none" w:sz="0" w:space="0" w:color="auto"/>
            <w:left w:val="none" w:sz="0" w:space="0" w:color="auto"/>
            <w:bottom w:val="none" w:sz="0" w:space="0" w:color="auto"/>
            <w:right w:val="none" w:sz="0" w:space="0" w:color="auto"/>
          </w:divBdr>
        </w:div>
        <w:div w:id="698749293">
          <w:marLeft w:val="480"/>
          <w:marRight w:val="0"/>
          <w:marTop w:val="0"/>
          <w:marBottom w:val="0"/>
          <w:divBdr>
            <w:top w:val="none" w:sz="0" w:space="0" w:color="auto"/>
            <w:left w:val="none" w:sz="0" w:space="0" w:color="auto"/>
            <w:bottom w:val="none" w:sz="0" w:space="0" w:color="auto"/>
            <w:right w:val="none" w:sz="0" w:space="0" w:color="auto"/>
          </w:divBdr>
        </w:div>
        <w:div w:id="756681913">
          <w:marLeft w:val="480"/>
          <w:marRight w:val="0"/>
          <w:marTop w:val="0"/>
          <w:marBottom w:val="0"/>
          <w:divBdr>
            <w:top w:val="none" w:sz="0" w:space="0" w:color="auto"/>
            <w:left w:val="none" w:sz="0" w:space="0" w:color="auto"/>
            <w:bottom w:val="none" w:sz="0" w:space="0" w:color="auto"/>
            <w:right w:val="none" w:sz="0" w:space="0" w:color="auto"/>
          </w:divBdr>
        </w:div>
        <w:div w:id="784692725">
          <w:marLeft w:val="480"/>
          <w:marRight w:val="0"/>
          <w:marTop w:val="0"/>
          <w:marBottom w:val="0"/>
          <w:divBdr>
            <w:top w:val="none" w:sz="0" w:space="0" w:color="auto"/>
            <w:left w:val="none" w:sz="0" w:space="0" w:color="auto"/>
            <w:bottom w:val="none" w:sz="0" w:space="0" w:color="auto"/>
            <w:right w:val="none" w:sz="0" w:space="0" w:color="auto"/>
          </w:divBdr>
        </w:div>
        <w:div w:id="812253862">
          <w:marLeft w:val="480"/>
          <w:marRight w:val="0"/>
          <w:marTop w:val="0"/>
          <w:marBottom w:val="0"/>
          <w:divBdr>
            <w:top w:val="none" w:sz="0" w:space="0" w:color="auto"/>
            <w:left w:val="none" w:sz="0" w:space="0" w:color="auto"/>
            <w:bottom w:val="none" w:sz="0" w:space="0" w:color="auto"/>
            <w:right w:val="none" w:sz="0" w:space="0" w:color="auto"/>
          </w:divBdr>
        </w:div>
        <w:div w:id="876355637">
          <w:marLeft w:val="480"/>
          <w:marRight w:val="0"/>
          <w:marTop w:val="0"/>
          <w:marBottom w:val="0"/>
          <w:divBdr>
            <w:top w:val="none" w:sz="0" w:space="0" w:color="auto"/>
            <w:left w:val="none" w:sz="0" w:space="0" w:color="auto"/>
            <w:bottom w:val="none" w:sz="0" w:space="0" w:color="auto"/>
            <w:right w:val="none" w:sz="0" w:space="0" w:color="auto"/>
          </w:divBdr>
        </w:div>
        <w:div w:id="888996196">
          <w:marLeft w:val="480"/>
          <w:marRight w:val="0"/>
          <w:marTop w:val="0"/>
          <w:marBottom w:val="0"/>
          <w:divBdr>
            <w:top w:val="none" w:sz="0" w:space="0" w:color="auto"/>
            <w:left w:val="none" w:sz="0" w:space="0" w:color="auto"/>
            <w:bottom w:val="none" w:sz="0" w:space="0" w:color="auto"/>
            <w:right w:val="none" w:sz="0" w:space="0" w:color="auto"/>
          </w:divBdr>
        </w:div>
        <w:div w:id="901062667">
          <w:marLeft w:val="480"/>
          <w:marRight w:val="0"/>
          <w:marTop w:val="0"/>
          <w:marBottom w:val="0"/>
          <w:divBdr>
            <w:top w:val="none" w:sz="0" w:space="0" w:color="auto"/>
            <w:left w:val="none" w:sz="0" w:space="0" w:color="auto"/>
            <w:bottom w:val="none" w:sz="0" w:space="0" w:color="auto"/>
            <w:right w:val="none" w:sz="0" w:space="0" w:color="auto"/>
          </w:divBdr>
        </w:div>
        <w:div w:id="932930280">
          <w:marLeft w:val="480"/>
          <w:marRight w:val="0"/>
          <w:marTop w:val="0"/>
          <w:marBottom w:val="0"/>
          <w:divBdr>
            <w:top w:val="none" w:sz="0" w:space="0" w:color="auto"/>
            <w:left w:val="none" w:sz="0" w:space="0" w:color="auto"/>
            <w:bottom w:val="none" w:sz="0" w:space="0" w:color="auto"/>
            <w:right w:val="none" w:sz="0" w:space="0" w:color="auto"/>
          </w:divBdr>
        </w:div>
        <w:div w:id="1176966181">
          <w:marLeft w:val="480"/>
          <w:marRight w:val="0"/>
          <w:marTop w:val="0"/>
          <w:marBottom w:val="0"/>
          <w:divBdr>
            <w:top w:val="none" w:sz="0" w:space="0" w:color="auto"/>
            <w:left w:val="none" w:sz="0" w:space="0" w:color="auto"/>
            <w:bottom w:val="none" w:sz="0" w:space="0" w:color="auto"/>
            <w:right w:val="none" w:sz="0" w:space="0" w:color="auto"/>
          </w:divBdr>
        </w:div>
        <w:div w:id="1280340119">
          <w:marLeft w:val="480"/>
          <w:marRight w:val="0"/>
          <w:marTop w:val="0"/>
          <w:marBottom w:val="0"/>
          <w:divBdr>
            <w:top w:val="none" w:sz="0" w:space="0" w:color="auto"/>
            <w:left w:val="none" w:sz="0" w:space="0" w:color="auto"/>
            <w:bottom w:val="none" w:sz="0" w:space="0" w:color="auto"/>
            <w:right w:val="none" w:sz="0" w:space="0" w:color="auto"/>
          </w:divBdr>
        </w:div>
        <w:div w:id="1363938324">
          <w:marLeft w:val="480"/>
          <w:marRight w:val="0"/>
          <w:marTop w:val="0"/>
          <w:marBottom w:val="0"/>
          <w:divBdr>
            <w:top w:val="none" w:sz="0" w:space="0" w:color="auto"/>
            <w:left w:val="none" w:sz="0" w:space="0" w:color="auto"/>
            <w:bottom w:val="none" w:sz="0" w:space="0" w:color="auto"/>
            <w:right w:val="none" w:sz="0" w:space="0" w:color="auto"/>
          </w:divBdr>
        </w:div>
        <w:div w:id="1380592863">
          <w:marLeft w:val="480"/>
          <w:marRight w:val="0"/>
          <w:marTop w:val="0"/>
          <w:marBottom w:val="0"/>
          <w:divBdr>
            <w:top w:val="none" w:sz="0" w:space="0" w:color="auto"/>
            <w:left w:val="none" w:sz="0" w:space="0" w:color="auto"/>
            <w:bottom w:val="none" w:sz="0" w:space="0" w:color="auto"/>
            <w:right w:val="none" w:sz="0" w:space="0" w:color="auto"/>
          </w:divBdr>
        </w:div>
        <w:div w:id="1423184694">
          <w:marLeft w:val="480"/>
          <w:marRight w:val="0"/>
          <w:marTop w:val="0"/>
          <w:marBottom w:val="0"/>
          <w:divBdr>
            <w:top w:val="none" w:sz="0" w:space="0" w:color="auto"/>
            <w:left w:val="none" w:sz="0" w:space="0" w:color="auto"/>
            <w:bottom w:val="none" w:sz="0" w:space="0" w:color="auto"/>
            <w:right w:val="none" w:sz="0" w:space="0" w:color="auto"/>
          </w:divBdr>
        </w:div>
        <w:div w:id="1447194224">
          <w:marLeft w:val="480"/>
          <w:marRight w:val="0"/>
          <w:marTop w:val="0"/>
          <w:marBottom w:val="0"/>
          <w:divBdr>
            <w:top w:val="none" w:sz="0" w:space="0" w:color="auto"/>
            <w:left w:val="none" w:sz="0" w:space="0" w:color="auto"/>
            <w:bottom w:val="none" w:sz="0" w:space="0" w:color="auto"/>
            <w:right w:val="none" w:sz="0" w:space="0" w:color="auto"/>
          </w:divBdr>
        </w:div>
        <w:div w:id="1470974563">
          <w:marLeft w:val="480"/>
          <w:marRight w:val="0"/>
          <w:marTop w:val="0"/>
          <w:marBottom w:val="0"/>
          <w:divBdr>
            <w:top w:val="none" w:sz="0" w:space="0" w:color="auto"/>
            <w:left w:val="none" w:sz="0" w:space="0" w:color="auto"/>
            <w:bottom w:val="none" w:sz="0" w:space="0" w:color="auto"/>
            <w:right w:val="none" w:sz="0" w:space="0" w:color="auto"/>
          </w:divBdr>
        </w:div>
        <w:div w:id="1479959799">
          <w:marLeft w:val="480"/>
          <w:marRight w:val="0"/>
          <w:marTop w:val="0"/>
          <w:marBottom w:val="0"/>
          <w:divBdr>
            <w:top w:val="none" w:sz="0" w:space="0" w:color="auto"/>
            <w:left w:val="none" w:sz="0" w:space="0" w:color="auto"/>
            <w:bottom w:val="none" w:sz="0" w:space="0" w:color="auto"/>
            <w:right w:val="none" w:sz="0" w:space="0" w:color="auto"/>
          </w:divBdr>
        </w:div>
        <w:div w:id="1513103262">
          <w:marLeft w:val="480"/>
          <w:marRight w:val="0"/>
          <w:marTop w:val="0"/>
          <w:marBottom w:val="0"/>
          <w:divBdr>
            <w:top w:val="none" w:sz="0" w:space="0" w:color="auto"/>
            <w:left w:val="none" w:sz="0" w:space="0" w:color="auto"/>
            <w:bottom w:val="none" w:sz="0" w:space="0" w:color="auto"/>
            <w:right w:val="none" w:sz="0" w:space="0" w:color="auto"/>
          </w:divBdr>
        </w:div>
        <w:div w:id="1522082352">
          <w:marLeft w:val="480"/>
          <w:marRight w:val="0"/>
          <w:marTop w:val="0"/>
          <w:marBottom w:val="0"/>
          <w:divBdr>
            <w:top w:val="none" w:sz="0" w:space="0" w:color="auto"/>
            <w:left w:val="none" w:sz="0" w:space="0" w:color="auto"/>
            <w:bottom w:val="none" w:sz="0" w:space="0" w:color="auto"/>
            <w:right w:val="none" w:sz="0" w:space="0" w:color="auto"/>
          </w:divBdr>
        </w:div>
        <w:div w:id="1552107488">
          <w:marLeft w:val="480"/>
          <w:marRight w:val="0"/>
          <w:marTop w:val="0"/>
          <w:marBottom w:val="0"/>
          <w:divBdr>
            <w:top w:val="none" w:sz="0" w:space="0" w:color="auto"/>
            <w:left w:val="none" w:sz="0" w:space="0" w:color="auto"/>
            <w:bottom w:val="none" w:sz="0" w:space="0" w:color="auto"/>
            <w:right w:val="none" w:sz="0" w:space="0" w:color="auto"/>
          </w:divBdr>
        </w:div>
        <w:div w:id="1562718549">
          <w:marLeft w:val="480"/>
          <w:marRight w:val="0"/>
          <w:marTop w:val="0"/>
          <w:marBottom w:val="0"/>
          <w:divBdr>
            <w:top w:val="none" w:sz="0" w:space="0" w:color="auto"/>
            <w:left w:val="none" w:sz="0" w:space="0" w:color="auto"/>
            <w:bottom w:val="none" w:sz="0" w:space="0" w:color="auto"/>
            <w:right w:val="none" w:sz="0" w:space="0" w:color="auto"/>
          </w:divBdr>
        </w:div>
        <w:div w:id="1566332697">
          <w:marLeft w:val="480"/>
          <w:marRight w:val="0"/>
          <w:marTop w:val="0"/>
          <w:marBottom w:val="0"/>
          <w:divBdr>
            <w:top w:val="none" w:sz="0" w:space="0" w:color="auto"/>
            <w:left w:val="none" w:sz="0" w:space="0" w:color="auto"/>
            <w:bottom w:val="none" w:sz="0" w:space="0" w:color="auto"/>
            <w:right w:val="none" w:sz="0" w:space="0" w:color="auto"/>
          </w:divBdr>
        </w:div>
        <w:div w:id="1570000352">
          <w:marLeft w:val="480"/>
          <w:marRight w:val="0"/>
          <w:marTop w:val="0"/>
          <w:marBottom w:val="0"/>
          <w:divBdr>
            <w:top w:val="none" w:sz="0" w:space="0" w:color="auto"/>
            <w:left w:val="none" w:sz="0" w:space="0" w:color="auto"/>
            <w:bottom w:val="none" w:sz="0" w:space="0" w:color="auto"/>
            <w:right w:val="none" w:sz="0" w:space="0" w:color="auto"/>
          </w:divBdr>
        </w:div>
        <w:div w:id="1630550319">
          <w:marLeft w:val="480"/>
          <w:marRight w:val="0"/>
          <w:marTop w:val="0"/>
          <w:marBottom w:val="0"/>
          <w:divBdr>
            <w:top w:val="none" w:sz="0" w:space="0" w:color="auto"/>
            <w:left w:val="none" w:sz="0" w:space="0" w:color="auto"/>
            <w:bottom w:val="none" w:sz="0" w:space="0" w:color="auto"/>
            <w:right w:val="none" w:sz="0" w:space="0" w:color="auto"/>
          </w:divBdr>
        </w:div>
        <w:div w:id="1639845048">
          <w:marLeft w:val="480"/>
          <w:marRight w:val="0"/>
          <w:marTop w:val="0"/>
          <w:marBottom w:val="0"/>
          <w:divBdr>
            <w:top w:val="none" w:sz="0" w:space="0" w:color="auto"/>
            <w:left w:val="none" w:sz="0" w:space="0" w:color="auto"/>
            <w:bottom w:val="none" w:sz="0" w:space="0" w:color="auto"/>
            <w:right w:val="none" w:sz="0" w:space="0" w:color="auto"/>
          </w:divBdr>
        </w:div>
        <w:div w:id="1762674090">
          <w:marLeft w:val="480"/>
          <w:marRight w:val="0"/>
          <w:marTop w:val="0"/>
          <w:marBottom w:val="0"/>
          <w:divBdr>
            <w:top w:val="none" w:sz="0" w:space="0" w:color="auto"/>
            <w:left w:val="none" w:sz="0" w:space="0" w:color="auto"/>
            <w:bottom w:val="none" w:sz="0" w:space="0" w:color="auto"/>
            <w:right w:val="none" w:sz="0" w:space="0" w:color="auto"/>
          </w:divBdr>
        </w:div>
        <w:div w:id="1843157555">
          <w:marLeft w:val="480"/>
          <w:marRight w:val="0"/>
          <w:marTop w:val="0"/>
          <w:marBottom w:val="0"/>
          <w:divBdr>
            <w:top w:val="none" w:sz="0" w:space="0" w:color="auto"/>
            <w:left w:val="none" w:sz="0" w:space="0" w:color="auto"/>
            <w:bottom w:val="none" w:sz="0" w:space="0" w:color="auto"/>
            <w:right w:val="none" w:sz="0" w:space="0" w:color="auto"/>
          </w:divBdr>
        </w:div>
        <w:div w:id="1880972657">
          <w:marLeft w:val="480"/>
          <w:marRight w:val="0"/>
          <w:marTop w:val="0"/>
          <w:marBottom w:val="0"/>
          <w:divBdr>
            <w:top w:val="none" w:sz="0" w:space="0" w:color="auto"/>
            <w:left w:val="none" w:sz="0" w:space="0" w:color="auto"/>
            <w:bottom w:val="none" w:sz="0" w:space="0" w:color="auto"/>
            <w:right w:val="none" w:sz="0" w:space="0" w:color="auto"/>
          </w:divBdr>
        </w:div>
        <w:div w:id="1912766265">
          <w:marLeft w:val="480"/>
          <w:marRight w:val="0"/>
          <w:marTop w:val="0"/>
          <w:marBottom w:val="0"/>
          <w:divBdr>
            <w:top w:val="none" w:sz="0" w:space="0" w:color="auto"/>
            <w:left w:val="none" w:sz="0" w:space="0" w:color="auto"/>
            <w:bottom w:val="none" w:sz="0" w:space="0" w:color="auto"/>
            <w:right w:val="none" w:sz="0" w:space="0" w:color="auto"/>
          </w:divBdr>
        </w:div>
        <w:div w:id="1920869250">
          <w:marLeft w:val="480"/>
          <w:marRight w:val="0"/>
          <w:marTop w:val="0"/>
          <w:marBottom w:val="0"/>
          <w:divBdr>
            <w:top w:val="none" w:sz="0" w:space="0" w:color="auto"/>
            <w:left w:val="none" w:sz="0" w:space="0" w:color="auto"/>
            <w:bottom w:val="none" w:sz="0" w:space="0" w:color="auto"/>
            <w:right w:val="none" w:sz="0" w:space="0" w:color="auto"/>
          </w:divBdr>
        </w:div>
        <w:div w:id="1949895294">
          <w:marLeft w:val="480"/>
          <w:marRight w:val="0"/>
          <w:marTop w:val="0"/>
          <w:marBottom w:val="0"/>
          <w:divBdr>
            <w:top w:val="none" w:sz="0" w:space="0" w:color="auto"/>
            <w:left w:val="none" w:sz="0" w:space="0" w:color="auto"/>
            <w:bottom w:val="none" w:sz="0" w:space="0" w:color="auto"/>
            <w:right w:val="none" w:sz="0" w:space="0" w:color="auto"/>
          </w:divBdr>
        </w:div>
        <w:div w:id="1995602694">
          <w:marLeft w:val="480"/>
          <w:marRight w:val="0"/>
          <w:marTop w:val="0"/>
          <w:marBottom w:val="0"/>
          <w:divBdr>
            <w:top w:val="none" w:sz="0" w:space="0" w:color="auto"/>
            <w:left w:val="none" w:sz="0" w:space="0" w:color="auto"/>
            <w:bottom w:val="none" w:sz="0" w:space="0" w:color="auto"/>
            <w:right w:val="none" w:sz="0" w:space="0" w:color="auto"/>
          </w:divBdr>
        </w:div>
        <w:div w:id="2040666183">
          <w:marLeft w:val="480"/>
          <w:marRight w:val="0"/>
          <w:marTop w:val="0"/>
          <w:marBottom w:val="0"/>
          <w:divBdr>
            <w:top w:val="none" w:sz="0" w:space="0" w:color="auto"/>
            <w:left w:val="none" w:sz="0" w:space="0" w:color="auto"/>
            <w:bottom w:val="none" w:sz="0" w:space="0" w:color="auto"/>
            <w:right w:val="none" w:sz="0" w:space="0" w:color="auto"/>
          </w:divBdr>
        </w:div>
        <w:div w:id="2083719458">
          <w:marLeft w:val="480"/>
          <w:marRight w:val="0"/>
          <w:marTop w:val="0"/>
          <w:marBottom w:val="0"/>
          <w:divBdr>
            <w:top w:val="none" w:sz="0" w:space="0" w:color="auto"/>
            <w:left w:val="none" w:sz="0" w:space="0" w:color="auto"/>
            <w:bottom w:val="none" w:sz="0" w:space="0" w:color="auto"/>
            <w:right w:val="none" w:sz="0" w:space="0" w:color="auto"/>
          </w:divBdr>
        </w:div>
        <w:div w:id="2143961257">
          <w:marLeft w:val="480"/>
          <w:marRight w:val="0"/>
          <w:marTop w:val="0"/>
          <w:marBottom w:val="0"/>
          <w:divBdr>
            <w:top w:val="none" w:sz="0" w:space="0" w:color="auto"/>
            <w:left w:val="none" w:sz="0" w:space="0" w:color="auto"/>
            <w:bottom w:val="none" w:sz="0" w:space="0" w:color="auto"/>
            <w:right w:val="none" w:sz="0" w:space="0" w:color="auto"/>
          </w:divBdr>
        </w:div>
      </w:divsChild>
    </w:div>
    <w:div w:id="1687634704">
      <w:bodyDiv w:val="1"/>
      <w:marLeft w:val="0"/>
      <w:marRight w:val="0"/>
      <w:marTop w:val="0"/>
      <w:marBottom w:val="0"/>
      <w:divBdr>
        <w:top w:val="none" w:sz="0" w:space="0" w:color="auto"/>
        <w:left w:val="none" w:sz="0" w:space="0" w:color="auto"/>
        <w:bottom w:val="none" w:sz="0" w:space="0" w:color="auto"/>
        <w:right w:val="none" w:sz="0" w:space="0" w:color="auto"/>
      </w:divBdr>
      <w:divsChild>
        <w:div w:id="22286449">
          <w:marLeft w:val="480"/>
          <w:marRight w:val="0"/>
          <w:marTop w:val="0"/>
          <w:marBottom w:val="0"/>
          <w:divBdr>
            <w:top w:val="none" w:sz="0" w:space="0" w:color="auto"/>
            <w:left w:val="none" w:sz="0" w:space="0" w:color="auto"/>
            <w:bottom w:val="none" w:sz="0" w:space="0" w:color="auto"/>
            <w:right w:val="none" w:sz="0" w:space="0" w:color="auto"/>
          </w:divBdr>
        </w:div>
        <w:div w:id="47531703">
          <w:marLeft w:val="480"/>
          <w:marRight w:val="0"/>
          <w:marTop w:val="0"/>
          <w:marBottom w:val="0"/>
          <w:divBdr>
            <w:top w:val="none" w:sz="0" w:space="0" w:color="auto"/>
            <w:left w:val="none" w:sz="0" w:space="0" w:color="auto"/>
            <w:bottom w:val="none" w:sz="0" w:space="0" w:color="auto"/>
            <w:right w:val="none" w:sz="0" w:space="0" w:color="auto"/>
          </w:divBdr>
        </w:div>
        <w:div w:id="85351511">
          <w:marLeft w:val="480"/>
          <w:marRight w:val="0"/>
          <w:marTop w:val="0"/>
          <w:marBottom w:val="0"/>
          <w:divBdr>
            <w:top w:val="none" w:sz="0" w:space="0" w:color="auto"/>
            <w:left w:val="none" w:sz="0" w:space="0" w:color="auto"/>
            <w:bottom w:val="none" w:sz="0" w:space="0" w:color="auto"/>
            <w:right w:val="none" w:sz="0" w:space="0" w:color="auto"/>
          </w:divBdr>
        </w:div>
        <w:div w:id="89397269">
          <w:marLeft w:val="480"/>
          <w:marRight w:val="0"/>
          <w:marTop w:val="0"/>
          <w:marBottom w:val="0"/>
          <w:divBdr>
            <w:top w:val="none" w:sz="0" w:space="0" w:color="auto"/>
            <w:left w:val="none" w:sz="0" w:space="0" w:color="auto"/>
            <w:bottom w:val="none" w:sz="0" w:space="0" w:color="auto"/>
            <w:right w:val="none" w:sz="0" w:space="0" w:color="auto"/>
          </w:divBdr>
        </w:div>
        <w:div w:id="103771450">
          <w:marLeft w:val="480"/>
          <w:marRight w:val="0"/>
          <w:marTop w:val="0"/>
          <w:marBottom w:val="0"/>
          <w:divBdr>
            <w:top w:val="none" w:sz="0" w:space="0" w:color="auto"/>
            <w:left w:val="none" w:sz="0" w:space="0" w:color="auto"/>
            <w:bottom w:val="none" w:sz="0" w:space="0" w:color="auto"/>
            <w:right w:val="none" w:sz="0" w:space="0" w:color="auto"/>
          </w:divBdr>
        </w:div>
        <w:div w:id="213083775">
          <w:marLeft w:val="480"/>
          <w:marRight w:val="0"/>
          <w:marTop w:val="0"/>
          <w:marBottom w:val="0"/>
          <w:divBdr>
            <w:top w:val="none" w:sz="0" w:space="0" w:color="auto"/>
            <w:left w:val="none" w:sz="0" w:space="0" w:color="auto"/>
            <w:bottom w:val="none" w:sz="0" w:space="0" w:color="auto"/>
            <w:right w:val="none" w:sz="0" w:space="0" w:color="auto"/>
          </w:divBdr>
        </w:div>
        <w:div w:id="215046143">
          <w:marLeft w:val="480"/>
          <w:marRight w:val="0"/>
          <w:marTop w:val="0"/>
          <w:marBottom w:val="0"/>
          <w:divBdr>
            <w:top w:val="none" w:sz="0" w:space="0" w:color="auto"/>
            <w:left w:val="none" w:sz="0" w:space="0" w:color="auto"/>
            <w:bottom w:val="none" w:sz="0" w:space="0" w:color="auto"/>
            <w:right w:val="none" w:sz="0" w:space="0" w:color="auto"/>
          </w:divBdr>
        </w:div>
        <w:div w:id="243953649">
          <w:marLeft w:val="480"/>
          <w:marRight w:val="0"/>
          <w:marTop w:val="0"/>
          <w:marBottom w:val="0"/>
          <w:divBdr>
            <w:top w:val="none" w:sz="0" w:space="0" w:color="auto"/>
            <w:left w:val="none" w:sz="0" w:space="0" w:color="auto"/>
            <w:bottom w:val="none" w:sz="0" w:space="0" w:color="auto"/>
            <w:right w:val="none" w:sz="0" w:space="0" w:color="auto"/>
          </w:divBdr>
        </w:div>
        <w:div w:id="268393640">
          <w:marLeft w:val="480"/>
          <w:marRight w:val="0"/>
          <w:marTop w:val="0"/>
          <w:marBottom w:val="0"/>
          <w:divBdr>
            <w:top w:val="none" w:sz="0" w:space="0" w:color="auto"/>
            <w:left w:val="none" w:sz="0" w:space="0" w:color="auto"/>
            <w:bottom w:val="none" w:sz="0" w:space="0" w:color="auto"/>
            <w:right w:val="none" w:sz="0" w:space="0" w:color="auto"/>
          </w:divBdr>
        </w:div>
        <w:div w:id="291179179">
          <w:marLeft w:val="480"/>
          <w:marRight w:val="0"/>
          <w:marTop w:val="0"/>
          <w:marBottom w:val="0"/>
          <w:divBdr>
            <w:top w:val="none" w:sz="0" w:space="0" w:color="auto"/>
            <w:left w:val="none" w:sz="0" w:space="0" w:color="auto"/>
            <w:bottom w:val="none" w:sz="0" w:space="0" w:color="auto"/>
            <w:right w:val="none" w:sz="0" w:space="0" w:color="auto"/>
          </w:divBdr>
        </w:div>
        <w:div w:id="292903728">
          <w:marLeft w:val="480"/>
          <w:marRight w:val="0"/>
          <w:marTop w:val="0"/>
          <w:marBottom w:val="0"/>
          <w:divBdr>
            <w:top w:val="none" w:sz="0" w:space="0" w:color="auto"/>
            <w:left w:val="none" w:sz="0" w:space="0" w:color="auto"/>
            <w:bottom w:val="none" w:sz="0" w:space="0" w:color="auto"/>
            <w:right w:val="none" w:sz="0" w:space="0" w:color="auto"/>
          </w:divBdr>
        </w:div>
        <w:div w:id="337510868">
          <w:marLeft w:val="480"/>
          <w:marRight w:val="0"/>
          <w:marTop w:val="0"/>
          <w:marBottom w:val="0"/>
          <w:divBdr>
            <w:top w:val="none" w:sz="0" w:space="0" w:color="auto"/>
            <w:left w:val="none" w:sz="0" w:space="0" w:color="auto"/>
            <w:bottom w:val="none" w:sz="0" w:space="0" w:color="auto"/>
            <w:right w:val="none" w:sz="0" w:space="0" w:color="auto"/>
          </w:divBdr>
        </w:div>
        <w:div w:id="388843138">
          <w:marLeft w:val="480"/>
          <w:marRight w:val="0"/>
          <w:marTop w:val="0"/>
          <w:marBottom w:val="0"/>
          <w:divBdr>
            <w:top w:val="none" w:sz="0" w:space="0" w:color="auto"/>
            <w:left w:val="none" w:sz="0" w:space="0" w:color="auto"/>
            <w:bottom w:val="none" w:sz="0" w:space="0" w:color="auto"/>
            <w:right w:val="none" w:sz="0" w:space="0" w:color="auto"/>
          </w:divBdr>
        </w:div>
        <w:div w:id="414278660">
          <w:marLeft w:val="480"/>
          <w:marRight w:val="0"/>
          <w:marTop w:val="0"/>
          <w:marBottom w:val="0"/>
          <w:divBdr>
            <w:top w:val="none" w:sz="0" w:space="0" w:color="auto"/>
            <w:left w:val="none" w:sz="0" w:space="0" w:color="auto"/>
            <w:bottom w:val="none" w:sz="0" w:space="0" w:color="auto"/>
            <w:right w:val="none" w:sz="0" w:space="0" w:color="auto"/>
          </w:divBdr>
        </w:div>
        <w:div w:id="433020561">
          <w:marLeft w:val="480"/>
          <w:marRight w:val="0"/>
          <w:marTop w:val="0"/>
          <w:marBottom w:val="0"/>
          <w:divBdr>
            <w:top w:val="none" w:sz="0" w:space="0" w:color="auto"/>
            <w:left w:val="none" w:sz="0" w:space="0" w:color="auto"/>
            <w:bottom w:val="none" w:sz="0" w:space="0" w:color="auto"/>
            <w:right w:val="none" w:sz="0" w:space="0" w:color="auto"/>
          </w:divBdr>
        </w:div>
        <w:div w:id="433403806">
          <w:marLeft w:val="480"/>
          <w:marRight w:val="0"/>
          <w:marTop w:val="0"/>
          <w:marBottom w:val="0"/>
          <w:divBdr>
            <w:top w:val="none" w:sz="0" w:space="0" w:color="auto"/>
            <w:left w:val="none" w:sz="0" w:space="0" w:color="auto"/>
            <w:bottom w:val="none" w:sz="0" w:space="0" w:color="auto"/>
            <w:right w:val="none" w:sz="0" w:space="0" w:color="auto"/>
          </w:divBdr>
        </w:div>
        <w:div w:id="503327703">
          <w:marLeft w:val="480"/>
          <w:marRight w:val="0"/>
          <w:marTop w:val="0"/>
          <w:marBottom w:val="0"/>
          <w:divBdr>
            <w:top w:val="none" w:sz="0" w:space="0" w:color="auto"/>
            <w:left w:val="none" w:sz="0" w:space="0" w:color="auto"/>
            <w:bottom w:val="none" w:sz="0" w:space="0" w:color="auto"/>
            <w:right w:val="none" w:sz="0" w:space="0" w:color="auto"/>
          </w:divBdr>
        </w:div>
        <w:div w:id="516699495">
          <w:marLeft w:val="480"/>
          <w:marRight w:val="0"/>
          <w:marTop w:val="0"/>
          <w:marBottom w:val="0"/>
          <w:divBdr>
            <w:top w:val="none" w:sz="0" w:space="0" w:color="auto"/>
            <w:left w:val="none" w:sz="0" w:space="0" w:color="auto"/>
            <w:bottom w:val="none" w:sz="0" w:space="0" w:color="auto"/>
            <w:right w:val="none" w:sz="0" w:space="0" w:color="auto"/>
          </w:divBdr>
        </w:div>
        <w:div w:id="520365218">
          <w:marLeft w:val="480"/>
          <w:marRight w:val="0"/>
          <w:marTop w:val="0"/>
          <w:marBottom w:val="0"/>
          <w:divBdr>
            <w:top w:val="none" w:sz="0" w:space="0" w:color="auto"/>
            <w:left w:val="none" w:sz="0" w:space="0" w:color="auto"/>
            <w:bottom w:val="none" w:sz="0" w:space="0" w:color="auto"/>
            <w:right w:val="none" w:sz="0" w:space="0" w:color="auto"/>
          </w:divBdr>
        </w:div>
        <w:div w:id="577984942">
          <w:marLeft w:val="480"/>
          <w:marRight w:val="0"/>
          <w:marTop w:val="0"/>
          <w:marBottom w:val="0"/>
          <w:divBdr>
            <w:top w:val="none" w:sz="0" w:space="0" w:color="auto"/>
            <w:left w:val="none" w:sz="0" w:space="0" w:color="auto"/>
            <w:bottom w:val="none" w:sz="0" w:space="0" w:color="auto"/>
            <w:right w:val="none" w:sz="0" w:space="0" w:color="auto"/>
          </w:divBdr>
        </w:div>
        <w:div w:id="610405078">
          <w:marLeft w:val="480"/>
          <w:marRight w:val="0"/>
          <w:marTop w:val="0"/>
          <w:marBottom w:val="0"/>
          <w:divBdr>
            <w:top w:val="none" w:sz="0" w:space="0" w:color="auto"/>
            <w:left w:val="none" w:sz="0" w:space="0" w:color="auto"/>
            <w:bottom w:val="none" w:sz="0" w:space="0" w:color="auto"/>
            <w:right w:val="none" w:sz="0" w:space="0" w:color="auto"/>
          </w:divBdr>
        </w:div>
        <w:div w:id="634288624">
          <w:marLeft w:val="480"/>
          <w:marRight w:val="0"/>
          <w:marTop w:val="0"/>
          <w:marBottom w:val="0"/>
          <w:divBdr>
            <w:top w:val="none" w:sz="0" w:space="0" w:color="auto"/>
            <w:left w:val="none" w:sz="0" w:space="0" w:color="auto"/>
            <w:bottom w:val="none" w:sz="0" w:space="0" w:color="auto"/>
            <w:right w:val="none" w:sz="0" w:space="0" w:color="auto"/>
          </w:divBdr>
        </w:div>
        <w:div w:id="644238428">
          <w:marLeft w:val="480"/>
          <w:marRight w:val="0"/>
          <w:marTop w:val="0"/>
          <w:marBottom w:val="0"/>
          <w:divBdr>
            <w:top w:val="none" w:sz="0" w:space="0" w:color="auto"/>
            <w:left w:val="none" w:sz="0" w:space="0" w:color="auto"/>
            <w:bottom w:val="none" w:sz="0" w:space="0" w:color="auto"/>
            <w:right w:val="none" w:sz="0" w:space="0" w:color="auto"/>
          </w:divBdr>
        </w:div>
        <w:div w:id="676690669">
          <w:marLeft w:val="480"/>
          <w:marRight w:val="0"/>
          <w:marTop w:val="0"/>
          <w:marBottom w:val="0"/>
          <w:divBdr>
            <w:top w:val="none" w:sz="0" w:space="0" w:color="auto"/>
            <w:left w:val="none" w:sz="0" w:space="0" w:color="auto"/>
            <w:bottom w:val="none" w:sz="0" w:space="0" w:color="auto"/>
            <w:right w:val="none" w:sz="0" w:space="0" w:color="auto"/>
          </w:divBdr>
        </w:div>
        <w:div w:id="734401347">
          <w:marLeft w:val="480"/>
          <w:marRight w:val="0"/>
          <w:marTop w:val="0"/>
          <w:marBottom w:val="0"/>
          <w:divBdr>
            <w:top w:val="none" w:sz="0" w:space="0" w:color="auto"/>
            <w:left w:val="none" w:sz="0" w:space="0" w:color="auto"/>
            <w:bottom w:val="none" w:sz="0" w:space="0" w:color="auto"/>
            <w:right w:val="none" w:sz="0" w:space="0" w:color="auto"/>
          </w:divBdr>
        </w:div>
        <w:div w:id="781844923">
          <w:marLeft w:val="480"/>
          <w:marRight w:val="0"/>
          <w:marTop w:val="0"/>
          <w:marBottom w:val="0"/>
          <w:divBdr>
            <w:top w:val="none" w:sz="0" w:space="0" w:color="auto"/>
            <w:left w:val="none" w:sz="0" w:space="0" w:color="auto"/>
            <w:bottom w:val="none" w:sz="0" w:space="0" w:color="auto"/>
            <w:right w:val="none" w:sz="0" w:space="0" w:color="auto"/>
          </w:divBdr>
        </w:div>
        <w:div w:id="788624177">
          <w:marLeft w:val="480"/>
          <w:marRight w:val="0"/>
          <w:marTop w:val="0"/>
          <w:marBottom w:val="0"/>
          <w:divBdr>
            <w:top w:val="none" w:sz="0" w:space="0" w:color="auto"/>
            <w:left w:val="none" w:sz="0" w:space="0" w:color="auto"/>
            <w:bottom w:val="none" w:sz="0" w:space="0" w:color="auto"/>
            <w:right w:val="none" w:sz="0" w:space="0" w:color="auto"/>
          </w:divBdr>
        </w:div>
        <w:div w:id="796950222">
          <w:marLeft w:val="480"/>
          <w:marRight w:val="0"/>
          <w:marTop w:val="0"/>
          <w:marBottom w:val="0"/>
          <w:divBdr>
            <w:top w:val="none" w:sz="0" w:space="0" w:color="auto"/>
            <w:left w:val="none" w:sz="0" w:space="0" w:color="auto"/>
            <w:bottom w:val="none" w:sz="0" w:space="0" w:color="auto"/>
            <w:right w:val="none" w:sz="0" w:space="0" w:color="auto"/>
          </w:divBdr>
        </w:div>
        <w:div w:id="799568245">
          <w:marLeft w:val="480"/>
          <w:marRight w:val="0"/>
          <w:marTop w:val="0"/>
          <w:marBottom w:val="0"/>
          <w:divBdr>
            <w:top w:val="none" w:sz="0" w:space="0" w:color="auto"/>
            <w:left w:val="none" w:sz="0" w:space="0" w:color="auto"/>
            <w:bottom w:val="none" w:sz="0" w:space="0" w:color="auto"/>
            <w:right w:val="none" w:sz="0" w:space="0" w:color="auto"/>
          </w:divBdr>
        </w:div>
        <w:div w:id="844250905">
          <w:marLeft w:val="480"/>
          <w:marRight w:val="0"/>
          <w:marTop w:val="0"/>
          <w:marBottom w:val="0"/>
          <w:divBdr>
            <w:top w:val="none" w:sz="0" w:space="0" w:color="auto"/>
            <w:left w:val="none" w:sz="0" w:space="0" w:color="auto"/>
            <w:bottom w:val="none" w:sz="0" w:space="0" w:color="auto"/>
            <w:right w:val="none" w:sz="0" w:space="0" w:color="auto"/>
          </w:divBdr>
        </w:div>
        <w:div w:id="940920289">
          <w:marLeft w:val="480"/>
          <w:marRight w:val="0"/>
          <w:marTop w:val="0"/>
          <w:marBottom w:val="0"/>
          <w:divBdr>
            <w:top w:val="none" w:sz="0" w:space="0" w:color="auto"/>
            <w:left w:val="none" w:sz="0" w:space="0" w:color="auto"/>
            <w:bottom w:val="none" w:sz="0" w:space="0" w:color="auto"/>
            <w:right w:val="none" w:sz="0" w:space="0" w:color="auto"/>
          </w:divBdr>
        </w:div>
        <w:div w:id="956373130">
          <w:marLeft w:val="480"/>
          <w:marRight w:val="0"/>
          <w:marTop w:val="0"/>
          <w:marBottom w:val="0"/>
          <w:divBdr>
            <w:top w:val="none" w:sz="0" w:space="0" w:color="auto"/>
            <w:left w:val="none" w:sz="0" w:space="0" w:color="auto"/>
            <w:bottom w:val="none" w:sz="0" w:space="0" w:color="auto"/>
            <w:right w:val="none" w:sz="0" w:space="0" w:color="auto"/>
          </w:divBdr>
        </w:div>
        <w:div w:id="983193177">
          <w:marLeft w:val="480"/>
          <w:marRight w:val="0"/>
          <w:marTop w:val="0"/>
          <w:marBottom w:val="0"/>
          <w:divBdr>
            <w:top w:val="none" w:sz="0" w:space="0" w:color="auto"/>
            <w:left w:val="none" w:sz="0" w:space="0" w:color="auto"/>
            <w:bottom w:val="none" w:sz="0" w:space="0" w:color="auto"/>
            <w:right w:val="none" w:sz="0" w:space="0" w:color="auto"/>
          </w:divBdr>
        </w:div>
        <w:div w:id="1002004332">
          <w:marLeft w:val="480"/>
          <w:marRight w:val="0"/>
          <w:marTop w:val="0"/>
          <w:marBottom w:val="0"/>
          <w:divBdr>
            <w:top w:val="none" w:sz="0" w:space="0" w:color="auto"/>
            <w:left w:val="none" w:sz="0" w:space="0" w:color="auto"/>
            <w:bottom w:val="none" w:sz="0" w:space="0" w:color="auto"/>
            <w:right w:val="none" w:sz="0" w:space="0" w:color="auto"/>
          </w:divBdr>
        </w:div>
        <w:div w:id="1062602299">
          <w:marLeft w:val="480"/>
          <w:marRight w:val="0"/>
          <w:marTop w:val="0"/>
          <w:marBottom w:val="0"/>
          <w:divBdr>
            <w:top w:val="none" w:sz="0" w:space="0" w:color="auto"/>
            <w:left w:val="none" w:sz="0" w:space="0" w:color="auto"/>
            <w:bottom w:val="none" w:sz="0" w:space="0" w:color="auto"/>
            <w:right w:val="none" w:sz="0" w:space="0" w:color="auto"/>
          </w:divBdr>
        </w:div>
        <w:div w:id="1067920831">
          <w:marLeft w:val="480"/>
          <w:marRight w:val="0"/>
          <w:marTop w:val="0"/>
          <w:marBottom w:val="0"/>
          <w:divBdr>
            <w:top w:val="none" w:sz="0" w:space="0" w:color="auto"/>
            <w:left w:val="none" w:sz="0" w:space="0" w:color="auto"/>
            <w:bottom w:val="none" w:sz="0" w:space="0" w:color="auto"/>
            <w:right w:val="none" w:sz="0" w:space="0" w:color="auto"/>
          </w:divBdr>
        </w:div>
        <w:div w:id="1087577625">
          <w:marLeft w:val="480"/>
          <w:marRight w:val="0"/>
          <w:marTop w:val="0"/>
          <w:marBottom w:val="0"/>
          <w:divBdr>
            <w:top w:val="none" w:sz="0" w:space="0" w:color="auto"/>
            <w:left w:val="none" w:sz="0" w:space="0" w:color="auto"/>
            <w:bottom w:val="none" w:sz="0" w:space="0" w:color="auto"/>
            <w:right w:val="none" w:sz="0" w:space="0" w:color="auto"/>
          </w:divBdr>
        </w:div>
        <w:div w:id="1149595115">
          <w:marLeft w:val="480"/>
          <w:marRight w:val="0"/>
          <w:marTop w:val="0"/>
          <w:marBottom w:val="0"/>
          <w:divBdr>
            <w:top w:val="none" w:sz="0" w:space="0" w:color="auto"/>
            <w:left w:val="none" w:sz="0" w:space="0" w:color="auto"/>
            <w:bottom w:val="none" w:sz="0" w:space="0" w:color="auto"/>
            <w:right w:val="none" w:sz="0" w:space="0" w:color="auto"/>
          </w:divBdr>
        </w:div>
        <w:div w:id="1224488746">
          <w:marLeft w:val="480"/>
          <w:marRight w:val="0"/>
          <w:marTop w:val="0"/>
          <w:marBottom w:val="0"/>
          <w:divBdr>
            <w:top w:val="none" w:sz="0" w:space="0" w:color="auto"/>
            <w:left w:val="none" w:sz="0" w:space="0" w:color="auto"/>
            <w:bottom w:val="none" w:sz="0" w:space="0" w:color="auto"/>
            <w:right w:val="none" w:sz="0" w:space="0" w:color="auto"/>
          </w:divBdr>
        </w:div>
        <w:div w:id="1265652840">
          <w:marLeft w:val="480"/>
          <w:marRight w:val="0"/>
          <w:marTop w:val="0"/>
          <w:marBottom w:val="0"/>
          <w:divBdr>
            <w:top w:val="none" w:sz="0" w:space="0" w:color="auto"/>
            <w:left w:val="none" w:sz="0" w:space="0" w:color="auto"/>
            <w:bottom w:val="none" w:sz="0" w:space="0" w:color="auto"/>
            <w:right w:val="none" w:sz="0" w:space="0" w:color="auto"/>
          </w:divBdr>
        </w:div>
        <w:div w:id="1273632576">
          <w:marLeft w:val="480"/>
          <w:marRight w:val="0"/>
          <w:marTop w:val="0"/>
          <w:marBottom w:val="0"/>
          <w:divBdr>
            <w:top w:val="none" w:sz="0" w:space="0" w:color="auto"/>
            <w:left w:val="none" w:sz="0" w:space="0" w:color="auto"/>
            <w:bottom w:val="none" w:sz="0" w:space="0" w:color="auto"/>
            <w:right w:val="none" w:sz="0" w:space="0" w:color="auto"/>
          </w:divBdr>
        </w:div>
        <w:div w:id="1280796215">
          <w:marLeft w:val="480"/>
          <w:marRight w:val="0"/>
          <w:marTop w:val="0"/>
          <w:marBottom w:val="0"/>
          <w:divBdr>
            <w:top w:val="none" w:sz="0" w:space="0" w:color="auto"/>
            <w:left w:val="none" w:sz="0" w:space="0" w:color="auto"/>
            <w:bottom w:val="none" w:sz="0" w:space="0" w:color="auto"/>
            <w:right w:val="none" w:sz="0" w:space="0" w:color="auto"/>
          </w:divBdr>
        </w:div>
        <w:div w:id="1290670442">
          <w:marLeft w:val="480"/>
          <w:marRight w:val="0"/>
          <w:marTop w:val="0"/>
          <w:marBottom w:val="0"/>
          <w:divBdr>
            <w:top w:val="none" w:sz="0" w:space="0" w:color="auto"/>
            <w:left w:val="none" w:sz="0" w:space="0" w:color="auto"/>
            <w:bottom w:val="none" w:sz="0" w:space="0" w:color="auto"/>
            <w:right w:val="none" w:sz="0" w:space="0" w:color="auto"/>
          </w:divBdr>
        </w:div>
        <w:div w:id="1310751331">
          <w:marLeft w:val="480"/>
          <w:marRight w:val="0"/>
          <w:marTop w:val="0"/>
          <w:marBottom w:val="0"/>
          <w:divBdr>
            <w:top w:val="none" w:sz="0" w:space="0" w:color="auto"/>
            <w:left w:val="none" w:sz="0" w:space="0" w:color="auto"/>
            <w:bottom w:val="none" w:sz="0" w:space="0" w:color="auto"/>
            <w:right w:val="none" w:sz="0" w:space="0" w:color="auto"/>
          </w:divBdr>
        </w:div>
        <w:div w:id="1437482415">
          <w:marLeft w:val="480"/>
          <w:marRight w:val="0"/>
          <w:marTop w:val="0"/>
          <w:marBottom w:val="0"/>
          <w:divBdr>
            <w:top w:val="none" w:sz="0" w:space="0" w:color="auto"/>
            <w:left w:val="none" w:sz="0" w:space="0" w:color="auto"/>
            <w:bottom w:val="none" w:sz="0" w:space="0" w:color="auto"/>
            <w:right w:val="none" w:sz="0" w:space="0" w:color="auto"/>
          </w:divBdr>
        </w:div>
        <w:div w:id="1440105180">
          <w:marLeft w:val="480"/>
          <w:marRight w:val="0"/>
          <w:marTop w:val="0"/>
          <w:marBottom w:val="0"/>
          <w:divBdr>
            <w:top w:val="none" w:sz="0" w:space="0" w:color="auto"/>
            <w:left w:val="none" w:sz="0" w:space="0" w:color="auto"/>
            <w:bottom w:val="none" w:sz="0" w:space="0" w:color="auto"/>
            <w:right w:val="none" w:sz="0" w:space="0" w:color="auto"/>
          </w:divBdr>
        </w:div>
        <w:div w:id="1526939407">
          <w:marLeft w:val="480"/>
          <w:marRight w:val="0"/>
          <w:marTop w:val="0"/>
          <w:marBottom w:val="0"/>
          <w:divBdr>
            <w:top w:val="none" w:sz="0" w:space="0" w:color="auto"/>
            <w:left w:val="none" w:sz="0" w:space="0" w:color="auto"/>
            <w:bottom w:val="none" w:sz="0" w:space="0" w:color="auto"/>
            <w:right w:val="none" w:sz="0" w:space="0" w:color="auto"/>
          </w:divBdr>
        </w:div>
        <w:div w:id="1527016132">
          <w:marLeft w:val="480"/>
          <w:marRight w:val="0"/>
          <w:marTop w:val="0"/>
          <w:marBottom w:val="0"/>
          <w:divBdr>
            <w:top w:val="none" w:sz="0" w:space="0" w:color="auto"/>
            <w:left w:val="none" w:sz="0" w:space="0" w:color="auto"/>
            <w:bottom w:val="none" w:sz="0" w:space="0" w:color="auto"/>
            <w:right w:val="none" w:sz="0" w:space="0" w:color="auto"/>
          </w:divBdr>
        </w:div>
        <w:div w:id="1582566427">
          <w:marLeft w:val="480"/>
          <w:marRight w:val="0"/>
          <w:marTop w:val="0"/>
          <w:marBottom w:val="0"/>
          <w:divBdr>
            <w:top w:val="none" w:sz="0" w:space="0" w:color="auto"/>
            <w:left w:val="none" w:sz="0" w:space="0" w:color="auto"/>
            <w:bottom w:val="none" w:sz="0" w:space="0" w:color="auto"/>
            <w:right w:val="none" w:sz="0" w:space="0" w:color="auto"/>
          </w:divBdr>
        </w:div>
        <w:div w:id="1612932183">
          <w:marLeft w:val="480"/>
          <w:marRight w:val="0"/>
          <w:marTop w:val="0"/>
          <w:marBottom w:val="0"/>
          <w:divBdr>
            <w:top w:val="none" w:sz="0" w:space="0" w:color="auto"/>
            <w:left w:val="none" w:sz="0" w:space="0" w:color="auto"/>
            <w:bottom w:val="none" w:sz="0" w:space="0" w:color="auto"/>
            <w:right w:val="none" w:sz="0" w:space="0" w:color="auto"/>
          </w:divBdr>
        </w:div>
        <w:div w:id="1628009246">
          <w:marLeft w:val="480"/>
          <w:marRight w:val="0"/>
          <w:marTop w:val="0"/>
          <w:marBottom w:val="0"/>
          <w:divBdr>
            <w:top w:val="none" w:sz="0" w:space="0" w:color="auto"/>
            <w:left w:val="none" w:sz="0" w:space="0" w:color="auto"/>
            <w:bottom w:val="none" w:sz="0" w:space="0" w:color="auto"/>
            <w:right w:val="none" w:sz="0" w:space="0" w:color="auto"/>
          </w:divBdr>
        </w:div>
        <w:div w:id="1685591404">
          <w:marLeft w:val="480"/>
          <w:marRight w:val="0"/>
          <w:marTop w:val="0"/>
          <w:marBottom w:val="0"/>
          <w:divBdr>
            <w:top w:val="none" w:sz="0" w:space="0" w:color="auto"/>
            <w:left w:val="none" w:sz="0" w:space="0" w:color="auto"/>
            <w:bottom w:val="none" w:sz="0" w:space="0" w:color="auto"/>
            <w:right w:val="none" w:sz="0" w:space="0" w:color="auto"/>
          </w:divBdr>
        </w:div>
        <w:div w:id="1721400758">
          <w:marLeft w:val="480"/>
          <w:marRight w:val="0"/>
          <w:marTop w:val="0"/>
          <w:marBottom w:val="0"/>
          <w:divBdr>
            <w:top w:val="none" w:sz="0" w:space="0" w:color="auto"/>
            <w:left w:val="none" w:sz="0" w:space="0" w:color="auto"/>
            <w:bottom w:val="none" w:sz="0" w:space="0" w:color="auto"/>
            <w:right w:val="none" w:sz="0" w:space="0" w:color="auto"/>
          </w:divBdr>
        </w:div>
        <w:div w:id="1724324953">
          <w:marLeft w:val="480"/>
          <w:marRight w:val="0"/>
          <w:marTop w:val="0"/>
          <w:marBottom w:val="0"/>
          <w:divBdr>
            <w:top w:val="none" w:sz="0" w:space="0" w:color="auto"/>
            <w:left w:val="none" w:sz="0" w:space="0" w:color="auto"/>
            <w:bottom w:val="none" w:sz="0" w:space="0" w:color="auto"/>
            <w:right w:val="none" w:sz="0" w:space="0" w:color="auto"/>
          </w:divBdr>
        </w:div>
        <w:div w:id="1782341471">
          <w:marLeft w:val="480"/>
          <w:marRight w:val="0"/>
          <w:marTop w:val="0"/>
          <w:marBottom w:val="0"/>
          <w:divBdr>
            <w:top w:val="none" w:sz="0" w:space="0" w:color="auto"/>
            <w:left w:val="none" w:sz="0" w:space="0" w:color="auto"/>
            <w:bottom w:val="none" w:sz="0" w:space="0" w:color="auto"/>
            <w:right w:val="none" w:sz="0" w:space="0" w:color="auto"/>
          </w:divBdr>
        </w:div>
        <w:div w:id="1788160836">
          <w:marLeft w:val="480"/>
          <w:marRight w:val="0"/>
          <w:marTop w:val="0"/>
          <w:marBottom w:val="0"/>
          <w:divBdr>
            <w:top w:val="none" w:sz="0" w:space="0" w:color="auto"/>
            <w:left w:val="none" w:sz="0" w:space="0" w:color="auto"/>
            <w:bottom w:val="none" w:sz="0" w:space="0" w:color="auto"/>
            <w:right w:val="none" w:sz="0" w:space="0" w:color="auto"/>
          </w:divBdr>
        </w:div>
        <w:div w:id="1799300300">
          <w:marLeft w:val="480"/>
          <w:marRight w:val="0"/>
          <w:marTop w:val="0"/>
          <w:marBottom w:val="0"/>
          <w:divBdr>
            <w:top w:val="none" w:sz="0" w:space="0" w:color="auto"/>
            <w:left w:val="none" w:sz="0" w:space="0" w:color="auto"/>
            <w:bottom w:val="none" w:sz="0" w:space="0" w:color="auto"/>
            <w:right w:val="none" w:sz="0" w:space="0" w:color="auto"/>
          </w:divBdr>
        </w:div>
        <w:div w:id="1834908157">
          <w:marLeft w:val="480"/>
          <w:marRight w:val="0"/>
          <w:marTop w:val="0"/>
          <w:marBottom w:val="0"/>
          <w:divBdr>
            <w:top w:val="none" w:sz="0" w:space="0" w:color="auto"/>
            <w:left w:val="none" w:sz="0" w:space="0" w:color="auto"/>
            <w:bottom w:val="none" w:sz="0" w:space="0" w:color="auto"/>
            <w:right w:val="none" w:sz="0" w:space="0" w:color="auto"/>
          </w:divBdr>
        </w:div>
        <w:div w:id="1843354410">
          <w:marLeft w:val="480"/>
          <w:marRight w:val="0"/>
          <w:marTop w:val="0"/>
          <w:marBottom w:val="0"/>
          <w:divBdr>
            <w:top w:val="none" w:sz="0" w:space="0" w:color="auto"/>
            <w:left w:val="none" w:sz="0" w:space="0" w:color="auto"/>
            <w:bottom w:val="none" w:sz="0" w:space="0" w:color="auto"/>
            <w:right w:val="none" w:sz="0" w:space="0" w:color="auto"/>
          </w:divBdr>
        </w:div>
        <w:div w:id="1858613135">
          <w:marLeft w:val="480"/>
          <w:marRight w:val="0"/>
          <w:marTop w:val="0"/>
          <w:marBottom w:val="0"/>
          <w:divBdr>
            <w:top w:val="none" w:sz="0" w:space="0" w:color="auto"/>
            <w:left w:val="none" w:sz="0" w:space="0" w:color="auto"/>
            <w:bottom w:val="none" w:sz="0" w:space="0" w:color="auto"/>
            <w:right w:val="none" w:sz="0" w:space="0" w:color="auto"/>
          </w:divBdr>
        </w:div>
        <w:div w:id="1858691011">
          <w:marLeft w:val="480"/>
          <w:marRight w:val="0"/>
          <w:marTop w:val="0"/>
          <w:marBottom w:val="0"/>
          <w:divBdr>
            <w:top w:val="none" w:sz="0" w:space="0" w:color="auto"/>
            <w:left w:val="none" w:sz="0" w:space="0" w:color="auto"/>
            <w:bottom w:val="none" w:sz="0" w:space="0" w:color="auto"/>
            <w:right w:val="none" w:sz="0" w:space="0" w:color="auto"/>
          </w:divBdr>
        </w:div>
        <w:div w:id="1869100214">
          <w:marLeft w:val="480"/>
          <w:marRight w:val="0"/>
          <w:marTop w:val="0"/>
          <w:marBottom w:val="0"/>
          <w:divBdr>
            <w:top w:val="none" w:sz="0" w:space="0" w:color="auto"/>
            <w:left w:val="none" w:sz="0" w:space="0" w:color="auto"/>
            <w:bottom w:val="none" w:sz="0" w:space="0" w:color="auto"/>
            <w:right w:val="none" w:sz="0" w:space="0" w:color="auto"/>
          </w:divBdr>
        </w:div>
        <w:div w:id="1894467443">
          <w:marLeft w:val="480"/>
          <w:marRight w:val="0"/>
          <w:marTop w:val="0"/>
          <w:marBottom w:val="0"/>
          <w:divBdr>
            <w:top w:val="none" w:sz="0" w:space="0" w:color="auto"/>
            <w:left w:val="none" w:sz="0" w:space="0" w:color="auto"/>
            <w:bottom w:val="none" w:sz="0" w:space="0" w:color="auto"/>
            <w:right w:val="none" w:sz="0" w:space="0" w:color="auto"/>
          </w:divBdr>
        </w:div>
        <w:div w:id="1912619705">
          <w:marLeft w:val="480"/>
          <w:marRight w:val="0"/>
          <w:marTop w:val="0"/>
          <w:marBottom w:val="0"/>
          <w:divBdr>
            <w:top w:val="none" w:sz="0" w:space="0" w:color="auto"/>
            <w:left w:val="none" w:sz="0" w:space="0" w:color="auto"/>
            <w:bottom w:val="none" w:sz="0" w:space="0" w:color="auto"/>
            <w:right w:val="none" w:sz="0" w:space="0" w:color="auto"/>
          </w:divBdr>
        </w:div>
        <w:div w:id="1920363272">
          <w:marLeft w:val="480"/>
          <w:marRight w:val="0"/>
          <w:marTop w:val="0"/>
          <w:marBottom w:val="0"/>
          <w:divBdr>
            <w:top w:val="none" w:sz="0" w:space="0" w:color="auto"/>
            <w:left w:val="none" w:sz="0" w:space="0" w:color="auto"/>
            <w:bottom w:val="none" w:sz="0" w:space="0" w:color="auto"/>
            <w:right w:val="none" w:sz="0" w:space="0" w:color="auto"/>
          </w:divBdr>
        </w:div>
        <w:div w:id="1925146413">
          <w:marLeft w:val="480"/>
          <w:marRight w:val="0"/>
          <w:marTop w:val="0"/>
          <w:marBottom w:val="0"/>
          <w:divBdr>
            <w:top w:val="none" w:sz="0" w:space="0" w:color="auto"/>
            <w:left w:val="none" w:sz="0" w:space="0" w:color="auto"/>
            <w:bottom w:val="none" w:sz="0" w:space="0" w:color="auto"/>
            <w:right w:val="none" w:sz="0" w:space="0" w:color="auto"/>
          </w:divBdr>
        </w:div>
        <w:div w:id="1940870771">
          <w:marLeft w:val="480"/>
          <w:marRight w:val="0"/>
          <w:marTop w:val="0"/>
          <w:marBottom w:val="0"/>
          <w:divBdr>
            <w:top w:val="none" w:sz="0" w:space="0" w:color="auto"/>
            <w:left w:val="none" w:sz="0" w:space="0" w:color="auto"/>
            <w:bottom w:val="none" w:sz="0" w:space="0" w:color="auto"/>
            <w:right w:val="none" w:sz="0" w:space="0" w:color="auto"/>
          </w:divBdr>
        </w:div>
        <w:div w:id="1948541553">
          <w:marLeft w:val="480"/>
          <w:marRight w:val="0"/>
          <w:marTop w:val="0"/>
          <w:marBottom w:val="0"/>
          <w:divBdr>
            <w:top w:val="none" w:sz="0" w:space="0" w:color="auto"/>
            <w:left w:val="none" w:sz="0" w:space="0" w:color="auto"/>
            <w:bottom w:val="none" w:sz="0" w:space="0" w:color="auto"/>
            <w:right w:val="none" w:sz="0" w:space="0" w:color="auto"/>
          </w:divBdr>
        </w:div>
        <w:div w:id="1961834621">
          <w:marLeft w:val="480"/>
          <w:marRight w:val="0"/>
          <w:marTop w:val="0"/>
          <w:marBottom w:val="0"/>
          <w:divBdr>
            <w:top w:val="none" w:sz="0" w:space="0" w:color="auto"/>
            <w:left w:val="none" w:sz="0" w:space="0" w:color="auto"/>
            <w:bottom w:val="none" w:sz="0" w:space="0" w:color="auto"/>
            <w:right w:val="none" w:sz="0" w:space="0" w:color="auto"/>
          </w:divBdr>
        </w:div>
        <w:div w:id="1962878661">
          <w:marLeft w:val="480"/>
          <w:marRight w:val="0"/>
          <w:marTop w:val="0"/>
          <w:marBottom w:val="0"/>
          <w:divBdr>
            <w:top w:val="none" w:sz="0" w:space="0" w:color="auto"/>
            <w:left w:val="none" w:sz="0" w:space="0" w:color="auto"/>
            <w:bottom w:val="none" w:sz="0" w:space="0" w:color="auto"/>
            <w:right w:val="none" w:sz="0" w:space="0" w:color="auto"/>
          </w:divBdr>
        </w:div>
        <w:div w:id="1979871232">
          <w:marLeft w:val="480"/>
          <w:marRight w:val="0"/>
          <w:marTop w:val="0"/>
          <w:marBottom w:val="0"/>
          <w:divBdr>
            <w:top w:val="none" w:sz="0" w:space="0" w:color="auto"/>
            <w:left w:val="none" w:sz="0" w:space="0" w:color="auto"/>
            <w:bottom w:val="none" w:sz="0" w:space="0" w:color="auto"/>
            <w:right w:val="none" w:sz="0" w:space="0" w:color="auto"/>
          </w:divBdr>
        </w:div>
        <w:div w:id="1983072475">
          <w:marLeft w:val="480"/>
          <w:marRight w:val="0"/>
          <w:marTop w:val="0"/>
          <w:marBottom w:val="0"/>
          <w:divBdr>
            <w:top w:val="none" w:sz="0" w:space="0" w:color="auto"/>
            <w:left w:val="none" w:sz="0" w:space="0" w:color="auto"/>
            <w:bottom w:val="none" w:sz="0" w:space="0" w:color="auto"/>
            <w:right w:val="none" w:sz="0" w:space="0" w:color="auto"/>
          </w:divBdr>
        </w:div>
        <w:div w:id="1997369212">
          <w:marLeft w:val="480"/>
          <w:marRight w:val="0"/>
          <w:marTop w:val="0"/>
          <w:marBottom w:val="0"/>
          <w:divBdr>
            <w:top w:val="none" w:sz="0" w:space="0" w:color="auto"/>
            <w:left w:val="none" w:sz="0" w:space="0" w:color="auto"/>
            <w:bottom w:val="none" w:sz="0" w:space="0" w:color="auto"/>
            <w:right w:val="none" w:sz="0" w:space="0" w:color="auto"/>
          </w:divBdr>
        </w:div>
        <w:div w:id="2014070595">
          <w:marLeft w:val="480"/>
          <w:marRight w:val="0"/>
          <w:marTop w:val="0"/>
          <w:marBottom w:val="0"/>
          <w:divBdr>
            <w:top w:val="none" w:sz="0" w:space="0" w:color="auto"/>
            <w:left w:val="none" w:sz="0" w:space="0" w:color="auto"/>
            <w:bottom w:val="none" w:sz="0" w:space="0" w:color="auto"/>
            <w:right w:val="none" w:sz="0" w:space="0" w:color="auto"/>
          </w:divBdr>
        </w:div>
        <w:div w:id="2046320420">
          <w:marLeft w:val="480"/>
          <w:marRight w:val="0"/>
          <w:marTop w:val="0"/>
          <w:marBottom w:val="0"/>
          <w:divBdr>
            <w:top w:val="none" w:sz="0" w:space="0" w:color="auto"/>
            <w:left w:val="none" w:sz="0" w:space="0" w:color="auto"/>
            <w:bottom w:val="none" w:sz="0" w:space="0" w:color="auto"/>
            <w:right w:val="none" w:sz="0" w:space="0" w:color="auto"/>
          </w:divBdr>
        </w:div>
        <w:div w:id="2079089964">
          <w:marLeft w:val="480"/>
          <w:marRight w:val="0"/>
          <w:marTop w:val="0"/>
          <w:marBottom w:val="0"/>
          <w:divBdr>
            <w:top w:val="none" w:sz="0" w:space="0" w:color="auto"/>
            <w:left w:val="none" w:sz="0" w:space="0" w:color="auto"/>
            <w:bottom w:val="none" w:sz="0" w:space="0" w:color="auto"/>
            <w:right w:val="none" w:sz="0" w:space="0" w:color="auto"/>
          </w:divBdr>
        </w:div>
        <w:div w:id="2133134646">
          <w:marLeft w:val="480"/>
          <w:marRight w:val="0"/>
          <w:marTop w:val="0"/>
          <w:marBottom w:val="0"/>
          <w:divBdr>
            <w:top w:val="none" w:sz="0" w:space="0" w:color="auto"/>
            <w:left w:val="none" w:sz="0" w:space="0" w:color="auto"/>
            <w:bottom w:val="none" w:sz="0" w:space="0" w:color="auto"/>
            <w:right w:val="none" w:sz="0" w:space="0" w:color="auto"/>
          </w:divBdr>
        </w:div>
        <w:div w:id="2141143298">
          <w:marLeft w:val="480"/>
          <w:marRight w:val="0"/>
          <w:marTop w:val="0"/>
          <w:marBottom w:val="0"/>
          <w:divBdr>
            <w:top w:val="none" w:sz="0" w:space="0" w:color="auto"/>
            <w:left w:val="none" w:sz="0" w:space="0" w:color="auto"/>
            <w:bottom w:val="none" w:sz="0" w:space="0" w:color="auto"/>
            <w:right w:val="none" w:sz="0" w:space="0" w:color="auto"/>
          </w:divBdr>
        </w:div>
      </w:divsChild>
    </w:div>
    <w:div w:id="1688559403">
      <w:bodyDiv w:val="1"/>
      <w:marLeft w:val="0"/>
      <w:marRight w:val="0"/>
      <w:marTop w:val="0"/>
      <w:marBottom w:val="0"/>
      <w:divBdr>
        <w:top w:val="none" w:sz="0" w:space="0" w:color="auto"/>
        <w:left w:val="none" w:sz="0" w:space="0" w:color="auto"/>
        <w:bottom w:val="none" w:sz="0" w:space="0" w:color="auto"/>
        <w:right w:val="none" w:sz="0" w:space="0" w:color="auto"/>
      </w:divBdr>
      <w:divsChild>
        <w:div w:id="19398701">
          <w:marLeft w:val="480"/>
          <w:marRight w:val="0"/>
          <w:marTop w:val="0"/>
          <w:marBottom w:val="0"/>
          <w:divBdr>
            <w:top w:val="none" w:sz="0" w:space="0" w:color="auto"/>
            <w:left w:val="none" w:sz="0" w:space="0" w:color="auto"/>
            <w:bottom w:val="none" w:sz="0" w:space="0" w:color="auto"/>
            <w:right w:val="none" w:sz="0" w:space="0" w:color="auto"/>
          </w:divBdr>
        </w:div>
        <w:div w:id="51078221">
          <w:marLeft w:val="480"/>
          <w:marRight w:val="0"/>
          <w:marTop w:val="0"/>
          <w:marBottom w:val="0"/>
          <w:divBdr>
            <w:top w:val="none" w:sz="0" w:space="0" w:color="auto"/>
            <w:left w:val="none" w:sz="0" w:space="0" w:color="auto"/>
            <w:bottom w:val="none" w:sz="0" w:space="0" w:color="auto"/>
            <w:right w:val="none" w:sz="0" w:space="0" w:color="auto"/>
          </w:divBdr>
        </w:div>
        <w:div w:id="64689545">
          <w:marLeft w:val="480"/>
          <w:marRight w:val="0"/>
          <w:marTop w:val="0"/>
          <w:marBottom w:val="0"/>
          <w:divBdr>
            <w:top w:val="none" w:sz="0" w:space="0" w:color="auto"/>
            <w:left w:val="none" w:sz="0" w:space="0" w:color="auto"/>
            <w:bottom w:val="none" w:sz="0" w:space="0" w:color="auto"/>
            <w:right w:val="none" w:sz="0" w:space="0" w:color="auto"/>
          </w:divBdr>
        </w:div>
        <w:div w:id="67119422">
          <w:marLeft w:val="480"/>
          <w:marRight w:val="0"/>
          <w:marTop w:val="0"/>
          <w:marBottom w:val="0"/>
          <w:divBdr>
            <w:top w:val="none" w:sz="0" w:space="0" w:color="auto"/>
            <w:left w:val="none" w:sz="0" w:space="0" w:color="auto"/>
            <w:bottom w:val="none" w:sz="0" w:space="0" w:color="auto"/>
            <w:right w:val="none" w:sz="0" w:space="0" w:color="auto"/>
          </w:divBdr>
        </w:div>
        <w:div w:id="95906342">
          <w:marLeft w:val="480"/>
          <w:marRight w:val="0"/>
          <w:marTop w:val="0"/>
          <w:marBottom w:val="0"/>
          <w:divBdr>
            <w:top w:val="none" w:sz="0" w:space="0" w:color="auto"/>
            <w:left w:val="none" w:sz="0" w:space="0" w:color="auto"/>
            <w:bottom w:val="none" w:sz="0" w:space="0" w:color="auto"/>
            <w:right w:val="none" w:sz="0" w:space="0" w:color="auto"/>
          </w:divBdr>
        </w:div>
        <w:div w:id="131335526">
          <w:marLeft w:val="480"/>
          <w:marRight w:val="0"/>
          <w:marTop w:val="0"/>
          <w:marBottom w:val="0"/>
          <w:divBdr>
            <w:top w:val="none" w:sz="0" w:space="0" w:color="auto"/>
            <w:left w:val="none" w:sz="0" w:space="0" w:color="auto"/>
            <w:bottom w:val="none" w:sz="0" w:space="0" w:color="auto"/>
            <w:right w:val="none" w:sz="0" w:space="0" w:color="auto"/>
          </w:divBdr>
        </w:div>
        <w:div w:id="154688069">
          <w:marLeft w:val="480"/>
          <w:marRight w:val="0"/>
          <w:marTop w:val="0"/>
          <w:marBottom w:val="0"/>
          <w:divBdr>
            <w:top w:val="none" w:sz="0" w:space="0" w:color="auto"/>
            <w:left w:val="none" w:sz="0" w:space="0" w:color="auto"/>
            <w:bottom w:val="none" w:sz="0" w:space="0" w:color="auto"/>
            <w:right w:val="none" w:sz="0" w:space="0" w:color="auto"/>
          </w:divBdr>
        </w:div>
        <w:div w:id="238633179">
          <w:marLeft w:val="480"/>
          <w:marRight w:val="0"/>
          <w:marTop w:val="0"/>
          <w:marBottom w:val="0"/>
          <w:divBdr>
            <w:top w:val="none" w:sz="0" w:space="0" w:color="auto"/>
            <w:left w:val="none" w:sz="0" w:space="0" w:color="auto"/>
            <w:bottom w:val="none" w:sz="0" w:space="0" w:color="auto"/>
            <w:right w:val="none" w:sz="0" w:space="0" w:color="auto"/>
          </w:divBdr>
        </w:div>
        <w:div w:id="240868449">
          <w:marLeft w:val="480"/>
          <w:marRight w:val="0"/>
          <w:marTop w:val="0"/>
          <w:marBottom w:val="0"/>
          <w:divBdr>
            <w:top w:val="none" w:sz="0" w:space="0" w:color="auto"/>
            <w:left w:val="none" w:sz="0" w:space="0" w:color="auto"/>
            <w:bottom w:val="none" w:sz="0" w:space="0" w:color="auto"/>
            <w:right w:val="none" w:sz="0" w:space="0" w:color="auto"/>
          </w:divBdr>
        </w:div>
        <w:div w:id="259070137">
          <w:marLeft w:val="480"/>
          <w:marRight w:val="0"/>
          <w:marTop w:val="0"/>
          <w:marBottom w:val="0"/>
          <w:divBdr>
            <w:top w:val="none" w:sz="0" w:space="0" w:color="auto"/>
            <w:left w:val="none" w:sz="0" w:space="0" w:color="auto"/>
            <w:bottom w:val="none" w:sz="0" w:space="0" w:color="auto"/>
            <w:right w:val="none" w:sz="0" w:space="0" w:color="auto"/>
          </w:divBdr>
        </w:div>
        <w:div w:id="282735055">
          <w:marLeft w:val="480"/>
          <w:marRight w:val="0"/>
          <w:marTop w:val="0"/>
          <w:marBottom w:val="0"/>
          <w:divBdr>
            <w:top w:val="none" w:sz="0" w:space="0" w:color="auto"/>
            <w:left w:val="none" w:sz="0" w:space="0" w:color="auto"/>
            <w:bottom w:val="none" w:sz="0" w:space="0" w:color="auto"/>
            <w:right w:val="none" w:sz="0" w:space="0" w:color="auto"/>
          </w:divBdr>
        </w:div>
        <w:div w:id="294533420">
          <w:marLeft w:val="480"/>
          <w:marRight w:val="0"/>
          <w:marTop w:val="0"/>
          <w:marBottom w:val="0"/>
          <w:divBdr>
            <w:top w:val="none" w:sz="0" w:space="0" w:color="auto"/>
            <w:left w:val="none" w:sz="0" w:space="0" w:color="auto"/>
            <w:bottom w:val="none" w:sz="0" w:space="0" w:color="auto"/>
            <w:right w:val="none" w:sz="0" w:space="0" w:color="auto"/>
          </w:divBdr>
        </w:div>
        <w:div w:id="315039664">
          <w:marLeft w:val="480"/>
          <w:marRight w:val="0"/>
          <w:marTop w:val="0"/>
          <w:marBottom w:val="0"/>
          <w:divBdr>
            <w:top w:val="none" w:sz="0" w:space="0" w:color="auto"/>
            <w:left w:val="none" w:sz="0" w:space="0" w:color="auto"/>
            <w:bottom w:val="none" w:sz="0" w:space="0" w:color="auto"/>
            <w:right w:val="none" w:sz="0" w:space="0" w:color="auto"/>
          </w:divBdr>
        </w:div>
        <w:div w:id="486750432">
          <w:marLeft w:val="480"/>
          <w:marRight w:val="0"/>
          <w:marTop w:val="0"/>
          <w:marBottom w:val="0"/>
          <w:divBdr>
            <w:top w:val="none" w:sz="0" w:space="0" w:color="auto"/>
            <w:left w:val="none" w:sz="0" w:space="0" w:color="auto"/>
            <w:bottom w:val="none" w:sz="0" w:space="0" w:color="auto"/>
            <w:right w:val="none" w:sz="0" w:space="0" w:color="auto"/>
          </w:divBdr>
        </w:div>
        <w:div w:id="536897229">
          <w:marLeft w:val="480"/>
          <w:marRight w:val="0"/>
          <w:marTop w:val="0"/>
          <w:marBottom w:val="0"/>
          <w:divBdr>
            <w:top w:val="none" w:sz="0" w:space="0" w:color="auto"/>
            <w:left w:val="none" w:sz="0" w:space="0" w:color="auto"/>
            <w:bottom w:val="none" w:sz="0" w:space="0" w:color="auto"/>
            <w:right w:val="none" w:sz="0" w:space="0" w:color="auto"/>
          </w:divBdr>
        </w:div>
        <w:div w:id="553465517">
          <w:marLeft w:val="480"/>
          <w:marRight w:val="0"/>
          <w:marTop w:val="0"/>
          <w:marBottom w:val="0"/>
          <w:divBdr>
            <w:top w:val="none" w:sz="0" w:space="0" w:color="auto"/>
            <w:left w:val="none" w:sz="0" w:space="0" w:color="auto"/>
            <w:bottom w:val="none" w:sz="0" w:space="0" w:color="auto"/>
            <w:right w:val="none" w:sz="0" w:space="0" w:color="auto"/>
          </w:divBdr>
        </w:div>
        <w:div w:id="653143426">
          <w:marLeft w:val="480"/>
          <w:marRight w:val="0"/>
          <w:marTop w:val="0"/>
          <w:marBottom w:val="0"/>
          <w:divBdr>
            <w:top w:val="none" w:sz="0" w:space="0" w:color="auto"/>
            <w:left w:val="none" w:sz="0" w:space="0" w:color="auto"/>
            <w:bottom w:val="none" w:sz="0" w:space="0" w:color="auto"/>
            <w:right w:val="none" w:sz="0" w:space="0" w:color="auto"/>
          </w:divBdr>
        </w:div>
        <w:div w:id="682364902">
          <w:marLeft w:val="480"/>
          <w:marRight w:val="0"/>
          <w:marTop w:val="0"/>
          <w:marBottom w:val="0"/>
          <w:divBdr>
            <w:top w:val="none" w:sz="0" w:space="0" w:color="auto"/>
            <w:left w:val="none" w:sz="0" w:space="0" w:color="auto"/>
            <w:bottom w:val="none" w:sz="0" w:space="0" w:color="auto"/>
            <w:right w:val="none" w:sz="0" w:space="0" w:color="auto"/>
          </w:divBdr>
        </w:div>
        <w:div w:id="687635856">
          <w:marLeft w:val="480"/>
          <w:marRight w:val="0"/>
          <w:marTop w:val="0"/>
          <w:marBottom w:val="0"/>
          <w:divBdr>
            <w:top w:val="none" w:sz="0" w:space="0" w:color="auto"/>
            <w:left w:val="none" w:sz="0" w:space="0" w:color="auto"/>
            <w:bottom w:val="none" w:sz="0" w:space="0" w:color="auto"/>
            <w:right w:val="none" w:sz="0" w:space="0" w:color="auto"/>
          </w:divBdr>
        </w:div>
        <w:div w:id="733890162">
          <w:marLeft w:val="480"/>
          <w:marRight w:val="0"/>
          <w:marTop w:val="0"/>
          <w:marBottom w:val="0"/>
          <w:divBdr>
            <w:top w:val="none" w:sz="0" w:space="0" w:color="auto"/>
            <w:left w:val="none" w:sz="0" w:space="0" w:color="auto"/>
            <w:bottom w:val="none" w:sz="0" w:space="0" w:color="auto"/>
            <w:right w:val="none" w:sz="0" w:space="0" w:color="auto"/>
          </w:divBdr>
        </w:div>
        <w:div w:id="871454708">
          <w:marLeft w:val="480"/>
          <w:marRight w:val="0"/>
          <w:marTop w:val="0"/>
          <w:marBottom w:val="0"/>
          <w:divBdr>
            <w:top w:val="none" w:sz="0" w:space="0" w:color="auto"/>
            <w:left w:val="none" w:sz="0" w:space="0" w:color="auto"/>
            <w:bottom w:val="none" w:sz="0" w:space="0" w:color="auto"/>
            <w:right w:val="none" w:sz="0" w:space="0" w:color="auto"/>
          </w:divBdr>
        </w:div>
        <w:div w:id="902373635">
          <w:marLeft w:val="480"/>
          <w:marRight w:val="0"/>
          <w:marTop w:val="0"/>
          <w:marBottom w:val="0"/>
          <w:divBdr>
            <w:top w:val="none" w:sz="0" w:space="0" w:color="auto"/>
            <w:left w:val="none" w:sz="0" w:space="0" w:color="auto"/>
            <w:bottom w:val="none" w:sz="0" w:space="0" w:color="auto"/>
            <w:right w:val="none" w:sz="0" w:space="0" w:color="auto"/>
          </w:divBdr>
        </w:div>
        <w:div w:id="913006240">
          <w:marLeft w:val="480"/>
          <w:marRight w:val="0"/>
          <w:marTop w:val="0"/>
          <w:marBottom w:val="0"/>
          <w:divBdr>
            <w:top w:val="none" w:sz="0" w:space="0" w:color="auto"/>
            <w:left w:val="none" w:sz="0" w:space="0" w:color="auto"/>
            <w:bottom w:val="none" w:sz="0" w:space="0" w:color="auto"/>
            <w:right w:val="none" w:sz="0" w:space="0" w:color="auto"/>
          </w:divBdr>
        </w:div>
        <w:div w:id="941837407">
          <w:marLeft w:val="480"/>
          <w:marRight w:val="0"/>
          <w:marTop w:val="0"/>
          <w:marBottom w:val="0"/>
          <w:divBdr>
            <w:top w:val="none" w:sz="0" w:space="0" w:color="auto"/>
            <w:left w:val="none" w:sz="0" w:space="0" w:color="auto"/>
            <w:bottom w:val="none" w:sz="0" w:space="0" w:color="auto"/>
            <w:right w:val="none" w:sz="0" w:space="0" w:color="auto"/>
          </w:divBdr>
        </w:div>
        <w:div w:id="946813884">
          <w:marLeft w:val="480"/>
          <w:marRight w:val="0"/>
          <w:marTop w:val="0"/>
          <w:marBottom w:val="0"/>
          <w:divBdr>
            <w:top w:val="none" w:sz="0" w:space="0" w:color="auto"/>
            <w:left w:val="none" w:sz="0" w:space="0" w:color="auto"/>
            <w:bottom w:val="none" w:sz="0" w:space="0" w:color="auto"/>
            <w:right w:val="none" w:sz="0" w:space="0" w:color="auto"/>
          </w:divBdr>
        </w:div>
        <w:div w:id="949316113">
          <w:marLeft w:val="480"/>
          <w:marRight w:val="0"/>
          <w:marTop w:val="0"/>
          <w:marBottom w:val="0"/>
          <w:divBdr>
            <w:top w:val="none" w:sz="0" w:space="0" w:color="auto"/>
            <w:left w:val="none" w:sz="0" w:space="0" w:color="auto"/>
            <w:bottom w:val="none" w:sz="0" w:space="0" w:color="auto"/>
            <w:right w:val="none" w:sz="0" w:space="0" w:color="auto"/>
          </w:divBdr>
        </w:div>
        <w:div w:id="951284337">
          <w:marLeft w:val="480"/>
          <w:marRight w:val="0"/>
          <w:marTop w:val="0"/>
          <w:marBottom w:val="0"/>
          <w:divBdr>
            <w:top w:val="none" w:sz="0" w:space="0" w:color="auto"/>
            <w:left w:val="none" w:sz="0" w:space="0" w:color="auto"/>
            <w:bottom w:val="none" w:sz="0" w:space="0" w:color="auto"/>
            <w:right w:val="none" w:sz="0" w:space="0" w:color="auto"/>
          </w:divBdr>
        </w:div>
        <w:div w:id="976494112">
          <w:marLeft w:val="480"/>
          <w:marRight w:val="0"/>
          <w:marTop w:val="0"/>
          <w:marBottom w:val="0"/>
          <w:divBdr>
            <w:top w:val="none" w:sz="0" w:space="0" w:color="auto"/>
            <w:left w:val="none" w:sz="0" w:space="0" w:color="auto"/>
            <w:bottom w:val="none" w:sz="0" w:space="0" w:color="auto"/>
            <w:right w:val="none" w:sz="0" w:space="0" w:color="auto"/>
          </w:divBdr>
        </w:div>
        <w:div w:id="998580606">
          <w:marLeft w:val="480"/>
          <w:marRight w:val="0"/>
          <w:marTop w:val="0"/>
          <w:marBottom w:val="0"/>
          <w:divBdr>
            <w:top w:val="none" w:sz="0" w:space="0" w:color="auto"/>
            <w:left w:val="none" w:sz="0" w:space="0" w:color="auto"/>
            <w:bottom w:val="none" w:sz="0" w:space="0" w:color="auto"/>
            <w:right w:val="none" w:sz="0" w:space="0" w:color="auto"/>
          </w:divBdr>
        </w:div>
        <w:div w:id="1016542470">
          <w:marLeft w:val="480"/>
          <w:marRight w:val="0"/>
          <w:marTop w:val="0"/>
          <w:marBottom w:val="0"/>
          <w:divBdr>
            <w:top w:val="none" w:sz="0" w:space="0" w:color="auto"/>
            <w:left w:val="none" w:sz="0" w:space="0" w:color="auto"/>
            <w:bottom w:val="none" w:sz="0" w:space="0" w:color="auto"/>
            <w:right w:val="none" w:sz="0" w:space="0" w:color="auto"/>
          </w:divBdr>
        </w:div>
        <w:div w:id="1025131590">
          <w:marLeft w:val="480"/>
          <w:marRight w:val="0"/>
          <w:marTop w:val="0"/>
          <w:marBottom w:val="0"/>
          <w:divBdr>
            <w:top w:val="none" w:sz="0" w:space="0" w:color="auto"/>
            <w:left w:val="none" w:sz="0" w:space="0" w:color="auto"/>
            <w:bottom w:val="none" w:sz="0" w:space="0" w:color="auto"/>
            <w:right w:val="none" w:sz="0" w:space="0" w:color="auto"/>
          </w:divBdr>
        </w:div>
        <w:div w:id="1089229473">
          <w:marLeft w:val="480"/>
          <w:marRight w:val="0"/>
          <w:marTop w:val="0"/>
          <w:marBottom w:val="0"/>
          <w:divBdr>
            <w:top w:val="none" w:sz="0" w:space="0" w:color="auto"/>
            <w:left w:val="none" w:sz="0" w:space="0" w:color="auto"/>
            <w:bottom w:val="none" w:sz="0" w:space="0" w:color="auto"/>
            <w:right w:val="none" w:sz="0" w:space="0" w:color="auto"/>
          </w:divBdr>
        </w:div>
        <w:div w:id="1101728800">
          <w:marLeft w:val="480"/>
          <w:marRight w:val="0"/>
          <w:marTop w:val="0"/>
          <w:marBottom w:val="0"/>
          <w:divBdr>
            <w:top w:val="none" w:sz="0" w:space="0" w:color="auto"/>
            <w:left w:val="none" w:sz="0" w:space="0" w:color="auto"/>
            <w:bottom w:val="none" w:sz="0" w:space="0" w:color="auto"/>
            <w:right w:val="none" w:sz="0" w:space="0" w:color="auto"/>
          </w:divBdr>
        </w:div>
        <w:div w:id="1159036907">
          <w:marLeft w:val="480"/>
          <w:marRight w:val="0"/>
          <w:marTop w:val="0"/>
          <w:marBottom w:val="0"/>
          <w:divBdr>
            <w:top w:val="none" w:sz="0" w:space="0" w:color="auto"/>
            <w:left w:val="none" w:sz="0" w:space="0" w:color="auto"/>
            <w:bottom w:val="none" w:sz="0" w:space="0" w:color="auto"/>
            <w:right w:val="none" w:sz="0" w:space="0" w:color="auto"/>
          </w:divBdr>
        </w:div>
        <w:div w:id="1176767793">
          <w:marLeft w:val="480"/>
          <w:marRight w:val="0"/>
          <w:marTop w:val="0"/>
          <w:marBottom w:val="0"/>
          <w:divBdr>
            <w:top w:val="none" w:sz="0" w:space="0" w:color="auto"/>
            <w:left w:val="none" w:sz="0" w:space="0" w:color="auto"/>
            <w:bottom w:val="none" w:sz="0" w:space="0" w:color="auto"/>
            <w:right w:val="none" w:sz="0" w:space="0" w:color="auto"/>
          </w:divBdr>
        </w:div>
        <w:div w:id="1188913771">
          <w:marLeft w:val="480"/>
          <w:marRight w:val="0"/>
          <w:marTop w:val="0"/>
          <w:marBottom w:val="0"/>
          <w:divBdr>
            <w:top w:val="none" w:sz="0" w:space="0" w:color="auto"/>
            <w:left w:val="none" w:sz="0" w:space="0" w:color="auto"/>
            <w:bottom w:val="none" w:sz="0" w:space="0" w:color="auto"/>
            <w:right w:val="none" w:sz="0" w:space="0" w:color="auto"/>
          </w:divBdr>
        </w:div>
        <w:div w:id="1203709504">
          <w:marLeft w:val="480"/>
          <w:marRight w:val="0"/>
          <w:marTop w:val="0"/>
          <w:marBottom w:val="0"/>
          <w:divBdr>
            <w:top w:val="none" w:sz="0" w:space="0" w:color="auto"/>
            <w:left w:val="none" w:sz="0" w:space="0" w:color="auto"/>
            <w:bottom w:val="none" w:sz="0" w:space="0" w:color="auto"/>
            <w:right w:val="none" w:sz="0" w:space="0" w:color="auto"/>
          </w:divBdr>
        </w:div>
        <w:div w:id="1289702251">
          <w:marLeft w:val="480"/>
          <w:marRight w:val="0"/>
          <w:marTop w:val="0"/>
          <w:marBottom w:val="0"/>
          <w:divBdr>
            <w:top w:val="none" w:sz="0" w:space="0" w:color="auto"/>
            <w:left w:val="none" w:sz="0" w:space="0" w:color="auto"/>
            <w:bottom w:val="none" w:sz="0" w:space="0" w:color="auto"/>
            <w:right w:val="none" w:sz="0" w:space="0" w:color="auto"/>
          </w:divBdr>
        </w:div>
        <w:div w:id="1317612227">
          <w:marLeft w:val="480"/>
          <w:marRight w:val="0"/>
          <w:marTop w:val="0"/>
          <w:marBottom w:val="0"/>
          <w:divBdr>
            <w:top w:val="none" w:sz="0" w:space="0" w:color="auto"/>
            <w:left w:val="none" w:sz="0" w:space="0" w:color="auto"/>
            <w:bottom w:val="none" w:sz="0" w:space="0" w:color="auto"/>
            <w:right w:val="none" w:sz="0" w:space="0" w:color="auto"/>
          </w:divBdr>
        </w:div>
        <w:div w:id="1332367958">
          <w:marLeft w:val="480"/>
          <w:marRight w:val="0"/>
          <w:marTop w:val="0"/>
          <w:marBottom w:val="0"/>
          <w:divBdr>
            <w:top w:val="none" w:sz="0" w:space="0" w:color="auto"/>
            <w:left w:val="none" w:sz="0" w:space="0" w:color="auto"/>
            <w:bottom w:val="none" w:sz="0" w:space="0" w:color="auto"/>
            <w:right w:val="none" w:sz="0" w:space="0" w:color="auto"/>
          </w:divBdr>
        </w:div>
        <w:div w:id="1340347381">
          <w:marLeft w:val="480"/>
          <w:marRight w:val="0"/>
          <w:marTop w:val="0"/>
          <w:marBottom w:val="0"/>
          <w:divBdr>
            <w:top w:val="none" w:sz="0" w:space="0" w:color="auto"/>
            <w:left w:val="none" w:sz="0" w:space="0" w:color="auto"/>
            <w:bottom w:val="none" w:sz="0" w:space="0" w:color="auto"/>
            <w:right w:val="none" w:sz="0" w:space="0" w:color="auto"/>
          </w:divBdr>
        </w:div>
        <w:div w:id="1355182600">
          <w:marLeft w:val="480"/>
          <w:marRight w:val="0"/>
          <w:marTop w:val="0"/>
          <w:marBottom w:val="0"/>
          <w:divBdr>
            <w:top w:val="none" w:sz="0" w:space="0" w:color="auto"/>
            <w:left w:val="none" w:sz="0" w:space="0" w:color="auto"/>
            <w:bottom w:val="none" w:sz="0" w:space="0" w:color="auto"/>
            <w:right w:val="none" w:sz="0" w:space="0" w:color="auto"/>
          </w:divBdr>
        </w:div>
        <w:div w:id="1498882320">
          <w:marLeft w:val="480"/>
          <w:marRight w:val="0"/>
          <w:marTop w:val="0"/>
          <w:marBottom w:val="0"/>
          <w:divBdr>
            <w:top w:val="none" w:sz="0" w:space="0" w:color="auto"/>
            <w:left w:val="none" w:sz="0" w:space="0" w:color="auto"/>
            <w:bottom w:val="none" w:sz="0" w:space="0" w:color="auto"/>
            <w:right w:val="none" w:sz="0" w:space="0" w:color="auto"/>
          </w:divBdr>
        </w:div>
        <w:div w:id="1509640414">
          <w:marLeft w:val="480"/>
          <w:marRight w:val="0"/>
          <w:marTop w:val="0"/>
          <w:marBottom w:val="0"/>
          <w:divBdr>
            <w:top w:val="none" w:sz="0" w:space="0" w:color="auto"/>
            <w:left w:val="none" w:sz="0" w:space="0" w:color="auto"/>
            <w:bottom w:val="none" w:sz="0" w:space="0" w:color="auto"/>
            <w:right w:val="none" w:sz="0" w:space="0" w:color="auto"/>
          </w:divBdr>
        </w:div>
        <w:div w:id="1578513234">
          <w:marLeft w:val="480"/>
          <w:marRight w:val="0"/>
          <w:marTop w:val="0"/>
          <w:marBottom w:val="0"/>
          <w:divBdr>
            <w:top w:val="none" w:sz="0" w:space="0" w:color="auto"/>
            <w:left w:val="none" w:sz="0" w:space="0" w:color="auto"/>
            <w:bottom w:val="none" w:sz="0" w:space="0" w:color="auto"/>
            <w:right w:val="none" w:sz="0" w:space="0" w:color="auto"/>
          </w:divBdr>
        </w:div>
        <w:div w:id="1601990866">
          <w:marLeft w:val="480"/>
          <w:marRight w:val="0"/>
          <w:marTop w:val="0"/>
          <w:marBottom w:val="0"/>
          <w:divBdr>
            <w:top w:val="none" w:sz="0" w:space="0" w:color="auto"/>
            <w:left w:val="none" w:sz="0" w:space="0" w:color="auto"/>
            <w:bottom w:val="none" w:sz="0" w:space="0" w:color="auto"/>
            <w:right w:val="none" w:sz="0" w:space="0" w:color="auto"/>
          </w:divBdr>
        </w:div>
        <w:div w:id="1603299209">
          <w:marLeft w:val="480"/>
          <w:marRight w:val="0"/>
          <w:marTop w:val="0"/>
          <w:marBottom w:val="0"/>
          <w:divBdr>
            <w:top w:val="none" w:sz="0" w:space="0" w:color="auto"/>
            <w:left w:val="none" w:sz="0" w:space="0" w:color="auto"/>
            <w:bottom w:val="none" w:sz="0" w:space="0" w:color="auto"/>
            <w:right w:val="none" w:sz="0" w:space="0" w:color="auto"/>
          </w:divBdr>
        </w:div>
        <w:div w:id="1641035530">
          <w:marLeft w:val="480"/>
          <w:marRight w:val="0"/>
          <w:marTop w:val="0"/>
          <w:marBottom w:val="0"/>
          <w:divBdr>
            <w:top w:val="none" w:sz="0" w:space="0" w:color="auto"/>
            <w:left w:val="none" w:sz="0" w:space="0" w:color="auto"/>
            <w:bottom w:val="none" w:sz="0" w:space="0" w:color="auto"/>
            <w:right w:val="none" w:sz="0" w:space="0" w:color="auto"/>
          </w:divBdr>
        </w:div>
        <w:div w:id="1648167115">
          <w:marLeft w:val="480"/>
          <w:marRight w:val="0"/>
          <w:marTop w:val="0"/>
          <w:marBottom w:val="0"/>
          <w:divBdr>
            <w:top w:val="none" w:sz="0" w:space="0" w:color="auto"/>
            <w:left w:val="none" w:sz="0" w:space="0" w:color="auto"/>
            <w:bottom w:val="none" w:sz="0" w:space="0" w:color="auto"/>
            <w:right w:val="none" w:sz="0" w:space="0" w:color="auto"/>
          </w:divBdr>
        </w:div>
        <w:div w:id="1655374024">
          <w:marLeft w:val="480"/>
          <w:marRight w:val="0"/>
          <w:marTop w:val="0"/>
          <w:marBottom w:val="0"/>
          <w:divBdr>
            <w:top w:val="none" w:sz="0" w:space="0" w:color="auto"/>
            <w:left w:val="none" w:sz="0" w:space="0" w:color="auto"/>
            <w:bottom w:val="none" w:sz="0" w:space="0" w:color="auto"/>
            <w:right w:val="none" w:sz="0" w:space="0" w:color="auto"/>
          </w:divBdr>
        </w:div>
        <w:div w:id="1699699820">
          <w:marLeft w:val="480"/>
          <w:marRight w:val="0"/>
          <w:marTop w:val="0"/>
          <w:marBottom w:val="0"/>
          <w:divBdr>
            <w:top w:val="none" w:sz="0" w:space="0" w:color="auto"/>
            <w:left w:val="none" w:sz="0" w:space="0" w:color="auto"/>
            <w:bottom w:val="none" w:sz="0" w:space="0" w:color="auto"/>
            <w:right w:val="none" w:sz="0" w:space="0" w:color="auto"/>
          </w:divBdr>
        </w:div>
        <w:div w:id="1740863160">
          <w:marLeft w:val="480"/>
          <w:marRight w:val="0"/>
          <w:marTop w:val="0"/>
          <w:marBottom w:val="0"/>
          <w:divBdr>
            <w:top w:val="none" w:sz="0" w:space="0" w:color="auto"/>
            <w:left w:val="none" w:sz="0" w:space="0" w:color="auto"/>
            <w:bottom w:val="none" w:sz="0" w:space="0" w:color="auto"/>
            <w:right w:val="none" w:sz="0" w:space="0" w:color="auto"/>
          </w:divBdr>
        </w:div>
        <w:div w:id="1761753309">
          <w:marLeft w:val="480"/>
          <w:marRight w:val="0"/>
          <w:marTop w:val="0"/>
          <w:marBottom w:val="0"/>
          <w:divBdr>
            <w:top w:val="none" w:sz="0" w:space="0" w:color="auto"/>
            <w:left w:val="none" w:sz="0" w:space="0" w:color="auto"/>
            <w:bottom w:val="none" w:sz="0" w:space="0" w:color="auto"/>
            <w:right w:val="none" w:sz="0" w:space="0" w:color="auto"/>
          </w:divBdr>
        </w:div>
        <w:div w:id="1801727764">
          <w:marLeft w:val="480"/>
          <w:marRight w:val="0"/>
          <w:marTop w:val="0"/>
          <w:marBottom w:val="0"/>
          <w:divBdr>
            <w:top w:val="none" w:sz="0" w:space="0" w:color="auto"/>
            <w:left w:val="none" w:sz="0" w:space="0" w:color="auto"/>
            <w:bottom w:val="none" w:sz="0" w:space="0" w:color="auto"/>
            <w:right w:val="none" w:sz="0" w:space="0" w:color="auto"/>
          </w:divBdr>
        </w:div>
        <w:div w:id="1806046449">
          <w:marLeft w:val="480"/>
          <w:marRight w:val="0"/>
          <w:marTop w:val="0"/>
          <w:marBottom w:val="0"/>
          <w:divBdr>
            <w:top w:val="none" w:sz="0" w:space="0" w:color="auto"/>
            <w:left w:val="none" w:sz="0" w:space="0" w:color="auto"/>
            <w:bottom w:val="none" w:sz="0" w:space="0" w:color="auto"/>
            <w:right w:val="none" w:sz="0" w:space="0" w:color="auto"/>
          </w:divBdr>
        </w:div>
        <w:div w:id="1880120483">
          <w:marLeft w:val="480"/>
          <w:marRight w:val="0"/>
          <w:marTop w:val="0"/>
          <w:marBottom w:val="0"/>
          <w:divBdr>
            <w:top w:val="none" w:sz="0" w:space="0" w:color="auto"/>
            <w:left w:val="none" w:sz="0" w:space="0" w:color="auto"/>
            <w:bottom w:val="none" w:sz="0" w:space="0" w:color="auto"/>
            <w:right w:val="none" w:sz="0" w:space="0" w:color="auto"/>
          </w:divBdr>
        </w:div>
        <w:div w:id="1906139660">
          <w:marLeft w:val="480"/>
          <w:marRight w:val="0"/>
          <w:marTop w:val="0"/>
          <w:marBottom w:val="0"/>
          <w:divBdr>
            <w:top w:val="none" w:sz="0" w:space="0" w:color="auto"/>
            <w:left w:val="none" w:sz="0" w:space="0" w:color="auto"/>
            <w:bottom w:val="none" w:sz="0" w:space="0" w:color="auto"/>
            <w:right w:val="none" w:sz="0" w:space="0" w:color="auto"/>
          </w:divBdr>
        </w:div>
        <w:div w:id="1949118542">
          <w:marLeft w:val="480"/>
          <w:marRight w:val="0"/>
          <w:marTop w:val="0"/>
          <w:marBottom w:val="0"/>
          <w:divBdr>
            <w:top w:val="none" w:sz="0" w:space="0" w:color="auto"/>
            <w:left w:val="none" w:sz="0" w:space="0" w:color="auto"/>
            <w:bottom w:val="none" w:sz="0" w:space="0" w:color="auto"/>
            <w:right w:val="none" w:sz="0" w:space="0" w:color="auto"/>
          </w:divBdr>
        </w:div>
        <w:div w:id="1961110699">
          <w:marLeft w:val="480"/>
          <w:marRight w:val="0"/>
          <w:marTop w:val="0"/>
          <w:marBottom w:val="0"/>
          <w:divBdr>
            <w:top w:val="none" w:sz="0" w:space="0" w:color="auto"/>
            <w:left w:val="none" w:sz="0" w:space="0" w:color="auto"/>
            <w:bottom w:val="none" w:sz="0" w:space="0" w:color="auto"/>
            <w:right w:val="none" w:sz="0" w:space="0" w:color="auto"/>
          </w:divBdr>
        </w:div>
        <w:div w:id="1961568174">
          <w:marLeft w:val="480"/>
          <w:marRight w:val="0"/>
          <w:marTop w:val="0"/>
          <w:marBottom w:val="0"/>
          <w:divBdr>
            <w:top w:val="none" w:sz="0" w:space="0" w:color="auto"/>
            <w:left w:val="none" w:sz="0" w:space="0" w:color="auto"/>
            <w:bottom w:val="none" w:sz="0" w:space="0" w:color="auto"/>
            <w:right w:val="none" w:sz="0" w:space="0" w:color="auto"/>
          </w:divBdr>
        </w:div>
        <w:div w:id="1998025365">
          <w:marLeft w:val="480"/>
          <w:marRight w:val="0"/>
          <w:marTop w:val="0"/>
          <w:marBottom w:val="0"/>
          <w:divBdr>
            <w:top w:val="none" w:sz="0" w:space="0" w:color="auto"/>
            <w:left w:val="none" w:sz="0" w:space="0" w:color="auto"/>
            <w:bottom w:val="none" w:sz="0" w:space="0" w:color="auto"/>
            <w:right w:val="none" w:sz="0" w:space="0" w:color="auto"/>
          </w:divBdr>
        </w:div>
        <w:div w:id="2061711830">
          <w:marLeft w:val="480"/>
          <w:marRight w:val="0"/>
          <w:marTop w:val="0"/>
          <w:marBottom w:val="0"/>
          <w:divBdr>
            <w:top w:val="none" w:sz="0" w:space="0" w:color="auto"/>
            <w:left w:val="none" w:sz="0" w:space="0" w:color="auto"/>
            <w:bottom w:val="none" w:sz="0" w:space="0" w:color="auto"/>
            <w:right w:val="none" w:sz="0" w:space="0" w:color="auto"/>
          </w:divBdr>
        </w:div>
        <w:div w:id="2077967703">
          <w:marLeft w:val="480"/>
          <w:marRight w:val="0"/>
          <w:marTop w:val="0"/>
          <w:marBottom w:val="0"/>
          <w:divBdr>
            <w:top w:val="none" w:sz="0" w:space="0" w:color="auto"/>
            <w:left w:val="none" w:sz="0" w:space="0" w:color="auto"/>
            <w:bottom w:val="none" w:sz="0" w:space="0" w:color="auto"/>
            <w:right w:val="none" w:sz="0" w:space="0" w:color="auto"/>
          </w:divBdr>
        </w:div>
      </w:divsChild>
    </w:div>
    <w:div w:id="1690787949">
      <w:bodyDiv w:val="1"/>
      <w:marLeft w:val="0"/>
      <w:marRight w:val="0"/>
      <w:marTop w:val="0"/>
      <w:marBottom w:val="0"/>
      <w:divBdr>
        <w:top w:val="none" w:sz="0" w:space="0" w:color="auto"/>
        <w:left w:val="none" w:sz="0" w:space="0" w:color="auto"/>
        <w:bottom w:val="none" w:sz="0" w:space="0" w:color="auto"/>
        <w:right w:val="none" w:sz="0" w:space="0" w:color="auto"/>
      </w:divBdr>
      <w:divsChild>
        <w:div w:id="21904015">
          <w:marLeft w:val="480"/>
          <w:marRight w:val="0"/>
          <w:marTop w:val="0"/>
          <w:marBottom w:val="0"/>
          <w:divBdr>
            <w:top w:val="none" w:sz="0" w:space="0" w:color="auto"/>
            <w:left w:val="none" w:sz="0" w:space="0" w:color="auto"/>
            <w:bottom w:val="none" w:sz="0" w:space="0" w:color="auto"/>
            <w:right w:val="none" w:sz="0" w:space="0" w:color="auto"/>
          </w:divBdr>
        </w:div>
        <w:div w:id="41909734">
          <w:marLeft w:val="480"/>
          <w:marRight w:val="0"/>
          <w:marTop w:val="0"/>
          <w:marBottom w:val="0"/>
          <w:divBdr>
            <w:top w:val="none" w:sz="0" w:space="0" w:color="auto"/>
            <w:left w:val="none" w:sz="0" w:space="0" w:color="auto"/>
            <w:bottom w:val="none" w:sz="0" w:space="0" w:color="auto"/>
            <w:right w:val="none" w:sz="0" w:space="0" w:color="auto"/>
          </w:divBdr>
        </w:div>
        <w:div w:id="66928621">
          <w:marLeft w:val="480"/>
          <w:marRight w:val="0"/>
          <w:marTop w:val="0"/>
          <w:marBottom w:val="0"/>
          <w:divBdr>
            <w:top w:val="none" w:sz="0" w:space="0" w:color="auto"/>
            <w:left w:val="none" w:sz="0" w:space="0" w:color="auto"/>
            <w:bottom w:val="none" w:sz="0" w:space="0" w:color="auto"/>
            <w:right w:val="none" w:sz="0" w:space="0" w:color="auto"/>
          </w:divBdr>
        </w:div>
        <w:div w:id="112939432">
          <w:marLeft w:val="480"/>
          <w:marRight w:val="0"/>
          <w:marTop w:val="0"/>
          <w:marBottom w:val="0"/>
          <w:divBdr>
            <w:top w:val="none" w:sz="0" w:space="0" w:color="auto"/>
            <w:left w:val="none" w:sz="0" w:space="0" w:color="auto"/>
            <w:bottom w:val="none" w:sz="0" w:space="0" w:color="auto"/>
            <w:right w:val="none" w:sz="0" w:space="0" w:color="auto"/>
          </w:divBdr>
        </w:div>
        <w:div w:id="116796138">
          <w:marLeft w:val="480"/>
          <w:marRight w:val="0"/>
          <w:marTop w:val="0"/>
          <w:marBottom w:val="0"/>
          <w:divBdr>
            <w:top w:val="none" w:sz="0" w:space="0" w:color="auto"/>
            <w:left w:val="none" w:sz="0" w:space="0" w:color="auto"/>
            <w:bottom w:val="none" w:sz="0" w:space="0" w:color="auto"/>
            <w:right w:val="none" w:sz="0" w:space="0" w:color="auto"/>
          </w:divBdr>
        </w:div>
        <w:div w:id="153031849">
          <w:marLeft w:val="480"/>
          <w:marRight w:val="0"/>
          <w:marTop w:val="0"/>
          <w:marBottom w:val="0"/>
          <w:divBdr>
            <w:top w:val="none" w:sz="0" w:space="0" w:color="auto"/>
            <w:left w:val="none" w:sz="0" w:space="0" w:color="auto"/>
            <w:bottom w:val="none" w:sz="0" w:space="0" w:color="auto"/>
            <w:right w:val="none" w:sz="0" w:space="0" w:color="auto"/>
          </w:divBdr>
        </w:div>
        <w:div w:id="214901749">
          <w:marLeft w:val="480"/>
          <w:marRight w:val="0"/>
          <w:marTop w:val="0"/>
          <w:marBottom w:val="0"/>
          <w:divBdr>
            <w:top w:val="none" w:sz="0" w:space="0" w:color="auto"/>
            <w:left w:val="none" w:sz="0" w:space="0" w:color="auto"/>
            <w:bottom w:val="none" w:sz="0" w:space="0" w:color="auto"/>
            <w:right w:val="none" w:sz="0" w:space="0" w:color="auto"/>
          </w:divBdr>
        </w:div>
        <w:div w:id="262882338">
          <w:marLeft w:val="480"/>
          <w:marRight w:val="0"/>
          <w:marTop w:val="0"/>
          <w:marBottom w:val="0"/>
          <w:divBdr>
            <w:top w:val="none" w:sz="0" w:space="0" w:color="auto"/>
            <w:left w:val="none" w:sz="0" w:space="0" w:color="auto"/>
            <w:bottom w:val="none" w:sz="0" w:space="0" w:color="auto"/>
            <w:right w:val="none" w:sz="0" w:space="0" w:color="auto"/>
          </w:divBdr>
        </w:div>
        <w:div w:id="283468816">
          <w:marLeft w:val="480"/>
          <w:marRight w:val="0"/>
          <w:marTop w:val="0"/>
          <w:marBottom w:val="0"/>
          <w:divBdr>
            <w:top w:val="none" w:sz="0" w:space="0" w:color="auto"/>
            <w:left w:val="none" w:sz="0" w:space="0" w:color="auto"/>
            <w:bottom w:val="none" w:sz="0" w:space="0" w:color="auto"/>
            <w:right w:val="none" w:sz="0" w:space="0" w:color="auto"/>
          </w:divBdr>
        </w:div>
        <w:div w:id="291788379">
          <w:marLeft w:val="480"/>
          <w:marRight w:val="0"/>
          <w:marTop w:val="0"/>
          <w:marBottom w:val="0"/>
          <w:divBdr>
            <w:top w:val="none" w:sz="0" w:space="0" w:color="auto"/>
            <w:left w:val="none" w:sz="0" w:space="0" w:color="auto"/>
            <w:bottom w:val="none" w:sz="0" w:space="0" w:color="auto"/>
            <w:right w:val="none" w:sz="0" w:space="0" w:color="auto"/>
          </w:divBdr>
        </w:div>
        <w:div w:id="330526421">
          <w:marLeft w:val="480"/>
          <w:marRight w:val="0"/>
          <w:marTop w:val="0"/>
          <w:marBottom w:val="0"/>
          <w:divBdr>
            <w:top w:val="none" w:sz="0" w:space="0" w:color="auto"/>
            <w:left w:val="none" w:sz="0" w:space="0" w:color="auto"/>
            <w:bottom w:val="none" w:sz="0" w:space="0" w:color="auto"/>
            <w:right w:val="none" w:sz="0" w:space="0" w:color="auto"/>
          </w:divBdr>
        </w:div>
        <w:div w:id="334041483">
          <w:marLeft w:val="480"/>
          <w:marRight w:val="0"/>
          <w:marTop w:val="0"/>
          <w:marBottom w:val="0"/>
          <w:divBdr>
            <w:top w:val="none" w:sz="0" w:space="0" w:color="auto"/>
            <w:left w:val="none" w:sz="0" w:space="0" w:color="auto"/>
            <w:bottom w:val="none" w:sz="0" w:space="0" w:color="auto"/>
            <w:right w:val="none" w:sz="0" w:space="0" w:color="auto"/>
          </w:divBdr>
        </w:div>
        <w:div w:id="337273037">
          <w:marLeft w:val="480"/>
          <w:marRight w:val="0"/>
          <w:marTop w:val="0"/>
          <w:marBottom w:val="0"/>
          <w:divBdr>
            <w:top w:val="none" w:sz="0" w:space="0" w:color="auto"/>
            <w:left w:val="none" w:sz="0" w:space="0" w:color="auto"/>
            <w:bottom w:val="none" w:sz="0" w:space="0" w:color="auto"/>
            <w:right w:val="none" w:sz="0" w:space="0" w:color="auto"/>
          </w:divBdr>
        </w:div>
        <w:div w:id="356466077">
          <w:marLeft w:val="480"/>
          <w:marRight w:val="0"/>
          <w:marTop w:val="0"/>
          <w:marBottom w:val="0"/>
          <w:divBdr>
            <w:top w:val="none" w:sz="0" w:space="0" w:color="auto"/>
            <w:left w:val="none" w:sz="0" w:space="0" w:color="auto"/>
            <w:bottom w:val="none" w:sz="0" w:space="0" w:color="auto"/>
            <w:right w:val="none" w:sz="0" w:space="0" w:color="auto"/>
          </w:divBdr>
        </w:div>
        <w:div w:id="356585731">
          <w:marLeft w:val="480"/>
          <w:marRight w:val="0"/>
          <w:marTop w:val="0"/>
          <w:marBottom w:val="0"/>
          <w:divBdr>
            <w:top w:val="none" w:sz="0" w:space="0" w:color="auto"/>
            <w:left w:val="none" w:sz="0" w:space="0" w:color="auto"/>
            <w:bottom w:val="none" w:sz="0" w:space="0" w:color="auto"/>
            <w:right w:val="none" w:sz="0" w:space="0" w:color="auto"/>
          </w:divBdr>
        </w:div>
        <w:div w:id="358354241">
          <w:marLeft w:val="480"/>
          <w:marRight w:val="0"/>
          <w:marTop w:val="0"/>
          <w:marBottom w:val="0"/>
          <w:divBdr>
            <w:top w:val="none" w:sz="0" w:space="0" w:color="auto"/>
            <w:left w:val="none" w:sz="0" w:space="0" w:color="auto"/>
            <w:bottom w:val="none" w:sz="0" w:space="0" w:color="auto"/>
            <w:right w:val="none" w:sz="0" w:space="0" w:color="auto"/>
          </w:divBdr>
        </w:div>
        <w:div w:id="382337732">
          <w:marLeft w:val="480"/>
          <w:marRight w:val="0"/>
          <w:marTop w:val="0"/>
          <w:marBottom w:val="0"/>
          <w:divBdr>
            <w:top w:val="none" w:sz="0" w:space="0" w:color="auto"/>
            <w:left w:val="none" w:sz="0" w:space="0" w:color="auto"/>
            <w:bottom w:val="none" w:sz="0" w:space="0" w:color="auto"/>
            <w:right w:val="none" w:sz="0" w:space="0" w:color="auto"/>
          </w:divBdr>
        </w:div>
        <w:div w:id="452751485">
          <w:marLeft w:val="480"/>
          <w:marRight w:val="0"/>
          <w:marTop w:val="0"/>
          <w:marBottom w:val="0"/>
          <w:divBdr>
            <w:top w:val="none" w:sz="0" w:space="0" w:color="auto"/>
            <w:left w:val="none" w:sz="0" w:space="0" w:color="auto"/>
            <w:bottom w:val="none" w:sz="0" w:space="0" w:color="auto"/>
            <w:right w:val="none" w:sz="0" w:space="0" w:color="auto"/>
          </w:divBdr>
        </w:div>
        <w:div w:id="500510586">
          <w:marLeft w:val="480"/>
          <w:marRight w:val="0"/>
          <w:marTop w:val="0"/>
          <w:marBottom w:val="0"/>
          <w:divBdr>
            <w:top w:val="none" w:sz="0" w:space="0" w:color="auto"/>
            <w:left w:val="none" w:sz="0" w:space="0" w:color="auto"/>
            <w:bottom w:val="none" w:sz="0" w:space="0" w:color="auto"/>
            <w:right w:val="none" w:sz="0" w:space="0" w:color="auto"/>
          </w:divBdr>
        </w:div>
        <w:div w:id="506944282">
          <w:marLeft w:val="480"/>
          <w:marRight w:val="0"/>
          <w:marTop w:val="0"/>
          <w:marBottom w:val="0"/>
          <w:divBdr>
            <w:top w:val="none" w:sz="0" w:space="0" w:color="auto"/>
            <w:left w:val="none" w:sz="0" w:space="0" w:color="auto"/>
            <w:bottom w:val="none" w:sz="0" w:space="0" w:color="auto"/>
            <w:right w:val="none" w:sz="0" w:space="0" w:color="auto"/>
          </w:divBdr>
        </w:div>
        <w:div w:id="540364076">
          <w:marLeft w:val="480"/>
          <w:marRight w:val="0"/>
          <w:marTop w:val="0"/>
          <w:marBottom w:val="0"/>
          <w:divBdr>
            <w:top w:val="none" w:sz="0" w:space="0" w:color="auto"/>
            <w:left w:val="none" w:sz="0" w:space="0" w:color="auto"/>
            <w:bottom w:val="none" w:sz="0" w:space="0" w:color="auto"/>
            <w:right w:val="none" w:sz="0" w:space="0" w:color="auto"/>
          </w:divBdr>
        </w:div>
        <w:div w:id="560478586">
          <w:marLeft w:val="480"/>
          <w:marRight w:val="0"/>
          <w:marTop w:val="0"/>
          <w:marBottom w:val="0"/>
          <w:divBdr>
            <w:top w:val="none" w:sz="0" w:space="0" w:color="auto"/>
            <w:left w:val="none" w:sz="0" w:space="0" w:color="auto"/>
            <w:bottom w:val="none" w:sz="0" w:space="0" w:color="auto"/>
            <w:right w:val="none" w:sz="0" w:space="0" w:color="auto"/>
          </w:divBdr>
        </w:div>
        <w:div w:id="578711417">
          <w:marLeft w:val="480"/>
          <w:marRight w:val="0"/>
          <w:marTop w:val="0"/>
          <w:marBottom w:val="0"/>
          <w:divBdr>
            <w:top w:val="none" w:sz="0" w:space="0" w:color="auto"/>
            <w:left w:val="none" w:sz="0" w:space="0" w:color="auto"/>
            <w:bottom w:val="none" w:sz="0" w:space="0" w:color="auto"/>
            <w:right w:val="none" w:sz="0" w:space="0" w:color="auto"/>
          </w:divBdr>
        </w:div>
        <w:div w:id="581454610">
          <w:marLeft w:val="480"/>
          <w:marRight w:val="0"/>
          <w:marTop w:val="0"/>
          <w:marBottom w:val="0"/>
          <w:divBdr>
            <w:top w:val="none" w:sz="0" w:space="0" w:color="auto"/>
            <w:left w:val="none" w:sz="0" w:space="0" w:color="auto"/>
            <w:bottom w:val="none" w:sz="0" w:space="0" w:color="auto"/>
            <w:right w:val="none" w:sz="0" w:space="0" w:color="auto"/>
          </w:divBdr>
        </w:div>
        <w:div w:id="594755024">
          <w:marLeft w:val="480"/>
          <w:marRight w:val="0"/>
          <w:marTop w:val="0"/>
          <w:marBottom w:val="0"/>
          <w:divBdr>
            <w:top w:val="none" w:sz="0" w:space="0" w:color="auto"/>
            <w:left w:val="none" w:sz="0" w:space="0" w:color="auto"/>
            <w:bottom w:val="none" w:sz="0" w:space="0" w:color="auto"/>
            <w:right w:val="none" w:sz="0" w:space="0" w:color="auto"/>
          </w:divBdr>
        </w:div>
        <w:div w:id="626204792">
          <w:marLeft w:val="480"/>
          <w:marRight w:val="0"/>
          <w:marTop w:val="0"/>
          <w:marBottom w:val="0"/>
          <w:divBdr>
            <w:top w:val="none" w:sz="0" w:space="0" w:color="auto"/>
            <w:left w:val="none" w:sz="0" w:space="0" w:color="auto"/>
            <w:bottom w:val="none" w:sz="0" w:space="0" w:color="auto"/>
            <w:right w:val="none" w:sz="0" w:space="0" w:color="auto"/>
          </w:divBdr>
        </w:div>
        <w:div w:id="637151436">
          <w:marLeft w:val="480"/>
          <w:marRight w:val="0"/>
          <w:marTop w:val="0"/>
          <w:marBottom w:val="0"/>
          <w:divBdr>
            <w:top w:val="none" w:sz="0" w:space="0" w:color="auto"/>
            <w:left w:val="none" w:sz="0" w:space="0" w:color="auto"/>
            <w:bottom w:val="none" w:sz="0" w:space="0" w:color="auto"/>
            <w:right w:val="none" w:sz="0" w:space="0" w:color="auto"/>
          </w:divBdr>
        </w:div>
        <w:div w:id="649871939">
          <w:marLeft w:val="480"/>
          <w:marRight w:val="0"/>
          <w:marTop w:val="0"/>
          <w:marBottom w:val="0"/>
          <w:divBdr>
            <w:top w:val="none" w:sz="0" w:space="0" w:color="auto"/>
            <w:left w:val="none" w:sz="0" w:space="0" w:color="auto"/>
            <w:bottom w:val="none" w:sz="0" w:space="0" w:color="auto"/>
            <w:right w:val="none" w:sz="0" w:space="0" w:color="auto"/>
          </w:divBdr>
        </w:div>
        <w:div w:id="673340822">
          <w:marLeft w:val="480"/>
          <w:marRight w:val="0"/>
          <w:marTop w:val="0"/>
          <w:marBottom w:val="0"/>
          <w:divBdr>
            <w:top w:val="none" w:sz="0" w:space="0" w:color="auto"/>
            <w:left w:val="none" w:sz="0" w:space="0" w:color="auto"/>
            <w:bottom w:val="none" w:sz="0" w:space="0" w:color="auto"/>
            <w:right w:val="none" w:sz="0" w:space="0" w:color="auto"/>
          </w:divBdr>
        </w:div>
        <w:div w:id="714934928">
          <w:marLeft w:val="480"/>
          <w:marRight w:val="0"/>
          <w:marTop w:val="0"/>
          <w:marBottom w:val="0"/>
          <w:divBdr>
            <w:top w:val="none" w:sz="0" w:space="0" w:color="auto"/>
            <w:left w:val="none" w:sz="0" w:space="0" w:color="auto"/>
            <w:bottom w:val="none" w:sz="0" w:space="0" w:color="auto"/>
            <w:right w:val="none" w:sz="0" w:space="0" w:color="auto"/>
          </w:divBdr>
        </w:div>
        <w:div w:id="743573662">
          <w:marLeft w:val="480"/>
          <w:marRight w:val="0"/>
          <w:marTop w:val="0"/>
          <w:marBottom w:val="0"/>
          <w:divBdr>
            <w:top w:val="none" w:sz="0" w:space="0" w:color="auto"/>
            <w:left w:val="none" w:sz="0" w:space="0" w:color="auto"/>
            <w:bottom w:val="none" w:sz="0" w:space="0" w:color="auto"/>
            <w:right w:val="none" w:sz="0" w:space="0" w:color="auto"/>
          </w:divBdr>
        </w:div>
        <w:div w:id="750858730">
          <w:marLeft w:val="480"/>
          <w:marRight w:val="0"/>
          <w:marTop w:val="0"/>
          <w:marBottom w:val="0"/>
          <w:divBdr>
            <w:top w:val="none" w:sz="0" w:space="0" w:color="auto"/>
            <w:left w:val="none" w:sz="0" w:space="0" w:color="auto"/>
            <w:bottom w:val="none" w:sz="0" w:space="0" w:color="auto"/>
            <w:right w:val="none" w:sz="0" w:space="0" w:color="auto"/>
          </w:divBdr>
        </w:div>
        <w:div w:id="837698243">
          <w:marLeft w:val="480"/>
          <w:marRight w:val="0"/>
          <w:marTop w:val="0"/>
          <w:marBottom w:val="0"/>
          <w:divBdr>
            <w:top w:val="none" w:sz="0" w:space="0" w:color="auto"/>
            <w:left w:val="none" w:sz="0" w:space="0" w:color="auto"/>
            <w:bottom w:val="none" w:sz="0" w:space="0" w:color="auto"/>
            <w:right w:val="none" w:sz="0" w:space="0" w:color="auto"/>
          </w:divBdr>
        </w:div>
        <w:div w:id="875122942">
          <w:marLeft w:val="480"/>
          <w:marRight w:val="0"/>
          <w:marTop w:val="0"/>
          <w:marBottom w:val="0"/>
          <w:divBdr>
            <w:top w:val="none" w:sz="0" w:space="0" w:color="auto"/>
            <w:left w:val="none" w:sz="0" w:space="0" w:color="auto"/>
            <w:bottom w:val="none" w:sz="0" w:space="0" w:color="auto"/>
            <w:right w:val="none" w:sz="0" w:space="0" w:color="auto"/>
          </w:divBdr>
        </w:div>
        <w:div w:id="900209629">
          <w:marLeft w:val="480"/>
          <w:marRight w:val="0"/>
          <w:marTop w:val="0"/>
          <w:marBottom w:val="0"/>
          <w:divBdr>
            <w:top w:val="none" w:sz="0" w:space="0" w:color="auto"/>
            <w:left w:val="none" w:sz="0" w:space="0" w:color="auto"/>
            <w:bottom w:val="none" w:sz="0" w:space="0" w:color="auto"/>
            <w:right w:val="none" w:sz="0" w:space="0" w:color="auto"/>
          </w:divBdr>
        </w:div>
        <w:div w:id="903562102">
          <w:marLeft w:val="480"/>
          <w:marRight w:val="0"/>
          <w:marTop w:val="0"/>
          <w:marBottom w:val="0"/>
          <w:divBdr>
            <w:top w:val="none" w:sz="0" w:space="0" w:color="auto"/>
            <w:left w:val="none" w:sz="0" w:space="0" w:color="auto"/>
            <w:bottom w:val="none" w:sz="0" w:space="0" w:color="auto"/>
            <w:right w:val="none" w:sz="0" w:space="0" w:color="auto"/>
          </w:divBdr>
        </w:div>
        <w:div w:id="930236469">
          <w:marLeft w:val="480"/>
          <w:marRight w:val="0"/>
          <w:marTop w:val="0"/>
          <w:marBottom w:val="0"/>
          <w:divBdr>
            <w:top w:val="none" w:sz="0" w:space="0" w:color="auto"/>
            <w:left w:val="none" w:sz="0" w:space="0" w:color="auto"/>
            <w:bottom w:val="none" w:sz="0" w:space="0" w:color="auto"/>
            <w:right w:val="none" w:sz="0" w:space="0" w:color="auto"/>
          </w:divBdr>
        </w:div>
        <w:div w:id="937983447">
          <w:marLeft w:val="480"/>
          <w:marRight w:val="0"/>
          <w:marTop w:val="0"/>
          <w:marBottom w:val="0"/>
          <w:divBdr>
            <w:top w:val="none" w:sz="0" w:space="0" w:color="auto"/>
            <w:left w:val="none" w:sz="0" w:space="0" w:color="auto"/>
            <w:bottom w:val="none" w:sz="0" w:space="0" w:color="auto"/>
            <w:right w:val="none" w:sz="0" w:space="0" w:color="auto"/>
          </w:divBdr>
        </w:div>
        <w:div w:id="949358934">
          <w:marLeft w:val="480"/>
          <w:marRight w:val="0"/>
          <w:marTop w:val="0"/>
          <w:marBottom w:val="0"/>
          <w:divBdr>
            <w:top w:val="none" w:sz="0" w:space="0" w:color="auto"/>
            <w:left w:val="none" w:sz="0" w:space="0" w:color="auto"/>
            <w:bottom w:val="none" w:sz="0" w:space="0" w:color="auto"/>
            <w:right w:val="none" w:sz="0" w:space="0" w:color="auto"/>
          </w:divBdr>
        </w:div>
        <w:div w:id="1021738826">
          <w:marLeft w:val="480"/>
          <w:marRight w:val="0"/>
          <w:marTop w:val="0"/>
          <w:marBottom w:val="0"/>
          <w:divBdr>
            <w:top w:val="none" w:sz="0" w:space="0" w:color="auto"/>
            <w:left w:val="none" w:sz="0" w:space="0" w:color="auto"/>
            <w:bottom w:val="none" w:sz="0" w:space="0" w:color="auto"/>
            <w:right w:val="none" w:sz="0" w:space="0" w:color="auto"/>
          </w:divBdr>
        </w:div>
        <w:div w:id="1082876492">
          <w:marLeft w:val="480"/>
          <w:marRight w:val="0"/>
          <w:marTop w:val="0"/>
          <w:marBottom w:val="0"/>
          <w:divBdr>
            <w:top w:val="none" w:sz="0" w:space="0" w:color="auto"/>
            <w:left w:val="none" w:sz="0" w:space="0" w:color="auto"/>
            <w:bottom w:val="none" w:sz="0" w:space="0" w:color="auto"/>
            <w:right w:val="none" w:sz="0" w:space="0" w:color="auto"/>
          </w:divBdr>
        </w:div>
        <w:div w:id="1121992190">
          <w:marLeft w:val="480"/>
          <w:marRight w:val="0"/>
          <w:marTop w:val="0"/>
          <w:marBottom w:val="0"/>
          <w:divBdr>
            <w:top w:val="none" w:sz="0" w:space="0" w:color="auto"/>
            <w:left w:val="none" w:sz="0" w:space="0" w:color="auto"/>
            <w:bottom w:val="none" w:sz="0" w:space="0" w:color="auto"/>
            <w:right w:val="none" w:sz="0" w:space="0" w:color="auto"/>
          </w:divBdr>
        </w:div>
        <w:div w:id="1134833447">
          <w:marLeft w:val="480"/>
          <w:marRight w:val="0"/>
          <w:marTop w:val="0"/>
          <w:marBottom w:val="0"/>
          <w:divBdr>
            <w:top w:val="none" w:sz="0" w:space="0" w:color="auto"/>
            <w:left w:val="none" w:sz="0" w:space="0" w:color="auto"/>
            <w:bottom w:val="none" w:sz="0" w:space="0" w:color="auto"/>
            <w:right w:val="none" w:sz="0" w:space="0" w:color="auto"/>
          </w:divBdr>
        </w:div>
        <w:div w:id="1148085124">
          <w:marLeft w:val="480"/>
          <w:marRight w:val="0"/>
          <w:marTop w:val="0"/>
          <w:marBottom w:val="0"/>
          <w:divBdr>
            <w:top w:val="none" w:sz="0" w:space="0" w:color="auto"/>
            <w:left w:val="none" w:sz="0" w:space="0" w:color="auto"/>
            <w:bottom w:val="none" w:sz="0" w:space="0" w:color="auto"/>
            <w:right w:val="none" w:sz="0" w:space="0" w:color="auto"/>
          </w:divBdr>
        </w:div>
        <w:div w:id="1155342833">
          <w:marLeft w:val="480"/>
          <w:marRight w:val="0"/>
          <w:marTop w:val="0"/>
          <w:marBottom w:val="0"/>
          <w:divBdr>
            <w:top w:val="none" w:sz="0" w:space="0" w:color="auto"/>
            <w:left w:val="none" w:sz="0" w:space="0" w:color="auto"/>
            <w:bottom w:val="none" w:sz="0" w:space="0" w:color="auto"/>
            <w:right w:val="none" w:sz="0" w:space="0" w:color="auto"/>
          </w:divBdr>
        </w:div>
        <w:div w:id="1159268411">
          <w:marLeft w:val="480"/>
          <w:marRight w:val="0"/>
          <w:marTop w:val="0"/>
          <w:marBottom w:val="0"/>
          <w:divBdr>
            <w:top w:val="none" w:sz="0" w:space="0" w:color="auto"/>
            <w:left w:val="none" w:sz="0" w:space="0" w:color="auto"/>
            <w:bottom w:val="none" w:sz="0" w:space="0" w:color="auto"/>
            <w:right w:val="none" w:sz="0" w:space="0" w:color="auto"/>
          </w:divBdr>
        </w:div>
        <w:div w:id="1313295903">
          <w:marLeft w:val="480"/>
          <w:marRight w:val="0"/>
          <w:marTop w:val="0"/>
          <w:marBottom w:val="0"/>
          <w:divBdr>
            <w:top w:val="none" w:sz="0" w:space="0" w:color="auto"/>
            <w:left w:val="none" w:sz="0" w:space="0" w:color="auto"/>
            <w:bottom w:val="none" w:sz="0" w:space="0" w:color="auto"/>
            <w:right w:val="none" w:sz="0" w:space="0" w:color="auto"/>
          </w:divBdr>
        </w:div>
        <w:div w:id="1476140173">
          <w:marLeft w:val="480"/>
          <w:marRight w:val="0"/>
          <w:marTop w:val="0"/>
          <w:marBottom w:val="0"/>
          <w:divBdr>
            <w:top w:val="none" w:sz="0" w:space="0" w:color="auto"/>
            <w:left w:val="none" w:sz="0" w:space="0" w:color="auto"/>
            <w:bottom w:val="none" w:sz="0" w:space="0" w:color="auto"/>
            <w:right w:val="none" w:sz="0" w:space="0" w:color="auto"/>
          </w:divBdr>
        </w:div>
        <w:div w:id="1582333323">
          <w:marLeft w:val="480"/>
          <w:marRight w:val="0"/>
          <w:marTop w:val="0"/>
          <w:marBottom w:val="0"/>
          <w:divBdr>
            <w:top w:val="none" w:sz="0" w:space="0" w:color="auto"/>
            <w:left w:val="none" w:sz="0" w:space="0" w:color="auto"/>
            <w:bottom w:val="none" w:sz="0" w:space="0" w:color="auto"/>
            <w:right w:val="none" w:sz="0" w:space="0" w:color="auto"/>
          </w:divBdr>
        </w:div>
        <w:div w:id="1636251225">
          <w:marLeft w:val="480"/>
          <w:marRight w:val="0"/>
          <w:marTop w:val="0"/>
          <w:marBottom w:val="0"/>
          <w:divBdr>
            <w:top w:val="none" w:sz="0" w:space="0" w:color="auto"/>
            <w:left w:val="none" w:sz="0" w:space="0" w:color="auto"/>
            <w:bottom w:val="none" w:sz="0" w:space="0" w:color="auto"/>
            <w:right w:val="none" w:sz="0" w:space="0" w:color="auto"/>
          </w:divBdr>
        </w:div>
        <w:div w:id="1642731576">
          <w:marLeft w:val="480"/>
          <w:marRight w:val="0"/>
          <w:marTop w:val="0"/>
          <w:marBottom w:val="0"/>
          <w:divBdr>
            <w:top w:val="none" w:sz="0" w:space="0" w:color="auto"/>
            <w:left w:val="none" w:sz="0" w:space="0" w:color="auto"/>
            <w:bottom w:val="none" w:sz="0" w:space="0" w:color="auto"/>
            <w:right w:val="none" w:sz="0" w:space="0" w:color="auto"/>
          </w:divBdr>
        </w:div>
        <w:div w:id="1702588600">
          <w:marLeft w:val="480"/>
          <w:marRight w:val="0"/>
          <w:marTop w:val="0"/>
          <w:marBottom w:val="0"/>
          <w:divBdr>
            <w:top w:val="none" w:sz="0" w:space="0" w:color="auto"/>
            <w:left w:val="none" w:sz="0" w:space="0" w:color="auto"/>
            <w:bottom w:val="none" w:sz="0" w:space="0" w:color="auto"/>
            <w:right w:val="none" w:sz="0" w:space="0" w:color="auto"/>
          </w:divBdr>
        </w:div>
        <w:div w:id="1726218633">
          <w:marLeft w:val="480"/>
          <w:marRight w:val="0"/>
          <w:marTop w:val="0"/>
          <w:marBottom w:val="0"/>
          <w:divBdr>
            <w:top w:val="none" w:sz="0" w:space="0" w:color="auto"/>
            <w:left w:val="none" w:sz="0" w:space="0" w:color="auto"/>
            <w:bottom w:val="none" w:sz="0" w:space="0" w:color="auto"/>
            <w:right w:val="none" w:sz="0" w:space="0" w:color="auto"/>
          </w:divBdr>
        </w:div>
        <w:div w:id="1736316500">
          <w:marLeft w:val="480"/>
          <w:marRight w:val="0"/>
          <w:marTop w:val="0"/>
          <w:marBottom w:val="0"/>
          <w:divBdr>
            <w:top w:val="none" w:sz="0" w:space="0" w:color="auto"/>
            <w:left w:val="none" w:sz="0" w:space="0" w:color="auto"/>
            <w:bottom w:val="none" w:sz="0" w:space="0" w:color="auto"/>
            <w:right w:val="none" w:sz="0" w:space="0" w:color="auto"/>
          </w:divBdr>
        </w:div>
        <w:div w:id="1749424798">
          <w:marLeft w:val="480"/>
          <w:marRight w:val="0"/>
          <w:marTop w:val="0"/>
          <w:marBottom w:val="0"/>
          <w:divBdr>
            <w:top w:val="none" w:sz="0" w:space="0" w:color="auto"/>
            <w:left w:val="none" w:sz="0" w:space="0" w:color="auto"/>
            <w:bottom w:val="none" w:sz="0" w:space="0" w:color="auto"/>
            <w:right w:val="none" w:sz="0" w:space="0" w:color="auto"/>
          </w:divBdr>
        </w:div>
        <w:div w:id="1862546840">
          <w:marLeft w:val="480"/>
          <w:marRight w:val="0"/>
          <w:marTop w:val="0"/>
          <w:marBottom w:val="0"/>
          <w:divBdr>
            <w:top w:val="none" w:sz="0" w:space="0" w:color="auto"/>
            <w:left w:val="none" w:sz="0" w:space="0" w:color="auto"/>
            <w:bottom w:val="none" w:sz="0" w:space="0" w:color="auto"/>
            <w:right w:val="none" w:sz="0" w:space="0" w:color="auto"/>
          </w:divBdr>
        </w:div>
        <w:div w:id="1873108803">
          <w:marLeft w:val="480"/>
          <w:marRight w:val="0"/>
          <w:marTop w:val="0"/>
          <w:marBottom w:val="0"/>
          <w:divBdr>
            <w:top w:val="none" w:sz="0" w:space="0" w:color="auto"/>
            <w:left w:val="none" w:sz="0" w:space="0" w:color="auto"/>
            <w:bottom w:val="none" w:sz="0" w:space="0" w:color="auto"/>
            <w:right w:val="none" w:sz="0" w:space="0" w:color="auto"/>
          </w:divBdr>
        </w:div>
        <w:div w:id="1904753147">
          <w:marLeft w:val="480"/>
          <w:marRight w:val="0"/>
          <w:marTop w:val="0"/>
          <w:marBottom w:val="0"/>
          <w:divBdr>
            <w:top w:val="none" w:sz="0" w:space="0" w:color="auto"/>
            <w:left w:val="none" w:sz="0" w:space="0" w:color="auto"/>
            <w:bottom w:val="none" w:sz="0" w:space="0" w:color="auto"/>
            <w:right w:val="none" w:sz="0" w:space="0" w:color="auto"/>
          </w:divBdr>
        </w:div>
        <w:div w:id="1907911564">
          <w:marLeft w:val="480"/>
          <w:marRight w:val="0"/>
          <w:marTop w:val="0"/>
          <w:marBottom w:val="0"/>
          <w:divBdr>
            <w:top w:val="none" w:sz="0" w:space="0" w:color="auto"/>
            <w:left w:val="none" w:sz="0" w:space="0" w:color="auto"/>
            <w:bottom w:val="none" w:sz="0" w:space="0" w:color="auto"/>
            <w:right w:val="none" w:sz="0" w:space="0" w:color="auto"/>
          </w:divBdr>
        </w:div>
        <w:div w:id="1918786449">
          <w:marLeft w:val="480"/>
          <w:marRight w:val="0"/>
          <w:marTop w:val="0"/>
          <w:marBottom w:val="0"/>
          <w:divBdr>
            <w:top w:val="none" w:sz="0" w:space="0" w:color="auto"/>
            <w:left w:val="none" w:sz="0" w:space="0" w:color="auto"/>
            <w:bottom w:val="none" w:sz="0" w:space="0" w:color="auto"/>
            <w:right w:val="none" w:sz="0" w:space="0" w:color="auto"/>
          </w:divBdr>
        </w:div>
        <w:div w:id="1924871152">
          <w:marLeft w:val="480"/>
          <w:marRight w:val="0"/>
          <w:marTop w:val="0"/>
          <w:marBottom w:val="0"/>
          <w:divBdr>
            <w:top w:val="none" w:sz="0" w:space="0" w:color="auto"/>
            <w:left w:val="none" w:sz="0" w:space="0" w:color="auto"/>
            <w:bottom w:val="none" w:sz="0" w:space="0" w:color="auto"/>
            <w:right w:val="none" w:sz="0" w:space="0" w:color="auto"/>
          </w:divBdr>
        </w:div>
        <w:div w:id="1929659031">
          <w:marLeft w:val="480"/>
          <w:marRight w:val="0"/>
          <w:marTop w:val="0"/>
          <w:marBottom w:val="0"/>
          <w:divBdr>
            <w:top w:val="none" w:sz="0" w:space="0" w:color="auto"/>
            <w:left w:val="none" w:sz="0" w:space="0" w:color="auto"/>
            <w:bottom w:val="none" w:sz="0" w:space="0" w:color="auto"/>
            <w:right w:val="none" w:sz="0" w:space="0" w:color="auto"/>
          </w:divBdr>
        </w:div>
        <w:div w:id="1947691475">
          <w:marLeft w:val="480"/>
          <w:marRight w:val="0"/>
          <w:marTop w:val="0"/>
          <w:marBottom w:val="0"/>
          <w:divBdr>
            <w:top w:val="none" w:sz="0" w:space="0" w:color="auto"/>
            <w:left w:val="none" w:sz="0" w:space="0" w:color="auto"/>
            <w:bottom w:val="none" w:sz="0" w:space="0" w:color="auto"/>
            <w:right w:val="none" w:sz="0" w:space="0" w:color="auto"/>
          </w:divBdr>
        </w:div>
        <w:div w:id="1957788737">
          <w:marLeft w:val="480"/>
          <w:marRight w:val="0"/>
          <w:marTop w:val="0"/>
          <w:marBottom w:val="0"/>
          <w:divBdr>
            <w:top w:val="none" w:sz="0" w:space="0" w:color="auto"/>
            <w:left w:val="none" w:sz="0" w:space="0" w:color="auto"/>
            <w:bottom w:val="none" w:sz="0" w:space="0" w:color="auto"/>
            <w:right w:val="none" w:sz="0" w:space="0" w:color="auto"/>
          </w:divBdr>
        </w:div>
        <w:div w:id="2041005081">
          <w:marLeft w:val="480"/>
          <w:marRight w:val="0"/>
          <w:marTop w:val="0"/>
          <w:marBottom w:val="0"/>
          <w:divBdr>
            <w:top w:val="none" w:sz="0" w:space="0" w:color="auto"/>
            <w:left w:val="none" w:sz="0" w:space="0" w:color="auto"/>
            <w:bottom w:val="none" w:sz="0" w:space="0" w:color="auto"/>
            <w:right w:val="none" w:sz="0" w:space="0" w:color="auto"/>
          </w:divBdr>
        </w:div>
        <w:div w:id="2052610179">
          <w:marLeft w:val="480"/>
          <w:marRight w:val="0"/>
          <w:marTop w:val="0"/>
          <w:marBottom w:val="0"/>
          <w:divBdr>
            <w:top w:val="none" w:sz="0" w:space="0" w:color="auto"/>
            <w:left w:val="none" w:sz="0" w:space="0" w:color="auto"/>
            <w:bottom w:val="none" w:sz="0" w:space="0" w:color="auto"/>
            <w:right w:val="none" w:sz="0" w:space="0" w:color="auto"/>
          </w:divBdr>
        </w:div>
        <w:div w:id="2071994841">
          <w:marLeft w:val="480"/>
          <w:marRight w:val="0"/>
          <w:marTop w:val="0"/>
          <w:marBottom w:val="0"/>
          <w:divBdr>
            <w:top w:val="none" w:sz="0" w:space="0" w:color="auto"/>
            <w:left w:val="none" w:sz="0" w:space="0" w:color="auto"/>
            <w:bottom w:val="none" w:sz="0" w:space="0" w:color="auto"/>
            <w:right w:val="none" w:sz="0" w:space="0" w:color="auto"/>
          </w:divBdr>
        </w:div>
        <w:div w:id="2074500110">
          <w:marLeft w:val="480"/>
          <w:marRight w:val="0"/>
          <w:marTop w:val="0"/>
          <w:marBottom w:val="0"/>
          <w:divBdr>
            <w:top w:val="none" w:sz="0" w:space="0" w:color="auto"/>
            <w:left w:val="none" w:sz="0" w:space="0" w:color="auto"/>
            <w:bottom w:val="none" w:sz="0" w:space="0" w:color="auto"/>
            <w:right w:val="none" w:sz="0" w:space="0" w:color="auto"/>
          </w:divBdr>
        </w:div>
        <w:div w:id="2099060984">
          <w:marLeft w:val="480"/>
          <w:marRight w:val="0"/>
          <w:marTop w:val="0"/>
          <w:marBottom w:val="0"/>
          <w:divBdr>
            <w:top w:val="none" w:sz="0" w:space="0" w:color="auto"/>
            <w:left w:val="none" w:sz="0" w:space="0" w:color="auto"/>
            <w:bottom w:val="none" w:sz="0" w:space="0" w:color="auto"/>
            <w:right w:val="none" w:sz="0" w:space="0" w:color="auto"/>
          </w:divBdr>
        </w:div>
        <w:div w:id="2113016368">
          <w:marLeft w:val="480"/>
          <w:marRight w:val="0"/>
          <w:marTop w:val="0"/>
          <w:marBottom w:val="0"/>
          <w:divBdr>
            <w:top w:val="none" w:sz="0" w:space="0" w:color="auto"/>
            <w:left w:val="none" w:sz="0" w:space="0" w:color="auto"/>
            <w:bottom w:val="none" w:sz="0" w:space="0" w:color="auto"/>
            <w:right w:val="none" w:sz="0" w:space="0" w:color="auto"/>
          </w:divBdr>
        </w:div>
        <w:div w:id="2144272516">
          <w:marLeft w:val="480"/>
          <w:marRight w:val="0"/>
          <w:marTop w:val="0"/>
          <w:marBottom w:val="0"/>
          <w:divBdr>
            <w:top w:val="none" w:sz="0" w:space="0" w:color="auto"/>
            <w:left w:val="none" w:sz="0" w:space="0" w:color="auto"/>
            <w:bottom w:val="none" w:sz="0" w:space="0" w:color="auto"/>
            <w:right w:val="none" w:sz="0" w:space="0" w:color="auto"/>
          </w:divBdr>
        </w:div>
      </w:divsChild>
    </w:div>
    <w:div w:id="1696692139">
      <w:bodyDiv w:val="1"/>
      <w:marLeft w:val="0"/>
      <w:marRight w:val="0"/>
      <w:marTop w:val="0"/>
      <w:marBottom w:val="0"/>
      <w:divBdr>
        <w:top w:val="none" w:sz="0" w:space="0" w:color="auto"/>
        <w:left w:val="none" w:sz="0" w:space="0" w:color="auto"/>
        <w:bottom w:val="none" w:sz="0" w:space="0" w:color="auto"/>
        <w:right w:val="none" w:sz="0" w:space="0" w:color="auto"/>
      </w:divBdr>
      <w:divsChild>
        <w:div w:id="114564901">
          <w:marLeft w:val="480"/>
          <w:marRight w:val="0"/>
          <w:marTop w:val="0"/>
          <w:marBottom w:val="0"/>
          <w:divBdr>
            <w:top w:val="none" w:sz="0" w:space="0" w:color="auto"/>
            <w:left w:val="none" w:sz="0" w:space="0" w:color="auto"/>
            <w:bottom w:val="none" w:sz="0" w:space="0" w:color="auto"/>
            <w:right w:val="none" w:sz="0" w:space="0" w:color="auto"/>
          </w:divBdr>
        </w:div>
        <w:div w:id="144785570">
          <w:marLeft w:val="480"/>
          <w:marRight w:val="0"/>
          <w:marTop w:val="0"/>
          <w:marBottom w:val="0"/>
          <w:divBdr>
            <w:top w:val="none" w:sz="0" w:space="0" w:color="auto"/>
            <w:left w:val="none" w:sz="0" w:space="0" w:color="auto"/>
            <w:bottom w:val="none" w:sz="0" w:space="0" w:color="auto"/>
            <w:right w:val="none" w:sz="0" w:space="0" w:color="auto"/>
          </w:divBdr>
        </w:div>
        <w:div w:id="198785587">
          <w:marLeft w:val="480"/>
          <w:marRight w:val="0"/>
          <w:marTop w:val="0"/>
          <w:marBottom w:val="0"/>
          <w:divBdr>
            <w:top w:val="none" w:sz="0" w:space="0" w:color="auto"/>
            <w:left w:val="none" w:sz="0" w:space="0" w:color="auto"/>
            <w:bottom w:val="none" w:sz="0" w:space="0" w:color="auto"/>
            <w:right w:val="none" w:sz="0" w:space="0" w:color="auto"/>
          </w:divBdr>
        </w:div>
        <w:div w:id="219555004">
          <w:marLeft w:val="480"/>
          <w:marRight w:val="0"/>
          <w:marTop w:val="0"/>
          <w:marBottom w:val="0"/>
          <w:divBdr>
            <w:top w:val="none" w:sz="0" w:space="0" w:color="auto"/>
            <w:left w:val="none" w:sz="0" w:space="0" w:color="auto"/>
            <w:bottom w:val="none" w:sz="0" w:space="0" w:color="auto"/>
            <w:right w:val="none" w:sz="0" w:space="0" w:color="auto"/>
          </w:divBdr>
        </w:div>
        <w:div w:id="274098378">
          <w:marLeft w:val="480"/>
          <w:marRight w:val="0"/>
          <w:marTop w:val="0"/>
          <w:marBottom w:val="0"/>
          <w:divBdr>
            <w:top w:val="none" w:sz="0" w:space="0" w:color="auto"/>
            <w:left w:val="none" w:sz="0" w:space="0" w:color="auto"/>
            <w:bottom w:val="none" w:sz="0" w:space="0" w:color="auto"/>
            <w:right w:val="none" w:sz="0" w:space="0" w:color="auto"/>
          </w:divBdr>
        </w:div>
        <w:div w:id="335693575">
          <w:marLeft w:val="480"/>
          <w:marRight w:val="0"/>
          <w:marTop w:val="0"/>
          <w:marBottom w:val="0"/>
          <w:divBdr>
            <w:top w:val="none" w:sz="0" w:space="0" w:color="auto"/>
            <w:left w:val="none" w:sz="0" w:space="0" w:color="auto"/>
            <w:bottom w:val="none" w:sz="0" w:space="0" w:color="auto"/>
            <w:right w:val="none" w:sz="0" w:space="0" w:color="auto"/>
          </w:divBdr>
        </w:div>
        <w:div w:id="381176252">
          <w:marLeft w:val="480"/>
          <w:marRight w:val="0"/>
          <w:marTop w:val="0"/>
          <w:marBottom w:val="0"/>
          <w:divBdr>
            <w:top w:val="none" w:sz="0" w:space="0" w:color="auto"/>
            <w:left w:val="none" w:sz="0" w:space="0" w:color="auto"/>
            <w:bottom w:val="none" w:sz="0" w:space="0" w:color="auto"/>
            <w:right w:val="none" w:sz="0" w:space="0" w:color="auto"/>
          </w:divBdr>
        </w:div>
        <w:div w:id="434836540">
          <w:marLeft w:val="480"/>
          <w:marRight w:val="0"/>
          <w:marTop w:val="0"/>
          <w:marBottom w:val="0"/>
          <w:divBdr>
            <w:top w:val="none" w:sz="0" w:space="0" w:color="auto"/>
            <w:left w:val="none" w:sz="0" w:space="0" w:color="auto"/>
            <w:bottom w:val="none" w:sz="0" w:space="0" w:color="auto"/>
            <w:right w:val="none" w:sz="0" w:space="0" w:color="auto"/>
          </w:divBdr>
        </w:div>
        <w:div w:id="504513481">
          <w:marLeft w:val="480"/>
          <w:marRight w:val="0"/>
          <w:marTop w:val="0"/>
          <w:marBottom w:val="0"/>
          <w:divBdr>
            <w:top w:val="none" w:sz="0" w:space="0" w:color="auto"/>
            <w:left w:val="none" w:sz="0" w:space="0" w:color="auto"/>
            <w:bottom w:val="none" w:sz="0" w:space="0" w:color="auto"/>
            <w:right w:val="none" w:sz="0" w:space="0" w:color="auto"/>
          </w:divBdr>
        </w:div>
        <w:div w:id="514005610">
          <w:marLeft w:val="480"/>
          <w:marRight w:val="0"/>
          <w:marTop w:val="0"/>
          <w:marBottom w:val="0"/>
          <w:divBdr>
            <w:top w:val="none" w:sz="0" w:space="0" w:color="auto"/>
            <w:left w:val="none" w:sz="0" w:space="0" w:color="auto"/>
            <w:bottom w:val="none" w:sz="0" w:space="0" w:color="auto"/>
            <w:right w:val="none" w:sz="0" w:space="0" w:color="auto"/>
          </w:divBdr>
        </w:div>
        <w:div w:id="536167330">
          <w:marLeft w:val="480"/>
          <w:marRight w:val="0"/>
          <w:marTop w:val="0"/>
          <w:marBottom w:val="0"/>
          <w:divBdr>
            <w:top w:val="none" w:sz="0" w:space="0" w:color="auto"/>
            <w:left w:val="none" w:sz="0" w:space="0" w:color="auto"/>
            <w:bottom w:val="none" w:sz="0" w:space="0" w:color="auto"/>
            <w:right w:val="none" w:sz="0" w:space="0" w:color="auto"/>
          </w:divBdr>
        </w:div>
        <w:div w:id="544954590">
          <w:marLeft w:val="480"/>
          <w:marRight w:val="0"/>
          <w:marTop w:val="0"/>
          <w:marBottom w:val="0"/>
          <w:divBdr>
            <w:top w:val="none" w:sz="0" w:space="0" w:color="auto"/>
            <w:left w:val="none" w:sz="0" w:space="0" w:color="auto"/>
            <w:bottom w:val="none" w:sz="0" w:space="0" w:color="auto"/>
            <w:right w:val="none" w:sz="0" w:space="0" w:color="auto"/>
          </w:divBdr>
        </w:div>
        <w:div w:id="562375867">
          <w:marLeft w:val="480"/>
          <w:marRight w:val="0"/>
          <w:marTop w:val="0"/>
          <w:marBottom w:val="0"/>
          <w:divBdr>
            <w:top w:val="none" w:sz="0" w:space="0" w:color="auto"/>
            <w:left w:val="none" w:sz="0" w:space="0" w:color="auto"/>
            <w:bottom w:val="none" w:sz="0" w:space="0" w:color="auto"/>
            <w:right w:val="none" w:sz="0" w:space="0" w:color="auto"/>
          </w:divBdr>
        </w:div>
        <w:div w:id="567955927">
          <w:marLeft w:val="480"/>
          <w:marRight w:val="0"/>
          <w:marTop w:val="0"/>
          <w:marBottom w:val="0"/>
          <w:divBdr>
            <w:top w:val="none" w:sz="0" w:space="0" w:color="auto"/>
            <w:left w:val="none" w:sz="0" w:space="0" w:color="auto"/>
            <w:bottom w:val="none" w:sz="0" w:space="0" w:color="auto"/>
            <w:right w:val="none" w:sz="0" w:space="0" w:color="auto"/>
          </w:divBdr>
        </w:div>
        <w:div w:id="569653152">
          <w:marLeft w:val="480"/>
          <w:marRight w:val="0"/>
          <w:marTop w:val="0"/>
          <w:marBottom w:val="0"/>
          <w:divBdr>
            <w:top w:val="none" w:sz="0" w:space="0" w:color="auto"/>
            <w:left w:val="none" w:sz="0" w:space="0" w:color="auto"/>
            <w:bottom w:val="none" w:sz="0" w:space="0" w:color="auto"/>
            <w:right w:val="none" w:sz="0" w:space="0" w:color="auto"/>
          </w:divBdr>
        </w:div>
        <w:div w:id="585070489">
          <w:marLeft w:val="480"/>
          <w:marRight w:val="0"/>
          <w:marTop w:val="0"/>
          <w:marBottom w:val="0"/>
          <w:divBdr>
            <w:top w:val="none" w:sz="0" w:space="0" w:color="auto"/>
            <w:left w:val="none" w:sz="0" w:space="0" w:color="auto"/>
            <w:bottom w:val="none" w:sz="0" w:space="0" w:color="auto"/>
            <w:right w:val="none" w:sz="0" w:space="0" w:color="auto"/>
          </w:divBdr>
        </w:div>
        <w:div w:id="624233751">
          <w:marLeft w:val="480"/>
          <w:marRight w:val="0"/>
          <w:marTop w:val="0"/>
          <w:marBottom w:val="0"/>
          <w:divBdr>
            <w:top w:val="none" w:sz="0" w:space="0" w:color="auto"/>
            <w:left w:val="none" w:sz="0" w:space="0" w:color="auto"/>
            <w:bottom w:val="none" w:sz="0" w:space="0" w:color="auto"/>
            <w:right w:val="none" w:sz="0" w:space="0" w:color="auto"/>
          </w:divBdr>
        </w:div>
        <w:div w:id="665474759">
          <w:marLeft w:val="480"/>
          <w:marRight w:val="0"/>
          <w:marTop w:val="0"/>
          <w:marBottom w:val="0"/>
          <w:divBdr>
            <w:top w:val="none" w:sz="0" w:space="0" w:color="auto"/>
            <w:left w:val="none" w:sz="0" w:space="0" w:color="auto"/>
            <w:bottom w:val="none" w:sz="0" w:space="0" w:color="auto"/>
            <w:right w:val="none" w:sz="0" w:space="0" w:color="auto"/>
          </w:divBdr>
        </w:div>
        <w:div w:id="726144401">
          <w:marLeft w:val="480"/>
          <w:marRight w:val="0"/>
          <w:marTop w:val="0"/>
          <w:marBottom w:val="0"/>
          <w:divBdr>
            <w:top w:val="none" w:sz="0" w:space="0" w:color="auto"/>
            <w:left w:val="none" w:sz="0" w:space="0" w:color="auto"/>
            <w:bottom w:val="none" w:sz="0" w:space="0" w:color="auto"/>
            <w:right w:val="none" w:sz="0" w:space="0" w:color="auto"/>
          </w:divBdr>
        </w:div>
        <w:div w:id="779879763">
          <w:marLeft w:val="480"/>
          <w:marRight w:val="0"/>
          <w:marTop w:val="0"/>
          <w:marBottom w:val="0"/>
          <w:divBdr>
            <w:top w:val="none" w:sz="0" w:space="0" w:color="auto"/>
            <w:left w:val="none" w:sz="0" w:space="0" w:color="auto"/>
            <w:bottom w:val="none" w:sz="0" w:space="0" w:color="auto"/>
            <w:right w:val="none" w:sz="0" w:space="0" w:color="auto"/>
          </w:divBdr>
        </w:div>
        <w:div w:id="833686007">
          <w:marLeft w:val="480"/>
          <w:marRight w:val="0"/>
          <w:marTop w:val="0"/>
          <w:marBottom w:val="0"/>
          <w:divBdr>
            <w:top w:val="none" w:sz="0" w:space="0" w:color="auto"/>
            <w:left w:val="none" w:sz="0" w:space="0" w:color="auto"/>
            <w:bottom w:val="none" w:sz="0" w:space="0" w:color="auto"/>
            <w:right w:val="none" w:sz="0" w:space="0" w:color="auto"/>
          </w:divBdr>
        </w:div>
        <w:div w:id="901212129">
          <w:marLeft w:val="480"/>
          <w:marRight w:val="0"/>
          <w:marTop w:val="0"/>
          <w:marBottom w:val="0"/>
          <w:divBdr>
            <w:top w:val="none" w:sz="0" w:space="0" w:color="auto"/>
            <w:left w:val="none" w:sz="0" w:space="0" w:color="auto"/>
            <w:bottom w:val="none" w:sz="0" w:space="0" w:color="auto"/>
            <w:right w:val="none" w:sz="0" w:space="0" w:color="auto"/>
          </w:divBdr>
        </w:div>
        <w:div w:id="1028094714">
          <w:marLeft w:val="480"/>
          <w:marRight w:val="0"/>
          <w:marTop w:val="0"/>
          <w:marBottom w:val="0"/>
          <w:divBdr>
            <w:top w:val="none" w:sz="0" w:space="0" w:color="auto"/>
            <w:left w:val="none" w:sz="0" w:space="0" w:color="auto"/>
            <w:bottom w:val="none" w:sz="0" w:space="0" w:color="auto"/>
            <w:right w:val="none" w:sz="0" w:space="0" w:color="auto"/>
          </w:divBdr>
        </w:div>
        <w:div w:id="1051225804">
          <w:marLeft w:val="480"/>
          <w:marRight w:val="0"/>
          <w:marTop w:val="0"/>
          <w:marBottom w:val="0"/>
          <w:divBdr>
            <w:top w:val="none" w:sz="0" w:space="0" w:color="auto"/>
            <w:left w:val="none" w:sz="0" w:space="0" w:color="auto"/>
            <w:bottom w:val="none" w:sz="0" w:space="0" w:color="auto"/>
            <w:right w:val="none" w:sz="0" w:space="0" w:color="auto"/>
          </w:divBdr>
        </w:div>
        <w:div w:id="1056969442">
          <w:marLeft w:val="480"/>
          <w:marRight w:val="0"/>
          <w:marTop w:val="0"/>
          <w:marBottom w:val="0"/>
          <w:divBdr>
            <w:top w:val="none" w:sz="0" w:space="0" w:color="auto"/>
            <w:left w:val="none" w:sz="0" w:space="0" w:color="auto"/>
            <w:bottom w:val="none" w:sz="0" w:space="0" w:color="auto"/>
            <w:right w:val="none" w:sz="0" w:space="0" w:color="auto"/>
          </w:divBdr>
        </w:div>
        <w:div w:id="1089616772">
          <w:marLeft w:val="480"/>
          <w:marRight w:val="0"/>
          <w:marTop w:val="0"/>
          <w:marBottom w:val="0"/>
          <w:divBdr>
            <w:top w:val="none" w:sz="0" w:space="0" w:color="auto"/>
            <w:left w:val="none" w:sz="0" w:space="0" w:color="auto"/>
            <w:bottom w:val="none" w:sz="0" w:space="0" w:color="auto"/>
            <w:right w:val="none" w:sz="0" w:space="0" w:color="auto"/>
          </w:divBdr>
        </w:div>
        <w:div w:id="1121874984">
          <w:marLeft w:val="480"/>
          <w:marRight w:val="0"/>
          <w:marTop w:val="0"/>
          <w:marBottom w:val="0"/>
          <w:divBdr>
            <w:top w:val="none" w:sz="0" w:space="0" w:color="auto"/>
            <w:left w:val="none" w:sz="0" w:space="0" w:color="auto"/>
            <w:bottom w:val="none" w:sz="0" w:space="0" w:color="auto"/>
            <w:right w:val="none" w:sz="0" w:space="0" w:color="auto"/>
          </w:divBdr>
        </w:div>
        <w:div w:id="1143427357">
          <w:marLeft w:val="480"/>
          <w:marRight w:val="0"/>
          <w:marTop w:val="0"/>
          <w:marBottom w:val="0"/>
          <w:divBdr>
            <w:top w:val="none" w:sz="0" w:space="0" w:color="auto"/>
            <w:left w:val="none" w:sz="0" w:space="0" w:color="auto"/>
            <w:bottom w:val="none" w:sz="0" w:space="0" w:color="auto"/>
            <w:right w:val="none" w:sz="0" w:space="0" w:color="auto"/>
          </w:divBdr>
        </w:div>
        <w:div w:id="1148934427">
          <w:marLeft w:val="480"/>
          <w:marRight w:val="0"/>
          <w:marTop w:val="0"/>
          <w:marBottom w:val="0"/>
          <w:divBdr>
            <w:top w:val="none" w:sz="0" w:space="0" w:color="auto"/>
            <w:left w:val="none" w:sz="0" w:space="0" w:color="auto"/>
            <w:bottom w:val="none" w:sz="0" w:space="0" w:color="auto"/>
            <w:right w:val="none" w:sz="0" w:space="0" w:color="auto"/>
          </w:divBdr>
        </w:div>
        <w:div w:id="1150050867">
          <w:marLeft w:val="480"/>
          <w:marRight w:val="0"/>
          <w:marTop w:val="0"/>
          <w:marBottom w:val="0"/>
          <w:divBdr>
            <w:top w:val="none" w:sz="0" w:space="0" w:color="auto"/>
            <w:left w:val="none" w:sz="0" w:space="0" w:color="auto"/>
            <w:bottom w:val="none" w:sz="0" w:space="0" w:color="auto"/>
            <w:right w:val="none" w:sz="0" w:space="0" w:color="auto"/>
          </w:divBdr>
        </w:div>
        <w:div w:id="1218391876">
          <w:marLeft w:val="480"/>
          <w:marRight w:val="0"/>
          <w:marTop w:val="0"/>
          <w:marBottom w:val="0"/>
          <w:divBdr>
            <w:top w:val="none" w:sz="0" w:space="0" w:color="auto"/>
            <w:left w:val="none" w:sz="0" w:space="0" w:color="auto"/>
            <w:bottom w:val="none" w:sz="0" w:space="0" w:color="auto"/>
            <w:right w:val="none" w:sz="0" w:space="0" w:color="auto"/>
          </w:divBdr>
        </w:div>
        <w:div w:id="1242107364">
          <w:marLeft w:val="480"/>
          <w:marRight w:val="0"/>
          <w:marTop w:val="0"/>
          <w:marBottom w:val="0"/>
          <w:divBdr>
            <w:top w:val="none" w:sz="0" w:space="0" w:color="auto"/>
            <w:left w:val="none" w:sz="0" w:space="0" w:color="auto"/>
            <w:bottom w:val="none" w:sz="0" w:space="0" w:color="auto"/>
            <w:right w:val="none" w:sz="0" w:space="0" w:color="auto"/>
          </w:divBdr>
        </w:div>
        <w:div w:id="1246570283">
          <w:marLeft w:val="480"/>
          <w:marRight w:val="0"/>
          <w:marTop w:val="0"/>
          <w:marBottom w:val="0"/>
          <w:divBdr>
            <w:top w:val="none" w:sz="0" w:space="0" w:color="auto"/>
            <w:left w:val="none" w:sz="0" w:space="0" w:color="auto"/>
            <w:bottom w:val="none" w:sz="0" w:space="0" w:color="auto"/>
            <w:right w:val="none" w:sz="0" w:space="0" w:color="auto"/>
          </w:divBdr>
        </w:div>
        <w:div w:id="1334869846">
          <w:marLeft w:val="480"/>
          <w:marRight w:val="0"/>
          <w:marTop w:val="0"/>
          <w:marBottom w:val="0"/>
          <w:divBdr>
            <w:top w:val="none" w:sz="0" w:space="0" w:color="auto"/>
            <w:left w:val="none" w:sz="0" w:space="0" w:color="auto"/>
            <w:bottom w:val="none" w:sz="0" w:space="0" w:color="auto"/>
            <w:right w:val="none" w:sz="0" w:space="0" w:color="auto"/>
          </w:divBdr>
        </w:div>
        <w:div w:id="1422531751">
          <w:marLeft w:val="480"/>
          <w:marRight w:val="0"/>
          <w:marTop w:val="0"/>
          <w:marBottom w:val="0"/>
          <w:divBdr>
            <w:top w:val="none" w:sz="0" w:space="0" w:color="auto"/>
            <w:left w:val="none" w:sz="0" w:space="0" w:color="auto"/>
            <w:bottom w:val="none" w:sz="0" w:space="0" w:color="auto"/>
            <w:right w:val="none" w:sz="0" w:space="0" w:color="auto"/>
          </w:divBdr>
        </w:div>
        <w:div w:id="1428497270">
          <w:marLeft w:val="480"/>
          <w:marRight w:val="0"/>
          <w:marTop w:val="0"/>
          <w:marBottom w:val="0"/>
          <w:divBdr>
            <w:top w:val="none" w:sz="0" w:space="0" w:color="auto"/>
            <w:left w:val="none" w:sz="0" w:space="0" w:color="auto"/>
            <w:bottom w:val="none" w:sz="0" w:space="0" w:color="auto"/>
            <w:right w:val="none" w:sz="0" w:space="0" w:color="auto"/>
          </w:divBdr>
        </w:div>
        <w:div w:id="1476989873">
          <w:marLeft w:val="480"/>
          <w:marRight w:val="0"/>
          <w:marTop w:val="0"/>
          <w:marBottom w:val="0"/>
          <w:divBdr>
            <w:top w:val="none" w:sz="0" w:space="0" w:color="auto"/>
            <w:left w:val="none" w:sz="0" w:space="0" w:color="auto"/>
            <w:bottom w:val="none" w:sz="0" w:space="0" w:color="auto"/>
            <w:right w:val="none" w:sz="0" w:space="0" w:color="auto"/>
          </w:divBdr>
        </w:div>
        <w:div w:id="1527599084">
          <w:marLeft w:val="480"/>
          <w:marRight w:val="0"/>
          <w:marTop w:val="0"/>
          <w:marBottom w:val="0"/>
          <w:divBdr>
            <w:top w:val="none" w:sz="0" w:space="0" w:color="auto"/>
            <w:left w:val="none" w:sz="0" w:space="0" w:color="auto"/>
            <w:bottom w:val="none" w:sz="0" w:space="0" w:color="auto"/>
            <w:right w:val="none" w:sz="0" w:space="0" w:color="auto"/>
          </w:divBdr>
        </w:div>
        <w:div w:id="1541435680">
          <w:marLeft w:val="480"/>
          <w:marRight w:val="0"/>
          <w:marTop w:val="0"/>
          <w:marBottom w:val="0"/>
          <w:divBdr>
            <w:top w:val="none" w:sz="0" w:space="0" w:color="auto"/>
            <w:left w:val="none" w:sz="0" w:space="0" w:color="auto"/>
            <w:bottom w:val="none" w:sz="0" w:space="0" w:color="auto"/>
            <w:right w:val="none" w:sz="0" w:space="0" w:color="auto"/>
          </w:divBdr>
        </w:div>
        <w:div w:id="1546524745">
          <w:marLeft w:val="480"/>
          <w:marRight w:val="0"/>
          <w:marTop w:val="0"/>
          <w:marBottom w:val="0"/>
          <w:divBdr>
            <w:top w:val="none" w:sz="0" w:space="0" w:color="auto"/>
            <w:left w:val="none" w:sz="0" w:space="0" w:color="auto"/>
            <w:bottom w:val="none" w:sz="0" w:space="0" w:color="auto"/>
            <w:right w:val="none" w:sz="0" w:space="0" w:color="auto"/>
          </w:divBdr>
        </w:div>
        <w:div w:id="1602714862">
          <w:marLeft w:val="480"/>
          <w:marRight w:val="0"/>
          <w:marTop w:val="0"/>
          <w:marBottom w:val="0"/>
          <w:divBdr>
            <w:top w:val="none" w:sz="0" w:space="0" w:color="auto"/>
            <w:left w:val="none" w:sz="0" w:space="0" w:color="auto"/>
            <w:bottom w:val="none" w:sz="0" w:space="0" w:color="auto"/>
            <w:right w:val="none" w:sz="0" w:space="0" w:color="auto"/>
          </w:divBdr>
        </w:div>
        <w:div w:id="1608732011">
          <w:marLeft w:val="480"/>
          <w:marRight w:val="0"/>
          <w:marTop w:val="0"/>
          <w:marBottom w:val="0"/>
          <w:divBdr>
            <w:top w:val="none" w:sz="0" w:space="0" w:color="auto"/>
            <w:left w:val="none" w:sz="0" w:space="0" w:color="auto"/>
            <w:bottom w:val="none" w:sz="0" w:space="0" w:color="auto"/>
            <w:right w:val="none" w:sz="0" w:space="0" w:color="auto"/>
          </w:divBdr>
        </w:div>
        <w:div w:id="1628969089">
          <w:marLeft w:val="480"/>
          <w:marRight w:val="0"/>
          <w:marTop w:val="0"/>
          <w:marBottom w:val="0"/>
          <w:divBdr>
            <w:top w:val="none" w:sz="0" w:space="0" w:color="auto"/>
            <w:left w:val="none" w:sz="0" w:space="0" w:color="auto"/>
            <w:bottom w:val="none" w:sz="0" w:space="0" w:color="auto"/>
            <w:right w:val="none" w:sz="0" w:space="0" w:color="auto"/>
          </w:divBdr>
        </w:div>
        <w:div w:id="1630545723">
          <w:marLeft w:val="480"/>
          <w:marRight w:val="0"/>
          <w:marTop w:val="0"/>
          <w:marBottom w:val="0"/>
          <w:divBdr>
            <w:top w:val="none" w:sz="0" w:space="0" w:color="auto"/>
            <w:left w:val="none" w:sz="0" w:space="0" w:color="auto"/>
            <w:bottom w:val="none" w:sz="0" w:space="0" w:color="auto"/>
            <w:right w:val="none" w:sz="0" w:space="0" w:color="auto"/>
          </w:divBdr>
        </w:div>
        <w:div w:id="1639649519">
          <w:marLeft w:val="480"/>
          <w:marRight w:val="0"/>
          <w:marTop w:val="0"/>
          <w:marBottom w:val="0"/>
          <w:divBdr>
            <w:top w:val="none" w:sz="0" w:space="0" w:color="auto"/>
            <w:left w:val="none" w:sz="0" w:space="0" w:color="auto"/>
            <w:bottom w:val="none" w:sz="0" w:space="0" w:color="auto"/>
            <w:right w:val="none" w:sz="0" w:space="0" w:color="auto"/>
          </w:divBdr>
        </w:div>
        <w:div w:id="1643801997">
          <w:marLeft w:val="480"/>
          <w:marRight w:val="0"/>
          <w:marTop w:val="0"/>
          <w:marBottom w:val="0"/>
          <w:divBdr>
            <w:top w:val="none" w:sz="0" w:space="0" w:color="auto"/>
            <w:left w:val="none" w:sz="0" w:space="0" w:color="auto"/>
            <w:bottom w:val="none" w:sz="0" w:space="0" w:color="auto"/>
            <w:right w:val="none" w:sz="0" w:space="0" w:color="auto"/>
          </w:divBdr>
        </w:div>
        <w:div w:id="1690065343">
          <w:marLeft w:val="480"/>
          <w:marRight w:val="0"/>
          <w:marTop w:val="0"/>
          <w:marBottom w:val="0"/>
          <w:divBdr>
            <w:top w:val="none" w:sz="0" w:space="0" w:color="auto"/>
            <w:left w:val="none" w:sz="0" w:space="0" w:color="auto"/>
            <w:bottom w:val="none" w:sz="0" w:space="0" w:color="auto"/>
            <w:right w:val="none" w:sz="0" w:space="0" w:color="auto"/>
          </w:divBdr>
        </w:div>
        <w:div w:id="1730113352">
          <w:marLeft w:val="480"/>
          <w:marRight w:val="0"/>
          <w:marTop w:val="0"/>
          <w:marBottom w:val="0"/>
          <w:divBdr>
            <w:top w:val="none" w:sz="0" w:space="0" w:color="auto"/>
            <w:left w:val="none" w:sz="0" w:space="0" w:color="auto"/>
            <w:bottom w:val="none" w:sz="0" w:space="0" w:color="auto"/>
            <w:right w:val="none" w:sz="0" w:space="0" w:color="auto"/>
          </w:divBdr>
        </w:div>
        <w:div w:id="1739286674">
          <w:marLeft w:val="480"/>
          <w:marRight w:val="0"/>
          <w:marTop w:val="0"/>
          <w:marBottom w:val="0"/>
          <w:divBdr>
            <w:top w:val="none" w:sz="0" w:space="0" w:color="auto"/>
            <w:left w:val="none" w:sz="0" w:space="0" w:color="auto"/>
            <w:bottom w:val="none" w:sz="0" w:space="0" w:color="auto"/>
            <w:right w:val="none" w:sz="0" w:space="0" w:color="auto"/>
          </w:divBdr>
        </w:div>
        <w:div w:id="1777947370">
          <w:marLeft w:val="480"/>
          <w:marRight w:val="0"/>
          <w:marTop w:val="0"/>
          <w:marBottom w:val="0"/>
          <w:divBdr>
            <w:top w:val="none" w:sz="0" w:space="0" w:color="auto"/>
            <w:left w:val="none" w:sz="0" w:space="0" w:color="auto"/>
            <w:bottom w:val="none" w:sz="0" w:space="0" w:color="auto"/>
            <w:right w:val="none" w:sz="0" w:space="0" w:color="auto"/>
          </w:divBdr>
        </w:div>
        <w:div w:id="1785609082">
          <w:marLeft w:val="480"/>
          <w:marRight w:val="0"/>
          <w:marTop w:val="0"/>
          <w:marBottom w:val="0"/>
          <w:divBdr>
            <w:top w:val="none" w:sz="0" w:space="0" w:color="auto"/>
            <w:left w:val="none" w:sz="0" w:space="0" w:color="auto"/>
            <w:bottom w:val="none" w:sz="0" w:space="0" w:color="auto"/>
            <w:right w:val="none" w:sz="0" w:space="0" w:color="auto"/>
          </w:divBdr>
        </w:div>
        <w:div w:id="1821270440">
          <w:marLeft w:val="480"/>
          <w:marRight w:val="0"/>
          <w:marTop w:val="0"/>
          <w:marBottom w:val="0"/>
          <w:divBdr>
            <w:top w:val="none" w:sz="0" w:space="0" w:color="auto"/>
            <w:left w:val="none" w:sz="0" w:space="0" w:color="auto"/>
            <w:bottom w:val="none" w:sz="0" w:space="0" w:color="auto"/>
            <w:right w:val="none" w:sz="0" w:space="0" w:color="auto"/>
          </w:divBdr>
        </w:div>
        <w:div w:id="1864591651">
          <w:marLeft w:val="480"/>
          <w:marRight w:val="0"/>
          <w:marTop w:val="0"/>
          <w:marBottom w:val="0"/>
          <w:divBdr>
            <w:top w:val="none" w:sz="0" w:space="0" w:color="auto"/>
            <w:left w:val="none" w:sz="0" w:space="0" w:color="auto"/>
            <w:bottom w:val="none" w:sz="0" w:space="0" w:color="auto"/>
            <w:right w:val="none" w:sz="0" w:space="0" w:color="auto"/>
          </w:divBdr>
        </w:div>
        <w:div w:id="1900359142">
          <w:marLeft w:val="480"/>
          <w:marRight w:val="0"/>
          <w:marTop w:val="0"/>
          <w:marBottom w:val="0"/>
          <w:divBdr>
            <w:top w:val="none" w:sz="0" w:space="0" w:color="auto"/>
            <w:left w:val="none" w:sz="0" w:space="0" w:color="auto"/>
            <w:bottom w:val="none" w:sz="0" w:space="0" w:color="auto"/>
            <w:right w:val="none" w:sz="0" w:space="0" w:color="auto"/>
          </w:divBdr>
        </w:div>
        <w:div w:id="2078354533">
          <w:marLeft w:val="480"/>
          <w:marRight w:val="0"/>
          <w:marTop w:val="0"/>
          <w:marBottom w:val="0"/>
          <w:divBdr>
            <w:top w:val="none" w:sz="0" w:space="0" w:color="auto"/>
            <w:left w:val="none" w:sz="0" w:space="0" w:color="auto"/>
            <w:bottom w:val="none" w:sz="0" w:space="0" w:color="auto"/>
            <w:right w:val="none" w:sz="0" w:space="0" w:color="auto"/>
          </w:divBdr>
        </w:div>
        <w:div w:id="2136289955">
          <w:marLeft w:val="480"/>
          <w:marRight w:val="0"/>
          <w:marTop w:val="0"/>
          <w:marBottom w:val="0"/>
          <w:divBdr>
            <w:top w:val="none" w:sz="0" w:space="0" w:color="auto"/>
            <w:left w:val="none" w:sz="0" w:space="0" w:color="auto"/>
            <w:bottom w:val="none" w:sz="0" w:space="0" w:color="auto"/>
            <w:right w:val="none" w:sz="0" w:space="0" w:color="auto"/>
          </w:divBdr>
        </w:div>
      </w:divsChild>
    </w:div>
    <w:div w:id="1697658254">
      <w:bodyDiv w:val="1"/>
      <w:marLeft w:val="0"/>
      <w:marRight w:val="0"/>
      <w:marTop w:val="0"/>
      <w:marBottom w:val="0"/>
      <w:divBdr>
        <w:top w:val="none" w:sz="0" w:space="0" w:color="auto"/>
        <w:left w:val="none" w:sz="0" w:space="0" w:color="auto"/>
        <w:bottom w:val="none" w:sz="0" w:space="0" w:color="auto"/>
        <w:right w:val="none" w:sz="0" w:space="0" w:color="auto"/>
      </w:divBdr>
      <w:divsChild>
        <w:div w:id="4988225">
          <w:marLeft w:val="480"/>
          <w:marRight w:val="0"/>
          <w:marTop w:val="0"/>
          <w:marBottom w:val="0"/>
          <w:divBdr>
            <w:top w:val="none" w:sz="0" w:space="0" w:color="auto"/>
            <w:left w:val="none" w:sz="0" w:space="0" w:color="auto"/>
            <w:bottom w:val="none" w:sz="0" w:space="0" w:color="auto"/>
            <w:right w:val="none" w:sz="0" w:space="0" w:color="auto"/>
          </w:divBdr>
        </w:div>
        <w:div w:id="8677282">
          <w:marLeft w:val="480"/>
          <w:marRight w:val="0"/>
          <w:marTop w:val="0"/>
          <w:marBottom w:val="0"/>
          <w:divBdr>
            <w:top w:val="none" w:sz="0" w:space="0" w:color="auto"/>
            <w:left w:val="none" w:sz="0" w:space="0" w:color="auto"/>
            <w:bottom w:val="none" w:sz="0" w:space="0" w:color="auto"/>
            <w:right w:val="none" w:sz="0" w:space="0" w:color="auto"/>
          </w:divBdr>
        </w:div>
        <w:div w:id="26564442">
          <w:marLeft w:val="480"/>
          <w:marRight w:val="0"/>
          <w:marTop w:val="0"/>
          <w:marBottom w:val="0"/>
          <w:divBdr>
            <w:top w:val="none" w:sz="0" w:space="0" w:color="auto"/>
            <w:left w:val="none" w:sz="0" w:space="0" w:color="auto"/>
            <w:bottom w:val="none" w:sz="0" w:space="0" w:color="auto"/>
            <w:right w:val="none" w:sz="0" w:space="0" w:color="auto"/>
          </w:divBdr>
        </w:div>
        <w:div w:id="119225914">
          <w:marLeft w:val="480"/>
          <w:marRight w:val="0"/>
          <w:marTop w:val="0"/>
          <w:marBottom w:val="0"/>
          <w:divBdr>
            <w:top w:val="none" w:sz="0" w:space="0" w:color="auto"/>
            <w:left w:val="none" w:sz="0" w:space="0" w:color="auto"/>
            <w:bottom w:val="none" w:sz="0" w:space="0" w:color="auto"/>
            <w:right w:val="none" w:sz="0" w:space="0" w:color="auto"/>
          </w:divBdr>
        </w:div>
        <w:div w:id="146479878">
          <w:marLeft w:val="480"/>
          <w:marRight w:val="0"/>
          <w:marTop w:val="0"/>
          <w:marBottom w:val="0"/>
          <w:divBdr>
            <w:top w:val="none" w:sz="0" w:space="0" w:color="auto"/>
            <w:left w:val="none" w:sz="0" w:space="0" w:color="auto"/>
            <w:bottom w:val="none" w:sz="0" w:space="0" w:color="auto"/>
            <w:right w:val="none" w:sz="0" w:space="0" w:color="auto"/>
          </w:divBdr>
        </w:div>
        <w:div w:id="147593758">
          <w:marLeft w:val="480"/>
          <w:marRight w:val="0"/>
          <w:marTop w:val="0"/>
          <w:marBottom w:val="0"/>
          <w:divBdr>
            <w:top w:val="none" w:sz="0" w:space="0" w:color="auto"/>
            <w:left w:val="none" w:sz="0" w:space="0" w:color="auto"/>
            <w:bottom w:val="none" w:sz="0" w:space="0" w:color="auto"/>
            <w:right w:val="none" w:sz="0" w:space="0" w:color="auto"/>
          </w:divBdr>
        </w:div>
        <w:div w:id="228419444">
          <w:marLeft w:val="480"/>
          <w:marRight w:val="0"/>
          <w:marTop w:val="0"/>
          <w:marBottom w:val="0"/>
          <w:divBdr>
            <w:top w:val="none" w:sz="0" w:space="0" w:color="auto"/>
            <w:left w:val="none" w:sz="0" w:space="0" w:color="auto"/>
            <w:bottom w:val="none" w:sz="0" w:space="0" w:color="auto"/>
            <w:right w:val="none" w:sz="0" w:space="0" w:color="auto"/>
          </w:divBdr>
        </w:div>
        <w:div w:id="291909703">
          <w:marLeft w:val="480"/>
          <w:marRight w:val="0"/>
          <w:marTop w:val="0"/>
          <w:marBottom w:val="0"/>
          <w:divBdr>
            <w:top w:val="none" w:sz="0" w:space="0" w:color="auto"/>
            <w:left w:val="none" w:sz="0" w:space="0" w:color="auto"/>
            <w:bottom w:val="none" w:sz="0" w:space="0" w:color="auto"/>
            <w:right w:val="none" w:sz="0" w:space="0" w:color="auto"/>
          </w:divBdr>
        </w:div>
        <w:div w:id="328677035">
          <w:marLeft w:val="480"/>
          <w:marRight w:val="0"/>
          <w:marTop w:val="0"/>
          <w:marBottom w:val="0"/>
          <w:divBdr>
            <w:top w:val="none" w:sz="0" w:space="0" w:color="auto"/>
            <w:left w:val="none" w:sz="0" w:space="0" w:color="auto"/>
            <w:bottom w:val="none" w:sz="0" w:space="0" w:color="auto"/>
            <w:right w:val="none" w:sz="0" w:space="0" w:color="auto"/>
          </w:divBdr>
        </w:div>
        <w:div w:id="333339304">
          <w:marLeft w:val="480"/>
          <w:marRight w:val="0"/>
          <w:marTop w:val="0"/>
          <w:marBottom w:val="0"/>
          <w:divBdr>
            <w:top w:val="none" w:sz="0" w:space="0" w:color="auto"/>
            <w:left w:val="none" w:sz="0" w:space="0" w:color="auto"/>
            <w:bottom w:val="none" w:sz="0" w:space="0" w:color="auto"/>
            <w:right w:val="none" w:sz="0" w:space="0" w:color="auto"/>
          </w:divBdr>
        </w:div>
        <w:div w:id="383716140">
          <w:marLeft w:val="480"/>
          <w:marRight w:val="0"/>
          <w:marTop w:val="0"/>
          <w:marBottom w:val="0"/>
          <w:divBdr>
            <w:top w:val="none" w:sz="0" w:space="0" w:color="auto"/>
            <w:left w:val="none" w:sz="0" w:space="0" w:color="auto"/>
            <w:bottom w:val="none" w:sz="0" w:space="0" w:color="auto"/>
            <w:right w:val="none" w:sz="0" w:space="0" w:color="auto"/>
          </w:divBdr>
        </w:div>
        <w:div w:id="427971422">
          <w:marLeft w:val="480"/>
          <w:marRight w:val="0"/>
          <w:marTop w:val="0"/>
          <w:marBottom w:val="0"/>
          <w:divBdr>
            <w:top w:val="none" w:sz="0" w:space="0" w:color="auto"/>
            <w:left w:val="none" w:sz="0" w:space="0" w:color="auto"/>
            <w:bottom w:val="none" w:sz="0" w:space="0" w:color="auto"/>
            <w:right w:val="none" w:sz="0" w:space="0" w:color="auto"/>
          </w:divBdr>
        </w:div>
        <w:div w:id="440420175">
          <w:marLeft w:val="480"/>
          <w:marRight w:val="0"/>
          <w:marTop w:val="0"/>
          <w:marBottom w:val="0"/>
          <w:divBdr>
            <w:top w:val="none" w:sz="0" w:space="0" w:color="auto"/>
            <w:left w:val="none" w:sz="0" w:space="0" w:color="auto"/>
            <w:bottom w:val="none" w:sz="0" w:space="0" w:color="auto"/>
            <w:right w:val="none" w:sz="0" w:space="0" w:color="auto"/>
          </w:divBdr>
        </w:div>
        <w:div w:id="461270772">
          <w:marLeft w:val="480"/>
          <w:marRight w:val="0"/>
          <w:marTop w:val="0"/>
          <w:marBottom w:val="0"/>
          <w:divBdr>
            <w:top w:val="none" w:sz="0" w:space="0" w:color="auto"/>
            <w:left w:val="none" w:sz="0" w:space="0" w:color="auto"/>
            <w:bottom w:val="none" w:sz="0" w:space="0" w:color="auto"/>
            <w:right w:val="none" w:sz="0" w:space="0" w:color="auto"/>
          </w:divBdr>
        </w:div>
        <w:div w:id="491338640">
          <w:marLeft w:val="480"/>
          <w:marRight w:val="0"/>
          <w:marTop w:val="0"/>
          <w:marBottom w:val="0"/>
          <w:divBdr>
            <w:top w:val="none" w:sz="0" w:space="0" w:color="auto"/>
            <w:left w:val="none" w:sz="0" w:space="0" w:color="auto"/>
            <w:bottom w:val="none" w:sz="0" w:space="0" w:color="auto"/>
            <w:right w:val="none" w:sz="0" w:space="0" w:color="auto"/>
          </w:divBdr>
        </w:div>
        <w:div w:id="492256095">
          <w:marLeft w:val="480"/>
          <w:marRight w:val="0"/>
          <w:marTop w:val="0"/>
          <w:marBottom w:val="0"/>
          <w:divBdr>
            <w:top w:val="none" w:sz="0" w:space="0" w:color="auto"/>
            <w:left w:val="none" w:sz="0" w:space="0" w:color="auto"/>
            <w:bottom w:val="none" w:sz="0" w:space="0" w:color="auto"/>
            <w:right w:val="none" w:sz="0" w:space="0" w:color="auto"/>
          </w:divBdr>
        </w:div>
        <w:div w:id="549072979">
          <w:marLeft w:val="480"/>
          <w:marRight w:val="0"/>
          <w:marTop w:val="0"/>
          <w:marBottom w:val="0"/>
          <w:divBdr>
            <w:top w:val="none" w:sz="0" w:space="0" w:color="auto"/>
            <w:left w:val="none" w:sz="0" w:space="0" w:color="auto"/>
            <w:bottom w:val="none" w:sz="0" w:space="0" w:color="auto"/>
            <w:right w:val="none" w:sz="0" w:space="0" w:color="auto"/>
          </w:divBdr>
        </w:div>
        <w:div w:id="645549167">
          <w:marLeft w:val="480"/>
          <w:marRight w:val="0"/>
          <w:marTop w:val="0"/>
          <w:marBottom w:val="0"/>
          <w:divBdr>
            <w:top w:val="none" w:sz="0" w:space="0" w:color="auto"/>
            <w:left w:val="none" w:sz="0" w:space="0" w:color="auto"/>
            <w:bottom w:val="none" w:sz="0" w:space="0" w:color="auto"/>
            <w:right w:val="none" w:sz="0" w:space="0" w:color="auto"/>
          </w:divBdr>
        </w:div>
        <w:div w:id="697779781">
          <w:marLeft w:val="480"/>
          <w:marRight w:val="0"/>
          <w:marTop w:val="0"/>
          <w:marBottom w:val="0"/>
          <w:divBdr>
            <w:top w:val="none" w:sz="0" w:space="0" w:color="auto"/>
            <w:left w:val="none" w:sz="0" w:space="0" w:color="auto"/>
            <w:bottom w:val="none" w:sz="0" w:space="0" w:color="auto"/>
            <w:right w:val="none" w:sz="0" w:space="0" w:color="auto"/>
          </w:divBdr>
        </w:div>
        <w:div w:id="718019742">
          <w:marLeft w:val="480"/>
          <w:marRight w:val="0"/>
          <w:marTop w:val="0"/>
          <w:marBottom w:val="0"/>
          <w:divBdr>
            <w:top w:val="none" w:sz="0" w:space="0" w:color="auto"/>
            <w:left w:val="none" w:sz="0" w:space="0" w:color="auto"/>
            <w:bottom w:val="none" w:sz="0" w:space="0" w:color="auto"/>
            <w:right w:val="none" w:sz="0" w:space="0" w:color="auto"/>
          </w:divBdr>
        </w:div>
        <w:div w:id="782581087">
          <w:marLeft w:val="480"/>
          <w:marRight w:val="0"/>
          <w:marTop w:val="0"/>
          <w:marBottom w:val="0"/>
          <w:divBdr>
            <w:top w:val="none" w:sz="0" w:space="0" w:color="auto"/>
            <w:left w:val="none" w:sz="0" w:space="0" w:color="auto"/>
            <w:bottom w:val="none" w:sz="0" w:space="0" w:color="auto"/>
            <w:right w:val="none" w:sz="0" w:space="0" w:color="auto"/>
          </w:divBdr>
        </w:div>
        <w:div w:id="804927228">
          <w:marLeft w:val="480"/>
          <w:marRight w:val="0"/>
          <w:marTop w:val="0"/>
          <w:marBottom w:val="0"/>
          <w:divBdr>
            <w:top w:val="none" w:sz="0" w:space="0" w:color="auto"/>
            <w:left w:val="none" w:sz="0" w:space="0" w:color="auto"/>
            <w:bottom w:val="none" w:sz="0" w:space="0" w:color="auto"/>
            <w:right w:val="none" w:sz="0" w:space="0" w:color="auto"/>
          </w:divBdr>
        </w:div>
        <w:div w:id="868638723">
          <w:marLeft w:val="480"/>
          <w:marRight w:val="0"/>
          <w:marTop w:val="0"/>
          <w:marBottom w:val="0"/>
          <w:divBdr>
            <w:top w:val="none" w:sz="0" w:space="0" w:color="auto"/>
            <w:left w:val="none" w:sz="0" w:space="0" w:color="auto"/>
            <w:bottom w:val="none" w:sz="0" w:space="0" w:color="auto"/>
            <w:right w:val="none" w:sz="0" w:space="0" w:color="auto"/>
          </w:divBdr>
        </w:div>
        <w:div w:id="890268881">
          <w:marLeft w:val="480"/>
          <w:marRight w:val="0"/>
          <w:marTop w:val="0"/>
          <w:marBottom w:val="0"/>
          <w:divBdr>
            <w:top w:val="none" w:sz="0" w:space="0" w:color="auto"/>
            <w:left w:val="none" w:sz="0" w:space="0" w:color="auto"/>
            <w:bottom w:val="none" w:sz="0" w:space="0" w:color="auto"/>
            <w:right w:val="none" w:sz="0" w:space="0" w:color="auto"/>
          </w:divBdr>
        </w:div>
        <w:div w:id="906458626">
          <w:marLeft w:val="480"/>
          <w:marRight w:val="0"/>
          <w:marTop w:val="0"/>
          <w:marBottom w:val="0"/>
          <w:divBdr>
            <w:top w:val="none" w:sz="0" w:space="0" w:color="auto"/>
            <w:left w:val="none" w:sz="0" w:space="0" w:color="auto"/>
            <w:bottom w:val="none" w:sz="0" w:space="0" w:color="auto"/>
            <w:right w:val="none" w:sz="0" w:space="0" w:color="auto"/>
          </w:divBdr>
        </w:div>
        <w:div w:id="906722187">
          <w:marLeft w:val="480"/>
          <w:marRight w:val="0"/>
          <w:marTop w:val="0"/>
          <w:marBottom w:val="0"/>
          <w:divBdr>
            <w:top w:val="none" w:sz="0" w:space="0" w:color="auto"/>
            <w:left w:val="none" w:sz="0" w:space="0" w:color="auto"/>
            <w:bottom w:val="none" w:sz="0" w:space="0" w:color="auto"/>
            <w:right w:val="none" w:sz="0" w:space="0" w:color="auto"/>
          </w:divBdr>
        </w:div>
        <w:div w:id="924269681">
          <w:marLeft w:val="480"/>
          <w:marRight w:val="0"/>
          <w:marTop w:val="0"/>
          <w:marBottom w:val="0"/>
          <w:divBdr>
            <w:top w:val="none" w:sz="0" w:space="0" w:color="auto"/>
            <w:left w:val="none" w:sz="0" w:space="0" w:color="auto"/>
            <w:bottom w:val="none" w:sz="0" w:space="0" w:color="auto"/>
            <w:right w:val="none" w:sz="0" w:space="0" w:color="auto"/>
          </w:divBdr>
        </w:div>
        <w:div w:id="953099400">
          <w:marLeft w:val="480"/>
          <w:marRight w:val="0"/>
          <w:marTop w:val="0"/>
          <w:marBottom w:val="0"/>
          <w:divBdr>
            <w:top w:val="none" w:sz="0" w:space="0" w:color="auto"/>
            <w:left w:val="none" w:sz="0" w:space="0" w:color="auto"/>
            <w:bottom w:val="none" w:sz="0" w:space="0" w:color="auto"/>
            <w:right w:val="none" w:sz="0" w:space="0" w:color="auto"/>
          </w:divBdr>
        </w:div>
        <w:div w:id="959804242">
          <w:marLeft w:val="480"/>
          <w:marRight w:val="0"/>
          <w:marTop w:val="0"/>
          <w:marBottom w:val="0"/>
          <w:divBdr>
            <w:top w:val="none" w:sz="0" w:space="0" w:color="auto"/>
            <w:left w:val="none" w:sz="0" w:space="0" w:color="auto"/>
            <w:bottom w:val="none" w:sz="0" w:space="0" w:color="auto"/>
            <w:right w:val="none" w:sz="0" w:space="0" w:color="auto"/>
          </w:divBdr>
        </w:div>
        <w:div w:id="976421087">
          <w:marLeft w:val="480"/>
          <w:marRight w:val="0"/>
          <w:marTop w:val="0"/>
          <w:marBottom w:val="0"/>
          <w:divBdr>
            <w:top w:val="none" w:sz="0" w:space="0" w:color="auto"/>
            <w:left w:val="none" w:sz="0" w:space="0" w:color="auto"/>
            <w:bottom w:val="none" w:sz="0" w:space="0" w:color="auto"/>
            <w:right w:val="none" w:sz="0" w:space="0" w:color="auto"/>
          </w:divBdr>
        </w:div>
        <w:div w:id="996033259">
          <w:marLeft w:val="480"/>
          <w:marRight w:val="0"/>
          <w:marTop w:val="0"/>
          <w:marBottom w:val="0"/>
          <w:divBdr>
            <w:top w:val="none" w:sz="0" w:space="0" w:color="auto"/>
            <w:left w:val="none" w:sz="0" w:space="0" w:color="auto"/>
            <w:bottom w:val="none" w:sz="0" w:space="0" w:color="auto"/>
            <w:right w:val="none" w:sz="0" w:space="0" w:color="auto"/>
          </w:divBdr>
        </w:div>
        <w:div w:id="1005743948">
          <w:marLeft w:val="480"/>
          <w:marRight w:val="0"/>
          <w:marTop w:val="0"/>
          <w:marBottom w:val="0"/>
          <w:divBdr>
            <w:top w:val="none" w:sz="0" w:space="0" w:color="auto"/>
            <w:left w:val="none" w:sz="0" w:space="0" w:color="auto"/>
            <w:bottom w:val="none" w:sz="0" w:space="0" w:color="auto"/>
            <w:right w:val="none" w:sz="0" w:space="0" w:color="auto"/>
          </w:divBdr>
        </w:div>
        <w:div w:id="1056398531">
          <w:marLeft w:val="480"/>
          <w:marRight w:val="0"/>
          <w:marTop w:val="0"/>
          <w:marBottom w:val="0"/>
          <w:divBdr>
            <w:top w:val="none" w:sz="0" w:space="0" w:color="auto"/>
            <w:left w:val="none" w:sz="0" w:space="0" w:color="auto"/>
            <w:bottom w:val="none" w:sz="0" w:space="0" w:color="auto"/>
            <w:right w:val="none" w:sz="0" w:space="0" w:color="auto"/>
          </w:divBdr>
        </w:div>
        <w:div w:id="1072000345">
          <w:marLeft w:val="480"/>
          <w:marRight w:val="0"/>
          <w:marTop w:val="0"/>
          <w:marBottom w:val="0"/>
          <w:divBdr>
            <w:top w:val="none" w:sz="0" w:space="0" w:color="auto"/>
            <w:left w:val="none" w:sz="0" w:space="0" w:color="auto"/>
            <w:bottom w:val="none" w:sz="0" w:space="0" w:color="auto"/>
            <w:right w:val="none" w:sz="0" w:space="0" w:color="auto"/>
          </w:divBdr>
        </w:div>
        <w:div w:id="1106653826">
          <w:marLeft w:val="480"/>
          <w:marRight w:val="0"/>
          <w:marTop w:val="0"/>
          <w:marBottom w:val="0"/>
          <w:divBdr>
            <w:top w:val="none" w:sz="0" w:space="0" w:color="auto"/>
            <w:left w:val="none" w:sz="0" w:space="0" w:color="auto"/>
            <w:bottom w:val="none" w:sz="0" w:space="0" w:color="auto"/>
            <w:right w:val="none" w:sz="0" w:space="0" w:color="auto"/>
          </w:divBdr>
        </w:div>
        <w:div w:id="1135178098">
          <w:marLeft w:val="480"/>
          <w:marRight w:val="0"/>
          <w:marTop w:val="0"/>
          <w:marBottom w:val="0"/>
          <w:divBdr>
            <w:top w:val="none" w:sz="0" w:space="0" w:color="auto"/>
            <w:left w:val="none" w:sz="0" w:space="0" w:color="auto"/>
            <w:bottom w:val="none" w:sz="0" w:space="0" w:color="auto"/>
            <w:right w:val="none" w:sz="0" w:space="0" w:color="auto"/>
          </w:divBdr>
        </w:div>
        <w:div w:id="1158033072">
          <w:marLeft w:val="480"/>
          <w:marRight w:val="0"/>
          <w:marTop w:val="0"/>
          <w:marBottom w:val="0"/>
          <w:divBdr>
            <w:top w:val="none" w:sz="0" w:space="0" w:color="auto"/>
            <w:left w:val="none" w:sz="0" w:space="0" w:color="auto"/>
            <w:bottom w:val="none" w:sz="0" w:space="0" w:color="auto"/>
            <w:right w:val="none" w:sz="0" w:space="0" w:color="auto"/>
          </w:divBdr>
        </w:div>
        <w:div w:id="1171994270">
          <w:marLeft w:val="480"/>
          <w:marRight w:val="0"/>
          <w:marTop w:val="0"/>
          <w:marBottom w:val="0"/>
          <w:divBdr>
            <w:top w:val="none" w:sz="0" w:space="0" w:color="auto"/>
            <w:left w:val="none" w:sz="0" w:space="0" w:color="auto"/>
            <w:bottom w:val="none" w:sz="0" w:space="0" w:color="auto"/>
            <w:right w:val="none" w:sz="0" w:space="0" w:color="auto"/>
          </w:divBdr>
        </w:div>
        <w:div w:id="1203320161">
          <w:marLeft w:val="480"/>
          <w:marRight w:val="0"/>
          <w:marTop w:val="0"/>
          <w:marBottom w:val="0"/>
          <w:divBdr>
            <w:top w:val="none" w:sz="0" w:space="0" w:color="auto"/>
            <w:left w:val="none" w:sz="0" w:space="0" w:color="auto"/>
            <w:bottom w:val="none" w:sz="0" w:space="0" w:color="auto"/>
            <w:right w:val="none" w:sz="0" w:space="0" w:color="auto"/>
          </w:divBdr>
        </w:div>
        <w:div w:id="1207913914">
          <w:marLeft w:val="480"/>
          <w:marRight w:val="0"/>
          <w:marTop w:val="0"/>
          <w:marBottom w:val="0"/>
          <w:divBdr>
            <w:top w:val="none" w:sz="0" w:space="0" w:color="auto"/>
            <w:left w:val="none" w:sz="0" w:space="0" w:color="auto"/>
            <w:bottom w:val="none" w:sz="0" w:space="0" w:color="auto"/>
            <w:right w:val="none" w:sz="0" w:space="0" w:color="auto"/>
          </w:divBdr>
        </w:div>
        <w:div w:id="1281379577">
          <w:marLeft w:val="480"/>
          <w:marRight w:val="0"/>
          <w:marTop w:val="0"/>
          <w:marBottom w:val="0"/>
          <w:divBdr>
            <w:top w:val="none" w:sz="0" w:space="0" w:color="auto"/>
            <w:left w:val="none" w:sz="0" w:space="0" w:color="auto"/>
            <w:bottom w:val="none" w:sz="0" w:space="0" w:color="auto"/>
            <w:right w:val="none" w:sz="0" w:space="0" w:color="auto"/>
          </w:divBdr>
        </w:div>
        <w:div w:id="1329559211">
          <w:marLeft w:val="480"/>
          <w:marRight w:val="0"/>
          <w:marTop w:val="0"/>
          <w:marBottom w:val="0"/>
          <w:divBdr>
            <w:top w:val="none" w:sz="0" w:space="0" w:color="auto"/>
            <w:left w:val="none" w:sz="0" w:space="0" w:color="auto"/>
            <w:bottom w:val="none" w:sz="0" w:space="0" w:color="auto"/>
            <w:right w:val="none" w:sz="0" w:space="0" w:color="auto"/>
          </w:divBdr>
        </w:div>
        <w:div w:id="1338338966">
          <w:marLeft w:val="480"/>
          <w:marRight w:val="0"/>
          <w:marTop w:val="0"/>
          <w:marBottom w:val="0"/>
          <w:divBdr>
            <w:top w:val="none" w:sz="0" w:space="0" w:color="auto"/>
            <w:left w:val="none" w:sz="0" w:space="0" w:color="auto"/>
            <w:bottom w:val="none" w:sz="0" w:space="0" w:color="auto"/>
            <w:right w:val="none" w:sz="0" w:space="0" w:color="auto"/>
          </w:divBdr>
        </w:div>
        <w:div w:id="1344742112">
          <w:marLeft w:val="480"/>
          <w:marRight w:val="0"/>
          <w:marTop w:val="0"/>
          <w:marBottom w:val="0"/>
          <w:divBdr>
            <w:top w:val="none" w:sz="0" w:space="0" w:color="auto"/>
            <w:left w:val="none" w:sz="0" w:space="0" w:color="auto"/>
            <w:bottom w:val="none" w:sz="0" w:space="0" w:color="auto"/>
            <w:right w:val="none" w:sz="0" w:space="0" w:color="auto"/>
          </w:divBdr>
        </w:div>
        <w:div w:id="1380322787">
          <w:marLeft w:val="480"/>
          <w:marRight w:val="0"/>
          <w:marTop w:val="0"/>
          <w:marBottom w:val="0"/>
          <w:divBdr>
            <w:top w:val="none" w:sz="0" w:space="0" w:color="auto"/>
            <w:left w:val="none" w:sz="0" w:space="0" w:color="auto"/>
            <w:bottom w:val="none" w:sz="0" w:space="0" w:color="auto"/>
            <w:right w:val="none" w:sz="0" w:space="0" w:color="auto"/>
          </w:divBdr>
        </w:div>
        <w:div w:id="1396129270">
          <w:marLeft w:val="480"/>
          <w:marRight w:val="0"/>
          <w:marTop w:val="0"/>
          <w:marBottom w:val="0"/>
          <w:divBdr>
            <w:top w:val="none" w:sz="0" w:space="0" w:color="auto"/>
            <w:left w:val="none" w:sz="0" w:space="0" w:color="auto"/>
            <w:bottom w:val="none" w:sz="0" w:space="0" w:color="auto"/>
            <w:right w:val="none" w:sz="0" w:space="0" w:color="auto"/>
          </w:divBdr>
        </w:div>
        <w:div w:id="1421639383">
          <w:marLeft w:val="480"/>
          <w:marRight w:val="0"/>
          <w:marTop w:val="0"/>
          <w:marBottom w:val="0"/>
          <w:divBdr>
            <w:top w:val="none" w:sz="0" w:space="0" w:color="auto"/>
            <w:left w:val="none" w:sz="0" w:space="0" w:color="auto"/>
            <w:bottom w:val="none" w:sz="0" w:space="0" w:color="auto"/>
            <w:right w:val="none" w:sz="0" w:space="0" w:color="auto"/>
          </w:divBdr>
        </w:div>
        <w:div w:id="1482697917">
          <w:marLeft w:val="480"/>
          <w:marRight w:val="0"/>
          <w:marTop w:val="0"/>
          <w:marBottom w:val="0"/>
          <w:divBdr>
            <w:top w:val="none" w:sz="0" w:space="0" w:color="auto"/>
            <w:left w:val="none" w:sz="0" w:space="0" w:color="auto"/>
            <w:bottom w:val="none" w:sz="0" w:space="0" w:color="auto"/>
            <w:right w:val="none" w:sz="0" w:space="0" w:color="auto"/>
          </w:divBdr>
        </w:div>
        <w:div w:id="1524631200">
          <w:marLeft w:val="480"/>
          <w:marRight w:val="0"/>
          <w:marTop w:val="0"/>
          <w:marBottom w:val="0"/>
          <w:divBdr>
            <w:top w:val="none" w:sz="0" w:space="0" w:color="auto"/>
            <w:left w:val="none" w:sz="0" w:space="0" w:color="auto"/>
            <w:bottom w:val="none" w:sz="0" w:space="0" w:color="auto"/>
            <w:right w:val="none" w:sz="0" w:space="0" w:color="auto"/>
          </w:divBdr>
        </w:div>
        <w:div w:id="1533415504">
          <w:marLeft w:val="480"/>
          <w:marRight w:val="0"/>
          <w:marTop w:val="0"/>
          <w:marBottom w:val="0"/>
          <w:divBdr>
            <w:top w:val="none" w:sz="0" w:space="0" w:color="auto"/>
            <w:left w:val="none" w:sz="0" w:space="0" w:color="auto"/>
            <w:bottom w:val="none" w:sz="0" w:space="0" w:color="auto"/>
            <w:right w:val="none" w:sz="0" w:space="0" w:color="auto"/>
          </w:divBdr>
        </w:div>
        <w:div w:id="1539275239">
          <w:marLeft w:val="480"/>
          <w:marRight w:val="0"/>
          <w:marTop w:val="0"/>
          <w:marBottom w:val="0"/>
          <w:divBdr>
            <w:top w:val="none" w:sz="0" w:space="0" w:color="auto"/>
            <w:left w:val="none" w:sz="0" w:space="0" w:color="auto"/>
            <w:bottom w:val="none" w:sz="0" w:space="0" w:color="auto"/>
            <w:right w:val="none" w:sz="0" w:space="0" w:color="auto"/>
          </w:divBdr>
        </w:div>
        <w:div w:id="1567908439">
          <w:marLeft w:val="480"/>
          <w:marRight w:val="0"/>
          <w:marTop w:val="0"/>
          <w:marBottom w:val="0"/>
          <w:divBdr>
            <w:top w:val="none" w:sz="0" w:space="0" w:color="auto"/>
            <w:left w:val="none" w:sz="0" w:space="0" w:color="auto"/>
            <w:bottom w:val="none" w:sz="0" w:space="0" w:color="auto"/>
            <w:right w:val="none" w:sz="0" w:space="0" w:color="auto"/>
          </w:divBdr>
        </w:div>
        <w:div w:id="1568803395">
          <w:marLeft w:val="480"/>
          <w:marRight w:val="0"/>
          <w:marTop w:val="0"/>
          <w:marBottom w:val="0"/>
          <w:divBdr>
            <w:top w:val="none" w:sz="0" w:space="0" w:color="auto"/>
            <w:left w:val="none" w:sz="0" w:space="0" w:color="auto"/>
            <w:bottom w:val="none" w:sz="0" w:space="0" w:color="auto"/>
            <w:right w:val="none" w:sz="0" w:space="0" w:color="auto"/>
          </w:divBdr>
        </w:div>
        <w:div w:id="1621181806">
          <w:marLeft w:val="480"/>
          <w:marRight w:val="0"/>
          <w:marTop w:val="0"/>
          <w:marBottom w:val="0"/>
          <w:divBdr>
            <w:top w:val="none" w:sz="0" w:space="0" w:color="auto"/>
            <w:left w:val="none" w:sz="0" w:space="0" w:color="auto"/>
            <w:bottom w:val="none" w:sz="0" w:space="0" w:color="auto"/>
            <w:right w:val="none" w:sz="0" w:space="0" w:color="auto"/>
          </w:divBdr>
        </w:div>
        <w:div w:id="1642881612">
          <w:marLeft w:val="480"/>
          <w:marRight w:val="0"/>
          <w:marTop w:val="0"/>
          <w:marBottom w:val="0"/>
          <w:divBdr>
            <w:top w:val="none" w:sz="0" w:space="0" w:color="auto"/>
            <w:left w:val="none" w:sz="0" w:space="0" w:color="auto"/>
            <w:bottom w:val="none" w:sz="0" w:space="0" w:color="auto"/>
            <w:right w:val="none" w:sz="0" w:space="0" w:color="auto"/>
          </w:divBdr>
        </w:div>
        <w:div w:id="1657223475">
          <w:marLeft w:val="480"/>
          <w:marRight w:val="0"/>
          <w:marTop w:val="0"/>
          <w:marBottom w:val="0"/>
          <w:divBdr>
            <w:top w:val="none" w:sz="0" w:space="0" w:color="auto"/>
            <w:left w:val="none" w:sz="0" w:space="0" w:color="auto"/>
            <w:bottom w:val="none" w:sz="0" w:space="0" w:color="auto"/>
            <w:right w:val="none" w:sz="0" w:space="0" w:color="auto"/>
          </w:divBdr>
        </w:div>
        <w:div w:id="1671759205">
          <w:marLeft w:val="480"/>
          <w:marRight w:val="0"/>
          <w:marTop w:val="0"/>
          <w:marBottom w:val="0"/>
          <w:divBdr>
            <w:top w:val="none" w:sz="0" w:space="0" w:color="auto"/>
            <w:left w:val="none" w:sz="0" w:space="0" w:color="auto"/>
            <w:bottom w:val="none" w:sz="0" w:space="0" w:color="auto"/>
            <w:right w:val="none" w:sz="0" w:space="0" w:color="auto"/>
          </w:divBdr>
        </w:div>
        <w:div w:id="1709186382">
          <w:marLeft w:val="480"/>
          <w:marRight w:val="0"/>
          <w:marTop w:val="0"/>
          <w:marBottom w:val="0"/>
          <w:divBdr>
            <w:top w:val="none" w:sz="0" w:space="0" w:color="auto"/>
            <w:left w:val="none" w:sz="0" w:space="0" w:color="auto"/>
            <w:bottom w:val="none" w:sz="0" w:space="0" w:color="auto"/>
            <w:right w:val="none" w:sz="0" w:space="0" w:color="auto"/>
          </w:divBdr>
        </w:div>
        <w:div w:id="1736388266">
          <w:marLeft w:val="480"/>
          <w:marRight w:val="0"/>
          <w:marTop w:val="0"/>
          <w:marBottom w:val="0"/>
          <w:divBdr>
            <w:top w:val="none" w:sz="0" w:space="0" w:color="auto"/>
            <w:left w:val="none" w:sz="0" w:space="0" w:color="auto"/>
            <w:bottom w:val="none" w:sz="0" w:space="0" w:color="auto"/>
            <w:right w:val="none" w:sz="0" w:space="0" w:color="auto"/>
          </w:divBdr>
        </w:div>
        <w:div w:id="1795445253">
          <w:marLeft w:val="480"/>
          <w:marRight w:val="0"/>
          <w:marTop w:val="0"/>
          <w:marBottom w:val="0"/>
          <w:divBdr>
            <w:top w:val="none" w:sz="0" w:space="0" w:color="auto"/>
            <w:left w:val="none" w:sz="0" w:space="0" w:color="auto"/>
            <w:bottom w:val="none" w:sz="0" w:space="0" w:color="auto"/>
            <w:right w:val="none" w:sz="0" w:space="0" w:color="auto"/>
          </w:divBdr>
        </w:div>
        <w:div w:id="1868986678">
          <w:marLeft w:val="480"/>
          <w:marRight w:val="0"/>
          <w:marTop w:val="0"/>
          <w:marBottom w:val="0"/>
          <w:divBdr>
            <w:top w:val="none" w:sz="0" w:space="0" w:color="auto"/>
            <w:left w:val="none" w:sz="0" w:space="0" w:color="auto"/>
            <w:bottom w:val="none" w:sz="0" w:space="0" w:color="auto"/>
            <w:right w:val="none" w:sz="0" w:space="0" w:color="auto"/>
          </w:divBdr>
        </w:div>
        <w:div w:id="1916042335">
          <w:marLeft w:val="480"/>
          <w:marRight w:val="0"/>
          <w:marTop w:val="0"/>
          <w:marBottom w:val="0"/>
          <w:divBdr>
            <w:top w:val="none" w:sz="0" w:space="0" w:color="auto"/>
            <w:left w:val="none" w:sz="0" w:space="0" w:color="auto"/>
            <w:bottom w:val="none" w:sz="0" w:space="0" w:color="auto"/>
            <w:right w:val="none" w:sz="0" w:space="0" w:color="auto"/>
          </w:divBdr>
        </w:div>
        <w:div w:id="1917090298">
          <w:marLeft w:val="480"/>
          <w:marRight w:val="0"/>
          <w:marTop w:val="0"/>
          <w:marBottom w:val="0"/>
          <w:divBdr>
            <w:top w:val="none" w:sz="0" w:space="0" w:color="auto"/>
            <w:left w:val="none" w:sz="0" w:space="0" w:color="auto"/>
            <w:bottom w:val="none" w:sz="0" w:space="0" w:color="auto"/>
            <w:right w:val="none" w:sz="0" w:space="0" w:color="auto"/>
          </w:divBdr>
        </w:div>
        <w:div w:id="1937983647">
          <w:marLeft w:val="480"/>
          <w:marRight w:val="0"/>
          <w:marTop w:val="0"/>
          <w:marBottom w:val="0"/>
          <w:divBdr>
            <w:top w:val="none" w:sz="0" w:space="0" w:color="auto"/>
            <w:left w:val="none" w:sz="0" w:space="0" w:color="auto"/>
            <w:bottom w:val="none" w:sz="0" w:space="0" w:color="auto"/>
            <w:right w:val="none" w:sz="0" w:space="0" w:color="auto"/>
          </w:divBdr>
        </w:div>
        <w:div w:id="2113864107">
          <w:marLeft w:val="480"/>
          <w:marRight w:val="0"/>
          <w:marTop w:val="0"/>
          <w:marBottom w:val="0"/>
          <w:divBdr>
            <w:top w:val="none" w:sz="0" w:space="0" w:color="auto"/>
            <w:left w:val="none" w:sz="0" w:space="0" w:color="auto"/>
            <w:bottom w:val="none" w:sz="0" w:space="0" w:color="auto"/>
            <w:right w:val="none" w:sz="0" w:space="0" w:color="auto"/>
          </w:divBdr>
        </w:div>
        <w:div w:id="2143035468">
          <w:marLeft w:val="480"/>
          <w:marRight w:val="0"/>
          <w:marTop w:val="0"/>
          <w:marBottom w:val="0"/>
          <w:divBdr>
            <w:top w:val="none" w:sz="0" w:space="0" w:color="auto"/>
            <w:left w:val="none" w:sz="0" w:space="0" w:color="auto"/>
            <w:bottom w:val="none" w:sz="0" w:space="0" w:color="auto"/>
            <w:right w:val="none" w:sz="0" w:space="0" w:color="auto"/>
          </w:divBdr>
        </w:div>
      </w:divsChild>
    </w:div>
    <w:div w:id="1701974985">
      <w:bodyDiv w:val="1"/>
      <w:marLeft w:val="0"/>
      <w:marRight w:val="0"/>
      <w:marTop w:val="0"/>
      <w:marBottom w:val="0"/>
      <w:divBdr>
        <w:top w:val="none" w:sz="0" w:space="0" w:color="auto"/>
        <w:left w:val="none" w:sz="0" w:space="0" w:color="auto"/>
        <w:bottom w:val="none" w:sz="0" w:space="0" w:color="auto"/>
        <w:right w:val="none" w:sz="0" w:space="0" w:color="auto"/>
      </w:divBdr>
    </w:div>
    <w:div w:id="1703628859">
      <w:bodyDiv w:val="1"/>
      <w:marLeft w:val="0"/>
      <w:marRight w:val="0"/>
      <w:marTop w:val="0"/>
      <w:marBottom w:val="0"/>
      <w:divBdr>
        <w:top w:val="none" w:sz="0" w:space="0" w:color="auto"/>
        <w:left w:val="none" w:sz="0" w:space="0" w:color="auto"/>
        <w:bottom w:val="none" w:sz="0" w:space="0" w:color="auto"/>
        <w:right w:val="none" w:sz="0" w:space="0" w:color="auto"/>
      </w:divBdr>
      <w:divsChild>
        <w:div w:id="3749774">
          <w:marLeft w:val="480"/>
          <w:marRight w:val="0"/>
          <w:marTop w:val="0"/>
          <w:marBottom w:val="0"/>
          <w:divBdr>
            <w:top w:val="none" w:sz="0" w:space="0" w:color="auto"/>
            <w:left w:val="none" w:sz="0" w:space="0" w:color="auto"/>
            <w:bottom w:val="none" w:sz="0" w:space="0" w:color="auto"/>
            <w:right w:val="none" w:sz="0" w:space="0" w:color="auto"/>
          </w:divBdr>
        </w:div>
        <w:div w:id="82606004">
          <w:marLeft w:val="480"/>
          <w:marRight w:val="0"/>
          <w:marTop w:val="0"/>
          <w:marBottom w:val="0"/>
          <w:divBdr>
            <w:top w:val="none" w:sz="0" w:space="0" w:color="auto"/>
            <w:left w:val="none" w:sz="0" w:space="0" w:color="auto"/>
            <w:bottom w:val="none" w:sz="0" w:space="0" w:color="auto"/>
            <w:right w:val="none" w:sz="0" w:space="0" w:color="auto"/>
          </w:divBdr>
        </w:div>
        <w:div w:id="105733611">
          <w:marLeft w:val="480"/>
          <w:marRight w:val="0"/>
          <w:marTop w:val="0"/>
          <w:marBottom w:val="0"/>
          <w:divBdr>
            <w:top w:val="none" w:sz="0" w:space="0" w:color="auto"/>
            <w:left w:val="none" w:sz="0" w:space="0" w:color="auto"/>
            <w:bottom w:val="none" w:sz="0" w:space="0" w:color="auto"/>
            <w:right w:val="none" w:sz="0" w:space="0" w:color="auto"/>
          </w:divBdr>
        </w:div>
        <w:div w:id="131100125">
          <w:marLeft w:val="480"/>
          <w:marRight w:val="0"/>
          <w:marTop w:val="0"/>
          <w:marBottom w:val="0"/>
          <w:divBdr>
            <w:top w:val="none" w:sz="0" w:space="0" w:color="auto"/>
            <w:left w:val="none" w:sz="0" w:space="0" w:color="auto"/>
            <w:bottom w:val="none" w:sz="0" w:space="0" w:color="auto"/>
            <w:right w:val="none" w:sz="0" w:space="0" w:color="auto"/>
          </w:divBdr>
        </w:div>
        <w:div w:id="147866884">
          <w:marLeft w:val="480"/>
          <w:marRight w:val="0"/>
          <w:marTop w:val="0"/>
          <w:marBottom w:val="0"/>
          <w:divBdr>
            <w:top w:val="none" w:sz="0" w:space="0" w:color="auto"/>
            <w:left w:val="none" w:sz="0" w:space="0" w:color="auto"/>
            <w:bottom w:val="none" w:sz="0" w:space="0" w:color="auto"/>
            <w:right w:val="none" w:sz="0" w:space="0" w:color="auto"/>
          </w:divBdr>
        </w:div>
        <w:div w:id="249118777">
          <w:marLeft w:val="480"/>
          <w:marRight w:val="0"/>
          <w:marTop w:val="0"/>
          <w:marBottom w:val="0"/>
          <w:divBdr>
            <w:top w:val="none" w:sz="0" w:space="0" w:color="auto"/>
            <w:left w:val="none" w:sz="0" w:space="0" w:color="auto"/>
            <w:bottom w:val="none" w:sz="0" w:space="0" w:color="auto"/>
            <w:right w:val="none" w:sz="0" w:space="0" w:color="auto"/>
          </w:divBdr>
        </w:div>
        <w:div w:id="261962575">
          <w:marLeft w:val="480"/>
          <w:marRight w:val="0"/>
          <w:marTop w:val="0"/>
          <w:marBottom w:val="0"/>
          <w:divBdr>
            <w:top w:val="none" w:sz="0" w:space="0" w:color="auto"/>
            <w:left w:val="none" w:sz="0" w:space="0" w:color="auto"/>
            <w:bottom w:val="none" w:sz="0" w:space="0" w:color="auto"/>
            <w:right w:val="none" w:sz="0" w:space="0" w:color="auto"/>
          </w:divBdr>
        </w:div>
        <w:div w:id="296103760">
          <w:marLeft w:val="480"/>
          <w:marRight w:val="0"/>
          <w:marTop w:val="0"/>
          <w:marBottom w:val="0"/>
          <w:divBdr>
            <w:top w:val="none" w:sz="0" w:space="0" w:color="auto"/>
            <w:left w:val="none" w:sz="0" w:space="0" w:color="auto"/>
            <w:bottom w:val="none" w:sz="0" w:space="0" w:color="auto"/>
            <w:right w:val="none" w:sz="0" w:space="0" w:color="auto"/>
          </w:divBdr>
        </w:div>
        <w:div w:id="311449961">
          <w:marLeft w:val="480"/>
          <w:marRight w:val="0"/>
          <w:marTop w:val="0"/>
          <w:marBottom w:val="0"/>
          <w:divBdr>
            <w:top w:val="none" w:sz="0" w:space="0" w:color="auto"/>
            <w:left w:val="none" w:sz="0" w:space="0" w:color="auto"/>
            <w:bottom w:val="none" w:sz="0" w:space="0" w:color="auto"/>
            <w:right w:val="none" w:sz="0" w:space="0" w:color="auto"/>
          </w:divBdr>
        </w:div>
        <w:div w:id="333724616">
          <w:marLeft w:val="480"/>
          <w:marRight w:val="0"/>
          <w:marTop w:val="0"/>
          <w:marBottom w:val="0"/>
          <w:divBdr>
            <w:top w:val="none" w:sz="0" w:space="0" w:color="auto"/>
            <w:left w:val="none" w:sz="0" w:space="0" w:color="auto"/>
            <w:bottom w:val="none" w:sz="0" w:space="0" w:color="auto"/>
            <w:right w:val="none" w:sz="0" w:space="0" w:color="auto"/>
          </w:divBdr>
        </w:div>
        <w:div w:id="340812995">
          <w:marLeft w:val="480"/>
          <w:marRight w:val="0"/>
          <w:marTop w:val="0"/>
          <w:marBottom w:val="0"/>
          <w:divBdr>
            <w:top w:val="none" w:sz="0" w:space="0" w:color="auto"/>
            <w:left w:val="none" w:sz="0" w:space="0" w:color="auto"/>
            <w:bottom w:val="none" w:sz="0" w:space="0" w:color="auto"/>
            <w:right w:val="none" w:sz="0" w:space="0" w:color="auto"/>
          </w:divBdr>
        </w:div>
        <w:div w:id="432550755">
          <w:marLeft w:val="480"/>
          <w:marRight w:val="0"/>
          <w:marTop w:val="0"/>
          <w:marBottom w:val="0"/>
          <w:divBdr>
            <w:top w:val="none" w:sz="0" w:space="0" w:color="auto"/>
            <w:left w:val="none" w:sz="0" w:space="0" w:color="auto"/>
            <w:bottom w:val="none" w:sz="0" w:space="0" w:color="auto"/>
            <w:right w:val="none" w:sz="0" w:space="0" w:color="auto"/>
          </w:divBdr>
        </w:div>
        <w:div w:id="445660085">
          <w:marLeft w:val="480"/>
          <w:marRight w:val="0"/>
          <w:marTop w:val="0"/>
          <w:marBottom w:val="0"/>
          <w:divBdr>
            <w:top w:val="none" w:sz="0" w:space="0" w:color="auto"/>
            <w:left w:val="none" w:sz="0" w:space="0" w:color="auto"/>
            <w:bottom w:val="none" w:sz="0" w:space="0" w:color="auto"/>
            <w:right w:val="none" w:sz="0" w:space="0" w:color="auto"/>
          </w:divBdr>
        </w:div>
        <w:div w:id="541677182">
          <w:marLeft w:val="480"/>
          <w:marRight w:val="0"/>
          <w:marTop w:val="0"/>
          <w:marBottom w:val="0"/>
          <w:divBdr>
            <w:top w:val="none" w:sz="0" w:space="0" w:color="auto"/>
            <w:left w:val="none" w:sz="0" w:space="0" w:color="auto"/>
            <w:bottom w:val="none" w:sz="0" w:space="0" w:color="auto"/>
            <w:right w:val="none" w:sz="0" w:space="0" w:color="auto"/>
          </w:divBdr>
        </w:div>
        <w:div w:id="549924029">
          <w:marLeft w:val="480"/>
          <w:marRight w:val="0"/>
          <w:marTop w:val="0"/>
          <w:marBottom w:val="0"/>
          <w:divBdr>
            <w:top w:val="none" w:sz="0" w:space="0" w:color="auto"/>
            <w:left w:val="none" w:sz="0" w:space="0" w:color="auto"/>
            <w:bottom w:val="none" w:sz="0" w:space="0" w:color="auto"/>
            <w:right w:val="none" w:sz="0" w:space="0" w:color="auto"/>
          </w:divBdr>
        </w:div>
        <w:div w:id="580218085">
          <w:marLeft w:val="480"/>
          <w:marRight w:val="0"/>
          <w:marTop w:val="0"/>
          <w:marBottom w:val="0"/>
          <w:divBdr>
            <w:top w:val="none" w:sz="0" w:space="0" w:color="auto"/>
            <w:left w:val="none" w:sz="0" w:space="0" w:color="auto"/>
            <w:bottom w:val="none" w:sz="0" w:space="0" w:color="auto"/>
            <w:right w:val="none" w:sz="0" w:space="0" w:color="auto"/>
          </w:divBdr>
        </w:div>
        <w:div w:id="639186720">
          <w:marLeft w:val="480"/>
          <w:marRight w:val="0"/>
          <w:marTop w:val="0"/>
          <w:marBottom w:val="0"/>
          <w:divBdr>
            <w:top w:val="none" w:sz="0" w:space="0" w:color="auto"/>
            <w:left w:val="none" w:sz="0" w:space="0" w:color="auto"/>
            <w:bottom w:val="none" w:sz="0" w:space="0" w:color="auto"/>
            <w:right w:val="none" w:sz="0" w:space="0" w:color="auto"/>
          </w:divBdr>
        </w:div>
        <w:div w:id="656155511">
          <w:marLeft w:val="480"/>
          <w:marRight w:val="0"/>
          <w:marTop w:val="0"/>
          <w:marBottom w:val="0"/>
          <w:divBdr>
            <w:top w:val="none" w:sz="0" w:space="0" w:color="auto"/>
            <w:left w:val="none" w:sz="0" w:space="0" w:color="auto"/>
            <w:bottom w:val="none" w:sz="0" w:space="0" w:color="auto"/>
            <w:right w:val="none" w:sz="0" w:space="0" w:color="auto"/>
          </w:divBdr>
        </w:div>
        <w:div w:id="698579403">
          <w:marLeft w:val="480"/>
          <w:marRight w:val="0"/>
          <w:marTop w:val="0"/>
          <w:marBottom w:val="0"/>
          <w:divBdr>
            <w:top w:val="none" w:sz="0" w:space="0" w:color="auto"/>
            <w:left w:val="none" w:sz="0" w:space="0" w:color="auto"/>
            <w:bottom w:val="none" w:sz="0" w:space="0" w:color="auto"/>
            <w:right w:val="none" w:sz="0" w:space="0" w:color="auto"/>
          </w:divBdr>
        </w:div>
        <w:div w:id="702445154">
          <w:marLeft w:val="480"/>
          <w:marRight w:val="0"/>
          <w:marTop w:val="0"/>
          <w:marBottom w:val="0"/>
          <w:divBdr>
            <w:top w:val="none" w:sz="0" w:space="0" w:color="auto"/>
            <w:left w:val="none" w:sz="0" w:space="0" w:color="auto"/>
            <w:bottom w:val="none" w:sz="0" w:space="0" w:color="auto"/>
            <w:right w:val="none" w:sz="0" w:space="0" w:color="auto"/>
          </w:divBdr>
        </w:div>
        <w:div w:id="728458133">
          <w:marLeft w:val="480"/>
          <w:marRight w:val="0"/>
          <w:marTop w:val="0"/>
          <w:marBottom w:val="0"/>
          <w:divBdr>
            <w:top w:val="none" w:sz="0" w:space="0" w:color="auto"/>
            <w:left w:val="none" w:sz="0" w:space="0" w:color="auto"/>
            <w:bottom w:val="none" w:sz="0" w:space="0" w:color="auto"/>
            <w:right w:val="none" w:sz="0" w:space="0" w:color="auto"/>
          </w:divBdr>
        </w:div>
        <w:div w:id="737705247">
          <w:marLeft w:val="480"/>
          <w:marRight w:val="0"/>
          <w:marTop w:val="0"/>
          <w:marBottom w:val="0"/>
          <w:divBdr>
            <w:top w:val="none" w:sz="0" w:space="0" w:color="auto"/>
            <w:left w:val="none" w:sz="0" w:space="0" w:color="auto"/>
            <w:bottom w:val="none" w:sz="0" w:space="0" w:color="auto"/>
            <w:right w:val="none" w:sz="0" w:space="0" w:color="auto"/>
          </w:divBdr>
        </w:div>
        <w:div w:id="744914288">
          <w:marLeft w:val="480"/>
          <w:marRight w:val="0"/>
          <w:marTop w:val="0"/>
          <w:marBottom w:val="0"/>
          <w:divBdr>
            <w:top w:val="none" w:sz="0" w:space="0" w:color="auto"/>
            <w:left w:val="none" w:sz="0" w:space="0" w:color="auto"/>
            <w:bottom w:val="none" w:sz="0" w:space="0" w:color="auto"/>
            <w:right w:val="none" w:sz="0" w:space="0" w:color="auto"/>
          </w:divBdr>
        </w:div>
        <w:div w:id="791829660">
          <w:marLeft w:val="480"/>
          <w:marRight w:val="0"/>
          <w:marTop w:val="0"/>
          <w:marBottom w:val="0"/>
          <w:divBdr>
            <w:top w:val="none" w:sz="0" w:space="0" w:color="auto"/>
            <w:left w:val="none" w:sz="0" w:space="0" w:color="auto"/>
            <w:bottom w:val="none" w:sz="0" w:space="0" w:color="auto"/>
            <w:right w:val="none" w:sz="0" w:space="0" w:color="auto"/>
          </w:divBdr>
        </w:div>
        <w:div w:id="827327316">
          <w:marLeft w:val="480"/>
          <w:marRight w:val="0"/>
          <w:marTop w:val="0"/>
          <w:marBottom w:val="0"/>
          <w:divBdr>
            <w:top w:val="none" w:sz="0" w:space="0" w:color="auto"/>
            <w:left w:val="none" w:sz="0" w:space="0" w:color="auto"/>
            <w:bottom w:val="none" w:sz="0" w:space="0" w:color="auto"/>
            <w:right w:val="none" w:sz="0" w:space="0" w:color="auto"/>
          </w:divBdr>
        </w:div>
        <w:div w:id="858278410">
          <w:marLeft w:val="480"/>
          <w:marRight w:val="0"/>
          <w:marTop w:val="0"/>
          <w:marBottom w:val="0"/>
          <w:divBdr>
            <w:top w:val="none" w:sz="0" w:space="0" w:color="auto"/>
            <w:left w:val="none" w:sz="0" w:space="0" w:color="auto"/>
            <w:bottom w:val="none" w:sz="0" w:space="0" w:color="auto"/>
            <w:right w:val="none" w:sz="0" w:space="0" w:color="auto"/>
          </w:divBdr>
        </w:div>
        <w:div w:id="874777524">
          <w:marLeft w:val="480"/>
          <w:marRight w:val="0"/>
          <w:marTop w:val="0"/>
          <w:marBottom w:val="0"/>
          <w:divBdr>
            <w:top w:val="none" w:sz="0" w:space="0" w:color="auto"/>
            <w:left w:val="none" w:sz="0" w:space="0" w:color="auto"/>
            <w:bottom w:val="none" w:sz="0" w:space="0" w:color="auto"/>
            <w:right w:val="none" w:sz="0" w:space="0" w:color="auto"/>
          </w:divBdr>
        </w:div>
        <w:div w:id="891695067">
          <w:marLeft w:val="480"/>
          <w:marRight w:val="0"/>
          <w:marTop w:val="0"/>
          <w:marBottom w:val="0"/>
          <w:divBdr>
            <w:top w:val="none" w:sz="0" w:space="0" w:color="auto"/>
            <w:left w:val="none" w:sz="0" w:space="0" w:color="auto"/>
            <w:bottom w:val="none" w:sz="0" w:space="0" w:color="auto"/>
            <w:right w:val="none" w:sz="0" w:space="0" w:color="auto"/>
          </w:divBdr>
        </w:div>
        <w:div w:id="918635578">
          <w:marLeft w:val="480"/>
          <w:marRight w:val="0"/>
          <w:marTop w:val="0"/>
          <w:marBottom w:val="0"/>
          <w:divBdr>
            <w:top w:val="none" w:sz="0" w:space="0" w:color="auto"/>
            <w:left w:val="none" w:sz="0" w:space="0" w:color="auto"/>
            <w:bottom w:val="none" w:sz="0" w:space="0" w:color="auto"/>
            <w:right w:val="none" w:sz="0" w:space="0" w:color="auto"/>
          </w:divBdr>
        </w:div>
        <w:div w:id="947548641">
          <w:marLeft w:val="480"/>
          <w:marRight w:val="0"/>
          <w:marTop w:val="0"/>
          <w:marBottom w:val="0"/>
          <w:divBdr>
            <w:top w:val="none" w:sz="0" w:space="0" w:color="auto"/>
            <w:left w:val="none" w:sz="0" w:space="0" w:color="auto"/>
            <w:bottom w:val="none" w:sz="0" w:space="0" w:color="auto"/>
            <w:right w:val="none" w:sz="0" w:space="0" w:color="auto"/>
          </w:divBdr>
        </w:div>
        <w:div w:id="959651543">
          <w:marLeft w:val="480"/>
          <w:marRight w:val="0"/>
          <w:marTop w:val="0"/>
          <w:marBottom w:val="0"/>
          <w:divBdr>
            <w:top w:val="none" w:sz="0" w:space="0" w:color="auto"/>
            <w:left w:val="none" w:sz="0" w:space="0" w:color="auto"/>
            <w:bottom w:val="none" w:sz="0" w:space="0" w:color="auto"/>
            <w:right w:val="none" w:sz="0" w:space="0" w:color="auto"/>
          </w:divBdr>
        </w:div>
        <w:div w:id="975526745">
          <w:marLeft w:val="480"/>
          <w:marRight w:val="0"/>
          <w:marTop w:val="0"/>
          <w:marBottom w:val="0"/>
          <w:divBdr>
            <w:top w:val="none" w:sz="0" w:space="0" w:color="auto"/>
            <w:left w:val="none" w:sz="0" w:space="0" w:color="auto"/>
            <w:bottom w:val="none" w:sz="0" w:space="0" w:color="auto"/>
            <w:right w:val="none" w:sz="0" w:space="0" w:color="auto"/>
          </w:divBdr>
        </w:div>
        <w:div w:id="983579913">
          <w:marLeft w:val="480"/>
          <w:marRight w:val="0"/>
          <w:marTop w:val="0"/>
          <w:marBottom w:val="0"/>
          <w:divBdr>
            <w:top w:val="none" w:sz="0" w:space="0" w:color="auto"/>
            <w:left w:val="none" w:sz="0" w:space="0" w:color="auto"/>
            <w:bottom w:val="none" w:sz="0" w:space="0" w:color="auto"/>
            <w:right w:val="none" w:sz="0" w:space="0" w:color="auto"/>
          </w:divBdr>
        </w:div>
        <w:div w:id="986054827">
          <w:marLeft w:val="480"/>
          <w:marRight w:val="0"/>
          <w:marTop w:val="0"/>
          <w:marBottom w:val="0"/>
          <w:divBdr>
            <w:top w:val="none" w:sz="0" w:space="0" w:color="auto"/>
            <w:left w:val="none" w:sz="0" w:space="0" w:color="auto"/>
            <w:bottom w:val="none" w:sz="0" w:space="0" w:color="auto"/>
            <w:right w:val="none" w:sz="0" w:space="0" w:color="auto"/>
          </w:divBdr>
        </w:div>
        <w:div w:id="988628689">
          <w:marLeft w:val="480"/>
          <w:marRight w:val="0"/>
          <w:marTop w:val="0"/>
          <w:marBottom w:val="0"/>
          <w:divBdr>
            <w:top w:val="none" w:sz="0" w:space="0" w:color="auto"/>
            <w:left w:val="none" w:sz="0" w:space="0" w:color="auto"/>
            <w:bottom w:val="none" w:sz="0" w:space="0" w:color="auto"/>
            <w:right w:val="none" w:sz="0" w:space="0" w:color="auto"/>
          </w:divBdr>
        </w:div>
        <w:div w:id="1045375914">
          <w:marLeft w:val="480"/>
          <w:marRight w:val="0"/>
          <w:marTop w:val="0"/>
          <w:marBottom w:val="0"/>
          <w:divBdr>
            <w:top w:val="none" w:sz="0" w:space="0" w:color="auto"/>
            <w:left w:val="none" w:sz="0" w:space="0" w:color="auto"/>
            <w:bottom w:val="none" w:sz="0" w:space="0" w:color="auto"/>
            <w:right w:val="none" w:sz="0" w:space="0" w:color="auto"/>
          </w:divBdr>
        </w:div>
        <w:div w:id="1049304990">
          <w:marLeft w:val="480"/>
          <w:marRight w:val="0"/>
          <w:marTop w:val="0"/>
          <w:marBottom w:val="0"/>
          <w:divBdr>
            <w:top w:val="none" w:sz="0" w:space="0" w:color="auto"/>
            <w:left w:val="none" w:sz="0" w:space="0" w:color="auto"/>
            <w:bottom w:val="none" w:sz="0" w:space="0" w:color="auto"/>
            <w:right w:val="none" w:sz="0" w:space="0" w:color="auto"/>
          </w:divBdr>
        </w:div>
        <w:div w:id="1095788917">
          <w:marLeft w:val="480"/>
          <w:marRight w:val="0"/>
          <w:marTop w:val="0"/>
          <w:marBottom w:val="0"/>
          <w:divBdr>
            <w:top w:val="none" w:sz="0" w:space="0" w:color="auto"/>
            <w:left w:val="none" w:sz="0" w:space="0" w:color="auto"/>
            <w:bottom w:val="none" w:sz="0" w:space="0" w:color="auto"/>
            <w:right w:val="none" w:sz="0" w:space="0" w:color="auto"/>
          </w:divBdr>
        </w:div>
        <w:div w:id="1099452725">
          <w:marLeft w:val="480"/>
          <w:marRight w:val="0"/>
          <w:marTop w:val="0"/>
          <w:marBottom w:val="0"/>
          <w:divBdr>
            <w:top w:val="none" w:sz="0" w:space="0" w:color="auto"/>
            <w:left w:val="none" w:sz="0" w:space="0" w:color="auto"/>
            <w:bottom w:val="none" w:sz="0" w:space="0" w:color="auto"/>
            <w:right w:val="none" w:sz="0" w:space="0" w:color="auto"/>
          </w:divBdr>
        </w:div>
        <w:div w:id="1110975990">
          <w:marLeft w:val="480"/>
          <w:marRight w:val="0"/>
          <w:marTop w:val="0"/>
          <w:marBottom w:val="0"/>
          <w:divBdr>
            <w:top w:val="none" w:sz="0" w:space="0" w:color="auto"/>
            <w:left w:val="none" w:sz="0" w:space="0" w:color="auto"/>
            <w:bottom w:val="none" w:sz="0" w:space="0" w:color="auto"/>
            <w:right w:val="none" w:sz="0" w:space="0" w:color="auto"/>
          </w:divBdr>
        </w:div>
        <w:div w:id="1123425783">
          <w:marLeft w:val="480"/>
          <w:marRight w:val="0"/>
          <w:marTop w:val="0"/>
          <w:marBottom w:val="0"/>
          <w:divBdr>
            <w:top w:val="none" w:sz="0" w:space="0" w:color="auto"/>
            <w:left w:val="none" w:sz="0" w:space="0" w:color="auto"/>
            <w:bottom w:val="none" w:sz="0" w:space="0" w:color="auto"/>
            <w:right w:val="none" w:sz="0" w:space="0" w:color="auto"/>
          </w:divBdr>
        </w:div>
        <w:div w:id="1138255906">
          <w:marLeft w:val="480"/>
          <w:marRight w:val="0"/>
          <w:marTop w:val="0"/>
          <w:marBottom w:val="0"/>
          <w:divBdr>
            <w:top w:val="none" w:sz="0" w:space="0" w:color="auto"/>
            <w:left w:val="none" w:sz="0" w:space="0" w:color="auto"/>
            <w:bottom w:val="none" w:sz="0" w:space="0" w:color="auto"/>
            <w:right w:val="none" w:sz="0" w:space="0" w:color="auto"/>
          </w:divBdr>
        </w:div>
        <w:div w:id="1209417392">
          <w:marLeft w:val="480"/>
          <w:marRight w:val="0"/>
          <w:marTop w:val="0"/>
          <w:marBottom w:val="0"/>
          <w:divBdr>
            <w:top w:val="none" w:sz="0" w:space="0" w:color="auto"/>
            <w:left w:val="none" w:sz="0" w:space="0" w:color="auto"/>
            <w:bottom w:val="none" w:sz="0" w:space="0" w:color="auto"/>
            <w:right w:val="none" w:sz="0" w:space="0" w:color="auto"/>
          </w:divBdr>
        </w:div>
        <w:div w:id="1293294055">
          <w:marLeft w:val="480"/>
          <w:marRight w:val="0"/>
          <w:marTop w:val="0"/>
          <w:marBottom w:val="0"/>
          <w:divBdr>
            <w:top w:val="none" w:sz="0" w:space="0" w:color="auto"/>
            <w:left w:val="none" w:sz="0" w:space="0" w:color="auto"/>
            <w:bottom w:val="none" w:sz="0" w:space="0" w:color="auto"/>
            <w:right w:val="none" w:sz="0" w:space="0" w:color="auto"/>
          </w:divBdr>
        </w:div>
        <w:div w:id="1294285246">
          <w:marLeft w:val="480"/>
          <w:marRight w:val="0"/>
          <w:marTop w:val="0"/>
          <w:marBottom w:val="0"/>
          <w:divBdr>
            <w:top w:val="none" w:sz="0" w:space="0" w:color="auto"/>
            <w:left w:val="none" w:sz="0" w:space="0" w:color="auto"/>
            <w:bottom w:val="none" w:sz="0" w:space="0" w:color="auto"/>
            <w:right w:val="none" w:sz="0" w:space="0" w:color="auto"/>
          </w:divBdr>
        </w:div>
        <w:div w:id="1336037229">
          <w:marLeft w:val="480"/>
          <w:marRight w:val="0"/>
          <w:marTop w:val="0"/>
          <w:marBottom w:val="0"/>
          <w:divBdr>
            <w:top w:val="none" w:sz="0" w:space="0" w:color="auto"/>
            <w:left w:val="none" w:sz="0" w:space="0" w:color="auto"/>
            <w:bottom w:val="none" w:sz="0" w:space="0" w:color="auto"/>
            <w:right w:val="none" w:sz="0" w:space="0" w:color="auto"/>
          </w:divBdr>
        </w:div>
        <w:div w:id="1336496313">
          <w:marLeft w:val="480"/>
          <w:marRight w:val="0"/>
          <w:marTop w:val="0"/>
          <w:marBottom w:val="0"/>
          <w:divBdr>
            <w:top w:val="none" w:sz="0" w:space="0" w:color="auto"/>
            <w:left w:val="none" w:sz="0" w:space="0" w:color="auto"/>
            <w:bottom w:val="none" w:sz="0" w:space="0" w:color="auto"/>
            <w:right w:val="none" w:sz="0" w:space="0" w:color="auto"/>
          </w:divBdr>
        </w:div>
        <w:div w:id="1343512587">
          <w:marLeft w:val="480"/>
          <w:marRight w:val="0"/>
          <w:marTop w:val="0"/>
          <w:marBottom w:val="0"/>
          <w:divBdr>
            <w:top w:val="none" w:sz="0" w:space="0" w:color="auto"/>
            <w:left w:val="none" w:sz="0" w:space="0" w:color="auto"/>
            <w:bottom w:val="none" w:sz="0" w:space="0" w:color="auto"/>
            <w:right w:val="none" w:sz="0" w:space="0" w:color="auto"/>
          </w:divBdr>
        </w:div>
        <w:div w:id="1366949962">
          <w:marLeft w:val="480"/>
          <w:marRight w:val="0"/>
          <w:marTop w:val="0"/>
          <w:marBottom w:val="0"/>
          <w:divBdr>
            <w:top w:val="none" w:sz="0" w:space="0" w:color="auto"/>
            <w:left w:val="none" w:sz="0" w:space="0" w:color="auto"/>
            <w:bottom w:val="none" w:sz="0" w:space="0" w:color="auto"/>
            <w:right w:val="none" w:sz="0" w:space="0" w:color="auto"/>
          </w:divBdr>
        </w:div>
        <w:div w:id="1397702202">
          <w:marLeft w:val="480"/>
          <w:marRight w:val="0"/>
          <w:marTop w:val="0"/>
          <w:marBottom w:val="0"/>
          <w:divBdr>
            <w:top w:val="none" w:sz="0" w:space="0" w:color="auto"/>
            <w:left w:val="none" w:sz="0" w:space="0" w:color="auto"/>
            <w:bottom w:val="none" w:sz="0" w:space="0" w:color="auto"/>
            <w:right w:val="none" w:sz="0" w:space="0" w:color="auto"/>
          </w:divBdr>
        </w:div>
        <w:div w:id="1473710510">
          <w:marLeft w:val="480"/>
          <w:marRight w:val="0"/>
          <w:marTop w:val="0"/>
          <w:marBottom w:val="0"/>
          <w:divBdr>
            <w:top w:val="none" w:sz="0" w:space="0" w:color="auto"/>
            <w:left w:val="none" w:sz="0" w:space="0" w:color="auto"/>
            <w:bottom w:val="none" w:sz="0" w:space="0" w:color="auto"/>
            <w:right w:val="none" w:sz="0" w:space="0" w:color="auto"/>
          </w:divBdr>
        </w:div>
        <w:div w:id="1497500123">
          <w:marLeft w:val="480"/>
          <w:marRight w:val="0"/>
          <w:marTop w:val="0"/>
          <w:marBottom w:val="0"/>
          <w:divBdr>
            <w:top w:val="none" w:sz="0" w:space="0" w:color="auto"/>
            <w:left w:val="none" w:sz="0" w:space="0" w:color="auto"/>
            <w:bottom w:val="none" w:sz="0" w:space="0" w:color="auto"/>
            <w:right w:val="none" w:sz="0" w:space="0" w:color="auto"/>
          </w:divBdr>
        </w:div>
        <w:div w:id="1538397898">
          <w:marLeft w:val="480"/>
          <w:marRight w:val="0"/>
          <w:marTop w:val="0"/>
          <w:marBottom w:val="0"/>
          <w:divBdr>
            <w:top w:val="none" w:sz="0" w:space="0" w:color="auto"/>
            <w:left w:val="none" w:sz="0" w:space="0" w:color="auto"/>
            <w:bottom w:val="none" w:sz="0" w:space="0" w:color="auto"/>
            <w:right w:val="none" w:sz="0" w:space="0" w:color="auto"/>
          </w:divBdr>
        </w:div>
        <w:div w:id="1549025818">
          <w:marLeft w:val="480"/>
          <w:marRight w:val="0"/>
          <w:marTop w:val="0"/>
          <w:marBottom w:val="0"/>
          <w:divBdr>
            <w:top w:val="none" w:sz="0" w:space="0" w:color="auto"/>
            <w:left w:val="none" w:sz="0" w:space="0" w:color="auto"/>
            <w:bottom w:val="none" w:sz="0" w:space="0" w:color="auto"/>
            <w:right w:val="none" w:sz="0" w:space="0" w:color="auto"/>
          </w:divBdr>
        </w:div>
        <w:div w:id="1651903010">
          <w:marLeft w:val="480"/>
          <w:marRight w:val="0"/>
          <w:marTop w:val="0"/>
          <w:marBottom w:val="0"/>
          <w:divBdr>
            <w:top w:val="none" w:sz="0" w:space="0" w:color="auto"/>
            <w:left w:val="none" w:sz="0" w:space="0" w:color="auto"/>
            <w:bottom w:val="none" w:sz="0" w:space="0" w:color="auto"/>
            <w:right w:val="none" w:sz="0" w:space="0" w:color="auto"/>
          </w:divBdr>
        </w:div>
        <w:div w:id="1686831207">
          <w:marLeft w:val="480"/>
          <w:marRight w:val="0"/>
          <w:marTop w:val="0"/>
          <w:marBottom w:val="0"/>
          <w:divBdr>
            <w:top w:val="none" w:sz="0" w:space="0" w:color="auto"/>
            <w:left w:val="none" w:sz="0" w:space="0" w:color="auto"/>
            <w:bottom w:val="none" w:sz="0" w:space="0" w:color="auto"/>
            <w:right w:val="none" w:sz="0" w:space="0" w:color="auto"/>
          </w:divBdr>
        </w:div>
        <w:div w:id="1712225646">
          <w:marLeft w:val="480"/>
          <w:marRight w:val="0"/>
          <w:marTop w:val="0"/>
          <w:marBottom w:val="0"/>
          <w:divBdr>
            <w:top w:val="none" w:sz="0" w:space="0" w:color="auto"/>
            <w:left w:val="none" w:sz="0" w:space="0" w:color="auto"/>
            <w:bottom w:val="none" w:sz="0" w:space="0" w:color="auto"/>
            <w:right w:val="none" w:sz="0" w:space="0" w:color="auto"/>
          </w:divBdr>
        </w:div>
        <w:div w:id="1793398646">
          <w:marLeft w:val="480"/>
          <w:marRight w:val="0"/>
          <w:marTop w:val="0"/>
          <w:marBottom w:val="0"/>
          <w:divBdr>
            <w:top w:val="none" w:sz="0" w:space="0" w:color="auto"/>
            <w:left w:val="none" w:sz="0" w:space="0" w:color="auto"/>
            <w:bottom w:val="none" w:sz="0" w:space="0" w:color="auto"/>
            <w:right w:val="none" w:sz="0" w:space="0" w:color="auto"/>
          </w:divBdr>
        </w:div>
        <w:div w:id="1885557924">
          <w:marLeft w:val="480"/>
          <w:marRight w:val="0"/>
          <w:marTop w:val="0"/>
          <w:marBottom w:val="0"/>
          <w:divBdr>
            <w:top w:val="none" w:sz="0" w:space="0" w:color="auto"/>
            <w:left w:val="none" w:sz="0" w:space="0" w:color="auto"/>
            <w:bottom w:val="none" w:sz="0" w:space="0" w:color="auto"/>
            <w:right w:val="none" w:sz="0" w:space="0" w:color="auto"/>
          </w:divBdr>
        </w:div>
        <w:div w:id="1886942441">
          <w:marLeft w:val="480"/>
          <w:marRight w:val="0"/>
          <w:marTop w:val="0"/>
          <w:marBottom w:val="0"/>
          <w:divBdr>
            <w:top w:val="none" w:sz="0" w:space="0" w:color="auto"/>
            <w:left w:val="none" w:sz="0" w:space="0" w:color="auto"/>
            <w:bottom w:val="none" w:sz="0" w:space="0" w:color="auto"/>
            <w:right w:val="none" w:sz="0" w:space="0" w:color="auto"/>
          </w:divBdr>
        </w:div>
        <w:div w:id="1965699040">
          <w:marLeft w:val="480"/>
          <w:marRight w:val="0"/>
          <w:marTop w:val="0"/>
          <w:marBottom w:val="0"/>
          <w:divBdr>
            <w:top w:val="none" w:sz="0" w:space="0" w:color="auto"/>
            <w:left w:val="none" w:sz="0" w:space="0" w:color="auto"/>
            <w:bottom w:val="none" w:sz="0" w:space="0" w:color="auto"/>
            <w:right w:val="none" w:sz="0" w:space="0" w:color="auto"/>
          </w:divBdr>
        </w:div>
        <w:div w:id="1967925068">
          <w:marLeft w:val="480"/>
          <w:marRight w:val="0"/>
          <w:marTop w:val="0"/>
          <w:marBottom w:val="0"/>
          <w:divBdr>
            <w:top w:val="none" w:sz="0" w:space="0" w:color="auto"/>
            <w:left w:val="none" w:sz="0" w:space="0" w:color="auto"/>
            <w:bottom w:val="none" w:sz="0" w:space="0" w:color="auto"/>
            <w:right w:val="none" w:sz="0" w:space="0" w:color="auto"/>
          </w:divBdr>
        </w:div>
        <w:div w:id="1990940072">
          <w:marLeft w:val="480"/>
          <w:marRight w:val="0"/>
          <w:marTop w:val="0"/>
          <w:marBottom w:val="0"/>
          <w:divBdr>
            <w:top w:val="none" w:sz="0" w:space="0" w:color="auto"/>
            <w:left w:val="none" w:sz="0" w:space="0" w:color="auto"/>
            <w:bottom w:val="none" w:sz="0" w:space="0" w:color="auto"/>
            <w:right w:val="none" w:sz="0" w:space="0" w:color="auto"/>
          </w:divBdr>
        </w:div>
        <w:div w:id="2062895804">
          <w:marLeft w:val="480"/>
          <w:marRight w:val="0"/>
          <w:marTop w:val="0"/>
          <w:marBottom w:val="0"/>
          <w:divBdr>
            <w:top w:val="none" w:sz="0" w:space="0" w:color="auto"/>
            <w:left w:val="none" w:sz="0" w:space="0" w:color="auto"/>
            <w:bottom w:val="none" w:sz="0" w:space="0" w:color="auto"/>
            <w:right w:val="none" w:sz="0" w:space="0" w:color="auto"/>
          </w:divBdr>
        </w:div>
        <w:div w:id="2080597065">
          <w:marLeft w:val="480"/>
          <w:marRight w:val="0"/>
          <w:marTop w:val="0"/>
          <w:marBottom w:val="0"/>
          <w:divBdr>
            <w:top w:val="none" w:sz="0" w:space="0" w:color="auto"/>
            <w:left w:val="none" w:sz="0" w:space="0" w:color="auto"/>
            <w:bottom w:val="none" w:sz="0" w:space="0" w:color="auto"/>
            <w:right w:val="none" w:sz="0" w:space="0" w:color="auto"/>
          </w:divBdr>
        </w:div>
        <w:div w:id="2145851186">
          <w:marLeft w:val="480"/>
          <w:marRight w:val="0"/>
          <w:marTop w:val="0"/>
          <w:marBottom w:val="0"/>
          <w:divBdr>
            <w:top w:val="none" w:sz="0" w:space="0" w:color="auto"/>
            <w:left w:val="none" w:sz="0" w:space="0" w:color="auto"/>
            <w:bottom w:val="none" w:sz="0" w:space="0" w:color="auto"/>
            <w:right w:val="none" w:sz="0" w:space="0" w:color="auto"/>
          </w:divBdr>
        </w:div>
      </w:divsChild>
    </w:div>
    <w:div w:id="1703746700">
      <w:bodyDiv w:val="1"/>
      <w:marLeft w:val="0"/>
      <w:marRight w:val="0"/>
      <w:marTop w:val="0"/>
      <w:marBottom w:val="0"/>
      <w:divBdr>
        <w:top w:val="none" w:sz="0" w:space="0" w:color="auto"/>
        <w:left w:val="none" w:sz="0" w:space="0" w:color="auto"/>
        <w:bottom w:val="none" w:sz="0" w:space="0" w:color="auto"/>
        <w:right w:val="none" w:sz="0" w:space="0" w:color="auto"/>
      </w:divBdr>
      <w:divsChild>
        <w:div w:id="47538614">
          <w:marLeft w:val="480"/>
          <w:marRight w:val="0"/>
          <w:marTop w:val="0"/>
          <w:marBottom w:val="0"/>
          <w:divBdr>
            <w:top w:val="none" w:sz="0" w:space="0" w:color="auto"/>
            <w:left w:val="none" w:sz="0" w:space="0" w:color="auto"/>
            <w:bottom w:val="none" w:sz="0" w:space="0" w:color="auto"/>
            <w:right w:val="none" w:sz="0" w:space="0" w:color="auto"/>
          </w:divBdr>
        </w:div>
        <w:div w:id="168755853">
          <w:marLeft w:val="480"/>
          <w:marRight w:val="0"/>
          <w:marTop w:val="0"/>
          <w:marBottom w:val="0"/>
          <w:divBdr>
            <w:top w:val="none" w:sz="0" w:space="0" w:color="auto"/>
            <w:left w:val="none" w:sz="0" w:space="0" w:color="auto"/>
            <w:bottom w:val="none" w:sz="0" w:space="0" w:color="auto"/>
            <w:right w:val="none" w:sz="0" w:space="0" w:color="auto"/>
          </w:divBdr>
        </w:div>
        <w:div w:id="188154274">
          <w:marLeft w:val="480"/>
          <w:marRight w:val="0"/>
          <w:marTop w:val="0"/>
          <w:marBottom w:val="0"/>
          <w:divBdr>
            <w:top w:val="none" w:sz="0" w:space="0" w:color="auto"/>
            <w:left w:val="none" w:sz="0" w:space="0" w:color="auto"/>
            <w:bottom w:val="none" w:sz="0" w:space="0" w:color="auto"/>
            <w:right w:val="none" w:sz="0" w:space="0" w:color="auto"/>
          </w:divBdr>
        </w:div>
        <w:div w:id="217206736">
          <w:marLeft w:val="480"/>
          <w:marRight w:val="0"/>
          <w:marTop w:val="0"/>
          <w:marBottom w:val="0"/>
          <w:divBdr>
            <w:top w:val="none" w:sz="0" w:space="0" w:color="auto"/>
            <w:left w:val="none" w:sz="0" w:space="0" w:color="auto"/>
            <w:bottom w:val="none" w:sz="0" w:space="0" w:color="auto"/>
            <w:right w:val="none" w:sz="0" w:space="0" w:color="auto"/>
          </w:divBdr>
        </w:div>
        <w:div w:id="333261643">
          <w:marLeft w:val="480"/>
          <w:marRight w:val="0"/>
          <w:marTop w:val="0"/>
          <w:marBottom w:val="0"/>
          <w:divBdr>
            <w:top w:val="none" w:sz="0" w:space="0" w:color="auto"/>
            <w:left w:val="none" w:sz="0" w:space="0" w:color="auto"/>
            <w:bottom w:val="none" w:sz="0" w:space="0" w:color="auto"/>
            <w:right w:val="none" w:sz="0" w:space="0" w:color="auto"/>
          </w:divBdr>
        </w:div>
        <w:div w:id="334769280">
          <w:marLeft w:val="480"/>
          <w:marRight w:val="0"/>
          <w:marTop w:val="0"/>
          <w:marBottom w:val="0"/>
          <w:divBdr>
            <w:top w:val="none" w:sz="0" w:space="0" w:color="auto"/>
            <w:left w:val="none" w:sz="0" w:space="0" w:color="auto"/>
            <w:bottom w:val="none" w:sz="0" w:space="0" w:color="auto"/>
            <w:right w:val="none" w:sz="0" w:space="0" w:color="auto"/>
          </w:divBdr>
        </w:div>
        <w:div w:id="348289318">
          <w:marLeft w:val="480"/>
          <w:marRight w:val="0"/>
          <w:marTop w:val="0"/>
          <w:marBottom w:val="0"/>
          <w:divBdr>
            <w:top w:val="none" w:sz="0" w:space="0" w:color="auto"/>
            <w:left w:val="none" w:sz="0" w:space="0" w:color="auto"/>
            <w:bottom w:val="none" w:sz="0" w:space="0" w:color="auto"/>
            <w:right w:val="none" w:sz="0" w:space="0" w:color="auto"/>
          </w:divBdr>
        </w:div>
        <w:div w:id="382871220">
          <w:marLeft w:val="480"/>
          <w:marRight w:val="0"/>
          <w:marTop w:val="0"/>
          <w:marBottom w:val="0"/>
          <w:divBdr>
            <w:top w:val="none" w:sz="0" w:space="0" w:color="auto"/>
            <w:left w:val="none" w:sz="0" w:space="0" w:color="auto"/>
            <w:bottom w:val="none" w:sz="0" w:space="0" w:color="auto"/>
            <w:right w:val="none" w:sz="0" w:space="0" w:color="auto"/>
          </w:divBdr>
        </w:div>
        <w:div w:id="412893610">
          <w:marLeft w:val="480"/>
          <w:marRight w:val="0"/>
          <w:marTop w:val="0"/>
          <w:marBottom w:val="0"/>
          <w:divBdr>
            <w:top w:val="none" w:sz="0" w:space="0" w:color="auto"/>
            <w:left w:val="none" w:sz="0" w:space="0" w:color="auto"/>
            <w:bottom w:val="none" w:sz="0" w:space="0" w:color="auto"/>
            <w:right w:val="none" w:sz="0" w:space="0" w:color="auto"/>
          </w:divBdr>
        </w:div>
        <w:div w:id="442964047">
          <w:marLeft w:val="480"/>
          <w:marRight w:val="0"/>
          <w:marTop w:val="0"/>
          <w:marBottom w:val="0"/>
          <w:divBdr>
            <w:top w:val="none" w:sz="0" w:space="0" w:color="auto"/>
            <w:left w:val="none" w:sz="0" w:space="0" w:color="auto"/>
            <w:bottom w:val="none" w:sz="0" w:space="0" w:color="auto"/>
            <w:right w:val="none" w:sz="0" w:space="0" w:color="auto"/>
          </w:divBdr>
        </w:div>
        <w:div w:id="445077215">
          <w:marLeft w:val="480"/>
          <w:marRight w:val="0"/>
          <w:marTop w:val="0"/>
          <w:marBottom w:val="0"/>
          <w:divBdr>
            <w:top w:val="none" w:sz="0" w:space="0" w:color="auto"/>
            <w:left w:val="none" w:sz="0" w:space="0" w:color="auto"/>
            <w:bottom w:val="none" w:sz="0" w:space="0" w:color="auto"/>
            <w:right w:val="none" w:sz="0" w:space="0" w:color="auto"/>
          </w:divBdr>
        </w:div>
        <w:div w:id="450513333">
          <w:marLeft w:val="480"/>
          <w:marRight w:val="0"/>
          <w:marTop w:val="0"/>
          <w:marBottom w:val="0"/>
          <w:divBdr>
            <w:top w:val="none" w:sz="0" w:space="0" w:color="auto"/>
            <w:left w:val="none" w:sz="0" w:space="0" w:color="auto"/>
            <w:bottom w:val="none" w:sz="0" w:space="0" w:color="auto"/>
            <w:right w:val="none" w:sz="0" w:space="0" w:color="auto"/>
          </w:divBdr>
        </w:div>
        <w:div w:id="454062591">
          <w:marLeft w:val="480"/>
          <w:marRight w:val="0"/>
          <w:marTop w:val="0"/>
          <w:marBottom w:val="0"/>
          <w:divBdr>
            <w:top w:val="none" w:sz="0" w:space="0" w:color="auto"/>
            <w:left w:val="none" w:sz="0" w:space="0" w:color="auto"/>
            <w:bottom w:val="none" w:sz="0" w:space="0" w:color="auto"/>
            <w:right w:val="none" w:sz="0" w:space="0" w:color="auto"/>
          </w:divBdr>
        </w:div>
        <w:div w:id="480729378">
          <w:marLeft w:val="480"/>
          <w:marRight w:val="0"/>
          <w:marTop w:val="0"/>
          <w:marBottom w:val="0"/>
          <w:divBdr>
            <w:top w:val="none" w:sz="0" w:space="0" w:color="auto"/>
            <w:left w:val="none" w:sz="0" w:space="0" w:color="auto"/>
            <w:bottom w:val="none" w:sz="0" w:space="0" w:color="auto"/>
            <w:right w:val="none" w:sz="0" w:space="0" w:color="auto"/>
          </w:divBdr>
        </w:div>
        <w:div w:id="527138334">
          <w:marLeft w:val="480"/>
          <w:marRight w:val="0"/>
          <w:marTop w:val="0"/>
          <w:marBottom w:val="0"/>
          <w:divBdr>
            <w:top w:val="none" w:sz="0" w:space="0" w:color="auto"/>
            <w:left w:val="none" w:sz="0" w:space="0" w:color="auto"/>
            <w:bottom w:val="none" w:sz="0" w:space="0" w:color="auto"/>
            <w:right w:val="none" w:sz="0" w:space="0" w:color="auto"/>
          </w:divBdr>
        </w:div>
        <w:div w:id="532840301">
          <w:marLeft w:val="480"/>
          <w:marRight w:val="0"/>
          <w:marTop w:val="0"/>
          <w:marBottom w:val="0"/>
          <w:divBdr>
            <w:top w:val="none" w:sz="0" w:space="0" w:color="auto"/>
            <w:left w:val="none" w:sz="0" w:space="0" w:color="auto"/>
            <w:bottom w:val="none" w:sz="0" w:space="0" w:color="auto"/>
            <w:right w:val="none" w:sz="0" w:space="0" w:color="auto"/>
          </w:divBdr>
        </w:div>
        <w:div w:id="576935781">
          <w:marLeft w:val="480"/>
          <w:marRight w:val="0"/>
          <w:marTop w:val="0"/>
          <w:marBottom w:val="0"/>
          <w:divBdr>
            <w:top w:val="none" w:sz="0" w:space="0" w:color="auto"/>
            <w:left w:val="none" w:sz="0" w:space="0" w:color="auto"/>
            <w:bottom w:val="none" w:sz="0" w:space="0" w:color="auto"/>
            <w:right w:val="none" w:sz="0" w:space="0" w:color="auto"/>
          </w:divBdr>
        </w:div>
        <w:div w:id="629366264">
          <w:marLeft w:val="480"/>
          <w:marRight w:val="0"/>
          <w:marTop w:val="0"/>
          <w:marBottom w:val="0"/>
          <w:divBdr>
            <w:top w:val="none" w:sz="0" w:space="0" w:color="auto"/>
            <w:left w:val="none" w:sz="0" w:space="0" w:color="auto"/>
            <w:bottom w:val="none" w:sz="0" w:space="0" w:color="auto"/>
            <w:right w:val="none" w:sz="0" w:space="0" w:color="auto"/>
          </w:divBdr>
        </w:div>
        <w:div w:id="715929646">
          <w:marLeft w:val="480"/>
          <w:marRight w:val="0"/>
          <w:marTop w:val="0"/>
          <w:marBottom w:val="0"/>
          <w:divBdr>
            <w:top w:val="none" w:sz="0" w:space="0" w:color="auto"/>
            <w:left w:val="none" w:sz="0" w:space="0" w:color="auto"/>
            <w:bottom w:val="none" w:sz="0" w:space="0" w:color="auto"/>
            <w:right w:val="none" w:sz="0" w:space="0" w:color="auto"/>
          </w:divBdr>
        </w:div>
        <w:div w:id="733744320">
          <w:marLeft w:val="480"/>
          <w:marRight w:val="0"/>
          <w:marTop w:val="0"/>
          <w:marBottom w:val="0"/>
          <w:divBdr>
            <w:top w:val="none" w:sz="0" w:space="0" w:color="auto"/>
            <w:left w:val="none" w:sz="0" w:space="0" w:color="auto"/>
            <w:bottom w:val="none" w:sz="0" w:space="0" w:color="auto"/>
            <w:right w:val="none" w:sz="0" w:space="0" w:color="auto"/>
          </w:divBdr>
        </w:div>
        <w:div w:id="760757721">
          <w:marLeft w:val="480"/>
          <w:marRight w:val="0"/>
          <w:marTop w:val="0"/>
          <w:marBottom w:val="0"/>
          <w:divBdr>
            <w:top w:val="none" w:sz="0" w:space="0" w:color="auto"/>
            <w:left w:val="none" w:sz="0" w:space="0" w:color="auto"/>
            <w:bottom w:val="none" w:sz="0" w:space="0" w:color="auto"/>
            <w:right w:val="none" w:sz="0" w:space="0" w:color="auto"/>
          </w:divBdr>
        </w:div>
        <w:div w:id="820003576">
          <w:marLeft w:val="480"/>
          <w:marRight w:val="0"/>
          <w:marTop w:val="0"/>
          <w:marBottom w:val="0"/>
          <w:divBdr>
            <w:top w:val="none" w:sz="0" w:space="0" w:color="auto"/>
            <w:left w:val="none" w:sz="0" w:space="0" w:color="auto"/>
            <w:bottom w:val="none" w:sz="0" w:space="0" w:color="auto"/>
            <w:right w:val="none" w:sz="0" w:space="0" w:color="auto"/>
          </w:divBdr>
        </w:div>
        <w:div w:id="858588035">
          <w:marLeft w:val="480"/>
          <w:marRight w:val="0"/>
          <w:marTop w:val="0"/>
          <w:marBottom w:val="0"/>
          <w:divBdr>
            <w:top w:val="none" w:sz="0" w:space="0" w:color="auto"/>
            <w:left w:val="none" w:sz="0" w:space="0" w:color="auto"/>
            <w:bottom w:val="none" w:sz="0" w:space="0" w:color="auto"/>
            <w:right w:val="none" w:sz="0" w:space="0" w:color="auto"/>
          </w:divBdr>
        </w:div>
        <w:div w:id="877668040">
          <w:marLeft w:val="480"/>
          <w:marRight w:val="0"/>
          <w:marTop w:val="0"/>
          <w:marBottom w:val="0"/>
          <w:divBdr>
            <w:top w:val="none" w:sz="0" w:space="0" w:color="auto"/>
            <w:left w:val="none" w:sz="0" w:space="0" w:color="auto"/>
            <w:bottom w:val="none" w:sz="0" w:space="0" w:color="auto"/>
            <w:right w:val="none" w:sz="0" w:space="0" w:color="auto"/>
          </w:divBdr>
        </w:div>
        <w:div w:id="901915759">
          <w:marLeft w:val="480"/>
          <w:marRight w:val="0"/>
          <w:marTop w:val="0"/>
          <w:marBottom w:val="0"/>
          <w:divBdr>
            <w:top w:val="none" w:sz="0" w:space="0" w:color="auto"/>
            <w:left w:val="none" w:sz="0" w:space="0" w:color="auto"/>
            <w:bottom w:val="none" w:sz="0" w:space="0" w:color="auto"/>
            <w:right w:val="none" w:sz="0" w:space="0" w:color="auto"/>
          </w:divBdr>
        </w:div>
        <w:div w:id="921257245">
          <w:marLeft w:val="480"/>
          <w:marRight w:val="0"/>
          <w:marTop w:val="0"/>
          <w:marBottom w:val="0"/>
          <w:divBdr>
            <w:top w:val="none" w:sz="0" w:space="0" w:color="auto"/>
            <w:left w:val="none" w:sz="0" w:space="0" w:color="auto"/>
            <w:bottom w:val="none" w:sz="0" w:space="0" w:color="auto"/>
            <w:right w:val="none" w:sz="0" w:space="0" w:color="auto"/>
          </w:divBdr>
        </w:div>
        <w:div w:id="935941480">
          <w:marLeft w:val="480"/>
          <w:marRight w:val="0"/>
          <w:marTop w:val="0"/>
          <w:marBottom w:val="0"/>
          <w:divBdr>
            <w:top w:val="none" w:sz="0" w:space="0" w:color="auto"/>
            <w:left w:val="none" w:sz="0" w:space="0" w:color="auto"/>
            <w:bottom w:val="none" w:sz="0" w:space="0" w:color="auto"/>
            <w:right w:val="none" w:sz="0" w:space="0" w:color="auto"/>
          </w:divBdr>
        </w:div>
        <w:div w:id="946082799">
          <w:marLeft w:val="480"/>
          <w:marRight w:val="0"/>
          <w:marTop w:val="0"/>
          <w:marBottom w:val="0"/>
          <w:divBdr>
            <w:top w:val="none" w:sz="0" w:space="0" w:color="auto"/>
            <w:left w:val="none" w:sz="0" w:space="0" w:color="auto"/>
            <w:bottom w:val="none" w:sz="0" w:space="0" w:color="auto"/>
            <w:right w:val="none" w:sz="0" w:space="0" w:color="auto"/>
          </w:divBdr>
        </w:div>
        <w:div w:id="953944505">
          <w:marLeft w:val="480"/>
          <w:marRight w:val="0"/>
          <w:marTop w:val="0"/>
          <w:marBottom w:val="0"/>
          <w:divBdr>
            <w:top w:val="none" w:sz="0" w:space="0" w:color="auto"/>
            <w:left w:val="none" w:sz="0" w:space="0" w:color="auto"/>
            <w:bottom w:val="none" w:sz="0" w:space="0" w:color="auto"/>
            <w:right w:val="none" w:sz="0" w:space="0" w:color="auto"/>
          </w:divBdr>
        </w:div>
        <w:div w:id="956643797">
          <w:marLeft w:val="480"/>
          <w:marRight w:val="0"/>
          <w:marTop w:val="0"/>
          <w:marBottom w:val="0"/>
          <w:divBdr>
            <w:top w:val="none" w:sz="0" w:space="0" w:color="auto"/>
            <w:left w:val="none" w:sz="0" w:space="0" w:color="auto"/>
            <w:bottom w:val="none" w:sz="0" w:space="0" w:color="auto"/>
            <w:right w:val="none" w:sz="0" w:space="0" w:color="auto"/>
          </w:divBdr>
        </w:div>
        <w:div w:id="997341620">
          <w:marLeft w:val="480"/>
          <w:marRight w:val="0"/>
          <w:marTop w:val="0"/>
          <w:marBottom w:val="0"/>
          <w:divBdr>
            <w:top w:val="none" w:sz="0" w:space="0" w:color="auto"/>
            <w:left w:val="none" w:sz="0" w:space="0" w:color="auto"/>
            <w:bottom w:val="none" w:sz="0" w:space="0" w:color="auto"/>
            <w:right w:val="none" w:sz="0" w:space="0" w:color="auto"/>
          </w:divBdr>
        </w:div>
        <w:div w:id="1016423300">
          <w:marLeft w:val="480"/>
          <w:marRight w:val="0"/>
          <w:marTop w:val="0"/>
          <w:marBottom w:val="0"/>
          <w:divBdr>
            <w:top w:val="none" w:sz="0" w:space="0" w:color="auto"/>
            <w:left w:val="none" w:sz="0" w:space="0" w:color="auto"/>
            <w:bottom w:val="none" w:sz="0" w:space="0" w:color="auto"/>
            <w:right w:val="none" w:sz="0" w:space="0" w:color="auto"/>
          </w:divBdr>
        </w:div>
        <w:div w:id="1018700280">
          <w:marLeft w:val="480"/>
          <w:marRight w:val="0"/>
          <w:marTop w:val="0"/>
          <w:marBottom w:val="0"/>
          <w:divBdr>
            <w:top w:val="none" w:sz="0" w:space="0" w:color="auto"/>
            <w:left w:val="none" w:sz="0" w:space="0" w:color="auto"/>
            <w:bottom w:val="none" w:sz="0" w:space="0" w:color="auto"/>
            <w:right w:val="none" w:sz="0" w:space="0" w:color="auto"/>
          </w:divBdr>
        </w:div>
        <w:div w:id="1088889722">
          <w:marLeft w:val="480"/>
          <w:marRight w:val="0"/>
          <w:marTop w:val="0"/>
          <w:marBottom w:val="0"/>
          <w:divBdr>
            <w:top w:val="none" w:sz="0" w:space="0" w:color="auto"/>
            <w:left w:val="none" w:sz="0" w:space="0" w:color="auto"/>
            <w:bottom w:val="none" w:sz="0" w:space="0" w:color="auto"/>
            <w:right w:val="none" w:sz="0" w:space="0" w:color="auto"/>
          </w:divBdr>
        </w:div>
        <w:div w:id="1093937073">
          <w:marLeft w:val="480"/>
          <w:marRight w:val="0"/>
          <w:marTop w:val="0"/>
          <w:marBottom w:val="0"/>
          <w:divBdr>
            <w:top w:val="none" w:sz="0" w:space="0" w:color="auto"/>
            <w:left w:val="none" w:sz="0" w:space="0" w:color="auto"/>
            <w:bottom w:val="none" w:sz="0" w:space="0" w:color="auto"/>
            <w:right w:val="none" w:sz="0" w:space="0" w:color="auto"/>
          </w:divBdr>
        </w:div>
        <w:div w:id="1124889260">
          <w:marLeft w:val="480"/>
          <w:marRight w:val="0"/>
          <w:marTop w:val="0"/>
          <w:marBottom w:val="0"/>
          <w:divBdr>
            <w:top w:val="none" w:sz="0" w:space="0" w:color="auto"/>
            <w:left w:val="none" w:sz="0" w:space="0" w:color="auto"/>
            <w:bottom w:val="none" w:sz="0" w:space="0" w:color="auto"/>
            <w:right w:val="none" w:sz="0" w:space="0" w:color="auto"/>
          </w:divBdr>
        </w:div>
        <w:div w:id="1151024148">
          <w:marLeft w:val="480"/>
          <w:marRight w:val="0"/>
          <w:marTop w:val="0"/>
          <w:marBottom w:val="0"/>
          <w:divBdr>
            <w:top w:val="none" w:sz="0" w:space="0" w:color="auto"/>
            <w:left w:val="none" w:sz="0" w:space="0" w:color="auto"/>
            <w:bottom w:val="none" w:sz="0" w:space="0" w:color="auto"/>
            <w:right w:val="none" w:sz="0" w:space="0" w:color="auto"/>
          </w:divBdr>
        </w:div>
        <w:div w:id="1176381968">
          <w:marLeft w:val="480"/>
          <w:marRight w:val="0"/>
          <w:marTop w:val="0"/>
          <w:marBottom w:val="0"/>
          <w:divBdr>
            <w:top w:val="none" w:sz="0" w:space="0" w:color="auto"/>
            <w:left w:val="none" w:sz="0" w:space="0" w:color="auto"/>
            <w:bottom w:val="none" w:sz="0" w:space="0" w:color="auto"/>
            <w:right w:val="none" w:sz="0" w:space="0" w:color="auto"/>
          </w:divBdr>
        </w:div>
        <w:div w:id="1196894474">
          <w:marLeft w:val="480"/>
          <w:marRight w:val="0"/>
          <w:marTop w:val="0"/>
          <w:marBottom w:val="0"/>
          <w:divBdr>
            <w:top w:val="none" w:sz="0" w:space="0" w:color="auto"/>
            <w:left w:val="none" w:sz="0" w:space="0" w:color="auto"/>
            <w:bottom w:val="none" w:sz="0" w:space="0" w:color="auto"/>
            <w:right w:val="none" w:sz="0" w:space="0" w:color="auto"/>
          </w:divBdr>
        </w:div>
        <w:div w:id="1197884700">
          <w:marLeft w:val="480"/>
          <w:marRight w:val="0"/>
          <w:marTop w:val="0"/>
          <w:marBottom w:val="0"/>
          <w:divBdr>
            <w:top w:val="none" w:sz="0" w:space="0" w:color="auto"/>
            <w:left w:val="none" w:sz="0" w:space="0" w:color="auto"/>
            <w:bottom w:val="none" w:sz="0" w:space="0" w:color="auto"/>
            <w:right w:val="none" w:sz="0" w:space="0" w:color="auto"/>
          </w:divBdr>
        </w:div>
        <w:div w:id="1199777055">
          <w:marLeft w:val="480"/>
          <w:marRight w:val="0"/>
          <w:marTop w:val="0"/>
          <w:marBottom w:val="0"/>
          <w:divBdr>
            <w:top w:val="none" w:sz="0" w:space="0" w:color="auto"/>
            <w:left w:val="none" w:sz="0" w:space="0" w:color="auto"/>
            <w:bottom w:val="none" w:sz="0" w:space="0" w:color="auto"/>
            <w:right w:val="none" w:sz="0" w:space="0" w:color="auto"/>
          </w:divBdr>
        </w:div>
        <w:div w:id="1241520385">
          <w:marLeft w:val="480"/>
          <w:marRight w:val="0"/>
          <w:marTop w:val="0"/>
          <w:marBottom w:val="0"/>
          <w:divBdr>
            <w:top w:val="none" w:sz="0" w:space="0" w:color="auto"/>
            <w:left w:val="none" w:sz="0" w:space="0" w:color="auto"/>
            <w:bottom w:val="none" w:sz="0" w:space="0" w:color="auto"/>
            <w:right w:val="none" w:sz="0" w:space="0" w:color="auto"/>
          </w:divBdr>
        </w:div>
        <w:div w:id="1252467283">
          <w:marLeft w:val="480"/>
          <w:marRight w:val="0"/>
          <w:marTop w:val="0"/>
          <w:marBottom w:val="0"/>
          <w:divBdr>
            <w:top w:val="none" w:sz="0" w:space="0" w:color="auto"/>
            <w:left w:val="none" w:sz="0" w:space="0" w:color="auto"/>
            <w:bottom w:val="none" w:sz="0" w:space="0" w:color="auto"/>
            <w:right w:val="none" w:sz="0" w:space="0" w:color="auto"/>
          </w:divBdr>
        </w:div>
        <w:div w:id="1277834278">
          <w:marLeft w:val="480"/>
          <w:marRight w:val="0"/>
          <w:marTop w:val="0"/>
          <w:marBottom w:val="0"/>
          <w:divBdr>
            <w:top w:val="none" w:sz="0" w:space="0" w:color="auto"/>
            <w:left w:val="none" w:sz="0" w:space="0" w:color="auto"/>
            <w:bottom w:val="none" w:sz="0" w:space="0" w:color="auto"/>
            <w:right w:val="none" w:sz="0" w:space="0" w:color="auto"/>
          </w:divBdr>
        </w:div>
        <w:div w:id="1315377181">
          <w:marLeft w:val="480"/>
          <w:marRight w:val="0"/>
          <w:marTop w:val="0"/>
          <w:marBottom w:val="0"/>
          <w:divBdr>
            <w:top w:val="none" w:sz="0" w:space="0" w:color="auto"/>
            <w:left w:val="none" w:sz="0" w:space="0" w:color="auto"/>
            <w:bottom w:val="none" w:sz="0" w:space="0" w:color="auto"/>
            <w:right w:val="none" w:sz="0" w:space="0" w:color="auto"/>
          </w:divBdr>
        </w:div>
        <w:div w:id="1357192953">
          <w:marLeft w:val="480"/>
          <w:marRight w:val="0"/>
          <w:marTop w:val="0"/>
          <w:marBottom w:val="0"/>
          <w:divBdr>
            <w:top w:val="none" w:sz="0" w:space="0" w:color="auto"/>
            <w:left w:val="none" w:sz="0" w:space="0" w:color="auto"/>
            <w:bottom w:val="none" w:sz="0" w:space="0" w:color="auto"/>
            <w:right w:val="none" w:sz="0" w:space="0" w:color="auto"/>
          </w:divBdr>
        </w:div>
        <w:div w:id="1364016850">
          <w:marLeft w:val="480"/>
          <w:marRight w:val="0"/>
          <w:marTop w:val="0"/>
          <w:marBottom w:val="0"/>
          <w:divBdr>
            <w:top w:val="none" w:sz="0" w:space="0" w:color="auto"/>
            <w:left w:val="none" w:sz="0" w:space="0" w:color="auto"/>
            <w:bottom w:val="none" w:sz="0" w:space="0" w:color="auto"/>
            <w:right w:val="none" w:sz="0" w:space="0" w:color="auto"/>
          </w:divBdr>
        </w:div>
        <w:div w:id="1392731653">
          <w:marLeft w:val="480"/>
          <w:marRight w:val="0"/>
          <w:marTop w:val="0"/>
          <w:marBottom w:val="0"/>
          <w:divBdr>
            <w:top w:val="none" w:sz="0" w:space="0" w:color="auto"/>
            <w:left w:val="none" w:sz="0" w:space="0" w:color="auto"/>
            <w:bottom w:val="none" w:sz="0" w:space="0" w:color="auto"/>
            <w:right w:val="none" w:sz="0" w:space="0" w:color="auto"/>
          </w:divBdr>
        </w:div>
        <w:div w:id="1401557901">
          <w:marLeft w:val="480"/>
          <w:marRight w:val="0"/>
          <w:marTop w:val="0"/>
          <w:marBottom w:val="0"/>
          <w:divBdr>
            <w:top w:val="none" w:sz="0" w:space="0" w:color="auto"/>
            <w:left w:val="none" w:sz="0" w:space="0" w:color="auto"/>
            <w:bottom w:val="none" w:sz="0" w:space="0" w:color="auto"/>
            <w:right w:val="none" w:sz="0" w:space="0" w:color="auto"/>
          </w:divBdr>
        </w:div>
        <w:div w:id="1405295494">
          <w:marLeft w:val="480"/>
          <w:marRight w:val="0"/>
          <w:marTop w:val="0"/>
          <w:marBottom w:val="0"/>
          <w:divBdr>
            <w:top w:val="none" w:sz="0" w:space="0" w:color="auto"/>
            <w:left w:val="none" w:sz="0" w:space="0" w:color="auto"/>
            <w:bottom w:val="none" w:sz="0" w:space="0" w:color="auto"/>
            <w:right w:val="none" w:sz="0" w:space="0" w:color="auto"/>
          </w:divBdr>
        </w:div>
        <w:div w:id="1409838406">
          <w:marLeft w:val="480"/>
          <w:marRight w:val="0"/>
          <w:marTop w:val="0"/>
          <w:marBottom w:val="0"/>
          <w:divBdr>
            <w:top w:val="none" w:sz="0" w:space="0" w:color="auto"/>
            <w:left w:val="none" w:sz="0" w:space="0" w:color="auto"/>
            <w:bottom w:val="none" w:sz="0" w:space="0" w:color="auto"/>
            <w:right w:val="none" w:sz="0" w:space="0" w:color="auto"/>
          </w:divBdr>
        </w:div>
        <w:div w:id="1431467523">
          <w:marLeft w:val="480"/>
          <w:marRight w:val="0"/>
          <w:marTop w:val="0"/>
          <w:marBottom w:val="0"/>
          <w:divBdr>
            <w:top w:val="none" w:sz="0" w:space="0" w:color="auto"/>
            <w:left w:val="none" w:sz="0" w:space="0" w:color="auto"/>
            <w:bottom w:val="none" w:sz="0" w:space="0" w:color="auto"/>
            <w:right w:val="none" w:sz="0" w:space="0" w:color="auto"/>
          </w:divBdr>
        </w:div>
        <w:div w:id="1439639370">
          <w:marLeft w:val="480"/>
          <w:marRight w:val="0"/>
          <w:marTop w:val="0"/>
          <w:marBottom w:val="0"/>
          <w:divBdr>
            <w:top w:val="none" w:sz="0" w:space="0" w:color="auto"/>
            <w:left w:val="none" w:sz="0" w:space="0" w:color="auto"/>
            <w:bottom w:val="none" w:sz="0" w:space="0" w:color="auto"/>
            <w:right w:val="none" w:sz="0" w:space="0" w:color="auto"/>
          </w:divBdr>
        </w:div>
        <w:div w:id="1458448841">
          <w:marLeft w:val="480"/>
          <w:marRight w:val="0"/>
          <w:marTop w:val="0"/>
          <w:marBottom w:val="0"/>
          <w:divBdr>
            <w:top w:val="none" w:sz="0" w:space="0" w:color="auto"/>
            <w:left w:val="none" w:sz="0" w:space="0" w:color="auto"/>
            <w:bottom w:val="none" w:sz="0" w:space="0" w:color="auto"/>
            <w:right w:val="none" w:sz="0" w:space="0" w:color="auto"/>
          </w:divBdr>
        </w:div>
        <w:div w:id="1489831155">
          <w:marLeft w:val="480"/>
          <w:marRight w:val="0"/>
          <w:marTop w:val="0"/>
          <w:marBottom w:val="0"/>
          <w:divBdr>
            <w:top w:val="none" w:sz="0" w:space="0" w:color="auto"/>
            <w:left w:val="none" w:sz="0" w:space="0" w:color="auto"/>
            <w:bottom w:val="none" w:sz="0" w:space="0" w:color="auto"/>
            <w:right w:val="none" w:sz="0" w:space="0" w:color="auto"/>
          </w:divBdr>
        </w:div>
        <w:div w:id="1510094681">
          <w:marLeft w:val="480"/>
          <w:marRight w:val="0"/>
          <w:marTop w:val="0"/>
          <w:marBottom w:val="0"/>
          <w:divBdr>
            <w:top w:val="none" w:sz="0" w:space="0" w:color="auto"/>
            <w:left w:val="none" w:sz="0" w:space="0" w:color="auto"/>
            <w:bottom w:val="none" w:sz="0" w:space="0" w:color="auto"/>
            <w:right w:val="none" w:sz="0" w:space="0" w:color="auto"/>
          </w:divBdr>
        </w:div>
        <w:div w:id="1576280751">
          <w:marLeft w:val="480"/>
          <w:marRight w:val="0"/>
          <w:marTop w:val="0"/>
          <w:marBottom w:val="0"/>
          <w:divBdr>
            <w:top w:val="none" w:sz="0" w:space="0" w:color="auto"/>
            <w:left w:val="none" w:sz="0" w:space="0" w:color="auto"/>
            <w:bottom w:val="none" w:sz="0" w:space="0" w:color="auto"/>
            <w:right w:val="none" w:sz="0" w:space="0" w:color="auto"/>
          </w:divBdr>
        </w:div>
        <w:div w:id="1592198173">
          <w:marLeft w:val="480"/>
          <w:marRight w:val="0"/>
          <w:marTop w:val="0"/>
          <w:marBottom w:val="0"/>
          <w:divBdr>
            <w:top w:val="none" w:sz="0" w:space="0" w:color="auto"/>
            <w:left w:val="none" w:sz="0" w:space="0" w:color="auto"/>
            <w:bottom w:val="none" w:sz="0" w:space="0" w:color="auto"/>
            <w:right w:val="none" w:sz="0" w:space="0" w:color="auto"/>
          </w:divBdr>
        </w:div>
        <w:div w:id="1594392419">
          <w:marLeft w:val="480"/>
          <w:marRight w:val="0"/>
          <w:marTop w:val="0"/>
          <w:marBottom w:val="0"/>
          <w:divBdr>
            <w:top w:val="none" w:sz="0" w:space="0" w:color="auto"/>
            <w:left w:val="none" w:sz="0" w:space="0" w:color="auto"/>
            <w:bottom w:val="none" w:sz="0" w:space="0" w:color="auto"/>
            <w:right w:val="none" w:sz="0" w:space="0" w:color="auto"/>
          </w:divBdr>
        </w:div>
        <w:div w:id="1621834688">
          <w:marLeft w:val="480"/>
          <w:marRight w:val="0"/>
          <w:marTop w:val="0"/>
          <w:marBottom w:val="0"/>
          <w:divBdr>
            <w:top w:val="none" w:sz="0" w:space="0" w:color="auto"/>
            <w:left w:val="none" w:sz="0" w:space="0" w:color="auto"/>
            <w:bottom w:val="none" w:sz="0" w:space="0" w:color="auto"/>
            <w:right w:val="none" w:sz="0" w:space="0" w:color="auto"/>
          </w:divBdr>
        </w:div>
        <w:div w:id="1635519175">
          <w:marLeft w:val="480"/>
          <w:marRight w:val="0"/>
          <w:marTop w:val="0"/>
          <w:marBottom w:val="0"/>
          <w:divBdr>
            <w:top w:val="none" w:sz="0" w:space="0" w:color="auto"/>
            <w:left w:val="none" w:sz="0" w:space="0" w:color="auto"/>
            <w:bottom w:val="none" w:sz="0" w:space="0" w:color="auto"/>
            <w:right w:val="none" w:sz="0" w:space="0" w:color="auto"/>
          </w:divBdr>
        </w:div>
        <w:div w:id="1645936905">
          <w:marLeft w:val="480"/>
          <w:marRight w:val="0"/>
          <w:marTop w:val="0"/>
          <w:marBottom w:val="0"/>
          <w:divBdr>
            <w:top w:val="none" w:sz="0" w:space="0" w:color="auto"/>
            <w:left w:val="none" w:sz="0" w:space="0" w:color="auto"/>
            <w:bottom w:val="none" w:sz="0" w:space="0" w:color="auto"/>
            <w:right w:val="none" w:sz="0" w:space="0" w:color="auto"/>
          </w:divBdr>
        </w:div>
        <w:div w:id="1645965145">
          <w:marLeft w:val="480"/>
          <w:marRight w:val="0"/>
          <w:marTop w:val="0"/>
          <w:marBottom w:val="0"/>
          <w:divBdr>
            <w:top w:val="none" w:sz="0" w:space="0" w:color="auto"/>
            <w:left w:val="none" w:sz="0" w:space="0" w:color="auto"/>
            <w:bottom w:val="none" w:sz="0" w:space="0" w:color="auto"/>
            <w:right w:val="none" w:sz="0" w:space="0" w:color="auto"/>
          </w:divBdr>
        </w:div>
        <w:div w:id="1654095454">
          <w:marLeft w:val="480"/>
          <w:marRight w:val="0"/>
          <w:marTop w:val="0"/>
          <w:marBottom w:val="0"/>
          <w:divBdr>
            <w:top w:val="none" w:sz="0" w:space="0" w:color="auto"/>
            <w:left w:val="none" w:sz="0" w:space="0" w:color="auto"/>
            <w:bottom w:val="none" w:sz="0" w:space="0" w:color="auto"/>
            <w:right w:val="none" w:sz="0" w:space="0" w:color="auto"/>
          </w:divBdr>
        </w:div>
        <w:div w:id="1657492940">
          <w:marLeft w:val="480"/>
          <w:marRight w:val="0"/>
          <w:marTop w:val="0"/>
          <w:marBottom w:val="0"/>
          <w:divBdr>
            <w:top w:val="none" w:sz="0" w:space="0" w:color="auto"/>
            <w:left w:val="none" w:sz="0" w:space="0" w:color="auto"/>
            <w:bottom w:val="none" w:sz="0" w:space="0" w:color="auto"/>
            <w:right w:val="none" w:sz="0" w:space="0" w:color="auto"/>
          </w:divBdr>
        </w:div>
        <w:div w:id="1661543632">
          <w:marLeft w:val="480"/>
          <w:marRight w:val="0"/>
          <w:marTop w:val="0"/>
          <w:marBottom w:val="0"/>
          <w:divBdr>
            <w:top w:val="none" w:sz="0" w:space="0" w:color="auto"/>
            <w:left w:val="none" w:sz="0" w:space="0" w:color="auto"/>
            <w:bottom w:val="none" w:sz="0" w:space="0" w:color="auto"/>
            <w:right w:val="none" w:sz="0" w:space="0" w:color="auto"/>
          </w:divBdr>
        </w:div>
        <w:div w:id="1674264192">
          <w:marLeft w:val="480"/>
          <w:marRight w:val="0"/>
          <w:marTop w:val="0"/>
          <w:marBottom w:val="0"/>
          <w:divBdr>
            <w:top w:val="none" w:sz="0" w:space="0" w:color="auto"/>
            <w:left w:val="none" w:sz="0" w:space="0" w:color="auto"/>
            <w:bottom w:val="none" w:sz="0" w:space="0" w:color="auto"/>
            <w:right w:val="none" w:sz="0" w:space="0" w:color="auto"/>
          </w:divBdr>
        </w:div>
        <w:div w:id="1697654819">
          <w:marLeft w:val="480"/>
          <w:marRight w:val="0"/>
          <w:marTop w:val="0"/>
          <w:marBottom w:val="0"/>
          <w:divBdr>
            <w:top w:val="none" w:sz="0" w:space="0" w:color="auto"/>
            <w:left w:val="none" w:sz="0" w:space="0" w:color="auto"/>
            <w:bottom w:val="none" w:sz="0" w:space="0" w:color="auto"/>
            <w:right w:val="none" w:sz="0" w:space="0" w:color="auto"/>
          </w:divBdr>
        </w:div>
        <w:div w:id="1761556963">
          <w:marLeft w:val="480"/>
          <w:marRight w:val="0"/>
          <w:marTop w:val="0"/>
          <w:marBottom w:val="0"/>
          <w:divBdr>
            <w:top w:val="none" w:sz="0" w:space="0" w:color="auto"/>
            <w:left w:val="none" w:sz="0" w:space="0" w:color="auto"/>
            <w:bottom w:val="none" w:sz="0" w:space="0" w:color="auto"/>
            <w:right w:val="none" w:sz="0" w:space="0" w:color="auto"/>
          </w:divBdr>
        </w:div>
        <w:div w:id="1784300608">
          <w:marLeft w:val="480"/>
          <w:marRight w:val="0"/>
          <w:marTop w:val="0"/>
          <w:marBottom w:val="0"/>
          <w:divBdr>
            <w:top w:val="none" w:sz="0" w:space="0" w:color="auto"/>
            <w:left w:val="none" w:sz="0" w:space="0" w:color="auto"/>
            <w:bottom w:val="none" w:sz="0" w:space="0" w:color="auto"/>
            <w:right w:val="none" w:sz="0" w:space="0" w:color="auto"/>
          </w:divBdr>
        </w:div>
        <w:div w:id="1821574007">
          <w:marLeft w:val="480"/>
          <w:marRight w:val="0"/>
          <w:marTop w:val="0"/>
          <w:marBottom w:val="0"/>
          <w:divBdr>
            <w:top w:val="none" w:sz="0" w:space="0" w:color="auto"/>
            <w:left w:val="none" w:sz="0" w:space="0" w:color="auto"/>
            <w:bottom w:val="none" w:sz="0" w:space="0" w:color="auto"/>
            <w:right w:val="none" w:sz="0" w:space="0" w:color="auto"/>
          </w:divBdr>
        </w:div>
        <w:div w:id="1919946246">
          <w:marLeft w:val="480"/>
          <w:marRight w:val="0"/>
          <w:marTop w:val="0"/>
          <w:marBottom w:val="0"/>
          <w:divBdr>
            <w:top w:val="none" w:sz="0" w:space="0" w:color="auto"/>
            <w:left w:val="none" w:sz="0" w:space="0" w:color="auto"/>
            <w:bottom w:val="none" w:sz="0" w:space="0" w:color="auto"/>
            <w:right w:val="none" w:sz="0" w:space="0" w:color="auto"/>
          </w:divBdr>
        </w:div>
        <w:div w:id="1931039565">
          <w:marLeft w:val="480"/>
          <w:marRight w:val="0"/>
          <w:marTop w:val="0"/>
          <w:marBottom w:val="0"/>
          <w:divBdr>
            <w:top w:val="none" w:sz="0" w:space="0" w:color="auto"/>
            <w:left w:val="none" w:sz="0" w:space="0" w:color="auto"/>
            <w:bottom w:val="none" w:sz="0" w:space="0" w:color="auto"/>
            <w:right w:val="none" w:sz="0" w:space="0" w:color="auto"/>
          </w:divBdr>
        </w:div>
        <w:div w:id="1947148770">
          <w:marLeft w:val="480"/>
          <w:marRight w:val="0"/>
          <w:marTop w:val="0"/>
          <w:marBottom w:val="0"/>
          <w:divBdr>
            <w:top w:val="none" w:sz="0" w:space="0" w:color="auto"/>
            <w:left w:val="none" w:sz="0" w:space="0" w:color="auto"/>
            <w:bottom w:val="none" w:sz="0" w:space="0" w:color="auto"/>
            <w:right w:val="none" w:sz="0" w:space="0" w:color="auto"/>
          </w:divBdr>
        </w:div>
        <w:div w:id="1955938273">
          <w:marLeft w:val="480"/>
          <w:marRight w:val="0"/>
          <w:marTop w:val="0"/>
          <w:marBottom w:val="0"/>
          <w:divBdr>
            <w:top w:val="none" w:sz="0" w:space="0" w:color="auto"/>
            <w:left w:val="none" w:sz="0" w:space="0" w:color="auto"/>
            <w:bottom w:val="none" w:sz="0" w:space="0" w:color="auto"/>
            <w:right w:val="none" w:sz="0" w:space="0" w:color="auto"/>
          </w:divBdr>
        </w:div>
        <w:div w:id="1980039315">
          <w:marLeft w:val="480"/>
          <w:marRight w:val="0"/>
          <w:marTop w:val="0"/>
          <w:marBottom w:val="0"/>
          <w:divBdr>
            <w:top w:val="none" w:sz="0" w:space="0" w:color="auto"/>
            <w:left w:val="none" w:sz="0" w:space="0" w:color="auto"/>
            <w:bottom w:val="none" w:sz="0" w:space="0" w:color="auto"/>
            <w:right w:val="none" w:sz="0" w:space="0" w:color="auto"/>
          </w:divBdr>
        </w:div>
        <w:div w:id="2053186557">
          <w:marLeft w:val="480"/>
          <w:marRight w:val="0"/>
          <w:marTop w:val="0"/>
          <w:marBottom w:val="0"/>
          <w:divBdr>
            <w:top w:val="none" w:sz="0" w:space="0" w:color="auto"/>
            <w:left w:val="none" w:sz="0" w:space="0" w:color="auto"/>
            <w:bottom w:val="none" w:sz="0" w:space="0" w:color="auto"/>
            <w:right w:val="none" w:sz="0" w:space="0" w:color="auto"/>
          </w:divBdr>
        </w:div>
        <w:div w:id="2065523468">
          <w:marLeft w:val="480"/>
          <w:marRight w:val="0"/>
          <w:marTop w:val="0"/>
          <w:marBottom w:val="0"/>
          <w:divBdr>
            <w:top w:val="none" w:sz="0" w:space="0" w:color="auto"/>
            <w:left w:val="none" w:sz="0" w:space="0" w:color="auto"/>
            <w:bottom w:val="none" w:sz="0" w:space="0" w:color="auto"/>
            <w:right w:val="none" w:sz="0" w:space="0" w:color="auto"/>
          </w:divBdr>
        </w:div>
      </w:divsChild>
    </w:div>
    <w:div w:id="1706519109">
      <w:bodyDiv w:val="1"/>
      <w:marLeft w:val="0"/>
      <w:marRight w:val="0"/>
      <w:marTop w:val="0"/>
      <w:marBottom w:val="0"/>
      <w:divBdr>
        <w:top w:val="none" w:sz="0" w:space="0" w:color="auto"/>
        <w:left w:val="none" w:sz="0" w:space="0" w:color="auto"/>
        <w:bottom w:val="none" w:sz="0" w:space="0" w:color="auto"/>
        <w:right w:val="none" w:sz="0" w:space="0" w:color="auto"/>
      </w:divBdr>
      <w:divsChild>
        <w:div w:id="12193250">
          <w:marLeft w:val="480"/>
          <w:marRight w:val="0"/>
          <w:marTop w:val="0"/>
          <w:marBottom w:val="0"/>
          <w:divBdr>
            <w:top w:val="none" w:sz="0" w:space="0" w:color="auto"/>
            <w:left w:val="none" w:sz="0" w:space="0" w:color="auto"/>
            <w:bottom w:val="none" w:sz="0" w:space="0" w:color="auto"/>
            <w:right w:val="none" w:sz="0" w:space="0" w:color="auto"/>
          </w:divBdr>
        </w:div>
        <w:div w:id="65567981">
          <w:marLeft w:val="480"/>
          <w:marRight w:val="0"/>
          <w:marTop w:val="0"/>
          <w:marBottom w:val="0"/>
          <w:divBdr>
            <w:top w:val="none" w:sz="0" w:space="0" w:color="auto"/>
            <w:left w:val="none" w:sz="0" w:space="0" w:color="auto"/>
            <w:bottom w:val="none" w:sz="0" w:space="0" w:color="auto"/>
            <w:right w:val="none" w:sz="0" w:space="0" w:color="auto"/>
          </w:divBdr>
        </w:div>
        <w:div w:id="113985013">
          <w:marLeft w:val="480"/>
          <w:marRight w:val="0"/>
          <w:marTop w:val="0"/>
          <w:marBottom w:val="0"/>
          <w:divBdr>
            <w:top w:val="none" w:sz="0" w:space="0" w:color="auto"/>
            <w:left w:val="none" w:sz="0" w:space="0" w:color="auto"/>
            <w:bottom w:val="none" w:sz="0" w:space="0" w:color="auto"/>
            <w:right w:val="none" w:sz="0" w:space="0" w:color="auto"/>
          </w:divBdr>
        </w:div>
        <w:div w:id="117843789">
          <w:marLeft w:val="480"/>
          <w:marRight w:val="0"/>
          <w:marTop w:val="0"/>
          <w:marBottom w:val="0"/>
          <w:divBdr>
            <w:top w:val="none" w:sz="0" w:space="0" w:color="auto"/>
            <w:left w:val="none" w:sz="0" w:space="0" w:color="auto"/>
            <w:bottom w:val="none" w:sz="0" w:space="0" w:color="auto"/>
            <w:right w:val="none" w:sz="0" w:space="0" w:color="auto"/>
          </w:divBdr>
        </w:div>
        <w:div w:id="148637777">
          <w:marLeft w:val="480"/>
          <w:marRight w:val="0"/>
          <w:marTop w:val="0"/>
          <w:marBottom w:val="0"/>
          <w:divBdr>
            <w:top w:val="none" w:sz="0" w:space="0" w:color="auto"/>
            <w:left w:val="none" w:sz="0" w:space="0" w:color="auto"/>
            <w:bottom w:val="none" w:sz="0" w:space="0" w:color="auto"/>
            <w:right w:val="none" w:sz="0" w:space="0" w:color="auto"/>
          </w:divBdr>
        </w:div>
        <w:div w:id="155463245">
          <w:marLeft w:val="480"/>
          <w:marRight w:val="0"/>
          <w:marTop w:val="0"/>
          <w:marBottom w:val="0"/>
          <w:divBdr>
            <w:top w:val="none" w:sz="0" w:space="0" w:color="auto"/>
            <w:left w:val="none" w:sz="0" w:space="0" w:color="auto"/>
            <w:bottom w:val="none" w:sz="0" w:space="0" w:color="auto"/>
            <w:right w:val="none" w:sz="0" w:space="0" w:color="auto"/>
          </w:divBdr>
        </w:div>
        <w:div w:id="179324410">
          <w:marLeft w:val="480"/>
          <w:marRight w:val="0"/>
          <w:marTop w:val="0"/>
          <w:marBottom w:val="0"/>
          <w:divBdr>
            <w:top w:val="none" w:sz="0" w:space="0" w:color="auto"/>
            <w:left w:val="none" w:sz="0" w:space="0" w:color="auto"/>
            <w:bottom w:val="none" w:sz="0" w:space="0" w:color="auto"/>
            <w:right w:val="none" w:sz="0" w:space="0" w:color="auto"/>
          </w:divBdr>
        </w:div>
        <w:div w:id="231475816">
          <w:marLeft w:val="480"/>
          <w:marRight w:val="0"/>
          <w:marTop w:val="0"/>
          <w:marBottom w:val="0"/>
          <w:divBdr>
            <w:top w:val="none" w:sz="0" w:space="0" w:color="auto"/>
            <w:left w:val="none" w:sz="0" w:space="0" w:color="auto"/>
            <w:bottom w:val="none" w:sz="0" w:space="0" w:color="auto"/>
            <w:right w:val="none" w:sz="0" w:space="0" w:color="auto"/>
          </w:divBdr>
        </w:div>
        <w:div w:id="248003113">
          <w:marLeft w:val="480"/>
          <w:marRight w:val="0"/>
          <w:marTop w:val="0"/>
          <w:marBottom w:val="0"/>
          <w:divBdr>
            <w:top w:val="none" w:sz="0" w:space="0" w:color="auto"/>
            <w:left w:val="none" w:sz="0" w:space="0" w:color="auto"/>
            <w:bottom w:val="none" w:sz="0" w:space="0" w:color="auto"/>
            <w:right w:val="none" w:sz="0" w:space="0" w:color="auto"/>
          </w:divBdr>
        </w:div>
        <w:div w:id="252713961">
          <w:marLeft w:val="480"/>
          <w:marRight w:val="0"/>
          <w:marTop w:val="0"/>
          <w:marBottom w:val="0"/>
          <w:divBdr>
            <w:top w:val="none" w:sz="0" w:space="0" w:color="auto"/>
            <w:left w:val="none" w:sz="0" w:space="0" w:color="auto"/>
            <w:bottom w:val="none" w:sz="0" w:space="0" w:color="auto"/>
            <w:right w:val="none" w:sz="0" w:space="0" w:color="auto"/>
          </w:divBdr>
        </w:div>
        <w:div w:id="330449176">
          <w:marLeft w:val="480"/>
          <w:marRight w:val="0"/>
          <w:marTop w:val="0"/>
          <w:marBottom w:val="0"/>
          <w:divBdr>
            <w:top w:val="none" w:sz="0" w:space="0" w:color="auto"/>
            <w:left w:val="none" w:sz="0" w:space="0" w:color="auto"/>
            <w:bottom w:val="none" w:sz="0" w:space="0" w:color="auto"/>
            <w:right w:val="none" w:sz="0" w:space="0" w:color="auto"/>
          </w:divBdr>
        </w:div>
        <w:div w:id="371657283">
          <w:marLeft w:val="480"/>
          <w:marRight w:val="0"/>
          <w:marTop w:val="0"/>
          <w:marBottom w:val="0"/>
          <w:divBdr>
            <w:top w:val="none" w:sz="0" w:space="0" w:color="auto"/>
            <w:left w:val="none" w:sz="0" w:space="0" w:color="auto"/>
            <w:bottom w:val="none" w:sz="0" w:space="0" w:color="auto"/>
            <w:right w:val="none" w:sz="0" w:space="0" w:color="auto"/>
          </w:divBdr>
        </w:div>
        <w:div w:id="382599264">
          <w:marLeft w:val="480"/>
          <w:marRight w:val="0"/>
          <w:marTop w:val="0"/>
          <w:marBottom w:val="0"/>
          <w:divBdr>
            <w:top w:val="none" w:sz="0" w:space="0" w:color="auto"/>
            <w:left w:val="none" w:sz="0" w:space="0" w:color="auto"/>
            <w:bottom w:val="none" w:sz="0" w:space="0" w:color="auto"/>
            <w:right w:val="none" w:sz="0" w:space="0" w:color="auto"/>
          </w:divBdr>
        </w:div>
        <w:div w:id="388840828">
          <w:marLeft w:val="480"/>
          <w:marRight w:val="0"/>
          <w:marTop w:val="0"/>
          <w:marBottom w:val="0"/>
          <w:divBdr>
            <w:top w:val="none" w:sz="0" w:space="0" w:color="auto"/>
            <w:left w:val="none" w:sz="0" w:space="0" w:color="auto"/>
            <w:bottom w:val="none" w:sz="0" w:space="0" w:color="auto"/>
            <w:right w:val="none" w:sz="0" w:space="0" w:color="auto"/>
          </w:divBdr>
        </w:div>
        <w:div w:id="407654615">
          <w:marLeft w:val="480"/>
          <w:marRight w:val="0"/>
          <w:marTop w:val="0"/>
          <w:marBottom w:val="0"/>
          <w:divBdr>
            <w:top w:val="none" w:sz="0" w:space="0" w:color="auto"/>
            <w:left w:val="none" w:sz="0" w:space="0" w:color="auto"/>
            <w:bottom w:val="none" w:sz="0" w:space="0" w:color="auto"/>
            <w:right w:val="none" w:sz="0" w:space="0" w:color="auto"/>
          </w:divBdr>
        </w:div>
        <w:div w:id="421223728">
          <w:marLeft w:val="480"/>
          <w:marRight w:val="0"/>
          <w:marTop w:val="0"/>
          <w:marBottom w:val="0"/>
          <w:divBdr>
            <w:top w:val="none" w:sz="0" w:space="0" w:color="auto"/>
            <w:left w:val="none" w:sz="0" w:space="0" w:color="auto"/>
            <w:bottom w:val="none" w:sz="0" w:space="0" w:color="auto"/>
            <w:right w:val="none" w:sz="0" w:space="0" w:color="auto"/>
          </w:divBdr>
        </w:div>
        <w:div w:id="453600319">
          <w:marLeft w:val="480"/>
          <w:marRight w:val="0"/>
          <w:marTop w:val="0"/>
          <w:marBottom w:val="0"/>
          <w:divBdr>
            <w:top w:val="none" w:sz="0" w:space="0" w:color="auto"/>
            <w:left w:val="none" w:sz="0" w:space="0" w:color="auto"/>
            <w:bottom w:val="none" w:sz="0" w:space="0" w:color="auto"/>
            <w:right w:val="none" w:sz="0" w:space="0" w:color="auto"/>
          </w:divBdr>
        </w:div>
        <w:div w:id="515266676">
          <w:marLeft w:val="480"/>
          <w:marRight w:val="0"/>
          <w:marTop w:val="0"/>
          <w:marBottom w:val="0"/>
          <w:divBdr>
            <w:top w:val="none" w:sz="0" w:space="0" w:color="auto"/>
            <w:left w:val="none" w:sz="0" w:space="0" w:color="auto"/>
            <w:bottom w:val="none" w:sz="0" w:space="0" w:color="auto"/>
            <w:right w:val="none" w:sz="0" w:space="0" w:color="auto"/>
          </w:divBdr>
        </w:div>
        <w:div w:id="545600489">
          <w:marLeft w:val="480"/>
          <w:marRight w:val="0"/>
          <w:marTop w:val="0"/>
          <w:marBottom w:val="0"/>
          <w:divBdr>
            <w:top w:val="none" w:sz="0" w:space="0" w:color="auto"/>
            <w:left w:val="none" w:sz="0" w:space="0" w:color="auto"/>
            <w:bottom w:val="none" w:sz="0" w:space="0" w:color="auto"/>
            <w:right w:val="none" w:sz="0" w:space="0" w:color="auto"/>
          </w:divBdr>
        </w:div>
        <w:div w:id="602500513">
          <w:marLeft w:val="480"/>
          <w:marRight w:val="0"/>
          <w:marTop w:val="0"/>
          <w:marBottom w:val="0"/>
          <w:divBdr>
            <w:top w:val="none" w:sz="0" w:space="0" w:color="auto"/>
            <w:left w:val="none" w:sz="0" w:space="0" w:color="auto"/>
            <w:bottom w:val="none" w:sz="0" w:space="0" w:color="auto"/>
            <w:right w:val="none" w:sz="0" w:space="0" w:color="auto"/>
          </w:divBdr>
        </w:div>
        <w:div w:id="602882676">
          <w:marLeft w:val="480"/>
          <w:marRight w:val="0"/>
          <w:marTop w:val="0"/>
          <w:marBottom w:val="0"/>
          <w:divBdr>
            <w:top w:val="none" w:sz="0" w:space="0" w:color="auto"/>
            <w:left w:val="none" w:sz="0" w:space="0" w:color="auto"/>
            <w:bottom w:val="none" w:sz="0" w:space="0" w:color="auto"/>
            <w:right w:val="none" w:sz="0" w:space="0" w:color="auto"/>
          </w:divBdr>
        </w:div>
        <w:div w:id="621230310">
          <w:marLeft w:val="480"/>
          <w:marRight w:val="0"/>
          <w:marTop w:val="0"/>
          <w:marBottom w:val="0"/>
          <w:divBdr>
            <w:top w:val="none" w:sz="0" w:space="0" w:color="auto"/>
            <w:left w:val="none" w:sz="0" w:space="0" w:color="auto"/>
            <w:bottom w:val="none" w:sz="0" w:space="0" w:color="auto"/>
            <w:right w:val="none" w:sz="0" w:space="0" w:color="auto"/>
          </w:divBdr>
        </w:div>
        <w:div w:id="632835476">
          <w:marLeft w:val="480"/>
          <w:marRight w:val="0"/>
          <w:marTop w:val="0"/>
          <w:marBottom w:val="0"/>
          <w:divBdr>
            <w:top w:val="none" w:sz="0" w:space="0" w:color="auto"/>
            <w:left w:val="none" w:sz="0" w:space="0" w:color="auto"/>
            <w:bottom w:val="none" w:sz="0" w:space="0" w:color="auto"/>
            <w:right w:val="none" w:sz="0" w:space="0" w:color="auto"/>
          </w:divBdr>
        </w:div>
        <w:div w:id="672337816">
          <w:marLeft w:val="480"/>
          <w:marRight w:val="0"/>
          <w:marTop w:val="0"/>
          <w:marBottom w:val="0"/>
          <w:divBdr>
            <w:top w:val="none" w:sz="0" w:space="0" w:color="auto"/>
            <w:left w:val="none" w:sz="0" w:space="0" w:color="auto"/>
            <w:bottom w:val="none" w:sz="0" w:space="0" w:color="auto"/>
            <w:right w:val="none" w:sz="0" w:space="0" w:color="auto"/>
          </w:divBdr>
        </w:div>
        <w:div w:id="692996969">
          <w:marLeft w:val="480"/>
          <w:marRight w:val="0"/>
          <w:marTop w:val="0"/>
          <w:marBottom w:val="0"/>
          <w:divBdr>
            <w:top w:val="none" w:sz="0" w:space="0" w:color="auto"/>
            <w:left w:val="none" w:sz="0" w:space="0" w:color="auto"/>
            <w:bottom w:val="none" w:sz="0" w:space="0" w:color="auto"/>
            <w:right w:val="none" w:sz="0" w:space="0" w:color="auto"/>
          </w:divBdr>
        </w:div>
        <w:div w:id="699628507">
          <w:marLeft w:val="480"/>
          <w:marRight w:val="0"/>
          <w:marTop w:val="0"/>
          <w:marBottom w:val="0"/>
          <w:divBdr>
            <w:top w:val="none" w:sz="0" w:space="0" w:color="auto"/>
            <w:left w:val="none" w:sz="0" w:space="0" w:color="auto"/>
            <w:bottom w:val="none" w:sz="0" w:space="0" w:color="auto"/>
            <w:right w:val="none" w:sz="0" w:space="0" w:color="auto"/>
          </w:divBdr>
        </w:div>
        <w:div w:id="731276068">
          <w:marLeft w:val="480"/>
          <w:marRight w:val="0"/>
          <w:marTop w:val="0"/>
          <w:marBottom w:val="0"/>
          <w:divBdr>
            <w:top w:val="none" w:sz="0" w:space="0" w:color="auto"/>
            <w:left w:val="none" w:sz="0" w:space="0" w:color="auto"/>
            <w:bottom w:val="none" w:sz="0" w:space="0" w:color="auto"/>
            <w:right w:val="none" w:sz="0" w:space="0" w:color="auto"/>
          </w:divBdr>
        </w:div>
        <w:div w:id="819271095">
          <w:marLeft w:val="480"/>
          <w:marRight w:val="0"/>
          <w:marTop w:val="0"/>
          <w:marBottom w:val="0"/>
          <w:divBdr>
            <w:top w:val="none" w:sz="0" w:space="0" w:color="auto"/>
            <w:left w:val="none" w:sz="0" w:space="0" w:color="auto"/>
            <w:bottom w:val="none" w:sz="0" w:space="0" w:color="auto"/>
            <w:right w:val="none" w:sz="0" w:space="0" w:color="auto"/>
          </w:divBdr>
        </w:div>
        <w:div w:id="862744547">
          <w:marLeft w:val="480"/>
          <w:marRight w:val="0"/>
          <w:marTop w:val="0"/>
          <w:marBottom w:val="0"/>
          <w:divBdr>
            <w:top w:val="none" w:sz="0" w:space="0" w:color="auto"/>
            <w:left w:val="none" w:sz="0" w:space="0" w:color="auto"/>
            <w:bottom w:val="none" w:sz="0" w:space="0" w:color="auto"/>
            <w:right w:val="none" w:sz="0" w:space="0" w:color="auto"/>
          </w:divBdr>
        </w:div>
        <w:div w:id="864246943">
          <w:marLeft w:val="480"/>
          <w:marRight w:val="0"/>
          <w:marTop w:val="0"/>
          <w:marBottom w:val="0"/>
          <w:divBdr>
            <w:top w:val="none" w:sz="0" w:space="0" w:color="auto"/>
            <w:left w:val="none" w:sz="0" w:space="0" w:color="auto"/>
            <w:bottom w:val="none" w:sz="0" w:space="0" w:color="auto"/>
            <w:right w:val="none" w:sz="0" w:space="0" w:color="auto"/>
          </w:divBdr>
        </w:div>
        <w:div w:id="871065988">
          <w:marLeft w:val="480"/>
          <w:marRight w:val="0"/>
          <w:marTop w:val="0"/>
          <w:marBottom w:val="0"/>
          <w:divBdr>
            <w:top w:val="none" w:sz="0" w:space="0" w:color="auto"/>
            <w:left w:val="none" w:sz="0" w:space="0" w:color="auto"/>
            <w:bottom w:val="none" w:sz="0" w:space="0" w:color="auto"/>
            <w:right w:val="none" w:sz="0" w:space="0" w:color="auto"/>
          </w:divBdr>
        </w:div>
        <w:div w:id="894269670">
          <w:marLeft w:val="480"/>
          <w:marRight w:val="0"/>
          <w:marTop w:val="0"/>
          <w:marBottom w:val="0"/>
          <w:divBdr>
            <w:top w:val="none" w:sz="0" w:space="0" w:color="auto"/>
            <w:left w:val="none" w:sz="0" w:space="0" w:color="auto"/>
            <w:bottom w:val="none" w:sz="0" w:space="0" w:color="auto"/>
            <w:right w:val="none" w:sz="0" w:space="0" w:color="auto"/>
          </w:divBdr>
        </w:div>
        <w:div w:id="896861625">
          <w:marLeft w:val="480"/>
          <w:marRight w:val="0"/>
          <w:marTop w:val="0"/>
          <w:marBottom w:val="0"/>
          <w:divBdr>
            <w:top w:val="none" w:sz="0" w:space="0" w:color="auto"/>
            <w:left w:val="none" w:sz="0" w:space="0" w:color="auto"/>
            <w:bottom w:val="none" w:sz="0" w:space="0" w:color="auto"/>
            <w:right w:val="none" w:sz="0" w:space="0" w:color="auto"/>
          </w:divBdr>
        </w:div>
        <w:div w:id="1007632012">
          <w:marLeft w:val="480"/>
          <w:marRight w:val="0"/>
          <w:marTop w:val="0"/>
          <w:marBottom w:val="0"/>
          <w:divBdr>
            <w:top w:val="none" w:sz="0" w:space="0" w:color="auto"/>
            <w:left w:val="none" w:sz="0" w:space="0" w:color="auto"/>
            <w:bottom w:val="none" w:sz="0" w:space="0" w:color="auto"/>
            <w:right w:val="none" w:sz="0" w:space="0" w:color="auto"/>
          </w:divBdr>
        </w:div>
        <w:div w:id="1021083017">
          <w:marLeft w:val="480"/>
          <w:marRight w:val="0"/>
          <w:marTop w:val="0"/>
          <w:marBottom w:val="0"/>
          <w:divBdr>
            <w:top w:val="none" w:sz="0" w:space="0" w:color="auto"/>
            <w:left w:val="none" w:sz="0" w:space="0" w:color="auto"/>
            <w:bottom w:val="none" w:sz="0" w:space="0" w:color="auto"/>
            <w:right w:val="none" w:sz="0" w:space="0" w:color="auto"/>
          </w:divBdr>
        </w:div>
        <w:div w:id="1078550258">
          <w:marLeft w:val="480"/>
          <w:marRight w:val="0"/>
          <w:marTop w:val="0"/>
          <w:marBottom w:val="0"/>
          <w:divBdr>
            <w:top w:val="none" w:sz="0" w:space="0" w:color="auto"/>
            <w:left w:val="none" w:sz="0" w:space="0" w:color="auto"/>
            <w:bottom w:val="none" w:sz="0" w:space="0" w:color="auto"/>
            <w:right w:val="none" w:sz="0" w:space="0" w:color="auto"/>
          </w:divBdr>
        </w:div>
        <w:div w:id="1081483001">
          <w:marLeft w:val="480"/>
          <w:marRight w:val="0"/>
          <w:marTop w:val="0"/>
          <w:marBottom w:val="0"/>
          <w:divBdr>
            <w:top w:val="none" w:sz="0" w:space="0" w:color="auto"/>
            <w:left w:val="none" w:sz="0" w:space="0" w:color="auto"/>
            <w:bottom w:val="none" w:sz="0" w:space="0" w:color="auto"/>
            <w:right w:val="none" w:sz="0" w:space="0" w:color="auto"/>
          </w:divBdr>
        </w:div>
        <w:div w:id="1129514358">
          <w:marLeft w:val="480"/>
          <w:marRight w:val="0"/>
          <w:marTop w:val="0"/>
          <w:marBottom w:val="0"/>
          <w:divBdr>
            <w:top w:val="none" w:sz="0" w:space="0" w:color="auto"/>
            <w:left w:val="none" w:sz="0" w:space="0" w:color="auto"/>
            <w:bottom w:val="none" w:sz="0" w:space="0" w:color="auto"/>
            <w:right w:val="none" w:sz="0" w:space="0" w:color="auto"/>
          </w:divBdr>
        </w:div>
        <w:div w:id="1130703139">
          <w:marLeft w:val="480"/>
          <w:marRight w:val="0"/>
          <w:marTop w:val="0"/>
          <w:marBottom w:val="0"/>
          <w:divBdr>
            <w:top w:val="none" w:sz="0" w:space="0" w:color="auto"/>
            <w:left w:val="none" w:sz="0" w:space="0" w:color="auto"/>
            <w:bottom w:val="none" w:sz="0" w:space="0" w:color="auto"/>
            <w:right w:val="none" w:sz="0" w:space="0" w:color="auto"/>
          </w:divBdr>
        </w:div>
        <w:div w:id="1147282714">
          <w:marLeft w:val="480"/>
          <w:marRight w:val="0"/>
          <w:marTop w:val="0"/>
          <w:marBottom w:val="0"/>
          <w:divBdr>
            <w:top w:val="none" w:sz="0" w:space="0" w:color="auto"/>
            <w:left w:val="none" w:sz="0" w:space="0" w:color="auto"/>
            <w:bottom w:val="none" w:sz="0" w:space="0" w:color="auto"/>
            <w:right w:val="none" w:sz="0" w:space="0" w:color="auto"/>
          </w:divBdr>
        </w:div>
        <w:div w:id="1151750154">
          <w:marLeft w:val="480"/>
          <w:marRight w:val="0"/>
          <w:marTop w:val="0"/>
          <w:marBottom w:val="0"/>
          <w:divBdr>
            <w:top w:val="none" w:sz="0" w:space="0" w:color="auto"/>
            <w:left w:val="none" w:sz="0" w:space="0" w:color="auto"/>
            <w:bottom w:val="none" w:sz="0" w:space="0" w:color="auto"/>
            <w:right w:val="none" w:sz="0" w:space="0" w:color="auto"/>
          </w:divBdr>
        </w:div>
        <w:div w:id="1217622834">
          <w:marLeft w:val="480"/>
          <w:marRight w:val="0"/>
          <w:marTop w:val="0"/>
          <w:marBottom w:val="0"/>
          <w:divBdr>
            <w:top w:val="none" w:sz="0" w:space="0" w:color="auto"/>
            <w:left w:val="none" w:sz="0" w:space="0" w:color="auto"/>
            <w:bottom w:val="none" w:sz="0" w:space="0" w:color="auto"/>
            <w:right w:val="none" w:sz="0" w:space="0" w:color="auto"/>
          </w:divBdr>
        </w:div>
        <w:div w:id="1261984663">
          <w:marLeft w:val="480"/>
          <w:marRight w:val="0"/>
          <w:marTop w:val="0"/>
          <w:marBottom w:val="0"/>
          <w:divBdr>
            <w:top w:val="none" w:sz="0" w:space="0" w:color="auto"/>
            <w:left w:val="none" w:sz="0" w:space="0" w:color="auto"/>
            <w:bottom w:val="none" w:sz="0" w:space="0" w:color="auto"/>
            <w:right w:val="none" w:sz="0" w:space="0" w:color="auto"/>
          </w:divBdr>
        </w:div>
        <w:div w:id="1278174625">
          <w:marLeft w:val="480"/>
          <w:marRight w:val="0"/>
          <w:marTop w:val="0"/>
          <w:marBottom w:val="0"/>
          <w:divBdr>
            <w:top w:val="none" w:sz="0" w:space="0" w:color="auto"/>
            <w:left w:val="none" w:sz="0" w:space="0" w:color="auto"/>
            <w:bottom w:val="none" w:sz="0" w:space="0" w:color="auto"/>
            <w:right w:val="none" w:sz="0" w:space="0" w:color="auto"/>
          </w:divBdr>
        </w:div>
        <w:div w:id="1299645785">
          <w:marLeft w:val="480"/>
          <w:marRight w:val="0"/>
          <w:marTop w:val="0"/>
          <w:marBottom w:val="0"/>
          <w:divBdr>
            <w:top w:val="none" w:sz="0" w:space="0" w:color="auto"/>
            <w:left w:val="none" w:sz="0" w:space="0" w:color="auto"/>
            <w:bottom w:val="none" w:sz="0" w:space="0" w:color="auto"/>
            <w:right w:val="none" w:sz="0" w:space="0" w:color="auto"/>
          </w:divBdr>
        </w:div>
        <w:div w:id="1438404641">
          <w:marLeft w:val="480"/>
          <w:marRight w:val="0"/>
          <w:marTop w:val="0"/>
          <w:marBottom w:val="0"/>
          <w:divBdr>
            <w:top w:val="none" w:sz="0" w:space="0" w:color="auto"/>
            <w:left w:val="none" w:sz="0" w:space="0" w:color="auto"/>
            <w:bottom w:val="none" w:sz="0" w:space="0" w:color="auto"/>
            <w:right w:val="none" w:sz="0" w:space="0" w:color="auto"/>
          </w:divBdr>
        </w:div>
        <w:div w:id="1454595221">
          <w:marLeft w:val="480"/>
          <w:marRight w:val="0"/>
          <w:marTop w:val="0"/>
          <w:marBottom w:val="0"/>
          <w:divBdr>
            <w:top w:val="none" w:sz="0" w:space="0" w:color="auto"/>
            <w:left w:val="none" w:sz="0" w:space="0" w:color="auto"/>
            <w:bottom w:val="none" w:sz="0" w:space="0" w:color="auto"/>
            <w:right w:val="none" w:sz="0" w:space="0" w:color="auto"/>
          </w:divBdr>
        </w:div>
        <w:div w:id="1461800426">
          <w:marLeft w:val="480"/>
          <w:marRight w:val="0"/>
          <w:marTop w:val="0"/>
          <w:marBottom w:val="0"/>
          <w:divBdr>
            <w:top w:val="none" w:sz="0" w:space="0" w:color="auto"/>
            <w:left w:val="none" w:sz="0" w:space="0" w:color="auto"/>
            <w:bottom w:val="none" w:sz="0" w:space="0" w:color="auto"/>
            <w:right w:val="none" w:sz="0" w:space="0" w:color="auto"/>
          </w:divBdr>
        </w:div>
        <w:div w:id="1496532117">
          <w:marLeft w:val="480"/>
          <w:marRight w:val="0"/>
          <w:marTop w:val="0"/>
          <w:marBottom w:val="0"/>
          <w:divBdr>
            <w:top w:val="none" w:sz="0" w:space="0" w:color="auto"/>
            <w:left w:val="none" w:sz="0" w:space="0" w:color="auto"/>
            <w:bottom w:val="none" w:sz="0" w:space="0" w:color="auto"/>
            <w:right w:val="none" w:sz="0" w:space="0" w:color="auto"/>
          </w:divBdr>
        </w:div>
        <w:div w:id="1604610203">
          <w:marLeft w:val="480"/>
          <w:marRight w:val="0"/>
          <w:marTop w:val="0"/>
          <w:marBottom w:val="0"/>
          <w:divBdr>
            <w:top w:val="none" w:sz="0" w:space="0" w:color="auto"/>
            <w:left w:val="none" w:sz="0" w:space="0" w:color="auto"/>
            <w:bottom w:val="none" w:sz="0" w:space="0" w:color="auto"/>
            <w:right w:val="none" w:sz="0" w:space="0" w:color="auto"/>
          </w:divBdr>
        </w:div>
        <w:div w:id="1627002348">
          <w:marLeft w:val="480"/>
          <w:marRight w:val="0"/>
          <w:marTop w:val="0"/>
          <w:marBottom w:val="0"/>
          <w:divBdr>
            <w:top w:val="none" w:sz="0" w:space="0" w:color="auto"/>
            <w:left w:val="none" w:sz="0" w:space="0" w:color="auto"/>
            <w:bottom w:val="none" w:sz="0" w:space="0" w:color="auto"/>
            <w:right w:val="none" w:sz="0" w:space="0" w:color="auto"/>
          </w:divBdr>
        </w:div>
        <w:div w:id="1652908276">
          <w:marLeft w:val="480"/>
          <w:marRight w:val="0"/>
          <w:marTop w:val="0"/>
          <w:marBottom w:val="0"/>
          <w:divBdr>
            <w:top w:val="none" w:sz="0" w:space="0" w:color="auto"/>
            <w:left w:val="none" w:sz="0" w:space="0" w:color="auto"/>
            <w:bottom w:val="none" w:sz="0" w:space="0" w:color="auto"/>
            <w:right w:val="none" w:sz="0" w:space="0" w:color="auto"/>
          </w:divBdr>
        </w:div>
        <w:div w:id="1654875696">
          <w:marLeft w:val="480"/>
          <w:marRight w:val="0"/>
          <w:marTop w:val="0"/>
          <w:marBottom w:val="0"/>
          <w:divBdr>
            <w:top w:val="none" w:sz="0" w:space="0" w:color="auto"/>
            <w:left w:val="none" w:sz="0" w:space="0" w:color="auto"/>
            <w:bottom w:val="none" w:sz="0" w:space="0" w:color="auto"/>
            <w:right w:val="none" w:sz="0" w:space="0" w:color="auto"/>
          </w:divBdr>
        </w:div>
        <w:div w:id="1663465089">
          <w:marLeft w:val="480"/>
          <w:marRight w:val="0"/>
          <w:marTop w:val="0"/>
          <w:marBottom w:val="0"/>
          <w:divBdr>
            <w:top w:val="none" w:sz="0" w:space="0" w:color="auto"/>
            <w:left w:val="none" w:sz="0" w:space="0" w:color="auto"/>
            <w:bottom w:val="none" w:sz="0" w:space="0" w:color="auto"/>
            <w:right w:val="none" w:sz="0" w:space="0" w:color="auto"/>
          </w:divBdr>
        </w:div>
        <w:div w:id="1666205746">
          <w:marLeft w:val="480"/>
          <w:marRight w:val="0"/>
          <w:marTop w:val="0"/>
          <w:marBottom w:val="0"/>
          <w:divBdr>
            <w:top w:val="none" w:sz="0" w:space="0" w:color="auto"/>
            <w:left w:val="none" w:sz="0" w:space="0" w:color="auto"/>
            <w:bottom w:val="none" w:sz="0" w:space="0" w:color="auto"/>
            <w:right w:val="none" w:sz="0" w:space="0" w:color="auto"/>
          </w:divBdr>
        </w:div>
        <w:div w:id="1687561491">
          <w:marLeft w:val="480"/>
          <w:marRight w:val="0"/>
          <w:marTop w:val="0"/>
          <w:marBottom w:val="0"/>
          <w:divBdr>
            <w:top w:val="none" w:sz="0" w:space="0" w:color="auto"/>
            <w:left w:val="none" w:sz="0" w:space="0" w:color="auto"/>
            <w:bottom w:val="none" w:sz="0" w:space="0" w:color="auto"/>
            <w:right w:val="none" w:sz="0" w:space="0" w:color="auto"/>
          </w:divBdr>
        </w:div>
        <w:div w:id="1699351816">
          <w:marLeft w:val="480"/>
          <w:marRight w:val="0"/>
          <w:marTop w:val="0"/>
          <w:marBottom w:val="0"/>
          <w:divBdr>
            <w:top w:val="none" w:sz="0" w:space="0" w:color="auto"/>
            <w:left w:val="none" w:sz="0" w:space="0" w:color="auto"/>
            <w:bottom w:val="none" w:sz="0" w:space="0" w:color="auto"/>
            <w:right w:val="none" w:sz="0" w:space="0" w:color="auto"/>
          </w:divBdr>
        </w:div>
        <w:div w:id="1716586387">
          <w:marLeft w:val="480"/>
          <w:marRight w:val="0"/>
          <w:marTop w:val="0"/>
          <w:marBottom w:val="0"/>
          <w:divBdr>
            <w:top w:val="none" w:sz="0" w:space="0" w:color="auto"/>
            <w:left w:val="none" w:sz="0" w:space="0" w:color="auto"/>
            <w:bottom w:val="none" w:sz="0" w:space="0" w:color="auto"/>
            <w:right w:val="none" w:sz="0" w:space="0" w:color="auto"/>
          </w:divBdr>
        </w:div>
        <w:div w:id="1736315131">
          <w:marLeft w:val="480"/>
          <w:marRight w:val="0"/>
          <w:marTop w:val="0"/>
          <w:marBottom w:val="0"/>
          <w:divBdr>
            <w:top w:val="none" w:sz="0" w:space="0" w:color="auto"/>
            <w:left w:val="none" w:sz="0" w:space="0" w:color="auto"/>
            <w:bottom w:val="none" w:sz="0" w:space="0" w:color="auto"/>
            <w:right w:val="none" w:sz="0" w:space="0" w:color="auto"/>
          </w:divBdr>
        </w:div>
        <w:div w:id="1743873099">
          <w:marLeft w:val="480"/>
          <w:marRight w:val="0"/>
          <w:marTop w:val="0"/>
          <w:marBottom w:val="0"/>
          <w:divBdr>
            <w:top w:val="none" w:sz="0" w:space="0" w:color="auto"/>
            <w:left w:val="none" w:sz="0" w:space="0" w:color="auto"/>
            <w:bottom w:val="none" w:sz="0" w:space="0" w:color="auto"/>
            <w:right w:val="none" w:sz="0" w:space="0" w:color="auto"/>
          </w:divBdr>
        </w:div>
        <w:div w:id="1815751224">
          <w:marLeft w:val="480"/>
          <w:marRight w:val="0"/>
          <w:marTop w:val="0"/>
          <w:marBottom w:val="0"/>
          <w:divBdr>
            <w:top w:val="none" w:sz="0" w:space="0" w:color="auto"/>
            <w:left w:val="none" w:sz="0" w:space="0" w:color="auto"/>
            <w:bottom w:val="none" w:sz="0" w:space="0" w:color="auto"/>
            <w:right w:val="none" w:sz="0" w:space="0" w:color="auto"/>
          </w:divBdr>
        </w:div>
        <w:div w:id="1842353800">
          <w:marLeft w:val="480"/>
          <w:marRight w:val="0"/>
          <w:marTop w:val="0"/>
          <w:marBottom w:val="0"/>
          <w:divBdr>
            <w:top w:val="none" w:sz="0" w:space="0" w:color="auto"/>
            <w:left w:val="none" w:sz="0" w:space="0" w:color="auto"/>
            <w:bottom w:val="none" w:sz="0" w:space="0" w:color="auto"/>
            <w:right w:val="none" w:sz="0" w:space="0" w:color="auto"/>
          </w:divBdr>
        </w:div>
        <w:div w:id="1858498526">
          <w:marLeft w:val="480"/>
          <w:marRight w:val="0"/>
          <w:marTop w:val="0"/>
          <w:marBottom w:val="0"/>
          <w:divBdr>
            <w:top w:val="none" w:sz="0" w:space="0" w:color="auto"/>
            <w:left w:val="none" w:sz="0" w:space="0" w:color="auto"/>
            <w:bottom w:val="none" w:sz="0" w:space="0" w:color="auto"/>
            <w:right w:val="none" w:sz="0" w:space="0" w:color="auto"/>
          </w:divBdr>
        </w:div>
        <w:div w:id="1896164704">
          <w:marLeft w:val="480"/>
          <w:marRight w:val="0"/>
          <w:marTop w:val="0"/>
          <w:marBottom w:val="0"/>
          <w:divBdr>
            <w:top w:val="none" w:sz="0" w:space="0" w:color="auto"/>
            <w:left w:val="none" w:sz="0" w:space="0" w:color="auto"/>
            <w:bottom w:val="none" w:sz="0" w:space="0" w:color="auto"/>
            <w:right w:val="none" w:sz="0" w:space="0" w:color="auto"/>
          </w:divBdr>
        </w:div>
        <w:div w:id="1899634518">
          <w:marLeft w:val="480"/>
          <w:marRight w:val="0"/>
          <w:marTop w:val="0"/>
          <w:marBottom w:val="0"/>
          <w:divBdr>
            <w:top w:val="none" w:sz="0" w:space="0" w:color="auto"/>
            <w:left w:val="none" w:sz="0" w:space="0" w:color="auto"/>
            <w:bottom w:val="none" w:sz="0" w:space="0" w:color="auto"/>
            <w:right w:val="none" w:sz="0" w:space="0" w:color="auto"/>
          </w:divBdr>
        </w:div>
        <w:div w:id="1915972476">
          <w:marLeft w:val="480"/>
          <w:marRight w:val="0"/>
          <w:marTop w:val="0"/>
          <w:marBottom w:val="0"/>
          <w:divBdr>
            <w:top w:val="none" w:sz="0" w:space="0" w:color="auto"/>
            <w:left w:val="none" w:sz="0" w:space="0" w:color="auto"/>
            <w:bottom w:val="none" w:sz="0" w:space="0" w:color="auto"/>
            <w:right w:val="none" w:sz="0" w:space="0" w:color="auto"/>
          </w:divBdr>
        </w:div>
        <w:div w:id="1953051501">
          <w:marLeft w:val="480"/>
          <w:marRight w:val="0"/>
          <w:marTop w:val="0"/>
          <w:marBottom w:val="0"/>
          <w:divBdr>
            <w:top w:val="none" w:sz="0" w:space="0" w:color="auto"/>
            <w:left w:val="none" w:sz="0" w:space="0" w:color="auto"/>
            <w:bottom w:val="none" w:sz="0" w:space="0" w:color="auto"/>
            <w:right w:val="none" w:sz="0" w:space="0" w:color="auto"/>
          </w:divBdr>
        </w:div>
        <w:div w:id="1981037099">
          <w:marLeft w:val="480"/>
          <w:marRight w:val="0"/>
          <w:marTop w:val="0"/>
          <w:marBottom w:val="0"/>
          <w:divBdr>
            <w:top w:val="none" w:sz="0" w:space="0" w:color="auto"/>
            <w:left w:val="none" w:sz="0" w:space="0" w:color="auto"/>
            <w:bottom w:val="none" w:sz="0" w:space="0" w:color="auto"/>
            <w:right w:val="none" w:sz="0" w:space="0" w:color="auto"/>
          </w:divBdr>
        </w:div>
        <w:div w:id="2070610781">
          <w:marLeft w:val="480"/>
          <w:marRight w:val="0"/>
          <w:marTop w:val="0"/>
          <w:marBottom w:val="0"/>
          <w:divBdr>
            <w:top w:val="none" w:sz="0" w:space="0" w:color="auto"/>
            <w:left w:val="none" w:sz="0" w:space="0" w:color="auto"/>
            <w:bottom w:val="none" w:sz="0" w:space="0" w:color="auto"/>
            <w:right w:val="none" w:sz="0" w:space="0" w:color="auto"/>
          </w:divBdr>
        </w:div>
      </w:divsChild>
    </w:div>
    <w:div w:id="1721830856">
      <w:bodyDiv w:val="1"/>
      <w:marLeft w:val="0"/>
      <w:marRight w:val="0"/>
      <w:marTop w:val="0"/>
      <w:marBottom w:val="0"/>
      <w:divBdr>
        <w:top w:val="none" w:sz="0" w:space="0" w:color="auto"/>
        <w:left w:val="none" w:sz="0" w:space="0" w:color="auto"/>
        <w:bottom w:val="none" w:sz="0" w:space="0" w:color="auto"/>
        <w:right w:val="none" w:sz="0" w:space="0" w:color="auto"/>
      </w:divBdr>
      <w:divsChild>
        <w:div w:id="85351771">
          <w:marLeft w:val="480"/>
          <w:marRight w:val="0"/>
          <w:marTop w:val="0"/>
          <w:marBottom w:val="0"/>
          <w:divBdr>
            <w:top w:val="none" w:sz="0" w:space="0" w:color="auto"/>
            <w:left w:val="none" w:sz="0" w:space="0" w:color="auto"/>
            <w:bottom w:val="none" w:sz="0" w:space="0" w:color="auto"/>
            <w:right w:val="none" w:sz="0" w:space="0" w:color="auto"/>
          </w:divBdr>
        </w:div>
        <w:div w:id="154609316">
          <w:marLeft w:val="480"/>
          <w:marRight w:val="0"/>
          <w:marTop w:val="0"/>
          <w:marBottom w:val="0"/>
          <w:divBdr>
            <w:top w:val="none" w:sz="0" w:space="0" w:color="auto"/>
            <w:left w:val="none" w:sz="0" w:space="0" w:color="auto"/>
            <w:bottom w:val="none" w:sz="0" w:space="0" w:color="auto"/>
            <w:right w:val="none" w:sz="0" w:space="0" w:color="auto"/>
          </w:divBdr>
        </w:div>
        <w:div w:id="180902021">
          <w:marLeft w:val="480"/>
          <w:marRight w:val="0"/>
          <w:marTop w:val="0"/>
          <w:marBottom w:val="0"/>
          <w:divBdr>
            <w:top w:val="none" w:sz="0" w:space="0" w:color="auto"/>
            <w:left w:val="none" w:sz="0" w:space="0" w:color="auto"/>
            <w:bottom w:val="none" w:sz="0" w:space="0" w:color="auto"/>
            <w:right w:val="none" w:sz="0" w:space="0" w:color="auto"/>
          </w:divBdr>
        </w:div>
        <w:div w:id="186843660">
          <w:marLeft w:val="480"/>
          <w:marRight w:val="0"/>
          <w:marTop w:val="0"/>
          <w:marBottom w:val="0"/>
          <w:divBdr>
            <w:top w:val="none" w:sz="0" w:space="0" w:color="auto"/>
            <w:left w:val="none" w:sz="0" w:space="0" w:color="auto"/>
            <w:bottom w:val="none" w:sz="0" w:space="0" w:color="auto"/>
            <w:right w:val="none" w:sz="0" w:space="0" w:color="auto"/>
          </w:divBdr>
        </w:div>
        <w:div w:id="196746227">
          <w:marLeft w:val="480"/>
          <w:marRight w:val="0"/>
          <w:marTop w:val="0"/>
          <w:marBottom w:val="0"/>
          <w:divBdr>
            <w:top w:val="none" w:sz="0" w:space="0" w:color="auto"/>
            <w:left w:val="none" w:sz="0" w:space="0" w:color="auto"/>
            <w:bottom w:val="none" w:sz="0" w:space="0" w:color="auto"/>
            <w:right w:val="none" w:sz="0" w:space="0" w:color="auto"/>
          </w:divBdr>
        </w:div>
        <w:div w:id="217784926">
          <w:marLeft w:val="480"/>
          <w:marRight w:val="0"/>
          <w:marTop w:val="0"/>
          <w:marBottom w:val="0"/>
          <w:divBdr>
            <w:top w:val="none" w:sz="0" w:space="0" w:color="auto"/>
            <w:left w:val="none" w:sz="0" w:space="0" w:color="auto"/>
            <w:bottom w:val="none" w:sz="0" w:space="0" w:color="auto"/>
            <w:right w:val="none" w:sz="0" w:space="0" w:color="auto"/>
          </w:divBdr>
        </w:div>
        <w:div w:id="233584508">
          <w:marLeft w:val="480"/>
          <w:marRight w:val="0"/>
          <w:marTop w:val="0"/>
          <w:marBottom w:val="0"/>
          <w:divBdr>
            <w:top w:val="none" w:sz="0" w:space="0" w:color="auto"/>
            <w:left w:val="none" w:sz="0" w:space="0" w:color="auto"/>
            <w:bottom w:val="none" w:sz="0" w:space="0" w:color="auto"/>
            <w:right w:val="none" w:sz="0" w:space="0" w:color="auto"/>
          </w:divBdr>
        </w:div>
        <w:div w:id="259796463">
          <w:marLeft w:val="480"/>
          <w:marRight w:val="0"/>
          <w:marTop w:val="0"/>
          <w:marBottom w:val="0"/>
          <w:divBdr>
            <w:top w:val="none" w:sz="0" w:space="0" w:color="auto"/>
            <w:left w:val="none" w:sz="0" w:space="0" w:color="auto"/>
            <w:bottom w:val="none" w:sz="0" w:space="0" w:color="auto"/>
            <w:right w:val="none" w:sz="0" w:space="0" w:color="auto"/>
          </w:divBdr>
        </w:div>
        <w:div w:id="267809267">
          <w:marLeft w:val="480"/>
          <w:marRight w:val="0"/>
          <w:marTop w:val="0"/>
          <w:marBottom w:val="0"/>
          <w:divBdr>
            <w:top w:val="none" w:sz="0" w:space="0" w:color="auto"/>
            <w:left w:val="none" w:sz="0" w:space="0" w:color="auto"/>
            <w:bottom w:val="none" w:sz="0" w:space="0" w:color="auto"/>
            <w:right w:val="none" w:sz="0" w:space="0" w:color="auto"/>
          </w:divBdr>
        </w:div>
        <w:div w:id="299116165">
          <w:marLeft w:val="480"/>
          <w:marRight w:val="0"/>
          <w:marTop w:val="0"/>
          <w:marBottom w:val="0"/>
          <w:divBdr>
            <w:top w:val="none" w:sz="0" w:space="0" w:color="auto"/>
            <w:left w:val="none" w:sz="0" w:space="0" w:color="auto"/>
            <w:bottom w:val="none" w:sz="0" w:space="0" w:color="auto"/>
            <w:right w:val="none" w:sz="0" w:space="0" w:color="auto"/>
          </w:divBdr>
        </w:div>
        <w:div w:id="353846218">
          <w:marLeft w:val="480"/>
          <w:marRight w:val="0"/>
          <w:marTop w:val="0"/>
          <w:marBottom w:val="0"/>
          <w:divBdr>
            <w:top w:val="none" w:sz="0" w:space="0" w:color="auto"/>
            <w:left w:val="none" w:sz="0" w:space="0" w:color="auto"/>
            <w:bottom w:val="none" w:sz="0" w:space="0" w:color="auto"/>
            <w:right w:val="none" w:sz="0" w:space="0" w:color="auto"/>
          </w:divBdr>
        </w:div>
        <w:div w:id="377435758">
          <w:marLeft w:val="480"/>
          <w:marRight w:val="0"/>
          <w:marTop w:val="0"/>
          <w:marBottom w:val="0"/>
          <w:divBdr>
            <w:top w:val="none" w:sz="0" w:space="0" w:color="auto"/>
            <w:left w:val="none" w:sz="0" w:space="0" w:color="auto"/>
            <w:bottom w:val="none" w:sz="0" w:space="0" w:color="auto"/>
            <w:right w:val="none" w:sz="0" w:space="0" w:color="auto"/>
          </w:divBdr>
        </w:div>
        <w:div w:id="379481316">
          <w:marLeft w:val="480"/>
          <w:marRight w:val="0"/>
          <w:marTop w:val="0"/>
          <w:marBottom w:val="0"/>
          <w:divBdr>
            <w:top w:val="none" w:sz="0" w:space="0" w:color="auto"/>
            <w:left w:val="none" w:sz="0" w:space="0" w:color="auto"/>
            <w:bottom w:val="none" w:sz="0" w:space="0" w:color="auto"/>
            <w:right w:val="none" w:sz="0" w:space="0" w:color="auto"/>
          </w:divBdr>
        </w:div>
        <w:div w:id="394359326">
          <w:marLeft w:val="480"/>
          <w:marRight w:val="0"/>
          <w:marTop w:val="0"/>
          <w:marBottom w:val="0"/>
          <w:divBdr>
            <w:top w:val="none" w:sz="0" w:space="0" w:color="auto"/>
            <w:left w:val="none" w:sz="0" w:space="0" w:color="auto"/>
            <w:bottom w:val="none" w:sz="0" w:space="0" w:color="auto"/>
            <w:right w:val="none" w:sz="0" w:space="0" w:color="auto"/>
          </w:divBdr>
        </w:div>
        <w:div w:id="397945387">
          <w:marLeft w:val="480"/>
          <w:marRight w:val="0"/>
          <w:marTop w:val="0"/>
          <w:marBottom w:val="0"/>
          <w:divBdr>
            <w:top w:val="none" w:sz="0" w:space="0" w:color="auto"/>
            <w:left w:val="none" w:sz="0" w:space="0" w:color="auto"/>
            <w:bottom w:val="none" w:sz="0" w:space="0" w:color="auto"/>
            <w:right w:val="none" w:sz="0" w:space="0" w:color="auto"/>
          </w:divBdr>
        </w:div>
        <w:div w:id="400518492">
          <w:marLeft w:val="480"/>
          <w:marRight w:val="0"/>
          <w:marTop w:val="0"/>
          <w:marBottom w:val="0"/>
          <w:divBdr>
            <w:top w:val="none" w:sz="0" w:space="0" w:color="auto"/>
            <w:left w:val="none" w:sz="0" w:space="0" w:color="auto"/>
            <w:bottom w:val="none" w:sz="0" w:space="0" w:color="auto"/>
            <w:right w:val="none" w:sz="0" w:space="0" w:color="auto"/>
          </w:divBdr>
        </w:div>
        <w:div w:id="410935541">
          <w:marLeft w:val="480"/>
          <w:marRight w:val="0"/>
          <w:marTop w:val="0"/>
          <w:marBottom w:val="0"/>
          <w:divBdr>
            <w:top w:val="none" w:sz="0" w:space="0" w:color="auto"/>
            <w:left w:val="none" w:sz="0" w:space="0" w:color="auto"/>
            <w:bottom w:val="none" w:sz="0" w:space="0" w:color="auto"/>
            <w:right w:val="none" w:sz="0" w:space="0" w:color="auto"/>
          </w:divBdr>
        </w:div>
        <w:div w:id="425345367">
          <w:marLeft w:val="480"/>
          <w:marRight w:val="0"/>
          <w:marTop w:val="0"/>
          <w:marBottom w:val="0"/>
          <w:divBdr>
            <w:top w:val="none" w:sz="0" w:space="0" w:color="auto"/>
            <w:left w:val="none" w:sz="0" w:space="0" w:color="auto"/>
            <w:bottom w:val="none" w:sz="0" w:space="0" w:color="auto"/>
            <w:right w:val="none" w:sz="0" w:space="0" w:color="auto"/>
          </w:divBdr>
        </w:div>
        <w:div w:id="450248361">
          <w:marLeft w:val="480"/>
          <w:marRight w:val="0"/>
          <w:marTop w:val="0"/>
          <w:marBottom w:val="0"/>
          <w:divBdr>
            <w:top w:val="none" w:sz="0" w:space="0" w:color="auto"/>
            <w:left w:val="none" w:sz="0" w:space="0" w:color="auto"/>
            <w:bottom w:val="none" w:sz="0" w:space="0" w:color="auto"/>
            <w:right w:val="none" w:sz="0" w:space="0" w:color="auto"/>
          </w:divBdr>
        </w:div>
        <w:div w:id="665286559">
          <w:marLeft w:val="480"/>
          <w:marRight w:val="0"/>
          <w:marTop w:val="0"/>
          <w:marBottom w:val="0"/>
          <w:divBdr>
            <w:top w:val="none" w:sz="0" w:space="0" w:color="auto"/>
            <w:left w:val="none" w:sz="0" w:space="0" w:color="auto"/>
            <w:bottom w:val="none" w:sz="0" w:space="0" w:color="auto"/>
            <w:right w:val="none" w:sz="0" w:space="0" w:color="auto"/>
          </w:divBdr>
        </w:div>
        <w:div w:id="673845718">
          <w:marLeft w:val="480"/>
          <w:marRight w:val="0"/>
          <w:marTop w:val="0"/>
          <w:marBottom w:val="0"/>
          <w:divBdr>
            <w:top w:val="none" w:sz="0" w:space="0" w:color="auto"/>
            <w:left w:val="none" w:sz="0" w:space="0" w:color="auto"/>
            <w:bottom w:val="none" w:sz="0" w:space="0" w:color="auto"/>
            <w:right w:val="none" w:sz="0" w:space="0" w:color="auto"/>
          </w:divBdr>
        </w:div>
        <w:div w:id="701981536">
          <w:marLeft w:val="480"/>
          <w:marRight w:val="0"/>
          <w:marTop w:val="0"/>
          <w:marBottom w:val="0"/>
          <w:divBdr>
            <w:top w:val="none" w:sz="0" w:space="0" w:color="auto"/>
            <w:left w:val="none" w:sz="0" w:space="0" w:color="auto"/>
            <w:bottom w:val="none" w:sz="0" w:space="0" w:color="auto"/>
            <w:right w:val="none" w:sz="0" w:space="0" w:color="auto"/>
          </w:divBdr>
        </w:div>
        <w:div w:id="718632051">
          <w:marLeft w:val="480"/>
          <w:marRight w:val="0"/>
          <w:marTop w:val="0"/>
          <w:marBottom w:val="0"/>
          <w:divBdr>
            <w:top w:val="none" w:sz="0" w:space="0" w:color="auto"/>
            <w:left w:val="none" w:sz="0" w:space="0" w:color="auto"/>
            <w:bottom w:val="none" w:sz="0" w:space="0" w:color="auto"/>
            <w:right w:val="none" w:sz="0" w:space="0" w:color="auto"/>
          </w:divBdr>
        </w:div>
        <w:div w:id="762343015">
          <w:marLeft w:val="480"/>
          <w:marRight w:val="0"/>
          <w:marTop w:val="0"/>
          <w:marBottom w:val="0"/>
          <w:divBdr>
            <w:top w:val="none" w:sz="0" w:space="0" w:color="auto"/>
            <w:left w:val="none" w:sz="0" w:space="0" w:color="auto"/>
            <w:bottom w:val="none" w:sz="0" w:space="0" w:color="auto"/>
            <w:right w:val="none" w:sz="0" w:space="0" w:color="auto"/>
          </w:divBdr>
        </w:div>
        <w:div w:id="780151427">
          <w:marLeft w:val="480"/>
          <w:marRight w:val="0"/>
          <w:marTop w:val="0"/>
          <w:marBottom w:val="0"/>
          <w:divBdr>
            <w:top w:val="none" w:sz="0" w:space="0" w:color="auto"/>
            <w:left w:val="none" w:sz="0" w:space="0" w:color="auto"/>
            <w:bottom w:val="none" w:sz="0" w:space="0" w:color="auto"/>
            <w:right w:val="none" w:sz="0" w:space="0" w:color="auto"/>
          </w:divBdr>
        </w:div>
        <w:div w:id="787897630">
          <w:marLeft w:val="480"/>
          <w:marRight w:val="0"/>
          <w:marTop w:val="0"/>
          <w:marBottom w:val="0"/>
          <w:divBdr>
            <w:top w:val="none" w:sz="0" w:space="0" w:color="auto"/>
            <w:left w:val="none" w:sz="0" w:space="0" w:color="auto"/>
            <w:bottom w:val="none" w:sz="0" w:space="0" w:color="auto"/>
            <w:right w:val="none" w:sz="0" w:space="0" w:color="auto"/>
          </w:divBdr>
        </w:div>
        <w:div w:id="792139012">
          <w:marLeft w:val="480"/>
          <w:marRight w:val="0"/>
          <w:marTop w:val="0"/>
          <w:marBottom w:val="0"/>
          <w:divBdr>
            <w:top w:val="none" w:sz="0" w:space="0" w:color="auto"/>
            <w:left w:val="none" w:sz="0" w:space="0" w:color="auto"/>
            <w:bottom w:val="none" w:sz="0" w:space="0" w:color="auto"/>
            <w:right w:val="none" w:sz="0" w:space="0" w:color="auto"/>
          </w:divBdr>
        </w:div>
        <w:div w:id="847863034">
          <w:marLeft w:val="480"/>
          <w:marRight w:val="0"/>
          <w:marTop w:val="0"/>
          <w:marBottom w:val="0"/>
          <w:divBdr>
            <w:top w:val="none" w:sz="0" w:space="0" w:color="auto"/>
            <w:left w:val="none" w:sz="0" w:space="0" w:color="auto"/>
            <w:bottom w:val="none" w:sz="0" w:space="0" w:color="auto"/>
            <w:right w:val="none" w:sz="0" w:space="0" w:color="auto"/>
          </w:divBdr>
        </w:div>
        <w:div w:id="851725761">
          <w:marLeft w:val="480"/>
          <w:marRight w:val="0"/>
          <w:marTop w:val="0"/>
          <w:marBottom w:val="0"/>
          <w:divBdr>
            <w:top w:val="none" w:sz="0" w:space="0" w:color="auto"/>
            <w:left w:val="none" w:sz="0" w:space="0" w:color="auto"/>
            <w:bottom w:val="none" w:sz="0" w:space="0" w:color="auto"/>
            <w:right w:val="none" w:sz="0" w:space="0" w:color="auto"/>
          </w:divBdr>
        </w:div>
        <w:div w:id="851842058">
          <w:marLeft w:val="480"/>
          <w:marRight w:val="0"/>
          <w:marTop w:val="0"/>
          <w:marBottom w:val="0"/>
          <w:divBdr>
            <w:top w:val="none" w:sz="0" w:space="0" w:color="auto"/>
            <w:left w:val="none" w:sz="0" w:space="0" w:color="auto"/>
            <w:bottom w:val="none" w:sz="0" w:space="0" w:color="auto"/>
            <w:right w:val="none" w:sz="0" w:space="0" w:color="auto"/>
          </w:divBdr>
        </w:div>
        <w:div w:id="857547923">
          <w:marLeft w:val="480"/>
          <w:marRight w:val="0"/>
          <w:marTop w:val="0"/>
          <w:marBottom w:val="0"/>
          <w:divBdr>
            <w:top w:val="none" w:sz="0" w:space="0" w:color="auto"/>
            <w:left w:val="none" w:sz="0" w:space="0" w:color="auto"/>
            <w:bottom w:val="none" w:sz="0" w:space="0" w:color="auto"/>
            <w:right w:val="none" w:sz="0" w:space="0" w:color="auto"/>
          </w:divBdr>
        </w:div>
        <w:div w:id="859783287">
          <w:marLeft w:val="480"/>
          <w:marRight w:val="0"/>
          <w:marTop w:val="0"/>
          <w:marBottom w:val="0"/>
          <w:divBdr>
            <w:top w:val="none" w:sz="0" w:space="0" w:color="auto"/>
            <w:left w:val="none" w:sz="0" w:space="0" w:color="auto"/>
            <w:bottom w:val="none" w:sz="0" w:space="0" w:color="auto"/>
            <w:right w:val="none" w:sz="0" w:space="0" w:color="auto"/>
          </w:divBdr>
        </w:div>
        <w:div w:id="886529904">
          <w:marLeft w:val="480"/>
          <w:marRight w:val="0"/>
          <w:marTop w:val="0"/>
          <w:marBottom w:val="0"/>
          <w:divBdr>
            <w:top w:val="none" w:sz="0" w:space="0" w:color="auto"/>
            <w:left w:val="none" w:sz="0" w:space="0" w:color="auto"/>
            <w:bottom w:val="none" w:sz="0" w:space="0" w:color="auto"/>
            <w:right w:val="none" w:sz="0" w:space="0" w:color="auto"/>
          </w:divBdr>
        </w:div>
        <w:div w:id="902527777">
          <w:marLeft w:val="480"/>
          <w:marRight w:val="0"/>
          <w:marTop w:val="0"/>
          <w:marBottom w:val="0"/>
          <w:divBdr>
            <w:top w:val="none" w:sz="0" w:space="0" w:color="auto"/>
            <w:left w:val="none" w:sz="0" w:space="0" w:color="auto"/>
            <w:bottom w:val="none" w:sz="0" w:space="0" w:color="auto"/>
            <w:right w:val="none" w:sz="0" w:space="0" w:color="auto"/>
          </w:divBdr>
        </w:div>
        <w:div w:id="925916334">
          <w:marLeft w:val="480"/>
          <w:marRight w:val="0"/>
          <w:marTop w:val="0"/>
          <w:marBottom w:val="0"/>
          <w:divBdr>
            <w:top w:val="none" w:sz="0" w:space="0" w:color="auto"/>
            <w:left w:val="none" w:sz="0" w:space="0" w:color="auto"/>
            <w:bottom w:val="none" w:sz="0" w:space="0" w:color="auto"/>
            <w:right w:val="none" w:sz="0" w:space="0" w:color="auto"/>
          </w:divBdr>
        </w:div>
        <w:div w:id="970935452">
          <w:marLeft w:val="480"/>
          <w:marRight w:val="0"/>
          <w:marTop w:val="0"/>
          <w:marBottom w:val="0"/>
          <w:divBdr>
            <w:top w:val="none" w:sz="0" w:space="0" w:color="auto"/>
            <w:left w:val="none" w:sz="0" w:space="0" w:color="auto"/>
            <w:bottom w:val="none" w:sz="0" w:space="0" w:color="auto"/>
            <w:right w:val="none" w:sz="0" w:space="0" w:color="auto"/>
          </w:divBdr>
        </w:div>
        <w:div w:id="974943912">
          <w:marLeft w:val="480"/>
          <w:marRight w:val="0"/>
          <w:marTop w:val="0"/>
          <w:marBottom w:val="0"/>
          <w:divBdr>
            <w:top w:val="none" w:sz="0" w:space="0" w:color="auto"/>
            <w:left w:val="none" w:sz="0" w:space="0" w:color="auto"/>
            <w:bottom w:val="none" w:sz="0" w:space="0" w:color="auto"/>
            <w:right w:val="none" w:sz="0" w:space="0" w:color="auto"/>
          </w:divBdr>
        </w:div>
        <w:div w:id="1003239677">
          <w:marLeft w:val="480"/>
          <w:marRight w:val="0"/>
          <w:marTop w:val="0"/>
          <w:marBottom w:val="0"/>
          <w:divBdr>
            <w:top w:val="none" w:sz="0" w:space="0" w:color="auto"/>
            <w:left w:val="none" w:sz="0" w:space="0" w:color="auto"/>
            <w:bottom w:val="none" w:sz="0" w:space="0" w:color="auto"/>
            <w:right w:val="none" w:sz="0" w:space="0" w:color="auto"/>
          </w:divBdr>
        </w:div>
        <w:div w:id="1027870406">
          <w:marLeft w:val="480"/>
          <w:marRight w:val="0"/>
          <w:marTop w:val="0"/>
          <w:marBottom w:val="0"/>
          <w:divBdr>
            <w:top w:val="none" w:sz="0" w:space="0" w:color="auto"/>
            <w:left w:val="none" w:sz="0" w:space="0" w:color="auto"/>
            <w:bottom w:val="none" w:sz="0" w:space="0" w:color="auto"/>
            <w:right w:val="none" w:sz="0" w:space="0" w:color="auto"/>
          </w:divBdr>
        </w:div>
        <w:div w:id="1050574820">
          <w:marLeft w:val="480"/>
          <w:marRight w:val="0"/>
          <w:marTop w:val="0"/>
          <w:marBottom w:val="0"/>
          <w:divBdr>
            <w:top w:val="none" w:sz="0" w:space="0" w:color="auto"/>
            <w:left w:val="none" w:sz="0" w:space="0" w:color="auto"/>
            <w:bottom w:val="none" w:sz="0" w:space="0" w:color="auto"/>
            <w:right w:val="none" w:sz="0" w:space="0" w:color="auto"/>
          </w:divBdr>
        </w:div>
        <w:div w:id="1077169592">
          <w:marLeft w:val="480"/>
          <w:marRight w:val="0"/>
          <w:marTop w:val="0"/>
          <w:marBottom w:val="0"/>
          <w:divBdr>
            <w:top w:val="none" w:sz="0" w:space="0" w:color="auto"/>
            <w:left w:val="none" w:sz="0" w:space="0" w:color="auto"/>
            <w:bottom w:val="none" w:sz="0" w:space="0" w:color="auto"/>
            <w:right w:val="none" w:sz="0" w:space="0" w:color="auto"/>
          </w:divBdr>
        </w:div>
        <w:div w:id="1097218186">
          <w:marLeft w:val="480"/>
          <w:marRight w:val="0"/>
          <w:marTop w:val="0"/>
          <w:marBottom w:val="0"/>
          <w:divBdr>
            <w:top w:val="none" w:sz="0" w:space="0" w:color="auto"/>
            <w:left w:val="none" w:sz="0" w:space="0" w:color="auto"/>
            <w:bottom w:val="none" w:sz="0" w:space="0" w:color="auto"/>
            <w:right w:val="none" w:sz="0" w:space="0" w:color="auto"/>
          </w:divBdr>
        </w:div>
        <w:div w:id="1102259384">
          <w:marLeft w:val="480"/>
          <w:marRight w:val="0"/>
          <w:marTop w:val="0"/>
          <w:marBottom w:val="0"/>
          <w:divBdr>
            <w:top w:val="none" w:sz="0" w:space="0" w:color="auto"/>
            <w:left w:val="none" w:sz="0" w:space="0" w:color="auto"/>
            <w:bottom w:val="none" w:sz="0" w:space="0" w:color="auto"/>
            <w:right w:val="none" w:sz="0" w:space="0" w:color="auto"/>
          </w:divBdr>
        </w:div>
        <w:div w:id="1115489575">
          <w:marLeft w:val="480"/>
          <w:marRight w:val="0"/>
          <w:marTop w:val="0"/>
          <w:marBottom w:val="0"/>
          <w:divBdr>
            <w:top w:val="none" w:sz="0" w:space="0" w:color="auto"/>
            <w:left w:val="none" w:sz="0" w:space="0" w:color="auto"/>
            <w:bottom w:val="none" w:sz="0" w:space="0" w:color="auto"/>
            <w:right w:val="none" w:sz="0" w:space="0" w:color="auto"/>
          </w:divBdr>
        </w:div>
        <w:div w:id="1227692252">
          <w:marLeft w:val="480"/>
          <w:marRight w:val="0"/>
          <w:marTop w:val="0"/>
          <w:marBottom w:val="0"/>
          <w:divBdr>
            <w:top w:val="none" w:sz="0" w:space="0" w:color="auto"/>
            <w:left w:val="none" w:sz="0" w:space="0" w:color="auto"/>
            <w:bottom w:val="none" w:sz="0" w:space="0" w:color="auto"/>
            <w:right w:val="none" w:sz="0" w:space="0" w:color="auto"/>
          </w:divBdr>
        </w:div>
        <w:div w:id="1297879307">
          <w:marLeft w:val="480"/>
          <w:marRight w:val="0"/>
          <w:marTop w:val="0"/>
          <w:marBottom w:val="0"/>
          <w:divBdr>
            <w:top w:val="none" w:sz="0" w:space="0" w:color="auto"/>
            <w:left w:val="none" w:sz="0" w:space="0" w:color="auto"/>
            <w:bottom w:val="none" w:sz="0" w:space="0" w:color="auto"/>
            <w:right w:val="none" w:sz="0" w:space="0" w:color="auto"/>
          </w:divBdr>
        </w:div>
        <w:div w:id="1298418714">
          <w:marLeft w:val="480"/>
          <w:marRight w:val="0"/>
          <w:marTop w:val="0"/>
          <w:marBottom w:val="0"/>
          <w:divBdr>
            <w:top w:val="none" w:sz="0" w:space="0" w:color="auto"/>
            <w:left w:val="none" w:sz="0" w:space="0" w:color="auto"/>
            <w:bottom w:val="none" w:sz="0" w:space="0" w:color="auto"/>
            <w:right w:val="none" w:sz="0" w:space="0" w:color="auto"/>
          </w:divBdr>
        </w:div>
        <w:div w:id="1298485041">
          <w:marLeft w:val="480"/>
          <w:marRight w:val="0"/>
          <w:marTop w:val="0"/>
          <w:marBottom w:val="0"/>
          <w:divBdr>
            <w:top w:val="none" w:sz="0" w:space="0" w:color="auto"/>
            <w:left w:val="none" w:sz="0" w:space="0" w:color="auto"/>
            <w:bottom w:val="none" w:sz="0" w:space="0" w:color="auto"/>
            <w:right w:val="none" w:sz="0" w:space="0" w:color="auto"/>
          </w:divBdr>
        </w:div>
        <w:div w:id="1353267511">
          <w:marLeft w:val="480"/>
          <w:marRight w:val="0"/>
          <w:marTop w:val="0"/>
          <w:marBottom w:val="0"/>
          <w:divBdr>
            <w:top w:val="none" w:sz="0" w:space="0" w:color="auto"/>
            <w:left w:val="none" w:sz="0" w:space="0" w:color="auto"/>
            <w:bottom w:val="none" w:sz="0" w:space="0" w:color="auto"/>
            <w:right w:val="none" w:sz="0" w:space="0" w:color="auto"/>
          </w:divBdr>
        </w:div>
        <w:div w:id="1363819956">
          <w:marLeft w:val="480"/>
          <w:marRight w:val="0"/>
          <w:marTop w:val="0"/>
          <w:marBottom w:val="0"/>
          <w:divBdr>
            <w:top w:val="none" w:sz="0" w:space="0" w:color="auto"/>
            <w:left w:val="none" w:sz="0" w:space="0" w:color="auto"/>
            <w:bottom w:val="none" w:sz="0" w:space="0" w:color="auto"/>
            <w:right w:val="none" w:sz="0" w:space="0" w:color="auto"/>
          </w:divBdr>
        </w:div>
        <w:div w:id="1375278824">
          <w:marLeft w:val="480"/>
          <w:marRight w:val="0"/>
          <w:marTop w:val="0"/>
          <w:marBottom w:val="0"/>
          <w:divBdr>
            <w:top w:val="none" w:sz="0" w:space="0" w:color="auto"/>
            <w:left w:val="none" w:sz="0" w:space="0" w:color="auto"/>
            <w:bottom w:val="none" w:sz="0" w:space="0" w:color="auto"/>
            <w:right w:val="none" w:sz="0" w:space="0" w:color="auto"/>
          </w:divBdr>
        </w:div>
        <w:div w:id="1391072243">
          <w:marLeft w:val="480"/>
          <w:marRight w:val="0"/>
          <w:marTop w:val="0"/>
          <w:marBottom w:val="0"/>
          <w:divBdr>
            <w:top w:val="none" w:sz="0" w:space="0" w:color="auto"/>
            <w:left w:val="none" w:sz="0" w:space="0" w:color="auto"/>
            <w:bottom w:val="none" w:sz="0" w:space="0" w:color="auto"/>
            <w:right w:val="none" w:sz="0" w:space="0" w:color="auto"/>
          </w:divBdr>
        </w:div>
        <w:div w:id="1516311877">
          <w:marLeft w:val="480"/>
          <w:marRight w:val="0"/>
          <w:marTop w:val="0"/>
          <w:marBottom w:val="0"/>
          <w:divBdr>
            <w:top w:val="none" w:sz="0" w:space="0" w:color="auto"/>
            <w:left w:val="none" w:sz="0" w:space="0" w:color="auto"/>
            <w:bottom w:val="none" w:sz="0" w:space="0" w:color="auto"/>
            <w:right w:val="none" w:sz="0" w:space="0" w:color="auto"/>
          </w:divBdr>
        </w:div>
        <w:div w:id="1570385251">
          <w:marLeft w:val="480"/>
          <w:marRight w:val="0"/>
          <w:marTop w:val="0"/>
          <w:marBottom w:val="0"/>
          <w:divBdr>
            <w:top w:val="none" w:sz="0" w:space="0" w:color="auto"/>
            <w:left w:val="none" w:sz="0" w:space="0" w:color="auto"/>
            <w:bottom w:val="none" w:sz="0" w:space="0" w:color="auto"/>
            <w:right w:val="none" w:sz="0" w:space="0" w:color="auto"/>
          </w:divBdr>
        </w:div>
        <w:div w:id="1610356992">
          <w:marLeft w:val="480"/>
          <w:marRight w:val="0"/>
          <w:marTop w:val="0"/>
          <w:marBottom w:val="0"/>
          <w:divBdr>
            <w:top w:val="none" w:sz="0" w:space="0" w:color="auto"/>
            <w:left w:val="none" w:sz="0" w:space="0" w:color="auto"/>
            <w:bottom w:val="none" w:sz="0" w:space="0" w:color="auto"/>
            <w:right w:val="none" w:sz="0" w:space="0" w:color="auto"/>
          </w:divBdr>
        </w:div>
        <w:div w:id="1775784666">
          <w:marLeft w:val="480"/>
          <w:marRight w:val="0"/>
          <w:marTop w:val="0"/>
          <w:marBottom w:val="0"/>
          <w:divBdr>
            <w:top w:val="none" w:sz="0" w:space="0" w:color="auto"/>
            <w:left w:val="none" w:sz="0" w:space="0" w:color="auto"/>
            <w:bottom w:val="none" w:sz="0" w:space="0" w:color="auto"/>
            <w:right w:val="none" w:sz="0" w:space="0" w:color="auto"/>
          </w:divBdr>
        </w:div>
        <w:div w:id="1779057949">
          <w:marLeft w:val="480"/>
          <w:marRight w:val="0"/>
          <w:marTop w:val="0"/>
          <w:marBottom w:val="0"/>
          <w:divBdr>
            <w:top w:val="none" w:sz="0" w:space="0" w:color="auto"/>
            <w:left w:val="none" w:sz="0" w:space="0" w:color="auto"/>
            <w:bottom w:val="none" w:sz="0" w:space="0" w:color="auto"/>
            <w:right w:val="none" w:sz="0" w:space="0" w:color="auto"/>
          </w:divBdr>
        </w:div>
        <w:div w:id="1788424394">
          <w:marLeft w:val="480"/>
          <w:marRight w:val="0"/>
          <w:marTop w:val="0"/>
          <w:marBottom w:val="0"/>
          <w:divBdr>
            <w:top w:val="none" w:sz="0" w:space="0" w:color="auto"/>
            <w:left w:val="none" w:sz="0" w:space="0" w:color="auto"/>
            <w:bottom w:val="none" w:sz="0" w:space="0" w:color="auto"/>
            <w:right w:val="none" w:sz="0" w:space="0" w:color="auto"/>
          </w:divBdr>
        </w:div>
        <w:div w:id="1794905256">
          <w:marLeft w:val="480"/>
          <w:marRight w:val="0"/>
          <w:marTop w:val="0"/>
          <w:marBottom w:val="0"/>
          <w:divBdr>
            <w:top w:val="none" w:sz="0" w:space="0" w:color="auto"/>
            <w:left w:val="none" w:sz="0" w:space="0" w:color="auto"/>
            <w:bottom w:val="none" w:sz="0" w:space="0" w:color="auto"/>
            <w:right w:val="none" w:sz="0" w:space="0" w:color="auto"/>
          </w:divBdr>
        </w:div>
        <w:div w:id="1836651813">
          <w:marLeft w:val="480"/>
          <w:marRight w:val="0"/>
          <w:marTop w:val="0"/>
          <w:marBottom w:val="0"/>
          <w:divBdr>
            <w:top w:val="none" w:sz="0" w:space="0" w:color="auto"/>
            <w:left w:val="none" w:sz="0" w:space="0" w:color="auto"/>
            <w:bottom w:val="none" w:sz="0" w:space="0" w:color="auto"/>
            <w:right w:val="none" w:sz="0" w:space="0" w:color="auto"/>
          </w:divBdr>
        </w:div>
        <w:div w:id="1843618611">
          <w:marLeft w:val="480"/>
          <w:marRight w:val="0"/>
          <w:marTop w:val="0"/>
          <w:marBottom w:val="0"/>
          <w:divBdr>
            <w:top w:val="none" w:sz="0" w:space="0" w:color="auto"/>
            <w:left w:val="none" w:sz="0" w:space="0" w:color="auto"/>
            <w:bottom w:val="none" w:sz="0" w:space="0" w:color="auto"/>
            <w:right w:val="none" w:sz="0" w:space="0" w:color="auto"/>
          </w:divBdr>
        </w:div>
        <w:div w:id="1955407385">
          <w:marLeft w:val="480"/>
          <w:marRight w:val="0"/>
          <w:marTop w:val="0"/>
          <w:marBottom w:val="0"/>
          <w:divBdr>
            <w:top w:val="none" w:sz="0" w:space="0" w:color="auto"/>
            <w:left w:val="none" w:sz="0" w:space="0" w:color="auto"/>
            <w:bottom w:val="none" w:sz="0" w:space="0" w:color="auto"/>
            <w:right w:val="none" w:sz="0" w:space="0" w:color="auto"/>
          </w:divBdr>
        </w:div>
        <w:div w:id="1961295963">
          <w:marLeft w:val="480"/>
          <w:marRight w:val="0"/>
          <w:marTop w:val="0"/>
          <w:marBottom w:val="0"/>
          <w:divBdr>
            <w:top w:val="none" w:sz="0" w:space="0" w:color="auto"/>
            <w:left w:val="none" w:sz="0" w:space="0" w:color="auto"/>
            <w:bottom w:val="none" w:sz="0" w:space="0" w:color="auto"/>
            <w:right w:val="none" w:sz="0" w:space="0" w:color="auto"/>
          </w:divBdr>
        </w:div>
        <w:div w:id="2007853868">
          <w:marLeft w:val="480"/>
          <w:marRight w:val="0"/>
          <w:marTop w:val="0"/>
          <w:marBottom w:val="0"/>
          <w:divBdr>
            <w:top w:val="none" w:sz="0" w:space="0" w:color="auto"/>
            <w:left w:val="none" w:sz="0" w:space="0" w:color="auto"/>
            <w:bottom w:val="none" w:sz="0" w:space="0" w:color="auto"/>
            <w:right w:val="none" w:sz="0" w:space="0" w:color="auto"/>
          </w:divBdr>
        </w:div>
        <w:div w:id="2018996424">
          <w:marLeft w:val="480"/>
          <w:marRight w:val="0"/>
          <w:marTop w:val="0"/>
          <w:marBottom w:val="0"/>
          <w:divBdr>
            <w:top w:val="none" w:sz="0" w:space="0" w:color="auto"/>
            <w:left w:val="none" w:sz="0" w:space="0" w:color="auto"/>
            <w:bottom w:val="none" w:sz="0" w:space="0" w:color="auto"/>
            <w:right w:val="none" w:sz="0" w:space="0" w:color="auto"/>
          </w:divBdr>
        </w:div>
        <w:div w:id="2071733817">
          <w:marLeft w:val="480"/>
          <w:marRight w:val="0"/>
          <w:marTop w:val="0"/>
          <w:marBottom w:val="0"/>
          <w:divBdr>
            <w:top w:val="none" w:sz="0" w:space="0" w:color="auto"/>
            <w:left w:val="none" w:sz="0" w:space="0" w:color="auto"/>
            <w:bottom w:val="none" w:sz="0" w:space="0" w:color="auto"/>
            <w:right w:val="none" w:sz="0" w:space="0" w:color="auto"/>
          </w:divBdr>
        </w:div>
        <w:div w:id="2089695162">
          <w:marLeft w:val="480"/>
          <w:marRight w:val="0"/>
          <w:marTop w:val="0"/>
          <w:marBottom w:val="0"/>
          <w:divBdr>
            <w:top w:val="none" w:sz="0" w:space="0" w:color="auto"/>
            <w:left w:val="none" w:sz="0" w:space="0" w:color="auto"/>
            <w:bottom w:val="none" w:sz="0" w:space="0" w:color="auto"/>
            <w:right w:val="none" w:sz="0" w:space="0" w:color="auto"/>
          </w:divBdr>
        </w:div>
        <w:div w:id="2117213809">
          <w:marLeft w:val="480"/>
          <w:marRight w:val="0"/>
          <w:marTop w:val="0"/>
          <w:marBottom w:val="0"/>
          <w:divBdr>
            <w:top w:val="none" w:sz="0" w:space="0" w:color="auto"/>
            <w:left w:val="none" w:sz="0" w:space="0" w:color="auto"/>
            <w:bottom w:val="none" w:sz="0" w:space="0" w:color="auto"/>
            <w:right w:val="none" w:sz="0" w:space="0" w:color="auto"/>
          </w:divBdr>
        </w:div>
        <w:div w:id="2134859582">
          <w:marLeft w:val="480"/>
          <w:marRight w:val="0"/>
          <w:marTop w:val="0"/>
          <w:marBottom w:val="0"/>
          <w:divBdr>
            <w:top w:val="none" w:sz="0" w:space="0" w:color="auto"/>
            <w:left w:val="none" w:sz="0" w:space="0" w:color="auto"/>
            <w:bottom w:val="none" w:sz="0" w:space="0" w:color="auto"/>
            <w:right w:val="none" w:sz="0" w:space="0" w:color="auto"/>
          </w:divBdr>
        </w:div>
      </w:divsChild>
    </w:div>
    <w:div w:id="1721857166">
      <w:bodyDiv w:val="1"/>
      <w:marLeft w:val="0"/>
      <w:marRight w:val="0"/>
      <w:marTop w:val="0"/>
      <w:marBottom w:val="0"/>
      <w:divBdr>
        <w:top w:val="none" w:sz="0" w:space="0" w:color="auto"/>
        <w:left w:val="none" w:sz="0" w:space="0" w:color="auto"/>
        <w:bottom w:val="none" w:sz="0" w:space="0" w:color="auto"/>
        <w:right w:val="none" w:sz="0" w:space="0" w:color="auto"/>
      </w:divBdr>
      <w:divsChild>
        <w:div w:id="1592277167">
          <w:marLeft w:val="480"/>
          <w:marRight w:val="0"/>
          <w:marTop w:val="0"/>
          <w:marBottom w:val="0"/>
          <w:divBdr>
            <w:top w:val="none" w:sz="0" w:space="0" w:color="auto"/>
            <w:left w:val="none" w:sz="0" w:space="0" w:color="auto"/>
            <w:bottom w:val="none" w:sz="0" w:space="0" w:color="auto"/>
            <w:right w:val="none" w:sz="0" w:space="0" w:color="auto"/>
          </w:divBdr>
        </w:div>
        <w:div w:id="559949917">
          <w:marLeft w:val="480"/>
          <w:marRight w:val="0"/>
          <w:marTop w:val="0"/>
          <w:marBottom w:val="0"/>
          <w:divBdr>
            <w:top w:val="none" w:sz="0" w:space="0" w:color="auto"/>
            <w:left w:val="none" w:sz="0" w:space="0" w:color="auto"/>
            <w:bottom w:val="none" w:sz="0" w:space="0" w:color="auto"/>
            <w:right w:val="none" w:sz="0" w:space="0" w:color="auto"/>
          </w:divBdr>
        </w:div>
        <w:div w:id="354694043">
          <w:marLeft w:val="480"/>
          <w:marRight w:val="0"/>
          <w:marTop w:val="0"/>
          <w:marBottom w:val="0"/>
          <w:divBdr>
            <w:top w:val="none" w:sz="0" w:space="0" w:color="auto"/>
            <w:left w:val="none" w:sz="0" w:space="0" w:color="auto"/>
            <w:bottom w:val="none" w:sz="0" w:space="0" w:color="auto"/>
            <w:right w:val="none" w:sz="0" w:space="0" w:color="auto"/>
          </w:divBdr>
        </w:div>
        <w:div w:id="1433209323">
          <w:marLeft w:val="480"/>
          <w:marRight w:val="0"/>
          <w:marTop w:val="0"/>
          <w:marBottom w:val="0"/>
          <w:divBdr>
            <w:top w:val="none" w:sz="0" w:space="0" w:color="auto"/>
            <w:left w:val="none" w:sz="0" w:space="0" w:color="auto"/>
            <w:bottom w:val="none" w:sz="0" w:space="0" w:color="auto"/>
            <w:right w:val="none" w:sz="0" w:space="0" w:color="auto"/>
          </w:divBdr>
        </w:div>
        <w:div w:id="295137062">
          <w:marLeft w:val="480"/>
          <w:marRight w:val="0"/>
          <w:marTop w:val="0"/>
          <w:marBottom w:val="0"/>
          <w:divBdr>
            <w:top w:val="none" w:sz="0" w:space="0" w:color="auto"/>
            <w:left w:val="none" w:sz="0" w:space="0" w:color="auto"/>
            <w:bottom w:val="none" w:sz="0" w:space="0" w:color="auto"/>
            <w:right w:val="none" w:sz="0" w:space="0" w:color="auto"/>
          </w:divBdr>
        </w:div>
        <w:div w:id="610363637">
          <w:marLeft w:val="480"/>
          <w:marRight w:val="0"/>
          <w:marTop w:val="0"/>
          <w:marBottom w:val="0"/>
          <w:divBdr>
            <w:top w:val="none" w:sz="0" w:space="0" w:color="auto"/>
            <w:left w:val="none" w:sz="0" w:space="0" w:color="auto"/>
            <w:bottom w:val="none" w:sz="0" w:space="0" w:color="auto"/>
            <w:right w:val="none" w:sz="0" w:space="0" w:color="auto"/>
          </w:divBdr>
        </w:div>
        <w:div w:id="659961427">
          <w:marLeft w:val="480"/>
          <w:marRight w:val="0"/>
          <w:marTop w:val="0"/>
          <w:marBottom w:val="0"/>
          <w:divBdr>
            <w:top w:val="none" w:sz="0" w:space="0" w:color="auto"/>
            <w:left w:val="none" w:sz="0" w:space="0" w:color="auto"/>
            <w:bottom w:val="none" w:sz="0" w:space="0" w:color="auto"/>
            <w:right w:val="none" w:sz="0" w:space="0" w:color="auto"/>
          </w:divBdr>
        </w:div>
        <w:div w:id="541669569">
          <w:marLeft w:val="480"/>
          <w:marRight w:val="0"/>
          <w:marTop w:val="0"/>
          <w:marBottom w:val="0"/>
          <w:divBdr>
            <w:top w:val="none" w:sz="0" w:space="0" w:color="auto"/>
            <w:left w:val="none" w:sz="0" w:space="0" w:color="auto"/>
            <w:bottom w:val="none" w:sz="0" w:space="0" w:color="auto"/>
            <w:right w:val="none" w:sz="0" w:space="0" w:color="auto"/>
          </w:divBdr>
        </w:div>
        <w:div w:id="1816608628">
          <w:marLeft w:val="480"/>
          <w:marRight w:val="0"/>
          <w:marTop w:val="0"/>
          <w:marBottom w:val="0"/>
          <w:divBdr>
            <w:top w:val="none" w:sz="0" w:space="0" w:color="auto"/>
            <w:left w:val="none" w:sz="0" w:space="0" w:color="auto"/>
            <w:bottom w:val="none" w:sz="0" w:space="0" w:color="auto"/>
            <w:right w:val="none" w:sz="0" w:space="0" w:color="auto"/>
          </w:divBdr>
        </w:div>
        <w:div w:id="1604026116">
          <w:marLeft w:val="480"/>
          <w:marRight w:val="0"/>
          <w:marTop w:val="0"/>
          <w:marBottom w:val="0"/>
          <w:divBdr>
            <w:top w:val="none" w:sz="0" w:space="0" w:color="auto"/>
            <w:left w:val="none" w:sz="0" w:space="0" w:color="auto"/>
            <w:bottom w:val="none" w:sz="0" w:space="0" w:color="auto"/>
            <w:right w:val="none" w:sz="0" w:space="0" w:color="auto"/>
          </w:divBdr>
        </w:div>
        <w:div w:id="1482844405">
          <w:marLeft w:val="480"/>
          <w:marRight w:val="0"/>
          <w:marTop w:val="0"/>
          <w:marBottom w:val="0"/>
          <w:divBdr>
            <w:top w:val="none" w:sz="0" w:space="0" w:color="auto"/>
            <w:left w:val="none" w:sz="0" w:space="0" w:color="auto"/>
            <w:bottom w:val="none" w:sz="0" w:space="0" w:color="auto"/>
            <w:right w:val="none" w:sz="0" w:space="0" w:color="auto"/>
          </w:divBdr>
        </w:div>
        <w:div w:id="785124400">
          <w:marLeft w:val="480"/>
          <w:marRight w:val="0"/>
          <w:marTop w:val="0"/>
          <w:marBottom w:val="0"/>
          <w:divBdr>
            <w:top w:val="none" w:sz="0" w:space="0" w:color="auto"/>
            <w:left w:val="none" w:sz="0" w:space="0" w:color="auto"/>
            <w:bottom w:val="none" w:sz="0" w:space="0" w:color="auto"/>
            <w:right w:val="none" w:sz="0" w:space="0" w:color="auto"/>
          </w:divBdr>
        </w:div>
        <w:div w:id="587157842">
          <w:marLeft w:val="480"/>
          <w:marRight w:val="0"/>
          <w:marTop w:val="0"/>
          <w:marBottom w:val="0"/>
          <w:divBdr>
            <w:top w:val="none" w:sz="0" w:space="0" w:color="auto"/>
            <w:left w:val="none" w:sz="0" w:space="0" w:color="auto"/>
            <w:bottom w:val="none" w:sz="0" w:space="0" w:color="auto"/>
            <w:right w:val="none" w:sz="0" w:space="0" w:color="auto"/>
          </w:divBdr>
        </w:div>
        <w:div w:id="1723170778">
          <w:marLeft w:val="480"/>
          <w:marRight w:val="0"/>
          <w:marTop w:val="0"/>
          <w:marBottom w:val="0"/>
          <w:divBdr>
            <w:top w:val="none" w:sz="0" w:space="0" w:color="auto"/>
            <w:left w:val="none" w:sz="0" w:space="0" w:color="auto"/>
            <w:bottom w:val="none" w:sz="0" w:space="0" w:color="auto"/>
            <w:right w:val="none" w:sz="0" w:space="0" w:color="auto"/>
          </w:divBdr>
        </w:div>
        <w:div w:id="2083721220">
          <w:marLeft w:val="480"/>
          <w:marRight w:val="0"/>
          <w:marTop w:val="0"/>
          <w:marBottom w:val="0"/>
          <w:divBdr>
            <w:top w:val="none" w:sz="0" w:space="0" w:color="auto"/>
            <w:left w:val="none" w:sz="0" w:space="0" w:color="auto"/>
            <w:bottom w:val="none" w:sz="0" w:space="0" w:color="auto"/>
            <w:right w:val="none" w:sz="0" w:space="0" w:color="auto"/>
          </w:divBdr>
        </w:div>
        <w:div w:id="1823698190">
          <w:marLeft w:val="480"/>
          <w:marRight w:val="0"/>
          <w:marTop w:val="0"/>
          <w:marBottom w:val="0"/>
          <w:divBdr>
            <w:top w:val="none" w:sz="0" w:space="0" w:color="auto"/>
            <w:left w:val="none" w:sz="0" w:space="0" w:color="auto"/>
            <w:bottom w:val="none" w:sz="0" w:space="0" w:color="auto"/>
            <w:right w:val="none" w:sz="0" w:space="0" w:color="auto"/>
          </w:divBdr>
        </w:div>
        <w:div w:id="1818565861">
          <w:marLeft w:val="480"/>
          <w:marRight w:val="0"/>
          <w:marTop w:val="0"/>
          <w:marBottom w:val="0"/>
          <w:divBdr>
            <w:top w:val="none" w:sz="0" w:space="0" w:color="auto"/>
            <w:left w:val="none" w:sz="0" w:space="0" w:color="auto"/>
            <w:bottom w:val="none" w:sz="0" w:space="0" w:color="auto"/>
            <w:right w:val="none" w:sz="0" w:space="0" w:color="auto"/>
          </w:divBdr>
        </w:div>
        <w:div w:id="482048568">
          <w:marLeft w:val="480"/>
          <w:marRight w:val="0"/>
          <w:marTop w:val="0"/>
          <w:marBottom w:val="0"/>
          <w:divBdr>
            <w:top w:val="none" w:sz="0" w:space="0" w:color="auto"/>
            <w:left w:val="none" w:sz="0" w:space="0" w:color="auto"/>
            <w:bottom w:val="none" w:sz="0" w:space="0" w:color="auto"/>
            <w:right w:val="none" w:sz="0" w:space="0" w:color="auto"/>
          </w:divBdr>
        </w:div>
        <w:div w:id="1950577983">
          <w:marLeft w:val="480"/>
          <w:marRight w:val="0"/>
          <w:marTop w:val="0"/>
          <w:marBottom w:val="0"/>
          <w:divBdr>
            <w:top w:val="none" w:sz="0" w:space="0" w:color="auto"/>
            <w:left w:val="none" w:sz="0" w:space="0" w:color="auto"/>
            <w:bottom w:val="none" w:sz="0" w:space="0" w:color="auto"/>
            <w:right w:val="none" w:sz="0" w:space="0" w:color="auto"/>
          </w:divBdr>
        </w:div>
        <w:div w:id="639112258">
          <w:marLeft w:val="480"/>
          <w:marRight w:val="0"/>
          <w:marTop w:val="0"/>
          <w:marBottom w:val="0"/>
          <w:divBdr>
            <w:top w:val="none" w:sz="0" w:space="0" w:color="auto"/>
            <w:left w:val="none" w:sz="0" w:space="0" w:color="auto"/>
            <w:bottom w:val="none" w:sz="0" w:space="0" w:color="auto"/>
            <w:right w:val="none" w:sz="0" w:space="0" w:color="auto"/>
          </w:divBdr>
        </w:div>
        <w:div w:id="880942091">
          <w:marLeft w:val="480"/>
          <w:marRight w:val="0"/>
          <w:marTop w:val="0"/>
          <w:marBottom w:val="0"/>
          <w:divBdr>
            <w:top w:val="none" w:sz="0" w:space="0" w:color="auto"/>
            <w:left w:val="none" w:sz="0" w:space="0" w:color="auto"/>
            <w:bottom w:val="none" w:sz="0" w:space="0" w:color="auto"/>
            <w:right w:val="none" w:sz="0" w:space="0" w:color="auto"/>
          </w:divBdr>
        </w:div>
        <w:div w:id="1825125441">
          <w:marLeft w:val="480"/>
          <w:marRight w:val="0"/>
          <w:marTop w:val="0"/>
          <w:marBottom w:val="0"/>
          <w:divBdr>
            <w:top w:val="none" w:sz="0" w:space="0" w:color="auto"/>
            <w:left w:val="none" w:sz="0" w:space="0" w:color="auto"/>
            <w:bottom w:val="none" w:sz="0" w:space="0" w:color="auto"/>
            <w:right w:val="none" w:sz="0" w:space="0" w:color="auto"/>
          </w:divBdr>
        </w:div>
        <w:div w:id="748692231">
          <w:marLeft w:val="480"/>
          <w:marRight w:val="0"/>
          <w:marTop w:val="0"/>
          <w:marBottom w:val="0"/>
          <w:divBdr>
            <w:top w:val="none" w:sz="0" w:space="0" w:color="auto"/>
            <w:left w:val="none" w:sz="0" w:space="0" w:color="auto"/>
            <w:bottom w:val="none" w:sz="0" w:space="0" w:color="auto"/>
            <w:right w:val="none" w:sz="0" w:space="0" w:color="auto"/>
          </w:divBdr>
        </w:div>
        <w:div w:id="1262954097">
          <w:marLeft w:val="480"/>
          <w:marRight w:val="0"/>
          <w:marTop w:val="0"/>
          <w:marBottom w:val="0"/>
          <w:divBdr>
            <w:top w:val="none" w:sz="0" w:space="0" w:color="auto"/>
            <w:left w:val="none" w:sz="0" w:space="0" w:color="auto"/>
            <w:bottom w:val="none" w:sz="0" w:space="0" w:color="auto"/>
            <w:right w:val="none" w:sz="0" w:space="0" w:color="auto"/>
          </w:divBdr>
        </w:div>
        <w:div w:id="1048989053">
          <w:marLeft w:val="480"/>
          <w:marRight w:val="0"/>
          <w:marTop w:val="0"/>
          <w:marBottom w:val="0"/>
          <w:divBdr>
            <w:top w:val="none" w:sz="0" w:space="0" w:color="auto"/>
            <w:left w:val="none" w:sz="0" w:space="0" w:color="auto"/>
            <w:bottom w:val="none" w:sz="0" w:space="0" w:color="auto"/>
            <w:right w:val="none" w:sz="0" w:space="0" w:color="auto"/>
          </w:divBdr>
        </w:div>
        <w:div w:id="1082987880">
          <w:marLeft w:val="480"/>
          <w:marRight w:val="0"/>
          <w:marTop w:val="0"/>
          <w:marBottom w:val="0"/>
          <w:divBdr>
            <w:top w:val="none" w:sz="0" w:space="0" w:color="auto"/>
            <w:left w:val="none" w:sz="0" w:space="0" w:color="auto"/>
            <w:bottom w:val="none" w:sz="0" w:space="0" w:color="auto"/>
            <w:right w:val="none" w:sz="0" w:space="0" w:color="auto"/>
          </w:divBdr>
        </w:div>
        <w:div w:id="1119491520">
          <w:marLeft w:val="480"/>
          <w:marRight w:val="0"/>
          <w:marTop w:val="0"/>
          <w:marBottom w:val="0"/>
          <w:divBdr>
            <w:top w:val="none" w:sz="0" w:space="0" w:color="auto"/>
            <w:left w:val="none" w:sz="0" w:space="0" w:color="auto"/>
            <w:bottom w:val="none" w:sz="0" w:space="0" w:color="auto"/>
            <w:right w:val="none" w:sz="0" w:space="0" w:color="auto"/>
          </w:divBdr>
        </w:div>
        <w:div w:id="1724788642">
          <w:marLeft w:val="480"/>
          <w:marRight w:val="0"/>
          <w:marTop w:val="0"/>
          <w:marBottom w:val="0"/>
          <w:divBdr>
            <w:top w:val="none" w:sz="0" w:space="0" w:color="auto"/>
            <w:left w:val="none" w:sz="0" w:space="0" w:color="auto"/>
            <w:bottom w:val="none" w:sz="0" w:space="0" w:color="auto"/>
            <w:right w:val="none" w:sz="0" w:space="0" w:color="auto"/>
          </w:divBdr>
        </w:div>
        <w:div w:id="1754202756">
          <w:marLeft w:val="480"/>
          <w:marRight w:val="0"/>
          <w:marTop w:val="0"/>
          <w:marBottom w:val="0"/>
          <w:divBdr>
            <w:top w:val="none" w:sz="0" w:space="0" w:color="auto"/>
            <w:left w:val="none" w:sz="0" w:space="0" w:color="auto"/>
            <w:bottom w:val="none" w:sz="0" w:space="0" w:color="auto"/>
            <w:right w:val="none" w:sz="0" w:space="0" w:color="auto"/>
          </w:divBdr>
        </w:div>
        <w:div w:id="345182870">
          <w:marLeft w:val="480"/>
          <w:marRight w:val="0"/>
          <w:marTop w:val="0"/>
          <w:marBottom w:val="0"/>
          <w:divBdr>
            <w:top w:val="none" w:sz="0" w:space="0" w:color="auto"/>
            <w:left w:val="none" w:sz="0" w:space="0" w:color="auto"/>
            <w:bottom w:val="none" w:sz="0" w:space="0" w:color="auto"/>
            <w:right w:val="none" w:sz="0" w:space="0" w:color="auto"/>
          </w:divBdr>
        </w:div>
        <w:div w:id="94979842">
          <w:marLeft w:val="480"/>
          <w:marRight w:val="0"/>
          <w:marTop w:val="0"/>
          <w:marBottom w:val="0"/>
          <w:divBdr>
            <w:top w:val="none" w:sz="0" w:space="0" w:color="auto"/>
            <w:left w:val="none" w:sz="0" w:space="0" w:color="auto"/>
            <w:bottom w:val="none" w:sz="0" w:space="0" w:color="auto"/>
            <w:right w:val="none" w:sz="0" w:space="0" w:color="auto"/>
          </w:divBdr>
        </w:div>
        <w:div w:id="911499242">
          <w:marLeft w:val="480"/>
          <w:marRight w:val="0"/>
          <w:marTop w:val="0"/>
          <w:marBottom w:val="0"/>
          <w:divBdr>
            <w:top w:val="none" w:sz="0" w:space="0" w:color="auto"/>
            <w:left w:val="none" w:sz="0" w:space="0" w:color="auto"/>
            <w:bottom w:val="none" w:sz="0" w:space="0" w:color="auto"/>
            <w:right w:val="none" w:sz="0" w:space="0" w:color="auto"/>
          </w:divBdr>
        </w:div>
        <w:div w:id="836261804">
          <w:marLeft w:val="480"/>
          <w:marRight w:val="0"/>
          <w:marTop w:val="0"/>
          <w:marBottom w:val="0"/>
          <w:divBdr>
            <w:top w:val="none" w:sz="0" w:space="0" w:color="auto"/>
            <w:left w:val="none" w:sz="0" w:space="0" w:color="auto"/>
            <w:bottom w:val="none" w:sz="0" w:space="0" w:color="auto"/>
            <w:right w:val="none" w:sz="0" w:space="0" w:color="auto"/>
          </w:divBdr>
        </w:div>
        <w:div w:id="2141727102">
          <w:marLeft w:val="480"/>
          <w:marRight w:val="0"/>
          <w:marTop w:val="0"/>
          <w:marBottom w:val="0"/>
          <w:divBdr>
            <w:top w:val="none" w:sz="0" w:space="0" w:color="auto"/>
            <w:left w:val="none" w:sz="0" w:space="0" w:color="auto"/>
            <w:bottom w:val="none" w:sz="0" w:space="0" w:color="auto"/>
            <w:right w:val="none" w:sz="0" w:space="0" w:color="auto"/>
          </w:divBdr>
        </w:div>
        <w:div w:id="1229150719">
          <w:marLeft w:val="480"/>
          <w:marRight w:val="0"/>
          <w:marTop w:val="0"/>
          <w:marBottom w:val="0"/>
          <w:divBdr>
            <w:top w:val="none" w:sz="0" w:space="0" w:color="auto"/>
            <w:left w:val="none" w:sz="0" w:space="0" w:color="auto"/>
            <w:bottom w:val="none" w:sz="0" w:space="0" w:color="auto"/>
            <w:right w:val="none" w:sz="0" w:space="0" w:color="auto"/>
          </w:divBdr>
        </w:div>
        <w:div w:id="507184413">
          <w:marLeft w:val="480"/>
          <w:marRight w:val="0"/>
          <w:marTop w:val="0"/>
          <w:marBottom w:val="0"/>
          <w:divBdr>
            <w:top w:val="none" w:sz="0" w:space="0" w:color="auto"/>
            <w:left w:val="none" w:sz="0" w:space="0" w:color="auto"/>
            <w:bottom w:val="none" w:sz="0" w:space="0" w:color="auto"/>
            <w:right w:val="none" w:sz="0" w:space="0" w:color="auto"/>
          </w:divBdr>
        </w:div>
        <w:div w:id="754786244">
          <w:marLeft w:val="480"/>
          <w:marRight w:val="0"/>
          <w:marTop w:val="0"/>
          <w:marBottom w:val="0"/>
          <w:divBdr>
            <w:top w:val="none" w:sz="0" w:space="0" w:color="auto"/>
            <w:left w:val="none" w:sz="0" w:space="0" w:color="auto"/>
            <w:bottom w:val="none" w:sz="0" w:space="0" w:color="auto"/>
            <w:right w:val="none" w:sz="0" w:space="0" w:color="auto"/>
          </w:divBdr>
        </w:div>
        <w:div w:id="843982474">
          <w:marLeft w:val="480"/>
          <w:marRight w:val="0"/>
          <w:marTop w:val="0"/>
          <w:marBottom w:val="0"/>
          <w:divBdr>
            <w:top w:val="none" w:sz="0" w:space="0" w:color="auto"/>
            <w:left w:val="none" w:sz="0" w:space="0" w:color="auto"/>
            <w:bottom w:val="none" w:sz="0" w:space="0" w:color="auto"/>
            <w:right w:val="none" w:sz="0" w:space="0" w:color="auto"/>
          </w:divBdr>
        </w:div>
        <w:div w:id="302930856">
          <w:marLeft w:val="480"/>
          <w:marRight w:val="0"/>
          <w:marTop w:val="0"/>
          <w:marBottom w:val="0"/>
          <w:divBdr>
            <w:top w:val="none" w:sz="0" w:space="0" w:color="auto"/>
            <w:left w:val="none" w:sz="0" w:space="0" w:color="auto"/>
            <w:bottom w:val="none" w:sz="0" w:space="0" w:color="auto"/>
            <w:right w:val="none" w:sz="0" w:space="0" w:color="auto"/>
          </w:divBdr>
        </w:div>
        <w:div w:id="1310750696">
          <w:marLeft w:val="480"/>
          <w:marRight w:val="0"/>
          <w:marTop w:val="0"/>
          <w:marBottom w:val="0"/>
          <w:divBdr>
            <w:top w:val="none" w:sz="0" w:space="0" w:color="auto"/>
            <w:left w:val="none" w:sz="0" w:space="0" w:color="auto"/>
            <w:bottom w:val="none" w:sz="0" w:space="0" w:color="auto"/>
            <w:right w:val="none" w:sz="0" w:space="0" w:color="auto"/>
          </w:divBdr>
        </w:div>
        <w:div w:id="863442818">
          <w:marLeft w:val="480"/>
          <w:marRight w:val="0"/>
          <w:marTop w:val="0"/>
          <w:marBottom w:val="0"/>
          <w:divBdr>
            <w:top w:val="none" w:sz="0" w:space="0" w:color="auto"/>
            <w:left w:val="none" w:sz="0" w:space="0" w:color="auto"/>
            <w:bottom w:val="none" w:sz="0" w:space="0" w:color="auto"/>
            <w:right w:val="none" w:sz="0" w:space="0" w:color="auto"/>
          </w:divBdr>
        </w:div>
        <w:div w:id="1809936605">
          <w:marLeft w:val="480"/>
          <w:marRight w:val="0"/>
          <w:marTop w:val="0"/>
          <w:marBottom w:val="0"/>
          <w:divBdr>
            <w:top w:val="none" w:sz="0" w:space="0" w:color="auto"/>
            <w:left w:val="none" w:sz="0" w:space="0" w:color="auto"/>
            <w:bottom w:val="none" w:sz="0" w:space="0" w:color="auto"/>
            <w:right w:val="none" w:sz="0" w:space="0" w:color="auto"/>
          </w:divBdr>
        </w:div>
        <w:div w:id="1751536334">
          <w:marLeft w:val="480"/>
          <w:marRight w:val="0"/>
          <w:marTop w:val="0"/>
          <w:marBottom w:val="0"/>
          <w:divBdr>
            <w:top w:val="none" w:sz="0" w:space="0" w:color="auto"/>
            <w:left w:val="none" w:sz="0" w:space="0" w:color="auto"/>
            <w:bottom w:val="none" w:sz="0" w:space="0" w:color="auto"/>
            <w:right w:val="none" w:sz="0" w:space="0" w:color="auto"/>
          </w:divBdr>
        </w:div>
        <w:div w:id="1532065934">
          <w:marLeft w:val="480"/>
          <w:marRight w:val="0"/>
          <w:marTop w:val="0"/>
          <w:marBottom w:val="0"/>
          <w:divBdr>
            <w:top w:val="none" w:sz="0" w:space="0" w:color="auto"/>
            <w:left w:val="none" w:sz="0" w:space="0" w:color="auto"/>
            <w:bottom w:val="none" w:sz="0" w:space="0" w:color="auto"/>
            <w:right w:val="none" w:sz="0" w:space="0" w:color="auto"/>
          </w:divBdr>
        </w:div>
        <w:div w:id="411855443">
          <w:marLeft w:val="480"/>
          <w:marRight w:val="0"/>
          <w:marTop w:val="0"/>
          <w:marBottom w:val="0"/>
          <w:divBdr>
            <w:top w:val="none" w:sz="0" w:space="0" w:color="auto"/>
            <w:left w:val="none" w:sz="0" w:space="0" w:color="auto"/>
            <w:bottom w:val="none" w:sz="0" w:space="0" w:color="auto"/>
            <w:right w:val="none" w:sz="0" w:space="0" w:color="auto"/>
          </w:divBdr>
        </w:div>
        <w:div w:id="712732281">
          <w:marLeft w:val="480"/>
          <w:marRight w:val="0"/>
          <w:marTop w:val="0"/>
          <w:marBottom w:val="0"/>
          <w:divBdr>
            <w:top w:val="none" w:sz="0" w:space="0" w:color="auto"/>
            <w:left w:val="none" w:sz="0" w:space="0" w:color="auto"/>
            <w:bottom w:val="none" w:sz="0" w:space="0" w:color="auto"/>
            <w:right w:val="none" w:sz="0" w:space="0" w:color="auto"/>
          </w:divBdr>
        </w:div>
        <w:div w:id="1396317884">
          <w:marLeft w:val="480"/>
          <w:marRight w:val="0"/>
          <w:marTop w:val="0"/>
          <w:marBottom w:val="0"/>
          <w:divBdr>
            <w:top w:val="none" w:sz="0" w:space="0" w:color="auto"/>
            <w:left w:val="none" w:sz="0" w:space="0" w:color="auto"/>
            <w:bottom w:val="none" w:sz="0" w:space="0" w:color="auto"/>
            <w:right w:val="none" w:sz="0" w:space="0" w:color="auto"/>
          </w:divBdr>
        </w:div>
        <w:div w:id="449516552">
          <w:marLeft w:val="480"/>
          <w:marRight w:val="0"/>
          <w:marTop w:val="0"/>
          <w:marBottom w:val="0"/>
          <w:divBdr>
            <w:top w:val="none" w:sz="0" w:space="0" w:color="auto"/>
            <w:left w:val="none" w:sz="0" w:space="0" w:color="auto"/>
            <w:bottom w:val="none" w:sz="0" w:space="0" w:color="auto"/>
            <w:right w:val="none" w:sz="0" w:space="0" w:color="auto"/>
          </w:divBdr>
        </w:div>
        <w:div w:id="2120683000">
          <w:marLeft w:val="480"/>
          <w:marRight w:val="0"/>
          <w:marTop w:val="0"/>
          <w:marBottom w:val="0"/>
          <w:divBdr>
            <w:top w:val="none" w:sz="0" w:space="0" w:color="auto"/>
            <w:left w:val="none" w:sz="0" w:space="0" w:color="auto"/>
            <w:bottom w:val="none" w:sz="0" w:space="0" w:color="auto"/>
            <w:right w:val="none" w:sz="0" w:space="0" w:color="auto"/>
          </w:divBdr>
        </w:div>
        <w:div w:id="1828940981">
          <w:marLeft w:val="480"/>
          <w:marRight w:val="0"/>
          <w:marTop w:val="0"/>
          <w:marBottom w:val="0"/>
          <w:divBdr>
            <w:top w:val="none" w:sz="0" w:space="0" w:color="auto"/>
            <w:left w:val="none" w:sz="0" w:space="0" w:color="auto"/>
            <w:bottom w:val="none" w:sz="0" w:space="0" w:color="auto"/>
            <w:right w:val="none" w:sz="0" w:space="0" w:color="auto"/>
          </w:divBdr>
        </w:div>
        <w:div w:id="295185738">
          <w:marLeft w:val="480"/>
          <w:marRight w:val="0"/>
          <w:marTop w:val="0"/>
          <w:marBottom w:val="0"/>
          <w:divBdr>
            <w:top w:val="none" w:sz="0" w:space="0" w:color="auto"/>
            <w:left w:val="none" w:sz="0" w:space="0" w:color="auto"/>
            <w:bottom w:val="none" w:sz="0" w:space="0" w:color="auto"/>
            <w:right w:val="none" w:sz="0" w:space="0" w:color="auto"/>
          </w:divBdr>
        </w:div>
        <w:div w:id="110516235">
          <w:marLeft w:val="480"/>
          <w:marRight w:val="0"/>
          <w:marTop w:val="0"/>
          <w:marBottom w:val="0"/>
          <w:divBdr>
            <w:top w:val="none" w:sz="0" w:space="0" w:color="auto"/>
            <w:left w:val="none" w:sz="0" w:space="0" w:color="auto"/>
            <w:bottom w:val="none" w:sz="0" w:space="0" w:color="auto"/>
            <w:right w:val="none" w:sz="0" w:space="0" w:color="auto"/>
          </w:divBdr>
        </w:div>
        <w:div w:id="1181236008">
          <w:marLeft w:val="480"/>
          <w:marRight w:val="0"/>
          <w:marTop w:val="0"/>
          <w:marBottom w:val="0"/>
          <w:divBdr>
            <w:top w:val="none" w:sz="0" w:space="0" w:color="auto"/>
            <w:left w:val="none" w:sz="0" w:space="0" w:color="auto"/>
            <w:bottom w:val="none" w:sz="0" w:space="0" w:color="auto"/>
            <w:right w:val="none" w:sz="0" w:space="0" w:color="auto"/>
          </w:divBdr>
        </w:div>
        <w:div w:id="21439850">
          <w:marLeft w:val="480"/>
          <w:marRight w:val="0"/>
          <w:marTop w:val="0"/>
          <w:marBottom w:val="0"/>
          <w:divBdr>
            <w:top w:val="none" w:sz="0" w:space="0" w:color="auto"/>
            <w:left w:val="none" w:sz="0" w:space="0" w:color="auto"/>
            <w:bottom w:val="none" w:sz="0" w:space="0" w:color="auto"/>
            <w:right w:val="none" w:sz="0" w:space="0" w:color="auto"/>
          </w:divBdr>
        </w:div>
        <w:div w:id="1802381429">
          <w:marLeft w:val="480"/>
          <w:marRight w:val="0"/>
          <w:marTop w:val="0"/>
          <w:marBottom w:val="0"/>
          <w:divBdr>
            <w:top w:val="none" w:sz="0" w:space="0" w:color="auto"/>
            <w:left w:val="none" w:sz="0" w:space="0" w:color="auto"/>
            <w:bottom w:val="none" w:sz="0" w:space="0" w:color="auto"/>
            <w:right w:val="none" w:sz="0" w:space="0" w:color="auto"/>
          </w:divBdr>
        </w:div>
        <w:div w:id="592666779">
          <w:marLeft w:val="480"/>
          <w:marRight w:val="0"/>
          <w:marTop w:val="0"/>
          <w:marBottom w:val="0"/>
          <w:divBdr>
            <w:top w:val="none" w:sz="0" w:space="0" w:color="auto"/>
            <w:left w:val="none" w:sz="0" w:space="0" w:color="auto"/>
            <w:bottom w:val="none" w:sz="0" w:space="0" w:color="auto"/>
            <w:right w:val="none" w:sz="0" w:space="0" w:color="auto"/>
          </w:divBdr>
        </w:div>
        <w:div w:id="841895568">
          <w:marLeft w:val="480"/>
          <w:marRight w:val="0"/>
          <w:marTop w:val="0"/>
          <w:marBottom w:val="0"/>
          <w:divBdr>
            <w:top w:val="none" w:sz="0" w:space="0" w:color="auto"/>
            <w:left w:val="none" w:sz="0" w:space="0" w:color="auto"/>
            <w:bottom w:val="none" w:sz="0" w:space="0" w:color="auto"/>
            <w:right w:val="none" w:sz="0" w:space="0" w:color="auto"/>
          </w:divBdr>
        </w:div>
        <w:div w:id="2023386067">
          <w:marLeft w:val="480"/>
          <w:marRight w:val="0"/>
          <w:marTop w:val="0"/>
          <w:marBottom w:val="0"/>
          <w:divBdr>
            <w:top w:val="none" w:sz="0" w:space="0" w:color="auto"/>
            <w:left w:val="none" w:sz="0" w:space="0" w:color="auto"/>
            <w:bottom w:val="none" w:sz="0" w:space="0" w:color="auto"/>
            <w:right w:val="none" w:sz="0" w:space="0" w:color="auto"/>
          </w:divBdr>
        </w:div>
        <w:div w:id="596327499">
          <w:marLeft w:val="480"/>
          <w:marRight w:val="0"/>
          <w:marTop w:val="0"/>
          <w:marBottom w:val="0"/>
          <w:divBdr>
            <w:top w:val="none" w:sz="0" w:space="0" w:color="auto"/>
            <w:left w:val="none" w:sz="0" w:space="0" w:color="auto"/>
            <w:bottom w:val="none" w:sz="0" w:space="0" w:color="auto"/>
            <w:right w:val="none" w:sz="0" w:space="0" w:color="auto"/>
          </w:divBdr>
        </w:div>
        <w:div w:id="607541729">
          <w:marLeft w:val="480"/>
          <w:marRight w:val="0"/>
          <w:marTop w:val="0"/>
          <w:marBottom w:val="0"/>
          <w:divBdr>
            <w:top w:val="none" w:sz="0" w:space="0" w:color="auto"/>
            <w:left w:val="none" w:sz="0" w:space="0" w:color="auto"/>
            <w:bottom w:val="none" w:sz="0" w:space="0" w:color="auto"/>
            <w:right w:val="none" w:sz="0" w:space="0" w:color="auto"/>
          </w:divBdr>
        </w:div>
        <w:div w:id="568076861">
          <w:marLeft w:val="480"/>
          <w:marRight w:val="0"/>
          <w:marTop w:val="0"/>
          <w:marBottom w:val="0"/>
          <w:divBdr>
            <w:top w:val="none" w:sz="0" w:space="0" w:color="auto"/>
            <w:left w:val="none" w:sz="0" w:space="0" w:color="auto"/>
            <w:bottom w:val="none" w:sz="0" w:space="0" w:color="auto"/>
            <w:right w:val="none" w:sz="0" w:space="0" w:color="auto"/>
          </w:divBdr>
        </w:div>
        <w:div w:id="1760442418">
          <w:marLeft w:val="480"/>
          <w:marRight w:val="0"/>
          <w:marTop w:val="0"/>
          <w:marBottom w:val="0"/>
          <w:divBdr>
            <w:top w:val="none" w:sz="0" w:space="0" w:color="auto"/>
            <w:left w:val="none" w:sz="0" w:space="0" w:color="auto"/>
            <w:bottom w:val="none" w:sz="0" w:space="0" w:color="auto"/>
            <w:right w:val="none" w:sz="0" w:space="0" w:color="auto"/>
          </w:divBdr>
        </w:div>
        <w:div w:id="1966541131">
          <w:marLeft w:val="480"/>
          <w:marRight w:val="0"/>
          <w:marTop w:val="0"/>
          <w:marBottom w:val="0"/>
          <w:divBdr>
            <w:top w:val="none" w:sz="0" w:space="0" w:color="auto"/>
            <w:left w:val="none" w:sz="0" w:space="0" w:color="auto"/>
            <w:bottom w:val="none" w:sz="0" w:space="0" w:color="auto"/>
            <w:right w:val="none" w:sz="0" w:space="0" w:color="auto"/>
          </w:divBdr>
        </w:div>
        <w:div w:id="132674620">
          <w:marLeft w:val="480"/>
          <w:marRight w:val="0"/>
          <w:marTop w:val="0"/>
          <w:marBottom w:val="0"/>
          <w:divBdr>
            <w:top w:val="none" w:sz="0" w:space="0" w:color="auto"/>
            <w:left w:val="none" w:sz="0" w:space="0" w:color="auto"/>
            <w:bottom w:val="none" w:sz="0" w:space="0" w:color="auto"/>
            <w:right w:val="none" w:sz="0" w:space="0" w:color="auto"/>
          </w:divBdr>
        </w:div>
        <w:div w:id="1482624254">
          <w:marLeft w:val="480"/>
          <w:marRight w:val="0"/>
          <w:marTop w:val="0"/>
          <w:marBottom w:val="0"/>
          <w:divBdr>
            <w:top w:val="none" w:sz="0" w:space="0" w:color="auto"/>
            <w:left w:val="none" w:sz="0" w:space="0" w:color="auto"/>
            <w:bottom w:val="none" w:sz="0" w:space="0" w:color="auto"/>
            <w:right w:val="none" w:sz="0" w:space="0" w:color="auto"/>
          </w:divBdr>
        </w:div>
        <w:div w:id="1778941224">
          <w:marLeft w:val="480"/>
          <w:marRight w:val="0"/>
          <w:marTop w:val="0"/>
          <w:marBottom w:val="0"/>
          <w:divBdr>
            <w:top w:val="none" w:sz="0" w:space="0" w:color="auto"/>
            <w:left w:val="none" w:sz="0" w:space="0" w:color="auto"/>
            <w:bottom w:val="none" w:sz="0" w:space="0" w:color="auto"/>
            <w:right w:val="none" w:sz="0" w:space="0" w:color="auto"/>
          </w:divBdr>
        </w:div>
        <w:div w:id="489371943">
          <w:marLeft w:val="480"/>
          <w:marRight w:val="0"/>
          <w:marTop w:val="0"/>
          <w:marBottom w:val="0"/>
          <w:divBdr>
            <w:top w:val="none" w:sz="0" w:space="0" w:color="auto"/>
            <w:left w:val="none" w:sz="0" w:space="0" w:color="auto"/>
            <w:bottom w:val="none" w:sz="0" w:space="0" w:color="auto"/>
            <w:right w:val="none" w:sz="0" w:space="0" w:color="auto"/>
          </w:divBdr>
        </w:div>
        <w:div w:id="364600820">
          <w:marLeft w:val="480"/>
          <w:marRight w:val="0"/>
          <w:marTop w:val="0"/>
          <w:marBottom w:val="0"/>
          <w:divBdr>
            <w:top w:val="none" w:sz="0" w:space="0" w:color="auto"/>
            <w:left w:val="none" w:sz="0" w:space="0" w:color="auto"/>
            <w:bottom w:val="none" w:sz="0" w:space="0" w:color="auto"/>
            <w:right w:val="none" w:sz="0" w:space="0" w:color="auto"/>
          </w:divBdr>
        </w:div>
        <w:div w:id="206261804">
          <w:marLeft w:val="480"/>
          <w:marRight w:val="0"/>
          <w:marTop w:val="0"/>
          <w:marBottom w:val="0"/>
          <w:divBdr>
            <w:top w:val="none" w:sz="0" w:space="0" w:color="auto"/>
            <w:left w:val="none" w:sz="0" w:space="0" w:color="auto"/>
            <w:bottom w:val="none" w:sz="0" w:space="0" w:color="auto"/>
            <w:right w:val="none" w:sz="0" w:space="0" w:color="auto"/>
          </w:divBdr>
        </w:div>
        <w:div w:id="61492443">
          <w:marLeft w:val="480"/>
          <w:marRight w:val="0"/>
          <w:marTop w:val="0"/>
          <w:marBottom w:val="0"/>
          <w:divBdr>
            <w:top w:val="none" w:sz="0" w:space="0" w:color="auto"/>
            <w:left w:val="none" w:sz="0" w:space="0" w:color="auto"/>
            <w:bottom w:val="none" w:sz="0" w:space="0" w:color="auto"/>
            <w:right w:val="none" w:sz="0" w:space="0" w:color="auto"/>
          </w:divBdr>
        </w:div>
        <w:div w:id="140968909">
          <w:marLeft w:val="480"/>
          <w:marRight w:val="0"/>
          <w:marTop w:val="0"/>
          <w:marBottom w:val="0"/>
          <w:divBdr>
            <w:top w:val="none" w:sz="0" w:space="0" w:color="auto"/>
            <w:left w:val="none" w:sz="0" w:space="0" w:color="auto"/>
            <w:bottom w:val="none" w:sz="0" w:space="0" w:color="auto"/>
            <w:right w:val="none" w:sz="0" w:space="0" w:color="auto"/>
          </w:divBdr>
        </w:div>
        <w:div w:id="1584952033">
          <w:marLeft w:val="480"/>
          <w:marRight w:val="0"/>
          <w:marTop w:val="0"/>
          <w:marBottom w:val="0"/>
          <w:divBdr>
            <w:top w:val="none" w:sz="0" w:space="0" w:color="auto"/>
            <w:left w:val="none" w:sz="0" w:space="0" w:color="auto"/>
            <w:bottom w:val="none" w:sz="0" w:space="0" w:color="auto"/>
            <w:right w:val="none" w:sz="0" w:space="0" w:color="auto"/>
          </w:divBdr>
        </w:div>
        <w:div w:id="1482768105">
          <w:marLeft w:val="480"/>
          <w:marRight w:val="0"/>
          <w:marTop w:val="0"/>
          <w:marBottom w:val="0"/>
          <w:divBdr>
            <w:top w:val="none" w:sz="0" w:space="0" w:color="auto"/>
            <w:left w:val="none" w:sz="0" w:space="0" w:color="auto"/>
            <w:bottom w:val="none" w:sz="0" w:space="0" w:color="auto"/>
            <w:right w:val="none" w:sz="0" w:space="0" w:color="auto"/>
          </w:divBdr>
        </w:div>
        <w:div w:id="341204532">
          <w:marLeft w:val="480"/>
          <w:marRight w:val="0"/>
          <w:marTop w:val="0"/>
          <w:marBottom w:val="0"/>
          <w:divBdr>
            <w:top w:val="none" w:sz="0" w:space="0" w:color="auto"/>
            <w:left w:val="none" w:sz="0" w:space="0" w:color="auto"/>
            <w:bottom w:val="none" w:sz="0" w:space="0" w:color="auto"/>
            <w:right w:val="none" w:sz="0" w:space="0" w:color="auto"/>
          </w:divBdr>
        </w:div>
        <w:div w:id="252133497">
          <w:marLeft w:val="480"/>
          <w:marRight w:val="0"/>
          <w:marTop w:val="0"/>
          <w:marBottom w:val="0"/>
          <w:divBdr>
            <w:top w:val="none" w:sz="0" w:space="0" w:color="auto"/>
            <w:left w:val="none" w:sz="0" w:space="0" w:color="auto"/>
            <w:bottom w:val="none" w:sz="0" w:space="0" w:color="auto"/>
            <w:right w:val="none" w:sz="0" w:space="0" w:color="auto"/>
          </w:divBdr>
        </w:div>
        <w:div w:id="1934629742">
          <w:marLeft w:val="480"/>
          <w:marRight w:val="0"/>
          <w:marTop w:val="0"/>
          <w:marBottom w:val="0"/>
          <w:divBdr>
            <w:top w:val="none" w:sz="0" w:space="0" w:color="auto"/>
            <w:left w:val="none" w:sz="0" w:space="0" w:color="auto"/>
            <w:bottom w:val="none" w:sz="0" w:space="0" w:color="auto"/>
            <w:right w:val="none" w:sz="0" w:space="0" w:color="auto"/>
          </w:divBdr>
        </w:div>
        <w:div w:id="1675759960">
          <w:marLeft w:val="480"/>
          <w:marRight w:val="0"/>
          <w:marTop w:val="0"/>
          <w:marBottom w:val="0"/>
          <w:divBdr>
            <w:top w:val="none" w:sz="0" w:space="0" w:color="auto"/>
            <w:left w:val="none" w:sz="0" w:space="0" w:color="auto"/>
            <w:bottom w:val="none" w:sz="0" w:space="0" w:color="auto"/>
            <w:right w:val="none" w:sz="0" w:space="0" w:color="auto"/>
          </w:divBdr>
        </w:div>
        <w:div w:id="1715614610">
          <w:marLeft w:val="480"/>
          <w:marRight w:val="0"/>
          <w:marTop w:val="0"/>
          <w:marBottom w:val="0"/>
          <w:divBdr>
            <w:top w:val="none" w:sz="0" w:space="0" w:color="auto"/>
            <w:left w:val="none" w:sz="0" w:space="0" w:color="auto"/>
            <w:bottom w:val="none" w:sz="0" w:space="0" w:color="auto"/>
            <w:right w:val="none" w:sz="0" w:space="0" w:color="auto"/>
          </w:divBdr>
        </w:div>
        <w:div w:id="1864319717">
          <w:marLeft w:val="480"/>
          <w:marRight w:val="0"/>
          <w:marTop w:val="0"/>
          <w:marBottom w:val="0"/>
          <w:divBdr>
            <w:top w:val="none" w:sz="0" w:space="0" w:color="auto"/>
            <w:left w:val="none" w:sz="0" w:space="0" w:color="auto"/>
            <w:bottom w:val="none" w:sz="0" w:space="0" w:color="auto"/>
            <w:right w:val="none" w:sz="0" w:space="0" w:color="auto"/>
          </w:divBdr>
        </w:div>
      </w:divsChild>
    </w:div>
    <w:div w:id="1723169276">
      <w:bodyDiv w:val="1"/>
      <w:marLeft w:val="0"/>
      <w:marRight w:val="0"/>
      <w:marTop w:val="0"/>
      <w:marBottom w:val="0"/>
      <w:divBdr>
        <w:top w:val="none" w:sz="0" w:space="0" w:color="auto"/>
        <w:left w:val="none" w:sz="0" w:space="0" w:color="auto"/>
        <w:bottom w:val="none" w:sz="0" w:space="0" w:color="auto"/>
        <w:right w:val="none" w:sz="0" w:space="0" w:color="auto"/>
      </w:divBdr>
      <w:divsChild>
        <w:div w:id="47383250">
          <w:marLeft w:val="480"/>
          <w:marRight w:val="0"/>
          <w:marTop w:val="0"/>
          <w:marBottom w:val="0"/>
          <w:divBdr>
            <w:top w:val="none" w:sz="0" w:space="0" w:color="auto"/>
            <w:left w:val="none" w:sz="0" w:space="0" w:color="auto"/>
            <w:bottom w:val="none" w:sz="0" w:space="0" w:color="auto"/>
            <w:right w:val="none" w:sz="0" w:space="0" w:color="auto"/>
          </w:divBdr>
        </w:div>
        <w:div w:id="48890028">
          <w:marLeft w:val="480"/>
          <w:marRight w:val="0"/>
          <w:marTop w:val="0"/>
          <w:marBottom w:val="0"/>
          <w:divBdr>
            <w:top w:val="none" w:sz="0" w:space="0" w:color="auto"/>
            <w:left w:val="none" w:sz="0" w:space="0" w:color="auto"/>
            <w:bottom w:val="none" w:sz="0" w:space="0" w:color="auto"/>
            <w:right w:val="none" w:sz="0" w:space="0" w:color="auto"/>
          </w:divBdr>
        </w:div>
        <w:div w:id="96026789">
          <w:marLeft w:val="480"/>
          <w:marRight w:val="0"/>
          <w:marTop w:val="0"/>
          <w:marBottom w:val="0"/>
          <w:divBdr>
            <w:top w:val="none" w:sz="0" w:space="0" w:color="auto"/>
            <w:left w:val="none" w:sz="0" w:space="0" w:color="auto"/>
            <w:bottom w:val="none" w:sz="0" w:space="0" w:color="auto"/>
            <w:right w:val="none" w:sz="0" w:space="0" w:color="auto"/>
          </w:divBdr>
        </w:div>
        <w:div w:id="101146247">
          <w:marLeft w:val="480"/>
          <w:marRight w:val="0"/>
          <w:marTop w:val="0"/>
          <w:marBottom w:val="0"/>
          <w:divBdr>
            <w:top w:val="none" w:sz="0" w:space="0" w:color="auto"/>
            <w:left w:val="none" w:sz="0" w:space="0" w:color="auto"/>
            <w:bottom w:val="none" w:sz="0" w:space="0" w:color="auto"/>
            <w:right w:val="none" w:sz="0" w:space="0" w:color="auto"/>
          </w:divBdr>
        </w:div>
        <w:div w:id="109129200">
          <w:marLeft w:val="480"/>
          <w:marRight w:val="0"/>
          <w:marTop w:val="0"/>
          <w:marBottom w:val="0"/>
          <w:divBdr>
            <w:top w:val="none" w:sz="0" w:space="0" w:color="auto"/>
            <w:left w:val="none" w:sz="0" w:space="0" w:color="auto"/>
            <w:bottom w:val="none" w:sz="0" w:space="0" w:color="auto"/>
            <w:right w:val="none" w:sz="0" w:space="0" w:color="auto"/>
          </w:divBdr>
        </w:div>
        <w:div w:id="122626129">
          <w:marLeft w:val="480"/>
          <w:marRight w:val="0"/>
          <w:marTop w:val="0"/>
          <w:marBottom w:val="0"/>
          <w:divBdr>
            <w:top w:val="none" w:sz="0" w:space="0" w:color="auto"/>
            <w:left w:val="none" w:sz="0" w:space="0" w:color="auto"/>
            <w:bottom w:val="none" w:sz="0" w:space="0" w:color="auto"/>
            <w:right w:val="none" w:sz="0" w:space="0" w:color="auto"/>
          </w:divBdr>
        </w:div>
        <w:div w:id="123930108">
          <w:marLeft w:val="480"/>
          <w:marRight w:val="0"/>
          <w:marTop w:val="0"/>
          <w:marBottom w:val="0"/>
          <w:divBdr>
            <w:top w:val="none" w:sz="0" w:space="0" w:color="auto"/>
            <w:left w:val="none" w:sz="0" w:space="0" w:color="auto"/>
            <w:bottom w:val="none" w:sz="0" w:space="0" w:color="auto"/>
            <w:right w:val="none" w:sz="0" w:space="0" w:color="auto"/>
          </w:divBdr>
        </w:div>
        <w:div w:id="209734160">
          <w:marLeft w:val="480"/>
          <w:marRight w:val="0"/>
          <w:marTop w:val="0"/>
          <w:marBottom w:val="0"/>
          <w:divBdr>
            <w:top w:val="none" w:sz="0" w:space="0" w:color="auto"/>
            <w:left w:val="none" w:sz="0" w:space="0" w:color="auto"/>
            <w:bottom w:val="none" w:sz="0" w:space="0" w:color="auto"/>
            <w:right w:val="none" w:sz="0" w:space="0" w:color="auto"/>
          </w:divBdr>
        </w:div>
        <w:div w:id="249824657">
          <w:marLeft w:val="480"/>
          <w:marRight w:val="0"/>
          <w:marTop w:val="0"/>
          <w:marBottom w:val="0"/>
          <w:divBdr>
            <w:top w:val="none" w:sz="0" w:space="0" w:color="auto"/>
            <w:left w:val="none" w:sz="0" w:space="0" w:color="auto"/>
            <w:bottom w:val="none" w:sz="0" w:space="0" w:color="auto"/>
            <w:right w:val="none" w:sz="0" w:space="0" w:color="auto"/>
          </w:divBdr>
        </w:div>
        <w:div w:id="273289425">
          <w:marLeft w:val="480"/>
          <w:marRight w:val="0"/>
          <w:marTop w:val="0"/>
          <w:marBottom w:val="0"/>
          <w:divBdr>
            <w:top w:val="none" w:sz="0" w:space="0" w:color="auto"/>
            <w:left w:val="none" w:sz="0" w:space="0" w:color="auto"/>
            <w:bottom w:val="none" w:sz="0" w:space="0" w:color="auto"/>
            <w:right w:val="none" w:sz="0" w:space="0" w:color="auto"/>
          </w:divBdr>
        </w:div>
        <w:div w:id="323818378">
          <w:marLeft w:val="480"/>
          <w:marRight w:val="0"/>
          <w:marTop w:val="0"/>
          <w:marBottom w:val="0"/>
          <w:divBdr>
            <w:top w:val="none" w:sz="0" w:space="0" w:color="auto"/>
            <w:left w:val="none" w:sz="0" w:space="0" w:color="auto"/>
            <w:bottom w:val="none" w:sz="0" w:space="0" w:color="auto"/>
            <w:right w:val="none" w:sz="0" w:space="0" w:color="auto"/>
          </w:divBdr>
        </w:div>
        <w:div w:id="379018966">
          <w:marLeft w:val="480"/>
          <w:marRight w:val="0"/>
          <w:marTop w:val="0"/>
          <w:marBottom w:val="0"/>
          <w:divBdr>
            <w:top w:val="none" w:sz="0" w:space="0" w:color="auto"/>
            <w:left w:val="none" w:sz="0" w:space="0" w:color="auto"/>
            <w:bottom w:val="none" w:sz="0" w:space="0" w:color="auto"/>
            <w:right w:val="none" w:sz="0" w:space="0" w:color="auto"/>
          </w:divBdr>
        </w:div>
        <w:div w:id="417755092">
          <w:marLeft w:val="480"/>
          <w:marRight w:val="0"/>
          <w:marTop w:val="0"/>
          <w:marBottom w:val="0"/>
          <w:divBdr>
            <w:top w:val="none" w:sz="0" w:space="0" w:color="auto"/>
            <w:left w:val="none" w:sz="0" w:space="0" w:color="auto"/>
            <w:bottom w:val="none" w:sz="0" w:space="0" w:color="auto"/>
            <w:right w:val="none" w:sz="0" w:space="0" w:color="auto"/>
          </w:divBdr>
        </w:div>
        <w:div w:id="447551879">
          <w:marLeft w:val="480"/>
          <w:marRight w:val="0"/>
          <w:marTop w:val="0"/>
          <w:marBottom w:val="0"/>
          <w:divBdr>
            <w:top w:val="none" w:sz="0" w:space="0" w:color="auto"/>
            <w:left w:val="none" w:sz="0" w:space="0" w:color="auto"/>
            <w:bottom w:val="none" w:sz="0" w:space="0" w:color="auto"/>
            <w:right w:val="none" w:sz="0" w:space="0" w:color="auto"/>
          </w:divBdr>
        </w:div>
        <w:div w:id="449739825">
          <w:marLeft w:val="480"/>
          <w:marRight w:val="0"/>
          <w:marTop w:val="0"/>
          <w:marBottom w:val="0"/>
          <w:divBdr>
            <w:top w:val="none" w:sz="0" w:space="0" w:color="auto"/>
            <w:left w:val="none" w:sz="0" w:space="0" w:color="auto"/>
            <w:bottom w:val="none" w:sz="0" w:space="0" w:color="auto"/>
            <w:right w:val="none" w:sz="0" w:space="0" w:color="auto"/>
          </w:divBdr>
        </w:div>
        <w:div w:id="450707725">
          <w:marLeft w:val="480"/>
          <w:marRight w:val="0"/>
          <w:marTop w:val="0"/>
          <w:marBottom w:val="0"/>
          <w:divBdr>
            <w:top w:val="none" w:sz="0" w:space="0" w:color="auto"/>
            <w:left w:val="none" w:sz="0" w:space="0" w:color="auto"/>
            <w:bottom w:val="none" w:sz="0" w:space="0" w:color="auto"/>
            <w:right w:val="none" w:sz="0" w:space="0" w:color="auto"/>
          </w:divBdr>
        </w:div>
        <w:div w:id="500580410">
          <w:marLeft w:val="480"/>
          <w:marRight w:val="0"/>
          <w:marTop w:val="0"/>
          <w:marBottom w:val="0"/>
          <w:divBdr>
            <w:top w:val="none" w:sz="0" w:space="0" w:color="auto"/>
            <w:left w:val="none" w:sz="0" w:space="0" w:color="auto"/>
            <w:bottom w:val="none" w:sz="0" w:space="0" w:color="auto"/>
            <w:right w:val="none" w:sz="0" w:space="0" w:color="auto"/>
          </w:divBdr>
        </w:div>
        <w:div w:id="549001021">
          <w:marLeft w:val="480"/>
          <w:marRight w:val="0"/>
          <w:marTop w:val="0"/>
          <w:marBottom w:val="0"/>
          <w:divBdr>
            <w:top w:val="none" w:sz="0" w:space="0" w:color="auto"/>
            <w:left w:val="none" w:sz="0" w:space="0" w:color="auto"/>
            <w:bottom w:val="none" w:sz="0" w:space="0" w:color="auto"/>
            <w:right w:val="none" w:sz="0" w:space="0" w:color="auto"/>
          </w:divBdr>
        </w:div>
        <w:div w:id="598413948">
          <w:marLeft w:val="480"/>
          <w:marRight w:val="0"/>
          <w:marTop w:val="0"/>
          <w:marBottom w:val="0"/>
          <w:divBdr>
            <w:top w:val="none" w:sz="0" w:space="0" w:color="auto"/>
            <w:left w:val="none" w:sz="0" w:space="0" w:color="auto"/>
            <w:bottom w:val="none" w:sz="0" w:space="0" w:color="auto"/>
            <w:right w:val="none" w:sz="0" w:space="0" w:color="auto"/>
          </w:divBdr>
        </w:div>
        <w:div w:id="602152988">
          <w:marLeft w:val="480"/>
          <w:marRight w:val="0"/>
          <w:marTop w:val="0"/>
          <w:marBottom w:val="0"/>
          <w:divBdr>
            <w:top w:val="none" w:sz="0" w:space="0" w:color="auto"/>
            <w:left w:val="none" w:sz="0" w:space="0" w:color="auto"/>
            <w:bottom w:val="none" w:sz="0" w:space="0" w:color="auto"/>
            <w:right w:val="none" w:sz="0" w:space="0" w:color="auto"/>
          </w:divBdr>
        </w:div>
        <w:div w:id="652829958">
          <w:marLeft w:val="480"/>
          <w:marRight w:val="0"/>
          <w:marTop w:val="0"/>
          <w:marBottom w:val="0"/>
          <w:divBdr>
            <w:top w:val="none" w:sz="0" w:space="0" w:color="auto"/>
            <w:left w:val="none" w:sz="0" w:space="0" w:color="auto"/>
            <w:bottom w:val="none" w:sz="0" w:space="0" w:color="auto"/>
            <w:right w:val="none" w:sz="0" w:space="0" w:color="auto"/>
          </w:divBdr>
        </w:div>
        <w:div w:id="720135075">
          <w:marLeft w:val="480"/>
          <w:marRight w:val="0"/>
          <w:marTop w:val="0"/>
          <w:marBottom w:val="0"/>
          <w:divBdr>
            <w:top w:val="none" w:sz="0" w:space="0" w:color="auto"/>
            <w:left w:val="none" w:sz="0" w:space="0" w:color="auto"/>
            <w:bottom w:val="none" w:sz="0" w:space="0" w:color="auto"/>
            <w:right w:val="none" w:sz="0" w:space="0" w:color="auto"/>
          </w:divBdr>
        </w:div>
        <w:div w:id="721371849">
          <w:marLeft w:val="480"/>
          <w:marRight w:val="0"/>
          <w:marTop w:val="0"/>
          <w:marBottom w:val="0"/>
          <w:divBdr>
            <w:top w:val="none" w:sz="0" w:space="0" w:color="auto"/>
            <w:left w:val="none" w:sz="0" w:space="0" w:color="auto"/>
            <w:bottom w:val="none" w:sz="0" w:space="0" w:color="auto"/>
            <w:right w:val="none" w:sz="0" w:space="0" w:color="auto"/>
          </w:divBdr>
        </w:div>
        <w:div w:id="739211363">
          <w:marLeft w:val="480"/>
          <w:marRight w:val="0"/>
          <w:marTop w:val="0"/>
          <w:marBottom w:val="0"/>
          <w:divBdr>
            <w:top w:val="none" w:sz="0" w:space="0" w:color="auto"/>
            <w:left w:val="none" w:sz="0" w:space="0" w:color="auto"/>
            <w:bottom w:val="none" w:sz="0" w:space="0" w:color="auto"/>
            <w:right w:val="none" w:sz="0" w:space="0" w:color="auto"/>
          </w:divBdr>
        </w:div>
        <w:div w:id="754520490">
          <w:marLeft w:val="480"/>
          <w:marRight w:val="0"/>
          <w:marTop w:val="0"/>
          <w:marBottom w:val="0"/>
          <w:divBdr>
            <w:top w:val="none" w:sz="0" w:space="0" w:color="auto"/>
            <w:left w:val="none" w:sz="0" w:space="0" w:color="auto"/>
            <w:bottom w:val="none" w:sz="0" w:space="0" w:color="auto"/>
            <w:right w:val="none" w:sz="0" w:space="0" w:color="auto"/>
          </w:divBdr>
        </w:div>
        <w:div w:id="784889048">
          <w:marLeft w:val="480"/>
          <w:marRight w:val="0"/>
          <w:marTop w:val="0"/>
          <w:marBottom w:val="0"/>
          <w:divBdr>
            <w:top w:val="none" w:sz="0" w:space="0" w:color="auto"/>
            <w:left w:val="none" w:sz="0" w:space="0" w:color="auto"/>
            <w:bottom w:val="none" w:sz="0" w:space="0" w:color="auto"/>
            <w:right w:val="none" w:sz="0" w:space="0" w:color="auto"/>
          </w:divBdr>
        </w:div>
        <w:div w:id="817499153">
          <w:marLeft w:val="480"/>
          <w:marRight w:val="0"/>
          <w:marTop w:val="0"/>
          <w:marBottom w:val="0"/>
          <w:divBdr>
            <w:top w:val="none" w:sz="0" w:space="0" w:color="auto"/>
            <w:left w:val="none" w:sz="0" w:space="0" w:color="auto"/>
            <w:bottom w:val="none" w:sz="0" w:space="0" w:color="auto"/>
            <w:right w:val="none" w:sz="0" w:space="0" w:color="auto"/>
          </w:divBdr>
        </w:div>
        <w:div w:id="836916823">
          <w:marLeft w:val="480"/>
          <w:marRight w:val="0"/>
          <w:marTop w:val="0"/>
          <w:marBottom w:val="0"/>
          <w:divBdr>
            <w:top w:val="none" w:sz="0" w:space="0" w:color="auto"/>
            <w:left w:val="none" w:sz="0" w:space="0" w:color="auto"/>
            <w:bottom w:val="none" w:sz="0" w:space="0" w:color="auto"/>
            <w:right w:val="none" w:sz="0" w:space="0" w:color="auto"/>
          </w:divBdr>
        </w:div>
        <w:div w:id="847134028">
          <w:marLeft w:val="480"/>
          <w:marRight w:val="0"/>
          <w:marTop w:val="0"/>
          <w:marBottom w:val="0"/>
          <w:divBdr>
            <w:top w:val="none" w:sz="0" w:space="0" w:color="auto"/>
            <w:left w:val="none" w:sz="0" w:space="0" w:color="auto"/>
            <w:bottom w:val="none" w:sz="0" w:space="0" w:color="auto"/>
            <w:right w:val="none" w:sz="0" w:space="0" w:color="auto"/>
          </w:divBdr>
        </w:div>
        <w:div w:id="874655782">
          <w:marLeft w:val="480"/>
          <w:marRight w:val="0"/>
          <w:marTop w:val="0"/>
          <w:marBottom w:val="0"/>
          <w:divBdr>
            <w:top w:val="none" w:sz="0" w:space="0" w:color="auto"/>
            <w:left w:val="none" w:sz="0" w:space="0" w:color="auto"/>
            <w:bottom w:val="none" w:sz="0" w:space="0" w:color="auto"/>
            <w:right w:val="none" w:sz="0" w:space="0" w:color="auto"/>
          </w:divBdr>
        </w:div>
        <w:div w:id="889420335">
          <w:marLeft w:val="480"/>
          <w:marRight w:val="0"/>
          <w:marTop w:val="0"/>
          <w:marBottom w:val="0"/>
          <w:divBdr>
            <w:top w:val="none" w:sz="0" w:space="0" w:color="auto"/>
            <w:left w:val="none" w:sz="0" w:space="0" w:color="auto"/>
            <w:bottom w:val="none" w:sz="0" w:space="0" w:color="auto"/>
            <w:right w:val="none" w:sz="0" w:space="0" w:color="auto"/>
          </w:divBdr>
        </w:div>
        <w:div w:id="915438570">
          <w:marLeft w:val="480"/>
          <w:marRight w:val="0"/>
          <w:marTop w:val="0"/>
          <w:marBottom w:val="0"/>
          <w:divBdr>
            <w:top w:val="none" w:sz="0" w:space="0" w:color="auto"/>
            <w:left w:val="none" w:sz="0" w:space="0" w:color="auto"/>
            <w:bottom w:val="none" w:sz="0" w:space="0" w:color="auto"/>
            <w:right w:val="none" w:sz="0" w:space="0" w:color="auto"/>
          </w:divBdr>
        </w:div>
        <w:div w:id="949356092">
          <w:marLeft w:val="480"/>
          <w:marRight w:val="0"/>
          <w:marTop w:val="0"/>
          <w:marBottom w:val="0"/>
          <w:divBdr>
            <w:top w:val="none" w:sz="0" w:space="0" w:color="auto"/>
            <w:left w:val="none" w:sz="0" w:space="0" w:color="auto"/>
            <w:bottom w:val="none" w:sz="0" w:space="0" w:color="auto"/>
            <w:right w:val="none" w:sz="0" w:space="0" w:color="auto"/>
          </w:divBdr>
        </w:div>
        <w:div w:id="1047296355">
          <w:marLeft w:val="480"/>
          <w:marRight w:val="0"/>
          <w:marTop w:val="0"/>
          <w:marBottom w:val="0"/>
          <w:divBdr>
            <w:top w:val="none" w:sz="0" w:space="0" w:color="auto"/>
            <w:left w:val="none" w:sz="0" w:space="0" w:color="auto"/>
            <w:bottom w:val="none" w:sz="0" w:space="0" w:color="auto"/>
            <w:right w:val="none" w:sz="0" w:space="0" w:color="auto"/>
          </w:divBdr>
        </w:div>
        <w:div w:id="1089080622">
          <w:marLeft w:val="480"/>
          <w:marRight w:val="0"/>
          <w:marTop w:val="0"/>
          <w:marBottom w:val="0"/>
          <w:divBdr>
            <w:top w:val="none" w:sz="0" w:space="0" w:color="auto"/>
            <w:left w:val="none" w:sz="0" w:space="0" w:color="auto"/>
            <w:bottom w:val="none" w:sz="0" w:space="0" w:color="auto"/>
            <w:right w:val="none" w:sz="0" w:space="0" w:color="auto"/>
          </w:divBdr>
        </w:div>
        <w:div w:id="1138184947">
          <w:marLeft w:val="480"/>
          <w:marRight w:val="0"/>
          <w:marTop w:val="0"/>
          <w:marBottom w:val="0"/>
          <w:divBdr>
            <w:top w:val="none" w:sz="0" w:space="0" w:color="auto"/>
            <w:left w:val="none" w:sz="0" w:space="0" w:color="auto"/>
            <w:bottom w:val="none" w:sz="0" w:space="0" w:color="auto"/>
            <w:right w:val="none" w:sz="0" w:space="0" w:color="auto"/>
          </w:divBdr>
        </w:div>
        <w:div w:id="1318656274">
          <w:marLeft w:val="480"/>
          <w:marRight w:val="0"/>
          <w:marTop w:val="0"/>
          <w:marBottom w:val="0"/>
          <w:divBdr>
            <w:top w:val="none" w:sz="0" w:space="0" w:color="auto"/>
            <w:left w:val="none" w:sz="0" w:space="0" w:color="auto"/>
            <w:bottom w:val="none" w:sz="0" w:space="0" w:color="auto"/>
            <w:right w:val="none" w:sz="0" w:space="0" w:color="auto"/>
          </w:divBdr>
        </w:div>
        <w:div w:id="1401322953">
          <w:marLeft w:val="480"/>
          <w:marRight w:val="0"/>
          <w:marTop w:val="0"/>
          <w:marBottom w:val="0"/>
          <w:divBdr>
            <w:top w:val="none" w:sz="0" w:space="0" w:color="auto"/>
            <w:left w:val="none" w:sz="0" w:space="0" w:color="auto"/>
            <w:bottom w:val="none" w:sz="0" w:space="0" w:color="auto"/>
            <w:right w:val="none" w:sz="0" w:space="0" w:color="auto"/>
          </w:divBdr>
        </w:div>
        <w:div w:id="1411194863">
          <w:marLeft w:val="480"/>
          <w:marRight w:val="0"/>
          <w:marTop w:val="0"/>
          <w:marBottom w:val="0"/>
          <w:divBdr>
            <w:top w:val="none" w:sz="0" w:space="0" w:color="auto"/>
            <w:left w:val="none" w:sz="0" w:space="0" w:color="auto"/>
            <w:bottom w:val="none" w:sz="0" w:space="0" w:color="auto"/>
            <w:right w:val="none" w:sz="0" w:space="0" w:color="auto"/>
          </w:divBdr>
        </w:div>
        <w:div w:id="1412192339">
          <w:marLeft w:val="480"/>
          <w:marRight w:val="0"/>
          <w:marTop w:val="0"/>
          <w:marBottom w:val="0"/>
          <w:divBdr>
            <w:top w:val="none" w:sz="0" w:space="0" w:color="auto"/>
            <w:left w:val="none" w:sz="0" w:space="0" w:color="auto"/>
            <w:bottom w:val="none" w:sz="0" w:space="0" w:color="auto"/>
            <w:right w:val="none" w:sz="0" w:space="0" w:color="auto"/>
          </w:divBdr>
        </w:div>
        <w:div w:id="1468284425">
          <w:marLeft w:val="480"/>
          <w:marRight w:val="0"/>
          <w:marTop w:val="0"/>
          <w:marBottom w:val="0"/>
          <w:divBdr>
            <w:top w:val="none" w:sz="0" w:space="0" w:color="auto"/>
            <w:left w:val="none" w:sz="0" w:space="0" w:color="auto"/>
            <w:bottom w:val="none" w:sz="0" w:space="0" w:color="auto"/>
            <w:right w:val="none" w:sz="0" w:space="0" w:color="auto"/>
          </w:divBdr>
        </w:div>
        <w:div w:id="1484547094">
          <w:marLeft w:val="480"/>
          <w:marRight w:val="0"/>
          <w:marTop w:val="0"/>
          <w:marBottom w:val="0"/>
          <w:divBdr>
            <w:top w:val="none" w:sz="0" w:space="0" w:color="auto"/>
            <w:left w:val="none" w:sz="0" w:space="0" w:color="auto"/>
            <w:bottom w:val="none" w:sz="0" w:space="0" w:color="auto"/>
            <w:right w:val="none" w:sz="0" w:space="0" w:color="auto"/>
          </w:divBdr>
        </w:div>
        <w:div w:id="1509949746">
          <w:marLeft w:val="480"/>
          <w:marRight w:val="0"/>
          <w:marTop w:val="0"/>
          <w:marBottom w:val="0"/>
          <w:divBdr>
            <w:top w:val="none" w:sz="0" w:space="0" w:color="auto"/>
            <w:left w:val="none" w:sz="0" w:space="0" w:color="auto"/>
            <w:bottom w:val="none" w:sz="0" w:space="0" w:color="auto"/>
            <w:right w:val="none" w:sz="0" w:space="0" w:color="auto"/>
          </w:divBdr>
        </w:div>
        <w:div w:id="1532526073">
          <w:marLeft w:val="480"/>
          <w:marRight w:val="0"/>
          <w:marTop w:val="0"/>
          <w:marBottom w:val="0"/>
          <w:divBdr>
            <w:top w:val="none" w:sz="0" w:space="0" w:color="auto"/>
            <w:left w:val="none" w:sz="0" w:space="0" w:color="auto"/>
            <w:bottom w:val="none" w:sz="0" w:space="0" w:color="auto"/>
            <w:right w:val="none" w:sz="0" w:space="0" w:color="auto"/>
          </w:divBdr>
        </w:div>
        <w:div w:id="1609921426">
          <w:marLeft w:val="480"/>
          <w:marRight w:val="0"/>
          <w:marTop w:val="0"/>
          <w:marBottom w:val="0"/>
          <w:divBdr>
            <w:top w:val="none" w:sz="0" w:space="0" w:color="auto"/>
            <w:left w:val="none" w:sz="0" w:space="0" w:color="auto"/>
            <w:bottom w:val="none" w:sz="0" w:space="0" w:color="auto"/>
            <w:right w:val="none" w:sz="0" w:space="0" w:color="auto"/>
          </w:divBdr>
        </w:div>
        <w:div w:id="1631786052">
          <w:marLeft w:val="480"/>
          <w:marRight w:val="0"/>
          <w:marTop w:val="0"/>
          <w:marBottom w:val="0"/>
          <w:divBdr>
            <w:top w:val="none" w:sz="0" w:space="0" w:color="auto"/>
            <w:left w:val="none" w:sz="0" w:space="0" w:color="auto"/>
            <w:bottom w:val="none" w:sz="0" w:space="0" w:color="auto"/>
            <w:right w:val="none" w:sz="0" w:space="0" w:color="auto"/>
          </w:divBdr>
        </w:div>
        <w:div w:id="1642224791">
          <w:marLeft w:val="480"/>
          <w:marRight w:val="0"/>
          <w:marTop w:val="0"/>
          <w:marBottom w:val="0"/>
          <w:divBdr>
            <w:top w:val="none" w:sz="0" w:space="0" w:color="auto"/>
            <w:left w:val="none" w:sz="0" w:space="0" w:color="auto"/>
            <w:bottom w:val="none" w:sz="0" w:space="0" w:color="auto"/>
            <w:right w:val="none" w:sz="0" w:space="0" w:color="auto"/>
          </w:divBdr>
        </w:div>
        <w:div w:id="1655717532">
          <w:marLeft w:val="480"/>
          <w:marRight w:val="0"/>
          <w:marTop w:val="0"/>
          <w:marBottom w:val="0"/>
          <w:divBdr>
            <w:top w:val="none" w:sz="0" w:space="0" w:color="auto"/>
            <w:left w:val="none" w:sz="0" w:space="0" w:color="auto"/>
            <w:bottom w:val="none" w:sz="0" w:space="0" w:color="auto"/>
            <w:right w:val="none" w:sz="0" w:space="0" w:color="auto"/>
          </w:divBdr>
        </w:div>
        <w:div w:id="1689602273">
          <w:marLeft w:val="480"/>
          <w:marRight w:val="0"/>
          <w:marTop w:val="0"/>
          <w:marBottom w:val="0"/>
          <w:divBdr>
            <w:top w:val="none" w:sz="0" w:space="0" w:color="auto"/>
            <w:left w:val="none" w:sz="0" w:space="0" w:color="auto"/>
            <w:bottom w:val="none" w:sz="0" w:space="0" w:color="auto"/>
            <w:right w:val="none" w:sz="0" w:space="0" w:color="auto"/>
          </w:divBdr>
        </w:div>
        <w:div w:id="1729450331">
          <w:marLeft w:val="480"/>
          <w:marRight w:val="0"/>
          <w:marTop w:val="0"/>
          <w:marBottom w:val="0"/>
          <w:divBdr>
            <w:top w:val="none" w:sz="0" w:space="0" w:color="auto"/>
            <w:left w:val="none" w:sz="0" w:space="0" w:color="auto"/>
            <w:bottom w:val="none" w:sz="0" w:space="0" w:color="auto"/>
            <w:right w:val="none" w:sz="0" w:space="0" w:color="auto"/>
          </w:divBdr>
        </w:div>
        <w:div w:id="1763531245">
          <w:marLeft w:val="480"/>
          <w:marRight w:val="0"/>
          <w:marTop w:val="0"/>
          <w:marBottom w:val="0"/>
          <w:divBdr>
            <w:top w:val="none" w:sz="0" w:space="0" w:color="auto"/>
            <w:left w:val="none" w:sz="0" w:space="0" w:color="auto"/>
            <w:bottom w:val="none" w:sz="0" w:space="0" w:color="auto"/>
            <w:right w:val="none" w:sz="0" w:space="0" w:color="auto"/>
          </w:divBdr>
        </w:div>
        <w:div w:id="1877890654">
          <w:marLeft w:val="480"/>
          <w:marRight w:val="0"/>
          <w:marTop w:val="0"/>
          <w:marBottom w:val="0"/>
          <w:divBdr>
            <w:top w:val="none" w:sz="0" w:space="0" w:color="auto"/>
            <w:left w:val="none" w:sz="0" w:space="0" w:color="auto"/>
            <w:bottom w:val="none" w:sz="0" w:space="0" w:color="auto"/>
            <w:right w:val="none" w:sz="0" w:space="0" w:color="auto"/>
          </w:divBdr>
        </w:div>
        <w:div w:id="1920089987">
          <w:marLeft w:val="480"/>
          <w:marRight w:val="0"/>
          <w:marTop w:val="0"/>
          <w:marBottom w:val="0"/>
          <w:divBdr>
            <w:top w:val="none" w:sz="0" w:space="0" w:color="auto"/>
            <w:left w:val="none" w:sz="0" w:space="0" w:color="auto"/>
            <w:bottom w:val="none" w:sz="0" w:space="0" w:color="auto"/>
            <w:right w:val="none" w:sz="0" w:space="0" w:color="auto"/>
          </w:divBdr>
        </w:div>
        <w:div w:id="1954021925">
          <w:marLeft w:val="480"/>
          <w:marRight w:val="0"/>
          <w:marTop w:val="0"/>
          <w:marBottom w:val="0"/>
          <w:divBdr>
            <w:top w:val="none" w:sz="0" w:space="0" w:color="auto"/>
            <w:left w:val="none" w:sz="0" w:space="0" w:color="auto"/>
            <w:bottom w:val="none" w:sz="0" w:space="0" w:color="auto"/>
            <w:right w:val="none" w:sz="0" w:space="0" w:color="auto"/>
          </w:divBdr>
        </w:div>
        <w:div w:id="1967615951">
          <w:marLeft w:val="480"/>
          <w:marRight w:val="0"/>
          <w:marTop w:val="0"/>
          <w:marBottom w:val="0"/>
          <w:divBdr>
            <w:top w:val="none" w:sz="0" w:space="0" w:color="auto"/>
            <w:left w:val="none" w:sz="0" w:space="0" w:color="auto"/>
            <w:bottom w:val="none" w:sz="0" w:space="0" w:color="auto"/>
            <w:right w:val="none" w:sz="0" w:space="0" w:color="auto"/>
          </w:divBdr>
        </w:div>
        <w:div w:id="1999452477">
          <w:marLeft w:val="480"/>
          <w:marRight w:val="0"/>
          <w:marTop w:val="0"/>
          <w:marBottom w:val="0"/>
          <w:divBdr>
            <w:top w:val="none" w:sz="0" w:space="0" w:color="auto"/>
            <w:left w:val="none" w:sz="0" w:space="0" w:color="auto"/>
            <w:bottom w:val="none" w:sz="0" w:space="0" w:color="auto"/>
            <w:right w:val="none" w:sz="0" w:space="0" w:color="auto"/>
          </w:divBdr>
        </w:div>
        <w:div w:id="2039117083">
          <w:marLeft w:val="480"/>
          <w:marRight w:val="0"/>
          <w:marTop w:val="0"/>
          <w:marBottom w:val="0"/>
          <w:divBdr>
            <w:top w:val="none" w:sz="0" w:space="0" w:color="auto"/>
            <w:left w:val="none" w:sz="0" w:space="0" w:color="auto"/>
            <w:bottom w:val="none" w:sz="0" w:space="0" w:color="auto"/>
            <w:right w:val="none" w:sz="0" w:space="0" w:color="auto"/>
          </w:divBdr>
        </w:div>
        <w:div w:id="2064668929">
          <w:marLeft w:val="480"/>
          <w:marRight w:val="0"/>
          <w:marTop w:val="0"/>
          <w:marBottom w:val="0"/>
          <w:divBdr>
            <w:top w:val="none" w:sz="0" w:space="0" w:color="auto"/>
            <w:left w:val="none" w:sz="0" w:space="0" w:color="auto"/>
            <w:bottom w:val="none" w:sz="0" w:space="0" w:color="auto"/>
            <w:right w:val="none" w:sz="0" w:space="0" w:color="auto"/>
          </w:divBdr>
        </w:div>
        <w:div w:id="2100980609">
          <w:marLeft w:val="480"/>
          <w:marRight w:val="0"/>
          <w:marTop w:val="0"/>
          <w:marBottom w:val="0"/>
          <w:divBdr>
            <w:top w:val="none" w:sz="0" w:space="0" w:color="auto"/>
            <w:left w:val="none" w:sz="0" w:space="0" w:color="auto"/>
            <w:bottom w:val="none" w:sz="0" w:space="0" w:color="auto"/>
            <w:right w:val="none" w:sz="0" w:space="0" w:color="auto"/>
          </w:divBdr>
        </w:div>
        <w:div w:id="2116443256">
          <w:marLeft w:val="480"/>
          <w:marRight w:val="0"/>
          <w:marTop w:val="0"/>
          <w:marBottom w:val="0"/>
          <w:divBdr>
            <w:top w:val="none" w:sz="0" w:space="0" w:color="auto"/>
            <w:left w:val="none" w:sz="0" w:space="0" w:color="auto"/>
            <w:bottom w:val="none" w:sz="0" w:space="0" w:color="auto"/>
            <w:right w:val="none" w:sz="0" w:space="0" w:color="auto"/>
          </w:divBdr>
        </w:div>
        <w:div w:id="2138140691">
          <w:marLeft w:val="480"/>
          <w:marRight w:val="0"/>
          <w:marTop w:val="0"/>
          <w:marBottom w:val="0"/>
          <w:divBdr>
            <w:top w:val="none" w:sz="0" w:space="0" w:color="auto"/>
            <w:left w:val="none" w:sz="0" w:space="0" w:color="auto"/>
            <w:bottom w:val="none" w:sz="0" w:space="0" w:color="auto"/>
            <w:right w:val="none" w:sz="0" w:space="0" w:color="auto"/>
          </w:divBdr>
        </w:div>
      </w:divsChild>
    </w:div>
    <w:div w:id="1723362060">
      <w:bodyDiv w:val="1"/>
      <w:marLeft w:val="0"/>
      <w:marRight w:val="0"/>
      <w:marTop w:val="0"/>
      <w:marBottom w:val="0"/>
      <w:divBdr>
        <w:top w:val="none" w:sz="0" w:space="0" w:color="auto"/>
        <w:left w:val="none" w:sz="0" w:space="0" w:color="auto"/>
        <w:bottom w:val="none" w:sz="0" w:space="0" w:color="auto"/>
        <w:right w:val="none" w:sz="0" w:space="0" w:color="auto"/>
      </w:divBdr>
      <w:divsChild>
        <w:div w:id="2706120">
          <w:marLeft w:val="480"/>
          <w:marRight w:val="0"/>
          <w:marTop w:val="0"/>
          <w:marBottom w:val="0"/>
          <w:divBdr>
            <w:top w:val="none" w:sz="0" w:space="0" w:color="auto"/>
            <w:left w:val="none" w:sz="0" w:space="0" w:color="auto"/>
            <w:bottom w:val="none" w:sz="0" w:space="0" w:color="auto"/>
            <w:right w:val="none" w:sz="0" w:space="0" w:color="auto"/>
          </w:divBdr>
        </w:div>
        <w:div w:id="40638595">
          <w:marLeft w:val="480"/>
          <w:marRight w:val="0"/>
          <w:marTop w:val="0"/>
          <w:marBottom w:val="0"/>
          <w:divBdr>
            <w:top w:val="none" w:sz="0" w:space="0" w:color="auto"/>
            <w:left w:val="none" w:sz="0" w:space="0" w:color="auto"/>
            <w:bottom w:val="none" w:sz="0" w:space="0" w:color="auto"/>
            <w:right w:val="none" w:sz="0" w:space="0" w:color="auto"/>
          </w:divBdr>
        </w:div>
        <w:div w:id="45299215">
          <w:marLeft w:val="480"/>
          <w:marRight w:val="0"/>
          <w:marTop w:val="0"/>
          <w:marBottom w:val="0"/>
          <w:divBdr>
            <w:top w:val="none" w:sz="0" w:space="0" w:color="auto"/>
            <w:left w:val="none" w:sz="0" w:space="0" w:color="auto"/>
            <w:bottom w:val="none" w:sz="0" w:space="0" w:color="auto"/>
            <w:right w:val="none" w:sz="0" w:space="0" w:color="auto"/>
          </w:divBdr>
        </w:div>
        <w:div w:id="59912763">
          <w:marLeft w:val="480"/>
          <w:marRight w:val="0"/>
          <w:marTop w:val="0"/>
          <w:marBottom w:val="0"/>
          <w:divBdr>
            <w:top w:val="none" w:sz="0" w:space="0" w:color="auto"/>
            <w:left w:val="none" w:sz="0" w:space="0" w:color="auto"/>
            <w:bottom w:val="none" w:sz="0" w:space="0" w:color="auto"/>
            <w:right w:val="none" w:sz="0" w:space="0" w:color="auto"/>
          </w:divBdr>
        </w:div>
        <w:div w:id="70933529">
          <w:marLeft w:val="480"/>
          <w:marRight w:val="0"/>
          <w:marTop w:val="0"/>
          <w:marBottom w:val="0"/>
          <w:divBdr>
            <w:top w:val="none" w:sz="0" w:space="0" w:color="auto"/>
            <w:left w:val="none" w:sz="0" w:space="0" w:color="auto"/>
            <w:bottom w:val="none" w:sz="0" w:space="0" w:color="auto"/>
            <w:right w:val="none" w:sz="0" w:space="0" w:color="auto"/>
          </w:divBdr>
        </w:div>
        <w:div w:id="107049460">
          <w:marLeft w:val="480"/>
          <w:marRight w:val="0"/>
          <w:marTop w:val="0"/>
          <w:marBottom w:val="0"/>
          <w:divBdr>
            <w:top w:val="none" w:sz="0" w:space="0" w:color="auto"/>
            <w:left w:val="none" w:sz="0" w:space="0" w:color="auto"/>
            <w:bottom w:val="none" w:sz="0" w:space="0" w:color="auto"/>
            <w:right w:val="none" w:sz="0" w:space="0" w:color="auto"/>
          </w:divBdr>
        </w:div>
        <w:div w:id="114252216">
          <w:marLeft w:val="480"/>
          <w:marRight w:val="0"/>
          <w:marTop w:val="0"/>
          <w:marBottom w:val="0"/>
          <w:divBdr>
            <w:top w:val="none" w:sz="0" w:space="0" w:color="auto"/>
            <w:left w:val="none" w:sz="0" w:space="0" w:color="auto"/>
            <w:bottom w:val="none" w:sz="0" w:space="0" w:color="auto"/>
            <w:right w:val="none" w:sz="0" w:space="0" w:color="auto"/>
          </w:divBdr>
        </w:div>
        <w:div w:id="131749806">
          <w:marLeft w:val="480"/>
          <w:marRight w:val="0"/>
          <w:marTop w:val="0"/>
          <w:marBottom w:val="0"/>
          <w:divBdr>
            <w:top w:val="none" w:sz="0" w:space="0" w:color="auto"/>
            <w:left w:val="none" w:sz="0" w:space="0" w:color="auto"/>
            <w:bottom w:val="none" w:sz="0" w:space="0" w:color="auto"/>
            <w:right w:val="none" w:sz="0" w:space="0" w:color="auto"/>
          </w:divBdr>
        </w:div>
        <w:div w:id="155928134">
          <w:marLeft w:val="480"/>
          <w:marRight w:val="0"/>
          <w:marTop w:val="0"/>
          <w:marBottom w:val="0"/>
          <w:divBdr>
            <w:top w:val="none" w:sz="0" w:space="0" w:color="auto"/>
            <w:left w:val="none" w:sz="0" w:space="0" w:color="auto"/>
            <w:bottom w:val="none" w:sz="0" w:space="0" w:color="auto"/>
            <w:right w:val="none" w:sz="0" w:space="0" w:color="auto"/>
          </w:divBdr>
        </w:div>
        <w:div w:id="209607846">
          <w:marLeft w:val="480"/>
          <w:marRight w:val="0"/>
          <w:marTop w:val="0"/>
          <w:marBottom w:val="0"/>
          <w:divBdr>
            <w:top w:val="none" w:sz="0" w:space="0" w:color="auto"/>
            <w:left w:val="none" w:sz="0" w:space="0" w:color="auto"/>
            <w:bottom w:val="none" w:sz="0" w:space="0" w:color="auto"/>
            <w:right w:val="none" w:sz="0" w:space="0" w:color="auto"/>
          </w:divBdr>
        </w:div>
        <w:div w:id="251819136">
          <w:marLeft w:val="480"/>
          <w:marRight w:val="0"/>
          <w:marTop w:val="0"/>
          <w:marBottom w:val="0"/>
          <w:divBdr>
            <w:top w:val="none" w:sz="0" w:space="0" w:color="auto"/>
            <w:left w:val="none" w:sz="0" w:space="0" w:color="auto"/>
            <w:bottom w:val="none" w:sz="0" w:space="0" w:color="auto"/>
            <w:right w:val="none" w:sz="0" w:space="0" w:color="auto"/>
          </w:divBdr>
        </w:div>
        <w:div w:id="252512445">
          <w:marLeft w:val="480"/>
          <w:marRight w:val="0"/>
          <w:marTop w:val="0"/>
          <w:marBottom w:val="0"/>
          <w:divBdr>
            <w:top w:val="none" w:sz="0" w:space="0" w:color="auto"/>
            <w:left w:val="none" w:sz="0" w:space="0" w:color="auto"/>
            <w:bottom w:val="none" w:sz="0" w:space="0" w:color="auto"/>
            <w:right w:val="none" w:sz="0" w:space="0" w:color="auto"/>
          </w:divBdr>
        </w:div>
        <w:div w:id="257371530">
          <w:marLeft w:val="480"/>
          <w:marRight w:val="0"/>
          <w:marTop w:val="0"/>
          <w:marBottom w:val="0"/>
          <w:divBdr>
            <w:top w:val="none" w:sz="0" w:space="0" w:color="auto"/>
            <w:left w:val="none" w:sz="0" w:space="0" w:color="auto"/>
            <w:bottom w:val="none" w:sz="0" w:space="0" w:color="auto"/>
            <w:right w:val="none" w:sz="0" w:space="0" w:color="auto"/>
          </w:divBdr>
        </w:div>
        <w:div w:id="307177252">
          <w:marLeft w:val="480"/>
          <w:marRight w:val="0"/>
          <w:marTop w:val="0"/>
          <w:marBottom w:val="0"/>
          <w:divBdr>
            <w:top w:val="none" w:sz="0" w:space="0" w:color="auto"/>
            <w:left w:val="none" w:sz="0" w:space="0" w:color="auto"/>
            <w:bottom w:val="none" w:sz="0" w:space="0" w:color="auto"/>
            <w:right w:val="none" w:sz="0" w:space="0" w:color="auto"/>
          </w:divBdr>
        </w:div>
        <w:div w:id="318189970">
          <w:marLeft w:val="480"/>
          <w:marRight w:val="0"/>
          <w:marTop w:val="0"/>
          <w:marBottom w:val="0"/>
          <w:divBdr>
            <w:top w:val="none" w:sz="0" w:space="0" w:color="auto"/>
            <w:left w:val="none" w:sz="0" w:space="0" w:color="auto"/>
            <w:bottom w:val="none" w:sz="0" w:space="0" w:color="auto"/>
            <w:right w:val="none" w:sz="0" w:space="0" w:color="auto"/>
          </w:divBdr>
        </w:div>
        <w:div w:id="361635014">
          <w:marLeft w:val="480"/>
          <w:marRight w:val="0"/>
          <w:marTop w:val="0"/>
          <w:marBottom w:val="0"/>
          <w:divBdr>
            <w:top w:val="none" w:sz="0" w:space="0" w:color="auto"/>
            <w:left w:val="none" w:sz="0" w:space="0" w:color="auto"/>
            <w:bottom w:val="none" w:sz="0" w:space="0" w:color="auto"/>
            <w:right w:val="none" w:sz="0" w:space="0" w:color="auto"/>
          </w:divBdr>
        </w:div>
        <w:div w:id="373888758">
          <w:marLeft w:val="480"/>
          <w:marRight w:val="0"/>
          <w:marTop w:val="0"/>
          <w:marBottom w:val="0"/>
          <w:divBdr>
            <w:top w:val="none" w:sz="0" w:space="0" w:color="auto"/>
            <w:left w:val="none" w:sz="0" w:space="0" w:color="auto"/>
            <w:bottom w:val="none" w:sz="0" w:space="0" w:color="auto"/>
            <w:right w:val="none" w:sz="0" w:space="0" w:color="auto"/>
          </w:divBdr>
        </w:div>
        <w:div w:id="404499097">
          <w:marLeft w:val="480"/>
          <w:marRight w:val="0"/>
          <w:marTop w:val="0"/>
          <w:marBottom w:val="0"/>
          <w:divBdr>
            <w:top w:val="none" w:sz="0" w:space="0" w:color="auto"/>
            <w:left w:val="none" w:sz="0" w:space="0" w:color="auto"/>
            <w:bottom w:val="none" w:sz="0" w:space="0" w:color="auto"/>
            <w:right w:val="none" w:sz="0" w:space="0" w:color="auto"/>
          </w:divBdr>
        </w:div>
        <w:div w:id="429862706">
          <w:marLeft w:val="480"/>
          <w:marRight w:val="0"/>
          <w:marTop w:val="0"/>
          <w:marBottom w:val="0"/>
          <w:divBdr>
            <w:top w:val="none" w:sz="0" w:space="0" w:color="auto"/>
            <w:left w:val="none" w:sz="0" w:space="0" w:color="auto"/>
            <w:bottom w:val="none" w:sz="0" w:space="0" w:color="auto"/>
            <w:right w:val="none" w:sz="0" w:space="0" w:color="auto"/>
          </w:divBdr>
        </w:div>
        <w:div w:id="467018389">
          <w:marLeft w:val="480"/>
          <w:marRight w:val="0"/>
          <w:marTop w:val="0"/>
          <w:marBottom w:val="0"/>
          <w:divBdr>
            <w:top w:val="none" w:sz="0" w:space="0" w:color="auto"/>
            <w:left w:val="none" w:sz="0" w:space="0" w:color="auto"/>
            <w:bottom w:val="none" w:sz="0" w:space="0" w:color="auto"/>
            <w:right w:val="none" w:sz="0" w:space="0" w:color="auto"/>
          </w:divBdr>
        </w:div>
        <w:div w:id="606036140">
          <w:marLeft w:val="480"/>
          <w:marRight w:val="0"/>
          <w:marTop w:val="0"/>
          <w:marBottom w:val="0"/>
          <w:divBdr>
            <w:top w:val="none" w:sz="0" w:space="0" w:color="auto"/>
            <w:left w:val="none" w:sz="0" w:space="0" w:color="auto"/>
            <w:bottom w:val="none" w:sz="0" w:space="0" w:color="auto"/>
            <w:right w:val="none" w:sz="0" w:space="0" w:color="auto"/>
          </w:divBdr>
        </w:div>
        <w:div w:id="612178082">
          <w:marLeft w:val="480"/>
          <w:marRight w:val="0"/>
          <w:marTop w:val="0"/>
          <w:marBottom w:val="0"/>
          <w:divBdr>
            <w:top w:val="none" w:sz="0" w:space="0" w:color="auto"/>
            <w:left w:val="none" w:sz="0" w:space="0" w:color="auto"/>
            <w:bottom w:val="none" w:sz="0" w:space="0" w:color="auto"/>
            <w:right w:val="none" w:sz="0" w:space="0" w:color="auto"/>
          </w:divBdr>
        </w:div>
        <w:div w:id="624849301">
          <w:marLeft w:val="480"/>
          <w:marRight w:val="0"/>
          <w:marTop w:val="0"/>
          <w:marBottom w:val="0"/>
          <w:divBdr>
            <w:top w:val="none" w:sz="0" w:space="0" w:color="auto"/>
            <w:left w:val="none" w:sz="0" w:space="0" w:color="auto"/>
            <w:bottom w:val="none" w:sz="0" w:space="0" w:color="auto"/>
            <w:right w:val="none" w:sz="0" w:space="0" w:color="auto"/>
          </w:divBdr>
        </w:div>
        <w:div w:id="638649848">
          <w:marLeft w:val="480"/>
          <w:marRight w:val="0"/>
          <w:marTop w:val="0"/>
          <w:marBottom w:val="0"/>
          <w:divBdr>
            <w:top w:val="none" w:sz="0" w:space="0" w:color="auto"/>
            <w:left w:val="none" w:sz="0" w:space="0" w:color="auto"/>
            <w:bottom w:val="none" w:sz="0" w:space="0" w:color="auto"/>
            <w:right w:val="none" w:sz="0" w:space="0" w:color="auto"/>
          </w:divBdr>
        </w:div>
        <w:div w:id="650334591">
          <w:marLeft w:val="480"/>
          <w:marRight w:val="0"/>
          <w:marTop w:val="0"/>
          <w:marBottom w:val="0"/>
          <w:divBdr>
            <w:top w:val="none" w:sz="0" w:space="0" w:color="auto"/>
            <w:left w:val="none" w:sz="0" w:space="0" w:color="auto"/>
            <w:bottom w:val="none" w:sz="0" w:space="0" w:color="auto"/>
            <w:right w:val="none" w:sz="0" w:space="0" w:color="auto"/>
          </w:divBdr>
        </w:div>
        <w:div w:id="688414952">
          <w:marLeft w:val="480"/>
          <w:marRight w:val="0"/>
          <w:marTop w:val="0"/>
          <w:marBottom w:val="0"/>
          <w:divBdr>
            <w:top w:val="none" w:sz="0" w:space="0" w:color="auto"/>
            <w:left w:val="none" w:sz="0" w:space="0" w:color="auto"/>
            <w:bottom w:val="none" w:sz="0" w:space="0" w:color="auto"/>
            <w:right w:val="none" w:sz="0" w:space="0" w:color="auto"/>
          </w:divBdr>
        </w:div>
        <w:div w:id="695689738">
          <w:marLeft w:val="480"/>
          <w:marRight w:val="0"/>
          <w:marTop w:val="0"/>
          <w:marBottom w:val="0"/>
          <w:divBdr>
            <w:top w:val="none" w:sz="0" w:space="0" w:color="auto"/>
            <w:left w:val="none" w:sz="0" w:space="0" w:color="auto"/>
            <w:bottom w:val="none" w:sz="0" w:space="0" w:color="auto"/>
            <w:right w:val="none" w:sz="0" w:space="0" w:color="auto"/>
          </w:divBdr>
        </w:div>
        <w:div w:id="801655862">
          <w:marLeft w:val="480"/>
          <w:marRight w:val="0"/>
          <w:marTop w:val="0"/>
          <w:marBottom w:val="0"/>
          <w:divBdr>
            <w:top w:val="none" w:sz="0" w:space="0" w:color="auto"/>
            <w:left w:val="none" w:sz="0" w:space="0" w:color="auto"/>
            <w:bottom w:val="none" w:sz="0" w:space="0" w:color="auto"/>
            <w:right w:val="none" w:sz="0" w:space="0" w:color="auto"/>
          </w:divBdr>
        </w:div>
        <w:div w:id="986125373">
          <w:marLeft w:val="480"/>
          <w:marRight w:val="0"/>
          <w:marTop w:val="0"/>
          <w:marBottom w:val="0"/>
          <w:divBdr>
            <w:top w:val="none" w:sz="0" w:space="0" w:color="auto"/>
            <w:left w:val="none" w:sz="0" w:space="0" w:color="auto"/>
            <w:bottom w:val="none" w:sz="0" w:space="0" w:color="auto"/>
            <w:right w:val="none" w:sz="0" w:space="0" w:color="auto"/>
          </w:divBdr>
        </w:div>
        <w:div w:id="997852239">
          <w:marLeft w:val="480"/>
          <w:marRight w:val="0"/>
          <w:marTop w:val="0"/>
          <w:marBottom w:val="0"/>
          <w:divBdr>
            <w:top w:val="none" w:sz="0" w:space="0" w:color="auto"/>
            <w:left w:val="none" w:sz="0" w:space="0" w:color="auto"/>
            <w:bottom w:val="none" w:sz="0" w:space="0" w:color="auto"/>
            <w:right w:val="none" w:sz="0" w:space="0" w:color="auto"/>
          </w:divBdr>
        </w:div>
        <w:div w:id="1014115853">
          <w:marLeft w:val="480"/>
          <w:marRight w:val="0"/>
          <w:marTop w:val="0"/>
          <w:marBottom w:val="0"/>
          <w:divBdr>
            <w:top w:val="none" w:sz="0" w:space="0" w:color="auto"/>
            <w:left w:val="none" w:sz="0" w:space="0" w:color="auto"/>
            <w:bottom w:val="none" w:sz="0" w:space="0" w:color="auto"/>
            <w:right w:val="none" w:sz="0" w:space="0" w:color="auto"/>
          </w:divBdr>
        </w:div>
        <w:div w:id="1054087207">
          <w:marLeft w:val="480"/>
          <w:marRight w:val="0"/>
          <w:marTop w:val="0"/>
          <w:marBottom w:val="0"/>
          <w:divBdr>
            <w:top w:val="none" w:sz="0" w:space="0" w:color="auto"/>
            <w:left w:val="none" w:sz="0" w:space="0" w:color="auto"/>
            <w:bottom w:val="none" w:sz="0" w:space="0" w:color="auto"/>
            <w:right w:val="none" w:sz="0" w:space="0" w:color="auto"/>
          </w:divBdr>
        </w:div>
        <w:div w:id="1063026631">
          <w:marLeft w:val="480"/>
          <w:marRight w:val="0"/>
          <w:marTop w:val="0"/>
          <w:marBottom w:val="0"/>
          <w:divBdr>
            <w:top w:val="none" w:sz="0" w:space="0" w:color="auto"/>
            <w:left w:val="none" w:sz="0" w:space="0" w:color="auto"/>
            <w:bottom w:val="none" w:sz="0" w:space="0" w:color="auto"/>
            <w:right w:val="none" w:sz="0" w:space="0" w:color="auto"/>
          </w:divBdr>
        </w:div>
        <w:div w:id="1084843639">
          <w:marLeft w:val="480"/>
          <w:marRight w:val="0"/>
          <w:marTop w:val="0"/>
          <w:marBottom w:val="0"/>
          <w:divBdr>
            <w:top w:val="none" w:sz="0" w:space="0" w:color="auto"/>
            <w:left w:val="none" w:sz="0" w:space="0" w:color="auto"/>
            <w:bottom w:val="none" w:sz="0" w:space="0" w:color="auto"/>
            <w:right w:val="none" w:sz="0" w:space="0" w:color="auto"/>
          </w:divBdr>
        </w:div>
        <w:div w:id="1099137013">
          <w:marLeft w:val="480"/>
          <w:marRight w:val="0"/>
          <w:marTop w:val="0"/>
          <w:marBottom w:val="0"/>
          <w:divBdr>
            <w:top w:val="none" w:sz="0" w:space="0" w:color="auto"/>
            <w:left w:val="none" w:sz="0" w:space="0" w:color="auto"/>
            <w:bottom w:val="none" w:sz="0" w:space="0" w:color="auto"/>
            <w:right w:val="none" w:sz="0" w:space="0" w:color="auto"/>
          </w:divBdr>
        </w:div>
        <w:div w:id="1147284607">
          <w:marLeft w:val="480"/>
          <w:marRight w:val="0"/>
          <w:marTop w:val="0"/>
          <w:marBottom w:val="0"/>
          <w:divBdr>
            <w:top w:val="none" w:sz="0" w:space="0" w:color="auto"/>
            <w:left w:val="none" w:sz="0" w:space="0" w:color="auto"/>
            <w:bottom w:val="none" w:sz="0" w:space="0" w:color="auto"/>
            <w:right w:val="none" w:sz="0" w:space="0" w:color="auto"/>
          </w:divBdr>
        </w:div>
        <w:div w:id="1226332453">
          <w:marLeft w:val="480"/>
          <w:marRight w:val="0"/>
          <w:marTop w:val="0"/>
          <w:marBottom w:val="0"/>
          <w:divBdr>
            <w:top w:val="none" w:sz="0" w:space="0" w:color="auto"/>
            <w:left w:val="none" w:sz="0" w:space="0" w:color="auto"/>
            <w:bottom w:val="none" w:sz="0" w:space="0" w:color="auto"/>
            <w:right w:val="none" w:sz="0" w:space="0" w:color="auto"/>
          </w:divBdr>
        </w:div>
        <w:div w:id="1246455863">
          <w:marLeft w:val="480"/>
          <w:marRight w:val="0"/>
          <w:marTop w:val="0"/>
          <w:marBottom w:val="0"/>
          <w:divBdr>
            <w:top w:val="none" w:sz="0" w:space="0" w:color="auto"/>
            <w:left w:val="none" w:sz="0" w:space="0" w:color="auto"/>
            <w:bottom w:val="none" w:sz="0" w:space="0" w:color="auto"/>
            <w:right w:val="none" w:sz="0" w:space="0" w:color="auto"/>
          </w:divBdr>
        </w:div>
        <w:div w:id="1275401364">
          <w:marLeft w:val="480"/>
          <w:marRight w:val="0"/>
          <w:marTop w:val="0"/>
          <w:marBottom w:val="0"/>
          <w:divBdr>
            <w:top w:val="none" w:sz="0" w:space="0" w:color="auto"/>
            <w:left w:val="none" w:sz="0" w:space="0" w:color="auto"/>
            <w:bottom w:val="none" w:sz="0" w:space="0" w:color="auto"/>
            <w:right w:val="none" w:sz="0" w:space="0" w:color="auto"/>
          </w:divBdr>
        </w:div>
        <w:div w:id="1294100880">
          <w:marLeft w:val="480"/>
          <w:marRight w:val="0"/>
          <w:marTop w:val="0"/>
          <w:marBottom w:val="0"/>
          <w:divBdr>
            <w:top w:val="none" w:sz="0" w:space="0" w:color="auto"/>
            <w:left w:val="none" w:sz="0" w:space="0" w:color="auto"/>
            <w:bottom w:val="none" w:sz="0" w:space="0" w:color="auto"/>
            <w:right w:val="none" w:sz="0" w:space="0" w:color="auto"/>
          </w:divBdr>
        </w:div>
        <w:div w:id="1319263315">
          <w:marLeft w:val="480"/>
          <w:marRight w:val="0"/>
          <w:marTop w:val="0"/>
          <w:marBottom w:val="0"/>
          <w:divBdr>
            <w:top w:val="none" w:sz="0" w:space="0" w:color="auto"/>
            <w:left w:val="none" w:sz="0" w:space="0" w:color="auto"/>
            <w:bottom w:val="none" w:sz="0" w:space="0" w:color="auto"/>
            <w:right w:val="none" w:sz="0" w:space="0" w:color="auto"/>
          </w:divBdr>
        </w:div>
        <w:div w:id="1320379773">
          <w:marLeft w:val="480"/>
          <w:marRight w:val="0"/>
          <w:marTop w:val="0"/>
          <w:marBottom w:val="0"/>
          <w:divBdr>
            <w:top w:val="none" w:sz="0" w:space="0" w:color="auto"/>
            <w:left w:val="none" w:sz="0" w:space="0" w:color="auto"/>
            <w:bottom w:val="none" w:sz="0" w:space="0" w:color="auto"/>
            <w:right w:val="none" w:sz="0" w:space="0" w:color="auto"/>
          </w:divBdr>
        </w:div>
        <w:div w:id="1336541928">
          <w:marLeft w:val="480"/>
          <w:marRight w:val="0"/>
          <w:marTop w:val="0"/>
          <w:marBottom w:val="0"/>
          <w:divBdr>
            <w:top w:val="none" w:sz="0" w:space="0" w:color="auto"/>
            <w:left w:val="none" w:sz="0" w:space="0" w:color="auto"/>
            <w:bottom w:val="none" w:sz="0" w:space="0" w:color="auto"/>
            <w:right w:val="none" w:sz="0" w:space="0" w:color="auto"/>
          </w:divBdr>
        </w:div>
        <w:div w:id="1376471368">
          <w:marLeft w:val="480"/>
          <w:marRight w:val="0"/>
          <w:marTop w:val="0"/>
          <w:marBottom w:val="0"/>
          <w:divBdr>
            <w:top w:val="none" w:sz="0" w:space="0" w:color="auto"/>
            <w:left w:val="none" w:sz="0" w:space="0" w:color="auto"/>
            <w:bottom w:val="none" w:sz="0" w:space="0" w:color="auto"/>
            <w:right w:val="none" w:sz="0" w:space="0" w:color="auto"/>
          </w:divBdr>
        </w:div>
        <w:div w:id="1407729340">
          <w:marLeft w:val="480"/>
          <w:marRight w:val="0"/>
          <w:marTop w:val="0"/>
          <w:marBottom w:val="0"/>
          <w:divBdr>
            <w:top w:val="none" w:sz="0" w:space="0" w:color="auto"/>
            <w:left w:val="none" w:sz="0" w:space="0" w:color="auto"/>
            <w:bottom w:val="none" w:sz="0" w:space="0" w:color="auto"/>
            <w:right w:val="none" w:sz="0" w:space="0" w:color="auto"/>
          </w:divBdr>
        </w:div>
        <w:div w:id="1415786898">
          <w:marLeft w:val="480"/>
          <w:marRight w:val="0"/>
          <w:marTop w:val="0"/>
          <w:marBottom w:val="0"/>
          <w:divBdr>
            <w:top w:val="none" w:sz="0" w:space="0" w:color="auto"/>
            <w:left w:val="none" w:sz="0" w:space="0" w:color="auto"/>
            <w:bottom w:val="none" w:sz="0" w:space="0" w:color="auto"/>
            <w:right w:val="none" w:sz="0" w:space="0" w:color="auto"/>
          </w:divBdr>
        </w:div>
        <w:div w:id="1421177355">
          <w:marLeft w:val="480"/>
          <w:marRight w:val="0"/>
          <w:marTop w:val="0"/>
          <w:marBottom w:val="0"/>
          <w:divBdr>
            <w:top w:val="none" w:sz="0" w:space="0" w:color="auto"/>
            <w:left w:val="none" w:sz="0" w:space="0" w:color="auto"/>
            <w:bottom w:val="none" w:sz="0" w:space="0" w:color="auto"/>
            <w:right w:val="none" w:sz="0" w:space="0" w:color="auto"/>
          </w:divBdr>
        </w:div>
        <w:div w:id="1486824419">
          <w:marLeft w:val="480"/>
          <w:marRight w:val="0"/>
          <w:marTop w:val="0"/>
          <w:marBottom w:val="0"/>
          <w:divBdr>
            <w:top w:val="none" w:sz="0" w:space="0" w:color="auto"/>
            <w:left w:val="none" w:sz="0" w:space="0" w:color="auto"/>
            <w:bottom w:val="none" w:sz="0" w:space="0" w:color="auto"/>
            <w:right w:val="none" w:sz="0" w:space="0" w:color="auto"/>
          </w:divBdr>
        </w:div>
        <w:div w:id="1496920450">
          <w:marLeft w:val="480"/>
          <w:marRight w:val="0"/>
          <w:marTop w:val="0"/>
          <w:marBottom w:val="0"/>
          <w:divBdr>
            <w:top w:val="none" w:sz="0" w:space="0" w:color="auto"/>
            <w:left w:val="none" w:sz="0" w:space="0" w:color="auto"/>
            <w:bottom w:val="none" w:sz="0" w:space="0" w:color="auto"/>
            <w:right w:val="none" w:sz="0" w:space="0" w:color="auto"/>
          </w:divBdr>
        </w:div>
        <w:div w:id="1527673279">
          <w:marLeft w:val="480"/>
          <w:marRight w:val="0"/>
          <w:marTop w:val="0"/>
          <w:marBottom w:val="0"/>
          <w:divBdr>
            <w:top w:val="none" w:sz="0" w:space="0" w:color="auto"/>
            <w:left w:val="none" w:sz="0" w:space="0" w:color="auto"/>
            <w:bottom w:val="none" w:sz="0" w:space="0" w:color="auto"/>
            <w:right w:val="none" w:sz="0" w:space="0" w:color="auto"/>
          </w:divBdr>
        </w:div>
        <w:div w:id="1541895797">
          <w:marLeft w:val="480"/>
          <w:marRight w:val="0"/>
          <w:marTop w:val="0"/>
          <w:marBottom w:val="0"/>
          <w:divBdr>
            <w:top w:val="none" w:sz="0" w:space="0" w:color="auto"/>
            <w:left w:val="none" w:sz="0" w:space="0" w:color="auto"/>
            <w:bottom w:val="none" w:sz="0" w:space="0" w:color="auto"/>
            <w:right w:val="none" w:sz="0" w:space="0" w:color="auto"/>
          </w:divBdr>
        </w:div>
        <w:div w:id="1605846670">
          <w:marLeft w:val="480"/>
          <w:marRight w:val="0"/>
          <w:marTop w:val="0"/>
          <w:marBottom w:val="0"/>
          <w:divBdr>
            <w:top w:val="none" w:sz="0" w:space="0" w:color="auto"/>
            <w:left w:val="none" w:sz="0" w:space="0" w:color="auto"/>
            <w:bottom w:val="none" w:sz="0" w:space="0" w:color="auto"/>
            <w:right w:val="none" w:sz="0" w:space="0" w:color="auto"/>
          </w:divBdr>
        </w:div>
        <w:div w:id="1611859720">
          <w:marLeft w:val="480"/>
          <w:marRight w:val="0"/>
          <w:marTop w:val="0"/>
          <w:marBottom w:val="0"/>
          <w:divBdr>
            <w:top w:val="none" w:sz="0" w:space="0" w:color="auto"/>
            <w:left w:val="none" w:sz="0" w:space="0" w:color="auto"/>
            <w:bottom w:val="none" w:sz="0" w:space="0" w:color="auto"/>
            <w:right w:val="none" w:sz="0" w:space="0" w:color="auto"/>
          </w:divBdr>
        </w:div>
        <w:div w:id="1663238725">
          <w:marLeft w:val="480"/>
          <w:marRight w:val="0"/>
          <w:marTop w:val="0"/>
          <w:marBottom w:val="0"/>
          <w:divBdr>
            <w:top w:val="none" w:sz="0" w:space="0" w:color="auto"/>
            <w:left w:val="none" w:sz="0" w:space="0" w:color="auto"/>
            <w:bottom w:val="none" w:sz="0" w:space="0" w:color="auto"/>
            <w:right w:val="none" w:sz="0" w:space="0" w:color="auto"/>
          </w:divBdr>
        </w:div>
        <w:div w:id="1765492720">
          <w:marLeft w:val="480"/>
          <w:marRight w:val="0"/>
          <w:marTop w:val="0"/>
          <w:marBottom w:val="0"/>
          <w:divBdr>
            <w:top w:val="none" w:sz="0" w:space="0" w:color="auto"/>
            <w:left w:val="none" w:sz="0" w:space="0" w:color="auto"/>
            <w:bottom w:val="none" w:sz="0" w:space="0" w:color="auto"/>
            <w:right w:val="none" w:sz="0" w:space="0" w:color="auto"/>
          </w:divBdr>
        </w:div>
        <w:div w:id="1767965543">
          <w:marLeft w:val="480"/>
          <w:marRight w:val="0"/>
          <w:marTop w:val="0"/>
          <w:marBottom w:val="0"/>
          <w:divBdr>
            <w:top w:val="none" w:sz="0" w:space="0" w:color="auto"/>
            <w:left w:val="none" w:sz="0" w:space="0" w:color="auto"/>
            <w:bottom w:val="none" w:sz="0" w:space="0" w:color="auto"/>
            <w:right w:val="none" w:sz="0" w:space="0" w:color="auto"/>
          </w:divBdr>
        </w:div>
        <w:div w:id="1786540054">
          <w:marLeft w:val="480"/>
          <w:marRight w:val="0"/>
          <w:marTop w:val="0"/>
          <w:marBottom w:val="0"/>
          <w:divBdr>
            <w:top w:val="none" w:sz="0" w:space="0" w:color="auto"/>
            <w:left w:val="none" w:sz="0" w:space="0" w:color="auto"/>
            <w:bottom w:val="none" w:sz="0" w:space="0" w:color="auto"/>
            <w:right w:val="none" w:sz="0" w:space="0" w:color="auto"/>
          </w:divBdr>
        </w:div>
        <w:div w:id="1875193554">
          <w:marLeft w:val="480"/>
          <w:marRight w:val="0"/>
          <w:marTop w:val="0"/>
          <w:marBottom w:val="0"/>
          <w:divBdr>
            <w:top w:val="none" w:sz="0" w:space="0" w:color="auto"/>
            <w:left w:val="none" w:sz="0" w:space="0" w:color="auto"/>
            <w:bottom w:val="none" w:sz="0" w:space="0" w:color="auto"/>
            <w:right w:val="none" w:sz="0" w:space="0" w:color="auto"/>
          </w:divBdr>
        </w:div>
        <w:div w:id="1919974876">
          <w:marLeft w:val="480"/>
          <w:marRight w:val="0"/>
          <w:marTop w:val="0"/>
          <w:marBottom w:val="0"/>
          <w:divBdr>
            <w:top w:val="none" w:sz="0" w:space="0" w:color="auto"/>
            <w:left w:val="none" w:sz="0" w:space="0" w:color="auto"/>
            <w:bottom w:val="none" w:sz="0" w:space="0" w:color="auto"/>
            <w:right w:val="none" w:sz="0" w:space="0" w:color="auto"/>
          </w:divBdr>
        </w:div>
        <w:div w:id="1920477701">
          <w:marLeft w:val="480"/>
          <w:marRight w:val="0"/>
          <w:marTop w:val="0"/>
          <w:marBottom w:val="0"/>
          <w:divBdr>
            <w:top w:val="none" w:sz="0" w:space="0" w:color="auto"/>
            <w:left w:val="none" w:sz="0" w:space="0" w:color="auto"/>
            <w:bottom w:val="none" w:sz="0" w:space="0" w:color="auto"/>
            <w:right w:val="none" w:sz="0" w:space="0" w:color="auto"/>
          </w:divBdr>
        </w:div>
        <w:div w:id="1943148147">
          <w:marLeft w:val="480"/>
          <w:marRight w:val="0"/>
          <w:marTop w:val="0"/>
          <w:marBottom w:val="0"/>
          <w:divBdr>
            <w:top w:val="none" w:sz="0" w:space="0" w:color="auto"/>
            <w:left w:val="none" w:sz="0" w:space="0" w:color="auto"/>
            <w:bottom w:val="none" w:sz="0" w:space="0" w:color="auto"/>
            <w:right w:val="none" w:sz="0" w:space="0" w:color="auto"/>
          </w:divBdr>
        </w:div>
        <w:div w:id="1978097735">
          <w:marLeft w:val="480"/>
          <w:marRight w:val="0"/>
          <w:marTop w:val="0"/>
          <w:marBottom w:val="0"/>
          <w:divBdr>
            <w:top w:val="none" w:sz="0" w:space="0" w:color="auto"/>
            <w:left w:val="none" w:sz="0" w:space="0" w:color="auto"/>
            <w:bottom w:val="none" w:sz="0" w:space="0" w:color="auto"/>
            <w:right w:val="none" w:sz="0" w:space="0" w:color="auto"/>
          </w:divBdr>
        </w:div>
        <w:div w:id="1985427529">
          <w:marLeft w:val="480"/>
          <w:marRight w:val="0"/>
          <w:marTop w:val="0"/>
          <w:marBottom w:val="0"/>
          <w:divBdr>
            <w:top w:val="none" w:sz="0" w:space="0" w:color="auto"/>
            <w:left w:val="none" w:sz="0" w:space="0" w:color="auto"/>
            <w:bottom w:val="none" w:sz="0" w:space="0" w:color="auto"/>
            <w:right w:val="none" w:sz="0" w:space="0" w:color="auto"/>
          </w:divBdr>
        </w:div>
        <w:div w:id="2002541297">
          <w:marLeft w:val="480"/>
          <w:marRight w:val="0"/>
          <w:marTop w:val="0"/>
          <w:marBottom w:val="0"/>
          <w:divBdr>
            <w:top w:val="none" w:sz="0" w:space="0" w:color="auto"/>
            <w:left w:val="none" w:sz="0" w:space="0" w:color="auto"/>
            <w:bottom w:val="none" w:sz="0" w:space="0" w:color="auto"/>
            <w:right w:val="none" w:sz="0" w:space="0" w:color="auto"/>
          </w:divBdr>
        </w:div>
        <w:div w:id="2045013263">
          <w:marLeft w:val="480"/>
          <w:marRight w:val="0"/>
          <w:marTop w:val="0"/>
          <w:marBottom w:val="0"/>
          <w:divBdr>
            <w:top w:val="none" w:sz="0" w:space="0" w:color="auto"/>
            <w:left w:val="none" w:sz="0" w:space="0" w:color="auto"/>
            <w:bottom w:val="none" w:sz="0" w:space="0" w:color="auto"/>
            <w:right w:val="none" w:sz="0" w:space="0" w:color="auto"/>
          </w:divBdr>
        </w:div>
        <w:div w:id="2062363436">
          <w:marLeft w:val="480"/>
          <w:marRight w:val="0"/>
          <w:marTop w:val="0"/>
          <w:marBottom w:val="0"/>
          <w:divBdr>
            <w:top w:val="none" w:sz="0" w:space="0" w:color="auto"/>
            <w:left w:val="none" w:sz="0" w:space="0" w:color="auto"/>
            <w:bottom w:val="none" w:sz="0" w:space="0" w:color="auto"/>
            <w:right w:val="none" w:sz="0" w:space="0" w:color="auto"/>
          </w:divBdr>
        </w:div>
        <w:div w:id="2066250821">
          <w:marLeft w:val="480"/>
          <w:marRight w:val="0"/>
          <w:marTop w:val="0"/>
          <w:marBottom w:val="0"/>
          <w:divBdr>
            <w:top w:val="none" w:sz="0" w:space="0" w:color="auto"/>
            <w:left w:val="none" w:sz="0" w:space="0" w:color="auto"/>
            <w:bottom w:val="none" w:sz="0" w:space="0" w:color="auto"/>
            <w:right w:val="none" w:sz="0" w:space="0" w:color="auto"/>
          </w:divBdr>
        </w:div>
        <w:div w:id="2069567086">
          <w:marLeft w:val="480"/>
          <w:marRight w:val="0"/>
          <w:marTop w:val="0"/>
          <w:marBottom w:val="0"/>
          <w:divBdr>
            <w:top w:val="none" w:sz="0" w:space="0" w:color="auto"/>
            <w:left w:val="none" w:sz="0" w:space="0" w:color="auto"/>
            <w:bottom w:val="none" w:sz="0" w:space="0" w:color="auto"/>
            <w:right w:val="none" w:sz="0" w:space="0" w:color="auto"/>
          </w:divBdr>
        </w:div>
        <w:div w:id="2069768551">
          <w:marLeft w:val="480"/>
          <w:marRight w:val="0"/>
          <w:marTop w:val="0"/>
          <w:marBottom w:val="0"/>
          <w:divBdr>
            <w:top w:val="none" w:sz="0" w:space="0" w:color="auto"/>
            <w:left w:val="none" w:sz="0" w:space="0" w:color="auto"/>
            <w:bottom w:val="none" w:sz="0" w:space="0" w:color="auto"/>
            <w:right w:val="none" w:sz="0" w:space="0" w:color="auto"/>
          </w:divBdr>
        </w:div>
        <w:div w:id="2091535387">
          <w:marLeft w:val="480"/>
          <w:marRight w:val="0"/>
          <w:marTop w:val="0"/>
          <w:marBottom w:val="0"/>
          <w:divBdr>
            <w:top w:val="none" w:sz="0" w:space="0" w:color="auto"/>
            <w:left w:val="none" w:sz="0" w:space="0" w:color="auto"/>
            <w:bottom w:val="none" w:sz="0" w:space="0" w:color="auto"/>
            <w:right w:val="none" w:sz="0" w:space="0" w:color="auto"/>
          </w:divBdr>
        </w:div>
      </w:divsChild>
    </w:div>
    <w:div w:id="1723946195">
      <w:bodyDiv w:val="1"/>
      <w:marLeft w:val="0"/>
      <w:marRight w:val="0"/>
      <w:marTop w:val="0"/>
      <w:marBottom w:val="0"/>
      <w:divBdr>
        <w:top w:val="none" w:sz="0" w:space="0" w:color="auto"/>
        <w:left w:val="none" w:sz="0" w:space="0" w:color="auto"/>
        <w:bottom w:val="none" w:sz="0" w:space="0" w:color="auto"/>
        <w:right w:val="none" w:sz="0" w:space="0" w:color="auto"/>
      </w:divBdr>
      <w:divsChild>
        <w:div w:id="7369584">
          <w:marLeft w:val="480"/>
          <w:marRight w:val="0"/>
          <w:marTop w:val="0"/>
          <w:marBottom w:val="0"/>
          <w:divBdr>
            <w:top w:val="none" w:sz="0" w:space="0" w:color="auto"/>
            <w:left w:val="none" w:sz="0" w:space="0" w:color="auto"/>
            <w:bottom w:val="none" w:sz="0" w:space="0" w:color="auto"/>
            <w:right w:val="none" w:sz="0" w:space="0" w:color="auto"/>
          </w:divBdr>
        </w:div>
        <w:div w:id="15428218">
          <w:marLeft w:val="480"/>
          <w:marRight w:val="0"/>
          <w:marTop w:val="0"/>
          <w:marBottom w:val="0"/>
          <w:divBdr>
            <w:top w:val="none" w:sz="0" w:space="0" w:color="auto"/>
            <w:left w:val="none" w:sz="0" w:space="0" w:color="auto"/>
            <w:bottom w:val="none" w:sz="0" w:space="0" w:color="auto"/>
            <w:right w:val="none" w:sz="0" w:space="0" w:color="auto"/>
          </w:divBdr>
        </w:div>
        <w:div w:id="34550657">
          <w:marLeft w:val="480"/>
          <w:marRight w:val="0"/>
          <w:marTop w:val="0"/>
          <w:marBottom w:val="0"/>
          <w:divBdr>
            <w:top w:val="none" w:sz="0" w:space="0" w:color="auto"/>
            <w:left w:val="none" w:sz="0" w:space="0" w:color="auto"/>
            <w:bottom w:val="none" w:sz="0" w:space="0" w:color="auto"/>
            <w:right w:val="none" w:sz="0" w:space="0" w:color="auto"/>
          </w:divBdr>
        </w:div>
        <w:div w:id="36009015">
          <w:marLeft w:val="480"/>
          <w:marRight w:val="0"/>
          <w:marTop w:val="0"/>
          <w:marBottom w:val="0"/>
          <w:divBdr>
            <w:top w:val="none" w:sz="0" w:space="0" w:color="auto"/>
            <w:left w:val="none" w:sz="0" w:space="0" w:color="auto"/>
            <w:bottom w:val="none" w:sz="0" w:space="0" w:color="auto"/>
            <w:right w:val="none" w:sz="0" w:space="0" w:color="auto"/>
          </w:divBdr>
        </w:div>
        <w:div w:id="49699162">
          <w:marLeft w:val="480"/>
          <w:marRight w:val="0"/>
          <w:marTop w:val="0"/>
          <w:marBottom w:val="0"/>
          <w:divBdr>
            <w:top w:val="none" w:sz="0" w:space="0" w:color="auto"/>
            <w:left w:val="none" w:sz="0" w:space="0" w:color="auto"/>
            <w:bottom w:val="none" w:sz="0" w:space="0" w:color="auto"/>
            <w:right w:val="none" w:sz="0" w:space="0" w:color="auto"/>
          </w:divBdr>
        </w:div>
        <w:div w:id="92096439">
          <w:marLeft w:val="480"/>
          <w:marRight w:val="0"/>
          <w:marTop w:val="0"/>
          <w:marBottom w:val="0"/>
          <w:divBdr>
            <w:top w:val="none" w:sz="0" w:space="0" w:color="auto"/>
            <w:left w:val="none" w:sz="0" w:space="0" w:color="auto"/>
            <w:bottom w:val="none" w:sz="0" w:space="0" w:color="auto"/>
            <w:right w:val="none" w:sz="0" w:space="0" w:color="auto"/>
          </w:divBdr>
        </w:div>
        <w:div w:id="161047670">
          <w:marLeft w:val="480"/>
          <w:marRight w:val="0"/>
          <w:marTop w:val="0"/>
          <w:marBottom w:val="0"/>
          <w:divBdr>
            <w:top w:val="none" w:sz="0" w:space="0" w:color="auto"/>
            <w:left w:val="none" w:sz="0" w:space="0" w:color="auto"/>
            <w:bottom w:val="none" w:sz="0" w:space="0" w:color="auto"/>
            <w:right w:val="none" w:sz="0" w:space="0" w:color="auto"/>
          </w:divBdr>
        </w:div>
        <w:div w:id="219904476">
          <w:marLeft w:val="480"/>
          <w:marRight w:val="0"/>
          <w:marTop w:val="0"/>
          <w:marBottom w:val="0"/>
          <w:divBdr>
            <w:top w:val="none" w:sz="0" w:space="0" w:color="auto"/>
            <w:left w:val="none" w:sz="0" w:space="0" w:color="auto"/>
            <w:bottom w:val="none" w:sz="0" w:space="0" w:color="auto"/>
            <w:right w:val="none" w:sz="0" w:space="0" w:color="auto"/>
          </w:divBdr>
        </w:div>
        <w:div w:id="254365415">
          <w:marLeft w:val="480"/>
          <w:marRight w:val="0"/>
          <w:marTop w:val="0"/>
          <w:marBottom w:val="0"/>
          <w:divBdr>
            <w:top w:val="none" w:sz="0" w:space="0" w:color="auto"/>
            <w:left w:val="none" w:sz="0" w:space="0" w:color="auto"/>
            <w:bottom w:val="none" w:sz="0" w:space="0" w:color="auto"/>
            <w:right w:val="none" w:sz="0" w:space="0" w:color="auto"/>
          </w:divBdr>
        </w:div>
        <w:div w:id="275646320">
          <w:marLeft w:val="480"/>
          <w:marRight w:val="0"/>
          <w:marTop w:val="0"/>
          <w:marBottom w:val="0"/>
          <w:divBdr>
            <w:top w:val="none" w:sz="0" w:space="0" w:color="auto"/>
            <w:left w:val="none" w:sz="0" w:space="0" w:color="auto"/>
            <w:bottom w:val="none" w:sz="0" w:space="0" w:color="auto"/>
            <w:right w:val="none" w:sz="0" w:space="0" w:color="auto"/>
          </w:divBdr>
        </w:div>
        <w:div w:id="283079260">
          <w:marLeft w:val="480"/>
          <w:marRight w:val="0"/>
          <w:marTop w:val="0"/>
          <w:marBottom w:val="0"/>
          <w:divBdr>
            <w:top w:val="none" w:sz="0" w:space="0" w:color="auto"/>
            <w:left w:val="none" w:sz="0" w:space="0" w:color="auto"/>
            <w:bottom w:val="none" w:sz="0" w:space="0" w:color="auto"/>
            <w:right w:val="none" w:sz="0" w:space="0" w:color="auto"/>
          </w:divBdr>
        </w:div>
        <w:div w:id="283388391">
          <w:marLeft w:val="480"/>
          <w:marRight w:val="0"/>
          <w:marTop w:val="0"/>
          <w:marBottom w:val="0"/>
          <w:divBdr>
            <w:top w:val="none" w:sz="0" w:space="0" w:color="auto"/>
            <w:left w:val="none" w:sz="0" w:space="0" w:color="auto"/>
            <w:bottom w:val="none" w:sz="0" w:space="0" w:color="auto"/>
            <w:right w:val="none" w:sz="0" w:space="0" w:color="auto"/>
          </w:divBdr>
        </w:div>
        <w:div w:id="319040865">
          <w:marLeft w:val="480"/>
          <w:marRight w:val="0"/>
          <w:marTop w:val="0"/>
          <w:marBottom w:val="0"/>
          <w:divBdr>
            <w:top w:val="none" w:sz="0" w:space="0" w:color="auto"/>
            <w:left w:val="none" w:sz="0" w:space="0" w:color="auto"/>
            <w:bottom w:val="none" w:sz="0" w:space="0" w:color="auto"/>
            <w:right w:val="none" w:sz="0" w:space="0" w:color="auto"/>
          </w:divBdr>
        </w:div>
        <w:div w:id="328825651">
          <w:marLeft w:val="480"/>
          <w:marRight w:val="0"/>
          <w:marTop w:val="0"/>
          <w:marBottom w:val="0"/>
          <w:divBdr>
            <w:top w:val="none" w:sz="0" w:space="0" w:color="auto"/>
            <w:left w:val="none" w:sz="0" w:space="0" w:color="auto"/>
            <w:bottom w:val="none" w:sz="0" w:space="0" w:color="auto"/>
            <w:right w:val="none" w:sz="0" w:space="0" w:color="auto"/>
          </w:divBdr>
        </w:div>
        <w:div w:id="386606229">
          <w:marLeft w:val="480"/>
          <w:marRight w:val="0"/>
          <w:marTop w:val="0"/>
          <w:marBottom w:val="0"/>
          <w:divBdr>
            <w:top w:val="none" w:sz="0" w:space="0" w:color="auto"/>
            <w:left w:val="none" w:sz="0" w:space="0" w:color="auto"/>
            <w:bottom w:val="none" w:sz="0" w:space="0" w:color="auto"/>
            <w:right w:val="none" w:sz="0" w:space="0" w:color="auto"/>
          </w:divBdr>
        </w:div>
        <w:div w:id="389691463">
          <w:marLeft w:val="480"/>
          <w:marRight w:val="0"/>
          <w:marTop w:val="0"/>
          <w:marBottom w:val="0"/>
          <w:divBdr>
            <w:top w:val="none" w:sz="0" w:space="0" w:color="auto"/>
            <w:left w:val="none" w:sz="0" w:space="0" w:color="auto"/>
            <w:bottom w:val="none" w:sz="0" w:space="0" w:color="auto"/>
            <w:right w:val="none" w:sz="0" w:space="0" w:color="auto"/>
          </w:divBdr>
        </w:div>
        <w:div w:id="555512568">
          <w:marLeft w:val="480"/>
          <w:marRight w:val="0"/>
          <w:marTop w:val="0"/>
          <w:marBottom w:val="0"/>
          <w:divBdr>
            <w:top w:val="none" w:sz="0" w:space="0" w:color="auto"/>
            <w:left w:val="none" w:sz="0" w:space="0" w:color="auto"/>
            <w:bottom w:val="none" w:sz="0" w:space="0" w:color="auto"/>
            <w:right w:val="none" w:sz="0" w:space="0" w:color="auto"/>
          </w:divBdr>
        </w:div>
        <w:div w:id="577178755">
          <w:marLeft w:val="480"/>
          <w:marRight w:val="0"/>
          <w:marTop w:val="0"/>
          <w:marBottom w:val="0"/>
          <w:divBdr>
            <w:top w:val="none" w:sz="0" w:space="0" w:color="auto"/>
            <w:left w:val="none" w:sz="0" w:space="0" w:color="auto"/>
            <w:bottom w:val="none" w:sz="0" w:space="0" w:color="auto"/>
            <w:right w:val="none" w:sz="0" w:space="0" w:color="auto"/>
          </w:divBdr>
        </w:div>
        <w:div w:id="604964841">
          <w:marLeft w:val="480"/>
          <w:marRight w:val="0"/>
          <w:marTop w:val="0"/>
          <w:marBottom w:val="0"/>
          <w:divBdr>
            <w:top w:val="none" w:sz="0" w:space="0" w:color="auto"/>
            <w:left w:val="none" w:sz="0" w:space="0" w:color="auto"/>
            <w:bottom w:val="none" w:sz="0" w:space="0" w:color="auto"/>
            <w:right w:val="none" w:sz="0" w:space="0" w:color="auto"/>
          </w:divBdr>
        </w:div>
        <w:div w:id="605886627">
          <w:marLeft w:val="480"/>
          <w:marRight w:val="0"/>
          <w:marTop w:val="0"/>
          <w:marBottom w:val="0"/>
          <w:divBdr>
            <w:top w:val="none" w:sz="0" w:space="0" w:color="auto"/>
            <w:left w:val="none" w:sz="0" w:space="0" w:color="auto"/>
            <w:bottom w:val="none" w:sz="0" w:space="0" w:color="auto"/>
            <w:right w:val="none" w:sz="0" w:space="0" w:color="auto"/>
          </w:divBdr>
        </w:div>
        <w:div w:id="612636073">
          <w:marLeft w:val="480"/>
          <w:marRight w:val="0"/>
          <w:marTop w:val="0"/>
          <w:marBottom w:val="0"/>
          <w:divBdr>
            <w:top w:val="none" w:sz="0" w:space="0" w:color="auto"/>
            <w:left w:val="none" w:sz="0" w:space="0" w:color="auto"/>
            <w:bottom w:val="none" w:sz="0" w:space="0" w:color="auto"/>
            <w:right w:val="none" w:sz="0" w:space="0" w:color="auto"/>
          </w:divBdr>
        </w:div>
        <w:div w:id="651643491">
          <w:marLeft w:val="480"/>
          <w:marRight w:val="0"/>
          <w:marTop w:val="0"/>
          <w:marBottom w:val="0"/>
          <w:divBdr>
            <w:top w:val="none" w:sz="0" w:space="0" w:color="auto"/>
            <w:left w:val="none" w:sz="0" w:space="0" w:color="auto"/>
            <w:bottom w:val="none" w:sz="0" w:space="0" w:color="auto"/>
            <w:right w:val="none" w:sz="0" w:space="0" w:color="auto"/>
          </w:divBdr>
        </w:div>
        <w:div w:id="715545403">
          <w:marLeft w:val="480"/>
          <w:marRight w:val="0"/>
          <w:marTop w:val="0"/>
          <w:marBottom w:val="0"/>
          <w:divBdr>
            <w:top w:val="none" w:sz="0" w:space="0" w:color="auto"/>
            <w:left w:val="none" w:sz="0" w:space="0" w:color="auto"/>
            <w:bottom w:val="none" w:sz="0" w:space="0" w:color="auto"/>
            <w:right w:val="none" w:sz="0" w:space="0" w:color="auto"/>
          </w:divBdr>
        </w:div>
        <w:div w:id="718868693">
          <w:marLeft w:val="480"/>
          <w:marRight w:val="0"/>
          <w:marTop w:val="0"/>
          <w:marBottom w:val="0"/>
          <w:divBdr>
            <w:top w:val="none" w:sz="0" w:space="0" w:color="auto"/>
            <w:left w:val="none" w:sz="0" w:space="0" w:color="auto"/>
            <w:bottom w:val="none" w:sz="0" w:space="0" w:color="auto"/>
            <w:right w:val="none" w:sz="0" w:space="0" w:color="auto"/>
          </w:divBdr>
        </w:div>
        <w:div w:id="722218059">
          <w:marLeft w:val="480"/>
          <w:marRight w:val="0"/>
          <w:marTop w:val="0"/>
          <w:marBottom w:val="0"/>
          <w:divBdr>
            <w:top w:val="none" w:sz="0" w:space="0" w:color="auto"/>
            <w:left w:val="none" w:sz="0" w:space="0" w:color="auto"/>
            <w:bottom w:val="none" w:sz="0" w:space="0" w:color="auto"/>
            <w:right w:val="none" w:sz="0" w:space="0" w:color="auto"/>
          </w:divBdr>
        </w:div>
        <w:div w:id="750977799">
          <w:marLeft w:val="480"/>
          <w:marRight w:val="0"/>
          <w:marTop w:val="0"/>
          <w:marBottom w:val="0"/>
          <w:divBdr>
            <w:top w:val="none" w:sz="0" w:space="0" w:color="auto"/>
            <w:left w:val="none" w:sz="0" w:space="0" w:color="auto"/>
            <w:bottom w:val="none" w:sz="0" w:space="0" w:color="auto"/>
            <w:right w:val="none" w:sz="0" w:space="0" w:color="auto"/>
          </w:divBdr>
        </w:div>
        <w:div w:id="751657602">
          <w:marLeft w:val="480"/>
          <w:marRight w:val="0"/>
          <w:marTop w:val="0"/>
          <w:marBottom w:val="0"/>
          <w:divBdr>
            <w:top w:val="none" w:sz="0" w:space="0" w:color="auto"/>
            <w:left w:val="none" w:sz="0" w:space="0" w:color="auto"/>
            <w:bottom w:val="none" w:sz="0" w:space="0" w:color="auto"/>
            <w:right w:val="none" w:sz="0" w:space="0" w:color="auto"/>
          </w:divBdr>
        </w:div>
        <w:div w:id="842164674">
          <w:marLeft w:val="480"/>
          <w:marRight w:val="0"/>
          <w:marTop w:val="0"/>
          <w:marBottom w:val="0"/>
          <w:divBdr>
            <w:top w:val="none" w:sz="0" w:space="0" w:color="auto"/>
            <w:left w:val="none" w:sz="0" w:space="0" w:color="auto"/>
            <w:bottom w:val="none" w:sz="0" w:space="0" w:color="auto"/>
            <w:right w:val="none" w:sz="0" w:space="0" w:color="auto"/>
          </w:divBdr>
        </w:div>
        <w:div w:id="859392166">
          <w:marLeft w:val="480"/>
          <w:marRight w:val="0"/>
          <w:marTop w:val="0"/>
          <w:marBottom w:val="0"/>
          <w:divBdr>
            <w:top w:val="none" w:sz="0" w:space="0" w:color="auto"/>
            <w:left w:val="none" w:sz="0" w:space="0" w:color="auto"/>
            <w:bottom w:val="none" w:sz="0" w:space="0" w:color="auto"/>
            <w:right w:val="none" w:sz="0" w:space="0" w:color="auto"/>
          </w:divBdr>
        </w:div>
        <w:div w:id="918710731">
          <w:marLeft w:val="480"/>
          <w:marRight w:val="0"/>
          <w:marTop w:val="0"/>
          <w:marBottom w:val="0"/>
          <w:divBdr>
            <w:top w:val="none" w:sz="0" w:space="0" w:color="auto"/>
            <w:left w:val="none" w:sz="0" w:space="0" w:color="auto"/>
            <w:bottom w:val="none" w:sz="0" w:space="0" w:color="auto"/>
            <w:right w:val="none" w:sz="0" w:space="0" w:color="auto"/>
          </w:divBdr>
        </w:div>
        <w:div w:id="974524578">
          <w:marLeft w:val="480"/>
          <w:marRight w:val="0"/>
          <w:marTop w:val="0"/>
          <w:marBottom w:val="0"/>
          <w:divBdr>
            <w:top w:val="none" w:sz="0" w:space="0" w:color="auto"/>
            <w:left w:val="none" w:sz="0" w:space="0" w:color="auto"/>
            <w:bottom w:val="none" w:sz="0" w:space="0" w:color="auto"/>
            <w:right w:val="none" w:sz="0" w:space="0" w:color="auto"/>
          </w:divBdr>
        </w:div>
        <w:div w:id="1013265977">
          <w:marLeft w:val="480"/>
          <w:marRight w:val="0"/>
          <w:marTop w:val="0"/>
          <w:marBottom w:val="0"/>
          <w:divBdr>
            <w:top w:val="none" w:sz="0" w:space="0" w:color="auto"/>
            <w:left w:val="none" w:sz="0" w:space="0" w:color="auto"/>
            <w:bottom w:val="none" w:sz="0" w:space="0" w:color="auto"/>
            <w:right w:val="none" w:sz="0" w:space="0" w:color="auto"/>
          </w:divBdr>
        </w:div>
        <w:div w:id="1049186173">
          <w:marLeft w:val="480"/>
          <w:marRight w:val="0"/>
          <w:marTop w:val="0"/>
          <w:marBottom w:val="0"/>
          <w:divBdr>
            <w:top w:val="none" w:sz="0" w:space="0" w:color="auto"/>
            <w:left w:val="none" w:sz="0" w:space="0" w:color="auto"/>
            <w:bottom w:val="none" w:sz="0" w:space="0" w:color="auto"/>
            <w:right w:val="none" w:sz="0" w:space="0" w:color="auto"/>
          </w:divBdr>
        </w:div>
        <w:div w:id="1099180000">
          <w:marLeft w:val="480"/>
          <w:marRight w:val="0"/>
          <w:marTop w:val="0"/>
          <w:marBottom w:val="0"/>
          <w:divBdr>
            <w:top w:val="none" w:sz="0" w:space="0" w:color="auto"/>
            <w:left w:val="none" w:sz="0" w:space="0" w:color="auto"/>
            <w:bottom w:val="none" w:sz="0" w:space="0" w:color="auto"/>
            <w:right w:val="none" w:sz="0" w:space="0" w:color="auto"/>
          </w:divBdr>
        </w:div>
        <w:div w:id="1144351012">
          <w:marLeft w:val="480"/>
          <w:marRight w:val="0"/>
          <w:marTop w:val="0"/>
          <w:marBottom w:val="0"/>
          <w:divBdr>
            <w:top w:val="none" w:sz="0" w:space="0" w:color="auto"/>
            <w:left w:val="none" w:sz="0" w:space="0" w:color="auto"/>
            <w:bottom w:val="none" w:sz="0" w:space="0" w:color="auto"/>
            <w:right w:val="none" w:sz="0" w:space="0" w:color="auto"/>
          </w:divBdr>
        </w:div>
        <w:div w:id="1168523139">
          <w:marLeft w:val="480"/>
          <w:marRight w:val="0"/>
          <w:marTop w:val="0"/>
          <w:marBottom w:val="0"/>
          <w:divBdr>
            <w:top w:val="none" w:sz="0" w:space="0" w:color="auto"/>
            <w:left w:val="none" w:sz="0" w:space="0" w:color="auto"/>
            <w:bottom w:val="none" w:sz="0" w:space="0" w:color="auto"/>
            <w:right w:val="none" w:sz="0" w:space="0" w:color="auto"/>
          </w:divBdr>
        </w:div>
        <w:div w:id="1195146999">
          <w:marLeft w:val="480"/>
          <w:marRight w:val="0"/>
          <w:marTop w:val="0"/>
          <w:marBottom w:val="0"/>
          <w:divBdr>
            <w:top w:val="none" w:sz="0" w:space="0" w:color="auto"/>
            <w:left w:val="none" w:sz="0" w:space="0" w:color="auto"/>
            <w:bottom w:val="none" w:sz="0" w:space="0" w:color="auto"/>
            <w:right w:val="none" w:sz="0" w:space="0" w:color="auto"/>
          </w:divBdr>
        </w:div>
        <w:div w:id="1220165144">
          <w:marLeft w:val="480"/>
          <w:marRight w:val="0"/>
          <w:marTop w:val="0"/>
          <w:marBottom w:val="0"/>
          <w:divBdr>
            <w:top w:val="none" w:sz="0" w:space="0" w:color="auto"/>
            <w:left w:val="none" w:sz="0" w:space="0" w:color="auto"/>
            <w:bottom w:val="none" w:sz="0" w:space="0" w:color="auto"/>
            <w:right w:val="none" w:sz="0" w:space="0" w:color="auto"/>
          </w:divBdr>
        </w:div>
        <w:div w:id="1250505237">
          <w:marLeft w:val="480"/>
          <w:marRight w:val="0"/>
          <w:marTop w:val="0"/>
          <w:marBottom w:val="0"/>
          <w:divBdr>
            <w:top w:val="none" w:sz="0" w:space="0" w:color="auto"/>
            <w:left w:val="none" w:sz="0" w:space="0" w:color="auto"/>
            <w:bottom w:val="none" w:sz="0" w:space="0" w:color="auto"/>
            <w:right w:val="none" w:sz="0" w:space="0" w:color="auto"/>
          </w:divBdr>
        </w:div>
        <w:div w:id="1332832379">
          <w:marLeft w:val="480"/>
          <w:marRight w:val="0"/>
          <w:marTop w:val="0"/>
          <w:marBottom w:val="0"/>
          <w:divBdr>
            <w:top w:val="none" w:sz="0" w:space="0" w:color="auto"/>
            <w:left w:val="none" w:sz="0" w:space="0" w:color="auto"/>
            <w:bottom w:val="none" w:sz="0" w:space="0" w:color="auto"/>
            <w:right w:val="none" w:sz="0" w:space="0" w:color="auto"/>
          </w:divBdr>
        </w:div>
        <w:div w:id="1358894934">
          <w:marLeft w:val="480"/>
          <w:marRight w:val="0"/>
          <w:marTop w:val="0"/>
          <w:marBottom w:val="0"/>
          <w:divBdr>
            <w:top w:val="none" w:sz="0" w:space="0" w:color="auto"/>
            <w:left w:val="none" w:sz="0" w:space="0" w:color="auto"/>
            <w:bottom w:val="none" w:sz="0" w:space="0" w:color="auto"/>
            <w:right w:val="none" w:sz="0" w:space="0" w:color="auto"/>
          </w:divBdr>
        </w:div>
        <w:div w:id="1362240583">
          <w:marLeft w:val="480"/>
          <w:marRight w:val="0"/>
          <w:marTop w:val="0"/>
          <w:marBottom w:val="0"/>
          <w:divBdr>
            <w:top w:val="none" w:sz="0" w:space="0" w:color="auto"/>
            <w:left w:val="none" w:sz="0" w:space="0" w:color="auto"/>
            <w:bottom w:val="none" w:sz="0" w:space="0" w:color="auto"/>
            <w:right w:val="none" w:sz="0" w:space="0" w:color="auto"/>
          </w:divBdr>
        </w:div>
        <w:div w:id="1392078283">
          <w:marLeft w:val="480"/>
          <w:marRight w:val="0"/>
          <w:marTop w:val="0"/>
          <w:marBottom w:val="0"/>
          <w:divBdr>
            <w:top w:val="none" w:sz="0" w:space="0" w:color="auto"/>
            <w:left w:val="none" w:sz="0" w:space="0" w:color="auto"/>
            <w:bottom w:val="none" w:sz="0" w:space="0" w:color="auto"/>
            <w:right w:val="none" w:sz="0" w:space="0" w:color="auto"/>
          </w:divBdr>
        </w:div>
        <w:div w:id="1398555735">
          <w:marLeft w:val="480"/>
          <w:marRight w:val="0"/>
          <w:marTop w:val="0"/>
          <w:marBottom w:val="0"/>
          <w:divBdr>
            <w:top w:val="none" w:sz="0" w:space="0" w:color="auto"/>
            <w:left w:val="none" w:sz="0" w:space="0" w:color="auto"/>
            <w:bottom w:val="none" w:sz="0" w:space="0" w:color="auto"/>
            <w:right w:val="none" w:sz="0" w:space="0" w:color="auto"/>
          </w:divBdr>
        </w:div>
        <w:div w:id="1446775791">
          <w:marLeft w:val="480"/>
          <w:marRight w:val="0"/>
          <w:marTop w:val="0"/>
          <w:marBottom w:val="0"/>
          <w:divBdr>
            <w:top w:val="none" w:sz="0" w:space="0" w:color="auto"/>
            <w:left w:val="none" w:sz="0" w:space="0" w:color="auto"/>
            <w:bottom w:val="none" w:sz="0" w:space="0" w:color="auto"/>
            <w:right w:val="none" w:sz="0" w:space="0" w:color="auto"/>
          </w:divBdr>
        </w:div>
        <w:div w:id="1471439761">
          <w:marLeft w:val="480"/>
          <w:marRight w:val="0"/>
          <w:marTop w:val="0"/>
          <w:marBottom w:val="0"/>
          <w:divBdr>
            <w:top w:val="none" w:sz="0" w:space="0" w:color="auto"/>
            <w:left w:val="none" w:sz="0" w:space="0" w:color="auto"/>
            <w:bottom w:val="none" w:sz="0" w:space="0" w:color="auto"/>
            <w:right w:val="none" w:sz="0" w:space="0" w:color="auto"/>
          </w:divBdr>
        </w:div>
        <w:div w:id="1519006724">
          <w:marLeft w:val="480"/>
          <w:marRight w:val="0"/>
          <w:marTop w:val="0"/>
          <w:marBottom w:val="0"/>
          <w:divBdr>
            <w:top w:val="none" w:sz="0" w:space="0" w:color="auto"/>
            <w:left w:val="none" w:sz="0" w:space="0" w:color="auto"/>
            <w:bottom w:val="none" w:sz="0" w:space="0" w:color="auto"/>
            <w:right w:val="none" w:sz="0" w:space="0" w:color="auto"/>
          </w:divBdr>
        </w:div>
        <w:div w:id="1567300261">
          <w:marLeft w:val="480"/>
          <w:marRight w:val="0"/>
          <w:marTop w:val="0"/>
          <w:marBottom w:val="0"/>
          <w:divBdr>
            <w:top w:val="none" w:sz="0" w:space="0" w:color="auto"/>
            <w:left w:val="none" w:sz="0" w:space="0" w:color="auto"/>
            <w:bottom w:val="none" w:sz="0" w:space="0" w:color="auto"/>
            <w:right w:val="none" w:sz="0" w:space="0" w:color="auto"/>
          </w:divBdr>
        </w:div>
        <w:div w:id="1573662319">
          <w:marLeft w:val="480"/>
          <w:marRight w:val="0"/>
          <w:marTop w:val="0"/>
          <w:marBottom w:val="0"/>
          <w:divBdr>
            <w:top w:val="none" w:sz="0" w:space="0" w:color="auto"/>
            <w:left w:val="none" w:sz="0" w:space="0" w:color="auto"/>
            <w:bottom w:val="none" w:sz="0" w:space="0" w:color="auto"/>
            <w:right w:val="none" w:sz="0" w:space="0" w:color="auto"/>
          </w:divBdr>
        </w:div>
        <w:div w:id="1602757529">
          <w:marLeft w:val="480"/>
          <w:marRight w:val="0"/>
          <w:marTop w:val="0"/>
          <w:marBottom w:val="0"/>
          <w:divBdr>
            <w:top w:val="none" w:sz="0" w:space="0" w:color="auto"/>
            <w:left w:val="none" w:sz="0" w:space="0" w:color="auto"/>
            <w:bottom w:val="none" w:sz="0" w:space="0" w:color="auto"/>
            <w:right w:val="none" w:sz="0" w:space="0" w:color="auto"/>
          </w:divBdr>
        </w:div>
        <w:div w:id="1604343507">
          <w:marLeft w:val="480"/>
          <w:marRight w:val="0"/>
          <w:marTop w:val="0"/>
          <w:marBottom w:val="0"/>
          <w:divBdr>
            <w:top w:val="none" w:sz="0" w:space="0" w:color="auto"/>
            <w:left w:val="none" w:sz="0" w:space="0" w:color="auto"/>
            <w:bottom w:val="none" w:sz="0" w:space="0" w:color="auto"/>
            <w:right w:val="none" w:sz="0" w:space="0" w:color="auto"/>
          </w:divBdr>
        </w:div>
        <w:div w:id="1688141914">
          <w:marLeft w:val="480"/>
          <w:marRight w:val="0"/>
          <w:marTop w:val="0"/>
          <w:marBottom w:val="0"/>
          <w:divBdr>
            <w:top w:val="none" w:sz="0" w:space="0" w:color="auto"/>
            <w:left w:val="none" w:sz="0" w:space="0" w:color="auto"/>
            <w:bottom w:val="none" w:sz="0" w:space="0" w:color="auto"/>
            <w:right w:val="none" w:sz="0" w:space="0" w:color="auto"/>
          </w:divBdr>
        </w:div>
        <w:div w:id="1744179431">
          <w:marLeft w:val="480"/>
          <w:marRight w:val="0"/>
          <w:marTop w:val="0"/>
          <w:marBottom w:val="0"/>
          <w:divBdr>
            <w:top w:val="none" w:sz="0" w:space="0" w:color="auto"/>
            <w:left w:val="none" w:sz="0" w:space="0" w:color="auto"/>
            <w:bottom w:val="none" w:sz="0" w:space="0" w:color="auto"/>
            <w:right w:val="none" w:sz="0" w:space="0" w:color="auto"/>
          </w:divBdr>
        </w:div>
        <w:div w:id="1855879266">
          <w:marLeft w:val="480"/>
          <w:marRight w:val="0"/>
          <w:marTop w:val="0"/>
          <w:marBottom w:val="0"/>
          <w:divBdr>
            <w:top w:val="none" w:sz="0" w:space="0" w:color="auto"/>
            <w:left w:val="none" w:sz="0" w:space="0" w:color="auto"/>
            <w:bottom w:val="none" w:sz="0" w:space="0" w:color="auto"/>
            <w:right w:val="none" w:sz="0" w:space="0" w:color="auto"/>
          </w:divBdr>
        </w:div>
        <w:div w:id="1902590541">
          <w:marLeft w:val="480"/>
          <w:marRight w:val="0"/>
          <w:marTop w:val="0"/>
          <w:marBottom w:val="0"/>
          <w:divBdr>
            <w:top w:val="none" w:sz="0" w:space="0" w:color="auto"/>
            <w:left w:val="none" w:sz="0" w:space="0" w:color="auto"/>
            <w:bottom w:val="none" w:sz="0" w:space="0" w:color="auto"/>
            <w:right w:val="none" w:sz="0" w:space="0" w:color="auto"/>
          </w:divBdr>
        </w:div>
        <w:div w:id="1949241093">
          <w:marLeft w:val="480"/>
          <w:marRight w:val="0"/>
          <w:marTop w:val="0"/>
          <w:marBottom w:val="0"/>
          <w:divBdr>
            <w:top w:val="none" w:sz="0" w:space="0" w:color="auto"/>
            <w:left w:val="none" w:sz="0" w:space="0" w:color="auto"/>
            <w:bottom w:val="none" w:sz="0" w:space="0" w:color="auto"/>
            <w:right w:val="none" w:sz="0" w:space="0" w:color="auto"/>
          </w:divBdr>
        </w:div>
        <w:div w:id="1974870335">
          <w:marLeft w:val="480"/>
          <w:marRight w:val="0"/>
          <w:marTop w:val="0"/>
          <w:marBottom w:val="0"/>
          <w:divBdr>
            <w:top w:val="none" w:sz="0" w:space="0" w:color="auto"/>
            <w:left w:val="none" w:sz="0" w:space="0" w:color="auto"/>
            <w:bottom w:val="none" w:sz="0" w:space="0" w:color="auto"/>
            <w:right w:val="none" w:sz="0" w:space="0" w:color="auto"/>
          </w:divBdr>
        </w:div>
        <w:div w:id="2042396614">
          <w:marLeft w:val="480"/>
          <w:marRight w:val="0"/>
          <w:marTop w:val="0"/>
          <w:marBottom w:val="0"/>
          <w:divBdr>
            <w:top w:val="none" w:sz="0" w:space="0" w:color="auto"/>
            <w:left w:val="none" w:sz="0" w:space="0" w:color="auto"/>
            <w:bottom w:val="none" w:sz="0" w:space="0" w:color="auto"/>
            <w:right w:val="none" w:sz="0" w:space="0" w:color="auto"/>
          </w:divBdr>
        </w:div>
        <w:div w:id="2067946211">
          <w:marLeft w:val="480"/>
          <w:marRight w:val="0"/>
          <w:marTop w:val="0"/>
          <w:marBottom w:val="0"/>
          <w:divBdr>
            <w:top w:val="none" w:sz="0" w:space="0" w:color="auto"/>
            <w:left w:val="none" w:sz="0" w:space="0" w:color="auto"/>
            <w:bottom w:val="none" w:sz="0" w:space="0" w:color="auto"/>
            <w:right w:val="none" w:sz="0" w:space="0" w:color="auto"/>
          </w:divBdr>
        </w:div>
        <w:div w:id="2068334640">
          <w:marLeft w:val="480"/>
          <w:marRight w:val="0"/>
          <w:marTop w:val="0"/>
          <w:marBottom w:val="0"/>
          <w:divBdr>
            <w:top w:val="none" w:sz="0" w:space="0" w:color="auto"/>
            <w:left w:val="none" w:sz="0" w:space="0" w:color="auto"/>
            <w:bottom w:val="none" w:sz="0" w:space="0" w:color="auto"/>
            <w:right w:val="none" w:sz="0" w:space="0" w:color="auto"/>
          </w:divBdr>
        </w:div>
        <w:div w:id="2100708134">
          <w:marLeft w:val="480"/>
          <w:marRight w:val="0"/>
          <w:marTop w:val="0"/>
          <w:marBottom w:val="0"/>
          <w:divBdr>
            <w:top w:val="none" w:sz="0" w:space="0" w:color="auto"/>
            <w:left w:val="none" w:sz="0" w:space="0" w:color="auto"/>
            <w:bottom w:val="none" w:sz="0" w:space="0" w:color="auto"/>
            <w:right w:val="none" w:sz="0" w:space="0" w:color="auto"/>
          </w:divBdr>
        </w:div>
        <w:div w:id="2101220602">
          <w:marLeft w:val="480"/>
          <w:marRight w:val="0"/>
          <w:marTop w:val="0"/>
          <w:marBottom w:val="0"/>
          <w:divBdr>
            <w:top w:val="none" w:sz="0" w:space="0" w:color="auto"/>
            <w:left w:val="none" w:sz="0" w:space="0" w:color="auto"/>
            <w:bottom w:val="none" w:sz="0" w:space="0" w:color="auto"/>
            <w:right w:val="none" w:sz="0" w:space="0" w:color="auto"/>
          </w:divBdr>
        </w:div>
        <w:div w:id="2140685160">
          <w:marLeft w:val="480"/>
          <w:marRight w:val="0"/>
          <w:marTop w:val="0"/>
          <w:marBottom w:val="0"/>
          <w:divBdr>
            <w:top w:val="none" w:sz="0" w:space="0" w:color="auto"/>
            <w:left w:val="none" w:sz="0" w:space="0" w:color="auto"/>
            <w:bottom w:val="none" w:sz="0" w:space="0" w:color="auto"/>
            <w:right w:val="none" w:sz="0" w:space="0" w:color="auto"/>
          </w:divBdr>
        </w:div>
      </w:divsChild>
    </w:div>
    <w:div w:id="1724061246">
      <w:bodyDiv w:val="1"/>
      <w:marLeft w:val="0"/>
      <w:marRight w:val="0"/>
      <w:marTop w:val="0"/>
      <w:marBottom w:val="0"/>
      <w:divBdr>
        <w:top w:val="none" w:sz="0" w:space="0" w:color="auto"/>
        <w:left w:val="none" w:sz="0" w:space="0" w:color="auto"/>
        <w:bottom w:val="none" w:sz="0" w:space="0" w:color="auto"/>
        <w:right w:val="none" w:sz="0" w:space="0" w:color="auto"/>
      </w:divBdr>
      <w:divsChild>
        <w:div w:id="2053811">
          <w:marLeft w:val="480"/>
          <w:marRight w:val="0"/>
          <w:marTop w:val="0"/>
          <w:marBottom w:val="0"/>
          <w:divBdr>
            <w:top w:val="none" w:sz="0" w:space="0" w:color="auto"/>
            <w:left w:val="none" w:sz="0" w:space="0" w:color="auto"/>
            <w:bottom w:val="none" w:sz="0" w:space="0" w:color="auto"/>
            <w:right w:val="none" w:sz="0" w:space="0" w:color="auto"/>
          </w:divBdr>
        </w:div>
        <w:div w:id="131021445">
          <w:marLeft w:val="480"/>
          <w:marRight w:val="0"/>
          <w:marTop w:val="0"/>
          <w:marBottom w:val="0"/>
          <w:divBdr>
            <w:top w:val="none" w:sz="0" w:space="0" w:color="auto"/>
            <w:left w:val="none" w:sz="0" w:space="0" w:color="auto"/>
            <w:bottom w:val="none" w:sz="0" w:space="0" w:color="auto"/>
            <w:right w:val="none" w:sz="0" w:space="0" w:color="auto"/>
          </w:divBdr>
        </w:div>
        <w:div w:id="170342182">
          <w:marLeft w:val="480"/>
          <w:marRight w:val="0"/>
          <w:marTop w:val="0"/>
          <w:marBottom w:val="0"/>
          <w:divBdr>
            <w:top w:val="none" w:sz="0" w:space="0" w:color="auto"/>
            <w:left w:val="none" w:sz="0" w:space="0" w:color="auto"/>
            <w:bottom w:val="none" w:sz="0" w:space="0" w:color="auto"/>
            <w:right w:val="none" w:sz="0" w:space="0" w:color="auto"/>
          </w:divBdr>
        </w:div>
        <w:div w:id="187717745">
          <w:marLeft w:val="480"/>
          <w:marRight w:val="0"/>
          <w:marTop w:val="0"/>
          <w:marBottom w:val="0"/>
          <w:divBdr>
            <w:top w:val="none" w:sz="0" w:space="0" w:color="auto"/>
            <w:left w:val="none" w:sz="0" w:space="0" w:color="auto"/>
            <w:bottom w:val="none" w:sz="0" w:space="0" w:color="auto"/>
            <w:right w:val="none" w:sz="0" w:space="0" w:color="auto"/>
          </w:divBdr>
        </w:div>
        <w:div w:id="193084572">
          <w:marLeft w:val="480"/>
          <w:marRight w:val="0"/>
          <w:marTop w:val="0"/>
          <w:marBottom w:val="0"/>
          <w:divBdr>
            <w:top w:val="none" w:sz="0" w:space="0" w:color="auto"/>
            <w:left w:val="none" w:sz="0" w:space="0" w:color="auto"/>
            <w:bottom w:val="none" w:sz="0" w:space="0" w:color="auto"/>
            <w:right w:val="none" w:sz="0" w:space="0" w:color="auto"/>
          </w:divBdr>
        </w:div>
        <w:div w:id="259605293">
          <w:marLeft w:val="480"/>
          <w:marRight w:val="0"/>
          <w:marTop w:val="0"/>
          <w:marBottom w:val="0"/>
          <w:divBdr>
            <w:top w:val="none" w:sz="0" w:space="0" w:color="auto"/>
            <w:left w:val="none" w:sz="0" w:space="0" w:color="auto"/>
            <w:bottom w:val="none" w:sz="0" w:space="0" w:color="auto"/>
            <w:right w:val="none" w:sz="0" w:space="0" w:color="auto"/>
          </w:divBdr>
        </w:div>
        <w:div w:id="276179938">
          <w:marLeft w:val="480"/>
          <w:marRight w:val="0"/>
          <w:marTop w:val="0"/>
          <w:marBottom w:val="0"/>
          <w:divBdr>
            <w:top w:val="none" w:sz="0" w:space="0" w:color="auto"/>
            <w:left w:val="none" w:sz="0" w:space="0" w:color="auto"/>
            <w:bottom w:val="none" w:sz="0" w:space="0" w:color="auto"/>
            <w:right w:val="none" w:sz="0" w:space="0" w:color="auto"/>
          </w:divBdr>
        </w:div>
        <w:div w:id="278951616">
          <w:marLeft w:val="480"/>
          <w:marRight w:val="0"/>
          <w:marTop w:val="0"/>
          <w:marBottom w:val="0"/>
          <w:divBdr>
            <w:top w:val="none" w:sz="0" w:space="0" w:color="auto"/>
            <w:left w:val="none" w:sz="0" w:space="0" w:color="auto"/>
            <w:bottom w:val="none" w:sz="0" w:space="0" w:color="auto"/>
            <w:right w:val="none" w:sz="0" w:space="0" w:color="auto"/>
          </w:divBdr>
        </w:div>
        <w:div w:id="421731296">
          <w:marLeft w:val="480"/>
          <w:marRight w:val="0"/>
          <w:marTop w:val="0"/>
          <w:marBottom w:val="0"/>
          <w:divBdr>
            <w:top w:val="none" w:sz="0" w:space="0" w:color="auto"/>
            <w:left w:val="none" w:sz="0" w:space="0" w:color="auto"/>
            <w:bottom w:val="none" w:sz="0" w:space="0" w:color="auto"/>
            <w:right w:val="none" w:sz="0" w:space="0" w:color="auto"/>
          </w:divBdr>
        </w:div>
        <w:div w:id="470289598">
          <w:marLeft w:val="480"/>
          <w:marRight w:val="0"/>
          <w:marTop w:val="0"/>
          <w:marBottom w:val="0"/>
          <w:divBdr>
            <w:top w:val="none" w:sz="0" w:space="0" w:color="auto"/>
            <w:left w:val="none" w:sz="0" w:space="0" w:color="auto"/>
            <w:bottom w:val="none" w:sz="0" w:space="0" w:color="auto"/>
            <w:right w:val="none" w:sz="0" w:space="0" w:color="auto"/>
          </w:divBdr>
        </w:div>
        <w:div w:id="494417872">
          <w:marLeft w:val="480"/>
          <w:marRight w:val="0"/>
          <w:marTop w:val="0"/>
          <w:marBottom w:val="0"/>
          <w:divBdr>
            <w:top w:val="none" w:sz="0" w:space="0" w:color="auto"/>
            <w:left w:val="none" w:sz="0" w:space="0" w:color="auto"/>
            <w:bottom w:val="none" w:sz="0" w:space="0" w:color="auto"/>
            <w:right w:val="none" w:sz="0" w:space="0" w:color="auto"/>
          </w:divBdr>
        </w:div>
        <w:div w:id="513344461">
          <w:marLeft w:val="480"/>
          <w:marRight w:val="0"/>
          <w:marTop w:val="0"/>
          <w:marBottom w:val="0"/>
          <w:divBdr>
            <w:top w:val="none" w:sz="0" w:space="0" w:color="auto"/>
            <w:left w:val="none" w:sz="0" w:space="0" w:color="auto"/>
            <w:bottom w:val="none" w:sz="0" w:space="0" w:color="auto"/>
            <w:right w:val="none" w:sz="0" w:space="0" w:color="auto"/>
          </w:divBdr>
        </w:div>
        <w:div w:id="553009100">
          <w:marLeft w:val="480"/>
          <w:marRight w:val="0"/>
          <w:marTop w:val="0"/>
          <w:marBottom w:val="0"/>
          <w:divBdr>
            <w:top w:val="none" w:sz="0" w:space="0" w:color="auto"/>
            <w:left w:val="none" w:sz="0" w:space="0" w:color="auto"/>
            <w:bottom w:val="none" w:sz="0" w:space="0" w:color="auto"/>
            <w:right w:val="none" w:sz="0" w:space="0" w:color="auto"/>
          </w:divBdr>
        </w:div>
        <w:div w:id="566453803">
          <w:marLeft w:val="480"/>
          <w:marRight w:val="0"/>
          <w:marTop w:val="0"/>
          <w:marBottom w:val="0"/>
          <w:divBdr>
            <w:top w:val="none" w:sz="0" w:space="0" w:color="auto"/>
            <w:left w:val="none" w:sz="0" w:space="0" w:color="auto"/>
            <w:bottom w:val="none" w:sz="0" w:space="0" w:color="auto"/>
            <w:right w:val="none" w:sz="0" w:space="0" w:color="auto"/>
          </w:divBdr>
        </w:div>
        <w:div w:id="598638314">
          <w:marLeft w:val="480"/>
          <w:marRight w:val="0"/>
          <w:marTop w:val="0"/>
          <w:marBottom w:val="0"/>
          <w:divBdr>
            <w:top w:val="none" w:sz="0" w:space="0" w:color="auto"/>
            <w:left w:val="none" w:sz="0" w:space="0" w:color="auto"/>
            <w:bottom w:val="none" w:sz="0" w:space="0" w:color="auto"/>
            <w:right w:val="none" w:sz="0" w:space="0" w:color="auto"/>
          </w:divBdr>
        </w:div>
        <w:div w:id="605767730">
          <w:marLeft w:val="480"/>
          <w:marRight w:val="0"/>
          <w:marTop w:val="0"/>
          <w:marBottom w:val="0"/>
          <w:divBdr>
            <w:top w:val="none" w:sz="0" w:space="0" w:color="auto"/>
            <w:left w:val="none" w:sz="0" w:space="0" w:color="auto"/>
            <w:bottom w:val="none" w:sz="0" w:space="0" w:color="auto"/>
            <w:right w:val="none" w:sz="0" w:space="0" w:color="auto"/>
          </w:divBdr>
        </w:div>
        <w:div w:id="756487061">
          <w:marLeft w:val="480"/>
          <w:marRight w:val="0"/>
          <w:marTop w:val="0"/>
          <w:marBottom w:val="0"/>
          <w:divBdr>
            <w:top w:val="none" w:sz="0" w:space="0" w:color="auto"/>
            <w:left w:val="none" w:sz="0" w:space="0" w:color="auto"/>
            <w:bottom w:val="none" w:sz="0" w:space="0" w:color="auto"/>
            <w:right w:val="none" w:sz="0" w:space="0" w:color="auto"/>
          </w:divBdr>
        </w:div>
        <w:div w:id="795027555">
          <w:marLeft w:val="480"/>
          <w:marRight w:val="0"/>
          <w:marTop w:val="0"/>
          <w:marBottom w:val="0"/>
          <w:divBdr>
            <w:top w:val="none" w:sz="0" w:space="0" w:color="auto"/>
            <w:left w:val="none" w:sz="0" w:space="0" w:color="auto"/>
            <w:bottom w:val="none" w:sz="0" w:space="0" w:color="auto"/>
            <w:right w:val="none" w:sz="0" w:space="0" w:color="auto"/>
          </w:divBdr>
        </w:div>
        <w:div w:id="811481779">
          <w:marLeft w:val="480"/>
          <w:marRight w:val="0"/>
          <w:marTop w:val="0"/>
          <w:marBottom w:val="0"/>
          <w:divBdr>
            <w:top w:val="none" w:sz="0" w:space="0" w:color="auto"/>
            <w:left w:val="none" w:sz="0" w:space="0" w:color="auto"/>
            <w:bottom w:val="none" w:sz="0" w:space="0" w:color="auto"/>
            <w:right w:val="none" w:sz="0" w:space="0" w:color="auto"/>
          </w:divBdr>
        </w:div>
        <w:div w:id="818349342">
          <w:marLeft w:val="480"/>
          <w:marRight w:val="0"/>
          <w:marTop w:val="0"/>
          <w:marBottom w:val="0"/>
          <w:divBdr>
            <w:top w:val="none" w:sz="0" w:space="0" w:color="auto"/>
            <w:left w:val="none" w:sz="0" w:space="0" w:color="auto"/>
            <w:bottom w:val="none" w:sz="0" w:space="0" w:color="auto"/>
            <w:right w:val="none" w:sz="0" w:space="0" w:color="auto"/>
          </w:divBdr>
        </w:div>
        <w:div w:id="912154525">
          <w:marLeft w:val="480"/>
          <w:marRight w:val="0"/>
          <w:marTop w:val="0"/>
          <w:marBottom w:val="0"/>
          <w:divBdr>
            <w:top w:val="none" w:sz="0" w:space="0" w:color="auto"/>
            <w:left w:val="none" w:sz="0" w:space="0" w:color="auto"/>
            <w:bottom w:val="none" w:sz="0" w:space="0" w:color="auto"/>
            <w:right w:val="none" w:sz="0" w:space="0" w:color="auto"/>
          </w:divBdr>
        </w:div>
        <w:div w:id="917249919">
          <w:marLeft w:val="480"/>
          <w:marRight w:val="0"/>
          <w:marTop w:val="0"/>
          <w:marBottom w:val="0"/>
          <w:divBdr>
            <w:top w:val="none" w:sz="0" w:space="0" w:color="auto"/>
            <w:left w:val="none" w:sz="0" w:space="0" w:color="auto"/>
            <w:bottom w:val="none" w:sz="0" w:space="0" w:color="auto"/>
            <w:right w:val="none" w:sz="0" w:space="0" w:color="auto"/>
          </w:divBdr>
        </w:div>
        <w:div w:id="933712773">
          <w:marLeft w:val="480"/>
          <w:marRight w:val="0"/>
          <w:marTop w:val="0"/>
          <w:marBottom w:val="0"/>
          <w:divBdr>
            <w:top w:val="none" w:sz="0" w:space="0" w:color="auto"/>
            <w:left w:val="none" w:sz="0" w:space="0" w:color="auto"/>
            <w:bottom w:val="none" w:sz="0" w:space="0" w:color="auto"/>
            <w:right w:val="none" w:sz="0" w:space="0" w:color="auto"/>
          </w:divBdr>
        </w:div>
        <w:div w:id="936404300">
          <w:marLeft w:val="480"/>
          <w:marRight w:val="0"/>
          <w:marTop w:val="0"/>
          <w:marBottom w:val="0"/>
          <w:divBdr>
            <w:top w:val="none" w:sz="0" w:space="0" w:color="auto"/>
            <w:left w:val="none" w:sz="0" w:space="0" w:color="auto"/>
            <w:bottom w:val="none" w:sz="0" w:space="0" w:color="auto"/>
            <w:right w:val="none" w:sz="0" w:space="0" w:color="auto"/>
          </w:divBdr>
        </w:div>
        <w:div w:id="947465478">
          <w:marLeft w:val="480"/>
          <w:marRight w:val="0"/>
          <w:marTop w:val="0"/>
          <w:marBottom w:val="0"/>
          <w:divBdr>
            <w:top w:val="none" w:sz="0" w:space="0" w:color="auto"/>
            <w:left w:val="none" w:sz="0" w:space="0" w:color="auto"/>
            <w:bottom w:val="none" w:sz="0" w:space="0" w:color="auto"/>
            <w:right w:val="none" w:sz="0" w:space="0" w:color="auto"/>
          </w:divBdr>
        </w:div>
        <w:div w:id="950282450">
          <w:marLeft w:val="480"/>
          <w:marRight w:val="0"/>
          <w:marTop w:val="0"/>
          <w:marBottom w:val="0"/>
          <w:divBdr>
            <w:top w:val="none" w:sz="0" w:space="0" w:color="auto"/>
            <w:left w:val="none" w:sz="0" w:space="0" w:color="auto"/>
            <w:bottom w:val="none" w:sz="0" w:space="0" w:color="auto"/>
            <w:right w:val="none" w:sz="0" w:space="0" w:color="auto"/>
          </w:divBdr>
        </w:div>
        <w:div w:id="954556222">
          <w:marLeft w:val="480"/>
          <w:marRight w:val="0"/>
          <w:marTop w:val="0"/>
          <w:marBottom w:val="0"/>
          <w:divBdr>
            <w:top w:val="none" w:sz="0" w:space="0" w:color="auto"/>
            <w:left w:val="none" w:sz="0" w:space="0" w:color="auto"/>
            <w:bottom w:val="none" w:sz="0" w:space="0" w:color="auto"/>
            <w:right w:val="none" w:sz="0" w:space="0" w:color="auto"/>
          </w:divBdr>
        </w:div>
        <w:div w:id="968898817">
          <w:marLeft w:val="480"/>
          <w:marRight w:val="0"/>
          <w:marTop w:val="0"/>
          <w:marBottom w:val="0"/>
          <w:divBdr>
            <w:top w:val="none" w:sz="0" w:space="0" w:color="auto"/>
            <w:left w:val="none" w:sz="0" w:space="0" w:color="auto"/>
            <w:bottom w:val="none" w:sz="0" w:space="0" w:color="auto"/>
            <w:right w:val="none" w:sz="0" w:space="0" w:color="auto"/>
          </w:divBdr>
        </w:div>
        <w:div w:id="1003240268">
          <w:marLeft w:val="480"/>
          <w:marRight w:val="0"/>
          <w:marTop w:val="0"/>
          <w:marBottom w:val="0"/>
          <w:divBdr>
            <w:top w:val="none" w:sz="0" w:space="0" w:color="auto"/>
            <w:left w:val="none" w:sz="0" w:space="0" w:color="auto"/>
            <w:bottom w:val="none" w:sz="0" w:space="0" w:color="auto"/>
            <w:right w:val="none" w:sz="0" w:space="0" w:color="auto"/>
          </w:divBdr>
        </w:div>
        <w:div w:id="1004360598">
          <w:marLeft w:val="480"/>
          <w:marRight w:val="0"/>
          <w:marTop w:val="0"/>
          <w:marBottom w:val="0"/>
          <w:divBdr>
            <w:top w:val="none" w:sz="0" w:space="0" w:color="auto"/>
            <w:left w:val="none" w:sz="0" w:space="0" w:color="auto"/>
            <w:bottom w:val="none" w:sz="0" w:space="0" w:color="auto"/>
            <w:right w:val="none" w:sz="0" w:space="0" w:color="auto"/>
          </w:divBdr>
        </w:div>
        <w:div w:id="1013457194">
          <w:marLeft w:val="480"/>
          <w:marRight w:val="0"/>
          <w:marTop w:val="0"/>
          <w:marBottom w:val="0"/>
          <w:divBdr>
            <w:top w:val="none" w:sz="0" w:space="0" w:color="auto"/>
            <w:left w:val="none" w:sz="0" w:space="0" w:color="auto"/>
            <w:bottom w:val="none" w:sz="0" w:space="0" w:color="auto"/>
            <w:right w:val="none" w:sz="0" w:space="0" w:color="auto"/>
          </w:divBdr>
        </w:div>
        <w:div w:id="1073816511">
          <w:marLeft w:val="480"/>
          <w:marRight w:val="0"/>
          <w:marTop w:val="0"/>
          <w:marBottom w:val="0"/>
          <w:divBdr>
            <w:top w:val="none" w:sz="0" w:space="0" w:color="auto"/>
            <w:left w:val="none" w:sz="0" w:space="0" w:color="auto"/>
            <w:bottom w:val="none" w:sz="0" w:space="0" w:color="auto"/>
            <w:right w:val="none" w:sz="0" w:space="0" w:color="auto"/>
          </w:divBdr>
        </w:div>
        <w:div w:id="1122579225">
          <w:marLeft w:val="480"/>
          <w:marRight w:val="0"/>
          <w:marTop w:val="0"/>
          <w:marBottom w:val="0"/>
          <w:divBdr>
            <w:top w:val="none" w:sz="0" w:space="0" w:color="auto"/>
            <w:left w:val="none" w:sz="0" w:space="0" w:color="auto"/>
            <w:bottom w:val="none" w:sz="0" w:space="0" w:color="auto"/>
            <w:right w:val="none" w:sz="0" w:space="0" w:color="auto"/>
          </w:divBdr>
        </w:div>
        <w:div w:id="1123037532">
          <w:marLeft w:val="480"/>
          <w:marRight w:val="0"/>
          <w:marTop w:val="0"/>
          <w:marBottom w:val="0"/>
          <w:divBdr>
            <w:top w:val="none" w:sz="0" w:space="0" w:color="auto"/>
            <w:left w:val="none" w:sz="0" w:space="0" w:color="auto"/>
            <w:bottom w:val="none" w:sz="0" w:space="0" w:color="auto"/>
            <w:right w:val="none" w:sz="0" w:space="0" w:color="auto"/>
          </w:divBdr>
        </w:div>
        <w:div w:id="1129393553">
          <w:marLeft w:val="480"/>
          <w:marRight w:val="0"/>
          <w:marTop w:val="0"/>
          <w:marBottom w:val="0"/>
          <w:divBdr>
            <w:top w:val="none" w:sz="0" w:space="0" w:color="auto"/>
            <w:left w:val="none" w:sz="0" w:space="0" w:color="auto"/>
            <w:bottom w:val="none" w:sz="0" w:space="0" w:color="auto"/>
            <w:right w:val="none" w:sz="0" w:space="0" w:color="auto"/>
          </w:divBdr>
        </w:div>
        <w:div w:id="1142817320">
          <w:marLeft w:val="480"/>
          <w:marRight w:val="0"/>
          <w:marTop w:val="0"/>
          <w:marBottom w:val="0"/>
          <w:divBdr>
            <w:top w:val="none" w:sz="0" w:space="0" w:color="auto"/>
            <w:left w:val="none" w:sz="0" w:space="0" w:color="auto"/>
            <w:bottom w:val="none" w:sz="0" w:space="0" w:color="auto"/>
            <w:right w:val="none" w:sz="0" w:space="0" w:color="auto"/>
          </w:divBdr>
        </w:div>
        <w:div w:id="1168599409">
          <w:marLeft w:val="480"/>
          <w:marRight w:val="0"/>
          <w:marTop w:val="0"/>
          <w:marBottom w:val="0"/>
          <w:divBdr>
            <w:top w:val="none" w:sz="0" w:space="0" w:color="auto"/>
            <w:left w:val="none" w:sz="0" w:space="0" w:color="auto"/>
            <w:bottom w:val="none" w:sz="0" w:space="0" w:color="auto"/>
            <w:right w:val="none" w:sz="0" w:space="0" w:color="auto"/>
          </w:divBdr>
        </w:div>
        <w:div w:id="1244295121">
          <w:marLeft w:val="480"/>
          <w:marRight w:val="0"/>
          <w:marTop w:val="0"/>
          <w:marBottom w:val="0"/>
          <w:divBdr>
            <w:top w:val="none" w:sz="0" w:space="0" w:color="auto"/>
            <w:left w:val="none" w:sz="0" w:space="0" w:color="auto"/>
            <w:bottom w:val="none" w:sz="0" w:space="0" w:color="auto"/>
            <w:right w:val="none" w:sz="0" w:space="0" w:color="auto"/>
          </w:divBdr>
        </w:div>
        <w:div w:id="1248150637">
          <w:marLeft w:val="480"/>
          <w:marRight w:val="0"/>
          <w:marTop w:val="0"/>
          <w:marBottom w:val="0"/>
          <w:divBdr>
            <w:top w:val="none" w:sz="0" w:space="0" w:color="auto"/>
            <w:left w:val="none" w:sz="0" w:space="0" w:color="auto"/>
            <w:bottom w:val="none" w:sz="0" w:space="0" w:color="auto"/>
            <w:right w:val="none" w:sz="0" w:space="0" w:color="auto"/>
          </w:divBdr>
        </w:div>
        <w:div w:id="1250771911">
          <w:marLeft w:val="480"/>
          <w:marRight w:val="0"/>
          <w:marTop w:val="0"/>
          <w:marBottom w:val="0"/>
          <w:divBdr>
            <w:top w:val="none" w:sz="0" w:space="0" w:color="auto"/>
            <w:left w:val="none" w:sz="0" w:space="0" w:color="auto"/>
            <w:bottom w:val="none" w:sz="0" w:space="0" w:color="auto"/>
            <w:right w:val="none" w:sz="0" w:space="0" w:color="auto"/>
          </w:divBdr>
        </w:div>
        <w:div w:id="1276985945">
          <w:marLeft w:val="480"/>
          <w:marRight w:val="0"/>
          <w:marTop w:val="0"/>
          <w:marBottom w:val="0"/>
          <w:divBdr>
            <w:top w:val="none" w:sz="0" w:space="0" w:color="auto"/>
            <w:left w:val="none" w:sz="0" w:space="0" w:color="auto"/>
            <w:bottom w:val="none" w:sz="0" w:space="0" w:color="auto"/>
            <w:right w:val="none" w:sz="0" w:space="0" w:color="auto"/>
          </w:divBdr>
        </w:div>
        <w:div w:id="1279946860">
          <w:marLeft w:val="480"/>
          <w:marRight w:val="0"/>
          <w:marTop w:val="0"/>
          <w:marBottom w:val="0"/>
          <w:divBdr>
            <w:top w:val="none" w:sz="0" w:space="0" w:color="auto"/>
            <w:left w:val="none" w:sz="0" w:space="0" w:color="auto"/>
            <w:bottom w:val="none" w:sz="0" w:space="0" w:color="auto"/>
            <w:right w:val="none" w:sz="0" w:space="0" w:color="auto"/>
          </w:divBdr>
        </w:div>
        <w:div w:id="1283995297">
          <w:marLeft w:val="480"/>
          <w:marRight w:val="0"/>
          <w:marTop w:val="0"/>
          <w:marBottom w:val="0"/>
          <w:divBdr>
            <w:top w:val="none" w:sz="0" w:space="0" w:color="auto"/>
            <w:left w:val="none" w:sz="0" w:space="0" w:color="auto"/>
            <w:bottom w:val="none" w:sz="0" w:space="0" w:color="auto"/>
            <w:right w:val="none" w:sz="0" w:space="0" w:color="auto"/>
          </w:divBdr>
        </w:div>
        <w:div w:id="1285577297">
          <w:marLeft w:val="480"/>
          <w:marRight w:val="0"/>
          <w:marTop w:val="0"/>
          <w:marBottom w:val="0"/>
          <w:divBdr>
            <w:top w:val="none" w:sz="0" w:space="0" w:color="auto"/>
            <w:left w:val="none" w:sz="0" w:space="0" w:color="auto"/>
            <w:bottom w:val="none" w:sz="0" w:space="0" w:color="auto"/>
            <w:right w:val="none" w:sz="0" w:space="0" w:color="auto"/>
          </w:divBdr>
        </w:div>
        <w:div w:id="1330524152">
          <w:marLeft w:val="480"/>
          <w:marRight w:val="0"/>
          <w:marTop w:val="0"/>
          <w:marBottom w:val="0"/>
          <w:divBdr>
            <w:top w:val="none" w:sz="0" w:space="0" w:color="auto"/>
            <w:left w:val="none" w:sz="0" w:space="0" w:color="auto"/>
            <w:bottom w:val="none" w:sz="0" w:space="0" w:color="auto"/>
            <w:right w:val="none" w:sz="0" w:space="0" w:color="auto"/>
          </w:divBdr>
        </w:div>
        <w:div w:id="1362244643">
          <w:marLeft w:val="480"/>
          <w:marRight w:val="0"/>
          <w:marTop w:val="0"/>
          <w:marBottom w:val="0"/>
          <w:divBdr>
            <w:top w:val="none" w:sz="0" w:space="0" w:color="auto"/>
            <w:left w:val="none" w:sz="0" w:space="0" w:color="auto"/>
            <w:bottom w:val="none" w:sz="0" w:space="0" w:color="auto"/>
            <w:right w:val="none" w:sz="0" w:space="0" w:color="auto"/>
          </w:divBdr>
        </w:div>
        <w:div w:id="1370645532">
          <w:marLeft w:val="480"/>
          <w:marRight w:val="0"/>
          <w:marTop w:val="0"/>
          <w:marBottom w:val="0"/>
          <w:divBdr>
            <w:top w:val="none" w:sz="0" w:space="0" w:color="auto"/>
            <w:left w:val="none" w:sz="0" w:space="0" w:color="auto"/>
            <w:bottom w:val="none" w:sz="0" w:space="0" w:color="auto"/>
            <w:right w:val="none" w:sz="0" w:space="0" w:color="auto"/>
          </w:divBdr>
        </w:div>
        <w:div w:id="1374236485">
          <w:marLeft w:val="480"/>
          <w:marRight w:val="0"/>
          <w:marTop w:val="0"/>
          <w:marBottom w:val="0"/>
          <w:divBdr>
            <w:top w:val="none" w:sz="0" w:space="0" w:color="auto"/>
            <w:left w:val="none" w:sz="0" w:space="0" w:color="auto"/>
            <w:bottom w:val="none" w:sz="0" w:space="0" w:color="auto"/>
            <w:right w:val="none" w:sz="0" w:space="0" w:color="auto"/>
          </w:divBdr>
        </w:div>
        <w:div w:id="1379092435">
          <w:marLeft w:val="480"/>
          <w:marRight w:val="0"/>
          <w:marTop w:val="0"/>
          <w:marBottom w:val="0"/>
          <w:divBdr>
            <w:top w:val="none" w:sz="0" w:space="0" w:color="auto"/>
            <w:left w:val="none" w:sz="0" w:space="0" w:color="auto"/>
            <w:bottom w:val="none" w:sz="0" w:space="0" w:color="auto"/>
            <w:right w:val="none" w:sz="0" w:space="0" w:color="auto"/>
          </w:divBdr>
        </w:div>
        <w:div w:id="1436829014">
          <w:marLeft w:val="480"/>
          <w:marRight w:val="0"/>
          <w:marTop w:val="0"/>
          <w:marBottom w:val="0"/>
          <w:divBdr>
            <w:top w:val="none" w:sz="0" w:space="0" w:color="auto"/>
            <w:left w:val="none" w:sz="0" w:space="0" w:color="auto"/>
            <w:bottom w:val="none" w:sz="0" w:space="0" w:color="auto"/>
            <w:right w:val="none" w:sz="0" w:space="0" w:color="auto"/>
          </w:divBdr>
        </w:div>
        <w:div w:id="1575510399">
          <w:marLeft w:val="480"/>
          <w:marRight w:val="0"/>
          <w:marTop w:val="0"/>
          <w:marBottom w:val="0"/>
          <w:divBdr>
            <w:top w:val="none" w:sz="0" w:space="0" w:color="auto"/>
            <w:left w:val="none" w:sz="0" w:space="0" w:color="auto"/>
            <w:bottom w:val="none" w:sz="0" w:space="0" w:color="auto"/>
            <w:right w:val="none" w:sz="0" w:space="0" w:color="auto"/>
          </w:divBdr>
        </w:div>
        <w:div w:id="1617369225">
          <w:marLeft w:val="480"/>
          <w:marRight w:val="0"/>
          <w:marTop w:val="0"/>
          <w:marBottom w:val="0"/>
          <w:divBdr>
            <w:top w:val="none" w:sz="0" w:space="0" w:color="auto"/>
            <w:left w:val="none" w:sz="0" w:space="0" w:color="auto"/>
            <w:bottom w:val="none" w:sz="0" w:space="0" w:color="auto"/>
            <w:right w:val="none" w:sz="0" w:space="0" w:color="auto"/>
          </w:divBdr>
        </w:div>
        <w:div w:id="1618828957">
          <w:marLeft w:val="480"/>
          <w:marRight w:val="0"/>
          <w:marTop w:val="0"/>
          <w:marBottom w:val="0"/>
          <w:divBdr>
            <w:top w:val="none" w:sz="0" w:space="0" w:color="auto"/>
            <w:left w:val="none" w:sz="0" w:space="0" w:color="auto"/>
            <w:bottom w:val="none" w:sz="0" w:space="0" w:color="auto"/>
            <w:right w:val="none" w:sz="0" w:space="0" w:color="auto"/>
          </w:divBdr>
        </w:div>
        <w:div w:id="1653364390">
          <w:marLeft w:val="480"/>
          <w:marRight w:val="0"/>
          <w:marTop w:val="0"/>
          <w:marBottom w:val="0"/>
          <w:divBdr>
            <w:top w:val="none" w:sz="0" w:space="0" w:color="auto"/>
            <w:left w:val="none" w:sz="0" w:space="0" w:color="auto"/>
            <w:bottom w:val="none" w:sz="0" w:space="0" w:color="auto"/>
            <w:right w:val="none" w:sz="0" w:space="0" w:color="auto"/>
          </w:divBdr>
        </w:div>
        <w:div w:id="1680425979">
          <w:marLeft w:val="480"/>
          <w:marRight w:val="0"/>
          <w:marTop w:val="0"/>
          <w:marBottom w:val="0"/>
          <w:divBdr>
            <w:top w:val="none" w:sz="0" w:space="0" w:color="auto"/>
            <w:left w:val="none" w:sz="0" w:space="0" w:color="auto"/>
            <w:bottom w:val="none" w:sz="0" w:space="0" w:color="auto"/>
            <w:right w:val="none" w:sz="0" w:space="0" w:color="auto"/>
          </w:divBdr>
        </w:div>
        <w:div w:id="1701785099">
          <w:marLeft w:val="480"/>
          <w:marRight w:val="0"/>
          <w:marTop w:val="0"/>
          <w:marBottom w:val="0"/>
          <w:divBdr>
            <w:top w:val="none" w:sz="0" w:space="0" w:color="auto"/>
            <w:left w:val="none" w:sz="0" w:space="0" w:color="auto"/>
            <w:bottom w:val="none" w:sz="0" w:space="0" w:color="auto"/>
            <w:right w:val="none" w:sz="0" w:space="0" w:color="auto"/>
          </w:divBdr>
        </w:div>
        <w:div w:id="1711801455">
          <w:marLeft w:val="480"/>
          <w:marRight w:val="0"/>
          <w:marTop w:val="0"/>
          <w:marBottom w:val="0"/>
          <w:divBdr>
            <w:top w:val="none" w:sz="0" w:space="0" w:color="auto"/>
            <w:left w:val="none" w:sz="0" w:space="0" w:color="auto"/>
            <w:bottom w:val="none" w:sz="0" w:space="0" w:color="auto"/>
            <w:right w:val="none" w:sz="0" w:space="0" w:color="auto"/>
          </w:divBdr>
        </w:div>
        <w:div w:id="1712076987">
          <w:marLeft w:val="480"/>
          <w:marRight w:val="0"/>
          <w:marTop w:val="0"/>
          <w:marBottom w:val="0"/>
          <w:divBdr>
            <w:top w:val="none" w:sz="0" w:space="0" w:color="auto"/>
            <w:left w:val="none" w:sz="0" w:space="0" w:color="auto"/>
            <w:bottom w:val="none" w:sz="0" w:space="0" w:color="auto"/>
            <w:right w:val="none" w:sz="0" w:space="0" w:color="auto"/>
          </w:divBdr>
        </w:div>
        <w:div w:id="1714619098">
          <w:marLeft w:val="480"/>
          <w:marRight w:val="0"/>
          <w:marTop w:val="0"/>
          <w:marBottom w:val="0"/>
          <w:divBdr>
            <w:top w:val="none" w:sz="0" w:space="0" w:color="auto"/>
            <w:left w:val="none" w:sz="0" w:space="0" w:color="auto"/>
            <w:bottom w:val="none" w:sz="0" w:space="0" w:color="auto"/>
            <w:right w:val="none" w:sz="0" w:space="0" w:color="auto"/>
          </w:divBdr>
        </w:div>
        <w:div w:id="1782414977">
          <w:marLeft w:val="480"/>
          <w:marRight w:val="0"/>
          <w:marTop w:val="0"/>
          <w:marBottom w:val="0"/>
          <w:divBdr>
            <w:top w:val="none" w:sz="0" w:space="0" w:color="auto"/>
            <w:left w:val="none" w:sz="0" w:space="0" w:color="auto"/>
            <w:bottom w:val="none" w:sz="0" w:space="0" w:color="auto"/>
            <w:right w:val="none" w:sz="0" w:space="0" w:color="auto"/>
          </w:divBdr>
        </w:div>
        <w:div w:id="1785151531">
          <w:marLeft w:val="480"/>
          <w:marRight w:val="0"/>
          <w:marTop w:val="0"/>
          <w:marBottom w:val="0"/>
          <w:divBdr>
            <w:top w:val="none" w:sz="0" w:space="0" w:color="auto"/>
            <w:left w:val="none" w:sz="0" w:space="0" w:color="auto"/>
            <w:bottom w:val="none" w:sz="0" w:space="0" w:color="auto"/>
            <w:right w:val="none" w:sz="0" w:space="0" w:color="auto"/>
          </w:divBdr>
        </w:div>
        <w:div w:id="1812165807">
          <w:marLeft w:val="480"/>
          <w:marRight w:val="0"/>
          <w:marTop w:val="0"/>
          <w:marBottom w:val="0"/>
          <w:divBdr>
            <w:top w:val="none" w:sz="0" w:space="0" w:color="auto"/>
            <w:left w:val="none" w:sz="0" w:space="0" w:color="auto"/>
            <w:bottom w:val="none" w:sz="0" w:space="0" w:color="auto"/>
            <w:right w:val="none" w:sz="0" w:space="0" w:color="auto"/>
          </w:divBdr>
        </w:div>
        <w:div w:id="1829901182">
          <w:marLeft w:val="480"/>
          <w:marRight w:val="0"/>
          <w:marTop w:val="0"/>
          <w:marBottom w:val="0"/>
          <w:divBdr>
            <w:top w:val="none" w:sz="0" w:space="0" w:color="auto"/>
            <w:left w:val="none" w:sz="0" w:space="0" w:color="auto"/>
            <w:bottom w:val="none" w:sz="0" w:space="0" w:color="auto"/>
            <w:right w:val="none" w:sz="0" w:space="0" w:color="auto"/>
          </w:divBdr>
        </w:div>
        <w:div w:id="1864707336">
          <w:marLeft w:val="480"/>
          <w:marRight w:val="0"/>
          <w:marTop w:val="0"/>
          <w:marBottom w:val="0"/>
          <w:divBdr>
            <w:top w:val="none" w:sz="0" w:space="0" w:color="auto"/>
            <w:left w:val="none" w:sz="0" w:space="0" w:color="auto"/>
            <w:bottom w:val="none" w:sz="0" w:space="0" w:color="auto"/>
            <w:right w:val="none" w:sz="0" w:space="0" w:color="auto"/>
          </w:divBdr>
        </w:div>
        <w:div w:id="2025130303">
          <w:marLeft w:val="480"/>
          <w:marRight w:val="0"/>
          <w:marTop w:val="0"/>
          <w:marBottom w:val="0"/>
          <w:divBdr>
            <w:top w:val="none" w:sz="0" w:space="0" w:color="auto"/>
            <w:left w:val="none" w:sz="0" w:space="0" w:color="auto"/>
            <w:bottom w:val="none" w:sz="0" w:space="0" w:color="auto"/>
            <w:right w:val="none" w:sz="0" w:space="0" w:color="auto"/>
          </w:divBdr>
        </w:div>
        <w:div w:id="2042051209">
          <w:marLeft w:val="480"/>
          <w:marRight w:val="0"/>
          <w:marTop w:val="0"/>
          <w:marBottom w:val="0"/>
          <w:divBdr>
            <w:top w:val="none" w:sz="0" w:space="0" w:color="auto"/>
            <w:left w:val="none" w:sz="0" w:space="0" w:color="auto"/>
            <w:bottom w:val="none" w:sz="0" w:space="0" w:color="auto"/>
            <w:right w:val="none" w:sz="0" w:space="0" w:color="auto"/>
          </w:divBdr>
        </w:div>
        <w:div w:id="2079669330">
          <w:marLeft w:val="480"/>
          <w:marRight w:val="0"/>
          <w:marTop w:val="0"/>
          <w:marBottom w:val="0"/>
          <w:divBdr>
            <w:top w:val="none" w:sz="0" w:space="0" w:color="auto"/>
            <w:left w:val="none" w:sz="0" w:space="0" w:color="auto"/>
            <w:bottom w:val="none" w:sz="0" w:space="0" w:color="auto"/>
            <w:right w:val="none" w:sz="0" w:space="0" w:color="auto"/>
          </w:divBdr>
        </w:div>
        <w:div w:id="2110349243">
          <w:marLeft w:val="480"/>
          <w:marRight w:val="0"/>
          <w:marTop w:val="0"/>
          <w:marBottom w:val="0"/>
          <w:divBdr>
            <w:top w:val="none" w:sz="0" w:space="0" w:color="auto"/>
            <w:left w:val="none" w:sz="0" w:space="0" w:color="auto"/>
            <w:bottom w:val="none" w:sz="0" w:space="0" w:color="auto"/>
            <w:right w:val="none" w:sz="0" w:space="0" w:color="auto"/>
          </w:divBdr>
        </w:div>
        <w:div w:id="2131899055">
          <w:marLeft w:val="480"/>
          <w:marRight w:val="0"/>
          <w:marTop w:val="0"/>
          <w:marBottom w:val="0"/>
          <w:divBdr>
            <w:top w:val="none" w:sz="0" w:space="0" w:color="auto"/>
            <w:left w:val="none" w:sz="0" w:space="0" w:color="auto"/>
            <w:bottom w:val="none" w:sz="0" w:space="0" w:color="auto"/>
            <w:right w:val="none" w:sz="0" w:space="0" w:color="auto"/>
          </w:divBdr>
        </w:div>
      </w:divsChild>
    </w:div>
    <w:div w:id="1724327442">
      <w:bodyDiv w:val="1"/>
      <w:marLeft w:val="0"/>
      <w:marRight w:val="0"/>
      <w:marTop w:val="0"/>
      <w:marBottom w:val="0"/>
      <w:divBdr>
        <w:top w:val="none" w:sz="0" w:space="0" w:color="auto"/>
        <w:left w:val="none" w:sz="0" w:space="0" w:color="auto"/>
        <w:bottom w:val="none" w:sz="0" w:space="0" w:color="auto"/>
        <w:right w:val="none" w:sz="0" w:space="0" w:color="auto"/>
      </w:divBdr>
      <w:divsChild>
        <w:div w:id="449318903">
          <w:marLeft w:val="480"/>
          <w:marRight w:val="0"/>
          <w:marTop w:val="0"/>
          <w:marBottom w:val="0"/>
          <w:divBdr>
            <w:top w:val="none" w:sz="0" w:space="0" w:color="auto"/>
            <w:left w:val="none" w:sz="0" w:space="0" w:color="auto"/>
            <w:bottom w:val="none" w:sz="0" w:space="0" w:color="auto"/>
            <w:right w:val="none" w:sz="0" w:space="0" w:color="auto"/>
          </w:divBdr>
        </w:div>
        <w:div w:id="301540018">
          <w:marLeft w:val="480"/>
          <w:marRight w:val="0"/>
          <w:marTop w:val="0"/>
          <w:marBottom w:val="0"/>
          <w:divBdr>
            <w:top w:val="none" w:sz="0" w:space="0" w:color="auto"/>
            <w:left w:val="none" w:sz="0" w:space="0" w:color="auto"/>
            <w:bottom w:val="none" w:sz="0" w:space="0" w:color="auto"/>
            <w:right w:val="none" w:sz="0" w:space="0" w:color="auto"/>
          </w:divBdr>
        </w:div>
        <w:div w:id="456721279">
          <w:marLeft w:val="480"/>
          <w:marRight w:val="0"/>
          <w:marTop w:val="0"/>
          <w:marBottom w:val="0"/>
          <w:divBdr>
            <w:top w:val="none" w:sz="0" w:space="0" w:color="auto"/>
            <w:left w:val="none" w:sz="0" w:space="0" w:color="auto"/>
            <w:bottom w:val="none" w:sz="0" w:space="0" w:color="auto"/>
            <w:right w:val="none" w:sz="0" w:space="0" w:color="auto"/>
          </w:divBdr>
        </w:div>
        <w:div w:id="689184525">
          <w:marLeft w:val="480"/>
          <w:marRight w:val="0"/>
          <w:marTop w:val="0"/>
          <w:marBottom w:val="0"/>
          <w:divBdr>
            <w:top w:val="none" w:sz="0" w:space="0" w:color="auto"/>
            <w:left w:val="none" w:sz="0" w:space="0" w:color="auto"/>
            <w:bottom w:val="none" w:sz="0" w:space="0" w:color="auto"/>
            <w:right w:val="none" w:sz="0" w:space="0" w:color="auto"/>
          </w:divBdr>
        </w:div>
        <w:div w:id="1222910442">
          <w:marLeft w:val="480"/>
          <w:marRight w:val="0"/>
          <w:marTop w:val="0"/>
          <w:marBottom w:val="0"/>
          <w:divBdr>
            <w:top w:val="none" w:sz="0" w:space="0" w:color="auto"/>
            <w:left w:val="none" w:sz="0" w:space="0" w:color="auto"/>
            <w:bottom w:val="none" w:sz="0" w:space="0" w:color="auto"/>
            <w:right w:val="none" w:sz="0" w:space="0" w:color="auto"/>
          </w:divBdr>
        </w:div>
        <w:div w:id="579606549">
          <w:marLeft w:val="480"/>
          <w:marRight w:val="0"/>
          <w:marTop w:val="0"/>
          <w:marBottom w:val="0"/>
          <w:divBdr>
            <w:top w:val="none" w:sz="0" w:space="0" w:color="auto"/>
            <w:left w:val="none" w:sz="0" w:space="0" w:color="auto"/>
            <w:bottom w:val="none" w:sz="0" w:space="0" w:color="auto"/>
            <w:right w:val="none" w:sz="0" w:space="0" w:color="auto"/>
          </w:divBdr>
        </w:div>
        <w:div w:id="1567497355">
          <w:marLeft w:val="480"/>
          <w:marRight w:val="0"/>
          <w:marTop w:val="0"/>
          <w:marBottom w:val="0"/>
          <w:divBdr>
            <w:top w:val="none" w:sz="0" w:space="0" w:color="auto"/>
            <w:left w:val="none" w:sz="0" w:space="0" w:color="auto"/>
            <w:bottom w:val="none" w:sz="0" w:space="0" w:color="auto"/>
            <w:right w:val="none" w:sz="0" w:space="0" w:color="auto"/>
          </w:divBdr>
        </w:div>
        <w:div w:id="97214261">
          <w:marLeft w:val="480"/>
          <w:marRight w:val="0"/>
          <w:marTop w:val="0"/>
          <w:marBottom w:val="0"/>
          <w:divBdr>
            <w:top w:val="none" w:sz="0" w:space="0" w:color="auto"/>
            <w:left w:val="none" w:sz="0" w:space="0" w:color="auto"/>
            <w:bottom w:val="none" w:sz="0" w:space="0" w:color="auto"/>
            <w:right w:val="none" w:sz="0" w:space="0" w:color="auto"/>
          </w:divBdr>
        </w:div>
        <w:div w:id="319428853">
          <w:marLeft w:val="480"/>
          <w:marRight w:val="0"/>
          <w:marTop w:val="0"/>
          <w:marBottom w:val="0"/>
          <w:divBdr>
            <w:top w:val="none" w:sz="0" w:space="0" w:color="auto"/>
            <w:left w:val="none" w:sz="0" w:space="0" w:color="auto"/>
            <w:bottom w:val="none" w:sz="0" w:space="0" w:color="auto"/>
            <w:right w:val="none" w:sz="0" w:space="0" w:color="auto"/>
          </w:divBdr>
        </w:div>
        <w:div w:id="177887729">
          <w:marLeft w:val="480"/>
          <w:marRight w:val="0"/>
          <w:marTop w:val="0"/>
          <w:marBottom w:val="0"/>
          <w:divBdr>
            <w:top w:val="none" w:sz="0" w:space="0" w:color="auto"/>
            <w:left w:val="none" w:sz="0" w:space="0" w:color="auto"/>
            <w:bottom w:val="none" w:sz="0" w:space="0" w:color="auto"/>
            <w:right w:val="none" w:sz="0" w:space="0" w:color="auto"/>
          </w:divBdr>
        </w:div>
        <w:div w:id="113059320">
          <w:marLeft w:val="480"/>
          <w:marRight w:val="0"/>
          <w:marTop w:val="0"/>
          <w:marBottom w:val="0"/>
          <w:divBdr>
            <w:top w:val="none" w:sz="0" w:space="0" w:color="auto"/>
            <w:left w:val="none" w:sz="0" w:space="0" w:color="auto"/>
            <w:bottom w:val="none" w:sz="0" w:space="0" w:color="auto"/>
            <w:right w:val="none" w:sz="0" w:space="0" w:color="auto"/>
          </w:divBdr>
        </w:div>
        <w:div w:id="731469703">
          <w:marLeft w:val="480"/>
          <w:marRight w:val="0"/>
          <w:marTop w:val="0"/>
          <w:marBottom w:val="0"/>
          <w:divBdr>
            <w:top w:val="none" w:sz="0" w:space="0" w:color="auto"/>
            <w:left w:val="none" w:sz="0" w:space="0" w:color="auto"/>
            <w:bottom w:val="none" w:sz="0" w:space="0" w:color="auto"/>
            <w:right w:val="none" w:sz="0" w:space="0" w:color="auto"/>
          </w:divBdr>
        </w:div>
        <w:div w:id="4333740">
          <w:marLeft w:val="480"/>
          <w:marRight w:val="0"/>
          <w:marTop w:val="0"/>
          <w:marBottom w:val="0"/>
          <w:divBdr>
            <w:top w:val="none" w:sz="0" w:space="0" w:color="auto"/>
            <w:left w:val="none" w:sz="0" w:space="0" w:color="auto"/>
            <w:bottom w:val="none" w:sz="0" w:space="0" w:color="auto"/>
            <w:right w:val="none" w:sz="0" w:space="0" w:color="auto"/>
          </w:divBdr>
        </w:div>
        <w:div w:id="1713337256">
          <w:marLeft w:val="480"/>
          <w:marRight w:val="0"/>
          <w:marTop w:val="0"/>
          <w:marBottom w:val="0"/>
          <w:divBdr>
            <w:top w:val="none" w:sz="0" w:space="0" w:color="auto"/>
            <w:left w:val="none" w:sz="0" w:space="0" w:color="auto"/>
            <w:bottom w:val="none" w:sz="0" w:space="0" w:color="auto"/>
            <w:right w:val="none" w:sz="0" w:space="0" w:color="auto"/>
          </w:divBdr>
        </w:div>
        <w:div w:id="429394545">
          <w:marLeft w:val="480"/>
          <w:marRight w:val="0"/>
          <w:marTop w:val="0"/>
          <w:marBottom w:val="0"/>
          <w:divBdr>
            <w:top w:val="none" w:sz="0" w:space="0" w:color="auto"/>
            <w:left w:val="none" w:sz="0" w:space="0" w:color="auto"/>
            <w:bottom w:val="none" w:sz="0" w:space="0" w:color="auto"/>
            <w:right w:val="none" w:sz="0" w:space="0" w:color="auto"/>
          </w:divBdr>
        </w:div>
        <w:div w:id="158930085">
          <w:marLeft w:val="480"/>
          <w:marRight w:val="0"/>
          <w:marTop w:val="0"/>
          <w:marBottom w:val="0"/>
          <w:divBdr>
            <w:top w:val="none" w:sz="0" w:space="0" w:color="auto"/>
            <w:left w:val="none" w:sz="0" w:space="0" w:color="auto"/>
            <w:bottom w:val="none" w:sz="0" w:space="0" w:color="auto"/>
            <w:right w:val="none" w:sz="0" w:space="0" w:color="auto"/>
          </w:divBdr>
        </w:div>
        <w:div w:id="321392639">
          <w:marLeft w:val="480"/>
          <w:marRight w:val="0"/>
          <w:marTop w:val="0"/>
          <w:marBottom w:val="0"/>
          <w:divBdr>
            <w:top w:val="none" w:sz="0" w:space="0" w:color="auto"/>
            <w:left w:val="none" w:sz="0" w:space="0" w:color="auto"/>
            <w:bottom w:val="none" w:sz="0" w:space="0" w:color="auto"/>
            <w:right w:val="none" w:sz="0" w:space="0" w:color="auto"/>
          </w:divBdr>
        </w:div>
        <w:div w:id="786432449">
          <w:marLeft w:val="480"/>
          <w:marRight w:val="0"/>
          <w:marTop w:val="0"/>
          <w:marBottom w:val="0"/>
          <w:divBdr>
            <w:top w:val="none" w:sz="0" w:space="0" w:color="auto"/>
            <w:left w:val="none" w:sz="0" w:space="0" w:color="auto"/>
            <w:bottom w:val="none" w:sz="0" w:space="0" w:color="auto"/>
            <w:right w:val="none" w:sz="0" w:space="0" w:color="auto"/>
          </w:divBdr>
        </w:div>
        <w:div w:id="1542862680">
          <w:marLeft w:val="480"/>
          <w:marRight w:val="0"/>
          <w:marTop w:val="0"/>
          <w:marBottom w:val="0"/>
          <w:divBdr>
            <w:top w:val="none" w:sz="0" w:space="0" w:color="auto"/>
            <w:left w:val="none" w:sz="0" w:space="0" w:color="auto"/>
            <w:bottom w:val="none" w:sz="0" w:space="0" w:color="auto"/>
            <w:right w:val="none" w:sz="0" w:space="0" w:color="auto"/>
          </w:divBdr>
        </w:div>
        <w:div w:id="1446119096">
          <w:marLeft w:val="480"/>
          <w:marRight w:val="0"/>
          <w:marTop w:val="0"/>
          <w:marBottom w:val="0"/>
          <w:divBdr>
            <w:top w:val="none" w:sz="0" w:space="0" w:color="auto"/>
            <w:left w:val="none" w:sz="0" w:space="0" w:color="auto"/>
            <w:bottom w:val="none" w:sz="0" w:space="0" w:color="auto"/>
            <w:right w:val="none" w:sz="0" w:space="0" w:color="auto"/>
          </w:divBdr>
        </w:div>
        <w:div w:id="1463812548">
          <w:marLeft w:val="480"/>
          <w:marRight w:val="0"/>
          <w:marTop w:val="0"/>
          <w:marBottom w:val="0"/>
          <w:divBdr>
            <w:top w:val="none" w:sz="0" w:space="0" w:color="auto"/>
            <w:left w:val="none" w:sz="0" w:space="0" w:color="auto"/>
            <w:bottom w:val="none" w:sz="0" w:space="0" w:color="auto"/>
            <w:right w:val="none" w:sz="0" w:space="0" w:color="auto"/>
          </w:divBdr>
        </w:div>
        <w:div w:id="1438672567">
          <w:marLeft w:val="480"/>
          <w:marRight w:val="0"/>
          <w:marTop w:val="0"/>
          <w:marBottom w:val="0"/>
          <w:divBdr>
            <w:top w:val="none" w:sz="0" w:space="0" w:color="auto"/>
            <w:left w:val="none" w:sz="0" w:space="0" w:color="auto"/>
            <w:bottom w:val="none" w:sz="0" w:space="0" w:color="auto"/>
            <w:right w:val="none" w:sz="0" w:space="0" w:color="auto"/>
          </w:divBdr>
        </w:div>
        <w:div w:id="818303409">
          <w:marLeft w:val="480"/>
          <w:marRight w:val="0"/>
          <w:marTop w:val="0"/>
          <w:marBottom w:val="0"/>
          <w:divBdr>
            <w:top w:val="none" w:sz="0" w:space="0" w:color="auto"/>
            <w:left w:val="none" w:sz="0" w:space="0" w:color="auto"/>
            <w:bottom w:val="none" w:sz="0" w:space="0" w:color="auto"/>
            <w:right w:val="none" w:sz="0" w:space="0" w:color="auto"/>
          </w:divBdr>
        </w:div>
        <w:div w:id="205289668">
          <w:marLeft w:val="480"/>
          <w:marRight w:val="0"/>
          <w:marTop w:val="0"/>
          <w:marBottom w:val="0"/>
          <w:divBdr>
            <w:top w:val="none" w:sz="0" w:space="0" w:color="auto"/>
            <w:left w:val="none" w:sz="0" w:space="0" w:color="auto"/>
            <w:bottom w:val="none" w:sz="0" w:space="0" w:color="auto"/>
            <w:right w:val="none" w:sz="0" w:space="0" w:color="auto"/>
          </w:divBdr>
        </w:div>
        <w:div w:id="500001955">
          <w:marLeft w:val="480"/>
          <w:marRight w:val="0"/>
          <w:marTop w:val="0"/>
          <w:marBottom w:val="0"/>
          <w:divBdr>
            <w:top w:val="none" w:sz="0" w:space="0" w:color="auto"/>
            <w:left w:val="none" w:sz="0" w:space="0" w:color="auto"/>
            <w:bottom w:val="none" w:sz="0" w:space="0" w:color="auto"/>
            <w:right w:val="none" w:sz="0" w:space="0" w:color="auto"/>
          </w:divBdr>
        </w:div>
        <w:div w:id="1126850828">
          <w:marLeft w:val="480"/>
          <w:marRight w:val="0"/>
          <w:marTop w:val="0"/>
          <w:marBottom w:val="0"/>
          <w:divBdr>
            <w:top w:val="none" w:sz="0" w:space="0" w:color="auto"/>
            <w:left w:val="none" w:sz="0" w:space="0" w:color="auto"/>
            <w:bottom w:val="none" w:sz="0" w:space="0" w:color="auto"/>
            <w:right w:val="none" w:sz="0" w:space="0" w:color="auto"/>
          </w:divBdr>
        </w:div>
        <w:div w:id="843252608">
          <w:marLeft w:val="480"/>
          <w:marRight w:val="0"/>
          <w:marTop w:val="0"/>
          <w:marBottom w:val="0"/>
          <w:divBdr>
            <w:top w:val="none" w:sz="0" w:space="0" w:color="auto"/>
            <w:left w:val="none" w:sz="0" w:space="0" w:color="auto"/>
            <w:bottom w:val="none" w:sz="0" w:space="0" w:color="auto"/>
            <w:right w:val="none" w:sz="0" w:space="0" w:color="auto"/>
          </w:divBdr>
        </w:div>
        <w:div w:id="1628851392">
          <w:marLeft w:val="480"/>
          <w:marRight w:val="0"/>
          <w:marTop w:val="0"/>
          <w:marBottom w:val="0"/>
          <w:divBdr>
            <w:top w:val="none" w:sz="0" w:space="0" w:color="auto"/>
            <w:left w:val="none" w:sz="0" w:space="0" w:color="auto"/>
            <w:bottom w:val="none" w:sz="0" w:space="0" w:color="auto"/>
            <w:right w:val="none" w:sz="0" w:space="0" w:color="auto"/>
          </w:divBdr>
        </w:div>
        <w:div w:id="71856961">
          <w:marLeft w:val="480"/>
          <w:marRight w:val="0"/>
          <w:marTop w:val="0"/>
          <w:marBottom w:val="0"/>
          <w:divBdr>
            <w:top w:val="none" w:sz="0" w:space="0" w:color="auto"/>
            <w:left w:val="none" w:sz="0" w:space="0" w:color="auto"/>
            <w:bottom w:val="none" w:sz="0" w:space="0" w:color="auto"/>
            <w:right w:val="none" w:sz="0" w:space="0" w:color="auto"/>
          </w:divBdr>
        </w:div>
        <w:div w:id="1036350136">
          <w:marLeft w:val="480"/>
          <w:marRight w:val="0"/>
          <w:marTop w:val="0"/>
          <w:marBottom w:val="0"/>
          <w:divBdr>
            <w:top w:val="none" w:sz="0" w:space="0" w:color="auto"/>
            <w:left w:val="none" w:sz="0" w:space="0" w:color="auto"/>
            <w:bottom w:val="none" w:sz="0" w:space="0" w:color="auto"/>
            <w:right w:val="none" w:sz="0" w:space="0" w:color="auto"/>
          </w:divBdr>
        </w:div>
        <w:div w:id="975373487">
          <w:marLeft w:val="480"/>
          <w:marRight w:val="0"/>
          <w:marTop w:val="0"/>
          <w:marBottom w:val="0"/>
          <w:divBdr>
            <w:top w:val="none" w:sz="0" w:space="0" w:color="auto"/>
            <w:left w:val="none" w:sz="0" w:space="0" w:color="auto"/>
            <w:bottom w:val="none" w:sz="0" w:space="0" w:color="auto"/>
            <w:right w:val="none" w:sz="0" w:space="0" w:color="auto"/>
          </w:divBdr>
        </w:div>
        <w:div w:id="923957665">
          <w:marLeft w:val="480"/>
          <w:marRight w:val="0"/>
          <w:marTop w:val="0"/>
          <w:marBottom w:val="0"/>
          <w:divBdr>
            <w:top w:val="none" w:sz="0" w:space="0" w:color="auto"/>
            <w:left w:val="none" w:sz="0" w:space="0" w:color="auto"/>
            <w:bottom w:val="none" w:sz="0" w:space="0" w:color="auto"/>
            <w:right w:val="none" w:sz="0" w:space="0" w:color="auto"/>
          </w:divBdr>
        </w:div>
        <w:div w:id="1235508576">
          <w:marLeft w:val="480"/>
          <w:marRight w:val="0"/>
          <w:marTop w:val="0"/>
          <w:marBottom w:val="0"/>
          <w:divBdr>
            <w:top w:val="none" w:sz="0" w:space="0" w:color="auto"/>
            <w:left w:val="none" w:sz="0" w:space="0" w:color="auto"/>
            <w:bottom w:val="none" w:sz="0" w:space="0" w:color="auto"/>
            <w:right w:val="none" w:sz="0" w:space="0" w:color="auto"/>
          </w:divBdr>
        </w:div>
        <w:div w:id="1102259066">
          <w:marLeft w:val="480"/>
          <w:marRight w:val="0"/>
          <w:marTop w:val="0"/>
          <w:marBottom w:val="0"/>
          <w:divBdr>
            <w:top w:val="none" w:sz="0" w:space="0" w:color="auto"/>
            <w:left w:val="none" w:sz="0" w:space="0" w:color="auto"/>
            <w:bottom w:val="none" w:sz="0" w:space="0" w:color="auto"/>
            <w:right w:val="none" w:sz="0" w:space="0" w:color="auto"/>
          </w:divBdr>
        </w:div>
        <w:div w:id="456526740">
          <w:marLeft w:val="480"/>
          <w:marRight w:val="0"/>
          <w:marTop w:val="0"/>
          <w:marBottom w:val="0"/>
          <w:divBdr>
            <w:top w:val="none" w:sz="0" w:space="0" w:color="auto"/>
            <w:left w:val="none" w:sz="0" w:space="0" w:color="auto"/>
            <w:bottom w:val="none" w:sz="0" w:space="0" w:color="auto"/>
            <w:right w:val="none" w:sz="0" w:space="0" w:color="auto"/>
          </w:divBdr>
        </w:div>
        <w:div w:id="1174609027">
          <w:marLeft w:val="480"/>
          <w:marRight w:val="0"/>
          <w:marTop w:val="0"/>
          <w:marBottom w:val="0"/>
          <w:divBdr>
            <w:top w:val="none" w:sz="0" w:space="0" w:color="auto"/>
            <w:left w:val="none" w:sz="0" w:space="0" w:color="auto"/>
            <w:bottom w:val="none" w:sz="0" w:space="0" w:color="auto"/>
            <w:right w:val="none" w:sz="0" w:space="0" w:color="auto"/>
          </w:divBdr>
        </w:div>
        <w:div w:id="1878589464">
          <w:marLeft w:val="480"/>
          <w:marRight w:val="0"/>
          <w:marTop w:val="0"/>
          <w:marBottom w:val="0"/>
          <w:divBdr>
            <w:top w:val="none" w:sz="0" w:space="0" w:color="auto"/>
            <w:left w:val="none" w:sz="0" w:space="0" w:color="auto"/>
            <w:bottom w:val="none" w:sz="0" w:space="0" w:color="auto"/>
            <w:right w:val="none" w:sz="0" w:space="0" w:color="auto"/>
          </w:divBdr>
        </w:div>
        <w:div w:id="446316307">
          <w:marLeft w:val="480"/>
          <w:marRight w:val="0"/>
          <w:marTop w:val="0"/>
          <w:marBottom w:val="0"/>
          <w:divBdr>
            <w:top w:val="none" w:sz="0" w:space="0" w:color="auto"/>
            <w:left w:val="none" w:sz="0" w:space="0" w:color="auto"/>
            <w:bottom w:val="none" w:sz="0" w:space="0" w:color="auto"/>
            <w:right w:val="none" w:sz="0" w:space="0" w:color="auto"/>
          </w:divBdr>
        </w:div>
        <w:div w:id="1360624762">
          <w:marLeft w:val="480"/>
          <w:marRight w:val="0"/>
          <w:marTop w:val="0"/>
          <w:marBottom w:val="0"/>
          <w:divBdr>
            <w:top w:val="none" w:sz="0" w:space="0" w:color="auto"/>
            <w:left w:val="none" w:sz="0" w:space="0" w:color="auto"/>
            <w:bottom w:val="none" w:sz="0" w:space="0" w:color="auto"/>
            <w:right w:val="none" w:sz="0" w:space="0" w:color="auto"/>
          </w:divBdr>
        </w:div>
        <w:div w:id="1996184670">
          <w:marLeft w:val="480"/>
          <w:marRight w:val="0"/>
          <w:marTop w:val="0"/>
          <w:marBottom w:val="0"/>
          <w:divBdr>
            <w:top w:val="none" w:sz="0" w:space="0" w:color="auto"/>
            <w:left w:val="none" w:sz="0" w:space="0" w:color="auto"/>
            <w:bottom w:val="none" w:sz="0" w:space="0" w:color="auto"/>
            <w:right w:val="none" w:sz="0" w:space="0" w:color="auto"/>
          </w:divBdr>
        </w:div>
        <w:div w:id="871916023">
          <w:marLeft w:val="480"/>
          <w:marRight w:val="0"/>
          <w:marTop w:val="0"/>
          <w:marBottom w:val="0"/>
          <w:divBdr>
            <w:top w:val="none" w:sz="0" w:space="0" w:color="auto"/>
            <w:left w:val="none" w:sz="0" w:space="0" w:color="auto"/>
            <w:bottom w:val="none" w:sz="0" w:space="0" w:color="auto"/>
            <w:right w:val="none" w:sz="0" w:space="0" w:color="auto"/>
          </w:divBdr>
        </w:div>
        <w:div w:id="1413967758">
          <w:marLeft w:val="480"/>
          <w:marRight w:val="0"/>
          <w:marTop w:val="0"/>
          <w:marBottom w:val="0"/>
          <w:divBdr>
            <w:top w:val="none" w:sz="0" w:space="0" w:color="auto"/>
            <w:left w:val="none" w:sz="0" w:space="0" w:color="auto"/>
            <w:bottom w:val="none" w:sz="0" w:space="0" w:color="auto"/>
            <w:right w:val="none" w:sz="0" w:space="0" w:color="auto"/>
          </w:divBdr>
        </w:div>
        <w:div w:id="892278702">
          <w:marLeft w:val="480"/>
          <w:marRight w:val="0"/>
          <w:marTop w:val="0"/>
          <w:marBottom w:val="0"/>
          <w:divBdr>
            <w:top w:val="none" w:sz="0" w:space="0" w:color="auto"/>
            <w:left w:val="none" w:sz="0" w:space="0" w:color="auto"/>
            <w:bottom w:val="none" w:sz="0" w:space="0" w:color="auto"/>
            <w:right w:val="none" w:sz="0" w:space="0" w:color="auto"/>
          </w:divBdr>
        </w:div>
        <w:div w:id="248151995">
          <w:marLeft w:val="480"/>
          <w:marRight w:val="0"/>
          <w:marTop w:val="0"/>
          <w:marBottom w:val="0"/>
          <w:divBdr>
            <w:top w:val="none" w:sz="0" w:space="0" w:color="auto"/>
            <w:left w:val="none" w:sz="0" w:space="0" w:color="auto"/>
            <w:bottom w:val="none" w:sz="0" w:space="0" w:color="auto"/>
            <w:right w:val="none" w:sz="0" w:space="0" w:color="auto"/>
          </w:divBdr>
        </w:div>
        <w:div w:id="1485589015">
          <w:marLeft w:val="480"/>
          <w:marRight w:val="0"/>
          <w:marTop w:val="0"/>
          <w:marBottom w:val="0"/>
          <w:divBdr>
            <w:top w:val="none" w:sz="0" w:space="0" w:color="auto"/>
            <w:left w:val="none" w:sz="0" w:space="0" w:color="auto"/>
            <w:bottom w:val="none" w:sz="0" w:space="0" w:color="auto"/>
            <w:right w:val="none" w:sz="0" w:space="0" w:color="auto"/>
          </w:divBdr>
        </w:div>
        <w:div w:id="1638024993">
          <w:marLeft w:val="480"/>
          <w:marRight w:val="0"/>
          <w:marTop w:val="0"/>
          <w:marBottom w:val="0"/>
          <w:divBdr>
            <w:top w:val="none" w:sz="0" w:space="0" w:color="auto"/>
            <w:left w:val="none" w:sz="0" w:space="0" w:color="auto"/>
            <w:bottom w:val="none" w:sz="0" w:space="0" w:color="auto"/>
            <w:right w:val="none" w:sz="0" w:space="0" w:color="auto"/>
          </w:divBdr>
        </w:div>
        <w:div w:id="1340306991">
          <w:marLeft w:val="480"/>
          <w:marRight w:val="0"/>
          <w:marTop w:val="0"/>
          <w:marBottom w:val="0"/>
          <w:divBdr>
            <w:top w:val="none" w:sz="0" w:space="0" w:color="auto"/>
            <w:left w:val="none" w:sz="0" w:space="0" w:color="auto"/>
            <w:bottom w:val="none" w:sz="0" w:space="0" w:color="auto"/>
            <w:right w:val="none" w:sz="0" w:space="0" w:color="auto"/>
          </w:divBdr>
        </w:div>
        <w:div w:id="91975034">
          <w:marLeft w:val="480"/>
          <w:marRight w:val="0"/>
          <w:marTop w:val="0"/>
          <w:marBottom w:val="0"/>
          <w:divBdr>
            <w:top w:val="none" w:sz="0" w:space="0" w:color="auto"/>
            <w:left w:val="none" w:sz="0" w:space="0" w:color="auto"/>
            <w:bottom w:val="none" w:sz="0" w:space="0" w:color="auto"/>
            <w:right w:val="none" w:sz="0" w:space="0" w:color="auto"/>
          </w:divBdr>
        </w:div>
        <w:div w:id="244656720">
          <w:marLeft w:val="480"/>
          <w:marRight w:val="0"/>
          <w:marTop w:val="0"/>
          <w:marBottom w:val="0"/>
          <w:divBdr>
            <w:top w:val="none" w:sz="0" w:space="0" w:color="auto"/>
            <w:left w:val="none" w:sz="0" w:space="0" w:color="auto"/>
            <w:bottom w:val="none" w:sz="0" w:space="0" w:color="auto"/>
            <w:right w:val="none" w:sz="0" w:space="0" w:color="auto"/>
          </w:divBdr>
        </w:div>
        <w:div w:id="1175654425">
          <w:marLeft w:val="480"/>
          <w:marRight w:val="0"/>
          <w:marTop w:val="0"/>
          <w:marBottom w:val="0"/>
          <w:divBdr>
            <w:top w:val="none" w:sz="0" w:space="0" w:color="auto"/>
            <w:left w:val="none" w:sz="0" w:space="0" w:color="auto"/>
            <w:bottom w:val="none" w:sz="0" w:space="0" w:color="auto"/>
            <w:right w:val="none" w:sz="0" w:space="0" w:color="auto"/>
          </w:divBdr>
        </w:div>
        <w:div w:id="396518333">
          <w:marLeft w:val="480"/>
          <w:marRight w:val="0"/>
          <w:marTop w:val="0"/>
          <w:marBottom w:val="0"/>
          <w:divBdr>
            <w:top w:val="none" w:sz="0" w:space="0" w:color="auto"/>
            <w:left w:val="none" w:sz="0" w:space="0" w:color="auto"/>
            <w:bottom w:val="none" w:sz="0" w:space="0" w:color="auto"/>
            <w:right w:val="none" w:sz="0" w:space="0" w:color="auto"/>
          </w:divBdr>
        </w:div>
        <w:div w:id="2046366410">
          <w:marLeft w:val="480"/>
          <w:marRight w:val="0"/>
          <w:marTop w:val="0"/>
          <w:marBottom w:val="0"/>
          <w:divBdr>
            <w:top w:val="none" w:sz="0" w:space="0" w:color="auto"/>
            <w:left w:val="none" w:sz="0" w:space="0" w:color="auto"/>
            <w:bottom w:val="none" w:sz="0" w:space="0" w:color="auto"/>
            <w:right w:val="none" w:sz="0" w:space="0" w:color="auto"/>
          </w:divBdr>
        </w:div>
        <w:div w:id="1710448314">
          <w:marLeft w:val="480"/>
          <w:marRight w:val="0"/>
          <w:marTop w:val="0"/>
          <w:marBottom w:val="0"/>
          <w:divBdr>
            <w:top w:val="none" w:sz="0" w:space="0" w:color="auto"/>
            <w:left w:val="none" w:sz="0" w:space="0" w:color="auto"/>
            <w:bottom w:val="none" w:sz="0" w:space="0" w:color="auto"/>
            <w:right w:val="none" w:sz="0" w:space="0" w:color="auto"/>
          </w:divBdr>
        </w:div>
        <w:div w:id="539514607">
          <w:marLeft w:val="480"/>
          <w:marRight w:val="0"/>
          <w:marTop w:val="0"/>
          <w:marBottom w:val="0"/>
          <w:divBdr>
            <w:top w:val="none" w:sz="0" w:space="0" w:color="auto"/>
            <w:left w:val="none" w:sz="0" w:space="0" w:color="auto"/>
            <w:bottom w:val="none" w:sz="0" w:space="0" w:color="auto"/>
            <w:right w:val="none" w:sz="0" w:space="0" w:color="auto"/>
          </w:divBdr>
        </w:div>
        <w:div w:id="822047518">
          <w:marLeft w:val="480"/>
          <w:marRight w:val="0"/>
          <w:marTop w:val="0"/>
          <w:marBottom w:val="0"/>
          <w:divBdr>
            <w:top w:val="none" w:sz="0" w:space="0" w:color="auto"/>
            <w:left w:val="none" w:sz="0" w:space="0" w:color="auto"/>
            <w:bottom w:val="none" w:sz="0" w:space="0" w:color="auto"/>
            <w:right w:val="none" w:sz="0" w:space="0" w:color="auto"/>
          </w:divBdr>
        </w:div>
        <w:div w:id="1722709308">
          <w:marLeft w:val="480"/>
          <w:marRight w:val="0"/>
          <w:marTop w:val="0"/>
          <w:marBottom w:val="0"/>
          <w:divBdr>
            <w:top w:val="none" w:sz="0" w:space="0" w:color="auto"/>
            <w:left w:val="none" w:sz="0" w:space="0" w:color="auto"/>
            <w:bottom w:val="none" w:sz="0" w:space="0" w:color="auto"/>
            <w:right w:val="none" w:sz="0" w:space="0" w:color="auto"/>
          </w:divBdr>
        </w:div>
        <w:div w:id="443154600">
          <w:marLeft w:val="480"/>
          <w:marRight w:val="0"/>
          <w:marTop w:val="0"/>
          <w:marBottom w:val="0"/>
          <w:divBdr>
            <w:top w:val="none" w:sz="0" w:space="0" w:color="auto"/>
            <w:left w:val="none" w:sz="0" w:space="0" w:color="auto"/>
            <w:bottom w:val="none" w:sz="0" w:space="0" w:color="auto"/>
            <w:right w:val="none" w:sz="0" w:space="0" w:color="auto"/>
          </w:divBdr>
        </w:div>
        <w:div w:id="1016158547">
          <w:marLeft w:val="480"/>
          <w:marRight w:val="0"/>
          <w:marTop w:val="0"/>
          <w:marBottom w:val="0"/>
          <w:divBdr>
            <w:top w:val="none" w:sz="0" w:space="0" w:color="auto"/>
            <w:left w:val="none" w:sz="0" w:space="0" w:color="auto"/>
            <w:bottom w:val="none" w:sz="0" w:space="0" w:color="auto"/>
            <w:right w:val="none" w:sz="0" w:space="0" w:color="auto"/>
          </w:divBdr>
        </w:div>
        <w:div w:id="1595091812">
          <w:marLeft w:val="480"/>
          <w:marRight w:val="0"/>
          <w:marTop w:val="0"/>
          <w:marBottom w:val="0"/>
          <w:divBdr>
            <w:top w:val="none" w:sz="0" w:space="0" w:color="auto"/>
            <w:left w:val="none" w:sz="0" w:space="0" w:color="auto"/>
            <w:bottom w:val="none" w:sz="0" w:space="0" w:color="auto"/>
            <w:right w:val="none" w:sz="0" w:space="0" w:color="auto"/>
          </w:divBdr>
        </w:div>
        <w:div w:id="1115831700">
          <w:marLeft w:val="480"/>
          <w:marRight w:val="0"/>
          <w:marTop w:val="0"/>
          <w:marBottom w:val="0"/>
          <w:divBdr>
            <w:top w:val="none" w:sz="0" w:space="0" w:color="auto"/>
            <w:left w:val="none" w:sz="0" w:space="0" w:color="auto"/>
            <w:bottom w:val="none" w:sz="0" w:space="0" w:color="auto"/>
            <w:right w:val="none" w:sz="0" w:space="0" w:color="auto"/>
          </w:divBdr>
        </w:div>
        <w:div w:id="2140681531">
          <w:marLeft w:val="480"/>
          <w:marRight w:val="0"/>
          <w:marTop w:val="0"/>
          <w:marBottom w:val="0"/>
          <w:divBdr>
            <w:top w:val="none" w:sz="0" w:space="0" w:color="auto"/>
            <w:left w:val="none" w:sz="0" w:space="0" w:color="auto"/>
            <w:bottom w:val="none" w:sz="0" w:space="0" w:color="auto"/>
            <w:right w:val="none" w:sz="0" w:space="0" w:color="auto"/>
          </w:divBdr>
        </w:div>
        <w:div w:id="618953574">
          <w:marLeft w:val="480"/>
          <w:marRight w:val="0"/>
          <w:marTop w:val="0"/>
          <w:marBottom w:val="0"/>
          <w:divBdr>
            <w:top w:val="none" w:sz="0" w:space="0" w:color="auto"/>
            <w:left w:val="none" w:sz="0" w:space="0" w:color="auto"/>
            <w:bottom w:val="none" w:sz="0" w:space="0" w:color="auto"/>
            <w:right w:val="none" w:sz="0" w:space="0" w:color="auto"/>
          </w:divBdr>
        </w:div>
        <w:div w:id="914634213">
          <w:marLeft w:val="480"/>
          <w:marRight w:val="0"/>
          <w:marTop w:val="0"/>
          <w:marBottom w:val="0"/>
          <w:divBdr>
            <w:top w:val="none" w:sz="0" w:space="0" w:color="auto"/>
            <w:left w:val="none" w:sz="0" w:space="0" w:color="auto"/>
            <w:bottom w:val="none" w:sz="0" w:space="0" w:color="auto"/>
            <w:right w:val="none" w:sz="0" w:space="0" w:color="auto"/>
          </w:divBdr>
        </w:div>
        <w:div w:id="975257082">
          <w:marLeft w:val="480"/>
          <w:marRight w:val="0"/>
          <w:marTop w:val="0"/>
          <w:marBottom w:val="0"/>
          <w:divBdr>
            <w:top w:val="none" w:sz="0" w:space="0" w:color="auto"/>
            <w:left w:val="none" w:sz="0" w:space="0" w:color="auto"/>
            <w:bottom w:val="none" w:sz="0" w:space="0" w:color="auto"/>
            <w:right w:val="none" w:sz="0" w:space="0" w:color="auto"/>
          </w:divBdr>
        </w:div>
        <w:div w:id="689992479">
          <w:marLeft w:val="480"/>
          <w:marRight w:val="0"/>
          <w:marTop w:val="0"/>
          <w:marBottom w:val="0"/>
          <w:divBdr>
            <w:top w:val="none" w:sz="0" w:space="0" w:color="auto"/>
            <w:left w:val="none" w:sz="0" w:space="0" w:color="auto"/>
            <w:bottom w:val="none" w:sz="0" w:space="0" w:color="auto"/>
            <w:right w:val="none" w:sz="0" w:space="0" w:color="auto"/>
          </w:divBdr>
        </w:div>
        <w:div w:id="225606685">
          <w:marLeft w:val="480"/>
          <w:marRight w:val="0"/>
          <w:marTop w:val="0"/>
          <w:marBottom w:val="0"/>
          <w:divBdr>
            <w:top w:val="none" w:sz="0" w:space="0" w:color="auto"/>
            <w:left w:val="none" w:sz="0" w:space="0" w:color="auto"/>
            <w:bottom w:val="none" w:sz="0" w:space="0" w:color="auto"/>
            <w:right w:val="none" w:sz="0" w:space="0" w:color="auto"/>
          </w:divBdr>
        </w:div>
        <w:div w:id="531184572">
          <w:marLeft w:val="480"/>
          <w:marRight w:val="0"/>
          <w:marTop w:val="0"/>
          <w:marBottom w:val="0"/>
          <w:divBdr>
            <w:top w:val="none" w:sz="0" w:space="0" w:color="auto"/>
            <w:left w:val="none" w:sz="0" w:space="0" w:color="auto"/>
            <w:bottom w:val="none" w:sz="0" w:space="0" w:color="auto"/>
            <w:right w:val="none" w:sz="0" w:space="0" w:color="auto"/>
          </w:divBdr>
        </w:div>
        <w:div w:id="672412890">
          <w:marLeft w:val="480"/>
          <w:marRight w:val="0"/>
          <w:marTop w:val="0"/>
          <w:marBottom w:val="0"/>
          <w:divBdr>
            <w:top w:val="none" w:sz="0" w:space="0" w:color="auto"/>
            <w:left w:val="none" w:sz="0" w:space="0" w:color="auto"/>
            <w:bottom w:val="none" w:sz="0" w:space="0" w:color="auto"/>
            <w:right w:val="none" w:sz="0" w:space="0" w:color="auto"/>
          </w:divBdr>
        </w:div>
        <w:div w:id="686103939">
          <w:marLeft w:val="480"/>
          <w:marRight w:val="0"/>
          <w:marTop w:val="0"/>
          <w:marBottom w:val="0"/>
          <w:divBdr>
            <w:top w:val="none" w:sz="0" w:space="0" w:color="auto"/>
            <w:left w:val="none" w:sz="0" w:space="0" w:color="auto"/>
            <w:bottom w:val="none" w:sz="0" w:space="0" w:color="auto"/>
            <w:right w:val="none" w:sz="0" w:space="0" w:color="auto"/>
          </w:divBdr>
        </w:div>
        <w:div w:id="1056047780">
          <w:marLeft w:val="480"/>
          <w:marRight w:val="0"/>
          <w:marTop w:val="0"/>
          <w:marBottom w:val="0"/>
          <w:divBdr>
            <w:top w:val="none" w:sz="0" w:space="0" w:color="auto"/>
            <w:left w:val="none" w:sz="0" w:space="0" w:color="auto"/>
            <w:bottom w:val="none" w:sz="0" w:space="0" w:color="auto"/>
            <w:right w:val="none" w:sz="0" w:space="0" w:color="auto"/>
          </w:divBdr>
        </w:div>
        <w:div w:id="1278295814">
          <w:marLeft w:val="480"/>
          <w:marRight w:val="0"/>
          <w:marTop w:val="0"/>
          <w:marBottom w:val="0"/>
          <w:divBdr>
            <w:top w:val="none" w:sz="0" w:space="0" w:color="auto"/>
            <w:left w:val="none" w:sz="0" w:space="0" w:color="auto"/>
            <w:bottom w:val="none" w:sz="0" w:space="0" w:color="auto"/>
            <w:right w:val="none" w:sz="0" w:space="0" w:color="auto"/>
          </w:divBdr>
        </w:div>
      </w:divsChild>
    </w:div>
    <w:div w:id="1727757521">
      <w:bodyDiv w:val="1"/>
      <w:marLeft w:val="0"/>
      <w:marRight w:val="0"/>
      <w:marTop w:val="0"/>
      <w:marBottom w:val="0"/>
      <w:divBdr>
        <w:top w:val="none" w:sz="0" w:space="0" w:color="auto"/>
        <w:left w:val="none" w:sz="0" w:space="0" w:color="auto"/>
        <w:bottom w:val="none" w:sz="0" w:space="0" w:color="auto"/>
        <w:right w:val="none" w:sz="0" w:space="0" w:color="auto"/>
      </w:divBdr>
      <w:divsChild>
        <w:div w:id="9109696">
          <w:marLeft w:val="480"/>
          <w:marRight w:val="0"/>
          <w:marTop w:val="0"/>
          <w:marBottom w:val="0"/>
          <w:divBdr>
            <w:top w:val="none" w:sz="0" w:space="0" w:color="auto"/>
            <w:left w:val="none" w:sz="0" w:space="0" w:color="auto"/>
            <w:bottom w:val="none" w:sz="0" w:space="0" w:color="auto"/>
            <w:right w:val="none" w:sz="0" w:space="0" w:color="auto"/>
          </w:divBdr>
        </w:div>
        <w:div w:id="19016641">
          <w:marLeft w:val="480"/>
          <w:marRight w:val="0"/>
          <w:marTop w:val="0"/>
          <w:marBottom w:val="0"/>
          <w:divBdr>
            <w:top w:val="none" w:sz="0" w:space="0" w:color="auto"/>
            <w:left w:val="none" w:sz="0" w:space="0" w:color="auto"/>
            <w:bottom w:val="none" w:sz="0" w:space="0" w:color="auto"/>
            <w:right w:val="none" w:sz="0" w:space="0" w:color="auto"/>
          </w:divBdr>
        </w:div>
        <w:div w:id="34888627">
          <w:marLeft w:val="480"/>
          <w:marRight w:val="0"/>
          <w:marTop w:val="0"/>
          <w:marBottom w:val="0"/>
          <w:divBdr>
            <w:top w:val="none" w:sz="0" w:space="0" w:color="auto"/>
            <w:left w:val="none" w:sz="0" w:space="0" w:color="auto"/>
            <w:bottom w:val="none" w:sz="0" w:space="0" w:color="auto"/>
            <w:right w:val="none" w:sz="0" w:space="0" w:color="auto"/>
          </w:divBdr>
        </w:div>
        <w:div w:id="37897490">
          <w:marLeft w:val="480"/>
          <w:marRight w:val="0"/>
          <w:marTop w:val="0"/>
          <w:marBottom w:val="0"/>
          <w:divBdr>
            <w:top w:val="none" w:sz="0" w:space="0" w:color="auto"/>
            <w:left w:val="none" w:sz="0" w:space="0" w:color="auto"/>
            <w:bottom w:val="none" w:sz="0" w:space="0" w:color="auto"/>
            <w:right w:val="none" w:sz="0" w:space="0" w:color="auto"/>
          </w:divBdr>
        </w:div>
        <w:div w:id="125633044">
          <w:marLeft w:val="480"/>
          <w:marRight w:val="0"/>
          <w:marTop w:val="0"/>
          <w:marBottom w:val="0"/>
          <w:divBdr>
            <w:top w:val="none" w:sz="0" w:space="0" w:color="auto"/>
            <w:left w:val="none" w:sz="0" w:space="0" w:color="auto"/>
            <w:bottom w:val="none" w:sz="0" w:space="0" w:color="auto"/>
            <w:right w:val="none" w:sz="0" w:space="0" w:color="auto"/>
          </w:divBdr>
        </w:div>
        <w:div w:id="145123484">
          <w:marLeft w:val="480"/>
          <w:marRight w:val="0"/>
          <w:marTop w:val="0"/>
          <w:marBottom w:val="0"/>
          <w:divBdr>
            <w:top w:val="none" w:sz="0" w:space="0" w:color="auto"/>
            <w:left w:val="none" w:sz="0" w:space="0" w:color="auto"/>
            <w:bottom w:val="none" w:sz="0" w:space="0" w:color="auto"/>
            <w:right w:val="none" w:sz="0" w:space="0" w:color="auto"/>
          </w:divBdr>
        </w:div>
        <w:div w:id="189686969">
          <w:marLeft w:val="480"/>
          <w:marRight w:val="0"/>
          <w:marTop w:val="0"/>
          <w:marBottom w:val="0"/>
          <w:divBdr>
            <w:top w:val="none" w:sz="0" w:space="0" w:color="auto"/>
            <w:left w:val="none" w:sz="0" w:space="0" w:color="auto"/>
            <w:bottom w:val="none" w:sz="0" w:space="0" w:color="auto"/>
            <w:right w:val="none" w:sz="0" w:space="0" w:color="auto"/>
          </w:divBdr>
        </w:div>
        <w:div w:id="236676038">
          <w:marLeft w:val="480"/>
          <w:marRight w:val="0"/>
          <w:marTop w:val="0"/>
          <w:marBottom w:val="0"/>
          <w:divBdr>
            <w:top w:val="none" w:sz="0" w:space="0" w:color="auto"/>
            <w:left w:val="none" w:sz="0" w:space="0" w:color="auto"/>
            <w:bottom w:val="none" w:sz="0" w:space="0" w:color="auto"/>
            <w:right w:val="none" w:sz="0" w:space="0" w:color="auto"/>
          </w:divBdr>
        </w:div>
        <w:div w:id="277835197">
          <w:marLeft w:val="480"/>
          <w:marRight w:val="0"/>
          <w:marTop w:val="0"/>
          <w:marBottom w:val="0"/>
          <w:divBdr>
            <w:top w:val="none" w:sz="0" w:space="0" w:color="auto"/>
            <w:left w:val="none" w:sz="0" w:space="0" w:color="auto"/>
            <w:bottom w:val="none" w:sz="0" w:space="0" w:color="auto"/>
            <w:right w:val="none" w:sz="0" w:space="0" w:color="auto"/>
          </w:divBdr>
        </w:div>
        <w:div w:id="291982275">
          <w:marLeft w:val="480"/>
          <w:marRight w:val="0"/>
          <w:marTop w:val="0"/>
          <w:marBottom w:val="0"/>
          <w:divBdr>
            <w:top w:val="none" w:sz="0" w:space="0" w:color="auto"/>
            <w:left w:val="none" w:sz="0" w:space="0" w:color="auto"/>
            <w:bottom w:val="none" w:sz="0" w:space="0" w:color="auto"/>
            <w:right w:val="none" w:sz="0" w:space="0" w:color="auto"/>
          </w:divBdr>
        </w:div>
        <w:div w:id="314912991">
          <w:marLeft w:val="480"/>
          <w:marRight w:val="0"/>
          <w:marTop w:val="0"/>
          <w:marBottom w:val="0"/>
          <w:divBdr>
            <w:top w:val="none" w:sz="0" w:space="0" w:color="auto"/>
            <w:left w:val="none" w:sz="0" w:space="0" w:color="auto"/>
            <w:bottom w:val="none" w:sz="0" w:space="0" w:color="auto"/>
            <w:right w:val="none" w:sz="0" w:space="0" w:color="auto"/>
          </w:divBdr>
        </w:div>
        <w:div w:id="366874047">
          <w:marLeft w:val="480"/>
          <w:marRight w:val="0"/>
          <w:marTop w:val="0"/>
          <w:marBottom w:val="0"/>
          <w:divBdr>
            <w:top w:val="none" w:sz="0" w:space="0" w:color="auto"/>
            <w:left w:val="none" w:sz="0" w:space="0" w:color="auto"/>
            <w:bottom w:val="none" w:sz="0" w:space="0" w:color="auto"/>
            <w:right w:val="none" w:sz="0" w:space="0" w:color="auto"/>
          </w:divBdr>
        </w:div>
        <w:div w:id="475150867">
          <w:marLeft w:val="480"/>
          <w:marRight w:val="0"/>
          <w:marTop w:val="0"/>
          <w:marBottom w:val="0"/>
          <w:divBdr>
            <w:top w:val="none" w:sz="0" w:space="0" w:color="auto"/>
            <w:left w:val="none" w:sz="0" w:space="0" w:color="auto"/>
            <w:bottom w:val="none" w:sz="0" w:space="0" w:color="auto"/>
            <w:right w:val="none" w:sz="0" w:space="0" w:color="auto"/>
          </w:divBdr>
        </w:div>
        <w:div w:id="530265805">
          <w:marLeft w:val="480"/>
          <w:marRight w:val="0"/>
          <w:marTop w:val="0"/>
          <w:marBottom w:val="0"/>
          <w:divBdr>
            <w:top w:val="none" w:sz="0" w:space="0" w:color="auto"/>
            <w:left w:val="none" w:sz="0" w:space="0" w:color="auto"/>
            <w:bottom w:val="none" w:sz="0" w:space="0" w:color="auto"/>
            <w:right w:val="none" w:sz="0" w:space="0" w:color="auto"/>
          </w:divBdr>
        </w:div>
        <w:div w:id="566184850">
          <w:marLeft w:val="480"/>
          <w:marRight w:val="0"/>
          <w:marTop w:val="0"/>
          <w:marBottom w:val="0"/>
          <w:divBdr>
            <w:top w:val="none" w:sz="0" w:space="0" w:color="auto"/>
            <w:left w:val="none" w:sz="0" w:space="0" w:color="auto"/>
            <w:bottom w:val="none" w:sz="0" w:space="0" w:color="auto"/>
            <w:right w:val="none" w:sz="0" w:space="0" w:color="auto"/>
          </w:divBdr>
        </w:div>
        <w:div w:id="579601003">
          <w:marLeft w:val="480"/>
          <w:marRight w:val="0"/>
          <w:marTop w:val="0"/>
          <w:marBottom w:val="0"/>
          <w:divBdr>
            <w:top w:val="none" w:sz="0" w:space="0" w:color="auto"/>
            <w:left w:val="none" w:sz="0" w:space="0" w:color="auto"/>
            <w:bottom w:val="none" w:sz="0" w:space="0" w:color="auto"/>
            <w:right w:val="none" w:sz="0" w:space="0" w:color="auto"/>
          </w:divBdr>
        </w:div>
        <w:div w:id="585576491">
          <w:marLeft w:val="480"/>
          <w:marRight w:val="0"/>
          <w:marTop w:val="0"/>
          <w:marBottom w:val="0"/>
          <w:divBdr>
            <w:top w:val="none" w:sz="0" w:space="0" w:color="auto"/>
            <w:left w:val="none" w:sz="0" w:space="0" w:color="auto"/>
            <w:bottom w:val="none" w:sz="0" w:space="0" w:color="auto"/>
            <w:right w:val="none" w:sz="0" w:space="0" w:color="auto"/>
          </w:divBdr>
        </w:div>
        <w:div w:id="611286781">
          <w:marLeft w:val="480"/>
          <w:marRight w:val="0"/>
          <w:marTop w:val="0"/>
          <w:marBottom w:val="0"/>
          <w:divBdr>
            <w:top w:val="none" w:sz="0" w:space="0" w:color="auto"/>
            <w:left w:val="none" w:sz="0" w:space="0" w:color="auto"/>
            <w:bottom w:val="none" w:sz="0" w:space="0" w:color="auto"/>
            <w:right w:val="none" w:sz="0" w:space="0" w:color="auto"/>
          </w:divBdr>
        </w:div>
        <w:div w:id="659163119">
          <w:marLeft w:val="480"/>
          <w:marRight w:val="0"/>
          <w:marTop w:val="0"/>
          <w:marBottom w:val="0"/>
          <w:divBdr>
            <w:top w:val="none" w:sz="0" w:space="0" w:color="auto"/>
            <w:left w:val="none" w:sz="0" w:space="0" w:color="auto"/>
            <w:bottom w:val="none" w:sz="0" w:space="0" w:color="auto"/>
            <w:right w:val="none" w:sz="0" w:space="0" w:color="auto"/>
          </w:divBdr>
        </w:div>
        <w:div w:id="677192283">
          <w:marLeft w:val="480"/>
          <w:marRight w:val="0"/>
          <w:marTop w:val="0"/>
          <w:marBottom w:val="0"/>
          <w:divBdr>
            <w:top w:val="none" w:sz="0" w:space="0" w:color="auto"/>
            <w:left w:val="none" w:sz="0" w:space="0" w:color="auto"/>
            <w:bottom w:val="none" w:sz="0" w:space="0" w:color="auto"/>
            <w:right w:val="none" w:sz="0" w:space="0" w:color="auto"/>
          </w:divBdr>
        </w:div>
        <w:div w:id="696658378">
          <w:marLeft w:val="480"/>
          <w:marRight w:val="0"/>
          <w:marTop w:val="0"/>
          <w:marBottom w:val="0"/>
          <w:divBdr>
            <w:top w:val="none" w:sz="0" w:space="0" w:color="auto"/>
            <w:left w:val="none" w:sz="0" w:space="0" w:color="auto"/>
            <w:bottom w:val="none" w:sz="0" w:space="0" w:color="auto"/>
            <w:right w:val="none" w:sz="0" w:space="0" w:color="auto"/>
          </w:divBdr>
        </w:div>
        <w:div w:id="734083582">
          <w:marLeft w:val="480"/>
          <w:marRight w:val="0"/>
          <w:marTop w:val="0"/>
          <w:marBottom w:val="0"/>
          <w:divBdr>
            <w:top w:val="none" w:sz="0" w:space="0" w:color="auto"/>
            <w:left w:val="none" w:sz="0" w:space="0" w:color="auto"/>
            <w:bottom w:val="none" w:sz="0" w:space="0" w:color="auto"/>
            <w:right w:val="none" w:sz="0" w:space="0" w:color="auto"/>
          </w:divBdr>
        </w:div>
        <w:div w:id="761728458">
          <w:marLeft w:val="480"/>
          <w:marRight w:val="0"/>
          <w:marTop w:val="0"/>
          <w:marBottom w:val="0"/>
          <w:divBdr>
            <w:top w:val="none" w:sz="0" w:space="0" w:color="auto"/>
            <w:left w:val="none" w:sz="0" w:space="0" w:color="auto"/>
            <w:bottom w:val="none" w:sz="0" w:space="0" w:color="auto"/>
            <w:right w:val="none" w:sz="0" w:space="0" w:color="auto"/>
          </w:divBdr>
        </w:div>
        <w:div w:id="789055111">
          <w:marLeft w:val="480"/>
          <w:marRight w:val="0"/>
          <w:marTop w:val="0"/>
          <w:marBottom w:val="0"/>
          <w:divBdr>
            <w:top w:val="none" w:sz="0" w:space="0" w:color="auto"/>
            <w:left w:val="none" w:sz="0" w:space="0" w:color="auto"/>
            <w:bottom w:val="none" w:sz="0" w:space="0" w:color="auto"/>
            <w:right w:val="none" w:sz="0" w:space="0" w:color="auto"/>
          </w:divBdr>
        </w:div>
        <w:div w:id="791629245">
          <w:marLeft w:val="480"/>
          <w:marRight w:val="0"/>
          <w:marTop w:val="0"/>
          <w:marBottom w:val="0"/>
          <w:divBdr>
            <w:top w:val="none" w:sz="0" w:space="0" w:color="auto"/>
            <w:left w:val="none" w:sz="0" w:space="0" w:color="auto"/>
            <w:bottom w:val="none" w:sz="0" w:space="0" w:color="auto"/>
            <w:right w:val="none" w:sz="0" w:space="0" w:color="auto"/>
          </w:divBdr>
        </w:div>
        <w:div w:id="794518653">
          <w:marLeft w:val="480"/>
          <w:marRight w:val="0"/>
          <w:marTop w:val="0"/>
          <w:marBottom w:val="0"/>
          <w:divBdr>
            <w:top w:val="none" w:sz="0" w:space="0" w:color="auto"/>
            <w:left w:val="none" w:sz="0" w:space="0" w:color="auto"/>
            <w:bottom w:val="none" w:sz="0" w:space="0" w:color="auto"/>
            <w:right w:val="none" w:sz="0" w:space="0" w:color="auto"/>
          </w:divBdr>
        </w:div>
        <w:div w:id="805850714">
          <w:marLeft w:val="480"/>
          <w:marRight w:val="0"/>
          <w:marTop w:val="0"/>
          <w:marBottom w:val="0"/>
          <w:divBdr>
            <w:top w:val="none" w:sz="0" w:space="0" w:color="auto"/>
            <w:left w:val="none" w:sz="0" w:space="0" w:color="auto"/>
            <w:bottom w:val="none" w:sz="0" w:space="0" w:color="auto"/>
            <w:right w:val="none" w:sz="0" w:space="0" w:color="auto"/>
          </w:divBdr>
        </w:div>
        <w:div w:id="827478366">
          <w:marLeft w:val="480"/>
          <w:marRight w:val="0"/>
          <w:marTop w:val="0"/>
          <w:marBottom w:val="0"/>
          <w:divBdr>
            <w:top w:val="none" w:sz="0" w:space="0" w:color="auto"/>
            <w:left w:val="none" w:sz="0" w:space="0" w:color="auto"/>
            <w:bottom w:val="none" w:sz="0" w:space="0" w:color="auto"/>
            <w:right w:val="none" w:sz="0" w:space="0" w:color="auto"/>
          </w:divBdr>
        </w:div>
        <w:div w:id="857814335">
          <w:marLeft w:val="480"/>
          <w:marRight w:val="0"/>
          <w:marTop w:val="0"/>
          <w:marBottom w:val="0"/>
          <w:divBdr>
            <w:top w:val="none" w:sz="0" w:space="0" w:color="auto"/>
            <w:left w:val="none" w:sz="0" w:space="0" w:color="auto"/>
            <w:bottom w:val="none" w:sz="0" w:space="0" w:color="auto"/>
            <w:right w:val="none" w:sz="0" w:space="0" w:color="auto"/>
          </w:divBdr>
        </w:div>
        <w:div w:id="894699257">
          <w:marLeft w:val="480"/>
          <w:marRight w:val="0"/>
          <w:marTop w:val="0"/>
          <w:marBottom w:val="0"/>
          <w:divBdr>
            <w:top w:val="none" w:sz="0" w:space="0" w:color="auto"/>
            <w:left w:val="none" w:sz="0" w:space="0" w:color="auto"/>
            <w:bottom w:val="none" w:sz="0" w:space="0" w:color="auto"/>
            <w:right w:val="none" w:sz="0" w:space="0" w:color="auto"/>
          </w:divBdr>
        </w:div>
        <w:div w:id="896553570">
          <w:marLeft w:val="480"/>
          <w:marRight w:val="0"/>
          <w:marTop w:val="0"/>
          <w:marBottom w:val="0"/>
          <w:divBdr>
            <w:top w:val="none" w:sz="0" w:space="0" w:color="auto"/>
            <w:left w:val="none" w:sz="0" w:space="0" w:color="auto"/>
            <w:bottom w:val="none" w:sz="0" w:space="0" w:color="auto"/>
            <w:right w:val="none" w:sz="0" w:space="0" w:color="auto"/>
          </w:divBdr>
        </w:div>
        <w:div w:id="924530449">
          <w:marLeft w:val="480"/>
          <w:marRight w:val="0"/>
          <w:marTop w:val="0"/>
          <w:marBottom w:val="0"/>
          <w:divBdr>
            <w:top w:val="none" w:sz="0" w:space="0" w:color="auto"/>
            <w:left w:val="none" w:sz="0" w:space="0" w:color="auto"/>
            <w:bottom w:val="none" w:sz="0" w:space="0" w:color="auto"/>
            <w:right w:val="none" w:sz="0" w:space="0" w:color="auto"/>
          </w:divBdr>
        </w:div>
        <w:div w:id="933127515">
          <w:marLeft w:val="480"/>
          <w:marRight w:val="0"/>
          <w:marTop w:val="0"/>
          <w:marBottom w:val="0"/>
          <w:divBdr>
            <w:top w:val="none" w:sz="0" w:space="0" w:color="auto"/>
            <w:left w:val="none" w:sz="0" w:space="0" w:color="auto"/>
            <w:bottom w:val="none" w:sz="0" w:space="0" w:color="auto"/>
            <w:right w:val="none" w:sz="0" w:space="0" w:color="auto"/>
          </w:divBdr>
        </w:div>
        <w:div w:id="967933651">
          <w:marLeft w:val="480"/>
          <w:marRight w:val="0"/>
          <w:marTop w:val="0"/>
          <w:marBottom w:val="0"/>
          <w:divBdr>
            <w:top w:val="none" w:sz="0" w:space="0" w:color="auto"/>
            <w:left w:val="none" w:sz="0" w:space="0" w:color="auto"/>
            <w:bottom w:val="none" w:sz="0" w:space="0" w:color="auto"/>
            <w:right w:val="none" w:sz="0" w:space="0" w:color="auto"/>
          </w:divBdr>
        </w:div>
        <w:div w:id="999963777">
          <w:marLeft w:val="480"/>
          <w:marRight w:val="0"/>
          <w:marTop w:val="0"/>
          <w:marBottom w:val="0"/>
          <w:divBdr>
            <w:top w:val="none" w:sz="0" w:space="0" w:color="auto"/>
            <w:left w:val="none" w:sz="0" w:space="0" w:color="auto"/>
            <w:bottom w:val="none" w:sz="0" w:space="0" w:color="auto"/>
            <w:right w:val="none" w:sz="0" w:space="0" w:color="auto"/>
          </w:divBdr>
        </w:div>
        <w:div w:id="1027684472">
          <w:marLeft w:val="480"/>
          <w:marRight w:val="0"/>
          <w:marTop w:val="0"/>
          <w:marBottom w:val="0"/>
          <w:divBdr>
            <w:top w:val="none" w:sz="0" w:space="0" w:color="auto"/>
            <w:left w:val="none" w:sz="0" w:space="0" w:color="auto"/>
            <w:bottom w:val="none" w:sz="0" w:space="0" w:color="auto"/>
            <w:right w:val="none" w:sz="0" w:space="0" w:color="auto"/>
          </w:divBdr>
        </w:div>
        <w:div w:id="1101073799">
          <w:marLeft w:val="480"/>
          <w:marRight w:val="0"/>
          <w:marTop w:val="0"/>
          <w:marBottom w:val="0"/>
          <w:divBdr>
            <w:top w:val="none" w:sz="0" w:space="0" w:color="auto"/>
            <w:left w:val="none" w:sz="0" w:space="0" w:color="auto"/>
            <w:bottom w:val="none" w:sz="0" w:space="0" w:color="auto"/>
            <w:right w:val="none" w:sz="0" w:space="0" w:color="auto"/>
          </w:divBdr>
        </w:div>
        <w:div w:id="1119296988">
          <w:marLeft w:val="480"/>
          <w:marRight w:val="0"/>
          <w:marTop w:val="0"/>
          <w:marBottom w:val="0"/>
          <w:divBdr>
            <w:top w:val="none" w:sz="0" w:space="0" w:color="auto"/>
            <w:left w:val="none" w:sz="0" w:space="0" w:color="auto"/>
            <w:bottom w:val="none" w:sz="0" w:space="0" w:color="auto"/>
            <w:right w:val="none" w:sz="0" w:space="0" w:color="auto"/>
          </w:divBdr>
        </w:div>
        <w:div w:id="1174879323">
          <w:marLeft w:val="480"/>
          <w:marRight w:val="0"/>
          <w:marTop w:val="0"/>
          <w:marBottom w:val="0"/>
          <w:divBdr>
            <w:top w:val="none" w:sz="0" w:space="0" w:color="auto"/>
            <w:left w:val="none" w:sz="0" w:space="0" w:color="auto"/>
            <w:bottom w:val="none" w:sz="0" w:space="0" w:color="auto"/>
            <w:right w:val="none" w:sz="0" w:space="0" w:color="auto"/>
          </w:divBdr>
        </w:div>
        <w:div w:id="1185052051">
          <w:marLeft w:val="480"/>
          <w:marRight w:val="0"/>
          <w:marTop w:val="0"/>
          <w:marBottom w:val="0"/>
          <w:divBdr>
            <w:top w:val="none" w:sz="0" w:space="0" w:color="auto"/>
            <w:left w:val="none" w:sz="0" w:space="0" w:color="auto"/>
            <w:bottom w:val="none" w:sz="0" w:space="0" w:color="auto"/>
            <w:right w:val="none" w:sz="0" w:space="0" w:color="auto"/>
          </w:divBdr>
        </w:div>
        <w:div w:id="1252857168">
          <w:marLeft w:val="480"/>
          <w:marRight w:val="0"/>
          <w:marTop w:val="0"/>
          <w:marBottom w:val="0"/>
          <w:divBdr>
            <w:top w:val="none" w:sz="0" w:space="0" w:color="auto"/>
            <w:left w:val="none" w:sz="0" w:space="0" w:color="auto"/>
            <w:bottom w:val="none" w:sz="0" w:space="0" w:color="auto"/>
            <w:right w:val="none" w:sz="0" w:space="0" w:color="auto"/>
          </w:divBdr>
        </w:div>
        <w:div w:id="1262638385">
          <w:marLeft w:val="480"/>
          <w:marRight w:val="0"/>
          <w:marTop w:val="0"/>
          <w:marBottom w:val="0"/>
          <w:divBdr>
            <w:top w:val="none" w:sz="0" w:space="0" w:color="auto"/>
            <w:left w:val="none" w:sz="0" w:space="0" w:color="auto"/>
            <w:bottom w:val="none" w:sz="0" w:space="0" w:color="auto"/>
            <w:right w:val="none" w:sz="0" w:space="0" w:color="auto"/>
          </w:divBdr>
        </w:div>
        <w:div w:id="1292899472">
          <w:marLeft w:val="480"/>
          <w:marRight w:val="0"/>
          <w:marTop w:val="0"/>
          <w:marBottom w:val="0"/>
          <w:divBdr>
            <w:top w:val="none" w:sz="0" w:space="0" w:color="auto"/>
            <w:left w:val="none" w:sz="0" w:space="0" w:color="auto"/>
            <w:bottom w:val="none" w:sz="0" w:space="0" w:color="auto"/>
            <w:right w:val="none" w:sz="0" w:space="0" w:color="auto"/>
          </w:divBdr>
        </w:div>
        <w:div w:id="1308050083">
          <w:marLeft w:val="480"/>
          <w:marRight w:val="0"/>
          <w:marTop w:val="0"/>
          <w:marBottom w:val="0"/>
          <w:divBdr>
            <w:top w:val="none" w:sz="0" w:space="0" w:color="auto"/>
            <w:left w:val="none" w:sz="0" w:space="0" w:color="auto"/>
            <w:bottom w:val="none" w:sz="0" w:space="0" w:color="auto"/>
            <w:right w:val="none" w:sz="0" w:space="0" w:color="auto"/>
          </w:divBdr>
        </w:div>
        <w:div w:id="1358968612">
          <w:marLeft w:val="480"/>
          <w:marRight w:val="0"/>
          <w:marTop w:val="0"/>
          <w:marBottom w:val="0"/>
          <w:divBdr>
            <w:top w:val="none" w:sz="0" w:space="0" w:color="auto"/>
            <w:left w:val="none" w:sz="0" w:space="0" w:color="auto"/>
            <w:bottom w:val="none" w:sz="0" w:space="0" w:color="auto"/>
            <w:right w:val="none" w:sz="0" w:space="0" w:color="auto"/>
          </w:divBdr>
        </w:div>
        <w:div w:id="1396274135">
          <w:marLeft w:val="480"/>
          <w:marRight w:val="0"/>
          <w:marTop w:val="0"/>
          <w:marBottom w:val="0"/>
          <w:divBdr>
            <w:top w:val="none" w:sz="0" w:space="0" w:color="auto"/>
            <w:left w:val="none" w:sz="0" w:space="0" w:color="auto"/>
            <w:bottom w:val="none" w:sz="0" w:space="0" w:color="auto"/>
            <w:right w:val="none" w:sz="0" w:space="0" w:color="auto"/>
          </w:divBdr>
        </w:div>
        <w:div w:id="1440485171">
          <w:marLeft w:val="480"/>
          <w:marRight w:val="0"/>
          <w:marTop w:val="0"/>
          <w:marBottom w:val="0"/>
          <w:divBdr>
            <w:top w:val="none" w:sz="0" w:space="0" w:color="auto"/>
            <w:left w:val="none" w:sz="0" w:space="0" w:color="auto"/>
            <w:bottom w:val="none" w:sz="0" w:space="0" w:color="auto"/>
            <w:right w:val="none" w:sz="0" w:space="0" w:color="auto"/>
          </w:divBdr>
        </w:div>
        <w:div w:id="1440757855">
          <w:marLeft w:val="480"/>
          <w:marRight w:val="0"/>
          <w:marTop w:val="0"/>
          <w:marBottom w:val="0"/>
          <w:divBdr>
            <w:top w:val="none" w:sz="0" w:space="0" w:color="auto"/>
            <w:left w:val="none" w:sz="0" w:space="0" w:color="auto"/>
            <w:bottom w:val="none" w:sz="0" w:space="0" w:color="auto"/>
            <w:right w:val="none" w:sz="0" w:space="0" w:color="auto"/>
          </w:divBdr>
        </w:div>
        <w:div w:id="1502626294">
          <w:marLeft w:val="480"/>
          <w:marRight w:val="0"/>
          <w:marTop w:val="0"/>
          <w:marBottom w:val="0"/>
          <w:divBdr>
            <w:top w:val="none" w:sz="0" w:space="0" w:color="auto"/>
            <w:left w:val="none" w:sz="0" w:space="0" w:color="auto"/>
            <w:bottom w:val="none" w:sz="0" w:space="0" w:color="auto"/>
            <w:right w:val="none" w:sz="0" w:space="0" w:color="auto"/>
          </w:divBdr>
        </w:div>
        <w:div w:id="1531723730">
          <w:marLeft w:val="480"/>
          <w:marRight w:val="0"/>
          <w:marTop w:val="0"/>
          <w:marBottom w:val="0"/>
          <w:divBdr>
            <w:top w:val="none" w:sz="0" w:space="0" w:color="auto"/>
            <w:left w:val="none" w:sz="0" w:space="0" w:color="auto"/>
            <w:bottom w:val="none" w:sz="0" w:space="0" w:color="auto"/>
            <w:right w:val="none" w:sz="0" w:space="0" w:color="auto"/>
          </w:divBdr>
        </w:div>
        <w:div w:id="1543635353">
          <w:marLeft w:val="480"/>
          <w:marRight w:val="0"/>
          <w:marTop w:val="0"/>
          <w:marBottom w:val="0"/>
          <w:divBdr>
            <w:top w:val="none" w:sz="0" w:space="0" w:color="auto"/>
            <w:left w:val="none" w:sz="0" w:space="0" w:color="auto"/>
            <w:bottom w:val="none" w:sz="0" w:space="0" w:color="auto"/>
            <w:right w:val="none" w:sz="0" w:space="0" w:color="auto"/>
          </w:divBdr>
        </w:div>
        <w:div w:id="1604996758">
          <w:marLeft w:val="480"/>
          <w:marRight w:val="0"/>
          <w:marTop w:val="0"/>
          <w:marBottom w:val="0"/>
          <w:divBdr>
            <w:top w:val="none" w:sz="0" w:space="0" w:color="auto"/>
            <w:left w:val="none" w:sz="0" w:space="0" w:color="auto"/>
            <w:bottom w:val="none" w:sz="0" w:space="0" w:color="auto"/>
            <w:right w:val="none" w:sz="0" w:space="0" w:color="auto"/>
          </w:divBdr>
        </w:div>
        <w:div w:id="1615940982">
          <w:marLeft w:val="480"/>
          <w:marRight w:val="0"/>
          <w:marTop w:val="0"/>
          <w:marBottom w:val="0"/>
          <w:divBdr>
            <w:top w:val="none" w:sz="0" w:space="0" w:color="auto"/>
            <w:left w:val="none" w:sz="0" w:space="0" w:color="auto"/>
            <w:bottom w:val="none" w:sz="0" w:space="0" w:color="auto"/>
            <w:right w:val="none" w:sz="0" w:space="0" w:color="auto"/>
          </w:divBdr>
        </w:div>
        <w:div w:id="1638218338">
          <w:marLeft w:val="480"/>
          <w:marRight w:val="0"/>
          <w:marTop w:val="0"/>
          <w:marBottom w:val="0"/>
          <w:divBdr>
            <w:top w:val="none" w:sz="0" w:space="0" w:color="auto"/>
            <w:left w:val="none" w:sz="0" w:space="0" w:color="auto"/>
            <w:bottom w:val="none" w:sz="0" w:space="0" w:color="auto"/>
            <w:right w:val="none" w:sz="0" w:space="0" w:color="auto"/>
          </w:divBdr>
        </w:div>
        <w:div w:id="1662853350">
          <w:marLeft w:val="480"/>
          <w:marRight w:val="0"/>
          <w:marTop w:val="0"/>
          <w:marBottom w:val="0"/>
          <w:divBdr>
            <w:top w:val="none" w:sz="0" w:space="0" w:color="auto"/>
            <w:left w:val="none" w:sz="0" w:space="0" w:color="auto"/>
            <w:bottom w:val="none" w:sz="0" w:space="0" w:color="auto"/>
            <w:right w:val="none" w:sz="0" w:space="0" w:color="auto"/>
          </w:divBdr>
        </w:div>
        <w:div w:id="1723021181">
          <w:marLeft w:val="480"/>
          <w:marRight w:val="0"/>
          <w:marTop w:val="0"/>
          <w:marBottom w:val="0"/>
          <w:divBdr>
            <w:top w:val="none" w:sz="0" w:space="0" w:color="auto"/>
            <w:left w:val="none" w:sz="0" w:space="0" w:color="auto"/>
            <w:bottom w:val="none" w:sz="0" w:space="0" w:color="auto"/>
            <w:right w:val="none" w:sz="0" w:space="0" w:color="auto"/>
          </w:divBdr>
        </w:div>
        <w:div w:id="1775442848">
          <w:marLeft w:val="480"/>
          <w:marRight w:val="0"/>
          <w:marTop w:val="0"/>
          <w:marBottom w:val="0"/>
          <w:divBdr>
            <w:top w:val="none" w:sz="0" w:space="0" w:color="auto"/>
            <w:left w:val="none" w:sz="0" w:space="0" w:color="auto"/>
            <w:bottom w:val="none" w:sz="0" w:space="0" w:color="auto"/>
            <w:right w:val="none" w:sz="0" w:space="0" w:color="auto"/>
          </w:divBdr>
        </w:div>
        <w:div w:id="1800106395">
          <w:marLeft w:val="480"/>
          <w:marRight w:val="0"/>
          <w:marTop w:val="0"/>
          <w:marBottom w:val="0"/>
          <w:divBdr>
            <w:top w:val="none" w:sz="0" w:space="0" w:color="auto"/>
            <w:left w:val="none" w:sz="0" w:space="0" w:color="auto"/>
            <w:bottom w:val="none" w:sz="0" w:space="0" w:color="auto"/>
            <w:right w:val="none" w:sz="0" w:space="0" w:color="auto"/>
          </w:divBdr>
        </w:div>
        <w:div w:id="1813254701">
          <w:marLeft w:val="480"/>
          <w:marRight w:val="0"/>
          <w:marTop w:val="0"/>
          <w:marBottom w:val="0"/>
          <w:divBdr>
            <w:top w:val="none" w:sz="0" w:space="0" w:color="auto"/>
            <w:left w:val="none" w:sz="0" w:space="0" w:color="auto"/>
            <w:bottom w:val="none" w:sz="0" w:space="0" w:color="auto"/>
            <w:right w:val="none" w:sz="0" w:space="0" w:color="auto"/>
          </w:divBdr>
        </w:div>
        <w:div w:id="1872452992">
          <w:marLeft w:val="480"/>
          <w:marRight w:val="0"/>
          <w:marTop w:val="0"/>
          <w:marBottom w:val="0"/>
          <w:divBdr>
            <w:top w:val="none" w:sz="0" w:space="0" w:color="auto"/>
            <w:left w:val="none" w:sz="0" w:space="0" w:color="auto"/>
            <w:bottom w:val="none" w:sz="0" w:space="0" w:color="auto"/>
            <w:right w:val="none" w:sz="0" w:space="0" w:color="auto"/>
          </w:divBdr>
        </w:div>
        <w:div w:id="1978298657">
          <w:marLeft w:val="480"/>
          <w:marRight w:val="0"/>
          <w:marTop w:val="0"/>
          <w:marBottom w:val="0"/>
          <w:divBdr>
            <w:top w:val="none" w:sz="0" w:space="0" w:color="auto"/>
            <w:left w:val="none" w:sz="0" w:space="0" w:color="auto"/>
            <w:bottom w:val="none" w:sz="0" w:space="0" w:color="auto"/>
            <w:right w:val="none" w:sz="0" w:space="0" w:color="auto"/>
          </w:divBdr>
        </w:div>
        <w:div w:id="2004770625">
          <w:marLeft w:val="480"/>
          <w:marRight w:val="0"/>
          <w:marTop w:val="0"/>
          <w:marBottom w:val="0"/>
          <w:divBdr>
            <w:top w:val="none" w:sz="0" w:space="0" w:color="auto"/>
            <w:left w:val="none" w:sz="0" w:space="0" w:color="auto"/>
            <w:bottom w:val="none" w:sz="0" w:space="0" w:color="auto"/>
            <w:right w:val="none" w:sz="0" w:space="0" w:color="auto"/>
          </w:divBdr>
        </w:div>
        <w:div w:id="2033414506">
          <w:marLeft w:val="480"/>
          <w:marRight w:val="0"/>
          <w:marTop w:val="0"/>
          <w:marBottom w:val="0"/>
          <w:divBdr>
            <w:top w:val="none" w:sz="0" w:space="0" w:color="auto"/>
            <w:left w:val="none" w:sz="0" w:space="0" w:color="auto"/>
            <w:bottom w:val="none" w:sz="0" w:space="0" w:color="auto"/>
            <w:right w:val="none" w:sz="0" w:space="0" w:color="auto"/>
          </w:divBdr>
        </w:div>
        <w:div w:id="2039425869">
          <w:marLeft w:val="480"/>
          <w:marRight w:val="0"/>
          <w:marTop w:val="0"/>
          <w:marBottom w:val="0"/>
          <w:divBdr>
            <w:top w:val="none" w:sz="0" w:space="0" w:color="auto"/>
            <w:left w:val="none" w:sz="0" w:space="0" w:color="auto"/>
            <w:bottom w:val="none" w:sz="0" w:space="0" w:color="auto"/>
            <w:right w:val="none" w:sz="0" w:space="0" w:color="auto"/>
          </w:divBdr>
        </w:div>
        <w:div w:id="2093812311">
          <w:marLeft w:val="480"/>
          <w:marRight w:val="0"/>
          <w:marTop w:val="0"/>
          <w:marBottom w:val="0"/>
          <w:divBdr>
            <w:top w:val="none" w:sz="0" w:space="0" w:color="auto"/>
            <w:left w:val="none" w:sz="0" w:space="0" w:color="auto"/>
            <w:bottom w:val="none" w:sz="0" w:space="0" w:color="auto"/>
            <w:right w:val="none" w:sz="0" w:space="0" w:color="auto"/>
          </w:divBdr>
        </w:div>
        <w:div w:id="2121143642">
          <w:marLeft w:val="480"/>
          <w:marRight w:val="0"/>
          <w:marTop w:val="0"/>
          <w:marBottom w:val="0"/>
          <w:divBdr>
            <w:top w:val="none" w:sz="0" w:space="0" w:color="auto"/>
            <w:left w:val="none" w:sz="0" w:space="0" w:color="auto"/>
            <w:bottom w:val="none" w:sz="0" w:space="0" w:color="auto"/>
            <w:right w:val="none" w:sz="0" w:space="0" w:color="auto"/>
          </w:divBdr>
        </w:div>
        <w:div w:id="2130970676">
          <w:marLeft w:val="480"/>
          <w:marRight w:val="0"/>
          <w:marTop w:val="0"/>
          <w:marBottom w:val="0"/>
          <w:divBdr>
            <w:top w:val="none" w:sz="0" w:space="0" w:color="auto"/>
            <w:left w:val="none" w:sz="0" w:space="0" w:color="auto"/>
            <w:bottom w:val="none" w:sz="0" w:space="0" w:color="auto"/>
            <w:right w:val="none" w:sz="0" w:space="0" w:color="auto"/>
          </w:divBdr>
        </w:div>
        <w:div w:id="2133477016">
          <w:marLeft w:val="480"/>
          <w:marRight w:val="0"/>
          <w:marTop w:val="0"/>
          <w:marBottom w:val="0"/>
          <w:divBdr>
            <w:top w:val="none" w:sz="0" w:space="0" w:color="auto"/>
            <w:left w:val="none" w:sz="0" w:space="0" w:color="auto"/>
            <w:bottom w:val="none" w:sz="0" w:space="0" w:color="auto"/>
            <w:right w:val="none" w:sz="0" w:space="0" w:color="auto"/>
          </w:divBdr>
        </w:div>
        <w:div w:id="2138452887">
          <w:marLeft w:val="480"/>
          <w:marRight w:val="0"/>
          <w:marTop w:val="0"/>
          <w:marBottom w:val="0"/>
          <w:divBdr>
            <w:top w:val="none" w:sz="0" w:space="0" w:color="auto"/>
            <w:left w:val="none" w:sz="0" w:space="0" w:color="auto"/>
            <w:bottom w:val="none" w:sz="0" w:space="0" w:color="auto"/>
            <w:right w:val="none" w:sz="0" w:space="0" w:color="auto"/>
          </w:divBdr>
        </w:div>
      </w:divsChild>
    </w:div>
    <w:div w:id="1736660814">
      <w:bodyDiv w:val="1"/>
      <w:marLeft w:val="0"/>
      <w:marRight w:val="0"/>
      <w:marTop w:val="0"/>
      <w:marBottom w:val="0"/>
      <w:divBdr>
        <w:top w:val="none" w:sz="0" w:space="0" w:color="auto"/>
        <w:left w:val="none" w:sz="0" w:space="0" w:color="auto"/>
        <w:bottom w:val="none" w:sz="0" w:space="0" w:color="auto"/>
        <w:right w:val="none" w:sz="0" w:space="0" w:color="auto"/>
      </w:divBdr>
      <w:divsChild>
        <w:div w:id="74593961">
          <w:marLeft w:val="480"/>
          <w:marRight w:val="0"/>
          <w:marTop w:val="0"/>
          <w:marBottom w:val="0"/>
          <w:divBdr>
            <w:top w:val="none" w:sz="0" w:space="0" w:color="auto"/>
            <w:left w:val="none" w:sz="0" w:space="0" w:color="auto"/>
            <w:bottom w:val="none" w:sz="0" w:space="0" w:color="auto"/>
            <w:right w:val="none" w:sz="0" w:space="0" w:color="auto"/>
          </w:divBdr>
        </w:div>
        <w:div w:id="118958038">
          <w:marLeft w:val="480"/>
          <w:marRight w:val="0"/>
          <w:marTop w:val="0"/>
          <w:marBottom w:val="0"/>
          <w:divBdr>
            <w:top w:val="none" w:sz="0" w:space="0" w:color="auto"/>
            <w:left w:val="none" w:sz="0" w:space="0" w:color="auto"/>
            <w:bottom w:val="none" w:sz="0" w:space="0" w:color="auto"/>
            <w:right w:val="none" w:sz="0" w:space="0" w:color="auto"/>
          </w:divBdr>
        </w:div>
        <w:div w:id="152918047">
          <w:marLeft w:val="480"/>
          <w:marRight w:val="0"/>
          <w:marTop w:val="0"/>
          <w:marBottom w:val="0"/>
          <w:divBdr>
            <w:top w:val="none" w:sz="0" w:space="0" w:color="auto"/>
            <w:left w:val="none" w:sz="0" w:space="0" w:color="auto"/>
            <w:bottom w:val="none" w:sz="0" w:space="0" w:color="auto"/>
            <w:right w:val="none" w:sz="0" w:space="0" w:color="auto"/>
          </w:divBdr>
        </w:div>
        <w:div w:id="174809177">
          <w:marLeft w:val="480"/>
          <w:marRight w:val="0"/>
          <w:marTop w:val="0"/>
          <w:marBottom w:val="0"/>
          <w:divBdr>
            <w:top w:val="none" w:sz="0" w:space="0" w:color="auto"/>
            <w:left w:val="none" w:sz="0" w:space="0" w:color="auto"/>
            <w:bottom w:val="none" w:sz="0" w:space="0" w:color="auto"/>
            <w:right w:val="none" w:sz="0" w:space="0" w:color="auto"/>
          </w:divBdr>
        </w:div>
        <w:div w:id="190729220">
          <w:marLeft w:val="480"/>
          <w:marRight w:val="0"/>
          <w:marTop w:val="0"/>
          <w:marBottom w:val="0"/>
          <w:divBdr>
            <w:top w:val="none" w:sz="0" w:space="0" w:color="auto"/>
            <w:left w:val="none" w:sz="0" w:space="0" w:color="auto"/>
            <w:bottom w:val="none" w:sz="0" w:space="0" w:color="auto"/>
            <w:right w:val="none" w:sz="0" w:space="0" w:color="auto"/>
          </w:divBdr>
        </w:div>
        <w:div w:id="268852169">
          <w:marLeft w:val="480"/>
          <w:marRight w:val="0"/>
          <w:marTop w:val="0"/>
          <w:marBottom w:val="0"/>
          <w:divBdr>
            <w:top w:val="none" w:sz="0" w:space="0" w:color="auto"/>
            <w:left w:val="none" w:sz="0" w:space="0" w:color="auto"/>
            <w:bottom w:val="none" w:sz="0" w:space="0" w:color="auto"/>
            <w:right w:val="none" w:sz="0" w:space="0" w:color="auto"/>
          </w:divBdr>
        </w:div>
        <w:div w:id="301663583">
          <w:marLeft w:val="480"/>
          <w:marRight w:val="0"/>
          <w:marTop w:val="0"/>
          <w:marBottom w:val="0"/>
          <w:divBdr>
            <w:top w:val="none" w:sz="0" w:space="0" w:color="auto"/>
            <w:left w:val="none" w:sz="0" w:space="0" w:color="auto"/>
            <w:bottom w:val="none" w:sz="0" w:space="0" w:color="auto"/>
            <w:right w:val="none" w:sz="0" w:space="0" w:color="auto"/>
          </w:divBdr>
        </w:div>
        <w:div w:id="340815143">
          <w:marLeft w:val="480"/>
          <w:marRight w:val="0"/>
          <w:marTop w:val="0"/>
          <w:marBottom w:val="0"/>
          <w:divBdr>
            <w:top w:val="none" w:sz="0" w:space="0" w:color="auto"/>
            <w:left w:val="none" w:sz="0" w:space="0" w:color="auto"/>
            <w:bottom w:val="none" w:sz="0" w:space="0" w:color="auto"/>
            <w:right w:val="none" w:sz="0" w:space="0" w:color="auto"/>
          </w:divBdr>
        </w:div>
        <w:div w:id="373578069">
          <w:marLeft w:val="480"/>
          <w:marRight w:val="0"/>
          <w:marTop w:val="0"/>
          <w:marBottom w:val="0"/>
          <w:divBdr>
            <w:top w:val="none" w:sz="0" w:space="0" w:color="auto"/>
            <w:left w:val="none" w:sz="0" w:space="0" w:color="auto"/>
            <w:bottom w:val="none" w:sz="0" w:space="0" w:color="auto"/>
            <w:right w:val="none" w:sz="0" w:space="0" w:color="auto"/>
          </w:divBdr>
        </w:div>
        <w:div w:id="382293821">
          <w:marLeft w:val="480"/>
          <w:marRight w:val="0"/>
          <w:marTop w:val="0"/>
          <w:marBottom w:val="0"/>
          <w:divBdr>
            <w:top w:val="none" w:sz="0" w:space="0" w:color="auto"/>
            <w:left w:val="none" w:sz="0" w:space="0" w:color="auto"/>
            <w:bottom w:val="none" w:sz="0" w:space="0" w:color="auto"/>
            <w:right w:val="none" w:sz="0" w:space="0" w:color="auto"/>
          </w:divBdr>
        </w:div>
        <w:div w:id="416445233">
          <w:marLeft w:val="480"/>
          <w:marRight w:val="0"/>
          <w:marTop w:val="0"/>
          <w:marBottom w:val="0"/>
          <w:divBdr>
            <w:top w:val="none" w:sz="0" w:space="0" w:color="auto"/>
            <w:left w:val="none" w:sz="0" w:space="0" w:color="auto"/>
            <w:bottom w:val="none" w:sz="0" w:space="0" w:color="auto"/>
            <w:right w:val="none" w:sz="0" w:space="0" w:color="auto"/>
          </w:divBdr>
        </w:div>
        <w:div w:id="471406488">
          <w:marLeft w:val="480"/>
          <w:marRight w:val="0"/>
          <w:marTop w:val="0"/>
          <w:marBottom w:val="0"/>
          <w:divBdr>
            <w:top w:val="none" w:sz="0" w:space="0" w:color="auto"/>
            <w:left w:val="none" w:sz="0" w:space="0" w:color="auto"/>
            <w:bottom w:val="none" w:sz="0" w:space="0" w:color="auto"/>
            <w:right w:val="none" w:sz="0" w:space="0" w:color="auto"/>
          </w:divBdr>
        </w:div>
        <w:div w:id="471944259">
          <w:marLeft w:val="480"/>
          <w:marRight w:val="0"/>
          <w:marTop w:val="0"/>
          <w:marBottom w:val="0"/>
          <w:divBdr>
            <w:top w:val="none" w:sz="0" w:space="0" w:color="auto"/>
            <w:left w:val="none" w:sz="0" w:space="0" w:color="auto"/>
            <w:bottom w:val="none" w:sz="0" w:space="0" w:color="auto"/>
            <w:right w:val="none" w:sz="0" w:space="0" w:color="auto"/>
          </w:divBdr>
        </w:div>
        <w:div w:id="482550811">
          <w:marLeft w:val="480"/>
          <w:marRight w:val="0"/>
          <w:marTop w:val="0"/>
          <w:marBottom w:val="0"/>
          <w:divBdr>
            <w:top w:val="none" w:sz="0" w:space="0" w:color="auto"/>
            <w:left w:val="none" w:sz="0" w:space="0" w:color="auto"/>
            <w:bottom w:val="none" w:sz="0" w:space="0" w:color="auto"/>
            <w:right w:val="none" w:sz="0" w:space="0" w:color="auto"/>
          </w:divBdr>
        </w:div>
        <w:div w:id="539901060">
          <w:marLeft w:val="480"/>
          <w:marRight w:val="0"/>
          <w:marTop w:val="0"/>
          <w:marBottom w:val="0"/>
          <w:divBdr>
            <w:top w:val="none" w:sz="0" w:space="0" w:color="auto"/>
            <w:left w:val="none" w:sz="0" w:space="0" w:color="auto"/>
            <w:bottom w:val="none" w:sz="0" w:space="0" w:color="auto"/>
            <w:right w:val="none" w:sz="0" w:space="0" w:color="auto"/>
          </w:divBdr>
        </w:div>
        <w:div w:id="640961263">
          <w:marLeft w:val="480"/>
          <w:marRight w:val="0"/>
          <w:marTop w:val="0"/>
          <w:marBottom w:val="0"/>
          <w:divBdr>
            <w:top w:val="none" w:sz="0" w:space="0" w:color="auto"/>
            <w:left w:val="none" w:sz="0" w:space="0" w:color="auto"/>
            <w:bottom w:val="none" w:sz="0" w:space="0" w:color="auto"/>
            <w:right w:val="none" w:sz="0" w:space="0" w:color="auto"/>
          </w:divBdr>
        </w:div>
        <w:div w:id="663045270">
          <w:marLeft w:val="480"/>
          <w:marRight w:val="0"/>
          <w:marTop w:val="0"/>
          <w:marBottom w:val="0"/>
          <w:divBdr>
            <w:top w:val="none" w:sz="0" w:space="0" w:color="auto"/>
            <w:left w:val="none" w:sz="0" w:space="0" w:color="auto"/>
            <w:bottom w:val="none" w:sz="0" w:space="0" w:color="auto"/>
            <w:right w:val="none" w:sz="0" w:space="0" w:color="auto"/>
          </w:divBdr>
        </w:div>
        <w:div w:id="711157054">
          <w:marLeft w:val="480"/>
          <w:marRight w:val="0"/>
          <w:marTop w:val="0"/>
          <w:marBottom w:val="0"/>
          <w:divBdr>
            <w:top w:val="none" w:sz="0" w:space="0" w:color="auto"/>
            <w:left w:val="none" w:sz="0" w:space="0" w:color="auto"/>
            <w:bottom w:val="none" w:sz="0" w:space="0" w:color="auto"/>
            <w:right w:val="none" w:sz="0" w:space="0" w:color="auto"/>
          </w:divBdr>
        </w:div>
        <w:div w:id="715079145">
          <w:marLeft w:val="480"/>
          <w:marRight w:val="0"/>
          <w:marTop w:val="0"/>
          <w:marBottom w:val="0"/>
          <w:divBdr>
            <w:top w:val="none" w:sz="0" w:space="0" w:color="auto"/>
            <w:left w:val="none" w:sz="0" w:space="0" w:color="auto"/>
            <w:bottom w:val="none" w:sz="0" w:space="0" w:color="auto"/>
            <w:right w:val="none" w:sz="0" w:space="0" w:color="auto"/>
          </w:divBdr>
        </w:div>
        <w:div w:id="741295836">
          <w:marLeft w:val="480"/>
          <w:marRight w:val="0"/>
          <w:marTop w:val="0"/>
          <w:marBottom w:val="0"/>
          <w:divBdr>
            <w:top w:val="none" w:sz="0" w:space="0" w:color="auto"/>
            <w:left w:val="none" w:sz="0" w:space="0" w:color="auto"/>
            <w:bottom w:val="none" w:sz="0" w:space="0" w:color="auto"/>
            <w:right w:val="none" w:sz="0" w:space="0" w:color="auto"/>
          </w:divBdr>
        </w:div>
        <w:div w:id="800194588">
          <w:marLeft w:val="480"/>
          <w:marRight w:val="0"/>
          <w:marTop w:val="0"/>
          <w:marBottom w:val="0"/>
          <w:divBdr>
            <w:top w:val="none" w:sz="0" w:space="0" w:color="auto"/>
            <w:left w:val="none" w:sz="0" w:space="0" w:color="auto"/>
            <w:bottom w:val="none" w:sz="0" w:space="0" w:color="auto"/>
            <w:right w:val="none" w:sz="0" w:space="0" w:color="auto"/>
          </w:divBdr>
        </w:div>
        <w:div w:id="808983509">
          <w:marLeft w:val="480"/>
          <w:marRight w:val="0"/>
          <w:marTop w:val="0"/>
          <w:marBottom w:val="0"/>
          <w:divBdr>
            <w:top w:val="none" w:sz="0" w:space="0" w:color="auto"/>
            <w:left w:val="none" w:sz="0" w:space="0" w:color="auto"/>
            <w:bottom w:val="none" w:sz="0" w:space="0" w:color="auto"/>
            <w:right w:val="none" w:sz="0" w:space="0" w:color="auto"/>
          </w:divBdr>
        </w:div>
        <w:div w:id="824976042">
          <w:marLeft w:val="480"/>
          <w:marRight w:val="0"/>
          <w:marTop w:val="0"/>
          <w:marBottom w:val="0"/>
          <w:divBdr>
            <w:top w:val="none" w:sz="0" w:space="0" w:color="auto"/>
            <w:left w:val="none" w:sz="0" w:space="0" w:color="auto"/>
            <w:bottom w:val="none" w:sz="0" w:space="0" w:color="auto"/>
            <w:right w:val="none" w:sz="0" w:space="0" w:color="auto"/>
          </w:divBdr>
        </w:div>
        <w:div w:id="861552628">
          <w:marLeft w:val="480"/>
          <w:marRight w:val="0"/>
          <w:marTop w:val="0"/>
          <w:marBottom w:val="0"/>
          <w:divBdr>
            <w:top w:val="none" w:sz="0" w:space="0" w:color="auto"/>
            <w:left w:val="none" w:sz="0" w:space="0" w:color="auto"/>
            <w:bottom w:val="none" w:sz="0" w:space="0" w:color="auto"/>
            <w:right w:val="none" w:sz="0" w:space="0" w:color="auto"/>
          </w:divBdr>
        </w:div>
        <w:div w:id="868299393">
          <w:marLeft w:val="480"/>
          <w:marRight w:val="0"/>
          <w:marTop w:val="0"/>
          <w:marBottom w:val="0"/>
          <w:divBdr>
            <w:top w:val="none" w:sz="0" w:space="0" w:color="auto"/>
            <w:left w:val="none" w:sz="0" w:space="0" w:color="auto"/>
            <w:bottom w:val="none" w:sz="0" w:space="0" w:color="auto"/>
            <w:right w:val="none" w:sz="0" w:space="0" w:color="auto"/>
          </w:divBdr>
        </w:div>
        <w:div w:id="873542432">
          <w:marLeft w:val="480"/>
          <w:marRight w:val="0"/>
          <w:marTop w:val="0"/>
          <w:marBottom w:val="0"/>
          <w:divBdr>
            <w:top w:val="none" w:sz="0" w:space="0" w:color="auto"/>
            <w:left w:val="none" w:sz="0" w:space="0" w:color="auto"/>
            <w:bottom w:val="none" w:sz="0" w:space="0" w:color="auto"/>
            <w:right w:val="none" w:sz="0" w:space="0" w:color="auto"/>
          </w:divBdr>
        </w:div>
        <w:div w:id="884020773">
          <w:marLeft w:val="480"/>
          <w:marRight w:val="0"/>
          <w:marTop w:val="0"/>
          <w:marBottom w:val="0"/>
          <w:divBdr>
            <w:top w:val="none" w:sz="0" w:space="0" w:color="auto"/>
            <w:left w:val="none" w:sz="0" w:space="0" w:color="auto"/>
            <w:bottom w:val="none" w:sz="0" w:space="0" w:color="auto"/>
            <w:right w:val="none" w:sz="0" w:space="0" w:color="auto"/>
          </w:divBdr>
        </w:div>
        <w:div w:id="900864407">
          <w:marLeft w:val="480"/>
          <w:marRight w:val="0"/>
          <w:marTop w:val="0"/>
          <w:marBottom w:val="0"/>
          <w:divBdr>
            <w:top w:val="none" w:sz="0" w:space="0" w:color="auto"/>
            <w:left w:val="none" w:sz="0" w:space="0" w:color="auto"/>
            <w:bottom w:val="none" w:sz="0" w:space="0" w:color="auto"/>
            <w:right w:val="none" w:sz="0" w:space="0" w:color="auto"/>
          </w:divBdr>
        </w:div>
        <w:div w:id="925924883">
          <w:marLeft w:val="480"/>
          <w:marRight w:val="0"/>
          <w:marTop w:val="0"/>
          <w:marBottom w:val="0"/>
          <w:divBdr>
            <w:top w:val="none" w:sz="0" w:space="0" w:color="auto"/>
            <w:left w:val="none" w:sz="0" w:space="0" w:color="auto"/>
            <w:bottom w:val="none" w:sz="0" w:space="0" w:color="auto"/>
            <w:right w:val="none" w:sz="0" w:space="0" w:color="auto"/>
          </w:divBdr>
        </w:div>
        <w:div w:id="961347744">
          <w:marLeft w:val="480"/>
          <w:marRight w:val="0"/>
          <w:marTop w:val="0"/>
          <w:marBottom w:val="0"/>
          <w:divBdr>
            <w:top w:val="none" w:sz="0" w:space="0" w:color="auto"/>
            <w:left w:val="none" w:sz="0" w:space="0" w:color="auto"/>
            <w:bottom w:val="none" w:sz="0" w:space="0" w:color="auto"/>
            <w:right w:val="none" w:sz="0" w:space="0" w:color="auto"/>
          </w:divBdr>
        </w:div>
        <w:div w:id="970860995">
          <w:marLeft w:val="480"/>
          <w:marRight w:val="0"/>
          <w:marTop w:val="0"/>
          <w:marBottom w:val="0"/>
          <w:divBdr>
            <w:top w:val="none" w:sz="0" w:space="0" w:color="auto"/>
            <w:left w:val="none" w:sz="0" w:space="0" w:color="auto"/>
            <w:bottom w:val="none" w:sz="0" w:space="0" w:color="auto"/>
            <w:right w:val="none" w:sz="0" w:space="0" w:color="auto"/>
          </w:divBdr>
        </w:div>
        <w:div w:id="979384469">
          <w:marLeft w:val="480"/>
          <w:marRight w:val="0"/>
          <w:marTop w:val="0"/>
          <w:marBottom w:val="0"/>
          <w:divBdr>
            <w:top w:val="none" w:sz="0" w:space="0" w:color="auto"/>
            <w:left w:val="none" w:sz="0" w:space="0" w:color="auto"/>
            <w:bottom w:val="none" w:sz="0" w:space="0" w:color="auto"/>
            <w:right w:val="none" w:sz="0" w:space="0" w:color="auto"/>
          </w:divBdr>
        </w:div>
        <w:div w:id="1002274357">
          <w:marLeft w:val="480"/>
          <w:marRight w:val="0"/>
          <w:marTop w:val="0"/>
          <w:marBottom w:val="0"/>
          <w:divBdr>
            <w:top w:val="none" w:sz="0" w:space="0" w:color="auto"/>
            <w:left w:val="none" w:sz="0" w:space="0" w:color="auto"/>
            <w:bottom w:val="none" w:sz="0" w:space="0" w:color="auto"/>
            <w:right w:val="none" w:sz="0" w:space="0" w:color="auto"/>
          </w:divBdr>
        </w:div>
        <w:div w:id="1025252953">
          <w:marLeft w:val="480"/>
          <w:marRight w:val="0"/>
          <w:marTop w:val="0"/>
          <w:marBottom w:val="0"/>
          <w:divBdr>
            <w:top w:val="none" w:sz="0" w:space="0" w:color="auto"/>
            <w:left w:val="none" w:sz="0" w:space="0" w:color="auto"/>
            <w:bottom w:val="none" w:sz="0" w:space="0" w:color="auto"/>
            <w:right w:val="none" w:sz="0" w:space="0" w:color="auto"/>
          </w:divBdr>
        </w:div>
        <w:div w:id="1030642707">
          <w:marLeft w:val="480"/>
          <w:marRight w:val="0"/>
          <w:marTop w:val="0"/>
          <w:marBottom w:val="0"/>
          <w:divBdr>
            <w:top w:val="none" w:sz="0" w:space="0" w:color="auto"/>
            <w:left w:val="none" w:sz="0" w:space="0" w:color="auto"/>
            <w:bottom w:val="none" w:sz="0" w:space="0" w:color="auto"/>
            <w:right w:val="none" w:sz="0" w:space="0" w:color="auto"/>
          </w:divBdr>
        </w:div>
        <w:div w:id="1040666340">
          <w:marLeft w:val="480"/>
          <w:marRight w:val="0"/>
          <w:marTop w:val="0"/>
          <w:marBottom w:val="0"/>
          <w:divBdr>
            <w:top w:val="none" w:sz="0" w:space="0" w:color="auto"/>
            <w:left w:val="none" w:sz="0" w:space="0" w:color="auto"/>
            <w:bottom w:val="none" w:sz="0" w:space="0" w:color="auto"/>
            <w:right w:val="none" w:sz="0" w:space="0" w:color="auto"/>
          </w:divBdr>
        </w:div>
        <w:div w:id="1067731157">
          <w:marLeft w:val="480"/>
          <w:marRight w:val="0"/>
          <w:marTop w:val="0"/>
          <w:marBottom w:val="0"/>
          <w:divBdr>
            <w:top w:val="none" w:sz="0" w:space="0" w:color="auto"/>
            <w:left w:val="none" w:sz="0" w:space="0" w:color="auto"/>
            <w:bottom w:val="none" w:sz="0" w:space="0" w:color="auto"/>
            <w:right w:val="none" w:sz="0" w:space="0" w:color="auto"/>
          </w:divBdr>
        </w:div>
        <w:div w:id="1077165521">
          <w:marLeft w:val="480"/>
          <w:marRight w:val="0"/>
          <w:marTop w:val="0"/>
          <w:marBottom w:val="0"/>
          <w:divBdr>
            <w:top w:val="none" w:sz="0" w:space="0" w:color="auto"/>
            <w:left w:val="none" w:sz="0" w:space="0" w:color="auto"/>
            <w:bottom w:val="none" w:sz="0" w:space="0" w:color="auto"/>
            <w:right w:val="none" w:sz="0" w:space="0" w:color="auto"/>
          </w:divBdr>
        </w:div>
        <w:div w:id="1095323530">
          <w:marLeft w:val="480"/>
          <w:marRight w:val="0"/>
          <w:marTop w:val="0"/>
          <w:marBottom w:val="0"/>
          <w:divBdr>
            <w:top w:val="none" w:sz="0" w:space="0" w:color="auto"/>
            <w:left w:val="none" w:sz="0" w:space="0" w:color="auto"/>
            <w:bottom w:val="none" w:sz="0" w:space="0" w:color="auto"/>
            <w:right w:val="none" w:sz="0" w:space="0" w:color="auto"/>
          </w:divBdr>
        </w:div>
        <w:div w:id="1124737185">
          <w:marLeft w:val="480"/>
          <w:marRight w:val="0"/>
          <w:marTop w:val="0"/>
          <w:marBottom w:val="0"/>
          <w:divBdr>
            <w:top w:val="none" w:sz="0" w:space="0" w:color="auto"/>
            <w:left w:val="none" w:sz="0" w:space="0" w:color="auto"/>
            <w:bottom w:val="none" w:sz="0" w:space="0" w:color="auto"/>
            <w:right w:val="none" w:sz="0" w:space="0" w:color="auto"/>
          </w:divBdr>
        </w:div>
        <w:div w:id="1128551761">
          <w:marLeft w:val="480"/>
          <w:marRight w:val="0"/>
          <w:marTop w:val="0"/>
          <w:marBottom w:val="0"/>
          <w:divBdr>
            <w:top w:val="none" w:sz="0" w:space="0" w:color="auto"/>
            <w:left w:val="none" w:sz="0" w:space="0" w:color="auto"/>
            <w:bottom w:val="none" w:sz="0" w:space="0" w:color="auto"/>
            <w:right w:val="none" w:sz="0" w:space="0" w:color="auto"/>
          </w:divBdr>
        </w:div>
        <w:div w:id="1137530150">
          <w:marLeft w:val="480"/>
          <w:marRight w:val="0"/>
          <w:marTop w:val="0"/>
          <w:marBottom w:val="0"/>
          <w:divBdr>
            <w:top w:val="none" w:sz="0" w:space="0" w:color="auto"/>
            <w:left w:val="none" w:sz="0" w:space="0" w:color="auto"/>
            <w:bottom w:val="none" w:sz="0" w:space="0" w:color="auto"/>
            <w:right w:val="none" w:sz="0" w:space="0" w:color="auto"/>
          </w:divBdr>
        </w:div>
        <w:div w:id="1144857571">
          <w:marLeft w:val="480"/>
          <w:marRight w:val="0"/>
          <w:marTop w:val="0"/>
          <w:marBottom w:val="0"/>
          <w:divBdr>
            <w:top w:val="none" w:sz="0" w:space="0" w:color="auto"/>
            <w:left w:val="none" w:sz="0" w:space="0" w:color="auto"/>
            <w:bottom w:val="none" w:sz="0" w:space="0" w:color="auto"/>
            <w:right w:val="none" w:sz="0" w:space="0" w:color="auto"/>
          </w:divBdr>
        </w:div>
        <w:div w:id="1175921442">
          <w:marLeft w:val="480"/>
          <w:marRight w:val="0"/>
          <w:marTop w:val="0"/>
          <w:marBottom w:val="0"/>
          <w:divBdr>
            <w:top w:val="none" w:sz="0" w:space="0" w:color="auto"/>
            <w:left w:val="none" w:sz="0" w:space="0" w:color="auto"/>
            <w:bottom w:val="none" w:sz="0" w:space="0" w:color="auto"/>
            <w:right w:val="none" w:sz="0" w:space="0" w:color="auto"/>
          </w:divBdr>
        </w:div>
        <w:div w:id="1178499281">
          <w:marLeft w:val="480"/>
          <w:marRight w:val="0"/>
          <w:marTop w:val="0"/>
          <w:marBottom w:val="0"/>
          <w:divBdr>
            <w:top w:val="none" w:sz="0" w:space="0" w:color="auto"/>
            <w:left w:val="none" w:sz="0" w:space="0" w:color="auto"/>
            <w:bottom w:val="none" w:sz="0" w:space="0" w:color="auto"/>
            <w:right w:val="none" w:sz="0" w:space="0" w:color="auto"/>
          </w:divBdr>
        </w:div>
        <w:div w:id="1247300854">
          <w:marLeft w:val="480"/>
          <w:marRight w:val="0"/>
          <w:marTop w:val="0"/>
          <w:marBottom w:val="0"/>
          <w:divBdr>
            <w:top w:val="none" w:sz="0" w:space="0" w:color="auto"/>
            <w:left w:val="none" w:sz="0" w:space="0" w:color="auto"/>
            <w:bottom w:val="none" w:sz="0" w:space="0" w:color="auto"/>
            <w:right w:val="none" w:sz="0" w:space="0" w:color="auto"/>
          </w:divBdr>
        </w:div>
        <w:div w:id="1258098040">
          <w:marLeft w:val="480"/>
          <w:marRight w:val="0"/>
          <w:marTop w:val="0"/>
          <w:marBottom w:val="0"/>
          <w:divBdr>
            <w:top w:val="none" w:sz="0" w:space="0" w:color="auto"/>
            <w:left w:val="none" w:sz="0" w:space="0" w:color="auto"/>
            <w:bottom w:val="none" w:sz="0" w:space="0" w:color="auto"/>
            <w:right w:val="none" w:sz="0" w:space="0" w:color="auto"/>
          </w:divBdr>
        </w:div>
        <w:div w:id="1335571089">
          <w:marLeft w:val="480"/>
          <w:marRight w:val="0"/>
          <w:marTop w:val="0"/>
          <w:marBottom w:val="0"/>
          <w:divBdr>
            <w:top w:val="none" w:sz="0" w:space="0" w:color="auto"/>
            <w:left w:val="none" w:sz="0" w:space="0" w:color="auto"/>
            <w:bottom w:val="none" w:sz="0" w:space="0" w:color="auto"/>
            <w:right w:val="none" w:sz="0" w:space="0" w:color="auto"/>
          </w:divBdr>
        </w:div>
        <w:div w:id="1364474544">
          <w:marLeft w:val="480"/>
          <w:marRight w:val="0"/>
          <w:marTop w:val="0"/>
          <w:marBottom w:val="0"/>
          <w:divBdr>
            <w:top w:val="none" w:sz="0" w:space="0" w:color="auto"/>
            <w:left w:val="none" w:sz="0" w:space="0" w:color="auto"/>
            <w:bottom w:val="none" w:sz="0" w:space="0" w:color="auto"/>
            <w:right w:val="none" w:sz="0" w:space="0" w:color="auto"/>
          </w:divBdr>
        </w:div>
        <w:div w:id="1399745559">
          <w:marLeft w:val="480"/>
          <w:marRight w:val="0"/>
          <w:marTop w:val="0"/>
          <w:marBottom w:val="0"/>
          <w:divBdr>
            <w:top w:val="none" w:sz="0" w:space="0" w:color="auto"/>
            <w:left w:val="none" w:sz="0" w:space="0" w:color="auto"/>
            <w:bottom w:val="none" w:sz="0" w:space="0" w:color="auto"/>
            <w:right w:val="none" w:sz="0" w:space="0" w:color="auto"/>
          </w:divBdr>
        </w:div>
        <w:div w:id="1411005729">
          <w:marLeft w:val="480"/>
          <w:marRight w:val="0"/>
          <w:marTop w:val="0"/>
          <w:marBottom w:val="0"/>
          <w:divBdr>
            <w:top w:val="none" w:sz="0" w:space="0" w:color="auto"/>
            <w:left w:val="none" w:sz="0" w:space="0" w:color="auto"/>
            <w:bottom w:val="none" w:sz="0" w:space="0" w:color="auto"/>
            <w:right w:val="none" w:sz="0" w:space="0" w:color="auto"/>
          </w:divBdr>
        </w:div>
        <w:div w:id="1422066283">
          <w:marLeft w:val="480"/>
          <w:marRight w:val="0"/>
          <w:marTop w:val="0"/>
          <w:marBottom w:val="0"/>
          <w:divBdr>
            <w:top w:val="none" w:sz="0" w:space="0" w:color="auto"/>
            <w:left w:val="none" w:sz="0" w:space="0" w:color="auto"/>
            <w:bottom w:val="none" w:sz="0" w:space="0" w:color="auto"/>
            <w:right w:val="none" w:sz="0" w:space="0" w:color="auto"/>
          </w:divBdr>
        </w:div>
        <w:div w:id="1438065624">
          <w:marLeft w:val="480"/>
          <w:marRight w:val="0"/>
          <w:marTop w:val="0"/>
          <w:marBottom w:val="0"/>
          <w:divBdr>
            <w:top w:val="none" w:sz="0" w:space="0" w:color="auto"/>
            <w:left w:val="none" w:sz="0" w:space="0" w:color="auto"/>
            <w:bottom w:val="none" w:sz="0" w:space="0" w:color="auto"/>
            <w:right w:val="none" w:sz="0" w:space="0" w:color="auto"/>
          </w:divBdr>
        </w:div>
        <w:div w:id="1508204001">
          <w:marLeft w:val="480"/>
          <w:marRight w:val="0"/>
          <w:marTop w:val="0"/>
          <w:marBottom w:val="0"/>
          <w:divBdr>
            <w:top w:val="none" w:sz="0" w:space="0" w:color="auto"/>
            <w:left w:val="none" w:sz="0" w:space="0" w:color="auto"/>
            <w:bottom w:val="none" w:sz="0" w:space="0" w:color="auto"/>
            <w:right w:val="none" w:sz="0" w:space="0" w:color="auto"/>
          </w:divBdr>
        </w:div>
        <w:div w:id="1532038125">
          <w:marLeft w:val="480"/>
          <w:marRight w:val="0"/>
          <w:marTop w:val="0"/>
          <w:marBottom w:val="0"/>
          <w:divBdr>
            <w:top w:val="none" w:sz="0" w:space="0" w:color="auto"/>
            <w:left w:val="none" w:sz="0" w:space="0" w:color="auto"/>
            <w:bottom w:val="none" w:sz="0" w:space="0" w:color="auto"/>
            <w:right w:val="none" w:sz="0" w:space="0" w:color="auto"/>
          </w:divBdr>
        </w:div>
        <w:div w:id="1548495565">
          <w:marLeft w:val="480"/>
          <w:marRight w:val="0"/>
          <w:marTop w:val="0"/>
          <w:marBottom w:val="0"/>
          <w:divBdr>
            <w:top w:val="none" w:sz="0" w:space="0" w:color="auto"/>
            <w:left w:val="none" w:sz="0" w:space="0" w:color="auto"/>
            <w:bottom w:val="none" w:sz="0" w:space="0" w:color="auto"/>
            <w:right w:val="none" w:sz="0" w:space="0" w:color="auto"/>
          </w:divBdr>
        </w:div>
        <w:div w:id="1565994292">
          <w:marLeft w:val="480"/>
          <w:marRight w:val="0"/>
          <w:marTop w:val="0"/>
          <w:marBottom w:val="0"/>
          <w:divBdr>
            <w:top w:val="none" w:sz="0" w:space="0" w:color="auto"/>
            <w:left w:val="none" w:sz="0" w:space="0" w:color="auto"/>
            <w:bottom w:val="none" w:sz="0" w:space="0" w:color="auto"/>
            <w:right w:val="none" w:sz="0" w:space="0" w:color="auto"/>
          </w:divBdr>
        </w:div>
        <w:div w:id="1576014377">
          <w:marLeft w:val="480"/>
          <w:marRight w:val="0"/>
          <w:marTop w:val="0"/>
          <w:marBottom w:val="0"/>
          <w:divBdr>
            <w:top w:val="none" w:sz="0" w:space="0" w:color="auto"/>
            <w:left w:val="none" w:sz="0" w:space="0" w:color="auto"/>
            <w:bottom w:val="none" w:sz="0" w:space="0" w:color="auto"/>
            <w:right w:val="none" w:sz="0" w:space="0" w:color="auto"/>
          </w:divBdr>
        </w:div>
        <w:div w:id="1631664229">
          <w:marLeft w:val="480"/>
          <w:marRight w:val="0"/>
          <w:marTop w:val="0"/>
          <w:marBottom w:val="0"/>
          <w:divBdr>
            <w:top w:val="none" w:sz="0" w:space="0" w:color="auto"/>
            <w:left w:val="none" w:sz="0" w:space="0" w:color="auto"/>
            <w:bottom w:val="none" w:sz="0" w:space="0" w:color="auto"/>
            <w:right w:val="none" w:sz="0" w:space="0" w:color="auto"/>
          </w:divBdr>
        </w:div>
        <w:div w:id="1843472298">
          <w:marLeft w:val="480"/>
          <w:marRight w:val="0"/>
          <w:marTop w:val="0"/>
          <w:marBottom w:val="0"/>
          <w:divBdr>
            <w:top w:val="none" w:sz="0" w:space="0" w:color="auto"/>
            <w:left w:val="none" w:sz="0" w:space="0" w:color="auto"/>
            <w:bottom w:val="none" w:sz="0" w:space="0" w:color="auto"/>
            <w:right w:val="none" w:sz="0" w:space="0" w:color="auto"/>
          </w:divBdr>
        </w:div>
        <w:div w:id="1905945739">
          <w:marLeft w:val="480"/>
          <w:marRight w:val="0"/>
          <w:marTop w:val="0"/>
          <w:marBottom w:val="0"/>
          <w:divBdr>
            <w:top w:val="none" w:sz="0" w:space="0" w:color="auto"/>
            <w:left w:val="none" w:sz="0" w:space="0" w:color="auto"/>
            <w:bottom w:val="none" w:sz="0" w:space="0" w:color="auto"/>
            <w:right w:val="none" w:sz="0" w:space="0" w:color="auto"/>
          </w:divBdr>
        </w:div>
        <w:div w:id="1916010788">
          <w:marLeft w:val="480"/>
          <w:marRight w:val="0"/>
          <w:marTop w:val="0"/>
          <w:marBottom w:val="0"/>
          <w:divBdr>
            <w:top w:val="none" w:sz="0" w:space="0" w:color="auto"/>
            <w:left w:val="none" w:sz="0" w:space="0" w:color="auto"/>
            <w:bottom w:val="none" w:sz="0" w:space="0" w:color="auto"/>
            <w:right w:val="none" w:sz="0" w:space="0" w:color="auto"/>
          </w:divBdr>
        </w:div>
        <w:div w:id="2094740675">
          <w:marLeft w:val="480"/>
          <w:marRight w:val="0"/>
          <w:marTop w:val="0"/>
          <w:marBottom w:val="0"/>
          <w:divBdr>
            <w:top w:val="none" w:sz="0" w:space="0" w:color="auto"/>
            <w:left w:val="none" w:sz="0" w:space="0" w:color="auto"/>
            <w:bottom w:val="none" w:sz="0" w:space="0" w:color="auto"/>
            <w:right w:val="none" w:sz="0" w:space="0" w:color="auto"/>
          </w:divBdr>
        </w:div>
        <w:div w:id="2145150798">
          <w:marLeft w:val="480"/>
          <w:marRight w:val="0"/>
          <w:marTop w:val="0"/>
          <w:marBottom w:val="0"/>
          <w:divBdr>
            <w:top w:val="none" w:sz="0" w:space="0" w:color="auto"/>
            <w:left w:val="none" w:sz="0" w:space="0" w:color="auto"/>
            <w:bottom w:val="none" w:sz="0" w:space="0" w:color="auto"/>
            <w:right w:val="none" w:sz="0" w:space="0" w:color="auto"/>
          </w:divBdr>
        </w:div>
      </w:divsChild>
    </w:div>
    <w:div w:id="1738896666">
      <w:bodyDiv w:val="1"/>
      <w:marLeft w:val="0"/>
      <w:marRight w:val="0"/>
      <w:marTop w:val="0"/>
      <w:marBottom w:val="0"/>
      <w:divBdr>
        <w:top w:val="none" w:sz="0" w:space="0" w:color="auto"/>
        <w:left w:val="none" w:sz="0" w:space="0" w:color="auto"/>
        <w:bottom w:val="none" w:sz="0" w:space="0" w:color="auto"/>
        <w:right w:val="none" w:sz="0" w:space="0" w:color="auto"/>
      </w:divBdr>
      <w:divsChild>
        <w:div w:id="355892509">
          <w:marLeft w:val="480"/>
          <w:marRight w:val="0"/>
          <w:marTop w:val="0"/>
          <w:marBottom w:val="0"/>
          <w:divBdr>
            <w:top w:val="none" w:sz="0" w:space="0" w:color="auto"/>
            <w:left w:val="none" w:sz="0" w:space="0" w:color="auto"/>
            <w:bottom w:val="none" w:sz="0" w:space="0" w:color="auto"/>
            <w:right w:val="none" w:sz="0" w:space="0" w:color="auto"/>
          </w:divBdr>
        </w:div>
        <w:div w:id="1925525061">
          <w:marLeft w:val="480"/>
          <w:marRight w:val="0"/>
          <w:marTop w:val="0"/>
          <w:marBottom w:val="0"/>
          <w:divBdr>
            <w:top w:val="none" w:sz="0" w:space="0" w:color="auto"/>
            <w:left w:val="none" w:sz="0" w:space="0" w:color="auto"/>
            <w:bottom w:val="none" w:sz="0" w:space="0" w:color="auto"/>
            <w:right w:val="none" w:sz="0" w:space="0" w:color="auto"/>
          </w:divBdr>
        </w:div>
        <w:div w:id="886525793">
          <w:marLeft w:val="480"/>
          <w:marRight w:val="0"/>
          <w:marTop w:val="0"/>
          <w:marBottom w:val="0"/>
          <w:divBdr>
            <w:top w:val="none" w:sz="0" w:space="0" w:color="auto"/>
            <w:left w:val="none" w:sz="0" w:space="0" w:color="auto"/>
            <w:bottom w:val="none" w:sz="0" w:space="0" w:color="auto"/>
            <w:right w:val="none" w:sz="0" w:space="0" w:color="auto"/>
          </w:divBdr>
        </w:div>
        <w:div w:id="1597207027">
          <w:marLeft w:val="480"/>
          <w:marRight w:val="0"/>
          <w:marTop w:val="0"/>
          <w:marBottom w:val="0"/>
          <w:divBdr>
            <w:top w:val="none" w:sz="0" w:space="0" w:color="auto"/>
            <w:left w:val="none" w:sz="0" w:space="0" w:color="auto"/>
            <w:bottom w:val="none" w:sz="0" w:space="0" w:color="auto"/>
            <w:right w:val="none" w:sz="0" w:space="0" w:color="auto"/>
          </w:divBdr>
        </w:div>
        <w:div w:id="526986632">
          <w:marLeft w:val="480"/>
          <w:marRight w:val="0"/>
          <w:marTop w:val="0"/>
          <w:marBottom w:val="0"/>
          <w:divBdr>
            <w:top w:val="none" w:sz="0" w:space="0" w:color="auto"/>
            <w:left w:val="none" w:sz="0" w:space="0" w:color="auto"/>
            <w:bottom w:val="none" w:sz="0" w:space="0" w:color="auto"/>
            <w:right w:val="none" w:sz="0" w:space="0" w:color="auto"/>
          </w:divBdr>
        </w:div>
        <w:div w:id="1520505372">
          <w:marLeft w:val="480"/>
          <w:marRight w:val="0"/>
          <w:marTop w:val="0"/>
          <w:marBottom w:val="0"/>
          <w:divBdr>
            <w:top w:val="none" w:sz="0" w:space="0" w:color="auto"/>
            <w:left w:val="none" w:sz="0" w:space="0" w:color="auto"/>
            <w:bottom w:val="none" w:sz="0" w:space="0" w:color="auto"/>
            <w:right w:val="none" w:sz="0" w:space="0" w:color="auto"/>
          </w:divBdr>
        </w:div>
        <w:div w:id="1221794548">
          <w:marLeft w:val="480"/>
          <w:marRight w:val="0"/>
          <w:marTop w:val="0"/>
          <w:marBottom w:val="0"/>
          <w:divBdr>
            <w:top w:val="none" w:sz="0" w:space="0" w:color="auto"/>
            <w:left w:val="none" w:sz="0" w:space="0" w:color="auto"/>
            <w:bottom w:val="none" w:sz="0" w:space="0" w:color="auto"/>
            <w:right w:val="none" w:sz="0" w:space="0" w:color="auto"/>
          </w:divBdr>
        </w:div>
        <w:div w:id="292757424">
          <w:marLeft w:val="480"/>
          <w:marRight w:val="0"/>
          <w:marTop w:val="0"/>
          <w:marBottom w:val="0"/>
          <w:divBdr>
            <w:top w:val="none" w:sz="0" w:space="0" w:color="auto"/>
            <w:left w:val="none" w:sz="0" w:space="0" w:color="auto"/>
            <w:bottom w:val="none" w:sz="0" w:space="0" w:color="auto"/>
            <w:right w:val="none" w:sz="0" w:space="0" w:color="auto"/>
          </w:divBdr>
        </w:div>
        <w:div w:id="1042367797">
          <w:marLeft w:val="480"/>
          <w:marRight w:val="0"/>
          <w:marTop w:val="0"/>
          <w:marBottom w:val="0"/>
          <w:divBdr>
            <w:top w:val="none" w:sz="0" w:space="0" w:color="auto"/>
            <w:left w:val="none" w:sz="0" w:space="0" w:color="auto"/>
            <w:bottom w:val="none" w:sz="0" w:space="0" w:color="auto"/>
            <w:right w:val="none" w:sz="0" w:space="0" w:color="auto"/>
          </w:divBdr>
        </w:div>
        <w:div w:id="713584820">
          <w:marLeft w:val="480"/>
          <w:marRight w:val="0"/>
          <w:marTop w:val="0"/>
          <w:marBottom w:val="0"/>
          <w:divBdr>
            <w:top w:val="none" w:sz="0" w:space="0" w:color="auto"/>
            <w:left w:val="none" w:sz="0" w:space="0" w:color="auto"/>
            <w:bottom w:val="none" w:sz="0" w:space="0" w:color="auto"/>
            <w:right w:val="none" w:sz="0" w:space="0" w:color="auto"/>
          </w:divBdr>
        </w:div>
        <w:div w:id="1152794686">
          <w:marLeft w:val="480"/>
          <w:marRight w:val="0"/>
          <w:marTop w:val="0"/>
          <w:marBottom w:val="0"/>
          <w:divBdr>
            <w:top w:val="none" w:sz="0" w:space="0" w:color="auto"/>
            <w:left w:val="none" w:sz="0" w:space="0" w:color="auto"/>
            <w:bottom w:val="none" w:sz="0" w:space="0" w:color="auto"/>
            <w:right w:val="none" w:sz="0" w:space="0" w:color="auto"/>
          </w:divBdr>
        </w:div>
        <w:div w:id="763459369">
          <w:marLeft w:val="480"/>
          <w:marRight w:val="0"/>
          <w:marTop w:val="0"/>
          <w:marBottom w:val="0"/>
          <w:divBdr>
            <w:top w:val="none" w:sz="0" w:space="0" w:color="auto"/>
            <w:left w:val="none" w:sz="0" w:space="0" w:color="auto"/>
            <w:bottom w:val="none" w:sz="0" w:space="0" w:color="auto"/>
            <w:right w:val="none" w:sz="0" w:space="0" w:color="auto"/>
          </w:divBdr>
        </w:div>
        <w:div w:id="485820562">
          <w:marLeft w:val="480"/>
          <w:marRight w:val="0"/>
          <w:marTop w:val="0"/>
          <w:marBottom w:val="0"/>
          <w:divBdr>
            <w:top w:val="none" w:sz="0" w:space="0" w:color="auto"/>
            <w:left w:val="none" w:sz="0" w:space="0" w:color="auto"/>
            <w:bottom w:val="none" w:sz="0" w:space="0" w:color="auto"/>
            <w:right w:val="none" w:sz="0" w:space="0" w:color="auto"/>
          </w:divBdr>
        </w:div>
        <w:div w:id="1533423979">
          <w:marLeft w:val="480"/>
          <w:marRight w:val="0"/>
          <w:marTop w:val="0"/>
          <w:marBottom w:val="0"/>
          <w:divBdr>
            <w:top w:val="none" w:sz="0" w:space="0" w:color="auto"/>
            <w:left w:val="none" w:sz="0" w:space="0" w:color="auto"/>
            <w:bottom w:val="none" w:sz="0" w:space="0" w:color="auto"/>
            <w:right w:val="none" w:sz="0" w:space="0" w:color="auto"/>
          </w:divBdr>
        </w:div>
        <w:div w:id="1748964409">
          <w:marLeft w:val="480"/>
          <w:marRight w:val="0"/>
          <w:marTop w:val="0"/>
          <w:marBottom w:val="0"/>
          <w:divBdr>
            <w:top w:val="none" w:sz="0" w:space="0" w:color="auto"/>
            <w:left w:val="none" w:sz="0" w:space="0" w:color="auto"/>
            <w:bottom w:val="none" w:sz="0" w:space="0" w:color="auto"/>
            <w:right w:val="none" w:sz="0" w:space="0" w:color="auto"/>
          </w:divBdr>
        </w:div>
        <w:div w:id="1472598186">
          <w:marLeft w:val="480"/>
          <w:marRight w:val="0"/>
          <w:marTop w:val="0"/>
          <w:marBottom w:val="0"/>
          <w:divBdr>
            <w:top w:val="none" w:sz="0" w:space="0" w:color="auto"/>
            <w:left w:val="none" w:sz="0" w:space="0" w:color="auto"/>
            <w:bottom w:val="none" w:sz="0" w:space="0" w:color="auto"/>
            <w:right w:val="none" w:sz="0" w:space="0" w:color="auto"/>
          </w:divBdr>
        </w:div>
        <w:div w:id="1768425257">
          <w:marLeft w:val="480"/>
          <w:marRight w:val="0"/>
          <w:marTop w:val="0"/>
          <w:marBottom w:val="0"/>
          <w:divBdr>
            <w:top w:val="none" w:sz="0" w:space="0" w:color="auto"/>
            <w:left w:val="none" w:sz="0" w:space="0" w:color="auto"/>
            <w:bottom w:val="none" w:sz="0" w:space="0" w:color="auto"/>
            <w:right w:val="none" w:sz="0" w:space="0" w:color="auto"/>
          </w:divBdr>
        </w:div>
        <w:div w:id="1110664501">
          <w:marLeft w:val="480"/>
          <w:marRight w:val="0"/>
          <w:marTop w:val="0"/>
          <w:marBottom w:val="0"/>
          <w:divBdr>
            <w:top w:val="none" w:sz="0" w:space="0" w:color="auto"/>
            <w:left w:val="none" w:sz="0" w:space="0" w:color="auto"/>
            <w:bottom w:val="none" w:sz="0" w:space="0" w:color="auto"/>
            <w:right w:val="none" w:sz="0" w:space="0" w:color="auto"/>
          </w:divBdr>
        </w:div>
        <w:div w:id="1529414605">
          <w:marLeft w:val="480"/>
          <w:marRight w:val="0"/>
          <w:marTop w:val="0"/>
          <w:marBottom w:val="0"/>
          <w:divBdr>
            <w:top w:val="none" w:sz="0" w:space="0" w:color="auto"/>
            <w:left w:val="none" w:sz="0" w:space="0" w:color="auto"/>
            <w:bottom w:val="none" w:sz="0" w:space="0" w:color="auto"/>
            <w:right w:val="none" w:sz="0" w:space="0" w:color="auto"/>
          </w:divBdr>
        </w:div>
        <w:div w:id="1676222929">
          <w:marLeft w:val="480"/>
          <w:marRight w:val="0"/>
          <w:marTop w:val="0"/>
          <w:marBottom w:val="0"/>
          <w:divBdr>
            <w:top w:val="none" w:sz="0" w:space="0" w:color="auto"/>
            <w:left w:val="none" w:sz="0" w:space="0" w:color="auto"/>
            <w:bottom w:val="none" w:sz="0" w:space="0" w:color="auto"/>
            <w:right w:val="none" w:sz="0" w:space="0" w:color="auto"/>
          </w:divBdr>
        </w:div>
        <w:div w:id="1892379998">
          <w:marLeft w:val="480"/>
          <w:marRight w:val="0"/>
          <w:marTop w:val="0"/>
          <w:marBottom w:val="0"/>
          <w:divBdr>
            <w:top w:val="none" w:sz="0" w:space="0" w:color="auto"/>
            <w:left w:val="none" w:sz="0" w:space="0" w:color="auto"/>
            <w:bottom w:val="none" w:sz="0" w:space="0" w:color="auto"/>
            <w:right w:val="none" w:sz="0" w:space="0" w:color="auto"/>
          </w:divBdr>
        </w:div>
        <w:div w:id="1354767730">
          <w:marLeft w:val="480"/>
          <w:marRight w:val="0"/>
          <w:marTop w:val="0"/>
          <w:marBottom w:val="0"/>
          <w:divBdr>
            <w:top w:val="none" w:sz="0" w:space="0" w:color="auto"/>
            <w:left w:val="none" w:sz="0" w:space="0" w:color="auto"/>
            <w:bottom w:val="none" w:sz="0" w:space="0" w:color="auto"/>
            <w:right w:val="none" w:sz="0" w:space="0" w:color="auto"/>
          </w:divBdr>
        </w:div>
        <w:div w:id="713387342">
          <w:marLeft w:val="480"/>
          <w:marRight w:val="0"/>
          <w:marTop w:val="0"/>
          <w:marBottom w:val="0"/>
          <w:divBdr>
            <w:top w:val="none" w:sz="0" w:space="0" w:color="auto"/>
            <w:left w:val="none" w:sz="0" w:space="0" w:color="auto"/>
            <w:bottom w:val="none" w:sz="0" w:space="0" w:color="auto"/>
            <w:right w:val="none" w:sz="0" w:space="0" w:color="auto"/>
          </w:divBdr>
        </w:div>
        <w:div w:id="1921672252">
          <w:marLeft w:val="480"/>
          <w:marRight w:val="0"/>
          <w:marTop w:val="0"/>
          <w:marBottom w:val="0"/>
          <w:divBdr>
            <w:top w:val="none" w:sz="0" w:space="0" w:color="auto"/>
            <w:left w:val="none" w:sz="0" w:space="0" w:color="auto"/>
            <w:bottom w:val="none" w:sz="0" w:space="0" w:color="auto"/>
            <w:right w:val="none" w:sz="0" w:space="0" w:color="auto"/>
          </w:divBdr>
        </w:div>
        <w:div w:id="402636">
          <w:marLeft w:val="480"/>
          <w:marRight w:val="0"/>
          <w:marTop w:val="0"/>
          <w:marBottom w:val="0"/>
          <w:divBdr>
            <w:top w:val="none" w:sz="0" w:space="0" w:color="auto"/>
            <w:left w:val="none" w:sz="0" w:space="0" w:color="auto"/>
            <w:bottom w:val="none" w:sz="0" w:space="0" w:color="auto"/>
            <w:right w:val="none" w:sz="0" w:space="0" w:color="auto"/>
          </w:divBdr>
        </w:div>
        <w:div w:id="1158614290">
          <w:marLeft w:val="480"/>
          <w:marRight w:val="0"/>
          <w:marTop w:val="0"/>
          <w:marBottom w:val="0"/>
          <w:divBdr>
            <w:top w:val="none" w:sz="0" w:space="0" w:color="auto"/>
            <w:left w:val="none" w:sz="0" w:space="0" w:color="auto"/>
            <w:bottom w:val="none" w:sz="0" w:space="0" w:color="auto"/>
            <w:right w:val="none" w:sz="0" w:space="0" w:color="auto"/>
          </w:divBdr>
        </w:div>
        <w:div w:id="1847743723">
          <w:marLeft w:val="480"/>
          <w:marRight w:val="0"/>
          <w:marTop w:val="0"/>
          <w:marBottom w:val="0"/>
          <w:divBdr>
            <w:top w:val="none" w:sz="0" w:space="0" w:color="auto"/>
            <w:left w:val="none" w:sz="0" w:space="0" w:color="auto"/>
            <w:bottom w:val="none" w:sz="0" w:space="0" w:color="auto"/>
            <w:right w:val="none" w:sz="0" w:space="0" w:color="auto"/>
          </w:divBdr>
        </w:div>
        <w:div w:id="1360928627">
          <w:marLeft w:val="480"/>
          <w:marRight w:val="0"/>
          <w:marTop w:val="0"/>
          <w:marBottom w:val="0"/>
          <w:divBdr>
            <w:top w:val="none" w:sz="0" w:space="0" w:color="auto"/>
            <w:left w:val="none" w:sz="0" w:space="0" w:color="auto"/>
            <w:bottom w:val="none" w:sz="0" w:space="0" w:color="auto"/>
            <w:right w:val="none" w:sz="0" w:space="0" w:color="auto"/>
          </w:divBdr>
        </w:div>
        <w:div w:id="376854798">
          <w:marLeft w:val="480"/>
          <w:marRight w:val="0"/>
          <w:marTop w:val="0"/>
          <w:marBottom w:val="0"/>
          <w:divBdr>
            <w:top w:val="none" w:sz="0" w:space="0" w:color="auto"/>
            <w:left w:val="none" w:sz="0" w:space="0" w:color="auto"/>
            <w:bottom w:val="none" w:sz="0" w:space="0" w:color="auto"/>
            <w:right w:val="none" w:sz="0" w:space="0" w:color="auto"/>
          </w:divBdr>
        </w:div>
        <w:div w:id="88818916">
          <w:marLeft w:val="480"/>
          <w:marRight w:val="0"/>
          <w:marTop w:val="0"/>
          <w:marBottom w:val="0"/>
          <w:divBdr>
            <w:top w:val="none" w:sz="0" w:space="0" w:color="auto"/>
            <w:left w:val="none" w:sz="0" w:space="0" w:color="auto"/>
            <w:bottom w:val="none" w:sz="0" w:space="0" w:color="auto"/>
            <w:right w:val="none" w:sz="0" w:space="0" w:color="auto"/>
          </w:divBdr>
        </w:div>
        <w:div w:id="1884364271">
          <w:marLeft w:val="480"/>
          <w:marRight w:val="0"/>
          <w:marTop w:val="0"/>
          <w:marBottom w:val="0"/>
          <w:divBdr>
            <w:top w:val="none" w:sz="0" w:space="0" w:color="auto"/>
            <w:left w:val="none" w:sz="0" w:space="0" w:color="auto"/>
            <w:bottom w:val="none" w:sz="0" w:space="0" w:color="auto"/>
            <w:right w:val="none" w:sz="0" w:space="0" w:color="auto"/>
          </w:divBdr>
        </w:div>
        <w:div w:id="1616054711">
          <w:marLeft w:val="480"/>
          <w:marRight w:val="0"/>
          <w:marTop w:val="0"/>
          <w:marBottom w:val="0"/>
          <w:divBdr>
            <w:top w:val="none" w:sz="0" w:space="0" w:color="auto"/>
            <w:left w:val="none" w:sz="0" w:space="0" w:color="auto"/>
            <w:bottom w:val="none" w:sz="0" w:space="0" w:color="auto"/>
            <w:right w:val="none" w:sz="0" w:space="0" w:color="auto"/>
          </w:divBdr>
        </w:div>
        <w:div w:id="770121735">
          <w:marLeft w:val="480"/>
          <w:marRight w:val="0"/>
          <w:marTop w:val="0"/>
          <w:marBottom w:val="0"/>
          <w:divBdr>
            <w:top w:val="none" w:sz="0" w:space="0" w:color="auto"/>
            <w:left w:val="none" w:sz="0" w:space="0" w:color="auto"/>
            <w:bottom w:val="none" w:sz="0" w:space="0" w:color="auto"/>
            <w:right w:val="none" w:sz="0" w:space="0" w:color="auto"/>
          </w:divBdr>
        </w:div>
        <w:div w:id="1046414764">
          <w:marLeft w:val="480"/>
          <w:marRight w:val="0"/>
          <w:marTop w:val="0"/>
          <w:marBottom w:val="0"/>
          <w:divBdr>
            <w:top w:val="none" w:sz="0" w:space="0" w:color="auto"/>
            <w:left w:val="none" w:sz="0" w:space="0" w:color="auto"/>
            <w:bottom w:val="none" w:sz="0" w:space="0" w:color="auto"/>
            <w:right w:val="none" w:sz="0" w:space="0" w:color="auto"/>
          </w:divBdr>
        </w:div>
        <w:div w:id="772672873">
          <w:marLeft w:val="480"/>
          <w:marRight w:val="0"/>
          <w:marTop w:val="0"/>
          <w:marBottom w:val="0"/>
          <w:divBdr>
            <w:top w:val="none" w:sz="0" w:space="0" w:color="auto"/>
            <w:left w:val="none" w:sz="0" w:space="0" w:color="auto"/>
            <w:bottom w:val="none" w:sz="0" w:space="0" w:color="auto"/>
            <w:right w:val="none" w:sz="0" w:space="0" w:color="auto"/>
          </w:divBdr>
        </w:div>
        <w:div w:id="2092577233">
          <w:marLeft w:val="480"/>
          <w:marRight w:val="0"/>
          <w:marTop w:val="0"/>
          <w:marBottom w:val="0"/>
          <w:divBdr>
            <w:top w:val="none" w:sz="0" w:space="0" w:color="auto"/>
            <w:left w:val="none" w:sz="0" w:space="0" w:color="auto"/>
            <w:bottom w:val="none" w:sz="0" w:space="0" w:color="auto"/>
            <w:right w:val="none" w:sz="0" w:space="0" w:color="auto"/>
          </w:divBdr>
        </w:div>
        <w:div w:id="670329243">
          <w:marLeft w:val="480"/>
          <w:marRight w:val="0"/>
          <w:marTop w:val="0"/>
          <w:marBottom w:val="0"/>
          <w:divBdr>
            <w:top w:val="none" w:sz="0" w:space="0" w:color="auto"/>
            <w:left w:val="none" w:sz="0" w:space="0" w:color="auto"/>
            <w:bottom w:val="none" w:sz="0" w:space="0" w:color="auto"/>
            <w:right w:val="none" w:sz="0" w:space="0" w:color="auto"/>
          </w:divBdr>
        </w:div>
        <w:div w:id="229855542">
          <w:marLeft w:val="480"/>
          <w:marRight w:val="0"/>
          <w:marTop w:val="0"/>
          <w:marBottom w:val="0"/>
          <w:divBdr>
            <w:top w:val="none" w:sz="0" w:space="0" w:color="auto"/>
            <w:left w:val="none" w:sz="0" w:space="0" w:color="auto"/>
            <w:bottom w:val="none" w:sz="0" w:space="0" w:color="auto"/>
            <w:right w:val="none" w:sz="0" w:space="0" w:color="auto"/>
          </w:divBdr>
        </w:div>
        <w:div w:id="572810572">
          <w:marLeft w:val="480"/>
          <w:marRight w:val="0"/>
          <w:marTop w:val="0"/>
          <w:marBottom w:val="0"/>
          <w:divBdr>
            <w:top w:val="none" w:sz="0" w:space="0" w:color="auto"/>
            <w:left w:val="none" w:sz="0" w:space="0" w:color="auto"/>
            <w:bottom w:val="none" w:sz="0" w:space="0" w:color="auto"/>
            <w:right w:val="none" w:sz="0" w:space="0" w:color="auto"/>
          </w:divBdr>
        </w:div>
        <w:div w:id="835192807">
          <w:marLeft w:val="480"/>
          <w:marRight w:val="0"/>
          <w:marTop w:val="0"/>
          <w:marBottom w:val="0"/>
          <w:divBdr>
            <w:top w:val="none" w:sz="0" w:space="0" w:color="auto"/>
            <w:left w:val="none" w:sz="0" w:space="0" w:color="auto"/>
            <w:bottom w:val="none" w:sz="0" w:space="0" w:color="auto"/>
            <w:right w:val="none" w:sz="0" w:space="0" w:color="auto"/>
          </w:divBdr>
        </w:div>
        <w:div w:id="1065643603">
          <w:marLeft w:val="480"/>
          <w:marRight w:val="0"/>
          <w:marTop w:val="0"/>
          <w:marBottom w:val="0"/>
          <w:divBdr>
            <w:top w:val="none" w:sz="0" w:space="0" w:color="auto"/>
            <w:left w:val="none" w:sz="0" w:space="0" w:color="auto"/>
            <w:bottom w:val="none" w:sz="0" w:space="0" w:color="auto"/>
            <w:right w:val="none" w:sz="0" w:space="0" w:color="auto"/>
          </w:divBdr>
        </w:div>
        <w:div w:id="299117173">
          <w:marLeft w:val="480"/>
          <w:marRight w:val="0"/>
          <w:marTop w:val="0"/>
          <w:marBottom w:val="0"/>
          <w:divBdr>
            <w:top w:val="none" w:sz="0" w:space="0" w:color="auto"/>
            <w:left w:val="none" w:sz="0" w:space="0" w:color="auto"/>
            <w:bottom w:val="none" w:sz="0" w:space="0" w:color="auto"/>
            <w:right w:val="none" w:sz="0" w:space="0" w:color="auto"/>
          </w:divBdr>
        </w:div>
        <w:div w:id="1835562195">
          <w:marLeft w:val="480"/>
          <w:marRight w:val="0"/>
          <w:marTop w:val="0"/>
          <w:marBottom w:val="0"/>
          <w:divBdr>
            <w:top w:val="none" w:sz="0" w:space="0" w:color="auto"/>
            <w:left w:val="none" w:sz="0" w:space="0" w:color="auto"/>
            <w:bottom w:val="none" w:sz="0" w:space="0" w:color="auto"/>
            <w:right w:val="none" w:sz="0" w:space="0" w:color="auto"/>
          </w:divBdr>
        </w:div>
        <w:div w:id="1767001689">
          <w:marLeft w:val="480"/>
          <w:marRight w:val="0"/>
          <w:marTop w:val="0"/>
          <w:marBottom w:val="0"/>
          <w:divBdr>
            <w:top w:val="none" w:sz="0" w:space="0" w:color="auto"/>
            <w:left w:val="none" w:sz="0" w:space="0" w:color="auto"/>
            <w:bottom w:val="none" w:sz="0" w:space="0" w:color="auto"/>
            <w:right w:val="none" w:sz="0" w:space="0" w:color="auto"/>
          </w:divBdr>
        </w:div>
        <w:div w:id="1146629818">
          <w:marLeft w:val="480"/>
          <w:marRight w:val="0"/>
          <w:marTop w:val="0"/>
          <w:marBottom w:val="0"/>
          <w:divBdr>
            <w:top w:val="none" w:sz="0" w:space="0" w:color="auto"/>
            <w:left w:val="none" w:sz="0" w:space="0" w:color="auto"/>
            <w:bottom w:val="none" w:sz="0" w:space="0" w:color="auto"/>
            <w:right w:val="none" w:sz="0" w:space="0" w:color="auto"/>
          </w:divBdr>
        </w:div>
        <w:div w:id="761533428">
          <w:marLeft w:val="480"/>
          <w:marRight w:val="0"/>
          <w:marTop w:val="0"/>
          <w:marBottom w:val="0"/>
          <w:divBdr>
            <w:top w:val="none" w:sz="0" w:space="0" w:color="auto"/>
            <w:left w:val="none" w:sz="0" w:space="0" w:color="auto"/>
            <w:bottom w:val="none" w:sz="0" w:space="0" w:color="auto"/>
            <w:right w:val="none" w:sz="0" w:space="0" w:color="auto"/>
          </w:divBdr>
        </w:div>
        <w:div w:id="175508553">
          <w:marLeft w:val="480"/>
          <w:marRight w:val="0"/>
          <w:marTop w:val="0"/>
          <w:marBottom w:val="0"/>
          <w:divBdr>
            <w:top w:val="none" w:sz="0" w:space="0" w:color="auto"/>
            <w:left w:val="none" w:sz="0" w:space="0" w:color="auto"/>
            <w:bottom w:val="none" w:sz="0" w:space="0" w:color="auto"/>
            <w:right w:val="none" w:sz="0" w:space="0" w:color="auto"/>
          </w:divBdr>
        </w:div>
        <w:div w:id="1707830121">
          <w:marLeft w:val="480"/>
          <w:marRight w:val="0"/>
          <w:marTop w:val="0"/>
          <w:marBottom w:val="0"/>
          <w:divBdr>
            <w:top w:val="none" w:sz="0" w:space="0" w:color="auto"/>
            <w:left w:val="none" w:sz="0" w:space="0" w:color="auto"/>
            <w:bottom w:val="none" w:sz="0" w:space="0" w:color="auto"/>
            <w:right w:val="none" w:sz="0" w:space="0" w:color="auto"/>
          </w:divBdr>
        </w:div>
        <w:div w:id="1226840354">
          <w:marLeft w:val="480"/>
          <w:marRight w:val="0"/>
          <w:marTop w:val="0"/>
          <w:marBottom w:val="0"/>
          <w:divBdr>
            <w:top w:val="none" w:sz="0" w:space="0" w:color="auto"/>
            <w:left w:val="none" w:sz="0" w:space="0" w:color="auto"/>
            <w:bottom w:val="none" w:sz="0" w:space="0" w:color="auto"/>
            <w:right w:val="none" w:sz="0" w:space="0" w:color="auto"/>
          </w:divBdr>
        </w:div>
        <w:div w:id="1227565928">
          <w:marLeft w:val="480"/>
          <w:marRight w:val="0"/>
          <w:marTop w:val="0"/>
          <w:marBottom w:val="0"/>
          <w:divBdr>
            <w:top w:val="none" w:sz="0" w:space="0" w:color="auto"/>
            <w:left w:val="none" w:sz="0" w:space="0" w:color="auto"/>
            <w:bottom w:val="none" w:sz="0" w:space="0" w:color="auto"/>
            <w:right w:val="none" w:sz="0" w:space="0" w:color="auto"/>
          </w:divBdr>
        </w:div>
        <w:div w:id="1522669980">
          <w:marLeft w:val="480"/>
          <w:marRight w:val="0"/>
          <w:marTop w:val="0"/>
          <w:marBottom w:val="0"/>
          <w:divBdr>
            <w:top w:val="none" w:sz="0" w:space="0" w:color="auto"/>
            <w:left w:val="none" w:sz="0" w:space="0" w:color="auto"/>
            <w:bottom w:val="none" w:sz="0" w:space="0" w:color="auto"/>
            <w:right w:val="none" w:sz="0" w:space="0" w:color="auto"/>
          </w:divBdr>
        </w:div>
        <w:div w:id="1955550590">
          <w:marLeft w:val="480"/>
          <w:marRight w:val="0"/>
          <w:marTop w:val="0"/>
          <w:marBottom w:val="0"/>
          <w:divBdr>
            <w:top w:val="none" w:sz="0" w:space="0" w:color="auto"/>
            <w:left w:val="none" w:sz="0" w:space="0" w:color="auto"/>
            <w:bottom w:val="none" w:sz="0" w:space="0" w:color="auto"/>
            <w:right w:val="none" w:sz="0" w:space="0" w:color="auto"/>
          </w:divBdr>
        </w:div>
        <w:div w:id="1472595740">
          <w:marLeft w:val="480"/>
          <w:marRight w:val="0"/>
          <w:marTop w:val="0"/>
          <w:marBottom w:val="0"/>
          <w:divBdr>
            <w:top w:val="none" w:sz="0" w:space="0" w:color="auto"/>
            <w:left w:val="none" w:sz="0" w:space="0" w:color="auto"/>
            <w:bottom w:val="none" w:sz="0" w:space="0" w:color="auto"/>
            <w:right w:val="none" w:sz="0" w:space="0" w:color="auto"/>
          </w:divBdr>
        </w:div>
        <w:div w:id="1325088972">
          <w:marLeft w:val="480"/>
          <w:marRight w:val="0"/>
          <w:marTop w:val="0"/>
          <w:marBottom w:val="0"/>
          <w:divBdr>
            <w:top w:val="none" w:sz="0" w:space="0" w:color="auto"/>
            <w:left w:val="none" w:sz="0" w:space="0" w:color="auto"/>
            <w:bottom w:val="none" w:sz="0" w:space="0" w:color="auto"/>
            <w:right w:val="none" w:sz="0" w:space="0" w:color="auto"/>
          </w:divBdr>
        </w:div>
        <w:div w:id="1858998698">
          <w:marLeft w:val="480"/>
          <w:marRight w:val="0"/>
          <w:marTop w:val="0"/>
          <w:marBottom w:val="0"/>
          <w:divBdr>
            <w:top w:val="none" w:sz="0" w:space="0" w:color="auto"/>
            <w:left w:val="none" w:sz="0" w:space="0" w:color="auto"/>
            <w:bottom w:val="none" w:sz="0" w:space="0" w:color="auto"/>
            <w:right w:val="none" w:sz="0" w:space="0" w:color="auto"/>
          </w:divBdr>
        </w:div>
        <w:div w:id="588734160">
          <w:marLeft w:val="480"/>
          <w:marRight w:val="0"/>
          <w:marTop w:val="0"/>
          <w:marBottom w:val="0"/>
          <w:divBdr>
            <w:top w:val="none" w:sz="0" w:space="0" w:color="auto"/>
            <w:left w:val="none" w:sz="0" w:space="0" w:color="auto"/>
            <w:bottom w:val="none" w:sz="0" w:space="0" w:color="auto"/>
            <w:right w:val="none" w:sz="0" w:space="0" w:color="auto"/>
          </w:divBdr>
        </w:div>
        <w:div w:id="1919946949">
          <w:marLeft w:val="480"/>
          <w:marRight w:val="0"/>
          <w:marTop w:val="0"/>
          <w:marBottom w:val="0"/>
          <w:divBdr>
            <w:top w:val="none" w:sz="0" w:space="0" w:color="auto"/>
            <w:left w:val="none" w:sz="0" w:space="0" w:color="auto"/>
            <w:bottom w:val="none" w:sz="0" w:space="0" w:color="auto"/>
            <w:right w:val="none" w:sz="0" w:space="0" w:color="auto"/>
          </w:divBdr>
        </w:div>
        <w:div w:id="1495534926">
          <w:marLeft w:val="480"/>
          <w:marRight w:val="0"/>
          <w:marTop w:val="0"/>
          <w:marBottom w:val="0"/>
          <w:divBdr>
            <w:top w:val="none" w:sz="0" w:space="0" w:color="auto"/>
            <w:left w:val="none" w:sz="0" w:space="0" w:color="auto"/>
            <w:bottom w:val="none" w:sz="0" w:space="0" w:color="auto"/>
            <w:right w:val="none" w:sz="0" w:space="0" w:color="auto"/>
          </w:divBdr>
        </w:div>
        <w:div w:id="1781752636">
          <w:marLeft w:val="480"/>
          <w:marRight w:val="0"/>
          <w:marTop w:val="0"/>
          <w:marBottom w:val="0"/>
          <w:divBdr>
            <w:top w:val="none" w:sz="0" w:space="0" w:color="auto"/>
            <w:left w:val="none" w:sz="0" w:space="0" w:color="auto"/>
            <w:bottom w:val="none" w:sz="0" w:space="0" w:color="auto"/>
            <w:right w:val="none" w:sz="0" w:space="0" w:color="auto"/>
          </w:divBdr>
        </w:div>
        <w:div w:id="215169555">
          <w:marLeft w:val="480"/>
          <w:marRight w:val="0"/>
          <w:marTop w:val="0"/>
          <w:marBottom w:val="0"/>
          <w:divBdr>
            <w:top w:val="none" w:sz="0" w:space="0" w:color="auto"/>
            <w:left w:val="none" w:sz="0" w:space="0" w:color="auto"/>
            <w:bottom w:val="none" w:sz="0" w:space="0" w:color="auto"/>
            <w:right w:val="none" w:sz="0" w:space="0" w:color="auto"/>
          </w:divBdr>
        </w:div>
        <w:div w:id="355272273">
          <w:marLeft w:val="480"/>
          <w:marRight w:val="0"/>
          <w:marTop w:val="0"/>
          <w:marBottom w:val="0"/>
          <w:divBdr>
            <w:top w:val="none" w:sz="0" w:space="0" w:color="auto"/>
            <w:left w:val="none" w:sz="0" w:space="0" w:color="auto"/>
            <w:bottom w:val="none" w:sz="0" w:space="0" w:color="auto"/>
            <w:right w:val="none" w:sz="0" w:space="0" w:color="auto"/>
          </w:divBdr>
        </w:div>
        <w:div w:id="1255476838">
          <w:marLeft w:val="480"/>
          <w:marRight w:val="0"/>
          <w:marTop w:val="0"/>
          <w:marBottom w:val="0"/>
          <w:divBdr>
            <w:top w:val="none" w:sz="0" w:space="0" w:color="auto"/>
            <w:left w:val="none" w:sz="0" w:space="0" w:color="auto"/>
            <w:bottom w:val="none" w:sz="0" w:space="0" w:color="auto"/>
            <w:right w:val="none" w:sz="0" w:space="0" w:color="auto"/>
          </w:divBdr>
        </w:div>
        <w:div w:id="1985624113">
          <w:marLeft w:val="480"/>
          <w:marRight w:val="0"/>
          <w:marTop w:val="0"/>
          <w:marBottom w:val="0"/>
          <w:divBdr>
            <w:top w:val="none" w:sz="0" w:space="0" w:color="auto"/>
            <w:left w:val="none" w:sz="0" w:space="0" w:color="auto"/>
            <w:bottom w:val="none" w:sz="0" w:space="0" w:color="auto"/>
            <w:right w:val="none" w:sz="0" w:space="0" w:color="auto"/>
          </w:divBdr>
        </w:div>
        <w:div w:id="1291127142">
          <w:marLeft w:val="480"/>
          <w:marRight w:val="0"/>
          <w:marTop w:val="0"/>
          <w:marBottom w:val="0"/>
          <w:divBdr>
            <w:top w:val="none" w:sz="0" w:space="0" w:color="auto"/>
            <w:left w:val="none" w:sz="0" w:space="0" w:color="auto"/>
            <w:bottom w:val="none" w:sz="0" w:space="0" w:color="auto"/>
            <w:right w:val="none" w:sz="0" w:space="0" w:color="auto"/>
          </w:divBdr>
        </w:div>
        <w:div w:id="413668268">
          <w:marLeft w:val="480"/>
          <w:marRight w:val="0"/>
          <w:marTop w:val="0"/>
          <w:marBottom w:val="0"/>
          <w:divBdr>
            <w:top w:val="none" w:sz="0" w:space="0" w:color="auto"/>
            <w:left w:val="none" w:sz="0" w:space="0" w:color="auto"/>
            <w:bottom w:val="none" w:sz="0" w:space="0" w:color="auto"/>
            <w:right w:val="none" w:sz="0" w:space="0" w:color="auto"/>
          </w:divBdr>
        </w:div>
        <w:div w:id="1311984126">
          <w:marLeft w:val="480"/>
          <w:marRight w:val="0"/>
          <w:marTop w:val="0"/>
          <w:marBottom w:val="0"/>
          <w:divBdr>
            <w:top w:val="none" w:sz="0" w:space="0" w:color="auto"/>
            <w:left w:val="none" w:sz="0" w:space="0" w:color="auto"/>
            <w:bottom w:val="none" w:sz="0" w:space="0" w:color="auto"/>
            <w:right w:val="none" w:sz="0" w:space="0" w:color="auto"/>
          </w:divBdr>
        </w:div>
        <w:div w:id="1172063515">
          <w:marLeft w:val="480"/>
          <w:marRight w:val="0"/>
          <w:marTop w:val="0"/>
          <w:marBottom w:val="0"/>
          <w:divBdr>
            <w:top w:val="none" w:sz="0" w:space="0" w:color="auto"/>
            <w:left w:val="none" w:sz="0" w:space="0" w:color="auto"/>
            <w:bottom w:val="none" w:sz="0" w:space="0" w:color="auto"/>
            <w:right w:val="none" w:sz="0" w:space="0" w:color="auto"/>
          </w:divBdr>
        </w:div>
        <w:div w:id="1233125502">
          <w:marLeft w:val="480"/>
          <w:marRight w:val="0"/>
          <w:marTop w:val="0"/>
          <w:marBottom w:val="0"/>
          <w:divBdr>
            <w:top w:val="none" w:sz="0" w:space="0" w:color="auto"/>
            <w:left w:val="none" w:sz="0" w:space="0" w:color="auto"/>
            <w:bottom w:val="none" w:sz="0" w:space="0" w:color="auto"/>
            <w:right w:val="none" w:sz="0" w:space="0" w:color="auto"/>
          </w:divBdr>
        </w:div>
        <w:div w:id="1625113929">
          <w:marLeft w:val="480"/>
          <w:marRight w:val="0"/>
          <w:marTop w:val="0"/>
          <w:marBottom w:val="0"/>
          <w:divBdr>
            <w:top w:val="none" w:sz="0" w:space="0" w:color="auto"/>
            <w:left w:val="none" w:sz="0" w:space="0" w:color="auto"/>
            <w:bottom w:val="none" w:sz="0" w:space="0" w:color="auto"/>
            <w:right w:val="none" w:sz="0" w:space="0" w:color="auto"/>
          </w:divBdr>
        </w:div>
        <w:div w:id="196234051">
          <w:marLeft w:val="480"/>
          <w:marRight w:val="0"/>
          <w:marTop w:val="0"/>
          <w:marBottom w:val="0"/>
          <w:divBdr>
            <w:top w:val="none" w:sz="0" w:space="0" w:color="auto"/>
            <w:left w:val="none" w:sz="0" w:space="0" w:color="auto"/>
            <w:bottom w:val="none" w:sz="0" w:space="0" w:color="auto"/>
            <w:right w:val="none" w:sz="0" w:space="0" w:color="auto"/>
          </w:divBdr>
        </w:div>
        <w:div w:id="2059431473">
          <w:marLeft w:val="480"/>
          <w:marRight w:val="0"/>
          <w:marTop w:val="0"/>
          <w:marBottom w:val="0"/>
          <w:divBdr>
            <w:top w:val="none" w:sz="0" w:space="0" w:color="auto"/>
            <w:left w:val="none" w:sz="0" w:space="0" w:color="auto"/>
            <w:bottom w:val="none" w:sz="0" w:space="0" w:color="auto"/>
            <w:right w:val="none" w:sz="0" w:space="0" w:color="auto"/>
          </w:divBdr>
        </w:div>
      </w:divsChild>
    </w:div>
    <w:div w:id="1743794021">
      <w:bodyDiv w:val="1"/>
      <w:marLeft w:val="0"/>
      <w:marRight w:val="0"/>
      <w:marTop w:val="0"/>
      <w:marBottom w:val="0"/>
      <w:divBdr>
        <w:top w:val="none" w:sz="0" w:space="0" w:color="auto"/>
        <w:left w:val="none" w:sz="0" w:space="0" w:color="auto"/>
        <w:bottom w:val="none" w:sz="0" w:space="0" w:color="auto"/>
        <w:right w:val="none" w:sz="0" w:space="0" w:color="auto"/>
      </w:divBdr>
      <w:divsChild>
        <w:div w:id="65538995">
          <w:marLeft w:val="480"/>
          <w:marRight w:val="0"/>
          <w:marTop w:val="0"/>
          <w:marBottom w:val="0"/>
          <w:divBdr>
            <w:top w:val="none" w:sz="0" w:space="0" w:color="auto"/>
            <w:left w:val="none" w:sz="0" w:space="0" w:color="auto"/>
            <w:bottom w:val="none" w:sz="0" w:space="0" w:color="auto"/>
            <w:right w:val="none" w:sz="0" w:space="0" w:color="auto"/>
          </w:divBdr>
        </w:div>
        <w:div w:id="95829254">
          <w:marLeft w:val="480"/>
          <w:marRight w:val="0"/>
          <w:marTop w:val="0"/>
          <w:marBottom w:val="0"/>
          <w:divBdr>
            <w:top w:val="none" w:sz="0" w:space="0" w:color="auto"/>
            <w:left w:val="none" w:sz="0" w:space="0" w:color="auto"/>
            <w:bottom w:val="none" w:sz="0" w:space="0" w:color="auto"/>
            <w:right w:val="none" w:sz="0" w:space="0" w:color="auto"/>
          </w:divBdr>
        </w:div>
        <w:div w:id="214120839">
          <w:marLeft w:val="480"/>
          <w:marRight w:val="0"/>
          <w:marTop w:val="0"/>
          <w:marBottom w:val="0"/>
          <w:divBdr>
            <w:top w:val="none" w:sz="0" w:space="0" w:color="auto"/>
            <w:left w:val="none" w:sz="0" w:space="0" w:color="auto"/>
            <w:bottom w:val="none" w:sz="0" w:space="0" w:color="auto"/>
            <w:right w:val="none" w:sz="0" w:space="0" w:color="auto"/>
          </w:divBdr>
        </w:div>
        <w:div w:id="223486802">
          <w:marLeft w:val="480"/>
          <w:marRight w:val="0"/>
          <w:marTop w:val="0"/>
          <w:marBottom w:val="0"/>
          <w:divBdr>
            <w:top w:val="none" w:sz="0" w:space="0" w:color="auto"/>
            <w:left w:val="none" w:sz="0" w:space="0" w:color="auto"/>
            <w:bottom w:val="none" w:sz="0" w:space="0" w:color="auto"/>
            <w:right w:val="none" w:sz="0" w:space="0" w:color="auto"/>
          </w:divBdr>
        </w:div>
        <w:div w:id="264967417">
          <w:marLeft w:val="480"/>
          <w:marRight w:val="0"/>
          <w:marTop w:val="0"/>
          <w:marBottom w:val="0"/>
          <w:divBdr>
            <w:top w:val="none" w:sz="0" w:space="0" w:color="auto"/>
            <w:left w:val="none" w:sz="0" w:space="0" w:color="auto"/>
            <w:bottom w:val="none" w:sz="0" w:space="0" w:color="auto"/>
            <w:right w:val="none" w:sz="0" w:space="0" w:color="auto"/>
          </w:divBdr>
        </w:div>
        <w:div w:id="289169181">
          <w:marLeft w:val="480"/>
          <w:marRight w:val="0"/>
          <w:marTop w:val="0"/>
          <w:marBottom w:val="0"/>
          <w:divBdr>
            <w:top w:val="none" w:sz="0" w:space="0" w:color="auto"/>
            <w:left w:val="none" w:sz="0" w:space="0" w:color="auto"/>
            <w:bottom w:val="none" w:sz="0" w:space="0" w:color="auto"/>
            <w:right w:val="none" w:sz="0" w:space="0" w:color="auto"/>
          </w:divBdr>
        </w:div>
        <w:div w:id="382025227">
          <w:marLeft w:val="480"/>
          <w:marRight w:val="0"/>
          <w:marTop w:val="0"/>
          <w:marBottom w:val="0"/>
          <w:divBdr>
            <w:top w:val="none" w:sz="0" w:space="0" w:color="auto"/>
            <w:left w:val="none" w:sz="0" w:space="0" w:color="auto"/>
            <w:bottom w:val="none" w:sz="0" w:space="0" w:color="auto"/>
            <w:right w:val="none" w:sz="0" w:space="0" w:color="auto"/>
          </w:divBdr>
        </w:div>
        <w:div w:id="407462046">
          <w:marLeft w:val="480"/>
          <w:marRight w:val="0"/>
          <w:marTop w:val="0"/>
          <w:marBottom w:val="0"/>
          <w:divBdr>
            <w:top w:val="none" w:sz="0" w:space="0" w:color="auto"/>
            <w:left w:val="none" w:sz="0" w:space="0" w:color="auto"/>
            <w:bottom w:val="none" w:sz="0" w:space="0" w:color="auto"/>
            <w:right w:val="none" w:sz="0" w:space="0" w:color="auto"/>
          </w:divBdr>
        </w:div>
        <w:div w:id="427509335">
          <w:marLeft w:val="480"/>
          <w:marRight w:val="0"/>
          <w:marTop w:val="0"/>
          <w:marBottom w:val="0"/>
          <w:divBdr>
            <w:top w:val="none" w:sz="0" w:space="0" w:color="auto"/>
            <w:left w:val="none" w:sz="0" w:space="0" w:color="auto"/>
            <w:bottom w:val="none" w:sz="0" w:space="0" w:color="auto"/>
            <w:right w:val="none" w:sz="0" w:space="0" w:color="auto"/>
          </w:divBdr>
        </w:div>
        <w:div w:id="457649821">
          <w:marLeft w:val="480"/>
          <w:marRight w:val="0"/>
          <w:marTop w:val="0"/>
          <w:marBottom w:val="0"/>
          <w:divBdr>
            <w:top w:val="none" w:sz="0" w:space="0" w:color="auto"/>
            <w:left w:val="none" w:sz="0" w:space="0" w:color="auto"/>
            <w:bottom w:val="none" w:sz="0" w:space="0" w:color="auto"/>
            <w:right w:val="none" w:sz="0" w:space="0" w:color="auto"/>
          </w:divBdr>
        </w:div>
        <w:div w:id="483396634">
          <w:marLeft w:val="480"/>
          <w:marRight w:val="0"/>
          <w:marTop w:val="0"/>
          <w:marBottom w:val="0"/>
          <w:divBdr>
            <w:top w:val="none" w:sz="0" w:space="0" w:color="auto"/>
            <w:left w:val="none" w:sz="0" w:space="0" w:color="auto"/>
            <w:bottom w:val="none" w:sz="0" w:space="0" w:color="auto"/>
            <w:right w:val="none" w:sz="0" w:space="0" w:color="auto"/>
          </w:divBdr>
        </w:div>
        <w:div w:id="545945851">
          <w:marLeft w:val="480"/>
          <w:marRight w:val="0"/>
          <w:marTop w:val="0"/>
          <w:marBottom w:val="0"/>
          <w:divBdr>
            <w:top w:val="none" w:sz="0" w:space="0" w:color="auto"/>
            <w:left w:val="none" w:sz="0" w:space="0" w:color="auto"/>
            <w:bottom w:val="none" w:sz="0" w:space="0" w:color="auto"/>
            <w:right w:val="none" w:sz="0" w:space="0" w:color="auto"/>
          </w:divBdr>
        </w:div>
        <w:div w:id="577397946">
          <w:marLeft w:val="480"/>
          <w:marRight w:val="0"/>
          <w:marTop w:val="0"/>
          <w:marBottom w:val="0"/>
          <w:divBdr>
            <w:top w:val="none" w:sz="0" w:space="0" w:color="auto"/>
            <w:left w:val="none" w:sz="0" w:space="0" w:color="auto"/>
            <w:bottom w:val="none" w:sz="0" w:space="0" w:color="auto"/>
            <w:right w:val="none" w:sz="0" w:space="0" w:color="auto"/>
          </w:divBdr>
        </w:div>
        <w:div w:id="577789055">
          <w:marLeft w:val="480"/>
          <w:marRight w:val="0"/>
          <w:marTop w:val="0"/>
          <w:marBottom w:val="0"/>
          <w:divBdr>
            <w:top w:val="none" w:sz="0" w:space="0" w:color="auto"/>
            <w:left w:val="none" w:sz="0" w:space="0" w:color="auto"/>
            <w:bottom w:val="none" w:sz="0" w:space="0" w:color="auto"/>
            <w:right w:val="none" w:sz="0" w:space="0" w:color="auto"/>
          </w:divBdr>
        </w:div>
        <w:div w:id="741680236">
          <w:marLeft w:val="480"/>
          <w:marRight w:val="0"/>
          <w:marTop w:val="0"/>
          <w:marBottom w:val="0"/>
          <w:divBdr>
            <w:top w:val="none" w:sz="0" w:space="0" w:color="auto"/>
            <w:left w:val="none" w:sz="0" w:space="0" w:color="auto"/>
            <w:bottom w:val="none" w:sz="0" w:space="0" w:color="auto"/>
            <w:right w:val="none" w:sz="0" w:space="0" w:color="auto"/>
          </w:divBdr>
        </w:div>
        <w:div w:id="746269014">
          <w:marLeft w:val="480"/>
          <w:marRight w:val="0"/>
          <w:marTop w:val="0"/>
          <w:marBottom w:val="0"/>
          <w:divBdr>
            <w:top w:val="none" w:sz="0" w:space="0" w:color="auto"/>
            <w:left w:val="none" w:sz="0" w:space="0" w:color="auto"/>
            <w:bottom w:val="none" w:sz="0" w:space="0" w:color="auto"/>
            <w:right w:val="none" w:sz="0" w:space="0" w:color="auto"/>
          </w:divBdr>
        </w:div>
        <w:div w:id="769350770">
          <w:marLeft w:val="480"/>
          <w:marRight w:val="0"/>
          <w:marTop w:val="0"/>
          <w:marBottom w:val="0"/>
          <w:divBdr>
            <w:top w:val="none" w:sz="0" w:space="0" w:color="auto"/>
            <w:left w:val="none" w:sz="0" w:space="0" w:color="auto"/>
            <w:bottom w:val="none" w:sz="0" w:space="0" w:color="auto"/>
            <w:right w:val="none" w:sz="0" w:space="0" w:color="auto"/>
          </w:divBdr>
        </w:div>
        <w:div w:id="796071036">
          <w:marLeft w:val="480"/>
          <w:marRight w:val="0"/>
          <w:marTop w:val="0"/>
          <w:marBottom w:val="0"/>
          <w:divBdr>
            <w:top w:val="none" w:sz="0" w:space="0" w:color="auto"/>
            <w:left w:val="none" w:sz="0" w:space="0" w:color="auto"/>
            <w:bottom w:val="none" w:sz="0" w:space="0" w:color="auto"/>
            <w:right w:val="none" w:sz="0" w:space="0" w:color="auto"/>
          </w:divBdr>
        </w:div>
        <w:div w:id="832336295">
          <w:marLeft w:val="480"/>
          <w:marRight w:val="0"/>
          <w:marTop w:val="0"/>
          <w:marBottom w:val="0"/>
          <w:divBdr>
            <w:top w:val="none" w:sz="0" w:space="0" w:color="auto"/>
            <w:left w:val="none" w:sz="0" w:space="0" w:color="auto"/>
            <w:bottom w:val="none" w:sz="0" w:space="0" w:color="auto"/>
            <w:right w:val="none" w:sz="0" w:space="0" w:color="auto"/>
          </w:divBdr>
        </w:div>
        <w:div w:id="842358220">
          <w:marLeft w:val="480"/>
          <w:marRight w:val="0"/>
          <w:marTop w:val="0"/>
          <w:marBottom w:val="0"/>
          <w:divBdr>
            <w:top w:val="none" w:sz="0" w:space="0" w:color="auto"/>
            <w:left w:val="none" w:sz="0" w:space="0" w:color="auto"/>
            <w:bottom w:val="none" w:sz="0" w:space="0" w:color="auto"/>
            <w:right w:val="none" w:sz="0" w:space="0" w:color="auto"/>
          </w:divBdr>
        </w:div>
        <w:div w:id="863442236">
          <w:marLeft w:val="480"/>
          <w:marRight w:val="0"/>
          <w:marTop w:val="0"/>
          <w:marBottom w:val="0"/>
          <w:divBdr>
            <w:top w:val="none" w:sz="0" w:space="0" w:color="auto"/>
            <w:left w:val="none" w:sz="0" w:space="0" w:color="auto"/>
            <w:bottom w:val="none" w:sz="0" w:space="0" w:color="auto"/>
            <w:right w:val="none" w:sz="0" w:space="0" w:color="auto"/>
          </w:divBdr>
        </w:div>
        <w:div w:id="899023078">
          <w:marLeft w:val="480"/>
          <w:marRight w:val="0"/>
          <w:marTop w:val="0"/>
          <w:marBottom w:val="0"/>
          <w:divBdr>
            <w:top w:val="none" w:sz="0" w:space="0" w:color="auto"/>
            <w:left w:val="none" w:sz="0" w:space="0" w:color="auto"/>
            <w:bottom w:val="none" w:sz="0" w:space="0" w:color="auto"/>
            <w:right w:val="none" w:sz="0" w:space="0" w:color="auto"/>
          </w:divBdr>
        </w:div>
        <w:div w:id="917330317">
          <w:marLeft w:val="480"/>
          <w:marRight w:val="0"/>
          <w:marTop w:val="0"/>
          <w:marBottom w:val="0"/>
          <w:divBdr>
            <w:top w:val="none" w:sz="0" w:space="0" w:color="auto"/>
            <w:left w:val="none" w:sz="0" w:space="0" w:color="auto"/>
            <w:bottom w:val="none" w:sz="0" w:space="0" w:color="auto"/>
            <w:right w:val="none" w:sz="0" w:space="0" w:color="auto"/>
          </w:divBdr>
        </w:div>
        <w:div w:id="962929556">
          <w:marLeft w:val="480"/>
          <w:marRight w:val="0"/>
          <w:marTop w:val="0"/>
          <w:marBottom w:val="0"/>
          <w:divBdr>
            <w:top w:val="none" w:sz="0" w:space="0" w:color="auto"/>
            <w:left w:val="none" w:sz="0" w:space="0" w:color="auto"/>
            <w:bottom w:val="none" w:sz="0" w:space="0" w:color="auto"/>
            <w:right w:val="none" w:sz="0" w:space="0" w:color="auto"/>
          </w:divBdr>
        </w:div>
        <w:div w:id="963120097">
          <w:marLeft w:val="480"/>
          <w:marRight w:val="0"/>
          <w:marTop w:val="0"/>
          <w:marBottom w:val="0"/>
          <w:divBdr>
            <w:top w:val="none" w:sz="0" w:space="0" w:color="auto"/>
            <w:left w:val="none" w:sz="0" w:space="0" w:color="auto"/>
            <w:bottom w:val="none" w:sz="0" w:space="0" w:color="auto"/>
            <w:right w:val="none" w:sz="0" w:space="0" w:color="auto"/>
          </w:divBdr>
        </w:div>
        <w:div w:id="1013148911">
          <w:marLeft w:val="480"/>
          <w:marRight w:val="0"/>
          <w:marTop w:val="0"/>
          <w:marBottom w:val="0"/>
          <w:divBdr>
            <w:top w:val="none" w:sz="0" w:space="0" w:color="auto"/>
            <w:left w:val="none" w:sz="0" w:space="0" w:color="auto"/>
            <w:bottom w:val="none" w:sz="0" w:space="0" w:color="auto"/>
            <w:right w:val="none" w:sz="0" w:space="0" w:color="auto"/>
          </w:divBdr>
        </w:div>
        <w:div w:id="1048988983">
          <w:marLeft w:val="480"/>
          <w:marRight w:val="0"/>
          <w:marTop w:val="0"/>
          <w:marBottom w:val="0"/>
          <w:divBdr>
            <w:top w:val="none" w:sz="0" w:space="0" w:color="auto"/>
            <w:left w:val="none" w:sz="0" w:space="0" w:color="auto"/>
            <w:bottom w:val="none" w:sz="0" w:space="0" w:color="auto"/>
            <w:right w:val="none" w:sz="0" w:space="0" w:color="auto"/>
          </w:divBdr>
        </w:div>
        <w:div w:id="1052313657">
          <w:marLeft w:val="480"/>
          <w:marRight w:val="0"/>
          <w:marTop w:val="0"/>
          <w:marBottom w:val="0"/>
          <w:divBdr>
            <w:top w:val="none" w:sz="0" w:space="0" w:color="auto"/>
            <w:left w:val="none" w:sz="0" w:space="0" w:color="auto"/>
            <w:bottom w:val="none" w:sz="0" w:space="0" w:color="auto"/>
            <w:right w:val="none" w:sz="0" w:space="0" w:color="auto"/>
          </w:divBdr>
        </w:div>
        <w:div w:id="1131365956">
          <w:marLeft w:val="480"/>
          <w:marRight w:val="0"/>
          <w:marTop w:val="0"/>
          <w:marBottom w:val="0"/>
          <w:divBdr>
            <w:top w:val="none" w:sz="0" w:space="0" w:color="auto"/>
            <w:left w:val="none" w:sz="0" w:space="0" w:color="auto"/>
            <w:bottom w:val="none" w:sz="0" w:space="0" w:color="auto"/>
            <w:right w:val="none" w:sz="0" w:space="0" w:color="auto"/>
          </w:divBdr>
        </w:div>
        <w:div w:id="1151748576">
          <w:marLeft w:val="480"/>
          <w:marRight w:val="0"/>
          <w:marTop w:val="0"/>
          <w:marBottom w:val="0"/>
          <w:divBdr>
            <w:top w:val="none" w:sz="0" w:space="0" w:color="auto"/>
            <w:left w:val="none" w:sz="0" w:space="0" w:color="auto"/>
            <w:bottom w:val="none" w:sz="0" w:space="0" w:color="auto"/>
            <w:right w:val="none" w:sz="0" w:space="0" w:color="auto"/>
          </w:divBdr>
        </w:div>
        <w:div w:id="1167745221">
          <w:marLeft w:val="480"/>
          <w:marRight w:val="0"/>
          <w:marTop w:val="0"/>
          <w:marBottom w:val="0"/>
          <w:divBdr>
            <w:top w:val="none" w:sz="0" w:space="0" w:color="auto"/>
            <w:left w:val="none" w:sz="0" w:space="0" w:color="auto"/>
            <w:bottom w:val="none" w:sz="0" w:space="0" w:color="auto"/>
            <w:right w:val="none" w:sz="0" w:space="0" w:color="auto"/>
          </w:divBdr>
        </w:div>
        <w:div w:id="1175850520">
          <w:marLeft w:val="480"/>
          <w:marRight w:val="0"/>
          <w:marTop w:val="0"/>
          <w:marBottom w:val="0"/>
          <w:divBdr>
            <w:top w:val="none" w:sz="0" w:space="0" w:color="auto"/>
            <w:left w:val="none" w:sz="0" w:space="0" w:color="auto"/>
            <w:bottom w:val="none" w:sz="0" w:space="0" w:color="auto"/>
            <w:right w:val="none" w:sz="0" w:space="0" w:color="auto"/>
          </w:divBdr>
        </w:div>
        <w:div w:id="1193229589">
          <w:marLeft w:val="480"/>
          <w:marRight w:val="0"/>
          <w:marTop w:val="0"/>
          <w:marBottom w:val="0"/>
          <w:divBdr>
            <w:top w:val="none" w:sz="0" w:space="0" w:color="auto"/>
            <w:left w:val="none" w:sz="0" w:space="0" w:color="auto"/>
            <w:bottom w:val="none" w:sz="0" w:space="0" w:color="auto"/>
            <w:right w:val="none" w:sz="0" w:space="0" w:color="auto"/>
          </w:divBdr>
        </w:div>
        <w:div w:id="1200583663">
          <w:marLeft w:val="480"/>
          <w:marRight w:val="0"/>
          <w:marTop w:val="0"/>
          <w:marBottom w:val="0"/>
          <w:divBdr>
            <w:top w:val="none" w:sz="0" w:space="0" w:color="auto"/>
            <w:left w:val="none" w:sz="0" w:space="0" w:color="auto"/>
            <w:bottom w:val="none" w:sz="0" w:space="0" w:color="auto"/>
            <w:right w:val="none" w:sz="0" w:space="0" w:color="auto"/>
          </w:divBdr>
        </w:div>
        <w:div w:id="1212500176">
          <w:marLeft w:val="480"/>
          <w:marRight w:val="0"/>
          <w:marTop w:val="0"/>
          <w:marBottom w:val="0"/>
          <w:divBdr>
            <w:top w:val="none" w:sz="0" w:space="0" w:color="auto"/>
            <w:left w:val="none" w:sz="0" w:space="0" w:color="auto"/>
            <w:bottom w:val="none" w:sz="0" w:space="0" w:color="auto"/>
            <w:right w:val="none" w:sz="0" w:space="0" w:color="auto"/>
          </w:divBdr>
        </w:div>
        <w:div w:id="1243947742">
          <w:marLeft w:val="480"/>
          <w:marRight w:val="0"/>
          <w:marTop w:val="0"/>
          <w:marBottom w:val="0"/>
          <w:divBdr>
            <w:top w:val="none" w:sz="0" w:space="0" w:color="auto"/>
            <w:left w:val="none" w:sz="0" w:space="0" w:color="auto"/>
            <w:bottom w:val="none" w:sz="0" w:space="0" w:color="auto"/>
            <w:right w:val="none" w:sz="0" w:space="0" w:color="auto"/>
          </w:divBdr>
        </w:div>
        <w:div w:id="1376268984">
          <w:marLeft w:val="480"/>
          <w:marRight w:val="0"/>
          <w:marTop w:val="0"/>
          <w:marBottom w:val="0"/>
          <w:divBdr>
            <w:top w:val="none" w:sz="0" w:space="0" w:color="auto"/>
            <w:left w:val="none" w:sz="0" w:space="0" w:color="auto"/>
            <w:bottom w:val="none" w:sz="0" w:space="0" w:color="auto"/>
            <w:right w:val="none" w:sz="0" w:space="0" w:color="auto"/>
          </w:divBdr>
        </w:div>
        <w:div w:id="1382362809">
          <w:marLeft w:val="480"/>
          <w:marRight w:val="0"/>
          <w:marTop w:val="0"/>
          <w:marBottom w:val="0"/>
          <w:divBdr>
            <w:top w:val="none" w:sz="0" w:space="0" w:color="auto"/>
            <w:left w:val="none" w:sz="0" w:space="0" w:color="auto"/>
            <w:bottom w:val="none" w:sz="0" w:space="0" w:color="auto"/>
            <w:right w:val="none" w:sz="0" w:space="0" w:color="auto"/>
          </w:divBdr>
        </w:div>
        <w:div w:id="1455248368">
          <w:marLeft w:val="480"/>
          <w:marRight w:val="0"/>
          <w:marTop w:val="0"/>
          <w:marBottom w:val="0"/>
          <w:divBdr>
            <w:top w:val="none" w:sz="0" w:space="0" w:color="auto"/>
            <w:left w:val="none" w:sz="0" w:space="0" w:color="auto"/>
            <w:bottom w:val="none" w:sz="0" w:space="0" w:color="auto"/>
            <w:right w:val="none" w:sz="0" w:space="0" w:color="auto"/>
          </w:divBdr>
        </w:div>
        <w:div w:id="1474061405">
          <w:marLeft w:val="480"/>
          <w:marRight w:val="0"/>
          <w:marTop w:val="0"/>
          <w:marBottom w:val="0"/>
          <w:divBdr>
            <w:top w:val="none" w:sz="0" w:space="0" w:color="auto"/>
            <w:left w:val="none" w:sz="0" w:space="0" w:color="auto"/>
            <w:bottom w:val="none" w:sz="0" w:space="0" w:color="auto"/>
            <w:right w:val="none" w:sz="0" w:space="0" w:color="auto"/>
          </w:divBdr>
        </w:div>
        <w:div w:id="1537083954">
          <w:marLeft w:val="480"/>
          <w:marRight w:val="0"/>
          <w:marTop w:val="0"/>
          <w:marBottom w:val="0"/>
          <w:divBdr>
            <w:top w:val="none" w:sz="0" w:space="0" w:color="auto"/>
            <w:left w:val="none" w:sz="0" w:space="0" w:color="auto"/>
            <w:bottom w:val="none" w:sz="0" w:space="0" w:color="auto"/>
            <w:right w:val="none" w:sz="0" w:space="0" w:color="auto"/>
          </w:divBdr>
        </w:div>
        <w:div w:id="1759643000">
          <w:marLeft w:val="480"/>
          <w:marRight w:val="0"/>
          <w:marTop w:val="0"/>
          <w:marBottom w:val="0"/>
          <w:divBdr>
            <w:top w:val="none" w:sz="0" w:space="0" w:color="auto"/>
            <w:left w:val="none" w:sz="0" w:space="0" w:color="auto"/>
            <w:bottom w:val="none" w:sz="0" w:space="0" w:color="auto"/>
            <w:right w:val="none" w:sz="0" w:space="0" w:color="auto"/>
          </w:divBdr>
        </w:div>
        <w:div w:id="1827697966">
          <w:marLeft w:val="480"/>
          <w:marRight w:val="0"/>
          <w:marTop w:val="0"/>
          <w:marBottom w:val="0"/>
          <w:divBdr>
            <w:top w:val="none" w:sz="0" w:space="0" w:color="auto"/>
            <w:left w:val="none" w:sz="0" w:space="0" w:color="auto"/>
            <w:bottom w:val="none" w:sz="0" w:space="0" w:color="auto"/>
            <w:right w:val="none" w:sz="0" w:space="0" w:color="auto"/>
          </w:divBdr>
        </w:div>
        <w:div w:id="1861427332">
          <w:marLeft w:val="480"/>
          <w:marRight w:val="0"/>
          <w:marTop w:val="0"/>
          <w:marBottom w:val="0"/>
          <w:divBdr>
            <w:top w:val="none" w:sz="0" w:space="0" w:color="auto"/>
            <w:left w:val="none" w:sz="0" w:space="0" w:color="auto"/>
            <w:bottom w:val="none" w:sz="0" w:space="0" w:color="auto"/>
            <w:right w:val="none" w:sz="0" w:space="0" w:color="auto"/>
          </w:divBdr>
        </w:div>
        <w:div w:id="1863743216">
          <w:marLeft w:val="480"/>
          <w:marRight w:val="0"/>
          <w:marTop w:val="0"/>
          <w:marBottom w:val="0"/>
          <w:divBdr>
            <w:top w:val="none" w:sz="0" w:space="0" w:color="auto"/>
            <w:left w:val="none" w:sz="0" w:space="0" w:color="auto"/>
            <w:bottom w:val="none" w:sz="0" w:space="0" w:color="auto"/>
            <w:right w:val="none" w:sz="0" w:space="0" w:color="auto"/>
          </w:divBdr>
        </w:div>
        <w:div w:id="1878003137">
          <w:marLeft w:val="480"/>
          <w:marRight w:val="0"/>
          <w:marTop w:val="0"/>
          <w:marBottom w:val="0"/>
          <w:divBdr>
            <w:top w:val="none" w:sz="0" w:space="0" w:color="auto"/>
            <w:left w:val="none" w:sz="0" w:space="0" w:color="auto"/>
            <w:bottom w:val="none" w:sz="0" w:space="0" w:color="auto"/>
            <w:right w:val="none" w:sz="0" w:space="0" w:color="auto"/>
          </w:divBdr>
        </w:div>
        <w:div w:id="1930892587">
          <w:marLeft w:val="480"/>
          <w:marRight w:val="0"/>
          <w:marTop w:val="0"/>
          <w:marBottom w:val="0"/>
          <w:divBdr>
            <w:top w:val="none" w:sz="0" w:space="0" w:color="auto"/>
            <w:left w:val="none" w:sz="0" w:space="0" w:color="auto"/>
            <w:bottom w:val="none" w:sz="0" w:space="0" w:color="auto"/>
            <w:right w:val="none" w:sz="0" w:space="0" w:color="auto"/>
          </w:divBdr>
        </w:div>
        <w:div w:id="1932198527">
          <w:marLeft w:val="480"/>
          <w:marRight w:val="0"/>
          <w:marTop w:val="0"/>
          <w:marBottom w:val="0"/>
          <w:divBdr>
            <w:top w:val="none" w:sz="0" w:space="0" w:color="auto"/>
            <w:left w:val="none" w:sz="0" w:space="0" w:color="auto"/>
            <w:bottom w:val="none" w:sz="0" w:space="0" w:color="auto"/>
            <w:right w:val="none" w:sz="0" w:space="0" w:color="auto"/>
          </w:divBdr>
        </w:div>
        <w:div w:id="1935630591">
          <w:marLeft w:val="480"/>
          <w:marRight w:val="0"/>
          <w:marTop w:val="0"/>
          <w:marBottom w:val="0"/>
          <w:divBdr>
            <w:top w:val="none" w:sz="0" w:space="0" w:color="auto"/>
            <w:left w:val="none" w:sz="0" w:space="0" w:color="auto"/>
            <w:bottom w:val="none" w:sz="0" w:space="0" w:color="auto"/>
            <w:right w:val="none" w:sz="0" w:space="0" w:color="auto"/>
          </w:divBdr>
        </w:div>
        <w:div w:id="2002856085">
          <w:marLeft w:val="480"/>
          <w:marRight w:val="0"/>
          <w:marTop w:val="0"/>
          <w:marBottom w:val="0"/>
          <w:divBdr>
            <w:top w:val="none" w:sz="0" w:space="0" w:color="auto"/>
            <w:left w:val="none" w:sz="0" w:space="0" w:color="auto"/>
            <w:bottom w:val="none" w:sz="0" w:space="0" w:color="auto"/>
            <w:right w:val="none" w:sz="0" w:space="0" w:color="auto"/>
          </w:divBdr>
        </w:div>
        <w:div w:id="2008744863">
          <w:marLeft w:val="480"/>
          <w:marRight w:val="0"/>
          <w:marTop w:val="0"/>
          <w:marBottom w:val="0"/>
          <w:divBdr>
            <w:top w:val="none" w:sz="0" w:space="0" w:color="auto"/>
            <w:left w:val="none" w:sz="0" w:space="0" w:color="auto"/>
            <w:bottom w:val="none" w:sz="0" w:space="0" w:color="auto"/>
            <w:right w:val="none" w:sz="0" w:space="0" w:color="auto"/>
          </w:divBdr>
        </w:div>
        <w:div w:id="2046364307">
          <w:marLeft w:val="480"/>
          <w:marRight w:val="0"/>
          <w:marTop w:val="0"/>
          <w:marBottom w:val="0"/>
          <w:divBdr>
            <w:top w:val="none" w:sz="0" w:space="0" w:color="auto"/>
            <w:left w:val="none" w:sz="0" w:space="0" w:color="auto"/>
            <w:bottom w:val="none" w:sz="0" w:space="0" w:color="auto"/>
            <w:right w:val="none" w:sz="0" w:space="0" w:color="auto"/>
          </w:divBdr>
        </w:div>
        <w:div w:id="2065834980">
          <w:marLeft w:val="480"/>
          <w:marRight w:val="0"/>
          <w:marTop w:val="0"/>
          <w:marBottom w:val="0"/>
          <w:divBdr>
            <w:top w:val="none" w:sz="0" w:space="0" w:color="auto"/>
            <w:left w:val="none" w:sz="0" w:space="0" w:color="auto"/>
            <w:bottom w:val="none" w:sz="0" w:space="0" w:color="auto"/>
            <w:right w:val="none" w:sz="0" w:space="0" w:color="auto"/>
          </w:divBdr>
        </w:div>
        <w:div w:id="2078746231">
          <w:marLeft w:val="480"/>
          <w:marRight w:val="0"/>
          <w:marTop w:val="0"/>
          <w:marBottom w:val="0"/>
          <w:divBdr>
            <w:top w:val="none" w:sz="0" w:space="0" w:color="auto"/>
            <w:left w:val="none" w:sz="0" w:space="0" w:color="auto"/>
            <w:bottom w:val="none" w:sz="0" w:space="0" w:color="auto"/>
            <w:right w:val="none" w:sz="0" w:space="0" w:color="auto"/>
          </w:divBdr>
        </w:div>
        <w:div w:id="2096317709">
          <w:marLeft w:val="480"/>
          <w:marRight w:val="0"/>
          <w:marTop w:val="0"/>
          <w:marBottom w:val="0"/>
          <w:divBdr>
            <w:top w:val="none" w:sz="0" w:space="0" w:color="auto"/>
            <w:left w:val="none" w:sz="0" w:space="0" w:color="auto"/>
            <w:bottom w:val="none" w:sz="0" w:space="0" w:color="auto"/>
            <w:right w:val="none" w:sz="0" w:space="0" w:color="auto"/>
          </w:divBdr>
        </w:div>
      </w:divsChild>
    </w:div>
    <w:div w:id="1746418262">
      <w:bodyDiv w:val="1"/>
      <w:marLeft w:val="0"/>
      <w:marRight w:val="0"/>
      <w:marTop w:val="0"/>
      <w:marBottom w:val="0"/>
      <w:divBdr>
        <w:top w:val="none" w:sz="0" w:space="0" w:color="auto"/>
        <w:left w:val="none" w:sz="0" w:space="0" w:color="auto"/>
        <w:bottom w:val="none" w:sz="0" w:space="0" w:color="auto"/>
        <w:right w:val="none" w:sz="0" w:space="0" w:color="auto"/>
      </w:divBdr>
      <w:divsChild>
        <w:div w:id="239290973">
          <w:marLeft w:val="480"/>
          <w:marRight w:val="0"/>
          <w:marTop w:val="0"/>
          <w:marBottom w:val="0"/>
          <w:divBdr>
            <w:top w:val="none" w:sz="0" w:space="0" w:color="auto"/>
            <w:left w:val="none" w:sz="0" w:space="0" w:color="auto"/>
            <w:bottom w:val="none" w:sz="0" w:space="0" w:color="auto"/>
            <w:right w:val="none" w:sz="0" w:space="0" w:color="auto"/>
          </w:divBdr>
        </w:div>
        <w:div w:id="242643191">
          <w:marLeft w:val="480"/>
          <w:marRight w:val="0"/>
          <w:marTop w:val="0"/>
          <w:marBottom w:val="0"/>
          <w:divBdr>
            <w:top w:val="none" w:sz="0" w:space="0" w:color="auto"/>
            <w:left w:val="none" w:sz="0" w:space="0" w:color="auto"/>
            <w:bottom w:val="none" w:sz="0" w:space="0" w:color="auto"/>
            <w:right w:val="none" w:sz="0" w:space="0" w:color="auto"/>
          </w:divBdr>
        </w:div>
        <w:div w:id="248193408">
          <w:marLeft w:val="480"/>
          <w:marRight w:val="0"/>
          <w:marTop w:val="0"/>
          <w:marBottom w:val="0"/>
          <w:divBdr>
            <w:top w:val="none" w:sz="0" w:space="0" w:color="auto"/>
            <w:left w:val="none" w:sz="0" w:space="0" w:color="auto"/>
            <w:bottom w:val="none" w:sz="0" w:space="0" w:color="auto"/>
            <w:right w:val="none" w:sz="0" w:space="0" w:color="auto"/>
          </w:divBdr>
        </w:div>
        <w:div w:id="259874693">
          <w:marLeft w:val="480"/>
          <w:marRight w:val="0"/>
          <w:marTop w:val="0"/>
          <w:marBottom w:val="0"/>
          <w:divBdr>
            <w:top w:val="none" w:sz="0" w:space="0" w:color="auto"/>
            <w:left w:val="none" w:sz="0" w:space="0" w:color="auto"/>
            <w:bottom w:val="none" w:sz="0" w:space="0" w:color="auto"/>
            <w:right w:val="none" w:sz="0" w:space="0" w:color="auto"/>
          </w:divBdr>
        </w:div>
        <w:div w:id="287397671">
          <w:marLeft w:val="480"/>
          <w:marRight w:val="0"/>
          <w:marTop w:val="0"/>
          <w:marBottom w:val="0"/>
          <w:divBdr>
            <w:top w:val="none" w:sz="0" w:space="0" w:color="auto"/>
            <w:left w:val="none" w:sz="0" w:space="0" w:color="auto"/>
            <w:bottom w:val="none" w:sz="0" w:space="0" w:color="auto"/>
            <w:right w:val="none" w:sz="0" w:space="0" w:color="auto"/>
          </w:divBdr>
        </w:div>
        <w:div w:id="310641777">
          <w:marLeft w:val="480"/>
          <w:marRight w:val="0"/>
          <w:marTop w:val="0"/>
          <w:marBottom w:val="0"/>
          <w:divBdr>
            <w:top w:val="none" w:sz="0" w:space="0" w:color="auto"/>
            <w:left w:val="none" w:sz="0" w:space="0" w:color="auto"/>
            <w:bottom w:val="none" w:sz="0" w:space="0" w:color="auto"/>
            <w:right w:val="none" w:sz="0" w:space="0" w:color="auto"/>
          </w:divBdr>
        </w:div>
        <w:div w:id="343173530">
          <w:marLeft w:val="480"/>
          <w:marRight w:val="0"/>
          <w:marTop w:val="0"/>
          <w:marBottom w:val="0"/>
          <w:divBdr>
            <w:top w:val="none" w:sz="0" w:space="0" w:color="auto"/>
            <w:left w:val="none" w:sz="0" w:space="0" w:color="auto"/>
            <w:bottom w:val="none" w:sz="0" w:space="0" w:color="auto"/>
            <w:right w:val="none" w:sz="0" w:space="0" w:color="auto"/>
          </w:divBdr>
        </w:div>
        <w:div w:id="378744720">
          <w:marLeft w:val="480"/>
          <w:marRight w:val="0"/>
          <w:marTop w:val="0"/>
          <w:marBottom w:val="0"/>
          <w:divBdr>
            <w:top w:val="none" w:sz="0" w:space="0" w:color="auto"/>
            <w:left w:val="none" w:sz="0" w:space="0" w:color="auto"/>
            <w:bottom w:val="none" w:sz="0" w:space="0" w:color="auto"/>
            <w:right w:val="none" w:sz="0" w:space="0" w:color="auto"/>
          </w:divBdr>
        </w:div>
        <w:div w:id="405106310">
          <w:marLeft w:val="480"/>
          <w:marRight w:val="0"/>
          <w:marTop w:val="0"/>
          <w:marBottom w:val="0"/>
          <w:divBdr>
            <w:top w:val="none" w:sz="0" w:space="0" w:color="auto"/>
            <w:left w:val="none" w:sz="0" w:space="0" w:color="auto"/>
            <w:bottom w:val="none" w:sz="0" w:space="0" w:color="auto"/>
            <w:right w:val="none" w:sz="0" w:space="0" w:color="auto"/>
          </w:divBdr>
        </w:div>
        <w:div w:id="409812644">
          <w:marLeft w:val="480"/>
          <w:marRight w:val="0"/>
          <w:marTop w:val="0"/>
          <w:marBottom w:val="0"/>
          <w:divBdr>
            <w:top w:val="none" w:sz="0" w:space="0" w:color="auto"/>
            <w:left w:val="none" w:sz="0" w:space="0" w:color="auto"/>
            <w:bottom w:val="none" w:sz="0" w:space="0" w:color="auto"/>
            <w:right w:val="none" w:sz="0" w:space="0" w:color="auto"/>
          </w:divBdr>
        </w:div>
        <w:div w:id="457260467">
          <w:marLeft w:val="480"/>
          <w:marRight w:val="0"/>
          <w:marTop w:val="0"/>
          <w:marBottom w:val="0"/>
          <w:divBdr>
            <w:top w:val="none" w:sz="0" w:space="0" w:color="auto"/>
            <w:left w:val="none" w:sz="0" w:space="0" w:color="auto"/>
            <w:bottom w:val="none" w:sz="0" w:space="0" w:color="auto"/>
            <w:right w:val="none" w:sz="0" w:space="0" w:color="auto"/>
          </w:divBdr>
        </w:div>
        <w:div w:id="476268437">
          <w:marLeft w:val="480"/>
          <w:marRight w:val="0"/>
          <w:marTop w:val="0"/>
          <w:marBottom w:val="0"/>
          <w:divBdr>
            <w:top w:val="none" w:sz="0" w:space="0" w:color="auto"/>
            <w:left w:val="none" w:sz="0" w:space="0" w:color="auto"/>
            <w:bottom w:val="none" w:sz="0" w:space="0" w:color="auto"/>
            <w:right w:val="none" w:sz="0" w:space="0" w:color="auto"/>
          </w:divBdr>
        </w:div>
        <w:div w:id="488208661">
          <w:marLeft w:val="480"/>
          <w:marRight w:val="0"/>
          <w:marTop w:val="0"/>
          <w:marBottom w:val="0"/>
          <w:divBdr>
            <w:top w:val="none" w:sz="0" w:space="0" w:color="auto"/>
            <w:left w:val="none" w:sz="0" w:space="0" w:color="auto"/>
            <w:bottom w:val="none" w:sz="0" w:space="0" w:color="auto"/>
            <w:right w:val="none" w:sz="0" w:space="0" w:color="auto"/>
          </w:divBdr>
        </w:div>
        <w:div w:id="497699150">
          <w:marLeft w:val="480"/>
          <w:marRight w:val="0"/>
          <w:marTop w:val="0"/>
          <w:marBottom w:val="0"/>
          <w:divBdr>
            <w:top w:val="none" w:sz="0" w:space="0" w:color="auto"/>
            <w:left w:val="none" w:sz="0" w:space="0" w:color="auto"/>
            <w:bottom w:val="none" w:sz="0" w:space="0" w:color="auto"/>
            <w:right w:val="none" w:sz="0" w:space="0" w:color="auto"/>
          </w:divBdr>
        </w:div>
        <w:div w:id="521478634">
          <w:marLeft w:val="480"/>
          <w:marRight w:val="0"/>
          <w:marTop w:val="0"/>
          <w:marBottom w:val="0"/>
          <w:divBdr>
            <w:top w:val="none" w:sz="0" w:space="0" w:color="auto"/>
            <w:left w:val="none" w:sz="0" w:space="0" w:color="auto"/>
            <w:bottom w:val="none" w:sz="0" w:space="0" w:color="auto"/>
            <w:right w:val="none" w:sz="0" w:space="0" w:color="auto"/>
          </w:divBdr>
        </w:div>
        <w:div w:id="566575722">
          <w:marLeft w:val="480"/>
          <w:marRight w:val="0"/>
          <w:marTop w:val="0"/>
          <w:marBottom w:val="0"/>
          <w:divBdr>
            <w:top w:val="none" w:sz="0" w:space="0" w:color="auto"/>
            <w:left w:val="none" w:sz="0" w:space="0" w:color="auto"/>
            <w:bottom w:val="none" w:sz="0" w:space="0" w:color="auto"/>
            <w:right w:val="none" w:sz="0" w:space="0" w:color="auto"/>
          </w:divBdr>
        </w:div>
        <w:div w:id="579145724">
          <w:marLeft w:val="480"/>
          <w:marRight w:val="0"/>
          <w:marTop w:val="0"/>
          <w:marBottom w:val="0"/>
          <w:divBdr>
            <w:top w:val="none" w:sz="0" w:space="0" w:color="auto"/>
            <w:left w:val="none" w:sz="0" w:space="0" w:color="auto"/>
            <w:bottom w:val="none" w:sz="0" w:space="0" w:color="auto"/>
            <w:right w:val="none" w:sz="0" w:space="0" w:color="auto"/>
          </w:divBdr>
        </w:div>
        <w:div w:id="631444568">
          <w:marLeft w:val="480"/>
          <w:marRight w:val="0"/>
          <w:marTop w:val="0"/>
          <w:marBottom w:val="0"/>
          <w:divBdr>
            <w:top w:val="none" w:sz="0" w:space="0" w:color="auto"/>
            <w:left w:val="none" w:sz="0" w:space="0" w:color="auto"/>
            <w:bottom w:val="none" w:sz="0" w:space="0" w:color="auto"/>
            <w:right w:val="none" w:sz="0" w:space="0" w:color="auto"/>
          </w:divBdr>
        </w:div>
        <w:div w:id="636372199">
          <w:marLeft w:val="480"/>
          <w:marRight w:val="0"/>
          <w:marTop w:val="0"/>
          <w:marBottom w:val="0"/>
          <w:divBdr>
            <w:top w:val="none" w:sz="0" w:space="0" w:color="auto"/>
            <w:left w:val="none" w:sz="0" w:space="0" w:color="auto"/>
            <w:bottom w:val="none" w:sz="0" w:space="0" w:color="auto"/>
            <w:right w:val="none" w:sz="0" w:space="0" w:color="auto"/>
          </w:divBdr>
        </w:div>
        <w:div w:id="661389886">
          <w:marLeft w:val="480"/>
          <w:marRight w:val="0"/>
          <w:marTop w:val="0"/>
          <w:marBottom w:val="0"/>
          <w:divBdr>
            <w:top w:val="none" w:sz="0" w:space="0" w:color="auto"/>
            <w:left w:val="none" w:sz="0" w:space="0" w:color="auto"/>
            <w:bottom w:val="none" w:sz="0" w:space="0" w:color="auto"/>
            <w:right w:val="none" w:sz="0" w:space="0" w:color="auto"/>
          </w:divBdr>
        </w:div>
        <w:div w:id="682897282">
          <w:marLeft w:val="480"/>
          <w:marRight w:val="0"/>
          <w:marTop w:val="0"/>
          <w:marBottom w:val="0"/>
          <w:divBdr>
            <w:top w:val="none" w:sz="0" w:space="0" w:color="auto"/>
            <w:left w:val="none" w:sz="0" w:space="0" w:color="auto"/>
            <w:bottom w:val="none" w:sz="0" w:space="0" w:color="auto"/>
            <w:right w:val="none" w:sz="0" w:space="0" w:color="auto"/>
          </w:divBdr>
        </w:div>
        <w:div w:id="693727841">
          <w:marLeft w:val="480"/>
          <w:marRight w:val="0"/>
          <w:marTop w:val="0"/>
          <w:marBottom w:val="0"/>
          <w:divBdr>
            <w:top w:val="none" w:sz="0" w:space="0" w:color="auto"/>
            <w:left w:val="none" w:sz="0" w:space="0" w:color="auto"/>
            <w:bottom w:val="none" w:sz="0" w:space="0" w:color="auto"/>
            <w:right w:val="none" w:sz="0" w:space="0" w:color="auto"/>
          </w:divBdr>
        </w:div>
        <w:div w:id="723404576">
          <w:marLeft w:val="480"/>
          <w:marRight w:val="0"/>
          <w:marTop w:val="0"/>
          <w:marBottom w:val="0"/>
          <w:divBdr>
            <w:top w:val="none" w:sz="0" w:space="0" w:color="auto"/>
            <w:left w:val="none" w:sz="0" w:space="0" w:color="auto"/>
            <w:bottom w:val="none" w:sz="0" w:space="0" w:color="auto"/>
            <w:right w:val="none" w:sz="0" w:space="0" w:color="auto"/>
          </w:divBdr>
        </w:div>
        <w:div w:id="741223738">
          <w:marLeft w:val="480"/>
          <w:marRight w:val="0"/>
          <w:marTop w:val="0"/>
          <w:marBottom w:val="0"/>
          <w:divBdr>
            <w:top w:val="none" w:sz="0" w:space="0" w:color="auto"/>
            <w:left w:val="none" w:sz="0" w:space="0" w:color="auto"/>
            <w:bottom w:val="none" w:sz="0" w:space="0" w:color="auto"/>
            <w:right w:val="none" w:sz="0" w:space="0" w:color="auto"/>
          </w:divBdr>
        </w:div>
        <w:div w:id="802773196">
          <w:marLeft w:val="480"/>
          <w:marRight w:val="0"/>
          <w:marTop w:val="0"/>
          <w:marBottom w:val="0"/>
          <w:divBdr>
            <w:top w:val="none" w:sz="0" w:space="0" w:color="auto"/>
            <w:left w:val="none" w:sz="0" w:space="0" w:color="auto"/>
            <w:bottom w:val="none" w:sz="0" w:space="0" w:color="auto"/>
            <w:right w:val="none" w:sz="0" w:space="0" w:color="auto"/>
          </w:divBdr>
        </w:div>
        <w:div w:id="824512359">
          <w:marLeft w:val="480"/>
          <w:marRight w:val="0"/>
          <w:marTop w:val="0"/>
          <w:marBottom w:val="0"/>
          <w:divBdr>
            <w:top w:val="none" w:sz="0" w:space="0" w:color="auto"/>
            <w:left w:val="none" w:sz="0" w:space="0" w:color="auto"/>
            <w:bottom w:val="none" w:sz="0" w:space="0" w:color="auto"/>
            <w:right w:val="none" w:sz="0" w:space="0" w:color="auto"/>
          </w:divBdr>
        </w:div>
        <w:div w:id="844440674">
          <w:marLeft w:val="480"/>
          <w:marRight w:val="0"/>
          <w:marTop w:val="0"/>
          <w:marBottom w:val="0"/>
          <w:divBdr>
            <w:top w:val="none" w:sz="0" w:space="0" w:color="auto"/>
            <w:left w:val="none" w:sz="0" w:space="0" w:color="auto"/>
            <w:bottom w:val="none" w:sz="0" w:space="0" w:color="auto"/>
            <w:right w:val="none" w:sz="0" w:space="0" w:color="auto"/>
          </w:divBdr>
        </w:div>
        <w:div w:id="858154443">
          <w:marLeft w:val="480"/>
          <w:marRight w:val="0"/>
          <w:marTop w:val="0"/>
          <w:marBottom w:val="0"/>
          <w:divBdr>
            <w:top w:val="none" w:sz="0" w:space="0" w:color="auto"/>
            <w:left w:val="none" w:sz="0" w:space="0" w:color="auto"/>
            <w:bottom w:val="none" w:sz="0" w:space="0" w:color="auto"/>
            <w:right w:val="none" w:sz="0" w:space="0" w:color="auto"/>
          </w:divBdr>
        </w:div>
        <w:div w:id="890770391">
          <w:marLeft w:val="480"/>
          <w:marRight w:val="0"/>
          <w:marTop w:val="0"/>
          <w:marBottom w:val="0"/>
          <w:divBdr>
            <w:top w:val="none" w:sz="0" w:space="0" w:color="auto"/>
            <w:left w:val="none" w:sz="0" w:space="0" w:color="auto"/>
            <w:bottom w:val="none" w:sz="0" w:space="0" w:color="auto"/>
            <w:right w:val="none" w:sz="0" w:space="0" w:color="auto"/>
          </w:divBdr>
        </w:div>
        <w:div w:id="899023504">
          <w:marLeft w:val="480"/>
          <w:marRight w:val="0"/>
          <w:marTop w:val="0"/>
          <w:marBottom w:val="0"/>
          <w:divBdr>
            <w:top w:val="none" w:sz="0" w:space="0" w:color="auto"/>
            <w:left w:val="none" w:sz="0" w:space="0" w:color="auto"/>
            <w:bottom w:val="none" w:sz="0" w:space="0" w:color="auto"/>
            <w:right w:val="none" w:sz="0" w:space="0" w:color="auto"/>
          </w:divBdr>
        </w:div>
        <w:div w:id="1018770080">
          <w:marLeft w:val="480"/>
          <w:marRight w:val="0"/>
          <w:marTop w:val="0"/>
          <w:marBottom w:val="0"/>
          <w:divBdr>
            <w:top w:val="none" w:sz="0" w:space="0" w:color="auto"/>
            <w:left w:val="none" w:sz="0" w:space="0" w:color="auto"/>
            <w:bottom w:val="none" w:sz="0" w:space="0" w:color="auto"/>
            <w:right w:val="none" w:sz="0" w:space="0" w:color="auto"/>
          </w:divBdr>
        </w:div>
        <w:div w:id="1052146565">
          <w:marLeft w:val="480"/>
          <w:marRight w:val="0"/>
          <w:marTop w:val="0"/>
          <w:marBottom w:val="0"/>
          <w:divBdr>
            <w:top w:val="none" w:sz="0" w:space="0" w:color="auto"/>
            <w:left w:val="none" w:sz="0" w:space="0" w:color="auto"/>
            <w:bottom w:val="none" w:sz="0" w:space="0" w:color="auto"/>
            <w:right w:val="none" w:sz="0" w:space="0" w:color="auto"/>
          </w:divBdr>
        </w:div>
        <w:div w:id="1057975846">
          <w:marLeft w:val="480"/>
          <w:marRight w:val="0"/>
          <w:marTop w:val="0"/>
          <w:marBottom w:val="0"/>
          <w:divBdr>
            <w:top w:val="none" w:sz="0" w:space="0" w:color="auto"/>
            <w:left w:val="none" w:sz="0" w:space="0" w:color="auto"/>
            <w:bottom w:val="none" w:sz="0" w:space="0" w:color="auto"/>
            <w:right w:val="none" w:sz="0" w:space="0" w:color="auto"/>
          </w:divBdr>
        </w:div>
        <w:div w:id="1106271273">
          <w:marLeft w:val="480"/>
          <w:marRight w:val="0"/>
          <w:marTop w:val="0"/>
          <w:marBottom w:val="0"/>
          <w:divBdr>
            <w:top w:val="none" w:sz="0" w:space="0" w:color="auto"/>
            <w:left w:val="none" w:sz="0" w:space="0" w:color="auto"/>
            <w:bottom w:val="none" w:sz="0" w:space="0" w:color="auto"/>
            <w:right w:val="none" w:sz="0" w:space="0" w:color="auto"/>
          </w:divBdr>
        </w:div>
        <w:div w:id="1130439512">
          <w:marLeft w:val="480"/>
          <w:marRight w:val="0"/>
          <w:marTop w:val="0"/>
          <w:marBottom w:val="0"/>
          <w:divBdr>
            <w:top w:val="none" w:sz="0" w:space="0" w:color="auto"/>
            <w:left w:val="none" w:sz="0" w:space="0" w:color="auto"/>
            <w:bottom w:val="none" w:sz="0" w:space="0" w:color="auto"/>
            <w:right w:val="none" w:sz="0" w:space="0" w:color="auto"/>
          </w:divBdr>
        </w:div>
        <w:div w:id="1140611855">
          <w:marLeft w:val="480"/>
          <w:marRight w:val="0"/>
          <w:marTop w:val="0"/>
          <w:marBottom w:val="0"/>
          <w:divBdr>
            <w:top w:val="none" w:sz="0" w:space="0" w:color="auto"/>
            <w:left w:val="none" w:sz="0" w:space="0" w:color="auto"/>
            <w:bottom w:val="none" w:sz="0" w:space="0" w:color="auto"/>
            <w:right w:val="none" w:sz="0" w:space="0" w:color="auto"/>
          </w:divBdr>
        </w:div>
        <w:div w:id="1142310838">
          <w:marLeft w:val="480"/>
          <w:marRight w:val="0"/>
          <w:marTop w:val="0"/>
          <w:marBottom w:val="0"/>
          <w:divBdr>
            <w:top w:val="none" w:sz="0" w:space="0" w:color="auto"/>
            <w:left w:val="none" w:sz="0" w:space="0" w:color="auto"/>
            <w:bottom w:val="none" w:sz="0" w:space="0" w:color="auto"/>
            <w:right w:val="none" w:sz="0" w:space="0" w:color="auto"/>
          </w:divBdr>
        </w:div>
        <w:div w:id="1146122362">
          <w:marLeft w:val="480"/>
          <w:marRight w:val="0"/>
          <w:marTop w:val="0"/>
          <w:marBottom w:val="0"/>
          <w:divBdr>
            <w:top w:val="none" w:sz="0" w:space="0" w:color="auto"/>
            <w:left w:val="none" w:sz="0" w:space="0" w:color="auto"/>
            <w:bottom w:val="none" w:sz="0" w:space="0" w:color="auto"/>
            <w:right w:val="none" w:sz="0" w:space="0" w:color="auto"/>
          </w:divBdr>
        </w:div>
        <w:div w:id="1150556975">
          <w:marLeft w:val="480"/>
          <w:marRight w:val="0"/>
          <w:marTop w:val="0"/>
          <w:marBottom w:val="0"/>
          <w:divBdr>
            <w:top w:val="none" w:sz="0" w:space="0" w:color="auto"/>
            <w:left w:val="none" w:sz="0" w:space="0" w:color="auto"/>
            <w:bottom w:val="none" w:sz="0" w:space="0" w:color="auto"/>
            <w:right w:val="none" w:sz="0" w:space="0" w:color="auto"/>
          </w:divBdr>
        </w:div>
        <w:div w:id="1173834351">
          <w:marLeft w:val="480"/>
          <w:marRight w:val="0"/>
          <w:marTop w:val="0"/>
          <w:marBottom w:val="0"/>
          <w:divBdr>
            <w:top w:val="none" w:sz="0" w:space="0" w:color="auto"/>
            <w:left w:val="none" w:sz="0" w:space="0" w:color="auto"/>
            <w:bottom w:val="none" w:sz="0" w:space="0" w:color="auto"/>
            <w:right w:val="none" w:sz="0" w:space="0" w:color="auto"/>
          </w:divBdr>
        </w:div>
        <w:div w:id="1186019223">
          <w:marLeft w:val="480"/>
          <w:marRight w:val="0"/>
          <w:marTop w:val="0"/>
          <w:marBottom w:val="0"/>
          <w:divBdr>
            <w:top w:val="none" w:sz="0" w:space="0" w:color="auto"/>
            <w:left w:val="none" w:sz="0" w:space="0" w:color="auto"/>
            <w:bottom w:val="none" w:sz="0" w:space="0" w:color="auto"/>
            <w:right w:val="none" w:sz="0" w:space="0" w:color="auto"/>
          </w:divBdr>
        </w:div>
        <w:div w:id="1195922333">
          <w:marLeft w:val="480"/>
          <w:marRight w:val="0"/>
          <w:marTop w:val="0"/>
          <w:marBottom w:val="0"/>
          <w:divBdr>
            <w:top w:val="none" w:sz="0" w:space="0" w:color="auto"/>
            <w:left w:val="none" w:sz="0" w:space="0" w:color="auto"/>
            <w:bottom w:val="none" w:sz="0" w:space="0" w:color="auto"/>
            <w:right w:val="none" w:sz="0" w:space="0" w:color="auto"/>
          </w:divBdr>
        </w:div>
        <w:div w:id="1196117602">
          <w:marLeft w:val="480"/>
          <w:marRight w:val="0"/>
          <w:marTop w:val="0"/>
          <w:marBottom w:val="0"/>
          <w:divBdr>
            <w:top w:val="none" w:sz="0" w:space="0" w:color="auto"/>
            <w:left w:val="none" w:sz="0" w:space="0" w:color="auto"/>
            <w:bottom w:val="none" w:sz="0" w:space="0" w:color="auto"/>
            <w:right w:val="none" w:sz="0" w:space="0" w:color="auto"/>
          </w:divBdr>
        </w:div>
        <w:div w:id="1206288043">
          <w:marLeft w:val="480"/>
          <w:marRight w:val="0"/>
          <w:marTop w:val="0"/>
          <w:marBottom w:val="0"/>
          <w:divBdr>
            <w:top w:val="none" w:sz="0" w:space="0" w:color="auto"/>
            <w:left w:val="none" w:sz="0" w:space="0" w:color="auto"/>
            <w:bottom w:val="none" w:sz="0" w:space="0" w:color="auto"/>
            <w:right w:val="none" w:sz="0" w:space="0" w:color="auto"/>
          </w:divBdr>
        </w:div>
        <w:div w:id="1229805264">
          <w:marLeft w:val="480"/>
          <w:marRight w:val="0"/>
          <w:marTop w:val="0"/>
          <w:marBottom w:val="0"/>
          <w:divBdr>
            <w:top w:val="none" w:sz="0" w:space="0" w:color="auto"/>
            <w:left w:val="none" w:sz="0" w:space="0" w:color="auto"/>
            <w:bottom w:val="none" w:sz="0" w:space="0" w:color="auto"/>
            <w:right w:val="none" w:sz="0" w:space="0" w:color="auto"/>
          </w:divBdr>
        </w:div>
        <w:div w:id="1250849656">
          <w:marLeft w:val="480"/>
          <w:marRight w:val="0"/>
          <w:marTop w:val="0"/>
          <w:marBottom w:val="0"/>
          <w:divBdr>
            <w:top w:val="none" w:sz="0" w:space="0" w:color="auto"/>
            <w:left w:val="none" w:sz="0" w:space="0" w:color="auto"/>
            <w:bottom w:val="none" w:sz="0" w:space="0" w:color="auto"/>
            <w:right w:val="none" w:sz="0" w:space="0" w:color="auto"/>
          </w:divBdr>
        </w:div>
        <w:div w:id="1283732852">
          <w:marLeft w:val="480"/>
          <w:marRight w:val="0"/>
          <w:marTop w:val="0"/>
          <w:marBottom w:val="0"/>
          <w:divBdr>
            <w:top w:val="none" w:sz="0" w:space="0" w:color="auto"/>
            <w:left w:val="none" w:sz="0" w:space="0" w:color="auto"/>
            <w:bottom w:val="none" w:sz="0" w:space="0" w:color="auto"/>
            <w:right w:val="none" w:sz="0" w:space="0" w:color="auto"/>
          </w:divBdr>
        </w:div>
        <w:div w:id="1341004102">
          <w:marLeft w:val="480"/>
          <w:marRight w:val="0"/>
          <w:marTop w:val="0"/>
          <w:marBottom w:val="0"/>
          <w:divBdr>
            <w:top w:val="none" w:sz="0" w:space="0" w:color="auto"/>
            <w:left w:val="none" w:sz="0" w:space="0" w:color="auto"/>
            <w:bottom w:val="none" w:sz="0" w:space="0" w:color="auto"/>
            <w:right w:val="none" w:sz="0" w:space="0" w:color="auto"/>
          </w:divBdr>
        </w:div>
        <w:div w:id="1365712186">
          <w:marLeft w:val="480"/>
          <w:marRight w:val="0"/>
          <w:marTop w:val="0"/>
          <w:marBottom w:val="0"/>
          <w:divBdr>
            <w:top w:val="none" w:sz="0" w:space="0" w:color="auto"/>
            <w:left w:val="none" w:sz="0" w:space="0" w:color="auto"/>
            <w:bottom w:val="none" w:sz="0" w:space="0" w:color="auto"/>
            <w:right w:val="none" w:sz="0" w:space="0" w:color="auto"/>
          </w:divBdr>
        </w:div>
        <w:div w:id="1377008786">
          <w:marLeft w:val="480"/>
          <w:marRight w:val="0"/>
          <w:marTop w:val="0"/>
          <w:marBottom w:val="0"/>
          <w:divBdr>
            <w:top w:val="none" w:sz="0" w:space="0" w:color="auto"/>
            <w:left w:val="none" w:sz="0" w:space="0" w:color="auto"/>
            <w:bottom w:val="none" w:sz="0" w:space="0" w:color="auto"/>
            <w:right w:val="none" w:sz="0" w:space="0" w:color="auto"/>
          </w:divBdr>
        </w:div>
        <w:div w:id="1385132000">
          <w:marLeft w:val="480"/>
          <w:marRight w:val="0"/>
          <w:marTop w:val="0"/>
          <w:marBottom w:val="0"/>
          <w:divBdr>
            <w:top w:val="none" w:sz="0" w:space="0" w:color="auto"/>
            <w:left w:val="none" w:sz="0" w:space="0" w:color="auto"/>
            <w:bottom w:val="none" w:sz="0" w:space="0" w:color="auto"/>
            <w:right w:val="none" w:sz="0" w:space="0" w:color="auto"/>
          </w:divBdr>
        </w:div>
        <w:div w:id="1479613158">
          <w:marLeft w:val="480"/>
          <w:marRight w:val="0"/>
          <w:marTop w:val="0"/>
          <w:marBottom w:val="0"/>
          <w:divBdr>
            <w:top w:val="none" w:sz="0" w:space="0" w:color="auto"/>
            <w:left w:val="none" w:sz="0" w:space="0" w:color="auto"/>
            <w:bottom w:val="none" w:sz="0" w:space="0" w:color="auto"/>
            <w:right w:val="none" w:sz="0" w:space="0" w:color="auto"/>
          </w:divBdr>
        </w:div>
        <w:div w:id="1518304304">
          <w:marLeft w:val="480"/>
          <w:marRight w:val="0"/>
          <w:marTop w:val="0"/>
          <w:marBottom w:val="0"/>
          <w:divBdr>
            <w:top w:val="none" w:sz="0" w:space="0" w:color="auto"/>
            <w:left w:val="none" w:sz="0" w:space="0" w:color="auto"/>
            <w:bottom w:val="none" w:sz="0" w:space="0" w:color="auto"/>
            <w:right w:val="none" w:sz="0" w:space="0" w:color="auto"/>
          </w:divBdr>
        </w:div>
        <w:div w:id="1558934524">
          <w:marLeft w:val="480"/>
          <w:marRight w:val="0"/>
          <w:marTop w:val="0"/>
          <w:marBottom w:val="0"/>
          <w:divBdr>
            <w:top w:val="none" w:sz="0" w:space="0" w:color="auto"/>
            <w:left w:val="none" w:sz="0" w:space="0" w:color="auto"/>
            <w:bottom w:val="none" w:sz="0" w:space="0" w:color="auto"/>
            <w:right w:val="none" w:sz="0" w:space="0" w:color="auto"/>
          </w:divBdr>
        </w:div>
        <w:div w:id="1563326365">
          <w:marLeft w:val="480"/>
          <w:marRight w:val="0"/>
          <w:marTop w:val="0"/>
          <w:marBottom w:val="0"/>
          <w:divBdr>
            <w:top w:val="none" w:sz="0" w:space="0" w:color="auto"/>
            <w:left w:val="none" w:sz="0" w:space="0" w:color="auto"/>
            <w:bottom w:val="none" w:sz="0" w:space="0" w:color="auto"/>
            <w:right w:val="none" w:sz="0" w:space="0" w:color="auto"/>
          </w:divBdr>
        </w:div>
        <w:div w:id="1607420882">
          <w:marLeft w:val="480"/>
          <w:marRight w:val="0"/>
          <w:marTop w:val="0"/>
          <w:marBottom w:val="0"/>
          <w:divBdr>
            <w:top w:val="none" w:sz="0" w:space="0" w:color="auto"/>
            <w:left w:val="none" w:sz="0" w:space="0" w:color="auto"/>
            <w:bottom w:val="none" w:sz="0" w:space="0" w:color="auto"/>
            <w:right w:val="none" w:sz="0" w:space="0" w:color="auto"/>
          </w:divBdr>
        </w:div>
        <w:div w:id="1641184927">
          <w:marLeft w:val="480"/>
          <w:marRight w:val="0"/>
          <w:marTop w:val="0"/>
          <w:marBottom w:val="0"/>
          <w:divBdr>
            <w:top w:val="none" w:sz="0" w:space="0" w:color="auto"/>
            <w:left w:val="none" w:sz="0" w:space="0" w:color="auto"/>
            <w:bottom w:val="none" w:sz="0" w:space="0" w:color="auto"/>
            <w:right w:val="none" w:sz="0" w:space="0" w:color="auto"/>
          </w:divBdr>
        </w:div>
        <w:div w:id="1662393257">
          <w:marLeft w:val="480"/>
          <w:marRight w:val="0"/>
          <w:marTop w:val="0"/>
          <w:marBottom w:val="0"/>
          <w:divBdr>
            <w:top w:val="none" w:sz="0" w:space="0" w:color="auto"/>
            <w:left w:val="none" w:sz="0" w:space="0" w:color="auto"/>
            <w:bottom w:val="none" w:sz="0" w:space="0" w:color="auto"/>
            <w:right w:val="none" w:sz="0" w:space="0" w:color="auto"/>
          </w:divBdr>
        </w:div>
        <w:div w:id="1697537563">
          <w:marLeft w:val="480"/>
          <w:marRight w:val="0"/>
          <w:marTop w:val="0"/>
          <w:marBottom w:val="0"/>
          <w:divBdr>
            <w:top w:val="none" w:sz="0" w:space="0" w:color="auto"/>
            <w:left w:val="none" w:sz="0" w:space="0" w:color="auto"/>
            <w:bottom w:val="none" w:sz="0" w:space="0" w:color="auto"/>
            <w:right w:val="none" w:sz="0" w:space="0" w:color="auto"/>
          </w:divBdr>
        </w:div>
        <w:div w:id="1701667484">
          <w:marLeft w:val="480"/>
          <w:marRight w:val="0"/>
          <w:marTop w:val="0"/>
          <w:marBottom w:val="0"/>
          <w:divBdr>
            <w:top w:val="none" w:sz="0" w:space="0" w:color="auto"/>
            <w:left w:val="none" w:sz="0" w:space="0" w:color="auto"/>
            <w:bottom w:val="none" w:sz="0" w:space="0" w:color="auto"/>
            <w:right w:val="none" w:sz="0" w:space="0" w:color="auto"/>
          </w:divBdr>
        </w:div>
        <w:div w:id="1730807060">
          <w:marLeft w:val="480"/>
          <w:marRight w:val="0"/>
          <w:marTop w:val="0"/>
          <w:marBottom w:val="0"/>
          <w:divBdr>
            <w:top w:val="none" w:sz="0" w:space="0" w:color="auto"/>
            <w:left w:val="none" w:sz="0" w:space="0" w:color="auto"/>
            <w:bottom w:val="none" w:sz="0" w:space="0" w:color="auto"/>
            <w:right w:val="none" w:sz="0" w:space="0" w:color="auto"/>
          </w:divBdr>
        </w:div>
        <w:div w:id="1779593575">
          <w:marLeft w:val="480"/>
          <w:marRight w:val="0"/>
          <w:marTop w:val="0"/>
          <w:marBottom w:val="0"/>
          <w:divBdr>
            <w:top w:val="none" w:sz="0" w:space="0" w:color="auto"/>
            <w:left w:val="none" w:sz="0" w:space="0" w:color="auto"/>
            <w:bottom w:val="none" w:sz="0" w:space="0" w:color="auto"/>
            <w:right w:val="none" w:sz="0" w:space="0" w:color="auto"/>
          </w:divBdr>
        </w:div>
        <w:div w:id="1783185506">
          <w:marLeft w:val="480"/>
          <w:marRight w:val="0"/>
          <w:marTop w:val="0"/>
          <w:marBottom w:val="0"/>
          <w:divBdr>
            <w:top w:val="none" w:sz="0" w:space="0" w:color="auto"/>
            <w:left w:val="none" w:sz="0" w:space="0" w:color="auto"/>
            <w:bottom w:val="none" w:sz="0" w:space="0" w:color="auto"/>
            <w:right w:val="none" w:sz="0" w:space="0" w:color="auto"/>
          </w:divBdr>
        </w:div>
        <w:div w:id="1832061414">
          <w:marLeft w:val="480"/>
          <w:marRight w:val="0"/>
          <w:marTop w:val="0"/>
          <w:marBottom w:val="0"/>
          <w:divBdr>
            <w:top w:val="none" w:sz="0" w:space="0" w:color="auto"/>
            <w:left w:val="none" w:sz="0" w:space="0" w:color="auto"/>
            <w:bottom w:val="none" w:sz="0" w:space="0" w:color="auto"/>
            <w:right w:val="none" w:sz="0" w:space="0" w:color="auto"/>
          </w:divBdr>
        </w:div>
        <w:div w:id="1837115469">
          <w:marLeft w:val="480"/>
          <w:marRight w:val="0"/>
          <w:marTop w:val="0"/>
          <w:marBottom w:val="0"/>
          <w:divBdr>
            <w:top w:val="none" w:sz="0" w:space="0" w:color="auto"/>
            <w:left w:val="none" w:sz="0" w:space="0" w:color="auto"/>
            <w:bottom w:val="none" w:sz="0" w:space="0" w:color="auto"/>
            <w:right w:val="none" w:sz="0" w:space="0" w:color="auto"/>
          </w:divBdr>
        </w:div>
        <w:div w:id="1889560771">
          <w:marLeft w:val="480"/>
          <w:marRight w:val="0"/>
          <w:marTop w:val="0"/>
          <w:marBottom w:val="0"/>
          <w:divBdr>
            <w:top w:val="none" w:sz="0" w:space="0" w:color="auto"/>
            <w:left w:val="none" w:sz="0" w:space="0" w:color="auto"/>
            <w:bottom w:val="none" w:sz="0" w:space="0" w:color="auto"/>
            <w:right w:val="none" w:sz="0" w:space="0" w:color="auto"/>
          </w:divBdr>
        </w:div>
        <w:div w:id="1903245899">
          <w:marLeft w:val="480"/>
          <w:marRight w:val="0"/>
          <w:marTop w:val="0"/>
          <w:marBottom w:val="0"/>
          <w:divBdr>
            <w:top w:val="none" w:sz="0" w:space="0" w:color="auto"/>
            <w:left w:val="none" w:sz="0" w:space="0" w:color="auto"/>
            <w:bottom w:val="none" w:sz="0" w:space="0" w:color="auto"/>
            <w:right w:val="none" w:sz="0" w:space="0" w:color="auto"/>
          </w:divBdr>
        </w:div>
        <w:div w:id="1955399029">
          <w:marLeft w:val="480"/>
          <w:marRight w:val="0"/>
          <w:marTop w:val="0"/>
          <w:marBottom w:val="0"/>
          <w:divBdr>
            <w:top w:val="none" w:sz="0" w:space="0" w:color="auto"/>
            <w:left w:val="none" w:sz="0" w:space="0" w:color="auto"/>
            <w:bottom w:val="none" w:sz="0" w:space="0" w:color="auto"/>
            <w:right w:val="none" w:sz="0" w:space="0" w:color="auto"/>
          </w:divBdr>
        </w:div>
        <w:div w:id="1971937079">
          <w:marLeft w:val="480"/>
          <w:marRight w:val="0"/>
          <w:marTop w:val="0"/>
          <w:marBottom w:val="0"/>
          <w:divBdr>
            <w:top w:val="none" w:sz="0" w:space="0" w:color="auto"/>
            <w:left w:val="none" w:sz="0" w:space="0" w:color="auto"/>
            <w:bottom w:val="none" w:sz="0" w:space="0" w:color="auto"/>
            <w:right w:val="none" w:sz="0" w:space="0" w:color="auto"/>
          </w:divBdr>
        </w:div>
        <w:div w:id="2055495031">
          <w:marLeft w:val="480"/>
          <w:marRight w:val="0"/>
          <w:marTop w:val="0"/>
          <w:marBottom w:val="0"/>
          <w:divBdr>
            <w:top w:val="none" w:sz="0" w:space="0" w:color="auto"/>
            <w:left w:val="none" w:sz="0" w:space="0" w:color="auto"/>
            <w:bottom w:val="none" w:sz="0" w:space="0" w:color="auto"/>
            <w:right w:val="none" w:sz="0" w:space="0" w:color="auto"/>
          </w:divBdr>
        </w:div>
        <w:div w:id="2124760613">
          <w:marLeft w:val="480"/>
          <w:marRight w:val="0"/>
          <w:marTop w:val="0"/>
          <w:marBottom w:val="0"/>
          <w:divBdr>
            <w:top w:val="none" w:sz="0" w:space="0" w:color="auto"/>
            <w:left w:val="none" w:sz="0" w:space="0" w:color="auto"/>
            <w:bottom w:val="none" w:sz="0" w:space="0" w:color="auto"/>
            <w:right w:val="none" w:sz="0" w:space="0" w:color="auto"/>
          </w:divBdr>
        </w:div>
      </w:divsChild>
    </w:div>
    <w:div w:id="1751389383">
      <w:bodyDiv w:val="1"/>
      <w:marLeft w:val="0"/>
      <w:marRight w:val="0"/>
      <w:marTop w:val="0"/>
      <w:marBottom w:val="0"/>
      <w:divBdr>
        <w:top w:val="none" w:sz="0" w:space="0" w:color="auto"/>
        <w:left w:val="none" w:sz="0" w:space="0" w:color="auto"/>
        <w:bottom w:val="none" w:sz="0" w:space="0" w:color="auto"/>
        <w:right w:val="none" w:sz="0" w:space="0" w:color="auto"/>
      </w:divBdr>
      <w:divsChild>
        <w:div w:id="59602253">
          <w:marLeft w:val="480"/>
          <w:marRight w:val="0"/>
          <w:marTop w:val="0"/>
          <w:marBottom w:val="0"/>
          <w:divBdr>
            <w:top w:val="none" w:sz="0" w:space="0" w:color="auto"/>
            <w:left w:val="none" w:sz="0" w:space="0" w:color="auto"/>
            <w:bottom w:val="none" w:sz="0" w:space="0" w:color="auto"/>
            <w:right w:val="none" w:sz="0" w:space="0" w:color="auto"/>
          </w:divBdr>
        </w:div>
        <w:div w:id="141317719">
          <w:marLeft w:val="480"/>
          <w:marRight w:val="0"/>
          <w:marTop w:val="0"/>
          <w:marBottom w:val="0"/>
          <w:divBdr>
            <w:top w:val="none" w:sz="0" w:space="0" w:color="auto"/>
            <w:left w:val="none" w:sz="0" w:space="0" w:color="auto"/>
            <w:bottom w:val="none" w:sz="0" w:space="0" w:color="auto"/>
            <w:right w:val="none" w:sz="0" w:space="0" w:color="auto"/>
          </w:divBdr>
        </w:div>
        <w:div w:id="156968782">
          <w:marLeft w:val="480"/>
          <w:marRight w:val="0"/>
          <w:marTop w:val="0"/>
          <w:marBottom w:val="0"/>
          <w:divBdr>
            <w:top w:val="none" w:sz="0" w:space="0" w:color="auto"/>
            <w:left w:val="none" w:sz="0" w:space="0" w:color="auto"/>
            <w:bottom w:val="none" w:sz="0" w:space="0" w:color="auto"/>
            <w:right w:val="none" w:sz="0" w:space="0" w:color="auto"/>
          </w:divBdr>
        </w:div>
        <w:div w:id="157115593">
          <w:marLeft w:val="480"/>
          <w:marRight w:val="0"/>
          <w:marTop w:val="0"/>
          <w:marBottom w:val="0"/>
          <w:divBdr>
            <w:top w:val="none" w:sz="0" w:space="0" w:color="auto"/>
            <w:left w:val="none" w:sz="0" w:space="0" w:color="auto"/>
            <w:bottom w:val="none" w:sz="0" w:space="0" w:color="auto"/>
            <w:right w:val="none" w:sz="0" w:space="0" w:color="auto"/>
          </w:divBdr>
        </w:div>
        <w:div w:id="163664806">
          <w:marLeft w:val="480"/>
          <w:marRight w:val="0"/>
          <w:marTop w:val="0"/>
          <w:marBottom w:val="0"/>
          <w:divBdr>
            <w:top w:val="none" w:sz="0" w:space="0" w:color="auto"/>
            <w:left w:val="none" w:sz="0" w:space="0" w:color="auto"/>
            <w:bottom w:val="none" w:sz="0" w:space="0" w:color="auto"/>
            <w:right w:val="none" w:sz="0" w:space="0" w:color="auto"/>
          </w:divBdr>
        </w:div>
        <w:div w:id="268860104">
          <w:marLeft w:val="480"/>
          <w:marRight w:val="0"/>
          <w:marTop w:val="0"/>
          <w:marBottom w:val="0"/>
          <w:divBdr>
            <w:top w:val="none" w:sz="0" w:space="0" w:color="auto"/>
            <w:left w:val="none" w:sz="0" w:space="0" w:color="auto"/>
            <w:bottom w:val="none" w:sz="0" w:space="0" w:color="auto"/>
            <w:right w:val="none" w:sz="0" w:space="0" w:color="auto"/>
          </w:divBdr>
        </w:div>
        <w:div w:id="296573467">
          <w:marLeft w:val="480"/>
          <w:marRight w:val="0"/>
          <w:marTop w:val="0"/>
          <w:marBottom w:val="0"/>
          <w:divBdr>
            <w:top w:val="none" w:sz="0" w:space="0" w:color="auto"/>
            <w:left w:val="none" w:sz="0" w:space="0" w:color="auto"/>
            <w:bottom w:val="none" w:sz="0" w:space="0" w:color="auto"/>
            <w:right w:val="none" w:sz="0" w:space="0" w:color="auto"/>
          </w:divBdr>
        </w:div>
        <w:div w:id="300426062">
          <w:marLeft w:val="480"/>
          <w:marRight w:val="0"/>
          <w:marTop w:val="0"/>
          <w:marBottom w:val="0"/>
          <w:divBdr>
            <w:top w:val="none" w:sz="0" w:space="0" w:color="auto"/>
            <w:left w:val="none" w:sz="0" w:space="0" w:color="auto"/>
            <w:bottom w:val="none" w:sz="0" w:space="0" w:color="auto"/>
            <w:right w:val="none" w:sz="0" w:space="0" w:color="auto"/>
          </w:divBdr>
        </w:div>
        <w:div w:id="309554642">
          <w:marLeft w:val="480"/>
          <w:marRight w:val="0"/>
          <w:marTop w:val="0"/>
          <w:marBottom w:val="0"/>
          <w:divBdr>
            <w:top w:val="none" w:sz="0" w:space="0" w:color="auto"/>
            <w:left w:val="none" w:sz="0" w:space="0" w:color="auto"/>
            <w:bottom w:val="none" w:sz="0" w:space="0" w:color="auto"/>
            <w:right w:val="none" w:sz="0" w:space="0" w:color="auto"/>
          </w:divBdr>
        </w:div>
        <w:div w:id="315770914">
          <w:marLeft w:val="480"/>
          <w:marRight w:val="0"/>
          <w:marTop w:val="0"/>
          <w:marBottom w:val="0"/>
          <w:divBdr>
            <w:top w:val="none" w:sz="0" w:space="0" w:color="auto"/>
            <w:left w:val="none" w:sz="0" w:space="0" w:color="auto"/>
            <w:bottom w:val="none" w:sz="0" w:space="0" w:color="auto"/>
            <w:right w:val="none" w:sz="0" w:space="0" w:color="auto"/>
          </w:divBdr>
        </w:div>
        <w:div w:id="362632958">
          <w:marLeft w:val="480"/>
          <w:marRight w:val="0"/>
          <w:marTop w:val="0"/>
          <w:marBottom w:val="0"/>
          <w:divBdr>
            <w:top w:val="none" w:sz="0" w:space="0" w:color="auto"/>
            <w:left w:val="none" w:sz="0" w:space="0" w:color="auto"/>
            <w:bottom w:val="none" w:sz="0" w:space="0" w:color="auto"/>
            <w:right w:val="none" w:sz="0" w:space="0" w:color="auto"/>
          </w:divBdr>
        </w:div>
        <w:div w:id="400062069">
          <w:marLeft w:val="480"/>
          <w:marRight w:val="0"/>
          <w:marTop w:val="0"/>
          <w:marBottom w:val="0"/>
          <w:divBdr>
            <w:top w:val="none" w:sz="0" w:space="0" w:color="auto"/>
            <w:left w:val="none" w:sz="0" w:space="0" w:color="auto"/>
            <w:bottom w:val="none" w:sz="0" w:space="0" w:color="auto"/>
            <w:right w:val="none" w:sz="0" w:space="0" w:color="auto"/>
          </w:divBdr>
        </w:div>
        <w:div w:id="418060391">
          <w:marLeft w:val="480"/>
          <w:marRight w:val="0"/>
          <w:marTop w:val="0"/>
          <w:marBottom w:val="0"/>
          <w:divBdr>
            <w:top w:val="none" w:sz="0" w:space="0" w:color="auto"/>
            <w:left w:val="none" w:sz="0" w:space="0" w:color="auto"/>
            <w:bottom w:val="none" w:sz="0" w:space="0" w:color="auto"/>
            <w:right w:val="none" w:sz="0" w:space="0" w:color="auto"/>
          </w:divBdr>
        </w:div>
        <w:div w:id="422920771">
          <w:marLeft w:val="480"/>
          <w:marRight w:val="0"/>
          <w:marTop w:val="0"/>
          <w:marBottom w:val="0"/>
          <w:divBdr>
            <w:top w:val="none" w:sz="0" w:space="0" w:color="auto"/>
            <w:left w:val="none" w:sz="0" w:space="0" w:color="auto"/>
            <w:bottom w:val="none" w:sz="0" w:space="0" w:color="auto"/>
            <w:right w:val="none" w:sz="0" w:space="0" w:color="auto"/>
          </w:divBdr>
        </w:div>
        <w:div w:id="431363549">
          <w:marLeft w:val="480"/>
          <w:marRight w:val="0"/>
          <w:marTop w:val="0"/>
          <w:marBottom w:val="0"/>
          <w:divBdr>
            <w:top w:val="none" w:sz="0" w:space="0" w:color="auto"/>
            <w:left w:val="none" w:sz="0" w:space="0" w:color="auto"/>
            <w:bottom w:val="none" w:sz="0" w:space="0" w:color="auto"/>
            <w:right w:val="none" w:sz="0" w:space="0" w:color="auto"/>
          </w:divBdr>
        </w:div>
        <w:div w:id="484399500">
          <w:marLeft w:val="480"/>
          <w:marRight w:val="0"/>
          <w:marTop w:val="0"/>
          <w:marBottom w:val="0"/>
          <w:divBdr>
            <w:top w:val="none" w:sz="0" w:space="0" w:color="auto"/>
            <w:left w:val="none" w:sz="0" w:space="0" w:color="auto"/>
            <w:bottom w:val="none" w:sz="0" w:space="0" w:color="auto"/>
            <w:right w:val="none" w:sz="0" w:space="0" w:color="auto"/>
          </w:divBdr>
        </w:div>
        <w:div w:id="486829151">
          <w:marLeft w:val="480"/>
          <w:marRight w:val="0"/>
          <w:marTop w:val="0"/>
          <w:marBottom w:val="0"/>
          <w:divBdr>
            <w:top w:val="none" w:sz="0" w:space="0" w:color="auto"/>
            <w:left w:val="none" w:sz="0" w:space="0" w:color="auto"/>
            <w:bottom w:val="none" w:sz="0" w:space="0" w:color="auto"/>
            <w:right w:val="none" w:sz="0" w:space="0" w:color="auto"/>
          </w:divBdr>
        </w:div>
        <w:div w:id="534579001">
          <w:marLeft w:val="480"/>
          <w:marRight w:val="0"/>
          <w:marTop w:val="0"/>
          <w:marBottom w:val="0"/>
          <w:divBdr>
            <w:top w:val="none" w:sz="0" w:space="0" w:color="auto"/>
            <w:left w:val="none" w:sz="0" w:space="0" w:color="auto"/>
            <w:bottom w:val="none" w:sz="0" w:space="0" w:color="auto"/>
            <w:right w:val="none" w:sz="0" w:space="0" w:color="auto"/>
          </w:divBdr>
        </w:div>
        <w:div w:id="554004592">
          <w:marLeft w:val="480"/>
          <w:marRight w:val="0"/>
          <w:marTop w:val="0"/>
          <w:marBottom w:val="0"/>
          <w:divBdr>
            <w:top w:val="none" w:sz="0" w:space="0" w:color="auto"/>
            <w:left w:val="none" w:sz="0" w:space="0" w:color="auto"/>
            <w:bottom w:val="none" w:sz="0" w:space="0" w:color="auto"/>
            <w:right w:val="none" w:sz="0" w:space="0" w:color="auto"/>
          </w:divBdr>
        </w:div>
        <w:div w:id="595136163">
          <w:marLeft w:val="480"/>
          <w:marRight w:val="0"/>
          <w:marTop w:val="0"/>
          <w:marBottom w:val="0"/>
          <w:divBdr>
            <w:top w:val="none" w:sz="0" w:space="0" w:color="auto"/>
            <w:left w:val="none" w:sz="0" w:space="0" w:color="auto"/>
            <w:bottom w:val="none" w:sz="0" w:space="0" w:color="auto"/>
            <w:right w:val="none" w:sz="0" w:space="0" w:color="auto"/>
          </w:divBdr>
        </w:div>
        <w:div w:id="624628114">
          <w:marLeft w:val="480"/>
          <w:marRight w:val="0"/>
          <w:marTop w:val="0"/>
          <w:marBottom w:val="0"/>
          <w:divBdr>
            <w:top w:val="none" w:sz="0" w:space="0" w:color="auto"/>
            <w:left w:val="none" w:sz="0" w:space="0" w:color="auto"/>
            <w:bottom w:val="none" w:sz="0" w:space="0" w:color="auto"/>
            <w:right w:val="none" w:sz="0" w:space="0" w:color="auto"/>
          </w:divBdr>
        </w:div>
        <w:div w:id="660811545">
          <w:marLeft w:val="480"/>
          <w:marRight w:val="0"/>
          <w:marTop w:val="0"/>
          <w:marBottom w:val="0"/>
          <w:divBdr>
            <w:top w:val="none" w:sz="0" w:space="0" w:color="auto"/>
            <w:left w:val="none" w:sz="0" w:space="0" w:color="auto"/>
            <w:bottom w:val="none" w:sz="0" w:space="0" w:color="auto"/>
            <w:right w:val="none" w:sz="0" w:space="0" w:color="auto"/>
          </w:divBdr>
        </w:div>
        <w:div w:id="674574904">
          <w:marLeft w:val="480"/>
          <w:marRight w:val="0"/>
          <w:marTop w:val="0"/>
          <w:marBottom w:val="0"/>
          <w:divBdr>
            <w:top w:val="none" w:sz="0" w:space="0" w:color="auto"/>
            <w:left w:val="none" w:sz="0" w:space="0" w:color="auto"/>
            <w:bottom w:val="none" w:sz="0" w:space="0" w:color="auto"/>
            <w:right w:val="none" w:sz="0" w:space="0" w:color="auto"/>
          </w:divBdr>
        </w:div>
        <w:div w:id="687759789">
          <w:marLeft w:val="480"/>
          <w:marRight w:val="0"/>
          <w:marTop w:val="0"/>
          <w:marBottom w:val="0"/>
          <w:divBdr>
            <w:top w:val="none" w:sz="0" w:space="0" w:color="auto"/>
            <w:left w:val="none" w:sz="0" w:space="0" w:color="auto"/>
            <w:bottom w:val="none" w:sz="0" w:space="0" w:color="auto"/>
            <w:right w:val="none" w:sz="0" w:space="0" w:color="auto"/>
          </w:divBdr>
        </w:div>
        <w:div w:id="699207356">
          <w:marLeft w:val="480"/>
          <w:marRight w:val="0"/>
          <w:marTop w:val="0"/>
          <w:marBottom w:val="0"/>
          <w:divBdr>
            <w:top w:val="none" w:sz="0" w:space="0" w:color="auto"/>
            <w:left w:val="none" w:sz="0" w:space="0" w:color="auto"/>
            <w:bottom w:val="none" w:sz="0" w:space="0" w:color="auto"/>
            <w:right w:val="none" w:sz="0" w:space="0" w:color="auto"/>
          </w:divBdr>
        </w:div>
        <w:div w:id="784078288">
          <w:marLeft w:val="480"/>
          <w:marRight w:val="0"/>
          <w:marTop w:val="0"/>
          <w:marBottom w:val="0"/>
          <w:divBdr>
            <w:top w:val="none" w:sz="0" w:space="0" w:color="auto"/>
            <w:left w:val="none" w:sz="0" w:space="0" w:color="auto"/>
            <w:bottom w:val="none" w:sz="0" w:space="0" w:color="auto"/>
            <w:right w:val="none" w:sz="0" w:space="0" w:color="auto"/>
          </w:divBdr>
        </w:div>
        <w:div w:id="839346375">
          <w:marLeft w:val="480"/>
          <w:marRight w:val="0"/>
          <w:marTop w:val="0"/>
          <w:marBottom w:val="0"/>
          <w:divBdr>
            <w:top w:val="none" w:sz="0" w:space="0" w:color="auto"/>
            <w:left w:val="none" w:sz="0" w:space="0" w:color="auto"/>
            <w:bottom w:val="none" w:sz="0" w:space="0" w:color="auto"/>
            <w:right w:val="none" w:sz="0" w:space="0" w:color="auto"/>
          </w:divBdr>
        </w:div>
        <w:div w:id="859439702">
          <w:marLeft w:val="480"/>
          <w:marRight w:val="0"/>
          <w:marTop w:val="0"/>
          <w:marBottom w:val="0"/>
          <w:divBdr>
            <w:top w:val="none" w:sz="0" w:space="0" w:color="auto"/>
            <w:left w:val="none" w:sz="0" w:space="0" w:color="auto"/>
            <w:bottom w:val="none" w:sz="0" w:space="0" w:color="auto"/>
            <w:right w:val="none" w:sz="0" w:space="0" w:color="auto"/>
          </w:divBdr>
        </w:div>
        <w:div w:id="874318873">
          <w:marLeft w:val="480"/>
          <w:marRight w:val="0"/>
          <w:marTop w:val="0"/>
          <w:marBottom w:val="0"/>
          <w:divBdr>
            <w:top w:val="none" w:sz="0" w:space="0" w:color="auto"/>
            <w:left w:val="none" w:sz="0" w:space="0" w:color="auto"/>
            <w:bottom w:val="none" w:sz="0" w:space="0" w:color="auto"/>
            <w:right w:val="none" w:sz="0" w:space="0" w:color="auto"/>
          </w:divBdr>
        </w:div>
        <w:div w:id="875696886">
          <w:marLeft w:val="480"/>
          <w:marRight w:val="0"/>
          <w:marTop w:val="0"/>
          <w:marBottom w:val="0"/>
          <w:divBdr>
            <w:top w:val="none" w:sz="0" w:space="0" w:color="auto"/>
            <w:left w:val="none" w:sz="0" w:space="0" w:color="auto"/>
            <w:bottom w:val="none" w:sz="0" w:space="0" w:color="auto"/>
            <w:right w:val="none" w:sz="0" w:space="0" w:color="auto"/>
          </w:divBdr>
        </w:div>
        <w:div w:id="877548028">
          <w:marLeft w:val="480"/>
          <w:marRight w:val="0"/>
          <w:marTop w:val="0"/>
          <w:marBottom w:val="0"/>
          <w:divBdr>
            <w:top w:val="none" w:sz="0" w:space="0" w:color="auto"/>
            <w:left w:val="none" w:sz="0" w:space="0" w:color="auto"/>
            <w:bottom w:val="none" w:sz="0" w:space="0" w:color="auto"/>
            <w:right w:val="none" w:sz="0" w:space="0" w:color="auto"/>
          </w:divBdr>
        </w:div>
        <w:div w:id="888297927">
          <w:marLeft w:val="480"/>
          <w:marRight w:val="0"/>
          <w:marTop w:val="0"/>
          <w:marBottom w:val="0"/>
          <w:divBdr>
            <w:top w:val="none" w:sz="0" w:space="0" w:color="auto"/>
            <w:left w:val="none" w:sz="0" w:space="0" w:color="auto"/>
            <w:bottom w:val="none" w:sz="0" w:space="0" w:color="auto"/>
            <w:right w:val="none" w:sz="0" w:space="0" w:color="auto"/>
          </w:divBdr>
        </w:div>
        <w:div w:id="893201568">
          <w:marLeft w:val="480"/>
          <w:marRight w:val="0"/>
          <w:marTop w:val="0"/>
          <w:marBottom w:val="0"/>
          <w:divBdr>
            <w:top w:val="none" w:sz="0" w:space="0" w:color="auto"/>
            <w:left w:val="none" w:sz="0" w:space="0" w:color="auto"/>
            <w:bottom w:val="none" w:sz="0" w:space="0" w:color="auto"/>
            <w:right w:val="none" w:sz="0" w:space="0" w:color="auto"/>
          </w:divBdr>
        </w:div>
        <w:div w:id="904294097">
          <w:marLeft w:val="480"/>
          <w:marRight w:val="0"/>
          <w:marTop w:val="0"/>
          <w:marBottom w:val="0"/>
          <w:divBdr>
            <w:top w:val="none" w:sz="0" w:space="0" w:color="auto"/>
            <w:left w:val="none" w:sz="0" w:space="0" w:color="auto"/>
            <w:bottom w:val="none" w:sz="0" w:space="0" w:color="auto"/>
            <w:right w:val="none" w:sz="0" w:space="0" w:color="auto"/>
          </w:divBdr>
        </w:div>
        <w:div w:id="909773267">
          <w:marLeft w:val="480"/>
          <w:marRight w:val="0"/>
          <w:marTop w:val="0"/>
          <w:marBottom w:val="0"/>
          <w:divBdr>
            <w:top w:val="none" w:sz="0" w:space="0" w:color="auto"/>
            <w:left w:val="none" w:sz="0" w:space="0" w:color="auto"/>
            <w:bottom w:val="none" w:sz="0" w:space="0" w:color="auto"/>
            <w:right w:val="none" w:sz="0" w:space="0" w:color="auto"/>
          </w:divBdr>
        </w:div>
        <w:div w:id="923300279">
          <w:marLeft w:val="480"/>
          <w:marRight w:val="0"/>
          <w:marTop w:val="0"/>
          <w:marBottom w:val="0"/>
          <w:divBdr>
            <w:top w:val="none" w:sz="0" w:space="0" w:color="auto"/>
            <w:left w:val="none" w:sz="0" w:space="0" w:color="auto"/>
            <w:bottom w:val="none" w:sz="0" w:space="0" w:color="auto"/>
            <w:right w:val="none" w:sz="0" w:space="0" w:color="auto"/>
          </w:divBdr>
        </w:div>
        <w:div w:id="931937829">
          <w:marLeft w:val="480"/>
          <w:marRight w:val="0"/>
          <w:marTop w:val="0"/>
          <w:marBottom w:val="0"/>
          <w:divBdr>
            <w:top w:val="none" w:sz="0" w:space="0" w:color="auto"/>
            <w:left w:val="none" w:sz="0" w:space="0" w:color="auto"/>
            <w:bottom w:val="none" w:sz="0" w:space="0" w:color="auto"/>
            <w:right w:val="none" w:sz="0" w:space="0" w:color="auto"/>
          </w:divBdr>
        </w:div>
        <w:div w:id="955254185">
          <w:marLeft w:val="480"/>
          <w:marRight w:val="0"/>
          <w:marTop w:val="0"/>
          <w:marBottom w:val="0"/>
          <w:divBdr>
            <w:top w:val="none" w:sz="0" w:space="0" w:color="auto"/>
            <w:left w:val="none" w:sz="0" w:space="0" w:color="auto"/>
            <w:bottom w:val="none" w:sz="0" w:space="0" w:color="auto"/>
            <w:right w:val="none" w:sz="0" w:space="0" w:color="auto"/>
          </w:divBdr>
        </w:div>
        <w:div w:id="1062749688">
          <w:marLeft w:val="480"/>
          <w:marRight w:val="0"/>
          <w:marTop w:val="0"/>
          <w:marBottom w:val="0"/>
          <w:divBdr>
            <w:top w:val="none" w:sz="0" w:space="0" w:color="auto"/>
            <w:left w:val="none" w:sz="0" w:space="0" w:color="auto"/>
            <w:bottom w:val="none" w:sz="0" w:space="0" w:color="auto"/>
            <w:right w:val="none" w:sz="0" w:space="0" w:color="auto"/>
          </w:divBdr>
        </w:div>
        <w:div w:id="1079906289">
          <w:marLeft w:val="480"/>
          <w:marRight w:val="0"/>
          <w:marTop w:val="0"/>
          <w:marBottom w:val="0"/>
          <w:divBdr>
            <w:top w:val="none" w:sz="0" w:space="0" w:color="auto"/>
            <w:left w:val="none" w:sz="0" w:space="0" w:color="auto"/>
            <w:bottom w:val="none" w:sz="0" w:space="0" w:color="auto"/>
            <w:right w:val="none" w:sz="0" w:space="0" w:color="auto"/>
          </w:divBdr>
        </w:div>
        <w:div w:id="1095399858">
          <w:marLeft w:val="480"/>
          <w:marRight w:val="0"/>
          <w:marTop w:val="0"/>
          <w:marBottom w:val="0"/>
          <w:divBdr>
            <w:top w:val="none" w:sz="0" w:space="0" w:color="auto"/>
            <w:left w:val="none" w:sz="0" w:space="0" w:color="auto"/>
            <w:bottom w:val="none" w:sz="0" w:space="0" w:color="auto"/>
            <w:right w:val="none" w:sz="0" w:space="0" w:color="auto"/>
          </w:divBdr>
        </w:div>
        <w:div w:id="1104611721">
          <w:marLeft w:val="480"/>
          <w:marRight w:val="0"/>
          <w:marTop w:val="0"/>
          <w:marBottom w:val="0"/>
          <w:divBdr>
            <w:top w:val="none" w:sz="0" w:space="0" w:color="auto"/>
            <w:left w:val="none" w:sz="0" w:space="0" w:color="auto"/>
            <w:bottom w:val="none" w:sz="0" w:space="0" w:color="auto"/>
            <w:right w:val="none" w:sz="0" w:space="0" w:color="auto"/>
          </w:divBdr>
        </w:div>
        <w:div w:id="1119690606">
          <w:marLeft w:val="480"/>
          <w:marRight w:val="0"/>
          <w:marTop w:val="0"/>
          <w:marBottom w:val="0"/>
          <w:divBdr>
            <w:top w:val="none" w:sz="0" w:space="0" w:color="auto"/>
            <w:left w:val="none" w:sz="0" w:space="0" w:color="auto"/>
            <w:bottom w:val="none" w:sz="0" w:space="0" w:color="auto"/>
            <w:right w:val="none" w:sz="0" w:space="0" w:color="auto"/>
          </w:divBdr>
        </w:div>
        <w:div w:id="1129008911">
          <w:marLeft w:val="480"/>
          <w:marRight w:val="0"/>
          <w:marTop w:val="0"/>
          <w:marBottom w:val="0"/>
          <w:divBdr>
            <w:top w:val="none" w:sz="0" w:space="0" w:color="auto"/>
            <w:left w:val="none" w:sz="0" w:space="0" w:color="auto"/>
            <w:bottom w:val="none" w:sz="0" w:space="0" w:color="auto"/>
            <w:right w:val="none" w:sz="0" w:space="0" w:color="auto"/>
          </w:divBdr>
        </w:div>
        <w:div w:id="1134829158">
          <w:marLeft w:val="480"/>
          <w:marRight w:val="0"/>
          <w:marTop w:val="0"/>
          <w:marBottom w:val="0"/>
          <w:divBdr>
            <w:top w:val="none" w:sz="0" w:space="0" w:color="auto"/>
            <w:left w:val="none" w:sz="0" w:space="0" w:color="auto"/>
            <w:bottom w:val="none" w:sz="0" w:space="0" w:color="auto"/>
            <w:right w:val="none" w:sz="0" w:space="0" w:color="auto"/>
          </w:divBdr>
        </w:div>
        <w:div w:id="1139881249">
          <w:marLeft w:val="480"/>
          <w:marRight w:val="0"/>
          <w:marTop w:val="0"/>
          <w:marBottom w:val="0"/>
          <w:divBdr>
            <w:top w:val="none" w:sz="0" w:space="0" w:color="auto"/>
            <w:left w:val="none" w:sz="0" w:space="0" w:color="auto"/>
            <w:bottom w:val="none" w:sz="0" w:space="0" w:color="auto"/>
            <w:right w:val="none" w:sz="0" w:space="0" w:color="auto"/>
          </w:divBdr>
        </w:div>
        <w:div w:id="1168903100">
          <w:marLeft w:val="480"/>
          <w:marRight w:val="0"/>
          <w:marTop w:val="0"/>
          <w:marBottom w:val="0"/>
          <w:divBdr>
            <w:top w:val="none" w:sz="0" w:space="0" w:color="auto"/>
            <w:left w:val="none" w:sz="0" w:space="0" w:color="auto"/>
            <w:bottom w:val="none" w:sz="0" w:space="0" w:color="auto"/>
            <w:right w:val="none" w:sz="0" w:space="0" w:color="auto"/>
          </w:divBdr>
        </w:div>
        <w:div w:id="1177502332">
          <w:marLeft w:val="480"/>
          <w:marRight w:val="0"/>
          <w:marTop w:val="0"/>
          <w:marBottom w:val="0"/>
          <w:divBdr>
            <w:top w:val="none" w:sz="0" w:space="0" w:color="auto"/>
            <w:left w:val="none" w:sz="0" w:space="0" w:color="auto"/>
            <w:bottom w:val="none" w:sz="0" w:space="0" w:color="auto"/>
            <w:right w:val="none" w:sz="0" w:space="0" w:color="auto"/>
          </w:divBdr>
        </w:div>
        <w:div w:id="1223908235">
          <w:marLeft w:val="480"/>
          <w:marRight w:val="0"/>
          <w:marTop w:val="0"/>
          <w:marBottom w:val="0"/>
          <w:divBdr>
            <w:top w:val="none" w:sz="0" w:space="0" w:color="auto"/>
            <w:left w:val="none" w:sz="0" w:space="0" w:color="auto"/>
            <w:bottom w:val="none" w:sz="0" w:space="0" w:color="auto"/>
            <w:right w:val="none" w:sz="0" w:space="0" w:color="auto"/>
          </w:divBdr>
        </w:div>
        <w:div w:id="1255440088">
          <w:marLeft w:val="480"/>
          <w:marRight w:val="0"/>
          <w:marTop w:val="0"/>
          <w:marBottom w:val="0"/>
          <w:divBdr>
            <w:top w:val="none" w:sz="0" w:space="0" w:color="auto"/>
            <w:left w:val="none" w:sz="0" w:space="0" w:color="auto"/>
            <w:bottom w:val="none" w:sz="0" w:space="0" w:color="auto"/>
            <w:right w:val="none" w:sz="0" w:space="0" w:color="auto"/>
          </w:divBdr>
        </w:div>
        <w:div w:id="1271476908">
          <w:marLeft w:val="480"/>
          <w:marRight w:val="0"/>
          <w:marTop w:val="0"/>
          <w:marBottom w:val="0"/>
          <w:divBdr>
            <w:top w:val="none" w:sz="0" w:space="0" w:color="auto"/>
            <w:left w:val="none" w:sz="0" w:space="0" w:color="auto"/>
            <w:bottom w:val="none" w:sz="0" w:space="0" w:color="auto"/>
            <w:right w:val="none" w:sz="0" w:space="0" w:color="auto"/>
          </w:divBdr>
        </w:div>
        <w:div w:id="1302273037">
          <w:marLeft w:val="480"/>
          <w:marRight w:val="0"/>
          <w:marTop w:val="0"/>
          <w:marBottom w:val="0"/>
          <w:divBdr>
            <w:top w:val="none" w:sz="0" w:space="0" w:color="auto"/>
            <w:left w:val="none" w:sz="0" w:space="0" w:color="auto"/>
            <w:bottom w:val="none" w:sz="0" w:space="0" w:color="auto"/>
            <w:right w:val="none" w:sz="0" w:space="0" w:color="auto"/>
          </w:divBdr>
        </w:div>
        <w:div w:id="1317151817">
          <w:marLeft w:val="480"/>
          <w:marRight w:val="0"/>
          <w:marTop w:val="0"/>
          <w:marBottom w:val="0"/>
          <w:divBdr>
            <w:top w:val="none" w:sz="0" w:space="0" w:color="auto"/>
            <w:left w:val="none" w:sz="0" w:space="0" w:color="auto"/>
            <w:bottom w:val="none" w:sz="0" w:space="0" w:color="auto"/>
            <w:right w:val="none" w:sz="0" w:space="0" w:color="auto"/>
          </w:divBdr>
        </w:div>
        <w:div w:id="1339893581">
          <w:marLeft w:val="480"/>
          <w:marRight w:val="0"/>
          <w:marTop w:val="0"/>
          <w:marBottom w:val="0"/>
          <w:divBdr>
            <w:top w:val="none" w:sz="0" w:space="0" w:color="auto"/>
            <w:left w:val="none" w:sz="0" w:space="0" w:color="auto"/>
            <w:bottom w:val="none" w:sz="0" w:space="0" w:color="auto"/>
            <w:right w:val="none" w:sz="0" w:space="0" w:color="auto"/>
          </w:divBdr>
        </w:div>
        <w:div w:id="1401558778">
          <w:marLeft w:val="480"/>
          <w:marRight w:val="0"/>
          <w:marTop w:val="0"/>
          <w:marBottom w:val="0"/>
          <w:divBdr>
            <w:top w:val="none" w:sz="0" w:space="0" w:color="auto"/>
            <w:left w:val="none" w:sz="0" w:space="0" w:color="auto"/>
            <w:bottom w:val="none" w:sz="0" w:space="0" w:color="auto"/>
            <w:right w:val="none" w:sz="0" w:space="0" w:color="auto"/>
          </w:divBdr>
        </w:div>
        <w:div w:id="1422724470">
          <w:marLeft w:val="480"/>
          <w:marRight w:val="0"/>
          <w:marTop w:val="0"/>
          <w:marBottom w:val="0"/>
          <w:divBdr>
            <w:top w:val="none" w:sz="0" w:space="0" w:color="auto"/>
            <w:left w:val="none" w:sz="0" w:space="0" w:color="auto"/>
            <w:bottom w:val="none" w:sz="0" w:space="0" w:color="auto"/>
            <w:right w:val="none" w:sz="0" w:space="0" w:color="auto"/>
          </w:divBdr>
        </w:div>
        <w:div w:id="1438135708">
          <w:marLeft w:val="480"/>
          <w:marRight w:val="0"/>
          <w:marTop w:val="0"/>
          <w:marBottom w:val="0"/>
          <w:divBdr>
            <w:top w:val="none" w:sz="0" w:space="0" w:color="auto"/>
            <w:left w:val="none" w:sz="0" w:space="0" w:color="auto"/>
            <w:bottom w:val="none" w:sz="0" w:space="0" w:color="auto"/>
            <w:right w:val="none" w:sz="0" w:space="0" w:color="auto"/>
          </w:divBdr>
        </w:div>
        <w:div w:id="1519199084">
          <w:marLeft w:val="480"/>
          <w:marRight w:val="0"/>
          <w:marTop w:val="0"/>
          <w:marBottom w:val="0"/>
          <w:divBdr>
            <w:top w:val="none" w:sz="0" w:space="0" w:color="auto"/>
            <w:left w:val="none" w:sz="0" w:space="0" w:color="auto"/>
            <w:bottom w:val="none" w:sz="0" w:space="0" w:color="auto"/>
            <w:right w:val="none" w:sz="0" w:space="0" w:color="auto"/>
          </w:divBdr>
        </w:div>
        <w:div w:id="1534221579">
          <w:marLeft w:val="480"/>
          <w:marRight w:val="0"/>
          <w:marTop w:val="0"/>
          <w:marBottom w:val="0"/>
          <w:divBdr>
            <w:top w:val="none" w:sz="0" w:space="0" w:color="auto"/>
            <w:left w:val="none" w:sz="0" w:space="0" w:color="auto"/>
            <w:bottom w:val="none" w:sz="0" w:space="0" w:color="auto"/>
            <w:right w:val="none" w:sz="0" w:space="0" w:color="auto"/>
          </w:divBdr>
        </w:div>
        <w:div w:id="1558593429">
          <w:marLeft w:val="480"/>
          <w:marRight w:val="0"/>
          <w:marTop w:val="0"/>
          <w:marBottom w:val="0"/>
          <w:divBdr>
            <w:top w:val="none" w:sz="0" w:space="0" w:color="auto"/>
            <w:left w:val="none" w:sz="0" w:space="0" w:color="auto"/>
            <w:bottom w:val="none" w:sz="0" w:space="0" w:color="auto"/>
            <w:right w:val="none" w:sz="0" w:space="0" w:color="auto"/>
          </w:divBdr>
        </w:div>
        <w:div w:id="1570310462">
          <w:marLeft w:val="480"/>
          <w:marRight w:val="0"/>
          <w:marTop w:val="0"/>
          <w:marBottom w:val="0"/>
          <w:divBdr>
            <w:top w:val="none" w:sz="0" w:space="0" w:color="auto"/>
            <w:left w:val="none" w:sz="0" w:space="0" w:color="auto"/>
            <w:bottom w:val="none" w:sz="0" w:space="0" w:color="auto"/>
            <w:right w:val="none" w:sz="0" w:space="0" w:color="auto"/>
          </w:divBdr>
        </w:div>
        <w:div w:id="1574773414">
          <w:marLeft w:val="480"/>
          <w:marRight w:val="0"/>
          <w:marTop w:val="0"/>
          <w:marBottom w:val="0"/>
          <w:divBdr>
            <w:top w:val="none" w:sz="0" w:space="0" w:color="auto"/>
            <w:left w:val="none" w:sz="0" w:space="0" w:color="auto"/>
            <w:bottom w:val="none" w:sz="0" w:space="0" w:color="auto"/>
            <w:right w:val="none" w:sz="0" w:space="0" w:color="auto"/>
          </w:divBdr>
        </w:div>
        <w:div w:id="1575815762">
          <w:marLeft w:val="480"/>
          <w:marRight w:val="0"/>
          <w:marTop w:val="0"/>
          <w:marBottom w:val="0"/>
          <w:divBdr>
            <w:top w:val="none" w:sz="0" w:space="0" w:color="auto"/>
            <w:left w:val="none" w:sz="0" w:space="0" w:color="auto"/>
            <w:bottom w:val="none" w:sz="0" w:space="0" w:color="auto"/>
            <w:right w:val="none" w:sz="0" w:space="0" w:color="auto"/>
          </w:divBdr>
        </w:div>
        <w:div w:id="1669401628">
          <w:marLeft w:val="480"/>
          <w:marRight w:val="0"/>
          <w:marTop w:val="0"/>
          <w:marBottom w:val="0"/>
          <w:divBdr>
            <w:top w:val="none" w:sz="0" w:space="0" w:color="auto"/>
            <w:left w:val="none" w:sz="0" w:space="0" w:color="auto"/>
            <w:bottom w:val="none" w:sz="0" w:space="0" w:color="auto"/>
            <w:right w:val="none" w:sz="0" w:space="0" w:color="auto"/>
          </w:divBdr>
        </w:div>
        <w:div w:id="1675493471">
          <w:marLeft w:val="480"/>
          <w:marRight w:val="0"/>
          <w:marTop w:val="0"/>
          <w:marBottom w:val="0"/>
          <w:divBdr>
            <w:top w:val="none" w:sz="0" w:space="0" w:color="auto"/>
            <w:left w:val="none" w:sz="0" w:space="0" w:color="auto"/>
            <w:bottom w:val="none" w:sz="0" w:space="0" w:color="auto"/>
            <w:right w:val="none" w:sz="0" w:space="0" w:color="auto"/>
          </w:divBdr>
        </w:div>
        <w:div w:id="1696810018">
          <w:marLeft w:val="480"/>
          <w:marRight w:val="0"/>
          <w:marTop w:val="0"/>
          <w:marBottom w:val="0"/>
          <w:divBdr>
            <w:top w:val="none" w:sz="0" w:space="0" w:color="auto"/>
            <w:left w:val="none" w:sz="0" w:space="0" w:color="auto"/>
            <w:bottom w:val="none" w:sz="0" w:space="0" w:color="auto"/>
            <w:right w:val="none" w:sz="0" w:space="0" w:color="auto"/>
          </w:divBdr>
        </w:div>
        <w:div w:id="1701003476">
          <w:marLeft w:val="480"/>
          <w:marRight w:val="0"/>
          <w:marTop w:val="0"/>
          <w:marBottom w:val="0"/>
          <w:divBdr>
            <w:top w:val="none" w:sz="0" w:space="0" w:color="auto"/>
            <w:left w:val="none" w:sz="0" w:space="0" w:color="auto"/>
            <w:bottom w:val="none" w:sz="0" w:space="0" w:color="auto"/>
            <w:right w:val="none" w:sz="0" w:space="0" w:color="auto"/>
          </w:divBdr>
        </w:div>
        <w:div w:id="1704358095">
          <w:marLeft w:val="480"/>
          <w:marRight w:val="0"/>
          <w:marTop w:val="0"/>
          <w:marBottom w:val="0"/>
          <w:divBdr>
            <w:top w:val="none" w:sz="0" w:space="0" w:color="auto"/>
            <w:left w:val="none" w:sz="0" w:space="0" w:color="auto"/>
            <w:bottom w:val="none" w:sz="0" w:space="0" w:color="auto"/>
            <w:right w:val="none" w:sz="0" w:space="0" w:color="auto"/>
          </w:divBdr>
        </w:div>
        <w:div w:id="1742407361">
          <w:marLeft w:val="480"/>
          <w:marRight w:val="0"/>
          <w:marTop w:val="0"/>
          <w:marBottom w:val="0"/>
          <w:divBdr>
            <w:top w:val="none" w:sz="0" w:space="0" w:color="auto"/>
            <w:left w:val="none" w:sz="0" w:space="0" w:color="auto"/>
            <w:bottom w:val="none" w:sz="0" w:space="0" w:color="auto"/>
            <w:right w:val="none" w:sz="0" w:space="0" w:color="auto"/>
          </w:divBdr>
        </w:div>
        <w:div w:id="1818918813">
          <w:marLeft w:val="480"/>
          <w:marRight w:val="0"/>
          <w:marTop w:val="0"/>
          <w:marBottom w:val="0"/>
          <w:divBdr>
            <w:top w:val="none" w:sz="0" w:space="0" w:color="auto"/>
            <w:left w:val="none" w:sz="0" w:space="0" w:color="auto"/>
            <w:bottom w:val="none" w:sz="0" w:space="0" w:color="auto"/>
            <w:right w:val="none" w:sz="0" w:space="0" w:color="auto"/>
          </w:divBdr>
        </w:div>
        <w:div w:id="1866018606">
          <w:marLeft w:val="480"/>
          <w:marRight w:val="0"/>
          <w:marTop w:val="0"/>
          <w:marBottom w:val="0"/>
          <w:divBdr>
            <w:top w:val="none" w:sz="0" w:space="0" w:color="auto"/>
            <w:left w:val="none" w:sz="0" w:space="0" w:color="auto"/>
            <w:bottom w:val="none" w:sz="0" w:space="0" w:color="auto"/>
            <w:right w:val="none" w:sz="0" w:space="0" w:color="auto"/>
          </w:divBdr>
        </w:div>
        <w:div w:id="1879317241">
          <w:marLeft w:val="480"/>
          <w:marRight w:val="0"/>
          <w:marTop w:val="0"/>
          <w:marBottom w:val="0"/>
          <w:divBdr>
            <w:top w:val="none" w:sz="0" w:space="0" w:color="auto"/>
            <w:left w:val="none" w:sz="0" w:space="0" w:color="auto"/>
            <w:bottom w:val="none" w:sz="0" w:space="0" w:color="auto"/>
            <w:right w:val="none" w:sz="0" w:space="0" w:color="auto"/>
          </w:divBdr>
        </w:div>
        <w:div w:id="1981767781">
          <w:marLeft w:val="480"/>
          <w:marRight w:val="0"/>
          <w:marTop w:val="0"/>
          <w:marBottom w:val="0"/>
          <w:divBdr>
            <w:top w:val="none" w:sz="0" w:space="0" w:color="auto"/>
            <w:left w:val="none" w:sz="0" w:space="0" w:color="auto"/>
            <w:bottom w:val="none" w:sz="0" w:space="0" w:color="auto"/>
            <w:right w:val="none" w:sz="0" w:space="0" w:color="auto"/>
          </w:divBdr>
        </w:div>
        <w:div w:id="2010132617">
          <w:marLeft w:val="480"/>
          <w:marRight w:val="0"/>
          <w:marTop w:val="0"/>
          <w:marBottom w:val="0"/>
          <w:divBdr>
            <w:top w:val="none" w:sz="0" w:space="0" w:color="auto"/>
            <w:left w:val="none" w:sz="0" w:space="0" w:color="auto"/>
            <w:bottom w:val="none" w:sz="0" w:space="0" w:color="auto"/>
            <w:right w:val="none" w:sz="0" w:space="0" w:color="auto"/>
          </w:divBdr>
        </w:div>
        <w:div w:id="2044556418">
          <w:marLeft w:val="480"/>
          <w:marRight w:val="0"/>
          <w:marTop w:val="0"/>
          <w:marBottom w:val="0"/>
          <w:divBdr>
            <w:top w:val="none" w:sz="0" w:space="0" w:color="auto"/>
            <w:left w:val="none" w:sz="0" w:space="0" w:color="auto"/>
            <w:bottom w:val="none" w:sz="0" w:space="0" w:color="auto"/>
            <w:right w:val="none" w:sz="0" w:space="0" w:color="auto"/>
          </w:divBdr>
        </w:div>
        <w:div w:id="2069376756">
          <w:marLeft w:val="480"/>
          <w:marRight w:val="0"/>
          <w:marTop w:val="0"/>
          <w:marBottom w:val="0"/>
          <w:divBdr>
            <w:top w:val="none" w:sz="0" w:space="0" w:color="auto"/>
            <w:left w:val="none" w:sz="0" w:space="0" w:color="auto"/>
            <w:bottom w:val="none" w:sz="0" w:space="0" w:color="auto"/>
            <w:right w:val="none" w:sz="0" w:space="0" w:color="auto"/>
          </w:divBdr>
        </w:div>
        <w:div w:id="2147122553">
          <w:marLeft w:val="480"/>
          <w:marRight w:val="0"/>
          <w:marTop w:val="0"/>
          <w:marBottom w:val="0"/>
          <w:divBdr>
            <w:top w:val="none" w:sz="0" w:space="0" w:color="auto"/>
            <w:left w:val="none" w:sz="0" w:space="0" w:color="auto"/>
            <w:bottom w:val="none" w:sz="0" w:space="0" w:color="auto"/>
            <w:right w:val="none" w:sz="0" w:space="0" w:color="auto"/>
          </w:divBdr>
        </w:div>
      </w:divsChild>
    </w:div>
    <w:div w:id="1751658873">
      <w:bodyDiv w:val="1"/>
      <w:marLeft w:val="0"/>
      <w:marRight w:val="0"/>
      <w:marTop w:val="0"/>
      <w:marBottom w:val="0"/>
      <w:divBdr>
        <w:top w:val="none" w:sz="0" w:space="0" w:color="auto"/>
        <w:left w:val="none" w:sz="0" w:space="0" w:color="auto"/>
        <w:bottom w:val="none" w:sz="0" w:space="0" w:color="auto"/>
        <w:right w:val="none" w:sz="0" w:space="0" w:color="auto"/>
      </w:divBdr>
      <w:divsChild>
        <w:div w:id="6834333">
          <w:marLeft w:val="480"/>
          <w:marRight w:val="0"/>
          <w:marTop w:val="0"/>
          <w:marBottom w:val="0"/>
          <w:divBdr>
            <w:top w:val="none" w:sz="0" w:space="0" w:color="auto"/>
            <w:left w:val="none" w:sz="0" w:space="0" w:color="auto"/>
            <w:bottom w:val="none" w:sz="0" w:space="0" w:color="auto"/>
            <w:right w:val="none" w:sz="0" w:space="0" w:color="auto"/>
          </w:divBdr>
        </w:div>
        <w:div w:id="29497355">
          <w:marLeft w:val="480"/>
          <w:marRight w:val="0"/>
          <w:marTop w:val="0"/>
          <w:marBottom w:val="0"/>
          <w:divBdr>
            <w:top w:val="none" w:sz="0" w:space="0" w:color="auto"/>
            <w:left w:val="none" w:sz="0" w:space="0" w:color="auto"/>
            <w:bottom w:val="none" w:sz="0" w:space="0" w:color="auto"/>
            <w:right w:val="none" w:sz="0" w:space="0" w:color="auto"/>
          </w:divBdr>
        </w:div>
        <w:div w:id="37048502">
          <w:marLeft w:val="480"/>
          <w:marRight w:val="0"/>
          <w:marTop w:val="0"/>
          <w:marBottom w:val="0"/>
          <w:divBdr>
            <w:top w:val="none" w:sz="0" w:space="0" w:color="auto"/>
            <w:left w:val="none" w:sz="0" w:space="0" w:color="auto"/>
            <w:bottom w:val="none" w:sz="0" w:space="0" w:color="auto"/>
            <w:right w:val="none" w:sz="0" w:space="0" w:color="auto"/>
          </w:divBdr>
        </w:div>
        <w:div w:id="117771211">
          <w:marLeft w:val="480"/>
          <w:marRight w:val="0"/>
          <w:marTop w:val="0"/>
          <w:marBottom w:val="0"/>
          <w:divBdr>
            <w:top w:val="none" w:sz="0" w:space="0" w:color="auto"/>
            <w:left w:val="none" w:sz="0" w:space="0" w:color="auto"/>
            <w:bottom w:val="none" w:sz="0" w:space="0" w:color="auto"/>
            <w:right w:val="none" w:sz="0" w:space="0" w:color="auto"/>
          </w:divBdr>
        </w:div>
        <w:div w:id="128522484">
          <w:marLeft w:val="480"/>
          <w:marRight w:val="0"/>
          <w:marTop w:val="0"/>
          <w:marBottom w:val="0"/>
          <w:divBdr>
            <w:top w:val="none" w:sz="0" w:space="0" w:color="auto"/>
            <w:left w:val="none" w:sz="0" w:space="0" w:color="auto"/>
            <w:bottom w:val="none" w:sz="0" w:space="0" w:color="auto"/>
            <w:right w:val="none" w:sz="0" w:space="0" w:color="auto"/>
          </w:divBdr>
        </w:div>
        <w:div w:id="131680192">
          <w:marLeft w:val="480"/>
          <w:marRight w:val="0"/>
          <w:marTop w:val="0"/>
          <w:marBottom w:val="0"/>
          <w:divBdr>
            <w:top w:val="none" w:sz="0" w:space="0" w:color="auto"/>
            <w:left w:val="none" w:sz="0" w:space="0" w:color="auto"/>
            <w:bottom w:val="none" w:sz="0" w:space="0" w:color="auto"/>
            <w:right w:val="none" w:sz="0" w:space="0" w:color="auto"/>
          </w:divBdr>
        </w:div>
        <w:div w:id="140196344">
          <w:marLeft w:val="480"/>
          <w:marRight w:val="0"/>
          <w:marTop w:val="0"/>
          <w:marBottom w:val="0"/>
          <w:divBdr>
            <w:top w:val="none" w:sz="0" w:space="0" w:color="auto"/>
            <w:left w:val="none" w:sz="0" w:space="0" w:color="auto"/>
            <w:bottom w:val="none" w:sz="0" w:space="0" w:color="auto"/>
            <w:right w:val="none" w:sz="0" w:space="0" w:color="auto"/>
          </w:divBdr>
        </w:div>
        <w:div w:id="160855637">
          <w:marLeft w:val="480"/>
          <w:marRight w:val="0"/>
          <w:marTop w:val="0"/>
          <w:marBottom w:val="0"/>
          <w:divBdr>
            <w:top w:val="none" w:sz="0" w:space="0" w:color="auto"/>
            <w:left w:val="none" w:sz="0" w:space="0" w:color="auto"/>
            <w:bottom w:val="none" w:sz="0" w:space="0" w:color="auto"/>
            <w:right w:val="none" w:sz="0" w:space="0" w:color="auto"/>
          </w:divBdr>
        </w:div>
        <w:div w:id="235164900">
          <w:marLeft w:val="480"/>
          <w:marRight w:val="0"/>
          <w:marTop w:val="0"/>
          <w:marBottom w:val="0"/>
          <w:divBdr>
            <w:top w:val="none" w:sz="0" w:space="0" w:color="auto"/>
            <w:left w:val="none" w:sz="0" w:space="0" w:color="auto"/>
            <w:bottom w:val="none" w:sz="0" w:space="0" w:color="auto"/>
            <w:right w:val="none" w:sz="0" w:space="0" w:color="auto"/>
          </w:divBdr>
        </w:div>
        <w:div w:id="242958384">
          <w:marLeft w:val="480"/>
          <w:marRight w:val="0"/>
          <w:marTop w:val="0"/>
          <w:marBottom w:val="0"/>
          <w:divBdr>
            <w:top w:val="none" w:sz="0" w:space="0" w:color="auto"/>
            <w:left w:val="none" w:sz="0" w:space="0" w:color="auto"/>
            <w:bottom w:val="none" w:sz="0" w:space="0" w:color="auto"/>
            <w:right w:val="none" w:sz="0" w:space="0" w:color="auto"/>
          </w:divBdr>
        </w:div>
        <w:div w:id="251546378">
          <w:marLeft w:val="480"/>
          <w:marRight w:val="0"/>
          <w:marTop w:val="0"/>
          <w:marBottom w:val="0"/>
          <w:divBdr>
            <w:top w:val="none" w:sz="0" w:space="0" w:color="auto"/>
            <w:left w:val="none" w:sz="0" w:space="0" w:color="auto"/>
            <w:bottom w:val="none" w:sz="0" w:space="0" w:color="auto"/>
            <w:right w:val="none" w:sz="0" w:space="0" w:color="auto"/>
          </w:divBdr>
        </w:div>
        <w:div w:id="275606043">
          <w:marLeft w:val="480"/>
          <w:marRight w:val="0"/>
          <w:marTop w:val="0"/>
          <w:marBottom w:val="0"/>
          <w:divBdr>
            <w:top w:val="none" w:sz="0" w:space="0" w:color="auto"/>
            <w:left w:val="none" w:sz="0" w:space="0" w:color="auto"/>
            <w:bottom w:val="none" w:sz="0" w:space="0" w:color="auto"/>
            <w:right w:val="none" w:sz="0" w:space="0" w:color="auto"/>
          </w:divBdr>
        </w:div>
        <w:div w:id="286281792">
          <w:marLeft w:val="480"/>
          <w:marRight w:val="0"/>
          <w:marTop w:val="0"/>
          <w:marBottom w:val="0"/>
          <w:divBdr>
            <w:top w:val="none" w:sz="0" w:space="0" w:color="auto"/>
            <w:left w:val="none" w:sz="0" w:space="0" w:color="auto"/>
            <w:bottom w:val="none" w:sz="0" w:space="0" w:color="auto"/>
            <w:right w:val="none" w:sz="0" w:space="0" w:color="auto"/>
          </w:divBdr>
        </w:div>
        <w:div w:id="295912362">
          <w:marLeft w:val="480"/>
          <w:marRight w:val="0"/>
          <w:marTop w:val="0"/>
          <w:marBottom w:val="0"/>
          <w:divBdr>
            <w:top w:val="none" w:sz="0" w:space="0" w:color="auto"/>
            <w:left w:val="none" w:sz="0" w:space="0" w:color="auto"/>
            <w:bottom w:val="none" w:sz="0" w:space="0" w:color="auto"/>
            <w:right w:val="none" w:sz="0" w:space="0" w:color="auto"/>
          </w:divBdr>
        </w:div>
        <w:div w:id="303319288">
          <w:marLeft w:val="480"/>
          <w:marRight w:val="0"/>
          <w:marTop w:val="0"/>
          <w:marBottom w:val="0"/>
          <w:divBdr>
            <w:top w:val="none" w:sz="0" w:space="0" w:color="auto"/>
            <w:left w:val="none" w:sz="0" w:space="0" w:color="auto"/>
            <w:bottom w:val="none" w:sz="0" w:space="0" w:color="auto"/>
            <w:right w:val="none" w:sz="0" w:space="0" w:color="auto"/>
          </w:divBdr>
        </w:div>
        <w:div w:id="311570092">
          <w:marLeft w:val="480"/>
          <w:marRight w:val="0"/>
          <w:marTop w:val="0"/>
          <w:marBottom w:val="0"/>
          <w:divBdr>
            <w:top w:val="none" w:sz="0" w:space="0" w:color="auto"/>
            <w:left w:val="none" w:sz="0" w:space="0" w:color="auto"/>
            <w:bottom w:val="none" w:sz="0" w:space="0" w:color="auto"/>
            <w:right w:val="none" w:sz="0" w:space="0" w:color="auto"/>
          </w:divBdr>
        </w:div>
        <w:div w:id="312367978">
          <w:marLeft w:val="480"/>
          <w:marRight w:val="0"/>
          <w:marTop w:val="0"/>
          <w:marBottom w:val="0"/>
          <w:divBdr>
            <w:top w:val="none" w:sz="0" w:space="0" w:color="auto"/>
            <w:left w:val="none" w:sz="0" w:space="0" w:color="auto"/>
            <w:bottom w:val="none" w:sz="0" w:space="0" w:color="auto"/>
            <w:right w:val="none" w:sz="0" w:space="0" w:color="auto"/>
          </w:divBdr>
        </w:div>
        <w:div w:id="474564190">
          <w:marLeft w:val="480"/>
          <w:marRight w:val="0"/>
          <w:marTop w:val="0"/>
          <w:marBottom w:val="0"/>
          <w:divBdr>
            <w:top w:val="none" w:sz="0" w:space="0" w:color="auto"/>
            <w:left w:val="none" w:sz="0" w:space="0" w:color="auto"/>
            <w:bottom w:val="none" w:sz="0" w:space="0" w:color="auto"/>
            <w:right w:val="none" w:sz="0" w:space="0" w:color="auto"/>
          </w:divBdr>
        </w:div>
        <w:div w:id="521167622">
          <w:marLeft w:val="480"/>
          <w:marRight w:val="0"/>
          <w:marTop w:val="0"/>
          <w:marBottom w:val="0"/>
          <w:divBdr>
            <w:top w:val="none" w:sz="0" w:space="0" w:color="auto"/>
            <w:left w:val="none" w:sz="0" w:space="0" w:color="auto"/>
            <w:bottom w:val="none" w:sz="0" w:space="0" w:color="auto"/>
            <w:right w:val="none" w:sz="0" w:space="0" w:color="auto"/>
          </w:divBdr>
        </w:div>
        <w:div w:id="531260739">
          <w:marLeft w:val="480"/>
          <w:marRight w:val="0"/>
          <w:marTop w:val="0"/>
          <w:marBottom w:val="0"/>
          <w:divBdr>
            <w:top w:val="none" w:sz="0" w:space="0" w:color="auto"/>
            <w:left w:val="none" w:sz="0" w:space="0" w:color="auto"/>
            <w:bottom w:val="none" w:sz="0" w:space="0" w:color="auto"/>
            <w:right w:val="none" w:sz="0" w:space="0" w:color="auto"/>
          </w:divBdr>
        </w:div>
        <w:div w:id="531842628">
          <w:marLeft w:val="480"/>
          <w:marRight w:val="0"/>
          <w:marTop w:val="0"/>
          <w:marBottom w:val="0"/>
          <w:divBdr>
            <w:top w:val="none" w:sz="0" w:space="0" w:color="auto"/>
            <w:left w:val="none" w:sz="0" w:space="0" w:color="auto"/>
            <w:bottom w:val="none" w:sz="0" w:space="0" w:color="auto"/>
            <w:right w:val="none" w:sz="0" w:space="0" w:color="auto"/>
          </w:divBdr>
        </w:div>
        <w:div w:id="572471220">
          <w:marLeft w:val="480"/>
          <w:marRight w:val="0"/>
          <w:marTop w:val="0"/>
          <w:marBottom w:val="0"/>
          <w:divBdr>
            <w:top w:val="none" w:sz="0" w:space="0" w:color="auto"/>
            <w:left w:val="none" w:sz="0" w:space="0" w:color="auto"/>
            <w:bottom w:val="none" w:sz="0" w:space="0" w:color="auto"/>
            <w:right w:val="none" w:sz="0" w:space="0" w:color="auto"/>
          </w:divBdr>
        </w:div>
        <w:div w:id="664018756">
          <w:marLeft w:val="480"/>
          <w:marRight w:val="0"/>
          <w:marTop w:val="0"/>
          <w:marBottom w:val="0"/>
          <w:divBdr>
            <w:top w:val="none" w:sz="0" w:space="0" w:color="auto"/>
            <w:left w:val="none" w:sz="0" w:space="0" w:color="auto"/>
            <w:bottom w:val="none" w:sz="0" w:space="0" w:color="auto"/>
            <w:right w:val="none" w:sz="0" w:space="0" w:color="auto"/>
          </w:divBdr>
        </w:div>
        <w:div w:id="684329648">
          <w:marLeft w:val="480"/>
          <w:marRight w:val="0"/>
          <w:marTop w:val="0"/>
          <w:marBottom w:val="0"/>
          <w:divBdr>
            <w:top w:val="none" w:sz="0" w:space="0" w:color="auto"/>
            <w:left w:val="none" w:sz="0" w:space="0" w:color="auto"/>
            <w:bottom w:val="none" w:sz="0" w:space="0" w:color="auto"/>
            <w:right w:val="none" w:sz="0" w:space="0" w:color="auto"/>
          </w:divBdr>
        </w:div>
        <w:div w:id="684937546">
          <w:marLeft w:val="480"/>
          <w:marRight w:val="0"/>
          <w:marTop w:val="0"/>
          <w:marBottom w:val="0"/>
          <w:divBdr>
            <w:top w:val="none" w:sz="0" w:space="0" w:color="auto"/>
            <w:left w:val="none" w:sz="0" w:space="0" w:color="auto"/>
            <w:bottom w:val="none" w:sz="0" w:space="0" w:color="auto"/>
            <w:right w:val="none" w:sz="0" w:space="0" w:color="auto"/>
          </w:divBdr>
        </w:div>
        <w:div w:id="696389942">
          <w:marLeft w:val="480"/>
          <w:marRight w:val="0"/>
          <w:marTop w:val="0"/>
          <w:marBottom w:val="0"/>
          <w:divBdr>
            <w:top w:val="none" w:sz="0" w:space="0" w:color="auto"/>
            <w:left w:val="none" w:sz="0" w:space="0" w:color="auto"/>
            <w:bottom w:val="none" w:sz="0" w:space="0" w:color="auto"/>
            <w:right w:val="none" w:sz="0" w:space="0" w:color="auto"/>
          </w:divBdr>
        </w:div>
        <w:div w:id="719402917">
          <w:marLeft w:val="480"/>
          <w:marRight w:val="0"/>
          <w:marTop w:val="0"/>
          <w:marBottom w:val="0"/>
          <w:divBdr>
            <w:top w:val="none" w:sz="0" w:space="0" w:color="auto"/>
            <w:left w:val="none" w:sz="0" w:space="0" w:color="auto"/>
            <w:bottom w:val="none" w:sz="0" w:space="0" w:color="auto"/>
            <w:right w:val="none" w:sz="0" w:space="0" w:color="auto"/>
          </w:divBdr>
        </w:div>
        <w:div w:id="727461298">
          <w:marLeft w:val="480"/>
          <w:marRight w:val="0"/>
          <w:marTop w:val="0"/>
          <w:marBottom w:val="0"/>
          <w:divBdr>
            <w:top w:val="none" w:sz="0" w:space="0" w:color="auto"/>
            <w:left w:val="none" w:sz="0" w:space="0" w:color="auto"/>
            <w:bottom w:val="none" w:sz="0" w:space="0" w:color="auto"/>
            <w:right w:val="none" w:sz="0" w:space="0" w:color="auto"/>
          </w:divBdr>
        </w:div>
        <w:div w:id="746806458">
          <w:marLeft w:val="480"/>
          <w:marRight w:val="0"/>
          <w:marTop w:val="0"/>
          <w:marBottom w:val="0"/>
          <w:divBdr>
            <w:top w:val="none" w:sz="0" w:space="0" w:color="auto"/>
            <w:left w:val="none" w:sz="0" w:space="0" w:color="auto"/>
            <w:bottom w:val="none" w:sz="0" w:space="0" w:color="auto"/>
            <w:right w:val="none" w:sz="0" w:space="0" w:color="auto"/>
          </w:divBdr>
        </w:div>
        <w:div w:id="757992120">
          <w:marLeft w:val="480"/>
          <w:marRight w:val="0"/>
          <w:marTop w:val="0"/>
          <w:marBottom w:val="0"/>
          <w:divBdr>
            <w:top w:val="none" w:sz="0" w:space="0" w:color="auto"/>
            <w:left w:val="none" w:sz="0" w:space="0" w:color="auto"/>
            <w:bottom w:val="none" w:sz="0" w:space="0" w:color="auto"/>
            <w:right w:val="none" w:sz="0" w:space="0" w:color="auto"/>
          </w:divBdr>
        </w:div>
        <w:div w:id="780992694">
          <w:marLeft w:val="480"/>
          <w:marRight w:val="0"/>
          <w:marTop w:val="0"/>
          <w:marBottom w:val="0"/>
          <w:divBdr>
            <w:top w:val="none" w:sz="0" w:space="0" w:color="auto"/>
            <w:left w:val="none" w:sz="0" w:space="0" w:color="auto"/>
            <w:bottom w:val="none" w:sz="0" w:space="0" w:color="auto"/>
            <w:right w:val="none" w:sz="0" w:space="0" w:color="auto"/>
          </w:divBdr>
        </w:div>
        <w:div w:id="818306957">
          <w:marLeft w:val="480"/>
          <w:marRight w:val="0"/>
          <w:marTop w:val="0"/>
          <w:marBottom w:val="0"/>
          <w:divBdr>
            <w:top w:val="none" w:sz="0" w:space="0" w:color="auto"/>
            <w:left w:val="none" w:sz="0" w:space="0" w:color="auto"/>
            <w:bottom w:val="none" w:sz="0" w:space="0" w:color="auto"/>
            <w:right w:val="none" w:sz="0" w:space="0" w:color="auto"/>
          </w:divBdr>
        </w:div>
        <w:div w:id="842161615">
          <w:marLeft w:val="480"/>
          <w:marRight w:val="0"/>
          <w:marTop w:val="0"/>
          <w:marBottom w:val="0"/>
          <w:divBdr>
            <w:top w:val="none" w:sz="0" w:space="0" w:color="auto"/>
            <w:left w:val="none" w:sz="0" w:space="0" w:color="auto"/>
            <w:bottom w:val="none" w:sz="0" w:space="0" w:color="auto"/>
            <w:right w:val="none" w:sz="0" w:space="0" w:color="auto"/>
          </w:divBdr>
        </w:div>
        <w:div w:id="963924086">
          <w:marLeft w:val="480"/>
          <w:marRight w:val="0"/>
          <w:marTop w:val="0"/>
          <w:marBottom w:val="0"/>
          <w:divBdr>
            <w:top w:val="none" w:sz="0" w:space="0" w:color="auto"/>
            <w:left w:val="none" w:sz="0" w:space="0" w:color="auto"/>
            <w:bottom w:val="none" w:sz="0" w:space="0" w:color="auto"/>
            <w:right w:val="none" w:sz="0" w:space="0" w:color="auto"/>
          </w:divBdr>
        </w:div>
        <w:div w:id="971978499">
          <w:marLeft w:val="480"/>
          <w:marRight w:val="0"/>
          <w:marTop w:val="0"/>
          <w:marBottom w:val="0"/>
          <w:divBdr>
            <w:top w:val="none" w:sz="0" w:space="0" w:color="auto"/>
            <w:left w:val="none" w:sz="0" w:space="0" w:color="auto"/>
            <w:bottom w:val="none" w:sz="0" w:space="0" w:color="auto"/>
            <w:right w:val="none" w:sz="0" w:space="0" w:color="auto"/>
          </w:divBdr>
        </w:div>
        <w:div w:id="980843470">
          <w:marLeft w:val="480"/>
          <w:marRight w:val="0"/>
          <w:marTop w:val="0"/>
          <w:marBottom w:val="0"/>
          <w:divBdr>
            <w:top w:val="none" w:sz="0" w:space="0" w:color="auto"/>
            <w:left w:val="none" w:sz="0" w:space="0" w:color="auto"/>
            <w:bottom w:val="none" w:sz="0" w:space="0" w:color="auto"/>
            <w:right w:val="none" w:sz="0" w:space="0" w:color="auto"/>
          </w:divBdr>
        </w:div>
        <w:div w:id="1003893811">
          <w:marLeft w:val="480"/>
          <w:marRight w:val="0"/>
          <w:marTop w:val="0"/>
          <w:marBottom w:val="0"/>
          <w:divBdr>
            <w:top w:val="none" w:sz="0" w:space="0" w:color="auto"/>
            <w:left w:val="none" w:sz="0" w:space="0" w:color="auto"/>
            <w:bottom w:val="none" w:sz="0" w:space="0" w:color="auto"/>
            <w:right w:val="none" w:sz="0" w:space="0" w:color="auto"/>
          </w:divBdr>
        </w:div>
        <w:div w:id="1012992615">
          <w:marLeft w:val="480"/>
          <w:marRight w:val="0"/>
          <w:marTop w:val="0"/>
          <w:marBottom w:val="0"/>
          <w:divBdr>
            <w:top w:val="none" w:sz="0" w:space="0" w:color="auto"/>
            <w:left w:val="none" w:sz="0" w:space="0" w:color="auto"/>
            <w:bottom w:val="none" w:sz="0" w:space="0" w:color="auto"/>
            <w:right w:val="none" w:sz="0" w:space="0" w:color="auto"/>
          </w:divBdr>
        </w:div>
        <w:div w:id="1013068122">
          <w:marLeft w:val="480"/>
          <w:marRight w:val="0"/>
          <w:marTop w:val="0"/>
          <w:marBottom w:val="0"/>
          <w:divBdr>
            <w:top w:val="none" w:sz="0" w:space="0" w:color="auto"/>
            <w:left w:val="none" w:sz="0" w:space="0" w:color="auto"/>
            <w:bottom w:val="none" w:sz="0" w:space="0" w:color="auto"/>
            <w:right w:val="none" w:sz="0" w:space="0" w:color="auto"/>
          </w:divBdr>
        </w:div>
        <w:div w:id="1130898579">
          <w:marLeft w:val="480"/>
          <w:marRight w:val="0"/>
          <w:marTop w:val="0"/>
          <w:marBottom w:val="0"/>
          <w:divBdr>
            <w:top w:val="none" w:sz="0" w:space="0" w:color="auto"/>
            <w:left w:val="none" w:sz="0" w:space="0" w:color="auto"/>
            <w:bottom w:val="none" w:sz="0" w:space="0" w:color="auto"/>
            <w:right w:val="none" w:sz="0" w:space="0" w:color="auto"/>
          </w:divBdr>
        </w:div>
        <w:div w:id="1146511473">
          <w:marLeft w:val="480"/>
          <w:marRight w:val="0"/>
          <w:marTop w:val="0"/>
          <w:marBottom w:val="0"/>
          <w:divBdr>
            <w:top w:val="none" w:sz="0" w:space="0" w:color="auto"/>
            <w:left w:val="none" w:sz="0" w:space="0" w:color="auto"/>
            <w:bottom w:val="none" w:sz="0" w:space="0" w:color="auto"/>
            <w:right w:val="none" w:sz="0" w:space="0" w:color="auto"/>
          </w:divBdr>
        </w:div>
        <w:div w:id="1211726397">
          <w:marLeft w:val="480"/>
          <w:marRight w:val="0"/>
          <w:marTop w:val="0"/>
          <w:marBottom w:val="0"/>
          <w:divBdr>
            <w:top w:val="none" w:sz="0" w:space="0" w:color="auto"/>
            <w:left w:val="none" w:sz="0" w:space="0" w:color="auto"/>
            <w:bottom w:val="none" w:sz="0" w:space="0" w:color="auto"/>
            <w:right w:val="none" w:sz="0" w:space="0" w:color="auto"/>
          </w:divBdr>
        </w:div>
        <w:div w:id="1250773104">
          <w:marLeft w:val="480"/>
          <w:marRight w:val="0"/>
          <w:marTop w:val="0"/>
          <w:marBottom w:val="0"/>
          <w:divBdr>
            <w:top w:val="none" w:sz="0" w:space="0" w:color="auto"/>
            <w:left w:val="none" w:sz="0" w:space="0" w:color="auto"/>
            <w:bottom w:val="none" w:sz="0" w:space="0" w:color="auto"/>
            <w:right w:val="none" w:sz="0" w:space="0" w:color="auto"/>
          </w:divBdr>
        </w:div>
        <w:div w:id="1297101402">
          <w:marLeft w:val="480"/>
          <w:marRight w:val="0"/>
          <w:marTop w:val="0"/>
          <w:marBottom w:val="0"/>
          <w:divBdr>
            <w:top w:val="none" w:sz="0" w:space="0" w:color="auto"/>
            <w:left w:val="none" w:sz="0" w:space="0" w:color="auto"/>
            <w:bottom w:val="none" w:sz="0" w:space="0" w:color="auto"/>
            <w:right w:val="none" w:sz="0" w:space="0" w:color="auto"/>
          </w:divBdr>
        </w:div>
        <w:div w:id="1324309758">
          <w:marLeft w:val="480"/>
          <w:marRight w:val="0"/>
          <w:marTop w:val="0"/>
          <w:marBottom w:val="0"/>
          <w:divBdr>
            <w:top w:val="none" w:sz="0" w:space="0" w:color="auto"/>
            <w:left w:val="none" w:sz="0" w:space="0" w:color="auto"/>
            <w:bottom w:val="none" w:sz="0" w:space="0" w:color="auto"/>
            <w:right w:val="none" w:sz="0" w:space="0" w:color="auto"/>
          </w:divBdr>
        </w:div>
        <w:div w:id="1329871080">
          <w:marLeft w:val="480"/>
          <w:marRight w:val="0"/>
          <w:marTop w:val="0"/>
          <w:marBottom w:val="0"/>
          <w:divBdr>
            <w:top w:val="none" w:sz="0" w:space="0" w:color="auto"/>
            <w:left w:val="none" w:sz="0" w:space="0" w:color="auto"/>
            <w:bottom w:val="none" w:sz="0" w:space="0" w:color="auto"/>
            <w:right w:val="none" w:sz="0" w:space="0" w:color="auto"/>
          </w:divBdr>
        </w:div>
        <w:div w:id="1330984698">
          <w:marLeft w:val="480"/>
          <w:marRight w:val="0"/>
          <w:marTop w:val="0"/>
          <w:marBottom w:val="0"/>
          <w:divBdr>
            <w:top w:val="none" w:sz="0" w:space="0" w:color="auto"/>
            <w:left w:val="none" w:sz="0" w:space="0" w:color="auto"/>
            <w:bottom w:val="none" w:sz="0" w:space="0" w:color="auto"/>
            <w:right w:val="none" w:sz="0" w:space="0" w:color="auto"/>
          </w:divBdr>
        </w:div>
        <w:div w:id="1367366187">
          <w:marLeft w:val="480"/>
          <w:marRight w:val="0"/>
          <w:marTop w:val="0"/>
          <w:marBottom w:val="0"/>
          <w:divBdr>
            <w:top w:val="none" w:sz="0" w:space="0" w:color="auto"/>
            <w:left w:val="none" w:sz="0" w:space="0" w:color="auto"/>
            <w:bottom w:val="none" w:sz="0" w:space="0" w:color="auto"/>
            <w:right w:val="none" w:sz="0" w:space="0" w:color="auto"/>
          </w:divBdr>
        </w:div>
        <w:div w:id="1410230132">
          <w:marLeft w:val="480"/>
          <w:marRight w:val="0"/>
          <w:marTop w:val="0"/>
          <w:marBottom w:val="0"/>
          <w:divBdr>
            <w:top w:val="none" w:sz="0" w:space="0" w:color="auto"/>
            <w:left w:val="none" w:sz="0" w:space="0" w:color="auto"/>
            <w:bottom w:val="none" w:sz="0" w:space="0" w:color="auto"/>
            <w:right w:val="none" w:sz="0" w:space="0" w:color="auto"/>
          </w:divBdr>
        </w:div>
        <w:div w:id="1430537933">
          <w:marLeft w:val="480"/>
          <w:marRight w:val="0"/>
          <w:marTop w:val="0"/>
          <w:marBottom w:val="0"/>
          <w:divBdr>
            <w:top w:val="none" w:sz="0" w:space="0" w:color="auto"/>
            <w:left w:val="none" w:sz="0" w:space="0" w:color="auto"/>
            <w:bottom w:val="none" w:sz="0" w:space="0" w:color="auto"/>
            <w:right w:val="none" w:sz="0" w:space="0" w:color="auto"/>
          </w:divBdr>
        </w:div>
        <w:div w:id="1460145130">
          <w:marLeft w:val="480"/>
          <w:marRight w:val="0"/>
          <w:marTop w:val="0"/>
          <w:marBottom w:val="0"/>
          <w:divBdr>
            <w:top w:val="none" w:sz="0" w:space="0" w:color="auto"/>
            <w:left w:val="none" w:sz="0" w:space="0" w:color="auto"/>
            <w:bottom w:val="none" w:sz="0" w:space="0" w:color="auto"/>
            <w:right w:val="none" w:sz="0" w:space="0" w:color="auto"/>
          </w:divBdr>
        </w:div>
        <w:div w:id="1469934762">
          <w:marLeft w:val="480"/>
          <w:marRight w:val="0"/>
          <w:marTop w:val="0"/>
          <w:marBottom w:val="0"/>
          <w:divBdr>
            <w:top w:val="none" w:sz="0" w:space="0" w:color="auto"/>
            <w:left w:val="none" w:sz="0" w:space="0" w:color="auto"/>
            <w:bottom w:val="none" w:sz="0" w:space="0" w:color="auto"/>
            <w:right w:val="none" w:sz="0" w:space="0" w:color="auto"/>
          </w:divBdr>
        </w:div>
        <w:div w:id="1473985163">
          <w:marLeft w:val="480"/>
          <w:marRight w:val="0"/>
          <w:marTop w:val="0"/>
          <w:marBottom w:val="0"/>
          <w:divBdr>
            <w:top w:val="none" w:sz="0" w:space="0" w:color="auto"/>
            <w:left w:val="none" w:sz="0" w:space="0" w:color="auto"/>
            <w:bottom w:val="none" w:sz="0" w:space="0" w:color="auto"/>
            <w:right w:val="none" w:sz="0" w:space="0" w:color="auto"/>
          </w:divBdr>
        </w:div>
        <w:div w:id="1484853778">
          <w:marLeft w:val="480"/>
          <w:marRight w:val="0"/>
          <w:marTop w:val="0"/>
          <w:marBottom w:val="0"/>
          <w:divBdr>
            <w:top w:val="none" w:sz="0" w:space="0" w:color="auto"/>
            <w:left w:val="none" w:sz="0" w:space="0" w:color="auto"/>
            <w:bottom w:val="none" w:sz="0" w:space="0" w:color="auto"/>
            <w:right w:val="none" w:sz="0" w:space="0" w:color="auto"/>
          </w:divBdr>
        </w:div>
        <w:div w:id="1487742361">
          <w:marLeft w:val="480"/>
          <w:marRight w:val="0"/>
          <w:marTop w:val="0"/>
          <w:marBottom w:val="0"/>
          <w:divBdr>
            <w:top w:val="none" w:sz="0" w:space="0" w:color="auto"/>
            <w:left w:val="none" w:sz="0" w:space="0" w:color="auto"/>
            <w:bottom w:val="none" w:sz="0" w:space="0" w:color="auto"/>
            <w:right w:val="none" w:sz="0" w:space="0" w:color="auto"/>
          </w:divBdr>
        </w:div>
        <w:div w:id="1488403076">
          <w:marLeft w:val="480"/>
          <w:marRight w:val="0"/>
          <w:marTop w:val="0"/>
          <w:marBottom w:val="0"/>
          <w:divBdr>
            <w:top w:val="none" w:sz="0" w:space="0" w:color="auto"/>
            <w:left w:val="none" w:sz="0" w:space="0" w:color="auto"/>
            <w:bottom w:val="none" w:sz="0" w:space="0" w:color="auto"/>
            <w:right w:val="none" w:sz="0" w:space="0" w:color="auto"/>
          </w:divBdr>
        </w:div>
        <w:div w:id="1608922749">
          <w:marLeft w:val="480"/>
          <w:marRight w:val="0"/>
          <w:marTop w:val="0"/>
          <w:marBottom w:val="0"/>
          <w:divBdr>
            <w:top w:val="none" w:sz="0" w:space="0" w:color="auto"/>
            <w:left w:val="none" w:sz="0" w:space="0" w:color="auto"/>
            <w:bottom w:val="none" w:sz="0" w:space="0" w:color="auto"/>
            <w:right w:val="none" w:sz="0" w:space="0" w:color="auto"/>
          </w:divBdr>
        </w:div>
        <w:div w:id="1619290630">
          <w:marLeft w:val="480"/>
          <w:marRight w:val="0"/>
          <w:marTop w:val="0"/>
          <w:marBottom w:val="0"/>
          <w:divBdr>
            <w:top w:val="none" w:sz="0" w:space="0" w:color="auto"/>
            <w:left w:val="none" w:sz="0" w:space="0" w:color="auto"/>
            <w:bottom w:val="none" w:sz="0" w:space="0" w:color="auto"/>
            <w:right w:val="none" w:sz="0" w:space="0" w:color="auto"/>
          </w:divBdr>
        </w:div>
        <w:div w:id="1672444972">
          <w:marLeft w:val="480"/>
          <w:marRight w:val="0"/>
          <w:marTop w:val="0"/>
          <w:marBottom w:val="0"/>
          <w:divBdr>
            <w:top w:val="none" w:sz="0" w:space="0" w:color="auto"/>
            <w:left w:val="none" w:sz="0" w:space="0" w:color="auto"/>
            <w:bottom w:val="none" w:sz="0" w:space="0" w:color="auto"/>
            <w:right w:val="none" w:sz="0" w:space="0" w:color="auto"/>
          </w:divBdr>
        </w:div>
        <w:div w:id="1673874087">
          <w:marLeft w:val="480"/>
          <w:marRight w:val="0"/>
          <w:marTop w:val="0"/>
          <w:marBottom w:val="0"/>
          <w:divBdr>
            <w:top w:val="none" w:sz="0" w:space="0" w:color="auto"/>
            <w:left w:val="none" w:sz="0" w:space="0" w:color="auto"/>
            <w:bottom w:val="none" w:sz="0" w:space="0" w:color="auto"/>
            <w:right w:val="none" w:sz="0" w:space="0" w:color="auto"/>
          </w:divBdr>
        </w:div>
        <w:div w:id="1699769117">
          <w:marLeft w:val="480"/>
          <w:marRight w:val="0"/>
          <w:marTop w:val="0"/>
          <w:marBottom w:val="0"/>
          <w:divBdr>
            <w:top w:val="none" w:sz="0" w:space="0" w:color="auto"/>
            <w:left w:val="none" w:sz="0" w:space="0" w:color="auto"/>
            <w:bottom w:val="none" w:sz="0" w:space="0" w:color="auto"/>
            <w:right w:val="none" w:sz="0" w:space="0" w:color="auto"/>
          </w:divBdr>
        </w:div>
        <w:div w:id="1731880264">
          <w:marLeft w:val="480"/>
          <w:marRight w:val="0"/>
          <w:marTop w:val="0"/>
          <w:marBottom w:val="0"/>
          <w:divBdr>
            <w:top w:val="none" w:sz="0" w:space="0" w:color="auto"/>
            <w:left w:val="none" w:sz="0" w:space="0" w:color="auto"/>
            <w:bottom w:val="none" w:sz="0" w:space="0" w:color="auto"/>
            <w:right w:val="none" w:sz="0" w:space="0" w:color="auto"/>
          </w:divBdr>
        </w:div>
        <w:div w:id="1824003082">
          <w:marLeft w:val="480"/>
          <w:marRight w:val="0"/>
          <w:marTop w:val="0"/>
          <w:marBottom w:val="0"/>
          <w:divBdr>
            <w:top w:val="none" w:sz="0" w:space="0" w:color="auto"/>
            <w:left w:val="none" w:sz="0" w:space="0" w:color="auto"/>
            <w:bottom w:val="none" w:sz="0" w:space="0" w:color="auto"/>
            <w:right w:val="none" w:sz="0" w:space="0" w:color="auto"/>
          </w:divBdr>
        </w:div>
        <w:div w:id="1851065807">
          <w:marLeft w:val="480"/>
          <w:marRight w:val="0"/>
          <w:marTop w:val="0"/>
          <w:marBottom w:val="0"/>
          <w:divBdr>
            <w:top w:val="none" w:sz="0" w:space="0" w:color="auto"/>
            <w:left w:val="none" w:sz="0" w:space="0" w:color="auto"/>
            <w:bottom w:val="none" w:sz="0" w:space="0" w:color="auto"/>
            <w:right w:val="none" w:sz="0" w:space="0" w:color="auto"/>
          </w:divBdr>
        </w:div>
        <w:div w:id="1886866762">
          <w:marLeft w:val="480"/>
          <w:marRight w:val="0"/>
          <w:marTop w:val="0"/>
          <w:marBottom w:val="0"/>
          <w:divBdr>
            <w:top w:val="none" w:sz="0" w:space="0" w:color="auto"/>
            <w:left w:val="none" w:sz="0" w:space="0" w:color="auto"/>
            <w:bottom w:val="none" w:sz="0" w:space="0" w:color="auto"/>
            <w:right w:val="none" w:sz="0" w:space="0" w:color="auto"/>
          </w:divBdr>
        </w:div>
        <w:div w:id="1905677143">
          <w:marLeft w:val="480"/>
          <w:marRight w:val="0"/>
          <w:marTop w:val="0"/>
          <w:marBottom w:val="0"/>
          <w:divBdr>
            <w:top w:val="none" w:sz="0" w:space="0" w:color="auto"/>
            <w:left w:val="none" w:sz="0" w:space="0" w:color="auto"/>
            <w:bottom w:val="none" w:sz="0" w:space="0" w:color="auto"/>
            <w:right w:val="none" w:sz="0" w:space="0" w:color="auto"/>
          </w:divBdr>
        </w:div>
        <w:div w:id="1920209039">
          <w:marLeft w:val="480"/>
          <w:marRight w:val="0"/>
          <w:marTop w:val="0"/>
          <w:marBottom w:val="0"/>
          <w:divBdr>
            <w:top w:val="none" w:sz="0" w:space="0" w:color="auto"/>
            <w:left w:val="none" w:sz="0" w:space="0" w:color="auto"/>
            <w:bottom w:val="none" w:sz="0" w:space="0" w:color="auto"/>
            <w:right w:val="none" w:sz="0" w:space="0" w:color="auto"/>
          </w:divBdr>
        </w:div>
        <w:div w:id="1960993416">
          <w:marLeft w:val="480"/>
          <w:marRight w:val="0"/>
          <w:marTop w:val="0"/>
          <w:marBottom w:val="0"/>
          <w:divBdr>
            <w:top w:val="none" w:sz="0" w:space="0" w:color="auto"/>
            <w:left w:val="none" w:sz="0" w:space="0" w:color="auto"/>
            <w:bottom w:val="none" w:sz="0" w:space="0" w:color="auto"/>
            <w:right w:val="none" w:sz="0" w:space="0" w:color="auto"/>
          </w:divBdr>
        </w:div>
        <w:div w:id="1978606887">
          <w:marLeft w:val="480"/>
          <w:marRight w:val="0"/>
          <w:marTop w:val="0"/>
          <w:marBottom w:val="0"/>
          <w:divBdr>
            <w:top w:val="none" w:sz="0" w:space="0" w:color="auto"/>
            <w:left w:val="none" w:sz="0" w:space="0" w:color="auto"/>
            <w:bottom w:val="none" w:sz="0" w:space="0" w:color="auto"/>
            <w:right w:val="none" w:sz="0" w:space="0" w:color="auto"/>
          </w:divBdr>
        </w:div>
        <w:div w:id="2005009769">
          <w:marLeft w:val="480"/>
          <w:marRight w:val="0"/>
          <w:marTop w:val="0"/>
          <w:marBottom w:val="0"/>
          <w:divBdr>
            <w:top w:val="none" w:sz="0" w:space="0" w:color="auto"/>
            <w:left w:val="none" w:sz="0" w:space="0" w:color="auto"/>
            <w:bottom w:val="none" w:sz="0" w:space="0" w:color="auto"/>
            <w:right w:val="none" w:sz="0" w:space="0" w:color="auto"/>
          </w:divBdr>
        </w:div>
        <w:div w:id="2024280629">
          <w:marLeft w:val="480"/>
          <w:marRight w:val="0"/>
          <w:marTop w:val="0"/>
          <w:marBottom w:val="0"/>
          <w:divBdr>
            <w:top w:val="none" w:sz="0" w:space="0" w:color="auto"/>
            <w:left w:val="none" w:sz="0" w:space="0" w:color="auto"/>
            <w:bottom w:val="none" w:sz="0" w:space="0" w:color="auto"/>
            <w:right w:val="none" w:sz="0" w:space="0" w:color="auto"/>
          </w:divBdr>
        </w:div>
        <w:div w:id="2079092201">
          <w:marLeft w:val="480"/>
          <w:marRight w:val="0"/>
          <w:marTop w:val="0"/>
          <w:marBottom w:val="0"/>
          <w:divBdr>
            <w:top w:val="none" w:sz="0" w:space="0" w:color="auto"/>
            <w:left w:val="none" w:sz="0" w:space="0" w:color="auto"/>
            <w:bottom w:val="none" w:sz="0" w:space="0" w:color="auto"/>
            <w:right w:val="none" w:sz="0" w:space="0" w:color="auto"/>
          </w:divBdr>
        </w:div>
        <w:div w:id="2107656117">
          <w:marLeft w:val="480"/>
          <w:marRight w:val="0"/>
          <w:marTop w:val="0"/>
          <w:marBottom w:val="0"/>
          <w:divBdr>
            <w:top w:val="none" w:sz="0" w:space="0" w:color="auto"/>
            <w:left w:val="none" w:sz="0" w:space="0" w:color="auto"/>
            <w:bottom w:val="none" w:sz="0" w:space="0" w:color="auto"/>
            <w:right w:val="none" w:sz="0" w:space="0" w:color="auto"/>
          </w:divBdr>
        </w:div>
        <w:div w:id="2110350654">
          <w:marLeft w:val="480"/>
          <w:marRight w:val="0"/>
          <w:marTop w:val="0"/>
          <w:marBottom w:val="0"/>
          <w:divBdr>
            <w:top w:val="none" w:sz="0" w:space="0" w:color="auto"/>
            <w:left w:val="none" w:sz="0" w:space="0" w:color="auto"/>
            <w:bottom w:val="none" w:sz="0" w:space="0" w:color="auto"/>
            <w:right w:val="none" w:sz="0" w:space="0" w:color="auto"/>
          </w:divBdr>
        </w:div>
        <w:div w:id="2114127936">
          <w:marLeft w:val="480"/>
          <w:marRight w:val="0"/>
          <w:marTop w:val="0"/>
          <w:marBottom w:val="0"/>
          <w:divBdr>
            <w:top w:val="none" w:sz="0" w:space="0" w:color="auto"/>
            <w:left w:val="none" w:sz="0" w:space="0" w:color="auto"/>
            <w:bottom w:val="none" w:sz="0" w:space="0" w:color="auto"/>
            <w:right w:val="none" w:sz="0" w:space="0" w:color="auto"/>
          </w:divBdr>
        </w:div>
        <w:div w:id="2139831817">
          <w:marLeft w:val="480"/>
          <w:marRight w:val="0"/>
          <w:marTop w:val="0"/>
          <w:marBottom w:val="0"/>
          <w:divBdr>
            <w:top w:val="none" w:sz="0" w:space="0" w:color="auto"/>
            <w:left w:val="none" w:sz="0" w:space="0" w:color="auto"/>
            <w:bottom w:val="none" w:sz="0" w:space="0" w:color="auto"/>
            <w:right w:val="none" w:sz="0" w:space="0" w:color="auto"/>
          </w:divBdr>
        </w:div>
      </w:divsChild>
    </w:div>
    <w:div w:id="1753550692">
      <w:bodyDiv w:val="1"/>
      <w:marLeft w:val="0"/>
      <w:marRight w:val="0"/>
      <w:marTop w:val="0"/>
      <w:marBottom w:val="0"/>
      <w:divBdr>
        <w:top w:val="none" w:sz="0" w:space="0" w:color="auto"/>
        <w:left w:val="none" w:sz="0" w:space="0" w:color="auto"/>
        <w:bottom w:val="none" w:sz="0" w:space="0" w:color="auto"/>
        <w:right w:val="none" w:sz="0" w:space="0" w:color="auto"/>
      </w:divBdr>
      <w:divsChild>
        <w:div w:id="2559410">
          <w:marLeft w:val="480"/>
          <w:marRight w:val="0"/>
          <w:marTop w:val="0"/>
          <w:marBottom w:val="0"/>
          <w:divBdr>
            <w:top w:val="none" w:sz="0" w:space="0" w:color="auto"/>
            <w:left w:val="none" w:sz="0" w:space="0" w:color="auto"/>
            <w:bottom w:val="none" w:sz="0" w:space="0" w:color="auto"/>
            <w:right w:val="none" w:sz="0" w:space="0" w:color="auto"/>
          </w:divBdr>
        </w:div>
        <w:div w:id="45838550">
          <w:marLeft w:val="480"/>
          <w:marRight w:val="0"/>
          <w:marTop w:val="0"/>
          <w:marBottom w:val="0"/>
          <w:divBdr>
            <w:top w:val="none" w:sz="0" w:space="0" w:color="auto"/>
            <w:left w:val="none" w:sz="0" w:space="0" w:color="auto"/>
            <w:bottom w:val="none" w:sz="0" w:space="0" w:color="auto"/>
            <w:right w:val="none" w:sz="0" w:space="0" w:color="auto"/>
          </w:divBdr>
        </w:div>
        <w:div w:id="87238381">
          <w:marLeft w:val="480"/>
          <w:marRight w:val="0"/>
          <w:marTop w:val="0"/>
          <w:marBottom w:val="0"/>
          <w:divBdr>
            <w:top w:val="none" w:sz="0" w:space="0" w:color="auto"/>
            <w:left w:val="none" w:sz="0" w:space="0" w:color="auto"/>
            <w:bottom w:val="none" w:sz="0" w:space="0" w:color="auto"/>
            <w:right w:val="none" w:sz="0" w:space="0" w:color="auto"/>
          </w:divBdr>
        </w:div>
        <w:div w:id="97606309">
          <w:marLeft w:val="480"/>
          <w:marRight w:val="0"/>
          <w:marTop w:val="0"/>
          <w:marBottom w:val="0"/>
          <w:divBdr>
            <w:top w:val="none" w:sz="0" w:space="0" w:color="auto"/>
            <w:left w:val="none" w:sz="0" w:space="0" w:color="auto"/>
            <w:bottom w:val="none" w:sz="0" w:space="0" w:color="auto"/>
            <w:right w:val="none" w:sz="0" w:space="0" w:color="auto"/>
          </w:divBdr>
        </w:div>
        <w:div w:id="106511376">
          <w:marLeft w:val="480"/>
          <w:marRight w:val="0"/>
          <w:marTop w:val="0"/>
          <w:marBottom w:val="0"/>
          <w:divBdr>
            <w:top w:val="none" w:sz="0" w:space="0" w:color="auto"/>
            <w:left w:val="none" w:sz="0" w:space="0" w:color="auto"/>
            <w:bottom w:val="none" w:sz="0" w:space="0" w:color="auto"/>
            <w:right w:val="none" w:sz="0" w:space="0" w:color="auto"/>
          </w:divBdr>
        </w:div>
        <w:div w:id="242185459">
          <w:marLeft w:val="480"/>
          <w:marRight w:val="0"/>
          <w:marTop w:val="0"/>
          <w:marBottom w:val="0"/>
          <w:divBdr>
            <w:top w:val="none" w:sz="0" w:space="0" w:color="auto"/>
            <w:left w:val="none" w:sz="0" w:space="0" w:color="auto"/>
            <w:bottom w:val="none" w:sz="0" w:space="0" w:color="auto"/>
            <w:right w:val="none" w:sz="0" w:space="0" w:color="auto"/>
          </w:divBdr>
        </w:div>
        <w:div w:id="243953451">
          <w:marLeft w:val="480"/>
          <w:marRight w:val="0"/>
          <w:marTop w:val="0"/>
          <w:marBottom w:val="0"/>
          <w:divBdr>
            <w:top w:val="none" w:sz="0" w:space="0" w:color="auto"/>
            <w:left w:val="none" w:sz="0" w:space="0" w:color="auto"/>
            <w:bottom w:val="none" w:sz="0" w:space="0" w:color="auto"/>
            <w:right w:val="none" w:sz="0" w:space="0" w:color="auto"/>
          </w:divBdr>
        </w:div>
        <w:div w:id="319235102">
          <w:marLeft w:val="480"/>
          <w:marRight w:val="0"/>
          <w:marTop w:val="0"/>
          <w:marBottom w:val="0"/>
          <w:divBdr>
            <w:top w:val="none" w:sz="0" w:space="0" w:color="auto"/>
            <w:left w:val="none" w:sz="0" w:space="0" w:color="auto"/>
            <w:bottom w:val="none" w:sz="0" w:space="0" w:color="auto"/>
            <w:right w:val="none" w:sz="0" w:space="0" w:color="auto"/>
          </w:divBdr>
        </w:div>
        <w:div w:id="342053643">
          <w:marLeft w:val="480"/>
          <w:marRight w:val="0"/>
          <w:marTop w:val="0"/>
          <w:marBottom w:val="0"/>
          <w:divBdr>
            <w:top w:val="none" w:sz="0" w:space="0" w:color="auto"/>
            <w:left w:val="none" w:sz="0" w:space="0" w:color="auto"/>
            <w:bottom w:val="none" w:sz="0" w:space="0" w:color="auto"/>
            <w:right w:val="none" w:sz="0" w:space="0" w:color="auto"/>
          </w:divBdr>
        </w:div>
        <w:div w:id="377819565">
          <w:marLeft w:val="480"/>
          <w:marRight w:val="0"/>
          <w:marTop w:val="0"/>
          <w:marBottom w:val="0"/>
          <w:divBdr>
            <w:top w:val="none" w:sz="0" w:space="0" w:color="auto"/>
            <w:left w:val="none" w:sz="0" w:space="0" w:color="auto"/>
            <w:bottom w:val="none" w:sz="0" w:space="0" w:color="auto"/>
            <w:right w:val="none" w:sz="0" w:space="0" w:color="auto"/>
          </w:divBdr>
        </w:div>
        <w:div w:id="406272890">
          <w:marLeft w:val="480"/>
          <w:marRight w:val="0"/>
          <w:marTop w:val="0"/>
          <w:marBottom w:val="0"/>
          <w:divBdr>
            <w:top w:val="none" w:sz="0" w:space="0" w:color="auto"/>
            <w:left w:val="none" w:sz="0" w:space="0" w:color="auto"/>
            <w:bottom w:val="none" w:sz="0" w:space="0" w:color="auto"/>
            <w:right w:val="none" w:sz="0" w:space="0" w:color="auto"/>
          </w:divBdr>
        </w:div>
        <w:div w:id="418719118">
          <w:marLeft w:val="480"/>
          <w:marRight w:val="0"/>
          <w:marTop w:val="0"/>
          <w:marBottom w:val="0"/>
          <w:divBdr>
            <w:top w:val="none" w:sz="0" w:space="0" w:color="auto"/>
            <w:left w:val="none" w:sz="0" w:space="0" w:color="auto"/>
            <w:bottom w:val="none" w:sz="0" w:space="0" w:color="auto"/>
            <w:right w:val="none" w:sz="0" w:space="0" w:color="auto"/>
          </w:divBdr>
        </w:div>
        <w:div w:id="431054663">
          <w:marLeft w:val="480"/>
          <w:marRight w:val="0"/>
          <w:marTop w:val="0"/>
          <w:marBottom w:val="0"/>
          <w:divBdr>
            <w:top w:val="none" w:sz="0" w:space="0" w:color="auto"/>
            <w:left w:val="none" w:sz="0" w:space="0" w:color="auto"/>
            <w:bottom w:val="none" w:sz="0" w:space="0" w:color="auto"/>
            <w:right w:val="none" w:sz="0" w:space="0" w:color="auto"/>
          </w:divBdr>
        </w:div>
        <w:div w:id="462239110">
          <w:marLeft w:val="480"/>
          <w:marRight w:val="0"/>
          <w:marTop w:val="0"/>
          <w:marBottom w:val="0"/>
          <w:divBdr>
            <w:top w:val="none" w:sz="0" w:space="0" w:color="auto"/>
            <w:left w:val="none" w:sz="0" w:space="0" w:color="auto"/>
            <w:bottom w:val="none" w:sz="0" w:space="0" w:color="auto"/>
            <w:right w:val="none" w:sz="0" w:space="0" w:color="auto"/>
          </w:divBdr>
        </w:div>
        <w:div w:id="538326283">
          <w:marLeft w:val="480"/>
          <w:marRight w:val="0"/>
          <w:marTop w:val="0"/>
          <w:marBottom w:val="0"/>
          <w:divBdr>
            <w:top w:val="none" w:sz="0" w:space="0" w:color="auto"/>
            <w:left w:val="none" w:sz="0" w:space="0" w:color="auto"/>
            <w:bottom w:val="none" w:sz="0" w:space="0" w:color="auto"/>
            <w:right w:val="none" w:sz="0" w:space="0" w:color="auto"/>
          </w:divBdr>
        </w:div>
        <w:div w:id="570046227">
          <w:marLeft w:val="480"/>
          <w:marRight w:val="0"/>
          <w:marTop w:val="0"/>
          <w:marBottom w:val="0"/>
          <w:divBdr>
            <w:top w:val="none" w:sz="0" w:space="0" w:color="auto"/>
            <w:left w:val="none" w:sz="0" w:space="0" w:color="auto"/>
            <w:bottom w:val="none" w:sz="0" w:space="0" w:color="auto"/>
            <w:right w:val="none" w:sz="0" w:space="0" w:color="auto"/>
          </w:divBdr>
        </w:div>
        <w:div w:id="607855533">
          <w:marLeft w:val="480"/>
          <w:marRight w:val="0"/>
          <w:marTop w:val="0"/>
          <w:marBottom w:val="0"/>
          <w:divBdr>
            <w:top w:val="none" w:sz="0" w:space="0" w:color="auto"/>
            <w:left w:val="none" w:sz="0" w:space="0" w:color="auto"/>
            <w:bottom w:val="none" w:sz="0" w:space="0" w:color="auto"/>
            <w:right w:val="none" w:sz="0" w:space="0" w:color="auto"/>
          </w:divBdr>
        </w:div>
        <w:div w:id="715667050">
          <w:marLeft w:val="480"/>
          <w:marRight w:val="0"/>
          <w:marTop w:val="0"/>
          <w:marBottom w:val="0"/>
          <w:divBdr>
            <w:top w:val="none" w:sz="0" w:space="0" w:color="auto"/>
            <w:left w:val="none" w:sz="0" w:space="0" w:color="auto"/>
            <w:bottom w:val="none" w:sz="0" w:space="0" w:color="auto"/>
            <w:right w:val="none" w:sz="0" w:space="0" w:color="auto"/>
          </w:divBdr>
        </w:div>
        <w:div w:id="733042298">
          <w:marLeft w:val="480"/>
          <w:marRight w:val="0"/>
          <w:marTop w:val="0"/>
          <w:marBottom w:val="0"/>
          <w:divBdr>
            <w:top w:val="none" w:sz="0" w:space="0" w:color="auto"/>
            <w:left w:val="none" w:sz="0" w:space="0" w:color="auto"/>
            <w:bottom w:val="none" w:sz="0" w:space="0" w:color="auto"/>
            <w:right w:val="none" w:sz="0" w:space="0" w:color="auto"/>
          </w:divBdr>
        </w:div>
        <w:div w:id="764495207">
          <w:marLeft w:val="480"/>
          <w:marRight w:val="0"/>
          <w:marTop w:val="0"/>
          <w:marBottom w:val="0"/>
          <w:divBdr>
            <w:top w:val="none" w:sz="0" w:space="0" w:color="auto"/>
            <w:left w:val="none" w:sz="0" w:space="0" w:color="auto"/>
            <w:bottom w:val="none" w:sz="0" w:space="0" w:color="auto"/>
            <w:right w:val="none" w:sz="0" w:space="0" w:color="auto"/>
          </w:divBdr>
        </w:div>
        <w:div w:id="770275126">
          <w:marLeft w:val="480"/>
          <w:marRight w:val="0"/>
          <w:marTop w:val="0"/>
          <w:marBottom w:val="0"/>
          <w:divBdr>
            <w:top w:val="none" w:sz="0" w:space="0" w:color="auto"/>
            <w:left w:val="none" w:sz="0" w:space="0" w:color="auto"/>
            <w:bottom w:val="none" w:sz="0" w:space="0" w:color="auto"/>
            <w:right w:val="none" w:sz="0" w:space="0" w:color="auto"/>
          </w:divBdr>
        </w:div>
        <w:div w:id="791435653">
          <w:marLeft w:val="480"/>
          <w:marRight w:val="0"/>
          <w:marTop w:val="0"/>
          <w:marBottom w:val="0"/>
          <w:divBdr>
            <w:top w:val="none" w:sz="0" w:space="0" w:color="auto"/>
            <w:left w:val="none" w:sz="0" w:space="0" w:color="auto"/>
            <w:bottom w:val="none" w:sz="0" w:space="0" w:color="auto"/>
            <w:right w:val="none" w:sz="0" w:space="0" w:color="auto"/>
          </w:divBdr>
        </w:div>
        <w:div w:id="924804591">
          <w:marLeft w:val="480"/>
          <w:marRight w:val="0"/>
          <w:marTop w:val="0"/>
          <w:marBottom w:val="0"/>
          <w:divBdr>
            <w:top w:val="none" w:sz="0" w:space="0" w:color="auto"/>
            <w:left w:val="none" w:sz="0" w:space="0" w:color="auto"/>
            <w:bottom w:val="none" w:sz="0" w:space="0" w:color="auto"/>
            <w:right w:val="none" w:sz="0" w:space="0" w:color="auto"/>
          </w:divBdr>
        </w:div>
        <w:div w:id="953487143">
          <w:marLeft w:val="480"/>
          <w:marRight w:val="0"/>
          <w:marTop w:val="0"/>
          <w:marBottom w:val="0"/>
          <w:divBdr>
            <w:top w:val="none" w:sz="0" w:space="0" w:color="auto"/>
            <w:left w:val="none" w:sz="0" w:space="0" w:color="auto"/>
            <w:bottom w:val="none" w:sz="0" w:space="0" w:color="auto"/>
            <w:right w:val="none" w:sz="0" w:space="0" w:color="auto"/>
          </w:divBdr>
        </w:div>
        <w:div w:id="1060901620">
          <w:marLeft w:val="480"/>
          <w:marRight w:val="0"/>
          <w:marTop w:val="0"/>
          <w:marBottom w:val="0"/>
          <w:divBdr>
            <w:top w:val="none" w:sz="0" w:space="0" w:color="auto"/>
            <w:left w:val="none" w:sz="0" w:space="0" w:color="auto"/>
            <w:bottom w:val="none" w:sz="0" w:space="0" w:color="auto"/>
            <w:right w:val="none" w:sz="0" w:space="0" w:color="auto"/>
          </w:divBdr>
        </w:div>
        <w:div w:id="1070543990">
          <w:marLeft w:val="480"/>
          <w:marRight w:val="0"/>
          <w:marTop w:val="0"/>
          <w:marBottom w:val="0"/>
          <w:divBdr>
            <w:top w:val="none" w:sz="0" w:space="0" w:color="auto"/>
            <w:left w:val="none" w:sz="0" w:space="0" w:color="auto"/>
            <w:bottom w:val="none" w:sz="0" w:space="0" w:color="auto"/>
            <w:right w:val="none" w:sz="0" w:space="0" w:color="auto"/>
          </w:divBdr>
        </w:div>
        <w:div w:id="1147236973">
          <w:marLeft w:val="480"/>
          <w:marRight w:val="0"/>
          <w:marTop w:val="0"/>
          <w:marBottom w:val="0"/>
          <w:divBdr>
            <w:top w:val="none" w:sz="0" w:space="0" w:color="auto"/>
            <w:left w:val="none" w:sz="0" w:space="0" w:color="auto"/>
            <w:bottom w:val="none" w:sz="0" w:space="0" w:color="auto"/>
            <w:right w:val="none" w:sz="0" w:space="0" w:color="auto"/>
          </w:divBdr>
        </w:div>
        <w:div w:id="1149858975">
          <w:marLeft w:val="480"/>
          <w:marRight w:val="0"/>
          <w:marTop w:val="0"/>
          <w:marBottom w:val="0"/>
          <w:divBdr>
            <w:top w:val="none" w:sz="0" w:space="0" w:color="auto"/>
            <w:left w:val="none" w:sz="0" w:space="0" w:color="auto"/>
            <w:bottom w:val="none" w:sz="0" w:space="0" w:color="auto"/>
            <w:right w:val="none" w:sz="0" w:space="0" w:color="auto"/>
          </w:divBdr>
        </w:div>
        <w:div w:id="1183738588">
          <w:marLeft w:val="480"/>
          <w:marRight w:val="0"/>
          <w:marTop w:val="0"/>
          <w:marBottom w:val="0"/>
          <w:divBdr>
            <w:top w:val="none" w:sz="0" w:space="0" w:color="auto"/>
            <w:left w:val="none" w:sz="0" w:space="0" w:color="auto"/>
            <w:bottom w:val="none" w:sz="0" w:space="0" w:color="auto"/>
            <w:right w:val="none" w:sz="0" w:space="0" w:color="auto"/>
          </w:divBdr>
        </w:div>
        <w:div w:id="1278440933">
          <w:marLeft w:val="480"/>
          <w:marRight w:val="0"/>
          <w:marTop w:val="0"/>
          <w:marBottom w:val="0"/>
          <w:divBdr>
            <w:top w:val="none" w:sz="0" w:space="0" w:color="auto"/>
            <w:left w:val="none" w:sz="0" w:space="0" w:color="auto"/>
            <w:bottom w:val="none" w:sz="0" w:space="0" w:color="auto"/>
            <w:right w:val="none" w:sz="0" w:space="0" w:color="auto"/>
          </w:divBdr>
        </w:div>
        <w:div w:id="1294872181">
          <w:marLeft w:val="480"/>
          <w:marRight w:val="0"/>
          <w:marTop w:val="0"/>
          <w:marBottom w:val="0"/>
          <w:divBdr>
            <w:top w:val="none" w:sz="0" w:space="0" w:color="auto"/>
            <w:left w:val="none" w:sz="0" w:space="0" w:color="auto"/>
            <w:bottom w:val="none" w:sz="0" w:space="0" w:color="auto"/>
            <w:right w:val="none" w:sz="0" w:space="0" w:color="auto"/>
          </w:divBdr>
        </w:div>
        <w:div w:id="1307078790">
          <w:marLeft w:val="480"/>
          <w:marRight w:val="0"/>
          <w:marTop w:val="0"/>
          <w:marBottom w:val="0"/>
          <w:divBdr>
            <w:top w:val="none" w:sz="0" w:space="0" w:color="auto"/>
            <w:left w:val="none" w:sz="0" w:space="0" w:color="auto"/>
            <w:bottom w:val="none" w:sz="0" w:space="0" w:color="auto"/>
            <w:right w:val="none" w:sz="0" w:space="0" w:color="auto"/>
          </w:divBdr>
        </w:div>
        <w:div w:id="1307246967">
          <w:marLeft w:val="480"/>
          <w:marRight w:val="0"/>
          <w:marTop w:val="0"/>
          <w:marBottom w:val="0"/>
          <w:divBdr>
            <w:top w:val="none" w:sz="0" w:space="0" w:color="auto"/>
            <w:left w:val="none" w:sz="0" w:space="0" w:color="auto"/>
            <w:bottom w:val="none" w:sz="0" w:space="0" w:color="auto"/>
            <w:right w:val="none" w:sz="0" w:space="0" w:color="auto"/>
          </w:divBdr>
        </w:div>
        <w:div w:id="1354459106">
          <w:marLeft w:val="480"/>
          <w:marRight w:val="0"/>
          <w:marTop w:val="0"/>
          <w:marBottom w:val="0"/>
          <w:divBdr>
            <w:top w:val="none" w:sz="0" w:space="0" w:color="auto"/>
            <w:left w:val="none" w:sz="0" w:space="0" w:color="auto"/>
            <w:bottom w:val="none" w:sz="0" w:space="0" w:color="auto"/>
            <w:right w:val="none" w:sz="0" w:space="0" w:color="auto"/>
          </w:divBdr>
        </w:div>
        <w:div w:id="1365516159">
          <w:marLeft w:val="480"/>
          <w:marRight w:val="0"/>
          <w:marTop w:val="0"/>
          <w:marBottom w:val="0"/>
          <w:divBdr>
            <w:top w:val="none" w:sz="0" w:space="0" w:color="auto"/>
            <w:left w:val="none" w:sz="0" w:space="0" w:color="auto"/>
            <w:bottom w:val="none" w:sz="0" w:space="0" w:color="auto"/>
            <w:right w:val="none" w:sz="0" w:space="0" w:color="auto"/>
          </w:divBdr>
        </w:div>
        <w:div w:id="1370185444">
          <w:marLeft w:val="480"/>
          <w:marRight w:val="0"/>
          <w:marTop w:val="0"/>
          <w:marBottom w:val="0"/>
          <w:divBdr>
            <w:top w:val="none" w:sz="0" w:space="0" w:color="auto"/>
            <w:left w:val="none" w:sz="0" w:space="0" w:color="auto"/>
            <w:bottom w:val="none" w:sz="0" w:space="0" w:color="auto"/>
            <w:right w:val="none" w:sz="0" w:space="0" w:color="auto"/>
          </w:divBdr>
        </w:div>
        <w:div w:id="1519663346">
          <w:marLeft w:val="480"/>
          <w:marRight w:val="0"/>
          <w:marTop w:val="0"/>
          <w:marBottom w:val="0"/>
          <w:divBdr>
            <w:top w:val="none" w:sz="0" w:space="0" w:color="auto"/>
            <w:left w:val="none" w:sz="0" w:space="0" w:color="auto"/>
            <w:bottom w:val="none" w:sz="0" w:space="0" w:color="auto"/>
            <w:right w:val="none" w:sz="0" w:space="0" w:color="auto"/>
          </w:divBdr>
        </w:div>
        <w:div w:id="1645743778">
          <w:marLeft w:val="480"/>
          <w:marRight w:val="0"/>
          <w:marTop w:val="0"/>
          <w:marBottom w:val="0"/>
          <w:divBdr>
            <w:top w:val="none" w:sz="0" w:space="0" w:color="auto"/>
            <w:left w:val="none" w:sz="0" w:space="0" w:color="auto"/>
            <w:bottom w:val="none" w:sz="0" w:space="0" w:color="auto"/>
            <w:right w:val="none" w:sz="0" w:space="0" w:color="auto"/>
          </w:divBdr>
        </w:div>
        <w:div w:id="1680348504">
          <w:marLeft w:val="480"/>
          <w:marRight w:val="0"/>
          <w:marTop w:val="0"/>
          <w:marBottom w:val="0"/>
          <w:divBdr>
            <w:top w:val="none" w:sz="0" w:space="0" w:color="auto"/>
            <w:left w:val="none" w:sz="0" w:space="0" w:color="auto"/>
            <w:bottom w:val="none" w:sz="0" w:space="0" w:color="auto"/>
            <w:right w:val="none" w:sz="0" w:space="0" w:color="auto"/>
          </w:divBdr>
        </w:div>
        <w:div w:id="1725982988">
          <w:marLeft w:val="480"/>
          <w:marRight w:val="0"/>
          <w:marTop w:val="0"/>
          <w:marBottom w:val="0"/>
          <w:divBdr>
            <w:top w:val="none" w:sz="0" w:space="0" w:color="auto"/>
            <w:left w:val="none" w:sz="0" w:space="0" w:color="auto"/>
            <w:bottom w:val="none" w:sz="0" w:space="0" w:color="auto"/>
            <w:right w:val="none" w:sz="0" w:space="0" w:color="auto"/>
          </w:divBdr>
        </w:div>
        <w:div w:id="1773234771">
          <w:marLeft w:val="480"/>
          <w:marRight w:val="0"/>
          <w:marTop w:val="0"/>
          <w:marBottom w:val="0"/>
          <w:divBdr>
            <w:top w:val="none" w:sz="0" w:space="0" w:color="auto"/>
            <w:left w:val="none" w:sz="0" w:space="0" w:color="auto"/>
            <w:bottom w:val="none" w:sz="0" w:space="0" w:color="auto"/>
            <w:right w:val="none" w:sz="0" w:space="0" w:color="auto"/>
          </w:divBdr>
        </w:div>
        <w:div w:id="1780293414">
          <w:marLeft w:val="480"/>
          <w:marRight w:val="0"/>
          <w:marTop w:val="0"/>
          <w:marBottom w:val="0"/>
          <w:divBdr>
            <w:top w:val="none" w:sz="0" w:space="0" w:color="auto"/>
            <w:left w:val="none" w:sz="0" w:space="0" w:color="auto"/>
            <w:bottom w:val="none" w:sz="0" w:space="0" w:color="auto"/>
            <w:right w:val="none" w:sz="0" w:space="0" w:color="auto"/>
          </w:divBdr>
        </w:div>
        <w:div w:id="1784423937">
          <w:marLeft w:val="480"/>
          <w:marRight w:val="0"/>
          <w:marTop w:val="0"/>
          <w:marBottom w:val="0"/>
          <w:divBdr>
            <w:top w:val="none" w:sz="0" w:space="0" w:color="auto"/>
            <w:left w:val="none" w:sz="0" w:space="0" w:color="auto"/>
            <w:bottom w:val="none" w:sz="0" w:space="0" w:color="auto"/>
            <w:right w:val="none" w:sz="0" w:space="0" w:color="auto"/>
          </w:divBdr>
        </w:div>
        <w:div w:id="1862082772">
          <w:marLeft w:val="480"/>
          <w:marRight w:val="0"/>
          <w:marTop w:val="0"/>
          <w:marBottom w:val="0"/>
          <w:divBdr>
            <w:top w:val="none" w:sz="0" w:space="0" w:color="auto"/>
            <w:left w:val="none" w:sz="0" w:space="0" w:color="auto"/>
            <w:bottom w:val="none" w:sz="0" w:space="0" w:color="auto"/>
            <w:right w:val="none" w:sz="0" w:space="0" w:color="auto"/>
          </w:divBdr>
        </w:div>
        <w:div w:id="1872381455">
          <w:marLeft w:val="480"/>
          <w:marRight w:val="0"/>
          <w:marTop w:val="0"/>
          <w:marBottom w:val="0"/>
          <w:divBdr>
            <w:top w:val="none" w:sz="0" w:space="0" w:color="auto"/>
            <w:left w:val="none" w:sz="0" w:space="0" w:color="auto"/>
            <w:bottom w:val="none" w:sz="0" w:space="0" w:color="auto"/>
            <w:right w:val="none" w:sz="0" w:space="0" w:color="auto"/>
          </w:divBdr>
        </w:div>
        <w:div w:id="1906063188">
          <w:marLeft w:val="480"/>
          <w:marRight w:val="0"/>
          <w:marTop w:val="0"/>
          <w:marBottom w:val="0"/>
          <w:divBdr>
            <w:top w:val="none" w:sz="0" w:space="0" w:color="auto"/>
            <w:left w:val="none" w:sz="0" w:space="0" w:color="auto"/>
            <w:bottom w:val="none" w:sz="0" w:space="0" w:color="auto"/>
            <w:right w:val="none" w:sz="0" w:space="0" w:color="auto"/>
          </w:divBdr>
        </w:div>
        <w:div w:id="1925333049">
          <w:marLeft w:val="480"/>
          <w:marRight w:val="0"/>
          <w:marTop w:val="0"/>
          <w:marBottom w:val="0"/>
          <w:divBdr>
            <w:top w:val="none" w:sz="0" w:space="0" w:color="auto"/>
            <w:left w:val="none" w:sz="0" w:space="0" w:color="auto"/>
            <w:bottom w:val="none" w:sz="0" w:space="0" w:color="auto"/>
            <w:right w:val="none" w:sz="0" w:space="0" w:color="auto"/>
          </w:divBdr>
        </w:div>
        <w:div w:id="1938441766">
          <w:marLeft w:val="480"/>
          <w:marRight w:val="0"/>
          <w:marTop w:val="0"/>
          <w:marBottom w:val="0"/>
          <w:divBdr>
            <w:top w:val="none" w:sz="0" w:space="0" w:color="auto"/>
            <w:left w:val="none" w:sz="0" w:space="0" w:color="auto"/>
            <w:bottom w:val="none" w:sz="0" w:space="0" w:color="auto"/>
            <w:right w:val="none" w:sz="0" w:space="0" w:color="auto"/>
          </w:divBdr>
        </w:div>
        <w:div w:id="1952010372">
          <w:marLeft w:val="480"/>
          <w:marRight w:val="0"/>
          <w:marTop w:val="0"/>
          <w:marBottom w:val="0"/>
          <w:divBdr>
            <w:top w:val="none" w:sz="0" w:space="0" w:color="auto"/>
            <w:left w:val="none" w:sz="0" w:space="0" w:color="auto"/>
            <w:bottom w:val="none" w:sz="0" w:space="0" w:color="auto"/>
            <w:right w:val="none" w:sz="0" w:space="0" w:color="auto"/>
          </w:divBdr>
        </w:div>
        <w:div w:id="1957180209">
          <w:marLeft w:val="480"/>
          <w:marRight w:val="0"/>
          <w:marTop w:val="0"/>
          <w:marBottom w:val="0"/>
          <w:divBdr>
            <w:top w:val="none" w:sz="0" w:space="0" w:color="auto"/>
            <w:left w:val="none" w:sz="0" w:space="0" w:color="auto"/>
            <w:bottom w:val="none" w:sz="0" w:space="0" w:color="auto"/>
            <w:right w:val="none" w:sz="0" w:space="0" w:color="auto"/>
          </w:divBdr>
        </w:div>
        <w:div w:id="1983346783">
          <w:marLeft w:val="480"/>
          <w:marRight w:val="0"/>
          <w:marTop w:val="0"/>
          <w:marBottom w:val="0"/>
          <w:divBdr>
            <w:top w:val="none" w:sz="0" w:space="0" w:color="auto"/>
            <w:left w:val="none" w:sz="0" w:space="0" w:color="auto"/>
            <w:bottom w:val="none" w:sz="0" w:space="0" w:color="auto"/>
            <w:right w:val="none" w:sz="0" w:space="0" w:color="auto"/>
          </w:divBdr>
        </w:div>
        <w:div w:id="2002806555">
          <w:marLeft w:val="480"/>
          <w:marRight w:val="0"/>
          <w:marTop w:val="0"/>
          <w:marBottom w:val="0"/>
          <w:divBdr>
            <w:top w:val="none" w:sz="0" w:space="0" w:color="auto"/>
            <w:left w:val="none" w:sz="0" w:space="0" w:color="auto"/>
            <w:bottom w:val="none" w:sz="0" w:space="0" w:color="auto"/>
            <w:right w:val="none" w:sz="0" w:space="0" w:color="auto"/>
          </w:divBdr>
        </w:div>
        <w:div w:id="2047942820">
          <w:marLeft w:val="480"/>
          <w:marRight w:val="0"/>
          <w:marTop w:val="0"/>
          <w:marBottom w:val="0"/>
          <w:divBdr>
            <w:top w:val="none" w:sz="0" w:space="0" w:color="auto"/>
            <w:left w:val="none" w:sz="0" w:space="0" w:color="auto"/>
            <w:bottom w:val="none" w:sz="0" w:space="0" w:color="auto"/>
            <w:right w:val="none" w:sz="0" w:space="0" w:color="auto"/>
          </w:divBdr>
        </w:div>
        <w:div w:id="2075469769">
          <w:marLeft w:val="480"/>
          <w:marRight w:val="0"/>
          <w:marTop w:val="0"/>
          <w:marBottom w:val="0"/>
          <w:divBdr>
            <w:top w:val="none" w:sz="0" w:space="0" w:color="auto"/>
            <w:left w:val="none" w:sz="0" w:space="0" w:color="auto"/>
            <w:bottom w:val="none" w:sz="0" w:space="0" w:color="auto"/>
            <w:right w:val="none" w:sz="0" w:space="0" w:color="auto"/>
          </w:divBdr>
        </w:div>
        <w:div w:id="2118713529">
          <w:marLeft w:val="480"/>
          <w:marRight w:val="0"/>
          <w:marTop w:val="0"/>
          <w:marBottom w:val="0"/>
          <w:divBdr>
            <w:top w:val="none" w:sz="0" w:space="0" w:color="auto"/>
            <w:left w:val="none" w:sz="0" w:space="0" w:color="auto"/>
            <w:bottom w:val="none" w:sz="0" w:space="0" w:color="auto"/>
            <w:right w:val="none" w:sz="0" w:space="0" w:color="auto"/>
          </w:divBdr>
        </w:div>
      </w:divsChild>
    </w:div>
    <w:div w:id="1763143090">
      <w:bodyDiv w:val="1"/>
      <w:marLeft w:val="0"/>
      <w:marRight w:val="0"/>
      <w:marTop w:val="0"/>
      <w:marBottom w:val="0"/>
      <w:divBdr>
        <w:top w:val="none" w:sz="0" w:space="0" w:color="auto"/>
        <w:left w:val="none" w:sz="0" w:space="0" w:color="auto"/>
        <w:bottom w:val="none" w:sz="0" w:space="0" w:color="auto"/>
        <w:right w:val="none" w:sz="0" w:space="0" w:color="auto"/>
      </w:divBdr>
      <w:divsChild>
        <w:div w:id="2898175">
          <w:marLeft w:val="480"/>
          <w:marRight w:val="0"/>
          <w:marTop w:val="0"/>
          <w:marBottom w:val="0"/>
          <w:divBdr>
            <w:top w:val="none" w:sz="0" w:space="0" w:color="auto"/>
            <w:left w:val="none" w:sz="0" w:space="0" w:color="auto"/>
            <w:bottom w:val="none" w:sz="0" w:space="0" w:color="auto"/>
            <w:right w:val="none" w:sz="0" w:space="0" w:color="auto"/>
          </w:divBdr>
        </w:div>
        <w:div w:id="8070823">
          <w:marLeft w:val="480"/>
          <w:marRight w:val="0"/>
          <w:marTop w:val="0"/>
          <w:marBottom w:val="0"/>
          <w:divBdr>
            <w:top w:val="none" w:sz="0" w:space="0" w:color="auto"/>
            <w:left w:val="none" w:sz="0" w:space="0" w:color="auto"/>
            <w:bottom w:val="none" w:sz="0" w:space="0" w:color="auto"/>
            <w:right w:val="none" w:sz="0" w:space="0" w:color="auto"/>
          </w:divBdr>
        </w:div>
        <w:div w:id="8072383">
          <w:marLeft w:val="480"/>
          <w:marRight w:val="0"/>
          <w:marTop w:val="0"/>
          <w:marBottom w:val="0"/>
          <w:divBdr>
            <w:top w:val="none" w:sz="0" w:space="0" w:color="auto"/>
            <w:left w:val="none" w:sz="0" w:space="0" w:color="auto"/>
            <w:bottom w:val="none" w:sz="0" w:space="0" w:color="auto"/>
            <w:right w:val="none" w:sz="0" w:space="0" w:color="auto"/>
          </w:divBdr>
        </w:div>
        <w:div w:id="31000980">
          <w:marLeft w:val="480"/>
          <w:marRight w:val="0"/>
          <w:marTop w:val="0"/>
          <w:marBottom w:val="0"/>
          <w:divBdr>
            <w:top w:val="none" w:sz="0" w:space="0" w:color="auto"/>
            <w:left w:val="none" w:sz="0" w:space="0" w:color="auto"/>
            <w:bottom w:val="none" w:sz="0" w:space="0" w:color="auto"/>
            <w:right w:val="none" w:sz="0" w:space="0" w:color="auto"/>
          </w:divBdr>
        </w:div>
        <w:div w:id="50662223">
          <w:marLeft w:val="480"/>
          <w:marRight w:val="0"/>
          <w:marTop w:val="0"/>
          <w:marBottom w:val="0"/>
          <w:divBdr>
            <w:top w:val="none" w:sz="0" w:space="0" w:color="auto"/>
            <w:left w:val="none" w:sz="0" w:space="0" w:color="auto"/>
            <w:bottom w:val="none" w:sz="0" w:space="0" w:color="auto"/>
            <w:right w:val="none" w:sz="0" w:space="0" w:color="auto"/>
          </w:divBdr>
        </w:div>
        <w:div w:id="51853101">
          <w:marLeft w:val="480"/>
          <w:marRight w:val="0"/>
          <w:marTop w:val="0"/>
          <w:marBottom w:val="0"/>
          <w:divBdr>
            <w:top w:val="none" w:sz="0" w:space="0" w:color="auto"/>
            <w:left w:val="none" w:sz="0" w:space="0" w:color="auto"/>
            <w:bottom w:val="none" w:sz="0" w:space="0" w:color="auto"/>
            <w:right w:val="none" w:sz="0" w:space="0" w:color="auto"/>
          </w:divBdr>
        </w:div>
        <w:div w:id="112984629">
          <w:marLeft w:val="480"/>
          <w:marRight w:val="0"/>
          <w:marTop w:val="0"/>
          <w:marBottom w:val="0"/>
          <w:divBdr>
            <w:top w:val="none" w:sz="0" w:space="0" w:color="auto"/>
            <w:left w:val="none" w:sz="0" w:space="0" w:color="auto"/>
            <w:bottom w:val="none" w:sz="0" w:space="0" w:color="auto"/>
            <w:right w:val="none" w:sz="0" w:space="0" w:color="auto"/>
          </w:divBdr>
        </w:div>
        <w:div w:id="129590771">
          <w:marLeft w:val="480"/>
          <w:marRight w:val="0"/>
          <w:marTop w:val="0"/>
          <w:marBottom w:val="0"/>
          <w:divBdr>
            <w:top w:val="none" w:sz="0" w:space="0" w:color="auto"/>
            <w:left w:val="none" w:sz="0" w:space="0" w:color="auto"/>
            <w:bottom w:val="none" w:sz="0" w:space="0" w:color="auto"/>
            <w:right w:val="none" w:sz="0" w:space="0" w:color="auto"/>
          </w:divBdr>
        </w:div>
        <w:div w:id="134489509">
          <w:marLeft w:val="480"/>
          <w:marRight w:val="0"/>
          <w:marTop w:val="0"/>
          <w:marBottom w:val="0"/>
          <w:divBdr>
            <w:top w:val="none" w:sz="0" w:space="0" w:color="auto"/>
            <w:left w:val="none" w:sz="0" w:space="0" w:color="auto"/>
            <w:bottom w:val="none" w:sz="0" w:space="0" w:color="auto"/>
            <w:right w:val="none" w:sz="0" w:space="0" w:color="auto"/>
          </w:divBdr>
        </w:div>
        <w:div w:id="166142438">
          <w:marLeft w:val="480"/>
          <w:marRight w:val="0"/>
          <w:marTop w:val="0"/>
          <w:marBottom w:val="0"/>
          <w:divBdr>
            <w:top w:val="none" w:sz="0" w:space="0" w:color="auto"/>
            <w:left w:val="none" w:sz="0" w:space="0" w:color="auto"/>
            <w:bottom w:val="none" w:sz="0" w:space="0" w:color="auto"/>
            <w:right w:val="none" w:sz="0" w:space="0" w:color="auto"/>
          </w:divBdr>
        </w:div>
        <w:div w:id="172109658">
          <w:marLeft w:val="480"/>
          <w:marRight w:val="0"/>
          <w:marTop w:val="0"/>
          <w:marBottom w:val="0"/>
          <w:divBdr>
            <w:top w:val="none" w:sz="0" w:space="0" w:color="auto"/>
            <w:left w:val="none" w:sz="0" w:space="0" w:color="auto"/>
            <w:bottom w:val="none" w:sz="0" w:space="0" w:color="auto"/>
            <w:right w:val="none" w:sz="0" w:space="0" w:color="auto"/>
          </w:divBdr>
        </w:div>
        <w:div w:id="216866806">
          <w:marLeft w:val="480"/>
          <w:marRight w:val="0"/>
          <w:marTop w:val="0"/>
          <w:marBottom w:val="0"/>
          <w:divBdr>
            <w:top w:val="none" w:sz="0" w:space="0" w:color="auto"/>
            <w:left w:val="none" w:sz="0" w:space="0" w:color="auto"/>
            <w:bottom w:val="none" w:sz="0" w:space="0" w:color="auto"/>
            <w:right w:val="none" w:sz="0" w:space="0" w:color="auto"/>
          </w:divBdr>
        </w:div>
        <w:div w:id="219174875">
          <w:marLeft w:val="480"/>
          <w:marRight w:val="0"/>
          <w:marTop w:val="0"/>
          <w:marBottom w:val="0"/>
          <w:divBdr>
            <w:top w:val="none" w:sz="0" w:space="0" w:color="auto"/>
            <w:left w:val="none" w:sz="0" w:space="0" w:color="auto"/>
            <w:bottom w:val="none" w:sz="0" w:space="0" w:color="auto"/>
            <w:right w:val="none" w:sz="0" w:space="0" w:color="auto"/>
          </w:divBdr>
        </w:div>
        <w:div w:id="229342061">
          <w:marLeft w:val="480"/>
          <w:marRight w:val="0"/>
          <w:marTop w:val="0"/>
          <w:marBottom w:val="0"/>
          <w:divBdr>
            <w:top w:val="none" w:sz="0" w:space="0" w:color="auto"/>
            <w:left w:val="none" w:sz="0" w:space="0" w:color="auto"/>
            <w:bottom w:val="none" w:sz="0" w:space="0" w:color="auto"/>
            <w:right w:val="none" w:sz="0" w:space="0" w:color="auto"/>
          </w:divBdr>
        </w:div>
        <w:div w:id="238907099">
          <w:marLeft w:val="480"/>
          <w:marRight w:val="0"/>
          <w:marTop w:val="0"/>
          <w:marBottom w:val="0"/>
          <w:divBdr>
            <w:top w:val="none" w:sz="0" w:space="0" w:color="auto"/>
            <w:left w:val="none" w:sz="0" w:space="0" w:color="auto"/>
            <w:bottom w:val="none" w:sz="0" w:space="0" w:color="auto"/>
            <w:right w:val="none" w:sz="0" w:space="0" w:color="auto"/>
          </w:divBdr>
        </w:div>
        <w:div w:id="281813381">
          <w:marLeft w:val="480"/>
          <w:marRight w:val="0"/>
          <w:marTop w:val="0"/>
          <w:marBottom w:val="0"/>
          <w:divBdr>
            <w:top w:val="none" w:sz="0" w:space="0" w:color="auto"/>
            <w:left w:val="none" w:sz="0" w:space="0" w:color="auto"/>
            <w:bottom w:val="none" w:sz="0" w:space="0" w:color="auto"/>
            <w:right w:val="none" w:sz="0" w:space="0" w:color="auto"/>
          </w:divBdr>
        </w:div>
        <w:div w:id="326591331">
          <w:marLeft w:val="480"/>
          <w:marRight w:val="0"/>
          <w:marTop w:val="0"/>
          <w:marBottom w:val="0"/>
          <w:divBdr>
            <w:top w:val="none" w:sz="0" w:space="0" w:color="auto"/>
            <w:left w:val="none" w:sz="0" w:space="0" w:color="auto"/>
            <w:bottom w:val="none" w:sz="0" w:space="0" w:color="auto"/>
            <w:right w:val="none" w:sz="0" w:space="0" w:color="auto"/>
          </w:divBdr>
        </w:div>
        <w:div w:id="332419209">
          <w:marLeft w:val="480"/>
          <w:marRight w:val="0"/>
          <w:marTop w:val="0"/>
          <w:marBottom w:val="0"/>
          <w:divBdr>
            <w:top w:val="none" w:sz="0" w:space="0" w:color="auto"/>
            <w:left w:val="none" w:sz="0" w:space="0" w:color="auto"/>
            <w:bottom w:val="none" w:sz="0" w:space="0" w:color="auto"/>
            <w:right w:val="none" w:sz="0" w:space="0" w:color="auto"/>
          </w:divBdr>
        </w:div>
        <w:div w:id="337733942">
          <w:marLeft w:val="480"/>
          <w:marRight w:val="0"/>
          <w:marTop w:val="0"/>
          <w:marBottom w:val="0"/>
          <w:divBdr>
            <w:top w:val="none" w:sz="0" w:space="0" w:color="auto"/>
            <w:left w:val="none" w:sz="0" w:space="0" w:color="auto"/>
            <w:bottom w:val="none" w:sz="0" w:space="0" w:color="auto"/>
            <w:right w:val="none" w:sz="0" w:space="0" w:color="auto"/>
          </w:divBdr>
        </w:div>
        <w:div w:id="373507462">
          <w:marLeft w:val="480"/>
          <w:marRight w:val="0"/>
          <w:marTop w:val="0"/>
          <w:marBottom w:val="0"/>
          <w:divBdr>
            <w:top w:val="none" w:sz="0" w:space="0" w:color="auto"/>
            <w:left w:val="none" w:sz="0" w:space="0" w:color="auto"/>
            <w:bottom w:val="none" w:sz="0" w:space="0" w:color="auto"/>
            <w:right w:val="none" w:sz="0" w:space="0" w:color="auto"/>
          </w:divBdr>
        </w:div>
        <w:div w:id="472022215">
          <w:marLeft w:val="480"/>
          <w:marRight w:val="0"/>
          <w:marTop w:val="0"/>
          <w:marBottom w:val="0"/>
          <w:divBdr>
            <w:top w:val="none" w:sz="0" w:space="0" w:color="auto"/>
            <w:left w:val="none" w:sz="0" w:space="0" w:color="auto"/>
            <w:bottom w:val="none" w:sz="0" w:space="0" w:color="auto"/>
            <w:right w:val="none" w:sz="0" w:space="0" w:color="auto"/>
          </w:divBdr>
        </w:div>
        <w:div w:id="590545413">
          <w:marLeft w:val="480"/>
          <w:marRight w:val="0"/>
          <w:marTop w:val="0"/>
          <w:marBottom w:val="0"/>
          <w:divBdr>
            <w:top w:val="none" w:sz="0" w:space="0" w:color="auto"/>
            <w:left w:val="none" w:sz="0" w:space="0" w:color="auto"/>
            <w:bottom w:val="none" w:sz="0" w:space="0" w:color="auto"/>
            <w:right w:val="none" w:sz="0" w:space="0" w:color="auto"/>
          </w:divBdr>
        </w:div>
        <w:div w:id="591545981">
          <w:marLeft w:val="480"/>
          <w:marRight w:val="0"/>
          <w:marTop w:val="0"/>
          <w:marBottom w:val="0"/>
          <w:divBdr>
            <w:top w:val="none" w:sz="0" w:space="0" w:color="auto"/>
            <w:left w:val="none" w:sz="0" w:space="0" w:color="auto"/>
            <w:bottom w:val="none" w:sz="0" w:space="0" w:color="auto"/>
            <w:right w:val="none" w:sz="0" w:space="0" w:color="auto"/>
          </w:divBdr>
        </w:div>
        <w:div w:id="612902477">
          <w:marLeft w:val="480"/>
          <w:marRight w:val="0"/>
          <w:marTop w:val="0"/>
          <w:marBottom w:val="0"/>
          <w:divBdr>
            <w:top w:val="none" w:sz="0" w:space="0" w:color="auto"/>
            <w:left w:val="none" w:sz="0" w:space="0" w:color="auto"/>
            <w:bottom w:val="none" w:sz="0" w:space="0" w:color="auto"/>
            <w:right w:val="none" w:sz="0" w:space="0" w:color="auto"/>
          </w:divBdr>
        </w:div>
        <w:div w:id="623075291">
          <w:marLeft w:val="480"/>
          <w:marRight w:val="0"/>
          <w:marTop w:val="0"/>
          <w:marBottom w:val="0"/>
          <w:divBdr>
            <w:top w:val="none" w:sz="0" w:space="0" w:color="auto"/>
            <w:left w:val="none" w:sz="0" w:space="0" w:color="auto"/>
            <w:bottom w:val="none" w:sz="0" w:space="0" w:color="auto"/>
            <w:right w:val="none" w:sz="0" w:space="0" w:color="auto"/>
          </w:divBdr>
        </w:div>
        <w:div w:id="707023948">
          <w:marLeft w:val="480"/>
          <w:marRight w:val="0"/>
          <w:marTop w:val="0"/>
          <w:marBottom w:val="0"/>
          <w:divBdr>
            <w:top w:val="none" w:sz="0" w:space="0" w:color="auto"/>
            <w:left w:val="none" w:sz="0" w:space="0" w:color="auto"/>
            <w:bottom w:val="none" w:sz="0" w:space="0" w:color="auto"/>
            <w:right w:val="none" w:sz="0" w:space="0" w:color="auto"/>
          </w:divBdr>
        </w:div>
        <w:div w:id="718476299">
          <w:marLeft w:val="480"/>
          <w:marRight w:val="0"/>
          <w:marTop w:val="0"/>
          <w:marBottom w:val="0"/>
          <w:divBdr>
            <w:top w:val="none" w:sz="0" w:space="0" w:color="auto"/>
            <w:left w:val="none" w:sz="0" w:space="0" w:color="auto"/>
            <w:bottom w:val="none" w:sz="0" w:space="0" w:color="auto"/>
            <w:right w:val="none" w:sz="0" w:space="0" w:color="auto"/>
          </w:divBdr>
        </w:div>
        <w:div w:id="758795464">
          <w:marLeft w:val="480"/>
          <w:marRight w:val="0"/>
          <w:marTop w:val="0"/>
          <w:marBottom w:val="0"/>
          <w:divBdr>
            <w:top w:val="none" w:sz="0" w:space="0" w:color="auto"/>
            <w:left w:val="none" w:sz="0" w:space="0" w:color="auto"/>
            <w:bottom w:val="none" w:sz="0" w:space="0" w:color="auto"/>
            <w:right w:val="none" w:sz="0" w:space="0" w:color="auto"/>
          </w:divBdr>
        </w:div>
        <w:div w:id="768740586">
          <w:marLeft w:val="480"/>
          <w:marRight w:val="0"/>
          <w:marTop w:val="0"/>
          <w:marBottom w:val="0"/>
          <w:divBdr>
            <w:top w:val="none" w:sz="0" w:space="0" w:color="auto"/>
            <w:left w:val="none" w:sz="0" w:space="0" w:color="auto"/>
            <w:bottom w:val="none" w:sz="0" w:space="0" w:color="auto"/>
            <w:right w:val="none" w:sz="0" w:space="0" w:color="auto"/>
          </w:divBdr>
        </w:div>
        <w:div w:id="773016549">
          <w:marLeft w:val="480"/>
          <w:marRight w:val="0"/>
          <w:marTop w:val="0"/>
          <w:marBottom w:val="0"/>
          <w:divBdr>
            <w:top w:val="none" w:sz="0" w:space="0" w:color="auto"/>
            <w:left w:val="none" w:sz="0" w:space="0" w:color="auto"/>
            <w:bottom w:val="none" w:sz="0" w:space="0" w:color="auto"/>
            <w:right w:val="none" w:sz="0" w:space="0" w:color="auto"/>
          </w:divBdr>
        </w:div>
        <w:div w:id="878008367">
          <w:marLeft w:val="480"/>
          <w:marRight w:val="0"/>
          <w:marTop w:val="0"/>
          <w:marBottom w:val="0"/>
          <w:divBdr>
            <w:top w:val="none" w:sz="0" w:space="0" w:color="auto"/>
            <w:left w:val="none" w:sz="0" w:space="0" w:color="auto"/>
            <w:bottom w:val="none" w:sz="0" w:space="0" w:color="auto"/>
            <w:right w:val="none" w:sz="0" w:space="0" w:color="auto"/>
          </w:divBdr>
        </w:div>
        <w:div w:id="896941971">
          <w:marLeft w:val="480"/>
          <w:marRight w:val="0"/>
          <w:marTop w:val="0"/>
          <w:marBottom w:val="0"/>
          <w:divBdr>
            <w:top w:val="none" w:sz="0" w:space="0" w:color="auto"/>
            <w:left w:val="none" w:sz="0" w:space="0" w:color="auto"/>
            <w:bottom w:val="none" w:sz="0" w:space="0" w:color="auto"/>
            <w:right w:val="none" w:sz="0" w:space="0" w:color="auto"/>
          </w:divBdr>
        </w:div>
        <w:div w:id="924648614">
          <w:marLeft w:val="480"/>
          <w:marRight w:val="0"/>
          <w:marTop w:val="0"/>
          <w:marBottom w:val="0"/>
          <w:divBdr>
            <w:top w:val="none" w:sz="0" w:space="0" w:color="auto"/>
            <w:left w:val="none" w:sz="0" w:space="0" w:color="auto"/>
            <w:bottom w:val="none" w:sz="0" w:space="0" w:color="auto"/>
            <w:right w:val="none" w:sz="0" w:space="0" w:color="auto"/>
          </w:divBdr>
        </w:div>
        <w:div w:id="929116350">
          <w:marLeft w:val="480"/>
          <w:marRight w:val="0"/>
          <w:marTop w:val="0"/>
          <w:marBottom w:val="0"/>
          <w:divBdr>
            <w:top w:val="none" w:sz="0" w:space="0" w:color="auto"/>
            <w:left w:val="none" w:sz="0" w:space="0" w:color="auto"/>
            <w:bottom w:val="none" w:sz="0" w:space="0" w:color="auto"/>
            <w:right w:val="none" w:sz="0" w:space="0" w:color="auto"/>
          </w:divBdr>
        </w:div>
        <w:div w:id="934284330">
          <w:marLeft w:val="480"/>
          <w:marRight w:val="0"/>
          <w:marTop w:val="0"/>
          <w:marBottom w:val="0"/>
          <w:divBdr>
            <w:top w:val="none" w:sz="0" w:space="0" w:color="auto"/>
            <w:left w:val="none" w:sz="0" w:space="0" w:color="auto"/>
            <w:bottom w:val="none" w:sz="0" w:space="0" w:color="auto"/>
            <w:right w:val="none" w:sz="0" w:space="0" w:color="auto"/>
          </w:divBdr>
        </w:div>
        <w:div w:id="958951243">
          <w:marLeft w:val="480"/>
          <w:marRight w:val="0"/>
          <w:marTop w:val="0"/>
          <w:marBottom w:val="0"/>
          <w:divBdr>
            <w:top w:val="none" w:sz="0" w:space="0" w:color="auto"/>
            <w:left w:val="none" w:sz="0" w:space="0" w:color="auto"/>
            <w:bottom w:val="none" w:sz="0" w:space="0" w:color="auto"/>
            <w:right w:val="none" w:sz="0" w:space="0" w:color="auto"/>
          </w:divBdr>
        </w:div>
        <w:div w:id="969743267">
          <w:marLeft w:val="480"/>
          <w:marRight w:val="0"/>
          <w:marTop w:val="0"/>
          <w:marBottom w:val="0"/>
          <w:divBdr>
            <w:top w:val="none" w:sz="0" w:space="0" w:color="auto"/>
            <w:left w:val="none" w:sz="0" w:space="0" w:color="auto"/>
            <w:bottom w:val="none" w:sz="0" w:space="0" w:color="auto"/>
            <w:right w:val="none" w:sz="0" w:space="0" w:color="auto"/>
          </w:divBdr>
        </w:div>
        <w:div w:id="989403534">
          <w:marLeft w:val="480"/>
          <w:marRight w:val="0"/>
          <w:marTop w:val="0"/>
          <w:marBottom w:val="0"/>
          <w:divBdr>
            <w:top w:val="none" w:sz="0" w:space="0" w:color="auto"/>
            <w:left w:val="none" w:sz="0" w:space="0" w:color="auto"/>
            <w:bottom w:val="none" w:sz="0" w:space="0" w:color="auto"/>
            <w:right w:val="none" w:sz="0" w:space="0" w:color="auto"/>
          </w:divBdr>
        </w:div>
        <w:div w:id="990131551">
          <w:marLeft w:val="480"/>
          <w:marRight w:val="0"/>
          <w:marTop w:val="0"/>
          <w:marBottom w:val="0"/>
          <w:divBdr>
            <w:top w:val="none" w:sz="0" w:space="0" w:color="auto"/>
            <w:left w:val="none" w:sz="0" w:space="0" w:color="auto"/>
            <w:bottom w:val="none" w:sz="0" w:space="0" w:color="auto"/>
            <w:right w:val="none" w:sz="0" w:space="0" w:color="auto"/>
          </w:divBdr>
        </w:div>
        <w:div w:id="997923308">
          <w:marLeft w:val="480"/>
          <w:marRight w:val="0"/>
          <w:marTop w:val="0"/>
          <w:marBottom w:val="0"/>
          <w:divBdr>
            <w:top w:val="none" w:sz="0" w:space="0" w:color="auto"/>
            <w:left w:val="none" w:sz="0" w:space="0" w:color="auto"/>
            <w:bottom w:val="none" w:sz="0" w:space="0" w:color="auto"/>
            <w:right w:val="none" w:sz="0" w:space="0" w:color="auto"/>
          </w:divBdr>
        </w:div>
        <w:div w:id="1058090240">
          <w:marLeft w:val="480"/>
          <w:marRight w:val="0"/>
          <w:marTop w:val="0"/>
          <w:marBottom w:val="0"/>
          <w:divBdr>
            <w:top w:val="none" w:sz="0" w:space="0" w:color="auto"/>
            <w:left w:val="none" w:sz="0" w:space="0" w:color="auto"/>
            <w:bottom w:val="none" w:sz="0" w:space="0" w:color="auto"/>
            <w:right w:val="none" w:sz="0" w:space="0" w:color="auto"/>
          </w:divBdr>
        </w:div>
        <w:div w:id="1060598360">
          <w:marLeft w:val="480"/>
          <w:marRight w:val="0"/>
          <w:marTop w:val="0"/>
          <w:marBottom w:val="0"/>
          <w:divBdr>
            <w:top w:val="none" w:sz="0" w:space="0" w:color="auto"/>
            <w:left w:val="none" w:sz="0" w:space="0" w:color="auto"/>
            <w:bottom w:val="none" w:sz="0" w:space="0" w:color="auto"/>
            <w:right w:val="none" w:sz="0" w:space="0" w:color="auto"/>
          </w:divBdr>
        </w:div>
        <w:div w:id="1082869588">
          <w:marLeft w:val="480"/>
          <w:marRight w:val="0"/>
          <w:marTop w:val="0"/>
          <w:marBottom w:val="0"/>
          <w:divBdr>
            <w:top w:val="none" w:sz="0" w:space="0" w:color="auto"/>
            <w:left w:val="none" w:sz="0" w:space="0" w:color="auto"/>
            <w:bottom w:val="none" w:sz="0" w:space="0" w:color="auto"/>
            <w:right w:val="none" w:sz="0" w:space="0" w:color="auto"/>
          </w:divBdr>
        </w:div>
        <w:div w:id="1094008074">
          <w:marLeft w:val="480"/>
          <w:marRight w:val="0"/>
          <w:marTop w:val="0"/>
          <w:marBottom w:val="0"/>
          <w:divBdr>
            <w:top w:val="none" w:sz="0" w:space="0" w:color="auto"/>
            <w:left w:val="none" w:sz="0" w:space="0" w:color="auto"/>
            <w:bottom w:val="none" w:sz="0" w:space="0" w:color="auto"/>
            <w:right w:val="none" w:sz="0" w:space="0" w:color="auto"/>
          </w:divBdr>
        </w:div>
        <w:div w:id="1106579821">
          <w:marLeft w:val="480"/>
          <w:marRight w:val="0"/>
          <w:marTop w:val="0"/>
          <w:marBottom w:val="0"/>
          <w:divBdr>
            <w:top w:val="none" w:sz="0" w:space="0" w:color="auto"/>
            <w:left w:val="none" w:sz="0" w:space="0" w:color="auto"/>
            <w:bottom w:val="none" w:sz="0" w:space="0" w:color="auto"/>
            <w:right w:val="none" w:sz="0" w:space="0" w:color="auto"/>
          </w:divBdr>
        </w:div>
        <w:div w:id="1106996017">
          <w:marLeft w:val="480"/>
          <w:marRight w:val="0"/>
          <w:marTop w:val="0"/>
          <w:marBottom w:val="0"/>
          <w:divBdr>
            <w:top w:val="none" w:sz="0" w:space="0" w:color="auto"/>
            <w:left w:val="none" w:sz="0" w:space="0" w:color="auto"/>
            <w:bottom w:val="none" w:sz="0" w:space="0" w:color="auto"/>
            <w:right w:val="none" w:sz="0" w:space="0" w:color="auto"/>
          </w:divBdr>
        </w:div>
        <w:div w:id="1132014805">
          <w:marLeft w:val="480"/>
          <w:marRight w:val="0"/>
          <w:marTop w:val="0"/>
          <w:marBottom w:val="0"/>
          <w:divBdr>
            <w:top w:val="none" w:sz="0" w:space="0" w:color="auto"/>
            <w:left w:val="none" w:sz="0" w:space="0" w:color="auto"/>
            <w:bottom w:val="none" w:sz="0" w:space="0" w:color="auto"/>
            <w:right w:val="none" w:sz="0" w:space="0" w:color="auto"/>
          </w:divBdr>
        </w:div>
        <w:div w:id="1152990747">
          <w:marLeft w:val="480"/>
          <w:marRight w:val="0"/>
          <w:marTop w:val="0"/>
          <w:marBottom w:val="0"/>
          <w:divBdr>
            <w:top w:val="none" w:sz="0" w:space="0" w:color="auto"/>
            <w:left w:val="none" w:sz="0" w:space="0" w:color="auto"/>
            <w:bottom w:val="none" w:sz="0" w:space="0" w:color="auto"/>
            <w:right w:val="none" w:sz="0" w:space="0" w:color="auto"/>
          </w:divBdr>
        </w:div>
        <w:div w:id="1188716301">
          <w:marLeft w:val="480"/>
          <w:marRight w:val="0"/>
          <w:marTop w:val="0"/>
          <w:marBottom w:val="0"/>
          <w:divBdr>
            <w:top w:val="none" w:sz="0" w:space="0" w:color="auto"/>
            <w:left w:val="none" w:sz="0" w:space="0" w:color="auto"/>
            <w:bottom w:val="none" w:sz="0" w:space="0" w:color="auto"/>
            <w:right w:val="none" w:sz="0" w:space="0" w:color="auto"/>
          </w:divBdr>
        </w:div>
        <w:div w:id="1213226984">
          <w:marLeft w:val="480"/>
          <w:marRight w:val="0"/>
          <w:marTop w:val="0"/>
          <w:marBottom w:val="0"/>
          <w:divBdr>
            <w:top w:val="none" w:sz="0" w:space="0" w:color="auto"/>
            <w:left w:val="none" w:sz="0" w:space="0" w:color="auto"/>
            <w:bottom w:val="none" w:sz="0" w:space="0" w:color="auto"/>
            <w:right w:val="none" w:sz="0" w:space="0" w:color="auto"/>
          </w:divBdr>
        </w:div>
        <w:div w:id="1226447878">
          <w:marLeft w:val="480"/>
          <w:marRight w:val="0"/>
          <w:marTop w:val="0"/>
          <w:marBottom w:val="0"/>
          <w:divBdr>
            <w:top w:val="none" w:sz="0" w:space="0" w:color="auto"/>
            <w:left w:val="none" w:sz="0" w:space="0" w:color="auto"/>
            <w:bottom w:val="none" w:sz="0" w:space="0" w:color="auto"/>
            <w:right w:val="none" w:sz="0" w:space="0" w:color="auto"/>
          </w:divBdr>
        </w:div>
        <w:div w:id="1268584840">
          <w:marLeft w:val="480"/>
          <w:marRight w:val="0"/>
          <w:marTop w:val="0"/>
          <w:marBottom w:val="0"/>
          <w:divBdr>
            <w:top w:val="none" w:sz="0" w:space="0" w:color="auto"/>
            <w:left w:val="none" w:sz="0" w:space="0" w:color="auto"/>
            <w:bottom w:val="none" w:sz="0" w:space="0" w:color="auto"/>
            <w:right w:val="none" w:sz="0" w:space="0" w:color="auto"/>
          </w:divBdr>
        </w:div>
        <w:div w:id="1303929724">
          <w:marLeft w:val="480"/>
          <w:marRight w:val="0"/>
          <w:marTop w:val="0"/>
          <w:marBottom w:val="0"/>
          <w:divBdr>
            <w:top w:val="none" w:sz="0" w:space="0" w:color="auto"/>
            <w:left w:val="none" w:sz="0" w:space="0" w:color="auto"/>
            <w:bottom w:val="none" w:sz="0" w:space="0" w:color="auto"/>
            <w:right w:val="none" w:sz="0" w:space="0" w:color="auto"/>
          </w:divBdr>
        </w:div>
        <w:div w:id="1306158227">
          <w:marLeft w:val="480"/>
          <w:marRight w:val="0"/>
          <w:marTop w:val="0"/>
          <w:marBottom w:val="0"/>
          <w:divBdr>
            <w:top w:val="none" w:sz="0" w:space="0" w:color="auto"/>
            <w:left w:val="none" w:sz="0" w:space="0" w:color="auto"/>
            <w:bottom w:val="none" w:sz="0" w:space="0" w:color="auto"/>
            <w:right w:val="none" w:sz="0" w:space="0" w:color="auto"/>
          </w:divBdr>
        </w:div>
        <w:div w:id="1346438990">
          <w:marLeft w:val="480"/>
          <w:marRight w:val="0"/>
          <w:marTop w:val="0"/>
          <w:marBottom w:val="0"/>
          <w:divBdr>
            <w:top w:val="none" w:sz="0" w:space="0" w:color="auto"/>
            <w:left w:val="none" w:sz="0" w:space="0" w:color="auto"/>
            <w:bottom w:val="none" w:sz="0" w:space="0" w:color="auto"/>
            <w:right w:val="none" w:sz="0" w:space="0" w:color="auto"/>
          </w:divBdr>
        </w:div>
        <w:div w:id="1369842087">
          <w:marLeft w:val="480"/>
          <w:marRight w:val="0"/>
          <w:marTop w:val="0"/>
          <w:marBottom w:val="0"/>
          <w:divBdr>
            <w:top w:val="none" w:sz="0" w:space="0" w:color="auto"/>
            <w:left w:val="none" w:sz="0" w:space="0" w:color="auto"/>
            <w:bottom w:val="none" w:sz="0" w:space="0" w:color="auto"/>
            <w:right w:val="none" w:sz="0" w:space="0" w:color="auto"/>
          </w:divBdr>
        </w:div>
        <w:div w:id="1370374581">
          <w:marLeft w:val="480"/>
          <w:marRight w:val="0"/>
          <w:marTop w:val="0"/>
          <w:marBottom w:val="0"/>
          <w:divBdr>
            <w:top w:val="none" w:sz="0" w:space="0" w:color="auto"/>
            <w:left w:val="none" w:sz="0" w:space="0" w:color="auto"/>
            <w:bottom w:val="none" w:sz="0" w:space="0" w:color="auto"/>
            <w:right w:val="none" w:sz="0" w:space="0" w:color="auto"/>
          </w:divBdr>
        </w:div>
        <w:div w:id="1437752909">
          <w:marLeft w:val="480"/>
          <w:marRight w:val="0"/>
          <w:marTop w:val="0"/>
          <w:marBottom w:val="0"/>
          <w:divBdr>
            <w:top w:val="none" w:sz="0" w:space="0" w:color="auto"/>
            <w:left w:val="none" w:sz="0" w:space="0" w:color="auto"/>
            <w:bottom w:val="none" w:sz="0" w:space="0" w:color="auto"/>
            <w:right w:val="none" w:sz="0" w:space="0" w:color="auto"/>
          </w:divBdr>
        </w:div>
        <w:div w:id="1537545143">
          <w:marLeft w:val="480"/>
          <w:marRight w:val="0"/>
          <w:marTop w:val="0"/>
          <w:marBottom w:val="0"/>
          <w:divBdr>
            <w:top w:val="none" w:sz="0" w:space="0" w:color="auto"/>
            <w:left w:val="none" w:sz="0" w:space="0" w:color="auto"/>
            <w:bottom w:val="none" w:sz="0" w:space="0" w:color="auto"/>
            <w:right w:val="none" w:sz="0" w:space="0" w:color="auto"/>
          </w:divBdr>
        </w:div>
        <w:div w:id="1609465636">
          <w:marLeft w:val="480"/>
          <w:marRight w:val="0"/>
          <w:marTop w:val="0"/>
          <w:marBottom w:val="0"/>
          <w:divBdr>
            <w:top w:val="none" w:sz="0" w:space="0" w:color="auto"/>
            <w:left w:val="none" w:sz="0" w:space="0" w:color="auto"/>
            <w:bottom w:val="none" w:sz="0" w:space="0" w:color="auto"/>
            <w:right w:val="none" w:sz="0" w:space="0" w:color="auto"/>
          </w:divBdr>
        </w:div>
        <w:div w:id="1618634454">
          <w:marLeft w:val="480"/>
          <w:marRight w:val="0"/>
          <w:marTop w:val="0"/>
          <w:marBottom w:val="0"/>
          <w:divBdr>
            <w:top w:val="none" w:sz="0" w:space="0" w:color="auto"/>
            <w:left w:val="none" w:sz="0" w:space="0" w:color="auto"/>
            <w:bottom w:val="none" w:sz="0" w:space="0" w:color="auto"/>
            <w:right w:val="none" w:sz="0" w:space="0" w:color="auto"/>
          </w:divBdr>
        </w:div>
        <w:div w:id="1691184098">
          <w:marLeft w:val="480"/>
          <w:marRight w:val="0"/>
          <w:marTop w:val="0"/>
          <w:marBottom w:val="0"/>
          <w:divBdr>
            <w:top w:val="none" w:sz="0" w:space="0" w:color="auto"/>
            <w:left w:val="none" w:sz="0" w:space="0" w:color="auto"/>
            <w:bottom w:val="none" w:sz="0" w:space="0" w:color="auto"/>
            <w:right w:val="none" w:sz="0" w:space="0" w:color="auto"/>
          </w:divBdr>
        </w:div>
        <w:div w:id="1708752015">
          <w:marLeft w:val="480"/>
          <w:marRight w:val="0"/>
          <w:marTop w:val="0"/>
          <w:marBottom w:val="0"/>
          <w:divBdr>
            <w:top w:val="none" w:sz="0" w:space="0" w:color="auto"/>
            <w:left w:val="none" w:sz="0" w:space="0" w:color="auto"/>
            <w:bottom w:val="none" w:sz="0" w:space="0" w:color="auto"/>
            <w:right w:val="none" w:sz="0" w:space="0" w:color="auto"/>
          </w:divBdr>
        </w:div>
        <w:div w:id="1784223933">
          <w:marLeft w:val="480"/>
          <w:marRight w:val="0"/>
          <w:marTop w:val="0"/>
          <w:marBottom w:val="0"/>
          <w:divBdr>
            <w:top w:val="none" w:sz="0" w:space="0" w:color="auto"/>
            <w:left w:val="none" w:sz="0" w:space="0" w:color="auto"/>
            <w:bottom w:val="none" w:sz="0" w:space="0" w:color="auto"/>
            <w:right w:val="none" w:sz="0" w:space="0" w:color="auto"/>
          </w:divBdr>
        </w:div>
        <w:div w:id="1802764388">
          <w:marLeft w:val="480"/>
          <w:marRight w:val="0"/>
          <w:marTop w:val="0"/>
          <w:marBottom w:val="0"/>
          <w:divBdr>
            <w:top w:val="none" w:sz="0" w:space="0" w:color="auto"/>
            <w:left w:val="none" w:sz="0" w:space="0" w:color="auto"/>
            <w:bottom w:val="none" w:sz="0" w:space="0" w:color="auto"/>
            <w:right w:val="none" w:sz="0" w:space="0" w:color="auto"/>
          </w:divBdr>
        </w:div>
        <w:div w:id="1804040359">
          <w:marLeft w:val="480"/>
          <w:marRight w:val="0"/>
          <w:marTop w:val="0"/>
          <w:marBottom w:val="0"/>
          <w:divBdr>
            <w:top w:val="none" w:sz="0" w:space="0" w:color="auto"/>
            <w:left w:val="none" w:sz="0" w:space="0" w:color="auto"/>
            <w:bottom w:val="none" w:sz="0" w:space="0" w:color="auto"/>
            <w:right w:val="none" w:sz="0" w:space="0" w:color="auto"/>
          </w:divBdr>
        </w:div>
        <w:div w:id="1838037182">
          <w:marLeft w:val="480"/>
          <w:marRight w:val="0"/>
          <w:marTop w:val="0"/>
          <w:marBottom w:val="0"/>
          <w:divBdr>
            <w:top w:val="none" w:sz="0" w:space="0" w:color="auto"/>
            <w:left w:val="none" w:sz="0" w:space="0" w:color="auto"/>
            <w:bottom w:val="none" w:sz="0" w:space="0" w:color="auto"/>
            <w:right w:val="none" w:sz="0" w:space="0" w:color="auto"/>
          </w:divBdr>
        </w:div>
        <w:div w:id="1886063158">
          <w:marLeft w:val="480"/>
          <w:marRight w:val="0"/>
          <w:marTop w:val="0"/>
          <w:marBottom w:val="0"/>
          <w:divBdr>
            <w:top w:val="none" w:sz="0" w:space="0" w:color="auto"/>
            <w:left w:val="none" w:sz="0" w:space="0" w:color="auto"/>
            <w:bottom w:val="none" w:sz="0" w:space="0" w:color="auto"/>
            <w:right w:val="none" w:sz="0" w:space="0" w:color="auto"/>
          </w:divBdr>
        </w:div>
        <w:div w:id="1886326787">
          <w:marLeft w:val="480"/>
          <w:marRight w:val="0"/>
          <w:marTop w:val="0"/>
          <w:marBottom w:val="0"/>
          <w:divBdr>
            <w:top w:val="none" w:sz="0" w:space="0" w:color="auto"/>
            <w:left w:val="none" w:sz="0" w:space="0" w:color="auto"/>
            <w:bottom w:val="none" w:sz="0" w:space="0" w:color="auto"/>
            <w:right w:val="none" w:sz="0" w:space="0" w:color="auto"/>
          </w:divBdr>
        </w:div>
        <w:div w:id="1910340157">
          <w:marLeft w:val="480"/>
          <w:marRight w:val="0"/>
          <w:marTop w:val="0"/>
          <w:marBottom w:val="0"/>
          <w:divBdr>
            <w:top w:val="none" w:sz="0" w:space="0" w:color="auto"/>
            <w:left w:val="none" w:sz="0" w:space="0" w:color="auto"/>
            <w:bottom w:val="none" w:sz="0" w:space="0" w:color="auto"/>
            <w:right w:val="none" w:sz="0" w:space="0" w:color="auto"/>
          </w:divBdr>
        </w:div>
        <w:div w:id="1936790482">
          <w:marLeft w:val="480"/>
          <w:marRight w:val="0"/>
          <w:marTop w:val="0"/>
          <w:marBottom w:val="0"/>
          <w:divBdr>
            <w:top w:val="none" w:sz="0" w:space="0" w:color="auto"/>
            <w:left w:val="none" w:sz="0" w:space="0" w:color="auto"/>
            <w:bottom w:val="none" w:sz="0" w:space="0" w:color="auto"/>
            <w:right w:val="none" w:sz="0" w:space="0" w:color="auto"/>
          </w:divBdr>
        </w:div>
        <w:div w:id="1939174878">
          <w:marLeft w:val="480"/>
          <w:marRight w:val="0"/>
          <w:marTop w:val="0"/>
          <w:marBottom w:val="0"/>
          <w:divBdr>
            <w:top w:val="none" w:sz="0" w:space="0" w:color="auto"/>
            <w:left w:val="none" w:sz="0" w:space="0" w:color="auto"/>
            <w:bottom w:val="none" w:sz="0" w:space="0" w:color="auto"/>
            <w:right w:val="none" w:sz="0" w:space="0" w:color="auto"/>
          </w:divBdr>
        </w:div>
        <w:div w:id="1958949151">
          <w:marLeft w:val="480"/>
          <w:marRight w:val="0"/>
          <w:marTop w:val="0"/>
          <w:marBottom w:val="0"/>
          <w:divBdr>
            <w:top w:val="none" w:sz="0" w:space="0" w:color="auto"/>
            <w:left w:val="none" w:sz="0" w:space="0" w:color="auto"/>
            <w:bottom w:val="none" w:sz="0" w:space="0" w:color="auto"/>
            <w:right w:val="none" w:sz="0" w:space="0" w:color="auto"/>
          </w:divBdr>
        </w:div>
        <w:div w:id="1973247522">
          <w:marLeft w:val="480"/>
          <w:marRight w:val="0"/>
          <w:marTop w:val="0"/>
          <w:marBottom w:val="0"/>
          <w:divBdr>
            <w:top w:val="none" w:sz="0" w:space="0" w:color="auto"/>
            <w:left w:val="none" w:sz="0" w:space="0" w:color="auto"/>
            <w:bottom w:val="none" w:sz="0" w:space="0" w:color="auto"/>
            <w:right w:val="none" w:sz="0" w:space="0" w:color="auto"/>
          </w:divBdr>
        </w:div>
        <w:div w:id="1978216735">
          <w:marLeft w:val="480"/>
          <w:marRight w:val="0"/>
          <w:marTop w:val="0"/>
          <w:marBottom w:val="0"/>
          <w:divBdr>
            <w:top w:val="none" w:sz="0" w:space="0" w:color="auto"/>
            <w:left w:val="none" w:sz="0" w:space="0" w:color="auto"/>
            <w:bottom w:val="none" w:sz="0" w:space="0" w:color="auto"/>
            <w:right w:val="none" w:sz="0" w:space="0" w:color="auto"/>
          </w:divBdr>
        </w:div>
        <w:div w:id="2014792966">
          <w:marLeft w:val="480"/>
          <w:marRight w:val="0"/>
          <w:marTop w:val="0"/>
          <w:marBottom w:val="0"/>
          <w:divBdr>
            <w:top w:val="none" w:sz="0" w:space="0" w:color="auto"/>
            <w:left w:val="none" w:sz="0" w:space="0" w:color="auto"/>
            <w:bottom w:val="none" w:sz="0" w:space="0" w:color="auto"/>
            <w:right w:val="none" w:sz="0" w:space="0" w:color="auto"/>
          </w:divBdr>
        </w:div>
        <w:div w:id="2059011224">
          <w:marLeft w:val="480"/>
          <w:marRight w:val="0"/>
          <w:marTop w:val="0"/>
          <w:marBottom w:val="0"/>
          <w:divBdr>
            <w:top w:val="none" w:sz="0" w:space="0" w:color="auto"/>
            <w:left w:val="none" w:sz="0" w:space="0" w:color="auto"/>
            <w:bottom w:val="none" w:sz="0" w:space="0" w:color="auto"/>
            <w:right w:val="none" w:sz="0" w:space="0" w:color="auto"/>
          </w:divBdr>
        </w:div>
        <w:div w:id="2076781292">
          <w:marLeft w:val="480"/>
          <w:marRight w:val="0"/>
          <w:marTop w:val="0"/>
          <w:marBottom w:val="0"/>
          <w:divBdr>
            <w:top w:val="none" w:sz="0" w:space="0" w:color="auto"/>
            <w:left w:val="none" w:sz="0" w:space="0" w:color="auto"/>
            <w:bottom w:val="none" w:sz="0" w:space="0" w:color="auto"/>
            <w:right w:val="none" w:sz="0" w:space="0" w:color="auto"/>
          </w:divBdr>
        </w:div>
      </w:divsChild>
    </w:div>
    <w:div w:id="1763796994">
      <w:bodyDiv w:val="1"/>
      <w:marLeft w:val="0"/>
      <w:marRight w:val="0"/>
      <w:marTop w:val="0"/>
      <w:marBottom w:val="0"/>
      <w:divBdr>
        <w:top w:val="none" w:sz="0" w:space="0" w:color="auto"/>
        <w:left w:val="none" w:sz="0" w:space="0" w:color="auto"/>
        <w:bottom w:val="none" w:sz="0" w:space="0" w:color="auto"/>
        <w:right w:val="none" w:sz="0" w:space="0" w:color="auto"/>
      </w:divBdr>
    </w:div>
    <w:div w:id="1768771374">
      <w:bodyDiv w:val="1"/>
      <w:marLeft w:val="0"/>
      <w:marRight w:val="0"/>
      <w:marTop w:val="0"/>
      <w:marBottom w:val="0"/>
      <w:divBdr>
        <w:top w:val="none" w:sz="0" w:space="0" w:color="auto"/>
        <w:left w:val="none" w:sz="0" w:space="0" w:color="auto"/>
        <w:bottom w:val="none" w:sz="0" w:space="0" w:color="auto"/>
        <w:right w:val="none" w:sz="0" w:space="0" w:color="auto"/>
      </w:divBdr>
      <w:divsChild>
        <w:div w:id="1578974900">
          <w:marLeft w:val="480"/>
          <w:marRight w:val="0"/>
          <w:marTop w:val="0"/>
          <w:marBottom w:val="0"/>
          <w:divBdr>
            <w:top w:val="none" w:sz="0" w:space="0" w:color="auto"/>
            <w:left w:val="none" w:sz="0" w:space="0" w:color="auto"/>
            <w:bottom w:val="none" w:sz="0" w:space="0" w:color="auto"/>
            <w:right w:val="none" w:sz="0" w:space="0" w:color="auto"/>
          </w:divBdr>
        </w:div>
        <w:div w:id="707685735">
          <w:marLeft w:val="480"/>
          <w:marRight w:val="0"/>
          <w:marTop w:val="0"/>
          <w:marBottom w:val="0"/>
          <w:divBdr>
            <w:top w:val="none" w:sz="0" w:space="0" w:color="auto"/>
            <w:left w:val="none" w:sz="0" w:space="0" w:color="auto"/>
            <w:bottom w:val="none" w:sz="0" w:space="0" w:color="auto"/>
            <w:right w:val="none" w:sz="0" w:space="0" w:color="auto"/>
          </w:divBdr>
        </w:div>
        <w:div w:id="1070807588">
          <w:marLeft w:val="480"/>
          <w:marRight w:val="0"/>
          <w:marTop w:val="0"/>
          <w:marBottom w:val="0"/>
          <w:divBdr>
            <w:top w:val="none" w:sz="0" w:space="0" w:color="auto"/>
            <w:left w:val="none" w:sz="0" w:space="0" w:color="auto"/>
            <w:bottom w:val="none" w:sz="0" w:space="0" w:color="auto"/>
            <w:right w:val="none" w:sz="0" w:space="0" w:color="auto"/>
          </w:divBdr>
        </w:div>
        <w:div w:id="409347311">
          <w:marLeft w:val="480"/>
          <w:marRight w:val="0"/>
          <w:marTop w:val="0"/>
          <w:marBottom w:val="0"/>
          <w:divBdr>
            <w:top w:val="none" w:sz="0" w:space="0" w:color="auto"/>
            <w:left w:val="none" w:sz="0" w:space="0" w:color="auto"/>
            <w:bottom w:val="none" w:sz="0" w:space="0" w:color="auto"/>
            <w:right w:val="none" w:sz="0" w:space="0" w:color="auto"/>
          </w:divBdr>
        </w:div>
        <w:div w:id="1899629039">
          <w:marLeft w:val="480"/>
          <w:marRight w:val="0"/>
          <w:marTop w:val="0"/>
          <w:marBottom w:val="0"/>
          <w:divBdr>
            <w:top w:val="none" w:sz="0" w:space="0" w:color="auto"/>
            <w:left w:val="none" w:sz="0" w:space="0" w:color="auto"/>
            <w:bottom w:val="none" w:sz="0" w:space="0" w:color="auto"/>
            <w:right w:val="none" w:sz="0" w:space="0" w:color="auto"/>
          </w:divBdr>
        </w:div>
        <w:div w:id="352920041">
          <w:marLeft w:val="480"/>
          <w:marRight w:val="0"/>
          <w:marTop w:val="0"/>
          <w:marBottom w:val="0"/>
          <w:divBdr>
            <w:top w:val="none" w:sz="0" w:space="0" w:color="auto"/>
            <w:left w:val="none" w:sz="0" w:space="0" w:color="auto"/>
            <w:bottom w:val="none" w:sz="0" w:space="0" w:color="auto"/>
            <w:right w:val="none" w:sz="0" w:space="0" w:color="auto"/>
          </w:divBdr>
        </w:div>
        <w:div w:id="183566425">
          <w:marLeft w:val="480"/>
          <w:marRight w:val="0"/>
          <w:marTop w:val="0"/>
          <w:marBottom w:val="0"/>
          <w:divBdr>
            <w:top w:val="none" w:sz="0" w:space="0" w:color="auto"/>
            <w:left w:val="none" w:sz="0" w:space="0" w:color="auto"/>
            <w:bottom w:val="none" w:sz="0" w:space="0" w:color="auto"/>
            <w:right w:val="none" w:sz="0" w:space="0" w:color="auto"/>
          </w:divBdr>
        </w:div>
        <w:div w:id="1315646097">
          <w:marLeft w:val="480"/>
          <w:marRight w:val="0"/>
          <w:marTop w:val="0"/>
          <w:marBottom w:val="0"/>
          <w:divBdr>
            <w:top w:val="none" w:sz="0" w:space="0" w:color="auto"/>
            <w:left w:val="none" w:sz="0" w:space="0" w:color="auto"/>
            <w:bottom w:val="none" w:sz="0" w:space="0" w:color="auto"/>
            <w:right w:val="none" w:sz="0" w:space="0" w:color="auto"/>
          </w:divBdr>
        </w:div>
        <w:div w:id="596519578">
          <w:marLeft w:val="480"/>
          <w:marRight w:val="0"/>
          <w:marTop w:val="0"/>
          <w:marBottom w:val="0"/>
          <w:divBdr>
            <w:top w:val="none" w:sz="0" w:space="0" w:color="auto"/>
            <w:left w:val="none" w:sz="0" w:space="0" w:color="auto"/>
            <w:bottom w:val="none" w:sz="0" w:space="0" w:color="auto"/>
            <w:right w:val="none" w:sz="0" w:space="0" w:color="auto"/>
          </w:divBdr>
        </w:div>
        <w:div w:id="1757894228">
          <w:marLeft w:val="480"/>
          <w:marRight w:val="0"/>
          <w:marTop w:val="0"/>
          <w:marBottom w:val="0"/>
          <w:divBdr>
            <w:top w:val="none" w:sz="0" w:space="0" w:color="auto"/>
            <w:left w:val="none" w:sz="0" w:space="0" w:color="auto"/>
            <w:bottom w:val="none" w:sz="0" w:space="0" w:color="auto"/>
            <w:right w:val="none" w:sz="0" w:space="0" w:color="auto"/>
          </w:divBdr>
        </w:div>
        <w:div w:id="125203928">
          <w:marLeft w:val="480"/>
          <w:marRight w:val="0"/>
          <w:marTop w:val="0"/>
          <w:marBottom w:val="0"/>
          <w:divBdr>
            <w:top w:val="none" w:sz="0" w:space="0" w:color="auto"/>
            <w:left w:val="none" w:sz="0" w:space="0" w:color="auto"/>
            <w:bottom w:val="none" w:sz="0" w:space="0" w:color="auto"/>
            <w:right w:val="none" w:sz="0" w:space="0" w:color="auto"/>
          </w:divBdr>
        </w:div>
        <w:div w:id="2034961348">
          <w:marLeft w:val="480"/>
          <w:marRight w:val="0"/>
          <w:marTop w:val="0"/>
          <w:marBottom w:val="0"/>
          <w:divBdr>
            <w:top w:val="none" w:sz="0" w:space="0" w:color="auto"/>
            <w:left w:val="none" w:sz="0" w:space="0" w:color="auto"/>
            <w:bottom w:val="none" w:sz="0" w:space="0" w:color="auto"/>
            <w:right w:val="none" w:sz="0" w:space="0" w:color="auto"/>
          </w:divBdr>
        </w:div>
        <w:div w:id="1561398667">
          <w:marLeft w:val="480"/>
          <w:marRight w:val="0"/>
          <w:marTop w:val="0"/>
          <w:marBottom w:val="0"/>
          <w:divBdr>
            <w:top w:val="none" w:sz="0" w:space="0" w:color="auto"/>
            <w:left w:val="none" w:sz="0" w:space="0" w:color="auto"/>
            <w:bottom w:val="none" w:sz="0" w:space="0" w:color="auto"/>
            <w:right w:val="none" w:sz="0" w:space="0" w:color="auto"/>
          </w:divBdr>
        </w:div>
        <w:div w:id="407463198">
          <w:marLeft w:val="480"/>
          <w:marRight w:val="0"/>
          <w:marTop w:val="0"/>
          <w:marBottom w:val="0"/>
          <w:divBdr>
            <w:top w:val="none" w:sz="0" w:space="0" w:color="auto"/>
            <w:left w:val="none" w:sz="0" w:space="0" w:color="auto"/>
            <w:bottom w:val="none" w:sz="0" w:space="0" w:color="auto"/>
            <w:right w:val="none" w:sz="0" w:space="0" w:color="auto"/>
          </w:divBdr>
        </w:div>
        <w:div w:id="1689870604">
          <w:marLeft w:val="480"/>
          <w:marRight w:val="0"/>
          <w:marTop w:val="0"/>
          <w:marBottom w:val="0"/>
          <w:divBdr>
            <w:top w:val="none" w:sz="0" w:space="0" w:color="auto"/>
            <w:left w:val="none" w:sz="0" w:space="0" w:color="auto"/>
            <w:bottom w:val="none" w:sz="0" w:space="0" w:color="auto"/>
            <w:right w:val="none" w:sz="0" w:space="0" w:color="auto"/>
          </w:divBdr>
        </w:div>
        <w:div w:id="572740410">
          <w:marLeft w:val="480"/>
          <w:marRight w:val="0"/>
          <w:marTop w:val="0"/>
          <w:marBottom w:val="0"/>
          <w:divBdr>
            <w:top w:val="none" w:sz="0" w:space="0" w:color="auto"/>
            <w:left w:val="none" w:sz="0" w:space="0" w:color="auto"/>
            <w:bottom w:val="none" w:sz="0" w:space="0" w:color="auto"/>
            <w:right w:val="none" w:sz="0" w:space="0" w:color="auto"/>
          </w:divBdr>
        </w:div>
        <w:div w:id="90636747">
          <w:marLeft w:val="480"/>
          <w:marRight w:val="0"/>
          <w:marTop w:val="0"/>
          <w:marBottom w:val="0"/>
          <w:divBdr>
            <w:top w:val="none" w:sz="0" w:space="0" w:color="auto"/>
            <w:left w:val="none" w:sz="0" w:space="0" w:color="auto"/>
            <w:bottom w:val="none" w:sz="0" w:space="0" w:color="auto"/>
            <w:right w:val="none" w:sz="0" w:space="0" w:color="auto"/>
          </w:divBdr>
        </w:div>
        <w:div w:id="1500852396">
          <w:marLeft w:val="480"/>
          <w:marRight w:val="0"/>
          <w:marTop w:val="0"/>
          <w:marBottom w:val="0"/>
          <w:divBdr>
            <w:top w:val="none" w:sz="0" w:space="0" w:color="auto"/>
            <w:left w:val="none" w:sz="0" w:space="0" w:color="auto"/>
            <w:bottom w:val="none" w:sz="0" w:space="0" w:color="auto"/>
            <w:right w:val="none" w:sz="0" w:space="0" w:color="auto"/>
          </w:divBdr>
        </w:div>
        <w:div w:id="1398624849">
          <w:marLeft w:val="480"/>
          <w:marRight w:val="0"/>
          <w:marTop w:val="0"/>
          <w:marBottom w:val="0"/>
          <w:divBdr>
            <w:top w:val="none" w:sz="0" w:space="0" w:color="auto"/>
            <w:left w:val="none" w:sz="0" w:space="0" w:color="auto"/>
            <w:bottom w:val="none" w:sz="0" w:space="0" w:color="auto"/>
            <w:right w:val="none" w:sz="0" w:space="0" w:color="auto"/>
          </w:divBdr>
        </w:div>
        <w:div w:id="149103133">
          <w:marLeft w:val="480"/>
          <w:marRight w:val="0"/>
          <w:marTop w:val="0"/>
          <w:marBottom w:val="0"/>
          <w:divBdr>
            <w:top w:val="none" w:sz="0" w:space="0" w:color="auto"/>
            <w:left w:val="none" w:sz="0" w:space="0" w:color="auto"/>
            <w:bottom w:val="none" w:sz="0" w:space="0" w:color="auto"/>
            <w:right w:val="none" w:sz="0" w:space="0" w:color="auto"/>
          </w:divBdr>
        </w:div>
        <w:div w:id="1019619517">
          <w:marLeft w:val="480"/>
          <w:marRight w:val="0"/>
          <w:marTop w:val="0"/>
          <w:marBottom w:val="0"/>
          <w:divBdr>
            <w:top w:val="none" w:sz="0" w:space="0" w:color="auto"/>
            <w:left w:val="none" w:sz="0" w:space="0" w:color="auto"/>
            <w:bottom w:val="none" w:sz="0" w:space="0" w:color="auto"/>
            <w:right w:val="none" w:sz="0" w:space="0" w:color="auto"/>
          </w:divBdr>
        </w:div>
        <w:div w:id="1616250324">
          <w:marLeft w:val="480"/>
          <w:marRight w:val="0"/>
          <w:marTop w:val="0"/>
          <w:marBottom w:val="0"/>
          <w:divBdr>
            <w:top w:val="none" w:sz="0" w:space="0" w:color="auto"/>
            <w:left w:val="none" w:sz="0" w:space="0" w:color="auto"/>
            <w:bottom w:val="none" w:sz="0" w:space="0" w:color="auto"/>
            <w:right w:val="none" w:sz="0" w:space="0" w:color="auto"/>
          </w:divBdr>
        </w:div>
        <w:div w:id="408430224">
          <w:marLeft w:val="480"/>
          <w:marRight w:val="0"/>
          <w:marTop w:val="0"/>
          <w:marBottom w:val="0"/>
          <w:divBdr>
            <w:top w:val="none" w:sz="0" w:space="0" w:color="auto"/>
            <w:left w:val="none" w:sz="0" w:space="0" w:color="auto"/>
            <w:bottom w:val="none" w:sz="0" w:space="0" w:color="auto"/>
            <w:right w:val="none" w:sz="0" w:space="0" w:color="auto"/>
          </w:divBdr>
        </w:div>
        <w:div w:id="1757706799">
          <w:marLeft w:val="480"/>
          <w:marRight w:val="0"/>
          <w:marTop w:val="0"/>
          <w:marBottom w:val="0"/>
          <w:divBdr>
            <w:top w:val="none" w:sz="0" w:space="0" w:color="auto"/>
            <w:left w:val="none" w:sz="0" w:space="0" w:color="auto"/>
            <w:bottom w:val="none" w:sz="0" w:space="0" w:color="auto"/>
            <w:right w:val="none" w:sz="0" w:space="0" w:color="auto"/>
          </w:divBdr>
        </w:div>
        <w:div w:id="282880668">
          <w:marLeft w:val="480"/>
          <w:marRight w:val="0"/>
          <w:marTop w:val="0"/>
          <w:marBottom w:val="0"/>
          <w:divBdr>
            <w:top w:val="none" w:sz="0" w:space="0" w:color="auto"/>
            <w:left w:val="none" w:sz="0" w:space="0" w:color="auto"/>
            <w:bottom w:val="none" w:sz="0" w:space="0" w:color="auto"/>
            <w:right w:val="none" w:sz="0" w:space="0" w:color="auto"/>
          </w:divBdr>
        </w:div>
        <w:div w:id="214393068">
          <w:marLeft w:val="480"/>
          <w:marRight w:val="0"/>
          <w:marTop w:val="0"/>
          <w:marBottom w:val="0"/>
          <w:divBdr>
            <w:top w:val="none" w:sz="0" w:space="0" w:color="auto"/>
            <w:left w:val="none" w:sz="0" w:space="0" w:color="auto"/>
            <w:bottom w:val="none" w:sz="0" w:space="0" w:color="auto"/>
            <w:right w:val="none" w:sz="0" w:space="0" w:color="auto"/>
          </w:divBdr>
        </w:div>
        <w:div w:id="1612543765">
          <w:marLeft w:val="480"/>
          <w:marRight w:val="0"/>
          <w:marTop w:val="0"/>
          <w:marBottom w:val="0"/>
          <w:divBdr>
            <w:top w:val="none" w:sz="0" w:space="0" w:color="auto"/>
            <w:left w:val="none" w:sz="0" w:space="0" w:color="auto"/>
            <w:bottom w:val="none" w:sz="0" w:space="0" w:color="auto"/>
            <w:right w:val="none" w:sz="0" w:space="0" w:color="auto"/>
          </w:divBdr>
        </w:div>
        <w:div w:id="200167059">
          <w:marLeft w:val="480"/>
          <w:marRight w:val="0"/>
          <w:marTop w:val="0"/>
          <w:marBottom w:val="0"/>
          <w:divBdr>
            <w:top w:val="none" w:sz="0" w:space="0" w:color="auto"/>
            <w:left w:val="none" w:sz="0" w:space="0" w:color="auto"/>
            <w:bottom w:val="none" w:sz="0" w:space="0" w:color="auto"/>
            <w:right w:val="none" w:sz="0" w:space="0" w:color="auto"/>
          </w:divBdr>
        </w:div>
        <w:div w:id="2114277079">
          <w:marLeft w:val="480"/>
          <w:marRight w:val="0"/>
          <w:marTop w:val="0"/>
          <w:marBottom w:val="0"/>
          <w:divBdr>
            <w:top w:val="none" w:sz="0" w:space="0" w:color="auto"/>
            <w:left w:val="none" w:sz="0" w:space="0" w:color="auto"/>
            <w:bottom w:val="none" w:sz="0" w:space="0" w:color="auto"/>
            <w:right w:val="none" w:sz="0" w:space="0" w:color="auto"/>
          </w:divBdr>
        </w:div>
        <w:div w:id="449936509">
          <w:marLeft w:val="480"/>
          <w:marRight w:val="0"/>
          <w:marTop w:val="0"/>
          <w:marBottom w:val="0"/>
          <w:divBdr>
            <w:top w:val="none" w:sz="0" w:space="0" w:color="auto"/>
            <w:left w:val="none" w:sz="0" w:space="0" w:color="auto"/>
            <w:bottom w:val="none" w:sz="0" w:space="0" w:color="auto"/>
            <w:right w:val="none" w:sz="0" w:space="0" w:color="auto"/>
          </w:divBdr>
        </w:div>
        <w:div w:id="2079088465">
          <w:marLeft w:val="480"/>
          <w:marRight w:val="0"/>
          <w:marTop w:val="0"/>
          <w:marBottom w:val="0"/>
          <w:divBdr>
            <w:top w:val="none" w:sz="0" w:space="0" w:color="auto"/>
            <w:left w:val="none" w:sz="0" w:space="0" w:color="auto"/>
            <w:bottom w:val="none" w:sz="0" w:space="0" w:color="auto"/>
            <w:right w:val="none" w:sz="0" w:space="0" w:color="auto"/>
          </w:divBdr>
        </w:div>
        <w:div w:id="1148208880">
          <w:marLeft w:val="480"/>
          <w:marRight w:val="0"/>
          <w:marTop w:val="0"/>
          <w:marBottom w:val="0"/>
          <w:divBdr>
            <w:top w:val="none" w:sz="0" w:space="0" w:color="auto"/>
            <w:left w:val="none" w:sz="0" w:space="0" w:color="auto"/>
            <w:bottom w:val="none" w:sz="0" w:space="0" w:color="auto"/>
            <w:right w:val="none" w:sz="0" w:space="0" w:color="auto"/>
          </w:divBdr>
        </w:div>
        <w:div w:id="122968086">
          <w:marLeft w:val="480"/>
          <w:marRight w:val="0"/>
          <w:marTop w:val="0"/>
          <w:marBottom w:val="0"/>
          <w:divBdr>
            <w:top w:val="none" w:sz="0" w:space="0" w:color="auto"/>
            <w:left w:val="none" w:sz="0" w:space="0" w:color="auto"/>
            <w:bottom w:val="none" w:sz="0" w:space="0" w:color="auto"/>
            <w:right w:val="none" w:sz="0" w:space="0" w:color="auto"/>
          </w:divBdr>
        </w:div>
        <w:div w:id="1879705479">
          <w:marLeft w:val="480"/>
          <w:marRight w:val="0"/>
          <w:marTop w:val="0"/>
          <w:marBottom w:val="0"/>
          <w:divBdr>
            <w:top w:val="none" w:sz="0" w:space="0" w:color="auto"/>
            <w:left w:val="none" w:sz="0" w:space="0" w:color="auto"/>
            <w:bottom w:val="none" w:sz="0" w:space="0" w:color="auto"/>
            <w:right w:val="none" w:sz="0" w:space="0" w:color="auto"/>
          </w:divBdr>
        </w:div>
        <w:div w:id="1352073411">
          <w:marLeft w:val="480"/>
          <w:marRight w:val="0"/>
          <w:marTop w:val="0"/>
          <w:marBottom w:val="0"/>
          <w:divBdr>
            <w:top w:val="none" w:sz="0" w:space="0" w:color="auto"/>
            <w:left w:val="none" w:sz="0" w:space="0" w:color="auto"/>
            <w:bottom w:val="none" w:sz="0" w:space="0" w:color="auto"/>
            <w:right w:val="none" w:sz="0" w:space="0" w:color="auto"/>
          </w:divBdr>
        </w:div>
        <w:div w:id="1127577662">
          <w:marLeft w:val="480"/>
          <w:marRight w:val="0"/>
          <w:marTop w:val="0"/>
          <w:marBottom w:val="0"/>
          <w:divBdr>
            <w:top w:val="none" w:sz="0" w:space="0" w:color="auto"/>
            <w:left w:val="none" w:sz="0" w:space="0" w:color="auto"/>
            <w:bottom w:val="none" w:sz="0" w:space="0" w:color="auto"/>
            <w:right w:val="none" w:sz="0" w:space="0" w:color="auto"/>
          </w:divBdr>
        </w:div>
        <w:div w:id="53818457">
          <w:marLeft w:val="480"/>
          <w:marRight w:val="0"/>
          <w:marTop w:val="0"/>
          <w:marBottom w:val="0"/>
          <w:divBdr>
            <w:top w:val="none" w:sz="0" w:space="0" w:color="auto"/>
            <w:left w:val="none" w:sz="0" w:space="0" w:color="auto"/>
            <w:bottom w:val="none" w:sz="0" w:space="0" w:color="auto"/>
            <w:right w:val="none" w:sz="0" w:space="0" w:color="auto"/>
          </w:divBdr>
        </w:div>
        <w:div w:id="1648584283">
          <w:marLeft w:val="480"/>
          <w:marRight w:val="0"/>
          <w:marTop w:val="0"/>
          <w:marBottom w:val="0"/>
          <w:divBdr>
            <w:top w:val="none" w:sz="0" w:space="0" w:color="auto"/>
            <w:left w:val="none" w:sz="0" w:space="0" w:color="auto"/>
            <w:bottom w:val="none" w:sz="0" w:space="0" w:color="auto"/>
            <w:right w:val="none" w:sz="0" w:space="0" w:color="auto"/>
          </w:divBdr>
        </w:div>
        <w:div w:id="1578125439">
          <w:marLeft w:val="480"/>
          <w:marRight w:val="0"/>
          <w:marTop w:val="0"/>
          <w:marBottom w:val="0"/>
          <w:divBdr>
            <w:top w:val="none" w:sz="0" w:space="0" w:color="auto"/>
            <w:left w:val="none" w:sz="0" w:space="0" w:color="auto"/>
            <w:bottom w:val="none" w:sz="0" w:space="0" w:color="auto"/>
            <w:right w:val="none" w:sz="0" w:space="0" w:color="auto"/>
          </w:divBdr>
        </w:div>
        <w:div w:id="1535003761">
          <w:marLeft w:val="480"/>
          <w:marRight w:val="0"/>
          <w:marTop w:val="0"/>
          <w:marBottom w:val="0"/>
          <w:divBdr>
            <w:top w:val="none" w:sz="0" w:space="0" w:color="auto"/>
            <w:left w:val="none" w:sz="0" w:space="0" w:color="auto"/>
            <w:bottom w:val="none" w:sz="0" w:space="0" w:color="auto"/>
            <w:right w:val="none" w:sz="0" w:space="0" w:color="auto"/>
          </w:divBdr>
        </w:div>
        <w:div w:id="736519155">
          <w:marLeft w:val="480"/>
          <w:marRight w:val="0"/>
          <w:marTop w:val="0"/>
          <w:marBottom w:val="0"/>
          <w:divBdr>
            <w:top w:val="none" w:sz="0" w:space="0" w:color="auto"/>
            <w:left w:val="none" w:sz="0" w:space="0" w:color="auto"/>
            <w:bottom w:val="none" w:sz="0" w:space="0" w:color="auto"/>
            <w:right w:val="none" w:sz="0" w:space="0" w:color="auto"/>
          </w:divBdr>
        </w:div>
        <w:div w:id="241373808">
          <w:marLeft w:val="480"/>
          <w:marRight w:val="0"/>
          <w:marTop w:val="0"/>
          <w:marBottom w:val="0"/>
          <w:divBdr>
            <w:top w:val="none" w:sz="0" w:space="0" w:color="auto"/>
            <w:left w:val="none" w:sz="0" w:space="0" w:color="auto"/>
            <w:bottom w:val="none" w:sz="0" w:space="0" w:color="auto"/>
            <w:right w:val="none" w:sz="0" w:space="0" w:color="auto"/>
          </w:divBdr>
        </w:div>
        <w:div w:id="1887794410">
          <w:marLeft w:val="480"/>
          <w:marRight w:val="0"/>
          <w:marTop w:val="0"/>
          <w:marBottom w:val="0"/>
          <w:divBdr>
            <w:top w:val="none" w:sz="0" w:space="0" w:color="auto"/>
            <w:left w:val="none" w:sz="0" w:space="0" w:color="auto"/>
            <w:bottom w:val="none" w:sz="0" w:space="0" w:color="auto"/>
            <w:right w:val="none" w:sz="0" w:space="0" w:color="auto"/>
          </w:divBdr>
        </w:div>
        <w:div w:id="1359311597">
          <w:marLeft w:val="480"/>
          <w:marRight w:val="0"/>
          <w:marTop w:val="0"/>
          <w:marBottom w:val="0"/>
          <w:divBdr>
            <w:top w:val="none" w:sz="0" w:space="0" w:color="auto"/>
            <w:left w:val="none" w:sz="0" w:space="0" w:color="auto"/>
            <w:bottom w:val="none" w:sz="0" w:space="0" w:color="auto"/>
            <w:right w:val="none" w:sz="0" w:space="0" w:color="auto"/>
          </w:divBdr>
        </w:div>
        <w:div w:id="527377753">
          <w:marLeft w:val="480"/>
          <w:marRight w:val="0"/>
          <w:marTop w:val="0"/>
          <w:marBottom w:val="0"/>
          <w:divBdr>
            <w:top w:val="none" w:sz="0" w:space="0" w:color="auto"/>
            <w:left w:val="none" w:sz="0" w:space="0" w:color="auto"/>
            <w:bottom w:val="none" w:sz="0" w:space="0" w:color="auto"/>
            <w:right w:val="none" w:sz="0" w:space="0" w:color="auto"/>
          </w:divBdr>
        </w:div>
        <w:div w:id="1503661836">
          <w:marLeft w:val="480"/>
          <w:marRight w:val="0"/>
          <w:marTop w:val="0"/>
          <w:marBottom w:val="0"/>
          <w:divBdr>
            <w:top w:val="none" w:sz="0" w:space="0" w:color="auto"/>
            <w:left w:val="none" w:sz="0" w:space="0" w:color="auto"/>
            <w:bottom w:val="none" w:sz="0" w:space="0" w:color="auto"/>
            <w:right w:val="none" w:sz="0" w:space="0" w:color="auto"/>
          </w:divBdr>
        </w:div>
        <w:div w:id="1362635269">
          <w:marLeft w:val="480"/>
          <w:marRight w:val="0"/>
          <w:marTop w:val="0"/>
          <w:marBottom w:val="0"/>
          <w:divBdr>
            <w:top w:val="none" w:sz="0" w:space="0" w:color="auto"/>
            <w:left w:val="none" w:sz="0" w:space="0" w:color="auto"/>
            <w:bottom w:val="none" w:sz="0" w:space="0" w:color="auto"/>
            <w:right w:val="none" w:sz="0" w:space="0" w:color="auto"/>
          </w:divBdr>
        </w:div>
        <w:div w:id="472909205">
          <w:marLeft w:val="480"/>
          <w:marRight w:val="0"/>
          <w:marTop w:val="0"/>
          <w:marBottom w:val="0"/>
          <w:divBdr>
            <w:top w:val="none" w:sz="0" w:space="0" w:color="auto"/>
            <w:left w:val="none" w:sz="0" w:space="0" w:color="auto"/>
            <w:bottom w:val="none" w:sz="0" w:space="0" w:color="auto"/>
            <w:right w:val="none" w:sz="0" w:space="0" w:color="auto"/>
          </w:divBdr>
        </w:div>
        <w:div w:id="1058669840">
          <w:marLeft w:val="480"/>
          <w:marRight w:val="0"/>
          <w:marTop w:val="0"/>
          <w:marBottom w:val="0"/>
          <w:divBdr>
            <w:top w:val="none" w:sz="0" w:space="0" w:color="auto"/>
            <w:left w:val="none" w:sz="0" w:space="0" w:color="auto"/>
            <w:bottom w:val="none" w:sz="0" w:space="0" w:color="auto"/>
            <w:right w:val="none" w:sz="0" w:space="0" w:color="auto"/>
          </w:divBdr>
        </w:div>
        <w:div w:id="1278442934">
          <w:marLeft w:val="480"/>
          <w:marRight w:val="0"/>
          <w:marTop w:val="0"/>
          <w:marBottom w:val="0"/>
          <w:divBdr>
            <w:top w:val="none" w:sz="0" w:space="0" w:color="auto"/>
            <w:left w:val="none" w:sz="0" w:space="0" w:color="auto"/>
            <w:bottom w:val="none" w:sz="0" w:space="0" w:color="auto"/>
            <w:right w:val="none" w:sz="0" w:space="0" w:color="auto"/>
          </w:divBdr>
        </w:div>
        <w:div w:id="1820462728">
          <w:marLeft w:val="480"/>
          <w:marRight w:val="0"/>
          <w:marTop w:val="0"/>
          <w:marBottom w:val="0"/>
          <w:divBdr>
            <w:top w:val="none" w:sz="0" w:space="0" w:color="auto"/>
            <w:left w:val="none" w:sz="0" w:space="0" w:color="auto"/>
            <w:bottom w:val="none" w:sz="0" w:space="0" w:color="auto"/>
            <w:right w:val="none" w:sz="0" w:space="0" w:color="auto"/>
          </w:divBdr>
        </w:div>
        <w:div w:id="21446319">
          <w:marLeft w:val="480"/>
          <w:marRight w:val="0"/>
          <w:marTop w:val="0"/>
          <w:marBottom w:val="0"/>
          <w:divBdr>
            <w:top w:val="none" w:sz="0" w:space="0" w:color="auto"/>
            <w:left w:val="none" w:sz="0" w:space="0" w:color="auto"/>
            <w:bottom w:val="none" w:sz="0" w:space="0" w:color="auto"/>
            <w:right w:val="none" w:sz="0" w:space="0" w:color="auto"/>
          </w:divBdr>
        </w:div>
        <w:div w:id="1824589583">
          <w:marLeft w:val="480"/>
          <w:marRight w:val="0"/>
          <w:marTop w:val="0"/>
          <w:marBottom w:val="0"/>
          <w:divBdr>
            <w:top w:val="none" w:sz="0" w:space="0" w:color="auto"/>
            <w:left w:val="none" w:sz="0" w:space="0" w:color="auto"/>
            <w:bottom w:val="none" w:sz="0" w:space="0" w:color="auto"/>
            <w:right w:val="none" w:sz="0" w:space="0" w:color="auto"/>
          </w:divBdr>
        </w:div>
        <w:div w:id="1386753129">
          <w:marLeft w:val="480"/>
          <w:marRight w:val="0"/>
          <w:marTop w:val="0"/>
          <w:marBottom w:val="0"/>
          <w:divBdr>
            <w:top w:val="none" w:sz="0" w:space="0" w:color="auto"/>
            <w:left w:val="none" w:sz="0" w:space="0" w:color="auto"/>
            <w:bottom w:val="none" w:sz="0" w:space="0" w:color="auto"/>
            <w:right w:val="none" w:sz="0" w:space="0" w:color="auto"/>
          </w:divBdr>
        </w:div>
        <w:div w:id="1318344668">
          <w:marLeft w:val="480"/>
          <w:marRight w:val="0"/>
          <w:marTop w:val="0"/>
          <w:marBottom w:val="0"/>
          <w:divBdr>
            <w:top w:val="none" w:sz="0" w:space="0" w:color="auto"/>
            <w:left w:val="none" w:sz="0" w:space="0" w:color="auto"/>
            <w:bottom w:val="none" w:sz="0" w:space="0" w:color="auto"/>
            <w:right w:val="none" w:sz="0" w:space="0" w:color="auto"/>
          </w:divBdr>
        </w:div>
        <w:div w:id="882524717">
          <w:marLeft w:val="480"/>
          <w:marRight w:val="0"/>
          <w:marTop w:val="0"/>
          <w:marBottom w:val="0"/>
          <w:divBdr>
            <w:top w:val="none" w:sz="0" w:space="0" w:color="auto"/>
            <w:left w:val="none" w:sz="0" w:space="0" w:color="auto"/>
            <w:bottom w:val="none" w:sz="0" w:space="0" w:color="auto"/>
            <w:right w:val="none" w:sz="0" w:space="0" w:color="auto"/>
          </w:divBdr>
        </w:div>
        <w:div w:id="1544708340">
          <w:marLeft w:val="480"/>
          <w:marRight w:val="0"/>
          <w:marTop w:val="0"/>
          <w:marBottom w:val="0"/>
          <w:divBdr>
            <w:top w:val="none" w:sz="0" w:space="0" w:color="auto"/>
            <w:left w:val="none" w:sz="0" w:space="0" w:color="auto"/>
            <w:bottom w:val="none" w:sz="0" w:space="0" w:color="auto"/>
            <w:right w:val="none" w:sz="0" w:space="0" w:color="auto"/>
          </w:divBdr>
        </w:div>
        <w:div w:id="603000316">
          <w:marLeft w:val="480"/>
          <w:marRight w:val="0"/>
          <w:marTop w:val="0"/>
          <w:marBottom w:val="0"/>
          <w:divBdr>
            <w:top w:val="none" w:sz="0" w:space="0" w:color="auto"/>
            <w:left w:val="none" w:sz="0" w:space="0" w:color="auto"/>
            <w:bottom w:val="none" w:sz="0" w:space="0" w:color="auto"/>
            <w:right w:val="none" w:sz="0" w:space="0" w:color="auto"/>
          </w:divBdr>
        </w:div>
        <w:div w:id="85078762">
          <w:marLeft w:val="480"/>
          <w:marRight w:val="0"/>
          <w:marTop w:val="0"/>
          <w:marBottom w:val="0"/>
          <w:divBdr>
            <w:top w:val="none" w:sz="0" w:space="0" w:color="auto"/>
            <w:left w:val="none" w:sz="0" w:space="0" w:color="auto"/>
            <w:bottom w:val="none" w:sz="0" w:space="0" w:color="auto"/>
            <w:right w:val="none" w:sz="0" w:space="0" w:color="auto"/>
          </w:divBdr>
        </w:div>
        <w:div w:id="1504465463">
          <w:marLeft w:val="480"/>
          <w:marRight w:val="0"/>
          <w:marTop w:val="0"/>
          <w:marBottom w:val="0"/>
          <w:divBdr>
            <w:top w:val="none" w:sz="0" w:space="0" w:color="auto"/>
            <w:left w:val="none" w:sz="0" w:space="0" w:color="auto"/>
            <w:bottom w:val="none" w:sz="0" w:space="0" w:color="auto"/>
            <w:right w:val="none" w:sz="0" w:space="0" w:color="auto"/>
          </w:divBdr>
        </w:div>
        <w:div w:id="955715003">
          <w:marLeft w:val="480"/>
          <w:marRight w:val="0"/>
          <w:marTop w:val="0"/>
          <w:marBottom w:val="0"/>
          <w:divBdr>
            <w:top w:val="none" w:sz="0" w:space="0" w:color="auto"/>
            <w:left w:val="none" w:sz="0" w:space="0" w:color="auto"/>
            <w:bottom w:val="none" w:sz="0" w:space="0" w:color="auto"/>
            <w:right w:val="none" w:sz="0" w:space="0" w:color="auto"/>
          </w:divBdr>
        </w:div>
        <w:div w:id="1262955262">
          <w:marLeft w:val="480"/>
          <w:marRight w:val="0"/>
          <w:marTop w:val="0"/>
          <w:marBottom w:val="0"/>
          <w:divBdr>
            <w:top w:val="none" w:sz="0" w:space="0" w:color="auto"/>
            <w:left w:val="none" w:sz="0" w:space="0" w:color="auto"/>
            <w:bottom w:val="none" w:sz="0" w:space="0" w:color="auto"/>
            <w:right w:val="none" w:sz="0" w:space="0" w:color="auto"/>
          </w:divBdr>
        </w:div>
        <w:div w:id="1965379840">
          <w:marLeft w:val="480"/>
          <w:marRight w:val="0"/>
          <w:marTop w:val="0"/>
          <w:marBottom w:val="0"/>
          <w:divBdr>
            <w:top w:val="none" w:sz="0" w:space="0" w:color="auto"/>
            <w:left w:val="none" w:sz="0" w:space="0" w:color="auto"/>
            <w:bottom w:val="none" w:sz="0" w:space="0" w:color="auto"/>
            <w:right w:val="none" w:sz="0" w:space="0" w:color="auto"/>
          </w:divBdr>
        </w:div>
        <w:div w:id="329909997">
          <w:marLeft w:val="480"/>
          <w:marRight w:val="0"/>
          <w:marTop w:val="0"/>
          <w:marBottom w:val="0"/>
          <w:divBdr>
            <w:top w:val="none" w:sz="0" w:space="0" w:color="auto"/>
            <w:left w:val="none" w:sz="0" w:space="0" w:color="auto"/>
            <w:bottom w:val="none" w:sz="0" w:space="0" w:color="auto"/>
            <w:right w:val="none" w:sz="0" w:space="0" w:color="auto"/>
          </w:divBdr>
        </w:div>
        <w:div w:id="797916673">
          <w:marLeft w:val="480"/>
          <w:marRight w:val="0"/>
          <w:marTop w:val="0"/>
          <w:marBottom w:val="0"/>
          <w:divBdr>
            <w:top w:val="none" w:sz="0" w:space="0" w:color="auto"/>
            <w:left w:val="none" w:sz="0" w:space="0" w:color="auto"/>
            <w:bottom w:val="none" w:sz="0" w:space="0" w:color="auto"/>
            <w:right w:val="none" w:sz="0" w:space="0" w:color="auto"/>
          </w:divBdr>
        </w:div>
        <w:div w:id="1035620131">
          <w:marLeft w:val="480"/>
          <w:marRight w:val="0"/>
          <w:marTop w:val="0"/>
          <w:marBottom w:val="0"/>
          <w:divBdr>
            <w:top w:val="none" w:sz="0" w:space="0" w:color="auto"/>
            <w:left w:val="none" w:sz="0" w:space="0" w:color="auto"/>
            <w:bottom w:val="none" w:sz="0" w:space="0" w:color="auto"/>
            <w:right w:val="none" w:sz="0" w:space="0" w:color="auto"/>
          </w:divBdr>
        </w:div>
        <w:div w:id="293603153">
          <w:marLeft w:val="480"/>
          <w:marRight w:val="0"/>
          <w:marTop w:val="0"/>
          <w:marBottom w:val="0"/>
          <w:divBdr>
            <w:top w:val="none" w:sz="0" w:space="0" w:color="auto"/>
            <w:left w:val="none" w:sz="0" w:space="0" w:color="auto"/>
            <w:bottom w:val="none" w:sz="0" w:space="0" w:color="auto"/>
            <w:right w:val="none" w:sz="0" w:space="0" w:color="auto"/>
          </w:divBdr>
        </w:div>
        <w:div w:id="1041124982">
          <w:marLeft w:val="480"/>
          <w:marRight w:val="0"/>
          <w:marTop w:val="0"/>
          <w:marBottom w:val="0"/>
          <w:divBdr>
            <w:top w:val="none" w:sz="0" w:space="0" w:color="auto"/>
            <w:left w:val="none" w:sz="0" w:space="0" w:color="auto"/>
            <w:bottom w:val="none" w:sz="0" w:space="0" w:color="auto"/>
            <w:right w:val="none" w:sz="0" w:space="0" w:color="auto"/>
          </w:divBdr>
        </w:div>
        <w:div w:id="541132499">
          <w:marLeft w:val="480"/>
          <w:marRight w:val="0"/>
          <w:marTop w:val="0"/>
          <w:marBottom w:val="0"/>
          <w:divBdr>
            <w:top w:val="none" w:sz="0" w:space="0" w:color="auto"/>
            <w:left w:val="none" w:sz="0" w:space="0" w:color="auto"/>
            <w:bottom w:val="none" w:sz="0" w:space="0" w:color="auto"/>
            <w:right w:val="none" w:sz="0" w:space="0" w:color="auto"/>
          </w:divBdr>
        </w:div>
        <w:div w:id="1604800401">
          <w:marLeft w:val="480"/>
          <w:marRight w:val="0"/>
          <w:marTop w:val="0"/>
          <w:marBottom w:val="0"/>
          <w:divBdr>
            <w:top w:val="none" w:sz="0" w:space="0" w:color="auto"/>
            <w:left w:val="none" w:sz="0" w:space="0" w:color="auto"/>
            <w:bottom w:val="none" w:sz="0" w:space="0" w:color="auto"/>
            <w:right w:val="none" w:sz="0" w:space="0" w:color="auto"/>
          </w:divBdr>
        </w:div>
        <w:div w:id="121583615">
          <w:marLeft w:val="480"/>
          <w:marRight w:val="0"/>
          <w:marTop w:val="0"/>
          <w:marBottom w:val="0"/>
          <w:divBdr>
            <w:top w:val="none" w:sz="0" w:space="0" w:color="auto"/>
            <w:left w:val="none" w:sz="0" w:space="0" w:color="auto"/>
            <w:bottom w:val="none" w:sz="0" w:space="0" w:color="auto"/>
            <w:right w:val="none" w:sz="0" w:space="0" w:color="auto"/>
          </w:divBdr>
        </w:div>
        <w:div w:id="1304459798">
          <w:marLeft w:val="480"/>
          <w:marRight w:val="0"/>
          <w:marTop w:val="0"/>
          <w:marBottom w:val="0"/>
          <w:divBdr>
            <w:top w:val="none" w:sz="0" w:space="0" w:color="auto"/>
            <w:left w:val="none" w:sz="0" w:space="0" w:color="auto"/>
            <w:bottom w:val="none" w:sz="0" w:space="0" w:color="auto"/>
            <w:right w:val="none" w:sz="0" w:space="0" w:color="auto"/>
          </w:divBdr>
        </w:div>
        <w:div w:id="1078984897">
          <w:marLeft w:val="480"/>
          <w:marRight w:val="0"/>
          <w:marTop w:val="0"/>
          <w:marBottom w:val="0"/>
          <w:divBdr>
            <w:top w:val="none" w:sz="0" w:space="0" w:color="auto"/>
            <w:left w:val="none" w:sz="0" w:space="0" w:color="auto"/>
            <w:bottom w:val="none" w:sz="0" w:space="0" w:color="auto"/>
            <w:right w:val="none" w:sz="0" w:space="0" w:color="auto"/>
          </w:divBdr>
        </w:div>
        <w:div w:id="92820583">
          <w:marLeft w:val="480"/>
          <w:marRight w:val="0"/>
          <w:marTop w:val="0"/>
          <w:marBottom w:val="0"/>
          <w:divBdr>
            <w:top w:val="none" w:sz="0" w:space="0" w:color="auto"/>
            <w:left w:val="none" w:sz="0" w:space="0" w:color="auto"/>
            <w:bottom w:val="none" w:sz="0" w:space="0" w:color="auto"/>
            <w:right w:val="none" w:sz="0" w:space="0" w:color="auto"/>
          </w:divBdr>
        </w:div>
        <w:div w:id="333731545">
          <w:marLeft w:val="480"/>
          <w:marRight w:val="0"/>
          <w:marTop w:val="0"/>
          <w:marBottom w:val="0"/>
          <w:divBdr>
            <w:top w:val="none" w:sz="0" w:space="0" w:color="auto"/>
            <w:left w:val="none" w:sz="0" w:space="0" w:color="auto"/>
            <w:bottom w:val="none" w:sz="0" w:space="0" w:color="auto"/>
            <w:right w:val="none" w:sz="0" w:space="0" w:color="auto"/>
          </w:divBdr>
        </w:div>
      </w:divsChild>
    </w:div>
    <w:div w:id="1778401586">
      <w:bodyDiv w:val="1"/>
      <w:marLeft w:val="0"/>
      <w:marRight w:val="0"/>
      <w:marTop w:val="0"/>
      <w:marBottom w:val="0"/>
      <w:divBdr>
        <w:top w:val="none" w:sz="0" w:space="0" w:color="auto"/>
        <w:left w:val="none" w:sz="0" w:space="0" w:color="auto"/>
        <w:bottom w:val="none" w:sz="0" w:space="0" w:color="auto"/>
        <w:right w:val="none" w:sz="0" w:space="0" w:color="auto"/>
      </w:divBdr>
      <w:divsChild>
        <w:div w:id="37584472">
          <w:marLeft w:val="480"/>
          <w:marRight w:val="0"/>
          <w:marTop w:val="0"/>
          <w:marBottom w:val="0"/>
          <w:divBdr>
            <w:top w:val="none" w:sz="0" w:space="0" w:color="auto"/>
            <w:left w:val="none" w:sz="0" w:space="0" w:color="auto"/>
            <w:bottom w:val="none" w:sz="0" w:space="0" w:color="auto"/>
            <w:right w:val="none" w:sz="0" w:space="0" w:color="auto"/>
          </w:divBdr>
        </w:div>
        <w:div w:id="51123931">
          <w:marLeft w:val="480"/>
          <w:marRight w:val="0"/>
          <w:marTop w:val="0"/>
          <w:marBottom w:val="0"/>
          <w:divBdr>
            <w:top w:val="none" w:sz="0" w:space="0" w:color="auto"/>
            <w:left w:val="none" w:sz="0" w:space="0" w:color="auto"/>
            <w:bottom w:val="none" w:sz="0" w:space="0" w:color="auto"/>
            <w:right w:val="none" w:sz="0" w:space="0" w:color="auto"/>
          </w:divBdr>
        </w:div>
        <w:div w:id="149493332">
          <w:marLeft w:val="480"/>
          <w:marRight w:val="0"/>
          <w:marTop w:val="0"/>
          <w:marBottom w:val="0"/>
          <w:divBdr>
            <w:top w:val="none" w:sz="0" w:space="0" w:color="auto"/>
            <w:left w:val="none" w:sz="0" w:space="0" w:color="auto"/>
            <w:bottom w:val="none" w:sz="0" w:space="0" w:color="auto"/>
            <w:right w:val="none" w:sz="0" w:space="0" w:color="auto"/>
          </w:divBdr>
        </w:div>
        <w:div w:id="158011175">
          <w:marLeft w:val="480"/>
          <w:marRight w:val="0"/>
          <w:marTop w:val="0"/>
          <w:marBottom w:val="0"/>
          <w:divBdr>
            <w:top w:val="none" w:sz="0" w:space="0" w:color="auto"/>
            <w:left w:val="none" w:sz="0" w:space="0" w:color="auto"/>
            <w:bottom w:val="none" w:sz="0" w:space="0" w:color="auto"/>
            <w:right w:val="none" w:sz="0" w:space="0" w:color="auto"/>
          </w:divBdr>
        </w:div>
        <w:div w:id="162164545">
          <w:marLeft w:val="480"/>
          <w:marRight w:val="0"/>
          <w:marTop w:val="0"/>
          <w:marBottom w:val="0"/>
          <w:divBdr>
            <w:top w:val="none" w:sz="0" w:space="0" w:color="auto"/>
            <w:left w:val="none" w:sz="0" w:space="0" w:color="auto"/>
            <w:bottom w:val="none" w:sz="0" w:space="0" w:color="auto"/>
            <w:right w:val="none" w:sz="0" w:space="0" w:color="auto"/>
          </w:divBdr>
        </w:div>
        <w:div w:id="206256857">
          <w:marLeft w:val="480"/>
          <w:marRight w:val="0"/>
          <w:marTop w:val="0"/>
          <w:marBottom w:val="0"/>
          <w:divBdr>
            <w:top w:val="none" w:sz="0" w:space="0" w:color="auto"/>
            <w:left w:val="none" w:sz="0" w:space="0" w:color="auto"/>
            <w:bottom w:val="none" w:sz="0" w:space="0" w:color="auto"/>
            <w:right w:val="none" w:sz="0" w:space="0" w:color="auto"/>
          </w:divBdr>
        </w:div>
        <w:div w:id="210191556">
          <w:marLeft w:val="480"/>
          <w:marRight w:val="0"/>
          <w:marTop w:val="0"/>
          <w:marBottom w:val="0"/>
          <w:divBdr>
            <w:top w:val="none" w:sz="0" w:space="0" w:color="auto"/>
            <w:left w:val="none" w:sz="0" w:space="0" w:color="auto"/>
            <w:bottom w:val="none" w:sz="0" w:space="0" w:color="auto"/>
            <w:right w:val="none" w:sz="0" w:space="0" w:color="auto"/>
          </w:divBdr>
        </w:div>
        <w:div w:id="274561252">
          <w:marLeft w:val="480"/>
          <w:marRight w:val="0"/>
          <w:marTop w:val="0"/>
          <w:marBottom w:val="0"/>
          <w:divBdr>
            <w:top w:val="none" w:sz="0" w:space="0" w:color="auto"/>
            <w:left w:val="none" w:sz="0" w:space="0" w:color="auto"/>
            <w:bottom w:val="none" w:sz="0" w:space="0" w:color="auto"/>
            <w:right w:val="none" w:sz="0" w:space="0" w:color="auto"/>
          </w:divBdr>
        </w:div>
        <w:div w:id="287902368">
          <w:marLeft w:val="480"/>
          <w:marRight w:val="0"/>
          <w:marTop w:val="0"/>
          <w:marBottom w:val="0"/>
          <w:divBdr>
            <w:top w:val="none" w:sz="0" w:space="0" w:color="auto"/>
            <w:left w:val="none" w:sz="0" w:space="0" w:color="auto"/>
            <w:bottom w:val="none" w:sz="0" w:space="0" w:color="auto"/>
            <w:right w:val="none" w:sz="0" w:space="0" w:color="auto"/>
          </w:divBdr>
        </w:div>
        <w:div w:id="309985727">
          <w:marLeft w:val="480"/>
          <w:marRight w:val="0"/>
          <w:marTop w:val="0"/>
          <w:marBottom w:val="0"/>
          <w:divBdr>
            <w:top w:val="none" w:sz="0" w:space="0" w:color="auto"/>
            <w:left w:val="none" w:sz="0" w:space="0" w:color="auto"/>
            <w:bottom w:val="none" w:sz="0" w:space="0" w:color="auto"/>
            <w:right w:val="none" w:sz="0" w:space="0" w:color="auto"/>
          </w:divBdr>
        </w:div>
        <w:div w:id="317610280">
          <w:marLeft w:val="480"/>
          <w:marRight w:val="0"/>
          <w:marTop w:val="0"/>
          <w:marBottom w:val="0"/>
          <w:divBdr>
            <w:top w:val="none" w:sz="0" w:space="0" w:color="auto"/>
            <w:left w:val="none" w:sz="0" w:space="0" w:color="auto"/>
            <w:bottom w:val="none" w:sz="0" w:space="0" w:color="auto"/>
            <w:right w:val="none" w:sz="0" w:space="0" w:color="auto"/>
          </w:divBdr>
        </w:div>
        <w:div w:id="386103171">
          <w:marLeft w:val="480"/>
          <w:marRight w:val="0"/>
          <w:marTop w:val="0"/>
          <w:marBottom w:val="0"/>
          <w:divBdr>
            <w:top w:val="none" w:sz="0" w:space="0" w:color="auto"/>
            <w:left w:val="none" w:sz="0" w:space="0" w:color="auto"/>
            <w:bottom w:val="none" w:sz="0" w:space="0" w:color="auto"/>
            <w:right w:val="none" w:sz="0" w:space="0" w:color="auto"/>
          </w:divBdr>
        </w:div>
        <w:div w:id="389043403">
          <w:marLeft w:val="480"/>
          <w:marRight w:val="0"/>
          <w:marTop w:val="0"/>
          <w:marBottom w:val="0"/>
          <w:divBdr>
            <w:top w:val="none" w:sz="0" w:space="0" w:color="auto"/>
            <w:left w:val="none" w:sz="0" w:space="0" w:color="auto"/>
            <w:bottom w:val="none" w:sz="0" w:space="0" w:color="auto"/>
            <w:right w:val="none" w:sz="0" w:space="0" w:color="auto"/>
          </w:divBdr>
        </w:div>
        <w:div w:id="410010457">
          <w:marLeft w:val="480"/>
          <w:marRight w:val="0"/>
          <w:marTop w:val="0"/>
          <w:marBottom w:val="0"/>
          <w:divBdr>
            <w:top w:val="none" w:sz="0" w:space="0" w:color="auto"/>
            <w:left w:val="none" w:sz="0" w:space="0" w:color="auto"/>
            <w:bottom w:val="none" w:sz="0" w:space="0" w:color="auto"/>
            <w:right w:val="none" w:sz="0" w:space="0" w:color="auto"/>
          </w:divBdr>
        </w:div>
        <w:div w:id="429275630">
          <w:marLeft w:val="480"/>
          <w:marRight w:val="0"/>
          <w:marTop w:val="0"/>
          <w:marBottom w:val="0"/>
          <w:divBdr>
            <w:top w:val="none" w:sz="0" w:space="0" w:color="auto"/>
            <w:left w:val="none" w:sz="0" w:space="0" w:color="auto"/>
            <w:bottom w:val="none" w:sz="0" w:space="0" w:color="auto"/>
            <w:right w:val="none" w:sz="0" w:space="0" w:color="auto"/>
          </w:divBdr>
        </w:div>
        <w:div w:id="448937899">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477763868">
          <w:marLeft w:val="480"/>
          <w:marRight w:val="0"/>
          <w:marTop w:val="0"/>
          <w:marBottom w:val="0"/>
          <w:divBdr>
            <w:top w:val="none" w:sz="0" w:space="0" w:color="auto"/>
            <w:left w:val="none" w:sz="0" w:space="0" w:color="auto"/>
            <w:bottom w:val="none" w:sz="0" w:space="0" w:color="auto"/>
            <w:right w:val="none" w:sz="0" w:space="0" w:color="auto"/>
          </w:divBdr>
        </w:div>
        <w:div w:id="568419757">
          <w:marLeft w:val="480"/>
          <w:marRight w:val="0"/>
          <w:marTop w:val="0"/>
          <w:marBottom w:val="0"/>
          <w:divBdr>
            <w:top w:val="none" w:sz="0" w:space="0" w:color="auto"/>
            <w:left w:val="none" w:sz="0" w:space="0" w:color="auto"/>
            <w:bottom w:val="none" w:sz="0" w:space="0" w:color="auto"/>
            <w:right w:val="none" w:sz="0" w:space="0" w:color="auto"/>
          </w:divBdr>
        </w:div>
        <w:div w:id="574584529">
          <w:marLeft w:val="480"/>
          <w:marRight w:val="0"/>
          <w:marTop w:val="0"/>
          <w:marBottom w:val="0"/>
          <w:divBdr>
            <w:top w:val="none" w:sz="0" w:space="0" w:color="auto"/>
            <w:left w:val="none" w:sz="0" w:space="0" w:color="auto"/>
            <w:bottom w:val="none" w:sz="0" w:space="0" w:color="auto"/>
            <w:right w:val="none" w:sz="0" w:space="0" w:color="auto"/>
          </w:divBdr>
        </w:div>
        <w:div w:id="592055110">
          <w:marLeft w:val="480"/>
          <w:marRight w:val="0"/>
          <w:marTop w:val="0"/>
          <w:marBottom w:val="0"/>
          <w:divBdr>
            <w:top w:val="none" w:sz="0" w:space="0" w:color="auto"/>
            <w:left w:val="none" w:sz="0" w:space="0" w:color="auto"/>
            <w:bottom w:val="none" w:sz="0" w:space="0" w:color="auto"/>
            <w:right w:val="none" w:sz="0" w:space="0" w:color="auto"/>
          </w:divBdr>
        </w:div>
        <w:div w:id="693120356">
          <w:marLeft w:val="480"/>
          <w:marRight w:val="0"/>
          <w:marTop w:val="0"/>
          <w:marBottom w:val="0"/>
          <w:divBdr>
            <w:top w:val="none" w:sz="0" w:space="0" w:color="auto"/>
            <w:left w:val="none" w:sz="0" w:space="0" w:color="auto"/>
            <w:bottom w:val="none" w:sz="0" w:space="0" w:color="auto"/>
            <w:right w:val="none" w:sz="0" w:space="0" w:color="auto"/>
          </w:divBdr>
        </w:div>
        <w:div w:id="712728226">
          <w:marLeft w:val="480"/>
          <w:marRight w:val="0"/>
          <w:marTop w:val="0"/>
          <w:marBottom w:val="0"/>
          <w:divBdr>
            <w:top w:val="none" w:sz="0" w:space="0" w:color="auto"/>
            <w:left w:val="none" w:sz="0" w:space="0" w:color="auto"/>
            <w:bottom w:val="none" w:sz="0" w:space="0" w:color="auto"/>
            <w:right w:val="none" w:sz="0" w:space="0" w:color="auto"/>
          </w:divBdr>
        </w:div>
        <w:div w:id="719283486">
          <w:marLeft w:val="480"/>
          <w:marRight w:val="0"/>
          <w:marTop w:val="0"/>
          <w:marBottom w:val="0"/>
          <w:divBdr>
            <w:top w:val="none" w:sz="0" w:space="0" w:color="auto"/>
            <w:left w:val="none" w:sz="0" w:space="0" w:color="auto"/>
            <w:bottom w:val="none" w:sz="0" w:space="0" w:color="auto"/>
            <w:right w:val="none" w:sz="0" w:space="0" w:color="auto"/>
          </w:divBdr>
        </w:div>
        <w:div w:id="754475370">
          <w:marLeft w:val="480"/>
          <w:marRight w:val="0"/>
          <w:marTop w:val="0"/>
          <w:marBottom w:val="0"/>
          <w:divBdr>
            <w:top w:val="none" w:sz="0" w:space="0" w:color="auto"/>
            <w:left w:val="none" w:sz="0" w:space="0" w:color="auto"/>
            <w:bottom w:val="none" w:sz="0" w:space="0" w:color="auto"/>
            <w:right w:val="none" w:sz="0" w:space="0" w:color="auto"/>
          </w:divBdr>
        </w:div>
        <w:div w:id="771242288">
          <w:marLeft w:val="480"/>
          <w:marRight w:val="0"/>
          <w:marTop w:val="0"/>
          <w:marBottom w:val="0"/>
          <w:divBdr>
            <w:top w:val="none" w:sz="0" w:space="0" w:color="auto"/>
            <w:left w:val="none" w:sz="0" w:space="0" w:color="auto"/>
            <w:bottom w:val="none" w:sz="0" w:space="0" w:color="auto"/>
            <w:right w:val="none" w:sz="0" w:space="0" w:color="auto"/>
          </w:divBdr>
        </w:div>
        <w:div w:id="772165085">
          <w:marLeft w:val="480"/>
          <w:marRight w:val="0"/>
          <w:marTop w:val="0"/>
          <w:marBottom w:val="0"/>
          <w:divBdr>
            <w:top w:val="none" w:sz="0" w:space="0" w:color="auto"/>
            <w:left w:val="none" w:sz="0" w:space="0" w:color="auto"/>
            <w:bottom w:val="none" w:sz="0" w:space="0" w:color="auto"/>
            <w:right w:val="none" w:sz="0" w:space="0" w:color="auto"/>
          </w:divBdr>
        </w:div>
        <w:div w:id="778065538">
          <w:marLeft w:val="480"/>
          <w:marRight w:val="0"/>
          <w:marTop w:val="0"/>
          <w:marBottom w:val="0"/>
          <w:divBdr>
            <w:top w:val="none" w:sz="0" w:space="0" w:color="auto"/>
            <w:left w:val="none" w:sz="0" w:space="0" w:color="auto"/>
            <w:bottom w:val="none" w:sz="0" w:space="0" w:color="auto"/>
            <w:right w:val="none" w:sz="0" w:space="0" w:color="auto"/>
          </w:divBdr>
        </w:div>
        <w:div w:id="805507799">
          <w:marLeft w:val="480"/>
          <w:marRight w:val="0"/>
          <w:marTop w:val="0"/>
          <w:marBottom w:val="0"/>
          <w:divBdr>
            <w:top w:val="none" w:sz="0" w:space="0" w:color="auto"/>
            <w:left w:val="none" w:sz="0" w:space="0" w:color="auto"/>
            <w:bottom w:val="none" w:sz="0" w:space="0" w:color="auto"/>
            <w:right w:val="none" w:sz="0" w:space="0" w:color="auto"/>
          </w:divBdr>
        </w:div>
        <w:div w:id="852954705">
          <w:marLeft w:val="480"/>
          <w:marRight w:val="0"/>
          <w:marTop w:val="0"/>
          <w:marBottom w:val="0"/>
          <w:divBdr>
            <w:top w:val="none" w:sz="0" w:space="0" w:color="auto"/>
            <w:left w:val="none" w:sz="0" w:space="0" w:color="auto"/>
            <w:bottom w:val="none" w:sz="0" w:space="0" w:color="auto"/>
            <w:right w:val="none" w:sz="0" w:space="0" w:color="auto"/>
          </w:divBdr>
        </w:div>
        <w:div w:id="882400185">
          <w:marLeft w:val="480"/>
          <w:marRight w:val="0"/>
          <w:marTop w:val="0"/>
          <w:marBottom w:val="0"/>
          <w:divBdr>
            <w:top w:val="none" w:sz="0" w:space="0" w:color="auto"/>
            <w:left w:val="none" w:sz="0" w:space="0" w:color="auto"/>
            <w:bottom w:val="none" w:sz="0" w:space="0" w:color="auto"/>
            <w:right w:val="none" w:sz="0" w:space="0" w:color="auto"/>
          </w:divBdr>
        </w:div>
        <w:div w:id="935211699">
          <w:marLeft w:val="480"/>
          <w:marRight w:val="0"/>
          <w:marTop w:val="0"/>
          <w:marBottom w:val="0"/>
          <w:divBdr>
            <w:top w:val="none" w:sz="0" w:space="0" w:color="auto"/>
            <w:left w:val="none" w:sz="0" w:space="0" w:color="auto"/>
            <w:bottom w:val="none" w:sz="0" w:space="0" w:color="auto"/>
            <w:right w:val="none" w:sz="0" w:space="0" w:color="auto"/>
          </w:divBdr>
        </w:div>
        <w:div w:id="936445461">
          <w:marLeft w:val="480"/>
          <w:marRight w:val="0"/>
          <w:marTop w:val="0"/>
          <w:marBottom w:val="0"/>
          <w:divBdr>
            <w:top w:val="none" w:sz="0" w:space="0" w:color="auto"/>
            <w:left w:val="none" w:sz="0" w:space="0" w:color="auto"/>
            <w:bottom w:val="none" w:sz="0" w:space="0" w:color="auto"/>
            <w:right w:val="none" w:sz="0" w:space="0" w:color="auto"/>
          </w:divBdr>
        </w:div>
        <w:div w:id="941228643">
          <w:marLeft w:val="480"/>
          <w:marRight w:val="0"/>
          <w:marTop w:val="0"/>
          <w:marBottom w:val="0"/>
          <w:divBdr>
            <w:top w:val="none" w:sz="0" w:space="0" w:color="auto"/>
            <w:left w:val="none" w:sz="0" w:space="0" w:color="auto"/>
            <w:bottom w:val="none" w:sz="0" w:space="0" w:color="auto"/>
            <w:right w:val="none" w:sz="0" w:space="0" w:color="auto"/>
          </w:divBdr>
        </w:div>
        <w:div w:id="946498460">
          <w:marLeft w:val="480"/>
          <w:marRight w:val="0"/>
          <w:marTop w:val="0"/>
          <w:marBottom w:val="0"/>
          <w:divBdr>
            <w:top w:val="none" w:sz="0" w:space="0" w:color="auto"/>
            <w:left w:val="none" w:sz="0" w:space="0" w:color="auto"/>
            <w:bottom w:val="none" w:sz="0" w:space="0" w:color="auto"/>
            <w:right w:val="none" w:sz="0" w:space="0" w:color="auto"/>
          </w:divBdr>
        </w:div>
        <w:div w:id="964821574">
          <w:marLeft w:val="480"/>
          <w:marRight w:val="0"/>
          <w:marTop w:val="0"/>
          <w:marBottom w:val="0"/>
          <w:divBdr>
            <w:top w:val="none" w:sz="0" w:space="0" w:color="auto"/>
            <w:left w:val="none" w:sz="0" w:space="0" w:color="auto"/>
            <w:bottom w:val="none" w:sz="0" w:space="0" w:color="auto"/>
            <w:right w:val="none" w:sz="0" w:space="0" w:color="auto"/>
          </w:divBdr>
        </w:div>
        <w:div w:id="1039550055">
          <w:marLeft w:val="480"/>
          <w:marRight w:val="0"/>
          <w:marTop w:val="0"/>
          <w:marBottom w:val="0"/>
          <w:divBdr>
            <w:top w:val="none" w:sz="0" w:space="0" w:color="auto"/>
            <w:left w:val="none" w:sz="0" w:space="0" w:color="auto"/>
            <w:bottom w:val="none" w:sz="0" w:space="0" w:color="auto"/>
            <w:right w:val="none" w:sz="0" w:space="0" w:color="auto"/>
          </w:divBdr>
        </w:div>
        <w:div w:id="1079787591">
          <w:marLeft w:val="480"/>
          <w:marRight w:val="0"/>
          <w:marTop w:val="0"/>
          <w:marBottom w:val="0"/>
          <w:divBdr>
            <w:top w:val="none" w:sz="0" w:space="0" w:color="auto"/>
            <w:left w:val="none" w:sz="0" w:space="0" w:color="auto"/>
            <w:bottom w:val="none" w:sz="0" w:space="0" w:color="auto"/>
            <w:right w:val="none" w:sz="0" w:space="0" w:color="auto"/>
          </w:divBdr>
        </w:div>
        <w:div w:id="1107969516">
          <w:marLeft w:val="480"/>
          <w:marRight w:val="0"/>
          <w:marTop w:val="0"/>
          <w:marBottom w:val="0"/>
          <w:divBdr>
            <w:top w:val="none" w:sz="0" w:space="0" w:color="auto"/>
            <w:left w:val="none" w:sz="0" w:space="0" w:color="auto"/>
            <w:bottom w:val="none" w:sz="0" w:space="0" w:color="auto"/>
            <w:right w:val="none" w:sz="0" w:space="0" w:color="auto"/>
          </w:divBdr>
        </w:div>
        <w:div w:id="1188327035">
          <w:marLeft w:val="480"/>
          <w:marRight w:val="0"/>
          <w:marTop w:val="0"/>
          <w:marBottom w:val="0"/>
          <w:divBdr>
            <w:top w:val="none" w:sz="0" w:space="0" w:color="auto"/>
            <w:left w:val="none" w:sz="0" w:space="0" w:color="auto"/>
            <w:bottom w:val="none" w:sz="0" w:space="0" w:color="auto"/>
            <w:right w:val="none" w:sz="0" w:space="0" w:color="auto"/>
          </w:divBdr>
        </w:div>
        <w:div w:id="1342200121">
          <w:marLeft w:val="480"/>
          <w:marRight w:val="0"/>
          <w:marTop w:val="0"/>
          <w:marBottom w:val="0"/>
          <w:divBdr>
            <w:top w:val="none" w:sz="0" w:space="0" w:color="auto"/>
            <w:left w:val="none" w:sz="0" w:space="0" w:color="auto"/>
            <w:bottom w:val="none" w:sz="0" w:space="0" w:color="auto"/>
            <w:right w:val="none" w:sz="0" w:space="0" w:color="auto"/>
          </w:divBdr>
        </w:div>
        <w:div w:id="1350137996">
          <w:marLeft w:val="480"/>
          <w:marRight w:val="0"/>
          <w:marTop w:val="0"/>
          <w:marBottom w:val="0"/>
          <w:divBdr>
            <w:top w:val="none" w:sz="0" w:space="0" w:color="auto"/>
            <w:left w:val="none" w:sz="0" w:space="0" w:color="auto"/>
            <w:bottom w:val="none" w:sz="0" w:space="0" w:color="auto"/>
            <w:right w:val="none" w:sz="0" w:space="0" w:color="auto"/>
          </w:divBdr>
        </w:div>
        <w:div w:id="1379163903">
          <w:marLeft w:val="480"/>
          <w:marRight w:val="0"/>
          <w:marTop w:val="0"/>
          <w:marBottom w:val="0"/>
          <w:divBdr>
            <w:top w:val="none" w:sz="0" w:space="0" w:color="auto"/>
            <w:left w:val="none" w:sz="0" w:space="0" w:color="auto"/>
            <w:bottom w:val="none" w:sz="0" w:space="0" w:color="auto"/>
            <w:right w:val="none" w:sz="0" w:space="0" w:color="auto"/>
          </w:divBdr>
        </w:div>
        <w:div w:id="1444420580">
          <w:marLeft w:val="480"/>
          <w:marRight w:val="0"/>
          <w:marTop w:val="0"/>
          <w:marBottom w:val="0"/>
          <w:divBdr>
            <w:top w:val="none" w:sz="0" w:space="0" w:color="auto"/>
            <w:left w:val="none" w:sz="0" w:space="0" w:color="auto"/>
            <w:bottom w:val="none" w:sz="0" w:space="0" w:color="auto"/>
            <w:right w:val="none" w:sz="0" w:space="0" w:color="auto"/>
          </w:divBdr>
        </w:div>
        <w:div w:id="1534418722">
          <w:marLeft w:val="480"/>
          <w:marRight w:val="0"/>
          <w:marTop w:val="0"/>
          <w:marBottom w:val="0"/>
          <w:divBdr>
            <w:top w:val="none" w:sz="0" w:space="0" w:color="auto"/>
            <w:left w:val="none" w:sz="0" w:space="0" w:color="auto"/>
            <w:bottom w:val="none" w:sz="0" w:space="0" w:color="auto"/>
            <w:right w:val="none" w:sz="0" w:space="0" w:color="auto"/>
          </w:divBdr>
        </w:div>
        <w:div w:id="1582250669">
          <w:marLeft w:val="480"/>
          <w:marRight w:val="0"/>
          <w:marTop w:val="0"/>
          <w:marBottom w:val="0"/>
          <w:divBdr>
            <w:top w:val="none" w:sz="0" w:space="0" w:color="auto"/>
            <w:left w:val="none" w:sz="0" w:space="0" w:color="auto"/>
            <w:bottom w:val="none" w:sz="0" w:space="0" w:color="auto"/>
            <w:right w:val="none" w:sz="0" w:space="0" w:color="auto"/>
          </w:divBdr>
        </w:div>
        <w:div w:id="1606696001">
          <w:marLeft w:val="480"/>
          <w:marRight w:val="0"/>
          <w:marTop w:val="0"/>
          <w:marBottom w:val="0"/>
          <w:divBdr>
            <w:top w:val="none" w:sz="0" w:space="0" w:color="auto"/>
            <w:left w:val="none" w:sz="0" w:space="0" w:color="auto"/>
            <w:bottom w:val="none" w:sz="0" w:space="0" w:color="auto"/>
            <w:right w:val="none" w:sz="0" w:space="0" w:color="auto"/>
          </w:divBdr>
        </w:div>
        <w:div w:id="1631085461">
          <w:marLeft w:val="480"/>
          <w:marRight w:val="0"/>
          <w:marTop w:val="0"/>
          <w:marBottom w:val="0"/>
          <w:divBdr>
            <w:top w:val="none" w:sz="0" w:space="0" w:color="auto"/>
            <w:left w:val="none" w:sz="0" w:space="0" w:color="auto"/>
            <w:bottom w:val="none" w:sz="0" w:space="0" w:color="auto"/>
            <w:right w:val="none" w:sz="0" w:space="0" w:color="auto"/>
          </w:divBdr>
        </w:div>
        <w:div w:id="1640574188">
          <w:marLeft w:val="480"/>
          <w:marRight w:val="0"/>
          <w:marTop w:val="0"/>
          <w:marBottom w:val="0"/>
          <w:divBdr>
            <w:top w:val="none" w:sz="0" w:space="0" w:color="auto"/>
            <w:left w:val="none" w:sz="0" w:space="0" w:color="auto"/>
            <w:bottom w:val="none" w:sz="0" w:space="0" w:color="auto"/>
            <w:right w:val="none" w:sz="0" w:space="0" w:color="auto"/>
          </w:divBdr>
        </w:div>
        <w:div w:id="1677422737">
          <w:marLeft w:val="480"/>
          <w:marRight w:val="0"/>
          <w:marTop w:val="0"/>
          <w:marBottom w:val="0"/>
          <w:divBdr>
            <w:top w:val="none" w:sz="0" w:space="0" w:color="auto"/>
            <w:left w:val="none" w:sz="0" w:space="0" w:color="auto"/>
            <w:bottom w:val="none" w:sz="0" w:space="0" w:color="auto"/>
            <w:right w:val="none" w:sz="0" w:space="0" w:color="auto"/>
          </w:divBdr>
        </w:div>
        <w:div w:id="1714113884">
          <w:marLeft w:val="480"/>
          <w:marRight w:val="0"/>
          <w:marTop w:val="0"/>
          <w:marBottom w:val="0"/>
          <w:divBdr>
            <w:top w:val="none" w:sz="0" w:space="0" w:color="auto"/>
            <w:left w:val="none" w:sz="0" w:space="0" w:color="auto"/>
            <w:bottom w:val="none" w:sz="0" w:space="0" w:color="auto"/>
            <w:right w:val="none" w:sz="0" w:space="0" w:color="auto"/>
          </w:divBdr>
        </w:div>
        <w:div w:id="1738824334">
          <w:marLeft w:val="480"/>
          <w:marRight w:val="0"/>
          <w:marTop w:val="0"/>
          <w:marBottom w:val="0"/>
          <w:divBdr>
            <w:top w:val="none" w:sz="0" w:space="0" w:color="auto"/>
            <w:left w:val="none" w:sz="0" w:space="0" w:color="auto"/>
            <w:bottom w:val="none" w:sz="0" w:space="0" w:color="auto"/>
            <w:right w:val="none" w:sz="0" w:space="0" w:color="auto"/>
          </w:divBdr>
        </w:div>
        <w:div w:id="1746564664">
          <w:marLeft w:val="480"/>
          <w:marRight w:val="0"/>
          <w:marTop w:val="0"/>
          <w:marBottom w:val="0"/>
          <w:divBdr>
            <w:top w:val="none" w:sz="0" w:space="0" w:color="auto"/>
            <w:left w:val="none" w:sz="0" w:space="0" w:color="auto"/>
            <w:bottom w:val="none" w:sz="0" w:space="0" w:color="auto"/>
            <w:right w:val="none" w:sz="0" w:space="0" w:color="auto"/>
          </w:divBdr>
        </w:div>
        <w:div w:id="1750348733">
          <w:marLeft w:val="480"/>
          <w:marRight w:val="0"/>
          <w:marTop w:val="0"/>
          <w:marBottom w:val="0"/>
          <w:divBdr>
            <w:top w:val="none" w:sz="0" w:space="0" w:color="auto"/>
            <w:left w:val="none" w:sz="0" w:space="0" w:color="auto"/>
            <w:bottom w:val="none" w:sz="0" w:space="0" w:color="auto"/>
            <w:right w:val="none" w:sz="0" w:space="0" w:color="auto"/>
          </w:divBdr>
        </w:div>
        <w:div w:id="1760059049">
          <w:marLeft w:val="480"/>
          <w:marRight w:val="0"/>
          <w:marTop w:val="0"/>
          <w:marBottom w:val="0"/>
          <w:divBdr>
            <w:top w:val="none" w:sz="0" w:space="0" w:color="auto"/>
            <w:left w:val="none" w:sz="0" w:space="0" w:color="auto"/>
            <w:bottom w:val="none" w:sz="0" w:space="0" w:color="auto"/>
            <w:right w:val="none" w:sz="0" w:space="0" w:color="auto"/>
          </w:divBdr>
        </w:div>
        <w:div w:id="1764885381">
          <w:marLeft w:val="480"/>
          <w:marRight w:val="0"/>
          <w:marTop w:val="0"/>
          <w:marBottom w:val="0"/>
          <w:divBdr>
            <w:top w:val="none" w:sz="0" w:space="0" w:color="auto"/>
            <w:left w:val="none" w:sz="0" w:space="0" w:color="auto"/>
            <w:bottom w:val="none" w:sz="0" w:space="0" w:color="auto"/>
            <w:right w:val="none" w:sz="0" w:space="0" w:color="auto"/>
          </w:divBdr>
        </w:div>
        <w:div w:id="1791899345">
          <w:marLeft w:val="480"/>
          <w:marRight w:val="0"/>
          <w:marTop w:val="0"/>
          <w:marBottom w:val="0"/>
          <w:divBdr>
            <w:top w:val="none" w:sz="0" w:space="0" w:color="auto"/>
            <w:left w:val="none" w:sz="0" w:space="0" w:color="auto"/>
            <w:bottom w:val="none" w:sz="0" w:space="0" w:color="auto"/>
            <w:right w:val="none" w:sz="0" w:space="0" w:color="auto"/>
          </w:divBdr>
        </w:div>
        <w:div w:id="1819348131">
          <w:marLeft w:val="480"/>
          <w:marRight w:val="0"/>
          <w:marTop w:val="0"/>
          <w:marBottom w:val="0"/>
          <w:divBdr>
            <w:top w:val="none" w:sz="0" w:space="0" w:color="auto"/>
            <w:left w:val="none" w:sz="0" w:space="0" w:color="auto"/>
            <w:bottom w:val="none" w:sz="0" w:space="0" w:color="auto"/>
            <w:right w:val="none" w:sz="0" w:space="0" w:color="auto"/>
          </w:divBdr>
        </w:div>
        <w:div w:id="1842698283">
          <w:marLeft w:val="480"/>
          <w:marRight w:val="0"/>
          <w:marTop w:val="0"/>
          <w:marBottom w:val="0"/>
          <w:divBdr>
            <w:top w:val="none" w:sz="0" w:space="0" w:color="auto"/>
            <w:left w:val="none" w:sz="0" w:space="0" w:color="auto"/>
            <w:bottom w:val="none" w:sz="0" w:space="0" w:color="auto"/>
            <w:right w:val="none" w:sz="0" w:space="0" w:color="auto"/>
          </w:divBdr>
        </w:div>
        <w:div w:id="1874342091">
          <w:marLeft w:val="480"/>
          <w:marRight w:val="0"/>
          <w:marTop w:val="0"/>
          <w:marBottom w:val="0"/>
          <w:divBdr>
            <w:top w:val="none" w:sz="0" w:space="0" w:color="auto"/>
            <w:left w:val="none" w:sz="0" w:space="0" w:color="auto"/>
            <w:bottom w:val="none" w:sz="0" w:space="0" w:color="auto"/>
            <w:right w:val="none" w:sz="0" w:space="0" w:color="auto"/>
          </w:divBdr>
        </w:div>
        <w:div w:id="1925601319">
          <w:marLeft w:val="480"/>
          <w:marRight w:val="0"/>
          <w:marTop w:val="0"/>
          <w:marBottom w:val="0"/>
          <w:divBdr>
            <w:top w:val="none" w:sz="0" w:space="0" w:color="auto"/>
            <w:left w:val="none" w:sz="0" w:space="0" w:color="auto"/>
            <w:bottom w:val="none" w:sz="0" w:space="0" w:color="auto"/>
            <w:right w:val="none" w:sz="0" w:space="0" w:color="auto"/>
          </w:divBdr>
        </w:div>
        <w:div w:id="1971743510">
          <w:marLeft w:val="480"/>
          <w:marRight w:val="0"/>
          <w:marTop w:val="0"/>
          <w:marBottom w:val="0"/>
          <w:divBdr>
            <w:top w:val="none" w:sz="0" w:space="0" w:color="auto"/>
            <w:left w:val="none" w:sz="0" w:space="0" w:color="auto"/>
            <w:bottom w:val="none" w:sz="0" w:space="0" w:color="auto"/>
            <w:right w:val="none" w:sz="0" w:space="0" w:color="auto"/>
          </w:divBdr>
        </w:div>
        <w:div w:id="1992514216">
          <w:marLeft w:val="480"/>
          <w:marRight w:val="0"/>
          <w:marTop w:val="0"/>
          <w:marBottom w:val="0"/>
          <w:divBdr>
            <w:top w:val="none" w:sz="0" w:space="0" w:color="auto"/>
            <w:left w:val="none" w:sz="0" w:space="0" w:color="auto"/>
            <w:bottom w:val="none" w:sz="0" w:space="0" w:color="auto"/>
            <w:right w:val="none" w:sz="0" w:space="0" w:color="auto"/>
          </w:divBdr>
        </w:div>
        <w:div w:id="2030711809">
          <w:marLeft w:val="480"/>
          <w:marRight w:val="0"/>
          <w:marTop w:val="0"/>
          <w:marBottom w:val="0"/>
          <w:divBdr>
            <w:top w:val="none" w:sz="0" w:space="0" w:color="auto"/>
            <w:left w:val="none" w:sz="0" w:space="0" w:color="auto"/>
            <w:bottom w:val="none" w:sz="0" w:space="0" w:color="auto"/>
            <w:right w:val="none" w:sz="0" w:space="0" w:color="auto"/>
          </w:divBdr>
        </w:div>
        <w:div w:id="2049134725">
          <w:marLeft w:val="480"/>
          <w:marRight w:val="0"/>
          <w:marTop w:val="0"/>
          <w:marBottom w:val="0"/>
          <w:divBdr>
            <w:top w:val="none" w:sz="0" w:space="0" w:color="auto"/>
            <w:left w:val="none" w:sz="0" w:space="0" w:color="auto"/>
            <w:bottom w:val="none" w:sz="0" w:space="0" w:color="auto"/>
            <w:right w:val="none" w:sz="0" w:space="0" w:color="auto"/>
          </w:divBdr>
        </w:div>
        <w:div w:id="2105609457">
          <w:marLeft w:val="480"/>
          <w:marRight w:val="0"/>
          <w:marTop w:val="0"/>
          <w:marBottom w:val="0"/>
          <w:divBdr>
            <w:top w:val="none" w:sz="0" w:space="0" w:color="auto"/>
            <w:left w:val="none" w:sz="0" w:space="0" w:color="auto"/>
            <w:bottom w:val="none" w:sz="0" w:space="0" w:color="auto"/>
            <w:right w:val="none" w:sz="0" w:space="0" w:color="auto"/>
          </w:divBdr>
        </w:div>
        <w:div w:id="2107925414">
          <w:marLeft w:val="480"/>
          <w:marRight w:val="0"/>
          <w:marTop w:val="0"/>
          <w:marBottom w:val="0"/>
          <w:divBdr>
            <w:top w:val="none" w:sz="0" w:space="0" w:color="auto"/>
            <w:left w:val="none" w:sz="0" w:space="0" w:color="auto"/>
            <w:bottom w:val="none" w:sz="0" w:space="0" w:color="auto"/>
            <w:right w:val="none" w:sz="0" w:space="0" w:color="auto"/>
          </w:divBdr>
        </w:div>
        <w:div w:id="2134785590">
          <w:marLeft w:val="480"/>
          <w:marRight w:val="0"/>
          <w:marTop w:val="0"/>
          <w:marBottom w:val="0"/>
          <w:divBdr>
            <w:top w:val="none" w:sz="0" w:space="0" w:color="auto"/>
            <w:left w:val="none" w:sz="0" w:space="0" w:color="auto"/>
            <w:bottom w:val="none" w:sz="0" w:space="0" w:color="auto"/>
            <w:right w:val="none" w:sz="0" w:space="0" w:color="auto"/>
          </w:divBdr>
        </w:div>
        <w:div w:id="2145388764">
          <w:marLeft w:val="480"/>
          <w:marRight w:val="0"/>
          <w:marTop w:val="0"/>
          <w:marBottom w:val="0"/>
          <w:divBdr>
            <w:top w:val="none" w:sz="0" w:space="0" w:color="auto"/>
            <w:left w:val="none" w:sz="0" w:space="0" w:color="auto"/>
            <w:bottom w:val="none" w:sz="0" w:space="0" w:color="auto"/>
            <w:right w:val="none" w:sz="0" w:space="0" w:color="auto"/>
          </w:divBdr>
        </w:div>
      </w:divsChild>
    </w:div>
    <w:div w:id="1781299360">
      <w:bodyDiv w:val="1"/>
      <w:marLeft w:val="0"/>
      <w:marRight w:val="0"/>
      <w:marTop w:val="0"/>
      <w:marBottom w:val="0"/>
      <w:divBdr>
        <w:top w:val="none" w:sz="0" w:space="0" w:color="auto"/>
        <w:left w:val="none" w:sz="0" w:space="0" w:color="auto"/>
        <w:bottom w:val="none" w:sz="0" w:space="0" w:color="auto"/>
        <w:right w:val="none" w:sz="0" w:space="0" w:color="auto"/>
      </w:divBdr>
      <w:divsChild>
        <w:div w:id="1862854">
          <w:marLeft w:val="480"/>
          <w:marRight w:val="0"/>
          <w:marTop w:val="0"/>
          <w:marBottom w:val="0"/>
          <w:divBdr>
            <w:top w:val="none" w:sz="0" w:space="0" w:color="auto"/>
            <w:left w:val="none" w:sz="0" w:space="0" w:color="auto"/>
            <w:bottom w:val="none" w:sz="0" w:space="0" w:color="auto"/>
            <w:right w:val="none" w:sz="0" w:space="0" w:color="auto"/>
          </w:divBdr>
        </w:div>
        <w:div w:id="28377326">
          <w:marLeft w:val="480"/>
          <w:marRight w:val="0"/>
          <w:marTop w:val="0"/>
          <w:marBottom w:val="0"/>
          <w:divBdr>
            <w:top w:val="none" w:sz="0" w:space="0" w:color="auto"/>
            <w:left w:val="none" w:sz="0" w:space="0" w:color="auto"/>
            <w:bottom w:val="none" w:sz="0" w:space="0" w:color="auto"/>
            <w:right w:val="none" w:sz="0" w:space="0" w:color="auto"/>
          </w:divBdr>
        </w:div>
        <w:div w:id="28845805">
          <w:marLeft w:val="480"/>
          <w:marRight w:val="0"/>
          <w:marTop w:val="0"/>
          <w:marBottom w:val="0"/>
          <w:divBdr>
            <w:top w:val="none" w:sz="0" w:space="0" w:color="auto"/>
            <w:left w:val="none" w:sz="0" w:space="0" w:color="auto"/>
            <w:bottom w:val="none" w:sz="0" w:space="0" w:color="auto"/>
            <w:right w:val="none" w:sz="0" w:space="0" w:color="auto"/>
          </w:divBdr>
        </w:div>
        <w:div w:id="65156789">
          <w:marLeft w:val="480"/>
          <w:marRight w:val="0"/>
          <w:marTop w:val="0"/>
          <w:marBottom w:val="0"/>
          <w:divBdr>
            <w:top w:val="none" w:sz="0" w:space="0" w:color="auto"/>
            <w:left w:val="none" w:sz="0" w:space="0" w:color="auto"/>
            <w:bottom w:val="none" w:sz="0" w:space="0" w:color="auto"/>
            <w:right w:val="none" w:sz="0" w:space="0" w:color="auto"/>
          </w:divBdr>
        </w:div>
        <w:div w:id="92942190">
          <w:marLeft w:val="480"/>
          <w:marRight w:val="0"/>
          <w:marTop w:val="0"/>
          <w:marBottom w:val="0"/>
          <w:divBdr>
            <w:top w:val="none" w:sz="0" w:space="0" w:color="auto"/>
            <w:left w:val="none" w:sz="0" w:space="0" w:color="auto"/>
            <w:bottom w:val="none" w:sz="0" w:space="0" w:color="auto"/>
            <w:right w:val="none" w:sz="0" w:space="0" w:color="auto"/>
          </w:divBdr>
        </w:div>
        <w:div w:id="162627335">
          <w:marLeft w:val="480"/>
          <w:marRight w:val="0"/>
          <w:marTop w:val="0"/>
          <w:marBottom w:val="0"/>
          <w:divBdr>
            <w:top w:val="none" w:sz="0" w:space="0" w:color="auto"/>
            <w:left w:val="none" w:sz="0" w:space="0" w:color="auto"/>
            <w:bottom w:val="none" w:sz="0" w:space="0" w:color="auto"/>
            <w:right w:val="none" w:sz="0" w:space="0" w:color="auto"/>
          </w:divBdr>
        </w:div>
        <w:div w:id="236016208">
          <w:marLeft w:val="480"/>
          <w:marRight w:val="0"/>
          <w:marTop w:val="0"/>
          <w:marBottom w:val="0"/>
          <w:divBdr>
            <w:top w:val="none" w:sz="0" w:space="0" w:color="auto"/>
            <w:left w:val="none" w:sz="0" w:space="0" w:color="auto"/>
            <w:bottom w:val="none" w:sz="0" w:space="0" w:color="auto"/>
            <w:right w:val="none" w:sz="0" w:space="0" w:color="auto"/>
          </w:divBdr>
        </w:div>
        <w:div w:id="245505095">
          <w:marLeft w:val="480"/>
          <w:marRight w:val="0"/>
          <w:marTop w:val="0"/>
          <w:marBottom w:val="0"/>
          <w:divBdr>
            <w:top w:val="none" w:sz="0" w:space="0" w:color="auto"/>
            <w:left w:val="none" w:sz="0" w:space="0" w:color="auto"/>
            <w:bottom w:val="none" w:sz="0" w:space="0" w:color="auto"/>
            <w:right w:val="none" w:sz="0" w:space="0" w:color="auto"/>
          </w:divBdr>
        </w:div>
        <w:div w:id="249967273">
          <w:marLeft w:val="480"/>
          <w:marRight w:val="0"/>
          <w:marTop w:val="0"/>
          <w:marBottom w:val="0"/>
          <w:divBdr>
            <w:top w:val="none" w:sz="0" w:space="0" w:color="auto"/>
            <w:left w:val="none" w:sz="0" w:space="0" w:color="auto"/>
            <w:bottom w:val="none" w:sz="0" w:space="0" w:color="auto"/>
            <w:right w:val="none" w:sz="0" w:space="0" w:color="auto"/>
          </w:divBdr>
        </w:div>
        <w:div w:id="256137490">
          <w:marLeft w:val="480"/>
          <w:marRight w:val="0"/>
          <w:marTop w:val="0"/>
          <w:marBottom w:val="0"/>
          <w:divBdr>
            <w:top w:val="none" w:sz="0" w:space="0" w:color="auto"/>
            <w:left w:val="none" w:sz="0" w:space="0" w:color="auto"/>
            <w:bottom w:val="none" w:sz="0" w:space="0" w:color="auto"/>
            <w:right w:val="none" w:sz="0" w:space="0" w:color="auto"/>
          </w:divBdr>
        </w:div>
        <w:div w:id="353193098">
          <w:marLeft w:val="480"/>
          <w:marRight w:val="0"/>
          <w:marTop w:val="0"/>
          <w:marBottom w:val="0"/>
          <w:divBdr>
            <w:top w:val="none" w:sz="0" w:space="0" w:color="auto"/>
            <w:left w:val="none" w:sz="0" w:space="0" w:color="auto"/>
            <w:bottom w:val="none" w:sz="0" w:space="0" w:color="auto"/>
            <w:right w:val="none" w:sz="0" w:space="0" w:color="auto"/>
          </w:divBdr>
        </w:div>
        <w:div w:id="375739521">
          <w:marLeft w:val="480"/>
          <w:marRight w:val="0"/>
          <w:marTop w:val="0"/>
          <w:marBottom w:val="0"/>
          <w:divBdr>
            <w:top w:val="none" w:sz="0" w:space="0" w:color="auto"/>
            <w:left w:val="none" w:sz="0" w:space="0" w:color="auto"/>
            <w:bottom w:val="none" w:sz="0" w:space="0" w:color="auto"/>
            <w:right w:val="none" w:sz="0" w:space="0" w:color="auto"/>
          </w:divBdr>
        </w:div>
        <w:div w:id="385102751">
          <w:marLeft w:val="480"/>
          <w:marRight w:val="0"/>
          <w:marTop w:val="0"/>
          <w:marBottom w:val="0"/>
          <w:divBdr>
            <w:top w:val="none" w:sz="0" w:space="0" w:color="auto"/>
            <w:left w:val="none" w:sz="0" w:space="0" w:color="auto"/>
            <w:bottom w:val="none" w:sz="0" w:space="0" w:color="auto"/>
            <w:right w:val="none" w:sz="0" w:space="0" w:color="auto"/>
          </w:divBdr>
        </w:div>
        <w:div w:id="470027081">
          <w:marLeft w:val="480"/>
          <w:marRight w:val="0"/>
          <w:marTop w:val="0"/>
          <w:marBottom w:val="0"/>
          <w:divBdr>
            <w:top w:val="none" w:sz="0" w:space="0" w:color="auto"/>
            <w:left w:val="none" w:sz="0" w:space="0" w:color="auto"/>
            <w:bottom w:val="none" w:sz="0" w:space="0" w:color="auto"/>
            <w:right w:val="none" w:sz="0" w:space="0" w:color="auto"/>
          </w:divBdr>
        </w:div>
        <w:div w:id="518006909">
          <w:marLeft w:val="480"/>
          <w:marRight w:val="0"/>
          <w:marTop w:val="0"/>
          <w:marBottom w:val="0"/>
          <w:divBdr>
            <w:top w:val="none" w:sz="0" w:space="0" w:color="auto"/>
            <w:left w:val="none" w:sz="0" w:space="0" w:color="auto"/>
            <w:bottom w:val="none" w:sz="0" w:space="0" w:color="auto"/>
            <w:right w:val="none" w:sz="0" w:space="0" w:color="auto"/>
          </w:divBdr>
        </w:div>
        <w:div w:id="552346470">
          <w:marLeft w:val="480"/>
          <w:marRight w:val="0"/>
          <w:marTop w:val="0"/>
          <w:marBottom w:val="0"/>
          <w:divBdr>
            <w:top w:val="none" w:sz="0" w:space="0" w:color="auto"/>
            <w:left w:val="none" w:sz="0" w:space="0" w:color="auto"/>
            <w:bottom w:val="none" w:sz="0" w:space="0" w:color="auto"/>
            <w:right w:val="none" w:sz="0" w:space="0" w:color="auto"/>
          </w:divBdr>
        </w:div>
        <w:div w:id="624000003">
          <w:marLeft w:val="480"/>
          <w:marRight w:val="0"/>
          <w:marTop w:val="0"/>
          <w:marBottom w:val="0"/>
          <w:divBdr>
            <w:top w:val="none" w:sz="0" w:space="0" w:color="auto"/>
            <w:left w:val="none" w:sz="0" w:space="0" w:color="auto"/>
            <w:bottom w:val="none" w:sz="0" w:space="0" w:color="auto"/>
            <w:right w:val="none" w:sz="0" w:space="0" w:color="auto"/>
          </w:divBdr>
        </w:div>
        <w:div w:id="674846445">
          <w:marLeft w:val="480"/>
          <w:marRight w:val="0"/>
          <w:marTop w:val="0"/>
          <w:marBottom w:val="0"/>
          <w:divBdr>
            <w:top w:val="none" w:sz="0" w:space="0" w:color="auto"/>
            <w:left w:val="none" w:sz="0" w:space="0" w:color="auto"/>
            <w:bottom w:val="none" w:sz="0" w:space="0" w:color="auto"/>
            <w:right w:val="none" w:sz="0" w:space="0" w:color="auto"/>
          </w:divBdr>
        </w:div>
        <w:div w:id="699475744">
          <w:marLeft w:val="480"/>
          <w:marRight w:val="0"/>
          <w:marTop w:val="0"/>
          <w:marBottom w:val="0"/>
          <w:divBdr>
            <w:top w:val="none" w:sz="0" w:space="0" w:color="auto"/>
            <w:left w:val="none" w:sz="0" w:space="0" w:color="auto"/>
            <w:bottom w:val="none" w:sz="0" w:space="0" w:color="auto"/>
            <w:right w:val="none" w:sz="0" w:space="0" w:color="auto"/>
          </w:divBdr>
        </w:div>
        <w:div w:id="706182224">
          <w:marLeft w:val="480"/>
          <w:marRight w:val="0"/>
          <w:marTop w:val="0"/>
          <w:marBottom w:val="0"/>
          <w:divBdr>
            <w:top w:val="none" w:sz="0" w:space="0" w:color="auto"/>
            <w:left w:val="none" w:sz="0" w:space="0" w:color="auto"/>
            <w:bottom w:val="none" w:sz="0" w:space="0" w:color="auto"/>
            <w:right w:val="none" w:sz="0" w:space="0" w:color="auto"/>
          </w:divBdr>
        </w:div>
        <w:div w:id="762841904">
          <w:marLeft w:val="480"/>
          <w:marRight w:val="0"/>
          <w:marTop w:val="0"/>
          <w:marBottom w:val="0"/>
          <w:divBdr>
            <w:top w:val="none" w:sz="0" w:space="0" w:color="auto"/>
            <w:left w:val="none" w:sz="0" w:space="0" w:color="auto"/>
            <w:bottom w:val="none" w:sz="0" w:space="0" w:color="auto"/>
            <w:right w:val="none" w:sz="0" w:space="0" w:color="auto"/>
          </w:divBdr>
        </w:div>
        <w:div w:id="768820659">
          <w:marLeft w:val="480"/>
          <w:marRight w:val="0"/>
          <w:marTop w:val="0"/>
          <w:marBottom w:val="0"/>
          <w:divBdr>
            <w:top w:val="none" w:sz="0" w:space="0" w:color="auto"/>
            <w:left w:val="none" w:sz="0" w:space="0" w:color="auto"/>
            <w:bottom w:val="none" w:sz="0" w:space="0" w:color="auto"/>
            <w:right w:val="none" w:sz="0" w:space="0" w:color="auto"/>
          </w:divBdr>
        </w:div>
        <w:div w:id="794518471">
          <w:marLeft w:val="480"/>
          <w:marRight w:val="0"/>
          <w:marTop w:val="0"/>
          <w:marBottom w:val="0"/>
          <w:divBdr>
            <w:top w:val="none" w:sz="0" w:space="0" w:color="auto"/>
            <w:left w:val="none" w:sz="0" w:space="0" w:color="auto"/>
            <w:bottom w:val="none" w:sz="0" w:space="0" w:color="auto"/>
            <w:right w:val="none" w:sz="0" w:space="0" w:color="auto"/>
          </w:divBdr>
        </w:div>
        <w:div w:id="913050170">
          <w:marLeft w:val="480"/>
          <w:marRight w:val="0"/>
          <w:marTop w:val="0"/>
          <w:marBottom w:val="0"/>
          <w:divBdr>
            <w:top w:val="none" w:sz="0" w:space="0" w:color="auto"/>
            <w:left w:val="none" w:sz="0" w:space="0" w:color="auto"/>
            <w:bottom w:val="none" w:sz="0" w:space="0" w:color="auto"/>
            <w:right w:val="none" w:sz="0" w:space="0" w:color="auto"/>
          </w:divBdr>
        </w:div>
        <w:div w:id="980378151">
          <w:marLeft w:val="480"/>
          <w:marRight w:val="0"/>
          <w:marTop w:val="0"/>
          <w:marBottom w:val="0"/>
          <w:divBdr>
            <w:top w:val="none" w:sz="0" w:space="0" w:color="auto"/>
            <w:left w:val="none" w:sz="0" w:space="0" w:color="auto"/>
            <w:bottom w:val="none" w:sz="0" w:space="0" w:color="auto"/>
            <w:right w:val="none" w:sz="0" w:space="0" w:color="auto"/>
          </w:divBdr>
        </w:div>
        <w:div w:id="1087389036">
          <w:marLeft w:val="480"/>
          <w:marRight w:val="0"/>
          <w:marTop w:val="0"/>
          <w:marBottom w:val="0"/>
          <w:divBdr>
            <w:top w:val="none" w:sz="0" w:space="0" w:color="auto"/>
            <w:left w:val="none" w:sz="0" w:space="0" w:color="auto"/>
            <w:bottom w:val="none" w:sz="0" w:space="0" w:color="auto"/>
            <w:right w:val="none" w:sz="0" w:space="0" w:color="auto"/>
          </w:divBdr>
        </w:div>
        <w:div w:id="1139616237">
          <w:marLeft w:val="480"/>
          <w:marRight w:val="0"/>
          <w:marTop w:val="0"/>
          <w:marBottom w:val="0"/>
          <w:divBdr>
            <w:top w:val="none" w:sz="0" w:space="0" w:color="auto"/>
            <w:left w:val="none" w:sz="0" w:space="0" w:color="auto"/>
            <w:bottom w:val="none" w:sz="0" w:space="0" w:color="auto"/>
            <w:right w:val="none" w:sz="0" w:space="0" w:color="auto"/>
          </w:divBdr>
        </w:div>
        <w:div w:id="1211721871">
          <w:marLeft w:val="480"/>
          <w:marRight w:val="0"/>
          <w:marTop w:val="0"/>
          <w:marBottom w:val="0"/>
          <w:divBdr>
            <w:top w:val="none" w:sz="0" w:space="0" w:color="auto"/>
            <w:left w:val="none" w:sz="0" w:space="0" w:color="auto"/>
            <w:bottom w:val="none" w:sz="0" w:space="0" w:color="auto"/>
            <w:right w:val="none" w:sz="0" w:space="0" w:color="auto"/>
          </w:divBdr>
        </w:div>
        <w:div w:id="1215655793">
          <w:marLeft w:val="480"/>
          <w:marRight w:val="0"/>
          <w:marTop w:val="0"/>
          <w:marBottom w:val="0"/>
          <w:divBdr>
            <w:top w:val="none" w:sz="0" w:space="0" w:color="auto"/>
            <w:left w:val="none" w:sz="0" w:space="0" w:color="auto"/>
            <w:bottom w:val="none" w:sz="0" w:space="0" w:color="auto"/>
            <w:right w:val="none" w:sz="0" w:space="0" w:color="auto"/>
          </w:divBdr>
        </w:div>
        <w:div w:id="1302342001">
          <w:marLeft w:val="480"/>
          <w:marRight w:val="0"/>
          <w:marTop w:val="0"/>
          <w:marBottom w:val="0"/>
          <w:divBdr>
            <w:top w:val="none" w:sz="0" w:space="0" w:color="auto"/>
            <w:left w:val="none" w:sz="0" w:space="0" w:color="auto"/>
            <w:bottom w:val="none" w:sz="0" w:space="0" w:color="auto"/>
            <w:right w:val="none" w:sz="0" w:space="0" w:color="auto"/>
          </w:divBdr>
        </w:div>
        <w:div w:id="1313945206">
          <w:marLeft w:val="480"/>
          <w:marRight w:val="0"/>
          <w:marTop w:val="0"/>
          <w:marBottom w:val="0"/>
          <w:divBdr>
            <w:top w:val="none" w:sz="0" w:space="0" w:color="auto"/>
            <w:left w:val="none" w:sz="0" w:space="0" w:color="auto"/>
            <w:bottom w:val="none" w:sz="0" w:space="0" w:color="auto"/>
            <w:right w:val="none" w:sz="0" w:space="0" w:color="auto"/>
          </w:divBdr>
        </w:div>
        <w:div w:id="1320576774">
          <w:marLeft w:val="480"/>
          <w:marRight w:val="0"/>
          <w:marTop w:val="0"/>
          <w:marBottom w:val="0"/>
          <w:divBdr>
            <w:top w:val="none" w:sz="0" w:space="0" w:color="auto"/>
            <w:left w:val="none" w:sz="0" w:space="0" w:color="auto"/>
            <w:bottom w:val="none" w:sz="0" w:space="0" w:color="auto"/>
            <w:right w:val="none" w:sz="0" w:space="0" w:color="auto"/>
          </w:divBdr>
        </w:div>
        <w:div w:id="1409570575">
          <w:marLeft w:val="480"/>
          <w:marRight w:val="0"/>
          <w:marTop w:val="0"/>
          <w:marBottom w:val="0"/>
          <w:divBdr>
            <w:top w:val="none" w:sz="0" w:space="0" w:color="auto"/>
            <w:left w:val="none" w:sz="0" w:space="0" w:color="auto"/>
            <w:bottom w:val="none" w:sz="0" w:space="0" w:color="auto"/>
            <w:right w:val="none" w:sz="0" w:space="0" w:color="auto"/>
          </w:divBdr>
        </w:div>
        <w:div w:id="1525290324">
          <w:marLeft w:val="480"/>
          <w:marRight w:val="0"/>
          <w:marTop w:val="0"/>
          <w:marBottom w:val="0"/>
          <w:divBdr>
            <w:top w:val="none" w:sz="0" w:space="0" w:color="auto"/>
            <w:left w:val="none" w:sz="0" w:space="0" w:color="auto"/>
            <w:bottom w:val="none" w:sz="0" w:space="0" w:color="auto"/>
            <w:right w:val="none" w:sz="0" w:space="0" w:color="auto"/>
          </w:divBdr>
        </w:div>
        <w:div w:id="1538395804">
          <w:marLeft w:val="480"/>
          <w:marRight w:val="0"/>
          <w:marTop w:val="0"/>
          <w:marBottom w:val="0"/>
          <w:divBdr>
            <w:top w:val="none" w:sz="0" w:space="0" w:color="auto"/>
            <w:left w:val="none" w:sz="0" w:space="0" w:color="auto"/>
            <w:bottom w:val="none" w:sz="0" w:space="0" w:color="auto"/>
            <w:right w:val="none" w:sz="0" w:space="0" w:color="auto"/>
          </w:divBdr>
        </w:div>
        <w:div w:id="1570384057">
          <w:marLeft w:val="480"/>
          <w:marRight w:val="0"/>
          <w:marTop w:val="0"/>
          <w:marBottom w:val="0"/>
          <w:divBdr>
            <w:top w:val="none" w:sz="0" w:space="0" w:color="auto"/>
            <w:left w:val="none" w:sz="0" w:space="0" w:color="auto"/>
            <w:bottom w:val="none" w:sz="0" w:space="0" w:color="auto"/>
            <w:right w:val="none" w:sz="0" w:space="0" w:color="auto"/>
          </w:divBdr>
        </w:div>
        <w:div w:id="1581401942">
          <w:marLeft w:val="480"/>
          <w:marRight w:val="0"/>
          <w:marTop w:val="0"/>
          <w:marBottom w:val="0"/>
          <w:divBdr>
            <w:top w:val="none" w:sz="0" w:space="0" w:color="auto"/>
            <w:left w:val="none" w:sz="0" w:space="0" w:color="auto"/>
            <w:bottom w:val="none" w:sz="0" w:space="0" w:color="auto"/>
            <w:right w:val="none" w:sz="0" w:space="0" w:color="auto"/>
          </w:divBdr>
        </w:div>
        <w:div w:id="1593511626">
          <w:marLeft w:val="480"/>
          <w:marRight w:val="0"/>
          <w:marTop w:val="0"/>
          <w:marBottom w:val="0"/>
          <w:divBdr>
            <w:top w:val="none" w:sz="0" w:space="0" w:color="auto"/>
            <w:left w:val="none" w:sz="0" w:space="0" w:color="auto"/>
            <w:bottom w:val="none" w:sz="0" w:space="0" w:color="auto"/>
            <w:right w:val="none" w:sz="0" w:space="0" w:color="auto"/>
          </w:divBdr>
        </w:div>
        <w:div w:id="1596590477">
          <w:marLeft w:val="480"/>
          <w:marRight w:val="0"/>
          <w:marTop w:val="0"/>
          <w:marBottom w:val="0"/>
          <w:divBdr>
            <w:top w:val="none" w:sz="0" w:space="0" w:color="auto"/>
            <w:left w:val="none" w:sz="0" w:space="0" w:color="auto"/>
            <w:bottom w:val="none" w:sz="0" w:space="0" w:color="auto"/>
            <w:right w:val="none" w:sz="0" w:space="0" w:color="auto"/>
          </w:divBdr>
        </w:div>
        <w:div w:id="1628899562">
          <w:marLeft w:val="480"/>
          <w:marRight w:val="0"/>
          <w:marTop w:val="0"/>
          <w:marBottom w:val="0"/>
          <w:divBdr>
            <w:top w:val="none" w:sz="0" w:space="0" w:color="auto"/>
            <w:left w:val="none" w:sz="0" w:space="0" w:color="auto"/>
            <w:bottom w:val="none" w:sz="0" w:space="0" w:color="auto"/>
            <w:right w:val="none" w:sz="0" w:space="0" w:color="auto"/>
          </w:divBdr>
        </w:div>
        <w:div w:id="1667047396">
          <w:marLeft w:val="480"/>
          <w:marRight w:val="0"/>
          <w:marTop w:val="0"/>
          <w:marBottom w:val="0"/>
          <w:divBdr>
            <w:top w:val="none" w:sz="0" w:space="0" w:color="auto"/>
            <w:left w:val="none" w:sz="0" w:space="0" w:color="auto"/>
            <w:bottom w:val="none" w:sz="0" w:space="0" w:color="auto"/>
            <w:right w:val="none" w:sz="0" w:space="0" w:color="auto"/>
          </w:divBdr>
        </w:div>
        <w:div w:id="1704819036">
          <w:marLeft w:val="480"/>
          <w:marRight w:val="0"/>
          <w:marTop w:val="0"/>
          <w:marBottom w:val="0"/>
          <w:divBdr>
            <w:top w:val="none" w:sz="0" w:space="0" w:color="auto"/>
            <w:left w:val="none" w:sz="0" w:space="0" w:color="auto"/>
            <w:bottom w:val="none" w:sz="0" w:space="0" w:color="auto"/>
            <w:right w:val="none" w:sz="0" w:space="0" w:color="auto"/>
          </w:divBdr>
        </w:div>
        <w:div w:id="1747264371">
          <w:marLeft w:val="480"/>
          <w:marRight w:val="0"/>
          <w:marTop w:val="0"/>
          <w:marBottom w:val="0"/>
          <w:divBdr>
            <w:top w:val="none" w:sz="0" w:space="0" w:color="auto"/>
            <w:left w:val="none" w:sz="0" w:space="0" w:color="auto"/>
            <w:bottom w:val="none" w:sz="0" w:space="0" w:color="auto"/>
            <w:right w:val="none" w:sz="0" w:space="0" w:color="auto"/>
          </w:divBdr>
        </w:div>
        <w:div w:id="1759593896">
          <w:marLeft w:val="480"/>
          <w:marRight w:val="0"/>
          <w:marTop w:val="0"/>
          <w:marBottom w:val="0"/>
          <w:divBdr>
            <w:top w:val="none" w:sz="0" w:space="0" w:color="auto"/>
            <w:left w:val="none" w:sz="0" w:space="0" w:color="auto"/>
            <w:bottom w:val="none" w:sz="0" w:space="0" w:color="auto"/>
            <w:right w:val="none" w:sz="0" w:space="0" w:color="auto"/>
          </w:divBdr>
        </w:div>
        <w:div w:id="1796022803">
          <w:marLeft w:val="480"/>
          <w:marRight w:val="0"/>
          <w:marTop w:val="0"/>
          <w:marBottom w:val="0"/>
          <w:divBdr>
            <w:top w:val="none" w:sz="0" w:space="0" w:color="auto"/>
            <w:left w:val="none" w:sz="0" w:space="0" w:color="auto"/>
            <w:bottom w:val="none" w:sz="0" w:space="0" w:color="auto"/>
            <w:right w:val="none" w:sz="0" w:space="0" w:color="auto"/>
          </w:divBdr>
        </w:div>
        <w:div w:id="1806123548">
          <w:marLeft w:val="480"/>
          <w:marRight w:val="0"/>
          <w:marTop w:val="0"/>
          <w:marBottom w:val="0"/>
          <w:divBdr>
            <w:top w:val="none" w:sz="0" w:space="0" w:color="auto"/>
            <w:left w:val="none" w:sz="0" w:space="0" w:color="auto"/>
            <w:bottom w:val="none" w:sz="0" w:space="0" w:color="auto"/>
            <w:right w:val="none" w:sz="0" w:space="0" w:color="auto"/>
          </w:divBdr>
        </w:div>
        <w:div w:id="1809861842">
          <w:marLeft w:val="480"/>
          <w:marRight w:val="0"/>
          <w:marTop w:val="0"/>
          <w:marBottom w:val="0"/>
          <w:divBdr>
            <w:top w:val="none" w:sz="0" w:space="0" w:color="auto"/>
            <w:left w:val="none" w:sz="0" w:space="0" w:color="auto"/>
            <w:bottom w:val="none" w:sz="0" w:space="0" w:color="auto"/>
            <w:right w:val="none" w:sz="0" w:space="0" w:color="auto"/>
          </w:divBdr>
        </w:div>
        <w:div w:id="1892882545">
          <w:marLeft w:val="480"/>
          <w:marRight w:val="0"/>
          <w:marTop w:val="0"/>
          <w:marBottom w:val="0"/>
          <w:divBdr>
            <w:top w:val="none" w:sz="0" w:space="0" w:color="auto"/>
            <w:left w:val="none" w:sz="0" w:space="0" w:color="auto"/>
            <w:bottom w:val="none" w:sz="0" w:space="0" w:color="auto"/>
            <w:right w:val="none" w:sz="0" w:space="0" w:color="auto"/>
          </w:divBdr>
        </w:div>
        <w:div w:id="1963530876">
          <w:marLeft w:val="480"/>
          <w:marRight w:val="0"/>
          <w:marTop w:val="0"/>
          <w:marBottom w:val="0"/>
          <w:divBdr>
            <w:top w:val="none" w:sz="0" w:space="0" w:color="auto"/>
            <w:left w:val="none" w:sz="0" w:space="0" w:color="auto"/>
            <w:bottom w:val="none" w:sz="0" w:space="0" w:color="auto"/>
            <w:right w:val="none" w:sz="0" w:space="0" w:color="auto"/>
          </w:divBdr>
        </w:div>
        <w:div w:id="1987591152">
          <w:marLeft w:val="480"/>
          <w:marRight w:val="0"/>
          <w:marTop w:val="0"/>
          <w:marBottom w:val="0"/>
          <w:divBdr>
            <w:top w:val="none" w:sz="0" w:space="0" w:color="auto"/>
            <w:left w:val="none" w:sz="0" w:space="0" w:color="auto"/>
            <w:bottom w:val="none" w:sz="0" w:space="0" w:color="auto"/>
            <w:right w:val="none" w:sz="0" w:space="0" w:color="auto"/>
          </w:divBdr>
        </w:div>
        <w:div w:id="1996643549">
          <w:marLeft w:val="480"/>
          <w:marRight w:val="0"/>
          <w:marTop w:val="0"/>
          <w:marBottom w:val="0"/>
          <w:divBdr>
            <w:top w:val="none" w:sz="0" w:space="0" w:color="auto"/>
            <w:left w:val="none" w:sz="0" w:space="0" w:color="auto"/>
            <w:bottom w:val="none" w:sz="0" w:space="0" w:color="auto"/>
            <w:right w:val="none" w:sz="0" w:space="0" w:color="auto"/>
          </w:divBdr>
        </w:div>
        <w:div w:id="2012683639">
          <w:marLeft w:val="480"/>
          <w:marRight w:val="0"/>
          <w:marTop w:val="0"/>
          <w:marBottom w:val="0"/>
          <w:divBdr>
            <w:top w:val="none" w:sz="0" w:space="0" w:color="auto"/>
            <w:left w:val="none" w:sz="0" w:space="0" w:color="auto"/>
            <w:bottom w:val="none" w:sz="0" w:space="0" w:color="auto"/>
            <w:right w:val="none" w:sz="0" w:space="0" w:color="auto"/>
          </w:divBdr>
        </w:div>
        <w:div w:id="2027443782">
          <w:marLeft w:val="480"/>
          <w:marRight w:val="0"/>
          <w:marTop w:val="0"/>
          <w:marBottom w:val="0"/>
          <w:divBdr>
            <w:top w:val="none" w:sz="0" w:space="0" w:color="auto"/>
            <w:left w:val="none" w:sz="0" w:space="0" w:color="auto"/>
            <w:bottom w:val="none" w:sz="0" w:space="0" w:color="auto"/>
            <w:right w:val="none" w:sz="0" w:space="0" w:color="auto"/>
          </w:divBdr>
        </w:div>
        <w:div w:id="2038386617">
          <w:marLeft w:val="480"/>
          <w:marRight w:val="0"/>
          <w:marTop w:val="0"/>
          <w:marBottom w:val="0"/>
          <w:divBdr>
            <w:top w:val="none" w:sz="0" w:space="0" w:color="auto"/>
            <w:left w:val="none" w:sz="0" w:space="0" w:color="auto"/>
            <w:bottom w:val="none" w:sz="0" w:space="0" w:color="auto"/>
            <w:right w:val="none" w:sz="0" w:space="0" w:color="auto"/>
          </w:divBdr>
        </w:div>
        <w:div w:id="2066296672">
          <w:marLeft w:val="480"/>
          <w:marRight w:val="0"/>
          <w:marTop w:val="0"/>
          <w:marBottom w:val="0"/>
          <w:divBdr>
            <w:top w:val="none" w:sz="0" w:space="0" w:color="auto"/>
            <w:left w:val="none" w:sz="0" w:space="0" w:color="auto"/>
            <w:bottom w:val="none" w:sz="0" w:space="0" w:color="auto"/>
            <w:right w:val="none" w:sz="0" w:space="0" w:color="auto"/>
          </w:divBdr>
        </w:div>
        <w:div w:id="2085639464">
          <w:marLeft w:val="480"/>
          <w:marRight w:val="0"/>
          <w:marTop w:val="0"/>
          <w:marBottom w:val="0"/>
          <w:divBdr>
            <w:top w:val="none" w:sz="0" w:space="0" w:color="auto"/>
            <w:left w:val="none" w:sz="0" w:space="0" w:color="auto"/>
            <w:bottom w:val="none" w:sz="0" w:space="0" w:color="auto"/>
            <w:right w:val="none" w:sz="0" w:space="0" w:color="auto"/>
          </w:divBdr>
        </w:div>
        <w:div w:id="2086535534">
          <w:marLeft w:val="480"/>
          <w:marRight w:val="0"/>
          <w:marTop w:val="0"/>
          <w:marBottom w:val="0"/>
          <w:divBdr>
            <w:top w:val="none" w:sz="0" w:space="0" w:color="auto"/>
            <w:left w:val="none" w:sz="0" w:space="0" w:color="auto"/>
            <w:bottom w:val="none" w:sz="0" w:space="0" w:color="auto"/>
            <w:right w:val="none" w:sz="0" w:space="0" w:color="auto"/>
          </w:divBdr>
        </w:div>
      </w:divsChild>
    </w:div>
    <w:div w:id="1788505334">
      <w:bodyDiv w:val="1"/>
      <w:marLeft w:val="0"/>
      <w:marRight w:val="0"/>
      <w:marTop w:val="0"/>
      <w:marBottom w:val="0"/>
      <w:divBdr>
        <w:top w:val="none" w:sz="0" w:space="0" w:color="auto"/>
        <w:left w:val="none" w:sz="0" w:space="0" w:color="auto"/>
        <w:bottom w:val="none" w:sz="0" w:space="0" w:color="auto"/>
        <w:right w:val="none" w:sz="0" w:space="0" w:color="auto"/>
      </w:divBdr>
      <w:divsChild>
        <w:div w:id="948662023">
          <w:marLeft w:val="480"/>
          <w:marRight w:val="0"/>
          <w:marTop w:val="0"/>
          <w:marBottom w:val="0"/>
          <w:divBdr>
            <w:top w:val="none" w:sz="0" w:space="0" w:color="auto"/>
            <w:left w:val="none" w:sz="0" w:space="0" w:color="auto"/>
            <w:bottom w:val="none" w:sz="0" w:space="0" w:color="auto"/>
            <w:right w:val="none" w:sz="0" w:space="0" w:color="auto"/>
          </w:divBdr>
        </w:div>
        <w:div w:id="2090996915">
          <w:marLeft w:val="480"/>
          <w:marRight w:val="0"/>
          <w:marTop w:val="0"/>
          <w:marBottom w:val="0"/>
          <w:divBdr>
            <w:top w:val="none" w:sz="0" w:space="0" w:color="auto"/>
            <w:left w:val="none" w:sz="0" w:space="0" w:color="auto"/>
            <w:bottom w:val="none" w:sz="0" w:space="0" w:color="auto"/>
            <w:right w:val="none" w:sz="0" w:space="0" w:color="auto"/>
          </w:divBdr>
        </w:div>
        <w:div w:id="935476366">
          <w:marLeft w:val="480"/>
          <w:marRight w:val="0"/>
          <w:marTop w:val="0"/>
          <w:marBottom w:val="0"/>
          <w:divBdr>
            <w:top w:val="none" w:sz="0" w:space="0" w:color="auto"/>
            <w:left w:val="none" w:sz="0" w:space="0" w:color="auto"/>
            <w:bottom w:val="none" w:sz="0" w:space="0" w:color="auto"/>
            <w:right w:val="none" w:sz="0" w:space="0" w:color="auto"/>
          </w:divBdr>
        </w:div>
        <w:div w:id="1017074924">
          <w:marLeft w:val="480"/>
          <w:marRight w:val="0"/>
          <w:marTop w:val="0"/>
          <w:marBottom w:val="0"/>
          <w:divBdr>
            <w:top w:val="none" w:sz="0" w:space="0" w:color="auto"/>
            <w:left w:val="none" w:sz="0" w:space="0" w:color="auto"/>
            <w:bottom w:val="none" w:sz="0" w:space="0" w:color="auto"/>
            <w:right w:val="none" w:sz="0" w:space="0" w:color="auto"/>
          </w:divBdr>
        </w:div>
        <w:div w:id="187305251">
          <w:marLeft w:val="480"/>
          <w:marRight w:val="0"/>
          <w:marTop w:val="0"/>
          <w:marBottom w:val="0"/>
          <w:divBdr>
            <w:top w:val="none" w:sz="0" w:space="0" w:color="auto"/>
            <w:left w:val="none" w:sz="0" w:space="0" w:color="auto"/>
            <w:bottom w:val="none" w:sz="0" w:space="0" w:color="auto"/>
            <w:right w:val="none" w:sz="0" w:space="0" w:color="auto"/>
          </w:divBdr>
        </w:div>
        <w:div w:id="1936011493">
          <w:marLeft w:val="480"/>
          <w:marRight w:val="0"/>
          <w:marTop w:val="0"/>
          <w:marBottom w:val="0"/>
          <w:divBdr>
            <w:top w:val="none" w:sz="0" w:space="0" w:color="auto"/>
            <w:left w:val="none" w:sz="0" w:space="0" w:color="auto"/>
            <w:bottom w:val="none" w:sz="0" w:space="0" w:color="auto"/>
            <w:right w:val="none" w:sz="0" w:space="0" w:color="auto"/>
          </w:divBdr>
        </w:div>
        <w:div w:id="1286741439">
          <w:marLeft w:val="480"/>
          <w:marRight w:val="0"/>
          <w:marTop w:val="0"/>
          <w:marBottom w:val="0"/>
          <w:divBdr>
            <w:top w:val="none" w:sz="0" w:space="0" w:color="auto"/>
            <w:left w:val="none" w:sz="0" w:space="0" w:color="auto"/>
            <w:bottom w:val="none" w:sz="0" w:space="0" w:color="auto"/>
            <w:right w:val="none" w:sz="0" w:space="0" w:color="auto"/>
          </w:divBdr>
        </w:div>
        <w:div w:id="786045459">
          <w:marLeft w:val="480"/>
          <w:marRight w:val="0"/>
          <w:marTop w:val="0"/>
          <w:marBottom w:val="0"/>
          <w:divBdr>
            <w:top w:val="none" w:sz="0" w:space="0" w:color="auto"/>
            <w:left w:val="none" w:sz="0" w:space="0" w:color="auto"/>
            <w:bottom w:val="none" w:sz="0" w:space="0" w:color="auto"/>
            <w:right w:val="none" w:sz="0" w:space="0" w:color="auto"/>
          </w:divBdr>
        </w:div>
        <w:div w:id="1720859242">
          <w:marLeft w:val="480"/>
          <w:marRight w:val="0"/>
          <w:marTop w:val="0"/>
          <w:marBottom w:val="0"/>
          <w:divBdr>
            <w:top w:val="none" w:sz="0" w:space="0" w:color="auto"/>
            <w:left w:val="none" w:sz="0" w:space="0" w:color="auto"/>
            <w:bottom w:val="none" w:sz="0" w:space="0" w:color="auto"/>
            <w:right w:val="none" w:sz="0" w:space="0" w:color="auto"/>
          </w:divBdr>
        </w:div>
        <w:div w:id="409935276">
          <w:marLeft w:val="480"/>
          <w:marRight w:val="0"/>
          <w:marTop w:val="0"/>
          <w:marBottom w:val="0"/>
          <w:divBdr>
            <w:top w:val="none" w:sz="0" w:space="0" w:color="auto"/>
            <w:left w:val="none" w:sz="0" w:space="0" w:color="auto"/>
            <w:bottom w:val="none" w:sz="0" w:space="0" w:color="auto"/>
            <w:right w:val="none" w:sz="0" w:space="0" w:color="auto"/>
          </w:divBdr>
        </w:div>
        <w:div w:id="1522545319">
          <w:marLeft w:val="480"/>
          <w:marRight w:val="0"/>
          <w:marTop w:val="0"/>
          <w:marBottom w:val="0"/>
          <w:divBdr>
            <w:top w:val="none" w:sz="0" w:space="0" w:color="auto"/>
            <w:left w:val="none" w:sz="0" w:space="0" w:color="auto"/>
            <w:bottom w:val="none" w:sz="0" w:space="0" w:color="auto"/>
            <w:right w:val="none" w:sz="0" w:space="0" w:color="auto"/>
          </w:divBdr>
        </w:div>
        <w:div w:id="1223322369">
          <w:marLeft w:val="480"/>
          <w:marRight w:val="0"/>
          <w:marTop w:val="0"/>
          <w:marBottom w:val="0"/>
          <w:divBdr>
            <w:top w:val="none" w:sz="0" w:space="0" w:color="auto"/>
            <w:left w:val="none" w:sz="0" w:space="0" w:color="auto"/>
            <w:bottom w:val="none" w:sz="0" w:space="0" w:color="auto"/>
            <w:right w:val="none" w:sz="0" w:space="0" w:color="auto"/>
          </w:divBdr>
        </w:div>
        <w:div w:id="926839394">
          <w:marLeft w:val="480"/>
          <w:marRight w:val="0"/>
          <w:marTop w:val="0"/>
          <w:marBottom w:val="0"/>
          <w:divBdr>
            <w:top w:val="none" w:sz="0" w:space="0" w:color="auto"/>
            <w:left w:val="none" w:sz="0" w:space="0" w:color="auto"/>
            <w:bottom w:val="none" w:sz="0" w:space="0" w:color="auto"/>
            <w:right w:val="none" w:sz="0" w:space="0" w:color="auto"/>
          </w:divBdr>
        </w:div>
        <w:div w:id="1266420928">
          <w:marLeft w:val="480"/>
          <w:marRight w:val="0"/>
          <w:marTop w:val="0"/>
          <w:marBottom w:val="0"/>
          <w:divBdr>
            <w:top w:val="none" w:sz="0" w:space="0" w:color="auto"/>
            <w:left w:val="none" w:sz="0" w:space="0" w:color="auto"/>
            <w:bottom w:val="none" w:sz="0" w:space="0" w:color="auto"/>
            <w:right w:val="none" w:sz="0" w:space="0" w:color="auto"/>
          </w:divBdr>
        </w:div>
        <w:div w:id="673653252">
          <w:marLeft w:val="480"/>
          <w:marRight w:val="0"/>
          <w:marTop w:val="0"/>
          <w:marBottom w:val="0"/>
          <w:divBdr>
            <w:top w:val="none" w:sz="0" w:space="0" w:color="auto"/>
            <w:left w:val="none" w:sz="0" w:space="0" w:color="auto"/>
            <w:bottom w:val="none" w:sz="0" w:space="0" w:color="auto"/>
            <w:right w:val="none" w:sz="0" w:space="0" w:color="auto"/>
          </w:divBdr>
        </w:div>
        <w:div w:id="2135639691">
          <w:marLeft w:val="480"/>
          <w:marRight w:val="0"/>
          <w:marTop w:val="0"/>
          <w:marBottom w:val="0"/>
          <w:divBdr>
            <w:top w:val="none" w:sz="0" w:space="0" w:color="auto"/>
            <w:left w:val="none" w:sz="0" w:space="0" w:color="auto"/>
            <w:bottom w:val="none" w:sz="0" w:space="0" w:color="auto"/>
            <w:right w:val="none" w:sz="0" w:space="0" w:color="auto"/>
          </w:divBdr>
        </w:div>
        <w:div w:id="1651908391">
          <w:marLeft w:val="480"/>
          <w:marRight w:val="0"/>
          <w:marTop w:val="0"/>
          <w:marBottom w:val="0"/>
          <w:divBdr>
            <w:top w:val="none" w:sz="0" w:space="0" w:color="auto"/>
            <w:left w:val="none" w:sz="0" w:space="0" w:color="auto"/>
            <w:bottom w:val="none" w:sz="0" w:space="0" w:color="auto"/>
            <w:right w:val="none" w:sz="0" w:space="0" w:color="auto"/>
          </w:divBdr>
        </w:div>
        <w:div w:id="1003430445">
          <w:marLeft w:val="480"/>
          <w:marRight w:val="0"/>
          <w:marTop w:val="0"/>
          <w:marBottom w:val="0"/>
          <w:divBdr>
            <w:top w:val="none" w:sz="0" w:space="0" w:color="auto"/>
            <w:left w:val="none" w:sz="0" w:space="0" w:color="auto"/>
            <w:bottom w:val="none" w:sz="0" w:space="0" w:color="auto"/>
            <w:right w:val="none" w:sz="0" w:space="0" w:color="auto"/>
          </w:divBdr>
        </w:div>
        <w:div w:id="934437686">
          <w:marLeft w:val="480"/>
          <w:marRight w:val="0"/>
          <w:marTop w:val="0"/>
          <w:marBottom w:val="0"/>
          <w:divBdr>
            <w:top w:val="none" w:sz="0" w:space="0" w:color="auto"/>
            <w:left w:val="none" w:sz="0" w:space="0" w:color="auto"/>
            <w:bottom w:val="none" w:sz="0" w:space="0" w:color="auto"/>
            <w:right w:val="none" w:sz="0" w:space="0" w:color="auto"/>
          </w:divBdr>
        </w:div>
        <w:div w:id="1056853267">
          <w:marLeft w:val="480"/>
          <w:marRight w:val="0"/>
          <w:marTop w:val="0"/>
          <w:marBottom w:val="0"/>
          <w:divBdr>
            <w:top w:val="none" w:sz="0" w:space="0" w:color="auto"/>
            <w:left w:val="none" w:sz="0" w:space="0" w:color="auto"/>
            <w:bottom w:val="none" w:sz="0" w:space="0" w:color="auto"/>
            <w:right w:val="none" w:sz="0" w:space="0" w:color="auto"/>
          </w:divBdr>
        </w:div>
        <w:div w:id="1767311894">
          <w:marLeft w:val="480"/>
          <w:marRight w:val="0"/>
          <w:marTop w:val="0"/>
          <w:marBottom w:val="0"/>
          <w:divBdr>
            <w:top w:val="none" w:sz="0" w:space="0" w:color="auto"/>
            <w:left w:val="none" w:sz="0" w:space="0" w:color="auto"/>
            <w:bottom w:val="none" w:sz="0" w:space="0" w:color="auto"/>
            <w:right w:val="none" w:sz="0" w:space="0" w:color="auto"/>
          </w:divBdr>
        </w:div>
        <w:div w:id="2144541065">
          <w:marLeft w:val="480"/>
          <w:marRight w:val="0"/>
          <w:marTop w:val="0"/>
          <w:marBottom w:val="0"/>
          <w:divBdr>
            <w:top w:val="none" w:sz="0" w:space="0" w:color="auto"/>
            <w:left w:val="none" w:sz="0" w:space="0" w:color="auto"/>
            <w:bottom w:val="none" w:sz="0" w:space="0" w:color="auto"/>
            <w:right w:val="none" w:sz="0" w:space="0" w:color="auto"/>
          </w:divBdr>
        </w:div>
        <w:div w:id="598636352">
          <w:marLeft w:val="480"/>
          <w:marRight w:val="0"/>
          <w:marTop w:val="0"/>
          <w:marBottom w:val="0"/>
          <w:divBdr>
            <w:top w:val="none" w:sz="0" w:space="0" w:color="auto"/>
            <w:left w:val="none" w:sz="0" w:space="0" w:color="auto"/>
            <w:bottom w:val="none" w:sz="0" w:space="0" w:color="auto"/>
            <w:right w:val="none" w:sz="0" w:space="0" w:color="auto"/>
          </w:divBdr>
        </w:div>
        <w:div w:id="1856529210">
          <w:marLeft w:val="480"/>
          <w:marRight w:val="0"/>
          <w:marTop w:val="0"/>
          <w:marBottom w:val="0"/>
          <w:divBdr>
            <w:top w:val="none" w:sz="0" w:space="0" w:color="auto"/>
            <w:left w:val="none" w:sz="0" w:space="0" w:color="auto"/>
            <w:bottom w:val="none" w:sz="0" w:space="0" w:color="auto"/>
            <w:right w:val="none" w:sz="0" w:space="0" w:color="auto"/>
          </w:divBdr>
        </w:div>
        <w:div w:id="1622609795">
          <w:marLeft w:val="480"/>
          <w:marRight w:val="0"/>
          <w:marTop w:val="0"/>
          <w:marBottom w:val="0"/>
          <w:divBdr>
            <w:top w:val="none" w:sz="0" w:space="0" w:color="auto"/>
            <w:left w:val="none" w:sz="0" w:space="0" w:color="auto"/>
            <w:bottom w:val="none" w:sz="0" w:space="0" w:color="auto"/>
            <w:right w:val="none" w:sz="0" w:space="0" w:color="auto"/>
          </w:divBdr>
        </w:div>
        <w:div w:id="428351895">
          <w:marLeft w:val="480"/>
          <w:marRight w:val="0"/>
          <w:marTop w:val="0"/>
          <w:marBottom w:val="0"/>
          <w:divBdr>
            <w:top w:val="none" w:sz="0" w:space="0" w:color="auto"/>
            <w:left w:val="none" w:sz="0" w:space="0" w:color="auto"/>
            <w:bottom w:val="none" w:sz="0" w:space="0" w:color="auto"/>
            <w:right w:val="none" w:sz="0" w:space="0" w:color="auto"/>
          </w:divBdr>
        </w:div>
        <w:div w:id="646133979">
          <w:marLeft w:val="480"/>
          <w:marRight w:val="0"/>
          <w:marTop w:val="0"/>
          <w:marBottom w:val="0"/>
          <w:divBdr>
            <w:top w:val="none" w:sz="0" w:space="0" w:color="auto"/>
            <w:left w:val="none" w:sz="0" w:space="0" w:color="auto"/>
            <w:bottom w:val="none" w:sz="0" w:space="0" w:color="auto"/>
            <w:right w:val="none" w:sz="0" w:space="0" w:color="auto"/>
          </w:divBdr>
        </w:div>
        <w:div w:id="826439302">
          <w:marLeft w:val="480"/>
          <w:marRight w:val="0"/>
          <w:marTop w:val="0"/>
          <w:marBottom w:val="0"/>
          <w:divBdr>
            <w:top w:val="none" w:sz="0" w:space="0" w:color="auto"/>
            <w:left w:val="none" w:sz="0" w:space="0" w:color="auto"/>
            <w:bottom w:val="none" w:sz="0" w:space="0" w:color="auto"/>
            <w:right w:val="none" w:sz="0" w:space="0" w:color="auto"/>
          </w:divBdr>
        </w:div>
        <w:div w:id="411661236">
          <w:marLeft w:val="480"/>
          <w:marRight w:val="0"/>
          <w:marTop w:val="0"/>
          <w:marBottom w:val="0"/>
          <w:divBdr>
            <w:top w:val="none" w:sz="0" w:space="0" w:color="auto"/>
            <w:left w:val="none" w:sz="0" w:space="0" w:color="auto"/>
            <w:bottom w:val="none" w:sz="0" w:space="0" w:color="auto"/>
            <w:right w:val="none" w:sz="0" w:space="0" w:color="auto"/>
          </w:divBdr>
        </w:div>
        <w:div w:id="1624575474">
          <w:marLeft w:val="480"/>
          <w:marRight w:val="0"/>
          <w:marTop w:val="0"/>
          <w:marBottom w:val="0"/>
          <w:divBdr>
            <w:top w:val="none" w:sz="0" w:space="0" w:color="auto"/>
            <w:left w:val="none" w:sz="0" w:space="0" w:color="auto"/>
            <w:bottom w:val="none" w:sz="0" w:space="0" w:color="auto"/>
            <w:right w:val="none" w:sz="0" w:space="0" w:color="auto"/>
          </w:divBdr>
        </w:div>
        <w:div w:id="296839736">
          <w:marLeft w:val="480"/>
          <w:marRight w:val="0"/>
          <w:marTop w:val="0"/>
          <w:marBottom w:val="0"/>
          <w:divBdr>
            <w:top w:val="none" w:sz="0" w:space="0" w:color="auto"/>
            <w:left w:val="none" w:sz="0" w:space="0" w:color="auto"/>
            <w:bottom w:val="none" w:sz="0" w:space="0" w:color="auto"/>
            <w:right w:val="none" w:sz="0" w:space="0" w:color="auto"/>
          </w:divBdr>
        </w:div>
        <w:div w:id="2127458053">
          <w:marLeft w:val="480"/>
          <w:marRight w:val="0"/>
          <w:marTop w:val="0"/>
          <w:marBottom w:val="0"/>
          <w:divBdr>
            <w:top w:val="none" w:sz="0" w:space="0" w:color="auto"/>
            <w:left w:val="none" w:sz="0" w:space="0" w:color="auto"/>
            <w:bottom w:val="none" w:sz="0" w:space="0" w:color="auto"/>
            <w:right w:val="none" w:sz="0" w:space="0" w:color="auto"/>
          </w:divBdr>
        </w:div>
        <w:div w:id="899633797">
          <w:marLeft w:val="480"/>
          <w:marRight w:val="0"/>
          <w:marTop w:val="0"/>
          <w:marBottom w:val="0"/>
          <w:divBdr>
            <w:top w:val="none" w:sz="0" w:space="0" w:color="auto"/>
            <w:left w:val="none" w:sz="0" w:space="0" w:color="auto"/>
            <w:bottom w:val="none" w:sz="0" w:space="0" w:color="auto"/>
            <w:right w:val="none" w:sz="0" w:space="0" w:color="auto"/>
          </w:divBdr>
        </w:div>
        <w:div w:id="1367095569">
          <w:marLeft w:val="480"/>
          <w:marRight w:val="0"/>
          <w:marTop w:val="0"/>
          <w:marBottom w:val="0"/>
          <w:divBdr>
            <w:top w:val="none" w:sz="0" w:space="0" w:color="auto"/>
            <w:left w:val="none" w:sz="0" w:space="0" w:color="auto"/>
            <w:bottom w:val="none" w:sz="0" w:space="0" w:color="auto"/>
            <w:right w:val="none" w:sz="0" w:space="0" w:color="auto"/>
          </w:divBdr>
        </w:div>
        <w:div w:id="1810661197">
          <w:marLeft w:val="480"/>
          <w:marRight w:val="0"/>
          <w:marTop w:val="0"/>
          <w:marBottom w:val="0"/>
          <w:divBdr>
            <w:top w:val="none" w:sz="0" w:space="0" w:color="auto"/>
            <w:left w:val="none" w:sz="0" w:space="0" w:color="auto"/>
            <w:bottom w:val="none" w:sz="0" w:space="0" w:color="auto"/>
            <w:right w:val="none" w:sz="0" w:space="0" w:color="auto"/>
          </w:divBdr>
        </w:div>
        <w:div w:id="1633558587">
          <w:marLeft w:val="480"/>
          <w:marRight w:val="0"/>
          <w:marTop w:val="0"/>
          <w:marBottom w:val="0"/>
          <w:divBdr>
            <w:top w:val="none" w:sz="0" w:space="0" w:color="auto"/>
            <w:left w:val="none" w:sz="0" w:space="0" w:color="auto"/>
            <w:bottom w:val="none" w:sz="0" w:space="0" w:color="auto"/>
            <w:right w:val="none" w:sz="0" w:space="0" w:color="auto"/>
          </w:divBdr>
        </w:div>
        <w:div w:id="55669284">
          <w:marLeft w:val="480"/>
          <w:marRight w:val="0"/>
          <w:marTop w:val="0"/>
          <w:marBottom w:val="0"/>
          <w:divBdr>
            <w:top w:val="none" w:sz="0" w:space="0" w:color="auto"/>
            <w:left w:val="none" w:sz="0" w:space="0" w:color="auto"/>
            <w:bottom w:val="none" w:sz="0" w:space="0" w:color="auto"/>
            <w:right w:val="none" w:sz="0" w:space="0" w:color="auto"/>
          </w:divBdr>
        </w:div>
        <w:div w:id="1772816302">
          <w:marLeft w:val="480"/>
          <w:marRight w:val="0"/>
          <w:marTop w:val="0"/>
          <w:marBottom w:val="0"/>
          <w:divBdr>
            <w:top w:val="none" w:sz="0" w:space="0" w:color="auto"/>
            <w:left w:val="none" w:sz="0" w:space="0" w:color="auto"/>
            <w:bottom w:val="none" w:sz="0" w:space="0" w:color="auto"/>
            <w:right w:val="none" w:sz="0" w:space="0" w:color="auto"/>
          </w:divBdr>
        </w:div>
        <w:div w:id="940067445">
          <w:marLeft w:val="480"/>
          <w:marRight w:val="0"/>
          <w:marTop w:val="0"/>
          <w:marBottom w:val="0"/>
          <w:divBdr>
            <w:top w:val="none" w:sz="0" w:space="0" w:color="auto"/>
            <w:left w:val="none" w:sz="0" w:space="0" w:color="auto"/>
            <w:bottom w:val="none" w:sz="0" w:space="0" w:color="auto"/>
            <w:right w:val="none" w:sz="0" w:space="0" w:color="auto"/>
          </w:divBdr>
        </w:div>
        <w:div w:id="276134440">
          <w:marLeft w:val="480"/>
          <w:marRight w:val="0"/>
          <w:marTop w:val="0"/>
          <w:marBottom w:val="0"/>
          <w:divBdr>
            <w:top w:val="none" w:sz="0" w:space="0" w:color="auto"/>
            <w:left w:val="none" w:sz="0" w:space="0" w:color="auto"/>
            <w:bottom w:val="none" w:sz="0" w:space="0" w:color="auto"/>
            <w:right w:val="none" w:sz="0" w:space="0" w:color="auto"/>
          </w:divBdr>
        </w:div>
        <w:div w:id="2086682776">
          <w:marLeft w:val="480"/>
          <w:marRight w:val="0"/>
          <w:marTop w:val="0"/>
          <w:marBottom w:val="0"/>
          <w:divBdr>
            <w:top w:val="none" w:sz="0" w:space="0" w:color="auto"/>
            <w:left w:val="none" w:sz="0" w:space="0" w:color="auto"/>
            <w:bottom w:val="none" w:sz="0" w:space="0" w:color="auto"/>
            <w:right w:val="none" w:sz="0" w:space="0" w:color="auto"/>
          </w:divBdr>
        </w:div>
        <w:div w:id="719747049">
          <w:marLeft w:val="480"/>
          <w:marRight w:val="0"/>
          <w:marTop w:val="0"/>
          <w:marBottom w:val="0"/>
          <w:divBdr>
            <w:top w:val="none" w:sz="0" w:space="0" w:color="auto"/>
            <w:left w:val="none" w:sz="0" w:space="0" w:color="auto"/>
            <w:bottom w:val="none" w:sz="0" w:space="0" w:color="auto"/>
            <w:right w:val="none" w:sz="0" w:space="0" w:color="auto"/>
          </w:divBdr>
        </w:div>
        <w:div w:id="1600747847">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428039357">
          <w:marLeft w:val="480"/>
          <w:marRight w:val="0"/>
          <w:marTop w:val="0"/>
          <w:marBottom w:val="0"/>
          <w:divBdr>
            <w:top w:val="none" w:sz="0" w:space="0" w:color="auto"/>
            <w:left w:val="none" w:sz="0" w:space="0" w:color="auto"/>
            <w:bottom w:val="none" w:sz="0" w:space="0" w:color="auto"/>
            <w:right w:val="none" w:sz="0" w:space="0" w:color="auto"/>
          </w:divBdr>
        </w:div>
        <w:div w:id="980772340">
          <w:marLeft w:val="480"/>
          <w:marRight w:val="0"/>
          <w:marTop w:val="0"/>
          <w:marBottom w:val="0"/>
          <w:divBdr>
            <w:top w:val="none" w:sz="0" w:space="0" w:color="auto"/>
            <w:left w:val="none" w:sz="0" w:space="0" w:color="auto"/>
            <w:bottom w:val="none" w:sz="0" w:space="0" w:color="auto"/>
            <w:right w:val="none" w:sz="0" w:space="0" w:color="auto"/>
          </w:divBdr>
        </w:div>
        <w:div w:id="1622567773">
          <w:marLeft w:val="480"/>
          <w:marRight w:val="0"/>
          <w:marTop w:val="0"/>
          <w:marBottom w:val="0"/>
          <w:divBdr>
            <w:top w:val="none" w:sz="0" w:space="0" w:color="auto"/>
            <w:left w:val="none" w:sz="0" w:space="0" w:color="auto"/>
            <w:bottom w:val="none" w:sz="0" w:space="0" w:color="auto"/>
            <w:right w:val="none" w:sz="0" w:space="0" w:color="auto"/>
          </w:divBdr>
        </w:div>
        <w:div w:id="1801528215">
          <w:marLeft w:val="480"/>
          <w:marRight w:val="0"/>
          <w:marTop w:val="0"/>
          <w:marBottom w:val="0"/>
          <w:divBdr>
            <w:top w:val="none" w:sz="0" w:space="0" w:color="auto"/>
            <w:left w:val="none" w:sz="0" w:space="0" w:color="auto"/>
            <w:bottom w:val="none" w:sz="0" w:space="0" w:color="auto"/>
            <w:right w:val="none" w:sz="0" w:space="0" w:color="auto"/>
          </w:divBdr>
        </w:div>
        <w:div w:id="1616982526">
          <w:marLeft w:val="480"/>
          <w:marRight w:val="0"/>
          <w:marTop w:val="0"/>
          <w:marBottom w:val="0"/>
          <w:divBdr>
            <w:top w:val="none" w:sz="0" w:space="0" w:color="auto"/>
            <w:left w:val="none" w:sz="0" w:space="0" w:color="auto"/>
            <w:bottom w:val="none" w:sz="0" w:space="0" w:color="auto"/>
            <w:right w:val="none" w:sz="0" w:space="0" w:color="auto"/>
          </w:divBdr>
        </w:div>
        <w:div w:id="1666281590">
          <w:marLeft w:val="480"/>
          <w:marRight w:val="0"/>
          <w:marTop w:val="0"/>
          <w:marBottom w:val="0"/>
          <w:divBdr>
            <w:top w:val="none" w:sz="0" w:space="0" w:color="auto"/>
            <w:left w:val="none" w:sz="0" w:space="0" w:color="auto"/>
            <w:bottom w:val="none" w:sz="0" w:space="0" w:color="auto"/>
            <w:right w:val="none" w:sz="0" w:space="0" w:color="auto"/>
          </w:divBdr>
        </w:div>
        <w:div w:id="291717284">
          <w:marLeft w:val="480"/>
          <w:marRight w:val="0"/>
          <w:marTop w:val="0"/>
          <w:marBottom w:val="0"/>
          <w:divBdr>
            <w:top w:val="none" w:sz="0" w:space="0" w:color="auto"/>
            <w:left w:val="none" w:sz="0" w:space="0" w:color="auto"/>
            <w:bottom w:val="none" w:sz="0" w:space="0" w:color="auto"/>
            <w:right w:val="none" w:sz="0" w:space="0" w:color="auto"/>
          </w:divBdr>
        </w:div>
        <w:div w:id="2033262114">
          <w:marLeft w:val="480"/>
          <w:marRight w:val="0"/>
          <w:marTop w:val="0"/>
          <w:marBottom w:val="0"/>
          <w:divBdr>
            <w:top w:val="none" w:sz="0" w:space="0" w:color="auto"/>
            <w:left w:val="none" w:sz="0" w:space="0" w:color="auto"/>
            <w:bottom w:val="none" w:sz="0" w:space="0" w:color="auto"/>
            <w:right w:val="none" w:sz="0" w:space="0" w:color="auto"/>
          </w:divBdr>
        </w:div>
        <w:div w:id="557671840">
          <w:marLeft w:val="480"/>
          <w:marRight w:val="0"/>
          <w:marTop w:val="0"/>
          <w:marBottom w:val="0"/>
          <w:divBdr>
            <w:top w:val="none" w:sz="0" w:space="0" w:color="auto"/>
            <w:left w:val="none" w:sz="0" w:space="0" w:color="auto"/>
            <w:bottom w:val="none" w:sz="0" w:space="0" w:color="auto"/>
            <w:right w:val="none" w:sz="0" w:space="0" w:color="auto"/>
          </w:divBdr>
        </w:div>
        <w:div w:id="1275820217">
          <w:marLeft w:val="480"/>
          <w:marRight w:val="0"/>
          <w:marTop w:val="0"/>
          <w:marBottom w:val="0"/>
          <w:divBdr>
            <w:top w:val="none" w:sz="0" w:space="0" w:color="auto"/>
            <w:left w:val="none" w:sz="0" w:space="0" w:color="auto"/>
            <w:bottom w:val="none" w:sz="0" w:space="0" w:color="auto"/>
            <w:right w:val="none" w:sz="0" w:space="0" w:color="auto"/>
          </w:divBdr>
        </w:div>
        <w:div w:id="2088261050">
          <w:marLeft w:val="480"/>
          <w:marRight w:val="0"/>
          <w:marTop w:val="0"/>
          <w:marBottom w:val="0"/>
          <w:divBdr>
            <w:top w:val="none" w:sz="0" w:space="0" w:color="auto"/>
            <w:left w:val="none" w:sz="0" w:space="0" w:color="auto"/>
            <w:bottom w:val="none" w:sz="0" w:space="0" w:color="auto"/>
            <w:right w:val="none" w:sz="0" w:space="0" w:color="auto"/>
          </w:divBdr>
        </w:div>
        <w:div w:id="1333991572">
          <w:marLeft w:val="480"/>
          <w:marRight w:val="0"/>
          <w:marTop w:val="0"/>
          <w:marBottom w:val="0"/>
          <w:divBdr>
            <w:top w:val="none" w:sz="0" w:space="0" w:color="auto"/>
            <w:left w:val="none" w:sz="0" w:space="0" w:color="auto"/>
            <w:bottom w:val="none" w:sz="0" w:space="0" w:color="auto"/>
            <w:right w:val="none" w:sz="0" w:space="0" w:color="auto"/>
          </w:divBdr>
        </w:div>
        <w:div w:id="1907916157">
          <w:marLeft w:val="480"/>
          <w:marRight w:val="0"/>
          <w:marTop w:val="0"/>
          <w:marBottom w:val="0"/>
          <w:divBdr>
            <w:top w:val="none" w:sz="0" w:space="0" w:color="auto"/>
            <w:left w:val="none" w:sz="0" w:space="0" w:color="auto"/>
            <w:bottom w:val="none" w:sz="0" w:space="0" w:color="auto"/>
            <w:right w:val="none" w:sz="0" w:space="0" w:color="auto"/>
          </w:divBdr>
        </w:div>
        <w:div w:id="1443457566">
          <w:marLeft w:val="480"/>
          <w:marRight w:val="0"/>
          <w:marTop w:val="0"/>
          <w:marBottom w:val="0"/>
          <w:divBdr>
            <w:top w:val="none" w:sz="0" w:space="0" w:color="auto"/>
            <w:left w:val="none" w:sz="0" w:space="0" w:color="auto"/>
            <w:bottom w:val="none" w:sz="0" w:space="0" w:color="auto"/>
            <w:right w:val="none" w:sz="0" w:space="0" w:color="auto"/>
          </w:divBdr>
        </w:div>
        <w:div w:id="517736184">
          <w:marLeft w:val="480"/>
          <w:marRight w:val="0"/>
          <w:marTop w:val="0"/>
          <w:marBottom w:val="0"/>
          <w:divBdr>
            <w:top w:val="none" w:sz="0" w:space="0" w:color="auto"/>
            <w:left w:val="none" w:sz="0" w:space="0" w:color="auto"/>
            <w:bottom w:val="none" w:sz="0" w:space="0" w:color="auto"/>
            <w:right w:val="none" w:sz="0" w:space="0" w:color="auto"/>
          </w:divBdr>
        </w:div>
        <w:div w:id="1765495710">
          <w:marLeft w:val="480"/>
          <w:marRight w:val="0"/>
          <w:marTop w:val="0"/>
          <w:marBottom w:val="0"/>
          <w:divBdr>
            <w:top w:val="none" w:sz="0" w:space="0" w:color="auto"/>
            <w:left w:val="none" w:sz="0" w:space="0" w:color="auto"/>
            <w:bottom w:val="none" w:sz="0" w:space="0" w:color="auto"/>
            <w:right w:val="none" w:sz="0" w:space="0" w:color="auto"/>
          </w:divBdr>
        </w:div>
        <w:div w:id="1778717185">
          <w:marLeft w:val="480"/>
          <w:marRight w:val="0"/>
          <w:marTop w:val="0"/>
          <w:marBottom w:val="0"/>
          <w:divBdr>
            <w:top w:val="none" w:sz="0" w:space="0" w:color="auto"/>
            <w:left w:val="none" w:sz="0" w:space="0" w:color="auto"/>
            <w:bottom w:val="none" w:sz="0" w:space="0" w:color="auto"/>
            <w:right w:val="none" w:sz="0" w:space="0" w:color="auto"/>
          </w:divBdr>
        </w:div>
        <w:div w:id="931012584">
          <w:marLeft w:val="480"/>
          <w:marRight w:val="0"/>
          <w:marTop w:val="0"/>
          <w:marBottom w:val="0"/>
          <w:divBdr>
            <w:top w:val="none" w:sz="0" w:space="0" w:color="auto"/>
            <w:left w:val="none" w:sz="0" w:space="0" w:color="auto"/>
            <w:bottom w:val="none" w:sz="0" w:space="0" w:color="auto"/>
            <w:right w:val="none" w:sz="0" w:space="0" w:color="auto"/>
          </w:divBdr>
        </w:div>
        <w:div w:id="100224461">
          <w:marLeft w:val="480"/>
          <w:marRight w:val="0"/>
          <w:marTop w:val="0"/>
          <w:marBottom w:val="0"/>
          <w:divBdr>
            <w:top w:val="none" w:sz="0" w:space="0" w:color="auto"/>
            <w:left w:val="none" w:sz="0" w:space="0" w:color="auto"/>
            <w:bottom w:val="none" w:sz="0" w:space="0" w:color="auto"/>
            <w:right w:val="none" w:sz="0" w:space="0" w:color="auto"/>
          </w:divBdr>
        </w:div>
        <w:div w:id="1403407118">
          <w:marLeft w:val="480"/>
          <w:marRight w:val="0"/>
          <w:marTop w:val="0"/>
          <w:marBottom w:val="0"/>
          <w:divBdr>
            <w:top w:val="none" w:sz="0" w:space="0" w:color="auto"/>
            <w:left w:val="none" w:sz="0" w:space="0" w:color="auto"/>
            <w:bottom w:val="none" w:sz="0" w:space="0" w:color="auto"/>
            <w:right w:val="none" w:sz="0" w:space="0" w:color="auto"/>
          </w:divBdr>
        </w:div>
        <w:div w:id="1893880361">
          <w:marLeft w:val="480"/>
          <w:marRight w:val="0"/>
          <w:marTop w:val="0"/>
          <w:marBottom w:val="0"/>
          <w:divBdr>
            <w:top w:val="none" w:sz="0" w:space="0" w:color="auto"/>
            <w:left w:val="none" w:sz="0" w:space="0" w:color="auto"/>
            <w:bottom w:val="none" w:sz="0" w:space="0" w:color="auto"/>
            <w:right w:val="none" w:sz="0" w:space="0" w:color="auto"/>
          </w:divBdr>
        </w:div>
        <w:div w:id="33121342">
          <w:marLeft w:val="480"/>
          <w:marRight w:val="0"/>
          <w:marTop w:val="0"/>
          <w:marBottom w:val="0"/>
          <w:divBdr>
            <w:top w:val="none" w:sz="0" w:space="0" w:color="auto"/>
            <w:left w:val="none" w:sz="0" w:space="0" w:color="auto"/>
            <w:bottom w:val="none" w:sz="0" w:space="0" w:color="auto"/>
            <w:right w:val="none" w:sz="0" w:space="0" w:color="auto"/>
          </w:divBdr>
        </w:div>
        <w:div w:id="883249575">
          <w:marLeft w:val="480"/>
          <w:marRight w:val="0"/>
          <w:marTop w:val="0"/>
          <w:marBottom w:val="0"/>
          <w:divBdr>
            <w:top w:val="none" w:sz="0" w:space="0" w:color="auto"/>
            <w:left w:val="none" w:sz="0" w:space="0" w:color="auto"/>
            <w:bottom w:val="none" w:sz="0" w:space="0" w:color="auto"/>
            <w:right w:val="none" w:sz="0" w:space="0" w:color="auto"/>
          </w:divBdr>
        </w:div>
        <w:div w:id="439568908">
          <w:marLeft w:val="480"/>
          <w:marRight w:val="0"/>
          <w:marTop w:val="0"/>
          <w:marBottom w:val="0"/>
          <w:divBdr>
            <w:top w:val="none" w:sz="0" w:space="0" w:color="auto"/>
            <w:left w:val="none" w:sz="0" w:space="0" w:color="auto"/>
            <w:bottom w:val="none" w:sz="0" w:space="0" w:color="auto"/>
            <w:right w:val="none" w:sz="0" w:space="0" w:color="auto"/>
          </w:divBdr>
        </w:div>
        <w:div w:id="1351759983">
          <w:marLeft w:val="480"/>
          <w:marRight w:val="0"/>
          <w:marTop w:val="0"/>
          <w:marBottom w:val="0"/>
          <w:divBdr>
            <w:top w:val="none" w:sz="0" w:space="0" w:color="auto"/>
            <w:left w:val="none" w:sz="0" w:space="0" w:color="auto"/>
            <w:bottom w:val="none" w:sz="0" w:space="0" w:color="auto"/>
            <w:right w:val="none" w:sz="0" w:space="0" w:color="auto"/>
          </w:divBdr>
        </w:div>
        <w:div w:id="354381751">
          <w:marLeft w:val="480"/>
          <w:marRight w:val="0"/>
          <w:marTop w:val="0"/>
          <w:marBottom w:val="0"/>
          <w:divBdr>
            <w:top w:val="none" w:sz="0" w:space="0" w:color="auto"/>
            <w:left w:val="none" w:sz="0" w:space="0" w:color="auto"/>
            <w:bottom w:val="none" w:sz="0" w:space="0" w:color="auto"/>
            <w:right w:val="none" w:sz="0" w:space="0" w:color="auto"/>
          </w:divBdr>
        </w:div>
        <w:div w:id="1537884967">
          <w:marLeft w:val="480"/>
          <w:marRight w:val="0"/>
          <w:marTop w:val="0"/>
          <w:marBottom w:val="0"/>
          <w:divBdr>
            <w:top w:val="none" w:sz="0" w:space="0" w:color="auto"/>
            <w:left w:val="none" w:sz="0" w:space="0" w:color="auto"/>
            <w:bottom w:val="none" w:sz="0" w:space="0" w:color="auto"/>
            <w:right w:val="none" w:sz="0" w:space="0" w:color="auto"/>
          </w:divBdr>
        </w:div>
        <w:div w:id="1431509827">
          <w:marLeft w:val="480"/>
          <w:marRight w:val="0"/>
          <w:marTop w:val="0"/>
          <w:marBottom w:val="0"/>
          <w:divBdr>
            <w:top w:val="none" w:sz="0" w:space="0" w:color="auto"/>
            <w:left w:val="none" w:sz="0" w:space="0" w:color="auto"/>
            <w:bottom w:val="none" w:sz="0" w:space="0" w:color="auto"/>
            <w:right w:val="none" w:sz="0" w:space="0" w:color="auto"/>
          </w:divBdr>
        </w:div>
        <w:div w:id="1705521432">
          <w:marLeft w:val="480"/>
          <w:marRight w:val="0"/>
          <w:marTop w:val="0"/>
          <w:marBottom w:val="0"/>
          <w:divBdr>
            <w:top w:val="none" w:sz="0" w:space="0" w:color="auto"/>
            <w:left w:val="none" w:sz="0" w:space="0" w:color="auto"/>
            <w:bottom w:val="none" w:sz="0" w:space="0" w:color="auto"/>
            <w:right w:val="none" w:sz="0" w:space="0" w:color="auto"/>
          </w:divBdr>
        </w:div>
      </w:divsChild>
    </w:div>
    <w:div w:id="1795059117">
      <w:bodyDiv w:val="1"/>
      <w:marLeft w:val="0"/>
      <w:marRight w:val="0"/>
      <w:marTop w:val="0"/>
      <w:marBottom w:val="0"/>
      <w:divBdr>
        <w:top w:val="none" w:sz="0" w:space="0" w:color="auto"/>
        <w:left w:val="none" w:sz="0" w:space="0" w:color="auto"/>
        <w:bottom w:val="none" w:sz="0" w:space="0" w:color="auto"/>
        <w:right w:val="none" w:sz="0" w:space="0" w:color="auto"/>
      </w:divBdr>
      <w:divsChild>
        <w:div w:id="80759969">
          <w:marLeft w:val="480"/>
          <w:marRight w:val="0"/>
          <w:marTop w:val="0"/>
          <w:marBottom w:val="0"/>
          <w:divBdr>
            <w:top w:val="none" w:sz="0" w:space="0" w:color="auto"/>
            <w:left w:val="none" w:sz="0" w:space="0" w:color="auto"/>
            <w:bottom w:val="none" w:sz="0" w:space="0" w:color="auto"/>
            <w:right w:val="none" w:sz="0" w:space="0" w:color="auto"/>
          </w:divBdr>
        </w:div>
        <w:div w:id="93982508">
          <w:marLeft w:val="480"/>
          <w:marRight w:val="0"/>
          <w:marTop w:val="0"/>
          <w:marBottom w:val="0"/>
          <w:divBdr>
            <w:top w:val="none" w:sz="0" w:space="0" w:color="auto"/>
            <w:left w:val="none" w:sz="0" w:space="0" w:color="auto"/>
            <w:bottom w:val="none" w:sz="0" w:space="0" w:color="auto"/>
            <w:right w:val="none" w:sz="0" w:space="0" w:color="auto"/>
          </w:divBdr>
        </w:div>
        <w:div w:id="97603494">
          <w:marLeft w:val="480"/>
          <w:marRight w:val="0"/>
          <w:marTop w:val="0"/>
          <w:marBottom w:val="0"/>
          <w:divBdr>
            <w:top w:val="none" w:sz="0" w:space="0" w:color="auto"/>
            <w:left w:val="none" w:sz="0" w:space="0" w:color="auto"/>
            <w:bottom w:val="none" w:sz="0" w:space="0" w:color="auto"/>
            <w:right w:val="none" w:sz="0" w:space="0" w:color="auto"/>
          </w:divBdr>
        </w:div>
        <w:div w:id="121507031">
          <w:marLeft w:val="480"/>
          <w:marRight w:val="0"/>
          <w:marTop w:val="0"/>
          <w:marBottom w:val="0"/>
          <w:divBdr>
            <w:top w:val="none" w:sz="0" w:space="0" w:color="auto"/>
            <w:left w:val="none" w:sz="0" w:space="0" w:color="auto"/>
            <w:bottom w:val="none" w:sz="0" w:space="0" w:color="auto"/>
            <w:right w:val="none" w:sz="0" w:space="0" w:color="auto"/>
          </w:divBdr>
        </w:div>
        <w:div w:id="133304437">
          <w:marLeft w:val="480"/>
          <w:marRight w:val="0"/>
          <w:marTop w:val="0"/>
          <w:marBottom w:val="0"/>
          <w:divBdr>
            <w:top w:val="none" w:sz="0" w:space="0" w:color="auto"/>
            <w:left w:val="none" w:sz="0" w:space="0" w:color="auto"/>
            <w:bottom w:val="none" w:sz="0" w:space="0" w:color="auto"/>
            <w:right w:val="none" w:sz="0" w:space="0" w:color="auto"/>
          </w:divBdr>
        </w:div>
        <w:div w:id="151416025">
          <w:marLeft w:val="480"/>
          <w:marRight w:val="0"/>
          <w:marTop w:val="0"/>
          <w:marBottom w:val="0"/>
          <w:divBdr>
            <w:top w:val="none" w:sz="0" w:space="0" w:color="auto"/>
            <w:left w:val="none" w:sz="0" w:space="0" w:color="auto"/>
            <w:bottom w:val="none" w:sz="0" w:space="0" w:color="auto"/>
            <w:right w:val="none" w:sz="0" w:space="0" w:color="auto"/>
          </w:divBdr>
        </w:div>
        <w:div w:id="172500188">
          <w:marLeft w:val="480"/>
          <w:marRight w:val="0"/>
          <w:marTop w:val="0"/>
          <w:marBottom w:val="0"/>
          <w:divBdr>
            <w:top w:val="none" w:sz="0" w:space="0" w:color="auto"/>
            <w:left w:val="none" w:sz="0" w:space="0" w:color="auto"/>
            <w:bottom w:val="none" w:sz="0" w:space="0" w:color="auto"/>
            <w:right w:val="none" w:sz="0" w:space="0" w:color="auto"/>
          </w:divBdr>
        </w:div>
        <w:div w:id="184827364">
          <w:marLeft w:val="480"/>
          <w:marRight w:val="0"/>
          <w:marTop w:val="0"/>
          <w:marBottom w:val="0"/>
          <w:divBdr>
            <w:top w:val="none" w:sz="0" w:space="0" w:color="auto"/>
            <w:left w:val="none" w:sz="0" w:space="0" w:color="auto"/>
            <w:bottom w:val="none" w:sz="0" w:space="0" w:color="auto"/>
            <w:right w:val="none" w:sz="0" w:space="0" w:color="auto"/>
          </w:divBdr>
        </w:div>
        <w:div w:id="201021915">
          <w:marLeft w:val="480"/>
          <w:marRight w:val="0"/>
          <w:marTop w:val="0"/>
          <w:marBottom w:val="0"/>
          <w:divBdr>
            <w:top w:val="none" w:sz="0" w:space="0" w:color="auto"/>
            <w:left w:val="none" w:sz="0" w:space="0" w:color="auto"/>
            <w:bottom w:val="none" w:sz="0" w:space="0" w:color="auto"/>
            <w:right w:val="none" w:sz="0" w:space="0" w:color="auto"/>
          </w:divBdr>
        </w:div>
        <w:div w:id="278532264">
          <w:marLeft w:val="480"/>
          <w:marRight w:val="0"/>
          <w:marTop w:val="0"/>
          <w:marBottom w:val="0"/>
          <w:divBdr>
            <w:top w:val="none" w:sz="0" w:space="0" w:color="auto"/>
            <w:left w:val="none" w:sz="0" w:space="0" w:color="auto"/>
            <w:bottom w:val="none" w:sz="0" w:space="0" w:color="auto"/>
            <w:right w:val="none" w:sz="0" w:space="0" w:color="auto"/>
          </w:divBdr>
        </w:div>
        <w:div w:id="288782970">
          <w:marLeft w:val="480"/>
          <w:marRight w:val="0"/>
          <w:marTop w:val="0"/>
          <w:marBottom w:val="0"/>
          <w:divBdr>
            <w:top w:val="none" w:sz="0" w:space="0" w:color="auto"/>
            <w:left w:val="none" w:sz="0" w:space="0" w:color="auto"/>
            <w:bottom w:val="none" w:sz="0" w:space="0" w:color="auto"/>
            <w:right w:val="none" w:sz="0" w:space="0" w:color="auto"/>
          </w:divBdr>
        </w:div>
        <w:div w:id="299845605">
          <w:marLeft w:val="480"/>
          <w:marRight w:val="0"/>
          <w:marTop w:val="0"/>
          <w:marBottom w:val="0"/>
          <w:divBdr>
            <w:top w:val="none" w:sz="0" w:space="0" w:color="auto"/>
            <w:left w:val="none" w:sz="0" w:space="0" w:color="auto"/>
            <w:bottom w:val="none" w:sz="0" w:space="0" w:color="auto"/>
            <w:right w:val="none" w:sz="0" w:space="0" w:color="auto"/>
          </w:divBdr>
        </w:div>
        <w:div w:id="310449977">
          <w:marLeft w:val="480"/>
          <w:marRight w:val="0"/>
          <w:marTop w:val="0"/>
          <w:marBottom w:val="0"/>
          <w:divBdr>
            <w:top w:val="none" w:sz="0" w:space="0" w:color="auto"/>
            <w:left w:val="none" w:sz="0" w:space="0" w:color="auto"/>
            <w:bottom w:val="none" w:sz="0" w:space="0" w:color="auto"/>
            <w:right w:val="none" w:sz="0" w:space="0" w:color="auto"/>
          </w:divBdr>
        </w:div>
        <w:div w:id="338043345">
          <w:marLeft w:val="480"/>
          <w:marRight w:val="0"/>
          <w:marTop w:val="0"/>
          <w:marBottom w:val="0"/>
          <w:divBdr>
            <w:top w:val="none" w:sz="0" w:space="0" w:color="auto"/>
            <w:left w:val="none" w:sz="0" w:space="0" w:color="auto"/>
            <w:bottom w:val="none" w:sz="0" w:space="0" w:color="auto"/>
            <w:right w:val="none" w:sz="0" w:space="0" w:color="auto"/>
          </w:divBdr>
        </w:div>
        <w:div w:id="411857801">
          <w:marLeft w:val="480"/>
          <w:marRight w:val="0"/>
          <w:marTop w:val="0"/>
          <w:marBottom w:val="0"/>
          <w:divBdr>
            <w:top w:val="none" w:sz="0" w:space="0" w:color="auto"/>
            <w:left w:val="none" w:sz="0" w:space="0" w:color="auto"/>
            <w:bottom w:val="none" w:sz="0" w:space="0" w:color="auto"/>
            <w:right w:val="none" w:sz="0" w:space="0" w:color="auto"/>
          </w:divBdr>
        </w:div>
        <w:div w:id="414940580">
          <w:marLeft w:val="480"/>
          <w:marRight w:val="0"/>
          <w:marTop w:val="0"/>
          <w:marBottom w:val="0"/>
          <w:divBdr>
            <w:top w:val="none" w:sz="0" w:space="0" w:color="auto"/>
            <w:left w:val="none" w:sz="0" w:space="0" w:color="auto"/>
            <w:bottom w:val="none" w:sz="0" w:space="0" w:color="auto"/>
            <w:right w:val="none" w:sz="0" w:space="0" w:color="auto"/>
          </w:divBdr>
        </w:div>
        <w:div w:id="418604175">
          <w:marLeft w:val="480"/>
          <w:marRight w:val="0"/>
          <w:marTop w:val="0"/>
          <w:marBottom w:val="0"/>
          <w:divBdr>
            <w:top w:val="none" w:sz="0" w:space="0" w:color="auto"/>
            <w:left w:val="none" w:sz="0" w:space="0" w:color="auto"/>
            <w:bottom w:val="none" w:sz="0" w:space="0" w:color="auto"/>
            <w:right w:val="none" w:sz="0" w:space="0" w:color="auto"/>
          </w:divBdr>
        </w:div>
        <w:div w:id="431753609">
          <w:marLeft w:val="480"/>
          <w:marRight w:val="0"/>
          <w:marTop w:val="0"/>
          <w:marBottom w:val="0"/>
          <w:divBdr>
            <w:top w:val="none" w:sz="0" w:space="0" w:color="auto"/>
            <w:left w:val="none" w:sz="0" w:space="0" w:color="auto"/>
            <w:bottom w:val="none" w:sz="0" w:space="0" w:color="auto"/>
            <w:right w:val="none" w:sz="0" w:space="0" w:color="auto"/>
          </w:divBdr>
        </w:div>
        <w:div w:id="438841187">
          <w:marLeft w:val="480"/>
          <w:marRight w:val="0"/>
          <w:marTop w:val="0"/>
          <w:marBottom w:val="0"/>
          <w:divBdr>
            <w:top w:val="none" w:sz="0" w:space="0" w:color="auto"/>
            <w:left w:val="none" w:sz="0" w:space="0" w:color="auto"/>
            <w:bottom w:val="none" w:sz="0" w:space="0" w:color="auto"/>
            <w:right w:val="none" w:sz="0" w:space="0" w:color="auto"/>
          </w:divBdr>
        </w:div>
        <w:div w:id="472452879">
          <w:marLeft w:val="480"/>
          <w:marRight w:val="0"/>
          <w:marTop w:val="0"/>
          <w:marBottom w:val="0"/>
          <w:divBdr>
            <w:top w:val="none" w:sz="0" w:space="0" w:color="auto"/>
            <w:left w:val="none" w:sz="0" w:space="0" w:color="auto"/>
            <w:bottom w:val="none" w:sz="0" w:space="0" w:color="auto"/>
            <w:right w:val="none" w:sz="0" w:space="0" w:color="auto"/>
          </w:divBdr>
        </w:div>
        <w:div w:id="507718403">
          <w:marLeft w:val="480"/>
          <w:marRight w:val="0"/>
          <w:marTop w:val="0"/>
          <w:marBottom w:val="0"/>
          <w:divBdr>
            <w:top w:val="none" w:sz="0" w:space="0" w:color="auto"/>
            <w:left w:val="none" w:sz="0" w:space="0" w:color="auto"/>
            <w:bottom w:val="none" w:sz="0" w:space="0" w:color="auto"/>
            <w:right w:val="none" w:sz="0" w:space="0" w:color="auto"/>
          </w:divBdr>
        </w:div>
        <w:div w:id="572588096">
          <w:marLeft w:val="480"/>
          <w:marRight w:val="0"/>
          <w:marTop w:val="0"/>
          <w:marBottom w:val="0"/>
          <w:divBdr>
            <w:top w:val="none" w:sz="0" w:space="0" w:color="auto"/>
            <w:left w:val="none" w:sz="0" w:space="0" w:color="auto"/>
            <w:bottom w:val="none" w:sz="0" w:space="0" w:color="auto"/>
            <w:right w:val="none" w:sz="0" w:space="0" w:color="auto"/>
          </w:divBdr>
        </w:div>
        <w:div w:id="662591864">
          <w:marLeft w:val="480"/>
          <w:marRight w:val="0"/>
          <w:marTop w:val="0"/>
          <w:marBottom w:val="0"/>
          <w:divBdr>
            <w:top w:val="none" w:sz="0" w:space="0" w:color="auto"/>
            <w:left w:val="none" w:sz="0" w:space="0" w:color="auto"/>
            <w:bottom w:val="none" w:sz="0" w:space="0" w:color="auto"/>
            <w:right w:val="none" w:sz="0" w:space="0" w:color="auto"/>
          </w:divBdr>
        </w:div>
        <w:div w:id="694814574">
          <w:marLeft w:val="480"/>
          <w:marRight w:val="0"/>
          <w:marTop w:val="0"/>
          <w:marBottom w:val="0"/>
          <w:divBdr>
            <w:top w:val="none" w:sz="0" w:space="0" w:color="auto"/>
            <w:left w:val="none" w:sz="0" w:space="0" w:color="auto"/>
            <w:bottom w:val="none" w:sz="0" w:space="0" w:color="auto"/>
            <w:right w:val="none" w:sz="0" w:space="0" w:color="auto"/>
          </w:divBdr>
        </w:div>
        <w:div w:id="785537139">
          <w:marLeft w:val="480"/>
          <w:marRight w:val="0"/>
          <w:marTop w:val="0"/>
          <w:marBottom w:val="0"/>
          <w:divBdr>
            <w:top w:val="none" w:sz="0" w:space="0" w:color="auto"/>
            <w:left w:val="none" w:sz="0" w:space="0" w:color="auto"/>
            <w:bottom w:val="none" w:sz="0" w:space="0" w:color="auto"/>
            <w:right w:val="none" w:sz="0" w:space="0" w:color="auto"/>
          </w:divBdr>
        </w:div>
        <w:div w:id="814955180">
          <w:marLeft w:val="480"/>
          <w:marRight w:val="0"/>
          <w:marTop w:val="0"/>
          <w:marBottom w:val="0"/>
          <w:divBdr>
            <w:top w:val="none" w:sz="0" w:space="0" w:color="auto"/>
            <w:left w:val="none" w:sz="0" w:space="0" w:color="auto"/>
            <w:bottom w:val="none" w:sz="0" w:space="0" w:color="auto"/>
            <w:right w:val="none" w:sz="0" w:space="0" w:color="auto"/>
          </w:divBdr>
        </w:div>
        <w:div w:id="824009751">
          <w:marLeft w:val="480"/>
          <w:marRight w:val="0"/>
          <w:marTop w:val="0"/>
          <w:marBottom w:val="0"/>
          <w:divBdr>
            <w:top w:val="none" w:sz="0" w:space="0" w:color="auto"/>
            <w:left w:val="none" w:sz="0" w:space="0" w:color="auto"/>
            <w:bottom w:val="none" w:sz="0" w:space="0" w:color="auto"/>
            <w:right w:val="none" w:sz="0" w:space="0" w:color="auto"/>
          </w:divBdr>
        </w:div>
        <w:div w:id="848255980">
          <w:marLeft w:val="480"/>
          <w:marRight w:val="0"/>
          <w:marTop w:val="0"/>
          <w:marBottom w:val="0"/>
          <w:divBdr>
            <w:top w:val="none" w:sz="0" w:space="0" w:color="auto"/>
            <w:left w:val="none" w:sz="0" w:space="0" w:color="auto"/>
            <w:bottom w:val="none" w:sz="0" w:space="0" w:color="auto"/>
            <w:right w:val="none" w:sz="0" w:space="0" w:color="auto"/>
          </w:divBdr>
        </w:div>
        <w:div w:id="903100881">
          <w:marLeft w:val="480"/>
          <w:marRight w:val="0"/>
          <w:marTop w:val="0"/>
          <w:marBottom w:val="0"/>
          <w:divBdr>
            <w:top w:val="none" w:sz="0" w:space="0" w:color="auto"/>
            <w:left w:val="none" w:sz="0" w:space="0" w:color="auto"/>
            <w:bottom w:val="none" w:sz="0" w:space="0" w:color="auto"/>
            <w:right w:val="none" w:sz="0" w:space="0" w:color="auto"/>
          </w:divBdr>
        </w:div>
        <w:div w:id="966548397">
          <w:marLeft w:val="480"/>
          <w:marRight w:val="0"/>
          <w:marTop w:val="0"/>
          <w:marBottom w:val="0"/>
          <w:divBdr>
            <w:top w:val="none" w:sz="0" w:space="0" w:color="auto"/>
            <w:left w:val="none" w:sz="0" w:space="0" w:color="auto"/>
            <w:bottom w:val="none" w:sz="0" w:space="0" w:color="auto"/>
            <w:right w:val="none" w:sz="0" w:space="0" w:color="auto"/>
          </w:divBdr>
        </w:div>
        <w:div w:id="976421208">
          <w:marLeft w:val="480"/>
          <w:marRight w:val="0"/>
          <w:marTop w:val="0"/>
          <w:marBottom w:val="0"/>
          <w:divBdr>
            <w:top w:val="none" w:sz="0" w:space="0" w:color="auto"/>
            <w:left w:val="none" w:sz="0" w:space="0" w:color="auto"/>
            <w:bottom w:val="none" w:sz="0" w:space="0" w:color="auto"/>
            <w:right w:val="none" w:sz="0" w:space="0" w:color="auto"/>
          </w:divBdr>
        </w:div>
        <w:div w:id="1046222142">
          <w:marLeft w:val="480"/>
          <w:marRight w:val="0"/>
          <w:marTop w:val="0"/>
          <w:marBottom w:val="0"/>
          <w:divBdr>
            <w:top w:val="none" w:sz="0" w:space="0" w:color="auto"/>
            <w:left w:val="none" w:sz="0" w:space="0" w:color="auto"/>
            <w:bottom w:val="none" w:sz="0" w:space="0" w:color="auto"/>
            <w:right w:val="none" w:sz="0" w:space="0" w:color="auto"/>
          </w:divBdr>
        </w:div>
        <w:div w:id="1155494313">
          <w:marLeft w:val="480"/>
          <w:marRight w:val="0"/>
          <w:marTop w:val="0"/>
          <w:marBottom w:val="0"/>
          <w:divBdr>
            <w:top w:val="none" w:sz="0" w:space="0" w:color="auto"/>
            <w:left w:val="none" w:sz="0" w:space="0" w:color="auto"/>
            <w:bottom w:val="none" w:sz="0" w:space="0" w:color="auto"/>
            <w:right w:val="none" w:sz="0" w:space="0" w:color="auto"/>
          </w:divBdr>
        </w:div>
        <w:div w:id="1165589570">
          <w:marLeft w:val="480"/>
          <w:marRight w:val="0"/>
          <w:marTop w:val="0"/>
          <w:marBottom w:val="0"/>
          <w:divBdr>
            <w:top w:val="none" w:sz="0" w:space="0" w:color="auto"/>
            <w:left w:val="none" w:sz="0" w:space="0" w:color="auto"/>
            <w:bottom w:val="none" w:sz="0" w:space="0" w:color="auto"/>
            <w:right w:val="none" w:sz="0" w:space="0" w:color="auto"/>
          </w:divBdr>
        </w:div>
        <w:div w:id="1180972845">
          <w:marLeft w:val="480"/>
          <w:marRight w:val="0"/>
          <w:marTop w:val="0"/>
          <w:marBottom w:val="0"/>
          <w:divBdr>
            <w:top w:val="none" w:sz="0" w:space="0" w:color="auto"/>
            <w:left w:val="none" w:sz="0" w:space="0" w:color="auto"/>
            <w:bottom w:val="none" w:sz="0" w:space="0" w:color="auto"/>
            <w:right w:val="none" w:sz="0" w:space="0" w:color="auto"/>
          </w:divBdr>
        </w:div>
        <w:div w:id="1208444352">
          <w:marLeft w:val="480"/>
          <w:marRight w:val="0"/>
          <w:marTop w:val="0"/>
          <w:marBottom w:val="0"/>
          <w:divBdr>
            <w:top w:val="none" w:sz="0" w:space="0" w:color="auto"/>
            <w:left w:val="none" w:sz="0" w:space="0" w:color="auto"/>
            <w:bottom w:val="none" w:sz="0" w:space="0" w:color="auto"/>
            <w:right w:val="none" w:sz="0" w:space="0" w:color="auto"/>
          </w:divBdr>
        </w:div>
        <w:div w:id="1241329053">
          <w:marLeft w:val="480"/>
          <w:marRight w:val="0"/>
          <w:marTop w:val="0"/>
          <w:marBottom w:val="0"/>
          <w:divBdr>
            <w:top w:val="none" w:sz="0" w:space="0" w:color="auto"/>
            <w:left w:val="none" w:sz="0" w:space="0" w:color="auto"/>
            <w:bottom w:val="none" w:sz="0" w:space="0" w:color="auto"/>
            <w:right w:val="none" w:sz="0" w:space="0" w:color="auto"/>
          </w:divBdr>
        </w:div>
        <w:div w:id="1250850172">
          <w:marLeft w:val="480"/>
          <w:marRight w:val="0"/>
          <w:marTop w:val="0"/>
          <w:marBottom w:val="0"/>
          <w:divBdr>
            <w:top w:val="none" w:sz="0" w:space="0" w:color="auto"/>
            <w:left w:val="none" w:sz="0" w:space="0" w:color="auto"/>
            <w:bottom w:val="none" w:sz="0" w:space="0" w:color="auto"/>
            <w:right w:val="none" w:sz="0" w:space="0" w:color="auto"/>
          </w:divBdr>
        </w:div>
        <w:div w:id="1254701706">
          <w:marLeft w:val="480"/>
          <w:marRight w:val="0"/>
          <w:marTop w:val="0"/>
          <w:marBottom w:val="0"/>
          <w:divBdr>
            <w:top w:val="none" w:sz="0" w:space="0" w:color="auto"/>
            <w:left w:val="none" w:sz="0" w:space="0" w:color="auto"/>
            <w:bottom w:val="none" w:sz="0" w:space="0" w:color="auto"/>
            <w:right w:val="none" w:sz="0" w:space="0" w:color="auto"/>
          </w:divBdr>
        </w:div>
        <w:div w:id="1258052099">
          <w:marLeft w:val="480"/>
          <w:marRight w:val="0"/>
          <w:marTop w:val="0"/>
          <w:marBottom w:val="0"/>
          <w:divBdr>
            <w:top w:val="none" w:sz="0" w:space="0" w:color="auto"/>
            <w:left w:val="none" w:sz="0" w:space="0" w:color="auto"/>
            <w:bottom w:val="none" w:sz="0" w:space="0" w:color="auto"/>
            <w:right w:val="none" w:sz="0" w:space="0" w:color="auto"/>
          </w:divBdr>
        </w:div>
        <w:div w:id="1264025384">
          <w:marLeft w:val="480"/>
          <w:marRight w:val="0"/>
          <w:marTop w:val="0"/>
          <w:marBottom w:val="0"/>
          <w:divBdr>
            <w:top w:val="none" w:sz="0" w:space="0" w:color="auto"/>
            <w:left w:val="none" w:sz="0" w:space="0" w:color="auto"/>
            <w:bottom w:val="none" w:sz="0" w:space="0" w:color="auto"/>
            <w:right w:val="none" w:sz="0" w:space="0" w:color="auto"/>
          </w:divBdr>
        </w:div>
        <w:div w:id="1322848816">
          <w:marLeft w:val="480"/>
          <w:marRight w:val="0"/>
          <w:marTop w:val="0"/>
          <w:marBottom w:val="0"/>
          <w:divBdr>
            <w:top w:val="none" w:sz="0" w:space="0" w:color="auto"/>
            <w:left w:val="none" w:sz="0" w:space="0" w:color="auto"/>
            <w:bottom w:val="none" w:sz="0" w:space="0" w:color="auto"/>
            <w:right w:val="none" w:sz="0" w:space="0" w:color="auto"/>
          </w:divBdr>
        </w:div>
        <w:div w:id="1343895311">
          <w:marLeft w:val="480"/>
          <w:marRight w:val="0"/>
          <w:marTop w:val="0"/>
          <w:marBottom w:val="0"/>
          <w:divBdr>
            <w:top w:val="none" w:sz="0" w:space="0" w:color="auto"/>
            <w:left w:val="none" w:sz="0" w:space="0" w:color="auto"/>
            <w:bottom w:val="none" w:sz="0" w:space="0" w:color="auto"/>
            <w:right w:val="none" w:sz="0" w:space="0" w:color="auto"/>
          </w:divBdr>
        </w:div>
        <w:div w:id="1359695678">
          <w:marLeft w:val="480"/>
          <w:marRight w:val="0"/>
          <w:marTop w:val="0"/>
          <w:marBottom w:val="0"/>
          <w:divBdr>
            <w:top w:val="none" w:sz="0" w:space="0" w:color="auto"/>
            <w:left w:val="none" w:sz="0" w:space="0" w:color="auto"/>
            <w:bottom w:val="none" w:sz="0" w:space="0" w:color="auto"/>
            <w:right w:val="none" w:sz="0" w:space="0" w:color="auto"/>
          </w:divBdr>
        </w:div>
        <w:div w:id="1363245464">
          <w:marLeft w:val="480"/>
          <w:marRight w:val="0"/>
          <w:marTop w:val="0"/>
          <w:marBottom w:val="0"/>
          <w:divBdr>
            <w:top w:val="none" w:sz="0" w:space="0" w:color="auto"/>
            <w:left w:val="none" w:sz="0" w:space="0" w:color="auto"/>
            <w:bottom w:val="none" w:sz="0" w:space="0" w:color="auto"/>
            <w:right w:val="none" w:sz="0" w:space="0" w:color="auto"/>
          </w:divBdr>
        </w:div>
        <w:div w:id="1368599974">
          <w:marLeft w:val="480"/>
          <w:marRight w:val="0"/>
          <w:marTop w:val="0"/>
          <w:marBottom w:val="0"/>
          <w:divBdr>
            <w:top w:val="none" w:sz="0" w:space="0" w:color="auto"/>
            <w:left w:val="none" w:sz="0" w:space="0" w:color="auto"/>
            <w:bottom w:val="none" w:sz="0" w:space="0" w:color="auto"/>
            <w:right w:val="none" w:sz="0" w:space="0" w:color="auto"/>
          </w:divBdr>
        </w:div>
        <w:div w:id="1389450625">
          <w:marLeft w:val="480"/>
          <w:marRight w:val="0"/>
          <w:marTop w:val="0"/>
          <w:marBottom w:val="0"/>
          <w:divBdr>
            <w:top w:val="none" w:sz="0" w:space="0" w:color="auto"/>
            <w:left w:val="none" w:sz="0" w:space="0" w:color="auto"/>
            <w:bottom w:val="none" w:sz="0" w:space="0" w:color="auto"/>
            <w:right w:val="none" w:sz="0" w:space="0" w:color="auto"/>
          </w:divBdr>
        </w:div>
        <w:div w:id="1431774731">
          <w:marLeft w:val="480"/>
          <w:marRight w:val="0"/>
          <w:marTop w:val="0"/>
          <w:marBottom w:val="0"/>
          <w:divBdr>
            <w:top w:val="none" w:sz="0" w:space="0" w:color="auto"/>
            <w:left w:val="none" w:sz="0" w:space="0" w:color="auto"/>
            <w:bottom w:val="none" w:sz="0" w:space="0" w:color="auto"/>
            <w:right w:val="none" w:sz="0" w:space="0" w:color="auto"/>
          </w:divBdr>
        </w:div>
        <w:div w:id="1455829118">
          <w:marLeft w:val="480"/>
          <w:marRight w:val="0"/>
          <w:marTop w:val="0"/>
          <w:marBottom w:val="0"/>
          <w:divBdr>
            <w:top w:val="none" w:sz="0" w:space="0" w:color="auto"/>
            <w:left w:val="none" w:sz="0" w:space="0" w:color="auto"/>
            <w:bottom w:val="none" w:sz="0" w:space="0" w:color="auto"/>
            <w:right w:val="none" w:sz="0" w:space="0" w:color="auto"/>
          </w:divBdr>
        </w:div>
        <w:div w:id="1486311442">
          <w:marLeft w:val="480"/>
          <w:marRight w:val="0"/>
          <w:marTop w:val="0"/>
          <w:marBottom w:val="0"/>
          <w:divBdr>
            <w:top w:val="none" w:sz="0" w:space="0" w:color="auto"/>
            <w:left w:val="none" w:sz="0" w:space="0" w:color="auto"/>
            <w:bottom w:val="none" w:sz="0" w:space="0" w:color="auto"/>
            <w:right w:val="none" w:sz="0" w:space="0" w:color="auto"/>
          </w:divBdr>
        </w:div>
        <w:div w:id="1489007941">
          <w:marLeft w:val="480"/>
          <w:marRight w:val="0"/>
          <w:marTop w:val="0"/>
          <w:marBottom w:val="0"/>
          <w:divBdr>
            <w:top w:val="none" w:sz="0" w:space="0" w:color="auto"/>
            <w:left w:val="none" w:sz="0" w:space="0" w:color="auto"/>
            <w:bottom w:val="none" w:sz="0" w:space="0" w:color="auto"/>
            <w:right w:val="none" w:sz="0" w:space="0" w:color="auto"/>
          </w:divBdr>
        </w:div>
        <w:div w:id="1501695245">
          <w:marLeft w:val="480"/>
          <w:marRight w:val="0"/>
          <w:marTop w:val="0"/>
          <w:marBottom w:val="0"/>
          <w:divBdr>
            <w:top w:val="none" w:sz="0" w:space="0" w:color="auto"/>
            <w:left w:val="none" w:sz="0" w:space="0" w:color="auto"/>
            <w:bottom w:val="none" w:sz="0" w:space="0" w:color="auto"/>
            <w:right w:val="none" w:sz="0" w:space="0" w:color="auto"/>
          </w:divBdr>
        </w:div>
        <w:div w:id="1537429380">
          <w:marLeft w:val="480"/>
          <w:marRight w:val="0"/>
          <w:marTop w:val="0"/>
          <w:marBottom w:val="0"/>
          <w:divBdr>
            <w:top w:val="none" w:sz="0" w:space="0" w:color="auto"/>
            <w:left w:val="none" w:sz="0" w:space="0" w:color="auto"/>
            <w:bottom w:val="none" w:sz="0" w:space="0" w:color="auto"/>
            <w:right w:val="none" w:sz="0" w:space="0" w:color="auto"/>
          </w:divBdr>
        </w:div>
        <w:div w:id="1571423736">
          <w:marLeft w:val="480"/>
          <w:marRight w:val="0"/>
          <w:marTop w:val="0"/>
          <w:marBottom w:val="0"/>
          <w:divBdr>
            <w:top w:val="none" w:sz="0" w:space="0" w:color="auto"/>
            <w:left w:val="none" w:sz="0" w:space="0" w:color="auto"/>
            <w:bottom w:val="none" w:sz="0" w:space="0" w:color="auto"/>
            <w:right w:val="none" w:sz="0" w:space="0" w:color="auto"/>
          </w:divBdr>
        </w:div>
        <w:div w:id="1579092842">
          <w:marLeft w:val="480"/>
          <w:marRight w:val="0"/>
          <w:marTop w:val="0"/>
          <w:marBottom w:val="0"/>
          <w:divBdr>
            <w:top w:val="none" w:sz="0" w:space="0" w:color="auto"/>
            <w:left w:val="none" w:sz="0" w:space="0" w:color="auto"/>
            <w:bottom w:val="none" w:sz="0" w:space="0" w:color="auto"/>
            <w:right w:val="none" w:sz="0" w:space="0" w:color="auto"/>
          </w:divBdr>
        </w:div>
        <w:div w:id="1597905246">
          <w:marLeft w:val="480"/>
          <w:marRight w:val="0"/>
          <w:marTop w:val="0"/>
          <w:marBottom w:val="0"/>
          <w:divBdr>
            <w:top w:val="none" w:sz="0" w:space="0" w:color="auto"/>
            <w:left w:val="none" w:sz="0" w:space="0" w:color="auto"/>
            <w:bottom w:val="none" w:sz="0" w:space="0" w:color="auto"/>
            <w:right w:val="none" w:sz="0" w:space="0" w:color="auto"/>
          </w:divBdr>
        </w:div>
        <w:div w:id="1643656715">
          <w:marLeft w:val="480"/>
          <w:marRight w:val="0"/>
          <w:marTop w:val="0"/>
          <w:marBottom w:val="0"/>
          <w:divBdr>
            <w:top w:val="none" w:sz="0" w:space="0" w:color="auto"/>
            <w:left w:val="none" w:sz="0" w:space="0" w:color="auto"/>
            <w:bottom w:val="none" w:sz="0" w:space="0" w:color="auto"/>
            <w:right w:val="none" w:sz="0" w:space="0" w:color="auto"/>
          </w:divBdr>
        </w:div>
        <w:div w:id="1646199433">
          <w:marLeft w:val="480"/>
          <w:marRight w:val="0"/>
          <w:marTop w:val="0"/>
          <w:marBottom w:val="0"/>
          <w:divBdr>
            <w:top w:val="none" w:sz="0" w:space="0" w:color="auto"/>
            <w:left w:val="none" w:sz="0" w:space="0" w:color="auto"/>
            <w:bottom w:val="none" w:sz="0" w:space="0" w:color="auto"/>
            <w:right w:val="none" w:sz="0" w:space="0" w:color="auto"/>
          </w:divBdr>
        </w:div>
        <w:div w:id="1653369646">
          <w:marLeft w:val="480"/>
          <w:marRight w:val="0"/>
          <w:marTop w:val="0"/>
          <w:marBottom w:val="0"/>
          <w:divBdr>
            <w:top w:val="none" w:sz="0" w:space="0" w:color="auto"/>
            <w:left w:val="none" w:sz="0" w:space="0" w:color="auto"/>
            <w:bottom w:val="none" w:sz="0" w:space="0" w:color="auto"/>
            <w:right w:val="none" w:sz="0" w:space="0" w:color="auto"/>
          </w:divBdr>
        </w:div>
        <w:div w:id="1655450840">
          <w:marLeft w:val="480"/>
          <w:marRight w:val="0"/>
          <w:marTop w:val="0"/>
          <w:marBottom w:val="0"/>
          <w:divBdr>
            <w:top w:val="none" w:sz="0" w:space="0" w:color="auto"/>
            <w:left w:val="none" w:sz="0" w:space="0" w:color="auto"/>
            <w:bottom w:val="none" w:sz="0" w:space="0" w:color="auto"/>
            <w:right w:val="none" w:sz="0" w:space="0" w:color="auto"/>
          </w:divBdr>
        </w:div>
        <w:div w:id="1687486730">
          <w:marLeft w:val="480"/>
          <w:marRight w:val="0"/>
          <w:marTop w:val="0"/>
          <w:marBottom w:val="0"/>
          <w:divBdr>
            <w:top w:val="none" w:sz="0" w:space="0" w:color="auto"/>
            <w:left w:val="none" w:sz="0" w:space="0" w:color="auto"/>
            <w:bottom w:val="none" w:sz="0" w:space="0" w:color="auto"/>
            <w:right w:val="none" w:sz="0" w:space="0" w:color="auto"/>
          </w:divBdr>
        </w:div>
        <w:div w:id="1705523302">
          <w:marLeft w:val="480"/>
          <w:marRight w:val="0"/>
          <w:marTop w:val="0"/>
          <w:marBottom w:val="0"/>
          <w:divBdr>
            <w:top w:val="none" w:sz="0" w:space="0" w:color="auto"/>
            <w:left w:val="none" w:sz="0" w:space="0" w:color="auto"/>
            <w:bottom w:val="none" w:sz="0" w:space="0" w:color="auto"/>
            <w:right w:val="none" w:sz="0" w:space="0" w:color="auto"/>
          </w:divBdr>
        </w:div>
        <w:div w:id="1776634053">
          <w:marLeft w:val="480"/>
          <w:marRight w:val="0"/>
          <w:marTop w:val="0"/>
          <w:marBottom w:val="0"/>
          <w:divBdr>
            <w:top w:val="none" w:sz="0" w:space="0" w:color="auto"/>
            <w:left w:val="none" w:sz="0" w:space="0" w:color="auto"/>
            <w:bottom w:val="none" w:sz="0" w:space="0" w:color="auto"/>
            <w:right w:val="none" w:sz="0" w:space="0" w:color="auto"/>
          </w:divBdr>
        </w:div>
        <w:div w:id="1792434742">
          <w:marLeft w:val="480"/>
          <w:marRight w:val="0"/>
          <w:marTop w:val="0"/>
          <w:marBottom w:val="0"/>
          <w:divBdr>
            <w:top w:val="none" w:sz="0" w:space="0" w:color="auto"/>
            <w:left w:val="none" w:sz="0" w:space="0" w:color="auto"/>
            <w:bottom w:val="none" w:sz="0" w:space="0" w:color="auto"/>
            <w:right w:val="none" w:sz="0" w:space="0" w:color="auto"/>
          </w:divBdr>
        </w:div>
        <w:div w:id="1812400992">
          <w:marLeft w:val="480"/>
          <w:marRight w:val="0"/>
          <w:marTop w:val="0"/>
          <w:marBottom w:val="0"/>
          <w:divBdr>
            <w:top w:val="none" w:sz="0" w:space="0" w:color="auto"/>
            <w:left w:val="none" w:sz="0" w:space="0" w:color="auto"/>
            <w:bottom w:val="none" w:sz="0" w:space="0" w:color="auto"/>
            <w:right w:val="none" w:sz="0" w:space="0" w:color="auto"/>
          </w:divBdr>
        </w:div>
        <w:div w:id="1848131906">
          <w:marLeft w:val="480"/>
          <w:marRight w:val="0"/>
          <w:marTop w:val="0"/>
          <w:marBottom w:val="0"/>
          <w:divBdr>
            <w:top w:val="none" w:sz="0" w:space="0" w:color="auto"/>
            <w:left w:val="none" w:sz="0" w:space="0" w:color="auto"/>
            <w:bottom w:val="none" w:sz="0" w:space="0" w:color="auto"/>
            <w:right w:val="none" w:sz="0" w:space="0" w:color="auto"/>
          </w:divBdr>
        </w:div>
        <w:div w:id="1857385193">
          <w:marLeft w:val="480"/>
          <w:marRight w:val="0"/>
          <w:marTop w:val="0"/>
          <w:marBottom w:val="0"/>
          <w:divBdr>
            <w:top w:val="none" w:sz="0" w:space="0" w:color="auto"/>
            <w:left w:val="none" w:sz="0" w:space="0" w:color="auto"/>
            <w:bottom w:val="none" w:sz="0" w:space="0" w:color="auto"/>
            <w:right w:val="none" w:sz="0" w:space="0" w:color="auto"/>
          </w:divBdr>
        </w:div>
        <w:div w:id="1883125760">
          <w:marLeft w:val="480"/>
          <w:marRight w:val="0"/>
          <w:marTop w:val="0"/>
          <w:marBottom w:val="0"/>
          <w:divBdr>
            <w:top w:val="none" w:sz="0" w:space="0" w:color="auto"/>
            <w:left w:val="none" w:sz="0" w:space="0" w:color="auto"/>
            <w:bottom w:val="none" w:sz="0" w:space="0" w:color="auto"/>
            <w:right w:val="none" w:sz="0" w:space="0" w:color="auto"/>
          </w:divBdr>
        </w:div>
        <w:div w:id="1920745681">
          <w:marLeft w:val="480"/>
          <w:marRight w:val="0"/>
          <w:marTop w:val="0"/>
          <w:marBottom w:val="0"/>
          <w:divBdr>
            <w:top w:val="none" w:sz="0" w:space="0" w:color="auto"/>
            <w:left w:val="none" w:sz="0" w:space="0" w:color="auto"/>
            <w:bottom w:val="none" w:sz="0" w:space="0" w:color="auto"/>
            <w:right w:val="none" w:sz="0" w:space="0" w:color="auto"/>
          </w:divBdr>
        </w:div>
        <w:div w:id="1938706816">
          <w:marLeft w:val="480"/>
          <w:marRight w:val="0"/>
          <w:marTop w:val="0"/>
          <w:marBottom w:val="0"/>
          <w:divBdr>
            <w:top w:val="none" w:sz="0" w:space="0" w:color="auto"/>
            <w:left w:val="none" w:sz="0" w:space="0" w:color="auto"/>
            <w:bottom w:val="none" w:sz="0" w:space="0" w:color="auto"/>
            <w:right w:val="none" w:sz="0" w:space="0" w:color="auto"/>
          </w:divBdr>
        </w:div>
        <w:div w:id="2006126748">
          <w:marLeft w:val="480"/>
          <w:marRight w:val="0"/>
          <w:marTop w:val="0"/>
          <w:marBottom w:val="0"/>
          <w:divBdr>
            <w:top w:val="none" w:sz="0" w:space="0" w:color="auto"/>
            <w:left w:val="none" w:sz="0" w:space="0" w:color="auto"/>
            <w:bottom w:val="none" w:sz="0" w:space="0" w:color="auto"/>
            <w:right w:val="none" w:sz="0" w:space="0" w:color="auto"/>
          </w:divBdr>
        </w:div>
        <w:div w:id="2007901690">
          <w:marLeft w:val="480"/>
          <w:marRight w:val="0"/>
          <w:marTop w:val="0"/>
          <w:marBottom w:val="0"/>
          <w:divBdr>
            <w:top w:val="none" w:sz="0" w:space="0" w:color="auto"/>
            <w:left w:val="none" w:sz="0" w:space="0" w:color="auto"/>
            <w:bottom w:val="none" w:sz="0" w:space="0" w:color="auto"/>
            <w:right w:val="none" w:sz="0" w:space="0" w:color="auto"/>
          </w:divBdr>
        </w:div>
        <w:div w:id="2088726665">
          <w:marLeft w:val="480"/>
          <w:marRight w:val="0"/>
          <w:marTop w:val="0"/>
          <w:marBottom w:val="0"/>
          <w:divBdr>
            <w:top w:val="none" w:sz="0" w:space="0" w:color="auto"/>
            <w:left w:val="none" w:sz="0" w:space="0" w:color="auto"/>
            <w:bottom w:val="none" w:sz="0" w:space="0" w:color="auto"/>
            <w:right w:val="none" w:sz="0" w:space="0" w:color="auto"/>
          </w:divBdr>
        </w:div>
        <w:div w:id="2113937299">
          <w:marLeft w:val="480"/>
          <w:marRight w:val="0"/>
          <w:marTop w:val="0"/>
          <w:marBottom w:val="0"/>
          <w:divBdr>
            <w:top w:val="none" w:sz="0" w:space="0" w:color="auto"/>
            <w:left w:val="none" w:sz="0" w:space="0" w:color="auto"/>
            <w:bottom w:val="none" w:sz="0" w:space="0" w:color="auto"/>
            <w:right w:val="none" w:sz="0" w:space="0" w:color="auto"/>
          </w:divBdr>
        </w:div>
        <w:div w:id="2145155684">
          <w:marLeft w:val="480"/>
          <w:marRight w:val="0"/>
          <w:marTop w:val="0"/>
          <w:marBottom w:val="0"/>
          <w:divBdr>
            <w:top w:val="none" w:sz="0" w:space="0" w:color="auto"/>
            <w:left w:val="none" w:sz="0" w:space="0" w:color="auto"/>
            <w:bottom w:val="none" w:sz="0" w:space="0" w:color="auto"/>
            <w:right w:val="none" w:sz="0" w:space="0" w:color="auto"/>
          </w:divBdr>
        </w:div>
      </w:divsChild>
    </w:div>
    <w:div w:id="1797333464">
      <w:bodyDiv w:val="1"/>
      <w:marLeft w:val="0"/>
      <w:marRight w:val="0"/>
      <w:marTop w:val="0"/>
      <w:marBottom w:val="0"/>
      <w:divBdr>
        <w:top w:val="none" w:sz="0" w:space="0" w:color="auto"/>
        <w:left w:val="none" w:sz="0" w:space="0" w:color="auto"/>
        <w:bottom w:val="none" w:sz="0" w:space="0" w:color="auto"/>
        <w:right w:val="none" w:sz="0" w:space="0" w:color="auto"/>
      </w:divBdr>
      <w:divsChild>
        <w:div w:id="76948602">
          <w:marLeft w:val="480"/>
          <w:marRight w:val="0"/>
          <w:marTop w:val="0"/>
          <w:marBottom w:val="0"/>
          <w:divBdr>
            <w:top w:val="none" w:sz="0" w:space="0" w:color="auto"/>
            <w:left w:val="none" w:sz="0" w:space="0" w:color="auto"/>
            <w:bottom w:val="none" w:sz="0" w:space="0" w:color="auto"/>
            <w:right w:val="none" w:sz="0" w:space="0" w:color="auto"/>
          </w:divBdr>
        </w:div>
        <w:div w:id="77485162">
          <w:marLeft w:val="480"/>
          <w:marRight w:val="0"/>
          <w:marTop w:val="0"/>
          <w:marBottom w:val="0"/>
          <w:divBdr>
            <w:top w:val="none" w:sz="0" w:space="0" w:color="auto"/>
            <w:left w:val="none" w:sz="0" w:space="0" w:color="auto"/>
            <w:bottom w:val="none" w:sz="0" w:space="0" w:color="auto"/>
            <w:right w:val="none" w:sz="0" w:space="0" w:color="auto"/>
          </w:divBdr>
        </w:div>
        <w:div w:id="100223449">
          <w:marLeft w:val="480"/>
          <w:marRight w:val="0"/>
          <w:marTop w:val="0"/>
          <w:marBottom w:val="0"/>
          <w:divBdr>
            <w:top w:val="none" w:sz="0" w:space="0" w:color="auto"/>
            <w:left w:val="none" w:sz="0" w:space="0" w:color="auto"/>
            <w:bottom w:val="none" w:sz="0" w:space="0" w:color="auto"/>
            <w:right w:val="none" w:sz="0" w:space="0" w:color="auto"/>
          </w:divBdr>
        </w:div>
        <w:div w:id="188953966">
          <w:marLeft w:val="480"/>
          <w:marRight w:val="0"/>
          <w:marTop w:val="0"/>
          <w:marBottom w:val="0"/>
          <w:divBdr>
            <w:top w:val="none" w:sz="0" w:space="0" w:color="auto"/>
            <w:left w:val="none" w:sz="0" w:space="0" w:color="auto"/>
            <w:bottom w:val="none" w:sz="0" w:space="0" w:color="auto"/>
            <w:right w:val="none" w:sz="0" w:space="0" w:color="auto"/>
          </w:divBdr>
        </w:div>
        <w:div w:id="198587938">
          <w:marLeft w:val="480"/>
          <w:marRight w:val="0"/>
          <w:marTop w:val="0"/>
          <w:marBottom w:val="0"/>
          <w:divBdr>
            <w:top w:val="none" w:sz="0" w:space="0" w:color="auto"/>
            <w:left w:val="none" w:sz="0" w:space="0" w:color="auto"/>
            <w:bottom w:val="none" w:sz="0" w:space="0" w:color="auto"/>
            <w:right w:val="none" w:sz="0" w:space="0" w:color="auto"/>
          </w:divBdr>
        </w:div>
        <w:div w:id="202182233">
          <w:marLeft w:val="480"/>
          <w:marRight w:val="0"/>
          <w:marTop w:val="0"/>
          <w:marBottom w:val="0"/>
          <w:divBdr>
            <w:top w:val="none" w:sz="0" w:space="0" w:color="auto"/>
            <w:left w:val="none" w:sz="0" w:space="0" w:color="auto"/>
            <w:bottom w:val="none" w:sz="0" w:space="0" w:color="auto"/>
            <w:right w:val="none" w:sz="0" w:space="0" w:color="auto"/>
          </w:divBdr>
        </w:div>
        <w:div w:id="257493704">
          <w:marLeft w:val="480"/>
          <w:marRight w:val="0"/>
          <w:marTop w:val="0"/>
          <w:marBottom w:val="0"/>
          <w:divBdr>
            <w:top w:val="none" w:sz="0" w:space="0" w:color="auto"/>
            <w:left w:val="none" w:sz="0" w:space="0" w:color="auto"/>
            <w:bottom w:val="none" w:sz="0" w:space="0" w:color="auto"/>
            <w:right w:val="none" w:sz="0" w:space="0" w:color="auto"/>
          </w:divBdr>
        </w:div>
        <w:div w:id="291178350">
          <w:marLeft w:val="480"/>
          <w:marRight w:val="0"/>
          <w:marTop w:val="0"/>
          <w:marBottom w:val="0"/>
          <w:divBdr>
            <w:top w:val="none" w:sz="0" w:space="0" w:color="auto"/>
            <w:left w:val="none" w:sz="0" w:space="0" w:color="auto"/>
            <w:bottom w:val="none" w:sz="0" w:space="0" w:color="auto"/>
            <w:right w:val="none" w:sz="0" w:space="0" w:color="auto"/>
          </w:divBdr>
        </w:div>
        <w:div w:id="316611617">
          <w:marLeft w:val="480"/>
          <w:marRight w:val="0"/>
          <w:marTop w:val="0"/>
          <w:marBottom w:val="0"/>
          <w:divBdr>
            <w:top w:val="none" w:sz="0" w:space="0" w:color="auto"/>
            <w:left w:val="none" w:sz="0" w:space="0" w:color="auto"/>
            <w:bottom w:val="none" w:sz="0" w:space="0" w:color="auto"/>
            <w:right w:val="none" w:sz="0" w:space="0" w:color="auto"/>
          </w:divBdr>
        </w:div>
        <w:div w:id="322197990">
          <w:marLeft w:val="480"/>
          <w:marRight w:val="0"/>
          <w:marTop w:val="0"/>
          <w:marBottom w:val="0"/>
          <w:divBdr>
            <w:top w:val="none" w:sz="0" w:space="0" w:color="auto"/>
            <w:left w:val="none" w:sz="0" w:space="0" w:color="auto"/>
            <w:bottom w:val="none" w:sz="0" w:space="0" w:color="auto"/>
            <w:right w:val="none" w:sz="0" w:space="0" w:color="auto"/>
          </w:divBdr>
        </w:div>
        <w:div w:id="331030871">
          <w:marLeft w:val="480"/>
          <w:marRight w:val="0"/>
          <w:marTop w:val="0"/>
          <w:marBottom w:val="0"/>
          <w:divBdr>
            <w:top w:val="none" w:sz="0" w:space="0" w:color="auto"/>
            <w:left w:val="none" w:sz="0" w:space="0" w:color="auto"/>
            <w:bottom w:val="none" w:sz="0" w:space="0" w:color="auto"/>
            <w:right w:val="none" w:sz="0" w:space="0" w:color="auto"/>
          </w:divBdr>
        </w:div>
        <w:div w:id="347801744">
          <w:marLeft w:val="480"/>
          <w:marRight w:val="0"/>
          <w:marTop w:val="0"/>
          <w:marBottom w:val="0"/>
          <w:divBdr>
            <w:top w:val="none" w:sz="0" w:space="0" w:color="auto"/>
            <w:left w:val="none" w:sz="0" w:space="0" w:color="auto"/>
            <w:bottom w:val="none" w:sz="0" w:space="0" w:color="auto"/>
            <w:right w:val="none" w:sz="0" w:space="0" w:color="auto"/>
          </w:divBdr>
        </w:div>
        <w:div w:id="351538244">
          <w:marLeft w:val="480"/>
          <w:marRight w:val="0"/>
          <w:marTop w:val="0"/>
          <w:marBottom w:val="0"/>
          <w:divBdr>
            <w:top w:val="none" w:sz="0" w:space="0" w:color="auto"/>
            <w:left w:val="none" w:sz="0" w:space="0" w:color="auto"/>
            <w:bottom w:val="none" w:sz="0" w:space="0" w:color="auto"/>
            <w:right w:val="none" w:sz="0" w:space="0" w:color="auto"/>
          </w:divBdr>
        </w:div>
        <w:div w:id="360742146">
          <w:marLeft w:val="480"/>
          <w:marRight w:val="0"/>
          <w:marTop w:val="0"/>
          <w:marBottom w:val="0"/>
          <w:divBdr>
            <w:top w:val="none" w:sz="0" w:space="0" w:color="auto"/>
            <w:left w:val="none" w:sz="0" w:space="0" w:color="auto"/>
            <w:bottom w:val="none" w:sz="0" w:space="0" w:color="auto"/>
            <w:right w:val="none" w:sz="0" w:space="0" w:color="auto"/>
          </w:divBdr>
        </w:div>
        <w:div w:id="418605157">
          <w:marLeft w:val="480"/>
          <w:marRight w:val="0"/>
          <w:marTop w:val="0"/>
          <w:marBottom w:val="0"/>
          <w:divBdr>
            <w:top w:val="none" w:sz="0" w:space="0" w:color="auto"/>
            <w:left w:val="none" w:sz="0" w:space="0" w:color="auto"/>
            <w:bottom w:val="none" w:sz="0" w:space="0" w:color="auto"/>
            <w:right w:val="none" w:sz="0" w:space="0" w:color="auto"/>
          </w:divBdr>
        </w:div>
        <w:div w:id="418985645">
          <w:marLeft w:val="480"/>
          <w:marRight w:val="0"/>
          <w:marTop w:val="0"/>
          <w:marBottom w:val="0"/>
          <w:divBdr>
            <w:top w:val="none" w:sz="0" w:space="0" w:color="auto"/>
            <w:left w:val="none" w:sz="0" w:space="0" w:color="auto"/>
            <w:bottom w:val="none" w:sz="0" w:space="0" w:color="auto"/>
            <w:right w:val="none" w:sz="0" w:space="0" w:color="auto"/>
          </w:divBdr>
        </w:div>
        <w:div w:id="446702978">
          <w:marLeft w:val="480"/>
          <w:marRight w:val="0"/>
          <w:marTop w:val="0"/>
          <w:marBottom w:val="0"/>
          <w:divBdr>
            <w:top w:val="none" w:sz="0" w:space="0" w:color="auto"/>
            <w:left w:val="none" w:sz="0" w:space="0" w:color="auto"/>
            <w:bottom w:val="none" w:sz="0" w:space="0" w:color="auto"/>
            <w:right w:val="none" w:sz="0" w:space="0" w:color="auto"/>
          </w:divBdr>
        </w:div>
        <w:div w:id="561910935">
          <w:marLeft w:val="480"/>
          <w:marRight w:val="0"/>
          <w:marTop w:val="0"/>
          <w:marBottom w:val="0"/>
          <w:divBdr>
            <w:top w:val="none" w:sz="0" w:space="0" w:color="auto"/>
            <w:left w:val="none" w:sz="0" w:space="0" w:color="auto"/>
            <w:bottom w:val="none" w:sz="0" w:space="0" w:color="auto"/>
            <w:right w:val="none" w:sz="0" w:space="0" w:color="auto"/>
          </w:divBdr>
        </w:div>
        <w:div w:id="568227114">
          <w:marLeft w:val="480"/>
          <w:marRight w:val="0"/>
          <w:marTop w:val="0"/>
          <w:marBottom w:val="0"/>
          <w:divBdr>
            <w:top w:val="none" w:sz="0" w:space="0" w:color="auto"/>
            <w:left w:val="none" w:sz="0" w:space="0" w:color="auto"/>
            <w:bottom w:val="none" w:sz="0" w:space="0" w:color="auto"/>
            <w:right w:val="none" w:sz="0" w:space="0" w:color="auto"/>
          </w:divBdr>
        </w:div>
        <w:div w:id="577982490">
          <w:marLeft w:val="480"/>
          <w:marRight w:val="0"/>
          <w:marTop w:val="0"/>
          <w:marBottom w:val="0"/>
          <w:divBdr>
            <w:top w:val="none" w:sz="0" w:space="0" w:color="auto"/>
            <w:left w:val="none" w:sz="0" w:space="0" w:color="auto"/>
            <w:bottom w:val="none" w:sz="0" w:space="0" w:color="auto"/>
            <w:right w:val="none" w:sz="0" w:space="0" w:color="auto"/>
          </w:divBdr>
        </w:div>
        <w:div w:id="674571420">
          <w:marLeft w:val="480"/>
          <w:marRight w:val="0"/>
          <w:marTop w:val="0"/>
          <w:marBottom w:val="0"/>
          <w:divBdr>
            <w:top w:val="none" w:sz="0" w:space="0" w:color="auto"/>
            <w:left w:val="none" w:sz="0" w:space="0" w:color="auto"/>
            <w:bottom w:val="none" w:sz="0" w:space="0" w:color="auto"/>
            <w:right w:val="none" w:sz="0" w:space="0" w:color="auto"/>
          </w:divBdr>
        </w:div>
        <w:div w:id="678436211">
          <w:marLeft w:val="480"/>
          <w:marRight w:val="0"/>
          <w:marTop w:val="0"/>
          <w:marBottom w:val="0"/>
          <w:divBdr>
            <w:top w:val="none" w:sz="0" w:space="0" w:color="auto"/>
            <w:left w:val="none" w:sz="0" w:space="0" w:color="auto"/>
            <w:bottom w:val="none" w:sz="0" w:space="0" w:color="auto"/>
            <w:right w:val="none" w:sz="0" w:space="0" w:color="auto"/>
          </w:divBdr>
        </w:div>
        <w:div w:id="713697252">
          <w:marLeft w:val="480"/>
          <w:marRight w:val="0"/>
          <w:marTop w:val="0"/>
          <w:marBottom w:val="0"/>
          <w:divBdr>
            <w:top w:val="none" w:sz="0" w:space="0" w:color="auto"/>
            <w:left w:val="none" w:sz="0" w:space="0" w:color="auto"/>
            <w:bottom w:val="none" w:sz="0" w:space="0" w:color="auto"/>
            <w:right w:val="none" w:sz="0" w:space="0" w:color="auto"/>
          </w:divBdr>
        </w:div>
        <w:div w:id="760565993">
          <w:marLeft w:val="480"/>
          <w:marRight w:val="0"/>
          <w:marTop w:val="0"/>
          <w:marBottom w:val="0"/>
          <w:divBdr>
            <w:top w:val="none" w:sz="0" w:space="0" w:color="auto"/>
            <w:left w:val="none" w:sz="0" w:space="0" w:color="auto"/>
            <w:bottom w:val="none" w:sz="0" w:space="0" w:color="auto"/>
            <w:right w:val="none" w:sz="0" w:space="0" w:color="auto"/>
          </w:divBdr>
        </w:div>
        <w:div w:id="797651176">
          <w:marLeft w:val="480"/>
          <w:marRight w:val="0"/>
          <w:marTop w:val="0"/>
          <w:marBottom w:val="0"/>
          <w:divBdr>
            <w:top w:val="none" w:sz="0" w:space="0" w:color="auto"/>
            <w:left w:val="none" w:sz="0" w:space="0" w:color="auto"/>
            <w:bottom w:val="none" w:sz="0" w:space="0" w:color="auto"/>
            <w:right w:val="none" w:sz="0" w:space="0" w:color="auto"/>
          </w:divBdr>
        </w:div>
        <w:div w:id="800733628">
          <w:marLeft w:val="480"/>
          <w:marRight w:val="0"/>
          <w:marTop w:val="0"/>
          <w:marBottom w:val="0"/>
          <w:divBdr>
            <w:top w:val="none" w:sz="0" w:space="0" w:color="auto"/>
            <w:left w:val="none" w:sz="0" w:space="0" w:color="auto"/>
            <w:bottom w:val="none" w:sz="0" w:space="0" w:color="auto"/>
            <w:right w:val="none" w:sz="0" w:space="0" w:color="auto"/>
          </w:divBdr>
        </w:div>
        <w:div w:id="876628598">
          <w:marLeft w:val="480"/>
          <w:marRight w:val="0"/>
          <w:marTop w:val="0"/>
          <w:marBottom w:val="0"/>
          <w:divBdr>
            <w:top w:val="none" w:sz="0" w:space="0" w:color="auto"/>
            <w:left w:val="none" w:sz="0" w:space="0" w:color="auto"/>
            <w:bottom w:val="none" w:sz="0" w:space="0" w:color="auto"/>
            <w:right w:val="none" w:sz="0" w:space="0" w:color="auto"/>
          </w:divBdr>
        </w:div>
        <w:div w:id="919559767">
          <w:marLeft w:val="480"/>
          <w:marRight w:val="0"/>
          <w:marTop w:val="0"/>
          <w:marBottom w:val="0"/>
          <w:divBdr>
            <w:top w:val="none" w:sz="0" w:space="0" w:color="auto"/>
            <w:left w:val="none" w:sz="0" w:space="0" w:color="auto"/>
            <w:bottom w:val="none" w:sz="0" w:space="0" w:color="auto"/>
            <w:right w:val="none" w:sz="0" w:space="0" w:color="auto"/>
          </w:divBdr>
        </w:div>
        <w:div w:id="1132601128">
          <w:marLeft w:val="480"/>
          <w:marRight w:val="0"/>
          <w:marTop w:val="0"/>
          <w:marBottom w:val="0"/>
          <w:divBdr>
            <w:top w:val="none" w:sz="0" w:space="0" w:color="auto"/>
            <w:left w:val="none" w:sz="0" w:space="0" w:color="auto"/>
            <w:bottom w:val="none" w:sz="0" w:space="0" w:color="auto"/>
            <w:right w:val="none" w:sz="0" w:space="0" w:color="auto"/>
          </w:divBdr>
        </w:div>
        <w:div w:id="1145315649">
          <w:marLeft w:val="480"/>
          <w:marRight w:val="0"/>
          <w:marTop w:val="0"/>
          <w:marBottom w:val="0"/>
          <w:divBdr>
            <w:top w:val="none" w:sz="0" w:space="0" w:color="auto"/>
            <w:left w:val="none" w:sz="0" w:space="0" w:color="auto"/>
            <w:bottom w:val="none" w:sz="0" w:space="0" w:color="auto"/>
            <w:right w:val="none" w:sz="0" w:space="0" w:color="auto"/>
          </w:divBdr>
        </w:div>
        <w:div w:id="1162693358">
          <w:marLeft w:val="480"/>
          <w:marRight w:val="0"/>
          <w:marTop w:val="0"/>
          <w:marBottom w:val="0"/>
          <w:divBdr>
            <w:top w:val="none" w:sz="0" w:space="0" w:color="auto"/>
            <w:left w:val="none" w:sz="0" w:space="0" w:color="auto"/>
            <w:bottom w:val="none" w:sz="0" w:space="0" w:color="auto"/>
            <w:right w:val="none" w:sz="0" w:space="0" w:color="auto"/>
          </w:divBdr>
        </w:div>
        <w:div w:id="1271276000">
          <w:marLeft w:val="480"/>
          <w:marRight w:val="0"/>
          <w:marTop w:val="0"/>
          <w:marBottom w:val="0"/>
          <w:divBdr>
            <w:top w:val="none" w:sz="0" w:space="0" w:color="auto"/>
            <w:left w:val="none" w:sz="0" w:space="0" w:color="auto"/>
            <w:bottom w:val="none" w:sz="0" w:space="0" w:color="auto"/>
            <w:right w:val="none" w:sz="0" w:space="0" w:color="auto"/>
          </w:divBdr>
        </w:div>
        <w:div w:id="1283997367">
          <w:marLeft w:val="480"/>
          <w:marRight w:val="0"/>
          <w:marTop w:val="0"/>
          <w:marBottom w:val="0"/>
          <w:divBdr>
            <w:top w:val="none" w:sz="0" w:space="0" w:color="auto"/>
            <w:left w:val="none" w:sz="0" w:space="0" w:color="auto"/>
            <w:bottom w:val="none" w:sz="0" w:space="0" w:color="auto"/>
            <w:right w:val="none" w:sz="0" w:space="0" w:color="auto"/>
          </w:divBdr>
        </w:div>
        <w:div w:id="1340891127">
          <w:marLeft w:val="480"/>
          <w:marRight w:val="0"/>
          <w:marTop w:val="0"/>
          <w:marBottom w:val="0"/>
          <w:divBdr>
            <w:top w:val="none" w:sz="0" w:space="0" w:color="auto"/>
            <w:left w:val="none" w:sz="0" w:space="0" w:color="auto"/>
            <w:bottom w:val="none" w:sz="0" w:space="0" w:color="auto"/>
            <w:right w:val="none" w:sz="0" w:space="0" w:color="auto"/>
          </w:divBdr>
        </w:div>
        <w:div w:id="1347369168">
          <w:marLeft w:val="480"/>
          <w:marRight w:val="0"/>
          <w:marTop w:val="0"/>
          <w:marBottom w:val="0"/>
          <w:divBdr>
            <w:top w:val="none" w:sz="0" w:space="0" w:color="auto"/>
            <w:left w:val="none" w:sz="0" w:space="0" w:color="auto"/>
            <w:bottom w:val="none" w:sz="0" w:space="0" w:color="auto"/>
            <w:right w:val="none" w:sz="0" w:space="0" w:color="auto"/>
          </w:divBdr>
        </w:div>
        <w:div w:id="1351302123">
          <w:marLeft w:val="480"/>
          <w:marRight w:val="0"/>
          <w:marTop w:val="0"/>
          <w:marBottom w:val="0"/>
          <w:divBdr>
            <w:top w:val="none" w:sz="0" w:space="0" w:color="auto"/>
            <w:left w:val="none" w:sz="0" w:space="0" w:color="auto"/>
            <w:bottom w:val="none" w:sz="0" w:space="0" w:color="auto"/>
            <w:right w:val="none" w:sz="0" w:space="0" w:color="auto"/>
          </w:divBdr>
        </w:div>
        <w:div w:id="1373075761">
          <w:marLeft w:val="480"/>
          <w:marRight w:val="0"/>
          <w:marTop w:val="0"/>
          <w:marBottom w:val="0"/>
          <w:divBdr>
            <w:top w:val="none" w:sz="0" w:space="0" w:color="auto"/>
            <w:left w:val="none" w:sz="0" w:space="0" w:color="auto"/>
            <w:bottom w:val="none" w:sz="0" w:space="0" w:color="auto"/>
            <w:right w:val="none" w:sz="0" w:space="0" w:color="auto"/>
          </w:divBdr>
        </w:div>
        <w:div w:id="1423600975">
          <w:marLeft w:val="480"/>
          <w:marRight w:val="0"/>
          <w:marTop w:val="0"/>
          <w:marBottom w:val="0"/>
          <w:divBdr>
            <w:top w:val="none" w:sz="0" w:space="0" w:color="auto"/>
            <w:left w:val="none" w:sz="0" w:space="0" w:color="auto"/>
            <w:bottom w:val="none" w:sz="0" w:space="0" w:color="auto"/>
            <w:right w:val="none" w:sz="0" w:space="0" w:color="auto"/>
          </w:divBdr>
        </w:div>
        <w:div w:id="1450398911">
          <w:marLeft w:val="480"/>
          <w:marRight w:val="0"/>
          <w:marTop w:val="0"/>
          <w:marBottom w:val="0"/>
          <w:divBdr>
            <w:top w:val="none" w:sz="0" w:space="0" w:color="auto"/>
            <w:left w:val="none" w:sz="0" w:space="0" w:color="auto"/>
            <w:bottom w:val="none" w:sz="0" w:space="0" w:color="auto"/>
            <w:right w:val="none" w:sz="0" w:space="0" w:color="auto"/>
          </w:divBdr>
        </w:div>
        <w:div w:id="1467894664">
          <w:marLeft w:val="480"/>
          <w:marRight w:val="0"/>
          <w:marTop w:val="0"/>
          <w:marBottom w:val="0"/>
          <w:divBdr>
            <w:top w:val="none" w:sz="0" w:space="0" w:color="auto"/>
            <w:left w:val="none" w:sz="0" w:space="0" w:color="auto"/>
            <w:bottom w:val="none" w:sz="0" w:space="0" w:color="auto"/>
            <w:right w:val="none" w:sz="0" w:space="0" w:color="auto"/>
          </w:divBdr>
        </w:div>
        <w:div w:id="1478381263">
          <w:marLeft w:val="480"/>
          <w:marRight w:val="0"/>
          <w:marTop w:val="0"/>
          <w:marBottom w:val="0"/>
          <w:divBdr>
            <w:top w:val="none" w:sz="0" w:space="0" w:color="auto"/>
            <w:left w:val="none" w:sz="0" w:space="0" w:color="auto"/>
            <w:bottom w:val="none" w:sz="0" w:space="0" w:color="auto"/>
            <w:right w:val="none" w:sz="0" w:space="0" w:color="auto"/>
          </w:divBdr>
        </w:div>
        <w:div w:id="1513834943">
          <w:marLeft w:val="480"/>
          <w:marRight w:val="0"/>
          <w:marTop w:val="0"/>
          <w:marBottom w:val="0"/>
          <w:divBdr>
            <w:top w:val="none" w:sz="0" w:space="0" w:color="auto"/>
            <w:left w:val="none" w:sz="0" w:space="0" w:color="auto"/>
            <w:bottom w:val="none" w:sz="0" w:space="0" w:color="auto"/>
            <w:right w:val="none" w:sz="0" w:space="0" w:color="auto"/>
          </w:divBdr>
        </w:div>
        <w:div w:id="1559904263">
          <w:marLeft w:val="480"/>
          <w:marRight w:val="0"/>
          <w:marTop w:val="0"/>
          <w:marBottom w:val="0"/>
          <w:divBdr>
            <w:top w:val="none" w:sz="0" w:space="0" w:color="auto"/>
            <w:left w:val="none" w:sz="0" w:space="0" w:color="auto"/>
            <w:bottom w:val="none" w:sz="0" w:space="0" w:color="auto"/>
            <w:right w:val="none" w:sz="0" w:space="0" w:color="auto"/>
          </w:divBdr>
        </w:div>
        <w:div w:id="1631396722">
          <w:marLeft w:val="480"/>
          <w:marRight w:val="0"/>
          <w:marTop w:val="0"/>
          <w:marBottom w:val="0"/>
          <w:divBdr>
            <w:top w:val="none" w:sz="0" w:space="0" w:color="auto"/>
            <w:left w:val="none" w:sz="0" w:space="0" w:color="auto"/>
            <w:bottom w:val="none" w:sz="0" w:space="0" w:color="auto"/>
            <w:right w:val="none" w:sz="0" w:space="0" w:color="auto"/>
          </w:divBdr>
        </w:div>
        <w:div w:id="1678262375">
          <w:marLeft w:val="480"/>
          <w:marRight w:val="0"/>
          <w:marTop w:val="0"/>
          <w:marBottom w:val="0"/>
          <w:divBdr>
            <w:top w:val="none" w:sz="0" w:space="0" w:color="auto"/>
            <w:left w:val="none" w:sz="0" w:space="0" w:color="auto"/>
            <w:bottom w:val="none" w:sz="0" w:space="0" w:color="auto"/>
            <w:right w:val="none" w:sz="0" w:space="0" w:color="auto"/>
          </w:divBdr>
        </w:div>
        <w:div w:id="1691688419">
          <w:marLeft w:val="480"/>
          <w:marRight w:val="0"/>
          <w:marTop w:val="0"/>
          <w:marBottom w:val="0"/>
          <w:divBdr>
            <w:top w:val="none" w:sz="0" w:space="0" w:color="auto"/>
            <w:left w:val="none" w:sz="0" w:space="0" w:color="auto"/>
            <w:bottom w:val="none" w:sz="0" w:space="0" w:color="auto"/>
            <w:right w:val="none" w:sz="0" w:space="0" w:color="auto"/>
          </w:divBdr>
        </w:div>
        <w:div w:id="1691952651">
          <w:marLeft w:val="480"/>
          <w:marRight w:val="0"/>
          <w:marTop w:val="0"/>
          <w:marBottom w:val="0"/>
          <w:divBdr>
            <w:top w:val="none" w:sz="0" w:space="0" w:color="auto"/>
            <w:left w:val="none" w:sz="0" w:space="0" w:color="auto"/>
            <w:bottom w:val="none" w:sz="0" w:space="0" w:color="auto"/>
            <w:right w:val="none" w:sz="0" w:space="0" w:color="auto"/>
          </w:divBdr>
        </w:div>
        <w:div w:id="1698239194">
          <w:marLeft w:val="480"/>
          <w:marRight w:val="0"/>
          <w:marTop w:val="0"/>
          <w:marBottom w:val="0"/>
          <w:divBdr>
            <w:top w:val="none" w:sz="0" w:space="0" w:color="auto"/>
            <w:left w:val="none" w:sz="0" w:space="0" w:color="auto"/>
            <w:bottom w:val="none" w:sz="0" w:space="0" w:color="auto"/>
            <w:right w:val="none" w:sz="0" w:space="0" w:color="auto"/>
          </w:divBdr>
        </w:div>
        <w:div w:id="1796948325">
          <w:marLeft w:val="480"/>
          <w:marRight w:val="0"/>
          <w:marTop w:val="0"/>
          <w:marBottom w:val="0"/>
          <w:divBdr>
            <w:top w:val="none" w:sz="0" w:space="0" w:color="auto"/>
            <w:left w:val="none" w:sz="0" w:space="0" w:color="auto"/>
            <w:bottom w:val="none" w:sz="0" w:space="0" w:color="auto"/>
            <w:right w:val="none" w:sz="0" w:space="0" w:color="auto"/>
          </w:divBdr>
        </w:div>
        <w:div w:id="1891112772">
          <w:marLeft w:val="480"/>
          <w:marRight w:val="0"/>
          <w:marTop w:val="0"/>
          <w:marBottom w:val="0"/>
          <w:divBdr>
            <w:top w:val="none" w:sz="0" w:space="0" w:color="auto"/>
            <w:left w:val="none" w:sz="0" w:space="0" w:color="auto"/>
            <w:bottom w:val="none" w:sz="0" w:space="0" w:color="auto"/>
            <w:right w:val="none" w:sz="0" w:space="0" w:color="auto"/>
          </w:divBdr>
        </w:div>
        <w:div w:id="1901164231">
          <w:marLeft w:val="480"/>
          <w:marRight w:val="0"/>
          <w:marTop w:val="0"/>
          <w:marBottom w:val="0"/>
          <w:divBdr>
            <w:top w:val="none" w:sz="0" w:space="0" w:color="auto"/>
            <w:left w:val="none" w:sz="0" w:space="0" w:color="auto"/>
            <w:bottom w:val="none" w:sz="0" w:space="0" w:color="auto"/>
            <w:right w:val="none" w:sz="0" w:space="0" w:color="auto"/>
          </w:divBdr>
        </w:div>
        <w:div w:id="1924990795">
          <w:marLeft w:val="480"/>
          <w:marRight w:val="0"/>
          <w:marTop w:val="0"/>
          <w:marBottom w:val="0"/>
          <w:divBdr>
            <w:top w:val="none" w:sz="0" w:space="0" w:color="auto"/>
            <w:left w:val="none" w:sz="0" w:space="0" w:color="auto"/>
            <w:bottom w:val="none" w:sz="0" w:space="0" w:color="auto"/>
            <w:right w:val="none" w:sz="0" w:space="0" w:color="auto"/>
          </w:divBdr>
        </w:div>
        <w:div w:id="1970628607">
          <w:marLeft w:val="480"/>
          <w:marRight w:val="0"/>
          <w:marTop w:val="0"/>
          <w:marBottom w:val="0"/>
          <w:divBdr>
            <w:top w:val="none" w:sz="0" w:space="0" w:color="auto"/>
            <w:left w:val="none" w:sz="0" w:space="0" w:color="auto"/>
            <w:bottom w:val="none" w:sz="0" w:space="0" w:color="auto"/>
            <w:right w:val="none" w:sz="0" w:space="0" w:color="auto"/>
          </w:divBdr>
        </w:div>
        <w:div w:id="1971089152">
          <w:marLeft w:val="480"/>
          <w:marRight w:val="0"/>
          <w:marTop w:val="0"/>
          <w:marBottom w:val="0"/>
          <w:divBdr>
            <w:top w:val="none" w:sz="0" w:space="0" w:color="auto"/>
            <w:left w:val="none" w:sz="0" w:space="0" w:color="auto"/>
            <w:bottom w:val="none" w:sz="0" w:space="0" w:color="auto"/>
            <w:right w:val="none" w:sz="0" w:space="0" w:color="auto"/>
          </w:divBdr>
        </w:div>
        <w:div w:id="1979724361">
          <w:marLeft w:val="480"/>
          <w:marRight w:val="0"/>
          <w:marTop w:val="0"/>
          <w:marBottom w:val="0"/>
          <w:divBdr>
            <w:top w:val="none" w:sz="0" w:space="0" w:color="auto"/>
            <w:left w:val="none" w:sz="0" w:space="0" w:color="auto"/>
            <w:bottom w:val="none" w:sz="0" w:space="0" w:color="auto"/>
            <w:right w:val="none" w:sz="0" w:space="0" w:color="auto"/>
          </w:divBdr>
        </w:div>
        <w:div w:id="1983728025">
          <w:marLeft w:val="480"/>
          <w:marRight w:val="0"/>
          <w:marTop w:val="0"/>
          <w:marBottom w:val="0"/>
          <w:divBdr>
            <w:top w:val="none" w:sz="0" w:space="0" w:color="auto"/>
            <w:left w:val="none" w:sz="0" w:space="0" w:color="auto"/>
            <w:bottom w:val="none" w:sz="0" w:space="0" w:color="auto"/>
            <w:right w:val="none" w:sz="0" w:space="0" w:color="auto"/>
          </w:divBdr>
        </w:div>
        <w:div w:id="1984239866">
          <w:marLeft w:val="480"/>
          <w:marRight w:val="0"/>
          <w:marTop w:val="0"/>
          <w:marBottom w:val="0"/>
          <w:divBdr>
            <w:top w:val="none" w:sz="0" w:space="0" w:color="auto"/>
            <w:left w:val="none" w:sz="0" w:space="0" w:color="auto"/>
            <w:bottom w:val="none" w:sz="0" w:space="0" w:color="auto"/>
            <w:right w:val="none" w:sz="0" w:space="0" w:color="auto"/>
          </w:divBdr>
        </w:div>
        <w:div w:id="2132936889">
          <w:marLeft w:val="480"/>
          <w:marRight w:val="0"/>
          <w:marTop w:val="0"/>
          <w:marBottom w:val="0"/>
          <w:divBdr>
            <w:top w:val="none" w:sz="0" w:space="0" w:color="auto"/>
            <w:left w:val="none" w:sz="0" w:space="0" w:color="auto"/>
            <w:bottom w:val="none" w:sz="0" w:space="0" w:color="auto"/>
            <w:right w:val="none" w:sz="0" w:space="0" w:color="auto"/>
          </w:divBdr>
        </w:div>
      </w:divsChild>
    </w:div>
    <w:div w:id="1800805794">
      <w:bodyDiv w:val="1"/>
      <w:marLeft w:val="0"/>
      <w:marRight w:val="0"/>
      <w:marTop w:val="0"/>
      <w:marBottom w:val="0"/>
      <w:divBdr>
        <w:top w:val="none" w:sz="0" w:space="0" w:color="auto"/>
        <w:left w:val="none" w:sz="0" w:space="0" w:color="auto"/>
        <w:bottom w:val="none" w:sz="0" w:space="0" w:color="auto"/>
        <w:right w:val="none" w:sz="0" w:space="0" w:color="auto"/>
      </w:divBdr>
      <w:divsChild>
        <w:div w:id="39281035">
          <w:marLeft w:val="480"/>
          <w:marRight w:val="0"/>
          <w:marTop w:val="0"/>
          <w:marBottom w:val="0"/>
          <w:divBdr>
            <w:top w:val="none" w:sz="0" w:space="0" w:color="auto"/>
            <w:left w:val="none" w:sz="0" w:space="0" w:color="auto"/>
            <w:bottom w:val="none" w:sz="0" w:space="0" w:color="auto"/>
            <w:right w:val="none" w:sz="0" w:space="0" w:color="auto"/>
          </w:divBdr>
        </w:div>
        <w:div w:id="52848481">
          <w:marLeft w:val="480"/>
          <w:marRight w:val="0"/>
          <w:marTop w:val="0"/>
          <w:marBottom w:val="0"/>
          <w:divBdr>
            <w:top w:val="none" w:sz="0" w:space="0" w:color="auto"/>
            <w:left w:val="none" w:sz="0" w:space="0" w:color="auto"/>
            <w:bottom w:val="none" w:sz="0" w:space="0" w:color="auto"/>
            <w:right w:val="none" w:sz="0" w:space="0" w:color="auto"/>
          </w:divBdr>
        </w:div>
        <w:div w:id="69742970">
          <w:marLeft w:val="480"/>
          <w:marRight w:val="0"/>
          <w:marTop w:val="0"/>
          <w:marBottom w:val="0"/>
          <w:divBdr>
            <w:top w:val="none" w:sz="0" w:space="0" w:color="auto"/>
            <w:left w:val="none" w:sz="0" w:space="0" w:color="auto"/>
            <w:bottom w:val="none" w:sz="0" w:space="0" w:color="auto"/>
            <w:right w:val="none" w:sz="0" w:space="0" w:color="auto"/>
          </w:divBdr>
        </w:div>
        <w:div w:id="95373493">
          <w:marLeft w:val="480"/>
          <w:marRight w:val="0"/>
          <w:marTop w:val="0"/>
          <w:marBottom w:val="0"/>
          <w:divBdr>
            <w:top w:val="none" w:sz="0" w:space="0" w:color="auto"/>
            <w:left w:val="none" w:sz="0" w:space="0" w:color="auto"/>
            <w:bottom w:val="none" w:sz="0" w:space="0" w:color="auto"/>
            <w:right w:val="none" w:sz="0" w:space="0" w:color="auto"/>
          </w:divBdr>
        </w:div>
        <w:div w:id="98642004">
          <w:marLeft w:val="480"/>
          <w:marRight w:val="0"/>
          <w:marTop w:val="0"/>
          <w:marBottom w:val="0"/>
          <w:divBdr>
            <w:top w:val="none" w:sz="0" w:space="0" w:color="auto"/>
            <w:left w:val="none" w:sz="0" w:space="0" w:color="auto"/>
            <w:bottom w:val="none" w:sz="0" w:space="0" w:color="auto"/>
            <w:right w:val="none" w:sz="0" w:space="0" w:color="auto"/>
          </w:divBdr>
        </w:div>
        <w:div w:id="122507513">
          <w:marLeft w:val="480"/>
          <w:marRight w:val="0"/>
          <w:marTop w:val="0"/>
          <w:marBottom w:val="0"/>
          <w:divBdr>
            <w:top w:val="none" w:sz="0" w:space="0" w:color="auto"/>
            <w:left w:val="none" w:sz="0" w:space="0" w:color="auto"/>
            <w:bottom w:val="none" w:sz="0" w:space="0" w:color="auto"/>
            <w:right w:val="none" w:sz="0" w:space="0" w:color="auto"/>
          </w:divBdr>
        </w:div>
        <w:div w:id="142045024">
          <w:marLeft w:val="480"/>
          <w:marRight w:val="0"/>
          <w:marTop w:val="0"/>
          <w:marBottom w:val="0"/>
          <w:divBdr>
            <w:top w:val="none" w:sz="0" w:space="0" w:color="auto"/>
            <w:left w:val="none" w:sz="0" w:space="0" w:color="auto"/>
            <w:bottom w:val="none" w:sz="0" w:space="0" w:color="auto"/>
            <w:right w:val="none" w:sz="0" w:space="0" w:color="auto"/>
          </w:divBdr>
        </w:div>
        <w:div w:id="156305810">
          <w:marLeft w:val="480"/>
          <w:marRight w:val="0"/>
          <w:marTop w:val="0"/>
          <w:marBottom w:val="0"/>
          <w:divBdr>
            <w:top w:val="none" w:sz="0" w:space="0" w:color="auto"/>
            <w:left w:val="none" w:sz="0" w:space="0" w:color="auto"/>
            <w:bottom w:val="none" w:sz="0" w:space="0" w:color="auto"/>
            <w:right w:val="none" w:sz="0" w:space="0" w:color="auto"/>
          </w:divBdr>
        </w:div>
        <w:div w:id="239599990">
          <w:marLeft w:val="480"/>
          <w:marRight w:val="0"/>
          <w:marTop w:val="0"/>
          <w:marBottom w:val="0"/>
          <w:divBdr>
            <w:top w:val="none" w:sz="0" w:space="0" w:color="auto"/>
            <w:left w:val="none" w:sz="0" w:space="0" w:color="auto"/>
            <w:bottom w:val="none" w:sz="0" w:space="0" w:color="auto"/>
            <w:right w:val="none" w:sz="0" w:space="0" w:color="auto"/>
          </w:divBdr>
        </w:div>
        <w:div w:id="256518561">
          <w:marLeft w:val="480"/>
          <w:marRight w:val="0"/>
          <w:marTop w:val="0"/>
          <w:marBottom w:val="0"/>
          <w:divBdr>
            <w:top w:val="none" w:sz="0" w:space="0" w:color="auto"/>
            <w:left w:val="none" w:sz="0" w:space="0" w:color="auto"/>
            <w:bottom w:val="none" w:sz="0" w:space="0" w:color="auto"/>
            <w:right w:val="none" w:sz="0" w:space="0" w:color="auto"/>
          </w:divBdr>
        </w:div>
        <w:div w:id="341785388">
          <w:marLeft w:val="480"/>
          <w:marRight w:val="0"/>
          <w:marTop w:val="0"/>
          <w:marBottom w:val="0"/>
          <w:divBdr>
            <w:top w:val="none" w:sz="0" w:space="0" w:color="auto"/>
            <w:left w:val="none" w:sz="0" w:space="0" w:color="auto"/>
            <w:bottom w:val="none" w:sz="0" w:space="0" w:color="auto"/>
            <w:right w:val="none" w:sz="0" w:space="0" w:color="auto"/>
          </w:divBdr>
        </w:div>
        <w:div w:id="403184140">
          <w:marLeft w:val="480"/>
          <w:marRight w:val="0"/>
          <w:marTop w:val="0"/>
          <w:marBottom w:val="0"/>
          <w:divBdr>
            <w:top w:val="none" w:sz="0" w:space="0" w:color="auto"/>
            <w:left w:val="none" w:sz="0" w:space="0" w:color="auto"/>
            <w:bottom w:val="none" w:sz="0" w:space="0" w:color="auto"/>
            <w:right w:val="none" w:sz="0" w:space="0" w:color="auto"/>
          </w:divBdr>
        </w:div>
        <w:div w:id="423309121">
          <w:marLeft w:val="480"/>
          <w:marRight w:val="0"/>
          <w:marTop w:val="0"/>
          <w:marBottom w:val="0"/>
          <w:divBdr>
            <w:top w:val="none" w:sz="0" w:space="0" w:color="auto"/>
            <w:left w:val="none" w:sz="0" w:space="0" w:color="auto"/>
            <w:bottom w:val="none" w:sz="0" w:space="0" w:color="auto"/>
            <w:right w:val="none" w:sz="0" w:space="0" w:color="auto"/>
          </w:divBdr>
        </w:div>
        <w:div w:id="481166159">
          <w:marLeft w:val="480"/>
          <w:marRight w:val="0"/>
          <w:marTop w:val="0"/>
          <w:marBottom w:val="0"/>
          <w:divBdr>
            <w:top w:val="none" w:sz="0" w:space="0" w:color="auto"/>
            <w:left w:val="none" w:sz="0" w:space="0" w:color="auto"/>
            <w:bottom w:val="none" w:sz="0" w:space="0" w:color="auto"/>
            <w:right w:val="none" w:sz="0" w:space="0" w:color="auto"/>
          </w:divBdr>
        </w:div>
        <w:div w:id="488132439">
          <w:marLeft w:val="480"/>
          <w:marRight w:val="0"/>
          <w:marTop w:val="0"/>
          <w:marBottom w:val="0"/>
          <w:divBdr>
            <w:top w:val="none" w:sz="0" w:space="0" w:color="auto"/>
            <w:left w:val="none" w:sz="0" w:space="0" w:color="auto"/>
            <w:bottom w:val="none" w:sz="0" w:space="0" w:color="auto"/>
            <w:right w:val="none" w:sz="0" w:space="0" w:color="auto"/>
          </w:divBdr>
        </w:div>
        <w:div w:id="495610132">
          <w:marLeft w:val="480"/>
          <w:marRight w:val="0"/>
          <w:marTop w:val="0"/>
          <w:marBottom w:val="0"/>
          <w:divBdr>
            <w:top w:val="none" w:sz="0" w:space="0" w:color="auto"/>
            <w:left w:val="none" w:sz="0" w:space="0" w:color="auto"/>
            <w:bottom w:val="none" w:sz="0" w:space="0" w:color="auto"/>
            <w:right w:val="none" w:sz="0" w:space="0" w:color="auto"/>
          </w:divBdr>
        </w:div>
        <w:div w:id="597567833">
          <w:marLeft w:val="480"/>
          <w:marRight w:val="0"/>
          <w:marTop w:val="0"/>
          <w:marBottom w:val="0"/>
          <w:divBdr>
            <w:top w:val="none" w:sz="0" w:space="0" w:color="auto"/>
            <w:left w:val="none" w:sz="0" w:space="0" w:color="auto"/>
            <w:bottom w:val="none" w:sz="0" w:space="0" w:color="auto"/>
            <w:right w:val="none" w:sz="0" w:space="0" w:color="auto"/>
          </w:divBdr>
        </w:div>
        <w:div w:id="646470711">
          <w:marLeft w:val="480"/>
          <w:marRight w:val="0"/>
          <w:marTop w:val="0"/>
          <w:marBottom w:val="0"/>
          <w:divBdr>
            <w:top w:val="none" w:sz="0" w:space="0" w:color="auto"/>
            <w:left w:val="none" w:sz="0" w:space="0" w:color="auto"/>
            <w:bottom w:val="none" w:sz="0" w:space="0" w:color="auto"/>
            <w:right w:val="none" w:sz="0" w:space="0" w:color="auto"/>
          </w:divBdr>
        </w:div>
        <w:div w:id="662509262">
          <w:marLeft w:val="480"/>
          <w:marRight w:val="0"/>
          <w:marTop w:val="0"/>
          <w:marBottom w:val="0"/>
          <w:divBdr>
            <w:top w:val="none" w:sz="0" w:space="0" w:color="auto"/>
            <w:left w:val="none" w:sz="0" w:space="0" w:color="auto"/>
            <w:bottom w:val="none" w:sz="0" w:space="0" w:color="auto"/>
            <w:right w:val="none" w:sz="0" w:space="0" w:color="auto"/>
          </w:divBdr>
        </w:div>
        <w:div w:id="736903079">
          <w:marLeft w:val="480"/>
          <w:marRight w:val="0"/>
          <w:marTop w:val="0"/>
          <w:marBottom w:val="0"/>
          <w:divBdr>
            <w:top w:val="none" w:sz="0" w:space="0" w:color="auto"/>
            <w:left w:val="none" w:sz="0" w:space="0" w:color="auto"/>
            <w:bottom w:val="none" w:sz="0" w:space="0" w:color="auto"/>
            <w:right w:val="none" w:sz="0" w:space="0" w:color="auto"/>
          </w:divBdr>
        </w:div>
        <w:div w:id="749666459">
          <w:marLeft w:val="480"/>
          <w:marRight w:val="0"/>
          <w:marTop w:val="0"/>
          <w:marBottom w:val="0"/>
          <w:divBdr>
            <w:top w:val="none" w:sz="0" w:space="0" w:color="auto"/>
            <w:left w:val="none" w:sz="0" w:space="0" w:color="auto"/>
            <w:bottom w:val="none" w:sz="0" w:space="0" w:color="auto"/>
            <w:right w:val="none" w:sz="0" w:space="0" w:color="auto"/>
          </w:divBdr>
        </w:div>
        <w:div w:id="773406620">
          <w:marLeft w:val="480"/>
          <w:marRight w:val="0"/>
          <w:marTop w:val="0"/>
          <w:marBottom w:val="0"/>
          <w:divBdr>
            <w:top w:val="none" w:sz="0" w:space="0" w:color="auto"/>
            <w:left w:val="none" w:sz="0" w:space="0" w:color="auto"/>
            <w:bottom w:val="none" w:sz="0" w:space="0" w:color="auto"/>
            <w:right w:val="none" w:sz="0" w:space="0" w:color="auto"/>
          </w:divBdr>
        </w:div>
        <w:div w:id="831412252">
          <w:marLeft w:val="480"/>
          <w:marRight w:val="0"/>
          <w:marTop w:val="0"/>
          <w:marBottom w:val="0"/>
          <w:divBdr>
            <w:top w:val="none" w:sz="0" w:space="0" w:color="auto"/>
            <w:left w:val="none" w:sz="0" w:space="0" w:color="auto"/>
            <w:bottom w:val="none" w:sz="0" w:space="0" w:color="auto"/>
            <w:right w:val="none" w:sz="0" w:space="0" w:color="auto"/>
          </w:divBdr>
        </w:div>
        <w:div w:id="848640077">
          <w:marLeft w:val="480"/>
          <w:marRight w:val="0"/>
          <w:marTop w:val="0"/>
          <w:marBottom w:val="0"/>
          <w:divBdr>
            <w:top w:val="none" w:sz="0" w:space="0" w:color="auto"/>
            <w:left w:val="none" w:sz="0" w:space="0" w:color="auto"/>
            <w:bottom w:val="none" w:sz="0" w:space="0" w:color="auto"/>
            <w:right w:val="none" w:sz="0" w:space="0" w:color="auto"/>
          </w:divBdr>
        </w:div>
        <w:div w:id="855734073">
          <w:marLeft w:val="480"/>
          <w:marRight w:val="0"/>
          <w:marTop w:val="0"/>
          <w:marBottom w:val="0"/>
          <w:divBdr>
            <w:top w:val="none" w:sz="0" w:space="0" w:color="auto"/>
            <w:left w:val="none" w:sz="0" w:space="0" w:color="auto"/>
            <w:bottom w:val="none" w:sz="0" w:space="0" w:color="auto"/>
            <w:right w:val="none" w:sz="0" w:space="0" w:color="auto"/>
          </w:divBdr>
        </w:div>
        <w:div w:id="882180360">
          <w:marLeft w:val="480"/>
          <w:marRight w:val="0"/>
          <w:marTop w:val="0"/>
          <w:marBottom w:val="0"/>
          <w:divBdr>
            <w:top w:val="none" w:sz="0" w:space="0" w:color="auto"/>
            <w:left w:val="none" w:sz="0" w:space="0" w:color="auto"/>
            <w:bottom w:val="none" w:sz="0" w:space="0" w:color="auto"/>
            <w:right w:val="none" w:sz="0" w:space="0" w:color="auto"/>
          </w:divBdr>
        </w:div>
        <w:div w:id="896401847">
          <w:marLeft w:val="480"/>
          <w:marRight w:val="0"/>
          <w:marTop w:val="0"/>
          <w:marBottom w:val="0"/>
          <w:divBdr>
            <w:top w:val="none" w:sz="0" w:space="0" w:color="auto"/>
            <w:left w:val="none" w:sz="0" w:space="0" w:color="auto"/>
            <w:bottom w:val="none" w:sz="0" w:space="0" w:color="auto"/>
            <w:right w:val="none" w:sz="0" w:space="0" w:color="auto"/>
          </w:divBdr>
        </w:div>
        <w:div w:id="915286094">
          <w:marLeft w:val="480"/>
          <w:marRight w:val="0"/>
          <w:marTop w:val="0"/>
          <w:marBottom w:val="0"/>
          <w:divBdr>
            <w:top w:val="none" w:sz="0" w:space="0" w:color="auto"/>
            <w:left w:val="none" w:sz="0" w:space="0" w:color="auto"/>
            <w:bottom w:val="none" w:sz="0" w:space="0" w:color="auto"/>
            <w:right w:val="none" w:sz="0" w:space="0" w:color="auto"/>
          </w:divBdr>
        </w:div>
        <w:div w:id="934634826">
          <w:marLeft w:val="480"/>
          <w:marRight w:val="0"/>
          <w:marTop w:val="0"/>
          <w:marBottom w:val="0"/>
          <w:divBdr>
            <w:top w:val="none" w:sz="0" w:space="0" w:color="auto"/>
            <w:left w:val="none" w:sz="0" w:space="0" w:color="auto"/>
            <w:bottom w:val="none" w:sz="0" w:space="0" w:color="auto"/>
            <w:right w:val="none" w:sz="0" w:space="0" w:color="auto"/>
          </w:divBdr>
        </w:div>
        <w:div w:id="981543196">
          <w:marLeft w:val="480"/>
          <w:marRight w:val="0"/>
          <w:marTop w:val="0"/>
          <w:marBottom w:val="0"/>
          <w:divBdr>
            <w:top w:val="none" w:sz="0" w:space="0" w:color="auto"/>
            <w:left w:val="none" w:sz="0" w:space="0" w:color="auto"/>
            <w:bottom w:val="none" w:sz="0" w:space="0" w:color="auto"/>
            <w:right w:val="none" w:sz="0" w:space="0" w:color="auto"/>
          </w:divBdr>
        </w:div>
        <w:div w:id="1016346145">
          <w:marLeft w:val="480"/>
          <w:marRight w:val="0"/>
          <w:marTop w:val="0"/>
          <w:marBottom w:val="0"/>
          <w:divBdr>
            <w:top w:val="none" w:sz="0" w:space="0" w:color="auto"/>
            <w:left w:val="none" w:sz="0" w:space="0" w:color="auto"/>
            <w:bottom w:val="none" w:sz="0" w:space="0" w:color="auto"/>
            <w:right w:val="none" w:sz="0" w:space="0" w:color="auto"/>
          </w:divBdr>
        </w:div>
        <w:div w:id="1055545626">
          <w:marLeft w:val="480"/>
          <w:marRight w:val="0"/>
          <w:marTop w:val="0"/>
          <w:marBottom w:val="0"/>
          <w:divBdr>
            <w:top w:val="none" w:sz="0" w:space="0" w:color="auto"/>
            <w:left w:val="none" w:sz="0" w:space="0" w:color="auto"/>
            <w:bottom w:val="none" w:sz="0" w:space="0" w:color="auto"/>
            <w:right w:val="none" w:sz="0" w:space="0" w:color="auto"/>
          </w:divBdr>
        </w:div>
        <w:div w:id="1068574798">
          <w:marLeft w:val="480"/>
          <w:marRight w:val="0"/>
          <w:marTop w:val="0"/>
          <w:marBottom w:val="0"/>
          <w:divBdr>
            <w:top w:val="none" w:sz="0" w:space="0" w:color="auto"/>
            <w:left w:val="none" w:sz="0" w:space="0" w:color="auto"/>
            <w:bottom w:val="none" w:sz="0" w:space="0" w:color="auto"/>
            <w:right w:val="none" w:sz="0" w:space="0" w:color="auto"/>
          </w:divBdr>
        </w:div>
        <w:div w:id="1072504962">
          <w:marLeft w:val="480"/>
          <w:marRight w:val="0"/>
          <w:marTop w:val="0"/>
          <w:marBottom w:val="0"/>
          <w:divBdr>
            <w:top w:val="none" w:sz="0" w:space="0" w:color="auto"/>
            <w:left w:val="none" w:sz="0" w:space="0" w:color="auto"/>
            <w:bottom w:val="none" w:sz="0" w:space="0" w:color="auto"/>
            <w:right w:val="none" w:sz="0" w:space="0" w:color="auto"/>
          </w:divBdr>
        </w:div>
        <w:div w:id="1105348479">
          <w:marLeft w:val="480"/>
          <w:marRight w:val="0"/>
          <w:marTop w:val="0"/>
          <w:marBottom w:val="0"/>
          <w:divBdr>
            <w:top w:val="none" w:sz="0" w:space="0" w:color="auto"/>
            <w:left w:val="none" w:sz="0" w:space="0" w:color="auto"/>
            <w:bottom w:val="none" w:sz="0" w:space="0" w:color="auto"/>
            <w:right w:val="none" w:sz="0" w:space="0" w:color="auto"/>
          </w:divBdr>
        </w:div>
        <w:div w:id="1133524415">
          <w:marLeft w:val="480"/>
          <w:marRight w:val="0"/>
          <w:marTop w:val="0"/>
          <w:marBottom w:val="0"/>
          <w:divBdr>
            <w:top w:val="none" w:sz="0" w:space="0" w:color="auto"/>
            <w:left w:val="none" w:sz="0" w:space="0" w:color="auto"/>
            <w:bottom w:val="none" w:sz="0" w:space="0" w:color="auto"/>
            <w:right w:val="none" w:sz="0" w:space="0" w:color="auto"/>
          </w:divBdr>
        </w:div>
        <w:div w:id="1145774280">
          <w:marLeft w:val="480"/>
          <w:marRight w:val="0"/>
          <w:marTop w:val="0"/>
          <w:marBottom w:val="0"/>
          <w:divBdr>
            <w:top w:val="none" w:sz="0" w:space="0" w:color="auto"/>
            <w:left w:val="none" w:sz="0" w:space="0" w:color="auto"/>
            <w:bottom w:val="none" w:sz="0" w:space="0" w:color="auto"/>
            <w:right w:val="none" w:sz="0" w:space="0" w:color="auto"/>
          </w:divBdr>
        </w:div>
        <w:div w:id="1161853976">
          <w:marLeft w:val="480"/>
          <w:marRight w:val="0"/>
          <w:marTop w:val="0"/>
          <w:marBottom w:val="0"/>
          <w:divBdr>
            <w:top w:val="none" w:sz="0" w:space="0" w:color="auto"/>
            <w:left w:val="none" w:sz="0" w:space="0" w:color="auto"/>
            <w:bottom w:val="none" w:sz="0" w:space="0" w:color="auto"/>
            <w:right w:val="none" w:sz="0" w:space="0" w:color="auto"/>
          </w:divBdr>
        </w:div>
        <w:div w:id="1218317319">
          <w:marLeft w:val="480"/>
          <w:marRight w:val="0"/>
          <w:marTop w:val="0"/>
          <w:marBottom w:val="0"/>
          <w:divBdr>
            <w:top w:val="none" w:sz="0" w:space="0" w:color="auto"/>
            <w:left w:val="none" w:sz="0" w:space="0" w:color="auto"/>
            <w:bottom w:val="none" w:sz="0" w:space="0" w:color="auto"/>
            <w:right w:val="none" w:sz="0" w:space="0" w:color="auto"/>
          </w:divBdr>
        </w:div>
        <w:div w:id="1246573759">
          <w:marLeft w:val="480"/>
          <w:marRight w:val="0"/>
          <w:marTop w:val="0"/>
          <w:marBottom w:val="0"/>
          <w:divBdr>
            <w:top w:val="none" w:sz="0" w:space="0" w:color="auto"/>
            <w:left w:val="none" w:sz="0" w:space="0" w:color="auto"/>
            <w:bottom w:val="none" w:sz="0" w:space="0" w:color="auto"/>
            <w:right w:val="none" w:sz="0" w:space="0" w:color="auto"/>
          </w:divBdr>
        </w:div>
        <w:div w:id="1303733246">
          <w:marLeft w:val="480"/>
          <w:marRight w:val="0"/>
          <w:marTop w:val="0"/>
          <w:marBottom w:val="0"/>
          <w:divBdr>
            <w:top w:val="none" w:sz="0" w:space="0" w:color="auto"/>
            <w:left w:val="none" w:sz="0" w:space="0" w:color="auto"/>
            <w:bottom w:val="none" w:sz="0" w:space="0" w:color="auto"/>
            <w:right w:val="none" w:sz="0" w:space="0" w:color="auto"/>
          </w:divBdr>
        </w:div>
        <w:div w:id="1304195283">
          <w:marLeft w:val="480"/>
          <w:marRight w:val="0"/>
          <w:marTop w:val="0"/>
          <w:marBottom w:val="0"/>
          <w:divBdr>
            <w:top w:val="none" w:sz="0" w:space="0" w:color="auto"/>
            <w:left w:val="none" w:sz="0" w:space="0" w:color="auto"/>
            <w:bottom w:val="none" w:sz="0" w:space="0" w:color="auto"/>
            <w:right w:val="none" w:sz="0" w:space="0" w:color="auto"/>
          </w:divBdr>
        </w:div>
        <w:div w:id="1330909176">
          <w:marLeft w:val="480"/>
          <w:marRight w:val="0"/>
          <w:marTop w:val="0"/>
          <w:marBottom w:val="0"/>
          <w:divBdr>
            <w:top w:val="none" w:sz="0" w:space="0" w:color="auto"/>
            <w:left w:val="none" w:sz="0" w:space="0" w:color="auto"/>
            <w:bottom w:val="none" w:sz="0" w:space="0" w:color="auto"/>
            <w:right w:val="none" w:sz="0" w:space="0" w:color="auto"/>
          </w:divBdr>
        </w:div>
        <w:div w:id="1333679811">
          <w:marLeft w:val="480"/>
          <w:marRight w:val="0"/>
          <w:marTop w:val="0"/>
          <w:marBottom w:val="0"/>
          <w:divBdr>
            <w:top w:val="none" w:sz="0" w:space="0" w:color="auto"/>
            <w:left w:val="none" w:sz="0" w:space="0" w:color="auto"/>
            <w:bottom w:val="none" w:sz="0" w:space="0" w:color="auto"/>
            <w:right w:val="none" w:sz="0" w:space="0" w:color="auto"/>
          </w:divBdr>
        </w:div>
        <w:div w:id="1374815079">
          <w:marLeft w:val="480"/>
          <w:marRight w:val="0"/>
          <w:marTop w:val="0"/>
          <w:marBottom w:val="0"/>
          <w:divBdr>
            <w:top w:val="none" w:sz="0" w:space="0" w:color="auto"/>
            <w:left w:val="none" w:sz="0" w:space="0" w:color="auto"/>
            <w:bottom w:val="none" w:sz="0" w:space="0" w:color="auto"/>
            <w:right w:val="none" w:sz="0" w:space="0" w:color="auto"/>
          </w:divBdr>
        </w:div>
        <w:div w:id="1414008946">
          <w:marLeft w:val="480"/>
          <w:marRight w:val="0"/>
          <w:marTop w:val="0"/>
          <w:marBottom w:val="0"/>
          <w:divBdr>
            <w:top w:val="none" w:sz="0" w:space="0" w:color="auto"/>
            <w:left w:val="none" w:sz="0" w:space="0" w:color="auto"/>
            <w:bottom w:val="none" w:sz="0" w:space="0" w:color="auto"/>
            <w:right w:val="none" w:sz="0" w:space="0" w:color="auto"/>
          </w:divBdr>
        </w:div>
        <w:div w:id="1444807730">
          <w:marLeft w:val="480"/>
          <w:marRight w:val="0"/>
          <w:marTop w:val="0"/>
          <w:marBottom w:val="0"/>
          <w:divBdr>
            <w:top w:val="none" w:sz="0" w:space="0" w:color="auto"/>
            <w:left w:val="none" w:sz="0" w:space="0" w:color="auto"/>
            <w:bottom w:val="none" w:sz="0" w:space="0" w:color="auto"/>
            <w:right w:val="none" w:sz="0" w:space="0" w:color="auto"/>
          </w:divBdr>
        </w:div>
        <w:div w:id="1475758106">
          <w:marLeft w:val="480"/>
          <w:marRight w:val="0"/>
          <w:marTop w:val="0"/>
          <w:marBottom w:val="0"/>
          <w:divBdr>
            <w:top w:val="none" w:sz="0" w:space="0" w:color="auto"/>
            <w:left w:val="none" w:sz="0" w:space="0" w:color="auto"/>
            <w:bottom w:val="none" w:sz="0" w:space="0" w:color="auto"/>
            <w:right w:val="none" w:sz="0" w:space="0" w:color="auto"/>
          </w:divBdr>
        </w:div>
        <w:div w:id="1515221459">
          <w:marLeft w:val="480"/>
          <w:marRight w:val="0"/>
          <w:marTop w:val="0"/>
          <w:marBottom w:val="0"/>
          <w:divBdr>
            <w:top w:val="none" w:sz="0" w:space="0" w:color="auto"/>
            <w:left w:val="none" w:sz="0" w:space="0" w:color="auto"/>
            <w:bottom w:val="none" w:sz="0" w:space="0" w:color="auto"/>
            <w:right w:val="none" w:sz="0" w:space="0" w:color="auto"/>
          </w:divBdr>
        </w:div>
        <w:div w:id="1644693439">
          <w:marLeft w:val="480"/>
          <w:marRight w:val="0"/>
          <w:marTop w:val="0"/>
          <w:marBottom w:val="0"/>
          <w:divBdr>
            <w:top w:val="none" w:sz="0" w:space="0" w:color="auto"/>
            <w:left w:val="none" w:sz="0" w:space="0" w:color="auto"/>
            <w:bottom w:val="none" w:sz="0" w:space="0" w:color="auto"/>
            <w:right w:val="none" w:sz="0" w:space="0" w:color="auto"/>
          </w:divBdr>
        </w:div>
        <w:div w:id="1664047335">
          <w:marLeft w:val="480"/>
          <w:marRight w:val="0"/>
          <w:marTop w:val="0"/>
          <w:marBottom w:val="0"/>
          <w:divBdr>
            <w:top w:val="none" w:sz="0" w:space="0" w:color="auto"/>
            <w:left w:val="none" w:sz="0" w:space="0" w:color="auto"/>
            <w:bottom w:val="none" w:sz="0" w:space="0" w:color="auto"/>
            <w:right w:val="none" w:sz="0" w:space="0" w:color="auto"/>
          </w:divBdr>
        </w:div>
        <w:div w:id="1667632061">
          <w:marLeft w:val="480"/>
          <w:marRight w:val="0"/>
          <w:marTop w:val="0"/>
          <w:marBottom w:val="0"/>
          <w:divBdr>
            <w:top w:val="none" w:sz="0" w:space="0" w:color="auto"/>
            <w:left w:val="none" w:sz="0" w:space="0" w:color="auto"/>
            <w:bottom w:val="none" w:sz="0" w:space="0" w:color="auto"/>
            <w:right w:val="none" w:sz="0" w:space="0" w:color="auto"/>
          </w:divBdr>
        </w:div>
        <w:div w:id="1691490398">
          <w:marLeft w:val="480"/>
          <w:marRight w:val="0"/>
          <w:marTop w:val="0"/>
          <w:marBottom w:val="0"/>
          <w:divBdr>
            <w:top w:val="none" w:sz="0" w:space="0" w:color="auto"/>
            <w:left w:val="none" w:sz="0" w:space="0" w:color="auto"/>
            <w:bottom w:val="none" w:sz="0" w:space="0" w:color="auto"/>
            <w:right w:val="none" w:sz="0" w:space="0" w:color="auto"/>
          </w:divBdr>
        </w:div>
        <w:div w:id="1703558245">
          <w:marLeft w:val="480"/>
          <w:marRight w:val="0"/>
          <w:marTop w:val="0"/>
          <w:marBottom w:val="0"/>
          <w:divBdr>
            <w:top w:val="none" w:sz="0" w:space="0" w:color="auto"/>
            <w:left w:val="none" w:sz="0" w:space="0" w:color="auto"/>
            <w:bottom w:val="none" w:sz="0" w:space="0" w:color="auto"/>
            <w:right w:val="none" w:sz="0" w:space="0" w:color="auto"/>
          </w:divBdr>
        </w:div>
        <w:div w:id="1717511366">
          <w:marLeft w:val="480"/>
          <w:marRight w:val="0"/>
          <w:marTop w:val="0"/>
          <w:marBottom w:val="0"/>
          <w:divBdr>
            <w:top w:val="none" w:sz="0" w:space="0" w:color="auto"/>
            <w:left w:val="none" w:sz="0" w:space="0" w:color="auto"/>
            <w:bottom w:val="none" w:sz="0" w:space="0" w:color="auto"/>
            <w:right w:val="none" w:sz="0" w:space="0" w:color="auto"/>
          </w:divBdr>
        </w:div>
        <w:div w:id="1737434229">
          <w:marLeft w:val="480"/>
          <w:marRight w:val="0"/>
          <w:marTop w:val="0"/>
          <w:marBottom w:val="0"/>
          <w:divBdr>
            <w:top w:val="none" w:sz="0" w:space="0" w:color="auto"/>
            <w:left w:val="none" w:sz="0" w:space="0" w:color="auto"/>
            <w:bottom w:val="none" w:sz="0" w:space="0" w:color="auto"/>
            <w:right w:val="none" w:sz="0" w:space="0" w:color="auto"/>
          </w:divBdr>
        </w:div>
        <w:div w:id="1742093215">
          <w:marLeft w:val="480"/>
          <w:marRight w:val="0"/>
          <w:marTop w:val="0"/>
          <w:marBottom w:val="0"/>
          <w:divBdr>
            <w:top w:val="none" w:sz="0" w:space="0" w:color="auto"/>
            <w:left w:val="none" w:sz="0" w:space="0" w:color="auto"/>
            <w:bottom w:val="none" w:sz="0" w:space="0" w:color="auto"/>
            <w:right w:val="none" w:sz="0" w:space="0" w:color="auto"/>
          </w:divBdr>
        </w:div>
        <w:div w:id="1759860668">
          <w:marLeft w:val="480"/>
          <w:marRight w:val="0"/>
          <w:marTop w:val="0"/>
          <w:marBottom w:val="0"/>
          <w:divBdr>
            <w:top w:val="none" w:sz="0" w:space="0" w:color="auto"/>
            <w:left w:val="none" w:sz="0" w:space="0" w:color="auto"/>
            <w:bottom w:val="none" w:sz="0" w:space="0" w:color="auto"/>
            <w:right w:val="none" w:sz="0" w:space="0" w:color="auto"/>
          </w:divBdr>
        </w:div>
        <w:div w:id="1793399977">
          <w:marLeft w:val="480"/>
          <w:marRight w:val="0"/>
          <w:marTop w:val="0"/>
          <w:marBottom w:val="0"/>
          <w:divBdr>
            <w:top w:val="none" w:sz="0" w:space="0" w:color="auto"/>
            <w:left w:val="none" w:sz="0" w:space="0" w:color="auto"/>
            <w:bottom w:val="none" w:sz="0" w:space="0" w:color="auto"/>
            <w:right w:val="none" w:sz="0" w:space="0" w:color="auto"/>
          </w:divBdr>
        </w:div>
        <w:div w:id="1796098279">
          <w:marLeft w:val="480"/>
          <w:marRight w:val="0"/>
          <w:marTop w:val="0"/>
          <w:marBottom w:val="0"/>
          <w:divBdr>
            <w:top w:val="none" w:sz="0" w:space="0" w:color="auto"/>
            <w:left w:val="none" w:sz="0" w:space="0" w:color="auto"/>
            <w:bottom w:val="none" w:sz="0" w:space="0" w:color="auto"/>
            <w:right w:val="none" w:sz="0" w:space="0" w:color="auto"/>
          </w:divBdr>
        </w:div>
        <w:div w:id="1803378490">
          <w:marLeft w:val="480"/>
          <w:marRight w:val="0"/>
          <w:marTop w:val="0"/>
          <w:marBottom w:val="0"/>
          <w:divBdr>
            <w:top w:val="none" w:sz="0" w:space="0" w:color="auto"/>
            <w:left w:val="none" w:sz="0" w:space="0" w:color="auto"/>
            <w:bottom w:val="none" w:sz="0" w:space="0" w:color="auto"/>
            <w:right w:val="none" w:sz="0" w:space="0" w:color="auto"/>
          </w:divBdr>
        </w:div>
        <w:div w:id="1844009434">
          <w:marLeft w:val="480"/>
          <w:marRight w:val="0"/>
          <w:marTop w:val="0"/>
          <w:marBottom w:val="0"/>
          <w:divBdr>
            <w:top w:val="none" w:sz="0" w:space="0" w:color="auto"/>
            <w:left w:val="none" w:sz="0" w:space="0" w:color="auto"/>
            <w:bottom w:val="none" w:sz="0" w:space="0" w:color="auto"/>
            <w:right w:val="none" w:sz="0" w:space="0" w:color="auto"/>
          </w:divBdr>
        </w:div>
        <w:div w:id="1849371377">
          <w:marLeft w:val="480"/>
          <w:marRight w:val="0"/>
          <w:marTop w:val="0"/>
          <w:marBottom w:val="0"/>
          <w:divBdr>
            <w:top w:val="none" w:sz="0" w:space="0" w:color="auto"/>
            <w:left w:val="none" w:sz="0" w:space="0" w:color="auto"/>
            <w:bottom w:val="none" w:sz="0" w:space="0" w:color="auto"/>
            <w:right w:val="none" w:sz="0" w:space="0" w:color="auto"/>
          </w:divBdr>
        </w:div>
        <w:div w:id="1915431507">
          <w:marLeft w:val="480"/>
          <w:marRight w:val="0"/>
          <w:marTop w:val="0"/>
          <w:marBottom w:val="0"/>
          <w:divBdr>
            <w:top w:val="none" w:sz="0" w:space="0" w:color="auto"/>
            <w:left w:val="none" w:sz="0" w:space="0" w:color="auto"/>
            <w:bottom w:val="none" w:sz="0" w:space="0" w:color="auto"/>
            <w:right w:val="none" w:sz="0" w:space="0" w:color="auto"/>
          </w:divBdr>
        </w:div>
        <w:div w:id="1935167912">
          <w:marLeft w:val="480"/>
          <w:marRight w:val="0"/>
          <w:marTop w:val="0"/>
          <w:marBottom w:val="0"/>
          <w:divBdr>
            <w:top w:val="none" w:sz="0" w:space="0" w:color="auto"/>
            <w:left w:val="none" w:sz="0" w:space="0" w:color="auto"/>
            <w:bottom w:val="none" w:sz="0" w:space="0" w:color="auto"/>
            <w:right w:val="none" w:sz="0" w:space="0" w:color="auto"/>
          </w:divBdr>
        </w:div>
        <w:div w:id="1960332611">
          <w:marLeft w:val="480"/>
          <w:marRight w:val="0"/>
          <w:marTop w:val="0"/>
          <w:marBottom w:val="0"/>
          <w:divBdr>
            <w:top w:val="none" w:sz="0" w:space="0" w:color="auto"/>
            <w:left w:val="none" w:sz="0" w:space="0" w:color="auto"/>
            <w:bottom w:val="none" w:sz="0" w:space="0" w:color="auto"/>
            <w:right w:val="none" w:sz="0" w:space="0" w:color="auto"/>
          </w:divBdr>
        </w:div>
        <w:div w:id="2073774385">
          <w:marLeft w:val="480"/>
          <w:marRight w:val="0"/>
          <w:marTop w:val="0"/>
          <w:marBottom w:val="0"/>
          <w:divBdr>
            <w:top w:val="none" w:sz="0" w:space="0" w:color="auto"/>
            <w:left w:val="none" w:sz="0" w:space="0" w:color="auto"/>
            <w:bottom w:val="none" w:sz="0" w:space="0" w:color="auto"/>
            <w:right w:val="none" w:sz="0" w:space="0" w:color="auto"/>
          </w:divBdr>
        </w:div>
        <w:div w:id="2082216415">
          <w:marLeft w:val="480"/>
          <w:marRight w:val="0"/>
          <w:marTop w:val="0"/>
          <w:marBottom w:val="0"/>
          <w:divBdr>
            <w:top w:val="none" w:sz="0" w:space="0" w:color="auto"/>
            <w:left w:val="none" w:sz="0" w:space="0" w:color="auto"/>
            <w:bottom w:val="none" w:sz="0" w:space="0" w:color="auto"/>
            <w:right w:val="none" w:sz="0" w:space="0" w:color="auto"/>
          </w:divBdr>
        </w:div>
        <w:div w:id="2119324127">
          <w:marLeft w:val="480"/>
          <w:marRight w:val="0"/>
          <w:marTop w:val="0"/>
          <w:marBottom w:val="0"/>
          <w:divBdr>
            <w:top w:val="none" w:sz="0" w:space="0" w:color="auto"/>
            <w:left w:val="none" w:sz="0" w:space="0" w:color="auto"/>
            <w:bottom w:val="none" w:sz="0" w:space="0" w:color="auto"/>
            <w:right w:val="none" w:sz="0" w:space="0" w:color="auto"/>
          </w:divBdr>
        </w:div>
        <w:div w:id="2135561179">
          <w:marLeft w:val="480"/>
          <w:marRight w:val="0"/>
          <w:marTop w:val="0"/>
          <w:marBottom w:val="0"/>
          <w:divBdr>
            <w:top w:val="none" w:sz="0" w:space="0" w:color="auto"/>
            <w:left w:val="none" w:sz="0" w:space="0" w:color="auto"/>
            <w:bottom w:val="none" w:sz="0" w:space="0" w:color="auto"/>
            <w:right w:val="none" w:sz="0" w:space="0" w:color="auto"/>
          </w:divBdr>
        </w:div>
      </w:divsChild>
    </w:div>
    <w:div w:id="1804536008">
      <w:bodyDiv w:val="1"/>
      <w:marLeft w:val="0"/>
      <w:marRight w:val="0"/>
      <w:marTop w:val="0"/>
      <w:marBottom w:val="0"/>
      <w:divBdr>
        <w:top w:val="none" w:sz="0" w:space="0" w:color="auto"/>
        <w:left w:val="none" w:sz="0" w:space="0" w:color="auto"/>
        <w:bottom w:val="none" w:sz="0" w:space="0" w:color="auto"/>
        <w:right w:val="none" w:sz="0" w:space="0" w:color="auto"/>
      </w:divBdr>
      <w:divsChild>
        <w:div w:id="83459349">
          <w:marLeft w:val="480"/>
          <w:marRight w:val="0"/>
          <w:marTop w:val="0"/>
          <w:marBottom w:val="0"/>
          <w:divBdr>
            <w:top w:val="none" w:sz="0" w:space="0" w:color="auto"/>
            <w:left w:val="none" w:sz="0" w:space="0" w:color="auto"/>
            <w:bottom w:val="none" w:sz="0" w:space="0" w:color="auto"/>
            <w:right w:val="none" w:sz="0" w:space="0" w:color="auto"/>
          </w:divBdr>
        </w:div>
        <w:div w:id="83959118">
          <w:marLeft w:val="480"/>
          <w:marRight w:val="0"/>
          <w:marTop w:val="0"/>
          <w:marBottom w:val="0"/>
          <w:divBdr>
            <w:top w:val="none" w:sz="0" w:space="0" w:color="auto"/>
            <w:left w:val="none" w:sz="0" w:space="0" w:color="auto"/>
            <w:bottom w:val="none" w:sz="0" w:space="0" w:color="auto"/>
            <w:right w:val="none" w:sz="0" w:space="0" w:color="auto"/>
          </w:divBdr>
        </w:div>
        <w:div w:id="107744127">
          <w:marLeft w:val="480"/>
          <w:marRight w:val="0"/>
          <w:marTop w:val="0"/>
          <w:marBottom w:val="0"/>
          <w:divBdr>
            <w:top w:val="none" w:sz="0" w:space="0" w:color="auto"/>
            <w:left w:val="none" w:sz="0" w:space="0" w:color="auto"/>
            <w:bottom w:val="none" w:sz="0" w:space="0" w:color="auto"/>
            <w:right w:val="none" w:sz="0" w:space="0" w:color="auto"/>
          </w:divBdr>
        </w:div>
        <w:div w:id="158347719">
          <w:marLeft w:val="480"/>
          <w:marRight w:val="0"/>
          <w:marTop w:val="0"/>
          <w:marBottom w:val="0"/>
          <w:divBdr>
            <w:top w:val="none" w:sz="0" w:space="0" w:color="auto"/>
            <w:left w:val="none" w:sz="0" w:space="0" w:color="auto"/>
            <w:bottom w:val="none" w:sz="0" w:space="0" w:color="auto"/>
            <w:right w:val="none" w:sz="0" w:space="0" w:color="auto"/>
          </w:divBdr>
        </w:div>
        <w:div w:id="190725789">
          <w:marLeft w:val="480"/>
          <w:marRight w:val="0"/>
          <w:marTop w:val="0"/>
          <w:marBottom w:val="0"/>
          <w:divBdr>
            <w:top w:val="none" w:sz="0" w:space="0" w:color="auto"/>
            <w:left w:val="none" w:sz="0" w:space="0" w:color="auto"/>
            <w:bottom w:val="none" w:sz="0" w:space="0" w:color="auto"/>
            <w:right w:val="none" w:sz="0" w:space="0" w:color="auto"/>
          </w:divBdr>
        </w:div>
        <w:div w:id="211119441">
          <w:marLeft w:val="480"/>
          <w:marRight w:val="0"/>
          <w:marTop w:val="0"/>
          <w:marBottom w:val="0"/>
          <w:divBdr>
            <w:top w:val="none" w:sz="0" w:space="0" w:color="auto"/>
            <w:left w:val="none" w:sz="0" w:space="0" w:color="auto"/>
            <w:bottom w:val="none" w:sz="0" w:space="0" w:color="auto"/>
            <w:right w:val="none" w:sz="0" w:space="0" w:color="auto"/>
          </w:divBdr>
        </w:div>
        <w:div w:id="216356272">
          <w:marLeft w:val="480"/>
          <w:marRight w:val="0"/>
          <w:marTop w:val="0"/>
          <w:marBottom w:val="0"/>
          <w:divBdr>
            <w:top w:val="none" w:sz="0" w:space="0" w:color="auto"/>
            <w:left w:val="none" w:sz="0" w:space="0" w:color="auto"/>
            <w:bottom w:val="none" w:sz="0" w:space="0" w:color="auto"/>
            <w:right w:val="none" w:sz="0" w:space="0" w:color="auto"/>
          </w:divBdr>
        </w:div>
        <w:div w:id="236520996">
          <w:marLeft w:val="480"/>
          <w:marRight w:val="0"/>
          <w:marTop w:val="0"/>
          <w:marBottom w:val="0"/>
          <w:divBdr>
            <w:top w:val="none" w:sz="0" w:space="0" w:color="auto"/>
            <w:left w:val="none" w:sz="0" w:space="0" w:color="auto"/>
            <w:bottom w:val="none" w:sz="0" w:space="0" w:color="auto"/>
            <w:right w:val="none" w:sz="0" w:space="0" w:color="auto"/>
          </w:divBdr>
        </w:div>
        <w:div w:id="278682405">
          <w:marLeft w:val="480"/>
          <w:marRight w:val="0"/>
          <w:marTop w:val="0"/>
          <w:marBottom w:val="0"/>
          <w:divBdr>
            <w:top w:val="none" w:sz="0" w:space="0" w:color="auto"/>
            <w:left w:val="none" w:sz="0" w:space="0" w:color="auto"/>
            <w:bottom w:val="none" w:sz="0" w:space="0" w:color="auto"/>
            <w:right w:val="none" w:sz="0" w:space="0" w:color="auto"/>
          </w:divBdr>
        </w:div>
        <w:div w:id="284896069">
          <w:marLeft w:val="480"/>
          <w:marRight w:val="0"/>
          <w:marTop w:val="0"/>
          <w:marBottom w:val="0"/>
          <w:divBdr>
            <w:top w:val="none" w:sz="0" w:space="0" w:color="auto"/>
            <w:left w:val="none" w:sz="0" w:space="0" w:color="auto"/>
            <w:bottom w:val="none" w:sz="0" w:space="0" w:color="auto"/>
            <w:right w:val="none" w:sz="0" w:space="0" w:color="auto"/>
          </w:divBdr>
        </w:div>
        <w:div w:id="286475454">
          <w:marLeft w:val="480"/>
          <w:marRight w:val="0"/>
          <w:marTop w:val="0"/>
          <w:marBottom w:val="0"/>
          <w:divBdr>
            <w:top w:val="none" w:sz="0" w:space="0" w:color="auto"/>
            <w:left w:val="none" w:sz="0" w:space="0" w:color="auto"/>
            <w:bottom w:val="none" w:sz="0" w:space="0" w:color="auto"/>
            <w:right w:val="none" w:sz="0" w:space="0" w:color="auto"/>
          </w:divBdr>
        </w:div>
        <w:div w:id="319500583">
          <w:marLeft w:val="480"/>
          <w:marRight w:val="0"/>
          <w:marTop w:val="0"/>
          <w:marBottom w:val="0"/>
          <w:divBdr>
            <w:top w:val="none" w:sz="0" w:space="0" w:color="auto"/>
            <w:left w:val="none" w:sz="0" w:space="0" w:color="auto"/>
            <w:bottom w:val="none" w:sz="0" w:space="0" w:color="auto"/>
            <w:right w:val="none" w:sz="0" w:space="0" w:color="auto"/>
          </w:divBdr>
        </w:div>
        <w:div w:id="374891645">
          <w:marLeft w:val="480"/>
          <w:marRight w:val="0"/>
          <w:marTop w:val="0"/>
          <w:marBottom w:val="0"/>
          <w:divBdr>
            <w:top w:val="none" w:sz="0" w:space="0" w:color="auto"/>
            <w:left w:val="none" w:sz="0" w:space="0" w:color="auto"/>
            <w:bottom w:val="none" w:sz="0" w:space="0" w:color="auto"/>
            <w:right w:val="none" w:sz="0" w:space="0" w:color="auto"/>
          </w:divBdr>
        </w:div>
        <w:div w:id="384377642">
          <w:marLeft w:val="480"/>
          <w:marRight w:val="0"/>
          <w:marTop w:val="0"/>
          <w:marBottom w:val="0"/>
          <w:divBdr>
            <w:top w:val="none" w:sz="0" w:space="0" w:color="auto"/>
            <w:left w:val="none" w:sz="0" w:space="0" w:color="auto"/>
            <w:bottom w:val="none" w:sz="0" w:space="0" w:color="auto"/>
            <w:right w:val="none" w:sz="0" w:space="0" w:color="auto"/>
          </w:divBdr>
        </w:div>
        <w:div w:id="387842956">
          <w:marLeft w:val="480"/>
          <w:marRight w:val="0"/>
          <w:marTop w:val="0"/>
          <w:marBottom w:val="0"/>
          <w:divBdr>
            <w:top w:val="none" w:sz="0" w:space="0" w:color="auto"/>
            <w:left w:val="none" w:sz="0" w:space="0" w:color="auto"/>
            <w:bottom w:val="none" w:sz="0" w:space="0" w:color="auto"/>
            <w:right w:val="none" w:sz="0" w:space="0" w:color="auto"/>
          </w:divBdr>
        </w:div>
        <w:div w:id="445269646">
          <w:marLeft w:val="480"/>
          <w:marRight w:val="0"/>
          <w:marTop w:val="0"/>
          <w:marBottom w:val="0"/>
          <w:divBdr>
            <w:top w:val="none" w:sz="0" w:space="0" w:color="auto"/>
            <w:left w:val="none" w:sz="0" w:space="0" w:color="auto"/>
            <w:bottom w:val="none" w:sz="0" w:space="0" w:color="auto"/>
            <w:right w:val="none" w:sz="0" w:space="0" w:color="auto"/>
          </w:divBdr>
        </w:div>
        <w:div w:id="462116449">
          <w:marLeft w:val="480"/>
          <w:marRight w:val="0"/>
          <w:marTop w:val="0"/>
          <w:marBottom w:val="0"/>
          <w:divBdr>
            <w:top w:val="none" w:sz="0" w:space="0" w:color="auto"/>
            <w:left w:val="none" w:sz="0" w:space="0" w:color="auto"/>
            <w:bottom w:val="none" w:sz="0" w:space="0" w:color="auto"/>
            <w:right w:val="none" w:sz="0" w:space="0" w:color="auto"/>
          </w:divBdr>
        </w:div>
        <w:div w:id="476651712">
          <w:marLeft w:val="480"/>
          <w:marRight w:val="0"/>
          <w:marTop w:val="0"/>
          <w:marBottom w:val="0"/>
          <w:divBdr>
            <w:top w:val="none" w:sz="0" w:space="0" w:color="auto"/>
            <w:left w:val="none" w:sz="0" w:space="0" w:color="auto"/>
            <w:bottom w:val="none" w:sz="0" w:space="0" w:color="auto"/>
            <w:right w:val="none" w:sz="0" w:space="0" w:color="auto"/>
          </w:divBdr>
        </w:div>
        <w:div w:id="481890140">
          <w:marLeft w:val="480"/>
          <w:marRight w:val="0"/>
          <w:marTop w:val="0"/>
          <w:marBottom w:val="0"/>
          <w:divBdr>
            <w:top w:val="none" w:sz="0" w:space="0" w:color="auto"/>
            <w:left w:val="none" w:sz="0" w:space="0" w:color="auto"/>
            <w:bottom w:val="none" w:sz="0" w:space="0" w:color="auto"/>
            <w:right w:val="none" w:sz="0" w:space="0" w:color="auto"/>
          </w:divBdr>
        </w:div>
        <w:div w:id="486475677">
          <w:marLeft w:val="480"/>
          <w:marRight w:val="0"/>
          <w:marTop w:val="0"/>
          <w:marBottom w:val="0"/>
          <w:divBdr>
            <w:top w:val="none" w:sz="0" w:space="0" w:color="auto"/>
            <w:left w:val="none" w:sz="0" w:space="0" w:color="auto"/>
            <w:bottom w:val="none" w:sz="0" w:space="0" w:color="auto"/>
            <w:right w:val="none" w:sz="0" w:space="0" w:color="auto"/>
          </w:divBdr>
        </w:div>
        <w:div w:id="490022054">
          <w:marLeft w:val="480"/>
          <w:marRight w:val="0"/>
          <w:marTop w:val="0"/>
          <w:marBottom w:val="0"/>
          <w:divBdr>
            <w:top w:val="none" w:sz="0" w:space="0" w:color="auto"/>
            <w:left w:val="none" w:sz="0" w:space="0" w:color="auto"/>
            <w:bottom w:val="none" w:sz="0" w:space="0" w:color="auto"/>
            <w:right w:val="none" w:sz="0" w:space="0" w:color="auto"/>
          </w:divBdr>
        </w:div>
        <w:div w:id="515268514">
          <w:marLeft w:val="480"/>
          <w:marRight w:val="0"/>
          <w:marTop w:val="0"/>
          <w:marBottom w:val="0"/>
          <w:divBdr>
            <w:top w:val="none" w:sz="0" w:space="0" w:color="auto"/>
            <w:left w:val="none" w:sz="0" w:space="0" w:color="auto"/>
            <w:bottom w:val="none" w:sz="0" w:space="0" w:color="auto"/>
            <w:right w:val="none" w:sz="0" w:space="0" w:color="auto"/>
          </w:divBdr>
        </w:div>
        <w:div w:id="517894429">
          <w:marLeft w:val="480"/>
          <w:marRight w:val="0"/>
          <w:marTop w:val="0"/>
          <w:marBottom w:val="0"/>
          <w:divBdr>
            <w:top w:val="none" w:sz="0" w:space="0" w:color="auto"/>
            <w:left w:val="none" w:sz="0" w:space="0" w:color="auto"/>
            <w:bottom w:val="none" w:sz="0" w:space="0" w:color="auto"/>
            <w:right w:val="none" w:sz="0" w:space="0" w:color="auto"/>
          </w:divBdr>
        </w:div>
        <w:div w:id="530260678">
          <w:marLeft w:val="480"/>
          <w:marRight w:val="0"/>
          <w:marTop w:val="0"/>
          <w:marBottom w:val="0"/>
          <w:divBdr>
            <w:top w:val="none" w:sz="0" w:space="0" w:color="auto"/>
            <w:left w:val="none" w:sz="0" w:space="0" w:color="auto"/>
            <w:bottom w:val="none" w:sz="0" w:space="0" w:color="auto"/>
            <w:right w:val="none" w:sz="0" w:space="0" w:color="auto"/>
          </w:divBdr>
        </w:div>
        <w:div w:id="548684594">
          <w:marLeft w:val="480"/>
          <w:marRight w:val="0"/>
          <w:marTop w:val="0"/>
          <w:marBottom w:val="0"/>
          <w:divBdr>
            <w:top w:val="none" w:sz="0" w:space="0" w:color="auto"/>
            <w:left w:val="none" w:sz="0" w:space="0" w:color="auto"/>
            <w:bottom w:val="none" w:sz="0" w:space="0" w:color="auto"/>
            <w:right w:val="none" w:sz="0" w:space="0" w:color="auto"/>
          </w:divBdr>
        </w:div>
        <w:div w:id="639117895">
          <w:marLeft w:val="480"/>
          <w:marRight w:val="0"/>
          <w:marTop w:val="0"/>
          <w:marBottom w:val="0"/>
          <w:divBdr>
            <w:top w:val="none" w:sz="0" w:space="0" w:color="auto"/>
            <w:left w:val="none" w:sz="0" w:space="0" w:color="auto"/>
            <w:bottom w:val="none" w:sz="0" w:space="0" w:color="auto"/>
            <w:right w:val="none" w:sz="0" w:space="0" w:color="auto"/>
          </w:divBdr>
        </w:div>
        <w:div w:id="642388799">
          <w:marLeft w:val="480"/>
          <w:marRight w:val="0"/>
          <w:marTop w:val="0"/>
          <w:marBottom w:val="0"/>
          <w:divBdr>
            <w:top w:val="none" w:sz="0" w:space="0" w:color="auto"/>
            <w:left w:val="none" w:sz="0" w:space="0" w:color="auto"/>
            <w:bottom w:val="none" w:sz="0" w:space="0" w:color="auto"/>
            <w:right w:val="none" w:sz="0" w:space="0" w:color="auto"/>
          </w:divBdr>
        </w:div>
        <w:div w:id="718018302">
          <w:marLeft w:val="480"/>
          <w:marRight w:val="0"/>
          <w:marTop w:val="0"/>
          <w:marBottom w:val="0"/>
          <w:divBdr>
            <w:top w:val="none" w:sz="0" w:space="0" w:color="auto"/>
            <w:left w:val="none" w:sz="0" w:space="0" w:color="auto"/>
            <w:bottom w:val="none" w:sz="0" w:space="0" w:color="auto"/>
            <w:right w:val="none" w:sz="0" w:space="0" w:color="auto"/>
          </w:divBdr>
        </w:div>
        <w:div w:id="747533914">
          <w:marLeft w:val="480"/>
          <w:marRight w:val="0"/>
          <w:marTop w:val="0"/>
          <w:marBottom w:val="0"/>
          <w:divBdr>
            <w:top w:val="none" w:sz="0" w:space="0" w:color="auto"/>
            <w:left w:val="none" w:sz="0" w:space="0" w:color="auto"/>
            <w:bottom w:val="none" w:sz="0" w:space="0" w:color="auto"/>
            <w:right w:val="none" w:sz="0" w:space="0" w:color="auto"/>
          </w:divBdr>
        </w:div>
        <w:div w:id="758214811">
          <w:marLeft w:val="480"/>
          <w:marRight w:val="0"/>
          <w:marTop w:val="0"/>
          <w:marBottom w:val="0"/>
          <w:divBdr>
            <w:top w:val="none" w:sz="0" w:space="0" w:color="auto"/>
            <w:left w:val="none" w:sz="0" w:space="0" w:color="auto"/>
            <w:bottom w:val="none" w:sz="0" w:space="0" w:color="auto"/>
            <w:right w:val="none" w:sz="0" w:space="0" w:color="auto"/>
          </w:divBdr>
        </w:div>
        <w:div w:id="803695001">
          <w:marLeft w:val="480"/>
          <w:marRight w:val="0"/>
          <w:marTop w:val="0"/>
          <w:marBottom w:val="0"/>
          <w:divBdr>
            <w:top w:val="none" w:sz="0" w:space="0" w:color="auto"/>
            <w:left w:val="none" w:sz="0" w:space="0" w:color="auto"/>
            <w:bottom w:val="none" w:sz="0" w:space="0" w:color="auto"/>
            <w:right w:val="none" w:sz="0" w:space="0" w:color="auto"/>
          </w:divBdr>
        </w:div>
        <w:div w:id="839537743">
          <w:marLeft w:val="480"/>
          <w:marRight w:val="0"/>
          <w:marTop w:val="0"/>
          <w:marBottom w:val="0"/>
          <w:divBdr>
            <w:top w:val="none" w:sz="0" w:space="0" w:color="auto"/>
            <w:left w:val="none" w:sz="0" w:space="0" w:color="auto"/>
            <w:bottom w:val="none" w:sz="0" w:space="0" w:color="auto"/>
            <w:right w:val="none" w:sz="0" w:space="0" w:color="auto"/>
          </w:divBdr>
        </w:div>
        <w:div w:id="895629402">
          <w:marLeft w:val="480"/>
          <w:marRight w:val="0"/>
          <w:marTop w:val="0"/>
          <w:marBottom w:val="0"/>
          <w:divBdr>
            <w:top w:val="none" w:sz="0" w:space="0" w:color="auto"/>
            <w:left w:val="none" w:sz="0" w:space="0" w:color="auto"/>
            <w:bottom w:val="none" w:sz="0" w:space="0" w:color="auto"/>
            <w:right w:val="none" w:sz="0" w:space="0" w:color="auto"/>
          </w:divBdr>
        </w:div>
        <w:div w:id="917636031">
          <w:marLeft w:val="480"/>
          <w:marRight w:val="0"/>
          <w:marTop w:val="0"/>
          <w:marBottom w:val="0"/>
          <w:divBdr>
            <w:top w:val="none" w:sz="0" w:space="0" w:color="auto"/>
            <w:left w:val="none" w:sz="0" w:space="0" w:color="auto"/>
            <w:bottom w:val="none" w:sz="0" w:space="0" w:color="auto"/>
            <w:right w:val="none" w:sz="0" w:space="0" w:color="auto"/>
          </w:divBdr>
        </w:div>
        <w:div w:id="970207710">
          <w:marLeft w:val="480"/>
          <w:marRight w:val="0"/>
          <w:marTop w:val="0"/>
          <w:marBottom w:val="0"/>
          <w:divBdr>
            <w:top w:val="none" w:sz="0" w:space="0" w:color="auto"/>
            <w:left w:val="none" w:sz="0" w:space="0" w:color="auto"/>
            <w:bottom w:val="none" w:sz="0" w:space="0" w:color="auto"/>
            <w:right w:val="none" w:sz="0" w:space="0" w:color="auto"/>
          </w:divBdr>
        </w:div>
        <w:div w:id="989360361">
          <w:marLeft w:val="480"/>
          <w:marRight w:val="0"/>
          <w:marTop w:val="0"/>
          <w:marBottom w:val="0"/>
          <w:divBdr>
            <w:top w:val="none" w:sz="0" w:space="0" w:color="auto"/>
            <w:left w:val="none" w:sz="0" w:space="0" w:color="auto"/>
            <w:bottom w:val="none" w:sz="0" w:space="0" w:color="auto"/>
            <w:right w:val="none" w:sz="0" w:space="0" w:color="auto"/>
          </w:divBdr>
        </w:div>
        <w:div w:id="1020280000">
          <w:marLeft w:val="480"/>
          <w:marRight w:val="0"/>
          <w:marTop w:val="0"/>
          <w:marBottom w:val="0"/>
          <w:divBdr>
            <w:top w:val="none" w:sz="0" w:space="0" w:color="auto"/>
            <w:left w:val="none" w:sz="0" w:space="0" w:color="auto"/>
            <w:bottom w:val="none" w:sz="0" w:space="0" w:color="auto"/>
            <w:right w:val="none" w:sz="0" w:space="0" w:color="auto"/>
          </w:divBdr>
        </w:div>
        <w:div w:id="1070075198">
          <w:marLeft w:val="480"/>
          <w:marRight w:val="0"/>
          <w:marTop w:val="0"/>
          <w:marBottom w:val="0"/>
          <w:divBdr>
            <w:top w:val="none" w:sz="0" w:space="0" w:color="auto"/>
            <w:left w:val="none" w:sz="0" w:space="0" w:color="auto"/>
            <w:bottom w:val="none" w:sz="0" w:space="0" w:color="auto"/>
            <w:right w:val="none" w:sz="0" w:space="0" w:color="auto"/>
          </w:divBdr>
        </w:div>
        <w:div w:id="1137843826">
          <w:marLeft w:val="480"/>
          <w:marRight w:val="0"/>
          <w:marTop w:val="0"/>
          <w:marBottom w:val="0"/>
          <w:divBdr>
            <w:top w:val="none" w:sz="0" w:space="0" w:color="auto"/>
            <w:left w:val="none" w:sz="0" w:space="0" w:color="auto"/>
            <w:bottom w:val="none" w:sz="0" w:space="0" w:color="auto"/>
            <w:right w:val="none" w:sz="0" w:space="0" w:color="auto"/>
          </w:divBdr>
        </w:div>
        <w:div w:id="1146165467">
          <w:marLeft w:val="480"/>
          <w:marRight w:val="0"/>
          <w:marTop w:val="0"/>
          <w:marBottom w:val="0"/>
          <w:divBdr>
            <w:top w:val="none" w:sz="0" w:space="0" w:color="auto"/>
            <w:left w:val="none" w:sz="0" w:space="0" w:color="auto"/>
            <w:bottom w:val="none" w:sz="0" w:space="0" w:color="auto"/>
            <w:right w:val="none" w:sz="0" w:space="0" w:color="auto"/>
          </w:divBdr>
        </w:div>
        <w:div w:id="1158809998">
          <w:marLeft w:val="480"/>
          <w:marRight w:val="0"/>
          <w:marTop w:val="0"/>
          <w:marBottom w:val="0"/>
          <w:divBdr>
            <w:top w:val="none" w:sz="0" w:space="0" w:color="auto"/>
            <w:left w:val="none" w:sz="0" w:space="0" w:color="auto"/>
            <w:bottom w:val="none" w:sz="0" w:space="0" w:color="auto"/>
            <w:right w:val="none" w:sz="0" w:space="0" w:color="auto"/>
          </w:divBdr>
        </w:div>
        <w:div w:id="1224951323">
          <w:marLeft w:val="480"/>
          <w:marRight w:val="0"/>
          <w:marTop w:val="0"/>
          <w:marBottom w:val="0"/>
          <w:divBdr>
            <w:top w:val="none" w:sz="0" w:space="0" w:color="auto"/>
            <w:left w:val="none" w:sz="0" w:space="0" w:color="auto"/>
            <w:bottom w:val="none" w:sz="0" w:space="0" w:color="auto"/>
            <w:right w:val="none" w:sz="0" w:space="0" w:color="auto"/>
          </w:divBdr>
        </w:div>
        <w:div w:id="1257055300">
          <w:marLeft w:val="480"/>
          <w:marRight w:val="0"/>
          <w:marTop w:val="0"/>
          <w:marBottom w:val="0"/>
          <w:divBdr>
            <w:top w:val="none" w:sz="0" w:space="0" w:color="auto"/>
            <w:left w:val="none" w:sz="0" w:space="0" w:color="auto"/>
            <w:bottom w:val="none" w:sz="0" w:space="0" w:color="auto"/>
            <w:right w:val="none" w:sz="0" w:space="0" w:color="auto"/>
          </w:divBdr>
        </w:div>
        <w:div w:id="1285305614">
          <w:marLeft w:val="480"/>
          <w:marRight w:val="0"/>
          <w:marTop w:val="0"/>
          <w:marBottom w:val="0"/>
          <w:divBdr>
            <w:top w:val="none" w:sz="0" w:space="0" w:color="auto"/>
            <w:left w:val="none" w:sz="0" w:space="0" w:color="auto"/>
            <w:bottom w:val="none" w:sz="0" w:space="0" w:color="auto"/>
            <w:right w:val="none" w:sz="0" w:space="0" w:color="auto"/>
          </w:divBdr>
        </w:div>
        <w:div w:id="1286740584">
          <w:marLeft w:val="480"/>
          <w:marRight w:val="0"/>
          <w:marTop w:val="0"/>
          <w:marBottom w:val="0"/>
          <w:divBdr>
            <w:top w:val="none" w:sz="0" w:space="0" w:color="auto"/>
            <w:left w:val="none" w:sz="0" w:space="0" w:color="auto"/>
            <w:bottom w:val="none" w:sz="0" w:space="0" w:color="auto"/>
            <w:right w:val="none" w:sz="0" w:space="0" w:color="auto"/>
          </w:divBdr>
        </w:div>
        <w:div w:id="1322930948">
          <w:marLeft w:val="480"/>
          <w:marRight w:val="0"/>
          <w:marTop w:val="0"/>
          <w:marBottom w:val="0"/>
          <w:divBdr>
            <w:top w:val="none" w:sz="0" w:space="0" w:color="auto"/>
            <w:left w:val="none" w:sz="0" w:space="0" w:color="auto"/>
            <w:bottom w:val="none" w:sz="0" w:space="0" w:color="auto"/>
            <w:right w:val="none" w:sz="0" w:space="0" w:color="auto"/>
          </w:divBdr>
        </w:div>
        <w:div w:id="1323043480">
          <w:marLeft w:val="480"/>
          <w:marRight w:val="0"/>
          <w:marTop w:val="0"/>
          <w:marBottom w:val="0"/>
          <w:divBdr>
            <w:top w:val="none" w:sz="0" w:space="0" w:color="auto"/>
            <w:left w:val="none" w:sz="0" w:space="0" w:color="auto"/>
            <w:bottom w:val="none" w:sz="0" w:space="0" w:color="auto"/>
            <w:right w:val="none" w:sz="0" w:space="0" w:color="auto"/>
          </w:divBdr>
        </w:div>
        <w:div w:id="1341665142">
          <w:marLeft w:val="480"/>
          <w:marRight w:val="0"/>
          <w:marTop w:val="0"/>
          <w:marBottom w:val="0"/>
          <w:divBdr>
            <w:top w:val="none" w:sz="0" w:space="0" w:color="auto"/>
            <w:left w:val="none" w:sz="0" w:space="0" w:color="auto"/>
            <w:bottom w:val="none" w:sz="0" w:space="0" w:color="auto"/>
            <w:right w:val="none" w:sz="0" w:space="0" w:color="auto"/>
          </w:divBdr>
        </w:div>
        <w:div w:id="1401367475">
          <w:marLeft w:val="480"/>
          <w:marRight w:val="0"/>
          <w:marTop w:val="0"/>
          <w:marBottom w:val="0"/>
          <w:divBdr>
            <w:top w:val="none" w:sz="0" w:space="0" w:color="auto"/>
            <w:left w:val="none" w:sz="0" w:space="0" w:color="auto"/>
            <w:bottom w:val="none" w:sz="0" w:space="0" w:color="auto"/>
            <w:right w:val="none" w:sz="0" w:space="0" w:color="auto"/>
          </w:divBdr>
        </w:div>
        <w:div w:id="1423910682">
          <w:marLeft w:val="480"/>
          <w:marRight w:val="0"/>
          <w:marTop w:val="0"/>
          <w:marBottom w:val="0"/>
          <w:divBdr>
            <w:top w:val="none" w:sz="0" w:space="0" w:color="auto"/>
            <w:left w:val="none" w:sz="0" w:space="0" w:color="auto"/>
            <w:bottom w:val="none" w:sz="0" w:space="0" w:color="auto"/>
            <w:right w:val="none" w:sz="0" w:space="0" w:color="auto"/>
          </w:divBdr>
        </w:div>
        <w:div w:id="1435898879">
          <w:marLeft w:val="480"/>
          <w:marRight w:val="0"/>
          <w:marTop w:val="0"/>
          <w:marBottom w:val="0"/>
          <w:divBdr>
            <w:top w:val="none" w:sz="0" w:space="0" w:color="auto"/>
            <w:left w:val="none" w:sz="0" w:space="0" w:color="auto"/>
            <w:bottom w:val="none" w:sz="0" w:space="0" w:color="auto"/>
            <w:right w:val="none" w:sz="0" w:space="0" w:color="auto"/>
          </w:divBdr>
        </w:div>
        <w:div w:id="1479612227">
          <w:marLeft w:val="480"/>
          <w:marRight w:val="0"/>
          <w:marTop w:val="0"/>
          <w:marBottom w:val="0"/>
          <w:divBdr>
            <w:top w:val="none" w:sz="0" w:space="0" w:color="auto"/>
            <w:left w:val="none" w:sz="0" w:space="0" w:color="auto"/>
            <w:bottom w:val="none" w:sz="0" w:space="0" w:color="auto"/>
            <w:right w:val="none" w:sz="0" w:space="0" w:color="auto"/>
          </w:divBdr>
        </w:div>
        <w:div w:id="1479766491">
          <w:marLeft w:val="480"/>
          <w:marRight w:val="0"/>
          <w:marTop w:val="0"/>
          <w:marBottom w:val="0"/>
          <w:divBdr>
            <w:top w:val="none" w:sz="0" w:space="0" w:color="auto"/>
            <w:left w:val="none" w:sz="0" w:space="0" w:color="auto"/>
            <w:bottom w:val="none" w:sz="0" w:space="0" w:color="auto"/>
            <w:right w:val="none" w:sz="0" w:space="0" w:color="auto"/>
          </w:divBdr>
        </w:div>
        <w:div w:id="1530527845">
          <w:marLeft w:val="480"/>
          <w:marRight w:val="0"/>
          <w:marTop w:val="0"/>
          <w:marBottom w:val="0"/>
          <w:divBdr>
            <w:top w:val="none" w:sz="0" w:space="0" w:color="auto"/>
            <w:left w:val="none" w:sz="0" w:space="0" w:color="auto"/>
            <w:bottom w:val="none" w:sz="0" w:space="0" w:color="auto"/>
            <w:right w:val="none" w:sz="0" w:space="0" w:color="auto"/>
          </w:divBdr>
        </w:div>
        <w:div w:id="1647473480">
          <w:marLeft w:val="480"/>
          <w:marRight w:val="0"/>
          <w:marTop w:val="0"/>
          <w:marBottom w:val="0"/>
          <w:divBdr>
            <w:top w:val="none" w:sz="0" w:space="0" w:color="auto"/>
            <w:left w:val="none" w:sz="0" w:space="0" w:color="auto"/>
            <w:bottom w:val="none" w:sz="0" w:space="0" w:color="auto"/>
            <w:right w:val="none" w:sz="0" w:space="0" w:color="auto"/>
          </w:divBdr>
        </w:div>
        <w:div w:id="1670208575">
          <w:marLeft w:val="480"/>
          <w:marRight w:val="0"/>
          <w:marTop w:val="0"/>
          <w:marBottom w:val="0"/>
          <w:divBdr>
            <w:top w:val="none" w:sz="0" w:space="0" w:color="auto"/>
            <w:left w:val="none" w:sz="0" w:space="0" w:color="auto"/>
            <w:bottom w:val="none" w:sz="0" w:space="0" w:color="auto"/>
            <w:right w:val="none" w:sz="0" w:space="0" w:color="auto"/>
          </w:divBdr>
        </w:div>
        <w:div w:id="1689408275">
          <w:marLeft w:val="480"/>
          <w:marRight w:val="0"/>
          <w:marTop w:val="0"/>
          <w:marBottom w:val="0"/>
          <w:divBdr>
            <w:top w:val="none" w:sz="0" w:space="0" w:color="auto"/>
            <w:left w:val="none" w:sz="0" w:space="0" w:color="auto"/>
            <w:bottom w:val="none" w:sz="0" w:space="0" w:color="auto"/>
            <w:right w:val="none" w:sz="0" w:space="0" w:color="auto"/>
          </w:divBdr>
        </w:div>
        <w:div w:id="1701591433">
          <w:marLeft w:val="480"/>
          <w:marRight w:val="0"/>
          <w:marTop w:val="0"/>
          <w:marBottom w:val="0"/>
          <w:divBdr>
            <w:top w:val="none" w:sz="0" w:space="0" w:color="auto"/>
            <w:left w:val="none" w:sz="0" w:space="0" w:color="auto"/>
            <w:bottom w:val="none" w:sz="0" w:space="0" w:color="auto"/>
            <w:right w:val="none" w:sz="0" w:space="0" w:color="auto"/>
          </w:divBdr>
        </w:div>
        <w:div w:id="1721322514">
          <w:marLeft w:val="480"/>
          <w:marRight w:val="0"/>
          <w:marTop w:val="0"/>
          <w:marBottom w:val="0"/>
          <w:divBdr>
            <w:top w:val="none" w:sz="0" w:space="0" w:color="auto"/>
            <w:left w:val="none" w:sz="0" w:space="0" w:color="auto"/>
            <w:bottom w:val="none" w:sz="0" w:space="0" w:color="auto"/>
            <w:right w:val="none" w:sz="0" w:space="0" w:color="auto"/>
          </w:divBdr>
        </w:div>
        <w:div w:id="1731810012">
          <w:marLeft w:val="480"/>
          <w:marRight w:val="0"/>
          <w:marTop w:val="0"/>
          <w:marBottom w:val="0"/>
          <w:divBdr>
            <w:top w:val="none" w:sz="0" w:space="0" w:color="auto"/>
            <w:left w:val="none" w:sz="0" w:space="0" w:color="auto"/>
            <w:bottom w:val="none" w:sz="0" w:space="0" w:color="auto"/>
            <w:right w:val="none" w:sz="0" w:space="0" w:color="auto"/>
          </w:divBdr>
        </w:div>
        <w:div w:id="1768846102">
          <w:marLeft w:val="480"/>
          <w:marRight w:val="0"/>
          <w:marTop w:val="0"/>
          <w:marBottom w:val="0"/>
          <w:divBdr>
            <w:top w:val="none" w:sz="0" w:space="0" w:color="auto"/>
            <w:left w:val="none" w:sz="0" w:space="0" w:color="auto"/>
            <w:bottom w:val="none" w:sz="0" w:space="0" w:color="auto"/>
            <w:right w:val="none" w:sz="0" w:space="0" w:color="auto"/>
          </w:divBdr>
        </w:div>
        <w:div w:id="1784572972">
          <w:marLeft w:val="480"/>
          <w:marRight w:val="0"/>
          <w:marTop w:val="0"/>
          <w:marBottom w:val="0"/>
          <w:divBdr>
            <w:top w:val="none" w:sz="0" w:space="0" w:color="auto"/>
            <w:left w:val="none" w:sz="0" w:space="0" w:color="auto"/>
            <w:bottom w:val="none" w:sz="0" w:space="0" w:color="auto"/>
            <w:right w:val="none" w:sz="0" w:space="0" w:color="auto"/>
          </w:divBdr>
        </w:div>
        <w:div w:id="1844317094">
          <w:marLeft w:val="480"/>
          <w:marRight w:val="0"/>
          <w:marTop w:val="0"/>
          <w:marBottom w:val="0"/>
          <w:divBdr>
            <w:top w:val="none" w:sz="0" w:space="0" w:color="auto"/>
            <w:left w:val="none" w:sz="0" w:space="0" w:color="auto"/>
            <w:bottom w:val="none" w:sz="0" w:space="0" w:color="auto"/>
            <w:right w:val="none" w:sz="0" w:space="0" w:color="auto"/>
          </w:divBdr>
        </w:div>
        <w:div w:id="1921402678">
          <w:marLeft w:val="480"/>
          <w:marRight w:val="0"/>
          <w:marTop w:val="0"/>
          <w:marBottom w:val="0"/>
          <w:divBdr>
            <w:top w:val="none" w:sz="0" w:space="0" w:color="auto"/>
            <w:left w:val="none" w:sz="0" w:space="0" w:color="auto"/>
            <w:bottom w:val="none" w:sz="0" w:space="0" w:color="auto"/>
            <w:right w:val="none" w:sz="0" w:space="0" w:color="auto"/>
          </w:divBdr>
        </w:div>
        <w:div w:id="1922711112">
          <w:marLeft w:val="480"/>
          <w:marRight w:val="0"/>
          <w:marTop w:val="0"/>
          <w:marBottom w:val="0"/>
          <w:divBdr>
            <w:top w:val="none" w:sz="0" w:space="0" w:color="auto"/>
            <w:left w:val="none" w:sz="0" w:space="0" w:color="auto"/>
            <w:bottom w:val="none" w:sz="0" w:space="0" w:color="auto"/>
            <w:right w:val="none" w:sz="0" w:space="0" w:color="auto"/>
          </w:divBdr>
        </w:div>
        <w:div w:id="1927229363">
          <w:marLeft w:val="480"/>
          <w:marRight w:val="0"/>
          <w:marTop w:val="0"/>
          <w:marBottom w:val="0"/>
          <w:divBdr>
            <w:top w:val="none" w:sz="0" w:space="0" w:color="auto"/>
            <w:left w:val="none" w:sz="0" w:space="0" w:color="auto"/>
            <w:bottom w:val="none" w:sz="0" w:space="0" w:color="auto"/>
            <w:right w:val="none" w:sz="0" w:space="0" w:color="auto"/>
          </w:divBdr>
        </w:div>
        <w:div w:id="1950815989">
          <w:marLeft w:val="480"/>
          <w:marRight w:val="0"/>
          <w:marTop w:val="0"/>
          <w:marBottom w:val="0"/>
          <w:divBdr>
            <w:top w:val="none" w:sz="0" w:space="0" w:color="auto"/>
            <w:left w:val="none" w:sz="0" w:space="0" w:color="auto"/>
            <w:bottom w:val="none" w:sz="0" w:space="0" w:color="auto"/>
            <w:right w:val="none" w:sz="0" w:space="0" w:color="auto"/>
          </w:divBdr>
        </w:div>
        <w:div w:id="2028098273">
          <w:marLeft w:val="480"/>
          <w:marRight w:val="0"/>
          <w:marTop w:val="0"/>
          <w:marBottom w:val="0"/>
          <w:divBdr>
            <w:top w:val="none" w:sz="0" w:space="0" w:color="auto"/>
            <w:left w:val="none" w:sz="0" w:space="0" w:color="auto"/>
            <w:bottom w:val="none" w:sz="0" w:space="0" w:color="auto"/>
            <w:right w:val="none" w:sz="0" w:space="0" w:color="auto"/>
          </w:divBdr>
        </w:div>
        <w:div w:id="2044211366">
          <w:marLeft w:val="480"/>
          <w:marRight w:val="0"/>
          <w:marTop w:val="0"/>
          <w:marBottom w:val="0"/>
          <w:divBdr>
            <w:top w:val="none" w:sz="0" w:space="0" w:color="auto"/>
            <w:left w:val="none" w:sz="0" w:space="0" w:color="auto"/>
            <w:bottom w:val="none" w:sz="0" w:space="0" w:color="auto"/>
            <w:right w:val="none" w:sz="0" w:space="0" w:color="auto"/>
          </w:divBdr>
        </w:div>
        <w:div w:id="2054426535">
          <w:marLeft w:val="480"/>
          <w:marRight w:val="0"/>
          <w:marTop w:val="0"/>
          <w:marBottom w:val="0"/>
          <w:divBdr>
            <w:top w:val="none" w:sz="0" w:space="0" w:color="auto"/>
            <w:left w:val="none" w:sz="0" w:space="0" w:color="auto"/>
            <w:bottom w:val="none" w:sz="0" w:space="0" w:color="auto"/>
            <w:right w:val="none" w:sz="0" w:space="0" w:color="auto"/>
          </w:divBdr>
        </w:div>
        <w:div w:id="2054645767">
          <w:marLeft w:val="480"/>
          <w:marRight w:val="0"/>
          <w:marTop w:val="0"/>
          <w:marBottom w:val="0"/>
          <w:divBdr>
            <w:top w:val="none" w:sz="0" w:space="0" w:color="auto"/>
            <w:left w:val="none" w:sz="0" w:space="0" w:color="auto"/>
            <w:bottom w:val="none" w:sz="0" w:space="0" w:color="auto"/>
            <w:right w:val="none" w:sz="0" w:space="0" w:color="auto"/>
          </w:divBdr>
        </w:div>
        <w:div w:id="2062291006">
          <w:marLeft w:val="480"/>
          <w:marRight w:val="0"/>
          <w:marTop w:val="0"/>
          <w:marBottom w:val="0"/>
          <w:divBdr>
            <w:top w:val="none" w:sz="0" w:space="0" w:color="auto"/>
            <w:left w:val="none" w:sz="0" w:space="0" w:color="auto"/>
            <w:bottom w:val="none" w:sz="0" w:space="0" w:color="auto"/>
            <w:right w:val="none" w:sz="0" w:space="0" w:color="auto"/>
          </w:divBdr>
        </w:div>
        <w:div w:id="2132047710">
          <w:marLeft w:val="480"/>
          <w:marRight w:val="0"/>
          <w:marTop w:val="0"/>
          <w:marBottom w:val="0"/>
          <w:divBdr>
            <w:top w:val="none" w:sz="0" w:space="0" w:color="auto"/>
            <w:left w:val="none" w:sz="0" w:space="0" w:color="auto"/>
            <w:bottom w:val="none" w:sz="0" w:space="0" w:color="auto"/>
            <w:right w:val="none" w:sz="0" w:space="0" w:color="auto"/>
          </w:divBdr>
        </w:div>
      </w:divsChild>
    </w:div>
    <w:div w:id="1812820821">
      <w:bodyDiv w:val="1"/>
      <w:marLeft w:val="0"/>
      <w:marRight w:val="0"/>
      <w:marTop w:val="0"/>
      <w:marBottom w:val="0"/>
      <w:divBdr>
        <w:top w:val="none" w:sz="0" w:space="0" w:color="auto"/>
        <w:left w:val="none" w:sz="0" w:space="0" w:color="auto"/>
        <w:bottom w:val="none" w:sz="0" w:space="0" w:color="auto"/>
        <w:right w:val="none" w:sz="0" w:space="0" w:color="auto"/>
      </w:divBdr>
      <w:divsChild>
        <w:div w:id="1653831738">
          <w:marLeft w:val="480"/>
          <w:marRight w:val="0"/>
          <w:marTop w:val="0"/>
          <w:marBottom w:val="0"/>
          <w:divBdr>
            <w:top w:val="none" w:sz="0" w:space="0" w:color="auto"/>
            <w:left w:val="none" w:sz="0" w:space="0" w:color="auto"/>
            <w:bottom w:val="none" w:sz="0" w:space="0" w:color="auto"/>
            <w:right w:val="none" w:sz="0" w:space="0" w:color="auto"/>
          </w:divBdr>
        </w:div>
        <w:div w:id="105542628">
          <w:marLeft w:val="480"/>
          <w:marRight w:val="0"/>
          <w:marTop w:val="0"/>
          <w:marBottom w:val="0"/>
          <w:divBdr>
            <w:top w:val="none" w:sz="0" w:space="0" w:color="auto"/>
            <w:left w:val="none" w:sz="0" w:space="0" w:color="auto"/>
            <w:bottom w:val="none" w:sz="0" w:space="0" w:color="auto"/>
            <w:right w:val="none" w:sz="0" w:space="0" w:color="auto"/>
          </w:divBdr>
        </w:div>
        <w:div w:id="334648997">
          <w:marLeft w:val="480"/>
          <w:marRight w:val="0"/>
          <w:marTop w:val="0"/>
          <w:marBottom w:val="0"/>
          <w:divBdr>
            <w:top w:val="none" w:sz="0" w:space="0" w:color="auto"/>
            <w:left w:val="none" w:sz="0" w:space="0" w:color="auto"/>
            <w:bottom w:val="none" w:sz="0" w:space="0" w:color="auto"/>
            <w:right w:val="none" w:sz="0" w:space="0" w:color="auto"/>
          </w:divBdr>
        </w:div>
        <w:div w:id="583687434">
          <w:marLeft w:val="480"/>
          <w:marRight w:val="0"/>
          <w:marTop w:val="0"/>
          <w:marBottom w:val="0"/>
          <w:divBdr>
            <w:top w:val="none" w:sz="0" w:space="0" w:color="auto"/>
            <w:left w:val="none" w:sz="0" w:space="0" w:color="auto"/>
            <w:bottom w:val="none" w:sz="0" w:space="0" w:color="auto"/>
            <w:right w:val="none" w:sz="0" w:space="0" w:color="auto"/>
          </w:divBdr>
        </w:div>
        <w:div w:id="1515265585">
          <w:marLeft w:val="480"/>
          <w:marRight w:val="0"/>
          <w:marTop w:val="0"/>
          <w:marBottom w:val="0"/>
          <w:divBdr>
            <w:top w:val="none" w:sz="0" w:space="0" w:color="auto"/>
            <w:left w:val="none" w:sz="0" w:space="0" w:color="auto"/>
            <w:bottom w:val="none" w:sz="0" w:space="0" w:color="auto"/>
            <w:right w:val="none" w:sz="0" w:space="0" w:color="auto"/>
          </w:divBdr>
        </w:div>
        <w:div w:id="1405641151">
          <w:marLeft w:val="480"/>
          <w:marRight w:val="0"/>
          <w:marTop w:val="0"/>
          <w:marBottom w:val="0"/>
          <w:divBdr>
            <w:top w:val="none" w:sz="0" w:space="0" w:color="auto"/>
            <w:left w:val="none" w:sz="0" w:space="0" w:color="auto"/>
            <w:bottom w:val="none" w:sz="0" w:space="0" w:color="auto"/>
            <w:right w:val="none" w:sz="0" w:space="0" w:color="auto"/>
          </w:divBdr>
        </w:div>
        <w:div w:id="64423246">
          <w:marLeft w:val="480"/>
          <w:marRight w:val="0"/>
          <w:marTop w:val="0"/>
          <w:marBottom w:val="0"/>
          <w:divBdr>
            <w:top w:val="none" w:sz="0" w:space="0" w:color="auto"/>
            <w:left w:val="none" w:sz="0" w:space="0" w:color="auto"/>
            <w:bottom w:val="none" w:sz="0" w:space="0" w:color="auto"/>
            <w:right w:val="none" w:sz="0" w:space="0" w:color="auto"/>
          </w:divBdr>
        </w:div>
        <w:div w:id="2129004903">
          <w:marLeft w:val="480"/>
          <w:marRight w:val="0"/>
          <w:marTop w:val="0"/>
          <w:marBottom w:val="0"/>
          <w:divBdr>
            <w:top w:val="none" w:sz="0" w:space="0" w:color="auto"/>
            <w:left w:val="none" w:sz="0" w:space="0" w:color="auto"/>
            <w:bottom w:val="none" w:sz="0" w:space="0" w:color="auto"/>
            <w:right w:val="none" w:sz="0" w:space="0" w:color="auto"/>
          </w:divBdr>
        </w:div>
        <w:div w:id="1063676838">
          <w:marLeft w:val="480"/>
          <w:marRight w:val="0"/>
          <w:marTop w:val="0"/>
          <w:marBottom w:val="0"/>
          <w:divBdr>
            <w:top w:val="none" w:sz="0" w:space="0" w:color="auto"/>
            <w:left w:val="none" w:sz="0" w:space="0" w:color="auto"/>
            <w:bottom w:val="none" w:sz="0" w:space="0" w:color="auto"/>
            <w:right w:val="none" w:sz="0" w:space="0" w:color="auto"/>
          </w:divBdr>
        </w:div>
        <w:div w:id="1492403421">
          <w:marLeft w:val="480"/>
          <w:marRight w:val="0"/>
          <w:marTop w:val="0"/>
          <w:marBottom w:val="0"/>
          <w:divBdr>
            <w:top w:val="none" w:sz="0" w:space="0" w:color="auto"/>
            <w:left w:val="none" w:sz="0" w:space="0" w:color="auto"/>
            <w:bottom w:val="none" w:sz="0" w:space="0" w:color="auto"/>
            <w:right w:val="none" w:sz="0" w:space="0" w:color="auto"/>
          </w:divBdr>
        </w:div>
        <w:div w:id="1675378477">
          <w:marLeft w:val="480"/>
          <w:marRight w:val="0"/>
          <w:marTop w:val="0"/>
          <w:marBottom w:val="0"/>
          <w:divBdr>
            <w:top w:val="none" w:sz="0" w:space="0" w:color="auto"/>
            <w:left w:val="none" w:sz="0" w:space="0" w:color="auto"/>
            <w:bottom w:val="none" w:sz="0" w:space="0" w:color="auto"/>
            <w:right w:val="none" w:sz="0" w:space="0" w:color="auto"/>
          </w:divBdr>
        </w:div>
        <w:div w:id="761604408">
          <w:marLeft w:val="480"/>
          <w:marRight w:val="0"/>
          <w:marTop w:val="0"/>
          <w:marBottom w:val="0"/>
          <w:divBdr>
            <w:top w:val="none" w:sz="0" w:space="0" w:color="auto"/>
            <w:left w:val="none" w:sz="0" w:space="0" w:color="auto"/>
            <w:bottom w:val="none" w:sz="0" w:space="0" w:color="auto"/>
            <w:right w:val="none" w:sz="0" w:space="0" w:color="auto"/>
          </w:divBdr>
        </w:div>
        <w:div w:id="1815948584">
          <w:marLeft w:val="480"/>
          <w:marRight w:val="0"/>
          <w:marTop w:val="0"/>
          <w:marBottom w:val="0"/>
          <w:divBdr>
            <w:top w:val="none" w:sz="0" w:space="0" w:color="auto"/>
            <w:left w:val="none" w:sz="0" w:space="0" w:color="auto"/>
            <w:bottom w:val="none" w:sz="0" w:space="0" w:color="auto"/>
            <w:right w:val="none" w:sz="0" w:space="0" w:color="auto"/>
          </w:divBdr>
        </w:div>
        <w:div w:id="2045981225">
          <w:marLeft w:val="480"/>
          <w:marRight w:val="0"/>
          <w:marTop w:val="0"/>
          <w:marBottom w:val="0"/>
          <w:divBdr>
            <w:top w:val="none" w:sz="0" w:space="0" w:color="auto"/>
            <w:left w:val="none" w:sz="0" w:space="0" w:color="auto"/>
            <w:bottom w:val="none" w:sz="0" w:space="0" w:color="auto"/>
            <w:right w:val="none" w:sz="0" w:space="0" w:color="auto"/>
          </w:divBdr>
        </w:div>
        <w:div w:id="1857040195">
          <w:marLeft w:val="480"/>
          <w:marRight w:val="0"/>
          <w:marTop w:val="0"/>
          <w:marBottom w:val="0"/>
          <w:divBdr>
            <w:top w:val="none" w:sz="0" w:space="0" w:color="auto"/>
            <w:left w:val="none" w:sz="0" w:space="0" w:color="auto"/>
            <w:bottom w:val="none" w:sz="0" w:space="0" w:color="auto"/>
            <w:right w:val="none" w:sz="0" w:space="0" w:color="auto"/>
          </w:divBdr>
        </w:div>
        <w:div w:id="593973116">
          <w:marLeft w:val="480"/>
          <w:marRight w:val="0"/>
          <w:marTop w:val="0"/>
          <w:marBottom w:val="0"/>
          <w:divBdr>
            <w:top w:val="none" w:sz="0" w:space="0" w:color="auto"/>
            <w:left w:val="none" w:sz="0" w:space="0" w:color="auto"/>
            <w:bottom w:val="none" w:sz="0" w:space="0" w:color="auto"/>
            <w:right w:val="none" w:sz="0" w:space="0" w:color="auto"/>
          </w:divBdr>
        </w:div>
        <w:div w:id="1826702722">
          <w:marLeft w:val="480"/>
          <w:marRight w:val="0"/>
          <w:marTop w:val="0"/>
          <w:marBottom w:val="0"/>
          <w:divBdr>
            <w:top w:val="none" w:sz="0" w:space="0" w:color="auto"/>
            <w:left w:val="none" w:sz="0" w:space="0" w:color="auto"/>
            <w:bottom w:val="none" w:sz="0" w:space="0" w:color="auto"/>
            <w:right w:val="none" w:sz="0" w:space="0" w:color="auto"/>
          </w:divBdr>
        </w:div>
        <w:div w:id="986321847">
          <w:marLeft w:val="480"/>
          <w:marRight w:val="0"/>
          <w:marTop w:val="0"/>
          <w:marBottom w:val="0"/>
          <w:divBdr>
            <w:top w:val="none" w:sz="0" w:space="0" w:color="auto"/>
            <w:left w:val="none" w:sz="0" w:space="0" w:color="auto"/>
            <w:bottom w:val="none" w:sz="0" w:space="0" w:color="auto"/>
            <w:right w:val="none" w:sz="0" w:space="0" w:color="auto"/>
          </w:divBdr>
        </w:div>
        <w:div w:id="1705669165">
          <w:marLeft w:val="480"/>
          <w:marRight w:val="0"/>
          <w:marTop w:val="0"/>
          <w:marBottom w:val="0"/>
          <w:divBdr>
            <w:top w:val="none" w:sz="0" w:space="0" w:color="auto"/>
            <w:left w:val="none" w:sz="0" w:space="0" w:color="auto"/>
            <w:bottom w:val="none" w:sz="0" w:space="0" w:color="auto"/>
            <w:right w:val="none" w:sz="0" w:space="0" w:color="auto"/>
          </w:divBdr>
        </w:div>
        <w:div w:id="1372731717">
          <w:marLeft w:val="480"/>
          <w:marRight w:val="0"/>
          <w:marTop w:val="0"/>
          <w:marBottom w:val="0"/>
          <w:divBdr>
            <w:top w:val="none" w:sz="0" w:space="0" w:color="auto"/>
            <w:left w:val="none" w:sz="0" w:space="0" w:color="auto"/>
            <w:bottom w:val="none" w:sz="0" w:space="0" w:color="auto"/>
            <w:right w:val="none" w:sz="0" w:space="0" w:color="auto"/>
          </w:divBdr>
        </w:div>
        <w:div w:id="770275247">
          <w:marLeft w:val="480"/>
          <w:marRight w:val="0"/>
          <w:marTop w:val="0"/>
          <w:marBottom w:val="0"/>
          <w:divBdr>
            <w:top w:val="none" w:sz="0" w:space="0" w:color="auto"/>
            <w:left w:val="none" w:sz="0" w:space="0" w:color="auto"/>
            <w:bottom w:val="none" w:sz="0" w:space="0" w:color="auto"/>
            <w:right w:val="none" w:sz="0" w:space="0" w:color="auto"/>
          </w:divBdr>
        </w:div>
        <w:div w:id="653223147">
          <w:marLeft w:val="480"/>
          <w:marRight w:val="0"/>
          <w:marTop w:val="0"/>
          <w:marBottom w:val="0"/>
          <w:divBdr>
            <w:top w:val="none" w:sz="0" w:space="0" w:color="auto"/>
            <w:left w:val="none" w:sz="0" w:space="0" w:color="auto"/>
            <w:bottom w:val="none" w:sz="0" w:space="0" w:color="auto"/>
            <w:right w:val="none" w:sz="0" w:space="0" w:color="auto"/>
          </w:divBdr>
        </w:div>
        <w:div w:id="668564733">
          <w:marLeft w:val="480"/>
          <w:marRight w:val="0"/>
          <w:marTop w:val="0"/>
          <w:marBottom w:val="0"/>
          <w:divBdr>
            <w:top w:val="none" w:sz="0" w:space="0" w:color="auto"/>
            <w:left w:val="none" w:sz="0" w:space="0" w:color="auto"/>
            <w:bottom w:val="none" w:sz="0" w:space="0" w:color="auto"/>
            <w:right w:val="none" w:sz="0" w:space="0" w:color="auto"/>
          </w:divBdr>
        </w:div>
        <w:div w:id="603267741">
          <w:marLeft w:val="480"/>
          <w:marRight w:val="0"/>
          <w:marTop w:val="0"/>
          <w:marBottom w:val="0"/>
          <w:divBdr>
            <w:top w:val="none" w:sz="0" w:space="0" w:color="auto"/>
            <w:left w:val="none" w:sz="0" w:space="0" w:color="auto"/>
            <w:bottom w:val="none" w:sz="0" w:space="0" w:color="auto"/>
            <w:right w:val="none" w:sz="0" w:space="0" w:color="auto"/>
          </w:divBdr>
        </w:div>
        <w:div w:id="1967663265">
          <w:marLeft w:val="480"/>
          <w:marRight w:val="0"/>
          <w:marTop w:val="0"/>
          <w:marBottom w:val="0"/>
          <w:divBdr>
            <w:top w:val="none" w:sz="0" w:space="0" w:color="auto"/>
            <w:left w:val="none" w:sz="0" w:space="0" w:color="auto"/>
            <w:bottom w:val="none" w:sz="0" w:space="0" w:color="auto"/>
            <w:right w:val="none" w:sz="0" w:space="0" w:color="auto"/>
          </w:divBdr>
        </w:div>
        <w:div w:id="1090195794">
          <w:marLeft w:val="480"/>
          <w:marRight w:val="0"/>
          <w:marTop w:val="0"/>
          <w:marBottom w:val="0"/>
          <w:divBdr>
            <w:top w:val="none" w:sz="0" w:space="0" w:color="auto"/>
            <w:left w:val="none" w:sz="0" w:space="0" w:color="auto"/>
            <w:bottom w:val="none" w:sz="0" w:space="0" w:color="auto"/>
            <w:right w:val="none" w:sz="0" w:space="0" w:color="auto"/>
          </w:divBdr>
        </w:div>
        <w:div w:id="1971280563">
          <w:marLeft w:val="480"/>
          <w:marRight w:val="0"/>
          <w:marTop w:val="0"/>
          <w:marBottom w:val="0"/>
          <w:divBdr>
            <w:top w:val="none" w:sz="0" w:space="0" w:color="auto"/>
            <w:left w:val="none" w:sz="0" w:space="0" w:color="auto"/>
            <w:bottom w:val="none" w:sz="0" w:space="0" w:color="auto"/>
            <w:right w:val="none" w:sz="0" w:space="0" w:color="auto"/>
          </w:divBdr>
        </w:div>
        <w:div w:id="526798242">
          <w:marLeft w:val="480"/>
          <w:marRight w:val="0"/>
          <w:marTop w:val="0"/>
          <w:marBottom w:val="0"/>
          <w:divBdr>
            <w:top w:val="none" w:sz="0" w:space="0" w:color="auto"/>
            <w:left w:val="none" w:sz="0" w:space="0" w:color="auto"/>
            <w:bottom w:val="none" w:sz="0" w:space="0" w:color="auto"/>
            <w:right w:val="none" w:sz="0" w:space="0" w:color="auto"/>
          </w:divBdr>
        </w:div>
        <w:div w:id="1333752655">
          <w:marLeft w:val="480"/>
          <w:marRight w:val="0"/>
          <w:marTop w:val="0"/>
          <w:marBottom w:val="0"/>
          <w:divBdr>
            <w:top w:val="none" w:sz="0" w:space="0" w:color="auto"/>
            <w:left w:val="none" w:sz="0" w:space="0" w:color="auto"/>
            <w:bottom w:val="none" w:sz="0" w:space="0" w:color="auto"/>
            <w:right w:val="none" w:sz="0" w:space="0" w:color="auto"/>
          </w:divBdr>
        </w:div>
        <w:div w:id="1247424379">
          <w:marLeft w:val="480"/>
          <w:marRight w:val="0"/>
          <w:marTop w:val="0"/>
          <w:marBottom w:val="0"/>
          <w:divBdr>
            <w:top w:val="none" w:sz="0" w:space="0" w:color="auto"/>
            <w:left w:val="none" w:sz="0" w:space="0" w:color="auto"/>
            <w:bottom w:val="none" w:sz="0" w:space="0" w:color="auto"/>
            <w:right w:val="none" w:sz="0" w:space="0" w:color="auto"/>
          </w:divBdr>
        </w:div>
        <w:div w:id="392431597">
          <w:marLeft w:val="480"/>
          <w:marRight w:val="0"/>
          <w:marTop w:val="0"/>
          <w:marBottom w:val="0"/>
          <w:divBdr>
            <w:top w:val="none" w:sz="0" w:space="0" w:color="auto"/>
            <w:left w:val="none" w:sz="0" w:space="0" w:color="auto"/>
            <w:bottom w:val="none" w:sz="0" w:space="0" w:color="auto"/>
            <w:right w:val="none" w:sz="0" w:space="0" w:color="auto"/>
          </w:divBdr>
        </w:div>
        <w:div w:id="662121056">
          <w:marLeft w:val="480"/>
          <w:marRight w:val="0"/>
          <w:marTop w:val="0"/>
          <w:marBottom w:val="0"/>
          <w:divBdr>
            <w:top w:val="none" w:sz="0" w:space="0" w:color="auto"/>
            <w:left w:val="none" w:sz="0" w:space="0" w:color="auto"/>
            <w:bottom w:val="none" w:sz="0" w:space="0" w:color="auto"/>
            <w:right w:val="none" w:sz="0" w:space="0" w:color="auto"/>
          </w:divBdr>
        </w:div>
        <w:div w:id="794180608">
          <w:marLeft w:val="480"/>
          <w:marRight w:val="0"/>
          <w:marTop w:val="0"/>
          <w:marBottom w:val="0"/>
          <w:divBdr>
            <w:top w:val="none" w:sz="0" w:space="0" w:color="auto"/>
            <w:left w:val="none" w:sz="0" w:space="0" w:color="auto"/>
            <w:bottom w:val="none" w:sz="0" w:space="0" w:color="auto"/>
            <w:right w:val="none" w:sz="0" w:space="0" w:color="auto"/>
          </w:divBdr>
        </w:div>
        <w:div w:id="1483421523">
          <w:marLeft w:val="480"/>
          <w:marRight w:val="0"/>
          <w:marTop w:val="0"/>
          <w:marBottom w:val="0"/>
          <w:divBdr>
            <w:top w:val="none" w:sz="0" w:space="0" w:color="auto"/>
            <w:left w:val="none" w:sz="0" w:space="0" w:color="auto"/>
            <w:bottom w:val="none" w:sz="0" w:space="0" w:color="auto"/>
            <w:right w:val="none" w:sz="0" w:space="0" w:color="auto"/>
          </w:divBdr>
        </w:div>
        <w:div w:id="318656364">
          <w:marLeft w:val="480"/>
          <w:marRight w:val="0"/>
          <w:marTop w:val="0"/>
          <w:marBottom w:val="0"/>
          <w:divBdr>
            <w:top w:val="none" w:sz="0" w:space="0" w:color="auto"/>
            <w:left w:val="none" w:sz="0" w:space="0" w:color="auto"/>
            <w:bottom w:val="none" w:sz="0" w:space="0" w:color="auto"/>
            <w:right w:val="none" w:sz="0" w:space="0" w:color="auto"/>
          </w:divBdr>
        </w:div>
        <w:div w:id="1879926614">
          <w:marLeft w:val="480"/>
          <w:marRight w:val="0"/>
          <w:marTop w:val="0"/>
          <w:marBottom w:val="0"/>
          <w:divBdr>
            <w:top w:val="none" w:sz="0" w:space="0" w:color="auto"/>
            <w:left w:val="none" w:sz="0" w:space="0" w:color="auto"/>
            <w:bottom w:val="none" w:sz="0" w:space="0" w:color="auto"/>
            <w:right w:val="none" w:sz="0" w:space="0" w:color="auto"/>
          </w:divBdr>
        </w:div>
        <w:div w:id="1953127414">
          <w:marLeft w:val="480"/>
          <w:marRight w:val="0"/>
          <w:marTop w:val="0"/>
          <w:marBottom w:val="0"/>
          <w:divBdr>
            <w:top w:val="none" w:sz="0" w:space="0" w:color="auto"/>
            <w:left w:val="none" w:sz="0" w:space="0" w:color="auto"/>
            <w:bottom w:val="none" w:sz="0" w:space="0" w:color="auto"/>
            <w:right w:val="none" w:sz="0" w:space="0" w:color="auto"/>
          </w:divBdr>
        </w:div>
        <w:div w:id="495532718">
          <w:marLeft w:val="480"/>
          <w:marRight w:val="0"/>
          <w:marTop w:val="0"/>
          <w:marBottom w:val="0"/>
          <w:divBdr>
            <w:top w:val="none" w:sz="0" w:space="0" w:color="auto"/>
            <w:left w:val="none" w:sz="0" w:space="0" w:color="auto"/>
            <w:bottom w:val="none" w:sz="0" w:space="0" w:color="auto"/>
            <w:right w:val="none" w:sz="0" w:space="0" w:color="auto"/>
          </w:divBdr>
        </w:div>
        <w:div w:id="1309047552">
          <w:marLeft w:val="480"/>
          <w:marRight w:val="0"/>
          <w:marTop w:val="0"/>
          <w:marBottom w:val="0"/>
          <w:divBdr>
            <w:top w:val="none" w:sz="0" w:space="0" w:color="auto"/>
            <w:left w:val="none" w:sz="0" w:space="0" w:color="auto"/>
            <w:bottom w:val="none" w:sz="0" w:space="0" w:color="auto"/>
            <w:right w:val="none" w:sz="0" w:space="0" w:color="auto"/>
          </w:divBdr>
        </w:div>
        <w:div w:id="1288701460">
          <w:marLeft w:val="480"/>
          <w:marRight w:val="0"/>
          <w:marTop w:val="0"/>
          <w:marBottom w:val="0"/>
          <w:divBdr>
            <w:top w:val="none" w:sz="0" w:space="0" w:color="auto"/>
            <w:left w:val="none" w:sz="0" w:space="0" w:color="auto"/>
            <w:bottom w:val="none" w:sz="0" w:space="0" w:color="auto"/>
            <w:right w:val="none" w:sz="0" w:space="0" w:color="auto"/>
          </w:divBdr>
        </w:div>
        <w:div w:id="723482342">
          <w:marLeft w:val="480"/>
          <w:marRight w:val="0"/>
          <w:marTop w:val="0"/>
          <w:marBottom w:val="0"/>
          <w:divBdr>
            <w:top w:val="none" w:sz="0" w:space="0" w:color="auto"/>
            <w:left w:val="none" w:sz="0" w:space="0" w:color="auto"/>
            <w:bottom w:val="none" w:sz="0" w:space="0" w:color="auto"/>
            <w:right w:val="none" w:sz="0" w:space="0" w:color="auto"/>
          </w:divBdr>
        </w:div>
        <w:div w:id="2060127330">
          <w:marLeft w:val="480"/>
          <w:marRight w:val="0"/>
          <w:marTop w:val="0"/>
          <w:marBottom w:val="0"/>
          <w:divBdr>
            <w:top w:val="none" w:sz="0" w:space="0" w:color="auto"/>
            <w:left w:val="none" w:sz="0" w:space="0" w:color="auto"/>
            <w:bottom w:val="none" w:sz="0" w:space="0" w:color="auto"/>
            <w:right w:val="none" w:sz="0" w:space="0" w:color="auto"/>
          </w:divBdr>
        </w:div>
        <w:div w:id="179440473">
          <w:marLeft w:val="480"/>
          <w:marRight w:val="0"/>
          <w:marTop w:val="0"/>
          <w:marBottom w:val="0"/>
          <w:divBdr>
            <w:top w:val="none" w:sz="0" w:space="0" w:color="auto"/>
            <w:left w:val="none" w:sz="0" w:space="0" w:color="auto"/>
            <w:bottom w:val="none" w:sz="0" w:space="0" w:color="auto"/>
            <w:right w:val="none" w:sz="0" w:space="0" w:color="auto"/>
          </w:divBdr>
        </w:div>
        <w:div w:id="1916430678">
          <w:marLeft w:val="480"/>
          <w:marRight w:val="0"/>
          <w:marTop w:val="0"/>
          <w:marBottom w:val="0"/>
          <w:divBdr>
            <w:top w:val="none" w:sz="0" w:space="0" w:color="auto"/>
            <w:left w:val="none" w:sz="0" w:space="0" w:color="auto"/>
            <w:bottom w:val="none" w:sz="0" w:space="0" w:color="auto"/>
            <w:right w:val="none" w:sz="0" w:space="0" w:color="auto"/>
          </w:divBdr>
        </w:div>
        <w:div w:id="842355890">
          <w:marLeft w:val="480"/>
          <w:marRight w:val="0"/>
          <w:marTop w:val="0"/>
          <w:marBottom w:val="0"/>
          <w:divBdr>
            <w:top w:val="none" w:sz="0" w:space="0" w:color="auto"/>
            <w:left w:val="none" w:sz="0" w:space="0" w:color="auto"/>
            <w:bottom w:val="none" w:sz="0" w:space="0" w:color="auto"/>
            <w:right w:val="none" w:sz="0" w:space="0" w:color="auto"/>
          </w:divBdr>
        </w:div>
        <w:div w:id="1203009875">
          <w:marLeft w:val="480"/>
          <w:marRight w:val="0"/>
          <w:marTop w:val="0"/>
          <w:marBottom w:val="0"/>
          <w:divBdr>
            <w:top w:val="none" w:sz="0" w:space="0" w:color="auto"/>
            <w:left w:val="none" w:sz="0" w:space="0" w:color="auto"/>
            <w:bottom w:val="none" w:sz="0" w:space="0" w:color="auto"/>
            <w:right w:val="none" w:sz="0" w:space="0" w:color="auto"/>
          </w:divBdr>
        </w:div>
        <w:div w:id="193617056">
          <w:marLeft w:val="480"/>
          <w:marRight w:val="0"/>
          <w:marTop w:val="0"/>
          <w:marBottom w:val="0"/>
          <w:divBdr>
            <w:top w:val="none" w:sz="0" w:space="0" w:color="auto"/>
            <w:left w:val="none" w:sz="0" w:space="0" w:color="auto"/>
            <w:bottom w:val="none" w:sz="0" w:space="0" w:color="auto"/>
            <w:right w:val="none" w:sz="0" w:space="0" w:color="auto"/>
          </w:divBdr>
        </w:div>
        <w:div w:id="2073886785">
          <w:marLeft w:val="480"/>
          <w:marRight w:val="0"/>
          <w:marTop w:val="0"/>
          <w:marBottom w:val="0"/>
          <w:divBdr>
            <w:top w:val="none" w:sz="0" w:space="0" w:color="auto"/>
            <w:left w:val="none" w:sz="0" w:space="0" w:color="auto"/>
            <w:bottom w:val="none" w:sz="0" w:space="0" w:color="auto"/>
            <w:right w:val="none" w:sz="0" w:space="0" w:color="auto"/>
          </w:divBdr>
        </w:div>
        <w:div w:id="1122655644">
          <w:marLeft w:val="480"/>
          <w:marRight w:val="0"/>
          <w:marTop w:val="0"/>
          <w:marBottom w:val="0"/>
          <w:divBdr>
            <w:top w:val="none" w:sz="0" w:space="0" w:color="auto"/>
            <w:left w:val="none" w:sz="0" w:space="0" w:color="auto"/>
            <w:bottom w:val="none" w:sz="0" w:space="0" w:color="auto"/>
            <w:right w:val="none" w:sz="0" w:space="0" w:color="auto"/>
          </w:divBdr>
        </w:div>
        <w:div w:id="1285193024">
          <w:marLeft w:val="480"/>
          <w:marRight w:val="0"/>
          <w:marTop w:val="0"/>
          <w:marBottom w:val="0"/>
          <w:divBdr>
            <w:top w:val="none" w:sz="0" w:space="0" w:color="auto"/>
            <w:left w:val="none" w:sz="0" w:space="0" w:color="auto"/>
            <w:bottom w:val="none" w:sz="0" w:space="0" w:color="auto"/>
            <w:right w:val="none" w:sz="0" w:space="0" w:color="auto"/>
          </w:divBdr>
        </w:div>
        <w:div w:id="792212833">
          <w:marLeft w:val="480"/>
          <w:marRight w:val="0"/>
          <w:marTop w:val="0"/>
          <w:marBottom w:val="0"/>
          <w:divBdr>
            <w:top w:val="none" w:sz="0" w:space="0" w:color="auto"/>
            <w:left w:val="none" w:sz="0" w:space="0" w:color="auto"/>
            <w:bottom w:val="none" w:sz="0" w:space="0" w:color="auto"/>
            <w:right w:val="none" w:sz="0" w:space="0" w:color="auto"/>
          </w:divBdr>
        </w:div>
        <w:div w:id="1338312227">
          <w:marLeft w:val="480"/>
          <w:marRight w:val="0"/>
          <w:marTop w:val="0"/>
          <w:marBottom w:val="0"/>
          <w:divBdr>
            <w:top w:val="none" w:sz="0" w:space="0" w:color="auto"/>
            <w:left w:val="none" w:sz="0" w:space="0" w:color="auto"/>
            <w:bottom w:val="none" w:sz="0" w:space="0" w:color="auto"/>
            <w:right w:val="none" w:sz="0" w:space="0" w:color="auto"/>
          </w:divBdr>
        </w:div>
        <w:div w:id="1777823777">
          <w:marLeft w:val="480"/>
          <w:marRight w:val="0"/>
          <w:marTop w:val="0"/>
          <w:marBottom w:val="0"/>
          <w:divBdr>
            <w:top w:val="none" w:sz="0" w:space="0" w:color="auto"/>
            <w:left w:val="none" w:sz="0" w:space="0" w:color="auto"/>
            <w:bottom w:val="none" w:sz="0" w:space="0" w:color="auto"/>
            <w:right w:val="none" w:sz="0" w:space="0" w:color="auto"/>
          </w:divBdr>
        </w:div>
        <w:div w:id="1256283068">
          <w:marLeft w:val="480"/>
          <w:marRight w:val="0"/>
          <w:marTop w:val="0"/>
          <w:marBottom w:val="0"/>
          <w:divBdr>
            <w:top w:val="none" w:sz="0" w:space="0" w:color="auto"/>
            <w:left w:val="none" w:sz="0" w:space="0" w:color="auto"/>
            <w:bottom w:val="none" w:sz="0" w:space="0" w:color="auto"/>
            <w:right w:val="none" w:sz="0" w:space="0" w:color="auto"/>
          </w:divBdr>
        </w:div>
        <w:div w:id="1792436482">
          <w:marLeft w:val="480"/>
          <w:marRight w:val="0"/>
          <w:marTop w:val="0"/>
          <w:marBottom w:val="0"/>
          <w:divBdr>
            <w:top w:val="none" w:sz="0" w:space="0" w:color="auto"/>
            <w:left w:val="none" w:sz="0" w:space="0" w:color="auto"/>
            <w:bottom w:val="none" w:sz="0" w:space="0" w:color="auto"/>
            <w:right w:val="none" w:sz="0" w:space="0" w:color="auto"/>
          </w:divBdr>
        </w:div>
        <w:div w:id="711997877">
          <w:marLeft w:val="480"/>
          <w:marRight w:val="0"/>
          <w:marTop w:val="0"/>
          <w:marBottom w:val="0"/>
          <w:divBdr>
            <w:top w:val="none" w:sz="0" w:space="0" w:color="auto"/>
            <w:left w:val="none" w:sz="0" w:space="0" w:color="auto"/>
            <w:bottom w:val="none" w:sz="0" w:space="0" w:color="auto"/>
            <w:right w:val="none" w:sz="0" w:space="0" w:color="auto"/>
          </w:divBdr>
        </w:div>
        <w:div w:id="1542399189">
          <w:marLeft w:val="480"/>
          <w:marRight w:val="0"/>
          <w:marTop w:val="0"/>
          <w:marBottom w:val="0"/>
          <w:divBdr>
            <w:top w:val="none" w:sz="0" w:space="0" w:color="auto"/>
            <w:left w:val="none" w:sz="0" w:space="0" w:color="auto"/>
            <w:bottom w:val="none" w:sz="0" w:space="0" w:color="auto"/>
            <w:right w:val="none" w:sz="0" w:space="0" w:color="auto"/>
          </w:divBdr>
        </w:div>
        <w:div w:id="355468005">
          <w:marLeft w:val="480"/>
          <w:marRight w:val="0"/>
          <w:marTop w:val="0"/>
          <w:marBottom w:val="0"/>
          <w:divBdr>
            <w:top w:val="none" w:sz="0" w:space="0" w:color="auto"/>
            <w:left w:val="none" w:sz="0" w:space="0" w:color="auto"/>
            <w:bottom w:val="none" w:sz="0" w:space="0" w:color="auto"/>
            <w:right w:val="none" w:sz="0" w:space="0" w:color="auto"/>
          </w:divBdr>
        </w:div>
        <w:div w:id="439186607">
          <w:marLeft w:val="480"/>
          <w:marRight w:val="0"/>
          <w:marTop w:val="0"/>
          <w:marBottom w:val="0"/>
          <w:divBdr>
            <w:top w:val="none" w:sz="0" w:space="0" w:color="auto"/>
            <w:left w:val="none" w:sz="0" w:space="0" w:color="auto"/>
            <w:bottom w:val="none" w:sz="0" w:space="0" w:color="auto"/>
            <w:right w:val="none" w:sz="0" w:space="0" w:color="auto"/>
          </w:divBdr>
        </w:div>
        <w:div w:id="426460347">
          <w:marLeft w:val="480"/>
          <w:marRight w:val="0"/>
          <w:marTop w:val="0"/>
          <w:marBottom w:val="0"/>
          <w:divBdr>
            <w:top w:val="none" w:sz="0" w:space="0" w:color="auto"/>
            <w:left w:val="none" w:sz="0" w:space="0" w:color="auto"/>
            <w:bottom w:val="none" w:sz="0" w:space="0" w:color="auto"/>
            <w:right w:val="none" w:sz="0" w:space="0" w:color="auto"/>
          </w:divBdr>
        </w:div>
        <w:div w:id="1571117322">
          <w:marLeft w:val="480"/>
          <w:marRight w:val="0"/>
          <w:marTop w:val="0"/>
          <w:marBottom w:val="0"/>
          <w:divBdr>
            <w:top w:val="none" w:sz="0" w:space="0" w:color="auto"/>
            <w:left w:val="none" w:sz="0" w:space="0" w:color="auto"/>
            <w:bottom w:val="none" w:sz="0" w:space="0" w:color="auto"/>
            <w:right w:val="none" w:sz="0" w:space="0" w:color="auto"/>
          </w:divBdr>
        </w:div>
        <w:div w:id="1905675767">
          <w:marLeft w:val="480"/>
          <w:marRight w:val="0"/>
          <w:marTop w:val="0"/>
          <w:marBottom w:val="0"/>
          <w:divBdr>
            <w:top w:val="none" w:sz="0" w:space="0" w:color="auto"/>
            <w:left w:val="none" w:sz="0" w:space="0" w:color="auto"/>
            <w:bottom w:val="none" w:sz="0" w:space="0" w:color="auto"/>
            <w:right w:val="none" w:sz="0" w:space="0" w:color="auto"/>
          </w:divBdr>
        </w:div>
        <w:div w:id="704333976">
          <w:marLeft w:val="480"/>
          <w:marRight w:val="0"/>
          <w:marTop w:val="0"/>
          <w:marBottom w:val="0"/>
          <w:divBdr>
            <w:top w:val="none" w:sz="0" w:space="0" w:color="auto"/>
            <w:left w:val="none" w:sz="0" w:space="0" w:color="auto"/>
            <w:bottom w:val="none" w:sz="0" w:space="0" w:color="auto"/>
            <w:right w:val="none" w:sz="0" w:space="0" w:color="auto"/>
          </w:divBdr>
        </w:div>
        <w:div w:id="333143431">
          <w:marLeft w:val="480"/>
          <w:marRight w:val="0"/>
          <w:marTop w:val="0"/>
          <w:marBottom w:val="0"/>
          <w:divBdr>
            <w:top w:val="none" w:sz="0" w:space="0" w:color="auto"/>
            <w:left w:val="none" w:sz="0" w:space="0" w:color="auto"/>
            <w:bottom w:val="none" w:sz="0" w:space="0" w:color="auto"/>
            <w:right w:val="none" w:sz="0" w:space="0" w:color="auto"/>
          </w:divBdr>
        </w:div>
        <w:div w:id="730233329">
          <w:marLeft w:val="480"/>
          <w:marRight w:val="0"/>
          <w:marTop w:val="0"/>
          <w:marBottom w:val="0"/>
          <w:divBdr>
            <w:top w:val="none" w:sz="0" w:space="0" w:color="auto"/>
            <w:left w:val="none" w:sz="0" w:space="0" w:color="auto"/>
            <w:bottom w:val="none" w:sz="0" w:space="0" w:color="auto"/>
            <w:right w:val="none" w:sz="0" w:space="0" w:color="auto"/>
          </w:divBdr>
        </w:div>
        <w:div w:id="798301336">
          <w:marLeft w:val="480"/>
          <w:marRight w:val="0"/>
          <w:marTop w:val="0"/>
          <w:marBottom w:val="0"/>
          <w:divBdr>
            <w:top w:val="none" w:sz="0" w:space="0" w:color="auto"/>
            <w:left w:val="none" w:sz="0" w:space="0" w:color="auto"/>
            <w:bottom w:val="none" w:sz="0" w:space="0" w:color="auto"/>
            <w:right w:val="none" w:sz="0" w:space="0" w:color="auto"/>
          </w:divBdr>
        </w:div>
        <w:div w:id="2126271876">
          <w:marLeft w:val="480"/>
          <w:marRight w:val="0"/>
          <w:marTop w:val="0"/>
          <w:marBottom w:val="0"/>
          <w:divBdr>
            <w:top w:val="none" w:sz="0" w:space="0" w:color="auto"/>
            <w:left w:val="none" w:sz="0" w:space="0" w:color="auto"/>
            <w:bottom w:val="none" w:sz="0" w:space="0" w:color="auto"/>
            <w:right w:val="none" w:sz="0" w:space="0" w:color="auto"/>
          </w:divBdr>
        </w:div>
        <w:div w:id="1156534794">
          <w:marLeft w:val="480"/>
          <w:marRight w:val="0"/>
          <w:marTop w:val="0"/>
          <w:marBottom w:val="0"/>
          <w:divBdr>
            <w:top w:val="none" w:sz="0" w:space="0" w:color="auto"/>
            <w:left w:val="none" w:sz="0" w:space="0" w:color="auto"/>
            <w:bottom w:val="none" w:sz="0" w:space="0" w:color="auto"/>
            <w:right w:val="none" w:sz="0" w:space="0" w:color="auto"/>
          </w:divBdr>
        </w:div>
        <w:div w:id="2055344016">
          <w:marLeft w:val="480"/>
          <w:marRight w:val="0"/>
          <w:marTop w:val="0"/>
          <w:marBottom w:val="0"/>
          <w:divBdr>
            <w:top w:val="none" w:sz="0" w:space="0" w:color="auto"/>
            <w:left w:val="none" w:sz="0" w:space="0" w:color="auto"/>
            <w:bottom w:val="none" w:sz="0" w:space="0" w:color="auto"/>
            <w:right w:val="none" w:sz="0" w:space="0" w:color="auto"/>
          </w:divBdr>
        </w:div>
        <w:div w:id="228733278">
          <w:marLeft w:val="480"/>
          <w:marRight w:val="0"/>
          <w:marTop w:val="0"/>
          <w:marBottom w:val="0"/>
          <w:divBdr>
            <w:top w:val="none" w:sz="0" w:space="0" w:color="auto"/>
            <w:left w:val="none" w:sz="0" w:space="0" w:color="auto"/>
            <w:bottom w:val="none" w:sz="0" w:space="0" w:color="auto"/>
            <w:right w:val="none" w:sz="0" w:space="0" w:color="auto"/>
          </w:divBdr>
        </w:div>
        <w:div w:id="2091002785">
          <w:marLeft w:val="480"/>
          <w:marRight w:val="0"/>
          <w:marTop w:val="0"/>
          <w:marBottom w:val="0"/>
          <w:divBdr>
            <w:top w:val="none" w:sz="0" w:space="0" w:color="auto"/>
            <w:left w:val="none" w:sz="0" w:space="0" w:color="auto"/>
            <w:bottom w:val="none" w:sz="0" w:space="0" w:color="auto"/>
            <w:right w:val="none" w:sz="0" w:space="0" w:color="auto"/>
          </w:divBdr>
        </w:div>
        <w:div w:id="1654019046">
          <w:marLeft w:val="480"/>
          <w:marRight w:val="0"/>
          <w:marTop w:val="0"/>
          <w:marBottom w:val="0"/>
          <w:divBdr>
            <w:top w:val="none" w:sz="0" w:space="0" w:color="auto"/>
            <w:left w:val="none" w:sz="0" w:space="0" w:color="auto"/>
            <w:bottom w:val="none" w:sz="0" w:space="0" w:color="auto"/>
            <w:right w:val="none" w:sz="0" w:space="0" w:color="auto"/>
          </w:divBdr>
        </w:div>
        <w:div w:id="1241133133">
          <w:marLeft w:val="480"/>
          <w:marRight w:val="0"/>
          <w:marTop w:val="0"/>
          <w:marBottom w:val="0"/>
          <w:divBdr>
            <w:top w:val="none" w:sz="0" w:space="0" w:color="auto"/>
            <w:left w:val="none" w:sz="0" w:space="0" w:color="auto"/>
            <w:bottom w:val="none" w:sz="0" w:space="0" w:color="auto"/>
            <w:right w:val="none" w:sz="0" w:space="0" w:color="auto"/>
          </w:divBdr>
        </w:div>
        <w:div w:id="77559257">
          <w:marLeft w:val="480"/>
          <w:marRight w:val="0"/>
          <w:marTop w:val="0"/>
          <w:marBottom w:val="0"/>
          <w:divBdr>
            <w:top w:val="none" w:sz="0" w:space="0" w:color="auto"/>
            <w:left w:val="none" w:sz="0" w:space="0" w:color="auto"/>
            <w:bottom w:val="none" w:sz="0" w:space="0" w:color="auto"/>
            <w:right w:val="none" w:sz="0" w:space="0" w:color="auto"/>
          </w:divBdr>
        </w:div>
        <w:div w:id="1009061563">
          <w:marLeft w:val="480"/>
          <w:marRight w:val="0"/>
          <w:marTop w:val="0"/>
          <w:marBottom w:val="0"/>
          <w:divBdr>
            <w:top w:val="none" w:sz="0" w:space="0" w:color="auto"/>
            <w:left w:val="none" w:sz="0" w:space="0" w:color="auto"/>
            <w:bottom w:val="none" w:sz="0" w:space="0" w:color="auto"/>
            <w:right w:val="none" w:sz="0" w:space="0" w:color="auto"/>
          </w:divBdr>
        </w:div>
        <w:div w:id="839665091">
          <w:marLeft w:val="480"/>
          <w:marRight w:val="0"/>
          <w:marTop w:val="0"/>
          <w:marBottom w:val="0"/>
          <w:divBdr>
            <w:top w:val="none" w:sz="0" w:space="0" w:color="auto"/>
            <w:left w:val="none" w:sz="0" w:space="0" w:color="auto"/>
            <w:bottom w:val="none" w:sz="0" w:space="0" w:color="auto"/>
            <w:right w:val="none" w:sz="0" w:space="0" w:color="auto"/>
          </w:divBdr>
        </w:div>
        <w:div w:id="1879589852">
          <w:marLeft w:val="480"/>
          <w:marRight w:val="0"/>
          <w:marTop w:val="0"/>
          <w:marBottom w:val="0"/>
          <w:divBdr>
            <w:top w:val="none" w:sz="0" w:space="0" w:color="auto"/>
            <w:left w:val="none" w:sz="0" w:space="0" w:color="auto"/>
            <w:bottom w:val="none" w:sz="0" w:space="0" w:color="auto"/>
            <w:right w:val="none" w:sz="0" w:space="0" w:color="auto"/>
          </w:divBdr>
        </w:div>
      </w:divsChild>
    </w:div>
    <w:div w:id="1816558228">
      <w:bodyDiv w:val="1"/>
      <w:marLeft w:val="0"/>
      <w:marRight w:val="0"/>
      <w:marTop w:val="0"/>
      <w:marBottom w:val="0"/>
      <w:divBdr>
        <w:top w:val="none" w:sz="0" w:space="0" w:color="auto"/>
        <w:left w:val="none" w:sz="0" w:space="0" w:color="auto"/>
        <w:bottom w:val="none" w:sz="0" w:space="0" w:color="auto"/>
        <w:right w:val="none" w:sz="0" w:space="0" w:color="auto"/>
      </w:divBdr>
      <w:divsChild>
        <w:div w:id="1125465976">
          <w:marLeft w:val="480"/>
          <w:marRight w:val="0"/>
          <w:marTop w:val="0"/>
          <w:marBottom w:val="0"/>
          <w:divBdr>
            <w:top w:val="none" w:sz="0" w:space="0" w:color="auto"/>
            <w:left w:val="none" w:sz="0" w:space="0" w:color="auto"/>
            <w:bottom w:val="none" w:sz="0" w:space="0" w:color="auto"/>
            <w:right w:val="none" w:sz="0" w:space="0" w:color="auto"/>
          </w:divBdr>
        </w:div>
        <w:div w:id="1994750495">
          <w:marLeft w:val="480"/>
          <w:marRight w:val="0"/>
          <w:marTop w:val="0"/>
          <w:marBottom w:val="0"/>
          <w:divBdr>
            <w:top w:val="none" w:sz="0" w:space="0" w:color="auto"/>
            <w:left w:val="none" w:sz="0" w:space="0" w:color="auto"/>
            <w:bottom w:val="none" w:sz="0" w:space="0" w:color="auto"/>
            <w:right w:val="none" w:sz="0" w:space="0" w:color="auto"/>
          </w:divBdr>
        </w:div>
        <w:div w:id="747657155">
          <w:marLeft w:val="480"/>
          <w:marRight w:val="0"/>
          <w:marTop w:val="0"/>
          <w:marBottom w:val="0"/>
          <w:divBdr>
            <w:top w:val="none" w:sz="0" w:space="0" w:color="auto"/>
            <w:left w:val="none" w:sz="0" w:space="0" w:color="auto"/>
            <w:bottom w:val="none" w:sz="0" w:space="0" w:color="auto"/>
            <w:right w:val="none" w:sz="0" w:space="0" w:color="auto"/>
          </w:divBdr>
        </w:div>
        <w:div w:id="148644493">
          <w:marLeft w:val="480"/>
          <w:marRight w:val="0"/>
          <w:marTop w:val="0"/>
          <w:marBottom w:val="0"/>
          <w:divBdr>
            <w:top w:val="none" w:sz="0" w:space="0" w:color="auto"/>
            <w:left w:val="none" w:sz="0" w:space="0" w:color="auto"/>
            <w:bottom w:val="none" w:sz="0" w:space="0" w:color="auto"/>
            <w:right w:val="none" w:sz="0" w:space="0" w:color="auto"/>
          </w:divBdr>
        </w:div>
        <w:div w:id="2064475435">
          <w:marLeft w:val="480"/>
          <w:marRight w:val="0"/>
          <w:marTop w:val="0"/>
          <w:marBottom w:val="0"/>
          <w:divBdr>
            <w:top w:val="none" w:sz="0" w:space="0" w:color="auto"/>
            <w:left w:val="none" w:sz="0" w:space="0" w:color="auto"/>
            <w:bottom w:val="none" w:sz="0" w:space="0" w:color="auto"/>
            <w:right w:val="none" w:sz="0" w:space="0" w:color="auto"/>
          </w:divBdr>
        </w:div>
        <w:div w:id="958609159">
          <w:marLeft w:val="480"/>
          <w:marRight w:val="0"/>
          <w:marTop w:val="0"/>
          <w:marBottom w:val="0"/>
          <w:divBdr>
            <w:top w:val="none" w:sz="0" w:space="0" w:color="auto"/>
            <w:left w:val="none" w:sz="0" w:space="0" w:color="auto"/>
            <w:bottom w:val="none" w:sz="0" w:space="0" w:color="auto"/>
            <w:right w:val="none" w:sz="0" w:space="0" w:color="auto"/>
          </w:divBdr>
        </w:div>
        <w:div w:id="536624945">
          <w:marLeft w:val="480"/>
          <w:marRight w:val="0"/>
          <w:marTop w:val="0"/>
          <w:marBottom w:val="0"/>
          <w:divBdr>
            <w:top w:val="none" w:sz="0" w:space="0" w:color="auto"/>
            <w:left w:val="none" w:sz="0" w:space="0" w:color="auto"/>
            <w:bottom w:val="none" w:sz="0" w:space="0" w:color="auto"/>
            <w:right w:val="none" w:sz="0" w:space="0" w:color="auto"/>
          </w:divBdr>
        </w:div>
        <w:div w:id="1598757748">
          <w:marLeft w:val="480"/>
          <w:marRight w:val="0"/>
          <w:marTop w:val="0"/>
          <w:marBottom w:val="0"/>
          <w:divBdr>
            <w:top w:val="none" w:sz="0" w:space="0" w:color="auto"/>
            <w:left w:val="none" w:sz="0" w:space="0" w:color="auto"/>
            <w:bottom w:val="none" w:sz="0" w:space="0" w:color="auto"/>
            <w:right w:val="none" w:sz="0" w:space="0" w:color="auto"/>
          </w:divBdr>
        </w:div>
        <w:div w:id="1114666958">
          <w:marLeft w:val="480"/>
          <w:marRight w:val="0"/>
          <w:marTop w:val="0"/>
          <w:marBottom w:val="0"/>
          <w:divBdr>
            <w:top w:val="none" w:sz="0" w:space="0" w:color="auto"/>
            <w:left w:val="none" w:sz="0" w:space="0" w:color="auto"/>
            <w:bottom w:val="none" w:sz="0" w:space="0" w:color="auto"/>
            <w:right w:val="none" w:sz="0" w:space="0" w:color="auto"/>
          </w:divBdr>
        </w:div>
        <w:div w:id="1370180040">
          <w:marLeft w:val="480"/>
          <w:marRight w:val="0"/>
          <w:marTop w:val="0"/>
          <w:marBottom w:val="0"/>
          <w:divBdr>
            <w:top w:val="none" w:sz="0" w:space="0" w:color="auto"/>
            <w:left w:val="none" w:sz="0" w:space="0" w:color="auto"/>
            <w:bottom w:val="none" w:sz="0" w:space="0" w:color="auto"/>
            <w:right w:val="none" w:sz="0" w:space="0" w:color="auto"/>
          </w:divBdr>
        </w:div>
        <w:div w:id="554507998">
          <w:marLeft w:val="480"/>
          <w:marRight w:val="0"/>
          <w:marTop w:val="0"/>
          <w:marBottom w:val="0"/>
          <w:divBdr>
            <w:top w:val="none" w:sz="0" w:space="0" w:color="auto"/>
            <w:left w:val="none" w:sz="0" w:space="0" w:color="auto"/>
            <w:bottom w:val="none" w:sz="0" w:space="0" w:color="auto"/>
            <w:right w:val="none" w:sz="0" w:space="0" w:color="auto"/>
          </w:divBdr>
        </w:div>
        <w:div w:id="756095776">
          <w:marLeft w:val="480"/>
          <w:marRight w:val="0"/>
          <w:marTop w:val="0"/>
          <w:marBottom w:val="0"/>
          <w:divBdr>
            <w:top w:val="none" w:sz="0" w:space="0" w:color="auto"/>
            <w:left w:val="none" w:sz="0" w:space="0" w:color="auto"/>
            <w:bottom w:val="none" w:sz="0" w:space="0" w:color="auto"/>
            <w:right w:val="none" w:sz="0" w:space="0" w:color="auto"/>
          </w:divBdr>
        </w:div>
        <w:div w:id="677931267">
          <w:marLeft w:val="480"/>
          <w:marRight w:val="0"/>
          <w:marTop w:val="0"/>
          <w:marBottom w:val="0"/>
          <w:divBdr>
            <w:top w:val="none" w:sz="0" w:space="0" w:color="auto"/>
            <w:left w:val="none" w:sz="0" w:space="0" w:color="auto"/>
            <w:bottom w:val="none" w:sz="0" w:space="0" w:color="auto"/>
            <w:right w:val="none" w:sz="0" w:space="0" w:color="auto"/>
          </w:divBdr>
        </w:div>
        <w:div w:id="1196623679">
          <w:marLeft w:val="480"/>
          <w:marRight w:val="0"/>
          <w:marTop w:val="0"/>
          <w:marBottom w:val="0"/>
          <w:divBdr>
            <w:top w:val="none" w:sz="0" w:space="0" w:color="auto"/>
            <w:left w:val="none" w:sz="0" w:space="0" w:color="auto"/>
            <w:bottom w:val="none" w:sz="0" w:space="0" w:color="auto"/>
            <w:right w:val="none" w:sz="0" w:space="0" w:color="auto"/>
          </w:divBdr>
        </w:div>
        <w:div w:id="264850502">
          <w:marLeft w:val="480"/>
          <w:marRight w:val="0"/>
          <w:marTop w:val="0"/>
          <w:marBottom w:val="0"/>
          <w:divBdr>
            <w:top w:val="none" w:sz="0" w:space="0" w:color="auto"/>
            <w:left w:val="none" w:sz="0" w:space="0" w:color="auto"/>
            <w:bottom w:val="none" w:sz="0" w:space="0" w:color="auto"/>
            <w:right w:val="none" w:sz="0" w:space="0" w:color="auto"/>
          </w:divBdr>
        </w:div>
        <w:div w:id="804127089">
          <w:marLeft w:val="480"/>
          <w:marRight w:val="0"/>
          <w:marTop w:val="0"/>
          <w:marBottom w:val="0"/>
          <w:divBdr>
            <w:top w:val="none" w:sz="0" w:space="0" w:color="auto"/>
            <w:left w:val="none" w:sz="0" w:space="0" w:color="auto"/>
            <w:bottom w:val="none" w:sz="0" w:space="0" w:color="auto"/>
            <w:right w:val="none" w:sz="0" w:space="0" w:color="auto"/>
          </w:divBdr>
        </w:div>
        <w:div w:id="1524399105">
          <w:marLeft w:val="480"/>
          <w:marRight w:val="0"/>
          <w:marTop w:val="0"/>
          <w:marBottom w:val="0"/>
          <w:divBdr>
            <w:top w:val="none" w:sz="0" w:space="0" w:color="auto"/>
            <w:left w:val="none" w:sz="0" w:space="0" w:color="auto"/>
            <w:bottom w:val="none" w:sz="0" w:space="0" w:color="auto"/>
            <w:right w:val="none" w:sz="0" w:space="0" w:color="auto"/>
          </w:divBdr>
        </w:div>
        <w:div w:id="1479764832">
          <w:marLeft w:val="480"/>
          <w:marRight w:val="0"/>
          <w:marTop w:val="0"/>
          <w:marBottom w:val="0"/>
          <w:divBdr>
            <w:top w:val="none" w:sz="0" w:space="0" w:color="auto"/>
            <w:left w:val="none" w:sz="0" w:space="0" w:color="auto"/>
            <w:bottom w:val="none" w:sz="0" w:space="0" w:color="auto"/>
            <w:right w:val="none" w:sz="0" w:space="0" w:color="auto"/>
          </w:divBdr>
        </w:div>
        <w:div w:id="1758285948">
          <w:marLeft w:val="480"/>
          <w:marRight w:val="0"/>
          <w:marTop w:val="0"/>
          <w:marBottom w:val="0"/>
          <w:divBdr>
            <w:top w:val="none" w:sz="0" w:space="0" w:color="auto"/>
            <w:left w:val="none" w:sz="0" w:space="0" w:color="auto"/>
            <w:bottom w:val="none" w:sz="0" w:space="0" w:color="auto"/>
            <w:right w:val="none" w:sz="0" w:space="0" w:color="auto"/>
          </w:divBdr>
        </w:div>
        <w:div w:id="965895509">
          <w:marLeft w:val="480"/>
          <w:marRight w:val="0"/>
          <w:marTop w:val="0"/>
          <w:marBottom w:val="0"/>
          <w:divBdr>
            <w:top w:val="none" w:sz="0" w:space="0" w:color="auto"/>
            <w:left w:val="none" w:sz="0" w:space="0" w:color="auto"/>
            <w:bottom w:val="none" w:sz="0" w:space="0" w:color="auto"/>
            <w:right w:val="none" w:sz="0" w:space="0" w:color="auto"/>
          </w:divBdr>
        </w:div>
        <w:div w:id="488057184">
          <w:marLeft w:val="480"/>
          <w:marRight w:val="0"/>
          <w:marTop w:val="0"/>
          <w:marBottom w:val="0"/>
          <w:divBdr>
            <w:top w:val="none" w:sz="0" w:space="0" w:color="auto"/>
            <w:left w:val="none" w:sz="0" w:space="0" w:color="auto"/>
            <w:bottom w:val="none" w:sz="0" w:space="0" w:color="auto"/>
            <w:right w:val="none" w:sz="0" w:space="0" w:color="auto"/>
          </w:divBdr>
        </w:div>
        <w:div w:id="1513303523">
          <w:marLeft w:val="480"/>
          <w:marRight w:val="0"/>
          <w:marTop w:val="0"/>
          <w:marBottom w:val="0"/>
          <w:divBdr>
            <w:top w:val="none" w:sz="0" w:space="0" w:color="auto"/>
            <w:left w:val="none" w:sz="0" w:space="0" w:color="auto"/>
            <w:bottom w:val="none" w:sz="0" w:space="0" w:color="auto"/>
            <w:right w:val="none" w:sz="0" w:space="0" w:color="auto"/>
          </w:divBdr>
        </w:div>
        <w:div w:id="1634486989">
          <w:marLeft w:val="480"/>
          <w:marRight w:val="0"/>
          <w:marTop w:val="0"/>
          <w:marBottom w:val="0"/>
          <w:divBdr>
            <w:top w:val="none" w:sz="0" w:space="0" w:color="auto"/>
            <w:left w:val="none" w:sz="0" w:space="0" w:color="auto"/>
            <w:bottom w:val="none" w:sz="0" w:space="0" w:color="auto"/>
            <w:right w:val="none" w:sz="0" w:space="0" w:color="auto"/>
          </w:divBdr>
        </w:div>
        <w:div w:id="920216149">
          <w:marLeft w:val="480"/>
          <w:marRight w:val="0"/>
          <w:marTop w:val="0"/>
          <w:marBottom w:val="0"/>
          <w:divBdr>
            <w:top w:val="none" w:sz="0" w:space="0" w:color="auto"/>
            <w:left w:val="none" w:sz="0" w:space="0" w:color="auto"/>
            <w:bottom w:val="none" w:sz="0" w:space="0" w:color="auto"/>
            <w:right w:val="none" w:sz="0" w:space="0" w:color="auto"/>
          </w:divBdr>
        </w:div>
        <w:div w:id="1902060268">
          <w:marLeft w:val="480"/>
          <w:marRight w:val="0"/>
          <w:marTop w:val="0"/>
          <w:marBottom w:val="0"/>
          <w:divBdr>
            <w:top w:val="none" w:sz="0" w:space="0" w:color="auto"/>
            <w:left w:val="none" w:sz="0" w:space="0" w:color="auto"/>
            <w:bottom w:val="none" w:sz="0" w:space="0" w:color="auto"/>
            <w:right w:val="none" w:sz="0" w:space="0" w:color="auto"/>
          </w:divBdr>
        </w:div>
        <w:div w:id="1066875208">
          <w:marLeft w:val="480"/>
          <w:marRight w:val="0"/>
          <w:marTop w:val="0"/>
          <w:marBottom w:val="0"/>
          <w:divBdr>
            <w:top w:val="none" w:sz="0" w:space="0" w:color="auto"/>
            <w:left w:val="none" w:sz="0" w:space="0" w:color="auto"/>
            <w:bottom w:val="none" w:sz="0" w:space="0" w:color="auto"/>
            <w:right w:val="none" w:sz="0" w:space="0" w:color="auto"/>
          </w:divBdr>
        </w:div>
        <w:div w:id="96800227">
          <w:marLeft w:val="480"/>
          <w:marRight w:val="0"/>
          <w:marTop w:val="0"/>
          <w:marBottom w:val="0"/>
          <w:divBdr>
            <w:top w:val="none" w:sz="0" w:space="0" w:color="auto"/>
            <w:left w:val="none" w:sz="0" w:space="0" w:color="auto"/>
            <w:bottom w:val="none" w:sz="0" w:space="0" w:color="auto"/>
            <w:right w:val="none" w:sz="0" w:space="0" w:color="auto"/>
          </w:divBdr>
        </w:div>
        <w:div w:id="1484008779">
          <w:marLeft w:val="480"/>
          <w:marRight w:val="0"/>
          <w:marTop w:val="0"/>
          <w:marBottom w:val="0"/>
          <w:divBdr>
            <w:top w:val="none" w:sz="0" w:space="0" w:color="auto"/>
            <w:left w:val="none" w:sz="0" w:space="0" w:color="auto"/>
            <w:bottom w:val="none" w:sz="0" w:space="0" w:color="auto"/>
            <w:right w:val="none" w:sz="0" w:space="0" w:color="auto"/>
          </w:divBdr>
        </w:div>
        <w:div w:id="637033628">
          <w:marLeft w:val="480"/>
          <w:marRight w:val="0"/>
          <w:marTop w:val="0"/>
          <w:marBottom w:val="0"/>
          <w:divBdr>
            <w:top w:val="none" w:sz="0" w:space="0" w:color="auto"/>
            <w:left w:val="none" w:sz="0" w:space="0" w:color="auto"/>
            <w:bottom w:val="none" w:sz="0" w:space="0" w:color="auto"/>
            <w:right w:val="none" w:sz="0" w:space="0" w:color="auto"/>
          </w:divBdr>
        </w:div>
        <w:div w:id="1752192296">
          <w:marLeft w:val="480"/>
          <w:marRight w:val="0"/>
          <w:marTop w:val="0"/>
          <w:marBottom w:val="0"/>
          <w:divBdr>
            <w:top w:val="none" w:sz="0" w:space="0" w:color="auto"/>
            <w:left w:val="none" w:sz="0" w:space="0" w:color="auto"/>
            <w:bottom w:val="none" w:sz="0" w:space="0" w:color="auto"/>
            <w:right w:val="none" w:sz="0" w:space="0" w:color="auto"/>
          </w:divBdr>
        </w:div>
        <w:div w:id="161549644">
          <w:marLeft w:val="480"/>
          <w:marRight w:val="0"/>
          <w:marTop w:val="0"/>
          <w:marBottom w:val="0"/>
          <w:divBdr>
            <w:top w:val="none" w:sz="0" w:space="0" w:color="auto"/>
            <w:left w:val="none" w:sz="0" w:space="0" w:color="auto"/>
            <w:bottom w:val="none" w:sz="0" w:space="0" w:color="auto"/>
            <w:right w:val="none" w:sz="0" w:space="0" w:color="auto"/>
          </w:divBdr>
        </w:div>
        <w:div w:id="776098843">
          <w:marLeft w:val="480"/>
          <w:marRight w:val="0"/>
          <w:marTop w:val="0"/>
          <w:marBottom w:val="0"/>
          <w:divBdr>
            <w:top w:val="none" w:sz="0" w:space="0" w:color="auto"/>
            <w:left w:val="none" w:sz="0" w:space="0" w:color="auto"/>
            <w:bottom w:val="none" w:sz="0" w:space="0" w:color="auto"/>
            <w:right w:val="none" w:sz="0" w:space="0" w:color="auto"/>
          </w:divBdr>
        </w:div>
        <w:div w:id="516580267">
          <w:marLeft w:val="480"/>
          <w:marRight w:val="0"/>
          <w:marTop w:val="0"/>
          <w:marBottom w:val="0"/>
          <w:divBdr>
            <w:top w:val="none" w:sz="0" w:space="0" w:color="auto"/>
            <w:left w:val="none" w:sz="0" w:space="0" w:color="auto"/>
            <w:bottom w:val="none" w:sz="0" w:space="0" w:color="auto"/>
            <w:right w:val="none" w:sz="0" w:space="0" w:color="auto"/>
          </w:divBdr>
        </w:div>
        <w:div w:id="1081831400">
          <w:marLeft w:val="480"/>
          <w:marRight w:val="0"/>
          <w:marTop w:val="0"/>
          <w:marBottom w:val="0"/>
          <w:divBdr>
            <w:top w:val="none" w:sz="0" w:space="0" w:color="auto"/>
            <w:left w:val="none" w:sz="0" w:space="0" w:color="auto"/>
            <w:bottom w:val="none" w:sz="0" w:space="0" w:color="auto"/>
            <w:right w:val="none" w:sz="0" w:space="0" w:color="auto"/>
          </w:divBdr>
        </w:div>
        <w:div w:id="892428602">
          <w:marLeft w:val="480"/>
          <w:marRight w:val="0"/>
          <w:marTop w:val="0"/>
          <w:marBottom w:val="0"/>
          <w:divBdr>
            <w:top w:val="none" w:sz="0" w:space="0" w:color="auto"/>
            <w:left w:val="none" w:sz="0" w:space="0" w:color="auto"/>
            <w:bottom w:val="none" w:sz="0" w:space="0" w:color="auto"/>
            <w:right w:val="none" w:sz="0" w:space="0" w:color="auto"/>
          </w:divBdr>
        </w:div>
        <w:div w:id="405998499">
          <w:marLeft w:val="480"/>
          <w:marRight w:val="0"/>
          <w:marTop w:val="0"/>
          <w:marBottom w:val="0"/>
          <w:divBdr>
            <w:top w:val="none" w:sz="0" w:space="0" w:color="auto"/>
            <w:left w:val="none" w:sz="0" w:space="0" w:color="auto"/>
            <w:bottom w:val="none" w:sz="0" w:space="0" w:color="auto"/>
            <w:right w:val="none" w:sz="0" w:space="0" w:color="auto"/>
          </w:divBdr>
        </w:div>
        <w:div w:id="2104258431">
          <w:marLeft w:val="480"/>
          <w:marRight w:val="0"/>
          <w:marTop w:val="0"/>
          <w:marBottom w:val="0"/>
          <w:divBdr>
            <w:top w:val="none" w:sz="0" w:space="0" w:color="auto"/>
            <w:left w:val="none" w:sz="0" w:space="0" w:color="auto"/>
            <w:bottom w:val="none" w:sz="0" w:space="0" w:color="auto"/>
            <w:right w:val="none" w:sz="0" w:space="0" w:color="auto"/>
          </w:divBdr>
        </w:div>
        <w:div w:id="181015420">
          <w:marLeft w:val="480"/>
          <w:marRight w:val="0"/>
          <w:marTop w:val="0"/>
          <w:marBottom w:val="0"/>
          <w:divBdr>
            <w:top w:val="none" w:sz="0" w:space="0" w:color="auto"/>
            <w:left w:val="none" w:sz="0" w:space="0" w:color="auto"/>
            <w:bottom w:val="none" w:sz="0" w:space="0" w:color="auto"/>
            <w:right w:val="none" w:sz="0" w:space="0" w:color="auto"/>
          </w:divBdr>
        </w:div>
        <w:div w:id="192380739">
          <w:marLeft w:val="480"/>
          <w:marRight w:val="0"/>
          <w:marTop w:val="0"/>
          <w:marBottom w:val="0"/>
          <w:divBdr>
            <w:top w:val="none" w:sz="0" w:space="0" w:color="auto"/>
            <w:left w:val="none" w:sz="0" w:space="0" w:color="auto"/>
            <w:bottom w:val="none" w:sz="0" w:space="0" w:color="auto"/>
            <w:right w:val="none" w:sz="0" w:space="0" w:color="auto"/>
          </w:divBdr>
        </w:div>
        <w:div w:id="1718313095">
          <w:marLeft w:val="480"/>
          <w:marRight w:val="0"/>
          <w:marTop w:val="0"/>
          <w:marBottom w:val="0"/>
          <w:divBdr>
            <w:top w:val="none" w:sz="0" w:space="0" w:color="auto"/>
            <w:left w:val="none" w:sz="0" w:space="0" w:color="auto"/>
            <w:bottom w:val="none" w:sz="0" w:space="0" w:color="auto"/>
            <w:right w:val="none" w:sz="0" w:space="0" w:color="auto"/>
          </w:divBdr>
        </w:div>
        <w:div w:id="1174959935">
          <w:marLeft w:val="480"/>
          <w:marRight w:val="0"/>
          <w:marTop w:val="0"/>
          <w:marBottom w:val="0"/>
          <w:divBdr>
            <w:top w:val="none" w:sz="0" w:space="0" w:color="auto"/>
            <w:left w:val="none" w:sz="0" w:space="0" w:color="auto"/>
            <w:bottom w:val="none" w:sz="0" w:space="0" w:color="auto"/>
            <w:right w:val="none" w:sz="0" w:space="0" w:color="auto"/>
          </w:divBdr>
        </w:div>
        <w:div w:id="1196231290">
          <w:marLeft w:val="480"/>
          <w:marRight w:val="0"/>
          <w:marTop w:val="0"/>
          <w:marBottom w:val="0"/>
          <w:divBdr>
            <w:top w:val="none" w:sz="0" w:space="0" w:color="auto"/>
            <w:left w:val="none" w:sz="0" w:space="0" w:color="auto"/>
            <w:bottom w:val="none" w:sz="0" w:space="0" w:color="auto"/>
            <w:right w:val="none" w:sz="0" w:space="0" w:color="auto"/>
          </w:divBdr>
        </w:div>
        <w:div w:id="2096051050">
          <w:marLeft w:val="480"/>
          <w:marRight w:val="0"/>
          <w:marTop w:val="0"/>
          <w:marBottom w:val="0"/>
          <w:divBdr>
            <w:top w:val="none" w:sz="0" w:space="0" w:color="auto"/>
            <w:left w:val="none" w:sz="0" w:space="0" w:color="auto"/>
            <w:bottom w:val="none" w:sz="0" w:space="0" w:color="auto"/>
            <w:right w:val="none" w:sz="0" w:space="0" w:color="auto"/>
          </w:divBdr>
        </w:div>
        <w:div w:id="2036687485">
          <w:marLeft w:val="480"/>
          <w:marRight w:val="0"/>
          <w:marTop w:val="0"/>
          <w:marBottom w:val="0"/>
          <w:divBdr>
            <w:top w:val="none" w:sz="0" w:space="0" w:color="auto"/>
            <w:left w:val="none" w:sz="0" w:space="0" w:color="auto"/>
            <w:bottom w:val="none" w:sz="0" w:space="0" w:color="auto"/>
            <w:right w:val="none" w:sz="0" w:space="0" w:color="auto"/>
          </w:divBdr>
        </w:div>
        <w:div w:id="131409991">
          <w:marLeft w:val="480"/>
          <w:marRight w:val="0"/>
          <w:marTop w:val="0"/>
          <w:marBottom w:val="0"/>
          <w:divBdr>
            <w:top w:val="none" w:sz="0" w:space="0" w:color="auto"/>
            <w:left w:val="none" w:sz="0" w:space="0" w:color="auto"/>
            <w:bottom w:val="none" w:sz="0" w:space="0" w:color="auto"/>
            <w:right w:val="none" w:sz="0" w:space="0" w:color="auto"/>
          </w:divBdr>
        </w:div>
        <w:div w:id="1159539138">
          <w:marLeft w:val="480"/>
          <w:marRight w:val="0"/>
          <w:marTop w:val="0"/>
          <w:marBottom w:val="0"/>
          <w:divBdr>
            <w:top w:val="none" w:sz="0" w:space="0" w:color="auto"/>
            <w:left w:val="none" w:sz="0" w:space="0" w:color="auto"/>
            <w:bottom w:val="none" w:sz="0" w:space="0" w:color="auto"/>
            <w:right w:val="none" w:sz="0" w:space="0" w:color="auto"/>
          </w:divBdr>
        </w:div>
        <w:div w:id="507987686">
          <w:marLeft w:val="480"/>
          <w:marRight w:val="0"/>
          <w:marTop w:val="0"/>
          <w:marBottom w:val="0"/>
          <w:divBdr>
            <w:top w:val="none" w:sz="0" w:space="0" w:color="auto"/>
            <w:left w:val="none" w:sz="0" w:space="0" w:color="auto"/>
            <w:bottom w:val="none" w:sz="0" w:space="0" w:color="auto"/>
            <w:right w:val="none" w:sz="0" w:space="0" w:color="auto"/>
          </w:divBdr>
        </w:div>
        <w:div w:id="2020354651">
          <w:marLeft w:val="480"/>
          <w:marRight w:val="0"/>
          <w:marTop w:val="0"/>
          <w:marBottom w:val="0"/>
          <w:divBdr>
            <w:top w:val="none" w:sz="0" w:space="0" w:color="auto"/>
            <w:left w:val="none" w:sz="0" w:space="0" w:color="auto"/>
            <w:bottom w:val="none" w:sz="0" w:space="0" w:color="auto"/>
            <w:right w:val="none" w:sz="0" w:space="0" w:color="auto"/>
          </w:divBdr>
        </w:div>
        <w:div w:id="1879318992">
          <w:marLeft w:val="480"/>
          <w:marRight w:val="0"/>
          <w:marTop w:val="0"/>
          <w:marBottom w:val="0"/>
          <w:divBdr>
            <w:top w:val="none" w:sz="0" w:space="0" w:color="auto"/>
            <w:left w:val="none" w:sz="0" w:space="0" w:color="auto"/>
            <w:bottom w:val="none" w:sz="0" w:space="0" w:color="auto"/>
            <w:right w:val="none" w:sz="0" w:space="0" w:color="auto"/>
          </w:divBdr>
        </w:div>
        <w:div w:id="1105537195">
          <w:marLeft w:val="480"/>
          <w:marRight w:val="0"/>
          <w:marTop w:val="0"/>
          <w:marBottom w:val="0"/>
          <w:divBdr>
            <w:top w:val="none" w:sz="0" w:space="0" w:color="auto"/>
            <w:left w:val="none" w:sz="0" w:space="0" w:color="auto"/>
            <w:bottom w:val="none" w:sz="0" w:space="0" w:color="auto"/>
            <w:right w:val="none" w:sz="0" w:space="0" w:color="auto"/>
          </w:divBdr>
        </w:div>
        <w:div w:id="1215042466">
          <w:marLeft w:val="480"/>
          <w:marRight w:val="0"/>
          <w:marTop w:val="0"/>
          <w:marBottom w:val="0"/>
          <w:divBdr>
            <w:top w:val="none" w:sz="0" w:space="0" w:color="auto"/>
            <w:left w:val="none" w:sz="0" w:space="0" w:color="auto"/>
            <w:bottom w:val="none" w:sz="0" w:space="0" w:color="auto"/>
            <w:right w:val="none" w:sz="0" w:space="0" w:color="auto"/>
          </w:divBdr>
        </w:div>
        <w:div w:id="981621416">
          <w:marLeft w:val="480"/>
          <w:marRight w:val="0"/>
          <w:marTop w:val="0"/>
          <w:marBottom w:val="0"/>
          <w:divBdr>
            <w:top w:val="none" w:sz="0" w:space="0" w:color="auto"/>
            <w:left w:val="none" w:sz="0" w:space="0" w:color="auto"/>
            <w:bottom w:val="none" w:sz="0" w:space="0" w:color="auto"/>
            <w:right w:val="none" w:sz="0" w:space="0" w:color="auto"/>
          </w:divBdr>
        </w:div>
        <w:div w:id="311913280">
          <w:marLeft w:val="480"/>
          <w:marRight w:val="0"/>
          <w:marTop w:val="0"/>
          <w:marBottom w:val="0"/>
          <w:divBdr>
            <w:top w:val="none" w:sz="0" w:space="0" w:color="auto"/>
            <w:left w:val="none" w:sz="0" w:space="0" w:color="auto"/>
            <w:bottom w:val="none" w:sz="0" w:space="0" w:color="auto"/>
            <w:right w:val="none" w:sz="0" w:space="0" w:color="auto"/>
          </w:divBdr>
        </w:div>
        <w:div w:id="797381575">
          <w:marLeft w:val="480"/>
          <w:marRight w:val="0"/>
          <w:marTop w:val="0"/>
          <w:marBottom w:val="0"/>
          <w:divBdr>
            <w:top w:val="none" w:sz="0" w:space="0" w:color="auto"/>
            <w:left w:val="none" w:sz="0" w:space="0" w:color="auto"/>
            <w:bottom w:val="none" w:sz="0" w:space="0" w:color="auto"/>
            <w:right w:val="none" w:sz="0" w:space="0" w:color="auto"/>
          </w:divBdr>
        </w:div>
        <w:div w:id="1055348482">
          <w:marLeft w:val="480"/>
          <w:marRight w:val="0"/>
          <w:marTop w:val="0"/>
          <w:marBottom w:val="0"/>
          <w:divBdr>
            <w:top w:val="none" w:sz="0" w:space="0" w:color="auto"/>
            <w:left w:val="none" w:sz="0" w:space="0" w:color="auto"/>
            <w:bottom w:val="none" w:sz="0" w:space="0" w:color="auto"/>
            <w:right w:val="none" w:sz="0" w:space="0" w:color="auto"/>
          </w:divBdr>
        </w:div>
        <w:div w:id="139657261">
          <w:marLeft w:val="480"/>
          <w:marRight w:val="0"/>
          <w:marTop w:val="0"/>
          <w:marBottom w:val="0"/>
          <w:divBdr>
            <w:top w:val="none" w:sz="0" w:space="0" w:color="auto"/>
            <w:left w:val="none" w:sz="0" w:space="0" w:color="auto"/>
            <w:bottom w:val="none" w:sz="0" w:space="0" w:color="auto"/>
            <w:right w:val="none" w:sz="0" w:space="0" w:color="auto"/>
          </w:divBdr>
        </w:div>
        <w:div w:id="1172182417">
          <w:marLeft w:val="480"/>
          <w:marRight w:val="0"/>
          <w:marTop w:val="0"/>
          <w:marBottom w:val="0"/>
          <w:divBdr>
            <w:top w:val="none" w:sz="0" w:space="0" w:color="auto"/>
            <w:left w:val="none" w:sz="0" w:space="0" w:color="auto"/>
            <w:bottom w:val="none" w:sz="0" w:space="0" w:color="auto"/>
            <w:right w:val="none" w:sz="0" w:space="0" w:color="auto"/>
          </w:divBdr>
        </w:div>
        <w:div w:id="2027713294">
          <w:marLeft w:val="480"/>
          <w:marRight w:val="0"/>
          <w:marTop w:val="0"/>
          <w:marBottom w:val="0"/>
          <w:divBdr>
            <w:top w:val="none" w:sz="0" w:space="0" w:color="auto"/>
            <w:left w:val="none" w:sz="0" w:space="0" w:color="auto"/>
            <w:bottom w:val="none" w:sz="0" w:space="0" w:color="auto"/>
            <w:right w:val="none" w:sz="0" w:space="0" w:color="auto"/>
          </w:divBdr>
        </w:div>
        <w:div w:id="466314064">
          <w:marLeft w:val="480"/>
          <w:marRight w:val="0"/>
          <w:marTop w:val="0"/>
          <w:marBottom w:val="0"/>
          <w:divBdr>
            <w:top w:val="none" w:sz="0" w:space="0" w:color="auto"/>
            <w:left w:val="none" w:sz="0" w:space="0" w:color="auto"/>
            <w:bottom w:val="none" w:sz="0" w:space="0" w:color="auto"/>
            <w:right w:val="none" w:sz="0" w:space="0" w:color="auto"/>
          </w:divBdr>
        </w:div>
        <w:div w:id="372116284">
          <w:marLeft w:val="480"/>
          <w:marRight w:val="0"/>
          <w:marTop w:val="0"/>
          <w:marBottom w:val="0"/>
          <w:divBdr>
            <w:top w:val="none" w:sz="0" w:space="0" w:color="auto"/>
            <w:left w:val="none" w:sz="0" w:space="0" w:color="auto"/>
            <w:bottom w:val="none" w:sz="0" w:space="0" w:color="auto"/>
            <w:right w:val="none" w:sz="0" w:space="0" w:color="auto"/>
          </w:divBdr>
        </w:div>
        <w:div w:id="2101025012">
          <w:marLeft w:val="480"/>
          <w:marRight w:val="0"/>
          <w:marTop w:val="0"/>
          <w:marBottom w:val="0"/>
          <w:divBdr>
            <w:top w:val="none" w:sz="0" w:space="0" w:color="auto"/>
            <w:left w:val="none" w:sz="0" w:space="0" w:color="auto"/>
            <w:bottom w:val="none" w:sz="0" w:space="0" w:color="auto"/>
            <w:right w:val="none" w:sz="0" w:space="0" w:color="auto"/>
          </w:divBdr>
        </w:div>
        <w:div w:id="1771855233">
          <w:marLeft w:val="480"/>
          <w:marRight w:val="0"/>
          <w:marTop w:val="0"/>
          <w:marBottom w:val="0"/>
          <w:divBdr>
            <w:top w:val="none" w:sz="0" w:space="0" w:color="auto"/>
            <w:left w:val="none" w:sz="0" w:space="0" w:color="auto"/>
            <w:bottom w:val="none" w:sz="0" w:space="0" w:color="auto"/>
            <w:right w:val="none" w:sz="0" w:space="0" w:color="auto"/>
          </w:divBdr>
        </w:div>
        <w:div w:id="951860340">
          <w:marLeft w:val="480"/>
          <w:marRight w:val="0"/>
          <w:marTop w:val="0"/>
          <w:marBottom w:val="0"/>
          <w:divBdr>
            <w:top w:val="none" w:sz="0" w:space="0" w:color="auto"/>
            <w:left w:val="none" w:sz="0" w:space="0" w:color="auto"/>
            <w:bottom w:val="none" w:sz="0" w:space="0" w:color="auto"/>
            <w:right w:val="none" w:sz="0" w:space="0" w:color="auto"/>
          </w:divBdr>
        </w:div>
        <w:div w:id="1516991857">
          <w:marLeft w:val="480"/>
          <w:marRight w:val="0"/>
          <w:marTop w:val="0"/>
          <w:marBottom w:val="0"/>
          <w:divBdr>
            <w:top w:val="none" w:sz="0" w:space="0" w:color="auto"/>
            <w:left w:val="none" w:sz="0" w:space="0" w:color="auto"/>
            <w:bottom w:val="none" w:sz="0" w:space="0" w:color="auto"/>
            <w:right w:val="none" w:sz="0" w:space="0" w:color="auto"/>
          </w:divBdr>
        </w:div>
        <w:div w:id="221911962">
          <w:marLeft w:val="480"/>
          <w:marRight w:val="0"/>
          <w:marTop w:val="0"/>
          <w:marBottom w:val="0"/>
          <w:divBdr>
            <w:top w:val="none" w:sz="0" w:space="0" w:color="auto"/>
            <w:left w:val="none" w:sz="0" w:space="0" w:color="auto"/>
            <w:bottom w:val="none" w:sz="0" w:space="0" w:color="auto"/>
            <w:right w:val="none" w:sz="0" w:space="0" w:color="auto"/>
          </w:divBdr>
        </w:div>
        <w:div w:id="2056078475">
          <w:marLeft w:val="480"/>
          <w:marRight w:val="0"/>
          <w:marTop w:val="0"/>
          <w:marBottom w:val="0"/>
          <w:divBdr>
            <w:top w:val="none" w:sz="0" w:space="0" w:color="auto"/>
            <w:left w:val="none" w:sz="0" w:space="0" w:color="auto"/>
            <w:bottom w:val="none" w:sz="0" w:space="0" w:color="auto"/>
            <w:right w:val="none" w:sz="0" w:space="0" w:color="auto"/>
          </w:divBdr>
        </w:div>
        <w:div w:id="515315422">
          <w:marLeft w:val="480"/>
          <w:marRight w:val="0"/>
          <w:marTop w:val="0"/>
          <w:marBottom w:val="0"/>
          <w:divBdr>
            <w:top w:val="none" w:sz="0" w:space="0" w:color="auto"/>
            <w:left w:val="none" w:sz="0" w:space="0" w:color="auto"/>
            <w:bottom w:val="none" w:sz="0" w:space="0" w:color="auto"/>
            <w:right w:val="none" w:sz="0" w:space="0" w:color="auto"/>
          </w:divBdr>
        </w:div>
        <w:div w:id="1449275969">
          <w:marLeft w:val="480"/>
          <w:marRight w:val="0"/>
          <w:marTop w:val="0"/>
          <w:marBottom w:val="0"/>
          <w:divBdr>
            <w:top w:val="none" w:sz="0" w:space="0" w:color="auto"/>
            <w:left w:val="none" w:sz="0" w:space="0" w:color="auto"/>
            <w:bottom w:val="none" w:sz="0" w:space="0" w:color="auto"/>
            <w:right w:val="none" w:sz="0" w:space="0" w:color="auto"/>
          </w:divBdr>
        </w:div>
        <w:div w:id="225146369">
          <w:marLeft w:val="480"/>
          <w:marRight w:val="0"/>
          <w:marTop w:val="0"/>
          <w:marBottom w:val="0"/>
          <w:divBdr>
            <w:top w:val="none" w:sz="0" w:space="0" w:color="auto"/>
            <w:left w:val="none" w:sz="0" w:space="0" w:color="auto"/>
            <w:bottom w:val="none" w:sz="0" w:space="0" w:color="auto"/>
            <w:right w:val="none" w:sz="0" w:space="0" w:color="auto"/>
          </w:divBdr>
        </w:div>
        <w:div w:id="732504921">
          <w:marLeft w:val="480"/>
          <w:marRight w:val="0"/>
          <w:marTop w:val="0"/>
          <w:marBottom w:val="0"/>
          <w:divBdr>
            <w:top w:val="none" w:sz="0" w:space="0" w:color="auto"/>
            <w:left w:val="none" w:sz="0" w:space="0" w:color="auto"/>
            <w:bottom w:val="none" w:sz="0" w:space="0" w:color="auto"/>
            <w:right w:val="none" w:sz="0" w:space="0" w:color="auto"/>
          </w:divBdr>
        </w:div>
        <w:div w:id="601841657">
          <w:marLeft w:val="480"/>
          <w:marRight w:val="0"/>
          <w:marTop w:val="0"/>
          <w:marBottom w:val="0"/>
          <w:divBdr>
            <w:top w:val="none" w:sz="0" w:space="0" w:color="auto"/>
            <w:left w:val="none" w:sz="0" w:space="0" w:color="auto"/>
            <w:bottom w:val="none" w:sz="0" w:space="0" w:color="auto"/>
            <w:right w:val="none" w:sz="0" w:space="0" w:color="auto"/>
          </w:divBdr>
        </w:div>
      </w:divsChild>
    </w:div>
    <w:div w:id="1818692476">
      <w:bodyDiv w:val="1"/>
      <w:marLeft w:val="0"/>
      <w:marRight w:val="0"/>
      <w:marTop w:val="0"/>
      <w:marBottom w:val="0"/>
      <w:divBdr>
        <w:top w:val="none" w:sz="0" w:space="0" w:color="auto"/>
        <w:left w:val="none" w:sz="0" w:space="0" w:color="auto"/>
        <w:bottom w:val="none" w:sz="0" w:space="0" w:color="auto"/>
        <w:right w:val="none" w:sz="0" w:space="0" w:color="auto"/>
      </w:divBdr>
      <w:divsChild>
        <w:div w:id="149912231">
          <w:marLeft w:val="480"/>
          <w:marRight w:val="0"/>
          <w:marTop w:val="0"/>
          <w:marBottom w:val="0"/>
          <w:divBdr>
            <w:top w:val="none" w:sz="0" w:space="0" w:color="auto"/>
            <w:left w:val="none" w:sz="0" w:space="0" w:color="auto"/>
            <w:bottom w:val="none" w:sz="0" w:space="0" w:color="auto"/>
            <w:right w:val="none" w:sz="0" w:space="0" w:color="auto"/>
          </w:divBdr>
        </w:div>
        <w:div w:id="1968855627">
          <w:marLeft w:val="480"/>
          <w:marRight w:val="0"/>
          <w:marTop w:val="0"/>
          <w:marBottom w:val="0"/>
          <w:divBdr>
            <w:top w:val="none" w:sz="0" w:space="0" w:color="auto"/>
            <w:left w:val="none" w:sz="0" w:space="0" w:color="auto"/>
            <w:bottom w:val="none" w:sz="0" w:space="0" w:color="auto"/>
            <w:right w:val="none" w:sz="0" w:space="0" w:color="auto"/>
          </w:divBdr>
        </w:div>
        <w:div w:id="461114880">
          <w:marLeft w:val="480"/>
          <w:marRight w:val="0"/>
          <w:marTop w:val="0"/>
          <w:marBottom w:val="0"/>
          <w:divBdr>
            <w:top w:val="none" w:sz="0" w:space="0" w:color="auto"/>
            <w:left w:val="none" w:sz="0" w:space="0" w:color="auto"/>
            <w:bottom w:val="none" w:sz="0" w:space="0" w:color="auto"/>
            <w:right w:val="none" w:sz="0" w:space="0" w:color="auto"/>
          </w:divBdr>
        </w:div>
        <w:div w:id="702561561">
          <w:marLeft w:val="480"/>
          <w:marRight w:val="0"/>
          <w:marTop w:val="0"/>
          <w:marBottom w:val="0"/>
          <w:divBdr>
            <w:top w:val="none" w:sz="0" w:space="0" w:color="auto"/>
            <w:left w:val="none" w:sz="0" w:space="0" w:color="auto"/>
            <w:bottom w:val="none" w:sz="0" w:space="0" w:color="auto"/>
            <w:right w:val="none" w:sz="0" w:space="0" w:color="auto"/>
          </w:divBdr>
        </w:div>
        <w:div w:id="246505771">
          <w:marLeft w:val="480"/>
          <w:marRight w:val="0"/>
          <w:marTop w:val="0"/>
          <w:marBottom w:val="0"/>
          <w:divBdr>
            <w:top w:val="none" w:sz="0" w:space="0" w:color="auto"/>
            <w:left w:val="none" w:sz="0" w:space="0" w:color="auto"/>
            <w:bottom w:val="none" w:sz="0" w:space="0" w:color="auto"/>
            <w:right w:val="none" w:sz="0" w:space="0" w:color="auto"/>
          </w:divBdr>
        </w:div>
        <w:div w:id="1404177345">
          <w:marLeft w:val="480"/>
          <w:marRight w:val="0"/>
          <w:marTop w:val="0"/>
          <w:marBottom w:val="0"/>
          <w:divBdr>
            <w:top w:val="none" w:sz="0" w:space="0" w:color="auto"/>
            <w:left w:val="none" w:sz="0" w:space="0" w:color="auto"/>
            <w:bottom w:val="none" w:sz="0" w:space="0" w:color="auto"/>
            <w:right w:val="none" w:sz="0" w:space="0" w:color="auto"/>
          </w:divBdr>
        </w:div>
        <w:div w:id="40599245">
          <w:marLeft w:val="480"/>
          <w:marRight w:val="0"/>
          <w:marTop w:val="0"/>
          <w:marBottom w:val="0"/>
          <w:divBdr>
            <w:top w:val="none" w:sz="0" w:space="0" w:color="auto"/>
            <w:left w:val="none" w:sz="0" w:space="0" w:color="auto"/>
            <w:bottom w:val="none" w:sz="0" w:space="0" w:color="auto"/>
            <w:right w:val="none" w:sz="0" w:space="0" w:color="auto"/>
          </w:divBdr>
        </w:div>
        <w:div w:id="822739861">
          <w:marLeft w:val="480"/>
          <w:marRight w:val="0"/>
          <w:marTop w:val="0"/>
          <w:marBottom w:val="0"/>
          <w:divBdr>
            <w:top w:val="none" w:sz="0" w:space="0" w:color="auto"/>
            <w:left w:val="none" w:sz="0" w:space="0" w:color="auto"/>
            <w:bottom w:val="none" w:sz="0" w:space="0" w:color="auto"/>
            <w:right w:val="none" w:sz="0" w:space="0" w:color="auto"/>
          </w:divBdr>
        </w:div>
        <w:div w:id="75177861">
          <w:marLeft w:val="480"/>
          <w:marRight w:val="0"/>
          <w:marTop w:val="0"/>
          <w:marBottom w:val="0"/>
          <w:divBdr>
            <w:top w:val="none" w:sz="0" w:space="0" w:color="auto"/>
            <w:left w:val="none" w:sz="0" w:space="0" w:color="auto"/>
            <w:bottom w:val="none" w:sz="0" w:space="0" w:color="auto"/>
            <w:right w:val="none" w:sz="0" w:space="0" w:color="auto"/>
          </w:divBdr>
        </w:div>
        <w:div w:id="1136947836">
          <w:marLeft w:val="480"/>
          <w:marRight w:val="0"/>
          <w:marTop w:val="0"/>
          <w:marBottom w:val="0"/>
          <w:divBdr>
            <w:top w:val="none" w:sz="0" w:space="0" w:color="auto"/>
            <w:left w:val="none" w:sz="0" w:space="0" w:color="auto"/>
            <w:bottom w:val="none" w:sz="0" w:space="0" w:color="auto"/>
            <w:right w:val="none" w:sz="0" w:space="0" w:color="auto"/>
          </w:divBdr>
        </w:div>
        <w:div w:id="685251260">
          <w:marLeft w:val="480"/>
          <w:marRight w:val="0"/>
          <w:marTop w:val="0"/>
          <w:marBottom w:val="0"/>
          <w:divBdr>
            <w:top w:val="none" w:sz="0" w:space="0" w:color="auto"/>
            <w:left w:val="none" w:sz="0" w:space="0" w:color="auto"/>
            <w:bottom w:val="none" w:sz="0" w:space="0" w:color="auto"/>
            <w:right w:val="none" w:sz="0" w:space="0" w:color="auto"/>
          </w:divBdr>
        </w:div>
        <w:div w:id="460853770">
          <w:marLeft w:val="480"/>
          <w:marRight w:val="0"/>
          <w:marTop w:val="0"/>
          <w:marBottom w:val="0"/>
          <w:divBdr>
            <w:top w:val="none" w:sz="0" w:space="0" w:color="auto"/>
            <w:left w:val="none" w:sz="0" w:space="0" w:color="auto"/>
            <w:bottom w:val="none" w:sz="0" w:space="0" w:color="auto"/>
            <w:right w:val="none" w:sz="0" w:space="0" w:color="auto"/>
          </w:divBdr>
        </w:div>
        <w:div w:id="537359143">
          <w:marLeft w:val="480"/>
          <w:marRight w:val="0"/>
          <w:marTop w:val="0"/>
          <w:marBottom w:val="0"/>
          <w:divBdr>
            <w:top w:val="none" w:sz="0" w:space="0" w:color="auto"/>
            <w:left w:val="none" w:sz="0" w:space="0" w:color="auto"/>
            <w:bottom w:val="none" w:sz="0" w:space="0" w:color="auto"/>
            <w:right w:val="none" w:sz="0" w:space="0" w:color="auto"/>
          </w:divBdr>
        </w:div>
        <w:div w:id="921722306">
          <w:marLeft w:val="480"/>
          <w:marRight w:val="0"/>
          <w:marTop w:val="0"/>
          <w:marBottom w:val="0"/>
          <w:divBdr>
            <w:top w:val="none" w:sz="0" w:space="0" w:color="auto"/>
            <w:left w:val="none" w:sz="0" w:space="0" w:color="auto"/>
            <w:bottom w:val="none" w:sz="0" w:space="0" w:color="auto"/>
            <w:right w:val="none" w:sz="0" w:space="0" w:color="auto"/>
          </w:divBdr>
        </w:div>
        <w:div w:id="2005619349">
          <w:marLeft w:val="480"/>
          <w:marRight w:val="0"/>
          <w:marTop w:val="0"/>
          <w:marBottom w:val="0"/>
          <w:divBdr>
            <w:top w:val="none" w:sz="0" w:space="0" w:color="auto"/>
            <w:left w:val="none" w:sz="0" w:space="0" w:color="auto"/>
            <w:bottom w:val="none" w:sz="0" w:space="0" w:color="auto"/>
            <w:right w:val="none" w:sz="0" w:space="0" w:color="auto"/>
          </w:divBdr>
        </w:div>
        <w:div w:id="1073773286">
          <w:marLeft w:val="480"/>
          <w:marRight w:val="0"/>
          <w:marTop w:val="0"/>
          <w:marBottom w:val="0"/>
          <w:divBdr>
            <w:top w:val="none" w:sz="0" w:space="0" w:color="auto"/>
            <w:left w:val="none" w:sz="0" w:space="0" w:color="auto"/>
            <w:bottom w:val="none" w:sz="0" w:space="0" w:color="auto"/>
            <w:right w:val="none" w:sz="0" w:space="0" w:color="auto"/>
          </w:divBdr>
        </w:div>
        <w:div w:id="1908030387">
          <w:marLeft w:val="480"/>
          <w:marRight w:val="0"/>
          <w:marTop w:val="0"/>
          <w:marBottom w:val="0"/>
          <w:divBdr>
            <w:top w:val="none" w:sz="0" w:space="0" w:color="auto"/>
            <w:left w:val="none" w:sz="0" w:space="0" w:color="auto"/>
            <w:bottom w:val="none" w:sz="0" w:space="0" w:color="auto"/>
            <w:right w:val="none" w:sz="0" w:space="0" w:color="auto"/>
          </w:divBdr>
        </w:div>
        <w:div w:id="1659265435">
          <w:marLeft w:val="480"/>
          <w:marRight w:val="0"/>
          <w:marTop w:val="0"/>
          <w:marBottom w:val="0"/>
          <w:divBdr>
            <w:top w:val="none" w:sz="0" w:space="0" w:color="auto"/>
            <w:left w:val="none" w:sz="0" w:space="0" w:color="auto"/>
            <w:bottom w:val="none" w:sz="0" w:space="0" w:color="auto"/>
            <w:right w:val="none" w:sz="0" w:space="0" w:color="auto"/>
          </w:divBdr>
        </w:div>
        <w:div w:id="305011379">
          <w:marLeft w:val="480"/>
          <w:marRight w:val="0"/>
          <w:marTop w:val="0"/>
          <w:marBottom w:val="0"/>
          <w:divBdr>
            <w:top w:val="none" w:sz="0" w:space="0" w:color="auto"/>
            <w:left w:val="none" w:sz="0" w:space="0" w:color="auto"/>
            <w:bottom w:val="none" w:sz="0" w:space="0" w:color="auto"/>
            <w:right w:val="none" w:sz="0" w:space="0" w:color="auto"/>
          </w:divBdr>
        </w:div>
        <w:div w:id="1287933319">
          <w:marLeft w:val="480"/>
          <w:marRight w:val="0"/>
          <w:marTop w:val="0"/>
          <w:marBottom w:val="0"/>
          <w:divBdr>
            <w:top w:val="none" w:sz="0" w:space="0" w:color="auto"/>
            <w:left w:val="none" w:sz="0" w:space="0" w:color="auto"/>
            <w:bottom w:val="none" w:sz="0" w:space="0" w:color="auto"/>
            <w:right w:val="none" w:sz="0" w:space="0" w:color="auto"/>
          </w:divBdr>
        </w:div>
        <w:div w:id="1614483745">
          <w:marLeft w:val="480"/>
          <w:marRight w:val="0"/>
          <w:marTop w:val="0"/>
          <w:marBottom w:val="0"/>
          <w:divBdr>
            <w:top w:val="none" w:sz="0" w:space="0" w:color="auto"/>
            <w:left w:val="none" w:sz="0" w:space="0" w:color="auto"/>
            <w:bottom w:val="none" w:sz="0" w:space="0" w:color="auto"/>
            <w:right w:val="none" w:sz="0" w:space="0" w:color="auto"/>
          </w:divBdr>
        </w:div>
        <w:div w:id="718210111">
          <w:marLeft w:val="480"/>
          <w:marRight w:val="0"/>
          <w:marTop w:val="0"/>
          <w:marBottom w:val="0"/>
          <w:divBdr>
            <w:top w:val="none" w:sz="0" w:space="0" w:color="auto"/>
            <w:left w:val="none" w:sz="0" w:space="0" w:color="auto"/>
            <w:bottom w:val="none" w:sz="0" w:space="0" w:color="auto"/>
            <w:right w:val="none" w:sz="0" w:space="0" w:color="auto"/>
          </w:divBdr>
        </w:div>
        <w:div w:id="1656690223">
          <w:marLeft w:val="480"/>
          <w:marRight w:val="0"/>
          <w:marTop w:val="0"/>
          <w:marBottom w:val="0"/>
          <w:divBdr>
            <w:top w:val="none" w:sz="0" w:space="0" w:color="auto"/>
            <w:left w:val="none" w:sz="0" w:space="0" w:color="auto"/>
            <w:bottom w:val="none" w:sz="0" w:space="0" w:color="auto"/>
            <w:right w:val="none" w:sz="0" w:space="0" w:color="auto"/>
          </w:divBdr>
        </w:div>
        <w:div w:id="134954279">
          <w:marLeft w:val="480"/>
          <w:marRight w:val="0"/>
          <w:marTop w:val="0"/>
          <w:marBottom w:val="0"/>
          <w:divBdr>
            <w:top w:val="none" w:sz="0" w:space="0" w:color="auto"/>
            <w:left w:val="none" w:sz="0" w:space="0" w:color="auto"/>
            <w:bottom w:val="none" w:sz="0" w:space="0" w:color="auto"/>
            <w:right w:val="none" w:sz="0" w:space="0" w:color="auto"/>
          </w:divBdr>
        </w:div>
        <w:div w:id="401757709">
          <w:marLeft w:val="480"/>
          <w:marRight w:val="0"/>
          <w:marTop w:val="0"/>
          <w:marBottom w:val="0"/>
          <w:divBdr>
            <w:top w:val="none" w:sz="0" w:space="0" w:color="auto"/>
            <w:left w:val="none" w:sz="0" w:space="0" w:color="auto"/>
            <w:bottom w:val="none" w:sz="0" w:space="0" w:color="auto"/>
            <w:right w:val="none" w:sz="0" w:space="0" w:color="auto"/>
          </w:divBdr>
        </w:div>
        <w:div w:id="1488789294">
          <w:marLeft w:val="480"/>
          <w:marRight w:val="0"/>
          <w:marTop w:val="0"/>
          <w:marBottom w:val="0"/>
          <w:divBdr>
            <w:top w:val="none" w:sz="0" w:space="0" w:color="auto"/>
            <w:left w:val="none" w:sz="0" w:space="0" w:color="auto"/>
            <w:bottom w:val="none" w:sz="0" w:space="0" w:color="auto"/>
            <w:right w:val="none" w:sz="0" w:space="0" w:color="auto"/>
          </w:divBdr>
        </w:div>
        <w:div w:id="1087116000">
          <w:marLeft w:val="480"/>
          <w:marRight w:val="0"/>
          <w:marTop w:val="0"/>
          <w:marBottom w:val="0"/>
          <w:divBdr>
            <w:top w:val="none" w:sz="0" w:space="0" w:color="auto"/>
            <w:left w:val="none" w:sz="0" w:space="0" w:color="auto"/>
            <w:bottom w:val="none" w:sz="0" w:space="0" w:color="auto"/>
            <w:right w:val="none" w:sz="0" w:space="0" w:color="auto"/>
          </w:divBdr>
        </w:div>
        <w:div w:id="489449404">
          <w:marLeft w:val="480"/>
          <w:marRight w:val="0"/>
          <w:marTop w:val="0"/>
          <w:marBottom w:val="0"/>
          <w:divBdr>
            <w:top w:val="none" w:sz="0" w:space="0" w:color="auto"/>
            <w:left w:val="none" w:sz="0" w:space="0" w:color="auto"/>
            <w:bottom w:val="none" w:sz="0" w:space="0" w:color="auto"/>
            <w:right w:val="none" w:sz="0" w:space="0" w:color="auto"/>
          </w:divBdr>
        </w:div>
        <w:div w:id="977537718">
          <w:marLeft w:val="480"/>
          <w:marRight w:val="0"/>
          <w:marTop w:val="0"/>
          <w:marBottom w:val="0"/>
          <w:divBdr>
            <w:top w:val="none" w:sz="0" w:space="0" w:color="auto"/>
            <w:left w:val="none" w:sz="0" w:space="0" w:color="auto"/>
            <w:bottom w:val="none" w:sz="0" w:space="0" w:color="auto"/>
            <w:right w:val="none" w:sz="0" w:space="0" w:color="auto"/>
          </w:divBdr>
        </w:div>
        <w:div w:id="2038198180">
          <w:marLeft w:val="480"/>
          <w:marRight w:val="0"/>
          <w:marTop w:val="0"/>
          <w:marBottom w:val="0"/>
          <w:divBdr>
            <w:top w:val="none" w:sz="0" w:space="0" w:color="auto"/>
            <w:left w:val="none" w:sz="0" w:space="0" w:color="auto"/>
            <w:bottom w:val="none" w:sz="0" w:space="0" w:color="auto"/>
            <w:right w:val="none" w:sz="0" w:space="0" w:color="auto"/>
          </w:divBdr>
        </w:div>
        <w:div w:id="350034012">
          <w:marLeft w:val="480"/>
          <w:marRight w:val="0"/>
          <w:marTop w:val="0"/>
          <w:marBottom w:val="0"/>
          <w:divBdr>
            <w:top w:val="none" w:sz="0" w:space="0" w:color="auto"/>
            <w:left w:val="none" w:sz="0" w:space="0" w:color="auto"/>
            <w:bottom w:val="none" w:sz="0" w:space="0" w:color="auto"/>
            <w:right w:val="none" w:sz="0" w:space="0" w:color="auto"/>
          </w:divBdr>
        </w:div>
        <w:div w:id="217978282">
          <w:marLeft w:val="480"/>
          <w:marRight w:val="0"/>
          <w:marTop w:val="0"/>
          <w:marBottom w:val="0"/>
          <w:divBdr>
            <w:top w:val="none" w:sz="0" w:space="0" w:color="auto"/>
            <w:left w:val="none" w:sz="0" w:space="0" w:color="auto"/>
            <w:bottom w:val="none" w:sz="0" w:space="0" w:color="auto"/>
            <w:right w:val="none" w:sz="0" w:space="0" w:color="auto"/>
          </w:divBdr>
        </w:div>
        <w:div w:id="395713152">
          <w:marLeft w:val="480"/>
          <w:marRight w:val="0"/>
          <w:marTop w:val="0"/>
          <w:marBottom w:val="0"/>
          <w:divBdr>
            <w:top w:val="none" w:sz="0" w:space="0" w:color="auto"/>
            <w:left w:val="none" w:sz="0" w:space="0" w:color="auto"/>
            <w:bottom w:val="none" w:sz="0" w:space="0" w:color="auto"/>
            <w:right w:val="none" w:sz="0" w:space="0" w:color="auto"/>
          </w:divBdr>
        </w:div>
        <w:div w:id="758336534">
          <w:marLeft w:val="480"/>
          <w:marRight w:val="0"/>
          <w:marTop w:val="0"/>
          <w:marBottom w:val="0"/>
          <w:divBdr>
            <w:top w:val="none" w:sz="0" w:space="0" w:color="auto"/>
            <w:left w:val="none" w:sz="0" w:space="0" w:color="auto"/>
            <w:bottom w:val="none" w:sz="0" w:space="0" w:color="auto"/>
            <w:right w:val="none" w:sz="0" w:space="0" w:color="auto"/>
          </w:divBdr>
        </w:div>
        <w:div w:id="197284544">
          <w:marLeft w:val="480"/>
          <w:marRight w:val="0"/>
          <w:marTop w:val="0"/>
          <w:marBottom w:val="0"/>
          <w:divBdr>
            <w:top w:val="none" w:sz="0" w:space="0" w:color="auto"/>
            <w:left w:val="none" w:sz="0" w:space="0" w:color="auto"/>
            <w:bottom w:val="none" w:sz="0" w:space="0" w:color="auto"/>
            <w:right w:val="none" w:sz="0" w:space="0" w:color="auto"/>
          </w:divBdr>
        </w:div>
        <w:div w:id="1086538815">
          <w:marLeft w:val="480"/>
          <w:marRight w:val="0"/>
          <w:marTop w:val="0"/>
          <w:marBottom w:val="0"/>
          <w:divBdr>
            <w:top w:val="none" w:sz="0" w:space="0" w:color="auto"/>
            <w:left w:val="none" w:sz="0" w:space="0" w:color="auto"/>
            <w:bottom w:val="none" w:sz="0" w:space="0" w:color="auto"/>
            <w:right w:val="none" w:sz="0" w:space="0" w:color="auto"/>
          </w:divBdr>
        </w:div>
        <w:div w:id="1083408068">
          <w:marLeft w:val="480"/>
          <w:marRight w:val="0"/>
          <w:marTop w:val="0"/>
          <w:marBottom w:val="0"/>
          <w:divBdr>
            <w:top w:val="none" w:sz="0" w:space="0" w:color="auto"/>
            <w:left w:val="none" w:sz="0" w:space="0" w:color="auto"/>
            <w:bottom w:val="none" w:sz="0" w:space="0" w:color="auto"/>
            <w:right w:val="none" w:sz="0" w:space="0" w:color="auto"/>
          </w:divBdr>
        </w:div>
        <w:div w:id="1642225613">
          <w:marLeft w:val="480"/>
          <w:marRight w:val="0"/>
          <w:marTop w:val="0"/>
          <w:marBottom w:val="0"/>
          <w:divBdr>
            <w:top w:val="none" w:sz="0" w:space="0" w:color="auto"/>
            <w:left w:val="none" w:sz="0" w:space="0" w:color="auto"/>
            <w:bottom w:val="none" w:sz="0" w:space="0" w:color="auto"/>
            <w:right w:val="none" w:sz="0" w:space="0" w:color="auto"/>
          </w:divBdr>
        </w:div>
        <w:div w:id="1625961885">
          <w:marLeft w:val="480"/>
          <w:marRight w:val="0"/>
          <w:marTop w:val="0"/>
          <w:marBottom w:val="0"/>
          <w:divBdr>
            <w:top w:val="none" w:sz="0" w:space="0" w:color="auto"/>
            <w:left w:val="none" w:sz="0" w:space="0" w:color="auto"/>
            <w:bottom w:val="none" w:sz="0" w:space="0" w:color="auto"/>
            <w:right w:val="none" w:sz="0" w:space="0" w:color="auto"/>
          </w:divBdr>
        </w:div>
        <w:div w:id="1482653145">
          <w:marLeft w:val="480"/>
          <w:marRight w:val="0"/>
          <w:marTop w:val="0"/>
          <w:marBottom w:val="0"/>
          <w:divBdr>
            <w:top w:val="none" w:sz="0" w:space="0" w:color="auto"/>
            <w:left w:val="none" w:sz="0" w:space="0" w:color="auto"/>
            <w:bottom w:val="none" w:sz="0" w:space="0" w:color="auto"/>
            <w:right w:val="none" w:sz="0" w:space="0" w:color="auto"/>
          </w:divBdr>
        </w:div>
        <w:div w:id="670644445">
          <w:marLeft w:val="480"/>
          <w:marRight w:val="0"/>
          <w:marTop w:val="0"/>
          <w:marBottom w:val="0"/>
          <w:divBdr>
            <w:top w:val="none" w:sz="0" w:space="0" w:color="auto"/>
            <w:left w:val="none" w:sz="0" w:space="0" w:color="auto"/>
            <w:bottom w:val="none" w:sz="0" w:space="0" w:color="auto"/>
            <w:right w:val="none" w:sz="0" w:space="0" w:color="auto"/>
          </w:divBdr>
        </w:div>
        <w:div w:id="2113939498">
          <w:marLeft w:val="480"/>
          <w:marRight w:val="0"/>
          <w:marTop w:val="0"/>
          <w:marBottom w:val="0"/>
          <w:divBdr>
            <w:top w:val="none" w:sz="0" w:space="0" w:color="auto"/>
            <w:left w:val="none" w:sz="0" w:space="0" w:color="auto"/>
            <w:bottom w:val="none" w:sz="0" w:space="0" w:color="auto"/>
            <w:right w:val="none" w:sz="0" w:space="0" w:color="auto"/>
          </w:divBdr>
        </w:div>
        <w:div w:id="1989093893">
          <w:marLeft w:val="480"/>
          <w:marRight w:val="0"/>
          <w:marTop w:val="0"/>
          <w:marBottom w:val="0"/>
          <w:divBdr>
            <w:top w:val="none" w:sz="0" w:space="0" w:color="auto"/>
            <w:left w:val="none" w:sz="0" w:space="0" w:color="auto"/>
            <w:bottom w:val="none" w:sz="0" w:space="0" w:color="auto"/>
            <w:right w:val="none" w:sz="0" w:space="0" w:color="auto"/>
          </w:divBdr>
        </w:div>
        <w:div w:id="513542242">
          <w:marLeft w:val="480"/>
          <w:marRight w:val="0"/>
          <w:marTop w:val="0"/>
          <w:marBottom w:val="0"/>
          <w:divBdr>
            <w:top w:val="none" w:sz="0" w:space="0" w:color="auto"/>
            <w:left w:val="none" w:sz="0" w:space="0" w:color="auto"/>
            <w:bottom w:val="none" w:sz="0" w:space="0" w:color="auto"/>
            <w:right w:val="none" w:sz="0" w:space="0" w:color="auto"/>
          </w:divBdr>
        </w:div>
        <w:div w:id="579287841">
          <w:marLeft w:val="480"/>
          <w:marRight w:val="0"/>
          <w:marTop w:val="0"/>
          <w:marBottom w:val="0"/>
          <w:divBdr>
            <w:top w:val="none" w:sz="0" w:space="0" w:color="auto"/>
            <w:left w:val="none" w:sz="0" w:space="0" w:color="auto"/>
            <w:bottom w:val="none" w:sz="0" w:space="0" w:color="auto"/>
            <w:right w:val="none" w:sz="0" w:space="0" w:color="auto"/>
          </w:divBdr>
        </w:div>
        <w:div w:id="110587094">
          <w:marLeft w:val="480"/>
          <w:marRight w:val="0"/>
          <w:marTop w:val="0"/>
          <w:marBottom w:val="0"/>
          <w:divBdr>
            <w:top w:val="none" w:sz="0" w:space="0" w:color="auto"/>
            <w:left w:val="none" w:sz="0" w:space="0" w:color="auto"/>
            <w:bottom w:val="none" w:sz="0" w:space="0" w:color="auto"/>
            <w:right w:val="none" w:sz="0" w:space="0" w:color="auto"/>
          </w:divBdr>
        </w:div>
        <w:div w:id="2123380978">
          <w:marLeft w:val="480"/>
          <w:marRight w:val="0"/>
          <w:marTop w:val="0"/>
          <w:marBottom w:val="0"/>
          <w:divBdr>
            <w:top w:val="none" w:sz="0" w:space="0" w:color="auto"/>
            <w:left w:val="none" w:sz="0" w:space="0" w:color="auto"/>
            <w:bottom w:val="none" w:sz="0" w:space="0" w:color="auto"/>
            <w:right w:val="none" w:sz="0" w:space="0" w:color="auto"/>
          </w:divBdr>
        </w:div>
        <w:div w:id="1147818175">
          <w:marLeft w:val="480"/>
          <w:marRight w:val="0"/>
          <w:marTop w:val="0"/>
          <w:marBottom w:val="0"/>
          <w:divBdr>
            <w:top w:val="none" w:sz="0" w:space="0" w:color="auto"/>
            <w:left w:val="none" w:sz="0" w:space="0" w:color="auto"/>
            <w:bottom w:val="none" w:sz="0" w:space="0" w:color="auto"/>
            <w:right w:val="none" w:sz="0" w:space="0" w:color="auto"/>
          </w:divBdr>
        </w:div>
        <w:div w:id="1479106360">
          <w:marLeft w:val="480"/>
          <w:marRight w:val="0"/>
          <w:marTop w:val="0"/>
          <w:marBottom w:val="0"/>
          <w:divBdr>
            <w:top w:val="none" w:sz="0" w:space="0" w:color="auto"/>
            <w:left w:val="none" w:sz="0" w:space="0" w:color="auto"/>
            <w:bottom w:val="none" w:sz="0" w:space="0" w:color="auto"/>
            <w:right w:val="none" w:sz="0" w:space="0" w:color="auto"/>
          </w:divBdr>
        </w:div>
        <w:div w:id="2138913566">
          <w:marLeft w:val="480"/>
          <w:marRight w:val="0"/>
          <w:marTop w:val="0"/>
          <w:marBottom w:val="0"/>
          <w:divBdr>
            <w:top w:val="none" w:sz="0" w:space="0" w:color="auto"/>
            <w:left w:val="none" w:sz="0" w:space="0" w:color="auto"/>
            <w:bottom w:val="none" w:sz="0" w:space="0" w:color="auto"/>
            <w:right w:val="none" w:sz="0" w:space="0" w:color="auto"/>
          </w:divBdr>
        </w:div>
        <w:div w:id="181943557">
          <w:marLeft w:val="480"/>
          <w:marRight w:val="0"/>
          <w:marTop w:val="0"/>
          <w:marBottom w:val="0"/>
          <w:divBdr>
            <w:top w:val="none" w:sz="0" w:space="0" w:color="auto"/>
            <w:left w:val="none" w:sz="0" w:space="0" w:color="auto"/>
            <w:bottom w:val="none" w:sz="0" w:space="0" w:color="auto"/>
            <w:right w:val="none" w:sz="0" w:space="0" w:color="auto"/>
          </w:divBdr>
        </w:div>
        <w:div w:id="63601531">
          <w:marLeft w:val="480"/>
          <w:marRight w:val="0"/>
          <w:marTop w:val="0"/>
          <w:marBottom w:val="0"/>
          <w:divBdr>
            <w:top w:val="none" w:sz="0" w:space="0" w:color="auto"/>
            <w:left w:val="none" w:sz="0" w:space="0" w:color="auto"/>
            <w:bottom w:val="none" w:sz="0" w:space="0" w:color="auto"/>
            <w:right w:val="none" w:sz="0" w:space="0" w:color="auto"/>
          </w:divBdr>
        </w:div>
        <w:div w:id="1402682256">
          <w:marLeft w:val="480"/>
          <w:marRight w:val="0"/>
          <w:marTop w:val="0"/>
          <w:marBottom w:val="0"/>
          <w:divBdr>
            <w:top w:val="none" w:sz="0" w:space="0" w:color="auto"/>
            <w:left w:val="none" w:sz="0" w:space="0" w:color="auto"/>
            <w:bottom w:val="none" w:sz="0" w:space="0" w:color="auto"/>
            <w:right w:val="none" w:sz="0" w:space="0" w:color="auto"/>
          </w:divBdr>
        </w:div>
        <w:div w:id="604536541">
          <w:marLeft w:val="480"/>
          <w:marRight w:val="0"/>
          <w:marTop w:val="0"/>
          <w:marBottom w:val="0"/>
          <w:divBdr>
            <w:top w:val="none" w:sz="0" w:space="0" w:color="auto"/>
            <w:left w:val="none" w:sz="0" w:space="0" w:color="auto"/>
            <w:bottom w:val="none" w:sz="0" w:space="0" w:color="auto"/>
            <w:right w:val="none" w:sz="0" w:space="0" w:color="auto"/>
          </w:divBdr>
        </w:div>
        <w:div w:id="322248098">
          <w:marLeft w:val="480"/>
          <w:marRight w:val="0"/>
          <w:marTop w:val="0"/>
          <w:marBottom w:val="0"/>
          <w:divBdr>
            <w:top w:val="none" w:sz="0" w:space="0" w:color="auto"/>
            <w:left w:val="none" w:sz="0" w:space="0" w:color="auto"/>
            <w:bottom w:val="none" w:sz="0" w:space="0" w:color="auto"/>
            <w:right w:val="none" w:sz="0" w:space="0" w:color="auto"/>
          </w:divBdr>
        </w:div>
        <w:div w:id="1758285373">
          <w:marLeft w:val="480"/>
          <w:marRight w:val="0"/>
          <w:marTop w:val="0"/>
          <w:marBottom w:val="0"/>
          <w:divBdr>
            <w:top w:val="none" w:sz="0" w:space="0" w:color="auto"/>
            <w:left w:val="none" w:sz="0" w:space="0" w:color="auto"/>
            <w:bottom w:val="none" w:sz="0" w:space="0" w:color="auto"/>
            <w:right w:val="none" w:sz="0" w:space="0" w:color="auto"/>
          </w:divBdr>
        </w:div>
        <w:div w:id="382674351">
          <w:marLeft w:val="480"/>
          <w:marRight w:val="0"/>
          <w:marTop w:val="0"/>
          <w:marBottom w:val="0"/>
          <w:divBdr>
            <w:top w:val="none" w:sz="0" w:space="0" w:color="auto"/>
            <w:left w:val="none" w:sz="0" w:space="0" w:color="auto"/>
            <w:bottom w:val="none" w:sz="0" w:space="0" w:color="auto"/>
            <w:right w:val="none" w:sz="0" w:space="0" w:color="auto"/>
          </w:divBdr>
        </w:div>
        <w:div w:id="1310548729">
          <w:marLeft w:val="480"/>
          <w:marRight w:val="0"/>
          <w:marTop w:val="0"/>
          <w:marBottom w:val="0"/>
          <w:divBdr>
            <w:top w:val="none" w:sz="0" w:space="0" w:color="auto"/>
            <w:left w:val="none" w:sz="0" w:space="0" w:color="auto"/>
            <w:bottom w:val="none" w:sz="0" w:space="0" w:color="auto"/>
            <w:right w:val="none" w:sz="0" w:space="0" w:color="auto"/>
          </w:divBdr>
        </w:div>
        <w:div w:id="419251783">
          <w:marLeft w:val="480"/>
          <w:marRight w:val="0"/>
          <w:marTop w:val="0"/>
          <w:marBottom w:val="0"/>
          <w:divBdr>
            <w:top w:val="none" w:sz="0" w:space="0" w:color="auto"/>
            <w:left w:val="none" w:sz="0" w:space="0" w:color="auto"/>
            <w:bottom w:val="none" w:sz="0" w:space="0" w:color="auto"/>
            <w:right w:val="none" w:sz="0" w:space="0" w:color="auto"/>
          </w:divBdr>
        </w:div>
        <w:div w:id="771702849">
          <w:marLeft w:val="480"/>
          <w:marRight w:val="0"/>
          <w:marTop w:val="0"/>
          <w:marBottom w:val="0"/>
          <w:divBdr>
            <w:top w:val="none" w:sz="0" w:space="0" w:color="auto"/>
            <w:left w:val="none" w:sz="0" w:space="0" w:color="auto"/>
            <w:bottom w:val="none" w:sz="0" w:space="0" w:color="auto"/>
            <w:right w:val="none" w:sz="0" w:space="0" w:color="auto"/>
          </w:divBdr>
        </w:div>
        <w:div w:id="155727629">
          <w:marLeft w:val="480"/>
          <w:marRight w:val="0"/>
          <w:marTop w:val="0"/>
          <w:marBottom w:val="0"/>
          <w:divBdr>
            <w:top w:val="none" w:sz="0" w:space="0" w:color="auto"/>
            <w:left w:val="none" w:sz="0" w:space="0" w:color="auto"/>
            <w:bottom w:val="none" w:sz="0" w:space="0" w:color="auto"/>
            <w:right w:val="none" w:sz="0" w:space="0" w:color="auto"/>
          </w:divBdr>
        </w:div>
        <w:div w:id="69665771">
          <w:marLeft w:val="480"/>
          <w:marRight w:val="0"/>
          <w:marTop w:val="0"/>
          <w:marBottom w:val="0"/>
          <w:divBdr>
            <w:top w:val="none" w:sz="0" w:space="0" w:color="auto"/>
            <w:left w:val="none" w:sz="0" w:space="0" w:color="auto"/>
            <w:bottom w:val="none" w:sz="0" w:space="0" w:color="auto"/>
            <w:right w:val="none" w:sz="0" w:space="0" w:color="auto"/>
          </w:divBdr>
        </w:div>
        <w:div w:id="1639408656">
          <w:marLeft w:val="480"/>
          <w:marRight w:val="0"/>
          <w:marTop w:val="0"/>
          <w:marBottom w:val="0"/>
          <w:divBdr>
            <w:top w:val="none" w:sz="0" w:space="0" w:color="auto"/>
            <w:left w:val="none" w:sz="0" w:space="0" w:color="auto"/>
            <w:bottom w:val="none" w:sz="0" w:space="0" w:color="auto"/>
            <w:right w:val="none" w:sz="0" w:space="0" w:color="auto"/>
          </w:divBdr>
        </w:div>
        <w:div w:id="1396735433">
          <w:marLeft w:val="480"/>
          <w:marRight w:val="0"/>
          <w:marTop w:val="0"/>
          <w:marBottom w:val="0"/>
          <w:divBdr>
            <w:top w:val="none" w:sz="0" w:space="0" w:color="auto"/>
            <w:left w:val="none" w:sz="0" w:space="0" w:color="auto"/>
            <w:bottom w:val="none" w:sz="0" w:space="0" w:color="auto"/>
            <w:right w:val="none" w:sz="0" w:space="0" w:color="auto"/>
          </w:divBdr>
        </w:div>
        <w:div w:id="1188375640">
          <w:marLeft w:val="480"/>
          <w:marRight w:val="0"/>
          <w:marTop w:val="0"/>
          <w:marBottom w:val="0"/>
          <w:divBdr>
            <w:top w:val="none" w:sz="0" w:space="0" w:color="auto"/>
            <w:left w:val="none" w:sz="0" w:space="0" w:color="auto"/>
            <w:bottom w:val="none" w:sz="0" w:space="0" w:color="auto"/>
            <w:right w:val="none" w:sz="0" w:space="0" w:color="auto"/>
          </w:divBdr>
        </w:div>
        <w:div w:id="860164174">
          <w:marLeft w:val="480"/>
          <w:marRight w:val="0"/>
          <w:marTop w:val="0"/>
          <w:marBottom w:val="0"/>
          <w:divBdr>
            <w:top w:val="none" w:sz="0" w:space="0" w:color="auto"/>
            <w:left w:val="none" w:sz="0" w:space="0" w:color="auto"/>
            <w:bottom w:val="none" w:sz="0" w:space="0" w:color="auto"/>
            <w:right w:val="none" w:sz="0" w:space="0" w:color="auto"/>
          </w:divBdr>
        </w:div>
        <w:div w:id="348072622">
          <w:marLeft w:val="480"/>
          <w:marRight w:val="0"/>
          <w:marTop w:val="0"/>
          <w:marBottom w:val="0"/>
          <w:divBdr>
            <w:top w:val="none" w:sz="0" w:space="0" w:color="auto"/>
            <w:left w:val="none" w:sz="0" w:space="0" w:color="auto"/>
            <w:bottom w:val="none" w:sz="0" w:space="0" w:color="auto"/>
            <w:right w:val="none" w:sz="0" w:space="0" w:color="auto"/>
          </w:divBdr>
        </w:div>
        <w:div w:id="2005276505">
          <w:marLeft w:val="480"/>
          <w:marRight w:val="0"/>
          <w:marTop w:val="0"/>
          <w:marBottom w:val="0"/>
          <w:divBdr>
            <w:top w:val="none" w:sz="0" w:space="0" w:color="auto"/>
            <w:left w:val="none" w:sz="0" w:space="0" w:color="auto"/>
            <w:bottom w:val="none" w:sz="0" w:space="0" w:color="auto"/>
            <w:right w:val="none" w:sz="0" w:space="0" w:color="auto"/>
          </w:divBdr>
        </w:div>
        <w:div w:id="1349140954">
          <w:marLeft w:val="480"/>
          <w:marRight w:val="0"/>
          <w:marTop w:val="0"/>
          <w:marBottom w:val="0"/>
          <w:divBdr>
            <w:top w:val="none" w:sz="0" w:space="0" w:color="auto"/>
            <w:left w:val="none" w:sz="0" w:space="0" w:color="auto"/>
            <w:bottom w:val="none" w:sz="0" w:space="0" w:color="auto"/>
            <w:right w:val="none" w:sz="0" w:space="0" w:color="auto"/>
          </w:divBdr>
        </w:div>
        <w:div w:id="1525365900">
          <w:marLeft w:val="480"/>
          <w:marRight w:val="0"/>
          <w:marTop w:val="0"/>
          <w:marBottom w:val="0"/>
          <w:divBdr>
            <w:top w:val="none" w:sz="0" w:space="0" w:color="auto"/>
            <w:left w:val="none" w:sz="0" w:space="0" w:color="auto"/>
            <w:bottom w:val="none" w:sz="0" w:space="0" w:color="auto"/>
            <w:right w:val="none" w:sz="0" w:space="0" w:color="auto"/>
          </w:divBdr>
        </w:div>
        <w:div w:id="1906329051">
          <w:marLeft w:val="480"/>
          <w:marRight w:val="0"/>
          <w:marTop w:val="0"/>
          <w:marBottom w:val="0"/>
          <w:divBdr>
            <w:top w:val="none" w:sz="0" w:space="0" w:color="auto"/>
            <w:left w:val="none" w:sz="0" w:space="0" w:color="auto"/>
            <w:bottom w:val="none" w:sz="0" w:space="0" w:color="auto"/>
            <w:right w:val="none" w:sz="0" w:space="0" w:color="auto"/>
          </w:divBdr>
        </w:div>
        <w:div w:id="1836065308">
          <w:marLeft w:val="480"/>
          <w:marRight w:val="0"/>
          <w:marTop w:val="0"/>
          <w:marBottom w:val="0"/>
          <w:divBdr>
            <w:top w:val="none" w:sz="0" w:space="0" w:color="auto"/>
            <w:left w:val="none" w:sz="0" w:space="0" w:color="auto"/>
            <w:bottom w:val="none" w:sz="0" w:space="0" w:color="auto"/>
            <w:right w:val="none" w:sz="0" w:space="0" w:color="auto"/>
          </w:divBdr>
        </w:div>
        <w:div w:id="369839855">
          <w:marLeft w:val="480"/>
          <w:marRight w:val="0"/>
          <w:marTop w:val="0"/>
          <w:marBottom w:val="0"/>
          <w:divBdr>
            <w:top w:val="none" w:sz="0" w:space="0" w:color="auto"/>
            <w:left w:val="none" w:sz="0" w:space="0" w:color="auto"/>
            <w:bottom w:val="none" w:sz="0" w:space="0" w:color="auto"/>
            <w:right w:val="none" w:sz="0" w:space="0" w:color="auto"/>
          </w:divBdr>
        </w:div>
        <w:div w:id="1314607026">
          <w:marLeft w:val="480"/>
          <w:marRight w:val="0"/>
          <w:marTop w:val="0"/>
          <w:marBottom w:val="0"/>
          <w:divBdr>
            <w:top w:val="none" w:sz="0" w:space="0" w:color="auto"/>
            <w:left w:val="none" w:sz="0" w:space="0" w:color="auto"/>
            <w:bottom w:val="none" w:sz="0" w:space="0" w:color="auto"/>
            <w:right w:val="none" w:sz="0" w:space="0" w:color="auto"/>
          </w:divBdr>
        </w:div>
      </w:divsChild>
    </w:div>
    <w:div w:id="1819808913">
      <w:bodyDiv w:val="1"/>
      <w:marLeft w:val="0"/>
      <w:marRight w:val="0"/>
      <w:marTop w:val="0"/>
      <w:marBottom w:val="0"/>
      <w:divBdr>
        <w:top w:val="none" w:sz="0" w:space="0" w:color="auto"/>
        <w:left w:val="none" w:sz="0" w:space="0" w:color="auto"/>
        <w:bottom w:val="none" w:sz="0" w:space="0" w:color="auto"/>
        <w:right w:val="none" w:sz="0" w:space="0" w:color="auto"/>
      </w:divBdr>
    </w:div>
    <w:div w:id="1821463211">
      <w:bodyDiv w:val="1"/>
      <w:marLeft w:val="0"/>
      <w:marRight w:val="0"/>
      <w:marTop w:val="0"/>
      <w:marBottom w:val="0"/>
      <w:divBdr>
        <w:top w:val="none" w:sz="0" w:space="0" w:color="auto"/>
        <w:left w:val="none" w:sz="0" w:space="0" w:color="auto"/>
        <w:bottom w:val="none" w:sz="0" w:space="0" w:color="auto"/>
        <w:right w:val="none" w:sz="0" w:space="0" w:color="auto"/>
      </w:divBdr>
      <w:divsChild>
        <w:div w:id="24405534">
          <w:marLeft w:val="480"/>
          <w:marRight w:val="0"/>
          <w:marTop w:val="0"/>
          <w:marBottom w:val="0"/>
          <w:divBdr>
            <w:top w:val="none" w:sz="0" w:space="0" w:color="auto"/>
            <w:left w:val="none" w:sz="0" w:space="0" w:color="auto"/>
            <w:bottom w:val="none" w:sz="0" w:space="0" w:color="auto"/>
            <w:right w:val="none" w:sz="0" w:space="0" w:color="auto"/>
          </w:divBdr>
        </w:div>
        <w:div w:id="32318085">
          <w:marLeft w:val="480"/>
          <w:marRight w:val="0"/>
          <w:marTop w:val="0"/>
          <w:marBottom w:val="0"/>
          <w:divBdr>
            <w:top w:val="none" w:sz="0" w:space="0" w:color="auto"/>
            <w:left w:val="none" w:sz="0" w:space="0" w:color="auto"/>
            <w:bottom w:val="none" w:sz="0" w:space="0" w:color="auto"/>
            <w:right w:val="none" w:sz="0" w:space="0" w:color="auto"/>
          </w:divBdr>
        </w:div>
        <w:div w:id="63072316">
          <w:marLeft w:val="480"/>
          <w:marRight w:val="0"/>
          <w:marTop w:val="0"/>
          <w:marBottom w:val="0"/>
          <w:divBdr>
            <w:top w:val="none" w:sz="0" w:space="0" w:color="auto"/>
            <w:left w:val="none" w:sz="0" w:space="0" w:color="auto"/>
            <w:bottom w:val="none" w:sz="0" w:space="0" w:color="auto"/>
            <w:right w:val="none" w:sz="0" w:space="0" w:color="auto"/>
          </w:divBdr>
        </w:div>
        <w:div w:id="176389198">
          <w:marLeft w:val="480"/>
          <w:marRight w:val="0"/>
          <w:marTop w:val="0"/>
          <w:marBottom w:val="0"/>
          <w:divBdr>
            <w:top w:val="none" w:sz="0" w:space="0" w:color="auto"/>
            <w:left w:val="none" w:sz="0" w:space="0" w:color="auto"/>
            <w:bottom w:val="none" w:sz="0" w:space="0" w:color="auto"/>
            <w:right w:val="none" w:sz="0" w:space="0" w:color="auto"/>
          </w:divBdr>
        </w:div>
        <w:div w:id="195166231">
          <w:marLeft w:val="480"/>
          <w:marRight w:val="0"/>
          <w:marTop w:val="0"/>
          <w:marBottom w:val="0"/>
          <w:divBdr>
            <w:top w:val="none" w:sz="0" w:space="0" w:color="auto"/>
            <w:left w:val="none" w:sz="0" w:space="0" w:color="auto"/>
            <w:bottom w:val="none" w:sz="0" w:space="0" w:color="auto"/>
            <w:right w:val="none" w:sz="0" w:space="0" w:color="auto"/>
          </w:divBdr>
        </w:div>
        <w:div w:id="196161813">
          <w:marLeft w:val="480"/>
          <w:marRight w:val="0"/>
          <w:marTop w:val="0"/>
          <w:marBottom w:val="0"/>
          <w:divBdr>
            <w:top w:val="none" w:sz="0" w:space="0" w:color="auto"/>
            <w:left w:val="none" w:sz="0" w:space="0" w:color="auto"/>
            <w:bottom w:val="none" w:sz="0" w:space="0" w:color="auto"/>
            <w:right w:val="none" w:sz="0" w:space="0" w:color="auto"/>
          </w:divBdr>
        </w:div>
        <w:div w:id="231623431">
          <w:marLeft w:val="480"/>
          <w:marRight w:val="0"/>
          <w:marTop w:val="0"/>
          <w:marBottom w:val="0"/>
          <w:divBdr>
            <w:top w:val="none" w:sz="0" w:space="0" w:color="auto"/>
            <w:left w:val="none" w:sz="0" w:space="0" w:color="auto"/>
            <w:bottom w:val="none" w:sz="0" w:space="0" w:color="auto"/>
            <w:right w:val="none" w:sz="0" w:space="0" w:color="auto"/>
          </w:divBdr>
        </w:div>
        <w:div w:id="234439344">
          <w:marLeft w:val="480"/>
          <w:marRight w:val="0"/>
          <w:marTop w:val="0"/>
          <w:marBottom w:val="0"/>
          <w:divBdr>
            <w:top w:val="none" w:sz="0" w:space="0" w:color="auto"/>
            <w:left w:val="none" w:sz="0" w:space="0" w:color="auto"/>
            <w:bottom w:val="none" w:sz="0" w:space="0" w:color="auto"/>
            <w:right w:val="none" w:sz="0" w:space="0" w:color="auto"/>
          </w:divBdr>
        </w:div>
        <w:div w:id="246034243">
          <w:marLeft w:val="480"/>
          <w:marRight w:val="0"/>
          <w:marTop w:val="0"/>
          <w:marBottom w:val="0"/>
          <w:divBdr>
            <w:top w:val="none" w:sz="0" w:space="0" w:color="auto"/>
            <w:left w:val="none" w:sz="0" w:space="0" w:color="auto"/>
            <w:bottom w:val="none" w:sz="0" w:space="0" w:color="auto"/>
            <w:right w:val="none" w:sz="0" w:space="0" w:color="auto"/>
          </w:divBdr>
        </w:div>
        <w:div w:id="382288285">
          <w:marLeft w:val="480"/>
          <w:marRight w:val="0"/>
          <w:marTop w:val="0"/>
          <w:marBottom w:val="0"/>
          <w:divBdr>
            <w:top w:val="none" w:sz="0" w:space="0" w:color="auto"/>
            <w:left w:val="none" w:sz="0" w:space="0" w:color="auto"/>
            <w:bottom w:val="none" w:sz="0" w:space="0" w:color="auto"/>
            <w:right w:val="none" w:sz="0" w:space="0" w:color="auto"/>
          </w:divBdr>
        </w:div>
        <w:div w:id="451292217">
          <w:marLeft w:val="480"/>
          <w:marRight w:val="0"/>
          <w:marTop w:val="0"/>
          <w:marBottom w:val="0"/>
          <w:divBdr>
            <w:top w:val="none" w:sz="0" w:space="0" w:color="auto"/>
            <w:left w:val="none" w:sz="0" w:space="0" w:color="auto"/>
            <w:bottom w:val="none" w:sz="0" w:space="0" w:color="auto"/>
            <w:right w:val="none" w:sz="0" w:space="0" w:color="auto"/>
          </w:divBdr>
        </w:div>
        <w:div w:id="482894266">
          <w:marLeft w:val="480"/>
          <w:marRight w:val="0"/>
          <w:marTop w:val="0"/>
          <w:marBottom w:val="0"/>
          <w:divBdr>
            <w:top w:val="none" w:sz="0" w:space="0" w:color="auto"/>
            <w:left w:val="none" w:sz="0" w:space="0" w:color="auto"/>
            <w:bottom w:val="none" w:sz="0" w:space="0" w:color="auto"/>
            <w:right w:val="none" w:sz="0" w:space="0" w:color="auto"/>
          </w:divBdr>
        </w:div>
        <w:div w:id="540098230">
          <w:marLeft w:val="480"/>
          <w:marRight w:val="0"/>
          <w:marTop w:val="0"/>
          <w:marBottom w:val="0"/>
          <w:divBdr>
            <w:top w:val="none" w:sz="0" w:space="0" w:color="auto"/>
            <w:left w:val="none" w:sz="0" w:space="0" w:color="auto"/>
            <w:bottom w:val="none" w:sz="0" w:space="0" w:color="auto"/>
            <w:right w:val="none" w:sz="0" w:space="0" w:color="auto"/>
          </w:divBdr>
        </w:div>
        <w:div w:id="570889813">
          <w:marLeft w:val="480"/>
          <w:marRight w:val="0"/>
          <w:marTop w:val="0"/>
          <w:marBottom w:val="0"/>
          <w:divBdr>
            <w:top w:val="none" w:sz="0" w:space="0" w:color="auto"/>
            <w:left w:val="none" w:sz="0" w:space="0" w:color="auto"/>
            <w:bottom w:val="none" w:sz="0" w:space="0" w:color="auto"/>
            <w:right w:val="none" w:sz="0" w:space="0" w:color="auto"/>
          </w:divBdr>
        </w:div>
        <w:div w:id="594553782">
          <w:marLeft w:val="480"/>
          <w:marRight w:val="0"/>
          <w:marTop w:val="0"/>
          <w:marBottom w:val="0"/>
          <w:divBdr>
            <w:top w:val="none" w:sz="0" w:space="0" w:color="auto"/>
            <w:left w:val="none" w:sz="0" w:space="0" w:color="auto"/>
            <w:bottom w:val="none" w:sz="0" w:space="0" w:color="auto"/>
            <w:right w:val="none" w:sz="0" w:space="0" w:color="auto"/>
          </w:divBdr>
        </w:div>
        <w:div w:id="604725325">
          <w:marLeft w:val="480"/>
          <w:marRight w:val="0"/>
          <w:marTop w:val="0"/>
          <w:marBottom w:val="0"/>
          <w:divBdr>
            <w:top w:val="none" w:sz="0" w:space="0" w:color="auto"/>
            <w:left w:val="none" w:sz="0" w:space="0" w:color="auto"/>
            <w:bottom w:val="none" w:sz="0" w:space="0" w:color="auto"/>
            <w:right w:val="none" w:sz="0" w:space="0" w:color="auto"/>
          </w:divBdr>
        </w:div>
        <w:div w:id="634220243">
          <w:marLeft w:val="480"/>
          <w:marRight w:val="0"/>
          <w:marTop w:val="0"/>
          <w:marBottom w:val="0"/>
          <w:divBdr>
            <w:top w:val="none" w:sz="0" w:space="0" w:color="auto"/>
            <w:left w:val="none" w:sz="0" w:space="0" w:color="auto"/>
            <w:bottom w:val="none" w:sz="0" w:space="0" w:color="auto"/>
            <w:right w:val="none" w:sz="0" w:space="0" w:color="auto"/>
          </w:divBdr>
        </w:div>
        <w:div w:id="684671006">
          <w:marLeft w:val="480"/>
          <w:marRight w:val="0"/>
          <w:marTop w:val="0"/>
          <w:marBottom w:val="0"/>
          <w:divBdr>
            <w:top w:val="none" w:sz="0" w:space="0" w:color="auto"/>
            <w:left w:val="none" w:sz="0" w:space="0" w:color="auto"/>
            <w:bottom w:val="none" w:sz="0" w:space="0" w:color="auto"/>
            <w:right w:val="none" w:sz="0" w:space="0" w:color="auto"/>
          </w:divBdr>
        </w:div>
        <w:div w:id="707994930">
          <w:marLeft w:val="480"/>
          <w:marRight w:val="0"/>
          <w:marTop w:val="0"/>
          <w:marBottom w:val="0"/>
          <w:divBdr>
            <w:top w:val="none" w:sz="0" w:space="0" w:color="auto"/>
            <w:left w:val="none" w:sz="0" w:space="0" w:color="auto"/>
            <w:bottom w:val="none" w:sz="0" w:space="0" w:color="auto"/>
            <w:right w:val="none" w:sz="0" w:space="0" w:color="auto"/>
          </w:divBdr>
        </w:div>
        <w:div w:id="711542607">
          <w:marLeft w:val="480"/>
          <w:marRight w:val="0"/>
          <w:marTop w:val="0"/>
          <w:marBottom w:val="0"/>
          <w:divBdr>
            <w:top w:val="none" w:sz="0" w:space="0" w:color="auto"/>
            <w:left w:val="none" w:sz="0" w:space="0" w:color="auto"/>
            <w:bottom w:val="none" w:sz="0" w:space="0" w:color="auto"/>
            <w:right w:val="none" w:sz="0" w:space="0" w:color="auto"/>
          </w:divBdr>
        </w:div>
        <w:div w:id="756826648">
          <w:marLeft w:val="480"/>
          <w:marRight w:val="0"/>
          <w:marTop w:val="0"/>
          <w:marBottom w:val="0"/>
          <w:divBdr>
            <w:top w:val="none" w:sz="0" w:space="0" w:color="auto"/>
            <w:left w:val="none" w:sz="0" w:space="0" w:color="auto"/>
            <w:bottom w:val="none" w:sz="0" w:space="0" w:color="auto"/>
            <w:right w:val="none" w:sz="0" w:space="0" w:color="auto"/>
          </w:divBdr>
        </w:div>
        <w:div w:id="761072468">
          <w:marLeft w:val="480"/>
          <w:marRight w:val="0"/>
          <w:marTop w:val="0"/>
          <w:marBottom w:val="0"/>
          <w:divBdr>
            <w:top w:val="none" w:sz="0" w:space="0" w:color="auto"/>
            <w:left w:val="none" w:sz="0" w:space="0" w:color="auto"/>
            <w:bottom w:val="none" w:sz="0" w:space="0" w:color="auto"/>
            <w:right w:val="none" w:sz="0" w:space="0" w:color="auto"/>
          </w:divBdr>
        </w:div>
        <w:div w:id="778453475">
          <w:marLeft w:val="480"/>
          <w:marRight w:val="0"/>
          <w:marTop w:val="0"/>
          <w:marBottom w:val="0"/>
          <w:divBdr>
            <w:top w:val="none" w:sz="0" w:space="0" w:color="auto"/>
            <w:left w:val="none" w:sz="0" w:space="0" w:color="auto"/>
            <w:bottom w:val="none" w:sz="0" w:space="0" w:color="auto"/>
            <w:right w:val="none" w:sz="0" w:space="0" w:color="auto"/>
          </w:divBdr>
        </w:div>
        <w:div w:id="790322292">
          <w:marLeft w:val="480"/>
          <w:marRight w:val="0"/>
          <w:marTop w:val="0"/>
          <w:marBottom w:val="0"/>
          <w:divBdr>
            <w:top w:val="none" w:sz="0" w:space="0" w:color="auto"/>
            <w:left w:val="none" w:sz="0" w:space="0" w:color="auto"/>
            <w:bottom w:val="none" w:sz="0" w:space="0" w:color="auto"/>
            <w:right w:val="none" w:sz="0" w:space="0" w:color="auto"/>
          </w:divBdr>
        </w:div>
        <w:div w:id="849220479">
          <w:marLeft w:val="480"/>
          <w:marRight w:val="0"/>
          <w:marTop w:val="0"/>
          <w:marBottom w:val="0"/>
          <w:divBdr>
            <w:top w:val="none" w:sz="0" w:space="0" w:color="auto"/>
            <w:left w:val="none" w:sz="0" w:space="0" w:color="auto"/>
            <w:bottom w:val="none" w:sz="0" w:space="0" w:color="auto"/>
            <w:right w:val="none" w:sz="0" w:space="0" w:color="auto"/>
          </w:divBdr>
        </w:div>
        <w:div w:id="957445631">
          <w:marLeft w:val="480"/>
          <w:marRight w:val="0"/>
          <w:marTop w:val="0"/>
          <w:marBottom w:val="0"/>
          <w:divBdr>
            <w:top w:val="none" w:sz="0" w:space="0" w:color="auto"/>
            <w:left w:val="none" w:sz="0" w:space="0" w:color="auto"/>
            <w:bottom w:val="none" w:sz="0" w:space="0" w:color="auto"/>
            <w:right w:val="none" w:sz="0" w:space="0" w:color="auto"/>
          </w:divBdr>
        </w:div>
        <w:div w:id="964000380">
          <w:marLeft w:val="480"/>
          <w:marRight w:val="0"/>
          <w:marTop w:val="0"/>
          <w:marBottom w:val="0"/>
          <w:divBdr>
            <w:top w:val="none" w:sz="0" w:space="0" w:color="auto"/>
            <w:left w:val="none" w:sz="0" w:space="0" w:color="auto"/>
            <w:bottom w:val="none" w:sz="0" w:space="0" w:color="auto"/>
            <w:right w:val="none" w:sz="0" w:space="0" w:color="auto"/>
          </w:divBdr>
        </w:div>
        <w:div w:id="974984964">
          <w:marLeft w:val="480"/>
          <w:marRight w:val="0"/>
          <w:marTop w:val="0"/>
          <w:marBottom w:val="0"/>
          <w:divBdr>
            <w:top w:val="none" w:sz="0" w:space="0" w:color="auto"/>
            <w:left w:val="none" w:sz="0" w:space="0" w:color="auto"/>
            <w:bottom w:val="none" w:sz="0" w:space="0" w:color="auto"/>
            <w:right w:val="none" w:sz="0" w:space="0" w:color="auto"/>
          </w:divBdr>
        </w:div>
        <w:div w:id="981734244">
          <w:marLeft w:val="480"/>
          <w:marRight w:val="0"/>
          <w:marTop w:val="0"/>
          <w:marBottom w:val="0"/>
          <w:divBdr>
            <w:top w:val="none" w:sz="0" w:space="0" w:color="auto"/>
            <w:left w:val="none" w:sz="0" w:space="0" w:color="auto"/>
            <w:bottom w:val="none" w:sz="0" w:space="0" w:color="auto"/>
            <w:right w:val="none" w:sz="0" w:space="0" w:color="auto"/>
          </w:divBdr>
        </w:div>
        <w:div w:id="991373816">
          <w:marLeft w:val="480"/>
          <w:marRight w:val="0"/>
          <w:marTop w:val="0"/>
          <w:marBottom w:val="0"/>
          <w:divBdr>
            <w:top w:val="none" w:sz="0" w:space="0" w:color="auto"/>
            <w:left w:val="none" w:sz="0" w:space="0" w:color="auto"/>
            <w:bottom w:val="none" w:sz="0" w:space="0" w:color="auto"/>
            <w:right w:val="none" w:sz="0" w:space="0" w:color="auto"/>
          </w:divBdr>
        </w:div>
        <w:div w:id="992215763">
          <w:marLeft w:val="480"/>
          <w:marRight w:val="0"/>
          <w:marTop w:val="0"/>
          <w:marBottom w:val="0"/>
          <w:divBdr>
            <w:top w:val="none" w:sz="0" w:space="0" w:color="auto"/>
            <w:left w:val="none" w:sz="0" w:space="0" w:color="auto"/>
            <w:bottom w:val="none" w:sz="0" w:space="0" w:color="auto"/>
            <w:right w:val="none" w:sz="0" w:space="0" w:color="auto"/>
          </w:divBdr>
        </w:div>
        <w:div w:id="1004359550">
          <w:marLeft w:val="480"/>
          <w:marRight w:val="0"/>
          <w:marTop w:val="0"/>
          <w:marBottom w:val="0"/>
          <w:divBdr>
            <w:top w:val="none" w:sz="0" w:space="0" w:color="auto"/>
            <w:left w:val="none" w:sz="0" w:space="0" w:color="auto"/>
            <w:bottom w:val="none" w:sz="0" w:space="0" w:color="auto"/>
            <w:right w:val="none" w:sz="0" w:space="0" w:color="auto"/>
          </w:divBdr>
        </w:div>
        <w:div w:id="1011027544">
          <w:marLeft w:val="480"/>
          <w:marRight w:val="0"/>
          <w:marTop w:val="0"/>
          <w:marBottom w:val="0"/>
          <w:divBdr>
            <w:top w:val="none" w:sz="0" w:space="0" w:color="auto"/>
            <w:left w:val="none" w:sz="0" w:space="0" w:color="auto"/>
            <w:bottom w:val="none" w:sz="0" w:space="0" w:color="auto"/>
            <w:right w:val="none" w:sz="0" w:space="0" w:color="auto"/>
          </w:divBdr>
        </w:div>
        <w:div w:id="1029720786">
          <w:marLeft w:val="480"/>
          <w:marRight w:val="0"/>
          <w:marTop w:val="0"/>
          <w:marBottom w:val="0"/>
          <w:divBdr>
            <w:top w:val="none" w:sz="0" w:space="0" w:color="auto"/>
            <w:left w:val="none" w:sz="0" w:space="0" w:color="auto"/>
            <w:bottom w:val="none" w:sz="0" w:space="0" w:color="auto"/>
            <w:right w:val="none" w:sz="0" w:space="0" w:color="auto"/>
          </w:divBdr>
        </w:div>
        <w:div w:id="1056663236">
          <w:marLeft w:val="480"/>
          <w:marRight w:val="0"/>
          <w:marTop w:val="0"/>
          <w:marBottom w:val="0"/>
          <w:divBdr>
            <w:top w:val="none" w:sz="0" w:space="0" w:color="auto"/>
            <w:left w:val="none" w:sz="0" w:space="0" w:color="auto"/>
            <w:bottom w:val="none" w:sz="0" w:space="0" w:color="auto"/>
            <w:right w:val="none" w:sz="0" w:space="0" w:color="auto"/>
          </w:divBdr>
        </w:div>
        <w:div w:id="1079138986">
          <w:marLeft w:val="480"/>
          <w:marRight w:val="0"/>
          <w:marTop w:val="0"/>
          <w:marBottom w:val="0"/>
          <w:divBdr>
            <w:top w:val="none" w:sz="0" w:space="0" w:color="auto"/>
            <w:left w:val="none" w:sz="0" w:space="0" w:color="auto"/>
            <w:bottom w:val="none" w:sz="0" w:space="0" w:color="auto"/>
            <w:right w:val="none" w:sz="0" w:space="0" w:color="auto"/>
          </w:divBdr>
        </w:div>
        <w:div w:id="1090279102">
          <w:marLeft w:val="480"/>
          <w:marRight w:val="0"/>
          <w:marTop w:val="0"/>
          <w:marBottom w:val="0"/>
          <w:divBdr>
            <w:top w:val="none" w:sz="0" w:space="0" w:color="auto"/>
            <w:left w:val="none" w:sz="0" w:space="0" w:color="auto"/>
            <w:bottom w:val="none" w:sz="0" w:space="0" w:color="auto"/>
            <w:right w:val="none" w:sz="0" w:space="0" w:color="auto"/>
          </w:divBdr>
        </w:div>
        <w:div w:id="1173641811">
          <w:marLeft w:val="480"/>
          <w:marRight w:val="0"/>
          <w:marTop w:val="0"/>
          <w:marBottom w:val="0"/>
          <w:divBdr>
            <w:top w:val="none" w:sz="0" w:space="0" w:color="auto"/>
            <w:left w:val="none" w:sz="0" w:space="0" w:color="auto"/>
            <w:bottom w:val="none" w:sz="0" w:space="0" w:color="auto"/>
            <w:right w:val="none" w:sz="0" w:space="0" w:color="auto"/>
          </w:divBdr>
        </w:div>
        <w:div w:id="1215197500">
          <w:marLeft w:val="480"/>
          <w:marRight w:val="0"/>
          <w:marTop w:val="0"/>
          <w:marBottom w:val="0"/>
          <w:divBdr>
            <w:top w:val="none" w:sz="0" w:space="0" w:color="auto"/>
            <w:left w:val="none" w:sz="0" w:space="0" w:color="auto"/>
            <w:bottom w:val="none" w:sz="0" w:space="0" w:color="auto"/>
            <w:right w:val="none" w:sz="0" w:space="0" w:color="auto"/>
          </w:divBdr>
        </w:div>
        <w:div w:id="1236284026">
          <w:marLeft w:val="480"/>
          <w:marRight w:val="0"/>
          <w:marTop w:val="0"/>
          <w:marBottom w:val="0"/>
          <w:divBdr>
            <w:top w:val="none" w:sz="0" w:space="0" w:color="auto"/>
            <w:left w:val="none" w:sz="0" w:space="0" w:color="auto"/>
            <w:bottom w:val="none" w:sz="0" w:space="0" w:color="auto"/>
            <w:right w:val="none" w:sz="0" w:space="0" w:color="auto"/>
          </w:divBdr>
        </w:div>
        <w:div w:id="1241672004">
          <w:marLeft w:val="480"/>
          <w:marRight w:val="0"/>
          <w:marTop w:val="0"/>
          <w:marBottom w:val="0"/>
          <w:divBdr>
            <w:top w:val="none" w:sz="0" w:space="0" w:color="auto"/>
            <w:left w:val="none" w:sz="0" w:space="0" w:color="auto"/>
            <w:bottom w:val="none" w:sz="0" w:space="0" w:color="auto"/>
            <w:right w:val="none" w:sz="0" w:space="0" w:color="auto"/>
          </w:divBdr>
        </w:div>
        <w:div w:id="1315455569">
          <w:marLeft w:val="480"/>
          <w:marRight w:val="0"/>
          <w:marTop w:val="0"/>
          <w:marBottom w:val="0"/>
          <w:divBdr>
            <w:top w:val="none" w:sz="0" w:space="0" w:color="auto"/>
            <w:left w:val="none" w:sz="0" w:space="0" w:color="auto"/>
            <w:bottom w:val="none" w:sz="0" w:space="0" w:color="auto"/>
            <w:right w:val="none" w:sz="0" w:space="0" w:color="auto"/>
          </w:divBdr>
        </w:div>
        <w:div w:id="1330064363">
          <w:marLeft w:val="480"/>
          <w:marRight w:val="0"/>
          <w:marTop w:val="0"/>
          <w:marBottom w:val="0"/>
          <w:divBdr>
            <w:top w:val="none" w:sz="0" w:space="0" w:color="auto"/>
            <w:left w:val="none" w:sz="0" w:space="0" w:color="auto"/>
            <w:bottom w:val="none" w:sz="0" w:space="0" w:color="auto"/>
            <w:right w:val="none" w:sz="0" w:space="0" w:color="auto"/>
          </w:divBdr>
        </w:div>
        <w:div w:id="1337614450">
          <w:marLeft w:val="480"/>
          <w:marRight w:val="0"/>
          <w:marTop w:val="0"/>
          <w:marBottom w:val="0"/>
          <w:divBdr>
            <w:top w:val="none" w:sz="0" w:space="0" w:color="auto"/>
            <w:left w:val="none" w:sz="0" w:space="0" w:color="auto"/>
            <w:bottom w:val="none" w:sz="0" w:space="0" w:color="auto"/>
            <w:right w:val="none" w:sz="0" w:space="0" w:color="auto"/>
          </w:divBdr>
        </w:div>
        <w:div w:id="1382286464">
          <w:marLeft w:val="480"/>
          <w:marRight w:val="0"/>
          <w:marTop w:val="0"/>
          <w:marBottom w:val="0"/>
          <w:divBdr>
            <w:top w:val="none" w:sz="0" w:space="0" w:color="auto"/>
            <w:left w:val="none" w:sz="0" w:space="0" w:color="auto"/>
            <w:bottom w:val="none" w:sz="0" w:space="0" w:color="auto"/>
            <w:right w:val="none" w:sz="0" w:space="0" w:color="auto"/>
          </w:divBdr>
        </w:div>
        <w:div w:id="1392727312">
          <w:marLeft w:val="480"/>
          <w:marRight w:val="0"/>
          <w:marTop w:val="0"/>
          <w:marBottom w:val="0"/>
          <w:divBdr>
            <w:top w:val="none" w:sz="0" w:space="0" w:color="auto"/>
            <w:left w:val="none" w:sz="0" w:space="0" w:color="auto"/>
            <w:bottom w:val="none" w:sz="0" w:space="0" w:color="auto"/>
            <w:right w:val="none" w:sz="0" w:space="0" w:color="auto"/>
          </w:divBdr>
        </w:div>
        <w:div w:id="1429043140">
          <w:marLeft w:val="480"/>
          <w:marRight w:val="0"/>
          <w:marTop w:val="0"/>
          <w:marBottom w:val="0"/>
          <w:divBdr>
            <w:top w:val="none" w:sz="0" w:space="0" w:color="auto"/>
            <w:left w:val="none" w:sz="0" w:space="0" w:color="auto"/>
            <w:bottom w:val="none" w:sz="0" w:space="0" w:color="auto"/>
            <w:right w:val="none" w:sz="0" w:space="0" w:color="auto"/>
          </w:divBdr>
        </w:div>
        <w:div w:id="1445150817">
          <w:marLeft w:val="480"/>
          <w:marRight w:val="0"/>
          <w:marTop w:val="0"/>
          <w:marBottom w:val="0"/>
          <w:divBdr>
            <w:top w:val="none" w:sz="0" w:space="0" w:color="auto"/>
            <w:left w:val="none" w:sz="0" w:space="0" w:color="auto"/>
            <w:bottom w:val="none" w:sz="0" w:space="0" w:color="auto"/>
            <w:right w:val="none" w:sz="0" w:space="0" w:color="auto"/>
          </w:divBdr>
        </w:div>
        <w:div w:id="1508789154">
          <w:marLeft w:val="480"/>
          <w:marRight w:val="0"/>
          <w:marTop w:val="0"/>
          <w:marBottom w:val="0"/>
          <w:divBdr>
            <w:top w:val="none" w:sz="0" w:space="0" w:color="auto"/>
            <w:left w:val="none" w:sz="0" w:space="0" w:color="auto"/>
            <w:bottom w:val="none" w:sz="0" w:space="0" w:color="auto"/>
            <w:right w:val="none" w:sz="0" w:space="0" w:color="auto"/>
          </w:divBdr>
        </w:div>
        <w:div w:id="1605917439">
          <w:marLeft w:val="480"/>
          <w:marRight w:val="0"/>
          <w:marTop w:val="0"/>
          <w:marBottom w:val="0"/>
          <w:divBdr>
            <w:top w:val="none" w:sz="0" w:space="0" w:color="auto"/>
            <w:left w:val="none" w:sz="0" w:space="0" w:color="auto"/>
            <w:bottom w:val="none" w:sz="0" w:space="0" w:color="auto"/>
            <w:right w:val="none" w:sz="0" w:space="0" w:color="auto"/>
          </w:divBdr>
        </w:div>
        <w:div w:id="1617130870">
          <w:marLeft w:val="480"/>
          <w:marRight w:val="0"/>
          <w:marTop w:val="0"/>
          <w:marBottom w:val="0"/>
          <w:divBdr>
            <w:top w:val="none" w:sz="0" w:space="0" w:color="auto"/>
            <w:left w:val="none" w:sz="0" w:space="0" w:color="auto"/>
            <w:bottom w:val="none" w:sz="0" w:space="0" w:color="auto"/>
            <w:right w:val="none" w:sz="0" w:space="0" w:color="auto"/>
          </w:divBdr>
        </w:div>
        <w:div w:id="1630434242">
          <w:marLeft w:val="480"/>
          <w:marRight w:val="0"/>
          <w:marTop w:val="0"/>
          <w:marBottom w:val="0"/>
          <w:divBdr>
            <w:top w:val="none" w:sz="0" w:space="0" w:color="auto"/>
            <w:left w:val="none" w:sz="0" w:space="0" w:color="auto"/>
            <w:bottom w:val="none" w:sz="0" w:space="0" w:color="auto"/>
            <w:right w:val="none" w:sz="0" w:space="0" w:color="auto"/>
          </w:divBdr>
        </w:div>
        <w:div w:id="1643652435">
          <w:marLeft w:val="480"/>
          <w:marRight w:val="0"/>
          <w:marTop w:val="0"/>
          <w:marBottom w:val="0"/>
          <w:divBdr>
            <w:top w:val="none" w:sz="0" w:space="0" w:color="auto"/>
            <w:left w:val="none" w:sz="0" w:space="0" w:color="auto"/>
            <w:bottom w:val="none" w:sz="0" w:space="0" w:color="auto"/>
            <w:right w:val="none" w:sz="0" w:space="0" w:color="auto"/>
          </w:divBdr>
        </w:div>
        <w:div w:id="1652708586">
          <w:marLeft w:val="480"/>
          <w:marRight w:val="0"/>
          <w:marTop w:val="0"/>
          <w:marBottom w:val="0"/>
          <w:divBdr>
            <w:top w:val="none" w:sz="0" w:space="0" w:color="auto"/>
            <w:left w:val="none" w:sz="0" w:space="0" w:color="auto"/>
            <w:bottom w:val="none" w:sz="0" w:space="0" w:color="auto"/>
            <w:right w:val="none" w:sz="0" w:space="0" w:color="auto"/>
          </w:divBdr>
        </w:div>
        <w:div w:id="1660959080">
          <w:marLeft w:val="480"/>
          <w:marRight w:val="0"/>
          <w:marTop w:val="0"/>
          <w:marBottom w:val="0"/>
          <w:divBdr>
            <w:top w:val="none" w:sz="0" w:space="0" w:color="auto"/>
            <w:left w:val="none" w:sz="0" w:space="0" w:color="auto"/>
            <w:bottom w:val="none" w:sz="0" w:space="0" w:color="auto"/>
            <w:right w:val="none" w:sz="0" w:space="0" w:color="auto"/>
          </w:divBdr>
        </w:div>
        <w:div w:id="1676574288">
          <w:marLeft w:val="480"/>
          <w:marRight w:val="0"/>
          <w:marTop w:val="0"/>
          <w:marBottom w:val="0"/>
          <w:divBdr>
            <w:top w:val="none" w:sz="0" w:space="0" w:color="auto"/>
            <w:left w:val="none" w:sz="0" w:space="0" w:color="auto"/>
            <w:bottom w:val="none" w:sz="0" w:space="0" w:color="auto"/>
            <w:right w:val="none" w:sz="0" w:space="0" w:color="auto"/>
          </w:divBdr>
        </w:div>
        <w:div w:id="1689479688">
          <w:marLeft w:val="480"/>
          <w:marRight w:val="0"/>
          <w:marTop w:val="0"/>
          <w:marBottom w:val="0"/>
          <w:divBdr>
            <w:top w:val="none" w:sz="0" w:space="0" w:color="auto"/>
            <w:left w:val="none" w:sz="0" w:space="0" w:color="auto"/>
            <w:bottom w:val="none" w:sz="0" w:space="0" w:color="auto"/>
            <w:right w:val="none" w:sz="0" w:space="0" w:color="auto"/>
          </w:divBdr>
        </w:div>
        <w:div w:id="1701979066">
          <w:marLeft w:val="480"/>
          <w:marRight w:val="0"/>
          <w:marTop w:val="0"/>
          <w:marBottom w:val="0"/>
          <w:divBdr>
            <w:top w:val="none" w:sz="0" w:space="0" w:color="auto"/>
            <w:left w:val="none" w:sz="0" w:space="0" w:color="auto"/>
            <w:bottom w:val="none" w:sz="0" w:space="0" w:color="auto"/>
            <w:right w:val="none" w:sz="0" w:space="0" w:color="auto"/>
          </w:divBdr>
        </w:div>
        <w:div w:id="1708748925">
          <w:marLeft w:val="480"/>
          <w:marRight w:val="0"/>
          <w:marTop w:val="0"/>
          <w:marBottom w:val="0"/>
          <w:divBdr>
            <w:top w:val="none" w:sz="0" w:space="0" w:color="auto"/>
            <w:left w:val="none" w:sz="0" w:space="0" w:color="auto"/>
            <w:bottom w:val="none" w:sz="0" w:space="0" w:color="auto"/>
            <w:right w:val="none" w:sz="0" w:space="0" w:color="auto"/>
          </w:divBdr>
        </w:div>
        <w:div w:id="1741170945">
          <w:marLeft w:val="480"/>
          <w:marRight w:val="0"/>
          <w:marTop w:val="0"/>
          <w:marBottom w:val="0"/>
          <w:divBdr>
            <w:top w:val="none" w:sz="0" w:space="0" w:color="auto"/>
            <w:left w:val="none" w:sz="0" w:space="0" w:color="auto"/>
            <w:bottom w:val="none" w:sz="0" w:space="0" w:color="auto"/>
            <w:right w:val="none" w:sz="0" w:space="0" w:color="auto"/>
          </w:divBdr>
        </w:div>
        <w:div w:id="1797679952">
          <w:marLeft w:val="480"/>
          <w:marRight w:val="0"/>
          <w:marTop w:val="0"/>
          <w:marBottom w:val="0"/>
          <w:divBdr>
            <w:top w:val="none" w:sz="0" w:space="0" w:color="auto"/>
            <w:left w:val="none" w:sz="0" w:space="0" w:color="auto"/>
            <w:bottom w:val="none" w:sz="0" w:space="0" w:color="auto"/>
            <w:right w:val="none" w:sz="0" w:space="0" w:color="auto"/>
          </w:divBdr>
        </w:div>
        <w:div w:id="1825968488">
          <w:marLeft w:val="480"/>
          <w:marRight w:val="0"/>
          <w:marTop w:val="0"/>
          <w:marBottom w:val="0"/>
          <w:divBdr>
            <w:top w:val="none" w:sz="0" w:space="0" w:color="auto"/>
            <w:left w:val="none" w:sz="0" w:space="0" w:color="auto"/>
            <w:bottom w:val="none" w:sz="0" w:space="0" w:color="auto"/>
            <w:right w:val="none" w:sz="0" w:space="0" w:color="auto"/>
          </w:divBdr>
        </w:div>
        <w:div w:id="1828665416">
          <w:marLeft w:val="480"/>
          <w:marRight w:val="0"/>
          <w:marTop w:val="0"/>
          <w:marBottom w:val="0"/>
          <w:divBdr>
            <w:top w:val="none" w:sz="0" w:space="0" w:color="auto"/>
            <w:left w:val="none" w:sz="0" w:space="0" w:color="auto"/>
            <w:bottom w:val="none" w:sz="0" w:space="0" w:color="auto"/>
            <w:right w:val="none" w:sz="0" w:space="0" w:color="auto"/>
          </w:divBdr>
        </w:div>
        <w:div w:id="1833449611">
          <w:marLeft w:val="480"/>
          <w:marRight w:val="0"/>
          <w:marTop w:val="0"/>
          <w:marBottom w:val="0"/>
          <w:divBdr>
            <w:top w:val="none" w:sz="0" w:space="0" w:color="auto"/>
            <w:left w:val="none" w:sz="0" w:space="0" w:color="auto"/>
            <w:bottom w:val="none" w:sz="0" w:space="0" w:color="auto"/>
            <w:right w:val="none" w:sz="0" w:space="0" w:color="auto"/>
          </w:divBdr>
        </w:div>
        <w:div w:id="1906644277">
          <w:marLeft w:val="480"/>
          <w:marRight w:val="0"/>
          <w:marTop w:val="0"/>
          <w:marBottom w:val="0"/>
          <w:divBdr>
            <w:top w:val="none" w:sz="0" w:space="0" w:color="auto"/>
            <w:left w:val="none" w:sz="0" w:space="0" w:color="auto"/>
            <w:bottom w:val="none" w:sz="0" w:space="0" w:color="auto"/>
            <w:right w:val="none" w:sz="0" w:space="0" w:color="auto"/>
          </w:divBdr>
        </w:div>
        <w:div w:id="1922324176">
          <w:marLeft w:val="480"/>
          <w:marRight w:val="0"/>
          <w:marTop w:val="0"/>
          <w:marBottom w:val="0"/>
          <w:divBdr>
            <w:top w:val="none" w:sz="0" w:space="0" w:color="auto"/>
            <w:left w:val="none" w:sz="0" w:space="0" w:color="auto"/>
            <w:bottom w:val="none" w:sz="0" w:space="0" w:color="auto"/>
            <w:right w:val="none" w:sz="0" w:space="0" w:color="auto"/>
          </w:divBdr>
        </w:div>
        <w:div w:id="1927297391">
          <w:marLeft w:val="480"/>
          <w:marRight w:val="0"/>
          <w:marTop w:val="0"/>
          <w:marBottom w:val="0"/>
          <w:divBdr>
            <w:top w:val="none" w:sz="0" w:space="0" w:color="auto"/>
            <w:left w:val="none" w:sz="0" w:space="0" w:color="auto"/>
            <w:bottom w:val="none" w:sz="0" w:space="0" w:color="auto"/>
            <w:right w:val="none" w:sz="0" w:space="0" w:color="auto"/>
          </w:divBdr>
        </w:div>
        <w:div w:id="1948270261">
          <w:marLeft w:val="480"/>
          <w:marRight w:val="0"/>
          <w:marTop w:val="0"/>
          <w:marBottom w:val="0"/>
          <w:divBdr>
            <w:top w:val="none" w:sz="0" w:space="0" w:color="auto"/>
            <w:left w:val="none" w:sz="0" w:space="0" w:color="auto"/>
            <w:bottom w:val="none" w:sz="0" w:space="0" w:color="auto"/>
            <w:right w:val="none" w:sz="0" w:space="0" w:color="auto"/>
          </w:divBdr>
        </w:div>
        <w:div w:id="1958179866">
          <w:marLeft w:val="480"/>
          <w:marRight w:val="0"/>
          <w:marTop w:val="0"/>
          <w:marBottom w:val="0"/>
          <w:divBdr>
            <w:top w:val="none" w:sz="0" w:space="0" w:color="auto"/>
            <w:left w:val="none" w:sz="0" w:space="0" w:color="auto"/>
            <w:bottom w:val="none" w:sz="0" w:space="0" w:color="auto"/>
            <w:right w:val="none" w:sz="0" w:space="0" w:color="auto"/>
          </w:divBdr>
        </w:div>
        <w:div w:id="1999074285">
          <w:marLeft w:val="480"/>
          <w:marRight w:val="0"/>
          <w:marTop w:val="0"/>
          <w:marBottom w:val="0"/>
          <w:divBdr>
            <w:top w:val="none" w:sz="0" w:space="0" w:color="auto"/>
            <w:left w:val="none" w:sz="0" w:space="0" w:color="auto"/>
            <w:bottom w:val="none" w:sz="0" w:space="0" w:color="auto"/>
            <w:right w:val="none" w:sz="0" w:space="0" w:color="auto"/>
          </w:divBdr>
        </w:div>
        <w:div w:id="2000956146">
          <w:marLeft w:val="480"/>
          <w:marRight w:val="0"/>
          <w:marTop w:val="0"/>
          <w:marBottom w:val="0"/>
          <w:divBdr>
            <w:top w:val="none" w:sz="0" w:space="0" w:color="auto"/>
            <w:left w:val="none" w:sz="0" w:space="0" w:color="auto"/>
            <w:bottom w:val="none" w:sz="0" w:space="0" w:color="auto"/>
            <w:right w:val="none" w:sz="0" w:space="0" w:color="auto"/>
          </w:divBdr>
        </w:div>
        <w:div w:id="2007440772">
          <w:marLeft w:val="480"/>
          <w:marRight w:val="0"/>
          <w:marTop w:val="0"/>
          <w:marBottom w:val="0"/>
          <w:divBdr>
            <w:top w:val="none" w:sz="0" w:space="0" w:color="auto"/>
            <w:left w:val="none" w:sz="0" w:space="0" w:color="auto"/>
            <w:bottom w:val="none" w:sz="0" w:space="0" w:color="auto"/>
            <w:right w:val="none" w:sz="0" w:space="0" w:color="auto"/>
          </w:divBdr>
        </w:div>
        <w:div w:id="2030061834">
          <w:marLeft w:val="480"/>
          <w:marRight w:val="0"/>
          <w:marTop w:val="0"/>
          <w:marBottom w:val="0"/>
          <w:divBdr>
            <w:top w:val="none" w:sz="0" w:space="0" w:color="auto"/>
            <w:left w:val="none" w:sz="0" w:space="0" w:color="auto"/>
            <w:bottom w:val="none" w:sz="0" w:space="0" w:color="auto"/>
            <w:right w:val="none" w:sz="0" w:space="0" w:color="auto"/>
          </w:divBdr>
        </w:div>
        <w:div w:id="2032222414">
          <w:marLeft w:val="480"/>
          <w:marRight w:val="0"/>
          <w:marTop w:val="0"/>
          <w:marBottom w:val="0"/>
          <w:divBdr>
            <w:top w:val="none" w:sz="0" w:space="0" w:color="auto"/>
            <w:left w:val="none" w:sz="0" w:space="0" w:color="auto"/>
            <w:bottom w:val="none" w:sz="0" w:space="0" w:color="auto"/>
            <w:right w:val="none" w:sz="0" w:space="0" w:color="auto"/>
          </w:divBdr>
        </w:div>
        <w:div w:id="2054619859">
          <w:marLeft w:val="480"/>
          <w:marRight w:val="0"/>
          <w:marTop w:val="0"/>
          <w:marBottom w:val="0"/>
          <w:divBdr>
            <w:top w:val="none" w:sz="0" w:space="0" w:color="auto"/>
            <w:left w:val="none" w:sz="0" w:space="0" w:color="auto"/>
            <w:bottom w:val="none" w:sz="0" w:space="0" w:color="auto"/>
            <w:right w:val="none" w:sz="0" w:space="0" w:color="auto"/>
          </w:divBdr>
        </w:div>
        <w:div w:id="2113208387">
          <w:marLeft w:val="480"/>
          <w:marRight w:val="0"/>
          <w:marTop w:val="0"/>
          <w:marBottom w:val="0"/>
          <w:divBdr>
            <w:top w:val="none" w:sz="0" w:space="0" w:color="auto"/>
            <w:left w:val="none" w:sz="0" w:space="0" w:color="auto"/>
            <w:bottom w:val="none" w:sz="0" w:space="0" w:color="auto"/>
            <w:right w:val="none" w:sz="0" w:space="0" w:color="auto"/>
          </w:divBdr>
        </w:div>
      </w:divsChild>
    </w:div>
    <w:div w:id="1826626621">
      <w:bodyDiv w:val="1"/>
      <w:marLeft w:val="0"/>
      <w:marRight w:val="0"/>
      <w:marTop w:val="0"/>
      <w:marBottom w:val="0"/>
      <w:divBdr>
        <w:top w:val="none" w:sz="0" w:space="0" w:color="auto"/>
        <w:left w:val="none" w:sz="0" w:space="0" w:color="auto"/>
        <w:bottom w:val="none" w:sz="0" w:space="0" w:color="auto"/>
        <w:right w:val="none" w:sz="0" w:space="0" w:color="auto"/>
      </w:divBdr>
      <w:divsChild>
        <w:div w:id="19085796">
          <w:marLeft w:val="480"/>
          <w:marRight w:val="0"/>
          <w:marTop w:val="0"/>
          <w:marBottom w:val="0"/>
          <w:divBdr>
            <w:top w:val="none" w:sz="0" w:space="0" w:color="auto"/>
            <w:left w:val="none" w:sz="0" w:space="0" w:color="auto"/>
            <w:bottom w:val="none" w:sz="0" w:space="0" w:color="auto"/>
            <w:right w:val="none" w:sz="0" w:space="0" w:color="auto"/>
          </w:divBdr>
        </w:div>
        <w:div w:id="28770772">
          <w:marLeft w:val="480"/>
          <w:marRight w:val="0"/>
          <w:marTop w:val="0"/>
          <w:marBottom w:val="0"/>
          <w:divBdr>
            <w:top w:val="none" w:sz="0" w:space="0" w:color="auto"/>
            <w:left w:val="none" w:sz="0" w:space="0" w:color="auto"/>
            <w:bottom w:val="none" w:sz="0" w:space="0" w:color="auto"/>
            <w:right w:val="none" w:sz="0" w:space="0" w:color="auto"/>
          </w:divBdr>
        </w:div>
        <w:div w:id="67926537">
          <w:marLeft w:val="480"/>
          <w:marRight w:val="0"/>
          <w:marTop w:val="0"/>
          <w:marBottom w:val="0"/>
          <w:divBdr>
            <w:top w:val="none" w:sz="0" w:space="0" w:color="auto"/>
            <w:left w:val="none" w:sz="0" w:space="0" w:color="auto"/>
            <w:bottom w:val="none" w:sz="0" w:space="0" w:color="auto"/>
            <w:right w:val="none" w:sz="0" w:space="0" w:color="auto"/>
          </w:divBdr>
        </w:div>
        <w:div w:id="71048741">
          <w:marLeft w:val="480"/>
          <w:marRight w:val="0"/>
          <w:marTop w:val="0"/>
          <w:marBottom w:val="0"/>
          <w:divBdr>
            <w:top w:val="none" w:sz="0" w:space="0" w:color="auto"/>
            <w:left w:val="none" w:sz="0" w:space="0" w:color="auto"/>
            <w:bottom w:val="none" w:sz="0" w:space="0" w:color="auto"/>
            <w:right w:val="none" w:sz="0" w:space="0" w:color="auto"/>
          </w:divBdr>
        </w:div>
        <w:div w:id="102457614">
          <w:marLeft w:val="480"/>
          <w:marRight w:val="0"/>
          <w:marTop w:val="0"/>
          <w:marBottom w:val="0"/>
          <w:divBdr>
            <w:top w:val="none" w:sz="0" w:space="0" w:color="auto"/>
            <w:left w:val="none" w:sz="0" w:space="0" w:color="auto"/>
            <w:bottom w:val="none" w:sz="0" w:space="0" w:color="auto"/>
            <w:right w:val="none" w:sz="0" w:space="0" w:color="auto"/>
          </w:divBdr>
        </w:div>
        <w:div w:id="132841610">
          <w:marLeft w:val="480"/>
          <w:marRight w:val="0"/>
          <w:marTop w:val="0"/>
          <w:marBottom w:val="0"/>
          <w:divBdr>
            <w:top w:val="none" w:sz="0" w:space="0" w:color="auto"/>
            <w:left w:val="none" w:sz="0" w:space="0" w:color="auto"/>
            <w:bottom w:val="none" w:sz="0" w:space="0" w:color="auto"/>
            <w:right w:val="none" w:sz="0" w:space="0" w:color="auto"/>
          </w:divBdr>
        </w:div>
        <w:div w:id="271981742">
          <w:marLeft w:val="480"/>
          <w:marRight w:val="0"/>
          <w:marTop w:val="0"/>
          <w:marBottom w:val="0"/>
          <w:divBdr>
            <w:top w:val="none" w:sz="0" w:space="0" w:color="auto"/>
            <w:left w:val="none" w:sz="0" w:space="0" w:color="auto"/>
            <w:bottom w:val="none" w:sz="0" w:space="0" w:color="auto"/>
            <w:right w:val="none" w:sz="0" w:space="0" w:color="auto"/>
          </w:divBdr>
        </w:div>
        <w:div w:id="369569641">
          <w:marLeft w:val="480"/>
          <w:marRight w:val="0"/>
          <w:marTop w:val="0"/>
          <w:marBottom w:val="0"/>
          <w:divBdr>
            <w:top w:val="none" w:sz="0" w:space="0" w:color="auto"/>
            <w:left w:val="none" w:sz="0" w:space="0" w:color="auto"/>
            <w:bottom w:val="none" w:sz="0" w:space="0" w:color="auto"/>
            <w:right w:val="none" w:sz="0" w:space="0" w:color="auto"/>
          </w:divBdr>
        </w:div>
        <w:div w:id="386147315">
          <w:marLeft w:val="480"/>
          <w:marRight w:val="0"/>
          <w:marTop w:val="0"/>
          <w:marBottom w:val="0"/>
          <w:divBdr>
            <w:top w:val="none" w:sz="0" w:space="0" w:color="auto"/>
            <w:left w:val="none" w:sz="0" w:space="0" w:color="auto"/>
            <w:bottom w:val="none" w:sz="0" w:space="0" w:color="auto"/>
            <w:right w:val="none" w:sz="0" w:space="0" w:color="auto"/>
          </w:divBdr>
        </w:div>
        <w:div w:id="386874899">
          <w:marLeft w:val="480"/>
          <w:marRight w:val="0"/>
          <w:marTop w:val="0"/>
          <w:marBottom w:val="0"/>
          <w:divBdr>
            <w:top w:val="none" w:sz="0" w:space="0" w:color="auto"/>
            <w:left w:val="none" w:sz="0" w:space="0" w:color="auto"/>
            <w:bottom w:val="none" w:sz="0" w:space="0" w:color="auto"/>
            <w:right w:val="none" w:sz="0" w:space="0" w:color="auto"/>
          </w:divBdr>
        </w:div>
        <w:div w:id="419643264">
          <w:marLeft w:val="480"/>
          <w:marRight w:val="0"/>
          <w:marTop w:val="0"/>
          <w:marBottom w:val="0"/>
          <w:divBdr>
            <w:top w:val="none" w:sz="0" w:space="0" w:color="auto"/>
            <w:left w:val="none" w:sz="0" w:space="0" w:color="auto"/>
            <w:bottom w:val="none" w:sz="0" w:space="0" w:color="auto"/>
            <w:right w:val="none" w:sz="0" w:space="0" w:color="auto"/>
          </w:divBdr>
        </w:div>
        <w:div w:id="439305604">
          <w:marLeft w:val="480"/>
          <w:marRight w:val="0"/>
          <w:marTop w:val="0"/>
          <w:marBottom w:val="0"/>
          <w:divBdr>
            <w:top w:val="none" w:sz="0" w:space="0" w:color="auto"/>
            <w:left w:val="none" w:sz="0" w:space="0" w:color="auto"/>
            <w:bottom w:val="none" w:sz="0" w:space="0" w:color="auto"/>
            <w:right w:val="none" w:sz="0" w:space="0" w:color="auto"/>
          </w:divBdr>
        </w:div>
        <w:div w:id="495656597">
          <w:marLeft w:val="480"/>
          <w:marRight w:val="0"/>
          <w:marTop w:val="0"/>
          <w:marBottom w:val="0"/>
          <w:divBdr>
            <w:top w:val="none" w:sz="0" w:space="0" w:color="auto"/>
            <w:left w:val="none" w:sz="0" w:space="0" w:color="auto"/>
            <w:bottom w:val="none" w:sz="0" w:space="0" w:color="auto"/>
            <w:right w:val="none" w:sz="0" w:space="0" w:color="auto"/>
          </w:divBdr>
        </w:div>
        <w:div w:id="579102497">
          <w:marLeft w:val="480"/>
          <w:marRight w:val="0"/>
          <w:marTop w:val="0"/>
          <w:marBottom w:val="0"/>
          <w:divBdr>
            <w:top w:val="none" w:sz="0" w:space="0" w:color="auto"/>
            <w:left w:val="none" w:sz="0" w:space="0" w:color="auto"/>
            <w:bottom w:val="none" w:sz="0" w:space="0" w:color="auto"/>
            <w:right w:val="none" w:sz="0" w:space="0" w:color="auto"/>
          </w:divBdr>
        </w:div>
        <w:div w:id="643313704">
          <w:marLeft w:val="480"/>
          <w:marRight w:val="0"/>
          <w:marTop w:val="0"/>
          <w:marBottom w:val="0"/>
          <w:divBdr>
            <w:top w:val="none" w:sz="0" w:space="0" w:color="auto"/>
            <w:left w:val="none" w:sz="0" w:space="0" w:color="auto"/>
            <w:bottom w:val="none" w:sz="0" w:space="0" w:color="auto"/>
            <w:right w:val="none" w:sz="0" w:space="0" w:color="auto"/>
          </w:divBdr>
        </w:div>
        <w:div w:id="649291401">
          <w:marLeft w:val="480"/>
          <w:marRight w:val="0"/>
          <w:marTop w:val="0"/>
          <w:marBottom w:val="0"/>
          <w:divBdr>
            <w:top w:val="none" w:sz="0" w:space="0" w:color="auto"/>
            <w:left w:val="none" w:sz="0" w:space="0" w:color="auto"/>
            <w:bottom w:val="none" w:sz="0" w:space="0" w:color="auto"/>
            <w:right w:val="none" w:sz="0" w:space="0" w:color="auto"/>
          </w:divBdr>
        </w:div>
        <w:div w:id="707487692">
          <w:marLeft w:val="480"/>
          <w:marRight w:val="0"/>
          <w:marTop w:val="0"/>
          <w:marBottom w:val="0"/>
          <w:divBdr>
            <w:top w:val="none" w:sz="0" w:space="0" w:color="auto"/>
            <w:left w:val="none" w:sz="0" w:space="0" w:color="auto"/>
            <w:bottom w:val="none" w:sz="0" w:space="0" w:color="auto"/>
            <w:right w:val="none" w:sz="0" w:space="0" w:color="auto"/>
          </w:divBdr>
        </w:div>
        <w:div w:id="769617536">
          <w:marLeft w:val="480"/>
          <w:marRight w:val="0"/>
          <w:marTop w:val="0"/>
          <w:marBottom w:val="0"/>
          <w:divBdr>
            <w:top w:val="none" w:sz="0" w:space="0" w:color="auto"/>
            <w:left w:val="none" w:sz="0" w:space="0" w:color="auto"/>
            <w:bottom w:val="none" w:sz="0" w:space="0" w:color="auto"/>
            <w:right w:val="none" w:sz="0" w:space="0" w:color="auto"/>
          </w:divBdr>
        </w:div>
        <w:div w:id="777724262">
          <w:marLeft w:val="480"/>
          <w:marRight w:val="0"/>
          <w:marTop w:val="0"/>
          <w:marBottom w:val="0"/>
          <w:divBdr>
            <w:top w:val="none" w:sz="0" w:space="0" w:color="auto"/>
            <w:left w:val="none" w:sz="0" w:space="0" w:color="auto"/>
            <w:bottom w:val="none" w:sz="0" w:space="0" w:color="auto"/>
            <w:right w:val="none" w:sz="0" w:space="0" w:color="auto"/>
          </w:divBdr>
        </w:div>
        <w:div w:id="792745682">
          <w:marLeft w:val="480"/>
          <w:marRight w:val="0"/>
          <w:marTop w:val="0"/>
          <w:marBottom w:val="0"/>
          <w:divBdr>
            <w:top w:val="none" w:sz="0" w:space="0" w:color="auto"/>
            <w:left w:val="none" w:sz="0" w:space="0" w:color="auto"/>
            <w:bottom w:val="none" w:sz="0" w:space="0" w:color="auto"/>
            <w:right w:val="none" w:sz="0" w:space="0" w:color="auto"/>
          </w:divBdr>
        </w:div>
        <w:div w:id="815682130">
          <w:marLeft w:val="480"/>
          <w:marRight w:val="0"/>
          <w:marTop w:val="0"/>
          <w:marBottom w:val="0"/>
          <w:divBdr>
            <w:top w:val="none" w:sz="0" w:space="0" w:color="auto"/>
            <w:left w:val="none" w:sz="0" w:space="0" w:color="auto"/>
            <w:bottom w:val="none" w:sz="0" w:space="0" w:color="auto"/>
            <w:right w:val="none" w:sz="0" w:space="0" w:color="auto"/>
          </w:divBdr>
        </w:div>
        <w:div w:id="844175534">
          <w:marLeft w:val="480"/>
          <w:marRight w:val="0"/>
          <w:marTop w:val="0"/>
          <w:marBottom w:val="0"/>
          <w:divBdr>
            <w:top w:val="none" w:sz="0" w:space="0" w:color="auto"/>
            <w:left w:val="none" w:sz="0" w:space="0" w:color="auto"/>
            <w:bottom w:val="none" w:sz="0" w:space="0" w:color="auto"/>
            <w:right w:val="none" w:sz="0" w:space="0" w:color="auto"/>
          </w:divBdr>
        </w:div>
        <w:div w:id="850492588">
          <w:marLeft w:val="480"/>
          <w:marRight w:val="0"/>
          <w:marTop w:val="0"/>
          <w:marBottom w:val="0"/>
          <w:divBdr>
            <w:top w:val="none" w:sz="0" w:space="0" w:color="auto"/>
            <w:left w:val="none" w:sz="0" w:space="0" w:color="auto"/>
            <w:bottom w:val="none" w:sz="0" w:space="0" w:color="auto"/>
            <w:right w:val="none" w:sz="0" w:space="0" w:color="auto"/>
          </w:divBdr>
        </w:div>
        <w:div w:id="873226688">
          <w:marLeft w:val="480"/>
          <w:marRight w:val="0"/>
          <w:marTop w:val="0"/>
          <w:marBottom w:val="0"/>
          <w:divBdr>
            <w:top w:val="none" w:sz="0" w:space="0" w:color="auto"/>
            <w:left w:val="none" w:sz="0" w:space="0" w:color="auto"/>
            <w:bottom w:val="none" w:sz="0" w:space="0" w:color="auto"/>
            <w:right w:val="none" w:sz="0" w:space="0" w:color="auto"/>
          </w:divBdr>
        </w:div>
        <w:div w:id="892424114">
          <w:marLeft w:val="480"/>
          <w:marRight w:val="0"/>
          <w:marTop w:val="0"/>
          <w:marBottom w:val="0"/>
          <w:divBdr>
            <w:top w:val="none" w:sz="0" w:space="0" w:color="auto"/>
            <w:left w:val="none" w:sz="0" w:space="0" w:color="auto"/>
            <w:bottom w:val="none" w:sz="0" w:space="0" w:color="auto"/>
            <w:right w:val="none" w:sz="0" w:space="0" w:color="auto"/>
          </w:divBdr>
        </w:div>
        <w:div w:id="964307987">
          <w:marLeft w:val="480"/>
          <w:marRight w:val="0"/>
          <w:marTop w:val="0"/>
          <w:marBottom w:val="0"/>
          <w:divBdr>
            <w:top w:val="none" w:sz="0" w:space="0" w:color="auto"/>
            <w:left w:val="none" w:sz="0" w:space="0" w:color="auto"/>
            <w:bottom w:val="none" w:sz="0" w:space="0" w:color="auto"/>
            <w:right w:val="none" w:sz="0" w:space="0" w:color="auto"/>
          </w:divBdr>
        </w:div>
        <w:div w:id="974139418">
          <w:marLeft w:val="480"/>
          <w:marRight w:val="0"/>
          <w:marTop w:val="0"/>
          <w:marBottom w:val="0"/>
          <w:divBdr>
            <w:top w:val="none" w:sz="0" w:space="0" w:color="auto"/>
            <w:left w:val="none" w:sz="0" w:space="0" w:color="auto"/>
            <w:bottom w:val="none" w:sz="0" w:space="0" w:color="auto"/>
            <w:right w:val="none" w:sz="0" w:space="0" w:color="auto"/>
          </w:divBdr>
        </w:div>
        <w:div w:id="978268874">
          <w:marLeft w:val="480"/>
          <w:marRight w:val="0"/>
          <w:marTop w:val="0"/>
          <w:marBottom w:val="0"/>
          <w:divBdr>
            <w:top w:val="none" w:sz="0" w:space="0" w:color="auto"/>
            <w:left w:val="none" w:sz="0" w:space="0" w:color="auto"/>
            <w:bottom w:val="none" w:sz="0" w:space="0" w:color="auto"/>
            <w:right w:val="none" w:sz="0" w:space="0" w:color="auto"/>
          </w:divBdr>
        </w:div>
        <w:div w:id="985208106">
          <w:marLeft w:val="480"/>
          <w:marRight w:val="0"/>
          <w:marTop w:val="0"/>
          <w:marBottom w:val="0"/>
          <w:divBdr>
            <w:top w:val="none" w:sz="0" w:space="0" w:color="auto"/>
            <w:left w:val="none" w:sz="0" w:space="0" w:color="auto"/>
            <w:bottom w:val="none" w:sz="0" w:space="0" w:color="auto"/>
            <w:right w:val="none" w:sz="0" w:space="0" w:color="auto"/>
          </w:divBdr>
        </w:div>
        <w:div w:id="1051612669">
          <w:marLeft w:val="480"/>
          <w:marRight w:val="0"/>
          <w:marTop w:val="0"/>
          <w:marBottom w:val="0"/>
          <w:divBdr>
            <w:top w:val="none" w:sz="0" w:space="0" w:color="auto"/>
            <w:left w:val="none" w:sz="0" w:space="0" w:color="auto"/>
            <w:bottom w:val="none" w:sz="0" w:space="0" w:color="auto"/>
            <w:right w:val="none" w:sz="0" w:space="0" w:color="auto"/>
          </w:divBdr>
        </w:div>
        <w:div w:id="1060397851">
          <w:marLeft w:val="480"/>
          <w:marRight w:val="0"/>
          <w:marTop w:val="0"/>
          <w:marBottom w:val="0"/>
          <w:divBdr>
            <w:top w:val="none" w:sz="0" w:space="0" w:color="auto"/>
            <w:left w:val="none" w:sz="0" w:space="0" w:color="auto"/>
            <w:bottom w:val="none" w:sz="0" w:space="0" w:color="auto"/>
            <w:right w:val="none" w:sz="0" w:space="0" w:color="auto"/>
          </w:divBdr>
        </w:div>
        <w:div w:id="1074740743">
          <w:marLeft w:val="480"/>
          <w:marRight w:val="0"/>
          <w:marTop w:val="0"/>
          <w:marBottom w:val="0"/>
          <w:divBdr>
            <w:top w:val="none" w:sz="0" w:space="0" w:color="auto"/>
            <w:left w:val="none" w:sz="0" w:space="0" w:color="auto"/>
            <w:bottom w:val="none" w:sz="0" w:space="0" w:color="auto"/>
            <w:right w:val="none" w:sz="0" w:space="0" w:color="auto"/>
          </w:divBdr>
        </w:div>
        <w:div w:id="1095324127">
          <w:marLeft w:val="480"/>
          <w:marRight w:val="0"/>
          <w:marTop w:val="0"/>
          <w:marBottom w:val="0"/>
          <w:divBdr>
            <w:top w:val="none" w:sz="0" w:space="0" w:color="auto"/>
            <w:left w:val="none" w:sz="0" w:space="0" w:color="auto"/>
            <w:bottom w:val="none" w:sz="0" w:space="0" w:color="auto"/>
            <w:right w:val="none" w:sz="0" w:space="0" w:color="auto"/>
          </w:divBdr>
        </w:div>
        <w:div w:id="1118527058">
          <w:marLeft w:val="480"/>
          <w:marRight w:val="0"/>
          <w:marTop w:val="0"/>
          <w:marBottom w:val="0"/>
          <w:divBdr>
            <w:top w:val="none" w:sz="0" w:space="0" w:color="auto"/>
            <w:left w:val="none" w:sz="0" w:space="0" w:color="auto"/>
            <w:bottom w:val="none" w:sz="0" w:space="0" w:color="auto"/>
            <w:right w:val="none" w:sz="0" w:space="0" w:color="auto"/>
          </w:divBdr>
        </w:div>
        <w:div w:id="1146707354">
          <w:marLeft w:val="480"/>
          <w:marRight w:val="0"/>
          <w:marTop w:val="0"/>
          <w:marBottom w:val="0"/>
          <w:divBdr>
            <w:top w:val="none" w:sz="0" w:space="0" w:color="auto"/>
            <w:left w:val="none" w:sz="0" w:space="0" w:color="auto"/>
            <w:bottom w:val="none" w:sz="0" w:space="0" w:color="auto"/>
            <w:right w:val="none" w:sz="0" w:space="0" w:color="auto"/>
          </w:divBdr>
        </w:div>
        <w:div w:id="1152214881">
          <w:marLeft w:val="480"/>
          <w:marRight w:val="0"/>
          <w:marTop w:val="0"/>
          <w:marBottom w:val="0"/>
          <w:divBdr>
            <w:top w:val="none" w:sz="0" w:space="0" w:color="auto"/>
            <w:left w:val="none" w:sz="0" w:space="0" w:color="auto"/>
            <w:bottom w:val="none" w:sz="0" w:space="0" w:color="auto"/>
            <w:right w:val="none" w:sz="0" w:space="0" w:color="auto"/>
          </w:divBdr>
        </w:div>
        <w:div w:id="1152714454">
          <w:marLeft w:val="480"/>
          <w:marRight w:val="0"/>
          <w:marTop w:val="0"/>
          <w:marBottom w:val="0"/>
          <w:divBdr>
            <w:top w:val="none" w:sz="0" w:space="0" w:color="auto"/>
            <w:left w:val="none" w:sz="0" w:space="0" w:color="auto"/>
            <w:bottom w:val="none" w:sz="0" w:space="0" w:color="auto"/>
            <w:right w:val="none" w:sz="0" w:space="0" w:color="auto"/>
          </w:divBdr>
        </w:div>
        <w:div w:id="1175420826">
          <w:marLeft w:val="480"/>
          <w:marRight w:val="0"/>
          <w:marTop w:val="0"/>
          <w:marBottom w:val="0"/>
          <w:divBdr>
            <w:top w:val="none" w:sz="0" w:space="0" w:color="auto"/>
            <w:left w:val="none" w:sz="0" w:space="0" w:color="auto"/>
            <w:bottom w:val="none" w:sz="0" w:space="0" w:color="auto"/>
            <w:right w:val="none" w:sz="0" w:space="0" w:color="auto"/>
          </w:divBdr>
        </w:div>
        <w:div w:id="1330135771">
          <w:marLeft w:val="480"/>
          <w:marRight w:val="0"/>
          <w:marTop w:val="0"/>
          <w:marBottom w:val="0"/>
          <w:divBdr>
            <w:top w:val="none" w:sz="0" w:space="0" w:color="auto"/>
            <w:left w:val="none" w:sz="0" w:space="0" w:color="auto"/>
            <w:bottom w:val="none" w:sz="0" w:space="0" w:color="auto"/>
            <w:right w:val="none" w:sz="0" w:space="0" w:color="auto"/>
          </w:divBdr>
        </w:div>
        <w:div w:id="1364593886">
          <w:marLeft w:val="480"/>
          <w:marRight w:val="0"/>
          <w:marTop w:val="0"/>
          <w:marBottom w:val="0"/>
          <w:divBdr>
            <w:top w:val="none" w:sz="0" w:space="0" w:color="auto"/>
            <w:left w:val="none" w:sz="0" w:space="0" w:color="auto"/>
            <w:bottom w:val="none" w:sz="0" w:space="0" w:color="auto"/>
            <w:right w:val="none" w:sz="0" w:space="0" w:color="auto"/>
          </w:divBdr>
        </w:div>
        <w:div w:id="1392994286">
          <w:marLeft w:val="480"/>
          <w:marRight w:val="0"/>
          <w:marTop w:val="0"/>
          <w:marBottom w:val="0"/>
          <w:divBdr>
            <w:top w:val="none" w:sz="0" w:space="0" w:color="auto"/>
            <w:left w:val="none" w:sz="0" w:space="0" w:color="auto"/>
            <w:bottom w:val="none" w:sz="0" w:space="0" w:color="auto"/>
            <w:right w:val="none" w:sz="0" w:space="0" w:color="auto"/>
          </w:divBdr>
        </w:div>
        <w:div w:id="1413816652">
          <w:marLeft w:val="480"/>
          <w:marRight w:val="0"/>
          <w:marTop w:val="0"/>
          <w:marBottom w:val="0"/>
          <w:divBdr>
            <w:top w:val="none" w:sz="0" w:space="0" w:color="auto"/>
            <w:left w:val="none" w:sz="0" w:space="0" w:color="auto"/>
            <w:bottom w:val="none" w:sz="0" w:space="0" w:color="auto"/>
            <w:right w:val="none" w:sz="0" w:space="0" w:color="auto"/>
          </w:divBdr>
        </w:div>
        <w:div w:id="1430464534">
          <w:marLeft w:val="480"/>
          <w:marRight w:val="0"/>
          <w:marTop w:val="0"/>
          <w:marBottom w:val="0"/>
          <w:divBdr>
            <w:top w:val="none" w:sz="0" w:space="0" w:color="auto"/>
            <w:left w:val="none" w:sz="0" w:space="0" w:color="auto"/>
            <w:bottom w:val="none" w:sz="0" w:space="0" w:color="auto"/>
            <w:right w:val="none" w:sz="0" w:space="0" w:color="auto"/>
          </w:divBdr>
        </w:div>
        <w:div w:id="1498154726">
          <w:marLeft w:val="480"/>
          <w:marRight w:val="0"/>
          <w:marTop w:val="0"/>
          <w:marBottom w:val="0"/>
          <w:divBdr>
            <w:top w:val="none" w:sz="0" w:space="0" w:color="auto"/>
            <w:left w:val="none" w:sz="0" w:space="0" w:color="auto"/>
            <w:bottom w:val="none" w:sz="0" w:space="0" w:color="auto"/>
            <w:right w:val="none" w:sz="0" w:space="0" w:color="auto"/>
          </w:divBdr>
        </w:div>
        <w:div w:id="1537430975">
          <w:marLeft w:val="480"/>
          <w:marRight w:val="0"/>
          <w:marTop w:val="0"/>
          <w:marBottom w:val="0"/>
          <w:divBdr>
            <w:top w:val="none" w:sz="0" w:space="0" w:color="auto"/>
            <w:left w:val="none" w:sz="0" w:space="0" w:color="auto"/>
            <w:bottom w:val="none" w:sz="0" w:space="0" w:color="auto"/>
            <w:right w:val="none" w:sz="0" w:space="0" w:color="auto"/>
          </w:divBdr>
        </w:div>
        <w:div w:id="1557740385">
          <w:marLeft w:val="480"/>
          <w:marRight w:val="0"/>
          <w:marTop w:val="0"/>
          <w:marBottom w:val="0"/>
          <w:divBdr>
            <w:top w:val="none" w:sz="0" w:space="0" w:color="auto"/>
            <w:left w:val="none" w:sz="0" w:space="0" w:color="auto"/>
            <w:bottom w:val="none" w:sz="0" w:space="0" w:color="auto"/>
            <w:right w:val="none" w:sz="0" w:space="0" w:color="auto"/>
          </w:divBdr>
        </w:div>
        <w:div w:id="1586694704">
          <w:marLeft w:val="480"/>
          <w:marRight w:val="0"/>
          <w:marTop w:val="0"/>
          <w:marBottom w:val="0"/>
          <w:divBdr>
            <w:top w:val="none" w:sz="0" w:space="0" w:color="auto"/>
            <w:left w:val="none" w:sz="0" w:space="0" w:color="auto"/>
            <w:bottom w:val="none" w:sz="0" w:space="0" w:color="auto"/>
            <w:right w:val="none" w:sz="0" w:space="0" w:color="auto"/>
          </w:divBdr>
        </w:div>
        <w:div w:id="1589266592">
          <w:marLeft w:val="480"/>
          <w:marRight w:val="0"/>
          <w:marTop w:val="0"/>
          <w:marBottom w:val="0"/>
          <w:divBdr>
            <w:top w:val="none" w:sz="0" w:space="0" w:color="auto"/>
            <w:left w:val="none" w:sz="0" w:space="0" w:color="auto"/>
            <w:bottom w:val="none" w:sz="0" w:space="0" w:color="auto"/>
            <w:right w:val="none" w:sz="0" w:space="0" w:color="auto"/>
          </w:divBdr>
        </w:div>
        <w:div w:id="1606887939">
          <w:marLeft w:val="480"/>
          <w:marRight w:val="0"/>
          <w:marTop w:val="0"/>
          <w:marBottom w:val="0"/>
          <w:divBdr>
            <w:top w:val="none" w:sz="0" w:space="0" w:color="auto"/>
            <w:left w:val="none" w:sz="0" w:space="0" w:color="auto"/>
            <w:bottom w:val="none" w:sz="0" w:space="0" w:color="auto"/>
            <w:right w:val="none" w:sz="0" w:space="0" w:color="auto"/>
          </w:divBdr>
        </w:div>
        <w:div w:id="1697803051">
          <w:marLeft w:val="480"/>
          <w:marRight w:val="0"/>
          <w:marTop w:val="0"/>
          <w:marBottom w:val="0"/>
          <w:divBdr>
            <w:top w:val="none" w:sz="0" w:space="0" w:color="auto"/>
            <w:left w:val="none" w:sz="0" w:space="0" w:color="auto"/>
            <w:bottom w:val="none" w:sz="0" w:space="0" w:color="auto"/>
            <w:right w:val="none" w:sz="0" w:space="0" w:color="auto"/>
          </w:divBdr>
        </w:div>
        <w:div w:id="1712458757">
          <w:marLeft w:val="480"/>
          <w:marRight w:val="0"/>
          <w:marTop w:val="0"/>
          <w:marBottom w:val="0"/>
          <w:divBdr>
            <w:top w:val="none" w:sz="0" w:space="0" w:color="auto"/>
            <w:left w:val="none" w:sz="0" w:space="0" w:color="auto"/>
            <w:bottom w:val="none" w:sz="0" w:space="0" w:color="auto"/>
            <w:right w:val="none" w:sz="0" w:space="0" w:color="auto"/>
          </w:divBdr>
        </w:div>
        <w:div w:id="1779134035">
          <w:marLeft w:val="480"/>
          <w:marRight w:val="0"/>
          <w:marTop w:val="0"/>
          <w:marBottom w:val="0"/>
          <w:divBdr>
            <w:top w:val="none" w:sz="0" w:space="0" w:color="auto"/>
            <w:left w:val="none" w:sz="0" w:space="0" w:color="auto"/>
            <w:bottom w:val="none" w:sz="0" w:space="0" w:color="auto"/>
            <w:right w:val="none" w:sz="0" w:space="0" w:color="auto"/>
          </w:divBdr>
        </w:div>
        <w:div w:id="1810899211">
          <w:marLeft w:val="480"/>
          <w:marRight w:val="0"/>
          <w:marTop w:val="0"/>
          <w:marBottom w:val="0"/>
          <w:divBdr>
            <w:top w:val="none" w:sz="0" w:space="0" w:color="auto"/>
            <w:left w:val="none" w:sz="0" w:space="0" w:color="auto"/>
            <w:bottom w:val="none" w:sz="0" w:space="0" w:color="auto"/>
            <w:right w:val="none" w:sz="0" w:space="0" w:color="auto"/>
          </w:divBdr>
        </w:div>
        <w:div w:id="1870948050">
          <w:marLeft w:val="480"/>
          <w:marRight w:val="0"/>
          <w:marTop w:val="0"/>
          <w:marBottom w:val="0"/>
          <w:divBdr>
            <w:top w:val="none" w:sz="0" w:space="0" w:color="auto"/>
            <w:left w:val="none" w:sz="0" w:space="0" w:color="auto"/>
            <w:bottom w:val="none" w:sz="0" w:space="0" w:color="auto"/>
            <w:right w:val="none" w:sz="0" w:space="0" w:color="auto"/>
          </w:divBdr>
        </w:div>
        <w:div w:id="1886326833">
          <w:marLeft w:val="480"/>
          <w:marRight w:val="0"/>
          <w:marTop w:val="0"/>
          <w:marBottom w:val="0"/>
          <w:divBdr>
            <w:top w:val="none" w:sz="0" w:space="0" w:color="auto"/>
            <w:left w:val="none" w:sz="0" w:space="0" w:color="auto"/>
            <w:bottom w:val="none" w:sz="0" w:space="0" w:color="auto"/>
            <w:right w:val="none" w:sz="0" w:space="0" w:color="auto"/>
          </w:divBdr>
        </w:div>
        <w:div w:id="1905286841">
          <w:marLeft w:val="480"/>
          <w:marRight w:val="0"/>
          <w:marTop w:val="0"/>
          <w:marBottom w:val="0"/>
          <w:divBdr>
            <w:top w:val="none" w:sz="0" w:space="0" w:color="auto"/>
            <w:left w:val="none" w:sz="0" w:space="0" w:color="auto"/>
            <w:bottom w:val="none" w:sz="0" w:space="0" w:color="auto"/>
            <w:right w:val="none" w:sz="0" w:space="0" w:color="auto"/>
          </w:divBdr>
        </w:div>
        <w:div w:id="1911230047">
          <w:marLeft w:val="480"/>
          <w:marRight w:val="0"/>
          <w:marTop w:val="0"/>
          <w:marBottom w:val="0"/>
          <w:divBdr>
            <w:top w:val="none" w:sz="0" w:space="0" w:color="auto"/>
            <w:left w:val="none" w:sz="0" w:space="0" w:color="auto"/>
            <w:bottom w:val="none" w:sz="0" w:space="0" w:color="auto"/>
            <w:right w:val="none" w:sz="0" w:space="0" w:color="auto"/>
          </w:divBdr>
        </w:div>
        <w:div w:id="1914928835">
          <w:marLeft w:val="480"/>
          <w:marRight w:val="0"/>
          <w:marTop w:val="0"/>
          <w:marBottom w:val="0"/>
          <w:divBdr>
            <w:top w:val="none" w:sz="0" w:space="0" w:color="auto"/>
            <w:left w:val="none" w:sz="0" w:space="0" w:color="auto"/>
            <w:bottom w:val="none" w:sz="0" w:space="0" w:color="auto"/>
            <w:right w:val="none" w:sz="0" w:space="0" w:color="auto"/>
          </w:divBdr>
        </w:div>
        <w:div w:id="2005620915">
          <w:marLeft w:val="480"/>
          <w:marRight w:val="0"/>
          <w:marTop w:val="0"/>
          <w:marBottom w:val="0"/>
          <w:divBdr>
            <w:top w:val="none" w:sz="0" w:space="0" w:color="auto"/>
            <w:left w:val="none" w:sz="0" w:space="0" w:color="auto"/>
            <w:bottom w:val="none" w:sz="0" w:space="0" w:color="auto"/>
            <w:right w:val="none" w:sz="0" w:space="0" w:color="auto"/>
          </w:divBdr>
        </w:div>
        <w:div w:id="2013876765">
          <w:marLeft w:val="480"/>
          <w:marRight w:val="0"/>
          <w:marTop w:val="0"/>
          <w:marBottom w:val="0"/>
          <w:divBdr>
            <w:top w:val="none" w:sz="0" w:space="0" w:color="auto"/>
            <w:left w:val="none" w:sz="0" w:space="0" w:color="auto"/>
            <w:bottom w:val="none" w:sz="0" w:space="0" w:color="auto"/>
            <w:right w:val="none" w:sz="0" w:space="0" w:color="auto"/>
          </w:divBdr>
        </w:div>
        <w:div w:id="2048094879">
          <w:marLeft w:val="480"/>
          <w:marRight w:val="0"/>
          <w:marTop w:val="0"/>
          <w:marBottom w:val="0"/>
          <w:divBdr>
            <w:top w:val="none" w:sz="0" w:space="0" w:color="auto"/>
            <w:left w:val="none" w:sz="0" w:space="0" w:color="auto"/>
            <w:bottom w:val="none" w:sz="0" w:space="0" w:color="auto"/>
            <w:right w:val="none" w:sz="0" w:space="0" w:color="auto"/>
          </w:divBdr>
        </w:div>
        <w:div w:id="2058317087">
          <w:marLeft w:val="480"/>
          <w:marRight w:val="0"/>
          <w:marTop w:val="0"/>
          <w:marBottom w:val="0"/>
          <w:divBdr>
            <w:top w:val="none" w:sz="0" w:space="0" w:color="auto"/>
            <w:left w:val="none" w:sz="0" w:space="0" w:color="auto"/>
            <w:bottom w:val="none" w:sz="0" w:space="0" w:color="auto"/>
            <w:right w:val="none" w:sz="0" w:space="0" w:color="auto"/>
          </w:divBdr>
        </w:div>
        <w:div w:id="2062171025">
          <w:marLeft w:val="480"/>
          <w:marRight w:val="0"/>
          <w:marTop w:val="0"/>
          <w:marBottom w:val="0"/>
          <w:divBdr>
            <w:top w:val="none" w:sz="0" w:space="0" w:color="auto"/>
            <w:left w:val="none" w:sz="0" w:space="0" w:color="auto"/>
            <w:bottom w:val="none" w:sz="0" w:space="0" w:color="auto"/>
            <w:right w:val="none" w:sz="0" w:space="0" w:color="auto"/>
          </w:divBdr>
        </w:div>
        <w:div w:id="2086757393">
          <w:marLeft w:val="480"/>
          <w:marRight w:val="0"/>
          <w:marTop w:val="0"/>
          <w:marBottom w:val="0"/>
          <w:divBdr>
            <w:top w:val="none" w:sz="0" w:space="0" w:color="auto"/>
            <w:left w:val="none" w:sz="0" w:space="0" w:color="auto"/>
            <w:bottom w:val="none" w:sz="0" w:space="0" w:color="auto"/>
            <w:right w:val="none" w:sz="0" w:space="0" w:color="auto"/>
          </w:divBdr>
        </w:div>
        <w:div w:id="2088113263">
          <w:marLeft w:val="480"/>
          <w:marRight w:val="0"/>
          <w:marTop w:val="0"/>
          <w:marBottom w:val="0"/>
          <w:divBdr>
            <w:top w:val="none" w:sz="0" w:space="0" w:color="auto"/>
            <w:left w:val="none" w:sz="0" w:space="0" w:color="auto"/>
            <w:bottom w:val="none" w:sz="0" w:space="0" w:color="auto"/>
            <w:right w:val="none" w:sz="0" w:space="0" w:color="auto"/>
          </w:divBdr>
        </w:div>
        <w:div w:id="2101753494">
          <w:marLeft w:val="480"/>
          <w:marRight w:val="0"/>
          <w:marTop w:val="0"/>
          <w:marBottom w:val="0"/>
          <w:divBdr>
            <w:top w:val="none" w:sz="0" w:space="0" w:color="auto"/>
            <w:left w:val="none" w:sz="0" w:space="0" w:color="auto"/>
            <w:bottom w:val="none" w:sz="0" w:space="0" w:color="auto"/>
            <w:right w:val="none" w:sz="0" w:space="0" w:color="auto"/>
          </w:divBdr>
        </w:div>
        <w:div w:id="2106262210">
          <w:marLeft w:val="480"/>
          <w:marRight w:val="0"/>
          <w:marTop w:val="0"/>
          <w:marBottom w:val="0"/>
          <w:divBdr>
            <w:top w:val="none" w:sz="0" w:space="0" w:color="auto"/>
            <w:left w:val="none" w:sz="0" w:space="0" w:color="auto"/>
            <w:bottom w:val="none" w:sz="0" w:space="0" w:color="auto"/>
            <w:right w:val="none" w:sz="0" w:space="0" w:color="auto"/>
          </w:divBdr>
        </w:div>
        <w:div w:id="2109621910">
          <w:marLeft w:val="480"/>
          <w:marRight w:val="0"/>
          <w:marTop w:val="0"/>
          <w:marBottom w:val="0"/>
          <w:divBdr>
            <w:top w:val="none" w:sz="0" w:space="0" w:color="auto"/>
            <w:left w:val="none" w:sz="0" w:space="0" w:color="auto"/>
            <w:bottom w:val="none" w:sz="0" w:space="0" w:color="auto"/>
            <w:right w:val="none" w:sz="0" w:space="0" w:color="auto"/>
          </w:divBdr>
        </w:div>
        <w:div w:id="2116288814">
          <w:marLeft w:val="480"/>
          <w:marRight w:val="0"/>
          <w:marTop w:val="0"/>
          <w:marBottom w:val="0"/>
          <w:divBdr>
            <w:top w:val="none" w:sz="0" w:space="0" w:color="auto"/>
            <w:left w:val="none" w:sz="0" w:space="0" w:color="auto"/>
            <w:bottom w:val="none" w:sz="0" w:space="0" w:color="auto"/>
            <w:right w:val="none" w:sz="0" w:space="0" w:color="auto"/>
          </w:divBdr>
        </w:div>
        <w:div w:id="2120953326">
          <w:marLeft w:val="480"/>
          <w:marRight w:val="0"/>
          <w:marTop w:val="0"/>
          <w:marBottom w:val="0"/>
          <w:divBdr>
            <w:top w:val="none" w:sz="0" w:space="0" w:color="auto"/>
            <w:left w:val="none" w:sz="0" w:space="0" w:color="auto"/>
            <w:bottom w:val="none" w:sz="0" w:space="0" w:color="auto"/>
            <w:right w:val="none" w:sz="0" w:space="0" w:color="auto"/>
          </w:divBdr>
        </w:div>
      </w:divsChild>
    </w:div>
    <w:div w:id="1827211320">
      <w:bodyDiv w:val="1"/>
      <w:marLeft w:val="0"/>
      <w:marRight w:val="0"/>
      <w:marTop w:val="0"/>
      <w:marBottom w:val="0"/>
      <w:divBdr>
        <w:top w:val="none" w:sz="0" w:space="0" w:color="auto"/>
        <w:left w:val="none" w:sz="0" w:space="0" w:color="auto"/>
        <w:bottom w:val="none" w:sz="0" w:space="0" w:color="auto"/>
        <w:right w:val="none" w:sz="0" w:space="0" w:color="auto"/>
      </w:divBdr>
      <w:divsChild>
        <w:div w:id="1233540006">
          <w:marLeft w:val="480"/>
          <w:marRight w:val="0"/>
          <w:marTop w:val="0"/>
          <w:marBottom w:val="0"/>
          <w:divBdr>
            <w:top w:val="none" w:sz="0" w:space="0" w:color="auto"/>
            <w:left w:val="none" w:sz="0" w:space="0" w:color="auto"/>
            <w:bottom w:val="none" w:sz="0" w:space="0" w:color="auto"/>
            <w:right w:val="none" w:sz="0" w:space="0" w:color="auto"/>
          </w:divBdr>
        </w:div>
        <w:div w:id="433747898">
          <w:marLeft w:val="480"/>
          <w:marRight w:val="0"/>
          <w:marTop w:val="0"/>
          <w:marBottom w:val="0"/>
          <w:divBdr>
            <w:top w:val="none" w:sz="0" w:space="0" w:color="auto"/>
            <w:left w:val="none" w:sz="0" w:space="0" w:color="auto"/>
            <w:bottom w:val="none" w:sz="0" w:space="0" w:color="auto"/>
            <w:right w:val="none" w:sz="0" w:space="0" w:color="auto"/>
          </w:divBdr>
        </w:div>
        <w:div w:id="1188063407">
          <w:marLeft w:val="480"/>
          <w:marRight w:val="0"/>
          <w:marTop w:val="0"/>
          <w:marBottom w:val="0"/>
          <w:divBdr>
            <w:top w:val="none" w:sz="0" w:space="0" w:color="auto"/>
            <w:left w:val="none" w:sz="0" w:space="0" w:color="auto"/>
            <w:bottom w:val="none" w:sz="0" w:space="0" w:color="auto"/>
            <w:right w:val="none" w:sz="0" w:space="0" w:color="auto"/>
          </w:divBdr>
        </w:div>
        <w:div w:id="827594760">
          <w:marLeft w:val="480"/>
          <w:marRight w:val="0"/>
          <w:marTop w:val="0"/>
          <w:marBottom w:val="0"/>
          <w:divBdr>
            <w:top w:val="none" w:sz="0" w:space="0" w:color="auto"/>
            <w:left w:val="none" w:sz="0" w:space="0" w:color="auto"/>
            <w:bottom w:val="none" w:sz="0" w:space="0" w:color="auto"/>
            <w:right w:val="none" w:sz="0" w:space="0" w:color="auto"/>
          </w:divBdr>
        </w:div>
        <w:div w:id="2129618986">
          <w:marLeft w:val="480"/>
          <w:marRight w:val="0"/>
          <w:marTop w:val="0"/>
          <w:marBottom w:val="0"/>
          <w:divBdr>
            <w:top w:val="none" w:sz="0" w:space="0" w:color="auto"/>
            <w:left w:val="none" w:sz="0" w:space="0" w:color="auto"/>
            <w:bottom w:val="none" w:sz="0" w:space="0" w:color="auto"/>
            <w:right w:val="none" w:sz="0" w:space="0" w:color="auto"/>
          </w:divBdr>
        </w:div>
        <w:div w:id="1024597884">
          <w:marLeft w:val="480"/>
          <w:marRight w:val="0"/>
          <w:marTop w:val="0"/>
          <w:marBottom w:val="0"/>
          <w:divBdr>
            <w:top w:val="none" w:sz="0" w:space="0" w:color="auto"/>
            <w:left w:val="none" w:sz="0" w:space="0" w:color="auto"/>
            <w:bottom w:val="none" w:sz="0" w:space="0" w:color="auto"/>
            <w:right w:val="none" w:sz="0" w:space="0" w:color="auto"/>
          </w:divBdr>
        </w:div>
        <w:div w:id="1761490523">
          <w:marLeft w:val="480"/>
          <w:marRight w:val="0"/>
          <w:marTop w:val="0"/>
          <w:marBottom w:val="0"/>
          <w:divBdr>
            <w:top w:val="none" w:sz="0" w:space="0" w:color="auto"/>
            <w:left w:val="none" w:sz="0" w:space="0" w:color="auto"/>
            <w:bottom w:val="none" w:sz="0" w:space="0" w:color="auto"/>
            <w:right w:val="none" w:sz="0" w:space="0" w:color="auto"/>
          </w:divBdr>
        </w:div>
        <w:div w:id="1543326256">
          <w:marLeft w:val="480"/>
          <w:marRight w:val="0"/>
          <w:marTop w:val="0"/>
          <w:marBottom w:val="0"/>
          <w:divBdr>
            <w:top w:val="none" w:sz="0" w:space="0" w:color="auto"/>
            <w:left w:val="none" w:sz="0" w:space="0" w:color="auto"/>
            <w:bottom w:val="none" w:sz="0" w:space="0" w:color="auto"/>
            <w:right w:val="none" w:sz="0" w:space="0" w:color="auto"/>
          </w:divBdr>
        </w:div>
        <w:div w:id="573392776">
          <w:marLeft w:val="480"/>
          <w:marRight w:val="0"/>
          <w:marTop w:val="0"/>
          <w:marBottom w:val="0"/>
          <w:divBdr>
            <w:top w:val="none" w:sz="0" w:space="0" w:color="auto"/>
            <w:left w:val="none" w:sz="0" w:space="0" w:color="auto"/>
            <w:bottom w:val="none" w:sz="0" w:space="0" w:color="auto"/>
            <w:right w:val="none" w:sz="0" w:space="0" w:color="auto"/>
          </w:divBdr>
        </w:div>
        <w:div w:id="1066487379">
          <w:marLeft w:val="480"/>
          <w:marRight w:val="0"/>
          <w:marTop w:val="0"/>
          <w:marBottom w:val="0"/>
          <w:divBdr>
            <w:top w:val="none" w:sz="0" w:space="0" w:color="auto"/>
            <w:left w:val="none" w:sz="0" w:space="0" w:color="auto"/>
            <w:bottom w:val="none" w:sz="0" w:space="0" w:color="auto"/>
            <w:right w:val="none" w:sz="0" w:space="0" w:color="auto"/>
          </w:divBdr>
        </w:div>
        <w:div w:id="1406610545">
          <w:marLeft w:val="480"/>
          <w:marRight w:val="0"/>
          <w:marTop w:val="0"/>
          <w:marBottom w:val="0"/>
          <w:divBdr>
            <w:top w:val="none" w:sz="0" w:space="0" w:color="auto"/>
            <w:left w:val="none" w:sz="0" w:space="0" w:color="auto"/>
            <w:bottom w:val="none" w:sz="0" w:space="0" w:color="auto"/>
            <w:right w:val="none" w:sz="0" w:space="0" w:color="auto"/>
          </w:divBdr>
        </w:div>
        <w:div w:id="250698783">
          <w:marLeft w:val="480"/>
          <w:marRight w:val="0"/>
          <w:marTop w:val="0"/>
          <w:marBottom w:val="0"/>
          <w:divBdr>
            <w:top w:val="none" w:sz="0" w:space="0" w:color="auto"/>
            <w:left w:val="none" w:sz="0" w:space="0" w:color="auto"/>
            <w:bottom w:val="none" w:sz="0" w:space="0" w:color="auto"/>
            <w:right w:val="none" w:sz="0" w:space="0" w:color="auto"/>
          </w:divBdr>
        </w:div>
        <w:div w:id="793132073">
          <w:marLeft w:val="480"/>
          <w:marRight w:val="0"/>
          <w:marTop w:val="0"/>
          <w:marBottom w:val="0"/>
          <w:divBdr>
            <w:top w:val="none" w:sz="0" w:space="0" w:color="auto"/>
            <w:left w:val="none" w:sz="0" w:space="0" w:color="auto"/>
            <w:bottom w:val="none" w:sz="0" w:space="0" w:color="auto"/>
            <w:right w:val="none" w:sz="0" w:space="0" w:color="auto"/>
          </w:divBdr>
        </w:div>
        <w:div w:id="398596617">
          <w:marLeft w:val="480"/>
          <w:marRight w:val="0"/>
          <w:marTop w:val="0"/>
          <w:marBottom w:val="0"/>
          <w:divBdr>
            <w:top w:val="none" w:sz="0" w:space="0" w:color="auto"/>
            <w:left w:val="none" w:sz="0" w:space="0" w:color="auto"/>
            <w:bottom w:val="none" w:sz="0" w:space="0" w:color="auto"/>
            <w:right w:val="none" w:sz="0" w:space="0" w:color="auto"/>
          </w:divBdr>
        </w:div>
        <w:div w:id="1662151146">
          <w:marLeft w:val="480"/>
          <w:marRight w:val="0"/>
          <w:marTop w:val="0"/>
          <w:marBottom w:val="0"/>
          <w:divBdr>
            <w:top w:val="none" w:sz="0" w:space="0" w:color="auto"/>
            <w:left w:val="none" w:sz="0" w:space="0" w:color="auto"/>
            <w:bottom w:val="none" w:sz="0" w:space="0" w:color="auto"/>
            <w:right w:val="none" w:sz="0" w:space="0" w:color="auto"/>
          </w:divBdr>
        </w:div>
        <w:div w:id="1496145373">
          <w:marLeft w:val="480"/>
          <w:marRight w:val="0"/>
          <w:marTop w:val="0"/>
          <w:marBottom w:val="0"/>
          <w:divBdr>
            <w:top w:val="none" w:sz="0" w:space="0" w:color="auto"/>
            <w:left w:val="none" w:sz="0" w:space="0" w:color="auto"/>
            <w:bottom w:val="none" w:sz="0" w:space="0" w:color="auto"/>
            <w:right w:val="none" w:sz="0" w:space="0" w:color="auto"/>
          </w:divBdr>
        </w:div>
        <w:div w:id="2095936638">
          <w:marLeft w:val="480"/>
          <w:marRight w:val="0"/>
          <w:marTop w:val="0"/>
          <w:marBottom w:val="0"/>
          <w:divBdr>
            <w:top w:val="none" w:sz="0" w:space="0" w:color="auto"/>
            <w:left w:val="none" w:sz="0" w:space="0" w:color="auto"/>
            <w:bottom w:val="none" w:sz="0" w:space="0" w:color="auto"/>
            <w:right w:val="none" w:sz="0" w:space="0" w:color="auto"/>
          </w:divBdr>
        </w:div>
        <w:div w:id="915283030">
          <w:marLeft w:val="480"/>
          <w:marRight w:val="0"/>
          <w:marTop w:val="0"/>
          <w:marBottom w:val="0"/>
          <w:divBdr>
            <w:top w:val="none" w:sz="0" w:space="0" w:color="auto"/>
            <w:left w:val="none" w:sz="0" w:space="0" w:color="auto"/>
            <w:bottom w:val="none" w:sz="0" w:space="0" w:color="auto"/>
            <w:right w:val="none" w:sz="0" w:space="0" w:color="auto"/>
          </w:divBdr>
        </w:div>
        <w:div w:id="809253684">
          <w:marLeft w:val="480"/>
          <w:marRight w:val="0"/>
          <w:marTop w:val="0"/>
          <w:marBottom w:val="0"/>
          <w:divBdr>
            <w:top w:val="none" w:sz="0" w:space="0" w:color="auto"/>
            <w:left w:val="none" w:sz="0" w:space="0" w:color="auto"/>
            <w:bottom w:val="none" w:sz="0" w:space="0" w:color="auto"/>
            <w:right w:val="none" w:sz="0" w:space="0" w:color="auto"/>
          </w:divBdr>
        </w:div>
        <w:div w:id="1253511310">
          <w:marLeft w:val="480"/>
          <w:marRight w:val="0"/>
          <w:marTop w:val="0"/>
          <w:marBottom w:val="0"/>
          <w:divBdr>
            <w:top w:val="none" w:sz="0" w:space="0" w:color="auto"/>
            <w:left w:val="none" w:sz="0" w:space="0" w:color="auto"/>
            <w:bottom w:val="none" w:sz="0" w:space="0" w:color="auto"/>
            <w:right w:val="none" w:sz="0" w:space="0" w:color="auto"/>
          </w:divBdr>
        </w:div>
        <w:div w:id="777407440">
          <w:marLeft w:val="480"/>
          <w:marRight w:val="0"/>
          <w:marTop w:val="0"/>
          <w:marBottom w:val="0"/>
          <w:divBdr>
            <w:top w:val="none" w:sz="0" w:space="0" w:color="auto"/>
            <w:left w:val="none" w:sz="0" w:space="0" w:color="auto"/>
            <w:bottom w:val="none" w:sz="0" w:space="0" w:color="auto"/>
            <w:right w:val="none" w:sz="0" w:space="0" w:color="auto"/>
          </w:divBdr>
        </w:div>
        <w:div w:id="94522269">
          <w:marLeft w:val="480"/>
          <w:marRight w:val="0"/>
          <w:marTop w:val="0"/>
          <w:marBottom w:val="0"/>
          <w:divBdr>
            <w:top w:val="none" w:sz="0" w:space="0" w:color="auto"/>
            <w:left w:val="none" w:sz="0" w:space="0" w:color="auto"/>
            <w:bottom w:val="none" w:sz="0" w:space="0" w:color="auto"/>
            <w:right w:val="none" w:sz="0" w:space="0" w:color="auto"/>
          </w:divBdr>
        </w:div>
        <w:div w:id="1465392104">
          <w:marLeft w:val="480"/>
          <w:marRight w:val="0"/>
          <w:marTop w:val="0"/>
          <w:marBottom w:val="0"/>
          <w:divBdr>
            <w:top w:val="none" w:sz="0" w:space="0" w:color="auto"/>
            <w:left w:val="none" w:sz="0" w:space="0" w:color="auto"/>
            <w:bottom w:val="none" w:sz="0" w:space="0" w:color="auto"/>
            <w:right w:val="none" w:sz="0" w:space="0" w:color="auto"/>
          </w:divBdr>
        </w:div>
        <w:div w:id="420679977">
          <w:marLeft w:val="480"/>
          <w:marRight w:val="0"/>
          <w:marTop w:val="0"/>
          <w:marBottom w:val="0"/>
          <w:divBdr>
            <w:top w:val="none" w:sz="0" w:space="0" w:color="auto"/>
            <w:left w:val="none" w:sz="0" w:space="0" w:color="auto"/>
            <w:bottom w:val="none" w:sz="0" w:space="0" w:color="auto"/>
            <w:right w:val="none" w:sz="0" w:space="0" w:color="auto"/>
          </w:divBdr>
        </w:div>
        <w:div w:id="1496385665">
          <w:marLeft w:val="480"/>
          <w:marRight w:val="0"/>
          <w:marTop w:val="0"/>
          <w:marBottom w:val="0"/>
          <w:divBdr>
            <w:top w:val="none" w:sz="0" w:space="0" w:color="auto"/>
            <w:left w:val="none" w:sz="0" w:space="0" w:color="auto"/>
            <w:bottom w:val="none" w:sz="0" w:space="0" w:color="auto"/>
            <w:right w:val="none" w:sz="0" w:space="0" w:color="auto"/>
          </w:divBdr>
        </w:div>
        <w:div w:id="951983766">
          <w:marLeft w:val="480"/>
          <w:marRight w:val="0"/>
          <w:marTop w:val="0"/>
          <w:marBottom w:val="0"/>
          <w:divBdr>
            <w:top w:val="none" w:sz="0" w:space="0" w:color="auto"/>
            <w:left w:val="none" w:sz="0" w:space="0" w:color="auto"/>
            <w:bottom w:val="none" w:sz="0" w:space="0" w:color="auto"/>
            <w:right w:val="none" w:sz="0" w:space="0" w:color="auto"/>
          </w:divBdr>
        </w:div>
        <w:div w:id="1852526082">
          <w:marLeft w:val="480"/>
          <w:marRight w:val="0"/>
          <w:marTop w:val="0"/>
          <w:marBottom w:val="0"/>
          <w:divBdr>
            <w:top w:val="none" w:sz="0" w:space="0" w:color="auto"/>
            <w:left w:val="none" w:sz="0" w:space="0" w:color="auto"/>
            <w:bottom w:val="none" w:sz="0" w:space="0" w:color="auto"/>
            <w:right w:val="none" w:sz="0" w:space="0" w:color="auto"/>
          </w:divBdr>
        </w:div>
        <w:div w:id="1190030897">
          <w:marLeft w:val="480"/>
          <w:marRight w:val="0"/>
          <w:marTop w:val="0"/>
          <w:marBottom w:val="0"/>
          <w:divBdr>
            <w:top w:val="none" w:sz="0" w:space="0" w:color="auto"/>
            <w:left w:val="none" w:sz="0" w:space="0" w:color="auto"/>
            <w:bottom w:val="none" w:sz="0" w:space="0" w:color="auto"/>
            <w:right w:val="none" w:sz="0" w:space="0" w:color="auto"/>
          </w:divBdr>
        </w:div>
        <w:div w:id="1897931326">
          <w:marLeft w:val="480"/>
          <w:marRight w:val="0"/>
          <w:marTop w:val="0"/>
          <w:marBottom w:val="0"/>
          <w:divBdr>
            <w:top w:val="none" w:sz="0" w:space="0" w:color="auto"/>
            <w:left w:val="none" w:sz="0" w:space="0" w:color="auto"/>
            <w:bottom w:val="none" w:sz="0" w:space="0" w:color="auto"/>
            <w:right w:val="none" w:sz="0" w:space="0" w:color="auto"/>
          </w:divBdr>
        </w:div>
        <w:div w:id="976491846">
          <w:marLeft w:val="480"/>
          <w:marRight w:val="0"/>
          <w:marTop w:val="0"/>
          <w:marBottom w:val="0"/>
          <w:divBdr>
            <w:top w:val="none" w:sz="0" w:space="0" w:color="auto"/>
            <w:left w:val="none" w:sz="0" w:space="0" w:color="auto"/>
            <w:bottom w:val="none" w:sz="0" w:space="0" w:color="auto"/>
            <w:right w:val="none" w:sz="0" w:space="0" w:color="auto"/>
          </w:divBdr>
        </w:div>
        <w:div w:id="666247379">
          <w:marLeft w:val="480"/>
          <w:marRight w:val="0"/>
          <w:marTop w:val="0"/>
          <w:marBottom w:val="0"/>
          <w:divBdr>
            <w:top w:val="none" w:sz="0" w:space="0" w:color="auto"/>
            <w:left w:val="none" w:sz="0" w:space="0" w:color="auto"/>
            <w:bottom w:val="none" w:sz="0" w:space="0" w:color="auto"/>
            <w:right w:val="none" w:sz="0" w:space="0" w:color="auto"/>
          </w:divBdr>
        </w:div>
        <w:div w:id="1496067179">
          <w:marLeft w:val="480"/>
          <w:marRight w:val="0"/>
          <w:marTop w:val="0"/>
          <w:marBottom w:val="0"/>
          <w:divBdr>
            <w:top w:val="none" w:sz="0" w:space="0" w:color="auto"/>
            <w:left w:val="none" w:sz="0" w:space="0" w:color="auto"/>
            <w:bottom w:val="none" w:sz="0" w:space="0" w:color="auto"/>
            <w:right w:val="none" w:sz="0" w:space="0" w:color="auto"/>
          </w:divBdr>
        </w:div>
        <w:div w:id="671564023">
          <w:marLeft w:val="480"/>
          <w:marRight w:val="0"/>
          <w:marTop w:val="0"/>
          <w:marBottom w:val="0"/>
          <w:divBdr>
            <w:top w:val="none" w:sz="0" w:space="0" w:color="auto"/>
            <w:left w:val="none" w:sz="0" w:space="0" w:color="auto"/>
            <w:bottom w:val="none" w:sz="0" w:space="0" w:color="auto"/>
            <w:right w:val="none" w:sz="0" w:space="0" w:color="auto"/>
          </w:divBdr>
        </w:div>
        <w:div w:id="1359090277">
          <w:marLeft w:val="480"/>
          <w:marRight w:val="0"/>
          <w:marTop w:val="0"/>
          <w:marBottom w:val="0"/>
          <w:divBdr>
            <w:top w:val="none" w:sz="0" w:space="0" w:color="auto"/>
            <w:left w:val="none" w:sz="0" w:space="0" w:color="auto"/>
            <w:bottom w:val="none" w:sz="0" w:space="0" w:color="auto"/>
            <w:right w:val="none" w:sz="0" w:space="0" w:color="auto"/>
          </w:divBdr>
        </w:div>
        <w:div w:id="1010642416">
          <w:marLeft w:val="480"/>
          <w:marRight w:val="0"/>
          <w:marTop w:val="0"/>
          <w:marBottom w:val="0"/>
          <w:divBdr>
            <w:top w:val="none" w:sz="0" w:space="0" w:color="auto"/>
            <w:left w:val="none" w:sz="0" w:space="0" w:color="auto"/>
            <w:bottom w:val="none" w:sz="0" w:space="0" w:color="auto"/>
            <w:right w:val="none" w:sz="0" w:space="0" w:color="auto"/>
          </w:divBdr>
        </w:div>
        <w:div w:id="1706904146">
          <w:marLeft w:val="480"/>
          <w:marRight w:val="0"/>
          <w:marTop w:val="0"/>
          <w:marBottom w:val="0"/>
          <w:divBdr>
            <w:top w:val="none" w:sz="0" w:space="0" w:color="auto"/>
            <w:left w:val="none" w:sz="0" w:space="0" w:color="auto"/>
            <w:bottom w:val="none" w:sz="0" w:space="0" w:color="auto"/>
            <w:right w:val="none" w:sz="0" w:space="0" w:color="auto"/>
          </w:divBdr>
        </w:div>
        <w:div w:id="1415127113">
          <w:marLeft w:val="480"/>
          <w:marRight w:val="0"/>
          <w:marTop w:val="0"/>
          <w:marBottom w:val="0"/>
          <w:divBdr>
            <w:top w:val="none" w:sz="0" w:space="0" w:color="auto"/>
            <w:left w:val="none" w:sz="0" w:space="0" w:color="auto"/>
            <w:bottom w:val="none" w:sz="0" w:space="0" w:color="auto"/>
            <w:right w:val="none" w:sz="0" w:space="0" w:color="auto"/>
          </w:divBdr>
        </w:div>
        <w:div w:id="371154630">
          <w:marLeft w:val="480"/>
          <w:marRight w:val="0"/>
          <w:marTop w:val="0"/>
          <w:marBottom w:val="0"/>
          <w:divBdr>
            <w:top w:val="none" w:sz="0" w:space="0" w:color="auto"/>
            <w:left w:val="none" w:sz="0" w:space="0" w:color="auto"/>
            <w:bottom w:val="none" w:sz="0" w:space="0" w:color="auto"/>
            <w:right w:val="none" w:sz="0" w:space="0" w:color="auto"/>
          </w:divBdr>
        </w:div>
        <w:div w:id="62334457">
          <w:marLeft w:val="480"/>
          <w:marRight w:val="0"/>
          <w:marTop w:val="0"/>
          <w:marBottom w:val="0"/>
          <w:divBdr>
            <w:top w:val="none" w:sz="0" w:space="0" w:color="auto"/>
            <w:left w:val="none" w:sz="0" w:space="0" w:color="auto"/>
            <w:bottom w:val="none" w:sz="0" w:space="0" w:color="auto"/>
            <w:right w:val="none" w:sz="0" w:space="0" w:color="auto"/>
          </w:divBdr>
        </w:div>
        <w:div w:id="1381636188">
          <w:marLeft w:val="480"/>
          <w:marRight w:val="0"/>
          <w:marTop w:val="0"/>
          <w:marBottom w:val="0"/>
          <w:divBdr>
            <w:top w:val="none" w:sz="0" w:space="0" w:color="auto"/>
            <w:left w:val="none" w:sz="0" w:space="0" w:color="auto"/>
            <w:bottom w:val="none" w:sz="0" w:space="0" w:color="auto"/>
            <w:right w:val="none" w:sz="0" w:space="0" w:color="auto"/>
          </w:divBdr>
        </w:div>
        <w:div w:id="2138335535">
          <w:marLeft w:val="480"/>
          <w:marRight w:val="0"/>
          <w:marTop w:val="0"/>
          <w:marBottom w:val="0"/>
          <w:divBdr>
            <w:top w:val="none" w:sz="0" w:space="0" w:color="auto"/>
            <w:left w:val="none" w:sz="0" w:space="0" w:color="auto"/>
            <w:bottom w:val="none" w:sz="0" w:space="0" w:color="auto"/>
            <w:right w:val="none" w:sz="0" w:space="0" w:color="auto"/>
          </w:divBdr>
        </w:div>
        <w:div w:id="1259102615">
          <w:marLeft w:val="480"/>
          <w:marRight w:val="0"/>
          <w:marTop w:val="0"/>
          <w:marBottom w:val="0"/>
          <w:divBdr>
            <w:top w:val="none" w:sz="0" w:space="0" w:color="auto"/>
            <w:left w:val="none" w:sz="0" w:space="0" w:color="auto"/>
            <w:bottom w:val="none" w:sz="0" w:space="0" w:color="auto"/>
            <w:right w:val="none" w:sz="0" w:space="0" w:color="auto"/>
          </w:divBdr>
        </w:div>
        <w:div w:id="183595396">
          <w:marLeft w:val="480"/>
          <w:marRight w:val="0"/>
          <w:marTop w:val="0"/>
          <w:marBottom w:val="0"/>
          <w:divBdr>
            <w:top w:val="none" w:sz="0" w:space="0" w:color="auto"/>
            <w:left w:val="none" w:sz="0" w:space="0" w:color="auto"/>
            <w:bottom w:val="none" w:sz="0" w:space="0" w:color="auto"/>
            <w:right w:val="none" w:sz="0" w:space="0" w:color="auto"/>
          </w:divBdr>
        </w:div>
        <w:div w:id="2143885833">
          <w:marLeft w:val="480"/>
          <w:marRight w:val="0"/>
          <w:marTop w:val="0"/>
          <w:marBottom w:val="0"/>
          <w:divBdr>
            <w:top w:val="none" w:sz="0" w:space="0" w:color="auto"/>
            <w:left w:val="none" w:sz="0" w:space="0" w:color="auto"/>
            <w:bottom w:val="none" w:sz="0" w:space="0" w:color="auto"/>
            <w:right w:val="none" w:sz="0" w:space="0" w:color="auto"/>
          </w:divBdr>
        </w:div>
        <w:div w:id="1297834587">
          <w:marLeft w:val="480"/>
          <w:marRight w:val="0"/>
          <w:marTop w:val="0"/>
          <w:marBottom w:val="0"/>
          <w:divBdr>
            <w:top w:val="none" w:sz="0" w:space="0" w:color="auto"/>
            <w:left w:val="none" w:sz="0" w:space="0" w:color="auto"/>
            <w:bottom w:val="none" w:sz="0" w:space="0" w:color="auto"/>
            <w:right w:val="none" w:sz="0" w:space="0" w:color="auto"/>
          </w:divBdr>
        </w:div>
        <w:div w:id="1480268284">
          <w:marLeft w:val="480"/>
          <w:marRight w:val="0"/>
          <w:marTop w:val="0"/>
          <w:marBottom w:val="0"/>
          <w:divBdr>
            <w:top w:val="none" w:sz="0" w:space="0" w:color="auto"/>
            <w:left w:val="none" w:sz="0" w:space="0" w:color="auto"/>
            <w:bottom w:val="none" w:sz="0" w:space="0" w:color="auto"/>
            <w:right w:val="none" w:sz="0" w:space="0" w:color="auto"/>
          </w:divBdr>
        </w:div>
        <w:div w:id="1437402353">
          <w:marLeft w:val="480"/>
          <w:marRight w:val="0"/>
          <w:marTop w:val="0"/>
          <w:marBottom w:val="0"/>
          <w:divBdr>
            <w:top w:val="none" w:sz="0" w:space="0" w:color="auto"/>
            <w:left w:val="none" w:sz="0" w:space="0" w:color="auto"/>
            <w:bottom w:val="none" w:sz="0" w:space="0" w:color="auto"/>
            <w:right w:val="none" w:sz="0" w:space="0" w:color="auto"/>
          </w:divBdr>
        </w:div>
        <w:div w:id="410657773">
          <w:marLeft w:val="480"/>
          <w:marRight w:val="0"/>
          <w:marTop w:val="0"/>
          <w:marBottom w:val="0"/>
          <w:divBdr>
            <w:top w:val="none" w:sz="0" w:space="0" w:color="auto"/>
            <w:left w:val="none" w:sz="0" w:space="0" w:color="auto"/>
            <w:bottom w:val="none" w:sz="0" w:space="0" w:color="auto"/>
            <w:right w:val="none" w:sz="0" w:space="0" w:color="auto"/>
          </w:divBdr>
        </w:div>
        <w:div w:id="998582413">
          <w:marLeft w:val="480"/>
          <w:marRight w:val="0"/>
          <w:marTop w:val="0"/>
          <w:marBottom w:val="0"/>
          <w:divBdr>
            <w:top w:val="none" w:sz="0" w:space="0" w:color="auto"/>
            <w:left w:val="none" w:sz="0" w:space="0" w:color="auto"/>
            <w:bottom w:val="none" w:sz="0" w:space="0" w:color="auto"/>
            <w:right w:val="none" w:sz="0" w:space="0" w:color="auto"/>
          </w:divBdr>
        </w:div>
        <w:div w:id="1180856789">
          <w:marLeft w:val="480"/>
          <w:marRight w:val="0"/>
          <w:marTop w:val="0"/>
          <w:marBottom w:val="0"/>
          <w:divBdr>
            <w:top w:val="none" w:sz="0" w:space="0" w:color="auto"/>
            <w:left w:val="none" w:sz="0" w:space="0" w:color="auto"/>
            <w:bottom w:val="none" w:sz="0" w:space="0" w:color="auto"/>
            <w:right w:val="none" w:sz="0" w:space="0" w:color="auto"/>
          </w:divBdr>
        </w:div>
        <w:div w:id="488641391">
          <w:marLeft w:val="480"/>
          <w:marRight w:val="0"/>
          <w:marTop w:val="0"/>
          <w:marBottom w:val="0"/>
          <w:divBdr>
            <w:top w:val="none" w:sz="0" w:space="0" w:color="auto"/>
            <w:left w:val="none" w:sz="0" w:space="0" w:color="auto"/>
            <w:bottom w:val="none" w:sz="0" w:space="0" w:color="auto"/>
            <w:right w:val="none" w:sz="0" w:space="0" w:color="auto"/>
          </w:divBdr>
        </w:div>
        <w:div w:id="664288144">
          <w:marLeft w:val="480"/>
          <w:marRight w:val="0"/>
          <w:marTop w:val="0"/>
          <w:marBottom w:val="0"/>
          <w:divBdr>
            <w:top w:val="none" w:sz="0" w:space="0" w:color="auto"/>
            <w:left w:val="none" w:sz="0" w:space="0" w:color="auto"/>
            <w:bottom w:val="none" w:sz="0" w:space="0" w:color="auto"/>
            <w:right w:val="none" w:sz="0" w:space="0" w:color="auto"/>
          </w:divBdr>
        </w:div>
        <w:div w:id="789251974">
          <w:marLeft w:val="480"/>
          <w:marRight w:val="0"/>
          <w:marTop w:val="0"/>
          <w:marBottom w:val="0"/>
          <w:divBdr>
            <w:top w:val="none" w:sz="0" w:space="0" w:color="auto"/>
            <w:left w:val="none" w:sz="0" w:space="0" w:color="auto"/>
            <w:bottom w:val="none" w:sz="0" w:space="0" w:color="auto"/>
            <w:right w:val="none" w:sz="0" w:space="0" w:color="auto"/>
          </w:divBdr>
        </w:div>
        <w:div w:id="452407904">
          <w:marLeft w:val="480"/>
          <w:marRight w:val="0"/>
          <w:marTop w:val="0"/>
          <w:marBottom w:val="0"/>
          <w:divBdr>
            <w:top w:val="none" w:sz="0" w:space="0" w:color="auto"/>
            <w:left w:val="none" w:sz="0" w:space="0" w:color="auto"/>
            <w:bottom w:val="none" w:sz="0" w:space="0" w:color="auto"/>
            <w:right w:val="none" w:sz="0" w:space="0" w:color="auto"/>
          </w:divBdr>
        </w:div>
        <w:div w:id="361172812">
          <w:marLeft w:val="480"/>
          <w:marRight w:val="0"/>
          <w:marTop w:val="0"/>
          <w:marBottom w:val="0"/>
          <w:divBdr>
            <w:top w:val="none" w:sz="0" w:space="0" w:color="auto"/>
            <w:left w:val="none" w:sz="0" w:space="0" w:color="auto"/>
            <w:bottom w:val="none" w:sz="0" w:space="0" w:color="auto"/>
            <w:right w:val="none" w:sz="0" w:space="0" w:color="auto"/>
          </w:divBdr>
        </w:div>
        <w:div w:id="1480147903">
          <w:marLeft w:val="480"/>
          <w:marRight w:val="0"/>
          <w:marTop w:val="0"/>
          <w:marBottom w:val="0"/>
          <w:divBdr>
            <w:top w:val="none" w:sz="0" w:space="0" w:color="auto"/>
            <w:left w:val="none" w:sz="0" w:space="0" w:color="auto"/>
            <w:bottom w:val="none" w:sz="0" w:space="0" w:color="auto"/>
            <w:right w:val="none" w:sz="0" w:space="0" w:color="auto"/>
          </w:divBdr>
        </w:div>
        <w:div w:id="106118002">
          <w:marLeft w:val="480"/>
          <w:marRight w:val="0"/>
          <w:marTop w:val="0"/>
          <w:marBottom w:val="0"/>
          <w:divBdr>
            <w:top w:val="none" w:sz="0" w:space="0" w:color="auto"/>
            <w:left w:val="none" w:sz="0" w:space="0" w:color="auto"/>
            <w:bottom w:val="none" w:sz="0" w:space="0" w:color="auto"/>
            <w:right w:val="none" w:sz="0" w:space="0" w:color="auto"/>
          </w:divBdr>
        </w:div>
        <w:div w:id="427241941">
          <w:marLeft w:val="480"/>
          <w:marRight w:val="0"/>
          <w:marTop w:val="0"/>
          <w:marBottom w:val="0"/>
          <w:divBdr>
            <w:top w:val="none" w:sz="0" w:space="0" w:color="auto"/>
            <w:left w:val="none" w:sz="0" w:space="0" w:color="auto"/>
            <w:bottom w:val="none" w:sz="0" w:space="0" w:color="auto"/>
            <w:right w:val="none" w:sz="0" w:space="0" w:color="auto"/>
          </w:divBdr>
        </w:div>
        <w:div w:id="1632855398">
          <w:marLeft w:val="480"/>
          <w:marRight w:val="0"/>
          <w:marTop w:val="0"/>
          <w:marBottom w:val="0"/>
          <w:divBdr>
            <w:top w:val="none" w:sz="0" w:space="0" w:color="auto"/>
            <w:left w:val="none" w:sz="0" w:space="0" w:color="auto"/>
            <w:bottom w:val="none" w:sz="0" w:space="0" w:color="auto"/>
            <w:right w:val="none" w:sz="0" w:space="0" w:color="auto"/>
          </w:divBdr>
        </w:div>
        <w:div w:id="552928481">
          <w:marLeft w:val="480"/>
          <w:marRight w:val="0"/>
          <w:marTop w:val="0"/>
          <w:marBottom w:val="0"/>
          <w:divBdr>
            <w:top w:val="none" w:sz="0" w:space="0" w:color="auto"/>
            <w:left w:val="none" w:sz="0" w:space="0" w:color="auto"/>
            <w:bottom w:val="none" w:sz="0" w:space="0" w:color="auto"/>
            <w:right w:val="none" w:sz="0" w:space="0" w:color="auto"/>
          </w:divBdr>
        </w:div>
        <w:div w:id="686443632">
          <w:marLeft w:val="480"/>
          <w:marRight w:val="0"/>
          <w:marTop w:val="0"/>
          <w:marBottom w:val="0"/>
          <w:divBdr>
            <w:top w:val="none" w:sz="0" w:space="0" w:color="auto"/>
            <w:left w:val="none" w:sz="0" w:space="0" w:color="auto"/>
            <w:bottom w:val="none" w:sz="0" w:space="0" w:color="auto"/>
            <w:right w:val="none" w:sz="0" w:space="0" w:color="auto"/>
          </w:divBdr>
        </w:div>
        <w:div w:id="2016414580">
          <w:marLeft w:val="480"/>
          <w:marRight w:val="0"/>
          <w:marTop w:val="0"/>
          <w:marBottom w:val="0"/>
          <w:divBdr>
            <w:top w:val="none" w:sz="0" w:space="0" w:color="auto"/>
            <w:left w:val="none" w:sz="0" w:space="0" w:color="auto"/>
            <w:bottom w:val="none" w:sz="0" w:space="0" w:color="auto"/>
            <w:right w:val="none" w:sz="0" w:space="0" w:color="auto"/>
          </w:divBdr>
        </w:div>
        <w:div w:id="1976526873">
          <w:marLeft w:val="480"/>
          <w:marRight w:val="0"/>
          <w:marTop w:val="0"/>
          <w:marBottom w:val="0"/>
          <w:divBdr>
            <w:top w:val="none" w:sz="0" w:space="0" w:color="auto"/>
            <w:left w:val="none" w:sz="0" w:space="0" w:color="auto"/>
            <w:bottom w:val="none" w:sz="0" w:space="0" w:color="auto"/>
            <w:right w:val="none" w:sz="0" w:space="0" w:color="auto"/>
          </w:divBdr>
        </w:div>
        <w:div w:id="541527208">
          <w:marLeft w:val="480"/>
          <w:marRight w:val="0"/>
          <w:marTop w:val="0"/>
          <w:marBottom w:val="0"/>
          <w:divBdr>
            <w:top w:val="none" w:sz="0" w:space="0" w:color="auto"/>
            <w:left w:val="none" w:sz="0" w:space="0" w:color="auto"/>
            <w:bottom w:val="none" w:sz="0" w:space="0" w:color="auto"/>
            <w:right w:val="none" w:sz="0" w:space="0" w:color="auto"/>
          </w:divBdr>
        </w:div>
        <w:div w:id="218906404">
          <w:marLeft w:val="480"/>
          <w:marRight w:val="0"/>
          <w:marTop w:val="0"/>
          <w:marBottom w:val="0"/>
          <w:divBdr>
            <w:top w:val="none" w:sz="0" w:space="0" w:color="auto"/>
            <w:left w:val="none" w:sz="0" w:space="0" w:color="auto"/>
            <w:bottom w:val="none" w:sz="0" w:space="0" w:color="auto"/>
            <w:right w:val="none" w:sz="0" w:space="0" w:color="auto"/>
          </w:divBdr>
        </w:div>
        <w:div w:id="1775439836">
          <w:marLeft w:val="480"/>
          <w:marRight w:val="0"/>
          <w:marTop w:val="0"/>
          <w:marBottom w:val="0"/>
          <w:divBdr>
            <w:top w:val="none" w:sz="0" w:space="0" w:color="auto"/>
            <w:left w:val="none" w:sz="0" w:space="0" w:color="auto"/>
            <w:bottom w:val="none" w:sz="0" w:space="0" w:color="auto"/>
            <w:right w:val="none" w:sz="0" w:space="0" w:color="auto"/>
          </w:divBdr>
        </w:div>
        <w:div w:id="1955018592">
          <w:marLeft w:val="480"/>
          <w:marRight w:val="0"/>
          <w:marTop w:val="0"/>
          <w:marBottom w:val="0"/>
          <w:divBdr>
            <w:top w:val="none" w:sz="0" w:space="0" w:color="auto"/>
            <w:left w:val="none" w:sz="0" w:space="0" w:color="auto"/>
            <w:bottom w:val="none" w:sz="0" w:space="0" w:color="auto"/>
            <w:right w:val="none" w:sz="0" w:space="0" w:color="auto"/>
          </w:divBdr>
        </w:div>
        <w:div w:id="139271082">
          <w:marLeft w:val="480"/>
          <w:marRight w:val="0"/>
          <w:marTop w:val="0"/>
          <w:marBottom w:val="0"/>
          <w:divBdr>
            <w:top w:val="none" w:sz="0" w:space="0" w:color="auto"/>
            <w:left w:val="none" w:sz="0" w:space="0" w:color="auto"/>
            <w:bottom w:val="none" w:sz="0" w:space="0" w:color="auto"/>
            <w:right w:val="none" w:sz="0" w:space="0" w:color="auto"/>
          </w:divBdr>
        </w:div>
        <w:div w:id="1311906937">
          <w:marLeft w:val="480"/>
          <w:marRight w:val="0"/>
          <w:marTop w:val="0"/>
          <w:marBottom w:val="0"/>
          <w:divBdr>
            <w:top w:val="none" w:sz="0" w:space="0" w:color="auto"/>
            <w:left w:val="none" w:sz="0" w:space="0" w:color="auto"/>
            <w:bottom w:val="none" w:sz="0" w:space="0" w:color="auto"/>
            <w:right w:val="none" w:sz="0" w:space="0" w:color="auto"/>
          </w:divBdr>
        </w:div>
        <w:div w:id="1284726890">
          <w:marLeft w:val="480"/>
          <w:marRight w:val="0"/>
          <w:marTop w:val="0"/>
          <w:marBottom w:val="0"/>
          <w:divBdr>
            <w:top w:val="none" w:sz="0" w:space="0" w:color="auto"/>
            <w:left w:val="none" w:sz="0" w:space="0" w:color="auto"/>
            <w:bottom w:val="none" w:sz="0" w:space="0" w:color="auto"/>
            <w:right w:val="none" w:sz="0" w:space="0" w:color="auto"/>
          </w:divBdr>
        </w:div>
        <w:div w:id="1637032635">
          <w:marLeft w:val="480"/>
          <w:marRight w:val="0"/>
          <w:marTop w:val="0"/>
          <w:marBottom w:val="0"/>
          <w:divBdr>
            <w:top w:val="none" w:sz="0" w:space="0" w:color="auto"/>
            <w:left w:val="none" w:sz="0" w:space="0" w:color="auto"/>
            <w:bottom w:val="none" w:sz="0" w:space="0" w:color="auto"/>
            <w:right w:val="none" w:sz="0" w:space="0" w:color="auto"/>
          </w:divBdr>
        </w:div>
        <w:div w:id="1749768774">
          <w:marLeft w:val="480"/>
          <w:marRight w:val="0"/>
          <w:marTop w:val="0"/>
          <w:marBottom w:val="0"/>
          <w:divBdr>
            <w:top w:val="none" w:sz="0" w:space="0" w:color="auto"/>
            <w:left w:val="none" w:sz="0" w:space="0" w:color="auto"/>
            <w:bottom w:val="none" w:sz="0" w:space="0" w:color="auto"/>
            <w:right w:val="none" w:sz="0" w:space="0" w:color="auto"/>
          </w:divBdr>
        </w:div>
        <w:div w:id="1180047973">
          <w:marLeft w:val="480"/>
          <w:marRight w:val="0"/>
          <w:marTop w:val="0"/>
          <w:marBottom w:val="0"/>
          <w:divBdr>
            <w:top w:val="none" w:sz="0" w:space="0" w:color="auto"/>
            <w:left w:val="none" w:sz="0" w:space="0" w:color="auto"/>
            <w:bottom w:val="none" w:sz="0" w:space="0" w:color="auto"/>
            <w:right w:val="none" w:sz="0" w:space="0" w:color="auto"/>
          </w:divBdr>
        </w:div>
        <w:div w:id="524097199">
          <w:marLeft w:val="480"/>
          <w:marRight w:val="0"/>
          <w:marTop w:val="0"/>
          <w:marBottom w:val="0"/>
          <w:divBdr>
            <w:top w:val="none" w:sz="0" w:space="0" w:color="auto"/>
            <w:left w:val="none" w:sz="0" w:space="0" w:color="auto"/>
            <w:bottom w:val="none" w:sz="0" w:space="0" w:color="auto"/>
            <w:right w:val="none" w:sz="0" w:space="0" w:color="auto"/>
          </w:divBdr>
        </w:div>
        <w:div w:id="1078593989">
          <w:marLeft w:val="480"/>
          <w:marRight w:val="0"/>
          <w:marTop w:val="0"/>
          <w:marBottom w:val="0"/>
          <w:divBdr>
            <w:top w:val="none" w:sz="0" w:space="0" w:color="auto"/>
            <w:left w:val="none" w:sz="0" w:space="0" w:color="auto"/>
            <w:bottom w:val="none" w:sz="0" w:space="0" w:color="auto"/>
            <w:right w:val="none" w:sz="0" w:space="0" w:color="auto"/>
          </w:divBdr>
        </w:div>
        <w:div w:id="1455442502">
          <w:marLeft w:val="480"/>
          <w:marRight w:val="0"/>
          <w:marTop w:val="0"/>
          <w:marBottom w:val="0"/>
          <w:divBdr>
            <w:top w:val="none" w:sz="0" w:space="0" w:color="auto"/>
            <w:left w:val="none" w:sz="0" w:space="0" w:color="auto"/>
            <w:bottom w:val="none" w:sz="0" w:space="0" w:color="auto"/>
            <w:right w:val="none" w:sz="0" w:space="0" w:color="auto"/>
          </w:divBdr>
        </w:div>
        <w:div w:id="1923055301">
          <w:marLeft w:val="480"/>
          <w:marRight w:val="0"/>
          <w:marTop w:val="0"/>
          <w:marBottom w:val="0"/>
          <w:divBdr>
            <w:top w:val="none" w:sz="0" w:space="0" w:color="auto"/>
            <w:left w:val="none" w:sz="0" w:space="0" w:color="auto"/>
            <w:bottom w:val="none" w:sz="0" w:space="0" w:color="auto"/>
            <w:right w:val="none" w:sz="0" w:space="0" w:color="auto"/>
          </w:divBdr>
        </w:div>
        <w:div w:id="1951744979">
          <w:marLeft w:val="480"/>
          <w:marRight w:val="0"/>
          <w:marTop w:val="0"/>
          <w:marBottom w:val="0"/>
          <w:divBdr>
            <w:top w:val="none" w:sz="0" w:space="0" w:color="auto"/>
            <w:left w:val="none" w:sz="0" w:space="0" w:color="auto"/>
            <w:bottom w:val="none" w:sz="0" w:space="0" w:color="auto"/>
            <w:right w:val="none" w:sz="0" w:space="0" w:color="auto"/>
          </w:divBdr>
        </w:div>
        <w:div w:id="221645663">
          <w:marLeft w:val="480"/>
          <w:marRight w:val="0"/>
          <w:marTop w:val="0"/>
          <w:marBottom w:val="0"/>
          <w:divBdr>
            <w:top w:val="none" w:sz="0" w:space="0" w:color="auto"/>
            <w:left w:val="none" w:sz="0" w:space="0" w:color="auto"/>
            <w:bottom w:val="none" w:sz="0" w:space="0" w:color="auto"/>
            <w:right w:val="none" w:sz="0" w:space="0" w:color="auto"/>
          </w:divBdr>
        </w:div>
        <w:div w:id="1276134518">
          <w:marLeft w:val="480"/>
          <w:marRight w:val="0"/>
          <w:marTop w:val="0"/>
          <w:marBottom w:val="0"/>
          <w:divBdr>
            <w:top w:val="none" w:sz="0" w:space="0" w:color="auto"/>
            <w:left w:val="none" w:sz="0" w:space="0" w:color="auto"/>
            <w:bottom w:val="none" w:sz="0" w:space="0" w:color="auto"/>
            <w:right w:val="none" w:sz="0" w:space="0" w:color="auto"/>
          </w:divBdr>
        </w:div>
      </w:divsChild>
    </w:div>
    <w:div w:id="1835492086">
      <w:bodyDiv w:val="1"/>
      <w:marLeft w:val="0"/>
      <w:marRight w:val="0"/>
      <w:marTop w:val="0"/>
      <w:marBottom w:val="0"/>
      <w:divBdr>
        <w:top w:val="none" w:sz="0" w:space="0" w:color="auto"/>
        <w:left w:val="none" w:sz="0" w:space="0" w:color="auto"/>
        <w:bottom w:val="none" w:sz="0" w:space="0" w:color="auto"/>
        <w:right w:val="none" w:sz="0" w:space="0" w:color="auto"/>
      </w:divBdr>
      <w:divsChild>
        <w:div w:id="23334248">
          <w:marLeft w:val="480"/>
          <w:marRight w:val="0"/>
          <w:marTop w:val="0"/>
          <w:marBottom w:val="0"/>
          <w:divBdr>
            <w:top w:val="none" w:sz="0" w:space="0" w:color="auto"/>
            <w:left w:val="none" w:sz="0" w:space="0" w:color="auto"/>
            <w:bottom w:val="none" w:sz="0" w:space="0" w:color="auto"/>
            <w:right w:val="none" w:sz="0" w:space="0" w:color="auto"/>
          </w:divBdr>
        </w:div>
        <w:div w:id="24408125">
          <w:marLeft w:val="480"/>
          <w:marRight w:val="0"/>
          <w:marTop w:val="0"/>
          <w:marBottom w:val="0"/>
          <w:divBdr>
            <w:top w:val="none" w:sz="0" w:space="0" w:color="auto"/>
            <w:left w:val="none" w:sz="0" w:space="0" w:color="auto"/>
            <w:bottom w:val="none" w:sz="0" w:space="0" w:color="auto"/>
            <w:right w:val="none" w:sz="0" w:space="0" w:color="auto"/>
          </w:divBdr>
        </w:div>
        <w:div w:id="25369936">
          <w:marLeft w:val="480"/>
          <w:marRight w:val="0"/>
          <w:marTop w:val="0"/>
          <w:marBottom w:val="0"/>
          <w:divBdr>
            <w:top w:val="none" w:sz="0" w:space="0" w:color="auto"/>
            <w:left w:val="none" w:sz="0" w:space="0" w:color="auto"/>
            <w:bottom w:val="none" w:sz="0" w:space="0" w:color="auto"/>
            <w:right w:val="none" w:sz="0" w:space="0" w:color="auto"/>
          </w:divBdr>
        </w:div>
        <w:div w:id="26764268">
          <w:marLeft w:val="480"/>
          <w:marRight w:val="0"/>
          <w:marTop w:val="0"/>
          <w:marBottom w:val="0"/>
          <w:divBdr>
            <w:top w:val="none" w:sz="0" w:space="0" w:color="auto"/>
            <w:left w:val="none" w:sz="0" w:space="0" w:color="auto"/>
            <w:bottom w:val="none" w:sz="0" w:space="0" w:color="auto"/>
            <w:right w:val="none" w:sz="0" w:space="0" w:color="auto"/>
          </w:divBdr>
        </w:div>
        <w:div w:id="39256065">
          <w:marLeft w:val="480"/>
          <w:marRight w:val="0"/>
          <w:marTop w:val="0"/>
          <w:marBottom w:val="0"/>
          <w:divBdr>
            <w:top w:val="none" w:sz="0" w:space="0" w:color="auto"/>
            <w:left w:val="none" w:sz="0" w:space="0" w:color="auto"/>
            <w:bottom w:val="none" w:sz="0" w:space="0" w:color="auto"/>
            <w:right w:val="none" w:sz="0" w:space="0" w:color="auto"/>
          </w:divBdr>
        </w:div>
        <w:div w:id="147597180">
          <w:marLeft w:val="480"/>
          <w:marRight w:val="0"/>
          <w:marTop w:val="0"/>
          <w:marBottom w:val="0"/>
          <w:divBdr>
            <w:top w:val="none" w:sz="0" w:space="0" w:color="auto"/>
            <w:left w:val="none" w:sz="0" w:space="0" w:color="auto"/>
            <w:bottom w:val="none" w:sz="0" w:space="0" w:color="auto"/>
            <w:right w:val="none" w:sz="0" w:space="0" w:color="auto"/>
          </w:divBdr>
        </w:div>
        <w:div w:id="148253621">
          <w:marLeft w:val="480"/>
          <w:marRight w:val="0"/>
          <w:marTop w:val="0"/>
          <w:marBottom w:val="0"/>
          <w:divBdr>
            <w:top w:val="none" w:sz="0" w:space="0" w:color="auto"/>
            <w:left w:val="none" w:sz="0" w:space="0" w:color="auto"/>
            <w:bottom w:val="none" w:sz="0" w:space="0" w:color="auto"/>
            <w:right w:val="none" w:sz="0" w:space="0" w:color="auto"/>
          </w:divBdr>
        </w:div>
        <w:div w:id="167331653">
          <w:marLeft w:val="480"/>
          <w:marRight w:val="0"/>
          <w:marTop w:val="0"/>
          <w:marBottom w:val="0"/>
          <w:divBdr>
            <w:top w:val="none" w:sz="0" w:space="0" w:color="auto"/>
            <w:left w:val="none" w:sz="0" w:space="0" w:color="auto"/>
            <w:bottom w:val="none" w:sz="0" w:space="0" w:color="auto"/>
            <w:right w:val="none" w:sz="0" w:space="0" w:color="auto"/>
          </w:divBdr>
        </w:div>
        <w:div w:id="170411813">
          <w:marLeft w:val="480"/>
          <w:marRight w:val="0"/>
          <w:marTop w:val="0"/>
          <w:marBottom w:val="0"/>
          <w:divBdr>
            <w:top w:val="none" w:sz="0" w:space="0" w:color="auto"/>
            <w:left w:val="none" w:sz="0" w:space="0" w:color="auto"/>
            <w:bottom w:val="none" w:sz="0" w:space="0" w:color="auto"/>
            <w:right w:val="none" w:sz="0" w:space="0" w:color="auto"/>
          </w:divBdr>
        </w:div>
        <w:div w:id="174930434">
          <w:marLeft w:val="480"/>
          <w:marRight w:val="0"/>
          <w:marTop w:val="0"/>
          <w:marBottom w:val="0"/>
          <w:divBdr>
            <w:top w:val="none" w:sz="0" w:space="0" w:color="auto"/>
            <w:left w:val="none" w:sz="0" w:space="0" w:color="auto"/>
            <w:bottom w:val="none" w:sz="0" w:space="0" w:color="auto"/>
            <w:right w:val="none" w:sz="0" w:space="0" w:color="auto"/>
          </w:divBdr>
        </w:div>
        <w:div w:id="189613242">
          <w:marLeft w:val="480"/>
          <w:marRight w:val="0"/>
          <w:marTop w:val="0"/>
          <w:marBottom w:val="0"/>
          <w:divBdr>
            <w:top w:val="none" w:sz="0" w:space="0" w:color="auto"/>
            <w:left w:val="none" w:sz="0" w:space="0" w:color="auto"/>
            <w:bottom w:val="none" w:sz="0" w:space="0" w:color="auto"/>
            <w:right w:val="none" w:sz="0" w:space="0" w:color="auto"/>
          </w:divBdr>
        </w:div>
        <w:div w:id="227035159">
          <w:marLeft w:val="480"/>
          <w:marRight w:val="0"/>
          <w:marTop w:val="0"/>
          <w:marBottom w:val="0"/>
          <w:divBdr>
            <w:top w:val="none" w:sz="0" w:space="0" w:color="auto"/>
            <w:left w:val="none" w:sz="0" w:space="0" w:color="auto"/>
            <w:bottom w:val="none" w:sz="0" w:space="0" w:color="auto"/>
            <w:right w:val="none" w:sz="0" w:space="0" w:color="auto"/>
          </w:divBdr>
        </w:div>
        <w:div w:id="270868362">
          <w:marLeft w:val="480"/>
          <w:marRight w:val="0"/>
          <w:marTop w:val="0"/>
          <w:marBottom w:val="0"/>
          <w:divBdr>
            <w:top w:val="none" w:sz="0" w:space="0" w:color="auto"/>
            <w:left w:val="none" w:sz="0" w:space="0" w:color="auto"/>
            <w:bottom w:val="none" w:sz="0" w:space="0" w:color="auto"/>
            <w:right w:val="none" w:sz="0" w:space="0" w:color="auto"/>
          </w:divBdr>
        </w:div>
        <w:div w:id="290601457">
          <w:marLeft w:val="480"/>
          <w:marRight w:val="0"/>
          <w:marTop w:val="0"/>
          <w:marBottom w:val="0"/>
          <w:divBdr>
            <w:top w:val="none" w:sz="0" w:space="0" w:color="auto"/>
            <w:left w:val="none" w:sz="0" w:space="0" w:color="auto"/>
            <w:bottom w:val="none" w:sz="0" w:space="0" w:color="auto"/>
            <w:right w:val="none" w:sz="0" w:space="0" w:color="auto"/>
          </w:divBdr>
        </w:div>
        <w:div w:id="379477676">
          <w:marLeft w:val="480"/>
          <w:marRight w:val="0"/>
          <w:marTop w:val="0"/>
          <w:marBottom w:val="0"/>
          <w:divBdr>
            <w:top w:val="none" w:sz="0" w:space="0" w:color="auto"/>
            <w:left w:val="none" w:sz="0" w:space="0" w:color="auto"/>
            <w:bottom w:val="none" w:sz="0" w:space="0" w:color="auto"/>
            <w:right w:val="none" w:sz="0" w:space="0" w:color="auto"/>
          </w:divBdr>
        </w:div>
        <w:div w:id="415976193">
          <w:marLeft w:val="480"/>
          <w:marRight w:val="0"/>
          <w:marTop w:val="0"/>
          <w:marBottom w:val="0"/>
          <w:divBdr>
            <w:top w:val="none" w:sz="0" w:space="0" w:color="auto"/>
            <w:left w:val="none" w:sz="0" w:space="0" w:color="auto"/>
            <w:bottom w:val="none" w:sz="0" w:space="0" w:color="auto"/>
            <w:right w:val="none" w:sz="0" w:space="0" w:color="auto"/>
          </w:divBdr>
        </w:div>
        <w:div w:id="476655304">
          <w:marLeft w:val="480"/>
          <w:marRight w:val="0"/>
          <w:marTop w:val="0"/>
          <w:marBottom w:val="0"/>
          <w:divBdr>
            <w:top w:val="none" w:sz="0" w:space="0" w:color="auto"/>
            <w:left w:val="none" w:sz="0" w:space="0" w:color="auto"/>
            <w:bottom w:val="none" w:sz="0" w:space="0" w:color="auto"/>
            <w:right w:val="none" w:sz="0" w:space="0" w:color="auto"/>
          </w:divBdr>
        </w:div>
        <w:div w:id="504442101">
          <w:marLeft w:val="480"/>
          <w:marRight w:val="0"/>
          <w:marTop w:val="0"/>
          <w:marBottom w:val="0"/>
          <w:divBdr>
            <w:top w:val="none" w:sz="0" w:space="0" w:color="auto"/>
            <w:left w:val="none" w:sz="0" w:space="0" w:color="auto"/>
            <w:bottom w:val="none" w:sz="0" w:space="0" w:color="auto"/>
            <w:right w:val="none" w:sz="0" w:space="0" w:color="auto"/>
          </w:divBdr>
        </w:div>
        <w:div w:id="507789995">
          <w:marLeft w:val="480"/>
          <w:marRight w:val="0"/>
          <w:marTop w:val="0"/>
          <w:marBottom w:val="0"/>
          <w:divBdr>
            <w:top w:val="none" w:sz="0" w:space="0" w:color="auto"/>
            <w:left w:val="none" w:sz="0" w:space="0" w:color="auto"/>
            <w:bottom w:val="none" w:sz="0" w:space="0" w:color="auto"/>
            <w:right w:val="none" w:sz="0" w:space="0" w:color="auto"/>
          </w:divBdr>
        </w:div>
        <w:div w:id="531042165">
          <w:marLeft w:val="480"/>
          <w:marRight w:val="0"/>
          <w:marTop w:val="0"/>
          <w:marBottom w:val="0"/>
          <w:divBdr>
            <w:top w:val="none" w:sz="0" w:space="0" w:color="auto"/>
            <w:left w:val="none" w:sz="0" w:space="0" w:color="auto"/>
            <w:bottom w:val="none" w:sz="0" w:space="0" w:color="auto"/>
            <w:right w:val="none" w:sz="0" w:space="0" w:color="auto"/>
          </w:divBdr>
        </w:div>
        <w:div w:id="569389572">
          <w:marLeft w:val="480"/>
          <w:marRight w:val="0"/>
          <w:marTop w:val="0"/>
          <w:marBottom w:val="0"/>
          <w:divBdr>
            <w:top w:val="none" w:sz="0" w:space="0" w:color="auto"/>
            <w:left w:val="none" w:sz="0" w:space="0" w:color="auto"/>
            <w:bottom w:val="none" w:sz="0" w:space="0" w:color="auto"/>
            <w:right w:val="none" w:sz="0" w:space="0" w:color="auto"/>
          </w:divBdr>
        </w:div>
        <w:div w:id="571935618">
          <w:marLeft w:val="480"/>
          <w:marRight w:val="0"/>
          <w:marTop w:val="0"/>
          <w:marBottom w:val="0"/>
          <w:divBdr>
            <w:top w:val="none" w:sz="0" w:space="0" w:color="auto"/>
            <w:left w:val="none" w:sz="0" w:space="0" w:color="auto"/>
            <w:bottom w:val="none" w:sz="0" w:space="0" w:color="auto"/>
            <w:right w:val="none" w:sz="0" w:space="0" w:color="auto"/>
          </w:divBdr>
        </w:div>
        <w:div w:id="582764976">
          <w:marLeft w:val="480"/>
          <w:marRight w:val="0"/>
          <w:marTop w:val="0"/>
          <w:marBottom w:val="0"/>
          <w:divBdr>
            <w:top w:val="none" w:sz="0" w:space="0" w:color="auto"/>
            <w:left w:val="none" w:sz="0" w:space="0" w:color="auto"/>
            <w:bottom w:val="none" w:sz="0" w:space="0" w:color="auto"/>
            <w:right w:val="none" w:sz="0" w:space="0" w:color="auto"/>
          </w:divBdr>
        </w:div>
        <w:div w:id="646978222">
          <w:marLeft w:val="480"/>
          <w:marRight w:val="0"/>
          <w:marTop w:val="0"/>
          <w:marBottom w:val="0"/>
          <w:divBdr>
            <w:top w:val="none" w:sz="0" w:space="0" w:color="auto"/>
            <w:left w:val="none" w:sz="0" w:space="0" w:color="auto"/>
            <w:bottom w:val="none" w:sz="0" w:space="0" w:color="auto"/>
            <w:right w:val="none" w:sz="0" w:space="0" w:color="auto"/>
          </w:divBdr>
        </w:div>
        <w:div w:id="685014373">
          <w:marLeft w:val="480"/>
          <w:marRight w:val="0"/>
          <w:marTop w:val="0"/>
          <w:marBottom w:val="0"/>
          <w:divBdr>
            <w:top w:val="none" w:sz="0" w:space="0" w:color="auto"/>
            <w:left w:val="none" w:sz="0" w:space="0" w:color="auto"/>
            <w:bottom w:val="none" w:sz="0" w:space="0" w:color="auto"/>
            <w:right w:val="none" w:sz="0" w:space="0" w:color="auto"/>
          </w:divBdr>
        </w:div>
        <w:div w:id="708142670">
          <w:marLeft w:val="480"/>
          <w:marRight w:val="0"/>
          <w:marTop w:val="0"/>
          <w:marBottom w:val="0"/>
          <w:divBdr>
            <w:top w:val="none" w:sz="0" w:space="0" w:color="auto"/>
            <w:left w:val="none" w:sz="0" w:space="0" w:color="auto"/>
            <w:bottom w:val="none" w:sz="0" w:space="0" w:color="auto"/>
            <w:right w:val="none" w:sz="0" w:space="0" w:color="auto"/>
          </w:divBdr>
        </w:div>
        <w:div w:id="791829025">
          <w:marLeft w:val="480"/>
          <w:marRight w:val="0"/>
          <w:marTop w:val="0"/>
          <w:marBottom w:val="0"/>
          <w:divBdr>
            <w:top w:val="none" w:sz="0" w:space="0" w:color="auto"/>
            <w:left w:val="none" w:sz="0" w:space="0" w:color="auto"/>
            <w:bottom w:val="none" w:sz="0" w:space="0" w:color="auto"/>
            <w:right w:val="none" w:sz="0" w:space="0" w:color="auto"/>
          </w:divBdr>
        </w:div>
        <w:div w:id="805312916">
          <w:marLeft w:val="480"/>
          <w:marRight w:val="0"/>
          <w:marTop w:val="0"/>
          <w:marBottom w:val="0"/>
          <w:divBdr>
            <w:top w:val="none" w:sz="0" w:space="0" w:color="auto"/>
            <w:left w:val="none" w:sz="0" w:space="0" w:color="auto"/>
            <w:bottom w:val="none" w:sz="0" w:space="0" w:color="auto"/>
            <w:right w:val="none" w:sz="0" w:space="0" w:color="auto"/>
          </w:divBdr>
        </w:div>
        <w:div w:id="909198921">
          <w:marLeft w:val="480"/>
          <w:marRight w:val="0"/>
          <w:marTop w:val="0"/>
          <w:marBottom w:val="0"/>
          <w:divBdr>
            <w:top w:val="none" w:sz="0" w:space="0" w:color="auto"/>
            <w:left w:val="none" w:sz="0" w:space="0" w:color="auto"/>
            <w:bottom w:val="none" w:sz="0" w:space="0" w:color="auto"/>
            <w:right w:val="none" w:sz="0" w:space="0" w:color="auto"/>
          </w:divBdr>
        </w:div>
        <w:div w:id="913126985">
          <w:marLeft w:val="480"/>
          <w:marRight w:val="0"/>
          <w:marTop w:val="0"/>
          <w:marBottom w:val="0"/>
          <w:divBdr>
            <w:top w:val="none" w:sz="0" w:space="0" w:color="auto"/>
            <w:left w:val="none" w:sz="0" w:space="0" w:color="auto"/>
            <w:bottom w:val="none" w:sz="0" w:space="0" w:color="auto"/>
            <w:right w:val="none" w:sz="0" w:space="0" w:color="auto"/>
          </w:divBdr>
        </w:div>
        <w:div w:id="943070794">
          <w:marLeft w:val="480"/>
          <w:marRight w:val="0"/>
          <w:marTop w:val="0"/>
          <w:marBottom w:val="0"/>
          <w:divBdr>
            <w:top w:val="none" w:sz="0" w:space="0" w:color="auto"/>
            <w:left w:val="none" w:sz="0" w:space="0" w:color="auto"/>
            <w:bottom w:val="none" w:sz="0" w:space="0" w:color="auto"/>
            <w:right w:val="none" w:sz="0" w:space="0" w:color="auto"/>
          </w:divBdr>
        </w:div>
        <w:div w:id="943735072">
          <w:marLeft w:val="480"/>
          <w:marRight w:val="0"/>
          <w:marTop w:val="0"/>
          <w:marBottom w:val="0"/>
          <w:divBdr>
            <w:top w:val="none" w:sz="0" w:space="0" w:color="auto"/>
            <w:left w:val="none" w:sz="0" w:space="0" w:color="auto"/>
            <w:bottom w:val="none" w:sz="0" w:space="0" w:color="auto"/>
            <w:right w:val="none" w:sz="0" w:space="0" w:color="auto"/>
          </w:divBdr>
        </w:div>
        <w:div w:id="978804673">
          <w:marLeft w:val="480"/>
          <w:marRight w:val="0"/>
          <w:marTop w:val="0"/>
          <w:marBottom w:val="0"/>
          <w:divBdr>
            <w:top w:val="none" w:sz="0" w:space="0" w:color="auto"/>
            <w:left w:val="none" w:sz="0" w:space="0" w:color="auto"/>
            <w:bottom w:val="none" w:sz="0" w:space="0" w:color="auto"/>
            <w:right w:val="none" w:sz="0" w:space="0" w:color="auto"/>
          </w:divBdr>
        </w:div>
        <w:div w:id="980305809">
          <w:marLeft w:val="480"/>
          <w:marRight w:val="0"/>
          <w:marTop w:val="0"/>
          <w:marBottom w:val="0"/>
          <w:divBdr>
            <w:top w:val="none" w:sz="0" w:space="0" w:color="auto"/>
            <w:left w:val="none" w:sz="0" w:space="0" w:color="auto"/>
            <w:bottom w:val="none" w:sz="0" w:space="0" w:color="auto"/>
            <w:right w:val="none" w:sz="0" w:space="0" w:color="auto"/>
          </w:divBdr>
        </w:div>
        <w:div w:id="1032338638">
          <w:marLeft w:val="480"/>
          <w:marRight w:val="0"/>
          <w:marTop w:val="0"/>
          <w:marBottom w:val="0"/>
          <w:divBdr>
            <w:top w:val="none" w:sz="0" w:space="0" w:color="auto"/>
            <w:left w:val="none" w:sz="0" w:space="0" w:color="auto"/>
            <w:bottom w:val="none" w:sz="0" w:space="0" w:color="auto"/>
            <w:right w:val="none" w:sz="0" w:space="0" w:color="auto"/>
          </w:divBdr>
        </w:div>
        <w:div w:id="1032725056">
          <w:marLeft w:val="480"/>
          <w:marRight w:val="0"/>
          <w:marTop w:val="0"/>
          <w:marBottom w:val="0"/>
          <w:divBdr>
            <w:top w:val="none" w:sz="0" w:space="0" w:color="auto"/>
            <w:left w:val="none" w:sz="0" w:space="0" w:color="auto"/>
            <w:bottom w:val="none" w:sz="0" w:space="0" w:color="auto"/>
            <w:right w:val="none" w:sz="0" w:space="0" w:color="auto"/>
          </w:divBdr>
        </w:div>
        <w:div w:id="1039475592">
          <w:marLeft w:val="480"/>
          <w:marRight w:val="0"/>
          <w:marTop w:val="0"/>
          <w:marBottom w:val="0"/>
          <w:divBdr>
            <w:top w:val="none" w:sz="0" w:space="0" w:color="auto"/>
            <w:left w:val="none" w:sz="0" w:space="0" w:color="auto"/>
            <w:bottom w:val="none" w:sz="0" w:space="0" w:color="auto"/>
            <w:right w:val="none" w:sz="0" w:space="0" w:color="auto"/>
          </w:divBdr>
        </w:div>
        <w:div w:id="1109201924">
          <w:marLeft w:val="480"/>
          <w:marRight w:val="0"/>
          <w:marTop w:val="0"/>
          <w:marBottom w:val="0"/>
          <w:divBdr>
            <w:top w:val="none" w:sz="0" w:space="0" w:color="auto"/>
            <w:left w:val="none" w:sz="0" w:space="0" w:color="auto"/>
            <w:bottom w:val="none" w:sz="0" w:space="0" w:color="auto"/>
            <w:right w:val="none" w:sz="0" w:space="0" w:color="auto"/>
          </w:divBdr>
        </w:div>
        <w:div w:id="1171722123">
          <w:marLeft w:val="480"/>
          <w:marRight w:val="0"/>
          <w:marTop w:val="0"/>
          <w:marBottom w:val="0"/>
          <w:divBdr>
            <w:top w:val="none" w:sz="0" w:space="0" w:color="auto"/>
            <w:left w:val="none" w:sz="0" w:space="0" w:color="auto"/>
            <w:bottom w:val="none" w:sz="0" w:space="0" w:color="auto"/>
            <w:right w:val="none" w:sz="0" w:space="0" w:color="auto"/>
          </w:divBdr>
        </w:div>
        <w:div w:id="1202210256">
          <w:marLeft w:val="480"/>
          <w:marRight w:val="0"/>
          <w:marTop w:val="0"/>
          <w:marBottom w:val="0"/>
          <w:divBdr>
            <w:top w:val="none" w:sz="0" w:space="0" w:color="auto"/>
            <w:left w:val="none" w:sz="0" w:space="0" w:color="auto"/>
            <w:bottom w:val="none" w:sz="0" w:space="0" w:color="auto"/>
            <w:right w:val="none" w:sz="0" w:space="0" w:color="auto"/>
          </w:divBdr>
        </w:div>
        <w:div w:id="1214125337">
          <w:marLeft w:val="480"/>
          <w:marRight w:val="0"/>
          <w:marTop w:val="0"/>
          <w:marBottom w:val="0"/>
          <w:divBdr>
            <w:top w:val="none" w:sz="0" w:space="0" w:color="auto"/>
            <w:left w:val="none" w:sz="0" w:space="0" w:color="auto"/>
            <w:bottom w:val="none" w:sz="0" w:space="0" w:color="auto"/>
            <w:right w:val="none" w:sz="0" w:space="0" w:color="auto"/>
          </w:divBdr>
        </w:div>
        <w:div w:id="1241451723">
          <w:marLeft w:val="480"/>
          <w:marRight w:val="0"/>
          <w:marTop w:val="0"/>
          <w:marBottom w:val="0"/>
          <w:divBdr>
            <w:top w:val="none" w:sz="0" w:space="0" w:color="auto"/>
            <w:left w:val="none" w:sz="0" w:space="0" w:color="auto"/>
            <w:bottom w:val="none" w:sz="0" w:space="0" w:color="auto"/>
            <w:right w:val="none" w:sz="0" w:space="0" w:color="auto"/>
          </w:divBdr>
        </w:div>
        <w:div w:id="1263494151">
          <w:marLeft w:val="480"/>
          <w:marRight w:val="0"/>
          <w:marTop w:val="0"/>
          <w:marBottom w:val="0"/>
          <w:divBdr>
            <w:top w:val="none" w:sz="0" w:space="0" w:color="auto"/>
            <w:left w:val="none" w:sz="0" w:space="0" w:color="auto"/>
            <w:bottom w:val="none" w:sz="0" w:space="0" w:color="auto"/>
            <w:right w:val="none" w:sz="0" w:space="0" w:color="auto"/>
          </w:divBdr>
        </w:div>
        <w:div w:id="1292904472">
          <w:marLeft w:val="480"/>
          <w:marRight w:val="0"/>
          <w:marTop w:val="0"/>
          <w:marBottom w:val="0"/>
          <w:divBdr>
            <w:top w:val="none" w:sz="0" w:space="0" w:color="auto"/>
            <w:left w:val="none" w:sz="0" w:space="0" w:color="auto"/>
            <w:bottom w:val="none" w:sz="0" w:space="0" w:color="auto"/>
            <w:right w:val="none" w:sz="0" w:space="0" w:color="auto"/>
          </w:divBdr>
        </w:div>
        <w:div w:id="1327828402">
          <w:marLeft w:val="480"/>
          <w:marRight w:val="0"/>
          <w:marTop w:val="0"/>
          <w:marBottom w:val="0"/>
          <w:divBdr>
            <w:top w:val="none" w:sz="0" w:space="0" w:color="auto"/>
            <w:left w:val="none" w:sz="0" w:space="0" w:color="auto"/>
            <w:bottom w:val="none" w:sz="0" w:space="0" w:color="auto"/>
            <w:right w:val="none" w:sz="0" w:space="0" w:color="auto"/>
          </w:divBdr>
        </w:div>
        <w:div w:id="1337153197">
          <w:marLeft w:val="480"/>
          <w:marRight w:val="0"/>
          <w:marTop w:val="0"/>
          <w:marBottom w:val="0"/>
          <w:divBdr>
            <w:top w:val="none" w:sz="0" w:space="0" w:color="auto"/>
            <w:left w:val="none" w:sz="0" w:space="0" w:color="auto"/>
            <w:bottom w:val="none" w:sz="0" w:space="0" w:color="auto"/>
            <w:right w:val="none" w:sz="0" w:space="0" w:color="auto"/>
          </w:divBdr>
        </w:div>
        <w:div w:id="1363094171">
          <w:marLeft w:val="480"/>
          <w:marRight w:val="0"/>
          <w:marTop w:val="0"/>
          <w:marBottom w:val="0"/>
          <w:divBdr>
            <w:top w:val="none" w:sz="0" w:space="0" w:color="auto"/>
            <w:left w:val="none" w:sz="0" w:space="0" w:color="auto"/>
            <w:bottom w:val="none" w:sz="0" w:space="0" w:color="auto"/>
            <w:right w:val="none" w:sz="0" w:space="0" w:color="auto"/>
          </w:divBdr>
        </w:div>
        <w:div w:id="1375344741">
          <w:marLeft w:val="480"/>
          <w:marRight w:val="0"/>
          <w:marTop w:val="0"/>
          <w:marBottom w:val="0"/>
          <w:divBdr>
            <w:top w:val="none" w:sz="0" w:space="0" w:color="auto"/>
            <w:left w:val="none" w:sz="0" w:space="0" w:color="auto"/>
            <w:bottom w:val="none" w:sz="0" w:space="0" w:color="auto"/>
            <w:right w:val="none" w:sz="0" w:space="0" w:color="auto"/>
          </w:divBdr>
        </w:div>
        <w:div w:id="1441224534">
          <w:marLeft w:val="480"/>
          <w:marRight w:val="0"/>
          <w:marTop w:val="0"/>
          <w:marBottom w:val="0"/>
          <w:divBdr>
            <w:top w:val="none" w:sz="0" w:space="0" w:color="auto"/>
            <w:left w:val="none" w:sz="0" w:space="0" w:color="auto"/>
            <w:bottom w:val="none" w:sz="0" w:space="0" w:color="auto"/>
            <w:right w:val="none" w:sz="0" w:space="0" w:color="auto"/>
          </w:divBdr>
        </w:div>
        <w:div w:id="1485269328">
          <w:marLeft w:val="480"/>
          <w:marRight w:val="0"/>
          <w:marTop w:val="0"/>
          <w:marBottom w:val="0"/>
          <w:divBdr>
            <w:top w:val="none" w:sz="0" w:space="0" w:color="auto"/>
            <w:left w:val="none" w:sz="0" w:space="0" w:color="auto"/>
            <w:bottom w:val="none" w:sz="0" w:space="0" w:color="auto"/>
            <w:right w:val="none" w:sz="0" w:space="0" w:color="auto"/>
          </w:divBdr>
        </w:div>
        <w:div w:id="1532840359">
          <w:marLeft w:val="480"/>
          <w:marRight w:val="0"/>
          <w:marTop w:val="0"/>
          <w:marBottom w:val="0"/>
          <w:divBdr>
            <w:top w:val="none" w:sz="0" w:space="0" w:color="auto"/>
            <w:left w:val="none" w:sz="0" w:space="0" w:color="auto"/>
            <w:bottom w:val="none" w:sz="0" w:space="0" w:color="auto"/>
            <w:right w:val="none" w:sz="0" w:space="0" w:color="auto"/>
          </w:divBdr>
        </w:div>
        <w:div w:id="1575627465">
          <w:marLeft w:val="480"/>
          <w:marRight w:val="0"/>
          <w:marTop w:val="0"/>
          <w:marBottom w:val="0"/>
          <w:divBdr>
            <w:top w:val="none" w:sz="0" w:space="0" w:color="auto"/>
            <w:left w:val="none" w:sz="0" w:space="0" w:color="auto"/>
            <w:bottom w:val="none" w:sz="0" w:space="0" w:color="auto"/>
            <w:right w:val="none" w:sz="0" w:space="0" w:color="auto"/>
          </w:divBdr>
        </w:div>
        <w:div w:id="1603293770">
          <w:marLeft w:val="480"/>
          <w:marRight w:val="0"/>
          <w:marTop w:val="0"/>
          <w:marBottom w:val="0"/>
          <w:divBdr>
            <w:top w:val="none" w:sz="0" w:space="0" w:color="auto"/>
            <w:left w:val="none" w:sz="0" w:space="0" w:color="auto"/>
            <w:bottom w:val="none" w:sz="0" w:space="0" w:color="auto"/>
            <w:right w:val="none" w:sz="0" w:space="0" w:color="auto"/>
          </w:divBdr>
        </w:div>
        <w:div w:id="1623266154">
          <w:marLeft w:val="480"/>
          <w:marRight w:val="0"/>
          <w:marTop w:val="0"/>
          <w:marBottom w:val="0"/>
          <w:divBdr>
            <w:top w:val="none" w:sz="0" w:space="0" w:color="auto"/>
            <w:left w:val="none" w:sz="0" w:space="0" w:color="auto"/>
            <w:bottom w:val="none" w:sz="0" w:space="0" w:color="auto"/>
            <w:right w:val="none" w:sz="0" w:space="0" w:color="auto"/>
          </w:divBdr>
        </w:div>
        <w:div w:id="1666938414">
          <w:marLeft w:val="480"/>
          <w:marRight w:val="0"/>
          <w:marTop w:val="0"/>
          <w:marBottom w:val="0"/>
          <w:divBdr>
            <w:top w:val="none" w:sz="0" w:space="0" w:color="auto"/>
            <w:left w:val="none" w:sz="0" w:space="0" w:color="auto"/>
            <w:bottom w:val="none" w:sz="0" w:space="0" w:color="auto"/>
            <w:right w:val="none" w:sz="0" w:space="0" w:color="auto"/>
          </w:divBdr>
        </w:div>
        <w:div w:id="1691372351">
          <w:marLeft w:val="480"/>
          <w:marRight w:val="0"/>
          <w:marTop w:val="0"/>
          <w:marBottom w:val="0"/>
          <w:divBdr>
            <w:top w:val="none" w:sz="0" w:space="0" w:color="auto"/>
            <w:left w:val="none" w:sz="0" w:space="0" w:color="auto"/>
            <w:bottom w:val="none" w:sz="0" w:space="0" w:color="auto"/>
            <w:right w:val="none" w:sz="0" w:space="0" w:color="auto"/>
          </w:divBdr>
        </w:div>
        <w:div w:id="1705716759">
          <w:marLeft w:val="480"/>
          <w:marRight w:val="0"/>
          <w:marTop w:val="0"/>
          <w:marBottom w:val="0"/>
          <w:divBdr>
            <w:top w:val="none" w:sz="0" w:space="0" w:color="auto"/>
            <w:left w:val="none" w:sz="0" w:space="0" w:color="auto"/>
            <w:bottom w:val="none" w:sz="0" w:space="0" w:color="auto"/>
            <w:right w:val="none" w:sz="0" w:space="0" w:color="auto"/>
          </w:divBdr>
        </w:div>
        <w:div w:id="1707757897">
          <w:marLeft w:val="480"/>
          <w:marRight w:val="0"/>
          <w:marTop w:val="0"/>
          <w:marBottom w:val="0"/>
          <w:divBdr>
            <w:top w:val="none" w:sz="0" w:space="0" w:color="auto"/>
            <w:left w:val="none" w:sz="0" w:space="0" w:color="auto"/>
            <w:bottom w:val="none" w:sz="0" w:space="0" w:color="auto"/>
            <w:right w:val="none" w:sz="0" w:space="0" w:color="auto"/>
          </w:divBdr>
        </w:div>
        <w:div w:id="1721123982">
          <w:marLeft w:val="480"/>
          <w:marRight w:val="0"/>
          <w:marTop w:val="0"/>
          <w:marBottom w:val="0"/>
          <w:divBdr>
            <w:top w:val="none" w:sz="0" w:space="0" w:color="auto"/>
            <w:left w:val="none" w:sz="0" w:space="0" w:color="auto"/>
            <w:bottom w:val="none" w:sz="0" w:space="0" w:color="auto"/>
            <w:right w:val="none" w:sz="0" w:space="0" w:color="auto"/>
          </w:divBdr>
        </w:div>
        <w:div w:id="1743940590">
          <w:marLeft w:val="480"/>
          <w:marRight w:val="0"/>
          <w:marTop w:val="0"/>
          <w:marBottom w:val="0"/>
          <w:divBdr>
            <w:top w:val="none" w:sz="0" w:space="0" w:color="auto"/>
            <w:left w:val="none" w:sz="0" w:space="0" w:color="auto"/>
            <w:bottom w:val="none" w:sz="0" w:space="0" w:color="auto"/>
            <w:right w:val="none" w:sz="0" w:space="0" w:color="auto"/>
          </w:divBdr>
        </w:div>
        <w:div w:id="1765109372">
          <w:marLeft w:val="480"/>
          <w:marRight w:val="0"/>
          <w:marTop w:val="0"/>
          <w:marBottom w:val="0"/>
          <w:divBdr>
            <w:top w:val="none" w:sz="0" w:space="0" w:color="auto"/>
            <w:left w:val="none" w:sz="0" w:space="0" w:color="auto"/>
            <w:bottom w:val="none" w:sz="0" w:space="0" w:color="auto"/>
            <w:right w:val="none" w:sz="0" w:space="0" w:color="auto"/>
          </w:divBdr>
        </w:div>
        <w:div w:id="1802766598">
          <w:marLeft w:val="480"/>
          <w:marRight w:val="0"/>
          <w:marTop w:val="0"/>
          <w:marBottom w:val="0"/>
          <w:divBdr>
            <w:top w:val="none" w:sz="0" w:space="0" w:color="auto"/>
            <w:left w:val="none" w:sz="0" w:space="0" w:color="auto"/>
            <w:bottom w:val="none" w:sz="0" w:space="0" w:color="auto"/>
            <w:right w:val="none" w:sz="0" w:space="0" w:color="auto"/>
          </w:divBdr>
        </w:div>
        <w:div w:id="1834180136">
          <w:marLeft w:val="480"/>
          <w:marRight w:val="0"/>
          <w:marTop w:val="0"/>
          <w:marBottom w:val="0"/>
          <w:divBdr>
            <w:top w:val="none" w:sz="0" w:space="0" w:color="auto"/>
            <w:left w:val="none" w:sz="0" w:space="0" w:color="auto"/>
            <w:bottom w:val="none" w:sz="0" w:space="0" w:color="auto"/>
            <w:right w:val="none" w:sz="0" w:space="0" w:color="auto"/>
          </w:divBdr>
        </w:div>
        <w:div w:id="1857226147">
          <w:marLeft w:val="480"/>
          <w:marRight w:val="0"/>
          <w:marTop w:val="0"/>
          <w:marBottom w:val="0"/>
          <w:divBdr>
            <w:top w:val="none" w:sz="0" w:space="0" w:color="auto"/>
            <w:left w:val="none" w:sz="0" w:space="0" w:color="auto"/>
            <w:bottom w:val="none" w:sz="0" w:space="0" w:color="auto"/>
            <w:right w:val="none" w:sz="0" w:space="0" w:color="auto"/>
          </w:divBdr>
        </w:div>
        <w:div w:id="1970475685">
          <w:marLeft w:val="480"/>
          <w:marRight w:val="0"/>
          <w:marTop w:val="0"/>
          <w:marBottom w:val="0"/>
          <w:divBdr>
            <w:top w:val="none" w:sz="0" w:space="0" w:color="auto"/>
            <w:left w:val="none" w:sz="0" w:space="0" w:color="auto"/>
            <w:bottom w:val="none" w:sz="0" w:space="0" w:color="auto"/>
            <w:right w:val="none" w:sz="0" w:space="0" w:color="auto"/>
          </w:divBdr>
        </w:div>
        <w:div w:id="1989240192">
          <w:marLeft w:val="480"/>
          <w:marRight w:val="0"/>
          <w:marTop w:val="0"/>
          <w:marBottom w:val="0"/>
          <w:divBdr>
            <w:top w:val="none" w:sz="0" w:space="0" w:color="auto"/>
            <w:left w:val="none" w:sz="0" w:space="0" w:color="auto"/>
            <w:bottom w:val="none" w:sz="0" w:space="0" w:color="auto"/>
            <w:right w:val="none" w:sz="0" w:space="0" w:color="auto"/>
          </w:divBdr>
        </w:div>
        <w:div w:id="1993828513">
          <w:marLeft w:val="480"/>
          <w:marRight w:val="0"/>
          <w:marTop w:val="0"/>
          <w:marBottom w:val="0"/>
          <w:divBdr>
            <w:top w:val="none" w:sz="0" w:space="0" w:color="auto"/>
            <w:left w:val="none" w:sz="0" w:space="0" w:color="auto"/>
            <w:bottom w:val="none" w:sz="0" w:space="0" w:color="auto"/>
            <w:right w:val="none" w:sz="0" w:space="0" w:color="auto"/>
          </w:divBdr>
        </w:div>
        <w:div w:id="2012171587">
          <w:marLeft w:val="480"/>
          <w:marRight w:val="0"/>
          <w:marTop w:val="0"/>
          <w:marBottom w:val="0"/>
          <w:divBdr>
            <w:top w:val="none" w:sz="0" w:space="0" w:color="auto"/>
            <w:left w:val="none" w:sz="0" w:space="0" w:color="auto"/>
            <w:bottom w:val="none" w:sz="0" w:space="0" w:color="auto"/>
            <w:right w:val="none" w:sz="0" w:space="0" w:color="auto"/>
          </w:divBdr>
        </w:div>
        <w:div w:id="2037148860">
          <w:marLeft w:val="480"/>
          <w:marRight w:val="0"/>
          <w:marTop w:val="0"/>
          <w:marBottom w:val="0"/>
          <w:divBdr>
            <w:top w:val="none" w:sz="0" w:space="0" w:color="auto"/>
            <w:left w:val="none" w:sz="0" w:space="0" w:color="auto"/>
            <w:bottom w:val="none" w:sz="0" w:space="0" w:color="auto"/>
            <w:right w:val="none" w:sz="0" w:space="0" w:color="auto"/>
          </w:divBdr>
        </w:div>
        <w:div w:id="2039357045">
          <w:marLeft w:val="480"/>
          <w:marRight w:val="0"/>
          <w:marTop w:val="0"/>
          <w:marBottom w:val="0"/>
          <w:divBdr>
            <w:top w:val="none" w:sz="0" w:space="0" w:color="auto"/>
            <w:left w:val="none" w:sz="0" w:space="0" w:color="auto"/>
            <w:bottom w:val="none" w:sz="0" w:space="0" w:color="auto"/>
            <w:right w:val="none" w:sz="0" w:space="0" w:color="auto"/>
          </w:divBdr>
        </w:div>
        <w:div w:id="2074498564">
          <w:marLeft w:val="480"/>
          <w:marRight w:val="0"/>
          <w:marTop w:val="0"/>
          <w:marBottom w:val="0"/>
          <w:divBdr>
            <w:top w:val="none" w:sz="0" w:space="0" w:color="auto"/>
            <w:left w:val="none" w:sz="0" w:space="0" w:color="auto"/>
            <w:bottom w:val="none" w:sz="0" w:space="0" w:color="auto"/>
            <w:right w:val="none" w:sz="0" w:space="0" w:color="auto"/>
          </w:divBdr>
        </w:div>
        <w:div w:id="2110078399">
          <w:marLeft w:val="480"/>
          <w:marRight w:val="0"/>
          <w:marTop w:val="0"/>
          <w:marBottom w:val="0"/>
          <w:divBdr>
            <w:top w:val="none" w:sz="0" w:space="0" w:color="auto"/>
            <w:left w:val="none" w:sz="0" w:space="0" w:color="auto"/>
            <w:bottom w:val="none" w:sz="0" w:space="0" w:color="auto"/>
            <w:right w:val="none" w:sz="0" w:space="0" w:color="auto"/>
          </w:divBdr>
        </w:div>
        <w:div w:id="2130928538">
          <w:marLeft w:val="480"/>
          <w:marRight w:val="0"/>
          <w:marTop w:val="0"/>
          <w:marBottom w:val="0"/>
          <w:divBdr>
            <w:top w:val="none" w:sz="0" w:space="0" w:color="auto"/>
            <w:left w:val="none" w:sz="0" w:space="0" w:color="auto"/>
            <w:bottom w:val="none" w:sz="0" w:space="0" w:color="auto"/>
            <w:right w:val="none" w:sz="0" w:space="0" w:color="auto"/>
          </w:divBdr>
        </w:div>
        <w:div w:id="2139181143">
          <w:marLeft w:val="480"/>
          <w:marRight w:val="0"/>
          <w:marTop w:val="0"/>
          <w:marBottom w:val="0"/>
          <w:divBdr>
            <w:top w:val="none" w:sz="0" w:space="0" w:color="auto"/>
            <w:left w:val="none" w:sz="0" w:space="0" w:color="auto"/>
            <w:bottom w:val="none" w:sz="0" w:space="0" w:color="auto"/>
            <w:right w:val="none" w:sz="0" w:space="0" w:color="auto"/>
          </w:divBdr>
        </w:div>
        <w:div w:id="2140294463">
          <w:marLeft w:val="480"/>
          <w:marRight w:val="0"/>
          <w:marTop w:val="0"/>
          <w:marBottom w:val="0"/>
          <w:divBdr>
            <w:top w:val="none" w:sz="0" w:space="0" w:color="auto"/>
            <w:left w:val="none" w:sz="0" w:space="0" w:color="auto"/>
            <w:bottom w:val="none" w:sz="0" w:space="0" w:color="auto"/>
            <w:right w:val="none" w:sz="0" w:space="0" w:color="auto"/>
          </w:divBdr>
        </w:div>
      </w:divsChild>
    </w:div>
    <w:div w:id="1838224285">
      <w:bodyDiv w:val="1"/>
      <w:marLeft w:val="0"/>
      <w:marRight w:val="0"/>
      <w:marTop w:val="0"/>
      <w:marBottom w:val="0"/>
      <w:divBdr>
        <w:top w:val="none" w:sz="0" w:space="0" w:color="auto"/>
        <w:left w:val="none" w:sz="0" w:space="0" w:color="auto"/>
        <w:bottom w:val="none" w:sz="0" w:space="0" w:color="auto"/>
        <w:right w:val="none" w:sz="0" w:space="0" w:color="auto"/>
      </w:divBdr>
      <w:divsChild>
        <w:div w:id="21825412">
          <w:marLeft w:val="480"/>
          <w:marRight w:val="0"/>
          <w:marTop w:val="0"/>
          <w:marBottom w:val="0"/>
          <w:divBdr>
            <w:top w:val="none" w:sz="0" w:space="0" w:color="auto"/>
            <w:left w:val="none" w:sz="0" w:space="0" w:color="auto"/>
            <w:bottom w:val="none" w:sz="0" w:space="0" w:color="auto"/>
            <w:right w:val="none" w:sz="0" w:space="0" w:color="auto"/>
          </w:divBdr>
        </w:div>
        <w:div w:id="32047172">
          <w:marLeft w:val="480"/>
          <w:marRight w:val="0"/>
          <w:marTop w:val="0"/>
          <w:marBottom w:val="0"/>
          <w:divBdr>
            <w:top w:val="none" w:sz="0" w:space="0" w:color="auto"/>
            <w:left w:val="none" w:sz="0" w:space="0" w:color="auto"/>
            <w:bottom w:val="none" w:sz="0" w:space="0" w:color="auto"/>
            <w:right w:val="none" w:sz="0" w:space="0" w:color="auto"/>
          </w:divBdr>
        </w:div>
        <w:div w:id="75639122">
          <w:marLeft w:val="480"/>
          <w:marRight w:val="0"/>
          <w:marTop w:val="0"/>
          <w:marBottom w:val="0"/>
          <w:divBdr>
            <w:top w:val="none" w:sz="0" w:space="0" w:color="auto"/>
            <w:left w:val="none" w:sz="0" w:space="0" w:color="auto"/>
            <w:bottom w:val="none" w:sz="0" w:space="0" w:color="auto"/>
            <w:right w:val="none" w:sz="0" w:space="0" w:color="auto"/>
          </w:divBdr>
        </w:div>
        <w:div w:id="97142286">
          <w:marLeft w:val="480"/>
          <w:marRight w:val="0"/>
          <w:marTop w:val="0"/>
          <w:marBottom w:val="0"/>
          <w:divBdr>
            <w:top w:val="none" w:sz="0" w:space="0" w:color="auto"/>
            <w:left w:val="none" w:sz="0" w:space="0" w:color="auto"/>
            <w:bottom w:val="none" w:sz="0" w:space="0" w:color="auto"/>
            <w:right w:val="none" w:sz="0" w:space="0" w:color="auto"/>
          </w:divBdr>
        </w:div>
        <w:div w:id="97412052">
          <w:marLeft w:val="480"/>
          <w:marRight w:val="0"/>
          <w:marTop w:val="0"/>
          <w:marBottom w:val="0"/>
          <w:divBdr>
            <w:top w:val="none" w:sz="0" w:space="0" w:color="auto"/>
            <w:left w:val="none" w:sz="0" w:space="0" w:color="auto"/>
            <w:bottom w:val="none" w:sz="0" w:space="0" w:color="auto"/>
            <w:right w:val="none" w:sz="0" w:space="0" w:color="auto"/>
          </w:divBdr>
        </w:div>
        <w:div w:id="107160234">
          <w:marLeft w:val="480"/>
          <w:marRight w:val="0"/>
          <w:marTop w:val="0"/>
          <w:marBottom w:val="0"/>
          <w:divBdr>
            <w:top w:val="none" w:sz="0" w:space="0" w:color="auto"/>
            <w:left w:val="none" w:sz="0" w:space="0" w:color="auto"/>
            <w:bottom w:val="none" w:sz="0" w:space="0" w:color="auto"/>
            <w:right w:val="none" w:sz="0" w:space="0" w:color="auto"/>
          </w:divBdr>
        </w:div>
        <w:div w:id="113447357">
          <w:marLeft w:val="480"/>
          <w:marRight w:val="0"/>
          <w:marTop w:val="0"/>
          <w:marBottom w:val="0"/>
          <w:divBdr>
            <w:top w:val="none" w:sz="0" w:space="0" w:color="auto"/>
            <w:left w:val="none" w:sz="0" w:space="0" w:color="auto"/>
            <w:bottom w:val="none" w:sz="0" w:space="0" w:color="auto"/>
            <w:right w:val="none" w:sz="0" w:space="0" w:color="auto"/>
          </w:divBdr>
        </w:div>
        <w:div w:id="160782976">
          <w:marLeft w:val="480"/>
          <w:marRight w:val="0"/>
          <w:marTop w:val="0"/>
          <w:marBottom w:val="0"/>
          <w:divBdr>
            <w:top w:val="none" w:sz="0" w:space="0" w:color="auto"/>
            <w:left w:val="none" w:sz="0" w:space="0" w:color="auto"/>
            <w:bottom w:val="none" w:sz="0" w:space="0" w:color="auto"/>
            <w:right w:val="none" w:sz="0" w:space="0" w:color="auto"/>
          </w:divBdr>
        </w:div>
        <w:div w:id="164515565">
          <w:marLeft w:val="480"/>
          <w:marRight w:val="0"/>
          <w:marTop w:val="0"/>
          <w:marBottom w:val="0"/>
          <w:divBdr>
            <w:top w:val="none" w:sz="0" w:space="0" w:color="auto"/>
            <w:left w:val="none" w:sz="0" w:space="0" w:color="auto"/>
            <w:bottom w:val="none" w:sz="0" w:space="0" w:color="auto"/>
            <w:right w:val="none" w:sz="0" w:space="0" w:color="auto"/>
          </w:divBdr>
        </w:div>
        <w:div w:id="187648643">
          <w:marLeft w:val="480"/>
          <w:marRight w:val="0"/>
          <w:marTop w:val="0"/>
          <w:marBottom w:val="0"/>
          <w:divBdr>
            <w:top w:val="none" w:sz="0" w:space="0" w:color="auto"/>
            <w:left w:val="none" w:sz="0" w:space="0" w:color="auto"/>
            <w:bottom w:val="none" w:sz="0" w:space="0" w:color="auto"/>
            <w:right w:val="none" w:sz="0" w:space="0" w:color="auto"/>
          </w:divBdr>
        </w:div>
        <w:div w:id="255747666">
          <w:marLeft w:val="480"/>
          <w:marRight w:val="0"/>
          <w:marTop w:val="0"/>
          <w:marBottom w:val="0"/>
          <w:divBdr>
            <w:top w:val="none" w:sz="0" w:space="0" w:color="auto"/>
            <w:left w:val="none" w:sz="0" w:space="0" w:color="auto"/>
            <w:bottom w:val="none" w:sz="0" w:space="0" w:color="auto"/>
            <w:right w:val="none" w:sz="0" w:space="0" w:color="auto"/>
          </w:divBdr>
        </w:div>
        <w:div w:id="266355346">
          <w:marLeft w:val="480"/>
          <w:marRight w:val="0"/>
          <w:marTop w:val="0"/>
          <w:marBottom w:val="0"/>
          <w:divBdr>
            <w:top w:val="none" w:sz="0" w:space="0" w:color="auto"/>
            <w:left w:val="none" w:sz="0" w:space="0" w:color="auto"/>
            <w:bottom w:val="none" w:sz="0" w:space="0" w:color="auto"/>
            <w:right w:val="none" w:sz="0" w:space="0" w:color="auto"/>
          </w:divBdr>
        </w:div>
        <w:div w:id="313411273">
          <w:marLeft w:val="480"/>
          <w:marRight w:val="0"/>
          <w:marTop w:val="0"/>
          <w:marBottom w:val="0"/>
          <w:divBdr>
            <w:top w:val="none" w:sz="0" w:space="0" w:color="auto"/>
            <w:left w:val="none" w:sz="0" w:space="0" w:color="auto"/>
            <w:bottom w:val="none" w:sz="0" w:space="0" w:color="auto"/>
            <w:right w:val="none" w:sz="0" w:space="0" w:color="auto"/>
          </w:divBdr>
        </w:div>
        <w:div w:id="328292257">
          <w:marLeft w:val="480"/>
          <w:marRight w:val="0"/>
          <w:marTop w:val="0"/>
          <w:marBottom w:val="0"/>
          <w:divBdr>
            <w:top w:val="none" w:sz="0" w:space="0" w:color="auto"/>
            <w:left w:val="none" w:sz="0" w:space="0" w:color="auto"/>
            <w:bottom w:val="none" w:sz="0" w:space="0" w:color="auto"/>
            <w:right w:val="none" w:sz="0" w:space="0" w:color="auto"/>
          </w:divBdr>
        </w:div>
        <w:div w:id="351079695">
          <w:marLeft w:val="480"/>
          <w:marRight w:val="0"/>
          <w:marTop w:val="0"/>
          <w:marBottom w:val="0"/>
          <w:divBdr>
            <w:top w:val="none" w:sz="0" w:space="0" w:color="auto"/>
            <w:left w:val="none" w:sz="0" w:space="0" w:color="auto"/>
            <w:bottom w:val="none" w:sz="0" w:space="0" w:color="auto"/>
            <w:right w:val="none" w:sz="0" w:space="0" w:color="auto"/>
          </w:divBdr>
        </w:div>
        <w:div w:id="370543220">
          <w:marLeft w:val="480"/>
          <w:marRight w:val="0"/>
          <w:marTop w:val="0"/>
          <w:marBottom w:val="0"/>
          <w:divBdr>
            <w:top w:val="none" w:sz="0" w:space="0" w:color="auto"/>
            <w:left w:val="none" w:sz="0" w:space="0" w:color="auto"/>
            <w:bottom w:val="none" w:sz="0" w:space="0" w:color="auto"/>
            <w:right w:val="none" w:sz="0" w:space="0" w:color="auto"/>
          </w:divBdr>
        </w:div>
        <w:div w:id="421684371">
          <w:marLeft w:val="480"/>
          <w:marRight w:val="0"/>
          <w:marTop w:val="0"/>
          <w:marBottom w:val="0"/>
          <w:divBdr>
            <w:top w:val="none" w:sz="0" w:space="0" w:color="auto"/>
            <w:left w:val="none" w:sz="0" w:space="0" w:color="auto"/>
            <w:bottom w:val="none" w:sz="0" w:space="0" w:color="auto"/>
            <w:right w:val="none" w:sz="0" w:space="0" w:color="auto"/>
          </w:divBdr>
        </w:div>
        <w:div w:id="424303615">
          <w:marLeft w:val="480"/>
          <w:marRight w:val="0"/>
          <w:marTop w:val="0"/>
          <w:marBottom w:val="0"/>
          <w:divBdr>
            <w:top w:val="none" w:sz="0" w:space="0" w:color="auto"/>
            <w:left w:val="none" w:sz="0" w:space="0" w:color="auto"/>
            <w:bottom w:val="none" w:sz="0" w:space="0" w:color="auto"/>
            <w:right w:val="none" w:sz="0" w:space="0" w:color="auto"/>
          </w:divBdr>
        </w:div>
        <w:div w:id="435448823">
          <w:marLeft w:val="480"/>
          <w:marRight w:val="0"/>
          <w:marTop w:val="0"/>
          <w:marBottom w:val="0"/>
          <w:divBdr>
            <w:top w:val="none" w:sz="0" w:space="0" w:color="auto"/>
            <w:left w:val="none" w:sz="0" w:space="0" w:color="auto"/>
            <w:bottom w:val="none" w:sz="0" w:space="0" w:color="auto"/>
            <w:right w:val="none" w:sz="0" w:space="0" w:color="auto"/>
          </w:divBdr>
        </w:div>
        <w:div w:id="450897971">
          <w:marLeft w:val="480"/>
          <w:marRight w:val="0"/>
          <w:marTop w:val="0"/>
          <w:marBottom w:val="0"/>
          <w:divBdr>
            <w:top w:val="none" w:sz="0" w:space="0" w:color="auto"/>
            <w:left w:val="none" w:sz="0" w:space="0" w:color="auto"/>
            <w:bottom w:val="none" w:sz="0" w:space="0" w:color="auto"/>
            <w:right w:val="none" w:sz="0" w:space="0" w:color="auto"/>
          </w:divBdr>
        </w:div>
        <w:div w:id="465313784">
          <w:marLeft w:val="480"/>
          <w:marRight w:val="0"/>
          <w:marTop w:val="0"/>
          <w:marBottom w:val="0"/>
          <w:divBdr>
            <w:top w:val="none" w:sz="0" w:space="0" w:color="auto"/>
            <w:left w:val="none" w:sz="0" w:space="0" w:color="auto"/>
            <w:bottom w:val="none" w:sz="0" w:space="0" w:color="auto"/>
            <w:right w:val="none" w:sz="0" w:space="0" w:color="auto"/>
          </w:divBdr>
        </w:div>
        <w:div w:id="468010179">
          <w:marLeft w:val="480"/>
          <w:marRight w:val="0"/>
          <w:marTop w:val="0"/>
          <w:marBottom w:val="0"/>
          <w:divBdr>
            <w:top w:val="none" w:sz="0" w:space="0" w:color="auto"/>
            <w:left w:val="none" w:sz="0" w:space="0" w:color="auto"/>
            <w:bottom w:val="none" w:sz="0" w:space="0" w:color="auto"/>
            <w:right w:val="none" w:sz="0" w:space="0" w:color="auto"/>
          </w:divBdr>
        </w:div>
        <w:div w:id="518856734">
          <w:marLeft w:val="480"/>
          <w:marRight w:val="0"/>
          <w:marTop w:val="0"/>
          <w:marBottom w:val="0"/>
          <w:divBdr>
            <w:top w:val="none" w:sz="0" w:space="0" w:color="auto"/>
            <w:left w:val="none" w:sz="0" w:space="0" w:color="auto"/>
            <w:bottom w:val="none" w:sz="0" w:space="0" w:color="auto"/>
            <w:right w:val="none" w:sz="0" w:space="0" w:color="auto"/>
          </w:divBdr>
        </w:div>
        <w:div w:id="545992446">
          <w:marLeft w:val="480"/>
          <w:marRight w:val="0"/>
          <w:marTop w:val="0"/>
          <w:marBottom w:val="0"/>
          <w:divBdr>
            <w:top w:val="none" w:sz="0" w:space="0" w:color="auto"/>
            <w:left w:val="none" w:sz="0" w:space="0" w:color="auto"/>
            <w:bottom w:val="none" w:sz="0" w:space="0" w:color="auto"/>
            <w:right w:val="none" w:sz="0" w:space="0" w:color="auto"/>
          </w:divBdr>
        </w:div>
        <w:div w:id="571741497">
          <w:marLeft w:val="480"/>
          <w:marRight w:val="0"/>
          <w:marTop w:val="0"/>
          <w:marBottom w:val="0"/>
          <w:divBdr>
            <w:top w:val="none" w:sz="0" w:space="0" w:color="auto"/>
            <w:left w:val="none" w:sz="0" w:space="0" w:color="auto"/>
            <w:bottom w:val="none" w:sz="0" w:space="0" w:color="auto"/>
            <w:right w:val="none" w:sz="0" w:space="0" w:color="auto"/>
          </w:divBdr>
        </w:div>
        <w:div w:id="604508122">
          <w:marLeft w:val="480"/>
          <w:marRight w:val="0"/>
          <w:marTop w:val="0"/>
          <w:marBottom w:val="0"/>
          <w:divBdr>
            <w:top w:val="none" w:sz="0" w:space="0" w:color="auto"/>
            <w:left w:val="none" w:sz="0" w:space="0" w:color="auto"/>
            <w:bottom w:val="none" w:sz="0" w:space="0" w:color="auto"/>
            <w:right w:val="none" w:sz="0" w:space="0" w:color="auto"/>
          </w:divBdr>
        </w:div>
        <w:div w:id="631446403">
          <w:marLeft w:val="480"/>
          <w:marRight w:val="0"/>
          <w:marTop w:val="0"/>
          <w:marBottom w:val="0"/>
          <w:divBdr>
            <w:top w:val="none" w:sz="0" w:space="0" w:color="auto"/>
            <w:left w:val="none" w:sz="0" w:space="0" w:color="auto"/>
            <w:bottom w:val="none" w:sz="0" w:space="0" w:color="auto"/>
            <w:right w:val="none" w:sz="0" w:space="0" w:color="auto"/>
          </w:divBdr>
        </w:div>
        <w:div w:id="645476324">
          <w:marLeft w:val="480"/>
          <w:marRight w:val="0"/>
          <w:marTop w:val="0"/>
          <w:marBottom w:val="0"/>
          <w:divBdr>
            <w:top w:val="none" w:sz="0" w:space="0" w:color="auto"/>
            <w:left w:val="none" w:sz="0" w:space="0" w:color="auto"/>
            <w:bottom w:val="none" w:sz="0" w:space="0" w:color="auto"/>
            <w:right w:val="none" w:sz="0" w:space="0" w:color="auto"/>
          </w:divBdr>
        </w:div>
        <w:div w:id="681854869">
          <w:marLeft w:val="480"/>
          <w:marRight w:val="0"/>
          <w:marTop w:val="0"/>
          <w:marBottom w:val="0"/>
          <w:divBdr>
            <w:top w:val="none" w:sz="0" w:space="0" w:color="auto"/>
            <w:left w:val="none" w:sz="0" w:space="0" w:color="auto"/>
            <w:bottom w:val="none" w:sz="0" w:space="0" w:color="auto"/>
            <w:right w:val="none" w:sz="0" w:space="0" w:color="auto"/>
          </w:divBdr>
        </w:div>
        <w:div w:id="718213469">
          <w:marLeft w:val="480"/>
          <w:marRight w:val="0"/>
          <w:marTop w:val="0"/>
          <w:marBottom w:val="0"/>
          <w:divBdr>
            <w:top w:val="none" w:sz="0" w:space="0" w:color="auto"/>
            <w:left w:val="none" w:sz="0" w:space="0" w:color="auto"/>
            <w:bottom w:val="none" w:sz="0" w:space="0" w:color="auto"/>
            <w:right w:val="none" w:sz="0" w:space="0" w:color="auto"/>
          </w:divBdr>
        </w:div>
        <w:div w:id="735469971">
          <w:marLeft w:val="480"/>
          <w:marRight w:val="0"/>
          <w:marTop w:val="0"/>
          <w:marBottom w:val="0"/>
          <w:divBdr>
            <w:top w:val="none" w:sz="0" w:space="0" w:color="auto"/>
            <w:left w:val="none" w:sz="0" w:space="0" w:color="auto"/>
            <w:bottom w:val="none" w:sz="0" w:space="0" w:color="auto"/>
            <w:right w:val="none" w:sz="0" w:space="0" w:color="auto"/>
          </w:divBdr>
        </w:div>
        <w:div w:id="763383853">
          <w:marLeft w:val="480"/>
          <w:marRight w:val="0"/>
          <w:marTop w:val="0"/>
          <w:marBottom w:val="0"/>
          <w:divBdr>
            <w:top w:val="none" w:sz="0" w:space="0" w:color="auto"/>
            <w:left w:val="none" w:sz="0" w:space="0" w:color="auto"/>
            <w:bottom w:val="none" w:sz="0" w:space="0" w:color="auto"/>
            <w:right w:val="none" w:sz="0" w:space="0" w:color="auto"/>
          </w:divBdr>
        </w:div>
        <w:div w:id="765927419">
          <w:marLeft w:val="480"/>
          <w:marRight w:val="0"/>
          <w:marTop w:val="0"/>
          <w:marBottom w:val="0"/>
          <w:divBdr>
            <w:top w:val="none" w:sz="0" w:space="0" w:color="auto"/>
            <w:left w:val="none" w:sz="0" w:space="0" w:color="auto"/>
            <w:bottom w:val="none" w:sz="0" w:space="0" w:color="auto"/>
            <w:right w:val="none" w:sz="0" w:space="0" w:color="auto"/>
          </w:divBdr>
        </w:div>
        <w:div w:id="810438745">
          <w:marLeft w:val="480"/>
          <w:marRight w:val="0"/>
          <w:marTop w:val="0"/>
          <w:marBottom w:val="0"/>
          <w:divBdr>
            <w:top w:val="none" w:sz="0" w:space="0" w:color="auto"/>
            <w:left w:val="none" w:sz="0" w:space="0" w:color="auto"/>
            <w:bottom w:val="none" w:sz="0" w:space="0" w:color="auto"/>
            <w:right w:val="none" w:sz="0" w:space="0" w:color="auto"/>
          </w:divBdr>
        </w:div>
        <w:div w:id="863903009">
          <w:marLeft w:val="480"/>
          <w:marRight w:val="0"/>
          <w:marTop w:val="0"/>
          <w:marBottom w:val="0"/>
          <w:divBdr>
            <w:top w:val="none" w:sz="0" w:space="0" w:color="auto"/>
            <w:left w:val="none" w:sz="0" w:space="0" w:color="auto"/>
            <w:bottom w:val="none" w:sz="0" w:space="0" w:color="auto"/>
            <w:right w:val="none" w:sz="0" w:space="0" w:color="auto"/>
          </w:divBdr>
        </w:div>
        <w:div w:id="874074869">
          <w:marLeft w:val="480"/>
          <w:marRight w:val="0"/>
          <w:marTop w:val="0"/>
          <w:marBottom w:val="0"/>
          <w:divBdr>
            <w:top w:val="none" w:sz="0" w:space="0" w:color="auto"/>
            <w:left w:val="none" w:sz="0" w:space="0" w:color="auto"/>
            <w:bottom w:val="none" w:sz="0" w:space="0" w:color="auto"/>
            <w:right w:val="none" w:sz="0" w:space="0" w:color="auto"/>
          </w:divBdr>
        </w:div>
        <w:div w:id="874583109">
          <w:marLeft w:val="480"/>
          <w:marRight w:val="0"/>
          <w:marTop w:val="0"/>
          <w:marBottom w:val="0"/>
          <w:divBdr>
            <w:top w:val="none" w:sz="0" w:space="0" w:color="auto"/>
            <w:left w:val="none" w:sz="0" w:space="0" w:color="auto"/>
            <w:bottom w:val="none" w:sz="0" w:space="0" w:color="auto"/>
            <w:right w:val="none" w:sz="0" w:space="0" w:color="auto"/>
          </w:divBdr>
        </w:div>
        <w:div w:id="884022286">
          <w:marLeft w:val="480"/>
          <w:marRight w:val="0"/>
          <w:marTop w:val="0"/>
          <w:marBottom w:val="0"/>
          <w:divBdr>
            <w:top w:val="none" w:sz="0" w:space="0" w:color="auto"/>
            <w:left w:val="none" w:sz="0" w:space="0" w:color="auto"/>
            <w:bottom w:val="none" w:sz="0" w:space="0" w:color="auto"/>
            <w:right w:val="none" w:sz="0" w:space="0" w:color="auto"/>
          </w:divBdr>
        </w:div>
        <w:div w:id="884685213">
          <w:marLeft w:val="480"/>
          <w:marRight w:val="0"/>
          <w:marTop w:val="0"/>
          <w:marBottom w:val="0"/>
          <w:divBdr>
            <w:top w:val="none" w:sz="0" w:space="0" w:color="auto"/>
            <w:left w:val="none" w:sz="0" w:space="0" w:color="auto"/>
            <w:bottom w:val="none" w:sz="0" w:space="0" w:color="auto"/>
            <w:right w:val="none" w:sz="0" w:space="0" w:color="auto"/>
          </w:divBdr>
        </w:div>
        <w:div w:id="911696987">
          <w:marLeft w:val="480"/>
          <w:marRight w:val="0"/>
          <w:marTop w:val="0"/>
          <w:marBottom w:val="0"/>
          <w:divBdr>
            <w:top w:val="none" w:sz="0" w:space="0" w:color="auto"/>
            <w:left w:val="none" w:sz="0" w:space="0" w:color="auto"/>
            <w:bottom w:val="none" w:sz="0" w:space="0" w:color="auto"/>
            <w:right w:val="none" w:sz="0" w:space="0" w:color="auto"/>
          </w:divBdr>
        </w:div>
        <w:div w:id="943616090">
          <w:marLeft w:val="480"/>
          <w:marRight w:val="0"/>
          <w:marTop w:val="0"/>
          <w:marBottom w:val="0"/>
          <w:divBdr>
            <w:top w:val="none" w:sz="0" w:space="0" w:color="auto"/>
            <w:left w:val="none" w:sz="0" w:space="0" w:color="auto"/>
            <w:bottom w:val="none" w:sz="0" w:space="0" w:color="auto"/>
            <w:right w:val="none" w:sz="0" w:space="0" w:color="auto"/>
          </w:divBdr>
        </w:div>
        <w:div w:id="959804391">
          <w:marLeft w:val="480"/>
          <w:marRight w:val="0"/>
          <w:marTop w:val="0"/>
          <w:marBottom w:val="0"/>
          <w:divBdr>
            <w:top w:val="none" w:sz="0" w:space="0" w:color="auto"/>
            <w:left w:val="none" w:sz="0" w:space="0" w:color="auto"/>
            <w:bottom w:val="none" w:sz="0" w:space="0" w:color="auto"/>
            <w:right w:val="none" w:sz="0" w:space="0" w:color="auto"/>
          </w:divBdr>
        </w:div>
        <w:div w:id="1045107111">
          <w:marLeft w:val="480"/>
          <w:marRight w:val="0"/>
          <w:marTop w:val="0"/>
          <w:marBottom w:val="0"/>
          <w:divBdr>
            <w:top w:val="none" w:sz="0" w:space="0" w:color="auto"/>
            <w:left w:val="none" w:sz="0" w:space="0" w:color="auto"/>
            <w:bottom w:val="none" w:sz="0" w:space="0" w:color="auto"/>
            <w:right w:val="none" w:sz="0" w:space="0" w:color="auto"/>
          </w:divBdr>
        </w:div>
        <w:div w:id="1111895993">
          <w:marLeft w:val="480"/>
          <w:marRight w:val="0"/>
          <w:marTop w:val="0"/>
          <w:marBottom w:val="0"/>
          <w:divBdr>
            <w:top w:val="none" w:sz="0" w:space="0" w:color="auto"/>
            <w:left w:val="none" w:sz="0" w:space="0" w:color="auto"/>
            <w:bottom w:val="none" w:sz="0" w:space="0" w:color="auto"/>
            <w:right w:val="none" w:sz="0" w:space="0" w:color="auto"/>
          </w:divBdr>
        </w:div>
        <w:div w:id="1155991348">
          <w:marLeft w:val="480"/>
          <w:marRight w:val="0"/>
          <w:marTop w:val="0"/>
          <w:marBottom w:val="0"/>
          <w:divBdr>
            <w:top w:val="none" w:sz="0" w:space="0" w:color="auto"/>
            <w:left w:val="none" w:sz="0" w:space="0" w:color="auto"/>
            <w:bottom w:val="none" w:sz="0" w:space="0" w:color="auto"/>
            <w:right w:val="none" w:sz="0" w:space="0" w:color="auto"/>
          </w:divBdr>
        </w:div>
        <w:div w:id="1210460409">
          <w:marLeft w:val="480"/>
          <w:marRight w:val="0"/>
          <w:marTop w:val="0"/>
          <w:marBottom w:val="0"/>
          <w:divBdr>
            <w:top w:val="none" w:sz="0" w:space="0" w:color="auto"/>
            <w:left w:val="none" w:sz="0" w:space="0" w:color="auto"/>
            <w:bottom w:val="none" w:sz="0" w:space="0" w:color="auto"/>
            <w:right w:val="none" w:sz="0" w:space="0" w:color="auto"/>
          </w:divBdr>
        </w:div>
        <w:div w:id="1279722801">
          <w:marLeft w:val="480"/>
          <w:marRight w:val="0"/>
          <w:marTop w:val="0"/>
          <w:marBottom w:val="0"/>
          <w:divBdr>
            <w:top w:val="none" w:sz="0" w:space="0" w:color="auto"/>
            <w:left w:val="none" w:sz="0" w:space="0" w:color="auto"/>
            <w:bottom w:val="none" w:sz="0" w:space="0" w:color="auto"/>
            <w:right w:val="none" w:sz="0" w:space="0" w:color="auto"/>
          </w:divBdr>
        </w:div>
        <w:div w:id="1304853574">
          <w:marLeft w:val="480"/>
          <w:marRight w:val="0"/>
          <w:marTop w:val="0"/>
          <w:marBottom w:val="0"/>
          <w:divBdr>
            <w:top w:val="none" w:sz="0" w:space="0" w:color="auto"/>
            <w:left w:val="none" w:sz="0" w:space="0" w:color="auto"/>
            <w:bottom w:val="none" w:sz="0" w:space="0" w:color="auto"/>
            <w:right w:val="none" w:sz="0" w:space="0" w:color="auto"/>
          </w:divBdr>
        </w:div>
        <w:div w:id="1316766044">
          <w:marLeft w:val="480"/>
          <w:marRight w:val="0"/>
          <w:marTop w:val="0"/>
          <w:marBottom w:val="0"/>
          <w:divBdr>
            <w:top w:val="none" w:sz="0" w:space="0" w:color="auto"/>
            <w:left w:val="none" w:sz="0" w:space="0" w:color="auto"/>
            <w:bottom w:val="none" w:sz="0" w:space="0" w:color="auto"/>
            <w:right w:val="none" w:sz="0" w:space="0" w:color="auto"/>
          </w:divBdr>
        </w:div>
        <w:div w:id="1321273753">
          <w:marLeft w:val="480"/>
          <w:marRight w:val="0"/>
          <w:marTop w:val="0"/>
          <w:marBottom w:val="0"/>
          <w:divBdr>
            <w:top w:val="none" w:sz="0" w:space="0" w:color="auto"/>
            <w:left w:val="none" w:sz="0" w:space="0" w:color="auto"/>
            <w:bottom w:val="none" w:sz="0" w:space="0" w:color="auto"/>
            <w:right w:val="none" w:sz="0" w:space="0" w:color="auto"/>
          </w:divBdr>
        </w:div>
        <w:div w:id="1410348467">
          <w:marLeft w:val="480"/>
          <w:marRight w:val="0"/>
          <w:marTop w:val="0"/>
          <w:marBottom w:val="0"/>
          <w:divBdr>
            <w:top w:val="none" w:sz="0" w:space="0" w:color="auto"/>
            <w:left w:val="none" w:sz="0" w:space="0" w:color="auto"/>
            <w:bottom w:val="none" w:sz="0" w:space="0" w:color="auto"/>
            <w:right w:val="none" w:sz="0" w:space="0" w:color="auto"/>
          </w:divBdr>
        </w:div>
        <w:div w:id="1420952917">
          <w:marLeft w:val="480"/>
          <w:marRight w:val="0"/>
          <w:marTop w:val="0"/>
          <w:marBottom w:val="0"/>
          <w:divBdr>
            <w:top w:val="none" w:sz="0" w:space="0" w:color="auto"/>
            <w:left w:val="none" w:sz="0" w:space="0" w:color="auto"/>
            <w:bottom w:val="none" w:sz="0" w:space="0" w:color="auto"/>
            <w:right w:val="none" w:sz="0" w:space="0" w:color="auto"/>
          </w:divBdr>
        </w:div>
        <w:div w:id="1437560052">
          <w:marLeft w:val="480"/>
          <w:marRight w:val="0"/>
          <w:marTop w:val="0"/>
          <w:marBottom w:val="0"/>
          <w:divBdr>
            <w:top w:val="none" w:sz="0" w:space="0" w:color="auto"/>
            <w:left w:val="none" w:sz="0" w:space="0" w:color="auto"/>
            <w:bottom w:val="none" w:sz="0" w:space="0" w:color="auto"/>
            <w:right w:val="none" w:sz="0" w:space="0" w:color="auto"/>
          </w:divBdr>
        </w:div>
        <w:div w:id="1443108646">
          <w:marLeft w:val="480"/>
          <w:marRight w:val="0"/>
          <w:marTop w:val="0"/>
          <w:marBottom w:val="0"/>
          <w:divBdr>
            <w:top w:val="none" w:sz="0" w:space="0" w:color="auto"/>
            <w:left w:val="none" w:sz="0" w:space="0" w:color="auto"/>
            <w:bottom w:val="none" w:sz="0" w:space="0" w:color="auto"/>
            <w:right w:val="none" w:sz="0" w:space="0" w:color="auto"/>
          </w:divBdr>
        </w:div>
        <w:div w:id="1469014163">
          <w:marLeft w:val="480"/>
          <w:marRight w:val="0"/>
          <w:marTop w:val="0"/>
          <w:marBottom w:val="0"/>
          <w:divBdr>
            <w:top w:val="none" w:sz="0" w:space="0" w:color="auto"/>
            <w:left w:val="none" w:sz="0" w:space="0" w:color="auto"/>
            <w:bottom w:val="none" w:sz="0" w:space="0" w:color="auto"/>
            <w:right w:val="none" w:sz="0" w:space="0" w:color="auto"/>
          </w:divBdr>
        </w:div>
        <w:div w:id="1473213034">
          <w:marLeft w:val="480"/>
          <w:marRight w:val="0"/>
          <w:marTop w:val="0"/>
          <w:marBottom w:val="0"/>
          <w:divBdr>
            <w:top w:val="none" w:sz="0" w:space="0" w:color="auto"/>
            <w:left w:val="none" w:sz="0" w:space="0" w:color="auto"/>
            <w:bottom w:val="none" w:sz="0" w:space="0" w:color="auto"/>
            <w:right w:val="none" w:sz="0" w:space="0" w:color="auto"/>
          </w:divBdr>
        </w:div>
        <w:div w:id="1529101502">
          <w:marLeft w:val="480"/>
          <w:marRight w:val="0"/>
          <w:marTop w:val="0"/>
          <w:marBottom w:val="0"/>
          <w:divBdr>
            <w:top w:val="none" w:sz="0" w:space="0" w:color="auto"/>
            <w:left w:val="none" w:sz="0" w:space="0" w:color="auto"/>
            <w:bottom w:val="none" w:sz="0" w:space="0" w:color="auto"/>
            <w:right w:val="none" w:sz="0" w:space="0" w:color="auto"/>
          </w:divBdr>
        </w:div>
        <w:div w:id="1545827504">
          <w:marLeft w:val="480"/>
          <w:marRight w:val="0"/>
          <w:marTop w:val="0"/>
          <w:marBottom w:val="0"/>
          <w:divBdr>
            <w:top w:val="none" w:sz="0" w:space="0" w:color="auto"/>
            <w:left w:val="none" w:sz="0" w:space="0" w:color="auto"/>
            <w:bottom w:val="none" w:sz="0" w:space="0" w:color="auto"/>
            <w:right w:val="none" w:sz="0" w:space="0" w:color="auto"/>
          </w:divBdr>
        </w:div>
        <w:div w:id="1629897410">
          <w:marLeft w:val="480"/>
          <w:marRight w:val="0"/>
          <w:marTop w:val="0"/>
          <w:marBottom w:val="0"/>
          <w:divBdr>
            <w:top w:val="none" w:sz="0" w:space="0" w:color="auto"/>
            <w:left w:val="none" w:sz="0" w:space="0" w:color="auto"/>
            <w:bottom w:val="none" w:sz="0" w:space="0" w:color="auto"/>
            <w:right w:val="none" w:sz="0" w:space="0" w:color="auto"/>
          </w:divBdr>
        </w:div>
        <w:div w:id="1668288179">
          <w:marLeft w:val="480"/>
          <w:marRight w:val="0"/>
          <w:marTop w:val="0"/>
          <w:marBottom w:val="0"/>
          <w:divBdr>
            <w:top w:val="none" w:sz="0" w:space="0" w:color="auto"/>
            <w:left w:val="none" w:sz="0" w:space="0" w:color="auto"/>
            <w:bottom w:val="none" w:sz="0" w:space="0" w:color="auto"/>
            <w:right w:val="none" w:sz="0" w:space="0" w:color="auto"/>
          </w:divBdr>
        </w:div>
        <w:div w:id="1697583547">
          <w:marLeft w:val="480"/>
          <w:marRight w:val="0"/>
          <w:marTop w:val="0"/>
          <w:marBottom w:val="0"/>
          <w:divBdr>
            <w:top w:val="none" w:sz="0" w:space="0" w:color="auto"/>
            <w:left w:val="none" w:sz="0" w:space="0" w:color="auto"/>
            <w:bottom w:val="none" w:sz="0" w:space="0" w:color="auto"/>
            <w:right w:val="none" w:sz="0" w:space="0" w:color="auto"/>
          </w:divBdr>
        </w:div>
        <w:div w:id="1737194899">
          <w:marLeft w:val="480"/>
          <w:marRight w:val="0"/>
          <w:marTop w:val="0"/>
          <w:marBottom w:val="0"/>
          <w:divBdr>
            <w:top w:val="none" w:sz="0" w:space="0" w:color="auto"/>
            <w:left w:val="none" w:sz="0" w:space="0" w:color="auto"/>
            <w:bottom w:val="none" w:sz="0" w:space="0" w:color="auto"/>
            <w:right w:val="none" w:sz="0" w:space="0" w:color="auto"/>
          </w:divBdr>
        </w:div>
        <w:div w:id="1771201500">
          <w:marLeft w:val="480"/>
          <w:marRight w:val="0"/>
          <w:marTop w:val="0"/>
          <w:marBottom w:val="0"/>
          <w:divBdr>
            <w:top w:val="none" w:sz="0" w:space="0" w:color="auto"/>
            <w:left w:val="none" w:sz="0" w:space="0" w:color="auto"/>
            <w:bottom w:val="none" w:sz="0" w:space="0" w:color="auto"/>
            <w:right w:val="none" w:sz="0" w:space="0" w:color="auto"/>
          </w:divBdr>
        </w:div>
        <w:div w:id="1777361422">
          <w:marLeft w:val="480"/>
          <w:marRight w:val="0"/>
          <w:marTop w:val="0"/>
          <w:marBottom w:val="0"/>
          <w:divBdr>
            <w:top w:val="none" w:sz="0" w:space="0" w:color="auto"/>
            <w:left w:val="none" w:sz="0" w:space="0" w:color="auto"/>
            <w:bottom w:val="none" w:sz="0" w:space="0" w:color="auto"/>
            <w:right w:val="none" w:sz="0" w:space="0" w:color="auto"/>
          </w:divBdr>
        </w:div>
        <w:div w:id="1778255197">
          <w:marLeft w:val="480"/>
          <w:marRight w:val="0"/>
          <w:marTop w:val="0"/>
          <w:marBottom w:val="0"/>
          <w:divBdr>
            <w:top w:val="none" w:sz="0" w:space="0" w:color="auto"/>
            <w:left w:val="none" w:sz="0" w:space="0" w:color="auto"/>
            <w:bottom w:val="none" w:sz="0" w:space="0" w:color="auto"/>
            <w:right w:val="none" w:sz="0" w:space="0" w:color="auto"/>
          </w:divBdr>
        </w:div>
        <w:div w:id="1825312332">
          <w:marLeft w:val="480"/>
          <w:marRight w:val="0"/>
          <w:marTop w:val="0"/>
          <w:marBottom w:val="0"/>
          <w:divBdr>
            <w:top w:val="none" w:sz="0" w:space="0" w:color="auto"/>
            <w:left w:val="none" w:sz="0" w:space="0" w:color="auto"/>
            <w:bottom w:val="none" w:sz="0" w:space="0" w:color="auto"/>
            <w:right w:val="none" w:sz="0" w:space="0" w:color="auto"/>
          </w:divBdr>
        </w:div>
        <w:div w:id="1834104737">
          <w:marLeft w:val="480"/>
          <w:marRight w:val="0"/>
          <w:marTop w:val="0"/>
          <w:marBottom w:val="0"/>
          <w:divBdr>
            <w:top w:val="none" w:sz="0" w:space="0" w:color="auto"/>
            <w:left w:val="none" w:sz="0" w:space="0" w:color="auto"/>
            <w:bottom w:val="none" w:sz="0" w:space="0" w:color="auto"/>
            <w:right w:val="none" w:sz="0" w:space="0" w:color="auto"/>
          </w:divBdr>
        </w:div>
        <w:div w:id="1856727522">
          <w:marLeft w:val="480"/>
          <w:marRight w:val="0"/>
          <w:marTop w:val="0"/>
          <w:marBottom w:val="0"/>
          <w:divBdr>
            <w:top w:val="none" w:sz="0" w:space="0" w:color="auto"/>
            <w:left w:val="none" w:sz="0" w:space="0" w:color="auto"/>
            <w:bottom w:val="none" w:sz="0" w:space="0" w:color="auto"/>
            <w:right w:val="none" w:sz="0" w:space="0" w:color="auto"/>
          </w:divBdr>
        </w:div>
        <w:div w:id="1869905881">
          <w:marLeft w:val="480"/>
          <w:marRight w:val="0"/>
          <w:marTop w:val="0"/>
          <w:marBottom w:val="0"/>
          <w:divBdr>
            <w:top w:val="none" w:sz="0" w:space="0" w:color="auto"/>
            <w:left w:val="none" w:sz="0" w:space="0" w:color="auto"/>
            <w:bottom w:val="none" w:sz="0" w:space="0" w:color="auto"/>
            <w:right w:val="none" w:sz="0" w:space="0" w:color="auto"/>
          </w:divBdr>
        </w:div>
        <w:div w:id="1915432013">
          <w:marLeft w:val="480"/>
          <w:marRight w:val="0"/>
          <w:marTop w:val="0"/>
          <w:marBottom w:val="0"/>
          <w:divBdr>
            <w:top w:val="none" w:sz="0" w:space="0" w:color="auto"/>
            <w:left w:val="none" w:sz="0" w:space="0" w:color="auto"/>
            <w:bottom w:val="none" w:sz="0" w:space="0" w:color="auto"/>
            <w:right w:val="none" w:sz="0" w:space="0" w:color="auto"/>
          </w:divBdr>
        </w:div>
        <w:div w:id="1918052795">
          <w:marLeft w:val="480"/>
          <w:marRight w:val="0"/>
          <w:marTop w:val="0"/>
          <w:marBottom w:val="0"/>
          <w:divBdr>
            <w:top w:val="none" w:sz="0" w:space="0" w:color="auto"/>
            <w:left w:val="none" w:sz="0" w:space="0" w:color="auto"/>
            <w:bottom w:val="none" w:sz="0" w:space="0" w:color="auto"/>
            <w:right w:val="none" w:sz="0" w:space="0" w:color="auto"/>
          </w:divBdr>
        </w:div>
        <w:div w:id="1933661345">
          <w:marLeft w:val="480"/>
          <w:marRight w:val="0"/>
          <w:marTop w:val="0"/>
          <w:marBottom w:val="0"/>
          <w:divBdr>
            <w:top w:val="none" w:sz="0" w:space="0" w:color="auto"/>
            <w:left w:val="none" w:sz="0" w:space="0" w:color="auto"/>
            <w:bottom w:val="none" w:sz="0" w:space="0" w:color="auto"/>
            <w:right w:val="none" w:sz="0" w:space="0" w:color="auto"/>
          </w:divBdr>
        </w:div>
        <w:div w:id="1995643426">
          <w:marLeft w:val="480"/>
          <w:marRight w:val="0"/>
          <w:marTop w:val="0"/>
          <w:marBottom w:val="0"/>
          <w:divBdr>
            <w:top w:val="none" w:sz="0" w:space="0" w:color="auto"/>
            <w:left w:val="none" w:sz="0" w:space="0" w:color="auto"/>
            <w:bottom w:val="none" w:sz="0" w:space="0" w:color="auto"/>
            <w:right w:val="none" w:sz="0" w:space="0" w:color="auto"/>
          </w:divBdr>
        </w:div>
        <w:div w:id="1995985608">
          <w:marLeft w:val="480"/>
          <w:marRight w:val="0"/>
          <w:marTop w:val="0"/>
          <w:marBottom w:val="0"/>
          <w:divBdr>
            <w:top w:val="none" w:sz="0" w:space="0" w:color="auto"/>
            <w:left w:val="none" w:sz="0" w:space="0" w:color="auto"/>
            <w:bottom w:val="none" w:sz="0" w:space="0" w:color="auto"/>
            <w:right w:val="none" w:sz="0" w:space="0" w:color="auto"/>
          </w:divBdr>
        </w:div>
        <w:div w:id="1996106514">
          <w:marLeft w:val="480"/>
          <w:marRight w:val="0"/>
          <w:marTop w:val="0"/>
          <w:marBottom w:val="0"/>
          <w:divBdr>
            <w:top w:val="none" w:sz="0" w:space="0" w:color="auto"/>
            <w:left w:val="none" w:sz="0" w:space="0" w:color="auto"/>
            <w:bottom w:val="none" w:sz="0" w:space="0" w:color="auto"/>
            <w:right w:val="none" w:sz="0" w:space="0" w:color="auto"/>
          </w:divBdr>
        </w:div>
        <w:div w:id="2033994336">
          <w:marLeft w:val="480"/>
          <w:marRight w:val="0"/>
          <w:marTop w:val="0"/>
          <w:marBottom w:val="0"/>
          <w:divBdr>
            <w:top w:val="none" w:sz="0" w:space="0" w:color="auto"/>
            <w:left w:val="none" w:sz="0" w:space="0" w:color="auto"/>
            <w:bottom w:val="none" w:sz="0" w:space="0" w:color="auto"/>
            <w:right w:val="none" w:sz="0" w:space="0" w:color="auto"/>
          </w:divBdr>
        </w:div>
        <w:div w:id="2036072679">
          <w:marLeft w:val="480"/>
          <w:marRight w:val="0"/>
          <w:marTop w:val="0"/>
          <w:marBottom w:val="0"/>
          <w:divBdr>
            <w:top w:val="none" w:sz="0" w:space="0" w:color="auto"/>
            <w:left w:val="none" w:sz="0" w:space="0" w:color="auto"/>
            <w:bottom w:val="none" w:sz="0" w:space="0" w:color="auto"/>
            <w:right w:val="none" w:sz="0" w:space="0" w:color="auto"/>
          </w:divBdr>
        </w:div>
        <w:div w:id="2073191020">
          <w:marLeft w:val="480"/>
          <w:marRight w:val="0"/>
          <w:marTop w:val="0"/>
          <w:marBottom w:val="0"/>
          <w:divBdr>
            <w:top w:val="none" w:sz="0" w:space="0" w:color="auto"/>
            <w:left w:val="none" w:sz="0" w:space="0" w:color="auto"/>
            <w:bottom w:val="none" w:sz="0" w:space="0" w:color="auto"/>
            <w:right w:val="none" w:sz="0" w:space="0" w:color="auto"/>
          </w:divBdr>
        </w:div>
      </w:divsChild>
    </w:div>
    <w:div w:id="1839467043">
      <w:bodyDiv w:val="1"/>
      <w:marLeft w:val="0"/>
      <w:marRight w:val="0"/>
      <w:marTop w:val="0"/>
      <w:marBottom w:val="0"/>
      <w:divBdr>
        <w:top w:val="none" w:sz="0" w:space="0" w:color="auto"/>
        <w:left w:val="none" w:sz="0" w:space="0" w:color="auto"/>
        <w:bottom w:val="none" w:sz="0" w:space="0" w:color="auto"/>
        <w:right w:val="none" w:sz="0" w:space="0" w:color="auto"/>
      </w:divBdr>
    </w:div>
    <w:div w:id="1843399006">
      <w:bodyDiv w:val="1"/>
      <w:marLeft w:val="0"/>
      <w:marRight w:val="0"/>
      <w:marTop w:val="0"/>
      <w:marBottom w:val="0"/>
      <w:divBdr>
        <w:top w:val="none" w:sz="0" w:space="0" w:color="auto"/>
        <w:left w:val="none" w:sz="0" w:space="0" w:color="auto"/>
        <w:bottom w:val="none" w:sz="0" w:space="0" w:color="auto"/>
        <w:right w:val="none" w:sz="0" w:space="0" w:color="auto"/>
      </w:divBdr>
      <w:divsChild>
        <w:div w:id="13500627">
          <w:marLeft w:val="480"/>
          <w:marRight w:val="0"/>
          <w:marTop w:val="0"/>
          <w:marBottom w:val="0"/>
          <w:divBdr>
            <w:top w:val="none" w:sz="0" w:space="0" w:color="auto"/>
            <w:left w:val="none" w:sz="0" w:space="0" w:color="auto"/>
            <w:bottom w:val="none" w:sz="0" w:space="0" w:color="auto"/>
            <w:right w:val="none" w:sz="0" w:space="0" w:color="auto"/>
          </w:divBdr>
        </w:div>
        <w:div w:id="53891881">
          <w:marLeft w:val="480"/>
          <w:marRight w:val="0"/>
          <w:marTop w:val="0"/>
          <w:marBottom w:val="0"/>
          <w:divBdr>
            <w:top w:val="none" w:sz="0" w:space="0" w:color="auto"/>
            <w:left w:val="none" w:sz="0" w:space="0" w:color="auto"/>
            <w:bottom w:val="none" w:sz="0" w:space="0" w:color="auto"/>
            <w:right w:val="none" w:sz="0" w:space="0" w:color="auto"/>
          </w:divBdr>
        </w:div>
        <w:div w:id="71896567">
          <w:marLeft w:val="480"/>
          <w:marRight w:val="0"/>
          <w:marTop w:val="0"/>
          <w:marBottom w:val="0"/>
          <w:divBdr>
            <w:top w:val="none" w:sz="0" w:space="0" w:color="auto"/>
            <w:left w:val="none" w:sz="0" w:space="0" w:color="auto"/>
            <w:bottom w:val="none" w:sz="0" w:space="0" w:color="auto"/>
            <w:right w:val="none" w:sz="0" w:space="0" w:color="auto"/>
          </w:divBdr>
        </w:div>
        <w:div w:id="85269401">
          <w:marLeft w:val="480"/>
          <w:marRight w:val="0"/>
          <w:marTop w:val="0"/>
          <w:marBottom w:val="0"/>
          <w:divBdr>
            <w:top w:val="none" w:sz="0" w:space="0" w:color="auto"/>
            <w:left w:val="none" w:sz="0" w:space="0" w:color="auto"/>
            <w:bottom w:val="none" w:sz="0" w:space="0" w:color="auto"/>
            <w:right w:val="none" w:sz="0" w:space="0" w:color="auto"/>
          </w:divBdr>
        </w:div>
        <w:div w:id="154733492">
          <w:marLeft w:val="480"/>
          <w:marRight w:val="0"/>
          <w:marTop w:val="0"/>
          <w:marBottom w:val="0"/>
          <w:divBdr>
            <w:top w:val="none" w:sz="0" w:space="0" w:color="auto"/>
            <w:left w:val="none" w:sz="0" w:space="0" w:color="auto"/>
            <w:bottom w:val="none" w:sz="0" w:space="0" w:color="auto"/>
            <w:right w:val="none" w:sz="0" w:space="0" w:color="auto"/>
          </w:divBdr>
        </w:div>
        <w:div w:id="184174412">
          <w:marLeft w:val="480"/>
          <w:marRight w:val="0"/>
          <w:marTop w:val="0"/>
          <w:marBottom w:val="0"/>
          <w:divBdr>
            <w:top w:val="none" w:sz="0" w:space="0" w:color="auto"/>
            <w:left w:val="none" w:sz="0" w:space="0" w:color="auto"/>
            <w:bottom w:val="none" w:sz="0" w:space="0" w:color="auto"/>
            <w:right w:val="none" w:sz="0" w:space="0" w:color="auto"/>
          </w:divBdr>
        </w:div>
        <w:div w:id="228658493">
          <w:marLeft w:val="480"/>
          <w:marRight w:val="0"/>
          <w:marTop w:val="0"/>
          <w:marBottom w:val="0"/>
          <w:divBdr>
            <w:top w:val="none" w:sz="0" w:space="0" w:color="auto"/>
            <w:left w:val="none" w:sz="0" w:space="0" w:color="auto"/>
            <w:bottom w:val="none" w:sz="0" w:space="0" w:color="auto"/>
            <w:right w:val="none" w:sz="0" w:space="0" w:color="auto"/>
          </w:divBdr>
        </w:div>
        <w:div w:id="232667143">
          <w:marLeft w:val="480"/>
          <w:marRight w:val="0"/>
          <w:marTop w:val="0"/>
          <w:marBottom w:val="0"/>
          <w:divBdr>
            <w:top w:val="none" w:sz="0" w:space="0" w:color="auto"/>
            <w:left w:val="none" w:sz="0" w:space="0" w:color="auto"/>
            <w:bottom w:val="none" w:sz="0" w:space="0" w:color="auto"/>
            <w:right w:val="none" w:sz="0" w:space="0" w:color="auto"/>
          </w:divBdr>
        </w:div>
        <w:div w:id="256064439">
          <w:marLeft w:val="480"/>
          <w:marRight w:val="0"/>
          <w:marTop w:val="0"/>
          <w:marBottom w:val="0"/>
          <w:divBdr>
            <w:top w:val="none" w:sz="0" w:space="0" w:color="auto"/>
            <w:left w:val="none" w:sz="0" w:space="0" w:color="auto"/>
            <w:bottom w:val="none" w:sz="0" w:space="0" w:color="auto"/>
            <w:right w:val="none" w:sz="0" w:space="0" w:color="auto"/>
          </w:divBdr>
        </w:div>
        <w:div w:id="434522797">
          <w:marLeft w:val="480"/>
          <w:marRight w:val="0"/>
          <w:marTop w:val="0"/>
          <w:marBottom w:val="0"/>
          <w:divBdr>
            <w:top w:val="none" w:sz="0" w:space="0" w:color="auto"/>
            <w:left w:val="none" w:sz="0" w:space="0" w:color="auto"/>
            <w:bottom w:val="none" w:sz="0" w:space="0" w:color="auto"/>
            <w:right w:val="none" w:sz="0" w:space="0" w:color="auto"/>
          </w:divBdr>
        </w:div>
        <w:div w:id="462381231">
          <w:marLeft w:val="480"/>
          <w:marRight w:val="0"/>
          <w:marTop w:val="0"/>
          <w:marBottom w:val="0"/>
          <w:divBdr>
            <w:top w:val="none" w:sz="0" w:space="0" w:color="auto"/>
            <w:left w:val="none" w:sz="0" w:space="0" w:color="auto"/>
            <w:bottom w:val="none" w:sz="0" w:space="0" w:color="auto"/>
            <w:right w:val="none" w:sz="0" w:space="0" w:color="auto"/>
          </w:divBdr>
        </w:div>
        <w:div w:id="547642766">
          <w:marLeft w:val="480"/>
          <w:marRight w:val="0"/>
          <w:marTop w:val="0"/>
          <w:marBottom w:val="0"/>
          <w:divBdr>
            <w:top w:val="none" w:sz="0" w:space="0" w:color="auto"/>
            <w:left w:val="none" w:sz="0" w:space="0" w:color="auto"/>
            <w:bottom w:val="none" w:sz="0" w:space="0" w:color="auto"/>
            <w:right w:val="none" w:sz="0" w:space="0" w:color="auto"/>
          </w:divBdr>
        </w:div>
        <w:div w:id="763064637">
          <w:marLeft w:val="480"/>
          <w:marRight w:val="0"/>
          <w:marTop w:val="0"/>
          <w:marBottom w:val="0"/>
          <w:divBdr>
            <w:top w:val="none" w:sz="0" w:space="0" w:color="auto"/>
            <w:left w:val="none" w:sz="0" w:space="0" w:color="auto"/>
            <w:bottom w:val="none" w:sz="0" w:space="0" w:color="auto"/>
            <w:right w:val="none" w:sz="0" w:space="0" w:color="auto"/>
          </w:divBdr>
        </w:div>
        <w:div w:id="763309971">
          <w:marLeft w:val="480"/>
          <w:marRight w:val="0"/>
          <w:marTop w:val="0"/>
          <w:marBottom w:val="0"/>
          <w:divBdr>
            <w:top w:val="none" w:sz="0" w:space="0" w:color="auto"/>
            <w:left w:val="none" w:sz="0" w:space="0" w:color="auto"/>
            <w:bottom w:val="none" w:sz="0" w:space="0" w:color="auto"/>
            <w:right w:val="none" w:sz="0" w:space="0" w:color="auto"/>
          </w:divBdr>
        </w:div>
        <w:div w:id="870069070">
          <w:marLeft w:val="480"/>
          <w:marRight w:val="0"/>
          <w:marTop w:val="0"/>
          <w:marBottom w:val="0"/>
          <w:divBdr>
            <w:top w:val="none" w:sz="0" w:space="0" w:color="auto"/>
            <w:left w:val="none" w:sz="0" w:space="0" w:color="auto"/>
            <w:bottom w:val="none" w:sz="0" w:space="0" w:color="auto"/>
            <w:right w:val="none" w:sz="0" w:space="0" w:color="auto"/>
          </w:divBdr>
        </w:div>
        <w:div w:id="901599623">
          <w:marLeft w:val="480"/>
          <w:marRight w:val="0"/>
          <w:marTop w:val="0"/>
          <w:marBottom w:val="0"/>
          <w:divBdr>
            <w:top w:val="none" w:sz="0" w:space="0" w:color="auto"/>
            <w:left w:val="none" w:sz="0" w:space="0" w:color="auto"/>
            <w:bottom w:val="none" w:sz="0" w:space="0" w:color="auto"/>
            <w:right w:val="none" w:sz="0" w:space="0" w:color="auto"/>
          </w:divBdr>
        </w:div>
        <w:div w:id="962619020">
          <w:marLeft w:val="480"/>
          <w:marRight w:val="0"/>
          <w:marTop w:val="0"/>
          <w:marBottom w:val="0"/>
          <w:divBdr>
            <w:top w:val="none" w:sz="0" w:space="0" w:color="auto"/>
            <w:left w:val="none" w:sz="0" w:space="0" w:color="auto"/>
            <w:bottom w:val="none" w:sz="0" w:space="0" w:color="auto"/>
            <w:right w:val="none" w:sz="0" w:space="0" w:color="auto"/>
          </w:divBdr>
        </w:div>
        <w:div w:id="1031568718">
          <w:marLeft w:val="480"/>
          <w:marRight w:val="0"/>
          <w:marTop w:val="0"/>
          <w:marBottom w:val="0"/>
          <w:divBdr>
            <w:top w:val="none" w:sz="0" w:space="0" w:color="auto"/>
            <w:left w:val="none" w:sz="0" w:space="0" w:color="auto"/>
            <w:bottom w:val="none" w:sz="0" w:space="0" w:color="auto"/>
            <w:right w:val="none" w:sz="0" w:space="0" w:color="auto"/>
          </w:divBdr>
        </w:div>
        <w:div w:id="1040204529">
          <w:marLeft w:val="480"/>
          <w:marRight w:val="0"/>
          <w:marTop w:val="0"/>
          <w:marBottom w:val="0"/>
          <w:divBdr>
            <w:top w:val="none" w:sz="0" w:space="0" w:color="auto"/>
            <w:left w:val="none" w:sz="0" w:space="0" w:color="auto"/>
            <w:bottom w:val="none" w:sz="0" w:space="0" w:color="auto"/>
            <w:right w:val="none" w:sz="0" w:space="0" w:color="auto"/>
          </w:divBdr>
        </w:div>
        <w:div w:id="1067652455">
          <w:marLeft w:val="480"/>
          <w:marRight w:val="0"/>
          <w:marTop w:val="0"/>
          <w:marBottom w:val="0"/>
          <w:divBdr>
            <w:top w:val="none" w:sz="0" w:space="0" w:color="auto"/>
            <w:left w:val="none" w:sz="0" w:space="0" w:color="auto"/>
            <w:bottom w:val="none" w:sz="0" w:space="0" w:color="auto"/>
            <w:right w:val="none" w:sz="0" w:space="0" w:color="auto"/>
          </w:divBdr>
        </w:div>
        <w:div w:id="1081220574">
          <w:marLeft w:val="480"/>
          <w:marRight w:val="0"/>
          <w:marTop w:val="0"/>
          <w:marBottom w:val="0"/>
          <w:divBdr>
            <w:top w:val="none" w:sz="0" w:space="0" w:color="auto"/>
            <w:left w:val="none" w:sz="0" w:space="0" w:color="auto"/>
            <w:bottom w:val="none" w:sz="0" w:space="0" w:color="auto"/>
            <w:right w:val="none" w:sz="0" w:space="0" w:color="auto"/>
          </w:divBdr>
        </w:div>
        <w:div w:id="1116366435">
          <w:marLeft w:val="480"/>
          <w:marRight w:val="0"/>
          <w:marTop w:val="0"/>
          <w:marBottom w:val="0"/>
          <w:divBdr>
            <w:top w:val="none" w:sz="0" w:space="0" w:color="auto"/>
            <w:left w:val="none" w:sz="0" w:space="0" w:color="auto"/>
            <w:bottom w:val="none" w:sz="0" w:space="0" w:color="auto"/>
            <w:right w:val="none" w:sz="0" w:space="0" w:color="auto"/>
          </w:divBdr>
        </w:div>
        <w:div w:id="1116560963">
          <w:marLeft w:val="480"/>
          <w:marRight w:val="0"/>
          <w:marTop w:val="0"/>
          <w:marBottom w:val="0"/>
          <w:divBdr>
            <w:top w:val="none" w:sz="0" w:space="0" w:color="auto"/>
            <w:left w:val="none" w:sz="0" w:space="0" w:color="auto"/>
            <w:bottom w:val="none" w:sz="0" w:space="0" w:color="auto"/>
            <w:right w:val="none" w:sz="0" w:space="0" w:color="auto"/>
          </w:divBdr>
        </w:div>
        <w:div w:id="1128083266">
          <w:marLeft w:val="480"/>
          <w:marRight w:val="0"/>
          <w:marTop w:val="0"/>
          <w:marBottom w:val="0"/>
          <w:divBdr>
            <w:top w:val="none" w:sz="0" w:space="0" w:color="auto"/>
            <w:left w:val="none" w:sz="0" w:space="0" w:color="auto"/>
            <w:bottom w:val="none" w:sz="0" w:space="0" w:color="auto"/>
            <w:right w:val="none" w:sz="0" w:space="0" w:color="auto"/>
          </w:divBdr>
        </w:div>
        <w:div w:id="1128280011">
          <w:marLeft w:val="480"/>
          <w:marRight w:val="0"/>
          <w:marTop w:val="0"/>
          <w:marBottom w:val="0"/>
          <w:divBdr>
            <w:top w:val="none" w:sz="0" w:space="0" w:color="auto"/>
            <w:left w:val="none" w:sz="0" w:space="0" w:color="auto"/>
            <w:bottom w:val="none" w:sz="0" w:space="0" w:color="auto"/>
            <w:right w:val="none" w:sz="0" w:space="0" w:color="auto"/>
          </w:divBdr>
        </w:div>
        <w:div w:id="1190794967">
          <w:marLeft w:val="480"/>
          <w:marRight w:val="0"/>
          <w:marTop w:val="0"/>
          <w:marBottom w:val="0"/>
          <w:divBdr>
            <w:top w:val="none" w:sz="0" w:space="0" w:color="auto"/>
            <w:left w:val="none" w:sz="0" w:space="0" w:color="auto"/>
            <w:bottom w:val="none" w:sz="0" w:space="0" w:color="auto"/>
            <w:right w:val="none" w:sz="0" w:space="0" w:color="auto"/>
          </w:divBdr>
        </w:div>
        <w:div w:id="1209104765">
          <w:marLeft w:val="480"/>
          <w:marRight w:val="0"/>
          <w:marTop w:val="0"/>
          <w:marBottom w:val="0"/>
          <w:divBdr>
            <w:top w:val="none" w:sz="0" w:space="0" w:color="auto"/>
            <w:left w:val="none" w:sz="0" w:space="0" w:color="auto"/>
            <w:bottom w:val="none" w:sz="0" w:space="0" w:color="auto"/>
            <w:right w:val="none" w:sz="0" w:space="0" w:color="auto"/>
          </w:divBdr>
        </w:div>
        <w:div w:id="1219366081">
          <w:marLeft w:val="480"/>
          <w:marRight w:val="0"/>
          <w:marTop w:val="0"/>
          <w:marBottom w:val="0"/>
          <w:divBdr>
            <w:top w:val="none" w:sz="0" w:space="0" w:color="auto"/>
            <w:left w:val="none" w:sz="0" w:space="0" w:color="auto"/>
            <w:bottom w:val="none" w:sz="0" w:space="0" w:color="auto"/>
            <w:right w:val="none" w:sz="0" w:space="0" w:color="auto"/>
          </w:divBdr>
        </w:div>
        <w:div w:id="1240599629">
          <w:marLeft w:val="480"/>
          <w:marRight w:val="0"/>
          <w:marTop w:val="0"/>
          <w:marBottom w:val="0"/>
          <w:divBdr>
            <w:top w:val="none" w:sz="0" w:space="0" w:color="auto"/>
            <w:left w:val="none" w:sz="0" w:space="0" w:color="auto"/>
            <w:bottom w:val="none" w:sz="0" w:space="0" w:color="auto"/>
            <w:right w:val="none" w:sz="0" w:space="0" w:color="auto"/>
          </w:divBdr>
        </w:div>
        <w:div w:id="1255281167">
          <w:marLeft w:val="480"/>
          <w:marRight w:val="0"/>
          <w:marTop w:val="0"/>
          <w:marBottom w:val="0"/>
          <w:divBdr>
            <w:top w:val="none" w:sz="0" w:space="0" w:color="auto"/>
            <w:left w:val="none" w:sz="0" w:space="0" w:color="auto"/>
            <w:bottom w:val="none" w:sz="0" w:space="0" w:color="auto"/>
            <w:right w:val="none" w:sz="0" w:space="0" w:color="auto"/>
          </w:divBdr>
        </w:div>
        <w:div w:id="1303578739">
          <w:marLeft w:val="480"/>
          <w:marRight w:val="0"/>
          <w:marTop w:val="0"/>
          <w:marBottom w:val="0"/>
          <w:divBdr>
            <w:top w:val="none" w:sz="0" w:space="0" w:color="auto"/>
            <w:left w:val="none" w:sz="0" w:space="0" w:color="auto"/>
            <w:bottom w:val="none" w:sz="0" w:space="0" w:color="auto"/>
            <w:right w:val="none" w:sz="0" w:space="0" w:color="auto"/>
          </w:divBdr>
        </w:div>
        <w:div w:id="1411736152">
          <w:marLeft w:val="480"/>
          <w:marRight w:val="0"/>
          <w:marTop w:val="0"/>
          <w:marBottom w:val="0"/>
          <w:divBdr>
            <w:top w:val="none" w:sz="0" w:space="0" w:color="auto"/>
            <w:left w:val="none" w:sz="0" w:space="0" w:color="auto"/>
            <w:bottom w:val="none" w:sz="0" w:space="0" w:color="auto"/>
            <w:right w:val="none" w:sz="0" w:space="0" w:color="auto"/>
          </w:divBdr>
        </w:div>
        <w:div w:id="1448044233">
          <w:marLeft w:val="480"/>
          <w:marRight w:val="0"/>
          <w:marTop w:val="0"/>
          <w:marBottom w:val="0"/>
          <w:divBdr>
            <w:top w:val="none" w:sz="0" w:space="0" w:color="auto"/>
            <w:left w:val="none" w:sz="0" w:space="0" w:color="auto"/>
            <w:bottom w:val="none" w:sz="0" w:space="0" w:color="auto"/>
            <w:right w:val="none" w:sz="0" w:space="0" w:color="auto"/>
          </w:divBdr>
        </w:div>
        <w:div w:id="1484807773">
          <w:marLeft w:val="480"/>
          <w:marRight w:val="0"/>
          <w:marTop w:val="0"/>
          <w:marBottom w:val="0"/>
          <w:divBdr>
            <w:top w:val="none" w:sz="0" w:space="0" w:color="auto"/>
            <w:left w:val="none" w:sz="0" w:space="0" w:color="auto"/>
            <w:bottom w:val="none" w:sz="0" w:space="0" w:color="auto"/>
            <w:right w:val="none" w:sz="0" w:space="0" w:color="auto"/>
          </w:divBdr>
        </w:div>
        <w:div w:id="1498306212">
          <w:marLeft w:val="480"/>
          <w:marRight w:val="0"/>
          <w:marTop w:val="0"/>
          <w:marBottom w:val="0"/>
          <w:divBdr>
            <w:top w:val="none" w:sz="0" w:space="0" w:color="auto"/>
            <w:left w:val="none" w:sz="0" w:space="0" w:color="auto"/>
            <w:bottom w:val="none" w:sz="0" w:space="0" w:color="auto"/>
            <w:right w:val="none" w:sz="0" w:space="0" w:color="auto"/>
          </w:divBdr>
        </w:div>
        <w:div w:id="1522278936">
          <w:marLeft w:val="480"/>
          <w:marRight w:val="0"/>
          <w:marTop w:val="0"/>
          <w:marBottom w:val="0"/>
          <w:divBdr>
            <w:top w:val="none" w:sz="0" w:space="0" w:color="auto"/>
            <w:left w:val="none" w:sz="0" w:space="0" w:color="auto"/>
            <w:bottom w:val="none" w:sz="0" w:space="0" w:color="auto"/>
            <w:right w:val="none" w:sz="0" w:space="0" w:color="auto"/>
          </w:divBdr>
        </w:div>
        <w:div w:id="1543400857">
          <w:marLeft w:val="480"/>
          <w:marRight w:val="0"/>
          <w:marTop w:val="0"/>
          <w:marBottom w:val="0"/>
          <w:divBdr>
            <w:top w:val="none" w:sz="0" w:space="0" w:color="auto"/>
            <w:left w:val="none" w:sz="0" w:space="0" w:color="auto"/>
            <w:bottom w:val="none" w:sz="0" w:space="0" w:color="auto"/>
            <w:right w:val="none" w:sz="0" w:space="0" w:color="auto"/>
          </w:divBdr>
        </w:div>
        <w:div w:id="1547716731">
          <w:marLeft w:val="480"/>
          <w:marRight w:val="0"/>
          <w:marTop w:val="0"/>
          <w:marBottom w:val="0"/>
          <w:divBdr>
            <w:top w:val="none" w:sz="0" w:space="0" w:color="auto"/>
            <w:left w:val="none" w:sz="0" w:space="0" w:color="auto"/>
            <w:bottom w:val="none" w:sz="0" w:space="0" w:color="auto"/>
            <w:right w:val="none" w:sz="0" w:space="0" w:color="auto"/>
          </w:divBdr>
        </w:div>
        <w:div w:id="1552379321">
          <w:marLeft w:val="480"/>
          <w:marRight w:val="0"/>
          <w:marTop w:val="0"/>
          <w:marBottom w:val="0"/>
          <w:divBdr>
            <w:top w:val="none" w:sz="0" w:space="0" w:color="auto"/>
            <w:left w:val="none" w:sz="0" w:space="0" w:color="auto"/>
            <w:bottom w:val="none" w:sz="0" w:space="0" w:color="auto"/>
            <w:right w:val="none" w:sz="0" w:space="0" w:color="auto"/>
          </w:divBdr>
        </w:div>
        <w:div w:id="1559785405">
          <w:marLeft w:val="480"/>
          <w:marRight w:val="0"/>
          <w:marTop w:val="0"/>
          <w:marBottom w:val="0"/>
          <w:divBdr>
            <w:top w:val="none" w:sz="0" w:space="0" w:color="auto"/>
            <w:left w:val="none" w:sz="0" w:space="0" w:color="auto"/>
            <w:bottom w:val="none" w:sz="0" w:space="0" w:color="auto"/>
            <w:right w:val="none" w:sz="0" w:space="0" w:color="auto"/>
          </w:divBdr>
        </w:div>
        <w:div w:id="1567300360">
          <w:marLeft w:val="480"/>
          <w:marRight w:val="0"/>
          <w:marTop w:val="0"/>
          <w:marBottom w:val="0"/>
          <w:divBdr>
            <w:top w:val="none" w:sz="0" w:space="0" w:color="auto"/>
            <w:left w:val="none" w:sz="0" w:space="0" w:color="auto"/>
            <w:bottom w:val="none" w:sz="0" w:space="0" w:color="auto"/>
            <w:right w:val="none" w:sz="0" w:space="0" w:color="auto"/>
          </w:divBdr>
        </w:div>
        <w:div w:id="1635137932">
          <w:marLeft w:val="480"/>
          <w:marRight w:val="0"/>
          <w:marTop w:val="0"/>
          <w:marBottom w:val="0"/>
          <w:divBdr>
            <w:top w:val="none" w:sz="0" w:space="0" w:color="auto"/>
            <w:left w:val="none" w:sz="0" w:space="0" w:color="auto"/>
            <w:bottom w:val="none" w:sz="0" w:space="0" w:color="auto"/>
            <w:right w:val="none" w:sz="0" w:space="0" w:color="auto"/>
          </w:divBdr>
        </w:div>
        <w:div w:id="1636832694">
          <w:marLeft w:val="480"/>
          <w:marRight w:val="0"/>
          <w:marTop w:val="0"/>
          <w:marBottom w:val="0"/>
          <w:divBdr>
            <w:top w:val="none" w:sz="0" w:space="0" w:color="auto"/>
            <w:left w:val="none" w:sz="0" w:space="0" w:color="auto"/>
            <w:bottom w:val="none" w:sz="0" w:space="0" w:color="auto"/>
            <w:right w:val="none" w:sz="0" w:space="0" w:color="auto"/>
          </w:divBdr>
        </w:div>
        <w:div w:id="1665013781">
          <w:marLeft w:val="480"/>
          <w:marRight w:val="0"/>
          <w:marTop w:val="0"/>
          <w:marBottom w:val="0"/>
          <w:divBdr>
            <w:top w:val="none" w:sz="0" w:space="0" w:color="auto"/>
            <w:left w:val="none" w:sz="0" w:space="0" w:color="auto"/>
            <w:bottom w:val="none" w:sz="0" w:space="0" w:color="auto"/>
            <w:right w:val="none" w:sz="0" w:space="0" w:color="auto"/>
          </w:divBdr>
        </w:div>
        <w:div w:id="1739787785">
          <w:marLeft w:val="480"/>
          <w:marRight w:val="0"/>
          <w:marTop w:val="0"/>
          <w:marBottom w:val="0"/>
          <w:divBdr>
            <w:top w:val="none" w:sz="0" w:space="0" w:color="auto"/>
            <w:left w:val="none" w:sz="0" w:space="0" w:color="auto"/>
            <w:bottom w:val="none" w:sz="0" w:space="0" w:color="auto"/>
            <w:right w:val="none" w:sz="0" w:space="0" w:color="auto"/>
          </w:divBdr>
        </w:div>
        <w:div w:id="1774588588">
          <w:marLeft w:val="480"/>
          <w:marRight w:val="0"/>
          <w:marTop w:val="0"/>
          <w:marBottom w:val="0"/>
          <w:divBdr>
            <w:top w:val="none" w:sz="0" w:space="0" w:color="auto"/>
            <w:left w:val="none" w:sz="0" w:space="0" w:color="auto"/>
            <w:bottom w:val="none" w:sz="0" w:space="0" w:color="auto"/>
            <w:right w:val="none" w:sz="0" w:space="0" w:color="auto"/>
          </w:divBdr>
        </w:div>
        <w:div w:id="1884056116">
          <w:marLeft w:val="480"/>
          <w:marRight w:val="0"/>
          <w:marTop w:val="0"/>
          <w:marBottom w:val="0"/>
          <w:divBdr>
            <w:top w:val="none" w:sz="0" w:space="0" w:color="auto"/>
            <w:left w:val="none" w:sz="0" w:space="0" w:color="auto"/>
            <w:bottom w:val="none" w:sz="0" w:space="0" w:color="auto"/>
            <w:right w:val="none" w:sz="0" w:space="0" w:color="auto"/>
          </w:divBdr>
        </w:div>
        <w:div w:id="1888955134">
          <w:marLeft w:val="480"/>
          <w:marRight w:val="0"/>
          <w:marTop w:val="0"/>
          <w:marBottom w:val="0"/>
          <w:divBdr>
            <w:top w:val="none" w:sz="0" w:space="0" w:color="auto"/>
            <w:left w:val="none" w:sz="0" w:space="0" w:color="auto"/>
            <w:bottom w:val="none" w:sz="0" w:space="0" w:color="auto"/>
            <w:right w:val="none" w:sz="0" w:space="0" w:color="auto"/>
          </w:divBdr>
        </w:div>
        <w:div w:id="1889341009">
          <w:marLeft w:val="480"/>
          <w:marRight w:val="0"/>
          <w:marTop w:val="0"/>
          <w:marBottom w:val="0"/>
          <w:divBdr>
            <w:top w:val="none" w:sz="0" w:space="0" w:color="auto"/>
            <w:left w:val="none" w:sz="0" w:space="0" w:color="auto"/>
            <w:bottom w:val="none" w:sz="0" w:space="0" w:color="auto"/>
            <w:right w:val="none" w:sz="0" w:space="0" w:color="auto"/>
          </w:divBdr>
        </w:div>
        <w:div w:id="1913539024">
          <w:marLeft w:val="480"/>
          <w:marRight w:val="0"/>
          <w:marTop w:val="0"/>
          <w:marBottom w:val="0"/>
          <w:divBdr>
            <w:top w:val="none" w:sz="0" w:space="0" w:color="auto"/>
            <w:left w:val="none" w:sz="0" w:space="0" w:color="auto"/>
            <w:bottom w:val="none" w:sz="0" w:space="0" w:color="auto"/>
            <w:right w:val="none" w:sz="0" w:space="0" w:color="auto"/>
          </w:divBdr>
        </w:div>
        <w:div w:id="2012485879">
          <w:marLeft w:val="480"/>
          <w:marRight w:val="0"/>
          <w:marTop w:val="0"/>
          <w:marBottom w:val="0"/>
          <w:divBdr>
            <w:top w:val="none" w:sz="0" w:space="0" w:color="auto"/>
            <w:left w:val="none" w:sz="0" w:space="0" w:color="auto"/>
            <w:bottom w:val="none" w:sz="0" w:space="0" w:color="auto"/>
            <w:right w:val="none" w:sz="0" w:space="0" w:color="auto"/>
          </w:divBdr>
        </w:div>
        <w:div w:id="2013993217">
          <w:marLeft w:val="480"/>
          <w:marRight w:val="0"/>
          <w:marTop w:val="0"/>
          <w:marBottom w:val="0"/>
          <w:divBdr>
            <w:top w:val="none" w:sz="0" w:space="0" w:color="auto"/>
            <w:left w:val="none" w:sz="0" w:space="0" w:color="auto"/>
            <w:bottom w:val="none" w:sz="0" w:space="0" w:color="auto"/>
            <w:right w:val="none" w:sz="0" w:space="0" w:color="auto"/>
          </w:divBdr>
        </w:div>
        <w:div w:id="2019850172">
          <w:marLeft w:val="480"/>
          <w:marRight w:val="0"/>
          <w:marTop w:val="0"/>
          <w:marBottom w:val="0"/>
          <w:divBdr>
            <w:top w:val="none" w:sz="0" w:space="0" w:color="auto"/>
            <w:left w:val="none" w:sz="0" w:space="0" w:color="auto"/>
            <w:bottom w:val="none" w:sz="0" w:space="0" w:color="auto"/>
            <w:right w:val="none" w:sz="0" w:space="0" w:color="auto"/>
          </w:divBdr>
        </w:div>
        <w:div w:id="2030137397">
          <w:marLeft w:val="480"/>
          <w:marRight w:val="0"/>
          <w:marTop w:val="0"/>
          <w:marBottom w:val="0"/>
          <w:divBdr>
            <w:top w:val="none" w:sz="0" w:space="0" w:color="auto"/>
            <w:left w:val="none" w:sz="0" w:space="0" w:color="auto"/>
            <w:bottom w:val="none" w:sz="0" w:space="0" w:color="auto"/>
            <w:right w:val="none" w:sz="0" w:space="0" w:color="auto"/>
          </w:divBdr>
        </w:div>
        <w:div w:id="2035186830">
          <w:marLeft w:val="480"/>
          <w:marRight w:val="0"/>
          <w:marTop w:val="0"/>
          <w:marBottom w:val="0"/>
          <w:divBdr>
            <w:top w:val="none" w:sz="0" w:space="0" w:color="auto"/>
            <w:left w:val="none" w:sz="0" w:space="0" w:color="auto"/>
            <w:bottom w:val="none" w:sz="0" w:space="0" w:color="auto"/>
            <w:right w:val="none" w:sz="0" w:space="0" w:color="auto"/>
          </w:divBdr>
        </w:div>
        <w:div w:id="2076007765">
          <w:marLeft w:val="480"/>
          <w:marRight w:val="0"/>
          <w:marTop w:val="0"/>
          <w:marBottom w:val="0"/>
          <w:divBdr>
            <w:top w:val="none" w:sz="0" w:space="0" w:color="auto"/>
            <w:left w:val="none" w:sz="0" w:space="0" w:color="auto"/>
            <w:bottom w:val="none" w:sz="0" w:space="0" w:color="auto"/>
            <w:right w:val="none" w:sz="0" w:space="0" w:color="auto"/>
          </w:divBdr>
        </w:div>
        <w:div w:id="2083208696">
          <w:marLeft w:val="480"/>
          <w:marRight w:val="0"/>
          <w:marTop w:val="0"/>
          <w:marBottom w:val="0"/>
          <w:divBdr>
            <w:top w:val="none" w:sz="0" w:space="0" w:color="auto"/>
            <w:left w:val="none" w:sz="0" w:space="0" w:color="auto"/>
            <w:bottom w:val="none" w:sz="0" w:space="0" w:color="auto"/>
            <w:right w:val="none" w:sz="0" w:space="0" w:color="auto"/>
          </w:divBdr>
        </w:div>
        <w:div w:id="2123189733">
          <w:marLeft w:val="480"/>
          <w:marRight w:val="0"/>
          <w:marTop w:val="0"/>
          <w:marBottom w:val="0"/>
          <w:divBdr>
            <w:top w:val="none" w:sz="0" w:space="0" w:color="auto"/>
            <w:left w:val="none" w:sz="0" w:space="0" w:color="auto"/>
            <w:bottom w:val="none" w:sz="0" w:space="0" w:color="auto"/>
            <w:right w:val="none" w:sz="0" w:space="0" w:color="auto"/>
          </w:divBdr>
        </w:div>
        <w:div w:id="2130124891">
          <w:marLeft w:val="480"/>
          <w:marRight w:val="0"/>
          <w:marTop w:val="0"/>
          <w:marBottom w:val="0"/>
          <w:divBdr>
            <w:top w:val="none" w:sz="0" w:space="0" w:color="auto"/>
            <w:left w:val="none" w:sz="0" w:space="0" w:color="auto"/>
            <w:bottom w:val="none" w:sz="0" w:space="0" w:color="auto"/>
            <w:right w:val="none" w:sz="0" w:space="0" w:color="auto"/>
          </w:divBdr>
        </w:div>
      </w:divsChild>
    </w:div>
    <w:div w:id="1847016264">
      <w:bodyDiv w:val="1"/>
      <w:marLeft w:val="0"/>
      <w:marRight w:val="0"/>
      <w:marTop w:val="0"/>
      <w:marBottom w:val="0"/>
      <w:divBdr>
        <w:top w:val="none" w:sz="0" w:space="0" w:color="auto"/>
        <w:left w:val="none" w:sz="0" w:space="0" w:color="auto"/>
        <w:bottom w:val="none" w:sz="0" w:space="0" w:color="auto"/>
        <w:right w:val="none" w:sz="0" w:space="0" w:color="auto"/>
      </w:divBdr>
      <w:divsChild>
        <w:div w:id="23790818">
          <w:marLeft w:val="480"/>
          <w:marRight w:val="0"/>
          <w:marTop w:val="0"/>
          <w:marBottom w:val="0"/>
          <w:divBdr>
            <w:top w:val="none" w:sz="0" w:space="0" w:color="auto"/>
            <w:left w:val="none" w:sz="0" w:space="0" w:color="auto"/>
            <w:bottom w:val="none" w:sz="0" w:space="0" w:color="auto"/>
            <w:right w:val="none" w:sz="0" w:space="0" w:color="auto"/>
          </w:divBdr>
        </w:div>
        <w:div w:id="63720953">
          <w:marLeft w:val="480"/>
          <w:marRight w:val="0"/>
          <w:marTop w:val="0"/>
          <w:marBottom w:val="0"/>
          <w:divBdr>
            <w:top w:val="none" w:sz="0" w:space="0" w:color="auto"/>
            <w:left w:val="none" w:sz="0" w:space="0" w:color="auto"/>
            <w:bottom w:val="none" w:sz="0" w:space="0" w:color="auto"/>
            <w:right w:val="none" w:sz="0" w:space="0" w:color="auto"/>
          </w:divBdr>
        </w:div>
        <w:div w:id="145976701">
          <w:marLeft w:val="480"/>
          <w:marRight w:val="0"/>
          <w:marTop w:val="0"/>
          <w:marBottom w:val="0"/>
          <w:divBdr>
            <w:top w:val="none" w:sz="0" w:space="0" w:color="auto"/>
            <w:left w:val="none" w:sz="0" w:space="0" w:color="auto"/>
            <w:bottom w:val="none" w:sz="0" w:space="0" w:color="auto"/>
            <w:right w:val="none" w:sz="0" w:space="0" w:color="auto"/>
          </w:divBdr>
        </w:div>
        <w:div w:id="207686759">
          <w:marLeft w:val="480"/>
          <w:marRight w:val="0"/>
          <w:marTop w:val="0"/>
          <w:marBottom w:val="0"/>
          <w:divBdr>
            <w:top w:val="none" w:sz="0" w:space="0" w:color="auto"/>
            <w:left w:val="none" w:sz="0" w:space="0" w:color="auto"/>
            <w:bottom w:val="none" w:sz="0" w:space="0" w:color="auto"/>
            <w:right w:val="none" w:sz="0" w:space="0" w:color="auto"/>
          </w:divBdr>
        </w:div>
        <w:div w:id="216167236">
          <w:marLeft w:val="480"/>
          <w:marRight w:val="0"/>
          <w:marTop w:val="0"/>
          <w:marBottom w:val="0"/>
          <w:divBdr>
            <w:top w:val="none" w:sz="0" w:space="0" w:color="auto"/>
            <w:left w:val="none" w:sz="0" w:space="0" w:color="auto"/>
            <w:bottom w:val="none" w:sz="0" w:space="0" w:color="auto"/>
            <w:right w:val="none" w:sz="0" w:space="0" w:color="auto"/>
          </w:divBdr>
        </w:div>
        <w:div w:id="233707710">
          <w:marLeft w:val="480"/>
          <w:marRight w:val="0"/>
          <w:marTop w:val="0"/>
          <w:marBottom w:val="0"/>
          <w:divBdr>
            <w:top w:val="none" w:sz="0" w:space="0" w:color="auto"/>
            <w:left w:val="none" w:sz="0" w:space="0" w:color="auto"/>
            <w:bottom w:val="none" w:sz="0" w:space="0" w:color="auto"/>
            <w:right w:val="none" w:sz="0" w:space="0" w:color="auto"/>
          </w:divBdr>
        </w:div>
        <w:div w:id="234509970">
          <w:marLeft w:val="480"/>
          <w:marRight w:val="0"/>
          <w:marTop w:val="0"/>
          <w:marBottom w:val="0"/>
          <w:divBdr>
            <w:top w:val="none" w:sz="0" w:space="0" w:color="auto"/>
            <w:left w:val="none" w:sz="0" w:space="0" w:color="auto"/>
            <w:bottom w:val="none" w:sz="0" w:space="0" w:color="auto"/>
            <w:right w:val="none" w:sz="0" w:space="0" w:color="auto"/>
          </w:divBdr>
        </w:div>
        <w:div w:id="256209885">
          <w:marLeft w:val="480"/>
          <w:marRight w:val="0"/>
          <w:marTop w:val="0"/>
          <w:marBottom w:val="0"/>
          <w:divBdr>
            <w:top w:val="none" w:sz="0" w:space="0" w:color="auto"/>
            <w:left w:val="none" w:sz="0" w:space="0" w:color="auto"/>
            <w:bottom w:val="none" w:sz="0" w:space="0" w:color="auto"/>
            <w:right w:val="none" w:sz="0" w:space="0" w:color="auto"/>
          </w:divBdr>
        </w:div>
        <w:div w:id="263852139">
          <w:marLeft w:val="480"/>
          <w:marRight w:val="0"/>
          <w:marTop w:val="0"/>
          <w:marBottom w:val="0"/>
          <w:divBdr>
            <w:top w:val="none" w:sz="0" w:space="0" w:color="auto"/>
            <w:left w:val="none" w:sz="0" w:space="0" w:color="auto"/>
            <w:bottom w:val="none" w:sz="0" w:space="0" w:color="auto"/>
            <w:right w:val="none" w:sz="0" w:space="0" w:color="auto"/>
          </w:divBdr>
        </w:div>
        <w:div w:id="291522702">
          <w:marLeft w:val="480"/>
          <w:marRight w:val="0"/>
          <w:marTop w:val="0"/>
          <w:marBottom w:val="0"/>
          <w:divBdr>
            <w:top w:val="none" w:sz="0" w:space="0" w:color="auto"/>
            <w:left w:val="none" w:sz="0" w:space="0" w:color="auto"/>
            <w:bottom w:val="none" w:sz="0" w:space="0" w:color="auto"/>
            <w:right w:val="none" w:sz="0" w:space="0" w:color="auto"/>
          </w:divBdr>
        </w:div>
        <w:div w:id="325522858">
          <w:marLeft w:val="480"/>
          <w:marRight w:val="0"/>
          <w:marTop w:val="0"/>
          <w:marBottom w:val="0"/>
          <w:divBdr>
            <w:top w:val="none" w:sz="0" w:space="0" w:color="auto"/>
            <w:left w:val="none" w:sz="0" w:space="0" w:color="auto"/>
            <w:bottom w:val="none" w:sz="0" w:space="0" w:color="auto"/>
            <w:right w:val="none" w:sz="0" w:space="0" w:color="auto"/>
          </w:divBdr>
        </w:div>
        <w:div w:id="350959746">
          <w:marLeft w:val="480"/>
          <w:marRight w:val="0"/>
          <w:marTop w:val="0"/>
          <w:marBottom w:val="0"/>
          <w:divBdr>
            <w:top w:val="none" w:sz="0" w:space="0" w:color="auto"/>
            <w:left w:val="none" w:sz="0" w:space="0" w:color="auto"/>
            <w:bottom w:val="none" w:sz="0" w:space="0" w:color="auto"/>
            <w:right w:val="none" w:sz="0" w:space="0" w:color="auto"/>
          </w:divBdr>
        </w:div>
        <w:div w:id="366639848">
          <w:marLeft w:val="480"/>
          <w:marRight w:val="0"/>
          <w:marTop w:val="0"/>
          <w:marBottom w:val="0"/>
          <w:divBdr>
            <w:top w:val="none" w:sz="0" w:space="0" w:color="auto"/>
            <w:left w:val="none" w:sz="0" w:space="0" w:color="auto"/>
            <w:bottom w:val="none" w:sz="0" w:space="0" w:color="auto"/>
            <w:right w:val="none" w:sz="0" w:space="0" w:color="auto"/>
          </w:divBdr>
        </w:div>
        <w:div w:id="376901555">
          <w:marLeft w:val="480"/>
          <w:marRight w:val="0"/>
          <w:marTop w:val="0"/>
          <w:marBottom w:val="0"/>
          <w:divBdr>
            <w:top w:val="none" w:sz="0" w:space="0" w:color="auto"/>
            <w:left w:val="none" w:sz="0" w:space="0" w:color="auto"/>
            <w:bottom w:val="none" w:sz="0" w:space="0" w:color="auto"/>
            <w:right w:val="none" w:sz="0" w:space="0" w:color="auto"/>
          </w:divBdr>
        </w:div>
        <w:div w:id="382755519">
          <w:marLeft w:val="480"/>
          <w:marRight w:val="0"/>
          <w:marTop w:val="0"/>
          <w:marBottom w:val="0"/>
          <w:divBdr>
            <w:top w:val="none" w:sz="0" w:space="0" w:color="auto"/>
            <w:left w:val="none" w:sz="0" w:space="0" w:color="auto"/>
            <w:bottom w:val="none" w:sz="0" w:space="0" w:color="auto"/>
            <w:right w:val="none" w:sz="0" w:space="0" w:color="auto"/>
          </w:divBdr>
        </w:div>
        <w:div w:id="414018081">
          <w:marLeft w:val="480"/>
          <w:marRight w:val="0"/>
          <w:marTop w:val="0"/>
          <w:marBottom w:val="0"/>
          <w:divBdr>
            <w:top w:val="none" w:sz="0" w:space="0" w:color="auto"/>
            <w:left w:val="none" w:sz="0" w:space="0" w:color="auto"/>
            <w:bottom w:val="none" w:sz="0" w:space="0" w:color="auto"/>
            <w:right w:val="none" w:sz="0" w:space="0" w:color="auto"/>
          </w:divBdr>
        </w:div>
        <w:div w:id="423453785">
          <w:marLeft w:val="480"/>
          <w:marRight w:val="0"/>
          <w:marTop w:val="0"/>
          <w:marBottom w:val="0"/>
          <w:divBdr>
            <w:top w:val="none" w:sz="0" w:space="0" w:color="auto"/>
            <w:left w:val="none" w:sz="0" w:space="0" w:color="auto"/>
            <w:bottom w:val="none" w:sz="0" w:space="0" w:color="auto"/>
            <w:right w:val="none" w:sz="0" w:space="0" w:color="auto"/>
          </w:divBdr>
        </w:div>
        <w:div w:id="509636395">
          <w:marLeft w:val="480"/>
          <w:marRight w:val="0"/>
          <w:marTop w:val="0"/>
          <w:marBottom w:val="0"/>
          <w:divBdr>
            <w:top w:val="none" w:sz="0" w:space="0" w:color="auto"/>
            <w:left w:val="none" w:sz="0" w:space="0" w:color="auto"/>
            <w:bottom w:val="none" w:sz="0" w:space="0" w:color="auto"/>
            <w:right w:val="none" w:sz="0" w:space="0" w:color="auto"/>
          </w:divBdr>
        </w:div>
        <w:div w:id="536702078">
          <w:marLeft w:val="480"/>
          <w:marRight w:val="0"/>
          <w:marTop w:val="0"/>
          <w:marBottom w:val="0"/>
          <w:divBdr>
            <w:top w:val="none" w:sz="0" w:space="0" w:color="auto"/>
            <w:left w:val="none" w:sz="0" w:space="0" w:color="auto"/>
            <w:bottom w:val="none" w:sz="0" w:space="0" w:color="auto"/>
            <w:right w:val="none" w:sz="0" w:space="0" w:color="auto"/>
          </w:divBdr>
        </w:div>
        <w:div w:id="548686207">
          <w:marLeft w:val="480"/>
          <w:marRight w:val="0"/>
          <w:marTop w:val="0"/>
          <w:marBottom w:val="0"/>
          <w:divBdr>
            <w:top w:val="none" w:sz="0" w:space="0" w:color="auto"/>
            <w:left w:val="none" w:sz="0" w:space="0" w:color="auto"/>
            <w:bottom w:val="none" w:sz="0" w:space="0" w:color="auto"/>
            <w:right w:val="none" w:sz="0" w:space="0" w:color="auto"/>
          </w:divBdr>
        </w:div>
        <w:div w:id="552272732">
          <w:marLeft w:val="480"/>
          <w:marRight w:val="0"/>
          <w:marTop w:val="0"/>
          <w:marBottom w:val="0"/>
          <w:divBdr>
            <w:top w:val="none" w:sz="0" w:space="0" w:color="auto"/>
            <w:left w:val="none" w:sz="0" w:space="0" w:color="auto"/>
            <w:bottom w:val="none" w:sz="0" w:space="0" w:color="auto"/>
            <w:right w:val="none" w:sz="0" w:space="0" w:color="auto"/>
          </w:divBdr>
        </w:div>
        <w:div w:id="558786977">
          <w:marLeft w:val="480"/>
          <w:marRight w:val="0"/>
          <w:marTop w:val="0"/>
          <w:marBottom w:val="0"/>
          <w:divBdr>
            <w:top w:val="none" w:sz="0" w:space="0" w:color="auto"/>
            <w:left w:val="none" w:sz="0" w:space="0" w:color="auto"/>
            <w:bottom w:val="none" w:sz="0" w:space="0" w:color="auto"/>
            <w:right w:val="none" w:sz="0" w:space="0" w:color="auto"/>
          </w:divBdr>
        </w:div>
        <w:div w:id="659622567">
          <w:marLeft w:val="480"/>
          <w:marRight w:val="0"/>
          <w:marTop w:val="0"/>
          <w:marBottom w:val="0"/>
          <w:divBdr>
            <w:top w:val="none" w:sz="0" w:space="0" w:color="auto"/>
            <w:left w:val="none" w:sz="0" w:space="0" w:color="auto"/>
            <w:bottom w:val="none" w:sz="0" w:space="0" w:color="auto"/>
            <w:right w:val="none" w:sz="0" w:space="0" w:color="auto"/>
          </w:divBdr>
        </w:div>
        <w:div w:id="781460539">
          <w:marLeft w:val="480"/>
          <w:marRight w:val="0"/>
          <w:marTop w:val="0"/>
          <w:marBottom w:val="0"/>
          <w:divBdr>
            <w:top w:val="none" w:sz="0" w:space="0" w:color="auto"/>
            <w:left w:val="none" w:sz="0" w:space="0" w:color="auto"/>
            <w:bottom w:val="none" w:sz="0" w:space="0" w:color="auto"/>
            <w:right w:val="none" w:sz="0" w:space="0" w:color="auto"/>
          </w:divBdr>
        </w:div>
        <w:div w:id="795484801">
          <w:marLeft w:val="480"/>
          <w:marRight w:val="0"/>
          <w:marTop w:val="0"/>
          <w:marBottom w:val="0"/>
          <w:divBdr>
            <w:top w:val="none" w:sz="0" w:space="0" w:color="auto"/>
            <w:left w:val="none" w:sz="0" w:space="0" w:color="auto"/>
            <w:bottom w:val="none" w:sz="0" w:space="0" w:color="auto"/>
            <w:right w:val="none" w:sz="0" w:space="0" w:color="auto"/>
          </w:divBdr>
        </w:div>
        <w:div w:id="802237267">
          <w:marLeft w:val="480"/>
          <w:marRight w:val="0"/>
          <w:marTop w:val="0"/>
          <w:marBottom w:val="0"/>
          <w:divBdr>
            <w:top w:val="none" w:sz="0" w:space="0" w:color="auto"/>
            <w:left w:val="none" w:sz="0" w:space="0" w:color="auto"/>
            <w:bottom w:val="none" w:sz="0" w:space="0" w:color="auto"/>
            <w:right w:val="none" w:sz="0" w:space="0" w:color="auto"/>
          </w:divBdr>
        </w:div>
        <w:div w:id="812257716">
          <w:marLeft w:val="480"/>
          <w:marRight w:val="0"/>
          <w:marTop w:val="0"/>
          <w:marBottom w:val="0"/>
          <w:divBdr>
            <w:top w:val="none" w:sz="0" w:space="0" w:color="auto"/>
            <w:left w:val="none" w:sz="0" w:space="0" w:color="auto"/>
            <w:bottom w:val="none" w:sz="0" w:space="0" w:color="auto"/>
            <w:right w:val="none" w:sz="0" w:space="0" w:color="auto"/>
          </w:divBdr>
        </w:div>
        <w:div w:id="873806325">
          <w:marLeft w:val="480"/>
          <w:marRight w:val="0"/>
          <w:marTop w:val="0"/>
          <w:marBottom w:val="0"/>
          <w:divBdr>
            <w:top w:val="none" w:sz="0" w:space="0" w:color="auto"/>
            <w:left w:val="none" w:sz="0" w:space="0" w:color="auto"/>
            <w:bottom w:val="none" w:sz="0" w:space="0" w:color="auto"/>
            <w:right w:val="none" w:sz="0" w:space="0" w:color="auto"/>
          </w:divBdr>
        </w:div>
        <w:div w:id="882181758">
          <w:marLeft w:val="480"/>
          <w:marRight w:val="0"/>
          <w:marTop w:val="0"/>
          <w:marBottom w:val="0"/>
          <w:divBdr>
            <w:top w:val="none" w:sz="0" w:space="0" w:color="auto"/>
            <w:left w:val="none" w:sz="0" w:space="0" w:color="auto"/>
            <w:bottom w:val="none" w:sz="0" w:space="0" w:color="auto"/>
            <w:right w:val="none" w:sz="0" w:space="0" w:color="auto"/>
          </w:divBdr>
        </w:div>
        <w:div w:id="978730170">
          <w:marLeft w:val="480"/>
          <w:marRight w:val="0"/>
          <w:marTop w:val="0"/>
          <w:marBottom w:val="0"/>
          <w:divBdr>
            <w:top w:val="none" w:sz="0" w:space="0" w:color="auto"/>
            <w:left w:val="none" w:sz="0" w:space="0" w:color="auto"/>
            <w:bottom w:val="none" w:sz="0" w:space="0" w:color="auto"/>
            <w:right w:val="none" w:sz="0" w:space="0" w:color="auto"/>
          </w:divBdr>
        </w:div>
        <w:div w:id="986665205">
          <w:marLeft w:val="480"/>
          <w:marRight w:val="0"/>
          <w:marTop w:val="0"/>
          <w:marBottom w:val="0"/>
          <w:divBdr>
            <w:top w:val="none" w:sz="0" w:space="0" w:color="auto"/>
            <w:left w:val="none" w:sz="0" w:space="0" w:color="auto"/>
            <w:bottom w:val="none" w:sz="0" w:space="0" w:color="auto"/>
            <w:right w:val="none" w:sz="0" w:space="0" w:color="auto"/>
          </w:divBdr>
        </w:div>
        <w:div w:id="1027484225">
          <w:marLeft w:val="480"/>
          <w:marRight w:val="0"/>
          <w:marTop w:val="0"/>
          <w:marBottom w:val="0"/>
          <w:divBdr>
            <w:top w:val="none" w:sz="0" w:space="0" w:color="auto"/>
            <w:left w:val="none" w:sz="0" w:space="0" w:color="auto"/>
            <w:bottom w:val="none" w:sz="0" w:space="0" w:color="auto"/>
            <w:right w:val="none" w:sz="0" w:space="0" w:color="auto"/>
          </w:divBdr>
        </w:div>
        <w:div w:id="1093936646">
          <w:marLeft w:val="480"/>
          <w:marRight w:val="0"/>
          <w:marTop w:val="0"/>
          <w:marBottom w:val="0"/>
          <w:divBdr>
            <w:top w:val="none" w:sz="0" w:space="0" w:color="auto"/>
            <w:left w:val="none" w:sz="0" w:space="0" w:color="auto"/>
            <w:bottom w:val="none" w:sz="0" w:space="0" w:color="auto"/>
            <w:right w:val="none" w:sz="0" w:space="0" w:color="auto"/>
          </w:divBdr>
        </w:div>
        <w:div w:id="1124734943">
          <w:marLeft w:val="480"/>
          <w:marRight w:val="0"/>
          <w:marTop w:val="0"/>
          <w:marBottom w:val="0"/>
          <w:divBdr>
            <w:top w:val="none" w:sz="0" w:space="0" w:color="auto"/>
            <w:left w:val="none" w:sz="0" w:space="0" w:color="auto"/>
            <w:bottom w:val="none" w:sz="0" w:space="0" w:color="auto"/>
            <w:right w:val="none" w:sz="0" w:space="0" w:color="auto"/>
          </w:divBdr>
        </w:div>
        <w:div w:id="1126386544">
          <w:marLeft w:val="480"/>
          <w:marRight w:val="0"/>
          <w:marTop w:val="0"/>
          <w:marBottom w:val="0"/>
          <w:divBdr>
            <w:top w:val="none" w:sz="0" w:space="0" w:color="auto"/>
            <w:left w:val="none" w:sz="0" w:space="0" w:color="auto"/>
            <w:bottom w:val="none" w:sz="0" w:space="0" w:color="auto"/>
            <w:right w:val="none" w:sz="0" w:space="0" w:color="auto"/>
          </w:divBdr>
        </w:div>
        <w:div w:id="1160609652">
          <w:marLeft w:val="480"/>
          <w:marRight w:val="0"/>
          <w:marTop w:val="0"/>
          <w:marBottom w:val="0"/>
          <w:divBdr>
            <w:top w:val="none" w:sz="0" w:space="0" w:color="auto"/>
            <w:left w:val="none" w:sz="0" w:space="0" w:color="auto"/>
            <w:bottom w:val="none" w:sz="0" w:space="0" w:color="auto"/>
            <w:right w:val="none" w:sz="0" w:space="0" w:color="auto"/>
          </w:divBdr>
        </w:div>
        <w:div w:id="1217354310">
          <w:marLeft w:val="480"/>
          <w:marRight w:val="0"/>
          <w:marTop w:val="0"/>
          <w:marBottom w:val="0"/>
          <w:divBdr>
            <w:top w:val="none" w:sz="0" w:space="0" w:color="auto"/>
            <w:left w:val="none" w:sz="0" w:space="0" w:color="auto"/>
            <w:bottom w:val="none" w:sz="0" w:space="0" w:color="auto"/>
            <w:right w:val="none" w:sz="0" w:space="0" w:color="auto"/>
          </w:divBdr>
        </w:div>
        <w:div w:id="1257907395">
          <w:marLeft w:val="480"/>
          <w:marRight w:val="0"/>
          <w:marTop w:val="0"/>
          <w:marBottom w:val="0"/>
          <w:divBdr>
            <w:top w:val="none" w:sz="0" w:space="0" w:color="auto"/>
            <w:left w:val="none" w:sz="0" w:space="0" w:color="auto"/>
            <w:bottom w:val="none" w:sz="0" w:space="0" w:color="auto"/>
            <w:right w:val="none" w:sz="0" w:space="0" w:color="auto"/>
          </w:divBdr>
        </w:div>
        <w:div w:id="1289780825">
          <w:marLeft w:val="480"/>
          <w:marRight w:val="0"/>
          <w:marTop w:val="0"/>
          <w:marBottom w:val="0"/>
          <w:divBdr>
            <w:top w:val="none" w:sz="0" w:space="0" w:color="auto"/>
            <w:left w:val="none" w:sz="0" w:space="0" w:color="auto"/>
            <w:bottom w:val="none" w:sz="0" w:space="0" w:color="auto"/>
            <w:right w:val="none" w:sz="0" w:space="0" w:color="auto"/>
          </w:divBdr>
        </w:div>
        <w:div w:id="1306812150">
          <w:marLeft w:val="480"/>
          <w:marRight w:val="0"/>
          <w:marTop w:val="0"/>
          <w:marBottom w:val="0"/>
          <w:divBdr>
            <w:top w:val="none" w:sz="0" w:space="0" w:color="auto"/>
            <w:left w:val="none" w:sz="0" w:space="0" w:color="auto"/>
            <w:bottom w:val="none" w:sz="0" w:space="0" w:color="auto"/>
            <w:right w:val="none" w:sz="0" w:space="0" w:color="auto"/>
          </w:divBdr>
        </w:div>
        <w:div w:id="1310397945">
          <w:marLeft w:val="480"/>
          <w:marRight w:val="0"/>
          <w:marTop w:val="0"/>
          <w:marBottom w:val="0"/>
          <w:divBdr>
            <w:top w:val="none" w:sz="0" w:space="0" w:color="auto"/>
            <w:left w:val="none" w:sz="0" w:space="0" w:color="auto"/>
            <w:bottom w:val="none" w:sz="0" w:space="0" w:color="auto"/>
            <w:right w:val="none" w:sz="0" w:space="0" w:color="auto"/>
          </w:divBdr>
        </w:div>
        <w:div w:id="1334263849">
          <w:marLeft w:val="480"/>
          <w:marRight w:val="0"/>
          <w:marTop w:val="0"/>
          <w:marBottom w:val="0"/>
          <w:divBdr>
            <w:top w:val="none" w:sz="0" w:space="0" w:color="auto"/>
            <w:left w:val="none" w:sz="0" w:space="0" w:color="auto"/>
            <w:bottom w:val="none" w:sz="0" w:space="0" w:color="auto"/>
            <w:right w:val="none" w:sz="0" w:space="0" w:color="auto"/>
          </w:divBdr>
        </w:div>
        <w:div w:id="1358002997">
          <w:marLeft w:val="480"/>
          <w:marRight w:val="0"/>
          <w:marTop w:val="0"/>
          <w:marBottom w:val="0"/>
          <w:divBdr>
            <w:top w:val="none" w:sz="0" w:space="0" w:color="auto"/>
            <w:left w:val="none" w:sz="0" w:space="0" w:color="auto"/>
            <w:bottom w:val="none" w:sz="0" w:space="0" w:color="auto"/>
            <w:right w:val="none" w:sz="0" w:space="0" w:color="auto"/>
          </w:divBdr>
        </w:div>
        <w:div w:id="1365206007">
          <w:marLeft w:val="480"/>
          <w:marRight w:val="0"/>
          <w:marTop w:val="0"/>
          <w:marBottom w:val="0"/>
          <w:divBdr>
            <w:top w:val="none" w:sz="0" w:space="0" w:color="auto"/>
            <w:left w:val="none" w:sz="0" w:space="0" w:color="auto"/>
            <w:bottom w:val="none" w:sz="0" w:space="0" w:color="auto"/>
            <w:right w:val="none" w:sz="0" w:space="0" w:color="auto"/>
          </w:divBdr>
        </w:div>
        <w:div w:id="1365666527">
          <w:marLeft w:val="480"/>
          <w:marRight w:val="0"/>
          <w:marTop w:val="0"/>
          <w:marBottom w:val="0"/>
          <w:divBdr>
            <w:top w:val="none" w:sz="0" w:space="0" w:color="auto"/>
            <w:left w:val="none" w:sz="0" w:space="0" w:color="auto"/>
            <w:bottom w:val="none" w:sz="0" w:space="0" w:color="auto"/>
            <w:right w:val="none" w:sz="0" w:space="0" w:color="auto"/>
          </w:divBdr>
        </w:div>
        <w:div w:id="1471904539">
          <w:marLeft w:val="480"/>
          <w:marRight w:val="0"/>
          <w:marTop w:val="0"/>
          <w:marBottom w:val="0"/>
          <w:divBdr>
            <w:top w:val="none" w:sz="0" w:space="0" w:color="auto"/>
            <w:left w:val="none" w:sz="0" w:space="0" w:color="auto"/>
            <w:bottom w:val="none" w:sz="0" w:space="0" w:color="auto"/>
            <w:right w:val="none" w:sz="0" w:space="0" w:color="auto"/>
          </w:divBdr>
        </w:div>
        <w:div w:id="1475564931">
          <w:marLeft w:val="480"/>
          <w:marRight w:val="0"/>
          <w:marTop w:val="0"/>
          <w:marBottom w:val="0"/>
          <w:divBdr>
            <w:top w:val="none" w:sz="0" w:space="0" w:color="auto"/>
            <w:left w:val="none" w:sz="0" w:space="0" w:color="auto"/>
            <w:bottom w:val="none" w:sz="0" w:space="0" w:color="auto"/>
            <w:right w:val="none" w:sz="0" w:space="0" w:color="auto"/>
          </w:divBdr>
        </w:div>
        <w:div w:id="1500578977">
          <w:marLeft w:val="480"/>
          <w:marRight w:val="0"/>
          <w:marTop w:val="0"/>
          <w:marBottom w:val="0"/>
          <w:divBdr>
            <w:top w:val="none" w:sz="0" w:space="0" w:color="auto"/>
            <w:left w:val="none" w:sz="0" w:space="0" w:color="auto"/>
            <w:bottom w:val="none" w:sz="0" w:space="0" w:color="auto"/>
            <w:right w:val="none" w:sz="0" w:space="0" w:color="auto"/>
          </w:divBdr>
        </w:div>
        <w:div w:id="1512378926">
          <w:marLeft w:val="480"/>
          <w:marRight w:val="0"/>
          <w:marTop w:val="0"/>
          <w:marBottom w:val="0"/>
          <w:divBdr>
            <w:top w:val="none" w:sz="0" w:space="0" w:color="auto"/>
            <w:left w:val="none" w:sz="0" w:space="0" w:color="auto"/>
            <w:bottom w:val="none" w:sz="0" w:space="0" w:color="auto"/>
            <w:right w:val="none" w:sz="0" w:space="0" w:color="auto"/>
          </w:divBdr>
        </w:div>
        <w:div w:id="1566259090">
          <w:marLeft w:val="480"/>
          <w:marRight w:val="0"/>
          <w:marTop w:val="0"/>
          <w:marBottom w:val="0"/>
          <w:divBdr>
            <w:top w:val="none" w:sz="0" w:space="0" w:color="auto"/>
            <w:left w:val="none" w:sz="0" w:space="0" w:color="auto"/>
            <w:bottom w:val="none" w:sz="0" w:space="0" w:color="auto"/>
            <w:right w:val="none" w:sz="0" w:space="0" w:color="auto"/>
          </w:divBdr>
        </w:div>
        <w:div w:id="1660310405">
          <w:marLeft w:val="480"/>
          <w:marRight w:val="0"/>
          <w:marTop w:val="0"/>
          <w:marBottom w:val="0"/>
          <w:divBdr>
            <w:top w:val="none" w:sz="0" w:space="0" w:color="auto"/>
            <w:left w:val="none" w:sz="0" w:space="0" w:color="auto"/>
            <w:bottom w:val="none" w:sz="0" w:space="0" w:color="auto"/>
            <w:right w:val="none" w:sz="0" w:space="0" w:color="auto"/>
          </w:divBdr>
        </w:div>
        <w:div w:id="1661738070">
          <w:marLeft w:val="480"/>
          <w:marRight w:val="0"/>
          <w:marTop w:val="0"/>
          <w:marBottom w:val="0"/>
          <w:divBdr>
            <w:top w:val="none" w:sz="0" w:space="0" w:color="auto"/>
            <w:left w:val="none" w:sz="0" w:space="0" w:color="auto"/>
            <w:bottom w:val="none" w:sz="0" w:space="0" w:color="auto"/>
            <w:right w:val="none" w:sz="0" w:space="0" w:color="auto"/>
          </w:divBdr>
        </w:div>
        <w:div w:id="1702245811">
          <w:marLeft w:val="480"/>
          <w:marRight w:val="0"/>
          <w:marTop w:val="0"/>
          <w:marBottom w:val="0"/>
          <w:divBdr>
            <w:top w:val="none" w:sz="0" w:space="0" w:color="auto"/>
            <w:left w:val="none" w:sz="0" w:space="0" w:color="auto"/>
            <w:bottom w:val="none" w:sz="0" w:space="0" w:color="auto"/>
            <w:right w:val="none" w:sz="0" w:space="0" w:color="auto"/>
          </w:divBdr>
        </w:div>
        <w:div w:id="1737702779">
          <w:marLeft w:val="480"/>
          <w:marRight w:val="0"/>
          <w:marTop w:val="0"/>
          <w:marBottom w:val="0"/>
          <w:divBdr>
            <w:top w:val="none" w:sz="0" w:space="0" w:color="auto"/>
            <w:left w:val="none" w:sz="0" w:space="0" w:color="auto"/>
            <w:bottom w:val="none" w:sz="0" w:space="0" w:color="auto"/>
            <w:right w:val="none" w:sz="0" w:space="0" w:color="auto"/>
          </w:divBdr>
        </w:div>
        <w:div w:id="1789397875">
          <w:marLeft w:val="480"/>
          <w:marRight w:val="0"/>
          <w:marTop w:val="0"/>
          <w:marBottom w:val="0"/>
          <w:divBdr>
            <w:top w:val="none" w:sz="0" w:space="0" w:color="auto"/>
            <w:left w:val="none" w:sz="0" w:space="0" w:color="auto"/>
            <w:bottom w:val="none" w:sz="0" w:space="0" w:color="auto"/>
            <w:right w:val="none" w:sz="0" w:space="0" w:color="auto"/>
          </w:divBdr>
        </w:div>
        <w:div w:id="1822384175">
          <w:marLeft w:val="480"/>
          <w:marRight w:val="0"/>
          <w:marTop w:val="0"/>
          <w:marBottom w:val="0"/>
          <w:divBdr>
            <w:top w:val="none" w:sz="0" w:space="0" w:color="auto"/>
            <w:left w:val="none" w:sz="0" w:space="0" w:color="auto"/>
            <w:bottom w:val="none" w:sz="0" w:space="0" w:color="auto"/>
            <w:right w:val="none" w:sz="0" w:space="0" w:color="auto"/>
          </w:divBdr>
        </w:div>
        <w:div w:id="1866670088">
          <w:marLeft w:val="480"/>
          <w:marRight w:val="0"/>
          <w:marTop w:val="0"/>
          <w:marBottom w:val="0"/>
          <w:divBdr>
            <w:top w:val="none" w:sz="0" w:space="0" w:color="auto"/>
            <w:left w:val="none" w:sz="0" w:space="0" w:color="auto"/>
            <w:bottom w:val="none" w:sz="0" w:space="0" w:color="auto"/>
            <w:right w:val="none" w:sz="0" w:space="0" w:color="auto"/>
          </w:divBdr>
        </w:div>
        <w:div w:id="1879244867">
          <w:marLeft w:val="480"/>
          <w:marRight w:val="0"/>
          <w:marTop w:val="0"/>
          <w:marBottom w:val="0"/>
          <w:divBdr>
            <w:top w:val="none" w:sz="0" w:space="0" w:color="auto"/>
            <w:left w:val="none" w:sz="0" w:space="0" w:color="auto"/>
            <w:bottom w:val="none" w:sz="0" w:space="0" w:color="auto"/>
            <w:right w:val="none" w:sz="0" w:space="0" w:color="auto"/>
          </w:divBdr>
        </w:div>
        <w:div w:id="1882010914">
          <w:marLeft w:val="480"/>
          <w:marRight w:val="0"/>
          <w:marTop w:val="0"/>
          <w:marBottom w:val="0"/>
          <w:divBdr>
            <w:top w:val="none" w:sz="0" w:space="0" w:color="auto"/>
            <w:left w:val="none" w:sz="0" w:space="0" w:color="auto"/>
            <w:bottom w:val="none" w:sz="0" w:space="0" w:color="auto"/>
            <w:right w:val="none" w:sz="0" w:space="0" w:color="auto"/>
          </w:divBdr>
        </w:div>
        <w:div w:id="1897888035">
          <w:marLeft w:val="480"/>
          <w:marRight w:val="0"/>
          <w:marTop w:val="0"/>
          <w:marBottom w:val="0"/>
          <w:divBdr>
            <w:top w:val="none" w:sz="0" w:space="0" w:color="auto"/>
            <w:left w:val="none" w:sz="0" w:space="0" w:color="auto"/>
            <w:bottom w:val="none" w:sz="0" w:space="0" w:color="auto"/>
            <w:right w:val="none" w:sz="0" w:space="0" w:color="auto"/>
          </w:divBdr>
        </w:div>
        <w:div w:id="1918401342">
          <w:marLeft w:val="480"/>
          <w:marRight w:val="0"/>
          <w:marTop w:val="0"/>
          <w:marBottom w:val="0"/>
          <w:divBdr>
            <w:top w:val="none" w:sz="0" w:space="0" w:color="auto"/>
            <w:left w:val="none" w:sz="0" w:space="0" w:color="auto"/>
            <w:bottom w:val="none" w:sz="0" w:space="0" w:color="auto"/>
            <w:right w:val="none" w:sz="0" w:space="0" w:color="auto"/>
          </w:divBdr>
        </w:div>
        <w:div w:id="1936748414">
          <w:marLeft w:val="480"/>
          <w:marRight w:val="0"/>
          <w:marTop w:val="0"/>
          <w:marBottom w:val="0"/>
          <w:divBdr>
            <w:top w:val="none" w:sz="0" w:space="0" w:color="auto"/>
            <w:left w:val="none" w:sz="0" w:space="0" w:color="auto"/>
            <w:bottom w:val="none" w:sz="0" w:space="0" w:color="auto"/>
            <w:right w:val="none" w:sz="0" w:space="0" w:color="auto"/>
          </w:divBdr>
        </w:div>
        <w:div w:id="2018578286">
          <w:marLeft w:val="480"/>
          <w:marRight w:val="0"/>
          <w:marTop w:val="0"/>
          <w:marBottom w:val="0"/>
          <w:divBdr>
            <w:top w:val="none" w:sz="0" w:space="0" w:color="auto"/>
            <w:left w:val="none" w:sz="0" w:space="0" w:color="auto"/>
            <w:bottom w:val="none" w:sz="0" w:space="0" w:color="auto"/>
            <w:right w:val="none" w:sz="0" w:space="0" w:color="auto"/>
          </w:divBdr>
        </w:div>
        <w:div w:id="2050179362">
          <w:marLeft w:val="480"/>
          <w:marRight w:val="0"/>
          <w:marTop w:val="0"/>
          <w:marBottom w:val="0"/>
          <w:divBdr>
            <w:top w:val="none" w:sz="0" w:space="0" w:color="auto"/>
            <w:left w:val="none" w:sz="0" w:space="0" w:color="auto"/>
            <w:bottom w:val="none" w:sz="0" w:space="0" w:color="auto"/>
            <w:right w:val="none" w:sz="0" w:space="0" w:color="auto"/>
          </w:divBdr>
        </w:div>
      </w:divsChild>
    </w:div>
    <w:div w:id="1851482589">
      <w:bodyDiv w:val="1"/>
      <w:marLeft w:val="0"/>
      <w:marRight w:val="0"/>
      <w:marTop w:val="0"/>
      <w:marBottom w:val="0"/>
      <w:divBdr>
        <w:top w:val="none" w:sz="0" w:space="0" w:color="auto"/>
        <w:left w:val="none" w:sz="0" w:space="0" w:color="auto"/>
        <w:bottom w:val="none" w:sz="0" w:space="0" w:color="auto"/>
        <w:right w:val="none" w:sz="0" w:space="0" w:color="auto"/>
      </w:divBdr>
      <w:divsChild>
        <w:div w:id="23290455">
          <w:marLeft w:val="480"/>
          <w:marRight w:val="0"/>
          <w:marTop w:val="0"/>
          <w:marBottom w:val="0"/>
          <w:divBdr>
            <w:top w:val="none" w:sz="0" w:space="0" w:color="auto"/>
            <w:left w:val="none" w:sz="0" w:space="0" w:color="auto"/>
            <w:bottom w:val="none" w:sz="0" w:space="0" w:color="auto"/>
            <w:right w:val="none" w:sz="0" w:space="0" w:color="auto"/>
          </w:divBdr>
        </w:div>
        <w:div w:id="64887189">
          <w:marLeft w:val="480"/>
          <w:marRight w:val="0"/>
          <w:marTop w:val="0"/>
          <w:marBottom w:val="0"/>
          <w:divBdr>
            <w:top w:val="none" w:sz="0" w:space="0" w:color="auto"/>
            <w:left w:val="none" w:sz="0" w:space="0" w:color="auto"/>
            <w:bottom w:val="none" w:sz="0" w:space="0" w:color="auto"/>
            <w:right w:val="none" w:sz="0" w:space="0" w:color="auto"/>
          </w:divBdr>
        </w:div>
        <w:div w:id="72437213">
          <w:marLeft w:val="480"/>
          <w:marRight w:val="0"/>
          <w:marTop w:val="0"/>
          <w:marBottom w:val="0"/>
          <w:divBdr>
            <w:top w:val="none" w:sz="0" w:space="0" w:color="auto"/>
            <w:left w:val="none" w:sz="0" w:space="0" w:color="auto"/>
            <w:bottom w:val="none" w:sz="0" w:space="0" w:color="auto"/>
            <w:right w:val="none" w:sz="0" w:space="0" w:color="auto"/>
          </w:divBdr>
        </w:div>
        <w:div w:id="129783348">
          <w:marLeft w:val="480"/>
          <w:marRight w:val="0"/>
          <w:marTop w:val="0"/>
          <w:marBottom w:val="0"/>
          <w:divBdr>
            <w:top w:val="none" w:sz="0" w:space="0" w:color="auto"/>
            <w:left w:val="none" w:sz="0" w:space="0" w:color="auto"/>
            <w:bottom w:val="none" w:sz="0" w:space="0" w:color="auto"/>
            <w:right w:val="none" w:sz="0" w:space="0" w:color="auto"/>
          </w:divBdr>
        </w:div>
        <w:div w:id="260457115">
          <w:marLeft w:val="480"/>
          <w:marRight w:val="0"/>
          <w:marTop w:val="0"/>
          <w:marBottom w:val="0"/>
          <w:divBdr>
            <w:top w:val="none" w:sz="0" w:space="0" w:color="auto"/>
            <w:left w:val="none" w:sz="0" w:space="0" w:color="auto"/>
            <w:bottom w:val="none" w:sz="0" w:space="0" w:color="auto"/>
            <w:right w:val="none" w:sz="0" w:space="0" w:color="auto"/>
          </w:divBdr>
        </w:div>
        <w:div w:id="300773438">
          <w:marLeft w:val="480"/>
          <w:marRight w:val="0"/>
          <w:marTop w:val="0"/>
          <w:marBottom w:val="0"/>
          <w:divBdr>
            <w:top w:val="none" w:sz="0" w:space="0" w:color="auto"/>
            <w:left w:val="none" w:sz="0" w:space="0" w:color="auto"/>
            <w:bottom w:val="none" w:sz="0" w:space="0" w:color="auto"/>
            <w:right w:val="none" w:sz="0" w:space="0" w:color="auto"/>
          </w:divBdr>
        </w:div>
        <w:div w:id="341326549">
          <w:marLeft w:val="480"/>
          <w:marRight w:val="0"/>
          <w:marTop w:val="0"/>
          <w:marBottom w:val="0"/>
          <w:divBdr>
            <w:top w:val="none" w:sz="0" w:space="0" w:color="auto"/>
            <w:left w:val="none" w:sz="0" w:space="0" w:color="auto"/>
            <w:bottom w:val="none" w:sz="0" w:space="0" w:color="auto"/>
            <w:right w:val="none" w:sz="0" w:space="0" w:color="auto"/>
          </w:divBdr>
        </w:div>
        <w:div w:id="411894612">
          <w:marLeft w:val="480"/>
          <w:marRight w:val="0"/>
          <w:marTop w:val="0"/>
          <w:marBottom w:val="0"/>
          <w:divBdr>
            <w:top w:val="none" w:sz="0" w:space="0" w:color="auto"/>
            <w:left w:val="none" w:sz="0" w:space="0" w:color="auto"/>
            <w:bottom w:val="none" w:sz="0" w:space="0" w:color="auto"/>
            <w:right w:val="none" w:sz="0" w:space="0" w:color="auto"/>
          </w:divBdr>
        </w:div>
        <w:div w:id="416949839">
          <w:marLeft w:val="480"/>
          <w:marRight w:val="0"/>
          <w:marTop w:val="0"/>
          <w:marBottom w:val="0"/>
          <w:divBdr>
            <w:top w:val="none" w:sz="0" w:space="0" w:color="auto"/>
            <w:left w:val="none" w:sz="0" w:space="0" w:color="auto"/>
            <w:bottom w:val="none" w:sz="0" w:space="0" w:color="auto"/>
            <w:right w:val="none" w:sz="0" w:space="0" w:color="auto"/>
          </w:divBdr>
        </w:div>
        <w:div w:id="434599828">
          <w:marLeft w:val="480"/>
          <w:marRight w:val="0"/>
          <w:marTop w:val="0"/>
          <w:marBottom w:val="0"/>
          <w:divBdr>
            <w:top w:val="none" w:sz="0" w:space="0" w:color="auto"/>
            <w:left w:val="none" w:sz="0" w:space="0" w:color="auto"/>
            <w:bottom w:val="none" w:sz="0" w:space="0" w:color="auto"/>
            <w:right w:val="none" w:sz="0" w:space="0" w:color="auto"/>
          </w:divBdr>
        </w:div>
        <w:div w:id="446048973">
          <w:marLeft w:val="480"/>
          <w:marRight w:val="0"/>
          <w:marTop w:val="0"/>
          <w:marBottom w:val="0"/>
          <w:divBdr>
            <w:top w:val="none" w:sz="0" w:space="0" w:color="auto"/>
            <w:left w:val="none" w:sz="0" w:space="0" w:color="auto"/>
            <w:bottom w:val="none" w:sz="0" w:space="0" w:color="auto"/>
            <w:right w:val="none" w:sz="0" w:space="0" w:color="auto"/>
          </w:divBdr>
        </w:div>
        <w:div w:id="460341171">
          <w:marLeft w:val="480"/>
          <w:marRight w:val="0"/>
          <w:marTop w:val="0"/>
          <w:marBottom w:val="0"/>
          <w:divBdr>
            <w:top w:val="none" w:sz="0" w:space="0" w:color="auto"/>
            <w:left w:val="none" w:sz="0" w:space="0" w:color="auto"/>
            <w:bottom w:val="none" w:sz="0" w:space="0" w:color="auto"/>
            <w:right w:val="none" w:sz="0" w:space="0" w:color="auto"/>
          </w:divBdr>
        </w:div>
        <w:div w:id="475684742">
          <w:marLeft w:val="480"/>
          <w:marRight w:val="0"/>
          <w:marTop w:val="0"/>
          <w:marBottom w:val="0"/>
          <w:divBdr>
            <w:top w:val="none" w:sz="0" w:space="0" w:color="auto"/>
            <w:left w:val="none" w:sz="0" w:space="0" w:color="auto"/>
            <w:bottom w:val="none" w:sz="0" w:space="0" w:color="auto"/>
            <w:right w:val="none" w:sz="0" w:space="0" w:color="auto"/>
          </w:divBdr>
        </w:div>
        <w:div w:id="494104735">
          <w:marLeft w:val="480"/>
          <w:marRight w:val="0"/>
          <w:marTop w:val="0"/>
          <w:marBottom w:val="0"/>
          <w:divBdr>
            <w:top w:val="none" w:sz="0" w:space="0" w:color="auto"/>
            <w:left w:val="none" w:sz="0" w:space="0" w:color="auto"/>
            <w:bottom w:val="none" w:sz="0" w:space="0" w:color="auto"/>
            <w:right w:val="none" w:sz="0" w:space="0" w:color="auto"/>
          </w:divBdr>
        </w:div>
        <w:div w:id="526451482">
          <w:marLeft w:val="480"/>
          <w:marRight w:val="0"/>
          <w:marTop w:val="0"/>
          <w:marBottom w:val="0"/>
          <w:divBdr>
            <w:top w:val="none" w:sz="0" w:space="0" w:color="auto"/>
            <w:left w:val="none" w:sz="0" w:space="0" w:color="auto"/>
            <w:bottom w:val="none" w:sz="0" w:space="0" w:color="auto"/>
            <w:right w:val="none" w:sz="0" w:space="0" w:color="auto"/>
          </w:divBdr>
        </w:div>
        <w:div w:id="528950199">
          <w:marLeft w:val="480"/>
          <w:marRight w:val="0"/>
          <w:marTop w:val="0"/>
          <w:marBottom w:val="0"/>
          <w:divBdr>
            <w:top w:val="none" w:sz="0" w:space="0" w:color="auto"/>
            <w:left w:val="none" w:sz="0" w:space="0" w:color="auto"/>
            <w:bottom w:val="none" w:sz="0" w:space="0" w:color="auto"/>
            <w:right w:val="none" w:sz="0" w:space="0" w:color="auto"/>
          </w:divBdr>
        </w:div>
        <w:div w:id="546842863">
          <w:marLeft w:val="480"/>
          <w:marRight w:val="0"/>
          <w:marTop w:val="0"/>
          <w:marBottom w:val="0"/>
          <w:divBdr>
            <w:top w:val="none" w:sz="0" w:space="0" w:color="auto"/>
            <w:left w:val="none" w:sz="0" w:space="0" w:color="auto"/>
            <w:bottom w:val="none" w:sz="0" w:space="0" w:color="auto"/>
            <w:right w:val="none" w:sz="0" w:space="0" w:color="auto"/>
          </w:divBdr>
        </w:div>
        <w:div w:id="558789713">
          <w:marLeft w:val="480"/>
          <w:marRight w:val="0"/>
          <w:marTop w:val="0"/>
          <w:marBottom w:val="0"/>
          <w:divBdr>
            <w:top w:val="none" w:sz="0" w:space="0" w:color="auto"/>
            <w:left w:val="none" w:sz="0" w:space="0" w:color="auto"/>
            <w:bottom w:val="none" w:sz="0" w:space="0" w:color="auto"/>
            <w:right w:val="none" w:sz="0" w:space="0" w:color="auto"/>
          </w:divBdr>
        </w:div>
        <w:div w:id="571088831">
          <w:marLeft w:val="480"/>
          <w:marRight w:val="0"/>
          <w:marTop w:val="0"/>
          <w:marBottom w:val="0"/>
          <w:divBdr>
            <w:top w:val="none" w:sz="0" w:space="0" w:color="auto"/>
            <w:left w:val="none" w:sz="0" w:space="0" w:color="auto"/>
            <w:bottom w:val="none" w:sz="0" w:space="0" w:color="auto"/>
            <w:right w:val="none" w:sz="0" w:space="0" w:color="auto"/>
          </w:divBdr>
        </w:div>
        <w:div w:id="589461871">
          <w:marLeft w:val="480"/>
          <w:marRight w:val="0"/>
          <w:marTop w:val="0"/>
          <w:marBottom w:val="0"/>
          <w:divBdr>
            <w:top w:val="none" w:sz="0" w:space="0" w:color="auto"/>
            <w:left w:val="none" w:sz="0" w:space="0" w:color="auto"/>
            <w:bottom w:val="none" w:sz="0" w:space="0" w:color="auto"/>
            <w:right w:val="none" w:sz="0" w:space="0" w:color="auto"/>
          </w:divBdr>
        </w:div>
        <w:div w:id="629476473">
          <w:marLeft w:val="480"/>
          <w:marRight w:val="0"/>
          <w:marTop w:val="0"/>
          <w:marBottom w:val="0"/>
          <w:divBdr>
            <w:top w:val="none" w:sz="0" w:space="0" w:color="auto"/>
            <w:left w:val="none" w:sz="0" w:space="0" w:color="auto"/>
            <w:bottom w:val="none" w:sz="0" w:space="0" w:color="auto"/>
            <w:right w:val="none" w:sz="0" w:space="0" w:color="auto"/>
          </w:divBdr>
        </w:div>
        <w:div w:id="663971161">
          <w:marLeft w:val="480"/>
          <w:marRight w:val="0"/>
          <w:marTop w:val="0"/>
          <w:marBottom w:val="0"/>
          <w:divBdr>
            <w:top w:val="none" w:sz="0" w:space="0" w:color="auto"/>
            <w:left w:val="none" w:sz="0" w:space="0" w:color="auto"/>
            <w:bottom w:val="none" w:sz="0" w:space="0" w:color="auto"/>
            <w:right w:val="none" w:sz="0" w:space="0" w:color="auto"/>
          </w:divBdr>
        </w:div>
        <w:div w:id="672026988">
          <w:marLeft w:val="480"/>
          <w:marRight w:val="0"/>
          <w:marTop w:val="0"/>
          <w:marBottom w:val="0"/>
          <w:divBdr>
            <w:top w:val="none" w:sz="0" w:space="0" w:color="auto"/>
            <w:left w:val="none" w:sz="0" w:space="0" w:color="auto"/>
            <w:bottom w:val="none" w:sz="0" w:space="0" w:color="auto"/>
            <w:right w:val="none" w:sz="0" w:space="0" w:color="auto"/>
          </w:divBdr>
        </w:div>
        <w:div w:id="687679171">
          <w:marLeft w:val="480"/>
          <w:marRight w:val="0"/>
          <w:marTop w:val="0"/>
          <w:marBottom w:val="0"/>
          <w:divBdr>
            <w:top w:val="none" w:sz="0" w:space="0" w:color="auto"/>
            <w:left w:val="none" w:sz="0" w:space="0" w:color="auto"/>
            <w:bottom w:val="none" w:sz="0" w:space="0" w:color="auto"/>
            <w:right w:val="none" w:sz="0" w:space="0" w:color="auto"/>
          </w:divBdr>
        </w:div>
        <w:div w:id="713500815">
          <w:marLeft w:val="480"/>
          <w:marRight w:val="0"/>
          <w:marTop w:val="0"/>
          <w:marBottom w:val="0"/>
          <w:divBdr>
            <w:top w:val="none" w:sz="0" w:space="0" w:color="auto"/>
            <w:left w:val="none" w:sz="0" w:space="0" w:color="auto"/>
            <w:bottom w:val="none" w:sz="0" w:space="0" w:color="auto"/>
            <w:right w:val="none" w:sz="0" w:space="0" w:color="auto"/>
          </w:divBdr>
        </w:div>
        <w:div w:id="719591712">
          <w:marLeft w:val="480"/>
          <w:marRight w:val="0"/>
          <w:marTop w:val="0"/>
          <w:marBottom w:val="0"/>
          <w:divBdr>
            <w:top w:val="none" w:sz="0" w:space="0" w:color="auto"/>
            <w:left w:val="none" w:sz="0" w:space="0" w:color="auto"/>
            <w:bottom w:val="none" w:sz="0" w:space="0" w:color="auto"/>
            <w:right w:val="none" w:sz="0" w:space="0" w:color="auto"/>
          </w:divBdr>
        </w:div>
        <w:div w:id="747965964">
          <w:marLeft w:val="480"/>
          <w:marRight w:val="0"/>
          <w:marTop w:val="0"/>
          <w:marBottom w:val="0"/>
          <w:divBdr>
            <w:top w:val="none" w:sz="0" w:space="0" w:color="auto"/>
            <w:left w:val="none" w:sz="0" w:space="0" w:color="auto"/>
            <w:bottom w:val="none" w:sz="0" w:space="0" w:color="auto"/>
            <w:right w:val="none" w:sz="0" w:space="0" w:color="auto"/>
          </w:divBdr>
        </w:div>
        <w:div w:id="759259330">
          <w:marLeft w:val="480"/>
          <w:marRight w:val="0"/>
          <w:marTop w:val="0"/>
          <w:marBottom w:val="0"/>
          <w:divBdr>
            <w:top w:val="none" w:sz="0" w:space="0" w:color="auto"/>
            <w:left w:val="none" w:sz="0" w:space="0" w:color="auto"/>
            <w:bottom w:val="none" w:sz="0" w:space="0" w:color="auto"/>
            <w:right w:val="none" w:sz="0" w:space="0" w:color="auto"/>
          </w:divBdr>
        </w:div>
        <w:div w:id="766853471">
          <w:marLeft w:val="480"/>
          <w:marRight w:val="0"/>
          <w:marTop w:val="0"/>
          <w:marBottom w:val="0"/>
          <w:divBdr>
            <w:top w:val="none" w:sz="0" w:space="0" w:color="auto"/>
            <w:left w:val="none" w:sz="0" w:space="0" w:color="auto"/>
            <w:bottom w:val="none" w:sz="0" w:space="0" w:color="auto"/>
            <w:right w:val="none" w:sz="0" w:space="0" w:color="auto"/>
          </w:divBdr>
        </w:div>
        <w:div w:id="793330555">
          <w:marLeft w:val="480"/>
          <w:marRight w:val="0"/>
          <w:marTop w:val="0"/>
          <w:marBottom w:val="0"/>
          <w:divBdr>
            <w:top w:val="none" w:sz="0" w:space="0" w:color="auto"/>
            <w:left w:val="none" w:sz="0" w:space="0" w:color="auto"/>
            <w:bottom w:val="none" w:sz="0" w:space="0" w:color="auto"/>
            <w:right w:val="none" w:sz="0" w:space="0" w:color="auto"/>
          </w:divBdr>
        </w:div>
        <w:div w:id="795375650">
          <w:marLeft w:val="480"/>
          <w:marRight w:val="0"/>
          <w:marTop w:val="0"/>
          <w:marBottom w:val="0"/>
          <w:divBdr>
            <w:top w:val="none" w:sz="0" w:space="0" w:color="auto"/>
            <w:left w:val="none" w:sz="0" w:space="0" w:color="auto"/>
            <w:bottom w:val="none" w:sz="0" w:space="0" w:color="auto"/>
            <w:right w:val="none" w:sz="0" w:space="0" w:color="auto"/>
          </w:divBdr>
        </w:div>
        <w:div w:id="825631651">
          <w:marLeft w:val="480"/>
          <w:marRight w:val="0"/>
          <w:marTop w:val="0"/>
          <w:marBottom w:val="0"/>
          <w:divBdr>
            <w:top w:val="none" w:sz="0" w:space="0" w:color="auto"/>
            <w:left w:val="none" w:sz="0" w:space="0" w:color="auto"/>
            <w:bottom w:val="none" w:sz="0" w:space="0" w:color="auto"/>
            <w:right w:val="none" w:sz="0" w:space="0" w:color="auto"/>
          </w:divBdr>
        </w:div>
        <w:div w:id="825704975">
          <w:marLeft w:val="480"/>
          <w:marRight w:val="0"/>
          <w:marTop w:val="0"/>
          <w:marBottom w:val="0"/>
          <w:divBdr>
            <w:top w:val="none" w:sz="0" w:space="0" w:color="auto"/>
            <w:left w:val="none" w:sz="0" w:space="0" w:color="auto"/>
            <w:bottom w:val="none" w:sz="0" w:space="0" w:color="auto"/>
            <w:right w:val="none" w:sz="0" w:space="0" w:color="auto"/>
          </w:divBdr>
        </w:div>
        <w:div w:id="833571305">
          <w:marLeft w:val="480"/>
          <w:marRight w:val="0"/>
          <w:marTop w:val="0"/>
          <w:marBottom w:val="0"/>
          <w:divBdr>
            <w:top w:val="none" w:sz="0" w:space="0" w:color="auto"/>
            <w:left w:val="none" w:sz="0" w:space="0" w:color="auto"/>
            <w:bottom w:val="none" w:sz="0" w:space="0" w:color="auto"/>
            <w:right w:val="none" w:sz="0" w:space="0" w:color="auto"/>
          </w:divBdr>
        </w:div>
        <w:div w:id="904409960">
          <w:marLeft w:val="480"/>
          <w:marRight w:val="0"/>
          <w:marTop w:val="0"/>
          <w:marBottom w:val="0"/>
          <w:divBdr>
            <w:top w:val="none" w:sz="0" w:space="0" w:color="auto"/>
            <w:left w:val="none" w:sz="0" w:space="0" w:color="auto"/>
            <w:bottom w:val="none" w:sz="0" w:space="0" w:color="auto"/>
            <w:right w:val="none" w:sz="0" w:space="0" w:color="auto"/>
          </w:divBdr>
        </w:div>
        <w:div w:id="914364741">
          <w:marLeft w:val="480"/>
          <w:marRight w:val="0"/>
          <w:marTop w:val="0"/>
          <w:marBottom w:val="0"/>
          <w:divBdr>
            <w:top w:val="none" w:sz="0" w:space="0" w:color="auto"/>
            <w:left w:val="none" w:sz="0" w:space="0" w:color="auto"/>
            <w:bottom w:val="none" w:sz="0" w:space="0" w:color="auto"/>
            <w:right w:val="none" w:sz="0" w:space="0" w:color="auto"/>
          </w:divBdr>
        </w:div>
        <w:div w:id="928198368">
          <w:marLeft w:val="480"/>
          <w:marRight w:val="0"/>
          <w:marTop w:val="0"/>
          <w:marBottom w:val="0"/>
          <w:divBdr>
            <w:top w:val="none" w:sz="0" w:space="0" w:color="auto"/>
            <w:left w:val="none" w:sz="0" w:space="0" w:color="auto"/>
            <w:bottom w:val="none" w:sz="0" w:space="0" w:color="auto"/>
            <w:right w:val="none" w:sz="0" w:space="0" w:color="auto"/>
          </w:divBdr>
        </w:div>
        <w:div w:id="952444585">
          <w:marLeft w:val="480"/>
          <w:marRight w:val="0"/>
          <w:marTop w:val="0"/>
          <w:marBottom w:val="0"/>
          <w:divBdr>
            <w:top w:val="none" w:sz="0" w:space="0" w:color="auto"/>
            <w:left w:val="none" w:sz="0" w:space="0" w:color="auto"/>
            <w:bottom w:val="none" w:sz="0" w:space="0" w:color="auto"/>
            <w:right w:val="none" w:sz="0" w:space="0" w:color="auto"/>
          </w:divBdr>
        </w:div>
        <w:div w:id="1073115355">
          <w:marLeft w:val="480"/>
          <w:marRight w:val="0"/>
          <w:marTop w:val="0"/>
          <w:marBottom w:val="0"/>
          <w:divBdr>
            <w:top w:val="none" w:sz="0" w:space="0" w:color="auto"/>
            <w:left w:val="none" w:sz="0" w:space="0" w:color="auto"/>
            <w:bottom w:val="none" w:sz="0" w:space="0" w:color="auto"/>
            <w:right w:val="none" w:sz="0" w:space="0" w:color="auto"/>
          </w:divBdr>
        </w:div>
        <w:div w:id="1117069972">
          <w:marLeft w:val="480"/>
          <w:marRight w:val="0"/>
          <w:marTop w:val="0"/>
          <w:marBottom w:val="0"/>
          <w:divBdr>
            <w:top w:val="none" w:sz="0" w:space="0" w:color="auto"/>
            <w:left w:val="none" w:sz="0" w:space="0" w:color="auto"/>
            <w:bottom w:val="none" w:sz="0" w:space="0" w:color="auto"/>
            <w:right w:val="none" w:sz="0" w:space="0" w:color="auto"/>
          </w:divBdr>
        </w:div>
        <w:div w:id="1173378100">
          <w:marLeft w:val="480"/>
          <w:marRight w:val="0"/>
          <w:marTop w:val="0"/>
          <w:marBottom w:val="0"/>
          <w:divBdr>
            <w:top w:val="none" w:sz="0" w:space="0" w:color="auto"/>
            <w:left w:val="none" w:sz="0" w:space="0" w:color="auto"/>
            <w:bottom w:val="none" w:sz="0" w:space="0" w:color="auto"/>
            <w:right w:val="none" w:sz="0" w:space="0" w:color="auto"/>
          </w:divBdr>
        </w:div>
        <w:div w:id="1199122196">
          <w:marLeft w:val="480"/>
          <w:marRight w:val="0"/>
          <w:marTop w:val="0"/>
          <w:marBottom w:val="0"/>
          <w:divBdr>
            <w:top w:val="none" w:sz="0" w:space="0" w:color="auto"/>
            <w:left w:val="none" w:sz="0" w:space="0" w:color="auto"/>
            <w:bottom w:val="none" w:sz="0" w:space="0" w:color="auto"/>
            <w:right w:val="none" w:sz="0" w:space="0" w:color="auto"/>
          </w:divBdr>
        </w:div>
        <w:div w:id="1265500768">
          <w:marLeft w:val="480"/>
          <w:marRight w:val="0"/>
          <w:marTop w:val="0"/>
          <w:marBottom w:val="0"/>
          <w:divBdr>
            <w:top w:val="none" w:sz="0" w:space="0" w:color="auto"/>
            <w:left w:val="none" w:sz="0" w:space="0" w:color="auto"/>
            <w:bottom w:val="none" w:sz="0" w:space="0" w:color="auto"/>
            <w:right w:val="none" w:sz="0" w:space="0" w:color="auto"/>
          </w:divBdr>
        </w:div>
        <w:div w:id="1288969843">
          <w:marLeft w:val="480"/>
          <w:marRight w:val="0"/>
          <w:marTop w:val="0"/>
          <w:marBottom w:val="0"/>
          <w:divBdr>
            <w:top w:val="none" w:sz="0" w:space="0" w:color="auto"/>
            <w:left w:val="none" w:sz="0" w:space="0" w:color="auto"/>
            <w:bottom w:val="none" w:sz="0" w:space="0" w:color="auto"/>
            <w:right w:val="none" w:sz="0" w:space="0" w:color="auto"/>
          </w:divBdr>
        </w:div>
        <w:div w:id="1297026976">
          <w:marLeft w:val="480"/>
          <w:marRight w:val="0"/>
          <w:marTop w:val="0"/>
          <w:marBottom w:val="0"/>
          <w:divBdr>
            <w:top w:val="none" w:sz="0" w:space="0" w:color="auto"/>
            <w:left w:val="none" w:sz="0" w:space="0" w:color="auto"/>
            <w:bottom w:val="none" w:sz="0" w:space="0" w:color="auto"/>
            <w:right w:val="none" w:sz="0" w:space="0" w:color="auto"/>
          </w:divBdr>
        </w:div>
        <w:div w:id="1314992465">
          <w:marLeft w:val="480"/>
          <w:marRight w:val="0"/>
          <w:marTop w:val="0"/>
          <w:marBottom w:val="0"/>
          <w:divBdr>
            <w:top w:val="none" w:sz="0" w:space="0" w:color="auto"/>
            <w:left w:val="none" w:sz="0" w:space="0" w:color="auto"/>
            <w:bottom w:val="none" w:sz="0" w:space="0" w:color="auto"/>
            <w:right w:val="none" w:sz="0" w:space="0" w:color="auto"/>
          </w:divBdr>
        </w:div>
        <w:div w:id="1382827471">
          <w:marLeft w:val="480"/>
          <w:marRight w:val="0"/>
          <w:marTop w:val="0"/>
          <w:marBottom w:val="0"/>
          <w:divBdr>
            <w:top w:val="none" w:sz="0" w:space="0" w:color="auto"/>
            <w:left w:val="none" w:sz="0" w:space="0" w:color="auto"/>
            <w:bottom w:val="none" w:sz="0" w:space="0" w:color="auto"/>
            <w:right w:val="none" w:sz="0" w:space="0" w:color="auto"/>
          </w:divBdr>
        </w:div>
        <w:div w:id="1480149853">
          <w:marLeft w:val="480"/>
          <w:marRight w:val="0"/>
          <w:marTop w:val="0"/>
          <w:marBottom w:val="0"/>
          <w:divBdr>
            <w:top w:val="none" w:sz="0" w:space="0" w:color="auto"/>
            <w:left w:val="none" w:sz="0" w:space="0" w:color="auto"/>
            <w:bottom w:val="none" w:sz="0" w:space="0" w:color="auto"/>
            <w:right w:val="none" w:sz="0" w:space="0" w:color="auto"/>
          </w:divBdr>
        </w:div>
        <w:div w:id="1654020467">
          <w:marLeft w:val="480"/>
          <w:marRight w:val="0"/>
          <w:marTop w:val="0"/>
          <w:marBottom w:val="0"/>
          <w:divBdr>
            <w:top w:val="none" w:sz="0" w:space="0" w:color="auto"/>
            <w:left w:val="none" w:sz="0" w:space="0" w:color="auto"/>
            <w:bottom w:val="none" w:sz="0" w:space="0" w:color="auto"/>
            <w:right w:val="none" w:sz="0" w:space="0" w:color="auto"/>
          </w:divBdr>
        </w:div>
        <w:div w:id="1658265727">
          <w:marLeft w:val="480"/>
          <w:marRight w:val="0"/>
          <w:marTop w:val="0"/>
          <w:marBottom w:val="0"/>
          <w:divBdr>
            <w:top w:val="none" w:sz="0" w:space="0" w:color="auto"/>
            <w:left w:val="none" w:sz="0" w:space="0" w:color="auto"/>
            <w:bottom w:val="none" w:sz="0" w:space="0" w:color="auto"/>
            <w:right w:val="none" w:sz="0" w:space="0" w:color="auto"/>
          </w:divBdr>
        </w:div>
        <w:div w:id="1671788718">
          <w:marLeft w:val="480"/>
          <w:marRight w:val="0"/>
          <w:marTop w:val="0"/>
          <w:marBottom w:val="0"/>
          <w:divBdr>
            <w:top w:val="none" w:sz="0" w:space="0" w:color="auto"/>
            <w:left w:val="none" w:sz="0" w:space="0" w:color="auto"/>
            <w:bottom w:val="none" w:sz="0" w:space="0" w:color="auto"/>
            <w:right w:val="none" w:sz="0" w:space="0" w:color="auto"/>
          </w:divBdr>
        </w:div>
        <w:div w:id="1689402521">
          <w:marLeft w:val="480"/>
          <w:marRight w:val="0"/>
          <w:marTop w:val="0"/>
          <w:marBottom w:val="0"/>
          <w:divBdr>
            <w:top w:val="none" w:sz="0" w:space="0" w:color="auto"/>
            <w:left w:val="none" w:sz="0" w:space="0" w:color="auto"/>
            <w:bottom w:val="none" w:sz="0" w:space="0" w:color="auto"/>
            <w:right w:val="none" w:sz="0" w:space="0" w:color="auto"/>
          </w:divBdr>
        </w:div>
        <w:div w:id="1693873935">
          <w:marLeft w:val="480"/>
          <w:marRight w:val="0"/>
          <w:marTop w:val="0"/>
          <w:marBottom w:val="0"/>
          <w:divBdr>
            <w:top w:val="none" w:sz="0" w:space="0" w:color="auto"/>
            <w:left w:val="none" w:sz="0" w:space="0" w:color="auto"/>
            <w:bottom w:val="none" w:sz="0" w:space="0" w:color="auto"/>
            <w:right w:val="none" w:sz="0" w:space="0" w:color="auto"/>
          </w:divBdr>
        </w:div>
        <w:div w:id="1731726346">
          <w:marLeft w:val="480"/>
          <w:marRight w:val="0"/>
          <w:marTop w:val="0"/>
          <w:marBottom w:val="0"/>
          <w:divBdr>
            <w:top w:val="none" w:sz="0" w:space="0" w:color="auto"/>
            <w:left w:val="none" w:sz="0" w:space="0" w:color="auto"/>
            <w:bottom w:val="none" w:sz="0" w:space="0" w:color="auto"/>
            <w:right w:val="none" w:sz="0" w:space="0" w:color="auto"/>
          </w:divBdr>
        </w:div>
        <w:div w:id="1736008562">
          <w:marLeft w:val="480"/>
          <w:marRight w:val="0"/>
          <w:marTop w:val="0"/>
          <w:marBottom w:val="0"/>
          <w:divBdr>
            <w:top w:val="none" w:sz="0" w:space="0" w:color="auto"/>
            <w:left w:val="none" w:sz="0" w:space="0" w:color="auto"/>
            <w:bottom w:val="none" w:sz="0" w:space="0" w:color="auto"/>
            <w:right w:val="none" w:sz="0" w:space="0" w:color="auto"/>
          </w:divBdr>
        </w:div>
        <w:div w:id="1743016553">
          <w:marLeft w:val="480"/>
          <w:marRight w:val="0"/>
          <w:marTop w:val="0"/>
          <w:marBottom w:val="0"/>
          <w:divBdr>
            <w:top w:val="none" w:sz="0" w:space="0" w:color="auto"/>
            <w:left w:val="none" w:sz="0" w:space="0" w:color="auto"/>
            <w:bottom w:val="none" w:sz="0" w:space="0" w:color="auto"/>
            <w:right w:val="none" w:sz="0" w:space="0" w:color="auto"/>
          </w:divBdr>
        </w:div>
        <w:div w:id="1752508167">
          <w:marLeft w:val="480"/>
          <w:marRight w:val="0"/>
          <w:marTop w:val="0"/>
          <w:marBottom w:val="0"/>
          <w:divBdr>
            <w:top w:val="none" w:sz="0" w:space="0" w:color="auto"/>
            <w:left w:val="none" w:sz="0" w:space="0" w:color="auto"/>
            <w:bottom w:val="none" w:sz="0" w:space="0" w:color="auto"/>
            <w:right w:val="none" w:sz="0" w:space="0" w:color="auto"/>
          </w:divBdr>
        </w:div>
        <w:div w:id="1763866638">
          <w:marLeft w:val="480"/>
          <w:marRight w:val="0"/>
          <w:marTop w:val="0"/>
          <w:marBottom w:val="0"/>
          <w:divBdr>
            <w:top w:val="none" w:sz="0" w:space="0" w:color="auto"/>
            <w:left w:val="none" w:sz="0" w:space="0" w:color="auto"/>
            <w:bottom w:val="none" w:sz="0" w:space="0" w:color="auto"/>
            <w:right w:val="none" w:sz="0" w:space="0" w:color="auto"/>
          </w:divBdr>
        </w:div>
        <w:div w:id="1763868662">
          <w:marLeft w:val="480"/>
          <w:marRight w:val="0"/>
          <w:marTop w:val="0"/>
          <w:marBottom w:val="0"/>
          <w:divBdr>
            <w:top w:val="none" w:sz="0" w:space="0" w:color="auto"/>
            <w:left w:val="none" w:sz="0" w:space="0" w:color="auto"/>
            <w:bottom w:val="none" w:sz="0" w:space="0" w:color="auto"/>
            <w:right w:val="none" w:sz="0" w:space="0" w:color="auto"/>
          </w:divBdr>
        </w:div>
        <w:div w:id="1769353530">
          <w:marLeft w:val="480"/>
          <w:marRight w:val="0"/>
          <w:marTop w:val="0"/>
          <w:marBottom w:val="0"/>
          <w:divBdr>
            <w:top w:val="none" w:sz="0" w:space="0" w:color="auto"/>
            <w:left w:val="none" w:sz="0" w:space="0" w:color="auto"/>
            <w:bottom w:val="none" w:sz="0" w:space="0" w:color="auto"/>
            <w:right w:val="none" w:sz="0" w:space="0" w:color="auto"/>
          </w:divBdr>
        </w:div>
        <w:div w:id="1952055503">
          <w:marLeft w:val="480"/>
          <w:marRight w:val="0"/>
          <w:marTop w:val="0"/>
          <w:marBottom w:val="0"/>
          <w:divBdr>
            <w:top w:val="none" w:sz="0" w:space="0" w:color="auto"/>
            <w:left w:val="none" w:sz="0" w:space="0" w:color="auto"/>
            <w:bottom w:val="none" w:sz="0" w:space="0" w:color="auto"/>
            <w:right w:val="none" w:sz="0" w:space="0" w:color="auto"/>
          </w:divBdr>
        </w:div>
        <w:div w:id="2004510765">
          <w:marLeft w:val="480"/>
          <w:marRight w:val="0"/>
          <w:marTop w:val="0"/>
          <w:marBottom w:val="0"/>
          <w:divBdr>
            <w:top w:val="none" w:sz="0" w:space="0" w:color="auto"/>
            <w:left w:val="none" w:sz="0" w:space="0" w:color="auto"/>
            <w:bottom w:val="none" w:sz="0" w:space="0" w:color="auto"/>
            <w:right w:val="none" w:sz="0" w:space="0" w:color="auto"/>
          </w:divBdr>
        </w:div>
        <w:div w:id="2071607860">
          <w:marLeft w:val="480"/>
          <w:marRight w:val="0"/>
          <w:marTop w:val="0"/>
          <w:marBottom w:val="0"/>
          <w:divBdr>
            <w:top w:val="none" w:sz="0" w:space="0" w:color="auto"/>
            <w:left w:val="none" w:sz="0" w:space="0" w:color="auto"/>
            <w:bottom w:val="none" w:sz="0" w:space="0" w:color="auto"/>
            <w:right w:val="none" w:sz="0" w:space="0" w:color="auto"/>
          </w:divBdr>
        </w:div>
        <w:div w:id="2087192091">
          <w:marLeft w:val="480"/>
          <w:marRight w:val="0"/>
          <w:marTop w:val="0"/>
          <w:marBottom w:val="0"/>
          <w:divBdr>
            <w:top w:val="none" w:sz="0" w:space="0" w:color="auto"/>
            <w:left w:val="none" w:sz="0" w:space="0" w:color="auto"/>
            <w:bottom w:val="none" w:sz="0" w:space="0" w:color="auto"/>
            <w:right w:val="none" w:sz="0" w:space="0" w:color="auto"/>
          </w:divBdr>
        </w:div>
        <w:div w:id="2119594579">
          <w:marLeft w:val="480"/>
          <w:marRight w:val="0"/>
          <w:marTop w:val="0"/>
          <w:marBottom w:val="0"/>
          <w:divBdr>
            <w:top w:val="none" w:sz="0" w:space="0" w:color="auto"/>
            <w:left w:val="none" w:sz="0" w:space="0" w:color="auto"/>
            <w:bottom w:val="none" w:sz="0" w:space="0" w:color="auto"/>
            <w:right w:val="none" w:sz="0" w:space="0" w:color="auto"/>
          </w:divBdr>
        </w:div>
        <w:div w:id="2140032476">
          <w:marLeft w:val="480"/>
          <w:marRight w:val="0"/>
          <w:marTop w:val="0"/>
          <w:marBottom w:val="0"/>
          <w:divBdr>
            <w:top w:val="none" w:sz="0" w:space="0" w:color="auto"/>
            <w:left w:val="none" w:sz="0" w:space="0" w:color="auto"/>
            <w:bottom w:val="none" w:sz="0" w:space="0" w:color="auto"/>
            <w:right w:val="none" w:sz="0" w:space="0" w:color="auto"/>
          </w:divBdr>
        </w:div>
      </w:divsChild>
    </w:div>
    <w:div w:id="1853715966">
      <w:bodyDiv w:val="1"/>
      <w:marLeft w:val="0"/>
      <w:marRight w:val="0"/>
      <w:marTop w:val="0"/>
      <w:marBottom w:val="0"/>
      <w:divBdr>
        <w:top w:val="none" w:sz="0" w:space="0" w:color="auto"/>
        <w:left w:val="none" w:sz="0" w:space="0" w:color="auto"/>
        <w:bottom w:val="none" w:sz="0" w:space="0" w:color="auto"/>
        <w:right w:val="none" w:sz="0" w:space="0" w:color="auto"/>
      </w:divBdr>
      <w:divsChild>
        <w:div w:id="1465082888">
          <w:marLeft w:val="480"/>
          <w:marRight w:val="0"/>
          <w:marTop w:val="0"/>
          <w:marBottom w:val="0"/>
          <w:divBdr>
            <w:top w:val="none" w:sz="0" w:space="0" w:color="auto"/>
            <w:left w:val="none" w:sz="0" w:space="0" w:color="auto"/>
            <w:bottom w:val="none" w:sz="0" w:space="0" w:color="auto"/>
            <w:right w:val="none" w:sz="0" w:space="0" w:color="auto"/>
          </w:divBdr>
        </w:div>
        <w:div w:id="962468650">
          <w:marLeft w:val="480"/>
          <w:marRight w:val="0"/>
          <w:marTop w:val="0"/>
          <w:marBottom w:val="0"/>
          <w:divBdr>
            <w:top w:val="none" w:sz="0" w:space="0" w:color="auto"/>
            <w:left w:val="none" w:sz="0" w:space="0" w:color="auto"/>
            <w:bottom w:val="none" w:sz="0" w:space="0" w:color="auto"/>
            <w:right w:val="none" w:sz="0" w:space="0" w:color="auto"/>
          </w:divBdr>
        </w:div>
        <w:div w:id="469635478">
          <w:marLeft w:val="480"/>
          <w:marRight w:val="0"/>
          <w:marTop w:val="0"/>
          <w:marBottom w:val="0"/>
          <w:divBdr>
            <w:top w:val="none" w:sz="0" w:space="0" w:color="auto"/>
            <w:left w:val="none" w:sz="0" w:space="0" w:color="auto"/>
            <w:bottom w:val="none" w:sz="0" w:space="0" w:color="auto"/>
            <w:right w:val="none" w:sz="0" w:space="0" w:color="auto"/>
          </w:divBdr>
        </w:div>
        <w:div w:id="789470391">
          <w:marLeft w:val="480"/>
          <w:marRight w:val="0"/>
          <w:marTop w:val="0"/>
          <w:marBottom w:val="0"/>
          <w:divBdr>
            <w:top w:val="none" w:sz="0" w:space="0" w:color="auto"/>
            <w:left w:val="none" w:sz="0" w:space="0" w:color="auto"/>
            <w:bottom w:val="none" w:sz="0" w:space="0" w:color="auto"/>
            <w:right w:val="none" w:sz="0" w:space="0" w:color="auto"/>
          </w:divBdr>
        </w:div>
        <w:div w:id="2023623440">
          <w:marLeft w:val="480"/>
          <w:marRight w:val="0"/>
          <w:marTop w:val="0"/>
          <w:marBottom w:val="0"/>
          <w:divBdr>
            <w:top w:val="none" w:sz="0" w:space="0" w:color="auto"/>
            <w:left w:val="none" w:sz="0" w:space="0" w:color="auto"/>
            <w:bottom w:val="none" w:sz="0" w:space="0" w:color="auto"/>
            <w:right w:val="none" w:sz="0" w:space="0" w:color="auto"/>
          </w:divBdr>
        </w:div>
        <w:div w:id="1951930907">
          <w:marLeft w:val="480"/>
          <w:marRight w:val="0"/>
          <w:marTop w:val="0"/>
          <w:marBottom w:val="0"/>
          <w:divBdr>
            <w:top w:val="none" w:sz="0" w:space="0" w:color="auto"/>
            <w:left w:val="none" w:sz="0" w:space="0" w:color="auto"/>
            <w:bottom w:val="none" w:sz="0" w:space="0" w:color="auto"/>
            <w:right w:val="none" w:sz="0" w:space="0" w:color="auto"/>
          </w:divBdr>
        </w:div>
        <w:div w:id="181936363">
          <w:marLeft w:val="480"/>
          <w:marRight w:val="0"/>
          <w:marTop w:val="0"/>
          <w:marBottom w:val="0"/>
          <w:divBdr>
            <w:top w:val="none" w:sz="0" w:space="0" w:color="auto"/>
            <w:left w:val="none" w:sz="0" w:space="0" w:color="auto"/>
            <w:bottom w:val="none" w:sz="0" w:space="0" w:color="auto"/>
            <w:right w:val="none" w:sz="0" w:space="0" w:color="auto"/>
          </w:divBdr>
        </w:div>
        <w:div w:id="1753114055">
          <w:marLeft w:val="480"/>
          <w:marRight w:val="0"/>
          <w:marTop w:val="0"/>
          <w:marBottom w:val="0"/>
          <w:divBdr>
            <w:top w:val="none" w:sz="0" w:space="0" w:color="auto"/>
            <w:left w:val="none" w:sz="0" w:space="0" w:color="auto"/>
            <w:bottom w:val="none" w:sz="0" w:space="0" w:color="auto"/>
            <w:right w:val="none" w:sz="0" w:space="0" w:color="auto"/>
          </w:divBdr>
        </w:div>
        <w:div w:id="419251680">
          <w:marLeft w:val="480"/>
          <w:marRight w:val="0"/>
          <w:marTop w:val="0"/>
          <w:marBottom w:val="0"/>
          <w:divBdr>
            <w:top w:val="none" w:sz="0" w:space="0" w:color="auto"/>
            <w:left w:val="none" w:sz="0" w:space="0" w:color="auto"/>
            <w:bottom w:val="none" w:sz="0" w:space="0" w:color="auto"/>
            <w:right w:val="none" w:sz="0" w:space="0" w:color="auto"/>
          </w:divBdr>
        </w:div>
        <w:div w:id="741803660">
          <w:marLeft w:val="480"/>
          <w:marRight w:val="0"/>
          <w:marTop w:val="0"/>
          <w:marBottom w:val="0"/>
          <w:divBdr>
            <w:top w:val="none" w:sz="0" w:space="0" w:color="auto"/>
            <w:left w:val="none" w:sz="0" w:space="0" w:color="auto"/>
            <w:bottom w:val="none" w:sz="0" w:space="0" w:color="auto"/>
            <w:right w:val="none" w:sz="0" w:space="0" w:color="auto"/>
          </w:divBdr>
        </w:div>
        <w:div w:id="1056002453">
          <w:marLeft w:val="480"/>
          <w:marRight w:val="0"/>
          <w:marTop w:val="0"/>
          <w:marBottom w:val="0"/>
          <w:divBdr>
            <w:top w:val="none" w:sz="0" w:space="0" w:color="auto"/>
            <w:left w:val="none" w:sz="0" w:space="0" w:color="auto"/>
            <w:bottom w:val="none" w:sz="0" w:space="0" w:color="auto"/>
            <w:right w:val="none" w:sz="0" w:space="0" w:color="auto"/>
          </w:divBdr>
        </w:div>
        <w:div w:id="1369456539">
          <w:marLeft w:val="480"/>
          <w:marRight w:val="0"/>
          <w:marTop w:val="0"/>
          <w:marBottom w:val="0"/>
          <w:divBdr>
            <w:top w:val="none" w:sz="0" w:space="0" w:color="auto"/>
            <w:left w:val="none" w:sz="0" w:space="0" w:color="auto"/>
            <w:bottom w:val="none" w:sz="0" w:space="0" w:color="auto"/>
            <w:right w:val="none" w:sz="0" w:space="0" w:color="auto"/>
          </w:divBdr>
        </w:div>
        <w:div w:id="777217317">
          <w:marLeft w:val="480"/>
          <w:marRight w:val="0"/>
          <w:marTop w:val="0"/>
          <w:marBottom w:val="0"/>
          <w:divBdr>
            <w:top w:val="none" w:sz="0" w:space="0" w:color="auto"/>
            <w:left w:val="none" w:sz="0" w:space="0" w:color="auto"/>
            <w:bottom w:val="none" w:sz="0" w:space="0" w:color="auto"/>
            <w:right w:val="none" w:sz="0" w:space="0" w:color="auto"/>
          </w:divBdr>
        </w:div>
        <w:div w:id="1517886935">
          <w:marLeft w:val="480"/>
          <w:marRight w:val="0"/>
          <w:marTop w:val="0"/>
          <w:marBottom w:val="0"/>
          <w:divBdr>
            <w:top w:val="none" w:sz="0" w:space="0" w:color="auto"/>
            <w:left w:val="none" w:sz="0" w:space="0" w:color="auto"/>
            <w:bottom w:val="none" w:sz="0" w:space="0" w:color="auto"/>
            <w:right w:val="none" w:sz="0" w:space="0" w:color="auto"/>
          </w:divBdr>
        </w:div>
        <w:div w:id="1109397184">
          <w:marLeft w:val="480"/>
          <w:marRight w:val="0"/>
          <w:marTop w:val="0"/>
          <w:marBottom w:val="0"/>
          <w:divBdr>
            <w:top w:val="none" w:sz="0" w:space="0" w:color="auto"/>
            <w:left w:val="none" w:sz="0" w:space="0" w:color="auto"/>
            <w:bottom w:val="none" w:sz="0" w:space="0" w:color="auto"/>
            <w:right w:val="none" w:sz="0" w:space="0" w:color="auto"/>
          </w:divBdr>
        </w:div>
        <w:div w:id="2039890943">
          <w:marLeft w:val="480"/>
          <w:marRight w:val="0"/>
          <w:marTop w:val="0"/>
          <w:marBottom w:val="0"/>
          <w:divBdr>
            <w:top w:val="none" w:sz="0" w:space="0" w:color="auto"/>
            <w:left w:val="none" w:sz="0" w:space="0" w:color="auto"/>
            <w:bottom w:val="none" w:sz="0" w:space="0" w:color="auto"/>
            <w:right w:val="none" w:sz="0" w:space="0" w:color="auto"/>
          </w:divBdr>
        </w:div>
        <w:div w:id="453066004">
          <w:marLeft w:val="480"/>
          <w:marRight w:val="0"/>
          <w:marTop w:val="0"/>
          <w:marBottom w:val="0"/>
          <w:divBdr>
            <w:top w:val="none" w:sz="0" w:space="0" w:color="auto"/>
            <w:left w:val="none" w:sz="0" w:space="0" w:color="auto"/>
            <w:bottom w:val="none" w:sz="0" w:space="0" w:color="auto"/>
            <w:right w:val="none" w:sz="0" w:space="0" w:color="auto"/>
          </w:divBdr>
        </w:div>
        <w:div w:id="978144906">
          <w:marLeft w:val="480"/>
          <w:marRight w:val="0"/>
          <w:marTop w:val="0"/>
          <w:marBottom w:val="0"/>
          <w:divBdr>
            <w:top w:val="none" w:sz="0" w:space="0" w:color="auto"/>
            <w:left w:val="none" w:sz="0" w:space="0" w:color="auto"/>
            <w:bottom w:val="none" w:sz="0" w:space="0" w:color="auto"/>
            <w:right w:val="none" w:sz="0" w:space="0" w:color="auto"/>
          </w:divBdr>
        </w:div>
        <w:div w:id="460151081">
          <w:marLeft w:val="480"/>
          <w:marRight w:val="0"/>
          <w:marTop w:val="0"/>
          <w:marBottom w:val="0"/>
          <w:divBdr>
            <w:top w:val="none" w:sz="0" w:space="0" w:color="auto"/>
            <w:left w:val="none" w:sz="0" w:space="0" w:color="auto"/>
            <w:bottom w:val="none" w:sz="0" w:space="0" w:color="auto"/>
            <w:right w:val="none" w:sz="0" w:space="0" w:color="auto"/>
          </w:divBdr>
        </w:div>
        <w:div w:id="591161245">
          <w:marLeft w:val="480"/>
          <w:marRight w:val="0"/>
          <w:marTop w:val="0"/>
          <w:marBottom w:val="0"/>
          <w:divBdr>
            <w:top w:val="none" w:sz="0" w:space="0" w:color="auto"/>
            <w:left w:val="none" w:sz="0" w:space="0" w:color="auto"/>
            <w:bottom w:val="none" w:sz="0" w:space="0" w:color="auto"/>
            <w:right w:val="none" w:sz="0" w:space="0" w:color="auto"/>
          </w:divBdr>
        </w:div>
        <w:div w:id="285696566">
          <w:marLeft w:val="480"/>
          <w:marRight w:val="0"/>
          <w:marTop w:val="0"/>
          <w:marBottom w:val="0"/>
          <w:divBdr>
            <w:top w:val="none" w:sz="0" w:space="0" w:color="auto"/>
            <w:left w:val="none" w:sz="0" w:space="0" w:color="auto"/>
            <w:bottom w:val="none" w:sz="0" w:space="0" w:color="auto"/>
            <w:right w:val="none" w:sz="0" w:space="0" w:color="auto"/>
          </w:divBdr>
        </w:div>
        <w:div w:id="1589272118">
          <w:marLeft w:val="480"/>
          <w:marRight w:val="0"/>
          <w:marTop w:val="0"/>
          <w:marBottom w:val="0"/>
          <w:divBdr>
            <w:top w:val="none" w:sz="0" w:space="0" w:color="auto"/>
            <w:left w:val="none" w:sz="0" w:space="0" w:color="auto"/>
            <w:bottom w:val="none" w:sz="0" w:space="0" w:color="auto"/>
            <w:right w:val="none" w:sz="0" w:space="0" w:color="auto"/>
          </w:divBdr>
        </w:div>
        <w:div w:id="1690570373">
          <w:marLeft w:val="480"/>
          <w:marRight w:val="0"/>
          <w:marTop w:val="0"/>
          <w:marBottom w:val="0"/>
          <w:divBdr>
            <w:top w:val="none" w:sz="0" w:space="0" w:color="auto"/>
            <w:left w:val="none" w:sz="0" w:space="0" w:color="auto"/>
            <w:bottom w:val="none" w:sz="0" w:space="0" w:color="auto"/>
            <w:right w:val="none" w:sz="0" w:space="0" w:color="auto"/>
          </w:divBdr>
        </w:div>
        <w:div w:id="406540346">
          <w:marLeft w:val="480"/>
          <w:marRight w:val="0"/>
          <w:marTop w:val="0"/>
          <w:marBottom w:val="0"/>
          <w:divBdr>
            <w:top w:val="none" w:sz="0" w:space="0" w:color="auto"/>
            <w:left w:val="none" w:sz="0" w:space="0" w:color="auto"/>
            <w:bottom w:val="none" w:sz="0" w:space="0" w:color="auto"/>
            <w:right w:val="none" w:sz="0" w:space="0" w:color="auto"/>
          </w:divBdr>
        </w:div>
        <w:div w:id="1904750131">
          <w:marLeft w:val="480"/>
          <w:marRight w:val="0"/>
          <w:marTop w:val="0"/>
          <w:marBottom w:val="0"/>
          <w:divBdr>
            <w:top w:val="none" w:sz="0" w:space="0" w:color="auto"/>
            <w:left w:val="none" w:sz="0" w:space="0" w:color="auto"/>
            <w:bottom w:val="none" w:sz="0" w:space="0" w:color="auto"/>
            <w:right w:val="none" w:sz="0" w:space="0" w:color="auto"/>
          </w:divBdr>
        </w:div>
        <w:div w:id="1830704575">
          <w:marLeft w:val="480"/>
          <w:marRight w:val="0"/>
          <w:marTop w:val="0"/>
          <w:marBottom w:val="0"/>
          <w:divBdr>
            <w:top w:val="none" w:sz="0" w:space="0" w:color="auto"/>
            <w:left w:val="none" w:sz="0" w:space="0" w:color="auto"/>
            <w:bottom w:val="none" w:sz="0" w:space="0" w:color="auto"/>
            <w:right w:val="none" w:sz="0" w:space="0" w:color="auto"/>
          </w:divBdr>
        </w:div>
        <w:div w:id="494567116">
          <w:marLeft w:val="480"/>
          <w:marRight w:val="0"/>
          <w:marTop w:val="0"/>
          <w:marBottom w:val="0"/>
          <w:divBdr>
            <w:top w:val="none" w:sz="0" w:space="0" w:color="auto"/>
            <w:left w:val="none" w:sz="0" w:space="0" w:color="auto"/>
            <w:bottom w:val="none" w:sz="0" w:space="0" w:color="auto"/>
            <w:right w:val="none" w:sz="0" w:space="0" w:color="auto"/>
          </w:divBdr>
        </w:div>
        <w:div w:id="308630461">
          <w:marLeft w:val="480"/>
          <w:marRight w:val="0"/>
          <w:marTop w:val="0"/>
          <w:marBottom w:val="0"/>
          <w:divBdr>
            <w:top w:val="none" w:sz="0" w:space="0" w:color="auto"/>
            <w:left w:val="none" w:sz="0" w:space="0" w:color="auto"/>
            <w:bottom w:val="none" w:sz="0" w:space="0" w:color="auto"/>
            <w:right w:val="none" w:sz="0" w:space="0" w:color="auto"/>
          </w:divBdr>
        </w:div>
        <w:div w:id="196164768">
          <w:marLeft w:val="480"/>
          <w:marRight w:val="0"/>
          <w:marTop w:val="0"/>
          <w:marBottom w:val="0"/>
          <w:divBdr>
            <w:top w:val="none" w:sz="0" w:space="0" w:color="auto"/>
            <w:left w:val="none" w:sz="0" w:space="0" w:color="auto"/>
            <w:bottom w:val="none" w:sz="0" w:space="0" w:color="auto"/>
            <w:right w:val="none" w:sz="0" w:space="0" w:color="auto"/>
          </w:divBdr>
        </w:div>
        <w:div w:id="1333676269">
          <w:marLeft w:val="480"/>
          <w:marRight w:val="0"/>
          <w:marTop w:val="0"/>
          <w:marBottom w:val="0"/>
          <w:divBdr>
            <w:top w:val="none" w:sz="0" w:space="0" w:color="auto"/>
            <w:left w:val="none" w:sz="0" w:space="0" w:color="auto"/>
            <w:bottom w:val="none" w:sz="0" w:space="0" w:color="auto"/>
            <w:right w:val="none" w:sz="0" w:space="0" w:color="auto"/>
          </w:divBdr>
        </w:div>
        <w:div w:id="993753737">
          <w:marLeft w:val="480"/>
          <w:marRight w:val="0"/>
          <w:marTop w:val="0"/>
          <w:marBottom w:val="0"/>
          <w:divBdr>
            <w:top w:val="none" w:sz="0" w:space="0" w:color="auto"/>
            <w:left w:val="none" w:sz="0" w:space="0" w:color="auto"/>
            <w:bottom w:val="none" w:sz="0" w:space="0" w:color="auto"/>
            <w:right w:val="none" w:sz="0" w:space="0" w:color="auto"/>
          </w:divBdr>
        </w:div>
        <w:div w:id="373893179">
          <w:marLeft w:val="480"/>
          <w:marRight w:val="0"/>
          <w:marTop w:val="0"/>
          <w:marBottom w:val="0"/>
          <w:divBdr>
            <w:top w:val="none" w:sz="0" w:space="0" w:color="auto"/>
            <w:left w:val="none" w:sz="0" w:space="0" w:color="auto"/>
            <w:bottom w:val="none" w:sz="0" w:space="0" w:color="auto"/>
            <w:right w:val="none" w:sz="0" w:space="0" w:color="auto"/>
          </w:divBdr>
        </w:div>
        <w:div w:id="1898591315">
          <w:marLeft w:val="480"/>
          <w:marRight w:val="0"/>
          <w:marTop w:val="0"/>
          <w:marBottom w:val="0"/>
          <w:divBdr>
            <w:top w:val="none" w:sz="0" w:space="0" w:color="auto"/>
            <w:left w:val="none" w:sz="0" w:space="0" w:color="auto"/>
            <w:bottom w:val="none" w:sz="0" w:space="0" w:color="auto"/>
            <w:right w:val="none" w:sz="0" w:space="0" w:color="auto"/>
          </w:divBdr>
        </w:div>
        <w:div w:id="1568035826">
          <w:marLeft w:val="480"/>
          <w:marRight w:val="0"/>
          <w:marTop w:val="0"/>
          <w:marBottom w:val="0"/>
          <w:divBdr>
            <w:top w:val="none" w:sz="0" w:space="0" w:color="auto"/>
            <w:left w:val="none" w:sz="0" w:space="0" w:color="auto"/>
            <w:bottom w:val="none" w:sz="0" w:space="0" w:color="auto"/>
            <w:right w:val="none" w:sz="0" w:space="0" w:color="auto"/>
          </w:divBdr>
        </w:div>
        <w:div w:id="362563699">
          <w:marLeft w:val="480"/>
          <w:marRight w:val="0"/>
          <w:marTop w:val="0"/>
          <w:marBottom w:val="0"/>
          <w:divBdr>
            <w:top w:val="none" w:sz="0" w:space="0" w:color="auto"/>
            <w:left w:val="none" w:sz="0" w:space="0" w:color="auto"/>
            <w:bottom w:val="none" w:sz="0" w:space="0" w:color="auto"/>
            <w:right w:val="none" w:sz="0" w:space="0" w:color="auto"/>
          </w:divBdr>
        </w:div>
        <w:div w:id="2438487">
          <w:marLeft w:val="480"/>
          <w:marRight w:val="0"/>
          <w:marTop w:val="0"/>
          <w:marBottom w:val="0"/>
          <w:divBdr>
            <w:top w:val="none" w:sz="0" w:space="0" w:color="auto"/>
            <w:left w:val="none" w:sz="0" w:space="0" w:color="auto"/>
            <w:bottom w:val="none" w:sz="0" w:space="0" w:color="auto"/>
            <w:right w:val="none" w:sz="0" w:space="0" w:color="auto"/>
          </w:divBdr>
        </w:div>
        <w:div w:id="1727606782">
          <w:marLeft w:val="480"/>
          <w:marRight w:val="0"/>
          <w:marTop w:val="0"/>
          <w:marBottom w:val="0"/>
          <w:divBdr>
            <w:top w:val="none" w:sz="0" w:space="0" w:color="auto"/>
            <w:left w:val="none" w:sz="0" w:space="0" w:color="auto"/>
            <w:bottom w:val="none" w:sz="0" w:space="0" w:color="auto"/>
            <w:right w:val="none" w:sz="0" w:space="0" w:color="auto"/>
          </w:divBdr>
        </w:div>
        <w:div w:id="1082458428">
          <w:marLeft w:val="480"/>
          <w:marRight w:val="0"/>
          <w:marTop w:val="0"/>
          <w:marBottom w:val="0"/>
          <w:divBdr>
            <w:top w:val="none" w:sz="0" w:space="0" w:color="auto"/>
            <w:left w:val="none" w:sz="0" w:space="0" w:color="auto"/>
            <w:bottom w:val="none" w:sz="0" w:space="0" w:color="auto"/>
            <w:right w:val="none" w:sz="0" w:space="0" w:color="auto"/>
          </w:divBdr>
        </w:div>
        <w:div w:id="1552382312">
          <w:marLeft w:val="480"/>
          <w:marRight w:val="0"/>
          <w:marTop w:val="0"/>
          <w:marBottom w:val="0"/>
          <w:divBdr>
            <w:top w:val="none" w:sz="0" w:space="0" w:color="auto"/>
            <w:left w:val="none" w:sz="0" w:space="0" w:color="auto"/>
            <w:bottom w:val="none" w:sz="0" w:space="0" w:color="auto"/>
            <w:right w:val="none" w:sz="0" w:space="0" w:color="auto"/>
          </w:divBdr>
        </w:div>
        <w:div w:id="651375513">
          <w:marLeft w:val="480"/>
          <w:marRight w:val="0"/>
          <w:marTop w:val="0"/>
          <w:marBottom w:val="0"/>
          <w:divBdr>
            <w:top w:val="none" w:sz="0" w:space="0" w:color="auto"/>
            <w:left w:val="none" w:sz="0" w:space="0" w:color="auto"/>
            <w:bottom w:val="none" w:sz="0" w:space="0" w:color="auto"/>
            <w:right w:val="none" w:sz="0" w:space="0" w:color="auto"/>
          </w:divBdr>
        </w:div>
        <w:div w:id="172689276">
          <w:marLeft w:val="480"/>
          <w:marRight w:val="0"/>
          <w:marTop w:val="0"/>
          <w:marBottom w:val="0"/>
          <w:divBdr>
            <w:top w:val="none" w:sz="0" w:space="0" w:color="auto"/>
            <w:left w:val="none" w:sz="0" w:space="0" w:color="auto"/>
            <w:bottom w:val="none" w:sz="0" w:space="0" w:color="auto"/>
            <w:right w:val="none" w:sz="0" w:space="0" w:color="auto"/>
          </w:divBdr>
        </w:div>
        <w:div w:id="721290595">
          <w:marLeft w:val="480"/>
          <w:marRight w:val="0"/>
          <w:marTop w:val="0"/>
          <w:marBottom w:val="0"/>
          <w:divBdr>
            <w:top w:val="none" w:sz="0" w:space="0" w:color="auto"/>
            <w:left w:val="none" w:sz="0" w:space="0" w:color="auto"/>
            <w:bottom w:val="none" w:sz="0" w:space="0" w:color="auto"/>
            <w:right w:val="none" w:sz="0" w:space="0" w:color="auto"/>
          </w:divBdr>
        </w:div>
        <w:div w:id="904146504">
          <w:marLeft w:val="480"/>
          <w:marRight w:val="0"/>
          <w:marTop w:val="0"/>
          <w:marBottom w:val="0"/>
          <w:divBdr>
            <w:top w:val="none" w:sz="0" w:space="0" w:color="auto"/>
            <w:left w:val="none" w:sz="0" w:space="0" w:color="auto"/>
            <w:bottom w:val="none" w:sz="0" w:space="0" w:color="auto"/>
            <w:right w:val="none" w:sz="0" w:space="0" w:color="auto"/>
          </w:divBdr>
        </w:div>
        <w:div w:id="427233743">
          <w:marLeft w:val="480"/>
          <w:marRight w:val="0"/>
          <w:marTop w:val="0"/>
          <w:marBottom w:val="0"/>
          <w:divBdr>
            <w:top w:val="none" w:sz="0" w:space="0" w:color="auto"/>
            <w:left w:val="none" w:sz="0" w:space="0" w:color="auto"/>
            <w:bottom w:val="none" w:sz="0" w:space="0" w:color="auto"/>
            <w:right w:val="none" w:sz="0" w:space="0" w:color="auto"/>
          </w:divBdr>
        </w:div>
        <w:div w:id="792870880">
          <w:marLeft w:val="480"/>
          <w:marRight w:val="0"/>
          <w:marTop w:val="0"/>
          <w:marBottom w:val="0"/>
          <w:divBdr>
            <w:top w:val="none" w:sz="0" w:space="0" w:color="auto"/>
            <w:left w:val="none" w:sz="0" w:space="0" w:color="auto"/>
            <w:bottom w:val="none" w:sz="0" w:space="0" w:color="auto"/>
            <w:right w:val="none" w:sz="0" w:space="0" w:color="auto"/>
          </w:divBdr>
        </w:div>
        <w:div w:id="173374769">
          <w:marLeft w:val="480"/>
          <w:marRight w:val="0"/>
          <w:marTop w:val="0"/>
          <w:marBottom w:val="0"/>
          <w:divBdr>
            <w:top w:val="none" w:sz="0" w:space="0" w:color="auto"/>
            <w:left w:val="none" w:sz="0" w:space="0" w:color="auto"/>
            <w:bottom w:val="none" w:sz="0" w:space="0" w:color="auto"/>
            <w:right w:val="none" w:sz="0" w:space="0" w:color="auto"/>
          </w:divBdr>
        </w:div>
        <w:div w:id="1566066536">
          <w:marLeft w:val="480"/>
          <w:marRight w:val="0"/>
          <w:marTop w:val="0"/>
          <w:marBottom w:val="0"/>
          <w:divBdr>
            <w:top w:val="none" w:sz="0" w:space="0" w:color="auto"/>
            <w:left w:val="none" w:sz="0" w:space="0" w:color="auto"/>
            <w:bottom w:val="none" w:sz="0" w:space="0" w:color="auto"/>
            <w:right w:val="none" w:sz="0" w:space="0" w:color="auto"/>
          </w:divBdr>
        </w:div>
        <w:div w:id="1817721464">
          <w:marLeft w:val="480"/>
          <w:marRight w:val="0"/>
          <w:marTop w:val="0"/>
          <w:marBottom w:val="0"/>
          <w:divBdr>
            <w:top w:val="none" w:sz="0" w:space="0" w:color="auto"/>
            <w:left w:val="none" w:sz="0" w:space="0" w:color="auto"/>
            <w:bottom w:val="none" w:sz="0" w:space="0" w:color="auto"/>
            <w:right w:val="none" w:sz="0" w:space="0" w:color="auto"/>
          </w:divBdr>
        </w:div>
        <w:div w:id="678388637">
          <w:marLeft w:val="480"/>
          <w:marRight w:val="0"/>
          <w:marTop w:val="0"/>
          <w:marBottom w:val="0"/>
          <w:divBdr>
            <w:top w:val="none" w:sz="0" w:space="0" w:color="auto"/>
            <w:left w:val="none" w:sz="0" w:space="0" w:color="auto"/>
            <w:bottom w:val="none" w:sz="0" w:space="0" w:color="auto"/>
            <w:right w:val="none" w:sz="0" w:space="0" w:color="auto"/>
          </w:divBdr>
        </w:div>
        <w:div w:id="553543236">
          <w:marLeft w:val="480"/>
          <w:marRight w:val="0"/>
          <w:marTop w:val="0"/>
          <w:marBottom w:val="0"/>
          <w:divBdr>
            <w:top w:val="none" w:sz="0" w:space="0" w:color="auto"/>
            <w:left w:val="none" w:sz="0" w:space="0" w:color="auto"/>
            <w:bottom w:val="none" w:sz="0" w:space="0" w:color="auto"/>
            <w:right w:val="none" w:sz="0" w:space="0" w:color="auto"/>
          </w:divBdr>
        </w:div>
        <w:div w:id="1818649003">
          <w:marLeft w:val="480"/>
          <w:marRight w:val="0"/>
          <w:marTop w:val="0"/>
          <w:marBottom w:val="0"/>
          <w:divBdr>
            <w:top w:val="none" w:sz="0" w:space="0" w:color="auto"/>
            <w:left w:val="none" w:sz="0" w:space="0" w:color="auto"/>
            <w:bottom w:val="none" w:sz="0" w:space="0" w:color="auto"/>
            <w:right w:val="none" w:sz="0" w:space="0" w:color="auto"/>
          </w:divBdr>
        </w:div>
        <w:div w:id="343216673">
          <w:marLeft w:val="480"/>
          <w:marRight w:val="0"/>
          <w:marTop w:val="0"/>
          <w:marBottom w:val="0"/>
          <w:divBdr>
            <w:top w:val="none" w:sz="0" w:space="0" w:color="auto"/>
            <w:left w:val="none" w:sz="0" w:space="0" w:color="auto"/>
            <w:bottom w:val="none" w:sz="0" w:space="0" w:color="auto"/>
            <w:right w:val="none" w:sz="0" w:space="0" w:color="auto"/>
          </w:divBdr>
        </w:div>
        <w:div w:id="235483506">
          <w:marLeft w:val="480"/>
          <w:marRight w:val="0"/>
          <w:marTop w:val="0"/>
          <w:marBottom w:val="0"/>
          <w:divBdr>
            <w:top w:val="none" w:sz="0" w:space="0" w:color="auto"/>
            <w:left w:val="none" w:sz="0" w:space="0" w:color="auto"/>
            <w:bottom w:val="none" w:sz="0" w:space="0" w:color="auto"/>
            <w:right w:val="none" w:sz="0" w:space="0" w:color="auto"/>
          </w:divBdr>
        </w:div>
        <w:div w:id="2118941093">
          <w:marLeft w:val="480"/>
          <w:marRight w:val="0"/>
          <w:marTop w:val="0"/>
          <w:marBottom w:val="0"/>
          <w:divBdr>
            <w:top w:val="none" w:sz="0" w:space="0" w:color="auto"/>
            <w:left w:val="none" w:sz="0" w:space="0" w:color="auto"/>
            <w:bottom w:val="none" w:sz="0" w:space="0" w:color="auto"/>
            <w:right w:val="none" w:sz="0" w:space="0" w:color="auto"/>
          </w:divBdr>
        </w:div>
        <w:div w:id="1300574106">
          <w:marLeft w:val="480"/>
          <w:marRight w:val="0"/>
          <w:marTop w:val="0"/>
          <w:marBottom w:val="0"/>
          <w:divBdr>
            <w:top w:val="none" w:sz="0" w:space="0" w:color="auto"/>
            <w:left w:val="none" w:sz="0" w:space="0" w:color="auto"/>
            <w:bottom w:val="none" w:sz="0" w:space="0" w:color="auto"/>
            <w:right w:val="none" w:sz="0" w:space="0" w:color="auto"/>
          </w:divBdr>
        </w:div>
        <w:div w:id="1109933313">
          <w:marLeft w:val="480"/>
          <w:marRight w:val="0"/>
          <w:marTop w:val="0"/>
          <w:marBottom w:val="0"/>
          <w:divBdr>
            <w:top w:val="none" w:sz="0" w:space="0" w:color="auto"/>
            <w:left w:val="none" w:sz="0" w:space="0" w:color="auto"/>
            <w:bottom w:val="none" w:sz="0" w:space="0" w:color="auto"/>
            <w:right w:val="none" w:sz="0" w:space="0" w:color="auto"/>
          </w:divBdr>
        </w:div>
        <w:div w:id="1855070450">
          <w:marLeft w:val="480"/>
          <w:marRight w:val="0"/>
          <w:marTop w:val="0"/>
          <w:marBottom w:val="0"/>
          <w:divBdr>
            <w:top w:val="none" w:sz="0" w:space="0" w:color="auto"/>
            <w:left w:val="none" w:sz="0" w:space="0" w:color="auto"/>
            <w:bottom w:val="none" w:sz="0" w:space="0" w:color="auto"/>
            <w:right w:val="none" w:sz="0" w:space="0" w:color="auto"/>
          </w:divBdr>
        </w:div>
        <w:div w:id="2079088352">
          <w:marLeft w:val="480"/>
          <w:marRight w:val="0"/>
          <w:marTop w:val="0"/>
          <w:marBottom w:val="0"/>
          <w:divBdr>
            <w:top w:val="none" w:sz="0" w:space="0" w:color="auto"/>
            <w:left w:val="none" w:sz="0" w:space="0" w:color="auto"/>
            <w:bottom w:val="none" w:sz="0" w:space="0" w:color="auto"/>
            <w:right w:val="none" w:sz="0" w:space="0" w:color="auto"/>
          </w:divBdr>
        </w:div>
        <w:div w:id="1501693551">
          <w:marLeft w:val="480"/>
          <w:marRight w:val="0"/>
          <w:marTop w:val="0"/>
          <w:marBottom w:val="0"/>
          <w:divBdr>
            <w:top w:val="none" w:sz="0" w:space="0" w:color="auto"/>
            <w:left w:val="none" w:sz="0" w:space="0" w:color="auto"/>
            <w:bottom w:val="none" w:sz="0" w:space="0" w:color="auto"/>
            <w:right w:val="none" w:sz="0" w:space="0" w:color="auto"/>
          </w:divBdr>
        </w:div>
        <w:div w:id="1261841848">
          <w:marLeft w:val="480"/>
          <w:marRight w:val="0"/>
          <w:marTop w:val="0"/>
          <w:marBottom w:val="0"/>
          <w:divBdr>
            <w:top w:val="none" w:sz="0" w:space="0" w:color="auto"/>
            <w:left w:val="none" w:sz="0" w:space="0" w:color="auto"/>
            <w:bottom w:val="none" w:sz="0" w:space="0" w:color="auto"/>
            <w:right w:val="none" w:sz="0" w:space="0" w:color="auto"/>
          </w:divBdr>
        </w:div>
        <w:div w:id="1945571455">
          <w:marLeft w:val="480"/>
          <w:marRight w:val="0"/>
          <w:marTop w:val="0"/>
          <w:marBottom w:val="0"/>
          <w:divBdr>
            <w:top w:val="none" w:sz="0" w:space="0" w:color="auto"/>
            <w:left w:val="none" w:sz="0" w:space="0" w:color="auto"/>
            <w:bottom w:val="none" w:sz="0" w:space="0" w:color="auto"/>
            <w:right w:val="none" w:sz="0" w:space="0" w:color="auto"/>
          </w:divBdr>
        </w:div>
        <w:div w:id="1523471663">
          <w:marLeft w:val="480"/>
          <w:marRight w:val="0"/>
          <w:marTop w:val="0"/>
          <w:marBottom w:val="0"/>
          <w:divBdr>
            <w:top w:val="none" w:sz="0" w:space="0" w:color="auto"/>
            <w:left w:val="none" w:sz="0" w:space="0" w:color="auto"/>
            <w:bottom w:val="none" w:sz="0" w:space="0" w:color="auto"/>
            <w:right w:val="none" w:sz="0" w:space="0" w:color="auto"/>
          </w:divBdr>
        </w:div>
        <w:div w:id="388304076">
          <w:marLeft w:val="480"/>
          <w:marRight w:val="0"/>
          <w:marTop w:val="0"/>
          <w:marBottom w:val="0"/>
          <w:divBdr>
            <w:top w:val="none" w:sz="0" w:space="0" w:color="auto"/>
            <w:left w:val="none" w:sz="0" w:space="0" w:color="auto"/>
            <w:bottom w:val="none" w:sz="0" w:space="0" w:color="auto"/>
            <w:right w:val="none" w:sz="0" w:space="0" w:color="auto"/>
          </w:divBdr>
        </w:div>
        <w:div w:id="2009869017">
          <w:marLeft w:val="480"/>
          <w:marRight w:val="0"/>
          <w:marTop w:val="0"/>
          <w:marBottom w:val="0"/>
          <w:divBdr>
            <w:top w:val="none" w:sz="0" w:space="0" w:color="auto"/>
            <w:left w:val="none" w:sz="0" w:space="0" w:color="auto"/>
            <w:bottom w:val="none" w:sz="0" w:space="0" w:color="auto"/>
            <w:right w:val="none" w:sz="0" w:space="0" w:color="auto"/>
          </w:divBdr>
        </w:div>
        <w:div w:id="1746221388">
          <w:marLeft w:val="480"/>
          <w:marRight w:val="0"/>
          <w:marTop w:val="0"/>
          <w:marBottom w:val="0"/>
          <w:divBdr>
            <w:top w:val="none" w:sz="0" w:space="0" w:color="auto"/>
            <w:left w:val="none" w:sz="0" w:space="0" w:color="auto"/>
            <w:bottom w:val="none" w:sz="0" w:space="0" w:color="auto"/>
            <w:right w:val="none" w:sz="0" w:space="0" w:color="auto"/>
          </w:divBdr>
        </w:div>
        <w:div w:id="1041054562">
          <w:marLeft w:val="480"/>
          <w:marRight w:val="0"/>
          <w:marTop w:val="0"/>
          <w:marBottom w:val="0"/>
          <w:divBdr>
            <w:top w:val="none" w:sz="0" w:space="0" w:color="auto"/>
            <w:left w:val="none" w:sz="0" w:space="0" w:color="auto"/>
            <w:bottom w:val="none" w:sz="0" w:space="0" w:color="auto"/>
            <w:right w:val="none" w:sz="0" w:space="0" w:color="auto"/>
          </w:divBdr>
        </w:div>
        <w:div w:id="1246063862">
          <w:marLeft w:val="480"/>
          <w:marRight w:val="0"/>
          <w:marTop w:val="0"/>
          <w:marBottom w:val="0"/>
          <w:divBdr>
            <w:top w:val="none" w:sz="0" w:space="0" w:color="auto"/>
            <w:left w:val="none" w:sz="0" w:space="0" w:color="auto"/>
            <w:bottom w:val="none" w:sz="0" w:space="0" w:color="auto"/>
            <w:right w:val="none" w:sz="0" w:space="0" w:color="auto"/>
          </w:divBdr>
        </w:div>
        <w:div w:id="1272592680">
          <w:marLeft w:val="480"/>
          <w:marRight w:val="0"/>
          <w:marTop w:val="0"/>
          <w:marBottom w:val="0"/>
          <w:divBdr>
            <w:top w:val="none" w:sz="0" w:space="0" w:color="auto"/>
            <w:left w:val="none" w:sz="0" w:space="0" w:color="auto"/>
            <w:bottom w:val="none" w:sz="0" w:space="0" w:color="auto"/>
            <w:right w:val="none" w:sz="0" w:space="0" w:color="auto"/>
          </w:divBdr>
        </w:div>
        <w:div w:id="1499689259">
          <w:marLeft w:val="480"/>
          <w:marRight w:val="0"/>
          <w:marTop w:val="0"/>
          <w:marBottom w:val="0"/>
          <w:divBdr>
            <w:top w:val="none" w:sz="0" w:space="0" w:color="auto"/>
            <w:left w:val="none" w:sz="0" w:space="0" w:color="auto"/>
            <w:bottom w:val="none" w:sz="0" w:space="0" w:color="auto"/>
            <w:right w:val="none" w:sz="0" w:space="0" w:color="auto"/>
          </w:divBdr>
        </w:div>
        <w:div w:id="394209775">
          <w:marLeft w:val="480"/>
          <w:marRight w:val="0"/>
          <w:marTop w:val="0"/>
          <w:marBottom w:val="0"/>
          <w:divBdr>
            <w:top w:val="none" w:sz="0" w:space="0" w:color="auto"/>
            <w:left w:val="none" w:sz="0" w:space="0" w:color="auto"/>
            <w:bottom w:val="none" w:sz="0" w:space="0" w:color="auto"/>
            <w:right w:val="none" w:sz="0" w:space="0" w:color="auto"/>
          </w:divBdr>
        </w:div>
        <w:div w:id="1453130722">
          <w:marLeft w:val="480"/>
          <w:marRight w:val="0"/>
          <w:marTop w:val="0"/>
          <w:marBottom w:val="0"/>
          <w:divBdr>
            <w:top w:val="none" w:sz="0" w:space="0" w:color="auto"/>
            <w:left w:val="none" w:sz="0" w:space="0" w:color="auto"/>
            <w:bottom w:val="none" w:sz="0" w:space="0" w:color="auto"/>
            <w:right w:val="none" w:sz="0" w:space="0" w:color="auto"/>
          </w:divBdr>
        </w:div>
        <w:div w:id="1865098676">
          <w:marLeft w:val="480"/>
          <w:marRight w:val="0"/>
          <w:marTop w:val="0"/>
          <w:marBottom w:val="0"/>
          <w:divBdr>
            <w:top w:val="none" w:sz="0" w:space="0" w:color="auto"/>
            <w:left w:val="none" w:sz="0" w:space="0" w:color="auto"/>
            <w:bottom w:val="none" w:sz="0" w:space="0" w:color="auto"/>
            <w:right w:val="none" w:sz="0" w:space="0" w:color="auto"/>
          </w:divBdr>
        </w:div>
        <w:div w:id="182399152">
          <w:marLeft w:val="480"/>
          <w:marRight w:val="0"/>
          <w:marTop w:val="0"/>
          <w:marBottom w:val="0"/>
          <w:divBdr>
            <w:top w:val="none" w:sz="0" w:space="0" w:color="auto"/>
            <w:left w:val="none" w:sz="0" w:space="0" w:color="auto"/>
            <w:bottom w:val="none" w:sz="0" w:space="0" w:color="auto"/>
            <w:right w:val="none" w:sz="0" w:space="0" w:color="auto"/>
          </w:divBdr>
        </w:div>
      </w:divsChild>
    </w:div>
    <w:div w:id="1854613853">
      <w:bodyDiv w:val="1"/>
      <w:marLeft w:val="0"/>
      <w:marRight w:val="0"/>
      <w:marTop w:val="0"/>
      <w:marBottom w:val="0"/>
      <w:divBdr>
        <w:top w:val="none" w:sz="0" w:space="0" w:color="auto"/>
        <w:left w:val="none" w:sz="0" w:space="0" w:color="auto"/>
        <w:bottom w:val="none" w:sz="0" w:space="0" w:color="auto"/>
        <w:right w:val="none" w:sz="0" w:space="0" w:color="auto"/>
      </w:divBdr>
      <w:divsChild>
        <w:div w:id="944582907">
          <w:marLeft w:val="480"/>
          <w:marRight w:val="0"/>
          <w:marTop w:val="0"/>
          <w:marBottom w:val="0"/>
          <w:divBdr>
            <w:top w:val="none" w:sz="0" w:space="0" w:color="auto"/>
            <w:left w:val="none" w:sz="0" w:space="0" w:color="auto"/>
            <w:bottom w:val="none" w:sz="0" w:space="0" w:color="auto"/>
            <w:right w:val="none" w:sz="0" w:space="0" w:color="auto"/>
          </w:divBdr>
        </w:div>
        <w:div w:id="366876604">
          <w:marLeft w:val="480"/>
          <w:marRight w:val="0"/>
          <w:marTop w:val="0"/>
          <w:marBottom w:val="0"/>
          <w:divBdr>
            <w:top w:val="none" w:sz="0" w:space="0" w:color="auto"/>
            <w:left w:val="none" w:sz="0" w:space="0" w:color="auto"/>
            <w:bottom w:val="none" w:sz="0" w:space="0" w:color="auto"/>
            <w:right w:val="none" w:sz="0" w:space="0" w:color="auto"/>
          </w:divBdr>
        </w:div>
        <w:div w:id="548227384">
          <w:marLeft w:val="480"/>
          <w:marRight w:val="0"/>
          <w:marTop w:val="0"/>
          <w:marBottom w:val="0"/>
          <w:divBdr>
            <w:top w:val="none" w:sz="0" w:space="0" w:color="auto"/>
            <w:left w:val="none" w:sz="0" w:space="0" w:color="auto"/>
            <w:bottom w:val="none" w:sz="0" w:space="0" w:color="auto"/>
            <w:right w:val="none" w:sz="0" w:space="0" w:color="auto"/>
          </w:divBdr>
        </w:div>
        <w:div w:id="292367727">
          <w:marLeft w:val="480"/>
          <w:marRight w:val="0"/>
          <w:marTop w:val="0"/>
          <w:marBottom w:val="0"/>
          <w:divBdr>
            <w:top w:val="none" w:sz="0" w:space="0" w:color="auto"/>
            <w:left w:val="none" w:sz="0" w:space="0" w:color="auto"/>
            <w:bottom w:val="none" w:sz="0" w:space="0" w:color="auto"/>
            <w:right w:val="none" w:sz="0" w:space="0" w:color="auto"/>
          </w:divBdr>
        </w:div>
        <w:div w:id="524901276">
          <w:marLeft w:val="480"/>
          <w:marRight w:val="0"/>
          <w:marTop w:val="0"/>
          <w:marBottom w:val="0"/>
          <w:divBdr>
            <w:top w:val="none" w:sz="0" w:space="0" w:color="auto"/>
            <w:left w:val="none" w:sz="0" w:space="0" w:color="auto"/>
            <w:bottom w:val="none" w:sz="0" w:space="0" w:color="auto"/>
            <w:right w:val="none" w:sz="0" w:space="0" w:color="auto"/>
          </w:divBdr>
        </w:div>
        <w:div w:id="199785853">
          <w:marLeft w:val="480"/>
          <w:marRight w:val="0"/>
          <w:marTop w:val="0"/>
          <w:marBottom w:val="0"/>
          <w:divBdr>
            <w:top w:val="none" w:sz="0" w:space="0" w:color="auto"/>
            <w:left w:val="none" w:sz="0" w:space="0" w:color="auto"/>
            <w:bottom w:val="none" w:sz="0" w:space="0" w:color="auto"/>
            <w:right w:val="none" w:sz="0" w:space="0" w:color="auto"/>
          </w:divBdr>
        </w:div>
        <w:div w:id="1054701556">
          <w:marLeft w:val="480"/>
          <w:marRight w:val="0"/>
          <w:marTop w:val="0"/>
          <w:marBottom w:val="0"/>
          <w:divBdr>
            <w:top w:val="none" w:sz="0" w:space="0" w:color="auto"/>
            <w:left w:val="none" w:sz="0" w:space="0" w:color="auto"/>
            <w:bottom w:val="none" w:sz="0" w:space="0" w:color="auto"/>
            <w:right w:val="none" w:sz="0" w:space="0" w:color="auto"/>
          </w:divBdr>
        </w:div>
        <w:div w:id="2136681223">
          <w:marLeft w:val="480"/>
          <w:marRight w:val="0"/>
          <w:marTop w:val="0"/>
          <w:marBottom w:val="0"/>
          <w:divBdr>
            <w:top w:val="none" w:sz="0" w:space="0" w:color="auto"/>
            <w:left w:val="none" w:sz="0" w:space="0" w:color="auto"/>
            <w:bottom w:val="none" w:sz="0" w:space="0" w:color="auto"/>
            <w:right w:val="none" w:sz="0" w:space="0" w:color="auto"/>
          </w:divBdr>
        </w:div>
        <w:div w:id="1170411691">
          <w:marLeft w:val="480"/>
          <w:marRight w:val="0"/>
          <w:marTop w:val="0"/>
          <w:marBottom w:val="0"/>
          <w:divBdr>
            <w:top w:val="none" w:sz="0" w:space="0" w:color="auto"/>
            <w:left w:val="none" w:sz="0" w:space="0" w:color="auto"/>
            <w:bottom w:val="none" w:sz="0" w:space="0" w:color="auto"/>
            <w:right w:val="none" w:sz="0" w:space="0" w:color="auto"/>
          </w:divBdr>
        </w:div>
        <w:div w:id="1871721045">
          <w:marLeft w:val="480"/>
          <w:marRight w:val="0"/>
          <w:marTop w:val="0"/>
          <w:marBottom w:val="0"/>
          <w:divBdr>
            <w:top w:val="none" w:sz="0" w:space="0" w:color="auto"/>
            <w:left w:val="none" w:sz="0" w:space="0" w:color="auto"/>
            <w:bottom w:val="none" w:sz="0" w:space="0" w:color="auto"/>
            <w:right w:val="none" w:sz="0" w:space="0" w:color="auto"/>
          </w:divBdr>
        </w:div>
        <w:div w:id="1883518872">
          <w:marLeft w:val="480"/>
          <w:marRight w:val="0"/>
          <w:marTop w:val="0"/>
          <w:marBottom w:val="0"/>
          <w:divBdr>
            <w:top w:val="none" w:sz="0" w:space="0" w:color="auto"/>
            <w:left w:val="none" w:sz="0" w:space="0" w:color="auto"/>
            <w:bottom w:val="none" w:sz="0" w:space="0" w:color="auto"/>
            <w:right w:val="none" w:sz="0" w:space="0" w:color="auto"/>
          </w:divBdr>
        </w:div>
        <w:div w:id="1803769874">
          <w:marLeft w:val="480"/>
          <w:marRight w:val="0"/>
          <w:marTop w:val="0"/>
          <w:marBottom w:val="0"/>
          <w:divBdr>
            <w:top w:val="none" w:sz="0" w:space="0" w:color="auto"/>
            <w:left w:val="none" w:sz="0" w:space="0" w:color="auto"/>
            <w:bottom w:val="none" w:sz="0" w:space="0" w:color="auto"/>
            <w:right w:val="none" w:sz="0" w:space="0" w:color="auto"/>
          </w:divBdr>
        </w:div>
        <w:div w:id="1112867174">
          <w:marLeft w:val="480"/>
          <w:marRight w:val="0"/>
          <w:marTop w:val="0"/>
          <w:marBottom w:val="0"/>
          <w:divBdr>
            <w:top w:val="none" w:sz="0" w:space="0" w:color="auto"/>
            <w:left w:val="none" w:sz="0" w:space="0" w:color="auto"/>
            <w:bottom w:val="none" w:sz="0" w:space="0" w:color="auto"/>
            <w:right w:val="none" w:sz="0" w:space="0" w:color="auto"/>
          </w:divBdr>
        </w:div>
        <w:div w:id="743062652">
          <w:marLeft w:val="480"/>
          <w:marRight w:val="0"/>
          <w:marTop w:val="0"/>
          <w:marBottom w:val="0"/>
          <w:divBdr>
            <w:top w:val="none" w:sz="0" w:space="0" w:color="auto"/>
            <w:left w:val="none" w:sz="0" w:space="0" w:color="auto"/>
            <w:bottom w:val="none" w:sz="0" w:space="0" w:color="auto"/>
            <w:right w:val="none" w:sz="0" w:space="0" w:color="auto"/>
          </w:divBdr>
        </w:div>
        <w:div w:id="2105951311">
          <w:marLeft w:val="480"/>
          <w:marRight w:val="0"/>
          <w:marTop w:val="0"/>
          <w:marBottom w:val="0"/>
          <w:divBdr>
            <w:top w:val="none" w:sz="0" w:space="0" w:color="auto"/>
            <w:left w:val="none" w:sz="0" w:space="0" w:color="auto"/>
            <w:bottom w:val="none" w:sz="0" w:space="0" w:color="auto"/>
            <w:right w:val="none" w:sz="0" w:space="0" w:color="auto"/>
          </w:divBdr>
        </w:div>
        <w:div w:id="618295374">
          <w:marLeft w:val="480"/>
          <w:marRight w:val="0"/>
          <w:marTop w:val="0"/>
          <w:marBottom w:val="0"/>
          <w:divBdr>
            <w:top w:val="none" w:sz="0" w:space="0" w:color="auto"/>
            <w:left w:val="none" w:sz="0" w:space="0" w:color="auto"/>
            <w:bottom w:val="none" w:sz="0" w:space="0" w:color="auto"/>
            <w:right w:val="none" w:sz="0" w:space="0" w:color="auto"/>
          </w:divBdr>
        </w:div>
        <w:div w:id="308288362">
          <w:marLeft w:val="480"/>
          <w:marRight w:val="0"/>
          <w:marTop w:val="0"/>
          <w:marBottom w:val="0"/>
          <w:divBdr>
            <w:top w:val="none" w:sz="0" w:space="0" w:color="auto"/>
            <w:left w:val="none" w:sz="0" w:space="0" w:color="auto"/>
            <w:bottom w:val="none" w:sz="0" w:space="0" w:color="auto"/>
            <w:right w:val="none" w:sz="0" w:space="0" w:color="auto"/>
          </w:divBdr>
        </w:div>
        <w:div w:id="1286961153">
          <w:marLeft w:val="480"/>
          <w:marRight w:val="0"/>
          <w:marTop w:val="0"/>
          <w:marBottom w:val="0"/>
          <w:divBdr>
            <w:top w:val="none" w:sz="0" w:space="0" w:color="auto"/>
            <w:left w:val="none" w:sz="0" w:space="0" w:color="auto"/>
            <w:bottom w:val="none" w:sz="0" w:space="0" w:color="auto"/>
            <w:right w:val="none" w:sz="0" w:space="0" w:color="auto"/>
          </w:divBdr>
        </w:div>
        <w:div w:id="1761565193">
          <w:marLeft w:val="480"/>
          <w:marRight w:val="0"/>
          <w:marTop w:val="0"/>
          <w:marBottom w:val="0"/>
          <w:divBdr>
            <w:top w:val="none" w:sz="0" w:space="0" w:color="auto"/>
            <w:left w:val="none" w:sz="0" w:space="0" w:color="auto"/>
            <w:bottom w:val="none" w:sz="0" w:space="0" w:color="auto"/>
            <w:right w:val="none" w:sz="0" w:space="0" w:color="auto"/>
          </w:divBdr>
        </w:div>
        <w:div w:id="866873312">
          <w:marLeft w:val="480"/>
          <w:marRight w:val="0"/>
          <w:marTop w:val="0"/>
          <w:marBottom w:val="0"/>
          <w:divBdr>
            <w:top w:val="none" w:sz="0" w:space="0" w:color="auto"/>
            <w:left w:val="none" w:sz="0" w:space="0" w:color="auto"/>
            <w:bottom w:val="none" w:sz="0" w:space="0" w:color="auto"/>
            <w:right w:val="none" w:sz="0" w:space="0" w:color="auto"/>
          </w:divBdr>
        </w:div>
        <w:div w:id="2109234105">
          <w:marLeft w:val="480"/>
          <w:marRight w:val="0"/>
          <w:marTop w:val="0"/>
          <w:marBottom w:val="0"/>
          <w:divBdr>
            <w:top w:val="none" w:sz="0" w:space="0" w:color="auto"/>
            <w:left w:val="none" w:sz="0" w:space="0" w:color="auto"/>
            <w:bottom w:val="none" w:sz="0" w:space="0" w:color="auto"/>
            <w:right w:val="none" w:sz="0" w:space="0" w:color="auto"/>
          </w:divBdr>
        </w:div>
        <w:div w:id="2084255279">
          <w:marLeft w:val="480"/>
          <w:marRight w:val="0"/>
          <w:marTop w:val="0"/>
          <w:marBottom w:val="0"/>
          <w:divBdr>
            <w:top w:val="none" w:sz="0" w:space="0" w:color="auto"/>
            <w:left w:val="none" w:sz="0" w:space="0" w:color="auto"/>
            <w:bottom w:val="none" w:sz="0" w:space="0" w:color="auto"/>
            <w:right w:val="none" w:sz="0" w:space="0" w:color="auto"/>
          </w:divBdr>
        </w:div>
        <w:div w:id="1348097686">
          <w:marLeft w:val="480"/>
          <w:marRight w:val="0"/>
          <w:marTop w:val="0"/>
          <w:marBottom w:val="0"/>
          <w:divBdr>
            <w:top w:val="none" w:sz="0" w:space="0" w:color="auto"/>
            <w:left w:val="none" w:sz="0" w:space="0" w:color="auto"/>
            <w:bottom w:val="none" w:sz="0" w:space="0" w:color="auto"/>
            <w:right w:val="none" w:sz="0" w:space="0" w:color="auto"/>
          </w:divBdr>
        </w:div>
        <w:div w:id="1491755240">
          <w:marLeft w:val="480"/>
          <w:marRight w:val="0"/>
          <w:marTop w:val="0"/>
          <w:marBottom w:val="0"/>
          <w:divBdr>
            <w:top w:val="none" w:sz="0" w:space="0" w:color="auto"/>
            <w:left w:val="none" w:sz="0" w:space="0" w:color="auto"/>
            <w:bottom w:val="none" w:sz="0" w:space="0" w:color="auto"/>
            <w:right w:val="none" w:sz="0" w:space="0" w:color="auto"/>
          </w:divBdr>
        </w:div>
        <w:div w:id="1308129201">
          <w:marLeft w:val="480"/>
          <w:marRight w:val="0"/>
          <w:marTop w:val="0"/>
          <w:marBottom w:val="0"/>
          <w:divBdr>
            <w:top w:val="none" w:sz="0" w:space="0" w:color="auto"/>
            <w:left w:val="none" w:sz="0" w:space="0" w:color="auto"/>
            <w:bottom w:val="none" w:sz="0" w:space="0" w:color="auto"/>
            <w:right w:val="none" w:sz="0" w:space="0" w:color="auto"/>
          </w:divBdr>
        </w:div>
        <w:div w:id="1690521117">
          <w:marLeft w:val="480"/>
          <w:marRight w:val="0"/>
          <w:marTop w:val="0"/>
          <w:marBottom w:val="0"/>
          <w:divBdr>
            <w:top w:val="none" w:sz="0" w:space="0" w:color="auto"/>
            <w:left w:val="none" w:sz="0" w:space="0" w:color="auto"/>
            <w:bottom w:val="none" w:sz="0" w:space="0" w:color="auto"/>
            <w:right w:val="none" w:sz="0" w:space="0" w:color="auto"/>
          </w:divBdr>
        </w:div>
        <w:div w:id="1283152441">
          <w:marLeft w:val="480"/>
          <w:marRight w:val="0"/>
          <w:marTop w:val="0"/>
          <w:marBottom w:val="0"/>
          <w:divBdr>
            <w:top w:val="none" w:sz="0" w:space="0" w:color="auto"/>
            <w:left w:val="none" w:sz="0" w:space="0" w:color="auto"/>
            <w:bottom w:val="none" w:sz="0" w:space="0" w:color="auto"/>
            <w:right w:val="none" w:sz="0" w:space="0" w:color="auto"/>
          </w:divBdr>
        </w:div>
        <w:div w:id="1899440606">
          <w:marLeft w:val="480"/>
          <w:marRight w:val="0"/>
          <w:marTop w:val="0"/>
          <w:marBottom w:val="0"/>
          <w:divBdr>
            <w:top w:val="none" w:sz="0" w:space="0" w:color="auto"/>
            <w:left w:val="none" w:sz="0" w:space="0" w:color="auto"/>
            <w:bottom w:val="none" w:sz="0" w:space="0" w:color="auto"/>
            <w:right w:val="none" w:sz="0" w:space="0" w:color="auto"/>
          </w:divBdr>
        </w:div>
        <w:div w:id="749935683">
          <w:marLeft w:val="480"/>
          <w:marRight w:val="0"/>
          <w:marTop w:val="0"/>
          <w:marBottom w:val="0"/>
          <w:divBdr>
            <w:top w:val="none" w:sz="0" w:space="0" w:color="auto"/>
            <w:left w:val="none" w:sz="0" w:space="0" w:color="auto"/>
            <w:bottom w:val="none" w:sz="0" w:space="0" w:color="auto"/>
            <w:right w:val="none" w:sz="0" w:space="0" w:color="auto"/>
          </w:divBdr>
        </w:div>
        <w:div w:id="1121145261">
          <w:marLeft w:val="480"/>
          <w:marRight w:val="0"/>
          <w:marTop w:val="0"/>
          <w:marBottom w:val="0"/>
          <w:divBdr>
            <w:top w:val="none" w:sz="0" w:space="0" w:color="auto"/>
            <w:left w:val="none" w:sz="0" w:space="0" w:color="auto"/>
            <w:bottom w:val="none" w:sz="0" w:space="0" w:color="auto"/>
            <w:right w:val="none" w:sz="0" w:space="0" w:color="auto"/>
          </w:divBdr>
        </w:div>
        <w:div w:id="1961760399">
          <w:marLeft w:val="480"/>
          <w:marRight w:val="0"/>
          <w:marTop w:val="0"/>
          <w:marBottom w:val="0"/>
          <w:divBdr>
            <w:top w:val="none" w:sz="0" w:space="0" w:color="auto"/>
            <w:left w:val="none" w:sz="0" w:space="0" w:color="auto"/>
            <w:bottom w:val="none" w:sz="0" w:space="0" w:color="auto"/>
            <w:right w:val="none" w:sz="0" w:space="0" w:color="auto"/>
          </w:divBdr>
        </w:div>
        <w:div w:id="135606963">
          <w:marLeft w:val="480"/>
          <w:marRight w:val="0"/>
          <w:marTop w:val="0"/>
          <w:marBottom w:val="0"/>
          <w:divBdr>
            <w:top w:val="none" w:sz="0" w:space="0" w:color="auto"/>
            <w:left w:val="none" w:sz="0" w:space="0" w:color="auto"/>
            <w:bottom w:val="none" w:sz="0" w:space="0" w:color="auto"/>
            <w:right w:val="none" w:sz="0" w:space="0" w:color="auto"/>
          </w:divBdr>
        </w:div>
        <w:div w:id="443428252">
          <w:marLeft w:val="480"/>
          <w:marRight w:val="0"/>
          <w:marTop w:val="0"/>
          <w:marBottom w:val="0"/>
          <w:divBdr>
            <w:top w:val="none" w:sz="0" w:space="0" w:color="auto"/>
            <w:left w:val="none" w:sz="0" w:space="0" w:color="auto"/>
            <w:bottom w:val="none" w:sz="0" w:space="0" w:color="auto"/>
            <w:right w:val="none" w:sz="0" w:space="0" w:color="auto"/>
          </w:divBdr>
        </w:div>
        <w:div w:id="1207177732">
          <w:marLeft w:val="480"/>
          <w:marRight w:val="0"/>
          <w:marTop w:val="0"/>
          <w:marBottom w:val="0"/>
          <w:divBdr>
            <w:top w:val="none" w:sz="0" w:space="0" w:color="auto"/>
            <w:left w:val="none" w:sz="0" w:space="0" w:color="auto"/>
            <w:bottom w:val="none" w:sz="0" w:space="0" w:color="auto"/>
            <w:right w:val="none" w:sz="0" w:space="0" w:color="auto"/>
          </w:divBdr>
        </w:div>
        <w:div w:id="509491115">
          <w:marLeft w:val="480"/>
          <w:marRight w:val="0"/>
          <w:marTop w:val="0"/>
          <w:marBottom w:val="0"/>
          <w:divBdr>
            <w:top w:val="none" w:sz="0" w:space="0" w:color="auto"/>
            <w:left w:val="none" w:sz="0" w:space="0" w:color="auto"/>
            <w:bottom w:val="none" w:sz="0" w:space="0" w:color="auto"/>
            <w:right w:val="none" w:sz="0" w:space="0" w:color="auto"/>
          </w:divBdr>
        </w:div>
        <w:div w:id="1015378262">
          <w:marLeft w:val="480"/>
          <w:marRight w:val="0"/>
          <w:marTop w:val="0"/>
          <w:marBottom w:val="0"/>
          <w:divBdr>
            <w:top w:val="none" w:sz="0" w:space="0" w:color="auto"/>
            <w:left w:val="none" w:sz="0" w:space="0" w:color="auto"/>
            <w:bottom w:val="none" w:sz="0" w:space="0" w:color="auto"/>
            <w:right w:val="none" w:sz="0" w:space="0" w:color="auto"/>
          </w:divBdr>
        </w:div>
        <w:div w:id="583344920">
          <w:marLeft w:val="480"/>
          <w:marRight w:val="0"/>
          <w:marTop w:val="0"/>
          <w:marBottom w:val="0"/>
          <w:divBdr>
            <w:top w:val="none" w:sz="0" w:space="0" w:color="auto"/>
            <w:left w:val="none" w:sz="0" w:space="0" w:color="auto"/>
            <w:bottom w:val="none" w:sz="0" w:space="0" w:color="auto"/>
            <w:right w:val="none" w:sz="0" w:space="0" w:color="auto"/>
          </w:divBdr>
        </w:div>
        <w:div w:id="1347367738">
          <w:marLeft w:val="480"/>
          <w:marRight w:val="0"/>
          <w:marTop w:val="0"/>
          <w:marBottom w:val="0"/>
          <w:divBdr>
            <w:top w:val="none" w:sz="0" w:space="0" w:color="auto"/>
            <w:left w:val="none" w:sz="0" w:space="0" w:color="auto"/>
            <w:bottom w:val="none" w:sz="0" w:space="0" w:color="auto"/>
            <w:right w:val="none" w:sz="0" w:space="0" w:color="auto"/>
          </w:divBdr>
        </w:div>
        <w:div w:id="1493714203">
          <w:marLeft w:val="480"/>
          <w:marRight w:val="0"/>
          <w:marTop w:val="0"/>
          <w:marBottom w:val="0"/>
          <w:divBdr>
            <w:top w:val="none" w:sz="0" w:space="0" w:color="auto"/>
            <w:left w:val="none" w:sz="0" w:space="0" w:color="auto"/>
            <w:bottom w:val="none" w:sz="0" w:space="0" w:color="auto"/>
            <w:right w:val="none" w:sz="0" w:space="0" w:color="auto"/>
          </w:divBdr>
        </w:div>
        <w:div w:id="1111245467">
          <w:marLeft w:val="480"/>
          <w:marRight w:val="0"/>
          <w:marTop w:val="0"/>
          <w:marBottom w:val="0"/>
          <w:divBdr>
            <w:top w:val="none" w:sz="0" w:space="0" w:color="auto"/>
            <w:left w:val="none" w:sz="0" w:space="0" w:color="auto"/>
            <w:bottom w:val="none" w:sz="0" w:space="0" w:color="auto"/>
            <w:right w:val="none" w:sz="0" w:space="0" w:color="auto"/>
          </w:divBdr>
        </w:div>
        <w:div w:id="1071194436">
          <w:marLeft w:val="480"/>
          <w:marRight w:val="0"/>
          <w:marTop w:val="0"/>
          <w:marBottom w:val="0"/>
          <w:divBdr>
            <w:top w:val="none" w:sz="0" w:space="0" w:color="auto"/>
            <w:left w:val="none" w:sz="0" w:space="0" w:color="auto"/>
            <w:bottom w:val="none" w:sz="0" w:space="0" w:color="auto"/>
            <w:right w:val="none" w:sz="0" w:space="0" w:color="auto"/>
          </w:divBdr>
        </w:div>
        <w:div w:id="769013499">
          <w:marLeft w:val="480"/>
          <w:marRight w:val="0"/>
          <w:marTop w:val="0"/>
          <w:marBottom w:val="0"/>
          <w:divBdr>
            <w:top w:val="none" w:sz="0" w:space="0" w:color="auto"/>
            <w:left w:val="none" w:sz="0" w:space="0" w:color="auto"/>
            <w:bottom w:val="none" w:sz="0" w:space="0" w:color="auto"/>
            <w:right w:val="none" w:sz="0" w:space="0" w:color="auto"/>
          </w:divBdr>
        </w:div>
        <w:div w:id="1516581035">
          <w:marLeft w:val="480"/>
          <w:marRight w:val="0"/>
          <w:marTop w:val="0"/>
          <w:marBottom w:val="0"/>
          <w:divBdr>
            <w:top w:val="none" w:sz="0" w:space="0" w:color="auto"/>
            <w:left w:val="none" w:sz="0" w:space="0" w:color="auto"/>
            <w:bottom w:val="none" w:sz="0" w:space="0" w:color="auto"/>
            <w:right w:val="none" w:sz="0" w:space="0" w:color="auto"/>
          </w:divBdr>
        </w:div>
        <w:div w:id="809060918">
          <w:marLeft w:val="480"/>
          <w:marRight w:val="0"/>
          <w:marTop w:val="0"/>
          <w:marBottom w:val="0"/>
          <w:divBdr>
            <w:top w:val="none" w:sz="0" w:space="0" w:color="auto"/>
            <w:left w:val="none" w:sz="0" w:space="0" w:color="auto"/>
            <w:bottom w:val="none" w:sz="0" w:space="0" w:color="auto"/>
            <w:right w:val="none" w:sz="0" w:space="0" w:color="auto"/>
          </w:divBdr>
        </w:div>
        <w:div w:id="292713523">
          <w:marLeft w:val="480"/>
          <w:marRight w:val="0"/>
          <w:marTop w:val="0"/>
          <w:marBottom w:val="0"/>
          <w:divBdr>
            <w:top w:val="none" w:sz="0" w:space="0" w:color="auto"/>
            <w:left w:val="none" w:sz="0" w:space="0" w:color="auto"/>
            <w:bottom w:val="none" w:sz="0" w:space="0" w:color="auto"/>
            <w:right w:val="none" w:sz="0" w:space="0" w:color="auto"/>
          </w:divBdr>
        </w:div>
        <w:div w:id="2096049844">
          <w:marLeft w:val="480"/>
          <w:marRight w:val="0"/>
          <w:marTop w:val="0"/>
          <w:marBottom w:val="0"/>
          <w:divBdr>
            <w:top w:val="none" w:sz="0" w:space="0" w:color="auto"/>
            <w:left w:val="none" w:sz="0" w:space="0" w:color="auto"/>
            <w:bottom w:val="none" w:sz="0" w:space="0" w:color="auto"/>
            <w:right w:val="none" w:sz="0" w:space="0" w:color="auto"/>
          </w:divBdr>
        </w:div>
        <w:div w:id="982125428">
          <w:marLeft w:val="480"/>
          <w:marRight w:val="0"/>
          <w:marTop w:val="0"/>
          <w:marBottom w:val="0"/>
          <w:divBdr>
            <w:top w:val="none" w:sz="0" w:space="0" w:color="auto"/>
            <w:left w:val="none" w:sz="0" w:space="0" w:color="auto"/>
            <w:bottom w:val="none" w:sz="0" w:space="0" w:color="auto"/>
            <w:right w:val="none" w:sz="0" w:space="0" w:color="auto"/>
          </w:divBdr>
        </w:div>
        <w:div w:id="1741250516">
          <w:marLeft w:val="480"/>
          <w:marRight w:val="0"/>
          <w:marTop w:val="0"/>
          <w:marBottom w:val="0"/>
          <w:divBdr>
            <w:top w:val="none" w:sz="0" w:space="0" w:color="auto"/>
            <w:left w:val="none" w:sz="0" w:space="0" w:color="auto"/>
            <w:bottom w:val="none" w:sz="0" w:space="0" w:color="auto"/>
            <w:right w:val="none" w:sz="0" w:space="0" w:color="auto"/>
          </w:divBdr>
        </w:div>
        <w:div w:id="1545409661">
          <w:marLeft w:val="480"/>
          <w:marRight w:val="0"/>
          <w:marTop w:val="0"/>
          <w:marBottom w:val="0"/>
          <w:divBdr>
            <w:top w:val="none" w:sz="0" w:space="0" w:color="auto"/>
            <w:left w:val="none" w:sz="0" w:space="0" w:color="auto"/>
            <w:bottom w:val="none" w:sz="0" w:space="0" w:color="auto"/>
            <w:right w:val="none" w:sz="0" w:space="0" w:color="auto"/>
          </w:divBdr>
        </w:div>
        <w:div w:id="124978646">
          <w:marLeft w:val="480"/>
          <w:marRight w:val="0"/>
          <w:marTop w:val="0"/>
          <w:marBottom w:val="0"/>
          <w:divBdr>
            <w:top w:val="none" w:sz="0" w:space="0" w:color="auto"/>
            <w:left w:val="none" w:sz="0" w:space="0" w:color="auto"/>
            <w:bottom w:val="none" w:sz="0" w:space="0" w:color="auto"/>
            <w:right w:val="none" w:sz="0" w:space="0" w:color="auto"/>
          </w:divBdr>
        </w:div>
        <w:div w:id="1571189437">
          <w:marLeft w:val="480"/>
          <w:marRight w:val="0"/>
          <w:marTop w:val="0"/>
          <w:marBottom w:val="0"/>
          <w:divBdr>
            <w:top w:val="none" w:sz="0" w:space="0" w:color="auto"/>
            <w:left w:val="none" w:sz="0" w:space="0" w:color="auto"/>
            <w:bottom w:val="none" w:sz="0" w:space="0" w:color="auto"/>
            <w:right w:val="none" w:sz="0" w:space="0" w:color="auto"/>
          </w:divBdr>
        </w:div>
        <w:div w:id="1626958904">
          <w:marLeft w:val="480"/>
          <w:marRight w:val="0"/>
          <w:marTop w:val="0"/>
          <w:marBottom w:val="0"/>
          <w:divBdr>
            <w:top w:val="none" w:sz="0" w:space="0" w:color="auto"/>
            <w:left w:val="none" w:sz="0" w:space="0" w:color="auto"/>
            <w:bottom w:val="none" w:sz="0" w:space="0" w:color="auto"/>
            <w:right w:val="none" w:sz="0" w:space="0" w:color="auto"/>
          </w:divBdr>
        </w:div>
        <w:div w:id="1032877645">
          <w:marLeft w:val="480"/>
          <w:marRight w:val="0"/>
          <w:marTop w:val="0"/>
          <w:marBottom w:val="0"/>
          <w:divBdr>
            <w:top w:val="none" w:sz="0" w:space="0" w:color="auto"/>
            <w:left w:val="none" w:sz="0" w:space="0" w:color="auto"/>
            <w:bottom w:val="none" w:sz="0" w:space="0" w:color="auto"/>
            <w:right w:val="none" w:sz="0" w:space="0" w:color="auto"/>
          </w:divBdr>
        </w:div>
        <w:div w:id="509877790">
          <w:marLeft w:val="480"/>
          <w:marRight w:val="0"/>
          <w:marTop w:val="0"/>
          <w:marBottom w:val="0"/>
          <w:divBdr>
            <w:top w:val="none" w:sz="0" w:space="0" w:color="auto"/>
            <w:left w:val="none" w:sz="0" w:space="0" w:color="auto"/>
            <w:bottom w:val="none" w:sz="0" w:space="0" w:color="auto"/>
            <w:right w:val="none" w:sz="0" w:space="0" w:color="auto"/>
          </w:divBdr>
        </w:div>
        <w:div w:id="2109496396">
          <w:marLeft w:val="480"/>
          <w:marRight w:val="0"/>
          <w:marTop w:val="0"/>
          <w:marBottom w:val="0"/>
          <w:divBdr>
            <w:top w:val="none" w:sz="0" w:space="0" w:color="auto"/>
            <w:left w:val="none" w:sz="0" w:space="0" w:color="auto"/>
            <w:bottom w:val="none" w:sz="0" w:space="0" w:color="auto"/>
            <w:right w:val="none" w:sz="0" w:space="0" w:color="auto"/>
          </w:divBdr>
        </w:div>
        <w:div w:id="1724985152">
          <w:marLeft w:val="480"/>
          <w:marRight w:val="0"/>
          <w:marTop w:val="0"/>
          <w:marBottom w:val="0"/>
          <w:divBdr>
            <w:top w:val="none" w:sz="0" w:space="0" w:color="auto"/>
            <w:left w:val="none" w:sz="0" w:space="0" w:color="auto"/>
            <w:bottom w:val="none" w:sz="0" w:space="0" w:color="auto"/>
            <w:right w:val="none" w:sz="0" w:space="0" w:color="auto"/>
          </w:divBdr>
        </w:div>
        <w:div w:id="1092093638">
          <w:marLeft w:val="480"/>
          <w:marRight w:val="0"/>
          <w:marTop w:val="0"/>
          <w:marBottom w:val="0"/>
          <w:divBdr>
            <w:top w:val="none" w:sz="0" w:space="0" w:color="auto"/>
            <w:left w:val="none" w:sz="0" w:space="0" w:color="auto"/>
            <w:bottom w:val="none" w:sz="0" w:space="0" w:color="auto"/>
            <w:right w:val="none" w:sz="0" w:space="0" w:color="auto"/>
          </w:divBdr>
        </w:div>
        <w:div w:id="1370642630">
          <w:marLeft w:val="480"/>
          <w:marRight w:val="0"/>
          <w:marTop w:val="0"/>
          <w:marBottom w:val="0"/>
          <w:divBdr>
            <w:top w:val="none" w:sz="0" w:space="0" w:color="auto"/>
            <w:left w:val="none" w:sz="0" w:space="0" w:color="auto"/>
            <w:bottom w:val="none" w:sz="0" w:space="0" w:color="auto"/>
            <w:right w:val="none" w:sz="0" w:space="0" w:color="auto"/>
          </w:divBdr>
        </w:div>
        <w:div w:id="1478914715">
          <w:marLeft w:val="480"/>
          <w:marRight w:val="0"/>
          <w:marTop w:val="0"/>
          <w:marBottom w:val="0"/>
          <w:divBdr>
            <w:top w:val="none" w:sz="0" w:space="0" w:color="auto"/>
            <w:left w:val="none" w:sz="0" w:space="0" w:color="auto"/>
            <w:bottom w:val="none" w:sz="0" w:space="0" w:color="auto"/>
            <w:right w:val="none" w:sz="0" w:space="0" w:color="auto"/>
          </w:divBdr>
        </w:div>
        <w:div w:id="1363285320">
          <w:marLeft w:val="480"/>
          <w:marRight w:val="0"/>
          <w:marTop w:val="0"/>
          <w:marBottom w:val="0"/>
          <w:divBdr>
            <w:top w:val="none" w:sz="0" w:space="0" w:color="auto"/>
            <w:left w:val="none" w:sz="0" w:space="0" w:color="auto"/>
            <w:bottom w:val="none" w:sz="0" w:space="0" w:color="auto"/>
            <w:right w:val="none" w:sz="0" w:space="0" w:color="auto"/>
          </w:divBdr>
        </w:div>
        <w:div w:id="1927642218">
          <w:marLeft w:val="480"/>
          <w:marRight w:val="0"/>
          <w:marTop w:val="0"/>
          <w:marBottom w:val="0"/>
          <w:divBdr>
            <w:top w:val="none" w:sz="0" w:space="0" w:color="auto"/>
            <w:left w:val="none" w:sz="0" w:space="0" w:color="auto"/>
            <w:bottom w:val="none" w:sz="0" w:space="0" w:color="auto"/>
            <w:right w:val="none" w:sz="0" w:space="0" w:color="auto"/>
          </w:divBdr>
        </w:div>
        <w:div w:id="540899527">
          <w:marLeft w:val="480"/>
          <w:marRight w:val="0"/>
          <w:marTop w:val="0"/>
          <w:marBottom w:val="0"/>
          <w:divBdr>
            <w:top w:val="none" w:sz="0" w:space="0" w:color="auto"/>
            <w:left w:val="none" w:sz="0" w:space="0" w:color="auto"/>
            <w:bottom w:val="none" w:sz="0" w:space="0" w:color="auto"/>
            <w:right w:val="none" w:sz="0" w:space="0" w:color="auto"/>
          </w:divBdr>
        </w:div>
        <w:div w:id="304629246">
          <w:marLeft w:val="480"/>
          <w:marRight w:val="0"/>
          <w:marTop w:val="0"/>
          <w:marBottom w:val="0"/>
          <w:divBdr>
            <w:top w:val="none" w:sz="0" w:space="0" w:color="auto"/>
            <w:left w:val="none" w:sz="0" w:space="0" w:color="auto"/>
            <w:bottom w:val="none" w:sz="0" w:space="0" w:color="auto"/>
            <w:right w:val="none" w:sz="0" w:space="0" w:color="auto"/>
          </w:divBdr>
        </w:div>
        <w:div w:id="964166454">
          <w:marLeft w:val="480"/>
          <w:marRight w:val="0"/>
          <w:marTop w:val="0"/>
          <w:marBottom w:val="0"/>
          <w:divBdr>
            <w:top w:val="none" w:sz="0" w:space="0" w:color="auto"/>
            <w:left w:val="none" w:sz="0" w:space="0" w:color="auto"/>
            <w:bottom w:val="none" w:sz="0" w:space="0" w:color="auto"/>
            <w:right w:val="none" w:sz="0" w:space="0" w:color="auto"/>
          </w:divBdr>
        </w:div>
        <w:div w:id="875852296">
          <w:marLeft w:val="480"/>
          <w:marRight w:val="0"/>
          <w:marTop w:val="0"/>
          <w:marBottom w:val="0"/>
          <w:divBdr>
            <w:top w:val="none" w:sz="0" w:space="0" w:color="auto"/>
            <w:left w:val="none" w:sz="0" w:space="0" w:color="auto"/>
            <w:bottom w:val="none" w:sz="0" w:space="0" w:color="auto"/>
            <w:right w:val="none" w:sz="0" w:space="0" w:color="auto"/>
          </w:divBdr>
        </w:div>
        <w:div w:id="1278834559">
          <w:marLeft w:val="480"/>
          <w:marRight w:val="0"/>
          <w:marTop w:val="0"/>
          <w:marBottom w:val="0"/>
          <w:divBdr>
            <w:top w:val="none" w:sz="0" w:space="0" w:color="auto"/>
            <w:left w:val="none" w:sz="0" w:space="0" w:color="auto"/>
            <w:bottom w:val="none" w:sz="0" w:space="0" w:color="auto"/>
            <w:right w:val="none" w:sz="0" w:space="0" w:color="auto"/>
          </w:divBdr>
        </w:div>
        <w:div w:id="1890146438">
          <w:marLeft w:val="480"/>
          <w:marRight w:val="0"/>
          <w:marTop w:val="0"/>
          <w:marBottom w:val="0"/>
          <w:divBdr>
            <w:top w:val="none" w:sz="0" w:space="0" w:color="auto"/>
            <w:left w:val="none" w:sz="0" w:space="0" w:color="auto"/>
            <w:bottom w:val="none" w:sz="0" w:space="0" w:color="auto"/>
            <w:right w:val="none" w:sz="0" w:space="0" w:color="auto"/>
          </w:divBdr>
        </w:div>
        <w:div w:id="1080298825">
          <w:marLeft w:val="480"/>
          <w:marRight w:val="0"/>
          <w:marTop w:val="0"/>
          <w:marBottom w:val="0"/>
          <w:divBdr>
            <w:top w:val="none" w:sz="0" w:space="0" w:color="auto"/>
            <w:left w:val="none" w:sz="0" w:space="0" w:color="auto"/>
            <w:bottom w:val="none" w:sz="0" w:space="0" w:color="auto"/>
            <w:right w:val="none" w:sz="0" w:space="0" w:color="auto"/>
          </w:divBdr>
        </w:div>
        <w:div w:id="815222396">
          <w:marLeft w:val="480"/>
          <w:marRight w:val="0"/>
          <w:marTop w:val="0"/>
          <w:marBottom w:val="0"/>
          <w:divBdr>
            <w:top w:val="none" w:sz="0" w:space="0" w:color="auto"/>
            <w:left w:val="none" w:sz="0" w:space="0" w:color="auto"/>
            <w:bottom w:val="none" w:sz="0" w:space="0" w:color="auto"/>
            <w:right w:val="none" w:sz="0" w:space="0" w:color="auto"/>
          </w:divBdr>
        </w:div>
        <w:div w:id="2103794496">
          <w:marLeft w:val="480"/>
          <w:marRight w:val="0"/>
          <w:marTop w:val="0"/>
          <w:marBottom w:val="0"/>
          <w:divBdr>
            <w:top w:val="none" w:sz="0" w:space="0" w:color="auto"/>
            <w:left w:val="none" w:sz="0" w:space="0" w:color="auto"/>
            <w:bottom w:val="none" w:sz="0" w:space="0" w:color="auto"/>
            <w:right w:val="none" w:sz="0" w:space="0" w:color="auto"/>
          </w:divBdr>
        </w:div>
        <w:div w:id="946274696">
          <w:marLeft w:val="480"/>
          <w:marRight w:val="0"/>
          <w:marTop w:val="0"/>
          <w:marBottom w:val="0"/>
          <w:divBdr>
            <w:top w:val="none" w:sz="0" w:space="0" w:color="auto"/>
            <w:left w:val="none" w:sz="0" w:space="0" w:color="auto"/>
            <w:bottom w:val="none" w:sz="0" w:space="0" w:color="auto"/>
            <w:right w:val="none" w:sz="0" w:space="0" w:color="auto"/>
          </w:divBdr>
        </w:div>
        <w:div w:id="1200052208">
          <w:marLeft w:val="480"/>
          <w:marRight w:val="0"/>
          <w:marTop w:val="0"/>
          <w:marBottom w:val="0"/>
          <w:divBdr>
            <w:top w:val="none" w:sz="0" w:space="0" w:color="auto"/>
            <w:left w:val="none" w:sz="0" w:space="0" w:color="auto"/>
            <w:bottom w:val="none" w:sz="0" w:space="0" w:color="auto"/>
            <w:right w:val="none" w:sz="0" w:space="0" w:color="auto"/>
          </w:divBdr>
        </w:div>
        <w:div w:id="574826433">
          <w:marLeft w:val="480"/>
          <w:marRight w:val="0"/>
          <w:marTop w:val="0"/>
          <w:marBottom w:val="0"/>
          <w:divBdr>
            <w:top w:val="none" w:sz="0" w:space="0" w:color="auto"/>
            <w:left w:val="none" w:sz="0" w:space="0" w:color="auto"/>
            <w:bottom w:val="none" w:sz="0" w:space="0" w:color="auto"/>
            <w:right w:val="none" w:sz="0" w:space="0" w:color="auto"/>
          </w:divBdr>
        </w:div>
        <w:div w:id="660617174">
          <w:marLeft w:val="480"/>
          <w:marRight w:val="0"/>
          <w:marTop w:val="0"/>
          <w:marBottom w:val="0"/>
          <w:divBdr>
            <w:top w:val="none" w:sz="0" w:space="0" w:color="auto"/>
            <w:left w:val="none" w:sz="0" w:space="0" w:color="auto"/>
            <w:bottom w:val="none" w:sz="0" w:space="0" w:color="auto"/>
            <w:right w:val="none" w:sz="0" w:space="0" w:color="auto"/>
          </w:divBdr>
        </w:div>
        <w:div w:id="517083644">
          <w:marLeft w:val="480"/>
          <w:marRight w:val="0"/>
          <w:marTop w:val="0"/>
          <w:marBottom w:val="0"/>
          <w:divBdr>
            <w:top w:val="none" w:sz="0" w:space="0" w:color="auto"/>
            <w:left w:val="none" w:sz="0" w:space="0" w:color="auto"/>
            <w:bottom w:val="none" w:sz="0" w:space="0" w:color="auto"/>
            <w:right w:val="none" w:sz="0" w:space="0" w:color="auto"/>
          </w:divBdr>
        </w:div>
        <w:div w:id="2013993421">
          <w:marLeft w:val="480"/>
          <w:marRight w:val="0"/>
          <w:marTop w:val="0"/>
          <w:marBottom w:val="0"/>
          <w:divBdr>
            <w:top w:val="none" w:sz="0" w:space="0" w:color="auto"/>
            <w:left w:val="none" w:sz="0" w:space="0" w:color="auto"/>
            <w:bottom w:val="none" w:sz="0" w:space="0" w:color="auto"/>
            <w:right w:val="none" w:sz="0" w:space="0" w:color="auto"/>
          </w:divBdr>
        </w:div>
      </w:divsChild>
    </w:div>
    <w:div w:id="1854880382">
      <w:bodyDiv w:val="1"/>
      <w:marLeft w:val="0"/>
      <w:marRight w:val="0"/>
      <w:marTop w:val="0"/>
      <w:marBottom w:val="0"/>
      <w:divBdr>
        <w:top w:val="none" w:sz="0" w:space="0" w:color="auto"/>
        <w:left w:val="none" w:sz="0" w:space="0" w:color="auto"/>
        <w:bottom w:val="none" w:sz="0" w:space="0" w:color="auto"/>
        <w:right w:val="none" w:sz="0" w:space="0" w:color="auto"/>
      </w:divBdr>
      <w:divsChild>
        <w:div w:id="92291040">
          <w:marLeft w:val="480"/>
          <w:marRight w:val="0"/>
          <w:marTop w:val="0"/>
          <w:marBottom w:val="0"/>
          <w:divBdr>
            <w:top w:val="none" w:sz="0" w:space="0" w:color="auto"/>
            <w:left w:val="none" w:sz="0" w:space="0" w:color="auto"/>
            <w:bottom w:val="none" w:sz="0" w:space="0" w:color="auto"/>
            <w:right w:val="none" w:sz="0" w:space="0" w:color="auto"/>
          </w:divBdr>
        </w:div>
        <w:div w:id="100418516">
          <w:marLeft w:val="480"/>
          <w:marRight w:val="0"/>
          <w:marTop w:val="0"/>
          <w:marBottom w:val="0"/>
          <w:divBdr>
            <w:top w:val="none" w:sz="0" w:space="0" w:color="auto"/>
            <w:left w:val="none" w:sz="0" w:space="0" w:color="auto"/>
            <w:bottom w:val="none" w:sz="0" w:space="0" w:color="auto"/>
            <w:right w:val="none" w:sz="0" w:space="0" w:color="auto"/>
          </w:divBdr>
        </w:div>
        <w:div w:id="151025797">
          <w:marLeft w:val="480"/>
          <w:marRight w:val="0"/>
          <w:marTop w:val="0"/>
          <w:marBottom w:val="0"/>
          <w:divBdr>
            <w:top w:val="none" w:sz="0" w:space="0" w:color="auto"/>
            <w:left w:val="none" w:sz="0" w:space="0" w:color="auto"/>
            <w:bottom w:val="none" w:sz="0" w:space="0" w:color="auto"/>
            <w:right w:val="none" w:sz="0" w:space="0" w:color="auto"/>
          </w:divBdr>
        </w:div>
        <w:div w:id="329454872">
          <w:marLeft w:val="480"/>
          <w:marRight w:val="0"/>
          <w:marTop w:val="0"/>
          <w:marBottom w:val="0"/>
          <w:divBdr>
            <w:top w:val="none" w:sz="0" w:space="0" w:color="auto"/>
            <w:left w:val="none" w:sz="0" w:space="0" w:color="auto"/>
            <w:bottom w:val="none" w:sz="0" w:space="0" w:color="auto"/>
            <w:right w:val="none" w:sz="0" w:space="0" w:color="auto"/>
          </w:divBdr>
        </w:div>
        <w:div w:id="330111534">
          <w:marLeft w:val="480"/>
          <w:marRight w:val="0"/>
          <w:marTop w:val="0"/>
          <w:marBottom w:val="0"/>
          <w:divBdr>
            <w:top w:val="none" w:sz="0" w:space="0" w:color="auto"/>
            <w:left w:val="none" w:sz="0" w:space="0" w:color="auto"/>
            <w:bottom w:val="none" w:sz="0" w:space="0" w:color="auto"/>
            <w:right w:val="none" w:sz="0" w:space="0" w:color="auto"/>
          </w:divBdr>
        </w:div>
        <w:div w:id="398551981">
          <w:marLeft w:val="480"/>
          <w:marRight w:val="0"/>
          <w:marTop w:val="0"/>
          <w:marBottom w:val="0"/>
          <w:divBdr>
            <w:top w:val="none" w:sz="0" w:space="0" w:color="auto"/>
            <w:left w:val="none" w:sz="0" w:space="0" w:color="auto"/>
            <w:bottom w:val="none" w:sz="0" w:space="0" w:color="auto"/>
            <w:right w:val="none" w:sz="0" w:space="0" w:color="auto"/>
          </w:divBdr>
        </w:div>
        <w:div w:id="521019646">
          <w:marLeft w:val="480"/>
          <w:marRight w:val="0"/>
          <w:marTop w:val="0"/>
          <w:marBottom w:val="0"/>
          <w:divBdr>
            <w:top w:val="none" w:sz="0" w:space="0" w:color="auto"/>
            <w:left w:val="none" w:sz="0" w:space="0" w:color="auto"/>
            <w:bottom w:val="none" w:sz="0" w:space="0" w:color="auto"/>
            <w:right w:val="none" w:sz="0" w:space="0" w:color="auto"/>
          </w:divBdr>
        </w:div>
        <w:div w:id="571082096">
          <w:marLeft w:val="480"/>
          <w:marRight w:val="0"/>
          <w:marTop w:val="0"/>
          <w:marBottom w:val="0"/>
          <w:divBdr>
            <w:top w:val="none" w:sz="0" w:space="0" w:color="auto"/>
            <w:left w:val="none" w:sz="0" w:space="0" w:color="auto"/>
            <w:bottom w:val="none" w:sz="0" w:space="0" w:color="auto"/>
            <w:right w:val="none" w:sz="0" w:space="0" w:color="auto"/>
          </w:divBdr>
        </w:div>
        <w:div w:id="579563158">
          <w:marLeft w:val="480"/>
          <w:marRight w:val="0"/>
          <w:marTop w:val="0"/>
          <w:marBottom w:val="0"/>
          <w:divBdr>
            <w:top w:val="none" w:sz="0" w:space="0" w:color="auto"/>
            <w:left w:val="none" w:sz="0" w:space="0" w:color="auto"/>
            <w:bottom w:val="none" w:sz="0" w:space="0" w:color="auto"/>
            <w:right w:val="none" w:sz="0" w:space="0" w:color="auto"/>
          </w:divBdr>
        </w:div>
        <w:div w:id="646789639">
          <w:marLeft w:val="480"/>
          <w:marRight w:val="0"/>
          <w:marTop w:val="0"/>
          <w:marBottom w:val="0"/>
          <w:divBdr>
            <w:top w:val="none" w:sz="0" w:space="0" w:color="auto"/>
            <w:left w:val="none" w:sz="0" w:space="0" w:color="auto"/>
            <w:bottom w:val="none" w:sz="0" w:space="0" w:color="auto"/>
            <w:right w:val="none" w:sz="0" w:space="0" w:color="auto"/>
          </w:divBdr>
        </w:div>
        <w:div w:id="705452613">
          <w:marLeft w:val="480"/>
          <w:marRight w:val="0"/>
          <w:marTop w:val="0"/>
          <w:marBottom w:val="0"/>
          <w:divBdr>
            <w:top w:val="none" w:sz="0" w:space="0" w:color="auto"/>
            <w:left w:val="none" w:sz="0" w:space="0" w:color="auto"/>
            <w:bottom w:val="none" w:sz="0" w:space="0" w:color="auto"/>
            <w:right w:val="none" w:sz="0" w:space="0" w:color="auto"/>
          </w:divBdr>
        </w:div>
        <w:div w:id="712772515">
          <w:marLeft w:val="480"/>
          <w:marRight w:val="0"/>
          <w:marTop w:val="0"/>
          <w:marBottom w:val="0"/>
          <w:divBdr>
            <w:top w:val="none" w:sz="0" w:space="0" w:color="auto"/>
            <w:left w:val="none" w:sz="0" w:space="0" w:color="auto"/>
            <w:bottom w:val="none" w:sz="0" w:space="0" w:color="auto"/>
            <w:right w:val="none" w:sz="0" w:space="0" w:color="auto"/>
          </w:divBdr>
        </w:div>
        <w:div w:id="714159454">
          <w:marLeft w:val="480"/>
          <w:marRight w:val="0"/>
          <w:marTop w:val="0"/>
          <w:marBottom w:val="0"/>
          <w:divBdr>
            <w:top w:val="none" w:sz="0" w:space="0" w:color="auto"/>
            <w:left w:val="none" w:sz="0" w:space="0" w:color="auto"/>
            <w:bottom w:val="none" w:sz="0" w:space="0" w:color="auto"/>
            <w:right w:val="none" w:sz="0" w:space="0" w:color="auto"/>
          </w:divBdr>
        </w:div>
        <w:div w:id="812720029">
          <w:marLeft w:val="480"/>
          <w:marRight w:val="0"/>
          <w:marTop w:val="0"/>
          <w:marBottom w:val="0"/>
          <w:divBdr>
            <w:top w:val="none" w:sz="0" w:space="0" w:color="auto"/>
            <w:left w:val="none" w:sz="0" w:space="0" w:color="auto"/>
            <w:bottom w:val="none" w:sz="0" w:space="0" w:color="auto"/>
            <w:right w:val="none" w:sz="0" w:space="0" w:color="auto"/>
          </w:divBdr>
        </w:div>
        <w:div w:id="880483604">
          <w:marLeft w:val="480"/>
          <w:marRight w:val="0"/>
          <w:marTop w:val="0"/>
          <w:marBottom w:val="0"/>
          <w:divBdr>
            <w:top w:val="none" w:sz="0" w:space="0" w:color="auto"/>
            <w:left w:val="none" w:sz="0" w:space="0" w:color="auto"/>
            <w:bottom w:val="none" w:sz="0" w:space="0" w:color="auto"/>
            <w:right w:val="none" w:sz="0" w:space="0" w:color="auto"/>
          </w:divBdr>
        </w:div>
        <w:div w:id="880942513">
          <w:marLeft w:val="480"/>
          <w:marRight w:val="0"/>
          <w:marTop w:val="0"/>
          <w:marBottom w:val="0"/>
          <w:divBdr>
            <w:top w:val="none" w:sz="0" w:space="0" w:color="auto"/>
            <w:left w:val="none" w:sz="0" w:space="0" w:color="auto"/>
            <w:bottom w:val="none" w:sz="0" w:space="0" w:color="auto"/>
            <w:right w:val="none" w:sz="0" w:space="0" w:color="auto"/>
          </w:divBdr>
        </w:div>
        <w:div w:id="942806302">
          <w:marLeft w:val="480"/>
          <w:marRight w:val="0"/>
          <w:marTop w:val="0"/>
          <w:marBottom w:val="0"/>
          <w:divBdr>
            <w:top w:val="none" w:sz="0" w:space="0" w:color="auto"/>
            <w:left w:val="none" w:sz="0" w:space="0" w:color="auto"/>
            <w:bottom w:val="none" w:sz="0" w:space="0" w:color="auto"/>
            <w:right w:val="none" w:sz="0" w:space="0" w:color="auto"/>
          </w:divBdr>
        </w:div>
        <w:div w:id="993995260">
          <w:marLeft w:val="480"/>
          <w:marRight w:val="0"/>
          <w:marTop w:val="0"/>
          <w:marBottom w:val="0"/>
          <w:divBdr>
            <w:top w:val="none" w:sz="0" w:space="0" w:color="auto"/>
            <w:left w:val="none" w:sz="0" w:space="0" w:color="auto"/>
            <w:bottom w:val="none" w:sz="0" w:space="0" w:color="auto"/>
            <w:right w:val="none" w:sz="0" w:space="0" w:color="auto"/>
          </w:divBdr>
        </w:div>
        <w:div w:id="1018963451">
          <w:marLeft w:val="480"/>
          <w:marRight w:val="0"/>
          <w:marTop w:val="0"/>
          <w:marBottom w:val="0"/>
          <w:divBdr>
            <w:top w:val="none" w:sz="0" w:space="0" w:color="auto"/>
            <w:left w:val="none" w:sz="0" w:space="0" w:color="auto"/>
            <w:bottom w:val="none" w:sz="0" w:space="0" w:color="auto"/>
            <w:right w:val="none" w:sz="0" w:space="0" w:color="auto"/>
          </w:divBdr>
        </w:div>
        <w:div w:id="1035353702">
          <w:marLeft w:val="480"/>
          <w:marRight w:val="0"/>
          <w:marTop w:val="0"/>
          <w:marBottom w:val="0"/>
          <w:divBdr>
            <w:top w:val="none" w:sz="0" w:space="0" w:color="auto"/>
            <w:left w:val="none" w:sz="0" w:space="0" w:color="auto"/>
            <w:bottom w:val="none" w:sz="0" w:space="0" w:color="auto"/>
            <w:right w:val="none" w:sz="0" w:space="0" w:color="auto"/>
          </w:divBdr>
        </w:div>
        <w:div w:id="1091198329">
          <w:marLeft w:val="480"/>
          <w:marRight w:val="0"/>
          <w:marTop w:val="0"/>
          <w:marBottom w:val="0"/>
          <w:divBdr>
            <w:top w:val="none" w:sz="0" w:space="0" w:color="auto"/>
            <w:left w:val="none" w:sz="0" w:space="0" w:color="auto"/>
            <w:bottom w:val="none" w:sz="0" w:space="0" w:color="auto"/>
            <w:right w:val="none" w:sz="0" w:space="0" w:color="auto"/>
          </w:divBdr>
        </w:div>
        <w:div w:id="1091239947">
          <w:marLeft w:val="480"/>
          <w:marRight w:val="0"/>
          <w:marTop w:val="0"/>
          <w:marBottom w:val="0"/>
          <w:divBdr>
            <w:top w:val="none" w:sz="0" w:space="0" w:color="auto"/>
            <w:left w:val="none" w:sz="0" w:space="0" w:color="auto"/>
            <w:bottom w:val="none" w:sz="0" w:space="0" w:color="auto"/>
            <w:right w:val="none" w:sz="0" w:space="0" w:color="auto"/>
          </w:divBdr>
        </w:div>
        <w:div w:id="1153565617">
          <w:marLeft w:val="480"/>
          <w:marRight w:val="0"/>
          <w:marTop w:val="0"/>
          <w:marBottom w:val="0"/>
          <w:divBdr>
            <w:top w:val="none" w:sz="0" w:space="0" w:color="auto"/>
            <w:left w:val="none" w:sz="0" w:space="0" w:color="auto"/>
            <w:bottom w:val="none" w:sz="0" w:space="0" w:color="auto"/>
            <w:right w:val="none" w:sz="0" w:space="0" w:color="auto"/>
          </w:divBdr>
        </w:div>
        <w:div w:id="1164857141">
          <w:marLeft w:val="480"/>
          <w:marRight w:val="0"/>
          <w:marTop w:val="0"/>
          <w:marBottom w:val="0"/>
          <w:divBdr>
            <w:top w:val="none" w:sz="0" w:space="0" w:color="auto"/>
            <w:left w:val="none" w:sz="0" w:space="0" w:color="auto"/>
            <w:bottom w:val="none" w:sz="0" w:space="0" w:color="auto"/>
            <w:right w:val="none" w:sz="0" w:space="0" w:color="auto"/>
          </w:divBdr>
        </w:div>
        <w:div w:id="1166749459">
          <w:marLeft w:val="480"/>
          <w:marRight w:val="0"/>
          <w:marTop w:val="0"/>
          <w:marBottom w:val="0"/>
          <w:divBdr>
            <w:top w:val="none" w:sz="0" w:space="0" w:color="auto"/>
            <w:left w:val="none" w:sz="0" w:space="0" w:color="auto"/>
            <w:bottom w:val="none" w:sz="0" w:space="0" w:color="auto"/>
            <w:right w:val="none" w:sz="0" w:space="0" w:color="auto"/>
          </w:divBdr>
        </w:div>
        <w:div w:id="1212421453">
          <w:marLeft w:val="480"/>
          <w:marRight w:val="0"/>
          <w:marTop w:val="0"/>
          <w:marBottom w:val="0"/>
          <w:divBdr>
            <w:top w:val="none" w:sz="0" w:space="0" w:color="auto"/>
            <w:left w:val="none" w:sz="0" w:space="0" w:color="auto"/>
            <w:bottom w:val="none" w:sz="0" w:space="0" w:color="auto"/>
            <w:right w:val="none" w:sz="0" w:space="0" w:color="auto"/>
          </w:divBdr>
        </w:div>
        <w:div w:id="1254124158">
          <w:marLeft w:val="480"/>
          <w:marRight w:val="0"/>
          <w:marTop w:val="0"/>
          <w:marBottom w:val="0"/>
          <w:divBdr>
            <w:top w:val="none" w:sz="0" w:space="0" w:color="auto"/>
            <w:left w:val="none" w:sz="0" w:space="0" w:color="auto"/>
            <w:bottom w:val="none" w:sz="0" w:space="0" w:color="auto"/>
            <w:right w:val="none" w:sz="0" w:space="0" w:color="auto"/>
          </w:divBdr>
        </w:div>
        <w:div w:id="1259874307">
          <w:marLeft w:val="480"/>
          <w:marRight w:val="0"/>
          <w:marTop w:val="0"/>
          <w:marBottom w:val="0"/>
          <w:divBdr>
            <w:top w:val="none" w:sz="0" w:space="0" w:color="auto"/>
            <w:left w:val="none" w:sz="0" w:space="0" w:color="auto"/>
            <w:bottom w:val="none" w:sz="0" w:space="0" w:color="auto"/>
            <w:right w:val="none" w:sz="0" w:space="0" w:color="auto"/>
          </w:divBdr>
        </w:div>
        <w:div w:id="1323048631">
          <w:marLeft w:val="480"/>
          <w:marRight w:val="0"/>
          <w:marTop w:val="0"/>
          <w:marBottom w:val="0"/>
          <w:divBdr>
            <w:top w:val="none" w:sz="0" w:space="0" w:color="auto"/>
            <w:left w:val="none" w:sz="0" w:space="0" w:color="auto"/>
            <w:bottom w:val="none" w:sz="0" w:space="0" w:color="auto"/>
            <w:right w:val="none" w:sz="0" w:space="0" w:color="auto"/>
          </w:divBdr>
        </w:div>
        <w:div w:id="1351222891">
          <w:marLeft w:val="480"/>
          <w:marRight w:val="0"/>
          <w:marTop w:val="0"/>
          <w:marBottom w:val="0"/>
          <w:divBdr>
            <w:top w:val="none" w:sz="0" w:space="0" w:color="auto"/>
            <w:left w:val="none" w:sz="0" w:space="0" w:color="auto"/>
            <w:bottom w:val="none" w:sz="0" w:space="0" w:color="auto"/>
            <w:right w:val="none" w:sz="0" w:space="0" w:color="auto"/>
          </w:divBdr>
        </w:div>
        <w:div w:id="1362781935">
          <w:marLeft w:val="480"/>
          <w:marRight w:val="0"/>
          <w:marTop w:val="0"/>
          <w:marBottom w:val="0"/>
          <w:divBdr>
            <w:top w:val="none" w:sz="0" w:space="0" w:color="auto"/>
            <w:left w:val="none" w:sz="0" w:space="0" w:color="auto"/>
            <w:bottom w:val="none" w:sz="0" w:space="0" w:color="auto"/>
            <w:right w:val="none" w:sz="0" w:space="0" w:color="auto"/>
          </w:divBdr>
        </w:div>
        <w:div w:id="1367605858">
          <w:marLeft w:val="480"/>
          <w:marRight w:val="0"/>
          <w:marTop w:val="0"/>
          <w:marBottom w:val="0"/>
          <w:divBdr>
            <w:top w:val="none" w:sz="0" w:space="0" w:color="auto"/>
            <w:left w:val="none" w:sz="0" w:space="0" w:color="auto"/>
            <w:bottom w:val="none" w:sz="0" w:space="0" w:color="auto"/>
            <w:right w:val="none" w:sz="0" w:space="0" w:color="auto"/>
          </w:divBdr>
        </w:div>
        <w:div w:id="1368992065">
          <w:marLeft w:val="480"/>
          <w:marRight w:val="0"/>
          <w:marTop w:val="0"/>
          <w:marBottom w:val="0"/>
          <w:divBdr>
            <w:top w:val="none" w:sz="0" w:space="0" w:color="auto"/>
            <w:left w:val="none" w:sz="0" w:space="0" w:color="auto"/>
            <w:bottom w:val="none" w:sz="0" w:space="0" w:color="auto"/>
            <w:right w:val="none" w:sz="0" w:space="0" w:color="auto"/>
          </w:divBdr>
        </w:div>
        <w:div w:id="1421173084">
          <w:marLeft w:val="480"/>
          <w:marRight w:val="0"/>
          <w:marTop w:val="0"/>
          <w:marBottom w:val="0"/>
          <w:divBdr>
            <w:top w:val="none" w:sz="0" w:space="0" w:color="auto"/>
            <w:left w:val="none" w:sz="0" w:space="0" w:color="auto"/>
            <w:bottom w:val="none" w:sz="0" w:space="0" w:color="auto"/>
            <w:right w:val="none" w:sz="0" w:space="0" w:color="auto"/>
          </w:divBdr>
        </w:div>
        <w:div w:id="1455515258">
          <w:marLeft w:val="480"/>
          <w:marRight w:val="0"/>
          <w:marTop w:val="0"/>
          <w:marBottom w:val="0"/>
          <w:divBdr>
            <w:top w:val="none" w:sz="0" w:space="0" w:color="auto"/>
            <w:left w:val="none" w:sz="0" w:space="0" w:color="auto"/>
            <w:bottom w:val="none" w:sz="0" w:space="0" w:color="auto"/>
            <w:right w:val="none" w:sz="0" w:space="0" w:color="auto"/>
          </w:divBdr>
        </w:div>
        <w:div w:id="1491949152">
          <w:marLeft w:val="480"/>
          <w:marRight w:val="0"/>
          <w:marTop w:val="0"/>
          <w:marBottom w:val="0"/>
          <w:divBdr>
            <w:top w:val="none" w:sz="0" w:space="0" w:color="auto"/>
            <w:left w:val="none" w:sz="0" w:space="0" w:color="auto"/>
            <w:bottom w:val="none" w:sz="0" w:space="0" w:color="auto"/>
            <w:right w:val="none" w:sz="0" w:space="0" w:color="auto"/>
          </w:divBdr>
        </w:div>
        <w:div w:id="1513453119">
          <w:marLeft w:val="480"/>
          <w:marRight w:val="0"/>
          <w:marTop w:val="0"/>
          <w:marBottom w:val="0"/>
          <w:divBdr>
            <w:top w:val="none" w:sz="0" w:space="0" w:color="auto"/>
            <w:left w:val="none" w:sz="0" w:space="0" w:color="auto"/>
            <w:bottom w:val="none" w:sz="0" w:space="0" w:color="auto"/>
            <w:right w:val="none" w:sz="0" w:space="0" w:color="auto"/>
          </w:divBdr>
        </w:div>
        <w:div w:id="1536190142">
          <w:marLeft w:val="480"/>
          <w:marRight w:val="0"/>
          <w:marTop w:val="0"/>
          <w:marBottom w:val="0"/>
          <w:divBdr>
            <w:top w:val="none" w:sz="0" w:space="0" w:color="auto"/>
            <w:left w:val="none" w:sz="0" w:space="0" w:color="auto"/>
            <w:bottom w:val="none" w:sz="0" w:space="0" w:color="auto"/>
            <w:right w:val="none" w:sz="0" w:space="0" w:color="auto"/>
          </w:divBdr>
        </w:div>
        <w:div w:id="1579553825">
          <w:marLeft w:val="480"/>
          <w:marRight w:val="0"/>
          <w:marTop w:val="0"/>
          <w:marBottom w:val="0"/>
          <w:divBdr>
            <w:top w:val="none" w:sz="0" w:space="0" w:color="auto"/>
            <w:left w:val="none" w:sz="0" w:space="0" w:color="auto"/>
            <w:bottom w:val="none" w:sz="0" w:space="0" w:color="auto"/>
            <w:right w:val="none" w:sz="0" w:space="0" w:color="auto"/>
          </w:divBdr>
        </w:div>
        <w:div w:id="1619526206">
          <w:marLeft w:val="480"/>
          <w:marRight w:val="0"/>
          <w:marTop w:val="0"/>
          <w:marBottom w:val="0"/>
          <w:divBdr>
            <w:top w:val="none" w:sz="0" w:space="0" w:color="auto"/>
            <w:left w:val="none" w:sz="0" w:space="0" w:color="auto"/>
            <w:bottom w:val="none" w:sz="0" w:space="0" w:color="auto"/>
            <w:right w:val="none" w:sz="0" w:space="0" w:color="auto"/>
          </w:divBdr>
        </w:div>
        <w:div w:id="1678386457">
          <w:marLeft w:val="480"/>
          <w:marRight w:val="0"/>
          <w:marTop w:val="0"/>
          <w:marBottom w:val="0"/>
          <w:divBdr>
            <w:top w:val="none" w:sz="0" w:space="0" w:color="auto"/>
            <w:left w:val="none" w:sz="0" w:space="0" w:color="auto"/>
            <w:bottom w:val="none" w:sz="0" w:space="0" w:color="auto"/>
            <w:right w:val="none" w:sz="0" w:space="0" w:color="auto"/>
          </w:divBdr>
        </w:div>
        <w:div w:id="1745301302">
          <w:marLeft w:val="480"/>
          <w:marRight w:val="0"/>
          <w:marTop w:val="0"/>
          <w:marBottom w:val="0"/>
          <w:divBdr>
            <w:top w:val="none" w:sz="0" w:space="0" w:color="auto"/>
            <w:left w:val="none" w:sz="0" w:space="0" w:color="auto"/>
            <w:bottom w:val="none" w:sz="0" w:space="0" w:color="auto"/>
            <w:right w:val="none" w:sz="0" w:space="0" w:color="auto"/>
          </w:divBdr>
        </w:div>
        <w:div w:id="1827089263">
          <w:marLeft w:val="480"/>
          <w:marRight w:val="0"/>
          <w:marTop w:val="0"/>
          <w:marBottom w:val="0"/>
          <w:divBdr>
            <w:top w:val="none" w:sz="0" w:space="0" w:color="auto"/>
            <w:left w:val="none" w:sz="0" w:space="0" w:color="auto"/>
            <w:bottom w:val="none" w:sz="0" w:space="0" w:color="auto"/>
            <w:right w:val="none" w:sz="0" w:space="0" w:color="auto"/>
          </w:divBdr>
        </w:div>
        <w:div w:id="1861309999">
          <w:marLeft w:val="480"/>
          <w:marRight w:val="0"/>
          <w:marTop w:val="0"/>
          <w:marBottom w:val="0"/>
          <w:divBdr>
            <w:top w:val="none" w:sz="0" w:space="0" w:color="auto"/>
            <w:left w:val="none" w:sz="0" w:space="0" w:color="auto"/>
            <w:bottom w:val="none" w:sz="0" w:space="0" w:color="auto"/>
            <w:right w:val="none" w:sz="0" w:space="0" w:color="auto"/>
          </w:divBdr>
        </w:div>
        <w:div w:id="1916815133">
          <w:marLeft w:val="480"/>
          <w:marRight w:val="0"/>
          <w:marTop w:val="0"/>
          <w:marBottom w:val="0"/>
          <w:divBdr>
            <w:top w:val="none" w:sz="0" w:space="0" w:color="auto"/>
            <w:left w:val="none" w:sz="0" w:space="0" w:color="auto"/>
            <w:bottom w:val="none" w:sz="0" w:space="0" w:color="auto"/>
            <w:right w:val="none" w:sz="0" w:space="0" w:color="auto"/>
          </w:divBdr>
        </w:div>
        <w:div w:id="1931547902">
          <w:marLeft w:val="480"/>
          <w:marRight w:val="0"/>
          <w:marTop w:val="0"/>
          <w:marBottom w:val="0"/>
          <w:divBdr>
            <w:top w:val="none" w:sz="0" w:space="0" w:color="auto"/>
            <w:left w:val="none" w:sz="0" w:space="0" w:color="auto"/>
            <w:bottom w:val="none" w:sz="0" w:space="0" w:color="auto"/>
            <w:right w:val="none" w:sz="0" w:space="0" w:color="auto"/>
          </w:divBdr>
        </w:div>
        <w:div w:id="1932348418">
          <w:marLeft w:val="480"/>
          <w:marRight w:val="0"/>
          <w:marTop w:val="0"/>
          <w:marBottom w:val="0"/>
          <w:divBdr>
            <w:top w:val="none" w:sz="0" w:space="0" w:color="auto"/>
            <w:left w:val="none" w:sz="0" w:space="0" w:color="auto"/>
            <w:bottom w:val="none" w:sz="0" w:space="0" w:color="auto"/>
            <w:right w:val="none" w:sz="0" w:space="0" w:color="auto"/>
          </w:divBdr>
        </w:div>
        <w:div w:id="1982224953">
          <w:marLeft w:val="480"/>
          <w:marRight w:val="0"/>
          <w:marTop w:val="0"/>
          <w:marBottom w:val="0"/>
          <w:divBdr>
            <w:top w:val="none" w:sz="0" w:space="0" w:color="auto"/>
            <w:left w:val="none" w:sz="0" w:space="0" w:color="auto"/>
            <w:bottom w:val="none" w:sz="0" w:space="0" w:color="auto"/>
            <w:right w:val="none" w:sz="0" w:space="0" w:color="auto"/>
          </w:divBdr>
        </w:div>
        <w:div w:id="2041540676">
          <w:marLeft w:val="480"/>
          <w:marRight w:val="0"/>
          <w:marTop w:val="0"/>
          <w:marBottom w:val="0"/>
          <w:divBdr>
            <w:top w:val="none" w:sz="0" w:space="0" w:color="auto"/>
            <w:left w:val="none" w:sz="0" w:space="0" w:color="auto"/>
            <w:bottom w:val="none" w:sz="0" w:space="0" w:color="auto"/>
            <w:right w:val="none" w:sz="0" w:space="0" w:color="auto"/>
          </w:divBdr>
        </w:div>
        <w:div w:id="2051832659">
          <w:marLeft w:val="480"/>
          <w:marRight w:val="0"/>
          <w:marTop w:val="0"/>
          <w:marBottom w:val="0"/>
          <w:divBdr>
            <w:top w:val="none" w:sz="0" w:space="0" w:color="auto"/>
            <w:left w:val="none" w:sz="0" w:space="0" w:color="auto"/>
            <w:bottom w:val="none" w:sz="0" w:space="0" w:color="auto"/>
            <w:right w:val="none" w:sz="0" w:space="0" w:color="auto"/>
          </w:divBdr>
        </w:div>
        <w:div w:id="2055498645">
          <w:marLeft w:val="480"/>
          <w:marRight w:val="0"/>
          <w:marTop w:val="0"/>
          <w:marBottom w:val="0"/>
          <w:divBdr>
            <w:top w:val="none" w:sz="0" w:space="0" w:color="auto"/>
            <w:left w:val="none" w:sz="0" w:space="0" w:color="auto"/>
            <w:bottom w:val="none" w:sz="0" w:space="0" w:color="auto"/>
            <w:right w:val="none" w:sz="0" w:space="0" w:color="auto"/>
          </w:divBdr>
        </w:div>
        <w:div w:id="2112892817">
          <w:marLeft w:val="480"/>
          <w:marRight w:val="0"/>
          <w:marTop w:val="0"/>
          <w:marBottom w:val="0"/>
          <w:divBdr>
            <w:top w:val="none" w:sz="0" w:space="0" w:color="auto"/>
            <w:left w:val="none" w:sz="0" w:space="0" w:color="auto"/>
            <w:bottom w:val="none" w:sz="0" w:space="0" w:color="auto"/>
            <w:right w:val="none" w:sz="0" w:space="0" w:color="auto"/>
          </w:divBdr>
        </w:div>
        <w:div w:id="2113473526">
          <w:marLeft w:val="480"/>
          <w:marRight w:val="0"/>
          <w:marTop w:val="0"/>
          <w:marBottom w:val="0"/>
          <w:divBdr>
            <w:top w:val="none" w:sz="0" w:space="0" w:color="auto"/>
            <w:left w:val="none" w:sz="0" w:space="0" w:color="auto"/>
            <w:bottom w:val="none" w:sz="0" w:space="0" w:color="auto"/>
            <w:right w:val="none" w:sz="0" w:space="0" w:color="auto"/>
          </w:divBdr>
        </w:div>
        <w:div w:id="2130587726">
          <w:marLeft w:val="480"/>
          <w:marRight w:val="0"/>
          <w:marTop w:val="0"/>
          <w:marBottom w:val="0"/>
          <w:divBdr>
            <w:top w:val="none" w:sz="0" w:space="0" w:color="auto"/>
            <w:left w:val="none" w:sz="0" w:space="0" w:color="auto"/>
            <w:bottom w:val="none" w:sz="0" w:space="0" w:color="auto"/>
            <w:right w:val="none" w:sz="0" w:space="0" w:color="auto"/>
          </w:divBdr>
        </w:div>
        <w:div w:id="2144540316">
          <w:marLeft w:val="480"/>
          <w:marRight w:val="0"/>
          <w:marTop w:val="0"/>
          <w:marBottom w:val="0"/>
          <w:divBdr>
            <w:top w:val="none" w:sz="0" w:space="0" w:color="auto"/>
            <w:left w:val="none" w:sz="0" w:space="0" w:color="auto"/>
            <w:bottom w:val="none" w:sz="0" w:space="0" w:color="auto"/>
            <w:right w:val="none" w:sz="0" w:space="0" w:color="auto"/>
          </w:divBdr>
        </w:div>
      </w:divsChild>
    </w:div>
    <w:div w:id="1857814829">
      <w:bodyDiv w:val="1"/>
      <w:marLeft w:val="0"/>
      <w:marRight w:val="0"/>
      <w:marTop w:val="0"/>
      <w:marBottom w:val="0"/>
      <w:divBdr>
        <w:top w:val="none" w:sz="0" w:space="0" w:color="auto"/>
        <w:left w:val="none" w:sz="0" w:space="0" w:color="auto"/>
        <w:bottom w:val="none" w:sz="0" w:space="0" w:color="auto"/>
        <w:right w:val="none" w:sz="0" w:space="0" w:color="auto"/>
      </w:divBdr>
      <w:divsChild>
        <w:div w:id="901981940">
          <w:marLeft w:val="480"/>
          <w:marRight w:val="0"/>
          <w:marTop w:val="0"/>
          <w:marBottom w:val="0"/>
          <w:divBdr>
            <w:top w:val="none" w:sz="0" w:space="0" w:color="auto"/>
            <w:left w:val="none" w:sz="0" w:space="0" w:color="auto"/>
            <w:bottom w:val="none" w:sz="0" w:space="0" w:color="auto"/>
            <w:right w:val="none" w:sz="0" w:space="0" w:color="auto"/>
          </w:divBdr>
        </w:div>
        <w:div w:id="2126076144">
          <w:marLeft w:val="480"/>
          <w:marRight w:val="0"/>
          <w:marTop w:val="0"/>
          <w:marBottom w:val="0"/>
          <w:divBdr>
            <w:top w:val="none" w:sz="0" w:space="0" w:color="auto"/>
            <w:left w:val="none" w:sz="0" w:space="0" w:color="auto"/>
            <w:bottom w:val="none" w:sz="0" w:space="0" w:color="auto"/>
            <w:right w:val="none" w:sz="0" w:space="0" w:color="auto"/>
          </w:divBdr>
        </w:div>
        <w:div w:id="548801525">
          <w:marLeft w:val="480"/>
          <w:marRight w:val="0"/>
          <w:marTop w:val="0"/>
          <w:marBottom w:val="0"/>
          <w:divBdr>
            <w:top w:val="none" w:sz="0" w:space="0" w:color="auto"/>
            <w:left w:val="none" w:sz="0" w:space="0" w:color="auto"/>
            <w:bottom w:val="none" w:sz="0" w:space="0" w:color="auto"/>
            <w:right w:val="none" w:sz="0" w:space="0" w:color="auto"/>
          </w:divBdr>
        </w:div>
        <w:div w:id="1344631574">
          <w:marLeft w:val="480"/>
          <w:marRight w:val="0"/>
          <w:marTop w:val="0"/>
          <w:marBottom w:val="0"/>
          <w:divBdr>
            <w:top w:val="none" w:sz="0" w:space="0" w:color="auto"/>
            <w:left w:val="none" w:sz="0" w:space="0" w:color="auto"/>
            <w:bottom w:val="none" w:sz="0" w:space="0" w:color="auto"/>
            <w:right w:val="none" w:sz="0" w:space="0" w:color="auto"/>
          </w:divBdr>
        </w:div>
        <w:div w:id="961351040">
          <w:marLeft w:val="480"/>
          <w:marRight w:val="0"/>
          <w:marTop w:val="0"/>
          <w:marBottom w:val="0"/>
          <w:divBdr>
            <w:top w:val="none" w:sz="0" w:space="0" w:color="auto"/>
            <w:left w:val="none" w:sz="0" w:space="0" w:color="auto"/>
            <w:bottom w:val="none" w:sz="0" w:space="0" w:color="auto"/>
            <w:right w:val="none" w:sz="0" w:space="0" w:color="auto"/>
          </w:divBdr>
        </w:div>
        <w:div w:id="29041590">
          <w:marLeft w:val="480"/>
          <w:marRight w:val="0"/>
          <w:marTop w:val="0"/>
          <w:marBottom w:val="0"/>
          <w:divBdr>
            <w:top w:val="none" w:sz="0" w:space="0" w:color="auto"/>
            <w:left w:val="none" w:sz="0" w:space="0" w:color="auto"/>
            <w:bottom w:val="none" w:sz="0" w:space="0" w:color="auto"/>
            <w:right w:val="none" w:sz="0" w:space="0" w:color="auto"/>
          </w:divBdr>
        </w:div>
        <w:div w:id="83452404">
          <w:marLeft w:val="480"/>
          <w:marRight w:val="0"/>
          <w:marTop w:val="0"/>
          <w:marBottom w:val="0"/>
          <w:divBdr>
            <w:top w:val="none" w:sz="0" w:space="0" w:color="auto"/>
            <w:left w:val="none" w:sz="0" w:space="0" w:color="auto"/>
            <w:bottom w:val="none" w:sz="0" w:space="0" w:color="auto"/>
            <w:right w:val="none" w:sz="0" w:space="0" w:color="auto"/>
          </w:divBdr>
        </w:div>
        <w:div w:id="1761952510">
          <w:marLeft w:val="480"/>
          <w:marRight w:val="0"/>
          <w:marTop w:val="0"/>
          <w:marBottom w:val="0"/>
          <w:divBdr>
            <w:top w:val="none" w:sz="0" w:space="0" w:color="auto"/>
            <w:left w:val="none" w:sz="0" w:space="0" w:color="auto"/>
            <w:bottom w:val="none" w:sz="0" w:space="0" w:color="auto"/>
            <w:right w:val="none" w:sz="0" w:space="0" w:color="auto"/>
          </w:divBdr>
        </w:div>
        <w:div w:id="857352360">
          <w:marLeft w:val="480"/>
          <w:marRight w:val="0"/>
          <w:marTop w:val="0"/>
          <w:marBottom w:val="0"/>
          <w:divBdr>
            <w:top w:val="none" w:sz="0" w:space="0" w:color="auto"/>
            <w:left w:val="none" w:sz="0" w:space="0" w:color="auto"/>
            <w:bottom w:val="none" w:sz="0" w:space="0" w:color="auto"/>
            <w:right w:val="none" w:sz="0" w:space="0" w:color="auto"/>
          </w:divBdr>
        </w:div>
        <w:div w:id="1366364684">
          <w:marLeft w:val="480"/>
          <w:marRight w:val="0"/>
          <w:marTop w:val="0"/>
          <w:marBottom w:val="0"/>
          <w:divBdr>
            <w:top w:val="none" w:sz="0" w:space="0" w:color="auto"/>
            <w:left w:val="none" w:sz="0" w:space="0" w:color="auto"/>
            <w:bottom w:val="none" w:sz="0" w:space="0" w:color="auto"/>
            <w:right w:val="none" w:sz="0" w:space="0" w:color="auto"/>
          </w:divBdr>
        </w:div>
        <w:div w:id="1905336003">
          <w:marLeft w:val="480"/>
          <w:marRight w:val="0"/>
          <w:marTop w:val="0"/>
          <w:marBottom w:val="0"/>
          <w:divBdr>
            <w:top w:val="none" w:sz="0" w:space="0" w:color="auto"/>
            <w:left w:val="none" w:sz="0" w:space="0" w:color="auto"/>
            <w:bottom w:val="none" w:sz="0" w:space="0" w:color="auto"/>
            <w:right w:val="none" w:sz="0" w:space="0" w:color="auto"/>
          </w:divBdr>
        </w:div>
        <w:div w:id="888878255">
          <w:marLeft w:val="480"/>
          <w:marRight w:val="0"/>
          <w:marTop w:val="0"/>
          <w:marBottom w:val="0"/>
          <w:divBdr>
            <w:top w:val="none" w:sz="0" w:space="0" w:color="auto"/>
            <w:left w:val="none" w:sz="0" w:space="0" w:color="auto"/>
            <w:bottom w:val="none" w:sz="0" w:space="0" w:color="auto"/>
            <w:right w:val="none" w:sz="0" w:space="0" w:color="auto"/>
          </w:divBdr>
        </w:div>
        <w:div w:id="685517810">
          <w:marLeft w:val="480"/>
          <w:marRight w:val="0"/>
          <w:marTop w:val="0"/>
          <w:marBottom w:val="0"/>
          <w:divBdr>
            <w:top w:val="none" w:sz="0" w:space="0" w:color="auto"/>
            <w:left w:val="none" w:sz="0" w:space="0" w:color="auto"/>
            <w:bottom w:val="none" w:sz="0" w:space="0" w:color="auto"/>
            <w:right w:val="none" w:sz="0" w:space="0" w:color="auto"/>
          </w:divBdr>
        </w:div>
        <w:div w:id="105082085">
          <w:marLeft w:val="480"/>
          <w:marRight w:val="0"/>
          <w:marTop w:val="0"/>
          <w:marBottom w:val="0"/>
          <w:divBdr>
            <w:top w:val="none" w:sz="0" w:space="0" w:color="auto"/>
            <w:left w:val="none" w:sz="0" w:space="0" w:color="auto"/>
            <w:bottom w:val="none" w:sz="0" w:space="0" w:color="auto"/>
            <w:right w:val="none" w:sz="0" w:space="0" w:color="auto"/>
          </w:divBdr>
        </w:div>
        <w:div w:id="965552216">
          <w:marLeft w:val="480"/>
          <w:marRight w:val="0"/>
          <w:marTop w:val="0"/>
          <w:marBottom w:val="0"/>
          <w:divBdr>
            <w:top w:val="none" w:sz="0" w:space="0" w:color="auto"/>
            <w:left w:val="none" w:sz="0" w:space="0" w:color="auto"/>
            <w:bottom w:val="none" w:sz="0" w:space="0" w:color="auto"/>
            <w:right w:val="none" w:sz="0" w:space="0" w:color="auto"/>
          </w:divBdr>
        </w:div>
        <w:div w:id="1392995464">
          <w:marLeft w:val="480"/>
          <w:marRight w:val="0"/>
          <w:marTop w:val="0"/>
          <w:marBottom w:val="0"/>
          <w:divBdr>
            <w:top w:val="none" w:sz="0" w:space="0" w:color="auto"/>
            <w:left w:val="none" w:sz="0" w:space="0" w:color="auto"/>
            <w:bottom w:val="none" w:sz="0" w:space="0" w:color="auto"/>
            <w:right w:val="none" w:sz="0" w:space="0" w:color="auto"/>
          </w:divBdr>
        </w:div>
        <w:div w:id="1390498390">
          <w:marLeft w:val="480"/>
          <w:marRight w:val="0"/>
          <w:marTop w:val="0"/>
          <w:marBottom w:val="0"/>
          <w:divBdr>
            <w:top w:val="none" w:sz="0" w:space="0" w:color="auto"/>
            <w:left w:val="none" w:sz="0" w:space="0" w:color="auto"/>
            <w:bottom w:val="none" w:sz="0" w:space="0" w:color="auto"/>
            <w:right w:val="none" w:sz="0" w:space="0" w:color="auto"/>
          </w:divBdr>
        </w:div>
        <w:div w:id="1339650736">
          <w:marLeft w:val="480"/>
          <w:marRight w:val="0"/>
          <w:marTop w:val="0"/>
          <w:marBottom w:val="0"/>
          <w:divBdr>
            <w:top w:val="none" w:sz="0" w:space="0" w:color="auto"/>
            <w:left w:val="none" w:sz="0" w:space="0" w:color="auto"/>
            <w:bottom w:val="none" w:sz="0" w:space="0" w:color="auto"/>
            <w:right w:val="none" w:sz="0" w:space="0" w:color="auto"/>
          </w:divBdr>
        </w:div>
        <w:div w:id="1843546161">
          <w:marLeft w:val="480"/>
          <w:marRight w:val="0"/>
          <w:marTop w:val="0"/>
          <w:marBottom w:val="0"/>
          <w:divBdr>
            <w:top w:val="none" w:sz="0" w:space="0" w:color="auto"/>
            <w:left w:val="none" w:sz="0" w:space="0" w:color="auto"/>
            <w:bottom w:val="none" w:sz="0" w:space="0" w:color="auto"/>
            <w:right w:val="none" w:sz="0" w:space="0" w:color="auto"/>
          </w:divBdr>
        </w:div>
        <w:div w:id="428156955">
          <w:marLeft w:val="480"/>
          <w:marRight w:val="0"/>
          <w:marTop w:val="0"/>
          <w:marBottom w:val="0"/>
          <w:divBdr>
            <w:top w:val="none" w:sz="0" w:space="0" w:color="auto"/>
            <w:left w:val="none" w:sz="0" w:space="0" w:color="auto"/>
            <w:bottom w:val="none" w:sz="0" w:space="0" w:color="auto"/>
            <w:right w:val="none" w:sz="0" w:space="0" w:color="auto"/>
          </w:divBdr>
        </w:div>
        <w:div w:id="939996679">
          <w:marLeft w:val="480"/>
          <w:marRight w:val="0"/>
          <w:marTop w:val="0"/>
          <w:marBottom w:val="0"/>
          <w:divBdr>
            <w:top w:val="none" w:sz="0" w:space="0" w:color="auto"/>
            <w:left w:val="none" w:sz="0" w:space="0" w:color="auto"/>
            <w:bottom w:val="none" w:sz="0" w:space="0" w:color="auto"/>
            <w:right w:val="none" w:sz="0" w:space="0" w:color="auto"/>
          </w:divBdr>
        </w:div>
        <w:div w:id="847671498">
          <w:marLeft w:val="480"/>
          <w:marRight w:val="0"/>
          <w:marTop w:val="0"/>
          <w:marBottom w:val="0"/>
          <w:divBdr>
            <w:top w:val="none" w:sz="0" w:space="0" w:color="auto"/>
            <w:left w:val="none" w:sz="0" w:space="0" w:color="auto"/>
            <w:bottom w:val="none" w:sz="0" w:space="0" w:color="auto"/>
            <w:right w:val="none" w:sz="0" w:space="0" w:color="auto"/>
          </w:divBdr>
        </w:div>
        <w:div w:id="201408366">
          <w:marLeft w:val="480"/>
          <w:marRight w:val="0"/>
          <w:marTop w:val="0"/>
          <w:marBottom w:val="0"/>
          <w:divBdr>
            <w:top w:val="none" w:sz="0" w:space="0" w:color="auto"/>
            <w:left w:val="none" w:sz="0" w:space="0" w:color="auto"/>
            <w:bottom w:val="none" w:sz="0" w:space="0" w:color="auto"/>
            <w:right w:val="none" w:sz="0" w:space="0" w:color="auto"/>
          </w:divBdr>
        </w:div>
        <w:div w:id="2118675597">
          <w:marLeft w:val="480"/>
          <w:marRight w:val="0"/>
          <w:marTop w:val="0"/>
          <w:marBottom w:val="0"/>
          <w:divBdr>
            <w:top w:val="none" w:sz="0" w:space="0" w:color="auto"/>
            <w:left w:val="none" w:sz="0" w:space="0" w:color="auto"/>
            <w:bottom w:val="none" w:sz="0" w:space="0" w:color="auto"/>
            <w:right w:val="none" w:sz="0" w:space="0" w:color="auto"/>
          </w:divBdr>
        </w:div>
        <w:div w:id="2040424386">
          <w:marLeft w:val="480"/>
          <w:marRight w:val="0"/>
          <w:marTop w:val="0"/>
          <w:marBottom w:val="0"/>
          <w:divBdr>
            <w:top w:val="none" w:sz="0" w:space="0" w:color="auto"/>
            <w:left w:val="none" w:sz="0" w:space="0" w:color="auto"/>
            <w:bottom w:val="none" w:sz="0" w:space="0" w:color="auto"/>
            <w:right w:val="none" w:sz="0" w:space="0" w:color="auto"/>
          </w:divBdr>
        </w:div>
        <w:div w:id="712191484">
          <w:marLeft w:val="480"/>
          <w:marRight w:val="0"/>
          <w:marTop w:val="0"/>
          <w:marBottom w:val="0"/>
          <w:divBdr>
            <w:top w:val="none" w:sz="0" w:space="0" w:color="auto"/>
            <w:left w:val="none" w:sz="0" w:space="0" w:color="auto"/>
            <w:bottom w:val="none" w:sz="0" w:space="0" w:color="auto"/>
            <w:right w:val="none" w:sz="0" w:space="0" w:color="auto"/>
          </w:divBdr>
        </w:div>
        <w:div w:id="1122266985">
          <w:marLeft w:val="480"/>
          <w:marRight w:val="0"/>
          <w:marTop w:val="0"/>
          <w:marBottom w:val="0"/>
          <w:divBdr>
            <w:top w:val="none" w:sz="0" w:space="0" w:color="auto"/>
            <w:left w:val="none" w:sz="0" w:space="0" w:color="auto"/>
            <w:bottom w:val="none" w:sz="0" w:space="0" w:color="auto"/>
            <w:right w:val="none" w:sz="0" w:space="0" w:color="auto"/>
          </w:divBdr>
        </w:div>
        <w:div w:id="625505488">
          <w:marLeft w:val="480"/>
          <w:marRight w:val="0"/>
          <w:marTop w:val="0"/>
          <w:marBottom w:val="0"/>
          <w:divBdr>
            <w:top w:val="none" w:sz="0" w:space="0" w:color="auto"/>
            <w:left w:val="none" w:sz="0" w:space="0" w:color="auto"/>
            <w:bottom w:val="none" w:sz="0" w:space="0" w:color="auto"/>
            <w:right w:val="none" w:sz="0" w:space="0" w:color="auto"/>
          </w:divBdr>
        </w:div>
        <w:div w:id="2135050444">
          <w:marLeft w:val="480"/>
          <w:marRight w:val="0"/>
          <w:marTop w:val="0"/>
          <w:marBottom w:val="0"/>
          <w:divBdr>
            <w:top w:val="none" w:sz="0" w:space="0" w:color="auto"/>
            <w:left w:val="none" w:sz="0" w:space="0" w:color="auto"/>
            <w:bottom w:val="none" w:sz="0" w:space="0" w:color="auto"/>
            <w:right w:val="none" w:sz="0" w:space="0" w:color="auto"/>
          </w:divBdr>
        </w:div>
        <w:div w:id="1498838694">
          <w:marLeft w:val="480"/>
          <w:marRight w:val="0"/>
          <w:marTop w:val="0"/>
          <w:marBottom w:val="0"/>
          <w:divBdr>
            <w:top w:val="none" w:sz="0" w:space="0" w:color="auto"/>
            <w:left w:val="none" w:sz="0" w:space="0" w:color="auto"/>
            <w:bottom w:val="none" w:sz="0" w:space="0" w:color="auto"/>
            <w:right w:val="none" w:sz="0" w:space="0" w:color="auto"/>
          </w:divBdr>
        </w:div>
        <w:div w:id="1777864900">
          <w:marLeft w:val="480"/>
          <w:marRight w:val="0"/>
          <w:marTop w:val="0"/>
          <w:marBottom w:val="0"/>
          <w:divBdr>
            <w:top w:val="none" w:sz="0" w:space="0" w:color="auto"/>
            <w:left w:val="none" w:sz="0" w:space="0" w:color="auto"/>
            <w:bottom w:val="none" w:sz="0" w:space="0" w:color="auto"/>
            <w:right w:val="none" w:sz="0" w:space="0" w:color="auto"/>
          </w:divBdr>
        </w:div>
        <w:div w:id="903032605">
          <w:marLeft w:val="480"/>
          <w:marRight w:val="0"/>
          <w:marTop w:val="0"/>
          <w:marBottom w:val="0"/>
          <w:divBdr>
            <w:top w:val="none" w:sz="0" w:space="0" w:color="auto"/>
            <w:left w:val="none" w:sz="0" w:space="0" w:color="auto"/>
            <w:bottom w:val="none" w:sz="0" w:space="0" w:color="auto"/>
            <w:right w:val="none" w:sz="0" w:space="0" w:color="auto"/>
          </w:divBdr>
        </w:div>
        <w:div w:id="1991129177">
          <w:marLeft w:val="480"/>
          <w:marRight w:val="0"/>
          <w:marTop w:val="0"/>
          <w:marBottom w:val="0"/>
          <w:divBdr>
            <w:top w:val="none" w:sz="0" w:space="0" w:color="auto"/>
            <w:left w:val="none" w:sz="0" w:space="0" w:color="auto"/>
            <w:bottom w:val="none" w:sz="0" w:space="0" w:color="auto"/>
            <w:right w:val="none" w:sz="0" w:space="0" w:color="auto"/>
          </w:divBdr>
        </w:div>
        <w:div w:id="1235821585">
          <w:marLeft w:val="480"/>
          <w:marRight w:val="0"/>
          <w:marTop w:val="0"/>
          <w:marBottom w:val="0"/>
          <w:divBdr>
            <w:top w:val="none" w:sz="0" w:space="0" w:color="auto"/>
            <w:left w:val="none" w:sz="0" w:space="0" w:color="auto"/>
            <w:bottom w:val="none" w:sz="0" w:space="0" w:color="auto"/>
            <w:right w:val="none" w:sz="0" w:space="0" w:color="auto"/>
          </w:divBdr>
        </w:div>
        <w:div w:id="755327101">
          <w:marLeft w:val="480"/>
          <w:marRight w:val="0"/>
          <w:marTop w:val="0"/>
          <w:marBottom w:val="0"/>
          <w:divBdr>
            <w:top w:val="none" w:sz="0" w:space="0" w:color="auto"/>
            <w:left w:val="none" w:sz="0" w:space="0" w:color="auto"/>
            <w:bottom w:val="none" w:sz="0" w:space="0" w:color="auto"/>
            <w:right w:val="none" w:sz="0" w:space="0" w:color="auto"/>
          </w:divBdr>
        </w:div>
        <w:div w:id="1267806530">
          <w:marLeft w:val="480"/>
          <w:marRight w:val="0"/>
          <w:marTop w:val="0"/>
          <w:marBottom w:val="0"/>
          <w:divBdr>
            <w:top w:val="none" w:sz="0" w:space="0" w:color="auto"/>
            <w:left w:val="none" w:sz="0" w:space="0" w:color="auto"/>
            <w:bottom w:val="none" w:sz="0" w:space="0" w:color="auto"/>
            <w:right w:val="none" w:sz="0" w:space="0" w:color="auto"/>
          </w:divBdr>
        </w:div>
        <w:div w:id="1292588972">
          <w:marLeft w:val="480"/>
          <w:marRight w:val="0"/>
          <w:marTop w:val="0"/>
          <w:marBottom w:val="0"/>
          <w:divBdr>
            <w:top w:val="none" w:sz="0" w:space="0" w:color="auto"/>
            <w:left w:val="none" w:sz="0" w:space="0" w:color="auto"/>
            <w:bottom w:val="none" w:sz="0" w:space="0" w:color="auto"/>
            <w:right w:val="none" w:sz="0" w:space="0" w:color="auto"/>
          </w:divBdr>
        </w:div>
        <w:div w:id="277296397">
          <w:marLeft w:val="480"/>
          <w:marRight w:val="0"/>
          <w:marTop w:val="0"/>
          <w:marBottom w:val="0"/>
          <w:divBdr>
            <w:top w:val="none" w:sz="0" w:space="0" w:color="auto"/>
            <w:left w:val="none" w:sz="0" w:space="0" w:color="auto"/>
            <w:bottom w:val="none" w:sz="0" w:space="0" w:color="auto"/>
            <w:right w:val="none" w:sz="0" w:space="0" w:color="auto"/>
          </w:divBdr>
        </w:div>
        <w:div w:id="1351103899">
          <w:marLeft w:val="480"/>
          <w:marRight w:val="0"/>
          <w:marTop w:val="0"/>
          <w:marBottom w:val="0"/>
          <w:divBdr>
            <w:top w:val="none" w:sz="0" w:space="0" w:color="auto"/>
            <w:left w:val="none" w:sz="0" w:space="0" w:color="auto"/>
            <w:bottom w:val="none" w:sz="0" w:space="0" w:color="auto"/>
            <w:right w:val="none" w:sz="0" w:space="0" w:color="auto"/>
          </w:divBdr>
        </w:div>
        <w:div w:id="94331048">
          <w:marLeft w:val="480"/>
          <w:marRight w:val="0"/>
          <w:marTop w:val="0"/>
          <w:marBottom w:val="0"/>
          <w:divBdr>
            <w:top w:val="none" w:sz="0" w:space="0" w:color="auto"/>
            <w:left w:val="none" w:sz="0" w:space="0" w:color="auto"/>
            <w:bottom w:val="none" w:sz="0" w:space="0" w:color="auto"/>
            <w:right w:val="none" w:sz="0" w:space="0" w:color="auto"/>
          </w:divBdr>
        </w:div>
        <w:div w:id="849488972">
          <w:marLeft w:val="480"/>
          <w:marRight w:val="0"/>
          <w:marTop w:val="0"/>
          <w:marBottom w:val="0"/>
          <w:divBdr>
            <w:top w:val="none" w:sz="0" w:space="0" w:color="auto"/>
            <w:left w:val="none" w:sz="0" w:space="0" w:color="auto"/>
            <w:bottom w:val="none" w:sz="0" w:space="0" w:color="auto"/>
            <w:right w:val="none" w:sz="0" w:space="0" w:color="auto"/>
          </w:divBdr>
        </w:div>
        <w:div w:id="66222943">
          <w:marLeft w:val="480"/>
          <w:marRight w:val="0"/>
          <w:marTop w:val="0"/>
          <w:marBottom w:val="0"/>
          <w:divBdr>
            <w:top w:val="none" w:sz="0" w:space="0" w:color="auto"/>
            <w:left w:val="none" w:sz="0" w:space="0" w:color="auto"/>
            <w:bottom w:val="none" w:sz="0" w:space="0" w:color="auto"/>
            <w:right w:val="none" w:sz="0" w:space="0" w:color="auto"/>
          </w:divBdr>
        </w:div>
        <w:div w:id="386028755">
          <w:marLeft w:val="480"/>
          <w:marRight w:val="0"/>
          <w:marTop w:val="0"/>
          <w:marBottom w:val="0"/>
          <w:divBdr>
            <w:top w:val="none" w:sz="0" w:space="0" w:color="auto"/>
            <w:left w:val="none" w:sz="0" w:space="0" w:color="auto"/>
            <w:bottom w:val="none" w:sz="0" w:space="0" w:color="auto"/>
            <w:right w:val="none" w:sz="0" w:space="0" w:color="auto"/>
          </w:divBdr>
        </w:div>
        <w:div w:id="945694245">
          <w:marLeft w:val="480"/>
          <w:marRight w:val="0"/>
          <w:marTop w:val="0"/>
          <w:marBottom w:val="0"/>
          <w:divBdr>
            <w:top w:val="none" w:sz="0" w:space="0" w:color="auto"/>
            <w:left w:val="none" w:sz="0" w:space="0" w:color="auto"/>
            <w:bottom w:val="none" w:sz="0" w:space="0" w:color="auto"/>
            <w:right w:val="none" w:sz="0" w:space="0" w:color="auto"/>
          </w:divBdr>
        </w:div>
        <w:div w:id="1726026899">
          <w:marLeft w:val="480"/>
          <w:marRight w:val="0"/>
          <w:marTop w:val="0"/>
          <w:marBottom w:val="0"/>
          <w:divBdr>
            <w:top w:val="none" w:sz="0" w:space="0" w:color="auto"/>
            <w:left w:val="none" w:sz="0" w:space="0" w:color="auto"/>
            <w:bottom w:val="none" w:sz="0" w:space="0" w:color="auto"/>
            <w:right w:val="none" w:sz="0" w:space="0" w:color="auto"/>
          </w:divBdr>
        </w:div>
        <w:div w:id="1559048790">
          <w:marLeft w:val="480"/>
          <w:marRight w:val="0"/>
          <w:marTop w:val="0"/>
          <w:marBottom w:val="0"/>
          <w:divBdr>
            <w:top w:val="none" w:sz="0" w:space="0" w:color="auto"/>
            <w:left w:val="none" w:sz="0" w:space="0" w:color="auto"/>
            <w:bottom w:val="none" w:sz="0" w:space="0" w:color="auto"/>
            <w:right w:val="none" w:sz="0" w:space="0" w:color="auto"/>
          </w:divBdr>
        </w:div>
        <w:div w:id="468396652">
          <w:marLeft w:val="480"/>
          <w:marRight w:val="0"/>
          <w:marTop w:val="0"/>
          <w:marBottom w:val="0"/>
          <w:divBdr>
            <w:top w:val="none" w:sz="0" w:space="0" w:color="auto"/>
            <w:left w:val="none" w:sz="0" w:space="0" w:color="auto"/>
            <w:bottom w:val="none" w:sz="0" w:space="0" w:color="auto"/>
            <w:right w:val="none" w:sz="0" w:space="0" w:color="auto"/>
          </w:divBdr>
        </w:div>
        <w:div w:id="229315856">
          <w:marLeft w:val="480"/>
          <w:marRight w:val="0"/>
          <w:marTop w:val="0"/>
          <w:marBottom w:val="0"/>
          <w:divBdr>
            <w:top w:val="none" w:sz="0" w:space="0" w:color="auto"/>
            <w:left w:val="none" w:sz="0" w:space="0" w:color="auto"/>
            <w:bottom w:val="none" w:sz="0" w:space="0" w:color="auto"/>
            <w:right w:val="none" w:sz="0" w:space="0" w:color="auto"/>
          </w:divBdr>
        </w:div>
        <w:div w:id="410933119">
          <w:marLeft w:val="480"/>
          <w:marRight w:val="0"/>
          <w:marTop w:val="0"/>
          <w:marBottom w:val="0"/>
          <w:divBdr>
            <w:top w:val="none" w:sz="0" w:space="0" w:color="auto"/>
            <w:left w:val="none" w:sz="0" w:space="0" w:color="auto"/>
            <w:bottom w:val="none" w:sz="0" w:space="0" w:color="auto"/>
            <w:right w:val="none" w:sz="0" w:space="0" w:color="auto"/>
          </w:divBdr>
        </w:div>
        <w:div w:id="1101682947">
          <w:marLeft w:val="480"/>
          <w:marRight w:val="0"/>
          <w:marTop w:val="0"/>
          <w:marBottom w:val="0"/>
          <w:divBdr>
            <w:top w:val="none" w:sz="0" w:space="0" w:color="auto"/>
            <w:left w:val="none" w:sz="0" w:space="0" w:color="auto"/>
            <w:bottom w:val="none" w:sz="0" w:space="0" w:color="auto"/>
            <w:right w:val="none" w:sz="0" w:space="0" w:color="auto"/>
          </w:divBdr>
        </w:div>
        <w:div w:id="1559167046">
          <w:marLeft w:val="480"/>
          <w:marRight w:val="0"/>
          <w:marTop w:val="0"/>
          <w:marBottom w:val="0"/>
          <w:divBdr>
            <w:top w:val="none" w:sz="0" w:space="0" w:color="auto"/>
            <w:left w:val="none" w:sz="0" w:space="0" w:color="auto"/>
            <w:bottom w:val="none" w:sz="0" w:space="0" w:color="auto"/>
            <w:right w:val="none" w:sz="0" w:space="0" w:color="auto"/>
          </w:divBdr>
        </w:div>
        <w:div w:id="2092775361">
          <w:marLeft w:val="480"/>
          <w:marRight w:val="0"/>
          <w:marTop w:val="0"/>
          <w:marBottom w:val="0"/>
          <w:divBdr>
            <w:top w:val="none" w:sz="0" w:space="0" w:color="auto"/>
            <w:left w:val="none" w:sz="0" w:space="0" w:color="auto"/>
            <w:bottom w:val="none" w:sz="0" w:space="0" w:color="auto"/>
            <w:right w:val="none" w:sz="0" w:space="0" w:color="auto"/>
          </w:divBdr>
        </w:div>
        <w:div w:id="1839614073">
          <w:marLeft w:val="480"/>
          <w:marRight w:val="0"/>
          <w:marTop w:val="0"/>
          <w:marBottom w:val="0"/>
          <w:divBdr>
            <w:top w:val="none" w:sz="0" w:space="0" w:color="auto"/>
            <w:left w:val="none" w:sz="0" w:space="0" w:color="auto"/>
            <w:bottom w:val="none" w:sz="0" w:space="0" w:color="auto"/>
            <w:right w:val="none" w:sz="0" w:space="0" w:color="auto"/>
          </w:divBdr>
        </w:div>
        <w:div w:id="1981228173">
          <w:marLeft w:val="480"/>
          <w:marRight w:val="0"/>
          <w:marTop w:val="0"/>
          <w:marBottom w:val="0"/>
          <w:divBdr>
            <w:top w:val="none" w:sz="0" w:space="0" w:color="auto"/>
            <w:left w:val="none" w:sz="0" w:space="0" w:color="auto"/>
            <w:bottom w:val="none" w:sz="0" w:space="0" w:color="auto"/>
            <w:right w:val="none" w:sz="0" w:space="0" w:color="auto"/>
          </w:divBdr>
        </w:div>
        <w:div w:id="1516844827">
          <w:marLeft w:val="480"/>
          <w:marRight w:val="0"/>
          <w:marTop w:val="0"/>
          <w:marBottom w:val="0"/>
          <w:divBdr>
            <w:top w:val="none" w:sz="0" w:space="0" w:color="auto"/>
            <w:left w:val="none" w:sz="0" w:space="0" w:color="auto"/>
            <w:bottom w:val="none" w:sz="0" w:space="0" w:color="auto"/>
            <w:right w:val="none" w:sz="0" w:space="0" w:color="auto"/>
          </w:divBdr>
        </w:div>
        <w:div w:id="625625032">
          <w:marLeft w:val="480"/>
          <w:marRight w:val="0"/>
          <w:marTop w:val="0"/>
          <w:marBottom w:val="0"/>
          <w:divBdr>
            <w:top w:val="none" w:sz="0" w:space="0" w:color="auto"/>
            <w:left w:val="none" w:sz="0" w:space="0" w:color="auto"/>
            <w:bottom w:val="none" w:sz="0" w:space="0" w:color="auto"/>
            <w:right w:val="none" w:sz="0" w:space="0" w:color="auto"/>
          </w:divBdr>
        </w:div>
        <w:div w:id="1448045382">
          <w:marLeft w:val="480"/>
          <w:marRight w:val="0"/>
          <w:marTop w:val="0"/>
          <w:marBottom w:val="0"/>
          <w:divBdr>
            <w:top w:val="none" w:sz="0" w:space="0" w:color="auto"/>
            <w:left w:val="none" w:sz="0" w:space="0" w:color="auto"/>
            <w:bottom w:val="none" w:sz="0" w:space="0" w:color="auto"/>
            <w:right w:val="none" w:sz="0" w:space="0" w:color="auto"/>
          </w:divBdr>
        </w:div>
        <w:div w:id="387807412">
          <w:marLeft w:val="480"/>
          <w:marRight w:val="0"/>
          <w:marTop w:val="0"/>
          <w:marBottom w:val="0"/>
          <w:divBdr>
            <w:top w:val="none" w:sz="0" w:space="0" w:color="auto"/>
            <w:left w:val="none" w:sz="0" w:space="0" w:color="auto"/>
            <w:bottom w:val="none" w:sz="0" w:space="0" w:color="auto"/>
            <w:right w:val="none" w:sz="0" w:space="0" w:color="auto"/>
          </w:divBdr>
        </w:div>
        <w:div w:id="976103262">
          <w:marLeft w:val="480"/>
          <w:marRight w:val="0"/>
          <w:marTop w:val="0"/>
          <w:marBottom w:val="0"/>
          <w:divBdr>
            <w:top w:val="none" w:sz="0" w:space="0" w:color="auto"/>
            <w:left w:val="none" w:sz="0" w:space="0" w:color="auto"/>
            <w:bottom w:val="none" w:sz="0" w:space="0" w:color="auto"/>
            <w:right w:val="none" w:sz="0" w:space="0" w:color="auto"/>
          </w:divBdr>
        </w:div>
        <w:div w:id="1669282060">
          <w:marLeft w:val="480"/>
          <w:marRight w:val="0"/>
          <w:marTop w:val="0"/>
          <w:marBottom w:val="0"/>
          <w:divBdr>
            <w:top w:val="none" w:sz="0" w:space="0" w:color="auto"/>
            <w:left w:val="none" w:sz="0" w:space="0" w:color="auto"/>
            <w:bottom w:val="none" w:sz="0" w:space="0" w:color="auto"/>
            <w:right w:val="none" w:sz="0" w:space="0" w:color="auto"/>
          </w:divBdr>
        </w:div>
        <w:div w:id="277297817">
          <w:marLeft w:val="480"/>
          <w:marRight w:val="0"/>
          <w:marTop w:val="0"/>
          <w:marBottom w:val="0"/>
          <w:divBdr>
            <w:top w:val="none" w:sz="0" w:space="0" w:color="auto"/>
            <w:left w:val="none" w:sz="0" w:space="0" w:color="auto"/>
            <w:bottom w:val="none" w:sz="0" w:space="0" w:color="auto"/>
            <w:right w:val="none" w:sz="0" w:space="0" w:color="auto"/>
          </w:divBdr>
        </w:div>
        <w:div w:id="152836109">
          <w:marLeft w:val="480"/>
          <w:marRight w:val="0"/>
          <w:marTop w:val="0"/>
          <w:marBottom w:val="0"/>
          <w:divBdr>
            <w:top w:val="none" w:sz="0" w:space="0" w:color="auto"/>
            <w:left w:val="none" w:sz="0" w:space="0" w:color="auto"/>
            <w:bottom w:val="none" w:sz="0" w:space="0" w:color="auto"/>
            <w:right w:val="none" w:sz="0" w:space="0" w:color="auto"/>
          </w:divBdr>
        </w:div>
        <w:div w:id="714085368">
          <w:marLeft w:val="480"/>
          <w:marRight w:val="0"/>
          <w:marTop w:val="0"/>
          <w:marBottom w:val="0"/>
          <w:divBdr>
            <w:top w:val="none" w:sz="0" w:space="0" w:color="auto"/>
            <w:left w:val="none" w:sz="0" w:space="0" w:color="auto"/>
            <w:bottom w:val="none" w:sz="0" w:space="0" w:color="auto"/>
            <w:right w:val="none" w:sz="0" w:space="0" w:color="auto"/>
          </w:divBdr>
        </w:div>
        <w:div w:id="235015222">
          <w:marLeft w:val="480"/>
          <w:marRight w:val="0"/>
          <w:marTop w:val="0"/>
          <w:marBottom w:val="0"/>
          <w:divBdr>
            <w:top w:val="none" w:sz="0" w:space="0" w:color="auto"/>
            <w:left w:val="none" w:sz="0" w:space="0" w:color="auto"/>
            <w:bottom w:val="none" w:sz="0" w:space="0" w:color="auto"/>
            <w:right w:val="none" w:sz="0" w:space="0" w:color="auto"/>
          </w:divBdr>
        </w:div>
        <w:div w:id="15930809">
          <w:marLeft w:val="480"/>
          <w:marRight w:val="0"/>
          <w:marTop w:val="0"/>
          <w:marBottom w:val="0"/>
          <w:divBdr>
            <w:top w:val="none" w:sz="0" w:space="0" w:color="auto"/>
            <w:left w:val="none" w:sz="0" w:space="0" w:color="auto"/>
            <w:bottom w:val="none" w:sz="0" w:space="0" w:color="auto"/>
            <w:right w:val="none" w:sz="0" w:space="0" w:color="auto"/>
          </w:divBdr>
        </w:div>
        <w:div w:id="1932349079">
          <w:marLeft w:val="480"/>
          <w:marRight w:val="0"/>
          <w:marTop w:val="0"/>
          <w:marBottom w:val="0"/>
          <w:divBdr>
            <w:top w:val="none" w:sz="0" w:space="0" w:color="auto"/>
            <w:left w:val="none" w:sz="0" w:space="0" w:color="auto"/>
            <w:bottom w:val="none" w:sz="0" w:space="0" w:color="auto"/>
            <w:right w:val="none" w:sz="0" w:space="0" w:color="auto"/>
          </w:divBdr>
        </w:div>
        <w:div w:id="81687804">
          <w:marLeft w:val="480"/>
          <w:marRight w:val="0"/>
          <w:marTop w:val="0"/>
          <w:marBottom w:val="0"/>
          <w:divBdr>
            <w:top w:val="none" w:sz="0" w:space="0" w:color="auto"/>
            <w:left w:val="none" w:sz="0" w:space="0" w:color="auto"/>
            <w:bottom w:val="none" w:sz="0" w:space="0" w:color="auto"/>
            <w:right w:val="none" w:sz="0" w:space="0" w:color="auto"/>
          </w:divBdr>
        </w:div>
        <w:div w:id="518279827">
          <w:marLeft w:val="480"/>
          <w:marRight w:val="0"/>
          <w:marTop w:val="0"/>
          <w:marBottom w:val="0"/>
          <w:divBdr>
            <w:top w:val="none" w:sz="0" w:space="0" w:color="auto"/>
            <w:left w:val="none" w:sz="0" w:space="0" w:color="auto"/>
            <w:bottom w:val="none" w:sz="0" w:space="0" w:color="auto"/>
            <w:right w:val="none" w:sz="0" w:space="0" w:color="auto"/>
          </w:divBdr>
        </w:div>
        <w:div w:id="2133594602">
          <w:marLeft w:val="480"/>
          <w:marRight w:val="0"/>
          <w:marTop w:val="0"/>
          <w:marBottom w:val="0"/>
          <w:divBdr>
            <w:top w:val="none" w:sz="0" w:space="0" w:color="auto"/>
            <w:left w:val="none" w:sz="0" w:space="0" w:color="auto"/>
            <w:bottom w:val="none" w:sz="0" w:space="0" w:color="auto"/>
            <w:right w:val="none" w:sz="0" w:space="0" w:color="auto"/>
          </w:divBdr>
        </w:div>
        <w:div w:id="1541935842">
          <w:marLeft w:val="480"/>
          <w:marRight w:val="0"/>
          <w:marTop w:val="0"/>
          <w:marBottom w:val="0"/>
          <w:divBdr>
            <w:top w:val="none" w:sz="0" w:space="0" w:color="auto"/>
            <w:left w:val="none" w:sz="0" w:space="0" w:color="auto"/>
            <w:bottom w:val="none" w:sz="0" w:space="0" w:color="auto"/>
            <w:right w:val="none" w:sz="0" w:space="0" w:color="auto"/>
          </w:divBdr>
        </w:div>
      </w:divsChild>
    </w:div>
    <w:div w:id="1858737287">
      <w:bodyDiv w:val="1"/>
      <w:marLeft w:val="0"/>
      <w:marRight w:val="0"/>
      <w:marTop w:val="0"/>
      <w:marBottom w:val="0"/>
      <w:divBdr>
        <w:top w:val="none" w:sz="0" w:space="0" w:color="auto"/>
        <w:left w:val="none" w:sz="0" w:space="0" w:color="auto"/>
        <w:bottom w:val="none" w:sz="0" w:space="0" w:color="auto"/>
        <w:right w:val="none" w:sz="0" w:space="0" w:color="auto"/>
      </w:divBdr>
      <w:divsChild>
        <w:div w:id="15231189">
          <w:marLeft w:val="480"/>
          <w:marRight w:val="0"/>
          <w:marTop w:val="0"/>
          <w:marBottom w:val="0"/>
          <w:divBdr>
            <w:top w:val="none" w:sz="0" w:space="0" w:color="auto"/>
            <w:left w:val="none" w:sz="0" w:space="0" w:color="auto"/>
            <w:bottom w:val="none" w:sz="0" w:space="0" w:color="auto"/>
            <w:right w:val="none" w:sz="0" w:space="0" w:color="auto"/>
          </w:divBdr>
        </w:div>
        <w:div w:id="31850641">
          <w:marLeft w:val="480"/>
          <w:marRight w:val="0"/>
          <w:marTop w:val="0"/>
          <w:marBottom w:val="0"/>
          <w:divBdr>
            <w:top w:val="none" w:sz="0" w:space="0" w:color="auto"/>
            <w:left w:val="none" w:sz="0" w:space="0" w:color="auto"/>
            <w:bottom w:val="none" w:sz="0" w:space="0" w:color="auto"/>
            <w:right w:val="none" w:sz="0" w:space="0" w:color="auto"/>
          </w:divBdr>
        </w:div>
        <w:div w:id="66653942">
          <w:marLeft w:val="480"/>
          <w:marRight w:val="0"/>
          <w:marTop w:val="0"/>
          <w:marBottom w:val="0"/>
          <w:divBdr>
            <w:top w:val="none" w:sz="0" w:space="0" w:color="auto"/>
            <w:left w:val="none" w:sz="0" w:space="0" w:color="auto"/>
            <w:bottom w:val="none" w:sz="0" w:space="0" w:color="auto"/>
            <w:right w:val="none" w:sz="0" w:space="0" w:color="auto"/>
          </w:divBdr>
        </w:div>
        <w:div w:id="80032212">
          <w:marLeft w:val="480"/>
          <w:marRight w:val="0"/>
          <w:marTop w:val="0"/>
          <w:marBottom w:val="0"/>
          <w:divBdr>
            <w:top w:val="none" w:sz="0" w:space="0" w:color="auto"/>
            <w:left w:val="none" w:sz="0" w:space="0" w:color="auto"/>
            <w:bottom w:val="none" w:sz="0" w:space="0" w:color="auto"/>
            <w:right w:val="none" w:sz="0" w:space="0" w:color="auto"/>
          </w:divBdr>
        </w:div>
        <w:div w:id="85153143">
          <w:marLeft w:val="480"/>
          <w:marRight w:val="0"/>
          <w:marTop w:val="0"/>
          <w:marBottom w:val="0"/>
          <w:divBdr>
            <w:top w:val="none" w:sz="0" w:space="0" w:color="auto"/>
            <w:left w:val="none" w:sz="0" w:space="0" w:color="auto"/>
            <w:bottom w:val="none" w:sz="0" w:space="0" w:color="auto"/>
            <w:right w:val="none" w:sz="0" w:space="0" w:color="auto"/>
          </w:divBdr>
        </w:div>
        <w:div w:id="99684429">
          <w:marLeft w:val="480"/>
          <w:marRight w:val="0"/>
          <w:marTop w:val="0"/>
          <w:marBottom w:val="0"/>
          <w:divBdr>
            <w:top w:val="none" w:sz="0" w:space="0" w:color="auto"/>
            <w:left w:val="none" w:sz="0" w:space="0" w:color="auto"/>
            <w:bottom w:val="none" w:sz="0" w:space="0" w:color="auto"/>
            <w:right w:val="none" w:sz="0" w:space="0" w:color="auto"/>
          </w:divBdr>
        </w:div>
        <w:div w:id="145099423">
          <w:marLeft w:val="480"/>
          <w:marRight w:val="0"/>
          <w:marTop w:val="0"/>
          <w:marBottom w:val="0"/>
          <w:divBdr>
            <w:top w:val="none" w:sz="0" w:space="0" w:color="auto"/>
            <w:left w:val="none" w:sz="0" w:space="0" w:color="auto"/>
            <w:bottom w:val="none" w:sz="0" w:space="0" w:color="auto"/>
            <w:right w:val="none" w:sz="0" w:space="0" w:color="auto"/>
          </w:divBdr>
        </w:div>
        <w:div w:id="147284416">
          <w:marLeft w:val="480"/>
          <w:marRight w:val="0"/>
          <w:marTop w:val="0"/>
          <w:marBottom w:val="0"/>
          <w:divBdr>
            <w:top w:val="none" w:sz="0" w:space="0" w:color="auto"/>
            <w:left w:val="none" w:sz="0" w:space="0" w:color="auto"/>
            <w:bottom w:val="none" w:sz="0" w:space="0" w:color="auto"/>
            <w:right w:val="none" w:sz="0" w:space="0" w:color="auto"/>
          </w:divBdr>
        </w:div>
        <w:div w:id="228226545">
          <w:marLeft w:val="480"/>
          <w:marRight w:val="0"/>
          <w:marTop w:val="0"/>
          <w:marBottom w:val="0"/>
          <w:divBdr>
            <w:top w:val="none" w:sz="0" w:space="0" w:color="auto"/>
            <w:left w:val="none" w:sz="0" w:space="0" w:color="auto"/>
            <w:bottom w:val="none" w:sz="0" w:space="0" w:color="auto"/>
            <w:right w:val="none" w:sz="0" w:space="0" w:color="auto"/>
          </w:divBdr>
        </w:div>
        <w:div w:id="238028970">
          <w:marLeft w:val="480"/>
          <w:marRight w:val="0"/>
          <w:marTop w:val="0"/>
          <w:marBottom w:val="0"/>
          <w:divBdr>
            <w:top w:val="none" w:sz="0" w:space="0" w:color="auto"/>
            <w:left w:val="none" w:sz="0" w:space="0" w:color="auto"/>
            <w:bottom w:val="none" w:sz="0" w:space="0" w:color="auto"/>
            <w:right w:val="none" w:sz="0" w:space="0" w:color="auto"/>
          </w:divBdr>
        </w:div>
        <w:div w:id="247036772">
          <w:marLeft w:val="480"/>
          <w:marRight w:val="0"/>
          <w:marTop w:val="0"/>
          <w:marBottom w:val="0"/>
          <w:divBdr>
            <w:top w:val="none" w:sz="0" w:space="0" w:color="auto"/>
            <w:left w:val="none" w:sz="0" w:space="0" w:color="auto"/>
            <w:bottom w:val="none" w:sz="0" w:space="0" w:color="auto"/>
            <w:right w:val="none" w:sz="0" w:space="0" w:color="auto"/>
          </w:divBdr>
        </w:div>
        <w:div w:id="320040324">
          <w:marLeft w:val="480"/>
          <w:marRight w:val="0"/>
          <w:marTop w:val="0"/>
          <w:marBottom w:val="0"/>
          <w:divBdr>
            <w:top w:val="none" w:sz="0" w:space="0" w:color="auto"/>
            <w:left w:val="none" w:sz="0" w:space="0" w:color="auto"/>
            <w:bottom w:val="none" w:sz="0" w:space="0" w:color="auto"/>
            <w:right w:val="none" w:sz="0" w:space="0" w:color="auto"/>
          </w:divBdr>
        </w:div>
        <w:div w:id="362941652">
          <w:marLeft w:val="480"/>
          <w:marRight w:val="0"/>
          <w:marTop w:val="0"/>
          <w:marBottom w:val="0"/>
          <w:divBdr>
            <w:top w:val="none" w:sz="0" w:space="0" w:color="auto"/>
            <w:left w:val="none" w:sz="0" w:space="0" w:color="auto"/>
            <w:bottom w:val="none" w:sz="0" w:space="0" w:color="auto"/>
            <w:right w:val="none" w:sz="0" w:space="0" w:color="auto"/>
          </w:divBdr>
        </w:div>
        <w:div w:id="402992603">
          <w:marLeft w:val="480"/>
          <w:marRight w:val="0"/>
          <w:marTop w:val="0"/>
          <w:marBottom w:val="0"/>
          <w:divBdr>
            <w:top w:val="none" w:sz="0" w:space="0" w:color="auto"/>
            <w:left w:val="none" w:sz="0" w:space="0" w:color="auto"/>
            <w:bottom w:val="none" w:sz="0" w:space="0" w:color="auto"/>
            <w:right w:val="none" w:sz="0" w:space="0" w:color="auto"/>
          </w:divBdr>
        </w:div>
        <w:div w:id="463426924">
          <w:marLeft w:val="480"/>
          <w:marRight w:val="0"/>
          <w:marTop w:val="0"/>
          <w:marBottom w:val="0"/>
          <w:divBdr>
            <w:top w:val="none" w:sz="0" w:space="0" w:color="auto"/>
            <w:left w:val="none" w:sz="0" w:space="0" w:color="auto"/>
            <w:bottom w:val="none" w:sz="0" w:space="0" w:color="auto"/>
            <w:right w:val="none" w:sz="0" w:space="0" w:color="auto"/>
          </w:divBdr>
        </w:div>
        <w:div w:id="472216651">
          <w:marLeft w:val="480"/>
          <w:marRight w:val="0"/>
          <w:marTop w:val="0"/>
          <w:marBottom w:val="0"/>
          <w:divBdr>
            <w:top w:val="none" w:sz="0" w:space="0" w:color="auto"/>
            <w:left w:val="none" w:sz="0" w:space="0" w:color="auto"/>
            <w:bottom w:val="none" w:sz="0" w:space="0" w:color="auto"/>
            <w:right w:val="none" w:sz="0" w:space="0" w:color="auto"/>
          </w:divBdr>
        </w:div>
        <w:div w:id="499003255">
          <w:marLeft w:val="480"/>
          <w:marRight w:val="0"/>
          <w:marTop w:val="0"/>
          <w:marBottom w:val="0"/>
          <w:divBdr>
            <w:top w:val="none" w:sz="0" w:space="0" w:color="auto"/>
            <w:left w:val="none" w:sz="0" w:space="0" w:color="auto"/>
            <w:bottom w:val="none" w:sz="0" w:space="0" w:color="auto"/>
            <w:right w:val="none" w:sz="0" w:space="0" w:color="auto"/>
          </w:divBdr>
        </w:div>
        <w:div w:id="595795787">
          <w:marLeft w:val="480"/>
          <w:marRight w:val="0"/>
          <w:marTop w:val="0"/>
          <w:marBottom w:val="0"/>
          <w:divBdr>
            <w:top w:val="none" w:sz="0" w:space="0" w:color="auto"/>
            <w:left w:val="none" w:sz="0" w:space="0" w:color="auto"/>
            <w:bottom w:val="none" w:sz="0" w:space="0" w:color="auto"/>
            <w:right w:val="none" w:sz="0" w:space="0" w:color="auto"/>
          </w:divBdr>
        </w:div>
        <w:div w:id="616911050">
          <w:marLeft w:val="480"/>
          <w:marRight w:val="0"/>
          <w:marTop w:val="0"/>
          <w:marBottom w:val="0"/>
          <w:divBdr>
            <w:top w:val="none" w:sz="0" w:space="0" w:color="auto"/>
            <w:left w:val="none" w:sz="0" w:space="0" w:color="auto"/>
            <w:bottom w:val="none" w:sz="0" w:space="0" w:color="auto"/>
            <w:right w:val="none" w:sz="0" w:space="0" w:color="auto"/>
          </w:divBdr>
        </w:div>
        <w:div w:id="619457343">
          <w:marLeft w:val="480"/>
          <w:marRight w:val="0"/>
          <w:marTop w:val="0"/>
          <w:marBottom w:val="0"/>
          <w:divBdr>
            <w:top w:val="none" w:sz="0" w:space="0" w:color="auto"/>
            <w:left w:val="none" w:sz="0" w:space="0" w:color="auto"/>
            <w:bottom w:val="none" w:sz="0" w:space="0" w:color="auto"/>
            <w:right w:val="none" w:sz="0" w:space="0" w:color="auto"/>
          </w:divBdr>
        </w:div>
        <w:div w:id="631063289">
          <w:marLeft w:val="480"/>
          <w:marRight w:val="0"/>
          <w:marTop w:val="0"/>
          <w:marBottom w:val="0"/>
          <w:divBdr>
            <w:top w:val="none" w:sz="0" w:space="0" w:color="auto"/>
            <w:left w:val="none" w:sz="0" w:space="0" w:color="auto"/>
            <w:bottom w:val="none" w:sz="0" w:space="0" w:color="auto"/>
            <w:right w:val="none" w:sz="0" w:space="0" w:color="auto"/>
          </w:divBdr>
        </w:div>
        <w:div w:id="663553347">
          <w:marLeft w:val="480"/>
          <w:marRight w:val="0"/>
          <w:marTop w:val="0"/>
          <w:marBottom w:val="0"/>
          <w:divBdr>
            <w:top w:val="none" w:sz="0" w:space="0" w:color="auto"/>
            <w:left w:val="none" w:sz="0" w:space="0" w:color="auto"/>
            <w:bottom w:val="none" w:sz="0" w:space="0" w:color="auto"/>
            <w:right w:val="none" w:sz="0" w:space="0" w:color="auto"/>
          </w:divBdr>
        </w:div>
        <w:div w:id="680014422">
          <w:marLeft w:val="480"/>
          <w:marRight w:val="0"/>
          <w:marTop w:val="0"/>
          <w:marBottom w:val="0"/>
          <w:divBdr>
            <w:top w:val="none" w:sz="0" w:space="0" w:color="auto"/>
            <w:left w:val="none" w:sz="0" w:space="0" w:color="auto"/>
            <w:bottom w:val="none" w:sz="0" w:space="0" w:color="auto"/>
            <w:right w:val="none" w:sz="0" w:space="0" w:color="auto"/>
          </w:divBdr>
        </w:div>
        <w:div w:id="715203735">
          <w:marLeft w:val="480"/>
          <w:marRight w:val="0"/>
          <w:marTop w:val="0"/>
          <w:marBottom w:val="0"/>
          <w:divBdr>
            <w:top w:val="none" w:sz="0" w:space="0" w:color="auto"/>
            <w:left w:val="none" w:sz="0" w:space="0" w:color="auto"/>
            <w:bottom w:val="none" w:sz="0" w:space="0" w:color="auto"/>
            <w:right w:val="none" w:sz="0" w:space="0" w:color="auto"/>
          </w:divBdr>
        </w:div>
        <w:div w:id="761100547">
          <w:marLeft w:val="480"/>
          <w:marRight w:val="0"/>
          <w:marTop w:val="0"/>
          <w:marBottom w:val="0"/>
          <w:divBdr>
            <w:top w:val="none" w:sz="0" w:space="0" w:color="auto"/>
            <w:left w:val="none" w:sz="0" w:space="0" w:color="auto"/>
            <w:bottom w:val="none" w:sz="0" w:space="0" w:color="auto"/>
            <w:right w:val="none" w:sz="0" w:space="0" w:color="auto"/>
          </w:divBdr>
        </w:div>
        <w:div w:id="946742320">
          <w:marLeft w:val="480"/>
          <w:marRight w:val="0"/>
          <w:marTop w:val="0"/>
          <w:marBottom w:val="0"/>
          <w:divBdr>
            <w:top w:val="none" w:sz="0" w:space="0" w:color="auto"/>
            <w:left w:val="none" w:sz="0" w:space="0" w:color="auto"/>
            <w:bottom w:val="none" w:sz="0" w:space="0" w:color="auto"/>
            <w:right w:val="none" w:sz="0" w:space="0" w:color="auto"/>
          </w:divBdr>
        </w:div>
        <w:div w:id="1053191485">
          <w:marLeft w:val="480"/>
          <w:marRight w:val="0"/>
          <w:marTop w:val="0"/>
          <w:marBottom w:val="0"/>
          <w:divBdr>
            <w:top w:val="none" w:sz="0" w:space="0" w:color="auto"/>
            <w:left w:val="none" w:sz="0" w:space="0" w:color="auto"/>
            <w:bottom w:val="none" w:sz="0" w:space="0" w:color="auto"/>
            <w:right w:val="none" w:sz="0" w:space="0" w:color="auto"/>
          </w:divBdr>
        </w:div>
        <w:div w:id="1247303360">
          <w:marLeft w:val="480"/>
          <w:marRight w:val="0"/>
          <w:marTop w:val="0"/>
          <w:marBottom w:val="0"/>
          <w:divBdr>
            <w:top w:val="none" w:sz="0" w:space="0" w:color="auto"/>
            <w:left w:val="none" w:sz="0" w:space="0" w:color="auto"/>
            <w:bottom w:val="none" w:sz="0" w:space="0" w:color="auto"/>
            <w:right w:val="none" w:sz="0" w:space="0" w:color="auto"/>
          </w:divBdr>
        </w:div>
        <w:div w:id="1297570042">
          <w:marLeft w:val="480"/>
          <w:marRight w:val="0"/>
          <w:marTop w:val="0"/>
          <w:marBottom w:val="0"/>
          <w:divBdr>
            <w:top w:val="none" w:sz="0" w:space="0" w:color="auto"/>
            <w:left w:val="none" w:sz="0" w:space="0" w:color="auto"/>
            <w:bottom w:val="none" w:sz="0" w:space="0" w:color="auto"/>
            <w:right w:val="none" w:sz="0" w:space="0" w:color="auto"/>
          </w:divBdr>
        </w:div>
        <w:div w:id="1299340497">
          <w:marLeft w:val="480"/>
          <w:marRight w:val="0"/>
          <w:marTop w:val="0"/>
          <w:marBottom w:val="0"/>
          <w:divBdr>
            <w:top w:val="none" w:sz="0" w:space="0" w:color="auto"/>
            <w:left w:val="none" w:sz="0" w:space="0" w:color="auto"/>
            <w:bottom w:val="none" w:sz="0" w:space="0" w:color="auto"/>
            <w:right w:val="none" w:sz="0" w:space="0" w:color="auto"/>
          </w:divBdr>
        </w:div>
        <w:div w:id="1334333962">
          <w:marLeft w:val="480"/>
          <w:marRight w:val="0"/>
          <w:marTop w:val="0"/>
          <w:marBottom w:val="0"/>
          <w:divBdr>
            <w:top w:val="none" w:sz="0" w:space="0" w:color="auto"/>
            <w:left w:val="none" w:sz="0" w:space="0" w:color="auto"/>
            <w:bottom w:val="none" w:sz="0" w:space="0" w:color="auto"/>
            <w:right w:val="none" w:sz="0" w:space="0" w:color="auto"/>
          </w:divBdr>
        </w:div>
        <w:div w:id="1349600034">
          <w:marLeft w:val="480"/>
          <w:marRight w:val="0"/>
          <w:marTop w:val="0"/>
          <w:marBottom w:val="0"/>
          <w:divBdr>
            <w:top w:val="none" w:sz="0" w:space="0" w:color="auto"/>
            <w:left w:val="none" w:sz="0" w:space="0" w:color="auto"/>
            <w:bottom w:val="none" w:sz="0" w:space="0" w:color="auto"/>
            <w:right w:val="none" w:sz="0" w:space="0" w:color="auto"/>
          </w:divBdr>
        </w:div>
        <w:div w:id="1362246273">
          <w:marLeft w:val="480"/>
          <w:marRight w:val="0"/>
          <w:marTop w:val="0"/>
          <w:marBottom w:val="0"/>
          <w:divBdr>
            <w:top w:val="none" w:sz="0" w:space="0" w:color="auto"/>
            <w:left w:val="none" w:sz="0" w:space="0" w:color="auto"/>
            <w:bottom w:val="none" w:sz="0" w:space="0" w:color="auto"/>
            <w:right w:val="none" w:sz="0" w:space="0" w:color="auto"/>
          </w:divBdr>
        </w:div>
        <w:div w:id="1403677943">
          <w:marLeft w:val="480"/>
          <w:marRight w:val="0"/>
          <w:marTop w:val="0"/>
          <w:marBottom w:val="0"/>
          <w:divBdr>
            <w:top w:val="none" w:sz="0" w:space="0" w:color="auto"/>
            <w:left w:val="none" w:sz="0" w:space="0" w:color="auto"/>
            <w:bottom w:val="none" w:sz="0" w:space="0" w:color="auto"/>
            <w:right w:val="none" w:sz="0" w:space="0" w:color="auto"/>
          </w:divBdr>
        </w:div>
        <w:div w:id="1484422382">
          <w:marLeft w:val="480"/>
          <w:marRight w:val="0"/>
          <w:marTop w:val="0"/>
          <w:marBottom w:val="0"/>
          <w:divBdr>
            <w:top w:val="none" w:sz="0" w:space="0" w:color="auto"/>
            <w:left w:val="none" w:sz="0" w:space="0" w:color="auto"/>
            <w:bottom w:val="none" w:sz="0" w:space="0" w:color="auto"/>
            <w:right w:val="none" w:sz="0" w:space="0" w:color="auto"/>
          </w:divBdr>
        </w:div>
        <w:div w:id="1508330901">
          <w:marLeft w:val="480"/>
          <w:marRight w:val="0"/>
          <w:marTop w:val="0"/>
          <w:marBottom w:val="0"/>
          <w:divBdr>
            <w:top w:val="none" w:sz="0" w:space="0" w:color="auto"/>
            <w:left w:val="none" w:sz="0" w:space="0" w:color="auto"/>
            <w:bottom w:val="none" w:sz="0" w:space="0" w:color="auto"/>
            <w:right w:val="none" w:sz="0" w:space="0" w:color="auto"/>
          </w:divBdr>
        </w:div>
        <w:div w:id="1513911527">
          <w:marLeft w:val="480"/>
          <w:marRight w:val="0"/>
          <w:marTop w:val="0"/>
          <w:marBottom w:val="0"/>
          <w:divBdr>
            <w:top w:val="none" w:sz="0" w:space="0" w:color="auto"/>
            <w:left w:val="none" w:sz="0" w:space="0" w:color="auto"/>
            <w:bottom w:val="none" w:sz="0" w:space="0" w:color="auto"/>
            <w:right w:val="none" w:sz="0" w:space="0" w:color="auto"/>
          </w:divBdr>
        </w:div>
        <w:div w:id="1560558005">
          <w:marLeft w:val="480"/>
          <w:marRight w:val="0"/>
          <w:marTop w:val="0"/>
          <w:marBottom w:val="0"/>
          <w:divBdr>
            <w:top w:val="none" w:sz="0" w:space="0" w:color="auto"/>
            <w:left w:val="none" w:sz="0" w:space="0" w:color="auto"/>
            <w:bottom w:val="none" w:sz="0" w:space="0" w:color="auto"/>
            <w:right w:val="none" w:sz="0" w:space="0" w:color="auto"/>
          </w:divBdr>
        </w:div>
        <w:div w:id="1624189214">
          <w:marLeft w:val="480"/>
          <w:marRight w:val="0"/>
          <w:marTop w:val="0"/>
          <w:marBottom w:val="0"/>
          <w:divBdr>
            <w:top w:val="none" w:sz="0" w:space="0" w:color="auto"/>
            <w:left w:val="none" w:sz="0" w:space="0" w:color="auto"/>
            <w:bottom w:val="none" w:sz="0" w:space="0" w:color="auto"/>
            <w:right w:val="none" w:sz="0" w:space="0" w:color="auto"/>
          </w:divBdr>
        </w:div>
        <w:div w:id="1624192114">
          <w:marLeft w:val="480"/>
          <w:marRight w:val="0"/>
          <w:marTop w:val="0"/>
          <w:marBottom w:val="0"/>
          <w:divBdr>
            <w:top w:val="none" w:sz="0" w:space="0" w:color="auto"/>
            <w:left w:val="none" w:sz="0" w:space="0" w:color="auto"/>
            <w:bottom w:val="none" w:sz="0" w:space="0" w:color="auto"/>
            <w:right w:val="none" w:sz="0" w:space="0" w:color="auto"/>
          </w:divBdr>
        </w:div>
        <w:div w:id="1642612188">
          <w:marLeft w:val="480"/>
          <w:marRight w:val="0"/>
          <w:marTop w:val="0"/>
          <w:marBottom w:val="0"/>
          <w:divBdr>
            <w:top w:val="none" w:sz="0" w:space="0" w:color="auto"/>
            <w:left w:val="none" w:sz="0" w:space="0" w:color="auto"/>
            <w:bottom w:val="none" w:sz="0" w:space="0" w:color="auto"/>
            <w:right w:val="none" w:sz="0" w:space="0" w:color="auto"/>
          </w:divBdr>
        </w:div>
        <w:div w:id="1655179558">
          <w:marLeft w:val="480"/>
          <w:marRight w:val="0"/>
          <w:marTop w:val="0"/>
          <w:marBottom w:val="0"/>
          <w:divBdr>
            <w:top w:val="none" w:sz="0" w:space="0" w:color="auto"/>
            <w:left w:val="none" w:sz="0" w:space="0" w:color="auto"/>
            <w:bottom w:val="none" w:sz="0" w:space="0" w:color="auto"/>
            <w:right w:val="none" w:sz="0" w:space="0" w:color="auto"/>
          </w:divBdr>
        </w:div>
        <w:div w:id="1655719945">
          <w:marLeft w:val="480"/>
          <w:marRight w:val="0"/>
          <w:marTop w:val="0"/>
          <w:marBottom w:val="0"/>
          <w:divBdr>
            <w:top w:val="none" w:sz="0" w:space="0" w:color="auto"/>
            <w:left w:val="none" w:sz="0" w:space="0" w:color="auto"/>
            <w:bottom w:val="none" w:sz="0" w:space="0" w:color="auto"/>
            <w:right w:val="none" w:sz="0" w:space="0" w:color="auto"/>
          </w:divBdr>
        </w:div>
        <w:div w:id="1656447526">
          <w:marLeft w:val="480"/>
          <w:marRight w:val="0"/>
          <w:marTop w:val="0"/>
          <w:marBottom w:val="0"/>
          <w:divBdr>
            <w:top w:val="none" w:sz="0" w:space="0" w:color="auto"/>
            <w:left w:val="none" w:sz="0" w:space="0" w:color="auto"/>
            <w:bottom w:val="none" w:sz="0" w:space="0" w:color="auto"/>
            <w:right w:val="none" w:sz="0" w:space="0" w:color="auto"/>
          </w:divBdr>
        </w:div>
        <w:div w:id="1766151892">
          <w:marLeft w:val="480"/>
          <w:marRight w:val="0"/>
          <w:marTop w:val="0"/>
          <w:marBottom w:val="0"/>
          <w:divBdr>
            <w:top w:val="none" w:sz="0" w:space="0" w:color="auto"/>
            <w:left w:val="none" w:sz="0" w:space="0" w:color="auto"/>
            <w:bottom w:val="none" w:sz="0" w:space="0" w:color="auto"/>
            <w:right w:val="none" w:sz="0" w:space="0" w:color="auto"/>
          </w:divBdr>
        </w:div>
        <w:div w:id="1809931099">
          <w:marLeft w:val="480"/>
          <w:marRight w:val="0"/>
          <w:marTop w:val="0"/>
          <w:marBottom w:val="0"/>
          <w:divBdr>
            <w:top w:val="none" w:sz="0" w:space="0" w:color="auto"/>
            <w:left w:val="none" w:sz="0" w:space="0" w:color="auto"/>
            <w:bottom w:val="none" w:sz="0" w:space="0" w:color="auto"/>
            <w:right w:val="none" w:sz="0" w:space="0" w:color="auto"/>
          </w:divBdr>
        </w:div>
        <w:div w:id="1832746579">
          <w:marLeft w:val="480"/>
          <w:marRight w:val="0"/>
          <w:marTop w:val="0"/>
          <w:marBottom w:val="0"/>
          <w:divBdr>
            <w:top w:val="none" w:sz="0" w:space="0" w:color="auto"/>
            <w:left w:val="none" w:sz="0" w:space="0" w:color="auto"/>
            <w:bottom w:val="none" w:sz="0" w:space="0" w:color="auto"/>
            <w:right w:val="none" w:sz="0" w:space="0" w:color="auto"/>
          </w:divBdr>
        </w:div>
        <w:div w:id="1840194404">
          <w:marLeft w:val="480"/>
          <w:marRight w:val="0"/>
          <w:marTop w:val="0"/>
          <w:marBottom w:val="0"/>
          <w:divBdr>
            <w:top w:val="none" w:sz="0" w:space="0" w:color="auto"/>
            <w:left w:val="none" w:sz="0" w:space="0" w:color="auto"/>
            <w:bottom w:val="none" w:sz="0" w:space="0" w:color="auto"/>
            <w:right w:val="none" w:sz="0" w:space="0" w:color="auto"/>
          </w:divBdr>
        </w:div>
        <w:div w:id="1842308030">
          <w:marLeft w:val="480"/>
          <w:marRight w:val="0"/>
          <w:marTop w:val="0"/>
          <w:marBottom w:val="0"/>
          <w:divBdr>
            <w:top w:val="none" w:sz="0" w:space="0" w:color="auto"/>
            <w:left w:val="none" w:sz="0" w:space="0" w:color="auto"/>
            <w:bottom w:val="none" w:sz="0" w:space="0" w:color="auto"/>
            <w:right w:val="none" w:sz="0" w:space="0" w:color="auto"/>
          </w:divBdr>
        </w:div>
        <w:div w:id="1867864451">
          <w:marLeft w:val="480"/>
          <w:marRight w:val="0"/>
          <w:marTop w:val="0"/>
          <w:marBottom w:val="0"/>
          <w:divBdr>
            <w:top w:val="none" w:sz="0" w:space="0" w:color="auto"/>
            <w:left w:val="none" w:sz="0" w:space="0" w:color="auto"/>
            <w:bottom w:val="none" w:sz="0" w:space="0" w:color="auto"/>
            <w:right w:val="none" w:sz="0" w:space="0" w:color="auto"/>
          </w:divBdr>
        </w:div>
        <w:div w:id="1934510808">
          <w:marLeft w:val="480"/>
          <w:marRight w:val="0"/>
          <w:marTop w:val="0"/>
          <w:marBottom w:val="0"/>
          <w:divBdr>
            <w:top w:val="none" w:sz="0" w:space="0" w:color="auto"/>
            <w:left w:val="none" w:sz="0" w:space="0" w:color="auto"/>
            <w:bottom w:val="none" w:sz="0" w:space="0" w:color="auto"/>
            <w:right w:val="none" w:sz="0" w:space="0" w:color="auto"/>
          </w:divBdr>
        </w:div>
        <w:div w:id="1967198583">
          <w:marLeft w:val="480"/>
          <w:marRight w:val="0"/>
          <w:marTop w:val="0"/>
          <w:marBottom w:val="0"/>
          <w:divBdr>
            <w:top w:val="none" w:sz="0" w:space="0" w:color="auto"/>
            <w:left w:val="none" w:sz="0" w:space="0" w:color="auto"/>
            <w:bottom w:val="none" w:sz="0" w:space="0" w:color="auto"/>
            <w:right w:val="none" w:sz="0" w:space="0" w:color="auto"/>
          </w:divBdr>
        </w:div>
        <w:div w:id="1977223399">
          <w:marLeft w:val="480"/>
          <w:marRight w:val="0"/>
          <w:marTop w:val="0"/>
          <w:marBottom w:val="0"/>
          <w:divBdr>
            <w:top w:val="none" w:sz="0" w:space="0" w:color="auto"/>
            <w:left w:val="none" w:sz="0" w:space="0" w:color="auto"/>
            <w:bottom w:val="none" w:sz="0" w:space="0" w:color="auto"/>
            <w:right w:val="none" w:sz="0" w:space="0" w:color="auto"/>
          </w:divBdr>
        </w:div>
        <w:div w:id="2010251638">
          <w:marLeft w:val="480"/>
          <w:marRight w:val="0"/>
          <w:marTop w:val="0"/>
          <w:marBottom w:val="0"/>
          <w:divBdr>
            <w:top w:val="none" w:sz="0" w:space="0" w:color="auto"/>
            <w:left w:val="none" w:sz="0" w:space="0" w:color="auto"/>
            <w:bottom w:val="none" w:sz="0" w:space="0" w:color="auto"/>
            <w:right w:val="none" w:sz="0" w:space="0" w:color="auto"/>
          </w:divBdr>
        </w:div>
        <w:div w:id="2021540569">
          <w:marLeft w:val="480"/>
          <w:marRight w:val="0"/>
          <w:marTop w:val="0"/>
          <w:marBottom w:val="0"/>
          <w:divBdr>
            <w:top w:val="none" w:sz="0" w:space="0" w:color="auto"/>
            <w:left w:val="none" w:sz="0" w:space="0" w:color="auto"/>
            <w:bottom w:val="none" w:sz="0" w:space="0" w:color="auto"/>
            <w:right w:val="none" w:sz="0" w:space="0" w:color="auto"/>
          </w:divBdr>
        </w:div>
        <w:div w:id="2033457457">
          <w:marLeft w:val="480"/>
          <w:marRight w:val="0"/>
          <w:marTop w:val="0"/>
          <w:marBottom w:val="0"/>
          <w:divBdr>
            <w:top w:val="none" w:sz="0" w:space="0" w:color="auto"/>
            <w:left w:val="none" w:sz="0" w:space="0" w:color="auto"/>
            <w:bottom w:val="none" w:sz="0" w:space="0" w:color="auto"/>
            <w:right w:val="none" w:sz="0" w:space="0" w:color="auto"/>
          </w:divBdr>
        </w:div>
        <w:div w:id="2115973336">
          <w:marLeft w:val="480"/>
          <w:marRight w:val="0"/>
          <w:marTop w:val="0"/>
          <w:marBottom w:val="0"/>
          <w:divBdr>
            <w:top w:val="none" w:sz="0" w:space="0" w:color="auto"/>
            <w:left w:val="none" w:sz="0" w:space="0" w:color="auto"/>
            <w:bottom w:val="none" w:sz="0" w:space="0" w:color="auto"/>
            <w:right w:val="none" w:sz="0" w:space="0" w:color="auto"/>
          </w:divBdr>
        </w:div>
        <w:div w:id="2133552639">
          <w:marLeft w:val="480"/>
          <w:marRight w:val="0"/>
          <w:marTop w:val="0"/>
          <w:marBottom w:val="0"/>
          <w:divBdr>
            <w:top w:val="none" w:sz="0" w:space="0" w:color="auto"/>
            <w:left w:val="none" w:sz="0" w:space="0" w:color="auto"/>
            <w:bottom w:val="none" w:sz="0" w:space="0" w:color="auto"/>
            <w:right w:val="none" w:sz="0" w:space="0" w:color="auto"/>
          </w:divBdr>
        </w:div>
      </w:divsChild>
    </w:div>
    <w:div w:id="1860073364">
      <w:bodyDiv w:val="1"/>
      <w:marLeft w:val="0"/>
      <w:marRight w:val="0"/>
      <w:marTop w:val="0"/>
      <w:marBottom w:val="0"/>
      <w:divBdr>
        <w:top w:val="none" w:sz="0" w:space="0" w:color="auto"/>
        <w:left w:val="none" w:sz="0" w:space="0" w:color="auto"/>
        <w:bottom w:val="none" w:sz="0" w:space="0" w:color="auto"/>
        <w:right w:val="none" w:sz="0" w:space="0" w:color="auto"/>
      </w:divBdr>
      <w:divsChild>
        <w:div w:id="4982219">
          <w:marLeft w:val="480"/>
          <w:marRight w:val="0"/>
          <w:marTop w:val="0"/>
          <w:marBottom w:val="0"/>
          <w:divBdr>
            <w:top w:val="none" w:sz="0" w:space="0" w:color="auto"/>
            <w:left w:val="none" w:sz="0" w:space="0" w:color="auto"/>
            <w:bottom w:val="none" w:sz="0" w:space="0" w:color="auto"/>
            <w:right w:val="none" w:sz="0" w:space="0" w:color="auto"/>
          </w:divBdr>
        </w:div>
        <w:div w:id="15497594">
          <w:marLeft w:val="480"/>
          <w:marRight w:val="0"/>
          <w:marTop w:val="0"/>
          <w:marBottom w:val="0"/>
          <w:divBdr>
            <w:top w:val="none" w:sz="0" w:space="0" w:color="auto"/>
            <w:left w:val="none" w:sz="0" w:space="0" w:color="auto"/>
            <w:bottom w:val="none" w:sz="0" w:space="0" w:color="auto"/>
            <w:right w:val="none" w:sz="0" w:space="0" w:color="auto"/>
          </w:divBdr>
        </w:div>
        <w:div w:id="25105767">
          <w:marLeft w:val="480"/>
          <w:marRight w:val="0"/>
          <w:marTop w:val="0"/>
          <w:marBottom w:val="0"/>
          <w:divBdr>
            <w:top w:val="none" w:sz="0" w:space="0" w:color="auto"/>
            <w:left w:val="none" w:sz="0" w:space="0" w:color="auto"/>
            <w:bottom w:val="none" w:sz="0" w:space="0" w:color="auto"/>
            <w:right w:val="none" w:sz="0" w:space="0" w:color="auto"/>
          </w:divBdr>
        </w:div>
        <w:div w:id="35004887">
          <w:marLeft w:val="480"/>
          <w:marRight w:val="0"/>
          <w:marTop w:val="0"/>
          <w:marBottom w:val="0"/>
          <w:divBdr>
            <w:top w:val="none" w:sz="0" w:space="0" w:color="auto"/>
            <w:left w:val="none" w:sz="0" w:space="0" w:color="auto"/>
            <w:bottom w:val="none" w:sz="0" w:space="0" w:color="auto"/>
            <w:right w:val="none" w:sz="0" w:space="0" w:color="auto"/>
          </w:divBdr>
        </w:div>
        <w:div w:id="141310608">
          <w:marLeft w:val="480"/>
          <w:marRight w:val="0"/>
          <w:marTop w:val="0"/>
          <w:marBottom w:val="0"/>
          <w:divBdr>
            <w:top w:val="none" w:sz="0" w:space="0" w:color="auto"/>
            <w:left w:val="none" w:sz="0" w:space="0" w:color="auto"/>
            <w:bottom w:val="none" w:sz="0" w:space="0" w:color="auto"/>
            <w:right w:val="none" w:sz="0" w:space="0" w:color="auto"/>
          </w:divBdr>
        </w:div>
        <w:div w:id="182672128">
          <w:marLeft w:val="480"/>
          <w:marRight w:val="0"/>
          <w:marTop w:val="0"/>
          <w:marBottom w:val="0"/>
          <w:divBdr>
            <w:top w:val="none" w:sz="0" w:space="0" w:color="auto"/>
            <w:left w:val="none" w:sz="0" w:space="0" w:color="auto"/>
            <w:bottom w:val="none" w:sz="0" w:space="0" w:color="auto"/>
            <w:right w:val="none" w:sz="0" w:space="0" w:color="auto"/>
          </w:divBdr>
        </w:div>
        <w:div w:id="216206153">
          <w:marLeft w:val="480"/>
          <w:marRight w:val="0"/>
          <w:marTop w:val="0"/>
          <w:marBottom w:val="0"/>
          <w:divBdr>
            <w:top w:val="none" w:sz="0" w:space="0" w:color="auto"/>
            <w:left w:val="none" w:sz="0" w:space="0" w:color="auto"/>
            <w:bottom w:val="none" w:sz="0" w:space="0" w:color="auto"/>
            <w:right w:val="none" w:sz="0" w:space="0" w:color="auto"/>
          </w:divBdr>
        </w:div>
        <w:div w:id="244415535">
          <w:marLeft w:val="480"/>
          <w:marRight w:val="0"/>
          <w:marTop w:val="0"/>
          <w:marBottom w:val="0"/>
          <w:divBdr>
            <w:top w:val="none" w:sz="0" w:space="0" w:color="auto"/>
            <w:left w:val="none" w:sz="0" w:space="0" w:color="auto"/>
            <w:bottom w:val="none" w:sz="0" w:space="0" w:color="auto"/>
            <w:right w:val="none" w:sz="0" w:space="0" w:color="auto"/>
          </w:divBdr>
        </w:div>
        <w:div w:id="349333003">
          <w:marLeft w:val="480"/>
          <w:marRight w:val="0"/>
          <w:marTop w:val="0"/>
          <w:marBottom w:val="0"/>
          <w:divBdr>
            <w:top w:val="none" w:sz="0" w:space="0" w:color="auto"/>
            <w:left w:val="none" w:sz="0" w:space="0" w:color="auto"/>
            <w:bottom w:val="none" w:sz="0" w:space="0" w:color="auto"/>
            <w:right w:val="none" w:sz="0" w:space="0" w:color="auto"/>
          </w:divBdr>
        </w:div>
        <w:div w:id="363143558">
          <w:marLeft w:val="480"/>
          <w:marRight w:val="0"/>
          <w:marTop w:val="0"/>
          <w:marBottom w:val="0"/>
          <w:divBdr>
            <w:top w:val="none" w:sz="0" w:space="0" w:color="auto"/>
            <w:left w:val="none" w:sz="0" w:space="0" w:color="auto"/>
            <w:bottom w:val="none" w:sz="0" w:space="0" w:color="auto"/>
            <w:right w:val="none" w:sz="0" w:space="0" w:color="auto"/>
          </w:divBdr>
        </w:div>
        <w:div w:id="378745540">
          <w:marLeft w:val="480"/>
          <w:marRight w:val="0"/>
          <w:marTop w:val="0"/>
          <w:marBottom w:val="0"/>
          <w:divBdr>
            <w:top w:val="none" w:sz="0" w:space="0" w:color="auto"/>
            <w:left w:val="none" w:sz="0" w:space="0" w:color="auto"/>
            <w:bottom w:val="none" w:sz="0" w:space="0" w:color="auto"/>
            <w:right w:val="none" w:sz="0" w:space="0" w:color="auto"/>
          </w:divBdr>
        </w:div>
        <w:div w:id="501162255">
          <w:marLeft w:val="480"/>
          <w:marRight w:val="0"/>
          <w:marTop w:val="0"/>
          <w:marBottom w:val="0"/>
          <w:divBdr>
            <w:top w:val="none" w:sz="0" w:space="0" w:color="auto"/>
            <w:left w:val="none" w:sz="0" w:space="0" w:color="auto"/>
            <w:bottom w:val="none" w:sz="0" w:space="0" w:color="auto"/>
            <w:right w:val="none" w:sz="0" w:space="0" w:color="auto"/>
          </w:divBdr>
        </w:div>
        <w:div w:id="508062316">
          <w:marLeft w:val="480"/>
          <w:marRight w:val="0"/>
          <w:marTop w:val="0"/>
          <w:marBottom w:val="0"/>
          <w:divBdr>
            <w:top w:val="none" w:sz="0" w:space="0" w:color="auto"/>
            <w:left w:val="none" w:sz="0" w:space="0" w:color="auto"/>
            <w:bottom w:val="none" w:sz="0" w:space="0" w:color="auto"/>
            <w:right w:val="none" w:sz="0" w:space="0" w:color="auto"/>
          </w:divBdr>
        </w:div>
        <w:div w:id="557546232">
          <w:marLeft w:val="480"/>
          <w:marRight w:val="0"/>
          <w:marTop w:val="0"/>
          <w:marBottom w:val="0"/>
          <w:divBdr>
            <w:top w:val="none" w:sz="0" w:space="0" w:color="auto"/>
            <w:left w:val="none" w:sz="0" w:space="0" w:color="auto"/>
            <w:bottom w:val="none" w:sz="0" w:space="0" w:color="auto"/>
            <w:right w:val="none" w:sz="0" w:space="0" w:color="auto"/>
          </w:divBdr>
        </w:div>
        <w:div w:id="656301469">
          <w:marLeft w:val="480"/>
          <w:marRight w:val="0"/>
          <w:marTop w:val="0"/>
          <w:marBottom w:val="0"/>
          <w:divBdr>
            <w:top w:val="none" w:sz="0" w:space="0" w:color="auto"/>
            <w:left w:val="none" w:sz="0" w:space="0" w:color="auto"/>
            <w:bottom w:val="none" w:sz="0" w:space="0" w:color="auto"/>
            <w:right w:val="none" w:sz="0" w:space="0" w:color="auto"/>
          </w:divBdr>
        </w:div>
        <w:div w:id="743642569">
          <w:marLeft w:val="480"/>
          <w:marRight w:val="0"/>
          <w:marTop w:val="0"/>
          <w:marBottom w:val="0"/>
          <w:divBdr>
            <w:top w:val="none" w:sz="0" w:space="0" w:color="auto"/>
            <w:left w:val="none" w:sz="0" w:space="0" w:color="auto"/>
            <w:bottom w:val="none" w:sz="0" w:space="0" w:color="auto"/>
            <w:right w:val="none" w:sz="0" w:space="0" w:color="auto"/>
          </w:divBdr>
        </w:div>
        <w:div w:id="759718774">
          <w:marLeft w:val="480"/>
          <w:marRight w:val="0"/>
          <w:marTop w:val="0"/>
          <w:marBottom w:val="0"/>
          <w:divBdr>
            <w:top w:val="none" w:sz="0" w:space="0" w:color="auto"/>
            <w:left w:val="none" w:sz="0" w:space="0" w:color="auto"/>
            <w:bottom w:val="none" w:sz="0" w:space="0" w:color="auto"/>
            <w:right w:val="none" w:sz="0" w:space="0" w:color="auto"/>
          </w:divBdr>
        </w:div>
        <w:div w:id="809052973">
          <w:marLeft w:val="480"/>
          <w:marRight w:val="0"/>
          <w:marTop w:val="0"/>
          <w:marBottom w:val="0"/>
          <w:divBdr>
            <w:top w:val="none" w:sz="0" w:space="0" w:color="auto"/>
            <w:left w:val="none" w:sz="0" w:space="0" w:color="auto"/>
            <w:bottom w:val="none" w:sz="0" w:space="0" w:color="auto"/>
            <w:right w:val="none" w:sz="0" w:space="0" w:color="auto"/>
          </w:divBdr>
        </w:div>
        <w:div w:id="827525503">
          <w:marLeft w:val="480"/>
          <w:marRight w:val="0"/>
          <w:marTop w:val="0"/>
          <w:marBottom w:val="0"/>
          <w:divBdr>
            <w:top w:val="none" w:sz="0" w:space="0" w:color="auto"/>
            <w:left w:val="none" w:sz="0" w:space="0" w:color="auto"/>
            <w:bottom w:val="none" w:sz="0" w:space="0" w:color="auto"/>
            <w:right w:val="none" w:sz="0" w:space="0" w:color="auto"/>
          </w:divBdr>
        </w:div>
        <w:div w:id="840048065">
          <w:marLeft w:val="480"/>
          <w:marRight w:val="0"/>
          <w:marTop w:val="0"/>
          <w:marBottom w:val="0"/>
          <w:divBdr>
            <w:top w:val="none" w:sz="0" w:space="0" w:color="auto"/>
            <w:left w:val="none" w:sz="0" w:space="0" w:color="auto"/>
            <w:bottom w:val="none" w:sz="0" w:space="0" w:color="auto"/>
            <w:right w:val="none" w:sz="0" w:space="0" w:color="auto"/>
          </w:divBdr>
        </w:div>
        <w:div w:id="924150768">
          <w:marLeft w:val="480"/>
          <w:marRight w:val="0"/>
          <w:marTop w:val="0"/>
          <w:marBottom w:val="0"/>
          <w:divBdr>
            <w:top w:val="none" w:sz="0" w:space="0" w:color="auto"/>
            <w:left w:val="none" w:sz="0" w:space="0" w:color="auto"/>
            <w:bottom w:val="none" w:sz="0" w:space="0" w:color="auto"/>
            <w:right w:val="none" w:sz="0" w:space="0" w:color="auto"/>
          </w:divBdr>
        </w:div>
        <w:div w:id="1005324885">
          <w:marLeft w:val="480"/>
          <w:marRight w:val="0"/>
          <w:marTop w:val="0"/>
          <w:marBottom w:val="0"/>
          <w:divBdr>
            <w:top w:val="none" w:sz="0" w:space="0" w:color="auto"/>
            <w:left w:val="none" w:sz="0" w:space="0" w:color="auto"/>
            <w:bottom w:val="none" w:sz="0" w:space="0" w:color="auto"/>
            <w:right w:val="none" w:sz="0" w:space="0" w:color="auto"/>
          </w:divBdr>
        </w:div>
        <w:div w:id="1005673995">
          <w:marLeft w:val="480"/>
          <w:marRight w:val="0"/>
          <w:marTop w:val="0"/>
          <w:marBottom w:val="0"/>
          <w:divBdr>
            <w:top w:val="none" w:sz="0" w:space="0" w:color="auto"/>
            <w:left w:val="none" w:sz="0" w:space="0" w:color="auto"/>
            <w:bottom w:val="none" w:sz="0" w:space="0" w:color="auto"/>
            <w:right w:val="none" w:sz="0" w:space="0" w:color="auto"/>
          </w:divBdr>
        </w:div>
        <w:div w:id="1009647687">
          <w:marLeft w:val="480"/>
          <w:marRight w:val="0"/>
          <w:marTop w:val="0"/>
          <w:marBottom w:val="0"/>
          <w:divBdr>
            <w:top w:val="none" w:sz="0" w:space="0" w:color="auto"/>
            <w:left w:val="none" w:sz="0" w:space="0" w:color="auto"/>
            <w:bottom w:val="none" w:sz="0" w:space="0" w:color="auto"/>
            <w:right w:val="none" w:sz="0" w:space="0" w:color="auto"/>
          </w:divBdr>
        </w:div>
        <w:div w:id="1015230012">
          <w:marLeft w:val="480"/>
          <w:marRight w:val="0"/>
          <w:marTop w:val="0"/>
          <w:marBottom w:val="0"/>
          <w:divBdr>
            <w:top w:val="none" w:sz="0" w:space="0" w:color="auto"/>
            <w:left w:val="none" w:sz="0" w:space="0" w:color="auto"/>
            <w:bottom w:val="none" w:sz="0" w:space="0" w:color="auto"/>
            <w:right w:val="none" w:sz="0" w:space="0" w:color="auto"/>
          </w:divBdr>
        </w:div>
        <w:div w:id="1031808012">
          <w:marLeft w:val="480"/>
          <w:marRight w:val="0"/>
          <w:marTop w:val="0"/>
          <w:marBottom w:val="0"/>
          <w:divBdr>
            <w:top w:val="none" w:sz="0" w:space="0" w:color="auto"/>
            <w:left w:val="none" w:sz="0" w:space="0" w:color="auto"/>
            <w:bottom w:val="none" w:sz="0" w:space="0" w:color="auto"/>
            <w:right w:val="none" w:sz="0" w:space="0" w:color="auto"/>
          </w:divBdr>
        </w:div>
        <w:div w:id="1091393829">
          <w:marLeft w:val="480"/>
          <w:marRight w:val="0"/>
          <w:marTop w:val="0"/>
          <w:marBottom w:val="0"/>
          <w:divBdr>
            <w:top w:val="none" w:sz="0" w:space="0" w:color="auto"/>
            <w:left w:val="none" w:sz="0" w:space="0" w:color="auto"/>
            <w:bottom w:val="none" w:sz="0" w:space="0" w:color="auto"/>
            <w:right w:val="none" w:sz="0" w:space="0" w:color="auto"/>
          </w:divBdr>
        </w:div>
        <w:div w:id="1113018700">
          <w:marLeft w:val="480"/>
          <w:marRight w:val="0"/>
          <w:marTop w:val="0"/>
          <w:marBottom w:val="0"/>
          <w:divBdr>
            <w:top w:val="none" w:sz="0" w:space="0" w:color="auto"/>
            <w:left w:val="none" w:sz="0" w:space="0" w:color="auto"/>
            <w:bottom w:val="none" w:sz="0" w:space="0" w:color="auto"/>
            <w:right w:val="none" w:sz="0" w:space="0" w:color="auto"/>
          </w:divBdr>
        </w:div>
        <w:div w:id="1125387147">
          <w:marLeft w:val="480"/>
          <w:marRight w:val="0"/>
          <w:marTop w:val="0"/>
          <w:marBottom w:val="0"/>
          <w:divBdr>
            <w:top w:val="none" w:sz="0" w:space="0" w:color="auto"/>
            <w:left w:val="none" w:sz="0" w:space="0" w:color="auto"/>
            <w:bottom w:val="none" w:sz="0" w:space="0" w:color="auto"/>
            <w:right w:val="none" w:sz="0" w:space="0" w:color="auto"/>
          </w:divBdr>
        </w:div>
        <w:div w:id="1138036984">
          <w:marLeft w:val="480"/>
          <w:marRight w:val="0"/>
          <w:marTop w:val="0"/>
          <w:marBottom w:val="0"/>
          <w:divBdr>
            <w:top w:val="none" w:sz="0" w:space="0" w:color="auto"/>
            <w:left w:val="none" w:sz="0" w:space="0" w:color="auto"/>
            <w:bottom w:val="none" w:sz="0" w:space="0" w:color="auto"/>
            <w:right w:val="none" w:sz="0" w:space="0" w:color="auto"/>
          </w:divBdr>
        </w:div>
        <w:div w:id="1164123163">
          <w:marLeft w:val="480"/>
          <w:marRight w:val="0"/>
          <w:marTop w:val="0"/>
          <w:marBottom w:val="0"/>
          <w:divBdr>
            <w:top w:val="none" w:sz="0" w:space="0" w:color="auto"/>
            <w:left w:val="none" w:sz="0" w:space="0" w:color="auto"/>
            <w:bottom w:val="none" w:sz="0" w:space="0" w:color="auto"/>
            <w:right w:val="none" w:sz="0" w:space="0" w:color="auto"/>
          </w:divBdr>
        </w:div>
        <w:div w:id="1167555070">
          <w:marLeft w:val="480"/>
          <w:marRight w:val="0"/>
          <w:marTop w:val="0"/>
          <w:marBottom w:val="0"/>
          <w:divBdr>
            <w:top w:val="none" w:sz="0" w:space="0" w:color="auto"/>
            <w:left w:val="none" w:sz="0" w:space="0" w:color="auto"/>
            <w:bottom w:val="none" w:sz="0" w:space="0" w:color="auto"/>
            <w:right w:val="none" w:sz="0" w:space="0" w:color="auto"/>
          </w:divBdr>
        </w:div>
        <w:div w:id="1246258931">
          <w:marLeft w:val="480"/>
          <w:marRight w:val="0"/>
          <w:marTop w:val="0"/>
          <w:marBottom w:val="0"/>
          <w:divBdr>
            <w:top w:val="none" w:sz="0" w:space="0" w:color="auto"/>
            <w:left w:val="none" w:sz="0" w:space="0" w:color="auto"/>
            <w:bottom w:val="none" w:sz="0" w:space="0" w:color="auto"/>
            <w:right w:val="none" w:sz="0" w:space="0" w:color="auto"/>
          </w:divBdr>
        </w:div>
        <w:div w:id="1250890042">
          <w:marLeft w:val="480"/>
          <w:marRight w:val="0"/>
          <w:marTop w:val="0"/>
          <w:marBottom w:val="0"/>
          <w:divBdr>
            <w:top w:val="none" w:sz="0" w:space="0" w:color="auto"/>
            <w:left w:val="none" w:sz="0" w:space="0" w:color="auto"/>
            <w:bottom w:val="none" w:sz="0" w:space="0" w:color="auto"/>
            <w:right w:val="none" w:sz="0" w:space="0" w:color="auto"/>
          </w:divBdr>
        </w:div>
        <w:div w:id="1258447119">
          <w:marLeft w:val="480"/>
          <w:marRight w:val="0"/>
          <w:marTop w:val="0"/>
          <w:marBottom w:val="0"/>
          <w:divBdr>
            <w:top w:val="none" w:sz="0" w:space="0" w:color="auto"/>
            <w:left w:val="none" w:sz="0" w:space="0" w:color="auto"/>
            <w:bottom w:val="none" w:sz="0" w:space="0" w:color="auto"/>
            <w:right w:val="none" w:sz="0" w:space="0" w:color="auto"/>
          </w:divBdr>
        </w:div>
        <w:div w:id="1263337547">
          <w:marLeft w:val="480"/>
          <w:marRight w:val="0"/>
          <w:marTop w:val="0"/>
          <w:marBottom w:val="0"/>
          <w:divBdr>
            <w:top w:val="none" w:sz="0" w:space="0" w:color="auto"/>
            <w:left w:val="none" w:sz="0" w:space="0" w:color="auto"/>
            <w:bottom w:val="none" w:sz="0" w:space="0" w:color="auto"/>
            <w:right w:val="none" w:sz="0" w:space="0" w:color="auto"/>
          </w:divBdr>
        </w:div>
        <w:div w:id="1279485375">
          <w:marLeft w:val="480"/>
          <w:marRight w:val="0"/>
          <w:marTop w:val="0"/>
          <w:marBottom w:val="0"/>
          <w:divBdr>
            <w:top w:val="none" w:sz="0" w:space="0" w:color="auto"/>
            <w:left w:val="none" w:sz="0" w:space="0" w:color="auto"/>
            <w:bottom w:val="none" w:sz="0" w:space="0" w:color="auto"/>
            <w:right w:val="none" w:sz="0" w:space="0" w:color="auto"/>
          </w:divBdr>
        </w:div>
        <w:div w:id="1327130791">
          <w:marLeft w:val="480"/>
          <w:marRight w:val="0"/>
          <w:marTop w:val="0"/>
          <w:marBottom w:val="0"/>
          <w:divBdr>
            <w:top w:val="none" w:sz="0" w:space="0" w:color="auto"/>
            <w:left w:val="none" w:sz="0" w:space="0" w:color="auto"/>
            <w:bottom w:val="none" w:sz="0" w:space="0" w:color="auto"/>
            <w:right w:val="none" w:sz="0" w:space="0" w:color="auto"/>
          </w:divBdr>
        </w:div>
        <w:div w:id="1396392173">
          <w:marLeft w:val="480"/>
          <w:marRight w:val="0"/>
          <w:marTop w:val="0"/>
          <w:marBottom w:val="0"/>
          <w:divBdr>
            <w:top w:val="none" w:sz="0" w:space="0" w:color="auto"/>
            <w:left w:val="none" w:sz="0" w:space="0" w:color="auto"/>
            <w:bottom w:val="none" w:sz="0" w:space="0" w:color="auto"/>
            <w:right w:val="none" w:sz="0" w:space="0" w:color="auto"/>
          </w:divBdr>
        </w:div>
        <w:div w:id="1396856777">
          <w:marLeft w:val="480"/>
          <w:marRight w:val="0"/>
          <w:marTop w:val="0"/>
          <w:marBottom w:val="0"/>
          <w:divBdr>
            <w:top w:val="none" w:sz="0" w:space="0" w:color="auto"/>
            <w:left w:val="none" w:sz="0" w:space="0" w:color="auto"/>
            <w:bottom w:val="none" w:sz="0" w:space="0" w:color="auto"/>
            <w:right w:val="none" w:sz="0" w:space="0" w:color="auto"/>
          </w:divBdr>
        </w:div>
        <w:div w:id="1419399596">
          <w:marLeft w:val="480"/>
          <w:marRight w:val="0"/>
          <w:marTop w:val="0"/>
          <w:marBottom w:val="0"/>
          <w:divBdr>
            <w:top w:val="none" w:sz="0" w:space="0" w:color="auto"/>
            <w:left w:val="none" w:sz="0" w:space="0" w:color="auto"/>
            <w:bottom w:val="none" w:sz="0" w:space="0" w:color="auto"/>
            <w:right w:val="none" w:sz="0" w:space="0" w:color="auto"/>
          </w:divBdr>
        </w:div>
        <w:div w:id="1456831349">
          <w:marLeft w:val="480"/>
          <w:marRight w:val="0"/>
          <w:marTop w:val="0"/>
          <w:marBottom w:val="0"/>
          <w:divBdr>
            <w:top w:val="none" w:sz="0" w:space="0" w:color="auto"/>
            <w:left w:val="none" w:sz="0" w:space="0" w:color="auto"/>
            <w:bottom w:val="none" w:sz="0" w:space="0" w:color="auto"/>
            <w:right w:val="none" w:sz="0" w:space="0" w:color="auto"/>
          </w:divBdr>
        </w:div>
        <w:div w:id="1473983262">
          <w:marLeft w:val="480"/>
          <w:marRight w:val="0"/>
          <w:marTop w:val="0"/>
          <w:marBottom w:val="0"/>
          <w:divBdr>
            <w:top w:val="none" w:sz="0" w:space="0" w:color="auto"/>
            <w:left w:val="none" w:sz="0" w:space="0" w:color="auto"/>
            <w:bottom w:val="none" w:sz="0" w:space="0" w:color="auto"/>
            <w:right w:val="none" w:sz="0" w:space="0" w:color="auto"/>
          </w:divBdr>
        </w:div>
        <w:div w:id="1518033851">
          <w:marLeft w:val="480"/>
          <w:marRight w:val="0"/>
          <w:marTop w:val="0"/>
          <w:marBottom w:val="0"/>
          <w:divBdr>
            <w:top w:val="none" w:sz="0" w:space="0" w:color="auto"/>
            <w:left w:val="none" w:sz="0" w:space="0" w:color="auto"/>
            <w:bottom w:val="none" w:sz="0" w:space="0" w:color="auto"/>
            <w:right w:val="none" w:sz="0" w:space="0" w:color="auto"/>
          </w:divBdr>
        </w:div>
        <w:div w:id="1528759192">
          <w:marLeft w:val="480"/>
          <w:marRight w:val="0"/>
          <w:marTop w:val="0"/>
          <w:marBottom w:val="0"/>
          <w:divBdr>
            <w:top w:val="none" w:sz="0" w:space="0" w:color="auto"/>
            <w:left w:val="none" w:sz="0" w:space="0" w:color="auto"/>
            <w:bottom w:val="none" w:sz="0" w:space="0" w:color="auto"/>
            <w:right w:val="none" w:sz="0" w:space="0" w:color="auto"/>
          </w:divBdr>
        </w:div>
        <w:div w:id="1551065970">
          <w:marLeft w:val="480"/>
          <w:marRight w:val="0"/>
          <w:marTop w:val="0"/>
          <w:marBottom w:val="0"/>
          <w:divBdr>
            <w:top w:val="none" w:sz="0" w:space="0" w:color="auto"/>
            <w:left w:val="none" w:sz="0" w:space="0" w:color="auto"/>
            <w:bottom w:val="none" w:sz="0" w:space="0" w:color="auto"/>
            <w:right w:val="none" w:sz="0" w:space="0" w:color="auto"/>
          </w:divBdr>
        </w:div>
        <w:div w:id="1620406756">
          <w:marLeft w:val="480"/>
          <w:marRight w:val="0"/>
          <w:marTop w:val="0"/>
          <w:marBottom w:val="0"/>
          <w:divBdr>
            <w:top w:val="none" w:sz="0" w:space="0" w:color="auto"/>
            <w:left w:val="none" w:sz="0" w:space="0" w:color="auto"/>
            <w:bottom w:val="none" w:sz="0" w:space="0" w:color="auto"/>
            <w:right w:val="none" w:sz="0" w:space="0" w:color="auto"/>
          </w:divBdr>
        </w:div>
        <w:div w:id="1660303687">
          <w:marLeft w:val="480"/>
          <w:marRight w:val="0"/>
          <w:marTop w:val="0"/>
          <w:marBottom w:val="0"/>
          <w:divBdr>
            <w:top w:val="none" w:sz="0" w:space="0" w:color="auto"/>
            <w:left w:val="none" w:sz="0" w:space="0" w:color="auto"/>
            <w:bottom w:val="none" w:sz="0" w:space="0" w:color="auto"/>
            <w:right w:val="none" w:sz="0" w:space="0" w:color="auto"/>
          </w:divBdr>
        </w:div>
        <w:div w:id="1667124453">
          <w:marLeft w:val="480"/>
          <w:marRight w:val="0"/>
          <w:marTop w:val="0"/>
          <w:marBottom w:val="0"/>
          <w:divBdr>
            <w:top w:val="none" w:sz="0" w:space="0" w:color="auto"/>
            <w:left w:val="none" w:sz="0" w:space="0" w:color="auto"/>
            <w:bottom w:val="none" w:sz="0" w:space="0" w:color="auto"/>
            <w:right w:val="none" w:sz="0" w:space="0" w:color="auto"/>
          </w:divBdr>
        </w:div>
        <w:div w:id="1693069028">
          <w:marLeft w:val="480"/>
          <w:marRight w:val="0"/>
          <w:marTop w:val="0"/>
          <w:marBottom w:val="0"/>
          <w:divBdr>
            <w:top w:val="none" w:sz="0" w:space="0" w:color="auto"/>
            <w:left w:val="none" w:sz="0" w:space="0" w:color="auto"/>
            <w:bottom w:val="none" w:sz="0" w:space="0" w:color="auto"/>
            <w:right w:val="none" w:sz="0" w:space="0" w:color="auto"/>
          </w:divBdr>
        </w:div>
        <w:div w:id="1707213470">
          <w:marLeft w:val="480"/>
          <w:marRight w:val="0"/>
          <w:marTop w:val="0"/>
          <w:marBottom w:val="0"/>
          <w:divBdr>
            <w:top w:val="none" w:sz="0" w:space="0" w:color="auto"/>
            <w:left w:val="none" w:sz="0" w:space="0" w:color="auto"/>
            <w:bottom w:val="none" w:sz="0" w:space="0" w:color="auto"/>
            <w:right w:val="none" w:sz="0" w:space="0" w:color="auto"/>
          </w:divBdr>
        </w:div>
        <w:div w:id="1718160375">
          <w:marLeft w:val="480"/>
          <w:marRight w:val="0"/>
          <w:marTop w:val="0"/>
          <w:marBottom w:val="0"/>
          <w:divBdr>
            <w:top w:val="none" w:sz="0" w:space="0" w:color="auto"/>
            <w:left w:val="none" w:sz="0" w:space="0" w:color="auto"/>
            <w:bottom w:val="none" w:sz="0" w:space="0" w:color="auto"/>
            <w:right w:val="none" w:sz="0" w:space="0" w:color="auto"/>
          </w:divBdr>
        </w:div>
        <w:div w:id="1742167448">
          <w:marLeft w:val="480"/>
          <w:marRight w:val="0"/>
          <w:marTop w:val="0"/>
          <w:marBottom w:val="0"/>
          <w:divBdr>
            <w:top w:val="none" w:sz="0" w:space="0" w:color="auto"/>
            <w:left w:val="none" w:sz="0" w:space="0" w:color="auto"/>
            <w:bottom w:val="none" w:sz="0" w:space="0" w:color="auto"/>
            <w:right w:val="none" w:sz="0" w:space="0" w:color="auto"/>
          </w:divBdr>
        </w:div>
        <w:div w:id="1832795929">
          <w:marLeft w:val="480"/>
          <w:marRight w:val="0"/>
          <w:marTop w:val="0"/>
          <w:marBottom w:val="0"/>
          <w:divBdr>
            <w:top w:val="none" w:sz="0" w:space="0" w:color="auto"/>
            <w:left w:val="none" w:sz="0" w:space="0" w:color="auto"/>
            <w:bottom w:val="none" w:sz="0" w:space="0" w:color="auto"/>
            <w:right w:val="none" w:sz="0" w:space="0" w:color="auto"/>
          </w:divBdr>
        </w:div>
        <w:div w:id="1844929510">
          <w:marLeft w:val="480"/>
          <w:marRight w:val="0"/>
          <w:marTop w:val="0"/>
          <w:marBottom w:val="0"/>
          <w:divBdr>
            <w:top w:val="none" w:sz="0" w:space="0" w:color="auto"/>
            <w:left w:val="none" w:sz="0" w:space="0" w:color="auto"/>
            <w:bottom w:val="none" w:sz="0" w:space="0" w:color="auto"/>
            <w:right w:val="none" w:sz="0" w:space="0" w:color="auto"/>
          </w:divBdr>
        </w:div>
        <w:div w:id="1846826526">
          <w:marLeft w:val="480"/>
          <w:marRight w:val="0"/>
          <w:marTop w:val="0"/>
          <w:marBottom w:val="0"/>
          <w:divBdr>
            <w:top w:val="none" w:sz="0" w:space="0" w:color="auto"/>
            <w:left w:val="none" w:sz="0" w:space="0" w:color="auto"/>
            <w:bottom w:val="none" w:sz="0" w:space="0" w:color="auto"/>
            <w:right w:val="none" w:sz="0" w:space="0" w:color="auto"/>
          </w:divBdr>
        </w:div>
        <w:div w:id="1883665055">
          <w:marLeft w:val="480"/>
          <w:marRight w:val="0"/>
          <w:marTop w:val="0"/>
          <w:marBottom w:val="0"/>
          <w:divBdr>
            <w:top w:val="none" w:sz="0" w:space="0" w:color="auto"/>
            <w:left w:val="none" w:sz="0" w:space="0" w:color="auto"/>
            <w:bottom w:val="none" w:sz="0" w:space="0" w:color="auto"/>
            <w:right w:val="none" w:sz="0" w:space="0" w:color="auto"/>
          </w:divBdr>
        </w:div>
        <w:div w:id="1945840760">
          <w:marLeft w:val="480"/>
          <w:marRight w:val="0"/>
          <w:marTop w:val="0"/>
          <w:marBottom w:val="0"/>
          <w:divBdr>
            <w:top w:val="none" w:sz="0" w:space="0" w:color="auto"/>
            <w:left w:val="none" w:sz="0" w:space="0" w:color="auto"/>
            <w:bottom w:val="none" w:sz="0" w:space="0" w:color="auto"/>
            <w:right w:val="none" w:sz="0" w:space="0" w:color="auto"/>
          </w:divBdr>
        </w:div>
        <w:div w:id="1963807081">
          <w:marLeft w:val="480"/>
          <w:marRight w:val="0"/>
          <w:marTop w:val="0"/>
          <w:marBottom w:val="0"/>
          <w:divBdr>
            <w:top w:val="none" w:sz="0" w:space="0" w:color="auto"/>
            <w:left w:val="none" w:sz="0" w:space="0" w:color="auto"/>
            <w:bottom w:val="none" w:sz="0" w:space="0" w:color="auto"/>
            <w:right w:val="none" w:sz="0" w:space="0" w:color="auto"/>
          </w:divBdr>
        </w:div>
        <w:div w:id="1966766008">
          <w:marLeft w:val="480"/>
          <w:marRight w:val="0"/>
          <w:marTop w:val="0"/>
          <w:marBottom w:val="0"/>
          <w:divBdr>
            <w:top w:val="none" w:sz="0" w:space="0" w:color="auto"/>
            <w:left w:val="none" w:sz="0" w:space="0" w:color="auto"/>
            <w:bottom w:val="none" w:sz="0" w:space="0" w:color="auto"/>
            <w:right w:val="none" w:sz="0" w:space="0" w:color="auto"/>
          </w:divBdr>
        </w:div>
        <w:div w:id="1970547394">
          <w:marLeft w:val="480"/>
          <w:marRight w:val="0"/>
          <w:marTop w:val="0"/>
          <w:marBottom w:val="0"/>
          <w:divBdr>
            <w:top w:val="none" w:sz="0" w:space="0" w:color="auto"/>
            <w:left w:val="none" w:sz="0" w:space="0" w:color="auto"/>
            <w:bottom w:val="none" w:sz="0" w:space="0" w:color="auto"/>
            <w:right w:val="none" w:sz="0" w:space="0" w:color="auto"/>
          </w:divBdr>
        </w:div>
        <w:div w:id="1987852878">
          <w:marLeft w:val="480"/>
          <w:marRight w:val="0"/>
          <w:marTop w:val="0"/>
          <w:marBottom w:val="0"/>
          <w:divBdr>
            <w:top w:val="none" w:sz="0" w:space="0" w:color="auto"/>
            <w:left w:val="none" w:sz="0" w:space="0" w:color="auto"/>
            <w:bottom w:val="none" w:sz="0" w:space="0" w:color="auto"/>
            <w:right w:val="none" w:sz="0" w:space="0" w:color="auto"/>
          </w:divBdr>
        </w:div>
        <w:div w:id="2031485587">
          <w:marLeft w:val="480"/>
          <w:marRight w:val="0"/>
          <w:marTop w:val="0"/>
          <w:marBottom w:val="0"/>
          <w:divBdr>
            <w:top w:val="none" w:sz="0" w:space="0" w:color="auto"/>
            <w:left w:val="none" w:sz="0" w:space="0" w:color="auto"/>
            <w:bottom w:val="none" w:sz="0" w:space="0" w:color="auto"/>
            <w:right w:val="none" w:sz="0" w:space="0" w:color="auto"/>
          </w:divBdr>
        </w:div>
        <w:div w:id="2074352126">
          <w:marLeft w:val="480"/>
          <w:marRight w:val="0"/>
          <w:marTop w:val="0"/>
          <w:marBottom w:val="0"/>
          <w:divBdr>
            <w:top w:val="none" w:sz="0" w:space="0" w:color="auto"/>
            <w:left w:val="none" w:sz="0" w:space="0" w:color="auto"/>
            <w:bottom w:val="none" w:sz="0" w:space="0" w:color="auto"/>
            <w:right w:val="none" w:sz="0" w:space="0" w:color="auto"/>
          </w:divBdr>
        </w:div>
        <w:div w:id="2133401110">
          <w:marLeft w:val="480"/>
          <w:marRight w:val="0"/>
          <w:marTop w:val="0"/>
          <w:marBottom w:val="0"/>
          <w:divBdr>
            <w:top w:val="none" w:sz="0" w:space="0" w:color="auto"/>
            <w:left w:val="none" w:sz="0" w:space="0" w:color="auto"/>
            <w:bottom w:val="none" w:sz="0" w:space="0" w:color="auto"/>
            <w:right w:val="none" w:sz="0" w:space="0" w:color="auto"/>
          </w:divBdr>
        </w:div>
      </w:divsChild>
    </w:div>
    <w:div w:id="1865943045">
      <w:bodyDiv w:val="1"/>
      <w:marLeft w:val="0"/>
      <w:marRight w:val="0"/>
      <w:marTop w:val="0"/>
      <w:marBottom w:val="0"/>
      <w:divBdr>
        <w:top w:val="none" w:sz="0" w:space="0" w:color="auto"/>
        <w:left w:val="none" w:sz="0" w:space="0" w:color="auto"/>
        <w:bottom w:val="none" w:sz="0" w:space="0" w:color="auto"/>
        <w:right w:val="none" w:sz="0" w:space="0" w:color="auto"/>
      </w:divBdr>
      <w:divsChild>
        <w:div w:id="914051704">
          <w:marLeft w:val="480"/>
          <w:marRight w:val="0"/>
          <w:marTop w:val="0"/>
          <w:marBottom w:val="0"/>
          <w:divBdr>
            <w:top w:val="none" w:sz="0" w:space="0" w:color="auto"/>
            <w:left w:val="none" w:sz="0" w:space="0" w:color="auto"/>
            <w:bottom w:val="none" w:sz="0" w:space="0" w:color="auto"/>
            <w:right w:val="none" w:sz="0" w:space="0" w:color="auto"/>
          </w:divBdr>
        </w:div>
        <w:div w:id="1682707273">
          <w:marLeft w:val="480"/>
          <w:marRight w:val="0"/>
          <w:marTop w:val="0"/>
          <w:marBottom w:val="0"/>
          <w:divBdr>
            <w:top w:val="none" w:sz="0" w:space="0" w:color="auto"/>
            <w:left w:val="none" w:sz="0" w:space="0" w:color="auto"/>
            <w:bottom w:val="none" w:sz="0" w:space="0" w:color="auto"/>
            <w:right w:val="none" w:sz="0" w:space="0" w:color="auto"/>
          </w:divBdr>
        </w:div>
        <w:div w:id="1696661568">
          <w:marLeft w:val="480"/>
          <w:marRight w:val="0"/>
          <w:marTop w:val="0"/>
          <w:marBottom w:val="0"/>
          <w:divBdr>
            <w:top w:val="none" w:sz="0" w:space="0" w:color="auto"/>
            <w:left w:val="none" w:sz="0" w:space="0" w:color="auto"/>
            <w:bottom w:val="none" w:sz="0" w:space="0" w:color="auto"/>
            <w:right w:val="none" w:sz="0" w:space="0" w:color="auto"/>
          </w:divBdr>
        </w:div>
        <w:div w:id="383062522">
          <w:marLeft w:val="480"/>
          <w:marRight w:val="0"/>
          <w:marTop w:val="0"/>
          <w:marBottom w:val="0"/>
          <w:divBdr>
            <w:top w:val="none" w:sz="0" w:space="0" w:color="auto"/>
            <w:left w:val="none" w:sz="0" w:space="0" w:color="auto"/>
            <w:bottom w:val="none" w:sz="0" w:space="0" w:color="auto"/>
            <w:right w:val="none" w:sz="0" w:space="0" w:color="auto"/>
          </w:divBdr>
        </w:div>
        <w:div w:id="702439674">
          <w:marLeft w:val="480"/>
          <w:marRight w:val="0"/>
          <w:marTop w:val="0"/>
          <w:marBottom w:val="0"/>
          <w:divBdr>
            <w:top w:val="none" w:sz="0" w:space="0" w:color="auto"/>
            <w:left w:val="none" w:sz="0" w:space="0" w:color="auto"/>
            <w:bottom w:val="none" w:sz="0" w:space="0" w:color="auto"/>
            <w:right w:val="none" w:sz="0" w:space="0" w:color="auto"/>
          </w:divBdr>
        </w:div>
        <w:div w:id="2102602204">
          <w:marLeft w:val="480"/>
          <w:marRight w:val="0"/>
          <w:marTop w:val="0"/>
          <w:marBottom w:val="0"/>
          <w:divBdr>
            <w:top w:val="none" w:sz="0" w:space="0" w:color="auto"/>
            <w:left w:val="none" w:sz="0" w:space="0" w:color="auto"/>
            <w:bottom w:val="none" w:sz="0" w:space="0" w:color="auto"/>
            <w:right w:val="none" w:sz="0" w:space="0" w:color="auto"/>
          </w:divBdr>
        </w:div>
        <w:div w:id="1742831269">
          <w:marLeft w:val="480"/>
          <w:marRight w:val="0"/>
          <w:marTop w:val="0"/>
          <w:marBottom w:val="0"/>
          <w:divBdr>
            <w:top w:val="none" w:sz="0" w:space="0" w:color="auto"/>
            <w:left w:val="none" w:sz="0" w:space="0" w:color="auto"/>
            <w:bottom w:val="none" w:sz="0" w:space="0" w:color="auto"/>
            <w:right w:val="none" w:sz="0" w:space="0" w:color="auto"/>
          </w:divBdr>
        </w:div>
        <w:div w:id="643119657">
          <w:marLeft w:val="480"/>
          <w:marRight w:val="0"/>
          <w:marTop w:val="0"/>
          <w:marBottom w:val="0"/>
          <w:divBdr>
            <w:top w:val="none" w:sz="0" w:space="0" w:color="auto"/>
            <w:left w:val="none" w:sz="0" w:space="0" w:color="auto"/>
            <w:bottom w:val="none" w:sz="0" w:space="0" w:color="auto"/>
            <w:right w:val="none" w:sz="0" w:space="0" w:color="auto"/>
          </w:divBdr>
        </w:div>
        <w:div w:id="1624841507">
          <w:marLeft w:val="480"/>
          <w:marRight w:val="0"/>
          <w:marTop w:val="0"/>
          <w:marBottom w:val="0"/>
          <w:divBdr>
            <w:top w:val="none" w:sz="0" w:space="0" w:color="auto"/>
            <w:left w:val="none" w:sz="0" w:space="0" w:color="auto"/>
            <w:bottom w:val="none" w:sz="0" w:space="0" w:color="auto"/>
            <w:right w:val="none" w:sz="0" w:space="0" w:color="auto"/>
          </w:divBdr>
        </w:div>
        <w:div w:id="1656717303">
          <w:marLeft w:val="480"/>
          <w:marRight w:val="0"/>
          <w:marTop w:val="0"/>
          <w:marBottom w:val="0"/>
          <w:divBdr>
            <w:top w:val="none" w:sz="0" w:space="0" w:color="auto"/>
            <w:left w:val="none" w:sz="0" w:space="0" w:color="auto"/>
            <w:bottom w:val="none" w:sz="0" w:space="0" w:color="auto"/>
            <w:right w:val="none" w:sz="0" w:space="0" w:color="auto"/>
          </w:divBdr>
        </w:div>
        <w:div w:id="1367102063">
          <w:marLeft w:val="480"/>
          <w:marRight w:val="0"/>
          <w:marTop w:val="0"/>
          <w:marBottom w:val="0"/>
          <w:divBdr>
            <w:top w:val="none" w:sz="0" w:space="0" w:color="auto"/>
            <w:left w:val="none" w:sz="0" w:space="0" w:color="auto"/>
            <w:bottom w:val="none" w:sz="0" w:space="0" w:color="auto"/>
            <w:right w:val="none" w:sz="0" w:space="0" w:color="auto"/>
          </w:divBdr>
        </w:div>
        <w:div w:id="501510108">
          <w:marLeft w:val="480"/>
          <w:marRight w:val="0"/>
          <w:marTop w:val="0"/>
          <w:marBottom w:val="0"/>
          <w:divBdr>
            <w:top w:val="none" w:sz="0" w:space="0" w:color="auto"/>
            <w:left w:val="none" w:sz="0" w:space="0" w:color="auto"/>
            <w:bottom w:val="none" w:sz="0" w:space="0" w:color="auto"/>
            <w:right w:val="none" w:sz="0" w:space="0" w:color="auto"/>
          </w:divBdr>
        </w:div>
        <w:div w:id="1786077763">
          <w:marLeft w:val="480"/>
          <w:marRight w:val="0"/>
          <w:marTop w:val="0"/>
          <w:marBottom w:val="0"/>
          <w:divBdr>
            <w:top w:val="none" w:sz="0" w:space="0" w:color="auto"/>
            <w:left w:val="none" w:sz="0" w:space="0" w:color="auto"/>
            <w:bottom w:val="none" w:sz="0" w:space="0" w:color="auto"/>
            <w:right w:val="none" w:sz="0" w:space="0" w:color="auto"/>
          </w:divBdr>
        </w:div>
        <w:div w:id="943803668">
          <w:marLeft w:val="480"/>
          <w:marRight w:val="0"/>
          <w:marTop w:val="0"/>
          <w:marBottom w:val="0"/>
          <w:divBdr>
            <w:top w:val="none" w:sz="0" w:space="0" w:color="auto"/>
            <w:left w:val="none" w:sz="0" w:space="0" w:color="auto"/>
            <w:bottom w:val="none" w:sz="0" w:space="0" w:color="auto"/>
            <w:right w:val="none" w:sz="0" w:space="0" w:color="auto"/>
          </w:divBdr>
        </w:div>
        <w:div w:id="229460376">
          <w:marLeft w:val="480"/>
          <w:marRight w:val="0"/>
          <w:marTop w:val="0"/>
          <w:marBottom w:val="0"/>
          <w:divBdr>
            <w:top w:val="none" w:sz="0" w:space="0" w:color="auto"/>
            <w:left w:val="none" w:sz="0" w:space="0" w:color="auto"/>
            <w:bottom w:val="none" w:sz="0" w:space="0" w:color="auto"/>
            <w:right w:val="none" w:sz="0" w:space="0" w:color="auto"/>
          </w:divBdr>
        </w:div>
        <w:div w:id="2011717460">
          <w:marLeft w:val="480"/>
          <w:marRight w:val="0"/>
          <w:marTop w:val="0"/>
          <w:marBottom w:val="0"/>
          <w:divBdr>
            <w:top w:val="none" w:sz="0" w:space="0" w:color="auto"/>
            <w:left w:val="none" w:sz="0" w:space="0" w:color="auto"/>
            <w:bottom w:val="none" w:sz="0" w:space="0" w:color="auto"/>
            <w:right w:val="none" w:sz="0" w:space="0" w:color="auto"/>
          </w:divBdr>
        </w:div>
        <w:div w:id="958876365">
          <w:marLeft w:val="480"/>
          <w:marRight w:val="0"/>
          <w:marTop w:val="0"/>
          <w:marBottom w:val="0"/>
          <w:divBdr>
            <w:top w:val="none" w:sz="0" w:space="0" w:color="auto"/>
            <w:left w:val="none" w:sz="0" w:space="0" w:color="auto"/>
            <w:bottom w:val="none" w:sz="0" w:space="0" w:color="auto"/>
            <w:right w:val="none" w:sz="0" w:space="0" w:color="auto"/>
          </w:divBdr>
        </w:div>
        <w:div w:id="890506262">
          <w:marLeft w:val="480"/>
          <w:marRight w:val="0"/>
          <w:marTop w:val="0"/>
          <w:marBottom w:val="0"/>
          <w:divBdr>
            <w:top w:val="none" w:sz="0" w:space="0" w:color="auto"/>
            <w:left w:val="none" w:sz="0" w:space="0" w:color="auto"/>
            <w:bottom w:val="none" w:sz="0" w:space="0" w:color="auto"/>
            <w:right w:val="none" w:sz="0" w:space="0" w:color="auto"/>
          </w:divBdr>
        </w:div>
        <w:div w:id="598486903">
          <w:marLeft w:val="480"/>
          <w:marRight w:val="0"/>
          <w:marTop w:val="0"/>
          <w:marBottom w:val="0"/>
          <w:divBdr>
            <w:top w:val="none" w:sz="0" w:space="0" w:color="auto"/>
            <w:left w:val="none" w:sz="0" w:space="0" w:color="auto"/>
            <w:bottom w:val="none" w:sz="0" w:space="0" w:color="auto"/>
            <w:right w:val="none" w:sz="0" w:space="0" w:color="auto"/>
          </w:divBdr>
        </w:div>
        <w:div w:id="2073505204">
          <w:marLeft w:val="480"/>
          <w:marRight w:val="0"/>
          <w:marTop w:val="0"/>
          <w:marBottom w:val="0"/>
          <w:divBdr>
            <w:top w:val="none" w:sz="0" w:space="0" w:color="auto"/>
            <w:left w:val="none" w:sz="0" w:space="0" w:color="auto"/>
            <w:bottom w:val="none" w:sz="0" w:space="0" w:color="auto"/>
            <w:right w:val="none" w:sz="0" w:space="0" w:color="auto"/>
          </w:divBdr>
        </w:div>
        <w:div w:id="1573807681">
          <w:marLeft w:val="480"/>
          <w:marRight w:val="0"/>
          <w:marTop w:val="0"/>
          <w:marBottom w:val="0"/>
          <w:divBdr>
            <w:top w:val="none" w:sz="0" w:space="0" w:color="auto"/>
            <w:left w:val="none" w:sz="0" w:space="0" w:color="auto"/>
            <w:bottom w:val="none" w:sz="0" w:space="0" w:color="auto"/>
            <w:right w:val="none" w:sz="0" w:space="0" w:color="auto"/>
          </w:divBdr>
        </w:div>
        <w:div w:id="1838769486">
          <w:marLeft w:val="480"/>
          <w:marRight w:val="0"/>
          <w:marTop w:val="0"/>
          <w:marBottom w:val="0"/>
          <w:divBdr>
            <w:top w:val="none" w:sz="0" w:space="0" w:color="auto"/>
            <w:left w:val="none" w:sz="0" w:space="0" w:color="auto"/>
            <w:bottom w:val="none" w:sz="0" w:space="0" w:color="auto"/>
            <w:right w:val="none" w:sz="0" w:space="0" w:color="auto"/>
          </w:divBdr>
        </w:div>
        <w:div w:id="374740552">
          <w:marLeft w:val="480"/>
          <w:marRight w:val="0"/>
          <w:marTop w:val="0"/>
          <w:marBottom w:val="0"/>
          <w:divBdr>
            <w:top w:val="none" w:sz="0" w:space="0" w:color="auto"/>
            <w:left w:val="none" w:sz="0" w:space="0" w:color="auto"/>
            <w:bottom w:val="none" w:sz="0" w:space="0" w:color="auto"/>
            <w:right w:val="none" w:sz="0" w:space="0" w:color="auto"/>
          </w:divBdr>
        </w:div>
        <w:div w:id="1765225607">
          <w:marLeft w:val="480"/>
          <w:marRight w:val="0"/>
          <w:marTop w:val="0"/>
          <w:marBottom w:val="0"/>
          <w:divBdr>
            <w:top w:val="none" w:sz="0" w:space="0" w:color="auto"/>
            <w:left w:val="none" w:sz="0" w:space="0" w:color="auto"/>
            <w:bottom w:val="none" w:sz="0" w:space="0" w:color="auto"/>
            <w:right w:val="none" w:sz="0" w:space="0" w:color="auto"/>
          </w:divBdr>
        </w:div>
        <w:div w:id="865404493">
          <w:marLeft w:val="480"/>
          <w:marRight w:val="0"/>
          <w:marTop w:val="0"/>
          <w:marBottom w:val="0"/>
          <w:divBdr>
            <w:top w:val="none" w:sz="0" w:space="0" w:color="auto"/>
            <w:left w:val="none" w:sz="0" w:space="0" w:color="auto"/>
            <w:bottom w:val="none" w:sz="0" w:space="0" w:color="auto"/>
            <w:right w:val="none" w:sz="0" w:space="0" w:color="auto"/>
          </w:divBdr>
        </w:div>
        <w:div w:id="827744560">
          <w:marLeft w:val="480"/>
          <w:marRight w:val="0"/>
          <w:marTop w:val="0"/>
          <w:marBottom w:val="0"/>
          <w:divBdr>
            <w:top w:val="none" w:sz="0" w:space="0" w:color="auto"/>
            <w:left w:val="none" w:sz="0" w:space="0" w:color="auto"/>
            <w:bottom w:val="none" w:sz="0" w:space="0" w:color="auto"/>
            <w:right w:val="none" w:sz="0" w:space="0" w:color="auto"/>
          </w:divBdr>
        </w:div>
        <w:div w:id="391739622">
          <w:marLeft w:val="480"/>
          <w:marRight w:val="0"/>
          <w:marTop w:val="0"/>
          <w:marBottom w:val="0"/>
          <w:divBdr>
            <w:top w:val="none" w:sz="0" w:space="0" w:color="auto"/>
            <w:left w:val="none" w:sz="0" w:space="0" w:color="auto"/>
            <w:bottom w:val="none" w:sz="0" w:space="0" w:color="auto"/>
            <w:right w:val="none" w:sz="0" w:space="0" w:color="auto"/>
          </w:divBdr>
        </w:div>
        <w:div w:id="894122121">
          <w:marLeft w:val="480"/>
          <w:marRight w:val="0"/>
          <w:marTop w:val="0"/>
          <w:marBottom w:val="0"/>
          <w:divBdr>
            <w:top w:val="none" w:sz="0" w:space="0" w:color="auto"/>
            <w:left w:val="none" w:sz="0" w:space="0" w:color="auto"/>
            <w:bottom w:val="none" w:sz="0" w:space="0" w:color="auto"/>
            <w:right w:val="none" w:sz="0" w:space="0" w:color="auto"/>
          </w:divBdr>
        </w:div>
        <w:div w:id="2147117187">
          <w:marLeft w:val="480"/>
          <w:marRight w:val="0"/>
          <w:marTop w:val="0"/>
          <w:marBottom w:val="0"/>
          <w:divBdr>
            <w:top w:val="none" w:sz="0" w:space="0" w:color="auto"/>
            <w:left w:val="none" w:sz="0" w:space="0" w:color="auto"/>
            <w:bottom w:val="none" w:sz="0" w:space="0" w:color="auto"/>
            <w:right w:val="none" w:sz="0" w:space="0" w:color="auto"/>
          </w:divBdr>
        </w:div>
        <w:div w:id="303511555">
          <w:marLeft w:val="480"/>
          <w:marRight w:val="0"/>
          <w:marTop w:val="0"/>
          <w:marBottom w:val="0"/>
          <w:divBdr>
            <w:top w:val="none" w:sz="0" w:space="0" w:color="auto"/>
            <w:left w:val="none" w:sz="0" w:space="0" w:color="auto"/>
            <w:bottom w:val="none" w:sz="0" w:space="0" w:color="auto"/>
            <w:right w:val="none" w:sz="0" w:space="0" w:color="auto"/>
          </w:divBdr>
        </w:div>
        <w:div w:id="1420176169">
          <w:marLeft w:val="480"/>
          <w:marRight w:val="0"/>
          <w:marTop w:val="0"/>
          <w:marBottom w:val="0"/>
          <w:divBdr>
            <w:top w:val="none" w:sz="0" w:space="0" w:color="auto"/>
            <w:left w:val="none" w:sz="0" w:space="0" w:color="auto"/>
            <w:bottom w:val="none" w:sz="0" w:space="0" w:color="auto"/>
            <w:right w:val="none" w:sz="0" w:space="0" w:color="auto"/>
          </w:divBdr>
        </w:div>
        <w:div w:id="1206211228">
          <w:marLeft w:val="480"/>
          <w:marRight w:val="0"/>
          <w:marTop w:val="0"/>
          <w:marBottom w:val="0"/>
          <w:divBdr>
            <w:top w:val="none" w:sz="0" w:space="0" w:color="auto"/>
            <w:left w:val="none" w:sz="0" w:space="0" w:color="auto"/>
            <w:bottom w:val="none" w:sz="0" w:space="0" w:color="auto"/>
            <w:right w:val="none" w:sz="0" w:space="0" w:color="auto"/>
          </w:divBdr>
        </w:div>
        <w:div w:id="1156804845">
          <w:marLeft w:val="480"/>
          <w:marRight w:val="0"/>
          <w:marTop w:val="0"/>
          <w:marBottom w:val="0"/>
          <w:divBdr>
            <w:top w:val="none" w:sz="0" w:space="0" w:color="auto"/>
            <w:left w:val="none" w:sz="0" w:space="0" w:color="auto"/>
            <w:bottom w:val="none" w:sz="0" w:space="0" w:color="auto"/>
            <w:right w:val="none" w:sz="0" w:space="0" w:color="auto"/>
          </w:divBdr>
        </w:div>
        <w:div w:id="1397704483">
          <w:marLeft w:val="480"/>
          <w:marRight w:val="0"/>
          <w:marTop w:val="0"/>
          <w:marBottom w:val="0"/>
          <w:divBdr>
            <w:top w:val="none" w:sz="0" w:space="0" w:color="auto"/>
            <w:left w:val="none" w:sz="0" w:space="0" w:color="auto"/>
            <w:bottom w:val="none" w:sz="0" w:space="0" w:color="auto"/>
            <w:right w:val="none" w:sz="0" w:space="0" w:color="auto"/>
          </w:divBdr>
        </w:div>
        <w:div w:id="836313061">
          <w:marLeft w:val="480"/>
          <w:marRight w:val="0"/>
          <w:marTop w:val="0"/>
          <w:marBottom w:val="0"/>
          <w:divBdr>
            <w:top w:val="none" w:sz="0" w:space="0" w:color="auto"/>
            <w:left w:val="none" w:sz="0" w:space="0" w:color="auto"/>
            <w:bottom w:val="none" w:sz="0" w:space="0" w:color="auto"/>
            <w:right w:val="none" w:sz="0" w:space="0" w:color="auto"/>
          </w:divBdr>
        </w:div>
        <w:div w:id="846944245">
          <w:marLeft w:val="480"/>
          <w:marRight w:val="0"/>
          <w:marTop w:val="0"/>
          <w:marBottom w:val="0"/>
          <w:divBdr>
            <w:top w:val="none" w:sz="0" w:space="0" w:color="auto"/>
            <w:left w:val="none" w:sz="0" w:space="0" w:color="auto"/>
            <w:bottom w:val="none" w:sz="0" w:space="0" w:color="auto"/>
            <w:right w:val="none" w:sz="0" w:space="0" w:color="auto"/>
          </w:divBdr>
        </w:div>
        <w:div w:id="1834759394">
          <w:marLeft w:val="480"/>
          <w:marRight w:val="0"/>
          <w:marTop w:val="0"/>
          <w:marBottom w:val="0"/>
          <w:divBdr>
            <w:top w:val="none" w:sz="0" w:space="0" w:color="auto"/>
            <w:left w:val="none" w:sz="0" w:space="0" w:color="auto"/>
            <w:bottom w:val="none" w:sz="0" w:space="0" w:color="auto"/>
            <w:right w:val="none" w:sz="0" w:space="0" w:color="auto"/>
          </w:divBdr>
        </w:div>
        <w:div w:id="1638292362">
          <w:marLeft w:val="480"/>
          <w:marRight w:val="0"/>
          <w:marTop w:val="0"/>
          <w:marBottom w:val="0"/>
          <w:divBdr>
            <w:top w:val="none" w:sz="0" w:space="0" w:color="auto"/>
            <w:left w:val="none" w:sz="0" w:space="0" w:color="auto"/>
            <w:bottom w:val="none" w:sz="0" w:space="0" w:color="auto"/>
            <w:right w:val="none" w:sz="0" w:space="0" w:color="auto"/>
          </w:divBdr>
        </w:div>
        <w:div w:id="1903711721">
          <w:marLeft w:val="480"/>
          <w:marRight w:val="0"/>
          <w:marTop w:val="0"/>
          <w:marBottom w:val="0"/>
          <w:divBdr>
            <w:top w:val="none" w:sz="0" w:space="0" w:color="auto"/>
            <w:left w:val="none" w:sz="0" w:space="0" w:color="auto"/>
            <w:bottom w:val="none" w:sz="0" w:space="0" w:color="auto"/>
            <w:right w:val="none" w:sz="0" w:space="0" w:color="auto"/>
          </w:divBdr>
        </w:div>
        <w:div w:id="1712415151">
          <w:marLeft w:val="480"/>
          <w:marRight w:val="0"/>
          <w:marTop w:val="0"/>
          <w:marBottom w:val="0"/>
          <w:divBdr>
            <w:top w:val="none" w:sz="0" w:space="0" w:color="auto"/>
            <w:left w:val="none" w:sz="0" w:space="0" w:color="auto"/>
            <w:bottom w:val="none" w:sz="0" w:space="0" w:color="auto"/>
            <w:right w:val="none" w:sz="0" w:space="0" w:color="auto"/>
          </w:divBdr>
        </w:div>
        <w:div w:id="294406694">
          <w:marLeft w:val="480"/>
          <w:marRight w:val="0"/>
          <w:marTop w:val="0"/>
          <w:marBottom w:val="0"/>
          <w:divBdr>
            <w:top w:val="none" w:sz="0" w:space="0" w:color="auto"/>
            <w:left w:val="none" w:sz="0" w:space="0" w:color="auto"/>
            <w:bottom w:val="none" w:sz="0" w:space="0" w:color="auto"/>
            <w:right w:val="none" w:sz="0" w:space="0" w:color="auto"/>
          </w:divBdr>
        </w:div>
        <w:div w:id="822819075">
          <w:marLeft w:val="480"/>
          <w:marRight w:val="0"/>
          <w:marTop w:val="0"/>
          <w:marBottom w:val="0"/>
          <w:divBdr>
            <w:top w:val="none" w:sz="0" w:space="0" w:color="auto"/>
            <w:left w:val="none" w:sz="0" w:space="0" w:color="auto"/>
            <w:bottom w:val="none" w:sz="0" w:space="0" w:color="auto"/>
            <w:right w:val="none" w:sz="0" w:space="0" w:color="auto"/>
          </w:divBdr>
        </w:div>
        <w:div w:id="1205212836">
          <w:marLeft w:val="480"/>
          <w:marRight w:val="0"/>
          <w:marTop w:val="0"/>
          <w:marBottom w:val="0"/>
          <w:divBdr>
            <w:top w:val="none" w:sz="0" w:space="0" w:color="auto"/>
            <w:left w:val="none" w:sz="0" w:space="0" w:color="auto"/>
            <w:bottom w:val="none" w:sz="0" w:space="0" w:color="auto"/>
            <w:right w:val="none" w:sz="0" w:space="0" w:color="auto"/>
          </w:divBdr>
        </w:div>
        <w:div w:id="316693327">
          <w:marLeft w:val="480"/>
          <w:marRight w:val="0"/>
          <w:marTop w:val="0"/>
          <w:marBottom w:val="0"/>
          <w:divBdr>
            <w:top w:val="none" w:sz="0" w:space="0" w:color="auto"/>
            <w:left w:val="none" w:sz="0" w:space="0" w:color="auto"/>
            <w:bottom w:val="none" w:sz="0" w:space="0" w:color="auto"/>
            <w:right w:val="none" w:sz="0" w:space="0" w:color="auto"/>
          </w:divBdr>
        </w:div>
        <w:div w:id="2121794234">
          <w:marLeft w:val="480"/>
          <w:marRight w:val="0"/>
          <w:marTop w:val="0"/>
          <w:marBottom w:val="0"/>
          <w:divBdr>
            <w:top w:val="none" w:sz="0" w:space="0" w:color="auto"/>
            <w:left w:val="none" w:sz="0" w:space="0" w:color="auto"/>
            <w:bottom w:val="none" w:sz="0" w:space="0" w:color="auto"/>
            <w:right w:val="none" w:sz="0" w:space="0" w:color="auto"/>
          </w:divBdr>
        </w:div>
        <w:div w:id="323507753">
          <w:marLeft w:val="480"/>
          <w:marRight w:val="0"/>
          <w:marTop w:val="0"/>
          <w:marBottom w:val="0"/>
          <w:divBdr>
            <w:top w:val="none" w:sz="0" w:space="0" w:color="auto"/>
            <w:left w:val="none" w:sz="0" w:space="0" w:color="auto"/>
            <w:bottom w:val="none" w:sz="0" w:space="0" w:color="auto"/>
            <w:right w:val="none" w:sz="0" w:space="0" w:color="auto"/>
          </w:divBdr>
        </w:div>
        <w:div w:id="309868146">
          <w:marLeft w:val="480"/>
          <w:marRight w:val="0"/>
          <w:marTop w:val="0"/>
          <w:marBottom w:val="0"/>
          <w:divBdr>
            <w:top w:val="none" w:sz="0" w:space="0" w:color="auto"/>
            <w:left w:val="none" w:sz="0" w:space="0" w:color="auto"/>
            <w:bottom w:val="none" w:sz="0" w:space="0" w:color="auto"/>
            <w:right w:val="none" w:sz="0" w:space="0" w:color="auto"/>
          </w:divBdr>
        </w:div>
        <w:div w:id="1076782384">
          <w:marLeft w:val="480"/>
          <w:marRight w:val="0"/>
          <w:marTop w:val="0"/>
          <w:marBottom w:val="0"/>
          <w:divBdr>
            <w:top w:val="none" w:sz="0" w:space="0" w:color="auto"/>
            <w:left w:val="none" w:sz="0" w:space="0" w:color="auto"/>
            <w:bottom w:val="none" w:sz="0" w:space="0" w:color="auto"/>
            <w:right w:val="none" w:sz="0" w:space="0" w:color="auto"/>
          </w:divBdr>
        </w:div>
        <w:div w:id="2117476783">
          <w:marLeft w:val="480"/>
          <w:marRight w:val="0"/>
          <w:marTop w:val="0"/>
          <w:marBottom w:val="0"/>
          <w:divBdr>
            <w:top w:val="none" w:sz="0" w:space="0" w:color="auto"/>
            <w:left w:val="none" w:sz="0" w:space="0" w:color="auto"/>
            <w:bottom w:val="none" w:sz="0" w:space="0" w:color="auto"/>
            <w:right w:val="none" w:sz="0" w:space="0" w:color="auto"/>
          </w:divBdr>
        </w:div>
        <w:div w:id="940452688">
          <w:marLeft w:val="480"/>
          <w:marRight w:val="0"/>
          <w:marTop w:val="0"/>
          <w:marBottom w:val="0"/>
          <w:divBdr>
            <w:top w:val="none" w:sz="0" w:space="0" w:color="auto"/>
            <w:left w:val="none" w:sz="0" w:space="0" w:color="auto"/>
            <w:bottom w:val="none" w:sz="0" w:space="0" w:color="auto"/>
            <w:right w:val="none" w:sz="0" w:space="0" w:color="auto"/>
          </w:divBdr>
        </w:div>
        <w:div w:id="973222138">
          <w:marLeft w:val="480"/>
          <w:marRight w:val="0"/>
          <w:marTop w:val="0"/>
          <w:marBottom w:val="0"/>
          <w:divBdr>
            <w:top w:val="none" w:sz="0" w:space="0" w:color="auto"/>
            <w:left w:val="none" w:sz="0" w:space="0" w:color="auto"/>
            <w:bottom w:val="none" w:sz="0" w:space="0" w:color="auto"/>
            <w:right w:val="none" w:sz="0" w:space="0" w:color="auto"/>
          </w:divBdr>
        </w:div>
        <w:div w:id="1803575384">
          <w:marLeft w:val="480"/>
          <w:marRight w:val="0"/>
          <w:marTop w:val="0"/>
          <w:marBottom w:val="0"/>
          <w:divBdr>
            <w:top w:val="none" w:sz="0" w:space="0" w:color="auto"/>
            <w:left w:val="none" w:sz="0" w:space="0" w:color="auto"/>
            <w:bottom w:val="none" w:sz="0" w:space="0" w:color="auto"/>
            <w:right w:val="none" w:sz="0" w:space="0" w:color="auto"/>
          </w:divBdr>
        </w:div>
        <w:div w:id="643124869">
          <w:marLeft w:val="480"/>
          <w:marRight w:val="0"/>
          <w:marTop w:val="0"/>
          <w:marBottom w:val="0"/>
          <w:divBdr>
            <w:top w:val="none" w:sz="0" w:space="0" w:color="auto"/>
            <w:left w:val="none" w:sz="0" w:space="0" w:color="auto"/>
            <w:bottom w:val="none" w:sz="0" w:space="0" w:color="auto"/>
            <w:right w:val="none" w:sz="0" w:space="0" w:color="auto"/>
          </w:divBdr>
        </w:div>
        <w:div w:id="1909531598">
          <w:marLeft w:val="480"/>
          <w:marRight w:val="0"/>
          <w:marTop w:val="0"/>
          <w:marBottom w:val="0"/>
          <w:divBdr>
            <w:top w:val="none" w:sz="0" w:space="0" w:color="auto"/>
            <w:left w:val="none" w:sz="0" w:space="0" w:color="auto"/>
            <w:bottom w:val="none" w:sz="0" w:space="0" w:color="auto"/>
            <w:right w:val="none" w:sz="0" w:space="0" w:color="auto"/>
          </w:divBdr>
        </w:div>
        <w:div w:id="887768012">
          <w:marLeft w:val="480"/>
          <w:marRight w:val="0"/>
          <w:marTop w:val="0"/>
          <w:marBottom w:val="0"/>
          <w:divBdr>
            <w:top w:val="none" w:sz="0" w:space="0" w:color="auto"/>
            <w:left w:val="none" w:sz="0" w:space="0" w:color="auto"/>
            <w:bottom w:val="none" w:sz="0" w:space="0" w:color="auto"/>
            <w:right w:val="none" w:sz="0" w:space="0" w:color="auto"/>
          </w:divBdr>
        </w:div>
        <w:div w:id="2078168027">
          <w:marLeft w:val="480"/>
          <w:marRight w:val="0"/>
          <w:marTop w:val="0"/>
          <w:marBottom w:val="0"/>
          <w:divBdr>
            <w:top w:val="none" w:sz="0" w:space="0" w:color="auto"/>
            <w:left w:val="none" w:sz="0" w:space="0" w:color="auto"/>
            <w:bottom w:val="none" w:sz="0" w:space="0" w:color="auto"/>
            <w:right w:val="none" w:sz="0" w:space="0" w:color="auto"/>
          </w:divBdr>
        </w:div>
        <w:div w:id="676156610">
          <w:marLeft w:val="480"/>
          <w:marRight w:val="0"/>
          <w:marTop w:val="0"/>
          <w:marBottom w:val="0"/>
          <w:divBdr>
            <w:top w:val="none" w:sz="0" w:space="0" w:color="auto"/>
            <w:left w:val="none" w:sz="0" w:space="0" w:color="auto"/>
            <w:bottom w:val="none" w:sz="0" w:space="0" w:color="auto"/>
            <w:right w:val="none" w:sz="0" w:space="0" w:color="auto"/>
          </w:divBdr>
        </w:div>
        <w:div w:id="655912309">
          <w:marLeft w:val="480"/>
          <w:marRight w:val="0"/>
          <w:marTop w:val="0"/>
          <w:marBottom w:val="0"/>
          <w:divBdr>
            <w:top w:val="none" w:sz="0" w:space="0" w:color="auto"/>
            <w:left w:val="none" w:sz="0" w:space="0" w:color="auto"/>
            <w:bottom w:val="none" w:sz="0" w:space="0" w:color="auto"/>
            <w:right w:val="none" w:sz="0" w:space="0" w:color="auto"/>
          </w:divBdr>
        </w:div>
        <w:div w:id="1231846408">
          <w:marLeft w:val="480"/>
          <w:marRight w:val="0"/>
          <w:marTop w:val="0"/>
          <w:marBottom w:val="0"/>
          <w:divBdr>
            <w:top w:val="none" w:sz="0" w:space="0" w:color="auto"/>
            <w:left w:val="none" w:sz="0" w:space="0" w:color="auto"/>
            <w:bottom w:val="none" w:sz="0" w:space="0" w:color="auto"/>
            <w:right w:val="none" w:sz="0" w:space="0" w:color="auto"/>
          </w:divBdr>
        </w:div>
        <w:div w:id="1619489075">
          <w:marLeft w:val="480"/>
          <w:marRight w:val="0"/>
          <w:marTop w:val="0"/>
          <w:marBottom w:val="0"/>
          <w:divBdr>
            <w:top w:val="none" w:sz="0" w:space="0" w:color="auto"/>
            <w:left w:val="none" w:sz="0" w:space="0" w:color="auto"/>
            <w:bottom w:val="none" w:sz="0" w:space="0" w:color="auto"/>
            <w:right w:val="none" w:sz="0" w:space="0" w:color="auto"/>
          </w:divBdr>
        </w:div>
        <w:div w:id="1255892926">
          <w:marLeft w:val="480"/>
          <w:marRight w:val="0"/>
          <w:marTop w:val="0"/>
          <w:marBottom w:val="0"/>
          <w:divBdr>
            <w:top w:val="none" w:sz="0" w:space="0" w:color="auto"/>
            <w:left w:val="none" w:sz="0" w:space="0" w:color="auto"/>
            <w:bottom w:val="none" w:sz="0" w:space="0" w:color="auto"/>
            <w:right w:val="none" w:sz="0" w:space="0" w:color="auto"/>
          </w:divBdr>
        </w:div>
        <w:div w:id="159275127">
          <w:marLeft w:val="480"/>
          <w:marRight w:val="0"/>
          <w:marTop w:val="0"/>
          <w:marBottom w:val="0"/>
          <w:divBdr>
            <w:top w:val="none" w:sz="0" w:space="0" w:color="auto"/>
            <w:left w:val="none" w:sz="0" w:space="0" w:color="auto"/>
            <w:bottom w:val="none" w:sz="0" w:space="0" w:color="auto"/>
            <w:right w:val="none" w:sz="0" w:space="0" w:color="auto"/>
          </w:divBdr>
        </w:div>
        <w:div w:id="2064669680">
          <w:marLeft w:val="480"/>
          <w:marRight w:val="0"/>
          <w:marTop w:val="0"/>
          <w:marBottom w:val="0"/>
          <w:divBdr>
            <w:top w:val="none" w:sz="0" w:space="0" w:color="auto"/>
            <w:left w:val="none" w:sz="0" w:space="0" w:color="auto"/>
            <w:bottom w:val="none" w:sz="0" w:space="0" w:color="auto"/>
            <w:right w:val="none" w:sz="0" w:space="0" w:color="auto"/>
          </w:divBdr>
        </w:div>
        <w:div w:id="505823275">
          <w:marLeft w:val="480"/>
          <w:marRight w:val="0"/>
          <w:marTop w:val="0"/>
          <w:marBottom w:val="0"/>
          <w:divBdr>
            <w:top w:val="none" w:sz="0" w:space="0" w:color="auto"/>
            <w:left w:val="none" w:sz="0" w:space="0" w:color="auto"/>
            <w:bottom w:val="none" w:sz="0" w:space="0" w:color="auto"/>
            <w:right w:val="none" w:sz="0" w:space="0" w:color="auto"/>
          </w:divBdr>
        </w:div>
        <w:div w:id="1142308556">
          <w:marLeft w:val="480"/>
          <w:marRight w:val="0"/>
          <w:marTop w:val="0"/>
          <w:marBottom w:val="0"/>
          <w:divBdr>
            <w:top w:val="none" w:sz="0" w:space="0" w:color="auto"/>
            <w:left w:val="none" w:sz="0" w:space="0" w:color="auto"/>
            <w:bottom w:val="none" w:sz="0" w:space="0" w:color="auto"/>
            <w:right w:val="none" w:sz="0" w:space="0" w:color="auto"/>
          </w:divBdr>
        </w:div>
        <w:div w:id="853148198">
          <w:marLeft w:val="480"/>
          <w:marRight w:val="0"/>
          <w:marTop w:val="0"/>
          <w:marBottom w:val="0"/>
          <w:divBdr>
            <w:top w:val="none" w:sz="0" w:space="0" w:color="auto"/>
            <w:left w:val="none" w:sz="0" w:space="0" w:color="auto"/>
            <w:bottom w:val="none" w:sz="0" w:space="0" w:color="auto"/>
            <w:right w:val="none" w:sz="0" w:space="0" w:color="auto"/>
          </w:divBdr>
        </w:div>
        <w:div w:id="1722558241">
          <w:marLeft w:val="480"/>
          <w:marRight w:val="0"/>
          <w:marTop w:val="0"/>
          <w:marBottom w:val="0"/>
          <w:divBdr>
            <w:top w:val="none" w:sz="0" w:space="0" w:color="auto"/>
            <w:left w:val="none" w:sz="0" w:space="0" w:color="auto"/>
            <w:bottom w:val="none" w:sz="0" w:space="0" w:color="auto"/>
            <w:right w:val="none" w:sz="0" w:space="0" w:color="auto"/>
          </w:divBdr>
        </w:div>
        <w:div w:id="513540756">
          <w:marLeft w:val="480"/>
          <w:marRight w:val="0"/>
          <w:marTop w:val="0"/>
          <w:marBottom w:val="0"/>
          <w:divBdr>
            <w:top w:val="none" w:sz="0" w:space="0" w:color="auto"/>
            <w:left w:val="none" w:sz="0" w:space="0" w:color="auto"/>
            <w:bottom w:val="none" w:sz="0" w:space="0" w:color="auto"/>
            <w:right w:val="none" w:sz="0" w:space="0" w:color="auto"/>
          </w:divBdr>
        </w:div>
      </w:divsChild>
    </w:div>
    <w:div w:id="1867134738">
      <w:bodyDiv w:val="1"/>
      <w:marLeft w:val="0"/>
      <w:marRight w:val="0"/>
      <w:marTop w:val="0"/>
      <w:marBottom w:val="0"/>
      <w:divBdr>
        <w:top w:val="none" w:sz="0" w:space="0" w:color="auto"/>
        <w:left w:val="none" w:sz="0" w:space="0" w:color="auto"/>
        <w:bottom w:val="none" w:sz="0" w:space="0" w:color="auto"/>
        <w:right w:val="none" w:sz="0" w:space="0" w:color="auto"/>
      </w:divBdr>
      <w:divsChild>
        <w:div w:id="1480926302">
          <w:marLeft w:val="480"/>
          <w:marRight w:val="0"/>
          <w:marTop w:val="0"/>
          <w:marBottom w:val="0"/>
          <w:divBdr>
            <w:top w:val="none" w:sz="0" w:space="0" w:color="auto"/>
            <w:left w:val="none" w:sz="0" w:space="0" w:color="auto"/>
            <w:bottom w:val="none" w:sz="0" w:space="0" w:color="auto"/>
            <w:right w:val="none" w:sz="0" w:space="0" w:color="auto"/>
          </w:divBdr>
        </w:div>
        <w:div w:id="908924796">
          <w:marLeft w:val="480"/>
          <w:marRight w:val="0"/>
          <w:marTop w:val="0"/>
          <w:marBottom w:val="0"/>
          <w:divBdr>
            <w:top w:val="none" w:sz="0" w:space="0" w:color="auto"/>
            <w:left w:val="none" w:sz="0" w:space="0" w:color="auto"/>
            <w:bottom w:val="none" w:sz="0" w:space="0" w:color="auto"/>
            <w:right w:val="none" w:sz="0" w:space="0" w:color="auto"/>
          </w:divBdr>
        </w:div>
        <w:div w:id="248776969">
          <w:marLeft w:val="480"/>
          <w:marRight w:val="0"/>
          <w:marTop w:val="0"/>
          <w:marBottom w:val="0"/>
          <w:divBdr>
            <w:top w:val="none" w:sz="0" w:space="0" w:color="auto"/>
            <w:left w:val="none" w:sz="0" w:space="0" w:color="auto"/>
            <w:bottom w:val="none" w:sz="0" w:space="0" w:color="auto"/>
            <w:right w:val="none" w:sz="0" w:space="0" w:color="auto"/>
          </w:divBdr>
        </w:div>
        <w:div w:id="919103521">
          <w:marLeft w:val="480"/>
          <w:marRight w:val="0"/>
          <w:marTop w:val="0"/>
          <w:marBottom w:val="0"/>
          <w:divBdr>
            <w:top w:val="none" w:sz="0" w:space="0" w:color="auto"/>
            <w:left w:val="none" w:sz="0" w:space="0" w:color="auto"/>
            <w:bottom w:val="none" w:sz="0" w:space="0" w:color="auto"/>
            <w:right w:val="none" w:sz="0" w:space="0" w:color="auto"/>
          </w:divBdr>
        </w:div>
        <w:div w:id="1627006710">
          <w:marLeft w:val="480"/>
          <w:marRight w:val="0"/>
          <w:marTop w:val="0"/>
          <w:marBottom w:val="0"/>
          <w:divBdr>
            <w:top w:val="none" w:sz="0" w:space="0" w:color="auto"/>
            <w:left w:val="none" w:sz="0" w:space="0" w:color="auto"/>
            <w:bottom w:val="none" w:sz="0" w:space="0" w:color="auto"/>
            <w:right w:val="none" w:sz="0" w:space="0" w:color="auto"/>
          </w:divBdr>
        </w:div>
        <w:div w:id="912814975">
          <w:marLeft w:val="480"/>
          <w:marRight w:val="0"/>
          <w:marTop w:val="0"/>
          <w:marBottom w:val="0"/>
          <w:divBdr>
            <w:top w:val="none" w:sz="0" w:space="0" w:color="auto"/>
            <w:left w:val="none" w:sz="0" w:space="0" w:color="auto"/>
            <w:bottom w:val="none" w:sz="0" w:space="0" w:color="auto"/>
            <w:right w:val="none" w:sz="0" w:space="0" w:color="auto"/>
          </w:divBdr>
        </w:div>
        <w:div w:id="2147046439">
          <w:marLeft w:val="480"/>
          <w:marRight w:val="0"/>
          <w:marTop w:val="0"/>
          <w:marBottom w:val="0"/>
          <w:divBdr>
            <w:top w:val="none" w:sz="0" w:space="0" w:color="auto"/>
            <w:left w:val="none" w:sz="0" w:space="0" w:color="auto"/>
            <w:bottom w:val="none" w:sz="0" w:space="0" w:color="auto"/>
            <w:right w:val="none" w:sz="0" w:space="0" w:color="auto"/>
          </w:divBdr>
        </w:div>
        <w:div w:id="2066951780">
          <w:marLeft w:val="480"/>
          <w:marRight w:val="0"/>
          <w:marTop w:val="0"/>
          <w:marBottom w:val="0"/>
          <w:divBdr>
            <w:top w:val="none" w:sz="0" w:space="0" w:color="auto"/>
            <w:left w:val="none" w:sz="0" w:space="0" w:color="auto"/>
            <w:bottom w:val="none" w:sz="0" w:space="0" w:color="auto"/>
            <w:right w:val="none" w:sz="0" w:space="0" w:color="auto"/>
          </w:divBdr>
        </w:div>
        <w:div w:id="945963582">
          <w:marLeft w:val="480"/>
          <w:marRight w:val="0"/>
          <w:marTop w:val="0"/>
          <w:marBottom w:val="0"/>
          <w:divBdr>
            <w:top w:val="none" w:sz="0" w:space="0" w:color="auto"/>
            <w:left w:val="none" w:sz="0" w:space="0" w:color="auto"/>
            <w:bottom w:val="none" w:sz="0" w:space="0" w:color="auto"/>
            <w:right w:val="none" w:sz="0" w:space="0" w:color="auto"/>
          </w:divBdr>
        </w:div>
        <w:div w:id="1871411217">
          <w:marLeft w:val="480"/>
          <w:marRight w:val="0"/>
          <w:marTop w:val="0"/>
          <w:marBottom w:val="0"/>
          <w:divBdr>
            <w:top w:val="none" w:sz="0" w:space="0" w:color="auto"/>
            <w:left w:val="none" w:sz="0" w:space="0" w:color="auto"/>
            <w:bottom w:val="none" w:sz="0" w:space="0" w:color="auto"/>
            <w:right w:val="none" w:sz="0" w:space="0" w:color="auto"/>
          </w:divBdr>
        </w:div>
        <w:div w:id="1116173719">
          <w:marLeft w:val="480"/>
          <w:marRight w:val="0"/>
          <w:marTop w:val="0"/>
          <w:marBottom w:val="0"/>
          <w:divBdr>
            <w:top w:val="none" w:sz="0" w:space="0" w:color="auto"/>
            <w:left w:val="none" w:sz="0" w:space="0" w:color="auto"/>
            <w:bottom w:val="none" w:sz="0" w:space="0" w:color="auto"/>
            <w:right w:val="none" w:sz="0" w:space="0" w:color="auto"/>
          </w:divBdr>
        </w:div>
        <w:div w:id="996150691">
          <w:marLeft w:val="480"/>
          <w:marRight w:val="0"/>
          <w:marTop w:val="0"/>
          <w:marBottom w:val="0"/>
          <w:divBdr>
            <w:top w:val="none" w:sz="0" w:space="0" w:color="auto"/>
            <w:left w:val="none" w:sz="0" w:space="0" w:color="auto"/>
            <w:bottom w:val="none" w:sz="0" w:space="0" w:color="auto"/>
            <w:right w:val="none" w:sz="0" w:space="0" w:color="auto"/>
          </w:divBdr>
        </w:div>
        <w:div w:id="681127152">
          <w:marLeft w:val="480"/>
          <w:marRight w:val="0"/>
          <w:marTop w:val="0"/>
          <w:marBottom w:val="0"/>
          <w:divBdr>
            <w:top w:val="none" w:sz="0" w:space="0" w:color="auto"/>
            <w:left w:val="none" w:sz="0" w:space="0" w:color="auto"/>
            <w:bottom w:val="none" w:sz="0" w:space="0" w:color="auto"/>
            <w:right w:val="none" w:sz="0" w:space="0" w:color="auto"/>
          </w:divBdr>
        </w:div>
        <w:div w:id="319164895">
          <w:marLeft w:val="480"/>
          <w:marRight w:val="0"/>
          <w:marTop w:val="0"/>
          <w:marBottom w:val="0"/>
          <w:divBdr>
            <w:top w:val="none" w:sz="0" w:space="0" w:color="auto"/>
            <w:left w:val="none" w:sz="0" w:space="0" w:color="auto"/>
            <w:bottom w:val="none" w:sz="0" w:space="0" w:color="auto"/>
            <w:right w:val="none" w:sz="0" w:space="0" w:color="auto"/>
          </w:divBdr>
        </w:div>
        <w:div w:id="386998136">
          <w:marLeft w:val="480"/>
          <w:marRight w:val="0"/>
          <w:marTop w:val="0"/>
          <w:marBottom w:val="0"/>
          <w:divBdr>
            <w:top w:val="none" w:sz="0" w:space="0" w:color="auto"/>
            <w:left w:val="none" w:sz="0" w:space="0" w:color="auto"/>
            <w:bottom w:val="none" w:sz="0" w:space="0" w:color="auto"/>
            <w:right w:val="none" w:sz="0" w:space="0" w:color="auto"/>
          </w:divBdr>
        </w:div>
        <w:div w:id="1588034300">
          <w:marLeft w:val="480"/>
          <w:marRight w:val="0"/>
          <w:marTop w:val="0"/>
          <w:marBottom w:val="0"/>
          <w:divBdr>
            <w:top w:val="none" w:sz="0" w:space="0" w:color="auto"/>
            <w:left w:val="none" w:sz="0" w:space="0" w:color="auto"/>
            <w:bottom w:val="none" w:sz="0" w:space="0" w:color="auto"/>
            <w:right w:val="none" w:sz="0" w:space="0" w:color="auto"/>
          </w:divBdr>
        </w:div>
        <w:div w:id="1430084049">
          <w:marLeft w:val="480"/>
          <w:marRight w:val="0"/>
          <w:marTop w:val="0"/>
          <w:marBottom w:val="0"/>
          <w:divBdr>
            <w:top w:val="none" w:sz="0" w:space="0" w:color="auto"/>
            <w:left w:val="none" w:sz="0" w:space="0" w:color="auto"/>
            <w:bottom w:val="none" w:sz="0" w:space="0" w:color="auto"/>
            <w:right w:val="none" w:sz="0" w:space="0" w:color="auto"/>
          </w:divBdr>
        </w:div>
        <w:div w:id="1306812027">
          <w:marLeft w:val="480"/>
          <w:marRight w:val="0"/>
          <w:marTop w:val="0"/>
          <w:marBottom w:val="0"/>
          <w:divBdr>
            <w:top w:val="none" w:sz="0" w:space="0" w:color="auto"/>
            <w:left w:val="none" w:sz="0" w:space="0" w:color="auto"/>
            <w:bottom w:val="none" w:sz="0" w:space="0" w:color="auto"/>
            <w:right w:val="none" w:sz="0" w:space="0" w:color="auto"/>
          </w:divBdr>
        </w:div>
        <w:div w:id="1142117350">
          <w:marLeft w:val="480"/>
          <w:marRight w:val="0"/>
          <w:marTop w:val="0"/>
          <w:marBottom w:val="0"/>
          <w:divBdr>
            <w:top w:val="none" w:sz="0" w:space="0" w:color="auto"/>
            <w:left w:val="none" w:sz="0" w:space="0" w:color="auto"/>
            <w:bottom w:val="none" w:sz="0" w:space="0" w:color="auto"/>
            <w:right w:val="none" w:sz="0" w:space="0" w:color="auto"/>
          </w:divBdr>
        </w:div>
        <w:div w:id="807554375">
          <w:marLeft w:val="480"/>
          <w:marRight w:val="0"/>
          <w:marTop w:val="0"/>
          <w:marBottom w:val="0"/>
          <w:divBdr>
            <w:top w:val="none" w:sz="0" w:space="0" w:color="auto"/>
            <w:left w:val="none" w:sz="0" w:space="0" w:color="auto"/>
            <w:bottom w:val="none" w:sz="0" w:space="0" w:color="auto"/>
            <w:right w:val="none" w:sz="0" w:space="0" w:color="auto"/>
          </w:divBdr>
        </w:div>
        <w:div w:id="1189418084">
          <w:marLeft w:val="480"/>
          <w:marRight w:val="0"/>
          <w:marTop w:val="0"/>
          <w:marBottom w:val="0"/>
          <w:divBdr>
            <w:top w:val="none" w:sz="0" w:space="0" w:color="auto"/>
            <w:left w:val="none" w:sz="0" w:space="0" w:color="auto"/>
            <w:bottom w:val="none" w:sz="0" w:space="0" w:color="auto"/>
            <w:right w:val="none" w:sz="0" w:space="0" w:color="auto"/>
          </w:divBdr>
        </w:div>
        <w:div w:id="1283225326">
          <w:marLeft w:val="480"/>
          <w:marRight w:val="0"/>
          <w:marTop w:val="0"/>
          <w:marBottom w:val="0"/>
          <w:divBdr>
            <w:top w:val="none" w:sz="0" w:space="0" w:color="auto"/>
            <w:left w:val="none" w:sz="0" w:space="0" w:color="auto"/>
            <w:bottom w:val="none" w:sz="0" w:space="0" w:color="auto"/>
            <w:right w:val="none" w:sz="0" w:space="0" w:color="auto"/>
          </w:divBdr>
        </w:div>
        <w:div w:id="937445954">
          <w:marLeft w:val="480"/>
          <w:marRight w:val="0"/>
          <w:marTop w:val="0"/>
          <w:marBottom w:val="0"/>
          <w:divBdr>
            <w:top w:val="none" w:sz="0" w:space="0" w:color="auto"/>
            <w:left w:val="none" w:sz="0" w:space="0" w:color="auto"/>
            <w:bottom w:val="none" w:sz="0" w:space="0" w:color="auto"/>
            <w:right w:val="none" w:sz="0" w:space="0" w:color="auto"/>
          </w:divBdr>
        </w:div>
        <w:div w:id="1503735075">
          <w:marLeft w:val="480"/>
          <w:marRight w:val="0"/>
          <w:marTop w:val="0"/>
          <w:marBottom w:val="0"/>
          <w:divBdr>
            <w:top w:val="none" w:sz="0" w:space="0" w:color="auto"/>
            <w:left w:val="none" w:sz="0" w:space="0" w:color="auto"/>
            <w:bottom w:val="none" w:sz="0" w:space="0" w:color="auto"/>
            <w:right w:val="none" w:sz="0" w:space="0" w:color="auto"/>
          </w:divBdr>
        </w:div>
        <w:div w:id="521166888">
          <w:marLeft w:val="480"/>
          <w:marRight w:val="0"/>
          <w:marTop w:val="0"/>
          <w:marBottom w:val="0"/>
          <w:divBdr>
            <w:top w:val="none" w:sz="0" w:space="0" w:color="auto"/>
            <w:left w:val="none" w:sz="0" w:space="0" w:color="auto"/>
            <w:bottom w:val="none" w:sz="0" w:space="0" w:color="auto"/>
            <w:right w:val="none" w:sz="0" w:space="0" w:color="auto"/>
          </w:divBdr>
        </w:div>
        <w:div w:id="2126843085">
          <w:marLeft w:val="480"/>
          <w:marRight w:val="0"/>
          <w:marTop w:val="0"/>
          <w:marBottom w:val="0"/>
          <w:divBdr>
            <w:top w:val="none" w:sz="0" w:space="0" w:color="auto"/>
            <w:left w:val="none" w:sz="0" w:space="0" w:color="auto"/>
            <w:bottom w:val="none" w:sz="0" w:space="0" w:color="auto"/>
            <w:right w:val="none" w:sz="0" w:space="0" w:color="auto"/>
          </w:divBdr>
        </w:div>
        <w:div w:id="410008149">
          <w:marLeft w:val="480"/>
          <w:marRight w:val="0"/>
          <w:marTop w:val="0"/>
          <w:marBottom w:val="0"/>
          <w:divBdr>
            <w:top w:val="none" w:sz="0" w:space="0" w:color="auto"/>
            <w:left w:val="none" w:sz="0" w:space="0" w:color="auto"/>
            <w:bottom w:val="none" w:sz="0" w:space="0" w:color="auto"/>
            <w:right w:val="none" w:sz="0" w:space="0" w:color="auto"/>
          </w:divBdr>
        </w:div>
        <w:div w:id="1853567266">
          <w:marLeft w:val="480"/>
          <w:marRight w:val="0"/>
          <w:marTop w:val="0"/>
          <w:marBottom w:val="0"/>
          <w:divBdr>
            <w:top w:val="none" w:sz="0" w:space="0" w:color="auto"/>
            <w:left w:val="none" w:sz="0" w:space="0" w:color="auto"/>
            <w:bottom w:val="none" w:sz="0" w:space="0" w:color="auto"/>
            <w:right w:val="none" w:sz="0" w:space="0" w:color="auto"/>
          </w:divBdr>
        </w:div>
        <w:div w:id="1900550112">
          <w:marLeft w:val="480"/>
          <w:marRight w:val="0"/>
          <w:marTop w:val="0"/>
          <w:marBottom w:val="0"/>
          <w:divBdr>
            <w:top w:val="none" w:sz="0" w:space="0" w:color="auto"/>
            <w:left w:val="none" w:sz="0" w:space="0" w:color="auto"/>
            <w:bottom w:val="none" w:sz="0" w:space="0" w:color="auto"/>
            <w:right w:val="none" w:sz="0" w:space="0" w:color="auto"/>
          </w:divBdr>
        </w:div>
        <w:div w:id="2108575006">
          <w:marLeft w:val="480"/>
          <w:marRight w:val="0"/>
          <w:marTop w:val="0"/>
          <w:marBottom w:val="0"/>
          <w:divBdr>
            <w:top w:val="none" w:sz="0" w:space="0" w:color="auto"/>
            <w:left w:val="none" w:sz="0" w:space="0" w:color="auto"/>
            <w:bottom w:val="none" w:sz="0" w:space="0" w:color="auto"/>
            <w:right w:val="none" w:sz="0" w:space="0" w:color="auto"/>
          </w:divBdr>
        </w:div>
        <w:div w:id="670645422">
          <w:marLeft w:val="480"/>
          <w:marRight w:val="0"/>
          <w:marTop w:val="0"/>
          <w:marBottom w:val="0"/>
          <w:divBdr>
            <w:top w:val="none" w:sz="0" w:space="0" w:color="auto"/>
            <w:left w:val="none" w:sz="0" w:space="0" w:color="auto"/>
            <w:bottom w:val="none" w:sz="0" w:space="0" w:color="auto"/>
            <w:right w:val="none" w:sz="0" w:space="0" w:color="auto"/>
          </w:divBdr>
        </w:div>
        <w:div w:id="2108228581">
          <w:marLeft w:val="480"/>
          <w:marRight w:val="0"/>
          <w:marTop w:val="0"/>
          <w:marBottom w:val="0"/>
          <w:divBdr>
            <w:top w:val="none" w:sz="0" w:space="0" w:color="auto"/>
            <w:left w:val="none" w:sz="0" w:space="0" w:color="auto"/>
            <w:bottom w:val="none" w:sz="0" w:space="0" w:color="auto"/>
            <w:right w:val="none" w:sz="0" w:space="0" w:color="auto"/>
          </w:divBdr>
        </w:div>
        <w:div w:id="1717318443">
          <w:marLeft w:val="480"/>
          <w:marRight w:val="0"/>
          <w:marTop w:val="0"/>
          <w:marBottom w:val="0"/>
          <w:divBdr>
            <w:top w:val="none" w:sz="0" w:space="0" w:color="auto"/>
            <w:left w:val="none" w:sz="0" w:space="0" w:color="auto"/>
            <w:bottom w:val="none" w:sz="0" w:space="0" w:color="auto"/>
            <w:right w:val="none" w:sz="0" w:space="0" w:color="auto"/>
          </w:divBdr>
        </w:div>
        <w:div w:id="144399385">
          <w:marLeft w:val="480"/>
          <w:marRight w:val="0"/>
          <w:marTop w:val="0"/>
          <w:marBottom w:val="0"/>
          <w:divBdr>
            <w:top w:val="none" w:sz="0" w:space="0" w:color="auto"/>
            <w:left w:val="none" w:sz="0" w:space="0" w:color="auto"/>
            <w:bottom w:val="none" w:sz="0" w:space="0" w:color="auto"/>
            <w:right w:val="none" w:sz="0" w:space="0" w:color="auto"/>
          </w:divBdr>
        </w:div>
        <w:div w:id="999424598">
          <w:marLeft w:val="480"/>
          <w:marRight w:val="0"/>
          <w:marTop w:val="0"/>
          <w:marBottom w:val="0"/>
          <w:divBdr>
            <w:top w:val="none" w:sz="0" w:space="0" w:color="auto"/>
            <w:left w:val="none" w:sz="0" w:space="0" w:color="auto"/>
            <w:bottom w:val="none" w:sz="0" w:space="0" w:color="auto"/>
            <w:right w:val="none" w:sz="0" w:space="0" w:color="auto"/>
          </w:divBdr>
        </w:div>
        <w:div w:id="402800171">
          <w:marLeft w:val="480"/>
          <w:marRight w:val="0"/>
          <w:marTop w:val="0"/>
          <w:marBottom w:val="0"/>
          <w:divBdr>
            <w:top w:val="none" w:sz="0" w:space="0" w:color="auto"/>
            <w:left w:val="none" w:sz="0" w:space="0" w:color="auto"/>
            <w:bottom w:val="none" w:sz="0" w:space="0" w:color="auto"/>
            <w:right w:val="none" w:sz="0" w:space="0" w:color="auto"/>
          </w:divBdr>
        </w:div>
        <w:div w:id="214704158">
          <w:marLeft w:val="480"/>
          <w:marRight w:val="0"/>
          <w:marTop w:val="0"/>
          <w:marBottom w:val="0"/>
          <w:divBdr>
            <w:top w:val="none" w:sz="0" w:space="0" w:color="auto"/>
            <w:left w:val="none" w:sz="0" w:space="0" w:color="auto"/>
            <w:bottom w:val="none" w:sz="0" w:space="0" w:color="auto"/>
            <w:right w:val="none" w:sz="0" w:space="0" w:color="auto"/>
          </w:divBdr>
        </w:div>
        <w:div w:id="1037848481">
          <w:marLeft w:val="480"/>
          <w:marRight w:val="0"/>
          <w:marTop w:val="0"/>
          <w:marBottom w:val="0"/>
          <w:divBdr>
            <w:top w:val="none" w:sz="0" w:space="0" w:color="auto"/>
            <w:left w:val="none" w:sz="0" w:space="0" w:color="auto"/>
            <w:bottom w:val="none" w:sz="0" w:space="0" w:color="auto"/>
            <w:right w:val="none" w:sz="0" w:space="0" w:color="auto"/>
          </w:divBdr>
        </w:div>
        <w:div w:id="2100441593">
          <w:marLeft w:val="480"/>
          <w:marRight w:val="0"/>
          <w:marTop w:val="0"/>
          <w:marBottom w:val="0"/>
          <w:divBdr>
            <w:top w:val="none" w:sz="0" w:space="0" w:color="auto"/>
            <w:left w:val="none" w:sz="0" w:space="0" w:color="auto"/>
            <w:bottom w:val="none" w:sz="0" w:space="0" w:color="auto"/>
            <w:right w:val="none" w:sz="0" w:space="0" w:color="auto"/>
          </w:divBdr>
        </w:div>
        <w:div w:id="725908387">
          <w:marLeft w:val="480"/>
          <w:marRight w:val="0"/>
          <w:marTop w:val="0"/>
          <w:marBottom w:val="0"/>
          <w:divBdr>
            <w:top w:val="none" w:sz="0" w:space="0" w:color="auto"/>
            <w:left w:val="none" w:sz="0" w:space="0" w:color="auto"/>
            <w:bottom w:val="none" w:sz="0" w:space="0" w:color="auto"/>
            <w:right w:val="none" w:sz="0" w:space="0" w:color="auto"/>
          </w:divBdr>
        </w:div>
        <w:div w:id="1395274479">
          <w:marLeft w:val="480"/>
          <w:marRight w:val="0"/>
          <w:marTop w:val="0"/>
          <w:marBottom w:val="0"/>
          <w:divBdr>
            <w:top w:val="none" w:sz="0" w:space="0" w:color="auto"/>
            <w:left w:val="none" w:sz="0" w:space="0" w:color="auto"/>
            <w:bottom w:val="none" w:sz="0" w:space="0" w:color="auto"/>
            <w:right w:val="none" w:sz="0" w:space="0" w:color="auto"/>
          </w:divBdr>
        </w:div>
        <w:div w:id="599803365">
          <w:marLeft w:val="480"/>
          <w:marRight w:val="0"/>
          <w:marTop w:val="0"/>
          <w:marBottom w:val="0"/>
          <w:divBdr>
            <w:top w:val="none" w:sz="0" w:space="0" w:color="auto"/>
            <w:left w:val="none" w:sz="0" w:space="0" w:color="auto"/>
            <w:bottom w:val="none" w:sz="0" w:space="0" w:color="auto"/>
            <w:right w:val="none" w:sz="0" w:space="0" w:color="auto"/>
          </w:divBdr>
        </w:div>
        <w:div w:id="229584722">
          <w:marLeft w:val="480"/>
          <w:marRight w:val="0"/>
          <w:marTop w:val="0"/>
          <w:marBottom w:val="0"/>
          <w:divBdr>
            <w:top w:val="none" w:sz="0" w:space="0" w:color="auto"/>
            <w:left w:val="none" w:sz="0" w:space="0" w:color="auto"/>
            <w:bottom w:val="none" w:sz="0" w:space="0" w:color="auto"/>
            <w:right w:val="none" w:sz="0" w:space="0" w:color="auto"/>
          </w:divBdr>
        </w:div>
        <w:div w:id="1854564662">
          <w:marLeft w:val="480"/>
          <w:marRight w:val="0"/>
          <w:marTop w:val="0"/>
          <w:marBottom w:val="0"/>
          <w:divBdr>
            <w:top w:val="none" w:sz="0" w:space="0" w:color="auto"/>
            <w:left w:val="none" w:sz="0" w:space="0" w:color="auto"/>
            <w:bottom w:val="none" w:sz="0" w:space="0" w:color="auto"/>
            <w:right w:val="none" w:sz="0" w:space="0" w:color="auto"/>
          </w:divBdr>
        </w:div>
        <w:div w:id="1755124976">
          <w:marLeft w:val="480"/>
          <w:marRight w:val="0"/>
          <w:marTop w:val="0"/>
          <w:marBottom w:val="0"/>
          <w:divBdr>
            <w:top w:val="none" w:sz="0" w:space="0" w:color="auto"/>
            <w:left w:val="none" w:sz="0" w:space="0" w:color="auto"/>
            <w:bottom w:val="none" w:sz="0" w:space="0" w:color="auto"/>
            <w:right w:val="none" w:sz="0" w:space="0" w:color="auto"/>
          </w:divBdr>
        </w:div>
        <w:div w:id="1490124787">
          <w:marLeft w:val="480"/>
          <w:marRight w:val="0"/>
          <w:marTop w:val="0"/>
          <w:marBottom w:val="0"/>
          <w:divBdr>
            <w:top w:val="none" w:sz="0" w:space="0" w:color="auto"/>
            <w:left w:val="none" w:sz="0" w:space="0" w:color="auto"/>
            <w:bottom w:val="none" w:sz="0" w:space="0" w:color="auto"/>
            <w:right w:val="none" w:sz="0" w:space="0" w:color="auto"/>
          </w:divBdr>
        </w:div>
        <w:div w:id="1154301823">
          <w:marLeft w:val="480"/>
          <w:marRight w:val="0"/>
          <w:marTop w:val="0"/>
          <w:marBottom w:val="0"/>
          <w:divBdr>
            <w:top w:val="none" w:sz="0" w:space="0" w:color="auto"/>
            <w:left w:val="none" w:sz="0" w:space="0" w:color="auto"/>
            <w:bottom w:val="none" w:sz="0" w:space="0" w:color="auto"/>
            <w:right w:val="none" w:sz="0" w:space="0" w:color="auto"/>
          </w:divBdr>
        </w:div>
        <w:div w:id="1971354993">
          <w:marLeft w:val="480"/>
          <w:marRight w:val="0"/>
          <w:marTop w:val="0"/>
          <w:marBottom w:val="0"/>
          <w:divBdr>
            <w:top w:val="none" w:sz="0" w:space="0" w:color="auto"/>
            <w:left w:val="none" w:sz="0" w:space="0" w:color="auto"/>
            <w:bottom w:val="none" w:sz="0" w:space="0" w:color="auto"/>
            <w:right w:val="none" w:sz="0" w:space="0" w:color="auto"/>
          </w:divBdr>
        </w:div>
        <w:div w:id="2027710425">
          <w:marLeft w:val="480"/>
          <w:marRight w:val="0"/>
          <w:marTop w:val="0"/>
          <w:marBottom w:val="0"/>
          <w:divBdr>
            <w:top w:val="none" w:sz="0" w:space="0" w:color="auto"/>
            <w:left w:val="none" w:sz="0" w:space="0" w:color="auto"/>
            <w:bottom w:val="none" w:sz="0" w:space="0" w:color="auto"/>
            <w:right w:val="none" w:sz="0" w:space="0" w:color="auto"/>
          </w:divBdr>
        </w:div>
        <w:div w:id="669871231">
          <w:marLeft w:val="480"/>
          <w:marRight w:val="0"/>
          <w:marTop w:val="0"/>
          <w:marBottom w:val="0"/>
          <w:divBdr>
            <w:top w:val="none" w:sz="0" w:space="0" w:color="auto"/>
            <w:left w:val="none" w:sz="0" w:space="0" w:color="auto"/>
            <w:bottom w:val="none" w:sz="0" w:space="0" w:color="auto"/>
            <w:right w:val="none" w:sz="0" w:space="0" w:color="auto"/>
          </w:divBdr>
        </w:div>
        <w:div w:id="1785073315">
          <w:marLeft w:val="480"/>
          <w:marRight w:val="0"/>
          <w:marTop w:val="0"/>
          <w:marBottom w:val="0"/>
          <w:divBdr>
            <w:top w:val="none" w:sz="0" w:space="0" w:color="auto"/>
            <w:left w:val="none" w:sz="0" w:space="0" w:color="auto"/>
            <w:bottom w:val="none" w:sz="0" w:space="0" w:color="auto"/>
            <w:right w:val="none" w:sz="0" w:space="0" w:color="auto"/>
          </w:divBdr>
        </w:div>
        <w:div w:id="464666376">
          <w:marLeft w:val="480"/>
          <w:marRight w:val="0"/>
          <w:marTop w:val="0"/>
          <w:marBottom w:val="0"/>
          <w:divBdr>
            <w:top w:val="none" w:sz="0" w:space="0" w:color="auto"/>
            <w:left w:val="none" w:sz="0" w:space="0" w:color="auto"/>
            <w:bottom w:val="none" w:sz="0" w:space="0" w:color="auto"/>
            <w:right w:val="none" w:sz="0" w:space="0" w:color="auto"/>
          </w:divBdr>
        </w:div>
        <w:div w:id="1065180759">
          <w:marLeft w:val="480"/>
          <w:marRight w:val="0"/>
          <w:marTop w:val="0"/>
          <w:marBottom w:val="0"/>
          <w:divBdr>
            <w:top w:val="none" w:sz="0" w:space="0" w:color="auto"/>
            <w:left w:val="none" w:sz="0" w:space="0" w:color="auto"/>
            <w:bottom w:val="none" w:sz="0" w:space="0" w:color="auto"/>
            <w:right w:val="none" w:sz="0" w:space="0" w:color="auto"/>
          </w:divBdr>
        </w:div>
        <w:div w:id="1172724588">
          <w:marLeft w:val="480"/>
          <w:marRight w:val="0"/>
          <w:marTop w:val="0"/>
          <w:marBottom w:val="0"/>
          <w:divBdr>
            <w:top w:val="none" w:sz="0" w:space="0" w:color="auto"/>
            <w:left w:val="none" w:sz="0" w:space="0" w:color="auto"/>
            <w:bottom w:val="none" w:sz="0" w:space="0" w:color="auto"/>
            <w:right w:val="none" w:sz="0" w:space="0" w:color="auto"/>
          </w:divBdr>
        </w:div>
        <w:div w:id="1329939567">
          <w:marLeft w:val="480"/>
          <w:marRight w:val="0"/>
          <w:marTop w:val="0"/>
          <w:marBottom w:val="0"/>
          <w:divBdr>
            <w:top w:val="none" w:sz="0" w:space="0" w:color="auto"/>
            <w:left w:val="none" w:sz="0" w:space="0" w:color="auto"/>
            <w:bottom w:val="none" w:sz="0" w:space="0" w:color="auto"/>
            <w:right w:val="none" w:sz="0" w:space="0" w:color="auto"/>
          </w:divBdr>
        </w:div>
        <w:div w:id="1761095954">
          <w:marLeft w:val="480"/>
          <w:marRight w:val="0"/>
          <w:marTop w:val="0"/>
          <w:marBottom w:val="0"/>
          <w:divBdr>
            <w:top w:val="none" w:sz="0" w:space="0" w:color="auto"/>
            <w:left w:val="none" w:sz="0" w:space="0" w:color="auto"/>
            <w:bottom w:val="none" w:sz="0" w:space="0" w:color="auto"/>
            <w:right w:val="none" w:sz="0" w:space="0" w:color="auto"/>
          </w:divBdr>
        </w:div>
        <w:div w:id="583422344">
          <w:marLeft w:val="480"/>
          <w:marRight w:val="0"/>
          <w:marTop w:val="0"/>
          <w:marBottom w:val="0"/>
          <w:divBdr>
            <w:top w:val="none" w:sz="0" w:space="0" w:color="auto"/>
            <w:left w:val="none" w:sz="0" w:space="0" w:color="auto"/>
            <w:bottom w:val="none" w:sz="0" w:space="0" w:color="auto"/>
            <w:right w:val="none" w:sz="0" w:space="0" w:color="auto"/>
          </w:divBdr>
        </w:div>
        <w:div w:id="1829252158">
          <w:marLeft w:val="480"/>
          <w:marRight w:val="0"/>
          <w:marTop w:val="0"/>
          <w:marBottom w:val="0"/>
          <w:divBdr>
            <w:top w:val="none" w:sz="0" w:space="0" w:color="auto"/>
            <w:left w:val="none" w:sz="0" w:space="0" w:color="auto"/>
            <w:bottom w:val="none" w:sz="0" w:space="0" w:color="auto"/>
            <w:right w:val="none" w:sz="0" w:space="0" w:color="auto"/>
          </w:divBdr>
        </w:div>
        <w:div w:id="1369911128">
          <w:marLeft w:val="480"/>
          <w:marRight w:val="0"/>
          <w:marTop w:val="0"/>
          <w:marBottom w:val="0"/>
          <w:divBdr>
            <w:top w:val="none" w:sz="0" w:space="0" w:color="auto"/>
            <w:left w:val="none" w:sz="0" w:space="0" w:color="auto"/>
            <w:bottom w:val="none" w:sz="0" w:space="0" w:color="auto"/>
            <w:right w:val="none" w:sz="0" w:space="0" w:color="auto"/>
          </w:divBdr>
        </w:div>
        <w:div w:id="1771658193">
          <w:marLeft w:val="480"/>
          <w:marRight w:val="0"/>
          <w:marTop w:val="0"/>
          <w:marBottom w:val="0"/>
          <w:divBdr>
            <w:top w:val="none" w:sz="0" w:space="0" w:color="auto"/>
            <w:left w:val="none" w:sz="0" w:space="0" w:color="auto"/>
            <w:bottom w:val="none" w:sz="0" w:space="0" w:color="auto"/>
            <w:right w:val="none" w:sz="0" w:space="0" w:color="auto"/>
          </w:divBdr>
        </w:div>
        <w:div w:id="212353682">
          <w:marLeft w:val="480"/>
          <w:marRight w:val="0"/>
          <w:marTop w:val="0"/>
          <w:marBottom w:val="0"/>
          <w:divBdr>
            <w:top w:val="none" w:sz="0" w:space="0" w:color="auto"/>
            <w:left w:val="none" w:sz="0" w:space="0" w:color="auto"/>
            <w:bottom w:val="none" w:sz="0" w:space="0" w:color="auto"/>
            <w:right w:val="none" w:sz="0" w:space="0" w:color="auto"/>
          </w:divBdr>
        </w:div>
        <w:div w:id="1814567499">
          <w:marLeft w:val="480"/>
          <w:marRight w:val="0"/>
          <w:marTop w:val="0"/>
          <w:marBottom w:val="0"/>
          <w:divBdr>
            <w:top w:val="none" w:sz="0" w:space="0" w:color="auto"/>
            <w:left w:val="none" w:sz="0" w:space="0" w:color="auto"/>
            <w:bottom w:val="none" w:sz="0" w:space="0" w:color="auto"/>
            <w:right w:val="none" w:sz="0" w:space="0" w:color="auto"/>
          </w:divBdr>
        </w:div>
        <w:div w:id="1232040717">
          <w:marLeft w:val="480"/>
          <w:marRight w:val="0"/>
          <w:marTop w:val="0"/>
          <w:marBottom w:val="0"/>
          <w:divBdr>
            <w:top w:val="none" w:sz="0" w:space="0" w:color="auto"/>
            <w:left w:val="none" w:sz="0" w:space="0" w:color="auto"/>
            <w:bottom w:val="none" w:sz="0" w:space="0" w:color="auto"/>
            <w:right w:val="none" w:sz="0" w:space="0" w:color="auto"/>
          </w:divBdr>
        </w:div>
        <w:div w:id="1980719918">
          <w:marLeft w:val="480"/>
          <w:marRight w:val="0"/>
          <w:marTop w:val="0"/>
          <w:marBottom w:val="0"/>
          <w:divBdr>
            <w:top w:val="none" w:sz="0" w:space="0" w:color="auto"/>
            <w:left w:val="none" w:sz="0" w:space="0" w:color="auto"/>
            <w:bottom w:val="none" w:sz="0" w:space="0" w:color="auto"/>
            <w:right w:val="none" w:sz="0" w:space="0" w:color="auto"/>
          </w:divBdr>
        </w:div>
        <w:div w:id="2144881584">
          <w:marLeft w:val="480"/>
          <w:marRight w:val="0"/>
          <w:marTop w:val="0"/>
          <w:marBottom w:val="0"/>
          <w:divBdr>
            <w:top w:val="none" w:sz="0" w:space="0" w:color="auto"/>
            <w:left w:val="none" w:sz="0" w:space="0" w:color="auto"/>
            <w:bottom w:val="none" w:sz="0" w:space="0" w:color="auto"/>
            <w:right w:val="none" w:sz="0" w:space="0" w:color="auto"/>
          </w:divBdr>
        </w:div>
        <w:div w:id="1166941398">
          <w:marLeft w:val="480"/>
          <w:marRight w:val="0"/>
          <w:marTop w:val="0"/>
          <w:marBottom w:val="0"/>
          <w:divBdr>
            <w:top w:val="none" w:sz="0" w:space="0" w:color="auto"/>
            <w:left w:val="none" w:sz="0" w:space="0" w:color="auto"/>
            <w:bottom w:val="none" w:sz="0" w:space="0" w:color="auto"/>
            <w:right w:val="none" w:sz="0" w:space="0" w:color="auto"/>
          </w:divBdr>
        </w:div>
        <w:div w:id="1223952524">
          <w:marLeft w:val="480"/>
          <w:marRight w:val="0"/>
          <w:marTop w:val="0"/>
          <w:marBottom w:val="0"/>
          <w:divBdr>
            <w:top w:val="none" w:sz="0" w:space="0" w:color="auto"/>
            <w:left w:val="none" w:sz="0" w:space="0" w:color="auto"/>
            <w:bottom w:val="none" w:sz="0" w:space="0" w:color="auto"/>
            <w:right w:val="none" w:sz="0" w:space="0" w:color="auto"/>
          </w:divBdr>
        </w:div>
        <w:div w:id="1723629332">
          <w:marLeft w:val="480"/>
          <w:marRight w:val="0"/>
          <w:marTop w:val="0"/>
          <w:marBottom w:val="0"/>
          <w:divBdr>
            <w:top w:val="none" w:sz="0" w:space="0" w:color="auto"/>
            <w:left w:val="none" w:sz="0" w:space="0" w:color="auto"/>
            <w:bottom w:val="none" w:sz="0" w:space="0" w:color="auto"/>
            <w:right w:val="none" w:sz="0" w:space="0" w:color="auto"/>
          </w:divBdr>
        </w:div>
        <w:div w:id="1070888340">
          <w:marLeft w:val="480"/>
          <w:marRight w:val="0"/>
          <w:marTop w:val="0"/>
          <w:marBottom w:val="0"/>
          <w:divBdr>
            <w:top w:val="none" w:sz="0" w:space="0" w:color="auto"/>
            <w:left w:val="none" w:sz="0" w:space="0" w:color="auto"/>
            <w:bottom w:val="none" w:sz="0" w:space="0" w:color="auto"/>
            <w:right w:val="none" w:sz="0" w:space="0" w:color="auto"/>
          </w:divBdr>
        </w:div>
        <w:div w:id="1415711181">
          <w:marLeft w:val="480"/>
          <w:marRight w:val="0"/>
          <w:marTop w:val="0"/>
          <w:marBottom w:val="0"/>
          <w:divBdr>
            <w:top w:val="none" w:sz="0" w:space="0" w:color="auto"/>
            <w:left w:val="none" w:sz="0" w:space="0" w:color="auto"/>
            <w:bottom w:val="none" w:sz="0" w:space="0" w:color="auto"/>
            <w:right w:val="none" w:sz="0" w:space="0" w:color="auto"/>
          </w:divBdr>
        </w:div>
        <w:div w:id="417482555">
          <w:marLeft w:val="480"/>
          <w:marRight w:val="0"/>
          <w:marTop w:val="0"/>
          <w:marBottom w:val="0"/>
          <w:divBdr>
            <w:top w:val="none" w:sz="0" w:space="0" w:color="auto"/>
            <w:left w:val="none" w:sz="0" w:space="0" w:color="auto"/>
            <w:bottom w:val="none" w:sz="0" w:space="0" w:color="auto"/>
            <w:right w:val="none" w:sz="0" w:space="0" w:color="auto"/>
          </w:divBdr>
        </w:div>
        <w:div w:id="1323004615">
          <w:marLeft w:val="480"/>
          <w:marRight w:val="0"/>
          <w:marTop w:val="0"/>
          <w:marBottom w:val="0"/>
          <w:divBdr>
            <w:top w:val="none" w:sz="0" w:space="0" w:color="auto"/>
            <w:left w:val="none" w:sz="0" w:space="0" w:color="auto"/>
            <w:bottom w:val="none" w:sz="0" w:space="0" w:color="auto"/>
            <w:right w:val="none" w:sz="0" w:space="0" w:color="auto"/>
          </w:divBdr>
        </w:div>
        <w:div w:id="1670984194">
          <w:marLeft w:val="480"/>
          <w:marRight w:val="0"/>
          <w:marTop w:val="0"/>
          <w:marBottom w:val="0"/>
          <w:divBdr>
            <w:top w:val="none" w:sz="0" w:space="0" w:color="auto"/>
            <w:left w:val="none" w:sz="0" w:space="0" w:color="auto"/>
            <w:bottom w:val="none" w:sz="0" w:space="0" w:color="auto"/>
            <w:right w:val="none" w:sz="0" w:space="0" w:color="auto"/>
          </w:divBdr>
        </w:div>
        <w:div w:id="314116553">
          <w:marLeft w:val="480"/>
          <w:marRight w:val="0"/>
          <w:marTop w:val="0"/>
          <w:marBottom w:val="0"/>
          <w:divBdr>
            <w:top w:val="none" w:sz="0" w:space="0" w:color="auto"/>
            <w:left w:val="none" w:sz="0" w:space="0" w:color="auto"/>
            <w:bottom w:val="none" w:sz="0" w:space="0" w:color="auto"/>
            <w:right w:val="none" w:sz="0" w:space="0" w:color="auto"/>
          </w:divBdr>
        </w:div>
      </w:divsChild>
    </w:div>
    <w:div w:id="1868713120">
      <w:bodyDiv w:val="1"/>
      <w:marLeft w:val="0"/>
      <w:marRight w:val="0"/>
      <w:marTop w:val="0"/>
      <w:marBottom w:val="0"/>
      <w:divBdr>
        <w:top w:val="none" w:sz="0" w:space="0" w:color="auto"/>
        <w:left w:val="none" w:sz="0" w:space="0" w:color="auto"/>
        <w:bottom w:val="none" w:sz="0" w:space="0" w:color="auto"/>
        <w:right w:val="none" w:sz="0" w:space="0" w:color="auto"/>
      </w:divBdr>
      <w:divsChild>
        <w:div w:id="11152775">
          <w:marLeft w:val="480"/>
          <w:marRight w:val="0"/>
          <w:marTop w:val="0"/>
          <w:marBottom w:val="0"/>
          <w:divBdr>
            <w:top w:val="none" w:sz="0" w:space="0" w:color="auto"/>
            <w:left w:val="none" w:sz="0" w:space="0" w:color="auto"/>
            <w:bottom w:val="none" w:sz="0" w:space="0" w:color="auto"/>
            <w:right w:val="none" w:sz="0" w:space="0" w:color="auto"/>
          </w:divBdr>
        </w:div>
        <w:div w:id="28536289">
          <w:marLeft w:val="480"/>
          <w:marRight w:val="0"/>
          <w:marTop w:val="0"/>
          <w:marBottom w:val="0"/>
          <w:divBdr>
            <w:top w:val="none" w:sz="0" w:space="0" w:color="auto"/>
            <w:left w:val="none" w:sz="0" w:space="0" w:color="auto"/>
            <w:bottom w:val="none" w:sz="0" w:space="0" w:color="auto"/>
            <w:right w:val="none" w:sz="0" w:space="0" w:color="auto"/>
          </w:divBdr>
        </w:div>
        <w:div w:id="48117486">
          <w:marLeft w:val="480"/>
          <w:marRight w:val="0"/>
          <w:marTop w:val="0"/>
          <w:marBottom w:val="0"/>
          <w:divBdr>
            <w:top w:val="none" w:sz="0" w:space="0" w:color="auto"/>
            <w:left w:val="none" w:sz="0" w:space="0" w:color="auto"/>
            <w:bottom w:val="none" w:sz="0" w:space="0" w:color="auto"/>
            <w:right w:val="none" w:sz="0" w:space="0" w:color="auto"/>
          </w:divBdr>
        </w:div>
        <w:div w:id="101151035">
          <w:marLeft w:val="480"/>
          <w:marRight w:val="0"/>
          <w:marTop w:val="0"/>
          <w:marBottom w:val="0"/>
          <w:divBdr>
            <w:top w:val="none" w:sz="0" w:space="0" w:color="auto"/>
            <w:left w:val="none" w:sz="0" w:space="0" w:color="auto"/>
            <w:bottom w:val="none" w:sz="0" w:space="0" w:color="auto"/>
            <w:right w:val="none" w:sz="0" w:space="0" w:color="auto"/>
          </w:divBdr>
        </w:div>
        <w:div w:id="107165480">
          <w:marLeft w:val="480"/>
          <w:marRight w:val="0"/>
          <w:marTop w:val="0"/>
          <w:marBottom w:val="0"/>
          <w:divBdr>
            <w:top w:val="none" w:sz="0" w:space="0" w:color="auto"/>
            <w:left w:val="none" w:sz="0" w:space="0" w:color="auto"/>
            <w:bottom w:val="none" w:sz="0" w:space="0" w:color="auto"/>
            <w:right w:val="none" w:sz="0" w:space="0" w:color="auto"/>
          </w:divBdr>
        </w:div>
        <w:div w:id="158540641">
          <w:marLeft w:val="480"/>
          <w:marRight w:val="0"/>
          <w:marTop w:val="0"/>
          <w:marBottom w:val="0"/>
          <w:divBdr>
            <w:top w:val="none" w:sz="0" w:space="0" w:color="auto"/>
            <w:left w:val="none" w:sz="0" w:space="0" w:color="auto"/>
            <w:bottom w:val="none" w:sz="0" w:space="0" w:color="auto"/>
            <w:right w:val="none" w:sz="0" w:space="0" w:color="auto"/>
          </w:divBdr>
        </w:div>
        <w:div w:id="178855963">
          <w:marLeft w:val="480"/>
          <w:marRight w:val="0"/>
          <w:marTop w:val="0"/>
          <w:marBottom w:val="0"/>
          <w:divBdr>
            <w:top w:val="none" w:sz="0" w:space="0" w:color="auto"/>
            <w:left w:val="none" w:sz="0" w:space="0" w:color="auto"/>
            <w:bottom w:val="none" w:sz="0" w:space="0" w:color="auto"/>
            <w:right w:val="none" w:sz="0" w:space="0" w:color="auto"/>
          </w:divBdr>
        </w:div>
        <w:div w:id="181212463">
          <w:marLeft w:val="480"/>
          <w:marRight w:val="0"/>
          <w:marTop w:val="0"/>
          <w:marBottom w:val="0"/>
          <w:divBdr>
            <w:top w:val="none" w:sz="0" w:space="0" w:color="auto"/>
            <w:left w:val="none" w:sz="0" w:space="0" w:color="auto"/>
            <w:bottom w:val="none" w:sz="0" w:space="0" w:color="auto"/>
            <w:right w:val="none" w:sz="0" w:space="0" w:color="auto"/>
          </w:divBdr>
        </w:div>
        <w:div w:id="189530596">
          <w:marLeft w:val="480"/>
          <w:marRight w:val="0"/>
          <w:marTop w:val="0"/>
          <w:marBottom w:val="0"/>
          <w:divBdr>
            <w:top w:val="none" w:sz="0" w:space="0" w:color="auto"/>
            <w:left w:val="none" w:sz="0" w:space="0" w:color="auto"/>
            <w:bottom w:val="none" w:sz="0" w:space="0" w:color="auto"/>
            <w:right w:val="none" w:sz="0" w:space="0" w:color="auto"/>
          </w:divBdr>
        </w:div>
        <w:div w:id="207038306">
          <w:marLeft w:val="480"/>
          <w:marRight w:val="0"/>
          <w:marTop w:val="0"/>
          <w:marBottom w:val="0"/>
          <w:divBdr>
            <w:top w:val="none" w:sz="0" w:space="0" w:color="auto"/>
            <w:left w:val="none" w:sz="0" w:space="0" w:color="auto"/>
            <w:bottom w:val="none" w:sz="0" w:space="0" w:color="auto"/>
            <w:right w:val="none" w:sz="0" w:space="0" w:color="auto"/>
          </w:divBdr>
        </w:div>
        <w:div w:id="307247913">
          <w:marLeft w:val="480"/>
          <w:marRight w:val="0"/>
          <w:marTop w:val="0"/>
          <w:marBottom w:val="0"/>
          <w:divBdr>
            <w:top w:val="none" w:sz="0" w:space="0" w:color="auto"/>
            <w:left w:val="none" w:sz="0" w:space="0" w:color="auto"/>
            <w:bottom w:val="none" w:sz="0" w:space="0" w:color="auto"/>
            <w:right w:val="none" w:sz="0" w:space="0" w:color="auto"/>
          </w:divBdr>
        </w:div>
        <w:div w:id="325983565">
          <w:marLeft w:val="480"/>
          <w:marRight w:val="0"/>
          <w:marTop w:val="0"/>
          <w:marBottom w:val="0"/>
          <w:divBdr>
            <w:top w:val="none" w:sz="0" w:space="0" w:color="auto"/>
            <w:left w:val="none" w:sz="0" w:space="0" w:color="auto"/>
            <w:bottom w:val="none" w:sz="0" w:space="0" w:color="auto"/>
            <w:right w:val="none" w:sz="0" w:space="0" w:color="auto"/>
          </w:divBdr>
        </w:div>
        <w:div w:id="328605554">
          <w:marLeft w:val="480"/>
          <w:marRight w:val="0"/>
          <w:marTop w:val="0"/>
          <w:marBottom w:val="0"/>
          <w:divBdr>
            <w:top w:val="none" w:sz="0" w:space="0" w:color="auto"/>
            <w:left w:val="none" w:sz="0" w:space="0" w:color="auto"/>
            <w:bottom w:val="none" w:sz="0" w:space="0" w:color="auto"/>
            <w:right w:val="none" w:sz="0" w:space="0" w:color="auto"/>
          </w:divBdr>
        </w:div>
        <w:div w:id="331182636">
          <w:marLeft w:val="480"/>
          <w:marRight w:val="0"/>
          <w:marTop w:val="0"/>
          <w:marBottom w:val="0"/>
          <w:divBdr>
            <w:top w:val="none" w:sz="0" w:space="0" w:color="auto"/>
            <w:left w:val="none" w:sz="0" w:space="0" w:color="auto"/>
            <w:bottom w:val="none" w:sz="0" w:space="0" w:color="auto"/>
            <w:right w:val="none" w:sz="0" w:space="0" w:color="auto"/>
          </w:divBdr>
        </w:div>
        <w:div w:id="333344499">
          <w:marLeft w:val="480"/>
          <w:marRight w:val="0"/>
          <w:marTop w:val="0"/>
          <w:marBottom w:val="0"/>
          <w:divBdr>
            <w:top w:val="none" w:sz="0" w:space="0" w:color="auto"/>
            <w:left w:val="none" w:sz="0" w:space="0" w:color="auto"/>
            <w:bottom w:val="none" w:sz="0" w:space="0" w:color="auto"/>
            <w:right w:val="none" w:sz="0" w:space="0" w:color="auto"/>
          </w:divBdr>
        </w:div>
        <w:div w:id="421879379">
          <w:marLeft w:val="480"/>
          <w:marRight w:val="0"/>
          <w:marTop w:val="0"/>
          <w:marBottom w:val="0"/>
          <w:divBdr>
            <w:top w:val="none" w:sz="0" w:space="0" w:color="auto"/>
            <w:left w:val="none" w:sz="0" w:space="0" w:color="auto"/>
            <w:bottom w:val="none" w:sz="0" w:space="0" w:color="auto"/>
            <w:right w:val="none" w:sz="0" w:space="0" w:color="auto"/>
          </w:divBdr>
        </w:div>
        <w:div w:id="439758038">
          <w:marLeft w:val="480"/>
          <w:marRight w:val="0"/>
          <w:marTop w:val="0"/>
          <w:marBottom w:val="0"/>
          <w:divBdr>
            <w:top w:val="none" w:sz="0" w:space="0" w:color="auto"/>
            <w:left w:val="none" w:sz="0" w:space="0" w:color="auto"/>
            <w:bottom w:val="none" w:sz="0" w:space="0" w:color="auto"/>
            <w:right w:val="none" w:sz="0" w:space="0" w:color="auto"/>
          </w:divBdr>
        </w:div>
        <w:div w:id="445976189">
          <w:marLeft w:val="480"/>
          <w:marRight w:val="0"/>
          <w:marTop w:val="0"/>
          <w:marBottom w:val="0"/>
          <w:divBdr>
            <w:top w:val="none" w:sz="0" w:space="0" w:color="auto"/>
            <w:left w:val="none" w:sz="0" w:space="0" w:color="auto"/>
            <w:bottom w:val="none" w:sz="0" w:space="0" w:color="auto"/>
            <w:right w:val="none" w:sz="0" w:space="0" w:color="auto"/>
          </w:divBdr>
        </w:div>
        <w:div w:id="483090727">
          <w:marLeft w:val="480"/>
          <w:marRight w:val="0"/>
          <w:marTop w:val="0"/>
          <w:marBottom w:val="0"/>
          <w:divBdr>
            <w:top w:val="none" w:sz="0" w:space="0" w:color="auto"/>
            <w:left w:val="none" w:sz="0" w:space="0" w:color="auto"/>
            <w:bottom w:val="none" w:sz="0" w:space="0" w:color="auto"/>
            <w:right w:val="none" w:sz="0" w:space="0" w:color="auto"/>
          </w:divBdr>
        </w:div>
        <w:div w:id="505752867">
          <w:marLeft w:val="480"/>
          <w:marRight w:val="0"/>
          <w:marTop w:val="0"/>
          <w:marBottom w:val="0"/>
          <w:divBdr>
            <w:top w:val="none" w:sz="0" w:space="0" w:color="auto"/>
            <w:left w:val="none" w:sz="0" w:space="0" w:color="auto"/>
            <w:bottom w:val="none" w:sz="0" w:space="0" w:color="auto"/>
            <w:right w:val="none" w:sz="0" w:space="0" w:color="auto"/>
          </w:divBdr>
        </w:div>
        <w:div w:id="537930552">
          <w:marLeft w:val="480"/>
          <w:marRight w:val="0"/>
          <w:marTop w:val="0"/>
          <w:marBottom w:val="0"/>
          <w:divBdr>
            <w:top w:val="none" w:sz="0" w:space="0" w:color="auto"/>
            <w:left w:val="none" w:sz="0" w:space="0" w:color="auto"/>
            <w:bottom w:val="none" w:sz="0" w:space="0" w:color="auto"/>
            <w:right w:val="none" w:sz="0" w:space="0" w:color="auto"/>
          </w:divBdr>
        </w:div>
        <w:div w:id="550071523">
          <w:marLeft w:val="480"/>
          <w:marRight w:val="0"/>
          <w:marTop w:val="0"/>
          <w:marBottom w:val="0"/>
          <w:divBdr>
            <w:top w:val="none" w:sz="0" w:space="0" w:color="auto"/>
            <w:left w:val="none" w:sz="0" w:space="0" w:color="auto"/>
            <w:bottom w:val="none" w:sz="0" w:space="0" w:color="auto"/>
            <w:right w:val="none" w:sz="0" w:space="0" w:color="auto"/>
          </w:divBdr>
        </w:div>
        <w:div w:id="556479017">
          <w:marLeft w:val="480"/>
          <w:marRight w:val="0"/>
          <w:marTop w:val="0"/>
          <w:marBottom w:val="0"/>
          <w:divBdr>
            <w:top w:val="none" w:sz="0" w:space="0" w:color="auto"/>
            <w:left w:val="none" w:sz="0" w:space="0" w:color="auto"/>
            <w:bottom w:val="none" w:sz="0" w:space="0" w:color="auto"/>
            <w:right w:val="none" w:sz="0" w:space="0" w:color="auto"/>
          </w:divBdr>
        </w:div>
        <w:div w:id="573198169">
          <w:marLeft w:val="480"/>
          <w:marRight w:val="0"/>
          <w:marTop w:val="0"/>
          <w:marBottom w:val="0"/>
          <w:divBdr>
            <w:top w:val="none" w:sz="0" w:space="0" w:color="auto"/>
            <w:left w:val="none" w:sz="0" w:space="0" w:color="auto"/>
            <w:bottom w:val="none" w:sz="0" w:space="0" w:color="auto"/>
            <w:right w:val="none" w:sz="0" w:space="0" w:color="auto"/>
          </w:divBdr>
        </w:div>
        <w:div w:id="576864077">
          <w:marLeft w:val="480"/>
          <w:marRight w:val="0"/>
          <w:marTop w:val="0"/>
          <w:marBottom w:val="0"/>
          <w:divBdr>
            <w:top w:val="none" w:sz="0" w:space="0" w:color="auto"/>
            <w:left w:val="none" w:sz="0" w:space="0" w:color="auto"/>
            <w:bottom w:val="none" w:sz="0" w:space="0" w:color="auto"/>
            <w:right w:val="none" w:sz="0" w:space="0" w:color="auto"/>
          </w:divBdr>
        </w:div>
        <w:div w:id="618872670">
          <w:marLeft w:val="480"/>
          <w:marRight w:val="0"/>
          <w:marTop w:val="0"/>
          <w:marBottom w:val="0"/>
          <w:divBdr>
            <w:top w:val="none" w:sz="0" w:space="0" w:color="auto"/>
            <w:left w:val="none" w:sz="0" w:space="0" w:color="auto"/>
            <w:bottom w:val="none" w:sz="0" w:space="0" w:color="auto"/>
            <w:right w:val="none" w:sz="0" w:space="0" w:color="auto"/>
          </w:divBdr>
        </w:div>
        <w:div w:id="650016439">
          <w:marLeft w:val="480"/>
          <w:marRight w:val="0"/>
          <w:marTop w:val="0"/>
          <w:marBottom w:val="0"/>
          <w:divBdr>
            <w:top w:val="none" w:sz="0" w:space="0" w:color="auto"/>
            <w:left w:val="none" w:sz="0" w:space="0" w:color="auto"/>
            <w:bottom w:val="none" w:sz="0" w:space="0" w:color="auto"/>
            <w:right w:val="none" w:sz="0" w:space="0" w:color="auto"/>
          </w:divBdr>
        </w:div>
        <w:div w:id="656569719">
          <w:marLeft w:val="480"/>
          <w:marRight w:val="0"/>
          <w:marTop w:val="0"/>
          <w:marBottom w:val="0"/>
          <w:divBdr>
            <w:top w:val="none" w:sz="0" w:space="0" w:color="auto"/>
            <w:left w:val="none" w:sz="0" w:space="0" w:color="auto"/>
            <w:bottom w:val="none" w:sz="0" w:space="0" w:color="auto"/>
            <w:right w:val="none" w:sz="0" w:space="0" w:color="auto"/>
          </w:divBdr>
        </w:div>
        <w:div w:id="672343414">
          <w:marLeft w:val="480"/>
          <w:marRight w:val="0"/>
          <w:marTop w:val="0"/>
          <w:marBottom w:val="0"/>
          <w:divBdr>
            <w:top w:val="none" w:sz="0" w:space="0" w:color="auto"/>
            <w:left w:val="none" w:sz="0" w:space="0" w:color="auto"/>
            <w:bottom w:val="none" w:sz="0" w:space="0" w:color="auto"/>
            <w:right w:val="none" w:sz="0" w:space="0" w:color="auto"/>
          </w:divBdr>
        </w:div>
        <w:div w:id="700201251">
          <w:marLeft w:val="480"/>
          <w:marRight w:val="0"/>
          <w:marTop w:val="0"/>
          <w:marBottom w:val="0"/>
          <w:divBdr>
            <w:top w:val="none" w:sz="0" w:space="0" w:color="auto"/>
            <w:left w:val="none" w:sz="0" w:space="0" w:color="auto"/>
            <w:bottom w:val="none" w:sz="0" w:space="0" w:color="auto"/>
            <w:right w:val="none" w:sz="0" w:space="0" w:color="auto"/>
          </w:divBdr>
        </w:div>
        <w:div w:id="717900891">
          <w:marLeft w:val="480"/>
          <w:marRight w:val="0"/>
          <w:marTop w:val="0"/>
          <w:marBottom w:val="0"/>
          <w:divBdr>
            <w:top w:val="none" w:sz="0" w:space="0" w:color="auto"/>
            <w:left w:val="none" w:sz="0" w:space="0" w:color="auto"/>
            <w:bottom w:val="none" w:sz="0" w:space="0" w:color="auto"/>
            <w:right w:val="none" w:sz="0" w:space="0" w:color="auto"/>
          </w:divBdr>
        </w:div>
        <w:div w:id="819343644">
          <w:marLeft w:val="480"/>
          <w:marRight w:val="0"/>
          <w:marTop w:val="0"/>
          <w:marBottom w:val="0"/>
          <w:divBdr>
            <w:top w:val="none" w:sz="0" w:space="0" w:color="auto"/>
            <w:left w:val="none" w:sz="0" w:space="0" w:color="auto"/>
            <w:bottom w:val="none" w:sz="0" w:space="0" w:color="auto"/>
            <w:right w:val="none" w:sz="0" w:space="0" w:color="auto"/>
          </w:divBdr>
        </w:div>
        <w:div w:id="821770508">
          <w:marLeft w:val="480"/>
          <w:marRight w:val="0"/>
          <w:marTop w:val="0"/>
          <w:marBottom w:val="0"/>
          <w:divBdr>
            <w:top w:val="none" w:sz="0" w:space="0" w:color="auto"/>
            <w:left w:val="none" w:sz="0" w:space="0" w:color="auto"/>
            <w:bottom w:val="none" w:sz="0" w:space="0" w:color="auto"/>
            <w:right w:val="none" w:sz="0" w:space="0" w:color="auto"/>
          </w:divBdr>
        </w:div>
        <w:div w:id="841744922">
          <w:marLeft w:val="480"/>
          <w:marRight w:val="0"/>
          <w:marTop w:val="0"/>
          <w:marBottom w:val="0"/>
          <w:divBdr>
            <w:top w:val="none" w:sz="0" w:space="0" w:color="auto"/>
            <w:left w:val="none" w:sz="0" w:space="0" w:color="auto"/>
            <w:bottom w:val="none" w:sz="0" w:space="0" w:color="auto"/>
            <w:right w:val="none" w:sz="0" w:space="0" w:color="auto"/>
          </w:divBdr>
        </w:div>
        <w:div w:id="843667957">
          <w:marLeft w:val="480"/>
          <w:marRight w:val="0"/>
          <w:marTop w:val="0"/>
          <w:marBottom w:val="0"/>
          <w:divBdr>
            <w:top w:val="none" w:sz="0" w:space="0" w:color="auto"/>
            <w:left w:val="none" w:sz="0" w:space="0" w:color="auto"/>
            <w:bottom w:val="none" w:sz="0" w:space="0" w:color="auto"/>
            <w:right w:val="none" w:sz="0" w:space="0" w:color="auto"/>
          </w:divBdr>
        </w:div>
        <w:div w:id="844587484">
          <w:marLeft w:val="480"/>
          <w:marRight w:val="0"/>
          <w:marTop w:val="0"/>
          <w:marBottom w:val="0"/>
          <w:divBdr>
            <w:top w:val="none" w:sz="0" w:space="0" w:color="auto"/>
            <w:left w:val="none" w:sz="0" w:space="0" w:color="auto"/>
            <w:bottom w:val="none" w:sz="0" w:space="0" w:color="auto"/>
            <w:right w:val="none" w:sz="0" w:space="0" w:color="auto"/>
          </w:divBdr>
        </w:div>
        <w:div w:id="850070390">
          <w:marLeft w:val="480"/>
          <w:marRight w:val="0"/>
          <w:marTop w:val="0"/>
          <w:marBottom w:val="0"/>
          <w:divBdr>
            <w:top w:val="none" w:sz="0" w:space="0" w:color="auto"/>
            <w:left w:val="none" w:sz="0" w:space="0" w:color="auto"/>
            <w:bottom w:val="none" w:sz="0" w:space="0" w:color="auto"/>
            <w:right w:val="none" w:sz="0" w:space="0" w:color="auto"/>
          </w:divBdr>
        </w:div>
        <w:div w:id="873035563">
          <w:marLeft w:val="480"/>
          <w:marRight w:val="0"/>
          <w:marTop w:val="0"/>
          <w:marBottom w:val="0"/>
          <w:divBdr>
            <w:top w:val="none" w:sz="0" w:space="0" w:color="auto"/>
            <w:left w:val="none" w:sz="0" w:space="0" w:color="auto"/>
            <w:bottom w:val="none" w:sz="0" w:space="0" w:color="auto"/>
            <w:right w:val="none" w:sz="0" w:space="0" w:color="auto"/>
          </w:divBdr>
        </w:div>
        <w:div w:id="879629286">
          <w:marLeft w:val="480"/>
          <w:marRight w:val="0"/>
          <w:marTop w:val="0"/>
          <w:marBottom w:val="0"/>
          <w:divBdr>
            <w:top w:val="none" w:sz="0" w:space="0" w:color="auto"/>
            <w:left w:val="none" w:sz="0" w:space="0" w:color="auto"/>
            <w:bottom w:val="none" w:sz="0" w:space="0" w:color="auto"/>
            <w:right w:val="none" w:sz="0" w:space="0" w:color="auto"/>
          </w:divBdr>
        </w:div>
        <w:div w:id="890963047">
          <w:marLeft w:val="480"/>
          <w:marRight w:val="0"/>
          <w:marTop w:val="0"/>
          <w:marBottom w:val="0"/>
          <w:divBdr>
            <w:top w:val="none" w:sz="0" w:space="0" w:color="auto"/>
            <w:left w:val="none" w:sz="0" w:space="0" w:color="auto"/>
            <w:bottom w:val="none" w:sz="0" w:space="0" w:color="auto"/>
            <w:right w:val="none" w:sz="0" w:space="0" w:color="auto"/>
          </w:divBdr>
        </w:div>
        <w:div w:id="906570115">
          <w:marLeft w:val="480"/>
          <w:marRight w:val="0"/>
          <w:marTop w:val="0"/>
          <w:marBottom w:val="0"/>
          <w:divBdr>
            <w:top w:val="none" w:sz="0" w:space="0" w:color="auto"/>
            <w:left w:val="none" w:sz="0" w:space="0" w:color="auto"/>
            <w:bottom w:val="none" w:sz="0" w:space="0" w:color="auto"/>
            <w:right w:val="none" w:sz="0" w:space="0" w:color="auto"/>
          </w:divBdr>
        </w:div>
        <w:div w:id="909002618">
          <w:marLeft w:val="480"/>
          <w:marRight w:val="0"/>
          <w:marTop w:val="0"/>
          <w:marBottom w:val="0"/>
          <w:divBdr>
            <w:top w:val="none" w:sz="0" w:space="0" w:color="auto"/>
            <w:left w:val="none" w:sz="0" w:space="0" w:color="auto"/>
            <w:bottom w:val="none" w:sz="0" w:space="0" w:color="auto"/>
            <w:right w:val="none" w:sz="0" w:space="0" w:color="auto"/>
          </w:divBdr>
        </w:div>
        <w:div w:id="912003838">
          <w:marLeft w:val="480"/>
          <w:marRight w:val="0"/>
          <w:marTop w:val="0"/>
          <w:marBottom w:val="0"/>
          <w:divBdr>
            <w:top w:val="none" w:sz="0" w:space="0" w:color="auto"/>
            <w:left w:val="none" w:sz="0" w:space="0" w:color="auto"/>
            <w:bottom w:val="none" w:sz="0" w:space="0" w:color="auto"/>
            <w:right w:val="none" w:sz="0" w:space="0" w:color="auto"/>
          </w:divBdr>
        </w:div>
        <w:div w:id="965816354">
          <w:marLeft w:val="480"/>
          <w:marRight w:val="0"/>
          <w:marTop w:val="0"/>
          <w:marBottom w:val="0"/>
          <w:divBdr>
            <w:top w:val="none" w:sz="0" w:space="0" w:color="auto"/>
            <w:left w:val="none" w:sz="0" w:space="0" w:color="auto"/>
            <w:bottom w:val="none" w:sz="0" w:space="0" w:color="auto"/>
            <w:right w:val="none" w:sz="0" w:space="0" w:color="auto"/>
          </w:divBdr>
        </w:div>
        <w:div w:id="1015620388">
          <w:marLeft w:val="480"/>
          <w:marRight w:val="0"/>
          <w:marTop w:val="0"/>
          <w:marBottom w:val="0"/>
          <w:divBdr>
            <w:top w:val="none" w:sz="0" w:space="0" w:color="auto"/>
            <w:left w:val="none" w:sz="0" w:space="0" w:color="auto"/>
            <w:bottom w:val="none" w:sz="0" w:space="0" w:color="auto"/>
            <w:right w:val="none" w:sz="0" w:space="0" w:color="auto"/>
          </w:divBdr>
        </w:div>
        <w:div w:id="1017461154">
          <w:marLeft w:val="480"/>
          <w:marRight w:val="0"/>
          <w:marTop w:val="0"/>
          <w:marBottom w:val="0"/>
          <w:divBdr>
            <w:top w:val="none" w:sz="0" w:space="0" w:color="auto"/>
            <w:left w:val="none" w:sz="0" w:space="0" w:color="auto"/>
            <w:bottom w:val="none" w:sz="0" w:space="0" w:color="auto"/>
            <w:right w:val="none" w:sz="0" w:space="0" w:color="auto"/>
          </w:divBdr>
        </w:div>
        <w:div w:id="1025136404">
          <w:marLeft w:val="480"/>
          <w:marRight w:val="0"/>
          <w:marTop w:val="0"/>
          <w:marBottom w:val="0"/>
          <w:divBdr>
            <w:top w:val="none" w:sz="0" w:space="0" w:color="auto"/>
            <w:left w:val="none" w:sz="0" w:space="0" w:color="auto"/>
            <w:bottom w:val="none" w:sz="0" w:space="0" w:color="auto"/>
            <w:right w:val="none" w:sz="0" w:space="0" w:color="auto"/>
          </w:divBdr>
        </w:div>
        <w:div w:id="1121075929">
          <w:marLeft w:val="480"/>
          <w:marRight w:val="0"/>
          <w:marTop w:val="0"/>
          <w:marBottom w:val="0"/>
          <w:divBdr>
            <w:top w:val="none" w:sz="0" w:space="0" w:color="auto"/>
            <w:left w:val="none" w:sz="0" w:space="0" w:color="auto"/>
            <w:bottom w:val="none" w:sz="0" w:space="0" w:color="auto"/>
            <w:right w:val="none" w:sz="0" w:space="0" w:color="auto"/>
          </w:divBdr>
        </w:div>
        <w:div w:id="1136021898">
          <w:marLeft w:val="480"/>
          <w:marRight w:val="0"/>
          <w:marTop w:val="0"/>
          <w:marBottom w:val="0"/>
          <w:divBdr>
            <w:top w:val="none" w:sz="0" w:space="0" w:color="auto"/>
            <w:left w:val="none" w:sz="0" w:space="0" w:color="auto"/>
            <w:bottom w:val="none" w:sz="0" w:space="0" w:color="auto"/>
            <w:right w:val="none" w:sz="0" w:space="0" w:color="auto"/>
          </w:divBdr>
        </w:div>
        <w:div w:id="1211763946">
          <w:marLeft w:val="480"/>
          <w:marRight w:val="0"/>
          <w:marTop w:val="0"/>
          <w:marBottom w:val="0"/>
          <w:divBdr>
            <w:top w:val="none" w:sz="0" w:space="0" w:color="auto"/>
            <w:left w:val="none" w:sz="0" w:space="0" w:color="auto"/>
            <w:bottom w:val="none" w:sz="0" w:space="0" w:color="auto"/>
            <w:right w:val="none" w:sz="0" w:space="0" w:color="auto"/>
          </w:divBdr>
        </w:div>
        <w:div w:id="1263146679">
          <w:marLeft w:val="480"/>
          <w:marRight w:val="0"/>
          <w:marTop w:val="0"/>
          <w:marBottom w:val="0"/>
          <w:divBdr>
            <w:top w:val="none" w:sz="0" w:space="0" w:color="auto"/>
            <w:left w:val="none" w:sz="0" w:space="0" w:color="auto"/>
            <w:bottom w:val="none" w:sz="0" w:space="0" w:color="auto"/>
            <w:right w:val="none" w:sz="0" w:space="0" w:color="auto"/>
          </w:divBdr>
        </w:div>
        <w:div w:id="1267423806">
          <w:marLeft w:val="480"/>
          <w:marRight w:val="0"/>
          <w:marTop w:val="0"/>
          <w:marBottom w:val="0"/>
          <w:divBdr>
            <w:top w:val="none" w:sz="0" w:space="0" w:color="auto"/>
            <w:left w:val="none" w:sz="0" w:space="0" w:color="auto"/>
            <w:bottom w:val="none" w:sz="0" w:space="0" w:color="auto"/>
            <w:right w:val="none" w:sz="0" w:space="0" w:color="auto"/>
          </w:divBdr>
        </w:div>
        <w:div w:id="1295788431">
          <w:marLeft w:val="480"/>
          <w:marRight w:val="0"/>
          <w:marTop w:val="0"/>
          <w:marBottom w:val="0"/>
          <w:divBdr>
            <w:top w:val="none" w:sz="0" w:space="0" w:color="auto"/>
            <w:left w:val="none" w:sz="0" w:space="0" w:color="auto"/>
            <w:bottom w:val="none" w:sz="0" w:space="0" w:color="auto"/>
            <w:right w:val="none" w:sz="0" w:space="0" w:color="auto"/>
          </w:divBdr>
        </w:div>
        <w:div w:id="1309551770">
          <w:marLeft w:val="480"/>
          <w:marRight w:val="0"/>
          <w:marTop w:val="0"/>
          <w:marBottom w:val="0"/>
          <w:divBdr>
            <w:top w:val="none" w:sz="0" w:space="0" w:color="auto"/>
            <w:left w:val="none" w:sz="0" w:space="0" w:color="auto"/>
            <w:bottom w:val="none" w:sz="0" w:space="0" w:color="auto"/>
            <w:right w:val="none" w:sz="0" w:space="0" w:color="auto"/>
          </w:divBdr>
        </w:div>
        <w:div w:id="1335259265">
          <w:marLeft w:val="480"/>
          <w:marRight w:val="0"/>
          <w:marTop w:val="0"/>
          <w:marBottom w:val="0"/>
          <w:divBdr>
            <w:top w:val="none" w:sz="0" w:space="0" w:color="auto"/>
            <w:left w:val="none" w:sz="0" w:space="0" w:color="auto"/>
            <w:bottom w:val="none" w:sz="0" w:space="0" w:color="auto"/>
            <w:right w:val="none" w:sz="0" w:space="0" w:color="auto"/>
          </w:divBdr>
        </w:div>
        <w:div w:id="1361858865">
          <w:marLeft w:val="480"/>
          <w:marRight w:val="0"/>
          <w:marTop w:val="0"/>
          <w:marBottom w:val="0"/>
          <w:divBdr>
            <w:top w:val="none" w:sz="0" w:space="0" w:color="auto"/>
            <w:left w:val="none" w:sz="0" w:space="0" w:color="auto"/>
            <w:bottom w:val="none" w:sz="0" w:space="0" w:color="auto"/>
            <w:right w:val="none" w:sz="0" w:space="0" w:color="auto"/>
          </w:divBdr>
        </w:div>
        <w:div w:id="1382166256">
          <w:marLeft w:val="480"/>
          <w:marRight w:val="0"/>
          <w:marTop w:val="0"/>
          <w:marBottom w:val="0"/>
          <w:divBdr>
            <w:top w:val="none" w:sz="0" w:space="0" w:color="auto"/>
            <w:left w:val="none" w:sz="0" w:space="0" w:color="auto"/>
            <w:bottom w:val="none" w:sz="0" w:space="0" w:color="auto"/>
            <w:right w:val="none" w:sz="0" w:space="0" w:color="auto"/>
          </w:divBdr>
        </w:div>
        <w:div w:id="1403063568">
          <w:marLeft w:val="480"/>
          <w:marRight w:val="0"/>
          <w:marTop w:val="0"/>
          <w:marBottom w:val="0"/>
          <w:divBdr>
            <w:top w:val="none" w:sz="0" w:space="0" w:color="auto"/>
            <w:left w:val="none" w:sz="0" w:space="0" w:color="auto"/>
            <w:bottom w:val="none" w:sz="0" w:space="0" w:color="auto"/>
            <w:right w:val="none" w:sz="0" w:space="0" w:color="auto"/>
          </w:divBdr>
        </w:div>
        <w:div w:id="1405254459">
          <w:marLeft w:val="480"/>
          <w:marRight w:val="0"/>
          <w:marTop w:val="0"/>
          <w:marBottom w:val="0"/>
          <w:divBdr>
            <w:top w:val="none" w:sz="0" w:space="0" w:color="auto"/>
            <w:left w:val="none" w:sz="0" w:space="0" w:color="auto"/>
            <w:bottom w:val="none" w:sz="0" w:space="0" w:color="auto"/>
            <w:right w:val="none" w:sz="0" w:space="0" w:color="auto"/>
          </w:divBdr>
        </w:div>
        <w:div w:id="1435126982">
          <w:marLeft w:val="480"/>
          <w:marRight w:val="0"/>
          <w:marTop w:val="0"/>
          <w:marBottom w:val="0"/>
          <w:divBdr>
            <w:top w:val="none" w:sz="0" w:space="0" w:color="auto"/>
            <w:left w:val="none" w:sz="0" w:space="0" w:color="auto"/>
            <w:bottom w:val="none" w:sz="0" w:space="0" w:color="auto"/>
            <w:right w:val="none" w:sz="0" w:space="0" w:color="auto"/>
          </w:divBdr>
        </w:div>
        <w:div w:id="1443456501">
          <w:marLeft w:val="480"/>
          <w:marRight w:val="0"/>
          <w:marTop w:val="0"/>
          <w:marBottom w:val="0"/>
          <w:divBdr>
            <w:top w:val="none" w:sz="0" w:space="0" w:color="auto"/>
            <w:left w:val="none" w:sz="0" w:space="0" w:color="auto"/>
            <w:bottom w:val="none" w:sz="0" w:space="0" w:color="auto"/>
            <w:right w:val="none" w:sz="0" w:space="0" w:color="auto"/>
          </w:divBdr>
        </w:div>
        <w:div w:id="1503623193">
          <w:marLeft w:val="480"/>
          <w:marRight w:val="0"/>
          <w:marTop w:val="0"/>
          <w:marBottom w:val="0"/>
          <w:divBdr>
            <w:top w:val="none" w:sz="0" w:space="0" w:color="auto"/>
            <w:left w:val="none" w:sz="0" w:space="0" w:color="auto"/>
            <w:bottom w:val="none" w:sz="0" w:space="0" w:color="auto"/>
            <w:right w:val="none" w:sz="0" w:space="0" w:color="auto"/>
          </w:divBdr>
        </w:div>
        <w:div w:id="1601647962">
          <w:marLeft w:val="480"/>
          <w:marRight w:val="0"/>
          <w:marTop w:val="0"/>
          <w:marBottom w:val="0"/>
          <w:divBdr>
            <w:top w:val="none" w:sz="0" w:space="0" w:color="auto"/>
            <w:left w:val="none" w:sz="0" w:space="0" w:color="auto"/>
            <w:bottom w:val="none" w:sz="0" w:space="0" w:color="auto"/>
            <w:right w:val="none" w:sz="0" w:space="0" w:color="auto"/>
          </w:divBdr>
        </w:div>
        <w:div w:id="1639451981">
          <w:marLeft w:val="480"/>
          <w:marRight w:val="0"/>
          <w:marTop w:val="0"/>
          <w:marBottom w:val="0"/>
          <w:divBdr>
            <w:top w:val="none" w:sz="0" w:space="0" w:color="auto"/>
            <w:left w:val="none" w:sz="0" w:space="0" w:color="auto"/>
            <w:bottom w:val="none" w:sz="0" w:space="0" w:color="auto"/>
            <w:right w:val="none" w:sz="0" w:space="0" w:color="auto"/>
          </w:divBdr>
        </w:div>
        <w:div w:id="1698698757">
          <w:marLeft w:val="480"/>
          <w:marRight w:val="0"/>
          <w:marTop w:val="0"/>
          <w:marBottom w:val="0"/>
          <w:divBdr>
            <w:top w:val="none" w:sz="0" w:space="0" w:color="auto"/>
            <w:left w:val="none" w:sz="0" w:space="0" w:color="auto"/>
            <w:bottom w:val="none" w:sz="0" w:space="0" w:color="auto"/>
            <w:right w:val="none" w:sz="0" w:space="0" w:color="auto"/>
          </w:divBdr>
        </w:div>
        <w:div w:id="1732774592">
          <w:marLeft w:val="480"/>
          <w:marRight w:val="0"/>
          <w:marTop w:val="0"/>
          <w:marBottom w:val="0"/>
          <w:divBdr>
            <w:top w:val="none" w:sz="0" w:space="0" w:color="auto"/>
            <w:left w:val="none" w:sz="0" w:space="0" w:color="auto"/>
            <w:bottom w:val="none" w:sz="0" w:space="0" w:color="auto"/>
            <w:right w:val="none" w:sz="0" w:space="0" w:color="auto"/>
          </w:divBdr>
        </w:div>
        <w:div w:id="1732848683">
          <w:marLeft w:val="480"/>
          <w:marRight w:val="0"/>
          <w:marTop w:val="0"/>
          <w:marBottom w:val="0"/>
          <w:divBdr>
            <w:top w:val="none" w:sz="0" w:space="0" w:color="auto"/>
            <w:left w:val="none" w:sz="0" w:space="0" w:color="auto"/>
            <w:bottom w:val="none" w:sz="0" w:space="0" w:color="auto"/>
            <w:right w:val="none" w:sz="0" w:space="0" w:color="auto"/>
          </w:divBdr>
        </w:div>
        <w:div w:id="1767654631">
          <w:marLeft w:val="480"/>
          <w:marRight w:val="0"/>
          <w:marTop w:val="0"/>
          <w:marBottom w:val="0"/>
          <w:divBdr>
            <w:top w:val="none" w:sz="0" w:space="0" w:color="auto"/>
            <w:left w:val="none" w:sz="0" w:space="0" w:color="auto"/>
            <w:bottom w:val="none" w:sz="0" w:space="0" w:color="auto"/>
            <w:right w:val="none" w:sz="0" w:space="0" w:color="auto"/>
          </w:divBdr>
        </w:div>
        <w:div w:id="1799225971">
          <w:marLeft w:val="480"/>
          <w:marRight w:val="0"/>
          <w:marTop w:val="0"/>
          <w:marBottom w:val="0"/>
          <w:divBdr>
            <w:top w:val="none" w:sz="0" w:space="0" w:color="auto"/>
            <w:left w:val="none" w:sz="0" w:space="0" w:color="auto"/>
            <w:bottom w:val="none" w:sz="0" w:space="0" w:color="auto"/>
            <w:right w:val="none" w:sz="0" w:space="0" w:color="auto"/>
          </w:divBdr>
        </w:div>
        <w:div w:id="1804927798">
          <w:marLeft w:val="480"/>
          <w:marRight w:val="0"/>
          <w:marTop w:val="0"/>
          <w:marBottom w:val="0"/>
          <w:divBdr>
            <w:top w:val="none" w:sz="0" w:space="0" w:color="auto"/>
            <w:left w:val="none" w:sz="0" w:space="0" w:color="auto"/>
            <w:bottom w:val="none" w:sz="0" w:space="0" w:color="auto"/>
            <w:right w:val="none" w:sz="0" w:space="0" w:color="auto"/>
          </w:divBdr>
        </w:div>
        <w:div w:id="1900506964">
          <w:marLeft w:val="480"/>
          <w:marRight w:val="0"/>
          <w:marTop w:val="0"/>
          <w:marBottom w:val="0"/>
          <w:divBdr>
            <w:top w:val="none" w:sz="0" w:space="0" w:color="auto"/>
            <w:left w:val="none" w:sz="0" w:space="0" w:color="auto"/>
            <w:bottom w:val="none" w:sz="0" w:space="0" w:color="auto"/>
            <w:right w:val="none" w:sz="0" w:space="0" w:color="auto"/>
          </w:divBdr>
        </w:div>
        <w:div w:id="1963462122">
          <w:marLeft w:val="480"/>
          <w:marRight w:val="0"/>
          <w:marTop w:val="0"/>
          <w:marBottom w:val="0"/>
          <w:divBdr>
            <w:top w:val="none" w:sz="0" w:space="0" w:color="auto"/>
            <w:left w:val="none" w:sz="0" w:space="0" w:color="auto"/>
            <w:bottom w:val="none" w:sz="0" w:space="0" w:color="auto"/>
            <w:right w:val="none" w:sz="0" w:space="0" w:color="auto"/>
          </w:divBdr>
        </w:div>
        <w:div w:id="2025815911">
          <w:marLeft w:val="480"/>
          <w:marRight w:val="0"/>
          <w:marTop w:val="0"/>
          <w:marBottom w:val="0"/>
          <w:divBdr>
            <w:top w:val="none" w:sz="0" w:space="0" w:color="auto"/>
            <w:left w:val="none" w:sz="0" w:space="0" w:color="auto"/>
            <w:bottom w:val="none" w:sz="0" w:space="0" w:color="auto"/>
            <w:right w:val="none" w:sz="0" w:space="0" w:color="auto"/>
          </w:divBdr>
        </w:div>
        <w:div w:id="2029747735">
          <w:marLeft w:val="480"/>
          <w:marRight w:val="0"/>
          <w:marTop w:val="0"/>
          <w:marBottom w:val="0"/>
          <w:divBdr>
            <w:top w:val="none" w:sz="0" w:space="0" w:color="auto"/>
            <w:left w:val="none" w:sz="0" w:space="0" w:color="auto"/>
            <w:bottom w:val="none" w:sz="0" w:space="0" w:color="auto"/>
            <w:right w:val="none" w:sz="0" w:space="0" w:color="auto"/>
          </w:divBdr>
        </w:div>
        <w:div w:id="2048798598">
          <w:marLeft w:val="480"/>
          <w:marRight w:val="0"/>
          <w:marTop w:val="0"/>
          <w:marBottom w:val="0"/>
          <w:divBdr>
            <w:top w:val="none" w:sz="0" w:space="0" w:color="auto"/>
            <w:left w:val="none" w:sz="0" w:space="0" w:color="auto"/>
            <w:bottom w:val="none" w:sz="0" w:space="0" w:color="auto"/>
            <w:right w:val="none" w:sz="0" w:space="0" w:color="auto"/>
          </w:divBdr>
        </w:div>
        <w:div w:id="2058819227">
          <w:marLeft w:val="480"/>
          <w:marRight w:val="0"/>
          <w:marTop w:val="0"/>
          <w:marBottom w:val="0"/>
          <w:divBdr>
            <w:top w:val="none" w:sz="0" w:space="0" w:color="auto"/>
            <w:left w:val="none" w:sz="0" w:space="0" w:color="auto"/>
            <w:bottom w:val="none" w:sz="0" w:space="0" w:color="auto"/>
            <w:right w:val="none" w:sz="0" w:space="0" w:color="auto"/>
          </w:divBdr>
        </w:div>
        <w:div w:id="2060742176">
          <w:marLeft w:val="480"/>
          <w:marRight w:val="0"/>
          <w:marTop w:val="0"/>
          <w:marBottom w:val="0"/>
          <w:divBdr>
            <w:top w:val="none" w:sz="0" w:space="0" w:color="auto"/>
            <w:left w:val="none" w:sz="0" w:space="0" w:color="auto"/>
            <w:bottom w:val="none" w:sz="0" w:space="0" w:color="auto"/>
            <w:right w:val="none" w:sz="0" w:space="0" w:color="auto"/>
          </w:divBdr>
        </w:div>
        <w:div w:id="2107310379">
          <w:marLeft w:val="480"/>
          <w:marRight w:val="0"/>
          <w:marTop w:val="0"/>
          <w:marBottom w:val="0"/>
          <w:divBdr>
            <w:top w:val="none" w:sz="0" w:space="0" w:color="auto"/>
            <w:left w:val="none" w:sz="0" w:space="0" w:color="auto"/>
            <w:bottom w:val="none" w:sz="0" w:space="0" w:color="auto"/>
            <w:right w:val="none" w:sz="0" w:space="0" w:color="auto"/>
          </w:divBdr>
        </w:div>
        <w:div w:id="2120760845">
          <w:marLeft w:val="480"/>
          <w:marRight w:val="0"/>
          <w:marTop w:val="0"/>
          <w:marBottom w:val="0"/>
          <w:divBdr>
            <w:top w:val="none" w:sz="0" w:space="0" w:color="auto"/>
            <w:left w:val="none" w:sz="0" w:space="0" w:color="auto"/>
            <w:bottom w:val="none" w:sz="0" w:space="0" w:color="auto"/>
            <w:right w:val="none" w:sz="0" w:space="0" w:color="auto"/>
          </w:divBdr>
        </w:div>
      </w:divsChild>
    </w:div>
    <w:div w:id="1872716965">
      <w:bodyDiv w:val="1"/>
      <w:marLeft w:val="0"/>
      <w:marRight w:val="0"/>
      <w:marTop w:val="0"/>
      <w:marBottom w:val="0"/>
      <w:divBdr>
        <w:top w:val="none" w:sz="0" w:space="0" w:color="auto"/>
        <w:left w:val="none" w:sz="0" w:space="0" w:color="auto"/>
        <w:bottom w:val="none" w:sz="0" w:space="0" w:color="auto"/>
        <w:right w:val="none" w:sz="0" w:space="0" w:color="auto"/>
      </w:divBdr>
      <w:divsChild>
        <w:div w:id="2140149151">
          <w:marLeft w:val="480"/>
          <w:marRight w:val="0"/>
          <w:marTop w:val="0"/>
          <w:marBottom w:val="0"/>
          <w:divBdr>
            <w:top w:val="none" w:sz="0" w:space="0" w:color="auto"/>
            <w:left w:val="none" w:sz="0" w:space="0" w:color="auto"/>
            <w:bottom w:val="none" w:sz="0" w:space="0" w:color="auto"/>
            <w:right w:val="none" w:sz="0" w:space="0" w:color="auto"/>
          </w:divBdr>
        </w:div>
        <w:div w:id="1886523122">
          <w:marLeft w:val="480"/>
          <w:marRight w:val="0"/>
          <w:marTop w:val="0"/>
          <w:marBottom w:val="0"/>
          <w:divBdr>
            <w:top w:val="none" w:sz="0" w:space="0" w:color="auto"/>
            <w:left w:val="none" w:sz="0" w:space="0" w:color="auto"/>
            <w:bottom w:val="none" w:sz="0" w:space="0" w:color="auto"/>
            <w:right w:val="none" w:sz="0" w:space="0" w:color="auto"/>
          </w:divBdr>
        </w:div>
        <w:div w:id="1810440010">
          <w:marLeft w:val="480"/>
          <w:marRight w:val="0"/>
          <w:marTop w:val="0"/>
          <w:marBottom w:val="0"/>
          <w:divBdr>
            <w:top w:val="none" w:sz="0" w:space="0" w:color="auto"/>
            <w:left w:val="none" w:sz="0" w:space="0" w:color="auto"/>
            <w:bottom w:val="none" w:sz="0" w:space="0" w:color="auto"/>
            <w:right w:val="none" w:sz="0" w:space="0" w:color="auto"/>
          </w:divBdr>
        </w:div>
        <w:div w:id="1854805464">
          <w:marLeft w:val="480"/>
          <w:marRight w:val="0"/>
          <w:marTop w:val="0"/>
          <w:marBottom w:val="0"/>
          <w:divBdr>
            <w:top w:val="none" w:sz="0" w:space="0" w:color="auto"/>
            <w:left w:val="none" w:sz="0" w:space="0" w:color="auto"/>
            <w:bottom w:val="none" w:sz="0" w:space="0" w:color="auto"/>
            <w:right w:val="none" w:sz="0" w:space="0" w:color="auto"/>
          </w:divBdr>
        </w:div>
        <w:div w:id="386682092">
          <w:marLeft w:val="480"/>
          <w:marRight w:val="0"/>
          <w:marTop w:val="0"/>
          <w:marBottom w:val="0"/>
          <w:divBdr>
            <w:top w:val="none" w:sz="0" w:space="0" w:color="auto"/>
            <w:left w:val="none" w:sz="0" w:space="0" w:color="auto"/>
            <w:bottom w:val="none" w:sz="0" w:space="0" w:color="auto"/>
            <w:right w:val="none" w:sz="0" w:space="0" w:color="auto"/>
          </w:divBdr>
        </w:div>
        <w:div w:id="702481268">
          <w:marLeft w:val="480"/>
          <w:marRight w:val="0"/>
          <w:marTop w:val="0"/>
          <w:marBottom w:val="0"/>
          <w:divBdr>
            <w:top w:val="none" w:sz="0" w:space="0" w:color="auto"/>
            <w:left w:val="none" w:sz="0" w:space="0" w:color="auto"/>
            <w:bottom w:val="none" w:sz="0" w:space="0" w:color="auto"/>
            <w:right w:val="none" w:sz="0" w:space="0" w:color="auto"/>
          </w:divBdr>
        </w:div>
        <w:div w:id="2063282400">
          <w:marLeft w:val="480"/>
          <w:marRight w:val="0"/>
          <w:marTop w:val="0"/>
          <w:marBottom w:val="0"/>
          <w:divBdr>
            <w:top w:val="none" w:sz="0" w:space="0" w:color="auto"/>
            <w:left w:val="none" w:sz="0" w:space="0" w:color="auto"/>
            <w:bottom w:val="none" w:sz="0" w:space="0" w:color="auto"/>
            <w:right w:val="none" w:sz="0" w:space="0" w:color="auto"/>
          </w:divBdr>
        </w:div>
        <w:div w:id="443572368">
          <w:marLeft w:val="480"/>
          <w:marRight w:val="0"/>
          <w:marTop w:val="0"/>
          <w:marBottom w:val="0"/>
          <w:divBdr>
            <w:top w:val="none" w:sz="0" w:space="0" w:color="auto"/>
            <w:left w:val="none" w:sz="0" w:space="0" w:color="auto"/>
            <w:bottom w:val="none" w:sz="0" w:space="0" w:color="auto"/>
            <w:right w:val="none" w:sz="0" w:space="0" w:color="auto"/>
          </w:divBdr>
        </w:div>
        <w:div w:id="680854882">
          <w:marLeft w:val="480"/>
          <w:marRight w:val="0"/>
          <w:marTop w:val="0"/>
          <w:marBottom w:val="0"/>
          <w:divBdr>
            <w:top w:val="none" w:sz="0" w:space="0" w:color="auto"/>
            <w:left w:val="none" w:sz="0" w:space="0" w:color="auto"/>
            <w:bottom w:val="none" w:sz="0" w:space="0" w:color="auto"/>
            <w:right w:val="none" w:sz="0" w:space="0" w:color="auto"/>
          </w:divBdr>
        </w:div>
        <w:div w:id="269630436">
          <w:marLeft w:val="480"/>
          <w:marRight w:val="0"/>
          <w:marTop w:val="0"/>
          <w:marBottom w:val="0"/>
          <w:divBdr>
            <w:top w:val="none" w:sz="0" w:space="0" w:color="auto"/>
            <w:left w:val="none" w:sz="0" w:space="0" w:color="auto"/>
            <w:bottom w:val="none" w:sz="0" w:space="0" w:color="auto"/>
            <w:right w:val="none" w:sz="0" w:space="0" w:color="auto"/>
          </w:divBdr>
        </w:div>
        <w:div w:id="1096748220">
          <w:marLeft w:val="480"/>
          <w:marRight w:val="0"/>
          <w:marTop w:val="0"/>
          <w:marBottom w:val="0"/>
          <w:divBdr>
            <w:top w:val="none" w:sz="0" w:space="0" w:color="auto"/>
            <w:left w:val="none" w:sz="0" w:space="0" w:color="auto"/>
            <w:bottom w:val="none" w:sz="0" w:space="0" w:color="auto"/>
            <w:right w:val="none" w:sz="0" w:space="0" w:color="auto"/>
          </w:divBdr>
        </w:div>
        <w:div w:id="620264911">
          <w:marLeft w:val="480"/>
          <w:marRight w:val="0"/>
          <w:marTop w:val="0"/>
          <w:marBottom w:val="0"/>
          <w:divBdr>
            <w:top w:val="none" w:sz="0" w:space="0" w:color="auto"/>
            <w:left w:val="none" w:sz="0" w:space="0" w:color="auto"/>
            <w:bottom w:val="none" w:sz="0" w:space="0" w:color="auto"/>
            <w:right w:val="none" w:sz="0" w:space="0" w:color="auto"/>
          </w:divBdr>
        </w:div>
        <w:div w:id="589702563">
          <w:marLeft w:val="480"/>
          <w:marRight w:val="0"/>
          <w:marTop w:val="0"/>
          <w:marBottom w:val="0"/>
          <w:divBdr>
            <w:top w:val="none" w:sz="0" w:space="0" w:color="auto"/>
            <w:left w:val="none" w:sz="0" w:space="0" w:color="auto"/>
            <w:bottom w:val="none" w:sz="0" w:space="0" w:color="auto"/>
            <w:right w:val="none" w:sz="0" w:space="0" w:color="auto"/>
          </w:divBdr>
        </w:div>
        <w:div w:id="1709065124">
          <w:marLeft w:val="480"/>
          <w:marRight w:val="0"/>
          <w:marTop w:val="0"/>
          <w:marBottom w:val="0"/>
          <w:divBdr>
            <w:top w:val="none" w:sz="0" w:space="0" w:color="auto"/>
            <w:left w:val="none" w:sz="0" w:space="0" w:color="auto"/>
            <w:bottom w:val="none" w:sz="0" w:space="0" w:color="auto"/>
            <w:right w:val="none" w:sz="0" w:space="0" w:color="auto"/>
          </w:divBdr>
        </w:div>
        <w:div w:id="408893543">
          <w:marLeft w:val="480"/>
          <w:marRight w:val="0"/>
          <w:marTop w:val="0"/>
          <w:marBottom w:val="0"/>
          <w:divBdr>
            <w:top w:val="none" w:sz="0" w:space="0" w:color="auto"/>
            <w:left w:val="none" w:sz="0" w:space="0" w:color="auto"/>
            <w:bottom w:val="none" w:sz="0" w:space="0" w:color="auto"/>
            <w:right w:val="none" w:sz="0" w:space="0" w:color="auto"/>
          </w:divBdr>
        </w:div>
        <w:div w:id="1700231730">
          <w:marLeft w:val="480"/>
          <w:marRight w:val="0"/>
          <w:marTop w:val="0"/>
          <w:marBottom w:val="0"/>
          <w:divBdr>
            <w:top w:val="none" w:sz="0" w:space="0" w:color="auto"/>
            <w:left w:val="none" w:sz="0" w:space="0" w:color="auto"/>
            <w:bottom w:val="none" w:sz="0" w:space="0" w:color="auto"/>
            <w:right w:val="none" w:sz="0" w:space="0" w:color="auto"/>
          </w:divBdr>
        </w:div>
        <w:div w:id="125784052">
          <w:marLeft w:val="480"/>
          <w:marRight w:val="0"/>
          <w:marTop w:val="0"/>
          <w:marBottom w:val="0"/>
          <w:divBdr>
            <w:top w:val="none" w:sz="0" w:space="0" w:color="auto"/>
            <w:left w:val="none" w:sz="0" w:space="0" w:color="auto"/>
            <w:bottom w:val="none" w:sz="0" w:space="0" w:color="auto"/>
            <w:right w:val="none" w:sz="0" w:space="0" w:color="auto"/>
          </w:divBdr>
        </w:div>
        <w:div w:id="1597130214">
          <w:marLeft w:val="480"/>
          <w:marRight w:val="0"/>
          <w:marTop w:val="0"/>
          <w:marBottom w:val="0"/>
          <w:divBdr>
            <w:top w:val="none" w:sz="0" w:space="0" w:color="auto"/>
            <w:left w:val="none" w:sz="0" w:space="0" w:color="auto"/>
            <w:bottom w:val="none" w:sz="0" w:space="0" w:color="auto"/>
            <w:right w:val="none" w:sz="0" w:space="0" w:color="auto"/>
          </w:divBdr>
        </w:div>
        <w:div w:id="410125814">
          <w:marLeft w:val="480"/>
          <w:marRight w:val="0"/>
          <w:marTop w:val="0"/>
          <w:marBottom w:val="0"/>
          <w:divBdr>
            <w:top w:val="none" w:sz="0" w:space="0" w:color="auto"/>
            <w:left w:val="none" w:sz="0" w:space="0" w:color="auto"/>
            <w:bottom w:val="none" w:sz="0" w:space="0" w:color="auto"/>
            <w:right w:val="none" w:sz="0" w:space="0" w:color="auto"/>
          </w:divBdr>
        </w:div>
        <w:div w:id="1121924712">
          <w:marLeft w:val="480"/>
          <w:marRight w:val="0"/>
          <w:marTop w:val="0"/>
          <w:marBottom w:val="0"/>
          <w:divBdr>
            <w:top w:val="none" w:sz="0" w:space="0" w:color="auto"/>
            <w:left w:val="none" w:sz="0" w:space="0" w:color="auto"/>
            <w:bottom w:val="none" w:sz="0" w:space="0" w:color="auto"/>
            <w:right w:val="none" w:sz="0" w:space="0" w:color="auto"/>
          </w:divBdr>
        </w:div>
        <w:div w:id="1361853260">
          <w:marLeft w:val="480"/>
          <w:marRight w:val="0"/>
          <w:marTop w:val="0"/>
          <w:marBottom w:val="0"/>
          <w:divBdr>
            <w:top w:val="none" w:sz="0" w:space="0" w:color="auto"/>
            <w:left w:val="none" w:sz="0" w:space="0" w:color="auto"/>
            <w:bottom w:val="none" w:sz="0" w:space="0" w:color="auto"/>
            <w:right w:val="none" w:sz="0" w:space="0" w:color="auto"/>
          </w:divBdr>
        </w:div>
        <w:div w:id="2090805645">
          <w:marLeft w:val="480"/>
          <w:marRight w:val="0"/>
          <w:marTop w:val="0"/>
          <w:marBottom w:val="0"/>
          <w:divBdr>
            <w:top w:val="none" w:sz="0" w:space="0" w:color="auto"/>
            <w:left w:val="none" w:sz="0" w:space="0" w:color="auto"/>
            <w:bottom w:val="none" w:sz="0" w:space="0" w:color="auto"/>
            <w:right w:val="none" w:sz="0" w:space="0" w:color="auto"/>
          </w:divBdr>
        </w:div>
        <w:div w:id="283464181">
          <w:marLeft w:val="480"/>
          <w:marRight w:val="0"/>
          <w:marTop w:val="0"/>
          <w:marBottom w:val="0"/>
          <w:divBdr>
            <w:top w:val="none" w:sz="0" w:space="0" w:color="auto"/>
            <w:left w:val="none" w:sz="0" w:space="0" w:color="auto"/>
            <w:bottom w:val="none" w:sz="0" w:space="0" w:color="auto"/>
            <w:right w:val="none" w:sz="0" w:space="0" w:color="auto"/>
          </w:divBdr>
        </w:div>
        <w:div w:id="1047754739">
          <w:marLeft w:val="480"/>
          <w:marRight w:val="0"/>
          <w:marTop w:val="0"/>
          <w:marBottom w:val="0"/>
          <w:divBdr>
            <w:top w:val="none" w:sz="0" w:space="0" w:color="auto"/>
            <w:left w:val="none" w:sz="0" w:space="0" w:color="auto"/>
            <w:bottom w:val="none" w:sz="0" w:space="0" w:color="auto"/>
            <w:right w:val="none" w:sz="0" w:space="0" w:color="auto"/>
          </w:divBdr>
        </w:div>
        <w:div w:id="1672485557">
          <w:marLeft w:val="480"/>
          <w:marRight w:val="0"/>
          <w:marTop w:val="0"/>
          <w:marBottom w:val="0"/>
          <w:divBdr>
            <w:top w:val="none" w:sz="0" w:space="0" w:color="auto"/>
            <w:left w:val="none" w:sz="0" w:space="0" w:color="auto"/>
            <w:bottom w:val="none" w:sz="0" w:space="0" w:color="auto"/>
            <w:right w:val="none" w:sz="0" w:space="0" w:color="auto"/>
          </w:divBdr>
        </w:div>
        <w:div w:id="636909719">
          <w:marLeft w:val="480"/>
          <w:marRight w:val="0"/>
          <w:marTop w:val="0"/>
          <w:marBottom w:val="0"/>
          <w:divBdr>
            <w:top w:val="none" w:sz="0" w:space="0" w:color="auto"/>
            <w:left w:val="none" w:sz="0" w:space="0" w:color="auto"/>
            <w:bottom w:val="none" w:sz="0" w:space="0" w:color="auto"/>
            <w:right w:val="none" w:sz="0" w:space="0" w:color="auto"/>
          </w:divBdr>
        </w:div>
        <w:div w:id="1889684872">
          <w:marLeft w:val="480"/>
          <w:marRight w:val="0"/>
          <w:marTop w:val="0"/>
          <w:marBottom w:val="0"/>
          <w:divBdr>
            <w:top w:val="none" w:sz="0" w:space="0" w:color="auto"/>
            <w:left w:val="none" w:sz="0" w:space="0" w:color="auto"/>
            <w:bottom w:val="none" w:sz="0" w:space="0" w:color="auto"/>
            <w:right w:val="none" w:sz="0" w:space="0" w:color="auto"/>
          </w:divBdr>
        </w:div>
        <w:div w:id="200290120">
          <w:marLeft w:val="480"/>
          <w:marRight w:val="0"/>
          <w:marTop w:val="0"/>
          <w:marBottom w:val="0"/>
          <w:divBdr>
            <w:top w:val="none" w:sz="0" w:space="0" w:color="auto"/>
            <w:left w:val="none" w:sz="0" w:space="0" w:color="auto"/>
            <w:bottom w:val="none" w:sz="0" w:space="0" w:color="auto"/>
            <w:right w:val="none" w:sz="0" w:space="0" w:color="auto"/>
          </w:divBdr>
        </w:div>
        <w:div w:id="2118478676">
          <w:marLeft w:val="480"/>
          <w:marRight w:val="0"/>
          <w:marTop w:val="0"/>
          <w:marBottom w:val="0"/>
          <w:divBdr>
            <w:top w:val="none" w:sz="0" w:space="0" w:color="auto"/>
            <w:left w:val="none" w:sz="0" w:space="0" w:color="auto"/>
            <w:bottom w:val="none" w:sz="0" w:space="0" w:color="auto"/>
            <w:right w:val="none" w:sz="0" w:space="0" w:color="auto"/>
          </w:divBdr>
        </w:div>
        <w:div w:id="480077546">
          <w:marLeft w:val="480"/>
          <w:marRight w:val="0"/>
          <w:marTop w:val="0"/>
          <w:marBottom w:val="0"/>
          <w:divBdr>
            <w:top w:val="none" w:sz="0" w:space="0" w:color="auto"/>
            <w:left w:val="none" w:sz="0" w:space="0" w:color="auto"/>
            <w:bottom w:val="none" w:sz="0" w:space="0" w:color="auto"/>
            <w:right w:val="none" w:sz="0" w:space="0" w:color="auto"/>
          </w:divBdr>
        </w:div>
        <w:div w:id="991104696">
          <w:marLeft w:val="480"/>
          <w:marRight w:val="0"/>
          <w:marTop w:val="0"/>
          <w:marBottom w:val="0"/>
          <w:divBdr>
            <w:top w:val="none" w:sz="0" w:space="0" w:color="auto"/>
            <w:left w:val="none" w:sz="0" w:space="0" w:color="auto"/>
            <w:bottom w:val="none" w:sz="0" w:space="0" w:color="auto"/>
            <w:right w:val="none" w:sz="0" w:space="0" w:color="auto"/>
          </w:divBdr>
        </w:div>
        <w:div w:id="823743363">
          <w:marLeft w:val="480"/>
          <w:marRight w:val="0"/>
          <w:marTop w:val="0"/>
          <w:marBottom w:val="0"/>
          <w:divBdr>
            <w:top w:val="none" w:sz="0" w:space="0" w:color="auto"/>
            <w:left w:val="none" w:sz="0" w:space="0" w:color="auto"/>
            <w:bottom w:val="none" w:sz="0" w:space="0" w:color="auto"/>
            <w:right w:val="none" w:sz="0" w:space="0" w:color="auto"/>
          </w:divBdr>
        </w:div>
        <w:div w:id="1980957166">
          <w:marLeft w:val="480"/>
          <w:marRight w:val="0"/>
          <w:marTop w:val="0"/>
          <w:marBottom w:val="0"/>
          <w:divBdr>
            <w:top w:val="none" w:sz="0" w:space="0" w:color="auto"/>
            <w:left w:val="none" w:sz="0" w:space="0" w:color="auto"/>
            <w:bottom w:val="none" w:sz="0" w:space="0" w:color="auto"/>
            <w:right w:val="none" w:sz="0" w:space="0" w:color="auto"/>
          </w:divBdr>
        </w:div>
        <w:div w:id="326370667">
          <w:marLeft w:val="480"/>
          <w:marRight w:val="0"/>
          <w:marTop w:val="0"/>
          <w:marBottom w:val="0"/>
          <w:divBdr>
            <w:top w:val="none" w:sz="0" w:space="0" w:color="auto"/>
            <w:left w:val="none" w:sz="0" w:space="0" w:color="auto"/>
            <w:bottom w:val="none" w:sz="0" w:space="0" w:color="auto"/>
            <w:right w:val="none" w:sz="0" w:space="0" w:color="auto"/>
          </w:divBdr>
        </w:div>
        <w:div w:id="1691223786">
          <w:marLeft w:val="480"/>
          <w:marRight w:val="0"/>
          <w:marTop w:val="0"/>
          <w:marBottom w:val="0"/>
          <w:divBdr>
            <w:top w:val="none" w:sz="0" w:space="0" w:color="auto"/>
            <w:left w:val="none" w:sz="0" w:space="0" w:color="auto"/>
            <w:bottom w:val="none" w:sz="0" w:space="0" w:color="auto"/>
            <w:right w:val="none" w:sz="0" w:space="0" w:color="auto"/>
          </w:divBdr>
        </w:div>
        <w:div w:id="1272081691">
          <w:marLeft w:val="480"/>
          <w:marRight w:val="0"/>
          <w:marTop w:val="0"/>
          <w:marBottom w:val="0"/>
          <w:divBdr>
            <w:top w:val="none" w:sz="0" w:space="0" w:color="auto"/>
            <w:left w:val="none" w:sz="0" w:space="0" w:color="auto"/>
            <w:bottom w:val="none" w:sz="0" w:space="0" w:color="auto"/>
            <w:right w:val="none" w:sz="0" w:space="0" w:color="auto"/>
          </w:divBdr>
        </w:div>
        <w:div w:id="1416631426">
          <w:marLeft w:val="480"/>
          <w:marRight w:val="0"/>
          <w:marTop w:val="0"/>
          <w:marBottom w:val="0"/>
          <w:divBdr>
            <w:top w:val="none" w:sz="0" w:space="0" w:color="auto"/>
            <w:left w:val="none" w:sz="0" w:space="0" w:color="auto"/>
            <w:bottom w:val="none" w:sz="0" w:space="0" w:color="auto"/>
            <w:right w:val="none" w:sz="0" w:space="0" w:color="auto"/>
          </w:divBdr>
        </w:div>
        <w:div w:id="1309241825">
          <w:marLeft w:val="480"/>
          <w:marRight w:val="0"/>
          <w:marTop w:val="0"/>
          <w:marBottom w:val="0"/>
          <w:divBdr>
            <w:top w:val="none" w:sz="0" w:space="0" w:color="auto"/>
            <w:left w:val="none" w:sz="0" w:space="0" w:color="auto"/>
            <w:bottom w:val="none" w:sz="0" w:space="0" w:color="auto"/>
            <w:right w:val="none" w:sz="0" w:space="0" w:color="auto"/>
          </w:divBdr>
        </w:div>
        <w:div w:id="1753354434">
          <w:marLeft w:val="480"/>
          <w:marRight w:val="0"/>
          <w:marTop w:val="0"/>
          <w:marBottom w:val="0"/>
          <w:divBdr>
            <w:top w:val="none" w:sz="0" w:space="0" w:color="auto"/>
            <w:left w:val="none" w:sz="0" w:space="0" w:color="auto"/>
            <w:bottom w:val="none" w:sz="0" w:space="0" w:color="auto"/>
            <w:right w:val="none" w:sz="0" w:space="0" w:color="auto"/>
          </w:divBdr>
        </w:div>
        <w:div w:id="1974165454">
          <w:marLeft w:val="480"/>
          <w:marRight w:val="0"/>
          <w:marTop w:val="0"/>
          <w:marBottom w:val="0"/>
          <w:divBdr>
            <w:top w:val="none" w:sz="0" w:space="0" w:color="auto"/>
            <w:left w:val="none" w:sz="0" w:space="0" w:color="auto"/>
            <w:bottom w:val="none" w:sz="0" w:space="0" w:color="auto"/>
            <w:right w:val="none" w:sz="0" w:space="0" w:color="auto"/>
          </w:divBdr>
        </w:div>
        <w:div w:id="164825181">
          <w:marLeft w:val="480"/>
          <w:marRight w:val="0"/>
          <w:marTop w:val="0"/>
          <w:marBottom w:val="0"/>
          <w:divBdr>
            <w:top w:val="none" w:sz="0" w:space="0" w:color="auto"/>
            <w:left w:val="none" w:sz="0" w:space="0" w:color="auto"/>
            <w:bottom w:val="none" w:sz="0" w:space="0" w:color="auto"/>
            <w:right w:val="none" w:sz="0" w:space="0" w:color="auto"/>
          </w:divBdr>
        </w:div>
        <w:div w:id="1882666958">
          <w:marLeft w:val="480"/>
          <w:marRight w:val="0"/>
          <w:marTop w:val="0"/>
          <w:marBottom w:val="0"/>
          <w:divBdr>
            <w:top w:val="none" w:sz="0" w:space="0" w:color="auto"/>
            <w:left w:val="none" w:sz="0" w:space="0" w:color="auto"/>
            <w:bottom w:val="none" w:sz="0" w:space="0" w:color="auto"/>
            <w:right w:val="none" w:sz="0" w:space="0" w:color="auto"/>
          </w:divBdr>
        </w:div>
        <w:div w:id="1736590660">
          <w:marLeft w:val="480"/>
          <w:marRight w:val="0"/>
          <w:marTop w:val="0"/>
          <w:marBottom w:val="0"/>
          <w:divBdr>
            <w:top w:val="none" w:sz="0" w:space="0" w:color="auto"/>
            <w:left w:val="none" w:sz="0" w:space="0" w:color="auto"/>
            <w:bottom w:val="none" w:sz="0" w:space="0" w:color="auto"/>
            <w:right w:val="none" w:sz="0" w:space="0" w:color="auto"/>
          </w:divBdr>
        </w:div>
        <w:div w:id="1290941574">
          <w:marLeft w:val="480"/>
          <w:marRight w:val="0"/>
          <w:marTop w:val="0"/>
          <w:marBottom w:val="0"/>
          <w:divBdr>
            <w:top w:val="none" w:sz="0" w:space="0" w:color="auto"/>
            <w:left w:val="none" w:sz="0" w:space="0" w:color="auto"/>
            <w:bottom w:val="none" w:sz="0" w:space="0" w:color="auto"/>
            <w:right w:val="none" w:sz="0" w:space="0" w:color="auto"/>
          </w:divBdr>
        </w:div>
        <w:div w:id="573197240">
          <w:marLeft w:val="480"/>
          <w:marRight w:val="0"/>
          <w:marTop w:val="0"/>
          <w:marBottom w:val="0"/>
          <w:divBdr>
            <w:top w:val="none" w:sz="0" w:space="0" w:color="auto"/>
            <w:left w:val="none" w:sz="0" w:space="0" w:color="auto"/>
            <w:bottom w:val="none" w:sz="0" w:space="0" w:color="auto"/>
            <w:right w:val="none" w:sz="0" w:space="0" w:color="auto"/>
          </w:divBdr>
        </w:div>
        <w:div w:id="31348247">
          <w:marLeft w:val="480"/>
          <w:marRight w:val="0"/>
          <w:marTop w:val="0"/>
          <w:marBottom w:val="0"/>
          <w:divBdr>
            <w:top w:val="none" w:sz="0" w:space="0" w:color="auto"/>
            <w:left w:val="none" w:sz="0" w:space="0" w:color="auto"/>
            <w:bottom w:val="none" w:sz="0" w:space="0" w:color="auto"/>
            <w:right w:val="none" w:sz="0" w:space="0" w:color="auto"/>
          </w:divBdr>
        </w:div>
        <w:div w:id="1491366918">
          <w:marLeft w:val="480"/>
          <w:marRight w:val="0"/>
          <w:marTop w:val="0"/>
          <w:marBottom w:val="0"/>
          <w:divBdr>
            <w:top w:val="none" w:sz="0" w:space="0" w:color="auto"/>
            <w:left w:val="none" w:sz="0" w:space="0" w:color="auto"/>
            <w:bottom w:val="none" w:sz="0" w:space="0" w:color="auto"/>
            <w:right w:val="none" w:sz="0" w:space="0" w:color="auto"/>
          </w:divBdr>
        </w:div>
        <w:div w:id="1030572472">
          <w:marLeft w:val="480"/>
          <w:marRight w:val="0"/>
          <w:marTop w:val="0"/>
          <w:marBottom w:val="0"/>
          <w:divBdr>
            <w:top w:val="none" w:sz="0" w:space="0" w:color="auto"/>
            <w:left w:val="none" w:sz="0" w:space="0" w:color="auto"/>
            <w:bottom w:val="none" w:sz="0" w:space="0" w:color="auto"/>
            <w:right w:val="none" w:sz="0" w:space="0" w:color="auto"/>
          </w:divBdr>
        </w:div>
        <w:div w:id="860361332">
          <w:marLeft w:val="480"/>
          <w:marRight w:val="0"/>
          <w:marTop w:val="0"/>
          <w:marBottom w:val="0"/>
          <w:divBdr>
            <w:top w:val="none" w:sz="0" w:space="0" w:color="auto"/>
            <w:left w:val="none" w:sz="0" w:space="0" w:color="auto"/>
            <w:bottom w:val="none" w:sz="0" w:space="0" w:color="auto"/>
            <w:right w:val="none" w:sz="0" w:space="0" w:color="auto"/>
          </w:divBdr>
        </w:div>
        <w:div w:id="213080378">
          <w:marLeft w:val="480"/>
          <w:marRight w:val="0"/>
          <w:marTop w:val="0"/>
          <w:marBottom w:val="0"/>
          <w:divBdr>
            <w:top w:val="none" w:sz="0" w:space="0" w:color="auto"/>
            <w:left w:val="none" w:sz="0" w:space="0" w:color="auto"/>
            <w:bottom w:val="none" w:sz="0" w:space="0" w:color="auto"/>
            <w:right w:val="none" w:sz="0" w:space="0" w:color="auto"/>
          </w:divBdr>
        </w:div>
        <w:div w:id="654069920">
          <w:marLeft w:val="480"/>
          <w:marRight w:val="0"/>
          <w:marTop w:val="0"/>
          <w:marBottom w:val="0"/>
          <w:divBdr>
            <w:top w:val="none" w:sz="0" w:space="0" w:color="auto"/>
            <w:left w:val="none" w:sz="0" w:space="0" w:color="auto"/>
            <w:bottom w:val="none" w:sz="0" w:space="0" w:color="auto"/>
            <w:right w:val="none" w:sz="0" w:space="0" w:color="auto"/>
          </w:divBdr>
        </w:div>
        <w:div w:id="558054562">
          <w:marLeft w:val="480"/>
          <w:marRight w:val="0"/>
          <w:marTop w:val="0"/>
          <w:marBottom w:val="0"/>
          <w:divBdr>
            <w:top w:val="none" w:sz="0" w:space="0" w:color="auto"/>
            <w:left w:val="none" w:sz="0" w:space="0" w:color="auto"/>
            <w:bottom w:val="none" w:sz="0" w:space="0" w:color="auto"/>
            <w:right w:val="none" w:sz="0" w:space="0" w:color="auto"/>
          </w:divBdr>
        </w:div>
        <w:div w:id="933896340">
          <w:marLeft w:val="480"/>
          <w:marRight w:val="0"/>
          <w:marTop w:val="0"/>
          <w:marBottom w:val="0"/>
          <w:divBdr>
            <w:top w:val="none" w:sz="0" w:space="0" w:color="auto"/>
            <w:left w:val="none" w:sz="0" w:space="0" w:color="auto"/>
            <w:bottom w:val="none" w:sz="0" w:space="0" w:color="auto"/>
            <w:right w:val="none" w:sz="0" w:space="0" w:color="auto"/>
          </w:divBdr>
        </w:div>
        <w:div w:id="1578981566">
          <w:marLeft w:val="480"/>
          <w:marRight w:val="0"/>
          <w:marTop w:val="0"/>
          <w:marBottom w:val="0"/>
          <w:divBdr>
            <w:top w:val="none" w:sz="0" w:space="0" w:color="auto"/>
            <w:left w:val="none" w:sz="0" w:space="0" w:color="auto"/>
            <w:bottom w:val="none" w:sz="0" w:space="0" w:color="auto"/>
            <w:right w:val="none" w:sz="0" w:space="0" w:color="auto"/>
          </w:divBdr>
        </w:div>
        <w:div w:id="121197765">
          <w:marLeft w:val="480"/>
          <w:marRight w:val="0"/>
          <w:marTop w:val="0"/>
          <w:marBottom w:val="0"/>
          <w:divBdr>
            <w:top w:val="none" w:sz="0" w:space="0" w:color="auto"/>
            <w:left w:val="none" w:sz="0" w:space="0" w:color="auto"/>
            <w:bottom w:val="none" w:sz="0" w:space="0" w:color="auto"/>
            <w:right w:val="none" w:sz="0" w:space="0" w:color="auto"/>
          </w:divBdr>
        </w:div>
        <w:div w:id="809829420">
          <w:marLeft w:val="480"/>
          <w:marRight w:val="0"/>
          <w:marTop w:val="0"/>
          <w:marBottom w:val="0"/>
          <w:divBdr>
            <w:top w:val="none" w:sz="0" w:space="0" w:color="auto"/>
            <w:left w:val="none" w:sz="0" w:space="0" w:color="auto"/>
            <w:bottom w:val="none" w:sz="0" w:space="0" w:color="auto"/>
            <w:right w:val="none" w:sz="0" w:space="0" w:color="auto"/>
          </w:divBdr>
        </w:div>
        <w:div w:id="533664178">
          <w:marLeft w:val="480"/>
          <w:marRight w:val="0"/>
          <w:marTop w:val="0"/>
          <w:marBottom w:val="0"/>
          <w:divBdr>
            <w:top w:val="none" w:sz="0" w:space="0" w:color="auto"/>
            <w:left w:val="none" w:sz="0" w:space="0" w:color="auto"/>
            <w:bottom w:val="none" w:sz="0" w:space="0" w:color="auto"/>
            <w:right w:val="none" w:sz="0" w:space="0" w:color="auto"/>
          </w:divBdr>
        </w:div>
        <w:div w:id="1790510430">
          <w:marLeft w:val="480"/>
          <w:marRight w:val="0"/>
          <w:marTop w:val="0"/>
          <w:marBottom w:val="0"/>
          <w:divBdr>
            <w:top w:val="none" w:sz="0" w:space="0" w:color="auto"/>
            <w:left w:val="none" w:sz="0" w:space="0" w:color="auto"/>
            <w:bottom w:val="none" w:sz="0" w:space="0" w:color="auto"/>
            <w:right w:val="none" w:sz="0" w:space="0" w:color="auto"/>
          </w:divBdr>
        </w:div>
        <w:div w:id="1839686239">
          <w:marLeft w:val="480"/>
          <w:marRight w:val="0"/>
          <w:marTop w:val="0"/>
          <w:marBottom w:val="0"/>
          <w:divBdr>
            <w:top w:val="none" w:sz="0" w:space="0" w:color="auto"/>
            <w:left w:val="none" w:sz="0" w:space="0" w:color="auto"/>
            <w:bottom w:val="none" w:sz="0" w:space="0" w:color="auto"/>
            <w:right w:val="none" w:sz="0" w:space="0" w:color="auto"/>
          </w:divBdr>
        </w:div>
        <w:div w:id="2026978538">
          <w:marLeft w:val="480"/>
          <w:marRight w:val="0"/>
          <w:marTop w:val="0"/>
          <w:marBottom w:val="0"/>
          <w:divBdr>
            <w:top w:val="none" w:sz="0" w:space="0" w:color="auto"/>
            <w:left w:val="none" w:sz="0" w:space="0" w:color="auto"/>
            <w:bottom w:val="none" w:sz="0" w:space="0" w:color="auto"/>
            <w:right w:val="none" w:sz="0" w:space="0" w:color="auto"/>
          </w:divBdr>
        </w:div>
        <w:div w:id="2125423851">
          <w:marLeft w:val="480"/>
          <w:marRight w:val="0"/>
          <w:marTop w:val="0"/>
          <w:marBottom w:val="0"/>
          <w:divBdr>
            <w:top w:val="none" w:sz="0" w:space="0" w:color="auto"/>
            <w:left w:val="none" w:sz="0" w:space="0" w:color="auto"/>
            <w:bottom w:val="none" w:sz="0" w:space="0" w:color="auto"/>
            <w:right w:val="none" w:sz="0" w:space="0" w:color="auto"/>
          </w:divBdr>
        </w:div>
        <w:div w:id="633215671">
          <w:marLeft w:val="480"/>
          <w:marRight w:val="0"/>
          <w:marTop w:val="0"/>
          <w:marBottom w:val="0"/>
          <w:divBdr>
            <w:top w:val="none" w:sz="0" w:space="0" w:color="auto"/>
            <w:left w:val="none" w:sz="0" w:space="0" w:color="auto"/>
            <w:bottom w:val="none" w:sz="0" w:space="0" w:color="auto"/>
            <w:right w:val="none" w:sz="0" w:space="0" w:color="auto"/>
          </w:divBdr>
        </w:div>
        <w:div w:id="1692955312">
          <w:marLeft w:val="480"/>
          <w:marRight w:val="0"/>
          <w:marTop w:val="0"/>
          <w:marBottom w:val="0"/>
          <w:divBdr>
            <w:top w:val="none" w:sz="0" w:space="0" w:color="auto"/>
            <w:left w:val="none" w:sz="0" w:space="0" w:color="auto"/>
            <w:bottom w:val="none" w:sz="0" w:space="0" w:color="auto"/>
            <w:right w:val="none" w:sz="0" w:space="0" w:color="auto"/>
          </w:divBdr>
        </w:div>
        <w:div w:id="1866552874">
          <w:marLeft w:val="480"/>
          <w:marRight w:val="0"/>
          <w:marTop w:val="0"/>
          <w:marBottom w:val="0"/>
          <w:divBdr>
            <w:top w:val="none" w:sz="0" w:space="0" w:color="auto"/>
            <w:left w:val="none" w:sz="0" w:space="0" w:color="auto"/>
            <w:bottom w:val="none" w:sz="0" w:space="0" w:color="auto"/>
            <w:right w:val="none" w:sz="0" w:space="0" w:color="auto"/>
          </w:divBdr>
        </w:div>
        <w:div w:id="471021840">
          <w:marLeft w:val="480"/>
          <w:marRight w:val="0"/>
          <w:marTop w:val="0"/>
          <w:marBottom w:val="0"/>
          <w:divBdr>
            <w:top w:val="none" w:sz="0" w:space="0" w:color="auto"/>
            <w:left w:val="none" w:sz="0" w:space="0" w:color="auto"/>
            <w:bottom w:val="none" w:sz="0" w:space="0" w:color="auto"/>
            <w:right w:val="none" w:sz="0" w:space="0" w:color="auto"/>
          </w:divBdr>
        </w:div>
        <w:div w:id="827284306">
          <w:marLeft w:val="480"/>
          <w:marRight w:val="0"/>
          <w:marTop w:val="0"/>
          <w:marBottom w:val="0"/>
          <w:divBdr>
            <w:top w:val="none" w:sz="0" w:space="0" w:color="auto"/>
            <w:left w:val="none" w:sz="0" w:space="0" w:color="auto"/>
            <w:bottom w:val="none" w:sz="0" w:space="0" w:color="auto"/>
            <w:right w:val="none" w:sz="0" w:space="0" w:color="auto"/>
          </w:divBdr>
        </w:div>
        <w:div w:id="174350696">
          <w:marLeft w:val="480"/>
          <w:marRight w:val="0"/>
          <w:marTop w:val="0"/>
          <w:marBottom w:val="0"/>
          <w:divBdr>
            <w:top w:val="none" w:sz="0" w:space="0" w:color="auto"/>
            <w:left w:val="none" w:sz="0" w:space="0" w:color="auto"/>
            <w:bottom w:val="none" w:sz="0" w:space="0" w:color="auto"/>
            <w:right w:val="none" w:sz="0" w:space="0" w:color="auto"/>
          </w:divBdr>
        </w:div>
        <w:div w:id="1933391112">
          <w:marLeft w:val="480"/>
          <w:marRight w:val="0"/>
          <w:marTop w:val="0"/>
          <w:marBottom w:val="0"/>
          <w:divBdr>
            <w:top w:val="none" w:sz="0" w:space="0" w:color="auto"/>
            <w:left w:val="none" w:sz="0" w:space="0" w:color="auto"/>
            <w:bottom w:val="none" w:sz="0" w:space="0" w:color="auto"/>
            <w:right w:val="none" w:sz="0" w:space="0" w:color="auto"/>
          </w:divBdr>
        </w:div>
        <w:div w:id="237328653">
          <w:marLeft w:val="480"/>
          <w:marRight w:val="0"/>
          <w:marTop w:val="0"/>
          <w:marBottom w:val="0"/>
          <w:divBdr>
            <w:top w:val="none" w:sz="0" w:space="0" w:color="auto"/>
            <w:left w:val="none" w:sz="0" w:space="0" w:color="auto"/>
            <w:bottom w:val="none" w:sz="0" w:space="0" w:color="auto"/>
            <w:right w:val="none" w:sz="0" w:space="0" w:color="auto"/>
          </w:divBdr>
        </w:div>
      </w:divsChild>
    </w:div>
    <w:div w:id="1875262519">
      <w:bodyDiv w:val="1"/>
      <w:marLeft w:val="0"/>
      <w:marRight w:val="0"/>
      <w:marTop w:val="0"/>
      <w:marBottom w:val="0"/>
      <w:divBdr>
        <w:top w:val="none" w:sz="0" w:space="0" w:color="auto"/>
        <w:left w:val="none" w:sz="0" w:space="0" w:color="auto"/>
        <w:bottom w:val="none" w:sz="0" w:space="0" w:color="auto"/>
        <w:right w:val="none" w:sz="0" w:space="0" w:color="auto"/>
      </w:divBdr>
      <w:divsChild>
        <w:div w:id="118498142">
          <w:marLeft w:val="480"/>
          <w:marRight w:val="0"/>
          <w:marTop w:val="0"/>
          <w:marBottom w:val="0"/>
          <w:divBdr>
            <w:top w:val="none" w:sz="0" w:space="0" w:color="auto"/>
            <w:left w:val="none" w:sz="0" w:space="0" w:color="auto"/>
            <w:bottom w:val="none" w:sz="0" w:space="0" w:color="auto"/>
            <w:right w:val="none" w:sz="0" w:space="0" w:color="auto"/>
          </w:divBdr>
        </w:div>
        <w:div w:id="119810486">
          <w:marLeft w:val="480"/>
          <w:marRight w:val="0"/>
          <w:marTop w:val="0"/>
          <w:marBottom w:val="0"/>
          <w:divBdr>
            <w:top w:val="none" w:sz="0" w:space="0" w:color="auto"/>
            <w:left w:val="none" w:sz="0" w:space="0" w:color="auto"/>
            <w:bottom w:val="none" w:sz="0" w:space="0" w:color="auto"/>
            <w:right w:val="none" w:sz="0" w:space="0" w:color="auto"/>
          </w:divBdr>
        </w:div>
        <w:div w:id="243993157">
          <w:marLeft w:val="480"/>
          <w:marRight w:val="0"/>
          <w:marTop w:val="0"/>
          <w:marBottom w:val="0"/>
          <w:divBdr>
            <w:top w:val="none" w:sz="0" w:space="0" w:color="auto"/>
            <w:left w:val="none" w:sz="0" w:space="0" w:color="auto"/>
            <w:bottom w:val="none" w:sz="0" w:space="0" w:color="auto"/>
            <w:right w:val="none" w:sz="0" w:space="0" w:color="auto"/>
          </w:divBdr>
        </w:div>
        <w:div w:id="253318623">
          <w:marLeft w:val="480"/>
          <w:marRight w:val="0"/>
          <w:marTop w:val="0"/>
          <w:marBottom w:val="0"/>
          <w:divBdr>
            <w:top w:val="none" w:sz="0" w:space="0" w:color="auto"/>
            <w:left w:val="none" w:sz="0" w:space="0" w:color="auto"/>
            <w:bottom w:val="none" w:sz="0" w:space="0" w:color="auto"/>
            <w:right w:val="none" w:sz="0" w:space="0" w:color="auto"/>
          </w:divBdr>
        </w:div>
        <w:div w:id="270598355">
          <w:marLeft w:val="480"/>
          <w:marRight w:val="0"/>
          <w:marTop w:val="0"/>
          <w:marBottom w:val="0"/>
          <w:divBdr>
            <w:top w:val="none" w:sz="0" w:space="0" w:color="auto"/>
            <w:left w:val="none" w:sz="0" w:space="0" w:color="auto"/>
            <w:bottom w:val="none" w:sz="0" w:space="0" w:color="auto"/>
            <w:right w:val="none" w:sz="0" w:space="0" w:color="auto"/>
          </w:divBdr>
        </w:div>
        <w:div w:id="316105753">
          <w:marLeft w:val="480"/>
          <w:marRight w:val="0"/>
          <w:marTop w:val="0"/>
          <w:marBottom w:val="0"/>
          <w:divBdr>
            <w:top w:val="none" w:sz="0" w:space="0" w:color="auto"/>
            <w:left w:val="none" w:sz="0" w:space="0" w:color="auto"/>
            <w:bottom w:val="none" w:sz="0" w:space="0" w:color="auto"/>
            <w:right w:val="none" w:sz="0" w:space="0" w:color="auto"/>
          </w:divBdr>
        </w:div>
        <w:div w:id="340282964">
          <w:marLeft w:val="480"/>
          <w:marRight w:val="0"/>
          <w:marTop w:val="0"/>
          <w:marBottom w:val="0"/>
          <w:divBdr>
            <w:top w:val="none" w:sz="0" w:space="0" w:color="auto"/>
            <w:left w:val="none" w:sz="0" w:space="0" w:color="auto"/>
            <w:bottom w:val="none" w:sz="0" w:space="0" w:color="auto"/>
            <w:right w:val="none" w:sz="0" w:space="0" w:color="auto"/>
          </w:divBdr>
        </w:div>
        <w:div w:id="348341108">
          <w:marLeft w:val="480"/>
          <w:marRight w:val="0"/>
          <w:marTop w:val="0"/>
          <w:marBottom w:val="0"/>
          <w:divBdr>
            <w:top w:val="none" w:sz="0" w:space="0" w:color="auto"/>
            <w:left w:val="none" w:sz="0" w:space="0" w:color="auto"/>
            <w:bottom w:val="none" w:sz="0" w:space="0" w:color="auto"/>
            <w:right w:val="none" w:sz="0" w:space="0" w:color="auto"/>
          </w:divBdr>
        </w:div>
        <w:div w:id="382994548">
          <w:marLeft w:val="480"/>
          <w:marRight w:val="0"/>
          <w:marTop w:val="0"/>
          <w:marBottom w:val="0"/>
          <w:divBdr>
            <w:top w:val="none" w:sz="0" w:space="0" w:color="auto"/>
            <w:left w:val="none" w:sz="0" w:space="0" w:color="auto"/>
            <w:bottom w:val="none" w:sz="0" w:space="0" w:color="auto"/>
            <w:right w:val="none" w:sz="0" w:space="0" w:color="auto"/>
          </w:divBdr>
        </w:div>
        <w:div w:id="460419883">
          <w:marLeft w:val="480"/>
          <w:marRight w:val="0"/>
          <w:marTop w:val="0"/>
          <w:marBottom w:val="0"/>
          <w:divBdr>
            <w:top w:val="none" w:sz="0" w:space="0" w:color="auto"/>
            <w:left w:val="none" w:sz="0" w:space="0" w:color="auto"/>
            <w:bottom w:val="none" w:sz="0" w:space="0" w:color="auto"/>
            <w:right w:val="none" w:sz="0" w:space="0" w:color="auto"/>
          </w:divBdr>
        </w:div>
        <w:div w:id="469786189">
          <w:marLeft w:val="480"/>
          <w:marRight w:val="0"/>
          <w:marTop w:val="0"/>
          <w:marBottom w:val="0"/>
          <w:divBdr>
            <w:top w:val="none" w:sz="0" w:space="0" w:color="auto"/>
            <w:left w:val="none" w:sz="0" w:space="0" w:color="auto"/>
            <w:bottom w:val="none" w:sz="0" w:space="0" w:color="auto"/>
            <w:right w:val="none" w:sz="0" w:space="0" w:color="auto"/>
          </w:divBdr>
        </w:div>
        <w:div w:id="483548024">
          <w:marLeft w:val="480"/>
          <w:marRight w:val="0"/>
          <w:marTop w:val="0"/>
          <w:marBottom w:val="0"/>
          <w:divBdr>
            <w:top w:val="none" w:sz="0" w:space="0" w:color="auto"/>
            <w:left w:val="none" w:sz="0" w:space="0" w:color="auto"/>
            <w:bottom w:val="none" w:sz="0" w:space="0" w:color="auto"/>
            <w:right w:val="none" w:sz="0" w:space="0" w:color="auto"/>
          </w:divBdr>
        </w:div>
        <w:div w:id="532381517">
          <w:marLeft w:val="480"/>
          <w:marRight w:val="0"/>
          <w:marTop w:val="0"/>
          <w:marBottom w:val="0"/>
          <w:divBdr>
            <w:top w:val="none" w:sz="0" w:space="0" w:color="auto"/>
            <w:left w:val="none" w:sz="0" w:space="0" w:color="auto"/>
            <w:bottom w:val="none" w:sz="0" w:space="0" w:color="auto"/>
            <w:right w:val="none" w:sz="0" w:space="0" w:color="auto"/>
          </w:divBdr>
        </w:div>
        <w:div w:id="583035094">
          <w:marLeft w:val="480"/>
          <w:marRight w:val="0"/>
          <w:marTop w:val="0"/>
          <w:marBottom w:val="0"/>
          <w:divBdr>
            <w:top w:val="none" w:sz="0" w:space="0" w:color="auto"/>
            <w:left w:val="none" w:sz="0" w:space="0" w:color="auto"/>
            <w:bottom w:val="none" w:sz="0" w:space="0" w:color="auto"/>
            <w:right w:val="none" w:sz="0" w:space="0" w:color="auto"/>
          </w:divBdr>
        </w:div>
        <w:div w:id="634991485">
          <w:marLeft w:val="480"/>
          <w:marRight w:val="0"/>
          <w:marTop w:val="0"/>
          <w:marBottom w:val="0"/>
          <w:divBdr>
            <w:top w:val="none" w:sz="0" w:space="0" w:color="auto"/>
            <w:left w:val="none" w:sz="0" w:space="0" w:color="auto"/>
            <w:bottom w:val="none" w:sz="0" w:space="0" w:color="auto"/>
            <w:right w:val="none" w:sz="0" w:space="0" w:color="auto"/>
          </w:divBdr>
        </w:div>
        <w:div w:id="658460401">
          <w:marLeft w:val="480"/>
          <w:marRight w:val="0"/>
          <w:marTop w:val="0"/>
          <w:marBottom w:val="0"/>
          <w:divBdr>
            <w:top w:val="none" w:sz="0" w:space="0" w:color="auto"/>
            <w:left w:val="none" w:sz="0" w:space="0" w:color="auto"/>
            <w:bottom w:val="none" w:sz="0" w:space="0" w:color="auto"/>
            <w:right w:val="none" w:sz="0" w:space="0" w:color="auto"/>
          </w:divBdr>
        </w:div>
        <w:div w:id="760492178">
          <w:marLeft w:val="480"/>
          <w:marRight w:val="0"/>
          <w:marTop w:val="0"/>
          <w:marBottom w:val="0"/>
          <w:divBdr>
            <w:top w:val="none" w:sz="0" w:space="0" w:color="auto"/>
            <w:left w:val="none" w:sz="0" w:space="0" w:color="auto"/>
            <w:bottom w:val="none" w:sz="0" w:space="0" w:color="auto"/>
            <w:right w:val="none" w:sz="0" w:space="0" w:color="auto"/>
          </w:divBdr>
        </w:div>
        <w:div w:id="811680782">
          <w:marLeft w:val="480"/>
          <w:marRight w:val="0"/>
          <w:marTop w:val="0"/>
          <w:marBottom w:val="0"/>
          <w:divBdr>
            <w:top w:val="none" w:sz="0" w:space="0" w:color="auto"/>
            <w:left w:val="none" w:sz="0" w:space="0" w:color="auto"/>
            <w:bottom w:val="none" w:sz="0" w:space="0" w:color="auto"/>
            <w:right w:val="none" w:sz="0" w:space="0" w:color="auto"/>
          </w:divBdr>
        </w:div>
        <w:div w:id="853229882">
          <w:marLeft w:val="480"/>
          <w:marRight w:val="0"/>
          <w:marTop w:val="0"/>
          <w:marBottom w:val="0"/>
          <w:divBdr>
            <w:top w:val="none" w:sz="0" w:space="0" w:color="auto"/>
            <w:left w:val="none" w:sz="0" w:space="0" w:color="auto"/>
            <w:bottom w:val="none" w:sz="0" w:space="0" w:color="auto"/>
            <w:right w:val="none" w:sz="0" w:space="0" w:color="auto"/>
          </w:divBdr>
        </w:div>
        <w:div w:id="865018518">
          <w:marLeft w:val="480"/>
          <w:marRight w:val="0"/>
          <w:marTop w:val="0"/>
          <w:marBottom w:val="0"/>
          <w:divBdr>
            <w:top w:val="none" w:sz="0" w:space="0" w:color="auto"/>
            <w:left w:val="none" w:sz="0" w:space="0" w:color="auto"/>
            <w:bottom w:val="none" w:sz="0" w:space="0" w:color="auto"/>
            <w:right w:val="none" w:sz="0" w:space="0" w:color="auto"/>
          </w:divBdr>
        </w:div>
        <w:div w:id="868417573">
          <w:marLeft w:val="480"/>
          <w:marRight w:val="0"/>
          <w:marTop w:val="0"/>
          <w:marBottom w:val="0"/>
          <w:divBdr>
            <w:top w:val="none" w:sz="0" w:space="0" w:color="auto"/>
            <w:left w:val="none" w:sz="0" w:space="0" w:color="auto"/>
            <w:bottom w:val="none" w:sz="0" w:space="0" w:color="auto"/>
            <w:right w:val="none" w:sz="0" w:space="0" w:color="auto"/>
          </w:divBdr>
        </w:div>
        <w:div w:id="915939930">
          <w:marLeft w:val="480"/>
          <w:marRight w:val="0"/>
          <w:marTop w:val="0"/>
          <w:marBottom w:val="0"/>
          <w:divBdr>
            <w:top w:val="none" w:sz="0" w:space="0" w:color="auto"/>
            <w:left w:val="none" w:sz="0" w:space="0" w:color="auto"/>
            <w:bottom w:val="none" w:sz="0" w:space="0" w:color="auto"/>
            <w:right w:val="none" w:sz="0" w:space="0" w:color="auto"/>
          </w:divBdr>
        </w:div>
        <w:div w:id="927546034">
          <w:marLeft w:val="480"/>
          <w:marRight w:val="0"/>
          <w:marTop w:val="0"/>
          <w:marBottom w:val="0"/>
          <w:divBdr>
            <w:top w:val="none" w:sz="0" w:space="0" w:color="auto"/>
            <w:left w:val="none" w:sz="0" w:space="0" w:color="auto"/>
            <w:bottom w:val="none" w:sz="0" w:space="0" w:color="auto"/>
            <w:right w:val="none" w:sz="0" w:space="0" w:color="auto"/>
          </w:divBdr>
        </w:div>
        <w:div w:id="965280564">
          <w:marLeft w:val="480"/>
          <w:marRight w:val="0"/>
          <w:marTop w:val="0"/>
          <w:marBottom w:val="0"/>
          <w:divBdr>
            <w:top w:val="none" w:sz="0" w:space="0" w:color="auto"/>
            <w:left w:val="none" w:sz="0" w:space="0" w:color="auto"/>
            <w:bottom w:val="none" w:sz="0" w:space="0" w:color="auto"/>
            <w:right w:val="none" w:sz="0" w:space="0" w:color="auto"/>
          </w:divBdr>
        </w:div>
        <w:div w:id="993877609">
          <w:marLeft w:val="480"/>
          <w:marRight w:val="0"/>
          <w:marTop w:val="0"/>
          <w:marBottom w:val="0"/>
          <w:divBdr>
            <w:top w:val="none" w:sz="0" w:space="0" w:color="auto"/>
            <w:left w:val="none" w:sz="0" w:space="0" w:color="auto"/>
            <w:bottom w:val="none" w:sz="0" w:space="0" w:color="auto"/>
            <w:right w:val="none" w:sz="0" w:space="0" w:color="auto"/>
          </w:divBdr>
        </w:div>
        <w:div w:id="996766255">
          <w:marLeft w:val="480"/>
          <w:marRight w:val="0"/>
          <w:marTop w:val="0"/>
          <w:marBottom w:val="0"/>
          <w:divBdr>
            <w:top w:val="none" w:sz="0" w:space="0" w:color="auto"/>
            <w:left w:val="none" w:sz="0" w:space="0" w:color="auto"/>
            <w:bottom w:val="none" w:sz="0" w:space="0" w:color="auto"/>
            <w:right w:val="none" w:sz="0" w:space="0" w:color="auto"/>
          </w:divBdr>
        </w:div>
        <w:div w:id="1039089883">
          <w:marLeft w:val="480"/>
          <w:marRight w:val="0"/>
          <w:marTop w:val="0"/>
          <w:marBottom w:val="0"/>
          <w:divBdr>
            <w:top w:val="none" w:sz="0" w:space="0" w:color="auto"/>
            <w:left w:val="none" w:sz="0" w:space="0" w:color="auto"/>
            <w:bottom w:val="none" w:sz="0" w:space="0" w:color="auto"/>
            <w:right w:val="none" w:sz="0" w:space="0" w:color="auto"/>
          </w:divBdr>
        </w:div>
        <w:div w:id="1102797151">
          <w:marLeft w:val="480"/>
          <w:marRight w:val="0"/>
          <w:marTop w:val="0"/>
          <w:marBottom w:val="0"/>
          <w:divBdr>
            <w:top w:val="none" w:sz="0" w:space="0" w:color="auto"/>
            <w:left w:val="none" w:sz="0" w:space="0" w:color="auto"/>
            <w:bottom w:val="none" w:sz="0" w:space="0" w:color="auto"/>
            <w:right w:val="none" w:sz="0" w:space="0" w:color="auto"/>
          </w:divBdr>
        </w:div>
        <w:div w:id="1132675194">
          <w:marLeft w:val="480"/>
          <w:marRight w:val="0"/>
          <w:marTop w:val="0"/>
          <w:marBottom w:val="0"/>
          <w:divBdr>
            <w:top w:val="none" w:sz="0" w:space="0" w:color="auto"/>
            <w:left w:val="none" w:sz="0" w:space="0" w:color="auto"/>
            <w:bottom w:val="none" w:sz="0" w:space="0" w:color="auto"/>
            <w:right w:val="none" w:sz="0" w:space="0" w:color="auto"/>
          </w:divBdr>
        </w:div>
        <w:div w:id="1144808998">
          <w:marLeft w:val="480"/>
          <w:marRight w:val="0"/>
          <w:marTop w:val="0"/>
          <w:marBottom w:val="0"/>
          <w:divBdr>
            <w:top w:val="none" w:sz="0" w:space="0" w:color="auto"/>
            <w:left w:val="none" w:sz="0" w:space="0" w:color="auto"/>
            <w:bottom w:val="none" w:sz="0" w:space="0" w:color="auto"/>
            <w:right w:val="none" w:sz="0" w:space="0" w:color="auto"/>
          </w:divBdr>
        </w:div>
        <w:div w:id="1152328029">
          <w:marLeft w:val="480"/>
          <w:marRight w:val="0"/>
          <w:marTop w:val="0"/>
          <w:marBottom w:val="0"/>
          <w:divBdr>
            <w:top w:val="none" w:sz="0" w:space="0" w:color="auto"/>
            <w:left w:val="none" w:sz="0" w:space="0" w:color="auto"/>
            <w:bottom w:val="none" w:sz="0" w:space="0" w:color="auto"/>
            <w:right w:val="none" w:sz="0" w:space="0" w:color="auto"/>
          </w:divBdr>
        </w:div>
        <w:div w:id="1181898705">
          <w:marLeft w:val="480"/>
          <w:marRight w:val="0"/>
          <w:marTop w:val="0"/>
          <w:marBottom w:val="0"/>
          <w:divBdr>
            <w:top w:val="none" w:sz="0" w:space="0" w:color="auto"/>
            <w:left w:val="none" w:sz="0" w:space="0" w:color="auto"/>
            <w:bottom w:val="none" w:sz="0" w:space="0" w:color="auto"/>
            <w:right w:val="none" w:sz="0" w:space="0" w:color="auto"/>
          </w:divBdr>
        </w:div>
        <w:div w:id="1214732945">
          <w:marLeft w:val="480"/>
          <w:marRight w:val="0"/>
          <w:marTop w:val="0"/>
          <w:marBottom w:val="0"/>
          <w:divBdr>
            <w:top w:val="none" w:sz="0" w:space="0" w:color="auto"/>
            <w:left w:val="none" w:sz="0" w:space="0" w:color="auto"/>
            <w:bottom w:val="none" w:sz="0" w:space="0" w:color="auto"/>
            <w:right w:val="none" w:sz="0" w:space="0" w:color="auto"/>
          </w:divBdr>
        </w:div>
        <w:div w:id="1231111341">
          <w:marLeft w:val="480"/>
          <w:marRight w:val="0"/>
          <w:marTop w:val="0"/>
          <w:marBottom w:val="0"/>
          <w:divBdr>
            <w:top w:val="none" w:sz="0" w:space="0" w:color="auto"/>
            <w:left w:val="none" w:sz="0" w:space="0" w:color="auto"/>
            <w:bottom w:val="none" w:sz="0" w:space="0" w:color="auto"/>
            <w:right w:val="none" w:sz="0" w:space="0" w:color="auto"/>
          </w:divBdr>
        </w:div>
        <w:div w:id="1304844635">
          <w:marLeft w:val="480"/>
          <w:marRight w:val="0"/>
          <w:marTop w:val="0"/>
          <w:marBottom w:val="0"/>
          <w:divBdr>
            <w:top w:val="none" w:sz="0" w:space="0" w:color="auto"/>
            <w:left w:val="none" w:sz="0" w:space="0" w:color="auto"/>
            <w:bottom w:val="none" w:sz="0" w:space="0" w:color="auto"/>
            <w:right w:val="none" w:sz="0" w:space="0" w:color="auto"/>
          </w:divBdr>
        </w:div>
        <w:div w:id="1345286989">
          <w:marLeft w:val="480"/>
          <w:marRight w:val="0"/>
          <w:marTop w:val="0"/>
          <w:marBottom w:val="0"/>
          <w:divBdr>
            <w:top w:val="none" w:sz="0" w:space="0" w:color="auto"/>
            <w:left w:val="none" w:sz="0" w:space="0" w:color="auto"/>
            <w:bottom w:val="none" w:sz="0" w:space="0" w:color="auto"/>
            <w:right w:val="none" w:sz="0" w:space="0" w:color="auto"/>
          </w:divBdr>
        </w:div>
        <w:div w:id="1360087774">
          <w:marLeft w:val="480"/>
          <w:marRight w:val="0"/>
          <w:marTop w:val="0"/>
          <w:marBottom w:val="0"/>
          <w:divBdr>
            <w:top w:val="none" w:sz="0" w:space="0" w:color="auto"/>
            <w:left w:val="none" w:sz="0" w:space="0" w:color="auto"/>
            <w:bottom w:val="none" w:sz="0" w:space="0" w:color="auto"/>
            <w:right w:val="none" w:sz="0" w:space="0" w:color="auto"/>
          </w:divBdr>
        </w:div>
        <w:div w:id="1361710369">
          <w:marLeft w:val="480"/>
          <w:marRight w:val="0"/>
          <w:marTop w:val="0"/>
          <w:marBottom w:val="0"/>
          <w:divBdr>
            <w:top w:val="none" w:sz="0" w:space="0" w:color="auto"/>
            <w:left w:val="none" w:sz="0" w:space="0" w:color="auto"/>
            <w:bottom w:val="none" w:sz="0" w:space="0" w:color="auto"/>
            <w:right w:val="none" w:sz="0" w:space="0" w:color="auto"/>
          </w:divBdr>
        </w:div>
        <w:div w:id="1419014050">
          <w:marLeft w:val="480"/>
          <w:marRight w:val="0"/>
          <w:marTop w:val="0"/>
          <w:marBottom w:val="0"/>
          <w:divBdr>
            <w:top w:val="none" w:sz="0" w:space="0" w:color="auto"/>
            <w:left w:val="none" w:sz="0" w:space="0" w:color="auto"/>
            <w:bottom w:val="none" w:sz="0" w:space="0" w:color="auto"/>
            <w:right w:val="none" w:sz="0" w:space="0" w:color="auto"/>
          </w:divBdr>
        </w:div>
        <w:div w:id="1438332461">
          <w:marLeft w:val="480"/>
          <w:marRight w:val="0"/>
          <w:marTop w:val="0"/>
          <w:marBottom w:val="0"/>
          <w:divBdr>
            <w:top w:val="none" w:sz="0" w:space="0" w:color="auto"/>
            <w:left w:val="none" w:sz="0" w:space="0" w:color="auto"/>
            <w:bottom w:val="none" w:sz="0" w:space="0" w:color="auto"/>
            <w:right w:val="none" w:sz="0" w:space="0" w:color="auto"/>
          </w:divBdr>
        </w:div>
        <w:div w:id="1450589588">
          <w:marLeft w:val="480"/>
          <w:marRight w:val="0"/>
          <w:marTop w:val="0"/>
          <w:marBottom w:val="0"/>
          <w:divBdr>
            <w:top w:val="none" w:sz="0" w:space="0" w:color="auto"/>
            <w:left w:val="none" w:sz="0" w:space="0" w:color="auto"/>
            <w:bottom w:val="none" w:sz="0" w:space="0" w:color="auto"/>
            <w:right w:val="none" w:sz="0" w:space="0" w:color="auto"/>
          </w:divBdr>
        </w:div>
        <w:div w:id="1486970431">
          <w:marLeft w:val="480"/>
          <w:marRight w:val="0"/>
          <w:marTop w:val="0"/>
          <w:marBottom w:val="0"/>
          <w:divBdr>
            <w:top w:val="none" w:sz="0" w:space="0" w:color="auto"/>
            <w:left w:val="none" w:sz="0" w:space="0" w:color="auto"/>
            <w:bottom w:val="none" w:sz="0" w:space="0" w:color="auto"/>
            <w:right w:val="none" w:sz="0" w:space="0" w:color="auto"/>
          </w:divBdr>
        </w:div>
        <w:div w:id="1563977723">
          <w:marLeft w:val="480"/>
          <w:marRight w:val="0"/>
          <w:marTop w:val="0"/>
          <w:marBottom w:val="0"/>
          <w:divBdr>
            <w:top w:val="none" w:sz="0" w:space="0" w:color="auto"/>
            <w:left w:val="none" w:sz="0" w:space="0" w:color="auto"/>
            <w:bottom w:val="none" w:sz="0" w:space="0" w:color="auto"/>
            <w:right w:val="none" w:sz="0" w:space="0" w:color="auto"/>
          </w:divBdr>
        </w:div>
        <w:div w:id="1564633807">
          <w:marLeft w:val="480"/>
          <w:marRight w:val="0"/>
          <w:marTop w:val="0"/>
          <w:marBottom w:val="0"/>
          <w:divBdr>
            <w:top w:val="none" w:sz="0" w:space="0" w:color="auto"/>
            <w:left w:val="none" w:sz="0" w:space="0" w:color="auto"/>
            <w:bottom w:val="none" w:sz="0" w:space="0" w:color="auto"/>
            <w:right w:val="none" w:sz="0" w:space="0" w:color="auto"/>
          </w:divBdr>
        </w:div>
        <w:div w:id="1569539625">
          <w:marLeft w:val="480"/>
          <w:marRight w:val="0"/>
          <w:marTop w:val="0"/>
          <w:marBottom w:val="0"/>
          <w:divBdr>
            <w:top w:val="none" w:sz="0" w:space="0" w:color="auto"/>
            <w:left w:val="none" w:sz="0" w:space="0" w:color="auto"/>
            <w:bottom w:val="none" w:sz="0" w:space="0" w:color="auto"/>
            <w:right w:val="none" w:sz="0" w:space="0" w:color="auto"/>
          </w:divBdr>
        </w:div>
        <w:div w:id="1588231297">
          <w:marLeft w:val="480"/>
          <w:marRight w:val="0"/>
          <w:marTop w:val="0"/>
          <w:marBottom w:val="0"/>
          <w:divBdr>
            <w:top w:val="none" w:sz="0" w:space="0" w:color="auto"/>
            <w:left w:val="none" w:sz="0" w:space="0" w:color="auto"/>
            <w:bottom w:val="none" w:sz="0" w:space="0" w:color="auto"/>
            <w:right w:val="none" w:sz="0" w:space="0" w:color="auto"/>
          </w:divBdr>
        </w:div>
        <w:div w:id="1629891350">
          <w:marLeft w:val="480"/>
          <w:marRight w:val="0"/>
          <w:marTop w:val="0"/>
          <w:marBottom w:val="0"/>
          <w:divBdr>
            <w:top w:val="none" w:sz="0" w:space="0" w:color="auto"/>
            <w:left w:val="none" w:sz="0" w:space="0" w:color="auto"/>
            <w:bottom w:val="none" w:sz="0" w:space="0" w:color="auto"/>
            <w:right w:val="none" w:sz="0" w:space="0" w:color="auto"/>
          </w:divBdr>
        </w:div>
        <w:div w:id="1691712870">
          <w:marLeft w:val="480"/>
          <w:marRight w:val="0"/>
          <w:marTop w:val="0"/>
          <w:marBottom w:val="0"/>
          <w:divBdr>
            <w:top w:val="none" w:sz="0" w:space="0" w:color="auto"/>
            <w:left w:val="none" w:sz="0" w:space="0" w:color="auto"/>
            <w:bottom w:val="none" w:sz="0" w:space="0" w:color="auto"/>
            <w:right w:val="none" w:sz="0" w:space="0" w:color="auto"/>
          </w:divBdr>
        </w:div>
        <w:div w:id="1731805964">
          <w:marLeft w:val="480"/>
          <w:marRight w:val="0"/>
          <w:marTop w:val="0"/>
          <w:marBottom w:val="0"/>
          <w:divBdr>
            <w:top w:val="none" w:sz="0" w:space="0" w:color="auto"/>
            <w:left w:val="none" w:sz="0" w:space="0" w:color="auto"/>
            <w:bottom w:val="none" w:sz="0" w:space="0" w:color="auto"/>
            <w:right w:val="none" w:sz="0" w:space="0" w:color="auto"/>
          </w:divBdr>
        </w:div>
        <w:div w:id="1742411847">
          <w:marLeft w:val="480"/>
          <w:marRight w:val="0"/>
          <w:marTop w:val="0"/>
          <w:marBottom w:val="0"/>
          <w:divBdr>
            <w:top w:val="none" w:sz="0" w:space="0" w:color="auto"/>
            <w:left w:val="none" w:sz="0" w:space="0" w:color="auto"/>
            <w:bottom w:val="none" w:sz="0" w:space="0" w:color="auto"/>
            <w:right w:val="none" w:sz="0" w:space="0" w:color="auto"/>
          </w:divBdr>
        </w:div>
        <w:div w:id="1744839463">
          <w:marLeft w:val="480"/>
          <w:marRight w:val="0"/>
          <w:marTop w:val="0"/>
          <w:marBottom w:val="0"/>
          <w:divBdr>
            <w:top w:val="none" w:sz="0" w:space="0" w:color="auto"/>
            <w:left w:val="none" w:sz="0" w:space="0" w:color="auto"/>
            <w:bottom w:val="none" w:sz="0" w:space="0" w:color="auto"/>
            <w:right w:val="none" w:sz="0" w:space="0" w:color="auto"/>
          </w:divBdr>
        </w:div>
        <w:div w:id="1760712390">
          <w:marLeft w:val="480"/>
          <w:marRight w:val="0"/>
          <w:marTop w:val="0"/>
          <w:marBottom w:val="0"/>
          <w:divBdr>
            <w:top w:val="none" w:sz="0" w:space="0" w:color="auto"/>
            <w:left w:val="none" w:sz="0" w:space="0" w:color="auto"/>
            <w:bottom w:val="none" w:sz="0" w:space="0" w:color="auto"/>
            <w:right w:val="none" w:sz="0" w:space="0" w:color="auto"/>
          </w:divBdr>
        </w:div>
        <w:div w:id="1781100390">
          <w:marLeft w:val="480"/>
          <w:marRight w:val="0"/>
          <w:marTop w:val="0"/>
          <w:marBottom w:val="0"/>
          <w:divBdr>
            <w:top w:val="none" w:sz="0" w:space="0" w:color="auto"/>
            <w:left w:val="none" w:sz="0" w:space="0" w:color="auto"/>
            <w:bottom w:val="none" w:sz="0" w:space="0" w:color="auto"/>
            <w:right w:val="none" w:sz="0" w:space="0" w:color="auto"/>
          </w:divBdr>
        </w:div>
        <w:div w:id="1785230296">
          <w:marLeft w:val="480"/>
          <w:marRight w:val="0"/>
          <w:marTop w:val="0"/>
          <w:marBottom w:val="0"/>
          <w:divBdr>
            <w:top w:val="none" w:sz="0" w:space="0" w:color="auto"/>
            <w:left w:val="none" w:sz="0" w:space="0" w:color="auto"/>
            <w:bottom w:val="none" w:sz="0" w:space="0" w:color="auto"/>
            <w:right w:val="none" w:sz="0" w:space="0" w:color="auto"/>
          </w:divBdr>
        </w:div>
        <w:div w:id="1818061987">
          <w:marLeft w:val="480"/>
          <w:marRight w:val="0"/>
          <w:marTop w:val="0"/>
          <w:marBottom w:val="0"/>
          <w:divBdr>
            <w:top w:val="none" w:sz="0" w:space="0" w:color="auto"/>
            <w:left w:val="none" w:sz="0" w:space="0" w:color="auto"/>
            <w:bottom w:val="none" w:sz="0" w:space="0" w:color="auto"/>
            <w:right w:val="none" w:sz="0" w:space="0" w:color="auto"/>
          </w:divBdr>
        </w:div>
        <w:div w:id="1821070655">
          <w:marLeft w:val="480"/>
          <w:marRight w:val="0"/>
          <w:marTop w:val="0"/>
          <w:marBottom w:val="0"/>
          <w:divBdr>
            <w:top w:val="none" w:sz="0" w:space="0" w:color="auto"/>
            <w:left w:val="none" w:sz="0" w:space="0" w:color="auto"/>
            <w:bottom w:val="none" w:sz="0" w:space="0" w:color="auto"/>
            <w:right w:val="none" w:sz="0" w:space="0" w:color="auto"/>
          </w:divBdr>
        </w:div>
        <w:div w:id="1860578077">
          <w:marLeft w:val="480"/>
          <w:marRight w:val="0"/>
          <w:marTop w:val="0"/>
          <w:marBottom w:val="0"/>
          <w:divBdr>
            <w:top w:val="none" w:sz="0" w:space="0" w:color="auto"/>
            <w:left w:val="none" w:sz="0" w:space="0" w:color="auto"/>
            <w:bottom w:val="none" w:sz="0" w:space="0" w:color="auto"/>
            <w:right w:val="none" w:sz="0" w:space="0" w:color="auto"/>
          </w:divBdr>
        </w:div>
        <w:div w:id="1871917599">
          <w:marLeft w:val="480"/>
          <w:marRight w:val="0"/>
          <w:marTop w:val="0"/>
          <w:marBottom w:val="0"/>
          <w:divBdr>
            <w:top w:val="none" w:sz="0" w:space="0" w:color="auto"/>
            <w:left w:val="none" w:sz="0" w:space="0" w:color="auto"/>
            <w:bottom w:val="none" w:sz="0" w:space="0" w:color="auto"/>
            <w:right w:val="none" w:sz="0" w:space="0" w:color="auto"/>
          </w:divBdr>
        </w:div>
        <w:div w:id="1960262745">
          <w:marLeft w:val="480"/>
          <w:marRight w:val="0"/>
          <w:marTop w:val="0"/>
          <w:marBottom w:val="0"/>
          <w:divBdr>
            <w:top w:val="none" w:sz="0" w:space="0" w:color="auto"/>
            <w:left w:val="none" w:sz="0" w:space="0" w:color="auto"/>
            <w:bottom w:val="none" w:sz="0" w:space="0" w:color="auto"/>
            <w:right w:val="none" w:sz="0" w:space="0" w:color="auto"/>
          </w:divBdr>
        </w:div>
        <w:div w:id="1975059838">
          <w:marLeft w:val="480"/>
          <w:marRight w:val="0"/>
          <w:marTop w:val="0"/>
          <w:marBottom w:val="0"/>
          <w:divBdr>
            <w:top w:val="none" w:sz="0" w:space="0" w:color="auto"/>
            <w:left w:val="none" w:sz="0" w:space="0" w:color="auto"/>
            <w:bottom w:val="none" w:sz="0" w:space="0" w:color="auto"/>
            <w:right w:val="none" w:sz="0" w:space="0" w:color="auto"/>
          </w:divBdr>
        </w:div>
        <w:div w:id="1981306224">
          <w:marLeft w:val="480"/>
          <w:marRight w:val="0"/>
          <w:marTop w:val="0"/>
          <w:marBottom w:val="0"/>
          <w:divBdr>
            <w:top w:val="none" w:sz="0" w:space="0" w:color="auto"/>
            <w:left w:val="none" w:sz="0" w:space="0" w:color="auto"/>
            <w:bottom w:val="none" w:sz="0" w:space="0" w:color="auto"/>
            <w:right w:val="none" w:sz="0" w:space="0" w:color="auto"/>
          </w:divBdr>
        </w:div>
        <w:div w:id="1994751112">
          <w:marLeft w:val="480"/>
          <w:marRight w:val="0"/>
          <w:marTop w:val="0"/>
          <w:marBottom w:val="0"/>
          <w:divBdr>
            <w:top w:val="none" w:sz="0" w:space="0" w:color="auto"/>
            <w:left w:val="none" w:sz="0" w:space="0" w:color="auto"/>
            <w:bottom w:val="none" w:sz="0" w:space="0" w:color="auto"/>
            <w:right w:val="none" w:sz="0" w:space="0" w:color="auto"/>
          </w:divBdr>
        </w:div>
        <w:div w:id="2018847915">
          <w:marLeft w:val="480"/>
          <w:marRight w:val="0"/>
          <w:marTop w:val="0"/>
          <w:marBottom w:val="0"/>
          <w:divBdr>
            <w:top w:val="none" w:sz="0" w:space="0" w:color="auto"/>
            <w:left w:val="none" w:sz="0" w:space="0" w:color="auto"/>
            <w:bottom w:val="none" w:sz="0" w:space="0" w:color="auto"/>
            <w:right w:val="none" w:sz="0" w:space="0" w:color="auto"/>
          </w:divBdr>
        </w:div>
        <w:div w:id="2054649469">
          <w:marLeft w:val="480"/>
          <w:marRight w:val="0"/>
          <w:marTop w:val="0"/>
          <w:marBottom w:val="0"/>
          <w:divBdr>
            <w:top w:val="none" w:sz="0" w:space="0" w:color="auto"/>
            <w:left w:val="none" w:sz="0" w:space="0" w:color="auto"/>
            <w:bottom w:val="none" w:sz="0" w:space="0" w:color="auto"/>
            <w:right w:val="none" w:sz="0" w:space="0" w:color="auto"/>
          </w:divBdr>
        </w:div>
        <w:div w:id="2068407078">
          <w:marLeft w:val="480"/>
          <w:marRight w:val="0"/>
          <w:marTop w:val="0"/>
          <w:marBottom w:val="0"/>
          <w:divBdr>
            <w:top w:val="none" w:sz="0" w:space="0" w:color="auto"/>
            <w:left w:val="none" w:sz="0" w:space="0" w:color="auto"/>
            <w:bottom w:val="none" w:sz="0" w:space="0" w:color="auto"/>
            <w:right w:val="none" w:sz="0" w:space="0" w:color="auto"/>
          </w:divBdr>
        </w:div>
        <w:div w:id="2090612960">
          <w:marLeft w:val="480"/>
          <w:marRight w:val="0"/>
          <w:marTop w:val="0"/>
          <w:marBottom w:val="0"/>
          <w:divBdr>
            <w:top w:val="none" w:sz="0" w:space="0" w:color="auto"/>
            <w:left w:val="none" w:sz="0" w:space="0" w:color="auto"/>
            <w:bottom w:val="none" w:sz="0" w:space="0" w:color="auto"/>
            <w:right w:val="none" w:sz="0" w:space="0" w:color="auto"/>
          </w:divBdr>
        </w:div>
      </w:divsChild>
    </w:div>
    <w:div w:id="1879664041">
      <w:bodyDiv w:val="1"/>
      <w:marLeft w:val="0"/>
      <w:marRight w:val="0"/>
      <w:marTop w:val="0"/>
      <w:marBottom w:val="0"/>
      <w:divBdr>
        <w:top w:val="none" w:sz="0" w:space="0" w:color="auto"/>
        <w:left w:val="none" w:sz="0" w:space="0" w:color="auto"/>
        <w:bottom w:val="none" w:sz="0" w:space="0" w:color="auto"/>
        <w:right w:val="none" w:sz="0" w:space="0" w:color="auto"/>
      </w:divBdr>
      <w:divsChild>
        <w:div w:id="598441194">
          <w:marLeft w:val="480"/>
          <w:marRight w:val="0"/>
          <w:marTop w:val="0"/>
          <w:marBottom w:val="0"/>
          <w:divBdr>
            <w:top w:val="none" w:sz="0" w:space="0" w:color="auto"/>
            <w:left w:val="none" w:sz="0" w:space="0" w:color="auto"/>
            <w:bottom w:val="none" w:sz="0" w:space="0" w:color="auto"/>
            <w:right w:val="none" w:sz="0" w:space="0" w:color="auto"/>
          </w:divBdr>
        </w:div>
        <w:div w:id="1247810011">
          <w:marLeft w:val="480"/>
          <w:marRight w:val="0"/>
          <w:marTop w:val="0"/>
          <w:marBottom w:val="0"/>
          <w:divBdr>
            <w:top w:val="none" w:sz="0" w:space="0" w:color="auto"/>
            <w:left w:val="none" w:sz="0" w:space="0" w:color="auto"/>
            <w:bottom w:val="none" w:sz="0" w:space="0" w:color="auto"/>
            <w:right w:val="none" w:sz="0" w:space="0" w:color="auto"/>
          </w:divBdr>
        </w:div>
        <w:div w:id="300965218">
          <w:marLeft w:val="480"/>
          <w:marRight w:val="0"/>
          <w:marTop w:val="0"/>
          <w:marBottom w:val="0"/>
          <w:divBdr>
            <w:top w:val="none" w:sz="0" w:space="0" w:color="auto"/>
            <w:left w:val="none" w:sz="0" w:space="0" w:color="auto"/>
            <w:bottom w:val="none" w:sz="0" w:space="0" w:color="auto"/>
            <w:right w:val="none" w:sz="0" w:space="0" w:color="auto"/>
          </w:divBdr>
        </w:div>
        <w:div w:id="481853004">
          <w:marLeft w:val="480"/>
          <w:marRight w:val="0"/>
          <w:marTop w:val="0"/>
          <w:marBottom w:val="0"/>
          <w:divBdr>
            <w:top w:val="none" w:sz="0" w:space="0" w:color="auto"/>
            <w:left w:val="none" w:sz="0" w:space="0" w:color="auto"/>
            <w:bottom w:val="none" w:sz="0" w:space="0" w:color="auto"/>
            <w:right w:val="none" w:sz="0" w:space="0" w:color="auto"/>
          </w:divBdr>
        </w:div>
        <w:div w:id="1676305047">
          <w:marLeft w:val="480"/>
          <w:marRight w:val="0"/>
          <w:marTop w:val="0"/>
          <w:marBottom w:val="0"/>
          <w:divBdr>
            <w:top w:val="none" w:sz="0" w:space="0" w:color="auto"/>
            <w:left w:val="none" w:sz="0" w:space="0" w:color="auto"/>
            <w:bottom w:val="none" w:sz="0" w:space="0" w:color="auto"/>
            <w:right w:val="none" w:sz="0" w:space="0" w:color="auto"/>
          </w:divBdr>
        </w:div>
        <w:div w:id="1886288407">
          <w:marLeft w:val="480"/>
          <w:marRight w:val="0"/>
          <w:marTop w:val="0"/>
          <w:marBottom w:val="0"/>
          <w:divBdr>
            <w:top w:val="none" w:sz="0" w:space="0" w:color="auto"/>
            <w:left w:val="none" w:sz="0" w:space="0" w:color="auto"/>
            <w:bottom w:val="none" w:sz="0" w:space="0" w:color="auto"/>
            <w:right w:val="none" w:sz="0" w:space="0" w:color="auto"/>
          </w:divBdr>
        </w:div>
        <w:div w:id="52698247">
          <w:marLeft w:val="480"/>
          <w:marRight w:val="0"/>
          <w:marTop w:val="0"/>
          <w:marBottom w:val="0"/>
          <w:divBdr>
            <w:top w:val="none" w:sz="0" w:space="0" w:color="auto"/>
            <w:left w:val="none" w:sz="0" w:space="0" w:color="auto"/>
            <w:bottom w:val="none" w:sz="0" w:space="0" w:color="auto"/>
            <w:right w:val="none" w:sz="0" w:space="0" w:color="auto"/>
          </w:divBdr>
        </w:div>
        <w:div w:id="1999259848">
          <w:marLeft w:val="480"/>
          <w:marRight w:val="0"/>
          <w:marTop w:val="0"/>
          <w:marBottom w:val="0"/>
          <w:divBdr>
            <w:top w:val="none" w:sz="0" w:space="0" w:color="auto"/>
            <w:left w:val="none" w:sz="0" w:space="0" w:color="auto"/>
            <w:bottom w:val="none" w:sz="0" w:space="0" w:color="auto"/>
            <w:right w:val="none" w:sz="0" w:space="0" w:color="auto"/>
          </w:divBdr>
        </w:div>
        <w:div w:id="1089692871">
          <w:marLeft w:val="480"/>
          <w:marRight w:val="0"/>
          <w:marTop w:val="0"/>
          <w:marBottom w:val="0"/>
          <w:divBdr>
            <w:top w:val="none" w:sz="0" w:space="0" w:color="auto"/>
            <w:left w:val="none" w:sz="0" w:space="0" w:color="auto"/>
            <w:bottom w:val="none" w:sz="0" w:space="0" w:color="auto"/>
            <w:right w:val="none" w:sz="0" w:space="0" w:color="auto"/>
          </w:divBdr>
        </w:div>
        <w:div w:id="1361512460">
          <w:marLeft w:val="480"/>
          <w:marRight w:val="0"/>
          <w:marTop w:val="0"/>
          <w:marBottom w:val="0"/>
          <w:divBdr>
            <w:top w:val="none" w:sz="0" w:space="0" w:color="auto"/>
            <w:left w:val="none" w:sz="0" w:space="0" w:color="auto"/>
            <w:bottom w:val="none" w:sz="0" w:space="0" w:color="auto"/>
            <w:right w:val="none" w:sz="0" w:space="0" w:color="auto"/>
          </w:divBdr>
        </w:div>
        <w:div w:id="1311596820">
          <w:marLeft w:val="480"/>
          <w:marRight w:val="0"/>
          <w:marTop w:val="0"/>
          <w:marBottom w:val="0"/>
          <w:divBdr>
            <w:top w:val="none" w:sz="0" w:space="0" w:color="auto"/>
            <w:left w:val="none" w:sz="0" w:space="0" w:color="auto"/>
            <w:bottom w:val="none" w:sz="0" w:space="0" w:color="auto"/>
            <w:right w:val="none" w:sz="0" w:space="0" w:color="auto"/>
          </w:divBdr>
        </w:div>
        <w:div w:id="1331180356">
          <w:marLeft w:val="480"/>
          <w:marRight w:val="0"/>
          <w:marTop w:val="0"/>
          <w:marBottom w:val="0"/>
          <w:divBdr>
            <w:top w:val="none" w:sz="0" w:space="0" w:color="auto"/>
            <w:left w:val="none" w:sz="0" w:space="0" w:color="auto"/>
            <w:bottom w:val="none" w:sz="0" w:space="0" w:color="auto"/>
            <w:right w:val="none" w:sz="0" w:space="0" w:color="auto"/>
          </w:divBdr>
        </w:div>
        <w:div w:id="1210536394">
          <w:marLeft w:val="480"/>
          <w:marRight w:val="0"/>
          <w:marTop w:val="0"/>
          <w:marBottom w:val="0"/>
          <w:divBdr>
            <w:top w:val="none" w:sz="0" w:space="0" w:color="auto"/>
            <w:left w:val="none" w:sz="0" w:space="0" w:color="auto"/>
            <w:bottom w:val="none" w:sz="0" w:space="0" w:color="auto"/>
            <w:right w:val="none" w:sz="0" w:space="0" w:color="auto"/>
          </w:divBdr>
        </w:div>
        <w:div w:id="1304853536">
          <w:marLeft w:val="480"/>
          <w:marRight w:val="0"/>
          <w:marTop w:val="0"/>
          <w:marBottom w:val="0"/>
          <w:divBdr>
            <w:top w:val="none" w:sz="0" w:space="0" w:color="auto"/>
            <w:left w:val="none" w:sz="0" w:space="0" w:color="auto"/>
            <w:bottom w:val="none" w:sz="0" w:space="0" w:color="auto"/>
            <w:right w:val="none" w:sz="0" w:space="0" w:color="auto"/>
          </w:divBdr>
        </w:div>
        <w:div w:id="1920866935">
          <w:marLeft w:val="480"/>
          <w:marRight w:val="0"/>
          <w:marTop w:val="0"/>
          <w:marBottom w:val="0"/>
          <w:divBdr>
            <w:top w:val="none" w:sz="0" w:space="0" w:color="auto"/>
            <w:left w:val="none" w:sz="0" w:space="0" w:color="auto"/>
            <w:bottom w:val="none" w:sz="0" w:space="0" w:color="auto"/>
            <w:right w:val="none" w:sz="0" w:space="0" w:color="auto"/>
          </w:divBdr>
        </w:div>
        <w:div w:id="1270166072">
          <w:marLeft w:val="480"/>
          <w:marRight w:val="0"/>
          <w:marTop w:val="0"/>
          <w:marBottom w:val="0"/>
          <w:divBdr>
            <w:top w:val="none" w:sz="0" w:space="0" w:color="auto"/>
            <w:left w:val="none" w:sz="0" w:space="0" w:color="auto"/>
            <w:bottom w:val="none" w:sz="0" w:space="0" w:color="auto"/>
            <w:right w:val="none" w:sz="0" w:space="0" w:color="auto"/>
          </w:divBdr>
        </w:div>
        <w:div w:id="438112210">
          <w:marLeft w:val="480"/>
          <w:marRight w:val="0"/>
          <w:marTop w:val="0"/>
          <w:marBottom w:val="0"/>
          <w:divBdr>
            <w:top w:val="none" w:sz="0" w:space="0" w:color="auto"/>
            <w:left w:val="none" w:sz="0" w:space="0" w:color="auto"/>
            <w:bottom w:val="none" w:sz="0" w:space="0" w:color="auto"/>
            <w:right w:val="none" w:sz="0" w:space="0" w:color="auto"/>
          </w:divBdr>
        </w:div>
        <w:div w:id="1968314216">
          <w:marLeft w:val="480"/>
          <w:marRight w:val="0"/>
          <w:marTop w:val="0"/>
          <w:marBottom w:val="0"/>
          <w:divBdr>
            <w:top w:val="none" w:sz="0" w:space="0" w:color="auto"/>
            <w:left w:val="none" w:sz="0" w:space="0" w:color="auto"/>
            <w:bottom w:val="none" w:sz="0" w:space="0" w:color="auto"/>
            <w:right w:val="none" w:sz="0" w:space="0" w:color="auto"/>
          </w:divBdr>
        </w:div>
        <w:div w:id="227110727">
          <w:marLeft w:val="480"/>
          <w:marRight w:val="0"/>
          <w:marTop w:val="0"/>
          <w:marBottom w:val="0"/>
          <w:divBdr>
            <w:top w:val="none" w:sz="0" w:space="0" w:color="auto"/>
            <w:left w:val="none" w:sz="0" w:space="0" w:color="auto"/>
            <w:bottom w:val="none" w:sz="0" w:space="0" w:color="auto"/>
            <w:right w:val="none" w:sz="0" w:space="0" w:color="auto"/>
          </w:divBdr>
        </w:div>
        <w:div w:id="430320477">
          <w:marLeft w:val="480"/>
          <w:marRight w:val="0"/>
          <w:marTop w:val="0"/>
          <w:marBottom w:val="0"/>
          <w:divBdr>
            <w:top w:val="none" w:sz="0" w:space="0" w:color="auto"/>
            <w:left w:val="none" w:sz="0" w:space="0" w:color="auto"/>
            <w:bottom w:val="none" w:sz="0" w:space="0" w:color="auto"/>
            <w:right w:val="none" w:sz="0" w:space="0" w:color="auto"/>
          </w:divBdr>
        </w:div>
        <w:div w:id="450518735">
          <w:marLeft w:val="480"/>
          <w:marRight w:val="0"/>
          <w:marTop w:val="0"/>
          <w:marBottom w:val="0"/>
          <w:divBdr>
            <w:top w:val="none" w:sz="0" w:space="0" w:color="auto"/>
            <w:left w:val="none" w:sz="0" w:space="0" w:color="auto"/>
            <w:bottom w:val="none" w:sz="0" w:space="0" w:color="auto"/>
            <w:right w:val="none" w:sz="0" w:space="0" w:color="auto"/>
          </w:divBdr>
        </w:div>
        <w:div w:id="1610314256">
          <w:marLeft w:val="480"/>
          <w:marRight w:val="0"/>
          <w:marTop w:val="0"/>
          <w:marBottom w:val="0"/>
          <w:divBdr>
            <w:top w:val="none" w:sz="0" w:space="0" w:color="auto"/>
            <w:left w:val="none" w:sz="0" w:space="0" w:color="auto"/>
            <w:bottom w:val="none" w:sz="0" w:space="0" w:color="auto"/>
            <w:right w:val="none" w:sz="0" w:space="0" w:color="auto"/>
          </w:divBdr>
        </w:div>
        <w:div w:id="57242986">
          <w:marLeft w:val="480"/>
          <w:marRight w:val="0"/>
          <w:marTop w:val="0"/>
          <w:marBottom w:val="0"/>
          <w:divBdr>
            <w:top w:val="none" w:sz="0" w:space="0" w:color="auto"/>
            <w:left w:val="none" w:sz="0" w:space="0" w:color="auto"/>
            <w:bottom w:val="none" w:sz="0" w:space="0" w:color="auto"/>
            <w:right w:val="none" w:sz="0" w:space="0" w:color="auto"/>
          </w:divBdr>
        </w:div>
        <w:div w:id="303047098">
          <w:marLeft w:val="480"/>
          <w:marRight w:val="0"/>
          <w:marTop w:val="0"/>
          <w:marBottom w:val="0"/>
          <w:divBdr>
            <w:top w:val="none" w:sz="0" w:space="0" w:color="auto"/>
            <w:left w:val="none" w:sz="0" w:space="0" w:color="auto"/>
            <w:bottom w:val="none" w:sz="0" w:space="0" w:color="auto"/>
            <w:right w:val="none" w:sz="0" w:space="0" w:color="auto"/>
          </w:divBdr>
        </w:div>
        <w:div w:id="1887913623">
          <w:marLeft w:val="480"/>
          <w:marRight w:val="0"/>
          <w:marTop w:val="0"/>
          <w:marBottom w:val="0"/>
          <w:divBdr>
            <w:top w:val="none" w:sz="0" w:space="0" w:color="auto"/>
            <w:left w:val="none" w:sz="0" w:space="0" w:color="auto"/>
            <w:bottom w:val="none" w:sz="0" w:space="0" w:color="auto"/>
            <w:right w:val="none" w:sz="0" w:space="0" w:color="auto"/>
          </w:divBdr>
        </w:div>
        <w:div w:id="538054656">
          <w:marLeft w:val="480"/>
          <w:marRight w:val="0"/>
          <w:marTop w:val="0"/>
          <w:marBottom w:val="0"/>
          <w:divBdr>
            <w:top w:val="none" w:sz="0" w:space="0" w:color="auto"/>
            <w:left w:val="none" w:sz="0" w:space="0" w:color="auto"/>
            <w:bottom w:val="none" w:sz="0" w:space="0" w:color="auto"/>
            <w:right w:val="none" w:sz="0" w:space="0" w:color="auto"/>
          </w:divBdr>
        </w:div>
        <w:div w:id="1391152525">
          <w:marLeft w:val="480"/>
          <w:marRight w:val="0"/>
          <w:marTop w:val="0"/>
          <w:marBottom w:val="0"/>
          <w:divBdr>
            <w:top w:val="none" w:sz="0" w:space="0" w:color="auto"/>
            <w:left w:val="none" w:sz="0" w:space="0" w:color="auto"/>
            <w:bottom w:val="none" w:sz="0" w:space="0" w:color="auto"/>
            <w:right w:val="none" w:sz="0" w:space="0" w:color="auto"/>
          </w:divBdr>
        </w:div>
        <w:div w:id="1280842513">
          <w:marLeft w:val="480"/>
          <w:marRight w:val="0"/>
          <w:marTop w:val="0"/>
          <w:marBottom w:val="0"/>
          <w:divBdr>
            <w:top w:val="none" w:sz="0" w:space="0" w:color="auto"/>
            <w:left w:val="none" w:sz="0" w:space="0" w:color="auto"/>
            <w:bottom w:val="none" w:sz="0" w:space="0" w:color="auto"/>
            <w:right w:val="none" w:sz="0" w:space="0" w:color="auto"/>
          </w:divBdr>
        </w:div>
        <w:div w:id="1528444837">
          <w:marLeft w:val="480"/>
          <w:marRight w:val="0"/>
          <w:marTop w:val="0"/>
          <w:marBottom w:val="0"/>
          <w:divBdr>
            <w:top w:val="none" w:sz="0" w:space="0" w:color="auto"/>
            <w:left w:val="none" w:sz="0" w:space="0" w:color="auto"/>
            <w:bottom w:val="none" w:sz="0" w:space="0" w:color="auto"/>
            <w:right w:val="none" w:sz="0" w:space="0" w:color="auto"/>
          </w:divBdr>
        </w:div>
        <w:div w:id="1096243541">
          <w:marLeft w:val="480"/>
          <w:marRight w:val="0"/>
          <w:marTop w:val="0"/>
          <w:marBottom w:val="0"/>
          <w:divBdr>
            <w:top w:val="none" w:sz="0" w:space="0" w:color="auto"/>
            <w:left w:val="none" w:sz="0" w:space="0" w:color="auto"/>
            <w:bottom w:val="none" w:sz="0" w:space="0" w:color="auto"/>
            <w:right w:val="none" w:sz="0" w:space="0" w:color="auto"/>
          </w:divBdr>
        </w:div>
        <w:div w:id="757680061">
          <w:marLeft w:val="480"/>
          <w:marRight w:val="0"/>
          <w:marTop w:val="0"/>
          <w:marBottom w:val="0"/>
          <w:divBdr>
            <w:top w:val="none" w:sz="0" w:space="0" w:color="auto"/>
            <w:left w:val="none" w:sz="0" w:space="0" w:color="auto"/>
            <w:bottom w:val="none" w:sz="0" w:space="0" w:color="auto"/>
            <w:right w:val="none" w:sz="0" w:space="0" w:color="auto"/>
          </w:divBdr>
        </w:div>
        <w:div w:id="741565922">
          <w:marLeft w:val="480"/>
          <w:marRight w:val="0"/>
          <w:marTop w:val="0"/>
          <w:marBottom w:val="0"/>
          <w:divBdr>
            <w:top w:val="none" w:sz="0" w:space="0" w:color="auto"/>
            <w:left w:val="none" w:sz="0" w:space="0" w:color="auto"/>
            <w:bottom w:val="none" w:sz="0" w:space="0" w:color="auto"/>
            <w:right w:val="none" w:sz="0" w:space="0" w:color="auto"/>
          </w:divBdr>
        </w:div>
        <w:div w:id="592977756">
          <w:marLeft w:val="480"/>
          <w:marRight w:val="0"/>
          <w:marTop w:val="0"/>
          <w:marBottom w:val="0"/>
          <w:divBdr>
            <w:top w:val="none" w:sz="0" w:space="0" w:color="auto"/>
            <w:left w:val="none" w:sz="0" w:space="0" w:color="auto"/>
            <w:bottom w:val="none" w:sz="0" w:space="0" w:color="auto"/>
            <w:right w:val="none" w:sz="0" w:space="0" w:color="auto"/>
          </w:divBdr>
        </w:div>
        <w:div w:id="792670135">
          <w:marLeft w:val="480"/>
          <w:marRight w:val="0"/>
          <w:marTop w:val="0"/>
          <w:marBottom w:val="0"/>
          <w:divBdr>
            <w:top w:val="none" w:sz="0" w:space="0" w:color="auto"/>
            <w:left w:val="none" w:sz="0" w:space="0" w:color="auto"/>
            <w:bottom w:val="none" w:sz="0" w:space="0" w:color="auto"/>
            <w:right w:val="none" w:sz="0" w:space="0" w:color="auto"/>
          </w:divBdr>
        </w:div>
        <w:div w:id="44451118">
          <w:marLeft w:val="480"/>
          <w:marRight w:val="0"/>
          <w:marTop w:val="0"/>
          <w:marBottom w:val="0"/>
          <w:divBdr>
            <w:top w:val="none" w:sz="0" w:space="0" w:color="auto"/>
            <w:left w:val="none" w:sz="0" w:space="0" w:color="auto"/>
            <w:bottom w:val="none" w:sz="0" w:space="0" w:color="auto"/>
            <w:right w:val="none" w:sz="0" w:space="0" w:color="auto"/>
          </w:divBdr>
        </w:div>
        <w:div w:id="47151919">
          <w:marLeft w:val="480"/>
          <w:marRight w:val="0"/>
          <w:marTop w:val="0"/>
          <w:marBottom w:val="0"/>
          <w:divBdr>
            <w:top w:val="none" w:sz="0" w:space="0" w:color="auto"/>
            <w:left w:val="none" w:sz="0" w:space="0" w:color="auto"/>
            <w:bottom w:val="none" w:sz="0" w:space="0" w:color="auto"/>
            <w:right w:val="none" w:sz="0" w:space="0" w:color="auto"/>
          </w:divBdr>
        </w:div>
        <w:div w:id="1573736585">
          <w:marLeft w:val="480"/>
          <w:marRight w:val="0"/>
          <w:marTop w:val="0"/>
          <w:marBottom w:val="0"/>
          <w:divBdr>
            <w:top w:val="none" w:sz="0" w:space="0" w:color="auto"/>
            <w:left w:val="none" w:sz="0" w:space="0" w:color="auto"/>
            <w:bottom w:val="none" w:sz="0" w:space="0" w:color="auto"/>
            <w:right w:val="none" w:sz="0" w:space="0" w:color="auto"/>
          </w:divBdr>
        </w:div>
        <w:div w:id="1208031896">
          <w:marLeft w:val="480"/>
          <w:marRight w:val="0"/>
          <w:marTop w:val="0"/>
          <w:marBottom w:val="0"/>
          <w:divBdr>
            <w:top w:val="none" w:sz="0" w:space="0" w:color="auto"/>
            <w:left w:val="none" w:sz="0" w:space="0" w:color="auto"/>
            <w:bottom w:val="none" w:sz="0" w:space="0" w:color="auto"/>
            <w:right w:val="none" w:sz="0" w:space="0" w:color="auto"/>
          </w:divBdr>
        </w:div>
        <w:div w:id="1544170589">
          <w:marLeft w:val="480"/>
          <w:marRight w:val="0"/>
          <w:marTop w:val="0"/>
          <w:marBottom w:val="0"/>
          <w:divBdr>
            <w:top w:val="none" w:sz="0" w:space="0" w:color="auto"/>
            <w:left w:val="none" w:sz="0" w:space="0" w:color="auto"/>
            <w:bottom w:val="none" w:sz="0" w:space="0" w:color="auto"/>
            <w:right w:val="none" w:sz="0" w:space="0" w:color="auto"/>
          </w:divBdr>
        </w:div>
        <w:div w:id="1964801182">
          <w:marLeft w:val="480"/>
          <w:marRight w:val="0"/>
          <w:marTop w:val="0"/>
          <w:marBottom w:val="0"/>
          <w:divBdr>
            <w:top w:val="none" w:sz="0" w:space="0" w:color="auto"/>
            <w:left w:val="none" w:sz="0" w:space="0" w:color="auto"/>
            <w:bottom w:val="none" w:sz="0" w:space="0" w:color="auto"/>
            <w:right w:val="none" w:sz="0" w:space="0" w:color="auto"/>
          </w:divBdr>
        </w:div>
        <w:div w:id="1717468901">
          <w:marLeft w:val="480"/>
          <w:marRight w:val="0"/>
          <w:marTop w:val="0"/>
          <w:marBottom w:val="0"/>
          <w:divBdr>
            <w:top w:val="none" w:sz="0" w:space="0" w:color="auto"/>
            <w:left w:val="none" w:sz="0" w:space="0" w:color="auto"/>
            <w:bottom w:val="none" w:sz="0" w:space="0" w:color="auto"/>
            <w:right w:val="none" w:sz="0" w:space="0" w:color="auto"/>
          </w:divBdr>
        </w:div>
        <w:div w:id="1233466416">
          <w:marLeft w:val="480"/>
          <w:marRight w:val="0"/>
          <w:marTop w:val="0"/>
          <w:marBottom w:val="0"/>
          <w:divBdr>
            <w:top w:val="none" w:sz="0" w:space="0" w:color="auto"/>
            <w:left w:val="none" w:sz="0" w:space="0" w:color="auto"/>
            <w:bottom w:val="none" w:sz="0" w:space="0" w:color="auto"/>
            <w:right w:val="none" w:sz="0" w:space="0" w:color="auto"/>
          </w:divBdr>
        </w:div>
        <w:div w:id="704599571">
          <w:marLeft w:val="480"/>
          <w:marRight w:val="0"/>
          <w:marTop w:val="0"/>
          <w:marBottom w:val="0"/>
          <w:divBdr>
            <w:top w:val="none" w:sz="0" w:space="0" w:color="auto"/>
            <w:left w:val="none" w:sz="0" w:space="0" w:color="auto"/>
            <w:bottom w:val="none" w:sz="0" w:space="0" w:color="auto"/>
            <w:right w:val="none" w:sz="0" w:space="0" w:color="auto"/>
          </w:divBdr>
        </w:div>
        <w:div w:id="1114715136">
          <w:marLeft w:val="480"/>
          <w:marRight w:val="0"/>
          <w:marTop w:val="0"/>
          <w:marBottom w:val="0"/>
          <w:divBdr>
            <w:top w:val="none" w:sz="0" w:space="0" w:color="auto"/>
            <w:left w:val="none" w:sz="0" w:space="0" w:color="auto"/>
            <w:bottom w:val="none" w:sz="0" w:space="0" w:color="auto"/>
            <w:right w:val="none" w:sz="0" w:space="0" w:color="auto"/>
          </w:divBdr>
        </w:div>
        <w:div w:id="1749688222">
          <w:marLeft w:val="480"/>
          <w:marRight w:val="0"/>
          <w:marTop w:val="0"/>
          <w:marBottom w:val="0"/>
          <w:divBdr>
            <w:top w:val="none" w:sz="0" w:space="0" w:color="auto"/>
            <w:left w:val="none" w:sz="0" w:space="0" w:color="auto"/>
            <w:bottom w:val="none" w:sz="0" w:space="0" w:color="auto"/>
            <w:right w:val="none" w:sz="0" w:space="0" w:color="auto"/>
          </w:divBdr>
        </w:div>
        <w:div w:id="1964456993">
          <w:marLeft w:val="480"/>
          <w:marRight w:val="0"/>
          <w:marTop w:val="0"/>
          <w:marBottom w:val="0"/>
          <w:divBdr>
            <w:top w:val="none" w:sz="0" w:space="0" w:color="auto"/>
            <w:left w:val="none" w:sz="0" w:space="0" w:color="auto"/>
            <w:bottom w:val="none" w:sz="0" w:space="0" w:color="auto"/>
            <w:right w:val="none" w:sz="0" w:space="0" w:color="auto"/>
          </w:divBdr>
        </w:div>
        <w:div w:id="1511792005">
          <w:marLeft w:val="480"/>
          <w:marRight w:val="0"/>
          <w:marTop w:val="0"/>
          <w:marBottom w:val="0"/>
          <w:divBdr>
            <w:top w:val="none" w:sz="0" w:space="0" w:color="auto"/>
            <w:left w:val="none" w:sz="0" w:space="0" w:color="auto"/>
            <w:bottom w:val="none" w:sz="0" w:space="0" w:color="auto"/>
            <w:right w:val="none" w:sz="0" w:space="0" w:color="auto"/>
          </w:divBdr>
        </w:div>
        <w:div w:id="196890280">
          <w:marLeft w:val="480"/>
          <w:marRight w:val="0"/>
          <w:marTop w:val="0"/>
          <w:marBottom w:val="0"/>
          <w:divBdr>
            <w:top w:val="none" w:sz="0" w:space="0" w:color="auto"/>
            <w:left w:val="none" w:sz="0" w:space="0" w:color="auto"/>
            <w:bottom w:val="none" w:sz="0" w:space="0" w:color="auto"/>
            <w:right w:val="none" w:sz="0" w:space="0" w:color="auto"/>
          </w:divBdr>
        </w:div>
        <w:div w:id="652103742">
          <w:marLeft w:val="480"/>
          <w:marRight w:val="0"/>
          <w:marTop w:val="0"/>
          <w:marBottom w:val="0"/>
          <w:divBdr>
            <w:top w:val="none" w:sz="0" w:space="0" w:color="auto"/>
            <w:left w:val="none" w:sz="0" w:space="0" w:color="auto"/>
            <w:bottom w:val="none" w:sz="0" w:space="0" w:color="auto"/>
            <w:right w:val="none" w:sz="0" w:space="0" w:color="auto"/>
          </w:divBdr>
        </w:div>
        <w:div w:id="15085426">
          <w:marLeft w:val="480"/>
          <w:marRight w:val="0"/>
          <w:marTop w:val="0"/>
          <w:marBottom w:val="0"/>
          <w:divBdr>
            <w:top w:val="none" w:sz="0" w:space="0" w:color="auto"/>
            <w:left w:val="none" w:sz="0" w:space="0" w:color="auto"/>
            <w:bottom w:val="none" w:sz="0" w:space="0" w:color="auto"/>
            <w:right w:val="none" w:sz="0" w:space="0" w:color="auto"/>
          </w:divBdr>
        </w:div>
        <w:div w:id="748890700">
          <w:marLeft w:val="480"/>
          <w:marRight w:val="0"/>
          <w:marTop w:val="0"/>
          <w:marBottom w:val="0"/>
          <w:divBdr>
            <w:top w:val="none" w:sz="0" w:space="0" w:color="auto"/>
            <w:left w:val="none" w:sz="0" w:space="0" w:color="auto"/>
            <w:bottom w:val="none" w:sz="0" w:space="0" w:color="auto"/>
            <w:right w:val="none" w:sz="0" w:space="0" w:color="auto"/>
          </w:divBdr>
        </w:div>
        <w:div w:id="1189879677">
          <w:marLeft w:val="480"/>
          <w:marRight w:val="0"/>
          <w:marTop w:val="0"/>
          <w:marBottom w:val="0"/>
          <w:divBdr>
            <w:top w:val="none" w:sz="0" w:space="0" w:color="auto"/>
            <w:left w:val="none" w:sz="0" w:space="0" w:color="auto"/>
            <w:bottom w:val="none" w:sz="0" w:space="0" w:color="auto"/>
            <w:right w:val="none" w:sz="0" w:space="0" w:color="auto"/>
          </w:divBdr>
        </w:div>
        <w:div w:id="172185630">
          <w:marLeft w:val="480"/>
          <w:marRight w:val="0"/>
          <w:marTop w:val="0"/>
          <w:marBottom w:val="0"/>
          <w:divBdr>
            <w:top w:val="none" w:sz="0" w:space="0" w:color="auto"/>
            <w:left w:val="none" w:sz="0" w:space="0" w:color="auto"/>
            <w:bottom w:val="none" w:sz="0" w:space="0" w:color="auto"/>
            <w:right w:val="none" w:sz="0" w:space="0" w:color="auto"/>
          </w:divBdr>
        </w:div>
        <w:div w:id="193734080">
          <w:marLeft w:val="480"/>
          <w:marRight w:val="0"/>
          <w:marTop w:val="0"/>
          <w:marBottom w:val="0"/>
          <w:divBdr>
            <w:top w:val="none" w:sz="0" w:space="0" w:color="auto"/>
            <w:left w:val="none" w:sz="0" w:space="0" w:color="auto"/>
            <w:bottom w:val="none" w:sz="0" w:space="0" w:color="auto"/>
            <w:right w:val="none" w:sz="0" w:space="0" w:color="auto"/>
          </w:divBdr>
        </w:div>
        <w:div w:id="1138457642">
          <w:marLeft w:val="480"/>
          <w:marRight w:val="0"/>
          <w:marTop w:val="0"/>
          <w:marBottom w:val="0"/>
          <w:divBdr>
            <w:top w:val="none" w:sz="0" w:space="0" w:color="auto"/>
            <w:left w:val="none" w:sz="0" w:space="0" w:color="auto"/>
            <w:bottom w:val="none" w:sz="0" w:space="0" w:color="auto"/>
            <w:right w:val="none" w:sz="0" w:space="0" w:color="auto"/>
          </w:divBdr>
        </w:div>
        <w:div w:id="89934438">
          <w:marLeft w:val="480"/>
          <w:marRight w:val="0"/>
          <w:marTop w:val="0"/>
          <w:marBottom w:val="0"/>
          <w:divBdr>
            <w:top w:val="none" w:sz="0" w:space="0" w:color="auto"/>
            <w:left w:val="none" w:sz="0" w:space="0" w:color="auto"/>
            <w:bottom w:val="none" w:sz="0" w:space="0" w:color="auto"/>
            <w:right w:val="none" w:sz="0" w:space="0" w:color="auto"/>
          </w:divBdr>
        </w:div>
        <w:div w:id="1412432695">
          <w:marLeft w:val="480"/>
          <w:marRight w:val="0"/>
          <w:marTop w:val="0"/>
          <w:marBottom w:val="0"/>
          <w:divBdr>
            <w:top w:val="none" w:sz="0" w:space="0" w:color="auto"/>
            <w:left w:val="none" w:sz="0" w:space="0" w:color="auto"/>
            <w:bottom w:val="none" w:sz="0" w:space="0" w:color="auto"/>
            <w:right w:val="none" w:sz="0" w:space="0" w:color="auto"/>
          </w:divBdr>
        </w:div>
        <w:div w:id="1392077572">
          <w:marLeft w:val="480"/>
          <w:marRight w:val="0"/>
          <w:marTop w:val="0"/>
          <w:marBottom w:val="0"/>
          <w:divBdr>
            <w:top w:val="none" w:sz="0" w:space="0" w:color="auto"/>
            <w:left w:val="none" w:sz="0" w:space="0" w:color="auto"/>
            <w:bottom w:val="none" w:sz="0" w:space="0" w:color="auto"/>
            <w:right w:val="none" w:sz="0" w:space="0" w:color="auto"/>
          </w:divBdr>
        </w:div>
        <w:div w:id="816069065">
          <w:marLeft w:val="480"/>
          <w:marRight w:val="0"/>
          <w:marTop w:val="0"/>
          <w:marBottom w:val="0"/>
          <w:divBdr>
            <w:top w:val="none" w:sz="0" w:space="0" w:color="auto"/>
            <w:left w:val="none" w:sz="0" w:space="0" w:color="auto"/>
            <w:bottom w:val="none" w:sz="0" w:space="0" w:color="auto"/>
            <w:right w:val="none" w:sz="0" w:space="0" w:color="auto"/>
          </w:divBdr>
        </w:div>
        <w:div w:id="591550">
          <w:marLeft w:val="480"/>
          <w:marRight w:val="0"/>
          <w:marTop w:val="0"/>
          <w:marBottom w:val="0"/>
          <w:divBdr>
            <w:top w:val="none" w:sz="0" w:space="0" w:color="auto"/>
            <w:left w:val="none" w:sz="0" w:space="0" w:color="auto"/>
            <w:bottom w:val="none" w:sz="0" w:space="0" w:color="auto"/>
            <w:right w:val="none" w:sz="0" w:space="0" w:color="auto"/>
          </w:divBdr>
        </w:div>
        <w:div w:id="568883641">
          <w:marLeft w:val="480"/>
          <w:marRight w:val="0"/>
          <w:marTop w:val="0"/>
          <w:marBottom w:val="0"/>
          <w:divBdr>
            <w:top w:val="none" w:sz="0" w:space="0" w:color="auto"/>
            <w:left w:val="none" w:sz="0" w:space="0" w:color="auto"/>
            <w:bottom w:val="none" w:sz="0" w:space="0" w:color="auto"/>
            <w:right w:val="none" w:sz="0" w:space="0" w:color="auto"/>
          </w:divBdr>
        </w:div>
        <w:div w:id="1254976051">
          <w:marLeft w:val="480"/>
          <w:marRight w:val="0"/>
          <w:marTop w:val="0"/>
          <w:marBottom w:val="0"/>
          <w:divBdr>
            <w:top w:val="none" w:sz="0" w:space="0" w:color="auto"/>
            <w:left w:val="none" w:sz="0" w:space="0" w:color="auto"/>
            <w:bottom w:val="none" w:sz="0" w:space="0" w:color="auto"/>
            <w:right w:val="none" w:sz="0" w:space="0" w:color="auto"/>
          </w:divBdr>
        </w:div>
        <w:div w:id="1566794461">
          <w:marLeft w:val="480"/>
          <w:marRight w:val="0"/>
          <w:marTop w:val="0"/>
          <w:marBottom w:val="0"/>
          <w:divBdr>
            <w:top w:val="none" w:sz="0" w:space="0" w:color="auto"/>
            <w:left w:val="none" w:sz="0" w:space="0" w:color="auto"/>
            <w:bottom w:val="none" w:sz="0" w:space="0" w:color="auto"/>
            <w:right w:val="none" w:sz="0" w:space="0" w:color="auto"/>
          </w:divBdr>
        </w:div>
        <w:div w:id="1262639754">
          <w:marLeft w:val="480"/>
          <w:marRight w:val="0"/>
          <w:marTop w:val="0"/>
          <w:marBottom w:val="0"/>
          <w:divBdr>
            <w:top w:val="none" w:sz="0" w:space="0" w:color="auto"/>
            <w:left w:val="none" w:sz="0" w:space="0" w:color="auto"/>
            <w:bottom w:val="none" w:sz="0" w:space="0" w:color="auto"/>
            <w:right w:val="none" w:sz="0" w:space="0" w:color="auto"/>
          </w:divBdr>
        </w:div>
        <w:div w:id="1946571048">
          <w:marLeft w:val="480"/>
          <w:marRight w:val="0"/>
          <w:marTop w:val="0"/>
          <w:marBottom w:val="0"/>
          <w:divBdr>
            <w:top w:val="none" w:sz="0" w:space="0" w:color="auto"/>
            <w:left w:val="none" w:sz="0" w:space="0" w:color="auto"/>
            <w:bottom w:val="none" w:sz="0" w:space="0" w:color="auto"/>
            <w:right w:val="none" w:sz="0" w:space="0" w:color="auto"/>
          </w:divBdr>
        </w:div>
        <w:div w:id="278413189">
          <w:marLeft w:val="480"/>
          <w:marRight w:val="0"/>
          <w:marTop w:val="0"/>
          <w:marBottom w:val="0"/>
          <w:divBdr>
            <w:top w:val="none" w:sz="0" w:space="0" w:color="auto"/>
            <w:left w:val="none" w:sz="0" w:space="0" w:color="auto"/>
            <w:bottom w:val="none" w:sz="0" w:space="0" w:color="auto"/>
            <w:right w:val="none" w:sz="0" w:space="0" w:color="auto"/>
          </w:divBdr>
        </w:div>
        <w:div w:id="1683360951">
          <w:marLeft w:val="480"/>
          <w:marRight w:val="0"/>
          <w:marTop w:val="0"/>
          <w:marBottom w:val="0"/>
          <w:divBdr>
            <w:top w:val="none" w:sz="0" w:space="0" w:color="auto"/>
            <w:left w:val="none" w:sz="0" w:space="0" w:color="auto"/>
            <w:bottom w:val="none" w:sz="0" w:space="0" w:color="auto"/>
            <w:right w:val="none" w:sz="0" w:space="0" w:color="auto"/>
          </w:divBdr>
        </w:div>
        <w:div w:id="1593054004">
          <w:marLeft w:val="480"/>
          <w:marRight w:val="0"/>
          <w:marTop w:val="0"/>
          <w:marBottom w:val="0"/>
          <w:divBdr>
            <w:top w:val="none" w:sz="0" w:space="0" w:color="auto"/>
            <w:left w:val="none" w:sz="0" w:space="0" w:color="auto"/>
            <w:bottom w:val="none" w:sz="0" w:space="0" w:color="auto"/>
            <w:right w:val="none" w:sz="0" w:space="0" w:color="auto"/>
          </w:divBdr>
        </w:div>
        <w:div w:id="989603192">
          <w:marLeft w:val="480"/>
          <w:marRight w:val="0"/>
          <w:marTop w:val="0"/>
          <w:marBottom w:val="0"/>
          <w:divBdr>
            <w:top w:val="none" w:sz="0" w:space="0" w:color="auto"/>
            <w:left w:val="none" w:sz="0" w:space="0" w:color="auto"/>
            <w:bottom w:val="none" w:sz="0" w:space="0" w:color="auto"/>
            <w:right w:val="none" w:sz="0" w:space="0" w:color="auto"/>
          </w:divBdr>
        </w:div>
      </w:divsChild>
    </w:div>
    <w:div w:id="1880163599">
      <w:bodyDiv w:val="1"/>
      <w:marLeft w:val="0"/>
      <w:marRight w:val="0"/>
      <w:marTop w:val="0"/>
      <w:marBottom w:val="0"/>
      <w:divBdr>
        <w:top w:val="none" w:sz="0" w:space="0" w:color="auto"/>
        <w:left w:val="none" w:sz="0" w:space="0" w:color="auto"/>
        <w:bottom w:val="none" w:sz="0" w:space="0" w:color="auto"/>
        <w:right w:val="none" w:sz="0" w:space="0" w:color="auto"/>
      </w:divBdr>
      <w:divsChild>
        <w:div w:id="3097742">
          <w:marLeft w:val="480"/>
          <w:marRight w:val="0"/>
          <w:marTop w:val="0"/>
          <w:marBottom w:val="0"/>
          <w:divBdr>
            <w:top w:val="none" w:sz="0" w:space="0" w:color="auto"/>
            <w:left w:val="none" w:sz="0" w:space="0" w:color="auto"/>
            <w:bottom w:val="none" w:sz="0" w:space="0" w:color="auto"/>
            <w:right w:val="none" w:sz="0" w:space="0" w:color="auto"/>
          </w:divBdr>
        </w:div>
        <w:div w:id="3217587">
          <w:marLeft w:val="480"/>
          <w:marRight w:val="0"/>
          <w:marTop w:val="0"/>
          <w:marBottom w:val="0"/>
          <w:divBdr>
            <w:top w:val="none" w:sz="0" w:space="0" w:color="auto"/>
            <w:left w:val="none" w:sz="0" w:space="0" w:color="auto"/>
            <w:bottom w:val="none" w:sz="0" w:space="0" w:color="auto"/>
            <w:right w:val="none" w:sz="0" w:space="0" w:color="auto"/>
          </w:divBdr>
        </w:div>
        <w:div w:id="86077874">
          <w:marLeft w:val="480"/>
          <w:marRight w:val="0"/>
          <w:marTop w:val="0"/>
          <w:marBottom w:val="0"/>
          <w:divBdr>
            <w:top w:val="none" w:sz="0" w:space="0" w:color="auto"/>
            <w:left w:val="none" w:sz="0" w:space="0" w:color="auto"/>
            <w:bottom w:val="none" w:sz="0" w:space="0" w:color="auto"/>
            <w:right w:val="none" w:sz="0" w:space="0" w:color="auto"/>
          </w:divBdr>
        </w:div>
        <w:div w:id="114106636">
          <w:marLeft w:val="480"/>
          <w:marRight w:val="0"/>
          <w:marTop w:val="0"/>
          <w:marBottom w:val="0"/>
          <w:divBdr>
            <w:top w:val="none" w:sz="0" w:space="0" w:color="auto"/>
            <w:left w:val="none" w:sz="0" w:space="0" w:color="auto"/>
            <w:bottom w:val="none" w:sz="0" w:space="0" w:color="auto"/>
            <w:right w:val="none" w:sz="0" w:space="0" w:color="auto"/>
          </w:divBdr>
        </w:div>
        <w:div w:id="129132205">
          <w:marLeft w:val="480"/>
          <w:marRight w:val="0"/>
          <w:marTop w:val="0"/>
          <w:marBottom w:val="0"/>
          <w:divBdr>
            <w:top w:val="none" w:sz="0" w:space="0" w:color="auto"/>
            <w:left w:val="none" w:sz="0" w:space="0" w:color="auto"/>
            <w:bottom w:val="none" w:sz="0" w:space="0" w:color="auto"/>
            <w:right w:val="none" w:sz="0" w:space="0" w:color="auto"/>
          </w:divBdr>
        </w:div>
        <w:div w:id="188297460">
          <w:marLeft w:val="480"/>
          <w:marRight w:val="0"/>
          <w:marTop w:val="0"/>
          <w:marBottom w:val="0"/>
          <w:divBdr>
            <w:top w:val="none" w:sz="0" w:space="0" w:color="auto"/>
            <w:left w:val="none" w:sz="0" w:space="0" w:color="auto"/>
            <w:bottom w:val="none" w:sz="0" w:space="0" w:color="auto"/>
            <w:right w:val="none" w:sz="0" w:space="0" w:color="auto"/>
          </w:divBdr>
        </w:div>
        <w:div w:id="193932007">
          <w:marLeft w:val="480"/>
          <w:marRight w:val="0"/>
          <w:marTop w:val="0"/>
          <w:marBottom w:val="0"/>
          <w:divBdr>
            <w:top w:val="none" w:sz="0" w:space="0" w:color="auto"/>
            <w:left w:val="none" w:sz="0" w:space="0" w:color="auto"/>
            <w:bottom w:val="none" w:sz="0" w:space="0" w:color="auto"/>
            <w:right w:val="none" w:sz="0" w:space="0" w:color="auto"/>
          </w:divBdr>
        </w:div>
        <w:div w:id="253630004">
          <w:marLeft w:val="480"/>
          <w:marRight w:val="0"/>
          <w:marTop w:val="0"/>
          <w:marBottom w:val="0"/>
          <w:divBdr>
            <w:top w:val="none" w:sz="0" w:space="0" w:color="auto"/>
            <w:left w:val="none" w:sz="0" w:space="0" w:color="auto"/>
            <w:bottom w:val="none" w:sz="0" w:space="0" w:color="auto"/>
            <w:right w:val="none" w:sz="0" w:space="0" w:color="auto"/>
          </w:divBdr>
        </w:div>
        <w:div w:id="286397799">
          <w:marLeft w:val="480"/>
          <w:marRight w:val="0"/>
          <w:marTop w:val="0"/>
          <w:marBottom w:val="0"/>
          <w:divBdr>
            <w:top w:val="none" w:sz="0" w:space="0" w:color="auto"/>
            <w:left w:val="none" w:sz="0" w:space="0" w:color="auto"/>
            <w:bottom w:val="none" w:sz="0" w:space="0" w:color="auto"/>
            <w:right w:val="none" w:sz="0" w:space="0" w:color="auto"/>
          </w:divBdr>
        </w:div>
        <w:div w:id="307251844">
          <w:marLeft w:val="480"/>
          <w:marRight w:val="0"/>
          <w:marTop w:val="0"/>
          <w:marBottom w:val="0"/>
          <w:divBdr>
            <w:top w:val="none" w:sz="0" w:space="0" w:color="auto"/>
            <w:left w:val="none" w:sz="0" w:space="0" w:color="auto"/>
            <w:bottom w:val="none" w:sz="0" w:space="0" w:color="auto"/>
            <w:right w:val="none" w:sz="0" w:space="0" w:color="auto"/>
          </w:divBdr>
        </w:div>
        <w:div w:id="308367913">
          <w:marLeft w:val="480"/>
          <w:marRight w:val="0"/>
          <w:marTop w:val="0"/>
          <w:marBottom w:val="0"/>
          <w:divBdr>
            <w:top w:val="none" w:sz="0" w:space="0" w:color="auto"/>
            <w:left w:val="none" w:sz="0" w:space="0" w:color="auto"/>
            <w:bottom w:val="none" w:sz="0" w:space="0" w:color="auto"/>
            <w:right w:val="none" w:sz="0" w:space="0" w:color="auto"/>
          </w:divBdr>
        </w:div>
        <w:div w:id="318072494">
          <w:marLeft w:val="480"/>
          <w:marRight w:val="0"/>
          <w:marTop w:val="0"/>
          <w:marBottom w:val="0"/>
          <w:divBdr>
            <w:top w:val="none" w:sz="0" w:space="0" w:color="auto"/>
            <w:left w:val="none" w:sz="0" w:space="0" w:color="auto"/>
            <w:bottom w:val="none" w:sz="0" w:space="0" w:color="auto"/>
            <w:right w:val="none" w:sz="0" w:space="0" w:color="auto"/>
          </w:divBdr>
        </w:div>
        <w:div w:id="375084548">
          <w:marLeft w:val="480"/>
          <w:marRight w:val="0"/>
          <w:marTop w:val="0"/>
          <w:marBottom w:val="0"/>
          <w:divBdr>
            <w:top w:val="none" w:sz="0" w:space="0" w:color="auto"/>
            <w:left w:val="none" w:sz="0" w:space="0" w:color="auto"/>
            <w:bottom w:val="none" w:sz="0" w:space="0" w:color="auto"/>
            <w:right w:val="none" w:sz="0" w:space="0" w:color="auto"/>
          </w:divBdr>
        </w:div>
        <w:div w:id="473137136">
          <w:marLeft w:val="480"/>
          <w:marRight w:val="0"/>
          <w:marTop w:val="0"/>
          <w:marBottom w:val="0"/>
          <w:divBdr>
            <w:top w:val="none" w:sz="0" w:space="0" w:color="auto"/>
            <w:left w:val="none" w:sz="0" w:space="0" w:color="auto"/>
            <w:bottom w:val="none" w:sz="0" w:space="0" w:color="auto"/>
            <w:right w:val="none" w:sz="0" w:space="0" w:color="auto"/>
          </w:divBdr>
        </w:div>
        <w:div w:id="479729929">
          <w:marLeft w:val="480"/>
          <w:marRight w:val="0"/>
          <w:marTop w:val="0"/>
          <w:marBottom w:val="0"/>
          <w:divBdr>
            <w:top w:val="none" w:sz="0" w:space="0" w:color="auto"/>
            <w:left w:val="none" w:sz="0" w:space="0" w:color="auto"/>
            <w:bottom w:val="none" w:sz="0" w:space="0" w:color="auto"/>
            <w:right w:val="none" w:sz="0" w:space="0" w:color="auto"/>
          </w:divBdr>
        </w:div>
        <w:div w:id="487938342">
          <w:marLeft w:val="480"/>
          <w:marRight w:val="0"/>
          <w:marTop w:val="0"/>
          <w:marBottom w:val="0"/>
          <w:divBdr>
            <w:top w:val="none" w:sz="0" w:space="0" w:color="auto"/>
            <w:left w:val="none" w:sz="0" w:space="0" w:color="auto"/>
            <w:bottom w:val="none" w:sz="0" w:space="0" w:color="auto"/>
            <w:right w:val="none" w:sz="0" w:space="0" w:color="auto"/>
          </w:divBdr>
        </w:div>
        <w:div w:id="504518415">
          <w:marLeft w:val="480"/>
          <w:marRight w:val="0"/>
          <w:marTop w:val="0"/>
          <w:marBottom w:val="0"/>
          <w:divBdr>
            <w:top w:val="none" w:sz="0" w:space="0" w:color="auto"/>
            <w:left w:val="none" w:sz="0" w:space="0" w:color="auto"/>
            <w:bottom w:val="none" w:sz="0" w:space="0" w:color="auto"/>
            <w:right w:val="none" w:sz="0" w:space="0" w:color="auto"/>
          </w:divBdr>
        </w:div>
        <w:div w:id="517041173">
          <w:marLeft w:val="480"/>
          <w:marRight w:val="0"/>
          <w:marTop w:val="0"/>
          <w:marBottom w:val="0"/>
          <w:divBdr>
            <w:top w:val="none" w:sz="0" w:space="0" w:color="auto"/>
            <w:left w:val="none" w:sz="0" w:space="0" w:color="auto"/>
            <w:bottom w:val="none" w:sz="0" w:space="0" w:color="auto"/>
            <w:right w:val="none" w:sz="0" w:space="0" w:color="auto"/>
          </w:divBdr>
        </w:div>
        <w:div w:id="525213625">
          <w:marLeft w:val="480"/>
          <w:marRight w:val="0"/>
          <w:marTop w:val="0"/>
          <w:marBottom w:val="0"/>
          <w:divBdr>
            <w:top w:val="none" w:sz="0" w:space="0" w:color="auto"/>
            <w:left w:val="none" w:sz="0" w:space="0" w:color="auto"/>
            <w:bottom w:val="none" w:sz="0" w:space="0" w:color="auto"/>
            <w:right w:val="none" w:sz="0" w:space="0" w:color="auto"/>
          </w:divBdr>
        </w:div>
        <w:div w:id="549223237">
          <w:marLeft w:val="480"/>
          <w:marRight w:val="0"/>
          <w:marTop w:val="0"/>
          <w:marBottom w:val="0"/>
          <w:divBdr>
            <w:top w:val="none" w:sz="0" w:space="0" w:color="auto"/>
            <w:left w:val="none" w:sz="0" w:space="0" w:color="auto"/>
            <w:bottom w:val="none" w:sz="0" w:space="0" w:color="auto"/>
            <w:right w:val="none" w:sz="0" w:space="0" w:color="auto"/>
          </w:divBdr>
        </w:div>
        <w:div w:id="552084904">
          <w:marLeft w:val="480"/>
          <w:marRight w:val="0"/>
          <w:marTop w:val="0"/>
          <w:marBottom w:val="0"/>
          <w:divBdr>
            <w:top w:val="none" w:sz="0" w:space="0" w:color="auto"/>
            <w:left w:val="none" w:sz="0" w:space="0" w:color="auto"/>
            <w:bottom w:val="none" w:sz="0" w:space="0" w:color="auto"/>
            <w:right w:val="none" w:sz="0" w:space="0" w:color="auto"/>
          </w:divBdr>
        </w:div>
        <w:div w:id="577636345">
          <w:marLeft w:val="480"/>
          <w:marRight w:val="0"/>
          <w:marTop w:val="0"/>
          <w:marBottom w:val="0"/>
          <w:divBdr>
            <w:top w:val="none" w:sz="0" w:space="0" w:color="auto"/>
            <w:left w:val="none" w:sz="0" w:space="0" w:color="auto"/>
            <w:bottom w:val="none" w:sz="0" w:space="0" w:color="auto"/>
            <w:right w:val="none" w:sz="0" w:space="0" w:color="auto"/>
          </w:divBdr>
        </w:div>
        <w:div w:id="626202873">
          <w:marLeft w:val="480"/>
          <w:marRight w:val="0"/>
          <w:marTop w:val="0"/>
          <w:marBottom w:val="0"/>
          <w:divBdr>
            <w:top w:val="none" w:sz="0" w:space="0" w:color="auto"/>
            <w:left w:val="none" w:sz="0" w:space="0" w:color="auto"/>
            <w:bottom w:val="none" w:sz="0" w:space="0" w:color="auto"/>
            <w:right w:val="none" w:sz="0" w:space="0" w:color="auto"/>
          </w:divBdr>
        </w:div>
        <w:div w:id="672798406">
          <w:marLeft w:val="480"/>
          <w:marRight w:val="0"/>
          <w:marTop w:val="0"/>
          <w:marBottom w:val="0"/>
          <w:divBdr>
            <w:top w:val="none" w:sz="0" w:space="0" w:color="auto"/>
            <w:left w:val="none" w:sz="0" w:space="0" w:color="auto"/>
            <w:bottom w:val="none" w:sz="0" w:space="0" w:color="auto"/>
            <w:right w:val="none" w:sz="0" w:space="0" w:color="auto"/>
          </w:divBdr>
        </w:div>
        <w:div w:id="674570650">
          <w:marLeft w:val="480"/>
          <w:marRight w:val="0"/>
          <w:marTop w:val="0"/>
          <w:marBottom w:val="0"/>
          <w:divBdr>
            <w:top w:val="none" w:sz="0" w:space="0" w:color="auto"/>
            <w:left w:val="none" w:sz="0" w:space="0" w:color="auto"/>
            <w:bottom w:val="none" w:sz="0" w:space="0" w:color="auto"/>
            <w:right w:val="none" w:sz="0" w:space="0" w:color="auto"/>
          </w:divBdr>
        </w:div>
        <w:div w:id="700205634">
          <w:marLeft w:val="480"/>
          <w:marRight w:val="0"/>
          <w:marTop w:val="0"/>
          <w:marBottom w:val="0"/>
          <w:divBdr>
            <w:top w:val="none" w:sz="0" w:space="0" w:color="auto"/>
            <w:left w:val="none" w:sz="0" w:space="0" w:color="auto"/>
            <w:bottom w:val="none" w:sz="0" w:space="0" w:color="auto"/>
            <w:right w:val="none" w:sz="0" w:space="0" w:color="auto"/>
          </w:divBdr>
        </w:div>
        <w:div w:id="733813301">
          <w:marLeft w:val="480"/>
          <w:marRight w:val="0"/>
          <w:marTop w:val="0"/>
          <w:marBottom w:val="0"/>
          <w:divBdr>
            <w:top w:val="none" w:sz="0" w:space="0" w:color="auto"/>
            <w:left w:val="none" w:sz="0" w:space="0" w:color="auto"/>
            <w:bottom w:val="none" w:sz="0" w:space="0" w:color="auto"/>
            <w:right w:val="none" w:sz="0" w:space="0" w:color="auto"/>
          </w:divBdr>
        </w:div>
        <w:div w:id="804615421">
          <w:marLeft w:val="480"/>
          <w:marRight w:val="0"/>
          <w:marTop w:val="0"/>
          <w:marBottom w:val="0"/>
          <w:divBdr>
            <w:top w:val="none" w:sz="0" w:space="0" w:color="auto"/>
            <w:left w:val="none" w:sz="0" w:space="0" w:color="auto"/>
            <w:bottom w:val="none" w:sz="0" w:space="0" w:color="auto"/>
            <w:right w:val="none" w:sz="0" w:space="0" w:color="auto"/>
          </w:divBdr>
        </w:div>
        <w:div w:id="824855285">
          <w:marLeft w:val="480"/>
          <w:marRight w:val="0"/>
          <w:marTop w:val="0"/>
          <w:marBottom w:val="0"/>
          <w:divBdr>
            <w:top w:val="none" w:sz="0" w:space="0" w:color="auto"/>
            <w:left w:val="none" w:sz="0" w:space="0" w:color="auto"/>
            <w:bottom w:val="none" w:sz="0" w:space="0" w:color="auto"/>
            <w:right w:val="none" w:sz="0" w:space="0" w:color="auto"/>
          </w:divBdr>
        </w:div>
        <w:div w:id="918058102">
          <w:marLeft w:val="480"/>
          <w:marRight w:val="0"/>
          <w:marTop w:val="0"/>
          <w:marBottom w:val="0"/>
          <w:divBdr>
            <w:top w:val="none" w:sz="0" w:space="0" w:color="auto"/>
            <w:left w:val="none" w:sz="0" w:space="0" w:color="auto"/>
            <w:bottom w:val="none" w:sz="0" w:space="0" w:color="auto"/>
            <w:right w:val="none" w:sz="0" w:space="0" w:color="auto"/>
          </w:divBdr>
        </w:div>
        <w:div w:id="969894920">
          <w:marLeft w:val="480"/>
          <w:marRight w:val="0"/>
          <w:marTop w:val="0"/>
          <w:marBottom w:val="0"/>
          <w:divBdr>
            <w:top w:val="none" w:sz="0" w:space="0" w:color="auto"/>
            <w:left w:val="none" w:sz="0" w:space="0" w:color="auto"/>
            <w:bottom w:val="none" w:sz="0" w:space="0" w:color="auto"/>
            <w:right w:val="none" w:sz="0" w:space="0" w:color="auto"/>
          </w:divBdr>
        </w:div>
        <w:div w:id="970138975">
          <w:marLeft w:val="480"/>
          <w:marRight w:val="0"/>
          <w:marTop w:val="0"/>
          <w:marBottom w:val="0"/>
          <w:divBdr>
            <w:top w:val="none" w:sz="0" w:space="0" w:color="auto"/>
            <w:left w:val="none" w:sz="0" w:space="0" w:color="auto"/>
            <w:bottom w:val="none" w:sz="0" w:space="0" w:color="auto"/>
            <w:right w:val="none" w:sz="0" w:space="0" w:color="auto"/>
          </w:divBdr>
        </w:div>
        <w:div w:id="1049038729">
          <w:marLeft w:val="480"/>
          <w:marRight w:val="0"/>
          <w:marTop w:val="0"/>
          <w:marBottom w:val="0"/>
          <w:divBdr>
            <w:top w:val="none" w:sz="0" w:space="0" w:color="auto"/>
            <w:left w:val="none" w:sz="0" w:space="0" w:color="auto"/>
            <w:bottom w:val="none" w:sz="0" w:space="0" w:color="auto"/>
            <w:right w:val="none" w:sz="0" w:space="0" w:color="auto"/>
          </w:divBdr>
        </w:div>
        <w:div w:id="1051077048">
          <w:marLeft w:val="480"/>
          <w:marRight w:val="0"/>
          <w:marTop w:val="0"/>
          <w:marBottom w:val="0"/>
          <w:divBdr>
            <w:top w:val="none" w:sz="0" w:space="0" w:color="auto"/>
            <w:left w:val="none" w:sz="0" w:space="0" w:color="auto"/>
            <w:bottom w:val="none" w:sz="0" w:space="0" w:color="auto"/>
            <w:right w:val="none" w:sz="0" w:space="0" w:color="auto"/>
          </w:divBdr>
        </w:div>
        <w:div w:id="1066730114">
          <w:marLeft w:val="480"/>
          <w:marRight w:val="0"/>
          <w:marTop w:val="0"/>
          <w:marBottom w:val="0"/>
          <w:divBdr>
            <w:top w:val="none" w:sz="0" w:space="0" w:color="auto"/>
            <w:left w:val="none" w:sz="0" w:space="0" w:color="auto"/>
            <w:bottom w:val="none" w:sz="0" w:space="0" w:color="auto"/>
            <w:right w:val="none" w:sz="0" w:space="0" w:color="auto"/>
          </w:divBdr>
        </w:div>
        <w:div w:id="1100562946">
          <w:marLeft w:val="480"/>
          <w:marRight w:val="0"/>
          <w:marTop w:val="0"/>
          <w:marBottom w:val="0"/>
          <w:divBdr>
            <w:top w:val="none" w:sz="0" w:space="0" w:color="auto"/>
            <w:left w:val="none" w:sz="0" w:space="0" w:color="auto"/>
            <w:bottom w:val="none" w:sz="0" w:space="0" w:color="auto"/>
            <w:right w:val="none" w:sz="0" w:space="0" w:color="auto"/>
          </w:divBdr>
        </w:div>
        <w:div w:id="1107770874">
          <w:marLeft w:val="480"/>
          <w:marRight w:val="0"/>
          <w:marTop w:val="0"/>
          <w:marBottom w:val="0"/>
          <w:divBdr>
            <w:top w:val="none" w:sz="0" w:space="0" w:color="auto"/>
            <w:left w:val="none" w:sz="0" w:space="0" w:color="auto"/>
            <w:bottom w:val="none" w:sz="0" w:space="0" w:color="auto"/>
            <w:right w:val="none" w:sz="0" w:space="0" w:color="auto"/>
          </w:divBdr>
        </w:div>
        <w:div w:id="1124887913">
          <w:marLeft w:val="480"/>
          <w:marRight w:val="0"/>
          <w:marTop w:val="0"/>
          <w:marBottom w:val="0"/>
          <w:divBdr>
            <w:top w:val="none" w:sz="0" w:space="0" w:color="auto"/>
            <w:left w:val="none" w:sz="0" w:space="0" w:color="auto"/>
            <w:bottom w:val="none" w:sz="0" w:space="0" w:color="auto"/>
            <w:right w:val="none" w:sz="0" w:space="0" w:color="auto"/>
          </w:divBdr>
        </w:div>
        <w:div w:id="1165241059">
          <w:marLeft w:val="480"/>
          <w:marRight w:val="0"/>
          <w:marTop w:val="0"/>
          <w:marBottom w:val="0"/>
          <w:divBdr>
            <w:top w:val="none" w:sz="0" w:space="0" w:color="auto"/>
            <w:left w:val="none" w:sz="0" w:space="0" w:color="auto"/>
            <w:bottom w:val="none" w:sz="0" w:space="0" w:color="auto"/>
            <w:right w:val="none" w:sz="0" w:space="0" w:color="auto"/>
          </w:divBdr>
        </w:div>
        <w:div w:id="1178885584">
          <w:marLeft w:val="480"/>
          <w:marRight w:val="0"/>
          <w:marTop w:val="0"/>
          <w:marBottom w:val="0"/>
          <w:divBdr>
            <w:top w:val="none" w:sz="0" w:space="0" w:color="auto"/>
            <w:left w:val="none" w:sz="0" w:space="0" w:color="auto"/>
            <w:bottom w:val="none" w:sz="0" w:space="0" w:color="auto"/>
            <w:right w:val="none" w:sz="0" w:space="0" w:color="auto"/>
          </w:divBdr>
        </w:div>
        <w:div w:id="1302273884">
          <w:marLeft w:val="480"/>
          <w:marRight w:val="0"/>
          <w:marTop w:val="0"/>
          <w:marBottom w:val="0"/>
          <w:divBdr>
            <w:top w:val="none" w:sz="0" w:space="0" w:color="auto"/>
            <w:left w:val="none" w:sz="0" w:space="0" w:color="auto"/>
            <w:bottom w:val="none" w:sz="0" w:space="0" w:color="auto"/>
            <w:right w:val="none" w:sz="0" w:space="0" w:color="auto"/>
          </w:divBdr>
        </w:div>
        <w:div w:id="1345354288">
          <w:marLeft w:val="480"/>
          <w:marRight w:val="0"/>
          <w:marTop w:val="0"/>
          <w:marBottom w:val="0"/>
          <w:divBdr>
            <w:top w:val="none" w:sz="0" w:space="0" w:color="auto"/>
            <w:left w:val="none" w:sz="0" w:space="0" w:color="auto"/>
            <w:bottom w:val="none" w:sz="0" w:space="0" w:color="auto"/>
            <w:right w:val="none" w:sz="0" w:space="0" w:color="auto"/>
          </w:divBdr>
        </w:div>
        <w:div w:id="1479111798">
          <w:marLeft w:val="480"/>
          <w:marRight w:val="0"/>
          <w:marTop w:val="0"/>
          <w:marBottom w:val="0"/>
          <w:divBdr>
            <w:top w:val="none" w:sz="0" w:space="0" w:color="auto"/>
            <w:left w:val="none" w:sz="0" w:space="0" w:color="auto"/>
            <w:bottom w:val="none" w:sz="0" w:space="0" w:color="auto"/>
            <w:right w:val="none" w:sz="0" w:space="0" w:color="auto"/>
          </w:divBdr>
        </w:div>
        <w:div w:id="1574198410">
          <w:marLeft w:val="480"/>
          <w:marRight w:val="0"/>
          <w:marTop w:val="0"/>
          <w:marBottom w:val="0"/>
          <w:divBdr>
            <w:top w:val="none" w:sz="0" w:space="0" w:color="auto"/>
            <w:left w:val="none" w:sz="0" w:space="0" w:color="auto"/>
            <w:bottom w:val="none" w:sz="0" w:space="0" w:color="auto"/>
            <w:right w:val="none" w:sz="0" w:space="0" w:color="auto"/>
          </w:divBdr>
        </w:div>
        <w:div w:id="1623078346">
          <w:marLeft w:val="480"/>
          <w:marRight w:val="0"/>
          <w:marTop w:val="0"/>
          <w:marBottom w:val="0"/>
          <w:divBdr>
            <w:top w:val="none" w:sz="0" w:space="0" w:color="auto"/>
            <w:left w:val="none" w:sz="0" w:space="0" w:color="auto"/>
            <w:bottom w:val="none" w:sz="0" w:space="0" w:color="auto"/>
            <w:right w:val="none" w:sz="0" w:space="0" w:color="auto"/>
          </w:divBdr>
        </w:div>
        <w:div w:id="1689019126">
          <w:marLeft w:val="480"/>
          <w:marRight w:val="0"/>
          <w:marTop w:val="0"/>
          <w:marBottom w:val="0"/>
          <w:divBdr>
            <w:top w:val="none" w:sz="0" w:space="0" w:color="auto"/>
            <w:left w:val="none" w:sz="0" w:space="0" w:color="auto"/>
            <w:bottom w:val="none" w:sz="0" w:space="0" w:color="auto"/>
            <w:right w:val="none" w:sz="0" w:space="0" w:color="auto"/>
          </w:divBdr>
        </w:div>
        <w:div w:id="1689024057">
          <w:marLeft w:val="480"/>
          <w:marRight w:val="0"/>
          <w:marTop w:val="0"/>
          <w:marBottom w:val="0"/>
          <w:divBdr>
            <w:top w:val="none" w:sz="0" w:space="0" w:color="auto"/>
            <w:left w:val="none" w:sz="0" w:space="0" w:color="auto"/>
            <w:bottom w:val="none" w:sz="0" w:space="0" w:color="auto"/>
            <w:right w:val="none" w:sz="0" w:space="0" w:color="auto"/>
          </w:divBdr>
        </w:div>
        <w:div w:id="1703171368">
          <w:marLeft w:val="480"/>
          <w:marRight w:val="0"/>
          <w:marTop w:val="0"/>
          <w:marBottom w:val="0"/>
          <w:divBdr>
            <w:top w:val="none" w:sz="0" w:space="0" w:color="auto"/>
            <w:left w:val="none" w:sz="0" w:space="0" w:color="auto"/>
            <w:bottom w:val="none" w:sz="0" w:space="0" w:color="auto"/>
            <w:right w:val="none" w:sz="0" w:space="0" w:color="auto"/>
          </w:divBdr>
        </w:div>
        <w:div w:id="1723675731">
          <w:marLeft w:val="480"/>
          <w:marRight w:val="0"/>
          <w:marTop w:val="0"/>
          <w:marBottom w:val="0"/>
          <w:divBdr>
            <w:top w:val="none" w:sz="0" w:space="0" w:color="auto"/>
            <w:left w:val="none" w:sz="0" w:space="0" w:color="auto"/>
            <w:bottom w:val="none" w:sz="0" w:space="0" w:color="auto"/>
            <w:right w:val="none" w:sz="0" w:space="0" w:color="auto"/>
          </w:divBdr>
        </w:div>
        <w:div w:id="1783183254">
          <w:marLeft w:val="480"/>
          <w:marRight w:val="0"/>
          <w:marTop w:val="0"/>
          <w:marBottom w:val="0"/>
          <w:divBdr>
            <w:top w:val="none" w:sz="0" w:space="0" w:color="auto"/>
            <w:left w:val="none" w:sz="0" w:space="0" w:color="auto"/>
            <w:bottom w:val="none" w:sz="0" w:space="0" w:color="auto"/>
            <w:right w:val="none" w:sz="0" w:space="0" w:color="auto"/>
          </w:divBdr>
        </w:div>
        <w:div w:id="1789231000">
          <w:marLeft w:val="480"/>
          <w:marRight w:val="0"/>
          <w:marTop w:val="0"/>
          <w:marBottom w:val="0"/>
          <w:divBdr>
            <w:top w:val="none" w:sz="0" w:space="0" w:color="auto"/>
            <w:left w:val="none" w:sz="0" w:space="0" w:color="auto"/>
            <w:bottom w:val="none" w:sz="0" w:space="0" w:color="auto"/>
            <w:right w:val="none" w:sz="0" w:space="0" w:color="auto"/>
          </w:divBdr>
        </w:div>
        <w:div w:id="1849248737">
          <w:marLeft w:val="480"/>
          <w:marRight w:val="0"/>
          <w:marTop w:val="0"/>
          <w:marBottom w:val="0"/>
          <w:divBdr>
            <w:top w:val="none" w:sz="0" w:space="0" w:color="auto"/>
            <w:left w:val="none" w:sz="0" w:space="0" w:color="auto"/>
            <w:bottom w:val="none" w:sz="0" w:space="0" w:color="auto"/>
            <w:right w:val="none" w:sz="0" w:space="0" w:color="auto"/>
          </w:divBdr>
        </w:div>
        <w:div w:id="1857423044">
          <w:marLeft w:val="480"/>
          <w:marRight w:val="0"/>
          <w:marTop w:val="0"/>
          <w:marBottom w:val="0"/>
          <w:divBdr>
            <w:top w:val="none" w:sz="0" w:space="0" w:color="auto"/>
            <w:left w:val="none" w:sz="0" w:space="0" w:color="auto"/>
            <w:bottom w:val="none" w:sz="0" w:space="0" w:color="auto"/>
            <w:right w:val="none" w:sz="0" w:space="0" w:color="auto"/>
          </w:divBdr>
        </w:div>
        <w:div w:id="1929847861">
          <w:marLeft w:val="480"/>
          <w:marRight w:val="0"/>
          <w:marTop w:val="0"/>
          <w:marBottom w:val="0"/>
          <w:divBdr>
            <w:top w:val="none" w:sz="0" w:space="0" w:color="auto"/>
            <w:left w:val="none" w:sz="0" w:space="0" w:color="auto"/>
            <w:bottom w:val="none" w:sz="0" w:space="0" w:color="auto"/>
            <w:right w:val="none" w:sz="0" w:space="0" w:color="auto"/>
          </w:divBdr>
        </w:div>
        <w:div w:id="2007396097">
          <w:marLeft w:val="480"/>
          <w:marRight w:val="0"/>
          <w:marTop w:val="0"/>
          <w:marBottom w:val="0"/>
          <w:divBdr>
            <w:top w:val="none" w:sz="0" w:space="0" w:color="auto"/>
            <w:left w:val="none" w:sz="0" w:space="0" w:color="auto"/>
            <w:bottom w:val="none" w:sz="0" w:space="0" w:color="auto"/>
            <w:right w:val="none" w:sz="0" w:space="0" w:color="auto"/>
          </w:divBdr>
        </w:div>
        <w:div w:id="2107843947">
          <w:marLeft w:val="480"/>
          <w:marRight w:val="0"/>
          <w:marTop w:val="0"/>
          <w:marBottom w:val="0"/>
          <w:divBdr>
            <w:top w:val="none" w:sz="0" w:space="0" w:color="auto"/>
            <w:left w:val="none" w:sz="0" w:space="0" w:color="auto"/>
            <w:bottom w:val="none" w:sz="0" w:space="0" w:color="auto"/>
            <w:right w:val="none" w:sz="0" w:space="0" w:color="auto"/>
          </w:divBdr>
        </w:div>
        <w:div w:id="2130658080">
          <w:marLeft w:val="480"/>
          <w:marRight w:val="0"/>
          <w:marTop w:val="0"/>
          <w:marBottom w:val="0"/>
          <w:divBdr>
            <w:top w:val="none" w:sz="0" w:space="0" w:color="auto"/>
            <w:left w:val="none" w:sz="0" w:space="0" w:color="auto"/>
            <w:bottom w:val="none" w:sz="0" w:space="0" w:color="auto"/>
            <w:right w:val="none" w:sz="0" w:space="0" w:color="auto"/>
          </w:divBdr>
        </w:div>
      </w:divsChild>
    </w:div>
    <w:div w:id="1885755720">
      <w:bodyDiv w:val="1"/>
      <w:marLeft w:val="0"/>
      <w:marRight w:val="0"/>
      <w:marTop w:val="0"/>
      <w:marBottom w:val="0"/>
      <w:divBdr>
        <w:top w:val="none" w:sz="0" w:space="0" w:color="auto"/>
        <w:left w:val="none" w:sz="0" w:space="0" w:color="auto"/>
        <w:bottom w:val="none" w:sz="0" w:space="0" w:color="auto"/>
        <w:right w:val="none" w:sz="0" w:space="0" w:color="auto"/>
      </w:divBdr>
      <w:divsChild>
        <w:div w:id="29958489">
          <w:marLeft w:val="480"/>
          <w:marRight w:val="0"/>
          <w:marTop w:val="0"/>
          <w:marBottom w:val="0"/>
          <w:divBdr>
            <w:top w:val="none" w:sz="0" w:space="0" w:color="auto"/>
            <w:left w:val="none" w:sz="0" w:space="0" w:color="auto"/>
            <w:bottom w:val="none" w:sz="0" w:space="0" w:color="auto"/>
            <w:right w:val="none" w:sz="0" w:space="0" w:color="auto"/>
          </w:divBdr>
        </w:div>
        <w:div w:id="204415252">
          <w:marLeft w:val="480"/>
          <w:marRight w:val="0"/>
          <w:marTop w:val="0"/>
          <w:marBottom w:val="0"/>
          <w:divBdr>
            <w:top w:val="none" w:sz="0" w:space="0" w:color="auto"/>
            <w:left w:val="none" w:sz="0" w:space="0" w:color="auto"/>
            <w:bottom w:val="none" w:sz="0" w:space="0" w:color="auto"/>
            <w:right w:val="none" w:sz="0" w:space="0" w:color="auto"/>
          </w:divBdr>
        </w:div>
        <w:div w:id="204804379">
          <w:marLeft w:val="480"/>
          <w:marRight w:val="0"/>
          <w:marTop w:val="0"/>
          <w:marBottom w:val="0"/>
          <w:divBdr>
            <w:top w:val="none" w:sz="0" w:space="0" w:color="auto"/>
            <w:left w:val="none" w:sz="0" w:space="0" w:color="auto"/>
            <w:bottom w:val="none" w:sz="0" w:space="0" w:color="auto"/>
            <w:right w:val="none" w:sz="0" w:space="0" w:color="auto"/>
          </w:divBdr>
        </w:div>
        <w:div w:id="215287921">
          <w:marLeft w:val="480"/>
          <w:marRight w:val="0"/>
          <w:marTop w:val="0"/>
          <w:marBottom w:val="0"/>
          <w:divBdr>
            <w:top w:val="none" w:sz="0" w:space="0" w:color="auto"/>
            <w:left w:val="none" w:sz="0" w:space="0" w:color="auto"/>
            <w:bottom w:val="none" w:sz="0" w:space="0" w:color="auto"/>
            <w:right w:val="none" w:sz="0" w:space="0" w:color="auto"/>
          </w:divBdr>
        </w:div>
        <w:div w:id="253369061">
          <w:marLeft w:val="480"/>
          <w:marRight w:val="0"/>
          <w:marTop w:val="0"/>
          <w:marBottom w:val="0"/>
          <w:divBdr>
            <w:top w:val="none" w:sz="0" w:space="0" w:color="auto"/>
            <w:left w:val="none" w:sz="0" w:space="0" w:color="auto"/>
            <w:bottom w:val="none" w:sz="0" w:space="0" w:color="auto"/>
            <w:right w:val="none" w:sz="0" w:space="0" w:color="auto"/>
          </w:divBdr>
        </w:div>
        <w:div w:id="280190676">
          <w:marLeft w:val="480"/>
          <w:marRight w:val="0"/>
          <w:marTop w:val="0"/>
          <w:marBottom w:val="0"/>
          <w:divBdr>
            <w:top w:val="none" w:sz="0" w:space="0" w:color="auto"/>
            <w:left w:val="none" w:sz="0" w:space="0" w:color="auto"/>
            <w:bottom w:val="none" w:sz="0" w:space="0" w:color="auto"/>
            <w:right w:val="none" w:sz="0" w:space="0" w:color="auto"/>
          </w:divBdr>
        </w:div>
        <w:div w:id="294912833">
          <w:marLeft w:val="480"/>
          <w:marRight w:val="0"/>
          <w:marTop w:val="0"/>
          <w:marBottom w:val="0"/>
          <w:divBdr>
            <w:top w:val="none" w:sz="0" w:space="0" w:color="auto"/>
            <w:left w:val="none" w:sz="0" w:space="0" w:color="auto"/>
            <w:bottom w:val="none" w:sz="0" w:space="0" w:color="auto"/>
            <w:right w:val="none" w:sz="0" w:space="0" w:color="auto"/>
          </w:divBdr>
        </w:div>
        <w:div w:id="320887369">
          <w:marLeft w:val="480"/>
          <w:marRight w:val="0"/>
          <w:marTop w:val="0"/>
          <w:marBottom w:val="0"/>
          <w:divBdr>
            <w:top w:val="none" w:sz="0" w:space="0" w:color="auto"/>
            <w:left w:val="none" w:sz="0" w:space="0" w:color="auto"/>
            <w:bottom w:val="none" w:sz="0" w:space="0" w:color="auto"/>
            <w:right w:val="none" w:sz="0" w:space="0" w:color="auto"/>
          </w:divBdr>
        </w:div>
        <w:div w:id="368262321">
          <w:marLeft w:val="480"/>
          <w:marRight w:val="0"/>
          <w:marTop w:val="0"/>
          <w:marBottom w:val="0"/>
          <w:divBdr>
            <w:top w:val="none" w:sz="0" w:space="0" w:color="auto"/>
            <w:left w:val="none" w:sz="0" w:space="0" w:color="auto"/>
            <w:bottom w:val="none" w:sz="0" w:space="0" w:color="auto"/>
            <w:right w:val="none" w:sz="0" w:space="0" w:color="auto"/>
          </w:divBdr>
        </w:div>
        <w:div w:id="397095945">
          <w:marLeft w:val="480"/>
          <w:marRight w:val="0"/>
          <w:marTop w:val="0"/>
          <w:marBottom w:val="0"/>
          <w:divBdr>
            <w:top w:val="none" w:sz="0" w:space="0" w:color="auto"/>
            <w:left w:val="none" w:sz="0" w:space="0" w:color="auto"/>
            <w:bottom w:val="none" w:sz="0" w:space="0" w:color="auto"/>
            <w:right w:val="none" w:sz="0" w:space="0" w:color="auto"/>
          </w:divBdr>
        </w:div>
        <w:div w:id="420878750">
          <w:marLeft w:val="480"/>
          <w:marRight w:val="0"/>
          <w:marTop w:val="0"/>
          <w:marBottom w:val="0"/>
          <w:divBdr>
            <w:top w:val="none" w:sz="0" w:space="0" w:color="auto"/>
            <w:left w:val="none" w:sz="0" w:space="0" w:color="auto"/>
            <w:bottom w:val="none" w:sz="0" w:space="0" w:color="auto"/>
            <w:right w:val="none" w:sz="0" w:space="0" w:color="auto"/>
          </w:divBdr>
        </w:div>
        <w:div w:id="429008992">
          <w:marLeft w:val="480"/>
          <w:marRight w:val="0"/>
          <w:marTop w:val="0"/>
          <w:marBottom w:val="0"/>
          <w:divBdr>
            <w:top w:val="none" w:sz="0" w:space="0" w:color="auto"/>
            <w:left w:val="none" w:sz="0" w:space="0" w:color="auto"/>
            <w:bottom w:val="none" w:sz="0" w:space="0" w:color="auto"/>
            <w:right w:val="none" w:sz="0" w:space="0" w:color="auto"/>
          </w:divBdr>
        </w:div>
        <w:div w:id="446776452">
          <w:marLeft w:val="480"/>
          <w:marRight w:val="0"/>
          <w:marTop w:val="0"/>
          <w:marBottom w:val="0"/>
          <w:divBdr>
            <w:top w:val="none" w:sz="0" w:space="0" w:color="auto"/>
            <w:left w:val="none" w:sz="0" w:space="0" w:color="auto"/>
            <w:bottom w:val="none" w:sz="0" w:space="0" w:color="auto"/>
            <w:right w:val="none" w:sz="0" w:space="0" w:color="auto"/>
          </w:divBdr>
        </w:div>
        <w:div w:id="466168172">
          <w:marLeft w:val="480"/>
          <w:marRight w:val="0"/>
          <w:marTop w:val="0"/>
          <w:marBottom w:val="0"/>
          <w:divBdr>
            <w:top w:val="none" w:sz="0" w:space="0" w:color="auto"/>
            <w:left w:val="none" w:sz="0" w:space="0" w:color="auto"/>
            <w:bottom w:val="none" w:sz="0" w:space="0" w:color="auto"/>
            <w:right w:val="none" w:sz="0" w:space="0" w:color="auto"/>
          </w:divBdr>
        </w:div>
        <w:div w:id="474571447">
          <w:marLeft w:val="480"/>
          <w:marRight w:val="0"/>
          <w:marTop w:val="0"/>
          <w:marBottom w:val="0"/>
          <w:divBdr>
            <w:top w:val="none" w:sz="0" w:space="0" w:color="auto"/>
            <w:left w:val="none" w:sz="0" w:space="0" w:color="auto"/>
            <w:bottom w:val="none" w:sz="0" w:space="0" w:color="auto"/>
            <w:right w:val="none" w:sz="0" w:space="0" w:color="auto"/>
          </w:divBdr>
        </w:div>
        <w:div w:id="484669839">
          <w:marLeft w:val="480"/>
          <w:marRight w:val="0"/>
          <w:marTop w:val="0"/>
          <w:marBottom w:val="0"/>
          <w:divBdr>
            <w:top w:val="none" w:sz="0" w:space="0" w:color="auto"/>
            <w:left w:val="none" w:sz="0" w:space="0" w:color="auto"/>
            <w:bottom w:val="none" w:sz="0" w:space="0" w:color="auto"/>
            <w:right w:val="none" w:sz="0" w:space="0" w:color="auto"/>
          </w:divBdr>
        </w:div>
        <w:div w:id="567351610">
          <w:marLeft w:val="480"/>
          <w:marRight w:val="0"/>
          <w:marTop w:val="0"/>
          <w:marBottom w:val="0"/>
          <w:divBdr>
            <w:top w:val="none" w:sz="0" w:space="0" w:color="auto"/>
            <w:left w:val="none" w:sz="0" w:space="0" w:color="auto"/>
            <w:bottom w:val="none" w:sz="0" w:space="0" w:color="auto"/>
            <w:right w:val="none" w:sz="0" w:space="0" w:color="auto"/>
          </w:divBdr>
        </w:div>
        <w:div w:id="708340798">
          <w:marLeft w:val="480"/>
          <w:marRight w:val="0"/>
          <w:marTop w:val="0"/>
          <w:marBottom w:val="0"/>
          <w:divBdr>
            <w:top w:val="none" w:sz="0" w:space="0" w:color="auto"/>
            <w:left w:val="none" w:sz="0" w:space="0" w:color="auto"/>
            <w:bottom w:val="none" w:sz="0" w:space="0" w:color="auto"/>
            <w:right w:val="none" w:sz="0" w:space="0" w:color="auto"/>
          </w:divBdr>
        </w:div>
        <w:div w:id="719741719">
          <w:marLeft w:val="480"/>
          <w:marRight w:val="0"/>
          <w:marTop w:val="0"/>
          <w:marBottom w:val="0"/>
          <w:divBdr>
            <w:top w:val="none" w:sz="0" w:space="0" w:color="auto"/>
            <w:left w:val="none" w:sz="0" w:space="0" w:color="auto"/>
            <w:bottom w:val="none" w:sz="0" w:space="0" w:color="auto"/>
            <w:right w:val="none" w:sz="0" w:space="0" w:color="auto"/>
          </w:divBdr>
        </w:div>
        <w:div w:id="758208885">
          <w:marLeft w:val="480"/>
          <w:marRight w:val="0"/>
          <w:marTop w:val="0"/>
          <w:marBottom w:val="0"/>
          <w:divBdr>
            <w:top w:val="none" w:sz="0" w:space="0" w:color="auto"/>
            <w:left w:val="none" w:sz="0" w:space="0" w:color="auto"/>
            <w:bottom w:val="none" w:sz="0" w:space="0" w:color="auto"/>
            <w:right w:val="none" w:sz="0" w:space="0" w:color="auto"/>
          </w:divBdr>
        </w:div>
        <w:div w:id="824320226">
          <w:marLeft w:val="480"/>
          <w:marRight w:val="0"/>
          <w:marTop w:val="0"/>
          <w:marBottom w:val="0"/>
          <w:divBdr>
            <w:top w:val="none" w:sz="0" w:space="0" w:color="auto"/>
            <w:left w:val="none" w:sz="0" w:space="0" w:color="auto"/>
            <w:bottom w:val="none" w:sz="0" w:space="0" w:color="auto"/>
            <w:right w:val="none" w:sz="0" w:space="0" w:color="auto"/>
          </w:divBdr>
        </w:div>
        <w:div w:id="885487492">
          <w:marLeft w:val="480"/>
          <w:marRight w:val="0"/>
          <w:marTop w:val="0"/>
          <w:marBottom w:val="0"/>
          <w:divBdr>
            <w:top w:val="none" w:sz="0" w:space="0" w:color="auto"/>
            <w:left w:val="none" w:sz="0" w:space="0" w:color="auto"/>
            <w:bottom w:val="none" w:sz="0" w:space="0" w:color="auto"/>
            <w:right w:val="none" w:sz="0" w:space="0" w:color="auto"/>
          </w:divBdr>
        </w:div>
        <w:div w:id="894853905">
          <w:marLeft w:val="480"/>
          <w:marRight w:val="0"/>
          <w:marTop w:val="0"/>
          <w:marBottom w:val="0"/>
          <w:divBdr>
            <w:top w:val="none" w:sz="0" w:space="0" w:color="auto"/>
            <w:left w:val="none" w:sz="0" w:space="0" w:color="auto"/>
            <w:bottom w:val="none" w:sz="0" w:space="0" w:color="auto"/>
            <w:right w:val="none" w:sz="0" w:space="0" w:color="auto"/>
          </w:divBdr>
        </w:div>
        <w:div w:id="915944457">
          <w:marLeft w:val="480"/>
          <w:marRight w:val="0"/>
          <w:marTop w:val="0"/>
          <w:marBottom w:val="0"/>
          <w:divBdr>
            <w:top w:val="none" w:sz="0" w:space="0" w:color="auto"/>
            <w:left w:val="none" w:sz="0" w:space="0" w:color="auto"/>
            <w:bottom w:val="none" w:sz="0" w:space="0" w:color="auto"/>
            <w:right w:val="none" w:sz="0" w:space="0" w:color="auto"/>
          </w:divBdr>
        </w:div>
        <w:div w:id="960185219">
          <w:marLeft w:val="480"/>
          <w:marRight w:val="0"/>
          <w:marTop w:val="0"/>
          <w:marBottom w:val="0"/>
          <w:divBdr>
            <w:top w:val="none" w:sz="0" w:space="0" w:color="auto"/>
            <w:left w:val="none" w:sz="0" w:space="0" w:color="auto"/>
            <w:bottom w:val="none" w:sz="0" w:space="0" w:color="auto"/>
            <w:right w:val="none" w:sz="0" w:space="0" w:color="auto"/>
          </w:divBdr>
        </w:div>
        <w:div w:id="993336644">
          <w:marLeft w:val="480"/>
          <w:marRight w:val="0"/>
          <w:marTop w:val="0"/>
          <w:marBottom w:val="0"/>
          <w:divBdr>
            <w:top w:val="none" w:sz="0" w:space="0" w:color="auto"/>
            <w:left w:val="none" w:sz="0" w:space="0" w:color="auto"/>
            <w:bottom w:val="none" w:sz="0" w:space="0" w:color="auto"/>
            <w:right w:val="none" w:sz="0" w:space="0" w:color="auto"/>
          </w:divBdr>
        </w:div>
        <w:div w:id="1002002072">
          <w:marLeft w:val="480"/>
          <w:marRight w:val="0"/>
          <w:marTop w:val="0"/>
          <w:marBottom w:val="0"/>
          <w:divBdr>
            <w:top w:val="none" w:sz="0" w:space="0" w:color="auto"/>
            <w:left w:val="none" w:sz="0" w:space="0" w:color="auto"/>
            <w:bottom w:val="none" w:sz="0" w:space="0" w:color="auto"/>
            <w:right w:val="none" w:sz="0" w:space="0" w:color="auto"/>
          </w:divBdr>
        </w:div>
        <w:div w:id="1002123867">
          <w:marLeft w:val="480"/>
          <w:marRight w:val="0"/>
          <w:marTop w:val="0"/>
          <w:marBottom w:val="0"/>
          <w:divBdr>
            <w:top w:val="none" w:sz="0" w:space="0" w:color="auto"/>
            <w:left w:val="none" w:sz="0" w:space="0" w:color="auto"/>
            <w:bottom w:val="none" w:sz="0" w:space="0" w:color="auto"/>
            <w:right w:val="none" w:sz="0" w:space="0" w:color="auto"/>
          </w:divBdr>
        </w:div>
        <w:div w:id="1004085849">
          <w:marLeft w:val="480"/>
          <w:marRight w:val="0"/>
          <w:marTop w:val="0"/>
          <w:marBottom w:val="0"/>
          <w:divBdr>
            <w:top w:val="none" w:sz="0" w:space="0" w:color="auto"/>
            <w:left w:val="none" w:sz="0" w:space="0" w:color="auto"/>
            <w:bottom w:val="none" w:sz="0" w:space="0" w:color="auto"/>
            <w:right w:val="none" w:sz="0" w:space="0" w:color="auto"/>
          </w:divBdr>
        </w:div>
        <w:div w:id="1026909366">
          <w:marLeft w:val="480"/>
          <w:marRight w:val="0"/>
          <w:marTop w:val="0"/>
          <w:marBottom w:val="0"/>
          <w:divBdr>
            <w:top w:val="none" w:sz="0" w:space="0" w:color="auto"/>
            <w:left w:val="none" w:sz="0" w:space="0" w:color="auto"/>
            <w:bottom w:val="none" w:sz="0" w:space="0" w:color="auto"/>
            <w:right w:val="none" w:sz="0" w:space="0" w:color="auto"/>
          </w:divBdr>
        </w:div>
        <w:div w:id="1053777479">
          <w:marLeft w:val="480"/>
          <w:marRight w:val="0"/>
          <w:marTop w:val="0"/>
          <w:marBottom w:val="0"/>
          <w:divBdr>
            <w:top w:val="none" w:sz="0" w:space="0" w:color="auto"/>
            <w:left w:val="none" w:sz="0" w:space="0" w:color="auto"/>
            <w:bottom w:val="none" w:sz="0" w:space="0" w:color="auto"/>
            <w:right w:val="none" w:sz="0" w:space="0" w:color="auto"/>
          </w:divBdr>
        </w:div>
        <w:div w:id="1070152946">
          <w:marLeft w:val="480"/>
          <w:marRight w:val="0"/>
          <w:marTop w:val="0"/>
          <w:marBottom w:val="0"/>
          <w:divBdr>
            <w:top w:val="none" w:sz="0" w:space="0" w:color="auto"/>
            <w:left w:val="none" w:sz="0" w:space="0" w:color="auto"/>
            <w:bottom w:val="none" w:sz="0" w:space="0" w:color="auto"/>
            <w:right w:val="none" w:sz="0" w:space="0" w:color="auto"/>
          </w:divBdr>
        </w:div>
        <w:div w:id="1109470096">
          <w:marLeft w:val="480"/>
          <w:marRight w:val="0"/>
          <w:marTop w:val="0"/>
          <w:marBottom w:val="0"/>
          <w:divBdr>
            <w:top w:val="none" w:sz="0" w:space="0" w:color="auto"/>
            <w:left w:val="none" w:sz="0" w:space="0" w:color="auto"/>
            <w:bottom w:val="none" w:sz="0" w:space="0" w:color="auto"/>
            <w:right w:val="none" w:sz="0" w:space="0" w:color="auto"/>
          </w:divBdr>
        </w:div>
        <w:div w:id="1120228524">
          <w:marLeft w:val="480"/>
          <w:marRight w:val="0"/>
          <w:marTop w:val="0"/>
          <w:marBottom w:val="0"/>
          <w:divBdr>
            <w:top w:val="none" w:sz="0" w:space="0" w:color="auto"/>
            <w:left w:val="none" w:sz="0" w:space="0" w:color="auto"/>
            <w:bottom w:val="none" w:sz="0" w:space="0" w:color="auto"/>
            <w:right w:val="none" w:sz="0" w:space="0" w:color="auto"/>
          </w:divBdr>
        </w:div>
        <w:div w:id="1134952562">
          <w:marLeft w:val="480"/>
          <w:marRight w:val="0"/>
          <w:marTop w:val="0"/>
          <w:marBottom w:val="0"/>
          <w:divBdr>
            <w:top w:val="none" w:sz="0" w:space="0" w:color="auto"/>
            <w:left w:val="none" w:sz="0" w:space="0" w:color="auto"/>
            <w:bottom w:val="none" w:sz="0" w:space="0" w:color="auto"/>
            <w:right w:val="none" w:sz="0" w:space="0" w:color="auto"/>
          </w:divBdr>
        </w:div>
        <w:div w:id="1194346793">
          <w:marLeft w:val="480"/>
          <w:marRight w:val="0"/>
          <w:marTop w:val="0"/>
          <w:marBottom w:val="0"/>
          <w:divBdr>
            <w:top w:val="none" w:sz="0" w:space="0" w:color="auto"/>
            <w:left w:val="none" w:sz="0" w:space="0" w:color="auto"/>
            <w:bottom w:val="none" w:sz="0" w:space="0" w:color="auto"/>
            <w:right w:val="none" w:sz="0" w:space="0" w:color="auto"/>
          </w:divBdr>
        </w:div>
        <w:div w:id="1220361926">
          <w:marLeft w:val="480"/>
          <w:marRight w:val="0"/>
          <w:marTop w:val="0"/>
          <w:marBottom w:val="0"/>
          <w:divBdr>
            <w:top w:val="none" w:sz="0" w:space="0" w:color="auto"/>
            <w:left w:val="none" w:sz="0" w:space="0" w:color="auto"/>
            <w:bottom w:val="none" w:sz="0" w:space="0" w:color="auto"/>
            <w:right w:val="none" w:sz="0" w:space="0" w:color="auto"/>
          </w:divBdr>
        </w:div>
        <w:div w:id="1257976894">
          <w:marLeft w:val="480"/>
          <w:marRight w:val="0"/>
          <w:marTop w:val="0"/>
          <w:marBottom w:val="0"/>
          <w:divBdr>
            <w:top w:val="none" w:sz="0" w:space="0" w:color="auto"/>
            <w:left w:val="none" w:sz="0" w:space="0" w:color="auto"/>
            <w:bottom w:val="none" w:sz="0" w:space="0" w:color="auto"/>
            <w:right w:val="none" w:sz="0" w:space="0" w:color="auto"/>
          </w:divBdr>
        </w:div>
        <w:div w:id="1270233152">
          <w:marLeft w:val="480"/>
          <w:marRight w:val="0"/>
          <w:marTop w:val="0"/>
          <w:marBottom w:val="0"/>
          <w:divBdr>
            <w:top w:val="none" w:sz="0" w:space="0" w:color="auto"/>
            <w:left w:val="none" w:sz="0" w:space="0" w:color="auto"/>
            <w:bottom w:val="none" w:sz="0" w:space="0" w:color="auto"/>
            <w:right w:val="none" w:sz="0" w:space="0" w:color="auto"/>
          </w:divBdr>
        </w:div>
        <w:div w:id="1310330388">
          <w:marLeft w:val="480"/>
          <w:marRight w:val="0"/>
          <w:marTop w:val="0"/>
          <w:marBottom w:val="0"/>
          <w:divBdr>
            <w:top w:val="none" w:sz="0" w:space="0" w:color="auto"/>
            <w:left w:val="none" w:sz="0" w:space="0" w:color="auto"/>
            <w:bottom w:val="none" w:sz="0" w:space="0" w:color="auto"/>
            <w:right w:val="none" w:sz="0" w:space="0" w:color="auto"/>
          </w:divBdr>
        </w:div>
        <w:div w:id="1319571996">
          <w:marLeft w:val="480"/>
          <w:marRight w:val="0"/>
          <w:marTop w:val="0"/>
          <w:marBottom w:val="0"/>
          <w:divBdr>
            <w:top w:val="none" w:sz="0" w:space="0" w:color="auto"/>
            <w:left w:val="none" w:sz="0" w:space="0" w:color="auto"/>
            <w:bottom w:val="none" w:sz="0" w:space="0" w:color="auto"/>
            <w:right w:val="none" w:sz="0" w:space="0" w:color="auto"/>
          </w:divBdr>
        </w:div>
        <w:div w:id="1325671732">
          <w:marLeft w:val="480"/>
          <w:marRight w:val="0"/>
          <w:marTop w:val="0"/>
          <w:marBottom w:val="0"/>
          <w:divBdr>
            <w:top w:val="none" w:sz="0" w:space="0" w:color="auto"/>
            <w:left w:val="none" w:sz="0" w:space="0" w:color="auto"/>
            <w:bottom w:val="none" w:sz="0" w:space="0" w:color="auto"/>
            <w:right w:val="none" w:sz="0" w:space="0" w:color="auto"/>
          </w:divBdr>
        </w:div>
        <w:div w:id="1339961766">
          <w:marLeft w:val="480"/>
          <w:marRight w:val="0"/>
          <w:marTop w:val="0"/>
          <w:marBottom w:val="0"/>
          <w:divBdr>
            <w:top w:val="none" w:sz="0" w:space="0" w:color="auto"/>
            <w:left w:val="none" w:sz="0" w:space="0" w:color="auto"/>
            <w:bottom w:val="none" w:sz="0" w:space="0" w:color="auto"/>
            <w:right w:val="none" w:sz="0" w:space="0" w:color="auto"/>
          </w:divBdr>
        </w:div>
        <w:div w:id="1345782808">
          <w:marLeft w:val="480"/>
          <w:marRight w:val="0"/>
          <w:marTop w:val="0"/>
          <w:marBottom w:val="0"/>
          <w:divBdr>
            <w:top w:val="none" w:sz="0" w:space="0" w:color="auto"/>
            <w:left w:val="none" w:sz="0" w:space="0" w:color="auto"/>
            <w:bottom w:val="none" w:sz="0" w:space="0" w:color="auto"/>
            <w:right w:val="none" w:sz="0" w:space="0" w:color="auto"/>
          </w:divBdr>
        </w:div>
        <w:div w:id="1385906879">
          <w:marLeft w:val="480"/>
          <w:marRight w:val="0"/>
          <w:marTop w:val="0"/>
          <w:marBottom w:val="0"/>
          <w:divBdr>
            <w:top w:val="none" w:sz="0" w:space="0" w:color="auto"/>
            <w:left w:val="none" w:sz="0" w:space="0" w:color="auto"/>
            <w:bottom w:val="none" w:sz="0" w:space="0" w:color="auto"/>
            <w:right w:val="none" w:sz="0" w:space="0" w:color="auto"/>
          </w:divBdr>
        </w:div>
        <w:div w:id="1438254265">
          <w:marLeft w:val="480"/>
          <w:marRight w:val="0"/>
          <w:marTop w:val="0"/>
          <w:marBottom w:val="0"/>
          <w:divBdr>
            <w:top w:val="none" w:sz="0" w:space="0" w:color="auto"/>
            <w:left w:val="none" w:sz="0" w:space="0" w:color="auto"/>
            <w:bottom w:val="none" w:sz="0" w:space="0" w:color="auto"/>
            <w:right w:val="none" w:sz="0" w:space="0" w:color="auto"/>
          </w:divBdr>
        </w:div>
        <w:div w:id="1442411261">
          <w:marLeft w:val="480"/>
          <w:marRight w:val="0"/>
          <w:marTop w:val="0"/>
          <w:marBottom w:val="0"/>
          <w:divBdr>
            <w:top w:val="none" w:sz="0" w:space="0" w:color="auto"/>
            <w:left w:val="none" w:sz="0" w:space="0" w:color="auto"/>
            <w:bottom w:val="none" w:sz="0" w:space="0" w:color="auto"/>
            <w:right w:val="none" w:sz="0" w:space="0" w:color="auto"/>
          </w:divBdr>
        </w:div>
        <w:div w:id="1451708335">
          <w:marLeft w:val="480"/>
          <w:marRight w:val="0"/>
          <w:marTop w:val="0"/>
          <w:marBottom w:val="0"/>
          <w:divBdr>
            <w:top w:val="none" w:sz="0" w:space="0" w:color="auto"/>
            <w:left w:val="none" w:sz="0" w:space="0" w:color="auto"/>
            <w:bottom w:val="none" w:sz="0" w:space="0" w:color="auto"/>
            <w:right w:val="none" w:sz="0" w:space="0" w:color="auto"/>
          </w:divBdr>
        </w:div>
        <w:div w:id="1457989708">
          <w:marLeft w:val="480"/>
          <w:marRight w:val="0"/>
          <w:marTop w:val="0"/>
          <w:marBottom w:val="0"/>
          <w:divBdr>
            <w:top w:val="none" w:sz="0" w:space="0" w:color="auto"/>
            <w:left w:val="none" w:sz="0" w:space="0" w:color="auto"/>
            <w:bottom w:val="none" w:sz="0" w:space="0" w:color="auto"/>
            <w:right w:val="none" w:sz="0" w:space="0" w:color="auto"/>
          </w:divBdr>
        </w:div>
        <w:div w:id="1465663386">
          <w:marLeft w:val="480"/>
          <w:marRight w:val="0"/>
          <w:marTop w:val="0"/>
          <w:marBottom w:val="0"/>
          <w:divBdr>
            <w:top w:val="none" w:sz="0" w:space="0" w:color="auto"/>
            <w:left w:val="none" w:sz="0" w:space="0" w:color="auto"/>
            <w:bottom w:val="none" w:sz="0" w:space="0" w:color="auto"/>
            <w:right w:val="none" w:sz="0" w:space="0" w:color="auto"/>
          </w:divBdr>
        </w:div>
        <w:div w:id="1503472770">
          <w:marLeft w:val="480"/>
          <w:marRight w:val="0"/>
          <w:marTop w:val="0"/>
          <w:marBottom w:val="0"/>
          <w:divBdr>
            <w:top w:val="none" w:sz="0" w:space="0" w:color="auto"/>
            <w:left w:val="none" w:sz="0" w:space="0" w:color="auto"/>
            <w:bottom w:val="none" w:sz="0" w:space="0" w:color="auto"/>
            <w:right w:val="none" w:sz="0" w:space="0" w:color="auto"/>
          </w:divBdr>
        </w:div>
        <w:div w:id="1536431304">
          <w:marLeft w:val="480"/>
          <w:marRight w:val="0"/>
          <w:marTop w:val="0"/>
          <w:marBottom w:val="0"/>
          <w:divBdr>
            <w:top w:val="none" w:sz="0" w:space="0" w:color="auto"/>
            <w:left w:val="none" w:sz="0" w:space="0" w:color="auto"/>
            <w:bottom w:val="none" w:sz="0" w:space="0" w:color="auto"/>
            <w:right w:val="none" w:sz="0" w:space="0" w:color="auto"/>
          </w:divBdr>
        </w:div>
        <w:div w:id="1661932777">
          <w:marLeft w:val="480"/>
          <w:marRight w:val="0"/>
          <w:marTop w:val="0"/>
          <w:marBottom w:val="0"/>
          <w:divBdr>
            <w:top w:val="none" w:sz="0" w:space="0" w:color="auto"/>
            <w:left w:val="none" w:sz="0" w:space="0" w:color="auto"/>
            <w:bottom w:val="none" w:sz="0" w:space="0" w:color="auto"/>
            <w:right w:val="none" w:sz="0" w:space="0" w:color="auto"/>
          </w:divBdr>
        </w:div>
        <w:div w:id="1711682926">
          <w:marLeft w:val="480"/>
          <w:marRight w:val="0"/>
          <w:marTop w:val="0"/>
          <w:marBottom w:val="0"/>
          <w:divBdr>
            <w:top w:val="none" w:sz="0" w:space="0" w:color="auto"/>
            <w:left w:val="none" w:sz="0" w:space="0" w:color="auto"/>
            <w:bottom w:val="none" w:sz="0" w:space="0" w:color="auto"/>
            <w:right w:val="none" w:sz="0" w:space="0" w:color="auto"/>
          </w:divBdr>
        </w:div>
        <w:div w:id="1807165069">
          <w:marLeft w:val="480"/>
          <w:marRight w:val="0"/>
          <w:marTop w:val="0"/>
          <w:marBottom w:val="0"/>
          <w:divBdr>
            <w:top w:val="none" w:sz="0" w:space="0" w:color="auto"/>
            <w:left w:val="none" w:sz="0" w:space="0" w:color="auto"/>
            <w:bottom w:val="none" w:sz="0" w:space="0" w:color="auto"/>
            <w:right w:val="none" w:sz="0" w:space="0" w:color="auto"/>
          </w:divBdr>
        </w:div>
        <w:div w:id="1891914906">
          <w:marLeft w:val="480"/>
          <w:marRight w:val="0"/>
          <w:marTop w:val="0"/>
          <w:marBottom w:val="0"/>
          <w:divBdr>
            <w:top w:val="none" w:sz="0" w:space="0" w:color="auto"/>
            <w:left w:val="none" w:sz="0" w:space="0" w:color="auto"/>
            <w:bottom w:val="none" w:sz="0" w:space="0" w:color="auto"/>
            <w:right w:val="none" w:sz="0" w:space="0" w:color="auto"/>
          </w:divBdr>
        </w:div>
        <w:div w:id="1915627231">
          <w:marLeft w:val="480"/>
          <w:marRight w:val="0"/>
          <w:marTop w:val="0"/>
          <w:marBottom w:val="0"/>
          <w:divBdr>
            <w:top w:val="none" w:sz="0" w:space="0" w:color="auto"/>
            <w:left w:val="none" w:sz="0" w:space="0" w:color="auto"/>
            <w:bottom w:val="none" w:sz="0" w:space="0" w:color="auto"/>
            <w:right w:val="none" w:sz="0" w:space="0" w:color="auto"/>
          </w:divBdr>
        </w:div>
        <w:div w:id="1981306090">
          <w:marLeft w:val="480"/>
          <w:marRight w:val="0"/>
          <w:marTop w:val="0"/>
          <w:marBottom w:val="0"/>
          <w:divBdr>
            <w:top w:val="none" w:sz="0" w:space="0" w:color="auto"/>
            <w:left w:val="none" w:sz="0" w:space="0" w:color="auto"/>
            <w:bottom w:val="none" w:sz="0" w:space="0" w:color="auto"/>
            <w:right w:val="none" w:sz="0" w:space="0" w:color="auto"/>
          </w:divBdr>
        </w:div>
        <w:div w:id="2028167217">
          <w:marLeft w:val="480"/>
          <w:marRight w:val="0"/>
          <w:marTop w:val="0"/>
          <w:marBottom w:val="0"/>
          <w:divBdr>
            <w:top w:val="none" w:sz="0" w:space="0" w:color="auto"/>
            <w:left w:val="none" w:sz="0" w:space="0" w:color="auto"/>
            <w:bottom w:val="none" w:sz="0" w:space="0" w:color="auto"/>
            <w:right w:val="none" w:sz="0" w:space="0" w:color="auto"/>
          </w:divBdr>
        </w:div>
        <w:div w:id="2043899528">
          <w:marLeft w:val="480"/>
          <w:marRight w:val="0"/>
          <w:marTop w:val="0"/>
          <w:marBottom w:val="0"/>
          <w:divBdr>
            <w:top w:val="none" w:sz="0" w:space="0" w:color="auto"/>
            <w:left w:val="none" w:sz="0" w:space="0" w:color="auto"/>
            <w:bottom w:val="none" w:sz="0" w:space="0" w:color="auto"/>
            <w:right w:val="none" w:sz="0" w:space="0" w:color="auto"/>
          </w:divBdr>
        </w:div>
        <w:div w:id="2051220828">
          <w:marLeft w:val="480"/>
          <w:marRight w:val="0"/>
          <w:marTop w:val="0"/>
          <w:marBottom w:val="0"/>
          <w:divBdr>
            <w:top w:val="none" w:sz="0" w:space="0" w:color="auto"/>
            <w:left w:val="none" w:sz="0" w:space="0" w:color="auto"/>
            <w:bottom w:val="none" w:sz="0" w:space="0" w:color="auto"/>
            <w:right w:val="none" w:sz="0" w:space="0" w:color="auto"/>
          </w:divBdr>
        </w:div>
        <w:div w:id="2069068175">
          <w:marLeft w:val="480"/>
          <w:marRight w:val="0"/>
          <w:marTop w:val="0"/>
          <w:marBottom w:val="0"/>
          <w:divBdr>
            <w:top w:val="none" w:sz="0" w:space="0" w:color="auto"/>
            <w:left w:val="none" w:sz="0" w:space="0" w:color="auto"/>
            <w:bottom w:val="none" w:sz="0" w:space="0" w:color="auto"/>
            <w:right w:val="none" w:sz="0" w:space="0" w:color="auto"/>
          </w:divBdr>
        </w:div>
        <w:div w:id="2104064999">
          <w:marLeft w:val="480"/>
          <w:marRight w:val="0"/>
          <w:marTop w:val="0"/>
          <w:marBottom w:val="0"/>
          <w:divBdr>
            <w:top w:val="none" w:sz="0" w:space="0" w:color="auto"/>
            <w:left w:val="none" w:sz="0" w:space="0" w:color="auto"/>
            <w:bottom w:val="none" w:sz="0" w:space="0" w:color="auto"/>
            <w:right w:val="none" w:sz="0" w:space="0" w:color="auto"/>
          </w:divBdr>
        </w:div>
        <w:div w:id="2128042032">
          <w:marLeft w:val="480"/>
          <w:marRight w:val="0"/>
          <w:marTop w:val="0"/>
          <w:marBottom w:val="0"/>
          <w:divBdr>
            <w:top w:val="none" w:sz="0" w:space="0" w:color="auto"/>
            <w:left w:val="none" w:sz="0" w:space="0" w:color="auto"/>
            <w:bottom w:val="none" w:sz="0" w:space="0" w:color="auto"/>
            <w:right w:val="none" w:sz="0" w:space="0" w:color="auto"/>
          </w:divBdr>
        </w:div>
      </w:divsChild>
    </w:div>
    <w:div w:id="1886717938">
      <w:bodyDiv w:val="1"/>
      <w:marLeft w:val="0"/>
      <w:marRight w:val="0"/>
      <w:marTop w:val="0"/>
      <w:marBottom w:val="0"/>
      <w:divBdr>
        <w:top w:val="none" w:sz="0" w:space="0" w:color="auto"/>
        <w:left w:val="none" w:sz="0" w:space="0" w:color="auto"/>
        <w:bottom w:val="none" w:sz="0" w:space="0" w:color="auto"/>
        <w:right w:val="none" w:sz="0" w:space="0" w:color="auto"/>
      </w:divBdr>
      <w:divsChild>
        <w:div w:id="9844616">
          <w:marLeft w:val="480"/>
          <w:marRight w:val="0"/>
          <w:marTop w:val="0"/>
          <w:marBottom w:val="0"/>
          <w:divBdr>
            <w:top w:val="none" w:sz="0" w:space="0" w:color="auto"/>
            <w:left w:val="none" w:sz="0" w:space="0" w:color="auto"/>
            <w:bottom w:val="none" w:sz="0" w:space="0" w:color="auto"/>
            <w:right w:val="none" w:sz="0" w:space="0" w:color="auto"/>
          </w:divBdr>
        </w:div>
        <w:div w:id="27142258">
          <w:marLeft w:val="480"/>
          <w:marRight w:val="0"/>
          <w:marTop w:val="0"/>
          <w:marBottom w:val="0"/>
          <w:divBdr>
            <w:top w:val="none" w:sz="0" w:space="0" w:color="auto"/>
            <w:left w:val="none" w:sz="0" w:space="0" w:color="auto"/>
            <w:bottom w:val="none" w:sz="0" w:space="0" w:color="auto"/>
            <w:right w:val="none" w:sz="0" w:space="0" w:color="auto"/>
          </w:divBdr>
        </w:div>
        <w:div w:id="72750348">
          <w:marLeft w:val="480"/>
          <w:marRight w:val="0"/>
          <w:marTop w:val="0"/>
          <w:marBottom w:val="0"/>
          <w:divBdr>
            <w:top w:val="none" w:sz="0" w:space="0" w:color="auto"/>
            <w:left w:val="none" w:sz="0" w:space="0" w:color="auto"/>
            <w:bottom w:val="none" w:sz="0" w:space="0" w:color="auto"/>
            <w:right w:val="none" w:sz="0" w:space="0" w:color="auto"/>
          </w:divBdr>
        </w:div>
        <w:div w:id="75980368">
          <w:marLeft w:val="480"/>
          <w:marRight w:val="0"/>
          <w:marTop w:val="0"/>
          <w:marBottom w:val="0"/>
          <w:divBdr>
            <w:top w:val="none" w:sz="0" w:space="0" w:color="auto"/>
            <w:left w:val="none" w:sz="0" w:space="0" w:color="auto"/>
            <w:bottom w:val="none" w:sz="0" w:space="0" w:color="auto"/>
            <w:right w:val="none" w:sz="0" w:space="0" w:color="auto"/>
          </w:divBdr>
        </w:div>
        <w:div w:id="113795056">
          <w:marLeft w:val="480"/>
          <w:marRight w:val="0"/>
          <w:marTop w:val="0"/>
          <w:marBottom w:val="0"/>
          <w:divBdr>
            <w:top w:val="none" w:sz="0" w:space="0" w:color="auto"/>
            <w:left w:val="none" w:sz="0" w:space="0" w:color="auto"/>
            <w:bottom w:val="none" w:sz="0" w:space="0" w:color="auto"/>
            <w:right w:val="none" w:sz="0" w:space="0" w:color="auto"/>
          </w:divBdr>
        </w:div>
        <w:div w:id="135993746">
          <w:marLeft w:val="480"/>
          <w:marRight w:val="0"/>
          <w:marTop w:val="0"/>
          <w:marBottom w:val="0"/>
          <w:divBdr>
            <w:top w:val="none" w:sz="0" w:space="0" w:color="auto"/>
            <w:left w:val="none" w:sz="0" w:space="0" w:color="auto"/>
            <w:bottom w:val="none" w:sz="0" w:space="0" w:color="auto"/>
            <w:right w:val="none" w:sz="0" w:space="0" w:color="auto"/>
          </w:divBdr>
        </w:div>
        <w:div w:id="194731658">
          <w:marLeft w:val="480"/>
          <w:marRight w:val="0"/>
          <w:marTop w:val="0"/>
          <w:marBottom w:val="0"/>
          <w:divBdr>
            <w:top w:val="none" w:sz="0" w:space="0" w:color="auto"/>
            <w:left w:val="none" w:sz="0" w:space="0" w:color="auto"/>
            <w:bottom w:val="none" w:sz="0" w:space="0" w:color="auto"/>
            <w:right w:val="none" w:sz="0" w:space="0" w:color="auto"/>
          </w:divBdr>
        </w:div>
        <w:div w:id="214242006">
          <w:marLeft w:val="480"/>
          <w:marRight w:val="0"/>
          <w:marTop w:val="0"/>
          <w:marBottom w:val="0"/>
          <w:divBdr>
            <w:top w:val="none" w:sz="0" w:space="0" w:color="auto"/>
            <w:left w:val="none" w:sz="0" w:space="0" w:color="auto"/>
            <w:bottom w:val="none" w:sz="0" w:space="0" w:color="auto"/>
            <w:right w:val="none" w:sz="0" w:space="0" w:color="auto"/>
          </w:divBdr>
        </w:div>
        <w:div w:id="239490292">
          <w:marLeft w:val="480"/>
          <w:marRight w:val="0"/>
          <w:marTop w:val="0"/>
          <w:marBottom w:val="0"/>
          <w:divBdr>
            <w:top w:val="none" w:sz="0" w:space="0" w:color="auto"/>
            <w:left w:val="none" w:sz="0" w:space="0" w:color="auto"/>
            <w:bottom w:val="none" w:sz="0" w:space="0" w:color="auto"/>
            <w:right w:val="none" w:sz="0" w:space="0" w:color="auto"/>
          </w:divBdr>
        </w:div>
        <w:div w:id="263391051">
          <w:marLeft w:val="480"/>
          <w:marRight w:val="0"/>
          <w:marTop w:val="0"/>
          <w:marBottom w:val="0"/>
          <w:divBdr>
            <w:top w:val="none" w:sz="0" w:space="0" w:color="auto"/>
            <w:left w:val="none" w:sz="0" w:space="0" w:color="auto"/>
            <w:bottom w:val="none" w:sz="0" w:space="0" w:color="auto"/>
            <w:right w:val="none" w:sz="0" w:space="0" w:color="auto"/>
          </w:divBdr>
        </w:div>
        <w:div w:id="299767012">
          <w:marLeft w:val="480"/>
          <w:marRight w:val="0"/>
          <w:marTop w:val="0"/>
          <w:marBottom w:val="0"/>
          <w:divBdr>
            <w:top w:val="none" w:sz="0" w:space="0" w:color="auto"/>
            <w:left w:val="none" w:sz="0" w:space="0" w:color="auto"/>
            <w:bottom w:val="none" w:sz="0" w:space="0" w:color="auto"/>
            <w:right w:val="none" w:sz="0" w:space="0" w:color="auto"/>
          </w:divBdr>
        </w:div>
        <w:div w:id="357780217">
          <w:marLeft w:val="480"/>
          <w:marRight w:val="0"/>
          <w:marTop w:val="0"/>
          <w:marBottom w:val="0"/>
          <w:divBdr>
            <w:top w:val="none" w:sz="0" w:space="0" w:color="auto"/>
            <w:left w:val="none" w:sz="0" w:space="0" w:color="auto"/>
            <w:bottom w:val="none" w:sz="0" w:space="0" w:color="auto"/>
            <w:right w:val="none" w:sz="0" w:space="0" w:color="auto"/>
          </w:divBdr>
        </w:div>
        <w:div w:id="390274542">
          <w:marLeft w:val="480"/>
          <w:marRight w:val="0"/>
          <w:marTop w:val="0"/>
          <w:marBottom w:val="0"/>
          <w:divBdr>
            <w:top w:val="none" w:sz="0" w:space="0" w:color="auto"/>
            <w:left w:val="none" w:sz="0" w:space="0" w:color="auto"/>
            <w:bottom w:val="none" w:sz="0" w:space="0" w:color="auto"/>
            <w:right w:val="none" w:sz="0" w:space="0" w:color="auto"/>
          </w:divBdr>
        </w:div>
        <w:div w:id="490144034">
          <w:marLeft w:val="480"/>
          <w:marRight w:val="0"/>
          <w:marTop w:val="0"/>
          <w:marBottom w:val="0"/>
          <w:divBdr>
            <w:top w:val="none" w:sz="0" w:space="0" w:color="auto"/>
            <w:left w:val="none" w:sz="0" w:space="0" w:color="auto"/>
            <w:bottom w:val="none" w:sz="0" w:space="0" w:color="auto"/>
            <w:right w:val="none" w:sz="0" w:space="0" w:color="auto"/>
          </w:divBdr>
        </w:div>
        <w:div w:id="499275074">
          <w:marLeft w:val="480"/>
          <w:marRight w:val="0"/>
          <w:marTop w:val="0"/>
          <w:marBottom w:val="0"/>
          <w:divBdr>
            <w:top w:val="none" w:sz="0" w:space="0" w:color="auto"/>
            <w:left w:val="none" w:sz="0" w:space="0" w:color="auto"/>
            <w:bottom w:val="none" w:sz="0" w:space="0" w:color="auto"/>
            <w:right w:val="none" w:sz="0" w:space="0" w:color="auto"/>
          </w:divBdr>
        </w:div>
        <w:div w:id="507134770">
          <w:marLeft w:val="480"/>
          <w:marRight w:val="0"/>
          <w:marTop w:val="0"/>
          <w:marBottom w:val="0"/>
          <w:divBdr>
            <w:top w:val="none" w:sz="0" w:space="0" w:color="auto"/>
            <w:left w:val="none" w:sz="0" w:space="0" w:color="auto"/>
            <w:bottom w:val="none" w:sz="0" w:space="0" w:color="auto"/>
            <w:right w:val="none" w:sz="0" w:space="0" w:color="auto"/>
          </w:divBdr>
        </w:div>
        <w:div w:id="532959559">
          <w:marLeft w:val="480"/>
          <w:marRight w:val="0"/>
          <w:marTop w:val="0"/>
          <w:marBottom w:val="0"/>
          <w:divBdr>
            <w:top w:val="none" w:sz="0" w:space="0" w:color="auto"/>
            <w:left w:val="none" w:sz="0" w:space="0" w:color="auto"/>
            <w:bottom w:val="none" w:sz="0" w:space="0" w:color="auto"/>
            <w:right w:val="none" w:sz="0" w:space="0" w:color="auto"/>
          </w:divBdr>
        </w:div>
        <w:div w:id="592010154">
          <w:marLeft w:val="480"/>
          <w:marRight w:val="0"/>
          <w:marTop w:val="0"/>
          <w:marBottom w:val="0"/>
          <w:divBdr>
            <w:top w:val="none" w:sz="0" w:space="0" w:color="auto"/>
            <w:left w:val="none" w:sz="0" w:space="0" w:color="auto"/>
            <w:bottom w:val="none" w:sz="0" w:space="0" w:color="auto"/>
            <w:right w:val="none" w:sz="0" w:space="0" w:color="auto"/>
          </w:divBdr>
        </w:div>
        <w:div w:id="630404498">
          <w:marLeft w:val="480"/>
          <w:marRight w:val="0"/>
          <w:marTop w:val="0"/>
          <w:marBottom w:val="0"/>
          <w:divBdr>
            <w:top w:val="none" w:sz="0" w:space="0" w:color="auto"/>
            <w:left w:val="none" w:sz="0" w:space="0" w:color="auto"/>
            <w:bottom w:val="none" w:sz="0" w:space="0" w:color="auto"/>
            <w:right w:val="none" w:sz="0" w:space="0" w:color="auto"/>
          </w:divBdr>
        </w:div>
        <w:div w:id="647125804">
          <w:marLeft w:val="480"/>
          <w:marRight w:val="0"/>
          <w:marTop w:val="0"/>
          <w:marBottom w:val="0"/>
          <w:divBdr>
            <w:top w:val="none" w:sz="0" w:space="0" w:color="auto"/>
            <w:left w:val="none" w:sz="0" w:space="0" w:color="auto"/>
            <w:bottom w:val="none" w:sz="0" w:space="0" w:color="auto"/>
            <w:right w:val="none" w:sz="0" w:space="0" w:color="auto"/>
          </w:divBdr>
        </w:div>
        <w:div w:id="678312863">
          <w:marLeft w:val="480"/>
          <w:marRight w:val="0"/>
          <w:marTop w:val="0"/>
          <w:marBottom w:val="0"/>
          <w:divBdr>
            <w:top w:val="none" w:sz="0" w:space="0" w:color="auto"/>
            <w:left w:val="none" w:sz="0" w:space="0" w:color="auto"/>
            <w:bottom w:val="none" w:sz="0" w:space="0" w:color="auto"/>
            <w:right w:val="none" w:sz="0" w:space="0" w:color="auto"/>
          </w:divBdr>
        </w:div>
        <w:div w:id="718288451">
          <w:marLeft w:val="480"/>
          <w:marRight w:val="0"/>
          <w:marTop w:val="0"/>
          <w:marBottom w:val="0"/>
          <w:divBdr>
            <w:top w:val="none" w:sz="0" w:space="0" w:color="auto"/>
            <w:left w:val="none" w:sz="0" w:space="0" w:color="auto"/>
            <w:bottom w:val="none" w:sz="0" w:space="0" w:color="auto"/>
            <w:right w:val="none" w:sz="0" w:space="0" w:color="auto"/>
          </w:divBdr>
        </w:div>
        <w:div w:id="731581300">
          <w:marLeft w:val="480"/>
          <w:marRight w:val="0"/>
          <w:marTop w:val="0"/>
          <w:marBottom w:val="0"/>
          <w:divBdr>
            <w:top w:val="none" w:sz="0" w:space="0" w:color="auto"/>
            <w:left w:val="none" w:sz="0" w:space="0" w:color="auto"/>
            <w:bottom w:val="none" w:sz="0" w:space="0" w:color="auto"/>
            <w:right w:val="none" w:sz="0" w:space="0" w:color="auto"/>
          </w:divBdr>
        </w:div>
        <w:div w:id="737896937">
          <w:marLeft w:val="480"/>
          <w:marRight w:val="0"/>
          <w:marTop w:val="0"/>
          <w:marBottom w:val="0"/>
          <w:divBdr>
            <w:top w:val="none" w:sz="0" w:space="0" w:color="auto"/>
            <w:left w:val="none" w:sz="0" w:space="0" w:color="auto"/>
            <w:bottom w:val="none" w:sz="0" w:space="0" w:color="auto"/>
            <w:right w:val="none" w:sz="0" w:space="0" w:color="auto"/>
          </w:divBdr>
        </w:div>
        <w:div w:id="750469768">
          <w:marLeft w:val="480"/>
          <w:marRight w:val="0"/>
          <w:marTop w:val="0"/>
          <w:marBottom w:val="0"/>
          <w:divBdr>
            <w:top w:val="none" w:sz="0" w:space="0" w:color="auto"/>
            <w:left w:val="none" w:sz="0" w:space="0" w:color="auto"/>
            <w:bottom w:val="none" w:sz="0" w:space="0" w:color="auto"/>
            <w:right w:val="none" w:sz="0" w:space="0" w:color="auto"/>
          </w:divBdr>
        </w:div>
        <w:div w:id="756288234">
          <w:marLeft w:val="480"/>
          <w:marRight w:val="0"/>
          <w:marTop w:val="0"/>
          <w:marBottom w:val="0"/>
          <w:divBdr>
            <w:top w:val="none" w:sz="0" w:space="0" w:color="auto"/>
            <w:left w:val="none" w:sz="0" w:space="0" w:color="auto"/>
            <w:bottom w:val="none" w:sz="0" w:space="0" w:color="auto"/>
            <w:right w:val="none" w:sz="0" w:space="0" w:color="auto"/>
          </w:divBdr>
        </w:div>
        <w:div w:id="850267180">
          <w:marLeft w:val="480"/>
          <w:marRight w:val="0"/>
          <w:marTop w:val="0"/>
          <w:marBottom w:val="0"/>
          <w:divBdr>
            <w:top w:val="none" w:sz="0" w:space="0" w:color="auto"/>
            <w:left w:val="none" w:sz="0" w:space="0" w:color="auto"/>
            <w:bottom w:val="none" w:sz="0" w:space="0" w:color="auto"/>
            <w:right w:val="none" w:sz="0" w:space="0" w:color="auto"/>
          </w:divBdr>
        </w:div>
        <w:div w:id="941450388">
          <w:marLeft w:val="480"/>
          <w:marRight w:val="0"/>
          <w:marTop w:val="0"/>
          <w:marBottom w:val="0"/>
          <w:divBdr>
            <w:top w:val="none" w:sz="0" w:space="0" w:color="auto"/>
            <w:left w:val="none" w:sz="0" w:space="0" w:color="auto"/>
            <w:bottom w:val="none" w:sz="0" w:space="0" w:color="auto"/>
            <w:right w:val="none" w:sz="0" w:space="0" w:color="auto"/>
          </w:divBdr>
        </w:div>
        <w:div w:id="948780853">
          <w:marLeft w:val="480"/>
          <w:marRight w:val="0"/>
          <w:marTop w:val="0"/>
          <w:marBottom w:val="0"/>
          <w:divBdr>
            <w:top w:val="none" w:sz="0" w:space="0" w:color="auto"/>
            <w:left w:val="none" w:sz="0" w:space="0" w:color="auto"/>
            <w:bottom w:val="none" w:sz="0" w:space="0" w:color="auto"/>
            <w:right w:val="none" w:sz="0" w:space="0" w:color="auto"/>
          </w:divBdr>
        </w:div>
        <w:div w:id="1056005875">
          <w:marLeft w:val="480"/>
          <w:marRight w:val="0"/>
          <w:marTop w:val="0"/>
          <w:marBottom w:val="0"/>
          <w:divBdr>
            <w:top w:val="none" w:sz="0" w:space="0" w:color="auto"/>
            <w:left w:val="none" w:sz="0" w:space="0" w:color="auto"/>
            <w:bottom w:val="none" w:sz="0" w:space="0" w:color="auto"/>
            <w:right w:val="none" w:sz="0" w:space="0" w:color="auto"/>
          </w:divBdr>
        </w:div>
        <w:div w:id="1069495450">
          <w:marLeft w:val="480"/>
          <w:marRight w:val="0"/>
          <w:marTop w:val="0"/>
          <w:marBottom w:val="0"/>
          <w:divBdr>
            <w:top w:val="none" w:sz="0" w:space="0" w:color="auto"/>
            <w:left w:val="none" w:sz="0" w:space="0" w:color="auto"/>
            <w:bottom w:val="none" w:sz="0" w:space="0" w:color="auto"/>
            <w:right w:val="none" w:sz="0" w:space="0" w:color="auto"/>
          </w:divBdr>
        </w:div>
        <w:div w:id="1088161415">
          <w:marLeft w:val="480"/>
          <w:marRight w:val="0"/>
          <w:marTop w:val="0"/>
          <w:marBottom w:val="0"/>
          <w:divBdr>
            <w:top w:val="none" w:sz="0" w:space="0" w:color="auto"/>
            <w:left w:val="none" w:sz="0" w:space="0" w:color="auto"/>
            <w:bottom w:val="none" w:sz="0" w:space="0" w:color="auto"/>
            <w:right w:val="none" w:sz="0" w:space="0" w:color="auto"/>
          </w:divBdr>
        </w:div>
        <w:div w:id="1096167333">
          <w:marLeft w:val="480"/>
          <w:marRight w:val="0"/>
          <w:marTop w:val="0"/>
          <w:marBottom w:val="0"/>
          <w:divBdr>
            <w:top w:val="none" w:sz="0" w:space="0" w:color="auto"/>
            <w:left w:val="none" w:sz="0" w:space="0" w:color="auto"/>
            <w:bottom w:val="none" w:sz="0" w:space="0" w:color="auto"/>
            <w:right w:val="none" w:sz="0" w:space="0" w:color="auto"/>
          </w:divBdr>
        </w:div>
        <w:div w:id="1110246884">
          <w:marLeft w:val="480"/>
          <w:marRight w:val="0"/>
          <w:marTop w:val="0"/>
          <w:marBottom w:val="0"/>
          <w:divBdr>
            <w:top w:val="none" w:sz="0" w:space="0" w:color="auto"/>
            <w:left w:val="none" w:sz="0" w:space="0" w:color="auto"/>
            <w:bottom w:val="none" w:sz="0" w:space="0" w:color="auto"/>
            <w:right w:val="none" w:sz="0" w:space="0" w:color="auto"/>
          </w:divBdr>
        </w:div>
        <w:div w:id="1290011707">
          <w:marLeft w:val="480"/>
          <w:marRight w:val="0"/>
          <w:marTop w:val="0"/>
          <w:marBottom w:val="0"/>
          <w:divBdr>
            <w:top w:val="none" w:sz="0" w:space="0" w:color="auto"/>
            <w:left w:val="none" w:sz="0" w:space="0" w:color="auto"/>
            <w:bottom w:val="none" w:sz="0" w:space="0" w:color="auto"/>
            <w:right w:val="none" w:sz="0" w:space="0" w:color="auto"/>
          </w:divBdr>
        </w:div>
        <w:div w:id="1347946737">
          <w:marLeft w:val="480"/>
          <w:marRight w:val="0"/>
          <w:marTop w:val="0"/>
          <w:marBottom w:val="0"/>
          <w:divBdr>
            <w:top w:val="none" w:sz="0" w:space="0" w:color="auto"/>
            <w:left w:val="none" w:sz="0" w:space="0" w:color="auto"/>
            <w:bottom w:val="none" w:sz="0" w:space="0" w:color="auto"/>
            <w:right w:val="none" w:sz="0" w:space="0" w:color="auto"/>
          </w:divBdr>
        </w:div>
        <w:div w:id="1377051190">
          <w:marLeft w:val="480"/>
          <w:marRight w:val="0"/>
          <w:marTop w:val="0"/>
          <w:marBottom w:val="0"/>
          <w:divBdr>
            <w:top w:val="none" w:sz="0" w:space="0" w:color="auto"/>
            <w:left w:val="none" w:sz="0" w:space="0" w:color="auto"/>
            <w:bottom w:val="none" w:sz="0" w:space="0" w:color="auto"/>
            <w:right w:val="none" w:sz="0" w:space="0" w:color="auto"/>
          </w:divBdr>
        </w:div>
        <w:div w:id="1384057524">
          <w:marLeft w:val="480"/>
          <w:marRight w:val="0"/>
          <w:marTop w:val="0"/>
          <w:marBottom w:val="0"/>
          <w:divBdr>
            <w:top w:val="none" w:sz="0" w:space="0" w:color="auto"/>
            <w:left w:val="none" w:sz="0" w:space="0" w:color="auto"/>
            <w:bottom w:val="none" w:sz="0" w:space="0" w:color="auto"/>
            <w:right w:val="none" w:sz="0" w:space="0" w:color="auto"/>
          </w:divBdr>
        </w:div>
        <w:div w:id="1424766691">
          <w:marLeft w:val="480"/>
          <w:marRight w:val="0"/>
          <w:marTop w:val="0"/>
          <w:marBottom w:val="0"/>
          <w:divBdr>
            <w:top w:val="none" w:sz="0" w:space="0" w:color="auto"/>
            <w:left w:val="none" w:sz="0" w:space="0" w:color="auto"/>
            <w:bottom w:val="none" w:sz="0" w:space="0" w:color="auto"/>
            <w:right w:val="none" w:sz="0" w:space="0" w:color="auto"/>
          </w:divBdr>
        </w:div>
        <w:div w:id="1450591346">
          <w:marLeft w:val="480"/>
          <w:marRight w:val="0"/>
          <w:marTop w:val="0"/>
          <w:marBottom w:val="0"/>
          <w:divBdr>
            <w:top w:val="none" w:sz="0" w:space="0" w:color="auto"/>
            <w:left w:val="none" w:sz="0" w:space="0" w:color="auto"/>
            <w:bottom w:val="none" w:sz="0" w:space="0" w:color="auto"/>
            <w:right w:val="none" w:sz="0" w:space="0" w:color="auto"/>
          </w:divBdr>
        </w:div>
        <w:div w:id="1533614423">
          <w:marLeft w:val="480"/>
          <w:marRight w:val="0"/>
          <w:marTop w:val="0"/>
          <w:marBottom w:val="0"/>
          <w:divBdr>
            <w:top w:val="none" w:sz="0" w:space="0" w:color="auto"/>
            <w:left w:val="none" w:sz="0" w:space="0" w:color="auto"/>
            <w:bottom w:val="none" w:sz="0" w:space="0" w:color="auto"/>
            <w:right w:val="none" w:sz="0" w:space="0" w:color="auto"/>
          </w:divBdr>
        </w:div>
        <w:div w:id="1553497938">
          <w:marLeft w:val="480"/>
          <w:marRight w:val="0"/>
          <w:marTop w:val="0"/>
          <w:marBottom w:val="0"/>
          <w:divBdr>
            <w:top w:val="none" w:sz="0" w:space="0" w:color="auto"/>
            <w:left w:val="none" w:sz="0" w:space="0" w:color="auto"/>
            <w:bottom w:val="none" w:sz="0" w:space="0" w:color="auto"/>
            <w:right w:val="none" w:sz="0" w:space="0" w:color="auto"/>
          </w:divBdr>
        </w:div>
        <w:div w:id="1570074500">
          <w:marLeft w:val="480"/>
          <w:marRight w:val="0"/>
          <w:marTop w:val="0"/>
          <w:marBottom w:val="0"/>
          <w:divBdr>
            <w:top w:val="none" w:sz="0" w:space="0" w:color="auto"/>
            <w:left w:val="none" w:sz="0" w:space="0" w:color="auto"/>
            <w:bottom w:val="none" w:sz="0" w:space="0" w:color="auto"/>
            <w:right w:val="none" w:sz="0" w:space="0" w:color="auto"/>
          </w:divBdr>
        </w:div>
        <w:div w:id="1613323685">
          <w:marLeft w:val="480"/>
          <w:marRight w:val="0"/>
          <w:marTop w:val="0"/>
          <w:marBottom w:val="0"/>
          <w:divBdr>
            <w:top w:val="none" w:sz="0" w:space="0" w:color="auto"/>
            <w:left w:val="none" w:sz="0" w:space="0" w:color="auto"/>
            <w:bottom w:val="none" w:sz="0" w:space="0" w:color="auto"/>
            <w:right w:val="none" w:sz="0" w:space="0" w:color="auto"/>
          </w:divBdr>
        </w:div>
        <w:div w:id="1648433390">
          <w:marLeft w:val="480"/>
          <w:marRight w:val="0"/>
          <w:marTop w:val="0"/>
          <w:marBottom w:val="0"/>
          <w:divBdr>
            <w:top w:val="none" w:sz="0" w:space="0" w:color="auto"/>
            <w:left w:val="none" w:sz="0" w:space="0" w:color="auto"/>
            <w:bottom w:val="none" w:sz="0" w:space="0" w:color="auto"/>
            <w:right w:val="none" w:sz="0" w:space="0" w:color="auto"/>
          </w:divBdr>
        </w:div>
        <w:div w:id="1748729455">
          <w:marLeft w:val="480"/>
          <w:marRight w:val="0"/>
          <w:marTop w:val="0"/>
          <w:marBottom w:val="0"/>
          <w:divBdr>
            <w:top w:val="none" w:sz="0" w:space="0" w:color="auto"/>
            <w:left w:val="none" w:sz="0" w:space="0" w:color="auto"/>
            <w:bottom w:val="none" w:sz="0" w:space="0" w:color="auto"/>
            <w:right w:val="none" w:sz="0" w:space="0" w:color="auto"/>
          </w:divBdr>
        </w:div>
        <w:div w:id="1784614039">
          <w:marLeft w:val="480"/>
          <w:marRight w:val="0"/>
          <w:marTop w:val="0"/>
          <w:marBottom w:val="0"/>
          <w:divBdr>
            <w:top w:val="none" w:sz="0" w:space="0" w:color="auto"/>
            <w:left w:val="none" w:sz="0" w:space="0" w:color="auto"/>
            <w:bottom w:val="none" w:sz="0" w:space="0" w:color="auto"/>
            <w:right w:val="none" w:sz="0" w:space="0" w:color="auto"/>
          </w:divBdr>
        </w:div>
        <w:div w:id="1830823888">
          <w:marLeft w:val="480"/>
          <w:marRight w:val="0"/>
          <w:marTop w:val="0"/>
          <w:marBottom w:val="0"/>
          <w:divBdr>
            <w:top w:val="none" w:sz="0" w:space="0" w:color="auto"/>
            <w:left w:val="none" w:sz="0" w:space="0" w:color="auto"/>
            <w:bottom w:val="none" w:sz="0" w:space="0" w:color="auto"/>
            <w:right w:val="none" w:sz="0" w:space="0" w:color="auto"/>
          </w:divBdr>
        </w:div>
        <w:div w:id="1850293342">
          <w:marLeft w:val="480"/>
          <w:marRight w:val="0"/>
          <w:marTop w:val="0"/>
          <w:marBottom w:val="0"/>
          <w:divBdr>
            <w:top w:val="none" w:sz="0" w:space="0" w:color="auto"/>
            <w:left w:val="none" w:sz="0" w:space="0" w:color="auto"/>
            <w:bottom w:val="none" w:sz="0" w:space="0" w:color="auto"/>
            <w:right w:val="none" w:sz="0" w:space="0" w:color="auto"/>
          </w:divBdr>
        </w:div>
        <w:div w:id="1867593177">
          <w:marLeft w:val="480"/>
          <w:marRight w:val="0"/>
          <w:marTop w:val="0"/>
          <w:marBottom w:val="0"/>
          <w:divBdr>
            <w:top w:val="none" w:sz="0" w:space="0" w:color="auto"/>
            <w:left w:val="none" w:sz="0" w:space="0" w:color="auto"/>
            <w:bottom w:val="none" w:sz="0" w:space="0" w:color="auto"/>
            <w:right w:val="none" w:sz="0" w:space="0" w:color="auto"/>
          </w:divBdr>
        </w:div>
        <w:div w:id="1903328860">
          <w:marLeft w:val="480"/>
          <w:marRight w:val="0"/>
          <w:marTop w:val="0"/>
          <w:marBottom w:val="0"/>
          <w:divBdr>
            <w:top w:val="none" w:sz="0" w:space="0" w:color="auto"/>
            <w:left w:val="none" w:sz="0" w:space="0" w:color="auto"/>
            <w:bottom w:val="none" w:sz="0" w:space="0" w:color="auto"/>
            <w:right w:val="none" w:sz="0" w:space="0" w:color="auto"/>
          </w:divBdr>
        </w:div>
        <w:div w:id="2067873057">
          <w:marLeft w:val="480"/>
          <w:marRight w:val="0"/>
          <w:marTop w:val="0"/>
          <w:marBottom w:val="0"/>
          <w:divBdr>
            <w:top w:val="none" w:sz="0" w:space="0" w:color="auto"/>
            <w:left w:val="none" w:sz="0" w:space="0" w:color="auto"/>
            <w:bottom w:val="none" w:sz="0" w:space="0" w:color="auto"/>
            <w:right w:val="none" w:sz="0" w:space="0" w:color="auto"/>
          </w:divBdr>
        </w:div>
        <w:div w:id="2070763897">
          <w:marLeft w:val="480"/>
          <w:marRight w:val="0"/>
          <w:marTop w:val="0"/>
          <w:marBottom w:val="0"/>
          <w:divBdr>
            <w:top w:val="none" w:sz="0" w:space="0" w:color="auto"/>
            <w:left w:val="none" w:sz="0" w:space="0" w:color="auto"/>
            <w:bottom w:val="none" w:sz="0" w:space="0" w:color="auto"/>
            <w:right w:val="none" w:sz="0" w:space="0" w:color="auto"/>
          </w:divBdr>
        </w:div>
        <w:div w:id="2091072310">
          <w:marLeft w:val="480"/>
          <w:marRight w:val="0"/>
          <w:marTop w:val="0"/>
          <w:marBottom w:val="0"/>
          <w:divBdr>
            <w:top w:val="none" w:sz="0" w:space="0" w:color="auto"/>
            <w:left w:val="none" w:sz="0" w:space="0" w:color="auto"/>
            <w:bottom w:val="none" w:sz="0" w:space="0" w:color="auto"/>
            <w:right w:val="none" w:sz="0" w:space="0" w:color="auto"/>
          </w:divBdr>
        </w:div>
        <w:div w:id="2126607201">
          <w:marLeft w:val="480"/>
          <w:marRight w:val="0"/>
          <w:marTop w:val="0"/>
          <w:marBottom w:val="0"/>
          <w:divBdr>
            <w:top w:val="none" w:sz="0" w:space="0" w:color="auto"/>
            <w:left w:val="none" w:sz="0" w:space="0" w:color="auto"/>
            <w:bottom w:val="none" w:sz="0" w:space="0" w:color="auto"/>
            <w:right w:val="none" w:sz="0" w:space="0" w:color="auto"/>
          </w:divBdr>
        </w:div>
      </w:divsChild>
    </w:div>
    <w:div w:id="1887913088">
      <w:bodyDiv w:val="1"/>
      <w:marLeft w:val="0"/>
      <w:marRight w:val="0"/>
      <w:marTop w:val="0"/>
      <w:marBottom w:val="0"/>
      <w:divBdr>
        <w:top w:val="none" w:sz="0" w:space="0" w:color="auto"/>
        <w:left w:val="none" w:sz="0" w:space="0" w:color="auto"/>
        <w:bottom w:val="none" w:sz="0" w:space="0" w:color="auto"/>
        <w:right w:val="none" w:sz="0" w:space="0" w:color="auto"/>
      </w:divBdr>
      <w:divsChild>
        <w:div w:id="31656879">
          <w:marLeft w:val="480"/>
          <w:marRight w:val="0"/>
          <w:marTop w:val="0"/>
          <w:marBottom w:val="0"/>
          <w:divBdr>
            <w:top w:val="none" w:sz="0" w:space="0" w:color="auto"/>
            <w:left w:val="none" w:sz="0" w:space="0" w:color="auto"/>
            <w:bottom w:val="none" w:sz="0" w:space="0" w:color="auto"/>
            <w:right w:val="none" w:sz="0" w:space="0" w:color="auto"/>
          </w:divBdr>
        </w:div>
        <w:div w:id="53085137">
          <w:marLeft w:val="480"/>
          <w:marRight w:val="0"/>
          <w:marTop w:val="0"/>
          <w:marBottom w:val="0"/>
          <w:divBdr>
            <w:top w:val="none" w:sz="0" w:space="0" w:color="auto"/>
            <w:left w:val="none" w:sz="0" w:space="0" w:color="auto"/>
            <w:bottom w:val="none" w:sz="0" w:space="0" w:color="auto"/>
            <w:right w:val="none" w:sz="0" w:space="0" w:color="auto"/>
          </w:divBdr>
        </w:div>
        <w:div w:id="59060907">
          <w:marLeft w:val="480"/>
          <w:marRight w:val="0"/>
          <w:marTop w:val="0"/>
          <w:marBottom w:val="0"/>
          <w:divBdr>
            <w:top w:val="none" w:sz="0" w:space="0" w:color="auto"/>
            <w:left w:val="none" w:sz="0" w:space="0" w:color="auto"/>
            <w:bottom w:val="none" w:sz="0" w:space="0" w:color="auto"/>
            <w:right w:val="none" w:sz="0" w:space="0" w:color="auto"/>
          </w:divBdr>
        </w:div>
        <w:div w:id="73095397">
          <w:marLeft w:val="480"/>
          <w:marRight w:val="0"/>
          <w:marTop w:val="0"/>
          <w:marBottom w:val="0"/>
          <w:divBdr>
            <w:top w:val="none" w:sz="0" w:space="0" w:color="auto"/>
            <w:left w:val="none" w:sz="0" w:space="0" w:color="auto"/>
            <w:bottom w:val="none" w:sz="0" w:space="0" w:color="auto"/>
            <w:right w:val="none" w:sz="0" w:space="0" w:color="auto"/>
          </w:divBdr>
        </w:div>
        <w:div w:id="86388539">
          <w:marLeft w:val="480"/>
          <w:marRight w:val="0"/>
          <w:marTop w:val="0"/>
          <w:marBottom w:val="0"/>
          <w:divBdr>
            <w:top w:val="none" w:sz="0" w:space="0" w:color="auto"/>
            <w:left w:val="none" w:sz="0" w:space="0" w:color="auto"/>
            <w:bottom w:val="none" w:sz="0" w:space="0" w:color="auto"/>
            <w:right w:val="none" w:sz="0" w:space="0" w:color="auto"/>
          </w:divBdr>
        </w:div>
        <w:div w:id="136655657">
          <w:marLeft w:val="480"/>
          <w:marRight w:val="0"/>
          <w:marTop w:val="0"/>
          <w:marBottom w:val="0"/>
          <w:divBdr>
            <w:top w:val="none" w:sz="0" w:space="0" w:color="auto"/>
            <w:left w:val="none" w:sz="0" w:space="0" w:color="auto"/>
            <w:bottom w:val="none" w:sz="0" w:space="0" w:color="auto"/>
            <w:right w:val="none" w:sz="0" w:space="0" w:color="auto"/>
          </w:divBdr>
        </w:div>
        <w:div w:id="210502808">
          <w:marLeft w:val="480"/>
          <w:marRight w:val="0"/>
          <w:marTop w:val="0"/>
          <w:marBottom w:val="0"/>
          <w:divBdr>
            <w:top w:val="none" w:sz="0" w:space="0" w:color="auto"/>
            <w:left w:val="none" w:sz="0" w:space="0" w:color="auto"/>
            <w:bottom w:val="none" w:sz="0" w:space="0" w:color="auto"/>
            <w:right w:val="none" w:sz="0" w:space="0" w:color="auto"/>
          </w:divBdr>
        </w:div>
        <w:div w:id="221915050">
          <w:marLeft w:val="480"/>
          <w:marRight w:val="0"/>
          <w:marTop w:val="0"/>
          <w:marBottom w:val="0"/>
          <w:divBdr>
            <w:top w:val="none" w:sz="0" w:space="0" w:color="auto"/>
            <w:left w:val="none" w:sz="0" w:space="0" w:color="auto"/>
            <w:bottom w:val="none" w:sz="0" w:space="0" w:color="auto"/>
            <w:right w:val="none" w:sz="0" w:space="0" w:color="auto"/>
          </w:divBdr>
        </w:div>
        <w:div w:id="315962660">
          <w:marLeft w:val="480"/>
          <w:marRight w:val="0"/>
          <w:marTop w:val="0"/>
          <w:marBottom w:val="0"/>
          <w:divBdr>
            <w:top w:val="none" w:sz="0" w:space="0" w:color="auto"/>
            <w:left w:val="none" w:sz="0" w:space="0" w:color="auto"/>
            <w:bottom w:val="none" w:sz="0" w:space="0" w:color="auto"/>
            <w:right w:val="none" w:sz="0" w:space="0" w:color="auto"/>
          </w:divBdr>
        </w:div>
        <w:div w:id="349066030">
          <w:marLeft w:val="480"/>
          <w:marRight w:val="0"/>
          <w:marTop w:val="0"/>
          <w:marBottom w:val="0"/>
          <w:divBdr>
            <w:top w:val="none" w:sz="0" w:space="0" w:color="auto"/>
            <w:left w:val="none" w:sz="0" w:space="0" w:color="auto"/>
            <w:bottom w:val="none" w:sz="0" w:space="0" w:color="auto"/>
            <w:right w:val="none" w:sz="0" w:space="0" w:color="auto"/>
          </w:divBdr>
        </w:div>
        <w:div w:id="357318516">
          <w:marLeft w:val="480"/>
          <w:marRight w:val="0"/>
          <w:marTop w:val="0"/>
          <w:marBottom w:val="0"/>
          <w:divBdr>
            <w:top w:val="none" w:sz="0" w:space="0" w:color="auto"/>
            <w:left w:val="none" w:sz="0" w:space="0" w:color="auto"/>
            <w:bottom w:val="none" w:sz="0" w:space="0" w:color="auto"/>
            <w:right w:val="none" w:sz="0" w:space="0" w:color="auto"/>
          </w:divBdr>
        </w:div>
        <w:div w:id="367411630">
          <w:marLeft w:val="480"/>
          <w:marRight w:val="0"/>
          <w:marTop w:val="0"/>
          <w:marBottom w:val="0"/>
          <w:divBdr>
            <w:top w:val="none" w:sz="0" w:space="0" w:color="auto"/>
            <w:left w:val="none" w:sz="0" w:space="0" w:color="auto"/>
            <w:bottom w:val="none" w:sz="0" w:space="0" w:color="auto"/>
            <w:right w:val="none" w:sz="0" w:space="0" w:color="auto"/>
          </w:divBdr>
        </w:div>
        <w:div w:id="531308643">
          <w:marLeft w:val="480"/>
          <w:marRight w:val="0"/>
          <w:marTop w:val="0"/>
          <w:marBottom w:val="0"/>
          <w:divBdr>
            <w:top w:val="none" w:sz="0" w:space="0" w:color="auto"/>
            <w:left w:val="none" w:sz="0" w:space="0" w:color="auto"/>
            <w:bottom w:val="none" w:sz="0" w:space="0" w:color="auto"/>
            <w:right w:val="none" w:sz="0" w:space="0" w:color="auto"/>
          </w:divBdr>
        </w:div>
        <w:div w:id="542712955">
          <w:marLeft w:val="480"/>
          <w:marRight w:val="0"/>
          <w:marTop w:val="0"/>
          <w:marBottom w:val="0"/>
          <w:divBdr>
            <w:top w:val="none" w:sz="0" w:space="0" w:color="auto"/>
            <w:left w:val="none" w:sz="0" w:space="0" w:color="auto"/>
            <w:bottom w:val="none" w:sz="0" w:space="0" w:color="auto"/>
            <w:right w:val="none" w:sz="0" w:space="0" w:color="auto"/>
          </w:divBdr>
        </w:div>
        <w:div w:id="557744013">
          <w:marLeft w:val="480"/>
          <w:marRight w:val="0"/>
          <w:marTop w:val="0"/>
          <w:marBottom w:val="0"/>
          <w:divBdr>
            <w:top w:val="none" w:sz="0" w:space="0" w:color="auto"/>
            <w:left w:val="none" w:sz="0" w:space="0" w:color="auto"/>
            <w:bottom w:val="none" w:sz="0" w:space="0" w:color="auto"/>
            <w:right w:val="none" w:sz="0" w:space="0" w:color="auto"/>
          </w:divBdr>
        </w:div>
        <w:div w:id="563638393">
          <w:marLeft w:val="480"/>
          <w:marRight w:val="0"/>
          <w:marTop w:val="0"/>
          <w:marBottom w:val="0"/>
          <w:divBdr>
            <w:top w:val="none" w:sz="0" w:space="0" w:color="auto"/>
            <w:left w:val="none" w:sz="0" w:space="0" w:color="auto"/>
            <w:bottom w:val="none" w:sz="0" w:space="0" w:color="auto"/>
            <w:right w:val="none" w:sz="0" w:space="0" w:color="auto"/>
          </w:divBdr>
        </w:div>
        <w:div w:id="587272113">
          <w:marLeft w:val="480"/>
          <w:marRight w:val="0"/>
          <w:marTop w:val="0"/>
          <w:marBottom w:val="0"/>
          <w:divBdr>
            <w:top w:val="none" w:sz="0" w:space="0" w:color="auto"/>
            <w:left w:val="none" w:sz="0" w:space="0" w:color="auto"/>
            <w:bottom w:val="none" w:sz="0" w:space="0" w:color="auto"/>
            <w:right w:val="none" w:sz="0" w:space="0" w:color="auto"/>
          </w:divBdr>
        </w:div>
        <w:div w:id="594485225">
          <w:marLeft w:val="480"/>
          <w:marRight w:val="0"/>
          <w:marTop w:val="0"/>
          <w:marBottom w:val="0"/>
          <w:divBdr>
            <w:top w:val="none" w:sz="0" w:space="0" w:color="auto"/>
            <w:left w:val="none" w:sz="0" w:space="0" w:color="auto"/>
            <w:bottom w:val="none" w:sz="0" w:space="0" w:color="auto"/>
            <w:right w:val="none" w:sz="0" w:space="0" w:color="auto"/>
          </w:divBdr>
        </w:div>
        <w:div w:id="636183019">
          <w:marLeft w:val="480"/>
          <w:marRight w:val="0"/>
          <w:marTop w:val="0"/>
          <w:marBottom w:val="0"/>
          <w:divBdr>
            <w:top w:val="none" w:sz="0" w:space="0" w:color="auto"/>
            <w:left w:val="none" w:sz="0" w:space="0" w:color="auto"/>
            <w:bottom w:val="none" w:sz="0" w:space="0" w:color="auto"/>
            <w:right w:val="none" w:sz="0" w:space="0" w:color="auto"/>
          </w:divBdr>
        </w:div>
        <w:div w:id="640039671">
          <w:marLeft w:val="480"/>
          <w:marRight w:val="0"/>
          <w:marTop w:val="0"/>
          <w:marBottom w:val="0"/>
          <w:divBdr>
            <w:top w:val="none" w:sz="0" w:space="0" w:color="auto"/>
            <w:left w:val="none" w:sz="0" w:space="0" w:color="auto"/>
            <w:bottom w:val="none" w:sz="0" w:space="0" w:color="auto"/>
            <w:right w:val="none" w:sz="0" w:space="0" w:color="auto"/>
          </w:divBdr>
        </w:div>
        <w:div w:id="649333825">
          <w:marLeft w:val="480"/>
          <w:marRight w:val="0"/>
          <w:marTop w:val="0"/>
          <w:marBottom w:val="0"/>
          <w:divBdr>
            <w:top w:val="none" w:sz="0" w:space="0" w:color="auto"/>
            <w:left w:val="none" w:sz="0" w:space="0" w:color="auto"/>
            <w:bottom w:val="none" w:sz="0" w:space="0" w:color="auto"/>
            <w:right w:val="none" w:sz="0" w:space="0" w:color="auto"/>
          </w:divBdr>
        </w:div>
        <w:div w:id="649552851">
          <w:marLeft w:val="480"/>
          <w:marRight w:val="0"/>
          <w:marTop w:val="0"/>
          <w:marBottom w:val="0"/>
          <w:divBdr>
            <w:top w:val="none" w:sz="0" w:space="0" w:color="auto"/>
            <w:left w:val="none" w:sz="0" w:space="0" w:color="auto"/>
            <w:bottom w:val="none" w:sz="0" w:space="0" w:color="auto"/>
            <w:right w:val="none" w:sz="0" w:space="0" w:color="auto"/>
          </w:divBdr>
        </w:div>
        <w:div w:id="730926271">
          <w:marLeft w:val="480"/>
          <w:marRight w:val="0"/>
          <w:marTop w:val="0"/>
          <w:marBottom w:val="0"/>
          <w:divBdr>
            <w:top w:val="none" w:sz="0" w:space="0" w:color="auto"/>
            <w:left w:val="none" w:sz="0" w:space="0" w:color="auto"/>
            <w:bottom w:val="none" w:sz="0" w:space="0" w:color="auto"/>
            <w:right w:val="none" w:sz="0" w:space="0" w:color="auto"/>
          </w:divBdr>
        </w:div>
        <w:div w:id="755202359">
          <w:marLeft w:val="480"/>
          <w:marRight w:val="0"/>
          <w:marTop w:val="0"/>
          <w:marBottom w:val="0"/>
          <w:divBdr>
            <w:top w:val="none" w:sz="0" w:space="0" w:color="auto"/>
            <w:left w:val="none" w:sz="0" w:space="0" w:color="auto"/>
            <w:bottom w:val="none" w:sz="0" w:space="0" w:color="auto"/>
            <w:right w:val="none" w:sz="0" w:space="0" w:color="auto"/>
          </w:divBdr>
        </w:div>
        <w:div w:id="763722008">
          <w:marLeft w:val="480"/>
          <w:marRight w:val="0"/>
          <w:marTop w:val="0"/>
          <w:marBottom w:val="0"/>
          <w:divBdr>
            <w:top w:val="none" w:sz="0" w:space="0" w:color="auto"/>
            <w:left w:val="none" w:sz="0" w:space="0" w:color="auto"/>
            <w:bottom w:val="none" w:sz="0" w:space="0" w:color="auto"/>
            <w:right w:val="none" w:sz="0" w:space="0" w:color="auto"/>
          </w:divBdr>
        </w:div>
        <w:div w:id="868487884">
          <w:marLeft w:val="480"/>
          <w:marRight w:val="0"/>
          <w:marTop w:val="0"/>
          <w:marBottom w:val="0"/>
          <w:divBdr>
            <w:top w:val="none" w:sz="0" w:space="0" w:color="auto"/>
            <w:left w:val="none" w:sz="0" w:space="0" w:color="auto"/>
            <w:bottom w:val="none" w:sz="0" w:space="0" w:color="auto"/>
            <w:right w:val="none" w:sz="0" w:space="0" w:color="auto"/>
          </w:divBdr>
        </w:div>
        <w:div w:id="920334715">
          <w:marLeft w:val="480"/>
          <w:marRight w:val="0"/>
          <w:marTop w:val="0"/>
          <w:marBottom w:val="0"/>
          <w:divBdr>
            <w:top w:val="none" w:sz="0" w:space="0" w:color="auto"/>
            <w:left w:val="none" w:sz="0" w:space="0" w:color="auto"/>
            <w:bottom w:val="none" w:sz="0" w:space="0" w:color="auto"/>
            <w:right w:val="none" w:sz="0" w:space="0" w:color="auto"/>
          </w:divBdr>
        </w:div>
        <w:div w:id="932007820">
          <w:marLeft w:val="480"/>
          <w:marRight w:val="0"/>
          <w:marTop w:val="0"/>
          <w:marBottom w:val="0"/>
          <w:divBdr>
            <w:top w:val="none" w:sz="0" w:space="0" w:color="auto"/>
            <w:left w:val="none" w:sz="0" w:space="0" w:color="auto"/>
            <w:bottom w:val="none" w:sz="0" w:space="0" w:color="auto"/>
            <w:right w:val="none" w:sz="0" w:space="0" w:color="auto"/>
          </w:divBdr>
        </w:div>
        <w:div w:id="995033830">
          <w:marLeft w:val="480"/>
          <w:marRight w:val="0"/>
          <w:marTop w:val="0"/>
          <w:marBottom w:val="0"/>
          <w:divBdr>
            <w:top w:val="none" w:sz="0" w:space="0" w:color="auto"/>
            <w:left w:val="none" w:sz="0" w:space="0" w:color="auto"/>
            <w:bottom w:val="none" w:sz="0" w:space="0" w:color="auto"/>
            <w:right w:val="none" w:sz="0" w:space="0" w:color="auto"/>
          </w:divBdr>
        </w:div>
        <w:div w:id="1056783492">
          <w:marLeft w:val="480"/>
          <w:marRight w:val="0"/>
          <w:marTop w:val="0"/>
          <w:marBottom w:val="0"/>
          <w:divBdr>
            <w:top w:val="none" w:sz="0" w:space="0" w:color="auto"/>
            <w:left w:val="none" w:sz="0" w:space="0" w:color="auto"/>
            <w:bottom w:val="none" w:sz="0" w:space="0" w:color="auto"/>
            <w:right w:val="none" w:sz="0" w:space="0" w:color="auto"/>
          </w:divBdr>
        </w:div>
        <w:div w:id="1088422723">
          <w:marLeft w:val="480"/>
          <w:marRight w:val="0"/>
          <w:marTop w:val="0"/>
          <w:marBottom w:val="0"/>
          <w:divBdr>
            <w:top w:val="none" w:sz="0" w:space="0" w:color="auto"/>
            <w:left w:val="none" w:sz="0" w:space="0" w:color="auto"/>
            <w:bottom w:val="none" w:sz="0" w:space="0" w:color="auto"/>
            <w:right w:val="none" w:sz="0" w:space="0" w:color="auto"/>
          </w:divBdr>
        </w:div>
        <w:div w:id="1095051266">
          <w:marLeft w:val="480"/>
          <w:marRight w:val="0"/>
          <w:marTop w:val="0"/>
          <w:marBottom w:val="0"/>
          <w:divBdr>
            <w:top w:val="none" w:sz="0" w:space="0" w:color="auto"/>
            <w:left w:val="none" w:sz="0" w:space="0" w:color="auto"/>
            <w:bottom w:val="none" w:sz="0" w:space="0" w:color="auto"/>
            <w:right w:val="none" w:sz="0" w:space="0" w:color="auto"/>
          </w:divBdr>
        </w:div>
        <w:div w:id="1161392427">
          <w:marLeft w:val="480"/>
          <w:marRight w:val="0"/>
          <w:marTop w:val="0"/>
          <w:marBottom w:val="0"/>
          <w:divBdr>
            <w:top w:val="none" w:sz="0" w:space="0" w:color="auto"/>
            <w:left w:val="none" w:sz="0" w:space="0" w:color="auto"/>
            <w:bottom w:val="none" w:sz="0" w:space="0" w:color="auto"/>
            <w:right w:val="none" w:sz="0" w:space="0" w:color="auto"/>
          </w:divBdr>
        </w:div>
        <w:div w:id="1175681644">
          <w:marLeft w:val="480"/>
          <w:marRight w:val="0"/>
          <w:marTop w:val="0"/>
          <w:marBottom w:val="0"/>
          <w:divBdr>
            <w:top w:val="none" w:sz="0" w:space="0" w:color="auto"/>
            <w:left w:val="none" w:sz="0" w:space="0" w:color="auto"/>
            <w:bottom w:val="none" w:sz="0" w:space="0" w:color="auto"/>
            <w:right w:val="none" w:sz="0" w:space="0" w:color="auto"/>
          </w:divBdr>
        </w:div>
        <w:div w:id="1209803641">
          <w:marLeft w:val="480"/>
          <w:marRight w:val="0"/>
          <w:marTop w:val="0"/>
          <w:marBottom w:val="0"/>
          <w:divBdr>
            <w:top w:val="none" w:sz="0" w:space="0" w:color="auto"/>
            <w:left w:val="none" w:sz="0" w:space="0" w:color="auto"/>
            <w:bottom w:val="none" w:sz="0" w:space="0" w:color="auto"/>
            <w:right w:val="none" w:sz="0" w:space="0" w:color="auto"/>
          </w:divBdr>
        </w:div>
        <w:div w:id="1211267957">
          <w:marLeft w:val="480"/>
          <w:marRight w:val="0"/>
          <w:marTop w:val="0"/>
          <w:marBottom w:val="0"/>
          <w:divBdr>
            <w:top w:val="none" w:sz="0" w:space="0" w:color="auto"/>
            <w:left w:val="none" w:sz="0" w:space="0" w:color="auto"/>
            <w:bottom w:val="none" w:sz="0" w:space="0" w:color="auto"/>
            <w:right w:val="none" w:sz="0" w:space="0" w:color="auto"/>
          </w:divBdr>
        </w:div>
        <w:div w:id="1223522635">
          <w:marLeft w:val="480"/>
          <w:marRight w:val="0"/>
          <w:marTop w:val="0"/>
          <w:marBottom w:val="0"/>
          <w:divBdr>
            <w:top w:val="none" w:sz="0" w:space="0" w:color="auto"/>
            <w:left w:val="none" w:sz="0" w:space="0" w:color="auto"/>
            <w:bottom w:val="none" w:sz="0" w:space="0" w:color="auto"/>
            <w:right w:val="none" w:sz="0" w:space="0" w:color="auto"/>
          </w:divBdr>
        </w:div>
        <w:div w:id="1239242173">
          <w:marLeft w:val="480"/>
          <w:marRight w:val="0"/>
          <w:marTop w:val="0"/>
          <w:marBottom w:val="0"/>
          <w:divBdr>
            <w:top w:val="none" w:sz="0" w:space="0" w:color="auto"/>
            <w:left w:val="none" w:sz="0" w:space="0" w:color="auto"/>
            <w:bottom w:val="none" w:sz="0" w:space="0" w:color="auto"/>
            <w:right w:val="none" w:sz="0" w:space="0" w:color="auto"/>
          </w:divBdr>
        </w:div>
        <w:div w:id="1267158131">
          <w:marLeft w:val="480"/>
          <w:marRight w:val="0"/>
          <w:marTop w:val="0"/>
          <w:marBottom w:val="0"/>
          <w:divBdr>
            <w:top w:val="none" w:sz="0" w:space="0" w:color="auto"/>
            <w:left w:val="none" w:sz="0" w:space="0" w:color="auto"/>
            <w:bottom w:val="none" w:sz="0" w:space="0" w:color="auto"/>
            <w:right w:val="none" w:sz="0" w:space="0" w:color="auto"/>
          </w:divBdr>
        </w:div>
        <w:div w:id="1298801573">
          <w:marLeft w:val="480"/>
          <w:marRight w:val="0"/>
          <w:marTop w:val="0"/>
          <w:marBottom w:val="0"/>
          <w:divBdr>
            <w:top w:val="none" w:sz="0" w:space="0" w:color="auto"/>
            <w:left w:val="none" w:sz="0" w:space="0" w:color="auto"/>
            <w:bottom w:val="none" w:sz="0" w:space="0" w:color="auto"/>
            <w:right w:val="none" w:sz="0" w:space="0" w:color="auto"/>
          </w:divBdr>
        </w:div>
        <w:div w:id="1332297078">
          <w:marLeft w:val="480"/>
          <w:marRight w:val="0"/>
          <w:marTop w:val="0"/>
          <w:marBottom w:val="0"/>
          <w:divBdr>
            <w:top w:val="none" w:sz="0" w:space="0" w:color="auto"/>
            <w:left w:val="none" w:sz="0" w:space="0" w:color="auto"/>
            <w:bottom w:val="none" w:sz="0" w:space="0" w:color="auto"/>
            <w:right w:val="none" w:sz="0" w:space="0" w:color="auto"/>
          </w:divBdr>
        </w:div>
        <w:div w:id="1370107752">
          <w:marLeft w:val="480"/>
          <w:marRight w:val="0"/>
          <w:marTop w:val="0"/>
          <w:marBottom w:val="0"/>
          <w:divBdr>
            <w:top w:val="none" w:sz="0" w:space="0" w:color="auto"/>
            <w:left w:val="none" w:sz="0" w:space="0" w:color="auto"/>
            <w:bottom w:val="none" w:sz="0" w:space="0" w:color="auto"/>
            <w:right w:val="none" w:sz="0" w:space="0" w:color="auto"/>
          </w:divBdr>
        </w:div>
        <w:div w:id="1376924860">
          <w:marLeft w:val="480"/>
          <w:marRight w:val="0"/>
          <w:marTop w:val="0"/>
          <w:marBottom w:val="0"/>
          <w:divBdr>
            <w:top w:val="none" w:sz="0" w:space="0" w:color="auto"/>
            <w:left w:val="none" w:sz="0" w:space="0" w:color="auto"/>
            <w:bottom w:val="none" w:sz="0" w:space="0" w:color="auto"/>
            <w:right w:val="none" w:sz="0" w:space="0" w:color="auto"/>
          </w:divBdr>
        </w:div>
        <w:div w:id="1392074619">
          <w:marLeft w:val="480"/>
          <w:marRight w:val="0"/>
          <w:marTop w:val="0"/>
          <w:marBottom w:val="0"/>
          <w:divBdr>
            <w:top w:val="none" w:sz="0" w:space="0" w:color="auto"/>
            <w:left w:val="none" w:sz="0" w:space="0" w:color="auto"/>
            <w:bottom w:val="none" w:sz="0" w:space="0" w:color="auto"/>
            <w:right w:val="none" w:sz="0" w:space="0" w:color="auto"/>
          </w:divBdr>
        </w:div>
        <w:div w:id="1398431937">
          <w:marLeft w:val="480"/>
          <w:marRight w:val="0"/>
          <w:marTop w:val="0"/>
          <w:marBottom w:val="0"/>
          <w:divBdr>
            <w:top w:val="none" w:sz="0" w:space="0" w:color="auto"/>
            <w:left w:val="none" w:sz="0" w:space="0" w:color="auto"/>
            <w:bottom w:val="none" w:sz="0" w:space="0" w:color="auto"/>
            <w:right w:val="none" w:sz="0" w:space="0" w:color="auto"/>
          </w:divBdr>
        </w:div>
        <w:div w:id="1406992749">
          <w:marLeft w:val="480"/>
          <w:marRight w:val="0"/>
          <w:marTop w:val="0"/>
          <w:marBottom w:val="0"/>
          <w:divBdr>
            <w:top w:val="none" w:sz="0" w:space="0" w:color="auto"/>
            <w:left w:val="none" w:sz="0" w:space="0" w:color="auto"/>
            <w:bottom w:val="none" w:sz="0" w:space="0" w:color="auto"/>
            <w:right w:val="none" w:sz="0" w:space="0" w:color="auto"/>
          </w:divBdr>
        </w:div>
        <w:div w:id="1434588272">
          <w:marLeft w:val="480"/>
          <w:marRight w:val="0"/>
          <w:marTop w:val="0"/>
          <w:marBottom w:val="0"/>
          <w:divBdr>
            <w:top w:val="none" w:sz="0" w:space="0" w:color="auto"/>
            <w:left w:val="none" w:sz="0" w:space="0" w:color="auto"/>
            <w:bottom w:val="none" w:sz="0" w:space="0" w:color="auto"/>
            <w:right w:val="none" w:sz="0" w:space="0" w:color="auto"/>
          </w:divBdr>
        </w:div>
        <w:div w:id="1465847716">
          <w:marLeft w:val="480"/>
          <w:marRight w:val="0"/>
          <w:marTop w:val="0"/>
          <w:marBottom w:val="0"/>
          <w:divBdr>
            <w:top w:val="none" w:sz="0" w:space="0" w:color="auto"/>
            <w:left w:val="none" w:sz="0" w:space="0" w:color="auto"/>
            <w:bottom w:val="none" w:sz="0" w:space="0" w:color="auto"/>
            <w:right w:val="none" w:sz="0" w:space="0" w:color="auto"/>
          </w:divBdr>
        </w:div>
        <w:div w:id="1488935020">
          <w:marLeft w:val="480"/>
          <w:marRight w:val="0"/>
          <w:marTop w:val="0"/>
          <w:marBottom w:val="0"/>
          <w:divBdr>
            <w:top w:val="none" w:sz="0" w:space="0" w:color="auto"/>
            <w:left w:val="none" w:sz="0" w:space="0" w:color="auto"/>
            <w:bottom w:val="none" w:sz="0" w:space="0" w:color="auto"/>
            <w:right w:val="none" w:sz="0" w:space="0" w:color="auto"/>
          </w:divBdr>
        </w:div>
        <w:div w:id="1509900865">
          <w:marLeft w:val="480"/>
          <w:marRight w:val="0"/>
          <w:marTop w:val="0"/>
          <w:marBottom w:val="0"/>
          <w:divBdr>
            <w:top w:val="none" w:sz="0" w:space="0" w:color="auto"/>
            <w:left w:val="none" w:sz="0" w:space="0" w:color="auto"/>
            <w:bottom w:val="none" w:sz="0" w:space="0" w:color="auto"/>
            <w:right w:val="none" w:sz="0" w:space="0" w:color="auto"/>
          </w:divBdr>
        </w:div>
        <w:div w:id="1551649339">
          <w:marLeft w:val="480"/>
          <w:marRight w:val="0"/>
          <w:marTop w:val="0"/>
          <w:marBottom w:val="0"/>
          <w:divBdr>
            <w:top w:val="none" w:sz="0" w:space="0" w:color="auto"/>
            <w:left w:val="none" w:sz="0" w:space="0" w:color="auto"/>
            <w:bottom w:val="none" w:sz="0" w:space="0" w:color="auto"/>
            <w:right w:val="none" w:sz="0" w:space="0" w:color="auto"/>
          </w:divBdr>
        </w:div>
        <w:div w:id="1584030257">
          <w:marLeft w:val="480"/>
          <w:marRight w:val="0"/>
          <w:marTop w:val="0"/>
          <w:marBottom w:val="0"/>
          <w:divBdr>
            <w:top w:val="none" w:sz="0" w:space="0" w:color="auto"/>
            <w:left w:val="none" w:sz="0" w:space="0" w:color="auto"/>
            <w:bottom w:val="none" w:sz="0" w:space="0" w:color="auto"/>
            <w:right w:val="none" w:sz="0" w:space="0" w:color="auto"/>
          </w:divBdr>
        </w:div>
        <w:div w:id="1605763454">
          <w:marLeft w:val="480"/>
          <w:marRight w:val="0"/>
          <w:marTop w:val="0"/>
          <w:marBottom w:val="0"/>
          <w:divBdr>
            <w:top w:val="none" w:sz="0" w:space="0" w:color="auto"/>
            <w:left w:val="none" w:sz="0" w:space="0" w:color="auto"/>
            <w:bottom w:val="none" w:sz="0" w:space="0" w:color="auto"/>
            <w:right w:val="none" w:sz="0" w:space="0" w:color="auto"/>
          </w:divBdr>
        </w:div>
        <w:div w:id="1605921784">
          <w:marLeft w:val="480"/>
          <w:marRight w:val="0"/>
          <w:marTop w:val="0"/>
          <w:marBottom w:val="0"/>
          <w:divBdr>
            <w:top w:val="none" w:sz="0" w:space="0" w:color="auto"/>
            <w:left w:val="none" w:sz="0" w:space="0" w:color="auto"/>
            <w:bottom w:val="none" w:sz="0" w:space="0" w:color="auto"/>
            <w:right w:val="none" w:sz="0" w:space="0" w:color="auto"/>
          </w:divBdr>
        </w:div>
        <w:div w:id="1625387910">
          <w:marLeft w:val="480"/>
          <w:marRight w:val="0"/>
          <w:marTop w:val="0"/>
          <w:marBottom w:val="0"/>
          <w:divBdr>
            <w:top w:val="none" w:sz="0" w:space="0" w:color="auto"/>
            <w:left w:val="none" w:sz="0" w:space="0" w:color="auto"/>
            <w:bottom w:val="none" w:sz="0" w:space="0" w:color="auto"/>
            <w:right w:val="none" w:sz="0" w:space="0" w:color="auto"/>
          </w:divBdr>
        </w:div>
        <w:div w:id="1633247034">
          <w:marLeft w:val="480"/>
          <w:marRight w:val="0"/>
          <w:marTop w:val="0"/>
          <w:marBottom w:val="0"/>
          <w:divBdr>
            <w:top w:val="none" w:sz="0" w:space="0" w:color="auto"/>
            <w:left w:val="none" w:sz="0" w:space="0" w:color="auto"/>
            <w:bottom w:val="none" w:sz="0" w:space="0" w:color="auto"/>
            <w:right w:val="none" w:sz="0" w:space="0" w:color="auto"/>
          </w:divBdr>
        </w:div>
        <w:div w:id="1640109417">
          <w:marLeft w:val="480"/>
          <w:marRight w:val="0"/>
          <w:marTop w:val="0"/>
          <w:marBottom w:val="0"/>
          <w:divBdr>
            <w:top w:val="none" w:sz="0" w:space="0" w:color="auto"/>
            <w:left w:val="none" w:sz="0" w:space="0" w:color="auto"/>
            <w:bottom w:val="none" w:sz="0" w:space="0" w:color="auto"/>
            <w:right w:val="none" w:sz="0" w:space="0" w:color="auto"/>
          </w:divBdr>
        </w:div>
        <w:div w:id="1646154393">
          <w:marLeft w:val="480"/>
          <w:marRight w:val="0"/>
          <w:marTop w:val="0"/>
          <w:marBottom w:val="0"/>
          <w:divBdr>
            <w:top w:val="none" w:sz="0" w:space="0" w:color="auto"/>
            <w:left w:val="none" w:sz="0" w:space="0" w:color="auto"/>
            <w:bottom w:val="none" w:sz="0" w:space="0" w:color="auto"/>
            <w:right w:val="none" w:sz="0" w:space="0" w:color="auto"/>
          </w:divBdr>
        </w:div>
        <w:div w:id="1653097950">
          <w:marLeft w:val="480"/>
          <w:marRight w:val="0"/>
          <w:marTop w:val="0"/>
          <w:marBottom w:val="0"/>
          <w:divBdr>
            <w:top w:val="none" w:sz="0" w:space="0" w:color="auto"/>
            <w:left w:val="none" w:sz="0" w:space="0" w:color="auto"/>
            <w:bottom w:val="none" w:sz="0" w:space="0" w:color="auto"/>
            <w:right w:val="none" w:sz="0" w:space="0" w:color="auto"/>
          </w:divBdr>
        </w:div>
        <w:div w:id="1672222026">
          <w:marLeft w:val="480"/>
          <w:marRight w:val="0"/>
          <w:marTop w:val="0"/>
          <w:marBottom w:val="0"/>
          <w:divBdr>
            <w:top w:val="none" w:sz="0" w:space="0" w:color="auto"/>
            <w:left w:val="none" w:sz="0" w:space="0" w:color="auto"/>
            <w:bottom w:val="none" w:sz="0" w:space="0" w:color="auto"/>
            <w:right w:val="none" w:sz="0" w:space="0" w:color="auto"/>
          </w:divBdr>
        </w:div>
        <w:div w:id="1672831229">
          <w:marLeft w:val="480"/>
          <w:marRight w:val="0"/>
          <w:marTop w:val="0"/>
          <w:marBottom w:val="0"/>
          <w:divBdr>
            <w:top w:val="none" w:sz="0" w:space="0" w:color="auto"/>
            <w:left w:val="none" w:sz="0" w:space="0" w:color="auto"/>
            <w:bottom w:val="none" w:sz="0" w:space="0" w:color="auto"/>
            <w:right w:val="none" w:sz="0" w:space="0" w:color="auto"/>
          </w:divBdr>
        </w:div>
        <w:div w:id="1676689414">
          <w:marLeft w:val="480"/>
          <w:marRight w:val="0"/>
          <w:marTop w:val="0"/>
          <w:marBottom w:val="0"/>
          <w:divBdr>
            <w:top w:val="none" w:sz="0" w:space="0" w:color="auto"/>
            <w:left w:val="none" w:sz="0" w:space="0" w:color="auto"/>
            <w:bottom w:val="none" w:sz="0" w:space="0" w:color="auto"/>
            <w:right w:val="none" w:sz="0" w:space="0" w:color="auto"/>
          </w:divBdr>
        </w:div>
        <w:div w:id="1683359374">
          <w:marLeft w:val="480"/>
          <w:marRight w:val="0"/>
          <w:marTop w:val="0"/>
          <w:marBottom w:val="0"/>
          <w:divBdr>
            <w:top w:val="none" w:sz="0" w:space="0" w:color="auto"/>
            <w:left w:val="none" w:sz="0" w:space="0" w:color="auto"/>
            <w:bottom w:val="none" w:sz="0" w:space="0" w:color="auto"/>
            <w:right w:val="none" w:sz="0" w:space="0" w:color="auto"/>
          </w:divBdr>
        </w:div>
        <w:div w:id="1809515477">
          <w:marLeft w:val="480"/>
          <w:marRight w:val="0"/>
          <w:marTop w:val="0"/>
          <w:marBottom w:val="0"/>
          <w:divBdr>
            <w:top w:val="none" w:sz="0" w:space="0" w:color="auto"/>
            <w:left w:val="none" w:sz="0" w:space="0" w:color="auto"/>
            <w:bottom w:val="none" w:sz="0" w:space="0" w:color="auto"/>
            <w:right w:val="none" w:sz="0" w:space="0" w:color="auto"/>
          </w:divBdr>
        </w:div>
        <w:div w:id="1816288427">
          <w:marLeft w:val="480"/>
          <w:marRight w:val="0"/>
          <w:marTop w:val="0"/>
          <w:marBottom w:val="0"/>
          <w:divBdr>
            <w:top w:val="none" w:sz="0" w:space="0" w:color="auto"/>
            <w:left w:val="none" w:sz="0" w:space="0" w:color="auto"/>
            <w:bottom w:val="none" w:sz="0" w:space="0" w:color="auto"/>
            <w:right w:val="none" w:sz="0" w:space="0" w:color="auto"/>
          </w:divBdr>
        </w:div>
        <w:div w:id="1817256071">
          <w:marLeft w:val="480"/>
          <w:marRight w:val="0"/>
          <w:marTop w:val="0"/>
          <w:marBottom w:val="0"/>
          <w:divBdr>
            <w:top w:val="none" w:sz="0" w:space="0" w:color="auto"/>
            <w:left w:val="none" w:sz="0" w:space="0" w:color="auto"/>
            <w:bottom w:val="none" w:sz="0" w:space="0" w:color="auto"/>
            <w:right w:val="none" w:sz="0" w:space="0" w:color="auto"/>
          </w:divBdr>
        </w:div>
        <w:div w:id="1836143309">
          <w:marLeft w:val="480"/>
          <w:marRight w:val="0"/>
          <w:marTop w:val="0"/>
          <w:marBottom w:val="0"/>
          <w:divBdr>
            <w:top w:val="none" w:sz="0" w:space="0" w:color="auto"/>
            <w:left w:val="none" w:sz="0" w:space="0" w:color="auto"/>
            <w:bottom w:val="none" w:sz="0" w:space="0" w:color="auto"/>
            <w:right w:val="none" w:sz="0" w:space="0" w:color="auto"/>
          </w:divBdr>
        </w:div>
        <w:div w:id="1861579331">
          <w:marLeft w:val="480"/>
          <w:marRight w:val="0"/>
          <w:marTop w:val="0"/>
          <w:marBottom w:val="0"/>
          <w:divBdr>
            <w:top w:val="none" w:sz="0" w:space="0" w:color="auto"/>
            <w:left w:val="none" w:sz="0" w:space="0" w:color="auto"/>
            <w:bottom w:val="none" w:sz="0" w:space="0" w:color="auto"/>
            <w:right w:val="none" w:sz="0" w:space="0" w:color="auto"/>
          </w:divBdr>
        </w:div>
        <w:div w:id="1864975671">
          <w:marLeft w:val="480"/>
          <w:marRight w:val="0"/>
          <w:marTop w:val="0"/>
          <w:marBottom w:val="0"/>
          <w:divBdr>
            <w:top w:val="none" w:sz="0" w:space="0" w:color="auto"/>
            <w:left w:val="none" w:sz="0" w:space="0" w:color="auto"/>
            <w:bottom w:val="none" w:sz="0" w:space="0" w:color="auto"/>
            <w:right w:val="none" w:sz="0" w:space="0" w:color="auto"/>
          </w:divBdr>
        </w:div>
        <w:div w:id="1914924839">
          <w:marLeft w:val="480"/>
          <w:marRight w:val="0"/>
          <w:marTop w:val="0"/>
          <w:marBottom w:val="0"/>
          <w:divBdr>
            <w:top w:val="none" w:sz="0" w:space="0" w:color="auto"/>
            <w:left w:val="none" w:sz="0" w:space="0" w:color="auto"/>
            <w:bottom w:val="none" w:sz="0" w:space="0" w:color="auto"/>
            <w:right w:val="none" w:sz="0" w:space="0" w:color="auto"/>
          </w:divBdr>
        </w:div>
        <w:div w:id="1922717060">
          <w:marLeft w:val="480"/>
          <w:marRight w:val="0"/>
          <w:marTop w:val="0"/>
          <w:marBottom w:val="0"/>
          <w:divBdr>
            <w:top w:val="none" w:sz="0" w:space="0" w:color="auto"/>
            <w:left w:val="none" w:sz="0" w:space="0" w:color="auto"/>
            <w:bottom w:val="none" w:sz="0" w:space="0" w:color="auto"/>
            <w:right w:val="none" w:sz="0" w:space="0" w:color="auto"/>
          </w:divBdr>
        </w:div>
        <w:div w:id="1925650513">
          <w:marLeft w:val="480"/>
          <w:marRight w:val="0"/>
          <w:marTop w:val="0"/>
          <w:marBottom w:val="0"/>
          <w:divBdr>
            <w:top w:val="none" w:sz="0" w:space="0" w:color="auto"/>
            <w:left w:val="none" w:sz="0" w:space="0" w:color="auto"/>
            <w:bottom w:val="none" w:sz="0" w:space="0" w:color="auto"/>
            <w:right w:val="none" w:sz="0" w:space="0" w:color="auto"/>
          </w:divBdr>
        </w:div>
        <w:div w:id="1943610107">
          <w:marLeft w:val="480"/>
          <w:marRight w:val="0"/>
          <w:marTop w:val="0"/>
          <w:marBottom w:val="0"/>
          <w:divBdr>
            <w:top w:val="none" w:sz="0" w:space="0" w:color="auto"/>
            <w:left w:val="none" w:sz="0" w:space="0" w:color="auto"/>
            <w:bottom w:val="none" w:sz="0" w:space="0" w:color="auto"/>
            <w:right w:val="none" w:sz="0" w:space="0" w:color="auto"/>
          </w:divBdr>
        </w:div>
        <w:div w:id="1964114109">
          <w:marLeft w:val="480"/>
          <w:marRight w:val="0"/>
          <w:marTop w:val="0"/>
          <w:marBottom w:val="0"/>
          <w:divBdr>
            <w:top w:val="none" w:sz="0" w:space="0" w:color="auto"/>
            <w:left w:val="none" w:sz="0" w:space="0" w:color="auto"/>
            <w:bottom w:val="none" w:sz="0" w:space="0" w:color="auto"/>
            <w:right w:val="none" w:sz="0" w:space="0" w:color="auto"/>
          </w:divBdr>
        </w:div>
        <w:div w:id="1987666981">
          <w:marLeft w:val="480"/>
          <w:marRight w:val="0"/>
          <w:marTop w:val="0"/>
          <w:marBottom w:val="0"/>
          <w:divBdr>
            <w:top w:val="none" w:sz="0" w:space="0" w:color="auto"/>
            <w:left w:val="none" w:sz="0" w:space="0" w:color="auto"/>
            <w:bottom w:val="none" w:sz="0" w:space="0" w:color="auto"/>
            <w:right w:val="none" w:sz="0" w:space="0" w:color="auto"/>
          </w:divBdr>
        </w:div>
        <w:div w:id="1989044471">
          <w:marLeft w:val="480"/>
          <w:marRight w:val="0"/>
          <w:marTop w:val="0"/>
          <w:marBottom w:val="0"/>
          <w:divBdr>
            <w:top w:val="none" w:sz="0" w:space="0" w:color="auto"/>
            <w:left w:val="none" w:sz="0" w:space="0" w:color="auto"/>
            <w:bottom w:val="none" w:sz="0" w:space="0" w:color="auto"/>
            <w:right w:val="none" w:sz="0" w:space="0" w:color="auto"/>
          </w:divBdr>
        </w:div>
        <w:div w:id="2004232434">
          <w:marLeft w:val="480"/>
          <w:marRight w:val="0"/>
          <w:marTop w:val="0"/>
          <w:marBottom w:val="0"/>
          <w:divBdr>
            <w:top w:val="none" w:sz="0" w:space="0" w:color="auto"/>
            <w:left w:val="none" w:sz="0" w:space="0" w:color="auto"/>
            <w:bottom w:val="none" w:sz="0" w:space="0" w:color="auto"/>
            <w:right w:val="none" w:sz="0" w:space="0" w:color="auto"/>
          </w:divBdr>
        </w:div>
        <w:div w:id="2009598269">
          <w:marLeft w:val="480"/>
          <w:marRight w:val="0"/>
          <w:marTop w:val="0"/>
          <w:marBottom w:val="0"/>
          <w:divBdr>
            <w:top w:val="none" w:sz="0" w:space="0" w:color="auto"/>
            <w:left w:val="none" w:sz="0" w:space="0" w:color="auto"/>
            <w:bottom w:val="none" w:sz="0" w:space="0" w:color="auto"/>
            <w:right w:val="none" w:sz="0" w:space="0" w:color="auto"/>
          </w:divBdr>
        </w:div>
        <w:div w:id="2104955067">
          <w:marLeft w:val="480"/>
          <w:marRight w:val="0"/>
          <w:marTop w:val="0"/>
          <w:marBottom w:val="0"/>
          <w:divBdr>
            <w:top w:val="none" w:sz="0" w:space="0" w:color="auto"/>
            <w:left w:val="none" w:sz="0" w:space="0" w:color="auto"/>
            <w:bottom w:val="none" w:sz="0" w:space="0" w:color="auto"/>
            <w:right w:val="none" w:sz="0" w:space="0" w:color="auto"/>
          </w:divBdr>
        </w:div>
      </w:divsChild>
    </w:div>
    <w:div w:id="1894999500">
      <w:bodyDiv w:val="1"/>
      <w:marLeft w:val="0"/>
      <w:marRight w:val="0"/>
      <w:marTop w:val="0"/>
      <w:marBottom w:val="0"/>
      <w:divBdr>
        <w:top w:val="none" w:sz="0" w:space="0" w:color="auto"/>
        <w:left w:val="none" w:sz="0" w:space="0" w:color="auto"/>
        <w:bottom w:val="none" w:sz="0" w:space="0" w:color="auto"/>
        <w:right w:val="none" w:sz="0" w:space="0" w:color="auto"/>
      </w:divBdr>
      <w:divsChild>
        <w:div w:id="4409786">
          <w:marLeft w:val="480"/>
          <w:marRight w:val="0"/>
          <w:marTop w:val="0"/>
          <w:marBottom w:val="0"/>
          <w:divBdr>
            <w:top w:val="none" w:sz="0" w:space="0" w:color="auto"/>
            <w:left w:val="none" w:sz="0" w:space="0" w:color="auto"/>
            <w:bottom w:val="none" w:sz="0" w:space="0" w:color="auto"/>
            <w:right w:val="none" w:sz="0" w:space="0" w:color="auto"/>
          </w:divBdr>
        </w:div>
        <w:div w:id="10690303">
          <w:marLeft w:val="480"/>
          <w:marRight w:val="0"/>
          <w:marTop w:val="0"/>
          <w:marBottom w:val="0"/>
          <w:divBdr>
            <w:top w:val="none" w:sz="0" w:space="0" w:color="auto"/>
            <w:left w:val="none" w:sz="0" w:space="0" w:color="auto"/>
            <w:bottom w:val="none" w:sz="0" w:space="0" w:color="auto"/>
            <w:right w:val="none" w:sz="0" w:space="0" w:color="auto"/>
          </w:divBdr>
        </w:div>
        <w:div w:id="60300845">
          <w:marLeft w:val="480"/>
          <w:marRight w:val="0"/>
          <w:marTop w:val="0"/>
          <w:marBottom w:val="0"/>
          <w:divBdr>
            <w:top w:val="none" w:sz="0" w:space="0" w:color="auto"/>
            <w:left w:val="none" w:sz="0" w:space="0" w:color="auto"/>
            <w:bottom w:val="none" w:sz="0" w:space="0" w:color="auto"/>
            <w:right w:val="none" w:sz="0" w:space="0" w:color="auto"/>
          </w:divBdr>
        </w:div>
        <w:div w:id="83844610">
          <w:marLeft w:val="480"/>
          <w:marRight w:val="0"/>
          <w:marTop w:val="0"/>
          <w:marBottom w:val="0"/>
          <w:divBdr>
            <w:top w:val="none" w:sz="0" w:space="0" w:color="auto"/>
            <w:left w:val="none" w:sz="0" w:space="0" w:color="auto"/>
            <w:bottom w:val="none" w:sz="0" w:space="0" w:color="auto"/>
            <w:right w:val="none" w:sz="0" w:space="0" w:color="auto"/>
          </w:divBdr>
        </w:div>
        <w:div w:id="90516162">
          <w:marLeft w:val="480"/>
          <w:marRight w:val="0"/>
          <w:marTop w:val="0"/>
          <w:marBottom w:val="0"/>
          <w:divBdr>
            <w:top w:val="none" w:sz="0" w:space="0" w:color="auto"/>
            <w:left w:val="none" w:sz="0" w:space="0" w:color="auto"/>
            <w:bottom w:val="none" w:sz="0" w:space="0" w:color="auto"/>
            <w:right w:val="none" w:sz="0" w:space="0" w:color="auto"/>
          </w:divBdr>
        </w:div>
        <w:div w:id="99418172">
          <w:marLeft w:val="480"/>
          <w:marRight w:val="0"/>
          <w:marTop w:val="0"/>
          <w:marBottom w:val="0"/>
          <w:divBdr>
            <w:top w:val="none" w:sz="0" w:space="0" w:color="auto"/>
            <w:left w:val="none" w:sz="0" w:space="0" w:color="auto"/>
            <w:bottom w:val="none" w:sz="0" w:space="0" w:color="auto"/>
            <w:right w:val="none" w:sz="0" w:space="0" w:color="auto"/>
          </w:divBdr>
        </w:div>
        <w:div w:id="104203872">
          <w:marLeft w:val="480"/>
          <w:marRight w:val="0"/>
          <w:marTop w:val="0"/>
          <w:marBottom w:val="0"/>
          <w:divBdr>
            <w:top w:val="none" w:sz="0" w:space="0" w:color="auto"/>
            <w:left w:val="none" w:sz="0" w:space="0" w:color="auto"/>
            <w:bottom w:val="none" w:sz="0" w:space="0" w:color="auto"/>
            <w:right w:val="none" w:sz="0" w:space="0" w:color="auto"/>
          </w:divBdr>
        </w:div>
        <w:div w:id="125978283">
          <w:marLeft w:val="480"/>
          <w:marRight w:val="0"/>
          <w:marTop w:val="0"/>
          <w:marBottom w:val="0"/>
          <w:divBdr>
            <w:top w:val="none" w:sz="0" w:space="0" w:color="auto"/>
            <w:left w:val="none" w:sz="0" w:space="0" w:color="auto"/>
            <w:bottom w:val="none" w:sz="0" w:space="0" w:color="auto"/>
            <w:right w:val="none" w:sz="0" w:space="0" w:color="auto"/>
          </w:divBdr>
        </w:div>
        <w:div w:id="159467455">
          <w:marLeft w:val="480"/>
          <w:marRight w:val="0"/>
          <w:marTop w:val="0"/>
          <w:marBottom w:val="0"/>
          <w:divBdr>
            <w:top w:val="none" w:sz="0" w:space="0" w:color="auto"/>
            <w:left w:val="none" w:sz="0" w:space="0" w:color="auto"/>
            <w:bottom w:val="none" w:sz="0" w:space="0" w:color="auto"/>
            <w:right w:val="none" w:sz="0" w:space="0" w:color="auto"/>
          </w:divBdr>
        </w:div>
        <w:div w:id="163397279">
          <w:marLeft w:val="480"/>
          <w:marRight w:val="0"/>
          <w:marTop w:val="0"/>
          <w:marBottom w:val="0"/>
          <w:divBdr>
            <w:top w:val="none" w:sz="0" w:space="0" w:color="auto"/>
            <w:left w:val="none" w:sz="0" w:space="0" w:color="auto"/>
            <w:bottom w:val="none" w:sz="0" w:space="0" w:color="auto"/>
            <w:right w:val="none" w:sz="0" w:space="0" w:color="auto"/>
          </w:divBdr>
        </w:div>
        <w:div w:id="234050450">
          <w:marLeft w:val="480"/>
          <w:marRight w:val="0"/>
          <w:marTop w:val="0"/>
          <w:marBottom w:val="0"/>
          <w:divBdr>
            <w:top w:val="none" w:sz="0" w:space="0" w:color="auto"/>
            <w:left w:val="none" w:sz="0" w:space="0" w:color="auto"/>
            <w:bottom w:val="none" w:sz="0" w:space="0" w:color="auto"/>
            <w:right w:val="none" w:sz="0" w:space="0" w:color="auto"/>
          </w:divBdr>
        </w:div>
        <w:div w:id="248082021">
          <w:marLeft w:val="480"/>
          <w:marRight w:val="0"/>
          <w:marTop w:val="0"/>
          <w:marBottom w:val="0"/>
          <w:divBdr>
            <w:top w:val="none" w:sz="0" w:space="0" w:color="auto"/>
            <w:left w:val="none" w:sz="0" w:space="0" w:color="auto"/>
            <w:bottom w:val="none" w:sz="0" w:space="0" w:color="auto"/>
            <w:right w:val="none" w:sz="0" w:space="0" w:color="auto"/>
          </w:divBdr>
        </w:div>
        <w:div w:id="256522726">
          <w:marLeft w:val="480"/>
          <w:marRight w:val="0"/>
          <w:marTop w:val="0"/>
          <w:marBottom w:val="0"/>
          <w:divBdr>
            <w:top w:val="none" w:sz="0" w:space="0" w:color="auto"/>
            <w:left w:val="none" w:sz="0" w:space="0" w:color="auto"/>
            <w:bottom w:val="none" w:sz="0" w:space="0" w:color="auto"/>
            <w:right w:val="none" w:sz="0" w:space="0" w:color="auto"/>
          </w:divBdr>
        </w:div>
        <w:div w:id="284888826">
          <w:marLeft w:val="480"/>
          <w:marRight w:val="0"/>
          <w:marTop w:val="0"/>
          <w:marBottom w:val="0"/>
          <w:divBdr>
            <w:top w:val="none" w:sz="0" w:space="0" w:color="auto"/>
            <w:left w:val="none" w:sz="0" w:space="0" w:color="auto"/>
            <w:bottom w:val="none" w:sz="0" w:space="0" w:color="auto"/>
            <w:right w:val="none" w:sz="0" w:space="0" w:color="auto"/>
          </w:divBdr>
        </w:div>
        <w:div w:id="296305448">
          <w:marLeft w:val="480"/>
          <w:marRight w:val="0"/>
          <w:marTop w:val="0"/>
          <w:marBottom w:val="0"/>
          <w:divBdr>
            <w:top w:val="none" w:sz="0" w:space="0" w:color="auto"/>
            <w:left w:val="none" w:sz="0" w:space="0" w:color="auto"/>
            <w:bottom w:val="none" w:sz="0" w:space="0" w:color="auto"/>
            <w:right w:val="none" w:sz="0" w:space="0" w:color="auto"/>
          </w:divBdr>
        </w:div>
        <w:div w:id="392582209">
          <w:marLeft w:val="480"/>
          <w:marRight w:val="0"/>
          <w:marTop w:val="0"/>
          <w:marBottom w:val="0"/>
          <w:divBdr>
            <w:top w:val="none" w:sz="0" w:space="0" w:color="auto"/>
            <w:left w:val="none" w:sz="0" w:space="0" w:color="auto"/>
            <w:bottom w:val="none" w:sz="0" w:space="0" w:color="auto"/>
            <w:right w:val="none" w:sz="0" w:space="0" w:color="auto"/>
          </w:divBdr>
        </w:div>
        <w:div w:id="419983694">
          <w:marLeft w:val="480"/>
          <w:marRight w:val="0"/>
          <w:marTop w:val="0"/>
          <w:marBottom w:val="0"/>
          <w:divBdr>
            <w:top w:val="none" w:sz="0" w:space="0" w:color="auto"/>
            <w:left w:val="none" w:sz="0" w:space="0" w:color="auto"/>
            <w:bottom w:val="none" w:sz="0" w:space="0" w:color="auto"/>
            <w:right w:val="none" w:sz="0" w:space="0" w:color="auto"/>
          </w:divBdr>
        </w:div>
        <w:div w:id="426972610">
          <w:marLeft w:val="480"/>
          <w:marRight w:val="0"/>
          <w:marTop w:val="0"/>
          <w:marBottom w:val="0"/>
          <w:divBdr>
            <w:top w:val="none" w:sz="0" w:space="0" w:color="auto"/>
            <w:left w:val="none" w:sz="0" w:space="0" w:color="auto"/>
            <w:bottom w:val="none" w:sz="0" w:space="0" w:color="auto"/>
            <w:right w:val="none" w:sz="0" w:space="0" w:color="auto"/>
          </w:divBdr>
        </w:div>
        <w:div w:id="488711554">
          <w:marLeft w:val="480"/>
          <w:marRight w:val="0"/>
          <w:marTop w:val="0"/>
          <w:marBottom w:val="0"/>
          <w:divBdr>
            <w:top w:val="none" w:sz="0" w:space="0" w:color="auto"/>
            <w:left w:val="none" w:sz="0" w:space="0" w:color="auto"/>
            <w:bottom w:val="none" w:sz="0" w:space="0" w:color="auto"/>
            <w:right w:val="none" w:sz="0" w:space="0" w:color="auto"/>
          </w:divBdr>
        </w:div>
        <w:div w:id="571887481">
          <w:marLeft w:val="480"/>
          <w:marRight w:val="0"/>
          <w:marTop w:val="0"/>
          <w:marBottom w:val="0"/>
          <w:divBdr>
            <w:top w:val="none" w:sz="0" w:space="0" w:color="auto"/>
            <w:left w:val="none" w:sz="0" w:space="0" w:color="auto"/>
            <w:bottom w:val="none" w:sz="0" w:space="0" w:color="auto"/>
            <w:right w:val="none" w:sz="0" w:space="0" w:color="auto"/>
          </w:divBdr>
        </w:div>
        <w:div w:id="797378282">
          <w:marLeft w:val="480"/>
          <w:marRight w:val="0"/>
          <w:marTop w:val="0"/>
          <w:marBottom w:val="0"/>
          <w:divBdr>
            <w:top w:val="none" w:sz="0" w:space="0" w:color="auto"/>
            <w:left w:val="none" w:sz="0" w:space="0" w:color="auto"/>
            <w:bottom w:val="none" w:sz="0" w:space="0" w:color="auto"/>
            <w:right w:val="none" w:sz="0" w:space="0" w:color="auto"/>
          </w:divBdr>
        </w:div>
        <w:div w:id="817110560">
          <w:marLeft w:val="480"/>
          <w:marRight w:val="0"/>
          <w:marTop w:val="0"/>
          <w:marBottom w:val="0"/>
          <w:divBdr>
            <w:top w:val="none" w:sz="0" w:space="0" w:color="auto"/>
            <w:left w:val="none" w:sz="0" w:space="0" w:color="auto"/>
            <w:bottom w:val="none" w:sz="0" w:space="0" w:color="auto"/>
            <w:right w:val="none" w:sz="0" w:space="0" w:color="auto"/>
          </w:divBdr>
        </w:div>
        <w:div w:id="832184753">
          <w:marLeft w:val="480"/>
          <w:marRight w:val="0"/>
          <w:marTop w:val="0"/>
          <w:marBottom w:val="0"/>
          <w:divBdr>
            <w:top w:val="none" w:sz="0" w:space="0" w:color="auto"/>
            <w:left w:val="none" w:sz="0" w:space="0" w:color="auto"/>
            <w:bottom w:val="none" w:sz="0" w:space="0" w:color="auto"/>
            <w:right w:val="none" w:sz="0" w:space="0" w:color="auto"/>
          </w:divBdr>
        </w:div>
        <w:div w:id="858549004">
          <w:marLeft w:val="480"/>
          <w:marRight w:val="0"/>
          <w:marTop w:val="0"/>
          <w:marBottom w:val="0"/>
          <w:divBdr>
            <w:top w:val="none" w:sz="0" w:space="0" w:color="auto"/>
            <w:left w:val="none" w:sz="0" w:space="0" w:color="auto"/>
            <w:bottom w:val="none" w:sz="0" w:space="0" w:color="auto"/>
            <w:right w:val="none" w:sz="0" w:space="0" w:color="auto"/>
          </w:divBdr>
        </w:div>
        <w:div w:id="867523881">
          <w:marLeft w:val="480"/>
          <w:marRight w:val="0"/>
          <w:marTop w:val="0"/>
          <w:marBottom w:val="0"/>
          <w:divBdr>
            <w:top w:val="none" w:sz="0" w:space="0" w:color="auto"/>
            <w:left w:val="none" w:sz="0" w:space="0" w:color="auto"/>
            <w:bottom w:val="none" w:sz="0" w:space="0" w:color="auto"/>
            <w:right w:val="none" w:sz="0" w:space="0" w:color="auto"/>
          </w:divBdr>
        </w:div>
        <w:div w:id="882139367">
          <w:marLeft w:val="480"/>
          <w:marRight w:val="0"/>
          <w:marTop w:val="0"/>
          <w:marBottom w:val="0"/>
          <w:divBdr>
            <w:top w:val="none" w:sz="0" w:space="0" w:color="auto"/>
            <w:left w:val="none" w:sz="0" w:space="0" w:color="auto"/>
            <w:bottom w:val="none" w:sz="0" w:space="0" w:color="auto"/>
            <w:right w:val="none" w:sz="0" w:space="0" w:color="auto"/>
          </w:divBdr>
        </w:div>
        <w:div w:id="899631440">
          <w:marLeft w:val="480"/>
          <w:marRight w:val="0"/>
          <w:marTop w:val="0"/>
          <w:marBottom w:val="0"/>
          <w:divBdr>
            <w:top w:val="none" w:sz="0" w:space="0" w:color="auto"/>
            <w:left w:val="none" w:sz="0" w:space="0" w:color="auto"/>
            <w:bottom w:val="none" w:sz="0" w:space="0" w:color="auto"/>
            <w:right w:val="none" w:sz="0" w:space="0" w:color="auto"/>
          </w:divBdr>
        </w:div>
        <w:div w:id="902715697">
          <w:marLeft w:val="480"/>
          <w:marRight w:val="0"/>
          <w:marTop w:val="0"/>
          <w:marBottom w:val="0"/>
          <w:divBdr>
            <w:top w:val="none" w:sz="0" w:space="0" w:color="auto"/>
            <w:left w:val="none" w:sz="0" w:space="0" w:color="auto"/>
            <w:bottom w:val="none" w:sz="0" w:space="0" w:color="auto"/>
            <w:right w:val="none" w:sz="0" w:space="0" w:color="auto"/>
          </w:divBdr>
        </w:div>
        <w:div w:id="925500219">
          <w:marLeft w:val="480"/>
          <w:marRight w:val="0"/>
          <w:marTop w:val="0"/>
          <w:marBottom w:val="0"/>
          <w:divBdr>
            <w:top w:val="none" w:sz="0" w:space="0" w:color="auto"/>
            <w:left w:val="none" w:sz="0" w:space="0" w:color="auto"/>
            <w:bottom w:val="none" w:sz="0" w:space="0" w:color="auto"/>
            <w:right w:val="none" w:sz="0" w:space="0" w:color="auto"/>
          </w:divBdr>
        </w:div>
        <w:div w:id="945230781">
          <w:marLeft w:val="480"/>
          <w:marRight w:val="0"/>
          <w:marTop w:val="0"/>
          <w:marBottom w:val="0"/>
          <w:divBdr>
            <w:top w:val="none" w:sz="0" w:space="0" w:color="auto"/>
            <w:left w:val="none" w:sz="0" w:space="0" w:color="auto"/>
            <w:bottom w:val="none" w:sz="0" w:space="0" w:color="auto"/>
            <w:right w:val="none" w:sz="0" w:space="0" w:color="auto"/>
          </w:divBdr>
        </w:div>
        <w:div w:id="974067939">
          <w:marLeft w:val="480"/>
          <w:marRight w:val="0"/>
          <w:marTop w:val="0"/>
          <w:marBottom w:val="0"/>
          <w:divBdr>
            <w:top w:val="none" w:sz="0" w:space="0" w:color="auto"/>
            <w:left w:val="none" w:sz="0" w:space="0" w:color="auto"/>
            <w:bottom w:val="none" w:sz="0" w:space="0" w:color="auto"/>
            <w:right w:val="none" w:sz="0" w:space="0" w:color="auto"/>
          </w:divBdr>
        </w:div>
        <w:div w:id="975835673">
          <w:marLeft w:val="480"/>
          <w:marRight w:val="0"/>
          <w:marTop w:val="0"/>
          <w:marBottom w:val="0"/>
          <w:divBdr>
            <w:top w:val="none" w:sz="0" w:space="0" w:color="auto"/>
            <w:left w:val="none" w:sz="0" w:space="0" w:color="auto"/>
            <w:bottom w:val="none" w:sz="0" w:space="0" w:color="auto"/>
            <w:right w:val="none" w:sz="0" w:space="0" w:color="auto"/>
          </w:divBdr>
        </w:div>
        <w:div w:id="979068327">
          <w:marLeft w:val="480"/>
          <w:marRight w:val="0"/>
          <w:marTop w:val="0"/>
          <w:marBottom w:val="0"/>
          <w:divBdr>
            <w:top w:val="none" w:sz="0" w:space="0" w:color="auto"/>
            <w:left w:val="none" w:sz="0" w:space="0" w:color="auto"/>
            <w:bottom w:val="none" w:sz="0" w:space="0" w:color="auto"/>
            <w:right w:val="none" w:sz="0" w:space="0" w:color="auto"/>
          </w:divBdr>
        </w:div>
        <w:div w:id="984436852">
          <w:marLeft w:val="480"/>
          <w:marRight w:val="0"/>
          <w:marTop w:val="0"/>
          <w:marBottom w:val="0"/>
          <w:divBdr>
            <w:top w:val="none" w:sz="0" w:space="0" w:color="auto"/>
            <w:left w:val="none" w:sz="0" w:space="0" w:color="auto"/>
            <w:bottom w:val="none" w:sz="0" w:space="0" w:color="auto"/>
            <w:right w:val="none" w:sz="0" w:space="0" w:color="auto"/>
          </w:divBdr>
        </w:div>
        <w:div w:id="1016157111">
          <w:marLeft w:val="480"/>
          <w:marRight w:val="0"/>
          <w:marTop w:val="0"/>
          <w:marBottom w:val="0"/>
          <w:divBdr>
            <w:top w:val="none" w:sz="0" w:space="0" w:color="auto"/>
            <w:left w:val="none" w:sz="0" w:space="0" w:color="auto"/>
            <w:bottom w:val="none" w:sz="0" w:space="0" w:color="auto"/>
            <w:right w:val="none" w:sz="0" w:space="0" w:color="auto"/>
          </w:divBdr>
        </w:div>
        <w:div w:id="1046025409">
          <w:marLeft w:val="480"/>
          <w:marRight w:val="0"/>
          <w:marTop w:val="0"/>
          <w:marBottom w:val="0"/>
          <w:divBdr>
            <w:top w:val="none" w:sz="0" w:space="0" w:color="auto"/>
            <w:left w:val="none" w:sz="0" w:space="0" w:color="auto"/>
            <w:bottom w:val="none" w:sz="0" w:space="0" w:color="auto"/>
            <w:right w:val="none" w:sz="0" w:space="0" w:color="auto"/>
          </w:divBdr>
        </w:div>
        <w:div w:id="1065881786">
          <w:marLeft w:val="480"/>
          <w:marRight w:val="0"/>
          <w:marTop w:val="0"/>
          <w:marBottom w:val="0"/>
          <w:divBdr>
            <w:top w:val="none" w:sz="0" w:space="0" w:color="auto"/>
            <w:left w:val="none" w:sz="0" w:space="0" w:color="auto"/>
            <w:bottom w:val="none" w:sz="0" w:space="0" w:color="auto"/>
            <w:right w:val="none" w:sz="0" w:space="0" w:color="auto"/>
          </w:divBdr>
        </w:div>
        <w:div w:id="1075586424">
          <w:marLeft w:val="480"/>
          <w:marRight w:val="0"/>
          <w:marTop w:val="0"/>
          <w:marBottom w:val="0"/>
          <w:divBdr>
            <w:top w:val="none" w:sz="0" w:space="0" w:color="auto"/>
            <w:left w:val="none" w:sz="0" w:space="0" w:color="auto"/>
            <w:bottom w:val="none" w:sz="0" w:space="0" w:color="auto"/>
            <w:right w:val="none" w:sz="0" w:space="0" w:color="auto"/>
          </w:divBdr>
        </w:div>
        <w:div w:id="1093087554">
          <w:marLeft w:val="480"/>
          <w:marRight w:val="0"/>
          <w:marTop w:val="0"/>
          <w:marBottom w:val="0"/>
          <w:divBdr>
            <w:top w:val="none" w:sz="0" w:space="0" w:color="auto"/>
            <w:left w:val="none" w:sz="0" w:space="0" w:color="auto"/>
            <w:bottom w:val="none" w:sz="0" w:space="0" w:color="auto"/>
            <w:right w:val="none" w:sz="0" w:space="0" w:color="auto"/>
          </w:divBdr>
        </w:div>
        <w:div w:id="1123614898">
          <w:marLeft w:val="480"/>
          <w:marRight w:val="0"/>
          <w:marTop w:val="0"/>
          <w:marBottom w:val="0"/>
          <w:divBdr>
            <w:top w:val="none" w:sz="0" w:space="0" w:color="auto"/>
            <w:left w:val="none" w:sz="0" w:space="0" w:color="auto"/>
            <w:bottom w:val="none" w:sz="0" w:space="0" w:color="auto"/>
            <w:right w:val="none" w:sz="0" w:space="0" w:color="auto"/>
          </w:divBdr>
        </w:div>
        <w:div w:id="1177231617">
          <w:marLeft w:val="480"/>
          <w:marRight w:val="0"/>
          <w:marTop w:val="0"/>
          <w:marBottom w:val="0"/>
          <w:divBdr>
            <w:top w:val="none" w:sz="0" w:space="0" w:color="auto"/>
            <w:left w:val="none" w:sz="0" w:space="0" w:color="auto"/>
            <w:bottom w:val="none" w:sz="0" w:space="0" w:color="auto"/>
            <w:right w:val="none" w:sz="0" w:space="0" w:color="auto"/>
          </w:divBdr>
        </w:div>
        <w:div w:id="1196768168">
          <w:marLeft w:val="480"/>
          <w:marRight w:val="0"/>
          <w:marTop w:val="0"/>
          <w:marBottom w:val="0"/>
          <w:divBdr>
            <w:top w:val="none" w:sz="0" w:space="0" w:color="auto"/>
            <w:left w:val="none" w:sz="0" w:space="0" w:color="auto"/>
            <w:bottom w:val="none" w:sz="0" w:space="0" w:color="auto"/>
            <w:right w:val="none" w:sz="0" w:space="0" w:color="auto"/>
          </w:divBdr>
        </w:div>
        <w:div w:id="1206529479">
          <w:marLeft w:val="480"/>
          <w:marRight w:val="0"/>
          <w:marTop w:val="0"/>
          <w:marBottom w:val="0"/>
          <w:divBdr>
            <w:top w:val="none" w:sz="0" w:space="0" w:color="auto"/>
            <w:left w:val="none" w:sz="0" w:space="0" w:color="auto"/>
            <w:bottom w:val="none" w:sz="0" w:space="0" w:color="auto"/>
            <w:right w:val="none" w:sz="0" w:space="0" w:color="auto"/>
          </w:divBdr>
        </w:div>
        <w:div w:id="1252929649">
          <w:marLeft w:val="480"/>
          <w:marRight w:val="0"/>
          <w:marTop w:val="0"/>
          <w:marBottom w:val="0"/>
          <w:divBdr>
            <w:top w:val="none" w:sz="0" w:space="0" w:color="auto"/>
            <w:left w:val="none" w:sz="0" w:space="0" w:color="auto"/>
            <w:bottom w:val="none" w:sz="0" w:space="0" w:color="auto"/>
            <w:right w:val="none" w:sz="0" w:space="0" w:color="auto"/>
          </w:divBdr>
        </w:div>
        <w:div w:id="1256597312">
          <w:marLeft w:val="480"/>
          <w:marRight w:val="0"/>
          <w:marTop w:val="0"/>
          <w:marBottom w:val="0"/>
          <w:divBdr>
            <w:top w:val="none" w:sz="0" w:space="0" w:color="auto"/>
            <w:left w:val="none" w:sz="0" w:space="0" w:color="auto"/>
            <w:bottom w:val="none" w:sz="0" w:space="0" w:color="auto"/>
            <w:right w:val="none" w:sz="0" w:space="0" w:color="auto"/>
          </w:divBdr>
        </w:div>
        <w:div w:id="1338966647">
          <w:marLeft w:val="480"/>
          <w:marRight w:val="0"/>
          <w:marTop w:val="0"/>
          <w:marBottom w:val="0"/>
          <w:divBdr>
            <w:top w:val="none" w:sz="0" w:space="0" w:color="auto"/>
            <w:left w:val="none" w:sz="0" w:space="0" w:color="auto"/>
            <w:bottom w:val="none" w:sz="0" w:space="0" w:color="auto"/>
            <w:right w:val="none" w:sz="0" w:space="0" w:color="auto"/>
          </w:divBdr>
        </w:div>
        <w:div w:id="1349059856">
          <w:marLeft w:val="480"/>
          <w:marRight w:val="0"/>
          <w:marTop w:val="0"/>
          <w:marBottom w:val="0"/>
          <w:divBdr>
            <w:top w:val="none" w:sz="0" w:space="0" w:color="auto"/>
            <w:left w:val="none" w:sz="0" w:space="0" w:color="auto"/>
            <w:bottom w:val="none" w:sz="0" w:space="0" w:color="auto"/>
            <w:right w:val="none" w:sz="0" w:space="0" w:color="auto"/>
          </w:divBdr>
        </w:div>
        <w:div w:id="1350451816">
          <w:marLeft w:val="480"/>
          <w:marRight w:val="0"/>
          <w:marTop w:val="0"/>
          <w:marBottom w:val="0"/>
          <w:divBdr>
            <w:top w:val="none" w:sz="0" w:space="0" w:color="auto"/>
            <w:left w:val="none" w:sz="0" w:space="0" w:color="auto"/>
            <w:bottom w:val="none" w:sz="0" w:space="0" w:color="auto"/>
            <w:right w:val="none" w:sz="0" w:space="0" w:color="auto"/>
          </w:divBdr>
        </w:div>
        <w:div w:id="1411922573">
          <w:marLeft w:val="480"/>
          <w:marRight w:val="0"/>
          <w:marTop w:val="0"/>
          <w:marBottom w:val="0"/>
          <w:divBdr>
            <w:top w:val="none" w:sz="0" w:space="0" w:color="auto"/>
            <w:left w:val="none" w:sz="0" w:space="0" w:color="auto"/>
            <w:bottom w:val="none" w:sz="0" w:space="0" w:color="auto"/>
            <w:right w:val="none" w:sz="0" w:space="0" w:color="auto"/>
          </w:divBdr>
        </w:div>
        <w:div w:id="1438410003">
          <w:marLeft w:val="480"/>
          <w:marRight w:val="0"/>
          <w:marTop w:val="0"/>
          <w:marBottom w:val="0"/>
          <w:divBdr>
            <w:top w:val="none" w:sz="0" w:space="0" w:color="auto"/>
            <w:left w:val="none" w:sz="0" w:space="0" w:color="auto"/>
            <w:bottom w:val="none" w:sz="0" w:space="0" w:color="auto"/>
            <w:right w:val="none" w:sz="0" w:space="0" w:color="auto"/>
          </w:divBdr>
        </w:div>
        <w:div w:id="1453671802">
          <w:marLeft w:val="480"/>
          <w:marRight w:val="0"/>
          <w:marTop w:val="0"/>
          <w:marBottom w:val="0"/>
          <w:divBdr>
            <w:top w:val="none" w:sz="0" w:space="0" w:color="auto"/>
            <w:left w:val="none" w:sz="0" w:space="0" w:color="auto"/>
            <w:bottom w:val="none" w:sz="0" w:space="0" w:color="auto"/>
            <w:right w:val="none" w:sz="0" w:space="0" w:color="auto"/>
          </w:divBdr>
        </w:div>
        <w:div w:id="1545631537">
          <w:marLeft w:val="480"/>
          <w:marRight w:val="0"/>
          <w:marTop w:val="0"/>
          <w:marBottom w:val="0"/>
          <w:divBdr>
            <w:top w:val="none" w:sz="0" w:space="0" w:color="auto"/>
            <w:left w:val="none" w:sz="0" w:space="0" w:color="auto"/>
            <w:bottom w:val="none" w:sz="0" w:space="0" w:color="auto"/>
            <w:right w:val="none" w:sz="0" w:space="0" w:color="auto"/>
          </w:divBdr>
        </w:div>
        <w:div w:id="1562713004">
          <w:marLeft w:val="480"/>
          <w:marRight w:val="0"/>
          <w:marTop w:val="0"/>
          <w:marBottom w:val="0"/>
          <w:divBdr>
            <w:top w:val="none" w:sz="0" w:space="0" w:color="auto"/>
            <w:left w:val="none" w:sz="0" w:space="0" w:color="auto"/>
            <w:bottom w:val="none" w:sz="0" w:space="0" w:color="auto"/>
            <w:right w:val="none" w:sz="0" w:space="0" w:color="auto"/>
          </w:divBdr>
        </w:div>
        <w:div w:id="1567380471">
          <w:marLeft w:val="480"/>
          <w:marRight w:val="0"/>
          <w:marTop w:val="0"/>
          <w:marBottom w:val="0"/>
          <w:divBdr>
            <w:top w:val="none" w:sz="0" w:space="0" w:color="auto"/>
            <w:left w:val="none" w:sz="0" w:space="0" w:color="auto"/>
            <w:bottom w:val="none" w:sz="0" w:space="0" w:color="auto"/>
            <w:right w:val="none" w:sz="0" w:space="0" w:color="auto"/>
          </w:divBdr>
        </w:div>
        <w:div w:id="1596668250">
          <w:marLeft w:val="480"/>
          <w:marRight w:val="0"/>
          <w:marTop w:val="0"/>
          <w:marBottom w:val="0"/>
          <w:divBdr>
            <w:top w:val="none" w:sz="0" w:space="0" w:color="auto"/>
            <w:left w:val="none" w:sz="0" w:space="0" w:color="auto"/>
            <w:bottom w:val="none" w:sz="0" w:space="0" w:color="auto"/>
            <w:right w:val="none" w:sz="0" w:space="0" w:color="auto"/>
          </w:divBdr>
        </w:div>
        <w:div w:id="1718316577">
          <w:marLeft w:val="480"/>
          <w:marRight w:val="0"/>
          <w:marTop w:val="0"/>
          <w:marBottom w:val="0"/>
          <w:divBdr>
            <w:top w:val="none" w:sz="0" w:space="0" w:color="auto"/>
            <w:left w:val="none" w:sz="0" w:space="0" w:color="auto"/>
            <w:bottom w:val="none" w:sz="0" w:space="0" w:color="auto"/>
            <w:right w:val="none" w:sz="0" w:space="0" w:color="auto"/>
          </w:divBdr>
        </w:div>
        <w:div w:id="1789006168">
          <w:marLeft w:val="480"/>
          <w:marRight w:val="0"/>
          <w:marTop w:val="0"/>
          <w:marBottom w:val="0"/>
          <w:divBdr>
            <w:top w:val="none" w:sz="0" w:space="0" w:color="auto"/>
            <w:left w:val="none" w:sz="0" w:space="0" w:color="auto"/>
            <w:bottom w:val="none" w:sz="0" w:space="0" w:color="auto"/>
            <w:right w:val="none" w:sz="0" w:space="0" w:color="auto"/>
          </w:divBdr>
        </w:div>
        <w:div w:id="1815679561">
          <w:marLeft w:val="480"/>
          <w:marRight w:val="0"/>
          <w:marTop w:val="0"/>
          <w:marBottom w:val="0"/>
          <w:divBdr>
            <w:top w:val="none" w:sz="0" w:space="0" w:color="auto"/>
            <w:left w:val="none" w:sz="0" w:space="0" w:color="auto"/>
            <w:bottom w:val="none" w:sz="0" w:space="0" w:color="auto"/>
            <w:right w:val="none" w:sz="0" w:space="0" w:color="auto"/>
          </w:divBdr>
        </w:div>
        <w:div w:id="1845127590">
          <w:marLeft w:val="480"/>
          <w:marRight w:val="0"/>
          <w:marTop w:val="0"/>
          <w:marBottom w:val="0"/>
          <w:divBdr>
            <w:top w:val="none" w:sz="0" w:space="0" w:color="auto"/>
            <w:left w:val="none" w:sz="0" w:space="0" w:color="auto"/>
            <w:bottom w:val="none" w:sz="0" w:space="0" w:color="auto"/>
            <w:right w:val="none" w:sz="0" w:space="0" w:color="auto"/>
          </w:divBdr>
        </w:div>
        <w:div w:id="1871062333">
          <w:marLeft w:val="480"/>
          <w:marRight w:val="0"/>
          <w:marTop w:val="0"/>
          <w:marBottom w:val="0"/>
          <w:divBdr>
            <w:top w:val="none" w:sz="0" w:space="0" w:color="auto"/>
            <w:left w:val="none" w:sz="0" w:space="0" w:color="auto"/>
            <w:bottom w:val="none" w:sz="0" w:space="0" w:color="auto"/>
            <w:right w:val="none" w:sz="0" w:space="0" w:color="auto"/>
          </w:divBdr>
        </w:div>
        <w:div w:id="1889802929">
          <w:marLeft w:val="480"/>
          <w:marRight w:val="0"/>
          <w:marTop w:val="0"/>
          <w:marBottom w:val="0"/>
          <w:divBdr>
            <w:top w:val="none" w:sz="0" w:space="0" w:color="auto"/>
            <w:left w:val="none" w:sz="0" w:space="0" w:color="auto"/>
            <w:bottom w:val="none" w:sz="0" w:space="0" w:color="auto"/>
            <w:right w:val="none" w:sz="0" w:space="0" w:color="auto"/>
          </w:divBdr>
        </w:div>
        <w:div w:id="1898128356">
          <w:marLeft w:val="480"/>
          <w:marRight w:val="0"/>
          <w:marTop w:val="0"/>
          <w:marBottom w:val="0"/>
          <w:divBdr>
            <w:top w:val="none" w:sz="0" w:space="0" w:color="auto"/>
            <w:left w:val="none" w:sz="0" w:space="0" w:color="auto"/>
            <w:bottom w:val="none" w:sz="0" w:space="0" w:color="auto"/>
            <w:right w:val="none" w:sz="0" w:space="0" w:color="auto"/>
          </w:divBdr>
        </w:div>
        <w:div w:id="1901017035">
          <w:marLeft w:val="480"/>
          <w:marRight w:val="0"/>
          <w:marTop w:val="0"/>
          <w:marBottom w:val="0"/>
          <w:divBdr>
            <w:top w:val="none" w:sz="0" w:space="0" w:color="auto"/>
            <w:left w:val="none" w:sz="0" w:space="0" w:color="auto"/>
            <w:bottom w:val="none" w:sz="0" w:space="0" w:color="auto"/>
            <w:right w:val="none" w:sz="0" w:space="0" w:color="auto"/>
          </w:divBdr>
        </w:div>
        <w:div w:id="2025090812">
          <w:marLeft w:val="480"/>
          <w:marRight w:val="0"/>
          <w:marTop w:val="0"/>
          <w:marBottom w:val="0"/>
          <w:divBdr>
            <w:top w:val="none" w:sz="0" w:space="0" w:color="auto"/>
            <w:left w:val="none" w:sz="0" w:space="0" w:color="auto"/>
            <w:bottom w:val="none" w:sz="0" w:space="0" w:color="auto"/>
            <w:right w:val="none" w:sz="0" w:space="0" w:color="auto"/>
          </w:divBdr>
        </w:div>
        <w:div w:id="2067483622">
          <w:marLeft w:val="480"/>
          <w:marRight w:val="0"/>
          <w:marTop w:val="0"/>
          <w:marBottom w:val="0"/>
          <w:divBdr>
            <w:top w:val="none" w:sz="0" w:space="0" w:color="auto"/>
            <w:left w:val="none" w:sz="0" w:space="0" w:color="auto"/>
            <w:bottom w:val="none" w:sz="0" w:space="0" w:color="auto"/>
            <w:right w:val="none" w:sz="0" w:space="0" w:color="auto"/>
          </w:divBdr>
        </w:div>
        <w:div w:id="2091152261">
          <w:marLeft w:val="480"/>
          <w:marRight w:val="0"/>
          <w:marTop w:val="0"/>
          <w:marBottom w:val="0"/>
          <w:divBdr>
            <w:top w:val="none" w:sz="0" w:space="0" w:color="auto"/>
            <w:left w:val="none" w:sz="0" w:space="0" w:color="auto"/>
            <w:bottom w:val="none" w:sz="0" w:space="0" w:color="auto"/>
            <w:right w:val="none" w:sz="0" w:space="0" w:color="auto"/>
          </w:divBdr>
        </w:div>
        <w:div w:id="2135907757">
          <w:marLeft w:val="480"/>
          <w:marRight w:val="0"/>
          <w:marTop w:val="0"/>
          <w:marBottom w:val="0"/>
          <w:divBdr>
            <w:top w:val="none" w:sz="0" w:space="0" w:color="auto"/>
            <w:left w:val="none" w:sz="0" w:space="0" w:color="auto"/>
            <w:bottom w:val="none" w:sz="0" w:space="0" w:color="auto"/>
            <w:right w:val="none" w:sz="0" w:space="0" w:color="auto"/>
          </w:divBdr>
        </w:div>
      </w:divsChild>
    </w:div>
    <w:div w:id="1897474668">
      <w:bodyDiv w:val="1"/>
      <w:marLeft w:val="0"/>
      <w:marRight w:val="0"/>
      <w:marTop w:val="0"/>
      <w:marBottom w:val="0"/>
      <w:divBdr>
        <w:top w:val="none" w:sz="0" w:space="0" w:color="auto"/>
        <w:left w:val="none" w:sz="0" w:space="0" w:color="auto"/>
        <w:bottom w:val="none" w:sz="0" w:space="0" w:color="auto"/>
        <w:right w:val="none" w:sz="0" w:space="0" w:color="auto"/>
      </w:divBdr>
      <w:divsChild>
        <w:div w:id="15814379">
          <w:marLeft w:val="480"/>
          <w:marRight w:val="0"/>
          <w:marTop w:val="0"/>
          <w:marBottom w:val="0"/>
          <w:divBdr>
            <w:top w:val="none" w:sz="0" w:space="0" w:color="auto"/>
            <w:left w:val="none" w:sz="0" w:space="0" w:color="auto"/>
            <w:bottom w:val="none" w:sz="0" w:space="0" w:color="auto"/>
            <w:right w:val="none" w:sz="0" w:space="0" w:color="auto"/>
          </w:divBdr>
        </w:div>
        <w:div w:id="48458470">
          <w:marLeft w:val="480"/>
          <w:marRight w:val="0"/>
          <w:marTop w:val="0"/>
          <w:marBottom w:val="0"/>
          <w:divBdr>
            <w:top w:val="none" w:sz="0" w:space="0" w:color="auto"/>
            <w:left w:val="none" w:sz="0" w:space="0" w:color="auto"/>
            <w:bottom w:val="none" w:sz="0" w:space="0" w:color="auto"/>
            <w:right w:val="none" w:sz="0" w:space="0" w:color="auto"/>
          </w:divBdr>
        </w:div>
        <w:div w:id="51001721">
          <w:marLeft w:val="480"/>
          <w:marRight w:val="0"/>
          <w:marTop w:val="0"/>
          <w:marBottom w:val="0"/>
          <w:divBdr>
            <w:top w:val="none" w:sz="0" w:space="0" w:color="auto"/>
            <w:left w:val="none" w:sz="0" w:space="0" w:color="auto"/>
            <w:bottom w:val="none" w:sz="0" w:space="0" w:color="auto"/>
            <w:right w:val="none" w:sz="0" w:space="0" w:color="auto"/>
          </w:divBdr>
        </w:div>
        <w:div w:id="114059160">
          <w:marLeft w:val="480"/>
          <w:marRight w:val="0"/>
          <w:marTop w:val="0"/>
          <w:marBottom w:val="0"/>
          <w:divBdr>
            <w:top w:val="none" w:sz="0" w:space="0" w:color="auto"/>
            <w:left w:val="none" w:sz="0" w:space="0" w:color="auto"/>
            <w:bottom w:val="none" w:sz="0" w:space="0" w:color="auto"/>
            <w:right w:val="none" w:sz="0" w:space="0" w:color="auto"/>
          </w:divBdr>
        </w:div>
        <w:div w:id="123279892">
          <w:marLeft w:val="480"/>
          <w:marRight w:val="0"/>
          <w:marTop w:val="0"/>
          <w:marBottom w:val="0"/>
          <w:divBdr>
            <w:top w:val="none" w:sz="0" w:space="0" w:color="auto"/>
            <w:left w:val="none" w:sz="0" w:space="0" w:color="auto"/>
            <w:bottom w:val="none" w:sz="0" w:space="0" w:color="auto"/>
            <w:right w:val="none" w:sz="0" w:space="0" w:color="auto"/>
          </w:divBdr>
        </w:div>
        <w:div w:id="125970837">
          <w:marLeft w:val="480"/>
          <w:marRight w:val="0"/>
          <w:marTop w:val="0"/>
          <w:marBottom w:val="0"/>
          <w:divBdr>
            <w:top w:val="none" w:sz="0" w:space="0" w:color="auto"/>
            <w:left w:val="none" w:sz="0" w:space="0" w:color="auto"/>
            <w:bottom w:val="none" w:sz="0" w:space="0" w:color="auto"/>
            <w:right w:val="none" w:sz="0" w:space="0" w:color="auto"/>
          </w:divBdr>
        </w:div>
        <w:div w:id="227620454">
          <w:marLeft w:val="480"/>
          <w:marRight w:val="0"/>
          <w:marTop w:val="0"/>
          <w:marBottom w:val="0"/>
          <w:divBdr>
            <w:top w:val="none" w:sz="0" w:space="0" w:color="auto"/>
            <w:left w:val="none" w:sz="0" w:space="0" w:color="auto"/>
            <w:bottom w:val="none" w:sz="0" w:space="0" w:color="auto"/>
            <w:right w:val="none" w:sz="0" w:space="0" w:color="auto"/>
          </w:divBdr>
        </w:div>
        <w:div w:id="259991488">
          <w:marLeft w:val="480"/>
          <w:marRight w:val="0"/>
          <w:marTop w:val="0"/>
          <w:marBottom w:val="0"/>
          <w:divBdr>
            <w:top w:val="none" w:sz="0" w:space="0" w:color="auto"/>
            <w:left w:val="none" w:sz="0" w:space="0" w:color="auto"/>
            <w:bottom w:val="none" w:sz="0" w:space="0" w:color="auto"/>
            <w:right w:val="none" w:sz="0" w:space="0" w:color="auto"/>
          </w:divBdr>
        </w:div>
        <w:div w:id="335228266">
          <w:marLeft w:val="480"/>
          <w:marRight w:val="0"/>
          <w:marTop w:val="0"/>
          <w:marBottom w:val="0"/>
          <w:divBdr>
            <w:top w:val="none" w:sz="0" w:space="0" w:color="auto"/>
            <w:left w:val="none" w:sz="0" w:space="0" w:color="auto"/>
            <w:bottom w:val="none" w:sz="0" w:space="0" w:color="auto"/>
            <w:right w:val="none" w:sz="0" w:space="0" w:color="auto"/>
          </w:divBdr>
        </w:div>
        <w:div w:id="360862007">
          <w:marLeft w:val="480"/>
          <w:marRight w:val="0"/>
          <w:marTop w:val="0"/>
          <w:marBottom w:val="0"/>
          <w:divBdr>
            <w:top w:val="none" w:sz="0" w:space="0" w:color="auto"/>
            <w:left w:val="none" w:sz="0" w:space="0" w:color="auto"/>
            <w:bottom w:val="none" w:sz="0" w:space="0" w:color="auto"/>
            <w:right w:val="none" w:sz="0" w:space="0" w:color="auto"/>
          </w:divBdr>
        </w:div>
        <w:div w:id="397556972">
          <w:marLeft w:val="480"/>
          <w:marRight w:val="0"/>
          <w:marTop w:val="0"/>
          <w:marBottom w:val="0"/>
          <w:divBdr>
            <w:top w:val="none" w:sz="0" w:space="0" w:color="auto"/>
            <w:left w:val="none" w:sz="0" w:space="0" w:color="auto"/>
            <w:bottom w:val="none" w:sz="0" w:space="0" w:color="auto"/>
            <w:right w:val="none" w:sz="0" w:space="0" w:color="auto"/>
          </w:divBdr>
        </w:div>
        <w:div w:id="449011511">
          <w:marLeft w:val="480"/>
          <w:marRight w:val="0"/>
          <w:marTop w:val="0"/>
          <w:marBottom w:val="0"/>
          <w:divBdr>
            <w:top w:val="none" w:sz="0" w:space="0" w:color="auto"/>
            <w:left w:val="none" w:sz="0" w:space="0" w:color="auto"/>
            <w:bottom w:val="none" w:sz="0" w:space="0" w:color="auto"/>
            <w:right w:val="none" w:sz="0" w:space="0" w:color="auto"/>
          </w:divBdr>
        </w:div>
        <w:div w:id="449666196">
          <w:marLeft w:val="480"/>
          <w:marRight w:val="0"/>
          <w:marTop w:val="0"/>
          <w:marBottom w:val="0"/>
          <w:divBdr>
            <w:top w:val="none" w:sz="0" w:space="0" w:color="auto"/>
            <w:left w:val="none" w:sz="0" w:space="0" w:color="auto"/>
            <w:bottom w:val="none" w:sz="0" w:space="0" w:color="auto"/>
            <w:right w:val="none" w:sz="0" w:space="0" w:color="auto"/>
          </w:divBdr>
        </w:div>
        <w:div w:id="451481969">
          <w:marLeft w:val="480"/>
          <w:marRight w:val="0"/>
          <w:marTop w:val="0"/>
          <w:marBottom w:val="0"/>
          <w:divBdr>
            <w:top w:val="none" w:sz="0" w:space="0" w:color="auto"/>
            <w:left w:val="none" w:sz="0" w:space="0" w:color="auto"/>
            <w:bottom w:val="none" w:sz="0" w:space="0" w:color="auto"/>
            <w:right w:val="none" w:sz="0" w:space="0" w:color="auto"/>
          </w:divBdr>
        </w:div>
        <w:div w:id="465319179">
          <w:marLeft w:val="480"/>
          <w:marRight w:val="0"/>
          <w:marTop w:val="0"/>
          <w:marBottom w:val="0"/>
          <w:divBdr>
            <w:top w:val="none" w:sz="0" w:space="0" w:color="auto"/>
            <w:left w:val="none" w:sz="0" w:space="0" w:color="auto"/>
            <w:bottom w:val="none" w:sz="0" w:space="0" w:color="auto"/>
            <w:right w:val="none" w:sz="0" w:space="0" w:color="auto"/>
          </w:divBdr>
        </w:div>
        <w:div w:id="475995106">
          <w:marLeft w:val="480"/>
          <w:marRight w:val="0"/>
          <w:marTop w:val="0"/>
          <w:marBottom w:val="0"/>
          <w:divBdr>
            <w:top w:val="none" w:sz="0" w:space="0" w:color="auto"/>
            <w:left w:val="none" w:sz="0" w:space="0" w:color="auto"/>
            <w:bottom w:val="none" w:sz="0" w:space="0" w:color="auto"/>
            <w:right w:val="none" w:sz="0" w:space="0" w:color="auto"/>
          </w:divBdr>
        </w:div>
        <w:div w:id="498883282">
          <w:marLeft w:val="480"/>
          <w:marRight w:val="0"/>
          <w:marTop w:val="0"/>
          <w:marBottom w:val="0"/>
          <w:divBdr>
            <w:top w:val="none" w:sz="0" w:space="0" w:color="auto"/>
            <w:left w:val="none" w:sz="0" w:space="0" w:color="auto"/>
            <w:bottom w:val="none" w:sz="0" w:space="0" w:color="auto"/>
            <w:right w:val="none" w:sz="0" w:space="0" w:color="auto"/>
          </w:divBdr>
        </w:div>
        <w:div w:id="748844823">
          <w:marLeft w:val="480"/>
          <w:marRight w:val="0"/>
          <w:marTop w:val="0"/>
          <w:marBottom w:val="0"/>
          <w:divBdr>
            <w:top w:val="none" w:sz="0" w:space="0" w:color="auto"/>
            <w:left w:val="none" w:sz="0" w:space="0" w:color="auto"/>
            <w:bottom w:val="none" w:sz="0" w:space="0" w:color="auto"/>
            <w:right w:val="none" w:sz="0" w:space="0" w:color="auto"/>
          </w:divBdr>
        </w:div>
        <w:div w:id="772046327">
          <w:marLeft w:val="480"/>
          <w:marRight w:val="0"/>
          <w:marTop w:val="0"/>
          <w:marBottom w:val="0"/>
          <w:divBdr>
            <w:top w:val="none" w:sz="0" w:space="0" w:color="auto"/>
            <w:left w:val="none" w:sz="0" w:space="0" w:color="auto"/>
            <w:bottom w:val="none" w:sz="0" w:space="0" w:color="auto"/>
            <w:right w:val="none" w:sz="0" w:space="0" w:color="auto"/>
          </w:divBdr>
        </w:div>
        <w:div w:id="810363150">
          <w:marLeft w:val="480"/>
          <w:marRight w:val="0"/>
          <w:marTop w:val="0"/>
          <w:marBottom w:val="0"/>
          <w:divBdr>
            <w:top w:val="none" w:sz="0" w:space="0" w:color="auto"/>
            <w:left w:val="none" w:sz="0" w:space="0" w:color="auto"/>
            <w:bottom w:val="none" w:sz="0" w:space="0" w:color="auto"/>
            <w:right w:val="none" w:sz="0" w:space="0" w:color="auto"/>
          </w:divBdr>
        </w:div>
        <w:div w:id="839124798">
          <w:marLeft w:val="480"/>
          <w:marRight w:val="0"/>
          <w:marTop w:val="0"/>
          <w:marBottom w:val="0"/>
          <w:divBdr>
            <w:top w:val="none" w:sz="0" w:space="0" w:color="auto"/>
            <w:left w:val="none" w:sz="0" w:space="0" w:color="auto"/>
            <w:bottom w:val="none" w:sz="0" w:space="0" w:color="auto"/>
            <w:right w:val="none" w:sz="0" w:space="0" w:color="auto"/>
          </w:divBdr>
        </w:div>
        <w:div w:id="925915346">
          <w:marLeft w:val="480"/>
          <w:marRight w:val="0"/>
          <w:marTop w:val="0"/>
          <w:marBottom w:val="0"/>
          <w:divBdr>
            <w:top w:val="none" w:sz="0" w:space="0" w:color="auto"/>
            <w:left w:val="none" w:sz="0" w:space="0" w:color="auto"/>
            <w:bottom w:val="none" w:sz="0" w:space="0" w:color="auto"/>
            <w:right w:val="none" w:sz="0" w:space="0" w:color="auto"/>
          </w:divBdr>
        </w:div>
        <w:div w:id="942959615">
          <w:marLeft w:val="480"/>
          <w:marRight w:val="0"/>
          <w:marTop w:val="0"/>
          <w:marBottom w:val="0"/>
          <w:divBdr>
            <w:top w:val="none" w:sz="0" w:space="0" w:color="auto"/>
            <w:left w:val="none" w:sz="0" w:space="0" w:color="auto"/>
            <w:bottom w:val="none" w:sz="0" w:space="0" w:color="auto"/>
            <w:right w:val="none" w:sz="0" w:space="0" w:color="auto"/>
          </w:divBdr>
        </w:div>
        <w:div w:id="983579395">
          <w:marLeft w:val="480"/>
          <w:marRight w:val="0"/>
          <w:marTop w:val="0"/>
          <w:marBottom w:val="0"/>
          <w:divBdr>
            <w:top w:val="none" w:sz="0" w:space="0" w:color="auto"/>
            <w:left w:val="none" w:sz="0" w:space="0" w:color="auto"/>
            <w:bottom w:val="none" w:sz="0" w:space="0" w:color="auto"/>
            <w:right w:val="none" w:sz="0" w:space="0" w:color="auto"/>
          </w:divBdr>
        </w:div>
        <w:div w:id="1017267557">
          <w:marLeft w:val="480"/>
          <w:marRight w:val="0"/>
          <w:marTop w:val="0"/>
          <w:marBottom w:val="0"/>
          <w:divBdr>
            <w:top w:val="none" w:sz="0" w:space="0" w:color="auto"/>
            <w:left w:val="none" w:sz="0" w:space="0" w:color="auto"/>
            <w:bottom w:val="none" w:sz="0" w:space="0" w:color="auto"/>
            <w:right w:val="none" w:sz="0" w:space="0" w:color="auto"/>
          </w:divBdr>
        </w:div>
        <w:div w:id="1071385905">
          <w:marLeft w:val="480"/>
          <w:marRight w:val="0"/>
          <w:marTop w:val="0"/>
          <w:marBottom w:val="0"/>
          <w:divBdr>
            <w:top w:val="none" w:sz="0" w:space="0" w:color="auto"/>
            <w:left w:val="none" w:sz="0" w:space="0" w:color="auto"/>
            <w:bottom w:val="none" w:sz="0" w:space="0" w:color="auto"/>
            <w:right w:val="none" w:sz="0" w:space="0" w:color="auto"/>
          </w:divBdr>
        </w:div>
        <w:div w:id="1088888671">
          <w:marLeft w:val="480"/>
          <w:marRight w:val="0"/>
          <w:marTop w:val="0"/>
          <w:marBottom w:val="0"/>
          <w:divBdr>
            <w:top w:val="none" w:sz="0" w:space="0" w:color="auto"/>
            <w:left w:val="none" w:sz="0" w:space="0" w:color="auto"/>
            <w:bottom w:val="none" w:sz="0" w:space="0" w:color="auto"/>
            <w:right w:val="none" w:sz="0" w:space="0" w:color="auto"/>
          </w:divBdr>
        </w:div>
        <w:div w:id="1108964747">
          <w:marLeft w:val="480"/>
          <w:marRight w:val="0"/>
          <w:marTop w:val="0"/>
          <w:marBottom w:val="0"/>
          <w:divBdr>
            <w:top w:val="none" w:sz="0" w:space="0" w:color="auto"/>
            <w:left w:val="none" w:sz="0" w:space="0" w:color="auto"/>
            <w:bottom w:val="none" w:sz="0" w:space="0" w:color="auto"/>
            <w:right w:val="none" w:sz="0" w:space="0" w:color="auto"/>
          </w:divBdr>
        </w:div>
        <w:div w:id="1134835542">
          <w:marLeft w:val="480"/>
          <w:marRight w:val="0"/>
          <w:marTop w:val="0"/>
          <w:marBottom w:val="0"/>
          <w:divBdr>
            <w:top w:val="none" w:sz="0" w:space="0" w:color="auto"/>
            <w:left w:val="none" w:sz="0" w:space="0" w:color="auto"/>
            <w:bottom w:val="none" w:sz="0" w:space="0" w:color="auto"/>
            <w:right w:val="none" w:sz="0" w:space="0" w:color="auto"/>
          </w:divBdr>
        </w:div>
        <w:div w:id="1146891849">
          <w:marLeft w:val="480"/>
          <w:marRight w:val="0"/>
          <w:marTop w:val="0"/>
          <w:marBottom w:val="0"/>
          <w:divBdr>
            <w:top w:val="none" w:sz="0" w:space="0" w:color="auto"/>
            <w:left w:val="none" w:sz="0" w:space="0" w:color="auto"/>
            <w:bottom w:val="none" w:sz="0" w:space="0" w:color="auto"/>
            <w:right w:val="none" w:sz="0" w:space="0" w:color="auto"/>
          </w:divBdr>
        </w:div>
        <w:div w:id="1151169821">
          <w:marLeft w:val="480"/>
          <w:marRight w:val="0"/>
          <w:marTop w:val="0"/>
          <w:marBottom w:val="0"/>
          <w:divBdr>
            <w:top w:val="none" w:sz="0" w:space="0" w:color="auto"/>
            <w:left w:val="none" w:sz="0" w:space="0" w:color="auto"/>
            <w:bottom w:val="none" w:sz="0" w:space="0" w:color="auto"/>
            <w:right w:val="none" w:sz="0" w:space="0" w:color="auto"/>
          </w:divBdr>
        </w:div>
        <w:div w:id="1169366481">
          <w:marLeft w:val="480"/>
          <w:marRight w:val="0"/>
          <w:marTop w:val="0"/>
          <w:marBottom w:val="0"/>
          <w:divBdr>
            <w:top w:val="none" w:sz="0" w:space="0" w:color="auto"/>
            <w:left w:val="none" w:sz="0" w:space="0" w:color="auto"/>
            <w:bottom w:val="none" w:sz="0" w:space="0" w:color="auto"/>
            <w:right w:val="none" w:sz="0" w:space="0" w:color="auto"/>
          </w:divBdr>
        </w:div>
        <w:div w:id="1189756965">
          <w:marLeft w:val="480"/>
          <w:marRight w:val="0"/>
          <w:marTop w:val="0"/>
          <w:marBottom w:val="0"/>
          <w:divBdr>
            <w:top w:val="none" w:sz="0" w:space="0" w:color="auto"/>
            <w:left w:val="none" w:sz="0" w:space="0" w:color="auto"/>
            <w:bottom w:val="none" w:sz="0" w:space="0" w:color="auto"/>
            <w:right w:val="none" w:sz="0" w:space="0" w:color="auto"/>
          </w:divBdr>
        </w:div>
        <w:div w:id="1207445922">
          <w:marLeft w:val="480"/>
          <w:marRight w:val="0"/>
          <w:marTop w:val="0"/>
          <w:marBottom w:val="0"/>
          <w:divBdr>
            <w:top w:val="none" w:sz="0" w:space="0" w:color="auto"/>
            <w:left w:val="none" w:sz="0" w:space="0" w:color="auto"/>
            <w:bottom w:val="none" w:sz="0" w:space="0" w:color="auto"/>
            <w:right w:val="none" w:sz="0" w:space="0" w:color="auto"/>
          </w:divBdr>
        </w:div>
        <w:div w:id="1208638012">
          <w:marLeft w:val="480"/>
          <w:marRight w:val="0"/>
          <w:marTop w:val="0"/>
          <w:marBottom w:val="0"/>
          <w:divBdr>
            <w:top w:val="none" w:sz="0" w:space="0" w:color="auto"/>
            <w:left w:val="none" w:sz="0" w:space="0" w:color="auto"/>
            <w:bottom w:val="none" w:sz="0" w:space="0" w:color="auto"/>
            <w:right w:val="none" w:sz="0" w:space="0" w:color="auto"/>
          </w:divBdr>
        </w:div>
        <w:div w:id="1214855644">
          <w:marLeft w:val="480"/>
          <w:marRight w:val="0"/>
          <w:marTop w:val="0"/>
          <w:marBottom w:val="0"/>
          <w:divBdr>
            <w:top w:val="none" w:sz="0" w:space="0" w:color="auto"/>
            <w:left w:val="none" w:sz="0" w:space="0" w:color="auto"/>
            <w:bottom w:val="none" w:sz="0" w:space="0" w:color="auto"/>
            <w:right w:val="none" w:sz="0" w:space="0" w:color="auto"/>
          </w:divBdr>
        </w:div>
        <w:div w:id="1229881151">
          <w:marLeft w:val="480"/>
          <w:marRight w:val="0"/>
          <w:marTop w:val="0"/>
          <w:marBottom w:val="0"/>
          <w:divBdr>
            <w:top w:val="none" w:sz="0" w:space="0" w:color="auto"/>
            <w:left w:val="none" w:sz="0" w:space="0" w:color="auto"/>
            <w:bottom w:val="none" w:sz="0" w:space="0" w:color="auto"/>
            <w:right w:val="none" w:sz="0" w:space="0" w:color="auto"/>
          </w:divBdr>
        </w:div>
        <w:div w:id="1251311541">
          <w:marLeft w:val="480"/>
          <w:marRight w:val="0"/>
          <w:marTop w:val="0"/>
          <w:marBottom w:val="0"/>
          <w:divBdr>
            <w:top w:val="none" w:sz="0" w:space="0" w:color="auto"/>
            <w:left w:val="none" w:sz="0" w:space="0" w:color="auto"/>
            <w:bottom w:val="none" w:sz="0" w:space="0" w:color="auto"/>
            <w:right w:val="none" w:sz="0" w:space="0" w:color="auto"/>
          </w:divBdr>
        </w:div>
        <w:div w:id="1314529488">
          <w:marLeft w:val="480"/>
          <w:marRight w:val="0"/>
          <w:marTop w:val="0"/>
          <w:marBottom w:val="0"/>
          <w:divBdr>
            <w:top w:val="none" w:sz="0" w:space="0" w:color="auto"/>
            <w:left w:val="none" w:sz="0" w:space="0" w:color="auto"/>
            <w:bottom w:val="none" w:sz="0" w:space="0" w:color="auto"/>
            <w:right w:val="none" w:sz="0" w:space="0" w:color="auto"/>
          </w:divBdr>
        </w:div>
        <w:div w:id="1322657847">
          <w:marLeft w:val="480"/>
          <w:marRight w:val="0"/>
          <w:marTop w:val="0"/>
          <w:marBottom w:val="0"/>
          <w:divBdr>
            <w:top w:val="none" w:sz="0" w:space="0" w:color="auto"/>
            <w:left w:val="none" w:sz="0" w:space="0" w:color="auto"/>
            <w:bottom w:val="none" w:sz="0" w:space="0" w:color="auto"/>
            <w:right w:val="none" w:sz="0" w:space="0" w:color="auto"/>
          </w:divBdr>
        </w:div>
        <w:div w:id="1335643083">
          <w:marLeft w:val="480"/>
          <w:marRight w:val="0"/>
          <w:marTop w:val="0"/>
          <w:marBottom w:val="0"/>
          <w:divBdr>
            <w:top w:val="none" w:sz="0" w:space="0" w:color="auto"/>
            <w:left w:val="none" w:sz="0" w:space="0" w:color="auto"/>
            <w:bottom w:val="none" w:sz="0" w:space="0" w:color="auto"/>
            <w:right w:val="none" w:sz="0" w:space="0" w:color="auto"/>
          </w:divBdr>
        </w:div>
        <w:div w:id="1371569860">
          <w:marLeft w:val="480"/>
          <w:marRight w:val="0"/>
          <w:marTop w:val="0"/>
          <w:marBottom w:val="0"/>
          <w:divBdr>
            <w:top w:val="none" w:sz="0" w:space="0" w:color="auto"/>
            <w:left w:val="none" w:sz="0" w:space="0" w:color="auto"/>
            <w:bottom w:val="none" w:sz="0" w:space="0" w:color="auto"/>
            <w:right w:val="none" w:sz="0" w:space="0" w:color="auto"/>
          </w:divBdr>
        </w:div>
        <w:div w:id="1425567317">
          <w:marLeft w:val="480"/>
          <w:marRight w:val="0"/>
          <w:marTop w:val="0"/>
          <w:marBottom w:val="0"/>
          <w:divBdr>
            <w:top w:val="none" w:sz="0" w:space="0" w:color="auto"/>
            <w:left w:val="none" w:sz="0" w:space="0" w:color="auto"/>
            <w:bottom w:val="none" w:sz="0" w:space="0" w:color="auto"/>
            <w:right w:val="none" w:sz="0" w:space="0" w:color="auto"/>
          </w:divBdr>
        </w:div>
        <w:div w:id="1530988402">
          <w:marLeft w:val="480"/>
          <w:marRight w:val="0"/>
          <w:marTop w:val="0"/>
          <w:marBottom w:val="0"/>
          <w:divBdr>
            <w:top w:val="none" w:sz="0" w:space="0" w:color="auto"/>
            <w:left w:val="none" w:sz="0" w:space="0" w:color="auto"/>
            <w:bottom w:val="none" w:sz="0" w:space="0" w:color="auto"/>
            <w:right w:val="none" w:sz="0" w:space="0" w:color="auto"/>
          </w:divBdr>
        </w:div>
        <w:div w:id="1536431098">
          <w:marLeft w:val="480"/>
          <w:marRight w:val="0"/>
          <w:marTop w:val="0"/>
          <w:marBottom w:val="0"/>
          <w:divBdr>
            <w:top w:val="none" w:sz="0" w:space="0" w:color="auto"/>
            <w:left w:val="none" w:sz="0" w:space="0" w:color="auto"/>
            <w:bottom w:val="none" w:sz="0" w:space="0" w:color="auto"/>
            <w:right w:val="none" w:sz="0" w:space="0" w:color="auto"/>
          </w:divBdr>
        </w:div>
        <w:div w:id="1566405165">
          <w:marLeft w:val="480"/>
          <w:marRight w:val="0"/>
          <w:marTop w:val="0"/>
          <w:marBottom w:val="0"/>
          <w:divBdr>
            <w:top w:val="none" w:sz="0" w:space="0" w:color="auto"/>
            <w:left w:val="none" w:sz="0" w:space="0" w:color="auto"/>
            <w:bottom w:val="none" w:sz="0" w:space="0" w:color="auto"/>
            <w:right w:val="none" w:sz="0" w:space="0" w:color="auto"/>
          </w:divBdr>
        </w:div>
        <w:div w:id="1566841804">
          <w:marLeft w:val="480"/>
          <w:marRight w:val="0"/>
          <w:marTop w:val="0"/>
          <w:marBottom w:val="0"/>
          <w:divBdr>
            <w:top w:val="none" w:sz="0" w:space="0" w:color="auto"/>
            <w:left w:val="none" w:sz="0" w:space="0" w:color="auto"/>
            <w:bottom w:val="none" w:sz="0" w:space="0" w:color="auto"/>
            <w:right w:val="none" w:sz="0" w:space="0" w:color="auto"/>
          </w:divBdr>
        </w:div>
        <w:div w:id="1578175822">
          <w:marLeft w:val="480"/>
          <w:marRight w:val="0"/>
          <w:marTop w:val="0"/>
          <w:marBottom w:val="0"/>
          <w:divBdr>
            <w:top w:val="none" w:sz="0" w:space="0" w:color="auto"/>
            <w:left w:val="none" w:sz="0" w:space="0" w:color="auto"/>
            <w:bottom w:val="none" w:sz="0" w:space="0" w:color="auto"/>
            <w:right w:val="none" w:sz="0" w:space="0" w:color="auto"/>
          </w:divBdr>
        </w:div>
        <w:div w:id="1620574842">
          <w:marLeft w:val="480"/>
          <w:marRight w:val="0"/>
          <w:marTop w:val="0"/>
          <w:marBottom w:val="0"/>
          <w:divBdr>
            <w:top w:val="none" w:sz="0" w:space="0" w:color="auto"/>
            <w:left w:val="none" w:sz="0" w:space="0" w:color="auto"/>
            <w:bottom w:val="none" w:sz="0" w:space="0" w:color="auto"/>
            <w:right w:val="none" w:sz="0" w:space="0" w:color="auto"/>
          </w:divBdr>
        </w:div>
        <w:div w:id="1773161873">
          <w:marLeft w:val="480"/>
          <w:marRight w:val="0"/>
          <w:marTop w:val="0"/>
          <w:marBottom w:val="0"/>
          <w:divBdr>
            <w:top w:val="none" w:sz="0" w:space="0" w:color="auto"/>
            <w:left w:val="none" w:sz="0" w:space="0" w:color="auto"/>
            <w:bottom w:val="none" w:sz="0" w:space="0" w:color="auto"/>
            <w:right w:val="none" w:sz="0" w:space="0" w:color="auto"/>
          </w:divBdr>
        </w:div>
        <w:div w:id="1788236026">
          <w:marLeft w:val="480"/>
          <w:marRight w:val="0"/>
          <w:marTop w:val="0"/>
          <w:marBottom w:val="0"/>
          <w:divBdr>
            <w:top w:val="none" w:sz="0" w:space="0" w:color="auto"/>
            <w:left w:val="none" w:sz="0" w:space="0" w:color="auto"/>
            <w:bottom w:val="none" w:sz="0" w:space="0" w:color="auto"/>
            <w:right w:val="none" w:sz="0" w:space="0" w:color="auto"/>
          </w:divBdr>
        </w:div>
        <w:div w:id="1790583002">
          <w:marLeft w:val="480"/>
          <w:marRight w:val="0"/>
          <w:marTop w:val="0"/>
          <w:marBottom w:val="0"/>
          <w:divBdr>
            <w:top w:val="none" w:sz="0" w:space="0" w:color="auto"/>
            <w:left w:val="none" w:sz="0" w:space="0" w:color="auto"/>
            <w:bottom w:val="none" w:sz="0" w:space="0" w:color="auto"/>
            <w:right w:val="none" w:sz="0" w:space="0" w:color="auto"/>
          </w:divBdr>
        </w:div>
        <w:div w:id="1820684833">
          <w:marLeft w:val="480"/>
          <w:marRight w:val="0"/>
          <w:marTop w:val="0"/>
          <w:marBottom w:val="0"/>
          <w:divBdr>
            <w:top w:val="none" w:sz="0" w:space="0" w:color="auto"/>
            <w:left w:val="none" w:sz="0" w:space="0" w:color="auto"/>
            <w:bottom w:val="none" w:sz="0" w:space="0" w:color="auto"/>
            <w:right w:val="none" w:sz="0" w:space="0" w:color="auto"/>
          </w:divBdr>
        </w:div>
        <w:div w:id="1823808837">
          <w:marLeft w:val="480"/>
          <w:marRight w:val="0"/>
          <w:marTop w:val="0"/>
          <w:marBottom w:val="0"/>
          <w:divBdr>
            <w:top w:val="none" w:sz="0" w:space="0" w:color="auto"/>
            <w:left w:val="none" w:sz="0" w:space="0" w:color="auto"/>
            <w:bottom w:val="none" w:sz="0" w:space="0" w:color="auto"/>
            <w:right w:val="none" w:sz="0" w:space="0" w:color="auto"/>
          </w:divBdr>
        </w:div>
        <w:div w:id="1833985335">
          <w:marLeft w:val="480"/>
          <w:marRight w:val="0"/>
          <w:marTop w:val="0"/>
          <w:marBottom w:val="0"/>
          <w:divBdr>
            <w:top w:val="none" w:sz="0" w:space="0" w:color="auto"/>
            <w:left w:val="none" w:sz="0" w:space="0" w:color="auto"/>
            <w:bottom w:val="none" w:sz="0" w:space="0" w:color="auto"/>
            <w:right w:val="none" w:sz="0" w:space="0" w:color="auto"/>
          </w:divBdr>
        </w:div>
        <w:div w:id="1866020386">
          <w:marLeft w:val="480"/>
          <w:marRight w:val="0"/>
          <w:marTop w:val="0"/>
          <w:marBottom w:val="0"/>
          <w:divBdr>
            <w:top w:val="none" w:sz="0" w:space="0" w:color="auto"/>
            <w:left w:val="none" w:sz="0" w:space="0" w:color="auto"/>
            <w:bottom w:val="none" w:sz="0" w:space="0" w:color="auto"/>
            <w:right w:val="none" w:sz="0" w:space="0" w:color="auto"/>
          </w:divBdr>
        </w:div>
        <w:div w:id="1912306429">
          <w:marLeft w:val="480"/>
          <w:marRight w:val="0"/>
          <w:marTop w:val="0"/>
          <w:marBottom w:val="0"/>
          <w:divBdr>
            <w:top w:val="none" w:sz="0" w:space="0" w:color="auto"/>
            <w:left w:val="none" w:sz="0" w:space="0" w:color="auto"/>
            <w:bottom w:val="none" w:sz="0" w:space="0" w:color="auto"/>
            <w:right w:val="none" w:sz="0" w:space="0" w:color="auto"/>
          </w:divBdr>
        </w:div>
        <w:div w:id="1937665850">
          <w:marLeft w:val="480"/>
          <w:marRight w:val="0"/>
          <w:marTop w:val="0"/>
          <w:marBottom w:val="0"/>
          <w:divBdr>
            <w:top w:val="none" w:sz="0" w:space="0" w:color="auto"/>
            <w:left w:val="none" w:sz="0" w:space="0" w:color="auto"/>
            <w:bottom w:val="none" w:sz="0" w:space="0" w:color="auto"/>
            <w:right w:val="none" w:sz="0" w:space="0" w:color="auto"/>
          </w:divBdr>
        </w:div>
        <w:div w:id="1963078008">
          <w:marLeft w:val="480"/>
          <w:marRight w:val="0"/>
          <w:marTop w:val="0"/>
          <w:marBottom w:val="0"/>
          <w:divBdr>
            <w:top w:val="none" w:sz="0" w:space="0" w:color="auto"/>
            <w:left w:val="none" w:sz="0" w:space="0" w:color="auto"/>
            <w:bottom w:val="none" w:sz="0" w:space="0" w:color="auto"/>
            <w:right w:val="none" w:sz="0" w:space="0" w:color="auto"/>
          </w:divBdr>
        </w:div>
        <w:div w:id="1984457600">
          <w:marLeft w:val="480"/>
          <w:marRight w:val="0"/>
          <w:marTop w:val="0"/>
          <w:marBottom w:val="0"/>
          <w:divBdr>
            <w:top w:val="none" w:sz="0" w:space="0" w:color="auto"/>
            <w:left w:val="none" w:sz="0" w:space="0" w:color="auto"/>
            <w:bottom w:val="none" w:sz="0" w:space="0" w:color="auto"/>
            <w:right w:val="none" w:sz="0" w:space="0" w:color="auto"/>
          </w:divBdr>
        </w:div>
        <w:div w:id="2070230936">
          <w:marLeft w:val="480"/>
          <w:marRight w:val="0"/>
          <w:marTop w:val="0"/>
          <w:marBottom w:val="0"/>
          <w:divBdr>
            <w:top w:val="none" w:sz="0" w:space="0" w:color="auto"/>
            <w:left w:val="none" w:sz="0" w:space="0" w:color="auto"/>
            <w:bottom w:val="none" w:sz="0" w:space="0" w:color="auto"/>
            <w:right w:val="none" w:sz="0" w:space="0" w:color="auto"/>
          </w:divBdr>
        </w:div>
        <w:div w:id="2110813340">
          <w:marLeft w:val="480"/>
          <w:marRight w:val="0"/>
          <w:marTop w:val="0"/>
          <w:marBottom w:val="0"/>
          <w:divBdr>
            <w:top w:val="none" w:sz="0" w:space="0" w:color="auto"/>
            <w:left w:val="none" w:sz="0" w:space="0" w:color="auto"/>
            <w:bottom w:val="none" w:sz="0" w:space="0" w:color="auto"/>
            <w:right w:val="none" w:sz="0" w:space="0" w:color="auto"/>
          </w:divBdr>
        </w:div>
        <w:div w:id="2133359452">
          <w:marLeft w:val="480"/>
          <w:marRight w:val="0"/>
          <w:marTop w:val="0"/>
          <w:marBottom w:val="0"/>
          <w:divBdr>
            <w:top w:val="none" w:sz="0" w:space="0" w:color="auto"/>
            <w:left w:val="none" w:sz="0" w:space="0" w:color="auto"/>
            <w:bottom w:val="none" w:sz="0" w:space="0" w:color="auto"/>
            <w:right w:val="none" w:sz="0" w:space="0" w:color="auto"/>
          </w:divBdr>
        </w:div>
      </w:divsChild>
    </w:div>
    <w:div w:id="1897741453">
      <w:bodyDiv w:val="1"/>
      <w:marLeft w:val="0"/>
      <w:marRight w:val="0"/>
      <w:marTop w:val="0"/>
      <w:marBottom w:val="0"/>
      <w:divBdr>
        <w:top w:val="none" w:sz="0" w:space="0" w:color="auto"/>
        <w:left w:val="none" w:sz="0" w:space="0" w:color="auto"/>
        <w:bottom w:val="none" w:sz="0" w:space="0" w:color="auto"/>
        <w:right w:val="none" w:sz="0" w:space="0" w:color="auto"/>
      </w:divBdr>
      <w:divsChild>
        <w:div w:id="484469980">
          <w:marLeft w:val="480"/>
          <w:marRight w:val="0"/>
          <w:marTop w:val="0"/>
          <w:marBottom w:val="0"/>
          <w:divBdr>
            <w:top w:val="none" w:sz="0" w:space="0" w:color="auto"/>
            <w:left w:val="none" w:sz="0" w:space="0" w:color="auto"/>
            <w:bottom w:val="none" w:sz="0" w:space="0" w:color="auto"/>
            <w:right w:val="none" w:sz="0" w:space="0" w:color="auto"/>
          </w:divBdr>
        </w:div>
        <w:div w:id="1659528227">
          <w:marLeft w:val="480"/>
          <w:marRight w:val="0"/>
          <w:marTop w:val="0"/>
          <w:marBottom w:val="0"/>
          <w:divBdr>
            <w:top w:val="none" w:sz="0" w:space="0" w:color="auto"/>
            <w:left w:val="none" w:sz="0" w:space="0" w:color="auto"/>
            <w:bottom w:val="none" w:sz="0" w:space="0" w:color="auto"/>
            <w:right w:val="none" w:sz="0" w:space="0" w:color="auto"/>
          </w:divBdr>
        </w:div>
        <w:div w:id="1043559417">
          <w:marLeft w:val="480"/>
          <w:marRight w:val="0"/>
          <w:marTop w:val="0"/>
          <w:marBottom w:val="0"/>
          <w:divBdr>
            <w:top w:val="none" w:sz="0" w:space="0" w:color="auto"/>
            <w:left w:val="none" w:sz="0" w:space="0" w:color="auto"/>
            <w:bottom w:val="none" w:sz="0" w:space="0" w:color="auto"/>
            <w:right w:val="none" w:sz="0" w:space="0" w:color="auto"/>
          </w:divBdr>
        </w:div>
        <w:div w:id="1097209362">
          <w:marLeft w:val="480"/>
          <w:marRight w:val="0"/>
          <w:marTop w:val="0"/>
          <w:marBottom w:val="0"/>
          <w:divBdr>
            <w:top w:val="none" w:sz="0" w:space="0" w:color="auto"/>
            <w:left w:val="none" w:sz="0" w:space="0" w:color="auto"/>
            <w:bottom w:val="none" w:sz="0" w:space="0" w:color="auto"/>
            <w:right w:val="none" w:sz="0" w:space="0" w:color="auto"/>
          </w:divBdr>
        </w:div>
        <w:div w:id="1300648773">
          <w:marLeft w:val="480"/>
          <w:marRight w:val="0"/>
          <w:marTop w:val="0"/>
          <w:marBottom w:val="0"/>
          <w:divBdr>
            <w:top w:val="none" w:sz="0" w:space="0" w:color="auto"/>
            <w:left w:val="none" w:sz="0" w:space="0" w:color="auto"/>
            <w:bottom w:val="none" w:sz="0" w:space="0" w:color="auto"/>
            <w:right w:val="none" w:sz="0" w:space="0" w:color="auto"/>
          </w:divBdr>
        </w:div>
        <w:div w:id="393310847">
          <w:marLeft w:val="480"/>
          <w:marRight w:val="0"/>
          <w:marTop w:val="0"/>
          <w:marBottom w:val="0"/>
          <w:divBdr>
            <w:top w:val="none" w:sz="0" w:space="0" w:color="auto"/>
            <w:left w:val="none" w:sz="0" w:space="0" w:color="auto"/>
            <w:bottom w:val="none" w:sz="0" w:space="0" w:color="auto"/>
            <w:right w:val="none" w:sz="0" w:space="0" w:color="auto"/>
          </w:divBdr>
        </w:div>
        <w:div w:id="759957210">
          <w:marLeft w:val="480"/>
          <w:marRight w:val="0"/>
          <w:marTop w:val="0"/>
          <w:marBottom w:val="0"/>
          <w:divBdr>
            <w:top w:val="none" w:sz="0" w:space="0" w:color="auto"/>
            <w:left w:val="none" w:sz="0" w:space="0" w:color="auto"/>
            <w:bottom w:val="none" w:sz="0" w:space="0" w:color="auto"/>
            <w:right w:val="none" w:sz="0" w:space="0" w:color="auto"/>
          </w:divBdr>
        </w:div>
        <w:div w:id="1907640051">
          <w:marLeft w:val="480"/>
          <w:marRight w:val="0"/>
          <w:marTop w:val="0"/>
          <w:marBottom w:val="0"/>
          <w:divBdr>
            <w:top w:val="none" w:sz="0" w:space="0" w:color="auto"/>
            <w:left w:val="none" w:sz="0" w:space="0" w:color="auto"/>
            <w:bottom w:val="none" w:sz="0" w:space="0" w:color="auto"/>
            <w:right w:val="none" w:sz="0" w:space="0" w:color="auto"/>
          </w:divBdr>
        </w:div>
        <w:div w:id="2046363920">
          <w:marLeft w:val="480"/>
          <w:marRight w:val="0"/>
          <w:marTop w:val="0"/>
          <w:marBottom w:val="0"/>
          <w:divBdr>
            <w:top w:val="none" w:sz="0" w:space="0" w:color="auto"/>
            <w:left w:val="none" w:sz="0" w:space="0" w:color="auto"/>
            <w:bottom w:val="none" w:sz="0" w:space="0" w:color="auto"/>
            <w:right w:val="none" w:sz="0" w:space="0" w:color="auto"/>
          </w:divBdr>
        </w:div>
        <w:div w:id="605964716">
          <w:marLeft w:val="480"/>
          <w:marRight w:val="0"/>
          <w:marTop w:val="0"/>
          <w:marBottom w:val="0"/>
          <w:divBdr>
            <w:top w:val="none" w:sz="0" w:space="0" w:color="auto"/>
            <w:left w:val="none" w:sz="0" w:space="0" w:color="auto"/>
            <w:bottom w:val="none" w:sz="0" w:space="0" w:color="auto"/>
            <w:right w:val="none" w:sz="0" w:space="0" w:color="auto"/>
          </w:divBdr>
        </w:div>
        <w:div w:id="1874075276">
          <w:marLeft w:val="480"/>
          <w:marRight w:val="0"/>
          <w:marTop w:val="0"/>
          <w:marBottom w:val="0"/>
          <w:divBdr>
            <w:top w:val="none" w:sz="0" w:space="0" w:color="auto"/>
            <w:left w:val="none" w:sz="0" w:space="0" w:color="auto"/>
            <w:bottom w:val="none" w:sz="0" w:space="0" w:color="auto"/>
            <w:right w:val="none" w:sz="0" w:space="0" w:color="auto"/>
          </w:divBdr>
        </w:div>
        <w:div w:id="2061202701">
          <w:marLeft w:val="480"/>
          <w:marRight w:val="0"/>
          <w:marTop w:val="0"/>
          <w:marBottom w:val="0"/>
          <w:divBdr>
            <w:top w:val="none" w:sz="0" w:space="0" w:color="auto"/>
            <w:left w:val="none" w:sz="0" w:space="0" w:color="auto"/>
            <w:bottom w:val="none" w:sz="0" w:space="0" w:color="auto"/>
            <w:right w:val="none" w:sz="0" w:space="0" w:color="auto"/>
          </w:divBdr>
        </w:div>
        <w:div w:id="686902932">
          <w:marLeft w:val="480"/>
          <w:marRight w:val="0"/>
          <w:marTop w:val="0"/>
          <w:marBottom w:val="0"/>
          <w:divBdr>
            <w:top w:val="none" w:sz="0" w:space="0" w:color="auto"/>
            <w:left w:val="none" w:sz="0" w:space="0" w:color="auto"/>
            <w:bottom w:val="none" w:sz="0" w:space="0" w:color="auto"/>
            <w:right w:val="none" w:sz="0" w:space="0" w:color="auto"/>
          </w:divBdr>
        </w:div>
        <w:div w:id="865632003">
          <w:marLeft w:val="480"/>
          <w:marRight w:val="0"/>
          <w:marTop w:val="0"/>
          <w:marBottom w:val="0"/>
          <w:divBdr>
            <w:top w:val="none" w:sz="0" w:space="0" w:color="auto"/>
            <w:left w:val="none" w:sz="0" w:space="0" w:color="auto"/>
            <w:bottom w:val="none" w:sz="0" w:space="0" w:color="auto"/>
            <w:right w:val="none" w:sz="0" w:space="0" w:color="auto"/>
          </w:divBdr>
        </w:div>
        <w:div w:id="947079049">
          <w:marLeft w:val="480"/>
          <w:marRight w:val="0"/>
          <w:marTop w:val="0"/>
          <w:marBottom w:val="0"/>
          <w:divBdr>
            <w:top w:val="none" w:sz="0" w:space="0" w:color="auto"/>
            <w:left w:val="none" w:sz="0" w:space="0" w:color="auto"/>
            <w:bottom w:val="none" w:sz="0" w:space="0" w:color="auto"/>
            <w:right w:val="none" w:sz="0" w:space="0" w:color="auto"/>
          </w:divBdr>
        </w:div>
        <w:div w:id="1867524469">
          <w:marLeft w:val="480"/>
          <w:marRight w:val="0"/>
          <w:marTop w:val="0"/>
          <w:marBottom w:val="0"/>
          <w:divBdr>
            <w:top w:val="none" w:sz="0" w:space="0" w:color="auto"/>
            <w:left w:val="none" w:sz="0" w:space="0" w:color="auto"/>
            <w:bottom w:val="none" w:sz="0" w:space="0" w:color="auto"/>
            <w:right w:val="none" w:sz="0" w:space="0" w:color="auto"/>
          </w:divBdr>
        </w:div>
        <w:div w:id="209652408">
          <w:marLeft w:val="480"/>
          <w:marRight w:val="0"/>
          <w:marTop w:val="0"/>
          <w:marBottom w:val="0"/>
          <w:divBdr>
            <w:top w:val="none" w:sz="0" w:space="0" w:color="auto"/>
            <w:left w:val="none" w:sz="0" w:space="0" w:color="auto"/>
            <w:bottom w:val="none" w:sz="0" w:space="0" w:color="auto"/>
            <w:right w:val="none" w:sz="0" w:space="0" w:color="auto"/>
          </w:divBdr>
        </w:div>
        <w:div w:id="1221206556">
          <w:marLeft w:val="480"/>
          <w:marRight w:val="0"/>
          <w:marTop w:val="0"/>
          <w:marBottom w:val="0"/>
          <w:divBdr>
            <w:top w:val="none" w:sz="0" w:space="0" w:color="auto"/>
            <w:left w:val="none" w:sz="0" w:space="0" w:color="auto"/>
            <w:bottom w:val="none" w:sz="0" w:space="0" w:color="auto"/>
            <w:right w:val="none" w:sz="0" w:space="0" w:color="auto"/>
          </w:divBdr>
        </w:div>
        <w:div w:id="685793872">
          <w:marLeft w:val="480"/>
          <w:marRight w:val="0"/>
          <w:marTop w:val="0"/>
          <w:marBottom w:val="0"/>
          <w:divBdr>
            <w:top w:val="none" w:sz="0" w:space="0" w:color="auto"/>
            <w:left w:val="none" w:sz="0" w:space="0" w:color="auto"/>
            <w:bottom w:val="none" w:sz="0" w:space="0" w:color="auto"/>
            <w:right w:val="none" w:sz="0" w:space="0" w:color="auto"/>
          </w:divBdr>
        </w:div>
        <w:div w:id="970944431">
          <w:marLeft w:val="480"/>
          <w:marRight w:val="0"/>
          <w:marTop w:val="0"/>
          <w:marBottom w:val="0"/>
          <w:divBdr>
            <w:top w:val="none" w:sz="0" w:space="0" w:color="auto"/>
            <w:left w:val="none" w:sz="0" w:space="0" w:color="auto"/>
            <w:bottom w:val="none" w:sz="0" w:space="0" w:color="auto"/>
            <w:right w:val="none" w:sz="0" w:space="0" w:color="auto"/>
          </w:divBdr>
        </w:div>
        <w:div w:id="612444696">
          <w:marLeft w:val="480"/>
          <w:marRight w:val="0"/>
          <w:marTop w:val="0"/>
          <w:marBottom w:val="0"/>
          <w:divBdr>
            <w:top w:val="none" w:sz="0" w:space="0" w:color="auto"/>
            <w:left w:val="none" w:sz="0" w:space="0" w:color="auto"/>
            <w:bottom w:val="none" w:sz="0" w:space="0" w:color="auto"/>
            <w:right w:val="none" w:sz="0" w:space="0" w:color="auto"/>
          </w:divBdr>
        </w:div>
        <w:div w:id="2114587485">
          <w:marLeft w:val="480"/>
          <w:marRight w:val="0"/>
          <w:marTop w:val="0"/>
          <w:marBottom w:val="0"/>
          <w:divBdr>
            <w:top w:val="none" w:sz="0" w:space="0" w:color="auto"/>
            <w:left w:val="none" w:sz="0" w:space="0" w:color="auto"/>
            <w:bottom w:val="none" w:sz="0" w:space="0" w:color="auto"/>
            <w:right w:val="none" w:sz="0" w:space="0" w:color="auto"/>
          </w:divBdr>
        </w:div>
        <w:div w:id="1756169432">
          <w:marLeft w:val="480"/>
          <w:marRight w:val="0"/>
          <w:marTop w:val="0"/>
          <w:marBottom w:val="0"/>
          <w:divBdr>
            <w:top w:val="none" w:sz="0" w:space="0" w:color="auto"/>
            <w:left w:val="none" w:sz="0" w:space="0" w:color="auto"/>
            <w:bottom w:val="none" w:sz="0" w:space="0" w:color="auto"/>
            <w:right w:val="none" w:sz="0" w:space="0" w:color="auto"/>
          </w:divBdr>
        </w:div>
        <w:div w:id="1325821079">
          <w:marLeft w:val="480"/>
          <w:marRight w:val="0"/>
          <w:marTop w:val="0"/>
          <w:marBottom w:val="0"/>
          <w:divBdr>
            <w:top w:val="none" w:sz="0" w:space="0" w:color="auto"/>
            <w:left w:val="none" w:sz="0" w:space="0" w:color="auto"/>
            <w:bottom w:val="none" w:sz="0" w:space="0" w:color="auto"/>
            <w:right w:val="none" w:sz="0" w:space="0" w:color="auto"/>
          </w:divBdr>
        </w:div>
        <w:div w:id="297102898">
          <w:marLeft w:val="480"/>
          <w:marRight w:val="0"/>
          <w:marTop w:val="0"/>
          <w:marBottom w:val="0"/>
          <w:divBdr>
            <w:top w:val="none" w:sz="0" w:space="0" w:color="auto"/>
            <w:left w:val="none" w:sz="0" w:space="0" w:color="auto"/>
            <w:bottom w:val="none" w:sz="0" w:space="0" w:color="auto"/>
            <w:right w:val="none" w:sz="0" w:space="0" w:color="auto"/>
          </w:divBdr>
        </w:div>
        <w:div w:id="658462144">
          <w:marLeft w:val="480"/>
          <w:marRight w:val="0"/>
          <w:marTop w:val="0"/>
          <w:marBottom w:val="0"/>
          <w:divBdr>
            <w:top w:val="none" w:sz="0" w:space="0" w:color="auto"/>
            <w:left w:val="none" w:sz="0" w:space="0" w:color="auto"/>
            <w:bottom w:val="none" w:sz="0" w:space="0" w:color="auto"/>
            <w:right w:val="none" w:sz="0" w:space="0" w:color="auto"/>
          </w:divBdr>
        </w:div>
        <w:div w:id="1444307063">
          <w:marLeft w:val="480"/>
          <w:marRight w:val="0"/>
          <w:marTop w:val="0"/>
          <w:marBottom w:val="0"/>
          <w:divBdr>
            <w:top w:val="none" w:sz="0" w:space="0" w:color="auto"/>
            <w:left w:val="none" w:sz="0" w:space="0" w:color="auto"/>
            <w:bottom w:val="none" w:sz="0" w:space="0" w:color="auto"/>
            <w:right w:val="none" w:sz="0" w:space="0" w:color="auto"/>
          </w:divBdr>
        </w:div>
        <w:div w:id="1328051642">
          <w:marLeft w:val="480"/>
          <w:marRight w:val="0"/>
          <w:marTop w:val="0"/>
          <w:marBottom w:val="0"/>
          <w:divBdr>
            <w:top w:val="none" w:sz="0" w:space="0" w:color="auto"/>
            <w:left w:val="none" w:sz="0" w:space="0" w:color="auto"/>
            <w:bottom w:val="none" w:sz="0" w:space="0" w:color="auto"/>
            <w:right w:val="none" w:sz="0" w:space="0" w:color="auto"/>
          </w:divBdr>
        </w:div>
        <w:div w:id="392043952">
          <w:marLeft w:val="480"/>
          <w:marRight w:val="0"/>
          <w:marTop w:val="0"/>
          <w:marBottom w:val="0"/>
          <w:divBdr>
            <w:top w:val="none" w:sz="0" w:space="0" w:color="auto"/>
            <w:left w:val="none" w:sz="0" w:space="0" w:color="auto"/>
            <w:bottom w:val="none" w:sz="0" w:space="0" w:color="auto"/>
            <w:right w:val="none" w:sz="0" w:space="0" w:color="auto"/>
          </w:divBdr>
        </w:div>
        <w:div w:id="2025742179">
          <w:marLeft w:val="480"/>
          <w:marRight w:val="0"/>
          <w:marTop w:val="0"/>
          <w:marBottom w:val="0"/>
          <w:divBdr>
            <w:top w:val="none" w:sz="0" w:space="0" w:color="auto"/>
            <w:left w:val="none" w:sz="0" w:space="0" w:color="auto"/>
            <w:bottom w:val="none" w:sz="0" w:space="0" w:color="auto"/>
            <w:right w:val="none" w:sz="0" w:space="0" w:color="auto"/>
          </w:divBdr>
        </w:div>
        <w:div w:id="165630705">
          <w:marLeft w:val="480"/>
          <w:marRight w:val="0"/>
          <w:marTop w:val="0"/>
          <w:marBottom w:val="0"/>
          <w:divBdr>
            <w:top w:val="none" w:sz="0" w:space="0" w:color="auto"/>
            <w:left w:val="none" w:sz="0" w:space="0" w:color="auto"/>
            <w:bottom w:val="none" w:sz="0" w:space="0" w:color="auto"/>
            <w:right w:val="none" w:sz="0" w:space="0" w:color="auto"/>
          </w:divBdr>
        </w:div>
        <w:div w:id="85196846">
          <w:marLeft w:val="480"/>
          <w:marRight w:val="0"/>
          <w:marTop w:val="0"/>
          <w:marBottom w:val="0"/>
          <w:divBdr>
            <w:top w:val="none" w:sz="0" w:space="0" w:color="auto"/>
            <w:left w:val="none" w:sz="0" w:space="0" w:color="auto"/>
            <w:bottom w:val="none" w:sz="0" w:space="0" w:color="auto"/>
            <w:right w:val="none" w:sz="0" w:space="0" w:color="auto"/>
          </w:divBdr>
        </w:div>
        <w:div w:id="2074694255">
          <w:marLeft w:val="480"/>
          <w:marRight w:val="0"/>
          <w:marTop w:val="0"/>
          <w:marBottom w:val="0"/>
          <w:divBdr>
            <w:top w:val="none" w:sz="0" w:space="0" w:color="auto"/>
            <w:left w:val="none" w:sz="0" w:space="0" w:color="auto"/>
            <w:bottom w:val="none" w:sz="0" w:space="0" w:color="auto"/>
            <w:right w:val="none" w:sz="0" w:space="0" w:color="auto"/>
          </w:divBdr>
        </w:div>
        <w:div w:id="2125691244">
          <w:marLeft w:val="480"/>
          <w:marRight w:val="0"/>
          <w:marTop w:val="0"/>
          <w:marBottom w:val="0"/>
          <w:divBdr>
            <w:top w:val="none" w:sz="0" w:space="0" w:color="auto"/>
            <w:left w:val="none" w:sz="0" w:space="0" w:color="auto"/>
            <w:bottom w:val="none" w:sz="0" w:space="0" w:color="auto"/>
            <w:right w:val="none" w:sz="0" w:space="0" w:color="auto"/>
          </w:divBdr>
        </w:div>
        <w:div w:id="1659269221">
          <w:marLeft w:val="480"/>
          <w:marRight w:val="0"/>
          <w:marTop w:val="0"/>
          <w:marBottom w:val="0"/>
          <w:divBdr>
            <w:top w:val="none" w:sz="0" w:space="0" w:color="auto"/>
            <w:left w:val="none" w:sz="0" w:space="0" w:color="auto"/>
            <w:bottom w:val="none" w:sz="0" w:space="0" w:color="auto"/>
            <w:right w:val="none" w:sz="0" w:space="0" w:color="auto"/>
          </w:divBdr>
        </w:div>
        <w:div w:id="1946616212">
          <w:marLeft w:val="480"/>
          <w:marRight w:val="0"/>
          <w:marTop w:val="0"/>
          <w:marBottom w:val="0"/>
          <w:divBdr>
            <w:top w:val="none" w:sz="0" w:space="0" w:color="auto"/>
            <w:left w:val="none" w:sz="0" w:space="0" w:color="auto"/>
            <w:bottom w:val="none" w:sz="0" w:space="0" w:color="auto"/>
            <w:right w:val="none" w:sz="0" w:space="0" w:color="auto"/>
          </w:divBdr>
        </w:div>
        <w:div w:id="430586197">
          <w:marLeft w:val="480"/>
          <w:marRight w:val="0"/>
          <w:marTop w:val="0"/>
          <w:marBottom w:val="0"/>
          <w:divBdr>
            <w:top w:val="none" w:sz="0" w:space="0" w:color="auto"/>
            <w:left w:val="none" w:sz="0" w:space="0" w:color="auto"/>
            <w:bottom w:val="none" w:sz="0" w:space="0" w:color="auto"/>
            <w:right w:val="none" w:sz="0" w:space="0" w:color="auto"/>
          </w:divBdr>
        </w:div>
        <w:div w:id="2033527334">
          <w:marLeft w:val="480"/>
          <w:marRight w:val="0"/>
          <w:marTop w:val="0"/>
          <w:marBottom w:val="0"/>
          <w:divBdr>
            <w:top w:val="none" w:sz="0" w:space="0" w:color="auto"/>
            <w:left w:val="none" w:sz="0" w:space="0" w:color="auto"/>
            <w:bottom w:val="none" w:sz="0" w:space="0" w:color="auto"/>
            <w:right w:val="none" w:sz="0" w:space="0" w:color="auto"/>
          </w:divBdr>
        </w:div>
        <w:div w:id="2003003125">
          <w:marLeft w:val="480"/>
          <w:marRight w:val="0"/>
          <w:marTop w:val="0"/>
          <w:marBottom w:val="0"/>
          <w:divBdr>
            <w:top w:val="none" w:sz="0" w:space="0" w:color="auto"/>
            <w:left w:val="none" w:sz="0" w:space="0" w:color="auto"/>
            <w:bottom w:val="none" w:sz="0" w:space="0" w:color="auto"/>
            <w:right w:val="none" w:sz="0" w:space="0" w:color="auto"/>
          </w:divBdr>
        </w:div>
        <w:div w:id="2088261885">
          <w:marLeft w:val="480"/>
          <w:marRight w:val="0"/>
          <w:marTop w:val="0"/>
          <w:marBottom w:val="0"/>
          <w:divBdr>
            <w:top w:val="none" w:sz="0" w:space="0" w:color="auto"/>
            <w:left w:val="none" w:sz="0" w:space="0" w:color="auto"/>
            <w:bottom w:val="none" w:sz="0" w:space="0" w:color="auto"/>
            <w:right w:val="none" w:sz="0" w:space="0" w:color="auto"/>
          </w:divBdr>
        </w:div>
        <w:div w:id="1953584981">
          <w:marLeft w:val="480"/>
          <w:marRight w:val="0"/>
          <w:marTop w:val="0"/>
          <w:marBottom w:val="0"/>
          <w:divBdr>
            <w:top w:val="none" w:sz="0" w:space="0" w:color="auto"/>
            <w:left w:val="none" w:sz="0" w:space="0" w:color="auto"/>
            <w:bottom w:val="none" w:sz="0" w:space="0" w:color="auto"/>
            <w:right w:val="none" w:sz="0" w:space="0" w:color="auto"/>
          </w:divBdr>
        </w:div>
        <w:div w:id="2027050306">
          <w:marLeft w:val="480"/>
          <w:marRight w:val="0"/>
          <w:marTop w:val="0"/>
          <w:marBottom w:val="0"/>
          <w:divBdr>
            <w:top w:val="none" w:sz="0" w:space="0" w:color="auto"/>
            <w:left w:val="none" w:sz="0" w:space="0" w:color="auto"/>
            <w:bottom w:val="none" w:sz="0" w:space="0" w:color="auto"/>
            <w:right w:val="none" w:sz="0" w:space="0" w:color="auto"/>
          </w:divBdr>
        </w:div>
        <w:div w:id="1885171336">
          <w:marLeft w:val="480"/>
          <w:marRight w:val="0"/>
          <w:marTop w:val="0"/>
          <w:marBottom w:val="0"/>
          <w:divBdr>
            <w:top w:val="none" w:sz="0" w:space="0" w:color="auto"/>
            <w:left w:val="none" w:sz="0" w:space="0" w:color="auto"/>
            <w:bottom w:val="none" w:sz="0" w:space="0" w:color="auto"/>
            <w:right w:val="none" w:sz="0" w:space="0" w:color="auto"/>
          </w:divBdr>
        </w:div>
        <w:div w:id="2032603903">
          <w:marLeft w:val="480"/>
          <w:marRight w:val="0"/>
          <w:marTop w:val="0"/>
          <w:marBottom w:val="0"/>
          <w:divBdr>
            <w:top w:val="none" w:sz="0" w:space="0" w:color="auto"/>
            <w:left w:val="none" w:sz="0" w:space="0" w:color="auto"/>
            <w:bottom w:val="none" w:sz="0" w:space="0" w:color="auto"/>
            <w:right w:val="none" w:sz="0" w:space="0" w:color="auto"/>
          </w:divBdr>
        </w:div>
        <w:div w:id="1430470908">
          <w:marLeft w:val="480"/>
          <w:marRight w:val="0"/>
          <w:marTop w:val="0"/>
          <w:marBottom w:val="0"/>
          <w:divBdr>
            <w:top w:val="none" w:sz="0" w:space="0" w:color="auto"/>
            <w:left w:val="none" w:sz="0" w:space="0" w:color="auto"/>
            <w:bottom w:val="none" w:sz="0" w:space="0" w:color="auto"/>
            <w:right w:val="none" w:sz="0" w:space="0" w:color="auto"/>
          </w:divBdr>
        </w:div>
        <w:div w:id="345400182">
          <w:marLeft w:val="480"/>
          <w:marRight w:val="0"/>
          <w:marTop w:val="0"/>
          <w:marBottom w:val="0"/>
          <w:divBdr>
            <w:top w:val="none" w:sz="0" w:space="0" w:color="auto"/>
            <w:left w:val="none" w:sz="0" w:space="0" w:color="auto"/>
            <w:bottom w:val="none" w:sz="0" w:space="0" w:color="auto"/>
            <w:right w:val="none" w:sz="0" w:space="0" w:color="auto"/>
          </w:divBdr>
        </w:div>
        <w:div w:id="1180893968">
          <w:marLeft w:val="480"/>
          <w:marRight w:val="0"/>
          <w:marTop w:val="0"/>
          <w:marBottom w:val="0"/>
          <w:divBdr>
            <w:top w:val="none" w:sz="0" w:space="0" w:color="auto"/>
            <w:left w:val="none" w:sz="0" w:space="0" w:color="auto"/>
            <w:bottom w:val="none" w:sz="0" w:space="0" w:color="auto"/>
            <w:right w:val="none" w:sz="0" w:space="0" w:color="auto"/>
          </w:divBdr>
        </w:div>
        <w:div w:id="141430829">
          <w:marLeft w:val="480"/>
          <w:marRight w:val="0"/>
          <w:marTop w:val="0"/>
          <w:marBottom w:val="0"/>
          <w:divBdr>
            <w:top w:val="none" w:sz="0" w:space="0" w:color="auto"/>
            <w:left w:val="none" w:sz="0" w:space="0" w:color="auto"/>
            <w:bottom w:val="none" w:sz="0" w:space="0" w:color="auto"/>
            <w:right w:val="none" w:sz="0" w:space="0" w:color="auto"/>
          </w:divBdr>
        </w:div>
        <w:div w:id="693311686">
          <w:marLeft w:val="480"/>
          <w:marRight w:val="0"/>
          <w:marTop w:val="0"/>
          <w:marBottom w:val="0"/>
          <w:divBdr>
            <w:top w:val="none" w:sz="0" w:space="0" w:color="auto"/>
            <w:left w:val="none" w:sz="0" w:space="0" w:color="auto"/>
            <w:bottom w:val="none" w:sz="0" w:space="0" w:color="auto"/>
            <w:right w:val="none" w:sz="0" w:space="0" w:color="auto"/>
          </w:divBdr>
        </w:div>
        <w:div w:id="1710186397">
          <w:marLeft w:val="480"/>
          <w:marRight w:val="0"/>
          <w:marTop w:val="0"/>
          <w:marBottom w:val="0"/>
          <w:divBdr>
            <w:top w:val="none" w:sz="0" w:space="0" w:color="auto"/>
            <w:left w:val="none" w:sz="0" w:space="0" w:color="auto"/>
            <w:bottom w:val="none" w:sz="0" w:space="0" w:color="auto"/>
            <w:right w:val="none" w:sz="0" w:space="0" w:color="auto"/>
          </w:divBdr>
        </w:div>
        <w:div w:id="464353090">
          <w:marLeft w:val="480"/>
          <w:marRight w:val="0"/>
          <w:marTop w:val="0"/>
          <w:marBottom w:val="0"/>
          <w:divBdr>
            <w:top w:val="none" w:sz="0" w:space="0" w:color="auto"/>
            <w:left w:val="none" w:sz="0" w:space="0" w:color="auto"/>
            <w:bottom w:val="none" w:sz="0" w:space="0" w:color="auto"/>
            <w:right w:val="none" w:sz="0" w:space="0" w:color="auto"/>
          </w:divBdr>
        </w:div>
        <w:div w:id="944381664">
          <w:marLeft w:val="480"/>
          <w:marRight w:val="0"/>
          <w:marTop w:val="0"/>
          <w:marBottom w:val="0"/>
          <w:divBdr>
            <w:top w:val="none" w:sz="0" w:space="0" w:color="auto"/>
            <w:left w:val="none" w:sz="0" w:space="0" w:color="auto"/>
            <w:bottom w:val="none" w:sz="0" w:space="0" w:color="auto"/>
            <w:right w:val="none" w:sz="0" w:space="0" w:color="auto"/>
          </w:divBdr>
        </w:div>
        <w:div w:id="2047439463">
          <w:marLeft w:val="480"/>
          <w:marRight w:val="0"/>
          <w:marTop w:val="0"/>
          <w:marBottom w:val="0"/>
          <w:divBdr>
            <w:top w:val="none" w:sz="0" w:space="0" w:color="auto"/>
            <w:left w:val="none" w:sz="0" w:space="0" w:color="auto"/>
            <w:bottom w:val="none" w:sz="0" w:space="0" w:color="auto"/>
            <w:right w:val="none" w:sz="0" w:space="0" w:color="auto"/>
          </w:divBdr>
        </w:div>
        <w:div w:id="365984516">
          <w:marLeft w:val="480"/>
          <w:marRight w:val="0"/>
          <w:marTop w:val="0"/>
          <w:marBottom w:val="0"/>
          <w:divBdr>
            <w:top w:val="none" w:sz="0" w:space="0" w:color="auto"/>
            <w:left w:val="none" w:sz="0" w:space="0" w:color="auto"/>
            <w:bottom w:val="none" w:sz="0" w:space="0" w:color="auto"/>
            <w:right w:val="none" w:sz="0" w:space="0" w:color="auto"/>
          </w:divBdr>
        </w:div>
        <w:div w:id="1923024246">
          <w:marLeft w:val="480"/>
          <w:marRight w:val="0"/>
          <w:marTop w:val="0"/>
          <w:marBottom w:val="0"/>
          <w:divBdr>
            <w:top w:val="none" w:sz="0" w:space="0" w:color="auto"/>
            <w:left w:val="none" w:sz="0" w:space="0" w:color="auto"/>
            <w:bottom w:val="none" w:sz="0" w:space="0" w:color="auto"/>
            <w:right w:val="none" w:sz="0" w:space="0" w:color="auto"/>
          </w:divBdr>
        </w:div>
        <w:div w:id="372581659">
          <w:marLeft w:val="480"/>
          <w:marRight w:val="0"/>
          <w:marTop w:val="0"/>
          <w:marBottom w:val="0"/>
          <w:divBdr>
            <w:top w:val="none" w:sz="0" w:space="0" w:color="auto"/>
            <w:left w:val="none" w:sz="0" w:space="0" w:color="auto"/>
            <w:bottom w:val="none" w:sz="0" w:space="0" w:color="auto"/>
            <w:right w:val="none" w:sz="0" w:space="0" w:color="auto"/>
          </w:divBdr>
        </w:div>
        <w:div w:id="51123765">
          <w:marLeft w:val="480"/>
          <w:marRight w:val="0"/>
          <w:marTop w:val="0"/>
          <w:marBottom w:val="0"/>
          <w:divBdr>
            <w:top w:val="none" w:sz="0" w:space="0" w:color="auto"/>
            <w:left w:val="none" w:sz="0" w:space="0" w:color="auto"/>
            <w:bottom w:val="none" w:sz="0" w:space="0" w:color="auto"/>
            <w:right w:val="none" w:sz="0" w:space="0" w:color="auto"/>
          </w:divBdr>
        </w:div>
        <w:div w:id="105471051">
          <w:marLeft w:val="480"/>
          <w:marRight w:val="0"/>
          <w:marTop w:val="0"/>
          <w:marBottom w:val="0"/>
          <w:divBdr>
            <w:top w:val="none" w:sz="0" w:space="0" w:color="auto"/>
            <w:left w:val="none" w:sz="0" w:space="0" w:color="auto"/>
            <w:bottom w:val="none" w:sz="0" w:space="0" w:color="auto"/>
            <w:right w:val="none" w:sz="0" w:space="0" w:color="auto"/>
          </w:divBdr>
        </w:div>
        <w:div w:id="1267886005">
          <w:marLeft w:val="480"/>
          <w:marRight w:val="0"/>
          <w:marTop w:val="0"/>
          <w:marBottom w:val="0"/>
          <w:divBdr>
            <w:top w:val="none" w:sz="0" w:space="0" w:color="auto"/>
            <w:left w:val="none" w:sz="0" w:space="0" w:color="auto"/>
            <w:bottom w:val="none" w:sz="0" w:space="0" w:color="auto"/>
            <w:right w:val="none" w:sz="0" w:space="0" w:color="auto"/>
          </w:divBdr>
        </w:div>
        <w:div w:id="1070037895">
          <w:marLeft w:val="480"/>
          <w:marRight w:val="0"/>
          <w:marTop w:val="0"/>
          <w:marBottom w:val="0"/>
          <w:divBdr>
            <w:top w:val="none" w:sz="0" w:space="0" w:color="auto"/>
            <w:left w:val="none" w:sz="0" w:space="0" w:color="auto"/>
            <w:bottom w:val="none" w:sz="0" w:space="0" w:color="auto"/>
            <w:right w:val="none" w:sz="0" w:space="0" w:color="auto"/>
          </w:divBdr>
        </w:div>
        <w:div w:id="183398408">
          <w:marLeft w:val="480"/>
          <w:marRight w:val="0"/>
          <w:marTop w:val="0"/>
          <w:marBottom w:val="0"/>
          <w:divBdr>
            <w:top w:val="none" w:sz="0" w:space="0" w:color="auto"/>
            <w:left w:val="none" w:sz="0" w:space="0" w:color="auto"/>
            <w:bottom w:val="none" w:sz="0" w:space="0" w:color="auto"/>
            <w:right w:val="none" w:sz="0" w:space="0" w:color="auto"/>
          </w:divBdr>
        </w:div>
        <w:div w:id="2092239571">
          <w:marLeft w:val="480"/>
          <w:marRight w:val="0"/>
          <w:marTop w:val="0"/>
          <w:marBottom w:val="0"/>
          <w:divBdr>
            <w:top w:val="none" w:sz="0" w:space="0" w:color="auto"/>
            <w:left w:val="none" w:sz="0" w:space="0" w:color="auto"/>
            <w:bottom w:val="none" w:sz="0" w:space="0" w:color="auto"/>
            <w:right w:val="none" w:sz="0" w:space="0" w:color="auto"/>
          </w:divBdr>
        </w:div>
        <w:div w:id="1536381577">
          <w:marLeft w:val="480"/>
          <w:marRight w:val="0"/>
          <w:marTop w:val="0"/>
          <w:marBottom w:val="0"/>
          <w:divBdr>
            <w:top w:val="none" w:sz="0" w:space="0" w:color="auto"/>
            <w:left w:val="none" w:sz="0" w:space="0" w:color="auto"/>
            <w:bottom w:val="none" w:sz="0" w:space="0" w:color="auto"/>
            <w:right w:val="none" w:sz="0" w:space="0" w:color="auto"/>
          </w:divBdr>
        </w:div>
        <w:div w:id="52968261">
          <w:marLeft w:val="480"/>
          <w:marRight w:val="0"/>
          <w:marTop w:val="0"/>
          <w:marBottom w:val="0"/>
          <w:divBdr>
            <w:top w:val="none" w:sz="0" w:space="0" w:color="auto"/>
            <w:left w:val="none" w:sz="0" w:space="0" w:color="auto"/>
            <w:bottom w:val="none" w:sz="0" w:space="0" w:color="auto"/>
            <w:right w:val="none" w:sz="0" w:space="0" w:color="auto"/>
          </w:divBdr>
        </w:div>
        <w:div w:id="1719931997">
          <w:marLeft w:val="480"/>
          <w:marRight w:val="0"/>
          <w:marTop w:val="0"/>
          <w:marBottom w:val="0"/>
          <w:divBdr>
            <w:top w:val="none" w:sz="0" w:space="0" w:color="auto"/>
            <w:left w:val="none" w:sz="0" w:space="0" w:color="auto"/>
            <w:bottom w:val="none" w:sz="0" w:space="0" w:color="auto"/>
            <w:right w:val="none" w:sz="0" w:space="0" w:color="auto"/>
          </w:divBdr>
        </w:div>
        <w:div w:id="1185099943">
          <w:marLeft w:val="480"/>
          <w:marRight w:val="0"/>
          <w:marTop w:val="0"/>
          <w:marBottom w:val="0"/>
          <w:divBdr>
            <w:top w:val="none" w:sz="0" w:space="0" w:color="auto"/>
            <w:left w:val="none" w:sz="0" w:space="0" w:color="auto"/>
            <w:bottom w:val="none" w:sz="0" w:space="0" w:color="auto"/>
            <w:right w:val="none" w:sz="0" w:space="0" w:color="auto"/>
          </w:divBdr>
        </w:div>
        <w:div w:id="120421571">
          <w:marLeft w:val="480"/>
          <w:marRight w:val="0"/>
          <w:marTop w:val="0"/>
          <w:marBottom w:val="0"/>
          <w:divBdr>
            <w:top w:val="none" w:sz="0" w:space="0" w:color="auto"/>
            <w:left w:val="none" w:sz="0" w:space="0" w:color="auto"/>
            <w:bottom w:val="none" w:sz="0" w:space="0" w:color="auto"/>
            <w:right w:val="none" w:sz="0" w:space="0" w:color="auto"/>
          </w:divBdr>
        </w:div>
        <w:div w:id="1996834644">
          <w:marLeft w:val="480"/>
          <w:marRight w:val="0"/>
          <w:marTop w:val="0"/>
          <w:marBottom w:val="0"/>
          <w:divBdr>
            <w:top w:val="none" w:sz="0" w:space="0" w:color="auto"/>
            <w:left w:val="none" w:sz="0" w:space="0" w:color="auto"/>
            <w:bottom w:val="none" w:sz="0" w:space="0" w:color="auto"/>
            <w:right w:val="none" w:sz="0" w:space="0" w:color="auto"/>
          </w:divBdr>
        </w:div>
        <w:div w:id="35276401">
          <w:marLeft w:val="480"/>
          <w:marRight w:val="0"/>
          <w:marTop w:val="0"/>
          <w:marBottom w:val="0"/>
          <w:divBdr>
            <w:top w:val="none" w:sz="0" w:space="0" w:color="auto"/>
            <w:left w:val="none" w:sz="0" w:space="0" w:color="auto"/>
            <w:bottom w:val="none" w:sz="0" w:space="0" w:color="auto"/>
            <w:right w:val="none" w:sz="0" w:space="0" w:color="auto"/>
          </w:divBdr>
        </w:div>
        <w:div w:id="86314208">
          <w:marLeft w:val="480"/>
          <w:marRight w:val="0"/>
          <w:marTop w:val="0"/>
          <w:marBottom w:val="0"/>
          <w:divBdr>
            <w:top w:val="none" w:sz="0" w:space="0" w:color="auto"/>
            <w:left w:val="none" w:sz="0" w:space="0" w:color="auto"/>
            <w:bottom w:val="none" w:sz="0" w:space="0" w:color="auto"/>
            <w:right w:val="none" w:sz="0" w:space="0" w:color="auto"/>
          </w:divBdr>
        </w:div>
      </w:divsChild>
    </w:div>
    <w:div w:id="1898516125">
      <w:bodyDiv w:val="1"/>
      <w:marLeft w:val="0"/>
      <w:marRight w:val="0"/>
      <w:marTop w:val="0"/>
      <w:marBottom w:val="0"/>
      <w:divBdr>
        <w:top w:val="none" w:sz="0" w:space="0" w:color="auto"/>
        <w:left w:val="none" w:sz="0" w:space="0" w:color="auto"/>
        <w:bottom w:val="none" w:sz="0" w:space="0" w:color="auto"/>
        <w:right w:val="none" w:sz="0" w:space="0" w:color="auto"/>
      </w:divBdr>
      <w:divsChild>
        <w:div w:id="47340861">
          <w:marLeft w:val="480"/>
          <w:marRight w:val="0"/>
          <w:marTop w:val="0"/>
          <w:marBottom w:val="0"/>
          <w:divBdr>
            <w:top w:val="none" w:sz="0" w:space="0" w:color="auto"/>
            <w:left w:val="none" w:sz="0" w:space="0" w:color="auto"/>
            <w:bottom w:val="none" w:sz="0" w:space="0" w:color="auto"/>
            <w:right w:val="none" w:sz="0" w:space="0" w:color="auto"/>
          </w:divBdr>
        </w:div>
        <w:div w:id="63913443">
          <w:marLeft w:val="480"/>
          <w:marRight w:val="0"/>
          <w:marTop w:val="0"/>
          <w:marBottom w:val="0"/>
          <w:divBdr>
            <w:top w:val="none" w:sz="0" w:space="0" w:color="auto"/>
            <w:left w:val="none" w:sz="0" w:space="0" w:color="auto"/>
            <w:bottom w:val="none" w:sz="0" w:space="0" w:color="auto"/>
            <w:right w:val="none" w:sz="0" w:space="0" w:color="auto"/>
          </w:divBdr>
        </w:div>
        <w:div w:id="71007622">
          <w:marLeft w:val="480"/>
          <w:marRight w:val="0"/>
          <w:marTop w:val="0"/>
          <w:marBottom w:val="0"/>
          <w:divBdr>
            <w:top w:val="none" w:sz="0" w:space="0" w:color="auto"/>
            <w:left w:val="none" w:sz="0" w:space="0" w:color="auto"/>
            <w:bottom w:val="none" w:sz="0" w:space="0" w:color="auto"/>
            <w:right w:val="none" w:sz="0" w:space="0" w:color="auto"/>
          </w:divBdr>
        </w:div>
        <w:div w:id="101843354">
          <w:marLeft w:val="480"/>
          <w:marRight w:val="0"/>
          <w:marTop w:val="0"/>
          <w:marBottom w:val="0"/>
          <w:divBdr>
            <w:top w:val="none" w:sz="0" w:space="0" w:color="auto"/>
            <w:left w:val="none" w:sz="0" w:space="0" w:color="auto"/>
            <w:bottom w:val="none" w:sz="0" w:space="0" w:color="auto"/>
            <w:right w:val="none" w:sz="0" w:space="0" w:color="auto"/>
          </w:divBdr>
        </w:div>
        <w:div w:id="157307696">
          <w:marLeft w:val="480"/>
          <w:marRight w:val="0"/>
          <w:marTop w:val="0"/>
          <w:marBottom w:val="0"/>
          <w:divBdr>
            <w:top w:val="none" w:sz="0" w:space="0" w:color="auto"/>
            <w:left w:val="none" w:sz="0" w:space="0" w:color="auto"/>
            <w:bottom w:val="none" w:sz="0" w:space="0" w:color="auto"/>
            <w:right w:val="none" w:sz="0" w:space="0" w:color="auto"/>
          </w:divBdr>
        </w:div>
        <w:div w:id="191383600">
          <w:marLeft w:val="480"/>
          <w:marRight w:val="0"/>
          <w:marTop w:val="0"/>
          <w:marBottom w:val="0"/>
          <w:divBdr>
            <w:top w:val="none" w:sz="0" w:space="0" w:color="auto"/>
            <w:left w:val="none" w:sz="0" w:space="0" w:color="auto"/>
            <w:bottom w:val="none" w:sz="0" w:space="0" w:color="auto"/>
            <w:right w:val="none" w:sz="0" w:space="0" w:color="auto"/>
          </w:divBdr>
        </w:div>
        <w:div w:id="207768533">
          <w:marLeft w:val="480"/>
          <w:marRight w:val="0"/>
          <w:marTop w:val="0"/>
          <w:marBottom w:val="0"/>
          <w:divBdr>
            <w:top w:val="none" w:sz="0" w:space="0" w:color="auto"/>
            <w:left w:val="none" w:sz="0" w:space="0" w:color="auto"/>
            <w:bottom w:val="none" w:sz="0" w:space="0" w:color="auto"/>
            <w:right w:val="none" w:sz="0" w:space="0" w:color="auto"/>
          </w:divBdr>
        </w:div>
        <w:div w:id="209390803">
          <w:marLeft w:val="480"/>
          <w:marRight w:val="0"/>
          <w:marTop w:val="0"/>
          <w:marBottom w:val="0"/>
          <w:divBdr>
            <w:top w:val="none" w:sz="0" w:space="0" w:color="auto"/>
            <w:left w:val="none" w:sz="0" w:space="0" w:color="auto"/>
            <w:bottom w:val="none" w:sz="0" w:space="0" w:color="auto"/>
            <w:right w:val="none" w:sz="0" w:space="0" w:color="auto"/>
          </w:divBdr>
        </w:div>
        <w:div w:id="222908816">
          <w:marLeft w:val="480"/>
          <w:marRight w:val="0"/>
          <w:marTop w:val="0"/>
          <w:marBottom w:val="0"/>
          <w:divBdr>
            <w:top w:val="none" w:sz="0" w:space="0" w:color="auto"/>
            <w:left w:val="none" w:sz="0" w:space="0" w:color="auto"/>
            <w:bottom w:val="none" w:sz="0" w:space="0" w:color="auto"/>
            <w:right w:val="none" w:sz="0" w:space="0" w:color="auto"/>
          </w:divBdr>
        </w:div>
        <w:div w:id="254752965">
          <w:marLeft w:val="480"/>
          <w:marRight w:val="0"/>
          <w:marTop w:val="0"/>
          <w:marBottom w:val="0"/>
          <w:divBdr>
            <w:top w:val="none" w:sz="0" w:space="0" w:color="auto"/>
            <w:left w:val="none" w:sz="0" w:space="0" w:color="auto"/>
            <w:bottom w:val="none" w:sz="0" w:space="0" w:color="auto"/>
            <w:right w:val="none" w:sz="0" w:space="0" w:color="auto"/>
          </w:divBdr>
        </w:div>
        <w:div w:id="254829257">
          <w:marLeft w:val="480"/>
          <w:marRight w:val="0"/>
          <w:marTop w:val="0"/>
          <w:marBottom w:val="0"/>
          <w:divBdr>
            <w:top w:val="none" w:sz="0" w:space="0" w:color="auto"/>
            <w:left w:val="none" w:sz="0" w:space="0" w:color="auto"/>
            <w:bottom w:val="none" w:sz="0" w:space="0" w:color="auto"/>
            <w:right w:val="none" w:sz="0" w:space="0" w:color="auto"/>
          </w:divBdr>
        </w:div>
        <w:div w:id="255016905">
          <w:marLeft w:val="480"/>
          <w:marRight w:val="0"/>
          <w:marTop w:val="0"/>
          <w:marBottom w:val="0"/>
          <w:divBdr>
            <w:top w:val="none" w:sz="0" w:space="0" w:color="auto"/>
            <w:left w:val="none" w:sz="0" w:space="0" w:color="auto"/>
            <w:bottom w:val="none" w:sz="0" w:space="0" w:color="auto"/>
            <w:right w:val="none" w:sz="0" w:space="0" w:color="auto"/>
          </w:divBdr>
        </w:div>
        <w:div w:id="298808338">
          <w:marLeft w:val="480"/>
          <w:marRight w:val="0"/>
          <w:marTop w:val="0"/>
          <w:marBottom w:val="0"/>
          <w:divBdr>
            <w:top w:val="none" w:sz="0" w:space="0" w:color="auto"/>
            <w:left w:val="none" w:sz="0" w:space="0" w:color="auto"/>
            <w:bottom w:val="none" w:sz="0" w:space="0" w:color="auto"/>
            <w:right w:val="none" w:sz="0" w:space="0" w:color="auto"/>
          </w:divBdr>
        </w:div>
        <w:div w:id="327026673">
          <w:marLeft w:val="480"/>
          <w:marRight w:val="0"/>
          <w:marTop w:val="0"/>
          <w:marBottom w:val="0"/>
          <w:divBdr>
            <w:top w:val="none" w:sz="0" w:space="0" w:color="auto"/>
            <w:left w:val="none" w:sz="0" w:space="0" w:color="auto"/>
            <w:bottom w:val="none" w:sz="0" w:space="0" w:color="auto"/>
            <w:right w:val="none" w:sz="0" w:space="0" w:color="auto"/>
          </w:divBdr>
        </w:div>
        <w:div w:id="353115603">
          <w:marLeft w:val="480"/>
          <w:marRight w:val="0"/>
          <w:marTop w:val="0"/>
          <w:marBottom w:val="0"/>
          <w:divBdr>
            <w:top w:val="none" w:sz="0" w:space="0" w:color="auto"/>
            <w:left w:val="none" w:sz="0" w:space="0" w:color="auto"/>
            <w:bottom w:val="none" w:sz="0" w:space="0" w:color="auto"/>
            <w:right w:val="none" w:sz="0" w:space="0" w:color="auto"/>
          </w:divBdr>
        </w:div>
        <w:div w:id="370422453">
          <w:marLeft w:val="480"/>
          <w:marRight w:val="0"/>
          <w:marTop w:val="0"/>
          <w:marBottom w:val="0"/>
          <w:divBdr>
            <w:top w:val="none" w:sz="0" w:space="0" w:color="auto"/>
            <w:left w:val="none" w:sz="0" w:space="0" w:color="auto"/>
            <w:bottom w:val="none" w:sz="0" w:space="0" w:color="auto"/>
            <w:right w:val="none" w:sz="0" w:space="0" w:color="auto"/>
          </w:divBdr>
        </w:div>
        <w:div w:id="373192257">
          <w:marLeft w:val="480"/>
          <w:marRight w:val="0"/>
          <w:marTop w:val="0"/>
          <w:marBottom w:val="0"/>
          <w:divBdr>
            <w:top w:val="none" w:sz="0" w:space="0" w:color="auto"/>
            <w:left w:val="none" w:sz="0" w:space="0" w:color="auto"/>
            <w:bottom w:val="none" w:sz="0" w:space="0" w:color="auto"/>
            <w:right w:val="none" w:sz="0" w:space="0" w:color="auto"/>
          </w:divBdr>
        </w:div>
        <w:div w:id="384256783">
          <w:marLeft w:val="480"/>
          <w:marRight w:val="0"/>
          <w:marTop w:val="0"/>
          <w:marBottom w:val="0"/>
          <w:divBdr>
            <w:top w:val="none" w:sz="0" w:space="0" w:color="auto"/>
            <w:left w:val="none" w:sz="0" w:space="0" w:color="auto"/>
            <w:bottom w:val="none" w:sz="0" w:space="0" w:color="auto"/>
            <w:right w:val="none" w:sz="0" w:space="0" w:color="auto"/>
          </w:divBdr>
        </w:div>
        <w:div w:id="395008262">
          <w:marLeft w:val="480"/>
          <w:marRight w:val="0"/>
          <w:marTop w:val="0"/>
          <w:marBottom w:val="0"/>
          <w:divBdr>
            <w:top w:val="none" w:sz="0" w:space="0" w:color="auto"/>
            <w:left w:val="none" w:sz="0" w:space="0" w:color="auto"/>
            <w:bottom w:val="none" w:sz="0" w:space="0" w:color="auto"/>
            <w:right w:val="none" w:sz="0" w:space="0" w:color="auto"/>
          </w:divBdr>
        </w:div>
        <w:div w:id="467088526">
          <w:marLeft w:val="480"/>
          <w:marRight w:val="0"/>
          <w:marTop w:val="0"/>
          <w:marBottom w:val="0"/>
          <w:divBdr>
            <w:top w:val="none" w:sz="0" w:space="0" w:color="auto"/>
            <w:left w:val="none" w:sz="0" w:space="0" w:color="auto"/>
            <w:bottom w:val="none" w:sz="0" w:space="0" w:color="auto"/>
            <w:right w:val="none" w:sz="0" w:space="0" w:color="auto"/>
          </w:divBdr>
        </w:div>
        <w:div w:id="471754241">
          <w:marLeft w:val="480"/>
          <w:marRight w:val="0"/>
          <w:marTop w:val="0"/>
          <w:marBottom w:val="0"/>
          <w:divBdr>
            <w:top w:val="none" w:sz="0" w:space="0" w:color="auto"/>
            <w:left w:val="none" w:sz="0" w:space="0" w:color="auto"/>
            <w:bottom w:val="none" w:sz="0" w:space="0" w:color="auto"/>
            <w:right w:val="none" w:sz="0" w:space="0" w:color="auto"/>
          </w:divBdr>
        </w:div>
        <w:div w:id="483200551">
          <w:marLeft w:val="480"/>
          <w:marRight w:val="0"/>
          <w:marTop w:val="0"/>
          <w:marBottom w:val="0"/>
          <w:divBdr>
            <w:top w:val="none" w:sz="0" w:space="0" w:color="auto"/>
            <w:left w:val="none" w:sz="0" w:space="0" w:color="auto"/>
            <w:bottom w:val="none" w:sz="0" w:space="0" w:color="auto"/>
            <w:right w:val="none" w:sz="0" w:space="0" w:color="auto"/>
          </w:divBdr>
        </w:div>
        <w:div w:id="507446102">
          <w:marLeft w:val="480"/>
          <w:marRight w:val="0"/>
          <w:marTop w:val="0"/>
          <w:marBottom w:val="0"/>
          <w:divBdr>
            <w:top w:val="none" w:sz="0" w:space="0" w:color="auto"/>
            <w:left w:val="none" w:sz="0" w:space="0" w:color="auto"/>
            <w:bottom w:val="none" w:sz="0" w:space="0" w:color="auto"/>
            <w:right w:val="none" w:sz="0" w:space="0" w:color="auto"/>
          </w:divBdr>
        </w:div>
        <w:div w:id="511721952">
          <w:marLeft w:val="480"/>
          <w:marRight w:val="0"/>
          <w:marTop w:val="0"/>
          <w:marBottom w:val="0"/>
          <w:divBdr>
            <w:top w:val="none" w:sz="0" w:space="0" w:color="auto"/>
            <w:left w:val="none" w:sz="0" w:space="0" w:color="auto"/>
            <w:bottom w:val="none" w:sz="0" w:space="0" w:color="auto"/>
            <w:right w:val="none" w:sz="0" w:space="0" w:color="auto"/>
          </w:divBdr>
        </w:div>
        <w:div w:id="559294609">
          <w:marLeft w:val="480"/>
          <w:marRight w:val="0"/>
          <w:marTop w:val="0"/>
          <w:marBottom w:val="0"/>
          <w:divBdr>
            <w:top w:val="none" w:sz="0" w:space="0" w:color="auto"/>
            <w:left w:val="none" w:sz="0" w:space="0" w:color="auto"/>
            <w:bottom w:val="none" w:sz="0" w:space="0" w:color="auto"/>
            <w:right w:val="none" w:sz="0" w:space="0" w:color="auto"/>
          </w:divBdr>
        </w:div>
        <w:div w:id="611472020">
          <w:marLeft w:val="480"/>
          <w:marRight w:val="0"/>
          <w:marTop w:val="0"/>
          <w:marBottom w:val="0"/>
          <w:divBdr>
            <w:top w:val="none" w:sz="0" w:space="0" w:color="auto"/>
            <w:left w:val="none" w:sz="0" w:space="0" w:color="auto"/>
            <w:bottom w:val="none" w:sz="0" w:space="0" w:color="auto"/>
            <w:right w:val="none" w:sz="0" w:space="0" w:color="auto"/>
          </w:divBdr>
        </w:div>
        <w:div w:id="638848671">
          <w:marLeft w:val="480"/>
          <w:marRight w:val="0"/>
          <w:marTop w:val="0"/>
          <w:marBottom w:val="0"/>
          <w:divBdr>
            <w:top w:val="none" w:sz="0" w:space="0" w:color="auto"/>
            <w:left w:val="none" w:sz="0" w:space="0" w:color="auto"/>
            <w:bottom w:val="none" w:sz="0" w:space="0" w:color="auto"/>
            <w:right w:val="none" w:sz="0" w:space="0" w:color="auto"/>
          </w:divBdr>
        </w:div>
        <w:div w:id="697896920">
          <w:marLeft w:val="480"/>
          <w:marRight w:val="0"/>
          <w:marTop w:val="0"/>
          <w:marBottom w:val="0"/>
          <w:divBdr>
            <w:top w:val="none" w:sz="0" w:space="0" w:color="auto"/>
            <w:left w:val="none" w:sz="0" w:space="0" w:color="auto"/>
            <w:bottom w:val="none" w:sz="0" w:space="0" w:color="auto"/>
            <w:right w:val="none" w:sz="0" w:space="0" w:color="auto"/>
          </w:divBdr>
        </w:div>
        <w:div w:id="719595021">
          <w:marLeft w:val="480"/>
          <w:marRight w:val="0"/>
          <w:marTop w:val="0"/>
          <w:marBottom w:val="0"/>
          <w:divBdr>
            <w:top w:val="none" w:sz="0" w:space="0" w:color="auto"/>
            <w:left w:val="none" w:sz="0" w:space="0" w:color="auto"/>
            <w:bottom w:val="none" w:sz="0" w:space="0" w:color="auto"/>
            <w:right w:val="none" w:sz="0" w:space="0" w:color="auto"/>
          </w:divBdr>
        </w:div>
        <w:div w:id="793526422">
          <w:marLeft w:val="480"/>
          <w:marRight w:val="0"/>
          <w:marTop w:val="0"/>
          <w:marBottom w:val="0"/>
          <w:divBdr>
            <w:top w:val="none" w:sz="0" w:space="0" w:color="auto"/>
            <w:left w:val="none" w:sz="0" w:space="0" w:color="auto"/>
            <w:bottom w:val="none" w:sz="0" w:space="0" w:color="auto"/>
            <w:right w:val="none" w:sz="0" w:space="0" w:color="auto"/>
          </w:divBdr>
        </w:div>
        <w:div w:id="829828123">
          <w:marLeft w:val="480"/>
          <w:marRight w:val="0"/>
          <w:marTop w:val="0"/>
          <w:marBottom w:val="0"/>
          <w:divBdr>
            <w:top w:val="none" w:sz="0" w:space="0" w:color="auto"/>
            <w:left w:val="none" w:sz="0" w:space="0" w:color="auto"/>
            <w:bottom w:val="none" w:sz="0" w:space="0" w:color="auto"/>
            <w:right w:val="none" w:sz="0" w:space="0" w:color="auto"/>
          </w:divBdr>
        </w:div>
        <w:div w:id="833185171">
          <w:marLeft w:val="480"/>
          <w:marRight w:val="0"/>
          <w:marTop w:val="0"/>
          <w:marBottom w:val="0"/>
          <w:divBdr>
            <w:top w:val="none" w:sz="0" w:space="0" w:color="auto"/>
            <w:left w:val="none" w:sz="0" w:space="0" w:color="auto"/>
            <w:bottom w:val="none" w:sz="0" w:space="0" w:color="auto"/>
            <w:right w:val="none" w:sz="0" w:space="0" w:color="auto"/>
          </w:divBdr>
        </w:div>
        <w:div w:id="869879300">
          <w:marLeft w:val="480"/>
          <w:marRight w:val="0"/>
          <w:marTop w:val="0"/>
          <w:marBottom w:val="0"/>
          <w:divBdr>
            <w:top w:val="none" w:sz="0" w:space="0" w:color="auto"/>
            <w:left w:val="none" w:sz="0" w:space="0" w:color="auto"/>
            <w:bottom w:val="none" w:sz="0" w:space="0" w:color="auto"/>
            <w:right w:val="none" w:sz="0" w:space="0" w:color="auto"/>
          </w:divBdr>
        </w:div>
        <w:div w:id="900217309">
          <w:marLeft w:val="480"/>
          <w:marRight w:val="0"/>
          <w:marTop w:val="0"/>
          <w:marBottom w:val="0"/>
          <w:divBdr>
            <w:top w:val="none" w:sz="0" w:space="0" w:color="auto"/>
            <w:left w:val="none" w:sz="0" w:space="0" w:color="auto"/>
            <w:bottom w:val="none" w:sz="0" w:space="0" w:color="auto"/>
            <w:right w:val="none" w:sz="0" w:space="0" w:color="auto"/>
          </w:divBdr>
        </w:div>
        <w:div w:id="935794336">
          <w:marLeft w:val="480"/>
          <w:marRight w:val="0"/>
          <w:marTop w:val="0"/>
          <w:marBottom w:val="0"/>
          <w:divBdr>
            <w:top w:val="none" w:sz="0" w:space="0" w:color="auto"/>
            <w:left w:val="none" w:sz="0" w:space="0" w:color="auto"/>
            <w:bottom w:val="none" w:sz="0" w:space="0" w:color="auto"/>
            <w:right w:val="none" w:sz="0" w:space="0" w:color="auto"/>
          </w:divBdr>
        </w:div>
        <w:div w:id="988172319">
          <w:marLeft w:val="480"/>
          <w:marRight w:val="0"/>
          <w:marTop w:val="0"/>
          <w:marBottom w:val="0"/>
          <w:divBdr>
            <w:top w:val="none" w:sz="0" w:space="0" w:color="auto"/>
            <w:left w:val="none" w:sz="0" w:space="0" w:color="auto"/>
            <w:bottom w:val="none" w:sz="0" w:space="0" w:color="auto"/>
            <w:right w:val="none" w:sz="0" w:space="0" w:color="auto"/>
          </w:divBdr>
        </w:div>
        <w:div w:id="989021526">
          <w:marLeft w:val="480"/>
          <w:marRight w:val="0"/>
          <w:marTop w:val="0"/>
          <w:marBottom w:val="0"/>
          <w:divBdr>
            <w:top w:val="none" w:sz="0" w:space="0" w:color="auto"/>
            <w:left w:val="none" w:sz="0" w:space="0" w:color="auto"/>
            <w:bottom w:val="none" w:sz="0" w:space="0" w:color="auto"/>
            <w:right w:val="none" w:sz="0" w:space="0" w:color="auto"/>
          </w:divBdr>
        </w:div>
        <w:div w:id="1074279086">
          <w:marLeft w:val="480"/>
          <w:marRight w:val="0"/>
          <w:marTop w:val="0"/>
          <w:marBottom w:val="0"/>
          <w:divBdr>
            <w:top w:val="none" w:sz="0" w:space="0" w:color="auto"/>
            <w:left w:val="none" w:sz="0" w:space="0" w:color="auto"/>
            <w:bottom w:val="none" w:sz="0" w:space="0" w:color="auto"/>
            <w:right w:val="none" w:sz="0" w:space="0" w:color="auto"/>
          </w:divBdr>
        </w:div>
        <w:div w:id="1098717168">
          <w:marLeft w:val="480"/>
          <w:marRight w:val="0"/>
          <w:marTop w:val="0"/>
          <w:marBottom w:val="0"/>
          <w:divBdr>
            <w:top w:val="none" w:sz="0" w:space="0" w:color="auto"/>
            <w:left w:val="none" w:sz="0" w:space="0" w:color="auto"/>
            <w:bottom w:val="none" w:sz="0" w:space="0" w:color="auto"/>
            <w:right w:val="none" w:sz="0" w:space="0" w:color="auto"/>
          </w:divBdr>
        </w:div>
        <w:div w:id="1161311669">
          <w:marLeft w:val="480"/>
          <w:marRight w:val="0"/>
          <w:marTop w:val="0"/>
          <w:marBottom w:val="0"/>
          <w:divBdr>
            <w:top w:val="none" w:sz="0" w:space="0" w:color="auto"/>
            <w:left w:val="none" w:sz="0" w:space="0" w:color="auto"/>
            <w:bottom w:val="none" w:sz="0" w:space="0" w:color="auto"/>
            <w:right w:val="none" w:sz="0" w:space="0" w:color="auto"/>
          </w:divBdr>
        </w:div>
        <w:div w:id="1174491380">
          <w:marLeft w:val="480"/>
          <w:marRight w:val="0"/>
          <w:marTop w:val="0"/>
          <w:marBottom w:val="0"/>
          <w:divBdr>
            <w:top w:val="none" w:sz="0" w:space="0" w:color="auto"/>
            <w:left w:val="none" w:sz="0" w:space="0" w:color="auto"/>
            <w:bottom w:val="none" w:sz="0" w:space="0" w:color="auto"/>
            <w:right w:val="none" w:sz="0" w:space="0" w:color="auto"/>
          </w:divBdr>
        </w:div>
        <w:div w:id="1182282476">
          <w:marLeft w:val="480"/>
          <w:marRight w:val="0"/>
          <w:marTop w:val="0"/>
          <w:marBottom w:val="0"/>
          <w:divBdr>
            <w:top w:val="none" w:sz="0" w:space="0" w:color="auto"/>
            <w:left w:val="none" w:sz="0" w:space="0" w:color="auto"/>
            <w:bottom w:val="none" w:sz="0" w:space="0" w:color="auto"/>
            <w:right w:val="none" w:sz="0" w:space="0" w:color="auto"/>
          </w:divBdr>
        </w:div>
        <w:div w:id="1217399976">
          <w:marLeft w:val="480"/>
          <w:marRight w:val="0"/>
          <w:marTop w:val="0"/>
          <w:marBottom w:val="0"/>
          <w:divBdr>
            <w:top w:val="none" w:sz="0" w:space="0" w:color="auto"/>
            <w:left w:val="none" w:sz="0" w:space="0" w:color="auto"/>
            <w:bottom w:val="none" w:sz="0" w:space="0" w:color="auto"/>
            <w:right w:val="none" w:sz="0" w:space="0" w:color="auto"/>
          </w:divBdr>
        </w:div>
        <w:div w:id="1226337167">
          <w:marLeft w:val="480"/>
          <w:marRight w:val="0"/>
          <w:marTop w:val="0"/>
          <w:marBottom w:val="0"/>
          <w:divBdr>
            <w:top w:val="none" w:sz="0" w:space="0" w:color="auto"/>
            <w:left w:val="none" w:sz="0" w:space="0" w:color="auto"/>
            <w:bottom w:val="none" w:sz="0" w:space="0" w:color="auto"/>
            <w:right w:val="none" w:sz="0" w:space="0" w:color="auto"/>
          </w:divBdr>
        </w:div>
        <w:div w:id="1269193214">
          <w:marLeft w:val="480"/>
          <w:marRight w:val="0"/>
          <w:marTop w:val="0"/>
          <w:marBottom w:val="0"/>
          <w:divBdr>
            <w:top w:val="none" w:sz="0" w:space="0" w:color="auto"/>
            <w:left w:val="none" w:sz="0" w:space="0" w:color="auto"/>
            <w:bottom w:val="none" w:sz="0" w:space="0" w:color="auto"/>
            <w:right w:val="none" w:sz="0" w:space="0" w:color="auto"/>
          </w:divBdr>
        </w:div>
        <w:div w:id="1331103091">
          <w:marLeft w:val="480"/>
          <w:marRight w:val="0"/>
          <w:marTop w:val="0"/>
          <w:marBottom w:val="0"/>
          <w:divBdr>
            <w:top w:val="none" w:sz="0" w:space="0" w:color="auto"/>
            <w:left w:val="none" w:sz="0" w:space="0" w:color="auto"/>
            <w:bottom w:val="none" w:sz="0" w:space="0" w:color="auto"/>
            <w:right w:val="none" w:sz="0" w:space="0" w:color="auto"/>
          </w:divBdr>
        </w:div>
        <w:div w:id="1390420661">
          <w:marLeft w:val="480"/>
          <w:marRight w:val="0"/>
          <w:marTop w:val="0"/>
          <w:marBottom w:val="0"/>
          <w:divBdr>
            <w:top w:val="none" w:sz="0" w:space="0" w:color="auto"/>
            <w:left w:val="none" w:sz="0" w:space="0" w:color="auto"/>
            <w:bottom w:val="none" w:sz="0" w:space="0" w:color="auto"/>
            <w:right w:val="none" w:sz="0" w:space="0" w:color="auto"/>
          </w:divBdr>
        </w:div>
        <w:div w:id="1515917583">
          <w:marLeft w:val="480"/>
          <w:marRight w:val="0"/>
          <w:marTop w:val="0"/>
          <w:marBottom w:val="0"/>
          <w:divBdr>
            <w:top w:val="none" w:sz="0" w:space="0" w:color="auto"/>
            <w:left w:val="none" w:sz="0" w:space="0" w:color="auto"/>
            <w:bottom w:val="none" w:sz="0" w:space="0" w:color="auto"/>
            <w:right w:val="none" w:sz="0" w:space="0" w:color="auto"/>
          </w:divBdr>
        </w:div>
        <w:div w:id="1559784881">
          <w:marLeft w:val="480"/>
          <w:marRight w:val="0"/>
          <w:marTop w:val="0"/>
          <w:marBottom w:val="0"/>
          <w:divBdr>
            <w:top w:val="none" w:sz="0" w:space="0" w:color="auto"/>
            <w:left w:val="none" w:sz="0" w:space="0" w:color="auto"/>
            <w:bottom w:val="none" w:sz="0" w:space="0" w:color="auto"/>
            <w:right w:val="none" w:sz="0" w:space="0" w:color="auto"/>
          </w:divBdr>
        </w:div>
        <w:div w:id="1571037989">
          <w:marLeft w:val="480"/>
          <w:marRight w:val="0"/>
          <w:marTop w:val="0"/>
          <w:marBottom w:val="0"/>
          <w:divBdr>
            <w:top w:val="none" w:sz="0" w:space="0" w:color="auto"/>
            <w:left w:val="none" w:sz="0" w:space="0" w:color="auto"/>
            <w:bottom w:val="none" w:sz="0" w:space="0" w:color="auto"/>
            <w:right w:val="none" w:sz="0" w:space="0" w:color="auto"/>
          </w:divBdr>
        </w:div>
        <w:div w:id="1582177044">
          <w:marLeft w:val="480"/>
          <w:marRight w:val="0"/>
          <w:marTop w:val="0"/>
          <w:marBottom w:val="0"/>
          <w:divBdr>
            <w:top w:val="none" w:sz="0" w:space="0" w:color="auto"/>
            <w:left w:val="none" w:sz="0" w:space="0" w:color="auto"/>
            <w:bottom w:val="none" w:sz="0" w:space="0" w:color="auto"/>
            <w:right w:val="none" w:sz="0" w:space="0" w:color="auto"/>
          </w:divBdr>
        </w:div>
        <w:div w:id="1608001349">
          <w:marLeft w:val="480"/>
          <w:marRight w:val="0"/>
          <w:marTop w:val="0"/>
          <w:marBottom w:val="0"/>
          <w:divBdr>
            <w:top w:val="none" w:sz="0" w:space="0" w:color="auto"/>
            <w:left w:val="none" w:sz="0" w:space="0" w:color="auto"/>
            <w:bottom w:val="none" w:sz="0" w:space="0" w:color="auto"/>
            <w:right w:val="none" w:sz="0" w:space="0" w:color="auto"/>
          </w:divBdr>
        </w:div>
        <w:div w:id="1618637736">
          <w:marLeft w:val="480"/>
          <w:marRight w:val="0"/>
          <w:marTop w:val="0"/>
          <w:marBottom w:val="0"/>
          <w:divBdr>
            <w:top w:val="none" w:sz="0" w:space="0" w:color="auto"/>
            <w:left w:val="none" w:sz="0" w:space="0" w:color="auto"/>
            <w:bottom w:val="none" w:sz="0" w:space="0" w:color="auto"/>
            <w:right w:val="none" w:sz="0" w:space="0" w:color="auto"/>
          </w:divBdr>
        </w:div>
        <w:div w:id="1645041659">
          <w:marLeft w:val="480"/>
          <w:marRight w:val="0"/>
          <w:marTop w:val="0"/>
          <w:marBottom w:val="0"/>
          <w:divBdr>
            <w:top w:val="none" w:sz="0" w:space="0" w:color="auto"/>
            <w:left w:val="none" w:sz="0" w:space="0" w:color="auto"/>
            <w:bottom w:val="none" w:sz="0" w:space="0" w:color="auto"/>
            <w:right w:val="none" w:sz="0" w:space="0" w:color="auto"/>
          </w:divBdr>
        </w:div>
        <w:div w:id="1682126621">
          <w:marLeft w:val="480"/>
          <w:marRight w:val="0"/>
          <w:marTop w:val="0"/>
          <w:marBottom w:val="0"/>
          <w:divBdr>
            <w:top w:val="none" w:sz="0" w:space="0" w:color="auto"/>
            <w:left w:val="none" w:sz="0" w:space="0" w:color="auto"/>
            <w:bottom w:val="none" w:sz="0" w:space="0" w:color="auto"/>
            <w:right w:val="none" w:sz="0" w:space="0" w:color="auto"/>
          </w:divBdr>
        </w:div>
        <w:div w:id="1686905299">
          <w:marLeft w:val="480"/>
          <w:marRight w:val="0"/>
          <w:marTop w:val="0"/>
          <w:marBottom w:val="0"/>
          <w:divBdr>
            <w:top w:val="none" w:sz="0" w:space="0" w:color="auto"/>
            <w:left w:val="none" w:sz="0" w:space="0" w:color="auto"/>
            <w:bottom w:val="none" w:sz="0" w:space="0" w:color="auto"/>
            <w:right w:val="none" w:sz="0" w:space="0" w:color="auto"/>
          </w:divBdr>
        </w:div>
        <w:div w:id="1706638731">
          <w:marLeft w:val="480"/>
          <w:marRight w:val="0"/>
          <w:marTop w:val="0"/>
          <w:marBottom w:val="0"/>
          <w:divBdr>
            <w:top w:val="none" w:sz="0" w:space="0" w:color="auto"/>
            <w:left w:val="none" w:sz="0" w:space="0" w:color="auto"/>
            <w:bottom w:val="none" w:sz="0" w:space="0" w:color="auto"/>
            <w:right w:val="none" w:sz="0" w:space="0" w:color="auto"/>
          </w:divBdr>
        </w:div>
        <w:div w:id="1717045950">
          <w:marLeft w:val="480"/>
          <w:marRight w:val="0"/>
          <w:marTop w:val="0"/>
          <w:marBottom w:val="0"/>
          <w:divBdr>
            <w:top w:val="none" w:sz="0" w:space="0" w:color="auto"/>
            <w:left w:val="none" w:sz="0" w:space="0" w:color="auto"/>
            <w:bottom w:val="none" w:sz="0" w:space="0" w:color="auto"/>
            <w:right w:val="none" w:sz="0" w:space="0" w:color="auto"/>
          </w:divBdr>
        </w:div>
        <w:div w:id="1738283763">
          <w:marLeft w:val="480"/>
          <w:marRight w:val="0"/>
          <w:marTop w:val="0"/>
          <w:marBottom w:val="0"/>
          <w:divBdr>
            <w:top w:val="none" w:sz="0" w:space="0" w:color="auto"/>
            <w:left w:val="none" w:sz="0" w:space="0" w:color="auto"/>
            <w:bottom w:val="none" w:sz="0" w:space="0" w:color="auto"/>
            <w:right w:val="none" w:sz="0" w:space="0" w:color="auto"/>
          </w:divBdr>
        </w:div>
        <w:div w:id="1758093516">
          <w:marLeft w:val="480"/>
          <w:marRight w:val="0"/>
          <w:marTop w:val="0"/>
          <w:marBottom w:val="0"/>
          <w:divBdr>
            <w:top w:val="none" w:sz="0" w:space="0" w:color="auto"/>
            <w:left w:val="none" w:sz="0" w:space="0" w:color="auto"/>
            <w:bottom w:val="none" w:sz="0" w:space="0" w:color="auto"/>
            <w:right w:val="none" w:sz="0" w:space="0" w:color="auto"/>
          </w:divBdr>
        </w:div>
        <w:div w:id="1796756868">
          <w:marLeft w:val="480"/>
          <w:marRight w:val="0"/>
          <w:marTop w:val="0"/>
          <w:marBottom w:val="0"/>
          <w:divBdr>
            <w:top w:val="none" w:sz="0" w:space="0" w:color="auto"/>
            <w:left w:val="none" w:sz="0" w:space="0" w:color="auto"/>
            <w:bottom w:val="none" w:sz="0" w:space="0" w:color="auto"/>
            <w:right w:val="none" w:sz="0" w:space="0" w:color="auto"/>
          </w:divBdr>
        </w:div>
        <w:div w:id="1855922754">
          <w:marLeft w:val="480"/>
          <w:marRight w:val="0"/>
          <w:marTop w:val="0"/>
          <w:marBottom w:val="0"/>
          <w:divBdr>
            <w:top w:val="none" w:sz="0" w:space="0" w:color="auto"/>
            <w:left w:val="none" w:sz="0" w:space="0" w:color="auto"/>
            <w:bottom w:val="none" w:sz="0" w:space="0" w:color="auto"/>
            <w:right w:val="none" w:sz="0" w:space="0" w:color="auto"/>
          </w:divBdr>
        </w:div>
        <w:div w:id="1920939358">
          <w:marLeft w:val="480"/>
          <w:marRight w:val="0"/>
          <w:marTop w:val="0"/>
          <w:marBottom w:val="0"/>
          <w:divBdr>
            <w:top w:val="none" w:sz="0" w:space="0" w:color="auto"/>
            <w:left w:val="none" w:sz="0" w:space="0" w:color="auto"/>
            <w:bottom w:val="none" w:sz="0" w:space="0" w:color="auto"/>
            <w:right w:val="none" w:sz="0" w:space="0" w:color="auto"/>
          </w:divBdr>
        </w:div>
        <w:div w:id="1963270983">
          <w:marLeft w:val="480"/>
          <w:marRight w:val="0"/>
          <w:marTop w:val="0"/>
          <w:marBottom w:val="0"/>
          <w:divBdr>
            <w:top w:val="none" w:sz="0" w:space="0" w:color="auto"/>
            <w:left w:val="none" w:sz="0" w:space="0" w:color="auto"/>
            <w:bottom w:val="none" w:sz="0" w:space="0" w:color="auto"/>
            <w:right w:val="none" w:sz="0" w:space="0" w:color="auto"/>
          </w:divBdr>
        </w:div>
        <w:div w:id="2039158576">
          <w:marLeft w:val="480"/>
          <w:marRight w:val="0"/>
          <w:marTop w:val="0"/>
          <w:marBottom w:val="0"/>
          <w:divBdr>
            <w:top w:val="none" w:sz="0" w:space="0" w:color="auto"/>
            <w:left w:val="none" w:sz="0" w:space="0" w:color="auto"/>
            <w:bottom w:val="none" w:sz="0" w:space="0" w:color="auto"/>
            <w:right w:val="none" w:sz="0" w:space="0" w:color="auto"/>
          </w:divBdr>
        </w:div>
        <w:div w:id="2048985463">
          <w:marLeft w:val="480"/>
          <w:marRight w:val="0"/>
          <w:marTop w:val="0"/>
          <w:marBottom w:val="0"/>
          <w:divBdr>
            <w:top w:val="none" w:sz="0" w:space="0" w:color="auto"/>
            <w:left w:val="none" w:sz="0" w:space="0" w:color="auto"/>
            <w:bottom w:val="none" w:sz="0" w:space="0" w:color="auto"/>
            <w:right w:val="none" w:sz="0" w:space="0" w:color="auto"/>
          </w:divBdr>
        </w:div>
      </w:divsChild>
    </w:div>
    <w:div w:id="1899508146">
      <w:bodyDiv w:val="1"/>
      <w:marLeft w:val="0"/>
      <w:marRight w:val="0"/>
      <w:marTop w:val="0"/>
      <w:marBottom w:val="0"/>
      <w:divBdr>
        <w:top w:val="none" w:sz="0" w:space="0" w:color="auto"/>
        <w:left w:val="none" w:sz="0" w:space="0" w:color="auto"/>
        <w:bottom w:val="none" w:sz="0" w:space="0" w:color="auto"/>
        <w:right w:val="none" w:sz="0" w:space="0" w:color="auto"/>
      </w:divBdr>
    </w:div>
    <w:div w:id="1900942573">
      <w:bodyDiv w:val="1"/>
      <w:marLeft w:val="0"/>
      <w:marRight w:val="0"/>
      <w:marTop w:val="0"/>
      <w:marBottom w:val="0"/>
      <w:divBdr>
        <w:top w:val="none" w:sz="0" w:space="0" w:color="auto"/>
        <w:left w:val="none" w:sz="0" w:space="0" w:color="auto"/>
        <w:bottom w:val="none" w:sz="0" w:space="0" w:color="auto"/>
        <w:right w:val="none" w:sz="0" w:space="0" w:color="auto"/>
      </w:divBdr>
      <w:divsChild>
        <w:div w:id="37245086">
          <w:marLeft w:val="480"/>
          <w:marRight w:val="0"/>
          <w:marTop w:val="0"/>
          <w:marBottom w:val="0"/>
          <w:divBdr>
            <w:top w:val="none" w:sz="0" w:space="0" w:color="auto"/>
            <w:left w:val="none" w:sz="0" w:space="0" w:color="auto"/>
            <w:bottom w:val="none" w:sz="0" w:space="0" w:color="auto"/>
            <w:right w:val="none" w:sz="0" w:space="0" w:color="auto"/>
          </w:divBdr>
        </w:div>
        <w:div w:id="38209669">
          <w:marLeft w:val="480"/>
          <w:marRight w:val="0"/>
          <w:marTop w:val="0"/>
          <w:marBottom w:val="0"/>
          <w:divBdr>
            <w:top w:val="none" w:sz="0" w:space="0" w:color="auto"/>
            <w:left w:val="none" w:sz="0" w:space="0" w:color="auto"/>
            <w:bottom w:val="none" w:sz="0" w:space="0" w:color="auto"/>
            <w:right w:val="none" w:sz="0" w:space="0" w:color="auto"/>
          </w:divBdr>
        </w:div>
        <w:div w:id="49695325">
          <w:marLeft w:val="480"/>
          <w:marRight w:val="0"/>
          <w:marTop w:val="0"/>
          <w:marBottom w:val="0"/>
          <w:divBdr>
            <w:top w:val="none" w:sz="0" w:space="0" w:color="auto"/>
            <w:left w:val="none" w:sz="0" w:space="0" w:color="auto"/>
            <w:bottom w:val="none" w:sz="0" w:space="0" w:color="auto"/>
            <w:right w:val="none" w:sz="0" w:space="0" w:color="auto"/>
          </w:divBdr>
        </w:div>
        <w:div w:id="104934774">
          <w:marLeft w:val="480"/>
          <w:marRight w:val="0"/>
          <w:marTop w:val="0"/>
          <w:marBottom w:val="0"/>
          <w:divBdr>
            <w:top w:val="none" w:sz="0" w:space="0" w:color="auto"/>
            <w:left w:val="none" w:sz="0" w:space="0" w:color="auto"/>
            <w:bottom w:val="none" w:sz="0" w:space="0" w:color="auto"/>
            <w:right w:val="none" w:sz="0" w:space="0" w:color="auto"/>
          </w:divBdr>
        </w:div>
        <w:div w:id="138151202">
          <w:marLeft w:val="480"/>
          <w:marRight w:val="0"/>
          <w:marTop w:val="0"/>
          <w:marBottom w:val="0"/>
          <w:divBdr>
            <w:top w:val="none" w:sz="0" w:space="0" w:color="auto"/>
            <w:left w:val="none" w:sz="0" w:space="0" w:color="auto"/>
            <w:bottom w:val="none" w:sz="0" w:space="0" w:color="auto"/>
            <w:right w:val="none" w:sz="0" w:space="0" w:color="auto"/>
          </w:divBdr>
        </w:div>
        <w:div w:id="162277897">
          <w:marLeft w:val="480"/>
          <w:marRight w:val="0"/>
          <w:marTop w:val="0"/>
          <w:marBottom w:val="0"/>
          <w:divBdr>
            <w:top w:val="none" w:sz="0" w:space="0" w:color="auto"/>
            <w:left w:val="none" w:sz="0" w:space="0" w:color="auto"/>
            <w:bottom w:val="none" w:sz="0" w:space="0" w:color="auto"/>
            <w:right w:val="none" w:sz="0" w:space="0" w:color="auto"/>
          </w:divBdr>
        </w:div>
        <w:div w:id="226454815">
          <w:marLeft w:val="480"/>
          <w:marRight w:val="0"/>
          <w:marTop w:val="0"/>
          <w:marBottom w:val="0"/>
          <w:divBdr>
            <w:top w:val="none" w:sz="0" w:space="0" w:color="auto"/>
            <w:left w:val="none" w:sz="0" w:space="0" w:color="auto"/>
            <w:bottom w:val="none" w:sz="0" w:space="0" w:color="auto"/>
            <w:right w:val="none" w:sz="0" w:space="0" w:color="auto"/>
          </w:divBdr>
        </w:div>
        <w:div w:id="293411502">
          <w:marLeft w:val="480"/>
          <w:marRight w:val="0"/>
          <w:marTop w:val="0"/>
          <w:marBottom w:val="0"/>
          <w:divBdr>
            <w:top w:val="none" w:sz="0" w:space="0" w:color="auto"/>
            <w:left w:val="none" w:sz="0" w:space="0" w:color="auto"/>
            <w:bottom w:val="none" w:sz="0" w:space="0" w:color="auto"/>
            <w:right w:val="none" w:sz="0" w:space="0" w:color="auto"/>
          </w:divBdr>
        </w:div>
        <w:div w:id="309680460">
          <w:marLeft w:val="480"/>
          <w:marRight w:val="0"/>
          <w:marTop w:val="0"/>
          <w:marBottom w:val="0"/>
          <w:divBdr>
            <w:top w:val="none" w:sz="0" w:space="0" w:color="auto"/>
            <w:left w:val="none" w:sz="0" w:space="0" w:color="auto"/>
            <w:bottom w:val="none" w:sz="0" w:space="0" w:color="auto"/>
            <w:right w:val="none" w:sz="0" w:space="0" w:color="auto"/>
          </w:divBdr>
        </w:div>
        <w:div w:id="330137012">
          <w:marLeft w:val="480"/>
          <w:marRight w:val="0"/>
          <w:marTop w:val="0"/>
          <w:marBottom w:val="0"/>
          <w:divBdr>
            <w:top w:val="none" w:sz="0" w:space="0" w:color="auto"/>
            <w:left w:val="none" w:sz="0" w:space="0" w:color="auto"/>
            <w:bottom w:val="none" w:sz="0" w:space="0" w:color="auto"/>
            <w:right w:val="none" w:sz="0" w:space="0" w:color="auto"/>
          </w:divBdr>
        </w:div>
        <w:div w:id="331490541">
          <w:marLeft w:val="480"/>
          <w:marRight w:val="0"/>
          <w:marTop w:val="0"/>
          <w:marBottom w:val="0"/>
          <w:divBdr>
            <w:top w:val="none" w:sz="0" w:space="0" w:color="auto"/>
            <w:left w:val="none" w:sz="0" w:space="0" w:color="auto"/>
            <w:bottom w:val="none" w:sz="0" w:space="0" w:color="auto"/>
            <w:right w:val="none" w:sz="0" w:space="0" w:color="auto"/>
          </w:divBdr>
        </w:div>
        <w:div w:id="343439288">
          <w:marLeft w:val="480"/>
          <w:marRight w:val="0"/>
          <w:marTop w:val="0"/>
          <w:marBottom w:val="0"/>
          <w:divBdr>
            <w:top w:val="none" w:sz="0" w:space="0" w:color="auto"/>
            <w:left w:val="none" w:sz="0" w:space="0" w:color="auto"/>
            <w:bottom w:val="none" w:sz="0" w:space="0" w:color="auto"/>
            <w:right w:val="none" w:sz="0" w:space="0" w:color="auto"/>
          </w:divBdr>
        </w:div>
        <w:div w:id="362511812">
          <w:marLeft w:val="480"/>
          <w:marRight w:val="0"/>
          <w:marTop w:val="0"/>
          <w:marBottom w:val="0"/>
          <w:divBdr>
            <w:top w:val="none" w:sz="0" w:space="0" w:color="auto"/>
            <w:left w:val="none" w:sz="0" w:space="0" w:color="auto"/>
            <w:bottom w:val="none" w:sz="0" w:space="0" w:color="auto"/>
            <w:right w:val="none" w:sz="0" w:space="0" w:color="auto"/>
          </w:divBdr>
        </w:div>
        <w:div w:id="413551584">
          <w:marLeft w:val="480"/>
          <w:marRight w:val="0"/>
          <w:marTop w:val="0"/>
          <w:marBottom w:val="0"/>
          <w:divBdr>
            <w:top w:val="none" w:sz="0" w:space="0" w:color="auto"/>
            <w:left w:val="none" w:sz="0" w:space="0" w:color="auto"/>
            <w:bottom w:val="none" w:sz="0" w:space="0" w:color="auto"/>
            <w:right w:val="none" w:sz="0" w:space="0" w:color="auto"/>
          </w:divBdr>
        </w:div>
        <w:div w:id="426536163">
          <w:marLeft w:val="480"/>
          <w:marRight w:val="0"/>
          <w:marTop w:val="0"/>
          <w:marBottom w:val="0"/>
          <w:divBdr>
            <w:top w:val="none" w:sz="0" w:space="0" w:color="auto"/>
            <w:left w:val="none" w:sz="0" w:space="0" w:color="auto"/>
            <w:bottom w:val="none" w:sz="0" w:space="0" w:color="auto"/>
            <w:right w:val="none" w:sz="0" w:space="0" w:color="auto"/>
          </w:divBdr>
        </w:div>
        <w:div w:id="434255578">
          <w:marLeft w:val="480"/>
          <w:marRight w:val="0"/>
          <w:marTop w:val="0"/>
          <w:marBottom w:val="0"/>
          <w:divBdr>
            <w:top w:val="none" w:sz="0" w:space="0" w:color="auto"/>
            <w:left w:val="none" w:sz="0" w:space="0" w:color="auto"/>
            <w:bottom w:val="none" w:sz="0" w:space="0" w:color="auto"/>
            <w:right w:val="none" w:sz="0" w:space="0" w:color="auto"/>
          </w:divBdr>
        </w:div>
        <w:div w:id="444230907">
          <w:marLeft w:val="480"/>
          <w:marRight w:val="0"/>
          <w:marTop w:val="0"/>
          <w:marBottom w:val="0"/>
          <w:divBdr>
            <w:top w:val="none" w:sz="0" w:space="0" w:color="auto"/>
            <w:left w:val="none" w:sz="0" w:space="0" w:color="auto"/>
            <w:bottom w:val="none" w:sz="0" w:space="0" w:color="auto"/>
            <w:right w:val="none" w:sz="0" w:space="0" w:color="auto"/>
          </w:divBdr>
        </w:div>
        <w:div w:id="463692563">
          <w:marLeft w:val="480"/>
          <w:marRight w:val="0"/>
          <w:marTop w:val="0"/>
          <w:marBottom w:val="0"/>
          <w:divBdr>
            <w:top w:val="none" w:sz="0" w:space="0" w:color="auto"/>
            <w:left w:val="none" w:sz="0" w:space="0" w:color="auto"/>
            <w:bottom w:val="none" w:sz="0" w:space="0" w:color="auto"/>
            <w:right w:val="none" w:sz="0" w:space="0" w:color="auto"/>
          </w:divBdr>
        </w:div>
        <w:div w:id="497117277">
          <w:marLeft w:val="480"/>
          <w:marRight w:val="0"/>
          <w:marTop w:val="0"/>
          <w:marBottom w:val="0"/>
          <w:divBdr>
            <w:top w:val="none" w:sz="0" w:space="0" w:color="auto"/>
            <w:left w:val="none" w:sz="0" w:space="0" w:color="auto"/>
            <w:bottom w:val="none" w:sz="0" w:space="0" w:color="auto"/>
            <w:right w:val="none" w:sz="0" w:space="0" w:color="auto"/>
          </w:divBdr>
        </w:div>
        <w:div w:id="500581326">
          <w:marLeft w:val="480"/>
          <w:marRight w:val="0"/>
          <w:marTop w:val="0"/>
          <w:marBottom w:val="0"/>
          <w:divBdr>
            <w:top w:val="none" w:sz="0" w:space="0" w:color="auto"/>
            <w:left w:val="none" w:sz="0" w:space="0" w:color="auto"/>
            <w:bottom w:val="none" w:sz="0" w:space="0" w:color="auto"/>
            <w:right w:val="none" w:sz="0" w:space="0" w:color="auto"/>
          </w:divBdr>
        </w:div>
        <w:div w:id="517699586">
          <w:marLeft w:val="480"/>
          <w:marRight w:val="0"/>
          <w:marTop w:val="0"/>
          <w:marBottom w:val="0"/>
          <w:divBdr>
            <w:top w:val="none" w:sz="0" w:space="0" w:color="auto"/>
            <w:left w:val="none" w:sz="0" w:space="0" w:color="auto"/>
            <w:bottom w:val="none" w:sz="0" w:space="0" w:color="auto"/>
            <w:right w:val="none" w:sz="0" w:space="0" w:color="auto"/>
          </w:divBdr>
        </w:div>
        <w:div w:id="581380536">
          <w:marLeft w:val="480"/>
          <w:marRight w:val="0"/>
          <w:marTop w:val="0"/>
          <w:marBottom w:val="0"/>
          <w:divBdr>
            <w:top w:val="none" w:sz="0" w:space="0" w:color="auto"/>
            <w:left w:val="none" w:sz="0" w:space="0" w:color="auto"/>
            <w:bottom w:val="none" w:sz="0" w:space="0" w:color="auto"/>
            <w:right w:val="none" w:sz="0" w:space="0" w:color="auto"/>
          </w:divBdr>
        </w:div>
        <w:div w:id="584995208">
          <w:marLeft w:val="480"/>
          <w:marRight w:val="0"/>
          <w:marTop w:val="0"/>
          <w:marBottom w:val="0"/>
          <w:divBdr>
            <w:top w:val="none" w:sz="0" w:space="0" w:color="auto"/>
            <w:left w:val="none" w:sz="0" w:space="0" w:color="auto"/>
            <w:bottom w:val="none" w:sz="0" w:space="0" w:color="auto"/>
            <w:right w:val="none" w:sz="0" w:space="0" w:color="auto"/>
          </w:divBdr>
        </w:div>
        <w:div w:id="609118789">
          <w:marLeft w:val="480"/>
          <w:marRight w:val="0"/>
          <w:marTop w:val="0"/>
          <w:marBottom w:val="0"/>
          <w:divBdr>
            <w:top w:val="none" w:sz="0" w:space="0" w:color="auto"/>
            <w:left w:val="none" w:sz="0" w:space="0" w:color="auto"/>
            <w:bottom w:val="none" w:sz="0" w:space="0" w:color="auto"/>
            <w:right w:val="none" w:sz="0" w:space="0" w:color="auto"/>
          </w:divBdr>
        </w:div>
        <w:div w:id="614943846">
          <w:marLeft w:val="480"/>
          <w:marRight w:val="0"/>
          <w:marTop w:val="0"/>
          <w:marBottom w:val="0"/>
          <w:divBdr>
            <w:top w:val="none" w:sz="0" w:space="0" w:color="auto"/>
            <w:left w:val="none" w:sz="0" w:space="0" w:color="auto"/>
            <w:bottom w:val="none" w:sz="0" w:space="0" w:color="auto"/>
            <w:right w:val="none" w:sz="0" w:space="0" w:color="auto"/>
          </w:divBdr>
        </w:div>
        <w:div w:id="640774349">
          <w:marLeft w:val="480"/>
          <w:marRight w:val="0"/>
          <w:marTop w:val="0"/>
          <w:marBottom w:val="0"/>
          <w:divBdr>
            <w:top w:val="none" w:sz="0" w:space="0" w:color="auto"/>
            <w:left w:val="none" w:sz="0" w:space="0" w:color="auto"/>
            <w:bottom w:val="none" w:sz="0" w:space="0" w:color="auto"/>
            <w:right w:val="none" w:sz="0" w:space="0" w:color="auto"/>
          </w:divBdr>
        </w:div>
        <w:div w:id="650256630">
          <w:marLeft w:val="480"/>
          <w:marRight w:val="0"/>
          <w:marTop w:val="0"/>
          <w:marBottom w:val="0"/>
          <w:divBdr>
            <w:top w:val="none" w:sz="0" w:space="0" w:color="auto"/>
            <w:left w:val="none" w:sz="0" w:space="0" w:color="auto"/>
            <w:bottom w:val="none" w:sz="0" w:space="0" w:color="auto"/>
            <w:right w:val="none" w:sz="0" w:space="0" w:color="auto"/>
          </w:divBdr>
        </w:div>
        <w:div w:id="650983588">
          <w:marLeft w:val="480"/>
          <w:marRight w:val="0"/>
          <w:marTop w:val="0"/>
          <w:marBottom w:val="0"/>
          <w:divBdr>
            <w:top w:val="none" w:sz="0" w:space="0" w:color="auto"/>
            <w:left w:val="none" w:sz="0" w:space="0" w:color="auto"/>
            <w:bottom w:val="none" w:sz="0" w:space="0" w:color="auto"/>
            <w:right w:val="none" w:sz="0" w:space="0" w:color="auto"/>
          </w:divBdr>
        </w:div>
        <w:div w:id="657534189">
          <w:marLeft w:val="480"/>
          <w:marRight w:val="0"/>
          <w:marTop w:val="0"/>
          <w:marBottom w:val="0"/>
          <w:divBdr>
            <w:top w:val="none" w:sz="0" w:space="0" w:color="auto"/>
            <w:left w:val="none" w:sz="0" w:space="0" w:color="auto"/>
            <w:bottom w:val="none" w:sz="0" w:space="0" w:color="auto"/>
            <w:right w:val="none" w:sz="0" w:space="0" w:color="auto"/>
          </w:divBdr>
        </w:div>
        <w:div w:id="706175913">
          <w:marLeft w:val="480"/>
          <w:marRight w:val="0"/>
          <w:marTop w:val="0"/>
          <w:marBottom w:val="0"/>
          <w:divBdr>
            <w:top w:val="none" w:sz="0" w:space="0" w:color="auto"/>
            <w:left w:val="none" w:sz="0" w:space="0" w:color="auto"/>
            <w:bottom w:val="none" w:sz="0" w:space="0" w:color="auto"/>
            <w:right w:val="none" w:sz="0" w:space="0" w:color="auto"/>
          </w:divBdr>
        </w:div>
        <w:div w:id="707607232">
          <w:marLeft w:val="480"/>
          <w:marRight w:val="0"/>
          <w:marTop w:val="0"/>
          <w:marBottom w:val="0"/>
          <w:divBdr>
            <w:top w:val="none" w:sz="0" w:space="0" w:color="auto"/>
            <w:left w:val="none" w:sz="0" w:space="0" w:color="auto"/>
            <w:bottom w:val="none" w:sz="0" w:space="0" w:color="auto"/>
            <w:right w:val="none" w:sz="0" w:space="0" w:color="auto"/>
          </w:divBdr>
        </w:div>
        <w:div w:id="840853010">
          <w:marLeft w:val="480"/>
          <w:marRight w:val="0"/>
          <w:marTop w:val="0"/>
          <w:marBottom w:val="0"/>
          <w:divBdr>
            <w:top w:val="none" w:sz="0" w:space="0" w:color="auto"/>
            <w:left w:val="none" w:sz="0" w:space="0" w:color="auto"/>
            <w:bottom w:val="none" w:sz="0" w:space="0" w:color="auto"/>
            <w:right w:val="none" w:sz="0" w:space="0" w:color="auto"/>
          </w:divBdr>
        </w:div>
        <w:div w:id="869419878">
          <w:marLeft w:val="480"/>
          <w:marRight w:val="0"/>
          <w:marTop w:val="0"/>
          <w:marBottom w:val="0"/>
          <w:divBdr>
            <w:top w:val="none" w:sz="0" w:space="0" w:color="auto"/>
            <w:left w:val="none" w:sz="0" w:space="0" w:color="auto"/>
            <w:bottom w:val="none" w:sz="0" w:space="0" w:color="auto"/>
            <w:right w:val="none" w:sz="0" w:space="0" w:color="auto"/>
          </w:divBdr>
        </w:div>
        <w:div w:id="1018242347">
          <w:marLeft w:val="480"/>
          <w:marRight w:val="0"/>
          <w:marTop w:val="0"/>
          <w:marBottom w:val="0"/>
          <w:divBdr>
            <w:top w:val="none" w:sz="0" w:space="0" w:color="auto"/>
            <w:left w:val="none" w:sz="0" w:space="0" w:color="auto"/>
            <w:bottom w:val="none" w:sz="0" w:space="0" w:color="auto"/>
            <w:right w:val="none" w:sz="0" w:space="0" w:color="auto"/>
          </w:divBdr>
        </w:div>
        <w:div w:id="1132676712">
          <w:marLeft w:val="480"/>
          <w:marRight w:val="0"/>
          <w:marTop w:val="0"/>
          <w:marBottom w:val="0"/>
          <w:divBdr>
            <w:top w:val="none" w:sz="0" w:space="0" w:color="auto"/>
            <w:left w:val="none" w:sz="0" w:space="0" w:color="auto"/>
            <w:bottom w:val="none" w:sz="0" w:space="0" w:color="auto"/>
            <w:right w:val="none" w:sz="0" w:space="0" w:color="auto"/>
          </w:divBdr>
        </w:div>
        <w:div w:id="1473475848">
          <w:marLeft w:val="480"/>
          <w:marRight w:val="0"/>
          <w:marTop w:val="0"/>
          <w:marBottom w:val="0"/>
          <w:divBdr>
            <w:top w:val="none" w:sz="0" w:space="0" w:color="auto"/>
            <w:left w:val="none" w:sz="0" w:space="0" w:color="auto"/>
            <w:bottom w:val="none" w:sz="0" w:space="0" w:color="auto"/>
            <w:right w:val="none" w:sz="0" w:space="0" w:color="auto"/>
          </w:divBdr>
        </w:div>
        <w:div w:id="1476220366">
          <w:marLeft w:val="480"/>
          <w:marRight w:val="0"/>
          <w:marTop w:val="0"/>
          <w:marBottom w:val="0"/>
          <w:divBdr>
            <w:top w:val="none" w:sz="0" w:space="0" w:color="auto"/>
            <w:left w:val="none" w:sz="0" w:space="0" w:color="auto"/>
            <w:bottom w:val="none" w:sz="0" w:space="0" w:color="auto"/>
            <w:right w:val="none" w:sz="0" w:space="0" w:color="auto"/>
          </w:divBdr>
        </w:div>
        <w:div w:id="1479030883">
          <w:marLeft w:val="480"/>
          <w:marRight w:val="0"/>
          <w:marTop w:val="0"/>
          <w:marBottom w:val="0"/>
          <w:divBdr>
            <w:top w:val="none" w:sz="0" w:space="0" w:color="auto"/>
            <w:left w:val="none" w:sz="0" w:space="0" w:color="auto"/>
            <w:bottom w:val="none" w:sz="0" w:space="0" w:color="auto"/>
            <w:right w:val="none" w:sz="0" w:space="0" w:color="auto"/>
          </w:divBdr>
        </w:div>
        <w:div w:id="1498884006">
          <w:marLeft w:val="480"/>
          <w:marRight w:val="0"/>
          <w:marTop w:val="0"/>
          <w:marBottom w:val="0"/>
          <w:divBdr>
            <w:top w:val="none" w:sz="0" w:space="0" w:color="auto"/>
            <w:left w:val="none" w:sz="0" w:space="0" w:color="auto"/>
            <w:bottom w:val="none" w:sz="0" w:space="0" w:color="auto"/>
            <w:right w:val="none" w:sz="0" w:space="0" w:color="auto"/>
          </w:divBdr>
        </w:div>
        <w:div w:id="1502818525">
          <w:marLeft w:val="480"/>
          <w:marRight w:val="0"/>
          <w:marTop w:val="0"/>
          <w:marBottom w:val="0"/>
          <w:divBdr>
            <w:top w:val="none" w:sz="0" w:space="0" w:color="auto"/>
            <w:left w:val="none" w:sz="0" w:space="0" w:color="auto"/>
            <w:bottom w:val="none" w:sz="0" w:space="0" w:color="auto"/>
            <w:right w:val="none" w:sz="0" w:space="0" w:color="auto"/>
          </w:divBdr>
        </w:div>
        <w:div w:id="1564369690">
          <w:marLeft w:val="480"/>
          <w:marRight w:val="0"/>
          <w:marTop w:val="0"/>
          <w:marBottom w:val="0"/>
          <w:divBdr>
            <w:top w:val="none" w:sz="0" w:space="0" w:color="auto"/>
            <w:left w:val="none" w:sz="0" w:space="0" w:color="auto"/>
            <w:bottom w:val="none" w:sz="0" w:space="0" w:color="auto"/>
            <w:right w:val="none" w:sz="0" w:space="0" w:color="auto"/>
          </w:divBdr>
        </w:div>
        <w:div w:id="1601722346">
          <w:marLeft w:val="480"/>
          <w:marRight w:val="0"/>
          <w:marTop w:val="0"/>
          <w:marBottom w:val="0"/>
          <w:divBdr>
            <w:top w:val="none" w:sz="0" w:space="0" w:color="auto"/>
            <w:left w:val="none" w:sz="0" w:space="0" w:color="auto"/>
            <w:bottom w:val="none" w:sz="0" w:space="0" w:color="auto"/>
            <w:right w:val="none" w:sz="0" w:space="0" w:color="auto"/>
          </w:divBdr>
        </w:div>
        <w:div w:id="1606615580">
          <w:marLeft w:val="480"/>
          <w:marRight w:val="0"/>
          <w:marTop w:val="0"/>
          <w:marBottom w:val="0"/>
          <w:divBdr>
            <w:top w:val="none" w:sz="0" w:space="0" w:color="auto"/>
            <w:left w:val="none" w:sz="0" w:space="0" w:color="auto"/>
            <w:bottom w:val="none" w:sz="0" w:space="0" w:color="auto"/>
            <w:right w:val="none" w:sz="0" w:space="0" w:color="auto"/>
          </w:divBdr>
        </w:div>
        <w:div w:id="1608542011">
          <w:marLeft w:val="480"/>
          <w:marRight w:val="0"/>
          <w:marTop w:val="0"/>
          <w:marBottom w:val="0"/>
          <w:divBdr>
            <w:top w:val="none" w:sz="0" w:space="0" w:color="auto"/>
            <w:left w:val="none" w:sz="0" w:space="0" w:color="auto"/>
            <w:bottom w:val="none" w:sz="0" w:space="0" w:color="auto"/>
            <w:right w:val="none" w:sz="0" w:space="0" w:color="auto"/>
          </w:divBdr>
        </w:div>
        <w:div w:id="1610312150">
          <w:marLeft w:val="480"/>
          <w:marRight w:val="0"/>
          <w:marTop w:val="0"/>
          <w:marBottom w:val="0"/>
          <w:divBdr>
            <w:top w:val="none" w:sz="0" w:space="0" w:color="auto"/>
            <w:left w:val="none" w:sz="0" w:space="0" w:color="auto"/>
            <w:bottom w:val="none" w:sz="0" w:space="0" w:color="auto"/>
            <w:right w:val="none" w:sz="0" w:space="0" w:color="auto"/>
          </w:divBdr>
        </w:div>
        <w:div w:id="1682270354">
          <w:marLeft w:val="480"/>
          <w:marRight w:val="0"/>
          <w:marTop w:val="0"/>
          <w:marBottom w:val="0"/>
          <w:divBdr>
            <w:top w:val="none" w:sz="0" w:space="0" w:color="auto"/>
            <w:left w:val="none" w:sz="0" w:space="0" w:color="auto"/>
            <w:bottom w:val="none" w:sz="0" w:space="0" w:color="auto"/>
            <w:right w:val="none" w:sz="0" w:space="0" w:color="auto"/>
          </w:divBdr>
        </w:div>
        <w:div w:id="1697002191">
          <w:marLeft w:val="480"/>
          <w:marRight w:val="0"/>
          <w:marTop w:val="0"/>
          <w:marBottom w:val="0"/>
          <w:divBdr>
            <w:top w:val="none" w:sz="0" w:space="0" w:color="auto"/>
            <w:left w:val="none" w:sz="0" w:space="0" w:color="auto"/>
            <w:bottom w:val="none" w:sz="0" w:space="0" w:color="auto"/>
            <w:right w:val="none" w:sz="0" w:space="0" w:color="auto"/>
          </w:divBdr>
        </w:div>
        <w:div w:id="1747149151">
          <w:marLeft w:val="480"/>
          <w:marRight w:val="0"/>
          <w:marTop w:val="0"/>
          <w:marBottom w:val="0"/>
          <w:divBdr>
            <w:top w:val="none" w:sz="0" w:space="0" w:color="auto"/>
            <w:left w:val="none" w:sz="0" w:space="0" w:color="auto"/>
            <w:bottom w:val="none" w:sz="0" w:space="0" w:color="auto"/>
            <w:right w:val="none" w:sz="0" w:space="0" w:color="auto"/>
          </w:divBdr>
        </w:div>
        <w:div w:id="1759446674">
          <w:marLeft w:val="480"/>
          <w:marRight w:val="0"/>
          <w:marTop w:val="0"/>
          <w:marBottom w:val="0"/>
          <w:divBdr>
            <w:top w:val="none" w:sz="0" w:space="0" w:color="auto"/>
            <w:left w:val="none" w:sz="0" w:space="0" w:color="auto"/>
            <w:bottom w:val="none" w:sz="0" w:space="0" w:color="auto"/>
            <w:right w:val="none" w:sz="0" w:space="0" w:color="auto"/>
          </w:divBdr>
        </w:div>
        <w:div w:id="1763722419">
          <w:marLeft w:val="480"/>
          <w:marRight w:val="0"/>
          <w:marTop w:val="0"/>
          <w:marBottom w:val="0"/>
          <w:divBdr>
            <w:top w:val="none" w:sz="0" w:space="0" w:color="auto"/>
            <w:left w:val="none" w:sz="0" w:space="0" w:color="auto"/>
            <w:bottom w:val="none" w:sz="0" w:space="0" w:color="auto"/>
            <w:right w:val="none" w:sz="0" w:space="0" w:color="auto"/>
          </w:divBdr>
        </w:div>
        <w:div w:id="1800143108">
          <w:marLeft w:val="480"/>
          <w:marRight w:val="0"/>
          <w:marTop w:val="0"/>
          <w:marBottom w:val="0"/>
          <w:divBdr>
            <w:top w:val="none" w:sz="0" w:space="0" w:color="auto"/>
            <w:left w:val="none" w:sz="0" w:space="0" w:color="auto"/>
            <w:bottom w:val="none" w:sz="0" w:space="0" w:color="auto"/>
            <w:right w:val="none" w:sz="0" w:space="0" w:color="auto"/>
          </w:divBdr>
        </w:div>
        <w:div w:id="1866359674">
          <w:marLeft w:val="480"/>
          <w:marRight w:val="0"/>
          <w:marTop w:val="0"/>
          <w:marBottom w:val="0"/>
          <w:divBdr>
            <w:top w:val="none" w:sz="0" w:space="0" w:color="auto"/>
            <w:left w:val="none" w:sz="0" w:space="0" w:color="auto"/>
            <w:bottom w:val="none" w:sz="0" w:space="0" w:color="auto"/>
            <w:right w:val="none" w:sz="0" w:space="0" w:color="auto"/>
          </w:divBdr>
        </w:div>
        <w:div w:id="1869951349">
          <w:marLeft w:val="480"/>
          <w:marRight w:val="0"/>
          <w:marTop w:val="0"/>
          <w:marBottom w:val="0"/>
          <w:divBdr>
            <w:top w:val="none" w:sz="0" w:space="0" w:color="auto"/>
            <w:left w:val="none" w:sz="0" w:space="0" w:color="auto"/>
            <w:bottom w:val="none" w:sz="0" w:space="0" w:color="auto"/>
            <w:right w:val="none" w:sz="0" w:space="0" w:color="auto"/>
          </w:divBdr>
        </w:div>
        <w:div w:id="1877963193">
          <w:marLeft w:val="480"/>
          <w:marRight w:val="0"/>
          <w:marTop w:val="0"/>
          <w:marBottom w:val="0"/>
          <w:divBdr>
            <w:top w:val="none" w:sz="0" w:space="0" w:color="auto"/>
            <w:left w:val="none" w:sz="0" w:space="0" w:color="auto"/>
            <w:bottom w:val="none" w:sz="0" w:space="0" w:color="auto"/>
            <w:right w:val="none" w:sz="0" w:space="0" w:color="auto"/>
          </w:divBdr>
        </w:div>
        <w:div w:id="1889338713">
          <w:marLeft w:val="480"/>
          <w:marRight w:val="0"/>
          <w:marTop w:val="0"/>
          <w:marBottom w:val="0"/>
          <w:divBdr>
            <w:top w:val="none" w:sz="0" w:space="0" w:color="auto"/>
            <w:left w:val="none" w:sz="0" w:space="0" w:color="auto"/>
            <w:bottom w:val="none" w:sz="0" w:space="0" w:color="auto"/>
            <w:right w:val="none" w:sz="0" w:space="0" w:color="auto"/>
          </w:divBdr>
        </w:div>
        <w:div w:id="1907835696">
          <w:marLeft w:val="480"/>
          <w:marRight w:val="0"/>
          <w:marTop w:val="0"/>
          <w:marBottom w:val="0"/>
          <w:divBdr>
            <w:top w:val="none" w:sz="0" w:space="0" w:color="auto"/>
            <w:left w:val="none" w:sz="0" w:space="0" w:color="auto"/>
            <w:bottom w:val="none" w:sz="0" w:space="0" w:color="auto"/>
            <w:right w:val="none" w:sz="0" w:space="0" w:color="auto"/>
          </w:divBdr>
        </w:div>
        <w:div w:id="1955862567">
          <w:marLeft w:val="480"/>
          <w:marRight w:val="0"/>
          <w:marTop w:val="0"/>
          <w:marBottom w:val="0"/>
          <w:divBdr>
            <w:top w:val="none" w:sz="0" w:space="0" w:color="auto"/>
            <w:left w:val="none" w:sz="0" w:space="0" w:color="auto"/>
            <w:bottom w:val="none" w:sz="0" w:space="0" w:color="auto"/>
            <w:right w:val="none" w:sz="0" w:space="0" w:color="auto"/>
          </w:divBdr>
        </w:div>
        <w:div w:id="2005352173">
          <w:marLeft w:val="480"/>
          <w:marRight w:val="0"/>
          <w:marTop w:val="0"/>
          <w:marBottom w:val="0"/>
          <w:divBdr>
            <w:top w:val="none" w:sz="0" w:space="0" w:color="auto"/>
            <w:left w:val="none" w:sz="0" w:space="0" w:color="auto"/>
            <w:bottom w:val="none" w:sz="0" w:space="0" w:color="auto"/>
            <w:right w:val="none" w:sz="0" w:space="0" w:color="auto"/>
          </w:divBdr>
        </w:div>
        <w:div w:id="2041004357">
          <w:marLeft w:val="480"/>
          <w:marRight w:val="0"/>
          <w:marTop w:val="0"/>
          <w:marBottom w:val="0"/>
          <w:divBdr>
            <w:top w:val="none" w:sz="0" w:space="0" w:color="auto"/>
            <w:left w:val="none" w:sz="0" w:space="0" w:color="auto"/>
            <w:bottom w:val="none" w:sz="0" w:space="0" w:color="auto"/>
            <w:right w:val="none" w:sz="0" w:space="0" w:color="auto"/>
          </w:divBdr>
        </w:div>
        <w:div w:id="2045128724">
          <w:marLeft w:val="480"/>
          <w:marRight w:val="0"/>
          <w:marTop w:val="0"/>
          <w:marBottom w:val="0"/>
          <w:divBdr>
            <w:top w:val="none" w:sz="0" w:space="0" w:color="auto"/>
            <w:left w:val="none" w:sz="0" w:space="0" w:color="auto"/>
            <w:bottom w:val="none" w:sz="0" w:space="0" w:color="auto"/>
            <w:right w:val="none" w:sz="0" w:space="0" w:color="auto"/>
          </w:divBdr>
        </w:div>
        <w:div w:id="2100591081">
          <w:marLeft w:val="480"/>
          <w:marRight w:val="0"/>
          <w:marTop w:val="0"/>
          <w:marBottom w:val="0"/>
          <w:divBdr>
            <w:top w:val="none" w:sz="0" w:space="0" w:color="auto"/>
            <w:left w:val="none" w:sz="0" w:space="0" w:color="auto"/>
            <w:bottom w:val="none" w:sz="0" w:space="0" w:color="auto"/>
            <w:right w:val="none" w:sz="0" w:space="0" w:color="auto"/>
          </w:divBdr>
        </w:div>
        <w:div w:id="2110587081">
          <w:marLeft w:val="480"/>
          <w:marRight w:val="0"/>
          <w:marTop w:val="0"/>
          <w:marBottom w:val="0"/>
          <w:divBdr>
            <w:top w:val="none" w:sz="0" w:space="0" w:color="auto"/>
            <w:left w:val="none" w:sz="0" w:space="0" w:color="auto"/>
            <w:bottom w:val="none" w:sz="0" w:space="0" w:color="auto"/>
            <w:right w:val="none" w:sz="0" w:space="0" w:color="auto"/>
          </w:divBdr>
        </w:div>
        <w:div w:id="2143183422">
          <w:marLeft w:val="480"/>
          <w:marRight w:val="0"/>
          <w:marTop w:val="0"/>
          <w:marBottom w:val="0"/>
          <w:divBdr>
            <w:top w:val="none" w:sz="0" w:space="0" w:color="auto"/>
            <w:left w:val="none" w:sz="0" w:space="0" w:color="auto"/>
            <w:bottom w:val="none" w:sz="0" w:space="0" w:color="auto"/>
            <w:right w:val="none" w:sz="0" w:space="0" w:color="auto"/>
          </w:divBdr>
        </w:div>
      </w:divsChild>
    </w:div>
    <w:div w:id="1906454530">
      <w:bodyDiv w:val="1"/>
      <w:marLeft w:val="0"/>
      <w:marRight w:val="0"/>
      <w:marTop w:val="0"/>
      <w:marBottom w:val="0"/>
      <w:divBdr>
        <w:top w:val="none" w:sz="0" w:space="0" w:color="auto"/>
        <w:left w:val="none" w:sz="0" w:space="0" w:color="auto"/>
        <w:bottom w:val="none" w:sz="0" w:space="0" w:color="auto"/>
        <w:right w:val="none" w:sz="0" w:space="0" w:color="auto"/>
      </w:divBdr>
      <w:divsChild>
        <w:div w:id="6451382">
          <w:marLeft w:val="480"/>
          <w:marRight w:val="0"/>
          <w:marTop w:val="0"/>
          <w:marBottom w:val="0"/>
          <w:divBdr>
            <w:top w:val="none" w:sz="0" w:space="0" w:color="auto"/>
            <w:left w:val="none" w:sz="0" w:space="0" w:color="auto"/>
            <w:bottom w:val="none" w:sz="0" w:space="0" w:color="auto"/>
            <w:right w:val="none" w:sz="0" w:space="0" w:color="auto"/>
          </w:divBdr>
        </w:div>
        <w:div w:id="38869356">
          <w:marLeft w:val="480"/>
          <w:marRight w:val="0"/>
          <w:marTop w:val="0"/>
          <w:marBottom w:val="0"/>
          <w:divBdr>
            <w:top w:val="none" w:sz="0" w:space="0" w:color="auto"/>
            <w:left w:val="none" w:sz="0" w:space="0" w:color="auto"/>
            <w:bottom w:val="none" w:sz="0" w:space="0" w:color="auto"/>
            <w:right w:val="none" w:sz="0" w:space="0" w:color="auto"/>
          </w:divBdr>
        </w:div>
        <w:div w:id="128087909">
          <w:marLeft w:val="480"/>
          <w:marRight w:val="0"/>
          <w:marTop w:val="0"/>
          <w:marBottom w:val="0"/>
          <w:divBdr>
            <w:top w:val="none" w:sz="0" w:space="0" w:color="auto"/>
            <w:left w:val="none" w:sz="0" w:space="0" w:color="auto"/>
            <w:bottom w:val="none" w:sz="0" w:space="0" w:color="auto"/>
            <w:right w:val="none" w:sz="0" w:space="0" w:color="auto"/>
          </w:divBdr>
        </w:div>
        <w:div w:id="130754415">
          <w:marLeft w:val="480"/>
          <w:marRight w:val="0"/>
          <w:marTop w:val="0"/>
          <w:marBottom w:val="0"/>
          <w:divBdr>
            <w:top w:val="none" w:sz="0" w:space="0" w:color="auto"/>
            <w:left w:val="none" w:sz="0" w:space="0" w:color="auto"/>
            <w:bottom w:val="none" w:sz="0" w:space="0" w:color="auto"/>
            <w:right w:val="none" w:sz="0" w:space="0" w:color="auto"/>
          </w:divBdr>
        </w:div>
        <w:div w:id="196895085">
          <w:marLeft w:val="480"/>
          <w:marRight w:val="0"/>
          <w:marTop w:val="0"/>
          <w:marBottom w:val="0"/>
          <w:divBdr>
            <w:top w:val="none" w:sz="0" w:space="0" w:color="auto"/>
            <w:left w:val="none" w:sz="0" w:space="0" w:color="auto"/>
            <w:bottom w:val="none" w:sz="0" w:space="0" w:color="auto"/>
            <w:right w:val="none" w:sz="0" w:space="0" w:color="auto"/>
          </w:divBdr>
        </w:div>
        <w:div w:id="203566103">
          <w:marLeft w:val="480"/>
          <w:marRight w:val="0"/>
          <w:marTop w:val="0"/>
          <w:marBottom w:val="0"/>
          <w:divBdr>
            <w:top w:val="none" w:sz="0" w:space="0" w:color="auto"/>
            <w:left w:val="none" w:sz="0" w:space="0" w:color="auto"/>
            <w:bottom w:val="none" w:sz="0" w:space="0" w:color="auto"/>
            <w:right w:val="none" w:sz="0" w:space="0" w:color="auto"/>
          </w:divBdr>
        </w:div>
        <w:div w:id="204173552">
          <w:marLeft w:val="480"/>
          <w:marRight w:val="0"/>
          <w:marTop w:val="0"/>
          <w:marBottom w:val="0"/>
          <w:divBdr>
            <w:top w:val="none" w:sz="0" w:space="0" w:color="auto"/>
            <w:left w:val="none" w:sz="0" w:space="0" w:color="auto"/>
            <w:bottom w:val="none" w:sz="0" w:space="0" w:color="auto"/>
            <w:right w:val="none" w:sz="0" w:space="0" w:color="auto"/>
          </w:divBdr>
        </w:div>
        <w:div w:id="208226066">
          <w:marLeft w:val="480"/>
          <w:marRight w:val="0"/>
          <w:marTop w:val="0"/>
          <w:marBottom w:val="0"/>
          <w:divBdr>
            <w:top w:val="none" w:sz="0" w:space="0" w:color="auto"/>
            <w:left w:val="none" w:sz="0" w:space="0" w:color="auto"/>
            <w:bottom w:val="none" w:sz="0" w:space="0" w:color="auto"/>
            <w:right w:val="none" w:sz="0" w:space="0" w:color="auto"/>
          </w:divBdr>
        </w:div>
        <w:div w:id="245648356">
          <w:marLeft w:val="480"/>
          <w:marRight w:val="0"/>
          <w:marTop w:val="0"/>
          <w:marBottom w:val="0"/>
          <w:divBdr>
            <w:top w:val="none" w:sz="0" w:space="0" w:color="auto"/>
            <w:left w:val="none" w:sz="0" w:space="0" w:color="auto"/>
            <w:bottom w:val="none" w:sz="0" w:space="0" w:color="auto"/>
            <w:right w:val="none" w:sz="0" w:space="0" w:color="auto"/>
          </w:divBdr>
        </w:div>
        <w:div w:id="270625791">
          <w:marLeft w:val="480"/>
          <w:marRight w:val="0"/>
          <w:marTop w:val="0"/>
          <w:marBottom w:val="0"/>
          <w:divBdr>
            <w:top w:val="none" w:sz="0" w:space="0" w:color="auto"/>
            <w:left w:val="none" w:sz="0" w:space="0" w:color="auto"/>
            <w:bottom w:val="none" w:sz="0" w:space="0" w:color="auto"/>
            <w:right w:val="none" w:sz="0" w:space="0" w:color="auto"/>
          </w:divBdr>
        </w:div>
        <w:div w:id="285934749">
          <w:marLeft w:val="480"/>
          <w:marRight w:val="0"/>
          <w:marTop w:val="0"/>
          <w:marBottom w:val="0"/>
          <w:divBdr>
            <w:top w:val="none" w:sz="0" w:space="0" w:color="auto"/>
            <w:left w:val="none" w:sz="0" w:space="0" w:color="auto"/>
            <w:bottom w:val="none" w:sz="0" w:space="0" w:color="auto"/>
            <w:right w:val="none" w:sz="0" w:space="0" w:color="auto"/>
          </w:divBdr>
        </w:div>
        <w:div w:id="288365025">
          <w:marLeft w:val="480"/>
          <w:marRight w:val="0"/>
          <w:marTop w:val="0"/>
          <w:marBottom w:val="0"/>
          <w:divBdr>
            <w:top w:val="none" w:sz="0" w:space="0" w:color="auto"/>
            <w:left w:val="none" w:sz="0" w:space="0" w:color="auto"/>
            <w:bottom w:val="none" w:sz="0" w:space="0" w:color="auto"/>
            <w:right w:val="none" w:sz="0" w:space="0" w:color="auto"/>
          </w:divBdr>
        </w:div>
        <w:div w:id="304314804">
          <w:marLeft w:val="480"/>
          <w:marRight w:val="0"/>
          <w:marTop w:val="0"/>
          <w:marBottom w:val="0"/>
          <w:divBdr>
            <w:top w:val="none" w:sz="0" w:space="0" w:color="auto"/>
            <w:left w:val="none" w:sz="0" w:space="0" w:color="auto"/>
            <w:bottom w:val="none" w:sz="0" w:space="0" w:color="auto"/>
            <w:right w:val="none" w:sz="0" w:space="0" w:color="auto"/>
          </w:divBdr>
        </w:div>
        <w:div w:id="318312469">
          <w:marLeft w:val="480"/>
          <w:marRight w:val="0"/>
          <w:marTop w:val="0"/>
          <w:marBottom w:val="0"/>
          <w:divBdr>
            <w:top w:val="none" w:sz="0" w:space="0" w:color="auto"/>
            <w:left w:val="none" w:sz="0" w:space="0" w:color="auto"/>
            <w:bottom w:val="none" w:sz="0" w:space="0" w:color="auto"/>
            <w:right w:val="none" w:sz="0" w:space="0" w:color="auto"/>
          </w:divBdr>
        </w:div>
        <w:div w:id="319581213">
          <w:marLeft w:val="480"/>
          <w:marRight w:val="0"/>
          <w:marTop w:val="0"/>
          <w:marBottom w:val="0"/>
          <w:divBdr>
            <w:top w:val="none" w:sz="0" w:space="0" w:color="auto"/>
            <w:left w:val="none" w:sz="0" w:space="0" w:color="auto"/>
            <w:bottom w:val="none" w:sz="0" w:space="0" w:color="auto"/>
            <w:right w:val="none" w:sz="0" w:space="0" w:color="auto"/>
          </w:divBdr>
        </w:div>
        <w:div w:id="322511128">
          <w:marLeft w:val="480"/>
          <w:marRight w:val="0"/>
          <w:marTop w:val="0"/>
          <w:marBottom w:val="0"/>
          <w:divBdr>
            <w:top w:val="none" w:sz="0" w:space="0" w:color="auto"/>
            <w:left w:val="none" w:sz="0" w:space="0" w:color="auto"/>
            <w:bottom w:val="none" w:sz="0" w:space="0" w:color="auto"/>
            <w:right w:val="none" w:sz="0" w:space="0" w:color="auto"/>
          </w:divBdr>
        </w:div>
        <w:div w:id="334112327">
          <w:marLeft w:val="480"/>
          <w:marRight w:val="0"/>
          <w:marTop w:val="0"/>
          <w:marBottom w:val="0"/>
          <w:divBdr>
            <w:top w:val="none" w:sz="0" w:space="0" w:color="auto"/>
            <w:left w:val="none" w:sz="0" w:space="0" w:color="auto"/>
            <w:bottom w:val="none" w:sz="0" w:space="0" w:color="auto"/>
            <w:right w:val="none" w:sz="0" w:space="0" w:color="auto"/>
          </w:divBdr>
        </w:div>
        <w:div w:id="393966138">
          <w:marLeft w:val="480"/>
          <w:marRight w:val="0"/>
          <w:marTop w:val="0"/>
          <w:marBottom w:val="0"/>
          <w:divBdr>
            <w:top w:val="none" w:sz="0" w:space="0" w:color="auto"/>
            <w:left w:val="none" w:sz="0" w:space="0" w:color="auto"/>
            <w:bottom w:val="none" w:sz="0" w:space="0" w:color="auto"/>
            <w:right w:val="none" w:sz="0" w:space="0" w:color="auto"/>
          </w:divBdr>
        </w:div>
        <w:div w:id="399641199">
          <w:marLeft w:val="480"/>
          <w:marRight w:val="0"/>
          <w:marTop w:val="0"/>
          <w:marBottom w:val="0"/>
          <w:divBdr>
            <w:top w:val="none" w:sz="0" w:space="0" w:color="auto"/>
            <w:left w:val="none" w:sz="0" w:space="0" w:color="auto"/>
            <w:bottom w:val="none" w:sz="0" w:space="0" w:color="auto"/>
            <w:right w:val="none" w:sz="0" w:space="0" w:color="auto"/>
          </w:divBdr>
        </w:div>
        <w:div w:id="403652172">
          <w:marLeft w:val="480"/>
          <w:marRight w:val="0"/>
          <w:marTop w:val="0"/>
          <w:marBottom w:val="0"/>
          <w:divBdr>
            <w:top w:val="none" w:sz="0" w:space="0" w:color="auto"/>
            <w:left w:val="none" w:sz="0" w:space="0" w:color="auto"/>
            <w:bottom w:val="none" w:sz="0" w:space="0" w:color="auto"/>
            <w:right w:val="none" w:sz="0" w:space="0" w:color="auto"/>
          </w:divBdr>
        </w:div>
        <w:div w:id="413743122">
          <w:marLeft w:val="480"/>
          <w:marRight w:val="0"/>
          <w:marTop w:val="0"/>
          <w:marBottom w:val="0"/>
          <w:divBdr>
            <w:top w:val="none" w:sz="0" w:space="0" w:color="auto"/>
            <w:left w:val="none" w:sz="0" w:space="0" w:color="auto"/>
            <w:bottom w:val="none" w:sz="0" w:space="0" w:color="auto"/>
            <w:right w:val="none" w:sz="0" w:space="0" w:color="auto"/>
          </w:divBdr>
        </w:div>
        <w:div w:id="421493508">
          <w:marLeft w:val="480"/>
          <w:marRight w:val="0"/>
          <w:marTop w:val="0"/>
          <w:marBottom w:val="0"/>
          <w:divBdr>
            <w:top w:val="none" w:sz="0" w:space="0" w:color="auto"/>
            <w:left w:val="none" w:sz="0" w:space="0" w:color="auto"/>
            <w:bottom w:val="none" w:sz="0" w:space="0" w:color="auto"/>
            <w:right w:val="none" w:sz="0" w:space="0" w:color="auto"/>
          </w:divBdr>
        </w:div>
        <w:div w:id="520781670">
          <w:marLeft w:val="480"/>
          <w:marRight w:val="0"/>
          <w:marTop w:val="0"/>
          <w:marBottom w:val="0"/>
          <w:divBdr>
            <w:top w:val="none" w:sz="0" w:space="0" w:color="auto"/>
            <w:left w:val="none" w:sz="0" w:space="0" w:color="auto"/>
            <w:bottom w:val="none" w:sz="0" w:space="0" w:color="auto"/>
            <w:right w:val="none" w:sz="0" w:space="0" w:color="auto"/>
          </w:divBdr>
        </w:div>
        <w:div w:id="526673432">
          <w:marLeft w:val="480"/>
          <w:marRight w:val="0"/>
          <w:marTop w:val="0"/>
          <w:marBottom w:val="0"/>
          <w:divBdr>
            <w:top w:val="none" w:sz="0" w:space="0" w:color="auto"/>
            <w:left w:val="none" w:sz="0" w:space="0" w:color="auto"/>
            <w:bottom w:val="none" w:sz="0" w:space="0" w:color="auto"/>
            <w:right w:val="none" w:sz="0" w:space="0" w:color="auto"/>
          </w:divBdr>
        </w:div>
        <w:div w:id="569004168">
          <w:marLeft w:val="480"/>
          <w:marRight w:val="0"/>
          <w:marTop w:val="0"/>
          <w:marBottom w:val="0"/>
          <w:divBdr>
            <w:top w:val="none" w:sz="0" w:space="0" w:color="auto"/>
            <w:left w:val="none" w:sz="0" w:space="0" w:color="auto"/>
            <w:bottom w:val="none" w:sz="0" w:space="0" w:color="auto"/>
            <w:right w:val="none" w:sz="0" w:space="0" w:color="auto"/>
          </w:divBdr>
        </w:div>
        <w:div w:id="631666997">
          <w:marLeft w:val="480"/>
          <w:marRight w:val="0"/>
          <w:marTop w:val="0"/>
          <w:marBottom w:val="0"/>
          <w:divBdr>
            <w:top w:val="none" w:sz="0" w:space="0" w:color="auto"/>
            <w:left w:val="none" w:sz="0" w:space="0" w:color="auto"/>
            <w:bottom w:val="none" w:sz="0" w:space="0" w:color="auto"/>
            <w:right w:val="none" w:sz="0" w:space="0" w:color="auto"/>
          </w:divBdr>
        </w:div>
        <w:div w:id="654989325">
          <w:marLeft w:val="480"/>
          <w:marRight w:val="0"/>
          <w:marTop w:val="0"/>
          <w:marBottom w:val="0"/>
          <w:divBdr>
            <w:top w:val="none" w:sz="0" w:space="0" w:color="auto"/>
            <w:left w:val="none" w:sz="0" w:space="0" w:color="auto"/>
            <w:bottom w:val="none" w:sz="0" w:space="0" w:color="auto"/>
            <w:right w:val="none" w:sz="0" w:space="0" w:color="auto"/>
          </w:divBdr>
        </w:div>
        <w:div w:id="667562779">
          <w:marLeft w:val="480"/>
          <w:marRight w:val="0"/>
          <w:marTop w:val="0"/>
          <w:marBottom w:val="0"/>
          <w:divBdr>
            <w:top w:val="none" w:sz="0" w:space="0" w:color="auto"/>
            <w:left w:val="none" w:sz="0" w:space="0" w:color="auto"/>
            <w:bottom w:val="none" w:sz="0" w:space="0" w:color="auto"/>
            <w:right w:val="none" w:sz="0" w:space="0" w:color="auto"/>
          </w:divBdr>
        </w:div>
        <w:div w:id="685139212">
          <w:marLeft w:val="480"/>
          <w:marRight w:val="0"/>
          <w:marTop w:val="0"/>
          <w:marBottom w:val="0"/>
          <w:divBdr>
            <w:top w:val="none" w:sz="0" w:space="0" w:color="auto"/>
            <w:left w:val="none" w:sz="0" w:space="0" w:color="auto"/>
            <w:bottom w:val="none" w:sz="0" w:space="0" w:color="auto"/>
            <w:right w:val="none" w:sz="0" w:space="0" w:color="auto"/>
          </w:divBdr>
        </w:div>
        <w:div w:id="742726411">
          <w:marLeft w:val="480"/>
          <w:marRight w:val="0"/>
          <w:marTop w:val="0"/>
          <w:marBottom w:val="0"/>
          <w:divBdr>
            <w:top w:val="none" w:sz="0" w:space="0" w:color="auto"/>
            <w:left w:val="none" w:sz="0" w:space="0" w:color="auto"/>
            <w:bottom w:val="none" w:sz="0" w:space="0" w:color="auto"/>
            <w:right w:val="none" w:sz="0" w:space="0" w:color="auto"/>
          </w:divBdr>
        </w:div>
        <w:div w:id="753206248">
          <w:marLeft w:val="480"/>
          <w:marRight w:val="0"/>
          <w:marTop w:val="0"/>
          <w:marBottom w:val="0"/>
          <w:divBdr>
            <w:top w:val="none" w:sz="0" w:space="0" w:color="auto"/>
            <w:left w:val="none" w:sz="0" w:space="0" w:color="auto"/>
            <w:bottom w:val="none" w:sz="0" w:space="0" w:color="auto"/>
            <w:right w:val="none" w:sz="0" w:space="0" w:color="auto"/>
          </w:divBdr>
        </w:div>
        <w:div w:id="768695541">
          <w:marLeft w:val="480"/>
          <w:marRight w:val="0"/>
          <w:marTop w:val="0"/>
          <w:marBottom w:val="0"/>
          <w:divBdr>
            <w:top w:val="none" w:sz="0" w:space="0" w:color="auto"/>
            <w:left w:val="none" w:sz="0" w:space="0" w:color="auto"/>
            <w:bottom w:val="none" w:sz="0" w:space="0" w:color="auto"/>
            <w:right w:val="none" w:sz="0" w:space="0" w:color="auto"/>
          </w:divBdr>
        </w:div>
        <w:div w:id="770394623">
          <w:marLeft w:val="480"/>
          <w:marRight w:val="0"/>
          <w:marTop w:val="0"/>
          <w:marBottom w:val="0"/>
          <w:divBdr>
            <w:top w:val="none" w:sz="0" w:space="0" w:color="auto"/>
            <w:left w:val="none" w:sz="0" w:space="0" w:color="auto"/>
            <w:bottom w:val="none" w:sz="0" w:space="0" w:color="auto"/>
            <w:right w:val="none" w:sz="0" w:space="0" w:color="auto"/>
          </w:divBdr>
        </w:div>
        <w:div w:id="830215062">
          <w:marLeft w:val="480"/>
          <w:marRight w:val="0"/>
          <w:marTop w:val="0"/>
          <w:marBottom w:val="0"/>
          <w:divBdr>
            <w:top w:val="none" w:sz="0" w:space="0" w:color="auto"/>
            <w:left w:val="none" w:sz="0" w:space="0" w:color="auto"/>
            <w:bottom w:val="none" w:sz="0" w:space="0" w:color="auto"/>
            <w:right w:val="none" w:sz="0" w:space="0" w:color="auto"/>
          </w:divBdr>
        </w:div>
        <w:div w:id="850267461">
          <w:marLeft w:val="480"/>
          <w:marRight w:val="0"/>
          <w:marTop w:val="0"/>
          <w:marBottom w:val="0"/>
          <w:divBdr>
            <w:top w:val="none" w:sz="0" w:space="0" w:color="auto"/>
            <w:left w:val="none" w:sz="0" w:space="0" w:color="auto"/>
            <w:bottom w:val="none" w:sz="0" w:space="0" w:color="auto"/>
            <w:right w:val="none" w:sz="0" w:space="0" w:color="auto"/>
          </w:divBdr>
        </w:div>
        <w:div w:id="919942824">
          <w:marLeft w:val="480"/>
          <w:marRight w:val="0"/>
          <w:marTop w:val="0"/>
          <w:marBottom w:val="0"/>
          <w:divBdr>
            <w:top w:val="none" w:sz="0" w:space="0" w:color="auto"/>
            <w:left w:val="none" w:sz="0" w:space="0" w:color="auto"/>
            <w:bottom w:val="none" w:sz="0" w:space="0" w:color="auto"/>
            <w:right w:val="none" w:sz="0" w:space="0" w:color="auto"/>
          </w:divBdr>
        </w:div>
        <w:div w:id="1012219198">
          <w:marLeft w:val="480"/>
          <w:marRight w:val="0"/>
          <w:marTop w:val="0"/>
          <w:marBottom w:val="0"/>
          <w:divBdr>
            <w:top w:val="none" w:sz="0" w:space="0" w:color="auto"/>
            <w:left w:val="none" w:sz="0" w:space="0" w:color="auto"/>
            <w:bottom w:val="none" w:sz="0" w:space="0" w:color="auto"/>
            <w:right w:val="none" w:sz="0" w:space="0" w:color="auto"/>
          </w:divBdr>
        </w:div>
        <w:div w:id="1065833475">
          <w:marLeft w:val="480"/>
          <w:marRight w:val="0"/>
          <w:marTop w:val="0"/>
          <w:marBottom w:val="0"/>
          <w:divBdr>
            <w:top w:val="none" w:sz="0" w:space="0" w:color="auto"/>
            <w:left w:val="none" w:sz="0" w:space="0" w:color="auto"/>
            <w:bottom w:val="none" w:sz="0" w:space="0" w:color="auto"/>
            <w:right w:val="none" w:sz="0" w:space="0" w:color="auto"/>
          </w:divBdr>
        </w:div>
        <w:div w:id="1100446744">
          <w:marLeft w:val="480"/>
          <w:marRight w:val="0"/>
          <w:marTop w:val="0"/>
          <w:marBottom w:val="0"/>
          <w:divBdr>
            <w:top w:val="none" w:sz="0" w:space="0" w:color="auto"/>
            <w:left w:val="none" w:sz="0" w:space="0" w:color="auto"/>
            <w:bottom w:val="none" w:sz="0" w:space="0" w:color="auto"/>
            <w:right w:val="none" w:sz="0" w:space="0" w:color="auto"/>
          </w:divBdr>
        </w:div>
        <w:div w:id="1106005066">
          <w:marLeft w:val="480"/>
          <w:marRight w:val="0"/>
          <w:marTop w:val="0"/>
          <w:marBottom w:val="0"/>
          <w:divBdr>
            <w:top w:val="none" w:sz="0" w:space="0" w:color="auto"/>
            <w:left w:val="none" w:sz="0" w:space="0" w:color="auto"/>
            <w:bottom w:val="none" w:sz="0" w:space="0" w:color="auto"/>
            <w:right w:val="none" w:sz="0" w:space="0" w:color="auto"/>
          </w:divBdr>
        </w:div>
        <w:div w:id="1133911374">
          <w:marLeft w:val="480"/>
          <w:marRight w:val="0"/>
          <w:marTop w:val="0"/>
          <w:marBottom w:val="0"/>
          <w:divBdr>
            <w:top w:val="none" w:sz="0" w:space="0" w:color="auto"/>
            <w:left w:val="none" w:sz="0" w:space="0" w:color="auto"/>
            <w:bottom w:val="none" w:sz="0" w:space="0" w:color="auto"/>
            <w:right w:val="none" w:sz="0" w:space="0" w:color="auto"/>
          </w:divBdr>
        </w:div>
        <w:div w:id="1182091421">
          <w:marLeft w:val="480"/>
          <w:marRight w:val="0"/>
          <w:marTop w:val="0"/>
          <w:marBottom w:val="0"/>
          <w:divBdr>
            <w:top w:val="none" w:sz="0" w:space="0" w:color="auto"/>
            <w:left w:val="none" w:sz="0" w:space="0" w:color="auto"/>
            <w:bottom w:val="none" w:sz="0" w:space="0" w:color="auto"/>
            <w:right w:val="none" w:sz="0" w:space="0" w:color="auto"/>
          </w:divBdr>
        </w:div>
        <w:div w:id="1260212428">
          <w:marLeft w:val="480"/>
          <w:marRight w:val="0"/>
          <w:marTop w:val="0"/>
          <w:marBottom w:val="0"/>
          <w:divBdr>
            <w:top w:val="none" w:sz="0" w:space="0" w:color="auto"/>
            <w:left w:val="none" w:sz="0" w:space="0" w:color="auto"/>
            <w:bottom w:val="none" w:sz="0" w:space="0" w:color="auto"/>
            <w:right w:val="none" w:sz="0" w:space="0" w:color="auto"/>
          </w:divBdr>
        </w:div>
        <w:div w:id="1274746265">
          <w:marLeft w:val="480"/>
          <w:marRight w:val="0"/>
          <w:marTop w:val="0"/>
          <w:marBottom w:val="0"/>
          <w:divBdr>
            <w:top w:val="none" w:sz="0" w:space="0" w:color="auto"/>
            <w:left w:val="none" w:sz="0" w:space="0" w:color="auto"/>
            <w:bottom w:val="none" w:sz="0" w:space="0" w:color="auto"/>
            <w:right w:val="none" w:sz="0" w:space="0" w:color="auto"/>
          </w:divBdr>
        </w:div>
        <w:div w:id="1289046193">
          <w:marLeft w:val="480"/>
          <w:marRight w:val="0"/>
          <w:marTop w:val="0"/>
          <w:marBottom w:val="0"/>
          <w:divBdr>
            <w:top w:val="none" w:sz="0" w:space="0" w:color="auto"/>
            <w:left w:val="none" w:sz="0" w:space="0" w:color="auto"/>
            <w:bottom w:val="none" w:sz="0" w:space="0" w:color="auto"/>
            <w:right w:val="none" w:sz="0" w:space="0" w:color="auto"/>
          </w:divBdr>
        </w:div>
        <w:div w:id="1302230333">
          <w:marLeft w:val="480"/>
          <w:marRight w:val="0"/>
          <w:marTop w:val="0"/>
          <w:marBottom w:val="0"/>
          <w:divBdr>
            <w:top w:val="none" w:sz="0" w:space="0" w:color="auto"/>
            <w:left w:val="none" w:sz="0" w:space="0" w:color="auto"/>
            <w:bottom w:val="none" w:sz="0" w:space="0" w:color="auto"/>
            <w:right w:val="none" w:sz="0" w:space="0" w:color="auto"/>
          </w:divBdr>
        </w:div>
        <w:div w:id="1318612320">
          <w:marLeft w:val="480"/>
          <w:marRight w:val="0"/>
          <w:marTop w:val="0"/>
          <w:marBottom w:val="0"/>
          <w:divBdr>
            <w:top w:val="none" w:sz="0" w:space="0" w:color="auto"/>
            <w:left w:val="none" w:sz="0" w:space="0" w:color="auto"/>
            <w:bottom w:val="none" w:sz="0" w:space="0" w:color="auto"/>
            <w:right w:val="none" w:sz="0" w:space="0" w:color="auto"/>
          </w:divBdr>
        </w:div>
        <w:div w:id="1381900276">
          <w:marLeft w:val="480"/>
          <w:marRight w:val="0"/>
          <w:marTop w:val="0"/>
          <w:marBottom w:val="0"/>
          <w:divBdr>
            <w:top w:val="none" w:sz="0" w:space="0" w:color="auto"/>
            <w:left w:val="none" w:sz="0" w:space="0" w:color="auto"/>
            <w:bottom w:val="none" w:sz="0" w:space="0" w:color="auto"/>
            <w:right w:val="none" w:sz="0" w:space="0" w:color="auto"/>
          </w:divBdr>
        </w:div>
        <w:div w:id="1388332187">
          <w:marLeft w:val="480"/>
          <w:marRight w:val="0"/>
          <w:marTop w:val="0"/>
          <w:marBottom w:val="0"/>
          <w:divBdr>
            <w:top w:val="none" w:sz="0" w:space="0" w:color="auto"/>
            <w:left w:val="none" w:sz="0" w:space="0" w:color="auto"/>
            <w:bottom w:val="none" w:sz="0" w:space="0" w:color="auto"/>
            <w:right w:val="none" w:sz="0" w:space="0" w:color="auto"/>
          </w:divBdr>
        </w:div>
        <w:div w:id="1390877788">
          <w:marLeft w:val="480"/>
          <w:marRight w:val="0"/>
          <w:marTop w:val="0"/>
          <w:marBottom w:val="0"/>
          <w:divBdr>
            <w:top w:val="none" w:sz="0" w:space="0" w:color="auto"/>
            <w:left w:val="none" w:sz="0" w:space="0" w:color="auto"/>
            <w:bottom w:val="none" w:sz="0" w:space="0" w:color="auto"/>
            <w:right w:val="none" w:sz="0" w:space="0" w:color="auto"/>
          </w:divBdr>
        </w:div>
        <w:div w:id="1412845735">
          <w:marLeft w:val="480"/>
          <w:marRight w:val="0"/>
          <w:marTop w:val="0"/>
          <w:marBottom w:val="0"/>
          <w:divBdr>
            <w:top w:val="none" w:sz="0" w:space="0" w:color="auto"/>
            <w:left w:val="none" w:sz="0" w:space="0" w:color="auto"/>
            <w:bottom w:val="none" w:sz="0" w:space="0" w:color="auto"/>
            <w:right w:val="none" w:sz="0" w:space="0" w:color="auto"/>
          </w:divBdr>
        </w:div>
        <w:div w:id="1421373510">
          <w:marLeft w:val="480"/>
          <w:marRight w:val="0"/>
          <w:marTop w:val="0"/>
          <w:marBottom w:val="0"/>
          <w:divBdr>
            <w:top w:val="none" w:sz="0" w:space="0" w:color="auto"/>
            <w:left w:val="none" w:sz="0" w:space="0" w:color="auto"/>
            <w:bottom w:val="none" w:sz="0" w:space="0" w:color="auto"/>
            <w:right w:val="none" w:sz="0" w:space="0" w:color="auto"/>
          </w:divBdr>
        </w:div>
        <w:div w:id="1438789877">
          <w:marLeft w:val="480"/>
          <w:marRight w:val="0"/>
          <w:marTop w:val="0"/>
          <w:marBottom w:val="0"/>
          <w:divBdr>
            <w:top w:val="none" w:sz="0" w:space="0" w:color="auto"/>
            <w:left w:val="none" w:sz="0" w:space="0" w:color="auto"/>
            <w:bottom w:val="none" w:sz="0" w:space="0" w:color="auto"/>
            <w:right w:val="none" w:sz="0" w:space="0" w:color="auto"/>
          </w:divBdr>
        </w:div>
        <w:div w:id="1446540537">
          <w:marLeft w:val="480"/>
          <w:marRight w:val="0"/>
          <w:marTop w:val="0"/>
          <w:marBottom w:val="0"/>
          <w:divBdr>
            <w:top w:val="none" w:sz="0" w:space="0" w:color="auto"/>
            <w:left w:val="none" w:sz="0" w:space="0" w:color="auto"/>
            <w:bottom w:val="none" w:sz="0" w:space="0" w:color="auto"/>
            <w:right w:val="none" w:sz="0" w:space="0" w:color="auto"/>
          </w:divBdr>
        </w:div>
        <w:div w:id="1458065543">
          <w:marLeft w:val="480"/>
          <w:marRight w:val="0"/>
          <w:marTop w:val="0"/>
          <w:marBottom w:val="0"/>
          <w:divBdr>
            <w:top w:val="none" w:sz="0" w:space="0" w:color="auto"/>
            <w:left w:val="none" w:sz="0" w:space="0" w:color="auto"/>
            <w:bottom w:val="none" w:sz="0" w:space="0" w:color="auto"/>
            <w:right w:val="none" w:sz="0" w:space="0" w:color="auto"/>
          </w:divBdr>
        </w:div>
        <w:div w:id="1550149692">
          <w:marLeft w:val="480"/>
          <w:marRight w:val="0"/>
          <w:marTop w:val="0"/>
          <w:marBottom w:val="0"/>
          <w:divBdr>
            <w:top w:val="none" w:sz="0" w:space="0" w:color="auto"/>
            <w:left w:val="none" w:sz="0" w:space="0" w:color="auto"/>
            <w:bottom w:val="none" w:sz="0" w:space="0" w:color="auto"/>
            <w:right w:val="none" w:sz="0" w:space="0" w:color="auto"/>
          </w:divBdr>
        </w:div>
        <w:div w:id="1574466663">
          <w:marLeft w:val="480"/>
          <w:marRight w:val="0"/>
          <w:marTop w:val="0"/>
          <w:marBottom w:val="0"/>
          <w:divBdr>
            <w:top w:val="none" w:sz="0" w:space="0" w:color="auto"/>
            <w:left w:val="none" w:sz="0" w:space="0" w:color="auto"/>
            <w:bottom w:val="none" w:sz="0" w:space="0" w:color="auto"/>
            <w:right w:val="none" w:sz="0" w:space="0" w:color="auto"/>
          </w:divBdr>
        </w:div>
        <w:div w:id="1589998043">
          <w:marLeft w:val="480"/>
          <w:marRight w:val="0"/>
          <w:marTop w:val="0"/>
          <w:marBottom w:val="0"/>
          <w:divBdr>
            <w:top w:val="none" w:sz="0" w:space="0" w:color="auto"/>
            <w:left w:val="none" w:sz="0" w:space="0" w:color="auto"/>
            <w:bottom w:val="none" w:sz="0" w:space="0" w:color="auto"/>
            <w:right w:val="none" w:sz="0" w:space="0" w:color="auto"/>
          </w:divBdr>
        </w:div>
        <w:div w:id="1615668857">
          <w:marLeft w:val="480"/>
          <w:marRight w:val="0"/>
          <w:marTop w:val="0"/>
          <w:marBottom w:val="0"/>
          <w:divBdr>
            <w:top w:val="none" w:sz="0" w:space="0" w:color="auto"/>
            <w:left w:val="none" w:sz="0" w:space="0" w:color="auto"/>
            <w:bottom w:val="none" w:sz="0" w:space="0" w:color="auto"/>
            <w:right w:val="none" w:sz="0" w:space="0" w:color="auto"/>
          </w:divBdr>
        </w:div>
        <w:div w:id="1620139299">
          <w:marLeft w:val="480"/>
          <w:marRight w:val="0"/>
          <w:marTop w:val="0"/>
          <w:marBottom w:val="0"/>
          <w:divBdr>
            <w:top w:val="none" w:sz="0" w:space="0" w:color="auto"/>
            <w:left w:val="none" w:sz="0" w:space="0" w:color="auto"/>
            <w:bottom w:val="none" w:sz="0" w:space="0" w:color="auto"/>
            <w:right w:val="none" w:sz="0" w:space="0" w:color="auto"/>
          </w:divBdr>
        </w:div>
        <w:div w:id="1633947272">
          <w:marLeft w:val="480"/>
          <w:marRight w:val="0"/>
          <w:marTop w:val="0"/>
          <w:marBottom w:val="0"/>
          <w:divBdr>
            <w:top w:val="none" w:sz="0" w:space="0" w:color="auto"/>
            <w:left w:val="none" w:sz="0" w:space="0" w:color="auto"/>
            <w:bottom w:val="none" w:sz="0" w:space="0" w:color="auto"/>
            <w:right w:val="none" w:sz="0" w:space="0" w:color="auto"/>
          </w:divBdr>
        </w:div>
        <w:div w:id="1688364789">
          <w:marLeft w:val="480"/>
          <w:marRight w:val="0"/>
          <w:marTop w:val="0"/>
          <w:marBottom w:val="0"/>
          <w:divBdr>
            <w:top w:val="none" w:sz="0" w:space="0" w:color="auto"/>
            <w:left w:val="none" w:sz="0" w:space="0" w:color="auto"/>
            <w:bottom w:val="none" w:sz="0" w:space="0" w:color="auto"/>
            <w:right w:val="none" w:sz="0" w:space="0" w:color="auto"/>
          </w:divBdr>
        </w:div>
        <w:div w:id="1698316667">
          <w:marLeft w:val="480"/>
          <w:marRight w:val="0"/>
          <w:marTop w:val="0"/>
          <w:marBottom w:val="0"/>
          <w:divBdr>
            <w:top w:val="none" w:sz="0" w:space="0" w:color="auto"/>
            <w:left w:val="none" w:sz="0" w:space="0" w:color="auto"/>
            <w:bottom w:val="none" w:sz="0" w:space="0" w:color="auto"/>
            <w:right w:val="none" w:sz="0" w:space="0" w:color="auto"/>
          </w:divBdr>
        </w:div>
        <w:div w:id="1820806577">
          <w:marLeft w:val="480"/>
          <w:marRight w:val="0"/>
          <w:marTop w:val="0"/>
          <w:marBottom w:val="0"/>
          <w:divBdr>
            <w:top w:val="none" w:sz="0" w:space="0" w:color="auto"/>
            <w:left w:val="none" w:sz="0" w:space="0" w:color="auto"/>
            <w:bottom w:val="none" w:sz="0" w:space="0" w:color="auto"/>
            <w:right w:val="none" w:sz="0" w:space="0" w:color="auto"/>
          </w:divBdr>
        </w:div>
        <w:div w:id="1892692993">
          <w:marLeft w:val="480"/>
          <w:marRight w:val="0"/>
          <w:marTop w:val="0"/>
          <w:marBottom w:val="0"/>
          <w:divBdr>
            <w:top w:val="none" w:sz="0" w:space="0" w:color="auto"/>
            <w:left w:val="none" w:sz="0" w:space="0" w:color="auto"/>
            <w:bottom w:val="none" w:sz="0" w:space="0" w:color="auto"/>
            <w:right w:val="none" w:sz="0" w:space="0" w:color="auto"/>
          </w:divBdr>
        </w:div>
        <w:div w:id="1922523126">
          <w:marLeft w:val="480"/>
          <w:marRight w:val="0"/>
          <w:marTop w:val="0"/>
          <w:marBottom w:val="0"/>
          <w:divBdr>
            <w:top w:val="none" w:sz="0" w:space="0" w:color="auto"/>
            <w:left w:val="none" w:sz="0" w:space="0" w:color="auto"/>
            <w:bottom w:val="none" w:sz="0" w:space="0" w:color="auto"/>
            <w:right w:val="none" w:sz="0" w:space="0" w:color="auto"/>
          </w:divBdr>
        </w:div>
        <w:div w:id="1938714619">
          <w:marLeft w:val="480"/>
          <w:marRight w:val="0"/>
          <w:marTop w:val="0"/>
          <w:marBottom w:val="0"/>
          <w:divBdr>
            <w:top w:val="none" w:sz="0" w:space="0" w:color="auto"/>
            <w:left w:val="none" w:sz="0" w:space="0" w:color="auto"/>
            <w:bottom w:val="none" w:sz="0" w:space="0" w:color="auto"/>
            <w:right w:val="none" w:sz="0" w:space="0" w:color="auto"/>
          </w:divBdr>
        </w:div>
        <w:div w:id="1979603127">
          <w:marLeft w:val="480"/>
          <w:marRight w:val="0"/>
          <w:marTop w:val="0"/>
          <w:marBottom w:val="0"/>
          <w:divBdr>
            <w:top w:val="none" w:sz="0" w:space="0" w:color="auto"/>
            <w:left w:val="none" w:sz="0" w:space="0" w:color="auto"/>
            <w:bottom w:val="none" w:sz="0" w:space="0" w:color="auto"/>
            <w:right w:val="none" w:sz="0" w:space="0" w:color="auto"/>
          </w:divBdr>
        </w:div>
        <w:div w:id="2063405313">
          <w:marLeft w:val="480"/>
          <w:marRight w:val="0"/>
          <w:marTop w:val="0"/>
          <w:marBottom w:val="0"/>
          <w:divBdr>
            <w:top w:val="none" w:sz="0" w:space="0" w:color="auto"/>
            <w:left w:val="none" w:sz="0" w:space="0" w:color="auto"/>
            <w:bottom w:val="none" w:sz="0" w:space="0" w:color="auto"/>
            <w:right w:val="none" w:sz="0" w:space="0" w:color="auto"/>
          </w:divBdr>
        </w:div>
        <w:div w:id="2096785261">
          <w:marLeft w:val="480"/>
          <w:marRight w:val="0"/>
          <w:marTop w:val="0"/>
          <w:marBottom w:val="0"/>
          <w:divBdr>
            <w:top w:val="none" w:sz="0" w:space="0" w:color="auto"/>
            <w:left w:val="none" w:sz="0" w:space="0" w:color="auto"/>
            <w:bottom w:val="none" w:sz="0" w:space="0" w:color="auto"/>
            <w:right w:val="none" w:sz="0" w:space="0" w:color="auto"/>
          </w:divBdr>
        </w:div>
        <w:div w:id="2108307107">
          <w:marLeft w:val="480"/>
          <w:marRight w:val="0"/>
          <w:marTop w:val="0"/>
          <w:marBottom w:val="0"/>
          <w:divBdr>
            <w:top w:val="none" w:sz="0" w:space="0" w:color="auto"/>
            <w:left w:val="none" w:sz="0" w:space="0" w:color="auto"/>
            <w:bottom w:val="none" w:sz="0" w:space="0" w:color="auto"/>
            <w:right w:val="none" w:sz="0" w:space="0" w:color="auto"/>
          </w:divBdr>
        </w:div>
      </w:divsChild>
    </w:div>
    <w:div w:id="1912349935">
      <w:bodyDiv w:val="1"/>
      <w:marLeft w:val="0"/>
      <w:marRight w:val="0"/>
      <w:marTop w:val="0"/>
      <w:marBottom w:val="0"/>
      <w:divBdr>
        <w:top w:val="none" w:sz="0" w:space="0" w:color="auto"/>
        <w:left w:val="none" w:sz="0" w:space="0" w:color="auto"/>
        <w:bottom w:val="none" w:sz="0" w:space="0" w:color="auto"/>
        <w:right w:val="none" w:sz="0" w:space="0" w:color="auto"/>
      </w:divBdr>
      <w:divsChild>
        <w:div w:id="12583638">
          <w:marLeft w:val="480"/>
          <w:marRight w:val="0"/>
          <w:marTop w:val="0"/>
          <w:marBottom w:val="0"/>
          <w:divBdr>
            <w:top w:val="none" w:sz="0" w:space="0" w:color="auto"/>
            <w:left w:val="none" w:sz="0" w:space="0" w:color="auto"/>
            <w:bottom w:val="none" w:sz="0" w:space="0" w:color="auto"/>
            <w:right w:val="none" w:sz="0" w:space="0" w:color="auto"/>
          </w:divBdr>
        </w:div>
        <w:div w:id="48503134">
          <w:marLeft w:val="480"/>
          <w:marRight w:val="0"/>
          <w:marTop w:val="0"/>
          <w:marBottom w:val="0"/>
          <w:divBdr>
            <w:top w:val="none" w:sz="0" w:space="0" w:color="auto"/>
            <w:left w:val="none" w:sz="0" w:space="0" w:color="auto"/>
            <w:bottom w:val="none" w:sz="0" w:space="0" w:color="auto"/>
            <w:right w:val="none" w:sz="0" w:space="0" w:color="auto"/>
          </w:divBdr>
        </w:div>
        <w:div w:id="52777640">
          <w:marLeft w:val="480"/>
          <w:marRight w:val="0"/>
          <w:marTop w:val="0"/>
          <w:marBottom w:val="0"/>
          <w:divBdr>
            <w:top w:val="none" w:sz="0" w:space="0" w:color="auto"/>
            <w:left w:val="none" w:sz="0" w:space="0" w:color="auto"/>
            <w:bottom w:val="none" w:sz="0" w:space="0" w:color="auto"/>
            <w:right w:val="none" w:sz="0" w:space="0" w:color="auto"/>
          </w:divBdr>
        </w:div>
        <w:div w:id="161161403">
          <w:marLeft w:val="480"/>
          <w:marRight w:val="0"/>
          <w:marTop w:val="0"/>
          <w:marBottom w:val="0"/>
          <w:divBdr>
            <w:top w:val="none" w:sz="0" w:space="0" w:color="auto"/>
            <w:left w:val="none" w:sz="0" w:space="0" w:color="auto"/>
            <w:bottom w:val="none" w:sz="0" w:space="0" w:color="auto"/>
            <w:right w:val="none" w:sz="0" w:space="0" w:color="auto"/>
          </w:divBdr>
        </w:div>
        <w:div w:id="170336044">
          <w:marLeft w:val="480"/>
          <w:marRight w:val="0"/>
          <w:marTop w:val="0"/>
          <w:marBottom w:val="0"/>
          <w:divBdr>
            <w:top w:val="none" w:sz="0" w:space="0" w:color="auto"/>
            <w:left w:val="none" w:sz="0" w:space="0" w:color="auto"/>
            <w:bottom w:val="none" w:sz="0" w:space="0" w:color="auto"/>
            <w:right w:val="none" w:sz="0" w:space="0" w:color="auto"/>
          </w:divBdr>
        </w:div>
        <w:div w:id="188417936">
          <w:marLeft w:val="480"/>
          <w:marRight w:val="0"/>
          <w:marTop w:val="0"/>
          <w:marBottom w:val="0"/>
          <w:divBdr>
            <w:top w:val="none" w:sz="0" w:space="0" w:color="auto"/>
            <w:left w:val="none" w:sz="0" w:space="0" w:color="auto"/>
            <w:bottom w:val="none" w:sz="0" w:space="0" w:color="auto"/>
            <w:right w:val="none" w:sz="0" w:space="0" w:color="auto"/>
          </w:divBdr>
        </w:div>
        <w:div w:id="209155447">
          <w:marLeft w:val="480"/>
          <w:marRight w:val="0"/>
          <w:marTop w:val="0"/>
          <w:marBottom w:val="0"/>
          <w:divBdr>
            <w:top w:val="none" w:sz="0" w:space="0" w:color="auto"/>
            <w:left w:val="none" w:sz="0" w:space="0" w:color="auto"/>
            <w:bottom w:val="none" w:sz="0" w:space="0" w:color="auto"/>
            <w:right w:val="none" w:sz="0" w:space="0" w:color="auto"/>
          </w:divBdr>
        </w:div>
        <w:div w:id="262497858">
          <w:marLeft w:val="480"/>
          <w:marRight w:val="0"/>
          <w:marTop w:val="0"/>
          <w:marBottom w:val="0"/>
          <w:divBdr>
            <w:top w:val="none" w:sz="0" w:space="0" w:color="auto"/>
            <w:left w:val="none" w:sz="0" w:space="0" w:color="auto"/>
            <w:bottom w:val="none" w:sz="0" w:space="0" w:color="auto"/>
            <w:right w:val="none" w:sz="0" w:space="0" w:color="auto"/>
          </w:divBdr>
        </w:div>
        <w:div w:id="361637606">
          <w:marLeft w:val="480"/>
          <w:marRight w:val="0"/>
          <w:marTop w:val="0"/>
          <w:marBottom w:val="0"/>
          <w:divBdr>
            <w:top w:val="none" w:sz="0" w:space="0" w:color="auto"/>
            <w:left w:val="none" w:sz="0" w:space="0" w:color="auto"/>
            <w:bottom w:val="none" w:sz="0" w:space="0" w:color="auto"/>
            <w:right w:val="none" w:sz="0" w:space="0" w:color="auto"/>
          </w:divBdr>
        </w:div>
        <w:div w:id="377777732">
          <w:marLeft w:val="480"/>
          <w:marRight w:val="0"/>
          <w:marTop w:val="0"/>
          <w:marBottom w:val="0"/>
          <w:divBdr>
            <w:top w:val="none" w:sz="0" w:space="0" w:color="auto"/>
            <w:left w:val="none" w:sz="0" w:space="0" w:color="auto"/>
            <w:bottom w:val="none" w:sz="0" w:space="0" w:color="auto"/>
            <w:right w:val="none" w:sz="0" w:space="0" w:color="auto"/>
          </w:divBdr>
        </w:div>
        <w:div w:id="425002416">
          <w:marLeft w:val="480"/>
          <w:marRight w:val="0"/>
          <w:marTop w:val="0"/>
          <w:marBottom w:val="0"/>
          <w:divBdr>
            <w:top w:val="none" w:sz="0" w:space="0" w:color="auto"/>
            <w:left w:val="none" w:sz="0" w:space="0" w:color="auto"/>
            <w:bottom w:val="none" w:sz="0" w:space="0" w:color="auto"/>
            <w:right w:val="none" w:sz="0" w:space="0" w:color="auto"/>
          </w:divBdr>
        </w:div>
        <w:div w:id="473520742">
          <w:marLeft w:val="480"/>
          <w:marRight w:val="0"/>
          <w:marTop w:val="0"/>
          <w:marBottom w:val="0"/>
          <w:divBdr>
            <w:top w:val="none" w:sz="0" w:space="0" w:color="auto"/>
            <w:left w:val="none" w:sz="0" w:space="0" w:color="auto"/>
            <w:bottom w:val="none" w:sz="0" w:space="0" w:color="auto"/>
            <w:right w:val="none" w:sz="0" w:space="0" w:color="auto"/>
          </w:divBdr>
        </w:div>
        <w:div w:id="482434828">
          <w:marLeft w:val="480"/>
          <w:marRight w:val="0"/>
          <w:marTop w:val="0"/>
          <w:marBottom w:val="0"/>
          <w:divBdr>
            <w:top w:val="none" w:sz="0" w:space="0" w:color="auto"/>
            <w:left w:val="none" w:sz="0" w:space="0" w:color="auto"/>
            <w:bottom w:val="none" w:sz="0" w:space="0" w:color="auto"/>
            <w:right w:val="none" w:sz="0" w:space="0" w:color="auto"/>
          </w:divBdr>
        </w:div>
        <w:div w:id="501511165">
          <w:marLeft w:val="480"/>
          <w:marRight w:val="0"/>
          <w:marTop w:val="0"/>
          <w:marBottom w:val="0"/>
          <w:divBdr>
            <w:top w:val="none" w:sz="0" w:space="0" w:color="auto"/>
            <w:left w:val="none" w:sz="0" w:space="0" w:color="auto"/>
            <w:bottom w:val="none" w:sz="0" w:space="0" w:color="auto"/>
            <w:right w:val="none" w:sz="0" w:space="0" w:color="auto"/>
          </w:divBdr>
        </w:div>
        <w:div w:id="522594376">
          <w:marLeft w:val="480"/>
          <w:marRight w:val="0"/>
          <w:marTop w:val="0"/>
          <w:marBottom w:val="0"/>
          <w:divBdr>
            <w:top w:val="none" w:sz="0" w:space="0" w:color="auto"/>
            <w:left w:val="none" w:sz="0" w:space="0" w:color="auto"/>
            <w:bottom w:val="none" w:sz="0" w:space="0" w:color="auto"/>
            <w:right w:val="none" w:sz="0" w:space="0" w:color="auto"/>
          </w:divBdr>
        </w:div>
        <w:div w:id="559295203">
          <w:marLeft w:val="480"/>
          <w:marRight w:val="0"/>
          <w:marTop w:val="0"/>
          <w:marBottom w:val="0"/>
          <w:divBdr>
            <w:top w:val="none" w:sz="0" w:space="0" w:color="auto"/>
            <w:left w:val="none" w:sz="0" w:space="0" w:color="auto"/>
            <w:bottom w:val="none" w:sz="0" w:space="0" w:color="auto"/>
            <w:right w:val="none" w:sz="0" w:space="0" w:color="auto"/>
          </w:divBdr>
        </w:div>
        <w:div w:id="627663374">
          <w:marLeft w:val="480"/>
          <w:marRight w:val="0"/>
          <w:marTop w:val="0"/>
          <w:marBottom w:val="0"/>
          <w:divBdr>
            <w:top w:val="none" w:sz="0" w:space="0" w:color="auto"/>
            <w:left w:val="none" w:sz="0" w:space="0" w:color="auto"/>
            <w:bottom w:val="none" w:sz="0" w:space="0" w:color="auto"/>
            <w:right w:val="none" w:sz="0" w:space="0" w:color="auto"/>
          </w:divBdr>
        </w:div>
        <w:div w:id="630944216">
          <w:marLeft w:val="480"/>
          <w:marRight w:val="0"/>
          <w:marTop w:val="0"/>
          <w:marBottom w:val="0"/>
          <w:divBdr>
            <w:top w:val="none" w:sz="0" w:space="0" w:color="auto"/>
            <w:left w:val="none" w:sz="0" w:space="0" w:color="auto"/>
            <w:bottom w:val="none" w:sz="0" w:space="0" w:color="auto"/>
            <w:right w:val="none" w:sz="0" w:space="0" w:color="auto"/>
          </w:divBdr>
        </w:div>
        <w:div w:id="639966010">
          <w:marLeft w:val="480"/>
          <w:marRight w:val="0"/>
          <w:marTop w:val="0"/>
          <w:marBottom w:val="0"/>
          <w:divBdr>
            <w:top w:val="none" w:sz="0" w:space="0" w:color="auto"/>
            <w:left w:val="none" w:sz="0" w:space="0" w:color="auto"/>
            <w:bottom w:val="none" w:sz="0" w:space="0" w:color="auto"/>
            <w:right w:val="none" w:sz="0" w:space="0" w:color="auto"/>
          </w:divBdr>
        </w:div>
        <w:div w:id="706415505">
          <w:marLeft w:val="480"/>
          <w:marRight w:val="0"/>
          <w:marTop w:val="0"/>
          <w:marBottom w:val="0"/>
          <w:divBdr>
            <w:top w:val="none" w:sz="0" w:space="0" w:color="auto"/>
            <w:left w:val="none" w:sz="0" w:space="0" w:color="auto"/>
            <w:bottom w:val="none" w:sz="0" w:space="0" w:color="auto"/>
            <w:right w:val="none" w:sz="0" w:space="0" w:color="auto"/>
          </w:divBdr>
        </w:div>
        <w:div w:id="966353641">
          <w:marLeft w:val="480"/>
          <w:marRight w:val="0"/>
          <w:marTop w:val="0"/>
          <w:marBottom w:val="0"/>
          <w:divBdr>
            <w:top w:val="none" w:sz="0" w:space="0" w:color="auto"/>
            <w:left w:val="none" w:sz="0" w:space="0" w:color="auto"/>
            <w:bottom w:val="none" w:sz="0" w:space="0" w:color="auto"/>
            <w:right w:val="none" w:sz="0" w:space="0" w:color="auto"/>
          </w:divBdr>
        </w:div>
        <w:div w:id="969549715">
          <w:marLeft w:val="480"/>
          <w:marRight w:val="0"/>
          <w:marTop w:val="0"/>
          <w:marBottom w:val="0"/>
          <w:divBdr>
            <w:top w:val="none" w:sz="0" w:space="0" w:color="auto"/>
            <w:left w:val="none" w:sz="0" w:space="0" w:color="auto"/>
            <w:bottom w:val="none" w:sz="0" w:space="0" w:color="auto"/>
            <w:right w:val="none" w:sz="0" w:space="0" w:color="auto"/>
          </w:divBdr>
        </w:div>
        <w:div w:id="970669154">
          <w:marLeft w:val="480"/>
          <w:marRight w:val="0"/>
          <w:marTop w:val="0"/>
          <w:marBottom w:val="0"/>
          <w:divBdr>
            <w:top w:val="none" w:sz="0" w:space="0" w:color="auto"/>
            <w:left w:val="none" w:sz="0" w:space="0" w:color="auto"/>
            <w:bottom w:val="none" w:sz="0" w:space="0" w:color="auto"/>
            <w:right w:val="none" w:sz="0" w:space="0" w:color="auto"/>
          </w:divBdr>
        </w:div>
        <w:div w:id="1048725009">
          <w:marLeft w:val="480"/>
          <w:marRight w:val="0"/>
          <w:marTop w:val="0"/>
          <w:marBottom w:val="0"/>
          <w:divBdr>
            <w:top w:val="none" w:sz="0" w:space="0" w:color="auto"/>
            <w:left w:val="none" w:sz="0" w:space="0" w:color="auto"/>
            <w:bottom w:val="none" w:sz="0" w:space="0" w:color="auto"/>
            <w:right w:val="none" w:sz="0" w:space="0" w:color="auto"/>
          </w:divBdr>
        </w:div>
        <w:div w:id="1092236609">
          <w:marLeft w:val="480"/>
          <w:marRight w:val="0"/>
          <w:marTop w:val="0"/>
          <w:marBottom w:val="0"/>
          <w:divBdr>
            <w:top w:val="none" w:sz="0" w:space="0" w:color="auto"/>
            <w:left w:val="none" w:sz="0" w:space="0" w:color="auto"/>
            <w:bottom w:val="none" w:sz="0" w:space="0" w:color="auto"/>
            <w:right w:val="none" w:sz="0" w:space="0" w:color="auto"/>
          </w:divBdr>
        </w:div>
        <w:div w:id="1170802097">
          <w:marLeft w:val="480"/>
          <w:marRight w:val="0"/>
          <w:marTop w:val="0"/>
          <w:marBottom w:val="0"/>
          <w:divBdr>
            <w:top w:val="none" w:sz="0" w:space="0" w:color="auto"/>
            <w:left w:val="none" w:sz="0" w:space="0" w:color="auto"/>
            <w:bottom w:val="none" w:sz="0" w:space="0" w:color="auto"/>
            <w:right w:val="none" w:sz="0" w:space="0" w:color="auto"/>
          </w:divBdr>
        </w:div>
        <w:div w:id="1172138004">
          <w:marLeft w:val="480"/>
          <w:marRight w:val="0"/>
          <w:marTop w:val="0"/>
          <w:marBottom w:val="0"/>
          <w:divBdr>
            <w:top w:val="none" w:sz="0" w:space="0" w:color="auto"/>
            <w:left w:val="none" w:sz="0" w:space="0" w:color="auto"/>
            <w:bottom w:val="none" w:sz="0" w:space="0" w:color="auto"/>
            <w:right w:val="none" w:sz="0" w:space="0" w:color="auto"/>
          </w:divBdr>
        </w:div>
        <w:div w:id="1281568598">
          <w:marLeft w:val="480"/>
          <w:marRight w:val="0"/>
          <w:marTop w:val="0"/>
          <w:marBottom w:val="0"/>
          <w:divBdr>
            <w:top w:val="none" w:sz="0" w:space="0" w:color="auto"/>
            <w:left w:val="none" w:sz="0" w:space="0" w:color="auto"/>
            <w:bottom w:val="none" w:sz="0" w:space="0" w:color="auto"/>
            <w:right w:val="none" w:sz="0" w:space="0" w:color="auto"/>
          </w:divBdr>
        </w:div>
        <w:div w:id="1294096317">
          <w:marLeft w:val="480"/>
          <w:marRight w:val="0"/>
          <w:marTop w:val="0"/>
          <w:marBottom w:val="0"/>
          <w:divBdr>
            <w:top w:val="none" w:sz="0" w:space="0" w:color="auto"/>
            <w:left w:val="none" w:sz="0" w:space="0" w:color="auto"/>
            <w:bottom w:val="none" w:sz="0" w:space="0" w:color="auto"/>
            <w:right w:val="none" w:sz="0" w:space="0" w:color="auto"/>
          </w:divBdr>
        </w:div>
        <w:div w:id="1314066733">
          <w:marLeft w:val="480"/>
          <w:marRight w:val="0"/>
          <w:marTop w:val="0"/>
          <w:marBottom w:val="0"/>
          <w:divBdr>
            <w:top w:val="none" w:sz="0" w:space="0" w:color="auto"/>
            <w:left w:val="none" w:sz="0" w:space="0" w:color="auto"/>
            <w:bottom w:val="none" w:sz="0" w:space="0" w:color="auto"/>
            <w:right w:val="none" w:sz="0" w:space="0" w:color="auto"/>
          </w:divBdr>
        </w:div>
        <w:div w:id="1314138551">
          <w:marLeft w:val="480"/>
          <w:marRight w:val="0"/>
          <w:marTop w:val="0"/>
          <w:marBottom w:val="0"/>
          <w:divBdr>
            <w:top w:val="none" w:sz="0" w:space="0" w:color="auto"/>
            <w:left w:val="none" w:sz="0" w:space="0" w:color="auto"/>
            <w:bottom w:val="none" w:sz="0" w:space="0" w:color="auto"/>
            <w:right w:val="none" w:sz="0" w:space="0" w:color="auto"/>
          </w:divBdr>
        </w:div>
        <w:div w:id="1320385057">
          <w:marLeft w:val="480"/>
          <w:marRight w:val="0"/>
          <w:marTop w:val="0"/>
          <w:marBottom w:val="0"/>
          <w:divBdr>
            <w:top w:val="none" w:sz="0" w:space="0" w:color="auto"/>
            <w:left w:val="none" w:sz="0" w:space="0" w:color="auto"/>
            <w:bottom w:val="none" w:sz="0" w:space="0" w:color="auto"/>
            <w:right w:val="none" w:sz="0" w:space="0" w:color="auto"/>
          </w:divBdr>
        </w:div>
        <w:div w:id="1329094138">
          <w:marLeft w:val="480"/>
          <w:marRight w:val="0"/>
          <w:marTop w:val="0"/>
          <w:marBottom w:val="0"/>
          <w:divBdr>
            <w:top w:val="none" w:sz="0" w:space="0" w:color="auto"/>
            <w:left w:val="none" w:sz="0" w:space="0" w:color="auto"/>
            <w:bottom w:val="none" w:sz="0" w:space="0" w:color="auto"/>
            <w:right w:val="none" w:sz="0" w:space="0" w:color="auto"/>
          </w:divBdr>
        </w:div>
        <w:div w:id="1348680152">
          <w:marLeft w:val="480"/>
          <w:marRight w:val="0"/>
          <w:marTop w:val="0"/>
          <w:marBottom w:val="0"/>
          <w:divBdr>
            <w:top w:val="none" w:sz="0" w:space="0" w:color="auto"/>
            <w:left w:val="none" w:sz="0" w:space="0" w:color="auto"/>
            <w:bottom w:val="none" w:sz="0" w:space="0" w:color="auto"/>
            <w:right w:val="none" w:sz="0" w:space="0" w:color="auto"/>
          </w:divBdr>
        </w:div>
        <w:div w:id="1365056935">
          <w:marLeft w:val="480"/>
          <w:marRight w:val="0"/>
          <w:marTop w:val="0"/>
          <w:marBottom w:val="0"/>
          <w:divBdr>
            <w:top w:val="none" w:sz="0" w:space="0" w:color="auto"/>
            <w:left w:val="none" w:sz="0" w:space="0" w:color="auto"/>
            <w:bottom w:val="none" w:sz="0" w:space="0" w:color="auto"/>
            <w:right w:val="none" w:sz="0" w:space="0" w:color="auto"/>
          </w:divBdr>
        </w:div>
        <w:div w:id="1392584404">
          <w:marLeft w:val="480"/>
          <w:marRight w:val="0"/>
          <w:marTop w:val="0"/>
          <w:marBottom w:val="0"/>
          <w:divBdr>
            <w:top w:val="none" w:sz="0" w:space="0" w:color="auto"/>
            <w:left w:val="none" w:sz="0" w:space="0" w:color="auto"/>
            <w:bottom w:val="none" w:sz="0" w:space="0" w:color="auto"/>
            <w:right w:val="none" w:sz="0" w:space="0" w:color="auto"/>
          </w:divBdr>
        </w:div>
        <w:div w:id="1490100542">
          <w:marLeft w:val="480"/>
          <w:marRight w:val="0"/>
          <w:marTop w:val="0"/>
          <w:marBottom w:val="0"/>
          <w:divBdr>
            <w:top w:val="none" w:sz="0" w:space="0" w:color="auto"/>
            <w:left w:val="none" w:sz="0" w:space="0" w:color="auto"/>
            <w:bottom w:val="none" w:sz="0" w:space="0" w:color="auto"/>
            <w:right w:val="none" w:sz="0" w:space="0" w:color="auto"/>
          </w:divBdr>
        </w:div>
        <w:div w:id="1597865203">
          <w:marLeft w:val="480"/>
          <w:marRight w:val="0"/>
          <w:marTop w:val="0"/>
          <w:marBottom w:val="0"/>
          <w:divBdr>
            <w:top w:val="none" w:sz="0" w:space="0" w:color="auto"/>
            <w:left w:val="none" w:sz="0" w:space="0" w:color="auto"/>
            <w:bottom w:val="none" w:sz="0" w:space="0" w:color="auto"/>
            <w:right w:val="none" w:sz="0" w:space="0" w:color="auto"/>
          </w:divBdr>
        </w:div>
        <w:div w:id="1611470952">
          <w:marLeft w:val="480"/>
          <w:marRight w:val="0"/>
          <w:marTop w:val="0"/>
          <w:marBottom w:val="0"/>
          <w:divBdr>
            <w:top w:val="none" w:sz="0" w:space="0" w:color="auto"/>
            <w:left w:val="none" w:sz="0" w:space="0" w:color="auto"/>
            <w:bottom w:val="none" w:sz="0" w:space="0" w:color="auto"/>
            <w:right w:val="none" w:sz="0" w:space="0" w:color="auto"/>
          </w:divBdr>
        </w:div>
        <w:div w:id="1619485756">
          <w:marLeft w:val="480"/>
          <w:marRight w:val="0"/>
          <w:marTop w:val="0"/>
          <w:marBottom w:val="0"/>
          <w:divBdr>
            <w:top w:val="none" w:sz="0" w:space="0" w:color="auto"/>
            <w:left w:val="none" w:sz="0" w:space="0" w:color="auto"/>
            <w:bottom w:val="none" w:sz="0" w:space="0" w:color="auto"/>
            <w:right w:val="none" w:sz="0" w:space="0" w:color="auto"/>
          </w:divBdr>
        </w:div>
        <w:div w:id="1620838007">
          <w:marLeft w:val="480"/>
          <w:marRight w:val="0"/>
          <w:marTop w:val="0"/>
          <w:marBottom w:val="0"/>
          <w:divBdr>
            <w:top w:val="none" w:sz="0" w:space="0" w:color="auto"/>
            <w:left w:val="none" w:sz="0" w:space="0" w:color="auto"/>
            <w:bottom w:val="none" w:sz="0" w:space="0" w:color="auto"/>
            <w:right w:val="none" w:sz="0" w:space="0" w:color="auto"/>
          </w:divBdr>
        </w:div>
        <w:div w:id="1637679679">
          <w:marLeft w:val="480"/>
          <w:marRight w:val="0"/>
          <w:marTop w:val="0"/>
          <w:marBottom w:val="0"/>
          <w:divBdr>
            <w:top w:val="none" w:sz="0" w:space="0" w:color="auto"/>
            <w:left w:val="none" w:sz="0" w:space="0" w:color="auto"/>
            <w:bottom w:val="none" w:sz="0" w:space="0" w:color="auto"/>
            <w:right w:val="none" w:sz="0" w:space="0" w:color="auto"/>
          </w:divBdr>
        </w:div>
        <w:div w:id="1653830744">
          <w:marLeft w:val="480"/>
          <w:marRight w:val="0"/>
          <w:marTop w:val="0"/>
          <w:marBottom w:val="0"/>
          <w:divBdr>
            <w:top w:val="none" w:sz="0" w:space="0" w:color="auto"/>
            <w:left w:val="none" w:sz="0" w:space="0" w:color="auto"/>
            <w:bottom w:val="none" w:sz="0" w:space="0" w:color="auto"/>
            <w:right w:val="none" w:sz="0" w:space="0" w:color="auto"/>
          </w:divBdr>
        </w:div>
        <w:div w:id="1674215112">
          <w:marLeft w:val="480"/>
          <w:marRight w:val="0"/>
          <w:marTop w:val="0"/>
          <w:marBottom w:val="0"/>
          <w:divBdr>
            <w:top w:val="none" w:sz="0" w:space="0" w:color="auto"/>
            <w:left w:val="none" w:sz="0" w:space="0" w:color="auto"/>
            <w:bottom w:val="none" w:sz="0" w:space="0" w:color="auto"/>
            <w:right w:val="none" w:sz="0" w:space="0" w:color="auto"/>
          </w:divBdr>
        </w:div>
        <w:div w:id="1686247803">
          <w:marLeft w:val="480"/>
          <w:marRight w:val="0"/>
          <w:marTop w:val="0"/>
          <w:marBottom w:val="0"/>
          <w:divBdr>
            <w:top w:val="none" w:sz="0" w:space="0" w:color="auto"/>
            <w:left w:val="none" w:sz="0" w:space="0" w:color="auto"/>
            <w:bottom w:val="none" w:sz="0" w:space="0" w:color="auto"/>
            <w:right w:val="none" w:sz="0" w:space="0" w:color="auto"/>
          </w:divBdr>
        </w:div>
        <w:div w:id="1760903956">
          <w:marLeft w:val="480"/>
          <w:marRight w:val="0"/>
          <w:marTop w:val="0"/>
          <w:marBottom w:val="0"/>
          <w:divBdr>
            <w:top w:val="none" w:sz="0" w:space="0" w:color="auto"/>
            <w:left w:val="none" w:sz="0" w:space="0" w:color="auto"/>
            <w:bottom w:val="none" w:sz="0" w:space="0" w:color="auto"/>
            <w:right w:val="none" w:sz="0" w:space="0" w:color="auto"/>
          </w:divBdr>
        </w:div>
        <w:div w:id="1772966103">
          <w:marLeft w:val="480"/>
          <w:marRight w:val="0"/>
          <w:marTop w:val="0"/>
          <w:marBottom w:val="0"/>
          <w:divBdr>
            <w:top w:val="none" w:sz="0" w:space="0" w:color="auto"/>
            <w:left w:val="none" w:sz="0" w:space="0" w:color="auto"/>
            <w:bottom w:val="none" w:sz="0" w:space="0" w:color="auto"/>
            <w:right w:val="none" w:sz="0" w:space="0" w:color="auto"/>
          </w:divBdr>
        </w:div>
        <w:div w:id="1779906410">
          <w:marLeft w:val="480"/>
          <w:marRight w:val="0"/>
          <w:marTop w:val="0"/>
          <w:marBottom w:val="0"/>
          <w:divBdr>
            <w:top w:val="none" w:sz="0" w:space="0" w:color="auto"/>
            <w:left w:val="none" w:sz="0" w:space="0" w:color="auto"/>
            <w:bottom w:val="none" w:sz="0" w:space="0" w:color="auto"/>
            <w:right w:val="none" w:sz="0" w:space="0" w:color="auto"/>
          </w:divBdr>
        </w:div>
        <w:div w:id="1812749320">
          <w:marLeft w:val="480"/>
          <w:marRight w:val="0"/>
          <w:marTop w:val="0"/>
          <w:marBottom w:val="0"/>
          <w:divBdr>
            <w:top w:val="none" w:sz="0" w:space="0" w:color="auto"/>
            <w:left w:val="none" w:sz="0" w:space="0" w:color="auto"/>
            <w:bottom w:val="none" w:sz="0" w:space="0" w:color="auto"/>
            <w:right w:val="none" w:sz="0" w:space="0" w:color="auto"/>
          </w:divBdr>
        </w:div>
        <w:div w:id="1822574442">
          <w:marLeft w:val="480"/>
          <w:marRight w:val="0"/>
          <w:marTop w:val="0"/>
          <w:marBottom w:val="0"/>
          <w:divBdr>
            <w:top w:val="none" w:sz="0" w:space="0" w:color="auto"/>
            <w:left w:val="none" w:sz="0" w:space="0" w:color="auto"/>
            <w:bottom w:val="none" w:sz="0" w:space="0" w:color="auto"/>
            <w:right w:val="none" w:sz="0" w:space="0" w:color="auto"/>
          </w:divBdr>
        </w:div>
        <w:div w:id="1865436071">
          <w:marLeft w:val="480"/>
          <w:marRight w:val="0"/>
          <w:marTop w:val="0"/>
          <w:marBottom w:val="0"/>
          <w:divBdr>
            <w:top w:val="none" w:sz="0" w:space="0" w:color="auto"/>
            <w:left w:val="none" w:sz="0" w:space="0" w:color="auto"/>
            <w:bottom w:val="none" w:sz="0" w:space="0" w:color="auto"/>
            <w:right w:val="none" w:sz="0" w:space="0" w:color="auto"/>
          </w:divBdr>
        </w:div>
        <w:div w:id="1971861050">
          <w:marLeft w:val="480"/>
          <w:marRight w:val="0"/>
          <w:marTop w:val="0"/>
          <w:marBottom w:val="0"/>
          <w:divBdr>
            <w:top w:val="none" w:sz="0" w:space="0" w:color="auto"/>
            <w:left w:val="none" w:sz="0" w:space="0" w:color="auto"/>
            <w:bottom w:val="none" w:sz="0" w:space="0" w:color="auto"/>
            <w:right w:val="none" w:sz="0" w:space="0" w:color="auto"/>
          </w:divBdr>
        </w:div>
        <w:div w:id="1982464702">
          <w:marLeft w:val="480"/>
          <w:marRight w:val="0"/>
          <w:marTop w:val="0"/>
          <w:marBottom w:val="0"/>
          <w:divBdr>
            <w:top w:val="none" w:sz="0" w:space="0" w:color="auto"/>
            <w:left w:val="none" w:sz="0" w:space="0" w:color="auto"/>
            <w:bottom w:val="none" w:sz="0" w:space="0" w:color="auto"/>
            <w:right w:val="none" w:sz="0" w:space="0" w:color="auto"/>
          </w:divBdr>
        </w:div>
        <w:div w:id="1996760728">
          <w:marLeft w:val="480"/>
          <w:marRight w:val="0"/>
          <w:marTop w:val="0"/>
          <w:marBottom w:val="0"/>
          <w:divBdr>
            <w:top w:val="none" w:sz="0" w:space="0" w:color="auto"/>
            <w:left w:val="none" w:sz="0" w:space="0" w:color="auto"/>
            <w:bottom w:val="none" w:sz="0" w:space="0" w:color="auto"/>
            <w:right w:val="none" w:sz="0" w:space="0" w:color="auto"/>
          </w:divBdr>
        </w:div>
        <w:div w:id="2005472704">
          <w:marLeft w:val="480"/>
          <w:marRight w:val="0"/>
          <w:marTop w:val="0"/>
          <w:marBottom w:val="0"/>
          <w:divBdr>
            <w:top w:val="none" w:sz="0" w:space="0" w:color="auto"/>
            <w:left w:val="none" w:sz="0" w:space="0" w:color="auto"/>
            <w:bottom w:val="none" w:sz="0" w:space="0" w:color="auto"/>
            <w:right w:val="none" w:sz="0" w:space="0" w:color="auto"/>
          </w:divBdr>
        </w:div>
        <w:div w:id="2006273563">
          <w:marLeft w:val="480"/>
          <w:marRight w:val="0"/>
          <w:marTop w:val="0"/>
          <w:marBottom w:val="0"/>
          <w:divBdr>
            <w:top w:val="none" w:sz="0" w:space="0" w:color="auto"/>
            <w:left w:val="none" w:sz="0" w:space="0" w:color="auto"/>
            <w:bottom w:val="none" w:sz="0" w:space="0" w:color="auto"/>
            <w:right w:val="none" w:sz="0" w:space="0" w:color="auto"/>
          </w:divBdr>
        </w:div>
        <w:div w:id="2022388191">
          <w:marLeft w:val="480"/>
          <w:marRight w:val="0"/>
          <w:marTop w:val="0"/>
          <w:marBottom w:val="0"/>
          <w:divBdr>
            <w:top w:val="none" w:sz="0" w:space="0" w:color="auto"/>
            <w:left w:val="none" w:sz="0" w:space="0" w:color="auto"/>
            <w:bottom w:val="none" w:sz="0" w:space="0" w:color="auto"/>
            <w:right w:val="none" w:sz="0" w:space="0" w:color="auto"/>
          </w:divBdr>
        </w:div>
        <w:div w:id="2146464572">
          <w:marLeft w:val="480"/>
          <w:marRight w:val="0"/>
          <w:marTop w:val="0"/>
          <w:marBottom w:val="0"/>
          <w:divBdr>
            <w:top w:val="none" w:sz="0" w:space="0" w:color="auto"/>
            <w:left w:val="none" w:sz="0" w:space="0" w:color="auto"/>
            <w:bottom w:val="none" w:sz="0" w:space="0" w:color="auto"/>
            <w:right w:val="none" w:sz="0" w:space="0" w:color="auto"/>
          </w:divBdr>
        </w:div>
      </w:divsChild>
    </w:div>
    <w:div w:id="1916819147">
      <w:bodyDiv w:val="1"/>
      <w:marLeft w:val="0"/>
      <w:marRight w:val="0"/>
      <w:marTop w:val="0"/>
      <w:marBottom w:val="0"/>
      <w:divBdr>
        <w:top w:val="none" w:sz="0" w:space="0" w:color="auto"/>
        <w:left w:val="none" w:sz="0" w:space="0" w:color="auto"/>
        <w:bottom w:val="none" w:sz="0" w:space="0" w:color="auto"/>
        <w:right w:val="none" w:sz="0" w:space="0" w:color="auto"/>
      </w:divBdr>
      <w:divsChild>
        <w:div w:id="10109577">
          <w:marLeft w:val="480"/>
          <w:marRight w:val="0"/>
          <w:marTop w:val="0"/>
          <w:marBottom w:val="0"/>
          <w:divBdr>
            <w:top w:val="none" w:sz="0" w:space="0" w:color="auto"/>
            <w:left w:val="none" w:sz="0" w:space="0" w:color="auto"/>
            <w:bottom w:val="none" w:sz="0" w:space="0" w:color="auto"/>
            <w:right w:val="none" w:sz="0" w:space="0" w:color="auto"/>
          </w:divBdr>
        </w:div>
        <w:div w:id="72971241">
          <w:marLeft w:val="480"/>
          <w:marRight w:val="0"/>
          <w:marTop w:val="0"/>
          <w:marBottom w:val="0"/>
          <w:divBdr>
            <w:top w:val="none" w:sz="0" w:space="0" w:color="auto"/>
            <w:left w:val="none" w:sz="0" w:space="0" w:color="auto"/>
            <w:bottom w:val="none" w:sz="0" w:space="0" w:color="auto"/>
            <w:right w:val="none" w:sz="0" w:space="0" w:color="auto"/>
          </w:divBdr>
        </w:div>
        <w:div w:id="134176853">
          <w:marLeft w:val="480"/>
          <w:marRight w:val="0"/>
          <w:marTop w:val="0"/>
          <w:marBottom w:val="0"/>
          <w:divBdr>
            <w:top w:val="none" w:sz="0" w:space="0" w:color="auto"/>
            <w:left w:val="none" w:sz="0" w:space="0" w:color="auto"/>
            <w:bottom w:val="none" w:sz="0" w:space="0" w:color="auto"/>
            <w:right w:val="none" w:sz="0" w:space="0" w:color="auto"/>
          </w:divBdr>
        </w:div>
        <w:div w:id="199170816">
          <w:marLeft w:val="480"/>
          <w:marRight w:val="0"/>
          <w:marTop w:val="0"/>
          <w:marBottom w:val="0"/>
          <w:divBdr>
            <w:top w:val="none" w:sz="0" w:space="0" w:color="auto"/>
            <w:left w:val="none" w:sz="0" w:space="0" w:color="auto"/>
            <w:bottom w:val="none" w:sz="0" w:space="0" w:color="auto"/>
            <w:right w:val="none" w:sz="0" w:space="0" w:color="auto"/>
          </w:divBdr>
        </w:div>
        <w:div w:id="202256458">
          <w:marLeft w:val="480"/>
          <w:marRight w:val="0"/>
          <w:marTop w:val="0"/>
          <w:marBottom w:val="0"/>
          <w:divBdr>
            <w:top w:val="none" w:sz="0" w:space="0" w:color="auto"/>
            <w:left w:val="none" w:sz="0" w:space="0" w:color="auto"/>
            <w:bottom w:val="none" w:sz="0" w:space="0" w:color="auto"/>
            <w:right w:val="none" w:sz="0" w:space="0" w:color="auto"/>
          </w:divBdr>
        </w:div>
        <w:div w:id="254366833">
          <w:marLeft w:val="480"/>
          <w:marRight w:val="0"/>
          <w:marTop w:val="0"/>
          <w:marBottom w:val="0"/>
          <w:divBdr>
            <w:top w:val="none" w:sz="0" w:space="0" w:color="auto"/>
            <w:left w:val="none" w:sz="0" w:space="0" w:color="auto"/>
            <w:bottom w:val="none" w:sz="0" w:space="0" w:color="auto"/>
            <w:right w:val="none" w:sz="0" w:space="0" w:color="auto"/>
          </w:divBdr>
        </w:div>
        <w:div w:id="261763133">
          <w:marLeft w:val="480"/>
          <w:marRight w:val="0"/>
          <w:marTop w:val="0"/>
          <w:marBottom w:val="0"/>
          <w:divBdr>
            <w:top w:val="none" w:sz="0" w:space="0" w:color="auto"/>
            <w:left w:val="none" w:sz="0" w:space="0" w:color="auto"/>
            <w:bottom w:val="none" w:sz="0" w:space="0" w:color="auto"/>
            <w:right w:val="none" w:sz="0" w:space="0" w:color="auto"/>
          </w:divBdr>
        </w:div>
        <w:div w:id="271516113">
          <w:marLeft w:val="480"/>
          <w:marRight w:val="0"/>
          <w:marTop w:val="0"/>
          <w:marBottom w:val="0"/>
          <w:divBdr>
            <w:top w:val="none" w:sz="0" w:space="0" w:color="auto"/>
            <w:left w:val="none" w:sz="0" w:space="0" w:color="auto"/>
            <w:bottom w:val="none" w:sz="0" w:space="0" w:color="auto"/>
            <w:right w:val="none" w:sz="0" w:space="0" w:color="auto"/>
          </w:divBdr>
        </w:div>
        <w:div w:id="291718912">
          <w:marLeft w:val="480"/>
          <w:marRight w:val="0"/>
          <w:marTop w:val="0"/>
          <w:marBottom w:val="0"/>
          <w:divBdr>
            <w:top w:val="none" w:sz="0" w:space="0" w:color="auto"/>
            <w:left w:val="none" w:sz="0" w:space="0" w:color="auto"/>
            <w:bottom w:val="none" w:sz="0" w:space="0" w:color="auto"/>
            <w:right w:val="none" w:sz="0" w:space="0" w:color="auto"/>
          </w:divBdr>
        </w:div>
        <w:div w:id="312761772">
          <w:marLeft w:val="480"/>
          <w:marRight w:val="0"/>
          <w:marTop w:val="0"/>
          <w:marBottom w:val="0"/>
          <w:divBdr>
            <w:top w:val="none" w:sz="0" w:space="0" w:color="auto"/>
            <w:left w:val="none" w:sz="0" w:space="0" w:color="auto"/>
            <w:bottom w:val="none" w:sz="0" w:space="0" w:color="auto"/>
            <w:right w:val="none" w:sz="0" w:space="0" w:color="auto"/>
          </w:divBdr>
        </w:div>
        <w:div w:id="377898089">
          <w:marLeft w:val="480"/>
          <w:marRight w:val="0"/>
          <w:marTop w:val="0"/>
          <w:marBottom w:val="0"/>
          <w:divBdr>
            <w:top w:val="none" w:sz="0" w:space="0" w:color="auto"/>
            <w:left w:val="none" w:sz="0" w:space="0" w:color="auto"/>
            <w:bottom w:val="none" w:sz="0" w:space="0" w:color="auto"/>
            <w:right w:val="none" w:sz="0" w:space="0" w:color="auto"/>
          </w:divBdr>
        </w:div>
        <w:div w:id="381254570">
          <w:marLeft w:val="480"/>
          <w:marRight w:val="0"/>
          <w:marTop w:val="0"/>
          <w:marBottom w:val="0"/>
          <w:divBdr>
            <w:top w:val="none" w:sz="0" w:space="0" w:color="auto"/>
            <w:left w:val="none" w:sz="0" w:space="0" w:color="auto"/>
            <w:bottom w:val="none" w:sz="0" w:space="0" w:color="auto"/>
            <w:right w:val="none" w:sz="0" w:space="0" w:color="auto"/>
          </w:divBdr>
        </w:div>
        <w:div w:id="419572065">
          <w:marLeft w:val="480"/>
          <w:marRight w:val="0"/>
          <w:marTop w:val="0"/>
          <w:marBottom w:val="0"/>
          <w:divBdr>
            <w:top w:val="none" w:sz="0" w:space="0" w:color="auto"/>
            <w:left w:val="none" w:sz="0" w:space="0" w:color="auto"/>
            <w:bottom w:val="none" w:sz="0" w:space="0" w:color="auto"/>
            <w:right w:val="none" w:sz="0" w:space="0" w:color="auto"/>
          </w:divBdr>
        </w:div>
        <w:div w:id="479493808">
          <w:marLeft w:val="480"/>
          <w:marRight w:val="0"/>
          <w:marTop w:val="0"/>
          <w:marBottom w:val="0"/>
          <w:divBdr>
            <w:top w:val="none" w:sz="0" w:space="0" w:color="auto"/>
            <w:left w:val="none" w:sz="0" w:space="0" w:color="auto"/>
            <w:bottom w:val="none" w:sz="0" w:space="0" w:color="auto"/>
            <w:right w:val="none" w:sz="0" w:space="0" w:color="auto"/>
          </w:divBdr>
        </w:div>
        <w:div w:id="492142177">
          <w:marLeft w:val="480"/>
          <w:marRight w:val="0"/>
          <w:marTop w:val="0"/>
          <w:marBottom w:val="0"/>
          <w:divBdr>
            <w:top w:val="none" w:sz="0" w:space="0" w:color="auto"/>
            <w:left w:val="none" w:sz="0" w:space="0" w:color="auto"/>
            <w:bottom w:val="none" w:sz="0" w:space="0" w:color="auto"/>
            <w:right w:val="none" w:sz="0" w:space="0" w:color="auto"/>
          </w:divBdr>
        </w:div>
        <w:div w:id="506751116">
          <w:marLeft w:val="480"/>
          <w:marRight w:val="0"/>
          <w:marTop w:val="0"/>
          <w:marBottom w:val="0"/>
          <w:divBdr>
            <w:top w:val="none" w:sz="0" w:space="0" w:color="auto"/>
            <w:left w:val="none" w:sz="0" w:space="0" w:color="auto"/>
            <w:bottom w:val="none" w:sz="0" w:space="0" w:color="auto"/>
            <w:right w:val="none" w:sz="0" w:space="0" w:color="auto"/>
          </w:divBdr>
        </w:div>
        <w:div w:id="520321565">
          <w:marLeft w:val="480"/>
          <w:marRight w:val="0"/>
          <w:marTop w:val="0"/>
          <w:marBottom w:val="0"/>
          <w:divBdr>
            <w:top w:val="none" w:sz="0" w:space="0" w:color="auto"/>
            <w:left w:val="none" w:sz="0" w:space="0" w:color="auto"/>
            <w:bottom w:val="none" w:sz="0" w:space="0" w:color="auto"/>
            <w:right w:val="none" w:sz="0" w:space="0" w:color="auto"/>
          </w:divBdr>
        </w:div>
        <w:div w:id="527059530">
          <w:marLeft w:val="480"/>
          <w:marRight w:val="0"/>
          <w:marTop w:val="0"/>
          <w:marBottom w:val="0"/>
          <w:divBdr>
            <w:top w:val="none" w:sz="0" w:space="0" w:color="auto"/>
            <w:left w:val="none" w:sz="0" w:space="0" w:color="auto"/>
            <w:bottom w:val="none" w:sz="0" w:space="0" w:color="auto"/>
            <w:right w:val="none" w:sz="0" w:space="0" w:color="auto"/>
          </w:divBdr>
        </w:div>
        <w:div w:id="564609756">
          <w:marLeft w:val="480"/>
          <w:marRight w:val="0"/>
          <w:marTop w:val="0"/>
          <w:marBottom w:val="0"/>
          <w:divBdr>
            <w:top w:val="none" w:sz="0" w:space="0" w:color="auto"/>
            <w:left w:val="none" w:sz="0" w:space="0" w:color="auto"/>
            <w:bottom w:val="none" w:sz="0" w:space="0" w:color="auto"/>
            <w:right w:val="none" w:sz="0" w:space="0" w:color="auto"/>
          </w:divBdr>
        </w:div>
        <w:div w:id="635719165">
          <w:marLeft w:val="480"/>
          <w:marRight w:val="0"/>
          <w:marTop w:val="0"/>
          <w:marBottom w:val="0"/>
          <w:divBdr>
            <w:top w:val="none" w:sz="0" w:space="0" w:color="auto"/>
            <w:left w:val="none" w:sz="0" w:space="0" w:color="auto"/>
            <w:bottom w:val="none" w:sz="0" w:space="0" w:color="auto"/>
            <w:right w:val="none" w:sz="0" w:space="0" w:color="auto"/>
          </w:divBdr>
        </w:div>
        <w:div w:id="669142153">
          <w:marLeft w:val="480"/>
          <w:marRight w:val="0"/>
          <w:marTop w:val="0"/>
          <w:marBottom w:val="0"/>
          <w:divBdr>
            <w:top w:val="none" w:sz="0" w:space="0" w:color="auto"/>
            <w:left w:val="none" w:sz="0" w:space="0" w:color="auto"/>
            <w:bottom w:val="none" w:sz="0" w:space="0" w:color="auto"/>
            <w:right w:val="none" w:sz="0" w:space="0" w:color="auto"/>
          </w:divBdr>
        </w:div>
        <w:div w:id="706376039">
          <w:marLeft w:val="480"/>
          <w:marRight w:val="0"/>
          <w:marTop w:val="0"/>
          <w:marBottom w:val="0"/>
          <w:divBdr>
            <w:top w:val="none" w:sz="0" w:space="0" w:color="auto"/>
            <w:left w:val="none" w:sz="0" w:space="0" w:color="auto"/>
            <w:bottom w:val="none" w:sz="0" w:space="0" w:color="auto"/>
            <w:right w:val="none" w:sz="0" w:space="0" w:color="auto"/>
          </w:divBdr>
        </w:div>
        <w:div w:id="784620864">
          <w:marLeft w:val="480"/>
          <w:marRight w:val="0"/>
          <w:marTop w:val="0"/>
          <w:marBottom w:val="0"/>
          <w:divBdr>
            <w:top w:val="none" w:sz="0" w:space="0" w:color="auto"/>
            <w:left w:val="none" w:sz="0" w:space="0" w:color="auto"/>
            <w:bottom w:val="none" w:sz="0" w:space="0" w:color="auto"/>
            <w:right w:val="none" w:sz="0" w:space="0" w:color="auto"/>
          </w:divBdr>
        </w:div>
        <w:div w:id="799809013">
          <w:marLeft w:val="480"/>
          <w:marRight w:val="0"/>
          <w:marTop w:val="0"/>
          <w:marBottom w:val="0"/>
          <w:divBdr>
            <w:top w:val="none" w:sz="0" w:space="0" w:color="auto"/>
            <w:left w:val="none" w:sz="0" w:space="0" w:color="auto"/>
            <w:bottom w:val="none" w:sz="0" w:space="0" w:color="auto"/>
            <w:right w:val="none" w:sz="0" w:space="0" w:color="auto"/>
          </w:divBdr>
        </w:div>
        <w:div w:id="837311538">
          <w:marLeft w:val="480"/>
          <w:marRight w:val="0"/>
          <w:marTop w:val="0"/>
          <w:marBottom w:val="0"/>
          <w:divBdr>
            <w:top w:val="none" w:sz="0" w:space="0" w:color="auto"/>
            <w:left w:val="none" w:sz="0" w:space="0" w:color="auto"/>
            <w:bottom w:val="none" w:sz="0" w:space="0" w:color="auto"/>
            <w:right w:val="none" w:sz="0" w:space="0" w:color="auto"/>
          </w:divBdr>
        </w:div>
        <w:div w:id="877426725">
          <w:marLeft w:val="480"/>
          <w:marRight w:val="0"/>
          <w:marTop w:val="0"/>
          <w:marBottom w:val="0"/>
          <w:divBdr>
            <w:top w:val="none" w:sz="0" w:space="0" w:color="auto"/>
            <w:left w:val="none" w:sz="0" w:space="0" w:color="auto"/>
            <w:bottom w:val="none" w:sz="0" w:space="0" w:color="auto"/>
            <w:right w:val="none" w:sz="0" w:space="0" w:color="auto"/>
          </w:divBdr>
        </w:div>
        <w:div w:id="883101572">
          <w:marLeft w:val="480"/>
          <w:marRight w:val="0"/>
          <w:marTop w:val="0"/>
          <w:marBottom w:val="0"/>
          <w:divBdr>
            <w:top w:val="none" w:sz="0" w:space="0" w:color="auto"/>
            <w:left w:val="none" w:sz="0" w:space="0" w:color="auto"/>
            <w:bottom w:val="none" w:sz="0" w:space="0" w:color="auto"/>
            <w:right w:val="none" w:sz="0" w:space="0" w:color="auto"/>
          </w:divBdr>
        </w:div>
        <w:div w:id="900754190">
          <w:marLeft w:val="480"/>
          <w:marRight w:val="0"/>
          <w:marTop w:val="0"/>
          <w:marBottom w:val="0"/>
          <w:divBdr>
            <w:top w:val="none" w:sz="0" w:space="0" w:color="auto"/>
            <w:left w:val="none" w:sz="0" w:space="0" w:color="auto"/>
            <w:bottom w:val="none" w:sz="0" w:space="0" w:color="auto"/>
            <w:right w:val="none" w:sz="0" w:space="0" w:color="auto"/>
          </w:divBdr>
        </w:div>
        <w:div w:id="954215733">
          <w:marLeft w:val="480"/>
          <w:marRight w:val="0"/>
          <w:marTop w:val="0"/>
          <w:marBottom w:val="0"/>
          <w:divBdr>
            <w:top w:val="none" w:sz="0" w:space="0" w:color="auto"/>
            <w:left w:val="none" w:sz="0" w:space="0" w:color="auto"/>
            <w:bottom w:val="none" w:sz="0" w:space="0" w:color="auto"/>
            <w:right w:val="none" w:sz="0" w:space="0" w:color="auto"/>
          </w:divBdr>
        </w:div>
        <w:div w:id="965236503">
          <w:marLeft w:val="480"/>
          <w:marRight w:val="0"/>
          <w:marTop w:val="0"/>
          <w:marBottom w:val="0"/>
          <w:divBdr>
            <w:top w:val="none" w:sz="0" w:space="0" w:color="auto"/>
            <w:left w:val="none" w:sz="0" w:space="0" w:color="auto"/>
            <w:bottom w:val="none" w:sz="0" w:space="0" w:color="auto"/>
            <w:right w:val="none" w:sz="0" w:space="0" w:color="auto"/>
          </w:divBdr>
        </w:div>
        <w:div w:id="968785547">
          <w:marLeft w:val="480"/>
          <w:marRight w:val="0"/>
          <w:marTop w:val="0"/>
          <w:marBottom w:val="0"/>
          <w:divBdr>
            <w:top w:val="none" w:sz="0" w:space="0" w:color="auto"/>
            <w:left w:val="none" w:sz="0" w:space="0" w:color="auto"/>
            <w:bottom w:val="none" w:sz="0" w:space="0" w:color="auto"/>
            <w:right w:val="none" w:sz="0" w:space="0" w:color="auto"/>
          </w:divBdr>
        </w:div>
        <w:div w:id="986784331">
          <w:marLeft w:val="480"/>
          <w:marRight w:val="0"/>
          <w:marTop w:val="0"/>
          <w:marBottom w:val="0"/>
          <w:divBdr>
            <w:top w:val="none" w:sz="0" w:space="0" w:color="auto"/>
            <w:left w:val="none" w:sz="0" w:space="0" w:color="auto"/>
            <w:bottom w:val="none" w:sz="0" w:space="0" w:color="auto"/>
            <w:right w:val="none" w:sz="0" w:space="0" w:color="auto"/>
          </w:divBdr>
        </w:div>
        <w:div w:id="1028793800">
          <w:marLeft w:val="480"/>
          <w:marRight w:val="0"/>
          <w:marTop w:val="0"/>
          <w:marBottom w:val="0"/>
          <w:divBdr>
            <w:top w:val="none" w:sz="0" w:space="0" w:color="auto"/>
            <w:left w:val="none" w:sz="0" w:space="0" w:color="auto"/>
            <w:bottom w:val="none" w:sz="0" w:space="0" w:color="auto"/>
            <w:right w:val="none" w:sz="0" w:space="0" w:color="auto"/>
          </w:divBdr>
        </w:div>
        <w:div w:id="1054163227">
          <w:marLeft w:val="480"/>
          <w:marRight w:val="0"/>
          <w:marTop w:val="0"/>
          <w:marBottom w:val="0"/>
          <w:divBdr>
            <w:top w:val="none" w:sz="0" w:space="0" w:color="auto"/>
            <w:left w:val="none" w:sz="0" w:space="0" w:color="auto"/>
            <w:bottom w:val="none" w:sz="0" w:space="0" w:color="auto"/>
            <w:right w:val="none" w:sz="0" w:space="0" w:color="auto"/>
          </w:divBdr>
        </w:div>
        <w:div w:id="1064834517">
          <w:marLeft w:val="480"/>
          <w:marRight w:val="0"/>
          <w:marTop w:val="0"/>
          <w:marBottom w:val="0"/>
          <w:divBdr>
            <w:top w:val="none" w:sz="0" w:space="0" w:color="auto"/>
            <w:left w:val="none" w:sz="0" w:space="0" w:color="auto"/>
            <w:bottom w:val="none" w:sz="0" w:space="0" w:color="auto"/>
            <w:right w:val="none" w:sz="0" w:space="0" w:color="auto"/>
          </w:divBdr>
        </w:div>
        <w:div w:id="1088506782">
          <w:marLeft w:val="480"/>
          <w:marRight w:val="0"/>
          <w:marTop w:val="0"/>
          <w:marBottom w:val="0"/>
          <w:divBdr>
            <w:top w:val="none" w:sz="0" w:space="0" w:color="auto"/>
            <w:left w:val="none" w:sz="0" w:space="0" w:color="auto"/>
            <w:bottom w:val="none" w:sz="0" w:space="0" w:color="auto"/>
            <w:right w:val="none" w:sz="0" w:space="0" w:color="auto"/>
          </w:divBdr>
        </w:div>
        <w:div w:id="1110125255">
          <w:marLeft w:val="480"/>
          <w:marRight w:val="0"/>
          <w:marTop w:val="0"/>
          <w:marBottom w:val="0"/>
          <w:divBdr>
            <w:top w:val="none" w:sz="0" w:space="0" w:color="auto"/>
            <w:left w:val="none" w:sz="0" w:space="0" w:color="auto"/>
            <w:bottom w:val="none" w:sz="0" w:space="0" w:color="auto"/>
            <w:right w:val="none" w:sz="0" w:space="0" w:color="auto"/>
          </w:divBdr>
        </w:div>
        <w:div w:id="1138571619">
          <w:marLeft w:val="480"/>
          <w:marRight w:val="0"/>
          <w:marTop w:val="0"/>
          <w:marBottom w:val="0"/>
          <w:divBdr>
            <w:top w:val="none" w:sz="0" w:space="0" w:color="auto"/>
            <w:left w:val="none" w:sz="0" w:space="0" w:color="auto"/>
            <w:bottom w:val="none" w:sz="0" w:space="0" w:color="auto"/>
            <w:right w:val="none" w:sz="0" w:space="0" w:color="auto"/>
          </w:divBdr>
        </w:div>
        <w:div w:id="1147358572">
          <w:marLeft w:val="480"/>
          <w:marRight w:val="0"/>
          <w:marTop w:val="0"/>
          <w:marBottom w:val="0"/>
          <w:divBdr>
            <w:top w:val="none" w:sz="0" w:space="0" w:color="auto"/>
            <w:left w:val="none" w:sz="0" w:space="0" w:color="auto"/>
            <w:bottom w:val="none" w:sz="0" w:space="0" w:color="auto"/>
            <w:right w:val="none" w:sz="0" w:space="0" w:color="auto"/>
          </w:divBdr>
        </w:div>
        <w:div w:id="1238903145">
          <w:marLeft w:val="480"/>
          <w:marRight w:val="0"/>
          <w:marTop w:val="0"/>
          <w:marBottom w:val="0"/>
          <w:divBdr>
            <w:top w:val="none" w:sz="0" w:space="0" w:color="auto"/>
            <w:left w:val="none" w:sz="0" w:space="0" w:color="auto"/>
            <w:bottom w:val="none" w:sz="0" w:space="0" w:color="auto"/>
            <w:right w:val="none" w:sz="0" w:space="0" w:color="auto"/>
          </w:divBdr>
        </w:div>
        <w:div w:id="1261376045">
          <w:marLeft w:val="480"/>
          <w:marRight w:val="0"/>
          <w:marTop w:val="0"/>
          <w:marBottom w:val="0"/>
          <w:divBdr>
            <w:top w:val="none" w:sz="0" w:space="0" w:color="auto"/>
            <w:left w:val="none" w:sz="0" w:space="0" w:color="auto"/>
            <w:bottom w:val="none" w:sz="0" w:space="0" w:color="auto"/>
            <w:right w:val="none" w:sz="0" w:space="0" w:color="auto"/>
          </w:divBdr>
        </w:div>
        <w:div w:id="1314866596">
          <w:marLeft w:val="480"/>
          <w:marRight w:val="0"/>
          <w:marTop w:val="0"/>
          <w:marBottom w:val="0"/>
          <w:divBdr>
            <w:top w:val="none" w:sz="0" w:space="0" w:color="auto"/>
            <w:left w:val="none" w:sz="0" w:space="0" w:color="auto"/>
            <w:bottom w:val="none" w:sz="0" w:space="0" w:color="auto"/>
            <w:right w:val="none" w:sz="0" w:space="0" w:color="auto"/>
          </w:divBdr>
        </w:div>
        <w:div w:id="1320113628">
          <w:marLeft w:val="480"/>
          <w:marRight w:val="0"/>
          <w:marTop w:val="0"/>
          <w:marBottom w:val="0"/>
          <w:divBdr>
            <w:top w:val="none" w:sz="0" w:space="0" w:color="auto"/>
            <w:left w:val="none" w:sz="0" w:space="0" w:color="auto"/>
            <w:bottom w:val="none" w:sz="0" w:space="0" w:color="auto"/>
            <w:right w:val="none" w:sz="0" w:space="0" w:color="auto"/>
          </w:divBdr>
        </w:div>
        <w:div w:id="1432123013">
          <w:marLeft w:val="480"/>
          <w:marRight w:val="0"/>
          <w:marTop w:val="0"/>
          <w:marBottom w:val="0"/>
          <w:divBdr>
            <w:top w:val="none" w:sz="0" w:space="0" w:color="auto"/>
            <w:left w:val="none" w:sz="0" w:space="0" w:color="auto"/>
            <w:bottom w:val="none" w:sz="0" w:space="0" w:color="auto"/>
            <w:right w:val="none" w:sz="0" w:space="0" w:color="auto"/>
          </w:divBdr>
        </w:div>
        <w:div w:id="1434281851">
          <w:marLeft w:val="480"/>
          <w:marRight w:val="0"/>
          <w:marTop w:val="0"/>
          <w:marBottom w:val="0"/>
          <w:divBdr>
            <w:top w:val="none" w:sz="0" w:space="0" w:color="auto"/>
            <w:left w:val="none" w:sz="0" w:space="0" w:color="auto"/>
            <w:bottom w:val="none" w:sz="0" w:space="0" w:color="auto"/>
            <w:right w:val="none" w:sz="0" w:space="0" w:color="auto"/>
          </w:divBdr>
        </w:div>
        <w:div w:id="1448085780">
          <w:marLeft w:val="480"/>
          <w:marRight w:val="0"/>
          <w:marTop w:val="0"/>
          <w:marBottom w:val="0"/>
          <w:divBdr>
            <w:top w:val="none" w:sz="0" w:space="0" w:color="auto"/>
            <w:left w:val="none" w:sz="0" w:space="0" w:color="auto"/>
            <w:bottom w:val="none" w:sz="0" w:space="0" w:color="auto"/>
            <w:right w:val="none" w:sz="0" w:space="0" w:color="auto"/>
          </w:divBdr>
        </w:div>
        <w:div w:id="1452092416">
          <w:marLeft w:val="480"/>
          <w:marRight w:val="0"/>
          <w:marTop w:val="0"/>
          <w:marBottom w:val="0"/>
          <w:divBdr>
            <w:top w:val="none" w:sz="0" w:space="0" w:color="auto"/>
            <w:left w:val="none" w:sz="0" w:space="0" w:color="auto"/>
            <w:bottom w:val="none" w:sz="0" w:space="0" w:color="auto"/>
            <w:right w:val="none" w:sz="0" w:space="0" w:color="auto"/>
          </w:divBdr>
        </w:div>
        <w:div w:id="1466661093">
          <w:marLeft w:val="480"/>
          <w:marRight w:val="0"/>
          <w:marTop w:val="0"/>
          <w:marBottom w:val="0"/>
          <w:divBdr>
            <w:top w:val="none" w:sz="0" w:space="0" w:color="auto"/>
            <w:left w:val="none" w:sz="0" w:space="0" w:color="auto"/>
            <w:bottom w:val="none" w:sz="0" w:space="0" w:color="auto"/>
            <w:right w:val="none" w:sz="0" w:space="0" w:color="auto"/>
          </w:divBdr>
        </w:div>
        <w:div w:id="1475219381">
          <w:marLeft w:val="480"/>
          <w:marRight w:val="0"/>
          <w:marTop w:val="0"/>
          <w:marBottom w:val="0"/>
          <w:divBdr>
            <w:top w:val="none" w:sz="0" w:space="0" w:color="auto"/>
            <w:left w:val="none" w:sz="0" w:space="0" w:color="auto"/>
            <w:bottom w:val="none" w:sz="0" w:space="0" w:color="auto"/>
            <w:right w:val="none" w:sz="0" w:space="0" w:color="auto"/>
          </w:divBdr>
        </w:div>
        <w:div w:id="1480072432">
          <w:marLeft w:val="480"/>
          <w:marRight w:val="0"/>
          <w:marTop w:val="0"/>
          <w:marBottom w:val="0"/>
          <w:divBdr>
            <w:top w:val="none" w:sz="0" w:space="0" w:color="auto"/>
            <w:left w:val="none" w:sz="0" w:space="0" w:color="auto"/>
            <w:bottom w:val="none" w:sz="0" w:space="0" w:color="auto"/>
            <w:right w:val="none" w:sz="0" w:space="0" w:color="auto"/>
          </w:divBdr>
        </w:div>
        <w:div w:id="1579435571">
          <w:marLeft w:val="480"/>
          <w:marRight w:val="0"/>
          <w:marTop w:val="0"/>
          <w:marBottom w:val="0"/>
          <w:divBdr>
            <w:top w:val="none" w:sz="0" w:space="0" w:color="auto"/>
            <w:left w:val="none" w:sz="0" w:space="0" w:color="auto"/>
            <w:bottom w:val="none" w:sz="0" w:space="0" w:color="auto"/>
            <w:right w:val="none" w:sz="0" w:space="0" w:color="auto"/>
          </w:divBdr>
        </w:div>
        <w:div w:id="1594243622">
          <w:marLeft w:val="480"/>
          <w:marRight w:val="0"/>
          <w:marTop w:val="0"/>
          <w:marBottom w:val="0"/>
          <w:divBdr>
            <w:top w:val="none" w:sz="0" w:space="0" w:color="auto"/>
            <w:left w:val="none" w:sz="0" w:space="0" w:color="auto"/>
            <w:bottom w:val="none" w:sz="0" w:space="0" w:color="auto"/>
            <w:right w:val="none" w:sz="0" w:space="0" w:color="auto"/>
          </w:divBdr>
        </w:div>
        <w:div w:id="1663964702">
          <w:marLeft w:val="480"/>
          <w:marRight w:val="0"/>
          <w:marTop w:val="0"/>
          <w:marBottom w:val="0"/>
          <w:divBdr>
            <w:top w:val="none" w:sz="0" w:space="0" w:color="auto"/>
            <w:left w:val="none" w:sz="0" w:space="0" w:color="auto"/>
            <w:bottom w:val="none" w:sz="0" w:space="0" w:color="auto"/>
            <w:right w:val="none" w:sz="0" w:space="0" w:color="auto"/>
          </w:divBdr>
        </w:div>
        <w:div w:id="1677460777">
          <w:marLeft w:val="480"/>
          <w:marRight w:val="0"/>
          <w:marTop w:val="0"/>
          <w:marBottom w:val="0"/>
          <w:divBdr>
            <w:top w:val="none" w:sz="0" w:space="0" w:color="auto"/>
            <w:left w:val="none" w:sz="0" w:space="0" w:color="auto"/>
            <w:bottom w:val="none" w:sz="0" w:space="0" w:color="auto"/>
            <w:right w:val="none" w:sz="0" w:space="0" w:color="auto"/>
          </w:divBdr>
        </w:div>
        <w:div w:id="1737582011">
          <w:marLeft w:val="480"/>
          <w:marRight w:val="0"/>
          <w:marTop w:val="0"/>
          <w:marBottom w:val="0"/>
          <w:divBdr>
            <w:top w:val="none" w:sz="0" w:space="0" w:color="auto"/>
            <w:left w:val="none" w:sz="0" w:space="0" w:color="auto"/>
            <w:bottom w:val="none" w:sz="0" w:space="0" w:color="auto"/>
            <w:right w:val="none" w:sz="0" w:space="0" w:color="auto"/>
          </w:divBdr>
        </w:div>
        <w:div w:id="1780637997">
          <w:marLeft w:val="480"/>
          <w:marRight w:val="0"/>
          <w:marTop w:val="0"/>
          <w:marBottom w:val="0"/>
          <w:divBdr>
            <w:top w:val="none" w:sz="0" w:space="0" w:color="auto"/>
            <w:left w:val="none" w:sz="0" w:space="0" w:color="auto"/>
            <w:bottom w:val="none" w:sz="0" w:space="0" w:color="auto"/>
            <w:right w:val="none" w:sz="0" w:space="0" w:color="auto"/>
          </w:divBdr>
        </w:div>
        <w:div w:id="1864131311">
          <w:marLeft w:val="480"/>
          <w:marRight w:val="0"/>
          <w:marTop w:val="0"/>
          <w:marBottom w:val="0"/>
          <w:divBdr>
            <w:top w:val="none" w:sz="0" w:space="0" w:color="auto"/>
            <w:left w:val="none" w:sz="0" w:space="0" w:color="auto"/>
            <w:bottom w:val="none" w:sz="0" w:space="0" w:color="auto"/>
            <w:right w:val="none" w:sz="0" w:space="0" w:color="auto"/>
          </w:divBdr>
        </w:div>
        <w:div w:id="1866016587">
          <w:marLeft w:val="480"/>
          <w:marRight w:val="0"/>
          <w:marTop w:val="0"/>
          <w:marBottom w:val="0"/>
          <w:divBdr>
            <w:top w:val="none" w:sz="0" w:space="0" w:color="auto"/>
            <w:left w:val="none" w:sz="0" w:space="0" w:color="auto"/>
            <w:bottom w:val="none" w:sz="0" w:space="0" w:color="auto"/>
            <w:right w:val="none" w:sz="0" w:space="0" w:color="auto"/>
          </w:divBdr>
        </w:div>
        <w:div w:id="1942712553">
          <w:marLeft w:val="480"/>
          <w:marRight w:val="0"/>
          <w:marTop w:val="0"/>
          <w:marBottom w:val="0"/>
          <w:divBdr>
            <w:top w:val="none" w:sz="0" w:space="0" w:color="auto"/>
            <w:left w:val="none" w:sz="0" w:space="0" w:color="auto"/>
            <w:bottom w:val="none" w:sz="0" w:space="0" w:color="auto"/>
            <w:right w:val="none" w:sz="0" w:space="0" w:color="auto"/>
          </w:divBdr>
        </w:div>
        <w:div w:id="2031954924">
          <w:marLeft w:val="480"/>
          <w:marRight w:val="0"/>
          <w:marTop w:val="0"/>
          <w:marBottom w:val="0"/>
          <w:divBdr>
            <w:top w:val="none" w:sz="0" w:space="0" w:color="auto"/>
            <w:left w:val="none" w:sz="0" w:space="0" w:color="auto"/>
            <w:bottom w:val="none" w:sz="0" w:space="0" w:color="auto"/>
            <w:right w:val="none" w:sz="0" w:space="0" w:color="auto"/>
          </w:divBdr>
        </w:div>
        <w:div w:id="2078552256">
          <w:marLeft w:val="480"/>
          <w:marRight w:val="0"/>
          <w:marTop w:val="0"/>
          <w:marBottom w:val="0"/>
          <w:divBdr>
            <w:top w:val="none" w:sz="0" w:space="0" w:color="auto"/>
            <w:left w:val="none" w:sz="0" w:space="0" w:color="auto"/>
            <w:bottom w:val="none" w:sz="0" w:space="0" w:color="auto"/>
            <w:right w:val="none" w:sz="0" w:space="0" w:color="auto"/>
          </w:divBdr>
        </w:div>
        <w:div w:id="2079016532">
          <w:marLeft w:val="480"/>
          <w:marRight w:val="0"/>
          <w:marTop w:val="0"/>
          <w:marBottom w:val="0"/>
          <w:divBdr>
            <w:top w:val="none" w:sz="0" w:space="0" w:color="auto"/>
            <w:left w:val="none" w:sz="0" w:space="0" w:color="auto"/>
            <w:bottom w:val="none" w:sz="0" w:space="0" w:color="auto"/>
            <w:right w:val="none" w:sz="0" w:space="0" w:color="auto"/>
          </w:divBdr>
        </w:div>
        <w:div w:id="2109542062">
          <w:marLeft w:val="480"/>
          <w:marRight w:val="0"/>
          <w:marTop w:val="0"/>
          <w:marBottom w:val="0"/>
          <w:divBdr>
            <w:top w:val="none" w:sz="0" w:space="0" w:color="auto"/>
            <w:left w:val="none" w:sz="0" w:space="0" w:color="auto"/>
            <w:bottom w:val="none" w:sz="0" w:space="0" w:color="auto"/>
            <w:right w:val="none" w:sz="0" w:space="0" w:color="auto"/>
          </w:divBdr>
        </w:div>
        <w:div w:id="2139493826">
          <w:marLeft w:val="480"/>
          <w:marRight w:val="0"/>
          <w:marTop w:val="0"/>
          <w:marBottom w:val="0"/>
          <w:divBdr>
            <w:top w:val="none" w:sz="0" w:space="0" w:color="auto"/>
            <w:left w:val="none" w:sz="0" w:space="0" w:color="auto"/>
            <w:bottom w:val="none" w:sz="0" w:space="0" w:color="auto"/>
            <w:right w:val="none" w:sz="0" w:space="0" w:color="auto"/>
          </w:divBdr>
        </w:div>
      </w:divsChild>
    </w:div>
    <w:div w:id="1925069696">
      <w:bodyDiv w:val="1"/>
      <w:marLeft w:val="0"/>
      <w:marRight w:val="0"/>
      <w:marTop w:val="0"/>
      <w:marBottom w:val="0"/>
      <w:divBdr>
        <w:top w:val="none" w:sz="0" w:space="0" w:color="auto"/>
        <w:left w:val="none" w:sz="0" w:space="0" w:color="auto"/>
        <w:bottom w:val="none" w:sz="0" w:space="0" w:color="auto"/>
        <w:right w:val="none" w:sz="0" w:space="0" w:color="auto"/>
      </w:divBdr>
      <w:divsChild>
        <w:div w:id="407002971">
          <w:marLeft w:val="480"/>
          <w:marRight w:val="0"/>
          <w:marTop w:val="0"/>
          <w:marBottom w:val="0"/>
          <w:divBdr>
            <w:top w:val="none" w:sz="0" w:space="0" w:color="auto"/>
            <w:left w:val="none" w:sz="0" w:space="0" w:color="auto"/>
            <w:bottom w:val="none" w:sz="0" w:space="0" w:color="auto"/>
            <w:right w:val="none" w:sz="0" w:space="0" w:color="auto"/>
          </w:divBdr>
        </w:div>
        <w:div w:id="1366713601">
          <w:marLeft w:val="480"/>
          <w:marRight w:val="0"/>
          <w:marTop w:val="0"/>
          <w:marBottom w:val="0"/>
          <w:divBdr>
            <w:top w:val="none" w:sz="0" w:space="0" w:color="auto"/>
            <w:left w:val="none" w:sz="0" w:space="0" w:color="auto"/>
            <w:bottom w:val="none" w:sz="0" w:space="0" w:color="auto"/>
            <w:right w:val="none" w:sz="0" w:space="0" w:color="auto"/>
          </w:divBdr>
        </w:div>
        <w:div w:id="189071988">
          <w:marLeft w:val="480"/>
          <w:marRight w:val="0"/>
          <w:marTop w:val="0"/>
          <w:marBottom w:val="0"/>
          <w:divBdr>
            <w:top w:val="none" w:sz="0" w:space="0" w:color="auto"/>
            <w:left w:val="none" w:sz="0" w:space="0" w:color="auto"/>
            <w:bottom w:val="none" w:sz="0" w:space="0" w:color="auto"/>
            <w:right w:val="none" w:sz="0" w:space="0" w:color="auto"/>
          </w:divBdr>
        </w:div>
        <w:div w:id="410934326">
          <w:marLeft w:val="480"/>
          <w:marRight w:val="0"/>
          <w:marTop w:val="0"/>
          <w:marBottom w:val="0"/>
          <w:divBdr>
            <w:top w:val="none" w:sz="0" w:space="0" w:color="auto"/>
            <w:left w:val="none" w:sz="0" w:space="0" w:color="auto"/>
            <w:bottom w:val="none" w:sz="0" w:space="0" w:color="auto"/>
            <w:right w:val="none" w:sz="0" w:space="0" w:color="auto"/>
          </w:divBdr>
        </w:div>
        <w:div w:id="555051303">
          <w:marLeft w:val="480"/>
          <w:marRight w:val="0"/>
          <w:marTop w:val="0"/>
          <w:marBottom w:val="0"/>
          <w:divBdr>
            <w:top w:val="none" w:sz="0" w:space="0" w:color="auto"/>
            <w:left w:val="none" w:sz="0" w:space="0" w:color="auto"/>
            <w:bottom w:val="none" w:sz="0" w:space="0" w:color="auto"/>
            <w:right w:val="none" w:sz="0" w:space="0" w:color="auto"/>
          </w:divBdr>
        </w:div>
        <w:div w:id="401101636">
          <w:marLeft w:val="480"/>
          <w:marRight w:val="0"/>
          <w:marTop w:val="0"/>
          <w:marBottom w:val="0"/>
          <w:divBdr>
            <w:top w:val="none" w:sz="0" w:space="0" w:color="auto"/>
            <w:left w:val="none" w:sz="0" w:space="0" w:color="auto"/>
            <w:bottom w:val="none" w:sz="0" w:space="0" w:color="auto"/>
            <w:right w:val="none" w:sz="0" w:space="0" w:color="auto"/>
          </w:divBdr>
        </w:div>
        <w:div w:id="2131584697">
          <w:marLeft w:val="480"/>
          <w:marRight w:val="0"/>
          <w:marTop w:val="0"/>
          <w:marBottom w:val="0"/>
          <w:divBdr>
            <w:top w:val="none" w:sz="0" w:space="0" w:color="auto"/>
            <w:left w:val="none" w:sz="0" w:space="0" w:color="auto"/>
            <w:bottom w:val="none" w:sz="0" w:space="0" w:color="auto"/>
            <w:right w:val="none" w:sz="0" w:space="0" w:color="auto"/>
          </w:divBdr>
        </w:div>
        <w:div w:id="1810827149">
          <w:marLeft w:val="480"/>
          <w:marRight w:val="0"/>
          <w:marTop w:val="0"/>
          <w:marBottom w:val="0"/>
          <w:divBdr>
            <w:top w:val="none" w:sz="0" w:space="0" w:color="auto"/>
            <w:left w:val="none" w:sz="0" w:space="0" w:color="auto"/>
            <w:bottom w:val="none" w:sz="0" w:space="0" w:color="auto"/>
            <w:right w:val="none" w:sz="0" w:space="0" w:color="auto"/>
          </w:divBdr>
        </w:div>
        <w:div w:id="933591171">
          <w:marLeft w:val="480"/>
          <w:marRight w:val="0"/>
          <w:marTop w:val="0"/>
          <w:marBottom w:val="0"/>
          <w:divBdr>
            <w:top w:val="none" w:sz="0" w:space="0" w:color="auto"/>
            <w:left w:val="none" w:sz="0" w:space="0" w:color="auto"/>
            <w:bottom w:val="none" w:sz="0" w:space="0" w:color="auto"/>
            <w:right w:val="none" w:sz="0" w:space="0" w:color="auto"/>
          </w:divBdr>
        </w:div>
        <w:div w:id="1418133557">
          <w:marLeft w:val="480"/>
          <w:marRight w:val="0"/>
          <w:marTop w:val="0"/>
          <w:marBottom w:val="0"/>
          <w:divBdr>
            <w:top w:val="none" w:sz="0" w:space="0" w:color="auto"/>
            <w:left w:val="none" w:sz="0" w:space="0" w:color="auto"/>
            <w:bottom w:val="none" w:sz="0" w:space="0" w:color="auto"/>
            <w:right w:val="none" w:sz="0" w:space="0" w:color="auto"/>
          </w:divBdr>
        </w:div>
        <w:div w:id="1840536473">
          <w:marLeft w:val="480"/>
          <w:marRight w:val="0"/>
          <w:marTop w:val="0"/>
          <w:marBottom w:val="0"/>
          <w:divBdr>
            <w:top w:val="none" w:sz="0" w:space="0" w:color="auto"/>
            <w:left w:val="none" w:sz="0" w:space="0" w:color="auto"/>
            <w:bottom w:val="none" w:sz="0" w:space="0" w:color="auto"/>
            <w:right w:val="none" w:sz="0" w:space="0" w:color="auto"/>
          </w:divBdr>
        </w:div>
        <w:div w:id="627206477">
          <w:marLeft w:val="480"/>
          <w:marRight w:val="0"/>
          <w:marTop w:val="0"/>
          <w:marBottom w:val="0"/>
          <w:divBdr>
            <w:top w:val="none" w:sz="0" w:space="0" w:color="auto"/>
            <w:left w:val="none" w:sz="0" w:space="0" w:color="auto"/>
            <w:bottom w:val="none" w:sz="0" w:space="0" w:color="auto"/>
            <w:right w:val="none" w:sz="0" w:space="0" w:color="auto"/>
          </w:divBdr>
        </w:div>
        <w:div w:id="1277639615">
          <w:marLeft w:val="480"/>
          <w:marRight w:val="0"/>
          <w:marTop w:val="0"/>
          <w:marBottom w:val="0"/>
          <w:divBdr>
            <w:top w:val="none" w:sz="0" w:space="0" w:color="auto"/>
            <w:left w:val="none" w:sz="0" w:space="0" w:color="auto"/>
            <w:bottom w:val="none" w:sz="0" w:space="0" w:color="auto"/>
            <w:right w:val="none" w:sz="0" w:space="0" w:color="auto"/>
          </w:divBdr>
        </w:div>
        <w:div w:id="497041574">
          <w:marLeft w:val="480"/>
          <w:marRight w:val="0"/>
          <w:marTop w:val="0"/>
          <w:marBottom w:val="0"/>
          <w:divBdr>
            <w:top w:val="none" w:sz="0" w:space="0" w:color="auto"/>
            <w:left w:val="none" w:sz="0" w:space="0" w:color="auto"/>
            <w:bottom w:val="none" w:sz="0" w:space="0" w:color="auto"/>
            <w:right w:val="none" w:sz="0" w:space="0" w:color="auto"/>
          </w:divBdr>
        </w:div>
        <w:div w:id="977610188">
          <w:marLeft w:val="480"/>
          <w:marRight w:val="0"/>
          <w:marTop w:val="0"/>
          <w:marBottom w:val="0"/>
          <w:divBdr>
            <w:top w:val="none" w:sz="0" w:space="0" w:color="auto"/>
            <w:left w:val="none" w:sz="0" w:space="0" w:color="auto"/>
            <w:bottom w:val="none" w:sz="0" w:space="0" w:color="auto"/>
            <w:right w:val="none" w:sz="0" w:space="0" w:color="auto"/>
          </w:divBdr>
        </w:div>
        <w:div w:id="618145451">
          <w:marLeft w:val="480"/>
          <w:marRight w:val="0"/>
          <w:marTop w:val="0"/>
          <w:marBottom w:val="0"/>
          <w:divBdr>
            <w:top w:val="none" w:sz="0" w:space="0" w:color="auto"/>
            <w:left w:val="none" w:sz="0" w:space="0" w:color="auto"/>
            <w:bottom w:val="none" w:sz="0" w:space="0" w:color="auto"/>
            <w:right w:val="none" w:sz="0" w:space="0" w:color="auto"/>
          </w:divBdr>
        </w:div>
        <w:div w:id="1853031856">
          <w:marLeft w:val="480"/>
          <w:marRight w:val="0"/>
          <w:marTop w:val="0"/>
          <w:marBottom w:val="0"/>
          <w:divBdr>
            <w:top w:val="none" w:sz="0" w:space="0" w:color="auto"/>
            <w:left w:val="none" w:sz="0" w:space="0" w:color="auto"/>
            <w:bottom w:val="none" w:sz="0" w:space="0" w:color="auto"/>
            <w:right w:val="none" w:sz="0" w:space="0" w:color="auto"/>
          </w:divBdr>
        </w:div>
        <w:div w:id="849292692">
          <w:marLeft w:val="480"/>
          <w:marRight w:val="0"/>
          <w:marTop w:val="0"/>
          <w:marBottom w:val="0"/>
          <w:divBdr>
            <w:top w:val="none" w:sz="0" w:space="0" w:color="auto"/>
            <w:left w:val="none" w:sz="0" w:space="0" w:color="auto"/>
            <w:bottom w:val="none" w:sz="0" w:space="0" w:color="auto"/>
            <w:right w:val="none" w:sz="0" w:space="0" w:color="auto"/>
          </w:divBdr>
        </w:div>
        <w:div w:id="433596821">
          <w:marLeft w:val="480"/>
          <w:marRight w:val="0"/>
          <w:marTop w:val="0"/>
          <w:marBottom w:val="0"/>
          <w:divBdr>
            <w:top w:val="none" w:sz="0" w:space="0" w:color="auto"/>
            <w:left w:val="none" w:sz="0" w:space="0" w:color="auto"/>
            <w:bottom w:val="none" w:sz="0" w:space="0" w:color="auto"/>
            <w:right w:val="none" w:sz="0" w:space="0" w:color="auto"/>
          </w:divBdr>
        </w:div>
        <w:div w:id="1027291935">
          <w:marLeft w:val="480"/>
          <w:marRight w:val="0"/>
          <w:marTop w:val="0"/>
          <w:marBottom w:val="0"/>
          <w:divBdr>
            <w:top w:val="none" w:sz="0" w:space="0" w:color="auto"/>
            <w:left w:val="none" w:sz="0" w:space="0" w:color="auto"/>
            <w:bottom w:val="none" w:sz="0" w:space="0" w:color="auto"/>
            <w:right w:val="none" w:sz="0" w:space="0" w:color="auto"/>
          </w:divBdr>
        </w:div>
        <w:div w:id="1058894102">
          <w:marLeft w:val="480"/>
          <w:marRight w:val="0"/>
          <w:marTop w:val="0"/>
          <w:marBottom w:val="0"/>
          <w:divBdr>
            <w:top w:val="none" w:sz="0" w:space="0" w:color="auto"/>
            <w:left w:val="none" w:sz="0" w:space="0" w:color="auto"/>
            <w:bottom w:val="none" w:sz="0" w:space="0" w:color="auto"/>
            <w:right w:val="none" w:sz="0" w:space="0" w:color="auto"/>
          </w:divBdr>
        </w:div>
        <w:div w:id="133723179">
          <w:marLeft w:val="480"/>
          <w:marRight w:val="0"/>
          <w:marTop w:val="0"/>
          <w:marBottom w:val="0"/>
          <w:divBdr>
            <w:top w:val="none" w:sz="0" w:space="0" w:color="auto"/>
            <w:left w:val="none" w:sz="0" w:space="0" w:color="auto"/>
            <w:bottom w:val="none" w:sz="0" w:space="0" w:color="auto"/>
            <w:right w:val="none" w:sz="0" w:space="0" w:color="auto"/>
          </w:divBdr>
        </w:div>
        <w:div w:id="939027578">
          <w:marLeft w:val="480"/>
          <w:marRight w:val="0"/>
          <w:marTop w:val="0"/>
          <w:marBottom w:val="0"/>
          <w:divBdr>
            <w:top w:val="none" w:sz="0" w:space="0" w:color="auto"/>
            <w:left w:val="none" w:sz="0" w:space="0" w:color="auto"/>
            <w:bottom w:val="none" w:sz="0" w:space="0" w:color="auto"/>
            <w:right w:val="none" w:sz="0" w:space="0" w:color="auto"/>
          </w:divBdr>
        </w:div>
        <w:div w:id="580795194">
          <w:marLeft w:val="480"/>
          <w:marRight w:val="0"/>
          <w:marTop w:val="0"/>
          <w:marBottom w:val="0"/>
          <w:divBdr>
            <w:top w:val="none" w:sz="0" w:space="0" w:color="auto"/>
            <w:left w:val="none" w:sz="0" w:space="0" w:color="auto"/>
            <w:bottom w:val="none" w:sz="0" w:space="0" w:color="auto"/>
            <w:right w:val="none" w:sz="0" w:space="0" w:color="auto"/>
          </w:divBdr>
        </w:div>
        <w:div w:id="1198813497">
          <w:marLeft w:val="480"/>
          <w:marRight w:val="0"/>
          <w:marTop w:val="0"/>
          <w:marBottom w:val="0"/>
          <w:divBdr>
            <w:top w:val="none" w:sz="0" w:space="0" w:color="auto"/>
            <w:left w:val="none" w:sz="0" w:space="0" w:color="auto"/>
            <w:bottom w:val="none" w:sz="0" w:space="0" w:color="auto"/>
            <w:right w:val="none" w:sz="0" w:space="0" w:color="auto"/>
          </w:divBdr>
        </w:div>
        <w:div w:id="1124808138">
          <w:marLeft w:val="480"/>
          <w:marRight w:val="0"/>
          <w:marTop w:val="0"/>
          <w:marBottom w:val="0"/>
          <w:divBdr>
            <w:top w:val="none" w:sz="0" w:space="0" w:color="auto"/>
            <w:left w:val="none" w:sz="0" w:space="0" w:color="auto"/>
            <w:bottom w:val="none" w:sz="0" w:space="0" w:color="auto"/>
            <w:right w:val="none" w:sz="0" w:space="0" w:color="auto"/>
          </w:divBdr>
        </w:div>
        <w:div w:id="545022076">
          <w:marLeft w:val="480"/>
          <w:marRight w:val="0"/>
          <w:marTop w:val="0"/>
          <w:marBottom w:val="0"/>
          <w:divBdr>
            <w:top w:val="none" w:sz="0" w:space="0" w:color="auto"/>
            <w:left w:val="none" w:sz="0" w:space="0" w:color="auto"/>
            <w:bottom w:val="none" w:sz="0" w:space="0" w:color="auto"/>
            <w:right w:val="none" w:sz="0" w:space="0" w:color="auto"/>
          </w:divBdr>
        </w:div>
        <w:div w:id="538706928">
          <w:marLeft w:val="480"/>
          <w:marRight w:val="0"/>
          <w:marTop w:val="0"/>
          <w:marBottom w:val="0"/>
          <w:divBdr>
            <w:top w:val="none" w:sz="0" w:space="0" w:color="auto"/>
            <w:left w:val="none" w:sz="0" w:space="0" w:color="auto"/>
            <w:bottom w:val="none" w:sz="0" w:space="0" w:color="auto"/>
            <w:right w:val="none" w:sz="0" w:space="0" w:color="auto"/>
          </w:divBdr>
        </w:div>
        <w:div w:id="441609899">
          <w:marLeft w:val="480"/>
          <w:marRight w:val="0"/>
          <w:marTop w:val="0"/>
          <w:marBottom w:val="0"/>
          <w:divBdr>
            <w:top w:val="none" w:sz="0" w:space="0" w:color="auto"/>
            <w:left w:val="none" w:sz="0" w:space="0" w:color="auto"/>
            <w:bottom w:val="none" w:sz="0" w:space="0" w:color="auto"/>
            <w:right w:val="none" w:sz="0" w:space="0" w:color="auto"/>
          </w:divBdr>
        </w:div>
        <w:div w:id="1302349861">
          <w:marLeft w:val="480"/>
          <w:marRight w:val="0"/>
          <w:marTop w:val="0"/>
          <w:marBottom w:val="0"/>
          <w:divBdr>
            <w:top w:val="none" w:sz="0" w:space="0" w:color="auto"/>
            <w:left w:val="none" w:sz="0" w:space="0" w:color="auto"/>
            <w:bottom w:val="none" w:sz="0" w:space="0" w:color="auto"/>
            <w:right w:val="none" w:sz="0" w:space="0" w:color="auto"/>
          </w:divBdr>
        </w:div>
        <w:div w:id="1464807687">
          <w:marLeft w:val="480"/>
          <w:marRight w:val="0"/>
          <w:marTop w:val="0"/>
          <w:marBottom w:val="0"/>
          <w:divBdr>
            <w:top w:val="none" w:sz="0" w:space="0" w:color="auto"/>
            <w:left w:val="none" w:sz="0" w:space="0" w:color="auto"/>
            <w:bottom w:val="none" w:sz="0" w:space="0" w:color="auto"/>
            <w:right w:val="none" w:sz="0" w:space="0" w:color="auto"/>
          </w:divBdr>
        </w:div>
        <w:div w:id="1656375382">
          <w:marLeft w:val="480"/>
          <w:marRight w:val="0"/>
          <w:marTop w:val="0"/>
          <w:marBottom w:val="0"/>
          <w:divBdr>
            <w:top w:val="none" w:sz="0" w:space="0" w:color="auto"/>
            <w:left w:val="none" w:sz="0" w:space="0" w:color="auto"/>
            <w:bottom w:val="none" w:sz="0" w:space="0" w:color="auto"/>
            <w:right w:val="none" w:sz="0" w:space="0" w:color="auto"/>
          </w:divBdr>
        </w:div>
        <w:div w:id="554775403">
          <w:marLeft w:val="480"/>
          <w:marRight w:val="0"/>
          <w:marTop w:val="0"/>
          <w:marBottom w:val="0"/>
          <w:divBdr>
            <w:top w:val="none" w:sz="0" w:space="0" w:color="auto"/>
            <w:left w:val="none" w:sz="0" w:space="0" w:color="auto"/>
            <w:bottom w:val="none" w:sz="0" w:space="0" w:color="auto"/>
            <w:right w:val="none" w:sz="0" w:space="0" w:color="auto"/>
          </w:divBdr>
        </w:div>
        <w:div w:id="678971385">
          <w:marLeft w:val="480"/>
          <w:marRight w:val="0"/>
          <w:marTop w:val="0"/>
          <w:marBottom w:val="0"/>
          <w:divBdr>
            <w:top w:val="none" w:sz="0" w:space="0" w:color="auto"/>
            <w:left w:val="none" w:sz="0" w:space="0" w:color="auto"/>
            <w:bottom w:val="none" w:sz="0" w:space="0" w:color="auto"/>
            <w:right w:val="none" w:sz="0" w:space="0" w:color="auto"/>
          </w:divBdr>
        </w:div>
        <w:div w:id="948897531">
          <w:marLeft w:val="480"/>
          <w:marRight w:val="0"/>
          <w:marTop w:val="0"/>
          <w:marBottom w:val="0"/>
          <w:divBdr>
            <w:top w:val="none" w:sz="0" w:space="0" w:color="auto"/>
            <w:left w:val="none" w:sz="0" w:space="0" w:color="auto"/>
            <w:bottom w:val="none" w:sz="0" w:space="0" w:color="auto"/>
            <w:right w:val="none" w:sz="0" w:space="0" w:color="auto"/>
          </w:divBdr>
        </w:div>
        <w:div w:id="1638950551">
          <w:marLeft w:val="480"/>
          <w:marRight w:val="0"/>
          <w:marTop w:val="0"/>
          <w:marBottom w:val="0"/>
          <w:divBdr>
            <w:top w:val="none" w:sz="0" w:space="0" w:color="auto"/>
            <w:left w:val="none" w:sz="0" w:space="0" w:color="auto"/>
            <w:bottom w:val="none" w:sz="0" w:space="0" w:color="auto"/>
            <w:right w:val="none" w:sz="0" w:space="0" w:color="auto"/>
          </w:divBdr>
        </w:div>
        <w:div w:id="1529365483">
          <w:marLeft w:val="480"/>
          <w:marRight w:val="0"/>
          <w:marTop w:val="0"/>
          <w:marBottom w:val="0"/>
          <w:divBdr>
            <w:top w:val="none" w:sz="0" w:space="0" w:color="auto"/>
            <w:left w:val="none" w:sz="0" w:space="0" w:color="auto"/>
            <w:bottom w:val="none" w:sz="0" w:space="0" w:color="auto"/>
            <w:right w:val="none" w:sz="0" w:space="0" w:color="auto"/>
          </w:divBdr>
        </w:div>
        <w:div w:id="703095810">
          <w:marLeft w:val="480"/>
          <w:marRight w:val="0"/>
          <w:marTop w:val="0"/>
          <w:marBottom w:val="0"/>
          <w:divBdr>
            <w:top w:val="none" w:sz="0" w:space="0" w:color="auto"/>
            <w:left w:val="none" w:sz="0" w:space="0" w:color="auto"/>
            <w:bottom w:val="none" w:sz="0" w:space="0" w:color="auto"/>
            <w:right w:val="none" w:sz="0" w:space="0" w:color="auto"/>
          </w:divBdr>
        </w:div>
        <w:div w:id="1349911446">
          <w:marLeft w:val="480"/>
          <w:marRight w:val="0"/>
          <w:marTop w:val="0"/>
          <w:marBottom w:val="0"/>
          <w:divBdr>
            <w:top w:val="none" w:sz="0" w:space="0" w:color="auto"/>
            <w:left w:val="none" w:sz="0" w:space="0" w:color="auto"/>
            <w:bottom w:val="none" w:sz="0" w:space="0" w:color="auto"/>
            <w:right w:val="none" w:sz="0" w:space="0" w:color="auto"/>
          </w:divBdr>
        </w:div>
        <w:div w:id="565804457">
          <w:marLeft w:val="480"/>
          <w:marRight w:val="0"/>
          <w:marTop w:val="0"/>
          <w:marBottom w:val="0"/>
          <w:divBdr>
            <w:top w:val="none" w:sz="0" w:space="0" w:color="auto"/>
            <w:left w:val="none" w:sz="0" w:space="0" w:color="auto"/>
            <w:bottom w:val="none" w:sz="0" w:space="0" w:color="auto"/>
            <w:right w:val="none" w:sz="0" w:space="0" w:color="auto"/>
          </w:divBdr>
        </w:div>
        <w:div w:id="1786999564">
          <w:marLeft w:val="480"/>
          <w:marRight w:val="0"/>
          <w:marTop w:val="0"/>
          <w:marBottom w:val="0"/>
          <w:divBdr>
            <w:top w:val="none" w:sz="0" w:space="0" w:color="auto"/>
            <w:left w:val="none" w:sz="0" w:space="0" w:color="auto"/>
            <w:bottom w:val="none" w:sz="0" w:space="0" w:color="auto"/>
            <w:right w:val="none" w:sz="0" w:space="0" w:color="auto"/>
          </w:divBdr>
        </w:div>
        <w:div w:id="970088738">
          <w:marLeft w:val="480"/>
          <w:marRight w:val="0"/>
          <w:marTop w:val="0"/>
          <w:marBottom w:val="0"/>
          <w:divBdr>
            <w:top w:val="none" w:sz="0" w:space="0" w:color="auto"/>
            <w:left w:val="none" w:sz="0" w:space="0" w:color="auto"/>
            <w:bottom w:val="none" w:sz="0" w:space="0" w:color="auto"/>
            <w:right w:val="none" w:sz="0" w:space="0" w:color="auto"/>
          </w:divBdr>
        </w:div>
        <w:div w:id="1879706959">
          <w:marLeft w:val="480"/>
          <w:marRight w:val="0"/>
          <w:marTop w:val="0"/>
          <w:marBottom w:val="0"/>
          <w:divBdr>
            <w:top w:val="none" w:sz="0" w:space="0" w:color="auto"/>
            <w:left w:val="none" w:sz="0" w:space="0" w:color="auto"/>
            <w:bottom w:val="none" w:sz="0" w:space="0" w:color="auto"/>
            <w:right w:val="none" w:sz="0" w:space="0" w:color="auto"/>
          </w:divBdr>
        </w:div>
        <w:div w:id="561411363">
          <w:marLeft w:val="480"/>
          <w:marRight w:val="0"/>
          <w:marTop w:val="0"/>
          <w:marBottom w:val="0"/>
          <w:divBdr>
            <w:top w:val="none" w:sz="0" w:space="0" w:color="auto"/>
            <w:left w:val="none" w:sz="0" w:space="0" w:color="auto"/>
            <w:bottom w:val="none" w:sz="0" w:space="0" w:color="auto"/>
            <w:right w:val="none" w:sz="0" w:space="0" w:color="auto"/>
          </w:divBdr>
        </w:div>
        <w:div w:id="1651668782">
          <w:marLeft w:val="480"/>
          <w:marRight w:val="0"/>
          <w:marTop w:val="0"/>
          <w:marBottom w:val="0"/>
          <w:divBdr>
            <w:top w:val="none" w:sz="0" w:space="0" w:color="auto"/>
            <w:left w:val="none" w:sz="0" w:space="0" w:color="auto"/>
            <w:bottom w:val="none" w:sz="0" w:space="0" w:color="auto"/>
            <w:right w:val="none" w:sz="0" w:space="0" w:color="auto"/>
          </w:divBdr>
        </w:div>
        <w:div w:id="1175417877">
          <w:marLeft w:val="480"/>
          <w:marRight w:val="0"/>
          <w:marTop w:val="0"/>
          <w:marBottom w:val="0"/>
          <w:divBdr>
            <w:top w:val="none" w:sz="0" w:space="0" w:color="auto"/>
            <w:left w:val="none" w:sz="0" w:space="0" w:color="auto"/>
            <w:bottom w:val="none" w:sz="0" w:space="0" w:color="auto"/>
            <w:right w:val="none" w:sz="0" w:space="0" w:color="auto"/>
          </w:divBdr>
        </w:div>
        <w:div w:id="1817259484">
          <w:marLeft w:val="480"/>
          <w:marRight w:val="0"/>
          <w:marTop w:val="0"/>
          <w:marBottom w:val="0"/>
          <w:divBdr>
            <w:top w:val="none" w:sz="0" w:space="0" w:color="auto"/>
            <w:left w:val="none" w:sz="0" w:space="0" w:color="auto"/>
            <w:bottom w:val="none" w:sz="0" w:space="0" w:color="auto"/>
            <w:right w:val="none" w:sz="0" w:space="0" w:color="auto"/>
          </w:divBdr>
        </w:div>
        <w:div w:id="1557813904">
          <w:marLeft w:val="480"/>
          <w:marRight w:val="0"/>
          <w:marTop w:val="0"/>
          <w:marBottom w:val="0"/>
          <w:divBdr>
            <w:top w:val="none" w:sz="0" w:space="0" w:color="auto"/>
            <w:left w:val="none" w:sz="0" w:space="0" w:color="auto"/>
            <w:bottom w:val="none" w:sz="0" w:space="0" w:color="auto"/>
            <w:right w:val="none" w:sz="0" w:space="0" w:color="auto"/>
          </w:divBdr>
        </w:div>
        <w:div w:id="1715077453">
          <w:marLeft w:val="480"/>
          <w:marRight w:val="0"/>
          <w:marTop w:val="0"/>
          <w:marBottom w:val="0"/>
          <w:divBdr>
            <w:top w:val="none" w:sz="0" w:space="0" w:color="auto"/>
            <w:left w:val="none" w:sz="0" w:space="0" w:color="auto"/>
            <w:bottom w:val="none" w:sz="0" w:space="0" w:color="auto"/>
            <w:right w:val="none" w:sz="0" w:space="0" w:color="auto"/>
          </w:divBdr>
        </w:div>
        <w:div w:id="2011447935">
          <w:marLeft w:val="480"/>
          <w:marRight w:val="0"/>
          <w:marTop w:val="0"/>
          <w:marBottom w:val="0"/>
          <w:divBdr>
            <w:top w:val="none" w:sz="0" w:space="0" w:color="auto"/>
            <w:left w:val="none" w:sz="0" w:space="0" w:color="auto"/>
            <w:bottom w:val="none" w:sz="0" w:space="0" w:color="auto"/>
            <w:right w:val="none" w:sz="0" w:space="0" w:color="auto"/>
          </w:divBdr>
        </w:div>
        <w:div w:id="742261160">
          <w:marLeft w:val="480"/>
          <w:marRight w:val="0"/>
          <w:marTop w:val="0"/>
          <w:marBottom w:val="0"/>
          <w:divBdr>
            <w:top w:val="none" w:sz="0" w:space="0" w:color="auto"/>
            <w:left w:val="none" w:sz="0" w:space="0" w:color="auto"/>
            <w:bottom w:val="none" w:sz="0" w:space="0" w:color="auto"/>
            <w:right w:val="none" w:sz="0" w:space="0" w:color="auto"/>
          </w:divBdr>
        </w:div>
        <w:div w:id="96750865">
          <w:marLeft w:val="480"/>
          <w:marRight w:val="0"/>
          <w:marTop w:val="0"/>
          <w:marBottom w:val="0"/>
          <w:divBdr>
            <w:top w:val="none" w:sz="0" w:space="0" w:color="auto"/>
            <w:left w:val="none" w:sz="0" w:space="0" w:color="auto"/>
            <w:bottom w:val="none" w:sz="0" w:space="0" w:color="auto"/>
            <w:right w:val="none" w:sz="0" w:space="0" w:color="auto"/>
          </w:divBdr>
        </w:div>
        <w:div w:id="917597147">
          <w:marLeft w:val="480"/>
          <w:marRight w:val="0"/>
          <w:marTop w:val="0"/>
          <w:marBottom w:val="0"/>
          <w:divBdr>
            <w:top w:val="none" w:sz="0" w:space="0" w:color="auto"/>
            <w:left w:val="none" w:sz="0" w:space="0" w:color="auto"/>
            <w:bottom w:val="none" w:sz="0" w:space="0" w:color="auto"/>
            <w:right w:val="none" w:sz="0" w:space="0" w:color="auto"/>
          </w:divBdr>
        </w:div>
        <w:div w:id="1297099243">
          <w:marLeft w:val="480"/>
          <w:marRight w:val="0"/>
          <w:marTop w:val="0"/>
          <w:marBottom w:val="0"/>
          <w:divBdr>
            <w:top w:val="none" w:sz="0" w:space="0" w:color="auto"/>
            <w:left w:val="none" w:sz="0" w:space="0" w:color="auto"/>
            <w:bottom w:val="none" w:sz="0" w:space="0" w:color="auto"/>
            <w:right w:val="none" w:sz="0" w:space="0" w:color="auto"/>
          </w:divBdr>
        </w:div>
        <w:div w:id="584413803">
          <w:marLeft w:val="480"/>
          <w:marRight w:val="0"/>
          <w:marTop w:val="0"/>
          <w:marBottom w:val="0"/>
          <w:divBdr>
            <w:top w:val="none" w:sz="0" w:space="0" w:color="auto"/>
            <w:left w:val="none" w:sz="0" w:space="0" w:color="auto"/>
            <w:bottom w:val="none" w:sz="0" w:space="0" w:color="auto"/>
            <w:right w:val="none" w:sz="0" w:space="0" w:color="auto"/>
          </w:divBdr>
        </w:div>
        <w:div w:id="329991305">
          <w:marLeft w:val="480"/>
          <w:marRight w:val="0"/>
          <w:marTop w:val="0"/>
          <w:marBottom w:val="0"/>
          <w:divBdr>
            <w:top w:val="none" w:sz="0" w:space="0" w:color="auto"/>
            <w:left w:val="none" w:sz="0" w:space="0" w:color="auto"/>
            <w:bottom w:val="none" w:sz="0" w:space="0" w:color="auto"/>
            <w:right w:val="none" w:sz="0" w:space="0" w:color="auto"/>
          </w:divBdr>
        </w:div>
        <w:div w:id="1780030461">
          <w:marLeft w:val="480"/>
          <w:marRight w:val="0"/>
          <w:marTop w:val="0"/>
          <w:marBottom w:val="0"/>
          <w:divBdr>
            <w:top w:val="none" w:sz="0" w:space="0" w:color="auto"/>
            <w:left w:val="none" w:sz="0" w:space="0" w:color="auto"/>
            <w:bottom w:val="none" w:sz="0" w:space="0" w:color="auto"/>
            <w:right w:val="none" w:sz="0" w:space="0" w:color="auto"/>
          </w:divBdr>
        </w:div>
        <w:div w:id="1458834318">
          <w:marLeft w:val="480"/>
          <w:marRight w:val="0"/>
          <w:marTop w:val="0"/>
          <w:marBottom w:val="0"/>
          <w:divBdr>
            <w:top w:val="none" w:sz="0" w:space="0" w:color="auto"/>
            <w:left w:val="none" w:sz="0" w:space="0" w:color="auto"/>
            <w:bottom w:val="none" w:sz="0" w:space="0" w:color="auto"/>
            <w:right w:val="none" w:sz="0" w:space="0" w:color="auto"/>
          </w:divBdr>
        </w:div>
        <w:div w:id="1542744397">
          <w:marLeft w:val="480"/>
          <w:marRight w:val="0"/>
          <w:marTop w:val="0"/>
          <w:marBottom w:val="0"/>
          <w:divBdr>
            <w:top w:val="none" w:sz="0" w:space="0" w:color="auto"/>
            <w:left w:val="none" w:sz="0" w:space="0" w:color="auto"/>
            <w:bottom w:val="none" w:sz="0" w:space="0" w:color="auto"/>
            <w:right w:val="none" w:sz="0" w:space="0" w:color="auto"/>
          </w:divBdr>
        </w:div>
        <w:div w:id="1540507690">
          <w:marLeft w:val="480"/>
          <w:marRight w:val="0"/>
          <w:marTop w:val="0"/>
          <w:marBottom w:val="0"/>
          <w:divBdr>
            <w:top w:val="none" w:sz="0" w:space="0" w:color="auto"/>
            <w:left w:val="none" w:sz="0" w:space="0" w:color="auto"/>
            <w:bottom w:val="none" w:sz="0" w:space="0" w:color="auto"/>
            <w:right w:val="none" w:sz="0" w:space="0" w:color="auto"/>
          </w:divBdr>
        </w:div>
        <w:div w:id="15742164">
          <w:marLeft w:val="480"/>
          <w:marRight w:val="0"/>
          <w:marTop w:val="0"/>
          <w:marBottom w:val="0"/>
          <w:divBdr>
            <w:top w:val="none" w:sz="0" w:space="0" w:color="auto"/>
            <w:left w:val="none" w:sz="0" w:space="0" w:color="auto"/>
            <w:bottom w:val="none" w:sz="0" w:space="0" w:color="auto"/>
            <w:right w:val="none" w:sz="0" w:space="0" w:color="auto"/>
          </w:divBdr>
        </w:div>
        <w:div w:id="1311591167">
          <w:marLeft w:val="480"/>
          <w:marRight w:val="0"/>
          <w:marTop w:val="0"/>
          <w:marBottom w:val="0"/>
          <w:divBdr>
            <w:top w:val="none" w:sz="0" w:space="0" w:color="auto"/>
            <w:left w:val="none" w:sz="0" w:space="0" w:color="auto"/>
            <w:bottom w:val="none" w:sz="0" w:space="0" w:color="auto"/>
            <w:right w:val="none" w:sz="0" w:space="0" w:color="auto"/>
          </w:divBdr>
        </w:div>
        <w:div w:id="1134371185">
          <w:marLeft w:val="480"/>
          <w:marRight w:val="0"/>
          <w:marTop w:val="0"/>
          <w:marBottom w:val="0"/>
          <w:divBdr>
            <w:top w:val="none" w:sz="0" w:space="0" w:color="auto"/>
            <w:left w:val="none" w:sz="0" w:space="0" w:color="auto"/>
            <w:bottom w:val="none" w:sz="0" w:space="0" w:color="auto"/>
            <w:right w:val="none" w:sz="0" w:space="0" w:color="auto"/>
          </w:divBdr>
        </w:div>
        <w:div w:id="144472150">
          <w:marLeft w:val="480"/>
          <w:marRight w:val="0"/>
          <w:marTop w:val="0"/>
          <w:marBottom w:val="0"/>
          <w:divBdr>
            <w:top w:val="none" w:sz="0" w:space="0" w:color="auto"/>
            <w:left w:val="none" w:sz="0" w:space="0" w:color="auto"/>
            <w:bottom w:val="none" w:sz="0" w:space="0" w:color="auto"/>
            <w:right w:val="none" w:sz="0" w:space="0" w:color="auto"/>
          </w:divBdr>
        </w:div>
        <w:div w:id="583956786">
          <w:marLeft w:val="480"/>
          <w:marRight w:val="0"/>
          <w:marTop w:val="0"/>
          <w:marBottom w:val="0"/>
          <w:divBdr>
            <w:top w:val="none" w:sz="0" w:space="0" w:color="auto"/>
            <w:left w:val="none" w:sz="0" w:space="0" w:color="auto"/>
            <w:bottom w:val="none" w:sz="0" w:space="0" w:color="auto"/>
            <w:right w:val="none" w:sz="0" w:space="0" w:color="auto"/>
          </w:divBdr>
        </w:div>
        <w:div w:id="365181345">
          <w:marLeft w:val="480"/>
          <w:marRight w:val="0"/>
          <w:marTop w:val="0"/>
          <w:marBottom w:val="0"/>
          <w:divBdr>
            <w:top w:val="none" w:sz="0" w:space="0" w:color="auto"/>
            <w:left w:val="none" w:sz="0" w:space="0" w:color="auto"/>
            <w:bottom w:val="none" w:sz="0" w:space="0" w:color="auto"/>
            <w:right w:val="none" w:sz="0" w:space="0" w:color="auto"/>
          </w:divBdr>
        </w:div>
        <w:div w:id="1902787044">
          <w:marLeft w:val="480"/>
          <w:marRight w:val="0"/>
          <w:marTop w:val="0"/>
          <w:marBottom w:val="0"/>
          <w:divBdr>
            <w:top w:val="none" w:sz="0" w:space="0" w:color="auto"/>
            <w:left w:val="none" w:sz="0" w:space="0" w:color="auto"/>
            <w:bottom w:val="none" w:sz="0" w:space="0" w:color="auto"/>
            <w:right w:val="none" w:sz="0" w:space="0" w:color="auto"/>
          </w:divBdr>
        </w:div>
        <w:div w:id="1730378026">
          <w:marLeft w:val="480"/>
          <w:marRight w:val="0"/>
          <w:marTop w:val="0"/>
          <w:marBottom w:val="0"/>
          <w:divBdr>
            <w:top w:val="none" w:sz="0" w:space="0" w:color="auto"/>
            <w:left w:val="none" w:sz="0" w:space="0" w:color="auto"/>
            <w:bottom w:val="none" w:sz="0" w:space="0" w:color="auto"/>
            <w:right w:val="none" w:sz="0" w:space="0" w:color="auto"/>
          </w:divBdr>
        </w:div>
        <w:div w:id="1973099402">
          <w:marLeft w:val="480"/>
          <w:marRight w:val="0"/>
          <w:marTop w:val="0"/>
          <w:marBottom w:val="0"/>
          <w:divBdr>
            <w:top w:val="none" w:sz="0" w:space="0" w:color="auto"/>
            <w:left w:val="none" w:sz="0" w:space="0" w:color="auto"/>
            <w:bottom w:val="none" w:sz="0" w:space="0" w:color="auto"/>
            <w:right w:val="none" w:sz="0" w:space="0" w:color="auto"/>
          </w:divBdr>
        </w:div>
        <w:div w:id="470247730">
          <w:marLeft w:val="480"/>
          <w:marRight w:val="0"/>
          <w:marTop w:val="0"/>
          <w:marBottom w:val="0"/>
          <w:divBdr>
            <w:top w:val="none" w:sz="0" w:space="0" w:color="auto"/>
            <w:left w:val="none" w:sz="0" w:space="0" w:color="auto"/>
            <w:bottom w:val="none" w:sz="0" w:space="0" w:color="auto"/>
            <w:right w:val="none" w:sz="0" w:space="0" w:color="auto"/>
          </w:divBdr>
        </w:div>
        <w:div w:id="1212111754">
          <w:marLeft w:val="480"/>
          <w:marRight w:val="0"/>
          <w:marTop w:val="0"/>
          <w:marBottom w:val="0"/>
          <w:divBdr>
            <w:top w:val="none" w:sz="0" w:space="0" w:color="auto"/>
            <w:left w:val="none" w:sz="0" w:space="0" w:color="auto"/>
            <w:bottom w:val="none" w:sz="0" w:space="0" w:color="auto"/>
            <w:right w:val="none" w:sz="0" w:space="0" w:color="auto"/>
          </w:divBdr>
        </w:div>
        <w:div w:id="1624311025">
          <w:marLeft w:val="480"/>
          <w:marRight w:val="0"/>
          <w:marTop w:val="0"/>
          <w:marBottom w:val="0"/>
          <w:divBdr>
            <w:top w:val="none" w:sz="0" w:space="0" w:color="auto"/>
            <w:left w:val="none" w:sz="0" w:space="0" w:color="auto"/>
            <w:bottom w:val="none" w:sz="0" w:space="0" w:color="auto"/>
            <w:right w:val="none" w:sz="0" w:space="0" w:color="auto"/>
          </w:divBdr>
        </w:div>
        <w:div w:id="198249896">
          <w:marLeft w:val="480"/>
          <w:marRight w:val="0"/>
          <w:marTop w:val="0"/>
          <w:marBottom w:val="0"/>
          <w:divBdr>
            <w:top w:val="none" w:sz="0" w:space="0" w:color="auto"/>
            <w:left w:val="none" w:sz="0" w:space="0" w:color="auto"/>
            <w:bottom w:val="none" w:sz="0" w:space="0" w:color="auto"/>
            <w:right w:val="none" w:sz="0" w:space="0" w:color="auto"/>
          </w:divBdr>
        </w:div>
      </w:divsChild>
    </w:div>
    <w:div w:id="1953633173">
      <w:bodyDiv w:val="1"/>
      <w:marLeft w:val="0"/>
      <w:marRight w:val="0"/>
      <w:marTop w:val="0"/>
      <w:marBottom w:val="0"/>
      <w:divBdr>
        <w:top w:val="none" w:sz="0" w:space="0" w:color="auto"/>
        <w:left w:val="none" w:sz="0" w:space="0" w:color="auto"/>
        <w:bottom w:val="none" w:sz="0" w:space="0" w:color="auto"/>
        <w:right w:val="none" w:sz="0" w:space="0" w:color="auto"/>
      </w:divBdr>
      <w:divsChild>
        <w:div w:id="18119158">
          <w:marLeft w:val="480"/>
          <w:marRight w:val="0"/>
          <w:marTop w:val="0"/>
          <w:marBottom w:val="0"/>
          <w:divBdr>
            <w:top w:val="none" w:sz="0" w:space="0" w:color="auto"/>
            <w:left w:val="none" w:sz="0" w:space="0" w:color="auto"/>
            <w:bottom w:val="none" w:sz="0" w:space="0" w:color="auto"/>
            <w:right w:val="none" w:sz="0" w:space="0" w:color="auto"/>
          </w:divBdr>
        </w:div>
        <w:div w:id="76561146">
          <w:marLeft w:val="480"/>
          <w:marRight w:val="0"/>
          <w:marTop w:val="0"/>
          <w:marBottom w:val="0"/>
          <w:divBdr>
            <w:top w:val="none" w:sz="0" w:space="0" w:color="auto"/>
            <w:left w:val="none" w:sz="0" w:space="0" w:color="auto"/>
            <w:bottom w:val="none" w:sz="0" w:space="0" w:color="auto"/>
            <w:right w:val="none" w:sz="0" w:space="0" w:color="auto"/>
          </w:divBdr>
        </w:div>
        <w:div w:id="121968122">
          <w:marLeft w:val="480"/>
          <w:marRight w:val="0"/>
          <w:marTop w:val="0"/>
          <w:marBottom w:val="0"/>
          <w:divBdr>
            <w:top w:val="none" w:sz="0" w:space="0" w:color="auto"/>
            <w:left w:val="none" w:sz="0" w:space="0" w:color="auto"/>
            <w:bottom w:val="none" w:sz="0" w:space="0" w:color="auto"/>
            <w:right w:val="none" w:sz="0" w:space="0" w:color="auto"/>
          </w:divBdr>
        </w:div>
        <w:div w:id="180434580">
          <w:marLeft w:val="480"/>
          <w:marRight w:val="0"/>
          <w:marTop w:val="0"/>
          <w:marBottom w:val="0"/>
          <w:divBdr>
            <w:top w:val="none" w:sz="0" w:space="0" w:color="auto"/>
            <w:left w:val="none" w:sz="0" w:space="0" w:color="auto"/>
            <w:bottom w:val="none" w:sz="0" w:space="0" w:color="auto"/>
            <w:right w:val="none" w:sz="0" w:space="0" w:color="auto"/>
          </w:divBdr>
        </w:div>
        <w:div w:id="205216105">
          <w:marLeft w:val="480"/>
          <w:marRight w:val="0"/>
          <w:marTop w:val="0"/>
          <w:marBottom w:val="0"/>
          <w:divBdr>
            <w:top w:val="none" w:sz="0" w:space="0" w:color="auto"/>
            <w:left w:val="none" w:sz="0" w:space="0" w:color="auto"/>
            <w:bottom w:val="none" w:sz="0" w:space="0" w:color="auto"/>
            <w:right w:val="none" w:sz="0" w:space="0" w:color="auto"/>
          </w:divBdr>
        </w:div>
        <w:div w:id="252983303">
          <w:marLeft w:val="480"/>
          <w:marRight w:val="0"/>
          <w:marTop w:val="0"/>
          <w:marBottom w:val="0"/>
          <w:divBdr>
            <w:top w:val="none" w:sz="0" w:space="0" w:color="auto"/>
            <w:left w:val="none" w:sz="0" w:space="0" w:color="auto"/>
            <w:bottom w:val="none" w:sz="0" w:space="0" w:color="auto"/>
            <w:right w:val="none" w:sz="0" w:space="0" w:color="auto"/>
          </w:divBdr>
        </w:div>
        <w:div w:id="257982047">
          <w:marLeft w:val="480"/>
          <w:marRight w:val="0"/>
          <w:marTop w:val="0"/>
          <w:marBottom w:val="0"/>
          <w:divBdr>
            <w:top w:val="none" w:sz="0" w:space="0" w:color="auto"/>
            <w:left w:val="none" w:sz="0" w:space="0" w:color="auto"/>
            <w:bottom w:val="none" w:sz="0" w:space="0" w:color="auto"/>
            <w:right w:val="none" w:sz="0" w:space="0" w:color="auto"/>
          </w:divBdr>
        </w:div>
        <w:div w:id="266278401">
          <w:marLeft w:val="480"/>
          <w:marRight w:val="0"/>
          <w:marTop w:val="0"/>
          <w:marBottom w:val="0"/>
          <w:divBdr>
            <w:top w:val="none" w:sz="0" w:space="0" w:color="auto"/>
            <w:left w:val="none" w:sz="0" w:space="0" w:color="auto"/>
            <w:bottom w:val="none" w:sz="0" w:space="0" w:color="auto"/>
            <w:right w:val="none" w:sz="0" w:space="0" w:color="auto"/>
          </w:divBdr>
        </w:div>
        <w:div w:id="317152209">
          <w:marLeft w:val="480"/>
          <w:marRight w:val="0"/>
          <w:marTop w:val="0"/>
          <w:marBottom w:val="0"/>
          <w:divBdr>
            <w:top w:val="none" w:sz="0" w:space="0" w:color="auto"/>
            <w:left w:val="none" w:sz="0" w:space="0" w:color="auto"/>
            <w:bottom w:val="none" w:sz="0" w:space="0" w:color="auto"/>
            <w:right w:val="none" w:sz="0" w:space="0" w:color="auto"/>
          </w:divBdr>
        </w:div>
        <w:div w:id="334576125">
          <w:marLeft w:val="480"/>
          <w:marRight w:val="0"/>
          <w:marTop w:val="0"/>
          <w:marBottom w:val="0"/>
          <w:divBdr>
            <w:top w:val="none" w:sz="0" w:space="0" w:color="auto"/>
            <w:left w:val="none" w:sz="0" w:space="0" w:color="auto"/>
            <w:bottom w:val="none" w:sz="0" w:space="0" w:color="auto"/>
            <w:right w:val="none" w:sz="0" w:space="0" w:color="auto"/>
          </w:divBdr>
        </w:div>
        <w:div w:id="429469763">
          <w:marLeft w:val="480"/>
          <w:marRight w:val="0"/>
          <w:marTop w:val="0"/>
          <w:marBottom w:val="0"/>
          <w:divBdr>
            <w:top w:val="none" w:sz="0" w:space="0" w:color="auto"/>
            <w:left w:val="none" w:sz="0" w:space="0" w:color="auto"/>
            <w:bottom w:val="none" w:sz="0" w:space="0" w:color="auto"/>
            <w:right w:val="none" w:sz="0" w:space="0" w:color="auto"/>
          </w:divBdr>
        </w:div>
        <w:div w:id="503327198">
          <w:marLeft w:val="480"/>
          <w:marRight w:val="0"/>
          <w:marTop w:val="0"/>
          <w:marBottom w:val="0"/>
          <w:divBdr>
            <w:top w:val="none" w:sz="0" w:space="0" w:color="auto"/>
            <w:left w:val="none" w:sz="0" w:space="0" w:color="auto"/>
            <w:bottom w:val="none" w:sz="0" w:space="0" w:color="auto"/>
            <w:right w:val="none" w:sz="0" w:space="0" w:color="auto"/>
          </w:divBdr>
        </w:div>
        <w:div w:id="513422272">
          <w:marLeft w:val="480"/>
          <w:marRight w:val="0"/>
          <w:marTop w:val="0"/>
          <w:marBottom w:val="0"/>
          <w:divBdr>
            <w:top w:val="none" w:sz="0" w:space="0" w:color="auto"/>
            <w:left w:val="none" w:sz="0" w:space="0" w:color="auto"/>
            <w:bottom w:val="none" w:sz="0" w:space="0" w:color="auto"/>
            <w:right w:val="none" w:sz="0" w:space="0" w:color="auto"/>
          </w:divBdr>
        </w:div>
        <w:div w:id="529685952">
          <w:marLeft w:val="480"/>
          <w:marRight w:val="0"/>
          <w:marTop w:val="0"/>
          <w:marBottom w:val="0"/>
          <w:divBdr>
            <w:top w:val="none" w:sz="0" w:space="0" w:color="auto"/>
            <w:left w:val="none" w:sz="0" w:space="0" w:color="auto"/>
            <w:bottom w:val="none" w:sz="0" w:space="0" w:color="auto"/>
            <w:right w:val="none" w:sz="0" w:space="0" w:color="auto"/>
          </w:divBdr>
        </w:div>
        <w:div w:id="531069719">
          <w:marLeft w:val="480"/>
          <w:marRight w:val="0"/>
          <w:marTop w:val="0"/>
          <w:marBottom w:val="0"/>
          <w:divBdr>
            <w:top w:val="none" w:sz="0" w:space="0" w:color="auto"/>
            <w:left w:val="none" w:sz="0" w:space="0" w:color="auto"/>
            <w:bottom w:val="none" w:sz="0" w:space="0" w:color="auto"/>
            <w:right w:val="none" w:sz="0" w:space="0" w:color="auto"/>
          </w:divBdr>
        </w:div>
        <w:div w:id="591164797">
          <w:marLeft w:val="480"/>
          <w:marRight w:val="0"/>
          <w:marTop w:val="0"/>
          <w:marBottom w:val="0"/>
          <w:divBdr>
            <w:top w:val="none" w:sz="0" w:space="0" w:color="auto"/>
            <w:left w:val="none" w:sz="0" w:space="0" w:color="auto"/>
            <w:bottom w:val="none" w:sz="0" w:space="0" w:color="auto"/>
            <w:right w:val="none" w:sz="0" w:space="0" w:color="auto"/>
          </w:divBdr>
        </w:div>
        <w:div w:id="605769582">
          <w:marLeft w:val="480"/>
          <w:marRight w:val="0"/>
          <w:marTop w:val="0"/>
          <w:marBottom w:val="0"/>
          <w:divBdr>
            <w:top w:val="none" w:sz="0" w:space="0" w:color="auto"/>
            <w:left w:val="none" w:sz="0" w:space="0" w:color="auto"/>
            <w:bottom w:val="none" w:sz="0" w:space="0" w:color="auto"/>
            <w:right w:val="none" w:sz="0" w:space="0" w:color="auto"/>
          </w:divBdr>
        </w:div>
        <w:div w:id="649136705">
          <w:marLeft w:val="480"/>
          <w:marRight w:val="0"/>
          <w:marTop w:val="0"/>
          <w:marBottom w:val="0"/>
          <w:divBdr>
            <w:top w:val="none" w:sz="0" w:space="0" w:color="auto"/>
            <w:left w:val="none" w:sz="0" w:space="0" w:color="auto"/>
            <w:bottom w:val="none" w:sz="0" w:space="0" w:color="auto"/>
            <w:right w:val="none" w:sz="0" w:space="0" w:color="auto"/>
          </w:divBdr>
        </w:div>
        <w:div w:id="667562396">
          <w:marLeft w:val="480"/>
          <w:marRight w:val="0"/>
          <w:marTop w:val="0"/>
          <w:marBottom w:val="0"/>
          <w:divBdr>
            <w:top w:val="none" w:sz="0" w:space="0" w:color="auto"/>
            <w:left w:val="none" w:sz="0" w:space="0" w:color="auto"/>
            <w:bottom w:val="none" w:sz="0" w:space="0" w:color="auto"/>
            <w:right w:val="none" w:sz="0" w:space="0" w:color="auto"/>
          </w:divBdr>
        </w:div>
        <w:div w:id="670837372">
          <w:marLeft w:val="480"/>
          <w:marRight w:val="0"/>
          <w:marTop w:val="0"/>
          <w:marBottom w:val="0"/>
          <w:divBdr>
            <w:top w:val="none" w:sz="0" w:space="0" w:color="auto"/>
            <w:left w:val="none" w:sz="0" w:space="0" w:color="auto"/>
            <w:bottom w:val="none" w:sz="0" w:space="0" w:color="auto"/>
            <w:right w:val="none" w:sz="0" w:space="0" w:color="auto"/>
          </w:divBdr>
        </w:div>
        <w:div w:id="673991289">
          <w:marLeft w:val="480"/>
          <w:marRight w:val="0"/>
          <w:marTop w:val="0"/>
          <w:marBottom w:val="0"/>
          <w:divBdr>
            <w:top w:val="none" w:sz="0" w:space="0" w:color="auto"/>
            <w:left w:val="none" w:sz="0" w:space="0" w:color="auto"/>
            <w:bottom w:val="none" w:sz="0" w:space="0" w:color="auto"/>
            <w:right w:val="none" w:sz="0" w:space="0" w:color="auto"/>
          </w:divBdr>
        </w:div>
        <w:div w:id="681931013">
          <w:marLeft w:val="480"/>
          <w:marRight w:val="0"/>
          <w:marTop w:val="0"/>
          <w:marBottom w:val="0"/>
          <w:divBdr>
            <w:top w:val="none" w:sz="0" w:space="0" w:color="auto"/>
            <w:left w:val="none" w:sz="0" w:space="0" w:color="auto"/>
            <w:bottom w:val="none" w:sz="0" w:space="0" w:color="auto"/>
            <w:right w:val="none" w:sz="0" w:space="0" w:color="auto"/>
          </w:divBdr>
        </w:div>
        <w:div w:id="753358246">
          <w:marLeft w:val="480"/>
          <w:marRight w:val="0"/>
          <w:marTop w:val="0"/>
          <w:marBottom w:val="0"/>
          <w:divBdr>
            <w:top w:val="none" w:sz="0" w:space="0" w:color="auto"/>
            <w:left w:val="none" w:sz="0" w:space="0" w:color="auto"/>
            <w:bottom w:val="none" w:sz="0" w:space="0" w:color="auto"/>
            <w:right w:val="none" w:sz="0" w:space="0" w:color="auto"/>
          </w:divBdr>
        </w:div>
        <w:div w:id="762071993">
          <w:marLeft w:val="480"/>
          <w:marRight w:val="0"/>
          <w:marTop w:val="0"/>
          <w:marBottom w:val="0"/>
          <w:divBdr>
            <w:top w:val="none" w:sz="0" w:space="0" w:color="auto"/>
            <w:left w:val="none" w:sz="0" w:space="0" w:color="auto"/>
            <w:bottom w:val="none" w:sz="0" w:space="0" w:color="auto"/>
            <w:right w:val="none" w:sz="0" w:space="0" w:color="auto"/>
          </w:divBdr>
        </w:div>
        <w:div w:id="791291849">
          <w:marLeft w:val="480"/>
          <w:marRight w:val="0"/>
          <w:marTop w:val="0"/>
          <w:marBottom w:val="0"/>
          <w:divBdr>
            <w:top w:val="none" w:sz="0" w:space="0" w:color="auto"/>
            <w:left w:val="none" w:sz="0" w:space="0" w:color="auto"/>
            <w:bottom w:val="none" w:sz="0" w:space="0" w:color="auto"/>
            <w:right w:val="none" w:sz="0" w:space="0" w:color="auto"/>
          </w:divBdr>
        </w:div>
        <w:div w:id="819998876">
          <w:marLeft w:val="480"/>
          <w:marRight w:val="0"/>
          <w:marTop w:val="0"/>
          <w:marBottom w:val="0"/>
          <w:divBdr>
            <w:top w:val="none" w:sz="0" w:space="0" w:color="auto"/>
            <w:left w:val="none" w:sz="0" w:space="0" w:color="auto"/>
            <w:bottom w:val="none" w:sz="0" w:space="0" w:color="auto"/>
            <w:right w:val="none" w:sz="0" w:space="0" w:color="auto"/>
          </w:divBdr>
        </w:div>
        <w:div w:id="822543458">
          <w:marLeft w:val="480"/>
          <w:marRight w:val="0"/>
          <w:marTop w:val="0"/>
          <w:marBottom w:val="0"/>
          <w:divBdr>
            <w:top w:val="none" w:sz="0" w:space="0" w:color="auto"/>
            <w:left w:val="none" w:sz="0" w:space="0" w:color="auto"/>
            <w:bottom w:val="none" w:sz="0" w:space="0" w:color="auto"/>
            <w:right w:val="none" w:sz="0" w:space="0" w:color="auto"/>
          </w:divBdr>
        </w:div>
        <w:div w:id="853810532">
          <w:marLeft w:val="480"/>
          <w:marRight w:val="0"/>
          <w:marTop w:val="0"/>
          <w:marBottom w:val="0"/>
          <w:divBdr>
            <w:top w:val="none" w:sz="0" w:space="0" w:color="auto"/>
            <w:left w:val="none" w:sz="0" w:space="0" w:color="auto"/>
            <w:bottom w:val="none" w:sz="0" w:space="0" w:color="auto"/>
            <w:right w:val="none" w:sz="0" w:space="0" w:color="auto"/>
          </w:divBdr>
        </w:div>
        <w:div w:id="861743386">
          <w:marLeft w:val="480"/>
          <w:marRight w:val="0"/>
          <w:marTop w:val="0"/>
          <w:marBottom w:val="0"/>
          <w:divBdr>
            <w:top w:val="none" w:sz="0" w:space="0" w:color="auto"/>
            <w:left w:val="none" w:sz="0" w:space="0" w:color="auto"/>
            <w:bottom w:val="none" w:sz="0" w:space="0" w:color="auto"/>
            <w:right w:val="none" w:sz="0" w:space="0" w:color="auto"/>
          </w:divBdr>
        </w:div>
        <w:div w:id="865755977">
          <w:marLeft w:val="480"/>
          <w:marRight w:val="0"/>
          <w:marTop w:val="0"/>
          <w:marBottom w:val="0"/>
          <w:divBdr>
            <w:top w:val="none" w:sz="0" w:space="0" w:color="auto"/>
            <w:left w:val="none" w:sz="0" w:space="0" w:color="auto"/>
            <w:bottom w:val="none" w:sz="0" w:space="0" w:color="auto"/>
            <w:right w:val="none" w:sz="0" w:space="0" w:color="auto"/>
          </w:divBdr>
        </w:div>
        <w:div w:id="888110643">
          <w:marLeft w:val="480"/>
          <w:marRight w:val="0"/>
          <w:marTop w:val="0"/>
          <w:marBottom w:val="0"/>
          <w:divBdr>
            <w:top w:val="none" w:sz="0" w:space="0" w:color="auto"/>
            <w:left w:val="none" w:sz="0" w:space="0" w:color="auto"/>
            <w:bottom w:val="none" w:sz="0" w:space="0" w:color="auto"/>
            <w:right w:val="none" w:sz="0" w:space="0" w:color="auto"/>
          </w:divBdr>
        </w:div>
        <w:div w:id="917639661">
          <w:marLeft w:val="480"/>
          <w:marRight w:val="0"/>
          <w:marTop w:val="0"/>
          <w:marBottom w:val="0"/>
          <w:divBdr>
            <w:top w:val="none" w:sz="0" w:space="0" w:color="auto"/>
            <w:left w:val="none" w:sz="0" w:space="0" w:color="auto"/>
            <w:bottom w:val="none" w:sz="0" w:space="0" w:color="auto"/>
            <w:right w:val="none" w:sz="0" w:space="0" w:color="auto"/>
          </w:divBdr>
        </w:div>
        <w:div w:id="1047946926">
          <w:marLeft w:val="480"/>
          <w:marRight w:val="0"/>
          <w:marTop w:val="0"/>
          <w:marBottom w:val="0"/>
          <w:divBdr>
            <w:top w:val="none" w:sz="0" w:space="0" w:color="auto"/>
            <w:left w:val="none" w:sz="0" w:space="0" w:color="auto"/>
            <w:bottom w:val="none" w:sz="0" w:space="0" w:color="auto"/>
            <w:right w:val="none" w:sz="0" w:space="0" w:color="auto"/>
          </w:divBdr>
        </w:div>
        <w:div w:id="1057358636">
          <w:marLeft w:val="480"/>
          <w:marRight w:val="0"/>
          <w:marTop w:val="0"/>
          <w:marBottom w:val="0"/>
          <w:divBdr>
            <w:top w:val="none" w:sz="0" w:space="0" w:color="auto"/>
            <w:left w:val="none" w:sz="0" w:space="0" w:color="auto"/>
            <w:bottom w:val="none" w:sz="0" w:space="0" w:color="auto"/>
            <w:right w:val="none" w:sz="0" w:space="0" w:color="auto"/>
          </w:divBdr>
        </w:div>
        <w:div w:id="1061710379">
          <w:marLeft w:val="480"/>
          <w:marRight w:val="0"/>
          <w:marTop w:val="0"/>
          <w:marBottom w:val="0"/>
          <w:divBdr>
            <w:top w:val="none" w:sz="0" w:space="0" w:color="auto"/>
            <w:left w:val="none" w:sz="0" w:space="0" w:color="auto"/>
            <w:bottom w:val="none" w:sz="0" w:space="0" w:color="auto"/>
            <w:right w:val="none" w:sz="0" w:space="0" w:color="auto"/>
          </w:divBdr>
        </w:div>
        <w:div w:id="1090858662">
          <w:marLeft w:val="480"/>
          <w:marRight w:val="0"/>
          <w:marTop w:val="0"/>
          <w:marBottom w:val="0"/>
          <w:divBdr>
            <w:top w:val="none" w:sz="0" w:space="0" w:color="auto"/>
            <w:left w:val="none" w:sz="0" w:space="0" w:color="auto"/>
            <w:bottom w:val="none" w:sz="0" w:space="0" w:color="auto"/>
            <w:right w:val="none" w:sz="0" w:space="0" w:color="auto"/>
          </w:divBdr>
        </w:div>
        <w:div w:id="1101758292">
          <w:marLeft w:val="480"/>
          <w:marRight w:val="0"/>
          <w:marTop w:val="0"/>
          <w:marBottom w:val="0"/>
          <w:divBdr>
            <w:top w:val="none" w:sz="0" w:space="0" w:color="auto"/>
            <w:left w:val="none" w:sz="0" w:space="0" w:color="auto"/>
            <w:bottom w:val="none" w:sz="0" w:space="0" w:color="auto"/>
            <w:right w:val="none" w:sz="0" w:space="0" w:color="auto"/>
          </w:divBdr>
        </w:div>
        <w:div w:id="1124731430">
          <w:marLeft w:val="480"/>
          <w:marRight w:val="0"/>
          <w:marTop w:val="0"/>
          <w:marBottom w:val="0"/>
          <w:divBdr>
            <w:top w:val="none" w:sz="0" w:space="0" w:color="auto"/>
            <w:left w:val="none" w:sz="0" w:space="0" w:color="auto"/>
            <w:bottom w:val="none" w:sz="0" w:space="0" w:color="auto"/>
            <w:right w:val="none" w:sz="0" w:space="0" w:color="auto"/>
          </w:divBdr>
        </w:div>
        <w:div w:id="1170557679">
          <w:marLeft w:val="480"/>
          <w:marRight w:val="0"/>
          <w:marTop w:val="0"/>
          <w:marBottom w:val="0"/>
          <w:divBdr>
            <w:top w:val="none" w:sz="0" w:space="0" w:color="auto"/>
            <w:left w:val="none" w:sz="0" w:space="0" w:color="auto"/>
            <w:bottom w:val="none" w:sz="0" w:space="0" w:color="auto"/>
            <w:right w:val="none" w:sz="0" w:space="0" w:color="auto"/>
          </w:divBdr>
        </w:div>
        <w:div w:id="1171287545">
          <w:marLeft w:val="480"/>
          <w:marRight w:val="0"/>
          <w:marTop w:val="0"/>
          <w:marBottom w:val="0"/>
          <w:divBdr>
            <w:top w:val="none" w:sz="0" w:space="0" w:color="auto"/>
            <w:left w:val="none" w:sz="0" w:space="0" w:color="auto"/>
            <w:bottom w:val="none" w:sz="0" w:space="0" w:color="auto"/>
            <w:right w:val="none" w:sz="0" w:space="0" w:color="auto"/>
          </w:divBdr>
        </w:div>
        <w:div w:id="1171598957">
          <w:marLeft w:val="480"/>
          <w:marRight w:val="0"/>
          <w:marTop w:val="0"/>
          <w:marBottom w:val="0"/>
          <w:divBdr>
            <w:top w:val="none" w:sz="0" w:space="0" w:color="auto"/>
            <w:left w:val="none" w:sz="0" w:space="0" w:color="auto"/>
            <w:bottom w:val="none" w:sz="0" w:space="0" w:color="auto"/>
            <w:right w:val="none" w:sz="0" w:space="0" w:color="auto"/>
          </w:divBdr>
        </w:div>
        <w:div w:id="1246574924">
          <w:marLeft w:val="480"/>
          <w:marRight w:val="0"/>
          <w:marTop w:val="0"/>
          <w:marBottom w:val="0"/>
          <w:divBdr>
            <w:top w:val="none" w:sz="0" w:space="0" w:color="auto"/>
            <w:left w:val="none" w:sz="0" w:space="0" w:color="auto"/>
            <w:bottom w:val="none" w:sz="0" w:space="0" w:color="auto"/>
            <w:right w:val="none" w:sz="0" w:space="0" w:color="auto"/>
          </w:divBdr>
        </w:div>
        <w:div w:id="1282882282">
          <w:marLeft w:val="480"/>
          <w:marRight w:val="0"/>
          <w:marTop w:val="0"/>
          <w:marBottom w:val="0"/>
          <w:divBdr>
            <w:top w:val="none" w:sz="0" w:space="0" w:color="auto"/>
            <w:left w:val="none" w:sz="0" w:space="0" w:color="auto"/>
            <w:bottom w:val="none" w:sz="0" w:space="0" w:color="auto"/>
            <w:right w:val="none" w:sz="0" w:space="0" w:color="auto"/>
          </w:divBdr>
        </w:div>
        <w:div w:id="1433865382">
          <w:marLeft w:val="480"/>
          <w:marRight w:val="0"/>
          <w:marTop w:val="0"/>
          <w:marBottom w:val="0"/>
          <w:divBdr>
            <w:top w:val="none" w:sz="0" w:space="0" w:color="auto"/>
            <w:left w:val="none" w:sz="0" w:space="0" w:color="auto"/>
            <w:bottom w:val="none" w:sz="0" w:space="0" w:color="auto"/>
            <w:right w:val="none" w:sz="0" w:space="0" w:color="auto"/>
          </w:divBdr>
        </w:div>
        <w:div w:id="1470980977">
          <w:marLeft w:val="480"/>
          <w:marRight w:val="0"/>
          <w:marTop w:val="0"/>
          <w:marBottom w:val="0"/>
          <w:divBdr>
            <w:top w:val="none" w:sz="0" w:space="0" w:color="auto"/>
            <w:left w:val="none" w:sz="0" w:space="0" w:color="auto"/>
            <w:bottom w:val="none" w:sz="0" w:space="0" w:color="auto"/>
            <w:right w:val="none" w:sz="0" w:space="0" w:color="auto"/>
          </w:divBdr>
        </w:div>
        <w:div w:id="1479374425">
          <w:marLeft w:val="480"/>
          <w:marRight w:val="0"/>
          <w:marTop w:val="0"/>
          <w:marBottom w:val="0"/>
          <w:divBdr>
            <w:top w:val="none" w:sz="0" w:space="0" w:color="auto"/>
            <w:left w:val="none" w:sz="0" w:space="0" w:color="auto"/>
            <w:bottom w:val="none" w:sz="0" w:space="0" w:color="auto"/>
            <w:right w:val="none" w:sz="0" w:space="0" w:color="auto"/>
          </w:divBdr>
        </w:div>
        <w:div w:id="1495759512">
          <w:marLeft w:val="480"/>
          <w:marRight w:val="0"/>
          <w:marTop w:val="0"/>
          <w:marBottom w:val="0"/>
          <w:divBdr>
            <w:top w:val="none" w:sz="0" w:space="0" w:color="auto"/>
            <w:left w:val="none" w:sz="0" w:space="0" w:color="auto"/>
            <w:bottom w:val="none" w:sz="0" w:space="0" w:color="auto"/>
            <w:right w:val="none" w:sz="0" w:space="0" w:color="auto"/>
          </w:divBdr>
        </w:div>
        <w:div w:id="1533611918">
          <w:marLeft w:val="480"/>
          <w:marRight w:val="0"/>
          <w:marTop w:val="0"/>
          <w:marBottom w:val="0"/>
          <w:divBdr>
            <w:top w:val="none" w:sz="0" w:space="0" w:color="auto"/>
            <w:left w:val="none" w:sz="0" w:space="0" w:color="auto"/>
            <w:bottom w:val="none" w:sz="0" w:space="0" w:color="auto"/>
            <w:right w:val="none" w:sz="0" w:space="0" w:color="auto"/>
          </w:divBdr>
        </w:div>
        <w:div w:id="1557081004">
          <w:marLeft w:val="480"/>
          <w:marRight w:val="0"/>
          <w:marTop w:val="0"/>
          <w:marBottom w:val="0"/>
          <w:divBdr>
            <w:top w:val="none" w:sz="0" w:space="0" w:color="auto"/>
            <w:left w:val="none" w:sz="0" w:space="0" w:color="auto"/>
            <w:bottom w:val="none" w:sz="0" w:space="0" w:color="auto"/>
            <w:right w:val="none" w:sz="0" w:space="0" w:color="auto"/>
          </w:divBdr>
        </w:div>
        <w:div w:id="1576429260">
          <w:marLeft w:val="480"/>
          <w:marRight w:val="0"/>
          <w:marTop w:val="0"/>
          <w:marBottom w:val="0"/>
          <w:divBdr>
            <w:top w:val="none" w:sz="0" w:space="0" w:color="auto"/>
            <w:left w:val="none" w:sz="0" w:space="0" w:color="auto"/>
            <w:bottom w:val="none" w:sz="0" w:space="0" w:color="auto"/>
            <w:right w:val="none" w:sz="0" w:space="0" w:color="auto"/>
          </w:divBdr>
        </w:div>
        <w:div w:id="1608849157">
          <w:marLeft w:val="480"/>
          <w:marRight w:val="0"/>
          <w:marTop w:val="0"/>
          <w:marBottom w:val="0"/>
          <w:divBdr>
            <w:top w:val="none" w:sz="0" w:space="0" w:color="auto"/>
            <w:left w:val="none" w:sz="0" w:space="0" w:color="auto"/>
            <w:bottom w:val="none" w:sz="0" w:space="0" w:color="auto"/>
            <w:right w:val="none" w:sz="0" w:space="0" w:color="auto"/>
          </w:divBdr>
        </w:div>
        <w:div w:id="1660428701">
          <w:marLeft w:val="480"/>
          <w:marRight w:val="0"/>
          <w:marTop w:val="0"/>
          <w:marBottom w:val="0"/>
          <w:divBdr>
            <w:top w:val="none" w:sz="0" w:space="0" w:color="auto"/>
            <w:left w:val="none" w:sz="0" w:space="0" w:color="auto"/>
            <w:bottom w:val="none" w:sz="0" w:space="0" w:color="auto"/>
            <w:right w:val="none" w:sz="0" w:space="0" w:color="auto"/>
          </w:divBdr>
        </w:div>
        <w:div w:id="1680698486">
          <w:marLeft w:val="480"/>
          <w:marRight w:val="0"/>
          <w:marTop w:val="0"/>
          <w:marBottom w:val="0"/>
          <w:divBdr>
            <w:top w:val="none" w:sz="0" w:space="0" w:color="auto"/>
            <w:left w:val="none" w:sz="0" w:space="0" w:color="auto"/>
            <w:bottom w:val="none" w:sz="0" w:space="0" w:color="auto"/>
            <w:right w:val="none" w:sz="0" w:space="0" w:color="auto"/>
          </w:divBdr>
        </w:div>
        <w:div w:id="1714495802">
          <w:marLeft w:val="480"/>
          <w:marRight w:val="0"/>
          <w:marTop w:val="0"/>
          <w:marBottom w:val="0"/>
          <w:divBdr>
            <w:top w:val="none" w:sz="0" w:space="0" w:color="auto"/>
            <w:left w:val="none" w:sz="0" w:space="0" w:color="auto"/>
            <w:bottom w:val="none" w:sz="0" w:space="0" w:color="auto"/>
            <w:right w:val="none" w:sz="0" w:space="0" w:color="auto"/>
          </w:divBdr>
        </w:div>
        <w:div w:id="1728188525">
          <w:marLeft w:val="480"/>
          <w:marRight w:val="0"/>
          <w:marTop w:val="0"/>
          <w:marBottom w:val="0"/>
          <w:divBdr>
            <w:top w:val="none" w:sz="0" w:space="0" w:color="auto"/>
            <w:left w:val="none" w:sz="0" w:space="0" w:color="auto"/>
            <w:bottom w:val="none" w:sz="0" w:space="0" w:color="auto"/>
            <w:right w:val="none" w:sz="0" w:space="0" w:color="auto"/>
          </w:divBdr>
        </w:div>
        <w:div w:id="1755125282">
          <w:marLeft w:val="480"/>
          <w:marRight w:val="0"/>
          <w:marTop w:val="0"/>
          <w:marBottom w:val="0"/>
          <w:divBdr>
            <w:top w:val="none" w:sz="0" w:space="0" w:color="auto"/>
            <w:left w:val="none" w:sz="0" w:space="0" w:color="auto"/>
            <w:bottom w:val="none" w:sz="0" w:space="0" w:color="auto"/>
            <w:right w:val="none" w:sz="0" w:space="0" w:color="auto"/>
          </w:divBdr>
        </w:div>
        <w:div w:id="1783527689">
          <w:marLeft w:val="480"/>
          <w:marRight w:val="0"/>
          <w:marTop w:val="0"/>
          <w:marBottom w:val="0"/>
          <w:divBdr>
            <w:top w:val="none" w:sz="0" w:space="0" w:color="auto"/>
            <w:left w:val="none" w:sz="0" w:space="0" w:color="auto"/>
            <w:bottom w:val="none" w:sz="0" w:space="0" w:color="auto"/>
            <w:right w:val="none" w:sz="0" w:space="0" w:color="auto"/>
          </w:divBdr>
        </w:div>
        <w:div w:id="1789928484">
          <w:marLeft w:val="480"/>
          <w:marRight w:val="0"/>
          <w:marTop w:val="0"/>
          <w:marBottom w:val="0"/>
          <w:divBdr>
            <w:top w:val="none" w:sz="0" w:space="0" w:color="auto"/>
            <w:left w:val="none" w:sz="0" w:space="0" w:color="auto"/>
            <w:bottom w:val="none" w:sz="0" w:space="0" w:color="auto"/>
            <w:right w:val="none" w:sz="0" w:space="0" w:color="auto"/>
          </w:divBdr>
        </w:div>
        <w:div w:id="1815172150">
          <w:marLeft w:val="480"/>
          <w:marRight w:val="0"/>
          <w:marTop w:val="0"/>
          <w:marBottom w:val="0"/>
          <w:divBdr>
            <w:top w:val="none" w:sz="0" w:space="0" w:color="auto"/>
            <w:left w:val="none" w:sz="0" w:space="0" w:color="auto"/>
            <w:bottom w:val="none" w:sz="0" w:space="0" w:color="auto"/>
            <w:right w:val="none" w:sz="0" w:space="0" w:color="auto"/>
          </w:divBdr>
        </w:div>
        <w:div w:id="1866627477">
          <w:marLeft w:val="480"/>
          <w:marRight w:val="0"/>
          <w:marTop w:val="0"/>
          <w:marBottom w:val="0"/>
          <w:divBdr>
            <w:top w:val="none" w:sz="0" w:space="0" w:color="auto"/>
            <w:left w:val="none" w:sz="0" w:space="0" w:color="auto"/>
            <w:bottom w:val="none" w:sz="0" w:space="0" w:color="auto"/>
            <w:right w:val="none" w:sz="0" w:space="0" w:color="auto"/>
          </w:divBdr>
        </w:div>
        <w:div w:id="1880779242">
          <w:marLeft w:val="480"/>
          <w:marRight w:val="0"/>
          <w:marTop w:val="0"/>
          <w:marBottom w:val="0"/>
          <w:divBdr>
            <w:top w:val="none" w:sz="0" w:space="0" w:color="auto"/>
            <w:left w:val="none" w:sz="0" w:space="0" w:color="auto"/>
            <w:bottom w:val="none" w:sz="0" w:space="0" w:color="auto"/>
            <w:right w:val="none" w:sz="0" w:space="0" w:color="auto"/>
          </w:divBdr>
        </w:div>
        <w:div w:id="1883980629">
          <w:marLeft w:val="480"/>
          <w:marRight w:val="0"/>
          <w:marTop w:val="0"/>
          <w:marBottom w:val="0"/>
          <w:divBdr>
            <w:top w:val="none" w:sz="0" w:space="0" w:color="auto"/>
            <w:left w:val="none" w:sz="0" w:space="0" w:color="auto"/>
            <w:bottom w:val="none" w:sz="0" w:space="0" w:color="auto"/>
            <w:right w:val="none" w:sz="0" w:space="0" w:color="auto"/>
          </w:divBdr>
        </w:div>
        <w:div w:id="1885435927">
          <w:marLeft w:val="480"/>
          <w:marRight w:val="0"/>
          <w:marTop w:val="0"/>
          <w:marBottom w:val="0"/>
          <w:divBdr>
            <w:top w:val="none" w:sz="0" w:space="0" w:color="auto"/>
            <w:left w:val="none" w:sz="0" w:space="0" w:color="auto"/>
            <w:bottom w:val="none" w:sz="0" w:space="0" w:color="auto"/>
            <w:right w:val="none" w:sz="0" w:space="0" w:color="auto"/>
          </w:divBdr>
        </w:div>
        <w:div w:id="1955214900">
          <w:marLeft w:val="480"/>
          <w:marRight w:val="0"/>
          <w:marTop w:val="0"/>
          <w:marBottom w:val="0"/>
          <w:divBdr>
            <w:top w:val="none" w:sz="0" w:space="0" w:color="auto"/>
            <w:left w:val="none" w:sz="0" w:space="0" w:color="auto"/>
            <w:bottom w:val="none" w:sz="0" w:space="0" w:color="auto"/>
            <w:right w:val="none" w:sz="0" w:space="0" w:color="auto"/>
          </w:divBdr>
        </w:div>
        <w:div w:id="1960605113">
          <w:marLeft w:val="480"/>
          <w:marRight w:val="0"/>
          <w:marTop w:val="0"/>
          <w:marBottom w:val="0"/>
          <w:divBdr>
            <w:top w:val="none" w:sz="0" w:space="0" w:color="auto"/>
            <w:left w:val="none" w:sz="0" w:space="0" w:color="auto"/>
            <w:bottom w:val="none" w:sz="0" w:space="0" w:color="auto"/>
            <w:right w:val="none" w:sz="0" w:space="0" w:color="auto"/>
          </w:divBdr>
        </w:div>
        <w:div w:id="1991867087">
          <w:marLeft w:val="480"/>
          <w:marRight w:val="0"/>
          <w:marTop w:val="0"/>
          <w:marBottom w:val="0"/>
          <w:divBdr>
            <w:top w:val="none" w:sz="0" w:space="0" w:color="auto"/>
            <w:left w:val="none" w:sz="0" w:space="0" w:color="auto"/>
            <w:bottom w:val="none" w:sz="0" w:space="0" w:color="auto"/>
            <w:right w:val="none" w:sz="0" w:space="0" w:color="auto"/>
          </w:divBdr>
        </w:div>
        <w:div w:id="2030134021">
          <w:marLeft w:val="480"/>
          <w:marRight w:val="0"/>
          <w:marTop w:val="0"/>
          <w:marBottom w:val="0"/>
          <w:divBdr>
            <w:top w:val="none" w:sz="0" w:space="0" w:color="auto"/>
            <w:left w:val="none" w:sz="0" w:space="0" w:color="auto"/>
            <w:bottom w:val="none" w:sz="0" w:space="0" w:color="auto"/>
            <w:right w:val="none" w:sz="0" w:space="0" w:color="auto"/>
          </w:divBdr>
        </w:div>
        <w:div w:id="2040741686">
          <w:marLeft w:val="480"/>
          <w:marRight w:val="0"/>
          <w:marTop w:val="0"/>
          <w:marBottom w:val="0"/>
          <w:divBdr>
            <w:top w:val="none" w:sz="0" w:space="0" w:color="auto"/>
            <w:left w:val="none" w:sz="0" w:space="0" w:color="auto"/>
            <w:bottom w:val="none" w:sz="0" w:space="0" w:color="auto"/>
            <w:right w:val="none" w:sz="0" w:space="0" w:color="auto"/>
          </w:divBdr>
        </w:div>
      </w:divsChild>
    </w:div>
    <w:div w:id="1960867341">
      <w:bodyDiv w:val="1"/>
      <w:marLeft w:val="0"/>
      <w:marRight w:val="0"/>
      <w:marTop w:val="0"/>
      <w:marBottom w:val="0"/>
      <w:divBdr>
        <w:top w:val="none" w:sz="0" w:space="0" w:color="auto"/>
        <w:left w:val="none" w:sz="0" w:space="0" w:color="auto"/>
        <w:bottom w:val="none" w:sz="0" w:space="0" w:color="auto"/>
        <w:right w:val="none" w:sz="0" w:space="0" w:color="auto"/>
      </w:divBdr>
      <w:divsChild>
        <w:div w:id="18898224">
          <w:marLeft w:val="480"/>
          <w:marRight w:val="0"/>
          <w:marTop w:val="0"/>
          <w:marBottom w:val="0"/>
          <w:divBdr>
            <w:top w:val="none" w:sz="0" w:space="0" w:color="auto"/>
            <w:left w:val="none" w:sz="0" w:space="0" w:color="auto"/>
            <w:bottom w:val="none" w:sz="0" w:space="0" w:color="auto"/>
            <w:right w:val="none" w:sz="0" w:space="0" w:color="auto"/>
          </w:divBdr>
        </w:div>
        <w:div w:id="46801784">
          <w:marLeft w:val="480"/>
          <w:marRight w:val="0"/>
          <w:marTop w:val="0"/>
          <w:marBottom w:val="0"/>
          <w:divBdr>
            <w:top w:val="none" w:sz="0" w:space="0" w:color="auto"/>
            <w:left w:val="none" w:sz="0" w:space="0" w:color="auto"/>
            <w:bottom w:val="none" w:sz="0" w:space="0" w:color="auto"/>
            <w:right w:val="none" w:sz="0" w:space="0" w:color="auto"/>
          </w:divBdr>
        </w:div>
        <w:div w:id="127748502">
          <w:marLeft w:val="480"/>
          <w:marRight w:val="0"/>
          <w:marTop w:val="0"/>
          <w:marBottom w:val="0"/>
          <w:divBdr>
            <w:top w:val="none" w:sz="0" w:space="0" w:color="auto"/>
            <w:left w:val="none" w:sz="0" w:space="0" w:color="auto"/>
            <w:bottom w:val="none" w:sz="0" w:space="0" w:color="auto"/>
            <w:right w:val="none" w:sz="0" w:space="0" w:color="auto"/>
          </w:divBdr>
        </w:div>
        <w:div w:id="142897426">
          <w:marLeft w:val="480"/>
          <w:marRight w:val="0"/>
          <w:marTop w:val="0"/>
          <w:marBottom w:val="0"/>
          <w:divBdr>
            <w:top w:val="none" w:sz="0" w:space="0" w:color="auto"/>
            <w:left w:val="none" w:sz="0" w:space="0" w:color="auto"/>
            <w:bottom w:val="none" w:sz="0" w:space="0" w:color="auto"/>
            <w:right w:val="none" w:sz="0" w:space="0" w:color="auto"/>
          </w:divBdr>
        </w:div>
        <w:div w:id="204873184">
          <w:marLeft w:val="480"/>
          <w:marRight w:val="0"/>
          <w:marTop w:val="0"/>
          <w:marBottom w:val="0"/>
          <w:divBdr>
            <w:top w:val="none" w:sz="0" w:space="0" w:color="auto"/>
            <w:left w:val="none" w:sz="0" w:space="0" w:color="auto"/>
            <w:bottom w:val="none" w:sz="0" w:space="0" w:color="auto"/>
            <w:right w:val="none" w:sz="0" w:space="0" w:color="auto"/>
          </w:divBdr>
        </w:div>
        <w:div w:id="226960580">
          <w:marLeft w:val="480"/>
          <w:marRight w:val="0"/>
          <w:marTop w:val="0"/>
          <w:marBottom w:val="0"/>
          <w:divBdr>
            <w:top w:val="none" w:sz="0" w:space="0" w:color="auto"/>
            <w:left w:val="none" w:sz="0" w:space="0" w:color="auto"/>
            <w:bottom w:val="none" w:sz="0" w:space="0" w:color="auto"/>
            <w:right w:val="none" w:sz="0" w:space="0" w:color="auto"/>
          </w:divBdr>
        </w:div>
        <w:div w:id="276913260">
          <w:marLeft w:val="480"/>
          <w:marRight w:val="0"/>
          <w:marTop w:val="0"/>
          <w:marBottom w:val="0"/>
          <w:divBdr>
            <w:top w:val="none" w:sz="0" w:space="0" w:color="auto"/>
            <w:left w:val="none" w:sz="0" w:space="0" w:color="auto"/>
            <w:bottom w:val="none" w:sz="0" w:space="0" w:color="auto"/>
            <w:right w:val="none" w:sz="0" w:space="0" w:color="auto"/>
          </w:divBdr>
        </w:div>
        <w:div w:id="383218778">
          <w:marLeft w:val="480"/>
          <w:marRight w:val="0"/>
          <w:marTop w:val="0"/>
          <w:marBottom w:val="0"/>
          <w:divBdr>
            <w:top w:val="none" w:sz="0" w:space="0" w:color="auto"/>
            <w:left w:val="none" w:sz="0" w:space="0" w:color="auto"/>
            <w:bottom w:val="none" w:sz="0" w:space="0" w:color="auto"/>
            <w:right w:val="none" w:sz="0" w:space="0" w:color="auto"/>
          </w:divBdr>
        </w:div>
        <w:div w:id="394861059">
          <w:marLeft w:val="480"/>
          <w:marRight w:val="0"/>
          <w:marTop w:val="0"/>
          <w:marBottom w:val="0"/>
          <w:divBdr>
            <w:top w:val="none" w:sz="0" w:space="0" w:color="auto"/>
            <w:left w:val="none" w:sz="0" w:space="0" w:color="auto"/>
            <w:bottom w:val="none" w:sz="0" w:space="0" w:color="auto"/>
            <w:right w:val="none" w:sz="0" w:space="0" w:color="auto"/>
          </w:divBdr>
        </w:div>
        <w:div w:id="426999103">
          <w:marLeft w:val="480"/>
          <w:marRight w:val="0"/>
          <w:marTop w:val="0"/>
          <w:marBottom w:val="0"/>
          <w:divBdr>
            <w:top w:val="none" w:sz="0" w:space="0" w:color="auto"/>
            <w:left w:val="none" w:sz="0" w:space="0" w:color="auto"/>
            <w:bottom w:val="none" w:sz="0" w:space="0" w:color="auto"/>
            <w:right w:val="none" w:sz="0" w:space="0" w:color="auto"/>
          </w:divBdr>
        </w:div>
        <w:div w:id="429159964">
          <w:marLeft w:val="480"/>
          <w:marRight w:val="0"/>
          <w:marTop w:val="0"/>
          <w:marBottom w:val="0"/>
          <w:divBdr>
            <w:top w:val="none" w:sz="0" w:space="0" w:color="auto"/>
            <w:left w:val="none" w:sz="0" w:space="0" w:color="auto"/>
            <w:bottom w:val="none" w:sz="0" w:space="0" w:color="auto"/>
            <w:right w:val="none" w:sz="0" w:space="0" w:color="auto"/>
          </w:divBdr>
        </w:div>
        <w:div w:id="471406586">
          <w:marLeft w:val="480"/>
          <w:marRight w:val="0"/>
          <w:marTop w:val="0"/>
          <w:marBottom w:val="0"/>
          <w:divBdr>
            <w:top w:val="none" w:sz="0" w:space="0" w:color="auto"/>
            <w:left w:val="none" w:sz="0" w:space="0" w:color="auto"/>
            <w:bottom w:val="none" w:sz="0" w:space="0" w:color="auto"/>
            <w:right w:val="none" w:sz="0" w:space="0" w:color="auto"/>
          </w:divBdr>
        </w:div>
        <w:div w:id="506402337">
          <w:marLeft w:val="480"/>
          <w:marRight w:val="0"/>
          <w:marTop w:val="0"/>
          <w:marBottom w:val="0"/>
          <w:divBdr>
            <w:top w:val="none" w:sz="0" w:space="0" w:color="auto"/>
            <w:left w:val="none" w:sz="0" w:space="0" w:color="auto"/>
            <w:bottom w:val="none" w:sz="0" w:space="0" w:color="auto"/>
            <w:right w:val="none" w:sz="0" w:space="0" w:color="auto"/>
          </w:divBdr>
        </w:div>
        <w:div w:id="636106185">
          <w:marLeft w:val="480"/>
          <w:marRight w:val="0"/>
          <w:marTop w:val="0"/>
          <w:marBottom w:val="0"/>
          <w:divBdr>
            <w:top w:val="none" w:sz="0" w:space="0" w:color="auto"/>
            <w:left w:val="none" w:sz="0" w:space="0" w:color="auto"/>
            <w:bottom w:val="none" w:sz="0" w:space="0" w:color="auto"/>
            <w:right w:val="none" w:sz="0" w:space="0" w:color="auto"/>
          </w:divBdr>
        </w:div>
        <w:div w:id="656225494">
          <w:marLeft w:val="480"/>
          <w:marRight w:val="0"/>
          <w:marTop w:val="0"/>
          <w:marBottom w:val="0"/>
          <w:divBdr>
            <w:top w:val="none" w:sz="0" w:space="0" w:color="auto"/>
            <w:left w:val="none" w:sz="0" w:space="0" w:color="auto"/>
            <w:bottom w:val="none" w:sz="0" w:space="0" w:color="auto"/>
            <w:right w:val="none" w:sz="0" w:space="0" w:color="auto"/>
          </w:divBdr>
        </w:div>
        <w:div w:id="667366909">
          <w:marLeft w:val="480"/>
          <w:marRight w:val="0"/>
          <w:marTop w:val="0"/>
          <w:marBottom w:val="0"/>
          <w:divBdr>
            <w:top w:val="none" w:sz="0" w:space="0" w:color="auto"/>
            <w:left w:val="none" w:sz="0" w:space="0" w:color="auto"/>
            <w:bottom w:val="none" w:sz="0" w:space="0" w:color="auto"/>
            <w:right w:val="none" w:sz="0" w:space="0" w:color="auto"/>
          </w:divBdr>
        </w:div>
        <w:div w:id="682440553">
          <w:marLeft w:val="480"/>
          <w:marRight w:val="0"/>
          <w:marTop w:val="0"/>
          <w:marBottom w:val="0"/>
          <w:divBdr>
            <w:top w:val="none" w:sz="0" w:space="0" w:color="auto"/>
            <w:left w:val="none" w:sz="0" w:space="0" w:color="auto"/>
            <w:bottom w:val="none" w:sz="0" w:space="0" w:color="auto"/>
            <w:right w:val="none" w:sz="0" w:space="0" w:color="auto"/>
          </w:divBdr>
        </w:div>
        <w:div w:id="691612628">
          <w:marLeft w:val="480"/>
          <w:marRight w:val="0"/>
          <w:marTop w:val="0"/>
          <w:marBottom w:val="0"/>
          <w:divBdr>
            <w:top w:val="none" w:sz="0" w:space="0" w:color="auto"/>
            <w:left w:val="none" w:sz="0" w:space="0" w:color="auto"/>
            <w:bottom w:val="none" w:sz="0" w:space="0" w:color="auto"/>
            <w:right w:val="none" w:sz="0" w:space="0" w:color="auto"/>
          </w:divBdr>
        </w:div>
        <w:div w:id="816721282">
          <w:marLeft w:val="480"/>
          <w:marRight w:val="0"/>
          <w:marTop w:val="0"/>
          <w:marBottom w:val="0"/>
          <w:divBdr>
            <w:top w:val="none" w:sz="0" w:space="0" w:color="auto"/>
            <w:left w:val="none" w:sz="0" w:space="0" w:color="auto"/>
            <w:bottom w:val="none" w:sz="0" w:space="0" w:color="auto"/>
            <w:right w:val="none" w:sz="0" w:space="0" w:color="auto"/>
          </w:divBdr>
        </w:div>
        <w:div w:id="940146668">
          <w:marLeft w:val="480"/>
          <w:marRight w:val="0"/>
          <w:marTop w:val="0"/>
          <w:marBottom w:val="0"/>
          <w:divBdr>
            <w:top w:val="none" w:sz="0" w:space="0" w:color="auto"/>
            <w:left w:val="none" w:sz="0" w:space="0" w:color="auto"/>
            <w:bottom w:val="none" w:sz="0" w:space="0" w:color="auto"/>
            <w:right w:val="none" w:sz="0" w:space="0" w:color="auto"/>
          </w:divBdr>
        </w:div>
        <w:div w:id="959191551">
          <w:marLeft w:val="480"/>
          <w:marRight w:val="0"/>
          <w:marTop w:val="0"/>
          <w:marBottom w:val="0"/>
          <w:divBdr>
            <w:top w:val="none" w:sz="0" w:space="0" w:color="auto"/>
            <w:left w:val="none" w:sz="0" w:space="0" w:color="auto"/>
            <w:bottom w:val="none" w:sz="0" w:space="0" w:color="auto"/>
            <w:right w:val="none" w:sz="0" w:space="0" w:color="auto"/>
          </w:divBdr>
        </w:div>
        <w:div w:id="1025517939">
          <w:marLeft w:val="480"/>
          <w:marRight w:val="0"/>
          <w:marTop w:val="0"/>
          <w:marBottom w:val="0"/>
          <w:divBdr>
            <w:top w:val="none" w:sz="0" w:space="0" w:color="auto"/>
            <w:left w:val="none" w:sz="0" w:space="0" w:color="auto"/>
            <w:bottom w:val="none" w:sz="0" w:space="0" w:color="auto"/>
            <w:right w:val="none" w:sz="0" w:space="0" w:color="auto"/>
          </w:divBdr>
        </w:div>
        <w:div w:id="1150750101">
          <w:marLeft w:val="480"/>
          <w:marRight w:val="0"/>
          <w:marTop w:val="0"/>
          <w:marBottom w:val="0"/>
          <w:divBdr>
            <w:top w:val="none" w:sz="0" w:space="0" w:color="auto"/>
            <w:left w:val="none" w:sz="0" w:space="0" w:color="auto"/>
            <w:bottom w:val="none" w:sz="0" w:space="0" w:color="auto"/>
            <w:right w:val="none" w:sz="0" w:space="0" w:color="auto"/>
          </w:divBdr>
        </w:div>
        <w:div w:id="1153330797">
          <w:marLeft w:val="480"/>
          <w:marRight w:val="0"/>
          <w:marTop w:val="0"/>
          <w:marBottom w:val="0"/>
          <w:divBdr>
            <w:top w:val="none" w:sz="0" w:space="0" w:color="auto"/>
            <w:left w:val="none" w:sz="0" w:space="0" w:color="auto"/>
            <w:bottom w:val="none" w:sz="0" w:space="0" w:color="auto"/>
            <w:right w:val="none" w:sz="0" w:space="0" w:color="auto"/>
          </w:divBdr>
        </w:div>
        <w:div w:id="1160147615">
          <w:marLeft w:val="480"/>
          <w:marRight w:val="0"/>
          <w:marTop w:val="0"/>
          <w:marBottom w:val="0"/>
          <w:divBdr>
            <w:top w:val="none" w:sz="0" w:space="0" w:color="auto"/>
            <w:left w:val="none" w:sz="0" w:space="0" w:color="auto"/>
            <w:bottom w:val="none" w:sz="0" w:space="0" w:color="auto"/>
            <w:right w:val="none" w:sz="0" w:space="0" w:color="auto"/>
          </w:divBdr>
        </w:div>
        <w:div w:id="1210335340">
          <w:marLeft w:val="480"/>
          <w:marRight w:val="0"/>
          <w:marTop w:val="0"/>
          <w:marBottom w:val="0"/>
          <w:divBdr>
            <w:top w:val="none" w:sz="0" w:space="0" w:color="auto"/>
            <w:left w:val="none" w:sz="0" w:space="0" w:color="auto"/>
            <w:bottom w:val="none" w:sz="0" w:space="0" w:color="auto"/>
            <w:right w:val="none" w:sz="0" w:space="0" w:color="auto"/>
          </w:divBdr>
        </w:div>
        <w:div w:id="1213617451">
          <w:marLeft w:val="480"/>
          <w:marRight w:val="0"/>
          <w:marTop w:val="0"/>
          <w:marBottom w:val="0"/>
          <w:divBdr>
            <w:top w:val="none" w:sz="0" w:space="0" w:color="auto"/>
            <w:left w:val="none" w:sz="0" w:space="0" w:color="auto"/>
            <w:bottom w:val="none" w:sz="0" w:space="0" w:color="auto"/>
            <w:right w:val="none" w:sz="0" w:space="0" w:color="auto"/>
          </w:divBdr>
        </w:div>
        <w:div w:id="1307197739">
          <w:marLeft w:val="480"/>
          <w:marRight w:val="0"/>
          <w:marTop w:val="0"/>
          <w:marBottom w:val="0"/>
          <w:divBdr>
            <w:top w:val="none" w:sz="0" w:space="0" w:color="auto"/>
            <w:left w:val="none" w:sz="0" w:space="0" w:color="auto"/>
            <w:bottom w:val="none" w:sz="0" w:space="0" w:color="auto"/>
            <w:right w:val="none" w:sz="0" w:space="0" w:color="auto"/>
          </w:divBdr>
        </w:div>
        <w:div w:id="1320572983">
          <w:marLeft w:val="480"/>
          <w:marRight w:val="0"/>
          <w:marTop w:val="0"/>
          <w:marBottom w:val="0"/>
          <w:divBdr>
            <w:top w:val="none" w:sz="0" w:space="0" w:color="auto"/>
            <w:left w:val="none" w:sz="0" w:space="0" w:color="auto"/>
            <w:bottom w:val="none" w:sz="0" w:space="0" w:color="auto"/>
            <w:right w:val="none" w:sz="0" w:space="0" w:color="auto"/>
          </w:divBdr>
        </w:div>
        <w:div w:id="1325084483">
          <w:marLeft w:val="480"/>
          <w:marRight w:val="0"/>
          <w:marTop w:val="0"/>
          <w:marBottom w:val="0"/>
          <w:divBdr>
            <w:top w:val="none" w:sz="0" w:space="0" w:color="auto"/>
            <w:left w:val="none" w:sz="0" w:space="0" w:color="auto"/>
            <w:bottom w:val="none" w:sz="0" w:space="0" w:color="auto"/>
            <w:right w:val="none" w:sz="0" w:space="0" w:color="auto"/>
          </w:divBdr>
        </w:div>
        <w:div w:id="1351758594">
          <w:marLeft w:val="480"/>
          <w:marRight w:val="0"/>
          <w:marTop w:val="0"/>
          <w:marBottom w:val="0"/>
          <w:divBdr>
            <w:top w:val="none" w:sz="0" w:space="0" w:color="auto"/>
            <w:left w:val="none" w:sz="0" w:space="0" w:color="auto"/>
            <w:bottom w:val="none" w:sz="0" w:space="0" w:color="auto"/>
            <w:right w:val="none" w:sz="0" w:space="0" w:color="auto"/>
          </w:divBdr>
        </w:div>
        <w:div w:id="1360400335">
          <w:marLeft w:val="480"/>
          <w:marRight w:val="0"/>
          <w:marTop w:val="0"/>
          <w:marBottom w:val="0"/>
          <w:divBdr>
            <w:top w:val="none" w:sz="0" w:space="0" w:color="auto"/>
            <w:left w:val="none" w:sz="0" w:space="0" w:color="auto"/>
            <w:bottom w:val="none" w:sz="0" w:space="0" w:color="auto"/>
            <w:right w:val="none" w:sz="0" w:space="0" w:color="auto"/>
          </w:divBdr>
        </w:div>
        <w:div w:id="1375160805">
          <w:marLeft w:val="480"/>
          <w:marRight w:val="0"/>
          <w:marTop w:val="0"/>
          <w:marBottom w:val="0"/>
          <w:divBdr>
            <w:top w:val="none" w:sz="0" w:space="0" w:color="auto"/>
            <w:left w:val="none" w:sz="0" w:space="0" w:color="auto"/>
            <w:bottom w:val="none" w:sz="0" w:space="0" w:color="auto"/>
            <w:right w:val="none" w:sz="0" w:space="0" w:color="auto"/>
          </w:divBdr>
        </w:div>
        <w:div w:id="1393651069">
          <w:marLeft w:val="480"/>
          <w:marRight w:val="0"/>
          <w:marTop w:val="0"/>
          <w:marBottom w:val="0"/>
          <w:divBdr>
            <w:top w:val="none" w:sz="0" w:space="0" w:color="auto"/>
            <w:left w:val="none" w:sz="0" w:space="0" w:color="auto"/>
            <w:bottom w:val="none" w:sz="0" w:space="0" w:color="auto"/>
            <w:right w:val="none" w:sz="0" w:space="0" w:color="auto"/>
          </w:divBdr>
        </w:div>
        <w:div w:id="1459254402">
          <w:marLeft w:val="480"/>
          <w:marRight w:val="0"/>
          <w:marTop w:val="0"/>
          <w:marBottom w:val="0"/>
          <w:divBdr>
            <w:top w:val="none" w:sz="0" w:space="0" w:color="auto"/>
            <w:left w:val="none" w:sz="0" w:space="0" w:color="auto"/>
            <w:bottom w:val="none" w:sz="0" w:space="0" w:color="auto"/>
            <w:right w:val="none" w:sz="0" w:space="0" w:color="auto"/>
          </w:divBdr>
        </w:div>
        <w:div w:id="1552764194">
          <w:marLeft w:val="480"/>
          <w:marRight w:val="0"/>
          <w:marTop w:val="0"/>
          <w:marBottom w:val="0"/>
          <w:divBdr>
            <w:top w:val="none" w:sz="0" w:space="0" w:color="auto"/>
            <w:left w:val="none" w:sz="0" w:space="0" w:color="auto"/>
            <w:bottom w:val="none" w:sz="0" w:space="0" w:color="auto"/>
            <w:right w:val="none" w:sz="0" w:space="0" w:color="auto"/>
          </w:divBdr>
        </w:div>
        <w:div w:id="1566180465">
          <w:marLeft w:val="480"/>
          <w:marRight w:val="0"/>
          <w:marTop w:val="0"/>
          <w:marBottom w:val="0"/>
          <w:divBdr>
            <w:top w:val="none" w:sz="0" w:space="0" w:color="auto"/>
            <w:left w:val="none" w:sz="0" w:space="0" w:color="auto"/>
            <w:bottom w:val="none" w:sz="0" w:space="0" w:color="auto"/>
            <w:right w:val="none" w:sz="0" w:space="0" w:color="auto"/>
          </w:divBdr>
        </w:div>
        <w:div w:id="1580140885">
          <w:marLeft w:val="480"/>
          <w:marRight w:val="0"/>
          <w:marTop w:val="0"/>
          <w:marBottom w:val="0"/>
          <w:divBdr>
            <w:top w:val="none" w:sz="0" w:space="0" w:color="auto"/>
            <w:left w:val="none" w:sz="0" w:space="0" w:color="auto"/>
            <w:bottom w:val="none" w:sz="0" w:space="0" w:color="auto"/>
            <w:right w:val="none" w:sz="0" w:space="0" w:color="auto"/>
          </w:divBdr>
        </w:div>
        <w:div w:id="1669168081">
          <w:marLeft w:val="480"/>
          <w:marRight w:val="0"/>
          <w:marTop w:val="0"/>
          <w:marBottom w:val="0"/>
          <w:divBdr>
            <w:top w:val="none" w:sz="0" w:space="0" w:color="auto"/>
            <w:left w:val="none" w:sz="0" w:space="0" w:color="auto"/>
            <w:bottom w:val="none" w:sz="0" w:space="0" w:color="auto"/>
            <w:right w:val="none" w:sz="0" w:space="0" w:color="auto"/>
          </w:divBdr>
        </w:div>
        <w:div w:id="1678847610">
          <w:marLeft w:val="480"/>
          <w:marRight w:val="0"/>
          <w:marTop w:val="0"/>
          <w:marBottom w:val="0"/>
          <w:divBdr>
            <w:top w:val="none" w:sz="0" w:space="0" w:color="auto"/>
            <w:left w:val="none" w:sz="0" w:space="0" w:color="auto"/>
            <w:bottom w:val="none" w:sz="0" w:space="0" w:color="auto"/>
            <w:right w:val="none" w:sz="0" w:space="0" w:color="auto"/>
          </w:divBdr>
        </w:div>
        <w:div w:id="1743671485">
          <w:marLeft w:val="480"/>
          <w:marRight w:val="0"/>
          <w:marTop w:val="0"/>
          <w:marBottom w:val="0"/>
          <w:divBdr>
            <w:top w:val="none" w:sz="0" w:space="0" w:color="auto"/>
            <w:left w:val="none" w:sz="0" w:space="0" w:color="auto"/>
            <w:bottom w:val="none" w:sz="0" w:space="0" w:color="auto"/>
            <w:right w:val="none" w:sz="0" w:space="0" w:color="auto"/>
          </w:divBdr>
        </w:div>
        <w:div w:id="1745377966">
          <w:marLeft w:val="480"/>
          <w:marRight w:val="0"/>
          <w:marTop w:val="0"/>
          <w:marBottom w:val="0"/>
          <w:divBdr>
            <w:top w:val="none" w:sz="0" w:space="0" w:color="auto"/>
            <w:left w:val="none" w:sz="0" w:space="0" w:color="auto"/>
            <w:bottom w:val="none" w:sz="0" w:space="0" w:color="auto"/>
            <w:right w:val="none" w:sz="0" w:space="0" w:color="auto"/>
          </w:divBdr>
        </w:div>
        <w:div w:id="1763719148">
          <w:marLeft w:val="480"/>
          <w:marRight w:val="0"/>
          <w:marTop w:val="0"/>
          <w:marBottom w:val="0"/>
          <w:divBdr>
            <w:top w:val="none" w:sz="0" w:space="0" w:color="auto"/>
            <w:left w:val="none" w:sz="0" w:space="0" w:color="auto"/>
            <w:bottom w:val="none" w:sz="0" w:space="0" w:color="auto"/>
            <w:right w:val="none" w:sz="0" w:space="0" w:color="auto"/>
          </w:divBdr>
        </w:div>
        <w:div w:id="1777140528">
          <w:marLeft w:val="480"/>
          <w:marRight w:val="0"/>
          <w:marTop w:val="0"/>
          <w:marBottom w:val="0"/>
          <w:divBdr>
            <w:top w:val="none" w:sz="0" w:space="0" w:color="auto"/>
            <w:left w:val="none" w:sz="0" w:space="0" w:color="auto"/>
            <w:bottom w:val="none" w:sz="0" w:space="0" w:color="auto"/>
            <w:right w:val="none" w:sz="0" w:space="0" w:color="auto"/>
          </w:divBdr>
        </w:div>
        <w:div w:id="1838768534">
          <w:marLeft w:val="480"/>
          <w:marRight w:val="0"/>
          <w:marTop w:val="0"/>
          <w:marBottom w:val="0"/>
          <w:divBdr>
            <w:top w:val="none" w:sz="0" w:space="0" w:color="auto"/>
            <w:left w:val="none" w:sz="0" w:space="0" w:color="auto"/>
            <w:bottom w:val="none" w:sz="0" w:space="0" w:color="auto"/>
            <w:right w:val="none" w:sz="0" w:space="0" w:color="auto"/>
          </w:divBdr>
        </w:div>
        <w:div w:id="1849367065">
          <w:marLeft w:val="480"/>
          <w:marRight w:val="0"/>
          <w:marTop w:val="0"/>
          <w:marBottom w:val="0"/>
          <w:divBdr>
            <w:top w:val="none" w:sz="0" w:space="0" w:color="auto"/>
            <w:left w:val="none" w:sz="0" w:space="0" w:color="auto"/>
            <w:bottom w:val="none" w:sz="0" w:space="0" w:color="auto"/>
            <w:right w:val="none" w:sz="0" w:space="0" w:color="auto"/>
          </w:divBdr>
        </w:div>
        <w:div w:id="1854370129">
          <w:marLeft w:val="480"/>
          <w:marRight w:val="0"/>
          <w:marTop w:val="0"/>
          <w:marBottom w:val="0"/>
          <w:divBdr>
            <w:top w:val="none" w:sz="0" w:space="0" w:color="auto"/>
            <w:left w:val="none" w:sz="0" w:space="0" w:color="auto"/>
            <w:bottom w:val="none" w:sz="0" w:space="0" w:color="auto"/>
            <w:right w:val="none" w:sz="0" w:space="0" w:color="auto"/>
          </w:divBdr>
        </w:div>
        <w:div w:id="1954360308">
          <w:marLeft w:val="480"/>
          <w:marRight w:val="0"/>
          <w:marTop w:val="0"/>
          <w:marBottom w:val="0"/>
          <w:divBdr>
            <w:top w:val="none" w:sz="0" w:space="0" w:color="auto"/>
            <w:left w:val="none" w:sz="0" w:space="0" w:color="auto"/>
            <w:bottom w:val="none" w:sz="0" w:space="0" w:color="auto"/>
            <w:right w:val="none" w:sz="0" w:space="0" w:color="auto"/>
          </w:divBdr>
        </w:div>
        <w:div w:id="1957179852">
          <w:marLeft w:val="480"/>
          <w:marRight w:val="0"/>
          <w:marTop w:val="0"/>
          <w:marBottom w:val="0"/>
          <w:divBdr>
            <w:top w:val="none" w:sz="0" w:space="0" w:color="auto"/>
            <w:left w:val="none" w:sz="0" w:space="0" w:color="auto"/>
            <w:bottom w:val="none" w:sz="0" w:space="0" w:color="auto"/>
            <w:right w:val="none" w:sz="0" w:space="0" w:color="auto"/>
          </w:divBdr>
        </w:div>
        <w:div w:id="1976910091">
          <w:marLeft w:val="480"/>
          <w:marRight w:val="0"/>
          <w:marTop w:val="0"/>
          <w:marBottom w:val="0"/>
          <w:divBdr>
            <w:top w:val="none" w:sz="0" w:space="0" w:color="auto"/>
            <w:left w:val="none" w:sz="0" w:space="0" w:color="auto"/>
            <w:bottom w:val="none" w:sz="0" w:space="0" w:color="auto"/>
            <w:right w:val="none" w:sz="0" w:space="0" w:color="auto"/>
          </w:divBdr>
        </w:div>
        <w:div w:id="2000306659">
          <w:marLeft w:val="480"/>
          <w:marRight w:val="0"/>
          <w:marTop w:val="0"/>
          <w:marBottom w:val="0"/>
          <w:divBdr>
            <w:top w:val="none" w:sz="0" w:space="0" w:color="auto"/>
            <w:left w:val="none" w:sz="0" w:space="0" w:color="auto"/>
            <w:bottom w:val="none" w:sz="0" w:space="0" w:color="auto"/>
            <w:right w:val="none" w:sz="0" w:space="0" w:color="auto"/>
          </w:divBdr>
        </w:div>
        <w:div w:id="2005738423">
          <w:marLeft w:val="480"/>
          <w:marRight w:val="0"/>
          <w:marTop w:val="0"/>
          <w:marBottom w:val="0"/>
          <w:divBdr>
            <w:top w:val="none" w:sz="0" w:space="0" w:color="auto"/>
            <w:left w:val="none" w:sz="0" w:space="0" w:color="auto"/>
            <w:bottom w:val="none" w:sz="0" w:space="0" w:color="auto"/>
            <w:right w:val="none" w:sz="0" w:space="0" w:color="auto"/>
          </w:divBdr>
        </w:div>
        <w:div w:id="2032144668">
          <w:marLeft w:val="480"/>
          <w:marRight w:val="0"/>
          <w:marTop w:val="0"/>
          <w:marBottom w:val="0"/>
          <w:divBdr>
            <w:top w:val="none" w:sz="0" w:space="0" w:color="auto"/>
            <w:left w:val="none" w:sz="0" w:space="0" w:color="auto"/>
            <w:bottom w:val="none" w:sz="0" w:space="0" w:color="auto"/>
            <w:right w:val="none" w:sz="0" w:space="0" w:color="auto"/>
          </w:divBdr>
        </w:div>
        <w:div w:id="2057464154">
          <w:marLeft w:val="480"/>
          <w:marRight w:val="0"/>
          <w:marTop w:val="0"/>
          <w:marBottom w:val="0"/>
          <w:divBdr>
            <w:top w:val="none" w:sz="0" w:space="0" w:color="auto"/>
            <w:left w:val="none" w:sz="0" w:space="0" w:color="auto"/>
            <w:bottom w:val="none" w:sz="0" w:space="0" w:color="auto"/>
            <w:right w:val="none" w:sz="0" w:space="0" w:color="auto"/>
          </w:divBdr>
        </w:div>
        <w:div w:id="2107463242">
          <w:marLeft w:val="480"/>
          <w:marRight w:val="0"/>
          <w:marTop w:val="0"/>
          <w:marBottom w:val="0"/>
          <w:divBdr>
            <w:top w:val="none" w:sz="0" w:space="0" w:color="auto"/>
            <w:left w:val="none" w:sz="0" w:space="0" w:color="auto"/>
            <w:bottom w:val="none" w:sz="0" w:space="0" w:color="auto"/>
            <w:right w:val="none" w:sz="0" w:space="0" w:color="auto"/>
          </w:divBdr>
        </w:div>
      </w:divsChild>
    </w:div>
    <w:div w:id="1976444732">
      <w:bodyDiv w:val="1"/>
      <w:marLeft w:val="0"/>
      <w:marRight w:val="0"/>
      <w:marTop w:val="0"/>
      <w:marBottom w:val="0"/>
      <w:divBdr>
        <w:top w:val="none" w:sz="0" w:space="0" w:color="auto"/>
        <w:left w:val="none" w:sz="0" w:space="0" w:color="auto"/>
        <w:bottom w:val="none" w:sz="0" w:space="0" w:color="auto"/>
        <w:right w:val="none" w:sz="0" w:space="0" w:color="auto"/>
      </w:divBdr>
      <w:divsChild>
        <w:div w:id="24674027">
          <w:marLeft w:val="480"/>
          <w:marRight w:val="0"/>
          <w:marTop w:val="0"/>
          <w:marBottom w:val="0"/>
          <w:divBdr>
            <w:top w:val="none" w:sz="0" w:space="0" w:color="auto"/>
            <w:left w:val="none" w:sz="0" w:space="0" w:color="auto"/>
            <w:bottom w:val="none" w:sz="0" w:space="0" w:color="auto"/>
            <w:right w:val="none" w:sz="0" w:space="0" w:color="auto"/>
          </w:divBdr>
        </w:div>
        <w:div w:id="33694688">
          <w:marLeft w:val="480"/>
          <w:marRight w:val="0"/>
          <w:marTop w:val="0"/>
          <w:marBottom w:val="0"/>
          <w:divBdr>
            <w:top w:val="none" w:sz="0" w:space="0" w:color="auto"/>
            <w:left w:val="none" w:sz="0" w:space="0" w:color="auto"/>
            <w:bottom w:val="none" w:sz="0" w:space="0" w:color="auto"/>
            <w:right w:val="none" w:sz="0" w:space="0" w:color="auto"/>
          </w:divBdr>
        </w:div>
        <w:div w:id="46072208">
          <w:marLeft w:val="480"/>
          <w:marRight w:val="0"/>
          <w:marTop w:val="0"/>
          <w:marBottom w:val="0"/>
          <w:divBdr>
            <w:top w:val="none" w:sz="0" w:space="0" w:color="auto"/>
            <w:left w:val="none" w:sz="0" w:space="0" w:color="auto"/>
            <w:bottom w:val="none" w:sz="0" w:space="0" w:color="auto"/>
            <w:right w:val="none" w:sz="0" w:space="0" w:color="auto"/>
          </w:divBdr>
        </w:div>
        <w:div w:id="50925927">
          <w:marLeft w:val="480"/>
          <w:marRight w:val="0"/>
          <w:marTop w:val="0"/>
          <w:marBottom w:val="0"/>
          <w:divBdr>
            <w:top w:val="none" w:sz="0" w:space="0" w:color="auto"/>
            <w:left w:val="none" w:sz="0" w:space="0" w:color="auto"/>
            <w:bottom w:val="none" w:sz="0" w:space="0" w:color="auto"/>
            <w:right w:val="none" w:sz="0" w:space="0" w:color="auto"/>
          </w:divBdr>
        </w:div>
        <w:div w:id="103312102">
          <w:marLeft w:val="480"/>
          <w:marRight w:val="0"/>
          <w:marTop w:val="0"/>
          <w:marBottom w:val="0"/>
          <w:divBdr>
            <w:top w:val="none" w:sz="0" w:space="0" w:color="auto"/>
            <w:left w:val="none" w:sz="0" w:space="0" w:color="auto"/>
            <w:bottom w:val="none" w:sz="0" w:space="0" w:color="auto"/>
            <w:right w:val="none" w:sz="0" w:space="0" w:color="auto"/>
          </w:divBdr>
        </w:div>
        <w:div w:id="116342478">
          <w:marLeft w:val="480"/>
          <w:marRight w:val="0"/>
          <w:marTop w:val="0"/>
          <w:marBottom w:val="0"/>
          <w:divBdr>
            <w:top w:val="none" w:sz="0" w:space="0" w:color="auto"/>
            <w:left w:val="none" w:sz="0" w:space="0" w:color="auto"/>
            <w:bottom w:val="none" w:sz="0" w:space="0" w:color="auto"/>
            <w:right w:val="none" w:sz="0" w:space="0" w:color="auto"/>
          </w:divBdr>
        </w:div>
        <w:div w:id="126629541">
          <w:marLeft w:val="480"/>
          <w:marRight w:val="0"/>
          <w:marTop w:val="0"/>
          <w:marBottom w:val="0"/>
          <w:divBdr>
            <w:top w:val="none" w:sz="0" w:space="0" w:color="auto"/>
            <w:left w:val="none" w:sz="0" w:space="0" w:color="auto"/>
            <w:bottom w:val="none" w:sz="0" w:space="0" w:color="auto"/>
            <w:right w:val="none" w:sz="0" w:space="0" w:color="auto"/>
          </w:divBdr>
        </w:div>
        <w:div w:id="137382715">
          <w:marLeft w:val="480"/>
          <w:marRight w:val="0"/>
          <w:marTop w:val="0"/>
          <w:marBottom w:val="0"/>
          <w:divBdr>
            <w:top w:val="none" w:sz="0" w:space="0" w:color="auto"/>
            <w:left w:val="none" w:sz="0" w:space="0" w:color="auto"/>
            <w:bottom w:val="none" w:sz="0" w:space="0" w:color="auto"/>
            <w:right w:val="none" w:sz="0" w:space="0" w:color="auto"/>
          </w:divBdr>
        </w:div>
        <w:div w:id="174422861">
          <w:marLeft w:val="480"/>
          <w:marRight w:val="0"/>
          <w:marTop w:val="0"/>
          <w:marBottom w:val="0"/>
          <w:divBdr>
            <w:top w:val="none" w:sz="0" w:space="0" w:color="auto"/>
            <w:left w:val="none" w:sz="0" w:space="0" w:color="auto"/>
            <w:bottom w:val="none" w:sz="0" w:space="0" w:color="auto"/>
            <w:right w:val="none" w:sz="0" w:space="0" w:color="auto"/>
          </w:divBdr>
        </w:div>
        <w:div w:id="190581337">
          <w:marLeft w:val="480"/>
          <w:marRight w:val="0"/>
          <w:marTop w:val="0"/>
          <w:marBottom w:val="0"/>
          <w:divBdr>
            <w:top w:val="none" w:sz="0" w:space="0" w:color="auto"/>
            <w:left w:val="none" w:sz="0" w:space="0" w:color="auto"/>
            <w:bottom w:val="none" w:sz="0" w:space="0" w:color="auto"/>
            <w:right w:val="none" w:sz="0" w:space="0" w:color="auto"/>
          </w:divBdr>
        </w:div>
        <w:div w:id="233247986">
          <w:marLeft w:val="480"/>
          <w:marRight w:val="0"/>
          <w:marTop w:val="0"/>
          <w:marBottom w:val="0"/>
          <w:divBdr>
            <w:top w:val="none" w:sz="0" w:space="0" w:color="auto"/>
            <w:left w:val="none" w:sz="0" w:space="0" w:color="auto"/>
            <w:bottom w:val="none" w:sz="0" w:space="0" w:color="auto"/>
            <w:right w:val="none" w:sz="0" w:space="0" w:color="auto"/>
          </w:divBdr>
        </w:div>
        <w:div w:id="243419605">
          <w:marLeft w:val="480"/>
          <w:marRight w:val="0"/>
          <w:marTop w:val="0"/>
          <w:marBottom w:val="0"/>
          <w:divBdr>
            <w:top w:val="none" w:sz="0" w:space="0" w:color="auto"/>
            <w:left w:val="none" w:sz="0" w:space="0" w:color="auto"/>
            <w:bottom w:val="none" w:sz="0" w:space="0" w:color="auto"/>
            <w:right w:val="none" w:sz="0" w:space="0" w:color="auto"/>
          </w:divBdr>
        </w:div>
        <w:div w:id="268977477">
          <w:marLeft w:val="480"/>
          <w:marRight w:val="0"/>
          <w:marTop w:val="0"/>
          <w:marBottom w:val="0"/>
          <w:divBdr>
            <w:top w:val="none" w:sz="0" w:space="0" w:color="auto"/>
            <w:left w:val="none" w:sz="0" w:space="0" w:color="auto"/>
            <w:bottom w:val="none" w:sz="0" w:space="0" w:color="auto"/>
            <w:right w:val="none" w:sz="0" w:space="0" w:color="auto"/>
          </w:divBdr>
        </w:div>
        <w:div w:id="278225114">
          <w:marLeft w:val="480"/>
          <w:marRight w:val="0"/>
          <w:marTop w:val="0"/>
          <w:marBottom w:val="0"/>
          <w:divBdr>
            <w:top w:val="none" w:sz="0" w:space="0" w:color="auto"/>
            <w:left w:val="none" w:sz="0" w:space="0" w:color="auto"/>
            <w:bottom w:val="none" w:sz="0" w:space="0" w:color="auto"/>
            <w:right w:val="none" w:sz="0" w:space="0" w:color="auto"/>
          </w:divBdr>
        </w:div>
        <w:div w:id="311760080">
          <w:marLeft w:val="480"/>
          <w:marRight w:val="0"/>
          <w:marTop w:val="0"/>
          <w:marBottom w:val="0"/>
          <w:divBdr>
            <w:top w:val="none" w:sz="0" w:space="0" w:color="auto"/>
            <w:left w:val="none" w:sz="0" w:space="0" w:color="auto"/>
            <w:bottom w:val="none" w:sz="0" w:space="0" w:color="auto"/>
            <w:right w:val="none" w:sz="0" w:space="0" w:color="auto"/>
          </w:divBdr>
        </w:div>
        <w:div w:id="320236610">
          <w:marLeft w:val="480"/>
          <w:marRight w:val="0"/>
          <w:marTop w:val="0"/>
          <w:marBottom w:val="0"/>
          <w:divBdr>
            <w:top w:val="none" w:sz="0" w:space="0" w:color="auto"/>
            <w:left w:val="none" w:sz="0" w:space="0" w:color="auto"/>
            <w:bottom w:val="none" w:sz="0" w:space="0" w:color="auto"/>
            <w:right w:val="none" w:sz="0" w:space="0" w:color="auto"/>
          </w:divBdr>
        </w:div>
        <w:div w:id="335961451">
          <w:marLeft w:val="480"/>
          <w:marRight w:val="0"/>
          <w:marTop w:val="0"/>
          <w:marBottom w:val="0"/>
          <w:divBdr>
            <w:top w:val="none" w:sz="0" w:space="0" w:color="auto"/>
            <w:left w:val="none" w:sz="0" w:space="0" w:color="auto"/>
            <w:bottom w:val="none" w:sz="0" w:space="0" w:color="auto"/>
            <w:right w:val="none" w:sz="0" w:space="0" w:color="auto"/>
          </w:divBdr>
        </w:div>
        <w:div w:id="352456996">
          <w:marLeft w:val="480"/>
          <w:marRight w:val="0"/>
          <w:marTop w:val="0"/>
          <w:marBottom w:val="0"/>
          <w:divBdr>
            <w:top w:val="none" w:sz="0" w:space="0" w:color="auto"/>
            <w:left w:val="none" w:sz="0" w:space="0" w:color="auto"/>
            <w:bottom w:val="none" w:sz="0" w:space="0" w:color="auto"/>
            <w:right w:val="none" w:sz="0" w:space="0" w:color="auto"/>
          </w:divBdr>
        </w:div>
        <w:div w:id="355235333">
          <w:marLeft w:val="480"/>
          <w:marRight w:val="0"/>
          <w:marTop w:val="0"/>
          <w:marBottom w:val="0"/>
          <w:divBdr>
            <w:top w:val="none" w:sz="0" w:space="0" w:color="auto"/>
            <w:left w:val="none" w:sz="0" w:space="0" w:color="auto"/>
            <w:bottom w:val="none" w:sz="0" w:space="0" w:color="auto"/>
            <w:right w:val="none" w:sz="0" w:space="0" w:color="auto"/>
          </w:divBdr>
        </w:div>
        <w:div w:id="359282637">
          <w:marLeft w:val="480"/>
          <w:marRight w:val="0"/>
          <w:marTop w:val="0"/>
          <w:marBottom w:val="0"/>
          <w:divBdr>
            <w:top w:val="none" w:sz="0" w:space="0" w:color="auto"/>
            <w:left w:val="none" w:sz="0" w:space="0" w:color="auto"/>
            <w:bottom w:val="none" w:sz="0" w:space="0" w:color="auto"/>
            <w:right w:val="none" w:sz="0" w:space="0" w:color="auto"/>
          </w:divBdr>
        </w:div>
        <w:div w:id="424039640">
          <w:marLeft w:val="480"/>
          <w:marRight w:val="0"/>
          <w:marTop w:val="0"/>
          <w:marBottom w:val="0"/>
          <w:divBdr>
            <w:top w:val="none" w:sz="0" w:space="0" w:color="auto"/>
            <w:left w:val="none" w:sz="0" w:space="0" w:color="auto"/>
            <w:bottom w:val="none" w:sz="0" w:space="0" w:color="auto"/>
            <w:right w:val="none" w:sz="0" w:space="0" w:color="auto"/>
          </w:divBdr>
        </w:div>
        <w:div w:id="448938913">
          <w:marLeft w:val="480"/>
          <w:marRight w:val="0"/>
          <w:marTop w:val="0"/>
          <w:marBottom w:val="0"/>
          <w:divBdr>
            <w:top w:val="none" w:sz="0" w:space="0" w:color="auto"/>
            <w:left w:val="none" w:sz="0" w:space="0" w:color="auto"/>
            <w:bottom w:val="none" w:sz="0" w:space="0" w:color="auto"/>
            <w:right w:val="none" w:sz="0" w:space="0" w:color="auto"/>
          </w:divBdr>
        </w:div>
        <w:div w:id="488637205">
          <w:marLeft w:val="480"/>
          <w:marRight w:val="0"/>
          <w:marTop w:val="0"/>
          <w:marBottom w:val="0"/>
          <w:divBdr>
            <w:top w:val="none" w:sz="0" w:space="0" w:color="auto"/>
            <w:left w:val="none" w:sz="0" w:space="0" w:color="auto"/>
            <w:bottom w:val="none" w:sz="0" w:space="0" w:color="auto"/>
            <w:right w:val="none" w:sz="0" w:space="0" w:color="auto"/>
          </w:divBdr>
        </w:div>
        <w:div w:id="590284255">
          <w:marLeft w:val="480"/>
          <w:marRight w:val="0"/>
          <w:marTop w:val="0"/>
          <w:marBottom w:val="0"/>
          <w:divBdr>
            <w:top w:val="none" w:sz="0" w:space="0" w:color="auto"/>
            <w:left w:val="none" w:sz="0" w:space="0" w:color="auto"/>
            <w:bottom w:val="none" w:sz="0" w:space="0" w:color="auto"/>
            <w:right w:val="none" w:sz="0" w:space="0" w:color="auto"/>
          </w:divBdr>
        </w:div>
        <w:div w:id="803934168">
          <w:marLeft w:val="480"/>
          <w:marRight w:val="0"/>
          <w:marTop w:val="0"/>
          <w:marBottom w:val="0"/>
          <w:divBdr>
            <w:top w:val="none" w:sz="0" w:space="0" w:color="auto"/>
            <w:left w:val="none" w:sz="0" w:space="0" w:color="auto"/>
            <w:bottom w:val="none" w:sz="0" w:space="0" w:color="auto"/>
            <w:right w:val="none" w:sz="0" w:space="0" w:color="auto"/>
          </w:divBdr>
        </w:div>
        <w:div w:id="806971994">
          <w:marLeft w:val="480"/>
          <w:marRight w:val="0"/>
          <w:marTop w:val="0"/>
          <w:marBottom w:val="0"/>
          <w:divBdr>
            <w:top w:val="none" w:sz="0" w:space="0" w:color="auto"/>
            <w:left w:val="none" w:sz="0" w:space="0" w:color="auto"/>
            <w:bottom w:val="none" w:sz="0" w:space="0" w:color="auto"/>
            <w:right w:val="none" w:sz="0" w:space="0" w:color="auto"/>
          </w:divBdr>
        </w:div>
        <w:div w:id="813761450">
          <w:marLeft w:val="480"/>
          <w:marRight w:val="0"/>
          <w:marTop w:val="0"/>
          <w:marBottom w:val="0"/>
          <w:divBdr>
            <w:top w:val="none" w:sz="0" w:space="0" w:color="auto"/>
            <w:left w:val="none" w:sz="0" w:space="0" w:color="auto"/>
            <w:bottom w:val="none" w:sz="0" w:space="0" w:color="auto"/>
            <w:right w:val="none" w:sz="0" w:space="0" w:color="auto"/>
          </w:divBdr>
        </w:div>
        <w:div w:id="828717717">
          <w:marLeft w:val="480"/>
          <w:marRight w:val="0"/>
          <w:marTop w:val="0"/>
          <w:marBottom w:val="0"/>
          <w:divBdr>
            <w:top w:val="none" w:sz="0" w:space="0" w:color="auto"/>
            <w:left w:val="none" w:sz="0" w:space="0" w:color="auto"/>
            <w:bottom w:val="none" w:sz="0" w:space="0" w:color="auto"/>
            <w:right w:val="none" w:sz="0" w:space="0" w:color="auto"/>
          </w:divBdr>
        </w:div>
        <w:div w:id="900823076">
          <w:marLeft w:val="480"/>
          <w:marRight w:val="0"/>
          <w:marTop w:val="0"/>
          <w:marBottom w:val="0"/>
          <w:divBdr>
            <w:top w:val="none" w:sz="0" w:space="0" w:color="auto"/>
            <w:left w:val="none" w:sz="0" w:space="0" w:color="auto"/>
            <w:bottom w:val="none" w:sz="0" w:space="0" w:color="auto"/>
            <w:right w:val="none" w:sz="0" w:space="0" w:color="auto"/>
          </w:divBdr>
        </w:div>
        <w:div w:id="951741676">
          <w:marLeft w:val="480"/>
          <w:marRight w:val="0"/>
          <w:marTop w:val="0"/>
          <w:marBottom w:val="0"/>
          <w:divBdr>
            <w:top w:val="none" w:sz="0" w:space="0" w:color="auto"/>
            <w:left w:val="none" w:sz="0" w:space="0" w:color="auto"/>
            <w:bottom w:val="none" w:sz="0" w:space="0" w:color="auto"/>
            <w:right w:val="none" w:sz="0" w:space="0" w:color="auto"/>
          </w:divBdr>
        </w:div>
        <w:div w:id="996615992">
          <w:marLeft w:val="480"/>
          <w:marRight w:val="0"/>
          <w:marTop w:val="0"/>
          <w:marBottom w:val="0"/>
          <w:divBdr>
            <w:top w:val="none" w:sz="0" w:space="0" w:color="auto"/>
            <w:left w:val="none" w:sz="0" w:space="0" w:color="auto"/>
            <w:bottom w:val="none" w:sz="0" w:space="0" w:color="auto"/>
            <w:right w:val="none" w:sz="0" w:space="0" w:color="auto"/>
          </w:divBdr>
        </w:div>
        <w:div w:id="1000234833">
          <w:marLeft w:val="480"/>
          <w:marRight w:val="0"/>
          <w:marTop w:val="0"/>
          <w:marBottom w:val="0"/>
          <w:divBdr>
            <w:top w:val="none" w:sz="0" w:space="0" w:color="auto"/>
            <w:left w:val="none" w:sz="0" w:space="0" w:color="auto"/>
            <w:bottom w:val="none" w:sz="0" w:space="0" w:color="auto"/>
            <w:right w:val="none" w:sz="0" w:space="0" w:color="auto"/>
          </w:divBdr>
        </w:div>
        <w:div w:id="1003583810">
          <w:marLeft w:val="480"/>
          <w:marRight w:val="0"/>
          <w:marTop w:val="0"/>
          <w:marBottom w:val="0"/>
          <w:divBdr>
            <w:top w:val="none" w:sz="0" w:space="0" w:color="auto"/>
            <w:left w:val="none" w:sz="0" w:space="0" w:color="auto"/>
            <w:bottom w:val="none" w:sz="0" w:space="0" w:color="auto"/>
            <w:right w:val="none" w:sz="0" w:space="0" w:color="auto"/>
          </w:divBdr>
        </w:div>
        <w:div w:id="1035496188">
          <w:marLeft w:val="480"/>
          <w:marRight w:val="0"/>
          <w:marTop w:val="0"/>
          <w:marBottom w:val="0"/>
          <w:divBdr>
            <w:top w:val="none" w:sz="0" w:space="0" w:color="auto"/>
            <w:left w:val="none" w:sz="0" w:space="0" w:color="auto"/>
            <w:bottom w:val="none" w:sz="0" w:space="0" w:color="auto"/>
            <w:right w:val="none" w:sz="0" w:space="0" w:color="auto"/>
          </w:divBdr>
        </w:div>
        <w:div w:id="1122725669">
          <w:marLeft w:val="480"/>
          <w:marRight w:val="0"/>
          <w:marTop w:val="0"/>
          <w:marBottom w:val="0"/>
          <w:divBdr>
            <w:top w:val="none" w:sz="0" w:space="0" w:color="auto"/>
            <w:left w:val="none" w:sz="0" w:space="0" w:color="auto"/>
            <w:bottom w:val="none" w:sz="0" w:space="0" w:color="auto"/>
            <w:right w:val="none" w:sz="0" w:space="0" w:color="auto"/>
          </w:divBdr>
        </w:div>
        <w:div w:id="1213154972">
          <w:marLeft w:val="480"/>
          <w:marRight w:val="0"/>
          <w:marTop w:val="0"/>
          <w:marBottom w:val="0"/>
          <w:divBdr>
            <w:top w:val="none" w:sz="0" w:space="0" w:color="auto"/>
            <w:left w:val="none" w:sz="0" w:space="0" w:color="auto"/>
            <w:bottom w:val="none" w:sz="0" w:space="0" w:color="auto"/>
            <w:right w:val="none" w:sz="0" w:space="0" w:color="auto"/>
          </w:divBdr>
        </w:div>
        <w:div w:id="1295869129">
          <w:marLeft w:val="480"/>
          <w:marRight w:val="0"/>
          <w:marTop w:val="0"/>
          <w:marBottom w:val="0"/>
          <w:divBdr>
            <w:top w:val="none" w:sz="0" w:space="0" w:color="auto"/>
            <w:left w:val="none" w:sz="0" w:space="0" w:color="auto"/>
            <w:bottom w:val="none" w:sz="0" w:space="0" w:color="auto"/>
            <w:right w:val="none" w:sz="0" w:space="0" w:color="auto"/>
          </w:divBdr>
        </w:div>
        <w:div w:id="1320965307">
          <w:marLeft w:val="480"/>
          <w:marRight w:val="0"/>
          <w:marTop w:val="0"/>
          <w:marBottom w:val="0"/>
          <w:divBdr>
            <w:top w:val="none" w:sz="0" w:space="0" w:color="auto"/>
            <w:left w:val="none" w:sz="0" w:space="0" w:color="auto"/>
            <w:bottom w:val="none" w:sz="0" w:space="0" w:color="auto"/>
            <w:right w:val="none" w:sz="0" w:space="0" w:color="auto"/>
          </w:divBdr>
        </w:div>
        <w:div w:id="1350328714">
          <w:marLeft w:val="480"/>
          <w:marRight w:val="0"/>
          <w:marTop w:val="0"/>
          <w:marBottom w:val="0"/>
          <w:divBdr>
            <w:top w:val="none" w:sz="0" w:space="0" w:color="auto"/>
            <w:left w:val="none" w:sz="0" w:space="0" w:color="auto"/>
            <w:bottom w:val="none" w:sz="0" w:space="0" w:color="auto"/>
            <w:right w:val="none" w:sz="0" w:space="0" w:color="auto"/>
          </w:divBdr>
        </w:div>
        <w:div w:id="1413897189">
          <w:marLeft w:val="480"/>
          <w:marRight w:val="0"/>
          <w:marTop w:val="0"/>
          <w:marBottom w:val="0"/>
          <w:divBdr>
            <w:top w:val="none" w:sz="0" w:space="0" w:color="auto"/>
            <w:left w:val="none" w:sz="0" w:space="0" w:color="auto"/>
            <w:bottom w:val="none" w:sz="0" w:space="0" w:color="auto"/>
            <w:right w:val="none" w:sz="0" w:space="0" w:color="auto"/>
          </w:divBdr>
        </w:div>
        <w:div w:id="1451363016">
          <w:marLeft w:val="480"/>
          <w:marRight w:val="0"/>
          <w:marTop w:val="0"/>
          <w:marBottom w:val="0"/>
          <w:divBdr>
            <w:top w:val="none" w:sz="0" w:space="0" w:color="auto"/>
            <w:left w:val="none" w:sz="0" w:space="0" w:color="auto"/>
            <w:bottom w:val="none" w:sz="0" w:space="0" w:color="auto"/>
            <w:right w:val="none" w:sz="0" w:space="0" w:color="auto"/>
          </w:divBdr>
        </w:div>
        <w:div w:id="1531793918">
          <w:marLeft w:val="480"/>
          <w:marRight w:val="0"/>
          <w:marTop w:val="0"/>
          <w:marBottom w:val="0"/>
          <w:divBdr>
            <w:top w:val="none" w:sz="0" w:space="0" w:color="auto"/>
            <w:left w:val="none" w:sz="0" w:space="0" w:color="auto"/>
            <w:bottom w:val="none" w:sz="0" w:space="0" w:color="auto"/>
            <w:right w:val="none" w:sz="0" w:space="0" w:color="auto"/>
          </w:divBdr>
        </w:div>
        <w:div w:id="1535268002">
          <w:marLeft w:val="480"/>
          <w:marRight w:val="0"/>
          <w:marTop w:val="0"/>
          <w:marBottom w:val="0"/>
          <w:divBdr>
            <w:top w:val="none" w:sz="0" w:space="0" w:color="auto"/>
            <w:left w:val="none" w:sz="0" w:space="0" w:color="auto"/>
            <w:bottom w:val="none" w:sz="0" w:space="0" w:color="auto"/>
            <w:right w:val="none" w:sz="0" w:space="0" w:color="auto"/>
          </w:divBdr>
        </w:div>
        <w:div w:id="1578437996">
          <w:marLeft w:val="480"/>
          <w:marRight w:val="0"/>
          <w:marTop w:val="0"/>
          <w:marBottom w:val="0"/>
          <w:divBdr>
            <w:top w:val="none" w:sz="0" w:space="0" w:color="auto"/>
            <w:left w:val="none" w:sz="0" w:space="0" w:color="auto"/>
            <w:bottom w:val="none" w:sz="0" w:space="0" w:color="auto"/>
            <w:right w:val="none" w:sz="0" w:space="0" w:color="auto"/>
          </w:divBdr>
        </w:div>
        <w:div w:id="1615163928">
          <w:marLeft w:val="480"/>
          <w:marRight w:val="0"/>
          <w:marTop w:val="0"/>
          <w:marBottom w:val="0"/>
          <w:divBdr>
            <w:top w:val="none" w:sz="0" w:space="0" w:color="auto"/>
            <w:left w:val="none" w:sz="0" w:space="0" w:color="auto"/>
            <w:bottom w:val="none" w:sz="0" w:space="0" w:color="auto"/>
            <w:right w:val="none" w:sz="0" w:space="0" w:color="auto"/>
          </w:divBdr>
        </w:div>
        <w:div w:id="1689453826">
          <w:marLeft w:val="480"/>
          <w:marRight w:val="0"/>
          <w:marTop w:val="0"/>
          <w:marBottom w:val="0"/>
          <w:divBdr>
            <w:top w:val="none" w:sz="0" w:space="0" w:color="auto"/>
            <w:left w:val="none" w:sz="0" w:space="0" w:color="auto"/>
            <w:bottom w:val="none" w:sz="0" w:space="0" w:color="auto"/>
            <w:right w:val="none" w:sz="0" w:space="0" w:color="auto"/>
          </w:divBdr>
        </w:div>
        <w:div w:id="1699114500">
          <w:marLeft w:val="480"/>
          <w:marRight w:val="0"/>
          <w:marTop w:val="0"/>
          <w:marBottom w:val="0"/>
          <w:divBdr>
            <w:top w:val="none" w:sz="0" w:space="0" w:color="auto"/>
            <w:left w:val="none" w:sz="0" w:space="0" w:color="auto"/>
            <w:bottom w:val="none" w:sz="0" w:space="0" w:color="auto"/>
            <w:right w:val="none" w:sz="0" w:space="0" w:color="auto"/>
          </w:divBdr>
        </w:div>
        <w:div w:id="1738553380">
          <w:marLeft w:val="480"/>
          <w:marRight w:val="0"/>
          <w:marTop w:val="0"/>
          <w:marBottom w:val="0"/>
          <w:divBdr>
            <w:top w:val="none" w:sz="0" w:space="0" w:color="auto"/>
            <w:left w:val="none" w:sz="0" w:space="0" w:color="auto"/>
            <w:bottom w:val="none" w:sz="0" w:space="0" w:color="auto"/>
            <w:right w:val="none" w:sz="0" w:space="0" w:color="auto"/>
          </w:divBdr>
        </w:div>
        <w:div w:id="1808357859">
          <w:marLeft w:val="480"/>
          <w:marRight w:val="0"/>
          <w:marTop w:val="0"/>
          <w:marBottom w:val="0"/>
          <w:divBdr>
            <w:top w:val="none" w:sz="0" w:space="0" w:color="auto"/>
            <w:left w:val="none" w:sz="0" w:space="0" w:color="auto"/>
            <w:bottom w:val="none" w:sz="0" w:space="0" w:color="auto"/>
            <w:right w:val="none" w:sz="0" w:space="0" w:color="auto"/>
          </w:divBdr>
        </w:div>
        <w:div w:id="1871991330">
          <w:marLeft w:val="480"/>
          <w:marRight w:val="0"/>
          <w:marTop w:val="0"/>
          <w:marBottom w:val="0"/>
          <w:divBdr>
            <w:top w:val="none" w:sz="0" w:space="0" w:color="auto"/>
            <w:left w:val="none" w:sz="0" w:space="0" w:color="auto"/>
            <w:bottom w:val="none" w:sz="0" w:space="0" w:color="auto"/>
            <w:right w:val="none" w:sz="0" w:space="0" w:color="auto"/>
          </w:divBdr>
        </w:div>
        <w:div w:id="1886216181">
          <w:marLeft w:val="480"/>
          <w:marRight w:val="0"/>
          <w:marTop w:val="0"/>
          <w:marBottom w:val="0"/>
          <w:divBdr>
            <w:top w:val="none" w:sz="0" w:space="0" w:color="auto"/>
            <w:left w:val="none" w:sz="0" w:space="0" w:color="auto"/>
            <w:bottom w:val="none" w:sz="0" w:space="0" w:color="auto"/>
            <w:right w:val="none" w:sz="0" w:space="0" w:color="auto"/>
          </w:divBdr>
        </w:div>
        <w:div w:id="1937252614">
          <w:marLeft w:val="480"/>
          <w:marRight w:val="0"/>
          <w:marTop w:val="0"/>
          <w:marBottom w:val="0"/>
          <w:divBdr>
            <w:top w:val="none" w:sz="0" w:space="0" w:color="auto"/>
            <w:left w:val="none" w:sz="0" w:space="0" w:color="auto"/>
            <w:bottom w:val="none" w:sz="0" w:space="0" w:color="auto"/>
            <w:right w:val="none" w:sz="0" w:space="0" w:color="auto"/>
          </w:divBdr>
        </w:div>
        <w:div w:id="1947232810">
          <w:marLeft w:val="480"/>
          <w:marRight w:val="0"/>
          <w:marTop w:val="0"/>
          <w:marBottom w:val="0"/>
          <w:divBdr>
            <w:top w:val="none" w:sz="0" w:space="0" w:color="auto"/>
            <w:left w:val="none" w:sz="0" w:space="0" w:color="auto"/>
            <w:bottom w:val="none" w:sz="0" w:space="0" w:color="auto"/>
            <w:right w:val="none" w:sz="0" w:space="0" w:color="auto"/>
          </w:divBdr>
        </w:div>
        <w:div w:id="1947418809">
          <w:marLeft w:val="480"/>
          <w:marRight w:val="0"/>
          <w:marTop w:val="0"/>
          <w:marBottom w:val="0"/>
          <w:divBdr>
            <w:top w:val="none" w:sz="0" w:space="0" w:color="auto"/>
            <w:left w:val="none" w:sz="0" w:space="0" w:color="auto"/>
            <w:bottom w:val="none" w:sz="0" w:space="0" w:color="auto"/>
            <w:right w:val="none" w:sz="0" w:space="0" w:color="auto"/>
          </w:divBdr>
        </w:div>
        <w:div w:id="1988435609">
          <w:marLeft w:val="480"/>
          <w:marRight w:val="0"/>
          <w:marTop w:val="0"/>
          <w:marBottom w:val="0"/>
          <w:divBdr>
            <w:top w:val="none" w:sz="0" w:space="0" w:color="auto"/>
            <w:left w:val="none" w:sz="0" w:space="0" w:color="auto"/>
            <w:bottom w:val="none" w:sz="0" w:space="0" w:color="auto"/>
            <w:right w:val="none" w:sz="0" w:space="0" w:color="auto"/>
          </w:divBdr>
        </w:div>
        <w:div w:id="1997101126">
          <w:marLeft w:val="480"/>
          <w:marRight w:val="0"/>
          <w:marTop w:val="0"/>
          <w:marBottom w:val="0"/>
          <w:divBdr>
            <w:top w:val="none" w:sz="0" w:space="0" w:color="auto"/>
            <w:left w:val="none" w:sz="0" w:space="0" w:color="auto"/>
            <w:bottom w:val="none" w:sz="0" w:space="0" w:color="auto"/>
            <w:right w:val="none" w:sz="0" w:space="0" w:color="auto"/>
          </w:divBdr>
        </w:div>
        <w:div w:id="2085059356">
          <w:marLeft w:val="480"/>
          <w:marRight w:val="0"/>
          <w:marTop w:val="0"/>
          <w:marBottom w:val="0"/>
          <w:divBdr>
            <w:top w:val="none" w:sz="0" w:space="0" w:color="auto"/>
            <w:left w:val="none" w:sz="0" w:space="0" w:color="auto"/>
            <w:bottom w:val="none" w:sz="0" w:space="0" w:color="auto"/>
            <w:right w:val="none" w:sz="0" w:space="0" w:color="auto"/>
          </w:divBdr>
        </w:div>
        <w:div w:id="2117865988">
          <w:marLeft w:val="480"/>
          <w:marRight w:val="0"/>
          <w:marTop w:val="0"/>
          <w:marBottom w:val="0"/>
          <w:divBdr>
            <w:top w:val="none" w:sz="0" w:space="0" w:color="auto"/>
            <w:left w:val="none" w:sz="0" w:space="0" w:color="auto"/>
            <w:bottom w:val="none" w:sz="0" w:space="0" w:color="auto"/>
            <w:right w:val="none" w:sz="0" w:space="0" w:color="auto"/>
          </w:divBdr>
        </w:div>
        <w:div w:id="2127582113">
          <w:marLeft w:val="480"/>
          <w:marRight w:val="0"/>
          <w:marTop w:val="0"/>
          <w:marBottom w:val="0"/>
          <w:divBdr>
            <w:top w:val="none" w:sz="0" w:space="0" w:color="auto"/>
            <w:left w:val="none" w:sz="0" w:space="0" w:color="auto"/>
            <w:bottom w:val="none" w:sz="0" w:space="0" w:color="auto"/>
            <w:right w:val="none" w:sz="0" w:space="0" w:color="auto"/>
          </w:divBdr>
        </w:div>
        <w:div w:id="2145275466">
          <w:marLeft w:val="480"/>
          <w:marRight w:val="0"/>
          <w:marTop w:val="0"/>
          <w:marBottom w:val="0"/>
          <w:divBdr>
            <w:top w:val="none" w:sz="0" w:space="0" w:color="auto"/>
            <w:left w:val="none" w:sz="0" w:space="0" w:color="auto"/>
            <w:bottom w:val="none" w:sz="0" w:space="0" w:color="auto"/>
            <w:right w:val="none" w:sz="0" w:space="0" w:color="auto"/>
          </w:divBdr>
        </w:div>
        <w:div w:id="2145855354">
          <w:marLeft w:val="480"/>
          <w:marRight w:val="0"/>
          <w:marTop w:val="0"/>
          <w:marBottom w:val="0"/>
          <w:divBdr>
            <w:top w:val="none" w:sz="0" w:space="0" w:color="auto"/>
            <w:left w:val="none" w:sz="0" w:space="0" w:color="auto"/>
            <w:bottom w:val="none" w:sz="0" w:space="0" w:color="auto"/>
            <w:right w:val="none" w:sz="0" w:space="0" w:color="auto"/>
          </w:divBdr>
        </w:div>
      </w:divsChild>
    </w:div>
    <w:div w:id="1986543334">
      <w:bodyDiv w:val="1"/>
      <w:marLeft w:val="0"/>
      <w:marRight w:val="0"/>
      <w:marTop w:val="0"/>
      <w:marBottom w:val="0"/>
      <w:divBdr>
        <w:top w:val="none" w:sz="0" w:space="0" w:color="auto"/>
        <w:left w:val="none" w:sz="0" w:space="0" w:color="auto"/>
        <w:bottom w:val="none" w:sz="0" w:space="0" w:color="auto"/>
        <w:right w:val="none" w:sz="0" w:space="0" w:color="auto"/>
      </w:divBdr>
      <w:divsChild>
        <w:div w:id="1099835568">
          <w:marLeft w:val="480"/>
          <w:marRight w:val="0"/>
          <w:marTop w:val="0"/>
          <w:marBottom w:val="0"/>
          <w:divBdr>
            <w:top w:val="none" w:sz="0" w:space="0" w:color="auto"/>
            <w:left w:val="none" w:sz="0" w:space="0" w:color="auto"/>
            <w:bottom w:val="none" w:sz="0" w:space="0" w:color="auto"/>
            <w:right w:val="none" w:sz="0" w:space="0" w:color="auto"/>
          </w:divBdr>
        </w:div>
        <w:div w:id="101653324">
          <w:marLeft w:val="480"/>
          <w:marRight w:val="0"/>
          <w:marTop w:val="0"/>
          <w:marBottom w:val="0"/>
          <w:divBdr>
            <w:top w:val="none" w:sz="0" w:space="0" w:color="auto"/>
            <w:left w:val="none" w:sz="0" w:space="0" w:color="auto"/>
            <w:bottom w:val="none" w:sz="0" w:space="0" w:color="auto"/>
            <w:right w:val="none" w:sz="0" w:space="0" w:color="auto"/>
          </w:divBdr>
        </w:div>
        <w:div w:id="826628116">
          <w:marLeft w:val="480"/>
          <w:marRight w:val="0"/>
          <w:marTop w:val="0"/>
          <w:marBottom w:val="0"/>
          <w:divBdr>
            <w:top w:val="none" w:sz="0" w:space="0" w:color="auto"/>
            <w:left w:val="none" w:sz="0" w:space="0" w:color="auto"/>
            <w:bottom w:val="none" w:sz="0" w:space="0" w:color="auto"/>
            <w:right w:val="none" w:sz="0" w:space="0" w:color="auto"/>
          </w:divBdr>
        </w:div>
        <w:div w:id="242183516">
          <w:marLeft w:val="480"/>
          <w:marRight w:val="0"/>
          <w:marTop w:val="0"/>
          <w:marBottom w:val="0"/>
          <w:divBdr>
            <w:top w:val="none" w:sz="0" w:space="0" w:color="auto"/>
            <w:left w:val="none" w:sz="0" w:space="0" w:color="auto"/>
            <w:bottom w:val="none" w:sz="0" w:space="0" w:color="auto"/>
            <w:right w:val="none" w:sz="0" w:space="0" w:color="auto"/>
          </w:divBdr>
        </w:div>
        <w:div w:id="413284700">
          <w:marLeft w:val="480"/>
          <w:marRight w:val="0"/>
          <w:marTop w:val="0"/>
          <w:marBottom w:val="0"/>
          <w:divBdr>
            <w:top w:val="none" w:sz="0" w:space="0" w:color="auto"/>
            <w:left w:val="none" w:sz="0" w:space="0" w:color="auto"/>
            <w:bottom w:val="none" w:sz="0" w:space="0" w:color="auto"/>
            <w:right w:val="none" w:sz="0" w:space="0" w:color="auto"/>
          </w:divBdr>
        </w:div>
        <w:div w:id="251813959">
          <w:marLeft w:val="480"/>
          <w:marRight w:val="0"/>
          <w:marTop w:val="0"/>
          <w:marBottom w:val="0"/>
          <w:divBdr>
            <w:top w:val="none" w:sz="0" w:space="0" w:color="auto"/>
            <w:left w:val="none" w:sz="0" w:space="0" w:color="auto"/>
            <w:bottom w:val="none" w:sz="0" w:space="0" w:color="auto"/>
            <w:right w:val="none" w:sz="0" w:space="0" w:color="auto"/>
          </w:divBdr>
        </w:div>
        <w:div w:id="795371258">
          <w:marLeft w:val="480"/>
          <w:marRight w:val="0"/>
          <w:marTop w:val="0"/>
          <w:marBottom w:val="0"/>
          <w:divBdr>
            <w:top w:val="none" w:sz="0" w:space="0" w:color="auto"/>
            <w:left w:val="none" w:sz="0" w:space="0" w:color="auto"/>
            <w:bottom w:val="none" w:sz="0" w:space="0" w:color="auto"/>
            <w:right w:val="none" w:sz="0" w:space="0" w:color="auto"/>
          </w:divBdr>
        </w:div>
        <w:div w:id="976490704">
          <w:marLeft w:val="480"/>
          <w:marRight w:val="0"/>
          <w:marTop w:val="0"/>
          <w:marBottom w:val="0"/>
          <w:divBdr>
            <w:top w:val="none" w:sz="0" w:space="0" w:color="auto"/>
            <w:left w:val="none" w:sz="0" w:space="0" w:color="auto"/>
            <w:bottom w:val="none" w:sz="0" w:space="0" w:color="auto"/>
            <w:right w:val="none" w:sz="0" w:space="0" w:color="auto"/>
          </w:divBdr>
        </w:div>
        <w:div w:id="2002002090">
          <w:marLeft w:val="480"/>
          <w:marRight w:val="0"/>
          <w:marTop w:val="0"/>
          <w:marBottom w:val="0"/>
          <w:divBdr>
            <w:top w:val="none" w:sz="0" w:space="0" w:color="auto"/>
            <w:left w:val="none" w:sz="0" w:space="0" w:color="auto"/>
            <w:bottom w:val="none" w:sz="0" w:space="0" w:color="auto"/>
            <w:right w:val="none" w:sz="0" w:space="0" w:color="auto"/>
          </w:divBdr>
        </w:div>
        <w:div w:id="976303519">
          <w:marLeft w:val="480"/>
          <w:marRight w:val="0"/>
          <w:marTop w:val="0"/>
          <w:marBottom w:val="0"/>
          <w:divBdr>
            <w:top w:val="none" w:sz="0" w:space="0" w:color="auto"/>
            <w:left w:val="none" w:sz="0" w:space="0" w:color="auto"/>
            <w:bottom w:val="none" w:sz="0" w:space="0" w:color="auto"/>
            <w:right w:val="none" w:sz="0" w:space="0" w:color="auto"/>
          </w:divBdr>
        </w:div>
        <w:div w:id="800272071">
          <w:marLeft w:val="480"/>
          <w:marRight w:val="0"/>
          <w:marTop w:val="0"/>
          <w:marBottom w:val="0"/>
          <w:divBdr>
            <w:top w:val="none" w:sz="0" w:space="0" w:color="auto"/>
            <w:left w:val="none" w:sz="0" w:space="0" w:color="auto"/>
            <w:bottom w:val="none" w:sz="0" w:space="0" w:color="auto"/>
            <w:right w:val="none" w:sz="0" w:space="0" w:color="auto"/>
          </w:divBdr>
        </w:div>
        <w:div w:id="825051827">
          <w:marLeft w:val="480"/>
          <w:marRight w:val="0"/>
          <w:marTop w:val="0"/>
          <w:marBottom w:val="0"/>
          <w:divBdr>
            <w:top w:val="none" w:sz="0" w:space="0" w:color="auto"/>
            <w:left w:val="none" w:sz="0" w:space="0" w:color="auto"/>
            <w:bottom w:val="none" w:sz="0" w:space="0" w:color="auto"/>
            <w:right w:val="none" w:sz="0" w:space="0" w:color="auto"/>
          </w:divBdr>
        </w:div>
        <w:div w:id="1169835590">
          <w:marLeft w:val="480"/>
          <w:marRight w:val="0"/>
          <w:marTop w:val="0"/>
          <w:marBottom w:val="0"/>
          <w:divBdr>
            <w:top w:val="none" w:sz="0" w:space="0" w:color="auto"/>
            <w:left w:val="none" w:sz="0" w:space="0" w:color="auto"/>
            <w:bottom w:val="none" w:sz="0" w:space="0" w:color="auto"/>
            <w:right w:val="none" w:sz="0" w:space="0" w:color="auto"/>
          </w:divBdr>
        </w:div>
        <w:div w:id="180553763">
          <w:marLeft w:val="480"/>
          <w:marRight w:val="0"/>
          <w:marTop w:val="0"/>
          <w:marBottom w:val="0"/>
          <w:divBdr>
            <w:top w:val="none" w:sz="0" w:space="0" w:color="auto"/>
            <w:left w:val="none" w:sz="0" w:space="0" w:color="auto"/>
            <w:bottom w:val="none" w:sz="0" w:space="0" w:color="auto"/>
            <w:right w:val="none" w:sz="0" w:space="0" w:color="auto"/>
          </w:divBdr>
        </w:div>
        <w:div w:id="524904468">
          <w:marLeft w:val="480"/>
          <w:marRight w:val="0"/>
          <w:marTop w:val="0"/>
          <w:marBottom w:val="0"/>
          <w:divBdr>
            <w:top w:val="none" w:sz="0" w:space="0" w:color="auto"/>
            <w:left w:val="none" w:sz="0" w:space="0" w:color="auto"/>
            <w:bottom w:val="none" w:sz="0" w:space="0" w:color="auto"/>
            <w:right w:val="none" w:sz="0" w:space="0" w:color="auto"/>
          </w:divBdr>
        </w:div>
        <w:div w:id="2020037175">
          <w:marLeft w:val="480"/>
          <w:marRight w:val="0"/>
          <w:marTop w:val="0"/>
          <w:marBottom w:val="0"/>
          <w:divBdr>
            <w:top w:val="none" w:sz="0" w:space="0" w:color="auto"/>
            <w:left w:val="none" w:sz="0" w:space="0" w:color="auto"/>
            <w:bottom w:val="none" w:sz="0" w:space="0" w:color="auto"/>
            <w:right w:val="none" w:sz="0" w:space="0" w:color="auto"/>
          </w:divBdr>
        </w:div>
        <w:div w:id="708184759">
          <w:marLeft w:val="480"/>
          <w:marRight w:val="0"/>
          <w:marTop w:val="0"/>
          <w:marBottom w:val="0"/>
          <w:divBdr>
            <w:top w:val="none" w:sz="0" w:space="0" w:color="auto"/>
            <w:left w:val="none" w:sz="0" w:space="0" w:color="auto"/>
            <w:bottom w:val="none" w:sz="0" w:space="0" w:color="auto"/>
            <w:right w:val="none" w:sz="0" w:space="0" w:color="auto"/>
          </w:divBdr>
        </w:div>
        <w:div w:id="208693047">
          <w:marLeft w:val="480"/>
          <w:marRight w:val="0"/>
          <w:marTop w:val="0"/>
          <w:marBottom w:val="0"/>
          <w:divBdr>
            <w:top w:val="none" w:sz="0" w:space="0" w:color="auto"/>
            <w:left w:val="none" w:sz="0" w:space="0" w:color="auto"/>
            <w:bottom w:val="none" w:sz="0" w:space="0" w:color="auto"/>
            <w:right w:val="none" w:sz="0" w:space="0" w:color="auto"/>
          </w:divBdr>
        </w:div>
        <w:div w:id="1656034810">
          <w:marLeft w:val="480"/>
          <w:marRight w:val="0"/>
          <w:marTop w:val="0"/>
          <w:marBottom w:val="0"/>
          <w:divBdr>
            <w:top w:val="none" w:sz="0" w:space="0" w:color="auto"/>
            <w:left w:val="none" w:sz="0" w:space="0" w:color="auto"/>
            <w:bottom w:val="none" w:sz="0" w:space="0" w:color="auto"/>
            <w:right w:val="none" w:sz="0" w:space="0" w:color="auto"/>
          </w:divBdr>
        </w:div>
        <w:div w:id="814496046">
          <w:marLeft w:val="480"/>
          <w:marRight w:val="0"/>
          <w:marTop w:val="0"/>
          <w:marBottom w:val="0"/>
          <w:divBdr>
            <w:top w:val="none" w:sz="0" w:space="0" w:color="auto"/>
            <w:left w:val="none" w:sz="0" w:space="0" w:color="auto"/>
            <w:bottom w:val="none" w:sz="0" w:space="0" w:color="auto"/>
            <w:right w:val="none" w:sz="0" w:space="0" w:color="auto"/>
          </w:divBdr>
        </w:div>
        <w:div w:id="578517910">
          <w:marLeft w:val="480"/>
          <w:marRight w:val="0"/>
          <w:marTop w:val="0"/>
          <w:marBottom w:val="0"/>
          <w:divBdr>
            <w:top w:val="none" w:sz="0" w:space="0" w:color="auto"/>
            <w:left w:val="none" w:sz="0" w:space="0" w:color="auto"/>
            <w:bottom w:val="none" w:sz="0" w:space="0" w:color="auto"/>
            <w:right w:val="none" w:sz="0" w:space="0" w:color="auto"/>
          </w:divBdr>
        </w:div>
        <w:div w:id="1277251127">
          <w:marLeft w:val="480"/>
          <w:marRight w:val="0"/>
          <w:marTop w:val="0"/>
          <w:marBottom w:val="0"/>
          <w:divBdr>
            <w:top w:val="none" w:sz="0" w:space="0" w:color="auto"/>
            <w:left w:val="none" w:sz="0" w:space="0" w:color="auto"/>
            <w:bottom w:val="none" w:sz="0" w:space="0" w:color="auto"/>
            <w:right w:val="none" w:sz="0" w:space="0" w:color="auto"/>
          </w:divBdr>
        </w:div>
        <w:div w:id="665284388">
          <w:marLeft w:val="480"/>
          <w:marRight w:val="0"/>
          <w:marTop w:val="0"/>
          <w:marBottom w:val="0"/>
          <w:divBdr>
            <w:top w:val="none" w:sz="0" w:space="0" w:color="auto"/>
            <w:left w:val="none" w:sz="0" w:space="0" w:color="auto"/>
            <w:bottom w:val="none" w:sz="0" w:space="0" w:color="auto"/>
            <w:right w:val="none" w:sz="0" w:space="0" w:color="auto"/>
          </w:divBdr>
        </w:div>
        <w:div w:id="1616212815">
          <w:marLeft w:val="480"/>
          <w:marRight w:val="0"/>
          <w:marTop w:val="0"/>
          <w:marBottom w:val="0"/>
          <w:divBdr>
            <w:top w:val="none" w:sz="0" w:space="0" w:color="auto"/>
            <w:left w:val="none" w:sz="0" w:space="0" w:color="auto"/>
            <w:bottom w:val="none" w:sz="0" w:space="0" w:color="auto"/>
            <w:right w:val="none" w:sz="0" w:space="0" w:color="auto"/>
          </w:divBdr>
        </w:div>
        <w:div w:id="1404330890">
          <w:marLeft w:val="480"/>
          <w:marRight w:val="0"/>
          <w:marTop w:val="0"/>
          <w:marBottom w:val="0"/>
          <w:divBdr>
            <w:top w:val="none" w:sz="0" w:space="0" w:color="auto"/>
            <w:left w:val="none" w:sz="0" w:space="0" w:color="auto"/>
            <w:bottom w:val="none" w:sz="0" w:space="0" w:color="auto"/>
            <w:right w:val="none" w:sz="0" w:space="0" w:color="auto"/>
          </w:divBdr>
        </w:div>
        <w:div w:id="1441490181">
          <w:marLeft w:val="480"/>
          <w:marRight w:val="0"/>
          <w:marTop w:val="0"/>
          <w:marBottom w:val="0"/>
          <w:divBdr>
            <w:top w:val="none" w:sz="0" w:space="0" w:color="auto"/>
            <w:left w:val="none" w:sz="0" w:space="0" w:color="auto"/>
            <w:bottom w:val="none" w:sz="0" w:space="0" w:color="auto"/>
            <w:right w:val="none" w:sz="0" w:space="0" w:color="auto"/>
          </w:divBdr>
        </w:div>
        <w:div w:id="564948638">
          <w:marLeft w:val="480"/>
          <w:marRight w:val="0"/>
          <w:marTop w:val="0"/>
          <w:marBottom w:val="0"/>
          <w:divBdr>
            <w:top w:val="none" w:sz="0" w:space="0" w:color="auto"/>
            <w:left w:val="none" w:sz="0" w:space="0" w:color="auto"/>
            <w:bottom w:val="none" w:sz="0" w:space="0" w:color="auto"/>
            <w:right w:val="none" w:sz="0" w:space="0" w:color="auto"/>
          </w:divBdr>
        </w:div>
        <w:div w:id="1535801853">
          <w:marLeft w:val="480"/>
          <w:marRight w:val="0"/>
          <w:marTop w:val="0"/>
          <w:marBottom w:val="0"/>
          <w:divBdr>
            <w:top w:val="none" w:sz="0" w:space="0" w:color="auto"/>
            <w:left w:val="none" w:sz="0" w:space="0" w:color="auto"/>
            <w:bottom w:val="none" w:sz="0" w:space="0" w:color="auto"/>
            <w:right w:val="none" w:sz="0" w:space="0" w:color="auto"/>
          </w:divBdr>
        </w:div>
        <w:div w:id="368724342">
          <w:marLeft w:val="480"/>
          <w:marRight w:val="0"/>
          <w:marTop w:val="0"/>
          <w:marBottom w:val="0"/>
          <w:divBdr>
            <w:top w:val="none" w:sz="0" w:space="0" w:color="auto"/>
            <w:left w:val="none" w:sz="0" w:space="0" w:color="auto"/>
            <w:bottom w:val="none" w:sz="0" w:space="0" w:color="auto"/>
            <w:right w:val="none" w:sz="0" w:space="0" w:color="auto"/>
          </w:divBdr>
        </w:div>
        <w:div w:id="1570918918">
          <w:marLeft w:val="480"/>
          <w:marRight w:val="0"/>
          <w:marTop w:val="0"/>
          <w:marBottom w:val="0"/>
          <w:divBdr>
            <w:top w:val="none" w:sz="0" w:space="0" w:color="auto"/>
            <w:left w:val="none" w:sz="0" w:space="0" w:color="auto"/>
            <w:bottom w:val="none" w:sz="0" w:space="0" w:color="auto"/>
            <w:right w:val="none" w:sz="0" w:space="0" w:color="auto"/>
          </w:divBdr>
        </w:div>
        <w:div w:id="1360887180">
          <w:marLeft w:val="480"/>
          <w:marRight w:val="0"/>
          <w:marTop w:val="0"/>
          <w:marBottom w:val="0"/>
          <w:divBdr>
            <w:top w:val="none" w:sz="0" w:space="0" w:color="auto"/>
            <w:left w:val="none" w:sz="0" w:space="0" w:color="auto"/>
            <w:bottom w:val="none" w:sz="0" w:space="0" w:color="auto"/>
            <w:right w:val="none" w:sz="0" w:space="0" w:color="auto"/>
          </w:divBdr>
        </w:div>
        <w:div w:id="519662105">
          <w:marLeft w:val="480"/>
          <w:marRight w:val="0"/>
          <w:marTop w:val="0"/>
          <w:marBottom w:val="0"/>
          <w:divBdr>
            <w:top w:val="none" w:sz="0" w:space="0" w:color="auto"/>
            <w:left w:val="none" w:sz="0" w:space="0" w:color="auto"/>
            <w:bottom w:val="none" w:sz="0" w:space="0" w:color="auto"/>
            <w:right w:val="none" w:sz="0" w:space="0" w:color="auto"/>
          </w:divBdr>
        </w:div>
        <w:div w:id="1650288061">
          <w:marLeft w:val="480"/>
          <w:marRight w:val="0"/>
          <w:marTop w:val="0"/>
          <w:marBottom w:val="0"/>
          <w:divBdr>
            <w:top w:val="none" w:sz="0" w:space="0" w:color="auto"/>
            <w:left w:val="none" w:sz="0" w:space="0" w:color="auto"/>
            <w:bottom w:val="none" w:sz="0" w:space="0" w:color="auto"/>
            <w:right w:val="none" w:sz="0" w:space="0" w:color="auto"/>
          </w:divBdr>
        </w:div>
        <w:div w:id="422146000">
          <w:marLeft w:val="480"/>
          <w:marRight w:val="0"/>
          <w:marTop w:val="0"/>
          <w:marBottom w:val="0"/>
          <w:divBdr>
            <w:top w:val="none" w:sz="0" w:space="0" w:color="auto"/>
            <w:left w:val="none" w:sz="0" w:space="0" w:color="auto"/>
            <w:bottom w:val="none" w:sz="0" w:space="0" w:color="auto"/>
            <w:right w:val="none" w:sz="0" w:space="0" w:color="auto"/>
          </w:divBdr>
        </w:div>
        <w:div w:id="377240531">
          <w:marLeft w:val="480"/>
          <w:marRight w:val="0"/>
          <w:marTop w:val="0"/>
          <w:marBottom w:val="0"/>
          <w:divBdr>
            <w:top w:val="none" w:sz="0" w:space="0" w:color="auto"/>
            <w:left w:val="none" w:sz="0" w:space="0" w:color="auto"/>
            <w:bottom w:val="none" w:sz="0" w:space="0" w:color="auto"/>
            <w:right w:val="none" w:sz="0" w:space="0" w:color="auto"/>
          </w:divBdr>
        </w:div>
        <w:div w:id="774980712">
          <w:marLeft w:val="480"/>
          <w:marRight w:val="0"/>
          <w:marTop w:val="0"/>
          <w:marBottom w:val="0"/>
          <w:divBdr>
            <w:top w:val="none" w:sz="0" w:space="0" w:color="auto"/>
            <w:left w:val="none" w:sz="0" w:space="0" w:color="auto"/>
            <w:bottom w:val="none" w:sz="0" w:space="0" w:color="auto"/>
            <w:right w:val="none" w:sz="0" w:space="0" w:color="auto"/>
          </w:divBdr>
        </w:div>
        <w:div w:id="1997109033">
          <w:marLeft w:val="480"/>
          <w:marRight w:val="0"/>
          <w:marTop w:val="0"/>
          <w:marBottom w:val="0"/>
          <w:divBdr>
            <w:top w:val="none" w:sz="0" w:space="0" w:color="auto"/>
            <w:left w:val="none" w:sz="0" w:space="0" w:color="auto"/>
            <w:bottom w:val="none" w:sz="0" w:space="0" w:color="auto"/>
            <w:right w:val="none" w:sz="0" w:space="0" w:color="auto"/>
          </w:divBdr>
        </w:div>
        <w:div w:id="2138257504">
          <w:marLeft w:val="480"/>
          <w:marRight w:val="0"/>
          <w:marTop w:val="0"/>
          <w:marBottom w:val="0"/>
          <w:divBdr>
            <w:top w:val="none" w:sz="0" w:space="0" w:color="auto"/>
            <w:left w:val="none" w:sz="0" w:space="0" w:color="auto"/>
            <w:bottom w:val="none" w:sz="0" w:space="0" w:color="auto"/>
            <w:right w:val="none" w:sz="0" w:space="0" w:color="auto"/>
          </w:divBdr>
        </w:div>
        <w:div w:id="1587306121">
          <w:marLeft w:val="480"/>
          <w:marRight w:val="0"/>
          <w:marTop w:val="0"/>
          <w:marBottom w:val="0"/>
          <w:divBdr>
            <w:top w:val="none" w:sz="0" w:space="0" w:color="auto"/>
            <w:left w:val="none" w:sz="0" w:space="0" w:color="auto"/>
            <w:bottom w:val="none" w:sz="0" w:space="0" w:color="auto"/>
            <w:right w:val="none" w:sz="0" w:space="0" w:color="auto"/>
          </w:divBdr>
        </w:div>
        <w:div w:id="1536506752">
          <w:marLeft w:val="480"/>
          <w:marRight w:val="0"/>
          <w:marTop w:val="0"/>
          <w:marBottom w:val="0"/>
          <w:divBdr>
            <w:top w:val="none" w:sz="0" w:space="0" w:color="auto"/>
            <w:left w:val="none" w:sz="0" w:space="0" w:color="auto"/>
            <w:bottom w:val="none" w:sz="0" w:space="0" w:color="auto"/>
            <w:right w:val="none" w:sz="0" w:space="0" w:color="auto"/>
          </w:divBdr>
        </w:div>
        <w:div w:id="1044326223">
          <w:marLeft w:val="480"/>
          <w:marRight w:val="0"/>
          <w:marTop w:val="0"/>
          <w:marBottom w:val="0"/>
          <w:divBdr>
            <w:top w:val="none" w:sz="0" w:space="0" w:color="auto"/>
            <w:left w:val="none" w:sz="0" w:space="0" w:color="auto"/>
            <w:bottom w:val="none" w:sz="0" w:space="0" w:color="auto"/>
            <w:right w:val="none" w:sz="0" w:space="0" w:color="auto"/>
          </w:divBdr>
        </w:div>
        <w:div w:id="578951393">
          <w:marLeft w:val="480"/>
          <w:marRight w:val="0"/>
          <w:marTop w:val="0"/>
          <w:marBottom w:val="0"/>
          <w:divBdr>
            <w:top w:val="none" w:sz="0" w:space="0" w:color="auto"/>
            <w:left w:val="none" w:sz="0" w:space="0" w:color="auto"/>
            <w:bottom w:val="none" w:sz="0" w:space="0" w:color="auto"/>
            <w:right w:val="none" w:sz="0" w:space="0" w:color="auto"/>
          </w:divBdr>
        </w:div>
        <w:div w:id="1954626070">
          <w:marLeft w:val="480"/>
          <w:marRight w:val="0"/>
          <w:marTop w:val="0"/>
          <w:marBottom w:val="0"/>
          <w:divBdr>
            <w:top w:val="none" w:sz="0" w:space="0" w:color="auto"/>
            <w:left w:val="none" w:sz="0" w:space="0" w:color="auto"/>
            <w:bottom w:val="none" w:sz="0" w:space="0" w:color="auto"/>
            <w:right w:val="none" w:sz="0" w:space="0" w:color="auto"/>
          </w:divBdr>
        </w:div>
        <w:div w:id="11155966">
          <w:marLeft w:val="480"/>
          <w:marRight w:val="0"/>
          <w:marTop w:val="0"/>
          <w:marBottom w:val="0"/>
          <w:divBdr>
            <w:top w:val="none" w:sz="0" w:space="0" w:color="auto"/>
            <w:left w:val="none" w:sz="0" w:space="0" w:color="auto"/>
            <w:bottom w:val="none" w:sz="0" w:space="0" w:color="auto"/>
            <w:right w:val="none" w:sz="0" w:space="0" w:color="auto"/>
          </w:divBdr>
        </w:div>
        <w:div w:id="1309093864">
          <w:marLeft w:val="480"/>
          <w:marRight w:val="0"/>
          <w:marTop w:val="0"/>
          <w:marBottom w:val="0"/>
          <w:divBdr>
            <w:top w:val="none" w:sz="0" w:space="0" w:color="auto"/>
            <w:left w:val="none" w:sz="0" w:space="0" w:color="auto"/>
            <w:bottom w:val="none" w:sz="0" w:space="0" w:color="auto"/>
            <w:right w:val="none" w:sz="0" w:space="0" w:color="auto"/>
          </w:divBdr>
        </w:div>
        <w:div w:id="1728993949">
          <w:marLeft w:val="480"/>
          <w:marRight w:val="0"/>
          <w:marTop w:val="0"/>
          <w:marBottom w:val="0"/>
          <w:divBdr>
            <w:top w:val="none" w:sz="0" w:space="0" w:color="auto"/>
            <w:left w:val="none" w:sz="0" w:space="0" w:color="auto"/>
            <w:bottom w:val="none" w:sz="0" w:space="0" w:color="auto"/>
            <w:right w:val="none" w:sz="0" w:space="0" w:color="auto"/>
          </w:divBdr>
        </w:div>
        <w:div w:id="1256551790">
          <w:marLeft w:val="480"/>
          <w:marRight w:val="0"/>
          <w:marTop w:val="0"/>
          <w:marBottom w:val="0"/>
          <w:divBdr>
            <w:top w:val="none" w:sz="0" w:space="0" w:color="auto"/>
            <w:left w:val="none" w:sz="0" w:space="0" w:color="auto"/>
            <w:bottom w:val="none" w:sz="0" w:space="0" w:color="auto"/>
            <w:right w:val="none" w:sz="0" w:space="0" w:color="auto"/>
          </w:divBdr>
        </w:div>
        <w:div w:id="880169052">
          <w:marLeft w:val="480"/>
          <w:marRight w:val="0"/>
          <w:marTop w:val="0"/>
          <w:marBottom w:val="0"/>
          <w:divBdr>
            <w:top w:val="none" w:sz="0" w:space="0" w:color="auto"/>
            <w:left w:val="none" w:sz="0" w:space="0" w:color="auto"/>
            <w:bottom w:val="none" w:sz="0" w:space="0" w:color="auto"/>
            <w:right w:val="none" w:sz="0" w:space="0" w:color="auto"/>
          </w:divBdr>
        </w:div>
        <w:div w:id="1963337755">
          <w:marLeft w:val="480"/>
          <w:marRight w:val="0"/>
          <w:marTop w:val="0"/>
          <w:marBottom w:val="0"/>
          <w:divBdr>
            <w:top w:val="none" w:sz="0" w:space="0" w:color="auto"/>
            <w:left w:val="none" w:sz="0" w:space="0" w:color="auto"/>
            <w:bottom w:val="none" w:sz="0" w:space="0" w:color="auto"/>
            <w:right w:val="none" w:sz="0" w:space="0" w:color="auto"/>
          </w:divBdr>
        </w:div>
        <w:div w:id="572786580">
          <w:marLeft w:val="480"/>
          <w:marRight w:val="0"/>
          <w:marTop w:val="0"/>
          <w:marBottom w:val="0"/>
          <w:divBdr>
            <w:top w:val="none" w:sz="0" w:space="0" w:color="auto"/>
            <w:left w:val="none" w:sz="0" w:space="0" w:color="auto"/>
            <w:bottom w:val="none" w:sz="0" w:space="0" w:color="auto"/>
            <w:right w:val="none" w:sz="0" w:space="0" w:color="auto"/>
          </w:divBdr>
        </w:div>
        <w:div w:id="864900567">
          <w:marLeft w:val="480"/>
          <w:marRight w:val="0"/>
          <w:marTop w:val="0"/>
          <w:marBottom w:val="0"/>
          <w:divBdr>
            <w:top w:val="none" w:sz="0" w:space="0" w:color="auto"/>
            <w:left w:val="none" w:sz="0" w:space="0" w:color="auto"/>
            <w:bottom w:val="none" w:sz="0" w:space="0" w:color="auto"/>
            <w:right w:val="none" w:sz="0" w:space="0" w:color="auto"/>
          </w:divBdr>
        </w:div>
        <w:div w:id="874273487">
          <w:marLeft w:val="480"/>
          <w:marRight w:val="0"/>
          <w:marTop w:val="0"/>
          <w:marBottom w:val="0"/>
          <w:divBdr>
            <w:top w:val="none" w:sz="0" w:space="0" w:color="auto"/>
            <w:left w:val="none" w:sz="0" w:space="0" w:color="auto"/>
            <w:bottom w:val="none" w:sz="0" w:space="0" w:color="auto"/>
            <w:right w:val="none" w:sz="0" w:space="0" w:color="auto"/>
          </w:divBdr>
        </w:div>
        <w:div w:id="1832792445">
          <w:marLeft w:val="480"/>
          <w:marRight w:val="0"/>
          <w:marTop w:val="0"/>
          <w:marBottom w:val="0"/>
          <w:divBdr>
            <w:top w:val="none" w:sz="0" w:space="0" w:color="auto"/>
            <w:left w:val="none" w:sz="0" w:space="0" w:color="auto"/>
            <w:bottom w:val="none" w:sz="0" w:space="0" w:color="auto"/>
            <w:right w:val="none" w:sz="0" w:space="0" w:color="auto"/>
          </w:divBdr>
        </w:div>
        <w:div w:id="398334696">
          <w:marLeft w:val="480"/>
          <w:marRight w:val="0"/>
          <w:marTop w:val="0"/>
          <w:marBottom w:val="0"/>
          <w:divBdr>
            <w:top w:val="none" w:sz="0" w:space="0" w:color="auto"/>
            <w:left w:val="none" w:sz="0" w:space="0" w:color="auto"/>
            <w:bottom w:val="none" w:sz="0" w:space="0" w:color="auto"/>
            <w:right w:val="none" w:sz="0" w:space="0" w:color="auto"/>
          </w:divBdr>
        </w:div>
        <w:div w:id="1446075401">
          <w:marLeft w:val="480"/>
          <w:marRight w:val="0"/>
          <w:marTop w:val="0"/>
          <w:marBottom w:val="0"/>
          <w:divBdr>
            <w:top w:val="none" w:sz="0" w:space="0" w:color="auto"/>
            <w:left w:val="none" w:sz="0" w:space="0" w:color="auto"/>
            <w:bottom w:val="none" w:sz="0" w:space="0" w:color="auto"/>
            <w:right w:val="none" w:sz="0" w:space="0" w:color="auto"/>
          </w:divBdr>
        </w:div>
        <w:div w:id="1475561001">
          <w:marLeft w:val="480"/>
          <w:marRight w:val="0"/>
          <w:marTop w:val="0"/>
          <w:marBottom w:val="0"/>
          <w:divBdr>
            <w:top w:val="none" w:sz="0" w:space="0" w:color="auto"/>
            <w:left w:val="none" w:sz="0" w:space="0" w:color="auto"/>
            <w:bottom w:val="none" w:sz="0" w:space="0" w:color="auto"/>
            <w:right w:val="none" w:sz="0" w:space="0" w:color="auto"/>
          </w:divBdr>
        </w:div>
        <w:div w:id="589849133">
          <w:marLeft w:val="480"/>
          <w:marRight w:val="0"/>
          <w:marTop w:val="0"/>
          <w:marBottom w:val="0"/>
          <w:divBdr>
            <w:top w:val="none" w:sz="0" w:space="0" w:color="auto"/>
            <w:left w:val="none" w:sz="0" w:space="0" w:color="auto"/>
            <w:bottom w:val="none" w:sz="0" w:space="0" w:color="auto"/>
            <w:right w:val="none" w:sz="0" w:space="0" w:color="auto"/>
          </w:divBdr>
        </w:div>
        <w:div w:id="1788236066">
          <w:marLeft w:val="480"/>
          <w:marRight w:val="0"/>
          <w:marTop w:val="0"/>
          <w:marBottom w:val="0"/>
          <w:divBdr>
            <w:top w:val="none" w:sz="0" w:space="0" w:color="auto"/>
            <w:left w:val="none" w:sz="0" w:space="0" w:color="auto"/>
            <w:bottom w:val="none" w:sz="0" w:space="0" w:color="auto"/>
            <w:right w:val="none" w:sz="0" w:space="0" w:color="auto"/>
          </w:divBdr>
        </w:div>
        <w:div w:id="779954542">
          <w:marLeft w:val="480"/>
          <w:marRight w:val="0"/>
          <w:marTop w:val="0"/>
          <w:marBottom w:val="0"/>
          <w:divBdr>
            <w:top w:val="none" w:sz="0" w:space="0" w:color="auto"/>
            <w:left w:val="none" w:sz="0" w:space="0" w:color="auto"/>
            <w:bottom w:val="none" w:sz="0" w:space="0" w:color="auto"/>
            <w:right w:val="none" w:sz="0" w:space="0" w:color="auto"/>
          </w:divBdr>
        </w:div>
        <w:div w:id="1836260452">
          <w:marLeft w:val="480"/>
          <w:marRight w:val="0"/>
          <w:marTop w:val="0"/>
          <w:marBottom w:val="0"/>
          <w:divBdr>
            <w:top w:val="none" w:sz="0" w:space="0" w:color="auto"/>
            <w:left w:val="none" w:sz="0" w:space="0" w:color="auto"/>
            <w:bottom w:val="none" w:sz="0" w:space="0" w:color="auto"/>
            <w:right w:val="none" w:sz="0" w:space="0" w:color="auto"/>
          </w:divBdr>
        </w:div>
        <w:div w:id="1206674821">
          <w:marLeft w:val="480"/>
          <w:marRight w:val="0"/>
          <w:marTop w:val="0"/>
          <w:marBottom w:val="0"/>
          <w:divBdr>
            <w:top w:val="none" w:sz="0" w:space="0" w:color="auto"/>
            <w:left w:val="none" w:sz="0" w:space="0" w:color="auto"/>
            <w:bottom w:val="none" w:sz="0" w:space="0" w:color="auto"/>
            <w:right w:val="none" w:sz="0" w:space="0" w:color="auto"/>
          </w:divBdr>
        </w:div>
        <w:div w:id="1148202583">
          <w:marLeft w:val="480"/>
          <w:marRight w:val="0"/>
          <w:marTop w:val="0"/>
          <w:marBottom w:val="0"/>
          <w:divBdr>
            <w:top w:val="none" w:sz="0" w:space="0" w:color="auto"/>
            <w:left w:val="none" w:sz="0" w:space="0" w:color="auto"/>
            <w:bottom w:val="none" w:sz="0" w:space="0" w:color="auto"/>
            <w:right w:val="none" w:sz="0" w:space="0" w:color="auto"/>
          </w:divBdr>
        </w:div>
        <w:div w:id="1668944697">
          <w:marLeft w:val="480"/>
          <w:marRight w:val="0"/>
          <w:marTop w:val="0"/>
          <w:marBottom w:val="0"/>
          <w:divBdr>
            <w:top w:val="none" w:sz="0" w:space="0" w:color="auto"/>
            <w:left w:val="none" w:sz="0" w:space="0" w:color="auto"/>
            <w:bottom w:val="none" w:sz="0" w:space="0" w:color="auto"/>
            <w:right w:val="none" w:sz="0" w:space="0" w:color="auto"/>
          </w:divBdr>
        </w:div>
        <w:div w:id="58094816">
          <w:marLeft w:val="480"/>
          <w:marRight w:val="0"/>
          <w:marTop w:val="0"/>
          <w:marBottom w:val="0"/>
          <w:divBdr>
            <w:top w:val="none" w:sz="0" w:space="0" w:color="auto"/>
            <w:left w:val="none" w:sz="0" w:space="0" w:color="auto"/>
            <w:bottom w:val="none" w:sz="0" w:space="0" w:color="auto"/>
            <w:right w:val="none" w:sz="0" w:space="0" w:color="auto"/>
          </w:divBdr>
        </w:div>
        <w:div w:id="1564100367">
          <w:marLeft w:val="480"/>
          <w:marRight w:val="0"/>
          <w:marTop w:val="0"/>
          <w:marBottom w:val="0"/>
          <w:divBdr>
            <w:top w:val="none" w:sz="0" w:space="0" w:color="auto"/>
            <w:left w:val="none" w:sz="0" w:space="0" w:color="auto"/>
            <w:bottom w:val="none" w:sz="0" w:space="0" w:color="auto"/>
            <w:right w:val="none" w:sz="0" w:space="0" w:color="auto"/>
          </w:divBdr>
        </w:div>
        <w:div w:id="487405594">
          <w:marLeft w:val="480"/>
          <w:marRight w:val="0"/>
          <w:marTop w:val="0"/>
          <w:marBottom w:val="0"/>
          <w:divBdr>
            <w:top w:val="none" w:sz="0" w:space="0" w:color="auto"/>
            <w:left w:val="none" w:sz="0" w:space="0" w:color="auto"/>
            <w:bottom w:val="none" w:sz="0" w:space="0" w:color="auto"/>
            <w:right w:val="none" w:sz="0" w:space="0" w:color="auto"/>
          </w:divBdr>
        </w:div>
        <w:div w:id="1527327705">
          <w:marLeft w:val="480"/>
          <w:marRight w:val="0"/>
          <w:marTop w:val="0"/>
          <w:marBottom w:val="0"/>
          <w:divBdr>
            <w:top w:val="none" w:sz="0" w:space="0" w:color="auto"/>
            <w:left w:val="none" w:sz="0" w:space="0" w:color="auto"/>
            <w:bottom w:val="none" w:sz="0" w:space="0" w:color="auto"/>
            <w:right w:val="none" w:sz="0" w:space="0" w:color="auto"/>
          </w:divBdr>
        </w:div>
        <w:div w:id="1227111615">
          <w:marLeft w:val="480"/>
          <w:marRight w:val="0"/>
          <w:marTop w:val="0"/>
          <w:marBottom w:val="0"/>
          <w:divBdr>
            <w:top w:val="none" w:sz="0" w:space="0" w:color="auto"/>
            <w:left w:val="none" w:sz="0" w:space="0" w:color="auto"/>
            <w:bottom w:val="none" w:sz="0" w:space="0" w:color="auto"/>
            <w:right w:val="none" w:sz="0" w:space="0" w:color="auto"/>
          </w:divBdr>
        </w:div>
        <w:div w:id="2108651652">
          <w:marLeft w:val="480"/>
          <w:marRight w:val="0"/>
          <w:marTop w:val="0"/>
          <w:marBottom w:val="0"/>
          <w:divBdr>
            <w:top w:val="none" w:sz="0" w:space="0" w:color="auto"/>
            <w:left w:val="none" w:sz="0" w:space="0" w:color="auto"/>
            <w:bottom w:val="none" w:sz="0" w:space="0" w:color="auto"/>
            <w:right w:val="none" w:sz="0" w:space="0" w:color="auto"/>
          </w:divBdr>
        </w:div>
        <w:div w:id="426973051">
          <w:marLeft w:val="480"/>
          <w:marRight w:val="0"/>
          <w:marTop w:val="0"/>
          <w:marBottom w:val="0"/>
          <w:divBdr>
            <w:top w:val="none" w:sz="0" w:space="0" w:color="auto"/>
            <w:left w:val="none" w:sz="0" w:space="0" w:color="auto"/>
            <w:bottom w:val="none" w:sz="0" w:space="0" w:color="auto"/>
            <w:right w:val="none" w:sz="0" w:space="0" w:color="auto"/>
          </w:divBdr>
        </w:div>
        <w:div w:id="1523782760">
          <w:marLeft w:val="480"/>
          <w:marRight w:val="0"/>
          <w:marTop w:val="0"/>
          <w:marBottom w:val="0"/>
          <w:divBdr>
            <w:top w:val="none" w:sz="0" w:space="0" w:color="auto"/>
            <w:left w:val="none" w:sz="0" w:space="0" w:color="auto"/>
            <w:bottom w:val="none" w:sz="0" w:space="0" w:color="auto"/>
            <w:right w:val="none" w:sz="0" w:space="0" w:color="auto"/>
          </w:divBdr>
        </w:div>
        <w:div w:id="1481800331">
          <w:marLeft w:val="480"/>
          <w:marRight w:val="0"/>
          <w:marTop w:val="0"/>
          <w:marBottom w:val="0"/>
          <w:divBdr>
            <w:top w:val="none" w:sz="0" w:space="0" w:color="auto"/>
            <w:left w:val="none" w:sz="0" w:space="0" w:color="auto"/>
            <w:bottom w:val="none" w:sz="0" w:space="0" w:color="auto"/>
            <w:right w:val="none" w:sz="0" w:space="0" w:color="auto"/>
          </w:divBdr>
        </w:div>
        <w:div w:id="1544519214">
          <w:marLeft w:val="480"/>
          <w:marRight w:val="0"/>
          <w:marTop w:val="0"/>
          <w:marBottom w:val="0"/>
          <w:divBdr>
            <w:top w:val="none" w:sz="0" w:space="0" w:color="auto"/>
            <w:left w:val="none" w:sz="0" w:space="0" w:color="auto"/>
            <w:bottom w:val="none" w:sz="0" w:space="0" w:color="auto"/>
            <w:right w:val="none" w:sz="0" w:space="0" w:color="auto"/>
          </w:divBdr>
        </w:div>
        <w:div w:id="1751543290">
          <w:marLeft w:val="480"/>
          <w:marRight w:val="0"/>
          <w:marTop w:val="0"/>
          <w:marBottom w:val="0"/>
          <w:divBdr>
            <w:top w:val="none" w:sz="0" w:space="0" w:color="auto"/>
            <w:left w:val="none" w:sz="0" w:space="0" w:color="auto"/>
            <w:bottom w:val="none" w:sz="0" w:space="0" w:color="auto"/>
            <w:right w:val="none" w:sz="0" w:space="0" w:color="auto"/>
          </w:divBdr>
        </w:div>
        <w:div w:id="638418220">
          <w:marLeft w:val="480"/>
          <w:marRight w:val="0"/>
          <w:marTop w:val="0"/>
          <w:marBottom w:val="0"/>
          <w:divBdr>
            <w:top w:val="none" w:sz="0" w:space="0" w:color="auto"/>
            <w:left w:val="none" w:sz="0" w:space="0" w:color="auto"/>
            <w:bottom w:val="none" w:sz="0" w:space="0" w:color="auto"/>
            <w:right w:val="none" w:sz="0" w:space="0" w:color="auto"/>
          </w:divBdr>
        </w:div>
        <w:div w:id="543718702">
          <w:marLeft w:val="480"/>
          <w:marRight w:val="0"/>
          <w:marTop w:val="0"/>
          <w:marBottom w:val="0"/>
          <w:divBdr>
            <w:top w:val="none" w:sz="0" w:space="0" w:color="auto"/>
            <w:left w:val="none" w:sz="0" w:space="0" w:color="auto"/>
            <w:bottom w:val="none" w:sz="0" w:space="0" w:color="auto"/>
            <w:right w:val="none" w:sz="0" w:space="0" w:color="auto"/>
          </w:divBdr>
        </w:div>
        <w:div w:id="160004014">
          <w:marLeft w:val="480"/>
          <w:marRight w:val="0"/>
          <w:marTop w:val="0"/>
          <w:marBottom w:val="0"/>
          <w:divBdr>
            <w:top w:val="none" w:sz="0" w:space="0" w:color="auto"/>
            <w:left w:val="none" w:sz="0" w:space="0" w:color="auto"/>
            <w:bottom w:val="none" w:sz="0" w:space="0" w:color="auto"/>
            <w:right w:val="none" w:sz="0" w:space="0" w:color="auto"/>
          </w:divBdr>
        </w:div>
        <w:div w:id="213274487">
          <w:marLeft w:val="480"/>
          <w:marRight w:val="0"/>
          <w:marTop w:val="0"/>
          <w:marBottom w:val="0"/>
          <w:divBdr>
            <w:top w:val="none" w:sz="0" w:space="0" w:color="auto"/>
            <w:left w:val="none" w:sz="0" w:space="0" w:color="auto"/>
            <w:bottom w:val="none" w:sz="0" w:space="0" w:color="auto"/>
            <w:right w:val="none" w:sz="0" w:space="0" w:color="auto"/>
          </w:divBdr>
        </w:div>
        <w:div w:id="596907119">
          <w:marLeft w:val="480"/>
          <w:marRight w:val="0"/>
          <w:marTop w:val="0"/>
          <w:marBottom w:val="0"/>
          <w:divBdr>
            <w:top w:val="none" w:sz="0" w:space="0" w:color="auto"/>
            <w:left w:val="none" w:sz="0" w:space="0" w:color="auto"/>
            <w:bottom w:val="none" w:sz="0" w:space="0" w:color="auto"/>
            <w:right w:val="none" w:sz="0" w:space="0" w:color="auto"/>
          </w:divBdr>
        </w:div>
        <w:div w:id="1935361522">
          <w:marLeft w:val="480"/>
          <w:marRight w:val="0"/>
          <w:marTop w:val="0"/>
          <w:marBottom w:val="0"/>
          <w:divBdr>
            <w:top w:val="none" w:sz="0" w:space="0" w:color="auto"/>
            <w:left w:val="none" w:sz="0" w:space="0" w:color="auto"/>
            <w:bottom w:val="none" w:sz="0" w:space="0" w:color="auto"/>
            <w:right w:val="none" w:sz="0" w:space="0" w:color="auto"/>
          </w:divBdr>
        </w:div>
      </w:divsChild>
    </w:div>
    <w:div w:id="1989627956">
      <w:bodyDiv w:val="1"/>
      <w:marLeft w:val="0"/>
      <w:marRight w:val="0"/>
      <w:marTop w:val="0"/>
      <w:marBottom w:val="0"/>
      <w:divBdr>
        <w:top w:val="none" w:sz="0" w:space="0" w:color="auto"/>
        <w:left w:val="none" w:sz="0" w:space="0" w:color="auto"/>
        <w:bottom w:val="none" w:sz="0" w:space="0" w:color="auto"/>
        <w:right w:val="none" w:sz="0" w:space="0" w:color="auto"/>
      </w:divBdr>
      <w:divsChild>
        <w:div w:id="446238384">
          <w:marLeft w:val="360"/>
          <w:marRight w:val="0"/>
          <w:marTop w:val="200"/>
          <w:marBottom w:val="0"/>
          <w:divBdr>
            <w:top w:val="none" w:sz="0" w:space="0" w:color="auto"/>
            <w:left w:val="none" w:sz="0" w:space="0" w:color="auto"/>
            <w:bottom w:val="none" w:sz="0" w:space="0" w:color="auto"/>
            <w:right w:val="none" w:sz="0" w:space="0" w:color="auto"/>
          </w:divBdr>
        </w:div>
      </w:divsChild>
    </w:div>
    <w:div w:id="1994916005">
      <w:bodyDiv w:val="1"/>
      <w:marLeft w:val="0"/>
      <w:marRight w:val="0"/>
      <w:marTop w:val="0"/>
      <w:marBottom w:val="0"/>
      <w:divBdr>
        <w:top w:val="none" w:sz="0" w:space="0" w:color="auto"/>
        <w:left w:val="none" w:sz="0" w:space="0" w:color="auto"/>
        <w:bottom w:val="none" w:sz="0" w:space="0" w:color="auto"/>
        <w:right w:val="none" w:sz="0" w:space="0" w:color="auto"/>
      </w:divBdr>
      <w:divsChild>
        <w:div w:id="35735802">
          <w:marLeft w:val="480"/>
          <w:marRight w:val="0"/>
          <w:marTop w:val="0"/>
          <w:marBottom w:val="0"/>
          <w:divBdr>
            <w:top w:val="none" w:sz="0" w:space="0" w:color="auto"/>
            <w:left w:val="none" w:sz="0" w:space="0" w:color="auto"/>
            <w:bottom w:val="none" w:sz="0" w:space="0" w:color="auto"/>
            <w:right w:val="none" w:sz="0" w:space="0" w:color="auto"/>
          </w:divBdr>
        </w:div>
        <w:div w:id="80375836">
          <w:marLeft w:val="480"/>
          <w:marRight w:val="0"/>
          <w:marTop w:val="0"/>
          <w:marBottom w:val="0"/>
          <w:divBdr>
            <w:top w:val="none" w:sz="0" w:space="0" w:color="auto"/>
            <w:left w:val="none" w:sz="0" w:space="0" w:color="auto"/>
            <w:bottom w:val="none" w:sz="0" w:space="0" w:color="auto"/>
            <w:right w:val="none" w:sz="0" w:space="0" w:color="auto"/>
          </w:divBdr>
        </w:div>
        <w:div w:id="88697503">
          <w:marLeft w:val="480"/>
          <w:marRight w:val="0"/>
          <w:marTop w:val="0"/>
          <w:marBottom w:val="0"/>
          <w:divBdr>
            <w:top w:val="none" w:sz="0" w:space="0" w:color="auto"/>
            <w:left w:val="none" w:sz="0" w:space="0" w:color="auto"/>
            <w:bottom w:val="none" w:sz="0" w:space="0" w:color="auto"/>
            <w:right w:val="none" w:sz="0" w:space="0" w:color="auto"/>
          </w:divBdr>
        </w:div>
        <w:div w:id="124853853">
          <w:marLeft w:val="480"/>
          <w:marRight w:val="0"/>
          <w:marTop w:val="0"/>
          <w:marBottom w:val="0"/>
          <w:divBdr>
            <w:top w:val="none" w:sz="0" w:space="0" w:color="auto"/>
            <w:left w:val="none" w:sz="0" w:space="0" w:color="auto"/>
            <w:bottom w:val="none" w:sz="0" w:space="0" w:color="auto"/>
            <w:right w:val="none" w:sz="0" w:space="0" w:color="auto"/>
          </w:divBdr>
        </w:div>
        <w:div w:id="176818631">
          <w:marLeft w:val="480"/>
          <w:marRight w:val="0"/>
          <w:marTop w:val="0"/>
          <w:marBottom w:val="0"/>
          <w:divBdr>
            <w:top w:val="none" w:sz="0" w:space="0" w:color="auto"/>
            <w:left w:val="none" w:sz="0" w:space="0" w:color="auto"/>
            <w:bottom w:val="none" w:sz="0" w:space="0" w:color="auto"/>
            <w:right w:val="none" w:sz="0" w:space="0" w:color="auto"/>
          </w:divBdr>
        </w:div>
        <w:div w:id="202645531">
          <w:marLeft w:val="480"/>
          <w:marRight w:val="0"/>
          <w:marTop w:val="0"/>
          <w:marBottom w:val="0"/>
          <w:divBdr>
            <w:top w:val="none" w:sz="0" w:space="0" w:color="auto"/>
            <w:left w:val="none" w:sz="0" w:space="0" w:color="auto"/>
            <w:bottom w:val="none" w:sz="0" w:space="0" w:color="auto"/>
            <w:right w:val="none" w:sz="0" w:space="0" w:color="auto"/>
          </w:divBdr>
        </w:div>
        <w:div w:id="218248069">
          <w:marLeft w:val="480"/>
          <w:marRight w:val="0"/>
          <w:marTop w:val="0"/>
          <w:marBottom w:val="0"/>
          <w:divBdr>
            <w:top w:val="none" w:sz="0" w:space="0" w:color="auto"/>
            <w:left w:val="none" w:sz="0" w:space="0" w:color="auto"/>
            <w:bottom w:val="none" w:sz="0" w:space="0" w:color="auto"/>
            <w:right w:val="none" w:sz="0" w:space="0" w:color="auto"/>
          </w:divBdr>
        </w:div>
        <w:div w:id="329526183">
          <w:marLeft w:val="480"/>
          <w:marRight w:val="0"/>
          <w:marTop w:val="0"/>
          <w:marBottom w:val="0"/>
          <w:divBdr>
            <w:top w:val="none" w:sz="0" w:space="0" w:color="auto"/>
            <w:left w:val="none" w:sz="0" w:space="0" w:color="auto"/>
            <w:bottom w:val="none" w:sz="0" w:space="0" w:color="auto"/>
            <w:right w:val="none" w:sz="0" w:space="0" w:color="auto"/>
          </w:divBdr>
        </w:div>
        <w:div w:id="363749712">
          <w:marLeft w:val="480"/>
          <w:marRight w:val="0"/>
          <w:marTop w:val="0"/>
          <w:marBottom w:val="0"/>
          <w:divBdr>
            <w:top w:val="none" w:sz="0" w:space="0" w:color="auto"/>
            <w:left w:val="none" w:sz="0" w:space="0" w:color="auto"/>
            <w:bottom w:val="none" w:sz="0" w:space="0" w:color="auto"/>
            <w:right w:val="none" w:sz="0" w:space="0" w:color="auto"/>
          </w:divBdr>
        </w:div>
        <w:div w:id="369764725">
          <w:marLeft w:val="480"/>
          <w:marRight w:val="0"/>
          <w:marTop w:val="0"/>
          <w:marBottom w:val="0"/>
          <w:divBdr>
            <w:top w:val="none" w:sz="0" w:space="0" w:color="auto"/>
            <w:left w:val="none" w:sz="0" w:space="0" w:color="auto"/>
            <w:bottom w:val="none" w:sz="0" w:space="0" w:color="auto"/>
            <w:right w:val="none" w:sz="0" w:space="0" w:color="auto"/>
          </w:divBdr>
        </w:div>
        <w:div w:id="370686736">
          <w:marLeft w:val="480"/>
          <w:marRight w:val="0"/>
          <w:marTop w:val="0"/>
          <w:marBottom w:val="0"/>
          <w:divBdr>
            <w:top w:val="none" w:sz="0" w:space="0" w:color="auto"/>
            <w:left w:val="none" w:sz="0" w:space="0" w:color="auto"/>
            <w:bottom w:val="none" w:sz="0" w:space="0" w:color="auto"/>
            <w:right w:val="none" w:sz="0" w:space="0" w:color="auto"/>
          </w:divBdr>
        </w:div>
        <w:div w:id="378282334">
          <w:marLeft w:val="480"/>
          <w:marRight w:val="0"/>
          <w:marTop w:val="0"/>
          <w:marBottom w:val="0"/>
          <w:divBdr>
            <w:top w:val="none" w:sz="0" w:space="0" w:color="auto"/>
            <w:left w:val="none" w:sz="0" w:space="0" w:color="auto"/>
            <w:bottom w:val="none" w:sz="0" w:space="0" w:color="auto"/>
            <w:right w:val="none" w:sz="0" w:space="0" w:color="auto"/>
          </w:divBdr>
        </w:div>
        <w:div w:id="399137480">
          <w:marLeft w:val="480"/>
          <w:marRight w:val="0"/>
          <w:marTop w:val="0"/>
          <w:marBottom w:val="0"/>
          <w:divBdr>
            <w:top w:val="none" w:sz="0" w:space="0" w:color="auto"/>
            <w:left w:val="none" w:sz="0" w:space="0" w:color="auto"/>
            <w:bottom w:val="none" w:sz="0" w:space="0" w:color="auto"/>
            <w:right w:val="none" w:sz="0" w:space="0" w:color="auto"/>
          </w:divBdr>
        </w:div>
        <w:div w:id="427046093">
          <w:marLeft w:val="480"/>
          <w:marRight w:val="0"/>
          <w:marTop w:val="0"/>
          <w:marBottom w:val="0"/>
          <w:divBdr>
            <w:top w:val="none" w:sz="0" w:space="0" w:color="auto"/>
            <w:left w:val="none" w:sz="0" w:space="0" w:color="auto"/>
            <w:bottom w:val="none" w:sz="0" w:space="0" w:color="auto"/>
            <w:right w:val="none" w:sz="0" w:space="0" w:color="auto"/>
          </w:divBdr>
        </w:div>
        <w:div w:id="441343026">
          <w:marLeft w:val="480"/>
          <w:marRight w:val="0"/>
          <w:marTop w:val="0"/>
          <w:marBottom w:val="0"/>
          <w:divBdr>
            <w:top w:val="none" w:sz="0" w:space="0" w:color="auto"/>
            <w:left w:val="none" w:sz="0" w:space="0" w:color="auto"/>
            <w:bottom w:val="none" w:sz="0" w:space="0" w:color="auto"/>
            <w:right w:val="none" w:sz="0" w:space="0" w:color="auto"/>
          </w:divBdr>
        </w:div>
        <w:div w:id="441850383">
          <w:marLeft w:val="480"/>
          <w:marRight w:val="0"/>
          <w:marTop w:val="0"/>
          <w:marBottom w:val="0"/>
          <w:divBdr>
            <w:top w:val="none" w:sz="0" w:space="0" w:color="auto"/>
            <w:left w:val="none" w:sz="0" w:space="0" w:color="auto"/>
            <w:bottom w:val="none" w:sz="0" w:space="0" w:color="auto"/>
            <w:right w:val="none" w:sz="0" w:space="0" w:color="auto"/>
          </w:divBdr>
        </w:div>
        <w:div w:id="519777952">
          <w:marLeft w:val="480"/>
          <w:marRight w:val="0"/>
          <w:marTop w:val="0"/>
          <w:marBottom w:val="0"/>
          <w:divBdr>
            <w:top w:val="none" w:sz="0" w:space="0" w:color="auto"/>
            <w:left w:val="none" w:sz="0" w:space="0" w:color="auto"/>
            <w:bottom w:val="none" w:sz="0" w:space="0" w:color="auto"/>
            <w:right w:val="none" w:sz="0" w:space="0" w:color="auto"/>
          </w:divBdr>
        </w:div>
        <w:div w:id="522015961">
          <w:marLeft w:val="480"/>
          <w:marRight w:val="0"/>
          <w:marTop w:val="0"/>
          <w:marBottom w:val="0"/>
          <w:divBdr>
            <w:top w:val="none" w:sz="0" w:space="0" w:color="auto"/>
            <w:left w:val="none" w:sz="0" w:space="0" w:color="auto"/>
            <w:bottom w:val="none" w:sz="0" w:space="0" w:color="auto"/>
            <w:right w:val="none" w:sz="0" w:space="0" w:color="auto"/>
          </w:divBdr>
        </w:div>
        <w:div w:id="524557725">
          <w:marLeft w:val="480"/>
          <w:marRight w:val="0"/>
          <w:marTop w:val="0"/>
          <w:marBottom w:val="0"/>
          <w:divBdr>
            <w:top w:val="none" w:sz="0" w:space="0" w:color="auto"/>
            <w:left w:val="none" w:sz="0" w:space="0" w:color="auto"/>
            <w:bottom w:val="none" w:sz="0" w:space="0" w:color="auto"/>
            <w:right w:val="none" w:sz="0" w:space="0" w:color="auto"/>
          </w:divBdr>
        </w:div>
        <w:div w:id="606619228">
          <w:marLeft w:val="480"/>
          <w:marRight w:val="0"/>
          <w:marTop w:val="0"/>
          <w:marBottom w:val="0"/>
          <w:divBdr>
            <w:top w:val="none" w:sz="0" w:space="0" w:color="auto"/>
            <w:left w:val="none" w:sz="0" w:space="0" w:color="auto"/>
            <w:bottom w:val="none" w:sz="0" w:space="0" w:color="auto"/>
            <w:right w:val="none" w:sz="0" w:space="0" w:color="auto"/>
          </w:divBdr>
        </w:div>
        <w:div w:id="711459762">
          <w:marLeft w:val="480"/>
          <w:marRight w:val="0"/>
          <w:marTop w:val="0"/>
          <w:marBottom w:val="0"/>
          <w:divBdr>
            <w:top w:val="none" w:sz="0" w:space="0" w:color="auto"/>
            <w:left w:val="none" w:sz="0" w:space="0" w:color="auto"/>
            <w:bottom w:val="none" w:sz="0" w:space="0" w:color="auto"/>
            <w:right w:val="none" w:sz="0" w:space="0" w:color="auto"/>
          </w:divBdr>
        </w:div>
        <w:div w:id="729111041">
          <w:marLeft w:val="480"/>
          <w:marRight w:val="0"/>
          <w:marTop w:val="0"/>
          <w:marBottom w:val="0"/>
          <w:divBdr>
            <w:top w:val="none" w:sz="0" w:space="0" w:color="auto"/>
            <w:left w:val="none" w:sz="0" w:space="0" w:color="auto"/>
            <w:bottom w:val="none" w:sz="0" w:space="0" w:color="auto"/>
            <w:right w:val="none" w:sz="0" w:space="0" w:color="auto"/>
          </w:divBdr>
        </w:div>
        <w:div w:id="744304036">
          <w:marLeft w:val="480"/>
          <w:marRight w:val="0"/>
          <w:marTop w:val="0"/>
          <w:marBottom w:val="0"/>
          <w:divBdr>
            <w:top w:val="none" w:sz="0" w:space="0" w:color="auto"/>
            <w:left w:val="none" w:sz="0" w:space="0" w:color="auto"/>
            <w:bottom w:val="none" w:sz="0" w:space="0" w:color="auto"/>
            <w:right w:val="none" w:sz="0" w:space="0" w:color="auto"/>
          </w:divBdr>
        </w:div>
        <w:div w:id="882600767">
          <w:marLeft w:val="480"/>
          <w:marRight w:val="0"/>
          <w:marTop w:val="0"/>
          <w:marBottom w:val="0"/>
          <w:divBdr>
            <w:top w:val="none" w:sz="0" w:space="0" w:color="auto"/>
            <w:left w:val="none" w:sz="0" w:space="0" w:color="auto"/>
            <w:bottom w:val="none" w:sz="0" w:space="0" w:color="auto"/>
            <w:right w:val="none" w:sz="0" w:space="0" w:color="auto"/>
          </w:divBdr>
        </w:div>
        <w:div w:id="906302952">
          <w:marLeft w:val="480"/>
          <w:marRight w:val="0"/>
          <w:marTop w:val="0"/>
          <w:marBottom w:val="0"/>
          <w:divBdr>
            <w:top w:val="none" w:sz="0" w:space="0" w:color="auto"/>
            <w:left w:val="none" w:sz="0" w:space="0" w:color="auto"/>
            <w:bottom w:val="none" w:sz="0" w:space="0" w:color="auto"/>
            <w:right w:val="none" w:sz="0" w:space="0" w:color="auto"/>
          </w:divBdr>
        </w:div>
        <w:div w:id="906572217">
          <w:marLeft w:val="480"/>
          <w:marRight w:val="0"/>
          <w:marTop w:val="0"/>
          <w:marBottom w:val="0"/>
          <w:divBdr>
            <w:top w:val="none" w:sz="0" w:space="0" w:color="auto"/>
            <w:left w:val="none" w:sz="0" w:space="0" w:color="auto"/>
            <w:bottom w:val="none" w:sz="0" w:space="0" w:color="auto"/>
            <w:right w:val="none" w:sz="0" w:space="0" w:color="auto"/>
          </w:divBdr>
        </w:div>
        <w:div w:id="940720293">
          <w:marLeft w:val="480"/>
          <w:marRight w:val="0"/>
          <w:marTop w:val="0"/>
          <w:marBottom w:val="0"/>
          <w:divBdr>
            <w:top w:val="none" w:sz="0" w:space="0" w:color="auto"/>
            <w:left w:val="none" w:sz="0" w:space="0" w:color="auto"/>
            <w:bottom w:val="none" w:sz="0" w:space="0" w:color="auto"/>
            <w:right w:val="none" w:sz="0" w:space="0" w:color="auto"/>
          </w:divBdr>
        </w:div>
        <w:div w:id="951398850">
          <w:marLeft w:val="480"/>
          <w:marRight w:val="0"/>
          <w:marTop w:val="0"/>
          <w:marBottom w:val="0"/>
          <w:divBdr>
            <w:top w:val="none" w:sz="0" w:space="0" w:color="auto"/>
            <w:left w:val="none" w:sz="0" w:space="0" w:color="auto"/>
            <w:bottom w:val="none" w:sz="0" w:space="0" w:color="auto"/>
            <w:right w:val="none" w:sz="0" w:space="0" w:color="auto"/>
          </w:divBdr>
        </w:div>
        <w:div w:id="974143093">
          <w:marLeft w:val="480"/>
          <w:marRight w:val="0"/>
          <w:marTop w:val="0"/>
          <w:marBottom w:val="0"/>
          <w:divBdr>
            <w:top w:val="none" w:sz="0" w:space="0" w:color="auto"/>
            <w:left w:val="none" w:sz="0" w:space="0" w:color="auto"/>
            <w:bottom w:val="none" w:sz="0" w:space="0" w:color="auto"/>
            <w:right w:val="none" w:sz="0" w:space="0" w:color="auto"/>
          </w:divBdr>
        </w:div>
        <w:div w:id="989754439">
          <w:marLeft w:val="480"/>
          <w:marRight w:val="0"/>
          <w:marTop w:val="0"/>
          <w:marBottom w:val="0"/>
          <w:divBdr>
            <w:top w:val="none" w:sz="0" w:space="0" w:color="auto"/>
            <w:left w:val="none" w:sz="0" w:space="0" w:color="auto"/>
            <w:bottom w:val="none" w:sz="0" w:space="0" w:color="auto"/>
            <w:right w:val="none" w:sz="0" w:space="0" w:color="auto"/>
          </w:divBdr>
        </w:div>
        <w:div w:id="991250510">
          <w:marLeft w:val="480"/>
          <w:marRight w:val="0"/>
          <w:marTop w:val="0"/>
          <w:marBottom w:val="0"/>
          <w:divBdr>
            <w:top w:val="none" w:sz="0" w:space="0" w:color="auto"/>
            <w:left w:val="none" w:sz="0" w:space="0" w:color="auto"/>
            <w:bottom w:val="none" w:sz="0" w:space="0" w:color="auto"/>
            <w:right w:val="none" w:sz="0" w:space="0" w:color="auto"/>
          </w:divBdr>
        </w:div>
        <w:div w:id="1028872738">
          <w:marLeft w:val="480"/>
          <w:marRight w:val="0"/>
          <w:marTop w:val="0"/>
          <w:marBottom w:val="0"/>
          <w:divBdr>
            <w:top w:val="none" w:sz="0" w:space="0" w:color="auto"/>
            <w:left w:val="none" w:sz="0" w:space="0" w:color="auto"/>
            <w:bottom w:val="none" w:sz="0" w:space="0" w:color="auto"/>
            <w:right w:val="none" w:sz="0" w:space="0" w:color="auto"/>
          </w:divBdr>
        </w:div>
        <w:div w:id="1039282634">
          <w:marLeft w:val="480"/>
          <w:marRight w:val="0"/>
          <w:marTop w:val="0"/>
          <w:marBottom w:val="0"/>
          <w:divBdr>
            <w:top w:val="none" w:sz="0" w:space="0" w:color="auto"/>
            <w:left w:val="none" w:sz="0" w:space="0" w:color="auto"/>
            <w:bottom w:val="none" w:sz="0" w:space="0" w:color="auto"/>
            <w:right w:val="none" w:sz="0" w:space="0" w:color="auto"/>
          </w:divBdr>
        </w:div>
        <w:div w:id="1042825508">
          <w:marLeft w:val="480"/>
          <w:marRight w:val="0"/>
          <w:marTop w:val="0"/>
          <w:marBottom w:val="0"/>
          <w:divBdr>
            <w:top w:val="none" w:sz="0" w:space="0" w:color="auto"/>
            <w:left w:val="none" w:sz="0" w:space="0" w:color="auto"/>
            <w:bottom w:val="none" w:sz="0" w:space="0" w:color="auto"/>
            <w:right w:val="none" w:sz="0" w:space="0" w:color="auto"/>
          </w:divBdr>
        </w:div>
        <w:div w:id="1073433753">
          <w:marLeft w:val="480"/>
          <w:marRight w:val="0"/>
          <w:marTop w:val="0"/>
          <w:marBottom w:val="0"/>
          <w:divBdr>
            <w:top w:val="none" w:sz="0" w:space="0" w:color="auto"/>
            <w:left w:val="none" w:sz="0" w:space="0" w:color="auto"/>
            <w:bottom w:val="none" w:sz="0" w:space="0" w:color="auto"/>
            <w:right w:val="none" w:sz="0" w:space="0" w:color="auto"/>
          </w:divBdr>
        </w:div>
        <w:div w:id="1074354340">
          <w:marLeft w:val="480"/>
          <w:marRight w:val="0"/>
          <w:marTop w:val="0"/>
          <w:marBottom w:val="0"/>
          <w:divBdr>
            <w:top w:val="none" w:sz="0" w:space="0" w:color="auto"/>
            <w:left w:val="none" w:sz="0" w:space="0" w:color="auto"/>
            <w:bottom w:val="none" w:sz="0" w:space="0" w:color="auto"/>
            <w:right w:val="none" w:sz="0" w:space="0" w:color="auto"/>
          </w:divBdr>
        </w:div>
        <w:div w:id="1111625931">
          <w:marLeft w:val="480"/>
          <w:marRight w:val="0"/>
          <w:marTop w:val="0"/>
          <w:marBottom w:val="0"/>
          <w:divBdr>
            <w:top w:val="none" w:sz="0" w:space="0" w:color="auto"/>
            <w:left w:val="none" w:sz="0" w:space="0" w:color="auto"/>
            <w:bottom w:val="none" w:sz="0" w:space="0" w:color="auto"/>
            <w:right w:val="none" w:sz="0" w:space="0" w:color="auto"/>
          </w:divBdr>
        </w:div>
        <w:div w:id="1125585049">
          <w:marLeft w:val="480"/>
          <w:marRight w:val="0"/>
          <w:marTop w:val="0"/>
          <w:marBottom w:val="0"/>
          <w:divBdr>
            <w:top w:val="none" w:sz="0" w:space="0" w:color="auto"/>
            <w:left w:val="none" w:sz="0" w:space="0" w:color="auto"/>
            <w:bottom w:val="none" w:sz="0" w:space="0" w:color="auto"/>
            <w:right w:val="none" w:sz="0" w:space="0" w:color="auto"/>
          </w:divBdr>
        </w:div>
        <w:div w:id="1149059407">
          <w:marLeft w:val="480"/>
          <w:marRight w:val="0"/>
          <w:marTop w:val="0"/>
          <w:marBottom w:val="0"/>
          <w:divBdr>
            <w:top w:val="none" w:sz="0" w:space="0" w:color="auto"/>
            <w:left w:val="none" w:sz="0" w:space="0" w:color="auto"/>
            <w:bottom w:val="none" w:sz="0" w:space="0" w:color="auto"/>
            <w:right w:val="none" w:sz="0" w:space="0" w:color="auto"/>
          </w:divBdr>
        </w:div>
        <w:div w:id="1165054276">
          <w:marLeft w:val="480"/>
          <w:marRight w:val="0"/>
          <w:marTop w:val="0"/>
          <w:marBottom w:val="0"/>
          <w:divBdr>
            <w:top w:val="none" w:sz="0" w:space="0" w:color="auto"/>
            <w:left w:val="none" w:sz="0" w:space="0" w:color="auto"/>
            <w:bottom w:val="none" w:sz="0" w:space="0" w:color="auto"/>
            <w:right w:val="none" w:sz="0" w:space="0" w:color="auto"/>
          </w:divBdr>
        </w:div>
        <w:div w:id="1168248364">
          <w:marLeft w:val="480"/>
          <w:marRight w:val="0"/>
          <w:marTop w:val="0"/>
          <w:marBottom w:val="0"/>
          <w:divBdr>
            <w:top w:val="none" w:sz="0" w:space="0" w:color="auto"/>
            <w:left w:val="none" w:sz="0" w:space="0" w:color="auto"/>
            <w:bottom w:val="none" w:sz="0" w:space="0" w:color="auto"/>
            <w:right w:val="none" w:sz="0" w:space="0" w:color="auto"/>
          </w:divBdr>
        </w:div>
        <w:div w:id="1198935645">
          <w:marLeft w:val="480"/>
          <w:marRight w:val="0"/>
          <w:marTop w:val="0"/>
          <w:marBottom w:val="0"/>
          <w:divBdr>
            <w:top w:val="none" w:sz="0" w:space="0" w:color="auto"/>
            <w:left w:val="none" w:sz="0" w:space="0" w:color="auto"/>
            <w:bottom w:val="none" w:sz="0" w:space="0" w:color="auto"/>
            <w:right w:val="none" w:sz="0" w:space="0" w:color="auto"/>
          </w:divBdr>
        </w:div>
        <w:div w:id="1209075865">
          <w:marLeft w:val="480"/>
          <w:marRight w:val="0"/>
          <w:marTop w:val="0"/>
          <w:marBottom w:val="0"/>
          <w:divBdr>
            <w:top w:val="none" w:sz="0" w:space="0" w:color="auto"/>
            <w:left w:val="none" w:sz="0" w:space="0" w:color="auto"/>
            <w:bottom w:val="none" w:sz="0" w:space="0" w:color="auto"/>
            <w:right w:val="none" w:sz="0" w:space="0" w:color="auto"/>
          </w:divBdr>
        </w:div>
        <w:div w:id="1241912662">
          <w:marLeft w:val="480"/>
          <w:marRight w:val="0"/>
          <w:marTop w:val="0"/>
          <w:marBottom w:val="0"/>
          <w:divBdr>
            <w:top w:val="none" w:sz="0" w:space="0" w:color="auto"/>
            <w:left w:val="none" w:sz="0" w:space="0" w:color="auto"/>
            <w:bottom w:val="none" w:sz="0" w:space="0" w:color="auto"/>
            <w:right w:val="none" w:sz="0" w:space="0" w:color="auto"/>
          </w:divBdr>
        </w:div>
        <w:div w:id="1331562605">
          <w:marLeft w:val="480"/>
          <w:marRight w:val="0"/>
          <w:marTop w:val="0"/>
          <w:marBottom w:val="0"/>
          <w:divBdr>
            <w:top w:val="none" w:sz="0" w:space="0" w:color="auto"/>
            <w:left w:val="none" w:sz="0" w:space="0" w:color="auto"/>
            <w:bottom w:val="none" w:sz="0" w:space="0" w:color="auto"/>
            <w:right w:val="none" w:sz="0" w:space="0" w:color="auto"/>
          </w:divBdr>
        </w:div>
        <w:div w:id="1340231008">
          <w:marLeft w:val="480"/>
          <w:marRight w:val="0"/>
          <w:marTop w:val="0"/>
          <w:marBottom w:val="0"/>
          <w:divBdr>
            <w:top w:val="none" w:sz="0" w:space="0" w:color="auto"/>
            <w:left w:val="none" w:sz="0" w:space="0" w:color="auto"/>
            <w:bottom w:val="none" w:sz="0" w:space="0" w:color="auto"/>
            <w:right w:val="none" w:sz="0" w:space="0" w:color="auto"/>
          </w:divBdr>
        </w:div>
        <w:div w:id="1372145002">
          <w:marLeft w:val="480"/>
          <w:marRight w:val="0"/>
          <w:marTop w:val="0"/>
          <w:marBottom w:val="0"/>
          <w:divBdr>
            <w:top w:val="none" w:sz="0" w:space="0" w:color="auto"/>
            <w:left w:val="none" w:sz="0" w:space="0" w:color="auto"/>
            <w:bottom w:val="none" w:sz="0" w:space="0" w:color="auto"/>
            <w:right w:val="none" w:sz="0" w:space="0" w:color="auto"/>
          </w:divBdr>
        </w:div>
        <w:div w:id="1445074737">
          <w:marLeft w:val="480"/>
          <w:marRight w:val="0"/>
          <w:marTop w:val="0"/>
          <w:marBottom w:val="0"/>
          <w:divBdr>
            <w:top w:val="none" w:sz="0" w:space="0" w:color="auto"/>
            <w:left w:val="none" w:sz="0" w:space="0" w:color="auto"/>
            <w:bottom w:val="none" w:sz="0" w:space="0" w:color="auto"/>
            <w:right w:val="none" w:sz="0" w:space="0" w:color="auto"/>
          </w:divBdr>
        </w:div>
        <w:div w:id="1679577451">
          <w:marLeft w:val="480"/>
          <w:marRight w:val="0"/>
          <w:marTop w:val="0"/>
          <w:marBottom w:val="0"/>
          <w:divBdr>
            <w:top w:val="none" w:sz="0" w:space="0" w:color="auto"/>
            <w:left w:val="none" w:sz="0" w:space="0" w:color="auto"/>
            <w:bottom w:val="none" w:sz="0" w:space="0" w:color="auto"/>
            <w:right w:val="none" w:sz="0" w:space="0" w:color="auto"/>
          </w:divBdr>
        </w:div>
        <w:div w:id="1688170847">
          <w:marLeft w:val="480"/>
          <w:marRight w:val="0"/>
          <w:marTop w:val="0"/>
          <w:marBottom w:val="0"/>
          <w:divBdr>
            <w:top w:val="none" w:sz="0" w:space="0" w:color="auto"/>
            <w:left w:val="none" w:sz="0" w:space="0" w:color="auto"/>
            <w:bottom w:val="none" w:sz="0" w:space="0" w:color="auto"/>
            <w:right w:val="none" w:sz="0" w:space="0" w:color="auto"/>
          </w:divBdr>
        </w:div>
        <w:div w:id="1699430493">
          <w:marLeft w:val="480"/>
          <w:marRight w:val="0"/>
          <w:marTop w:val="0"/>
          <w:marBottom w:val="0"/>
          <w:divBdr>
            <w:top w:val="none" w:sz="0" w:space="0" w:color="auto"/>
            <w:left w:val="none" w:sz="0" w:space="0" w:color="auto"/>
            <w:bottom w:val="none" w:sz="0" w:space="0" w:color="auto"/>
            <w:right w:val="none" w:sz="0" w:space="0" w:color="auto"/>
          </w:divBdr>
        </w:div>
        <w:div w:id="1705130464">
          <w:marLeft w:val="480"/>
          <w:marRight w:val="0"/>
          <w:marTop w:val="0"/>
          <w:marBottom w:val="0"/>
          <w:divBdr>
            <w:top w:val="none" w:sz="0" w:space="0" w:color="auto"/>
            <w:left w:val="none" w:sz="0" w:space="0" w:color="auto"/>
            <w:bottom w:val="none" w:sz="0" w:space="0" w:color="auto"/>
            <w:right w:val="none" w:sz="0" w:space="0" w:color="auto"/>
          </w:divBdr>
        </w:div>
        <w:div w:id="1736079527">
          <w:marLeft w:val="480"/>
          <w:marRight w:val="0"/>
          <w:marTop w:val="0"/>
          <w:marBottom w:val="0"/>
          <w:divBdr>
            <w:top w:val="none" w:sz="0" w:space="0" w:color="auto"/>
            <w:left w:val="none" w:sz="0" w:space="0" w:color="auto"/>
            <w:bottom w:val="none" w:sz="0" w:space="0" w:color="auto"/>
            <w:right w:val="none" w:sz="0" w:space="0" w:color="auto"/>
          </w:divBdr>
        </w:div>
        <w:div w:id="1745106960">
          <w:marLeft w:val="480"/>
          <w:marRight w:val="0"/>
          <w:marTop w:val="0"/>
          <w:marBottom w:val="0"/>
          <w:divBdr>
            <w:top w:val="none" w:sz="0" w:space="0" w:color="auto"/>
            <w:left w:val="none" w:sz="0" w:space="0" w:color="auto"/>
            <w:bottom w:val="none" w:sz="0" w:space="0" w:color="auto"/>
            <w:right w:val="none" w:sz="0" w:space="0" w:color="auto"/>
          </w:divBdr>
        </w:div>
        <w:div w:id="1760129781">
          <w:marLeft w:val="480"/>
          <w:marRight w:val="0"/>
          <w:marTop w:val="0"/>
          <w:marBottom w:val="0"/>
          <w:divBdr>
            <w:top w:val="none" w:sz="0" w:space="0" w:color="auto"/>
            <w:left w:val="none" w:sz="0" w:space="0" w:color="auto"/>
            <w:bottom w:val="none" w:sz="0" w:space="0" w:color="auto"/>
            <w:right w:val="none" w:sz="0" w:space="0" w:color="auto"/>
          </w:divBdr>
        </w:div>
        <w:div w:id="1796169065">
          <w:marLeft w:val="480"/>
          <w:marRight w:val="0"/>
          <w:marTop w:val="0"/>
          <w:marBottom w:val="0"/>
          <w:divBdr>
            <w:top w:val="none" w:sz="0" w:space="0" w:color="auto"/>
            <w:left w:val="none" w:sz="0" w:space="0" w:color="auto"/>
            <w:bottom w:val="none" w:sz="0" w:space="0" w:color="auto"/>
            <w:right w:val="none" w:sz="0" w:space="0" w:color="auto"/>
          </w:divBdr>
        </w:div>
        <w:div w:id="1804079502">
          <w:marLeft w:val="480"/>
          <w:marRight w:val="0"/>
          <w:marTop w:val="0"/>
          <w:marBottom w:val="0"/>
          <w:divBdr>
            <w:top w:val="none" w:sz="0" w:space="0" w:color="auto"/>
            <w:left w:val="none" w:sz="0" w:space="0" w:color="auto"/>
            <w:bottom w:val="none" w:sz="0" w:space="0" w:color="auto"/>
            <w:right w:val="none" w:sz="0" w:space="0" w:color="auto"/>
          </w:divBdr>
        </w:div>
        <w:div w:id="1823503877">
          <w:marLeft w:val="480"/>
          <w:marRight w:val="0"/>
          <w:marTop w:val="0"/>
          <w:marBottom w:val="0"/>
          <w:divBdr>
            <w:top w:val="none" w:sz="0" w:space="0" w:color="auto"/>
            <w:left w:val="none" w:sz="0" w:space="0" w:color="auto"/>
            <w:bottom w:val="none" w:sz="0" w:space="0" w:color="auto"/>
            <w:right w:val="none" w:sz="0" w:space="0" w:color="auto"/>
          </w:divBdr>
        </w:div>
        <w:div w:id="1847475292">
          <w:marLeft w:val="480"/>
          <w:marRight w:val="0"/>
          <w:marTop w:val="0"/>
          <w:marBottom w:val="0"/>
          <w:divBdr>
            <w:top w:val="none" w:sz="0" w:space="0" w:color="auto"/>
            <w:left w:val="none" w:sz="0" w:space="0" w:color="auto"/>
            <w:bottom w:val="none" w:sz="0" w:space="0" w:color="auto"/>
            <w:right w:val="none" w:sz="0" w:space="0" w:color="auto"/>
          </w:divBdr>
        </w:div>
        <w:div w:id="1856848383">
          <w:marLeft w:val="480"/>
          <w:marRight w:val="0"/>
          <w:marTop w:val="0"/>
          <w:marBottom w:val="0"/>
          <w:divBdr>
            <w:top w:val="none" w:sz="0" w:space="0" w:color="auto"/>
            <w:left w:val="none" w:sz="0" w:space="0" w:color="auto"/>
            <w:bottom w:val="none" w:sz="0" w:space="0" w:color="auto"/>
            <w:right w:val="none" w:sz="0" w:space="0" w:color="auto"/>
          </w:divBdr>
        </w:div>
        <w:div w:id="1866601704">
          <w:marLeft w:val="480"/>
          <w:marRight w:val="0"/>
          <w:marTop w:val="0"/>
          <w:marBottom w:val="0"/>
          <w:divBdr>
            <w:top w:val="none" w:sz="0" w:space="0" w:color="auto"/>
            <w:left w:val="none" w:sz="0" w:space="0" w:color="auto"/>
            <w:bottom w:val="none" w:sz="0" w:space="0" w:color="auto"/>
            <w:right w:val="none" w:sz="0" w:space="0" w:color="auto"/>
          </w:divBdr>
        </w:div>
        <w:div w:id="2028210327">
          <w:marLeft w:val="480"/>
          <w:marRight w:val="0"/>
          <w:marTop w:val="0"/>
          <w:marBottom w:val="0"/>
          <w:divBdr>
            <w:top w:val="none" w:sz="0" w:space="0" w:color="auto"/>
            <w:left w:val="none" w:sz="0" w:space="0" w:color="auto"/>
            <w:bottom w:val="none" w:sz="0" w:space="0" w:color="auto"/>
            <w:right w:val="none" w:sz="0" w:space="0" w:color="auto"/>
          </w:divBdr>
        </w:div>
        <w:div w:id="2052611549">
          <w:marLeft w:val="480"/>
          <w:marRight w:val="0"/>
          <w:marTop w:val="0"/>
          <w:marBottom w:val="0"/>
          <w:divBdr>
            <w:top w:val="none" w:sz="0" w:space="0" w:color="auto"/>
            <w:left w:val="none" w:sz="0" w:space="0" w:color="auto"/>
            <w:bottom w:val="none" w:sz="0" w:space="0" w:color="auto"/>
            <w:right w:val="none" w:sz="0" w:space="0" w:color="auto"/>
          </w:divBdr>
        </w:div>
        <w:div w:id="2077774917">
          <w:marLeft w:val="480"/>
          <w:marRight w:val="0"/>
          <w:marTop w:val="0"/>
          <w:marBottom w:val="0"/>
          <w:divBdr>
            <w:top w:val="none" w:sz="0" w:space="0" w:color="auto"/>
            <w:left w:val="none" w:sz="0" w:space="0" w:color="auto"/>
            <w:bottom w:val="none" w:sz="0" w:space="0" w:color="auto"/>
            <w:right w:val="none" w:sz="0" w:space="0" w:color="auto"/>
          </w:divBdr>
        </w:div>
      </w:divsChild>
    </w:div>
    <w:div w:id="2001544495">
      <w:bodyDiv w:val="1"/>
      <w:marLeft w:val="0"/>
      <w:marRight w:val="0"/>
      <w:marTop w:val="0"/>
      <w:marBottom w:val="0"/>
      <w:divBdr>
        <w:top w:val="none" w:sz="0" w:space="0" w:color="auto"/>
        <w:left w:val="none" w:sz="0" w:space="0" w:color="auto"/>
        <w:bottom w:val="none" w:sz="0" w:space="0" w:color="auto"/>
        <w:right w:val="none" w:sz="0" w:space="0" w:color="auto"/>
      </w:divBdr>
      <w:divsChild>
        <w:div w:id="1391461714">
          <w:marLeft w:val="480"/>
          <w:marRight w:val="0"/>
          <w:marTop w:val="0"/>
          <w:marBottom w:val="0"/>
          <w:divBdr>
            <w:top w:val="none" w:sz="0" w:space="0" w:color="auto"/>
            <w:left w:val="none" w:sz="0" w:space="0" w:color="auto"/>
            <w:bottom w:val="none" w:sz="0" w:space="0" w:color="auto"/>
            <w:right w:val="none" w:sz="0" w:space="0" w:color="auto"/>
          </w:divBdr>
        </w:div>
        <w:div w:id="919215169">
          <w:marLeft w:val="480"/>
          <w:marRight w:val="0"/>
          <w:marTop w:val="0"/>
          <w:marBottom w:val="0"/>
          <w:divBdr>
            <w:top w:val="none" w:sz="0" w:space="0" w:color="auto"/>
            <w:left w:val="none" w:sz="0" w:space="0" w:color="auto"/>
            <w:bottom w:val="none" w:sz="0" w:space="0" w:color="auto"/>
            <w:right w:val="none" w:sz="0" w:space="0" w:color="auto"/>
          </w:divBdr>
        </w:div>
        <w:div w:id="64960002">
          <w:marLeft w:val="480"/>
          <w:marRight w:val="0"/>
          <w:marTop w:val="0"/>
          <w:marBottom w:val="0"/>
          <w:divBdr>
            <w:top w:val="none" w:sz="0" w:space="0" w:color="auto"/>
            <w:left w:val="none" w:sz="0" w:space="0" w:color="auto"/>
            <w:bottom w:val="none" w:sz="0" w:space="0" w:color="auto"/>
            <w:right w:val="none" w:sz="0" w:space="0" w:color="auto"/>
          </w:divBdr>
        </w:div>
        <w:div w:id="2078673054">
          <w:marLeft w:val="480"/>
          <w:marRight w:val="0"/>
          <w:marTop w:val="0"/>
          <w:marBottom w:val="0"/>
          <w:divBdr>
            <w:top w:val="none" w:sz="0" w:space="0" w:color="auto"/>
            <w:left w:val="none" w:sz="0" w:space="0" w:color="auto"/>
            <w:bottom w:val="none" w:sz="0" w:space="0" w:color="auto"/>
            <w:right w:val="none" w:sz="0" w:space="0" w:color="auto"/>
          </w:divBdr>
        </w:div>
        <w:div w:id="224075847">
          <w:marLeft w:val="480"/>
          <w:marRight w:val="0"/>
          <w:marTop w:val="0"/>
          <w:marBottom w:val="0"/>
          <w:divBdr>
            <w:top w:val="none" w:sz="0" w:space="0" w:color="auto"/>
            <w:left w:val="none" w:sz="0" w:space="0" w:color="auto"/>
            <w:bottom w:val="none" w:sz="0" w:space="0" w:color="auto"/>
            <w:right w:val="none" w:sz="0" w:space="0" w:color="auto"/>
          </w:divBdr>
        </w:div>
        <w:div w:id="1174538548">
          <w:marLeft w:val="480"/>
          <w:marRight w:val="0"/>
          <w:marTop w:val="0"/>
          <w:marBottom w:val="0"/>
          <w:divBdr>
            <w:top w:val="none" w:sz="0" w:space="0" w:color="auto"/>
            <w:left w:val="none" w:sz="0" w:space="0" w:color="auto"/>
            <w:bottom w:val="none" w:sz="0" w:space="0" w:color="auto"/>
            <w:right w:val="none" w:sz="0" w:space="0" w:color="auto"/>
          </w:divBdr>
        </w:div>
        <w:div w:id="191042473">
          <w:marLeft w:val="480"/>
          <w:marRight w:val="0"/>
          <w:marTop w:val="0"/>
          <w:marBottom w:val="0"/>
          <w:divBdr>
            <w:top w:val="none" w:sz="0" w:space="0" w:color="auto"/>
            <w:left w:val="none" w:sz="0" w:space="0" w:color="auto"/>
            <w:bottom w:val="none" w:sz="0" w:space="0" w:color="auto"/>
            <w:right w:val="none" w:sz="0" w:space="0" w:color="auto"/>
          </w:divBdr>
        </w:div>
        <w:div w:id="1014772208">
          <w:marLeft w:val="480"/>
          <w:marRight w:val="0"/>
          <w:marTop w:val="0"/>
          <w:marBottom w:val="0"/>
          <w:divBdr>
            <w:top w:val="none" w:sz="0" w:space="0" w:color="auto"/>
            <w:left w:val="none" w:sz="0" w:space="0" w:color="auto"/>
            <w:bottom w:val="none" w:sz="0" w:space="0" w:color="auto"/>
            <w:right w:val="none" w:sz="0" w:space="0" w:color="auto"/>
          </w:divBdr>
        </w:div>
        <w:div w:id="1469542737">
          <w:marLeft w:val="480"/>
          <w:marRight w:val="0"/>
          <w:marTop w:val="0"/>
          <w:marBottom w:val="0"/>
          <w:divBdr>
            <w:top w:val="none" w:sz="0" w:space="0" w:color="auto"/>
            <w:left w:val="none" w:sz="0" w:space="0" w:color="auto"/>
            <w:bottom w:val="none" w:sz="0" w:space="0" w:color="auto"/>
            <w:right w:val="none" w:sz="0" w:space="0" w:color="auto"/>
          </w:divBdr>
        </w:div>
        <w:div w:id="1377923892">
          <w:marLeft w:val="480"/>
          <w:marRight w:val="0"/>
          <w:marTop w:val="0"/>
          <w:marBottom w:val="0"/>
          <w:divBdr>
            <w:top w:val="none" w:sz="0" w:space="0" w:color="auto"/>
            <w:left w:val="none" w:sz="0" w:space="0" w:color="auto"/>
            <w:bottom w:val="none" w:sz="0" w:space="0" w:color="auto"/>
            <w:right w:val="none" w:sz="0" w:space="0" w:color="auto"/>
          </w:divBdr>
        </w:div>
        <w:div w:id="738554571">
          <w:marLeft w:val="480"/>
          <w:marRight w:val="0"/>
          <w:marTop w:val="0"/>
          <w:marBottom w:val="0"/>
          <w:divBdr>
            <w:top w:val="none" w:sz="0" w:space="0" w:color="auto"/>
            <w:left w:val="none" w:sz="0" w:space="0" w:color="auto"/>
            <w:bottom w:val="none" w:sz="0" w:space="0" w:color="auto"/>
            <w:right w:val="none" w:sz="0" w:space="0" w:color="auto"/>
          </w:divBdr>
        </w:div>
        <w:div w:id="270599630">
          <w:marLeft w:val="480"/>
          <w:marRight w:val="0"/>
          <w:marTop w:val="0"/>
          <w:marBottom w:val="0"/>
          <w:divBdr>
            <w:top w:val="none" w:sz="0" w:space="0" w:color="auto"/>
            <w:left w:val="none" w:sz="0" w:space="0" w:color="auto"/>
            <w:bottom w:val="none" w:sz="0" w:space="0" w:color="auto"/>
            <w:right w:val="none" w:sz="0" w:space="0" w:color="auto"/>
          </w:divBdr>
        </w:div>
        <w:div w:id="738943979">
          <w:marLeft w:val="480"/>
          <w:marRight w:val="0"/>
          <w:marTop w:val="0"/>
          <w:marBottom w:val="0"/>
          <w:divBdr>
            <w:top w:val="none" w:sz="0" w:space="0" w:color="auto"/>
            <w:left w:val="none" w:sz="0" w:space="0" w:color="auto"/>
            <w:bottom w:val="none" w:sz="0" w:space="0" w:color="auto"/>
            <w:right w:val="none" w:sz="0" w:space="0" w:color="auto"/>
          </w:divBdr>
        </w:div>
        <w:div w:id="1520116380">
          <w:marLeft w:val="480"/>
          <w:marRight w:val="0"/>
          <w:marTop w:val="0"/>
          <w:marBottom w:val="0"/>
          <w:divBdr>
            <w:top w:val="none" w:sz="0" w:space="0" w:color="auto"/>
            <w:left w:val="none" w:sz="0" w:space="0" w:color="auto"/>
            <w:bottom w:val="none" w:sz="0" w:space="0" w:color="auto"/>
            <w:right w:val="none" w:sz="0" w:space="0" w:color="auto"/>
          </w:divBdr>
        </w:div>
        <w:div w:id="1186209544">
          <w:marLeft w:val="480"/>
          <w:marRight w:val="0"/>
          <w:marTop w:val="0"/>
          <w:marBottom w:val="0"/>
          <w:divBdr>
            <w:top w:val="none" w:sz="0" w:space="0" w:color="auto"/>
            <w:left w:val="none" w:sz="0" w:space="0" w:color="auto"/>
            <w:bottom w:val="none" w:sz="0" w:space="0" w:color="auto"/>
            <w:right w:val="none" w:sz="0" w:space="0" w:color="auto"/>
          </w:divBdr>
        </w:div>
        <w:div w:id="2048068672">
          <w:marLeft w:val="480"/>
          <w:marRight w:val="0"/>
          <w:marTop w:val="0"/>
          <w:marBottom w:val="0"/>
          <w:divBdr>
            <w:top w:val="none" w:sz="0" w:space="0" w:color="auto"/>
            <w:left w:val="none" w:sz="0" w:space="0" w:color="auto"/>
            <w:bottom w:val="none" w:sz="0" w:space="0" w:color="auto"/>
            <w:right w:val="none" w:sz="0" w:space="0" w:color="auto"/>
          </w:divBdr>
        </w:div>
        <w:div w:id="50543748">
          <w:marLeft w:val="480"/>
          <w:marRight w:val="0"/>
          <w:marTop w:val="0"/>
          <w:marBottom w:val="0"/>
          <w:divBdr>
            <w:top w:val="none" w:sz="0" w:space="0" w:color="auto"/>
            <w:left w:val="none" w:sz="0" w:space="0" w:color="auto"/>
            <w:bottom w:val="none" w:sz="0" w:space="0" w:color="auto"/>
            <w:right w:val="none" w:sz="0" w:space="0" w:color="auto"/>
          </w:divBdr>
        </w:div>
        <w:div w:id="587614304">
          <w:marLeft w:val="480"/>
          <w:marRight w:val="0"/>
          <w:marTop w:val="0"/>
          <w:marBottom w:val="0"/>
          <w:divBdr>
            <w:top w:val="none" w:sz="0" w:space="0" w:color="auto"/>
            <w:left w:val="none" w:sz="0" w:space="0" w:color="auto"/>
            <w:bottom w:val="none" w:sz="0" w:space="0" w:color="auto"/>
            <w:right w:val="none" w:sz="0" w:space="0" w:color="auto"/>
          </w:divBdr>
        </w:div>
        <w:div w:id="864094384">
          <w:marLeft w:val="480"/>
          <w:marRight w:val="0"/>
          <w:marTop w:val="0"/>
          <w:marBottom w:val="0"/>
          <w:divBdr>
            <w:top w:val="none" w:sz="0" w:space="0" w:color="auto"/>
            <w:left w:val="none" w:sz="0" w:space="0" w:color="auto"/>
            <w:bottom w:val="none" w:sz="0" w:space="0" w:color="auto"/>
            <w:right w:val="none" w:sz="0" w:space="0" w:color="auto"/>
          </w:divBdr>
        </w:div>
        <w:div w:id="1582523094">
          <w:marLeft w:val="480"/>
          <w:marRight w:val="0"/>
          <w:marTop w:val="0"/>
          <w:marBottom w:val="0"/>
          <w:divBdr>
            <w:top w:val="none" w:sz="0" w:space="0" w:color="auto"/>
            <w:left w:val="none" w:sz="0" w:space="0" w:color="auto"/>
            <w:bottom w:val="none" w:sz="0" w:space="0" w:color="auto"/>
            <w:right w:val="none" w:sz="0" w:space="0" w:color="auto"/>
          </w:divBdr>
        </w:div>
        <w:div w:id="1569420708">
          <w:marLeft w:val="480"/>
          <w:marRight w:val="0"/>
          <w:marTop w:val="0"/>
          <w:marBottom w:val="0"/>
          <w:divBdr>
            <w:top w:val="none" w:sz="0" w:space="0" w:color="auto"/>
            <w:left w:val="none" w:sz="0" w:space="0" w:color="auto"/>
            <w:bottom w:val="none" w:sz="0" w:space="0" w:color="auto"/>
            <w:right w:val="none" w:sz="0" w:space="0" w:color="auto"/>
          </w:divBdr>
        </w:div>
        <w:div w:id="1309047513">
          <w:marLeft w:val="480"/>
          <w:marRight w:val="0"/>
          <w:marTop w:val="0"/>
          <w:marBottom w:val="0"/>
          <w:divBdr>
            <w:top w:val="none" w:sz="0" w:space="0" w:color="auto"/>
            <w:left w:val="none" w:sz="0" w:space="0" w:color="auto"/>
            <w:bottom w:val="none" w:sz="0" w:space="0" w:color="auto"/>
            <w:right w:val="none" w:sz="0" w:space="0" w:color="auto"/>
          </w:divBdr>
        </w:div>
        <w:div w:id="352534210">
          <w:marLeft w:val="480"/>
          <w:marRight w:val="0"/>
          <w:marTop w:val="0"/>
          <w:marBottom w:val="0"/>
          <w:divBdr>
            <w:top w:val="none" w:sz="0" w:space="0" w:color="auto"/>
            <w:left w:val="none" w:sz="0" w:space="0" w:color="auto"/>
            <w:bottom w:val="none" w:sz="0" w:space="0" w:color="auto"/>
            <w:right w:val="none" w:sz="0" w:space="0" w:color="auto"/>
          </w:divBdr>
        </w:div>
        <w:div w:id="645596323">
          <w:marLeft w:val="480"/>
          <w:marRight w:val="0"/>
          <w:marTop w:val="0"/>
          <w:marBottom w:val="0"/>
          <w:divBdr>
            <w:top w:val="none" w:sz="0" w:space="0" w:color="auto"/>
            <w:left w:val="none" w:sz="0" w:space="0" w:color="auto"/>
            <w:bottom w:val="none" w:sz="0" w:space="0" w:color="auto"/>
            <w:right w:val="none" w:sz="0" w:space="0" w:color="auto"/>
          </w:divBdr>
        </w:div>
        <w:div w:id="1790082305">
          <w:marLeft w:val="480"/>
          <w:marRight w:val="0"/>
          <w:marTop w:val="0"/>
          <w:marBottom w:val="0"/>
          <w:divBdr>
            <w:top w:val="none" w:sz="0" w:space="0" w:color="auto"/>
            <w:left w:val="none" w:sz="0" w:space="0" w:color="auto"/>
            <w:bottom w:val="none" w:sz="0" w:space="0" w:color="auto"/>
            <w:right w:val="none" w:sz="0" w:space="0" w:color="auto"/>
          </w:divBdr>
        </w:div>
        <w:div w:id="1166672738">
          <w:marLeft w:val="480"/>
          <w:marRight w:val="0"/>
          <w:marTop w:val="0"/>
          <w:marBottom w:val="0"/>
          <w:divBdr>
            <w:top w:val="none" w:sz="0" w:space="0" w:color="auto"/>
            <w:left w:val="none" w:sz="0" w:space="0" w:color="auto"/>
            <w:bottom w:val="none" w:sz="0" w:space="0" w:color="auto"/>
            <w:right w:val="none" w:sz="0" w:space="0" w:color="auto"/>
          </w:divBdr>
        </w:div>
        <w:div w:id="1042049983">
          <w:marLeft w:val="480"/>
          <w:marRight w:val="0"/>
          <w:marTop w:val="0"/>
          <w:marBottom w:val="0"/>
          <w:divBdr>
            <w:top w:val="none" w:sz="0" w:space="0" w:color="auto"/>
            <w:left w:val="none" w:sz="0" w:space="0" w:color="auto"/>
            <w:bottom w:val="none" w:sz="0" w:space="0" w:color="auto"/>
            <w:right w:val="none" w:sz="0" w:space="0" w:color="auto"/>
          </w:divBdr>
        </w:div>
        <w:div w:id="726538940">
          <w:marLeft w:val="480"/>
          <w:marRight w:val="0"/>
          <w:marTop w:val="0"/>
          <w:marBottom w:val="0"/>
          <w:divBdr>
            <w:top w:val="none" w:sz="0" w:space="0" w:color="auto"/>
            <w:left w:val="none" w:sz="0" w:space="0" w:color="auto"/>
            <w:bottom w:val="none" w:sz="0" w:space="0" w:color="auto"/>
            <w:right w:val="none" w:sz="0" w:space="0" w:color="auto"/>
          </w:divBdr>
        </w:div>
        <w:div w:id="711225855">
          <w:marLeft w:val="480"/>
          <w:marRight w:val="0"/>
          <w:marTop w:val="0"/>
          <w:marBottom w:val="0"/>
          <w:divBdr>
            <w:top w:val="none" w:sz="0" w:space="0" w:color="auto"/>
            <w:left w:val="none" w:sz="0" w:space="0" w:color="auto"/>
            <w:bottom w:val="none" w:sz="0" w:space="0" w:color="auto"/>
            <w:right w:val="none" w:sz="0" w:space="0" w:color="auto"/>
          </w:divBdr>
        </w:div>
        <w:div w:id="1566913719">
          <w:marLeft w:val="480"/>
          <w:marRight w:val="0"/>
          <w:marTop w:val="0"/>
          <w:marBottom w:val="0"/>
          <w:divBdr>
            <w:top w:val="none" w:sz="0" w:space="0" w:color="auto"/>
            <w:left w:val="none" w:sz="0" w:space="0" w:color="auto"/>
            <w:bottom w:val="none" w:sz="0" w:space="0" w:color="auto"/>
            <w:right w:val="none" w:sz="0" w:space="0" w:color="auto"/>
          </w:divBdr>
        </w:div>
        <w:div w:id="1948153603">
          <w:marLeft w:val="480"/>
          <w:marRight w:val="0"/>
          <w:marTop w:val="0"/>
          <w:marBottom w:val="0"/>
          <w:divBdr>
            <w:top w:val="none" w:sz="0" w:space="0" w:color="auto"/>
            <w:left w:val="none" w:sz="0" w:space="0" w:color="auto"/>
            <w:bottom w:val="none" w:sz="0" w:space="0" w:color="auto"/>
            <w:right w:val="none" w:sz="0" w:space="0" w:color="auto"/>
          </w:divBdr>
        </w:div>
        <w:div w:id="1505625822">
          <w:marLeft w:val="480"/>
          <w:marRight w:val="0"/>
          <w:marTop w:val="0"/>
          <w:marBottom w:val="0"/>
          <w:divBdr>
            <w:top w:val="none" w:sz="0" w:space="0" w:color="auto"/>
            <w:left w:val="none" w:sz="0" w:space="0" w:color="auto"/>
            <w:bottom w:val="none" w:sz="0" w:space="0" w:color="auto"/>
            <w:right w:val="none" w:sz="0" w:space="0" w:color="auto"/>
          </w:divBdr>
        </w:div>
        <w:div w:id="2082945080">
          <w:marLeft w:val="480"/>
          <w:marRight w:val="0"/>
          <w:marTop w:val="0"/>
          <w:marBottom w:val="0"/>
          <w:divBdr>
            <w:top w:val="none" w:sz="0" w:space="0" w:color="auto"/>
            <w:left w:val="none" w:sz="0" w:space="0" w:color="auto"/>
            <w:bottom w:val="none" w:sz="0" w:space="0" w:color="auto"/>
            <w:right w:val="none" w:sz="0" w:space="0" w:color="auto"/>
          </w:divBdr>
        </w:div>
        <w:div w:id="1526937861">
          <w:marLeft w:val="480"/>
          <w:marRight w:val="0"/>
          <w:marTop w:val="0"/>
          <w:marBottom w:val="0"/>
          <w:divBdr>
            <w:top w:val="none" w:sz="0" w:space="0" w:color="auto"/>
            <w:left w:val="none" w:sz="0" w:space="0" w:color="auto"/>
            <w:bottom w:val="none" w:sz="0" w:space="0" w:color="auto"/>
            <w:right w:val="none" w:sz="0" w:space="0" w:color="auto"/>
          </w:divBdr>
        </w:div>
        <w:div w:id="393749">
          <w:marLeft w:val="480"/>
          <w:marRight w:val="0"/>
          <w:marTop w:val="0"/>
          <w:marBottom w:val="0"/>
          <w:divBdr>
            <w:top w:val="none" w:sz="0" w:space="0" w:color="auto"/>
            <w:left w:val="none" w:sz="0" w:space="0" w:color="auto"/>
            <w:bottom w:val="none" w:sz="0" w:space="0" w:color="auto"/>
            <w:right w:val="none" w:sz="0" w:space="0" w:color="auto"/>
          </w:divBdr>
        </w:div>
        <w:div w:id="1711684442">
          <w:marLeft w:val="480"/>
          <w:marRight w:val="0"/>
          <w:marTop w:val="0"/>
          <w:marBottom w:val="0"/>
          <w:divBdr>
            <w:top w:val="none" w:sz="0" w:space="0" w:color="auto"/>
            <w:left w:val="none" w:sz="0" w:space="0" w:color="auto"/>
            <w:bottom w:val="none" w:sz="0" w:space="0" w:color="auto"/>
            <w:right w:val="none" w:sz="0" w:space="0" w:color="auto"/>
          </w:divBdr>
        </w:div>
        <w:div w:id="2096126196">
          <w:marLeft w:val="480"/>
          <w:marRight w:val="0"/>
          <w:marTop w:val="0"/>
          <w:marBottom w:val="0"/>
          <w:divBdr>
            <w:top w:val="none" w:sz="0" w:space="0" w:color="auto"/>
            <w:left w:val="none" w:sz="0" w:space="0" w:color="auto"/>
            <w:bottom w:val="none" w:sz="0" w:space="0" w:color="auto"/>
            <w:right w:val="none" w:sz="0" w:space="0" w:color="auto"/>
          </w:divBdr>
        </w:div>
        <w:div w:id="644159355">
          <w:marLeft w:val="480"/>
          <w:marRight w:val="0"/>
          <w:marTop w:val="0"/>
          <w:marBottom w:val="0"/>
          <w:divBdr>
            <w:top w:val="none" w:sz="0" w:space="0" w:color="auto"/>
            <w:left w:val="none" w:sz="0" w:space="0" w:color="auto"/>
            <w:bottom w:val="none" w:sz="0" w:space="0" w:color="auto"/>
            <w:right w:val="none" w:sz="0" w:space="0" w:color="auto"/>
          </w:divBdr>
        </w:div>
        <w:div w:id="1333489582">
          <w:marLeft w:val="480"/>
          <w:marRight w:val="0"/>
          <w:marTop w:val="0"/>
          <w:marBottom w:val="0"/>
          <w:divBdr>
            <w:top w:val="none" w:sz="0" w:space="0" w:color="auto"/>
            <w:left w:val="none" w:sz="0" w:space="0" w:color="auto"/>
            <w:bottom w:val="none" w:sz="0" w:space="0" w:color="auto"/>
            <w:right w:val="none" w:sz="0" w:space="0" w:color="auto"/>
          </w:divBdr>
        </w:div>
        <w:div w:id="2143690414">
          <w:marLeft w:val="480"/>
          <w:marRight w:val="0"/>
          <w:marTop w:val="0"/>
          <w:marBottom w:val="0"/>
          <w:divBdr>
            <w:top w:val="none" w:sz="0" w:space="0" w:color="auto"/>
            <w:left w:val="none" w:sz="0" w:space="0" w:color="auto"/>
            <w:bottom w:val="none" w:sz="0" w:space="0" w:color="auto"/>
            <w:right w:val="none" w:sz="0" w:space="0" w:color="auto"/>
          </w:divBdr>
        </w:div>
        <w:div w:id="401951620">
          <w:marLeft w:val="480"/>
          <w:marRight w:val="0"/>
          <w:marTop w:val="0"/>
          <w:marBottom w:val="0"/>
          <w:divBdr>
            <w:top w:val="none" w:sz="0" w:space="0" w:color="auto"/>
            <w:left w:val="none" w:sz="0" w:space="0" w:color="auto"/>
            <w:bottom w:val="none" w:sz="0" w:space="0" w:color="auto"/>
            <w:right w:val="none" w:sz="0" w:space="0" w:color="auto"/>
          </w:divBdr>
        </w:div>
        <w:div w:id="377974442">
          <w:marLeft w:val="480"/>
          <w:marRight w:val="0"/>
          <w:marTop w:val="0"/>
          <w:marBottom w:val="0"/>
          <w:divBdr>
            <w:top w:val="none" w:sz="0" w:space="0" w:color="auto"/>
            <w:left w:val="none" w:sz="0" w:space="0" w:color="auto"/>
            <w:bottom w:val="none" w:sz="0" w:space="0" w:color="auto"/>
            <w:right w:val="none" w:sz="0" w:space="0" w:color="auto"/>
          </w:divBdr>
        </w:div>
        <w:div w:id="433399947">
          <w:marLeft w:val="480"/>
          <w:marRight w:val="0"/>
          <w:marTop w:val="0"/>
          <w:marBottom w:val="0"/>
          <w:divBdr>
            <w:top w:val="none" w:sz="0" w:space="0" w:color="auto"/>
            <w:left w:val="none" w:sz="0" w:space="0" w:color="auto"/>
            <w:bottom w:val="none" w:sz="0" w:space="0" w:color="auto"/>
            <w:right w:val="none" w:sz="0" w:space="0" w:color="auto"/>
          </w:divBdr>
        </w:div>
        <w:div w:id="1745105415">
          <w:marLeft w:val="480"/>
          <w:marRight w:val="0"/>
          <w:marTop w:val="0"/>
          <w:marBottom w:val="0"/>
          <w:divBdr>
            <w:top w:val="none" w:sz="0" w:space="0" w:color="auto"/>
            <w:left w:val="none" w:sz="0" w:space="0" w:color="auto"/>
            <w:bottom w:val="none" w:sz="0" w:space="0" w:color="auto"/>
            <w:right w:val="none" w:sz="0" w:space="0" w:color="auto"/>
          </w:divBdr>
        </w:div>
        <w:div w:id="1135441888">
          <w:marLeft w:val="480"/>
          <w:marRight w:val="0"/>
          <w:marTop w:val="0"/>
          <w:marBottom w:val="0"/>
          <w:divBdr>
            <w:top w:val="none" w:sz="0" w:space="0" w:color="auto"/>
            <w:left w:val="none" w:sz="0" w:space="0" w:color="auto"/>
            <w:bottom w:val="none" w:sz="0" w:space="0" w:color="auto"/>
            <w:right w:val="none" w:sz="0" w:space="0" w:color="auto"/>
          </w:divBdr>
        </w:div>
        <w:div w:id="125322353">
          <w:marLeft w:val="480"/>
          <w:marRight w:val="0"/>
          <w:marTop w:val="0"/>
          <w:marBottom w:val="0"/>
          <w:divBdr>
            <w:top w:val="none" w:sz="0" w:space="0" w:color="auto"/>
            <w:left w:val="none" w:sz="0" w:space="0" w:color="auto"/>
            <w:bottom w:val="none" w:sz="0" w:space="0" w:color="auto"/>
            <w:right w:val="none" w:sz="0" w:space="0" w:color="auto"/>
          </w:divBdr>
        </w:div>
        <w:div w:id="1095128145">
          <w:marLeft w:val="480"/>
          <w:marRight w:val="0"/>
          <w:marTop w:val="0"/>
          <w:marBottom w:val="0"/>
          <w:divBdr>
            <w:top w:val="none" w:sz="0" w:space="0" w:color="auto"/>
            <w:left w:val="none" w:sz="0" w:space="0" w:color="auto"/>
            <w:bottom w:val="none" w:sz="0" w:space="0" w:color="auto"/>
            <w:right w:val="none" w:sz="0" w:space="0" w:color="auto"/>
          </w:divBdr>
        </w:div>
        <w:div w:id="1013802987">
          <w:marLeft w:val="480"/>
          <w:marRight w:val="0"/>
          <w:marTop w:val="0"/>
          <w:marBottom w:val="0"/>
          <w:divBdr>
            <w:top w:val="none" w:sz="0" w:space="0" w:color="auto"/>
            <w:left w:val="none" w:sz="0" w:space="0" w:color="auto"/>
            <w:bottom w:val="none" w:sz="0" w:space="0" w:color="auto"/>
            <w:right w:val="none" w:sz="0" w:space="0" w:color="auto"/>
          </w:divBdr>
        </w:div>
        <w:div w:id="1099906078">
          <w:marLeft w:val="480"/>
          <w:marRight w:val="0"/>
          <w:marTop w:val="0"/>
          <w:marBottom w:val="0"/>
          <w:divBdr>
            <w:top w:val="none" w:sz="0" w:space="0" w:color="auto"/>
            <w:left w:val="none" w:sz="0" w:space="0" w:color="auto"/>
            <w:bottom w:val="none" w:sz="0" w:space="0" w:color="auto"/>
            <w:right w:val="none" w:sz="0" w:space="0" w:color="auto"/>
          </w:divBdr>
        </w:div>
        <w:div w:id="1976637125">
          <w:marLeft w:val="480"/>
          <w:marRight w:val="0"/>
          <w:marTop w:val="0"/>
          <w:marBottom w:val="0"/>
          <w:divBdr>
            <w:top w:val="none" w:sz="0" w:space="0" w:color="auto"/>
            <w:left w:val="none" w:sz="0" w:space="0" w:color="auto"/>
            <w:bottom w:val="none" w:sz="0" w:space="0" w:color="auto"/>
            <w:right w:val="none" w:sz="0" w:space="0" w:color="auto"/>
          </w:divBdr>
        </w:div>
        <w:div w:id="616303621">
          <w:marLeft w:val="480"/>
          <w:marRight w:val="0"/>
          <w:marTop w:val="0"/>
          <w:marBottom w:val="0"/>
          <w:divBdr>
            <w:top w:val="none" w:sz="0" w:space="0" w:color="auto"/>
            <w:left w:val="none" w:sz="0" w:space="0" w:color="auto"/>
            <w:bottom w:val="none" w:sz="0" w:space="0" w:color="auto"/>
            <w:right w:val="none" w:sz="0" w:space="0" w:color="auto"/>
          </w:divBdr>
        </w:div>
        <w:div w:id="607977538">
          <w:marLeft w:val="480"/>
          <w:marRight w:val="0"/>
          <w:marTop w:val="0"/>
          <w:marBottom w:val="0"/>
          <w:divBdr>
            <w:top w:val="none" w:sz="0" w:space="0" w:color="auto"/>
            <w:left w:val="none" w:sz="0" w:space="0" w:color="auto"/>
            <w:bottom w:val="none" w:sz="0" w:space="0" w:color="auto"/>
            <w:right w:val="none" w:sz="0" w:space="0" w:color="auto"/>
          </w:divBdr>
        </w:div>
        <w:div w:id="1878737988">
          <w:marLeft w:val="480"/>
          <w:marRight w:val="0"/>
          <w:marTop w:val="0"/>
          <w:marBottom w:val="0"/>
          <w:divBdr>
            <w:top w:val="none" w:sz="0" w:space="0" w:color="auto"/>
            <w:left w:val="none" w:sz="0" w:space="0" w:color="auto"/>
            <w:bottom w:val="none" w:sz="0" w:space="0" w:color="auto"/>
            <w:right w:val="none" w:sz="0" w:space="0" w:color="auto"/>
          </w:divBdr>
        </w:div>
        <w:div w:id="47993262">
          <w:marLeft w:val="480"/>
          <w:marRight w:val="0"/>
          <w:marTop w:val="0"/>
          <w:marBottom w:val="0"/>
          <w:divBdr>
            <w:top w:val="none" w:sz="0" w:space="0" w:color="auto"/>
            <w:left w:val="none" w:sz="0" w:space="0" w:color="auto"/>
            <w:bottom w:val="none" w:sz="0" w:space="0" w:color="auto"/>
            <w:right w:val="none" w:sz="0" w:space="0" w:color="auto"/>
          </w:divBdr>
        </w:div>
        <w:div w:id="769353044">
          <w:marLeft w:val="480"/>
          <w:marRight w:val="0"/>
          <w:marTop w:val="0"/>
          <w:marBottom w:val="0"/>
          <w:divBdr>
            <w:top w:val="none" w:sz="0" w:space="0" w:color="auto"/>
            <w:left w:val="none" w:sz="0" w:space="0" w:color="auto"/>
            <w:bottom w:val="none" w:sz="0" w:space="0" w:color="auto"/>
            <w:right w:val="none" w:sz="0" w:space="0" w:color="auto"/>
          </w:divBdr>
        </w:div>
        <w:div w:id="1999772489">
          <w:marLeft w:val="480"/>
          <w:marRight w:val="0"/>
          <w:marTop w:val="0"/>
          <w:marBottom w:val="0"/>
          <w:divBdr>
            <w:top w:val="none" w:sz="0" w:space="0" w:color="auto"/>
            <w:left w:val="none" w:sz="0" w:space="0" w:color="auto"/>
            <w:bottom w:val="none" w:sz="0" w:space="0" w:color="auto"/>
            <w:right w:val="none" w:sz="0" w:space="0" w:color="auto"/>
          </w:divBdr>
        </w:div>
        <w:div w:id="1074859874">
          <w:marLeft w:val="480"/>
          <w:marRight w:val="0"/>
          <w:marTop w:val="0"/>
          <w:marBottom w:val="0"/>
          <w:divBdr>
            <w:top w:val="none" w:sz="0" w:space="0" w:color="auto"/>
            <w:left w:val="none" w:sz="0" w:space="0" w:color="auto"/>
            <w:bottom w:val="none" w:sz="0" w:space="0" w:color="auto"/>
            <w:right w:val="none" w:sz="0" w:space="0" w:color="auto"/>
          </w:divBdr>
        </w:div>
        <w:div w:id="509491774">
          <w:marLeft w:val="480"/>
          <w:marRight w:val="0"/>
          <w:marTop w:val="0"/>
          <w:marBottom w:val="0"/>
          <w:divBdr>
            <w:top w:val="none" w:sz="0" w:space="0" w:color="auto"/>
            <w:left w:val="none" w:sz="0" w:space="0" w:color="auto"/>
            <w:bottom w:val="none" w:sz="0" w:space="0" w:color="auto"/>
            <w:right w:val="none" w:sz="0" w:space="0" w:color="auto"/>
          </w:divBdr>
        </w:div>
        <w:div w:id="1866282750">
          <w:marLeft w:val="480"/>
          <w:marRight w:val="0"/>
          <w:marTop w:val="0"/>
          <w:marBottom w:val="0"/>
          <w:divBdr>
            <w:top w:val="none" w:sz="0" w:space="0" w:color="auto"/>
            <w:left w:val="none" w:sz="0" w:space="0" w:color="auto"/>
            <w:bottom w:val="none" w:sz="0" w:space="0" w:color="auto"/>
            <w:right w:val="none" w:sz="0" w:space="0" w:color="auto"/>
          </w:divBdr>
        </w:div>
        <w:div w:id="1379471612">
          <w:marLeft w:val="480"/>
          <w:marRight w:val="0"/>
          <w:marTop w:val="0"/>
          <w:marBottom w:val="0"/>
          <w:divBdr>
            <w:top w:val="none" w:sz="0" w:space="0" w:color="auto"/>
            <w:left w:val="none" w:sz="0" w:space="0" w:color="auto"/>
            <w:bottom w:val="none" w:sz="0" w:space="0" w:color="auto"/>
            <w:right w:val="none" w:sz="0" w:space="0" w:color="auto"/>
          </w:divBdr>
        </w:div>
        <w:div w:id="653488308">
          <w:marLeft w:val="480"/>
          <w:marRight w:val="0"/>
          <w:marTop w:val="0"/>
          <w:marBottom w:val="0"/>
          <w:divBdr>
            <w:top w:val="none" w:sz="0" w:space="0" w:color="auto"/>
            <w:left w:val="none" w:sz="0" w:space="0" w:color="auto"/>
            <w:bottom w:val="none" w:sz="0" w:space="0" w:color="auto"/>
            <w:right w:val="none" w:sz="0" w:space="0" w:color="auto"/>
          </w:divBdr>
        </w:div>
        <w:div w:id="1174030003">
          <w:marLeft w:val="480"/>
          <w:marRight w:val="0"/>
          <w:marTop w:val="0"/>
          <w:marBottom w:val="0"/>
          <w:divBdr>
            <w:top w:val="none" w:sz="0" w:space="0" w:color="auto"/>
            <w:left w:val="none" w:sz="0" w:space="0" w:color="auto"/>
            <w:bottom w:val="none" w:sz="0" w:space="0" w:color="auto"/>
            <w:right w:val="none" w:sz="0" w:space="0" w:color="auto"/>
          </w:divBdr>
        </w:div>
        <w:div w:id="1342121069">
          <w:marLeft w:val="480"/>
          <w:marRight w:val="0"/>
          <w:marTop w:val="0"/>
          <w:marBottom w:val="0"/>
          <w:divBdr>
            <w:top w:val="none" w:sz="0" w:space="0" w:color="auto"/>
            <w:left w:val="none" w:sz="0" w:space="0" w:color="auto"/>
            <w:bottom w:val="none" w:sz="0" w:space="0" w:color="auto"/>
            <w:right w:val="none" w:sz="0" w:space="0" w:color="auto"/>
          </w:divBdr>
        </w:div>
        <w:div w:id="2105374710">
          <w:marLeft w:val="480"/>
          <w:marRight w:val="0"/>
          <w:marTop w:val="0"/>
          <w:marBottom w:val="0"/>
          <w:divBdr>
            <w:top w:val="none" w:sz="0" w:space="0" w:color="auto"/>
            <w:left w:val="none" w:sz="0" w:space="0" w:color="auto"/>
            <w:bottom w:val="none" w:sz="0" w:space="0" w:color="auto"/>
            <w:right w:val="none" w:sz="0" w:space="0" w:color="auto"/>
          </w:divBdr>
        </w:div>
        <w:div w:id="1310086327">
          <w:marLeft w:val="480"/>
          <w:marRight w:val="0"/>
          <w:marTop w:val="0"/>
          <w:marBottom w:val="0"/>
          <w:divBdr>
            <w:top w:val="none" w:sz="0" w:space="0" w:color="auto"/>
            <w:left w:val="none" w:sz="0" w:space="0" w:color="auto"/>
            <w:bottom w:val="none" w:sz="0" w:space="0" w:color="auto"/>
            <w:right w:val="none" w:sz="0" w:space="0" w:color="auto"/>
          </w:divBdr>
        </w:div>
        <w:div w:id="2133746061">
          <w:marLeft w:val="480"/>
          <w:marRight w:val="0"/>
          <w:marTop w:val="0"/>
          <w:marBottom w:val="0"/>
          <w:divBdr>
            <w:top w:val="none" w:sz="0" w:space="0" w:color="auto"/>
            <w:left w:val="none" w:sz="0" w:space="0" w:color="auto"/>
            <w:bottom w:val="none" w:sz="0" w:space="0" w:color="auto"/>
            <w:right w:val="none" w:sz="0" w:space="0" w:color="auto"/>
          </w:divBdr>
        </w:div>
        <w:div w:id="2041085486">
          <w:marLeft w:val="480"/>
          <w:marRight w:val="0"/>
          <w:marTop w:val="0"/>
          <w:marBottom w:val="0"/>
          <w:divBdr>
            <w:top w:val="none" w:sz="0" w:space="0" w:color="auto"/>
            <w:left w:val="none" w:sz="0" w:space="0" w:color="auto"/>
            <w:bottom w:val="none" w:sz="0" w:space="0" w:color="auto"/>
            <w:right w:val="none" w:sz="0" w:space="0" w:color="auto"/>
          </w:divBdr>
        </w:div>
        <w:div w:id="1676496018">
          <w:marLeft w:val="480"/>
          <w:marRight w:val="0"/>
          <w:marTop w:val="0"/>
          <w:marBottom w:val="0"/>
          <w:divBdr>
            <w:top w:val="none" w:sz="0" w:space="0" w:color="auto"/>
            <w:left w:val="none" w:sz="0" w:space="0" w:color="auto"/>
            <w:bottom w:val="none" w:sz="0" w:space="0" w:color="auto"/>
            <w:right w:val="none" w:sz="0" w:space="0" w:color="auto"/>
          </w:divBdr>
        </w:div>
        <w:div w:id="422723905">
          <w:marLeft w:val="480"/>
          <w:marRight w:val="0"/>
          <w:marTop w:val="0"/>
          <w:marBottom w:val="0"/>
          <w:divBdr>
            <w:top w:val="none" w:sz="0" w:space="0" w:color="auto"/>
            <w:left w:val="none" w:sz="0" w:space="0" w:color="auto"/>
            <w:bottom w:val="none" w:sz="0" w:space="0" w:color="auto"/>
            <w:right w:val="none" w:sz="0" w:space="0" w:color="auto"/>
          </w:divBdr>
        </w:div>
        <w:div w:id="99839604">
          <w:marLeft w:val="480"/>
          <w:marRight w:val="0"/>
          <w:marTop w:val="0"/>
          <w:marBottom w:val="0"/>
          <w:divBdr>
            <w:top w:val="none" w:sz="0" w:space="0" w:color="auto"/>
            <w:left w:val="none" w:sz="0" w:space="0" w:color="auto"/>
            <w:bottom w:val="none" w:sz="0" w:space="0" w:color="auto"/>
            <w:right w:val="none" w:sz="0" w:space="0" w:color="auto"/>
          </w:divBdr>
        </w:div>
        <w:div w:id="253591031">
          <w:marLeft w:val="480"/>
          <w:marRight w:val="0"/>
          <w:marTop w:val="0"/>
          <w:marBottom w:val="0"/>
          <w:divBdr>
            <w:top w:val="none" w:sz="0" w:space="0" w:color="auto"/>
            <w:left w:val="none" w:sz="0" w:space="0" w:color="auto"/>
            <w:bottom w:val="none" w:sz="0" w:space="0" w:color="auto"/>
            <w:right w:val="none" w:sz="0" w:space="0" w:color="auto"/>
          </w:divBdr>
        </w:div>
        <w:div w:id="627394954">
          <w:marLeft w:val="480"/>
          <w:marRight w:val="0"/>
          <w:marTop w:val="0"/>
          <w:marBottom w:val="0"/>
          <w:divBdr>
            <w:top w:val="none" w:sz="0" w:space="0" w:color="auto"/>
            <w:left w:val="none" w:sz="0" w:space="0" w:color="auto"/>
            <w:bottom w:val="none" w:sz="0" w:space="0" w:color="auto"/>
            <w:right w:val="none" w:sz="0" w:space="0" w:color="auto"/>
          </w:divBdr>
        </w:div>
        <w:div w:id="1158763236">
          <w:marLeft w:val="480"/>
          <w:marRight w:val="0"/>
          <w:marTop w:val="0"/>
          <w:marBottom w:val="0"/>
          <w:divBdr>
            <w:top w:val="none" w:sz="0" w:space="0" w:color="auto"/>
            <w:left w:val="none" w:sz="0" w:space="0" w:color="auto"/>
            <w:bottom w:val="none" w:sz="0" w:space="0" w:color="auto"/>
            <w:right w:val="none" w:sz="0" w:space="0" w:color="auto"/>
          </w:divBdr>
        </w:div>
        <w:div w:id="595406221">
          <w:marLeft w:val="480"/>
          <w:marRight w:val="0"/>
          <w:marTop w:val="0"/>
          <w:marBottom w:val="0"/>
          <w:divBdr>
            <w:top w:val="none" w:sz="0" w:space="0" w:color="auto"/>
            <w:left w:val="none" w:sz="0" w:space="0" w:color="auto"/>
            <w:bottom w:val="none" w:sz="0" w:space="0" w:color="auto"/>
            <w:right w:val="none" w:sz="0" w:space="0" w:color="auto"/>
          </w:divBdr>
        </w:div>
        <w:div w:id="387537586">
          <w:marLeft w:val="480"/>
          <w:marRight w:val="0"/>
          <w:marTop w:val="0"/>
          <w:marBottom w:val="0"/>
          <w:divBdr>
            <w:top w:val="none" w:sz="0" w:space="0" w:color="auto"/>
            <w:left w:val="none" w:sz="0" w:space="0" w:color="auto"/>
            <w:bottom w:val="none" w:sz="0" w:space="0" w:color="auto"/>
            <w:right w:val="none" w:sz="0" w:space="0" w:color="auto"/>
          </w:divBdr>
        </w:div>
        <w:div w:id="2047175997">
          <w:marLeft w:val="480"/>
          <w:marRight w:val="0"/>
          <w:marTop w:val="0"/>
          <w:marBottom w:val="0"/>
          <w:divBdr>
            <w:top w:val="none" w:sz="0" w:space="0" w:color="auto"/>
            <w:left w:val="none" w:sz="0" w:space="0" w:color="auto"/>
            <w:bottom w:val="none" w:sz="0" w:space="0" w:color="auto"/>
            <w:right w:val="none" w:sz="0" w:space="0" w:color="auto"/>
          </w:divBdr>
        </w:div>
        <w:div w:id="1456827065">
          <w:marLeft w:val="480"/>
          <w:marRight w:val="0"/>
          <w:marTop w:val="0"/>
          <w:marBottom w:val="0"/>
          <w:divBdr>
            <w:top w:val="none" w:sz="0" w:space="0" w:color="auto"/>
            <w:left w:val="none" w:sz="0" w:space="0" w:color="auto"/>
            <w:bottom w:val="none" w:sz="0" w:space="0" w:color="auto"/>
            <w:right w:val="none" w:sz="0" w:space="0" w:color="auto"/>
          </w:divBdr>
        </w:div>
        <w:div w:id="1876117353">
          <w:marLeft w:val="480"/>
          <w:marRight w:val="0"/>
          <w:marTop w:val="0"/>
          <w:marBottom w:val="0"/>
          <w:divBdr>
            <w:top w:val="none" w:sz="0" w:space="0" w:color="auto"/>
            <w:left w:val="none" w:sz="0" w:space="0" w:color="auto"/>
            <w:bottom w:val="none" w:sz="0" w:space="0" w:color="auto"/>
            <w:right w:val="none" w:sz="0" w:space="0" w:color="auto"/>
          </w:divBdr>
        </w:div>
        <w:div w:id="546182151">
          <w:marLeft w:val="480"/>
          <w:marRight w:val="0"/>
          <w:marTop w:val="0"/>
          <w:marBottom w:val="0"/>
          <w:divBdr>
            <w:top w:val="none" w:sz="0" w:space="0" w:color="auto"/>
            <w:left w:val="none" w:sz="0" w:space="0" w:color="auto"/>
            <w:bottom w:val="none" w:sz="0" w:space="0" w:color="auto"/>
            <w:right w:val="none" w:sz="0" w:space="0" w:color="auto"/>
          </w:divBdr>
        </w:div>
        <w:div w:id="1804079003">
          <w:marLeft w:val="480"/>
          <w:marRight w:val="0"/>
          <w:marTop w:val="0"/>
          <w:marBottom w:val="0"/>
          <w:divBdr>
            <w:top w:val="none" w:sz="0" w:space="0" w:color="auto"/>
            <w:left w:val="none" w:sz="0" w:space="0" w:color="auto"/>
            <w:bottom w:val="none" w:sz="0" w:space="0" w:color="auto"/>
            <w:right w:val="none" w:sz="0" w:space="0" w:color="auto"/>
          </w:divBdr>
        </w:div>
        <w:div w:id="1138381591">
          <w:marLeft w:val="480"/>
          <w:marRight w:val="0"/>
          <w:marTop w:val="0"/>
          <w:marBottom w:val="0"/>
          <w:divBdr>
            <w:top w:val="none" w:sz="0" w:space="0" w:color="auto"/>
            <w:left w:val="none" w:sz="0" w:space="0" w:color="auto"/>
            <w:bottom w:val="none" w:sz="0" w:space="0" w:color="auto"/>
            <w:right w:val="none" w:sz="0" w:space="0" w:color="auto"/>
          </w:divBdr>
        </w:div>
        <w:div w:id="1193879721">
          <w:marLeft w:val="480"/>
          <w:marRight w:val="0"/>
          <w:marTop w:val="0"/>
          <w:marBottom w:val="0"/>
          <w:divBdr>
            <w:top w:val="none" w:sz="0" w:space="0" w:color="auto"/>
            <w:left w:val="none" w:sz="0" w:space="0" w:color="auto"/>
            <w:bottom w:val="none" w:sz="0" w:space="0" w:color="auto"/>
            <w:right w:val="none" w:sz="0" w:space="0" w:color="auto"/>
          </w:divBdr>
        </w:div>
      </w:divsChild>
    </w:div>
    <w:div w:id="2007899899">
      <w:bodyDiv w:val="1"/>
      <w:marLeft w:val="0"/>
      <w:marRight w:val="0"/>
      <w:marTop w:val="0"/>
      <w:marBottom w:val="0"/>
      <w:divBdr>
        <w:top w:val="none" w:sz="0" w:space="0" w:color="auto"/>
        <w:left w:val="none" w:sz="0" w:space="0" w:color="auto"/>
        <w:bottom w:val="none" w:sz="0" w:space="0" w:color="auto"/>
        <w:right w:val="none" w:sz="0" w:space="0" w:color="auto"/>
      </w:divBdr>
      <w:divsChild>
        <w:div w:id="1785481">
          <w:marLeft w:val="480"/>
          <w:marRight w:val="0"/>
          <w:marTop w:val="0"/>
          <w:marBottom w:val="0"/>
          <w:divBdr>
            <w:top w:val="none" w:sz="0" w:space="0" w:color="auto"/>
            <w:left w:val="none" w:sz="0" w:space="0" w:color="auto"/>
            <w:bottom w:val="none" w:sz="0" w:space="0" w:color="auto"/>
            <w:right w:val="none" w:sz="0" w:space="0" w:color="auto"/>
          </w:divBdr>
        </w:div>
        <w:div w:id="47344810">
          <w:marLeft w:val="480"/>
          <w:marRight w:val="0"/>
          <w:marTop w:val="0"/>
          <w:marBottom w:val="0"/>
          <w:divBdr>
            <w:top w:val="none" w:sz="0" w:space="0" w:color="auto"/>
            <w:left w:val="none" w:sz="0" w:space="0" w:color="auto"/>
            <w:bottom w:val="none" w:sz="0" w:space="0" w:color="auto"/>
            <w:right w:val="none" w:sz="0" w:space="0" w:color="auto"/>
          </w:divBdr>
        </w:div>
        <w:div w:id="64686757">
          <w:marLeft w:val="480"/>
          <w:marRight w:val="0"/>
          <w:marTop w:val="0"/>
          <w:marBottom w:val="0"/>
          <w:divBdr>
            <w:top w:val="none" w:sz="0" w:space="0" w:color="auto"/>
            <w:left w:val="none" w:sz="0" w:space="0" w:color="auto"/>
            <w:bottom w:val="none" w:sz="0" w:space="0" w:color="auto"/>
            <w:right w:val="none" w:sz="0" w:space="0" w:color="auto"/>
          </w:divBdr>
        </w:div>
        <w:div w:id="94986983">
          <w:marLeft w:val="480"/>
          <w:marRight w:val="0"/>
          <w:marTop w:val="0"/>
          <w:marBottom w:val="0"/>
          <w:divBdr>
            <w:top w:val="none" w:sz="0" w:space="0" w:color="auto"/>
            <w:left w:val="none" w:sz="0" w:space="0" w:color="auto"/>
            <w:bottom w:val="none" w:sz="0" w:space="0" w:color="auto"/>
            <w:right w:val="none" w:sz="0" w:space="0" w:color="auto"/>
          </w:divBdr>
        </w:div>
        <w:div w:id="104429043">
          <w:marLeft w:val="480"/>
          <w:marRight w:val="0"/>
          <w:marTop w:val="0"/>
          <w:marBottom w:val="0"/>
          <w:divBdr>
            <w:top w:val="none" w:sz="0" w:space="0" w:color="auto"/>
            <w:left w:val="none" w:sz="0" w:space="0" w:color="auto"/>
            <w:bottom w:val="none" w:sz="0" w:space="0" w:color="auto"/>
            <w:right w:val="none" w:sz="0" w:space="0" w:color="auto"/>
          </w:divBdr>
        </w:div>
        <w:div w:id="127430603">
          <w:marLeft w:val="480"/>
          <w:marRight w:val="0"/>
          <w:marTop w:val="0"/>
          <w:marBottom w:val="0"/>
          <w:divBdr>
            <w:top w:val="none" w:sz="0" w:space="0" w:color="auto"/>
            <w:left w:val="none" w:sz="0" w:space="0" w:color="auto"/>
            <w:bottom w:val="none" w:sz="0" w:space="0" w:color="auto"/>
            <w:right w:val="none" w:sz="0" w:space="0" w:color="auto"/>
          </w:divBdr>
        </w:div>
        <w:div w:id="193690425">
          <w:marLeft w:val="480"/>
          <w:marRight w:val="0"/>
          <w:marTop w:val="0"/>
          <w:marBottom w:val="0"/>
          <w:divBdr>
            <w:top w:val="none" w:sz="0" w:space="0" w:color="auto"/>
            <w:left w:val="none" w:sz="0" w:space="0" w:color="auto"/>
            <w:bottom w:val="none" w:sz="0" w:space="0" w:color="auto"/>
            <w:right w:val="none" w:sz="0" w:space="0" w:color="auto"/>
          </w:divBdr>
        </w:div>
        <w:div w:id="331564102">
          <w:marLeft w:val="480"/>
          <w:marRight w:val="0"/>
          <w:marTop w:val="0"/>
          <w:marBottom w:val="0"/>
          <w:divBdr>
            <w:top w:val="none" w:sz="0" w:space="0" w:color="auto"/>
            <w:left w:val="none" w:sz="0" w:space="0" w:color="auto"/>
            <w:bottom w:val="none" w:sz="0" w:space="0" w:color="auto"/>
            <w:right w:val="none" w:sz="0" w:space="0" w:color="auto"/>
          </w:divBdr>
        </w:div>
        <w:div w:id="350645371">
          <w:marLeft w:val="480"/>
          <w:marRight w:val="0"/>
          <w:marTop w:val="0"/>
          <w:marBottom w:val="0"/>
          <w:divBdr>
            <w:top w:val="none" w:sz="0" w:space="0" w:color="auto"/>
            <w:left w:val="none" w:sz="0" w:space="0" w:color="auto"/>
            <w:bottom w:val="none" w:sz="0" w:space="0" w:color="auto"/>
            <w:right w:val="none" w:sz="0" w:space="0" w:color="auto"/>
          </w:divBdr>
        </w:div>
        <w:div w:id="379011859">
          <w:marLeft w:val="480"/>
          <w:marRight w:val="0"/>
          <w:marTop w:val="0"/>
          <w:marBottom w:val="0"/>
          <w:divBdr>
            <w:top w:val="none" w:sz="0" w:space="0" w:color="auto"/>
            <w:left w:val="none" w:sz="0" w:space="0" w:color="auto"/>
            <w:bottom w:val="none" w:sz="0" w:space="0" w:color="auto"/>
            <w:right w:val="none" w:sz="0" w:space="0" w:color="auto"/>
          </w:divBdr>
        </w:div>
        <w:div w:id="482814258">
          <w:marLeft w:val="480"/>
          <w:marRight w:val="0"/>
          <w:marTop w:val="0"/>
          <w:marBottom w:val="0"/>
          <w:divBdr>
            <w:top w:val="none" w:sz="0" w:space="0" w:color="auto"/>
            <w:left w:val="none" w:sz="0" w:space="0" w:color="auto"/>
            <w:bottom w:val="none" w:sz="0" w:space="0" w:color="auto"/>
            <w:right w:val="none" w:sz="0" w:space="0" w:color="auto"/>
          </w:divBdr>
        </w:div>
        <w:div w:id="508102602">
          <w:marLeft w:val="480"/>
          <w:marRight w:val="0"/>
          <w:marTop w:val="0"/>
          <w:marBottom w:val="0"/>
          <w:divBdr>
            <w:top w:val="none" w:sz="0" w:space="0" w:color="auto"/>
            <w:left w:val="none" w:sz="0" w:space="0" w:color="auto"/>
            <w:bottom w:val="none" w:sz="0" w:space="0" w:color="auto"/>
            <w:right w:val="none" w:sz="0" w:space="0" w:color="auto"/>
          </w:divBdr>
        </w:div>
        <w:div w:id="572550340">
          <w:marLeft w:val="480"/>
          <w:marRight w:val="0"/>
          <w:marTop w:val="0"/>
          <w:marBottom w:val="0"/>
          <w:divBdr>
            <w:top w:val="none" w:sz="0" w:space="0" w:color="auto"/>
            <w:left w:val="none" w:sz="0" w:space="0" w:color="auto"/>
            <w:bottom w:val="none" w:sz="0" w:space="0" w:color="auto"/>
            <w:right w:val="none" w:sz="0" w:space="0" w:color="auto"/>
          </w:divBdr>
        </w:div>
        <w:div w:id="599725260">
          <w:marLeft w:val="480"/>
          <w:marRight w:val="0"/>
          <w:marTop w:val="0"/>
          <w:marBottom w:val="0"/>
          <w:divBdr>
            <w:top w:val="none" w:sz="0" w:space="0" w:color="auto"/>
            <w:left w:val="none" w:sz="0" w:space="0" w:color="auto"/>
            <w:bottom w:val="none" w:sz="0" w:space="0" w:color="auto"/>
            <w:right w:val="none" w:sz="0" w:space="0" w:color="auto"/>
          </w:divBdr>
        </w:div>
        <w:div w:id="619844705">
          <w:marLeft w:val="480"/>
          <w:marRight w:val="0"/>
          <w:marTop w:val="0"/>
          <w:marBottom w:val="0"/>
          <w:divBdr>
            <w:top w:val="none" w:sz="0" w:space="0" w:color="auto"/>
            <w:left w:val="none" w:sz="0" w:space="0" w:color="auto"/>
            <w:bottom w:val="none" w:sz="0" w:space="0" w:color="auto"/>
            <w:right w:val="none" w:sz="0" w:space="0" w:color="auto"/>
          </w:divBdr>
        </w:div>
        <w:div w:id="690381606">
          <w:marLeft w:val="480"/>
          <w:marRight w:val="0"/>
          <w:marTop w:val="0"/>
          <w:marBottom w:val="0"/>
          <w:divBdr>
            <w:top w:val="none" w:sz="0" w:space="0" w:color="auto"/>
            <w:left w:val="none" w:sz="0" w:space="0" w:color="auto"/>
            <w:bottom w:val="none" w:sz="0" w:space="0" w:color="auto"/>
            <w:right w:val="none" w:sz="0" w:space="0" w:color="auto"/>
          </w:divBdr>
        </w:div>
        <w:div w:id="742096152">
          <w:marLeft w:val="480"/>
          <w:marRight w:val="0"/>
          <w:marTop w:val="0"/>
          <w:marBottom w:val="0"/>
          <w:divBdr>
            <w:top w:val="none" w:sz="0" w:space="0" w:color="auto"/>
            <w:left w:val="none" w:sz="0" w:space="0" w:color="auto"/>
            <w:bottom w:val="none" w:sz="0" w:space="0" w:color="auto"/>
            <w:right w:val="none" w:sz="0" w:space="0" w:color="auto"/>
          </w:divBdr>
        </w:div>
        <w:div w:id="743603953">
          <w:marLeft w:val="480"/>
          <w:marRight w:val="0"/>
          <w:marTop w:val="0"/>
          <w:marBottom w:val="0"/>
          <w:divBdr>
            <w:top w:val="none" w:sz="0" w:space="0" w:color="auto"/>
            <w:left w:val="none" w:sz="0" w:space="0" w:color="auto"/>
            <w:bottom w:val="none" w:sz="0" w:space="0" w:color="auto"/>
            <w:right w:val="none" w:sz="0" w:space="0" w:color="auto"/>
          </w:divBdr>
        </w:div>
        <w:div w:id="836841457">
          <w:marLeft w:val="480"/>
          <w:marRight w:val="0"/>
          <w:marTop w:val="0"/>
          <w:marBottom w:val="0"/>
          <w:divBdr>
            <w:top w:val="none" w:sz="0" w:space="0" w:color="auto"/>
            <w:left w:val="none" w:sz="0" w:space="0" w:color="auto"/>
            <w:bottom w:val="none" w:sz="0" w:space="0" w:color="auto"/>
            <w:right w:val="none" w:sz="0" w:space="0" w:color="auto"/>
          </w:divBdr>
        </w:div>
        <w:div w:id="855656063">
          <w:marLeft w:val="480"/>
          <w:marRight w:val="0"/>
          <w:marTop w:val="0"/>
          <w:marBottom w:val="0"/>
          <w:divBdr>
            <w:top w:val="none" w:sz="0" w:space="0" w:color="auto"/>
            <w:left w:val="none" w:sz="0" w:space="0" w:color="auto"/>
            <w:bottom w:val="none" w:sz="0" w:space="0" w:color="auto"/>
            <w:right w:val="none" w:sz="0" w:space="0" w:color="auto"/>
          </w:divBdr>
        </w:div>
        <w:div w:id="880633499">
          <w:marLeft w:val="480"/>
          <w:marRight w:val="0"/>
          <w:marTop w:val="0"/>
          <w:marBottom w:val="0"/>
          <w:divBdr>
            <w:top w:val="none" w:sz="0" w:space="0" w:color="auto"/>
            <w:left w:val="none" w:sz="0" w:space="0" w:color="auto"/>
            <w:bottom w:val="none" w:sz="0" w:space="0" w:color="auto"/>
            <w:right w:val="none" w:sz="0" w:space="0" w:color="auto"/>
          </w:divBdr>
        </w:div>
        <w:div w:id="1027482968">
          <w:marLeft w:val="480"/>
          <w:marRight w:val="0"/>
          <w:marTop w:val="0"/>
          <w:marBottom w:val="0"/>
          <w:divBdr>
            <w:top w:val="none" w:sz="0" w:space="0" w:color="auto"/>
            <w:left w:val="none" w:sz="0" w:space="0" w:color="auto"/>
            <w:bottom w:val="none" w:sz="0" w:space="0" w:color="auto"/>
            <w:right w:val="none" w:sz="0" w:space="0" w:color="auto"/>
          </w:divBdr>
        </w:div>
        <w:div w:id="1036009835">
          <w:marLeft w:val="480"/>
          <w:marRight w:val="0"/>
          <w:marTop w:val="0"/>
          <w:marBottom w:val="0"/>
          <w:divBdr>
            <w:top w:val="none" w:sz="0" w:space="0" w:color="auto"/>
            <w:left w:val="none" w:sz="0" w:space="0" w:color="auto"/>
            <w:bottom w:val="none" w:sz="0" w:space="0" w:color="auto"/>
            <w:right w:val="none" w:sz="0" w:space="0" w:color="auto"/>
          </w:divBdr>
        </w:div>
        <w:div w:id="1049500260">
          <w:marLeft w:val="480"/>
          <w:marRight w:val="0"/>
          <w:marTop w:val="0"/>
          <w:marBottom w:val="0"/>
          <w:divBdr>
            <w:top w:val="none" w:sz="0" w:space="0" w:color="auto"/>
            <w:left w:val="none" w:sz="0" w:space="0" w:color="auto"/>
            <w:bottom w:val="none" w:sz="0" w:space="0" w:color="auto"/>
            <w:right w:val="none" w:sz="0" w:space="0" w:color="auto"/>
          </w:divBdr>
        </w:div>
        <w:div w:id="1053652045">
          <w:marLeft w:val="480"/>
          <w:marRight w:val="0"/>
          <w:marTop w:val="0"/>
          <w:marBottom w:val="0"/>
          <w:divBdr>
            <w:top w:val="none" w:sz="0" w:space="0" w:color="auto"/>
            <w:left w:val="none" w:sz="0" w:space="0" w:color="auto"/>
            <w:bottom w:val="none" w:sz="0" w:space="0" w:color="auto"/>
            <w:right w:val="none" w:sz="0" w:space="0" w:color="auto"/>
          </w:divBdr>
        </w:div>
        <w:div w:id="1098717223">
          <w:marLeft w:val="480"/>
          <w:marRight w:val="0"/>
          <w:marTop w:val="0"/>
          <w:marBottom w:val="0"/>
          <w:divBdr>
            <w:top w:val="none" w:sz="0" w:space="0" w:color="auto"/>
            <w:left w:val="none" w:sz="0" w:space="0" w:color="auto"/>
            <w:bottom w:val="none" w:sz="0" w:space="0" w:color="auto"/>
            <w:right w:val="none" w:sz="0" w:space="0" w:color="auto"/>
          </w:divBdr>
        </w:div>
        <w:div w:id="1185097561">
          <w:marLeft w:val="480"/>
          <w:marRight w:val="0"/>
          <w:marTop w:val="0"/>
          <w:marBottom w:val="0"/>
          <w:divBdr>
            <w:top w:val="none" w:sz="0" w:space="0" w:color="auto"/>
            <w:left w:val="none" w:sz="0" w:space="0" w:color="auto"/>
            <w:bottom w:val="none" w:sz="0" w:space="0" w:color="auto"/>
            <w:right w:val="none" w:sz="0" w:space="0" w:color="auto"/>
          </w:divBdr>
        </w:div>
        <w:div w:id="1192304657">
          <w:marLeft w:val="480"/>
          <w:marRight w:val="0"/>
          <w:marTop w:val="0"/>
          <w:marBottom w:val="0"/>
          <w:divBdr>
            <w:top w:val="none" w:sz="0" w:space="0" w:color="auto"/>
            <w:left w:val="none" w:sz="0" w:space="0" w:color="auto"/>
            <w:bottom w:val="none" w:sz="0" w:space="0" w:color="auto"/>
            <w:right w:val="none" w:sz="0" w:space="0" w:color="auto"/>
          </w:divBdr>
        </w:div>
        <w:div w:id="1258903610">
          <w:marLeft w:val="480"/>
          <w:marRight w:val="0"/>
          <w:marTop w:val="0"/>
          <w:marBottom w:val="0"/>
          <w:divBdr>
            <w:top w:val="none" w:sz="0" w:space="0" w:color="auto"/>
            <w:left w:val="none" w:sz="0" w:space="0" w:color="auto"/>
            <w:bottom w:val="none" w:sz="0" w:space="0" w:color="auto"/>
            <w:right w:val="none" w:sz="0" w:space="0" w:color="auto"/>
          </w:divBdr>
        </w:div>
        <w:div w:id="1326862067">
          <w:marLeft w:val="480"/>
          <w:marRight w:val="0"/>
          <w:marTop w:val="0"/>
          <w:marBottom w:val="0"/>
          <w:divBdr>
            <w:top w:val="none" w:sz="0" w:space="0" w:color="auto"/>
            <w:left w:val="none" w:sz="0" w:space="0" w:color="auto"/>
            <w:bottom w:val="none" w:sz="0" w:space="0" w:color="auto"/>
            <w:right w:val="none" w:sz="0" w:space="0" w:color="auto"/>
          </w:divBdr>
        </w:div>
        <w:div w:id="1489978139">
          <w:marLeft w:val="480"/>
          <w:marRight w:val="0"/>
          <w:marTop w:val="0"/>
          <w:marBottom w:val="0"/>
          <w:divBdr>
            <w:top w:val="none" w:sz="0" w:space="0" w:color="auto"/>
            <w:left w:val="none" w:sz="0" w:space="0" w:color="auto"/>
            <w:bottom w:val="none" w:sz="0" w:space="0" w:color="auto"/>
            <w:right w:val="none" w:sz="0" w:space="0" w:color="auto"/>
          </w:divBdr>
        </w:div>
        <w:div w:id="1495490856">
          <w:marLeft w:val="480"/>
          <w:marRight w:val="0"/>
          <w:marTop w:val="0"/>
          <w:marBottom w:val="0"/>
          <w:divBdr>
            <w:top w:val="none" w:sz="0" w:space="0" w:color="auto"/>
            <w:left w:val="none" w:sz="0" w:space="0" w:color="auto"/>
            <w:bottom w:val="none" w:sz="0" w:space="0" w:color="auto"/>
            <w:right w:val="none" w:sz="0" w:space="0" w:color="auto"/>
          </w:divBdr>
        </w:div>
        <w:div w:id="1518154460">
          <w:marLeft w:val="480"/>
          <w:marRight w:val="0"/>
          <w:marTop w:val="0"/>
          <w:marBottom w:val="0"/>
          <w:divBdr>
            <w:top w:val="none" w:sz="0" w:space="0" w:color="auto"/>
            <w:left w:val="none" w:sz="0" w:space="0" w:color="auto"/>
            <w:bottom w:val="none" w:sz="0" w:space="0" w:color="auto"/>
            <w:right w:val="none" w:sz="0" w:space="0" w:color="auto"/>
          </w:divBdr>
        </w:div>
        <w:div w:id="1536579523">
          <w:marLeft w:val="480"/>
          <w:marRight w:val="0"/>
          <w:marTop w:val="0"/>
          <w:marBottom w:val="0"/>
          <w:divBdr>
            <w:top w:val="none" w:sz="0" w:space="0" w:color="auto"/>
            <w:left w:val="none" w:sz="0" w:space="0" w:color="auto"/>
            <w:bottom w:val="none" w:sz="0" w:space="0" w:color="auto"/>
            <w:right w:val="none" w:sz="0" w:space="0" w:color="auto"/>
          </w:divBdr>
        </w:div>
        <w:div w:id="1537349895">
          <w:marLeft w:val="480"/>
          <w:marRight w:val="0"/>
          <w:marTop w:val="0"/>
          <w:marBottom w:val="0"/>
          <w:divBdr>
            <w:top w:val="none" w:sz="0" w:space="0" w:color="auto"/>
            <w:left w:val="none" w:sz="0" w:space="0" w:color="auto"/>
            <w:bottom w:val="none" w:sz="0" w:space="0" w:color="auto"/>
            <w:right w:val="none" w:sz="0" w:space="0" w:color="auto"/>
          </w:divBdr>
        </w:div>
        <w:div w:id="1547334713">
          <w:marLeft w:val="480"/>
          <w:marRight w:val="0"/>
          <w:marTop w:val="0"/>
          <w:marBottom w:val="0"/>
          <w:divBdr>
            <w:top w:val="none" w:sz="0" w:space="0" w:color="auto"/>
            <w:left w:val="none" w:sz="0" w:space="0" w:color="auto"/>
            <w:bottom w:val="none" w:sz="0" w:space="0" w:color="auto"/>
            <w:right w:val="none" w:sz="0" w:space="0" w:color="auto"/>
          </w:divBdr>
        </w:div>
        <w:div w:id="1584803575">
          <w:marLeft w:val="480"/>
          <w:marRight w:val="0"/>
          <w:marTop w:val="0"/>
          <w:marBottom w:val="0"/>
          <w:divBdr>
            <w:top w:val="none" w:sz="0" w:space="0" w:color="auto"/>
            <w:left w:val="none" w:sz="0" w:space="0" w:color="auto"/>
            <w:bottom w:val="none" w:sz="0" w:space="0" w:color="auto"/>
            <w:right w:val="none" w:sz="0" w:space="0" w:color="auto"/>
          </w:divBdr>
        </w:div>
        <w:div w:id="1594824453">
          <w:marLeft w:val="480"/>
          <w:marRight w:val="0"/>
          <w:marTop w:val="0"/>
          <w:marBottom w:val="0"/>
          <w:divBdr>
            <w:top w:val="none" w:sz="0" w:space="0" w:color="auto"/>
            <w:left w:val="none" w:sz="0" w:space="0" w:color="auto"/>
            <w:bottom w:val="none" w:sz="0" w:space="0" w:color="auto"/>
            <w:right w:val="none" w:sz="0" w:space="0" w:color="auto"/>
          </w:divBdr>
        </w:div>
        <w:div w:id="1600259405">
          <w:marLeft w:val="480"/>
          <w:marRight w:val="0"/>
          <w:marTop w:val="0"/>
          <w:marBottom w:val="0"/>
          <w:divBdr>
            <w:top w:val="none" w:sz="0" w:space="0" w:color="auto"/>
            <w:left w:val="none" w:sz="0" w:space="0" w:color="auto"/>
            <w:bottom w:val="none" w:sz="0" w:space="0" w:color="auto"/>
            <w:right w:val="none" w:sz="0" w:space="0" w:color="auto"/>
          </w:divBdr>
        </w:div>
        <w:div w:id="1612323346">
          <w:marLeft w:val="480"/>
          <w:marRight w:val="0"/>
          <w:marTop w:val="0"/>
          <w:marBottom w:val="0"/>
          <w:divBdr>
            <w:top w:val="none" w:sz="0" w:space="0" w:color="auto"/>
            <w:left w:val="none" w:sz="0" w:space="0" w:color="auto"/>
            <w:bottom w:val="none" w:sz="0" w:space="0" w:color="auto"/>
            <w:right w:val="none" w:sz="0" w:space="0" w:color="auto"/>
          </w:divBdr>
        </w:div>
        <w:div w:id="1622300301">
          <w:marLeft w:val="480"/>
          <w:marRight w:val="0"/>
          <w:marTop w:val="0"/>
          <w:marBottom w:val="0"/>
          <w:divBdr>
            <w:top w:val="none" w:sz="0" w:space="0" w:color="auto"/>
            <w:left w:val="none" w:sz="0" w:space="0" w:color="auto"/>
            <w:bottom w:val="none" w:sz="0" w:space="0" w:color="auto"/>
            <w:right w:val="none" w:sz="0" w:space="0" w:color="auto"/>
          </w:divBdr>
        </w:div>
        <w:div w:id="1623920850">
          <w:marLeft w:val="480"/>
          <w:marRight w:val="0"/>
          <w:marTop w:val="0"/>
          <w:marBottom w:val="0"/>
          <w:divBdr>
            <w:top w:val="none" w:sz="0" w:space="0" w:color="auto"/>
            <w:left w:val="none" w:sz="0" w:space="0" w:color="auto"/>
            <w:bottom w:val="none" w:sz="0" w:space="0" w:color="auto"/>
            <w:right w:val="none" w:sz="0" w:space="0" w:color="auto"/>
          </w:divBdr>
        </w:div>
        <w:div w:id="1678462548">
          <w:marLeft w:val="480"/>
          <w:marRight w:val="0"/>
          <w:marTop w:val="0"/>
          <w:marBottom w:val="0"/>
          <w:divBdr>
            <w:top w:val="none" w:sz="0" w:space="0" w:color="auto"/>
            <w:left w:val="none" w:sz="0" w:space="0" w:color="auto"/>
            <w:bottom w:val="none" w:sz="0" w:space="0" w:color="auto"/>
            <w:right w:val="none" w:sz="0" w:space="0" w:color="auto"/>
          </w:divBdr>
        </w:div>
        <w:div w:id="1706521741">
          <w:marLeft w:val="480"/>
          <w:marRight w:val="0"/>
          <w:marTop w:val="0"/>
          <w:marBottom w:val="0"/>
          <w:divBdr>
            <w:top w:val="none" w:sz="0" w:space="0" w:color="auto"/>
            <w:left w:val="none" w:sz="0" w:space="0" w:color="auto"/>
            <w:bottom w:val="none" w:sz="0" w:space="0" w:color="auto"/>
            <w:right w:val="none" w:sz="0" w:space="0" w:color="auto"/>
          </w:divBdr>
        </w:div>
        <w:div w:id="1732146584">
          <w:marLeft w:val="480"/>
          <w:marRight w:val="0"/>
          <w:marTop w:val="0"/>
          <w:marBottom w:val="0"/>
          <w:divBdr>
            <w:top w:val="none" w:sz="0" w:space="0" w:color="auto"/>
            <w:left w:val="none" w:sz="0" w:space="0" w:color="auto"/>
            <w:bottom w:val="none" w:sz="0" w:space="0" w:color="auto"/>
            <w:right w:val="none" w:sz="0" w:space="0" w:color="auto"/>
          </w:divBdr>
        </w:div>
        <w:div w:id="1783770355">
          <w:marLeft w:val="480"/>
          <w:marRight w:val="0"/>
          <w:marTop w:val="0"/>
          <w:marBottom w:val="0"/>
          <w:divBdr>
            <w:top w:val="none" w:sz="0" w:space="0" w:color="auto"/>
            <w:left w:val="none" w:sz="0" w:space="0" w:color="auto"/>
            <w:bottom w:val="none" w:sz="0" w:space="0" w:color="auto"/>
            <w:right w:val="none" w:sz="0" w:space="0" w:color="auto"/>
          </w:divBdr>
        </w:div>
        <w:div w:id="1835409180">
          <w:marLeft w:val="480"/>
          <w:marRight w:val="0"/>
          <w:marTop w:val="0"/>
          <w:marBottom w:val="0"/>
          <w:divBdr>
            <w:top w:val="none" w:sz="0" w:space="0" w:color="auto"/>
            <w:left w:val="none" w:sz="0" w:space="0" w:color="auto"/>
            <w:bottom w:val="none" w:sz="0" w:space="0" w:color="auto"/>
            <w:right w:val="none" w:sz="0" w:space="0" w:color="auto"/>
          </w:divBdr>
        </w:div>
        <w:div w:id="1836994974">
          <w:marLeft w:val="480"/>
          <w:marRight w:val="0"/>
          <w:marTop w:val="0"/>
          <w:marBottom w:val="0"/>
          <w:divBdr>
            <w:top w:val="none" w:sz="0" w:space="0" w:color="auto"/>
            <w:left w:val="none" w:sz="0" w:space="0" w:color="auto"/>
            <w:bottom w:val="none" w:sz="0" w:space="0" w:color="auto"/>
            <w:right w:val="none" w:sz="0" w:space="0" w:color="auto"/>
          </w:divBdr>
        </w:div>
        <w:div w:id="1892227560">
          <w:marLeft w:val="480"/>
          <w:marRight w:val="0"/>
          <w:marTop w:val="0"/>
          <w:marBottom w:val="0"/>
          <w:divBdr>
            <w:top w:val="none" w:sz="0" w:space="0" w:color="auto"/>
            <w:left w:val="none" w:sz="0" w:space="0" w:color="auto"/>
            <w:bottom w:val="none" w:sz="0" w:space="0" w:color="auto"/>
            <w:right w:val="none" w:sz="0" w:space="0" w:color="auto"/>
          </w:divBdr>
        </w:div>
        <w:div w:id="1900818590">
          <w:marLeft w:val="480"/>
          <w:marRight w:val="0"/>
          <w:marTop w:val="0"/>
          <w:marBottom w:val="0"/>
          <w:divBdr>
            <w:top w:val="none" w:sz="0" w:space="0" w:color="auto"/>
            <w:left w:val="none" w:sz="0" w:space="0" w:color="auto"/>
            <w:bottom w:val="none" w:sz="0" w:space="0" w:color="auto"/>
            <w:right w:val="none" w:sz="0" w:space="0" w:color="auto"/>
          </w:divBdr>
        </w:div>
        <w:div w:id="1914970447">
          <w:marLeft w:val="480"/>
          <w:marRight w:val="0"/>
          <w:marTop w:val="0"/>
          <w:marBottom w:val="0"/>
          <w:divBdr>
            <w:top w:val="none" w:sz="0" w:space="0" w:color="auto"/>
            <w:left w:val="none" w:sz="0" w:space="0" w:color="auto"/>
            <w:bottom w:val="none" w:sz="0" w:space="0" w:color="auto"/>
            <w:right w:val="none" w:sz="0" w:space="0" w:color="auto"/>
          </w:divBdr>
        </w:div>
        <w:div w:id="1948535431">
          <w:marLeft w:val="480"/>
          <w:marRight w:val="0"/>
          <w:marTop w:val="0"/>
          <w:marBottom w:val="0"/>
          <w:divBdr>
            <w:top w:val="none" w:sz="0" w:space="0" w:color="auto"/>
            <w:left w:val="none" w:sz="0" w:space="0" w:color="auto"/>
            <w:bottom w:val="none" w:sz="0" w:space="0" w:color="auto"/>
            <w:right w:val="none" w:sz="0" w:space="0" w:color="auto"/>
          </w:divBdr>
        </w:div>
        <w:div w:id="1969123193">
          <w:marLeft w:val="480"/>
          <w:marRight w:val="0"/>
          <w:marTop w:val="0"/>
          <w:marBottom w:val="0"/>
          <w:divBdr>
            <w:top w:val="none" w:sz="0" w:space="0" w:color="auto"/>
            <w:left w:val="none" w:sz="0" w:space="0" w:color="auto"/>
            <w:bottom w:val="none" w:sz="0" w:space="0" w:color="auto"/>
            <w:right w:val="none" w:sz="0" w:space="0" w:color="auto"/>
          </w:divBdr>
        </w:div>
        <w:div w:id="1982155411">
          <w:marLeft w:val="480"/>
          <w:marRight w:val="0"/>
          <w:marTop w:val="0"/>
          <w:marBottom w:val="0"/>
          <w:divBdr>
            <w:top w:val="none" w:sz="0" w:space="0" w:color="auto"/>
            <w:left w:val="none" w:sz="0" w:space="0" w:color="auto"/>
            <w:bottom w:val="none" w:sz="0" w:space="0" w:color="auto"/>
            <w:right w:val="none" w:sz="0" w:space="0" w:color="auto"/>
          </w:divBdr>
        </w:div>
      </w:divsChild>
    </w:div>
    <w:div w:id="2008550649">
      <w:bodyDiv w:val="1"/>
      <w:marLeft w:val="0"/>
      <w:marRight w:val="0"/>
      <w:marTop w:val="0"/>
      <w:marBottom w:val="0"/>
      <w:divBdr>
        <w:top w:val="none" w:sz="0" w:space="0" w:color="auto"/>
        <w:left w:val="none" w:sz="0" w:space="0" w:color="auto"/>
        <w:bottom w:val="none" w:sz="0" w:space="0" w:color="auto"/>
        <w:right w:val="none" w:sz="0" w:space="0" w:color="auto"/>
      </w:divBdr>
      <w:divsChild>
        <w:div w:id="595870358">
          <w:marLeft w:val="480"/>
          <w:marRight w:val="0"/>
          <w:marTop w:val="0"/>
          <w:marBottom w:val="0"/>
          <w:divBdr>
            <w:top w:val="none" w:sz="0" w:space="0" w:color="auto"/>
            <w:left w:val="none" w:sz="0" w:space="0" w:color="auto"/>
            <w:bottom w:val="none" w:sz="0" w:space="0" w:color="auto"/>
            <w:right w:val="none" w:sz="0" w:space="0" w:color="auto"/>
          </w:divBdr>
        </w:div>
        <w:div w:id="145974935">
          <w:marLeft w:val="480"/>
          <w:marRight w:val="0"/>
          <w:marTop w:val="0"/>
          <w:marBottom w:val="0"/>
          <w:divBdr>
            <w:top w:val="none" w:sz="0" w:space="0" w:color="auto"/>
            <w:left w:val="none" w:sz="0" w:space="0" w:color="auto"/>
            <w:bottom w:val="none" w:sz="0" w:space="0" w:color="auto"/>
            <w:right w:val="none" w:sz="0" w:space="0" w:color="auto"/>
          </w:divBdr>
        </w:div>
        <w:div w:id="1120103347">
          <w:marLeft w:val="480"/>
          <w:marRight w:val="0"/>
          <w:marTop w:val="0"/>
          <w:marBottom w:val="0"/>
          <w:divBdr>
            <w:top w:val="none" w:sz="0" w:space="0" w:color="auto"/>
            <w:left w:val="none" w:sz="0" w:space="0" w:color="auto"/>
            <w:bottom w:val="none" w:sz="0" w:space="0" w:color="auto"/>
            <w:right w:val="none" w:sz="0" w:space="0" w:color="auto"/>
          </w:divBdr>
        </w:div>
        <w:div w:id="1207643963">
          <w:marLeft w:val="480"/>
          <w:marRight w:val="0"/>
          <w:marTop w:val="0"/>
          <w:marBottom w:val="0"/>
          <w:divBdr>
            <w:top w:val="none" w:sz="0" w:space="0" w:color="auto"/>
            <w:left w:val="none" w:sz="0" w:space="0" w:color="auto"/>
            <w:bottom w:val="none" w:sz="0" w:space="0" w:color="auto"/>
            <w:right w:val="none" w:sz="0" w:space="0" w:color="auto"/>
          </w:divBdr>
        </w:div>
        <w:div w:id="1954748887">
          <w:marLeft w:val="480"/>
          <w:marRight w:val="0"/>
          <w:marTop w:val="0"/>
          <w:marBottom w:val="0"/>
          <w:divBdr>
            <w:top w:val="none" w:sz="0" w:space="0" w:color="auto"/>
            <w:left w:val="none" w:sz="0" w:space="0" w:color="auto"/>
            <w:bottom w:val="none" w:sz="0" w:space="0" w:color="auto"/>
            <w:right w:val="none" w:sz="0" w:space="0" w:color="auto"/>
          </w:divBdr>
        </w:div>
        <w:div w:id="1820805235">
          <w:marLeft w:val="480"/>
          <w:marRight w:val="0"/>
          <w:marTop w:val="0"/>
          <w:marBottom w:val="0"/>
          <w:divBdr>
            <w:top w:val="none" w:sz="0" w:space="0" w:color="auto"/>
            <w:left w:val="none" w:sz="0" w:space="0" w:color="auto"/>
            <w:bottom w:val="none" w:sz="0" w:space="0" w:color="auto"/>
            <w:right w:val="none" w:sz="0" w:space="0" w:color="auto"/>
          </w:divBdr>
        </w:div>
        <w:div w:id="2146191960">
          <w:marLeft w:val="480"/>
          <w:marRight w:val="0"/>
          <w:marTop w:val="0"/>
          <w:marBottom w:val="0"/>
          <w:divBdr>
            <w:top w:val="none" w:sz="0" w:space="0" w:color="auto"/>
            <w:left w:val="none" w:sz="0" w:space="0" w:color="auto"/>
            <w:bottom w:val="none" w:sz="0" w:space="0" w:color="auto"/>
            <w:right w:val="none" w:sz="0" w:space="0" w:color="auto"/>
          </w:divBdr>
        </w:div>
        <w:div w:id="909385292">
          <w:marLeft w:val="480"/>
          <w:marRight w:val="0"/>
          <w:marTop w:val="0"/>
          <w:marBottom w:val="0"/>
          <w:divBdr>
            <w:top w:val="none" w:sz="0" w:space="0" w:color="auto"/>
            <w:left w:val="none" w:sz="0" w:space="0" w:color="auto"/>
            <w:bottom w:val="none" w:sz="0" w:space="0" w:color="auto"/>
            <w:right w:val="none" w:sz="0" w:space="0" w:color="auto"/>
          </w:divBdr>
        </w:div>
        <w:div w:id="1760905769">
          <w:marLeft w:val="480"/>
          <w:marRight w:val="0"/>
          <w:marTop w:val="0"/>
          <w:marBottom w:val="0"/>
          <w:divBdr>
            <w:top w:val="none" w:sz="0" w:space="0" w:color="auto"/>
            <w:left w:val="none" w:sz="0" w:space="0" w:color="auto"/>
            <w:bottom w:val="none" w:sz="0" w:space="0" w:color="auto"/>
            <w:right w:val="none" w:sz="0" w:space="0" w:color="auto"/>
          </w:divBdr>
        </w:div>
        <w:div w:id="636224446">
          <w:marLeft w:val="480"/>
          <w:marRight w:val="0"/>
          <w:marTop w:val="0"/>
          <w:marBottom w:val="0"/>
          <w:divBdr>
            <w:top w:val="none" w:sz="0" w:space="0" w:color="auto"/>
            <w:left w:val="none" w:sz="0" w:space="0" w:color="auto"/>
            <w:bottom w:val="none" w:sz="0" w:space="0" w:color="auto"/>
            <w:right w:val="none" w:sz="0" w:space="0" w:color="auto"/>
          </w:divBdr>
        </w:div>
        <w:div w:id="324826204">
          <w:marLeft w:val="480"/>
          <w:marRight w:val="0"/>
          <w:marTop w:val="0"/>
          <w:marBottom w:val="0"/>
          <w:divBdr>
            <w:top w:val="none" w:sz="0" w:space="0" w:color="auto"/>
            <w:left w:val="none" w:sz="0" w:space="0" w:color="auto"/>
            <w:bottom w:val="none" w:sz="0" w:space="0" w:color="auto"/>
            <w:right w:val="none" w:sz="0" w:space="0" w:color="auto"/>
          </w:divBdr>
        </w:div>
        <w:div w:id="168452132">
          <w:marLeft w:val="480"/>
          <w:marRight w:val="0"/>
          <w:marTop w:val="0"/>
          <w:marBottom w:val="0"/>
          <w:divBdr>
            <w:top w:val="none" w:sz="0" w:space="0" w:color="auto"/>
            <w:left w:val="none" w:sz="0" w:space="0" w:color="auto"/>
            <w:bottom w:val="none" w:sz="0" w:space="0" w:color="auto"/>
            <w:right w:val="none" w:sz="0" w:space="0" w:color="auto"/>
          </w:divBdr>
        </w:div>
        <w:div w:id="1866165933">
          <w:marLeft w:val="480"/>
          <w:marRight w:val="0"/>
          <w:marTop w:val="0"/>
          <w:marBottom w:val="0"/>
          <w:divBdr>
            <w:top w:val="none" w:sz="0" w:space="0" w:color="auto"/>
            <w:left w:val="none" w:sz="0" w:space="0" w:color="auto"/>
            <w:bottom w:val="none" w:sz="0" w:space="0" w:color="auto"/>
            <w:right w:val="none" w:sz="0" w:space="0" w:color="auto"/>
          </w:divBdr>
        </w:div>
        <w:div w:id="406654105">
          <w:marLeft w:val="480"/>
          <w:marRight w:val="0"/>
          <w:marTop w:val="0"/>
          <w:marBottom w:val="0"/>
          <w:divBdr>
            <w:top w:val="none" w:sz="0" w:space="0" w:color="auto"/>
            <w:left w:val="none" w:sz="0" w:space="0" w:color="auto"/>
            <w:bottom w:val="none" w:sz="0" w:space="0" w:color="auto"/>
            <w:right w:val="none" w:sz="0" w:space="0" w:color="auto"/>
          </w:divBdr>
        </w:div>
        <w:div w:id="1375889043">
          <w:marLeft w:val="480"/>
          <w:marRight w:val="0"/>
          <w:marTop w:val="0"/>
          <w:marBottom w:val="0"/>
          <w:divBdr>
            <w:top w:val="none" w:sz="0" w:space="0" w:color="auto"/>
            <w:left w:val="none" w:sz="0" w:space="0" w:color="auto"/>
            <w:bottom w:val="none" w:sz="0" w:space="0" w:color="auto"/>
            <w:right w:val="none" w:sz="0" w:space="0" w:color="auto"/>
          </w:divBdr>
        </w:div>
        <w:div w:id="914633315">
          <w:marLeft w:val="480"/>
          <w:marRight w:val="0"/>
          <w:marTop w:val="0"/>
          <w:marBottom w:val="0"/>
          <w:divBdr>
            <w:top w:val="none" w:sz="0" w:space="0" w:color="auto"/>
            <w:left w:val="none" w:sz="0" w:space="0" w:color="auto"/>
            <w:bottom w:val="none" w:sz="0" w:space="0" w:color="auto"/>
            <w:right w:val="none" w:sz="0" w:space="0" w:color="auto"/>
          </w:divBdr>
        </w:div>
        <w:div w:id="306126478">
          <w:marLeft w:val="480"/>
          <w:marRight w:val="0"/>
          <w:marTop w:val="0"/>
          <w:marBottom w:val="0"/>
          <w:divBdr>
            <w:top w:val="none" w:sz="0" w:space="0" w:color="auto"/>
            <w:left w:val="none" w:sz="0" w:space="0" w:color="auto"/>
            <w:bottom w:val="none" w:sz="0" w:space="0" w:color="auto"/>
            <w:right w:val="none" w:sz="0" w:space="0" w:color="auto"/>
          </w:divBdr>
        </w:div>
        <w:div w:id="1192648103">
          <w:marLeft w:val="480"/>
          <w:marRight w:val="0"/>
          <w:marTop w:val="0"/>
          <w:marBottom w:val="0"/>
          <w:divBdr>
            <w:top w:val="none" w:sz="0" w:space="0" w:color="auto"/>
            <w:left w:val="none" w:sz="0" w:space="0" w:color="auto"/>
            <w:bottom w:val="none" w:sz="0" w:space="0" w:color="auto"/>
            <w:right w:val="none" w:sz="0" w:space="0" w:color="auto"/>
          </w:divBdr>
        </w:div>
        <w:div w:id="2109542419">
          <w:marLeft w:val="480"/>
          <w:marRight w:val="0"/>
          <w:marTop w:val="0"/>
          <w:marBottom w:val="0"/>
          <w:divBdr>
            <w:top w:val="none" w:sz="0" w:space="0" w:color="auto"/>
            <w:left w:val="none" w:sz="0" w:space="0" w:color="auto"/>
            <w:bottom w:val="none" w:sz="0" w:space="0" w:color="auto"/>
            <w:right w:val="none" w:sz="0" w:space="0" w:color="auto"/>
          </w:divBdr>
        </w:div>
        <w:div w:id="841355436">
          <w:marLeft w:val="480"/>
          <w:marRight w:val="0"/>
          <w:marTop w:val="0"/>
          <w:marBottom w:val="0"/>
          <w:divBdr>
            <w:top w:val="none" w:sz="0" w:space="0" w:color="auto"/>
            <w:left w:val="none" w:sz="0" w:space="0" w:color="auto"/>
            <w:bottom w:val="none" w:sz="0" w:space="0" w:color="auto"/>
            <w:right w:val="none" w:sz="0" w:space="0" w:color="auto"/>
          </w:divBdr>
        </w:div>
        <w:div w:id="533736799">
          <w:marLeft w:val="480"/>
          <w:marRight w:val="0"/>
          <w:marTop w:val="0"/>
          <w:marBottom w:val="0"/>
          <w:divBdr>
            <w:top w:val="none" w:sz="0" w:space="0" w:color="auto"/>
            <w:left w:val="none" w:sz="0" w:space="0" w:color="auto"/>
            <w:bottom w:val="none" w:sz="0" w:space="0" w:color="auto"/>
            <w:right w:val="none" w:sz="0" w:space="0" w:color="auto"/>
          </w:divBdr>
        </w:div>
        <w:div w:id="554007395">
          <w:marLeft w:val="480"/>
          <w:marRight w:val="0"/>
          <w:marTop w:val="0"/>
          <w:marBottom w:val="0"/>
          <w:divBdr>
            <w:top w:val="none" w:sz="0" w:space="0" w:color="auto"/>
            <w:left w:val="none" w:sz="0" w:space="0" w:color="auto"/>
            <w:bottom w:val="none" w:sz="0" w:space="0" w:color="auto"/>
            <w:right w:val="none" w:sz="0" w:space="0" w:color="auto"/>
          </w:divBdr>
        </w:div>
        <w:div w:id="698089624">
          <w:marLeft w:val="480"/>
          <w:marRight w:val="0"/>
          <w:marTop w:val="0"/>
          <w:marBottom w:val="0"/>
          <w:divBdr>
            <w:top w:val="none" w:sz="0" w:space="0" w:color="auto"/>
            <w:left w:val="none" w:sz="0" w:space="0" w:color="auto"/>
            <w:bottom w:val="none" w:sz="0" w:space="0" w:color="auto"/>
            <w:right w:val="none" w:sz="0" w:space="0" w:color="auto"/>
          </w:divBdr>
        </w:div>
        <w:div w:id="1252738212">
          <w:marLeft w:val="480"/>
          <w:marRight w:val="0"/>
          <w:marTop w:val="0"/>
          <w:marBottom w:val="0"/>
          <w:divBdr>
            <w:top w:val="none" w:sz="0" w:space="0" w:color="auto"/>
            <w:left w:val="none" w:sz="0" w:space="0" w:color="auto"/>
            <w:bottom w:val="none" w:sz="0" w:space="0" w:color="auto"/>
            <w:right w:val="none" w:sz="0" w:space="0" w:color="auto"/>
          </w:divBdr>
        </w:div>
        <w:div w:id="1446076724">
          <w:marLeft w:val="480"/>
          <w:marRight w:val="0"/>
          <w:marTop w:val="0"/>
          <w:marBottom w:val="0"/>
          <w:divBdr>
            <w:top w:val="none" w:sz="0" w:space="0" w:color="auto"/>
            <w:left w:val="none" w:sz="0" w:space="0" w:color="auto"/>
            <w:bottom w:val="none" w:sz="0" w:space="0" w:color="auto"/>
            <w:right w:val="none" w:sz="0" w:space="0" w:color="auto"/>
          </w:divBdr>
        </w:div>
        <w:div w:id="590432949">
          <w:marLeft w:val="480"/>
          <w:marRight w:val="0"/>
          <w:marTop w:val="0"/>
          <w:marBottom w:val="0"/>
          <w:divBdr>
            <w:top w:val="none" w:sz="0" w:space="0" w:color="auto"/>
            <w:left w:val="none" w:sz="0" w:space="0" w:color="auto"/>
            <w:bottom w:val="none" w:sz="0" w:space="0" w:color="auto"/>
            <w:right w:val="none" w:sz="0" w:space="0" w:color="auto"/>
          </w:divBdr>
        </w:div>
        <w:div w:id="754132076">
          <w:marLeft w:val="480"/>
          <w:marRight w:val="0"/>
          <w:marTop w:val="0"/>
          <w:marBottom w:val="0"/>
          <w:divBdr>
            <w:top w:val="none" w:sz="0" w:space="0" w:color="auto"/>
            <w:left w:val="none" w:sz="0" w:space="0" w:color="auto"/>
            <w:bottom w:val="none" w:sz="0" w:space="0" w:color="auto"/>
            <w:right w:val="none" w:sz="0" w:space="0" w:color="auto"/>
          </w:divBdr>
        </w:div>
        <w:div w:id="1578785883">
          <w:marLeft w:val="480"/>
          <w:marRight w:val="0"/>
          <w:marTop w:val="0"/>
          <w:marBottom w:val="0"/>
          <w:divBdr>
            <w:top w:val="none" w:sz="0" w:space="0" w:color="auto"/>
            <w:left w:val="none" w:sz="0" w:space="0" w:color="auto"/>
            <w:bottom w:val="none" w:sz="0" w:space="0" w:color="auto"/>
            <w:right w:val="none" w:sz="0" w:space="0" w:color="auto"/>
          </w:divBdr>
        </w:div>
        <w:div w:id="1067731712">
          <w:marLeft w:val="480"/>
          <w:marRight w:val="0"/>
          <w:marTop w:val="0"/>
          <w:marBottom w:val="0"/>
          <w:divBdr>
            <w:top w:val="none" w:sz="0" w:space="0" w:color="auto"/>
            <w:left w:val="none" w:sz="0" w:space="0" w:color="auto"/>
            <w:bottom w:val="none" w:sz="0" w:space="0" w:color="auto"/>
            <w:right w:val="none" w:sz="0" w:space="0" w:color="auto"/>
          </w:divBdr>
        </w:div>
        <w:div w:id="1733112936">
          <w:marLeft w:val="480"/>
          <w:marRight w:val="0"/>
          <w:marTop w:val="0"/>
          <w:marBottom w:val="0"/>
          <w:divBdr>
            <w:top w:val="none" w:sz="0" w:space="0" w:color="auto"/>
            <w:left w:val="none" w:sz="0" w:space="0" w:color="auto"/>
            <w:bottom w:val="none" w:sz="0" w:space="0" w:color="auto"/>
            <w:right w:val="none" w:sz="0" w:space="0" w:color="auto"/>
          </w:divBdr>
        </w:div>
        <w:div w:id="445929945">
          <w:marLeft w:val="480"/>
          <w:marRight w:val="0"/>
          <w:marTop w:val="0"/>
          <w:marBottom w:val="0"/>
          <w:divBdr>
            <w:top w:val="none" w:sz="0" w:space="0" w:color="auto"/>
            <w:left w:val="none" w:sz="0" w:space="0" w:color="auto"/>
            <w:bottom w:val="none" w:sz="0" w:space="0" w:color="auto"/>
            <w:right w:val="none" w:sz="0" w:space="0" w:color="auto"/>
          </w:divBdr>
        </w:div>
        <w:div w:id="1817801473">
          <w:marLeft w:val="480"/>
          <w:marRight w:val="0"/>
          <w:marTop w:val="0"/>
          <w:marBottom w:val="0"/>
          <w:divBdr>
            <w:top w:val="none" w:sz="0" w:space="0" w:color="auto"/>
            <w:left w:val="none" w:sz="0" w:space="0" w:color="auto"/>
            <w:bottom w:val="none" w:sz="0" w:space="0" w:color="auto"/>
            <w:right w:val="none" w:sz="0" w:space="0" w:color="auto"/>
          </w:divBdr>
        </w:div>
        <w:div w:id="160632480">
          <w:marLeft w:val="480"/>
          <w:marRight w:val="0"/>
          <w:marTop w:val="0"/>
          <w:marBottom w:val="0"/>
          <w:divBdr>
            <w:top w:val="none" w:sz="0" w:space="0" w:color="auto"/>
            <w:left w:val="none" w:sz="0" w:space="0" w:color="auto"/>
            <w:bottom w:val="none" w:sz="0" w:space="0" w:color="auto"/>
            <w:right w:val="none" w:sz="0" w:space="0" w:color="auto"/>
          </w:divBdr>
        </w:div>
        <w:div w:id="228997761">
          <w:marLeft w:val="480"/>
          <w:marRight w:val="0"/>
          <w:marTop w:val="0"/>
          <w:marBottom w:val="0"/>
          <w:divBdr>
            <w:top w:val="none" w:sz="0" w:space="0" w:color="auto"/>
            <w:left w:val="none" w:sz="0" w:space="0" w:color="auto"/>
            <w:bottom w:val="none" w:sz="0" w:space="0" w:color="auto"/>
            <w:right w:val="none" w:sz="0" w:space="0" w:color="auto"/>
          </w:divBdr>
        </w:div>
        <w:div w:id="199322767">
          <w:marLeft w:val="480"/>
          <w:marRight w:val="0"/>
          <w:marTop w:val="0"/>
          <w:marBottom w:val="0"/>
          <w:divBdr>
            <w:top w:val="none" w:sz="0" w:space="0" w:color="auto"/>
            <w:left w:val="none" w:sz="0" w:space="0" w:color="auto"/>
            <w:bottom w:val="none" w:sz="0" w:space="0" w:color="auto"/>
            <w:right w:val="none" w:sz="0" w:space="0" w:color="auto"/>
          </w:divBdr>
        </w:div>
        <w:div w:id="1330982281">
          <w:marLeft w:val="480"/>
          <w:marRight w:val="0"/>
          <w:marTop w:val="0"/>
          <w:marBottom w:val="0"/>
          <w:divBdr>
            <w:top w:val="none" w:sz="0" w:space="0" w:color="auto"/>
            <w:left w:val="none" w:sz="0" w:space="0" w:color="auto"/>
            <w:bottom w:val="none" w:sz="0" w:space="0" w:color="auto"/>
            <w:right w:val="none" w:sz="0" w:space="0" w:color="auto"/>
          </w:divBdr>
        </w:div>
        <w:div w:id="1706563839">
          <w:marLeft w:val="480"/>
          <w:marRight w:val="0"/>
          <w:marTop w:val="0"/>
          <w:marBottom w:val="0"/>
          <w:divBdr>
            <w:top w:val="none" w:sz="0" w:space="0" w:color="auto"/>
            <w:left w:val="none" w:sz="0" w:space="0" w:color="auto"/>
            <w:bottom w:val="none" w:sz="0" w:space="0" w:color="auto"/>
            <w:right w:val="none" w:sz="0" w:space="0" w:color="auto"/>
          </w:divBdr>
        </w:div>
        <w:div w:id="37246452">
          <w:marLeft w:val="480"/>
          <w:marRight w:val="0"/>
          <w:marTop w:val="0"/>
          <w:marBottom w:val="0"/>
          <w:divBdr>
            <w:top w:val="none" w:sz="0" w:space="0" w:color="auto"/>
            <w:left w:val="none" w:sz="0" w:space="0" w:color="auto"/>
            <w:bottom w:val="none" w:sz="0" w:space="0" w:color="auto"/>
            <w:right w:val="none" w:sz="0" w:space="0" w:color="auto"/>
          </w:divBdr>
        </w:div>
        <w:div w:id="409885641">
          <w:marLeft w:val="480"/>
          <w:marRight w:val="0"/>
          <w:marTop w:val="0"/>
          <w:marBottom w:val="0"/>
          <w:divBdr>
            <w:top w:val="none" w:sz="0" w:space="0" w:color="auto"/>
            <w:left w:val="none" w:sz="0" w:space="0" w:color="auto"/>
            <w:bottom w:val="none" w:sz="0" w:space="0" w:color="auto"/>
            <w:right w:val="none" w:sz="0" w:space="0" w:color="auto"/>
          </w:divBdr>
        </w:div>
        <w:div w:id="1314137141">
          <w:marLeft w:val="480"/>
          <w:marRight w:val="0"/>
          <w:marTop w:val="0"/>
          <w:marBottom w:val="0"/>
          <w:divBdr>
            <w:top w:val="none" w:sz="0" w:space="0" w:color="auto"/>
            <w:left w:val="none" w:sz="0" w:space="0" w:color="auto"/>
            <w:bottom w:val="none" w:sz="0" w:space="0" w:color="auto"/>
            <w:right w:val="none" w:sz="0" w:space="0" w:color="auto"/>
          </w:divBdr>
        </w:div>
        <w:div w:id="306858536">
          <w:marLeft w:val="480"/>
          <w:marRight w:val="0"/>
          <w:marTop w:val="0"/>
          <w:marBottom w:val="0"/>
          <w:divBdr>
            <w:top w:val="none" w:sz="0" w:space="0" w:color="auto"/>
            <w:left w:val="none" w:sz="0" w:space="0" w:color="auto"/>
            <w:bottom w:val="none" w:sz="0" w:space="0" w:color="auto"/>
            <w:right w:val="none" w:sz="0" w:space="0" w:color="auto"/>
          </w:divBdr>
        </w:div>
        <w:div w:id="2133867343">
          <w:marLeft w:val="480"/>
          <w:marRight w:val="0"/>
          <w:marTop w:val="0"/>
          <w:marBottom w:val="0"/>
          <w:divBdr>
            <w:top w:val="none" w:sz="0" w:space="0" w:color="auto"/>
            <w:left w:val="none" w:sz="0" w:space="0" w:color="auto"/>
            <w:bottom w:val="none" w:sz="0" w:space="0" w:color="auto"/>
            <w:right w:val="none" w:sz="0" w:space="0" w:color="auto"/>
          </w:divBdr>
        </w:div>
        <w:div w:id="1692609641">
          <w:marLeft w:val="480"/>
          <w:marRight w:val="0"/>
          <w:marTop w:val="0"/>
          <w:marBottom w:val="0"/>
          <w:divBdr>
            <w:top w:val="none" w:sz="0" w:space="0" w:color="auto"/>
            <w:left w:val="none" w:sz="0" w:space="0" w:color="auto"/>
            <w:bottom w:val="none" w:sz="0" w:space="0" w:color="auto"/>
            <w:right w:val="none" w:sz="0" w:space="0" w:color="auto"/>
          </w:divBdr>
        </w:div>
        <w:div w:id="1218203039">
          <w:marLeft w:val="480"/>
          <w:marRight w:val="0"/>
          <w:marTop w:val="0"/>
          <w:marBottom w:val="0"/>
          <w:divBdr>
            <w:top w:val="none" w:sz="0" w:space="0" w:color="auto"/>
            <w:left w:val="none" w:sz="0" w:space="0" w:color="auto"/>
            <w:bottom w:val="none" w:sz="0" w:space="0" w:color="auto"/>
            <w:right w:val="none" w:sz="0" w:space="0" w:color="auto"/>
          </w:divBdr>
        </w:div>
        <w:div w:id="2015186405">
          <w:marLeft w:val="480"/>
          <w:marRight w:val="0"/>
          <w:marTop w:val="0"/>
          <w:marBottom w:val="0"/>
          <w:divBdr>
            <w:top w:val="none" w:sz="0" w:space="0" w:color="auto"/>
            <w:left w:val="none" w:sz="0" w:space="0" w:color="auto"/>
            <w:bottom w:val="none" w:sz="0" w:space="0" w:color="auto"/>
            <w:right w:val="none" w:sz="0" w:space="0" w:color="auto"/>
          </w:divBdr>
        </w:div>
        <w:div w:id="1731420034">
          <w:marLeft w:val="480"/>
          <w:marRight w:val="0"/>
          <w:marTop w:val="0"/>
          <w:marBottom w:val="0"/>
          <w:divBdr>
            <w:top w:val="none" w:sz="0" w:space="0" w:color="auto"/>
            <w:left w:val="none" w:sz="0" w:space="0" w:color="auto"/>
            <w:bottom w:val="none" w:sz="0" w:space="0" w:color="auto"/>
            <w:right w:val="none" w:sz="0" w:space="0" w:color="auto"/>
          </w:divBdr>
        </w:div>
        <w:div w:id="429158535">
          <w:marLeft w:val="480"/>
          <w:marRight w:val="0"/>
          <w:marTop w:val="0"/>
          <w:marBottom w:val="0"/>
          <w:divBdr>
            <w:top w:val="none" w:sz="0" w:space="0" w:color="auto"/>
            <w:left w:val="none" w:sz="0" w:space="0" w:color="auto"/>
            <w:bottom w:val="none" w:sz="0" w:space="0" w:color="auto"/>
            <w:right w:val="none" w:sz="0" w:space="0" w:color="auto"/>
          </w:divBdr>
        </w:div>
        <w:div w:id="179052763">
          <w:marLeft w:val="480"/>
          <w:marRight w:val="0"/>
          <w:marTop w:val="0"/>
          <w:marBottom w:val="0"/>
          <w:divBdr>
            <w:top w:val="none" w:sz="0" w:space="0" w:color="auto"/>
            <w:left w:val="none" w:sz="0" w:space="0" w:color="auto"/>
            <w:bottom w:val="none" w:sz="0" w:space="0" w:color="auto"/>
            <w:right w:val="none" w:sz="0" w:space="0" w:color="auto"/>
          </w:divBdr>
        </w:div>
        <w:div w:id="1990555463">
          <w:marLeft w:val="480"/>
          <w:marRight w:val="0"/>
          <w:marTop w:val="0"/>
          <w:marBottom w:val="0"/>
          <w:divBdr>
            <w:top w:val="none" w:sz="0" w:space="0" w:color="auto"/>
            <w:left w:val="none" w:sz="0" w:space="0" w:color="auto"/>
            <w:bottom w:val="none" w:sz="0" w:space="0" w:color="auto"/>
            <w:right w:val="none" w:sz="0" w:space="0" w:color="auto"/>
          </w:divBdr>
        </w:div>
        <w:div w:id="2003779389">
          <w:marLeft w:val="480"/>
          <w:marRight w:val="0"/>
          <w:marTop w:val="0"/>
          <w:marBottom w:val="0"/>
          <w:divBdr>
            <w:top w:val="none" w:sz="0" w:space="0" w:color="auto"/>
            <w:left w:val="none" w:sz="0" w:space="0" w:color="auto"/>
            <w:bottom w:val="none" w:sz="0" w:space="0" w:color="auto"/>
            <w:right w:val="none" w:sz="0" w:space="0" w:color="auto"/>
          </w:divBdr>
        </w:div>
        <w:div w:id="647393874">
          <w:marLeft w:val="480"/>
          <w:marRight w:val="0"/>
          <w:marTop w:val="0"/>
          <w:marBottom w:val="0"/>
          <w:divBdr>
            <w:top w:val="none" w:sz="0" w:space="0" w:color="auto"/>
            <w:left w:val="none" w:sz="0" w:space="0" w:color="auto"/>
            <w:bottom w:val="none" w:sz="0" w:space="0" w:color="auto"/>
            <w:right w:val="none" w:sz="0" w:space="0" w:color="auto"/>
          </w:divBdr>
        </w:div>
        <w:div w:id="1698003052">
          <w:marLeft w:val="480"/>
          <w:marRight w:val="0"/>
          <w:marTop w:val="0"/>
          <w:marBottom w:val="0"/>
          <w:divBdr>
            <w:top w:val="none" w:sz="0" w:space="0" w:color="auto"/>
            <w:left w:val="none" w:sz="0" w:space="0" w:color="auto"/>
            <w:bottom w:val="none" w:sz="0" w:space="0" w:color="auto"/>
            <w:right w:val="none" w:sz="0" w:space="0" w:color="auto"/>
          </w:divBdr>
        </w:div>
        <w:div w:id="1909000287">
          <w:marLeft w:val="480"/>
          <w:marRight w:val="0"/>
          <w:marTop w:val="0"/>
          <w:marBottom w:val="0"/>
          <w:divBdr>
            <w:top w:val="none" w:sz="0" w:space="0" w:color="auto"/>
            <w:left w:val="none" w:sz="0" w:space="0" w:color="auto"/>
            <w:bottom w:val="none" w:sz="0" w:space="0" w:color="auto"/>
            <w:right w:val="none" w:sz="0" w:space="0" w:color="auto"/>
          </w:divBdr>
        </w:div>
        <w:div w:id="777523530">
          <w:marLeft w:val="480"/>
          <w:marRight w:val="0"/>
          <w:marTop w:val="0"/>
          <w:marBottom w:val="0"/>
          <w:divBdr>
            <w:top w:val="none" w:sz="0" w:space="0" w:color="auto"/>
            <w:left w:val="none" w:sz="0" w:space="0" w:color="auto"/>
            <w:bottom w:val="none" w:sz="0" w:space="0" w:color="auto"/>
            <w:right w:val="none" w:sz="0" w:space="0" w:color="auto"/>
          </w:divBdr>
        </w:div>
        <w:div w:id="1636566704">
          <w:marLeft w:val="480"/>
          <w:marRight w:val="0"/>
          <w:marTop w:val="0"/>
          <w:marBottom w:val="0"/>
          <w:divBdr>
            <w:top w:val="none" w:sz="0" w:space="0" w:color="auto"/>
            <w:left w:val="none" w:sz="0" w:space="0" w:color="auto"/>
            <w:bottom w:val="none" w:sz="0" w:space="0" w:color="auto"/>
            <w:right w:val="none" w:sz="0" w:space="0" w:color="auto"/>
          </w:divBdr>
        </w:div>
        <w:div w:id="264508854">
          <w:marLeft w:val="480"/>
          <w:marRight w:val="0"/>
          <w:marTop w:val="0"/>
          <w:marBottom w:val="0"/>
          <w:divBdr>
            <w:top w:val="none" w:sz="0" w:space="0" w:color="auto"/>
            <w:left w:val="none" w:sz="0" w:space="0" w:color="auto"/>
            <w:bottom w:val="none" w:sz="0" w:space="0" w:color="auto"/>
            <w:right w:val="none" w:sz="0" w:space="0" w:color="auto"/>
          </w:divBdr>
        </w:div>
        <w:div w:id="64958799">
          <w:marLeft w:val="480"/>
          <w:marRight w:val="0"/>
          <w:marTop w:val="0"/>
          <w:marBottom w:val="0"/>
          <w:divBdr>
            <w:top w:val="none" w:sz="0" w:space="0" w:color="auto"/>
            <w:left w:val="none" w:sz="0" w:space="0" w:color="auto"/>
            <w:bottom w:val="none" w:sz="0" w:space="0" w:color="auto"/>
            <w:right w:val="none" w:sz="0" w:space="0" w:color="auto"/>
          </w:divBdr>
        </w:div>
        <w:div w:id="678236649">
          <w:marLeft w:val="480"/>
          <w:marRight w:val="0"/>
          <w:marTop w:val="0"/>
          <w:marBottom w:val="0"/>
          <w:divBdr>
            <w:top w:val="none" w:sz="0" w:space="0" w:color="auto"/>
            <w:left w:val="none" w:sz="0" w:space="0" w:color="auto"/>
            <w:bottom w:val="none" w:sz="0" w:space="0" w:color="auto"/>
            <w:right w:val="none" w:sz="0" w:space="0" w:color="auto"/>
          </w:divBdr>
        </w:div>
        <w:div w:id="554201629">
          <w:marLeft w:val="480"/>
          <w:marRight w:val="0"/>
          <w:marTop w:val="0"/>
          <w:marBottom w:val="0"/>
          <w:divBdr>
            <w:top w:val="none" w:sz="0" w:space="0" w:color="auto"/>
            <w:left w:val="none" w:sz="0" w:space="0" w:color="auto"/>
            <w:bottom w:val="none" w:sz="0" w:space="0" w:color="auto"/>
            <w:right w:val="none" w:sz="0" w:space="0" w:color="auto"/>
          </w:divBdr>
        </w:div>
        <w:div w:id="1925263559">
          <w:marLeft w:val="480"/>
          <w:marRight w:val="0"/>
          <w:marTop w:val="0"/>
          <w:marBottom w:val="0"/>
          <w:divBdr>
            <w:top w:val="none" w:sz="0" w:space="0" w:color="auto"/>
            <w:left w:val="none" w:sz="0" w:space="0" w:color="auto"/>
            <w:bottom w:val="none" w:sz="0" w:space="0" w:color="auto"/>
            <w:right w:val="none" w:sz="0" w:space="0" w:color="auto"/>
          </w:divBdr>
        </w:div>
        <w:div w:id="1619070647">
          <w:marLeft w:val="480"/>
          <w:marRight w:val="0"/>
          <w:marTop w:val="0"/>
          <w:marBottom w:val="0"/>
          <w:divBdr>
            <w:top w:val="none" w:sz="0" w:space="0" w:color="auto"/>
            <w:left w:val="none" w:sz="0" w:space="0" w:color="auto"/>
            <w:bottom w:val="none" w:sz="0" w:space="0" w:color="auto"/>
            <w:right w:val="none" w:sz="0" w:space="0" w:color="auto"/>
          </w:divBdr>
        </w:div>
        <w:div w:id="467866702">
          <w:marLeft w:val="480"/>
          <w:marRight w:val="0"/>
          <w:marTop w:val="0"/>
          <w:marBottom w:val="0"/>
          <w:divBdr>
            <w:top w:val="none" w:sz="0" w:space="0" w:color="auto"/>
            <w:left w:val="none" w:sz="0" w:space="0" w:color="auto"/>
            <w:bottom w:val="none" w:sz="0" w:space="0" w:color="auto"/>
            <w:right w:val="none" w:sz="0" w:space="0" w:color="auto"/>
          </w:divBdr>
        </w:div>
        <w:div w:id="133761876">
          <w:marLeft w:val="480"/>
          <w:marRight w:val="0"/>
          <w:marTop w:val="0"/>
          <w:marBottom w:val="0"/>
          <w:divBdr>
            <w:top w:val="none" w:sz="0" w:space="0" w:color="auto"/>
            <w:left w:val="none" w:sz="0" w:space="0" w:color="auto"/>
            <w:bottom w:val="none" w:sz="0" w:space="0" w:color="auto"/>
            <w:right w:val="none" w:sz="0" w:space="0" w:color="auto"/>
          </w:divBdr>
        </w:div>
        <w:div w:id="567224974">
          <w:marLeft w:val="480"/>
          <w:marRight w:val="0"/>
          <w:marTop w:val="0"/>
          <w:marBottom w:val="0"/>
          <w:divBdr>
            <w:top w:val="none" w:sz="0" w:space="0" w:color="auto"/>
            <w:left w:val="none" w:sz="0" w:space="0" w:color="auto"/>
            <w:bottom w:val="none" w:sz="0" w:space="0" w:color="auto"/>
            <w:right w:val="none" w:sz="0" w:space="0" w:color="auto"/>
          </w:divBdr>
        </w:div>
        <w:div w:id="340863014">
          <w:marLeft w:val="480"/>
          <w:marRight w:val="0"/>
          <w:marTop w:val="0"/>
          <w:marBottom w:val="0"/>
          <w:divBdr>
            <w:top w:val="none" w:sz="0" w:space="0" w:color="auto"/>
            <w:left w:val="none" w:sz="0" w:space="0" w:color="auto"/>
            <w:bottom w:val="none" w:sz="0" w:space="0" w:color="auto"/>
            <w:right w:val="none" w:sz="0" w:space="0" w:color="auto"/>
          </w:divBdr>
        </w:div>
        <w:div w:id="1183203234">
          <w:marLeft w:val="480"/>
          <w:marRight w:val="0"/>
          <w:marTop w:val="0"/>
          <w:marBottom w:val="0"/>
          <w:divBdr>
            <w:top w:val="none" w:sz="0" w:space="0" w:color="auto"/>
            <w:left w:val="none" w:sz="0" w:space="0" w:color="auto"/>
            <w:bottom w:val="none" w:sz="0" w:space="0" w:color="auto"/>
            <w:right w:val="none" w:sz="0" w:space="0" w:color="auto"/>
          </w:divBdr>
        </w:div>
        <w:div w:id="1165239112">
          <w:marLeft w:val="480"/>
          <w:marRight w:val="0"/>
          <w:marTop w:val="0"/>
          <w:marBottom w:val="0"/>
          <w:divBdr>
            <w:top w:val="none" w:sz="0" w:space="0" w:color="auto"/>
            <w:left w:val="none" w:sz="0" w:space="0" w:color="auto"/>
            <w:bottom w:val="none" w:sz="0" w:space="0" w:color="auto"/>
            <w:right w:val="none" w:sz="0" w:space="0" w:color="auto"/>
          </w:divBdr>
        </w:div>
        <w:div w:id="21907214">
          <w:marLeft w:val="480"/>
          <w:marRight w:val="0"/>
          <w:marTop w:val="0"/>
          <w:marBottom w:val="0"/>
          <w:divBdr>
            <w:top w:val="none" w:sz="0" w:space="0" w:color="auto"/>
            <w:left w:val="none" w:sz="0" w:space="0" w:color="auto"/>
            <w:bottom w:val="none" w:sz="0" w:space="0" w:color="auto"/>
            <w:right w:val="none" w:sz="0" w:space="0" w:color="auto"/>
          </w:divBdr>
        </w:div>
        <w:div w:id="2076853040">
          <w:marLeft w:val="480"/>
          <w:marRight w:val="0"/>
          <w:marTop w:val="0"/>
          <w:marBottom w:val="0"/>
          <w:divBdr>
            <w:top w:val="none" w:sz="0" w:space="0" w:color="auto"/>
            <w:left w:val="none" w:sz="0" w:space="0" w:color="auto"/>
            <w:bottom w:val="none" w:sz="0" w:space="0" w:color="auto"/>
            <w:right w:val="none" w:sz="0" w:space="0" w:color="auto"/>
          </w:divBdr>
        </w:div>
        <w:div w:id="599993597">
          <w:marLeft w:val="480"/>
          <w:marRight w:val="0"/>
          <w:marTop w:val="0"/>
          <w:marBottom w:val="0"/>
          <w:divBdr>
            <w:top w:val="none" w:sz="0" w:space="0" w:color="auto"/>
            <w:left w:val="none" w:sz="0" w:space="0" w:color="auto"/>
            <w:bottom w:val="none" w:sz="0" w:space="0" w:color="auto"/>
            <w:right w:val="none" w:sz="0" w:space="0" w:color="auto"/>
          </w:divBdr>
        </w:div>
      </w:divsChild>
    </w:div>
    <w:div w:id="2011709462">
      <w:bodyDiv w:val="1"/>
      <w:marLeft w:val="0"/>
      <w:marRight w:val="0"/>
      <w:marTop w:val="0"/>
      <w:marBottom w:val="0"/>
      <w:divBdr>
        <w:top w:val="none" w:sz="0" w:space="0" w:color="auto"/>
        <w:left w:val="none" w:sz="0" w:space="0" w:color="auto"/>
        <w:bottom w:val="none" w:sz="0" w:space="0" w:color="auto"/>
        <w:right w:val="none" w:sz="0" w:space="0" w:color="auto"/>
      </w:divBdr>
      <w:divsChild>
        <w:div w:id="11107254">
          <w:marLeft w:val="480"/>
          <w:marRight w:val="0"/>
          <w:marTop w:val="0"/>
          <w:marBottom w:val="0"/>
          <w:divBdr>
            <w:top w:val="none" w:sz="0" w:space="0" w:color="auto"/>
            <w:left w:val="none" w:sz="0" w:space="0" w:color="auto"/>
            <w:bottom w:val="none" w:sz="0" w:space="0" w:color="auto"/>
            <w:right w:val="none" w:sz="0" w:space="0" w:color="auto"/>
          </w:divBdr>
        </w:div>
        <w:div w:id="19013934">
          <w:marLeft w:val="480"/>
          <w:marRight w:val="0"/>
          <w:marTop w:val="0"/>
          <w:marBottom w:val="0"/>
          <w:divBdr>
            <w:top w:val="none" w:sz="0" w:space="0" w:color="auto"/>
            <w:left w:val="none" w:sz="0" w:space="0" w:color="auto"/>
            <w:bottom w:val="none" w:sz="0" w:space="0" w:color="auto"/>
            <w:right w:val="none" w:sz="0" w:space="0" w:color="auto"/>
          </w:divBdr>
        </w:div>
        <w:div w:id="28338091">
          <w:marLeft w:val="480"/>
          <w:marRight w:val="0"/>
          <w:marTop w:val="0"/>
          <w:marBottom w:val="0"/>
          <w:divBdr>
            <w:top w:val="none" w:sz="0" w:space="0" w:color="auto"/>
            <w:left w:val="none" w:sz="0" w:space="0" w:color="auto"/>
            <w:bottom w:val="none" w:sz="0" w:space="0" w:color="auto"/>
            <w:right w:val="none" w:sz="0" w:space="0" w:color="auto"/>
          </w:divBdr>
        </w:div>
        <w:div w:id="59522788">
          <w:marLeft w:val="480"/>
          <w:marRight w:val="0"/>
          <w:marTop w:val="0"/>
          <w:marBottom w:val="0"/>
          <w:divBdr>
            <w:top w:val="none" w:sz="0" w:space="0" w:color="auto"/>
            <w:left w:val="none" w:sz="0" w:space="0" w:color="auto"/>
            <w:bottom w:val="none" w:sz="0" w:space="0" w:color="auto"/>
            <w:right w:val="none" w:sz="0" w:space="0" w:color="auto"/>
          </w:divBdr>
        </w:div>
        <w:div w:id="85659678">
          <w:marLeft w:val="480"/>
          <w:marRight w:val="0"/>
          <w:marTop w:val="0"/>
          <w:marBottom w:val="0"/>
          <w:divBdr>
            <w:top w:val="none" w:sz="0" w:space="0" w:color="auto"/>
            <w:left w:val="none" w:sz="0" w:space="0" w:color="auto"/>
            <w:bottom w:val="none" w:sz="0" w:space="0" w:color="auto"/>
            <w:right w:val="none" w:sz="0" w:space="0" w:color="auto"/>
          </w:divBdr>
        </w:div>
        <w:div w:id="94401489">
          <w:marLeft w:val="480"/>
          <w:marRight w:val="0"/>
          <w:marTop w:val="0"/>
          <w:marBottom w:val="0"/>
          <w:divBdr>
            <w:top w:val="none" w:sz="0" w:space="0" w:color="auto"/>
            <w:left w:val="none" w:sz="0" w:space="0" w:color="auto"/>
            <w:bottom w:val="none" w:sz="0" w:space="0" w:color="auto"/>
            <w:right w:val="none" w:sz="0" w:space="0" w:color="auto"/>
          </w:divBdr>
        </w:div>
        <w:div w:id="146750351">
          <w:marLeft w:val="480"/>
          <w:marRight w:val="0"/>
          <w:marTop w:val="0"/>
          <w:marBottom w:val="0"/>
          <w:divBdr>
            <w:top w:val="none" w:sz="0" w:space="0" w:color="auto"/>
            <w:left w:val="none" w:sz="0" w:space="0" w:color="auto"/>
            <w:bottom w:val="none" w:sz="0" w:space="0" w:color="auto"/>
            <w:right w:val="none" w:sz="0" w:space="0" w:color="auto"/>
          </w:divBdr>
        </w:div>
        <w:div w:id="147981582">
          <w:marLeft w:val="480"/>
          <w:marRight w:val="0"/>
          <w:marTop w:val="0"/>
          <w:marBottom w:val="0"/>
          <w:divBdr>
            <w:top w:val="none" w:sz="0" w:space="0" w:color="auto"/>
            <w:left w:val="none" w:sz="0" w:space="0" w:color="auto"/>
            <w:bottom w:val="none" w:sz="0" w:space="0" w:color="auto"/>
            <w:right w:val="none" w:sz="0" w:space="0" w:color="auto"/>
          </w:divBdr>
        </w:div>
        <w:div w:id="185872516">
          <w:marLeft w:val="480"/>
          <w:marRight w:val="0"/>
          <w:marTop w:val="0"/>
          <w:marBottom w:val="0"/>
          <w:divBdr>
            <w:top w:val="none" w:sz="0" w:space="0" w:color="auto"/>
            <w:left w:val="none" w:sz="0" w:space="0" w:color="auto"/>
            <w:bottom w:val="none" w:sz="0" w:space="0" w:color="auto"/>
            <w:right w:val="none" w:sz="0" w:space="0" w:color="auto"/>
          </w:divBdr>
        </w:div>
        <w:div w:id="243032228">
          <w:marLeft w:val="480"/>
          <w:marRight w:val="0"/>
          <w:marTop w:val="0"/>
          <w:marBottom w:val="0"/>
          <w:divBdr>
            <w:top w:val="none" w:sz="0" w:space="0" w:color="auto"/>
            <w:left w:val="none" w:sz="0" w:space="0" w:color="auto"/>
            <w:bottom w:val="none" w:sz="0" w:space="0" w:color="auto"/>
            <w:right w:val="none" w:sz="0" w:space="0" w:color="auto"/>
          </w:divBdr>
        </w:div>
        <w:div w:id="306323426">
          <w:marLeft w:val="480"/>
          <w:marRight w:val="0"/>
          <w:marTop w:val="0"/>
          <w:marBottom w:val="0"/>
          <w:divBdr>
            <w:top w:val="none" w:sz="0" w:space="0" w:color="auto"/>
            <w:left w:val="none" w:sz="0" w:space="0" w:color="auto"/>
            <w:bottom w:val="none" w:sz="0" w:space="0" w:color="auto"/>
            <w:right w:val="none" w:sz="0" w:space="0" w:color="auto"/>
          </w:divBdr>
        </w:div>
        <w:div w:id="325062090">
          <w:marLeft w:val="480"/>
          <w:marRight w:val="0"/>
          <w:marTop w:val="0"/>
          <w:marBottom w:val="0"/>
          <w:divBdr>
            <w:top w:val="none" w:sz="0" w:space="0" w:color="auto"/>
            <w:left w:val="none" w:sz="0" w:space="0" w:color="auto"/>
            <w:bottom w:val="none" w:sz="0" w:space="0" w:color="auto"/>
            <w:right w:val="none" w:sz="0" w:space="0" w:color="auto"/>
          </w:divBdr>
        </w:div>
        <w:div w:id="376048146">
          <w:marLeft w:val="480"/>
          <w:marRight w:val="0"/>
          <w:marTop w:val="0"/>
          <w:marBottom w:val="0"/>
          <w:divBdr>
            <w:top w:val="none" w:sz="0" w:space="0" w:color="auto"/>
            <w:left w:val="none" w:sz="0" w:space="0" w:color="auto"/>
            <w:bottom w:val="none" w:sz="0" w:space="0" w:color="auto"/>
            <w:right w:val="none" w:sz="0" w:space="0" w:color="auto"/>
          </w:divBdr>
        </w:div>
        <w:div w:id="429089173">
          <w:marLeft w:val="480"/>
          <w:marRight w:val="0"/>
          <w:marTop w:val="0"/>
          <w:marBottom w:val="0"/>
          <w:divBdr>
            <w:top w:val="none" w:sz="0" w:space="0" w:color="auto"/>
            <w:left w:val="none" w:sz="0" w:space="0" w:color="auto"/>
            <w:bottom w:val="none" w:sz="0" w:space="0" w:color="auto"/>
            <w:right w:val="none" w:sz="0" w:space="0" w:color="auto"/>
          </w:divBdr>
        </w:div>
        <w:div w:id="449472071">
          <w:marLeft w:val="480"/>
          <w:marRight w:val="0"/>
          <w:marTop w:val="0"/>
          <w:marBottom w:val="0"/>
          <w:divBdr>
            <w:top w:val="none" w:sz="0" w:space="0" w:color="auto"/>
            <w:left w:val="none" w:sz="0" w:space="0" w:color="auto"/>
            <w:bottom w:val="none" w:sz="0" w:space="0" w:color="auto"/>
            <w:right w:val="none" w:sz="0" w:space="0" w:color="auto"/>
          </w:divBdr>
        </w:div>
        <w:div w:id="479617542">
          <w:marLeft w:val="480"/>
          <w:marRight w:val="0"/>
          <w:marTop w:val="0"/>
          <w:marBottom w:val="0"/>
          <w:divBdr>
            <w:top w:val="none" w:sz="0" w:space="0" w:color="auto"/>
            <w:left w:val="none" w:sz="0" w:space="0" w:color="auto"/>
            <w:bottom w:val="none" w:sz="0" w:space="0" w:color="auto"/>
            <w:right w:val="none" w:sz="0" w:space="0" w:color="auto"/>
          </w:divBdr>
        </w:div>
        <w:div w:id="515771911">
          <w:marLeft w:val="480"/>
          <w:marRight w:val="0"/>
          <w:marTop w:val="0"/>
          <w:marBottom w:val="0"/>
          <w:divBdr>
            <w:top w:val="none" w:sz="0" w:space="0" w:color="auto"/>
            <w:left w:val="none" w:sz="0" w:space="0" w:color="auto"/>
            <w:bottom w:val="none" w:sz="0" w:space="0" w:color="auto"/>
            <w:right w:val="none" w:sz="0" w:space="0" w:color="auto"/>
          </w:divBdr>
        </w:div>
        <w:div w:id="537356512">
          <w:marLeft w:val="480"/>
          <w:marRight w:val="0"/>
          <w:marTop w:val="0"/>
          <w:marBottom w:val="0"/>
          <w:divBdr>
            <w:top w:val="none" w:sz="0" w:space="0" w:color="auto"/>
            <w:left w:val="none" w:sz="0" w:space="0" w:color="auto"/>
            <w:bottom w:val="none" w:sz="0" w:space="0" w:color="auto"/>
            <w:right w:val="none" w:sz="0" w:space="0" w:color="auto"/>
          </w:divBdr>
        </w:div>
        <w:div w:id="599073108">
          <w:marLeft w:val="480"/>
          <w:marRight w:val="0"/>
          <w:marTop w:val="0"/>
          <w:marBottom w:val="0"/>
          <w:divBdr>
            <w:top w:val="none" w:sz="0" w:space="0" w:color="auto"/>
            <w:left w:val="none" w:sz="0" w:space="0" w:color="auto"/>
            <w:bottom w:val="none" w:sz="0" w:space="0" w:color="auto"/>
            <w:right w:val="none" w:sz="0" w:space="0" w:color="auto"/>
          </w:divBdr>
        </w:div>
        <w:div w:id="599141389">
          <w:marLeft w:val="480"/>
          <w:marRight w:val="0"/>
          <w:marTop w:val="0"/>
          <w:marBottom w:val="0"/>
          <w:divBdr>
            <w:top w:val="none" w:sz="0" w:space="0" w:color="auto"/>
            <w:left w:val="none" w:sz="0" w:space="0" w:color="auto"/>
            <w:bottom w:val="none" w:sz="0" w:space="0" w:color="auto"/>
            <w:right w:val="none" w:sz="0" w:space="0" w:color="auto"/>
          </w:divBdr>
        </w:div>
        <w:div w:id="627931955">
          <w:marLeft w:val="480"/>
          <w:marRight w:val="0"/>
          <w:marTop w:val="0"/>
          <w:marBottom w:val="0"/>
          <w:divBdr>
            <w:top w:val="none" w:sz="0" w:space="0" w:color="auto"/>
            <w:left w:val="none" w:sz="0" w:space="0" w:color="auto"/>
            <w:bottom w:val="none" w:sz="0" w:space="0" w:color="auto"/>
            <w:right w:val="none" w:sz="0" w:space="0" w:color="auto"/>
          </w:divBdr>
        </w:div>
        <w:div w:id="631061274">
          <w:marLeft w:val="480"/>
          <w:marRight w:val="0"/>
          <w:marTop w:val="0"/>
          <w:marBottom w:val="0"/>
          <w:divBdr>
            <w:top w:val="none" w:sz="0" w:space="0" w:color="auto"/>
            <w:left w:val="none" w:sz="0" w:space="0" w:color="auto"/>
            <w:bottom w:val="none" w:sz="0" w:space="0" w:color="auto"/>
            <w:right w:val="none" w:sz="0" w:space="0" w:color="auto"/>
          </w:divBdr>
        </w:div>
        <w:div w:id="639072569">
          <w:marLeft w:val="480"/>
          <w:marRight w:val="0"/>
          <w:marTop w:val="0"/>
          <w:marBottom w:val="0"/>
          <w:divBdr>
            <w:top w:val="none" w:sz="0" w:space="0" w:color="auto"/>
            <w:left w:val="none" w:sz="0" w:space="0" w:color="auto"/>
            <w:bottom w:val="none" w:sz="0" w:space="0" w:color="auto"/>
            <w:right w:val="none" w:sz="0" w:space="0" w:color="auto"/>
          </w:divBdr>
        </w:div>
        <w:div w:id="659889937">
          <w:marLeft w:val="480"/>
          <w:marRight w:val="0"/>
          <w:marTop w:val="0"/>
          <w:marBottom w:val="0"/>
          <w:divBdr>
            <w:top w:val="none" w:sz="0" w:space="0" w:color="auto"/>
            <w:left w:val="none" w:sz="0" w:space="0" w:color="auto"/>
            <w:bottom w:val="none" w:sz="0" w:space="0" w:color="auto"/>
            <w:right w:val="none" w:sz="0" w:space="0" w:color="auto"/>
          </w:divBdr>
        </w:div>
        <w:div w:id="753357483">
          <w:marLeft w:val="480"/>
          <w:marRight w:val="0"/>
          <w:marTop w:val="0"/>
          <w:marBottom w:val="0"/>
          <w:divBdr>
            <w:top w:val="none" w:sz="0" w:space="0" w:color="auto"/>
            <w:left w:val="none" w:sz="0" w:space="0" w:color="auto"/>
            <w:bottom w:val="none" w:sz="0" w:space="0" w:color="auto"/>
            <w:right w:val="none" w:sz="0" w:space="0" w:color="auto"/>
          </w:divBdr>
        </w:div>
        <w:div w:id="759522771">
          <w:marLeft w:val="480"/>
          <w:marRight w:val="0"/>
          <w:marTop w:val="0"/>
          <w:marBottom w:val="0"/>
          <w:divBdr>
            <w:top w:val="none" w:sz="0" w:space="0" w:color="auto"/>
            <w:left w:val="none" w:sz="0" w:space="0" w:color="auto"/>
            <w:bottom w:val="none" w:sz="0" w:space="0" w:color="auto"/>
            <w:right w:val="none" w:sz="0" w:space="0" w:color="auto"/>
          </w:divBdr>
        </w:div>
        <w:div w:id="858422765">
          <w:marLeft w:val="480"/>
          <w:marRight w:val="0"/>
          <w:marTop w:val="0"/>
          <w:marBottom w:val="0"/>
          <w:divBdr>
            <w:top w:val="none" w:sz="0" w:space="0" w:color="auto"/>
            <w:left w:val="none" w:sz="0" w:space="0" w:color="auto"/>
            <w:bottom w:val="none" w:sz="0" w:space="0" w:color="auto"/>
            <w:right w:val="none" w:sz="0" w:space="0" w:color="auto"/>
          </w:divBdr>
        </w:div>
        <w:div w:id="908229769">
          <w:marLeft w:val="480"/>
          <w:marRight w:val="0"/>
          <w:marTop w:val="0"/>
          <w:marBottom w:val="0"/>
          <w:divBdr>
            <w:top w:val="none" w:sz="0" w:space="0" w:color="auto"/>
            <w:left w:val="none" w:sz="0" w:space="0" w:color="auto"/>
            <w:bottom w:val="none" w:sz="0" w:space="0" w:color="auto"/>
            <w:right w:val="none" w:sz="0" w:space="0" w:color="auto"/>
          </w:divBdr>
        </w:div>
        <w:div w:id="1029989371">
          <w:marLeft w:val="480"/>
          <w:marRight w:val="0"/>
          <w:marTop w:val="0"/>
          <w:marBottom w:val="0"/>
          <w:divBdr>
            <w:top w:val="none" w:sz="0" w:space="0" w:color="auto"/>
            <w:left w:val="none" w:sz="0" w:space="0" w:color="auto"/>
            <w:bottom w:val="none" w:sz="0" w:space="0" w:color="auto"/>
            <w:right w:val="none" w:sz="0" w:space="0" w:color="auto"/>
          </w:divBdr>
        </w:div>
        <w:div w:id="1040396328">
          <w:marLeft w:val="480"/>
          <w:marRight w:val="0"/>
          <w:marTop w:val="0"/>
          <w:marBottom w:val="0"/>
          <w:divBdr>
            <w:top w:val="none" w:sz="0" w:space="0" w:color="auto"/>
            <w:left w:val="none" w:sz="0" w:space="0" w:color="auto"/>
            <w:bottom w:val="none" w:sz="0" w:space="0" w:color="auto"/>
            <w:right w:val="none" w:sz="0" w:space="0" w:color="auto"/>
          </w:divBdr>
        </w:div>
        <w:div w:id="1063866267">
          <w:marLeft w:val="480"/>
          <w:marRight w:val="0"/>
          <w:marTop w:val="0"/>
          <w:marBottom w:val="0"/>
          <w:divBdr>
            <w:top w:val="none" w:sz="0" w:space="0" w:color="auto"/>
            <w:left w:val="none" w:sz="0" w:space="0" w:color="auto"/>
            <w:bottom w:val="none" w:sz="0" w:space="0" w:color="auto"/>
            <w:right w:val="none" w:sz="0" w:space="0" w:color="auto"/>
          </w:divBdr>
        </w:div>
        <w:div w:id="1070350123">
          <w:marLeft w:val="480"/>
          <w:marRight w:val="0"/>
          <w:marTop w:val="0"/>
          <w:marBottom w:val="0"/>
          <w:divBdr>
            <w:top w:val="none" w:sz="0" w:space="0" w:color="auto"/>
            <w:left w:val="none" w:sz="0" w:space="0" w:color="auto"/>
            <w:bottom w:val="none" w:sz="0" w:space="0" w:color="auto"/>
            <w:right w:val="none" w:sz="0" w:space="0" w:color="auto"/>
          </w:divBdr>
        </w:div>
        <w:div w:id="1174422410">
          <w:marLeft w:val="480"/>
          <w:marRight w:val="0"/>
          <w:marTop w:val="0"/>
          <w:marBottom w:val="0"/>
          <w:divBdr>
            <w:top w:val="none" w:sz="0" w:space="0" w:color="auto"/>
            <w:left w:val="none" w:sz="0" w:space="0" w:color="auto"/>
            <w:bottom w:val="none" w:sz="0" w:space="0" w:color="auto"/>
            <w:right w:val="none" w:sz="0" w:space="0" w:color="auto"/>
          </w:divBdr>
        </w:div>
        <w:div w:id="1187448029">
          <w:marLeft w:val="480"/>
          <w:marRight w:val="0"/>
          <w:marTop w:val="0"/>
          <w:marBottom w:val="0"/>
          <w:divBdr>
            <w:top w:val="none" w:sz="0" w:space="0" w:color="auto"/>
            <w:left w:val="none" w:sz="0" w:space="0" w:color="auto"/>
            <w:bottom w:val="none" w:sz="0" w:space="0" w:color="auto"/>
            <w:right w:val="none" w:sz="0" w:space="0" w:color="auto"/>
          </w:divBdr>
        </w:div>
        <w:div w:id="1197887571">
          <w:marLeft w:val="480"/>
          <w:marRight w:val="0"/>
          <w:marTop w:val="0"/>
          <w:marBottom w:val="0"/>
          <w:divBdr>
            <w:top w:val="none" w:sz="0" w:space="0" w:color="auto"/>
            <w:left w:val="none" w:sz="0" w:space="0" w:color="auto"/>
            <w:bottom w:val="none" w:sz="0" w:space="0" w:color="auto"/>
            <w:right w:val="none" w:sz="0" w:space="0" w:color="auto"/>
          </w:divBdr>
        </w:div>
        <w:div w:id="1261720164">
          <w:marLeft w:val="480"/>
          <w:marRight w:val="0"/>
          <w:marTop w:val="0"/>
          <w:marBottom w:val="0"/>
          <w:divBdr>
            <w:top w:val="none" w:sz="0" w:space="0" w:color="auto"/>
            <w:left w:val="none" w:sz="0" w:space="0" w:color="auto"/>
            <w:bottom w:val="none" w:sz="0" w:space="0" w:color="auto"/>
            <w:right w:val="none" w:sz="0" w:space="0" w:color="auto"/>
          </w:divBdr>
        </w:div>
        <w:div w:id="1274168431">
          <w:marLeft w:val="480"/>
          <w:marRight w:val="0"/>
          <w:marTop w:val="0"/>
          <w:marBottom w:val="0"/>
          <w:divBdr>
            <w:top w:val="none" w:sz="0" w:space="0" w:color="auto"/>
            <w:left w:val="none" w:sz="0" w:space="0" w:color="auto"/>
            <w:bottom w:val="none" w:sz="0" w:space="0" w:color="auto"/>
            <w:right w:val="none" w:sz="0" w:space="0" w:color="auto"/>
          </w:divBdr>
        </w:div>
        <w:div w:id="1304769682">
          <w:marLeft w:val="480"/>
          <w:marRight w:val="0"/>
          <w:marTop w:val="0"/>
          <w:marBottom w:val="0"/>
          <w:divBdr>
            <w:top w:val="none" w:sz="0" w:space="0" w:color="auto"/>
            <w:left w:val="none" w:sz="0" w:space="0" w:color="auto"/>
            <w:bottom w:val="none" w:sz="0" w:space="0" w:color="auto"/>
            <w:right w:val="none" w:sz="0" w:space="0" w:color="auto"/>
          </w:divBdr>
        </w:div>
        <w:div w:id="1321733861">
          <w:marLeft w:val="480"/>
          <w:marRight w:val="0"/>
          <w:marTop w:val="0"/>
          <w:marBottom w:val="0"/>
          <w:divBdr>
            <w:top w:val="none" w:sz="0" w:space="0" w:color="auto"/>
            <w:left w:val="none" w:sz="0" w:space="0" w:color="auto"/>
            <w:bottom w:val="none" w:sz="0" w:space="0" w:color="auto"/>
            <w:right w:val="none" w:sz="0" w:space="0" w:color="auto"/>
          </w:divBdr>
        </w:div>
        <w:div w:id="1329408607">
          <w:marLeft w:val="480"/>
          <w:marRight w:val="0"/>
          <w:marTop w:val="0"/>
          <w:marBottom w:val="0"/>
          <w:divBdr>
            <w:top w:val="none" w:sz="0" w:space="0" w:color="auto"/>
            <w:left w:val="none" w:sz="0" w:space="0" w:color="auto"/>
            <w:bottom w:val="none" w:sz="0" w:space="0" w:color="auto"/>
            <w:right w:val="none" w:sz="0" w:space="0" w:color="auto"/>
          </w:divBdr>
        </w:div>
        <w:div w:id="1339112714">
          <w:marLeft w:val="480"/>
          <w:marRight w:val="0"/>
          <w:marTop w:val="0"/>
          <w:marBottom w:val="0"/>
          <w:divBdr>
            <w:top w:val="none" w:sz="0" w:space="0" w:color="auto"/>
            <w:left w:val="none" w:sz="0" w:space="0" w:color="auto"/>
            <w:bottom w:val="none" w:sz="0" w:space="0" w:color="auto"/>
            <w:right w:val="none" w:sz="0" w:space="0" w:color="auto"/>
          </w:divBdr>
        </w:div>
        <w:div w:id="1352299909">
          <w:marLeft w:val="480"/>
          <w:marRight w:val="0"/>
          <w:marTop w:val="0"/>
          <w:marBottom w:val="0"/>
          <w:divBdr>
            <w:top w:val="none" w:sz="0" w:space="0" w:color="auto"/>
            <w:left w:val="none" w:sz="0" w:space="0" w:color="auto"/>
            <w:bottom w:val="none" w:sz="0" w:space="0" w:color="auto"/>
            <w:right w:val="none" w:sz="0" w:space="0" w:color="auto"/>
          </w:divBdr>
        </w:div>
        <w:div w:id="1389110808">
          <w:marLeft w:val="480"/>
          <w:marRight w:val="0"/>
          <w:marTop w:val="0"/>
          <w:marBottom w:val="0"/>
          <w:divBdr>
            <w:top w:val="none" w:sz="0" w:space="0" w:color="auto"/>
            <w:left w:val="none" w:sz="0" w:space="0" w:color="auto"/>
            <w:bottom w:val="none" w:sz="0" w:space="0" w:color="auto"/>
            <w:right w:val="none" w:sz="0" w:space="0" w:color="auto"/>
          </w:divBdr>
        </w:div>
        <w:div w:id="1397556898">
          <w:marLeft w:val="480"/>
          <w:marRight w:val="0"/>
          <w:marTop w:val="0"/>
          <w:marBottom w:val="0"/>
          <w:divBdr>
            <w:top w:val="none" w:sz="0" w:space="0" w:color="auto"/>
            <w:left w:val="none" w:sz="0" w:space="0" w:color="auto"/>
            <w:bottom w:val="none" w:sz="0" w:space="0" w:color="auto"/>
            <w:right w:val="none" w:sz="0" w:space="0" w:color="auto"/>
          </w:divBdr>
        </w:div>
        <w:div w:id="1401291186">
          <w:marLeft w:val="480"/>
          <w:marRight w:val="0"/>
          <w:marTop w:val="0"/>
          <w:marBottom w:val="0"/>
          <w:divBdr>
            <w:top w:val="none" w:sz="0" w:space="0" w:color="auto"/>
            <w:left w:val="none" w:sz="0" w:space="0" w:color="auto"/>
            <w:bottom w:val="none" w:sz="0" w:space="0" w:color="auto"/>
            <w:right w:val="none" w:sz="0" w:space="0" w:color="auto"/>
          </w:divBdr>
        </w:div>
        <w:div w:id="1463767678">
          <w:marLeft w:val="480"/>
          <w:marRight w:val="0"/>
          <w:marTop w:val="0"/>
          <w:marBottom w:val="0"/>
          <w:divBdr>
            <w:top w:val="none" w:sz="0" w:space="0" w:color="auto"/>
            <w:left w:val="none" w:sz="0" w:space="0" w:color="auto"/>
            <w:bottom w:val="none" w:sz="0" w:space="0" w:color="auto"/>
            <w:right w:val="none" w:sz="0" w:space="0" w:color="auto"/>
          </w:divBdr>
        </w:div>
        <w:div w:id="1555002351">
          <w:marLeft w:val="480"/>
          <w:marRight w:val="0"/>
          <w:marTop w:val="0"/>
          <w:marBottom w:val="0"/>
          <w:divBdr>
            <w:top w:val="none" w:sz="0" w:space="0" w:color="auto"/>
            <w:left w:val="none" w:sz="0" w:space="0" w:color="auto"/>
            <w:bottom w:val="none" w:sz="0" w:space="0" w:color="auto"/>
            <w:right w:val="none" w:sz="0" w:space="0" w:color="auto"/>
          </w:divBdr>
        </w:div>
        <w:div w:id="1664966448">
          <w:marLeft w:val="480"/>
          <w:marRight w:val="0"/>
          <w:marTop w:val="0"/>
          <w:marBottom w:val="0"/>
          <w:divBdr>
            <w:top w:val="none" w:sz="0" w:space="0" w:color="auto"/>
            <w:left w:val="none" w:sz="0" w:space="0" w:color="auto"/>
            <w:bottom w:val="none" w:sz="0" w:space="0" w:color="auto"/>
            <w:right w:val="none" w:sz="0" w:space="0" w:color="auto"/>
          </w:divBdr>
        </w:div>
        <w:div w:id="1691640856">
          <w:marLeft w:val="480"/>
          <w:marRight w:val="0"/>
          <w:marTop w:val="0"/>
          <w:marBottom w:val="0"/>
          <w:divBdr>
            <w:top w:val="none" w:sz="0" w:space="0" w:color="auto"/>
            <w:left w:val="none" w:sz="0" w:space="0" w:color="auto"/>
            <w:bottom w:val="none" w:sz="0" w:space="0" w:color="auto"/>
            <w:right w:val="none" w:sz="0" w:space="0" w:color="auto"/>
          </w:divBdr>
        </w:div>
        <w:div w:id="1695186709">
          <w:marLeft w:val="480"/>
          <w:marRight w:val="0"/>
          <w:marTop w:val="0"/>
          <w:marBottom w:val="0"/>
          <w:divBdr>
            <w:top w:val="none" w:sz="0" w:space="0" w:color="auto"/>
            <w:left w:val="none" w:sz="0" w:space="0" w:color="auto"/>
            <w:bottom w:val="none" w:sz="0" w:space="0" w:color="auto"/>
            <w:right w:val="none" w:sz="0" w:space="0" w:color="auto"/>
          </w:divBdr>
        </w:div>
        <w:div w:id="1695496958">
          <w:marLeft w:val="480"/>
          <w:marRight w:val="0"/>
          <w:marTop w:val="0"/>
          <w:marBottom w:val="0"/>
          <w:divBdr>
            <w:top w:val="none" w:sz="0" w:space="0" w:color="auto"/>
            <w:left w:val="none" w:sz="0" w:space="0" w:color="auto"/>
            <w:bottom w:val="none" w:sz="0" w:space="0" w:color="auto"/>
            <w:right w:val="none" w:sz="0" w:space="0" w:color="auto"/>
          </w:divBdr>
        </w:div>
        <w:div w:id="1698777752">
          <w:marLeft w:val="480"/>
          <w:marRight w:val="0"/>
          <w:marTop w:val="0"/>
          <w:marBottom w:val="0"/>
          <w:divBdr>
            <w:top w:val="none" w:sz="0" w:space="0" w:color="auto"/>
            <w:left w:val="none" w:sz="0" w:space="0" w:color="auto"/>
            <w:bottom w:val="none" w:sz="0" w:space="0" w:color="auto"/>
            <w:right w:val="none" w:sz="0" w:space="0" w:color="auto"/>
          </w:divBdr>
        </w:div>
        <w:div w:id="1734885887">
          <w:marLeft w:val="480"/>
          <w:marRight w:val="0"/>
          <w:marTop w:val="0"/>
          <w:marBottom w:val="0"/>
          <w:divBdr>
            <w:top w:val="none" w:sz="0" w:space="0" w:color="auto"/>
            <w:left w:val="none" w:sz="0" w:space="0" w:color="auto"/>
            <w:bottom w:val="none" w:sz="0" w:space="0" w:color="auto"/>
            <w:right w:val="none" w:sz="0" w:space="0" w:color="auto"/>
          </w:divBdr>
        </w:div>
        <w:div w:id="1759214148">
          <w:marLeft w:val="480"/>
          <w:marRight w:val="0"/>
          <w:marTop w:val="0"/>
          <w:marBottom w:val="0"/>
          <w:divBdr>
            <w:top w:val="none" w:sz="0" w:space="0" w:color="auto"/>
            <w:left w:val="none" w:sz="0" w:space="0" w:color="auto"/>
            <w:bottom w:val="none" w:sz="0" w:space="0" w:color="auto"/>
            <w:right w:val="none" w:sz="0" w:space="0" w:color="auto"/>
          </w:divBdr>
        </w:div>
        <w:div w:id="1812482281">
          <w:marLeft w:val="480"/>
          <w:marRight w:val="0"/>
          <w:marTop w:val="0"/>
          <w:marBottom w:val="0"/>
          <w:divBdr>
            <w:top w:val="none" w:sz="0" w:space="0" w:color="auto"/>
            <w:left w:val="none" w:sz="0" w:space="0" w:color="auto"/>
            <w:bottom w:val="none" w:sz="0" w:space="0" w:color="auto"/>
            <w:right w:val="none" w:sz="0" w:space="0" w:color="auto"/>
          </w:divBdr>
        </w:div>
        <w:div w:id="1852640626">
          <w:marLeft w:val="480"/>
          <w:marRight w:val="0"/>
          <w:marTop w:val="0"/>
          <w:marBottom w:val="0"/>
          <w:divBdr>
            <w:top w:val="none" w:sz="0" w:space="0" w:color="auto"/>
            <w:left w:val="none" w:sz="0" w:space="0" w:color="auto"/>
            <w:bottom w:val="none" w:sz="0" w:space="0" w:color="auto"/>
            <w:right w:val="none" w:sz="0" w:space="0" w:color="auto"/>
          </w:divBdr>
        </w:div>
        <w:div w:id="1875925776">
          <w:marLeft w:val="480"/>
          <w:marRight w:val="0"/>
          <w:marTop w:val="0"/>
          <w:marBottom w:val="0"/>
          <w:divBdr>
            <w:top w:val="none" w:sz="0" w:space="0" w:color="auto"/>
            <w:left w:val="none" w:sz="0" w:space="0" w:color="auto"/>
            <w:bottom w:val="none" w:sz="0" w:space="0" w:color="auto"/>
            <w:right w:val="none" w:sz="0" w:space="0" w:color="auto"/>
          </w:divBdr>
        </w:div>
        <w:div w:id="1933852719">
          <w:marLeft w:val="480"/>
          <w:marRight w:val="0"/>
          <w:marTop w:val="0"/>
          <w:marBottom w:val="0"/>
          <w:divBdr>
            <w:top w:val="none" w:sz="0" w:space="0" w:color="auto"/>
            <w:left w:val="none" w:sz="0" w:space="0" w:color="auto"/>
            <w:bottom w:val="none" w:sz="0" w:space="0" w:color="auto"/>
            <w:right w:val="none" w:sz="0" w:space="0" w:color="auto"/>
          </w:divBdr>
        </w:div>
        <w:div w:id="1970819099">
          <w:marLeft w:val="480"/>
          <w:marRight w:val="0"/>
          <w:marTop w:val="0"/>
          <w:marBottom w:val="0"/>
          <w:divBdr>
            <w:top w:val="none" w:sz="0" w:space="0" w:color="auto"/>
            <w:left w:val="none" w:sz="0" w:space="0" w:color="auto"/>
            <w:bottom w:val="none" w:sz="0" w:space="0" w:color="auto"/>
            <w:right w:val="none" w:sz="0" w:space="0" w:color="auto"/>
          </w:divBdr>
        </w:div>
        <w:div w:id="1992758423">
          <w:marLeft w:val="480"/>
          <w:marRight w:val="0"/>
          <w:marTop w:val="0"/>
          <w:marBottom w:val="0"/>
          <w:divBdr>
            <w:top w:val="none" w:sz="0" w:space="0" w:color="auto"/>
            <w:left w:val="none" w:sz="0" w:space="0" w:color="auto"/>
            <w:bottom w:val="none" w:sz="0" w:space="0" w:color="auto"/>
            <w:right w:val="none" w:sz="0" w:space="0" w:color="auto"/>
          </w:divBdr>
        </w:div>
        <w:div w:id="1993368246">
          <w:marLeft w:val="480"/>
          <w:marRight w:val="0"/>
          <w:marTop w:val="0"/>
          <w:marBottom w:val="0"/>
          <w:divBdr>
            <w:top w:val="none" w:sz="0" w:space="0" w:color="auto"/>
            <w:left w:val="none" w:sz="0" w:space="0" w:color="auto"/>
            <w:bottom w:val="none" w:sz="0" w:space="0" w:color="auto"/>
            <w:right w:val="none" w:sz="0" w:space="0" w:color="auto"/>
          </w:divBdr>
        </w:div>
        <w:div w:id="2005358113">
          <w:marLeft w:val="480"/>
          <w:marRight w:val="0"/>
          <w:marTop w:val="0"/>
          <w:marBottom w:val="0"/>
          <w:divBdr>
            <w:top w:val="none" w:sz="0" w:space="0" w:color="auto"/>
            <w:left w:val="none" w:sz="0" w:space="0" w:color="auto"/>
            <w:bottom w:val="none" w:sz="0" w:space="0" w:color="auto"/>
            <w:right w:val="none" w:sz="0" w:space="0" w:color="auto"/>
          </w:divBdr>
        </w:div>
        <w:div w:id="2038850159">
          <w:marLeft w:val="480"/>
          <w:marRight w:val="0"/>
          <w:marTop w:val="0"/>
          <w:marBottom w:val="0"/>
          <w:divBdr>
            <w:top w:val="none" w:sz="0" w:space="0" w:color="auto"/>
            <w:left w:val="none" w:sz="0" w:space="0" w:color="auto"/>
            <w:bottom w:val="none" w:sz="0" w:space="0" w:color="auto"/>
            <w:right w:val="none" w:sz="0" w:space="0" w:color="auto"/>
          </w:divBdr>
        </w:div>
        <w:div w:id="2094889084">
          <w:marLeft w:val="480"/>
          <w:marRight w:val="0"/>
          <w:marTop w:val="0"/>
          <w:marBottom w:val="0"/>
          <w:divBdr>
            <w:top w:val="none" w:sz="0" w:space="0" w:color="auto"/>
            <w:left w:val="none" w:sz="0" w:space="0" w:color="auto"/>
            <w:bottom w:val="none" w:sz="0" w:space="0" w:color="auto"/>
            <w:right w:val="none" w:sz="0" w:space="0" w:color="auto"/>
          </w:divBdr>
        </w:div>
      </w:divsChild>
    </w:div>
    <w:div w:id="2018070483">
      <w:bodyDiv w:val="1"/>
      <w:marLeft w:val="0"/>
      <w:marRight w:val="0"/>
      <w:marTop w:val="0"/>
      <w:marBottom w:val="0"/>
      <w:divBdr>
        <w:top w:val="none" w:sz="0" w:space="0" w:color="auto"/>
        <w:left w:val="none" w:sz="0" w:space="0" w:color="auto"/>
        <w:bottom w:val="none" w:sz="0" w:space="0" w:color="auto"/>
        <w:right w:val="none" w:sz="0" w:space="0" w:color="auto"/>
      </w:divBdr>
      <w:divsChild>
        <w:div w:id="2092696021">
          <w:marLeft w:val="480"/>
          <w:marRight w:val="0"/>
          <w:marTop w:val="0"/>
          <w:marBottom w:val="0"/>
          <w:divBdr>
            <w:top w:val="none" w:sz="0" w:space="0" w:color="auto"/>
            <w:left w:val="none" w:sz="0" w:space="0" w:color="auto"/>
            <w:bottom w:val="none" w:sz="0" w:space="0" w:color="auto"/>
            <w:right w:val="none" w:sz="0" w:space="0" w:color="auto"/>
          </w:divBdr>
        </w:div>
        <w:div w:id="1411393379">
          <w:marLeft w:val="480"/>
          <w:marRight w:val="0"/>
          <w:marTop w:val="0"/>
          <w:marBottom w:val="0"/>
          <w:divBdr>
            <w:top w:val="none" w:sz="0" w:space="0" w:color="auto"/>
            <w:left w:val="none" w:sz="0" w:space="0" w:color="auto"/>
            <w:bottom w:val="none" w:sz="0" w:space="0" w:color="auto"/>
            <w:right w:val="none" w:sz="0" w:space="0" w:color="auto"/>
          </w:divBdr>
        </w:div>
        <w:div w:id="361324204">
          <w:marLeft w:val="480"/>
          <w:marRight w:val="0"/>
          <w:marTop w:val="0"/>
          <w:marBottom w:val="0"/>
          <w:divBdr>
            <w:top w:val="none" w:sz="0" w:space="0" w:color="auto"/>
            <w:left w:val="none" w:sz="0" w:space="0" w:color="auto"/>
            <w:bottom w:val="none" w:sz="0" w:space="0" w:color="auto"/>
            <w:right w:val="none" w:sz="0" w:space="0" w:color="auto"/>
          </w:divBdr>
        </w:div>
        <w:div w:id="580722359">
          <w:marLeft w:val="480"/>
          <w:marRight w:val="0"/>
          <w:marTop w:val="0"/>
          <w:marBottom w:val="0"/>
          <w:divBdr>
            <w:top w:val="none" w:sz="0" w:space="0" w:color="auto"/>
            <w:left w:val="none" w:sz="0" w:space="0" w:color="auto"/>
            <w:bottom w:val="none" w:sz="0" w:space="0" w:color="auto"/>
            <w:right w:val="none" w:sz="0" w:space="0" w:color="auto"/>
          </w:divBdr>
        </w:div>
        <w:div w:id="1889295529">
          <w:marLeft w:val="480"/>
          <w:marRight w:val="0"/>
          <w:marTop w:val="0"/>
          <w:marBottom w:val="0"/>
          <w:divBdr>
            <w:top w:val="none" w:sz="0" w:space="0" w:color="auto"/>
            <w:left w:val="none" w:sz="0" w:space="0" w:color="auto"/>
            <w:bottom w:val="none" w:sz="0" w:space="0" w:color="auto"/>
            <w:right w:val="none" w:sz="0" w:space="0" w:color="auto"/>
          </w:divBdr>
        </w:div>
        <w:div w:id="1968972828">
          <w:marLeft w:val="480"/>
          <w:marRight w:val="0"/>
          <w:marTop w:val="0"/>
          <w:marBottom w:val="0"/>
          <w:divBdr>
            <w:top w:val="none" w:sz="0" w:space="0" w:color="auto"/>
            <w:left w:val="none" w:sz="0" w:space="0" w:color="auto"/>
            <w:bottom w:val="none" w:sz="0" w:space="0" w:color="auto"/>
            <w:right w:val="none" w:sz="0" w:space="0" w:color="auto"/>
          </w:divBdr>
        </w:div>
        <w:div w:id="1429696873">
          <w:marLeft w:val="480"/>
          <w:marRight w:val="0"/>
          <w:marTop w:val="0"/>
          <w:marBottom w:val="0"/>
          <w:divBdr>
            <w:top w:val="none" w:sz="0" w:space="0" w:color="auto"/>
            <w:left w:val="none" w:sz="0" w:space="0" w:color="auto"/>
            <w:bottom w:val="none" w:sz="0" w:space="0" w:color="auto"/>
            <w:right w:val="none" w:sz="0" w:space="0" w:color="auto"/>
          </w:divBdr>
        </w:div>
        <w:div w:id="1893886865">
          <w:marLeft w:val="480"/>
          <w:marRight w:val="0"/>
          <w:marTop w:val="0"/>
          <w:marBottom w:val="0"/>
          <w:divBdr>
            <w:top w:val="none" w:sz="0" w:space="0" w:color="auto"/>
            <w:left w:val="none" w:sz="0" w:space="0" w:color="auto"/>
            <w:bottom w:val="none" w:sz="0" w:space="0" w:color="auto"/>
            <w:right w:val="none" w:sz="0" w:space="0" w:color="auto"/>
          </w:divBdr>
        </w:div>
        <w:div w:id="783117912">
          <w:marLeft w:val="480"/>
          <w:marRight w:val="0"/>
          <w:marTop w:val="0"/>
          <w:marBottom w:val="0"/>
          <w:divBdr>
            <w:top w:val="none" w:sz="0" w:space="0" w:color="auto"/>
            <w:left w:val="none" w:sz="0" w:space="0" w:color="auto"/>
            <w:bottom w:val="none" w:sz="0" w:space="0" w:color="auto"/>
            <w:right w:val="none" w:sz="0" w:space="0" w:color="auto"/>
          </w:divBdr>
        </w:div>
        <w:div w:id="1251890705">
          <w:marLeft w:val="480"/>
          <w:marRight w:val="0"/>
          <w:marTop w:val="0"/>
          <w:marBottom w:val="0"/>
          <w:divBdr>
            <w:top w:val="none" w:sz="0" w:space="0" w:color="auto"/>
            <w:left w:val="none" w:sz="0" w:space="0" w:color="auto"/>
            <w:bottom w:val="none" w:sz="0" w:space="0" w:color="auto"/>
            <w:right w:val="none" w:sz="0" w:space="0" w:color="auto"/>
          </w:divBdr>
        </w:div>
        <w:div w:id="1862353612">
          <w:marLeft w:val="480"/>
          <w:marRight w:val="0"/>
          <w:marTop w:val="0"/>
          <w:marBottom w:val="0"/>
          <w:divBdr>
            <w:top w:val="none" w:sz="0" w:space="0" w:color="auto"/>
            <w:left w:val="none" w:sz="0" w:space="0" w:color="auto"/>
            <w:bottom w:val="none" w:sz="0" w:space="0" w:color="auto"/>
            <w:right w:val="none" w:sz="0" w:space="0" w:color="auto"/>
          </w:divBdr>
        </w:div>
        <w:div w:id="968970644">
          <w:marLeft w:val="480"/>
          <w:marRight w:val="0"/>
          <w:marTop w:val="0"/>
          <w:marBottom w:val="0"/>
          <w:divBdr>
            <w:top w:val="none" w:sz="0" w:space="0" w:color="auto"/>
            <w:left w:val="none" w:sz="0" w:space="0" w:color="auto"/>
            <w:bottom w:val="none" w:sz="0" w:space="0" w:color="auto"/>
            <w:right w:val="none" w:sz="0" w:space="0" w:color="auto"/>
          </w:divBdr>
        </w:div>
        <w:div w:id="685208749">
          <w:marLeft w:val="480"/>
          <w:marRight w:val="0"/>
          <w:marTop w:val="0"/>
          <w:marBottom w:val="0"/>
          <w:divBdr>
            <w:top w:val="none" w:sz="0" w:space="0" w:color="auto"/>
            <w:left w:val="none" w:sz="0" w:space="0" w:color="auto"/>
            <w:bottom w:val="none" w:sz="0" w:space="0" w:color="auto"/>
            <w:right w:val="none" w:sz="0" w:space="0" w:color="auto"/>
          </w:divBdr>
        </w:div>
        <w:div w:id="1200581046">
          <w:marLeft w:val="480"/>
          <w:marRight w:val="0"/>
          <w:marTop w:val="0"/>
          <w:marBottom w:val="0"/>
          <w:divBdr>
            <w:top w:val="none" w:sz="0" w:space="0" w:color="auto"/>
            <w:left w:val="none" w:sz="0" w:space="0" w:color="auto"/>
            <w:bottom w:val="none" w:sz="0" w:space="0" w:color="auto"/>
            <w:right w:val="none" w:sz="0" w:space="0" w:color="auto"/>
          </w:divBdr>
        </w:div>
        <w:div w:id="176575741">
          <w:marLeft w:val="480"/>
          <w:marRight w:val="0"/>
          <w:marTop w:val="0"/>
          <w:marBottom w:val="0"/>
          <w:divBdr>
            <w:top w:val="none" w:sz="0" w:space="0" w:color="auto"/>
            <w:left w:val="none" w:sz="0" w:space="0" w:color="auto"/>
            <w:bottom w:val="none" w:sz="0" w:space="0" w:color="auto"/>
            <w:right w:val="none" w:sz="0" w:space="0" w:color="auto"/>
          </w:divBdr>
        </w:div>
        <w:div w:id="379717360">
          <w:marLeft w:val="480"/>
          <w:marRight w:val="0"/>
          <w:marTop w:val="0"/>
          <w:marBottom w:val="0"/>
          <w:divBdr>
            <w:top w:val="none" w:sz="0" w:space="0" w:color="auto"/>
            <w:left w:val="none" w:sz="0" w:space="0" w:color="auto"/>
            <w:bottom w:val="none" w:sz="0" w:space="0" w:color="auto"/>
            <w:right w:val="none" w:sz="0" w:space="0" w:color="auto"/>
          </w:divBdr>
        </w:div>
        <w:div w:id="1076438558">
          <w:marLeft w:val="480"/>
          <w:marRight w:val="0"/>
          <w:marTop w:val="0"/>
          <w:marBottom w:val="0"/>
          <w:divBdr>
            <w:top w:val="none" w:sz="0" w:space="0" w:color="auto"/>
            <w:left w:val="none" w:sz="0" w:space="0" w:color="auto"/>
            <w:bottom w:val="none" w:sz="0" w:space="0" w:color="auto"/>
            <w:right w:val="none" w:sz="0" w:space="0" w:color="auto"/>
          </w:divBdr>
        </w:div>
        <w:div w:id="1930774615">
          <w:marLeft w:val="480"/>
          <w:marRight w:val="0"/>
          <w:marTop w:val="0"/>
          <w:marBottom w:val="0"/>
          <w:divBdr>
            <w:top w:val="none" w:sz="0" w:space="0" w:color="auto"/>
            <w:left w:val="none" w:sz="0" w:space="0" w:color="auto"/>
            <w:bottom w:val="none" w:sz="0" w:space="0" w:color="auto"/>
            <w:right w:val="none" w:sz="0" w:space="0" w:color="auto"/>
          </w:divBdr>
        </w:div>
        <w:div w:id="1441803905">
          <w:marLeft w:val="480"/>
          <w:marRight w:val="0"/>
          <w:marTop w:val="0"/>
          <w:marBottom w:val="0"/>
          <w:divBdr>
            <w:top w:val="none" w:sz="0" w:space="0" w:color="auto"/>
            <w:left w:val="none" w:sz="0" w:space="0" w:color="auto"/>
            <w:bottom w:val="none" w:sz="0" w:space="0" w:color="auto"/>
            <w:right w:val="none" w:sz="0" w:space="0" w:color="auto"/>
          </w:divBdr>
        </w:div>
        <w:div w:id="785083950">
          <w:marLeft w:val="480"/>
          <w:marRight w:val="0"/>
          <w:marTop w:val="0"/>
          <w:marBottom w:val="0"/>
          <w:divBdr>
            <w:top w:val="none" w:sz="0" w:space="0" w:color="auto"/>
            <w:left w:val="none" w:sz="0" w:space="0" w:color="auto"/>
            <w:bottom w:val="none" w:sz="0" w:space="0" w:color="auto"/>
            <w:right w:val="none" w:sz="0" w:space="0" w:color="auto"/>
          </w:divBdr>
        </w:div>
        <w:div w:id="2106731570">
          <w:marLeft w:val="480"/>
          <w:marRight w:val="0"/>
          <w:marTop w:val="0"/>
          <w:marBottom w:val="0"/>
          <w:divBdr>
            <w:top w:val="none" w:sz="0" w:space="0" w:color="auto"/>
            <w:left w:val="none" w:sz="0" w:space="0" w:color="auto"/>
            <w:bottom w:val="none" w:sz="0" w:space="0" w:color="auto"/>
            <w:right w:val="none" w:sz="0" w:space="0" w:color="auto"/>
          </w:divBdr>
        </w:div>
        <w:div w:id="291178407">
          <w:marLeft w:val="480"/>
          <w:marRight w:val="0"/>
          <w:marTop w:val="0"/>
          <w:marBottom w:val="0"/>
          <w:divBdr>
            <w:top w:val="none" w:sz="0" w:space="0" w:color="auto"/>
            <w:left w:val="none" w:sz="0" w:space="0" w:color="auto"/>
            <w:bottom w:val="none" w:sz="0" w:space="0" w:color="auto"/>
            <w:right w:val="none" w:sz="0" w:space="0" w:color="auto"/>
          </w:divBdr>
        </w:div>
        <w:div w:id="339771275">
          <w:marLeft w:val="480"/>
          <w:marRight w:val="0"/>
          <w:marTop w:val="0"/>
          <w:marBottom w:val="0"/>
          <w:divBdr>
            <w:top w:val="none" w:sz="0" w:space="0" w:color="auto"/>
            <w:left w:val="none" w:sz="0" w:space="0" w:color="auto"/>
            <w:bottom w:val="none" w:sz="0" w:space="0" w:color="auto"/>
            <w:right w:val="none" w:sz="0" w:space="0" w:color="auto"/>
          </w:divBdr>
        </w:div>
        <w:div w:id="524633800">
          <w:marLeft w:val="480"/>
          <w:marRight w:val="0"/>
          <w:marTop w:val="0"/>
          <w:marBottom w:val="0"/>
          <w:divBdr>
            <w:top w:val="none" w:sz="0" w:space="0" w:color="auto"/>
            <w:left w:val="none" w:sz="0" w:space="0" w:color="auto"/>
            <w:bottom w:val="none" w:sz="0" w:space="0" w:color="auto"/>
            <w:right w:val="none" w:sz="0" w:space="0" w:color="auto"/>
          </w:divBdr>
        </w:div>
        <w:div w:id="351493705">
          <w:marLeft w:val="480"/>
          <w:marRight w:val="0"/>
          <w:marTop w:val="0"/>
          <w:marBottom w:val="0"/>
          <w:divBdr>
            <w:top w:val="none" w:sz="0" w:space="0" w:color="auto"/>
            <w:left w:val="none" w:sz="0" w:space="0" w:color="auto"/>
            <w:bottom w:val="none" w:sz="0" w:space="0" w:color="auto"/>
            <w:right w:val="none" w:sz="0" w:space="0" w:color="auto"/>
          </w:divBdr>
        </w:div>
        <w:div w:id="697850550">
          <w:marLeft w:val="480"/>
          <w:marRight w:val="0"/>
          <w:marTop w:val="0"/>
          <w:marBottom w:val="0"/>
          <w:divBdr>
            <w:top w:val="none" w:sz="0" w:space="0" w:color="auto"/>
            <w:left w:val="none" w:sz="0" w:space="0" w:color="auto"/>
            <w:bottom w:val="none" w:sz="0" w:space="0" w:color="auto"/>
            <w:right w:val="none" w:sz="0" w:space="0" w:color="auto"/>
          </w:divBdr>
        </w:div>
        <w:div w:id="543952942">
          <w:marLeft w:val="480"/>
          <w:marRight w:val="0"/>
          <w:marTop w:val="0"/>
          <w:marBottom w:val="0"/>
          <w:divBdr>
            <w:top w:val="none" w:sz="0" w:space="0" w:color="auto"/>
            <w:left w:val="none" w:sz="0" w:space="0" w:color="auto"/>
            <w:bottom w:val="none" w:sz="0" w:space="0" w:color="auto"/>
            <w:right w:val="none" w:sz="0" w:space="0" w:color="auto"/>
          </w:divBdr>
        </w:div>
        <w:div w:id="1004087035">
          <w:marLeft w:val="480"/>
          <w:marRight w:val="0"/>
          <w:marTop w:val="0"/>
          <w:marBottom w:val="0"/>
          <w:divBdr>
            <w:top w:val="none" w:sz="0" w:space="0" w:color="auto"/>
            <w:left w:val="none" w:sz="0" w:space="0" w:color="auto"/>
            <w:bottom w:val="none" w:sz="0" w:space="0" w:color="auto"/>
            <w:right w:val="none" w:sz="0" w:space="0" w:color="auto"/>
          </w:divBdr>
        </w:div>
        <w:div w:id="283385409">
          <w:marLeft w:val="480"/>
          <w:marRight w:val="0"/>
          <w:marTop w:val="0"/>
          <w:marBottom w:val="0"/>
          <w:divBdr>
            <w:top w:val="none" w:sz="0" w:space="0" w:color="auto"/>
            <w:left w:val="none" w:sz="0" w:space="0" w:color="auto"/>
            <w:bottom w:val="none" w:sz="0" w:space="0" w:color="auto"/>
            <w:right w:val="none" w:sz="0" w:space="0" w:color="auto"/>
          </w:divBdr>
        </w:div>
        <w:div w:id="1112944261">
          <w:marLeft w:val="480"/>
          <w:marRight w:val="0"/>
          <w:marTop w:val="0"/>
          <w:marBottom w:val="0"/>
          <w:divBdr>
            <w:top w:val="none" w:sz="0" w:space="0" w:color="auto"/>
            <w:left w:val="none" w:sz="0" w:space="0" w:color="auto"/>
            <w:bottom w:val="none" w:sz="0" w:space="0" w:color="auto"/>
            <w:right w:val="none" w:sz="0" w:space="0" w:color="auto"/>
          </w:divBdr>
        </w:div>
        <w:div w:id="974677434">
          <w:marLeft w:val="480"/>
          <w:marRight w:val="0"/>
          <w:marTop w:val="0"/>
          <w:marBottom w:val="0"/>
          <w:divBdr>
            <w:top w:val="none" w:sz="0" w:space="0" w:color="auto"/>
            <w:left w:val="none" w:sz="0" w:space="0" w:color="auto"/>
            <w:bottom w:val="none" w:sz="0" w:space="0" w:color="auto"/>
            <w:right w:val="none" w:sz="0" w:space="0" w:color="auto"/>
          </w:divBdr>
        </w:div>
        <w:div w:id="824321703">
          <w:marLeft w:val="480"/>
          <w:marRight w:val="0"/>
          <w:marTop w:val="0"/>
          <w:marBottom w:val="0"/>
          <w:divBdr>
            <w:top w:val="none" w:sz="0" w:space="0" w:color="auto"/>
            <w:left w:val="none" w:sz="0" w:space="0" w:color="auto"/>
            <w:bottom w:val="none" w:sz="0" w:space="0" w:color="auto"/>
            <w:right w:val="none" w:sz="0" w:space="0" w:color="auto"/>
          </w:divBdr>
        </w:div>
        <w:div w:id="1962835088">
          <w:marLeft w:val="480"/>
          <w:marRight w:val="0"/>
          <w:marTop w:val="0"/>
          <w:marBottom w:val="0"/>
          <w:divBdr>
            <w:top w:val="none" w:sz="0" w:space="0" w:color="auto"/>
            <w:left w:val="none" w:sz="0" w:space="0" w:color="auto"/>
            <w:bottom w:val="none" w:sz="0" w:space="0" w:color="auto"/>
            <w:right w:val="none" w:sz="0" w:space="0" w:color="auto"/>
          </w:divBdr>
        </w:div>
        <w:div w:id="1548638494">
          <w:marLeft w:val="480"/>
          <w:marRight w:val="0"/>
          <w:marTop w:val="0"/>
          <w:marBottom w:val="0"/>
          <w:divBdr>
            <w:top w:val="none" w:sz="0" w:space="0" w:color="auto"/>
            <w:left w:val="none" w:sz="0" w:space="0" w:color="auto"/>
            <w:bottom w:val="none" w:sz="0" w:space="0" w:color="auto"/>
            <w:right w:val="none" w:sz="0" w:space="0" w:color="auto"/>
          </w:divBdr>
        </w:div>
        <w:div w:id="1717896796">
          <w:marLeft w:val="480"/>
          <w:marRight w:val="0"/>
          <w:marTop w:val="0"/>
          <w:marBottom w:val="0"/>
          <w:divBdr>
            <w:top w:val="none" w:sz="0" w:space="0" w:color="auto"/>
            <w:left w:val="none" w:sz="0" w:space="0" w:color="auto"/>
            <w:bottom w:val="none" w:sz="0" w:space="0" w:color="auto"/>
            <w:right w:val="none" w:sz="0" w:space="0" w:color="auto"/>
          </w:divBdr>
        </w:div>
        <w:div w:id="329450342">
          <w:marLeft w:val="480"/>
          <w:marRight w:val="0"/>
          <w:marTop w:val="0"/>
          <w:marBottom w:val="0"/>
          <w:divBdr>
            <w:top w:val="none" w:sz="0" w:space="0" w:color="auto"/>
            <w:left w:val="none" w:sz="0" w:space="0" w:color="auto"/>
            <w:bottom w:val="none" w:sz="0" w:space="0" w:color="auto"/>
            <w:right w:val="none" w:sz="0" w:space="0" w:color="auto"/>
          </w:divBdr>
        </w:div>
        <w:div w:id="1573347981">
          <w:marLeft w:val="480"/>
          <w:marRight w:val="0"/>
          <w:marTop w:val="0"/>
          <w:marBottom w:val="0"/>
          <w:divBdr>
            <w:top w:val="none" w:sz="0" w:space="0" w:color="auto"/>
            <w:left w:val="none" w:sz="0" w:space="0" w:color="auto"/>
            <w:bottom w:val="none" w:sz="0" w:space="0" w:color="auto"/>
            <w:right w:val="none" w:sz="0" w:space="0" w:color="auto"/>
          </w:divBdr>
        </w:div>
        <w:div w:id="1461416265">
          <w:marLeft w:val="480"/>
          <w:marRight w:val="0"/>
          <w:marTop w:val="0"/>
          <w:marBottom w:val="0"/>
          <w:divBdr>
            <w:top w:val="none" w:sz="0" w:space="0" w:color="auto"/>
            <w:left w:val="none" w:sz="0" w:space="0" w:color="auto"/>
            <w:bottom w:val="none" w:sz="0" w:space="0" w:color="auto"/>
            <w:right w:val="none" w:sz="0" w:space="0" w:color="auto"/>
          </w:divBdr>
        </w:div>
        <w:div w:id="551961360">
          <w:marLeft w:val="480"/>
          <w:marRight w:val="0"/>
          <w:marTop w:val="0"/>
          <w:marBottom w:val="0"/>
          <w:divBdr>
            <w:top w:val="none" w:sz="0" w:space="0" w:color="auto"/>
            <w:left w:val="none" w:sz="0" w:space="0" w:color="auto"/>
            <w:bottom w:val="none" w:sz="0" w:space="0" w:color="auto"/>
            <w:right w:val="none" w:sz="0" w:space="0" w:color="auto"/>
          </w:divBdr>
        </w:div>
        <w:div w:id="1587307158">
          <w:marLeft w:val="480"/>
          <w:marRight w:val="0"/>
          <w:marTop w:val="0"/>
          <w:marBottom w:val="0"/>
          <w:divBdr>
            <w:top w:val="none" w:sz="0" w:space="0" w:color="auto"/>
            <w:left w:val="none" w:sz="0" w:space="0" w:color="auto"/>
            <w:bottom w:val="none" w:sz="0" w:space="0" w:color="auto"/>
            <w:right w:val="none" w:sz="0" w:space="0" w:color="auto"/>
          </w:divBdr>
        </w:div>
        <w:div w:id="1135877490">
          <w:marLeft w:val="480"/>
          <w:marRight w:val="0"/>
          <w:marTop w:val="0"/>
          <w:marBottom w:val="0"/>
          <w:divBdr>
            <w:top w:val="none" w:sz="0" w:space="0" w:color="auto"/>
            <w:left w:val="none" w:sz="0" w:space="0" w:color="auto"/>
            <w:bottom w:val="none" w:sz="0" w:space="0" w:color="auto"/>
            <w:right w:val="none" w:sz="0" w:space="0" w:color="auto"/>
          </w:divBdr>
        </w:div>
        <w:div w:id="884486885">
          <w:marLeft w:val="480"/>
          <w:marRight w:val="0"/>
          <w:marTop w:val="0"/>
          <w:marBottom w:val="0"/>
          <w:divBdr>
            <w:top w:val="none" w:sz="0" w:space="0" w:color="auto"/>
            <w:left w:val="none" w:sz="0" w:space="0" w:color="auto"/>
            <w:bottom w:val="none" w:sz="0" w:space="0" w:color="auto"/>
            <w:right w:val="none" w:sz="0" w:space="0" w:color="auto"/>
          </w:divBdr>
        </w:div>
        <w:div w:id="590284353">
          <w:marLeft w:val="480"/>
          <w:marRight w:val="0"/>
          <w:marTop w:val="0"/>
          <w:marBottom w:val="0"/>
          <w:divBdr>
            <w:top w:val="none" w:sz="0" w:space="0" w:color="auto"/>
            <w:left w:val="none" w:sz="0" w:space="0" w:color="auto"/>
            <w:bottom w:val="none" w:sz="0" w:space="0" w:color="auto"/>
            <w:right w:val="none" w:sz="0" w:space="0" w:color="auto"/>
          </w:divBdr>
        </w:div>
        <w:div w:id="1882746229">
          <w:marLeft w:val="480"/>
          <w:marRight w:val="0"/>
          <w:marTop w:val="0"/>
          <w:marBottom w:val="0"/>
          <w:divBdr>
            <w:top w:val="none" w:sz="0" w:space="0" w:color="auto"/>
            <w:left w:val="none" w:sz="0" w:space="0" w:color="auto"/>
            <w:bottom w:val="none" w:sz="0" w:space="0" w:color="auto"/>
            <w:right w:val="none" w:sz="0" w:space="0" w:color="auto"/>
          </w:divBdr>
        </w:div>
        <w:div w:id="1025400507">
          <w:marLeft w:val="480"/>
          <w:marRight w:val="0"/>
          <w:marTop w:val="0"/>
          <w:marBottom w:val="0"/>
          <w:divBdr>
            <w:top w:val="none" w:sz="0" w:space="0" w:color="auto"/>
            <w:left w:val="none" w:sz="0" w:space="0" w:color="auto"/>
            <w:bottom w:val="none" w:sz="0" w:space="0" w:color="auto"/>
            <w:right w:val="none" w:sz="0" w:space="0" w:color="auto"/>
          </w:divBdr>
        </w:div>
        <w:div w:id="1235893957">
          <w:marLeft w:val="480"/>
          <w:marRight w:val="0"/>
          <w:marTop w:val="0"/>
          <w:marBottom w:val="0"/>
          <w:divBdr>
            <w:top w:val="none" w:sz="0" w:space="0" w:color="auto"/>
            <w:left w:val="none" w:sz="0" w:space="0" w:color="auto"/>
            <w:bottom w:val="none" w:sz="0" w:space="0" w:color="auto"/>
            <w:right w:val="none" w:sz="0" w:space="0" w:color="auto"/>
          </w:divBdr>
        </w:div>
        <w:div w:id="835850227">
          <w:marLeft w:val="480"/>
          <w:marRight w:val="0"/>
          <w:marTop w:val="0"/>
          <w:marBottom w:val="0"/>
          <w:divBdr>
            <w:top w:val="none" w:sz="0" w:space="0" w:color="auto"/>
            <w:left w:val="none" w:sz="0" w:space="0" w:color="auto"/>
            <w:bottom w:val="none" w:sz="0" w:space="0" w:color="auto"/>
            <w:right w:val="none" w:sz="0" w:space="0" w:color="auto"/>
          </w:divBdr>
        </w:div>
        <w:div w:id="1659190221">
          <w:marLeft w:val="480"/>
          <w:marRight w:val="0"/>
          <w:marTop w:val="0"/>
          <w:marBottom w:val="0"/>
          <w:divBdr>
            <w:top w:val="none" w:sz="0" w:space="0" w:color="auto"/>
            <w:left w:val="none" w:sz="0" w:space="0" w:color="auto"/>
            <w:bottom w:val="none" w:sz="0" w:space="0" w:color="auto"/>
            <w:right w:val="none" w:sz="0" w:space="0" w:color="auto"/>
          </w:divBdr>
        </w:div>
        <w:div w:id="867990196">
          <w:marLeft w:val="480"/>
          <w:marRight w:val="0"/>
          <w:marTop w:val="0"/>
          <w:marBottom w:val="0"/>
          <w:divBdr>
            <w:top w:val="none" w:sz="0" w:space="0" w:color="auto"/>
            <w:left w:val="none" w:sz="0" w:space="0" w:color="auto"/>
            <w:bottom w:val="none" w:sz="0" w:space="0" w:color="auto"/>
            <w:right w:val="none" w:sz="0" w:space="0" w:color="auto"/>
          </w:divBdr>
        </w:div>
        <w:div w:id="125004170">
          <w:marLeft w:val="480"/>
          <w:marRight w:val="0"/>
          <w:marTop w:val="0"/>
          <w:marBottom w:val="0"/>
          <w:divBdr>
            <w:top w:val="none" w:sz="0" w:space="0" w:color="auto"/>
            <w:left w:val="none" w:sz="0" w:space="0" w:color="auto"/>
            <w:bottom w:val="none" w:sz="0" w:space="0" w:color="auto"/>
            <w:right w:val="none" w:sz="0" w:space="0" w:color="auto"/>
          </w:divBdr>
        </w:div>
        <w:div w:id="1836023284">
          <w:marLeft w:val="480"/>
          <w:marRight w:val="0"/>
          <w:marTop w:val="0"/>
          <w:marBottom w:val="0"/>
          <w:divBdr>
            <w:top w:val="none" w:sz="0" w:space="0" w:color="auto"/>
            <w:left w:val="none" w:sz="0" w:space="0" w:color="auto"/>
            <w:bottom w:val="none" w:sz="0" w:space="0" w:color="auto"/>
            <w:right w:val="none" w:sz="0" w:space="0" w:color="auto"/>
          </w:divBdr>
        </w:div>
        <w:div w:id="571308567">
          <w:marLeft w:val="480"/>
          <w:marRight w:val="0"/>
          <w:marTop w:val="0"/>
          <w:marBottom w:val="0"/>
          <w:divBdr>
            <w:top w:val="none" w:sz="0" w:space="0" w:color="auto"/>
            <w:left w:val="none" w:sz="0" w:space="0" w:color="auto"/>
            <w:bottom w:val="none" w:sz="0" w:space="0" w:color="auto"/>
            <w:right w:val="none" w:sz="0" w:space="0" w:color="auto"/>
          </w:divBdr>
        </w:div>
        <w:div w:id="2009287502">
          <w:marLeft w:val="480"/>
          <w:marRight w:val="0"/>
          <w:marTop w:val="0"/>
          <w:marBottom w:val="0"/>
          <w:divBdr>
            <w:top w:val="none" w:sz="0" w:space="0" w:color="auto"/>
            <w:left w:val="none" w:sz="0" w:space="0" w:color="auto"/>
            <w:bottom w:val="none" w:sz="0" w:space="0" w:color="auto"/>
            <w:right w:val="none" w:sz="0" w:space="0" w:color="auto"/>
          </w:divBdr>
        </w:div>
        <w:div w:id="295843567">
          <w:marLeft w:val="480"/>
          <w:marRight w:val="0"/>
          <w:marTop w:val="0"/>
          <w:marBottom w:val="0"/>
          <w:divBdr>
            <w:top w:val="none" w:sz="0" w:space="0" w:color="auto"/>
            <w:left w:val="none" w:sz="0" w:space="0" w:color="auto"/>
            <w:bottom w:val="none" w:sz="0" w:space="0" w:color="auto"/>
            <w:right w:val="none" w:sz="0" w:space="0" w:color="auto"/>
          </w:divBdr>
        </w:div>
        <w:div w:id="2049601465">
          <w:marLeft w:val="480"/>
          <w:marRight w:val="0"/>
          <w:marTop w:val="0"/>
          <w:marBottom w:val="0"/>
          <w:divBdr>
            <w:top w:val="none" w:sz="0" w:space="0" w:color="auto"/>
            <w:left w:val="none" w:sz="0" w:space="0" w:color="auto"/>
            <w:bottom w:val="none" w:sz="0" w:space="0" w:color="auto"/>
            <w:right w:val="none" w:sz="0" w:space="0" w:color="auto"/>
          </w:divBdr>
        </w:div>
        <w:div w:id="866409087">
          <w:marLeft w:val="480"/>
          <w:marRight w:val="0"/>
          <w:marTop w:val="0"/>
          <w:marBottom w:val="0"/>
          <w:divBdr>
            <w:top w:val="none" w:sz="0" w:space="0" w:color="auto"/>
            <w:left w:val="none" w:sz="0" w:space="0" w:color="auto"/>
            <w:bottom w:val="none" w:sz="0" w:space="0" w:color="auto"/>
            <w:right w:val="none" w:sz="0" w:space="0" w:color="auto"/>
          </w:divBdr>
        </w:div>
        <w:div w:id="1782647171">
          <w:marLeft w:val="480"/>
          <w:marRight w:val="0"/>
          <w:marTop w:val="0"/>
          <w:marBottom w:val="0"/>
          <w:divBdr>
            <w:top w:val="none" w:sz="0" w:space="0" w:color="auto"/>
            <w:left w:val="none" w:sz="0" w:space="0" w:color="auto"/>
            <w:bottom w:val="none" w:sz="0" w:space="0" w:color="auto"/>
            <w:right w:val="none" w:sz="0" w:space="0" w:color="auto"/>
          </w:divBdr>
        </w:div>
        <w:div w:id="1748572586">
          <w:marLeft w:val="480"/>
          <w:marRight w:val="0"/>
          <w:marTop w:val="0"/>
          <w:marBottom w:val="0"/>
          <w:divBdr>
            <w:top w:val="none" w:sz="0" w:space="0" w:color="auto"/>
            <w:left w:val="none" w:sz="0" w:space="0" w:color="auto"/>
            <w:bottom w:val="none" w:sz="0" w:space="0" w:color="auto"/>
            <w:right w:val="none" w:sz="0" w:space="0" w:color="auto"/>
          </w:divBdr>
        </w:div>
        <w:div w:id="420807390">
          <w:marLeft w:val="480"/>
          <w:marRight w:val="0"/>
          <w:marTop w:val="0"/>
          <w:marBottom w:val="0"/>
          <w:divBdr>
            <w:top w:val="none" w:sz="0" w:space="0" w:color="auto"/>
            <w:left w:val="none" w:sz="0" w:space="0" w:color="auto"/>
            <w:bottom w:val="none" w:sz="0" w:space="0" w:color="auto"/>
            <w:right w:val="none" w:sz="0" w:space="0" w:color="auto"/>
          </w:divBdr>
        </w:div>
        <w:div w:id="377625515">
          <w:marLeft w:val="480"/>
          <w:marRight w:val="0"/>
          <w:marTop w:val="0"/>
          <w:marBottom w:val="0"/>
          <w:divBdr>
            <w:top w:val="none" w:sz="0" w:space="0" w:color="auto"/>
            <w:left w:val="none" w:sz="0" w:space="0" w:color="auto"/>
            <w:bottom w:val="none" w:sz="0" w:space="0" w:color="auto"/>
            <w:right w:val="none" w:sz="0" w:space="0" w:color="auto"/>
          </w:divBdr>
        </w:div>
        <w:div w:id="37753277">
          <w:marLeft w:val="480"/>
          <w:marRight w:val="0"/>
          <w:marTop w:val="0"/>
          <w:marBottom w:val="0"/>
          <w:divBdr>
            <w:top w:val="none" w:sz="0" w:space="0" w:color="auto"/>
            <w:left w:val="none" w:sz="0" w:space="0" w:color="auto"/>
            <w:bottom w:val="none" w:sz="0" w:space="0" w:color="auto"/>
            <w:right w:val="none" w:sz="0" w:space="0" w:color="auto"/>
          </w:divBdr>
        </w:div>
        <w:div w:id="446201011">
          <w:marLeft w:val="480"/>
          <w:marRight w:val="0"/>
          <w:marTop w:val="0"/>
          <w:marBottom w:val="0"/>
          <w:divBdr>
            <w:top w:val="none" w:sz="0" w:space="0" w:color="auto"/>
            <w:left w:val="none" w:sz="0" w:space="0" w:color="auto"/>
            <w:bottom w:val="none" w:sz="0" w:space="0" w:color="auto"/>
            <w:right w:val="none" w:sz="0" w:space="0" w:color="auto"/>
          </w:divBdr>
        </w:div>
        <w:div w:id="5979960">
          <w:marLeft w:val="480"/>
          <w:marRight w:val="0"/>
          <w:marTop w:val="0"/>
          <w:marBottom w:val="0"/>
          <w:divBdr>
            <w:top w:val="none" w:sz="0" w:space="0" w:color="auto"/>
            <w:left w:val="none" w:sz="0" w:space="0" w:color="auto"/>
            <w:bottom w:val="none" w:sz="0" w:space="0" w:color="auto"/>
            <w:right w:val="none" w:sz="0" w:space="0" w:color="auto"/>
          </w:divBdr>
        </w:div>
        <w:div w:id="1820268491">
          <w:marLeft w:val="480"/>
          <w:marRight w:val="0"/>
          <w:marTop w:val="0"/>
          <w:marBottom w:val="0"/>
          <w:divBdr>
            <w:top w:val="none" w:sz="0" w:space="0" w:color="auto"/>
            <w:left w:val="none" w:sz="0" w:space="0" w:color="auto"/>
            <w:bottom w:val="none" w:sz="0" w:space="0" w:color="auto"/>
            <w:right w:val="none" w:sz="0" w:space="0" w:color="auto"/>
          </w:divBdr>
        </w:div>
        <w:div w:id="1527131586">
          <w:marLeft w:val="480"/>
          <w:marRight w:val="0"/>
          <w:marTop w:val="0"/>
          <w:marBottom w:val="0"/>
          <w:divBdr>
            <w:top w:val="none" w:sz="0" w:space="0" w:color="auto"/>
            <w:left w:val="none" w:sz="0" w:space="0" w:color="auto"/>
            <w:bottom w:val="none" w:sz="0" w:space="0" w:color="auto"/>
            <w:right w:val="none" w:sz="0" w:space="0" w:color="auto"/>
          </w:divBdr>
        </w:div>
        <w:div w:id="51776319">
          <w:marLeft w:val="480"/>
          <w:marRight w:val="0"/>
          <w:marTop w:val="0"/>
          <w:marBottom w:val="0"/>
          <w:divBdr>
            <w:top w:val="none" w:sz="0" w:space="0" w:color="auto"/>
            <w:left w:val="none" w:sz="0" w:space="0" w:color="auto"/>
            <w:bottom w:val="none" w:sz="0" w:space="0" w:color="auto"/>
            <w:right w:val="none" w:sz="0" w:space="0" w:color="auto"/>
          </w:divBdr>
        </w:div>
        <w:div w:id="1765107371">
          <w:marLeft w:val="480"/>
          <w:marRight w:val="0"/>
          <w:marTop w:val="0"/>
          <w:marBottom w:val="0"/>
          <w:divBdr>
            <w:top w:val="none" w:sz="0" w:space="0" w:color="auto"/>
            <w:left w:val="none" w:sz="0" w:space="0" w:color="auto"/>
            <w:bottom w:val="none" w:sz="0" w:space="0" w:color="auto"/>
            <w:right w:val="none" w:sz="0" w:space="0" w:color="auto"/>
          </w:divBdr>
        </w:div>
        <w:div w:id="1563131199">
          <w:marLeft w:val="480"/>
          <w:marRight w:val="0"/>
          <w:marTop w:val="0"/>
          <w:marBottom w:val="0"/>
          <w:divBdr>
            <w:top w:val="none" w:sz="0" w:space="0" w:color="auto"/>
            <w:left w:val="none" w:sz="0" w:space="0" w:color="auto"/>
            <w:bottom w:val="none" w:sz="0" w:space="0" w:color="auto"/>
            <w:right w:val="none" w:sz="0" w:space="0" w:color="auto"/>
          </w:divBdr>
        </w:div>
      </w:divsChild>
    </w:div>
    <w:div w:id="2025980503">
      <w:bodyDiv w:val="1"/>
      <w:marLeft w:val="0"/>
      <w:marRight w:val="0"/>
      <w:marTop w:val="0"/>
      <w:marBottom w:val="0"/>
      <w:divBdr>
        <w:top w:val="none" w:sz="0" w:space="0" w:color="auto"/>
        <w:left w:val="none" w:sz="0" w:space="0" w:color="auto"/>
        <w:bottom w:val="none" w:sz="0" w:space="0" w:color="auto"/>
        <w:right w:val="none" w:sz="0" w:space="0" w:color="auto"/>
      </w:divBdr>
      <w:divsChild>
        <w:div w:id="12803559">
          <w:marLeft w:val="480"/>
          <w:marRight w:val="0"/>
          <w:marTop w:val="0"/>
          <w:marBottom w:val="0"/>
          <w:divBdr>
            <w:top w:val="none" w:sz="0" w:space="0" w:color="auto"/>
            <w:left w:val="none" w:sz="0" w:space="0" w:color="auto"/>
            <w:bottom w:val="none" w:sz="0" w:space="0" w:color="auto"/>
            <w:right w:val="none" w:sz="0" w:space="0" w:color="auto"/>
          </w:divBdr>
        </w:div>
        <w:div w:id="70123866">
          <w:marLeft w:val="480"/>
          <w:marRight w:val="0"/>
          <w:marTop w:val="0"/>
          <w:marBottom w:val="0"/>
          <w:divBdr>
            <w:top w:val="none" w:sz="0" w:space="0" w:color="auto"/>
            <w:left w:val="none" w:sz="0" w:space="0" w:color="auto"/>
            <w:bottom w:val="none" w:sz="0" w:space="0" w:color="auto"/>
            <w:right w:val="none" w:sz="0" w:space="0" w:color="auto"/>
          </w:divBdr>
        </w:div>
        <w:div w:id="127674631">
          <w:marLeft w:val="480"/>
          <w:marRight w:val="0"/>
          <w:marTop w:val="0"/>
          <w:marBottom w:val="0"/>
          <w:divBdr>
            <w:top w:val="none" w:sz="0" w:space="0" w:color="auto"/>
            <w:left w:val="none" w:sz="0" w:space="0" w:color="auto"/>
            <w:bottom w:val="none" w:sz="0" w:space="0" w:color="auto"/>
            <w:right w:val="none" w:sz="0" w:space="0" w:color="auto"/>
          </w:divBdr>
        </w:div>
        <w:div w:id="142819089">
          <w:marLeft w:val="480"/>
          <w:marRight w:val="0"/>
          <w:marTop w:val="0"/>
          <w:marBottom w:val="0"/>
          <w:divBdr>
            <w:top w:val="none" w:sz="0" w:space="0" w:color="auto"/>
            <w:left w:val="none" w:sz="0" w:space="0" w:color="auto"/>
            <w:bottom w:val="none" w:sz="0" w:space="0" w:color="auto"/>
            <w:right w:val="none" w:sz="0" w:space="0" w:color="auto"/>
          </w:divBdr>
        </w:div>
        <w:div w:id="148980759">
          <w:marLeft w:val="480"/>
          <w:marRight w:val="0"/>
          <w:marTop w:val="0"/>
          <w:marBottom w:val="0"/>
          <w:divBdr>
            <w:top w:val="none" w:sz="0" w:space="0" w:color="auto"/>
            <w:left w:val="none" w:sz="0" w:space="0" w:color="auto"/>
            <w:bottom w:val="none" w:sz="0" w:space="0" w:color="auto"/>
            <w:right w:val="none" w:sz="0" w:space="0" w:color="auto"/>
          </w:divBdr>
        </w:div>
        <w:div w:id="149291942">
          <w:marLeft w:val="480"/>
          <w:marRight w:val="0"/>
          <w:marTop w:val="0"/>
          <w:marBottom w:val="0"/>
          <w:divBdr>
            <w:top w:val="none" w:sz="0" w:space="0" w:color="auto"/>
            <w:left w:val="none" w:sz="0" w:space="0" w:color="auto"/>
            <w:bottom w:val="none" w:sz="0" w:space="0" w:color="auto"/>
            <w:right w:val="none" w:sz="0" w:space="0" w:color="auto"/>
          </w:divBdr>
        </w:div>
        <w:div w:id="168302791">
          <w:marLeft w:val="480"/>
          <w:marRight w:val="0"/>
          <w:marTop w:val="0"/>
          <w:marBottom w:val="0"/>
          <w:divBdr>
            <w:top w:val="none" w:sz="0" w:space="0" w:color="auto"/>
            <w:left w:val="none" w:sz="0" w:space="0" w:color="auto"/>
            <w:bottom w:val="none" w:sz="0" w:space="0" w:color="auto"/>
            <w:right w:val="none" w:sz="0" w:space="0" w:color="auto"/>
          </w:divBdr>
        </w:div>
        <w:div w:id="263616566">
          <w:marLeft w:val="480"/>
          <w:marRight w:val="0"/>
          <w:marTop w:val="0"/>
          <w:marBottom w:val="0"/>
          <w:divBdr>
            <w:top w:val="none" w:sz="0" w:space="0" w:color="auto"/>
            <w:left w:val="none" w:sz="0" w:space="0" w:color="auto"/>
            <w:bottom w:val="none" w:sz="0" w:space="0" w:color="auto"/>
            <w:right w:val="none" w:sz="0" w:space="0" w:color="auto"/>
          </w:divBdr>
        </w:div>
        <w:div w:id="301926161">
          <w:marLeft w:val="480"/>
          <w:marRight w:val="0"/>
          <w:marTop w:val="0"/>
          <w:marBottom w:val="0"/>
          <w:divBdr>
            <w:top w:val="none" w:sz="0" w:space="0" w:color="auto"/>
            <w:left w:val="none" w:sz="0" w:space="0" w:color="auto"/>
            <w:bottom w:val="none" w:sz="0" w:space="0" w:color="auto"/>
            <w:right w:val="none" w:sz="0" w:space="0" w:color="auto"/>
          </w:divBdr>
        </w:div>
        <w:div w:id="407076803">
          <w:marLeft w:val="480"/>
          <w:marRight w:val="0"/>
          <w:marTop w:val="0"/>
          <w:marBottom w:val="0"/>
          <w:divBdr>
            <w:top w:val="none" w:sz="0" w:space="0" w:color="auto"/>
            <w:left w:val="none" w:sz="0" w:space="0" w:color="auto"/>
            <w:bottom w:val="none" w:sz="0" w:space="0" w:color="auto"/>
            <w:right w:val="none" w:sz="0" w:space="0" w:color="auto"/>
          </w:divBdr>
        </w:div>
        <w:div w:id="418987017">
          <w:marLeft w:val="480"/>
          <w:marRight w:val="0"/>
          <w:marTop w:val="0"/>
          <w:marBottom w:val="0"/>
          <w:divBdr>
            <w:top w:val="none" w:sz="0" w:space="0" w:color="auto"/>
            <w:left w:val="none" w:sz="0" w:space="0" w:color="auto"/>
            <w:bottom w:val="none" w:sz="0" w:space="0" w:color="auto"/>
            <w:right w:val="none" w:sz="0" w:space="0" w:color="auto"/>
          </w:divBdr>
        </w:div>
        <w:div w:id="494612481">
          <w:marLeft w:val="480"/>
          <w:marRight w:val="0"/>
          <w:marTop w:val="0"/>
          <w:marBottom w:val="0"/>
          <w:divBdr>
            <w:top w:val="none" w:sz="0" w:space="0" w:color="auto"/>
            <w:left w:val="none" w:sz="0" w:space="0" w:color="auto"/>
            <w:bottom w:val="none" w:sz="0" w:space="0" w:color="auto"/>
            <w:right w:val="none" w:sz="0" w:space="0" w:color="auto"/>
          </w:divBdr>
        </w:div>
        <w:div w:id="502429275">
          <w:marLeft w:val="480"/>
          <w:marRight w:val="0"/>
          <w:marTop w:val="0"/>
          <w:marBottom w:val="0"/>
          <w:divBdr>
            <w:top w:val="none" w:sz="0" w:space="0" w:color="auto"/>
            <w:left w:val="none" w:sz="0" w:space="0" w:color="auto"/>
            <w:bottom w:val="none" w:sz="0" w:space="0" w:color="auto"/>
            <w:right w:val="none" w:sz="0" w:space="0" w:color="auto"/>
          </w:divBdr>
        </w:div>
        <w:div w:id="548224884">
          <w:marLeft w:val="480"/>
          <w:marRight w:val="0"/>
          <w:marTop w:val="0"/>
          <w:marBottom w:val="0"/>
          <w:divBdr>
            <w:top w:val="none" w:sz="0" w:space="0" w:color="auto"/>
            <w:left w:val="none" w:sz="0" w:space="0" w:color="auto"/>
            <w:bottom w:val="none" w:sz="0" w:space="0" w:color="auto"/>
            <w:right w:val="none" w:sz="0" w:space="0" w:color="auto"/>
          </w:divBdr>
        </w:div>
        <w:div w:id="579413021">
          <w:marLeft w:val="480"/>
          <w:marRight w:val="0"/>
          <w:marTop w:val="0"/>
          <w:marBottom w:val="0"/>
          <w:divBdr>
            <w:top w:val="none" w:sz="0" w:space="0" w:color="auto"/>
            <w:left w:val="none" w:sz="0" w:space="0" w:color="auto"/>
            <w:bottom w:val="none" w:sz="0" w:space="0" w:color="auto"/>
            <w:right w:val="none" w:sz="0" w:space="0" w:color="auto"/>
          </w:divBdr>
        </w:div>
        <w:div w:id="704453829">
          <w:marLeft w:val="480"/>
          <w:marRight w:val="0"/>
          <w:marTop w:val="0"/>
          <w:marBottom w:val="0"/>
          <w:divBdr>
            <w:top w:val="none" w:sz="0" w:space="0" w:color="auto"/>
            <w:left w:val="none" w:sz="0" w:space="0" w:color="auto"/>
            <w:bottom w:val="none" w:sz="0" w:space="0" w:color="auto"/>
            <w:right w:val="none" w:sz="0" w:space="0" w:color="auto"/>
          </w:divBdr>
        </w:div>
        <w:div w:id="734281503">
          <w:marLeft w:val="480"/>
          <w:marRight w:val="0"/>
          <w:marTop w:val="0"/>
          <w:marBottom w:val="0"/>
          <w:divBdr>
            <w:top w:val="none" w:sz="0" w:space="0" w:color="auto"/>
            <w:left w:val="none" w:sz="0" w:space="0" w:color="auto"/>
            <w:bottom w:val="none" w:sz="0" w:space="0" w:color="auto"/>
            <w:right w:val="none" w:sz="0" w:space="0" w:color="auto"/>
          </w:divBdr>
        </w:div>
        <w:div w:id="782959325">
          <w:marLeft w:val="480"/>
          <w:marRight w:val="0"/>
          <w:marTop w:val="0"/>
          <w:marBottom w:val="0"/>
          <w:divBdr>
            <w:top w:val="none" w:sz="0" w:space="0" w:color="auto"/>
            <w:left w:val="none" w:sz="0" w:space="0" w:color="auto"/>
            <w:bottom w:val="none" w:sz="0" w:space="0" w:color="auto"/>
            <w:right w:val="none" w:sz="0" w:space="0" w:color="auto"/>
          </w:divBdr>
        </w:div>
        <w:div w:id="794328018">
          <w:marLeft w:val="480"/>
          <w:marRight w:val="0"/>
          <w:marTop w:val="0"/>
          <w:marBottom w:val="0"/>
          <w:divBdr>
            <w:top w:val="none" w:sz="0" w:space="0" w:color="auto"/>
            <w:left w:val="none" w:sz="0" w:space="0" w:color="auto"/>
            <w:bottom w:val="none" w:sz="0" w:space="0" w:color="auto"/>
            <w:right w:val="none" w:sz="0" w:space="0" w:color="auto"/>
          </w:divBdr>
        </w:div>
        <w:div w:id="830219739">
          <w:marLeft w:val="480"/>
          <w:marRight w:val="0"/>
          <w:marTop w:val="0"/>
          <w:marBottom w:val="0"/>
          <w:divBdr>
            <w:top w:val="none" w:sz="0" w:space="0" w:color="auto"/>
            <w:left w:val="none" w:sz="0" w:space="0" w:color="auto"/>
            <w:bottom w:val="none" w:sz="0" w:space="0" w:color="auto"/>
            <w:right w:val="none" w:sz="0" w:space="0" w:color="auto"/>
          </w:divBdr>
        </w:div>
        <w:div w:id="865212626">
          <w:marLeft w:val="480"/>
          <w:marRight w:val="0"/>
          <w:marTop w:val="0"/>
          <w:marBottom w:val="0"/>
          <w:divBdr>
            <w:top w:val="none" w:sz="0" w:space="0" w:color="auto"/>
            <w:left w:val="none" w:sz="0" w:space="0" w:color="auto"/>
            <w:bottom w:val="none" w:sz="0" w:space="0" w:color="auto"/>
            <w:right w:val="none" w:sz="0" w:space="0" w:color="auto"/>
          </w:divBdr>
        </w:div>
        <w:div w:id="877862092">
          <w:marLeft w:val="480"/>
          <w:marRight w:val="0"/>
          <w:marTop w:val="0"/>
          <w:marBottom w:val="0"/>
          <w:divBdr>
            <w:top w:val="none" w:sz="0" w:space="0" w:color="auto"/>
            <w:left w:val="none" w:sz="0" w:space="0" w:color="auto"/>
            <w:bottom w:val="none" w:sz="0" w:space="0" w:color="auto"/>
            <w:right w:val="none" w:sz="0" w:space="0" w:color="auto"/>
          </w:divBdr>
        </w:div>
        <w:div w:id="903299656">
          <w:marLeft w:val="480"/>
          <w:marRight w:val="0"/>
          <w:marTop w:val="0"/>
          <w:marBottom w:val="0"/>
          <w:divBdr>
            <w:top w:val="none" w:sz="0" w:space="0" w:color="auto"/>
            <w:left w:val="none" w:sz="0" w:space="0" w:color="auto"/>
            <w:bottom w:val="none" w:sz="0" w:space="0" w:color="auto"/>
            <w:right w:val="none" w:sz="0" w:space="0" w:color="auto"/>
          </w:divBdr>
        </w:div>
        <w:div w:id="1098215216">
          <w:marLeft w:val="480"/>
          <w:marRight w:val="0"/>
          <w:marTop w:val="0"/>
          <w:marBottom w:val="0"/>
          <w:divBdr>
            <w:top w:val="none" w:sz="0" w:space="0" w:color="auto"/>
            <w:left w:val="none" w:sz="0" w:space="0" w:color="auto"/>
            <w:bottom w:val="none" w:sz="0" w:space="0" w:color="auto"/>
            <w:right w:val="none" w:sz="0" w:space="0" w:color="auto"/>
          </w:divBdr>
        </w:div>
        <w:div w:id="1183936363">
          <w:marLeft w:val="480"/>
          <w:marRight w:val="0"/>
          <w:marTop w:val="0"/>
          <w:marBottom w:val="0"/>
          <w:divBdr>
            <w:top w:val="none" w:sz="0" w:space="0" w:color="auto"/>
            <w:left w:val="none" w:sz="0" w:space="0" w:color="auto"/>
            <w:bottom w:val="none" w:sz="0" w:space="0" w:color="auto"/>
            <w:right w:val="none" w:sz="0" w:space="0" w:color="auto"/>
          </w:divBdr>
        </w:div>
        <w:div w:id="1192039130">
          <w:marLeft w:val="480"/>
          <w:marRight w:val="0"/>
          <w:marTop w:val="0"/>
          <w:marBottom w:val="0"/>
          <w:divBdr>
            <w:top w:val="none" w:sz="0" w:space="0" w:color="auto"/>
            <w:left w:val="none" w:sz="0" w:space="0" w:color="auto"/>
            <w:bottom w:val="none" w:sz="0" w:space="0" w:color="auto"/>
            <w:right w:val="none" w:sz="0" w:space="0" w:color="auto"/>
          </w:divBdr>
        </w:div>
        <w:div w:id="1195188395">
          <w:marLeft w:val="480"/>
          <w:marRight w:val="0"/>
          <w:marTop w:val="0"/>
          <w:marBottom w:val="0"/>
          <w:divBdr>
            <w:top w:val="none" w:sz="0" w:space="0" w:color="auto"/>
            <w:left w:val="none" w:sz="0" w:space="0" w:color="auto"/>
            <w:bottom w:val="none" w:sz="0" w:space="0" w:color="auto"/>
            <w:right w:val="none" w:sz="0" w:space="0" w:color="auto"/>
          </w:divBdr>
        </w:div>
        <w:div w:id="1195725689">
          <w:marLeft w:val="480"/>
          <w:marRight w:val="0"/>
          <w:marTop w:val="0"/>
          <w:marBottom w:val="0"/>
          <w:divBdr>
            <w:top w:val="none" w:sz="0" w:space="0" w:color="auto"/>
            <w:left w:val="none" w:sz="0" w:space="0" w:color="auto"/>
            <w:bottom w:val="none" w:sz="0" w:space="0" w:color="auto"/>
            <w:right w:val="none" w:sz="0" w:space="0" w:color="auto"/>
          </w:divBdr>
        </w:div>
        <w:div w:id="1227759247">
          <w:marLeft w:val="480"/>
          <w:marRight w:val="0"/>
          <w:marTop w:val="0"/>
          <w:marBottom w:val="0"/>
          <w:divBdr>
            <w:top w:val="none" w:sz="0" w:space="0" w:color="auto"/>
            <w:left w:val="none" w:sz="0" w:space="0" w:color="auto"/>
            <w:bottom w:val="none" w:sz="0" w:space="0" w:color="auto"/>
            <w:right w:val="none" w:sz="0" w:space="0" w:color="auto"/>
          </w:divBdr>
        </w:div>
        <w:div w:id="1244147971">
          <w:marLeft w:val="480"/>
          <w:marRight w:val="0"/>
          <w:marTop w:val="0"/>
          <w:marBottom w:val="0"/>
          <w:divBdr>
            <w:top w:val="none" w:sz="0" w:space="0" w:color="auto"/>
            <w:left w:val="none" w:sz="0" w:space="0" w:color="auto"/>
            <w:bottom w:val="none" w:sz="0" w:space="0" w:color="auto"/>
            <w:right w:val="none" w:sz="0" w:space="0" w:color="auto"/>
          </w:divBdr>
        </w:div>
        <w:div w:id="1276598674">
          <w:marLeft w:val="480"/>
          <w:marRight w:val="0"/>
          <w:marTop w:val="0"/>
          <w:marBottom w:val="0"/>
          <w:divBdr>
            <w:top w:val="none" w:sz="0" w:space="0" w:color="auto"/>
            <w:left w:val="none" w:sz="0" w:space="0" w:color="auto"/>
            <w:bottom w:val="none" w:sz="0" w:space="0" w:color="auto"/>
            <w:right w:val="none" w:sz="0" w:space="0" w:color="auto"/>
          </w:divBdr>
        </w:div>
        <w:div w:id="1294095904">
          <w:marLeft w:val="480"/>
          <w:marRight w:val="0"/>
          <w:marTop w:val="0"/>
          <w:marBottom w:val="0"/>
          <w:divBdr>
            <w:top w:val="none" w:sz="0" w:space="0" w:color="auto"/>
            <w:left w:val="none" w:sz="0" w:space="0" w:color="auto"/>
            <w:bottom w:val="none" w:sz="0" w:space="0" w:color="auto"/>
            <w:right w:val="none" w:sz="0" w:space="0" w:color="auto"/>
          </w:divBdr>
        </w:div>
        <w:div w:id="1330526063">
          <w:marLeft w:val="480"/>
          <w:marRight w:val="0"/>
          <w:marTop w:val="0"/>
          <w:marBottom w:val="0"/>
          <w:divBdr>
            <w:top w:val="none" w:sz="0" w:space="0" w:color="auto"/>
            <w:left w:val="none" w:sz="0" w:space="0" w:color="auto"/>
            <w:bottom w:val="none" w:sz="0" w:space="0" w:color="auto"/>
            <w:right w:val="none" w:sz="0" w:space="0" w:color="auto"/>
          </w:divBdr>
        </w:div>
        <w:div w:id="1359159066">
          <w:marLeft w:val="480"/>
          <w:marRight w:val="0"/>
          <w:marTop w:val="0"/>
          <w:marBottom w:val="0"/>
          <w:divBdr>
            <w:top w:val="none" w:sz="0" w:space="0" w:color="auto"/>
            <w:left w:val="none" w:sz="0" w:space="0" w:color="auto"/>
            <w:bottom w:val="none" w:sz="0" w:space="0" w:color="auto"/>
            <w:right w:val="none" w:sz="0" w:space="0" w:color="auto"/>
          </w:divBdr>
        </w:div>
        <w:div w:id="1371804789">
          <w:marLeft w:val="480"/>
          <w:marRight w:val="0"/>
          <w:marTop w:val="0"/>
          <w:marBottom w:val="0"/>
          <w:divBdr>
            <w:top w:val="none" w:sz="0" w:space="0" w:color="auto"/>
            <w:left w:val="none" w:sz="0" w:space="0" w:color="auto"/>
            <w:bottom w:val="none" w:sz="0" w:space="0" w:color="auto"/>
            <w:right w:val="none" w:sz="0" w:space="0" w:color="auto"/>
          </w:divBdr>
        </w:div>
        <w:div w:id="1398941834">
          <w:marLeft w:val="480"/>
          <w:marRight w:val="0"/>
          <w:marTop w:val="0"/>
          <w:marBottom w:val="0"/>
          <w:divBdr>
            <w:top w:val="none" w:sz="0" w:space="0" w:color="auto"/>
            <w:left w:val="none" w:sz="0" w:space="0" w:color="auto"/>
            <w:bottom w:val="none" w:sz="0" w:space="0" w:color="auto"/>
            <w:right w:val="none" w:sz="0" w:space="0" w:color="auto"/>
          </w:divBdr>
        </w:div>
        <w:div w:id="1413772590">
          <w:marLeft w:val="480"/>
          <w:marRight w:val="0"/>
          <w:marTop w:val="0"/>
          <w:marBottom w:val="0"/>
          <w:divBdr>
            <w:top w:val="none" w:sz="0" w:space="0" w:color="auto"/>
            <w:left w:val="none" w:sz="0" w:space="0" w:color="auto"/>
            <w:bottom w:val="none" w:sz="0" w:space="0" w:color="auto"/>
            <w:right w:val="none" w:sz="0" w:space="0" w:color="auto"/>
          </w:divBdr>
        </w:div>
        <w:div w:id="1443723508">
          <w:marLeft w:val="480"/>
          <w:marRight w:val="0"/>
          <w:marTop w:val="0"/>
          <w:marBottom w:val="0"/>
          <w:divBdr>
            <w:top w:val="none" w:sz="0" w:space="0" w:color="auto"/>
            <w:left w:val="none" w:sz="0" w:space="0" w:color="auto"/>
            <w:bottom w:val="none" w:sz="0" w:space="0" w:color="auto"/>
            <w:right w:val="none" w:sz="0" w:space="0" w:color="auto"/>
          </w:divBdr>
        </w:div>
        <w:div w:id="1496260197">
          <w:marLeft w:val="480"/>
          <w:marRight w:val="0"/>
          <w:marTop w:val="0"/>
          <w:marBottom w:val="0"/>
          <w:divBdr>
            <w:top w:val="none" w:sz="0" w:space="0" w:color="auto"/>
            <w:left w:val="none" w:sz="0" w:space="0" w:color="auto"/>
            <w:bottom w:val="none" w:sz="0" w:space="0" w:color="auto"/>
            <w:right w:val="none" w:sz="0" w:space="0" w:color="auto"/>
          </w:divBdr>
        </w:div>
        <w:div w:id="1515732481">
          <w:marLeft w:val="480"/>
          <w:marRight w:val="0"/>
          <w:marTop w:val="0"/>
          <w:marBottom w:val="0"/>
          <w:divBdr>
            <w:top w:val="none" w:sz="0" w:space="0" w:color="auto"/>
            <w:left w:val="none" w:sz="0" w:space="0" w:color="auto"/>
            <w:bottom w:val="none" w:sz="0" w:space="0" w:color="auto"/>
            <w:right w:val="none" w:sz="0" w:space="0" w:color="auto"/>
          </w:divBdr>
        </w:div>
        <w:div w:id="1544096162">
          <w:marLeft w:val="480"/>
          <w:marRight w:val="0"/>
          <w:marTop w:val="0"/>
          <w:marBottom w:val="0"/>
          <w:divBdr>
            <w:top w:val="none" w:sz="0" w:space="0" w:color="auto"/>
            <w:left w:val="none" w:sz="0" w:space="0" w:color="auto"/>
            <w:bottom w:val="none" w:sz="0" w:space="0" w:color="auto"/>
            <w:right w:val="none" w:sz="0" w:space="0" w:color="auto"/>
          </w:divBdr>
        </w:div>
        <w:div w:id="1571379042">
          <w:marLeft w:val="480"/>
          <w:marRight w:val="0"/>
          <w:marTop w:val="0"/>
          <w:marBottom w:val="0"/>
          <w:divBdr>
            <w:top w:val="none" w:sz="0" w:space="0" w:color="auto"/>
            <w:left w:val="none" w:sz="0" w:space="0" w:color="auto"/>
            <w:bottom w:val="none" w:sz="0" w:space="0" w:color="auto"/>
            <w:right w:val="none" w:sz="0" w:space="0" w:color="auto"/>
          </w:divBdr>
        </w:div>
        <w:div w:id="1577280633">
          <w:marLeft w:val="480"/>
          <w:marRight w:val="0"/>
          <w:marTop w:val="0"/>
          <w:marBottom w:val="0"/>
          <w:divBdr>
            <w:top w:val="none" w:sz="0" w:space="0" w:color="auto"/>
            <w:left w:val="none" w:sz="0" w:space="0" w:color="auto"/>
            <w:bottom w:val="none" w:sz="0" w:space="0" w:color="auto"/>
            <w:right w:val="none" w:sz="0" w:space="0" w:color="auto"/>
          </w:divBdr>
        </w:div>
        <w:div w:id="1592616284">
          <w:marLeft w:val="480"/>
          <w:marRight w:val="0"/>
          <w:marTop w:val="0"/>
          <w:marBottom w:val="0"/>
          <w:divBdr>
            <w:top w:val="none" w:sz="0" w:space="0" w:color="auto"/>
            <w:left w:val="none" w:sz="0" w:space="0" w:color="auto"/>
            <w:bottom w:val="none" w:sz="0" w:space="0" w:color="auto"/>
            <w:right w:val="none" w:sz="0" w:space="0" w:color="auto"/>
          </w:divBdr>
        </w:div>
        <w:div w:id="1605577015">
          <w:marLeft w:val="480"/>
          <w:marRight w:val="0"/>
          <w:marTop w:val="0"/>
          <w:marBottom w:val="0"/>
          <w:divBdr>
            <w:top w:val="none" w:sz="0" w:space="0" w:color="auto"/>
            <w:left w:val="none" w:sz="0" w:space="0" w:color="auto"/>
            <w:bottom w:val="none" w:sz="0" w:space="0" w:color="auto"/>
            <w:right w:val="none" w:sz="0" w:space="0" w:color="auto"/>
          </w:divBdr>
        </w:div>
        <w:div w:id="1628702245">
          <w:marLeft w:val="480"/>
          <w:marRight w:val="0"/>
          <w:marTop w:val="0"/>
          <w:marBottom w:val="0"/>
          <w:divBdr>
            <w:top w:val="none" w:sz="0" w:space="0" w:color="auto"/>
            <w:left w:val="none" w:sz="0" w:space="0" w:color="auto"/>
            <w:bottom w:val="none" w:sz="0" w:space="0" w:color="auto"/>
            <w:right w:val="none" w:sz="0" w:space="0" w:color="auto"/>
          </w:divBdr>
        </w:div>
        <w:div w:id="1681472675">
          <w:marLeft w:val="480"/>
          <w:marRight w:val="0"/>
          <w:marTop w:val="0"/>
          <w:marBottom w:val="0"/>
          <w:divBdr>
            <w:top w:val="none" w:sz="0" w:space="0" w:color="auto"/>
            <w:left w:val="none" w:sz="0" w:space="0" w:color="auto"/>
            <w:bottom w:val="none" w:sz="0" w:space="0" w:color="auto"/>
            <w:right w:val="none" w:sz="0" w:space="0" w:color="auto"/>
          </w:divBdr>
        </w:div>
        <w:div w:id="1790930620">
          <w:marLeft w:val="480"/>
          <w:marRight w:val="0"/>
          <w:marTop w:val="0"/>
          <w:marBottom w:val="0"/>
          <w:divBdr>
            <w:top w:val="none" w:sz="0" w:space="0" w:color="auto"/>
            <w:left w:val="none" w:sz="0" w:space="0" w:color="auto"/>
            <w:bottom w:val="none" w:sz="0" w:space="0" w:color="auto"/>
            <w:right w:val="none" w:sz="0" w:space="0" w:color="auto"/>
          </w:divBdr>
        </w:div>
        <w:div w:id="1806042723">
          <w:marLeft w:val="480"/>
          <w:marRight w:val="0"/>
          <w:marTop w:val="0"/>
          <w:marBottom w:val="0"/>
          <w:divBdr>
            <w:top w:val="none" w:sz="0" w:space="0" w:color="auto"/>
            <w:left w:val="none" w:sz="0" w:space="0" w:color="auto"/>
            <w:bottom w:val="none" w:sz="0" w:space="0" w:color="auto"/>
            <w:right w:val="none" w:sz="0" w:space="0" w:color="auto"/>
          </w:divBdr>
        </w:div>
        <w:div w:id="1818763889">
          <w:marLeft w:val="480"/>
          <w:marRight w:val="0"/>
          <w:marTop w:val="0"/>
          <w:marBottom w:val="0"/>
          <w:divBdr>
            <w:top w:val="none" w:sz="0" w:space="0" w:color="auto"/>
            <w:left w:val="none" w:sz="0" w:space="0" w:color="auto"/>
            <w:bottom w:val="none" w:sz="0" w:space="0" w:color="auto"/>
            <w:right w:val="none" w:sz="0" w:space="0" w:color="auto"/>
          </w:divBdr>
        </w:div>
        <w:div w:id="1833719438">
          <w:marLeft w:val="480"/>
          <w:marRight w:val="0"/>
          <w:marTop w:val="0"/>
          <w:marBottom w:val="0"/>
          <w:divBdr>
            <w:top w:val="none" w:sz="0" w:space="0" w:color="auto"/>
            <w:left w:val="none" w:sz="0" w:space="0" w:color="auto"/>
            <w:bottom w:val="none" w:sz="0" w:space="0" w:color="auto"/>
            <w:right w:val="none" w:sz="0" w:space="0" w:color="auto"/>
          </w:divBdr>
        </w:div>
        <w:div w:id="1842112618">
          <w:marLeft w:val="480"/>
          <w:marRight w:val="0"/>
          <w:marTop w:val="0"/>
          <w:marBottom w:val="0"/>
          <w:divBdr>
            <w:top w:val="none" w:sz="0" w:space="0" w:color="auto"/>
            <w:left w:val="none" w:sz="0" w:space="0" w:color="auto"/>
            <w:bottom w:val="none" w:sz="0" w:space="0" w:color="auto"/>
            <w:right w:val="none" w:sz="0" w:space="0" w:color="auto"/>
          </w:divBdr>
        </w:div>
        <w:div w:id="1848865873">
          <w:marLeft w:val="480"/>
          <w:marRight w:val="0"/>
          <w:marTop w:val="0"/>
          <w:marBottom w:val="0"/>
          <w:divBdr>
            <w:top w:val="none" w:sz="0" w:space="0" w:color="auto"/>
            <w:left w:val="none" w:sz="0" w:space="0" w:color="auto"/>
            <w:bottom w:val="none" w:sz="0" w:space="0" w:color="auto"/>
            <w:right w:val="none" w:sz="0" w:space="0" w:color="auto"/>
          </w:divBdr>
        </w:div>
        <w:div w:id="1909419573">
          <w:marLeft w:val="480"/>
          <w:marRight w:val="0"/>
          <w:marTop w:val="0"/>
          <w:marBottom w:val="0"/>
          <w:divBdr>
            <w:top w:val="none" w:sz="0" w:space="0" w:color="auto"/>
            <w:left w:val="none" w:sz="0" w:space="0" w:color="auto"/>
            <w:bottom w:val="none" w:sz="0" w:space="0" w:color="auto"/>
            <w:right w:val="none" w:sz="0" w:space="0" w:color="auto"/>
          </w:divBdr>
        </w:div>
        <w:div w:id="2008366156">
          <w:marLeft w:val="480"/>
          <w:marRight w:val="0"/>
          <w:marTop w:val="0"/>
          <w:marBottom w:val="0"/>
          <w:divBdr>
            <w:top w:val="none" w:sz="0" w:space="0" w:color="auto"/>
            <w:left w:val="none" w:sz="0" w:space="0" w:color="auto"/>
            <w:bottom w:val="none" w:sz="0" w:space="0" w:color="auto"/>
            <w:right w:val="none" w:sz="0" w:space="0" w:color="auto"/>
          </w:divBdr>
        </w:div>
        <w:div w:id="2066223904">
          <w:marLeft w:val="480"/>
          <w:marRight w:val="0"/>
          <w:marTop w:val="0"/>
          <w:marBottom w:val="0"/>
          <w:divBdr>
            <w:top w:val="none" w:sz="0" w:space="0" w:color="auto"/>
            <w:left w:val="none" w:sz="0" w:space="0" w:color="auto"/>
            <w:bottom w:val="none" w:sz="0" w:space="0" w:color="auto"/>
            <w:right w:val="none" w:sz="0" w:space="0" w:color="auto"/>
          </w:divBdr>
        </w:div>
        <w:div w:id="2113434230">
          <w:marLeft w:val="480"/>
          <w:marRight w:val="0"/>
          <w:marTop w:val="0"/>
          <w:marBottom w:val="0"/>
          <w:divBdr>
            <w:top w:val="none" w:sz="0" w:space="0" w:color="auto"/>
            <w:left w:val="none" w:sz="0" w:space="0" w:color="auto"/>
            <w:bottom w:val="none" w:sz="0" w:space="0" w:color="auto"/>
            <w:right w:val="none" w:sz="0" w:space="0" w:color="auto"/>
          </w:divBdr>
        </w:div>
        <w:div w:id="2128962473">
          <w:marLeft w:val="480"/>
          <w:marRight w:val="0"/>
          <w:marTop w:val="0"/>
          <w:marBottom w:val="0"/>
          <w:divBdr>
            <w:top w:val="none" w:sz="0" w:space="0" w:color="auto"/>
            <w:left w:val="none" w:sz="0" w:space="0" w:color="auto"/>
            <w:bottom w:val="none" w:sz="0" w:space="0" w:color="auto"/>
            <w:right w:val="none" w:sz="0" w:space="0" w:color="auto"/>
          </w:divBdr>
        </w:div>
      </w:divsChild>
    </w:div>
    <w:div w:id="2034378389">
      <w:bodyDiv w:val="1"/>
      <w:marLeft w:val="0"/>
      <w:marRight w:val="0"/>
      <w:marTop w:val="0"/>
      <w:marBottom w:val="0"/>
      <w:divBdr>
        <w:top w:val="none" w:sz="0" w:space="0" w:color="auto"/>
        <w:left w:val="none" w:sz="0" w:space="0" w:color="auto"/>
        <w:bottom w:val="none" w:sz="0" w:space="0" w:color="auto"/>
        <w:right w:val="none" w:sz="0" w:space="0" w:color="auto"/>
      </w:divBdr>
    </w:div>
    <w:div w:id="2038651624">
      <w:bodyDiv w:val="1"/>
      <w:marLeft w:val="0"/>
      <w:marRight w:val="0"/>
      <w:marTop w:val="0"/>
      <w:marBottom w:val="0"/>
      <w:divBdr>
        <w:top w:val="none" w:sz="0" w:space="0" w:color="auto"/>
        <w:left w:val="none" w:sz="0" w:space="0" w:color="auto"/>
        <w:bottom w:val="none" w:sz="0" w:space="0" w:color="auto"/>
        <w:right w:val="none" w:sz="0" w:space="0" w:color="auto"/>
      </w:divBdr>
      <w:divsChild>
        <w:div w:id="612833054">
          <w:marLeft w:val="480"/>
          <w:marRight w:val="0"/>
          <w:marTop w:val="0"/>
          <w:marBottom w:val="0"/>
          <w:divBdr>
            <w:top w:val="none" w:sz="0" w:space="0" w:color="auto"/>
            <w:left w:val="none" w:sz="0" w:space="0" w:color="auto"/>
            <w:bottom w:val="none" w:sz="0" w:space="0" w:color="auto"/>
            <w:right w:val="none" w:sz="0" w:space="0" w:color="auto"/>
          </w:divBdr>
        </w:div>
        <w:div w:id="1718817433">
          <w:marLeft w:val="480"/>
          <w:marRight w:val="0"/>
          <w:marTop w:val="0"/>
          <w:marBottom w:val="0"/>
          <w:divBdr>
            <w:top w:val="none" w:sz="0" w:space="0" w:color="auto"/>
            <w:left w:val="none" w:sz="0" w:space="0" w:color="auto"/>
            <w:bottom w:val="none" w:sz="0" w:space="0" w:color="auto"/>
            <w:right w:val="none" w:sz="0" w:space="0" w:color="auto"/>
          </w:divBdr>
        </w:div>
        <w:div w:id="198863091">
          <w:marLeft w:val="480"/>
          <w:marRight w:val="0"/>
          <w:marTop w:val="0"/>
          <w:marBottom w:val="0"/>
          <w:divBdr>
            <w:top w:val="none" w:sz="0" w:space="0" w:color="auto"/>
            <w:left w:val="none" w:sz="0" w:space="0" w:color="auto"/>
            <w:bottom w:val="none" w:sz="0" w:space="0" w:color="auto"/>
            <w:right w:val="none" w:sz="0" w:space="0" w:color="auto"/>
          </w:divBdr>
        </w:div>
        <w:div w:id="1592933752">
          <w:marLeft w:val="480"/>
          <w:marRight w:val="0"/>
          <w:marTop w:val="0"/>
          <w:marBottom w:val="0"/>
          <w:divBdr>
            <w:top w:val="none" w:sz="0" w:space="0" w:color="auto"/>
            <w:left w:val="none" w:sz="0" w:space="0" w:color="auto"/>
            <w:bottom w:val="none" w:sz="0" w:space="0" w:color="auto"/>
            <w:right w:val="none" w:sz="0" w:space="0" w:color="auto"/>
          </w:divBdr>
        </w:div>
        <w:div w:id="879124221">
          <w:marLeft w:val="480"/>
          <w:marRight w:val="0"/>
          <w:marTop w:val="0"/>
          <w:marBottom w:val="0"/>
          <w:divBdr>
            <w:top w:val="none" w:sz="0" w:space="0" w:color="auto"/>
            <w:left w:val="none" w:sz="0" w:space="0" w:color="auto"/>
            <w:bottom w:val="none" w:sz="0" w:space="0" w:color="auto"/>
            <w:right w:val="none" w:sz="0" w:space="0" w:color="auto"/>
          </w:divBdr>
        </w:div>
        <w:div w:id="945233517">
          <w:marLeft w:val="480"/>
          <w:marRight w:val="0"/>
          <w:marTop w:val="0"/>
          <w:marBottom w:val="0"/>
          <w:divBdr>
            <w:top w:val="none" w:sz="0" w:space="0" w:color="auto"/>
            <w:left w:val="none" w:sz="0" w:space="0" w:color="auto"/>
            <w:bottom w:val="none" w:sz="0" w:space="0" w:color="auto"/>
            <w:right w:val="none" w:sz="0" w:space="0" w:color="auto"/>
          </w:divBdr>
        </w:div>
        <w:div w:id="1411580924">
          <w:marLeft w:val="480"/>
          <w:marRight w:val="0"/>
          <w:marTop w:val="0"/>
          <w:marBottom w:val="0"/>
          <w:divBdr>
            <w:top w:val="none" w:sz="0" w:space="0" w:color="auto"/>
            <w:left w:val="none" w:sz="0" w:space="0" w:color="auto"/>
            <w:bottom w:val="none" w:sz="0" w:space="0" w:color="auto"/>
            <w:right w:val="none" w:sz="0" w:space="0" w:color="auto"/>
          </w:divBdr>
        </w:div>
        <w:div w:id="1865703366">
          <w:marLeft w:val="480"/>
          <w:marRight w:val="0"/>
          <w:marTop w:val="0"/>
          <w:marBottom w:val="0"/>
          <w:divBdr>
            <w:top w:val="none" w:sz="0" w:space="0" w:color="auto"/>
            <w:left w:val="none" w:sz="0" w:space="0" w:color="auto"/>
            <w:bottom w:val="none" w:sz="0" w:space="0" w:color="auto"/>
            <w:right w:val="none" w:sz="0" w:space="0" w:color="auto"/>
          </w:divBdr>
        </w:div>
        <w:div w:id="1366713166">
          <w:marLeft w:val="480"/>
          <w:marRight w:val="0"/>
          <w:marTop w:val="0"/>
          <w:marBottom w:val="0"/>
          <w:divBdr>
            <w:top w:val="none" w:sz="0" w:space="0" w:color="auto"/>
            <w:left w:val="none" w:sz="0" w:space="0" w:color="auto"/>
            <w:bottom w:val="none" w:sz="0" w:space="0" w:color="auto"/>
            <w:right w:val="none" w:sz="0" w:space="0" w:color="auto"/>
          </w:divBdr>
        </w:div>
        <w:div w:id="1007513194">
          <w:marLeft w:val="480"/>
          <w:marRight w:val="0"/>
          <w:marTop w:val="0"/>
          <w:marBottom w:val="0"/>
          <w:divBdr>
            <w:top w:val="none" w:sz="0" w:space="0" w:color="auto"/>
            <w:left w:val="none" w:sz="0" w:space="0" w:color="auto"/>
            <w:bottom w:val="none" w:sz="0" w:space="0" w:color="auto"/>
            <w:right w:val="none" w:sz="0" w:space="0" w:color="auto"/>
          </w:divBdr>
        </w:div>
        <w:div w:id="112137366">
          <w:marLeft w:val="480"/>
          <w:marRight w:val="0"/>
          <w:marTop w:val="0"/>
          <w:marBottom w:val="0"/>
          <w:divBdr>
            <w:top w:val="none" w:sz="0" w:space="0" w:color="auto"/>
            <w:left w:val="none" w:sz="0" w:space="0" w:color="auto"/>
            <w:bottom w:val="none" w:sz="0" w:space="0" w:color="auto"/>
            <w:right w:val="none" w:sz="0" w:space="0" w:color="auto"/>
          </w:divBdr>
        </w:div>
        <w:div w:id="1072390431">
          <w:marLeft w:val="480"/>
          <w:marRight w:val="0"/>
          <w:marTop w:val="0"/>
          <w:marBottom w:val="0"/>
          <w:divBdr>
            <w:top w:val="none" w:sz="0" w:space="0" w:color="auto"/>
            <w:left w:val="none" w:sz="0" w:space="0" w:color="auto"/>
            <w:bottom w:val="none" w:sz="0" w:space="0" w:color="auto"/>
            <w:right w:val="none" w:sz="0" w:space="0" w:color="auto"/>
          </w:divBdr>
        </w:div>
        <w:div w:id="148640585">
          <w:marLeft w:val="480"/>
          <w:marRight w:val="0"/>
          <w:marTop w:val="0"/>
          <w:marBottom w:val="0"/>
          <w:divBdr>
            <w:top w:val="none" w:sz="0" w:space="0" w:color="auto"/>
            <w:left w:val="none" w:sz="0" w:space="0" w:color="auto"/>
            <w:bottom w:val="none" w:sz="0" w:space="0" w:color="auto"/>
            <w:right w:val="none" w:sz="0" w:space="0" w:color="auto"/>
          </w:divBdr>
        </w:div>
        <w:div w:id="1505049447">
          <w:marLeft w:val="480"/>
          <w:marRight w:val="0"/>
          <w:marTop w:val="0"/>
          <w:marBottom w:val="0"/>
          <w:divBdr>
            <w:top w:val="none" w:sz="0" w:space="0" w:color="auto"/>
            <w:left w:val="none" w:sz="0" w:space="0" w:color="auto"/>
            <w:bottom w:val="none" w:sz="0" w:space="0" w:color="auto"/>
            <w:right w:val="none" w:sz="0" w:space="0" w:color="auto"/>
          </w:divBdr>
        </w:div>
        <w:div w:id="42675759">
          <w:marLeft w:val="480"/>
          <w:marRight w:val="0"/>
          <w:marTop w:val="0"/>
          <w:marBottom w:val="0"/>
          <w:divBdr>
            <w:top w:val="none" w:sz="0" w:space="0" w:color="auto"/>
            <w:left w:val="none" w:sz="0" w:space="0" w:color="auto"/>
            <w:bottom w:val="none" w:sz="0" w:space="0" w:color="auto"/>
            <w:right w:val="none" w:sz="0" w:space="0" w:color="auto"/>
          </w:divBdr>
        </w:div>
        <w:div w:id="1733573955">
          <w:marLeft w:val="480"/>
          <w:marRight w:val="0"/>
          <w:marTop w:val="0"/>
          <w:marBottom w:val="0"/>
          <w:divBdr>
            <w:top w:val="none" w:sz="0" w:space="0" w:color="auto"/>
            <w:left w:val="none" w:sz="0" w:space="0" w:color="auto"/>
            <w:bottom w:val="none" w:sz="0" w:space="0" w:color="auto"/>
            <w:right w:val="none" w:sz="0" w:space="0" w:color="auto"/>
          </w:divBdr>
        </w:div>
        <w:div w:id="1445231079">
          <w:marLeft w:val="480"/>
          <w:marRight w:val="0"/>
          <w:marTop w:val="0"/>
          <w:marBottom w:val="0"/>
          <w:divBdr>
            <w:top w:val="none" w:sz="0" w:space="0" w:color="auto"/>
            <w:left w:val="none" w:sz="0" w:space="0" w:color="auto"/>
            <w:bottom w:val="none" w:sz="0" w:space="0" w:color="auto"/>
            <w:right w:val="none" w:sz="0" w:space="0" w:color="auto"/>
          </w:divBdr>
        </w:div>
        <w:div w:id="1124424822">
          <w:marLeft w:val="480"/>
          <w:marRight w:val="0"/>
          <w:marTop w:val="0"/>
          <w:marBottom w:val="0"/>
          <w:divBdr>
            <w:top w:val="none" w:sz="0" w:space="0" w:color="auto"/>
            <w:left w:val="none" w:sz="0" w:space="0" w:color="auto"/>
            <w:bottom w:val="none" w:sz="0" w:space="0" w:color="auto"/>
            <w:right w:val="none" w:sz="0" w:space="0" w:color="auto"/>
          </w:divBdr>
        </w:div>
        <w:div w:id="941953548">
          <w:marLeft w:val="480"/>
          <w:marRight w:val="0"/>
          <w:marTop w:val="0"/>
          <w:marBottom w:val="0"/>
          <w:divBdr>
            <w:top w:val="none" w:sz="0" w:space="0" w:color="auto"/>
            <w:left w:val="none" w:sz="0" w:space="0" w:color="auto"/>
            <w:bottom w:val="none" w:sz="0" w:space="0" w:color="auto"/>
            <w:right w:val="none" w:sz="0" w:space="0" w:color="auto"/>
          </w:divBdr>
        </w:div>
        <w:div w:id="1767966786">
          <w:marLeft w:val="480"/>
          <w:marRight w:val="0"/>
          <w:marTop w:val="0"/>
          <w:marBottom w:val="0"/>
          <w:divBdr>
            <w:top w:val="none" w:sz="0" w:space="0" w:color="auto"/>
            <w:left w:val="none" w:sz="0" w:space="0" w:color="auto"/>
            <w:bottom w:val="none" w:sz="0" w:space="0" w:color="auto"/>
            <w:right w:val="none" w:sz="0" w:space="0" w:color="auto"/>
          </w:divBdr>
        </w:div>
        <w:div w:id="1761442853">
          <w:marLeft w:val="480"/>
          <w:marRight w:val="0"/>
          <w:marTop w:val="0"/>
          <w:marBottom w:val="0"/>
          <w:divBdr>
            <w:top w:val="none" w:sz="0" w:space="0" w:color="auto"/>
            <w:left w:val="none" w:sz="0" w:space="0" w:color="auto"/>
            <w:bottom w:val="none" w:sz="0" w:space="0" w:color="auto"/>
            <w:right w:val="none" w:sz="0" w:space="0" w:color="auto"/>
          </w:divBdr>
        </w:div>
        <w:div w:id="1114402414">
          <w:marLeft w:val="480"/>
          <w:marRight w:val="0"/>
          <w:marTop w:val="0"/>
          <w:marBottom w:val="0"/>
          <w:divBdr>
            <w:top w:val="none" w:sz="0" w:space="0" w:color="auto"/>
            <w:left w:val="none" w:sz="0" w:space="0" w:color="auto"/>
            <w:bottom w:val="none" w:sz="0" w:space="0" w:color="auto"/>
            <w:right w:val="none" w:sz="0" w:space="0" w:color="auto"/>
          </w:divBdr>
        </w:div>
        <w:div w:id="368529641">
          <w:marLeft w:val="480"/>
          <w:marRight w:val="0"/>
          <w:marTop w:val="0"/>
          <w:marBottom w:val="0"/>
          <w:divBdr>
            <w:top w:val="none" w:sz="0" w:space="0" w:color="auto"/>
            <w:left w:val="none" w:sz="0" w:space="0" w:color="auto"/>
            <w:bottom w:val="none" w:sz="0" w:space="0" w:color="auto"/>
            <w:right w:val="none" w:sz="0" w:space="0" w:color="auto"/>
          </w:divBdr>
        </w:div>
        <w:div w:id="677078061">
          <w:marLeft w:val="480"/>
          <w:marRight w:val="0"/>
          <w:marTop w:val="0"/>
          <w:marBottom w:val="0"/>
          <w:divBdr>
            <w:top w:val="none" w:sz="0" w:space="0" w:color="auto"/>
            <w:left w:val="none" w:sz="0" w:space="0" w:color="auto"/>
            <w:bottom w:val="none" w:sz="0" w:space="0" w:color="auto"/>
            <w:right w:val="none" w:sz="0" w:space="0" w:color="auto"/>
          </w:divBdr>
        </w:div>
        <w:div w:id="958225501">
          <w:marLeft w:val="480"/>
          <w:marRight w:val="0"/>
          <w:marTop w:val="0"/>
          <w:marBottom w:val="0"/>
          <w:divBdr>
            <w:top w:val="none" w:sz="0" w:space="0" w:color="auto"/>
            <w:left w:val="none" w:sz="0" w:space="0" w:color="auto"/>
            <w:bottom w:val="none" w:sz="0" w:space="0" w:color="auto"/>
            <w:right w:val="none" w:sz="0" w:space="0" w:color="auto"/>
          </w:divBdr>
        </w:div>
        <w:div w:id="1928271839">
          <w:marLeft w:val="480"/>
          <w:marRight w:val="0"/>
          <w:marTop w:val="0"/>
          <w:marBottom w:val="0"/>
          <w:divBdr>
            <w:top w:val="none" w:sz="0" w:space="0" w:color="auto"/>
            <w:left w:val="none" w:sz="0" w:space="0" w:color="auto"/>
            <w:bottom w:val="none" w:sz="0" w:space="0" w:color="auto"/>
            <w:right w:val="none" w:sz="0" w:space="0" w:color="auto"/>
          </w:divBdr>
        </w:div>
        <w:div w:id="1331063212">
          <w:marLeft w:val="480"/>
          <w:marRight w:val="0"/>
          <w:marTop w:val="0"/>
          <w:marBottom w:val="0"/>
          <w:divBdr>
            <w:top w:val="none" w:sz="0" w:space="0" w:color="auto"/>
            <w:left w:val="none" w:sz="0" w:space="0" w:color="auto"/>
            <w:bottom w:val="none" w:sz="0" w:space="0" w:color="auto"/>
            <w:right w:val="none" w:sz="0" w:space="0" w:color="auto"/>
          </w:divBdr>
        </w:div>
        <w:div w:id="40830472">
          <w:marLeft w:val="480"/>
          <w:marRight w:val="0"/>
          <w:marTop w:val="0"/>
          <w:marBottom w:val="0"/>
          <w:divBdr>
            <w:top w:val="none" w:sz="0" w:space="0" w:color="auto"/>
            <w:left w:val="none" w:sz="0" w:space="0" w:color="auto"/>
            <w:bottom w:val="none" w:sz="0" w:space="0" w:color="auto"/>
            <w:right w:val="none" w:sz="0" w:space="0" w:color="auto"/>
          </w:divBdr>
        </w:div>
        <w:div w:id="1596018029">
          <w:marLeft w:val="480"/>
          <w:marRight w:val="0"/>
          <w:marTop w:val="0"/>
          <w:marBottom w:val="0"/>
          <w:divBdr>
            <w:top w:val="none" w:sz="0" w:space="0" w:color="auto"/>
            <w:left w:val="none" w:sz="0" w:space="0" w:color="auto"/>
            <w:bottom w:val="none" w:sz="0" w:space="0" w:color="auto"/>
            <w:right w:val="none" w:sz="0" w:space="0" w:color="auto"/>
          </w:divBdr>
        </w:div>
        <w:div w:id="2117554520">
          <w:marLeft w:val="480"/>
          <w:marRight w:val="0"/>
          <w:marTop w:val="0"/>
          <w:marBottom w:val="0"/>
          <w:divBdr>
            <w:top w:val="none" w:sz="0" w:space="0" w:color="auto"/>
            <w:left w:val="none" w:sz="0" w:space="0" w:color="auto"/>
            <w:bottom w:val="none" w:sz="0" w:space="0" w:color="auto"/>
            <w:right w:val="none" w:sz="0" w:space="0" w:color="auto"/>
          </w:divBdr>
        </w:div>
        <w:div w:id="1009911305">
          <w:marLeft w:val="480"/>
          <w:marRight w:val="0"/>
          <w:marTop w:val="0"/>
          <w:marBottom w:val="0"/>
          <w:divBdr>
            <w:top w:val="none" w:sz="0" w:space="0" w:color="auto"/>
            <w:left w:val="none" w:sz="0" w:space="0" w:color="auto"/>
            <w:bottom w:val="none" w:sz="0" w:space="0" w:color="auto"/>
            <w:right w:val="none" w:sz="0" w:space="0" w:color="auto"/>
          </w:divBdr>
        </w:div>
        <w:div w:id="445347248">
          <w:marLeft w:val="480"/>
          <w:marRight w:val="0"/>
          <w:marTop w:val="0"/>
          <w:marBottom w:val="0"/>
          <w:divBdr>
            <w:top w:val="none" w:sz="0" w:space="0" w:color="auto"/>
            <w:left w:val="none" w:sz="0" w:space="0" w:color="auto"/>
            <w:bottom w:val="none" w:sz="0" w:space="0" w:color="auto"/>
            <w:right w:val="none" w:sz="0" w:space="0" w:color="auto"/>
          </w:divBdr>
        </w:div>
        <w:div w:id="359623739">
          <w:marLeft w:val="480"/>
          <w:marRight w:val="0"/>
          <w:marTop w:val="0"/>
          <w:marBottom w:val="0"/>
          <w:divBdr>
            <w:top w:val="none" w:sz="0" w:space="0" w:color="auto"/>
            <w:left w:val="none" w:sz="0" w:space="0" w:color="auto"/>
            <w:bottom w:val="none" w:sz="0" w:space="0" w:color="auto"/>
            <w:right w:val="none" w:sz="0" w:space="0" w:color="auto"/>
          </w:divBdr>
        </w:div>
        <w:div w:id="848256052">
          <w:marLeft w:val="480"/>
          <w:marRight w:val="0"/>
          <w:marTop w:val="0"/>
          <w:marBottom w:val="0"/>
          <w:divBdr>
            <w:top w:val="none" w:sz="0" w:space="0" w:color="auto"/>
            <w:left w:val="none" w:sz="0" w:space="0" w:color="auto"/>
            <w:bottom w:val="none" w:sz="0" w:space="0" w:color="auto"/>
            <w:right w:val="none" w:sz="0" w:space="0" w:color="auto"/>
          </w:divBdr>
        </w:div>
        <w:div w:id="1323855099">
          <w:marLeft w:val="480"/>
          <w:marRight w:val="0"/>
          <w:marTop w:val="0"/>
          <w:marBottom w:val="0"/>
          <w:divBdr>
            <w:top w:val="none" w:sz="0" w:space="0" w:color="auto"/>
            <w:left w:val="none" w:sz="0" w:space="0" w:color="auto"/>
            <w:bottom w:val="none" w:sz="0" w:space="0" w:color="auto"/>
            <w:right w:val="none" w:sz="0" w:space="0" w:color="auto"/>
          </w:divBdr>
        </w:div>
        <w:div w:id="16589339">
          <w:marLeft w:val="480"/>
          <w:marRight w:val="0"/>
          <w:marTop w:val="0"/>
          <w:marBottom w:val="0"/>
          <w:divBdr>
            <w:top w:val="none" w:sz="0" w:space="0" w:color="auto"/>
            <w:left w:val="none" w:sz="0" w:space="0" w:color="auto"/>
            <w:bottom w:val="none" w:sz="0" w:space="0" w:color="auto"/>
            <w:right w:val="none" w:sz="0" w:space="0" w:color="auto"/>
          </w:divBdr>
        </w:div>
        <w:div w:id="2034378250">
          <w:marLeft w:val="480"/>
          <w:marRight w:val="0"/>
          <w:marTop w:val="0"/>
          <w:marBottom w:val="0"/>
          <w:divBdr>
            <w:top w:val="none" w:sz="0" w:space="0" w:color="auto"/>
            <w:left w:val="none" w:sz="0" w:space="0" w:color="auto"/>
            <w:bottom w:val="none" w:sz="0" w:space="0" w:color="auto"/>
            <w:right w:val="none" w:sz="0" w:space="0" w:color="auto"/>
          </w:divBdr>
        </w:div>
        <w:div w:id="1640184295">
          <w:marLeft w:val="480"/>
          <w:marRight w:val="0"/>
          <w:marTop w:val="0"/>
          <w:marBottom w:val="0"/>
          <w:divBdr>
            <w:top w:val="none" w:sz="0" w:space="0" w:color="auto"/>
            <w:left w:val="none" w:sz="0" w:space="0" w:color="auto"/>
            <w:bottom w:val="none" w:sz="0" w:space="0" w:color="auto"/>
            <w:right w:val="none" w:sz="0" w:space="0" w:color="auto"/>
          </w:divBdr>
        </w:div>
        <w:div w:id="1832914987">
          <w:marLeft w:val="480"/>
          <w:marRight w:val="0"/>
          <w:marTop w:val="0"/>
          <w:marBottom w:val="0"/>
          <w:divBdr>
            <w:top w:val="none" w:sz="0" w:space="0" w:color="auto"/>
            <w:left w:val="none" w:sz="0" w:space="0" w:color="auto"/>
            <w:bottom w:val="none" w:sz="0" w:space="0" w:color="auto"/>
            <w:right w:val="none" w:sz="0" w:space="0" w:color="auto"/>
          </w:divBdr>
        </w:div>
        <w:div w:id="1295793512">
          <w:marLeft w:val="480"/>
          <w:marRight w:val="0"/>
          <w:marTop w:val="0"/>
          <w:marBottom w:val="0"/>
          <w:divBdr>
            <w:top w:val="none" w:sz="0" w:space="0" w:color="auto"/>
            <w:left w:val="none" w:sz="0" w:space="0" w:color="auto"/>
            <w:bottom w:val="none" w:sz="0" w:space="0" w:color="auto"/>
            <w:right w:val="none" w:sz="0" w:space="0" w:color="auto"/>
          </w:divBdr>
        </w:div>
        <w:div w:id="1369794968">
          <w:marLeft w:val="480"/>
          <w:marRight w:val="0"/>
          <w:marTop w:val="0"/>
          <w:marBottom w:val="0"/>
          <w:divBdr>
            <w:top w:val="none" w:sz="0" w:space="0" w:color="auto"/>
            <w:left w:val="none" w:sz="0" w:space="0" w:color="auto"/>
            <w:bottom w:val="none" w:sz="0" w:space="0" w:color="auto"/>
            <w:right w:val="none" w:sz="0" w:space="0" w:color="auto"/>
          </w:divBdr>
        </w:div>
        <w:div w:id="294022025">
          <w:marLeft w:val="480"/>
          <w:marRight w:val="0"/>
          <w:marTop w:val="0"/>
          <w:marBottom w:val="0"/>
          <w:divBdr>
            <w:top w:val="none" w:sz="0" w:space="0" w:color="auto"/>
            <w:left w:val="none" w:sz="0" w:space="0" w:color="auto"/>
            <w:bottom w:val="none" w:sz="0" w:space="0" w:color="auto"/>
            <w:right w:val="none" w:sz="0" w:space="0" w:color="auto"/>
          </w:divBdr>
        </w:div>
        <w:div w:id="486826894">
          <w:marLeft w:val="480"/>
          <w:marRight w:val="0"/>
          <w:marTop w:val="0"/>
          <w:marBottom w:val="0"/>
          <w:divBdr>
            <w:top w:val="none" w:sz="0" w:space="0" w:color="auto"/>
            <w:left w:val="none" w:sz="0" w:space="0" w:color="auto"/>
            <w:bottom w:val="none" w:sz="0" w:space="0" w:color="auto"/>
            <w:right w:val="none" w:sz="0" w:space="0" w:color="auto"/>
          </w:divBdr>
        </w:div>
        <w:div w:id="2000495825">
          <w:marLeft w:val="480"/>
          <w:marRight w:val="0"/>
          <w:marTop w:val="0"/>
          <w:marBottom w:val="0"/>
          <w:divBdr>
            <w:top w:val="none" w:sz="0" w:space="0" w:color="auto"/>
            <w:left w:val="none" w:sz="0" w:space="0" w:color="auto"/>
            <w:bottom w:val="none" w:sz="0" w:space="0" w:color="auto"/>
            <w:right w:val="none" w:sz="0" w:space="0" w:color="auto"/>
          </w:divBdr>
        </w:div>
        <w:div w:id="1828208087">
          <w:marLeft w:val="480"/>
          <w:marRight w:val="0"/>
          <w:marTop w:val="0"/>
          <w:marBottom w:val="0"/>
          <w:divBdr>
            <w:top w:val="none" w:sz="0" w:space="0" w:color="auto"/>
            <w:left w:val="none" w:sz="0" w:space="0" w:color="auto"/>
            <w:bottom w:val="none" w:sz="0" w:space="0" w:color="auto"/>
            <w:right w:val="none" w:sz="0" w:space="0" w:color="auto"/>
          </w:divBdr>
        </w:div>
        <w:div w:id="212280154">
          <w:marLeft w:val="480"/>
          <w:marRight w:val="0"/>
          <w:marTop w:val="0"/>
          <w:marBottom w:val="0"/>
          <w:divBdr>
            <w:top w:val="none" w:sz="0" w:space="0" w:color="auto"/>
            <w:left w:val="none" w:sz="0" w:space="0" w:color="auto"/>
            <w:bottom w:val="none" w:sz="0" w:space="0" w:color="auto"/>
            <w:right w:val="none" w:sz="0" w:space="0" w:color="auto"/>
          </w:divBdr>
        </w:div>
        <w:div w:id="1026061331">
          <w:marLeft w:val="480"/>
          <w:marRight w:val="0"/>
          <w:marTop w:val="0"/>
          <w:marBottom w:val="0"/>
          <w:divBdr>
            <w:top w:val="none" w:sz="0" w:space="0" w:color="auto"/>
            <w:left w:val="none" w:sz="0" w:space="0" w:color="auto"/>
            <w:bottom w:val="none" w:sz="0" w:space="0" w:color="auto"/>
            <w:right w:val="none" w:sz="0" w:space="0" w:color="auto"/>
          </w:divBdr>
        </w:div>
        <w:div w:id="912200362">
          <w:marLeft w:val="480"/>
          <w:marRight w:val="0"/>
          <w:marTop w:val="0"/>
          <w:marBottom w:val="0"/>
          <w:divBdr>
            <w:top w:val="none" w:sz="0" w:space="0" w:color="auto"/>
            <w:left w:val="none" w:sz="0" w:space="0" w:color="auto"/>
            <w:bottom w:val="none" w:sz="0" w:space="0" w:color="auto"/>
            <w:right w:val="none" w:sz="0" w:space="0" w:color="auto"/>
          </w:divBdr>
        </w:div>
        <w:div w:id="502934908">
          <w:marLeft w:val="480"/>
          <w:marRight w:val="0"/>
          <w:marTop w:val="0"/>
          <w:marBottom w:val="0"/>
          <w:divBdr>
            <w:top w:val="none" w:sz="0" w:space="0" w:color="auto"/>
            <w:left w:val="none" w:sz="0" w:space="0" w:color="auto"/>
            <w:bottom w:val="none" w:sz="0" w:space="0" w:color="auto"/>
            <w:right w:val="none" w:sz="0" w:space="0" w:color="auto"/>
          </w:divBdr>
        </w:div>
        <w:div w:id="2002388062">
          <w:marLeft w:val="480"/>
          <w:marRight w:val="0"/>
          <w:marTop w:val="0"/>
          <w:marBottom w:val="0"/>
          <w:divBdr>
            <w:top w:val="none" w:sz="0" w:space="0" w:color="auto"/>
            <w:left w:val="none" w:sz="0" w:space="0" w:color="auto"/>
            <w:bottom w:val="none" w:sz="0" w:space="0" w:color="auto"/>
            <w:right w:val="none" w:sz="0" w:space="0" w:color="auto"/>
          </w:divBdr>
        </w:div>
        <w:div w:id="271548246">
          <w:marLeft w:val="480"/>
          <w:marRight w:val="0"/>
          <w:marTop w:val="0"/>
          <w:marBottom w:val="0"/>
          <w:divBdr>
            <w:top w:val="none" w:sz="0" w:space="0" w:color="auto"/>
            <w:left w:val="none" w:sz="0" w:space="0" w:color="auto"/>
            <w:bottom w:val="none" w:sz="0" w:space="0" w:color="auto"/>
            <w:right w:val="none" w:sz="0" w:space="0" w:color="auto"/>
          </w:divBdr>
        </w:div>
        <w:div w:id="914586786">
          <w:marLeft w:val="480"/>
          <w:marRight w:val="0"/>
          <w:marTop w:val="0"/>
          <w:marBottom w:val="0"/>
          <w:divBdr>
            <w:top w:val="none" w:sz="0" w:space="0" w:color="auto"/>
            <w:left w:val="none" w:sz="0" w:space="0" w:color="auto"/>
            <w:bottom w:val="none" w:sz="0" w:space="0" w:color="auto"/>
            <w:right w:val="none" w:sz="0" w:space="0" w:color="auto"/>
          </w:divBdr>
        </w:div>
        <w:div w:id="164365622">
          <w:marLeft w:val="480"/>
          <w:marRight w:val="0"/>
          <w:marTop w:val="0"/>
          <w:marBottom w:val="0"/>
          <w:divBdr>
            <w:top w:val="none" w:sz="0" w:space="0" w:color="auto"/>
            <w:left w:val="none" w:sz="0" w:space="0" w:color="auto"/>
            <w:bottom w:val="none" w:sz="0" w:space="0" w:color="auto"/>
            <w:right w:val="none" w:sz="0" w:space="0" w:color="auto"/>
          </w:divBdr>
        </w:div>
        <w:div w:id="2079091749">
          <w:marLeft w:val="480"/>
          <w:marRight w:val="0"/>
          <w:marTop w:val="0"/>
          <w:marBottom w:val="0"/>
          <w:divBdr>
            <w:top w:val="none" w:sz="0" w:space="0" w:color="auto"/>
            <w:left w:val="none" w:sz="0" w:space="0" w:color="auto"/>
            <w:bottom w:val="none" w:sz="0" w:space="0" w:color="auto"/>
            <w:right w:val="none" w:sz="0" w:space="0" w:color="auto"/>
          </w:divBdr>
        </w:div>
        <w:div w:id="1852526579">
          <w:marLeft w:val="480"/>
          <w:marRight w:val="0"/>
          <w:marTop w:val="0"/>
          <w:marBottom w:val="0"/>
          <w:divBdr>
            <w:top w:val="none" w:sz="0" w:space="0" w:color="auto"/>
            <w:left w:val="none" w:sz="0" w:space="0" w:color="auto"/>
            <w:bottom w:val="none" w:sz="0" w:space="0" w:color="auto"/>
            <w:right w:val="none" w:sz="0" w:space="0" w:color="auto"/>
          </w:divBdr>
        </w:div>
        <w:div w:id="1246645396">
          <w:marLeft w:val="480"/>
          <w:marRight w:val="0"/>
          <w:marTop w:val="0"/>
          <w:marBottom w:val="0"/>
          <w:divBdr>
            <w:top w:val="none" w:sz="0" w:space="0" w:color="auto"/>
            <w:left w:val="none" w:sz="0" w:space="0" w:color="auto"/>
            <w:bottom w:val="none" w:sz="0" w:space="0" w:color="auto"/>
            <w:right w:val="none" w:sz="0" w:space="0" w:color="auto"/>
          </w:divBdr>
        </w:div>
        <w:div w:id="1645770131">
          <w:marLeft w:val="480"/>
          <w:marRight w:val="0"/>
          <w:marTop w:val="0"/>
          <w:marBottom w:val="0"/>
          <w:divBdr>
            <w:top w:val="none" w:sz="0" w:space="0" w:color="auto"/>
            <w:left w:val="none" w:sz="0" w:space="0" w:color="auto"/>
            <w:bottom w:val="none" w:sz="0" w:space="0" w:color="auto"/>
            <w:right w:val="none" w:sz="0" w:space="0" w:color="auto"/>
          </w:divBdr>
        </w:div>
        <w:div w:id="814033308">
          <w:marLeft w:val="480"/>
          <w:marRight w:val="0"/>
          <w:marTop w:val="0"/>
          <w:marBottom w:val="0"/>
          <w:divBdr>
            <w:top w:val="none" w:sz="0" w:space="0" w:color="auto"/>
            <w:left w:val="none" w:sz="0" w:space="0" w:color="auto"/>
            <w:bottom w:val="none" w:sz="0" w:space="0" w:color="auto"/>
            <w:right w:val="none" w:sz="0" w:space="0" w:color="auto"/>
          </w:divBdr>
        </w:div>
        <w:div w:id="1776091449">
          <w:marLeft w:val="480"/>
          <w:marRight w:val="0"/>
          <w:marTop w:val="0"/>
          <w:marBottom w:val="0"/>
          <w:divBdr>
            <w:top w:val="none" w:sz="0" w:space="0" w:color="auto"/>
            <w:left w:val="none" w:sz="0" w:space="0" w:color="auto"/>
            <w:bottom w:val="none" w:sz="0" w:space="0" w:color="auto"/>
            <w:right w:val="none" w:sz="0" w:space="0" w:color="auto"/>
          </w:divBdr>
        </w:div>
        <w:div w:id="1929381577">
          <w:marLeft w:val="480"/>
          <w:marRight w:val="0"/>
          <w:marTop w:val="0"/>
          <w:marBottom w:val="0"/>
          <w:divBdr>
            <w:top w:val="none" w:sz="0" w:space="0" w:color="auto"/>
            <w:left w:val="none" w:sz="0" w:space="0" w:color="auto"/>
            <w:bottom w:val="none" w:sz="0" w:space="0" w:color="auto"/>
            <w:right w:val="none" w:sz="0" w:space="0" w:color="auto"/>
          </w:divBdr>
        </w:div>
        <w:div w:id="1585259997">
          <w:marLeft w:val="480"/>
          <w:marRight w:val="0"/>
          <w:marTop w:val="0"/>
          <w:marBottom w:val="0"/>
          <w:divBdr>
            <w:top w:val="none" w:sz="0" w:space="0" w:color="auto"/>
            <w:left w:val="none" w:sz="0" w:space="0" w:color="auto"/>
            <w:bottom w:val="none" w:sz="0" w:space="0" w:color="auto"/>
            <w:right w:val="none" w:sz="0" w:space="0" w:color="auto"/>
          </w:divBdr>
        </w:div>
        <w:div w:id="785346962">
          <w:marLeft w:val="480"/>
          <w:marRight w:val="0"/>
          <w:marTop w:val="0"/>
          <w:marBottom w:val="0"/>
          <w:divBdr>
            <w:top w:val="none" w:sz="0" w:space="0" w:color="auto"/>
            <w:left w:val="none" w:sz="0" w:space="0" w:color="auto"/>
            <w:bottom w:val="none" w:sz="0" w:space="0" w:color="auto"/>
            <w:right w:val="none" w:sz="0" w:space="0" w:color="auto"/>
          </w:divBdr>
        </w:div>
        <w:div w:id="390033442">
          <w:marLeft w:val="480"/>
          <w:marRight w:val="0"/>
          <w:marTop w:val="0"/>
          <w:marBottom w:val="0"/>
          <w:divBdr>
            <w:top w:val="none" w:sz="0" w:space="0" w:color="auto"/>
            <w:left w:val="none" w:sz="0" w:space="0" w:color="auto"/>
            <w:bottom w:val="none" w:sz="0" w:space="0" w:color="auto"/>
            <w:right w:val="none" w:sz="0" w:space="0" w:color="auto"/>
          </w:divBdr>
        </w:div>
        <w:div w:id="1791439854">
          <w:marLeft w:val="480"/>
          <w:marRight w:val="0"/>
          <w:marTop w:val="0"/>
          <w:marBottom w:val="0"/>
          <w:divBdr>
            <w:top w:val="none" w:sz="0" w:space="0" w:color="auto"/>
            <w:left w:val="none" w:sz="0" w:space="0" w:color="auto"/>
            <w:bottom w:val="none" w:sz="0" w:space="0" w:color="auto"/>
            <w:right w:val="none" w:sz="0" w:space="0" w:color="auto"/>
          </w:divBdr>
        </w:div>
        <w:div w:id="1266645624">
          <w:marLeft w:val="480"/>
          <w:marRight w:val="0"/>
          <w:marTop w:val="0"/>
          <w:marBottom w:val="0"/>
          <w:divBdr>
            <w:top w:val="none" w:sz="0" w:space="0" w:color="auto"/>
            <w:left w:val="none" w:sz="0" w:space="0" w:color="auto"/>
            <w:bottom w:val="none" w:sz="0" w:space="0" w:color="auto"/>
            <w:right w:val="none" w:sz="0" w:space="0" w:color="auto"/>
          </w:divBdr>
        </w:div>
        <w:div w:id="109593015">
          <w:marLeft w:val="480"/>
          <w:marRight w:val="0"/>
          <w:marTop w:val="0"/>
          <w:marBottom w:val="0"/>
          <w:divBdr>
            <w:top w:val="none" w:sz="0" w:space="0" w:color="auto"/>
            <w:left w:val="none" w:sz="0" w:space="0" w:color="auto"/>
            <w:bottom w:val="none" w:sz="0" w:space="0" w:color="auto"/>
            <w:right w:val="none" w:sz="0" w:space="0" w:color="auto"/>
          </w:divBdr>
        </w:div>
        <w:div w:id="758713840">
          <w:marLeft w:val="480"/>
          <w:marRight w:val="0"/>
          <w:marTop w:val="0"/>
          <w:marBottom w:val="0"/>
          <w:divBdr>
            <w:top w:val="none" w:sz="0" w:space="0" w:color="auto"/>
            <w:left w:val="none" w:sz="0" w:space="0" w:color="auto"/>
            <w:bottom w:val="none" w:sz="0" w:space="0" w:color="auto"/>
            <w:right w:val="none" w:sz="0" w:space="0" w:color="auto"/>
          </w:divBdr>
        </w:div>
        <w:div w:id="1239943415">
          <w:marLeft w:val="480"/>
          <w:marRight w:val="0"/>
          <w:marTop w:val="0"/>
          <w:marBottom w:val="0"/>
          <w:divBdr>
            <w:top w:val="none" w:sz="0" w:space="0" w:color="auto"/>
            <w:left w:val="none" w:sz="0" w:space="0" w:color="auto"/>
            <w:bottom w:val="none" w:sz="0" w:space="0" w:color="auto"/>
            <w:right w:val="none" w:sz="0" w:space="0" w:color="auto"/>
          </w:divBdr>
        </w:div>
      </w:divsChild>
    </w:div>
    <w:div w:id="2038971441">
      <w:bodyDiv w:val="1"/>
      <w:marLeft w:val="0"/>
      <w:marRight w:val="0"/>
      <w:marTop w:val="0"/>
      <w:marBottom w:val="0"/>
      <w:divBdr>
        <w:top w:val="none" w:sz="0" w:space="0" w:color="auto"/>
        <w:left w:val="none" w:sz="0" w:space="0" w:color="auto"/>
        <w:bottom w:val="none" w:sz="0" w:space="0" w:color="auto"/>
        <w:right w:val="none" w:sz="0" w:space="0" w:color="auto"/>
      </w:divBdr>
      <w:divsChild>
        <w:div w:id="53281207">
          <w:marLeft w:val="480"/>
          <w:marRight w:val="0"/>
          <w:marTop w:val="0"/>
          <w:marBottom w:val="0"/>
          <w:divBdr>
            <w:top w:val="none" w:sz="0" w:space="0" w:color="auto"/>
            <w:left w:val="none" w:sz="0" w:space="0" w:color="auto"/>
            <w:bottom w:val="none" w:sz="0" w:space="0" w:color="auto"/>
            <w:right w:val="none" w:sz="0" w:space="0" w:color="auto"/>
          </w:divBdr>
        </w:div>
        <w:div w:id="159273511">
          <w:marLeft w:val="480"/>
          <w:marRight w:val="0"/>
          <w:marTop w:val="0"/>
          <w:marBottom w:val="0"/>
          <w:divBdr>
            <w:top w:val="none" w:sz="0" w:space="0" w:color="auto"/>
            <w:left w:val="none" w:sz="0" w:space="0" w:color="auto"/>
            <w:bottom w:val="none" w:sz="0" w:space="0" w:color="auto"/>
            <w:right w:val="none" w:sz="0" w:space="0" w:color="auto"/>
          </w:divBdr>
        </w:div>
        <w:div w:id="185413083">
          <w:marLeft w:val="480"/>
          <w:marRight w:val="0"/>
          <w:marTop w:val="0"/>
          <w:marBottom w:val="0"/>
          <w:divBdr>
            <w:top w:val="none" w:sz="0" w:space="0" w:color="auto"/>
            <w:left w:val="none" w:sz="0" w:space="0" w:color="auto"/>
            <w:bottom w:val="none" w:sz="0" w:space="0" w:color="auto"/>
            <w:right w:val="none" w:sz="0" w:space="0" w:color="auto"/>
          </w:divBdr>
        </w:div>
        <w:div w:id="199712732">
          <w:marLeft w:val="480"/>
          <w:marRight w:val="0"/>
          <w:marTop w:val="0"/>
          <w:marBottom w:val="0"/>
          <w:divBdr>
            <w:top w:val="none" w:sz="0" w:space="0" w:color="auto"/>
            <w:left w:val="none" w:sz="0" w:space="0" w:color="auto"/>
            <w:bottom w:val="none" w:sz="0" w:space="0" w:color="auto"/>
            <w:right w:val="none" w:sz="0" w:space="0" w:color="auto"/>
          </w:divBdr>
        </w:div>
        <w:div w:id="209270105">
          <w:marLeft w:val="480"/>
          <w:marRight w:val="0"/>
          <w:marTop w:val="0"/>
          <w:marBottom w:val="0"/>
          <w:divBdr>
            <w:top w:val="none" w:sz="0" w:space="0" w:color="auto"/>
            <w:left w:val="none" w:sz="0" w:space="0" w:color="auto"/>
            <w:bottom w:val="none" w:sz="0" w:space="0" w:color="auto"/>
            <w:right w:val="none" w:sz="0" w:space="0" w:color="auto"/>
          </w:divBdr>
        </w:div>
        <w:div w:id="243489160">
          <w:marLeft w:val="480"/>
          <w:marRight w:val="0"/>
          <w:marTop w:val="0"/>
          <w:marBottom w:val="0"/>
          <w:divBdr>
            <w:top w:val="none" w:sz="0" w:space="0" w:color="auto"/>
            <w:left w:val="none" w:sz="0" w:space="0" w:color="auto"/>
            <w:bottom w:val="none" w:sz="0" w:space="0" w:color="auto"/>
            <w:right w:val="none" w:sz="0" w:space="0" w:color="auto"/>
          </w:divBdr>
        </w:div>
        <w:div w:id="253168252">
          <w:marLeft w:val="480"/>
          <w:marRight w:val="0"/>
          <w:marTop w:val="0"/>
          <w:marBottom w:val="0"/>
          <w:divBdr>
            <w:top w:val="none" w:sz="0" w:space="0" w:color="auto"/>
            <w:left w:val="none" w:sz="0" w:space="0" w:color="auto"/>
            <w:bottom w:val="none" w:sz="0" w:space="0" w:color="auto"/>
            <w:right w:val="none" w:sz="0" w:space="0" w:color="auto"/>
          </w:divBdr>
        </w:div>
        <w:div w:id="262307411">
          <w:marLeft w:val="480"/>
          <w:marRight w:val="0"/>
          <w:marTop w:val="0"/>
          <w:marBottom w:val="0"/>
          <w:divBdr>
            <w:top w:val="none" w:sz="0" w:space="0" w:color="auto"/>
            <w:left w:val="none" w:sz="0" w:space="0" w:color="auto"/>
            <w:bottom w:val="none" w:sz="0" w:space="0" w:color="auto"/>
            <w:right w:val="none" w:sz="0" w:space="0" w:color="auto"/>
          </w:divBdr>
        </w:div>
        <w:div w:id="263078605">
          <w:marLeft w:val="480"/>
          <w:marRight w:val="0"/>
          <w:marTop w:val="0"/>
          <w:marBottom w:val="0"/>
          <w:divBdr>
            <w:top w:val="none" w:sz="0" w:space="0" w:color="auto"/>
            <w:left w:val="none" w:sz="0" w:space="0" w:color="auto"/>
            <w:bottom w:val="none" w:sz="0" w:space="0" w:color="auto"/>
            <w:right w:val="none" w:sz="0" w:space="0" w:color="auto"/>
          </w:divBdr>
        </w:div>
        <w:div w:id="269972718">
          <w:marLeft w:val="480"/>
          <w:marRight w:val="0"/>
          <w:marTop w:val="0"/>
          <w:marBottom w:val="0"/>
          <w:divBdr>
            <w:top w:val="none" w:sz="0" w:space="0" w:color="auto"/>
            <w:left w:val="none" w:sz="0" w:space="0" w:color="auto"/>
            <w:bottom w:val="none" w:sz="0" w:space="0" w:color="auto"/>
            <w:right w:val="none" w:sz="0" w:space="0" w:color="auto"/>
          </w:divBdr>
        </w:div>
        <w:div w:id="298458226">
          <w:marLeft w:val="480"/>
          <w:marRight w:val="0"/>
          <w:marTop w:val="0"/>
          <w:marBottom w:val="0"/>
          <w:divBdr>
            <w:top w:val="none" w:sz="0" w:space="0" w:color="auto"/>
            <w:left w:val="none" w:sz="0" w:space="0" w:color="auto"/>
            <w:bottom w:val="none" w:sz="0" w:space="0" w:color="auto"/>
            <w:right w:val="none" w:sz="0" w:space="0" w:color="auto"/>
          </w:divBdr>
        </w:div>
        <w:div w:id="304629541">
          <w:marLeft w:val="480"/>
          <w:marRight w:val="0"/>
          <w:marTop w:val="0"/>
          <w:marBottom w:val="0"/>
          <w:divBdr>
            <w:top w:val="none" w:sz="0" w:space="0" w:color="auto"/>
            <w:left w:val="none" w:sz="0" w:space="0" w:color="auto"/>
            <w:bottom w:val="none" w:sz="0" w:space="0" w:color="auto"/>
            <w:right w:val="none" w:sz="0" w:space="0" w:color="auto"/>
          </w:divBdr>
        </w:div>
        <w:div w:id="345597445">
          <w:marLeft w:val="480"/>
          <w:marRight w:val="0"/>
          <w:marTop w:val="0"/>
          <w:marBottom w:val="0"/>
          <w:divBdr>
            <w:top w:val="none" w:sz="0" w:space="0" w:color="auto"/>
            <w:left w:val="none" w:sz="0" w:space="0" w:color="auto"/>
            <w:bottom w:val="none" w:sz="0" w:space="0" w:color="auto"/>
            <w:right w:val="none" w:sz="0" w:space="0" w:color="auto"/>
          </w:divBdr>
        </w:div>
        <w:div w:id="394743353">
          <w:marLeft w:val="480"/>
          <w:marRight w:val="0"/>
          <w:marTop w:val="0"/>
          <w:marBottom w:val="0"/>
          <w:divBdr>
            <w:top w:val="none" w:sz="0" w:space="0" w:color="auto"/>
            <w:left w:val="none" w:sz="0" w:space="0" w:color="auto"/>
            <w:bottom w:val="none" w:sz="0" w:space="0" w:color="auto"/>
            <w:right w:val="none" w:sz="0" w:space="0" w:color="auto"/>
          </w:divBdr>
        </w:div>
        <w:div w:id="405149286">
          <w:marLeft w:val="480"/>
          <w:marRight w:val="0"/>
          <w:marTop w:val="0"/>
          <w:marBottom w:val="0"/>
          <w:divBdr>
            <w:top w:val="none" w:sz="0" w:space="0" w:color="auto"/>
            <w:left w:val="none" w:sz="0" w:space="0" w:color="auto"/>
            <w:bottom w:val="none" w:sz="0" w:space="0" w:color="auto"/>
            <w:right w:val="none" w:sz="0" w:space="0" w:color="auto"/>
          </w:divBdr>
        </w:div>
        <w:div w:id="453908434">
          <w:marLeft w:val="480"/>
          <w:marRight w:val="0"/>
          <w:marTop w:val="0"/>
          <w:marBottom w:val="0"/>
          <w:divBdr>
            <w:top w:val="none" w:sz="0" w:space="0" w:color="auto"/>
            <w:left w:val="none" w:sz="0" w:space="0" w:color="auto"/>
            <w:bottom w:val="none" w:sz="0" w:space="0" w:color="auto"/>
            <w:right w:val="none" w:sz="0" w:space="0" w:color="auto"/>
          </w:divBdr>
        </w:div>
        <w:div w:id="459305440">
          <w:marLeft w:val="480"/>
          <w:marRight w:val="0"/>
          <w:marTop w:val="0"/>
          <w:marBottom w:val="0"/>
          <w:divBdr>
            <w:top w:val="none" w:sz="0" w:space="0" w:color="auto"/>
            <w:left w:val="none" w:sz="0" w:space="0" w:color="auto"/>
            <w:bottom w:val="none" w:sz="0" w:space="0" w:color="auto"/>
            <w:right w:val="none" w:sz="0" w:space="0" w:color="auto"/>
          </w:divBdr>
        </w:div>
        <w:div w:id="558172289">
          <w:marLeft w:val="480"/>
          <w:marRight w:val="0"/>
          <w:marTop w:val="0"/>
          <w:marBottom w:val="0"/>
          <w:divBdr>
            <w:top w:val="none" w:sz="0" w:space="0" w:color="auto"/>
            <w:left w:val="none" w:sz="0" w:space="0" w:color="auto"/>
            <w:bottom w:val="none" w:sz="0" w:space="0" w:color="auto"/>
            <w:right w:val="none" w:sz="0" w:space="0" w:color="auto"/>
          </w:divBdr>
        </w:div>
        <w:div w:id="599264667">
          <w:marLeft w:val="480"/>
          <w:marRight w:val="0"/>
          <w:marTop w:val="0"/>
          <w:marBottom w:val="0"/>
          <w:divBdr>
            <w:top w:val="none" w:sz="0" w:space="0" w:color="auto"/>
            <w:left w:val="none" w:sz="0" w:space="0" w:color="auto"/>
            <w:bottom w:val="none" w:sz="0" w:space="0" w:color="auto"/>
            <w:right w:val="none" w:sz="0" w:space="0" w:color="auto"/>
          </w:divBdr>
        </w:div>
        <w:div w:id="612633546">
          <w:marLeft w:val="480"/>
          <w:marRight w:val="0"/>
          <w:marTop w:val="0"/>
          <w:marBottom w:val="0"/>
          <w:divBdr>
            <w:top w:val="none" w:sz="0" w:space="0" w:color="auto"/>
            <w:left w:val="none" w:sz="0" w:space="0" w:color="auto"/>
            <w:bottom w:val="none" w:sz="0" w:space="0" w:color="auto"/>
            <w:right w:val="none" w:sz="0" w:space="0" w:color="auto"/>
          </w:divBdr>
        </w:div>
        <w:div w:id="635379694">
          <w:marLeft w:val="480"/>
          <w:marRight w:val="0"/>
          <w:marTop w:val="0"/>
          <w:marBottom w:val="0"/>
          <w:divBdr>
            <w:top w:val="none" w:sz="0" w:space="0" w:color="auto"/>
            <w:left w:val="none" w:sz="0" w:space="0" w:color="auto"/>
            <w:bottom w:val="none" w:sz="0" w:space="0" w:color="auto"/>
            <w:right w:val="none" w:sz="0" w:space="0" w:color="auto"/>
          </w:divBdr>
        </w:div>
        <w:div w:id="655886144">
          <w:marLeft w:val="480"/>
          <w:marRight w:val="0"/>
          <w:marTop w:val="0"/>
          <w:marBottom w:val="0"/>
          <w:divBdr>
            <w:top w:val="none" w:sz="0" w:space="0" w:color="auto"/>
            <w:left w:val="none" w:sz="0" w:space="0" w:color="auto"/>
            <w:bottom w:val="none" w:sz="0" w:space="0" w:color="auto"/>
            <w:right w:val="none" w:sz="0" w:space="0" w:color="auto"/>
          </w:divBdr>
        </w:div>
        <w:div w:id="662010311">
          <w:marLeft w:val="480"/>
          <w:marRight w:val="0"/>
          <w:marTop w:val="0"/>
          <w:marBottom w:val="0"/>
          <w:divBdr>
            <w:top w:val="none" w:sz="0" w:space="0" w:color="auto"/>
            <w:left w:val="none" w:sz="0" w:space="0" w:color="auto"/>
            <w:bottom w:val="none" w:sz="0" w:space="0" w:color="auto"/>
            <w:right w:val="none" w:sz="0" w:space="0" w:color="auto"/>
          </w:divBdr>
        </w:div>
        <w:div w:id="668026662">
          <w:marLeft w:val="480"/>
          <w:marRight w:val="0"/>
          <w:marTop w:val="0"/>
          <w:marBottom w:val="0"/>
          <w:divBdr>
            <w:top w:val="none" w:sz="0" w:space="0" w:color="auto"/>
            <w:left w:val="none" w:sz="0" w:space="0" w:color="auto"/>
            <w:bottom w:val="none" w:sz="0" w:space="0" w:color="auto"/>
            <w:right w:val="none" w:sz="0" w:space="0" w:color="auto"/>
          </w:divBdr>
        </w:div>
        <w:div w:id="758141870">
          <w:marLeft w:val="480"/>
          <w:marRight w:val="0"/>
          <w:marTop w:val="0"/>
          <w:marBottom w:val="0"/>
          <w:divBdr>
            <w:top w:val="none" w:sz="0" w:space="0" w:color="auto"/>
            <w:left w:val="none" w:sz="0" w:space="0" w:color="auto"/>
            <w:bottom w:val="none" w:sz="0" w:space="0" w:color="auto"/>
            <w:right w:val="none" w:sz="0" w:space="0" w:color="auto"/>
          </w:divBdr>
        </w:div>
        <w:div w:id="796140835">
          <w:marLeft w:val="480"/>
          <w:marRight w:val="0"/>
          <w:marTop w:val="0"/>
          <w:marBottom w:val="0"/>
          <w:divBdr>
            <w:top w:val="none" w:sz="0" w:space="0" w:color="auto"/>
            <w:left w:val="none" w:sz="0" w:space="0" w:color="auto"/>
            <w:bottom w:val="none" w:sz="0" w:space="0" w:color="auto"/>
            <w:right w:val="none" w:sz="0" w:space="0" w:color="auto"/>
          </w:divBdr>
        </w:div>
        <w:div w:id="871184751">
          <w:marLeft w:val="480"/>
          <w:marRight w:val="0"/>
          <w:marTop w:val="0"/>
          <w:marBottom w:val="0"/>
          <w:divBdr>
            <w:top w:val="none" w:sz="0" w:space="0" w:color="auto"/>
            <w:left w:val="none" w:sz="0" w:space="0" w:color="auto"/>
            <w:bottom w:val="none" w:sz="0" w:space="0" w:color="auto"/>
            <w:right w:val="none" w:sz="0" w:space="0" w:color="auto"/>
          </w:divBdr>
        </w:div>
        <w:div w:id="903838192">
          <w:marLeft w:val="480"/>
          <w:marRight w:val="0"/>
          <w:marTop w:val="0"/>
          <w:marBottom w:val="0"/>
          <w:divBdr>
            <w:top w:val="none" w:sz="0" w:space="0" w:color="auto"/>
            <w:left w:val="none" w:sz="0" w:space="0" w:color="auto"/>
            <w:bottom w:val="none" w:sz="0" w:space="0" w:color="auto"/>
            <w:right w:val="none" w:sz="0" w:space="0" w:color="auto"/>
          </w:divBdr>
        </w:div>
        <w:div w:id="904024714">
          <w:marLeft w:val="480"/>
          <w:marRight w:val="0"/>
          <w:marTop w:val="0"/>
          <w:marBottom w:val="0"/>
          <w:divBdr>
            <w:top w:val="none" w:sz="0" w:space="0" w:color="auto"/>
            <w:left w:val="none" w:sz="0" w:space="0" w:color="auto"/>
            <w:bottom w:val="none" w:sz="0" w:space="0" w:color="auto"/>
            <w:right w:val="none" w:sz="0" w:space="0" w:color="auto"/>
          </w:divBdr>
        </w:div>
        <w:div w:id="907110433">
          <w:marLeft w:val="480"/>
          <w:marRight w:val="0"/>
          <w:marTop w:val="0"/>
          <w:marBottom w:val="0"/>
          <w:divBdr>
            <w:top w:val="none" w:sz="0" w:space="0" w:color="auto"/>
            <w:left w:val="none" w:sz="0" w:space="0" w:color="auto"/>
            <w:bottom w:val="none" w:sz="0" w:space="0" w:color="auto"/>
            <w:right w:val="none" w:sz="0" w:space="0" w:color="auto"/>
          </w:divBdr>
        </w:div>
        <w:div w:id="935595631">
          <w:marLeft w:val="480"/>
          <w:marRight w:val="0"/>
          <w:marTop w:val="0"/>
          <w:marBottom w:val="0"/>
          <w:divBdr>
            <w:top w:val="none" w:sz="0" w:space="0" w:color="auto"/>
            <w:left w:val="none" w:sz="0" w:space="0" w:color="auto"/>
            <w:bottom w:val="none" w:sz="0" w:space="0" w:color="auto"/>
            <w:right w:val="none" w:sz="0" w:space="0" w:color="auto"/>
          </w:divBdr>
        </w:div>
        <w:div w:id="951327354">
          <w:marLeft w:val="480"/>
          <w:marRight w:val="0"/>
          <w:marTop w:val="0"/>
          <w:marBottom w:val="0"/>
          <w:divBdr>
            <w:top w:val="none" w:sz="0" w:space="0" w:color="auto"/>
            <w:left w:val="none" w:sz="0" w:space="0" w:color="auto"/>
            <w:bottom w:val="none" w:sz="0" w:space="0" w:color="auto"/>
            <w:right w:val="none" w:sz="0" w:space="0" w:color="auto"/>
          </w:divBdr>
        </w:div>
        <w:div w:id="957224546">
          <w:marLeft w:val="480"/>
          <w:marRight w:val="0"/>
          <w:marTop w:val="0"/>
          <w:marBottom w:val="0"/>
          <w:divBdr>
            <w:top w:val="none" w:sz="0" w:space="0" w:color="auto"/>
            <w:left w:val="none" w:sz="0" w:space="0" w:color="auto"/>
            <w:bottom w:val="none" w:sz="0" w:space="0" w:color="auto"/>
            <w:right w:val="none" w:sz="0" w:space="0" w:color="auto"/>
          </w:divBdr>
        </w:div>
        <w:div w:id="996959142">
          <w:marLeft w:val="480"/>
          <w:marRight w:val="0"/>
          <w:marTop w:val="0"/>
          <w:marBottom w:val="0"/>
          <w:divBdr>
            <w:top w:val="none" w:sz="0" w:space="0" w:color="auto"/>
            <w:left w:val="none" w:sz="0" w:space="0" w:color="auto"/>
            <w:bottom w:val="none" w:sz="0" w:space="0" w:color="auto"/>
            <w:right w:val="none" w:sz="0" w:space="0" w:color="auto"/>
          </w:divBdr>
        </w:div>
        <w:div w:id="1017459704">
          <w:marLeft w:val="480"/>
          <w:marRight w:val="0"/>
          <w:marTop w:val="0"/>
          <w:marBottom w:val="0"/>
          <w:divBdr>
            <w:top w:val="none" w:sz="0" w:space="0" w:color="auto"/>
            <w:left w:val="none" w:sz="0" w:space="0" w:color="auto"/>
            <w:bottom w:val="none" w:sz="0" w:space="0" w:color="auto"/>
            <w:right w:val="none" w:sz="0" w:space="0" w:color="auto"/>
          </w:divBdr>
        </w:div>
        <w:div w:id="1032607952">
          <w:marLeft w:val="480"/>
          <w:marRight w:val="0"/>
          <w:marTop w:val="0"/>
          <w:marBottom w:val="0"/>
          <w:divBdr>
            <w:top w:val="none" w:sz="0" w:space="0" w:color="auto"/>
            <w:left w:val="none" w:sz="0" w:space="0" w:color="auto"/>
            <w:bottom w:val="none" w:sz="0" w:space="0" w:color="auto"/>
            <w:right w:val="none" w:sz="0" w:space="0" w:color="auto"/>
          </w:divBdr>
        </w:div>
        <w:div w:id="1047920651">
          <w:marLeft w:val="480"/>
          <w:marRight w:val="0"/>
          <w:marTop w:val="0"/>
          <w:marBottom w:val="0"/>
          <w:divBdr>
            <w:top w:val="none" w:sz="0" w:space="0" w:color="auto"/>
            <w:left w:val="none" w:sz="0" w:space="0" w:color="auto"/>
            <w:bottom w:val="none" w:sz="0" w:space="0" w:color="auto"/>
            <w:right w:val="none" w:sz="0" w:space="0" w:color="auto"/>
          </w:divBdr>
        </w:div>
        <w:div w:id="1074206292">
          <w:marLeft w:val="480"/>
          <w:marRight w:val="0"/>
          <w:marTop w:val="0"/>
          <w:marBottom w:val="0"/>
          <w:divBdr>
            <w:top w:val="none" w:sz="0" w:space="0" w:color="auto"/>
            <w:left w:val="none" w:sz="0" w:space="0" w:color="auto"/>
            <w:bottom w:val="none" w:sz="0" w:space="0" w:color="auto"/>
            <w:right w:val="none" w:sz="0" w:space="0" w:color="auto"/>
          </w:divBdr>
        </w:div>
        <w:div w:id="1074737007">
          <w:marLeft w:val="480"/>
          <w:marRight w:val="0"/>
          <w:marTop w:val="0"/>
          <w:marBottom w:val="0"/>
          <w:divBdr>
            <w:top w:val="none" w:sz="0" w:space="0" w:color="auto"/>
            <w:left w:val="none" w:sz="0" w:space="0" w:color="auto"/>
            <w:bottom w:val="none" w:sz="0" w:space="0" w:color="auto"/>
            <w:right w:val="none" w:sz="0" w:space="0" w:color="auto"/>
          </w:divBdr>
        </w:div>
        <w:div w:id="1096049241">
          <w:marLeft w:val="480"/>
          <w:marRight w:val="0"/>
          <w:marTop w:val="0"/>
          <w:marBottom w:val="0"/>
          <w:divBdr>
            <w:top w:val="none" w:sz="0" w:space="0" w:color="auto"/>
            <w:left w:val="none" w:sz="0" w:space="0" w:color="auto"/>
            <w:bottom w:val="none" w:sz="0" w:space="0" w:color="auto"/>
            <w:right w:val="none" w:sz="0" w:space="0" w:color="auto"/>
          </w:divBdr>
        </w:div>
        <w:div w:id="1189297628">
          <w:marLeft w:val="480"/>
          <w:marRight w:val="0"/>
          <w:marTop w:val="0"/>
          <w:marBottom w:val="0"/>
          <w:divBdr>
            <w:top w:val="none" w:sz="0" w:space="0" w:color="auto"/>
            <w:left w:val="none" w:sz="0" w:space="0" w:color="auto"/>
            <w:bottom w:val="none" w:sz="0" w:space="0" w:color="auto"/>
            <w:right w:val="none" w:sz="0" w:space="0" w:color="auto"/>
          </w:divBdr>
        </w:div>
        <w:div w:id="1200123833">
          <w:marLeft w:val="480"/>
          <w:marRight w:val="0"/>
          <w:marTop w:val="0"/>
          <w:marBottom w:val="0"/>
          <w:divBdr>
            <w:top w:val="none" w:sz="0" w:space="0" w:color="auto"/>
            <w:left w:val="none" w:sz="0" w:space="0" w:color="auto"/>
            <w:bottom w:val="none" w:sz="0" w:space="0" w:color="auto"/>
            <w:right w:val="none" w:sz="0" w:space="0" w:color="auto"/>
          </w:divBdr>
        </w:div>
        <w:div w:id="1282112535">
          <w:marLeft w:val="480"/>
          <w:marRight w:val="0"/>
          <w:marTop w:val="0"/>
          <w:marBottom w:val="0"/>
          <w:divBdr>
            <w:top w:val="none" w:sz="0" w:space="0" w:color="auto"/>
            <w:left w:val="none" w:sz="0" w:space="0" w:color="auto"/>
            <w:bottom w:val="none" w:sz="0" w:space="0" w:color="auto"/>
            <w:right w:val="none" w:sz="0" w:space="0" w:color="auto"/>
          </w:divBdr>
        </w:div>
        <w:div w:id="1318219943">
          <w:marLeft w:val="480"/>
          <w:marRight w:val="0"/>
          <w:marTop w:val="0"/>
          <w:marBottom w:val="0"/>
          <w:divBdr>
            <w:top w:val="none" w:sz="0" w:space="0" w:color="auto"/>
            <w:left w:val="none" w:sz="0" w:space="0" w:color="auto"/>
            <w:bottom w:val="none" w:sz="0" w:space="0" w:color="auto"/>
            <w:right w:val="none" w:sz="0" w:space="0" w:color="auto"/>
          </w:divBdr>
        </w:div>
        <w:div w:id="1326278157">
          <w:marLeft w:val="480"/>
          <w:marRight w:val="0"/>
          <w:marTop w:val="0"/>
          <w:marBottom w:val="0"/>
          <w:divBdr>
            <w:top w:val="none" w:sz="0" w:space="0" w:color="auto"/>
            <w:left w:val="none" w:sz="0" w:space="0" w:color="auto"/>
            <w:bottom w:val="none" w:sz="0" w:space="0" w:color="auto"/>
            <w:right w:val="none" w:sz="0" w:space="0" w:color="auto"/>
          </w:divBdr>
        </w:div>
        <w:div w:id="1330719761">
          <w:marLeft w:val="480"/>
          <w:marRight w:val="0"/>
          <w:marTop w:val="0"/>
          <w:marBottom w:val="0"/>
          <w:divBdr>
            <w:top w:val="none" w:sz="0" w:space="0" w:color="auto"/>
            <w:left w:val="none" w:sz="0" w:space="0" w:color="auto"/>
            <w:bottom w:val="none" w:sz="0" w:space="0" w:color="auto"/>
            <w:right w:val="none" w:sz="0" w:space="0" w:color="auto"/>
          </w:divBdr>
        </w:div>
        <w:div w:id="1380129150">
          <w:marLeft w:val="480"/>
          <w:marRight w:val="0"/>
          <w:marTop w:val="0"/>
          <w:marBottom w:val="0"/>
          <w:divBdr>
            <w:top w:val="none" w:sz="0" w:space="0" w:color="auto"/>
            <w:left w:val="none" w:sz="0" w:space="0" w:color="auto"/>
            <w:bottom w:val="none" w:sz="0" w:space="0" w:color="auto"/>
            <w:right w:val="none" w:sz="0" w:space="0" w:color="auto"/>
          </w:divBdr>
        </w:div>
        <w:div w:id="1387147260">
          <w:marLeft w:val="480"/>
          <w:marRight w:val="0"/>
          <w:marTop w:val="0"/>
          <w:marBottom w:val="0"/>
          <w:divBdr>
            <w:top w:val="none" w:sz="0" w:space="0" w:color="auto"/>
            <w:left w:val="none" w:sz="0" w:space="0" w:color="auto"/>
            <w:bottom w:val="none" w:sz="0" w:space="0" w:color="auto"/>
            <w:right w:val="none" w:sz="0" w:space="0" w:color="auto"/>
          </w:divBdr>
        </w:div>
        <w:div w:id="1389721406">
          <w:marLeft w:val="480"/>
          <w:marRight w:val="0"/>
          <w:marTop w:val="0"/>
          <w:marBottom w:val="0"/>
          <w:divBdr>
            <w:top w:val="none" w:sz="0" w:space="0" w:color="auto"/>
            <w:left w:val="none" w:sz="0" w:space="0" w:color="auto"/>
            <w:bottom w:val="none" w:sz="0" w:space="0" w:color="auto"/>
            <w:right w:val="none" w:sz="0" w:space="0" w:color="auto"/>
          </w:divBdr>
        </w:div>
        <w:div w:id="1397624211">
          <w:marLeft w:val="480"/>
          <w:marRight w:val="0"/>
          <w:marTop w:val="0"/>
          <w:marBottom w:val="0"/>
          <w:divBdr>
            <w:top w:val="none" w:sz="0" w:space="0" w:color="auto"/>
            <w:left w:val="none" w:sz="0" w:space="0" w:color="auto"/>
            <w:bottom w:val="none" w:sz="0" w:space="0" w:color="auto"/>
            <w:right w:val="none" w:sz="0" w:space="0" w:color="auto"/>
          </w:divBdr>
        </w:div>
        <w:div w:id="1439448852">
          <w:marLeft w:val="480"/>
          <w:marRight w:val="0"/>
          <w:marTop w:val="0"/>
          <w:marBottom w:val="0"/>
          <w:divBdr>
            <w:top w:val="none" w:sz="0" w:space="0" w:color="auto"/>
            <w:left w:val="none" w:sz="0" w:space="0" w:color="auto"/>
            <w:bottom w:val="none" w:sz="0" w:space="0" w:color="auto"/>
            <w:right w:val="none" w:sz="0" w:space="0" w:color="auto"/>
          </w:divBdr>
        </w:div>
        <w:div w:id="1450392867">
          <w:marLeft w:val="480"/>
          <w:marRight w:val="0"/>
          <w:marTop w:val="0"/>
          <w:marBottom w:val="0"/>
          <w:divBdr>
            <w:top w:val="none" w:sz="0" w:space="0" w:color="auto"/>
            <w:left w:val="none" w:sz="0" w:space="0" w:color="auto"/>
            <w:bottom w:val="none" w:sz="0" w:space="0" w:color="auto"/>
            <w:right w:val="none" w:sz="0" w:space="0" w:color="auto"/>
          </w:divBdr>
        </w:div>
        <w:div w:id="1471246232">
          <w:marLeft w:val="480"/>
          <w:marRight w:val="0"/>
          <w:marTop w:val="0"/>
          <w:marBottom w:val="0"/>
          <w:divBdr>
            <w:top w:val="none" w:sz="0" w:space="0" w:color="auto"/>
            <w:left w:val="none" w:sz="0" w:space="0" w:color="auto"/>
            <w:bottom w:val="none" w:sz="0" w:space="0" w:color="auto"/>
            <w:right w:val="none" w:sz="0" w:space="0" w:color="auto"/>
          </w:divBdr>
        </w:div>
        <w:div w:id="1475173041">
          <w:marLeft w:val="480"/>
          <w:marRight w:val="0"/>
          <w:marTop w:val="0"/>
          <w:marBottom w:val="0"/>
          <w:divBdr>
            <w:top w:val="none" w:sz="0" w:space="0" w:color="auto"/>
            <w:left w:val="none" w:sz="0" w:space="0" w:color="auto"/>
            <w:bottom w:val="none" w:sz="0" w:space="0" w:color="auto"/>
            <w:right w:val="none" w:sz="0" w:space="0" w:color="auto"/>
          </w:divBdr>
        </w:div>
        <w:div w:id="1480616191">
          <w:marLeft w:val="480"/>
          <w:marRight w:val="0"/>
          <w:marTop w:val="0"/>
          <w:marBottom w:val="0"/>
          <w:divBdr>
            <w:top w:val="none" w:sz="0" w:space="0" w:color="auto"/>
            <w:left w:val="none" w:sz="0" w:space="0" w:color="auto"/>
            <w:bottom w:val="none" w:sz="0" w:space="0" w:color="auto"/>
            <w:right w:val="none" w:sz="0" w:space="0" w:color="auto"/>
          </w:divBdr>
        </w:div>
        <w:div w:id="1493258154">
          <w:marLeft w:val="480"/>
          <w:marRight w:val="0"/>
          <w:marTop w:val="0"/>
          <w:marBottom w:val="0"/>
          <w:divBdr>
            <w:top w:val="none" w:sz="0" w:space="0" w:color="auto"/>
            <w:left w:val="none" w:sz="0" w:space="0" w:color="auto"/>
            <w:bottom w:val="none" w:sz="0" w:space="0" w:color="auto"/>
            <w:right w:val="none" w:sz="0" w:space="0" w:color="auto"/>
          </w:divBdr>
        </w:div>
        <w:div w:id="1500150949">
          <w:marLeft w:val="480"/>
          <w:marRight w:val="0"/>
          <w:marTop w:val="0"/>
          <w:marBottom w:val="0"/>
          <w:divBdr>
            <w:top w:val="none" w:sz="0" w:space="0" w:color="auto"/>
            <w:left w:val="none" w:sz="0" w:space="0" w:color="auto"/>
            <w:bottom w:val="none" w:sz="0" w:space="0" w:color="auto"/>
            <w:right w:val="none" w:sz="0" w:space="0" w:color="auto"/>
          </w:divBdr>
        </w:div>
        <w:div w:id="1518615237">
          <w:marLeft w:val="480"/>
          <w:marRight w:val="0"/>
          <w:marTop w:val="0"/>
          <w:marBottom w:val="0"/>
          <w:divBdr>
            <w:top w:val="none" w:sz="0" w:space="0" w:color="auto"/>
            <w:left w:val="none" w:sz="0" w:space="0" w:color="auto"/>
            <w:bottom w:val="none" w:sz="0" w:space="0" w:color="auto"/>
            <w:right w:val="none" w:sz="0" w:space="0" w:color="auto"/>
          </w:divBdr>
        </w:div>
        <w:div w:id="1526018658">
          <w:marLeft w:val="480"/>
          <w:marRight w:val="0"/>
          <w:marTop w:val="0"/>
          <w:marBottom w:val="0"/>
          <w:divBdr>
            <w:top w:val="none" w:sz="0" w:space="0" w:color="auto"/>
            <w:left w:val="none" w:sz="0" w:space="0" w:color="auto"/>
            <w:bottom w:val="none" w:sz="0" w:space="0" w:color="auto"/>
            <w:right w:val="none" w:sz="0" w:space="0" w:color="auto"/>
          </w:divBdr>
        </w:div>
        <w:div w:id="1543249526">
          <w:marLeft w:val="480"/>
          <w:marRight w:val="0"/>
          <w:marTop w:val="0"/>
          <w:marBottom w:val="0"/>
          <w:divBdr>
            <w:top w:val="none" w:sz="0" w:space="0" w:color="auto"/>
            <w:left w:val="none" w:sz="0" w:space="0" w:color="auto"/>
            <w:bottom w:val="none" w:sz="0" w:space="0" w:color="auto"/>
            <w:right w:val="none" w:sz="0" w:space="0" w:color="auto"/>
          </w:divBdr>
        </w:div>
        <w:div w:id="1558127191">
          <w:marLeft w:val="480"/>
          <w:marRight w:val="0"/>
          <w:marTop w:val="0"/>
          <w:marBottom w:val="0"/>
          <w:divBdr>
            <w:top w:val="none" w:sz="0" w:space="0" w:color="auto"/>
            <w:left w:val="none" w:sz="0" w:space="0" w:color="auto"/>
            <w:bottom w:val="none" w:sz="0" w:space="0" w:color="auto"/>
            <w:right w:val="none" w:sz="0" w:space="0" w:color="auto"/>
          </w:divBdr>
        </w:div>
        <w:div w:id="1573930138">
          <w:marLeft w:val="480"/>
          <w:marRight w:val="0"/>
          <w:marTop w:val="0"/>
          <w:marBottom w:val="0"/>
          <w:divBdr>
            <w:top w:val="none" w:sz="0" w:space="0" w:color="auto"/>
            <w:left w:val="none" w:sz="0" w:space="0" w:color="auto"/>
            <w:bottom w:val="none" w:sz="0" w:space="0" w:color="auto"/>
            <w:right w:val="none" w:sz="0" w:space="0" w:color="auto"/>
          </w:divBdr>
        </w:div>
        <w:div w:id="1653027298">
          <w:marLeft w:val="480"/>
          <w:marRight w:val="0"/>
          <w:marTop w:val="0"/>
          <w:marBottom w:val="0"/>
          <w:divBdr>
            <w:top w:val="none" w:sz="0" w:space="0" w:color="auto"/>
            <w:left w:val="none" w:sz="0" w:space="0" w:color="auto"/>
            <w:bottom w:val="none" w:sz="0" w:space="0" w:color="auto"/>
            <w:right w:val="none" w:sz="0" w:space="0" w:color="auto"/>
          </w:divBdr>
        </w:div>
        <w:div w:id="1741171179">
          <w:marLeft w:val="480"/>
          <w:marRight w:val="0"/>
          <w:marTop w:val="0"/>
          <w:marBottom w:val="0"/>
          <w:divBdr>
            <w:top w:val="none" w:sz="0" w:space="0" w:color="auto"/>
            <w:left w:val="none" w:sz="0" w:space="0" w:color="auto"/>
            <w:bottom w:val="none" w:sz="0" w:space="0" w:color="auto"/>
            <w:right w:val="none" w:sz="0" w:space="0" w:color="auto"/>
          </w:divBdr>
        </w:div>
        <w:div w:id="1863670033">
          <w:marLeft w:val="480"/>
          <w:marRight w:val="0"/>
          <w:marTop w:val="0"/>
          <w:marBottom w:val="0"/>
          <w:divBdr>
            <w:top w:val="none" w:sz="0" w:space="0" w:color="auto"/>
            <w:left w:val="none" w:sz="0" w:space="0" w:color="auto"/>
            <w:bottom w:val="none" w:sz="0" w:space="0" w:color="auto"/>
            <w:right w:val="none" w:sz="0" w:space="0" w:color="auto"/>
          </w:divBdr>
        </w:div>
        <w:div w:id="1885944503">
          <w:marLeft w:val="480"/>
          <w:marRight w:val="0"/>
          <w:marTop w:val="0"/>
          <w:marBottom w:val="0"/>
          <w:divBdr>
            <w:top w:val="none" w:sz="0" w:space="0" w:color="auto"/>
            <w:left w:val="none" w:sz="0" w:space="0" w:color="auto"/>
            <w:bottom w:val="none" w:sz="0" w:space="0" w:color="auto"/>
            <w:right w:val="none" w:sz="0" w:space="0" w:color="auto"/>
          </w:divBdr>
        </w:div>
        <w:div w:id="1895264616">
          <w:marLeft w:val="480"/>
          <w:marRight w:val="0"/>
          <w:marTop w:val="0"/>
          <w:marBottom w:val="0"/>
          <w:divBdr>
            <w:top w:val="none" w:sz="0" w:space="0" w:color="auto"/>
            <w:left w:val="none" w:sz="0" w:space="0" w:color="auto"/>
            <w:bottom w:val="none" w:sz="0" w:space="0" w:color="auto"/>
            <w:right w:val="none" w:sz="0" w:space="0" w:color="auto"/>
          </w:divBdr>
        </w:div>
        <w:div w:id="1895894683">
          <w:marLeft w:val="480"/>
          <w:marRight w:val="0"/>
          <w:marTop w:val="0"/>
          <w:marBottom w:val="0"/>
          <w:divBdr>
            <w:top w:val="none" w:sz="0" w:space="0" w:color="auto"/>
            <w:left w:val="none" w:sz="0" w:space="0" w:color="auto"/>
            <w:bottom w:val="none" w:sz="0" w:space="0" w:color="auto"/>
            <w:right w:val="none" w:sz="0" w:space="0" w:color="auto"/>
          </w:divBdr>
        </w:div>
        <w:div w:id="1916042640">
          <w:marLeft w:val="480"/>
          <w:marRight w:val="0"/>
          <w:marTop w:val="0"/>
          <w:marBottom w:val="0"/>
          <w:divBdr>
            <w:top w:val="none" w:sz="0" w:space="0" w:color="auto"/>
            <w:left w:val="none" w:sz="0" w:space="0" w:color="auto"/>
            <w:bottom w:val="none" w:sz="0" w:space="0" w:color="auto"/>
            <w:right w:val="none" w:sz="0" w:space="0" w:color="auto"/>
          </w:divBdr>
        </w:div>
        <w:div w:id="1944220224">
          <w:marLeft w:val="480"/>
          <w:marRight w:val="0"/>
          <w:marTop w:val="0"/>
          <w:marBottom w:val="0"/>
          <w:divBdr>
            <w:top w:val="none" w:sz="0" w:space="0" w:color="auto"/>
            <w:left w:val="none" w:sz="0" w:space="0" w:color="auto"/>
            <w:bottom w:val="none" w:sz="0" w:space="0" w:color="auto"/>
            <w:right w:val="none" w:sz="0" w:space="0" w:color="auto"/>
          </w:divBdr>
        </w:div>
        <w:div w:id="1970091045">
          <w:marLeft w:val="480"/>
          <w:marRight w:val="0"/>
          <w:marTop w:val="0"/>
          <w:marBottom w:val="0"/>
          <w:divBdr>
            <w:top w:val="none" w:sz="0" w:space="0" w:color="auto"/>
            <w:left w:val="none" w:sz="0" w:space="0" w:color="auto"/>
            <w:bottom w:val="none" w:sz="0" w:space="0" w:color="auto"/>
            <w:right w:val="none" w:sz="0" w:space="0" w:color="auto"/>
          </w:divBdr>
        </w:div>
        <w:div w:id="2055957311">
          <w:marLeft w:val="480"/>
          <w:marRight w:val="0"/>
          <w:marTop w:val="0"/>
          <w:marBottom w:val="0"/>
          <w:divBdr>
            <w:top w:val="none" w:sz="0" w:space="0" w:color="auto"/>
            <w:left w:val="none" w:sz="0" w:space="0" w:color="auto"/>
            <w:bottom w:val="none" w:sz="0" w:space="0" w:color="auto"/>
            <w:right w:val="none" w:sz="0" w:space="0" w:color="auto"/>
          </w:divBdr>
        </w:div>
        <w:div w:id="2072000530">
          <w:marLeft w:val="480"/>
          <w:marRight w:val="0"/>
          <w:marTop w:val="0"/>
          <w:marBottom w:val="0"/>
          <w:divBdr>
            <w:top w:val="none" w:sz="0" w:space="0" w:color="auto"/>
            <w:left w:val="none" w:sz="0" w:space="0" w:color="auto"/>
            <w:bottom w:val="none" w:sz="0" w:space="0" w:color="auto"/>
            <w:right w:val="none" w:sz="0" w:space="0" w:color="auto"/>
          </w:divBdr>
        </w:div>
        <w:div w:id="2100104183">
          <w:marLeft w:val="480"/>
          <w:marRight w:val="0"/>
          <w:marTop w:val="0"/>
          <w:marBottom w:val="0"/>
          <w:divBdr>
            <w:top w:val="none" w:sz="0" w:space="0" w:color="auto"/>
            <w:left w:val="none" w:sz="0" w:space="0" w:color="auto"/>
            <w:bottom w:val="none" w:sz="0" w:space="0" w:color="auto"/>
            <w:right w:val="none" w:sz="0" w:space="0" w:color="auto"/>
          </w:divBdr>
        </w:div>
        <w:div w:id="2108186064">
          <w:marLeft w:val="480"/>
          <w:marRight w:val="0"/>
          <w:marTop w:val="0"/>
          <w:marBottom w:val="0"/>
          <w:divBdr>
            <w:top w:val="none" w:sz="0" w:space="0" w:color="auto"/>
            <w:left w:val="none" w:sz="0" w:space="0" w:color="auto"/>
            <w:bottom w:val="none" w:sz="0" w:space="0" w:color="auto"/>
            <w:right w:val="none" w:sz="0" w:space="0" w:color="auto"/>
          </w:divBdr>
        </w:div>
      </w:divsChild>
    </w:div>
    <w:div w:id="2041667528">
      <w:bodyDiv w:val="1"/>
      <w:marLeft w:val="0"/>
      <w:marRight w:val="0"/>
      <w:marTop w:val="0"/>
      <w:marBottom w:val="0"/>
      <w:divBdr>
        <w:top w:val="none" w:sz="0" w:space="0" w:color="auto"/>
        <w:left w:val="none" w:sz="0" w:space="0" w:color="auto"/>
        <w:bottom w:val="none" w:sz="0" w:space="0" w:color="auto"/>
        <w:right w:val="none" w:sz="0" w:space="0" w:color="auto"/>
      </w:divBdr>
      <w:divsChild>
        <w:div w:id="21447088">
          <w:marLeft w:val="480"/>
          <w:marRight w:val="0"/>
          <w:marTop w:val="0"/>
          <w:marBottom w:val="0"/>
          <w:divBdr>
            <w:top w:val="none" w:sz="0" w:space="0" w:color="auto"/>
            <w:left w:val="none" w:sz="0" w:space="0" w:color="auto"/>
            <w:bottom w:val="none" w:sz="0" w:space="0" w:color="auto"/>
            <w:right w:val="none" w:sz="0" w:space="0" w:color="auto"/>
          </w:divBdr>
        </w:div>
        <w:div w:id="76754743">
          <w:marLeft w:val="480"/>
          <w:marRight w:val="0"/>
          <w:marTop w:val="0"/>
          <w:marBottom w:val="0"/>
          <w:divBdr>
            <w:top w:val="none" w:sz="0" w:space="0" w:color="auto"/>
            <w:left w:val="none" w:sz="0" w:space="0" w:color="auto"/>
            <w:bottom w:val="none" w:sz="0" w:space="0" w:color="auto"/>
            <w:right w:val="none" w:sz="0" w:space="0" w:color="auto"/>
          </w:divBdr>
        </w:div>
        <w:div w:id="93289398">
          <w:marLeft w:val="480"/>
          <w:marRight w:val="0"/>
          <w:marTop w:val="0"/>
          <w:marBottom w:val="0"/>
          <w:divBdr>
            <w:top w:val="none" w:sz="0" w:space="0" w:color="auto"/>
            <w:left w:val="none" w:sz="0" w:space="0" w:color="auto"/>
            <w:bottom w:val="none" w:sz="0" w:space="0" w:color="auto"/>
            <w:right w:val="none" w:sz="0" w:space="0" w:color="auto"/>
          </w:divBdr>
        </w:div>
        <w:div w:id="114834866">
          <w:marLeft w:val="480"/>
          <w:marRight w:val="0"/>
          <w:marTop w:val="0"/>
          <w:marBottom w:val="0"/>
          <w:divBdr>
            <w:top w:val="none" w:sz="0" w:space="0" w:color="auto"/>
            <w:left w:val="none" w:sz="0" w:space="0" w:color="auto"/>
            <w:bottom w:val="none" w:sz="0" w:space="0" w:color="auto"/>
            <w:right w:val="none" w:sz="0" w:space="0" w:color="auto"/>
          </w:divBdr>
        </w:div>
        <w:div w:id="131873185">
          <w:marLeft w:val="480"/>
          <w:marRight w:val="0"/>
          <w:marTop w:val="0"/>
          <w:marBottom w:val="0"/>
          <w:divBdr>
            <w:top w:val="none" w:sz="0" w:space="0" w:color="auto"/>
            <w:left w:val="none" w:sz="0" w:space="0" w:color="auto"/>
            <w:bottom w:val="none" w:sz="0" w:space="0" w:color="auto"/>
            <w:right w:val="none" w:sz="0" w:space="0" w:color="auto"/>
          </w:divBdr>
        </w:div>
        <w:div w:id="171842296">
          <w:marLeft w:val="480"/>
          <w:marRight w:val="0"/>
          <w:marTop w:val="0"/>
          <w:marBottom w:val="0"/>
          <w:divBdr>
            <w:top w:val="none" w:sz="0" w:space="0" w:color="auto"/>
            <w:left w:val="none" w:sz="0" w:space="0" w:color="auto"/>
            <w:bottom w:val="none" w:sz="0" w:space="0" w:color="auto"/>
            <w:right w:val="none" w:sz="0" w:space="0" w:color="auto"/>
          </w:divBdr>
        </w:div>
        <w:div w:id="177238649">
          <w:marLeft w:val="480"/>
          <w:marRight w:val="0"/>
          <w:marTop w:val="0"/>
          <w:marBottom w:val="0"/>
          <w:divBdr>
            <w:top w:val="none" w:sz="0" w:space="0" w:color="auto"/>
            <w:left w:val="none" w:sz="0" w:space="0" w:color="auto"/>
            <w:bottom w:val="none" w:sz="0" w:space="0" w:color="auto"/>
            <w:right w:val="none" w:sz="0" w:space="0" w:color="auto"/>
          </w:divBdr>
        </w:div>
        <w:div w:id="191192328">
          <w:marLeft w:val="480"/>
          <w:marRight w:val="0"/>
          <w:marTop w:val="0"/>
          <w:marBottom w:val="0"/>
          <w:divBdr>
            <w:top w:val="none" w:sz="0" w:space="0" w:color="auto"/>
            <w:left w:val="none" w:sz="0" w:space="0" w:color="auto"/>
            <w:bottom w:val="none" w:sz="0" w:space="0" w:color="auto"/>
            <w:right w:val="none" w:sz="0" w:space="0" w:color="auto"/>
          </w:divBdr>
        </w:div>
        <w:div w:id="205726272">
          <w:marLeft w:val="480"/>
          <w:marRight w:val="0"/>
          <w:marTop w:val="0"/>
          <w:marBottom w:val="0"/>
          <w:divBdr>
            <w:top w:val="none" w:sz="0" w:space="0" w:color="auto"/>
            <w:left w:val="none" w:sz="0" w:space="0" w:color="auto"/>
            <w:bottom w:val="none" w:sz="0" w:space="0" w:color="auto"/>
            <w:right w:val="none" w:sz="0" w:space="0" w:color="auto"/>
          </w:divBdr>
        </w:div>
        <w:div w:id="222370844">
          <w:marLeft w:val="480"/>
          <w:marRight w:val="0"/>
          <w:marTop w:val="0"/>
          <w:marBottom w:val="0"/>
          <w:divBdr>
            <w:top w:val="none" w:sz="0" w:space="0" w:color="auto"/>
            <w:left w:val="none" w:sz="0" w:space="0" w:color="auto"/>
            <w:bottom w:val="none" w:sz="0" w:space="0" w:color="auto"/>
            <w:right w:val="none" w:sz="0" w:space="0" w:color="auto"/>
          </w:divBdr>
        </w:div>
        <w:div w:id="236793412">
          <w:marLeft w:val="480"/>
          <w:marRight w:val="0"/>
          <w:marTop w:val="0"/>
          <w:marBottom w:val="0"/>
          <w:divBdr>
            <w:top w:val="none" w:sz="0" w:space="0" w:color="auto"/>
            <w:left w:val="none" w:sz="0" w:space="0" w:color="auto"/>
            <w:bottom w:val="none" w:sz="0" w:space="0" w:color="auto"/>
            <w:right w:val="none" w:sz="0" w:space="0" w:color="auto"/>
          </w:divBdr>
        </w:div>
        <w:div w:id="344088853">
          <w:marLeft w:val="480"/>
          <w:marRight w:val="0"/>
          <w:marTop w:val="0"/>
          <w:marBottom w:val="0"/>
          <w:divBdr>
            <w:top w:val="none" w:sz="0" w:space="0" w:color="auto"/>
            <w:left w:val="none" w:sz="0" w:space="0" w:color="auto"/>
            <w:bottom w:val="none" w:sz="0" w:space="0" w:color="auto"/>
            <w:right w:val="none" w:sz="0" w:space="0" w:color="auto"/>
          </w:divBdr>
        </w:div>
        <w:div w:id="387457135">
          <w:marLeft w:val="480"/>
          <w:marRight w:val="0"/>
          <w:marTop w:val="0"/>
          <w:marBottom w:val="0"/>
          <w:divBdr>
            <w:top w:val="none" w:sz="0" w:space="0" w:color="auto"/>
            <w:left w:val="none" w:sz="0" w:space="0" w:color="auto"/>
            <w:bottom w:val="none" w:sz="0" w:space="0" w:color="auto"/>
            <w:right w:val="none" w:sz="0" w:space="0" w:color="auto"/>
          </w:divBdr>
        </w:div>
        <w:div w:id="479154016">
          <w:marLeft w:val="480"/>
          <w:marRight w:val="0"/>
          <w:marTop w:val="0"/>
          <w:marBottom w:val="0"/>
          <w:divBdr>
            <w:top w:val="none" w:sz="0" w:space="0" w:color="auto"/>
            <w:left w:val="none" w:sz="0" w:space="0" w:color="auto"/>
            <w:bottom w:val="none" w:sz="0" w:space="0" w:color="auto"/>
            <w:right w:val="none" w:sz="0" w:space="0" w:color="auto"/>
          </w:divBdr>
        </w:div>
        <w:div w:id="569118631">
          <w:marLeft w:val="480"/>
          <w:marRight w:val="0"/>
          <w:marTop w:val="0"/>
          <w:marBottom w:val="0"/>
          <w:divBdr>
            <w:top w:val="none" w:sz="0" w:space="0" w:color="auto"/>
            <w:left w:val="none" w:sz="0" w:space="0" w:color="auto"/>
            <w:bottom w:val="none" w:sz="0" w:space="0" w:color="auto"/>
            <w:right w:val="none" w:sz="0" w:space="0" w:color="auto"/>
          </w:divBdr>
        </w:div>
        <w:div w:id="589506855">
          <w:marLeft w:val="480"/>
          <w:marRight w:val="0"/>
          <w:marTop w:val="0"/>
          <w:marBottom w:val="0"/>
          <w:divBdr>
            <w:top w:val="none" w:sz="0" w:space="0" w:color="auto"/>
            <w:left w:val="none" w:sz="0" w:space="0" w:color="auto"/>
            <w:bottom w:val="none" w:sz="0" w:space="0" w:color="auto"/>
            <w:right w:val="none" w:sz="0" w:space="0" w:color="auto"/>
          </w:divBdr>
        </w:div>
        <w:div w:id="675153056">
          <w:marLeft w:val="480"/>
          <w:marRight w:val="0"/>
          <w:marTop w:val="0"/>
          <w:marBottom w:val="0"/>
          <w:divBdr>
            <w:top w:val="none" w:sz="0" w:space="0" w:color="auto"/>
            <w:left w:val="none" w:sz="0" w:space="0" w:color="auto"/>
            <w:bottom w:val="none" w:sz="0" w:space="0" w:color="auto"/>
            <w:right w:val="none" w:sz="0" w:space="0" w:color="auto"/>
          </w:divBdr>
        </w:div>
        <w:div w:id="743379016">
          <w:marLeft w:val="480"/>
          <w:marRight w:val="0"/>
          <w:marTop w:val="0"/>
          <w:marBottom w:val="0"/>
          <w:divBdr>
            <w:top w:val="none" w:sz="0" w:space="0" w:color="auto"/>
            <w:left w:val="none" w:sz="0" w:space="0" w:color="auto"/>
            <w:bottom w:val="none" w:sz="0" w:space="0" w:color="auto"/>
            <w:right w:val="none" w:sz="0" w:space="0" w:color="auto"/>
          </w:divBdr>
        </w:div>
        <w:div w:id="770857508">
          <w:marLeft w:val="480"/>
          <w:marRight w:val="0"/>
          <w:marTop w:val="0"/>
          <w:marBottom w:val="0"/>
          <w:divBdr>
            <w:top w:val="none" w:sz="0" w:space="0" w:color="auto"/>
            <w:left w:val="none" w:sz="0" w:space="0" w:color="auto"/>
            <w:bottom w:val="none" w:sz="0" w:space="0" w:color="auto"/>
            <w:right w:val="none" w:sz="0" w:space="0" w:color="auto"/>
          </w:divBdr>
        </w:div>
        <w:div w:id="778331298">
          <w:marLeft w:val="480"/>
          <w:marRight w:val="0"/>
          <w:marTop w:val="0"/>
          <w:marBottom w:val="0"/>
          <w:divBdr>
            <w:top w:val="none" w:sz="0" w:space="0" w:color="auto"/>
            <w:left w:val="none" w:sz="0" w:space="0" w:color="auto"/>
            <w:bottom w:val="none" w:sz="0" w:space="0" w:color="auto"/>
            <w:right w:val="none" w:sz="0" w:space="0" w:color="auto"/>
          </w:divBdr>
        </w:div>
        <w:div w:id="780612789">
          <w:marLeft w:val="480"/>
          <w:marRight w:val="0"/>
          <w:marTop w:val="0"/>
          <w:marBottom w:val="0"/>
          <w:divBdr>
            <w:top w:val="none" w:sz="0" w:space="0" w:color="auto"/>
            <w:left w:val="none" w:sz="0" w:space="0" w:color="auto"/>
            <w:bottom w:val="none" w:sz="0" w:space="0" w:color="auto"/>
            <w:right w:val="none" w:sz="0" w:space="0" w:color="auto"/>
          </w:divBdr>
        </w:div>
        <w:div w:id="840196670">
          <w:marLeft w:val="480"/>
          <w:marRight w:val="0"/>
          <w:marTop w:val="0"/>
          <w:marBottom w:val="0"/>
          <w:divBdr>
            <w:top w:val="none" w:sz="0" w:space="0" w:color="auto"/>
            <w:left w:val="none" w:sz="0" w:space="0" w:color="auto"/>
            <w:bottom w:val="none" w:sz="0" w:space="0" w:color="auto"/>
            <w:right w:val="none" w:sz="0" w:space="0" w:color="auto"/>
          </w:divBdr>
        </w:div>
        <w:div w:id="860162418">
          <w:marLeft w:val="480"/>
          <w:marRight w:val="0"/>
          <w:marTop w:val="0"/>
          <w:marBottom w:val="0"/>
          <w:divBdr>
            <w:top w:val="none" w:sz="0" w:space="0" w:color="auto"/>
            <w:left w:val="none" w:sz="0" w:space="0" w:color="auto"/>
            <w:bottom w:val="none" w:sz="0" w:space="0" w:color="auto"/>
            <w:right w:val="none" w:sz="0" w:space="0" w:color="auto"/>
          </w:divBdr>
        </w:div>
        <w:div w:id="872302312">
          <w:marLeft w:val="480"/>
          <w:marRight w:val="0"/>
          <w:marTop w:val="0"/>
          <w:marBottom w:val="0"/>
          <w:divBdr>
            <w:top w:val="none" w:sz="0" w:space="0" w:color="auto"/>
            <w:left w:val="none" w:sz="0" w:space="0" w:color="auto"/>
            <w:bottom w:val="none" w:sz="0" w:space="0" w:color="auto"/>
            <w:right w:val="none" w:sz="0" w:space="0" w:color="auto"/>
          </w:divBdr>
        </w:div>
        <w:div w:id="889614889">
          <w:marLeft w:val="480"/>
          <w:marRight w:val="0"/>
          <w:marTop w:val="0"/>
          <w:marBottom w:val="0"/>
          <w:divBdr>
            <w:top w:val="none" w:sz="0" w:space="0" w:color="auto"/>
            <w:left w:val="none" w:sz="0" w:space="0" w:color="auto"/>
            <w:bottom w:val="none" w:sz="0" w:space="0" w:color="auto"/>
            <w:right w:val="none" w:sz="0" w:space="0" w:color="auto"/>
          </w:divBdr>
        </w:div>
        <w:div w:id="890920121">
          <w:marLeft w:val="480"/>
          <w:marRight w:val="0"/>
          <w:marTop w:val="0"/>
          <w:marBottom w:val="0"/>
          <w:divBdr>
            <w:top w:val="none" w:sz="0" w:space="0" w:color="auto"/>
            <w:left w:val="none" w:sz="0" w:space="0" w:color="auto"/>
            <w:bottom w:val="none" w:sz="0" w:space="0" w:color="auto"/>
            <w:right w:val="none" w:sz="0" w:space="0" w:color="auto"/>
          </w:divBdr>
        </w:div>
        <w:div w:id="918364859">
          <w:marLeft w:val="480"/>
          <w:marRight w:val="0"/>
          <w:marTop w:val="0"/>
          <w:marBottom w:val="0"/>
          <w:divBdr>
            <w:top w:val="none" w:sz="0" w:space="0" w:color="auto"/>
            <w:left w:val="none" w:sz="0" w:space="0" w:color="auto"/>
            <w:bottom w:val="none" w:sz="0" w:space="0" w:color="auto"/>
            <w:right w:val="none" w:sz="0" w:space="0" w:color="auto"/>
          </w:divBdr>
        </w:div>
        <w:div w:id="976496060">
          <w:marLeft w:val="480"/>
          <w:marRight w:val="0"/>
          <w:marTop w:val="0"/>
          <w:marBottom w:val="0"/>
          <w:divBdr>
            <w:top w:val="none" w:sz="0" w:space="0" w:color="auto"/>
            <w:left w:val="none" w:sz="0" w:space="0" w:color="auto"/>
            <w:bottom w:val="none" w:sz="0" w:space="0" w:color="auto"/>
            <w:right w:val="none" w:sz="0" w:space="0" w:color="auto"/>
          </w:divBdr>
        </w:div>
        <w:div w:id="1009523656">
          <w:marLeft w:val="480"/>
          <w:marRight w:val="0"/>
          <w:marTop w:val="0"/>
          <w:marBottom w:val="0"/>
          <w:divBdr>
            <w:top w:val="none" w:sz="0" w:space="0" w:color="auto"/>
            <w:left w:val="none" w:sz="0" w:space="0" w:color="auto"/>
            <w:bottom w:val="none" w:sz="0" w:space="0" w:color="auto"/>
            <w:right w:val="none" w:sz="0" w:space="0" w:color="auto"/>
          </w:divBdr>
        </w:div>
        <w:div w:id="1023214387">
          <w:marLeft w:val="480"/>
          <w:marRight w:val="0"/>
          <w:marTop w:val="0"/>
          <w:marBottom w:val="0"/>
          <w:divBdr>
            <w:top w:val="none" w:sz="0" w:space="0" w:color="auto"/>
            <w:left w:val="none" w:sz="0" w:space="0" w:color="auto"/>
            <w:bottom w:val="none" w:sz="0" w:space="0" w:color="auto"/>
            <w:right w:val="none" w:sz="0" w:space="0" w:color="auto"/>
          </w:divBdr>
        </w:div>
        <w:div w:id="1027944500">
          <w:marLeft w:val="480"/>
          <w:marRight w:val="0"/>
          <w:marTop w:val="0"/>
          <w:marBottom w:val="0"/>
          <w:divBdr>
            <w:top w:val="none" w:sz="0" w:space="0" w:color="auto"/>
            <w:left w:val="none" w:sz="0" w:space="0" w:color="auto"/>
            <w:bottom w:val="none" w:sz="0" w:space="0" w:color="auto"/>
            <w:right w:val="none" w:sz="0" w:space="0" w:color="auto"/>
          </w:divBdr>
        </w:div>
        <w:div w:id="1029792465">
          <w:marLeft w:val="480"/>
          <w:marRight w:val="0"/>
          <w:marTop w:val="0"/>
          <w:marBottom w:val="0"/>
          <w:divBdr>
            <w:top w:val="none" w:sz="0" w:space="0" w:color="auto"/>
            <w:left w:val="none" w:sz="0" w:space="0" w:color="auto"/>
            <w:bottom w:val="none" w:sz="0" w:space="0" w:color="auto"/>
            <w:right w:val="none" w:sz="0" w:space="0" w:color="auto"/>
          </w:divBdr>
        </w:div>
        <w:div w:id="1031952357">
          <w:marLeft w:val="480"/>
          <w:marRight w:val="0"/>
          <w:marTop w:val="0"/>
          <w:marBottom w:val="0"/>
          <w:divBdr>
            <w:top w:val="none" w:sz="0" w:space="0" w:color="auto"/>
            <w:left w:val="none" w:sz="0" w:space="0" w:color="auto"/>
            <w:bottom w:val="none" w:sz="0" w:space="0" w:color="auto"/>
            <w:right w:val="none" w:sz="0" w:space="0" w:color="auto"/>
          </w:divBdr>
        </w:div>
        <w:div w:id="1044139886">
          <w:marLeft w:val="480"/>
          <w:marRight w:val="0"/>
          <w:marTop w:val="0"/>
          <w:marBottom w:val="0"/>
          <w:divBdr>
            <w:top w:val="none" w:sz="0" w:space="0" w:color="auto"/>
            <w:left w:val="none" w:sz="0" w:space="0" w:color="auto"/>
            <w:bottom w:val="none" w:sz="0" w:space="0" w:color="auto"/>
            <w:right w:val="none" w:sz="0" w:space="0" w:color="auto"/>
          </w:divBdr>
        </w:div>
        <w:div w:id="1063213658">
          <w:marLeft w:val="480"/>
          <w:marRight w:val="0"/>
          <w:marTop w:val="0"/>
          <w:marBottom w:val="0"/>
          <w:divBdr>
            <w:top w:val="none" w:sz="0" w:space="0" w:color="auto"/>
            <w:left w:val="none" w:sz="0" w:space="0" w:color="auto"/>
            <w:bottom w:val="none" w:sz="0" w:space="0" w:color="auto"/>
            <w:right w:val="none" w:sz="0" w:space="0" w:color="auto"/>
          </w:divBdr>
        </w:div>
        <w:div w:id="1065180683">
          <w:marLeft w:val="480"/>
          <w:marRight w:val="0"/>
          <w:marTop w:val="0"/>
          <w:marBottom w:val="0"/>
          <w:divBdr>
            <w:top w:val="none" w:sz="0" w:space="0" w:color="auto"/>
            <w:left w:val="none" w:sz="0" w:space="0" w:color="auto"/>
            <w:bottom w:val="none" w:sz="0" w:space="0" w:color="auto"/>
            <w:right w:val="none" w:sz="0" w:space="0" w:color="auto"/>
          </w:divBdr>
        </w:div>
        <w:div w:id="1084884670">
          <w:marLeft w:val="480"/>
          <w:marRight w:val="0"/>
          <w:marTop w:val="0"/>
          <w:marBottom w:val="0"/>
          <w:divBdr>
            <w:top w:val="none" w:sz="0" w:space="0" w:color="auto"/>
            <w:left w:val="none" w:sz="0" w:space="0" w:color="auto"/>
            <w:bottom w:val="none" w:sz="0" w:space="0" w:color="auto"/>
            <w:right w:val="none" w:sz="0" w:space="0" w:color="auto"/>
          </w:divBdr>
        </w:div>
        <w:div w:id="1101992334">
          <w:marLeft w:val="480"/>
          <w:marRight w:val="0"/>
          <w:marTop w:val="0"/>
          <w:marBottom w:val="0"/>
          <w:divBdr>
            <w:top w:val="none" w:sz="0" w:space="0" w:color="auto"/>
            <w:left w:val="none" w:sz="0" w:space="0" w:color="auto"/>
            <w:bottom w:val="none" w:sz="0" w:space="0" w:color="auto"/>
            <w:right w:val="none" w:sz="0" w:space="0" w:color="auto"/>
          </w:divBdr>
        </w:div>
        <w:div w:id="1123617035">
          <w:marLeft w:val="480"/>
          <w:marRight w:val="0"/>
          <w:marTop w:val="0"/>
          <w:marBottom w:val="0"/>
          <w:divBdr>
            <w:top w:val="none" w:sz="0" w:space="0" w:color="auto"/>
            <w:left w:val="none" w:sz="0" w:space="0" w:color="auto"/>
            <w:bottom w:val="none" w:sz="0" w:space="0" w:color="auto"/>
            <w:right w:val="none" w:sz="0" w:space="0" w:color="auto"/>
          </w:divBdr>
        </w:div>
        <w:div w:id="1156533122">
          <w:marLeft w:val="480"/>
          <w:marRight w:val="0"/>
          <w:marTop w:val="0"/>
          <w:marBottom w:val="0"/>
          <w:divBdr>
            <w:top w:val="none" w:sz="0" w:space="0" w:color="auto"/>
            <w:left w:val="none" w:sz="0" w:space="0" w:color="auto"/>
            <w:bottom w:val="none" w:sz="0" w:space="0" w:color="auto"/>
            <w:right w:val="none" w:sz="0" w:space="0" w:color="auto"/>
          </w:divBdr>
        </w:div>
        <w:div w:id="1194802158">
          <w:marLeft w:val="480"/>
          <w:marRight w:val="0"/>
          <w:marTop w:val="0"/>
          <w:marBottom w:val="0"/>
          <w:divBdr>
            <w:top w:val="none" w:sz="0" w:space="0" w:color="auto"/>
            <w:left w:val="none" w:sz="0" w:space="0" w:color="auto"/>
            <w:bottom w:val="none" w:sz="0" w:space="0" w:color="auto"/>
            <w:right w:val="none" w:sz="0" w:space="0" w:color="auto"/>
          </w:divBdr>
        </w:div>
        <w:div w:id="1271619287">
          <w:marLeft w:val="480"/>
          <w:marRight w:val="0"/>
          <w:marTop w:val="0"/>
          <w:marBottom w:val="0"/>
          <w:divBdr>
            <w:top w:val="none" w:sz="0" w:space="0" w:color="auto"/>
            <w:left w:val="none" w:sz="0" w:space="0" w:color="auto"/>
            <w:bottom w:val="none" w:sz="0" w:space="0" w:color="auto"/>
            <w:right w:val="none" w:sz="0" w:space="0" w:color="auto"/>
          </w:divBdr>
        </w:div>
        <w:div w:id="1280836636">
          <w:marLeft w:val="480"/>
          <w:marRight w:val="0"/>
          <w:marTop w:val="0"/>
          <w:marBottom w:val="0"/>
          <w:divBdr>
            <w:top w:val="none" w:sz="0" w:space="0" w:color="auto"/>
            <w:left w:val="none" w:sz="0" w:space="0" w:color="auto"/>
            <w:bottom w:val="none" w:sz="0" w:space="0" w:color="auto"/>
            <w:right w:val="none" w:sz="0" w:space="0" w:color="auto"/>
          </w:divBdr>
        </w:div>
        <w:div w:id="1416124317">
          <w:marLeft w:val="480"/>
          <w:marRight w:val="0"/>
          <w:marTop w:val="0"/>
          <w:marBottom w:val="0"/>
          <w:divBdr>
            <w:top w:val="none" w:sz="0" w:space="0" w:color="auto"/>
            <w:left w:val="none" w:sz="0" w:space="0" w:color="auto"/>
            <w:bottom w:val="none" w:sz="0" w:space="0" w:color="auto"/>
            <w:right w:val="none" w:sz="0" w:space="0" w:color="auto"/>
          </w:divBdr>
        </w:div>
        <w:div w:id="1456411470">
          <w:marLeft w:val="480"/>
          <w:marRight w:val="0"/>
          <w:marTop w:val="0"/>
          <w:marBottom w:val="0"/>
          <w:divBdr>
            <w:top w:val="none" w:sz="0" w:space="0" w:color="auto"/>
            <w:left w:val="none" w:sz="0" w:space="0" w:color="auto"/>
            <w:bottom w:val="none" w:sz="0" w:space="0" w:color="auto"/>
            <w:right w:val="none" w:sz="0" w:space="0" w:color="auto"/>
          </w:divBdr>
        </w:div>
        <w:div w:id="1457986861">
          <w:marLeft w:val="480"/>
          <w:marRight w:val="0"/>
          <w:marTop w:val="0"/>
          <w:marBottom w:val="0"/>
          <w:divBdr>
            <w:top w:val="none" w:sz="0" w:space="0" w:color="auto"/>
            <w:left w:val="none" w:sz="0" w:space="0" w:color="auto"/>
            <w:bottom w:val="none" w:sz="0" w:space="0" w:color="auto"/>
            <w:right w:val="none" w:sz="0" w:space="0" w:color="auto"/>
          </w:divBdr>
        </w:div>
        <w:div w:id="1501458525">
          <w:marLeft w:val="480"/>
          <w:marRight w:val="0"/>
          <w:marTop w:val="0"/>
          <w:marBottom w:val="0"/>
          <w:divBdr>
            <w:top w:val="none" w:sz="0" w:space="0" w:color="auto"/>
            <w:left w:val="none" w:sz="0" w:space="0" w:color="auto"/>
            <w:bottom w:val="none" w:sz="0" w:space="0" w:color="auto"/>
            <w:right w:val="none" w:sz="0" w:space="0" w:color="auto"/>
          </w:divBdr>
        </w:div>
        <w:div w:id="1513881783">
          <w:marLeft w:val="480"/>
          <w:marRight w:val="0"/>
          <w:marTop w:val="0"/>
          <w:marBottom w:val="0"/>
          <w:divBdr>
            <w:top w:val="none" w:sz="0" w:space="0" w:color="auto"/>
            <w:left w:val="none" w:sz="0" w:space="0" w:color="auto"/>
            <w:bottom w:val="none" w:sz="0" w:space="0" w:color="auto"/>
            <w:right w:val="none" w:sz="0" w:space="0" w:color="auto"/>
          </w:divBdr>
        </w:div>
        <w:div w:id="1540361317">
          <w:marLeft w:val="480"/>
          <w:marRight w:val="0"/>
          <w:marTop w:val="0"/>
          <w:marBottom w:val="0"/>
          <w:divBdr>
            <w:top w:val="none" w:sz="0" w:space="0" w:color="auto"/>
            <w:left w:val="none" w:sz="0" w:space="0" w:color="auto"/>
            <w:bottom w:val="none" w:sz="0" w:space="0" w:color="auto"/>
            <w:right w:val="none" w:sz="0" w:space="0" w:color="auto"/>
          </w:divBdr>
        </w:div>
        <w:div w:id="1560633200">
          <w:marLeft w:val="480"/>
          <w:marRight w:val="0"/>
          <w:marTop w:val="0"/>
          <w:marBottom w:val="0"/>
          <w:divBdr>
            <w:top w:val="none" w:sz="0" w:space="0" w:color="auto"/>
            <w:left w:val="none" w:sz="0" w:space="0" w:color="auto"/>
            <w:bottom w:val="none" w:sz="0" w:space="0" w:color="auto"/>
            <w:right w:val="none" w:sz="0" w:space="0" w:color="auto"/>
          </w:divBdr>
        </w:div>
        <w:div w:id="1620917986">
          <w:marLeft w:val="480"/>
          <w:marRight w:val="0"/>
          <w:marTop w:val="0"/>
          <w:marBottom w:val="0"/>
          <w:divBdr>
            <w:top w:val="none" w:sz="0" w:space="0" w:color="auto"/>
            <w:left w:val="none" w:sz="0" w:space="0" w:color="auto"/>
            <w:bottom w:val="none" w:sz="0" w:space="0" w:color="auto"/>
            <w:right w:val="none" w:sz="0" w:space="0" w:color="auto"/>
          </w:divBdr>
        </w:div>
        <w:div w:id="1638874651">
          <w:marLeft w:val="480"/>
          <w:marRight w:val="0"/>
          <w:marTop w:val="0"/>
          <w:marBottom w:val="0"/>
          <w:divBdr>
            <w:top w:val="none" w:sz="0" w:space="0" w:color="auto"/>
            <w:left w:val="none" w:sz="0" w:space="0" w:color="auto"/>
            <w:bottom w:val="none" w:sz="0" w:space="0" w:color="auto"/>
            <w:right w:val="none" w:sz="0" w:space="0" w:color="auto"/>
          </w:divBdr>
        </w:div>
        <w:div w:id="1645431068">
          <w:marLeft w:val="480"/>
          <w:marRight w:val="0"/>
          <w:marTop w:val="0"/>
          <w:marBottom w:val="0"/>
          <w:divBdr>
            <w:top w:val="none" w:sz="0" w:space="0" w:color="auto"/>
            <w:left w:val="none" w:sz="0" w:space="0" w:color="auto"/>
            <w:bottom w:val="none" w:sz="0" w:space="0" w:color="auto"/>
            <w:right w:val="none" w:sz="0" w:space="0" w:color="auto"/>
          </w:divBdr>
        </w:div>
        <w:div w:id="1721707386">
          <w:marLeft w:val="480"/>
          <w:marRight w:val="0"/>
          <w:marTop w:val="0"/>
          <w:marBottom w:val="0"/>
          <w:divBdr>
            <w:top w:val="none" w:sz="0" w:space="0" w:color="auto"/>
            <w:left w:val="none" w:sz="0" w:space="0" w:color="auto"/>
            <w:bottom w:val="none" w:sz="0" w:space="0" w:color="auto"/>
            <w:right w:val="none" w:sz="0" w:space="0" w:color="auto"/>
          </w:divBdr>
        </w:div>
        <w:div w:id="1722551986">
          <w:marLeft w:val="480"/>
          <w:marRight w:val="0"/>
          <w:marTop w:val="0"/>
          <w:marBottom w:val="0"/>
          <w:divBdr>
            <w:top w:val="none" w:sz="0" w:space="0" w:color="auto"/>
            <w:left w:val="none" w:sz="0" w:space="0" w:color="auto"/>
            <w:bottom w:val="none" w:sz="0" w:space="0" w:color="auto"/>
            <w:right w:val="none" w:sz="0" w:space="0" w:color="auto"/>
          </w:divBdr>
        </w:div>
        <w:div w:id="1763064367">
          <w:marLeft w:val="480"/>
          <w:marRight w:val="0"/>
          <w:marTop w:val="0"/>
          <w:marBottom w:val="0"/>
          <w:divBdr>
            <w:top w:val="none" w:sz="0" w:space="0" w:color="auto"/>
            <w:left w:val="none" w:sz="0" w:space="0" w:color="auto"/>
            <w:bottom w:val="none" w:sz="0" w:space="0" w:color="auto"/>
            <w:right w:val="none" w:sz="0" w:space="0" w:color="auto"/>
          </w:divBdr>
        </w:div>
        <w:div w:id="1796603934">
          <w:marLeft w:val="480"/>
          <w:marRight w:val="0"/>
          <w:marTop w:val="0"/>
          <w:marBottom w:val="0"/>
          <w:divBdr>
            <w:top w:val="none" w:sz="0" w:space="0" w:color="auto"/>
            <w:left w:val="none" w:sz="0" w:space="0" w:color="auto"/>
            <w:bottom w:val="none" w:sz="0" w:space="0" w:color="auto"/>
            <w:right w:val="none" w:sz="0" w:space="0" w:color="auto"/>
          </w:divBdr>
        </w:div>
        <w:div w:id="1880630977">
          <w:marLeft w:val="480"/>
          <w:marRight w:val="0"/>
          <w:marTop w:val="0"/>
          <w:marBottom w:val="0"/>
          <w:divBdr>
            <w:top w:val="none" w:sz="0" w:space="0" w:color="auto"/>
            <w:left w:val="none" w:sz="0" w:space="0" w:color="auto"/>
            <w:bottom w:val="none" w:sz="0" w:space="0" w:color="auto"/>
            <w:right w:val="none" w:sz="0" w:space="0" w:color="auto"/>
          </w:divBdr>
        </w:div>
        <w:div w:id="1941523504">
          <w:marLeft w:val="480"/>
          <w:marRight w:val="0"/>
          <w:marTop w:val="0"/>
          <w:marBottom w:val="0"/>
          <w:divBdr>
            <w:top w:val="none" w:sz="0" w:space="0" w:color="auto"/>
            <w:left w:val="none" w:sz="0" w:space="0" w:color="auto"/>
            <w:bottom w:val="none" w:sz="0" w:space="0" w:color="auto"/>
            <w:right w:val="none" w:sz="0" w:space="0" w:color="auto"/>
          </w:divBdr>
        </w:div>
        <w:div w:id="1986734146">
          <w:marLeft w:val="480"/>
          <w:marRight w:val="0"/>
          <w:marTop w:val="0"/>
          <w:marBottom w:val="0"/>
          <w:divBdr>
            <w:top w:val="none" w:sz="0" w:space="0" w:color="auto"/>
            <w:left w:val="none" w:sz="0" w:space="0" w:color="auto"/>
            <w:bottom w:val="none" w:sz="0" w:space="0" w:color="auto"/>
            <w:right w:val="none" w:sz="0" w:space="0" w:color="auto"/>
          </w:divBdr>
        </w:div>
        <w:div w:id="2006276642">
          <w:marLeft w:val="480"/>
          <w:marRight w:val="0"/>
          <w:marTop w:val="0"/>
          <w:marBottom w:val="0"/>
          <w:divBdr>
            <w:top w:val="none" w:sz="0" w:space="0" w:color="auto"/>
            <w:left w:val="none" w:sz="0" w:space="0" w:color="auto"/>
            <w:bottom w:val="none" w:sz="0" w:space="0" w:color="auto"/>
            <w:right w:val="none" w:sz="0" w:space="0" w:color="auto"/>
          </w:divBdr>
        </w:div>
        <w:div w:id="2018532990">
          <w:marLeft w:val="480"/>
          <w:marRight w:val="0"/>
          <w:marTop w:val="0"/>
          <w:marBottom w:val="0"/>
          <w:divBdr>
            <w:top w:val="none" w:sz="0" w:space="0" w:color="auto"/>
            <w:left w:val="none" w:sz="0" w:space="0" w:color="auto"/>
            <w:bottom w:val="none" w:sz="0" w:space="0" w:color="auto"/>
            <w:right w:val="none" w:sz="0" w:space="0" w:color="auto"/>
          </w:divBdr>
        </w:div>
        <w:div w:id="2033069926">
          <w:marLeft w:val="480"/>
          <w:marRight w:val="0"/>
          <w:marTop w:val="0"/>
          <w:marBottom w:val="0"/>
          <w:divBdr>
            <w:top w:val="none" w:sz="0" w:space="0" w:color="auto"/>
            <w:left w:val="none" w:sz="0" w:space="0" w:color="auto"/>
            <w:bottom w:val="none" w:sz="0" w:space="0" w:color="auto"/>
            <w:right w:val="none" w:sz="0" w:space="0" w:color="auto"/>
          </w:divBdr>
        </w:div>
        <w:div w:id="2038004133">
          <w:marLeft w:val="480"/>
          <w:marRight w:val="0"/>
          <w:marTop w:val="0"/>
          <w:marBottom w:val="0"/>
          <w:divBdr>
            <w:top w:val="none" w:sz="0" w:space="0" w:color="auto"/>
            <w:left w:val="none" w:sz="0" w:space="0" w:color="auto"/>
            <w:bottom w:val="none" w:sz="0" w:space="0" w:color="auto"/>
            <w:right w:val="none" w:sz="0" w:space="0" w:color="auto"/>
          </w:divBdr>
        </w:div>
        <w:div w:id="2046250777">
          <w:marLeft w:val="480"/>
          <w:marRight w:val="0"/>
          <w:marTop w:val="0"/>
          <w:marBottom w:val="0"/>
          <w:divBdr>
            <w:top w:val="none" w:sz="0" w:space="0" w:color="auto"/>
            <w:left w:val="none" w:sz="0" w:space="0" w:color="auto"/>
            <w:bottom w:val="none" w:sz="0" w:space="0" w:color="auto"/>
            <w:right w:val="none" w:sz="0" w:space="0" w:color="auto"/>
          </w:divBdr>
        </w:div>
        <w:div w:id="2050766115">
          <w:marLeft w:val="480"/>
          <w:marRight w:val="0"/>
          <w:marTop w:val="0"/>
          <w:marBottom w:val="0"/>
          <w:divBdr>
            <w:top w:val="none" w:sz="0" w:space="0" w:color="auto"/>
            <w:left w:val="none" w:sz="0" w:space="0" w:color="auto"/>
            <w:bottom w:val="none" w:sz="0" w:space="0" w:color="auto"/>
            <w:right w:val="none" w:sz="0" w:space="0" w:color="auto"/>
          </w:divBdr>
        </w:div>
        <w:div w:id="2080974989">
          <w:marLeft w:val="480"/>
          <w:marRight w:val="0"/>
          <w:marTop w:val="0"/>
          <w:marBottom w:val="0"/>
          <w:divBdr>
            <w:top w:val="none" w:sz="0" w:space="0" w:color="auto"/>
            <w:left w:val="none" w:sz="0" w:space="0" w:color="auto"/>
            <w:bottom w:val="none" w:sz="0" w:space="0" w:color="auto"/>
            <w:right w:val="none" w:sz="0" w:space="0" w:color="auto"/>
          </w:divBdr>
        </w:div>
        <w:div w:id="2106416050">
          <w:marLeft w:val="480"/>
          <w:marRight w:val="0"/>
          <w:marTop w:val="0"/>
          <w:marBottom w:val="0"/>
          <w:divBdr>
            <w:top w:val="none" w:sz="0" w:space="0" w:color="auto"/>
            <w:left w:val="none" w:sz="0" w:space="0" w:color="auto"/>
            <w:bottom w:val="none" w:sz="0" w:space="0" w:color="auto"/>
            <w:right w:val="none" w:sz="0" w:space="0" w:color="auto"/>
          </w:divBdr>
        </w:div>
        <w:div w:id="2136212622">
          <w:marLeft w:val="480"/>
          <w:marRight w:val="0"/>
          <w:marTop w:val="0"/>
          <w:marBottom w:val="0"/>
          <w:divBdr>
            <w:top w:val="none" w:sz="0" w:space="0" w:color="auto"/>
            <w:left w:val="none" w:sz="0" w:space="0" w:color="auto"/>
            <w:bottom w:val="none" w:sz="0" w:space="0" w:color="auto"/>
            <w:right w:val="none" w:sz="0" w:space="0" w:color="auto"/>
          </w:divBdr>
        </w:div>
        <w:div w:id="2146895369">
          <w:marLeft w:val="480"/>
          <w:marRight w:val="0"/>
          <w:marTop w:val="0"/>
          <w:marBottom w:val="0"/>
          <w:divBdr>
            <w:top w:val="none" w:sz="0" w:space="0" w:color="auto"/>
            <w:left w:val="none" w:sz="0" w:space="0" w:color="auto"/>
            <w:bottom w:val="none" w:sz="0" w:space="0" w:color="auto"/>
            <w:right w:val="none" w:sz="0" w:space="0" w:color="auto"/>
          </w:divBdr>
        </w:div>
      </w:divsChild>
    </w:div>
    <w:div w:id="2042196140">
      <w:bodyDiv w:val="1"/>
      <w:marLeft w:val="0"/>
      <w:marRight w:val="0"/>
      <w:marTop w:val="0"/>
      <w:marBottom w:val="0"/>
      <w:divBdr>
        <w:top w:val="none" w:sz="0" w:space="0" w:color="auto"/>
        <w:left w:val="none" w:sz="0" w:space="0" w:color="auto"/>
        <w:bottom w:val="none" w:sz="0" w:space="0" w:color="auto"/>
        <w:right w:val="none" w:sz="0" w:space="0" w:color="auto"/>
      </w:divBdr>
      <w:divsChild>
        <w:div w:id="9260912">
          <w:marLeft w:val="480"/>
          <w:marRight w:val="0"/>
          <w:marTop w:val="0"/>
          <w:marBottom w:val="0"/>
          <w:divBdr>
            <w:top w:val="none" w:sz="0" w:space="0" w:color="auto"/>
            <w:left w:val="none" w:sz="0" w:space="0" w:color="auto"/>
            <w:bottom w:val="none" w:sz="0" w:space="0" w:color="auto"/>
            <w:right w:val="none" w:sz="0" w:space="0" w:color="auto"/>
          </w:divBdr>
        </w:div>
        <w:div w:id="31613084">
          <w:marLeft w:val="480"/>
          <w:marRight w:val="0"/>
          <w:marTop w:val="0"/>
          <w:marBottom w:val="0"/>
          <w:divBdr>
            <w:top w:val="none" w:sz="0" w:space="0" w:color="auto"/>
            <w:left w:val="none" w:sz="0" w:space="0" w:color="auto"/>
            <w:bottom w:val="none" w:sz="0" w:space="0" w:color="auto"/>
            <w:right w:val="none" w:sz="0" w:space="0" w:color="auto"/>
          </w:divBdr>
        </w:div>
        <w:div w:id="43257026">
          <w:marLeft w:val="480"/>
          <w:marRight w:val="0"/>
          <w:marTop w:val="0"/>
          <w:marBottom w:val="0"/>
          <w:divBdr>
            <w:top w:val="none" w:sz="0" w:space="0" w:color="auto"/>
            <w:left w:val="none" w:sz="0" w:space="0" w:color="auto"/>
            <w:bottom w:val="none" w:sz="0" w:space="0" w:color="auto"/>
            <w:right w:val="none" w:sz="0" w:space="0" w:color="auto"/>
          </w:divBdr>
        </w:div>
        <w:div w:id="50082005">
          <w:marLeft w:val="480"/>
          <w:marRight w:val="0"/>
          <w:marTop w:val="0"/>
          <w:marBottom w:val="0"/>
          <w:divBdr>
            <w:top w:val="none" w:sz="0" w:space="0" w:color="auto"/>
            <w:left w:val="none" w:sz="0" w:space="0" w:color="auto"/>
            <w:bottom w:val="none" w:sz="0" w:space="0" w:color="auto"/>
            <w:right w:val="none" w:sz="0" w:space="0" w:color="auto"/>
          </w:divBdr>
        </w:div>
        <w:div w:id="66156073">
          <w:marLeft w:val="480"/>
          <w:marRight w:val="0"/>
          <w:marTop w:val="0"/>
          <w:marBottom w:val="0"/>
          <w:divBdr>
            <w:top w:val="none" w:sz="0" w:space="0" w:color="auto"/>
            <w:left w:val="none" w:sz="0" w:space="0" w:color="auto"/>
            <w:bottom w:val="none" w:sz="0" w:space="0" w:color="auto"/>
            <w:right w:val="none" w:sz="0" w:space="0" w:color="auto"/>
          </w:divBdr>
        </w:div>
        <w:div w:id="115832747">
          <w:marLeft w:val="480"/>
          <w:marRight w:val="0"/>
          <w:marTop w:val="0"/>
          <w:marBottom w:val="0"/>
          <w:divBdr>
            <w:top w:val="none" w:sz="0" w:space="0" w:color="auto"/>
            <w:left w:val="none" w:sz="0" w:space="0" w:color="auto"/>
            <w:bottom w:val="none" w:sz="0" w:space="0" w:color="auto"/>
            <w:right w:val="none" w:sz="0" w:space="0" w:color="auto"/>
          </w:divBdr>
        </w:div>
        <w:div w:id="202448874">
          <w:marLeft w:val="480"/>
          <w:marRight w:val="0"/>
          <w:marTop w:val="0"/>
          <w:marBottom w:val="0"/>
          <w:divBdr>
            <w:top w:val="none" w:sz="0" w:space="0" w:color="auto"/>
            <w:left w:val="none" w:sz="0" w:space="0" w:color="auto"/>
            <w:bottom w:val="none" w:sz="0" w:space="0" w:color="auto"/>
            <w:right w:val="none" w:sz="0" w:space="0" w:color="auto"/>
          </w:divBdr>
        </w:div>
        <w:div w:id="234096686">
          <w:marLeft w:val="480"/>
          <w:marRight w:val="0"/>
          <w:marTop w:val="0"/>
          <w:marBottom w:val="0"/>
          <w:divBdr>
            <w:top w:val="none" w:sz="0" w:space="0" w:color="auto"/>
            <w:left w:val="none" w:sz="0" w:space="0" w:color="auto"/>
            <w:bottom w:val="none" w:sz="0" w:space="0" w:color="auto"/>
            <w:right w:val="none" w:sz="0" w:space="0" w:color="auto"/>
          </w:divBdr>
        </w:div>
        <w:div w:id="237440634">
          <w:marLeft w:val="480"/>
          <w:marRight w:val="0"/>
          <w:marTop w:val="0"/>
          <w:marBottom w:val="0"/>
          <w:divBdr>
            <w:top w:val="none" w:sz="0" w:space="0" w:color="auto"/>
            <w:left w:val="none" w:sz="0" w:space="0" w:color="auto"/>
            <w:bottom w:val="none" w:sz="0" w:space="0" w:color="auto"/>
            <w:right w:val="none" w:sz="0" w:space="0" w:color="auto"/>
          </w:divBdr>
        </w:div>
        <w:div w:id="323434841">
          <w:marLeft w:val="480"/>
          <w:marRight w:val="0"/>
          <w:marTop w:val="0"/>
          <w:marBottom w:val="0"/>
          <w:divBdr>
            <w:top w:val="none" w:sz="0" w:space="0" w:color="auto"/>
            <w:left w:val="none" w:sz="0" w:space="0" w:color="auto"/>
            <w:bottom w:val="none" w:sz="0" w:space="0" w:color="auto"/>
            <w:right w:val="none" w:sz="0" w:space="0" w:color="auto"/>
          </w:divBdr>
        </w:div>
        <w:div w:id="371729555">
          <w:marLeft w:val="480"/>
          <w:marRight w:val="0"/>
          <w:marTop w:val="0"/>
          <w:marBottom w:val="0"/>
          <w:divBdr>
            <w:top w:val="none" w:sz="0" w:space="0" w:color="auto"/>
            <w:left w:val="none" w:sz="0" w:space="0" w:color="auto"/>
            <w:bottom w:val="none" w:sz="0" w:space="0" w:color="auto"/>
            <w:right w:val="none" w:sz="0" w:space="0" w:color="auto"/>
          </w:divBdr>
        </w:div>
        <w:div w:id="402143207">
          <w:marLeft w:val="480"/>
          <w:marRight w:val="0"/>
          <w:marTop w:val="0"/>
          <w:marBottom w:val="0"/>
          <w:divBdr>
            <w:top w:val="none" w:sz="0" w:space="0" w:color="auto"/>
            <w:left w:val="none" w:sz="0" w:space="0" w:color="auto"/>
            <w:bottom w:val="none" w:sz="0" w:space="0" w:color="auto"/>
            <w:right w:val="none" w:sz="0" w:space="0" w:color="auto"/>
          </w:divBdr>
        </w:div>
        <w:div w:id="458956109">
          <w:marLeft w:val="480"/>
          <w:marRight w:val="0"/>
          <w:marTop w:val="0"/>
          <w:marBottom w:val="0"/>
          <w:divBdr>
            <w:top w:val="none" w:sz="0" w:space="0" w:color="auto"/>
            <w:left w:val="none" w:sz="0" w:space="0" w:color="auto"/>
            <w:bottom w:val="none" w:sz="0" w:space="0" w:color="auto"/>
            <w:right w:val="none" w:sz="0" w:space="0" w:color="auto"/>
          </w:divBdr>
        </w:div>
        <w:div w:id="473644332">
          <w:marLeft w:val="480"/>
          <w:marRight w:val="0"/>
          <w:marTop w:val="0"/>
          <w:marBottom w:val="0"/>
          <w:divBdr>
            <w:top w:val="none" w:sz="0" w:space="0" w:color="auto"/>
            <w:left w:val="none" w:sz="0" w:space="0" w:color="auto"/>
            <w:bottom w:val="none" w:sz="0" w:space="0" w:color="auto"/>
            <w:right w:val="none" w:sz="0" w:space="0" w:color="auto"/>
          </w:divBdr>
        </w:div>
        <w:div w:id="484735818">
          <w:marLeft w:val="480"/>
          <w:marRight w:val="0"/>
          <w:marTop w:val="0"/>
          <w:marBottom w:val="0"/>
          <w:divBdr>
            <w:top w:val="none" w:sz="0" w:space="0" w:color="auto"/>
            <w:left w:val="none" w:sz="0" w:space="0" w:color="auto"/>
            <w:bottom w:val="none" w:sz="0" w:space="0" w:color="auto"/>
            <w:right w:val="none" w:sz="0" w:space="0" w:color="auto"/>
          </w:divBdr>
        </w:div>
        <w:div w:id="489949975">
          <w:marLeft w:val="480"/>
          <w:marRight w:val="0"/>
          <w:marTop w:val="0"/>
          <w:marBottom w:val="0"/>
          <w:divBdr>
            <w:top w:val="none" w:sz="0" w:space="0" w:color="auto"/>
            <w:left w:val="none" w:sz="0" w:space="0" w:color="auto"/>
            <w:bottom w:val="none" w:sz="0" w:space="0" w:color="auto"/>
            <w:right w:val="none" w:sz="0" w:space="0" w:color="auto"/>
          </w:divBdr>
        </w:div>
        <w:div w:id="557984152">
          <w:marLeft w:val="480"/>
          <w:marRight w:val="0"/>
          <w:marTop w:val="0"/>
          <w:marBottom w:val="0"/>
          <w:divBdr>
            <w:top w:val="none" w:sz="0" w:space="0" w:color="auto"/>
            <w:left w:val="none" w:sz="0" w:space="0" w:color="auto"/>
            <w:bottom w:val="none" w:sz="0" w:space="0" w:color="auto"/>
            <w:right w:val="none" w:sz="0" w:space="0" w:color="auto"/>
          </w:divBdr>
        </w:div>
        <w:div w:id="575210431">
          <w:marLeft w:val="480"/>
          <w:marRight w:val="0"/>
          <w:marTop w:val="0"/>
          <w:marBottom w:val="0"/>
          <w:divBdr>
            <w:top w:val="none" w:sz="0" w:space="0" w:color="auto"/>
            <w:left w:val="none" w:sz="0" w:space="0" w:color="auto"/>
            <w:bottom w:val="none" w:sz="0" w:space="0" w:color="auto"/>
            <w:right w:val="none" w:sz="0" w:space="0" w:color="auto"/>
          </w:divBdr>
        </w:div>
        <w:div w:id="612791348">
          <w:marLeft w:val="480"/>
          <w:marRight w:val="0"/>
          <w:marTop w:val="0"/>
          <w:marBottom w:val="0"/>
          <w:divBdr>
            <w:top w:val="none" w:sz="0" w:space="0" w:color="auto"/>
            <w:left w:val="none" w:sz="0" w:space="0" w:color="auto"/>
            <w:bottom w:val="none" w:sz="0" w:space="0" w:color="auto"/>
            <w:right w:val="none" w:sz="0" w:space="0" w:color="auto"/>
          </w:divBdr>
        </w:div>
        <w:div w:id="634218939">
          <w:marLeft w:val="480"/>
          <w:marRight w:val="0"/>
          <w:marTop w:val="0"/>
          <w:marBottom w:val="0"/>
          <w:divBdr>
            <w:top w:val="none" w:sz="0" w:space="0" w:color="auto"/>
            <w:left w:val="none" w:sz="0" w:space="0" w:color="auto"/>
            <w:bottom w:val="none" w:sz="0" w:space="0" w:color="auto"/>
            <w:right w:val="none" w:sz="0" w:space="0" w:color="auto"/>
          </w:divBdr>
        </w:div>
        <w:div w:id="636033683">
          <w:marLeft w:val="480"/>
          <w:marRight w:val="0"/>
          <w:marTop w:val="0"/>
          <w:marBottom w:val="0"/>
          <w:divBdr>
            <w:top w:val="none" w:sz="0" w:space="0" w:color="auto"/>
            <w:left w:val="none" w:sz="0" w:space="0" w:color="auto"/>
            <w:bottom w:val="none" w:sz="0" w:space="0" w:color="auto"/>
            <w:right w:val="none" w:sz="0" w:space="0" w:color="auto"/>
          </w:divBdr>
        </w:div>
        <w:div w:id="658726875">
          <w:marLeft w:val="480"/>
          <w:marRight w:val="0"/>
          <w:marTop w:val="0"/>
          <w:marBottom w:val="0"/>
          <w:divBdr>
            <w:top w:val="none" w:sz="0" w:space="0" w:color="auto"/>
            <w:left w:val="none" w:sz="0" w:space="0" w:color="auto"/>
            <w:bottom w:val="none" w:sz="0" w:space="0" w:color="auto"/>
            <w:right w:val="none" w:sz="0" w:space="0" w:color="auto"/>
          </w:divBdr>
        </w:div>
        <w:div w:id="688141503">
          <w:marLeft w:val="480"/>
          <w:marRight w:val="0"/>
          <w:marTop w:val="0"/>
          <w:marBottom w:val="0"/>
          <w:divBdr>
            <w:top w:val="none" w:sz="0" w:space="0" w:color="auto"/>
            <w:left w:val="none" w:sz="0" w:space="0" w:color="auto"/>
            <w:bottom w:val="none" w:sz="0" w:space="0" w:color="auto"/>
            <w:right w:val="none" w:sz="0" w:space="0" w:color="auto"/>
          </w:divBdr>
        </w:div>
        <w:div w:id="695085173">
          <w:marLeft w:val="480"/>
          <w:marRight w:val="0"/>
          <w:marTop w:val="0"/>
          <w:marBottom w:val="0"/>
          <w:divBdr>
            <w:top w:val="none" w:sz="0" w:space="0" w:color="auto"/>
            <w:left w:val="none" w:sz="0" w:space="0" w:color="auto"/>
            <w:bottom w:val="none" w:sz="0" w:space="0" w:color="auto"/>
            <w:right w:val="none" w:sz="0" w:space="0" w:color="auto"/>
          </w:divBdr>
        </w:div>
        <w:div w:id="706223261">
          <w:marLeft w:val="480"/>
          <w:marRight w:val="0"/>
          <w:marTop w:val="0"/>
          <w:marBottom w:val="0"/>
          <w:divBdr>
            <w:top w:val="none" w:sz="0" w:space="0" w:color="auto"/>
            <w:left w:val="none" w:sz="0" w:space="0" w:color="auto"/>
            <w:bottom w:val="none" w:sz="0" w:space="0" w:color="auto"/>
            <w:right w:val="none" w:sz="0" w:space="0" w:color="auto"/>
          </w:divBdr>
        </w:div>
        <w:div w:id="734856474">
          <w:marLeft w:val="480"/>
          <w:marRight w:val="0"/>
          <w:marTop w:val="0"/>
          <w:marBottom w:val="0"/>
          <w:divBdr>
            <w:top w:val="none" w:sz="0" w:space="0" w:color="auto"/>
            <w:left w:val="none" w:sz="0" w:space="0" w:color="auto"/>
            <w:bottom w:val="none" w:sz="0" w:space="0" w:color="auto"/>
            <w:right w:val="none" w:sz="0" w:space="0" w:color="auto"/>
          </w:divBdr>
        </w:div>
        <w:div w:id="749274328">
          <w:marLeft w:val="480"/>
          <w:marRight w:val="0"/>
          <w:marTop w:val="0"/>
          <w:marBottom w:val="0"/>
          <w:divBdr>
            <w:top w:val="none" w:sz="0" w:space="0" w:color="auto"/>
            <w:left w:val="none" w:sz="0" w:space="0" w:color="auto"/>
            <w:bottom w:val="none" w:sz="0" w:space="0" w:color="auto"/>
            <w:right w:val="none" w:sz="0" w:space="0" w:color="auto"/>
          </w:divBdr>
        </w:div>
        <w:div w:id="843209538">
          <w:marLeft w:val="480"/>
          <w:marRight w:val="0"/>
          <w:marTop w:val="0"/>
          <w:marBottom w:val="0"/>
          <w:divBdr>
            <w:top w:val="none" w:sz="0" w:space="0" w:color="auto"/>
            <w:left w:val="none" w:sz="0" w:space="0" w:color="auto"/>
            <w:bottom w:val="none" w:sz="0" w:space="0" w:color="auto"/>
            <w:right w:val="none" w:sz="0" w:space="0" w:color="auto"/>
          </w:divBdr>
        </w:div>
        <w:div w:id="865290590">
          <w:marLeft w:val="480"/>
          <w:marRight w:val="0"/>
          <w:marTop w:val="0"/>
          <w:marBottom w:val="0"/>
          <w:divBdr>
            <w:top w:val="none" w:sz="0" w:space="0" w:color="auto"/>
            <w:left w:val="none" w:sz="0" w:space="0" w:color="auto"/>
            <w:bottom w:val="none" w:sz="0" w:space="0" w:color="auto"/>
            <w:right w:val="none" w:sz="0" w:space="0" w:color="auto"/>
          </w:divBdr>
        </w:div>
        <w:div w:id="886523820">
          <w:marLeft w:val="480"/>
          <w:marRight w:val="0"/>
          <w:marTop w:val="0"/>
          <w:marBottom w:val="0"/>
          <w:divBdr>
            <w:top w:val="none" w:sz="0" w:space="0" w:color="auto"/>
            <w:left w:val="none" w:sz="0" w:space="0" w:color="auto"/>
            <w:bottom w:val="none" w:sz="0" w:space="0" w:color="auto"/>
            <w:right w:val="none" w:sz="0" w:space="0" w:color="auto"/>
          </w:divBdr>
        </w:div>
        <w:div w:id="955525380">
          <w:marLeft w:val="480"/>
          <w:marRight w:val="0"/>
          <w:marTop w:val="0"/>
          <w:marBottom w:val="0"/>
          <w:divBdr>
            <w:top w:val="none" w:sz="0" w:space="0" w:color="auto"/>
            <w:left w:val="none" w:sz="0" w:space="0" w:color="auto"/>
            <w:bottom w:val="none" w:sz="0" w:space="0" w:color="auto"/>
            <w:right w:val="none" w:sz="0" w:space="0" w:color="auto"/>
          </w:divBdr>
        </w:div>
        <w:div w:id="962539996">
          <w:marLeft w:val="480"/>
          <w:marRight w:val="0"/>
          <w:marTop w:val="0"/>
          <w:marBottom w:val="0"/>
          <w:divBdr>
            <w:top w:val="none" w:sz="0" w:space="0" w:color="auto"/>
            <w:left w:val="none" w:sz="0" w:space="0" w:color="auto"/>
            <w:bottom w:val="none" w:sz="0" w:space="0" w:color="auto"/>
            <w:right w:val="none" w:sz="0" w:space="0" w:color="auto"/>
          </w:divBdr>
        </w:div>
        <w:div w:id="988486210">
          <w:marLeft w:val="480"/>
          <w:marRight w:val="0"/>
          <w:marTop w:val="0"/>
          <w:marBottom w:val="0"/>
          <w:divBdr>
            <w:top w:val="none" w:sz="0" w:space="0" w:color="auto"/>
            <w:left w:val="none" w:sz="0" w:space="0" w:color="auto"/>
            <w:bottom w:val="none" w:sz="0" w:space="0" w:color="auto"/>
            <w:right w:val="none" w:sz="0" w:space="0" w:color="auto"/>
          </w:divBdr>
        </w:div>
        <w:div w:id="1074014313">
          <w:marLeft w:val="480"/>
          <w:marRight w:val="0"/>
          <w:marTop w:val="0"/>
          <w:marBottom w:val="0"/>
          <w:divBdr>
            <w:top w:val="none" w:sz="0" w:space="0" w:color="auto"/>
            <w:left w:val="none" w:sz="0" w:space="0" w:color="auto"/>
            <w:bottom w:val="none" w:sz="0" w:space="0" w:color="auto"/>
            <w:right w:val="none" w:sz="0" w:space="0" w:color="auto"/>
          </w:divBdr>
        </w:div>
        <w:div w:id="1094058841">
          <w:marLeft w:val="480"/>
          <w:marRight w:val="0"/>
          <w:marTop w:val="0"/>
          <w:marBottom w:val="0"/>
          <w:divBdr>
            <w:top w:val="none" w:sz="0" w:space="0" w:color="auto"/>
            <w:left w:val="none" w:sz="0" w:space="0" w:color="auto"/>
            <w:bottom w:val="none" w:sz="0" w:space="0" w:color="auto"/>
            <w:right w:val="none" w:sz="0" w:space="0" w:color="auto"/>
          </w:divBdr>
        </w:div>
        <w:div w:id="1127745979">
          <w:marLeft w:val="480"/>
          <w:marRight w:val="0"/>
          <w:marTop w:val="0"/>
          <w:marBottom w:val="0"/>
          <w:divBdr>
            <w:top w:val="none" w:sz="0" w:space="0" w:color="auto"/>
            <w:left w:val="none" w:sz="0" w:space="0" w:color="auto"/>
            <w:bottom w:val="none" w:sz="0" w:space="0" w:color="auto"/>
            <w:right w:val="none" w:sz="0" w:space="0" w:color="auto"/>
          </w:divBdr>
        </w:div>
        <w:div w:id="1150367592">
          <w:marLeft w:val="480"/>
          <w:marRight w:val="0"/>
          <w:marTop w:val="0"/>
          <w:marBottom w:val="0"/>
          <w:divBdr>
            <w:top w:val="none" w:sz="0" w:space="0" w:color="auto"/>
            <w:left w:val="none" w:sz="0" w:space="0" w:color="auto"/>
            <w:bottom w:val="none" w:sz="0" w:space="0" w:color="auto"/>
            <w:right w:val="none" w:sz="0" w:space="0" w:color="auto"/>
          </w:divBdr>
        </w:div>
        <w:div w:id="1224834798">
          <w:marLeft w:val="480"/>
          <w:marRight w:val="0"/>
          <w:marTop w:val="0"/>
          <w:marBottom w:val="0"/>
          <w:divBdr>
            <w:top w:val="none" w:sz="0" w:space="0" w:color="auto"/>
            <w:left w:val="none" w:sz="0" w:space="0" w:color="auto"/>
            <w:bottom w:val="none" w:sz="0" w:space="0" w:color="auto"/>
            <w:right w:val="none" w:sz="0" w:space="0" w:color="auto"/>
          </w:divBdr>
        </w:div>
        <w:div w:id="1240016291">
          <w:marLeft w:val="480"/>
          <w:marRight w:val="0"/>
          <w:marTop w:val="0"/>
          <w:marBottom w:val="0"/>
          <w:divBdr>
            <w:top w:val="none" w:sz="0" w:space="0" w:color="auto"/>
            <w:left w:val="none" w:sz="0" w:space="0" w:color="auto"/>
            <w:bottom w:val="none" w:sz="0" w:space="0" w:color="auto"/>
            <w:right w:val="none" w:sz="0" w:space="0" w:color="auto"/>
          </w:divBdr>
        </w:div>
        <w:div w:id="1292789564">
          <w:marLeft w:val="480"/>
          <w:marRight w:val="0"/>
          <w:marTop w:val="0"/>
          <w:marBottom w:val="0"/>
          <w:divBdr>
            <w:top w:val="none" w:sz="0" w:space="0" w:color="auto"/>
            <w:left w:val="none" w:sz="0" w:space="0" w:color="auto"/>
            <w:bottom w:val="none" w:sz="0" w:space="0" w:color="auto"/>
            <w:right w:val="none" w:sz="0" w:space="0" w:color="auto"/>
          </w:divBdr>
        </w:div>
        <w:div w:id="1296568846">
          <w:marLeft w:val="480"/>
          <w:marRight w:val="0"/>
          <w:marTop w:val="0"/>
          <w:marBottom w:val="0"/>
          <w:divBdr>
            <w:top w:val="none" w:sz="0" w:space="0" w:color="auto"/>
            <w:left w:val="none" w:sz="0" w:space="0" w:color="auto"/>
            <w:bottom w:val="none" w:sz="0" w:space="0" w:color="auto"/>
            <w:right w:val="none" w:sz="0" w:space="0" w:color="auto"/>
          </w:divBdr>
        </w:div>
        <w:div w:id="1300653595">
          <w:marLeft w:val="480"/>
          <w:marRight w:val="0"/>
          <w:marTop w:val="0"/>
          <w:marBottom w:val="0"/>
          <w:divBdr>
            <w:top w:val="none" w:sz="0" w:space="0" w:color="auto"/>
            <w:left w:val="none" w:sz="0" w:space="0" w:color="auto"/>
            <w:bottom w:val="none" w:sz="0" w:space="0" w:color="auto"/>
            <w:right w:val="none" w:sz="0" w:space="0" w:color="auto"/>
          </w:divBdr>
        </w:div>
        <w:div w:id="1318650074">
          <w:marLeft w:val="480"/>
          <w:marRight w:val="0"/>
          <w:marTop w:val="0"/>
          <w:marBottom w:val="0"/>
          <w:divBdr>
            <w:top w:val="none" w:sz="0" w:space="0" w:color="auto"/>
            <w:left w:val="none" w:sz="0" w:space="0" w:color="auto"/>
            <w:bottom w:val="none" w:sz="0" w:space="0" w:color="auto"/>
            <w:right w:val="none" w:sz="0" w:space="0" w:color="auto"/>
          </w:divBdr>
        </w:div>
        <w:div w:id="1338733338">
          <w:marLeft w:val="480"/>
          <w:marRight w:val="0"/>
          <w:marTop w:val="0"/>
          <w:marBottom w:val="0"/>
          <w:divBdr>
            <w:top w:val="none" w:sz="0" w:space="0" w:color="auto"/>
            <w:left w:val="none" w:sz="0" w:space="0" w:color="auto"/>
            <w:bottom w:val="none" w:sz="0" w:space="0" w:color="auto"/>
            <w:right w:val="none" w:sz="0" w:space="0" w:color="auto"/>
          </w:divBdr>
        </w:div>
        <w:div w:id="1377121531">
          <w:marLeft w:val="480"/>
          <w:marRight w:val="0"/>
          <w:marTop w:val="0"/>
          <w:marBottom w:val="0"/>
          <w:divBdr>
            <w:top w:val="none" w:sz="0" w:space="0" w:color="auto"/>
            <w:left w:val="none" w:sz="0" w:space="0" w:color="auto"/>
            <w:bottom w:val="none" w:sz="0" w:space="0" w:color="auto"/>
            <w:right w:val="none" w:sz="0" w:space="0" w:color="auto"/>
          </w:divBdr>
        </w:div>
        <w:div w:id="1443720170">
          <w:marLeft w:val="480"/>
          <w:marRight w:val="0"/>
          <w:marTop w:val="0"/>
          <w:marBottom w:val="0"/>
          <w:divBdr>
            <w:top w:val="none" w:sz="0" w:space="0" w:color="auto"/>
            <w:left w:val="none" w:sz="0" w:space="0" w:color="auto"/>
            <w:bottom w:val="none" w:sz="0" w:space="0" w:color="auto"/>
            <w:right w:val="none" w:sz="0" w:space="0" w:color="auto"/>
          </w:divBdr>
        </w:div>
        <w:div w:id="1505053913">
          <w:marLeft w:val="480"/>
          <w:marRight w:val="0"/>
          <w:marTop w:val="0"/>
          <w:marBottom w:val="0"/>
          <w:divBdr>
            <w:top w:val="none" w:sz="0" w:space="0" w:color="auto"/>
            <w:left w:val="none" w:sz="0" w:space="0" w:color="auto"/>
            <w:bottom w:val="none" w:sz="0" w:space="0" w:color="auto"/>
            <w:right w:val="none" w:sz="0" w:space="0" w:color="auto"/>
          </w:divBdr>
        </w:div>
        <w:div w:id="1537234222">
          <w:marLeft w:val="480"/>
          <w:marRight w:val="0"/>
          <w:marTop w:val="0"/>
          <w:marBottom w:val="0"/>
          <w:divBdr>
            <w:top w:val="none" w:sz="0" w:space="0" w:color="auto"/>
            <w:left w:val="none" w:sz="0" w:space="0" w:color="auto"/>
            <w:bottom w:val="none" w:sz="0" w:space="0" w:color="auto"/>
            <w:right w:val="none" w:sz="0" w:space="0" w:color="auto"/>
          </w:divBdr>
        </w:div>
        <w:div w:id="1545632828">
          <w:marLeft w:val="480"/>
          <w:marRight w:val="0"/>
          <w:marTop w:val="0"/>
          <w:marBottom w:val="0"/>
          <w:divBdr>
            <w:top w:val="none" w:sz="0" w:space="0" w:color="auto"/>
            <w:left w:val="none" w:sz="0" w:space="0" w:color="auto"/>
            <w:bottom w:val="none" w:sz="0" w:space="0" w:color="auto"/>
            <w:right w:val="none" w:sz="0" w:space="0" w:color="auto"/>
          </w:divBdr>
        </w:div>
        <w:div w:id="1589926164">
          <w:marLeft w:val="480"/>
          <w:marRight w:val="0"/>
          <w:marTop w:val="0"/>
          <w:marBottom w:val="0"/>
          <w:divBdr>
            <w:top w:val="none" w:sz="0" w:space="0" w:color="auto"/>
            <w:left w:val="none" w:sz="0" w:space="0" w:color="auto"/>
            <w:bottom w:val="none" w:sz="0" w:space="0" w:color="auto"/>
            <w:right w:val="none" w:sz="0" w:space="0" w:color="auto"/>
          </w:divBdr>
        </w:div>
        <w:div w:id="1604068259">
          <w:marLeft w:val="480"/>
          <w:marRight w:val="0"/>
          <w:marTop w:val="0"/>
          <w:marBottom w:val="0"/>
          <w:divBdr>
            <w:top w:val="none" w:sz="0" w:space="0" w:color="auto"/>
            <w:left w:val="none" w:sz="0" w:space="0" w:color="auto"/>
            <w:bottom w:val="none" w:sz="0" w:space="0" w:color="auto"/>
            <w:right w:val="none" w:sz="0" w:space="0" w:color="auto"/>
          </w:divBdr>
        </w:div>
        <w:div w:id="1634407662">
          <w:marLeft w:val="480"/>
          <w:marRight w:val="0"/>
          <w:marTop w:val="0"/>
          <w:marBottom w:val="0"/>
          <w:divBdr>
            <w:top w:val="none" w:sz="0" w:space="0" w:color="auto"/>
            <w:left w:val="none" w:sz="0" w:space="0" w:color="auto"/>
            <w:bottom w:val="none" w:sz="0" w:space="0" w:color="auto"/>
            <w:right w:val="none" w:sz="0" w:space="0" w:color="auto"/>
          </w:divBdr>
        </w:div>
        <w:div w:id="1752770707">
          <w:marLeft w:val="480"/>
          <w:marRight w:val="0"/>
          <w:marTop w:val="0"/>
          <w:marBottom w:val="0"/>
          <w:divBdr>
            <w:top w:val="none" w:sz="0" w:space="0" w:color="auto"/>
            <w:left w:val="none" w:sz="0" w:space="0" w:color="auto"/>
            <w:bottom w:val="none" w:sz="0" w:space="0" w:color="auto"/>
            <w:right w:val="none" w:sz="0" w:space="0" w:color="auto"/>
          </w:divBdr>
        </w:div>
        <w:div w:id="1764841346">
          <w:marLeft w:val="480"/>
          <w:marRight w:val="0"/>
          <w:marTop w:val="0"/>
          <w:marBottom w:val="0"/>
          <w:divBdr>
            <w:top w:val="none" w:sz="0" w:space="0" w:color="auto"/>
            <w:left w:val="none" w:sz="0" w:space="0" w:color="auto"/>
            <w:bottom w:val="none" w:sz="0" w:space="0" w:color="auto"/>
            <w:right w:val="none" w:sz="0" w:space="0" w:color="auto"/>
          </w:divBdr>
        </w:div>
        <w:div w:id="1775860801">
          <w:marLeft w:val="480"/>
          <w:marRight w:val="0"/>
          <w:marTop w:val="0"/>
          <w:marBottom w:val="0"/>
          <w:divBdr>
            <w:top w:val="none" w:sz="0" w:space="0" w:color="auto"/>
            <w:left w:val="none" w:sz="0" w:space="0" w:color="auto"/>
            <w:bottom w:val="none" w:sz="0" w:space="0" w:color="auto"/>
            <w:right w:val="none" w:sz="0" w:space="0" w:color="auto"/>
          </w:divBdr>
        </w:div>
        <w:div w:id="1813327789">
          <w:marLeft w:val="480"/>
          <w:marRight w:val="0"/>
          <w:marTop w:val="0"/>
          <w:marBottom w:val="0"/>
          <w:divBdr>
            <w:top w:val="none" w:sz="0" w:space="0" w:color="auto"/>
            <w:left w:val="none" w:sz="0" w:space="0" w:color="auto"/>
            <w:bottom w:val="none" w:sz="0" w:space="0" w:color="auto"/>
            <w:right w:val="none" w:sz="0" w:space="0" w:color="auto"/>
          </w:divBdr>
        </w:div>
        <w:div w:id="1826780586">
          <w:marLeft w:val="480"/>
          <w:marRight w:val="0"/>
          <w:marTop w:val="0"/>
          <w:marBottom w:val="0"/>
          <w:divBdr>
            <w:top w:val="none" w:sz="0" w:space="0" w:color="auto"/>
            <w:left w:val="none" w:sz="0" w:space="0" w:color="auto"/>
            <w:bottom w:val="none" w:sz="0" w:space="0" w:color="auto"/>
            <w:right w:val="none" w:sz="0" w:space="0" w:color="auto"/>
          </w:divBdr>
        </w:div>
        <w:div w:id="1843661632">
          <w:marLeft w:val="480"/>
          <w:marRight w:val="0"/>
          <w:marTop w:val="0"/>
          <w:marBottom w:val="0"/>
          <w:divBdr>
            <w:top w:val="none" w:sz="0" w:space="0" w:color="auto"/>
            <w:left w:val="none" w:sz="0" w:space="0" w:color="auto"/>
            <w:bottom w:val="none" w:sz="0" w:space="0" w:color="auto"/>
            <w:right w:val="none" w:sz="0" w:space="0" w:color="auto"/>
          </w:divBdr>
        </w:div>
        <w:div w:id="1853520914">
          <w:marLeft w:val="480"/>
          <w:marRight w:val="0"/>
          <w:marTop w:val="0"/>
          <w:marBottom w:val="0"/>
          <w:divBdr>
            <w:top w:val="none" w:sz="0" w:space="0" w:color="auto"/>
            <w:left w:val="none" w:sz="0" w:space="0" w:color="auto"/>
            <w:bottom w:val="none" w:sz="0" w:space="0" w:color="auto"/>
            <w:right w:val="none" w:sz="0" w:space="0" w:color="auto"/>
          </w:divBdr>
        </w:div>
        <w:div w:id="1854881166">
          <w:marLeft w:val="480"/>
          <w:marRight w:val="0"/>
          <w:marTop w:val="0"/>
          <w:marBottom w:val="0"/>
          <w:divBdr>
            <w:top w:val="none" w:sz="0" w:space="0" w:color="auto"/>
            <w:left w:val="none" w:sz="0" w:space="0" w:color="auto"/>
            <w:bottom w:val="none" w:sz="0" w:space="0" w:color="auto"/>
            <w:right w:val="none" w:sz="0" w:space="0" w:color="auto"/>
          </w:divBdr>
        </w:div>
        <w:div w:id="1936593517">
          <w:marLeft w:val="480"/>
          <w:marRight w:val="0"/>
          <w:marTop w:val="0"/>
          <w:marBottom w:val="0"/>
          <w:divBdr>
            <w:top w:val="none" w:sz="0" w:space="0" w:color="auto"/>
            <w:left w:val="none" w:sz="0" w:space="0" w:color="auto"/>
            <w:bottom w:val="none" w:sz="0" w:space="0" w:color="auto"/>
            <w:right w:val="none" w:sz="0" w:space="0" w:color="auto"/>
          </w:divBdr>
        </w:div>
        <w:div w:id="2010596132">
          <w:marLeft w:val="480"/>
          <w:marRight w:val="0"/>
          <w:marTop w:val="0"/>
          <w:marBottom w:val="0"/>
          <w:divBdr>
            <w:top w:val="none" w:sz="0" w:space="0" w:color="auto"/>
            <w:left w:val="none" w:sz="0" w:space="0" w:color="auto"/>
            <w:bottom w:val="none" w:sz="0" w:space="0" w:color="auto"/>
            <w:right w:val="none" w:sz="0" w:space="0" w:color="auto"/>
          </w:divBdr>
        </w:div>
        <w:div w:id="2026322616">
          <w:marLeft w:val="480"/>
          <w:marRight w:val="0"/>
          <w:marTop w:val="0"/>
          <w:marBottom w:val="0"/>
          <w:divBdr>
            <w:top w:val="none" w:sz="0" w:space="0" w:color="auto"/>
            <w:left w:val="none" w:sz="0" w:space="0" w:color="auto"/>
            <w:bottom w:val="none" w:sz="0" w:space="0" w:color="auto"/>
            <w:right w:val="none" w:sz="0" w:space="0" w:color="auto"/>
          </w:divBdr>
        </w:div>
        <w:div w:id="2032142962">
          <w:marLeft w:val="480"/>
          <w:marRight w:val="0"/>
          <w:marTop w:val="0"/>
          <w:marBottom w:val="0"/>
          <w:divBdr>
            <w:top w:val="none" w:sz="0" w:space="0" w:color="auto"/>
            <w:left w:val="none" w:sz="0" w:space="0" w:color="auto"/>
            <w:bottom w:val="none" w:sz="0" w:space="0" w:color="auto"/>
            <w:right w:val="none" w:sz="0" w:space="0" w:color="auto"/>
          </w:divBdr>
        </w:div>
        <w:div w:id="2104715925">
          <w:marLeft w:val="480"/>
          <w:marRight w:val="0"/>
          <w:marTop w:val="0"/>
          <w:marBottom w:val="0"/>
          <w:divBdr>
            <w:top w:val="none" w:sz="0" w:space="0" w:color="auto"/>
            <w:left w:val="none" w:sz="0" w:space="0" w:color="auto"/>
            <w:bottom w:val="none" w:sz="0" w:space="0" w:color="auto"/>
            <w:right w:val="none" w:sz="0" w:space="0" w:color="auto"/>
          </w:divBdr>
        </w:div>
        <w:div w:id="2126390731">
          <w:marLeft w:val="480"/>
          <w:marRight w:val="0"/>
          <w:marTop w:val="0"/>
          <w:marBottom w:val="0"/>
          <w:divBdr>
            <w:top w:val="none" w:sz="0" w:space="0" w:color="auto"/>
            <w:left w:val="none" w:sz="0" w:space="0" w:color="auto"/>
            <w:bottom w:val="none" w:sz="0" w:space="0" w:color="auto"/>
            <w:right w:val="none" w:sz="0" w:space="0" w:color="auto"/>
          </w:divBdr>
        </w:div>
      </w:divsChild>
    </w:div>
    <w:div w:id="2042854731">
      <w:bodyDiv w:val="1"/>
      <w:marLeft w:val="0"/>
      <w:marRight w:val="0"/>
      <w:marTop w:val="0"/>
      <w:marBottom w:val="0"/>
      <w:divBdr>
        <w:top w:val="none" w:sz="0" w:space="0" w:color="auto"/>
        <w:left w:val="none" w:sz="0" w:space="0" w:color="auto"/>
        <w:bottom w:val="none" w:sz="0" w:space="0" w:color="auto"/>
        <w:right w:val="none" w:sz="0" w:space="0" w:color="auto"/>
      </w:divBdr>
      <w:divsChild>
        <w:div w:id="31853222">
          <w:marLeft w:val="480"/>
          <w:marRight w:val="0"/>
          <w:marTop w:val="0"/>
          <w:marBottom w:val="0"/>
          <w:divBdr>
            <w:top w:val="none" w:sz="0" w:space="0" w:color="auto"/>
            <w:left w:val="none" w:sz="0" w:space="0" w:color="auto"/>
            <w:bottom w:val="none" w:sz="0" w:space="0" w:color="auto"/>
            <w:right w:val="none" w:sz="0" w:space="0" w:color="auto"/>
          </w:divBdr>
        </w:div>
        <w:div w:id="114294929">
          <w:marLeft w:val="480"/>
          <w:marRight w:val="0"/>
          <w:marTop w:val="0"/>
          <w:marBottom w:val="0"/>
          <w:divBdr>
            <w:top w:val="none" w:sz="0" w:space="0" w:color="auto"/>
            <w:left w:val="none" w:sz="0" w:space="0" w:color="auto"/>
            <w:bottom w:val="none" w:sz="0" w:space="0" w:color="auto"/>
            <w:right w:val="none" w:sz="0" w:space="0" w:color="auto"/>
          </w:divBdr>
        </w:div>
        <w:div w:id="143552659">
          <w:marLeft w:val="480"/>
          <w:marRight w:val="0"/>
          <w:marTop w:val="0"/>
          <w:marBottom w:val="0"/>
          <w:divBdr>
            <w:top w:val="none" w:sz="0" w:space="0" w:color="auto"/>
            <w:left w:val="none" w:sz="0" w:space="0" w:color="auto"/>
            <w:bottom w:val="none" w:sz="0" w:space="0" w:color="auto"/>
            <w:right w:val="none" w:sz="0" w:space="0" w:color="auto"/>
          </w:divBdr>
        </w:div>
        <w:div w:id="191651373">
          <w:marLeft w:val="480"/>
          <w:marRight w:val="0"/>
          <w:marTop w:val="0"/>
          <w:marBottom w:val="0"/>
          <w:divBdr>
            <w:top w:val="none" w:sz="0" w:space="0" w:color="auto"/>
            <w:left w:val="none" w:sz="0" w:space="0" w:color="auto"/>
            <w:bottom w:val="none" w:sz="0" w:space="0" w:color="auto"/>
            <w:right w:val="none" w:sz="0" w:space="0" w:color="auto"/>
          </w:divBdr>
        </w:div>
        <w:div w:id="219709094">
          <w:marLeft w:val="480"/>
          <w:marRight w:val="0"/>
          <w:marTop w:val="0"/>
          <w:marBottom w:val="0"/>
          <w:divBdr>
            <w:top w:val="none" w:sz="0" w:space="0" w:color="auto"/>
            <w:left w:val="none" w:sz="0" w:space="0" w:color="auto"/>
            <w:bottom w:val="none" w:sz="0" w:space="0" w:color="auto"/>
            <w:right w:val="none" w:sz="0" w:space="0" w:color="auto"/>
          </w:divBdr>
        </w:div>
        <w:div w:id="241569912">
          <w:marLeft w:val="480"/>
          <w:marRight w:val="0"/>
          <w:marTop w:val="0"/>
          <w:marBottom w:val="0"/>
          <w:divBdr>
            <w:top w:val="none" w:sz="0" w:space="0" w:color="auto"/>
            <w:left w:val="none" w:sz="0" w:space="0" w:color="auto"/>
            <w:bottom w:val="none" w:sz="0" w:space="0" w:color="auto"/>
            <w:right w:val="none" w:sz="0" w:space="0" w:color="auto"/>
          </w:divBdr>
        </w:div>
        <w:div w:id="271522489">
          <w:marLeft w:val="480"/>
          <w:marRight w:val="0"/>
          <w:marTop w:val="0"/>
          <w:marBottom w:val="0"/>
          <w:divBdr>
            <w:top w:val="none" w:sz="0" w:space="0" w:color="auto"/>
            <w:left w:val="none" w:sz="0" w:space="0" w:color="auto"/>
            <w:bottom w:val="none" w:sz="0" w:space="0" w:color="auto"/>
            <w:right w:val="none" w:sz="0" w:space="0" w:color="auto"/>
          </w:divBdr>
        </w:div>
        <w:div w:id="306709723">
          <w:marLeft w:val="480"/>
          <w:marRight w:val="0"/>
          <w:marTop w:val="0"/>
          <w:marBottom w:val="0"/>
          <w:divBdr>
            <w:top w:val="none" w:sz="0" w:space="0" w:color="auto"/>
            <w:left w:val="none" w:sz="0" w:space="0" w:color="auto"/>
            <w:bottom w:val="none" w:sz="0" w:space="0" w:color="auto"/>
            <w:right w:val="none" w:sz="0" w:space="0" w:color="auto"/>
          </w:divBdr>
        </w:div>
        <w:div w:id="381559484">
          <w:marLeft w:val="480"/>
          <w:marRight w:val="0"/>
          <w:marTop w:val="0"/>
          <w:marBottom w:val="0"/>
          <w:divBdr>
            <w:top w:val="none" w:sz="0" w:space="0" w:color="auto"/>
            <w:left w:val="none" w:sz="0" w:space="0" w:color="auto"/>
            <w:bottom w:val="none" w:sz="0" w:space="0" w:color="auto"/>
            <w:right w:val="none" w:sz="0" w:space="0" w:color="auto"/>
          </w:divBdr>
        </w:div>
        <w:div w:id="388498620">
          <w:marLeft w:val="480"/>
          <w:marRight w:val="0"/>
          <w:marTop w:val="0"/>
          <w:marBottom w:val="0"/>
          <w:divBdr>
            <w:top w:val="none" w:sz="0" w:space="0" w:color="auto"/>
            <w:left w:val="none" w:sz="0" w:space="0" w:color="auto"/>
            <w:bottom w:val="none" w:sz="0" w:space="0" w:color="auto"/>
            <w:right w:val="none" w:sz="0" w:space="0" w:color="auto"/>
          </w:divBdr>
        </w:div>
        <w:div w:id="412508272">
          <w:marLeft w:val="480"/>
          <w:marRight w:val="0"/>
          <w:marTop w:val="0"/>
          <w:marBottom w:val="0"/>
          <w:divBdr>
            <w:top w:val="none" w:sz="0" w:space="0" w:color="auto"/>
            <w:left w:val="none" w:sz="0" w:space="0" w:color="auto"/>
            <w:bottom w:val="none" w:sz="0" w:space="0" w:color="auto"/>
            <w:right w:val="none" w:sz="0" w:space="0" w:color="auto"/>
          </w:divBdr>
        </w:div>
        <w:div w:id="456683740">
          <w:marLeft w:val="480"/>
          <w:marRight w:val="0"/>
          <w:marTop w:val="0"/>
          <w:marBottom w:val="0"/>
          <w:divBdr>
            <w:top w:val="none" w:sz="0" w:space="0" w:color="auto"/>
            <w:left w:val="none" w:sz="0" w:space="0" w:color="auto"/>
            <w:bottom w:val="none" w:sz="0" w:space="0" w:color="auto"/>
            <w:right w:val="none" w:sz="0" w:space="0" w:color="auto"/>
          </w:divBdr>
        </w:div>
        <w:div w:id="473184358">
          <w:marLeft w:val="480"/>
          <w:marRight w:val="0"/>
          <w:marTop w:val="0"/>
          <w:marBottom w:val="0"/>
          <w:divBdr>
            <w:top w:val="none" w:sz="0" w:space="0" w:color="auto"/>
            <w:left w:val="none" w:sz="0" w:space="0" w:color="auto"/>
            <w:bottom w:val="none" w:sz="0" w:space="0" w:color="auto"/>
            <w:right w:val="none" w:sz="0" w:space="0" w:color="auto"/>
          </w:divBdr>
        </w:div>
        <w:div w:id="507409582">
          <w:marLeft w:val="480"/>
          <w:marRight w:val="0"/>
          <w:marTop w:val="0"/>
          <w:marBottom w:val="0"/>
          <w:divBdr>
            <w:top w:val="none" w:sz="0" w:space="0" w:color="auto"/>
            <w:left w:val="none" w:sz="0" w:space="0" w:color="auto"/>
            <w:bottom w:val="none" w:sz="0" w:space="0" w:color="auto"/>
            <w:right w:val="none" w:sz="0" w:space="0" w:color="auto"/>
          </w:divBdr>
        </w:div>
        <w:div w:id="574126557">
          <w:marLeft w:val="480"/>
          <w:marRight w:val="0"/>
          <w:marTop w:val="0"/>
          <w:marBottom w:val="0"/>
          <w:divBdr>
            <w:top w:val="none" w:sz="0" w:space="0" w:color="auto"/>
            <w:left w:val="none" w:sz="0" w:space="0" w:color="auto"/>
            <w:bottom w:val="none" w:sz="0" w:space="0" w:color="auto"/>
            <w:right w:val="none" w:sz="0" w:space="0" w:color="auto"/>
          </w:divBdr>
        </w:div>
        <w:div w:id="575895474">
          <w:marLeft w:val="480"/>
          <w:marRight w:val="0"/>
          <w:marTop w:val="0"/>
          <w:marBottom w:val="0"/>
          <w:divBdr>
            <w:top w:val="none" w:sz="0" w:space="0" w:color="auto"/>
            <w:left w:val="none" w:sz="0" w:space="0" w:color="auto"/>
            <w:bottom w:val="none" w:sz="0" w:space="0" w:color="auto"/>
            <w:right w:val="none" w:sz="0" w:space="0" w:color="auto"/>
          </w:divBdr>
        </w:div>
        <w:div w:id="601911377">
          <w:marLeft w:val="480"/>
          <w:marRight w:val="0"/>
          <w:marTop w:val="0"/>
          <w:marBottom w:val="0"/>
          <w:divBdr>
            <w:top w:val="none" w:sz="0" w:space="0" w:color="auto"/>
            <w:left w:val="none" w:sz="0" w:space="0" w:color="auto"/>
            <w:bottom w:val="none" w:sz="0" w:space="0" w:color="auto"/>
            <w:right w:val="none" w:sz="0" w:space="0" w:color="auto"/>
          </w:divBdr>
        </w:div>
        <w:div w:id="606236384">
          <w:marLeft w:val="480"/>
          <w:marRight w:val="0"/>
          <w:marTop w:val="0"/>
          <w:marBottom w:val="0"/>
          <w:divBdr>
            <w:top w:val="none" w:sz="0" w:space="0" w:color="auto"/>
            <w:left w:val="none" w:sz="0" w:space="0" w:color="auto"/>
            <w:bottom w:val="none" w:sz="0" w:space="0" w:color="auto"/>
            <w:right w:val="none" w:sz="0" w:space="0" w:color="auto"/>
          </w:divBdr>
        </w:div>
        <w:div w:id="623996677">
          <w:marLeft w:val="480"/>
          <w:marRight w:val="0"/>
          <w:marTop w:val="0"/>
          <w:marBottom w:val="0"/>
          <w:divBdr>
            <w:top w:val="none" w:sz="0" w:space="0" w:color="auto"/>
            <w:left w:val="none" w:sz="0" w:space="0" w:color="auto"/>
            <w:bottom w:val="none" w:sz="0" w:space="0" w:color="auto"/>
            <w:right w:val="none" w:sz="0" w:space="0" w:color="auto"/>
          </w:divBdr>
        </w:div>
        <w:div w:id="635987189">
          <w:marLeft w:val="480"/>
          <w:marRight w:val="0"/>
          <w:marTop w:val="0"/>
          <w:marBottom w:val="0"/>
          <w:divBdr>
            <w:top w:val="none" w:sz="0" w:space="0" w:color="auto"/>
            <w:left w:val="none" w:sz="0" w:space="0" w:color="auto"/>
            <w:bottom w:val="none" w:sz="0" w:space="0" w:color="auto"/>
            <w:right w:val="none" w:sz="0" w:space="0" w:color="auto"/>
          </w:divBdr>
        </w:div>
        <w:div w:id="678849948">
          <w:marLeft w:val="480"/>
          <w:marRight w:val="0"/>
          <w:marTop w:val="0"/>
          <w:marBottom w:val="0"/>
          <w:divBdr>
            <w:top w:val="none" w:sz="0" w:space="0" w:color="auto"/>
            <w:left w:val="none" w:sz="0" w:space="0" w:color="auto"/>
            <w:bottom w:val="none" w:sz="0" w:space="0" w:color="auto"/>
            <w:right w:val="none" w:sz="0" w:space="0" w:color="auto"/>
          </w:divBdr>
        </w:div>
        <w:div w:id="711078688">
          <w:marLeft w:val="480"/>
          <w:marRight w:val="0"/>
          <w:marTop w:val="0"/>
          <w:marBottom w:val="0"/>
          <w:divBdr>
            <w:top w:val="none" w:sz="0" w:space="0" w:color="auto"/>
            <w:left w:val="none" w:sz="0" w:space="0" w:color="auto"/>
            <w:bottom w:val="none" w:sz="0" w:space="0" w:color="auto"/>
            <w:right w:val="none" w:sz="0" w:space="0" w:color="auto"/>
          </w:divBdr>
        </w:div>
        <w:div w:id="730732675">
          <w:marLeft w:val="480"/>
          <w:marRight w:val="0"/>
          <w:marTop w:val="0"/>
          <w:marBottom w:val="0"/>
          <w:divBdr>
            <w:top w:val="none" w:sz="0" w:space="0" w:color="auto"/>
            <w:left w:val="none" w:sz="0" w:space="0" w:color="auto"/>
            <w:bottom w:val="none" w:sz="0" w:space="0" w:color="auto"/>
            <w:right w:val="none" w:sz="0" w:space="0" w:color="auto"/>
          </w:divBdr>
        </w:div>
        <w:div w:id="745305283">
          <w:marLeft w:val="480"/>
          <w:marRight w:val="0"/>
          <w:marTop w:val="0"/>
          <w:marBottom w:val="0"/>
          <w:divBdr>
            <w:top w:val="none" w:sz="0" w:space="0" w:color="auto"/>
            <w:left w:val="none" w:sz="0" w:space="0" w:color="auto"/>
            <w:bottom w:val="none" w:sz="0" w:space="0" w:color="auto"/>
            <w:right w:val="none" w:sz="0" w:space="0" w:color="auto"/>
          </w:divBdr>
        </w:div>
        <w:div w:id="774986068">
          <w:marLeft w:val="480"/>
          <w:marRight w:val="0"/>
          <w:marTop w:val="0"/>
          <w:marBottom w:val="0"/>
          <w:divBdr>
            <w:top w:val="none" w:sz="0" w:space="0" w:color="auto"/>
            <w:left w:val="none" w:sz="0" w:space="0" w:color="auto"/>
            <w:bottom w:val="none" w:sz="0" w:space="0" w:color="auto"/>
            <w:right w:val="none" w:sz="0" w:space="0" w:color="auto"/>
          </w:divBdr>
        </w:div>
        <w:div w:id="801924285">
          <w:marLeft w:val="480"/>
          <w:marRight w:val="0"/>
          <w:marTop w:val="0"/>
          <w:marBottom w:val="0"/>
          <w:divBdr>
            <w:top w:val="none" w:sz="0" w:space="0" w:color="auto"/>
            <w:left w:val="none" w:sz="0" w:space="0" w:color="auto"/>
            <w:bottom w:val="none" w:sz="0" w:space="0" w:color="auto"/>
            <w:right w:val="none" w:sz="0" w:space="0" w:color="auto"/>
          </w:divBdr>
        </w:div>
        <w:div w:id="810512512">
          <w:marLeft w:val="480"/>
          <w:marRight w:val="0"/>
          <w:marTop w:val="0"/>
          <w:marBottom w:val="0"/>
          <w:divBdr>
            <w:top w:val="none" w:sz="0" w:space="0" w:color="auto"/>
            <w:left w:val="none" w:sz="0" w:space="0" w:color="auto"/>
            <w:bottom w:val="none" w:sz="0" w:space="0" w:color="auto"/>
            <w:right w:val="none" w:sz="0" w:space="0" w:color="auto"/>
          </w:divBdr>
        </w:div>
        <w:div w:id="898445856">
          <w:marLeft w:val="480"/>
          <w:marRight w:val="0"/>
          <w:marTop w:val="0"/>
          <w:marBottom w:val="0"/>
          <w:divBdr>
            <w:top w:val="none" w:sz="0" w:space="0" w:color="auto"/>
            <w:left w:val="none" w:sz="0" w:space="0" w:color="auto"/>
            <w:bottom w:val="none" w:sz="0" w:space="0" w:color="auto"/>
            <w:right w:val="none" w:sz="0" w:space="0" w:color="auto"/>
          </w:divBdr>
        </w:div>
        <w:div w:id="961306191">
          <w:marLeft w:val="480"/>
          <w:marRight w:val="0"/>
          <w:marTop w:val="0"/>
          <w:marBottom w:val="0"/>
          <w:divBdr>
            <w:top w:val="none" w:sz="0" w:space="0" w:color="auto"/>
            <w:left w:val="none" w:sz="0" w:space="0" w:color="auto"/>
            <w:bottom w:val="none" w:sz="0" w:space="0" w:color="auto"/>
            <w:right w:val="none" w:sz="0" w:space="0" w:color="auto"/>
          </w:divBdr>
        </w:div>
        <w:div w:id="972250008">
          <w:marLeft w:val="480"/>
          <w:marRight w:val="0"/>
          <w:marTop w:val="0"/>
          <w:marBottom w:val="0"/>
          <w:divBdr>
            <w:top w:val="none" w:sz="0" w:space="0" w:color="auto"/>
            <w:left w:val="none" w:sz="0" w:space="0" w:color="auto"/>
            <w:bottom w:val="none" w:sz="0" w:space="0" w:color="auto"/>
            <w:right w:val="none" w:sz="0" w:space="0" w:color="auto"/>
          </w:divBdr>
        </w:div>
        <w:div w:id="990908797">
          <w:marLeft w:val="480"/>
          <w:marRight w:val="0"/>
          <w:marTop w:val="0"/>
          <w:marBottom w:val="0"/>
          <w:divBdr>
            <w:top w:val="none" w:sz="0" w:space="0" w:color="auto"/>
            <w:left w:val="none" w:sz="0" w:space="0" w:color="auto"/>
            <w:bottom w:val="none" w:sz="0" w:space="0" w:color="auto"/>
            <w:right w:val="none" w:sz="0" w:space="0" w:color="auto"/>
          </w:divBdr>
        </w:div>
        <w:div w:id="1007438623">
          <w:marLeft w:val="480"/>
          <w:marRight w:val="0"/>
          <w:marTop w:val="0"/>
          <w:marBottom w:val="0"/>
          <w:divBdr>
            <w:top w:val="none" w:sz="0" w:space="0" w:color="auto"/>
            <w:left w:val="none" w:sz="0" w:space="0" w:color="auto"/>
            <w:bottom w:val="none" w:sz="0" w:space="0" w:color="auto"/>
            <w:right w:val="none" w:sz="0" w:space="0" w:color="auto"/>
          </w:divBdr>
        </w:div>
        <w:div w:id="1055396292">
          <w:marLeft w:val="480"/>
          <w:marRight w:val="0"/>
          <w:marTop w:val="0"/>
          <w:marBottom w:val="0"/>
          <w:divBdr>
            <w:top w:val="none" w:sz="0" w:space="0" w:color="auto"/>
            <w:left w:val="none" w:sz="0" w:space="0" w:color="auto"/>
            <w:bottom w:val="none" w:sz="0" w:space="0" w:color="auto"/>
            <w:right w:val="none" w:sz="0" w:space="0" w:color="auto"/>
          </w:divBdr>
        </w:div>
        <w:div w:id="1062605846">
          <w:marLeft w:val="480"/>
          <w:marRight w:val="0"/>
          <w:marTop w:val="0"/>
          <w:marBottom w:val="0"/>
          <w:divBdr>
            <w:top w:val="none" w:sz="0" w:space="0" w:color="auto"/>
            <w:left w:val="none" w:sz="0" w:space="0" w:color="auto"/>
            <w:bottom w:val="none" w:sz="0" w:space="0" w:color="auto"/>
            <w:right w:val="none" w:sz="0" w:space="0" w:color="auto"/>
          </w:divBdr>
        </w:div>
        <w:div w:id="1080057723">
          <w:marLeft w:val="480"/>
          <w:marRight w:val="0"/>
          <w:marTop w:val="0"/>
          <w:marBottom w:val="0"/>
          <w:divBdr>
            <w:top w:val="none" w:sz="0" w:space="0" w:color="auto"/>
            <w:left w:val="none" w:sz="0" w:space="0" w:color="auto"/>
            <w:bottom w:val="none" w:sz="0" w:space="0" w:color="auto"/>
            <w:right w:val="none" w:sz="0" w:space="0" w:color="auto"/>
          </w:divBdr>
        </w:div>
        <w:div w:id="1150249575">
          <w:marLeft w:val="480"/>
          <w:marRight w:val="0"/>
          <w:marTop w:val="0"/>
          <w:marBottom w:val="0"/>
          <w:divBdr>
            <w:top w:val="none" w:sz="0" w:space="0" w:color="auto"/>
            <w:left w:val="none" w:sz="0" w:space="0" w:color="auto"/>
            <w:bottom w:val="none" w:sz="0" w:space="0" w:color="auto"/>
            <w:right w:val="none" w:sz="0" w:space="0" w:color="auto"/>
          </w:divBdr>
        </w:div>
        <w:div w:id="1172183730">
          <w:marLeft w:val="480"/>
          <w:marRight w:val="0"/>
          <w:marTop w:val="0"/>
          <w:marBottom w:val="0"/>
          <w:divBdr>
            <w:top w:val="none" w:sz="0" w:space="0" w:color="auto"/>
            <w:left w:val="none" w:sz="0" w:space="0" w:color="auto"/>
            <w:bottom w:val="none" w:sz="0" w:space="0" w:color="auto"/>
            <w:right w:val="none" w:sz="0" w:space="0" w:color="auto"/>
          </w:divBdr>
        </w:div>
        <w:div w:id="1189638194">
          <w:marLeft w:val="480"/>
          <w:marRight w:val="0"/>
          <w:marTop w:val="0"/>
          <w:marBottom w:val="0"/>
          <w:divBdr>
            <w:top w:val="none" w:sz="0" w:space="0" w:color="auto"/>
            <w:left w:val="none" w:sz="0" w:space="0" w:color="auto"/>
            <w:bottom w:val="none" w:sz="0" w:space="0" w:color="auto"/>
            <w:right w:val="none" w:sz="0" w:space="0" w:color="auto"/>
          </w:divBdr>
        </w:div>
        <w:div w:id="1237865561">
          <w:marLeft w:val="480"/>
          <w:marRight w:val="0"/>
          <w:marTop w:val="0"/>
          <w:marBottom w:val="0"/>
          <w:divBdr>
            <w:top w:val="none" w:sz="0" w:space="0" w:color="auto"/>
            <w:left w:val="none" w:sz="0" w:space="0" w:color="auto"/>
            <w:bottom w:val="none" w:sz="0" w:space="0" w:color="auto"/>
            <w:right w:val="none" w:sz="0" w:space="0" w:color="auto"/>
          </w:divBdr>
        </w:div>
        <w:div w:id="1239511685">
          <w:marLeft w:val="480"/>
          <w:marRight w:val="0"/>
          <w:marTop w:val="0"/>
          <w:marBottom w:val="0"/>
          <w:divBdr>
            <w:top w:val="none" w:sz="0" w:space="0" w:color="auto"/>
            <w:left w:val="none" w:sz="0" w:space="0" w:color="auto"/>
            <w:bottom w:val="none" w:sz="0" w:space="0" w:color="auto"/>
            <w:right w:val="none" w:sz="0" w:space="0" w:color="auto"/>
          </w:divBdr>
        </w:div>
        <w:div w:id="1275940708">
          <w:marLeft w:val="480"/>
          <w:marRight w:val="0"/>
          <w:marTop w:val="0"/>
          <w:marBottom w:val="0"/>
          <w:divBdr>
            <w:top w:val="none" w:sz="0" w:space="0" w:color="auto"/>
            <w:left w:val="none" w:sz="0" w:space="0" w:color="auto"/>
            <w:bottom w:val="none" w:sz="0" w:space="0" w:color="auto"/>
            <w:right w:val="none" w:sz="0" w:space="0" w:color="auto"/>
          </w:divBdr>
        </w:div>
        <w:div w:id="1350134580">
          <w:marLeft w:val="480"/>
          <w:marRight w:val="0"/>
          <w:marTop w:val="0"/>
          <w:marBottom w:val="0"/>
          <w:divBdr>
            <w:top w:val="none" w:sz="0" w:space="0" w:color="auto"/>
            <w:left w:val="none" w:sz="0" w:space="0" w:color="auto"/>
            <w:bottom w:val="none" w:sz="0" w:space="0" w:color="auto"/>
            <w:right w:val="none" w:sz="0" w:space="0" w:color="auto"/>
          </w:divBdr>
        </w:div>
        <w:div w:id="1436826462">
          <w:marLeft w:val="480"/>
          <w:marRight w:val="0"/>
          <w:marTop w:val="0"/>
          <w:marBottom w:val="0"/>
          <w:divBdr>
            <w:top w:val="none" w:sz="0" w:space="0" w:color="auto"/>
            <w:left w:val="none" w:sz="0" w:space="0" w:color="auto"/>
            <w:bottom w:val="none" w:sz="0" w:space="0" w:color="auto"/>
            <w:right w:val="none" w:sz="0" w:space="0" w:color="auto"/>
          </w:divBdr>
        </w:div>
        <w:div w:id="1521118194">
          <w:marLeft w:val="480"/>
          <w:marRight w:val="0"/>
          <w:marTop w:val="0"/>
          <w:marBottom w:val="0"/>
          <w:divBdr>
            <w:top w:val="none" w:sz="0" w:space="0" w:color="auto"/>
            <w:left w:val="none" w:sz="0" w:space="0" w:color="auto"/>
            <w:bottom w:val="none" w:sz="0" w:space="0" w:color="auto"/>
            <w:right w:val="none" w:sz="0" w:space="0" w:color="auto"/>
          </w:divBdr>
        </w:div>
        <w:div w:id="1601796108">
          <w:marLeft w:val="480"/>
          <w:marRight w:val="0"/>
          <w:marTop w:val="0"/>
          <w:marBottom w:val="0"/>
          <w:divBdr>
            <w:top w:val="none" w:sz="0" w:space="0" w:color="auto"/>
            <w:left w:val="none" w:sz="0" w:space="0" w:color="auto"/>
            <w:bottom w:val="none" w:sz="0" w:space="0" w:color="auto"/>
            <w:right w:val="none" w:sz="0" w:space="0" w:color="auto"/>
          </w:divBdr>
        </w:div>
        <w:div w:id="1618246917">
          <w:marLeft w:val="480"/>
          <w:marRight w:val="0"/>
          <w:marTop w:val="0"/>
          <w:marBottom w:val="0"/>
          <w:divBdr>
            <w:top w:val="none" w:sz="0" w:space="0" w:color="auto"/>
            <w:left w:val="none" w:sz="0" w:space="0" w:color="auto"/>
            <w:bottom w:val="none" w:sz="0" w:space="0" w:color="auto"/>
            <w:right w:val="none" w:sz="0" w:space="0" w:color="auto"/>
          </w:divBdr>
        </w:div>
        <w:div w:id="1634168765">
          <w:marLeft w:val="480"/>
          <w:marRight w:val="0"/>
          <w:marTop w:val="0"/>
          <w:marBottom w:val="0"/>
          <w:divBdr>
            <w:top w:val="none" w:sz="0" w:space="0" w:color="auto"/>
            <w:left w:val="none" w:sz="0" w:space="0" w:color="auto"/>
            <w:bottom w:val="none" w:sz="0" w:space="0" w:color="auto"/>
            <w:right w:val="none" w:sz="0" w:space="0" w:color="auto"/>
          </w:divBdr>
        </w:div>
        <w:div w:id="1675106563">
          <w:marLeft w:val="480"/>
          <w:marRight w:val="0"/>
          <w:marTop w:val="0"/>
          <w:marBottom w:val="0"/>
          <w:divBdr>
            <w:top w:val="none" w:sz="0" w:space="0" w:color="auto"/>
            <w:left w:val="none" w:sz="0" w:space="0" w:color="auto"/>
            <w:bottom w:val="none" w:sz="0" w:space="0" w:color="auto"/>
            <w:right w:val="none" w:sz="0" w:space="0" w:color="auto"/>
          </w:divBdr>
        </w:div>
        <w:div w:id="1685857895">
          <w:marLeft w:val="480"/>
          <w:marRight w:val="0"/>
          <w:marTop w:val="0"/>
          <w:marBottom w:val="0"/>
          <w:divBdr>
            <w:top w:val="none" w:sz="0" w:space="0" w:color="auto"/>
            <w:left w:val="none" w:sz="0" w:space="0" w:color="auto"/>
            <w:bottom w:val="none" w:sz="0" w:space="0" w:color="auto"/>
            <w:right w:val="none" w:sz="0" w:space="0" w:color="auto"/>
          </w:divBdr>
        </w:div>
        <w:div w:id="1772430832">
          <w:marLeft w:val="480"/>
          <w:marRight w:val="0"/>
          <w:marTop w:val="0"/>
          <w:marBottom w:val="0"/>
          <w:divBdr>
            <w:top w:val="none" w:sz="0" w:space="0" w:color="auto"/>
            <w:left w:val="none" w:sz="0" w:space="0" w:color="auto"/>
            <w:bottom w:val="none" w:sz="0" w:space="0" w:color="auto"/>
            <w:right w:val="none" w:sz="0" w:space="0" w:color="auto"/>
          </w:divBdr>
        </w:div>
        <w:div w:id="1893270152">
          <w:marLeft w:val="480"/>
          <w:marRight w:val="0"/>
          <w:marTop w:val="0"/>
          <w:marBottom w:val="0"/>
          <w:divBdr>
            <w:top w:val="none" w:sz="0" w:space="0" w:color="auto"/>
            <w:left w:val="none" w:sz="0" w:space="0" w:color="auto"/>
            <w:bottom w:val="none" w:sz="0" w:space="0" w:color="auto"/>
            <w:right w:val="none" w:sz="0" w:space="0" w:color="auto"/>
          </w:divBdr>
        </w:div>
        <w:div w:id="1911034008">
          <w:marLeft w:val="480"/>
          <w:marRight w:val="0"/>
          <w:marTop w:val="0"/>
          <w:marBottom w:val="0"/>
          <w:divBdr>
            <w:top w:val="none" w:sz="0" w:space="0" w:color="auto"/>
            <w:left w:val="none" w:sz="0" w:space="0" w:color="auto"/>
            <w:bottom w:val="none" w:sz="0" w:space="0" w:color="auto"/>
            <w:right w:val="none" w:sz="0" w:space="0" w:color="auto"/>
          </w:divBdr>
        </w:div>
        <w:div w:id="1945065690">
          <w:marLeft w:val="480"/>
          <w:marRight w:val="0"/>
          <w:marTop w:val="0"/>
          <w:marBottom w:val="0"/>
          <w:divBdr>
            <w:top w:val="none" w:sz="0" w:space="0" w:color="auto"/>
            <w:left w:val="none" w:sz="0" w:space="0" w:color="auto"/>
            <w:bottom w:val="none" w:sz="0" w:space="0" w:color="auto"/>
            <w:right w:val="none" w:sz="0" w:space="0" w:color="auto"/>
          </w:divBdr>
        </w:div>
        <w:div w:id="1985115952">
          <w:marLeft w:val="480"/>
          <w:marRight w:val="0"/>
          <w:marTop w:val="0"/>
          <w:marBottom w:val="0"/>
          <w:divBdr>
            <w:top w:val="none" w:sz="0" w:space="0" w:color="auto"/>
            <w:left w:val="none" w:sz="0" w:space="0" w:color="auto"/>
            <w:bottom w:val="none" w:sz="0" w:space="0" w:color="auto"/>
            <w:right w:val="none" w:sz="0" w:space="0" w:color="auto"/>
          </w:divBdr>
        </w:div>
        <w:div w:id="2048875464">
          <w:marLeft w:val="480"/>
          <w:marRight w:val="0"/>
          <w:marTop w:val="0"/>
          <w:marBottom w:val="0"/>
          <w:divBdr>
            <w:top w:val="none" w:sz="0" w:space="0" w:color="auto"/>
            <w:left w:val="none" w:sz="0" w:space="0" w:color="auto"/>
            <w:bottom w:val="none" w:sz="0" w:space="0" w:color="auto"/>
            <w:right w:val="none" w:sz="0" w:space="0" w:color="auto"/>
          </w:divBdr>
        </w:div>
        <w:div w:id="2122719275">
          <w:marLeft w:val="480"/>
          <w:marRight w:val="0"/>
          <w:marTop w:val="0"/>
          <w:marBottom w:val="0"/>
          <w:divBdr>
            <w:top w:val="none" w:sz="0" w:space="0" w:color="auto"/>
            <w:left w:val="none" w:sz="0" w:space="0" w:color="auto"/>
            <w:bottom w:val="none" w:sz="0" w:space="0" w:color="auto"/>
            <w:right w:val="none" w:sz="0" w:space="0" w:color="auto"/>
          </w:divBdr>
        </w:div>
        <w:div w:id="2123527851">
          <w:marLeft w:val="480"/>
          <w:marRight w:val="0"/>
          <w:marTop w:val="0"/>
          <w:marBottom w:val="0"/>
          <w:divBdr>
            <w:top w:val="none" w:sz="0" w:space="0" w:color="auto"/>
            <w:left w:val="none" w:sz="0" w:space="0" w:color="auto"/>
            <w:bottom w:val="none" w:sz="0" w:space="0" w:color="auto"/>
            <w:right w:val="none" w:sz="0" w:space="0" w:color="auto"/>
          </w:divBdr>
        </w:div>
      </w:divsChild>
    </w:div>
    <w:div w:id="2044817490">
      <w:bodyDiv w:val="1"/>
      <w:marLeft w:val="0"/>
      <w:marRight w:val="0"/>
      <w:marTop w:val="0"/>
      <w:marBottom w:val="0"/>
      <w:divBdr>
        <w:top w:val="none" w:sz="0" w:space="0" w:color="auto"/>
        <w:left w:val="none" w:sz="0" w:space="0" w:color="auto"/>
        <w:bottom w:val="none" w:sz="0" w:space="0" w:color="auto"/>
        <w:right w:val="none" w:sz="0" w:space="0" w:color="auto"/>
      </w:divBdr>
      <w:divsChild>
        <w:div w:id="12846220">
          <w:marLeft w:val="480"/>
          <w:marRight w:val="0"/>
          <w:marTop w:val="0"/>
          <w:marBottom w:val="0"/>
          <w:divBdr>
            <w:top w:val="none" w:sz="0" w:space="0" w:color="auto"/>
            <w:left w:val="none" w:sz="0" w:space="0" w:color="auto"/>
            <w:bottom w:val="none" w:sz="0" w:space="0" w:color="auto"/>
            <w:right w:val="none" w:sz="0" w:space="0" w:color="auto"/>
          </w:divBdr>
        </w:div>
        <w:div w:id="45883160">
          <w:marLeft w:val="480"/>
          <w:marRight w:val="0"/>
          <w:marTop w:val="0"/>
          <w:marBottom w:val="0"/>
          <w:divBdr>
            <w:top w:val="none" w:sz="0" w:space="0" w:color="auto"/>
            <w:left w:val="none" w:sz="0" w:space="0" w:color="auto"/>
            <w:bottom w:val="none" w:sz="0" w:space="0" w:color="auto"/>
            <w:right w:val="none" w:sz="0" w:space="0" w:color="auto"/>
          </w:divBdr>
        </w:div>
        <w:div w:id="56126664">
          <w:marLeft w:val="480"/>
          <w:marRight w:val="0"/>
          <w:marTop w:val="0"/>
          <w:marBottom w:val="0"/>
          <w:divBdr>
            <w:top w:val="none" w:sz="0" w:space="0" w:color="auto"/>
            <w:left w:val="none" w:sz="0" w:space="0" w:color="auto"/>
            <w:bottom w:val="none" w:sz="0" w:space="0" w:color="auto"/>
            <w:right w:val="none" w:sz="0" w:space="0" w:color="auto"/>
          </w:divBdr>
        </w:div>
        <w:div w:id="75564384">
          <w:marLeft w:val="480"/>
          <w:marRight w:val="0"/>
          <w:marTop w:val="0"/>
          <w:marBottom w:val="0"/>
          <w:divBdr>
            <w:top w:val="none" w:sz="0" w:space="0" w:color="auto"/>
            <w:left w:val="none" w:sz="0" w:space="0" w:color="auto"/>
            <w:bottom w:val="none" w:sz="0" w:space="0" w:color="auto"/>
            <w:right w:val="none" w:sz="0" w:space="0" w:color="auto"/>
          </w:divBdr>
        </w:div>
        <w:div w:id="89742595">
          <w:marLeft w:val="480"/>
          <w:marRight w:val="0"/>
          <w:marTop w:val="0"/>
          <w:marBottom w:val="0"/>
          <w:divBdr>
            <w:top w:val="none" w:sz="0" w:space="0" w:color="auto"/>
            <w:left w:val="none" w:sz="0" w:space="0" w:color="auto"/>
            <w:bottom w:val="none" w:sz="0" w:space="0" w:color="auto"/>
            <w:right w:val="none" w:sz="0" w:space="0" w:color="auto"/>
          </w:divBdr>
        </w:div>
        <w:div w:id="116411616">
          <w:marLeft w:val="480"/>
          <w:marRight w:val="0"/>
          <w:marTop w:val="0"/>
          <w:marBottom w:val="0"/>
          <w:divBdr>
            <w:top w:val="none" w:sz="0" w:space="0" w:color="auto"/>
            <w:left w:val="none" w:sz="0" w:space="0" w:color="auto"/>
            <w:bottom w:val="none" w:sz="0" w:space="0" w:color="auto"/>
            <w:right w:val="none" w:sz="0" w:space="0" w:color="auto"/>
          </w:divBdr>
        </w:div>
        <w:div w:id="143593476">
          <w:marLeft w:val="480"/>
          <w:marRight w:val="0"/>
          <w:marTop w:val="0"/>
          <w:marBottom w:val="0"/>
          <w:divBdr>
            <w:top w:val="none" w:sz="0" w:space="0" w:color="auto"/>
            <w:left w:val="none" w:sz="0" w:space="0" w:color="auto"/>
            <w:bottom w:val="none" w:sz="0" w:space="0" w:color="auto"/>
            <w:right w:val="none" w:sz="0" w:space="0" w:color="auto"/>
          </w:divBdr>
        </w:div>
        <w:div w:id="211894604">
          <w:marLeft w:val="480"/>
          <w:marRight w:val="0"/>
          <w:marTop w:val="0"/>
          <w:marBottom w:val="0"/>
          <w:divBdr>
            <w:top w:val="none" w:sz="0" w:space="0" w:color="auto"/>
            <w:left w:val="none" w:sz="0" w:space="0" w:color="auto"/>
            <w:bottom w:val="none" w:sz="0" w:space="0" w:color="auto"/>
            <w:right w:val="none" w:sz="0" w:space="0" w:color="auto"/>
          </w:divBdr>
        </w:div>
        <w:div w:id="214700850">
          <w:marLeft w:val="480"/>
          <w:marRight w:val="0"/>
          <w:marTop w:val="0"/>
          <w:marBottom w:val="0"/>
          <w:divBdr>
            <w:top w:val="none" w:sz="0" w:space="0" w:color="auto"/>
            <w:left w:val="none" w:sz="0" w:space="0" w:color="auto"/>
            <w:bottom w:val="none" w:sz="0" w:space="0" w:color="auto"/>
            <w:right w:val="none" w:sz="0" w:space="0" w:color="auto"/>
          </w:divBdr>
        </w:div>
        <w:div w:id="310448859">
          <w:marLeft w:val="480"/>
          <w:marRight w:val="0"/>
          <w:marTop w:val="0"/>
          <w:marBottom w:val="0"/>
          <w:divBdr>
            <w:top w:val="none" w:sz="0" w:space="0" w:color="auto"/>
            <w:left w:val="none" w:sz="0" w:space="0" w:color="auto"/>
            <w:bottom w:val="none" w:sz="0" w:space="0" w:color="auto"/>
            <w:right w:val="none" w:sz="0" w:space="0" w:color="auto"/>
          </w:divBdr>
        </w:div>
        <w:div w:id="363215231">
          <w:marLeft w:val="480"/>
          <w:marRight w:val="0"/>
          <w:marTop w:val="0"/>
          <w:marBottom w:val="0"/>
          <w:divBdr>
            <w:top w:val="none" w:sz="0" w:space="0" w:color="auto"/>
            <w:left w:val="none" w:sz="0" w:space="0" w:color="auto"/>
            <w:bottom w:val="none" w:sz="0" w:space="0" w:color="auto"/>
            <w:right w:val="none" w:sz="0" w:space="0" w:color="auto"/>
          </w:divBdr>
        </w:div>
        <w:div w:id="425465518">
          <w:marLeft w:val="480"/>
          <w:marRight w:val="0"/>
          <w:marTop w:val="0"/>
          <w:marBottom w:val="0"/>
          <w:divBdr>
            <w:top w:val="none" w:sz="0" w:space="0" w:color="auto"/>
            <w:left w:val="none" w:sz="0" w:space="0" w:color="auto"/>
            <w:bottom w:val="none" w:sz="0" w:space="0" w:color="auto"/>
            <w:right w:val="none" w:sz="0" w:space="0" w:color="auto"/>
          </w:divBdr>
        </w:div>
        <w:div w:id="505368565">
          <w:marLeft w:val="480"/>
          <w:marRight w:val="0"/>
          <w:marTop w:val="0"/>
          <w:marBottom w:val="0"/>
          <w:divBdr>
            <w:top w:val="none" w:sz="0" w:space="0" w:color="auto"/>
            <w:left w:val="none" w:sz="0" w:space="0" w:color="auto"/>
            <w:bottom w:val="none" w:sz="0" w:space="0" w:color="auto"/>
            <w:right w:val="none" w:sz="0" w:space="0" w:color="auto"/>
          </w:divBdr>
        </w:div>
        <w:div w:id="582571984">
          <w:marLeft w:val="480"/>
          <w:marRight w:val="0"/>
          <w:marTop w:val="0"/>
          <w:marBottom w:val="0"/>
          <w:divBdr>
            <w:top w:val="none" w:sz="0" w:space="0" w:color="auto"/>
            <w:left w:val="none" w:sz="0" w:space="0" w:color="auto"/>
            <w:bottom w:val="none" w:sz="0" w:space="0" w:color="auto"/>
            <w:right w:val="none" w:sz="0" w:space="0" w:color="auto"/>
          </w:divBdr>
        </w:div>
        <w:div w:id="587539607">
          <w:marLeft w:val="480"/>
          <w:marRight w:val="0"/>
          <w:marTop w:val="0"/>
          <w:marBottom w:val="0"/>
          <w:divBdr>
            <w:top w:val="none" w:sz="0" w:space="0" w:color="auto"/>
            <w:left w:val="none" w:sz="0" w:space="0" w:color="auto"/>
            <w:bottom w:val="none" w:sz="0" w:space="0" w:color="auto"/>
            <w:right w:val="none" w:sz="0" w:space="0" w:color="auto"/>
          </w:divBdr>
        </w:div>
        <w:div w:id="622809961">
          <w:marLeft w:val="480"/>
          <w:marRight w:val="0"/>
          <w:marTop w:val="0"/>
          <w:marBottom w:val="0"/>
          <w:divBdr>
            <w:top w:val="none" w:sz="0" w:space="0" w:color="auto"/>
            <w:left w:val="none" w:sz="0" w:space="0" w:color="auto"/>
            <w:bottom w:val="none" w:sz="0" w:space="0" w:color="auto"/>
            <w:right w:val="none" w:sz="0" w:space="0" w:color="auto"/>
          </w:divBdr>
        </w:div>
        <w:div w:id="718675254">
          <w:marLeft w:val="480"/>
          <w:marRight w:val="0"/>
          <w:marTop w:val="0"/>
          <w:marBottom w:val="0"/>
          <w:divBdr>
            <w:top w:val="none" w:sz="0" w:space="0" w:color="auto"/>
            <w:left w:val="none" w:sz="0" w:space="0" w:color="auto"/>
            <w:bottom w:val="none" w:sz="0" w:space="0" w:color="auto"/>
            <w:right w:val="none" w:sz="0" w:space="0" w:color="auto"/>
          </w:divBdr>
        </w:div>
        <w:div w:id="740637882">
          <w:marLeft w:val="480"/>
          <w:marRight w:val="0"/>
          <w:marTop w:val="0"/>
          <w:marBottom w:val="0"/>
          <w:divBdr>
            <w:top w:val="none" w:sz="0" w:space="0" w:color="auto"/>
            <w:left w:val="none" w:sz="0" w:space="0" w:color="auto"/>
            <w:bottom w:val="none" w:sz="0" w:space="0" w:color="auto"/>
            <w:right w:val="none" w:sz="0" w:space="0" w:color="auto"/>
          </w:divBdr>
        </w:div>
        <w:div w:id="832453422">
          <w:marLeft w:val="480"/>
          <w:marRight w:val="0"/>
          <w:marTop w:val="0"/>
          <w:marBottom w:val="0"/>
          <w:divBdr>
            <w:top w:val="none" w:sz="0" w:space="0" w:color="auto"/>
            <w:left w:val="none" w:sz="0" w:space="0" w:color="auto"/>
            <w:bottom w:val="none" w:sz="0" w:space="0" w:color="auto"/>
            <w:right w:val="none" w:sz="0" w:space="0" w:color="auto"/>
          </w:divBdr>
        </w:div>
        <w:div w:id="840851473">
          <w:marLeft w:val="480"/>
          <w:marRight w:val="0"/>
          <w:marTop w:val="0"/>
          <w:marBottom w:val="0"/>
          <w:divBdr>
            <w:top w:val="none" w:sz="0" w:space="0" w:color="auto"/>
            <w:left w:val="none" w:sz="0" w:space="0" w:color="auto"/>
            <w:bottom w:val="none" w:sz="0" w:space="0" w:color="auto"/>
            <w:right w:val="none" w:sz="0" w:space="0" w:color="auto"/>
          </w:divBdr>
        </w:div>
        <w:div w:id="861092329">
          <w:marLeft w:val="480"/>
          <w:marRight w:val="0"/>
          <w:marTop w:val="0"/>
          <w:marBottom w:val="0"/>
          <w:divBdr>
            <w:top w:val="none" w:sz="0" w:space="0" w:color="auto"/>
            <w:left w:val="none" w:sz="0" w:space="0" w:color="auto"/>
            <w:bottom w:val="none" w:sz="0" w:space="0" w:color="auto"/>
            <w:right w:val="none" w:sz="0" w:space="0" w:color="auto"/>
          </w:divBdr>
        </w:div>
        <w:div w:id="877279696">
          <w:marLeft w:val="480"/>
          <w:marRight w:val="0"/>
          <w:marTop w:val="0"/>
          <w:marBottom w:val="0"/>
          <w:divBdr>
            <w:top w:val="none" w:sz="0" w:space="0" w:color="auto"/>
            <w:left w:val="none" w:sz="0" w:space="0" w:color="auto"/>
            <w:bottom w:val="none" w:sz="0" w:space="0" w:color="auto"/>
            <w:right w:val="none" w:sz="0" w:space="0" w:color="auto"/>
          </w:divBdr>
        </w:div>
        <w:div w:id="878858584">
          <w:marLeft w:val="480"/>
          <w:marRight w:val="0"/>
          <w:marTop w:val="0"/>
          <w:marBottom w:val="0"/>
          <w:divBdr>
            <w:top w:val="none" w:sz="0" w:space="0" w:color="auto"/>
            <w:left w:val="none" w:sz="0" w:space="0" w:color="auto"/>
            <w:bottom w:val="none" w:sz="0" w:space="0" w:color="auto"/>
            <w:right w:val="none" w:sz="0" w:space="0" w:color="auto"/>
          </w:divBdr>
        </w:div>
        <w:div w:id="894894735">
          <w:marLeft w:val="480"/>
          <w:marRight w:val="0"/>
          <w:marTop w:val="0"/>
          <w:marBottom w:val="0"/>
          <w:divBdr>
            <w:top w:val="none" w:sz="0" w:space="0" w:color="auto"/>
            <w:left w:val="none" w:sz="0" w:space="0" w:color="auto"/>
            <w:bottom w:val="none" w:sz="0" w:space="0" w:color="auto"/>
            <w:right w:val="none" w:sz="0" w:space="0" w:color="auto"/>
          </w:divBdr>
        </w:div>
        <w:div w:id="899052136">
          <w:marLeft w:val="480"/>
          <w:marRight w:val="0"/>
          <w:marTop w:val="0"/>
          <w:marBottom w:val="0"/>
          <w:divBdr>
            <w:top w:val="none" w:sz="0" w:space="0" w:color="auto"/>
            <w:left w:val="none" w:sz="0" w:space="0" w:color="auto"/>
            <w:bottom w:val="none" w:sz="0" w:space="0" w:color="auto"/>
            <w:right w:val="none" w:sz="0" w:space="0" w:color="auto"/>
          </w:divBdr>
        </w:div>
        <w:div w:id="926766405">
          <w:marLeft w:val="480"/>
          <w:marRight w:val="0"/>
          <w:marTop w:val="0"/>
          <w:marBottom w:val="0"/>
          <w:divBdr>
            <w:top w:val="none" w:sz="0" w:space="0" w:color="auto"/>
            <w:left w:val="none" w:sz="0" w:space="0" w:color="auto"/>
            <w:bottom w:val="none" w:sz="0" w:space="0" w:color="auto"/>
            <w:right w:val="none" w:sz="0" w:space="0" w:color="auto"/>
          </w:divBdr>
        </w:div>
        <w:div w:id="927736466">
          <w:marLeft w:val="480"/>
          <w:marRight w:val="0"/>
          <w:marTop w:val="0"/>
          <w:marBottom w:val="0"/>
          <w:divBdr>
            <w:top w:val="none" w:sz="0" w:space="0" w:color="auto"/>
            <w:left w:val="none" w:sz="0" w:space="0" w:color="auto"/>
            <w:bottom w:val="none" w:sz="0" w:space="0" w:color="auto"/>
            <w:right w:val="none" w:sz="0" w:space="0" w:color="auto"/>
          </w:divBdr>
        </w:div>
        <w:div w:id="960233659">
          <w:marLeft w:val="480"/>
          <w:marRight w:val="0"/>
          <w:marTop w:val="0"/>
          <w:marBottom w:val="0"/>
          <w:divBdr>
            <w:top w:val="none" w:sz="0" w:space="0" w:color="auto"/>
            <w:left w:val="none" w:sz="0" w:space="0" w:color="auto"/>
            <w:bottom w:val="none" w:sz="0" w:space="0" w:color="auto"/>
            <w:right w:val="none" w:sz="0" w:space="0" w:color="auto"/>
          </w:divBdr>
        </w:div>
        <w:div w:id="1007248769">
          <w:marLeft w:val="480"/>
          <w:marRight w:val="0"/>
          <w:marTop w:val="0"/>
          <w:marBottom w:val="0"/>
          <w:divBdr>
            <w:top w:val="none" w:sz="0" w:space="0" w:color="auto"/>
            <w:left w:val="none" w:sz="0" w:space="0" w:color="auto"/>
            <w:bottom w:val="none" w:sz="0" w:space="0" w:color="auto"/>
            <w:right w:val="none" w:sz="0" w:space="0" w:color="auto"/>
          </w:divBdr>
        </w:div>
        <w:div w:id="1026173371">
          <w:marLeft w:val="480"/>
          <w:marRight w:val="0"/>
          <w:marTop w:val="0"/>
          <w:marBottom w:val="0"/>
          <w:divBdr>
            <w:top w:val="none" w:sz="0" w:space="0" w:color="auto"/>
            <w:left w:val="none" w:sz="0" w:space="0" w:color="auto"/>
            <w:bottom w:val="none" w:sz="0" w:space="0" w:color="auto"/>
            <w:right w:val="none" w:sz="0" w:space="0" w:color="auto"/>
          </w:divBdr>
        </w:div>
        <w:div w:id="1061321753">
          <w:marLeft w:val="480"/>
          <w:marRight w:val="0"/>
          <w:marTop w:val="0"/>
          <w:marBottom w:val="0"/>
          <w:divBdr>
            <w:top w:val="none" w:sz="0" w:space="0" w:color="auto"/>
            <w:left w:val="none" w:sz="0" w:space="0" w:color="auto"/>
            <w:bottom w:val="none" w:sz="0" w:space="0" w:color="auto"/>
            <w:right w:val="none" w:sz="0" w:space="0" w:color="auto"/>
          </w:divBdr>
        </w:div>
        <w:div w:id="1102073964">
          <w:marLeft w:val="480"/>
          <w:marRight w:val="0"/>
          <w:marTop w:val="0"/>
          <w:marBottom w:val="0"/>
          <w:divBdr>
            <w:top w:val="none" w:sz="0" w:space="0" w:color="auto"/>
            <w:left w:val="none" w:sz="0" w:space="0" w:color="auto"/>
            <w:bottom w:val="none" w:sz="0" w:space="0" w:color="auto"/>
            <w:right w:val="none" w:sz="0" w:space="0" w:color="auto"/>
          </w:divBdr>
        </w:div>
        <w:div w:id="1199977172">
          <w:marLeft w:val="480"/>
          <w:marRight w:val="0"/>
          <w:marTop w:val="0"/>
          <w:marBottom w:val="0"/>
          <w:divBdr>
            <w:top w:val="none" w:sz="0" w:space="0" w:color="auto"/>
            <w:left w:val="none" w:sz="0" w:space="0" w:color="auto"/>
            <w:bottom w:val="none" w:sz="0" w:space="0" w:color="auto"/>
            <w:right w:val="none" w:sz="0" w:space="0" w:color="auto"/>
          </w:divBdr>
        </w:div>
        <w:div w:id="1209220611">
          <w:marLeft w:val="480"/>
          <w:marRight w:val="0"/>
          <w:marTop w:val="0"/>
          <w:marBottom w:val="0"/>
          <w:divBdr>
            <w:top w:val="none" w:sz="0" w:space="0" w:color="auto"/>
            <w:left w:val="none" w:sz="0" w:space="0" w:color="auto"/>
            <w:bottom w:val="none" w:sz="0" w:space="0" w:color="auto"/>
            <w:right w:val="none" w:sz="0" w:space="0" w:color="auto"/>
          </w:divBdr>
        </w:div>
        <w:div w:id="1313677916">
          <w:marLeft w:val="480"/>
          <w:marRight w:val="0"/>
          <w:marTop w:val="0"/>
          <w:marBottom w:val="0"/>
          <w:divBdr>
            <w:top w:val="none" w:sz="0" w:space="0" w:color="auto"/>
            <w:left w:val="none" w:sz="0" w:space="0" w:color="auto"/>
            <w:bottom w:val="none" w:sz="0" w:space="0" w:color="auto"/>
            <w:right w:val="none" w:sz="0" w:space="0" w:color="auto"/>
          </w:divBdr>
        </w:div>
        <w:div w:id="1321345978">
          <w:marLeft w:val="480"/>
          <w:marRight w:val="0"/>
          <w:marTop w:val="0"/>
          <w:marBottom w:val="0"/>
          <w:divBdr>
            <w:top w:val="none" w:sz="0" w:space="0" w:color="auto"/>
            <w:left w:val="none" w:sz="0" w:space="0" w:color="auto"/>
            <w:bottom w:val="none" w:sz="0" w:space="0" w:color="auto"/>
            <w:right w:val="none" w:sz="0" w:space="0" w:color="auto"/>
          </w:divBdr>
        </w:div>
        <w:div w:id="1342513595">
          <w:marLeft w:val="480"/>
          <w:marRight w:val="0"/>
          <w:marTop w:val="0"/>
          <w:marBottom w:val="0"/>
          <w:divBdr>
            <w:top w:val="none" w:sz="0" w:space="0" w:color="auto"/>
            <w:left w:val="none" w:sz="0" w:space="0" w:color="auto"/>
            <w:bottom w:val="none" w:sz="0" w:space="0" w:color="auto"/>
            <w:right w:val="none" w:sz="0" w:space="0" w:color="auto"/>
          </w:divBdr>
        </w:div>
        <w:div w:id="1348755219">
          <w:marLeft w:val="480"/>
          <w:marRight w:val="0"/>
          <w:marTop w:val="0"/>
          <w:marBottom w:val="0"/>
          <w:divBdr>
            <w:top w:val="none" w:sz="0" w:space="0" w:color="auto"/>
            <w:left w:val="none" w:sz="0" w:space="0" w:color="auto"/>
            <w:bottom w:val="none" w:sz="0" w:space="0" w:color="auto"/>
            <w:right w:val="none" w:sz="0" w:space="0" w:color="auto"/>
          </w:divBdr>
        </w:div>
        <w:div w:id="1434742415">
          <w:marLeft w:val="480"/>
          <w:marRight w:val="0"/>
          <w:marTop w:val="0"/>
          <w:marBottom w:val="0"/>
          <w:divBdr>
            <w:top w:val="none" w:sz="0" w:space="0" w:color="auto"/>
            <w:left w:val="none" w:sz="0" w:space="0" w:color="auto"/>
            <w:bottom w:val="none" w:sz="0" w:space="0" w:color="auto"/>
            <w:right w:val="none" w:sz="0" w:space="0" w:color="auto"/>
          </w:divBdr>
        </w:div>
        <w:div w:id="1445493136">
          <w:marLeft w:val="480"/>
          <w:marRight w:val="0"/>
          <w:marTop w:val="0"/>
          <w:marBottom w:val="0"/>
          <w:divBdr>
            <w:top w:val="none" w:sz="0" w:space="0" w:color="auto"/>
            <w:left w:val="none" w:sz="0" w:space="0" w:color="auto"/>
            <w:bottom w:val="none" w:sz="0" w:space="0" w:color="auto"/>
            <w:right w:val="none" w:sz="0" w:space="0" w:color="auto"/>
          </w:divBdr>
        </w:div>
        <w:div w:id="1466701482">
          <w:marLeft w:val="480"/>
          <w:marRight w:val="0"/>
          <w:marTop w:val="0"/>
          <w:marBottom w:val="0"/>
          <w:divBdr>
            <w:top w:val="none" w:sz="0" w:space="0" w:color="auto"/>
            <w:left w:val="none" w:sz="0" w:space="0" w:color="auto"/>
            <w:bottom w:val="none" w:sz="0" w:space="0" w:color="auto"/>
            <w:right w:val="none" w:sz="0" w:space="0" w:color="auto"/>
          </w:divBdr>
        </w:div>
        <w:div w:id="1622493382">
          <w:marLeft w:val="480"/>
          <w:marRight w:val="0"/>
          <w:marTop w:val="0"/>
          <w:marBottom w:val="0"/>
          <w:divBdr>
            <w:top w:val="none" w:sz="0" w:space="0" w:color="auto"/>
            <w:left w:val="none" w:sz="0" w:space="0" w:color="auto"/>
            <w:bottom w:val="none" w:sz="0" w:space="0" w:color="auto"/>
            <w:right w:val="none" w:sz="0" w:space="0" w:color="auto"/>
          </w:divBdr>
        </w:div>
        <w:div w:id="1630161054">
          <w:marLeft w:val="480"/>
          <w:marRight w:val="0"/>
          <w:marTop w:val="0"/>
          <w:marBottom w:val="0"/>
          <w:divBdr>
            <w:top w:val="none" w:sz="0" w:space="0" w:color="auto"/>
            <w:left w:val="none" w:sz="0" w:space="0" w:color="auto"/>
            <w:bottom w:val="none" w:sz="0" w:space="0" w:color="auto"/>
            <w:right w:val="none" w:sz="0" w:space="0" w:color="auto"/>
          </w:divBdr>
        </w:div>
        <w:div w:id="1660420161">
          <w:marLeft w:val="480"/>
          <w:marRight w:val="0"/>
          <w:marTop w:val="0"/>
          <w:marBottom w:val="0"/>
          <w:divBdr>
            <w:top w:val="none" w:sz="0" w:space="0" w:color="auto"/>
            <w:left w:val="none" w:sz="0" w:space="0" w:color="auto"/>
            <w:bottom w:val="none" w:sz="0" w:space="0" w:color="auto"/>
            <w:right w:val="none" w:sz="0" w:space="0" w:color="auto"/>
          </w:divBdr>
        </w:div>
        <w:div w:id="1677225463">
          <w:marLeft w:val="480"/>
          <w:marRight w:val="0"/>
          <w:marTop w:val="0"/>
          <w:marBottom w:val="0"/>
          <w:divBdr>
            <w:top w:val="none" w:sz="0" w:space="0" w:color="auto"/>
            <w:left w:val="none" w:sz="0" w:space="0" w:color="auto"/>
            <w:bottom w:val="none" w:sz="0" w:space="0" w:color="auto"/>
            <w:right w:val="none" w:sz="0" w:space="0" w:color="auto"/>
          </w:divBdr>
        </w:div>
        <w:div w:id="1746956849">
          <w:marLeft w:val="480"/>
          <w:marRight w:val="0"/>
          <w:marTop w:val="0"/>
          <w:marBottom w:val="0"/>
          <w:divBdr>
            <w:top w:val="none" w:sz="0" w:space="0" w:color="auto"/>
            <w:left w:val="none" w:sz="0" w:space="0" w:color="auto"/>
            <w:bottom w:val="none" w:sz="0" w:space="0" w:color="auto"/>
            <w:right w:val="none" w:sz="0" w:space="0" w:color="auto"/>
          </w:divBdr>
        </w:div>
        <w:div w:id="1785417801">
          <w:marLeft w:val="480"/>
          <w:marRight w:val="0"/>
          <w:marTop w:val="0"/>
          <w:marBottom w:val="0"/>
          <w:divBdr>
            <w:top w:val="none" w:sz="0" w:space="0" w:color="auto"/>
            <w:left w:val="none" w:sz="0" w:space="0" w:color="auto"/>
            <w:bottom w:val="none" w:sz="0" w:space="0" w:color="auto"/>
            <w:right w:val="none" w:sz="0" w:space="0" w:color="auto"/>
          </w:divBdr>
        </w:div>
        <w:div w:id="1833058459">
          <w:marLeft w:val="480"/>
          <w:marRight w:val="0"/>
          <w:marTop w:val="0"/>
          <w:marBottom w:val="0"/>
          <w:divBdr>
            <w:top w:val="none" w:sz="0" w:space="0" w:color="auto"/>
            <w:left w:val="none" w:sz="0" w:space="0" w:color="auto"/>
            <w:bottom w:val="none" w:sz="0" w:space="0" w:color="auto"/>
            <w:right w:val="none" w:sz="0" w:space="0" w:color="auto"/>
          </w:divBdr>
        </w:div>
        <w:div w:id="1868717750">
          <w:marLeft w:val="480"/>
          <w:marRight w:val="0"/>
          <w:marTop w:val="0"/>
          <w:marBottom w:val="0"/>
          <w:divBdr>
            <w:top w:val="none" w:sz="0" w:space="0" w:color="auto"/>
            <w:left w:val="none" w:sz="0" w:space="0" w:color="auto"/>
            <w:bottom w:val="none" w:sz="0" w:space="0" w:color="auto"/>
            <w:right w:val="none" w:sz="0" w:space="0" w:color="auto"/>
          </w:divBdr>
        </w:div>
        <w:div w:id="1881893051">
          <w:marLeft w:val="480"/>
          <w:marRight w:val="0"/>
          <w:marTop w:val="0"/>
          <w:marBottom w:val="0"/>
          <w:divBdr>
            <w:top w:val="none" w:sz="0" w:space="0" w:color="auto"/>
            <w:left w:val="none" w:sz="0" w:space="0" w:color="auto"/>
            <w:bottom w:val="none" w:sz="0" w:space="0" w:color="auto"/>
            <w:right w:val="none" w:sz="0" w:space="0" w:color="auto"/>
          </w:divBdr>
        </w:div>
        <w:div w:id="1952080476">
          <w:marLeft w:val="480"/>
          <w:marRight w:val="0"/>
          <w:marTop w:val="0"/>
          <w:marBottom w:val="0"/>
          <w:divBdr>
            <w:top w:val="none" w:sz="0" w:space="0" w:color="auto"/>
            <w:left w:val="none" w:sz="0" w:space="0" w:color="auto"/>
            <w:bottom w:val="none" w:sz="0" w:space="0" w:color="auto"/>
            <w:right w:val="none" w:sz="0" w:space="0" w:color="auto"/>
          </w:divBdr>
        </w:div>
        <w:div w:id="1976257611">
          <w:marLeft w:val="480"/>
          <w:marRight w:val="0"/>
          <w:marTop w:val="0"/>
          <w:marBottom w:val="0"/>
          <w:divBdr>
            <w:top w:val="none" w:sz="0" w:space="0" w:color="auto"/>
            <w:left w:val="none" w:sz="0" w:space="0" w:color="auto"/>
            <w:bottom w:val="none" w:sz="0" w:space="0" w:color="auto"/>
            <w:right w:val="none" w:sz="0" w:space="0" w:color="auto"/>
          </w:divBdr>
        </w:div>
        <w:div w:id="1977684868">
          <w:marLeft w:val="480"/>
          <w:marRight w:val="0"/>
          <w:marTop w:val="0"/>
          <w:marBottom w:val="0"/>
          <w:divBdr>
            <w:top w:val="none" w:sz="0" w:space="0" w:color="auto"/>
            <w:left w:val="none" w:sz="0" w:space="0" w:color="auto"/>
            <w:bottom w:val="none" w:sz="0" w:space="0" w:color="auto"/>
            <w:right w:val="none" w:sz="0" w:space="0" w:color="auto"/>
          </w:divBdr>
        </w:div>
        <w:div w:id="2053577039">
          <w:marLeft w:val="480"/>
          <w:marRight w:val="0"/>
          <w:marTop w:val="0"/>
          <w:marBottom w:val="0"/>
          <w:divBdr>
            <w:top w:val="none" w:sz="0" w:space="0" w:color="auto"/>
            <w:left w:val="none" w:sz="0" w:space="0" w:color="auto"/>
            <w:bottom w:val="none" w:sz="0" w:space="0" w:color="auto"/>
            <w:right w:val="none" w:sz="0" w:space="0" w:color="auto"/>
          </w:divBdr>
        </w:div>
        <w:div w:id="2056347151">
          <w:marLeft w:val="480"/>
          <w:marRight w:val="0"/>
          <w:marTop w:val="0"/>
          <w:marBottom w:val="0"/>
          <w:divBdr>
            <w:top w:val="none" w:sz="0" w:space="0" w:color="auto"/>
            <w:left w:val="none" w:sz="0" w:space="0" w:color="auto"/>
            <w:bottom w:val="none" w:sz="0" w:space="0" w:color="auto"/>
            <w:right w:val="none" w:sz="0" w:space="0" w:color="auto"/>
          </w:divBdr>
        </w:div>
        <w:div w:id="2061396999">
          <w:marLeft w:val="480"/>
          <w:marRight w:val="0"/>
          <w:marTop w:val="0"/>
          <w:marBottom w:val="0"/>
          <w:divBdr>
            <w:top w:val="none" w:sz="0" w:space="0" w:color="auto"/>
            <w:left w:val="none" w:sz="0" w:space="0" w:color="auto"/>
            <w:bottom w:val="none" w:sz="0" w:space="0" w:color="auto"/>
            <w:right w:val="none" w:sz="0" w:space="0" w:color="auto"/>
          </w:divBdr>
        </w:div>
        <w:div w:id="2095587420">
          <w:marLeft w:val="480"/>
          <w:marRight w:val="0"/>
          <w:marTop w:val="0"/>
          <w:marBottom w:val="0"/>
          <w:divBdr>
            <w:top w:val="none" w:sz="0" w:space="0" w:color="auto"/>
            <w:left w:val="none" w:sz="0" w:space="0" w:color="auto"/>
            <w:bottom w:val="none" w:sz="0" w:space="0" w:color="auto"/>
            <w:right w:val="none" w:sz="0" w:space="0" w:color="auto"/>
          </w:divBdr>
        </w:div>
        <w:div w:id="2117171831">
          <w:marLeft w:val="480"/>
          <w:marRight w:val="0"/>
          <w:marTop w:val="0"/>
          <w:marBottom w:val="0"/>
          <w:divBdr>
            <w:top w:val="none" w:sz="0" w:space="0" w:color="auto"/>
            <w:left w:val="none" w:sz="0" w:space="0" w:color="auto"/>
            <w:bottom w:val="none" w:sz="0" w:space="0" w:color="auto"/>
            <w:right w:val="none" w:sz="0" w:space="0" w:color="auto"/>
          </w:divBdr>
        </w:div>
        <w:div w:id="2131823371">
          <w:marLeft w:val="480"/>
          <w:marRight w:val="0"/>
          <w:marTop w:val="0"/>
          <w:marBottom w:val="0"/>
          <w:divBdr>
            <w:top w:val="none" w:sz="0" w:space="0" w:color="auto"/>
            <w:left w:val="none" w:sz="0" w:space="0" w:color="auto"/>
            <w:bottom w:val="none" w:sz="0" w:space="0" w:color="auto"/>
            <w:right w:val="none" w:sz="0" w:space="0" w:color="auto"/>
          </w:divBdr>
        </w:div>
      </w:divsChild>
    </w:div>
    <w:div w:id="2046441401">
      <w:bodyDiv w:val="1"/>
      <w:marLeft w:val="0"/>
      <w:marRight w:val="0"/>
      <w:marTop w:val="0"/>
      <w:marBottom w:val="0"/>
      <w:divBdr>
        <w:top w:val="none" w:sz="0" w:space="0" w:color="auto"/>
        <w:left w:val="none" w:sz="0" w:space="0" w:color="auto"/>
        <w:bottom w:val="none" w:sz="0" w:space="0" w:color="auto"/>
        <w:right w:val="none" w:sz="0" w:space="0" w:color="auto"/>
      </w:divBdr>
      <w:divsChild>
        <w:div w:id="56128891">
          <w:marLeft w:val="480"/>
          <w:marRight w:val="0"/>
          <w:marTop w:val="0"/>
          <w:marBottom w:val="0"/>
          <w:divBdr>
            <w:top w:val="none" w:sz="0" w:space="0" w:color="auto"/>
            <w:left w:val="none" w:sz="0" w:space="0" w:color="auto"/>
            <w:bottom w:val="none" w:sz="0" w:space="0" w:color="auto"/>
            <w:right w:val="none" w:sz="0" w:space="0" w:color="auto"/>
          </w:divBdr>
        </w:div>
        <w:div w:id="69012543">
          <w:marLeft w:val="480"/>
          <w:marRight w:val="0"/>
          <w:marTop w:val="0"/>
          <w:marBottom w:val="0"/>
          <w:divBdr>
            <w:top w:val="none" w:sz="0" w:space="0" w:color="auto"/>
            <w:left w:val="none" w:sz="0" w:space="0" w:color="auto"/>
            <w:bottom w:val="none" w:sz="0" w:space="0" w:color="auto"/>
            <w:right w:val="none" w:sz="0" w:space="0" w:color="auto"/>
          </w:divBdr>
        </w:div>
        <w:div w:id="85426035">
          <w:marLeft w:val="480"/>
          <w:marRight w:val="0"/>
          <w:marTop w:val="0"/>
          <w:marBottom w:val="0"/>
          <w:divBdr>
            <w:top w:val="none" w:sz="0" w:space="0" w:color="auto"/>
            <w:left w:val="none" w:sz="0" w:space="0" w:color="auto"/>
            <w:bottom w:val="none" w:sz="0" w:space="0" w:color="auto"/>
            <w:right w:val="none" w:sz="0" w:space="0" w:color="auto"/>
          </w:divBdr>
        </w:div>
        <w:div w:id="94981023">
          <w:marLeft w:val="480"/>
          <w:marRight w:val="0"/>
          <w:marTop w:val="0"/>
          <w:marBottom w:val="0"/>
          <w:divBdr>
            <w:top w:val="none" w:sz="0" w:space="0" w:color="auto"/>
            <w:left w:val="none" w:sz="0" w:space="0" w:color="auto"/>
            <w:bottom w:val="none" w:sz="0" w:space="0" w:color="auto"/>
            <w:right w:val="none" w:sz="0" w:space="0" w:color="auto"/>
          </w:divBdr>
        </w:div>
        <w:div w:id="120344845">
          <w:marLeft w:val="480"/>
          <w:marRight w:val="0"/>
          <w:marTop w:val="0"/>
          <w:marBottom w:val="0"/>
          <w:divBdr>
            <w:top w:val="none" w:sz="0" w:space="0" w:color="auto"/>
            <w:left w:val="none" w:sz="0" w:space="0" w:color="auto"/>
            <w:bottom w:val="none" w:sz="0" w:space="0" w:color="auto"/>
            <w:right w:val="none" w:sz="0" w:space="0" w:color="auto"/>
          </w:divBdr>
        </w:div>
        <w:div w:id="148331806">
          <w:marLeft w:val="480"/>
          <w:marRight w:val="0"/>
          <w:marTop w:val="0"/>
          <w:marBottom w:val="0"/>
          <w:divBdr>
            <w:top w:val="none" w:sz="0" w:space="0" w:color="auto"/>
            <w:left w:val="none" w:sz="0" w:space="0" w:color="auto"/>
            <w:bottom w:val="none" w:sz="0" w:space="0" w:color="auto"/>
            <w:right w:val="none" w:sz="0" w:space="0" w:color="auto"/>
          </w:divBdr>
        </w:div>
        <w:div w:id="213583503">
          <w:marLeft w:val="480"/>
          <w:marRight w:val="0"/>
          <w:marTop w:val="0"/>
          <w:marBottom w:val="0"/>
          <w:divBdr>
            <w:top w:val="none" w:sz="0" w:space="0" w:color="auto"/>
            <w:left w:val="none" w:sz="0" w:space="0" w:color="auto"/>
            <w:bottom w:val="none" w:sz="0" w:space="0" w:color="auto"/>
            <w:right w:val="none" w:sz="0" w:space="0" w:color="auto"/>
          </w:divBdr>
        </w:div>
        <w:div w:id="215702999">
          <w:marLeft w:val="480"/>
          <w:marRight w:val="0"/>
          <w:marTop w:val="0"/>
          <w:marBottom w:val="0"/>
          <w:divBdr>
            <w:top w:val="none" w:sz="0" w:space="0" w:color="auto"/>
            <w:left w:val="none" w:sz="0" w:space="0" w:color="auto"/>
            <w:bottom w:val="none" w:sz="0" w:space="0" w:color="auto"/>
            <w:right w:val="none" w:sz="0" w:space="0" w:color="auto"/>
          </w:divBdr>
        </w:div>
        <w:div w:id="217673857">
          <w:marLeft w:val="480"/>
          <w:marRight w:val="0"/>
          <w:marTop w:val="0"/>
          <w:marBottom w:val="0"/>
          <w:divBdr>
            <w:top w:val="none" w:sz="0" w:space="0" w:color="auto"/>
            <w:left w:val="none" w:sz="0" w:space="0" w:color="auto"/>
            <w:bottom w:val="none" w:sz="0" w:space="0" w:color="auto"/>
            <w:right w:val="none" w:sz="0" w:space="0" w:color="auto"/>
          </w:divBdr>
        </w:div>
        <w:div w:id="296424393">
          <w:marLeft w:val="480"/>
          <w:marRight w:val="0"/>
          <w:marTop w:val="0"/>
          <w:marBottom w:val="0"/>
          <w:divBdr>
            <w:top w:val="none" w:sz="0" w:space="0" w:color="auto"/>
            <w:left w:val="none" w:sz="0" w:space="0" w:color="auto"/>
            <w:bottom w:val="none" w:sz="0" w:space="0" w:color="auto"/>
            <w:right w:val="none" w:sz="0" w:space="0" w:color="auto"/>
          </w:divBdr>
        </w:div>
        <w:div w:id="306208598">
          <w:marLeft w:val="480"/>
          <w:marRight w:val="0"/>
          <w:marTop w:val="0"/>
          <w:marBottom w:val="0"/>
          <w:divBdr>
            <w:top w:val="none" w:sz="0" w:space="0" w:color="auto"/>
            <w:left w:val="none" w:sz="0" w:space="0" w:color="auto"/>
            <w:bottom w:val="none" w:sz="0" w:space="0" w:color="auto"/>
            <w:right w:val="none" w:sz="0" w:space="0" w:color="auto"/>
          </w:divBdr>
        </w:div>
        <w:div w:id="306517229">
          <w:marLeft w:val="480"/>
          <w:marRight w:val="0"/>
          <w:marTop w:val="0"/>
          <w:marBottom w:val="0"/>
          <w:divBdr>
            <w:top w:val="none" w:sz="0" w:space="0" w:color="auto"/>
            <w:left w:val="none" w:sz="0" w:space="0" w:color="auto"/>
            <w:bottom w:val="none" w:sz="0" w:space="0" w:color="auto"/>
            <w:right w:val="none" w:sz="0" w:space="0" w:color="auto"/>
          </w:divBdr>
        </w:div>
        <w:div w:id="384379714">
          <w:marLeft w:val="480"/>
          <w:marRight w:val="0"/>
          <w:marTop w:val="0"/>
          <w:marBottom w:val="0"/>
          <w:divBdr>
            <w:top w:val="none" w:sz="0" w:space="0" w:color="auto"/>
            <w:left w:val="none" w:sz="0" w:space="0" w:color="auto"/>
            <w:bottom w:val="none" w:sz="0" w:space="0" w:color="auto"/>
            <w:right w:val="none" w:sz="0" w:space="0" w:color="auto"/>
          </w:divBdr>
        </w:div>
        <w:div w:id="390228087">
          <w:marLeft w:val="480"/>
          <w:marRight w:val="0"/>
          <w:marTop w:val="0"/>
          <w:marBottom w:val="0"/>
          <w:divBdr>
            <w:top w:val="none" w:sz="0" w:space="0" w:color="auto"/>
            <w:left w:val="none" w:sz="0" w:space="0" w:color="auto"/>
            <w:bottom w:val="none" w:sz="0" w:space="0" w:color="auto"/>
            <w:right w:val="none" w:sz="0" w:space="0" w:color="auto"/>
          </w:divBdr>
        </w:div>
        <w:div w:id="443186868">
          <w:marLeft w:val="480"/>
          <w:marRight w:val="0"/>
          <w:marTop w:val="0"/>
          <w:marBottom w:val="0"/>
          <w:divBdr>
            <w:top w:val="none" w:sz="0" w:space="0" w:color="auto"/>
            <w:left w:val="none" w:sz="0" w:space="0" w:color="auto"/>
            <w:bottom w:val="none" w:sz="0" w:space="0" w:color="auto"/>
            <w:right w:val="none" w:sz="0" w:space="0" w:color="auto"/>
          </w:divBdr>
        </w:div>
        <w:div w:id="443696360">
          <w:marLeft w:val="480"/>
          <w:marRight w:val="0"/>
          <w:marTop w:val="0"/>
          <w:marBottom w:val="0"/>
          <w:divBdr>
            <w:top w:val="none" w:sz="0" w:space="0" w:color="auto"/>
            <w:left w:val="none" w:sz="0" w:space="0" w:color="auto"/>
            <w:bottom w:val="none" w:sz="0" w:space="0" w:color="auto"/>
            <w:right w:val="none" w:sz="0" w:space="0" w:color="auto"/>
          </w:divBdr>
        </w:div>
        <w:div w:id="462651025">
          <w:marLeft w:val="480"/>
          <w:marRight w:val="0"/>
          <w:marTop w:val="0"/>
          <w:marBottom w:val="0"/>
          <w:divBdr>
            <w:top w:val="none" w:sz="0" w:space="0" w:color="auto"/>
            <w:left w:val="none" w:sz="0" w:space="0" w:color="auto"/>
            <w:bottom w:val="none" w:sz="0" w:space="0" w:color="auto"/>
            <w:right w:val="none" w:sz="0" w:space="0" w:color="auto"/>
          </w:divBdr>
        </w:div>
        <w:div w:id="463036558">
          <w:marLeft w:val="480"/>
          <w:marRight w:val="0"/>
          <w:marTop w:val="0"/>
          <w:marBottom w:val="0"/>
          <w:divBdr>
            <w:top w:val="none" w:sz="0" w:space="0" w:color="auto"/>
            <w:left w:val="none" w:sz="0" w:space="0" w:color="auto"/>
            <w:bottom w:val="none" w:sz="0" w:space="0" w:color="auto"/>
            <w:right w:val="none" w:sz="0" w:space="0" w:color="auto"/>
          </w:divBdr>
        </w:div>
        <w:div w:id="493422181">
          <w:marLeft w:val="480"/>
          <w:marRight w:val="0"/>
          <w:marTop w:val="0"/>
          <w:marBottom w:val="0"/>
          <w:divBdr>
            <w:top w:val="none" w:sz="0" w:space="0" w:color="auto"/>
            <w:left w:val="none" w:sz="0" w:space="0" w:color="auto"/>
            <w:bottom w:val="none" w:sz="0" w:space="0" w:color="auto"/>
            <w:right w:val="none" w:sz="0" w:space="0" w:color="auto"/>
          </w:divBdr>
        </w:div>
        <w:div w:id="582032619">
          <w:marLeft w:val="480"/>
          <w:marRight w:val="0"/>
          <w:marTop w:val="0"/>
          <w:marBottom w:val="0"/>
          <w:divBdr>
            <w:top w:val="none" w:sz="0" w:space="0" w:color="auto"/>
            <w:left w:val="none" w:sz="0" w:space="0" w:color="auto"/>
            <w:bottom w:val="none" w:sz="0" w:space="0" w:color="auto"/>
            <w:right w:val="none" w:sz="0" w:space="0" w:color="auto"/>
          </w:divBdr>
        </w:div>
        <w:div w:id="585043177">
          <w:marLeft w:val="480"/>
          <w:marRight w:val="0"/>
          <w:marTop w:val="0"/>
          <w:marBottom w:val="0"/>
          <w:divBdr>
            <w:top w:val="none" w:sz="0" w:space="0" w:color="auto"/>
            <w:left w:val="none" w:sz="0" w:space="0" w:color="auto"/>
            <w:bottom w:val="none" w:sz="0" w:space="0" w:color="auto"/>
            <w:right w:val="none" w:sz="0" w:space="0" w:color="auto"/>
          </w:divBdr>
        </w:div>
        <w:div w:id="589970925">
          <w:marLeft w:val="480"/>
          <w:marRight w:val="0"/>
          <w:marTop w:val="0"/>
          <w:marBottom w:val="0"/>
          <w:divBdr>
            <w:top w:val="none" w:sz="0" w:space="0" w:color="auto"/>
            <w:left w:val="none" w:sz="0" w:space="0" w:color="auto"/>
            <w:bottom w:val="none" w:sz="0" w:space="0" w:color="auto"/>
            <w:right w:val="none" w:sz="0" w:space="0" w:color="auto"/>
          </w:divBdr>
        </w:div>
        <w:div w:id="604777122">
          <w:marLeft w:val="480"/>
          <w:marRight w:val="0"/>
          <w:marTop w:val="0"/>
          <w:marBottom w:val="0"/>
          <w:divBdr>
            <w:top w:val="none" w:sz="0" w:space="0" w:color="auto"/>
            <w:left w:val="none" w:sz="0" w:space="0" w:color="auto"/>
            <w:bottom w:val="none" w:sz="0" w:space="0" w:color="auto"/>
            <w:right w:val="none" w:sz="0" w:space="0" w:color="auto"/>
          </w:divBdr>
        </w:div>
        <w:div w:id="608852887">
          <w:marLeft w:val="480"/>
          <w:marRight w:val="0"/>
          <w:marTop w:val="0"/>
          <w:marBottom w:val="0"/>
          <w:divBdr>
            <w:top w:val="none" w:sz="0" w:space="0" w:color="auto"/>
            <w:left w:val="none" w:sz="0" w:space="0" w:color="auto"/>
            <w:bottom w:val="none" w:sz="0" w:space="0" w:color="auto"/>
            <w:right w:val="none" w:sz="0" w:space="0" w:color="auto"/>
          </w:divBdr>
        </w:div>
        <w:div w:id="633951514">
          <w:marLeft w:val="480"/>
          <w:marRight w:val="0"/>
          <w:marTop w:val="0"/>
          <w:marBottom w:val="0"/>
          <w:divBdr>
            <w:top w:val="none" w:sz="0" w:space="0" w:color="auto"/>
            <w:left w:val="none" w:sz="0" w:space="0" w:color="auto"/>
            <w:bottom w:val="none" w:sz="0" w:space="0" w:color="auto"/>
            <w:right w:val="none" w:sz="0" w:space="0" w:color="auto"/>
          </w:divBdr>
        </w:div>
        <w:div w:id="644119904">
          <w:marLeft w:val="480"/>
          <w:marRight w:val="0"/>
          <w:marTop w:val="0"/>
          <w:marBottom w:val="0"/>
          <w:divBdr>
            <w:top w:val="none" w:sz="0" w:space="0" w:color="auto"/>
            <w:left w:val="none" w:sz="0" w:space="0" w:color="auto"/>
            <w:bottom w:val="none" w:sz="0" w:space="0" w:color="auto"/>
            <w:right w:val="none" w:sz="0" w:space="0" w:color="auto"/>
          </w:divBdr>
        </w:div>
        <w:div w:id="703287001">
          <w:marLeft w:val="480"/>
          <w:marRight w:val="0"/>
          <w:marTop w:val="0"/>
          <w:marBottom w:val="0"/>
          <w:divBdr>
            <w:top w:val="none" w:sz="0" w:space="0" w:color="auto"/>
            <w:left w:val="none" w:sz="0" w:space="0" w:color="auto"/>
            <w:bottom w:val="none" w:sz="0" w:space="0" w:color="auto"/>
            <w:right w:val="none" w:sz="0" w:space="0" w:color="auto"/>
          </w:divBdr>
        </w:div>
        <w:div w:id="730930956">
          <w:marLeft w:val="480"/>
          <w:marRight w:val="0"/>
          <w:marTop w:val="0"/>
          <w:marBottom w:val="0"/>
          <w:divBdr>
            <w:top w:val="none" w:sz="0" w:space="0" w:color="auto"/>
            <w:left w:val="none" w:sz="0" w:space="0" w:color="auto"/>
            <w:bottom w:val="none" w:sz="0" w:space="0" w:color="auto"/>
            <w:right w:val="none" w:sz="0" w:space="0" w:color="auto"/>
          </w:divBdr>
        </w:div>
        <w:div w:id="760375608">
          <w:marLeft w:val="480"/>
          <w:marRight w:val="0"/>
          <w:marTop w:val="0"/>
          <w:marBottom w:val="0"/>
          <w:divBdr>
            <w:top w:val="none" w:sz="0" w:space="0" w:color="auto"/>
            <w:left w:val="none" w:sz="0" w:space="0" w:color="auto"/>
            <w:bottom w:val="none" w:sz="0" w:space="0" w:color="auto"/>
            <w:right w:val="none" w:sz="0" w:space="0" w:color="auto"/>
          </w:divBdr>
        </w:div>
        <w:div w:id="853687182">
          <w:marLeft w:val="480"/>
          <w:marRight w:val="0"/>
          <w:marTop w:val="0"/>
          <w:marBottom w:val="0"/>
          <w:divBdr>
            <w:top w:val="none" w:sz="0" w:space="0" w:color="auto"/>
            <w:left w:val="none" w:sz="0" w:space="0" w:color="auto"/>
            <w:bottom w:val="none" w:sz="0" w:space="0" w:color="auto"/>
            <w:right w:val="none" w:sz="0" w:space="0" w:color="auto"/>
          </w:divBdr>
        </w:div>
        <w:div w:id="854461430">
          <w:marLeft w:val="480"/>
          <w:marRight w:val="0"/>
          <w:marTop w:val="0"/>
          <w:marBottom w:val="0"/>
          <w:divBdr>
            <w:top w:val="none" w:sz="0" w:space="0" w:color="auto"/>
            <w:left w:val="none" w:sz="0" w:space="0" w:color="auto"/>
            <w:bottom w:val="none" w:sz="0" w:space="0" w:color="auto"/>
            <w:right w:val="none" w:sz="0" w:space="0" w:color="auto"/>
          </w:divBdr>
        </w:div>
        <w:div w:id="899946657">
          <w:marLeft w:val="480"/>
          <w:marRight w:val="0"/>
          <w:marTop w:val="0"/>
          <w:marBottom w:val="0"/>
          <w:divBdr>
            <w:top w:val="none" w:sz="0" w:space="0" w:color="auto"/>
            <w:left w:val="none" w:sz="0" w:space="0" w:color="auto"/>
            <w:bottom w:val="none" w:sz="0" w:space="0" w:color="auto"/>
            <w:right w:val="none" w:sz="0" w:space="0" w:color="auto"/>
          </w:divBdr>
        </w:div>
        <w:div w:id="944000142">
          <w:marLeft w:val="480"/>
          <w:marRight w:val="0"/>
          <w:marTop w:val="0"/>
          <w:marBottom w:val="0"/>
          <w:divBdr>
            <w:top w:val="none" w:sz="0" w:space="0" w:color="auto"/>
            <w:left w:val="none" w:sz="0" w:space="0" w:color="auto"/>
            <w:bottom w:val="none" w:sz="0" w:space="0" w:color="auto"/>
            <w:right w:val="none" w:sz="0" w:space="0" w:color="auto"/>
          </w:divBdr>
        </w:div>
        <w:div w:id="961883612">
          <w:marLeft w:val="480"/>
          <w:marRight w:val="0"/>
          <w:marTop w:val="0"/>
          <w:marBottom w:val="0"/>
          <w:divBdr>
            <w:top w:val="none" w:sz="0" w:space="0" w:color="auto"/>
            <w:left w:val="none" w:sz="0" w:space="0" w:color="auto"/>
            <w:bottom w:val="none" w:sz="0" w:space="0" w:color="auto"/>
            <w:right w:val="none" w:sz="0" w:space="0" w:color="auto"/>
          </w:divBdr>
        </w:div>
        <w:div w:id="964694220">
          <w:marLeft w:val="480"/>
          <w:marRight w:val="0"/>
          <w:marTop w:val="0"/>
          <w:marBottom w:val="0"/>
          <w:divBdr>
            <w:top w:val="none" w:sz="0" w:space="0" w:color="auto"/>
            <w:left w:val="none" w:sz="0" w:space="0" w:color="auto"/>
            <w:bottom w:val="none" w:sz="0" w:space="0" w:color="auto"/>
            <w:right w:val="none" w:sz="0" w:space="0" w:color="auto"/>
          </w:divBdr>
        </w:div>
        <w:div w:id="1067341787">
          <w:marLeft w:val="480"/>
          <w:marRight w:val="0"/>
          <w:marTop w:val="0"/>
          <w:marBottom w:val="0"/>
          <w:divBdr>
            <w:top w:val="none" w:sz="0" w:space="0" w:color="auto"/>
            <w:left w:val="none" w:sz="0" w:space="0" w:color="auto"/>
            <w:bottom w:val="none" w:sz="0" w:space="0" w:color="auto"/>
            <w:right w:val="none" w:sz="0" w:space="0" w:color="auto"/>
          </w:divBdr>
        </w:div>
        <w:div w:id="1152715243">
          <w:marLeft w:val="480"/>
          <w:marRight w:val="0"/>
          <w:marTop w:val="0"/>
          <w:marBottom w:val="0"/>
          <w:divBdr>
            <w:top w:val="none" w:sz="0" w:space="0" w:color="auto"/>
            <w:left w:val="none" w:sz="0" w:space="0" w:color="auto"/>
            <w:bottom w:val="none" w:sz="0" w:space="0" w:color="auto"/>
            <w:right w:val="none" w:sz="0" w:space="0" w:color="auto"/>
          </w:divBdr>
        </w:div>
        <w:div w:id="1247805592">
          <w:marLeft w:val="480"/>
          <w:marRight w:val="0"/>
          <w:marTop w:val="0"/>
          <w:marBottom w:val="0"/>
          <w:divBdr>
            <w:top w:val="none" w:sz="0" w:space="0" w:color="auto"/>
            <w:left w:val="none" w:sz="0" w:space="0" w:color="auto"/>
            <w:bottom w:val="none" w:sz="0" w:space="0" w:color="auto"/>
            <w:right w:val="none" w:sz="0" w:space="0" w:color="auto"/>
          </w:divBdr>
        </w:div>
        <w:div w:id="1260210602">
          <w:marLeft w:val="480"/>
          <w:marRight w:val="0"/>
          <w:marTop w:val="0"/>
          <w:marBottom w:val="0"/>
          <w:divBdr>
            <w:top w:val="none" w:sz="0" w:space="0" w:color="auto"/>
            <w:left w:val="none" w:sz="0" w:space="0" w:color="auto"/>
            <w:bottom w:val="none" w:sz="0" w:space="0" w:color="auto"/>
            <w:right w:val="none" w:sz="0" w:space="0" w:color="auto"/>
          </w:divBdr>
        </w:div>
        <w:div w:id="1264531263">
          <w:marLeft w:val="480"/>
          <w:marRight w:val="0"/>
          <w:marTop w:val="0"/>
          <w:marBottom w:val="0"/>
          <w:divBdr>
            <w:top w:val="none" w:sz="0" w:space="0" w:color="auto"/>
            <w:left w:val="none" w:sz="0" w:space="0" w:color="auto"/>
            <w:bottom w:val="none" w:sz="0" w:space="0" w:color="auto"/>
            <w:right w:val="none" w:sz="0" w:space="0" w:color="auto"/>
          </w:divBdr>
        </w:div>
        <w:div w:id="1333874519">
          <w:marLeft w:val="480"/>
          <w:marRight w:val="0"/>
          <w:marTop w:val="0"/>
          <w:marBottom w:val="0"/>
          <w:divBdr>
            <w:top w:val="none" w:sz="0" w:space="0" w:color="auto"/>
            <w:left w:val="none" w:sz="0" w:space="0" w:color="auto"/>
            <w:bottom w:val="none" w:sz="0" w:space="0" w:color="auto"/>
            <w:right w:val="none" w:sz="0" w:space="0" w:color="auto"/>
          </w:divBdr>
        </w:div>
        <w:div w:id="1372000097">
          <w:marLeft w:val="480"/>
          <w:marRight w:val="0"/>
          <w:marTop w:val="0"/>
          <w:marBottom w:val="0"/>
          <w:divBdr>
            <w:top w:val="none" w:sz="0" w:space="0" w:color="auto"/>
            <w:left w:val="none" w:sz="0" w:space="0" w:color="auto"/>
            <w:bottom w:val="none" w:sz="0" w:space="0" w:color="auto"/>
            <w:right w:val="none" w:sz="0" w:space="0" w:color="auto"/>
          </w:divBdr>
        </w:div>
        <w:div w:id="1403140413">
          <w:marLeft w:val="480"/>
          <w:marRight w:val="0"/>
          <w:marTop w:val="0"/>
          <w:marBottom w:val="0"/>
          <w:divBdr>
            <w:top w:val="none" w:sz="0" w:space="0" w:color="auto"/>
            <w:left w:val="none" w:sz="0" w:space="0" w:color="auto"/>
            <w:bottom w:val="none" w:sz="0" w:space="0" w:color="auto"/>
            <w:right w:val="none" w:sz="0" w:space="0" w:color="auto"/>
          </w:divBdr>
        </w:div>
        <w:div w:id="1436826863">
          <w:marLeft w:val="480"/>
          <w:marRight w:val="0"/>
          <w:marTop w:val="0"/>
          <w:marBottom w:val="0"/>
          <w:divBdr>
            <w:top w:val="none" w:sz="0" w:space="0" w:color="auto"/>
            <w:left w:val="none" w:sz="0" w:space="0" w:color="auto"/>
            <w:bottom w:val="none" w:sz="0" w:space="0" w:color="auto"/>
            <w:right w:val="none" w:sz="0" w:space="0" w:color="auto"/>
          </w:divBdr>
        </w:div>
        <w:div w:id="1443693853">
          <w:marLeft w:val="480"/>
          <w:marRight w:val="0"/>
          <w:marTop w:val="0"/>
          <w:marBottom w:val="0"/>
          <w:divBdr>
            <w:top w:val="none" w:sz="0" w:space="0" w:color="auto"/>
            <w:left w:val="none" w:sz="0" w:space="0" w:color="auto"/>
            <w:bottom w:val="none" w:sz="0" w:space="0" w:color="auto"/>
            <w:right w:val="none" w:sz="0" w:space="0" w:color="auto"/>
          </w:divBdr>
        </w:div>
        <w:div w:id="1449543948">
          <w:marLeft w:val="480"/>
          <w:marRight w:val="0"/>
          <w:marTop w:val="0"/>
          <w:marBottom w:val="0"/>
          <w:divBdr>
            <w:top w:val="none" w:sz="0" w:space="0" w:color="auto"/>
            <w:left w:val="none" w:sz="0" w:space="0" w:color="auto"/>
            <w:bottom w:val="none" w:sz="0" w:space="0" w:color="auto"/>
            <w:right w:val="none" w:sz="0" w:space="0" w:color="auto"/>
          </w:divBdr>
        </w:div>
        <w:div w:id="1452167951">
          <w:marLeft w:val="480"/>
          <w:marRight w:val="0"/>
          <w:marTop w:val="0"/>
          <w:marBottom w:val="0"/>
          <w:divBdr>
            <w:top w:val="none" w:sz="0" w:space="0" w:color="auto"/>
            <w:left w:val="none" w:sz="0" w:space="0" w:color="auto"/>
            <w:bottom w:val="none" w:sz="0" w:space="0" w:color="auto"/>
            <w:right w:val="none" w:sz="0" w:space="0" w:color="auto"/>
          </w:divBdr>
        </w:div>
        <w:div w:id="1467820663">
          <w:marLeft w:val="480"/>
          <w:marRight w:val="0"/>
          <w:marTop w:val="0"/>
          <w:marBottom w:val="0"/>
          <w:divBdr>
            <w:top w:val="none" w:sz="0" w:space="0" w:color="auto"/>
            <w:left w:val="none" w:sz="0" w:space="0" w:color="auto"/>
            <w:bottom w:val="none" w:sz="0" w:space="0" w:color="auto"/>
            <w:right w:val="none" w:sz="0" w:space="0" w:color="auto"/>
          </w:divBdr>
        </w:div>
        <w:div w:id="1572236361">
          <w:marLeft w:val="480"/>
          <w:marRight w:val="0"/>
          <w:marTop w:val="0"/>
          <w:marBottom w:val="0"/>
          <w:divBdr>
            <w:top w:val="none" w:sz="0" w:space="0" w:color="auto"/>
            <w:left w:val="none" w:sz="0" w:space="0" w:color="auto"/>
            <w:bottom w:val="none" w:sz="0" w:space="0" w:color="auto"/>
            <w:right w:val="none" w:sz="0" w:space="0" w:color="auto"/>
          </w:divBdr>
        </w:div>
        <w:div w:id="1587349379">
          <w:marLeft w:val="480"/>
          <w:marRight w:val="0"/>
          <w:marTop w:val="0"/>
          <w:marBottom w:val="0"/>
          <w:divBdr>
            <w:top w:val="none" w:sz="0" w:space="0" w:color="auto"/>
            <w:left w:val="none" w:sz="0" w:space="0" w:color="auto"/>
            <w:bottom w:val="none" w:sz="0" w:space="0" w:color="auto"/>
            <w:right w:val="none" w:sz="0" w:space="0" w:color="auto"/>
          </w:divBdr>
        </w:div>
        <w:div w:id="1604418729">
          <w:marLeft w:val="480"/>
          <w:marRight w:val="0"/>
          <w:marTop w:val="0"/>
          <w:marBottom w:val="0"/>
          <w:divBdr>
            <w:top w:val="none" w:sz="0" w:space="0" w:color="auto"/>
            <w:left w:val="none" w:sz="0" w:space="0" w:color="auto"/>
            <w:bottom w:val="none" w:sz="0" w:space="0" w:color="auto"/>
            <w:right w:val="none" w:sz="0" w:space="0" w:color="auto"/>
          </w:divBdr>
        </w:div>
        <w:div w:id="1640643639">
          <w:marLeft w:val="480"/>
          <w:marRight w:val="0"/>
          <w:marTop w:val="0"/>
          <w:marBottom w:val="0"/>
          <w:divBdr>
            <w:top w:val="none" w:sz="0" w:space="0" w:color="auto"/>
            <w:left w:val="none" w:sz="0" w:space="0" w:color="auto"/>
            <w:bottom w:val="none" w:sz="0" w:space="0" w:color="auto"/>
            <w:right w:val="none" w:sz="0" w:space="0" w:color="auto"/>
          </w:divBdr>
        </w:div>
        <w:div w:id="1649087098">
          <w:marLeft w:val="480"/>
          <w:marRight w:val="0"/>
          <w:marTop w:val="0"/>
          <w:marBottom w:val="0"/>
          <w:divBdr>
            <w:top w:val="none" w:sz="0" w:space="0" w:color="auto"/>
            <w:left w:val="none" w:sz="0" w:space="0" w:color="auto"/>
            <w:bottom w:val="none" w:sz="0" w:space="0" w:color="auto"/>
            <w:right w:val="none" w:sz="0" w:space="0" w:color="auto"/>
          </w:divBdr>
        </w:div>
        <w:div w:id="1662738250">
          <w:marLeft w:val="480"/>
          <w:marRight w:val="0"/>
          <w:marTop w:val="0"/>
          <w:marBottom w:val="0"/>
          <w:divBdr>
            <w:top w:val="none" w:sz="0" w:space="0" w:color="auto"/>
            <w:left w:val="none" w:sz="0" w:space="0" w:color="auto"/>
            <w:bottom w:val="none" w:sz="0" w:space="0" w:color="auto"/>
            <w:right w:val="none" w:sz="0" w:space="0" w:color="auto"/>
          </w:divBdr>
        </w:div>
        <w:div w:id="1688365902">
          <w:marLeft w:val="480"/>
          <w:marRight w:val="0"/>
          <w:marTop w:val="0"/>
          <w:marBottom w:val="0"/>
          <w:divBdr>
            <w:top w:val="none" w:sz="0" w:space="0" w:color="auto"/>
            <w:left w:val="none" w:sz="0" w:space="0" w:color="auto"/>
            <w:bottom w:val="none" w:sz="0" w:space="0" w:color="auto"/>
            <w:right w:val="none" w:sz="0" w:space="0" w:color="auto"/>
          </w:divBdr>
        </w:div>
        <w:div w:id="1771661807">
          <w:marLeft w:val="480"/>
          <w:marRight w:val="0"/>
          <w:marTop w:val="0"/>
          <w:marBottom w:val="0"/>
          <w:divBdr>
            <w:top w:val="none" w:sz="0" w:space="0" w:color="auto"/>
            <w:left w:val="none" w:sz="0" w:space="0" w:color="auto"/>
            <w:bottom w:val="none" w:sz="0" w:space="0" w:color="auto"/>
            <w:right w:val="none" w:sz="0" w:space="0" w:color="auto"/>
          </w:divBdr>
        </w:div>
        <w:div w:id="1817607516">
          <w:marLeft w:val="480"/>
          <w:marRight w:val="0"/>
          <w:marTop w:val="0"/>
          <w:marBottom w:val="0"/>
          <w:divBdr>
            <w:top w:val="none" w:sz="0" w:space="0" w:color="auto"/>
            <w:left w:val="none" w:sz="0" w:space="0" w:color="auto"/>
            <w:bottom w:val="none" w:sz="0" w:space="0" w:color="auto"/>
            <w:right w:val="none" w:sz="0" w:space="0" w:color="auto"/>
          </w:divBdr>
        </w:div>
        <w:div w:id="1829201494">
          <w:marLeft w:val="480"/>
          <w:marRight w:val="0"/>
          <w:marTop w:val="0"/>
          <w:marBottom w:val="0"/>
          <w:divBdr>
            <w:top w:val="none" w:sz="0" w:space="0" w:color="auto"/>
            <w:left w:val="none" w:sz="0" w:space="0" w:color="auto"/>
            <w:bottom w:val="none" w:sz="0" w:space="0" w:color="auto"/>
            <w:right w:val="none" w:sz="0" w:space="0" w:color="auto"/>
          </w:divBdr>
        </w:div>
        <w:div w:id="1862819191">
          <w:marLeft w:val="480"/>
          <w:marRight w:val="0"/>
          <w:marTop w:val="0"/>
          <w:marBottom w:val="0"/>
          <w:divBdr>
            <w:top w:val="none" w:sz="0" w:space="0" w:color="auto"/>
            <w:left w:val="none" w:sz="0" w:space="0" w:color="auto"/>
            <w:bottom w:val="none" w:sz="0" w:space="0" w:color="auto"/>
            <w:right w:val="none" w:sz="0" w:space="0" w:color="auto"/>
          </w:divBdr>
        </w:div>
        <w:div w:id="1868442154">
          <w:marLeft w:val="480"/>
          <w:marRight w:val="0"/>
          <w:marTop w:val="0"/>
          <w:marBottom w:val="0"/>
          <w:divBdr>
            <w:top w:val="none" w:sz="0" w:space="0" w:color="auto"/>
            <w:left w:val="none" w:sz="0" w:space="0" w:color="auto"/>
            <w:bottom w:val="none" w:sz="0" w:space="0" w:color="auto"/>
            <w:right w:val="none" w:sz="0" w:space="0" w:color="auto"/>
          </w:divBdr>
        </w:div>
        <w:div w:id="1871336658">
          <w:marLeft w:val="480"/>
          <w:marRight w:val="0"/>
          <w:marTop w:val="0"/>
          <w:marBottom w:val="0"/>
          <w:divBdr>
            <w:top w:val="none" w:sz="0" w:space="0" w:color="auto"/>
            <w:left w:val="none" w:sz="0" w:space="0" w:color="auto"/>
            <w:bottom w:val="none" w:sz="0" w:space="0" w:color="auto"/>
            <w:right w:val="none" w:sz="0" w:space="0" w:color="auto"/>
          </w:divBdr>
        </w:div>
        <w:div w:id="1875002790">
          <w:marLeft w:val="480"/>
          <w:marRight w:val="0"/>
          <w:marTop w:val="0"/>
          <w:marBottom w:val="0"/>
          <w:divBdr>
            <w:top w:val="none" w:sz="0" w:space="0" w:color="auto"/>
            <w:left w:val="none" w:sz="0" w:space="0" w:color="auto"/>
            <w:bottom w:val="none" w:sz="0" w:space="0" w:color="auto"/>
            <w:right w:val="none" w:sz="0" w:space="0" w:color="auto"/>
          </w:divBdr>
        </w:div>
        <w:div w:id="1892842360">
          <w:marLeft w:val="480"/>
          <w:marRight w:val="0"/>
          <w:marTop w:val="0"/>
          <w:marBottom w:val="0"/>
          <w:divBdr>
            <w:top w:val="none" w:sz="0" w:space="0" w:color="auto"/>
            <w:left w:val="none" w:sz="0" w:space="0" w:color="auto"/>
            <w:bottom w:val="none" w:sz="0" w:space="0" w:color="auto"/>
            <w:right w:val="none" w:sz="0" w:space="0" w:color="auto"/>
          </w:divBdr>
        </w:div>
        <w:div w:id="1904827276">
          <w:marLeft w:val="480"/>
          <w:marRight w:val="0"/>
          <w:marTop w:val="0"/>
          <w:marBottom w:val="0"/>
          <w:divBdr>
            <w:top w:val="none" w:sz="0" w:space="0" w:color="auto"/>
            <w:left w:val="none" w:sz="0" w:space="0" w:color="auto"/>
            <w:bottom w:val="none" w:sz="0" w:space="0" w:color="auto"/>
            <w:right w:val="none" w:sz="0" w:space="0" w:color="auto"/>
          </w:divBdr>
        </w:div>
        <w:div w:id="1951039020">
          <w:marLeft w:val="480"/>
          <w:marRight w:val="0"/>
          <w:marTop w:val="0"/>
          <w:marBottom w:val="0"/>
          <w:divBdr>
            <w:top w:val="none" w:sz="0" w:space="0" w:color="auto"/>
            <w:left w:val="none" w:sz="0" w:space="0" w:color="auto"/>
            <w:bottom w:val="none" w:sz="0" w:space="0" w:color="auto"/>
            <w:right w:val="none" w:sz="0" w:space="0" w:color="auto"/>
          </w:divBdr>
        </w:div>
        <w:div w:id="1985811137">
          <w:marLeft w:val="480"/>
          <w:marRight w:val="0"/>
          <w:marTop w:val="0"/>
          <w:marBottom w:val="0"/>
          <w:divBdr>
            <w:top w:val="none" w:sz="0" w:space="0" w:color="auto"/>
            <w:left w:val="none" w:sz="0" w:space="0" w:color="auto"/>
            <w:bottom w:val="none" w:sz="0" w:space="0" w:color="auto"/>
            <w:right w:val="none" w:sz="0" w:space="0" w:color="auto"/>
          </w:divBdr>
        </w:div>
        <w:div w:id="2043432360">
          <w:marLeft w:val="480"/>
          <w:marRight w:val="0"/>
          <w:marTop w:val="0"/>
          <w:marBottom w:val="0"/>
          <w:divBdr>
            <w:top w:val="none" w:sz="0" w:space="0" w:color="auto"/>
            <w:left w:val="none" w:sz="0" w:space="0" w:color="auto"/>
            <w:bottom w:val="none" w:sz="0" w:space="0" w:color="auto"/>
            <w:right w:val="none" w:sz="0" w:space="0" w:color="auto"/>
          </w:divBdr>
        </w:div>
        <w:div w:id="2047177408">
          <w:marLeft w:val="480"/>
          <w:marRight w:val="0"/>
          <w:marTop w:val="0"/>
          <w:marBottom w:val="0"/>
          <w:divBdr>
            <w:top w:val="none" w:sz="0" w:space="0" w:color="auto"/>
            <w:left w:val="none" w:sz="0" w:space="0" w:color="auto"/>
            <w:bottom w:val="none" w:sz="0" w:space="0" w:color="auto"/>
            <w:right w:val="none" w:sz="0" w:space="0" w:color="auto"/>
          </w:divBdr>
        </w:div>
        <w:div w:id="2054226247">
          <w:marLeft w:val="480"/>
          <w:marRight w:val="0"/>
          <w:marTop w:val="0"/>
          <w:marBottom w:val="0"/>
          <w:divBdr>
            <w:top w:val="none" w:sz="0" w:space="0" w:color="auto"/>
            <w:left w:val="none" w:sz="0" w:space="0" w:color="auto"/>
            <w:bottom w:val="none" w:sz="0" w:space="0" w:color="auto"/>
            <w:right w:val="none" w:sz="0" w:space="0" w:color="auto"/>
          </w:divBdr>
        </w:div>
        <w:div w:id="2102136984">
          <w:marLeft w:val="480"/>
          <w:marRight w:val="0"/>
          <w:marTop w:val="0"/>
          <w:marBottom w:val="0"/>
          <w:divBdr>
            <w:top w:val="none" w:sz="0" w:space="0" w:color="auto"/>
            <w:left w:val="none" w:sz="0" w:space="0" w:color="auto"/>
            <w:bottom w:val="none" w:sz="0" w:space="0" w:color="auto"/>
            <w:right w:val="none" w:sz="0" w:space="0" w:color="auto"/>
          </w:divBdr>
        </w:div>
      </w:divsChild>
    </w:div>
    <w:div w:id="2048529082">
      <w:bodyDiv w:val="1"/>
      <w:marLeft w:val="0"/>
      <w:marRight w:val="0"/>
      <w:marTop w:val="0"/>
      <w:marBottom w:val="0"/>
      <w:divBdr>
        <w:top w:val="none" w:sz="0" w:space="0" w:color="auto"/>
        <w:left w:val="none" w:sz="0" w:space="0" w:color="auto"/>
        <w:bottom w:val="none" w:sz="0" w:space="0" w:color="auto"/>
        <w:right w:val="none" w:sz="0" w:space="0" w:color="auto"/>
      </w:divBdr>
      <w:divsChild>
        <w:div w:id="98111863">
          <w:marLeft w:val="480"/>
          <w:marRight w:val="0"/>
          <w:marTop w:val="0"/>
          <w:marBottom w:val="0"/>
          <w:divBdr>
            <w:top w:val="none" w:sz="0" w:space="0" w:color="auto"/>
            <w:left w:val="none" w:sz="0" w:space="0" w:color="auto"/>
            <w:bottom w:val="none" w:sz="0" w:space="0" w:color="auto"/>
            <w:right w:val="none" w:sz="0" w:space="0" w:color="auto"/>
          </w:divBdr>
        </w:div>
        <w:div w:id="576210416">
          <w:marLeft w:val="480"/>
          <w:marRight w:val="0"/>
          <w:marTop w:val="0"/>
          <w:marBottom w:val="0"/>
          <w:divBdr>
            <w:top w:val="none" w:sz="0" w:space="0" w:color="auto"/>
            <w:left w:val="none" w:sz="0" w:space="0" w:color="auto"/>
            <w:bottom w:val="none" w:sz="0" w:space="0" w:color="auto"/>
            <w:right w:val="none" w:sz="0" w:space="0" w:color="auto"/>
          </w:divBdr>
        </w:div>
        <w:div w:id="505557394">
          <w:marLeft w:val="480"/>
          <w:marRight w:val="0"/>
          <w:marTop w:val="0"/>
          <w:marBottom w:val="0"/>
          <w:divBdr>
            <w:top w:val="none" w:sz="0" w:space="0" w:color="auto"/>
            <w:left w:val="none" w:sz="0" w:space="0" w:color="auto"/>
            <w:bottom w:val="none" w:sz="0" w:space="0" w:color="auto"/>
            <w:right w:val="none" w:sz="0" w:space="0" w:color="auto"/>
          </w:divBdr>
        </w:div>
        <w:div w:id="1082333700">
          <w:marLeft w:val="480"/>
          <w:marRight w:val="0"/>
          <w:marTop w:val="0"/>
          <w:marBottom w:val="0"/>
          <w:divBdr>
            <w:top w:val="none" w:sz="0" w:space="0" w:color="auto"/>
            <w:left w:val="none" w:sz="0" w:space="0" w:color="auto"/>
            <w:bottom w:val="none" w:sz="0" w:space="0" w:color="auto"/>
            <w:right w:val="none" w:sz="0" w:space="0" w:color="auto"/>
          </w:divBdr>
        </w:div>
        <w:div w:id="454180563">
          <w:marLeft w:val="480"/>
          <w:marRight w:val="0"/>
          <w:marTop w:val="0"/>
          <w:marBottom w:val="0"/>
          <w:divBdr>
            <w:top w:val="none" w:sz="0" w:space="0" w:color="auto"/>
            <w:left w:val="none" w:sz="0" w:space="0" w:color="auto"/>
            <w:bottom w:val="none" w:sz="0" w:space="0" w:color="auto"/>
            <w:right w:val="none" w:sz="0" w:space="0" w:color="auto"/>
          </w:divBdr>
        </w:div>
        <w:div w:id="1027487947">
          <w:marLeft w:val="480"/>
          <w:marRight w:val="0"/>
          <w:marTop w:val="0"/>
          <w:marBottom w:val="0"/>
          <w:divBdr>
            <w:top w:val="none" w:sz="0" w:space="0" w:color="auto"/>
            <w:left w:val="none" w:sz="0" w:space="0" w:color="auto"/>
            <w:bottom w:val="none" w:sz="0" w:space="0" w:color="auto"/>
            <w:right w:val="none" w:sz="0" w:space="0" w:color="auto"/>
          </w:divBdr>
        </w:div>
        <w:div w:id="1407265671">
          <w:marLeft w:val="480"/>
          <w:marRight w:val="0"/>
          <w:marTop w:val="0"/>
          <w:marBottom w:val="0"/>
          <w:divBdr>
            <w:top w:val="none" w:sz="0" w:space="0" w:color="auto"/>
            <w:left w:val="none" w:sz="0" w:space="0" w:color="auto"/>
            <w:bottom w:val="none" w:sz="0" w:space="0" w:color="auto"/>
            <w:right w:val="none" w:sz="0" w:space="0" w:color="auto"/>
          </w:divBdr>
        </w:div>
        <w:div w:id="1904634318">
          <w:marLeft w:val="480"/>
          <w:marRight w:val="0"/>
          <w:marTop w:val="0"/>
          <w:marBottom w:val="0"/>
          <w:divBdr>
            <w:top w:val="none" w:sz="0" w:space="0" w:color="auto"/>
            <w:left w:val="none" w:sz="0" w:space="0" w:color="auto"/>
            <w:bottom w:val="none" w:sz="0" w:space="0" w:color="auto"/>
            <w:right w:val="none" w:sz="0" w:space="0" w:color="auto"/>
          </w:divBdr>
        </w:div>
        <w:div w:id="691690693">
          <w:marLeft w:val="480"/>
          <w:marRight w:val="0"/>
          <w:marTop w:val="0"/>
          <w:marBottom w:val="0"/>
          <w:divBdr>
            <w:top w:val="none" w:sz="0" w:space="0" w:color="auto"/>
            <w:left w:val="none" w:sz="0" w:space="0" w:color="auto"/>
            <w:bottom w:val="none" w:sz="0" w:space="0" w:color="auto"/>
            <w:right w:val="none" w:sz="0" w:space="0" w:color="auto"/>
          </w:divBdr>
        </w:div>
        <w:div w:id="655376398">
          <w:marLeft w:val="480"/>
          <w:marRight w:val="0"/>
          <w:marTop w:val="0"/>
          <w:marBottom w:val="0"/>
          <w:divBdr>
            <w:top w:val="none" w:sz="0" w:space="0" w:color="auto"/>
            <w:left w:val="none" w:sz="0" w:space="0" w:color="auto"/>
            <w:bottom w:val="none" w:sz="0" w:space="0" w:color="auto"/>
            <w:right w:val="none" w:sz="0" w:space="0" w:color="auto"/>
          </w:divBdr>
        </w:div>
        <w:div w:id="2087458640">
          <w:marLeft w:val="480"/>
          <w:marRight w:val="0"/>
          <w:marTop w:val="0"/>
          <w:marBottom w:val="0"/>
          <w:divBdr>
            <w:top w:val="none" w:sz="0" w:space="0" w:color="auto"/>
            <w:left w:val="none" w:sz="0" w:space="0" w:color="auto"/>
            <w:bottom w:val="none" w:sz="0" w:space="0" w:color="auto"/>
            <w:right w:val="none" w:sz="0" w:space="0" w:color="auto"/>
          </w:divBdr>
        </w:div>
        <w:div w:id="1996301056">
          <w:marLeft w:val="480"/>
          <w:marRight w:val="0"/>
          <w:marTop w:val="0"/>
          <w:marBottom w:val="0"/>
          <w:divBdr>
            <w:top w:val="none" w:sz="0" w:space="0" w:color="auto"/>
            <w:left w:val="none" w:sz="0" w:space="0" w:color="auto"/>
            <w:bottom w:val="none" w:sz="0" w:space="0" w:color="auto"/>
            <w:right w:val="none" w:sz="0" w:space="0" w:color="auto"/>
          </w:divBdr>
        </w:div>
        <w:div w:id="1083335849">
          <w:marLeft w:val="480"/>
          <w:marRight w:val="0"/>
          <w:marTop w:val="0"/>
          <w:marBottom w:val="0"/>
          <w:divBdr>
            <w:top w:val="none" w:sz="0" w:space="0" w:color="auto"/>
            <w:left w:val="none" w:sz="0" w:space="0" w:color="auto"/>
            <w:bottom w:val="none" w:sz="0" w:space="0" w:color="auto"/>
            <w:right w:val="none" w:sz="0" w:space="0" w:color="auto"/>
          </w:divBdr>
        </w:div>
        <w:div w:id="1189760466">
          <w:marLeft w:val="480"/>
          <w:marRight w:val="0"/>
          <w:marTop w:val="0"/>
          <w:marBottom w:val="0"/>
          <w:divBdr>
            <w:top w:val="none" w:sz="0" w:space="0" w:color="auto"/>
            <w:left w:val="none" w:sz="0" w:space="0" w:color="auto"/>
            <w:bottom w:val="none" w:sz="0" w:space="0" w:color="auto"/>
            <w:right w:val="none" w:sz="0" w:space="0" w:color="auto"/>
          </w:divBdr>
        </w:div>
        <w:div w:id="204099338">
          <w:marLeft w:val="480"/>
          <w:marRight w:val="0"/>
          <w:marTop w:val="0"/>
          <w:marBottom w:val="0"/>
          <w:divBdr>
            <w:top w:val="none" w:sz="0" w:space="0" w:color="auto"/>
            <w:left w:val="none" w:sz="0" w:space="0" w:color="auto"/>
            <w:bottom w:val="none" w:sz="0" w:space="0" w:color="auto"/>
            <w:right w:val="none" w:sz="0" w:space="0" w:color="auto"/>
          </w:divBdr>
        </w:div>
        <w:div w:id="1116633151">
          <w:marLeft w:val="480"/>
          <w:marRight w:val="0"/>
          <w:marTop w:val="0"/>
          <w:marBottom w:val="0"/>
          <w:divBdr>
            <w:top w:val="none" w:sz="0" w:space="0" w:color="auto"/>
            <w:left w:val="none" w:sz="0" w:space="0" w:color="auto"/>
            <w:bottom w:val="none" w:sz="0" w:space="0" w:color="auto"/>
            <w:right w:val="none" w:sz="0" w:space="0" w:color="auto"/>
          </w:divBdr>
        </w:div>
        <w:div w:id="912662951">
          <w:marLeft w:val="480"/>
          <w:marRight w:val="0"/>
          <w:marTop w:val="0"/>
          <w:marBottom w:val="0"/>
          <w:divBdr>
            <w:top w:val="none" w:sz="0" w:space="0" w:color="auto"/>
            <w:left w:val="none" w:sz="0" w:space="0" w:color="auto"/>
            <w:bottom w:val="none" w:sz="0" w:space="0" w:color="auto"/>
            <w:right w:val="none" w:sz="0" w:space="0" w:color="auto"/>
          </w:divBdr>
        </w:div>
        <w:div w:id="283662688">
          <w:marLeft w:val="480"/>
          <w:marRight w:val="0"/>
          <w:marTop w:val="0"/>
          <w:marBottom w:val="0"/>
          <w:divBdr>
            <w:top w:val="none" w:sz="0" w:space="0" w:color="auto"/>
            <w:left w:val="none" w:sz="0" w:space="0" w:color="auto"/>
            <w:bottom w:val="none" w:sz="0" w:space="0" w:color="auto"/>
            <w:right w:val="none" w:sz="0" w:space="0" w:color="auto"/>
          </w:divBdr>
        </w:div>
        <w:div w:id="1690914354">
          <w:marLeft w:val="480"/>
          <w:marRight w:val="0"/>
          <w:marTop w:val="0"/>
          <w:marBottom w:val="0"/>
          <w:divBdr>
            <w:top w:val="none" w:sz="0" w:space="0" w:color="auto"/>
            <w:left w:val="none" w:sz="0" w:space="0" w:color="auto"/>
            <w:bottom w:val="none" w:sz="0" w:space="0" w:color="auto"/>
            <w:right w:val="none" w:sz="0" w:space="0" w:color="auto"/>
          </w:divBdr>
        </w:div>
        <w:div w:id="1770736475">
          <w:marLeft w:val="480"/>
          <w:marRight w:val="0"/>
          <w:marTop w:val="0"/>
          <w:marBottom w:val="0"/>
          <w:divBdr>
            <w:top w:val="none" w:sz="0" w:space="0" w:color="auto"/>
            <w:left w:val="none" w:sz="0" w:space="0" w:color="auto"/>
            <w:bottom w:val="none" w:sz="0" w:space="0" w:color="auto"/>
            <w:right w:val="none" w:sz="0" w:space="0" w:color="auto"/>
          </w:divBdr>
        </w:div>
        <w:div w:id="219947310">
          <w:marLeft w:val="480"/>
          <w:marRight w:val="0"/>
          <w:marTop w:val="0"/>
          <w:marBottom w:val="0"/>
          <w:divBdr>
            <w:top w:val="none" w:sz="0" w:space="0" w:color="auto"/>
            <w:left w:val="none" w:sz="0" w:space="0" w:color="auto"/>
            <w:bottom w:val="none" w:sz="0" w:space="0" w:color="auto"/>
            <w:right w:val="none" w:sz="0" w:space="0" w:color="auto"/>
          </w:divBdr>
        </w:div>
        <w:div w:id="1834563814">
          <w:marLeft w:val="480"/>
          <w:marRight w:val="0"/>
          <w:marTop w:val="0"/>
          <w:marBottom w:val="0"/>
          <w:divBdr>
            <w:top w:val="none" w:sz="0" w:space="0" w:color="auto"/>
            <w:left w:val="none" w:sz="0" w:space="0" w:color="auto"/>
            <w:bottom w:val="none" w:sz="0" w:space="0" w:color="auto"/>
            <w:right w:val="none" w:sz="0" w:space="0" w:color="auto"/>
          </w:divBdr>
        </w:div>
        <w:div w:id="1738670204">
          <w:marLeft w:val="480"/>
          <w:marRight w:val="0"/>
          <w:marTop w:val="0"/>
          <w:marBottom w:val="0"/>
          <w:divBdr>
            <w:top w:val="none" w:sz="0" w:space="0" w:color="auto"/>
            <w:left w:val="none" w:sz="0" w:space="0" w:color="auto"/>
            <w:bottom w:val="none" w:sz="0" w:space="0" w:color="auto"/>
            <w:right w:val="none" w:sz="0" w:space="0" w:color="auto"/>
          </w:divBdr>
        </w:div>
        <w:div w:id="179242518">
          <w:marLeft w:val="480"/>
          <w:marRight w:val="0"/>
          <w:marTop w:val="0"/>
          <w:marBottom w:val="0"/>
          <w:divBdr>
            <w:top w:val="none" w:sz="0" w:space="0" w:color="auto"/>
            <w:left w:val="none" w:sz="0" w:space="0" w:color="auto"/>
            <w:bottom w:val="none" w:sz="0" w:space="0" w:color="auto"/>
            <w:right w:val="none" w:sz="0" w:space="0" w:color="auto"/>
          </w:divBdr>
        </w:div>
        <w:div w:id="31541487">
          <w:marLeft w:val="480"/>
          <w:marRight w:val="0"/>
          <w:marTop w:val="0"/>
          <w:marBottom w:val="0"/>
          <w:divBdr>
            <w:top w:val="none" w:sz="0" w:space="0" w:color="auto"/>
            <w:left w:val="none" w:sz="0" w:space="0" w:color="auto"/>
            <w:bottom w:val="none" w:sz="0" w:space="0" w:color="auto"/>
            <w:right w:val="none" w:sz="0" w:space="0" w:color="auto"/>
          </w:divBdr>
        </w:div>
        <w:div w:id="511795960">
          <w:marLeft w:val="480"/>
          <w:marRight w:val="0"/>
          <w:marTop w:val="0"/>
          <w:marBottom w:val="0"/>
          <w:divBdr>
            <w:top w:val="none" w:sz="0" w:space="0" w:color="auto"/>
            <w:left w:val="none" w:sz="0" w:space="0" w:color="auto"/>
            <w:bottom w:val="none" w:sz="0" w:space="0" w:color="auto"/>
            <w:right w:val="none" w:sz="0" w:space="0" w:color="auto"/>
          </w:divBdr>
        </w:div>
        <w:div w:id="1592662619">
          <w:marLeft w:val="480"/>
          <w:marRight w:val="0"/>
          <w:marTop w:val="0"/>
          <w:marBottom w:val="0"/>
          <w:divBdr>
            <w:top w:val="none" w:sz="0" w:space="0" w:color="auto"/>
            <w:left w:val="none" w:sz="0" w:space="0" w:color="auto"/>
            <w:bottom w:val="none" w:sz="0" w:space="0" w:color="auto"/>
            <w:right w:val="none" w:sz="0" w:space="0" w:color="auto"/>
          </w:divBdr>
        </w:div>
        <w:div w:id="443580173">
          <w:marLeft w:val="480"/>
          <w:marRight w:val="0"/>
          <w:marTop w:val="0"/>
          <w:marBottom w:val="0"/>
          <w:divBdr>
            <w:top w:val="none" w:sz="0" w:space="0" w:color="auto"/>
            <w:left w:val="none" w:sz="0" w:space="0" w:color="auto"/>
            <w:bottom w:val="none" w:sz="0" w:space="0" w:color="auto"/>
            <w:right w:val="none" w:sz="0" w:space="0" w:color="auto"/>
          </w:divBdr>
        </w:div>
        <w:div w:id="1028145157">
          <w:marLeft w:val="480"/>
          <w:marRight w:val="0"/>
          <w:marTop w:val="0"/>
          <w:marBottom w:val="0"/>
          <w:divBdr>
            <w:top w:val="none" w:sz="0" w:space="0" w:color="auto"/>
            <w:left w:val="none" w:sz="0" w:space="0" w:color="auto"/>
            <w:bottom w:val="none" w:sz="0" w:space="0" w:color="auto"/>
            <w:right w:val="none" w:sz="0" w:space="0" w:color="auto"/>
          </w:divBdr>
        </w:div>
        <w:div w:id="602029116">
          <w:marLeft w:val="480"/>
          <w:marRight w:val="0"/>
          <w:marTop w:val="0"/>
          <w:marBottom w:val="0"/>
          <w:divBdr>
            <w:top w:val="none" w:sz="0" w:space="0" w:color="auto"/>
            <w:left w:val="none" w:sz="0" w:space="0" w:color="auto"/>
            <w:bottom w:val="none" w:sz="0" w:space="0" w:color="auto"/>
            <w:right w:val="none" w:sz="0" w:space="0" w:color="auto"/>
          </w:divBdr>
        </w:div>
        <w:div w:id="1754357409">
          <w:marLeft w:val="480"/>
          <w:marRight w:val="0"/>
          <w:marTop w:val="0"/>
          <w:marBottom w:val="0"/>
          <w:divBdr>
            <w:top w:val="none" w:sz="0" w:space="0" w:color="auto"/>
            <w:left w:val="none" w:sz="0" w:space="0" w:color="auto"/>
            <w:bottom w:val="none" w:sz="0" w:space="0" w:color="auto"/>
            <w:right w:val="none" w:sz="0" w:space="0" w:color="auto"/>
          </w:divBdr>
        </w:div>
        <w:div w:id="1585139684">
          <w:marLeft w:val="480"/>
          <w:marRight w:val="0"/>
          <w:marTop w:val="0"/>
          <w:marBottom w:val="0"/>
          <w:divBdr>
            <w:top w:val="none" w:sz="0" w:space="0" w:color="auto"/>
            <w:left w:val="none" w:sz="0" w:space="0" w:color="auto"/>
            <w:bottom w:val="none" w:sz="0" w:space="0" w:color="auto"/>
            <w:right w:val="none" w:sz="0" w:space="0" w:color="auto"/>
          </w:divBdr>
        </w:div>
        <w:div w:id="1864198514">
          <w:marLeft w:val="480"/>
          <w:marRight w:val="0"/>
          <w:marTop w:val="0"/>
          <w:marBottom w:val="0"/>
          <w:divBdr>
            <w:top w:val="none" w:sz="0" w:space="0" w:color="auto"/>
            <w:left w:val="none" w:sz="0" w:space="0" w:color="auto"/>
            <w:bottom w:val="none" w:sz="0" w:space="0" w:color="auto"/>
            <w:right w:val="none" w:sz="0" w:space="0" w:color="auto"/>
          </w:divBdr>
        </w:div>
        <w:div w:id="1374499361">
          <w:marLeft w:val="480"/>
          <w:marRight w:val="0"/>
          <w:marTop w:val="0"/>
          <w:marBottom w:val="0"/>
          <w:divBdr>
            <w:top w:val="none" w:sz="0" w:space="0" w:color="auto"/>
            <w:left w:val="none" w:sz="0" w:space="0" w:color="auto"/>
            <w:bottom w:val="none" w:sz="0" w:space="0" w:color="auto"/>
            <w:right w:val="none" w:sz="0" w:space="0" w:color="auto"/>
          </w:divBdr>
        </w:div>
        <w:div w:id="1023702311">
          <w:marLeft w:val="480"/>
          <w:marRight w:val="0"/>
          <w:marTop w:val="0"/>
          <w:marBottom w:val="0"/>
          <w:divBdr>
            <w:top w:val="none" w:sz="0" w:space="0" w:color="auto"/>
            <w:left w:val="none" w:sz="0" w:space="0" w:color="auto"/>
            <w:bottom w:val="none" w:sz="0" w:space="0" w:color="auto"/>
            <w:right w:val="none" w:sz="0" w:space="0" w:color="auto"/>
          </w:divBdr>
        </w:div>
        <w:div w:id="1966541478">
          <w:marLeft w:val="480"/>
          <w:marRight w:val="0"/>
          <w:marTop w:val="0"/>
          <w:marBottom w:val="0"/>
          <w:divBdr>
            <w:top w:val="none" w:sz="0" w:space="0" w:color="auto"/>
            <w:left w:val="none" w:sz="0" w:space="0" w:color="auto"/>
            <w:bottom w:val="none" w:sz="0" w:space="0" w:color="auto"/>
            <w:right w:val="none" w:sz="0" w:space="0" w:color="auto"/>
          </w:divBdr>
        </w:div>
        <w:div w:id="40134645">
          <w:marLeft w:val="480"/>
          <w:marRight w:val="0"/>
          <w:marTop w:val="0"/>
          <w:marBottom w:val="0"/>
          <w:divBdr>
            <w:top w:val="none" w:sz="0" w:space="0" w:color="auto"/>
            <w:left w:val="none" w:sz="0" w:space="0" w:color="auto"/>
            <w:bottom w:val="none" w:sz="0" w:space="0" w:color="auto"/>
            <w:right w:val="none" w:sz="0" w:space="0" w:color="auto"/>
          </w:divBdr>
        </w:div>
        <w:div w:id="1116171374">
          <w:marLeft w:val="480"/>
          <w:marRight w:val="0"/>
          <w:marTop w:val="0"/>
          <w:marBottom w:val="0"/>
          <w:divBdr>
            <w:top w:val="none" w:sz="0" w:space="0" w:color="auto"/>
            <w:left w:val="none" w:sz="0" w:space="0" w:color="auto"/>
            <w:bottom w:val="none" w:sz="0" w:space="0" w:color="auto"/>
            <w:right w:val="none" w:sz="0" w:space="0" w:color="auto"/>
          </w:divBdr>
        </w:div>
        <w:div w:id="1430273820">
          <w:marLeft w:val="480"/>
          <w:marRight w:val="0"/>
          <w:marTop w:val="0"/>
          <w:marBottom w:val="0"/>
          <w:divBdr>
            <w:top w:val="none" w:sz="0" w:space="0" w:color="auto"/>
            <w:left w:val="none" w:sz="0" w:space="0" w:color="auto"/>
            <w:bottom w:val="none" w:sz="0" w:space="0" w:color="auto"/>
            <w:right w:val="none" w:sz="0" w:space="0" w:color="auto"/>
          </w:divBdr>
        </w:div>
        <w:div w:id="984160175">
          <w:marLeft w:val="480"/>
          <w:marRight w:val="0"/>
          <w:marTop w:val="0"/>
          <w:marBottom w:val="0"/>
          <w:divBdr>
            <w:top w:val="none" w:sz="0" w:space="0" w:color="auto"/>
            <w:left w:val="none" w:sz="0" w:space="0" w:color="auto"/>
            <w:bottom w:val="none" w:sz="0" w:space="0" w:color="auto"/>
            <w:right w:val="none" w:sz="0" w:space="0" w:color="auto"/>
          </w:divBdr>
        </w:div>
        <w:div w:id="691422694">
          <w:marLeft w:val="480"/>
          <w:marRight w:val="0"/>
          <w:marTop w:val="0"/>
          <w:marBottom w:val="0"/>
          <w:divBdr>
            <w:top w:val="none" w:sz="0" w:space="0" w:color="auto"/>
            <w:left w:val="none" w:sz="0" w:space="0" w:color="auto"/>
            <w:bottom w:val="none" w:sz="0" w:space="0" w:color="auto"/>
            <w:right w:val="none" w:sz="0" w:space="0" w:color="auto"/>
          </w:divBdr>
        </w:div>
        <w:div w:id="914122100">
          <w:marLeft w:val="480"/>
          <w:marRight w:val="0"/>
          <w:marTop w:val="0"/>
          <w:marBottom w:val="0"/>
          <w:divBdr>
            <w:top w:val="none" w:sz="0" w:space="0" w:color="auto"/>
            <w:left w:val="none" w:sz="0" w:space="0" w:color="auto"/>
            <w:bottom w:val="none" w:sz="0" w:space="0" w:color="auto"/>
            <w:right w:val="none" w:sz="0" w:space="0" w:color="auto"/>
          </w:divBdr>
        </w:div>
        <w:div w:id="1065641700">
          <w:marLeft w:val="480"/>
          <w:marRight w:val="0"/>
          <w:marTop w:val="0"/>
          <w:marBottom w:val="0"/>
          <w:divBdr>
            <w:top w:val="none" w:sz="0" w:space="0" w:color="auto"/>
            <w:left w:val="none" w:sz="0" w:space="0" w:color="auto"/>
            <w:bottom w:val="none" w:sz="0" w:space="0" w:color="auto"/>
            <w:right w:val="none" w:sz="0" w:space="0" w:color="auto"/>
          </w:divBdr>
        </w:div>
        <w:div w:id="1869877780">
          <w:marLeft w:val="480"/>
          <w:marRight w:val="0"/>
          <w:marTop w:val="0"/>
          <w:marBottom w:val="0"/>
          <w:divBdr>
            <w:top w:val="none" w:sz="0" w:space="0" w:color="auto"/>
            <w:left w:val="none" w:sz="0" w:space="0" w:color="auto"/>
            <w:bottom w:val="none" w:sz="0" w:space="0" w:color="auto"/>
            <w:right w:val="none" w:sz="0" w:space="0" w:color="auto"/>
          </w:divBdr>
        </w:div>
        <w:div w:id="591665089">
          <w:marLeft w:val="480"/>
          <w:marRight w:val="0"/>
          <w:marTop w:val="0"/>
          <w:marBottom w:val="0"/>
          <w:divBdr>
            <w:top w:val="none" w:sz="0" w:space="0" w:color="auto"/>
            <w:left w:val="none" w:sz="0" w:space="0" w:color="auto"/>
            <w:bottom w:val="none" w:sz="0" w:space="0" w:color="auto"/>
            <w:right w:val="none" w:sz="0" w:space="0" w:color="auto"/>
          </w:divBdr>
        </w:div>
        <w:div w:id="1460763944">
          <w:marLeft w:val="480"/>
          <w:marRight w:val="0"/>
          <w:marTop w:val="0"/>
          <w:marBottom w:val="0"/>
          <w:divBdr>
            <w:top w:val="none" w:sz="0" w:space="0" w:color="auto"/>
            <w:left w:val="none" w:sz="0" w:space="0" w:color="auto"/>
            <w:bottom w:val="none" w:sz="0" w:space="0" w:color="auto"/>
            <w:right w:val="none" w:sz="0" w:space="0" w:color="auto"/>
          </w:divBdr>
        </w:div>
        <w:div w:id="52506979">
          <w:marLeft w:val="480"/>
          <w:marRight w:val="0"/>
          <w:marTop w:val="0"/>
          <w:marBottom w:val="0"/>
          <w:divBdr>
            <w:top w:val="none" w:sz="0" w:space="0" w:color="auto"/>
            <w:left w:val="none" w:sz="0" w:space="0" w:color="auto"/>
            <w:bottom w:val="none" w:sz="0" w:space="0" w:color="auto"/>
            <w:right w:val="none" w:sz="0" w:space="0" w:color="auto"/>
          </w:divBdr>
        </w:div>
        <w:div w:id="797995964">
          <w:marLeft w:val="480"/>
          <w:marRight w:val="0"/>
          <w:marTop w:val="0"/>
          <w:marBottom w:val="0"/>
          <w:divBdr>
            <w:top w:val="none" w:sz="0" w:space="0" w:color="auto"/>
            <w:left w:val="none" w:sz="0" w:space="0" w:color="auto"/>
            <w:bottom w:val="none" w:sz="0" w:space="0" w:color="auto"/>
            <w:right w:val="none" w:sz="0" w:space="0" w:color="auto"/>
          </w:divBdr>
        </w:div>
        <w:div w:id="265892395">
          <w:marLeft w:val="480"/>
          <w:marRight w:val="0"/>
          <w:marTop w:val="0"/>
          <w:marBottom w:val="0"/>
          <w:divBdr>
            <w:top w:val="none" w:sz="0" w:space="0" w:color="auto"/>
            <w:left w:val="none" w:sz="0" w:space="0" w:color="auto"/>
            <w:bottom w:val="none" w:sz="0" w:space="0" w:color="auto"/>
            <w:right w:val="none" w:sz="0" w:space="0" w:color="auto"/>
          </w:divBdr>
        </w:div>
        <w:div w:id="707098876">
          <w:marLeft w:val="480"/>
          <w:marRight w:val="0"/>
          <w:marTop w:val="0"/>
          <w:marBottom w:val="0"/>
          <w:divBdr>
            <w:top w:val="none" w:sz="0" w:space="0" w:color="auto"/>
            <w:left w:val="none" w:sz="0" w:space="0" w:color="auto"/>
            <w:bottom w:val="none" w:sz="0" w:space="0" w:color="auto"/>
            <w:right w:val="none" w:sz="0" w:space="0" w:color="auto"/>
          </w:divBdr>
        </w:div>
        <w:div w:id="172234501">
          <w:marLeft w:val="480"/>
          <w:marRight w:val="0"/>
          <w:marTop w:val="0"/>
          <w:marBottom w:val="0"/>
          <w:divBdr>
            <w:top w:val="none" w:sz="0" w:space="0" w:color="auto"/>
            <w:left w:val="none" w:sz="0" w:space="0" w:color="auto"/>
            <w:bottom w:val="none" w:sz="0" w:space="0" w:color="auto"/>
            <w:right w:val="none" w:sz="0" w:space="0" w:color="auto"/>
          </w:divBdr>
        </w:div>
        <w:div w:id="579026855">
          <w:marLeft w:val="480"/>
          <w:marRight w:val="0"/>
          <w:marTop w:val="0"/>
          <w:marBottom w:val="0"/>
          <w:divBdr>
            <w:top w:val="none" w:sz="0" w:space="0" w:color="auto"/>
            <w:left w:val="none" w:sz="0" w:space="0" w:color="auto"/>
            <w:bottom w:val="none" w:sz="0" w:space="0" w:color="auto"/>
            <w:right w:val="none" w:sz="0" w:space="0" w:color="auto"/>
          </w:divBdr>
        </w:div>
        <w:div w:id="2033189131">
          <w:marLeft w:val="480"/>
          <w:marRight w:val="0"/>
          <w:marTop w:val="0"/>
          <w:marBottom w:val="0"/>
          <w:divBdr>
            <w:top w:val="none" w:sz="0" w:space="0" w:color="auto"/>
            <w:left w:val="none" w:sz="0" w:space="0" w:color="auto"/>
            <w:bottom w:val="none" w:sz="0" w:space="0" w:color="auto"/>
            <w:right w:val="none" w:sz="0" w:space="0" w:color="auto"/>
          </w:divBdr>
        </w:div>
        <w:div w:id="32194587">
          <w:marLeft w:val="480"/>
          <w:marRight w:val="0"/>
          <w:marTop w:val="0"/>
          <w:marBottom w:val="0"/>
          <w:divBdr>
            <w:top w:val="none" w:sz="0" w:space="0" w:color="auto"/>
            <w:left w:val="none" w:sz="0" w:space="0" w:color="auto"/>
            <w:bottom w:val="none" w:sz="0" w:space="0" w:color="auto"/>
            <w:right w:val="none" w:sz="0" w:space="0" w:color="auto"/>
          </w:divBdr>
        </w:div>
        <w:div w:id="1567717558">
          <w:marLeft w:val="480"/>
          <w:marRight w:val="0"/>
          <w:marTop w:val="0"/>
          <w:marBottom w:val="0"/>
          <w:divBdr>
            <w:top w:val="none" w:sz="0" w:space="0" w:color="auto"/>
            <w:left w:val="none" w:sz="0" w:space="0" w:color="auto"/>
            <w:bottom w:val="none" w:sz="0" w:space="0" w:color="auto"/>
            <w:right w:val="none" w:sz="0" w:space="0" w:color="auto"/>
          </w:divBdr>
        </w:div>
        <w:div w:id="58019427">
          <w:marLeft w:val="480"/>
          <w:marRight w:val="0"/>
          <w:marTop w:val="0"/>
          <w:marBottom w:val="0"/>
          <w:divBdr>
            <w:top w:val="none" w:sz="0" w:space="0" w:color="auto"/>
            <w:left w:val="none" w:sz="0" w:space="0" w:color="auto"/>
            <w:bottom w:val="none" w:sz="0" w:space="0" w:color="auto"/>
            <w:right w:val="none" w:sz="0" w:space="0" w:color="auto"/>
          </w:divBdr>
        </w:div>
        <w:div w:id="1399863255">
          <w:marLeft w:val="480"/>
          <w:marRight w:val="0"/>
          <w:marTop w:val="0"/>
          <w:marBottom w:val="0"/>
          <w:divBdr>
            <w:top w:val="none" w:sz="0" w:space="0" w:color="auto"/>
            <w:left w:val="none" w:sz="0" w:space="0" w:color="auto"/>
            <w:bottom w:val="none" w:sz="0" w:space="0" w:color="auto"/>
            <w:right w:val="none" w:sz="0" w:space="0" w:color="auto"/>
          </w:divBdr>
        </w:div>
        <w:div w:id="1017538143">
          <w:marLeft w:val="480"/>
          <w:marRight w:val="0"/>
          <w:marTop w:val="0"/>
          <w:marBottom w:val="0"/>
          <w:divBdr>
            <w:top w:val="none" w:sz="0" w:space="0" w:color="auto"/>
            <w:left w:val="none" w:sz="0" w:space="0" w:color="auto"/>
            <w:bottom w:val="none" w:sz="0" w:space="0" w:color="auto"/>
            <w:right w:val="none" w:sz="0" w:space="0" w:color="auto"/>
          </w:divBdr>
        </w:div>
        <w:div w:id="2027830870">
          <w:marLeft w:val="480"/>
          <w:marRight w:val="0"/>
          <w:marTop w:val="0"/>
          <w:marBottom w:val="0"/>
          <w:divBdr>
            <w:top w:val="none" w:sz="0" w:space="0" w:color="auto"/>
            <w:left w:val="none" w:sz="0" w:space="0" w:color="auto"/>
            <w:bottom w:val="none" w:sz="0" w:space="0" w:color="auto"/>
            <w:right w:val="none" w:sz="0" w:space="0" w:color="auto"/>
          </w:divBdr>
        </w:div>
        <w:div w:id="2020616873">
          <w:marLeft w:val="480"/>
          <w:marRight w:val="0"/>
          <w:marTop w:val="0"/>
          <w:marBottom w:val="0"/>
          <w:divBdr>
            <w:top w:val="none" w:sz="0" w:space="0" w:color="auto"/>
            <w:left w:val="none" w:sz="0" w:space="0" w:color="auto"/>
            <w:bottom w:val="none" w:sz="0" w:space="0" w:color="auto"/>
            <w:right w:val="none" w:sz="0" w:space="0" w:color="auto"/>
          </w:divBdr>
        </w:div>
        <w:div w:id="585964856">
          <w:marLeft w:val="480"/>
          <w:marRight w:val="0"/>
          <w:marTop w:val="0"/>
          <w:marBottom w:val="0"/>
          <w:divBdr>
            <w:top w:val="none" w:sz="0" w:space="0" w:color="auto"/>
            <w:left w:val="none" w:sz="0" w:space="0" w:color="auto"/>
            <w:bottom w:val="none" w:sz="0" w:space="0" w:color="auto"/>
            <w:right w:val="none" w:sz="0" w:space="0" w:color="auto"/>
          </w:divBdr>
        </w:div>
        <w:div w:id="243686800">
          <w:marLeft w:val="480"/>
          <w:marRight w:val="0"/>
          <w:marTop w:val="0"/>
          <w:marBottom w:val="0"/>
          <w:divBdr>
            <w:top w:val="none" w:sz="0" w:space="0" w:color="auto"/>
            <w:left w:val="none" w:sz="0" w:space="0" w:color="auto"/>
            <w:bottom w:val="none" w:sz="0" w:space="0" w:color="auto"/>
            <w:right w:val="none" w:sz="0" w:space="0" w:color="auto"/>
          </w:divBdr>
        </w:div>
        <w:div w:id="324867907">
          <w:marLeft w:val="480"/>
          <w:marRight w:val="0"/>
          <w:marTop w:val="0"/>
          <w:marBottom w:val="0"/>
          <w:divBdr>
            <w:top w:val="none" w:sz="0" w:space="0" w:color="auto"/>
            <w:left w:val="none" w:sz="0" w:space="0" w:color="auto"/>
            <w:bottom w:val="none" w:sz="0" w:space="0" w:color="auto"/>
            <w:right w:val="none" w:sz="0" w:space="0" w:color="auto"/>
          </w:divBdr>
        </w:div>
        <w:div w:id="2057048152">
          <w:marLeft w:val="480"/>
          <w:marRight w:val="0"/>
          <w:marTop w:val="0"/>
          <w:marBottom w:val="0"/>
          <w:divBdr>
            <w:top w:val="none" w:sz="0" w:space="0" w:color="auto"/>
            <w:left w:val="none" w:sz="0" w:space="0" w:color="auto"/>
            <w:bottom w:val="none" w:sz="0" w:space="0" w:color="auto"/>
            <w:right w:val="none" w:sz="0" w:space="0" w:color="auto"/>
          </w:divBdr>
        </w:div>
        <w:div w:id="349451273">
          <w:marLeft w:val="480"/>
          <w:marRight w:val="0"/>
          <w:marTop w:val="0"/>
          <w:marBottom w:val="0"/>
          <w:divBdr>
            <w:top w:val="none" w:sz="0" w:space="0" w:color="auto"/>
            <w:left w:val="none" w:sz="0" w:space="0" w:color="auto"/>
            <w:bottom w:val="none" w:sz="0" w:space="0" w:color="auto"/>
            <w:right w:val="none" w:sz="0" w:space="0" w:color="auto"/>
          </w:divBdr>
        </w:div>
        <w:div w:id="1544102298">
          <w:marLeft w:val="480"/>
          <w:marRight w:val="0"/>
          <w:marTop w:val="0"/>
          <w:marBottom w:val="0"/>
          <w:divBdr>
            <w:top w:val="none" w:sz="0" w:space="0" w:color="auto"/>
            <w:left w:val="none" w:sz="0" w:space="0" w:color="auto"/>
            <w:bottom w:val="none" w:sz="0" w:space="0" w:color="auto"/>
            <w:right w:val="none" w:sz="0" w:space="0" w:color="auto"/>
          </w:divBdr>
        </w:div>
        <w:div w:id="419103689">
          <w:marLeft w:val="480"/>
          <w:marRight w:val="0"/>
          <w:marTop w:val="0"/>
          <w:marBottom w:val="0"/>
          <w:divBdr>
            <w:top w:val="none" w:sz="0" w:space="0" w:color="auto"/>
            <w:left w:val="none" w:sz="0" w:space="0" w:color="auto"/>
            <w:bottom w:val="none" w:sz="0" w:space="0" w:color="auto"/>
            <w:right w:val="none" w:sz="0" w:space="0" w:color="auto"/>
          </w:divBdr>
        </w:div>
        <w:div w:id="1281912088">
          <w:marLeft w:val="480"/>
          <w:marRight w:val="0"/>
          <w:marTop w:val="0"/>
          <w:marBottom w:val="0"/>
          <w:divBdr>
            <w:top w:val="none" w:sz="0" w:space="0" w:color="auto"/>
            <w:left w:val="none" w:sz="0" w:space="0" w:color="auto"/>
            <w:bottom w:val="none" w:sz="0" w:space="0" w:color="auto"/>
            <w:right w:val="none" w:sz="0" w:space="0" w:color="auto"/>
          </w:divBdr>
        </w:div>
        <w:div w:id="1770395109">
          <w:marLeft w:val="480"/>
          <w:marRight w:val="0"/>
          <w:marTop w:val="0"/>
          <w:marBottom w:val="0"/>
          <w:divBdr>
            <w:top w:val="none" w:sz="0" w:space="0" w:color="auto"/>
            <w:left w:val="none" w:sz="0" w:space="0" w:color="auto"/>
            <w:bottom w:val="none" w:sz="0" w:space="0" w:color="auto"/>
            <w:right w:val="none" w:sz="0" w:space="0" w:color="auto"/>
          </w:divBdr>
        </w:div>
        <w:div w:id="305740955">
          <w:marLeft w:val="480"/>
          <w:marRight w:val="0"/>
          <w:marTop w:val="0"/>
          <w:marBottom w:val="0"/>
          <w:divBdr>
            <w:top w:val="none" w:sz="0" w:space="0" w:color="auto"/>
            <w:left w:val="none" w:sz="0" w:space="0" w:color="auto"/>
            <w:bottom w:val="none" w:sz="0" w:space="0" w:color="auto"/>
            <w:right w:val="none" w:sz="0" w:space="0" w:color="auto"/>
          </w:divBdr>
        </w:div>
        <w:div w:id="569847906">
          <w:marLeft w:val="480"/>
          <w:marRight w:val="0"/>
          <w:marTop w:val="0"/>
          <w:marBottom w:val="0"/>
          <w:divBdr>
            <w:top w:val="none" w:sz="0" w:space="0" w:color="auto"/>
            <w:left w:val="none" w:sz="0" w:space="0" w:color="auto"/>
            <w:bottom w:val="none" w:sz="0" w:space="0" w:color="auto"/>
            <w:right w:val="none" w:sz="0" w:space="0" w:color="auto"/>
          </w:divBdr>
        </w:div>
        <w:div w:id="682633775">
          <w:marLeft w:val="480"/>
          <w:marRight w:val="0"/>
          <w:marTop w:val="0"/>
          <w:marBottom w:val="0"/>
          <w:divBdr>
            <w:top w:val="none" w:sz="0" w:space="0" w:color="auto"/>
            <w:left w:val="none" w:sz="0" w:space="0" w:color="auto"/>
            <w:bottom w:val="none" w:sz="0" w:space="0" w:color="auto"/>
            <w:right w:val="none" w:sz="0" w:space="0" w:color="auto"/>
          </w:divBdr>
        </w:div>
        <w:div w:id="1635451193">
          <w:marLeft w:val="480"/>
          <w:marRight w:val="0"/>
          <w:marTop w:val="0"/>
          <w:marBottom w:val="0"/>
          <w:divBdr>
            <w:top w:val="none" w:sz="0" w:space="0" w:color="auto"/>
            <w:left w:val="none" w:sz="0" w:space="0" w:color="auto"/>
            <w:bottom w:val="none" w:sz="0" w:space="0" w:color="auto"/>
            <w:right w:val="none" w:sz="0" w:space="0" w:color="auto"/>
          </w:divBdr>
        </w:div>
      </w:divsChild>
    </w:div>
    <w:div w:id="2048751098">
      <w:bodyDiv w:val="1"/>
      <w:marLeft w:val="0"/>
      <w:marRight w:val="0"/>
      <w:marTop w:val="0"/>
      <w:marBottom w:val="0"/>
      <w:divBdr>
        <w:top w:val="none" w:sz="0" w:space="0" w:color="auto"/>
        <w:left w:val="none" w:sz="0" w:space="0" w:color="auto"/>
        <w:bottom w:val="none" w:sz="0" w:space="0" w:color="auto"/>
        <w:right w:val="none" w:sz="0" w:space="0" w:color="auto"/>
      </w:divBdr>
      <w:divsChild>
        <w:div w:id="15424274">
          <w:marLeft w:val="480"/>
          <w:marRight w:val="0"/>
          <w:marTop w:val="0"/>
          <w:marBottom w:val="0"/>
          <w:divBdr>
            <w:top w:val="none" w:sz="0" w:space="0" w:color="auto"/>
            <w:left w:val="none" w:sz="0" w:space="0" w:color="auto"/>
            <w:bottom w:val="none" w:sz="0" w:space="0" w:color="auto"/>
            <w:right w:val="none" w:sz="0" w:space="0" w:color="auto"/>
          </w:divBdr>
        </w:div>
        <w:div w:id="97255762">
          <w:marLeft w:val="480"/>
          <w:marRight w:val="0"/>
          <w:marTop w:val="0"/>
          <w:marBottom w:val="0"/>
          <w:divBdr>
            <w:top w:val="none" w:sz="0" w:space="0" w:color="auto"/>
            <w:left w:val="none" w:sz="0" w:space="0" w:color="auto"/>
            <w:bottom w:val="none" w:sz="0" w:space="0" w:color="auto"/>
            <w:right w:val="none" w:sz="0" w:space="0" w:color="auto"/>
          </w:divBdr>
        </w:div>
        <w:div w:id="121046072">
          <w:marLeft w:val="480"/>
          <w:marRight w:val="0"/>
          <w:marTop w:val="0"/>
          <w:marBottom w:val="0"/>
          <w:divBdr>
            <w:top w:val="none" w:sz="0" w:space="0" w:color="auto"/>
            <w:left w:val="none" w:sz="0" w:space="0" w:color="auto"/>
            <w:bottom w:val="none" w:sz="0" w:space="0" w:color="auto"/>
            <w:right w:val="none" w:sz="0" w:space="0" w:color="auto"/>
          </w:divBdr>
        </w:div>
        <w:div w:id="178813391">
          <w:marLeft w:val="480"/>
          <w:marRight w:val="0"/>
          <w:marTop w:val="0"/>
          <w:marBottom w:val="0"/>
          <w:divBdr>
            <w:top w:val="none" w:sz="0" w:space="0" w:color="auto"/>
            <w:left w:val="none" w:sz="0" w:space="0" w:color="auto"/>
            <w:bottom w:val="none" w:sz="0" w:space="0" w:color="auto"/>
            <w:right w:val="none" w:sz="0" w:space="0" w:color="auto"/>
          </w:divBdr>
        </w:div>
        <w:div w:id="187063371">
          <w:marLeft w:val="480"/>
          <w:marRight w:val="0"/>
          <w:marTop w:val="0"/>
          <w:marBottom w:val="0"/>
          <w:divBdr>
            <w:top w:val="none" w:sz="0" w:space="0" w:color="auto"/>
            <w:left w:val="none" w:sz="0" w:space="0" w:color="auto"/>
            <w:bottom w:val="none" w:sz="0" w:space="0" w:color="auto"/>
            <w:right w:val="none" w:sz="0" w:space="0" w:color="auto"/>
          </w:divBdr>
        </w:div>
        <w:div w:id="191380163">
          <w:marLeft w:val="480"/>
          <w:marRight w:val="0"/>
          <w:marTop w:val="0"/>
          <w:marBottom w:val="0"/>
          <w:divBdr>
            <w:top w:val="none" w:sz="0" w:space="0" w:color="auto"/>
            <w:left w:val="none" w:sz="0" w:space="0" w:color="auto"/>
            <w:bottom w:val="none" w:sz="0" w:space="0" w:color="auto"/>
            <w:right w:val="none" w:sz="0" w:space="0" w:color="auto"/>
          </w:divBdr>
        </w:div>
        <w:div w:id="242836204">
          <w:marLeft w:val="480"/>
          <w:marRight w:val="0"/>
          <w:marTop w:val="0"/>
          <w:marBottom w:val="0"/>
          <w:divBdr>
            <w:top w:val="none" w:sz="0" w:space="0" w:color="auto"/>
            <w:left w:val="none" w:sz="0" w:space="0" w:color="auto"/>
            <w:bottom w:val="none" w:sz="0" w:space="0" w:color="auto"/>
            <w:right w:val="none" w:sz="0" w:space="0" w:color="auto"/>
          </w:divBdr>
        </w:div>
        <w:div w:id="247614157">
          <w:marLeft w:val="480"/>
          <w:marRight w:val="0"/>
          <w:marTop w:val="0"/>
          <w:marBottom w:val="0"/>
          <w:divBdr>
            <w:top w:val="none" w:sz="0" w:space="0" w:color="auto"/>
            <w:left w:val="none" w:sz="0" w:space="0" w:color="auto"/>
            <w:bottom w:val="none" w:sz="0" w:space="0" w:color="auto"/>
            <w:right w:val="none" w:sz="0" w:space="0" w:color="auto"/>
          </w:divBdr>
        </w:div>
        <w:div w:id="264655960">
          <w:marLeft w:val="480"/>
          <w:marRight w:val="0"/>
          <w:marTop w:val="0"/>
          <w:marBottom w:val="0"/>
          <w:divBdr>
            <w:top w:val="none" w:sz="0" w:space="0" w:color="auto"/>
            <w:left w:val="none" w:sz="0" w:space="0" w:color="auto"/>
            <w:bottom w:val="none" w:sz="0" w:space="0" w:color="auto"/>
            <w:right w:val="none" w:sz="0" w:space="0" w:color="auto"/>
          </w:divBdr>
        </w:div>
        <w:div w:id="285089001">
          <w:marLeft w:val="480"/>
          <w:marRight w:val="0"/>
          <w:marTop w:val="0"/>
          <w:marBottom w:val="0"/>
          <w:divBdr>
            <w:top w:val="none" w:sz="0" w:space="0" w:color="auto"/>
            <w:left w:val="none" w:sz="0" w:space="0" w:color="auto"/>
            <w:bottom w:val="none" w:sz="0" w:space="0" w:color="auto"/>
            <w:right w:val="none" w:sz="0" w:space="0" w:color="auto"/>
          </w:divBdr>
        </w:div>
        <w:div w:id="315574055">
          <w:marLeft w:val="480"/>
          <w:marRight w:val="0"/>
          <w:marTop w:val="0"/>
          <w:marBottom w:val="0"/>
          <w:divBdr>
            <w:top w:val="none" w:sz="0" w:space="0" w:color="auto"/>
            <w:left w:val="none" w:sz="0" w:space="0" w:color="auto"/>
            <w:bottom w:val="none" w:sz="0" w:space="0" w:color="auto"/>
            <w:right w:val="none" w:sz="0" w:space="0" w:color="auto"/>
          </w:divBdr>
        </w:div>
        <w:div w:id="330303423">
          <w:marLeft w:val="480"/>
          <w:marRight w:val="0"/>
          <w:marTop w:val="0"/>
          <w:marBottom w:val="0"/>
          <w:divBdr>
            <w:top w:val="none" w:sz="0" w:space="0" w:color="auto"/>
            <w:left w:val="none" w:sz="0" w:space="0" w:color="auto"/>
            <w:bottom w:val="none" w:sz="0" w:space="0" w:color="auto"/>
            <w:right w:val="none" w:sz="0" w:space="0" w:color="auto"/>
          </w:divBdr>
        </w:div>
        <w:div w:id="362945542">
          <w:marLeft w:val="480"/>
          <w:marRight w:val="0"/>
          <w:marTop w:val="0"/>
          <w:marBottom w:val="0"/>
          <w:divBdr>
            <w:top w:val="none" w:sz="0" w:space="0" w:color="auto"/>
            <w:left w:val="none" w:sz="0" w:space="0" w:color="auto"/>
            <w:bottom w:val="none" w:sz="0" w:space="0" w:color="auto"/>
            <w:right w:val="none" w:sz="0" w:space="0" w:color="auto"/>
          </w:divBdr>
        </w:div>
        <w:div w:id="410614943">
          <w:marLeft w:val="480"/>
          <w:marRight w:val="0"/>
          <w:marTop w:val="0"/>
          <w:marBottom w:val="0"/>
          <w:divBdr>
            <w:top w:val="none" w:sz="0" w:space="0" w:color="auto"/>
            <w:left w:val="none" w:sz="0" w:space="0" w:color="auto"/>
            <w:bottom w:val="none" w:sz="0" w:space="0" w:color="auto"/>
            <w:right w:val="none" w:sz="0" w:space="0" w:color="auto"/>
          </w:divBdr>
        </w:div>
        <w:div w:id="471869708">
          <w:marLeft w:val="480"/>
          <w:marRight w:val="0"/>
          <w:marTop w:val="0"/>
          <w:marBottom w:val="0"/>
          <w:divBdr>
            <w:top w:val="none" w:sz="0" w:space="0" w:color="auto"/>
            <w:left w:val="none" w:sz="0" w:space="0" w:color="auto"/>
            <w:bottom w:val="none" w:sz="0" w:space="0" w:color="auto"/>
            <w:right w:val="none" w:sz="0" w:space="0" w:color="auto"/>
          </w:divBdr>
        </w:div>
        <w:div w:id="495729941">
          <w:marLeft w:val="480"/>
          <w:marRight w:val="0"/>
          <w:marTop w:val="0"/>
          <w:marBottom w:val="0"/>
          <w:divBdr>
            <w:top w:val="none" w:sz="0" w:space="0" w:color="auto"/>
            <w:left w:val="none" w:sz="0" w:space="0" w:color="auto"/>
            <w:bottom w:val="none" w:sz="0" w:space="0" w:color="auto"/>
            <w:right w:val="none" w:sz="0" w:space="0" w:color="auto"/>
          </w:divBdr>
        </w:div>
        <w:div w:id="526135782">
          <w:marLeft w:val="480"/>
          <w:marRight w:val="0"/>
          <w:marTop w:val="0"/>
          <w:marBottom w:val="0"/>
          <w:divBdr>
            <w:top w:val="none" w:sz="0" w:space="0" w:color="auto"/>
            <w:left w:val="none" w:sz="0" w:space="0" w:color="auto"/>
            <w:bottom w:val="none" w:sz="0" w:space="0" w:color="auto"/>
            <w:right w:val="none" w:sz="0" w:space="0" w:color="auto"/>
          </w:divBdr>
        </w:div>
        <w:div w:id="541287833">
          <w:marLeft w:val="480"/>
          <w:marRight w:val="0"/>
          <w:marTop w:val="0"/>
          <w:marBottom w:val="0"/>
          <w:divBdr>
            <w:top w:val="none" w:sz="0" w:space="0" w:color="auto"/>
            <w:left w:val="none" w:sz="0" w:space="0" w:color="auto"/>
            <w:bottom w:val="none" w:sz="0" w:space="0" w:color="auto"/>
            <w:right w:val="none" w:sz="0" w:space="0" w:color="auto"/>
          </w:divBdr>
        </w:div>
        <w:div w:id="581717827">
          <w:marLeft w:val="480"/>
          <w:marRight w:val="0"/>
          <w:marTop w:val="0"/>
          <w:marBottom w:val="0"/>
          <w:divBdr>
            <w:top w:val="none" w:sz="0" w:space="0" w:color="auto"/>
            <w:left w:val="none" w:sz="0" w:space="0" w:color="auto"/>
            <w:bottom w:val="none" w:sz="0" w:space="0" w:color="auto"/>
            <w:right w:val="none" w:sz="0" w:space="0" w:color="auto"/>
          </w:divBdr>
        </w:div>
        <w:div w:id="598950495">
          <w:marLeft w:val="480"/>
          <w:marRight w:val="0"/>
          <w:marTop w:val="0"/>
          <w:marBottom w:val="0"/>
          <w:divBdr>
            <w:top w:val="none" w:sz="0" w:space="0" w:color="auto"/>
            <w:left w:val="none" w:sz="0" w:space="0" w:color="auto"/>
            <w:bottom w:val="none" w:sz="0" w:space="0" w:color="auto"/>
            <w:right w:val="none" w:sz="0" w:space="0" w:color="auto"/>
          </w:divBdr>
        </w:div>
        <w:div w:id="638342879">
          <w:marLeft w:val="480"/>
          <w:marRight w:val="0"/>
          <w:marTop w:val="0"/>
          <w:marBottom w:val="0"/>
          <w:divBdr>
            <w:top w:val="none" w:sz="0" w:space="0" w:color="auto"/>
            <w:left w:val="none" w:sz="0" w:space="0" w:color="auto"/>
            <w:bottom w:val="none" w:sz="0" w:space="0" w:color="auto"/>
            <w:right w:val="none" w:sz="0" w:space="0" w:color="auto"/>
          </w:divBdr>
        </w:div>
        <w:div w:id="679040566">
          <w:marLeft w:val="480"/>
          <w:marRight w:val="0"/>
          <w:marTop w:val="0"/>
          <w:marBottom w:val="0"/>
          <w:divBdr>
            <w:top w:val="none" w:sz="0" w:space="0" w:color="auto"/>
            <w:left w:val="none" w:sz="0" w:space="0" w:color="auto"/>
            <w:bottom w:val="none" w:sz="0" w:space="0" w:color="auto"/>
            <w:right w:val="none" w:sz="0" w:space="0" w:color="auto"/>
          </w:divBdr>
        </w:div>
        <w:div w:id="702292281">
          <w:marLeft w:val="480"/>
          <w:marRight w:val="0"/>
          <w:marTop w:val="0"/>
          <w:marBottom w:val="0"/>
          <w:divBdr>
            <w:top w:val="none" w:sz="0" w:space="0" w:color="auto"/>
            <w:left w:val="none" w:sz="0" w:space="0" w:color="auto"/>
            <w:bottom w:val="none" w:sz="0" w:space="0" w:color="auto"/>
            <w:right w:val="none" w:sz="0" w:space="0" w:color="auto"/>
          </w:divBdr>
        </w:div>
        <w:div w:id="758209923">
          <w:marLeft w:val="480"/>
          <w:marRight w:val="0"/>
          <w:marTop w:val="0"/>
          <w:marBottom w:val="0"/>
          <w:divBdr>
            <w:top w:val="none" w:sz="0" w:space="0" w:color="auto"/>
            <w:left w:val="none" w:sz="0" w:space="0" w:color="auto"/>
            <w:bottom w:val="none" w:sz="0" w:space="0" w:color="auto"/>
            <w:right w:val="none" w:sz="0" w:space="0" w:color="auto"/>
          </w:divBdr>
        </w:div>
        <w:div w:id="769550965">
          <w:marLeft w:val="480"/>
          <w:marRight w:val="0"/>
          <w:marTop w:val="0"/>
          <w:marBottom w:val="0"/>
          <w:divBdr>
            <w:top w:val="none" w:sz="0" w:space="0" w:color="auto"/>
            <w:left w:val="none" w:sz="0" w:space="0" w:color="auto"/>
            <w:bottom w:val="none" w:sz="0" w:space="0" w:color="auto"/>
            <w:right w:val="none" w:sz="0" w:space="0" w:color="auto"/>
          </w:divBdr>
        </w:div>
        <w:div w:id="785587997">
          <w:marLeft w:val="480"/>
          <w:marRight w:val="0"/>
          <w:marTop w:val="0"/>
          <w:marBottom w:val="0"/>
          <w:divBdr>
            <w:top w:val="none" w:sz="0" w:space="0" w:color="auto"/>
            <w:left w:val="none" w:sz="0" w:space="0" w:color="auto"/>
            <w:bottom w:val="none" w:sz="0" w:space="0" w:color="auto"/>
            <w:right w:val="none" w:sz="0" w:space="0" w:color="auto"/>
          </w:divBdr>
        </w:div>
        <w:div w:id="794710996">
          <w:marLeft w:val="480"/>
          <w:marRight w:val="0"/>
          <w:marTop w:val="0"/>
          <w:marBottom w:val="0"/>
          <w:divBdr>
            <w:top w:val="none" w:sz="0" w:space="0" w:color="auto"/>
            <w:left w:val="none" w:sz="0" w:space="0" w:color="auto"/>
            <w:bottom w:val="none" w:sz="0" w:space="0" w:color="auto"/>
            <w:right w:val="none" w:sz="0" w:space="0" w:color="auto"/>
          </w:divBdr>
        </w:div>
        <w:div w:id="854222760">
          <w:marLeft w:val="480"/>
          <w:marRight w:val="0"/>
          <w:marTop w:val="0"/>
          <w:marBottom w:val="0"/>
          <w:divBdr>
            <w:top w:val="none" w:sz="0" w:space="0" w:color="auto"/>
            <w:left w:val="none" w:sz="0" w:space="0" w:color="auto"/>
            <w:bottom w:val="none" w:sz="0" w:space="0" w:color="auto"/>
            <w:right w:val="none" w:sz="0" w:space="0" w:color="auto"/>
          </w:divBdr>
        </w:div>
        <w:div w:id="871844051">
          <w:marLeft w:val="480"/>
          <w:marRight w:val="0"/>
          <w:marTop w:val="0"/>
          <w:marBottom w:val="0"/>
          <w:divBdr>
            <w:top w:val="none" w:sz="0" w:space="0" w:color="auto"/>
            <w:left w:val="none" w:sz="0" w:space="0" w:color="auto"/>
            <w:bottom w:val="none" w:sz="0" w:space="0" w:color="auto"/>
            <w:right w:val="none" w:sz="0" w:space="0" w:color="auto"/>
          </w:divBdr>
        </w:div>
        <w:div w:id="878280320">
          <w:marLeft w:val="480"/>
          <w:marRight w:val="0"/>
          <w:marTop w:val="0"/>
          <w:marBottom w:val="0"/>
          <w:divBdr>
            <w:top w:val="none" w:sz="0" w:space="0" w:color="auto"/>
            <w:left w:val="none" w:sz="0" w:space="0" w:color="auto"/>
            <w:bottom w:val="none" w:sz="0" w:space="0" w:color="auto"/>
            <w:right w:val="none" w:sz="0" w:space="0" w:color="auto"/>
          </w:divBdr>
        </w:div>
        <w:div w:id="887455370">
          <w:marLeft w:val="480"/>
          <w:marRight w:val="0"/>
          <w:marTop w:val="0"/>
          <w:marBottom w:val="0"/>
          <w:divBdr>
            <w:top w:val="none" w:sz="0" w:space="0" w:color="auto"/>
            <w:left w:val="none" w:sz="0" w:space="0" w:color="auto"/>
            <w:bottom w:val="none" w:sz="0" w:space="0" w:color="auto"/>
            <w:right w:val="none" w:sz="0" w:space="0" w:color="auto"/>
          </w:divBdr>
        </w:div>
        <w:div w:id="901259701">
          <w:marLeft w:val="480"/>
          <w:marRight w:val="0"/>
          <w:marTop w:val="0"/>
          <w:marBottom w:val="0"/>
          <w:divBdr>
            <w:top w:val="none" w:sz="0" w:space="0" w:color="auto"/>
            <w:left w:val="none" w:sz="0" w:space="0" w:color="auto"/>
            <w:bottom w:val="none" w:sz="0" w:space="0" w:color="auto"/>
            <w:right w:val="none" w:sz="0" w:space="0" w:color="auto"/>
          </w:divBdr>
        </w:div>
        <w:div w:id="939530892">
          <w:marLeft w:val="480"/>
          <w:marRight w:val="0"/>
          <w:marTop w:val="0"/>
          <w:marBottom w:val="0"/>
          <w:divBdr>
            <w:top w:val="none" w:sz="0" w:space="0" w:color="auto"/>
            <w:left w:val="none" w:sz="0" w:space="0" w:color="auto"/>
            <w:bottom w:val="none" w:sz="0" w:space="0" w:color="auto"/>
            <w:right w:val="none" w:sz="0" w:space="0" w:color="auto"/>
          </w:divBdr>
        </w:div>
        <w:div w:id="970210635">
          <w:marLeft w:val="480"/>
          <w:marRight w:val="0"/>
          <w:marTop w:val="0"/>
          <w:marBottom w:val="0"/>
          <w:divBdr>
            <w:top w:val="none" w:sz="0" w:space="0" w:color="auto"/>
            <w:left w:val="none" w:sz="0" w:space="0" w:color="auto"/>
            <w:bottom w:val="none" w:sz="0" w:space="0" w:color="auto"/>
            <w:right w:val="none" w:sz="0" w:space="0" w:color="auto"/>
          </w:divBdr>
        </w:div>
        <w:div w:id="1048383753">
          <w:marLeft w:val="480"/>
          <w:marRight w:val="0"/>
          <w:marTop w:val="0"/>
          <w:marBottom w:val="0"/>
          <w:divBdr>
            <w:top w:val="none" w:sz="0" w:space="0" w:color="auto"/>
            <w:left w:val="none" w:sz="0" w:space="0" w:color="auto"/>
            <w:bottom w:val="none" w:sz="0" w:space="0" w:color="auto"/>
            <w:right w:val="none" w:sz="0" w:space="0" w:color="auto"/>
          </w:divBdr>
        </w:div>
        <w:div w:id="1177113526">
          <w:marLeft w:val="480"/>
          <w:marRight w:val="0"/>
          <w:marTop w:val="0"/>
          <w:marBottom w:val="0"/>
          <w:divBdr>
            <w:top w:val="none" w:sz="0" w:space="0" w:color="auto"/>
            <w:left w:val="none" w:sz="0" w:space="0" w:color="auto"/>
            <w:bottom w:val="none" w:sz="0" w:space="0" w:color="auto"/>
            <w:right w:val="none" w:sz="0" w:space="0" w:color="auto"/>
          </w:divBdr>
        </w:div>
        <w:div w:id="1196425954">
          <w:marLeft w:val="480"/>
          <w:marRight w:val="0"/>
          <w:marTop w:val="0"/>
          <w:marBottom w:val="0"/>
          <w:divBdr>
            <w:top w:val="none" w:sz="0" w:space="0" w:color="auto"/>
            <w:left w:val="none" w:sz="0" w:space="0" w:color="auto"/>
            <w:bottom w:val="none" w:sz="0" w:space="0" w:color="auto"/>
            <w:right w:val="none" w:sz="0" w:space="0" w:color="auto"/>
          </w:divBdr>
        </w:div>
        <w:div w:id="1202521265">
          <w:marLeft w:val="480"/>
          <w:marRight w:val="0"/>
          <w:marTop w:val="0"/>
          <w:marBottom w:val="0"/>
          <w:divBdr>
            <w:top w:val="none" w:sz="0" w:space="0" w:color="auto"/>
            <w:left w:val="none" w:sz="0" w:space="0" w:color="auto"/>
            <w:bottom w:val="none" w:sz="0" w:space="0" w:color="auto"/>
            <w:right w:val="none" w:sz="0" w:space="0" w:color="auto"/>
          </w:divBdr>
        </w:div>
        <w:div w:id="1241208057">
          <w:marLeft w:val="480"/>
          <w:marRight w:val="0"/>
          <w:marTop w:val="0"/>
          <w:marBottom w:val="0"/>
          <w:divBdr>
            <w:top w:val="none" w:sz="0" w:space="0" w:color="auto"/>
            <w:left w:val="none" w:sz="0" w:space="0" w:color="auto"/>
            <w:bottom w:val="none" w:sz="0" w:space="0" w:color="auto"/>
            <w:right w:val="none" w:sz="0" w:space="0" w:color="auto"/>
          </w:divBdr>
        </w:div>
        <w:div w:id="1247959891">
          <w:marLeft w:val="480"/>
          <w:marRight w:val="0"/>
          <w:marTop w:val="0"/>
          <w:marBottom w:val="0"/>
          <w:divBdr>
            <w:top w:val="none" w:sz="0" w:space="0" w:color="auto"/>
            <w:left w:val="none" w:sz="0" w:space="0" w:color="auto"/>
            <w:bottom w:val="none" w:sz="0" w:space="0" w:color="auto"/>
            <w:right w:val="none" w:sz="0" w:space="0" w:color="auto"/>
          </w:divBdr>
        </w:div>
        <w:div w:id="1266115888">
          <w:marLeft w:val="480"/>
          <w:marRight w:val="0"/>
          <w:marTop w:val="0"/>
          <w:marBottom w:val="0"/>
          <w:divBdr>
            <w:top w:val="none" w:sz="0" w:space="0" w:color="auto"/>
            <w:left w:val="none" w:sz="0" w:space="0" w:color="auto"/>
            <w:bottom w:val="none" w:sz="0" w:space="0" w:color="auto"/>
            <w:right w:val="none" w:sz="0" w:space="0" w:color="auto"/>
          </w:divBdr>
        </w:div>
        <w:div w:id="1384907315">
          <w:marLeft w:val="480"/>
          <w:marRight w:val="0"/>
          <w:marTop w:val="0"/>
          <w:marBottom w:val="0"/>
          <w:divBdr>
            <w:top w:val="none" w:sz="0" w:space="0" w:color="auto"/>
            <w:left w:val="none" w:sz="0" w:space="0" w:color="auto"/>
            <w:bottom w:val="none" w:sz="0" w:space="0" w:color="auto"/>
            <w:right w:val="none" w:sz="0" w:space="0" w:color="auto"/>
          </w:divBdr>
        </w:div>
        <w:div w:id="1439444868">
          <w:marLeft w:val="480"/>
          <w:marRight w:val="0"/>
          <w:marTop w:val="0"/>
          <w:marBottom w:val="0"/>
          <w:divBdr>
            <w:top w:val="none" w:sz="0" w:space="0" w:color="auto"/>
            <w:left w:val="none" w:sz="0" w:space="0" w:color="auto"/>
            <w:bottom w:val="none" w:sz="0" w:space="0" w:color="auto"/>
            <w:right w:val="none" w:sz="0" w:space="0" w:color="auto"/>
          </w:divBdr>
        </w:div>
        <w:div w:id="1556814255">
          <w:marLeft w:val="480"/>
          <w:marRight w:val="0"/>
          <w:marTop w:val="0"/>
          <w:marBottom w:val="0"/>
          <w:divBdr>
            <w:top w:val="none" w:sz="0" w:space="0" w:color="auto"/>
            <w:left w:val="none" w:sz="0" w:space="0" w:color="auto"/>
            <w:bottom w:val="none" w:sz="0" w:space="0" w:color="auto"/>
            <w:right w:val="none" w:sz="0" w:space="0" w:color="auto"/>
          </w:divBdr>
        </w:div>
        <w:div w:id="1577327873">
          <w:marLeft w:val="480"/>
          <w:marRight w:val="0"/>
          <w:marTop w:val="0"/>
          <w:marBottom w:val="0"/>
          <w:divBdr>
            <w:top w:val="none" w:sz="0" w:space="0" w:color="auto"/>
            <w:left w:val="none" w:sz="0" w:space="0" w:color="auto"/>
            <w:bottom w:val="none" w:sz="0" w:space="0" w:color="auto"/>
            <w:right w:val="none" w:sz="0" w:space="0" w:color="auto"/>
          </w:divBdr>
        </w:div>
        <w:div w:id="1580366312">
          <w:marLeft w:val="480"/>
          <w:marRight w:val="0"/>
          <w:marTop w:val="0"/>
          <w:marBottom w:val="0"/>
          <w:divBdr>
            <w:top w:val="none" w:sz="0" w:space="0" w:color="auto"/>
            <w:left w:val="none" w:sz="0" w:space="0" w:color="auto"/>
            <w:bottom w:val="none" w:sz="0" w:space="0" w:color="auto"/>
            <w:right w:val="none" w:sz="0" w:space="0" w:color="auto"/>
          </w:divBdr>
        </w:div>
        <w:div w:id="1703631822">
          <w:marLeft w:val="480"/>
          <w:marRight w:val="0"/>
          <w:marTop w:val="0"/>
          <w:marBottom w:val="0"/>
          <w:divBdr>
            <w:top w:val="none" w:sz="0" w:space="0" w:color="auto"/>
            <w:left w:val="none" w:sz="0" w:space="0" w:color="auto"/>
            <w:bottom w:val="none" w:sz="0" w:space="0" w:color="auto"/>
            <w:right w:val="none" w:sz="0" w:space="0" w:color="auto"/>
          </w:divBdr>
        </w:div>
        <w:div w:id="1764572974">
          <w:marLeft w:val="480"/>
          <w:marRight w:val="0"/>
          <w:marTop w:val="0"/>
          <w:marBottom w:val="0"/>
          <w:divBdr>
            <w:top w:val="none" w:sz="0" w:space="0" w:color="auto"/>
            <w:left w:val="none" w:sz="0" w:space="0" w:color="auto"/>
            <w:bottom w:val="none" w:sz="0" w:space="0" w:color="auto"/>
            <w:right w:val="none" w:sz="0" w:space="0" w:color="auto"/>
          </w:divBdr>
        </w:div>
        <w:div w:id="1784033232">
          <w:marLeft w:val="480"/>
          <w:marRight w:val="0"/>
          <w:marTop w:val="0"/>
          <w:marBottom w:val="0"/>
          <w:divBdr>
            <w:top w:val="none" w:sz="0" w:space="0" w:color="auto"/>
            <w:left w:val="none" w:sz="0" w:space="0" w:color="auto"/>
            <w:bottom w:val="none" w:sz="0" w:space="0" w:color="auto"/>
            <w:right w:val="none" w:sz="0" w:space="0" w:color="auto"/>
          </w:divBdr>
        </w:div>
        <w:div w:id="1799374409">
          <w:marLeft w:val="480"/>
          <w:marRight w:val="0"/>
          <w:marTop w:val="0"/>
          <w:marBottom w:val="0"/>
          <w:divBdr>
            <w:top w:val="none" w:sz="0" w:space="0" w:color="auto"/>
            <w:left w:val="none" w:sz="0" w:space="0" w:color="auto"/>
            <w:bottom w:val="none" w:sz="0" w:space="0" w:color="auto"/>
            <w:right w:val="none" w:sz="0" w:space="0" w:color="auto"/>
          </w:divBdr>
        </w:div>
        <w:div w:id="1845319590">
          <w:marLeft w:val="480"/>
          <w:marRight w:val="0"/>
          <w:marTop w:val="0"/>
          <w:marBottom w:val="0"/>
          <w:divBdr>
            <w:top w:val="none" w:sz="0" w:space="0" w:color="auto"/>
            <w:left w:val="none" w:sz="0" w:space="0" w:color="auto"/>
            <w:bottom w:val="none" w:sz="0" w:space="0" w:color="auto"/>
            <w:right w:val="none" w:sz="0" w:space="0" w:color="auto"/>
          </w:divBdr>
        </w:div>
        <w:div w:id="1850366379">
          <w:marLeft w:val="480"/>
          <w:marRight w:val="0"/>
          <w:marTop w:val="0"/>
          <w:marBottom w:val="0"/>
          <w:divBdr>
            <w:top w:val="none" w:sz="0" w:space="0" w:color="auto"/>
            <w:left w:val="none" w:sz="0" w:space="0" w:color="auto"/>
            <w:bottom w:val="none" w:sz="0" w:space="0" w:color="auto"/>
            <w:right w:val="none" w:sz="0" w:space="0" w:color="auto"/>
          </w:divBdr>
        </w:div>
        <w:div w:id="1855148662">
          <w:marLeft w:val="480"/>
          <w:marRight w:val="0"/>
          <w:marTop w:val="0"/>
          <w:marBottom w:val="0"/>
          <w:divBdr>
            <w:top w:val="none" w:sz="0" w:space="0" w:color="auto"/>
            <w:left w:val="none" w:sz="0" w:space="0" w:color="auto"/>
            <w:bottom w:val="none" w:sz="0" w:space="0" w:color="auto"/>
            <w:right w:val="none" w:sz="0" w:space="0" w:color="auto"/>
          </w:divBdr>
        </w:div>
        <w:div w:id="1916040551">
          <w:marLeft w:val="480"/>
          <w:marRight w:val="0"/>
          <w:marTop w:val="0"/>
          <w:marBottom w:val="0"/>
          <w:divBdr>
            <w:top w:val="none" w:sz="0" w:space="0" w:color="auto"/>
            <w:left w:val="none" w:sz="0" w:space="0" w:color="auto"/>
            <w:bottom w:val="none" w:sz="0" w:space="0" w:color="auto"/>
            <w:right w:val="none" w:sz="0" w:space="0" w:color="auto"/>
          </w:divBdr>
        </w:div>
        <w:div w:id="1932932606">
          <w:marLeft w:val="480"/>
          <w:marRight w:val="0"/>
          <w:marTop w:val="0"/>
          <w:marBottom w:val="0"/>
          <w:divBdr>
            <w:top w:val="none" w:sz="0" w:space="0" w:color="auto"/>
            <w:left w:val="none" w:sz="0" w:space="0" w:color="auto"/>
            <w:bottom w:val="none" w:sz="0" w:space="0" w:color="auto"/>
            <w:right w:val="none" w:sz="0" w:space="0" w:color="auto"/>
          </w:divBdr>
        </w:div>
        <w:div w:id="1934821170">
          <w:marLeft w:val="480"/>
          <w:marRight w:val="0"/>
          <w:marTop w:val="0"/>
          <w:marBottom w:val="0"/>
          <w:divBdr>
            <w:top w:val="none" w:sz="0" w:space="0" w:color="auto"/>
            <w:left w:val="none" w:sz="0" w:space="0" w:color="auto"/>
            <w:bottom w:val="none" w:sz="0" w:space="0" w:color="auto"/>
            <w:right w:val="none" w:sz="0" w:space="0" w:color="auto"/>
          </w:divBdr>
        </w:div>
        <w:div w:id="1944679228">
          <w:marLeft w:val="480"/>
          <w:marRight w:val="0"/>
          <w:marTop w:val="0"/>
          <w:marBottom w:val="0"/>
          <w:divBdr>
            <w:top w:val="none" w:sz="0" w:space="0" w:color="auto"/>
            <w:left w:val="none" w:sz="0" w:space="0" w:color="auto"/>
            <w:bottom w:val="none" w:sz="0" w:space="0" w:color="auto"/>
            <w:right w:val="none" w:sz="0" w:space="0" w:color="auto"/>
          </w:divBdr>
        </w:div>
        <w:div w:id="1946038534">
          <w:marLeft w:val="480"/>
          <w:marRight w:val="0"/>
          <w:marTop w:val="0"/>
          <w:marBottom w:val="0"/>
          <w:divBdr>
            <w:top w:val="none" w:sz="0" w:space="0" w:color="auto"/>
            <w:left w:val="none" w:sz="0" w:space="0" w:color="auto"/>
            <w:bottom w:val="none" w:sz="0" w:space="0" w:color="auto"/>
            <w:right w:val="none" w:sz="0" w:space="0" w:color="auto"/>
          </w:divBdr>
        </w:div>
        <w:div w:id="1985893628">
          <w:marLeft w:val="480"/>
          <w:marRight w:val="0"/>
          <w:marTop w:val="0"/>
          <w:marBottom w:val="0"/>
          <w:divBdr>
            <w:top w:val="none" w:sz="0" w:space="0" w:color="auto"/>
            <w:left w:val="none" w:sz="0" w:space="0" w:color="auto"/>
            <w:bottom w:val="none" w:sz="0" w:space="0" w:color="auto"/>
            <w:right w:val="none" w:sz="0" w:space="0" w:color="auto"/>
          </w:divBdr>
        </w:div>
        <w:div w:id="1997683650">
          <w:marLeft w:val="480"/>
          <w:marRight w:val="0"/>
          <w:marTop w:val="0"/>
          <w:marBottom w:val="0"/>
          <w:divBdr>
            <w:top w:val="none" w:sz="0" w:space="0" w:color="auto"/>
            <w:left w:val="none" w:sz="0" w:space="0" w:color="auto"/>
            <w:bottom w:val="none" w:sz="0" w:space="0" w:color="auto"/>
            <w:right w:val="none" w:sz="0" w:space="0" w:color="auto"/>
          </w:divBdr>
        </w:div>
        <w:div w:id="2005161108">
          <w:marLeft w:val="480"/>
          <w:marRight w:val="0"/>
          <w:marTop w:val="0"/>
          <w:marBottom w:val="0"/>
          <w:divBdr>
            <w:top w:val="none" w:sz="0" w:space="0" w:color="auto"/>
            <w:left w:val="none" w:sz="0" w:space="0" w:color="auto"/>
            <w:bottom w:val="none" w:sz="0" w:space="0" w:color="auto"/>
            <w:right w:val="none" w:sz="0" w:space="0" w:color="auto"/>
          </w:divBdr>
        </w:div>
        <w:div w:id="2046907397">
          <w:marLeft w:val="480"/>
          <w:marRight w:val="0"/>
          <w:marTop w:val="0"/>
          <w:marBottom w:val="0"/>
          <w:divBdr>
            <w:top w:val="none" w:sz="0" w:space="0" w:color="auto"/>
            <w:left w:val="none" w:sz="0" w:space="0" w:color="auto"/>
            <w:bottom w:val="none" w:sz="0" w:space="0" w:color="auto"/>
            <w:right w:val="none" w:sz="0" w:space="0" w:color="auto"/>
          </w:divBdr>
        </w:div>
        <w:div w:id="2055616290">
          <w:marLeft w:val="480"/>
          <w:marRight w:val="0"/>
          <w:marTop w:val="0"/>
          <w:marBottom w:val="0"/>
          <w:divBdr>
            <w:top w:val="none" w:sz="0" w:space="0" w:color="auto"/>
            <w:left w:val="none" w:sz="0" w:space="0" w:color="auto"/>
            <w:bottom w:val="none" w:sz="0" w:space="0" w:color="auto"/>
            <w:right w:val="none" w:sz="0" w:space="0" w:color="auto"/>
          </w:divBdr>
        </w:div>
        <w:div w:id="2080863193">
          <w:marLeft w:val="480"/>
          <w:marRight w:val="0"/>
          <w:marTop w:val="0"/>
          <w:marBottom w:val="0"/>
          <w:divBdr>
            <w:top w:val="none" w:sz="0" w:space="0" w:color="auto"/>
            <w:left w:val="none" w:sz="0" w:space="0" w:color="auto"/>
            <w:bottom w:val="none" w:sz="0" w:space="0" w:color="auto"/>
            <w:right w:val="none" w:sz="0" w:space="0" w:color="auto"/>
          </w:divBdr>
        </w:div>
      </w:divsChild>
    </w:div>
    <w:div w:id="2050379276">
      <w:bodyDiv w:val="1"/>
      <w:marLeft w:val="0"/>
      <w:marRight w:val="0"/>
      <w:marTop w:val="0"/>
      <w:marBottom w:val="0"/>
      <w:divBdr>
        <w:top w:val="none" w:sz="0" w:space="0" w:color="auto"/>
        <w:left w:val="none" w:sz="0" w:space="0" w:color="auto"/>
        <w:bottom w:val="none" w:sz="0" w:space="0" w:color="auto"/>
        <w:right w:val="none" w:sz="0" w:space="0" w:color="auto"/>
      </w:divBdr>
      <w:divsChild>
        <w:div w:id="8408315">
          <w:marLeft w:val="480"/>
          <w:marRight w:val="0"/>
          <w:marTop w:val="0"/>
          <w:marBottom w:val="0"/>
          <w:divBdr>
            <w:top w:val="none" w:sz="0" w:space="0" w:color="auto"/>
            <w:left w:val="none" w:sz="0" w:space="0" w:color="auto"/>
            <w:bottom w:val="none" w:sz="0" w:space="0" w:color="auto"/>
            <w:right w:val="none" w:sz="0" w:space="0" w:color="auto"/>
          </w:divBdr>
        </w:div>
        <w:div w:id="36514343">
          <w:marLeft w:val="480"/>
          <w:marRight w:val="0"/>
          <w:marTop w:val="0"/>
          <w:marBottom w:val="0"/>
          <w:divBdr>
            <w:top w:val="none" w:sz="0" w:space="0" w:color="auto"/>
            <w:left w:val="none" w:sz="0" w:space="0" w:color="auto"/>
            <w:bottom w:val="none" w:sz="0" w:space="0" w:color="auto"/>
            <w:right w:val="none" w:sz="0" w:space="0" w:color="auto"/>
          </w:divBdr>
        </w:div>
        <w:div w:id="58597521">
          <w:marLeft w:val="480"/>
          <w:marRight w:val="0"/>
          <w:marTop w:val="0"/>
          <w:marBottom w:val="0"/>
          <w:divBdr>
            <w:top w:val="none" w:sz="0" w:space="0" w:color="auto"/>
            <w:left w:val="none" w:sz="0" w:space="0" w:color="auto"/>
            <w:bottom w:val="none" w:sz="0" w:space="0" w:color="auto"/>
            <w:right w:val="none" w:sz="0" w:space="0" w:color="auto"/>
          </w:divBdr>
        </w:div>
        <w:div w:id="71659310">
          <w:marLeft w:val="480"/>
          <w:marRight w:val="0"/>
          <w:marTop w:val="0"/>
          <w:marBottom w:val="0"/>
          <w:divBdr>
            <w:top w:val="none" w:sz="0" w:space="0" w:color="auto"/>
            <w:left w:val="none" w:sz="0" w:space="0" w:color="auto"/>
            <w:bottom w:val="none" w:sz="0" w:space="0" w:color="auto"/>
            <w:right w:val="none" w:sz="0" w:space="0" w:color="auto"/>
          </w:divBdr>
        </w:div>
        <w:div w:id="78723832">
          <w:marLeft w:val="480"/>
          <w:marRight w:val="0"/>
          <w:marTop w:val="0"/>
          <w:marBottom w:val="0"/>
          <w:divBdr>
            <w:top w:val="none" w:sz="0" w:space="0" w:color="auto"/>
            <w:left w:val="none" w:sz="0" w:space="0" w:color="auto"/>
            <w:bottom w:val="none" w:sz="0" w:space="0" w:color="auto"/>
            <w:right w:val="none" w:sz="0" w:space="0" w:color="auto"/>
          </w:divBdr>
        </w:div>
        <w:div w:id="136069152">
          <w:marLeft w:val="480"/>
          <w:marRight w:val="0"/>
          <w:marTop w:val="0"/>
          <w:marBottom w:val="0"/>
          <w:divBdr>
            <w:top w:val="none" w:sz="0" w:space="0" w:color="auto"/>
            <w:left w:val="none" w:sz="0" w:space="0" w:color="auto"/>
            <w:bottom w:val="none" w:sz="0" w:space="0" w:color="auto"/>
            <w:right w:val="none" w:sz="0" w:space="0" w:color="auto"/>
          </w:divBdr>
        </w:div>
        <w:div w:id="186987612">
          <w:marLeft w:val="480"/>
          <w:marRight w:val="0"/>
          <w:marTop w:val="0"/>
          <w:marBottom w:val="0"/>
          <w:divBdr>
            <w:top w:val="none" w:sz="0" w:space="0" w:color="auto"/>
            <w:left w:val="none" w:sz="0" w:space="0" w:color="auto"/>
            <w:bottom w:val="none" w:sz="0" w:space="0" w:color="auto"/>
            <w:right w:val="none" w:sz="0" w:space="0" w:color="auto"/>
          </w:divBdr>
        </w:div>
        <w:div w:id="188688435">
          <w:marLeft w:val="480"/>
          <w:marRight w:val="0"/>
          <w:marTop w:val="0"/>
          <w:marBottom w:val="0"/>
          <w:divBdr>
            <w:top w:val="none" w:sz="0" w:space="0" w:color="auto"/>
            <w:left w:val="none" w:sz="0" w:space="0" w:color="auto"/>
            <w:bottom w:val="none" w:sz="0" w:space="0" w:color="auto"/>
            <w:right w:val="none" w:sz="0" w:space="0" w:color="auto"/>
          </w:divBdr>
        </w:div>
        <w:div w:id="230041247">
          <w:marLeft w:val="480"/>
          <w:marRight w:val="0"/>
          <w:marTop w:val="0"/>
          <w:marBottom w:val="0"/>
          <w:divBdr>
            <w:top w:val="none" w:sz="0" w:space="0" w:color="auto"/>
            <w:left w:val="none" w:sz="0" w:space="0" w:color="auto"/>
            <w:bottom w:val="none" w:sz="0" w:space="0" w:color="auto"/>
            <w:right w:val="none" w:sz="0" w:space="0" w:color="auto"/>
          </w:divBdr>
        </w:div>
        <w:div w:id="250086944">
          <w:marLeft w:val="480"/>
          <w:marRight w:val="0"/>
          <w:marTop w:val="0"/>
          <w:marBottom w:val="0"/>
          <w:divBdr>
            <w:top w:val="none" w:sz="0" w:space="0" w:color="auto"/>
            <w:left w:val="none" w:sz="0" w:space="0" w:color="auto"/>
            <w:bottom w:val="none" w:sz="0" w:space="0" w:color="auto"/>
            <w:right w:val="none" w:sz="0" w:space="0" w:color="auto"/>
          </w:divBdr>
        </w:div>
        <w:div w:id="273177741">
          <w:marLeft w:val="480"/>
          <w:marRight w:val="0"/>
          <w:marTop w:val="0"/>
          <w:marBottom w:val="0"/>
          <w:divBdr>
            <w:top w:val="none" w:sz="0" w:space="0" w:color="auto"/>
            <w:left w:val="none" w:sz="0" w:space="0" w:color="auto"/>
            <w:bottom w:val="none" w:sz="0" w:space="0" w:color="auto"/>
            <w:right w:val="none" w:sz="0" w:space="0" w:color="auto"/>
          </w:divBdr>
        </w:div>
        <w:div w:id="287319598">
          <w:marLeft w:val="480"/>
          <w:marRight w:val="0"/>
          <w:marTop w:val="0"/>
          <w:marBottom w:val="0"/>
          <w:divBdr>
            <w:top w:val="none" w:sz="0" w:space="0" w:color="auto"/>
            <w:left w:val="none" w:sz="0" w:space="0" w:color="auto"/>
            <w:bottom w:val="none" w:sz="0" w:space="0" w:color="auto"/>
            <w:right w:val="none" w:sz="0" w:space="0" w:color="auto"/>
          </w:divBdr>
        </w:div>
        <w:div w:id="338777644">
          <w:marLeft w:val="480"/>
          <w:marRight w:val="0"/>
          <w:marTop w:val="0"/>
          <w:marBottom w:val="0"/>
          <w:divBdr>
            <w:top w:val="none" w:sz="0" w:space="0" w:color="auto"/>
            <w:left w:val="none" w:sz="0" w:space="0" w:color="auto"/>
            <w:bottom w:val="none" w:sz="0" w:space="0" w:color="auto"/>
            <w:right w:val="none" w:sz="0" w:space="0" w:color="auto"/>
          </w:divBdr>
        </w:div>
        <w:div w:id="373847919">
          <w:marLeft w:val="480"/>
          <w:marRight w:val="0"/>
          <w:marTop w:val="0"/>
          <w:marBottom w:val="0"/>
          <w:divBdr>
            <w:top w:val="none" w:sz="0" w:space="0" w:color="auto"/>
            <w:left w:val="none" w:sz="0" w:space="0" w:color="auto"/>
            <w:bottom w:val="none" w:sz="0" w:space="0" w:color="auto"/>
            <w:right w:val="none" w:sz="0" w:space="0" w:color="auto"/>
          </w:divBdr>
        </w:div>
        <w:div w:id="387265865">
          <w:marLeft w:val="480"/>
          <w:marRight w:val="0"/>
          <w:marTop w:val="0"/>
          <w:marBottom w:val="0"/>
          <w:divBdr>
            <w:top w:val="none" w:sz="0" w:space="0" w:color="auto"/>
            <w:left w:val="none" w:sz="0" w:space="0" w:color="auto"/>
            <w:bottom w:val="none" w:sz="0" w:space="0" w:color="auto"/>
            <w:right w:val="none" w:sz="0" w:space="0" w:color="auto"/>
          </w:divBdr>
        </w:div>
        <w:div w:id="397558999">
          <w:marLeft w:val="480"/>
          <w:marRight w:val="0"/>
          <w:marTop w:val="0"/>
          <w:marBottom w:val="0"/>
          <w:divBdr>
            <w:top w:val="none" w:sz="0" w:space="0" w:color="auto"/>
            <w:left w:val="none" w:sz="0" w:space="0" w:color="auto"/>
            <w:bottom w:val="none" w:sz="0" w:space="0" w:color="auto"/>
            <w:right w:val="none" w:sz="0" w:space="0" w:color="auto"/>
          </w:divBdr>
        </w:div>
        <w:div w:id="412706735">
          <w:marLeft w:val="480"/>
          <w:marRight w:val="0"/>
          <w:marTop w:val="0"/>
          <w:marBottom w:val="0"/>
          <w:divBdr>
            <w:top w:val="none" w:sz="0" w:space="0" w:color="auto"/>
            <w:left w:val="none" w:sz="0" w:space="0" w:color="auto"/>
            <w:bottom w:val="none" w:sz="0" w:space="0" w:color="auto"/>
            <w:right w:val="none" w:sz="0" w:space="0" w:color="auto"/>
          </w:divBdr>
        </w:div>
        <w:div w:id="419521211">
          <w:marLeft w:val="480"/>
          <w:marRight w:val="0"/>
          <w:marTop w:val="0"/>
          <w:marBottom w:val="0"/>
          <w:divBdr>
            <w:top w:val="none" w:sz="0" w:space="0" w:color="auto"/>
            <w:left w:val="none" w:sz="0" w:space="0" w:color="auto"/>
            <w:bottom w:val="none" w:sz="0" w:space="0" w:color="auto"/>
            <w:right w:val="none" w:sz="0" w:space="0" w:color="auto"/>
          </w:divBdr>
        </w:div>
        <w:div w:id="445580781">
          <w:marLeft w:val="480"/>
          <w:marRight w:val="0"/>
          <w:marTop w:val="0"/>
          <w:marBottom w:val="0"/>
          <w:divBdr>
            <w:top w:val="none" w:sz="0" w:space="0" w:color="auto"/>
            <w:left w:val="none" w:sz="0" w:space="0" w:color="auto"/>
            <w:bottom w:val="none" w:sz="0" w:space="0" w:color="auto"/>
            <w:right w:val="none" w:sz="0" w:space="0" w:color="auto"/>
          </w:divBdr>
        </w:div>
        <w:div w:id="500238534">
          <w:marLeft w:val="480"/>
          <w:marRight w:val="0"/>
          <w:marTop w:val="0"/>
          <w:marBottom w:val="0"/>
          <w:divBdr>
            <w:top w:val="none" w:sz="0" w:space="0" w:color="auto"/>
            <w:left w:val="none" w:sz="0" w:space="0" w:color="auto"/>
            <w:bottom w:val="none" w:sz="0" w:space="0" w:color="auto"/>
            <w:right w:val="none" w:sz="0" w:space="0" w:color="auto"/>
          </w:divBdr>
        </w:div>
        <w:div w:id="501505903">
          <w:marLeft w:val="480"/>
          <w:marRight w:val="0"/>
          <w:marTop w:val="0"/>
          <w:marBottom w:val="0"/>
          <w:divBdr>
            <w:top w:val="none" w:sz="0" w:space="0" w:color="auto"/>
            <w:left w:val="none" w:sz="0" w:space="0" w:color="auto"/>
            <w:bottom w:val="none" w:sz="0" w:space="0" w:color="auto"/>
            <w:right w:val="none" w:sz="0" w:space="0" w:color="auto"/>
          </w:divBdr>
        </w:div>
        <w:div w:id="523251578">
          <w:marLeft w:val="480"/>
          <w:marRight w:val="0"/>
          <w:marTop w:val="0"/>
          <w:marBottom w:val="0"/>
          <w:divBdr>
            <w:top w:val="none" w:sz="0" w:space="0" w:color="auto"/>
            <w:left w:val="none" w:sz="0" w:space="0" w:color="auto"/>
            <w:bottom w:val="none" w:sz="0" w:space="0" w:color="auto"/>
            <w:right w:val="none" w:sz="0" w:space="0" w:color="auto"/>
          </w:divBdr>
        </w:div>
        <w:div w:id="597104400">
          <w:marLeft w:val="480"/>
          <w:marRight w:val="0"/>
          <w:marTop w:val="0"/>
          <w:marBottom w:val="0"/>
          <w:divBdr>
            <w:top w:val="none" w:sz="0" w:space="0" w:color="auto"/>
            <w:left w:val="none" w:sz="0" w:space="0" w:color="auto"/>
            <w:bottom w:val="none" w:sz="0" w:space="0" w:color="auto"/>
            <w:right w:val="none" w:sz="0" w:space="0" w:color="auto"/>
          </w:divBdr>
        </w:div>
        <w:div w:id="599676942">
          <w:marLeft w:val="480"/>
          <w:marRight w:val="0"/>
          <w:marTop w:val="0"/>
          <w:marBottom w:val="0"/>
          <w:divBdr>
            <w:top w:val="none" w:sz="0" w:space="0" w:color="auto"/>
            <w:left w:val="none" w:sz="0" w:space="0" w:color="auto"/>
            <w:bottom w:val="none" w:sz="0" w:space="0" w:color="auto"/>
            <w:right w:val="none" w:sz="0" w:space="0" w:color="auto"/>
          </w:divBdr>
        </w:div>
        <w:div w:id="617108780">
          <w:marLeft w:val="480"/>
          <w:marRight w:val="0"/>
          <w:marTop w:val="0"/>
          <w:marBottom w:val="0"/>
          <w:divBdr>
            <w:top w:val="none" w:sz="0" w:space="0" w:color="auto"/>
            <w:left w:val="none" w:sz="0" w:space="0" w:color="auto"/>
            <w:bottom w:val="none" w:sz="0" w:space="0" w:color="auto"/>
            <w:right w:val="none" w:sz="0" w:space="0" w:color="auto"/>
          </w:divBdr>
        </w:div>
        <w:div w:id="735707546">
          <w:marLeft w:val="480"/>
          <w:marRight w:val="0"/>
          <w:marTop w:val="0"/>
          <w:marBottom w:val="0"/>
          <w:divBdr>
            <w:top w:val="none" w:sz="0" w:space="0" w:color="auto"/>
            <w:left w:val="none" w:sz="0" w:space="0" w:color="auto"/>
            <w:bottom w:val="none" w:sz="0" w:space="0" w:color="auto"/>
            <w:right w:val="none" w:sz="0" w:space="0" w:color="auto"/>
          </w:divBdr>
        </w:div>
        <w:div w:id="775179292">
          <w:marLeft w:val="480"/>
          <w:marRight w:val="0"/>
          <w:marTop w:val="0"/>
          <w:marBottom w:val="0"/>
          <w:divBdr>
            <w:top w:val="none" w:sz="0" w:space="0" w:color="auto"/>
            <w:left w:val="none" w:sz="0" w:space="0" w:color="auto"/>
            <w:bottom w:val="none" w:sz="0" w:space="0" w:color="auto"/>
            <w:right w:val="none" w:sz="0" w:space="0" w:color="auto"/>
          </w:divBdr>
        </w:div>
        <w:div w:id="775448780">
          <w:marLeft w:val="480"/>
          <w:marRight w:val="0"/>
          <w:marTop w:val="0"/>
          <w:marBottom w:val="0"/>
          <w:divBdr>
            <w:top w:val="none" w:sz="0" w:space="0" w:color="auto"/>
            <w:left w:val="none" w:sz="0" w:space="0" w:color="auto"/>
            <w:bottom w:val="none" w:sz="0" w:space="0" w:color="auto"/>
            <w:right w:val="none" w:sz="0" w:space="0" w:color="auto"/>
          </w:divBdr>
        </w:div>
        <w:div w:id="794373342">
          <w:marLeft w:val="480"/>
          <w:marRight w:val="0"/>
          <w:marTop w:val="0"/>
          <w:marBottom w:val="0"/>
          <w:divBdr>
            <w:top w:val="none" w:sz="0" w:space="0" w:color="auto"/>
            <w:left w:val="none" w:sz="0" w:space="0" w:color="auto"/>
            <w:bottom w:val="none" w:sz="0" w:space="0" w:color="auto"/>
            <w:right w:val="none" w:sz="0" w:space="0" w:color="auto"/>
          </w:divBdr>
        </w:div>
        <w:div w:id="900988945">
          <w:marLeft w:val="480"/>
          <w:marRight w:val="0"/>
          <w:marTop w:val="0"/>
          <w:marBottom w:val="0"/>
          <w:divBdr>
            <w:top w:val="none" w:sz="0" w:space="0" w:color="auto"/>
            <w:left w:val="none" w:sz="0" w:space="0" w:color="auto"/>
            <w:bottom w:val="none" w:sz="0" w:space="0" w:color="auto"/>
            <w:right w:val="none" w:sz="0" w:space="0" w:color="auto"/>
          </w:divBdr>
        </w:div>
        <w:div w:id="929892289">
          <w:marLeft w:val="480"/>
          <w:marRight w:val="0"/>
          <w:marTop w:val="0"/>
          <w:marBottom w:val="0"/>
          <w:divBdr>
            <w:top w:val="none" w:sz="0" w:space="0" w:color="auto"/>
            <w:left w:val="none" w:sz="0" w:space="0" w:color="auto"/>
            <w:bottom w:val="none" w:sz="0" w:space="0" w:color="auto"/>
            <w:right w:val="none" w:sz="0" w:space="0" w:color="auto"/>
          </w:divBdr>
        </w:div>
        <w:div w:id="946306018">
          <w:marLeft w:val="480"/>
          <w:marRight w:val="0"/>
          <w:marTop w:val="0"/>
          <w:marBottom w:val="0"/>
          <w:divBdr>
            <w:top w:val="none" w:sz="0" w:space="0" w:color="auto"/>
            <w:left w:val="none" w:sz="0" w:space="0" w:color="auto"/>
            <w:bottom w:val="none" w:sz="0" w:space="0" w:color="auto"/>
            <w:right w:val="none" w:sz="0" w:space="0" w:color="auto"/>
          </w:divBdr>
        </w:div>
        <w:div w:id="949124396">
          <w:marLeft w:val="480"/>
          <w:marRight w:val="0"/>
          <w:marTop w:val="0"/>
          <w:marBottom w:val="0"/>
          <w:divBdr>
            <w:top w:val="none" w:sz="0" w:space="0" w:color="auto"/>
            <w:left w:val="none" w:sz="0" w:space="0" w:color="auto"/>
            <w:bottom w:val="none" w:sz="0" w:space="0" w:color="auto"/>
            <w:right w:val="none" w:sz="0" w:space="0" w:color="auto"/>
          </w:divBdr>
        </w:div>
        <w:div w:id="986008731">
          <w:marLeft w:val="480"/>
          <w:marRight w:val="0"/>
          <w:marTop w:val="0"/>
          <w:marBottom w:val="0"/>
          <w:divBdr>
            <w:top w:val="none" w:sz="0" w:space="0" w:color="auto"/>
            <w:left w:val="none" w:sz="0" w:space="0" w:color="auto"/>
            <w:bottom w:val="none" w:sz="0" w:space="0" w:color="auto"/>
            <w:right w:val="none" w:sz="0" w:space="0" w:color="auto"/>
          </w:divBdr>
        </w:div>
        <w:div w:id="990673015">
          <w:marLeft w:val="480"/>
          <w:marRight w:val="0"/>
          <w:marTop w:val="0"/>
          <w:marBottom w:val="0"/>
          <w:divBdr>
            <w:top w:val="none" w:sz="0" w:space="0" w:color="auto"/>
            <w:left w:val="none" w:sz="0" w:space="0" w:color="auto"/>
            <w:bottom w:val="none" w:sz="0" w:space="0" w:color="auto"/>
            <w:right w:val="none" w:sz="0" w:space="0" w:color="auto"/>
          </w:divBdr>
        </w:div>
        <w:div w:id="995492628">
          <w:marLeft w:val="480"/>
          <w:marRight w:val="0"/>
          <w:marTop w:val="0"/>
          <w:marBottom w:val="0"/>
          <w:divBdr>
            <w:top w:val="none" w:sz="0" w:space="0" w:color="auto"/>
            <w:left w:val="none" w:sz="0" w:space="0" w:color="auto"/>
            <w:bottom w:val="none" w:sz="0" w:space="0" w:color="auto"/>
            <w:right w:val="none" w:sz="0" w:space="0" w:color="auto"/>
          </w:divBdr>
        </w:div>
        <w:div w:id="1006711534">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81023514">
          <w:marLeft w:val="480"/>
          <w:marRight w:val="0"/>
          <w:marTop w:val="0"/>
          <w:marBottom w:val="0"/>
          <w:divBdr>
            <w:top w:val="none" w:sz="0" w:space="0" w:color="auto"/>
            <w:left w:val="none" w:sz="0" w:space="0" w:color="auto"/>
            <w:bottom w:val="none" w:sz="0" w:space="0" w:color="auto"/>
            <w:right w:val="none" w:sz="0" w:space="0" w:color="auto"/>
          </w:divBdr>
        </w:div>
        <w:div w:id="1081758299">
          <w:marLeft w:val="480"/>
          <w:marRight w:val="0"/>
          <w:marTop w:val="0"/>
          <w:marBottom w:val="0"/>
          <w:divBdr>
            <w:top w:val="none" w:sz="0" w:space="0" w:color="auto"/>
            <w:left w:val="none" w:sz="0" w:space="0" w:color="auto"/>
            <w:bottom w:val="none" w:sz="0" w:space="0" w:color="auto"/>
            <w:right w:val="none" w:sz="0" w:space="0" w:color="auto"/>
          </w:divBdr>
        </w:div>
        <w:div w:id="1117336161">
          <w:marLeft w:val="480"/>
          <w:marRight w:val="0"/>
          <w:marTop w:val="0"/>
          <w:marBottom w:val="0"/>
          <w:divBdr>
            <w:top w:val="none" w:sz="0" w:space="0" w:color="auto"/>
            <w:left w:val="none" w:sz="0" w:space="0" w:color="auto"/>
            <w:bottom w:val="none" w:sz="0" w:space="0" w:color="auto"/>
            <w:right w:val="none" w:sz="0" w:space="0" w:color="auto"/>
          </w:divBdr>
        </w:div>
        <w:div w:id="1194147952">
          <w:marLeft w:val="480"/>
          <w:marRight w:val="0"/>
          <w:marTop w:val="0"/>
          <w:marBottom w:val="0"/>
          <w:divBdr>
            <w:top w:val="none" w:sz="0" w:space="0" w:color="auto"/>
            <w:left w:val="none" w:sz="0" w:space="0" w:color="auto"/>
            <w:bottom w:val="none" w:sz="0" w:space="0" w:color="auto"/>
            <w:right w:val="none" w:sz="0" w:space="0" w:color="auto"/>
          </w:divBdr>
        </w:div>
        <w:div w:id="1195579045">
          <w:marLeft w:val="480"/>
          <w:marRight w:val="0"/>
          <w:marTop w:val="0"/>
          <w:marBottom w:val="0"/>
          <w:divBdr>
            <w:top w:val="none" w:sz="0" w:space="0" w:color="auto"/>
            <w:left w:val="none" w:sz="0" w:space="0" w:color="auto"/>
            <w:bottom w:val="none" w:sz="0" w:space="0" w:color="auto"/>
            <w:right w:val="none" w:sz="0" w:space="0" w:color="auto"/>
          </w:divBdr>
        </w:div>
        <w:div w:id="1207988356">
          <w:marLeft w:val="480"/>
          <w:marRight w:val="0"/>
          <w:marTop w:val="0"/>
          <w:marBottom w:val="0"/>
          <w:divBdr>
            <w:top w:val="none" w:sz="0" w:space="0" w:color="auto"/>
            <w:left w:val="none" w:sz="0" w:space="0" w:color="auto"/>
            <w:bottom w:val="none" w:sz="0" w:space="0" w:color="auto"/>
            <w:right w:val="none" w:sz="0" w:space="0" w:color="auto"/>
          </w:divBdr>
        </w:div>
        <w:div w:id="1217164896">
          <w:marLeft w:val="480"/>
          <w:marRight w:val="0"/>
          <w:marTop w:val="0"/>
          <w:marBottom w:val="0"/>
          <w:divBdr>
            <w:top w:val="none" w:sz="0" w:space="0" w:color="auto"/>
            <w:left w:val="none" w:sz="0" w:space="0" w:color="auto"/>
            <w:bottom w:val="none" w:sz="0" w:space="0" w:color="auto"/>
            <w:right w:val="none" w:sz="0" w:space="0" w:color="auto"/>
          </w:divBdr>
        </w:div>
        <w:div w:id="1218013891">
          <w:marLeft w:val="480"/>
          <w:marRight w:val="0"/>
          <w:marTop w:val="0"/>
          <w:marBottom w:val="0"/>
          <w:divBdr>
            <w:top w:val="none" w:sz="0" w:space="0" w:color="auto"/>
            <w:left w:val="none" w:sz="0" w:space="0" w:color="auto"/>
            <w:bottom w:val="none" w:sz="0" w:space="0" w:color="auto"/>
            <w:right w:val="none" w:sz="0" w:space="0" w:color="auto"/>
          </w:divBdr>
        </w:div>
        <w:div w:id="1255868380">
          <w:marLeft w:val="480"/>
          <w:marRight w:val="0"/>
          <w:marTop w:val="0"/>
          <w:marBottom w:val="0"/>
          <w:divBdr>
            <w:top w:val="none" w:sz="0" w:space="0" w:color="auto"/>
            <w:left w:val="none" w:sz="0" w:space="0" w:color="auto"/>
            <w:bottom w:val="none" w:sz="0" w:space="0" w:color="auto"/>
            <w:right w:val="none" w:sz="0" w:space="0" w:color="auto"/>
          </w:divBdr>
        </w:div>
        <w:div w:id="1291279508">
          <w:marLeft w:val="480"/>
          <w:marRight w:val="0"/>
          <w:marTop w:val="0"/>
          <w:marBottom w:val="0"/>
          <w:divBdr>
            <w:top w:val="none" w:sz="0" w:space="0" w:color="auto"/>
            <w:left w:val="none" w:sz="0" w:space="0" w:color="auto"/>
            <w:bottom w:val="none" w:sz="0" w:space="0" w:color="auto"/>
            <w:right w:val="none" w:sz="0" w:space="0" w:color="auto"/>
          </w:divBdr>
        </w:div>
        <w:div w:id="1304001135">
          <w:marLeft w:val="480"/>
          <w:marRight w:val="0"/>
          <w:marTop w:val="0"/>
          <w:marBottom w:val="0"/>
          <w:divBdr>
            <w:top w:val="none" w:sz="0" w:space="0" w:color="auto"/>
            <w:left w:val="none" w:sz="0" w:space="0" w:color="auto"/>
            <w:bottom w:val="none" w:sz="0" w:space="0" w:color="auto"/>
            <w:right w:val="none" w:sz="0" w:space="0" w:color="auto"/>
          </w:divBdr>
        </w:div>
        <w:div w:id="1338845773">
          <w:marLeft w:val="480"/>
          <w:marRight w:val="0"/>
          <w:marTop w:val="0"/>
          <w:marBottom w:val="0"/>
          <w:divBdr>
            <w:top w:val="none" w:sz="0" w:space="0" w:color="auto"/>
            <w:left w:val="none" w:sz="0" w:space="0" w:color="auto"/>
            <w:bottom w:val="none" w:sz="0" w:space="0" w:color="auto"/>
            <w:right w:val="none" w:sz="0" w:space="0" w:color="auto"/>
          </w:divBdr>
        </w:div>
        <w:div w:id="1354652612">
          <w:marLeft w:val="480"/>
          <w:marRight w:val="0"/>
          <w:marTop w:val="0"/>
          <w:marBottom w:val="0"/>
          <w:divBdr>
            <w:top w:val="none" w:sz="0" w:space="0" w:color="auto"/>
            <w:left w:val="none" w:sz="0" w:space="0" w:color="auto"/>
            <w:bottom w:val="none" w:sz="0" w:space="0" w:color="auto"/>
            <w:right w:val="none" w:sz="0" w:space="0" w:color="auto"/>
          </w:divBdr>
        </w:div>
        <w:div w:id="1378620987">
          <w:marLeft w:val="480"/>
          <w:marRight w:val="0"/>
          <w:marTop w:val="0"/>
          <w:marBottom w:val="0"/>
          <w:divBdr>
            <w:top w:val="none" w:sz="0" w:space="0" w:color="auto"/>
            <w:left w:val="none" w:sz="0" w:space="0" w:color="auto"/>
            <w:bottom w:val="none" w:sz="0" w:space="0" w:color="auto"/>
            <w:right w:val="none" w:sz="0" w:space="0" w:color="auto"/>
          </w:divBdr>
        </w:div>
        <w:div w:id="1434592670">
          <w:marLeft w:val="480"/>
          <w:marRight w:val="0"/>
          <w:marTop w:val="0"/>
          <w:marBottom w:val="0"/>
          <w:divBdr>
            <w:top w:val="none" w:sz="0" w:space="0" w:color="auto"/>
            <w:left w:val="none" w:sz="0" w:space="0" w:color="auto"/>
            <w:bottom w:val="none" w:sz="0" w:space="0" w:color="auto"/>
            <w:right w:val="none" w:sz="0" w:space="0" w:color="auto"/>
          </w:divBdr>
        </w:div>
        <w:div w:id="1439913573">
          <w:marLeft w:val="480"/>
          <w:marRight w:val="0"/>
          <w:marTop w:val="0"/>
          <w:marBottom w:val="0"/>
          <w:divBdr>
            <w:top w:val="none" w:sz="0" w:space="0" w:color="auto"/>
            <w:left w:val="none" w:sz="0" w:space="0" w:color="auto"/>
            <w:bottom w:val="none" w:sz="0" w:space="0" w:color="auto"/>
            <w:right w:val="none" w:sz="0" w:space="0" w:color="auto"/>
          </w:divBdr>
        </w:div>
        <w:div w:id="1452241865">
          <w:marLeft w:val="480"/>
          <w:marRight w:val="0"/>
          <w:marTop w:val="0"/>
          <w:marBottom w:val="0"/>
          <w:divBdr>
            <w:top w:val="none" w:sz="0" w:space="0" w:color="auto"/>
            <w:left w:val="none" w:sz="0" w:space="0" w:color="auto"/>
            <w:bottom w:val="none" w:sz="0" w:space="0" w:color="auto"/>
            <w:right w:val="none" w:sz="0" w:space="0" w:color="auto"/>
          </w:divBdr>
        </w:div>
        <w:div w:id="1468622513">
          <w:marLeft w:val="480"/>
          <w:marRight w:val="0"/>
          <w:marTop w:val="0"/>
          <w:marBottom w:val="0"/>
          <w:divBdr>
            <w:top w:val="none" w:sz="0" w:space="0" w:color="auto"/>
            <w:left w:val="none" w:sz="0" w:space="0" w:color="auto"/>
            <w:bottom w:val="none" w:sz="0" w:space="0" w:color="auto"/>
            <w:right w:val="none" w:sz="0" w:space="0" w:color="auto"/>
          </w:divBdr>
        </w:div>
        <w:div w:id="1507163310">
          <w:marLeft w:val="480"/>
          <w:marRight w:val="0"/>
          <w:marTop w:val="0"/>
          <w:marBottom w:val="0"/>
          <w:divBdr>
            <w:top w:val="none" w:sz="0" w:space="0" w:color="auto"/>
            <w:left w:val="none" w:sz="0" w:space="0" w:color="auto"/>
            <w:bottom w:val="none" w:sz="0" w:space="0" w:color="auto"/>
            <w:right w:val="none" w:sz="0" w:space="0" w:color="auto"/>
          </w:divBdr>
        </w:div>
        <w:div w:id="1522891578">
          <w:marLeft w:val="480"/>
          <w:marRight w:val="0"/>
          <w:marTop w:val="0"/>
          <w:marBottom w:val="0"/>
          <w:divBdr>
            <w:top w:val="none" w:sz="0" w:space="0" w:color="auto"/>
            <w:left w:val="none" w:sz="0" w:space="0" w:color="auto"/>
            <w:bottom w:val="none" w:sz="0" w:space="0" w:color="auto"/>
            <w:right w:val="none" w:sz="0" w:space="0" w:color="auto"/>
          </w:divBdr>
        </w:div>
        <w:div w:id="1536192995">
          <w:marLeft w:val="480"/>
          <w:marRight w:val="0"/>
          <w:marTop w:val="0"/>
          <w:marBottom w:val="0"/>
          <w:divBdr>
            <w:top w:val="none" w:sz="0" w:space="0" w:color="auto"/>
            <w:left w:val="none" w:sz="0" w:space="0" w:color="auto"/>
            <w:bottom w:val="none" w:sz="0" w:space="0" w:color="auto"/>
            <w:right w:val="none" w:sz="0" w:space="0" w:color="auto"/>
          </w:divBdr>
        </w:div>
        <w:div w:id="1563055971">
          <w:marLeft w:val="480"/>
          <w:marRight w:val="0"/>
          <w:marTop w:val="0"/>
          <w:marBottom w:val="0"/>
          <w:divBdr>
            <w:top w:val="none" w:sz="0" w:space="0" w:color="auto"/>
            <w:left w:val="none" w:sz="0" w:space="0" w:color="auto"/>
            <w:bottom w:val="none" w:sz="0" w:space="0" w:color="auto"/>
            <w:right w:val="none" w:sz="0" w:space="0" w:color="auto"/>
          </w:divBdr>
        </w:div>
        <w:div w:id="1604997379">
          <w:marLeft w:val="480"/>
          <w:marRight w:val="0"/>
          <w:marTop w:val="0"/>
          <w:marBottom w:val="0"/>
          <w:divBdr>
            <w:top w:val="none" w:sz="0" w:space="0" w:color="auto"/>
            <w:left w:val="none" w:sz="0" w:space="0" w:color="auto"/>
            <w:bottom w:val="none" w:sz="0" w:space="0" w:color="auto"/>
            <w:right w:val="none" w:sz="0" w:space="0" w:color="auto"/>
          </w:divBdr>
        </w:div>
        <w:div w:id="1664703026">
          <w:marLeft w:val="480"/>
          <w:marRight w:val="0"/>
          <w:marTop w:val="0"/>
          <w:marBottom w:val="0"/>
          <w:divBdr>
            <w:top w:val="none" w:sz="0" w:space="0" w:color="auto"/>
            <w:left w:val="none" w:sz="0" w:space="0" w:color="auto"/>
            <w:bottom w:val="none" w:sz="0" w:space="0" w:color="auto"/>
            <w:right w:val="none" w:sz="0" w:space="0" w:color="auto"/>
          </w:divBdr>
        </w:div>
        <w:div w:id="1689718998">
          <w:marLeft w:val="480"/>
          <w:marRight w:val="0"/>
          <w:marTop w:val="0"/>
          <w:marBottom w:val="0"/>
          <w:divBdr>
            <w:top w:val="none" w:sz="0" w:space="0" w:color="auto"/>
            <w:left w:val="none" w:sz="0" w:space="0" w:color="auto"/>
            <w:bottom w:val="none" w:sz="0" w:space="0" w:color="auto"/>
            <w:right w:val="none" w:sz="0" w:space="0" w:color="auto"/>
          </w:divBdr>
        </w:div>
        <w:div w:id="1734810135">
          <w:marLeft w:val="480"/>
          <w:marRight w:val="0"/>
          <w:marTop w:val="0"/>
          <w:marBottom w:val="0"/>
          <w:divBdr>
            <w:top w:val="none" w:sz="0" w:space="0" w:color="auto"/>
            <w:left w:val="none" w:sz="0" w:space="0" w:color="auto"/>
            <w:bottom w:val="none" w:sz="0" w:space="0" w:color="auto"/>
            <w:right w:val="none" w:sz="0" w:space="0" w:color="auto"/>
          </w:divBdr>
        </w:div>
        <w:div w:id="1737391241">
          <w:marLeft w:val="480"/>
          <w:marRight w:val="0"/>
          <w:marTop w:val="0"/>
          <w:marBottom w:val="0"/>
          <w:divBdr>
            <w:top w:val="none" w:sz="0" w:space="0" w:color="auto"/>
            <w:left w:val="none" w:sz="0" w:space="0" w:color="auto"/>
            <w:bottom w:val="none" w:sz="0" w:space="0" w:color="auto"/>
            <w:right w:val="none" w:sz="0" w:space="0" w:color="auto"/>
          </w:divBdr>
        </w:div>
        <w:div w:id="1739598339">
          <w:marLeft w:val="480"/>
          <w:marRight w:val="0"/>
          <w:marTop w:val="0"/>
          <w:marBottom w:val="0"/>
          <w:divBdr>
            <w:top w:val="none" w:sz="0" w:space="0" w:color="auto"/>
            <w:left w:val="none" w:sz="0" w:space="0" w:color="auto"/>
            <w:bottom w:val="none" w:sz="0" w:space="0" w:color="auto"/>
            <w:right w:val="none" w:sz="0" w:space="0" w:color="auto"/>
          </w:divBdr>
        </w:div>
        <w:div w:id="1748379714">
          <w:marLeft w:val="480"/>
          <w:marRight w:val="0"/>
          <w:marTop w:val="0"/>
          <w:marBottom w:val="0"/>
          <w:divBdr>
            <w:top w:val="none" w:sz="0" w:space="0" w:color="auto"/>
            <w:left w:val="none" w:sz="0" w:space="0" w:color="auto"/>
            <w:bottom w:val="none" w:sz="0" w:space="0" w:color="auto"/>
            <w:right w:val="none" w:sz="0" w:space="0" w:color="auto"/>
          </w:divBdr>
        </w:div>
        <w:div w:id="1820346745">
          <w:marLeft w:val="480"/>
          <w:marRight w:val="0"/>
          <w:marTop w:val="0"/>
          <w:marBottom w:val="0"/>
          <w:divBdr>
            <w:top w:val="none" w:sz="0" w:space="0" w:color="auto"/>
            <w:left w:val="none" w:sz="0" w:space="0" w:color="auto"/>
            <w:bottom w:val="none" w:sz="0" w:space="0" w:color="auto"/>
            <w:right w:val="none" w:sz="0" w:space="0" w:color="auto"/>
          </w:divBdr>
        </w:div>
        <w:div w:id="1883666985">
          <w:marLeft w:val="480"/>
          <w:marRight w:val="0"/>
          <w:marTop w:val="0"/>
          <w:marBottom w:val="0"/>
          <w:divBdr>
            <w:top w:val="none" w:sz="0" w:space="0" w:color="auto"/>
            <w:left w:val="none" w:sz="0" w:space="0" w:color="auto"/>
            <w:bottom w:val="none" w:sz="0" w:space="0" w:color="auto"/>
            <w:right w:val="none" w:sz="0" w:space="0" w:color="auto"/>
          </w:divBdr>
        </w:div>
        <w:div w:id="1953198629">
          <w:marLeft w:val="480"/>
          <w:marRight w:val="0"/>
          <w:marTop w:val="0"/>
          <w:marBottom w:val="0"/>
          <w:divBdr>
            <w:top w:val="none" w:sz="0" w:space="0" w:color="auto"/>
            <w:left w:val="none" w:sz="0" w:space="0" w:color="auto"/>
            <w:bottom w:val="none" w:sz="0" w:space="0" w:color="auto"/>
            <w:right w:val="none" w:sz="0" w:space="0" w:color="auto"/>
          </w:divBdr>
        </w:div>
        <w:div w:id="1957176491">
          <w:marLeft w:val="480"/>
          <w:marRight w:val="0"/>
          <w:marTop w:val="0"/>
          <w:marBottom w:val="0"/>
          <w:divBdr>
            <w:top w:val="none" w:sz="0" w:space="0" w:color="auto"/>
            <w:left w:val="none" w:sz="0" w:space="0" w:color="auto"/>
            <w:bottom w:val="none" w:sz="0" w:space="0" w:color="auto"/>
            <w:right w:val="none" w:sz="0" w:space="0" w:color="auto"/>
          </w:divBdr>
        </w:div>
        <w:div w:id="1971204803">
          <w:marLeft w:val="480"/>
          <w:marRight w:val="0"/>
          <w:marTop w:val="0"/>
          <w:marBottom w:val="0"/>
          <w:divBdr>
            <w:top w:val="none" w:sz="0" w:space="0" w:color="auto"/>
            <w:left w:val="none" w:sz="0" w:space="0" w:color="auto"/>
            <w:bottom w:val="none" w:sz="0" w:space="0" w:color="auto"/>
            <w:right w:val="none" w:sz="0" w:space="0" w:color="auto"/>
          </w:divBdr>
        </w:div>
        <w:div w:id="1984458982">
          <w:marLeft w:val="480"/>
          <w:marRight w:val="0"/>
          <w:marTop w:val="0"/>
          <w:marBottom w:val="0"/>
          <w:divBdr>
            <w:top w:val="none" w:sz="0" w:space="0" w:color="auto"/>
            <w:left w:val="none" w:sz="0" w:space="0" w:color="auto"/>
            <w:bottom w:val="none" w:sz="0" w:space="0" w:color="auto"/>
            <w:right w:val="none" w:sz="0" w:space="0" w:color="auto"/>
          </w:divBdr>
        </w:div>
        <w:div w:id="2008825202">
          <w:marLeft w:val="480"/>
          <w:marRight w:val="0"/>
          <w:marTop w:val="0"/>
          <w:marBottom w:val="0"/>
          <w:divBdr>
            <w:top w:val="none" w:sz="0" w:space="0" w:color="auto"/>
            <w:left w:val="none" w:sz="0" w:space="0" w:color="auto"/>
            <w:bottom w:val="none" w:sz="0" w:space="0" w:color="auto"/>
            <w:right w:val="none" w:sz="0" w:space="0" w:color="auto"/>
          </w:divBdr>
        </w:div>
        <w:div w:id="2085175229">
          <w:marLeft w:val="480"/>
          <w:marRight w:val="0"/>
          <w:marTop w:val="0"/>
          <w:marBottom w:val="0"/>
          <w:divBdr>
            <w:top w:val="none" w:sz="0" w:space="0" w:color="auto"/>
            <w:left w:val="none" w:sz="0" w:space="0" w:color="auto"/>
            <w:bottom w:val="none" w:sz="0" w:space="0" w:color="auto"/>
            <w:right w:val="none" w:sz="0" w:space="0" w:color="auto"/>
          </w:divBdr>
        </w:div>
        <w:div w:id="2130316005">
          <w:marLeft w:val="480"/>
          <w:marRight w:val="0"/>
          <w:marTop w:val="0"/>
          <w:marBottom w:val="0"/>
          <w:divBdr>
            <w:top w:val="none" w:sz="0" w:space="0" w:color="auto"/>
            <w:left w:val="none" w:sz="0" w:space="0" w:color="auto"/>
            <w:bottom w:val="none" w:sz="0" w:space="0" w:color="auto"/>
            <w:right w:val="none" w:sz="0" w:space="0" w:color="auto"/>
          </w:divBdr>
        </w:div>
      </w:divsChild>
    </w:div>
    <w:div w:id="2055541601">
      <w:bodyDiv w:val="1"/>
      <w:marLeft w:val="0"/>
      <w:marRight w:val="0"/>
      <w:marTop w:val="0"/>
      <w:marBottom w:val="0"/>
      <w:divBdr>
        <w:top w:val="none" w:sz="0" w:space="0" w:color="auto"/>
        <w:left w:val="none" w:sz="0" w:space="0" w:color="auto"/>
        <w:bottom w:val="none" w:sz="0" w:space="0" w:color="auto"/>
        <w:right w:val="none" w:sz="0" w:space="0" w:color="auto"/>
      </w:divBdr>
      <w:divsChild>
        <w:div w:id="2021003489">
          <w:marLeft w:val="480"/>
          <w:marRight w:val="0"/>
          <w:marTop w:val="0"/>
          <w:marBottom w:val="0"/>
          <w:divBdr>
            <w:top w:val="none" w:sz="0" w:space="0" w:color="auto"/>
            <w:left w:val="none" w:sz="0" w:space="0" w:color="auto"/>
            <w:bottom w:val="none" w:sz="0" w:space="0" w:color="auto"/>
            <w:right w:val="none" w:sz="0" w:space="0" w:color="auto"/>
          </w:divBdr>
        </w:div>
        <w:div w:id="556936938">
          <w:marLeft w:val="480"/>
          <w:marRight w:val="0"/>
          <w:marTop w:val="0"/>
          <w:marBottom w:val="0"/>
          <w:divBdr>
            <w:top w:val="none" w:sz="0" w:space="0" w:color="auto"/>
            <w:left w:val="none" w:sz="0" w:space="0" w:color="auto"/>
            <w:bottom w:val="none" w:sz="0" w:space="0" w:color="auto"/>
            <w:right w:val="none" w:sz="0" w:space="0" w:color="auto"/>
          </w:divBdr>
        </w:div>
        <w:div w:id="1457023075">
          <w:marLeft w:val="480"/>
          <w:marRight w:val="0"/>
          <w:marTop w:val="0"/>
          <w:marBottom w:val="0"/>
          <w:divBdr>
            <w:top w:val="none" w:sz="0" w:space="0" w:color="auto"/>
            <w:left w:val="none" w:sz="0" w:space="0" w:color="auto"/>
            <w:bottom w:val="none" w:sz="0" w:space="0" w:color="auto"/>
            <w:right w:val="none" w:sz="0" w:space="0" w:color="auto"/>
          </w:divBdr>
        </w:div>
        <w:div w:id="1276251452">
          <w:marLeft w:val="480"/>
          <w:marRight w:val="0"/>
          <w:marTop w:val="0"/>
          <w:marBottom w:val="0"/>
          <w:divBdr>
            <w:top w:val="none" w:sz="0" w:space="0" w:color="auto"/>
            <w:left w:val="none" w:sz="0" w:space="0" w:color="auto"/>
            <w:bottom w:val="none" w:sz="0" w:space="0" w:color="auto"/>
            <w:right w:val="none" w:sz="0" w:space="0" w:color="auto"/>
          </w:divBdr>
        </w:div>
        <w:div w:id="796603100">
          <w:marLeft w:val="480"/>
          <w:marRight w:val="0"/>
          <w:marTop w:val="0"/>
          <w:marBottom w:val="0"/>
          <w:divBdr>
            <w:top w:val="none" w:sz="0" w:space="0" w:color="auto"/>
            <w:left w:val="none" w:sz="0" w:space="0" w:color="auto"/>
            <w:bottom w:val="none" w:sz="0" w:space="0" w:color="auto"/>
            <w:right w:val="none" w:sz="0" w:space="0" w:color="auto"/>
          </w:divBdr>
        </w:div>
        <w:div w:id="1135027411">
          <w:marLeft w:val="480"/>
          <w:marRight w:val="0"/>
          <w:marTop w:val="0"/>
          <w:marBottom w:val="0"/>
          <w:divBdr>
            <w:top w:val="none" w:sz="0" w:space="0" w:color="auto"/>
            <w:left w:val="none" w:sz="0" w:space="0" w:color="auto"/>
            <w:bottom w:val="none" w:sz="0" w:space="0" w:color="auto"/>
            <w:right w:val="none" w:sz="0" w:space="0" w:color="auto"/>
          </w:divBdr>
        </w:div>
        <w:div w:id="1417239714">
          <w:marLeft w:val="480"/>
          <w:marRight w:val="0"/>
          <w:marTop w:val="0"/>
          <w:marBottom w:val="0"/>
          <w:divBdr>
            <w:top w:val="none" w:sz="0" w:space="0" w:color="auto"/>
            <w:left w:val="none" w:sz="0" w:space="0" w:color="auto"/>
            <w:bottom w:val="none" w:sz="0" w:space="0" w:color="auto"/>
            <w:right w:val="none" w:sz="0" w:space="0" w:color="auto"/>
          </w:divBdr>
        </w:div>
        <w:div w:id="1287733728">
          <w:marLeft w:val="480"/>
          <w:marRight w:val="0"/>
          <w:marTop w:val="0"/>
          <w:marBottom w:val="0"/>
          <w:divBdr>
            <w:top w:val="none" w:sz="0" w:space="0" w:color="auto"/>
            <w:left w:val="none" w:sz="0" w:space="0" w:color="auto"/>
            <w:bottom w:val="none" w:sz="0" w:space="0" w:color="auto"/>
            <w:right w:val="none" w:sz="0" w:space="0" w:color="auto"/>
          </w:divBdr>
        </w:div>
        <w:div w:id="1343698645">
          <w:marLeft w:val="480"/>
          <w:marRight w:val="0"/>
          <w:marTop w:val="0"/>
          <w:marBottom w:val="0"/>
          <w:divBdr>
            <w:top w:val="none" w:sz="0" w:space="0" w:color="auto"/>
            <w:left w:val="none" w:sz="0" w:space="0" w:color="auto"/>
            <w:bottom w:val="none" w:sz="0" w:space="0" w:color="auto"/>
            <w:right w:val="none" w:sz="0" w:space="0" w:color="auto"/>
          </w:divBdr>
        </w:div>
        <w:div w:id="721173259">
          <w:marLeft w:val="480"/>
          <w:marRight w:val="0"/>
          <w:marTop w:val="0"/>
          <w:marBottom w:val="0"/>
          <w:divBdr>
            <w:top w:val="none" w:sz="0" w:space="0" w:color="auto"/>
            <w:left w:val="none" w:sz="0" w:space="0" w:color="auto"/>
            <w:bottom w:val="none" w:sz="0" w:space="0" w:color="auto"/>
            <w:right w:val="none" w:sz="0" w:space="0" w:color="auto"/>
          </w:divBdr>
        </w:div>
        <w:div w:id="936672657">
          <w:marLeft w:val="480"/>
          <w:marRight w:val="0"/>
          <w:marTop w:val="0"/>
          <w:marBottom w:val="0"/>
          <w:divBdr>
            <w:top w:val="none" w:sz="0" w:space="0" w:color="auto"/>
            <w:left w:val="none" w:sz="0" w:space="0" w:color="auto"/>
            <w:bottom w:val="none" w:sz="0" w:space="0" w:color="auto"/>
            <w:right w:val="none" w:sz="0" w:space="0" w:color="auto"/>
          </w:divBdr>
        </w:div>
        <w:div w:id="1456482216">
          <w:marLeft w:val="480"/>
          <w:marRight w:val="0"/>
          <w:marTop w:val="0"/>
          <w:marBottom w:val="0"/>
          <w:divBdr>
            <w:top w:val="none" w:sz="0" w:space="0" w:color="auto"/>
            <w:left w:val="none" w:sz="0" w:space="0" w:color="auto"/>
            <w:bottom w:val="none" w:sz="0" w:space="0" w:color="auto"/>
            <w:right w:val="none" w:sz="0" w:space="0" w:color="auto"/>
          </w:divBdr>
        </w:div>
        <w:div w:id="1962495435">
          <w:marLeft w:val="480"/>
          <w:marRight w:val="0"/>
          <w:marTop w:val="0"/>
          <w:marBottom w:val="0"/>
          <w:divBdr>
            <w:top w:val="none" w:sz="0" w:space="0" w:color="auto"/>
            <w:left w:val="none" w:sz="0" w:space="0" w:color="auto"/>
            <w:bottom w:val="none" w:sz="0" w:space="0" w:color="auto"/>
            <w:right w:val="none" w:sz="0" w:space="0" w:color="auto"/>
          </w:divBdr>
        </w:div>
        <w:div w:id="31269090">
          <w:marLeft w:val="480"/>
          <w:marRight w:val="0"/>
          <w:marTop w:val="0"/>
          <w:marBottom w:val="0"/>
          <w:divBdr>
            <w:top w:val="none" w:sz="0" w:space="0" w:color="auto"/>
            <w:left w:val="none" w:sz="0" w:space="0" w:color="auto"/>
            <w:bottom w:val="none" w:sz="0" w:space="0" w:color="auto"/>
            <w:right w:val="none" w:sz="0" w:space="0" w:color="auto"/>
          </w:divBdr>
        </w:div>
        <w:div w:id="2142649242">
          <w:marLeft w:val="480"/>
          <w:marRight w:val="0"/>
          <w:marTop w:val="0"/>
          <w:marBottom w:val="0"/>
          <w:divBdr>
            <w:top w:val="none" w:sz="0" w:space="0" w:color="auto"/>
            <w:left w:val="none" w:sz="0" w:space="0" w:color="auto"/>
            <w:bottom w:val="none" w:sz="0" w:space="0" w:color="auto"/>
            <w:right w:val="none" w:sz="0" w:space="0" w:color="auto"/>
          </w:divBdr>
        </w:div>
        <w:div w:id="256257792">
          <w:marLeft w:val="480"/>
          <w:marRight w:val="0"/>
          <w:marTop w:val="0"/>
          <w:marBottom w:val="0"/>
          <w:divBdr>
            <w:top w:val="none" w:sz="0" w:space="0" w:color="auto"/>
            <w:left w:val="none" w:sz="0" w:space="0" w:color="auto"/>
            <w:bottom w:val="none" w:sz="0" w:space="0" w:color="auto"/>
            <w:right w:val="none" w:sz="0" w:space="0" w:color="auto"/>
          </w:divBdr>
        </w:div>
        <w:div w:id="799104889">
          <w:marLeft w:val="480"/>
          <w:marRight w:val="0"/>
          <w:marTop w:val="0"/>
          <w:marBottom w:val="0"/>
          <w:divBdr>
            <w:top w:val="none" w:sz="0" w:space="0" w:color="auto"/>
            <w:left w:val="none" w:sz="0" w:space="0" w:color="auto"/>
            <w:bottom w:val="none" w:sz="0" w:space="0" w:color="auto"/>
            <w:right w:val="none" w:sz="0" w:space="0" w:color="auto"/>
          </w:divBdr>
        </w:div>
        <w:div w:id="1105274866">
          <w:marLeft w:val="480"/>
          <w:marRight w:val="0"/>
          <w:marTop w:val="0"/>
          <w:marBottom w:val="0"/>
          <w:divBdr>
            <w:top w:val="none" w:sz="0" w:space="0" w:color="auto"/>
            <w:left w:val="none" w:sz="0" w:space="0" w:color="auto"/>
            <w:bottom w:val="none" w:sz="0" w:space="0" w:color="auto"/>
            <w:right w:val="none" w:sz="0" w:space="0" w:color="auto"/>
          </w:divBdr>
        </w:div>
        <w:div w:id="2047290193">
          <w:marLeft w:val="480"/>
          <w:marRight w:val="0"/>
          <w:marTop w:val="0"/>
          <w:marBottom w:val="0"/>
          <w:divBdr>
            <w:top w:val="none" w:sz="0" w:space="0" w:color="auto"/>
            <w:left w:val="none" w:sz="0" w:space="0" w:color="auto"/>
            <w:bottom w:val="none" w:sz="0" w:space="0" w:color="auto"/>
            <w:right w:val="none" w:sz="0" w:space="0" w:color="auto"/>
          </w:divBdr>
        </w:div>
        <w:div w:id="1205752238">
          <w:marLeft w:val="480"/>
          <w:marRight w:val="0"/>
          <w:marTop w:val="0"/>
          <w:marBottom w:val="0"/>
          <w:divBdr>
            <w:top w:val="none" w:sz="0" w:space="0" w:color="auto"/>
            <w:left w:val="none" w:sz="0" w:space="0" w:color="auto"/>
            <w:bottom w:val="none" w:sz="0" w:space="0" w:color="auto"/>
            <w:right w:val="none" w:sz="0" w:space="0" w:color="auto"/>
          </w:divBdr>
        </w:div>
        <w:div w:id="821045945">
          <w:marLeft w:val="480"/>
          <w:marRight w:val="0"/>
          <w:marTop w:val="0"/>
          <w:marBottom w:val="0"/>
          <w:divBdr>
            <w:top w:val="none" w:sz="0" w:space="0" w:color="auto"/>
            <w:left w:val="none" w:sz="0" w:space="0" w:color="auto"/>
            <w:bottom w:val="none" w:sz="0" w:space="0" w:color="auto"/>
            <w:right w:val="none" w:sz="0" w:space="0" w:color="auto"/>
          </w:divBdr>
        </w:div>
        <w:div w:id="47456177">
          <w:marLeft w:val="480"/>
          <w:marRight w:val="0"/>
          <w:marTop w:val="0"/>
          <w:marBottom w:val="0"/>
          <w:divBdr>
            <w:top w:val="none" w:sz="0" w:space="0" w:color="auto"/>
            <w:left w:val="none" w:sz="0" w:space="0" w:color="auto"/>
            <w:bottom w:val="none" w:sz="0" w:space="0" w:color="auto"/>
            <w:right w:val="none" w:sz="0" w:space="0" w:color="auto"/>
          </w:divBdr>
        </w:div>
        <w:div w:id="1336416078">
          <w:marLeft w:val="480"/>
          <w:marRight w:val="0"/>
          <w:marTop w:val="0"/>
          <w:marBottom w:val="0"/>
          <w:divBdr>
            <w:top w:val="none" w:sz="0" w:space="0" w:color="auto"/>
            <w:left w:val="none" w:sz="0" w:space="0" w:color="auto"/>
            <w:bottom w:val="none" w:sz="0" w:space="0" w:color="auto"/>
            <w:right w:val="none" w:sz="0" w:space="0" w:color="auto"/>
          </w:divBdr>
        </w:div>
        <w:div w:id="326180142">
          <w:marLeft w:val="480"/>
          <w:marRight w:val="0"/>
          <w:marTop w:val="0"/>
          <w:marBottom w:val="0"/>
          <w:divBdr>
            <w:top w:val="none" w:sz="0" w:space="0" w:color="auto"/>
            <w:left w:val="none" w:sz="0" w:space="0" w:color="auto"/>
            <w:bottom w:val="none" w:sz="0" w:space="0" w:color="auto"/>
            <w:right w:val="none" w:sz="0" w:space="0" w:color="auto"/>
          </w:divBdr>
        </w:div>
        <w:div w:id="1864589792">
          <w:marLeft w:val="480"/>
          <w:marRight w:val="0"/>
          <w:marTop w:val="0"/>
          <w:marBottom w:val="0"/>
          <w:divBdr>
            <w:top w:val="none" w:sz="0" w:space="0" w:color="auto"/>
            <w:left w:val="none" w:sz="0" w:space="0" w:color="auto"/>
            <w:bottom w:val="none" w:sz="0" w:space="0" w:color="auto"/>
            <w:right w:val="none" w:sz="0" w:space="0" w:color="auto"/>
          </w:divBdr>
        </w:div>
        <w:div w:id="1850870578">
          <w:marLeft w:val="480"/>
          <w:marRight w:val="0"/>
          <w:marTop w:val="0"/>
          <w:marBottom w:val="0"/>
          <w:divBdr>
            <w:top w:val="none" w:sz="0" w:space="0" w:color="auto"/>
            <w:left w:val="none" w:sz="0" w:space="0" w:color="auto"/>
            <w:bottom w:val="none" w:sz="0" w:space="0" w:color="auto"/>
            <w:right w:val="none" w:sz="0" w:space="0" w:color="auto"/>
          </w:divBdr>
        </w:div>
        <w:div w:id="255136849">
          <w:marLeft w:val="480"/>
          <w:marRight w:val="0"/>
          <w:marTop w:val="0"/>
          <w:marBottom w:val="0"/>
          <w:divBdr>
            <w:top w:val="none" w:sz="0" w:space="0" w:color="auto"/>
            <w:left w:val="none" w:sz="0" w:space="0" w:color="auto"/>
            <w:bottom w:val="none" w:sz="0" w:space="0" w:color="auto"/>
            <w:right w:val="none" w:sz="0" w:space="0" w:color="auto"/>
          </w:divBdr>
        </w:div>
        <w:div w:id="1746688534">
          <w:marLeft w:val="480"/>
          <w:marRight w:val="0"/>
          <w:marTop w:val="0"/>
          <w:marBottom w:val="0"/>
          <w:divBdr>
            <w:top w:val="none" w:sz="0" w:space="0" w:color="auto"/>
            <w:left w:val="none" w:sz="0" w:space="0" w:color="auto"/>
            <w:bottom w:val="none" w:sz="0" w:space="0" w:color="auto"/>
            <w:right w:val="none" w:sz="0" w:space="0" w:color="auto"/>
          </w:divBdr>
        </w:div>
        <w:div w:id="570116343">
          <w:marLeft w:val="480"/>
          <w:marRight w:val="0"/>
          <w:marTop w:val="0"/>
          <w:marBottom w:val="0"/>
          <w:divBdr>
            <w:top w:val="none" w:sz="0" w:space="0" w:color="auto"/>
            <w:left w:val="none" w:sz="0" w:space="0" w:color="auto"/>
            <w:bottom w:val="none" w:sz="0" w:space="0" w:color="auto"/>
            <w:right w:val="none" w:sz="0" w:space="0" w:color="auto"/>
          </w:divBdr>
        </w:div>
        <w:div w:id="960916947">
          <w:marLeft w:val="480"/>
          <w:marRight w:val="0"/>
          <w:marTop w:val="0"/>
          <w:marBottom w:val="0"/>
          <w:divBdr>
            <w:top w:val="none" w:sz="0" w:space="0" w:color="auto"/>
            <w:left w:val="none" w:sz="0" w:space="0" w:color="auto"/>
            <w:bottom w:val="none" w:sz="0" w:space="0" w:color="auto"/>
            <w:right w:val="none" w:sz="0" w:space="0" w:color="auto"/>
          </w:divBdr>
        </w:div>
        <w:div w:id="1644577738">
          <w:marLeft w:val="480"/>
          <w:marRight w:val="0"/>
          <w:marTop w:val="0"/>
          <w:marBottom w:val="0"/>
          <w:divBdr>
            <w:top w:val="none" w:sz="0" w:space="0" w:color="auto"/>
            <w:left w:val="none" w:sz="0" w:space="0" w:color="auto"/>
            <w:bottom w:val="none" w:sz="0" w:space="0" w:color="auto"/>
            <w:right w:val="none" w:sz="0" w:space="0" w:color="auto"/>
          </w:divBdr>
        </w:div>
        <w:div w:id="888030459">
          <w:marLeft w:val="480"/>
          <w:marRight w:val="0"/>
          <w:marTop w:val="0"/>
          <w:marBottom w:val="0"/>
          <w:divBdr>
            <w:top w:val="none" w:sz="0" w:space="0" w:color="auto"/>
            <w:left w:val="none" w:sz="0" w:space="0" w:color="auto"/>
            <w:bottom w:val="none" w:sz="0" w:space="0" w:color="auto"/>
            <w:right w:val="none" w:sz="0" w:space="0" w:color="auto"/>
          </w:divBdr>
        </w:div>
        <w:div w:id="2050719572">
          <w:marLeft w:val="480"/>
          <w:marRight w:val="0"/>
          <w:marTop w:val="0"/>
          <w:marBottom w:val="0"/>
          <w:divBdr>
            <w:top w:val="none" w:sz="0" w:space="0" w:color="auto"/>
            <w:left w:val="none" w:sz="0" w:space="0" w:color="auto"/>
            <w:bottom w:val="none" w:sz="0" w:space="0" w:color="auto"/>
            <w:right w:val="none" w:sz="0" w:space="0" w:color="auto"/>
          </w:divBdr>
        </w:div>
        <w:div w:id="1482581146">
          <w:marLeft w:val="480"/>
          <w:marRight w:val="0"/>
          <w:marTop w:val="0"/>
          <w:marBottom w:val="0"/>
          <w:divBdr>
            <w:top w:val="none" w:sz="0" w:space="0" w:color="auto"/>
            <w:left w:val="none" w:sz="0" w:space="0" w:color="auto"/>
            <w:bottom w:val="none" w:sz="0" w:space="0" w:color="auto"/>
            <w:right w:val="none" w:sz="0" w:space="0" w:color="auto"/>
          </w:divBdr>
        </w:div>
        <w:div w:id="402339835">
          <w:marLeft w:val="480"/>
          <w:marRight w:val="0"/>
          <w:marTop w:val="0"/>
          <w:marBottom w:val="0"/>
          <w:divBdr>
            <w:top w:val="none" w:sz="0" w:space="0" w:color="auto"/>
            <w:left w:val="none" w:sz="0" w:space="0" w:color="auto"/>
            <w:bottom w:val="none" w:sz="0" w:space="0" w:color="auto"/>
            <w:right w:val="none" w:sz="0" w:space="0" w:color="auto"/>
          </w:divBdr>
        </w:div>
        <w:div w:id="883836524">
          <w:marLeft w:val="480"/>
          <w:marRight w:val="0"/>
          <w:marTop w:val="0"/>
          <w:marBottom w:val="0"/>
          <w:divBdr>
            <w:top w:val="none" w:sz="0" w:space="0" w:color="auto"/>
            <w:left w:val="none" w:sz="0" w:space="0" w:color="auto"/>
            <w:bottom w:val="none" w:sz="0" w:space="0" w:color="auto"/>
            <w:right w:val="none" w:sz="0" w:space="0" w:color="auto"/>
          </w:divBdr>
        </w:div>
        <w:div w:id="1280725926">
          <w:marLeft w:val="480"/>
          <w:marRight w:val="0"/>
          <w:marTop w:val="0"/>
          <w:marBottom w:val="0"/>
          <w:divBdr>
            <w:top w:val="none" w:sz="0" w:space="0" w:color="auto"/>
            <w:left w:val="none" w:sz="0" w:space="0" w:color="auto"/>
            <w:bottom w:val="none" w:sz="0" w:space="0" w:color="auto"/>
            <w:right w:val="none" w:sz="0" w:space="0" w:color="auto"/>
          </w:divBdr>
        </w:div>
        <w:div w:id="655836733">
          <w:marLeft w:val="480"/>
          <w:marRight w:val="0"/>
          <w:marTop w:val="0"/>
          <w:marBottom w:val="0"/>
          <w:divBdr>
            <w:top w:val="none" w:sz="0" w:space="0" w:color="auto"/>
            <w:left w:val="none" w:sz="0" w:space="0" w:color="auto"/>
            <w:bottom w:val="none" w:sz="0" w:space="0" w:color="auto"/>
            <w:right w:val="none" w:sz="0" w:space="0" w:color="auto"/>
          </w:divBdr>
        </w:div>
        <w:div w:id="1054037403">
          <w:marLeft w:val="480"/>
          <w:marRight w:val="0"/>
          <w:marTop w:val="0"/>
          <w:marBottom w:val="0"/>
          <w:divBdr>
            <w:top w:val="none" w:sz="0" w:space="0" w:color="auto"/>
            <w:left w:val="none" w:sz="0" w:space="0" w:color="auto"/>
            <w:bottom w:val="none" w:sz="0" w:space="0" w:color="auto"/>
            <w:right w:val="none" w:sz="0" w:space="0" w:color="auto"/>
          </w:divBdr>
        </w:div>
        <w:div w:id="1066145628">
          <w:marLeft w:val="480"/>
          <w:marRight w:val="0"/>
          <w:marTop w:val="0"/>
          <w:marBottom w:val="0"/>
          <w:divBdr>
            <w:top w:val="none" w:sz="0" w:space="0" w:color="auto"/>
            <w:left w:val="none" w:sz="0" w:space="0" w:color="auto"/>
            <w:bottom w:val="none" w:sz="0" w:space="0" w:color="auto"/>
            <w:right w:val="none" w:sz="0" w:space="0" w:color="auto"/>
          </w:divBdr>
        </w:div>
        <w:div w:id="792602361">
          <w:marLeft w:val="480"/>
          <w:marRight w:val="0"/>
          <w:marTop w:val="0"/>
          <w:marBottom w:val="0"/>
          <w:divBdr>
            <w:top w:val="none" w:sz="0" w:space="0" w:color="auto"/>
            <w:left w:val="none" w:sz="0" w:space="0" w:color="auto"/>
            <w:bottom w:val="none" w:sz="0" w:space="0" w:color="auto"/>
            <w:right w:val="none" w:sz="0" w:space="0" w:color="auto"/>
          </w:divBdr>
        </w:div>
        <w:div w:id="746609570">
          <w:marLeft w:val="480"/>
          <w:marRight w:val="0"/>
          <w:marTop w:val="0"/>
          <w:marBottom w:val="0"/>
          <w:divBdr>
            <w:top w:val="none" w:sz="0" w:space="0" w:color="auto"/>
            <w:left w:val="none" w:sz="0" w:space="0" w:color="auto"/>
            <w:bottom w:val="none" w:sz="0" w:space="0" w:color="auto"/>
            <w:right w:val="none" w:sz="0" w:space="0" w:color="auto"/>
          </w:divBdr>
        </w:div>
        <w:div w:id="106311684">
          <w:marLeft w:val="480"/>
          <w:marRight w:val="0"/>
          <w:marTop w:val="0"/>
          <w:marBottom w:val="0"/>
          <w:divBdr>
            <w:top w:val="none" w:sz="0" w:space="0" w:color="auto"/>
            <w:left w:val="none" w:sz="0" w:space="0" w:color="auto"/>
            <w:bottom w:val="none" w:sz="0" w:space="0" w:color="auto"/>
            <w:right w:val="none" w:sz="0" w:space="0" w:color="auto"/>
          </w:divBdr>
        </w:div>
        <w:div w:id="634336498">
          <w:marLeft w:val="480"/>
          <w:marRight w:val="0"/>
          <w:marTop w:val="0"/>
          <w:marBottom w:val="0"/>
          <w:divBdr>
            <w:top w:val="none" w:sz="0" w:space="0" w:color="auto"/>
            <w:left w:val="none" w:sz="0" w:space="0" w:color="auto"/>
            <w:bottom w:val="none" w:sz="0" w:space="0" w:color="auto"/>
            <w:right w:val="none" w:sz="0" w:space="0" w:color="auto"/>
          </w:divBdr>
        </w:div>
        <w:div w:id="1380545389">
          <w:marLeft w:val="480"/>
          <w:marRight w:val="0"/>
          <w:marTop w:val="0"/>
          <w:marBottom w:val="0"/>
          <w:divBdr>
            <w:top w:val="none" w:sz="0" w:space="0" w:color="auto"/>
            <w:left w:val="none" w:sz="0" w:space="0" w:color="auto"/>
            <w:bottom w:val="none" w:sz="0" w:space="0" w:color="auto"/>
            <w:right w:val="none" w:sz="0" w:space="0" w:color="auto"/>
          </w:divBdr>
        </w:div>
        <w:div w:id="1281759470">
          <w:marLeft w:val="480"/>
          <w:marRight w:val="0"/>
          <w:marTop w:val="0"/>
          <w:marBottom w:val="0"/>
          <w:divBdr>
            <w:top w:val="none" w:sz="0" w:space="0" w:color="auto"/>
            <w:left w:val="none" w:sz="0" w:space="0" w:color="auto"/>
            <w:bottom w:val="none" w:sz="0" w:space="0" w:color="auto"/>
            <w:right w:val="none" w:sz="0" w:space="0" w:color="auto"/>
          </w:divBdr>
        </w:div>
        <w:div w:id="1709184524">
          <w:marLeft w:val="480"/>
          <w:marRight w:val="0"/>
          <w:marTop w:val="0"/>
          <w:marBottom w:val="0"/>
          <w:divBdr>
            <w:top w:val="none" w:sz="0" w:space="0" w:color="auto"/>
            <w:left w:val="none" w:sz="0" w:space="0" w:color="auto"/>
            <w:bottom w:val="none" w:sz="0" w:space="0" w:color="auto"/>
            <w:right w:val="none" w:sz="0" w:space="0" w:color="auto"/>
          </w:divBdr>
        </w:div>
        <w:div w:id="1178885799">
          <w:marLeft w:val="480"/>
          <w:marRight w:val="0"/>
          <w:marTop w:val="0"/>
          <w:marBottom w:val="0"/>
          <w:divBdr>
            <w:top w:val="none" w:sz="0" w:space="0" w:color="auto"/>
            <w:left w:val="none" w:sz="0" w:space="0" w:color="auto"/>
            <w:bottom w:val="none" w:sz="0" w:space="0" w:color="auto"/>
            <w:right w:val="none" w:sz="0" w:space="0" w:color="auto"/>
          </w:divBdr>
        </w:div>
        <w:div w:id="1324435846">
          <w:marLeft w:val="480"/>
          <w:marRight w:val="0"/>
          <w:marTop w:val="0"/>
          <w:marBottom w:val="0"/>
          <w:divBdr>
            <w:top w:val="none" w:sz="0" w:space="0" w:color="auto"/>
            <w:left w:val="none" w:sz="0" w:space="0" w:color="auto"/>
            <w:bottom w:val="none" w:sz="0" w:space="0" w:color="auto"/>
            <w:right w:val="none" w:sz="0" w:space="0" w:color="auto"/>
          </w:divBdr>
        </w:div>
        <w:div w:id="1027218959">
          <w:marLeft w:val="480"/>
          <w:marRight w:val="0"/>
          <w:marTop w:val="0"/>
          <w:marBottom w:val="0"/>
          <w:divBdr>
            <w:top w:val="none" w:sz="0" w:space="0" w:color="auto"/>
            <w:left w:val="none" w:sz="0" w:space="0" w:color="auto"/>
            <w:bottom w:val="none" w:sz="0" w:space="0" w:color="auto"/>
            <w:right w:val="none" w:sz="0" w:space="0" w:color="auto"/>
          </w:divBdr>
        </w:div>
        <w:div w:id="1150445972">
          <w:marLeft w:val="480"/>
          <w:marRight w:val="0"/>
          <w:marTop w:val="0"/>
          <w:marBottom w:val="0"/>
          <w:divBdr>
            <w:top w:val="none" w:sz="0" w:space="0" w:color="auto"/>
            <w:left w:val="none" w:sz="0" w:space="0" w:color="auto"/>
            <w:bottom w:val="none" w:sz="0" w:space="0" w:color="auto"/>
            <w:right w:val="none" w:sz="0" w:space="0" w:color="auto"/>
          </w:divBdr>
        </w:div>
        <w:div w:id="122426112">
          <w:marLeft w:val="480"/>
          <w:marRight w:val="0"/>
          <w:marTop w:val="0"/>
          <w:marBottom w:val="0"/>
          <w:divBdr>
            <w:top w:val="none" w:sz="0" w:space="0" w:color="auto"/>
            <w:left w:val="none" w:sz="0" w:space="0" w:color="auto"/>
            <w:bottom w:val="none" w:sz="0" w:space="0" w:color="auto"/>
            <w:right w:val="none" w:sz="0" w:space="0" w:color="auto"/>
          </w:divBdr>
        </w:div>
        <w:div w:id="1795833465">
          <w:marLeft w:val="480"/>
          <w:marRight w:val="0"/>
          <w:marTop w:val="0"/>
          <w:marBottom w:val="0"/>
          <w:divBdr>
            <w:top w:val="none" w:sz="0" w:space="0" w:color="auto"/>
            <w:left w:val="none" w:sz="0" w:space="0" w:color="auto"/>
            <w:bottom w:val="none" w:sz="0" w:space="0" w:color="auto"/>
            <w:right w:val="none" w:sz="0" w:space="0" w:color="auto"/>
          </w:divBdr>
        </w:div>
        <w:div w:id="1112238590">
          <w:marLeft w:val="480"/>
          <w:marRight w:val="0"/>
          <w:marTop w:val="0"/>
          <w:marBottom w:val="0"/>
          <w:divBdr>
            <w:top w:val="none" w:sz="0" w:space="0" w:color="auto"/>
            <w:left w:val="none" w:sz="0" w:space="0" w:color="auto"/>
            <w:bottom w:val="none" w:sz="0" w:space="0" w:color="auto"/>
            <w:right w:val="none" w:sz="0" w:space="0" w:color="auto"/>
          </w:divBdr>
        </w:div>
        <w:div w:id="1768384494">
          <w:marLeft w:val="480"/>
          <w:marRight w:val="0"/>
          <w:marTop w:val="0"/>
          <w:marBottom w:val="0"/>
          <w:divBdr>
            <w:top w:val="none" w:sz="0" w:space="0" w:color="auto"/>
            <w:left w:val="none" w:sz="0" w:space="0" w:color="auto"/>
            <w:bottom w:val="none" w:sz="0" w:space="0" w:color="auto"/>
            <w:right w:val="none" w:sz="0" w:space="0" w:color="auto"/>
          </w:divBdr>
        </w:div>
        <w:div w:id="931402544">
          <w:marLeft w:val="480"/>
          <w:marRight w:val="0"/>
          <w:marTop w:val="0"/>
          <w:marBottom w:val="0"/>
          <w:divBdr>
            <w:top w:val="none" w:sz="0" w:space="0" w:color="auto"/>
            <w:left w:val="none" w:sz="0" w:space="0" w:color="auto"/>
            <w:bottom w:val="none" w:sz="0" w:space="0" w:color="auto"/>
            <w:right w:val="none" w:sz="0" w:space="0" w:color="auto"/>
          </w:divBdr>
        </w:div>
        <w:div w:id="387922804">
          <w:marLeft w:val="480"/>
          <w:marRight w:val="0"/>
          <w:marTop w:val="0"/>
          <w:marBottom w:val="0"/>
          <w:divBdr>
            <w:top w:val="none" w:sz="0" w:space="0" w:color="auto"/>
            <w:left w:val="none" w:sz="0" w:space="0" w:color="auto"/>
            <w:bottom w:val="none" w:sz="0" w:space="0" w:color="auto"/>
            <w:right w:val="none" w:sz="0" w:space="0" w:color="auto"/>
          </w:divBdr>
        </w:div>
        <w:div w:id="1715233027">
          <w:marLeft w:val="480"/>
          <w:marRight w:val="0"/>
          <w:marTop w:val="0"/>
          <w:marBottom w:val="0"/>
          <w:divBdr>
            <w:top w:val="none" w:sz="0" w:space="0" w:color="auto"/>
            <w:left w:val="none" w:sz="0" w:space="0" w:color="auto"/>
            <w:bottom w:val="none" w:sz="0" w:space="0" w:color="auto"/>
            <w:right w:val="none" w:sz="0" w:space="0" w:color="auto"/>
          </w:divBdr>
        </w:div>
        <w:div w:id="1510867655">
          <w:marLeft w:val="480"/>
          <w:marRight w:val="0"/>
          <w:marTop w:val="0"/>
          <w:marBottom w:val="0"/>
          <w:divBdr>
            <w:top w:val="none" w:sz="0" w:space="0" w:color="auto"/>
            <w:left w:val="none" w:sz="0" w:space="0" w:color="auto"/>
            <w:bottom w:val="none" w:sz="0" w:space="0" w:color="auto"/>
            <w:right w:val="none" w:sz="0" w:space="0" w:color="auto"/>
          </w:divBdr>
        </w:div>
        <w:div w:id="321668623">
          <w:marLeft w:val="480"/>
          <w:marRight w:val="0"/>
          <w:marTop w:val="0"/>
          <w:marBottom w:val="0"/>
          <w:divBdr>
            <w:top w:val="none" w:sz="0" w:space="0" w:color="auto"/>
            <w:left w:val="none" w:sz="0" w:space="0" w:color="auto"/>
            <w:bottom w:val="none" w:sz="0" w:space="0" w:color="auto"/>
            <w:right w:val="none" w:sz="0" w:space="0" w:color="auto"/>
          </w:divBdr>
        </w:div>
        <w:div w:id="1487864231">
          <w:marLeft w:val="480"/>
          <w:marRight w:val="0"/>
          <w:marTop w:val="0"/>
          <w:marBottom w:val="0"/>
          <w:divBdr>
            <w:top w:val="none" w:sz="0" w:space="0" w:color="auto"/>
            <w:left w:val="none" w:sz="0" w:space="0" w:color="auto"/>
            <w:bottom w:val="none" w:sz="0" w:space="0" w:color="auto"/>
            <w:right w:val="none" w:sz="0" w:space="0" w:color="auto"/>
          </w:divBdr>
        </w:div>
        <w:div w:id="1838613694">
          <w:marLeft w:val="480"/>
          <w:marRight w:val="0"/>
          <w:marTop w:val="0"/>
          <w:marBottom w:val="0"/>
          <w:divBdr>
            <w:top w:val="none" w:sz="0" w:space="0" w:color="auto"/>
            <w:left w:val="none" w:sz="0" w:space="0" w:color="auto"/>
            <w:bottom w:val="none" w:sz="0" w:space="0" w:color="auto"/>
            <w:right w:val="none" w:sz="0" w:space="0" w:color="auto"/>
          </w:divBdr>
        </w:div>
        <w:div w:id="22945373">
          <w:marLeft w:val="480"/>
          <w:marRight w:val="0"/>
          <w:marTop w:val="0"/>
          <w:marBottom w:val="0"/>
          <w:divBdr>
            <w:top w:val="none" w:sz="0" w:space="0" w:color="auto"/>
            <w:left w:val="none" w:sz="0" w:space="0" w:color="auto"/>
            <w:bottom w:val="none" w:sz="0" w:space="0" w:color="auto"/>
            <w:right w:val="none" w:sz="0" w:space="0" w:color="auto"/>
          </w:divBdr>
        </w:div>
        <w:div w:id="1680422417">
          <w:marLeft w:val="480"/>
          <w:marRight w:val="0"/>
          <w:marTop w:val="0"/>
          <w:marBottom w:val="0"/>
          <w:divBdr>
            <w:top w:val="none" w:sz="0" w:space="0" w:color="auto"/>
            <w:left w:val="none" w:sz="0" w:space="0" w:color="auto"/>
            <w:bottom w:val="none" w:sz="0" w:space="0" w:color="auto"/>
            <w:right w:val="none" w:sz="0" w:space="0" w:color="auto"/>
          </w:divBdr>
        </w:div>
        <w:div w:id="1146896282">
          <w:marLeft w:val="480"/>
          <w:marRight w:val="0"/>
          <w:marTop w:val="0"/>
          <w:marBottom w:val="0"/>
          <w:divBdr>
            <w:top w:val="none" w:sz="0" w:space="0" w:color="auto"/>
            <w:left w:val="none" w:sz="0" w:space="0" w:color="auto"/>
            <w:bottom w:val="none" w:sz="0" w:space="0" w:color="auto"/>
            <w:right w:val="none" w:sz="0" w:space="0" w:color="auto"/>
          </w:divBdr>
        </w:div>
        <w:div w:id="558252247">
          <w:marLeft w:val="480"/>
          <w:marRight w:val="0"/>
          <w:marTop w:val="0"/>
          <w:marBottom w:val="0"/>
          <w:divBdr>
            <w:top w:val="none" w:sz="0" w:space="0" w:color="auto"/>
            <w:left w:val="none" w:sz="0" w:space="0" w:color="auto"/>
            <w:bottom w:val="none" w:sz="0" w:space="0" w:color="auto"/>
            <w:right w:val="none" w:sz="0" w:space="0" w:color="auto"/>
          </w:divBdr>
        </w:div>
        <w:div w:id="591278912">
          <w:marLeft w:val="480"/>
          <w:marRight w:val="0"/>
          <w:marTop w:val="0"/>
          <w:marBottom w:val="0"/>
          <w:divBdr>
            <w:top w:val="none" w:sz="0" w:space="0" w:color="auto"/>
            <w:left w:val="none" w:sz="0" w:space="0" w:color="auto"/>
            <w:bottom w:val="none" w:sz="0" w:space="0" w:color="auto"/>
            <w:right w:val="none" w:sz="0" w:space="0" w:color="auto"/>
          </w:divBdr>
        </w:div>
        <w:div w:id="844856359">
          <w:marLeft w:val="480"/>
          <w:marRight w:val="0"/>
          <w:marTop w:val="0"/>
          <w:marBottom w:val="0"/>
          <w:divBdr>
            <w:top w:val="none" w:sz="0" w:space="0" w:color="auto"/>
            <w:left w:val="none" w:sz="0" w:space="0" w:color="auto"/>
            <w:bottom w:val="none" w:sz="0" w:space="0" w:color="auto"/>
            <w:right w:val="none" w:sz="0" w:space="0" w:color="auto"/>
          </w:divBdr>
        </w:div>
        <w:div w:id="87124653">
          <w:marLeft w:val="480"/>
          <w:marRight w:val="0"/>
          <w:marTop w:val="0"/>
          <w:marBottom w:val="0"/>
          <w:divBdr>
            <w:top w:val="none" w:sz="0" w:space="0" w:color="auto"/>
            <w:left w:val="none" w:sz="0" w:space="0" w:color="auto"/>
            <w:bottom w:val="none" w:sz="0" w:space="0" w:color="auto"/>
            <w:right w:val="none" w:sz="0" w:space="0" w:color="auto"/>
          </w:divBdr>
        </w:div>
        <w:div w:id="291064056">
          <w:marLeft w:val="480"/>
          <w:marRight w:val="0"/>
          <w:marTop w:val="0"/>
          <w:marBottom w:val="0"/>
          <w:divBdr>
            <w:top w:val="none" w:sz="0" w:space="0" w:color="auto"/>
            <w:left w:val="none" w:sz="0" w:space="0" w:color="auto"/>
            <w:bottom w:val="none" w:sz="0" w:space="0" w:color="auto"/>
            <w:right w:val="none" w:sz="0" w:space="0" w:color="auto"/>
          </w:divBdr>
        </w:div>
      </w:divsChild>
    </w:div>
    <w:div w:id="2059622940">
      <w:bodyDiv w:val="1"/>
      <w:marLeft w:val="0"/>
      <w:marRight w:val="0"/>
      <w:marTop w:val="0"/>
      <w:marBottom w:val="0"/>
      <w:divBdr>
        <w:top w:val="none" w:sz="0" w:space="0" w:color="auto"/>
        <w:left w:val="none" w:sz="0" w:space="0" w:color="auto"/>
        <w:bottom w:val="none" w:sz="0" w:space="0" w:color="auto"/>
        <w:right w:val="none" w:sz="0" w:space="0" w:color="auto"/>
      </w:divBdr>
      <w:divsChild>
        <w:div w:id="30035788">
          <w:marLeft w:val="480"/>
          <w:marRight w:val="0"/>
          <w:marTop w:val="0"/>
          <w:marBottom w:val="0"/>
          <w:divBdr>
            <w:top w:val="none" w:sz="0" w:space="0" w:color="auto"/>
            <w:left w:val="none" w:sz="0" w:space="0" w:color="auto"/>
            <w:bottom w:val="none" w:sz="0" w:space="0" w:color="auto"/>
            <w:right w:val="none" w:sz="0" w:space="0" w:color="auto"/>
          </w:divBdr>
        </w:div>
        <w:div w:id="36246441">
          <w:marLeft w:val="480"/>
          <w:marRight w:val="0"/>
          <w:marTop w:val="0"/>
          <w:marBottom w:val="0"/>
          <w:divBdr>
            <w:top w:val="none" w:sz="0" w:space="0" w:color="auto"/>
            <w:left w:val="none" w:sz="0" w:space="0" w:color="auto"/>
            <w:bottom w:val="none" w:sz="0" w:space="0" w:color="auto"/>
            <w:right w:val="none" w:sz="0" w:space="0" w:color="auto"/>
          </w:divBdr>
        </w:div>
        <w:div w:id="49768933">
          <w:marLeft w:val="480"/>
          <w:marRight w:val="0"/>
          <w:marTop w:val="0"/>
          <w:marBottom w:val="0"/>
          <w:divBdr>
            <w:top w:val="none" w:sz="0" w:space="0" w:color="auto"/>
            <w:left w:val="none" w:sz="0" w:space="0" w:color="auto"/>
            <w:bottom w:val="none" w:sz="0" w:space="0" w:color="auto"/>
            <w:right w:val="none" w:sz="0" w:space="0" w:color="auto"/>
          </w:divBdr>
        </w:div>
        <w:div w:id="63337099">
          <w:marLeft w:val="480"/>
          <w:marRight w:val="0"/>
          <w:marTop w:val="0"/>
          <w:marBottom w:val="0"/>
          <w:divBdr>
            <w:top w:val="none" w:sz="0" w:space="0" w:color="auto"/>
            <w:left w:val="none" w:sz="0" w:space="0" w:color="auto"/>
            <w:bottom w:val="none" w:sz="0" w:space="0" w:color="auto"/>
            <w:right w:val="none" w:sz="0" w:space="0" w:color="auto"/>
          </w:divBdr>
        </w:div>
        <w:div w:id="96103323">
          <w:marLeft w:val="480"/>
          <w:marRight w:val="0"/>
          <w:marTop w:val="0"/>
          <w:marBottom w:val="0"/>
          <w:divBdr>
            <w:top w:val="none" w:sz="0" w:space="0" w:color="auto"/>
            <w:left w:val="none" w:sz="0" w:space="0" w:color="auto"/>
            <w:bottom w:val="none" w:sz="0" w:space="0" w:color="auto"/>
            <w:right w:val="none" w:sz="0" w:space="0" w:color="auto"/>
          </w:divBdr>
        </w:div>
        <w:div w:id="124465460">
          <w:marLeft w:val="480"/>
          <w:marRight w:val="0"/>
          <w:marTop w:val="0"/>
          <w:marBottom w:val="0"/>
          <w:divBdr>
            <w:top w:val="none" w:sz="0" w:space="0" w:color="auto"/>
            <w:left w:val="none" w:sz="0" w:space="0" w:color="auto"/>
            <w:bottom w:val="none" w:sz="0" w:space="0" w:color="auto"/>
            <w:right w:val="none" w:sz="0" w:space="0" w:color="auto"/>
          </w:divBdr>
        </w:div>
        <w:div w:id="186066081">
          <w:marLeft w:val="480"/>
          <w:marRight w:val="0"/>
          <w:marTop w:val="0"/>
          <w:marBottom w:val="0"/>
          <w:divBdr>
            <w:top w:val="none" w:sz="0" w:space="0" w:color="auto"/>
            <w:left w:val="none" w:sz="0" w:space="0" w:color="auto"/>
            <w:bottom w:val="none" w:sz="0" w:space="0" w:color="auto"/>
            <w:right w:val="none" w:sz="0" w:space="0" w:color="auto"/>
          </w:divBdr>
        </w:div>
        <w:div w:id="209464675">
          <w:marLeft w:val="480"/>
          <w:marRight w:val="0"/>
          <w:marTop w:val="0"/>
          <w:marBottom w:val="0"/>
          <w:divBdr>
            <w:top w:val="none" w:sz="0" w:space="0" w:color="auto"/>
            <w:left w:val="none" w:sz="0" w:space="0" w:color="auto"/>
            <w:bottom w:val="none" w:sz="0" w:space="0" w:color="auto"/>
            <w:right w:val="none" w:sz="0" w:space="0" w:color="auto"/>
          </w:divBdr>
        </w:div>
        <w:div w:id="220362454">
          <w:marLeft w:val="480"/>
          <w:marRight w:val="0"/>
          <w:marTop w:val="0"/>
          <w:marBottom w:val="0"/>
          <w:divBdr>
            <w:top w:val="none" w:sz="0" w:space="0" w:color="auto"/>
            <w:left w:val="none" w:sz="0" w:space="0" w:color="auto"/>
            <w:bottom w:val="none" w:sz="0" w:space="0" w:color="auto"/>
            <w:right w:val="none" w:sz="0" w:space="0" w:color="auto"/>
          </w:divBdr>
        </w:div>
        <w:div w:id="261425951">
          <w:marLeft w:val="480"/>
          <w:marRight w:val="0"/>
          <w:marTop w:val="0"/>
          <w:marBottom w:val="0"/>
          <w:divBdr>
            <w:top w:val="none" w:sz="0" w:space="0" w:color="auto"/>
            <w:left w:val="none" w:sz="0" w:space="0" w:color="auto"/>
            <w:bottom w:val="none" w:sz="0" w:space="0" w:color="auto"/>
            <w:right w:val="none" w:sz="0" w:space="0" w:color="auto"/>
          </w:divBdr>
        </w:div>
        <w:div w:id="303582638">
          <w:marLeft w:val="480"/>
          <w:marRight w:val="0"/>
          <w:marTop w:val="0"/>
          <w:marBottom w:val="0"/>
          <w:divBdr>
            <w:top w:val="none" w:sz="0" w:space="0" w:color="auto"/>
            <w:left w:val="none" w:sz="0" w:space="0" w:color="auto"/>
            <w:bottom w:val="none" w:sz="0" w:space="0" w:color="auto"/>
            <w:right w:val="none" w:sz="0" w:space="0" w:color="auto"/>
          </w:divBdr>
        </w:div>
        <w:div w:id="322123733">
          <w:marLeft w:val="480"/>
          <w:marRight w:val="0"/>
          <w:marTop w:val="0"/>
          <w:marBottom w:val="0"/>
          <w:divBdr>
            <w:top w:val="none" w:sz="0" w:space="0" w:color="auto"/>
            <w:left w:val="none" w:sz="0" w:space="0" w:color="auto"/>
            <w:bottom w:val="none" w:sz="0" w:space="0" w:color="auto"/>
            <w:right w:val="none" w:sz="0" w:space="0" w:color="auto"/>
          </w:divBdr>
        </w:div>
        <w:div w:id="455148993">
          <w:marLeft w:val="480"/>
          <w:marRight w:val="0"/>
          <w:marTop w:val="0"/>
          <w:marBottom w:val="0"/>
          <w:divBdr>
            <w:top w:val="none" w:sz="0" w:space="0" w:color="auto"/>
            <w:left w:val="none" w:sz="0" w:space="0" w:color="auto"/>
            <w:bottom w:val="none" w:sz="0" w:space="0" w:color="auto"/>
            <w:right w:val="none" w:sz="0" w:space="0" w:color="auto"/>
          </w:divBdr>
        </w:div>
        <w:div w:id="512765866">
          <w:marLeft w:val="480"/>
          <w:marRight w:val="0"/>
          <w:marTop w:val="0"/>
          <w:marBottom w:val="0"/>
          <w:divBdr>
            <w:top w:val="none" w:sz="0" w:space="0" w:color="auto"/>
            <w:left w:val="none" w:sz="0" w:space="0" w:color="auto"/>
            <w:bottom w:val="none" w:sz="0" w:space="0" w:color="auto"/>
            <w:right w:val="none" w:sz="0" w:space="0" w:color="auto"/>
          </w:divBdr>
        </w:div>
        <w:div w:id="517693820">
          <w:marLeft w:val="480"/>
          <w:marRight w:val="0"/>
          <w:marTop w:val="0"/>
          <w:marBottom w:val="0"/>
          <w:divBdr>
            <w:top w:val="none" w:sz="0" w:space="0" w:color="auto"/>
            <w:left w:val="none" w:sz="0" w:space="0" w:color="auto"/>
            <w:bottom w:val="none" w:sz="0" w:space="0" w:color="auto"/>
            <w:right w:val="none" w:sz="0" w:space="0" w:color="auto"/>
          </w:divBdr>
        </w:div>
        <w:div w:id="525140118">
          <w:marLeft w:val="480"/>
          <w:marRight w:val="0"/>
          <w:marTop w:val="0"/>
          <w:marBottom w:val="0"/>
          <w:divBdr>
            <w:top w:val="none" w:sz="0" w:space="0" w:color="auto"/>
            <w:left w:val="none" w:sz="0" w:space="0" w:color="auto"/>
            <w:bottom w:val="none" w:sz="0" w:space="0" w:color="auto"/>
            <w:right w:val="none" w:sz="0" w:space="0" w:color="auto"/>
          </w:divBdr>
        </w:div>
        <w:div w:id="538906524">
          <w:marLeft w:val="480"/>
          <w:marRight w:val="0"/>
          <w:marTop w:val="0"/>
          <w:marBottom w:val="0"/>
          <w:divBdr>
            <w:top w:val="none" w:sz="0" w:space="0" w:color="auto"/>
            <w:left w:val="none" w:sz="0" w:space="0" w:color="auto"/>
            <w:bottom w:val="none" w:sz="0" w:space="0" w:color="auto"/>
            <w:right w:val="none" w:sz="0" w:space="0" w:color="auto"/>
          </w:divBdr>
        </w:div>
        <w:div w:id="574439973">
          <w:marLeft w:val="480"/>
          <w:marRight w:val="0"/>
          <w:marTop w:val="0"/>
          <w:marBottom w:val="0"/>
          <w:divBdr>
            <w:top w:val="none" w:sz="0" w:space="0" w:color="auto"/>
            <w:left w:val="none" w:sz="0" w:space="0" w:color="auto"/>
            <w:bottom w:val="none" w:sz="0" w:space="0" w:color="auto"/>
            <w:right w:val="none" w:sz="0" w:space="0" w:color="auto"/>
          </w:divBdr>
        </w:div>
        <w:div w:id="614948987">
          <w:marLeft w:val="480"/>
          <w:marRight w:val="0"/>
          <w:marTop w:val="0"/>
          <w:marBottom w:val="0"/>
          <w:divBdr>
            <w:top w:val="none" w:sz="0" w:space="0" w:color="auto"/>
            <w:left w:val="none" w:sz="0" w:space="0" w:color="auto"/>
            <w:bottom w:val="none" w:sz="0" w:space="0" w:color="auto"/>
            <w:right w:val="none" w:sz="0" w:space="0" w:color="auto"/>
          </w:divBdr>
        </w:div>
        <w:div w:id="619073385">
          <w:marLeft w:val="480"/>
          <w:marRight w:val="0"/>
          <w:marTop w:val="0"/>
          <w:marBottom w:val="0"/>
          <w:divBdr>
            <w:top w:val="none" w:sz="0" w:space="0" w:color="auto"/>
            <w:left w:val="none" w:sz="0" w:space="0" w:color="auto"/>
            <w:bottom w:val="none" w:sz="0" w:space="0" w:color="auto"/>
            <w:right w:val="none" w:sz="0" w:space="0" w:color="auto"/>
          </w:divBdr>
        </w:div>
        <w:div w:id="683172581">
          <w:marLeft w:val="480"/>
          <w:marRight w:val="0"/>
          <w:marTop w:val="0"/>
          <w:marBottom w:val="0"/>
          <w:divBdr>
            <w:top w:val="none" w:sz="0" w:space="0" w:color="auto"/>
            <w:left w:val="none" w:sz="0" w:space="0" w:color="auto"/>
            <w:bottom w:val="none" w:sz="0" w:space="0" w:color="auto"/>
            <w:right w:val="none" w:sz="0" w:space="0" w:color="auto"/>
          </w:divBdr>
        </w:div>
        <w:div w:id="688487556">
          <w:marLeft w:val="480"/>
          <w:marRight w:val="0"/>
          <w:marTop w:val="0"/>
          <w:marBottom w:val="0"/>
          <w:divBdr>
            <w:top w:val="none" w:sz="0" w:space="0" w:color="auto"/>
            <w:left w:val="none" w:sz="0" w:space="0" w:color="auto"/>
            <w:bottom w:val="none" w:sz="0" w:space="0" w:color="auto"/>
            <w:right w:val="none" w:sz="0" w:space="0" w:color="auto"/>
          </w:divBdr>
        </w:div>
        <w:div w:id="689994205">
          <w:marLeft w:val="480"/>
          <w:marRight w:val="0"/>
          <w:marTop w:val="0"/>
          <w:marBottom w:val="0"/>
          <w:divBdr>
            <w:top w:val="none" w:sz="0" w:space="0" w:color="auto"/>
            <w:left w:val="none" w:sz="0" w:space="0" w:color="auto"/>
            <w:bottom w:val="none" w:sz="0" w:space="0" w:color="auto"/>
            <w:right w:val="none" w:sz="0" w:space="0" w:color="auto"/>
          </w:divBdr>
        </w:div>
        <w:div w:id="690838191">
          <w:marLeft w:val="480"/>
          <w:marRight w:val="0"/>
          <w:marTop w:val="0"/>
          <w:marBottom w:val="0"/>
          <w:divBdr>
            <w:top w:val="none" w:sz="0" w:space="0" w:color="auto"/>
            <w:left w:val="none" w:sz="0" w:space="0" w:color="auto"/>
            <w:bottom w:val="none" w:sz="0" w:space="0" w:color="auto"/>
            <w:right w:val="none" w:sz="0" w:space="0" w:color="auto"/>
          </w:divBdr>
        </w:div>
        <w:div w:id="717899110">
          <w:marLeft w:val="480"/>
          <w:marRight w:val="0"/>
          <w:marTop w:val="0"/>
          <w:marBottom w:val="0"/>
          <w:divBdr>
            <w:top w:val="none" w:sz="0" w:space="0" w:color="auto"/>
            <w:left w:val="none" w:sz="0" w:space="0" w:color="auto"/>
            <w:bottom w:val="none" w:sz="0" w:space="0" w:color="auto"/>
            <w:right w:val="none" w:sz="0" w:space="0" w:color="auto"/>
          </w:divBdr>
        </w:div>
        <w:div w:id="810251830">
          <w:marLeft w:val="480"/>
          <w:marRight w:val="0"/>
          <w:marTop w:val="0"/>
          <w:marBottom w:val="0"/>
          <w:divBdr>
            <w:top w:val="none" w:sz="0" w:space="0" w:color="auto"/>
            <w:left w:val="none" w:sz="0" w:space="0" w:color="auto"/>
            <w:bottom w:val="none" w:sz="0" w:space="0" w:color="auto"/>
            <w:right w:val="none" w:sz="0" w:space="0" w:color="auto"/>
          </w:divBdr>
        </w:div>
        <w:div w:id="819425613">
          <w:marLeft w:val="480"/>
          <w:marRight w:val="0"/>
          <w:marTop w:val="0"/>
          <w:marBottom w:val="0"/>
          <w:divBdr>
            <w:top w:val="none" w:sz="0" w:space="0" w:color="auto"/>
            <w:left w:val="none" w:sz="0" w:space="0" w:color="auto"/>
            <w:bottom w:val="none" w:sz="0" w:space="0" w:color="auto"/>
            <w:right w:val="none" w:sz="0" w:space="0" w:color="auto"/>
          </w:divBdr>
        </w:div>
        <w:div w:id="846603050">
          <w:marLeft w:val="480"/>
          <w:marRight w:val="0"/>
          <w:marTop w:val="0"/>
          <w:marBottom w:val="0"/>
          <w:divBdr>
            <w:top w:val="none" w:sz="0" w:space="0" w:color="auto"/>
            <w:left w:val="none" w:sz="0" w:space="0" w:color="auto"/>
            <w:bottom w:val="none" w:sz="0" w:space="0" w:color="auto"/>
            <w:right w:val="none" w:sz="0" w:space="0" w:color="auto"/>
          </w:divBdr>
        </w:div>
        <w:div w:id="852886185">
          <w:marLeft w:val="480"/>
          <w:marRight w:val="0"/>
          <w:marTop w:val="0"/>
          <w:marBottom w:val="0"/>
          <w:divBdr>
            <w:top w:val="none" w:sz="0" w:space="0" w:color="auto"/>
            <w:left w:val="none" w:sz="0" w:space="0" w:color="auto"/>
            <w:bottom w:val="none" w:sz="0" w:space="0" w:color="auto"/>
            <w:right w:val="none" w:sz="0" w:space="0" w:color="auto"/>
          </w:divBdr>
        </w:div>
        <w:div w:id="861893786">
          <w:marLeft w:val="480"/>
          <w:marRight w:val="0"/>
          <w:marTop w:val="0"/>
          <w:marBottom w:val="0"/>
          <w:divBdr>
            <w:top w:val="none" w:sz="0" w:space="0" w:color="auto"/>
            <w:left w:val="none" w:sz="0" w:space="0" w:color="auto"/>
            <w:bottom w:val="none" w:sz="0" w:space="0" w:color="auto"/>
            <w:right w:val="none" w:sz="0" w:space="0" w:color="auto"/>
          </w:divBdr>
        </w:div>
        <w:div w:id="869295406">
          <w:marLeft w:val="480"/>
          <w:marRight w:val="0"/>
          <w:marTop w:val="0"/>
          <w:marBottom w:val="0"/>
          <w:divBdr>
            <w:top w:val="none" w:sz="0" w:space="0" w:color="auto"/>
            <w:left w:val="none" w:sz="0" w:space="0" w:color="auto"/>
            <w:bottom w:val="none" w:sz="0" w:space="0" w:color="auto"/>
            <w:right w:val="none" w:sz="0" w:space="0" w:color="auto"/>
          </w:divBdr>
        </w:div>
        <w:div w:id="885095307">
          <w:marLeft w:val="480"/>
          <w:marRight w:val="0"/>
          <w:marTop w:val="0"/>
          <w:marBottom w:val="0"/>
          <w:divBdr>
            <w:top w:val="none" w:sz="0" w:space="0" w:color="auto"/>
            <w:left w:val="none" w:sz="0" w:space="0" w:color="auto"/>
            <w:bottom w:val="none" w:sz="0" w:space="0" w:color="auto"/>
            <w:right w:val="none" w:sz="0" w:space="0" w:color="auto"/>
          </w:divBdr>
        </w:div>
        <w:div w:id="906962767">
          <w:marLeft w:val="480"/>
          <w:marRight w:val="0"/>
          <w:marTop w:val="0"/>
          <w:marBottom w:val="0"/>
          <w:divBdr>
            <w:top w:val="none" w:sz="0" w:space="0" w:color="auto"/>
            <w:left w:val="none" w:sz="0" w:space="0" w:color="auto"/>
            <w:bottom w:val="none" w:sz="0" w:space="0" w:color="auto"/>
            <w:right w:val="none" w:sz="0" w:space="0" w:color="auto"/>
          </w:divBdr>
        </w:div>
        <w:div w:id="933781937">
          <w:marLeft w:val="480"/>
          <w:marRight w:val="0"/>
          <w:marTop w:val="0"/>
          <w:marBottom w:val="0"/>
          <w:divBdr>
            <w:top w:val="none" w:sz="0" w:space="0" w:color="auto"/>
            <w:left w:val="none" w:sz="0" w:space="0" w:color="auto"/>
            <w:bottom w:val="none" w:sz="0" w:space="0" w:color="auto"/>
            <w:right w:val="none" w:sz="0" w:space="0" w:color="auto"/>
          </w:divBdr>
        </w:div>
        <w:div w:id="942029734">
          <w:marLeft w:val="480"/>
          <w:marRight w:val="0"/>
          <w:marTop w:val="0"/>
          <w:marBottom w:val="0"/>
          <w:divBdr>
            <w:top w:val="none" w:sz="0" w:space="0" w:color="auto"/>
            <w:left w:val="none" w:sz="0" w:space="0" w:color="auto"/>
            <w:bottom w:val="none" w:sz="0" w:space="0" w:color="auto"/>
            <w:right w:val="none" w:sz="0" w:space="0" w:color="auto"/>
          </w:divBdr>
        </w:div>
        <w:div w:id="943731739">
          <w:marLeft w:val="480"/>
          <w:marRight w:val="0"/>
          <w:marTop w:val="0"/>
          <w:marBottom w:val="0"/>
          <w:divBdr>
            <w:top w:val="none" w:sz="0" w:space="0" w:color="auto"/>
            <w:left w:val="none" w:sz="0" w:space="0" w:color="auto"/>
            <w:bottom w:val="none" w:sz="0" w:space="0" w:color="auto"/>
            <w:right w:val="none" w:sz="0" w:space="0" w:color="auto"/>
          </w:divBdr>
        </w:div>
        <w:div w:id="970016325">
          <w:marLeft w:val="480"/>
          <w:marRight w:val="0"/>
          <w:marTop w:val="0"/>
          <w:marBottom w:val="0"/>
          <w:divBdr>
            <w:top w:val="none" w:sz="0" w:space="0" w:color="auto"/>
            <w:left w:val="none" w:sz="0" w:space="0" w:color="auto"/>
            <w:bottom w:val="none" w:sz="0" w:space="0" w:color="auto"/>
            <w:right w:val="none" w:sz="0" w:space="0" w:color="auto"/>
          </w:divBdr>
        </w:div>
        <w:div w:id="1139805834">
          <w:marLeft w:val="480"/>
          <w:marRight w:val="0"/>
          <w:marTop w:val="0"/>
          <w:marBottom w:val="0"/>
          <w:divBdr>
            <w:top w:val="none" w:sz="0" w:space="0" w:color="auto"/>
            <w:left w:val="none" w:sz="0" w:space="0" w:color="auto"/>
            <w:bottom w:val="none" w:sz="0" w:space="0" w:color="auto"/>
            <w:right w:val="none" w:sz="0" w:space="0" w:color="auto"/>
          </w:divBdr>
        </w:div>
        <w:div w:id="1150368478">
          <w:marLeft w:val="480"/>
          <w:marRight w:val="0"/>
          <w:marTop w:val="0"/>
          <w:marBottom w:val="0"/>
          <w:divBdr>
            <w:top w:val="none" w:sz="0" w:space="0" w:color="auto"/>
            <w:left w:val="none" w:sz="0" w:space="0" w:color="auto"/>
            <w:bottom w:val="none" w:sz="0" w:space="0" w:color="auto"/>
            <w:right w:val="none" w:sz="0" w:space="0" w:color="auto"/>
          </w:divBdr>
        </w:div>
        <w:div w:id="1168596797">
          <w:marLeft w:val="480"/>
          <w:marRight w:val="0"/>
          <w:marTop w:val="0"/>
          <w:marBottom w:val="0"/>
          <w:divBdr>
            <w:top w:val="none" w:sz="0" w:space="0" w:color="auto"/>
            <w:left w:val="none" w:sz="0" w:space="0" w:color="auto"/>
            <w:bottom w:val="none" w:sz="0" w:space="0" w:color="auto"/>
            <w:right w:val="none" w:sz="0" w:space="0" w:color="auto"/>
          </w:divBdr>
        </w:div>
        <w:div w:id="1189640707">
          <w:marLeft w:val="480"/>
          <w:marRight w:val="0"/>
          <w:marTop w:val="0"/>
          <w:marBottom w:val="0"/>
          <w:divBdr>
            <w:top w:val="none" w:sz="0" w:space="0" w:color="auto"/>
            <w:left w:val="none" w:sz="0" w:space="0" w:color="auto"/>
            <w:bottom w:val="none" w:sz="0" w:space="0" w:color="auto"/>
            <w:right w:val="none" w:sz="0" w:space="0" w:color="auto"/>
          </w:divBdr>
        </w:div>
        <w:div w:id="1203713781">
          <w:marLeft w:val="480"/>
          <w:marRight w:val="0"/>
          <w:marTop w:val="0"/>
          <w:marBottom w:val="0"/>
          <w:divBdr>
            <w:top w:val="none" w:sz="0" w:space="0" w:color="auto"/>
            <w:left w:val="none" w:sz="0" w:space="0" w:color="auto"/>
            <w:bottom w:val="none" w:sz="0" w:space="0" w:color="auto"/>
            <w:right w:val="none" w:sz="0" w:space="0" w:color="auto"/>
          </w:divBdr>
        </w:div>
        <w:div w:id="1380545513">
          <w:marLeft w:val="480"/>
          <w:marRight w:val="0"/>
          <w:marTop w:val="0"/>
          <w:marBottom w:val="0"/>
          <w:divBdr>
            <w:top w:val="none" w:sz="0" w:space="0" w:color="auto"/>
            <w:left w:val="none" w:sz="0" w:space="0" w:color="auto"/>
            <w:bottom w:val="none" w:sz="0" w:space="0" w:color="auto"/>
            <w:right w:val="none" w:sz="0" w:space="0" w:color="auto"/>
          </w:divBdr>
        </w:div>
        <w:div w:id="1395276858">
          <w:marLeft w:val="480"/>
          <w:marRight w:val="0"/>
          <w:marTop w:val="0"/>
          <w:marBottom w:val="0"/>
          <w:divBdr>
            <w:top w:val="none" w:sz="0" w:space="0" w:color="auto"/>
            <w:left w:val="none" w:sz="0" w:space="0" w:color="auto"/>
            <w:bottom w:val="none" w:sz="0" w:space="0" w:color="auto"/>
            <w:right w:val="none" w:sz="0" w:space="0" w:color="auto"/>
          </w:divBdr>
        </w:div>
        <w:div w:id="1408190385">
          <w:marLeft w:val="480"/>
          <w:marRight w:val="0"/>
          <w:marTop w:val="0"/>
          <w:marBottom w:val="0"/>
          <w:divBdr>
            <w:top w:val="none" w:sz="0" w:space="0" w:color="auto"/>
            <w:left w:val="none" w:sz="0" w:space="0" w:color="auto"/>
            <w:bottom w:val="none" w:sz="0" w:space="0" w:color="auto"/>
            <w:right w:val="none" w:sz="0" w:space="0" w:color="auto"/>
          </w:divBdr>
        </w:div>
        <w:div w:id="1452359397">
          <w:marLeft w:val="480"/>
          <w:marRight w:val="0"/>
          <w:marTop w:val="0"/>
          <w:marBottom w:val="0"/>
          <w:divBdr>
            <w:top w:val="none" w:sz="0" w:space="0" w:color="auto"/>
            <w:left w:val="none" w:sz="0" w:space="0" w:color="auto"/>
            <w:bottom w:val="none" w:sz="0" w:space="0" w:color="auto"/>
            <w:right w:val="none" w:sz="0" w:space="0" w:color="auto"/>
          </w:divBdr>
        </w:div>
        <w:div w:id="1458715593">
          <w:marLeft w:val="480"/>
          <w:marRight w:val="0"/>
          <w:marTop w:val="0"/>
          <w:marBottom w:val="0"/>
          <w:divBdr>
            <w:top w:val="none" w:sz="0" w:space="0" w:color="auto"/>
            <w:left w:val="none" w:sz="0" w:space="0" w:color="auto"/>
            <w:bottom w:val="none" w:sz="0" w:space="0" w:color="auto"/>
            <w:right w:val="none" w:sz="0" w:space="0" w:color="auto"/>
          </w:divBdr>
        </w:div>
        <w:div w:id="1485003480">
          <w:marLeft w:val="480"/>
          <w:marRight w:val="0"/>
          <w:marTop w:val="0"/>
          <w:marBottom w:val="0"/>
          <w:divBdr>
            <w:top w:val="none" w:sz="0" w:space="0" w:color="auto"/>
            <w:left w:val="none" w:sz="0" w:space="0" w:color="auto"/>
            <w:bottom w:val="none" w:sz="0" w:space="0" w:color="auto"/>
            <w:right w:val="none" w:sz="0" w:space="0" w:color="auto"/>
          </w:divBdr>
        </w:div>
        <w:div w:id="1523977143">
          <w:marLeft w:val="480"/>
          <w:marRight w:val="0"/>
          <w:marTop w:val="0"/>
          <w:marBottom w:val="0"/>
          <w:divBdr>
            <w:top w:val="none" w:sz="0" w:space="0" w:color="auto"/>
            <w:left w:val="none" w:sz="0" w:space="0" w:color="auto"/>
            <w:bottom w:val="none" w:sz="0" w:space="0" w:color="auto"/>
            <w:right w:val="none" w:sz="0" w:space="0" w:color="auto"/>
          </w:divBdr>
        </w:div>
        <w:div w:id="1531525435">
          <w:marLeft w:val="480"/>
          <w:marRight w:val="0"/>
          <w:marTop w:val="0"/>
          <w:marBottom w:val="0"/>
          <w:divBdr>
            <w:top w:val="none" w:sz="0" w:space="0" w:color="auto"/>
            <w:left w:val="none" w:sz="0" w:space="0" w:color="auto"/>
            <w:bottom w:val="none" w:sz="0" w:space="0" w:color="auto"/>
            <w:right w:val="none" w:sz="0" w:space="0" w:color="auto"/>
          </w:divBdr>
        </w:div>
        <w:div w:id="1531986928">
          <w:marLeft w:val="480"/>
          <w:marRight w:val="0"/>
          <w:marTop w:val="0"/>
          <w:marBottom w:val="0"/>
          <w:divBdr>
            <w:top w:val="none" w:sz="0" w:space="0" w:color="auto"/>
            <w:left w:val="none" w:sz="0" w:space="0" w:color="auto"/>
            <w:bottom w:val="none" w:sz="0" w:space="0" w:color="auto"/>
            <w:right w:val="none" w:sz="0" w:space="0" w:color="auto"/>
          </w:divBdr>
        </w:div>
        <w:div w:id="1579973874">
          <w:marLeft w:val="480"/>
          <w:marRight w:val="0"/>
          <w:marTop w:val="0"/>
          <w:marBottom w:val="0"/>
          <w:divBdr>
            <w:top w:val="none" w:sz="0" w:space="0" w:color="auto"/>
            <w:left w:val="none" w:sz="0" w:space="0" w:color="auto"/>
            <w:bottom w:val="none" w:sz="0" w:space="0" w:color="auto"/>
            <w:right w:val="none" w:sz="0" w:space="0" w:color="auto"/>
          </w:divBdr>
        </w:div>
        <w:div w:id="1595625513">
          <w:marLeft w:val="480"/>
          <w:marRight w:val="0"/>
          <w:marTop w:val="0"/>
          <w:marBottom w:val="0"/>
          <w:divBdr>
            <w:top w:val="none" w:sz="0" w:space="0" w:color="auto"/>
            <w:left w:val="none" w:sz="0" w:space="0" w:color="auto"/>
            <w:bottom w:val="none" w:sz="0" w:space="0" w:color="auto"/>
            <w:right w:val="none" w:sz="0" w:space="0" w:color="auto"/>
          </w:divBdr>
        </w:div>
        <w:div w:id="1635405346">
          <w:marLeft w:val="480"/>
          <w:marRight w:val="0"/>
          <w:marTop w:val="0"/>
          <w:marBottom w:val="0"/>
          <w:divBdr>
            <w:top w:val="none" w:sz="0" w:space="0" w:color="auto"/>
            <w:left w:val="none" w:sz="0" w:space="0" w:color="auto"/>
            <w:bottom w:val="none" w:sz="0" w:space="0" w:color="auto"/>
            <w:right w:val="none" w:sz="0" w:space="0" w:color="auto"/>
          </w:divBdr>
        </w:div>
        <w:div w:id="1640765249">
          <w:marLeft w:val="480"/>
          <w:marRight w:val="0"/>
          <w:marTop w:val="0"/>
          <w:marBottom w:val="0"/>
          <w:divBdr>
            <w:top w:val="none" w:sz="0" w:space="0" w:color="auto"/>
            <w:left w:val="none" w:sz="0" w:space="0" w:color="auto"/>
            <w:bottom w:val="none" w:sz="0" w:space="0" w:color="auto"/>
            <w:right w:val="none" w:sz="0" w:space="0" w:color="auto"/>
          </w:divBdr>
        </w:div>
        <w:div w:id="1673218743">
          <w:marLeft w:val="480"/>
          <w:marRight w:val="0"/>
          <w:marTop w:val="0"/>
          <w:marBottom w:val="0"/>
          <w:divBdr>
            <w:top w:val="none" w:sz="0" w:space="0" w:color="auto"/>
            <w:left w:val="none" w:sz="0" w:space="0" w:color="auto"/>
            <w:bottom w:val="none" w:sz="0" w:space="0" w:color="auto"/>
            <w:right w:val="none" w:sz="0" w:space="0" w:color="auto"/>
          </w:divBdr>
        </w:div>
        <w:div w:id="1675450141">
          <w:marLeft w:val="480"/>
          <w:marRight w:val="0"/>
          <w:marTop w:val="0"/>
          <w:marBottom w:val="0"/>
          <w:divBdr>
            <w:top w:val="none" w:sz="0" w:space="0" w:color="auto"/>
            <w:left w:val="none" w:sz="0" w:space="0" w:color="auto"/>
            <w:bottom w:val="none" w:sz="0" w:space="0" w:color="auto"/>
            <w:right w:val="none" w:sz="0" w:space="0" w:color="auto"/>
          </w:divBdr>
        </w:div>
        <w:div w:id="1687058346">
          <w:marLeft w:val="480"/>
          <w:marRight w:val="0"/>
          <w:marTop w:val="0"/>
          <w:marBottom w:val="0"/>
          <w:divBdr>
            <w:top w:val="none" w:sz="0" w:space="0" w:color="auto"/>
            <w:left w:val="none" w:sz="0" w:space="0" w:color="auto"/>
            <w:bottom w:val="none" w:sz="0" w:space="0" w:color="auto"/>
            <w:right w:val="none" w:sz="0" w:space="0" w:color="auto"/>
          </w:divBdr>
        </w:div>
        <w:div w:id="1688943064">
          <w:marLeft w:val="480"/>
          <w:marRight w:val="0"/>
          <w:marTop w:val="0"/>
          <w:marBottom w:val="0"/>
          <w:divBdr>
            <w:top w:val="none" w:sz="0" w:space="0" w:color="auto"/>
            <w:left w:val="none" w:sz="0" w:space="0" w:color="auto"/>
            <w:bottom w:val="none" w:sz="0" w:space="0" w:color="auto"/>
            <w:right w:val="none" w:sz="0" w:space="0" w:color="auto"/>
          </w:divBdr>
        </w:div>
        <w:div w:id="1691486324">
          <w:marLeft w:val="480"/>
          <w:marRight w:val="0"/>
          <w:marTop w:val="0"/>
          <w:marBottom w:val="0"/>
          <w:divBdr>
            <w:top w:val="none" w:sz="0" w:space="0" w:color="auto"/>
            <w:left w:val="none" w:sz="0" w:space="0" w:color="auto"/>
            <w:bottom w:val="none" w:sz="0" w:space="0" w:color="auto"/>
            <w:right w:val="none" w:sz="0" w:space="0" w:color="auto"/>
          </w:divBdr>
        </w:div>
        <w:div w:id="1714041745">
          <w:marLeft w:val="480"/>
          <w:marRight w:val="0"/>
          <w:marTop w:val="0"/>
          <w:marBottom w:val="0"/>
          <w:divBdr>
            <w:top w:val="none" w:sz="0" w:space="0" w:color="auto"/>
            <w:left w:val="none" w:sz="0" w:space="0" w:color="auto"/>
            <w:bottom w:val="none" w:sz="0" w:space="0" w:color="auto"/>
            <w:right w:val="none" w:sz="0" w:space="0" w:color="auto"/>
          </w:divBdr>
        </w:div>
        <w:div w:id="1770005787">
          <w:marLeft w:val="480"/>
          <w:marRight w:val="0"/>
          <w:marTop w:val="0"/>
          <w:marBottom w:val="0"/>
          <w:divBdr>
            <w:top w:val="none" w:sz="0" w:space="0" w:color="auto"/>
            <w:left w:val="none" w:sz="0" w:space="0" w:color="auto"/>
            <w:bottom w:val="none" w:sz="0" w:space="0" w:color="auto"/>
            <w:right w:val="none" w:sz="0" w:space="0" w:color="auto"/>
          </w:divBdr>
        </w:div>
        <w:div w:id="1790973597">
          <w:marLeft w:val="480"/>
          <w:marRight w:val="0"/>
          <w:marTop w:val="0"/>
          <w:marBottom w:val="0"/>
          <w:divBdr>
            <w:top w:val="none" w:sz="0" w:space="0" w:color="auto"/>
            <w:left w:val="none" w:sz="0" w:space="0" w:color="auto"/>
            <w:bottom w:val="none" w:sz="0" w:space="0" w:color="auto"/>
            <w:right w:val="none" w:sz="0" w:space="0" w:color="auto"/>
          </w:divBdr>
        </w:div>
        <w:div w:id="1801847598">
          <w:marLeft w:val="480"/>
          <w:marRight w:val="0"/>
          <w:marTop w:val="0"/>
          <w:marBottom w:val="0"/>
          <w:divBdr>
            <w:top w:val="none" w:sz="0" w:space="0" w:color="auto"/>
            <w:left w:val="none" w:sz="0" w:space="0" w:color="auto"/>
            <w:bottom w:val="none" w:sz="0" w:space="0" w:color="auto"/>
            <w:right w:val="none" w:sz="0" w:space="0" w:color="auto"/>
          </w:divBdr>
        </w:div>
        <w:div w:id="1812861120">
          <w:marLeft w:val="480"/>
          <w:marRight w:val="0"/>
          <w:marTop w:val="0"/>
          <w:marBottom w:val="0"/>
          <w:divBdr>
            <w:top w:val="none" w:sz="0" w:space="0" w:color="auto"/>
            <w:left w:val="none" w:sz="0" w:space="0" w:color="auto"/>
            <w:bottom w:val="none" w:sz="0" w:space="0" w:color="auto"/>
            <w:right w:val="none" w:sz="0" w:space="0" w:color="auto"/>
          </w:divBdr>
        </w:div>
        <w:div w:id="1846046302">
          <w:marLeft w:val="480"/>
          <w:marRight w:val="0"/>
          <w:marTop w:val="0"/>
          <w:marBottom w:val="0"/>
          <w:divBdr>
            <w:top w:val="none" w:sz="0" w:space="0" w:color="auto"/>
            <w:left w:val="none" w:sz="0" w:space="0" w:color="auto"/>
            <w:bottom w:val="none" w:sz="0" w:space="0" w:color="auto"/>
            <w:right w:val="none" w:sz="0" w:space="0" w:color="auto"/>
          </w:divBdr>
        </w:div>
        <w:div w:id="1881165020">
          <w:marLeft w:val="480"/>
          <w:marRight w:val="0"/>
          <w:marTop w:val="0"/>
          <w:marBottom w:val="0"/>
          <w:divBdr>
            <w:top w:val="none" w:sz="0" w:space="0" w:color="auto"/>
            <w:left w:val="none" w:sz="0" w:space="0" w:color="auto"/>
            <w:bottom w:val="none" w:sz="0" w:space="0" w:color="auto"/>
            <w:right w:val="none" w:sz="0" w:space="0" w:color="auto"/>
          </w:divBdr>
        </w:div>
        <w:div w:id="1898281765">
          <w:marLeft w:val="480"/>
          <w:marRight w:val="0"/>
          <w:marTop w:val="0"/>
          <w:marBottom w:val="0"/>
          <w:divBdr>
            <w:top w:val="none" w:sz="0" w:space="0" w:color="auto"/>
            <w:left w:val="none" w:sz="0" w:space="0" w:color="auto"/>
            <w:bottom w:val="none" w:sz="0" w:space="0" w:color="auto"/>
            <w:right w:val="none" w:sz="0" w:space="0" w:color="auto"/>
          </w:divBdr>
        </w:div>
        <w:div w:id="1905406280">
          <w:marLeft w:val="480"/>
          <w:marRight w:val="0"/>
          <w:marTop w:val="0"/>
          <w:marBottom w:val="0"/>
          <w:divBdr>
            <w:top w:val="none" w:sz="0" w:space="0" w:color="auto"/>
            <w:left w:val="none" w:sz="0" w:space="0" w:color="auto"/>
            <w:bottom w:val="none" w:sz="0" w:space="0" w:color="auto"/>
            <w:right w:val="none" w:sz="0" w:space="0" w:color="auto"/>
          </w:divBdr>
        </w:div>
        <w:div w:id="1916937898">
          <w:marLeft w:val="480"/>
          <w:marRight w:val="0"/>
          <w:marTop w:val="0"/>
          <w:marBottom w:val="0"/>
          <w:divBdr>
            <w:top w:val="none" w:sz="0" w:space="0" w:color="auto"/>
            <w:left w:val="none" w:sz="0" w:space="0" w:color="auto"/>
            <w:bottom w:val="none" w:sz="0" w:space="0" w:color="auto"/>
            <w:right w:val="none" w:sz="0" w:space="0" w:color="auto"/>
          </w:divBdr>
        </w:div>
        <w:div w:id="1922525344">
          <w:marLeft w:val="480"/>
          <w:marRight w:val="0"/>
          <w:marTop w:val="0"/>
          <w:marBottom w:val="0"/>
          <w:divBdr>
            <w:top w:val="none" w:sz="0" w:space="0" w:color="auto"/>
            <w:left w:val="none" w:sz="0" w:space="0" w:color="auto"/>
            <w:bottom w:val="none" w:sz="0" w:space="0" w:color="auto"/>
            <w:right w:val="none" w:sz="0" w:space="0" w:color="auto"/>
          </w:divBdr>
        </w:div>
        <w:div w:id="1971084083">
          <w:marLeft w:val="480"/>
          <w:marRight w:val="0"/>
          <w:marTop w:val="0"/>
          <w:marBottom w:val="0"/>
          <w:divBdr>
            <w:top w:val="none" w:sz="0" w:space="0" w:color="auto"/>
            <w:left w:val="none" w:sz="0" w:space="0" w:color="auto"/>
            <w:bottom w:val="none" w:sz="0" w:space="0" w:color="auto"/>
            <w:right w:val="none" w:sz="0" w:space="0" w:color="auto"/>
          </w:divBdr>
        </w:div>
        <w:div w:id="2083410827">
          <w:marLeft w:val="480"/>
          <w:marRight w:val="0"/>
          <w:marTop w:val="0"/>
          <w:marBottom w:val="0"/>
          <w:divBdr>
            <w:top w:val="none" w:sz="0" w:space="0" w:color="auto"/>
            <w:left w:val="none" w:sz="0" w:space="0" w:color="auto"/>
            <w:bottom w:val="none" w:sz="0" w:space="0" w:color="auto"/>
            <w:right w:val="none" w:sz="0" w:space="0" w:color="auto"/>
          </w:divBdr>
        </w:div>
      </w:divsChild>
    </w:div>
    <w:div w:id="2059623912">
      <w:bodyDiv w:val="1"/>
      <w:marLeft w:val="0"/>
      <w:marRight w:val="0"/>
      <w:marTop w:val="0"/>
      <w:marBottom w:val="0"/>
      <w:divBdr>
        <w:top w:val="none" w:sz="0" w:space="0" w:color="auto"/>
        <w:left w:val="none" w:sz="0" w:space="0" w:color="auto"/>
        <w:bottom w:val="none" w:sz="0" w:space="0" w:color="auto"/>
        <w:right w:val="none" w:sz="0" w:space="0" w:color="auto"/>
      </w:divBdr>
      <w:divsChild>
        <w:div w:id="51199491">
          <w:marLeft w:val="480"/>
          <w:marRight w:val="0"/>
          <w:marTop w:val="0"/>
          <w:marBottom w:val="0"/>
          <w:divBdr>
            <w:top w:val="none" w:sz="0" w:space="0" w:color="auto"/>
            <w:left w:val="none" w:sz="0" w:space="0" w:color="auto"/>
            <w:bottom w:val="none" w:sz="0" w:space="0" w:color="auto"/>
            <w:right w:val="none" w:sz="0" w:space="0" w:color="auto"/>
          </w:divBdr>
        </w:div>
        <w:div w:id="81683160">
          <w:marLeft w:val="480"/>
          <w:marRight w:val="0"/>
          <w:marTop w:val="0"/>
          <w:marBottom w:val="0"/>
          <w:divBdr>
            <w:top w:val="none" w:sz="0" w:space="0" w:color="auto"/>
            <w:left w:val="none" w:sz="0" w:space="0" w:color="auto"/>
            <w:bottom w:val="none" w:sz="0" w:space="0" w:color="auto"/>
            <w:right w:val="none" w:sz="0" w:space="0" w:color="auto"/>
          </w:divBdr>
        </w:div>
        <w:div w:id="91242372">
          <w:marLeft w:val="480"/>
          <w:marRight w:val="0"/>
          <w:marTop w:val="0"/>
          <w:marBottom w:val="0"/>
          <w:divBdr>
            <w:top w:val="none" w:sz="0" w:space="0" w:color="auto"/>
            <w:left w:val="none" w:sz="0" w:space="0" w:color="auto"/>
            <w:bottom w:val="none" w:sz="0" w:space="0" w:color="auto"/>
            <w:right w:val="none" w:sz="0" w:space="0" w:color="auto"/>
          </w:divBdr>
        </w:div>
        <w:div w:id="94328153">
          <w:marLeft w:val="480"/>
          <w:marRight w:val="0"/>
          <w:marTop w:val="0"/>
          <w:marBottom w:val="0"/>
          <w:divBdr>
            <w:top w:val="none" w:sz="0" w:space="0" w:color="auto"/>
            <w:left w:val="none" w:sz="0" w:space="0" w:color="auto"/>
            <w:bottom w:val="none" w:sz="0" w:space="0" w:color="auto"/>
            <w:right w:val="none" w:sz="0" w:space="0" w:color="auto"/>
          </w:divBdr>
        </w:div>
        <w:div w:id="103230858">
          <w:marLeft w:val="480"/>
          <w:marRight w:val="0"/>
          <w:marTop w:val="0"/>
          <w:marBottom w:val="0"/>
          <w:divBdr>
            <w:top w:val="none" w:sz="0" w:space="0" w:color="auto"/>
            <w:left w:val="none" w:sz="0" w:space="0" w:color="auto"/>
            <w:bottom w:val="none" w:sz="0" w:space="0" w:color="auto"/>
            <w:right w:val="none" w:sz="0" w:space="0" w:color="auto"/>
          </w:divBdr>
        </w:div>
        <w:div w:id="188103315">
          <w:marLeft w:val="480"/>
          <w:marRight w:val="0"/>
          <w:marTop w:val="0"/>
          <w:marBottom w:val="0"/>
          <w:divBdr>
            <w:top w:val="none" w:sz="0" w:space="0" w:color="auto"/>
            <w:left w:val="none" w:sz="0" w:space="0" w:color="auto"/>
            <w:bottom w:val="none" w:sz="0" w:space="0" w:color="auto"/>
            <w:right w:val="none" w:sz="0" w:space="0" w:color="auto"/>
          </w:divBdr>
        </w:div>
        <w:div w:id="195431649">
          <w:marLeft w:val="480"/>
          <w:marRight w:val="0"/>
          <w:marTop w:val="0"/>
          <w:marBottom w:val="0"/>
          <w:divBdr>
            <w:top w:val="none" w:sz="0" w:space="0" w:color="auto"/>
            <w:left w:val="none" w:sz="0" w:space="0" w:color="auto"/>
            <w:bottom w:val="none" w:sz="0" w:space="0" w:color="auto"/>
            <w:right w:val="none" w:sz="0" w:space="0" w:color="auto"/>
          </w:divBdr>
        </w:div>
        <w:div w:id="226958371">
          <w:marLeft w:val="480"/>
          <w:marRight w:val="0"/>
          <w:marTop w:val="0"/>
          <w:marBottom w:val="0"/>
          <w:divBdr>
            <w:top w:val="none" w:sz="0" w:space="0" w:color="auto"/>
            <w:left w:val="none" w:sz="0" w:space="0" w:color="auto"/>
            <w:bottom w:val="none" w:sz="0" w:space="0" w:color="auto"/>
            <w:right w:val="none" w:sz="0" w:space="0" w:color="auto"/>
          </w:divBdr>
        </w:div>
        <w:div w:id="238752079">
          <w:marLeft w:val="480"/>
          <w:marRight w:val="0"/>
          <w:marTop w:val="0"/>
          <w:marBottom w:val="0"/>
          <w:divBdr>
            <w:top w:val="none" w:sz="0" w:space="0" w:color="auto"/>
            <w:left w:val="none" w:sz="0" w:space="0" w:color="auto"/>
            <w:bottom w:val="none" w:sz="0" w:space="0" w:color="auto"/>
            <w:right w:val="none" w:sz="0" w:space="0" w:color="auto"/>
          </w:divBdr>
        </w:div>
        <w:div w:id="269822941">
          <w:marLeft w:val="480"/>
          <w:marRight w:val="0"/>
          <w:marTop w:val="0"/>
          <w:marBottom w:val="0"/>
          <w:divBdr>
            <w:top w:val="none" w:sz="0" w:space="0" w:color="auto"/>
            <w:left w:val="none" w:sz="0" w:space="0" w:color="auto"/>
            <w:bottom w:val="none" w:sz="0" w:space="0" w:color="auto"/>
            <w:right w:val="none" w:sz="0" w:space="0" w:color="auto"/>
          </w:divBdr>
        </w:div>
        <w:div w:id="271208485">
          <w:marLeft w:val="480"/>
          <w:marRight w:val="0"/>
          <w:marTop w:val="0"/>
          <w:marBottom w:val="0"/>
          <w:divBdr>
            <w:top w:val="none" w:sz="0" w:space="0" w:color="auto"/>
            <w:left w:val="none" w:sz="0" w:space="0" w:color="auto"/>
            <w:bottom w:val="none" w:sz="0" w:space="0" w:color="auto"/>
            <w:right w:val="none" w:sz="0" w:space="0" w:color="auto"/>
          </w:divBdr>
        </w:div>
        <w:div w:id="276528017">
          <w:marLeft w:val="480"/>
          <w:marRight w:val="0"/>
          <w:marTop w:val="0"/>
          <w:marBottom w:val="0"/>
          <w:divBdr>
            <w:top w:val="none" w:sz="0" w:space="0" w:color="auto"/>
            <w:left w:val="none" w:sz="0" w:space="0" w:color="auto"/>
            <w:bottom w:val="none" w:sz="0" w:space="0" w:color="auto"/>
            <w:right w:val="none" w:sz="0" w:space="0" w:color="auto"/>
          </w:divBdr>
        </w:div>
        <w:div w:id="282662603">
          <w:marLeft w:val="480"/>
          <w:marRight w:val="0"/>
          <w:marTop w:val="0"/>
          <w:marBottom w:val="0"/>
          <w:divBdr>
            <w:top w:val="none" w:sz="0" w:space="0" w:color="auto"/>
            <w:left w:val="none" w:sz="0" w:space="0" w:color="auto"/>
            <w:bottom w:val="none" w:sz="0" w:space="0" w:color="auto"/>
            <w:right w:val="none" w:sz="0" w:space="0" w:color="auto"/>
          </w:divBdr>
        </w:div>
        <w:div w:id="365251215">
          <w:marLeft w:val="480"/>
          <w:marRight w:val="0"/>
          <w:marTop w:val="0"/>
          <w:marBottom w:val="0"/>
          <w:divBdr>
            <w:top w:val="none" w:sz="0" w:space="0" w:color="auto"/>
            <w:left w:val="none" w:sz="0" w:space="0" w:color="auto"/>
            <w:bottom w:val="none" w:sz="0" w:space="0" w:color="auto"/>
            <w:right w:val="none" w:sz="0" w:space="0" w:color="auto"/>
          </w:divBdr>
        </w:div>
        <w:div w:id="420487332">
          <w:marLeft w:val="480"/>
          <w:marRight w:val="0"/>
          <w:marTop w:val="0"/>
          <w:marBottom w:val="0"/>
          <w:divBdr>
            <w:top w:val="none" w:sz="0" w:space="0" w:color="auto"/>
            <w:left w:val="none" w:sz="0" w:space="0" w:color="auto"/>
            <w:bottom w:val="none" w:sz="0" w:space="0" w:color="auto"/>
            <w:right w:val="none" w:sz="0" w:space="0" w:color="auto"/>
          </w:divBdr>
        </w:div>
        <w:div w:id="481704916">
          <w:marLeft w:val="480"/>
          <w:marRight w:val="0"/>
          <w:marTop w:val="0"/>
          <w:marBottom w:val="0"/>
          <w:divBdr>
            <w:top w:val="none" w:sz="0" w:space="0" w:color="auto"/>
            <w:left w:val="none" w:sz="0" w:space="0" w:color="auto"/>
            <w:bottom w:val="none" w:sz="0" w:space="0" w:color="auto"/>
            <w:right w:val="none" w:sz="0" w:space="0" w:color="auto"/>
          </w:divBdr>
        </w:div>
        <w:div w:id="537741721">
          <w:marLeft w:val="480"/>
          <w:marRight w:val="0"/>
          <w:marTop w:val="0"/>
          <w:marBottom w:val="0"/>
          <w:divBdr>
            <w:top w:val="none" w:sz="0" w:space="0" w:color="auto"/>
            <w:left w:val="none" w:sz="0" w:space="0" w:color="auto"/>
            <w:bottom w:val="none" w:sz="0" w:space="0" w:color="auto"/>
            <w:right w:val="none" w:sz="0" w:space="0" w:color="auto"/>
          </w:divBdr>
        </w:div>
        <w:div w:id="561479365">
          <w:marLeft w:val="480"/>
          <w:marRight w:val="0"/>
          <w:marTop w:val="0"/>
          <w:marBottom w:val="0"/>
          <w:divBdr>
            <w:top w:val="none" w:sz="0" w:space="0" w:color="auto"/>
            <w:left w:val="none" w:sz="0" w:space="0" w:color="auto"/>
            <w:bottom w:val="none" w:sz="0" w:space="0" w:color="auto"/>
            <w:right w:val="none" w:sz="0" w:space="0" w:color="auto"/>
          </w:divBdr>
        </w:div>
        <w:div w:id="565845133">
          <w:marLeft w:val="480"/>
          <w:marRight w:val="0"/>
          <w:marTop w:val="0"/>
          <w:marBottom w:val="0"/>
          <w:divBdr>
            <w:top w:val="none" w:sz="0" w:space="0" w:color="auto"/>
            <w:left w:val="none" w:sz="0" w:space="0" w:color="auto"/>
            <w:bottom w:val="none" w:sz="0" w:space="0" w:color="auto"/>
            <w:right w:val="none" w:sz="0" w:space="0" w:color="auto"/>
          </w:divBdr>
        </w:div>
        <w:div w:id="605382001">
          <w:marLeft w:val="480"/>
          <w:marRight w:val="0"/>
          <w:marTop w:val="0"/>
          <w:marBottom w:val="0"/>
          <w:divBdr>
            <w:top w:val="none" w:sz="0" w:space="0" w:color="auto"/>
            <w:left w:val="none" w:sz="0" w:space="0" w:color="auto"/>
            <w:bottom w:val="none" w:sz="0" w:space="0" w:color="auto"/>
            <w:right w:val="none" w:sz="0" w:space="0" w:color="auto"/>
          </w:divBdr>
        </w:div>
        <w:div w:id="623969054">
          <w:marLeft w:val="480"/>
          <w:marRight w:val="0"/>
          <w:marTop w:val="0"/>
          <w:marBottom w:val="0"/>
          <w:divBdr>
            <w:top w:val="none" w:sz="0" w:space="0" w:color="auto"/>
            <w:left w:val="none" w:sz="0" w:space="0" w:color="auto"/>
            <w:bottom w:val="none" w:sz="0" w:space="0" w:color="auto"/>
            <w:right w:val="none" w:sz="0" w:space="0" w:color="auto"/>
          </w:divBdr>
        </w:div>
        <w:div w:id="700975675">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818503086">
          <w:marLeft w:val="480"/>
          <w:marRight w:val="0"/>
          <w:marTop w:val="0"/>
          <w:marBottom w:val="0"/>
          <w:divBdr>
            <w:top w:val="none" w:sz="0" w:space="0" w:color="auto"/>
            <w:left w:val="none" w:sz="0" w:space="0" w:color="auto"/>
            <w:bottom w:val="none" w:sz="0" w:space="0" w:color="auto"/>
            <w:right w:val="none" w:sz="0" w:space="0" w:color="auto"/>
          </w:divBdr>
        </w:div>
        <w:div w:id="845175063">
          <w:marLeft w:val="480"/>
          <w:marRight w:val="0"/>
          <w:marTop w:val="0"/>
          <w:marBottom w:val="0"/>
          <w:divBdr>
            <w:top w:val="none" w:sz="0" w:space="0" w:color="auto"/>
            <w:left w:val="none" w:sz="0" w:space="0" w:color="auto"/>
            <w:bottom w:val="none" w:sz="0" w:space="0" w:color="auto"/>
            <w:right w:val="none" w:sz="0" w:space="0" w:color="auto"/>
          </w:divBdr>
        </w:div>
        <w:div w:id="877083144">
          <w:marLeft w:val="480"/>
          <w:marRight w:val="0"/>
          <w:marTop w:val="0"/>
          <w:marBottom w:val="0"/>
          <w:divBdr>
            <w:top w:val="none" w:sz="0" w:space="0" w:color="auto"/>
            <w:left w:val="none" w:sz="0" w:space="0" w:color="auto"/>
            <w:bottom w:val="none" w:sz="0" w:space="0" w:color="auto"/>
            <w:right w:val="none" w:sz="0" w:space="0" w:color="auto"/>
          </w:divBdr>
        </w:div>
        <w:div w:id="970089605">
          <w:marLeft w:val="480"/>
          <w:marRight w:val="0"/>
          <w:marTop w:val="0"/>
          <w:marBottom w:val="0"/>
          <w:divBdr>
            <w:top w:val="none" w:sz="0" w:space="0" w:color="auto"/>
            <w:left w:val="none" w:sz="0" w:space="0" w:color="auto"/>
            <w:bottom w:val="none" w:sz="0" w:space="0" w:color="auto"/>
            <w:right w:val="none" w:sz="0" w:space="0" w:color="auto"/>
          </w:divBdr>
        </w:div>
        <w:div w:id="1002122200">
          <w:marLeft w:val="480"/>
          <w:marRight w:val="0"/>
          <w:marTop w:val="0"/>
          <w:marBottom w:val="0"/>
          <w:divBdr>
            <w:top w:val="none" w:sz="0" w:space="0" w:color="auto"/>
            <w:left w:val="none" w:sz="0" w:space="0" w:color="auto"/>
            <w:bottom w:val="none" w:sz="0" w:space="0" w:color="auto"/>
            <w:right w:val="none" w:sz="0" w:space="0" w:color="auto"/>
          </w:divBdr>
        </w:div>
        <w:div w:id="1011877443">
          <w:marLeft w:val="480"/>
          <w:marRight w:val="0"/>
          <w:marTop w:val="0"/>
          <w:marBottom w:val="0"/>
          <w:divBdr>
            <w:top w:val="none" w:sz="0" w:space="0" w:color="auto"/>
            <w:left w:val="none" w:sz="0" w:space="0" w:color="auto"/>
            <w:bottom w:val="none" w:sz="0" w:space="0" w:color="auto"/>
            <w:right w:val="none" w:sz="0" w:space="0" w:color="auto"/>
          </w:divBdr>
        </w:div>
        <w:div w:id="1066995899">
          <w:marLeft w:val="480"/>
          <w:marRight w:val="0"/>
          <w:marTop w:val="0"/>
          <w:marBottom w:val="0"/>
          <w:divBdr>
            <w:top w:val="none" w:sz="0" w:space="0" w:color="auto"/>
            <w:left w:val="none" w:sz="0" w:space="0" w:color="auto"/>
            <w:bottom w:val="none" w:sz="0" w:space="0" w:color="auto"/>
            <w:right w:val="none" w:sz="0" w:space="0" w:color="auto"/>
          </w:divBdr>
        </w:div>
        <w:div w:id="1089158141">
          <w:marLeft w:val="480"/>
          <w:marRight w:val="0"/>
          <w:marTop w:val="0"/>
          <w:marBottom w:val="0"/>
          <w:divBdr>
            <w:top w:val="none" w:sz="0" w:space="0" w:color="auto"/>
            <w:left w:val="none" w:sz="0" w:space="0" w:color="auto"/>
            <w:bottom w:val="none" w:sz="0" w:space="0" w:color="auto"/>
            <w:right w:val="none" w:sz="0" w:space="0" w:color="auto"/>
          </w:divBdr>
        </w:div>
        <w:div w:id="1104032981">
          <w:marLeft w:val="480"/>
          <w:marRight w:val="0"/>
          <w:marTop w:val="0"/>
          <w:marBottom w:val="0"/>
          <w:divBdr>
            <w:top w:val="none" w:sz="0" w:space="0" w:color="auto"/>
            <w:left w:val="none" w:sz="0" w:space="0" w:color="auto"/>
            <w:bottom w:val="none" w:sz="0" w:space="0" w:color="auto"/>
            <w:right w:val="none" w:sz="0" w:space="0" w:color="auto"/>
          </w:divBdr>
        </w:div>
        <w:div w:id="1114249876">
          <w:marLeft w:val="480"/>
          <w:marRight w:val="0"/>
          <w:marTop w:val="0"/>
          <w:marBottom w:val="0"/>
          <w:divBdr>
            <w:top w:val="none" w:sz="0" w:space="0" w:color="auto"/>
            <w:left w:val="none" w:sz="0" w:space="0" w:color="auto"/>
            <w:bottom w:val="none" w:sz="0" w:space="0" w:color="auto"/>
            <w:right w:val="none" w:sz="0" w:space="0" w:color="auto"/>
          </w:divBdr>
        </w:div>
        <w:div w:id="1117024785">
          <w:marLeft w:val="480"/>
          <w:marRight w:val="0"/>
          <w:marTop w:val="0"/>
          <w:marBottom w:val="0"/>
          <w:divBdr>
            <w:top w:val="none" w:sz="0" w:space="0" w:color="auto"/>
            <w:left w:val="none" w:sz="0" w:space="0" w:color="auto"/>
            <w:bottom w:val="none" w:sz="0" w:space="0" w:color="auto"/>
            <w:right w:val="none" w:sz="0" w:space="0" w:color="auto"/>
          </w:divBdr>
        </w:div>
        <w:div w:id="1187215060">
          <w:marLeft w:val="480"/>
          <w:marRight w:val="0"/>
          <w:marTop w:val="0"/>
          <w:marBottom w:val="0"/>
          <w:divBdr>
            <w:top w:val="none" w:sz="0" w:space="0" w:color="auto"/>
            <w:left w:val="none" w:sz="0" w:space="0" w:color="auto"/>
            <w:bottom w:val="none" w:sz="0" w:space="0" w:color="auto"/>
            <w:right w:val="none" w:sz="0" w:space="0" w:color="auto"/>
          </w:divBdr>
        </w:div>
        <w:div w:id="1239360681">
          <w:marLeft w:val="480"/>
          <w:marRight w:val="0"/>
          <w:marTop w:val="0"/>
          <w:marBottom w:val="0"/>
          <w:divBdr>
            <w:top w:val="none" w:sz="0" w:space="0" w:color="auto"/>
            <w:left w:val="none" w:sz="0" w:space="0" w:color="auto"/>
            <w:bottom w:val="none" w:sz="0" w:space="0" w:color="auto"/>
            <w:right w:val="none" w:sz="0" w:space="0" w:color="auto"/>
          </w:divBdr>
        </w:div>
        <w:div w:id="1281717022">
          <w:marLeft w:val="480"/>
          <w:marRight w:val="0"/>
          <w:marTop w:val="0"/>
          <w:marBottom w:val="0"/>
          <w:divBdr>
            <w:top w:val="none" w:sz="0" w:space="0" w:color="auto"/>
            <w:left w:val="none" w:sz="0" w:space="0" w:color="auto"/>
            <w:bottom w:val="none" w:sz="0" w:space="0" w:color="auto"/>
            <w:right w:val="none" w:sz="0" w:space="0" w:color="auto"/>
          </w:divBdr>
        </w:div>
        <w:div w:id="1291014789">
          <w:marLeft w:val="480"/>
          <w:marRight w:val="0"/>
          <w:marTop w:val="0"/>
          <w:marBottom w:val="0"/>
          <w:divBdr>
            <w:top w:val="none" w:sz="0" w:space="0" w:color="auto"/>
            <w:left w:val="none" w:sz="0" w:space="0" w:color="auto"/>
            <w:bottom w:val="none" w:sz="0" w:space="0" w:color="auto"/>
            <w:right w:val="none" w:sz="0" w:space="0" w:color="auto"/>
          </w:divBdr>
        </w:div>
        <w:div w:id="1292250856">
          <w:marLeft w:val="480"/>
          <w:marRight w:val="0"/>
          <w:marTop w:val="0"/>
          <w:marBottom w:val="0"/>
          <w:divBdr>
            <w:top w:val="none" w:sz="0" w:space="0" w:color="auto"/>
            <w:left w:val="none" w:sz="0" w:space="0" w:color="auto"/>
            <w:bottom w:val="none" w:sz="0" w:space="0" w:color="auto"/>
            <w:right w:val="none" w:sz="0" w:space="0" w:color="auto"/>
          </w:divBdr>
        </w:div>
        <w:div w:id="1421679529">
          <w:marLeft w:val="480"/>
          <w:marRight w:val="0"/>
          <w:marTop w:val="0"/>
          <w:marBottom w:val="0"/>
          <w:divBdr>
            <w:top w:val="none" w:sz="0" w:space="0" w:color="auto"/>
            <w:left w:val="none" w:sz="0" w:space="0" w:color="auto"/>
            <w:bottom w:val="none" w:sz="0" w:space="0" w:color="auto"/>
            <w:right w:val="none" w:sz="0" w:space="0" w:color="auto"/>
          </w:divBdr>
        </w:div>
        <w:div w:id="1424952910">
          <w:marLeft w:val="480"/>
          <w:marRight w:val="0"/>
          <w:marTop w:val="0"/>
          <w:marBottom w:val="0"/>
          <w:divBdr>
            <w:top w:val="none" w:sz="0" w:space="0" w:color="auto"/>
            <w:left w:val="none" w:sz="0" w:space="0" w:color="auto"/>
            <w:bottom w:val="none" w:sz="0" w:space="0" w:color="auto"/>
            <w:right w:val="none" w:sz="0" w:space="0" w:color="auto"/>
          </w:divBdr>
        </w:div>
        <w:div w:id="1458067724">
          <w:marLeft w:val="480"/>
          <w:marRight w:val="0"/>
          <w:marTop w:val="0"/>
          <w:marBottom w:val="0"/>
          <w:divBdr>
            <w:top w:val="none" w:sz="0" w:space="0" w:color="auto"/>
            <w:left w:val="none" w:sz="0" w:space="0" w:color="auto"/>
            <w:bottom w:val="none" w:sz="0" w:space="0" w:color="auto"/>
            <w:right w:val="none" w:sz="0" w:space="0" w:color="auto"/>
          </w:divBdr>
        </w:div>
        <w:div w:id="1492133726">
          <w:marLeft w:val="480"/>
          <w:marRight w:val="0"/>
          <w:marTop w:val="0"/>
          <w:marBottom w:val="0"/>
          <w:divBdr>
            <w:top w:val="none" w:sz="0" w:space="0" w:color="auto"/>
            <w:left w:val="none" w:sz="0" w:space="0" w:color="auto"/>
            <w:bottom w:val="none" w:sz="0" w:space="0" w:color="auto"/>
            <w:right w:val="none" w:sz="0" w:space="0" w:color="auto"/>
          </w:divBdr>
        </w:div>
        <w:div w:id="1516576347">
          <w:marLeft w:val="480"/>
          <w:marRight w:val="0"/>
          <w:marTop w:val="0"/>
          <w:marBottom w:val="0"/>
          <w:divBdr>
            <w:top w:val="none" w:sz="0" w:space="0" w:color="auto"/>
            <w:left w:val="none" w:sz="0" w:space="0" w:color="auto"/>
            <w:bottom w:val="none" w:sz="0" w:space="0" w:color="auto"/>
            <w:right w:val="none" w:sz="0" w:space="0" w:color="auto"/>
          </w:divBdr>
        </w:div>
        <w:div w:id="1546211844">
          <w:marLeft w:val="480"/>
          <w:marRight w:val="0"/>
          <w:marTop w:val="0"/>
          <w:marBottom w:val="0"/>
          <w:divBdr>
            <w:top w:val="none" w:sz="0" w:space="0" w:color="auto"/>
            <w:left w:val="none" w:sz="0" w:space="0" w:color="auto"/>
            <w:bottom w:val="none" w:sz="0" w:space="0" w:color="auto"/>
            <w:right w:val="none" w:sz="0" w:space="0" w:color="auto"/>
          </w:divBdr>
        </w:div>
        <w:div w:id="1583416773">
          <w:marLeft w:val="480"/>
          <w:marRight w:val="0"/>
          <w:marTop w:val="0"/>
          <w:marBottom w:val="0"/>
          <w:divBdr>
            <w:top w:val="none" w:sz="0" w:space="0" w:color="auto"/>
            <w:left w:val="none" w:sz="0" w:space="0" w:color="auto"/>
            <w:bottom w:val="none" w:sz="0" w:space="0" w:color="auto"/>
            <w:right w:val="none" w:sz="0" w:space="0" w:color="auto"/>
          </w:divBdr>
        </w:div>
        <w:div w:id="1594364690">
          <w:marLeft w:val="480"/>
          <w:marRight w:val="0"/>
          <w:marTop w:val="0"/>
          <w:marBottom w:val="0"/>
          <w:divBdr>
            <w:top w:val="none" w:sz="0" w:space="0" w:color="auto"/>
            <w:left w:val="none" w:sz="0" w:space="0" w:color="auto"/>
            <w:bottom w:val="none" w:sz="0" w:space="0" w:color="auto"/>
            <w:right w:val="none" w:sz="0" w:space="0" w:color="auto"/>
          </w:divBdr>
        </w:div>
        <w:div w:id="1595749637">
          <w:marLeft w:val="480"/>
          <w:marRight w:val="0"/>
          <w:marTop w:val="0"/>
          <w:marBottom w:val="0"/>
          <w:divBdr>
            <w:top w:val="none" w:sz="0" w:space="0" w:color="auto"/>
            <w:left w:val="none" w:sz="0" w:space="0" w:color="auto"/>
            <w:bottom w:val="none" w:sz="0" w:space="0" w:color="auto"/>
            <w:right w:val="none" w:sz="0" w:space="0" w:color="auto"/>
          </w:divBdr>
        </w:div>
        <w:div w:id="1631549955">
          <w:marLeft w:val="480"/>
          <w:marRight w:val="0"/>
          <w:marTop w:val="0"/>
          <w:marBottom w:val="0"/>
          <w:divBdr>
            <w:top w:val="none" w:sz="0" w:space="0" w:color="auto"/>
            <w:left w:val="none" w:sz="0" w:space="0" w:color="auto"/>
            <w:bottom w:val="none" w:sz="0" w:space="0" w:color="auto"/>
            <w:right w:val="none" w:sz="0" w:space="0" w:color="auto"/>
          </w:divBdr>
        </w:div>
        <w:div w:id="1690986832">
          <w:marLeft w:val="480"/>
          <w:marRight w:val="0"/>
          <w:marTop w:val="0"/>
          <w:marBottom w:val="0"/>
          <w:divBdr>
            <w:top w:val="none" w:sz="0" w:space="0" w:color="auto"/>
            <w:left w:val="none" w:sz="0" w:space="0" w:color="auto"/>
            <w:bottom w:val="none" w:sz="0" w:space="0" w:color="auto"/>
            <w:right w:val="none" w:sz="0" w:space="0" w:color="auto"/>
          </w:divBdr>
        </w:div>
        <w:div w:id="1710450458">
          <w:marLeft w:val="480"/>
          <w:marRight w:val="0"/>
          <w:marTop w:val="0"/>
          <w:marBottom w:val="0"/>
          <w:divBdr>
            <w:top w:val="none" w:sz="0" w:space="0" w:color="auto"/>
            <w:left w:val="none" w:sz="0" w:space="0" w:color="auto"/>
            <w:bottom w:val="none" w:sz="0" w:space="0" w:color="auto"/>
            <w:right w:val="none" w:sz="0" w:space="0" w:color="auto"/>
          </w:divBdr>
        </w:div>
        <w:div w:id="1716932880">
          <w:marLeft w:val="480"/>
          <w:marRight w:val="0"/>
          <w:marTop w:val="0"/>
          <w:marBottom w:val="0"/>
          <w:divBdr>
            <w:top w:val="none" w:sz="0" w:space="0" w:color="auto"/>
            <w:left w:val="none" w:sz="0" w:space="0" w:color="auto"/>
            <w:bottom w:val="none" w:sz="0" w:space="0" w:color="auto"/>
            <w:right w:val="none" w:sz="0" w:space="0" w:color="auto"/>
          </w:divBdr>
        </w:div>
        <w:div w:id="1728722996">
          <w:marLeft w:val="480"/>
          <w:marRight w:val="0"/>
          <w:marTop w:val="0"/>
          <w:marBottom w:val="0"/>
          <w:divBdr>
            <w:top w:val="none" w:sz="0" w:space="0" w:color="auto"/>
            <w:left w:val="none" w:sz="0" w:space="0" w:color="auto"/>
            <w:bottom w:val="none" w:sz="0" w:space="0" w:color="auto"/>
            <w:right w:val="none" w:sz="0" w:space="0" w:color="auto"/>
          </w:divBdr>
        </w:div>
        <w:div w:id="1738091407">
          <w:marLeft w:val="480"/>
          <w:marRight w:val="0"/>
          <w:marTop w:val="0"/>
          <w:marBottom w:val="0"/>
          <w:divBdr>
            <w:top w:val="none" w:sz="0" w:space="0" w:color="auto"/>
            <w:left w:val="none" w:sz="0" w:space="0" w:color="auto"/>
            <w:bottom w:val="none" w:sz="0" w:space="0" w:color="auto"/>
            <w:right w:val="none" w:sz="0" w:space="0" w:color="auto"/>
          </w:divBdr>
        </w:div>
        <w:div w:id="1743480943">
          <w:marLeft w:val="480"/>
          <w:marRight w:val="0"/>
          <w:marTop w:val="0"/>
          <w:marBottom w:val="0"/>
          <w:divBdr>
            <w:top w:val="none" w:sz="0" w:space="0" w:color="auto"/>
            <w:left w:val="none" w:sz="0" w:space="0" w:color="auto"/>
            <w:bottom w:val="none" w:sz="0" w:space="0" w:color="auto"/>
            <w:right w:val="none" w:sz="0" w:space="0" w:color="auto"/>
          </w:divBdr>
        </w:div>
        <w:div w:id="1817985633">
          <w:marLeft w:val="480"/>
          <w:marRight w:val="0"/>
          <w:marTop w:val="0"/>
          <w:marBottom w:val="0"/>
          <w:divBdr>
            <w:top w:val="none" w:sz="0" w:space="0" w:color="auto"/>
            <w:left w:val="none" w:sz="0" w:space="0" w:color="auto"/>
            <w:bottom w:val="none" w:sz="0" w:space="0" w:color="auto"/>
            <w:right w:val="none" w:sz="0" w:space="0" w:color="auto"/>
          </w:divBdr>
        </w:div>
        <w:div w:id="1849909681">
          <w:marLeft w:val="480"/>
          <w:marRight w:val="0"/>
          <w:marTop w:val="0"/>
          <w:marBottom w:val="0"/>
          <w:divBdr>
            <w:top w:val="none" w:sz="0" w:space="0" w:color="auto"/>
            <w:left w:val="none" w:sz="0" w:space="0" w:color="auto"/>
            <w:bottom w:val="none" w:sz="0" w:space="0" w:color="auto"/>
            <w:right w:val="none" w:sz="0" w:space="0" w:color="auto"/>
          </w:divBdr>
        </w:div>
        <w:div w:id="1851527644">
          <w:marLeft w:val="480"/>
          <w:marRight w:val="0"/>
          <w:marTop w:val="0"/>
          <w:marBottom w:val="0"/>
          <w:divBdr>
            <w:top w:val="none" w:sz="0" w:space="0" w:color="auto"/>
            <w:left w:val="none" w:sz="0" w:space="0" w:color="auto"/>
            <w:bottom w:val="none" w:sz="0" w:space="0" w:color="auto"/>
            <w:right w:val="none" w:sz="0" w:space="0" w:color="auto"/>
          </w:divBdr>
        </w:div>
        <w:div w:id="1884519451">
          <w:marLeft w:val="480"/>
          <w:marRight w:val="0"/>
          <w:marTop w:val="0"/>
          <w:marBottom w:val="0"/>
          <w:divBdr>
            <w:top w:val="none" w:sz="0" w:space="0" w:color="auto"/>
            <w:left w:val="none" w:sz="0" w:space="0" w:color="auto"/>
            <w:bottom w:val="none" w:sz="0" w:space="0" w:color="auto"/>
            <w:right w:val="none" w:sz="0" w:space="0" w:color="auto"/>
          </w:divBdr>
        </w:div>
        <w:div w:id="1922333403">
          <w:marLeft w:val="480"/>
          <w:marRight w:val="0"/>
          <w:marTop w:val="0"/>
          <w:marBottom w:val="0"/>
          <w:divBdr>
            <w:top w:val="none" w:sz="0" w:space="0" w:color="auto"/>
            <w:left w:val="none" w:sz="0" w:space="0" w:color="auto"/>
            <w:bottom w:val="none" w:sz="0" w:space="0" w:color="auto"/>
            <w:right w:val="none" w:sz="0" w:space="0" w:color="auto"/>
          </w:divBdr>
        </w:div>
        <w:div w:id="1930305167">
          <w:marLeft w:val="480"/>
          <w:marRight w:val="0"/>
          <w:marTop w:val="0"/>
          <w:marBottom w:val="0"/>
          <w:divBdr>
            <w:top w:val="none" w:sz="0" w:space="0" w:color="auto"/>
            <w:left w:val="none" w:sz="0" w:space="0" w:color="auto"/>
            <w:bottom w:val="none" w:sz="0" w:space="0" w:color="auto"/>
            <w:right w:val="none" w:sz="0" w:space="0" w:color="auto"/>
          </w:divBdr>
        </w:div>
        <w:div w:id="1936664740">
          <w:marLeft w:val="480"/>
          <w:marRight w:val="0"/>
          <w:marTop w:val="0"/>
          <w:marBottom w:val="0"/>
          <w:divBdr>
            <w:top w:val="none" w:sz="0" w:space="0" w:color="auto"/>
            <w:left w:val="none" w:sz="0" w:space="0" w:color="auto"/>
            <w:bottom w:val="none" w:sz="0" w:space="0" w:color="auto"/>
            <w:right w:val="none" w:sz="0" w:space="0" w:color="auto"/>
          </w:divBdr>
        </w:div>
        <w:div w:id="1986659295">
          <w:marLeft w:val="480"/>
          <w:marRight w:val="0"/>
          <w:marTop w:val="0"/>
          <w:marBottom w:val="0"/>
          <w:divBdr>
            <w:top w:val="none" w:sz="0" w:space="0" w:color="auto"/>
            <w:left w:val="none" w:sz="0" w:space="0" w:color="auto"/>
            <w:bottom w:val="none" w:sz="0" w:space="0" w:color="auto"/>
            <w:right w:val="none" w:sz="0" w:space="0" w:color="auto"/>
          </w:divBdr>
        </w:div>
        <w:div w:id="2001497004">
          <w:marLeft w:val="480"/>
          <w:marRight w:val="0"/>
          <w:marTop w:val="0"/>
          <w:marBottom w:val="0"/>
          <w:divBdr>
            <w:top w:val="none" w:sz="0" w:space="0" w:color="auto"/>
            <w:left w:val="none" w:sz="0" w:space="0" w:color="auto"/>
            <w:bottom w:val="none" w:sz="0" w:space="0" w:color="auto"/>
            <w:right w:val="none" w:sz="0" w:space="0" w:color="auto"/>
          </w:divBdr>
        </w:div>
        <w:div w:id="2072269539">
          <w:marLeft w:val="480"/>
          <w:marRight w:val="0"/>
          <w:marTop w:val="0"/>
          <w:marBottom w:val="0"/>
          <w:divBdr>
            <w:top w:val="none" w:sz="0" w:space="0" w:color="auto"/>
            <w:left w:val="none" w:sz="0" w:space="0" w:color="auto"/>
            <w:bottom w:val="none" w:sz="0" w:space="0" w:color="auto"/>
            <w:right w:val="none" w:sz="0" w:space="0" w:color="auto"/>
          </w:divBdr>
        </w:div>
        <w:div w:id="2090224508">
          <w:marLeft w:val="480"/>
          <w:marRight w:val="0"/>
          <w:marTop w:val="0"/>
          <w:marBottom w:val="0"/>
          <w:divBdr>
            <w:top w:val="none" w:sz="0" w:space="0" w:color="auto"/>
            <w:left w:val="none" w:sz="0" w:space="0" w:color="auto"/>
            <w:bottom w:val="none" w:sz="0" w:space="0" w:color="auto"/>
            <w:right w:val="none" w:sz="0" w:space="0" w:color="auto"/>
          </w:divBdr>
        </w:div>
        <w:div w:id="2127960589">
          <w:marLeft w:val="480"/>
          <w:marRight w:val="0"/>
          <w:marTop w:val="0"/>
          <w:marBottom w:val="0"/>
          <w:divBdr>
            <w:top w:val="none" w:sz="0" w:space="0" w:color="auto"/>
            <w:left w:val="none" w:sz="0" w:space="0" w:color="auto"/>
            <w:bottom w:val="none" w:sz="0" w:space="0" w:color="auto"/>
            <w:right w:val="none" w:sz="0" w:space="0" w:color="auto"/>
          </w:divBdr>
        </w:div>
        <w:div w:id="2129932992">
          <w:marLeft w:val="480"/>
          <w:marRight w:val="0"/>
          <w:marTop w:val="0"/>
          <w:marBottom w:val="0"/>
          <w:divBdr>
            <w:top w:val="none" w:sz="0" w:space="0" w:color="auto"/>
            <w:left w:val="none" w:sz="0" w:space="0" w:color="auto"/>
            <w:bottom w:val="none" w:sz="0" w:space="0" w:color="auto"/>
            <w:right w:val="none" w:sz="0" w:space="0" w:color="auto"/>
          </w:divBdr>
        </w:div>
        <w:div w:id="2134714950">
          <w:marLeft w:val="480"/>
          <w:marRight w:val="0"/>
          <w:marTop w:val="0"/>
          <w:marBottom w:val="0"/>
          <w:divBdr>
            <w:top w:val="none" w:sz="0" w:space="0" w:color="auto"/>
            <w:left w:val="none" w:sz="0" w:space="0" w:color="auto"/>
            <w:bottom w:val="none" w:sz="0" w:space="0" w:color="auto"/>
            <w:right w:val="none" w:sz="0" w:space="0" w:color="auto"/>
          </w:divBdr>
        </w:div>
      </w:divsChild>
    </w:div>
    <w:div w:id="2062091120">
      <w:bodyDiv w:val="1"/>
      <w:marLeft w:val="0"/>
      <w:marRight w:val="0"/>
      <w:marTop w:val="0"/>
      <w:marBottom w:val="0"/>
      <w:divBdr>
        <w:top w:val="none" w:sz="0" w:space="0" w:color="auto"/>
        <w:left w:val="none" w:sz="0" w:space="0" w:color="auto"/>
        <w:bottom w:val="none" w:sz="0" w:space="0" w:color="auto"/>
        <w:right w:val="none" w:sz="0" w:space="0" w:color="auto"/>
      </w:divBdr>
      <w:divsChild>
        <w:div w:id="14111951">
          <w:marLeft w:val="480"/>
          <w:marRight w:val="0"/>
          <w:marTop w:val="0"/>
          <w:marBottom w:val="0"/>
          <w:divBdr>
            <w:top w:val="none" w:sz="0" w:space="0" w:color="auto"/>
            <w:left w:val="none" w:sz="0" w:space="0" w:color="auto"/>
            <w:bottom w:val="none" w:sz="0" w:space="0" w:color="auto"/>
            <w:right w:val="none" w:sz="0" w:space="0" w:color="auto"/>
          </w:divBdr>
        </w:div>
        <w:div w:id="141970108">
          <w:marLeft w:val="480"/>
          <w:marRight w:val="0"/>
          <w:marTop w:val="0"/>
          <w:marBottom w:val="0"/>
          <w:divBdr>
            <w:top w:val="none" w:sz="0" w:space="0" w:color="auto"/>
            <w:left w:val="none" w:sz="0" w:space="0" w:color="auto"/>
            <w:bottom w:val="none" w:sz="0" w:space="0" w:color="auto"/>
            <w:right w:val="none" w:sz="0" w:space="0" w:color="auto"/>
          </w:divBdr>
        </w:div>
        <w:div w:id="153842970">
          <w:marLeft w:val="480"/>
          <w:marRight w:val="0"/>
          <w:marTop w:val="0"/>
          <w:marBottom w:val="0"/>
          <w:divBdr>
            <w:top w:val="none" w:sz="0" w:space="0" w:color="auto"/>
            <w:left w:val="none" w:sz="0" w:space="0" w:color="auto"/>
            <w:bottom w:val="none" w:sz="0" w:space="0" w:color="auto"/>
            <w:right w:val="none" w:sz="0" w:space="0" w:color="auto"/>
          </w:divBdr>
        </w:div>
        <w:div w:id="165707297">
          <w:marLeft w:val="480"/>
          <w:marRight w:val="0"/>
          <w:marTop w:val="0"/>
          <w:marBottom w:val="0"/>
          <w:divBdr>
            <w:top w:val="none" w:sz="0" w:space="0" w:color="auto"/>
            <w:left w:val="none" w:sz="0" w:space="0" w:color="auto"/>
            <w:bottom w:val="none" w:sz="0" w:space="0" w:color="auto"/>
            <w:right w:val="none" w:sz="0" w:space="0" w:color="auto"/>
          </w:divBdr>
        </w:div>
        <w:div w:id="184252648">
          <w:marLeft w:val="480"/>
          <w:marRight w:val="0"/>
          <w:marTop w:val="0"/>
          <w:marBottom w:val="0"/>
          <w:divBdr>
            <w:top w:val="none" w:sz="0" w:space="0" w:color="auto"/>
            <w:left w:val="none" w:sz="0" w:space="0" w:color="auto"/>
            <w:bottom w:val="none" w:sz="0" w:space="0" w:color="auto"/>
            <w:right w:val="none" w:sz="0" w:space="0" w:color="auto"/>
          </w:divBdr>
        </w:div>
        <w:div w:id="195851438">
          <w:marLeft w:val="480"/>
          <w:marRight w:val="0"/>
          <w:marTop w:val="0"/>
          <w:marBottom w:val="0"/>
          <w:divBdr>
            <w:top w:val="none" w:sz="0" w:space="0" w:color="auto"/>
            <w:left w:val="none" w:sz="0" w:space="0" w:color="auto"/>
            <w:bottom w:val="none" w:sz="0" w:space="0" w:color="auto"/>
            <w:right w:val="none" w:sz="0" w:space="0" w:color="auto"/>
          </w:divBdr>
        </w:div>
        <w:div w:id="264113512">
          <w:marLeft w:val="480"/>
          <w:marRight w:val="0"/>
          <w:marTop w:val="0"/>
          <w:marBottom w:val="0"/>
          <w:divBdr>
            <w:top w:val="none" w:sz="0" w:space="0" w:color="auto"/>
            <w:left w:val="none" w:sz="0" w:space="0" w:color="auto"/>
            <w:bottom w:val="none" w:sz="0" w:space="0" w:color="auto"/>
            <w:right w:val="none" w:sz="0" w:space="0" w:color="auto"/>
          </w:divBdr>
        </w:div>
        <w:div w:id="311983838">
          <w:marLeft w:val="480"/>
          <w:marRight w:val="0"/>
          <w:marTop w:val="0"/>
          <w:marBottom w:val="0"/>
          <w:divBdr>
            <w:top w:val="none" w:sz="0" w:space="0" w:color="auto"/>
            <w:left w:val="none" w:sz="0" w:space="0" w:color="auto"/>
            <w:bottom w:val="none" w:sz="0" w:space="0" w:color="auto"/>
            <w:right w:val="none" w:sz="0" w:space="0" w:color="auto"/>
          </w:divBdr>
        </w:div>
        <w:div w:id="313142146">
          <w:marLeft w:val="480"/>
          <w:marRight w:val="0"/>
          <w:marTop w:val="0"/>
          <w:marBottom w:val="0"/>
          <w:divBdr>
            <w:top w:val="none" w:sz="0" w:space="0" w:color="auto"/>
            <w:left w:val="none" w:sz="0" w:space="0" w:color="auto"/>
            <w:bottom w:val="none" w:sz="0" w:space="0" w:color="auto"/>
            <w:right w:val="none" w:sz="0" w:space="0" w:color="auto"/>
          </w:divBdr>
        </w:div>
        <w:div w:id="335495634">
          <w:marLeft w:val="480"/>
          <w:marRight w:val="0"/>
          <w:marTop w:val="0"/>
          <w:marBottom w:val="0"/>
          <w:divBdr>
            <w:top w:val="none" w:sz="0" w:space="0" w:color="auto"/>
            <w:left w:val="none" w:sz="0" w:space="0" w:color="auto"/>
            <w:bottom w:val="none" w:sz="0" w:space="0" w:color="auto"/>
            <w:right w:val="none" w:sz="0" w:space="0" w:color="auto"/>
          </w:divBdr>
        </w:div>
        <w:div w:id="357778101">
          <w:marLeft w:val="480"/>
          <w:marRight w:val="0"/>
          <w:marTop w:val="0"/>
          <w:marBottom w:val="0"/>
          <w:divBdr>
            <w:top w:val="none" w:sz="0" w:space="0" w:color="auto"/>
            <w:left w:val="none" w:sz="0" w:space="0" w:color="auto"/>
            <w:bottom w:val="none" w:sz="0" w:space="0" w:color="auto"/>
            <w:right w:val="none" w:sz="0" w:space="0" w:color="auto"/>
          </w:divBdr>
        </w:div>
        <w:div w:id="401022391">
          <w:marLeft w:val="480"/>
          <w:marRight w:val="0"/>
          <w:marTop w:val="0"/>
          <w:marBottom w:val="0"/>
          <w:divBdr>
            <w:top w:val="none" w:sz="0" w:space="0" w:color="auto"/>
            <w:left w:val="none" w:sz="0" w:space="0" w:color="auto"/>
            <w:bottom w:val="none" w:sz="0" w:space="0" w:color="auto"/>
            <w:right w:val="none" w:sz="0" w:space="0" w:color="auto"/>
          </w:divBdr>
        </w:div>
        <w:div w:id="417797013">
          <w:marLeft w:val="480"/>
          <w:marRight w:val="0"/>
          <w:marTop w:val="0"/>
          <w:marBottom w:val="0"/>
          <w:divBdr>
            <w:top w:val="none" w:sz="0" w:space="0" w:color="auto"/>
            <w:left w:val="none" w:sz="0" w:space="0" w:color="auto"/>
            <w:bottom w:val="none" w:sz="0" w:space="0" w:color="auto"/>
            <w:right w:val="none" w:sz="0" w:space="0" w:color="auto"/>
          </w:divBdr>
        </w:div>
        <w:div w:id="418211104">
          <w:marLeft w:val="480"/>
          <w:marRight w:val="0"/>
          <w:marTop w:val="0"/>
          <w:marBottom w:val="0"/>
          <w:divBdr>
            <w:top w:val="none" w:sz="0" w:space="0" w:color="auto"/>
            <w:left w:val="none" w:sz="0" w:space="0" w:color="auto"/>
            <w:bottom w:val="none" w:sz="0" w:space="0" w:color="auto"/>
            <w:right w:val="none" w:sz="0" w:space="0" w:color="auto"/>
          </w:divBdr>
        </w:div>
        <w:div w:id="443426667">
          <w:marLeft w:val="480"/>
          <w:marRight w:val="0"/>
          <w:marTop w:val="0"/>
          <w:marBottom w:val="0"/>
          <w:divBdr>
            <w:top w:val="none" w:sz="0" w:space="0" w:color="auto"/>
            <w:left w:val="none" w:sz="0" w:space="0" w:color="auto"/>
            <w:bottom w:val="none" w:sz="0" w:space="0" w:color="auto"/>
            <w:right w:val="none" w:sz="0" w:space="0" w:color="auto"/>
          </w:divBdr>
        </w:div>
        <w:div w:id="448863087">
          <w:marLeft w:val="480"/>
          <w:marRight w:val="0"/>
          <w:marTop w:val="0"/>
          <w:marBottom w:val="0"/>
          <w:divBdr>
            <w:top w:val="none" w:sz="0" w:space="0" w:color="auto"/>
            <w:left w:val="none" w:sz="0" w:space="0" w:color="auto"/>
            <w:bottom w:val="none" w:sz="0" w:space="0" w:color="auto"/>
            <w:right w:val="none" w:sz="0" w:space="0" w:color="auto"/>
          </w:divBdr>
        </w:div>
        <w:div w:id="461196621">
          <w:marLeft w:val="480"/>
          <w:marRight w:val="0"/>
          <w:marTop w:val="0"/>
          <w:marBottom w:val="0"/>
          <w:divBdr>
            <w:top w:val="none" w:sz="0" w:space="0" w:color="auto"/>
            <w:left w:val="none" w:sz="0" w:space="0" w:color="auto"/>
            <w:bottom w:val="none" w:sz="0" w:space="0" w:color="auto"/>
            <w:right w:val="none" w:sz="0" w:space="0" w:color="auto"/>
          </w:divBdr>
        </w:div>
        <w:div w:id="466818436">
          <w:marLeft w:val="480"/>
          <w:marRight w:val="0"/>
          <w:marTop w:val="0"/>
          <w:marBottom w:val="0"/>
          <w:divBdr>
            <w:top w:val="none" w:sz="0" w:space="0" w:color="auto"/>
            <w:left w:val="none" w:sz="0" w:space="0" w:color="auto"/>
            <w:bottom w:val="none" w:sz="0" w:space="0" w:color="auto"/>
            <w:right w:val="none" w:sz="0" w:space="0" w:color="auto"/>
          </w:divBdr>
        </w:div>
        <w:div w:id="472258447">
          <w:marLeft w:val="480"/>
          <w:marRight w:val="0"/>
          <w:marTop w:val="0"/>
          <w:marBottom w:val="0"/>
          <w:divBdr>
            <w:top w:val="none" w:sz="0" w:space="0" w:color="auto"/>
            <w:left w:val="none" w:sz="0" w:space="0" w:color="auto"/>
            <w:bottom w:val="none" w:sz="0" w:space="0" w:color="auto"/>
            <w:right w:val="none" w:sz="0" w:space="0" w:color="auto"/>
          </w:divBdr>
        </w:div>
        <w:div w:id="520045236">
          <w:marLeft w:val="480"/>
          <w:marRight w:val="0"/>
          <w:marTop w:val="0"/>
          <w:marBottom w:val="0"/>
          <w:divBdr>
            <w:top w:val="none" w:sz="0" w:space="0" w:color="auto"/>
            <w:left w:val="none" w:sz="0" w:space="0" w:color="auto"/>
            <w:bottom w:val="none" w:sz="0" w:space="0" w:color="auto"/>
            <w:right w:val="none" w:sz="0" w:space="0" w:color="auto"/>
          </w:divBdr>
        </w:div>
        <w:div w:id="671487772">
          <w:marLeft w:val="480"/>
          <w:marRight w:val="0"/>
          <w:marTop w:val="0"/>
          <w:marBottom w:val="0"/>
          <w:divBdr>
            <w:top w:val="none" w:sz="0" w:space="0" w:color="auto"/>
            <w:left w:val="none" w:sz="0" w:space="0" w:color="auto"/>
            <w:bottom w:val="none" w:sz="0" w:space="0" w:color="auto"/>
            <w:right w:val="none" w:sz="0" w:space="0" w:color="auto"/>
          </w:divBdr>
        </w:div>
        <w:div w:id="713697368">
          <w:marLeft w:val="480"/>
          <w:marRight w:val="0"/>
          <w:marTop w:val="0"/>
          <w:marBottom w:val="0"/>
          <w:divBdr>
            <w:top w:val="none" w:sz="0" w:space="0" w:color="auto"/>
            <w:left w:val="none" w:sz="0" w:space="0" w:color="auto"/>
            <w:bottom w:val="none" w:sz="0" w:space="0" w:color="auto"/>
            <w:right w:val="none" w:sz="0" w:space="0" w:color="auto"/>
          </w:divBdr>
        </w:div>
        <w:div w:id="732580369">
          <w:marLeft w:val="480"/>
          <w:marRight w:val="0"/>
          <w:marTop w:val="0"/>
          <w:marBottom w:val="0"/>
          <w:divBdr>
            <w:top w:val="none" w:sz="0" w:space="0" w:color="auto"/>
            <w:left w:val="none" w:sz="0" w:space="0" w:color="auto"/>
            <w:bottom w:val="none" w:sz="0" w:space="0" w:color="auto"/>
            <w:right w:val="none" w:sz="0" w:space="0" w:color="auto"/>
          </w:divBdr>
        </w:div>
        <w:div w:id="733741774">
          <w:marLeft w:val="480"/>
          <w:marRight w:val="0"/>
          <w:marTop w:val="0"/>
          <w:marBottom w:val="0"/>
          <w:divBdr>
            <w:top w:val="none" w:sz="0" w:space="0" w:color="auto"/>
            <w:left w:val="none" w:sz="0" w:space="0" w:color="auto"/>
            <w:bottom w:val="none" w:sz="0" w:space="0" w:color="auto"/>
            <w:right w:val="none" w:sz="0" w:space="0" w:color="auto"/>
          </w:divBdr>
        </w:div>
        <w:div w:id="806974463">
          <w:marLeft w:val="480"/>
          <w:marRight w:val="0"/>
          <w:marTop w:val="0"/>
          <w:marBottom w:val="0"/>
          <w:divBdr>
            <w:top w:val="none" w:sz="0" w:space="0" w:color="auto"/>
            <w:left w:val="none" w:sz="0" w:space="0" w:color="auto"/>
            <w:bottom w:val="none" w:sz="0" w:space="0" w:color="auto"/>
            <w:right w:val="none" w:sz="0" w:space="0" w:color="auto"/>
          </w:divBdr>
        </w:div>
        <w:div w:id="831484175">
          <w:marLeft w:val="480"/>
          <w:marRight w:val="0"/>
          <w:marTop w:val="0"/>
          <w:marBottom w:val="0"/>
          <w:divBdr>
            <w:top w:val="none" w:sz="0" w:space="0" w:color="auto"/>
            <w:left w:val="none" w:sz="0" w:space="0" w:color="auto"/>
            <w:bottom w:val="none" w:sz="0" w:space="0" w:color="auto"/>
            <w:right w:val="none" w:sz="0" w:space="0" w:color="auto"/>
          </w:divBdr>
        </w:div>
        <w:div w:id="833571306">
          <w:marLeft w:val="480"/>
          <w:marRight w:val="0"/>
          <w:marTop w:val="0"/>
          <w:marBottom w:val="0"/>
          <w:divBdr>
            <w:top w:val="none" w:sz="0" w:space="0" w:color="auto"/>
            <w:left w:val="none" w:sz="0" w:space="0" w:color="auto"/>
            <w:bottom w:val="none" w:sz="0" w:space="0" w:color="auto"/>
            <w:right w:val="none" w:sz="0" w:space="0" w:color="auto"/>
          </w:divBdr>
        </w:div>
        <w:div w:id="836265988">
          <w:marLeft w:val="480"/>
          <w:marRight w:val="0"/>
          <w:marTop w:val="0"/>
          <w:marBottom w:val="0"/>
          <w:divBdr>
            <w:top w:val="none" w:sz="0" w:space="0" w:color="auto"/>
            <w:left w:val="none" w:sz="0" w:space="0" w:color="auto"/>
            <w:bottom w:val="none" w:sz="0" w:space="0" w:color="auto"/>
            <w:right w:val="none" w:sz="0" w:space="0" w:color="auto"/>
          </w:divBdr>
        </w:div>
        <w:div w:id="846870746">
          <w:marLeft w:val="480"/>
          <w:marRight w:val="0"/>
          <w:marTop w:val="0"/>
          <w:marBottom w:val="0"/>
          <w:divBdr>
            <w:top w:val="none" w:sz="0" w:space="0" w:color="auto"/>
            <w:left w:val="none" w:sz="0" w:space="0" w:color="auto"/>
            <w:bottom w:val="none" w:sz="0" w:space="0" w:color="auto"/>
            <w:right w:val="none" w:sz="0" w:space="0" w:color="auto"/>
          </w:divBdr>
        </w:div>
        <w:div w:id="860245600">
          <w:marLeft w:val="480"/>
          <w:marRight w:val="0"/>
          <w:marTop w:val="0"/>
          <w:marBottom w:val="0"/>
          <w:divBdr>
            <w:top w:val="none" w:sz="0" w:space="0" w:color="auto"/>
            <w:left w:val="none" w:sz="0" w:space="0" w:color="auto"/>
            <w:bottom w:val="none" w:sz="0" w:space="0" w:color="auto"/>
            <w:right w:val="none" w:sz="0" w:space="0" w:color="auto"/>
          </w:divBdr>
        </w:div>
        <w:div w:id="884828367">
          <w:marLeft w:val="480"/>
          <w:marRight w:val="0"/>
          <w:marTop w:val="0"/>
          <w:marBottom w:val="0"/>
          <w:divBdr>
            <w:top w:val="none" w:sz="0" w:space="0" w:color="auto"/>
            <w:left w:val="none" w:sz="0" w:space="0" w:color="auto"/>
            <w:bottom w:val="none" w:sz="0" w:space="0" w:color="auto"/>
            <w:right w:val="none" w:sz="0" w:space="0" w:color="auto"/>
          </w:divBdr>
        </w:div>
        <w:div w:id="901797385">
          <w:marLeft w:val="480"/>
          <w:marRight w:val="0"/>
          <w:marTop w:val="0"/>
          <w:marBottom w:val="0"/>
          <w:divBdr>
            <w:top w:val="none" w:sz="0" w:space="0" w:color="auto"/>
            <w:left w:val="none" w:sz="0" w:space="0" w:color="auto"/>
            <w:bottom w:val="none" w:sz="0" w:space="0" w:color="auto"/>
            <w:right w:val="none" w:sz="0" w:space="0" w:color="auto"/>
          </w:divBdr>
        </w:div>
        <w:div w:id="931619748">
          <w:marLeft w:val="480"/>
          <w:marRight w:val="0"/>
          <w:marTop w:val="0"/>
          <w:marBottom w:val="0"/>
          <w:divBdr>
            <w:top w:val="none" w:sz="0" w:space="0" w:color="auto"/>
            <w:left w:val="none" w:sz="0" w:space="0" w:color="auto"/>
            <w:bottom w:val="none" w:sz="0" w:space="0" w:color="auto"/>
            <w:right w:val="none" w:sz="0" w:space="0" w:color="auto"/>
          </w:divBdr>
        </w:div>
        <w:div w:id="931670557">
          <w:marLeft w:val="480"/>
          <w:marRight w:val="0"/>
          <w:marTop w:val="0"/>
          <w:marBottom w:val="0"/>
          <w:divBdr>
            <w:top w:val="none" w:sz="0" w:space="0" w:color="auto"/>
            <w:left w:val="none" w:sz="0" w:space="0" w:color="auto"/>
            <w:bottom w:val="none" w:sz="0" w:space="0" w:color="auto"/>
            <w:right w:val="none" w:sz="0" w:space="0" w:color="auto"/>
          </w:divBdr>
        </w:div>
        <w:div w:id="976253350">
          <w:marLeft w:val="480"/>
          <w:marRight w:val="0"/>
          <w:marTop w:val="0"/>
          <w:marBottom w:val="0"/>
          <w:divBdr>
            <w:top w:val="none" w:sz="0" w:space="0" w:color="auto"/>
            <w:left w:val="none" w:sz="0" w:space="0" w:color="auto"/>
            <w:bottom w:val="none" w:sz="0" w:space="0" w:color="auto"/>
            <w:right w:val="none" w:sz="0" w:space="0" w:color="auto"/>
          </w:divBdr>
        </w:div>
        <w:div w:id="1022828487">
          <w:marLeft w:val="480"/>
          <w:marRight w:val="0"/>
          <w:marTop w:val="0"/>
          <w:marBottom w:val="0"/>
          <w:divBdr>
            <w:top w:val="none" w:sz="0" w:space="0" w:color="auto"/>
            <w:left w:val="none" w:sz="0" w:space="0" w:color="auto"/>
            <w:bottom w:val="none" w:sz="0" w:space="0" w:color="auto"/>
            <w:right w:val="none" w:sz="0" w:space="0" w:color="auto"/>
          </w:divBdr>
        </w:div>
        <w:div w:id="1089085851">
          <w:marLeft w:val="480"/>
          <w:marRight w:val="0"/>
          <w:marTop w:val="0"/>
          <w:marBottom w:val="0"/>
          <w:divBdr>
            <w:top w:val="none" w:sz="0" w:space="0" w:color="auto"/>
            <w:left w:val="none" w:sz="0" w:space="0" w:color="auto"/>
            <w:bottom w:val="none" w:sz="0" w:space="0" w:color="auto"/>
            <w:right w:val="none" w:sz="0" w:space="0" w:color="auto"/>
          </w:divBdr>
        </w:div>
        <w:div w:id="1119104125">
          <w:marLeft w:val="480"/>
          <w:marRight w:val="0"/>
          <w:marTop w:val="0"/>
          <w:marBottom w:val="0"/>
          <w:divBdr>
            <w:top w:val="none" w:sz="0" w:space="0" w:color="auto"/>
            <w:left w:val="none" w:sz="0" w:space="0" w:color="auto"/>
            <w:bottom w:val="none" w:sz="0" w:space="0" w:color="auto"/>
            <w:right w:val="none" w:sz="0" w:space="0" w:color="auto"/>
          </w:divBdr>
        </w:div>
        <w:div w:id="1124621953">
          <w:marLeft w:val="480"/>
          <w:marRight w:val="0"/>
          <w:marTop w:val="0"/>
          <w:marBottom w:val="0"/>
          <w:divBdr>
            <w:top w:val="none" w:sz="0" w:space="0" w:color="auto"/>
            <w:left w:val="none" w:sz="0" w:space="0" w:color="auto"/>
            <w:bottom w:val="none" w:sz="0" w:space="0" w:color="auto"/>
            <w:right w:val="none" w:sz="0" w:space="0" w:color="auto"/>
          </w:divBdr>
        </w:div>
        <w:div w:id="1124732048">
          <w:marLeft w:val="480"/>
          <w:marRight w:val="0"/>
          <w:marTop w:val="0"/>
          <w:marBottom w:val="0"/>
          <w:divBdr>
            <w:top w:val="none" w:sz="0" w:space="0" w:color="auto"/>
            <w:left w:val="none" w:sz="0" w:space="0" w:color="auto"/>
            <w:bottom w:val="none" w:sz="0" w:space="0" w:color="auto"/>
            <w:right w:val="none" w:sz="0" w:space="0" w:color="auto"/>
          </w:divBdr>
        </w:div>
        <w:div w:id="1159422289">
          <w:marLeft w:val="480"/>
          <w:marRight w:val="0"/>
          <w:marTop w:val="0"/>
          <w:marBottom w:val="0"/>
          <w:divBdr>
            <w:top w:val="none" w:sz="0" w:space="0" w:color="auto"/>
            <w:left w:val="none" w:sz="0" w:space="0" w:color="auto"/>
            <w:bottom w:val="none" w:sz="0" w:space="0" w:color="auto"/>
            <w:right w:val="none" w:sz="0" w:space="0" w:color="auto"/>
          </w:divBdr>
        </w:div>
        <w:div w:id="1357579211">
          <w:marLeft w:val="480"/>
          <w:marRight w:val="0"/>
          <w:marTop w:val="0"/>
          <w:marBottom w:val="0"/>
          <w:divBdr>
            <w:top w:val="none" w:sz="0" w:space="0" w:color="auto"/>
            <w:left w:val="none" w:sz="0" w:space="0" w:color="auto"/>
            <w:bottom w:val="none" w:sz="0" w:space="0" w:color="auto"/>
            <w:right w:val="none" w:sz="0" w:space="0" w:color="auto"/>
          </w:divBdr>
        </w:div>
        <w:div w:id="1415080847">
          <w:marLeft w:val="480"/>
          <w:marRight w:val="0"/>
          <w:marTop w:val="0"/>
          <w:marBottom w:val="0"/>
          <w:divBdr>
            <w:top w:val="none" w:sz="0" w:space="0" w:color="auto"/>
            <w:left w:val="none" w:sz="0" w:space="0" w:color="auto"/>
            <w:bottom w:val="none" w:sz="0" w:space="0" w:color="auto"/>
            <w:right w:val="none" w:sz="0" w:space="0" w:color="auto"/>
          </w:divBdr>
        </w:div>
        <w:div w:id="1429615175">
          <w:marLeft w:val="480"/>
          <w:marRight w:val="0"/>
          <w:marTop w:val="0"/>
          <w:marBottom w:val="0"/>
          <w:divBdr>
            <w:top w:val="none" w:sz="0" w:space="0" w:color="auto"/>
            <w:left w:val="none" w:sz="0" w:space="0" w:color="auto"/>
            <w:bottom w:val="none" w:sz="0" w:space="0" w:color="auto"/>
            <w:right w:val="none" w:sz="0" w:space="0" w:color="auto"/>
          </w:divBdr>
        </w:div>
        <w:div w:id="1432705841">
          <w:marLeft w:val="480"/>
          <w:marRight w:val="0"/>
          <w:marTop w:val="0"/>
          <w:marBottom w:val="0"/>
          <w:divBdr>
            <w:top w:val="none" w:sz="0" w:space="0" w:color="auto"/>
            <w:left w:val="none" w:sz="0" w:space="0" w:color="auto"/>
            <w:bottom w:val="none" w:sz="0" w:space="0" w:color="auto"/>
            <w:right w:val="none" w:sz="0" w:space="0" w:color="auto"/>
          </w:divBdr>
        </w:div>
        <w:div w:id="1458331226">
          <w:marLeft w:val="480"/>
          <w:marRight w:val="0"/>
          <w:marTop w:val="0"/>
          <w:marBottom w:val="0"/>
          <w:divBdr>
            <w:top w:val="none" w:sz="0" w:space="0" w:color="auto"/>
            <w:left w:val="none" w:sz="0" w:space="0" w:color="auto"/>
            <w:bottom w:val="none" w:sz="0" w:space="0" w:color="auto"/>
            <w:right w:val="none" w:sz="0" w:space="0" w:color="auto"/>
          </w:divBdr>
        </w:div>
        <w:div w:id="1520966487">
          <w:marLeft w:val="480"/>
          <w:marRight w:val="0"/>
          <w:marTop w:val="0"/>
          <w:marBottom w:val="0"/>
          <w:divBdr>
            <w:top w:val="none" w:sz="0" w:space="0" w:color="auto"/>
            <w:left w:val="none" w:sz="0" w:space="0" w:color="auto"/>
            <w:bottom w:val="none" w:sz="0" w:space="0" w:color="auto"/>
            <w:right w:val="none" w:sz="0" w:space="0" w:color="auto"/>
          </w:divBdr>
        </w:div>
        <w:div w:id="1549144308">
          <w:marLeft w:val="480"/>
          <w:marRight w:val="0"/>
          <w:marTop w:val="0"/>
          <w:marBottom w:val="0"/>
          <w:divBdr>
            <w:top w:val="none" w:sz="0" w:space="0" w:color="auto"/>
            <w:left w:val="none" w:sz="0" w:space="0" w:color="auto"/>
            <w:bottom w:val="none" w:sz="0" w:space="0" w:color="auto"/>
            <w:right w:val="none" w:sz="0" w:space="0" w:color="auto"/>
          </w:divBdr>
        </w:div>
        <w:div w:id="1675954663">
          <w:marLeft w:val="480"/>
          <w:marRight w:val="0"/>
          <w:marTop w:val="0"/>
          <w:marBottom w:val="0"/>
          <w:divBdr>
            <w:top w:val="none" w:sz="0" w:space="0" w:color="auto"/>
            <w:left w:val="none" w:sz="0" w:space="0" w:color="auto"/>
            <w:bottom w:val="none" w:sz="0" w:space="0" w:color="auto"/>
            <w:right w:val="none" w:sz="0" w:space="0" w:color="auto"/>
          </w:divBdr>
        </w:div>
        <w:div w:id="1687632217">
          <w:marLeft w:val="480"/>
          <w:marRight w:val="0"/>
          <w:marTop w:val="0"/>
          <w:marBottom w:val="0"/>
          <w:divBdr>
            <w:top w:val="none" w:sz="0" w:space="0" w:color="auto"/>
            <w:left w:val="none" w:sz="0" w:space="0" w:color="auto"/>
            <w:bottom w:val="none" w:sz="0" w:space="0" w:color="auto"/>
            <w:right w:val="none" w:sz="0" w:space="0" w:color="auto"/>
          </w:divBdr>
        </w:div>
        <w:div w:id="1706057543">
          <w:marLeft w:val="480"/>
          <w:marRight w:val="0"/>
          <w:marTop w:val="0"/>
          <w:marBottom w:val="0"/>
          <w:divBdr>
            <w:top w:val="none" w:sz="0" w:space="0" w:color="auto"/>
            <w:left w:val="none" w:sz="0" w:space="0" w:color="auto"/>
            <w:bottom w:val="none" w:sz="0" w:space="0" w:color="auto"/>
            <w:right w:val="none" w:sz="0" w:space="0" w:color="auto"/>
          </w:divBdr>
        </w:div>
        <w:div w:id="1714425859">
          <w:marLeft w:val="480"/>
          <w:marRight w:val="0"/>
          <w:marTop w:val="0"/>
          <w:marBottom w:val="0"/>
          <w:divBdr>
            <w:top w:val="none" w:sz="0" w:space="0" w:color="auto"/>
            <w:left w:val="none" w:sz="0" w:space="0" w:color="auto"/>
            <w:bottom w:val="none" w:sz="0" w:space="0" w:color="auto"/>
            <w:right w:val="none" w:sz="0" w:space="0" w:color="auto"/>
          </w:divBdr>
        </w:div>
        <w:div w:id="1762024782">
          <w:marLeft w:val="480"/>
          <w:marRight w:val="0"/>
          <w:marTop w:val="0"/>
          <w:marBottom w:val="0"/>
          <w:divBdr>
            <w:top w:val="none" w:sz="0" w:space="0" w:color="auto"/>
            <w:left w:val="none" w:sz="0" w:space="0" w:color="auto"/>
            <w:bottom w:val="none" w:sz="0" w:space="0" w:color="auto"/>
            <w:right w:val="none" w:sz="0" w:space="0" w:color="auto"/>
          </w:divBdr>
        </w:div>
        <w:div w:id="1920405556">
          <w:marLeft w:val="480"/>
          <w:marRight w:val="0"/>
          <w:marTop w:val="0"/>
          <w:marBottom w:val="0"/>
          <w:divBdr>
            <w:top w:val="none" w:sz="0" w:space="0" w:color="auto"/>
            <w:left w:val="none" w:sz="0" w:space="0" w:color="auto"/>
            <w:bottom w:val="none" w:sz="0" w:space="0" w:color="auto"/>
            <w:right w:val="none" w:sz="0" w:space="0" w:color="auto"/>
          </w:divBdr>
        </w:div>
        <w:div w:id="1960213226">
          <w:marLeft w:val="480"/>
          <w:marRight w:val="0"/>
          <w:marTop w:val="0"/>
          <w:marBottom w:val="0"/>
          <w:divBdr>
            <w:top w:val="none" w:sz="0" w:space="0" w:color="auto"/>
            <w:left w:val="none" w:sz="0" w:space="0" w:color="auto"/>
            <w:bottom w:val="none" w:sz="0" w:space="0" w:color="auto"/>
            <w:right w:val="none" w:sz="0" w:space="0" w:color="auto"/>
          </w:divBdr>
        </w:div>
        <w:div w:id="2054689313">
          <w:marLeft w:val="480"/>
          <w:marRight w:val="0"/>
          <w:marTop w:val="0"/>
          <w:marBottom w:val="0"/>
          <w:divBdr>
            <w:top w:val="none" w:sz="0" w:space="0" w:color="auto"/>
            <w:left w:val="none" w:sz="0" w:space="0" w:color="auto"/>
            <w:bottom w:val="none" w:sz="0" w:space="0" w:color="auto"/>
            <w:right w:val="none" w:sz="0" w:space="0" w:color="auto"/>
          </w:divBdr>
        </w:div>
        <w:div w:id="2073578085">
          <w:marLeft w:val="480"/>
          <w:marRight w:val="0"/>
          <w:marTop w:val="0"/>
          <w:marBottom w:val="0"/>
          <w:divBdr>
            <w:top w:val="none" w:sz="0" w:space="0" w:color="auto"/>
            <w:left w:val="none" w:sz="0" w:space="0" w:color="auto"/>
            <w:bottom w:val="none" w:sz="0" w:space="0" w:color="auto"/>
            <w:right w:val="none" w:sz="0" w:space="0" w:color="auto"/>
          </w:divBdr>
        </w:div>
        <w:div w:id="2095468250">
          <w:marLeft w:val="480"/>
          <w:marRight w:val="0"/>
          <w:marTop w:val="0"/>
          <w:marBottom w:val="0"/>
          <w:divBdr>
            <w:top w:val="none" w:sz="0" w:space="0" w:color="auto"/>
            <w:left w:val="none" w:sz="0" w:space="0" w:color="auto"/>
            <w:bottom w:val="none" w:sz="0" w:space="0" w:color="auto"/>
            <w:right w:val="none" w:sz="0" w:space="0" w:color="auto"/>
          </w:divBdr>
        </w:div>
      </w:divsChild>
    </w:div>
    <w:div w:id="2063866732">
      <w:bodyDiv w:val="1"/>
      <w:marLeft w:val="0"/>
      <w:marRight w:val="0"/>
      <w:marTop w:val="0"/>
      <w:marBottom w:val="0"/>
      <w:divBdr>
        <w:top w:val="none" w:sz="0" w:space="0" w:color="auto"/>
        <w:left w:val="none" w:sz="0" w:space="0" w:color="auto"/>
        <w:bottom w:val="none" w:sz="0" w:space="0" w:color="auto"/>
        <w:right w:val="none" w:sz="0" w:space="0" w:color="auto"/>
      </w:divBdr>
      <w:divsChild>
        <w:div w:id="20672369">
          <w:marLeft w:val="480"/>
          <w:marRight w:val="0"/>
          <w:marTop w:val="0"/>
          <w:marBottom w:val="0"/>
          <w:divBdr>
            <w:top w:val="none" w:sz="0" w:space="0" w:color="auto"/>
            <w:left w:val="none" w:sz="0" w:space="0" w:color="auto"/>
            <w:bottom w:val="none" w:sz="0" w:space="0" w:color="auto"/>
            <w:right w:val="none" w:sz="0" w:space="0" w:color="auto"/>
          </w:divBdr>
        </w:div>
        <w:div w:id="84618085">
          <w:marLeft w:val="480"/>
          <w:marRight w:val="0"/>
          <w:marTop w:val="0"/>
          <w:marBottom w:val="0"/>
          <w:divBdr>
            <w:top w:val="none" w:sz="0" w:space="0" w:color="auto"/>
            <w:left w:val="none" w:sz="0" w:space="0" w:color="auto"/>
            <w:bottom w:val="none" w:sz="0" w:space="0" w:color="auto"/>
            <w:right w:val="none" w:sz="0" w:space="0" w:color="auto"/>
          </w:divBdr>
        </w:div>
        <w:div w:id="105272726">
          <w:marLeft w:val="480"/>
          <w:marRight w:val="0"/>
          <w:marTop w:val="0"/>
          <w:marBottom w:val="0"/>
          <w:divBdr>
            <w:top w:val="none" w:sz="0" w:space="0" w:color="auto"/>
            <w:left w:val="none" w:sz="0" w:space="0" w:color="auto"/>
            <w:bottom w:val="none" w:sz="0" w:space="0" w:color="auto"/>
            <w:right w:val="none" w:sz="0" w:space="0" w:color="auto"/>
          </w:divBdr>
        </w:div>
        <w:div w:id="111098609">
          <w:marLeft w:val="480"/>
          <w:marRight w:val="0"/>
          <w:marTop w:val="0"/>
          <w:marBottom w:val="0"/>
          <w:divBdr>
            <w:top w:val="none" w:sz="0" w:space="0" w:color="auto"/>
            <w:left w:val="none" w:sz="0" w:space="0" w:color="auto"/>
            <w:bottom w:val="none" w:sz="0" w:space="0" w:color="auto"/>
            <w:right w:val="none" w:sz="0" w:space="0" w:color="auto"/>
          </w:divBdr>
        </w:div>
        <w:div w:id="157045371">
          <w:marLeft w:val="480"/>
          <w:marRight w:val="0"/>
          <w:marTop w:val="0"/>
          <w:marBottom w:val="0"/>
          <w:divBdr>
            <w:top w:val="none" w:sz="0" w:space="0" w:color="auto"/>
            <w:left w:val="none" w:sz="0" w:space="0" w:color="auto"/>
            <w:bottom w:val="none" w:sz="0" w:space="0" w:color="auto"/>
            <w:right w:val="none" w:sz="0" w:space="0" w:color="auto"/>
          </w:divBdr>
        </w:div>
        <w:div w:id="161167803">
          <w:marLeft w:val="480"/>
          <w:marRight w:val="0"/>
          <w:marTop w:val="0"/>
          <w:marBottom w:val="0"/>
          <w:divBdr>
            <w:top w:val="none" w:sz="0" w:space="0" w:color="auto"/>
            <w:left w:val="none" w:sz="0" w:space="0" w:color="auto"/>
            <w:bottom w:val="none" w:sz="0" w:space="0" w:color="auto"/>
            <w:right w:val="none" w:sz="0" w:space="0" w:color="auto"/>
          </w:divBdr>
        </w:div>
        <w:div w:id="299456524">
          <w:marLeft w:val="480"/>
          <w:marRight w:val="0"/>
          <w:marTop w:val="0"/>
          <w:marBottom w:val="0"/>
          <w:divBdr>
            <w:top w:val="none" w:sz="0" w:space="0" w:color="auto"/>
            <w:left w:val="none" w:sz="0" w:space="0" w:color="auto"/>
            <w:bottom w:val="none" w:sz="0" w:space="0" w:color="auto"/>
            <w:right w:val="none" w:sz="0" w:space="0" w:color="auto"/>
          </w:divBdr>
        </w:div>
        <w:div w:id="324893919">
          <w:marLeft w:val="480"/>
          <w:marRight w:val="0"/>
          <w:marTop w:val="0"/>
          <w:marBottom w:val="0"/>
          <w:divBdr>
            <w:top w:val="none" w:sz="0" w:space="0" w:color="auto"/>
            <w:left w:val="none" w:sz="0" w:space="0" w:color="auto"/>
            <w:bottom w:val="none" w:sz="0" w:space="0" w:color="auto"/>
            <w:right w:val="none" w:sz="0" w:space="0" w:color="auto"/>
          </w:divBdr>
        </w:div>
        <w:div w:id="333847141">
          <w:marLeft w:val="480"/>
          <w:marRight w:val="0"/>
          <w:marTop w:val="0"/>
          <w:marBottom w:val="0"/>
          <w:divBdr>
            <w:top w:val="none" w:sz="0" w:space="0" w:color="auto"/>
            <w:left w:val="none" w:sz="0" w:space="0" w:color="auto"/>
            <w:bottom w:val="none" w:sz="0" w:space="0" w:color="auto"/>
            <w:right w:val="none" w:sz="0" w:space="0" w:color="auto"/>
          </w:divBdr>
        </w:div>
        <w:div w:id="376011737">
          <w:marLeft w:val="480"/>
          <w:marRight w:val="0"/>
          <w:marTop w:val="0"/>
          <w:marBottom w:val="0"/>
          <w:divBdr>
            <w:top w:val="none" w:sz="0" w:space="0" w:color="auto"/>
            <w:left w:val="none" w:sz="0" w:space="0" w:color="auto"/>
            <w:bottom w:val="none" w:sz="0" w:space="0" w:color="auto"/>
            <w:right w:val="none" w:sz="0" w:space="0" w:color="auto"/>
          </w:divBdr>
        </w:div>
        <w:div w:id="412699741">
          <w:marLeft w:val="480"/>
          <w:marRight w:val="0"/>
          <w:marTop w:val="0"/>
          <w:marBottom w:val="0"/>
          <w:divBdr>
            <w:top w:val="none" w:sz="0" w:space="0" w:color="auto"/>
            <w:left w:val="none" w:sz="0" w:space="0" w:color="auto"/>
            <w:bottom w:val="none" w:sz="0" w:space="0" w:color="auto"/>
            <w:right w:val="none" w:sz="0" w:space="0" w:color="auto"/>
          </w:divBdr>
        </w:div>
        <w:div w:id="471214191">
          <w:marLeft w:val="480"/>
          <w:marRight w:val="0"/>
          <w:marTop w:val="0"/>
          <w:marBottom w:val="0"/>
          <w:divBdr>
            <w:top w:val="none" w:sz="0" w:space="0" w:color="auto"/>
            <w:left w:val="none" w:sz="0" w:space="0" w:color="auto"/>
            <w:bottom w:val="none" w:sz="0" w:space="0" w:color="auto"/>
            <w:right w:val="none" w:sz="0" w:space="0" w:color="auto"/>
          </w:divBdr>
        </w:div>
        <w:div w:id="493573330">
          <w:marLeft w:val="480"/>
          <w:marRight w:val="0"/>
          <w:marTop w:val="0"/>
          <w:marBottom w:val="0"/>
          <w:divBdr>
            <w:top w:val="none" w:sz="0" w:space="0" w:color="auto"/>
            <w:left w:val="none" w:sz="0" w:space="0" w:color="auto"/>
            <w:bottom w:val="none" w:sz="0" w:space="0" w:color="auto"/>
            <w:right w:val="none" w:sz="0" w:space="0" w:color="auto"/>
          </w:divBdr>
        </w:div>
        <w:div w:id="521093499">
          <w:marLeft w:val="480"/>
          <w:marRight w:val="0"/>
          <w:marTop w:val="0"/>
          <w:marBottom w:val="0"/>
          <w:divBdr>
            <w:top w:val="none" w:sz="0" w:space="0" w:color="auto"/>
            <w:left w:val="none" w:sz="0" w:space="0" w:color="auto"/>
            <w:bottom w:val="none" w:sz="0" w:space="0" w:color="auto"/>
            <w:right w:val="none" w:sz="0" w:space="0" w:color="auto"/>
          </w:divBdr>
        </w:div>
        <w:div w:id="544173448">
          <w:marLeft w:val="480"/>
          <w:marRight w:val="0"/>
          <w:marTop w:val="0"/>
          <w:marBottom w:val="0"/>
          <w:divBdr>
            <w:top w:val="none" w:sz="0" w:space="0" w:color="auto"/>
            <w:left w:val="none" w:sz="0" w:space="0" w:color="auto"/>
            <w:bottom w:val="none" w:sz="0" w:space="0" w:color="auto"/>
            <w:right w:val="none" w:sz="0" w:space="0" w:color="auto"/>
          </w:divBdr>
        </w:div>
        <w:div w:id="577980192">
          <w:marLeft w:val="480"/>
          <w:marRight w:val="0"/>
          <w:marTop w:val="0"/>
          <w:marBottom w:val="0"/>
          <w:divBdr>
            <w:top w:val="none" w:sz="0" w:space="0" w:color="auto"/>
            <w:left w:val="none" w:sz="0" w:space="0" w:color="auto"/>
            <w:bottom w:val="none" w:sz="0" w:space="0" w:color="auto"/>
            <w:right w:val="none" w:sz="0" w:space="0" w:color="auto"/>
          </w:divBdr>
        </w:div>
        <w:div w:id="616571540">
          <w:marLeft w:val="480"/>
          <w:marRight w:val="0"/>
          <w:marTop w:val="0"/>
          <w:marBottom w:val="0"/>
          <w:divBdr>
            <w:top w:val="none" w:sz="0" w:space="0" w:color="auto"/>
            <w:left w:val="none" w:sz="0" w:space="0" w:color="auto"/>
            <w:bottom w:val="none" w:sz="0" w:space="0" w:color="auto"/>
            <w:right w:val="none" w:sz="0" w:space="0" w:color="auto"/>
          </w:divBdr>
        </w:div>
        <w:div w:id="622224495">
          <w:marLeft w:val="480"/>
          <w:marRight w:val="0"/>
          <w:marTop w:val="0"/>
          <w:marBottom w:val="0"/>
          <w:divBdr>
            <w:top w:val="none" w:sz="0" w:space="0" w:color="auto"/>
            <w:left w:val="none" w:sz="0" w:space="0" w:color="auto"/>
            <w:bottom w:val="none" w:sz="0" w:space="0" w:color="auto"/>
            <w:right w:val="none" w:sz="0" w:space="0" w:color="auto"/>
          </w:divBdr>
        </w:div>
        <w:div w:id="625476237">
          <w:marLeft w:val="480"/>
          <w:marRight w:val="0"/>
          <w:marTop w:val="0"/>
          <w:marBottom w:val="0"/>
          <w:divBdr>
            <w:top w:val="none" w:sz="0" w:space="0" w:color="auto"/>
            <w:left w:val="none" w:sz="0" w:space="0" w:color="auto"/>
            <w:bottom w:val="none" w:sz="0" w:space="0" w:color="auto"/>
            <w:right w:val="none" w:sz="0" w:space="0" w:color="auto"/>
          </w:divBdr>
        </w:div>
        <w:div w:id="634259780">
          <w:marLeft w:val="480"/>
          <w:marRight w:val="0"/>
          <w:marTop w:val="0"/>
          <w:marBottom w:val="0"/>
          <w:divBdr>
            <w:top w:val="none" w:sz="0" w:space="0" w:color="auto"/>
            <w:left w:val="none" w:sz="0" w:space="0" w:color="auto"/>
            <w:bottom w:val="none" w:sz="0" w:space="0" w:color="auto"/>
            <w:right w:val="none" w:sz="0" w:space="0" w:color="auto"/>
          </w:divBdr>
        </w:div>
        <w:div w:id="697388842">
          <w:marLeft w:val="480"/>
          <w:marRight w:val="0"/>
          <w:marTop w:val="0"/>
          <w:marBottom w:val="0"/>
          <w:divBdr>
            <w:top w:val="none" w:sz="0" w:space="0" w:color="auto"/>
            <w:left w:val="none" w:sz="0" w:space="0" w:color="auto"/>
            <w:bottom w:val="none" w:sz="0" w:space="0" w:color="auto"/>
            <w:right w:val="none" w:sz="0" w:space="0" w:color="auto"/>
          </w:divBdr>
        </w:div>
        <w:div w:id="710030849">
          <w:marLeft w:val="480"/>
          <w:marRight w:val="0"/>
          <w:marTop w:val="0"/>
          <w:marBottom w:val="0"/>
          <w:divBdr>
            <w:top w:val="none" w:sz="0" w:space="0" w:color="auto"/>
            <w:left w:val="none" w:sz="0" w:space="0" w:color="auto"/>
            <w:bottom w:val="none" w:sz="0" w:space="0" w:color="auto"/>
            <w:right w:val="none" w:sz="0" w:space="0" w:color="auto"/>
          </w:divBdr>
        </w:div>
        <w:div w:id="738939696">
          <w:marLeft w:val="480"/>
          <w:marRight w:val="0"/>
          <w:marTop w:val="0"/>
          <w:marBottom w:val="0"/>
          <w:divBdr>
            <w:top w:val="none" w:sz="0" w:space="0" w:color="auto"/>
            <w:left w:val="none" w:sz="0" w:space="0" w:color="auto"/>
            <w:bottom w:val="none" w:sz="0" w:space="0" w:color="auto"/>
            <w:right w:val="none" w:sz="0" w:space="0" w:color="auto"/>
          </w:divBdr>
        </w:div>
        <w:div w:id="757363072">
          <w:marLeft w:val="480"/>
          <w:marRight w:val="0"/>
          <w:marTop w:val="0"/>
          <w:marBottom w:val="0"/>
          <w:divBdr>
            <w:top w:val="none" w:sz="0" w:space="0" w:color="auto"/>
            <w:left w:val="none" w:sz="0" w:space="0" w:color="auto"/>
            <w:bottom w:val="none" w:sz="0" w:space="0" w:color="auto"/>
            <w:right w:val="none" w:sz="0" w:space="0" w:color="auto"/>
          </w:divBdr>
        </w:div>
        <w:div w:id="816536929">
          <w:marLeft w:val="480"/>
          <w:marRight w:val="0"/>
          <w:marTop w:val="0"/>
          <w:marBottom w:val="0"/>
          <w:divBdr>
            <w:top w:val="none" w:sz="0" w:space="0" w:color="auto"/>
            <w:left w:val="none" w:sz="0" w:space="0" w:color="auto"/>
            <w:bottom w:val="none" w:sz="0" w:space="0" w:color="auto"/>
            <w:right w:val="none" w:sz="0" w:space="0" w:color="auto"/>
          </w:divBdr>
        </w:div>
        <w:div w:id="845678997">
          <w:marLeft w:val="480"/>
          <w:marRight w:val="0"/>
          <w:marTop w:val="0"/>
          <w:marBottom w:val="0"/>
          <w:divBdr>
            <w:top w:val="none" w:sz="0" w:space="0" w:color="auto"/>
            <w:left w:val="none" w:sz="0" w:space="0" w:color="auto"/>
            <w:bottom w:val="none" w:sz="0" w:space="0" w:color="auto"/>
            <w:right w:val="none" w:sz="0" w:space="0" w:color="auto"/>
          </w:divBdr>
        </w:div>
        <w:div w:id="888420498">
          <w:marLeft w:val="480"/>
          <w:marRight w:val="0"/>
          <w:marTop w:val="0"/>
          <w:marBottom w:val="0"/>
          <w:divBdr>
            <w:top w:val="none" w:sz="0" w:space="0" w:color="auto"/>
            <w:left w:val="none" w:sz="0" w:space="0" w:color="auto"/>
            <w:bottom w:val="none" w:sz="0" w:space="0" w:color="auto"/>
            <w:right w:val="none" w:sz="0" w:space="0" w:color="auto"/>
          </w:divBdr>
        </w:div>
        <w:div w:id="905148766">
          <w:marLeft w:val="480"/>
          <w:marRight w:val="0"/>
          <w:marTop w:val="0"/>
          <w:marBottom w:val="0"/>
          <w:divBdr>
            <w:top w:val="none" w:sz="0" w:space="0" w:color="auto"/>
            <w:left w:val="none" w:sz="0" w:space="0" w:color="auto"/>
            <w:bottom w:val="none" w:sz="0" w:space="0" w:color="auto"/>
            <w:right w:val="none" w:sz="0" w:space="0" w:color="auto"/>
          </w:divBdr>
        </w:div>
        <w:div w:id="946084985">
          <w:marLeft w:val="480"/>
          <w:marRight w:val="0"/>
          <w:marTop w:val="0"/>
          <w:marBottom w:val="0"/>
          <w:divBdr>
            <w:top w:val="none" w:sz="0" w:space="0" w:color="auto"/>
            <w:left w:val="none" w:sz="0" w:space="0" w:color="auto"/>
            <w:bottom w:val="none" w:sz="0" w:space="0" w:color="auto"/>
            <w:right w:val="none" w:sz="0" w:space="0" w:color="auto"/>
          </w:divBdr>
        </w:div>
        <w:div w:id="946502031">
          <w:marLeft w:val="480"/>
          <w:marRight w:val="0"/>
          <w:marTop w:val="0"/>
          <w:marBottom w:val="0"/>
          <w:divBdr>
            <w:top w:val="none" w:sz="0" w:space="0" w:color="auto"/>
            <w:left w:val="none" w:sz="0" w:space="0" w:color="auto"/>
            <w:bottom w:val="none" w:sz="0" w:space="0" w:color="auto"/>
            <w:right w:val="none" w:sz="0" w:space="0" w:color="auto"/>
          </w:divBdr>
        </w:div>
        <w:div w:id="1066341405">
          <w:marLeft w:val="480"/>
          <w:marRight w:val="0"/>
          <w:marTop w:val="0"/>
          <w:marBottom w:val="0"/>
          <w:divBdr>
            <w:top w:val="none" w:sz="0" w:space="0" w:color="auto"/>
            <w:left w:val="none" w:sz="0" w:space="0" w:color="auto"/>
            <w:bottom w:val="none" w:sz="0" w:space="0" w:color="auto"/>
            <w:right w:val="none" w:sz="0" w:space="0" w:color="auto"/>
          </w:divBdr>
        </w:div>
        <w:div w:id="1091853146">
          <w:marLeft w:val="480"/>
          <w:marRight w:val="0"/>
          <w:marTop w:val="0"/>
          <w:marBottom w:val="0"/>
          <w:divBdr>
            <w:top w:val="none" w:sz="0" w:space="0" w:color="auto"/>
            <w:left w:val="none" w:sz="0" w:space="0" w:color="auto"/>
            <w:bottom w:val="none" w:sz="0" w:space="0" w:color="auto"/>
            <w:right w:val="none" w:sz="0" w:space="0" w:color="auto"/>
          </w:divBdr>
        </w:div>
        <w:div w:id="1096173090">
          <w:marLeft w:val="480"/>
          <w:marRight w:val="0"/>
          <w:marTop w:val="0"/>
          <w:marBottom w:val="0"/>
          <w:divBdr>
            <w:top w:val="none" w:sz="0" w:space="0" w:color="auto"/>
            <w:left w:val="none" w:sz="0" w:space="0" w:color="auto"/>
            <w:bottom w:val="none" w:sz="0" w:space="0" w:color="auto"/>
            <w:right w:val="none" w:sz="0" w:space="0" w:color="auto"/>
          </w:divBdr>
        </w:div>
        <w:div w:id="1175343406">
          <w:marLeft w:val="480"/>
          <w:marRight w:val="0"/>
          <w:marTop w:val="0"/>
          <w:marBottom w:val="0"/>
          <w:divBdr>
            <w:top w:val="none" w:sz="0" w:space="0" w:color="auto"/>
            <w:left w:val="none" w:sz="0" w:space="0" w:color="auto"/>
            <w:bottom w:val="none" w:sz="0" w:space="0" w:color="auto"/>
            <w:right w:val="none" w:sz="0" w:space="0" w:color="auto"/>
          </w:divBdr>
        </w:div>
        <w:div w:id="1187017931">
          <w:marLeft w:val="480"/>
          <w:marRight w:val="0"/>
          <w:marTop w:val="0"/>
          <w:marBottom w:val="0"/>
          <w:divBdr>
            <w:top w:val="none" w:sz="0" w:space="0" w:color="auto"/>
            <w:left w:val="none" w:sz="0" w:space="0" w:color="auto"/>
            <w:bottom w:val="none" w:sz="0" w:space="0" w:color="auto"/>
            <w:right w:val="none" w:sz="0" w:space="0" w:color="auto"/>
          </w:divBdr>
        </w:div>
        <w:div w:id="1202592962">
          <w:marLeft w:val="480"/>
          <w:marRight w:val="0"/>
          <w:marTop w:val="0"/>
          <w:marBottom w:val="0"/>
          <w:divBdr>
            <w:top w:val="none" w:sz="0" w:space="0" w:color="auto"/>
            <w:left w:val="none" w:sz="0" w:space="0" w:color="auto"/>
            <w:bottom w:val="none" w:sz="0" w:space="0" w:color="auto"/>
            <w:right w:val="none" w:sz="0" w:space="0" w:color="auto"/>
          </w:divBdr>
        </w:div>
        <w:div w:id="1270624249">
          <w:marLeft w:val="480"/>
          <w:marRight w:val="0"/>
          <w:marTop w:val="0"/>
          <w:marBottom w:val="0"/>
          <w:divBdr>
            <w:top w:val="none" w:sz="0" w:space="0" w:color="auto"/>
            <w:left w:val="none" w:sz="0" w:space="0" w:color="auto"/>
            <w:bottom w:val="none" w:sz="0" w:space="0" w:color="auto"/>
            <w:right w:val="none" w:sz="0" w:space="0" w:color="auto"/>
          </w:divBdr>
        </w:div>
        <w:div w:id="1285193694">
          <w:marLeft w:val="480"/>
          <w:marRight w:val="0"/>
          <w:marTop w:val="0"/>
          <w:marBottom w:val="0"/>
          <w:divBdr>
            <w:top w:val="none" w:sz="0" w:space="0" w:color="auto"/>
            <w:left w:val="none" w:sz="0" w:space="0" w:color="auto"/>
            <w:bottom w:val="none" w:sz="0" w:space="0" w:color="auto"/>
            <w:right w:val="none" w:sz="0" w:space="0" w:color="auto"/>
          </w:divBdr>
        </w:div>
        <w:div w:id="1288584901">
          <w:marLeft w:val="480"/>
          <w:marRight w:val="0"/>
          <w:marTop w:val="0"/>
          <w:marBottom w:val="0"/>
          <w:divBdr>
            <w:top w:val="none" w:sz="0" w:space="0" w:color="auto"/>
            <w:left w:val="none" w:sz="0" w:space="0" w:color="auto"/>
            <w:bottom w:val="none" w:sz="0" w:space="0" w:color="auto"/>
            <w:right w:val="none" w:sz="0" w:space="0" w:color="auto"/>
          </w:divBdr>
        </w:div>
        <w:div w:id="1291786482">
          <w:marLeft w:val="480"/>
          <w:marRight w:val="0"/>
          <w:marTop w:val="0"/>
          <w:marBottom w:val="0"/>
          <w:divBdr>
            <w:top w:val="none" w:sz="0" w:space="0" w:color="auto"/>
            <w:left w:val="none" w:sz="0" w:space="0" w:color="auto"/>
            <w:bottom w:val="none" w:sz="0" w:space="0" w:color="auto"/>
            <w:right w:val="none" w:sz="0" w:space="0" w:color="auto"/>
          </w:divBdr>
        </w:div>
        <w:div w:id="1294363742">
          <w:marLeft w:val="480"/>
          <w:marRight w:val="0"/>
          <w:marTop w:val="0"/>
          <w:marBottom w:val="0"/>
          <w:divBdr>
            <w:top w:val="none" w:sz="0" w:space="0" w:color="auto"/>
            <w:left w:val="none" w:sz="0" w:space="0" w:color="auto"/>
            <w:bottom w:val="none" w:sz="0" w:space="0" w:color="auto"/>
            <w:right w:val="none" w:sz="0" w:space="0" w:color="auto"/>
          </w:divBdr>
        </w:div>
        <w:div w:id="1316689036">
          <w:marLeft w:val="480"/>
          <w:marRight w:val="0"/>
          <w:marTop w:val="0"/>
          <w:marBottom w:val="0"/>
          <w:divBdr>
            <w:top w:val="none" w:sz="0" w:space="0" w:color="auto"/>
            <w:left w:val="none" w:sz="0" w:space="0" w:color="auto"/>
            <w:bottom w:val="none" w:sz="0" w:space="0" w:color="auto"/>
            <w:right w:val="none" w:sz="0" w:space="0" w:color="auto"/>
          </w:divBdr>
        </w:div>
        <w:div w:id="1330019218">
          <w:marLeft w:val="480"/>
          <w:marRight w:val="0"/>
          <w:marTop w:val="0"/>
          <w:marBottom w:val="0"/>
          <w:divBdr>
            <w:top w:val="none" w:sz="0" w:space="0" w:color="auto"/>
            <w:left w:val="none" w:sz="0" w:space="0" w:color="auto"/>
            <w:bottom w:val="none" w:sz="0" w:space="0" w:color="auto"/>
            <w:right w:val="none" w:sz="0" w:space="0" w:color="auto"/>
          </w:divBdr>
        </w:div>
        <w:div w:id="1375425278">
          <w:marLeft w:val="480"/>
          <w:marRight w:val="0"/>
          <w:marTop w:val="0"/>
          <w:marBottom w:val="0"/>
          <w:divBdr>
            <w:top w:val="none" w:sz="0" w:space="0" w:color="auto"/>
            <w:left w:val="none" w:sz="0" w:space="0" w:color="auto"/>
            <w:bottom w:val="none" w:sz="0" w:space="0" w:color="auto"/>
            <w:right w:val="none" w:sz="0" w:space="0" w:color="auto"/>
          </w:divBdr>
        </w:div>
        <w:div w:id="1380279600">
          <w:marLeft w:val="480"/>
          <w:marRight w:val="0"/>
          <w:marTop w:val="0"/>
          <w:marBottom w:val="0"/>
          <w:divBdr>
            <w:top w:val="none" w:sz="0" w:space="0" w:color="auto"/>
            <w:left w:val="none" w:sz="0" w:space="0" w:color="auto"/>
            <w:bottom w:val="none" w:sz="0" w:space="0" w:color="auto"/>
            <w:right w:val="none" w:sz="0" w:space="0" w:color="auto"/>
          </w:divBdr>
        </w:div>
        <w:div w:id="1418559155">
          <w:marLeft w:val="480"/>
          <w:marRight w:val="0"/>
          <w:marTop w:val="0"/>
          <w:marBottom w:val="0"/>
          <w:divBdr>
            <w:top w:val="none" w:sz="0" w:space="0" w:color="auto"/>
            <w:left w:val="none" w:sz="0" w:space="0" w:color="auto"/>
            <w:bottom w:val="none" w:sz="0" w:space="0" w:color="auto"/>
            <w:right w:val="none" w:sz="0" w:space="0" w:color="auto"/>
          </w:divBdr>
        </w:div>
        <w:div w:id="1441417861">
          <w:marLeft w:val="480"/>
          <w:marRight w:val="0"/>
          <w:marTop w:val="0"/>
          <w:marBottom w:val="0"/>
          <w:divBdr>
            <w:top w:val="none" w:sz="0" w:space="0" w:color="auto"/>
            <w:left w:val="none" w:sz="0" w:space="0" w:color="auto"/>
            <w:bottom w:val="none" w:sz="0" w:space="0" w:color="auto"/>
            <w:right w:val="none" w:sz="0" w:space="0" w:color="auto"/>
          </w:divBdr>
        </w:div>
        <w:div w:id="1481967768">
          <w:marLeft w:val="480"/>
          <w:marRight w:val="0"/>
          <w:marTop w:val="0"/>
          <w:marBottom w:val="0"/>
          <w:divBdr>
            <w:top w:val="none" w:sz="0" w:space="0" w:color="auto"/>
            <w:left w:val="none" w:sz="0" w:space="0" w:color="auto"/>
            <w:bottom w:val="none" w:sz="0" w:space="0" w:color="auto"/>
            <w:right w:val="none" w:sz="0" w:space="0" w:color="auto"/>
          </w:divBdr>
        </w:div>
        <w:div w:id="1523007486">
          <w:marLeft w:val="480"/>
          <w:marRight w:val="0"/>
          <w:marTop w:val="0"/>
          <w:marBottom w:val="0"/>
          <w:divBdr>
            <w:top w:val="none" w:sz="0" w:space="0" w:color="auto"/>
            <w:left w:val="none" w:sz="0" w:space="0" w:color="auto"/>
            <w:bottom w:val="none" w:sz="0" w:space="0" w:color="auto"/>
            <w:right w:val="none" w:sz="0" w:space="0" w:color="auto"/>
          </w:divBdr>
        </w:div>
        <w:div w:id="1556433680">
          <w:marLeft w:val="480"/>
          <w:marRight w:val="0"/>
          <w:marTop w:val="0"/>
          <w:marBottom w:val="0"/>
          <w:divBdr>
            <w:top w:val="none" w:sz="0" w:space="0" w:color="auto"/>
            <w:left w:val="none" w:sz="0" w:space="0" w:color="auto"/>
            <w:bottom w:val="none" w:sz="0" w:space="0" w:color="auto"/>
            <w:right w:val="none" w:sz="0" w:space="0" w:color="auto"/>
          </w:divBdr>
        </w:div>
        <w:div w:id="1575972291">
          <w:marLeft w:val="480"/>
          <w:marRight w:val="0"/>
          <w:marTop w:val="0"/>
          <w:marBottom w:val="0"/>
          <w:divBdr>
            <w:top w:val="none" w:sz="0" w:space="0" w:color="auto"/>
            <w:left w:val="none" w:sz="0" w:space="0" w:color="auto"/>
            <w:bottom w:val="none" w:sz="0" w:space="0" w:color="auto"/>
            <w:right w:val="none" w:sz="0" w:space="0" w:color="auto"/>
          </w:divBdr>
        </w:div>
        <w:div w:id="1627539713">
          <w:marLeft w:val="480"/>
          <w:marRight w:val="0"/>
          <w:marTop w:val="0"/>
          <w:marBottom w:val="0"/>
          <w:divBdr>
            <w:top w:val="none" w:sz="0" w:space="0" w:color="auto"/>
            <w:left w:val="none" w:sz="0" w:space="0" w:color="auto"/>
            <w:bottom w:val="none" w:sz="0" w:space="0" w:color="auto"/>
            <w:right w:val="none" w:sz="0" w:space="0" w:color="auto"/>
          </w:divBdr>
        </w:div>
        <w:div w:id="1654023268">
          <w:marLeft w:val="480"/>
          <w:marRight w:val="0"/>
          <w:marTop w:val="0"/>
          <w:marBottom w:val="0"/>
          <w:divBdr>
            <w:top w:val="none" w:sz="0" w:space="0" w:color="auto"/>
            <w:left w:val="none" w:sz="0" w:space="0" w:color="auto"/>
            <w:bottom w:val="none" w:sz="0" w:space="0" w:color="auto"/>
            <w:right w:val="none" w:sz="0" w:space="0" w:color="auto"/>
          </w:divBdr>
        </w:div>
        <w:div w:id="1658999471">
          <w:marLeft w:val="480"/>
          <w:marRight w:val="0"/>
          <w:marTop w:val="0"/>
          <w:marBottom w:val="0"/>
          <w:divBdr>
            <w:top w:val="none" w:sz="0" w:space="0" w:color="auto"/>
            <w:left w:val="none" w:sz="0" w:space="0" w:color="auto"/>
            <w:bottom w:val="none" w:sz="0" w:space="0" w:color="auto"/>
            <w:right w:val="none" w:sz="0" w:space="0" w:color="auto"/>
          </w:divBdr>
        </w:div>
        <w:div w:id="1682506670">
          <w:marLeft w:val="480"/>
          <w:marRight w:val="0"/>
          <w:marTop w:val="0"/>
          <w:marBottom w:val="0"/>
          <w:divBdr>
            <w:top w:val="none" w:sz="0" w:space="0" w:color="auto"/>
            <w:left w:val="none" w:sz="0" w:space="0" w:color="auto"/>
            <w:bottom w:val="none" w:sz="0" w:space="0" w:color="auto"/>
            <w:right w:val="none" w:sz="0" w:space="0" w:color="auto"/>
          </w:divBdr>
        </w:div>
        <w:div w:id="1688630539">
          <w:marLeft w:val="480"/>
          <w:marRight w:val="0"/>
          <w:marTop w:val="0"/>
          <w:marBottom w:val="0"/>
          <w:divBdr>
            <w:top w:val="none" w:sz="0" w:space="0" w:color="auto"/>
            <w:left w:val="none" w:sz="0" w:space="0" w:color="auto"/>
            <w:bottom w:val="none" w:sz="0" w:space="0" w:color="auto"/>
            <w:right w:val="none" w:sz="0" w:space="0" w:color="auto"/>
          </w:divBdr>
        </w:div>
        <w:div w:id="1696691753">
          <w:marLeft w:val="480"/>
          <w:marRight w:val="0"/>
          <w:marTop w:val="0"/>
          <w:marBottom w:val="0"/>
          <w:divBdr>
            <w:top w:val="none" w:sz="0" w:space="0" w:color="auto"/>
            <w:left w:val="none" w:sz="0" w:space="0" w:color="auto"/>
            <w:bottom w:val="none" w:sz="0" w:space="0" w:color="auto"/>
            <w:right w:val="none" w:sz="0" w:space="0" w:color="auto"/>
          </w:divBdr>
        </w:div>
        <w:div w:id="1768385456">
          <w:marLeft w:val="480"/>
          <w:marRight w:val="0"/>
          <w:marTop w:val="0"/>
          <w:marBottom w:val="0"/>
          <w:divBdr>
            <w:top w:val="none" w:sz="0" w:space="0" w:color="auto"/>
            <w:left w:val="none" w:sz="0" w:space="0" w:color="auto"/>
            <w:bottom w:val="none" w:sz="0" w:space="0" w:color="auto"/>
            <w:right w:val="none" w:sz="0" w:space="0" w:color="auto"/>
          </w:divBdr>
        </w:div>
        <w:div w:id="1896968703">
          <w:marLeft w:val="480"/>
          <w:marRight w:val="0"/>
          <w:marTop w:val="0"/>
          <w:marBottom w:val="0"/>
          <w:divBdr>
            <w:top w:val="none" w:sz="0" w:space="0" w:color="auto"/>
            <w:left w:val="none" w:sz="0" w:space="0" w:color="auto"/>
            <w:bottom w:val="none" w:sz="0" w:space="0" w:color="auto"/>
            <w:right w:val="none" w:sz="0" w:space="0" w:color="auto"/>
          </w:divBdr>
        </w:div>
        <w:div w:id="1904757690">
          <w:marLeft w:val="480"/>
          <w:marRight w:val="0"/>
          <w:marTop w:val="0"/>
          <w:marBottom w:val="0"/>
          <w:divBdr>
            <w:top w:val="none" w:sz="0" w:space="0" w:color="auto"/>
            <w:left w:val="none" w:sz="0" w:space="0" w:color="auto"/>
            <w:bottom w:val="none" w:sz="0" w:space="0" w:color="auto"/>
            <w:right w:val="none" w:sz="0" w:space="0" w:color="auto"/>
          </w:divBdr>
        </w:div>
        <w:div w:id="1925410505">
          <w:marLeft w:val="480"/>
          <w:marRight w:val="0"/>
          <w:marTop w:val="0"/>
          <w:marBottom w:val="0"/>
          <w:divBdr>
            <w:top w:val="none" w:sz="0" w:space="0" w:color="auto"/>
            <w:left w:val="none" w:sz="0" w:space="0" w:color="auto"/>
            <w:bottom w:val="none" w:sz="0" w:space="0" w:color="auto"/>
            <w:right w:val="none" w:sz="0" w:space="0" w:color="auto"/>
          </w:divBdr>
        </w:div>
        <w:div w:id="1944341986">
          <w:marLeft w:val="480"/>
          <w:marRight w:val="0"/>
          <w:marTop w:val="0"/>
          <w:marBottom w:val="0"/>
          <w:divBdr>
            <w:top w:val="none" w:sz="0" w:space="0" w:color="auto"/>
            <w:left w:val="none" w:sz="0" w:space="0" w:color="auto"/>
            <w:bottom w:val="none" w:sz="0" w:space="0" w:color="auto"/>
            <w:right w:val="none" w:sz="0" w:space="0" w:color="auto"/>
          </w:divBdr>
        </w:div>
        <w:div w:id="1956062972">
          <w:marLeft w:val="480"/>
          <w:marRight w:val="0"/>
          <w:marTop w:val="0"/>
          <w:marBottom w:val="0"/>
          <w:divBdr>
            <w:top w:val="none" w:sz="0" w:space="0" w:color="auto"/>
            <w:left w:val="none" w:sz="0" w:space="0" w:color="auto"/>
            <w:bottom w:val="none" w:sz="0" w:space="0" w:color="auto"/>
            <w:right w:val="none" w:sz="0" w:space="0" w:color="auto"/>
          </w:divBdr>
        </w:div>
        <w:div w:id="1996490633">
          <w:marLeft w:val="480"/>
          <w:marRight w:val="0"/>
          <w:marTop w:val="0"/>
          <w:marBottom w:val="0"/>
          <w:divBdr>
            <w:top w:val="none" w:sz="0" w:space="0" w:color="auto"/>
            <w:left w:val="none" w:sz="0" w:space="0" w:color="auto"/>
            <w:bottom w:val="none" w:sz="0" w:space="0" w:color="auto"/>
            <w:right w:val="none" w:sz="0" w:space="0" w:color="auto"/>
          </w:divBdr>
        </w:div>
        <w:div w:id="2065524575">
          <w:marLeft w:val="480"/>
          <w:marRight w:val="0"/>
          <w:marTop w:val="0"/>
          <w:marBottom w:val="0"/>
          <w:divBdr>
            <w:top w:val="none" w:sz="0" w:space="0" w:color="auto"/>
            <w:left w:val="none" w:sz="0" w:space="0" w:color="auto"/>
            <w:bottom w:val="none" w:sz="0" w:space="0" w:color="auto"/>
            <w:right w:val="none" w:sz="0" w:space="0" w:color="auto"/>
          </w:divBdr>
        </w:div>
        <w:div w:id="2081710540">
          <w:marLeft w:val="480"/>
          <w:marRight w:val="0"/>
          <w:marTop w:val="0"/>
          <w:marBottom w:val="0"/>
          <w:divBdr>
            <w:top w:val="none" w:sz="0" w:space="0" w:color="auto"/>
            <w:left w:val="none" w:sz="0" w:space="0" w:color="auto"/>
            <w:bottom w:val="none" w:sz="0" w:space="0" w:color="auto"/>
            <w:right w:val="none" w:sz="0" w:space="0" w:color="auto"/>
          </w:divBdr>
        </w:div>
        <w:div w:id="2098137823">
          <w:marLeft w:val="480"/>
          <w:marRight w:val="0"/>
          <w:marTop w:val="0"/>
          <w:marBottom w:val="0"/>
          <w:divBdr>
            <w:top w:val="none" w:sz="0" w:space="0" w:color="auto"/>
            <w:left w:val="none" w:sz="0" w:space="0" w:color="auto"/>
            <w:bottom w:val="none" w:sz="0" w:space="0" w:color="auto"/>
            <w:right w:val="none" w:sz="0" w:space="0" w:color="auto"/>
          </w:divBdr>
        </w:div>
        <w:div w:id="2120566947">
          <w:marLeft w:val="480"/>
          <w:marRight w:val="0"/>
          <w:marTop w:val="0"/>
          <w:marBottom w:val="0"/>
          <w:divBdr>
            <w:top w:val="none" w:sz="0" w:space="0" w:color="auto"/>
            <w:left w:val="none" w:sz="0" w:space="0" w:color="auto"/>
            <w:bottom w:val="none" w:sz="0" w:space="0" w:color="auto"/>
            <w:right w:val="none" w:sz="0" w:space="0" w:color="auto"/>
          </w:divBdr>
        </w:div>
        <w:div w:id="2142796550">
          <w:marLeft w:val="480"/>
          <w:marRight w:val="0"/>
          <w:marTop w:val="0"/>
          <w:marBottom w:val="0"/>
          <w:divBdr>
            <w:top w:val="none" w:sz="0" w:space="0" w:color="auto"/>
            <w:left w:val="none" w:sz="0" w:space="0" w:color="auto"/>
            <w:bottom w:val="none" w:sz="0" w:space="0" w:color="auto"/>
            <w:right w:val="none" w:sz="0" w:space="0" w:color="auto"/>
          </w:divBdr>
        </w:div>
      </w:divsChild>
    </w:div>
    <w:div w:id="2073842670">
      <w:bodyDiv w:val="1"/>
      <w:marLeft w:val="0"/>
      <w:marRight w:val="0"/>
      <w:marTop w:val="0"/>
      <w:marBottom w:val="0"/>
      <w:divBdr>
        <w:top w:val="none" w:sz="0" w:space="0" w:color="auto"/>
        <w:left w:val="none" w:sz="0" w:space="0" w:color="auto"/>
        <w:bottom w:val="none" w:sz="0" w:space="0" w:color="auto"/>
        <w:right w:val="none" w:sz="0" w:space="0" w:color="auto"/>
      </w:divBdr>
      <w:divsChild>
        <w:div w:id="1798714379">
          <w:marLeft w:val="480"/>
          <w:marRight w:val="0"/>
          <w:marTop w:val="0"/>
          <w:marBottom w:val="0"/>
          <w:divBdr>
            <w:top w:val="none" w:sz="0" w:space="0" w:color="auto"/>
            <w:left w:val="none" w:sz="0" w:space="0" w:color="auto"/>
            <w:bottom w:val="none" w:sz="0" w:space="0" w:color="auto"/>
            <w:right w:val="none" w:sz="0" w:space="0" w:color="auto"/>
          </w:divBdr>
        </w:div>
        <w:div w:id="503739026">
          <w:marLeft w:val="480"/>
          <w:marRight w:val="0"/>
          <w:marTop w:val="0"/>
          <w:marBottom w:val="0"/>
          <w:divBdr>
            <w:top w:val="none" w:sz="0" w:space="0" w:color="auto"/>
            <w:left w:val="none" w:sz="0" w:space="0" w:color="auto"/>
            <w:bottom w:val="none" w:sz="0" w:space="0" w:color="auto"/>
            <w:right w:val="none" w:sz="0" w:space="0" w:color="auto"/>
          </w:divBdr>
        </w:div>
        <w:div w:id="1997302705">
          <w:marLeft w:val="480"/>
          <w:marRight w:val="0"/>
          <w:marTop w:val="0"/>
          <w:marBottom w:val="0"/>
          <w:divBdr>
            <w:top w:val="none" w:sz="0" w:space="0" w:color="auto"/>
            <w:left w:val="none" w:sz="0" w:space="0" w:color="auto"/>
            <w:bottom w:val="none" w:sz="0" w:space="0" w:color="auto"/>
            <w:right w:val="none" w:sz="0" w:space="0" w:color="auto"/>
          </w:divBdr>
        </w:div>
        <w:div w:id="340856246">
          <w:marLeft w:val="480"/>
          <w:marRight w:val="0"/>
          <w:marTop w:val="0"/>
          <w:marBottom w:val="0"/>
          <w:divBdr>
            <w:top w:val="none" w:sz="0" w:space="0" w:color="auto"/>
            <w:left w:val="none" w:sz="0" w:space="0" w:color="auto"/>
            <w:bottom w:val="none" w:sz="0" w:space="0" w:color="auto"/>
            <w:right w:val="none" w:sz="0" w:space="0" w:color="auto"/>
          </w:divBdr>
        </w:div>
        <w:div w:id="2133203626">
          <w:marLeft w:val="480"/>
          <w:marRight w:val="0"/>
          <w:marTop w:val="0"/>
          <w:marBottom w:val="0"/>
          <w:divBdr>
            <w:top w:val="none" w:sz="0" w:space="0" w:color="auto"/>
            <w:left w:val="none" w:sz="0" w:space="0" w:color="auto"/>
            <w:bottom w:val="none" w:sz="0" w:space="0" w:color="auto"/>
            <w:right w:val="none" w:sz="0" w:space="0" w:color="auto"/>
          </w:divBdr>
        </w:div>
        <w:div w:id="1792824760">
          <w:marLeft w:val="480"/>
          <w:marRight w:val="0"/>
          <w:marTop w:val="0"/>
          <w:marBottom w:val="0"/>
          <w:divBdr>
            <w:top w:val="none" w:sz="0" w:space="0" w:color="auto"/>
            <w:left w:val="none" w:sz="0" w:space="0" w:color="auto"/>
            <w:bottom w:val="none" w:sz="0" w:space="0" w:color="auto"/>
            <w:right w:val="none" w:sz="0" w:space="0" w:color="auto"/>
          </w:divBdr>
        </w:div>
        <w:div w:id="54478101">
          <w:marLeft w:val="480"/>
          <w:marRight w:val="0"/>
          <w:marTop w:val="0"/>
          <w:marBottom w:val="0"/>
          <w:divBdr>
            <w:top w:val="none" w:sz="0" w:space="0" w:color="auto"/>
            <w:left w:val="none" w:sz="0" w:space="0" w:color="auto"/>
            <w:bottom w:val="none" w:sz="0" w:space="0" w:color="auto"/>
            <w:right w:val="none" w:sz="0" w:space="0" w:color="auto"/>
          </w:divBdr>
        </w:div>
        <w:div w:id="1366908088">
          <w:marLeft w:val="480"/>
          <w:marRight w:val="0"/>
          <w:marTop w:val="0"/>
          <w:marBottom w:val="0"/>
          <w:divBdr>
            <w:top w:val="none" w:sz="0" w:space="0" w:color="auto"/>
            <w:left w:val="none" w:sz="0" w:space="0" w:color="auto"/>
            <w:bottom w:val="none" w:sz="0" w:space="0" w:color="auto"/>
            <w:right w:val="none" w:sz="0" w:space="0" w:color="auto"/>
          </w:divBdr>
        </w:div>
        <w:div w:id="852065260">
          <w:marLeft w:val="480"/>
          <w:marRight w:val="0"/>
          <w:marTop w:val="0"/>
          <w:marBottom w:val="0"/>
          <w:divBdr>
            <w:top w:val="none" w:sz="0" w:space="0" w:color="auto"/>
            <w:left w:val="none" w:sz="0" w:space="0" w:color="auto"/>
            <w:bottom w:val="none" w:sz="0" w:space="0" w:color="auto"/>
            <w:right w:val="none" w:sz="0" w:space="0" w:color="auto"/>
          </w:divBdr>
        </w:div>
        <w:div w:id="746347276">
          <w:marLeft w:val="480"/>
          <w:marRight w:val="0"/>
          <w:marTop w:val="0"/>
          <w:marBottom w:val="0"/>
          <w:divBdr>
            <w:top w:val="none" w:sz="0" w:space="0" w:color="auto"/>
            <w:left w:val="none" w:sz="0" w:space="0" w:color="auto"/>
            <w:bottom w:val="none" w:sz="0" w:space="0" w:color="auto"/>
            <w:right w:val="none" w:sz="0" w:space="0" w:color="auto"/>
          </w:divBdr>
        </w:div>
        <w:div w:id="162937244">
          <w:marLeft w:val="480"/>
          <w:marRight w:val="0"/>
          <w:marTop w:val="0"/>
          <w:marBottom w:val="0"/>
          <w:divBdr>
            <w:top w:val="none" w:sz="0" w:space="0" w:color="auto"/>
            <w:left w:val="none" w:sz="0" w:space="0" w:color="auto"/>
            <w:bottom w:val="none" w:sz="0" w:space="0" w:color="auto"/>
            <w:right w:val="none" w:sz="0" w:space="0" w:color="auto"/>
          </w:divBdr>
        </w:div>
        <w:div w:id="637420864">
          <w:marLeft w:val="480"/>
          <w:marRight w:val="0"/>
          <w:marTop w:val="0"/>
          <w:marBottom w:val="0"/>
          <w:divBdr>
            <w:top w:val="none" w:sz="0" w:space="0" w:color="auto"/>
            <w:left w:val="none" w:sz="0" w:space="0" w:color="auto"/>
            <w:bottom w:val="none" w:sz="0" w:space="0" w:color="auto"/>
            <w:right w:val="none" w:sz="0" w:space="0" w:color="auto"/>
          </w:divBdr>
        </w:div>
        <w:div w:id="1100569788">
          <w:marLeft w:val="480"/>
          <w:marRight w:val="0"/>
          <w:marTop w:val="0"/>
          <w:marBottom w:val="0"/>
          <w:divBdr>
            <w:top w:val="none" w:sz="0" w:space="0" w:color="auto"/>
            <w:left w:val="none" w:sz="0" w:space="0" w:color="auto"/>
            <w:bottom w:val="none" w:sz="0" w:space="0" w:color="auto"/>
            <w:right w:val="none" w:sz="0" w:space="0" w:color="auto"/>
          </w:divBdr>
        </w:div>
        <w:div w:id="1049841044">
          <w:marLeft w:val="480"/>
          <w:marRight w:val="0"/>
          <w:marTop w:val="0"/>
          <w:marBottom w:val="0"/>
          <w:divBdr>
            <w:top w:val="none" w:sz="0" w:space="0" w:color="auto"/>
            <w:left w:val="none" w:sz="0" w:space="0" w:color="auto"/>
            <w:bottom w:val="none" w:sz="0" w:space="0" w:color="auto"/>
            <w:right w:val="none" w:sz="0" w:space="0" w:color="auto"/>
          </w:divBdr>
        </w:div>
        <w:div w:id="980035086">
          <w:marLeft w:val="480"/>
          <w:marRight w:val="0"/>
          <w:marTop w:val="0"/>
          <w:marBottom w:val="0"/>
          <w:divBdr>
            <w:top w:val="none" w:sz="0" w:space="0" w:color="auto"/>
            <w:left w:val="none" w:sz="0" w:space="0" w:color="auto"/>
            <w:bottom w:val="none" w:sz="0" w:space="0" w:color="auto"/>
            <w:right w:val="none" w:sz="0" w:space="0" w:color="auto"/>
          </w:divBdr>
        </w:div>
        <w:div w:id="1853034402">
          <w:marLeft w:val="480"/>
          <w:marRight w:val="0"/>
          <w:marTop w:val="0"/>
          <w:marBottom w:val="0"/>
          <w:divBdr>
            <w:top w:val="none" w:sz="0" w:space="0" w:color="auto"/>
            <w:left w:val="none" w:sz="0" w:space="0" w:color="auto"/>
            <w:bottom w:val="none" w:sz="0" w:space="0" w:color="auto"/>
            <w:right w:val="none" w:sz="0" w:space="0" w:color="auto"/>
          </w:divBdr>
        </w:div>
        <w:div w:id="1101730295">
          <w:marLeft w:val="480"/>
          <w:marRight w:val="0"/>
          <w:marTop w:val="0"/>
          <w:marBottom w:val="0"/>
          <w:divBdr>
            <w:top w:val="none" w:sz="0" w:space="0" w:color="auto"/>
            <w:left w:val="none" w:sz="0" w:space="0" w:color="auto"/>
            <w:bottom w:val="none" w:sz="0" w:space="0" w:color="auto"/>
            <w:right w:val="none" w:sz="0" w:space="0" w:color="auto"/>
          </w:divBdr>
        </w:div>
        <w:div w:id="829712821">
          <w:marLeft w:val="480"/>
          <w:marRight w:val="0"/>
          <w:marTop w:val="0"/>
          <w:marBottom w:val="0"/>
          <w:divBdr>
            <w:top w:val="none" w:sz="0" w:space="0" w:color="auto"/>
            <w:left w:val="none" w:sz="0" w:space="0" w:color="auto"/>
            <w:bottom w:val="none" w:sz="0" w:space="0" w:color="auto"/>
            <w:right w:val="none" w:sz="0" w:space="0" w:color="auto"/>
          </w:divBdr>
        </w:div>
        <w:div w:id="2027780314">
          <w:marLeft w:val="480"/>
          <w:marRight w:val="0"/>
          <w:marTop w:val="0"/>
          <w:marBottom w:val="0"/>
          <w:divBdr>
            <w:top w:val="none" w:sz="0" w:space="0" w:color="auto"/>
            <w:left w:val="none" w:sz="0" w:space="0" w:color="auto"/>
            <w:bottom w:val="none" w:sz="0" w:space="0" w:color="auto"/>
            <w:right w:val="none" w:sz="0" w:space="0" w:color="auto"/>
          </w:divBdr>
        </w:div>
        <w:div w:id="1951232603">
          <w:marLeft w:val="480"/>
          <w:marRight w:val="0"/>
          <w:marTop w:val="0"/>
          <w:marBottom w:val="0"/>
          <w:divBdr>
            <w:top w:val="none" w:sz="0" w:space="0" w:color="auto"/>
            <w:left w:val="none" w:sz="0" w:space="0" w:color="auto"/>
            <w:bottom w:val="none" w:sz="0" w:space="0" w:color="auto"/>
            <w:right w:val="none" w:sz="0" w:space="0" w:color="auto"/>
          </w:divBdr>
        </w:div>
        <w:div w:id="855660154">
          <w:marLeft w:val="480"/>
          <w:marRight w:val="0"/>
          <w:marTop w:val="0"/>
          <w:marBottom w:val="0"/>
          <w:divBdr>
            <w:top w:val="none" w:sz="0" w:space="0" w:color="auto"/>
            <w:left w:val="none" w:sz="0" w:space="0" w:color="auto"/>
            <w:bottom w:val="none" w:sz="0" w:space="0" w:color="auto"/>
            <w:right w:val="none" w:sz="0" w:space="0" w:color="auto"/>
          </w:divBdr>
        </w:div>
        <w:div w:id="353653164">
          <w:marLeft w:val="480"/>
          <w:marRight w:val="0"/>
          <w:marTop w:val="0"/>
          <w:marBottom w:val="0"/>
          <w:divBdr>
            <w:top w:val="none" w:sz="0" w:space="0" w:color="auto"/>
            <w:left w:val="none" w:sz="0" w:space="0" w:color="auto"/>
            <w:bottom w:val="none" w:sz="0" w:space="0" w:color="auto"/>
            <w:right w:val="none" w:sz="0" w:space="0" w:color="auto"/>
          </w:divBdr>
        </w:div>
        <w:div w:id="1278557999">
          <w:marLeft w:val="480"/>
          <w:marRight w:val="0"/>
          <w:marTop w:val="0"/>
          <w:marBottom w:val="0"/>
          <w:divBdr>
            <w:top w:val="none" w:sz="0" w:space="0" w:color="auto"/>
            <w:left w:val="none" w:sz="0" w:space="0" w:color="auto"/>
            <w:bottom w:val="none" w:sz="0" w:space="0" w:color="auto"/>
            <w:right w:val="none" w:sz="0" w:space="0" w:color="auto"/>
          </w:divBdr>
        </w:div>
        <w:div w:id="2076393142">
          <w:marLeft w:val="480"/>
          <w:marRight w:val="0"/>
          <w:marTop w:val="0"/>
          <w:marBottom w:val="0"/>
          <w:divBdr>
            <w:top w:val="none" w:sz="0" w:space="0" w:color="auto"/>
            <w:left w:val="none" w:sz="0" w:space="0" w:color="auto"/>
            <w:bottom w:val="none" w:sz="0" w:space="0" w:color="auto"/>
            <w:right w:val="none" w:sz="0" w:space="0" w:color="auto"/>
          </w:divBdr>
        </w:div>
        <w:div w:id="1522627540">
          <w:marLeft w:val="480"/>
          <w:marRight w:val="0"/>
          <w:marTop w:val="0"/>
          <w:marBottom w:val="0"/>
          <w:divBdr>
            <w:top w:val="none" w:sz="0" w:space="0" w:color="auto"/>
            <w:left w:val="none" w:sz="0" w:space="0" w:color="auto"/>
            <w:bottom w:val="none" w:sz="0" w:space="0" w:color="auto"/>
            <w:right w:val="none" w:sz="0" w:space="0" w:color="auto"/>
          </w:divBdr>
        </w:div>
        <w:div w:id="614604822">
          <w:marLeft w:val="480"/>
          <w:marRight w:val="0"/>
          <w:marTop w:val="0"/>
          <w:marBottom w:val="0"/>
          <w:divBdr>
            <w:top w:val="none" w:sz="0" w:space="0" w:color="auto"/>
            <w:left w:val="none" w:sz="0" w:space="0" w:color="auto"/>
            <w:bottom w:val="none" w:sz="0" w:space="0" w:color="auto"/>
            <w:right w:val="none" w:sz="0" w:space="0" w:color="auto"/>
          </w:divBdr>
        </w:div>
        <w:div w:id="1950505486">
          <w:marLeft w:val="480"/>
          <w:marRight w:val="0"/>
          <w:marTop w:val="0"/>
          <w:marBottom w:val="0"/>
          <w:divBdr>
            <w:top w:val="none" w:sz="0" w:space="0" w:color="auto"/>
            <w:left w:val="none" w:sz="0" w:space="0" w:color="auto"/>
            <w:bottom w:val="none" w:sz="0" w:space="0" w:color="auto"/>
            <w:right w:val="none" w:sz="0" w:space="0" w:color="auto"/>
          </w:divBdr>
        </w:div>
        <w:div w:id="1760904651">
          <w:marLeft w:val="480"/>
          <w:marRight w:val="0"/>
          <w:marTop w:val="0"/>
          <w:marBottom w:val="0"/>
          <w:divBdr>
            <w:top w:val="none" w:sz="0" w:space="0" w:color="auto"/>
            <w:left w:val="none" w:sz="0" w:space="0" w:color="auto"/>
            <w:bottom w:val="none" w:sz="0" w:space="0" w:color="auto"/>
            <w:right w:val="none" w:sz="0" w:space="0" w:color="auto"/>
          </w:divBdr>
        </w:div>
        <w:div w:id="223151109">
          <w:marLeft w:val="480"/>
          <w:marRight w:val="0"/>
          <w:marTop w:val="0"/>
          <w:marBottom w:val="0"/>
          <w:divBdr>
            <w:top w:val="none" w:sz="0" w:space="0" w:color="auto"/>
            <w:left w:val="none" w:sz="0" w:space="0" w:color="auto"/>
            <w:bottom w:val="none" w:sz="0" w:space="0" w:color="auto"/>
            <w:right w:val="none" w:sz="0" w:space="0" w:color="auto"/>
          </w:divBdr>
        </w:div>
        <w:div w:id="1099717725">
          <w:marLeft w:val="480"/>
          <w:marRight w:val="0"/>
          <w:marTop w:val="0"/>
          <w:marBottom w:val="0"/>
          <w:divBdr>
            <w:top w:val="none" w:sz="0" w:space="0" w:color="auto"/>
            <w:left w:val="none" w:sz="0" w:space="0" w:color="auto"/>
            <w:bottom w:val="none" w:sz="0" w:space="0" w:color="auto"/>
            <w:right w:val="none" w:sz="0" w:space="0" w:color="auto"/>
          </w:divBdr>
        </w:div>
        <w:div w:id="2084986185">
          <w:marLeft w:val="480"/>
          <w:marRight w:val="0"/>
          <w:marTop w:val="0"/>
          <w:marBottom w:val="0"/>
          <w:divBdr>
            <w:top w:val="none" w:sz="0" w:space="0" w:color="auto"/>
            <w:left w:val="none" w:sz="0" w:space="0" w:color="auto"/>
            <w:bottom w:val="none" w:sz="0" w:space="0" w:color="auto"/>
            <w:right w:val="none" w:sz="0" w:space="0" w:color="auto"/>
          </w:divBdr>
        </w:div>
        <w:div w:id="1400595722">
          <w:marLeft w:val="480"/>
          <w:marRight w:val="0"/>
          <w:marTop w:val="0"/>
          <w:marBottom w:val="0"/>
          <w:divBdr>
            <w:top w:val="none" w:sz="0" w:space="0" w:color="auto"/>
            <w:left w:val="none" w:sz="0" w:space="0" w:color="auto"/>
            <w:bottom w:val="none" w:sz="0" w:space="0" w:color="auto"/>
            <w:right w:val="none" w:sz="0" w:space="0" w:color="auto"/>
          </w:divBdr>
        </w:div>
        <w:div w:id="1148941998">
          <w:marLeft w:val="480"/>
          <w:marRight w:val="0"/>
          <w:marTop w:val="0"/>
          <w:marBottom w:val="0"/>
          <w:divBdr>
            <w:top w:val="none" w:sz="0" w:space="0" w:color="auto"/>
            <w:left w:val="none" w:sz="0" w:space="0" w:color="auto"/>
            <w:bottom w:val="none" w:sz="0" w:space="0" w:color="auto"/>
            <w:right w:val="none" w:sz="0" w:space="0" w:color="auto"/>
          </w:divBdr>
        </w:div>
        <w:div w:id="550769499">
          <w:marLeft w:val="480"/>
          <w:marRight w:val="0"/>
          <w:marTop w:val="0"/>
          <w:marBottom w:val="0"/>
          <w:divBdr>
            <w:top w:val="none" w:sz="0" w:space="0" w:color="auto"/>
            <w:left w:val="none" w:sz="0" w:space="0" w:color="auto"/>
            <w:bottom w:val="none" w:sz="0" w:space="0" w:color="auto"/>
            <w:right w:val="none" w:sz="0" w:space="0" w:color="auto"/>
          </w:divBdr>
        </w:div>
        <w:div w:id="545337528">
          <w:marLeft w:val="480"/>
          <w:marRight w:val="0"/>
          <w:marTop w:val="0"/>
          <w:marBottom w:val="0"/>
          <w:divBdr>
            <w:top w:val="none" w:sz="0" w:space="0" w:color="auto"/>
            <w:left w:val="none" w:sz="0" w:space="0" w:color="auto"/>
            <w:bottom w:val="none" w:sz="0" w:space="0" w:color="auto"/>
            <w:right w:val="none" w:sz="0" w:space="0" w:color="auto"/>
          </w:divBdr>
        </w:div>
        <w:div w:id="315189418">
          <w:marLeft w:val="480"/>
          <w:marRight w:val="0"/>
          <w:marTop w:val="0"/>
          <w:marBottom w:val="0"/>
          <w:divBdr>
            <w:top w:val="none" w:sz="0" w:space="0" w:color="auto"/>
            <w:left w:val="none" w:sz="0" w:space="0" w:color="auto"/>
            <w:bottom w:val="none" w:sz="0" w:space="0" w:color="auto"/>
            <w:right w:val="none" w:sz="0" w:space="0" w:color="auto"/>
          </w:divBdr>
        </w:div>
        <w:div w:id="1603487387">
          <w:marLeft w:val="480"/>
          <w:marRight w:val="0"/>
          <w:marTop w:val="0"/>
          <w:marBottom w:val="0"/>
          <w:divBdr>
            <w:top w:val="none" w:sz="0" w:space="0" w:color="auto"/>
            <w:left w:val="none" w:sz="0" w:space="0" w:color="auto"/>
            <w:bottom w:val="none" w:sz="0" w:space="0" w:color="auto"/>
            <w:right w:val="none" w:sz="0" w:space="0" w:color="auto"/>
          </w:divBdr>
        </w:div>
        <w:div w:id="1285575836">
          <w:marLeft w:val="480"/>
          <w:marRight w:val="0"/>
          <w:marTop w:val="0"/>
          <w:marBottom w:val="0"/>
          <w:divBdr>
            <w:top w:val="none" w:sz="0" w:space="0" w:color="auto"/>
            <w:left w:val="none" w:sz="0" w:space="0" w:color="auto"/>
            <w:bottom w:val="none" w:sz="0" w:space="0" w:color="auto"/>
            <w:right w:val="none" w:sz="0" w:space="0" w:color="auto"/>
          </w:divBdr>
        </w:div>
        <w:div w:id="2035185155">
          <w:marLeft w:val="480"/>
          <w:marRight w:val="0"/>
          <w:marTop w:val="0"/>
          <w:marBottom w:val="0"/>
          <w:divBdr>
            <w:top w:val="none" w:sz="0" w:space="0" w:color="auto"/>
            <w:left w:val="none" w:sz="0" w:space="0" w:color="auto"/>
            <w:bottom w:val="none" w:sz="0" w:space="0" w:color="auto"/>
            <w:right w:val="none" w:sz="0" w:space="0" w:color="auto"/>
          </w:divBdr>
        </w:div>
        <w:div w:id="75789772">
          <w:marLeft w:val="480"/>
          <w:marRight w:val="0"/>
          <w:marTop w:val="0"/>
          <w:marBottom w:val="0"/>
          <w:divBdr>
            <w:top w:val="none" w:sz="0" w:space="0" w:color="auto"/>
            <w:left w:val="none" w:sz="0" w:space="0" w:color="auto"/>
            <w:bottom w:val="none" w:sz="0" w:space="0" w:color="auto"/>
            <w:right w:val="none" w:sz="0" w:space="0" w:color="auto"/>
          </w:divBdr>
        </w:div>
        <w:div w:id="946232807">
          <w:marLeft w:val="480"/>
          <w:marRight w:val="0"/>
          <w:marTop w:val="0"/>
          <w:marBottom w:val="0"/>
          <w:divBdr>
            <w:top w:val="none" w:sz="0" w:space="0" w:color="auto"/>
            <w:left w:val="none" w:sz="0" w:space="0" w:color="auto"/>
            <w:bottom w:val="none" w:sz="0" w:space="0" w:color="auto"/>
            <w:right w:val="none" w:sz="0" w:space="0" w:color="auto"/>
          </w:divBdr>
        </w:div>
        <w:div w:id="440762183">
          <w:marLeft w:val="480"/>
          <w:marRight w:val="0"/>
          <w:marTop w:val="0"/>
          <w:marBottom w:val="0"/>
          <w:divBdr>
            <w:top w:val="none" w:sz="0" w:space="0" w:color="auto"/>
            <w:left w:val="none" w:sz="0" w:space="0" w:color="auto"/>
            <w:bottom w:val="none" w:sz="0" w:space="0" w:color="auto"/>
            <w:right w:val="none" w:sz="0" w:space="0" w:color="auto"/>
          </w:divBdr>
        </w:div>
        <w:div w:id="1705246747">
          <w:marLeft w:val="480"/>
          <w:marRight w:val="0"/>
          <w:marTop w:val="0"/>
          <w:marBottom w:val="0"/>
          <w:divBdr>
            <w:top w:val="none" w:sz="0" w:space="0" w:color="auto"/>
            <w:left w:val="none" w:sz="0" w:space="0" w:color="auto"/>
            <w:bottom w:val="none" w:sz="0" w:space="0" w:color="auto"/>
            <w:right w:val="none" w:sz="0" w:space="0" w:color="auto"/>
          </w:divBdr>
        </w:div>
        <w:div w:id="239606182">
          <w:marLeft w:val="480"/>
          <w:marRight w:val="0"/>
          <w:marTop w:val="0"/>
          <w:marBottom w:val="0"/>
          <w:divBdr>
            <w:top w:val="none" w:sz="0" w:space="0" w:color="auto"/>
            <w:left w:val="none" w:sz="0" w:space="0" w:color="auto"/>
            <w:bottom w:val="none" w:sz="0" w:space="0" w:color="auto"/>
            <w:right w:val="none" w:sz="0" w:space="0" w:color="auto"/>
          </w:divBdr>
        </w:div>
        <w:div w:id="165488084">
          <w:marLeft w:val="480"/>
          <w:marRight w:val="0"/>
          <w:marTop w:val="0"/>
          <w:marBottom w:val="0"/>
          <w:divBdr>
            <w:top w:val="none" w:sz="0" w:space="0" w:color="auto"/>
            <w:left w:val="none" w:sz="0" w:space="0" w:color="auto"/>
            <w:bottom w:val="none" w:sz="0" w:space="0" w:color="auto"/>
            <w:right w:val="none" w:sz="0" w:space="0" w:color="auto"/>
          </w:divBdr>
        </w:div>
        <w:div w:id="1422143421">
          <w:marLeft w:val="480"/>
          <w:marRight w:val="0"/>
          <w:marTop w:val="0"/>
          <w:marBottom w:val="0"/>
          <w:divBdr>
            <w:top w:val="none" w:sz="0" w:space="0" w:color="auto"/>
            <w:left w:val="none" w:sz="0" w:space="0" w:color="auto"/>
            <w:bottom w:val="none" w:sz="0" w:space="0" w:color="auto"/>
            <w:right w:val="none" w:sz="0" w:space="0" w:color="auto"/>
          </w:divBdr>
        </w:div>
        <w:div w:id="1853907460">
          <w:marLeft w:val="480"/>
          <w:marRight w:val="0"/>
          <w:marTop w:val="0"/>
          <w:marBottom w:val="0"/>
          <w:divBdr>
            <w:top w:val="none" w:sz="0" w:space="0" w:color="auto"/>
            <w:left w:val="none" w:sz="0" w:space="0" w:color="auto"/>
            <w:bottom w:val="none" w:sz="0" w:space="0" w:color="auto"/>
            <w:right w:val="none" w:sz="0" w:space="0" w:color="auto"/>
          </w:divBdr>
        </w:div>
        <w:div w:id="1415126135">
          <w:marLeft w:val="480"/>
          <w:marRight w:val="0"/>
          <w:marTop w:val="0"/>
          <w:marBottom w:val="0"/>
          <w:divBdr>
            <w:top w:val="none" w:sz="0" w:space="0" w:color="auto"/>
            <w:left w:val="none" w:sz="0" w:space="0" w:color="auto"/>
            <w:bottom w:val="none" w:sz="0" w:space="0" w:color="auto"/>
            <w:right w:val="none" w:sz="0" w:space="0" w:color="auto"/>
          </w:divBdr>
        </w:div>
        <w:div w:id="323558198">
          <w:marLeft w:val="480"/>
          <w:marRight w:val="0"/>
          <w:marTop w:val="0"/>
          <w:marBottom w:val="0"/>
          <w:divBdr>
            <w:top w:val="none" w:sz="0" w:space="0" w:color="auto"/>
            <w:left w:val="none" w:sz="0" w:space="0" w:color="auto"/>
            <w:bottom w:val="none" w:sz="0" w:space="0" w:color="auto"/>
            <w:right w:val="none" w:sz="0" w:space="0" w:color="auto"/>
          </w:divBdr>
        </w:div>
        <w:div w:id="1854687490">
          <w:marLeft w:val="480"/>
          <w:marRight w:val="0"/>
          <w:marTop w:val="0"/>
          <w:marBottom w:val="0"/>
          <w:divBdr>
            <w:top w:val="none" w:sz="0" w:space="0" w:color="auto"/>
            <w:left w:val="none" w:sz="0" w:space="0" w:color="auto"/>
            <w:bottom w:val="none" w:sz="0" w:space="0" w:color="auto"/>
            <w:right w:val="none" w:sz="0" w:space="0" w:color="auto"/>
          </w:divBdr>
        </w:div>
        <w:div w:id="1896427885">
          <w:marLeft w:val="480"/>
          <w:marRight w:val="0"/>
          <w:marTop w:val="0"/>
          <w:marBottom w:val="0"/>
          <w:divBdr>
            <w:top w:val="none" w:sz="0" w:space="0" w:color="auto"/>
            <w:left w:val="none" w:sz="0" w:space="0" w:color="auto"/>
            <w:bottom w:val="none" w:sz="0" w:space="0" w:color="auto"/>
            <w:right w:val="none" w:sz="0" w:space="0" w:color="auto"/>
          </w:divBdr>
        </w:div>
        <w:div w:id="1107390849">
          <w:marLeft w:val="480"/>
          <w:marRight w:val="0"/>
          <w:marTop w:val="0"/>
          <w:marBottom w:val="0"/>
          <w:divBdr>
            <w:top w:val="none" w:sz="0" w:space="0" w:color="auto"/>
            <w:left w:val="none" w:sz="0" w:space="0" w:color="auto"/>
            <w:bottom w:val="none" w:sz="0" w:space="0" w:color="auto"/>
            <w:right w:val="none" w:sz="0" w:space="0" w:color="auto"/>
          </w:divBdr>
        </w:div>
        <w:div w:id="73402070">
          <w:marLeft w:val="480"/>
          <w:marRight w:val="0"/>
          <w:marTop w:val="0"/>
          <w:marBottom w:val="0"/>
          <w:divBdr>
            <w:top w:val="none" w:sz="0" w:space="0" w:color="auto"/>
            <w:left w:val="none" w:sz="0" w:space="0" w:color="auto"/>
            <w:bottom w:val="none" w:sz="0" w:space="0" w:color="auto"/>
            <w:right w:val="none" w:sz="0" w:space="0" w:color="auto"/>
          </w:divBdr>
        </w:div>
        <w:div w:id="1054281117">
          <w:marLeft w:val="480"/>
          <w:marRight w:val="0"/>
          <w:marTop w:val="0"/>
          <w:marBottom w:val="0"/>
          <w:divBdr>
            <w:top w:val="none" w:sz="0" w:space="0" w:color="auto"/>
            <w:left w:val="none" w:sz="0" w:space="0" w:color="auto"/>
            <w:bottom w:val="none" w:sz="0" w:space="0" w:color="auto"/>
            <w:right w:val="none" w:sz="0" w:space="0" w:color="auto"/>
          </w:divBdr>
        </w:div>
        <w:div w:id="1431776066">
          <w:marLeft w:val="480"/>
          <w:marRight w:val="0"/>
          <w:marTop w:val="0"/>
          <w:marBottom w:val="0"/>
          <w:divBdr>
            <w:top w:val="none" w:sz="0" w:space="0" w:color="auto"/>
            <w:left w:val="none" w:sz="0" w:space="0" w:color="auto"/>
            <w:bottom w:val="none" w:sz="0" w:space="0" w:color="auto"/>
            <w:right w:val="none" w:sz="0" w:space="0" w:color="auto"/>
          </w:divBdr>
        </w:div>
        <w:div w:id="494298231">
          <w:marLeft w:val="480"/>
          <w:marRight w:val="0"/>
          <w:marTop w:val="0"/>
          <w:marBottom w:val="0"/>
          <w:divBdr>
            <w:top w:val="none" w:sz="0" w:space="0" w:color="auto"/>
            <w:left w:val="none" w:sz="0" w:space="0" w:color="auto"/>
            <w:bottom w:val="none" w:sz="0" w:space="0" w:color="auto"/>
            <w:right w:val="none" w:sz="0" w:space="0" w:color="auto"/>
          </w:divBdr>
        </w:div>
        <w:div w:id="1124739875">
          <w:marLeft w:val="480"/>
          <w:marRight w:val="0"/>
          <w:marTop w:val="0"/>
          <w:marBottom w:val="0"/>
          <w:divBdr>
            <w:top w:val="none" w:sz="0" w:space="0" w:color="auto"/>
            <w:left w:val="none" w:sz="0" w:space="0" w:color="auto"/>
            <w:bottom w:val="none" w:sz="0" w:space="0" w:color="auto"/>
            <w:right w:val="none" w:sz="0" w:space="0" w:color="auto"/>
          </w:divBdr>
        </w:div>
        <w:div w:id="1716852223">
          <w:marLeft w:val="480"/>
          <w:marRight w:val="0"/>
          <w:marTop w:val="0"/>
          <w:marBottom w:val="0"/>
          <w:divBdr>
            <w:top w:val="none" w:sz="0" w:space="0" w:color="auto"/>
            <w:left w:val="none" w:sz="0" w:space="0" w:color="auto"/>
            <w:bottom w:val="none" w:sz="0" w:space="0" w:color="auto"/>
            <w:right w:val="none" w:sz="0" w:space="0" w:color="auto"/>
          </w:divBdr>
        </w:div>
        <w:div w:id="1793592106">
          <w:marLeft w:val="480"/>
          <w:marRight w:val="0"/>
          <w:marTop w:val="0"/>
          <w:marBottom w:val="0"/>
          <w:divBdr>
            <w:top w:val="none" w:sz="0" w:space="0" w:color="auto"/>
            <w:left w:val="none" w:sz="0" w:space="0" w:color="auto"/>
            <w:bottom w:val="none" w:sz="0" w:space="0" w:color="auto"/>
            <w:right w:val="none" w:sz="0" w:space="0" w:color="auto"/>
          </w:divBdr>
        </w:div>
        <w:div w:id="1724402791">
          <w:marLeft w:val="480"/>
          <w:marRight w:val="0"/>
          <w:marTop w:val="0"/>
          <w:marBottom w:val="0"/>
          <w:divBdr>
            <w:top w:val="none" w:sz="0" w:space="0" w:color="auto"/>
            <w:left w:val="none" w:sz="0" w:space="0" w:color="auto"/>
            <w:bottom w:val="none" w:sz="0" w:space="0" w:color="auto"/>
            <w:right w:val="none" w:sz="0" w:space="0" w:color="auto"/>
          </w:divBdr>
        </w:div>
        <w:div w:id="479225613">
          <w:marLeft w:val="480"/>
          <w:marRight w:val="0"/>
          <w:marTop w:val="0"/>
          <w:marBottom w:val="0"/>
          <w:divBdr>
            <w:top w:val="none" w:sz="0" w:space="0" w:color="auto"/>
            <w:left w:val="none" w:sz="0" w:space="0" w:color="auto"/>
            <w:bottom w:val="none" w:sz="0" w:space="0" w:color="auto"/>
            <w:right w:val="none" w:sz="0" w:space="0" w:color="auto"/>
          </w:divBdr>
        </w:div>
        <w:div w:id="336420488">
          <w:marLeft w:val="480"/>
          <w:marRight w:val="0"/>
          <w:marTop w:val="0"/>
          <w:marBottom w:val="0"/>
          <w:divBdr>
            <w:top w:val="none" w:sz="0" w:space="0" w:color="auto"/>
            <w:left w:val="none" w:sz="0" w:space="0" w:color="auto"/>
            <w:bottom w:val="none" w:sz="0" w:space="0" w:color="auto"/>
            <w:right w:val="none" w:sz="0" w:space="0" w:color="auto"/>
          </w:divBdr>
        </w:div>
        <w:div w:id="1005092346">
          <w:marLeft w:val="480"/>
          <w:marRight w:val="0"/>
          <w:marTop w:val="0"/>
          <w:marBottom w:val="0"/>
          <w:divBdr>
            <w:top w:val="none" w:sz="0" w:space="0" w:color="auto"/>
            <w:left w:val="none" w:sz="0" w:space="0" w:color="auto"/>
            <w:bottom w:val="none" w:sz="0" w:space="0" w:color="auto"/>
            <w:right w:val="none" w:sz="0" w:space="0" w:color="auto"/>
          </w:divBdr>
        </w:div>
        <w:div w:id="306395099">
          <w:marLeft w:val="480"/>
          <w:marRight w:val="0"/>
          <w:marTop w:val="0"/>
          <w:marBottom w:val="0"/>
          <w:divBdr>
            <w:top w:val="none" w:sz="0" w:space="0" w:color="auto"/>
            <w:left w:val="none" w:sz="0" w:space="0" w:color="auto"/>
            <w:bottom w:val="none" w:sz="0" w:space="0" w:color="auto"/>
            <w:right w:val="none" w:sz="0" w:space="0" w:color="auto"/>
          </w:divBdr>
        </w:div>
        <w:div w:id="1559586980">
          <w:marLeft w:val="480"/>
          <w:marRight w:val="0"/>
          <w:marTop w:val="0"/>
          <w:marBottom w:val="0"/>
          <w:divBdr>
            <w:top w:val="none" w:sz="0" w:space="0" w:color="auto"/>
            <w:left w:val="none" w:sz="0" w:space="0" w:color="auto"/>
            <w:bottom w:val="none" w:sz="0" w:space="0" w:color="auto"/>
            <w:right w:val="none" w:sz="0" w:space="0" w:color="auto"/>
          </w:divBdr>
        </w:div>
        <w:div w:id="75171066">
          <w:marLeft w:val="480"/>
          <w:marRight w:val="0"/>
          <w:marTop w:val="0"/>
          <w:marBottom w:val="0"/>
          <w:divBdr>
            <w:top w:val="none" w:sz="0" w:space="0" w:color="auto"/>
            <w:left w:val="none" w:sz="0" w:space="0" w:color="auto"/>
            <w:bottom w:val="none" w:sz="0" w:space="0" w:color="auto"/>
            <w:right w:val="none" w:sz="0" w:space="0" w:color="auto"/>
          </w:divBdr>
        </w:div>
        <w:div w:id="1945185444">
          <w:marLeft w:val="480"/>
          <w:marRight w:val="0"/>
          <w:marTop w:val="0"/>
          <w:marBottom w:val="0"/>
          <w:divBdr>
            <w:top w:val="none" w:sz="0" w:space="0" w:color="auto"/>
            <w:left w:val="none" w:sz="0" w:space="0" w:color="auto"/>
            <w:bottom w:val="none" w:sz="0" w:space="0" w:color="auto"/>
            <w:right w:val="none" w:sz="0" w:space="0" w:color="auto"/>
          </w:divBdr>
        </w:div>
        <w:div w:id="895358177">
          <w:marLeft w:val="480"/>
          <w:marRight w:val="0"/>
          <w:marTop w:val="0"/>
          <w:marBottom w:val="0"/>
          <w:divBdr>
            <w:top w:val="none" w:sz="0" w:space="0" w:color="auto"/>
            <w:left w:val="none" w:sz="0" w:space="0" w:color="auto"/>
            <w:bottom w:val="none" w:sz="0" w:space="0" w:color="auto"/>
            <w:right w:val="none" w:sz="0" w:space="0" w:color="auto"/>
          </w:divBdr>
        </w:div>
      </w:divsChild>
    </w:div>
    <w:div w:id="2076662875">
      <w:bodyDiv w:val="1"/>
      <w:marLeft w:val="0"/>
      <w:marRight w:val="0"/>
      <w:marTop w:val="0"/>
      <w:marBottom w:val="0"/>
      <w:divBdr>
        <w:top w:val="none" w:sz="0" w:space="0" w:color="auto"/>
        <w:left w:val="none" w:sz="0" w:space="0" w:color="auto"/>
        <w:bottom w:val="none" w:sz="0" w:space="0" w:color="auto"/>
        <w:right w:val="none" w:sz="0" w:space="0" w:color="auto"/>
      </w:divBdr>
      <w:divsChild>
        <w:div w:id="28725204">
          <w:marLeft w:val="480"/>
          <w:marRight w:val="0"/>
          <w:marTop w:val="0"/>
          <w:marBottom w:val="0"/>
          <w:divBdr>
            <w:top w:val="none" w:sz="0" w:space="0" w:color="auto"/>
            <w:left w:val="none" w:sz="0" w:space="0" w:color="auto"/>
            <w:bottom w:val="none" w:sz="0" w:space="0" w:color="auto"/>
            <w:right w:val="none" w:sz="0" w:space="0" w:color="auto"/>
          </w:divBdr>
        </w:div>
        <w:div w:id="61488759">
          <w:marLeft w:val="480"/>
          <w:marRight w:val="0"/>
          <w:marTop w:val="0"/>
          <w:marBottom w:val="0"/>
          <w:divBdr>
            <w:top w:val="none" w:sz="0" w:space="0" w:color="auto"/>
            <w:left w:val="none" w:sz="0" w:space="0" w:color="auto"/>
            <w:bottom w:val="none" w:sz="0" w:space="0" w:color="auto"/>
            <w:right w:val="none" w:sz="0" w:space="0" w:color="auto"/>
          </w:divBdr>
        </w:div>
        <w:div w:id="66419403">
          <w:marLeft w:val="480"/>
          <w:marRight w:val="0"/>
          <w:marTop w:val="0"/>
          <w:marBottom w:val="0"/>
          <w:divBdr>
            <w:top w:val="none" w:sz="0" w:space="0" w:color="auto"/>
            <w:left w:val="none" w:sz="0" w:space="0" w:color="auto"/>
            <w:bottom w:val="none" w:sz="0" w:space="0" w:color="auto"/>
            <w:right w:val="none" w:sz="0" w:space="0" w:color="auto"/>
          </w:divBdr>
        </w:div>
        <w:div w:id="97213890">
          <w:marLeft w:val="480"/>
          <w:marRight w:val="0"/>
          <w:marTop w:val="0"/>
          <w:marBottom w:val="0"/>
          <w:divBdr>
            <w:top w:val="none" w:sz="0" w:space="0" w:color="auto"/>
            <w:left w:val="none" w:sz="0" w:space="0" w:color="auto"/>
            <w:bottom w:val="none" w:sz="0" w:space="0" w:color="auto"/>
            <w:right w:val="none" w:sz="0" w:space="0" w:color="auto"/>
          </w:divBdr>
        </w:div>
        <w:div w:id="121655378">
          <w:marLeft w:val="480"/>
          <w:marRight w:val="0"/>
          <w:marTop w:val="0"/>
          <w:marBottom w:val="0"/>
          <w:divBdr>
            <w:top w:val="none" w:sz="0" w:space="0" w:color="auto"/>
            <w:left w:val="none" w:sz="0" w:space="0" w:color="auto"/>
            <w:bottom w:val="none" w:sz="0" w:space="0" w:color="auto"/>
            <w:right w:val="none" w:sz="0" w:space="0" w:color="auto"/>
          </w:divBdr>
        </w:div>
        <w:div w:id="185025467">
          <w:marLeft w:val="480"/>
          <w:marRight w:val="0"/>
          <w:marTop w:val="0"/>
          <w:marBottom w:val="0"/>
          <w:divBdr>
            <w:top w:val="none" w:sz="0" w:space="0" w:color="auto"/>
            <w:left w:val="none" w:sz="0" w:space="0" w:color="auto"/>
            <w:bottom w:val="none" w:sz="0" w:space="0" w:color="auto"/>
            <w:right w:val="none" w:sz="0" w:space="0" w:color="auto"/>
          </w:divBdr>
        </w:div>
        <w:div w:id="259724434">
          <w:marLeft w:val="480"/>
          <w:marRight w:val="0"/>
          <w:marTop w:val="0"/>
          <w:marBottom w:val="0"/>
          <w:divBdr>
            <w:top w:val="none" w:sz="0" w:space="0" w:color="auto"/>
            <w:left w:val="none" w:sz="0" w:space="0" w:color="auto"/>
            <w:bottom w:val="none" w:sz="0" w:space="0" w:color="auto"/>
            <w:right w:val="none" w:sz="0" w:space="0" w:color="auto"/>
          </w:divBdr>
        </w:div>
        <w:div w:id="296641387">
          <w:marLeft w:val="480"/>
          <w:marRight w:val="0"/>
          <w:marTop w:val="0"/>
          <w:marBottom w:val="0"/>
          <w:divBdr>
            <w:top w:val="none" w:sz="0" w:space="0" w:color="auto"/>
            <w:left w:val="none" w:sz="0" w:space="0" w:color="auto"/>
            <w:bottom w:val="none" w:sz="0" w:space="0" w:color="auto"/>
            <w:right w:val="none" w:sz="0" w:space="0" w:color="auto"/>
          </w:divBdr>
        </w:div>
        <w:div w:id="306132430">
          <w:marLeft w:val="480"/>
          <w:marRight w:val="0"/>
          <w:marTop w:val="0"/>
          <w:marBottom w:val="0"/>
          <w:divBdr>
            <w:top w:val="none" w:sz="0" w:space="0" w:color="auto"/>
            <w:left w:val="none" w:sz="0" w:space="0" w:color="auto"/>
            <w:bottom w:val="none" w:sz="0" w:space="0" w:color="auto"/>
            <w:right w:val="none" w:sz="0" w:space="0" w:color="auto"/>
          </w:divBdr>
        </w:div>
        <w:div w:id="350105418">
          <w:marLeft w:val="480"/>
          <w:marRight w:val="0"/>
          <w:marTop w:val="0"/>
          <w:marBottom w:val="0"/>
          <w:divBdr>
            <w:top w:val="none" w:sz="0" w:space="0" w:color="auto"/>
            <w:left w:val="none" w:sz="0" w:space="0" w:color="auto"/>
            <w:bottom w:val="none" w:sz="0" w:space="0" w:color="auto"/>
            <w:right w:val="none" w:sz="0" w:space="0" w:color="auto"/>
          </w:divBdr>
        </w:div>
        <w:div w:id="352734553">
          <w:marLeft w:val="480"/>
          <w:marRight w:val="0"/>
          <w:marTop w:val="0"/>
          <w:marBottom w:val="0"/>
          <w:divBdr>
            <w:top w:val="none" w:sz="0" w:space="0" w:color="auto"/>
            <w:left w:val="none" w:sz="0" w:space="0" w:color="auto"/>
            <w:bottom w:val="none" w:sz="0" w:space="0" w:color="auto"/>
            <w:right w:val="none" w:sz="0" w:space="0" w:color="auto"/>
          </w:divBdr>
        </w:div>
        <w:div w:id="357433367">
          <w:marLeft w:val="480"/>
          <w:marRight w:val="0"/>
          <w:marTop w:val="0"/>
          <w:marBottom w:val="0"/>
          <w:divBdr>
            <w:top w:val="none" w:sz="0" w:space="0" w:color="auto"/>
            <w:left w:val="none" w:sz="0" w:space="0" w:color="auto"/>
            <w:bottom w:val="none" w:sz="0" w:space="0" w:color="auto"/>
            <w:right w:val="none" w:sz="0" w:space="0" w:color="auto"/>
          </w:divBdr>
        </w:div>
        <w:div w:id="440344596">
          <w:marLeft w:val="480"/>
          <w:marRight w:val="0"/>
          <w:marTop w:val="0"/>
          <w:marBottom w:val="0"/>
          <w:divBdr>
            <w:top w:val="none" w:sz="0" w:space="0" w:color="auto"/>
            <w:left w:val="none" w:sz="0" w:space="0" w:color="auto"/>
            <w:bottom w:val="none" w:sz="0" w:space="0" w:color="auto"/>
            <w:right w:val="none" w:sz="0" w:space="0" w:color="auto"/>
          </w:divBdr>
        </w:div>
        <w:div w:id="468940142">
          <w:marLeft w:val="480"/>
          <w:marRight w:val="0"/>
          <w:marTop w:val="0"/>
          <w:marBottom w:val="0"/>
          <w:divBdr>
            <w:top w:val="none" w:sz="0" w:space="0" w:color="auto"/>
            <w:left w:val="none" w:sz="0" w:space="0" w:color="auto"/>
            <w:bottom w:val="none" w:sz="0" w:space="0" w:color="auto"/>
            <w:right w:val="none" w:sz="0" w:space="0" w:color="auto"/>
          </w:divBdr>
        </w:div>
        <w:div w:id="489634631">
          <w:marLeft w:val="480"/>
          <w:marRight w:val="0"/>
          <w:marTop w:val="0"/>
          <w:marBottom w:val="0"/>
          <w:divBdr>
            <w:top w:val="none" w:sz="0" w:space="0" w:color="auto"/>
            <w:left w:val="none" w:sz="0" w:space="0" w:color="auto"/>
            <w:bottom w:val="none" w:sz="0" w:space="0" w:color="auto"/>
            <w:right w:val="none" w:sz="0" w:space="0" w:color="auto"/>
          </w:divBdr>
        </w:div>
        <w:div w:id="532958111">
          <w:marLeft w:val="480"/>
          <w:marRight w:val="0"/>
          <w:marTop w:val="0"/>
          <w:marBottom w:val="0"/>
          <w:divBdr>
            <w:top w:val="none" w:sz="0" w:space="0" w:color="auto"/>
            <w:left w:val="none" w:sz="0" w:space="0" w:color="auto"/>
            <w:bottom w:val="none" w:sz="0" w:space="0" w:color="auto"/>
            <w:right w:val="none" w:sz="0" w:space="0" w:color="auto"/>
          </w:divBdr>
        </w:div>
        <w:div w:id="538393427">
          <w:marLeft w:val="480"/>
          <w:marRight w:val="0"/>
          <w:marTop w:val="0"/>
          <w:marBottom w:val="0"/>
          <w:divBdr>
            <w:top w:val="none" w:sz="0" w:space="0" w:color="auto"/>
            <w:left w:val="none" w:sz="0" w:space="0" w:color="auto"/>
            <w:bottom w:val="none" w:sz="0" w:space="0" w:color="auto"/>
            <w:right w:val="none" w:sz="0" w:space="0" w:color="auto"/>
          </w:divBdr>
        </w:div>
        <w:div w:id="605771480">
          <w:marLeft w:val="480"/>
          <w:marRight w:val="0"/>
          <w:marTop w:val="0"/>
          <w:marBottom w:val="0"/>
          <w:divBdr>
            <w:top w:val="none" w:sz="0" w:space="0" w:color="auto"/>
            <w:left w:val="none" w:sz="0" w:space="0" w:color="auto"/>
            <w:bottom w:val="none" w:sz="0" w:space="0" w:color="auto"/>
            <w:right w:val="none" w:sz="0" w:space="0" w:color="auto"/>
          </w:divBdr>
        </w:div>
        <w:div w:id="630401017">
          <w:marLeft w:val="480"/>
          <w:marRight w:val="0"/>
          <w:marTop w:val="0"/>
          <w:marBottom w:val="0"/>
          <w:divBdr>
            <w:top w:val="none" w:sz="0" w:space="0" w:color="auto"/>
            <w:left w:val="none" w:sz="0" w:space="0" w:color="auto"/>
            <w:bottom w:val="none" w:sz="0" w:space="0" w:color="auto"/>
            <w:right w:val="none" w:sz="0" w:space="0" w:color="auto"/>
          </w:divBdr>
        </w:div>
        <w:div w:id="689336875">
          <w:marLeft w:val="480"/>
          <w:marRight w:val="0"/>
          <w:marTop w:val="0"/>
          <w:marBottom w:val="0"/>
          <w:divBdr>
            <w:top w:val="none" w:sz="0" w:space="0" w:color="auto"/>
            <w:left w:val="none" w:sz="0" w:space="0" w:color="auto"/>
            <w:bottom w:val="none" w:sz="0" w:space="0" w:color="auto"/>
            <w:right w:val="none" w:sz="0" w:space="0" w:color="auto"/>
          </w:divBdr>
        </w:div>
        <w:div w:id="693850995">
          <w:marLeft w:val="480"/>
          <w:marRight w:val="0"/>
          <w:marTop w:val="0"/>
          <w:marBottom w:val="0"/>
          <w:divBdr>
            <w:top w:val="none" w:sz="0" w:space="0" w:color="auto"/>
            <w:left w:val="none" w:sz="0" w:space="0" w:color="auto"/>
            <w:bottom w:val="none" w:sz="0" w:space="0" w:color="auto"/>
            <w:right w:val="none" w:sz="0" w:space="0" w:color="auto"/>
          </w:divBdr>
        </w:div>
        <w:div w:id="746609341">
          <w:marLeft w:val="480"/>
          <w:marRight w:val="0"/>
          <w:marTop w:val="0"/>
          <w:marBottom w:val="0"/>
          <w:divBdr>
            <w:top w:val="none" w:sz="0" w:space="0" w:color="auto"/>
            <w:left w:val="none" w:sz="0" w:space="0" w:color="auto"/>
            <w:bottom w:val="none" w:sz="0" w:space="0" w:color="auto"/>
            <w:right w:val="none" w:sz="0" w:space="0" w:color="auto"/>
          </w:divBdr>
        </w:div>
        <w:div w:id="758217084">
          <w:marLeft w:val="480"/>
          <w:marRight w:val="0"/>
          <w:marTop w:val="0"/>
          <w:marBottom w:val="0"/>
          <w:divBdr>
            <w:top w:val="none" w:sz="0" w:space="0" w:color="auto"/>
            <w:left w:val="none" w:sz="0" w:space="0" w:color="auto"/>
            <w:bottom w:val="none" w:sz="0" w:space="0" w:color="auto"/>
            <w:right w:val="none" w:sz="0" w:space="0" w:color="auto"/>
          </w:divBdr>
        </w:div>
        <w:div w:id="792601897">
          <w:marLeft w:val="480"/>
          <w:marRight w:val="0"/>
          <w:marTop w:val="0"/>
          <w:marBottom w:val="0"/>
          <w:divBdr>
            <w:top w:val="none" w:sz="0" w:space="0" w:color="auto"/>
            <w:left w:val="none" w:sz="0" w:space="0" w:color="auto"/>
            <w:bottom w:val="none" w:sz="0" w:space="0" w:color="auto"/>
            <w:right w:val="none" w:sz="0" w:space="0" w:color="auto"/>
          </w:divBdr>
        </w:div>
        <w:div w:id="803932377">
          <w:marLeft w:val="480"/>
          <w:marRight w:val="0"/>
          <w:marTop w:val="0"/>
          <w:marBottom w:val="0"/>
          <w:divBdr>
            <w:top w:val="none" w:sz="0" w:space="0" w:color="auto"/>
            <w:left w:val="none" w:sz="0" w:space="0" w:color="auto"/>
            <w:bottom w:val="none" w:sz="0" w:space="0" w:color="auto"/>
            <w:right w:val="none" w:sz="0" w:space="0" w:color="auto"/>
          </w:divBdr>
        </w:div>
        <w:div w:id="815562644">
          <w:marLeft w:val="480"/>
          <w:marRight w:val="0"/>
          <w:marTop w:val="0"/>
          <w:marBottom w:val="0"/>
          <w:divBdr>
            <w:top w:val="none" w:sz="0" w:space="0" w:color="auto"/>
            <w:left w:val="none" w:sz="0" w:space="0" w:color="auto"/>
            <w:bottom w:val="none" w:sz="0" w:space="0" w:color="auto"/>
            <w:right w:val="none" w:sz="0" w:space="0" w:color="auto"/>
          </w:divBdr>
        </w:div>
        <w:div w:id="825240952">
          <w:marLeft w:val="480"/>
          <w:marRight w:val="0"/>
          <w:marTop w:val="0"/>
          <w:marBottom w:val="0"/>
          <w:divBdr>
            <w:top w:val="none" w:sz="0" w:space="0" w:color="auto"/>
            <w:left w:val="none" w:sz="0" w:space="0" w:color="auto"/>
            <w:bottom w:val="none" w:sz="0" w:space="0" w:color="auto"/>
            <w:right w:val="none" w:sz="0" w:space="0" w:color="auto"/>
          </w:divBdr>
        </w:div>
        <w:div w:id="832650340">
          <w:marLeft w:val="480"/>
          <w:marRight w:val="0"/>
          <w:marTop w:val="0"/>
          <w:marBottom w:val="0"/>
          <w:divBdr>
            <w:top w:val="none" w:sz="0" w:space="0" w:color="auto"/>
            <w:left w:val="none" w:sz="0" w:space="0" w:color="auto"/>
            <w:bottom w:val="none" w:sz="0" w:space="0" w:color="auto"/>
            <w:right w:val="none" w:sz="0" w:space="0" w:color="auto"/>
          </w:divBdr>
        </w:div>
        <w:div w:id="929437076">
          <w:marLeft w:val="480"/>
          <w:marRight w:val="0"/>
          <w:marTop w:val="0"/>
          <w:marBottom w:val="0"/>
          <w:divBdr>
            <w:top w:val="none" w:sz="0" w:space="0" w:color="auto"/>
            <w:left w:val="none" w:sz="0" w:space="0" w:color="auto"/>
            <w:bottom w:val="none" w:sz="0" w:space="0" w:color="auto"/>
            <w:right w:val="none" w:sz="0" w:space="0" w:color="auto"/>
          </w:divBdr>
        </w:div>
        <w:div w:id="1006782297">
          <w:marLeft w:val="480"/>
          <w:marRight w:val="0"/>
          <w:marTop w:val="0"/>
          <w:marBottom w:val="0"/>
          <w:divBdr>
            <w:top w:val="none" w:sz="0" w:space="0" w:color="auto"/>
            <w:left w:val="none" w:sz="0" w:space="0" w:color="auto"/>
            <w:bottom w:val="none" w:sz="0" w:space="0" w:color="auto"/>
            <w:right w:val="none" w:sz="0" w:space="0" w:color="auto"/>
          </w:divBdr>
        </w:div>
        <w:div w:id="1018392022">
          <w:marLeft w:val="480"/>
          <w:marRight w:val="0"/>
          <w:marTop w:val="0"/>
          <w:marBottom w:val="0"/>
          <w:divBdr>
            <w:top w:val="none" w:sz="0" w:space="0" w:color="auto"/>
            <w:left w:val="none" w:sz="0" w:space="0" w:color="auto"/>
            <w:bottom w:val="none" w:sz="0" w:space="0" w:color="auto"/>
            <w:right w:val="none" w:sz="0" w:space="0" w:color="auto"/>
          </w:divBdr>
        </w:div>
        <w:div w:id="1040127921">
          <w:marLeft w:val="480"/>
          <w:marRight w:val="0"/>
          <w:marTop w:val="0"/>
          <w:marBottom w:val="0"/>
          <w:divBdr>
            <w:top w:val="none" w:sz="0" w:space="0" w:color="auto"/>
            <w:left w:val="none" w:sz="0" w:space="0" w:color="auto"/>
            <w:bottom w:val="none" w:sz="0" w:space="0" w:color="auto"/>
            <w:right w:val="none" w:sz="0" w:space="0" w:color="auto"/>
          </w:divBdr>
        </w:div>
        <w:div w:id="1091004313">
          <w:marLeft w:val="480"/>
          <w:marRight w:val="0"/>
          <w:marTop w:val="0"/>
          <w:marBottom w:val="0"/>
          <w:divBdr>
            <w:top w:val="none" w:sz="0" w:space="0" w:color="auto"/>
            <w:left w:val="none" w:sz="0" w:space="0" w:color="auto"/>
            <w:bottom w:val="none" w:sz="0" w:space="0" w:color="auto"/>
            <w:right w:val="none" w:sz="0" w:space="0" w:color="auto"/>
          </w:divBdr>
        </w:div>
        <w:div w:id="1199665073">
          <w:marLeft w:val="480"/>
          <w:marRight w:val="0"/>
          <w:marTop w:val="0"/>
          <w:marBottom w:val="0"/>
          <w:divBdr>
            <w:top w:val="none" w:sz="0" w:space="0" w:color="auto"/>
            <w:left w:val="none" w:sz="0" w:space="0" w:color="auto"/>
            <w:bottom w:val="none" w:sz="0" w:space="0" w:color="auto"/>
            <w:right w:val="none" w:sz="0" w:space="0" w:color="auto"/>
          </w:divBdr>
        </w:div>
        <w:div w:id="1207569106">
          <w:marLeft w:val="480"/>
          <w:marRight w:val="0"/>
          <w:marTop w:val="0"/>
          <w:marBottom w:val="0"/>
          <w:divBdr>
            <w:top w:val="none" w:sz="0" w:space="0" w:color="auto"/>
            <w:left w:val="none" w:sz="0" w:space="0" w:color="auto"/>
            <w:bottom w:val="none" w:sz="0" w:space="0" w:color="auto"/>
            <w:right w:val="none" w:sz="0" w:space="0" w:color="auto"/>
          </w:divBdr>
        </w:div>
        <w:div w:id="1280070246">
          <w:marLeft w:val="480"/>
          <w:marRight w:val="0"/>
          <w:marTop w:val="0"/>
          <w:marBottom w:val="0"/>
          <w:divBdr>
            <w:top w:val="none" w:sz="0" w:space="0" w:color="auto"/>
            <w:left w:val="none" w:sz="0" w:space="0" w:color="auto"/>
            <w:bottom w:val="none" w:sz="0" w:space="0" w:color="auto"/>
            <w:right w:val="none" w:sz="0" w:space="0" w:color="auto"/>
          </w:divBdr>
        </w:div>
        <w:div w:id="1295982569">
          <w:marLeft w:val="480"/>
          <w:marRight w:val="0"/>
          <w:marTop w:val="0"/>
          <w:marBottom w:val="0"/>
          <w:divBdr>
            <w:top w:val="none" w:sz="0" w:space="0" w:color="auto"/>
            <w:left w:val="none" w:sz="0" w:space="0" w:color="auto"/>
            <w:bottom w:val="none" w:sz="0" w:space="0" w:color="auto"/>
            <w:right w:val="none" w:sz="0" w:space="0" w:color="auto"/>
          </w:divBdr>
        </w:div>
        <w:div w:id="1324972928">
          <w:marLeft w:val="480"/>
          <w:marRight w:val="0"/>
          <w:marTop w:val="0"/>
          <w:marBottom w:val="0"/>
          <w:divBdr>
            <w:top w:val="none" w:sz="0" w:space="0" w:color="auto"/>
            <w:left w:val="none" w:sz="0" w:space="0" w:color="auto"/>
            <w:bottom w:val="none" w:sz="0" w:space="0" w:color="auto"/>
            <w:right w:val="none" w:sz="0" w:space="0" w:color="auto"/>
          </w:divBdr>
        </w:div>
        <w:div w:id="1365908909">
          <w:marLeft w:val="480"/>
          <w:marRight w:val="0"/>
          <w:marTop w:val="0"/>
          <w:marBottom w:val="0"/>
          <w:divBdr>
            <w:top w:val="none" w:sz="0" w:space="0" w:color="auto"/>
            <w:left w:val="none" w:sz="0" w:space="0" w:color="auto"/>
            <w:bottom w:val="none" w:sz="0" w:space="0" w:color="auto"/>
            <w:right w:val="none" w:sz="0" w:space="0" w:color="auto"/>
          </w:divBdr>
        </w:div>
        <w:div w:id="1396586578">
          <w:marLeft w:val="480"/>
          <w:marRight w:val="0"/>
          <w:marTop w:val="0"/>
          <w:marBottom w:val="0"/>
          <w:divBdr>
            <w:top w:val="none" w:sz="0" w:space="0" w:color="auto"/>
            <w:left w:val="none" w:sz="0" w:space="0" w:color="auto"/>
            <w:bottom w:val="none" w:sz="0" w:space="0" w:color="auto"/>
            <w:right w:val="none" w:sz="0" w:space="0" w:color="auto"/>
          </w:divBdr>
        </w:div>
        <w:div w:id="1441026614">
          <w:marLeft w:val="480"/>
          <w:marRight w:val="0"/>
          <w:marTop w:val="0"/>
          <w:marBottom w:val="0"/>
          <w:divBdr>
            <w:top w:val="none" w:sz="0" w:space="0" w:color="auto"/>
            <w:left w:val="none" w:sz="0" w:space="0" w:color="auto"/>
            <w:bottom w:val="none" w:sz="0" w:space="0" w:color="auto"/>
            <w:right w:val="none" w:sz="0" w:space="0" w:color="auto"/>
          </w:divBdr>
        </w:div>
        <w:div w:id="1558201838">
          <w:marLeft w:val="480"/>
          <w:marRight w:val="0"/>
          <w:marTop w:val="0"/>
          <w:marBottom w:val="0"/>
          <w:divBdr>
            <w:top w:val="none" w:sz="0" w:space="0" w:color="auto"/>
            <w:left w:val="none" w:sz="0" w:space="0" w:color="auto"/>
            <w:bottom w:val="none" w:sz="0" w:space="0" w:color="auto"/>
            <w:right w:val="none" w:sz="0" w:space="0" w:color="auto"/>
          </w:divBdr>
        </w:div>
        <w:div w:id="1676034786">
          <w:marLeft w:val="480"/>
          <w:marRight w:val="0"/>
          <w:marTop w:val="0"/>
          <w:marBottom w:val="0"/>
          <w:divBdr>
            <w:top w:val="none" w:sz="0" w:space="0" w:color="auto"/>
            <w:left w:val="none" w:sz="0" w:space="0" w:color="auto"/>
            <w:bottom w:val="none" w:sz="0" w:space="0" w:color="auto"/>
            <w:right w:val="none" w:sz="0" w:space="0" w:color="auto"/>
          </w:divBdr>
        </w:div>
        <w:div w:id="1734889666">
          <w:marLeft w:val="480"/>
          <w:marRight w:val="0"/>
          <w:marTop w:val="0"/>
          <w:marBottom w:val="0"/>
          <w:divBdr>
            <w:top w:val="none" w:sz="0" w:space="0" w:color="auto"/>
            <w:left w:val="none" w:sz="0" w:space="0" w:color="auto"/>
            <w:bottom w:val="none" w:sz="0" w:space="0" w:color="auto"/>
            <w:right w:val="none" w:sz="0" w:space="0" w:color="auto"/>
          </w:divBdr>
        </w:div>
        <w:div w:id="1740440111">
          <w:marLeft w:val="480"/>
          <w:marRight w:val="0"/>
          <w:marTop w:val="0"/>
          <w:marBottom w:val="0"/>
          <w:divBdr>
            <w:top w:val="none" w:sz="0" w:space="0" w:color="auto"/>
            <w:left w:val="none" w:sz="0" w:space="0" w:color="auto"/>
            <w:bottom w:val="none" w:sz="0" w:space="0" w:color="auto"/>
            <w:right w:val="none" w:sz="0" w:space="0" w:color="auto"/>
          </w:divBdr>
        </w:div>
        <w:div w:id="1762679405">
          <w:marLeft w:val="480"/>
          <w:marRight w:val="0"/>
          <w:marTop w:val="0"/>
          <w:marBottom w:val="0"/>
          <w:divBdr>
            <w:top w:val="none" w:sz="0" w:space="0" w:color="auto"/>
            <w:left w:val="none" w:sz="0" w:space="0" w:color="auto"/>
            <w:bottom w:val="none" w:sz="0" w:space="0" w:color="auto"/>
            <w:right w:val="none" w:sz="0" w:space="0" w:color="auto"/>
          </w:divBdr>
        </w:div>
        <w:div w:id="1806049437">
          <w:marLeft w:val="480"/>
          <w:marRight w:val="0"/>
          <w:marTop w:val="0"/>
          <w:marBottom w:val="0"/>
          <w:divBdr>
            <w:top w:val="none" w:sz="0" w:space="0" w:color="auto"/>
            <w:left w:val="none" w:sz="0" w:space="0" w:color="auto"/>
            <w:bottom w:val="none" w:sz="0" w:space="0" w:color="auto"/>
            <w:right w:val="none" w:sz="0" w:space="0" w:color="auto"/>
          </w:divBdr>
        </w:div>
        <w:div w:id="1824421755">
          <w:marLeft w:val="480"/>
          <w:marRight w:val="0"/>
          <w:marTop w:val="0"/>
          <w:marBottom w:val="0"/>
          <w:divBdr>
            <w:top w:val="none" w:sz="0" w:space="0" w:color="auto"/>
            <w:left w:val="none" w:sz="0" w:space="0" w:color="auto"/>
            <w:bottom w:val="none" w:sz="0" w:space="0" w:color="auto"/>
            <w:right w:val="none" w:sz="0" w:space="0" w:color="auto"/>
          </w:divBdr>
        </w:div>
        <w:div w:id="1864859460">
          <w:marLeft w:val="480"/>
          <w:marRight w:val="0"/>
          <w:marTop w:val="0"/>
          <w:marBottom w:val="0"/>
          <w:divBdr>
            <w:top w:val="none" w:sz="0" w:space="0" w:color="auto"/>
            <w:left w:val="none" w:sz="0" w:space="0" w:color="auto"/>
            <w:bottom w:val="none" w:sz="0" w:space="0" w:color="auto"/>
            <w:right w:val="none" w:sz="0" w:space="0" w:color="auto"/>
          </w:divBdr>
        </w:div>
        <w:div w:id="1908413609">
          <w:marLeft w:val="480"/>
          <w:marRight w:val="0"/>
          <w:marTop w:val="0"/>
          <w:marBottom w:val="0"/>
          <w:divBdr>
            <w:top w:val="none" w:sz="0" w:space="0" w:color="auto"/>
            <w:left w:val="none" w:sz="0" w:space="0" w:color="auto"/>
            <w:bottom w:val="none" w:sz="0" w:space="0" w:color="auto"/>
            <w:right w:val="none" w:sz="0" w:space="0" w:color="auto"/>
          </w:divBdr>
        </w:div>
        <w:div w:id="1945990612">
          <w:marLeft w:val="480"/>
          <w:marRight w:val="0"/>
          <w:marTop w:val="0"/>
          <w:marBottom w:val="0"/>
          <w:divBdr>
            <w:top w:val="none" w:sz="0" w:space="0" w:color="auto"/>
            <w:left w:val="none" w:sz="0" w:space="0" w:color="auto"/>
            <w:bottom w:val="none" w:sz="0" w:space="0" w:color="auto"/>
            <w:right w:val="none" w:sz="0" w:space="0" w:color="auto"/>
          </w:divBdr>
        </w:div>
        <w:div w:id="1990598542">
          <w:marLeft w:val="480"/>
          <w:marRight w:val="0"/>
          <w:marTop w:val="0"/>
          <w:marBottom w:val="0"/>
          <w:divBdr>
            <w:top w:val="none" w:sz="0" w:space="0" w:color="auto"/>
            <w:left w:val="none" w:sz="0" w:space="0" w:color="auto"/>
            <w:bottom w:val="none" w:sz="0" w:space="0" w:color="auto"/>
            <w:right w:val="none" w:sz="0" w:space="0" w:color="auto"/>
          </w:divBdr>
        </w:div>
        <w:div w:id="2023513027">
          <w:marLeft w:val="480"/>
          <w:marRight w:val="0"/>
          <w:marTop w:val="0"/>
          <w:marBottom w:val="0"/>
          <w:divBdr>
            <w:top w:val="none" w:sz="0" w:space="0" w:color="auto"/>
            <w:left w:val="none" w:sz="0" w:space="0" w:color="auto"/>
            <w:bottom w:val="none" w:sz="0" w:space="0" w:color="auto"/>
            <w:right w:val="none" w:sz="0" w:space="0" w:color="auto"/>
          </w:divBdr>
        </w:div>
        <w:div w:id="2025595979">
          <w:marLeft w:val="480"/>
          <w:marRight w:val="0"/>
          <w:marTop w:val="0"/>
          <w:marBottom w:val="0"/>
          <w:divBdr>
            <w:top w:val="none" w:sz="0" w:space="0" w:color="auto"/>
            <w:left w:val="none" w:sz="0" w:space="0" w:color="auto"/>
            <w:bottom w:val="none" w:sz="0" w:space="0" w:color="auto"/>
            <w:right w:val="none" w:sz="0" w:space="0" w:color="auto"/>
          </w:divBdr>
        </w:div>
        <w:div w:id="2110081486">
          <w:marLeft w:val="480"/>
          <w:marRight w:val="0"/>
          <w:marTop w:val="0"/>
          <w:marBottom w:val="0"/>
          <w:divBdr>
            <w:top w:val="none" w:sz="0" w:space="0" w:color="auto"/>
            <w:left w:val="none" w:sz="0" w:space="0" w:color="auto"/>
            <w:bottom w:val="none" w:sz="0" w:space="0" w:color="auto"/>
            <w:right w:val="none" w:sz="0" w:space="0" w:color="auto"/>
          </w:divBdr>
        </w:div>
        <w:div w:id="2122609516">
          <w:marLeft w:val="480"/>
          <w:marRight w:val="0"/>
          <w:marTop w:val="0"/>
          <w:marBottom w:val="0"/>
          <w:divBdr>
            <w:top w:val="none" w:sz="0" w:space="0" w:color="auto"/>
            <w:left w:val="none" w:sz="0" w:space="0" w:color="auto"/>
            <w:bottom w:val="none" w:sz="0" w:space="0" w:color="auto"/>
            <w:right w:val="none" w:sz="0" w:space="0" w:color="auto"/>
          </w:divBdr>
        </w:div>
        <w:div w:id="2135323523">
          <w:marLeft w:val="480"/>
          <w:marRight w:val="0"/>
          <w:marTop w:val="0"/>
          <w:marBottom w:val="0"/>
          <w:divBdr>
            <w:top w:val="none" w:sz="0" w:space="0" w:color="auto"/>
            <w:left w:val="none" w:sz="0" w:space="0" w:color="auto"/>
            <w:bottom w:val="none" w:sz="0" w:space="0" w:color="auto"/>
            <w:right w:val="none" w:sz="0" w:space="0" w:color="auto"/>
          </w:divBdr>
        </w:div>
        <w:div w:id="2141800167">
          <w:marLeft w:val="480"/>
          <w:marRight w:val="0"/>
          <w:marTop w:val="0"/>
          <w:marBottom w:val="0"/>
          <w:divBdr>
            <w:top w:val="none" w:sz="0" w:space="0" w:color="auto"/>
            <w:left w:val="none" w:sz="0" w:space="0" w:color="auto"/>
            <w:bottom w:val="none" w:sz="0" w:space="0" w:color="auto"/>
            <w:right w:val="none" w:sz="0" w:space="0" w:color="auto"/>
          </w:divBdr>
        </w:div>
      </w:divsChild>
    </w:div>
    <w:div w:id="2077585419">
      <w:bodyDiv w:val="1"/>
      <w:marLeft w:val="0"/>
      <w:marRight w:val="0"/>
      <w:marTop w:val="0"/>
      <w:marBottom w:val="0"/>
      <w:divBdr>
        <w:top w:val="none" w:sz="0" w:space="0" w:color="auto"/>
        <w:left w:val="none" w:sz="0" w:space="0" w:color="auto"/>
        <w:bottom w:val="none" w:sz="0" w:space="0" w:color="auto"/>
        <w:right w:val="none" w:sz="0" w:space="0" w:color="auto"/>
      </w:divBdr>
      <w:divsChild>
        <w:div w:id="48654510">
          <w:marLeft w:val="480"/>
          <w:marRight w:val="0"/>
          <w:marTop w:val="0"/>
          <w:marBottom w:val="0"/>
          <w:divBdr>
            <w:top w:val="none" w:sz="0" w:space="0" w:color="auto"/>
            <w:left w:val="none" w:sz="0" w:space="0" w:color="auto"/>
            <w:bottom w:val="none" w:sz="0" w:space="0" w:color="auto"/>
            <w:right w:val="none" w:sz="0" w:space="0" w:color="auto"/>
          </w:divBdr>
        </w:div>
        <w:div w:id="58330505">
          <w:marLeft w:val="480"/>
          <w:marRight w:val="0"/>
          <w:marTop w:val="0"/>
          <w:marBottom w:val="0"/>
          <w:divBdr>
            <w:top w:val="none" w:sz="0" w:space="0" w:color="auto"/>
            <w:left w:val="none" w:sz="0" w:space="0" w:color="auto"/>
            <w:bottom w:val="none" w:sz="0" w:space="0" w:color="auto"/>
            <w:right w:val="none" w:sz="0" w:space="0" w:color="auto"/>
          </w:divBdr>
        </w:div>
        <w:div w:id="72821820">
          <w:marLeft w:val="480"/>
          <w:marRight w:val="0"/>
          <w:marTop w:val="0"/>
          <w:marBottom w:val="0"/>
          <w:divBdr>
            <w:top w:val="none" w:sz="0" w:space="0" w:color="auto"/>
            <w:left w:val="none" w:sz="0" w:space="0" w:color="auto"/>
            <w:bottom w:val="none" w:sz="0" w:space="0" w:color="auto"/>
            <w:right w:val="none" w:sz="0" w:space="0" w:color="auto"/>
          </w:divBdr>
        </w:div>
        <w:div w:id="109010099">
          <w:marLeft w:val="480"/>
          <w:marRight w:val="0"/>
          <w:marTop w:val="0"/>
          <w:marBottom w:val="0"/>
          <w:divBdr>
            <w:top w:val="none" w:sz="0" w:space="0" w:color="auto"/>
            <w:left w:val="none" w:sz="0" w:space="0" w:color="auto"/>
            <w:bottom w:val="none" w:sz="0" w:space="0" w:color="auto"/>
            <w:right w:val="none" w:sz="0" w:space="0" w:color="auto"/>
          </w:divBdr>
        </w:div>
        <w:div w:id="133646608">
          <w:marLeft w:val="480"/>
          <w:marRight w:val="0"/>
          <w:marTop w:val="0"/>
          <w:marBottom w:val="0"/>
          <w:divBdr>
            <w:top w:val="none" w:sz="0" w:space="0" w:color="auto"/>
            <w:left w:val="none" w:sz="0" w:space="0" w:color="auto"/>
            <w:bottom w:val="none" w:sz="0" w:space="0" w:color="auto"/>
            <w:right w:val="none" w:sz="0" w:space="0" w:color="auto"/>
          </w:divBdr>
        </w:div>
        <w:div w:id="147138301">
          <w:marLeft w:val="480"/>
          <w:marRight w:val="0"/>
          <w:marTop w:val="0"/>
          <w:marBottom w:val="0"/>
          <w:divBdr>
            <w:top w:val="none" w:sz="0" w:space="0" w:color="auto"/>
            <w:left w:val="none" w:sz="0" w:space="0" w:color="auto"/>
            <w:bottom w:val="none" w:sz="0" w:space="0" w:color="auto"/>
            <w:right w:val="none" w:sz="0" w:space="0" w:color="auto"/>
          </w:divBdr>
        </w:div>
        <w:div w:id="193538908">
          <w:marLeft w:val="480"/>
          <w:marRight w:val="0"/>
          <w:marTop w:val="0"/>
          <w:marBottom w:val="0"/>
          <w:divBdr>
            <w:top w:val="none" w:sz="0" w:space="0" w:color="auto"/>
            <w:left w:val="none" w:sz="0" w:space="0" w:color="auto"/>
            <w:bottom w:val="none" w:sz="0" w:space="0" w:color="auto"/>
            <w:right w:val="none" w:sz="0" w:space="0" w:color="auto"/>
          </w:divBdr>
        </w:div>
        <w:div w:id="199057823">
          <w:marLeft w:val="480"/>
          <w:marRight w:val="0"/>
          <w:marTop w:val="0"/>
          <w:marBottom w:val="0"/>
          <w:divBdr>
            <w:top w:val="none" w:sz="0" w:space="0" w:color="auto"/>
            <w:left w:val="none" w:sz="0" w:space="0" w:color="auto"/>
            <w:bottom w:val="none" w:sz="0" w:space="0" w:color="auto"/>
            <w:right w:val="none" w:sz="0" w:space="0" w:color="auto"/>
          </w:divBdr>
        </w:div>
        <w:div w:id="202182390">
          <w:marLeft w:val="480"/>
          <w:marRight w:val="0"/>
          <w:marTop w:val="0"/>
          <w:marBottom w:val="0"/>
          <w:divBdr>
            <w:top w:val="none" w:sz="0" w:space="0" w:color="auto"/>
            <w:left w:val="none" w:sz="0" w:space="0" w:color="auto"/>
            <w:bottom w:val="none" w:sz="0" w:space="0" w:color="auto"/>
            <w:right w:val="none" w:sz="0" w:space="0" w:color="auto"/>
          </w:divBdr>
        </w:div>
        <w:div w:id="242765986">
          <w:marLeft w:val="480"/>
          <w:marRight w:val="0"/>
          <w:marTop w:val="0"/>
          <w:marBottom w:val="0"/>
          <w:divBdr>
            <w:top w:val="none" w:sz="0" w:space="0" w:color="auto"/>
            <w:left w:val="none" w:sz="0" w:space="0" w:color="auto"/>
            <w:bottom w:val="none" w:sz="0" w:space="0" w:color="auto"/>
            <w:right w:val="none" w:sz="0" w:space="0" w:color="auto"/>
          </w:divBdr>
        </w:div>
        <w:div w:id="283342502">
          <w:marLeft w:val="480"/>
          <w:marRight w:val="0"/>
          <w:marTop w:val="0"/>
          <w:marBottom w:val="0"/>
          <w:divBdr>
            <w:top w:val="none" w:sz="0" w:space="0" w:color="auto"/>
            <w:left w:val="none" w:sz="0" w:space="0" w:color="auto"/>
            <w:bottom w:val="none" w:sz="0" w:space="0" w:color="auto"/>
            <w:right w:val="none" w:sz="0" w:space="0" w:color="auto"/>
          </w:divBdr>
        </w:div>
        <w:div w:id="293367165">
          <w:marLeft w:val="480"/>
          <w:marRight w:val="0"/>
          <w:marTop w:val="0"/>
          <w:marBottom w:val="0"/>
          <w:divBdr>
            <w:top w:val="none" w:sz="0" w:space="0" w:color="auto"/>
            <w:left w:val="none" w:sz="0" w:space="0" w:color="auto"/>
            <w:bottom w:val="none" w:sz="0" w:space="0" w:color="auto"/>
            <w:right w:val="none" w:sz="0" w:space="0" w:color="auto"/>
          </w:divBdr>
        </w:div>
        <w:div w:id="299192135">
          <w:marLeft w:val="480"/>
          <w:marRight w:val="0"/>
          <w:marTop w:val="0"/>
          <w:marBottom w:val="0"/>
          <w:divBdr>
            <w:top w:val="none" w:sz="0" w:space="0" w:color="auto"/>
            <w:left w:val="none" w:sz="0" w:space="0" w:color="auto"/>
            <w:bottom w:val="none" w:sz="0" w:space="0" w:color="auto"/>
            <w:right w:val="none" w:sz="0" w:space="0" w:color="auto"/>
          </w:divBdr>
        </w:div>
        <w:div w:id="328605840">
          <w:marLeft w:val="480"/>
          <w:marRight w:val="0"/>
          <w:marTop w:val="0"/>
          <w:marBottom w:val="0"/>
          <w:divBdr>
            <w:top w:val="none" w:sz="0" w:space="0" w:color="auto"/>
            <w:left w:val="none" w:sz="0" w:space="0" w:color="auto"/>
            <w:bottom w:val="none" w:sz="0" w:space="0" w:color="auto"/>
            <w:right w:val="none" w:sz="0" w:space="0" w:color="auto"/>
          </w:divBdr>
        </w:div>
        <w:div w:id="330449841">
          <w:marLeft w:val="480"/>
          <w:marRight w:val="0"/>
          <w:marTop w:val="0"/>
          <w:marBottom w:val="0"/>
          <w:divBdr>
            <w:top w:val="none" w:sz="0" w:space="0" w:color="auto"/>
            <w:left w:val="none" w:sz="0" w:space="0" w:color="auto"/>
            <w:bottom w:val="none" w:sz="0" w:space="0" w:color="auto"/>
            <w:right w:val="none" w:sz="0" w:space="0" w:color="auto"/>
          </w:divBdr>
        </w:div>
        <w:div w:id="355499344">
          <w:marLeft w:val="480"/>
          <w:marRight w:val="0"/>
          <w:marTop w:val="0"/>
          <w:marBottom w:val="0"/>
          <w:divBdr>
            <w:top w:val="none" w:sz="0" w:space="0" w:color="auto"/>
            <w:left w:val="none" w:sz="0" w:space="0" w:color="auto"/>
            <w:bottom w:val="none" w:sz="0" w:space="0" w:color="auto"/>
            <w:right w:val="none" w:sz="0" w:space="0" w:color="auto"/>
          </w:divBdr>
        </w:div>
        <w:div w:id="394470613">
          <w:marLeft w:val="480"/>
          <w:marRight w:val="0"/>
          <w:marTop w:val="0"/>
          <w:marBottom w:val="0"/>
          <w:divBdr>
            <w:top w:val="none" w:sz="0" w:space="0" w:color="auto"/>
            <w:left w:val="none" w:sz="0" w:space="0" w:color="auto"/>
            <w:bottom w:val="none" w:sz="0" w:space="0" w:color="auto"/>
            <w:right w:val="none" w:sz="0" w:space="0" w:color="auto"/>
          </w:divBdr>
        </w:div>
        <w:div w:id="415514256">
          <w:marLeft w:val="480"/>
          <w:marRight w:val="0"/>
          <w:marTop w:val="0"/>
          <w:marBottom w:val="0"/>
          <w:divBdr>
            <w:top w:val="none" w:sz="0" w:space="0" w:color="auto"/>
            <w:left w:val="none" w:sz="0" w:space="0" w:color="auto"/>
            <w:bottom w:val="none" w:sz="0" w:space="0" w:color="auto"/>
            <w:right w:val="none" w:sz="0" w:space="0" w:color="auto"/>
          </w:divBdr>
        </w:div>
        <w:div w:id="437608459">
          <w:marLeft w:val="480"/>
          <w:marRight w:val="0"/>
          <w:marTop w:val="0"/>
          <w:marBottom w:val="0"/>
          <w:divBdr>
            <w:top w:val="none" w:sz="0" w:space="0" w:color="auto"/>
            <w:left w:val="none" w:sz="0" w:space="0" w:color="auto"/>
            <w:bottom w:val="none" w:sz="0" w:space="0" w:color="auto"/>
            <w:right w:val="none" w:sz="0" w:space="0" w:color="auto"/>
          </w:divBdr>
        </w:div>
        <w:div w:id="455410083">
          <w:marLeft w:val="480"/>
          <w:marRight w:val="0"/>
          <w:marTop w:val="0"/>
          <w:marBottom w:val="0"/>
          <w:divBdr>
            <w:top w:val="none" w:sz="0" w:space="0" w:color="auto"/>
            <w:left w:val="none" w:sz="0" w:space="0" w:color="auto"/>
            <w:bottom w:val="none" w:sz="0" w:space="0" w:color="auto"/>
            <w:right w:val="none" w:sz="0" w:space="0" w:color="auto"/>
          </w:divBdr>
        </w:div>
        <w:div w:id="580942492">
          <w:marLeft w:val="480"/>
          <w:marRight w:val="0"/>
          <w:marTop w:val="0"/>
          <w:marBottom w:val="0"/>
          <w:divBdr>
            <w:top w:val="none" w:sz="0" w:space="0" w:color="auto"/>
            <w:left w:val="none" w:sz="0" w:space="0" w:color="auto"/>
            <w:bottom w:val="none" w:sz="0" w:space="0" w:color="auto"/>
            <w:right w:val="none" w:sz="0" w:space="0" w:color="auto"/>
          </w:divBdr>
        </w:div>
        <w:div w:id="585187534">
          <w:marLeft w:val="480"/>
          <w:marRight w:val="0"/>
          <w:marTop w:val="0"/>
          <w:marBottom w:val="0"/>
          <w:divBdr>
            <w:top w:val="none" w:sz="0" w:space="0" w:color="auto"/>
            <w:left w:val="none" w:sz="0" w:space="0" w:color="auto"/>
            <w:bottom w:val="none" w:sz="0" w:space="0" w:color="auto"/>
            <w:right w:val="none" w:sz="0" w:space="0" w:color="auto"/>
          </w:divBdr>
        </w:div>
        <w:div w:id="627972925">
          <w:marLeft w:val="480"/>
          <w:marRight w:val="0"/>
          <w:marTop w:val="0"/>
          <w:marBottom w:val="0"/>
          <w:divBdr>
            <w:top w:val="none" w:sz="0" w:space="0" w:color="auto"/>
            <w:left w:val="none" w:sz="0" w:space="0" w:color="auto"/>
            <w:bottom w:val="none" w:sz="0" w:space="0" w:color="auto"/>
            <w:right w:val="none" w:sz="0" w:space="0" w:color="auto"/>
          </w:divBdr>
        </w:div>
        <w:div w:id="631525011">
          <w:marLeft w:val="480"/>
          <w:marRight w:val="0"/>
          <w:marTop w:val="0"/>
          <w:marBottom w:val="0"/>
          <w:divBdr>
            <w:top w:val="none" w:sz="0" w:space="0" w:color="auto"/>
            <w:left w:val="none" w:sz="0" w:space="0" w:color="auto"/>
            <w:bottom w:val="none" w:sz="0" w:space="0" w:color="auto"/>
            <w:right w:val="none" w:sz="0" w:space="0" w:color="auto"/>
          </w:divBdr>
        </w:div>
        <w:div w:id="639725562">
          <w:marLeft w:val="480"/>
          <w:marRight w:val="0"/>
          <w:marTop w:val="0"/>
          <w:marBottom w:val="0"/>
          <w:divBdr>
            <w:top w:val="none" w:sz="0" w:space="0" w:color="auto"/>
            <w:left w:val="none" w:sz="0" w:space="0" w:color="auto"/>
            <w:bottom w:val="none" w:sz="0" w:space="0" w:color="auto"/>
            <w:right w:val="none" w:sz="0" w:space="0" w:color="auto"/>
          </w:divBdr>
        </w:div>
        <w:div w:id="660230511">
          <w:marLeft w:val="480"/>
          <w:marRight w:val="0"/>
          <w:marTop w:val="0"/>
          <w:marBottom w:val="0"/>
          <w:divBdr>
            <w:top w:val="none" w:sz="0" w:space="0" w:color="auto"/>
            <w:left w:val="none" w:sz="0" w:space="0" w:color="auto"/>
            <w:bottom w:val="none" w:sz="0" w:space="0" w:color="auto"/>
            <w:right w:val="none" w:sz="0" w:space="0" w:color="auto"/>
          </w:divBdr>
        </w:div>
        <w:div w:id="662662102">
          <w:marLeft w:val="480"/>
          <w:marRight w:val="0"/>
          <w:marTop w:val="0"/>
          <w:marBottom w:val="0"/>
          <w:divBdr>
            <w:top w:val="none" w:sz="0" w:space="0" w:color="auto"/>
            <w:left w:val="none" w:sz="0" w:space="0" w:color="auto"/>
            <w:bottom w:val="none" w:sz="0" w:space="0" w:color="auto"/>
            <w:right w:val="none" w:sz="0" w:space="0" w:color="auto"/>
          </w:divBdr>
        </w:div>
        <w:div w:id="719282189">
          <w:marLeft w:val="480"/>
          <w:marRight w:val="0"/>
          <w:marTop w:val="0"/>
          <w:marBottom w:val="0"/>
          <w:divBdr>
            <w:top w:val="none" w:sz="0" w:space="0" w:color="auto"/>
            <w:left w:val="none" w:sz="0" w:space="0" w:color="auto"/>
            <w:bottom w:val="none" w:sz="0" w:space="0" w:color="auto"/>
            <w:right w:val="none" w:sz="0" w:space="0" w:color="auto"/>
          </w:divBdr>
        </w:div>
        <w:div w:id="790782063">
          <w:marLeft w:val="480"/>
          <w:marRight w:val="0"/>
          <w:marTop w:val="0"/>
          <w:marBottom w:val="0"/>
          <w:divBdr>
            <w:top w:val="none" w:sz="0" w:space="0" w:color="auto"/>
            <w:left w:val="none" w:sz="0" w:space="0" w:color="auto"/>
            <w:bottom w:val="none" w:sz="0" w:space="0" w:color="auto"/>
            <w:right w:val="none" w:sz="0" w:space="0" w:color="auto"/>
          </w:divBdr>
        </w:div>
        <w:div w:id="816653929">
          <w:marLeft w:val="480"/>
          <w:marRight w:val="0"/>
          <w:marTop w:val="0"/>
          <w:marBottom w:val="0"/>
          <w:divBdr>
            <w:top w:val="none" w:sz="0" w:space="0" w:color="auto"/>
            <w:left w:val="none" w:sz="0" w:space="0" w:color="auto"/>
            <w:bottom w:val="none" w:sz="0" w:space="0" w:color="auto"/>
            <w:right w:val="none" w:sz="0" w:space="0" w:color="auto"/>
          </w:divBdr>
        </w:div>
        <w:div w:id="847525977">
          <w:marLeft w:val="480"/>
          <w:marRight w:val="0"/>
          <w:marTop w:val="0"/>
          <w:marBottom w:val="0"/>
          <w:divBdr>
            <w:top w:val="none" w:sz="0" w:space="0" w:color="auto"/>
            <w:left w:val="none" w:sz="0" w:space="0" w:color="auto"/>
            <w:bottom w:val="none" w:sz="0" w:space="0" w:color="auto"/>
            <w:right w:val="none" w:sz="0" w:space="0" w:color="auto"/>
          </w:divBdr>
        </w:div>
        <w:div w:id="853038334">
          <w:marLeft w:val="480"/>
          <w:marRight w:val="0"/>
          <w:marTop w:val="0"/>
          <w:marBottom w:val="0"/>
          <w:divBdr>
            <w:top w:val="none" w:sz="0" w:space="0" w:color="auto"/>
            <w:left w:val="none" w:sz="0" w:space="0" w:color="auto"/>
            <w:bottom w:val="none" w:sz="0" w:space="0" w:color="auto"/>
            <w:right w:val="none" w:sz="0" w:space="0" w:color="auto"/>
          </w:divBdr>
        </w:div>
        <w:div w:id="870187464">
          <w:marLeft w:val="480"/>
          <w:marRight w:val="0"/>
          <w:marTop w:val="0"/>
          <w:marBottom w:val="0"/>
          <w:divBdr>
            <w:top w:val="none" w:sz="0" w:space="0" w:color="auto"/>
            <w:left w:val="none" w:sz="0" w:space="0" w:color="auto"/>
            <w:bottom w:val="none" w:sz="0" w:space="0" w:color="auto"/>
            <w:right w:val="none" w:sz="0" w:space="0" w:color="auto"/>
          </w:divBdr>
        </w:div>
        <w:div w:id="898323544">
          <w:marLeft w:val="480"/>
          <w:marRight w:val="0"/>
          <w:marTop w:val="0"/>
          <w:marBottom w:val="0"/>
          <w:divBdr>
            <w:top w:val="none" w:sz="0" w:space="0" w:color="auto"/>
            <w:left w:val="none" w:sz="0" w:space="0" w:color="auto"/>
            <w:bottom w:val="none" w:sz="0" w:space="0" w:color="auto"/>
            <w:right w:val="none" w:sz="0" w:space="0" w:color="auto"/>
          </w:divBdr>
        </w:div>
        <w:div w:id="922228355">
          <w:marLeft w:val="480"/>
          <w:marRight w:val="0"/>
          <w:marTop w:val="0"/>
          <w:marBottom w:val="0"/>
          <w:divBdr>
            <w:top w:val="none" w:sz="0" w:space="0" w:color="auto"/>
            <w:left w:val="none" w:sz="0" w:space="0" w:color="auto"/>
            <w:bottom w:val="none" w:sz="0" w:space="0" w:color="auto"/>
            <w:right w:val="none" w:sz="0" w:space="0" w:color="auto"/>
          </w:divBdr>
        </w:div>
        <w:div w:id="992874318">
          <w:marLeft w:val="480"/>
          <w:marRight w:val="0"/>
          <w:marTop w:val="0"/>
          <w:marBottom w:val="0"/>
          <w:divBdr>
            <w:top w:val="none" w:sz="0" w:space="0" w:color="auto"/>
            <w:left w:val="none" w:sz="0" w:space="0" w:color="auto"/>
            <w:bottom w:val="none" w:sz="0" w:space="0" w:color="auto"/>
            <w:right w:val="none" w:sz="0" w:space="0" w:color="auto"/>
          </w:divBdr>
        </w:div>
        <w:div w:id="1001742502">
          <w:marLeft w:val="480"/>
          <w:marRight w:val="0"/>
          <w:marTop w:val="0"/>
          <w:marBottom w:val="0"/>
          <w:divBdr>
            <w:top w:val="none" w:sz="0" w:space="0" w:color="auto"/>
            <w:left w:val="none" w:sz="0" w:space="0" w:color="auto"/>
            <w:bottom w:val="none" w:sz="0" w:space="0" w:color="auto"/>
            <w:right w:val="none" w:sz="0" w:space="0" w:color="auto"/>
          </w:divBdr>
        </w:div>
        <w:div w:id="1009140329">
          <w:marLeft w:val="480"/>
          <w:marRight w:val="0"/>
          <w:marTop w:val="0"/>
          <w:marBottom w:val="0"/>
          <w:divBdr>
            <w:top w:val="none" w:sz="0" w:space="0" w:color="auto"/>
            <w:left w:val="none" w:sz="0" w:space="0" w:color="auto"/>
            <w:bottom w:val="none" w:sz="0" w:space="0" w:color="auto"/>
            <w:right w:val="none" w:sz="0" w:space="0" w:color="auto"/>
          </w:divBdr>
        </w:div>
        <w:div w:id="1022827905">
          <w:marLeft w:val="480"/>
          <w:marRight w:val="0"/>
          <w:marTop w:val="0"/>
          <w:marBottom w:val="0"/>
          <w:divBdr>
            <w:top w:val="none" w:sz="0" w:space="0" w:color="auto"/>
            <w:left w:val="none" w:sz="0" w:space="0" w:color="auto"/>
            <w:bottom w:val="none" w:sz="0" w:space="0" w:color="auto"/>
            <w:right w:val="none" w:sz="0" w:space="0" w:color="auto"/>
          </w:divBdr>
        </w:div>
        <w:div w:id="1031370922">
          <w:marLeft w:val="480"/>
          <w:marRight w:val="0"/>
          <w:marTop w:val="0"/>
          <w:marBottom w:val="0"/>
          <w:divBdr>
            <w:top w:val="none" w:sz="0" w:space="0" w:color="auto"/>
            <w:left w:val="none" w:sz="0" w:space="0" w:color="auto"/>
            <w:bottom w:val="none" w:sz="0" w:space="0" w:color="auto"/>
            <w:right w:val="none" w:sz="0" w:space="0" w:color="auto"/>
          </w:divBdr>
        </w:div>
        <w:div w:id="1049301685">
          <w:marLeft w:val="480"/>
          <w:marRight w:val="0"/>
          <w:marTop w:val="0"/>
          <w:marBottom w:val="0"/>
          <w:divBdr>
            <w:top w:val="none" w:sz="0" w:space="0" w:color="auto"/>
            <w:left w:val="none" w:sz="0" w:space="0" w:color="auto"/>
            <w:bottom w:val="none" w:sz="0" w:space="0" w:color="auto"/>
            <w:right w:val="none" w:sz="0" w:space="0" w:color="auto"/>
          </w:divBdr>
        </w:div>
        <w:div w:id="1049837284">
          <w:marLeft w:val="480"/>
          <w:marRight w:val="0"/>
          <w:marTop w:val="0"/>
          <w:marBottom w:val="0"/>
          <w:divBdr>
            <w:top w:val="none" w:sz="0" w:space="0" w:color="auto"/>
            <w:left w:val="none" w:sz="0" w:space="0" w:color="auto"/>
            <w:bottom w:val="none" w:sz="0" w:space="0" w:color="auto"/>
            <w:right w:val="none" w:sz="0" w:space="0" w:color="auto"/>
          </w:divBdr>
        </w:div>
        <w:div w:id="1053192619">
          <w:marLeft w:val="480"/>
          <w:marRight w:val="0"/>
          <w:marTop w:val="0"/>
          <w:marBottom w:val="0"/>
          <w:divBdr>
            <w:top w:val="none" w:sz="0" w:space="0" w:color="auto"/>
            <w:left w:val="none" w:sz="0" w:space="0" w:color="auto"/>
            <w:bottom w:val="none" w:sz="0" w:space="0" w:color="auto"/>
            <w:right w:val="none" w:sz="0" w:space="0" w:color="auto"/>
          </w:divBdr>
        </w:div>
        <w:div w:id="1057970769">
          <w:marLeft w:val="480"/>
          <w:marRight w:val="0"/>
          <w:marTop w:val="0"/>
          <w:marBottom w:val="0"/>
          <w:divBdr>
            <w:top w:val="none" w:sz="0" w:space="0" w:color="auto"/>
            <w:left w:val="none" w:sz="0" w:space="0" w:color="auto"/>
            <w:bottom w:val="none" w:sz="0" w:space="0" w:color="auto"/>
            <w:right w:val="none" w:sz="0" w:space="0" w:color="auto"/>
          </w:divBdr>
        </w:div>
        <w:div w:id="1066148295">
          <w:marLeft w:val="480"/>
          <w:marRight w:val="0"/>
          <w:marTop w:val="0"/>
          <w:marBottom w:val="0"/>
          <w:divBdr>
            <w:top w:val="none" w:sz="0" w:space="0" w:color="auto"/>
            <w:left w:val="none" w:sz="0" w:space="0" w:color="auto"/>
            <w:bottom w:val="none" w:sz="0" w:space="0" w:color="auto"/>
            <w:right w:val="none" w:sz="0" w:space="0" w:color="auto"/>
          </w:divBdr>
        </w:div>
        <w:div w:id="1069813131">
          <w:marLeft w:val="480"/>
          <w:marRight w:val="0"/>
          <w:marTop w:val="0"/>
          <w:marBottom w:val="0"/>
          <w:divBdr>
            <w:top w:val="none" w:sz="0" w:space="0" w:color="auto"/>
            <w:left w:val="none" w:sz="0" w:space="0" w:color="auto"/>
            <w:bottom w:val="none" w:sz="0" w:space="0" w:color="auto"/>
            <w:right w:val="none" w:sz="0" w:space="0" w:color="auto"/>
          </w:divBdr>
        </w:div>
        <w:div w:id="1085297316">
          <w:marLeft w:val="480"/>
          <w:marRight w:val="0"/>
          <w:marTop w:val="0"/>
          <w:marBottom w:val="0"/>
          <w:divBdr>
            <w:top w:val="none" w:sz="0" w:space="0" w:color="auto"/>
            <w:left w:val="none" w:sz="0" w:space="0" w:color="auto"/>
            <w:bottom w:val="none" w:sz="0" w:space="0" w:color="auto"/>
            <w:right w:val="none" w:sz="0" w:space="0" w:color="auto"/>
          </w:divBdr>
        </w:div>
        <w:div w:id="1107315268">
          <w:marLeft w:val="480"/>
          <w:marRight w:val="0"/>
          <w:marTop w:val="0"/>
          <w:marBottom w:val="0"/>
          <w:divBdr>
            <w:top w:val="none" w:sz="0" w:space="0" w:color="auto"/>
            <w:left w:val="none" w:sz="0" w:space="0" w:color="auto"/>
            <w:bottom w:val="none" w:sz="0" w:space="0" w:color="auto"/>
            <w:right w:val="none" w:sz="0" w:space="0" w:color="auto"/>
          </w:divBdr>
        </w:div>
        <w:div w:id="1126585287">
          <w:marLeft w:val="480"/>
          <w:marRight w:val="0"/>
          <w:marTop w:val="0"/>
          <w:marBottom w:val="0"/>
          <w:divBdr>
            <w:top w:val="none" w:sz="0" w:space="0" w:color="auto"/>
            <w:left w:val="none" w:sz="0" w:space="0" w:color="auto"/>
            <w:bottom w:val="none" w:sz="0" w:space="0" w:color="auto"/>
            <w:right w:val="none" w:sz="0" w:space="0" w:color="auto"/>
          </w:divBdr>
        </w:div>
        <w:div w:id="1139612860">
          <w:marLeft w:val="480"/>
          <w:marRight w:val="0"/>
          <w:marTop w:val="0"/>
          <w:marBottom w:val="0"/>
          <w:divBdr>
            <w:top w:val="none" w:sz="0" w:space="0" w:color="auto"/>
            <w:left w:val="none" w:sz="0" w:space="0" w:color="auto"/>
            <w:bottom w:val="none" w:sz="0" w:space="0" w:color="auto"/>
            <w:right w:val="none" w:sz="0" w:space="0" w:color="auto"/>
          </w:divBdr>
        </w:div>
        <w:div w:id="1173110569">
          <w:marLeft w:val="480"/>
          <w:marRight w:val="0"/>
          <w:marTop w:val="0"/>
          <w:marBottom w:val="0"/>
          <w:divBdr>
            <w:top w:val="none" w:sz="0" w:space="0" w:color="auto"/>
            <w:left w:val="none" w:sz="0" w:space="0" w:color="auto"/>
            <w:bottom w:val="none" w:sz="0" w:space="0" w:color="auto"/>
            <w:right w:val="none" w:sz="0" w:space="0" w:color="auto"/>
          </w:divBdr>
        </w:div>
        <w:div w:id="1220096384">
          <w:marLeft w:val="480"/>
          <w:marRight w:val="0"/>
          <w:marTop w:val="0"/>
          <w:marBottom w:val="0"/>
          <w:divBdr>
            <w:top w:val="none" w:sz="0" w:space="0" w:color="auto"/>
            <w:left w:val="none" w:sz="0" w:space="0" w:color="auto"/>
            <w:bottom w:val="none" w:sz="0" w:space="0" w:color="auto"/>
            <w:right w:val="none" w:sz="0" w:space="0" w:color="auto"/>
          </w:divBdr>
        </w:div>
        <w:div w:id="1290358707">
          <w:marLeft w:val="480"/>
          <w:marRight w:val="0"/>
          <w:marTop w:val="0"/>
          <w:marBottom w:val="0"/>
          <w:divBdr>
            <w:top w:val="none" w:sz="0" w:space="0" w:color="auto"/>
            <w:left w:val="none" w:sz="0" w:space="0" w:color="auto"/>
            <w:bottom w:val="none" w:sz="0" w:space="0" w:color="auto"/>
            <w:right w:val="none" w:sz="0" w:space="0" w:color="auto"/>
          </w:divBdr>
        </w:div>
        <w:div w:id="1437604617">
          <w:marLeft w:val="480"/>
          <w:marRight w:val="0"/>
          <w:marTop w:val="0"/>
          <w:marBottom w:val="0"/>
          <w:divBdr>
            <w:top w:val="none" w:sz="0" w:space="0" w:color="auto"/>
            <w:left w:val="none" w:sz="0" w:space="0" w:color="auto"/>
            <w:bottom w:val="none" w:sz="0" w:space="0" w:color="auto"/>
            <w:right w:val="none" w:sz="0" w:space="0" w:color="auto"/>
          </w:divBdr>
        </w:div>
        <w:div w:id="1464039098">
          <w:marLeft w:val="480"/>
          <w:marRight w:val="0"/>
          <w:marTop w:val="0"/>
          <w:marBottom w:val="0"/>
          <w:divBdr>
            <w:top w:val="none" w:sz="0" w:space="0" w:color="auto"/>
            <w:left w:val="none" w:sz="0" w:space="0" w:color="auto"/>
            <w:bottom w:val="none" w:sz="0" w:space="0" w:color="auto"/>
            <w:right w:val="none" w:sz="0" w:space="0" w:color="auto"/>
          </w:divBdr>
        </w:div>
        <w:div w:id="1488017472">
          <w:marLeft w:val="480"/>
          <w:marRight w:val="0"/>
          <w:marTop w:val="0"/>
          <w:marBottom w:val="0"/>
          <w:divBdr>
            <w:top w:val="none" w:sz="0" w:space="0" w:color="auto"/>
            <w:left w:val="none" w:sz="0" w:space="0" w:color="auto"/>
            <w:bottom w:val="none" w:sz="0" w:space="0" w:color="auto"/>
            <w:right w:val="none" w:sz="0" w:space="0" w:color="auto"/>
          </w:divBdr>
        </w:div>
        <w:div w:id="1489978293">
          <w:marLeft w:val="480"/>
          <w:marRight w:val="0"/>
          <w:marTop w:val="0"/>
          <w:marBottom w:val="0"/>
          <w:divBdr>
            <w:top w:val="none" w:sz="0" w:space="0" w:color="auto"/>
            <w:left w:val="none" w:sz="0" w:space="0" w:color="auto"/>
            <w:bottom w:val="none" w:sz="0" w:space="0" w:color="auto"/>
            <w:right w:val="none" w:sz="0" w:space="0" w:color="auto"/>
          </w:divBdr>
        </w:div>
        <w:div w:id="1549223999">
          <w:marLeft w:val="480"/>
          <w:marRight w:val="0"/>
          <w:marTop w:val="0"/>
          <w:marBottom w:val="0"/>
          <w:divBdr>
            <w:top w:val="none" w:sz="0" w:space="0" w:color="auto"/>
            <w:left w:val="none" w:sz="0" w:space="0" w:color="auto"/>
            <w:bottom w:val="none" w:sz="0" w:space="0" w:color="auto"/>
            <w:right w:val="none" w:sz="0" w:space="0" w:color="auto"/>
          </w:divBdr>
        </w:div>
        <w:div w:id="1554727936">
          <w:marLeft w:val="480"/>
          <w:marRight w:val="0"/>
          <w:marTop w:val="0"/>
          <w:marBottom w:val="0"/>
          <w:divBdr>
            <w:top w:val="none" w:sz="0" w:space="0" w:color="auto"/>
            <w:left w:val="none" w:sz="0" w:space="0" w:color="auto"/>
            <w:bottom w:val="none" w:sz="0" w:space="0" w:color="auto"/>
            <w:right w:val="none" w:sz="0" w:space="0" w:color="auto"/>
          </w:divBdr>
        </w:div>
        <w:div w:id="1580096088">
          <w:marLeft w:val="480"/>
          <w:marRight w:val="0"/>
          <w:marTop w:val="0"/>
          <w:marBottom w:val="0"/>
          <w:divBdr>
            <w:top w:val="none" w:sz="0" w:space="0" w:color="auto"/>
            <w:left w:val="none" w:sz="0" w:space="0" w:color="auto"/>
            <w:bottom w:val="none" w:sz="0" w:space="0" w:color="auto"/>
            <w:right w:val="none" w:sz="0" w:space="0" w:color="auto"/>
          </w:divBdr>
        </w:div>
        <w:div w:id="1582568656">
          <w:marLeft w:val="480"/>
          <w:marRight w:val="0"/>
          <w:marTop w:val="0"/>
          <w:marBottom w:val="0"/>
          <w:divBdr>
            <w:top w:val="none" w:sz="0" w:space="0" w:color="auto"/>
            <w:left w:val="none" w:sz="0" w:space="0" w:color="auto"/>
            <w:bottom w:val="none" w:sz="0" w:space="0" w:color="auto"/>
            <w:right w:val="none" w:sz="0" w:space="0" w:color="auto"/>
          </w:divBdr>
        </w:div>
        <w:div w:id="1617252815">
          <w:marLeft w:val="480"/>
          <w:marRight w:val="0"/>
          <w:marTop w:val="0"/>
          <w:marBottom w:val="0"/>
          <w:divBdr>
            <w:top w:val="none" w:sz="0" w:space="0" w:color="auto"/>
            <w:left w:val="none" w:sz="0" w:space="0" w:color="auto"/>
            <w:bottom w:val="none" w:sz="0" w:space="0" w:color="auto"/>
            <w:right w:val="none" w:sz="0" w:space="0" w:color="auto"/>
          </w:divBdr>
        </w:div>
        <w:div w:id="1685477257">
          <w:marLeft w:val="480"/>
          <w:marRight w:val="0"/>
          <w:marTop w:val="0"/>
          <w:marBottom w:val="0"/>
          <w:divBdr>
            <w:top w:val="none" w:sz="0" w:space="0" w:color="auto"/>
            <w:left w:val="none" w:sz="0" w:space="0" w:color="auto"/>
            <w:bottom w:val="none" w:sz="0" w:space="0" w:color="auto"/>
            <w:right w:val="none" w:sz="0" w:space="0" w:color="auto"/>
          </w:divBdr>
        </w:div>
        <w:div w:id="1754619677">
          <w:marLeft w:val="480"/>
          <w:marRight w:val="0"/>
          <w:marTop w:val="0"/>
          <w:marBottom w:val="0"/>
          <w:divBdr>
            <w:top w:val="none" w:sz="0" w:space="0" w:color="auto"/>
            <w:left w:val="none" w:sz="0" w:space="0" w:color="auto"/>
            <w:bottom w:val="none" w:sz="0" w:space="0" w:color="auto"/>
            <w:right w:val="none" w:sz="0" w:space="0" w:color="auto"/>
          </w:divBdr>
        </w:div>
        <w:div w:id="1774470023">
          <w:marLeft w:val="480"/>
          <w:marRight w:val="0"/>
          <w:marTop w:val="0"/>
          <w:marBottom w:val="0"/>
          <w:divBdr>
            <w:top w:val="none" w:sz="0" w:space="0" w:color="auto"/>
            <w:left w:val="none" w:sz="0" w:space="0" w:color="auto"/>
            <w:bottom w:val="none" w:sz="0" w:space="0" w:color="auto"/>
            <w:right w:val="none" w:sz="0" w:space="0" w:color="auto"/>
          </w:divBdr>
        </w:div>
        <w:div w:id="1781794961">
          <w:marLeft w:val="480"/>
          <w:marRight w:val="0"/>
          <w:marTop w:val="0"/>
          <w:marBottom w:val="0"/>
          <w:divBdr>
            <w:top w:val="none" w:sz="0" w:space="0" w:color="auto"/>
            <w:left w:val="none" w:sz="0" w:space="0" w:color="auto"/>
            <w:bottom w:val="none" w:sz="0" w:space="0" w:color="auto"/>
            <w:right w:val="none" w:sz="0" w:space="0" w:color="auto"/>
          </w:divBdr>
        </w:div>
        <w:div w:id="1839270938">
          <w:marLeft w:val="480"/>
          <w:marRight w:val="0"/>
          <w:marTop w:val="0"/>
          <w:marBottom w:val="0"/>
          <w:divBdr>
            <w:top w:val="none" w:sz="0" w:space="0" w:color="auto"/>
            <w:left w:val="none" w:sz="0" w:space="0" w:color="auto"/>
            <w:bottom w:val="none" w:sz="0" w:space="0" w:color="auto"/>
            <w:right w:val="none" w:sz="0" w:space="0" w:color="auto"/>
          </w:divBdr>
        </w:div>
        <w:div w:id="1849757633">
          <w:marLeft w:val="480"/>
          <w:marRight w:val="0"/>
          <w:marTop w:val="0"/>
          <w:marBottom w:val="0"/>
          <w:divBdr>
            <w:top w:val="none" w:sz="0" w:space="0" w:color="auto"/>
            <w:left w:val="none" w:sz="0" w:space="0" w:color="auto"/>
            <w:bottom w:val="none" w:sz="0" w:space="0" w:color="auto"/>
            <w:right w:val="none" w:sz="0" w:space="0" w:color="auto"/>
          </w:divBdr>
        </w:div>
        <w:div w:id="1896307217">
          <w:marLeft w:val="480"/>
          <w:marRight w:val="0"/>
          <w:marTop w:val="0"/>
          <w:marBottom w:val="0"/>
          <w:divBdr>
            <w:top w:val="none" w:sz="0" w:space="0" w:color="auto"/>
            <w:left w:val="none" w:sz="0" w:space="0" w:color="auto"/>
            <w:bottom w:val="none" w:sz="0" w:space="0" w:color="auto"/>
            <w:right w:val="none" w:sz="0" w:space="0" w:color="auto"/>
          </w:divBdr>
        </w:div>
        <w:div w:id="1900481642">
          <w:marLeft w:val="480"/>
          <w:marRight w:val="0"/>
          <w:marTop w:val="0"/>
          <w:marBottom w:val="0"/>
          <w:divBdr>
            <w:top w:val="none" w:sz="0" w:space="0" w:color="auto"/>
            <w:left w:val="none" w:sz="0" w:space="0" w:color="auto"/>
            <w:bottom w:val="none" w:sz="0" w:space="0" w:color="auto"/>
            <w:right w:val="none" w:sz="0" w:space="0" w:color="auto"/>
          </w:divBdr>
        </w:div>
        <w:div w:id="1921478914">
          <w:marLeft w:val="480"/>
          <w:marRight w:val="0"/>
          <w:marTop w:val="0"/>
          <w:marBottom w:val="0"/>
          <w:divBdr>
            <w:top w:val="none" w:sz="0" w:space="0" w:color="auto"/>
            <w:left w:val="none" w:sz="0" w:space="0" w:color="auto"/>
            <w:bottom w:val="none" w:sz="0" w:space="0" w:color="auto"/>
            <w:right w:val="none" w:sz="0" w:space="0" w:color="auto"/>
          </w:divBdr>
        </w:div>
        <w:div w:id="1934631654">
          <w:marLeft w:val="480"/>
          <w:marRight w:val="0"/>
          <w:marTop w:val="0"/>
          <w:marBottom w:val="0"/>
          <w:divBdr>
            <w:top w:val="none" w:sz="0" w:space="0" w:color="auto"/>
            <w:left w:val="none" w:sz="0" w:space="0" w:color="auto"/>
            <w:bottom w:val="none" w:sz="0" w:space="0" w:color="auto"/>
            <w:right w:val="none" w:sz="0" w:space="0" w:color="auto"/>
          </w:divBdr>
        </w:div>
        <w:div w:id="1982224351">
          <w:marLeft w:val="480"/>
          <w:marRight w:val="0"/>
          <w:marTop w:val="0"/>
          <w:marBottom w:val="0"/>
          <w:divBdr>
            <w:top w:val="none" w:sz="0" w:space="0" w:color="auto"/>
            <w:left w:val="none" w:sz="0" w:space="0" w:color="auto"/>
            <w:bottom w:val="none" w:sz="0" w:space="0" w:color="auto"/>
            <w:right w:val="none" w:sz="0" w:space="0" w:color="auto"/>
          </w:divBdr>
        </w:div>
        <w:div w:id="1996688827">
          <w:marLeft w:val="480"/>
          <w:marRight w:val="0"/>
          <w:marTop w:val="0"/>
          <w:marBottom w:val="0"/>
          <w:divBdr>
            <w:top w:val="none" w:sz="0" w:space="0" w:color="auto"/>
            <w:left w:val="none" w:sz="0" w:space="0" w:color="auto"/>
            <w:bottom w:val="none" w:sz="0" w:space="0" w:color="auto"/>
            <w:right w:val="none" w:sz="0" w:space="0" w:color="auto"/>
          </w:divBdr>
        </w:div>
        <w:div w:id="1998536677">
          <w:marLeft w:val="480"/>
          <w:marRight w:val="0"/>
          <w:marTop w:val="0"/>
          <w:marBottom w:val="0"/>
          <w:divBdr>
            <w:top w:val="none" w:sz="0" w:space="0" w:color="auto"/>
            <w:left w:val="none" w:sz="0" w:space="0" w:color="auto"/>
            <w:bottom w:val="none" w:sz="0" w:space="0" w:color="auto"/>
            <w:right w:val="none" w:sz="0" w:space="0" w:color="auto"/>
          </w:divBdr>
        </w:div>
        <w:div w:id="2039040905">
          <w:marLeft w:val="480"/>
          <w:marRight w:val="0"/>
          <w:marTop w:val="0"/>
          <w:marBottom w:val="0"/>
          <w:divBdr>
            <w:top w:val="none" w:sz="0" w:space="0" w:color="auto"/>
            <w:left w:val="none" w:sz="0" w:space="0" w:color="auto"/>
            <w:bottom w:val="none" w:sz="0" w:space="0" w:color="auto"/>
            <w:right w:val="none" w:sz="0" w:space="0" w:color="auto"/>
          </w:divBdr>
        </w:div>
        <w:div w:id="2048556650">
          <w:marLeft w:val="480"/>
          <w:marRight w:val="0"/>
          <w:marTop w:val="0"/>
          <w:marBottom w:val="0"/>
          <w:divBdr>
            <w:top w:val="none" w:sz="0" w:space="0" w:color="auto"/>
            <w:left w:val="none" w:sz="0" w:space="0" w:color="auto"/>
            <w:bottom w:val="none" w:sz="0" w:space="0" w:color="auto"/>
            <w:right w:val="none" w:sz="0" w:space="0" w:color="auto"/>
          </w:divBdr>
        </w:div>
        <w:div w:id="2065172836">
          <w:marLeft w:val="480"/>
          <w:marRight w:val="0"/>
          <w:marTop w:val="0"/>
          <w:marBottom w:val="0"/>
          <w:divBdr>
            <w:top w:val="none" w:sz="0" w:space="0" w:color="auto"/>
            <w:left w:val="none" w:sz="0" w:space="0" w:color="auto"/>
            <w:bottom w:val="none" w:sz="0" w:space="0" w:color="auto"/>
            <w:right w:val="none" w:sz="0" w:space="0" w:color="auto"/>
          </w:divBdr>
        </w:div>
        <w:div w:id="2110276126">
          <w:marLeft w:val="480"/>
          <w:marRight w:val="0"/>
          <w:marTop w:val="0"/>
          <w:marBottom w:val="0"/>
          <w:divBdr>
            <w:top w:val="none" w:sz="0" w:space="0" w:color="auto"/>
            <w:left w:val="none" w:sz="0" w:space="0" w:color="auto"/>
            <w:bottom w:val="none" w:sz="0" w:space="0" w:color="auto"/>
            <w:right w:val="none" w:sz="0" w:space="0" w:color="auto"/>
          </w:divBdr>
        </w:div>
      </w:divsChild>
    </w:div>
    <w:div w:id="2079673170">
      <w:bodyDiv w:val="1"/>
      <w:marLeft w:val="0"/>
      <w:marRight w:val="0"/>
      <w:marTop w:val="0"/>
      <w:marBottom w:val="0"/>
      <w:divBdr>
        <w:top w:val="none" w:sz="0" w:space="0" w:color="auto"/>
        <w:left w:val="none" w:sz="0" w:space="0" w:color="auto"/>
        <w:bottom w:val="none" w:sz="0" w:space="0" w:color="auto"/>
        <w:right w:val="none" w:sz="0" w:space="0" w:color="auto"/>
      </w:divBdr>
      <w:divsChild>
        <w:div w:id="23559726">
          <w:marLeft w:val="480"/>
          <w:marRight w:val="0"/>
          <w:marTop w:val="0"/>
          <w:marBottom w:val="0"/>
          <w:divBdr>
            <w:top w:val="none" w:sz="0" w:space="0" w:color="auto"/>
            <w:left w:val="none" w:sz="0" w:space="0" w:color="auto"/>
            <w:bottom w:val="none" w:sz="0" w:space="0" w:color="auto"/>
            <w:right w:val="none" w:sz="0" w:space="0" w:color="auto"/>
          </w:divBdr>
        </w:div>
        <w:div w:id="53550159">
          <w:marLeft w:val="480"/>
          <w:marRight w:val="0"/>
          <w:marTop w:val="0"/>
          <w:marBottom w:val="0"/>
          <w:divBdr>
            <w:top w:val="none" w:sz="0" w:space="0" w:color="auto"/>
            <w:left w:val="none" w:sz="0" w:space="0" w:color="auto"/>
            <w:bottom w:val="none" w:sz="0" w:space="0" w:color="auto"/>
            <w:right w:val="none" w:sz="0" w:space="0" w:color="auto"/>
          </w:divBdr>
        </w:div>
        <w:div w:id="55786734">
          <w:marLeft w:val="480"/>
          <w:marRight w:val="0"/>
          <w:marTop w:val="0"/>
          <w:marBottom w:val="0"/>
          <w:divBdr>
            <w:top w:val="none" w:sz="0" w:space="0" w:color="auto"/>
            <w:left w:val="none" w:sz="0" w:space="0" w:color="auto"/>
            <w:bottom w:val="none" w:sz="0" w:space="0" w:color="auto"/>
            <w:right w:val="none" w:sz="0" w:space="0" w:color="auto"/>
          </w:divBdr>
        </w:div>
        <w:div w:id="57171609">
          <w:marLeft w:val="480"/>
          <w:marRight w:val="0"/>
          <w:marTop w:val="0"/>
          <w:marBottom w:val="0"/>
          <w:divBdr>
            <w:top w:val="none" w:sz="0" w:space="0" w:color="auto"/>
            <w:left w:val="none" w:sz="0" w:space="0" w:color="auto"/>
            <w:bottom w:val="none" w:sz="0" w:space="0" w:color="auto"/>
            <w:right w:val="none" w:sz="0" w:space="0" w:color="auto"/>
          </w:divBdr>
        </w:div>
        <w:div w:id="86771524">
          <w:marLeft w:val="480"/>
          <w:marRight w:val="0"/>
          <w:marTop w:val="0"/>
          <w:marBottom w:val="0"/>
          <w:divBdr>
            <w:top w:val="none" w:sz="0" w:space="0" w:color="auto"/>
            <w:left w:val="none" w:sz="0" w:space="0" w:color="auto"/>
            <w:bottom w:val="none" w:sz="0" w:space="0" w:color="auto"/>
            <w:right w:val="none" w:sz="0" w:space="0" w:color="auto"/>
          </w:divBdr>
        </w:div>
        <w:div w:id="87510848">
          <w:marLeft w:val="480"/>
          <w:marRight w:val="0"/>
          <w:marTop w:val="0"/>
          <w:marBottom w:val="0"/>
          <w:divBdr>
            <w:top w:val="none" w:sz="0" w:space="0" w:color="auto"/>
            <w:left w:val="none" w:sz="0" w:space="0" w:color="auto"/>
            <w:bottom w:val="none" w:sz="0" w:space="0" w:color="auto"/>
            <w:right w:val="none" w:sz="0" w:space="0" w:color="auto"/>
          </w:divBdr>
        </w:div>
        <w:div w:id="90204441">
          <w:marLeft w:val="480"/>
          <w:marRight w:val="0"/>
          <w:marTop w:val="0"/>
          <w:marBottom w:val="0"/>
          <w:divBdr>
            <w:top w:val="none" w:sz="0" w:space="0" w:color="auto"/>
            <w:left w:val="none" w:sz="0" w:space="0" w:color="auto"/>
            <w:bottom w:val="none" w:sz="0" w:space="0" w:color="auto"/>
            <w:right w:val="none" w:sz="0" w:space="0" w:color="auto"/>
          </w:divBdr>
        </w:div>
        <w:div w:id="122769883">
          <w:marLeft w:val="480"/>
          <w:marRight w:val="0"/>
          <w:marTop w:val="0"/>
          <w:marBottom w:val="0"/>
          <w:divBdr>
            <w:top w:val="none" w:sz="0" w:space="0" w:color="auto"/>
            <w:left w:val="none" w:sz="0" w:space="0" w:color="auto"/>
            <w:bottom w:val="none" w:sz="0" w:space="0" w:color="auto"/>
            <w:right w:val="none" w:sz="0" w:space="0" w:color="auto"/>
          </w:divBdr>
        </w:div>
        <w:div w:id="140661242">
          <w:marLeft w:val="480"/>
          <w:marRight w:val="0"/>
          <w:marTop w:val="0"/>
          <w:marBottom w:val="0"/>
          <w:divBdr>
            <w:top w:val="none" w:sz="0" w:space="0" w:color="auto"/>
            <w:left w:val="none" w:sz="0" w:space="0" w:color="auto"/>
            <w:bottom w:val="none" w:sz="0" w:space="0" w:color="auto"/>
            <w:right w:val="none" w:sz="0" w:space="0" w:color="auto"/>
          </w:divBdr>
        </w:div>
        <w:div w:id="140778495">
          <w:marLeft w:val="480"/>
          <w:marRight w:val="0"/>
          <w:marTop w:val="0"/>
          <w:marBottom w:val="0"/>
          <w:divBdr>
            <w:top w:val="none" w:sz="0" w:space="0" w:color="auto"/>
            <w:left w:val="none" w:sz="0" w:space="0" w:color="auto"/>
            <w:bottom w:val="none" w:sz="0" w:space="0" w:color="auto"/>
            <w:right w:val="none" w:sz="0" w:space="0" w:color="auto"/>
          </w:divBdr>
        </w:div>
        <w:div w:id="165243955">
          <w:marLeft w:val="480"/>
          <w:marRight w:val="0"/>
          <w:marTop w:val="0"/>
          <w:marBottom w:val="0"/>
          <w:divBdr>
            <w:top w:val="none" w:sz="0" w:space="0" w:color="auto"/>
            <w:left w:val="none" w:sz="0" w:space="0" w:color="auto"/>
            <w:bottom w:val="none" w:sz="0" w:space="0" w:color="auto"/>
            <w:right w:val="none" w:sz="0" w:space="0" w:color="auto"/>
          </w:divBdr>
        </w:div>
        <w:div w:id="260072246">
          <w:marLeft w:val="480"/>
          <w:marRight w:val="0"/>
          <w:marTop w:val="0"/>
          <w:marBottom w:val="0"/>
          <w:divBdr>
            <w:top w:val="none" w:sz="0" w:space="0" w:color="auto"/>
            <w:left w:val="none" w:sz="0" w:space="0" w:color="auto"/>
            <w:bottom w:val="none" w:sz="0" w:space="0" w:color="auto"/>
            <w:right w:val="none" w:sz="0" w:space="0" w:color="auto"/>
          </w:divBdr>
        </w:div>
        <w:div w:id="273950333">
          <w:marLeft w:val="480"/>
          <w:marRight w:val="0"/>
          <w:marTop w:val="0"/>
          <w:marBottom w:val="0"/>
          <w:divBdr>
            <w:top w:val="none" w:sz="0" w:space="0" w:color="auto"/>
            <w:left w:val="none" w:sz="0" w:space="0" w:color="auto"/>
            <w:bottom w:val="none" w:sz="0" w:space="0" w:color="auto"/>
            <w:right w:val="none" w:sz="0" w:space="0" w:color="auto"/>
          </w:divBdr>
        </w:div>
        <w:div w:id="339896915">
          <w:marLeft w:val="480"/>
          <w:marRight w:val="0"/>
          <w:marTop w:val="0"/>
          <w:marBottom w:val="0"/>
          <w:divBdr>
            <w:top w:val="none" w:sz="0" w:space="0" w:color="auto"/>
            <w:left w:val="none" w:sz="0" w:space="0" w:color="auto"/>
            <w:bottom w:val="none" w:sz="0" w:space="0" w:color="auto"/>
            <w:right w:val="none" w:sz="0" w:space="0" w:color="auto"/>
          </w:divBdr>
        </w:div>
        <w:div w:id="414936718">
          <w:marLeft w:val="480"/>
          <w:marRight w:val="0"/>
          <w:marTop w:val="0"/>
          <w:marBottom w:val="0"/>
          <w:divBdr>
            <w:top w:val="none" w:sz="0" w:space="0" w:color="auto"/>
            <w:left w:val="none" w:sz="0" w:space="0" w:color="auto"/>
            <w:bottom w:val="none" w:sz="0" w:space="0" w:color="auto"/>
            <w:right w:val="none" w:sz="0" w:space="0" w:color="auto"/>
          </w:divBdr>
        </w:div>
        <w:div w:id="472449436">
          <w:marLeft w:val="480"/>
          <w:marRight w:val="0"/>
          <w:marTop w:val="0"/>
          <w:marBottom w:val="0"/>
          <w:divBdr>
            <w:top w:val="none" w:sz="0" w:space="0" w:color="auto"/>
            <w:left w:val="none" w:sz="0" w:space="0" w:color="auto"/>
            <w:bottom w:val="none" w:sz="0" w:space="0" w:color="auto"/>
            <w:right w:val="none" w:sz="0" w:space="0" w:color="auto"/>
          </w:divBdr>
        </w:div>
        <w:div w:id="480122323">
          <w:marLeft w:val="480"/>
          <w:marRight w:val="0"/>
          <w:marTop w:val="0"/>
          <w:marBottom w:val="0"/>
          <w:divBdr>
            <w:top w:val="none" w:sz="0" w:space="0" w:color="auto"/>
            <w:left w:val="none" w:sz="0" w:space="0" w:color="auto"/>
            <w:bottom w:val="none" w:sz="0" w:space="0" w:color="auto"/>
            <w:right w:val="none" w:sz="0" w:space="0" w:color="auto"/>
          </w:divBdr>
        </w:div>
        <w:div w:id="493107966">
          <w:marLeft w:val="480"/>
          <w:marRight w:val="0"/>
          <w:marTop w:val="0"/>
          <w:marBottom w:val="0"/>
          <w:divBdr>
            <w:top w:val="none" w:sz="0" w:space="0" w:color="auto"/>
            <w:left w:val="none" w:sz="0" w:space="0" w:color="auto"/>
            <w:bottom w:val="none" w:sz="0" w:space="0" w:color="auto"/>
            <w:right w:val="none" w:sz="0" w:space="0" w:color="auto"/>
          </w:divBdr>
        </w:div>
        <w:div w:id="500434435">
          <w:marLeft w:val="480"/>
          <w:marRight w:val="0"/>
          <w:marTop w:val="0"/>
          <w:marBottom w:val="0"/>
          <w:divBdr>
            <w:top w:val="none" w:sz="0" w:space="0" w:color="auto"/>
            <w:left w:val="none" w:sz="0" w:space="0" w:color="auto"/>
            <w:bottom w:val="none" w:sz="0" w:space="0" w:color="auto"/>
            <w:right w:val="none" w:sz="0" w:space="0" w:color="auto"/>
          </w:divBdr>
        </w:div>
        <w:div w:id="505747484">
          <w:marLeft w:val="480"/>
          <w:marRight w:val="0"/>
          <w:marTop w:val="0"/>
          <w:marBottom w:val="0"/>
          <w:divBdr>
            <w:top w:val="none" w:sz="0" w:space="0" w:color="auto"/>
            <w:left w:val="none" w:sz="0" w:space="0" w:color="auto"/>
            <w:bottom w:val="none" w:sz="0" w:space="0" w:color="auto"/>
            <w:right w:val="none" w:sz="0" w:space="0" w:color="auto"/>
          </w:divBdr>
        </w:div>
        <w:div w:id="553083805">
          <w:marLeft w:val="480"/>
          <w:marRight w:val="0"/>
          <w:marTop w:val="0"/>
          <w:marBottom w:val="0"/>
          <w:divBdr>
            <w:top w:val="none" w:sz="0" w:space="0" w:color="auto"/>
            <w:left w:val="none" w:sz="0" w:space="0" w:color="auto"/>
            <w:bottom w:val="none" w:sz="0" w:space="0" w:color="auto"/>
            <w:right w:val="none" w:sz="0" w:space="0" w:color="auto"/>
          </w:divBdr>
        </w:div>
        <w:div w:id="615218181">
          <w:marLeft w:val="480"/>
          <w:marRight w:val="0"/>
          <w:marTop w:val="0"/>
          <w:marBottom w:val="0"/>
          <w:divBdr>
            <w:top w:val="none" w:sz="0" w:space="0" w:color="auto"/>
            <w:left w:val="none" w:sz="0" w:space="0" w:color="auto"/>
            <w:bottom w:val="none" w:sz="0" w:space="0" w:color="auto"/>
            <w:right w:val="none" w:sz="0" w:space="0" w:color="auto"/>
          </w:divBdr>
        </w:div>
        <w:div w:id="626281783">
          <w:marLeft w:val="480"/>
          <w:marRight w:val="0"/>
          <w:marTop w:val="0"/>
          <w:marBottom w:val="0"/>
          <w:divBdr>
            <w:top w:val="none" w:sz="0" w:space="0" w:color="auto"/>
            <w:left w:val="none" w:sz="0" w:space="0" w:color="auto"/>
            <w:bottom w:val="none" w:sz="0" w:space="0" w:color="auto"/>
            <w:right w:val="none" w:sz="0" w:space="0" w:color="auto"/>
          </w:divBdr>
        </w:div>
        <w:div w:id="722291904">
          <w:marLeft w:val="480"/>
          <w:marRight w:val="0"/>
          <w:marTop w:val="0"/>
          <w:marBottom w:val="0"/>
          <w:divBdr>
            <w:top w:val="none" w:sz="0" w:space="0" w:color="auto"/>
            <w:left w:val="none" w:sz="0" w:space="0" w:color="auto"/>
            <w:bottom w:val="none" w:sz="0" w:space="0" w:color="auto"/>
            <w:right w:val="none" w:sz="0" w:space="0" w:color="auto"/>
          </w:divBdr>
        </w:div>
        <w:div w:id="731151781">
          <w:marLeft w:val="480"/>
          <w:marRight w:val="0"/>
          <w:marTop w:val="0"/>
          <w:marBottom w:val="0"/>
          <w:divBdr>
            <w:top w:val="none" w:sz="0" w:space="0" w:color="auto"/>
            <w:left w:val="none" w:sz="0" w:space="0" w:color="auto"/>
            <w:bottom w:val="none" w:sz="0" w:space="0" w:color="auto"/>
            <w:right w:val="none" w:sz="0" w:space="0" w:color="auto"/>
          </w:divBdr>
        </w:div>
        <w:div w:id="783691028">
          <w:marLeft w:val="480"/>
          <w:marRight w:val="0"/>
          <w:marTop w:val="0"/>
          <w:marBottom w:val="0"/>
          <w:divBdr>
            <w:top w:val="none" w:sz="0" w:space="0" w:color="auto"/>
            <w:left w:val="none" w:sz="0" w:space="0" w:color="auto"/>
            <w:bottom w:val="none" w:sz="0" w:space="0" w:color="auto"/>
            <w:right w:val="none" w:sz="0" w:space="0" w:color="auto"/>
          </w:divBdr>
        </w:div>
        <w:div w:id="789402500">
          <w:marLeft w:val="480"/>
          <w:marRight w:val="0"/>
          <w:marTop w:val="0"/>
          <w:marBottom w:val="0"/>
          <w:divBdr>
            <w:top w:val="none" w:sz="0" w:space="0" w:color="auto"/>
            <w:left w:val="none" w:sz="0" w:space="0" w:color="auto"/>
            <w:bottom w:val="none" w:sz="0" w:space="0" w:color="auto"/>
            <w:right w:val="none" w:sz="0" w:space="0" w:color="auto"/>
          </w:divBdr>
        </w:div>
        <w:div w:id="795803714">
          <w:marLeft w:val="480"/>
          <w:marRight w:val="0"/>
          <w:marTop w:val="0"/>
          <w:marBottom w:val="0"/>
          <w:divBdr>
            <w:top w:val="none" w:sz="0" w:space="0" w:color="auto"/>
            <w:left w:val="none" w:sz="0" w:space="0" w:color="auto"/>
            <w:bottom w:val="none" w:sz="0" w:space="0" w:color="auto"/>
            <w:right w:val="none" w:sz="0" w:space="0" w:color="auto"/>
          </w:divBdr>
        </w:div>
        <w:div w:id="799999485">
          <w:marLeft w:val="480"/>
          <w:marRight w:val="0"/>
          <w:marTop w:val="0"/>
          <w:marBottom w:val="0"/>
          <w:divBdr>
            <w:top w:val="none" w:sz="0" w:space="0" w:color="auto"/>
            <w:left w:val="none" w:sz="0" w:space="0" w:color="auto"/>
            <w:bottom w:val="none" w:sz="0" w:space="0" w:color="auto"/>
            <w:right w:val="none" w:sz="0" w:space="0" w:color="auto"/>
          </w:divBdr>
        </w:div>
        <w:div w:id="853105209">
          <w:marLeft w:val="480"/>
          <w:marRight w:val="0"/>
          <w:marTop w:val="0"/>
          <w:marBottom w:val="0"/>
          <w:divBdr>
            <w:top w:val="none" w:sz="0" w:space="0" w:color="auto"/>
            <w:left w:val="none" w:sz="0" w:space="0" w:color="auto"/>
            <w:bottom w:val="none" w:sz="0" w:space="0" w:color="auto"/>
            <w:right w:val="none" w:sz="0" w:space="0" w:color="auto"/>
          </w:divBdr>
        </w:div>
        <w:div w:id="866255883">
          <w:marLeft w:val="480"/>
          <w:marRight w:val="0"/>
          <w:marTop w:val="0"/>
          <w:marBottom w:val="0"/>
          <w:divBdr>
            <w:top w:val="none" w:sz="0" w:space="0" w:color="auto"/>
            <w:left w:val="none" w:sz="0" w:space="0" w:color="auto"/>
            <w:bottom w:val="none" w:sz="0" w:space="0" w:color="auto"/>
            <w:right w:val="none" w:sz="0" w:space="0" w:color="auto"/>
          </w:divBdr>
        </w:div>
        <w:div w:id="888110827">
          <w:marLeft w:val="480"/>
          <w:marRight w:val="0"/>
          <w:marTop w:val="0"/>
          <w:marBottom w:val="0"/>
          <w:divBdr>
            <w:top w:val="none" w:sz="0" w:space="0" w:color="auto"/>
            <w:left w:val="none" w:sz="0" w:space="0" w:color="auto"/>
            <w:bottom w:val="none" w:sz="0" w:space="0" w:color="auto"/>
            <w:right w:val="none" w:sz="0" w:space="0" w:color="auto"/>
          </w:divBdr>
        </w:div>
        <w:div w:id="969482362">
          <w:marLeft w:val="480"/>
          <w:marRight w:val="0"/>
          <w:marTop w:val="0"/>
          <w:marBottom w:val="0"/>
          <w:divBdr>
            <w:top w:val="none" w:sz="0" w:space="0" w:color="auto"/>
            <w:left w:val="none" w:sz="0" w:space="0" w:color="auto"/>
            <w:bottom w:val="none" w:sz="0" w:space="0" w:color="auto"/>
            <w:right w:val="none" w:sz="0" w:space="0" w:color="auto"/>
          </w:divBdr>
        </w:div>
        <w:div w:id="969938451">
          <w:marLeft w:val="480"/>
          <w:marRight w:val="0"/>
          <w:marTop w:val="0"/>
          <w:marBottom w:val="0"/>
          <w:divBdr>
            <w:top w:val="none" w:sz="0" w:space="0" w:color="auto"/>
            <w:left w:val="none" w:sz="0" w:space="0" w:color="auto"/>
            <w:bottom w:val="none" w:sz="0" w:space="0" w:color="auto"/>
            <w:right w:val="none" w:sz="0" w:space="0" w:color="auto"/>
          </w:divBdr>
        </w:div>
        <w:div w:id="988363529">
          <w:marLeft w:val="480"/>
          <w:marRight w:val="0"/>
          <w:marTop w:val="0"/>
          <w:marBottom w:val="0"/>
          <w:divBdr>
            <w:top w:val="none" w:sz="0" w:space="0" w:color="auto"/>
            <w:left w:val="none" w:sz="0" w:space="0" w:color="auto"/>
            <w:bottom w:val="none" w:sz="0" w:space="0" w:color="auto"/>
            <w:right w:val="none" w:sz="0" w:space="0" w:color="auto"/>
          </w:divBdr>
        </w:div>
        <w:div w:id="1027755414">
          <w:marLeft w:val="480"/>
          <w:marRight w:val="0"/>
          <w:marTop w:val="0"/>
          <w:marBottom w:val="0"/>
          <w:divBdr>
            <w:top w:val="none" w:sz="0" w:space="0" w:color="auto"/>
            <w:left w:val="none" w:sz="0" w:space="0" w:color="auto"/>
            <w:bottom w:val="none" w:sz="0" w:space="0" w:color="auto"/>
            <w:right w:val="none" w:sz="0" w:space="0" w:color="auto"/>
          </w:divBdr>
        </w:div>
        <w:div w:id="1040473816">
          <w:marLeft w:val="480"/>
          <w:marRight w:val="0"/>
          <w:marTop w:val="0"/>
          <w:marBottom w:val="0"/>
          <w:divBdr>
            <w:top w:val="none" w:sz="0" w:space="0" w:color="auto"/>
            <w:left w:val="none" w:sz="0" w:space="0" w:color="auto"/>
            <w:bottom w:val="none" w:sz="0" w:space="0" w:color="auto"/>
            <w:right w:val="none" w:sz="0" w:space="0" w:color="auto"/>
          </w:divBdr>
        </w:div>
        <w:div w:id="1055544589">
          <w:marLeft w:val="480"/>
          <w:marRight w:val="0"/>
          <w:marTop w:val="0"/>
          <w:marBottom w:val="0"/>
          <w:divBdr>
            <w:top w:val="none" w:sz="0" w:space="0" w:color="auto"/>
            <w:left w:val="none" w:sz="0" w:space="0" w:color="auto"/>
            <w:bottom w:val="none" w:sz="0" w:space="0" w:color="auto"/>
            <w:right w:val="none" w:sz="0" w:space="0" w:color="auto"/>
          </w:divBdr>
        </w:div>
        <w:div w:id="1068922600">
          <w:marLeft w:val="480"/>
          <w:marRight w:val="0"/>
          <w:marTop w:val="0"/>
          <w:marBottom w:val="0"/>
          <w:divBdr>
            <w:top w:val="none" w:sz="0" w:space="0" w:color="auto"/>
            <w:left w:val="none" w:sz="0" w:space="0" w:color="auto"/>
            <w:bottom w:val="none" w:sz="0" w:space="0" w:color="auto"/>
            <w:right w:val="none" w:sz="0" w:space="0" w:color="auto"/>
          </w:divBdr>
        </w:div>
        <w:div w:id="1105534256">
          <w:marLeft w:val="480"/>
          <w:marRight w:val="0"/>
          <w:marTop w:val="0"/>
          <w:marBottom w:val="0"/>
          <w:divBdr>
            <w:top w:val="none" w:sz="0" w:space="0" w:color="auto"/>
            <w:left w:val="none" w:sz="0" w:space="0" w:color="auto"/>
            <w:bottom w:val="none" w:sz="0" w:space="0" w:color="auto"/>
            <w:right w:val="none" w:sz="0" w:space="0" w:color="auto"/>
          </w:divBdr>
        </w:div>
        <w:div w:id="1200437466">
          <w:marLeft w:val="480"/>
          <w:marRight w:val="0"/>
          <w:marTop w:val="0"/>
          <w:marBottom w:val="0"/>
          <w:divBdr>
            <w:top w:val="none" w:sz="0" w:space="0" w:color="auto"/>
            <w:left w:val="none" w:sz="0" w:space="0" w:color="auto"/>
            <w:bottom w:val="none" w:sz="0" w:space="0" w:color="auto"/>
            <w:right w:val="none" w:sz="0" w:space="0" w:color="auto"/>
          </w:divBdr>
        </w:div>
        <w:div w:id="1203791138">
          <w:marLeft w:val="480"/>
          <w:marRight w:val="0"/>
          <w:marTop w:val="0"/>
          <w:marBottom w:val="0"/>
          <w:divBdr>
            <w:top w:val="none" w:sz="0" w:space="0" w:color="auto"/>
            <w:left w:val="none" w:sz="0" w:space="0" w:color="auto"/>
            <w:bottom w:val="none" w:sz="0" w:space="0" w:color="auto"/>
            <w:right w:val="none" w:sz="0" w:space="0" w:color="auto"/>
          </w:divBdr>
        </w:div>
        <w:div w:id="1255358972">
          <w:marLeft w:val="480"/>
          <w:marRight w:val="0"/>
          <w:marTop w:val="0"/>
          <w:marBottom w:val="0"/>
          <w:divBdr>
            <w:top w:val="none" w:sz="0" w:space="0" w:color="auto"/>
            <w:left w:val="none" w:sz="0" w:space="0" w:color="auto"/>
            <w:bottom w:val="none" w:sz="0" w:space="0" w:color="auto"/>
            <w:right w:val="none" w:sz="0" w:space="0" w:color="auto"/>
          </w:divBdr>
        </w:div>
        <w:div w:id="1310087898">
          <w:marLeft w:val="480"/>
          <w:marRight w:val="0"/>
          <w:marTop w:val="0"/>
          <w:marBottom w:val="0"/>
          <w:divBdr>
            <w:top w:val="none" w:sz="0" w:space="0" w:color="auto"/>
            <w:left w:val="none" w:sz="0" w:space="0" w:color="auto"/>
            <w:bottom w:val="none" w:sz="0" w:space="0" w:color="auto"/>
            <w:right w:val="none" w:sz="0" w:space="0" w:color="auto"/>
          </w:divBdr>
        </w:div>
        <w:div w:id="1323196549">
          <w:marLeft w:val="480"/>
          <w:marRight w:val="0"/>
          <w:marTop w:val="0"/>
          <w:marBottom w:val="0"/>
          <w:divBdr>
            <w:top w:val="none" w:sz="0" w:space="0" w:color="auto"/>
            <w:left w:val="none" w:sz="0" w:space="0" w:color="auto"/>
            <w:bottom w:val="none" w:sz="0" w:space="0" w:color="auto"/>
            <w:right w:val="none" w:sz="0" w:space="0" w:color="auto"/>
          </w:divBdr>
        </w:div>
        <w:div w:id="1380978620">
          <w:marLeft w:val="480"/>
          <w:marRight w:val="0"/>
          <w:marTop w:val="0"/>
          <w:marBottom w:val="0"/>
          <w:divBdr>
            <w:top w:val="none" w:sz="0" w:space="0" w:color="auto"/>
            <w:left w:val="none" w:sz="0" w:space="0" w:color="auto"/>
            <w:bottom w:val="none" w:sz="0" w:space="0" w:color="auto"/>
            <w:right w:val="none" w:sz="0" w:space="0" w:color="auto"/>
          </w:divBdr>
        </w:div>
        <w:div w:id="1385450008">
          <w:marLeft w:val="480"/>
          <w:marRight w:val="0"/>
          <w:marTop w:val="0"/>
          <w:marBottom w:val="0"/>
          <w:divBdr>
            <w:top w:val="none" w:sz="0" w:space="0" w:color="auto"/>
            <w:left w:val="none" w:sz="0" w:space="0" w:color="auto"/>
            <w:bottom w:val="none" w:sz="0" w:space="0" w:color="auto"/>
            <w:right w:val="none" w:sz="0" w:space="0" w:color="auto"/>
          </w:divBdr>
        </w:div>
        <w:div w:id="1401099520">
          <w:marLeft w:val="480"/>
          <w:marRight w:val="0"/>
          <w:marTop w:val="0"/>
          <w:marBottom w:val="0"/>
          <w:divBdr>
            <w:top w:val="none" w:sz="0" w:space="0" w:color="auto"/>
            <w:left w:val="none" w:sz="0" w:space="0" w:color="auto"/>
            <w:bottom w:val="none" w:sz="0" w:space="0" w:color="auto"/>
            <w:right w:val="none" w:sz="0" w:space="0" w:color="auto"/>
          </w:divBdr>
        </w:div>
        <w:div w:id="1419013861">
          <w:marLeft w:val="480"/>
          <w:marRight w:val="0"/>
          <w:marTop w:val="0"/>
          <w:marBottom w:val="0"/>
          <w:divBdr>
            <w:top w:val="none" w:sz="0" w:space="0" w:color="auto"/>
            <w:left w:val="none" w:sz="0" w:space="0" w:color="auto"/>
            <w:bottom w:val="none" w:sz="0" w:space="0" w:color="auto"/>
            <w:right w:val="none" w:sz="0" w:space="0" w:color="auto"/>
          </w:divBdr>
        </w:div>
        <w:div w:id="1485732781">
          <w:marLeft w:val="480"/>
          <w:marRight w:val="0"/>
          <w:marTop w:val="0"/>
          <w:marBottom w:val="0"/>
          <w:divBdr>
            <w:top w:val="none" w:sz="0" w:space="0" w:color="auto"/>
            <w:left w:val="none" w:sz="0" w:space="0" w:color="auto"/>
            <w:bottom w:val="none" w:sz="0" w:space="0" w:color="auto"/>
            <w:right w:val="none" w:sz="0" w:space="0" w:color="auto"/>
          </w:divBdr>
        </w:div>
        <w:div w:id="1488470510">
          <w:marLeft w:val="480"/>
          <w:marRight w:val="0"/>
          <w:marTop w:val="0"/>
          <w:marBottom w:val="0"/>
          <w:divBdr>
            <w:top w:val="none" w:sz="0" w:space="0" w:color="auto"/>
            <w:left w:val="none" w:sz="0" w:space="0" w:color="auto"/>
            <w:bottom w:val="none" w:sz="0" w:space="0" w:color="auto"/>
            <w:right w:val="none" w:sz="0" w:space="0" w:color="auto"/>
          </w:divBdr>
        </w:div>
        <w:div w:id="1494223565">
          <w:marLeft w:val="480"/>
          <w:marRight w:val="0"/>
          <w:marTop w:val="0"/>
          <w:marBottom w:val="0"/>
          <w:divBdr>
            <w:top w:val="none" w:sz="0" w:space="0" w:color="auto"/>
            <w:left w:val="none" w:sz="0" w:space="0" w:color="auto"/>
            <w:bottom w:val="none" w:sz="0" w:space="0" w:color="auto"/>
            <w:right w:val="none" w:sz="0" w:space="0" w:color="auto"/>
          </w:divBdr>
        </w:div>
        <w:div w:id="1596865932">
          <w:marLeft w:val="480"/>
          <w:marRight w:val="0"/>
          <w:marTop w:val="0"/>
          <w:marBottom w:val="0"/>
          <w:divBdr>
            <w:top w:val="none" w:sz="0" w:space="0" w:color="auto"/>
            <w:left w:val="none" w:sz="0" w:space="0" w:color="auto"/>
            <w:bottom w:val="none" w:sz="0" w:space="0" w:color="auto"/>
            <w:right w:val="none" w:sz="0" w:space="0" w:color="auto"/>
          </w:divBdr>
        </w:div>
        <w:div w:id="1602714204">
          <w:marLeft w:val="480"/>
          <w:marRight w:val="0"/>
          <w:marTop w:val="0"/>
          <w:marBottom w:val="0"/>
          <w:divBdr>
            <w:top w:val="none" w:sz="0" w:space="0" w:color="auto"/>
            <w:left w:val="none" w:sz="0" w:space="0" w:color="auto"/>
            <w:bottom w:val="none" w:sz="0" w:space="0" w:color="auto"/>
            <w:right w:val="none" w:sz="0" w:space="0" w:color="auto"/>
          </w:divBdr>
        </w:div>
        <w:div w:id="1630627661">
          <w:marLeft w:val="480"/>
          <w:marRight w:val="0"/>
          <w:marTop w:val="0"/>
          <w:marBottom w:val="0"/>
          <w:divBdr>
            <w:top w:val="none" w:sz="0" w:space="0" w:color="auto"/>
            <w:left w:val="none" w:sz="0" w:space="0" w:color="auto"/>
            <w:bottom w:val="none" w:sz="0" w:space="0" w:color="auto"/>
            <w:right w:val="none" w:sz="0" w:space="0" w:color="auto"/>
          </w:divBdr>
        </w:div>
        <w:div w:id="1657103509">
          <w:marLeft w:val="480"/>
          <w:marRight w:val="0"/>
          <w:marTop w:val="0"/>
          <w:marBottom w:val="0"/>
          <w:divBdr>
            <w:top w:val="none" w:sz="0" w:space="0" w:color="auto"/>
            <w:left w:val="none" w:sz="0" w:space="0" w:color="auto"/>
            <w:bottom w:val="none" w:sz="0" w:space="0" w:color="auto"/>
            <w:right w:val="none" w:sz="0" w:space="0" w:color="auto"/>
          </w:divBdr>
        </w:div>
        <w:div w:id="1658073042">
          <w:marLeft w:val="480"/>
          <w:marRight w:val="0"/>
          <w:marTop w:val="0"/>
          <w:marBottom w:val="0"/>
          <w:divBdr>
            <w:top w:val="none" w:sz="0" w:space="0" w:color="auto"/>
            <w:left w:val="none" w:sz="0" w:space="0" w:color="auto"/>
            <w:bottom w:val="none" w:sz="0" w:space="0" w:color="auto"/>
            <w:right w:val="none" w:sz="0" w:space="0" w:color="auto"/>
          </w:divBdr>
        </w:div>
        <w:div w:id="1768573328">
          <w:marLeft w:val="480"/>
          <w:marRight w:val="0"/>
          <w:marTop w:val="0"/>
          <w:marBottom w:val="0"/>
          <w:divBdr>
            <w:top w:val="none" w:sz="0" w:space="0" w:color="auto"/>
            <w:left w:val="none" w:sz="0" w:space="0" w:color="auto"/>
            <w:bottom w:val="none" w:sz="0" w:space="0" w:color="auto"/>
            <w:right w:val="none" w:sz="0" w:space="0" w:color="auto"/>
          </w:divBdr>
        </w:div>
        <w:div w:id="1780758084">
          <w:marLeft w:val="480"/>
          <w:marRight w:val="0"/>
          <w:marTop w:val="0"/>
          <w:marBottom w:val="0"/>
          <w:divBdr>
            <w:top w:val="none" w:sz="0" w:space="0" w:color="auto"/>
            <w:left w:val="none" w:sz="0" w:space="0" w:color="auto"/>
            <w:bottom w:val="none" w:sz="0" w:space="0" w:color="auto"/>
            <w:right w:val="none" w:sz="0" w:space="0" w:color="auto"/>
          </w:divBdr>
        </w:div>
        <w:div w:id="1791779293">
          <w:marLeft w:val="480"/>
          <w:marRight w:val="0"/>
          <w:marTop w:val="0"/>
          <w:marBottom w:val="0"/>
          <w:divBdr>
            <w:top w:val="none" w:sz="0" w:space="0" w:color="auto"/>
            <w:left w:val="none" w:sz="0" w:space="0" w:color="auto"/>
            <w:bottom w:val="none" w:sz="0" w:space="0" w:color="auto"/>
            <w:right w:val="none" w:sz="0" w:space="0" w:color="auto"/>
          </w:divBdr>
        </w:div>
        <w:div w:id="1833715948">
          <w:marLeft w:val="480"/>
          <w:marRight w:val="0"/>
          <w:marTop w:val="0"/>
          <w:marBottom w:val="0"/>
          <w:divBdr>
            <w:top w:val="none" w:sz="0" w:space="0" w:color="auto"/>
            <w:left w:val="none" w:sz="0" w:space="0" w:color="auto"/>
            <w:bottom w:val="none" w:sz="0" w:space="0" w:color="auto"/>
            <w:right w:val="none" w:sz="0" w:space="0" w:color="auto"/>
          </w:divBdr>
        </w:div>
        <w:div w:id="1833911238">
          <w:marLeft w:val="480"/>
          <w:marRight w:val="0"/>
          <w:marTop w:val="0"/>
          <w:marBottom w:val="0"/>
          <w:divBdr>
            <w:top w:val="none" w:sz="0" w:space="0" w:color="auto"/>
            <w:left w:val="none" w:sz="0" w:space="0" w:color="auto"/>
            <w:bottom w:val="none" w:sz="0" w:space="0" w:color="auto"/>
            <w:right w:val="none" w:sz="0" w:space="0" w:color="auto"/>
          </w:divBdr>
        </w:div>
        <w:div w:id="1835950933">
          <w:marLeft w:val="480"/>
          <w:marRight w:val="0"/>
          <w:marTop w:val="0"/>
          <w:marBottom w:val="0"/>
          <w:divBdr>
            <w:top w:val="none" w:sz="0" w:space="0" w:color="auto"/>
            <w:left w:val="none" w:sz="0" w:space="0" w:color="auto"/>
            <w:bottom w:val="none" w:sz="0" w:space="0" w:color="auto"/>
            <w:right w:val="none" w:sz="0" w:space="0" w:color="auto"/>
          </w:divBdr>
        </w:div>
        <w:div w:id="1906988419">
          <w:marLeft w:val="480"/>
          <w:marRight w:val="0"/>
          <w:marTop w:val="0"/>
          <w:marBottom w:val="0"/>
          <w:divBdr>
            <w:top w:val="none" w:sz="0" w:space="0" w:color="auto"/>
            <w:left w:val="none" w:sz="0" w:space="0" w:color="auto"/>
            <w:bottom w:val="none" w:sz="0" w:space="0" w:color="auto"/>
            <w:right w:val="none" w:sz="0" w:space="0" w:color="auto"/>
          </w:divBdr>
        </w:div>
        <w:div w:id="1945457159">
          <w:marLeft w:val="480"/>
          <w:marRight w:val="0"/>
          <w:marTop w:val="0"/>
          <w:marBottom w:val="0"/>
          <w:divBdr>
            <w:top w:val="none" w:sz="0" w:space="0" w:color="auto"/>
            <w:left w:val="none" w:sz="0" w:space="0" w:color="auto"/>
            <w:bottom w:val="none" w:sz="0" w:space="0" w:color="auto"/>
            <w:right w:val="none" w:sz="0" w:space="0" w:color="auto"/>
          </w:divBdr>
        </w:div>
        <w:div w:id="1962414463">
          <w:marLeft w:val="480"/>
          <w:marRight w:val="0"/>
          <w:marTop w:val="0"/>
          <w:marBottom w:val="0"/>
          <w:divBdr>
            <w:top w:val="none" w:sz="0" w:space="0" w:color="auto"/>
            <w:left w:val="none" w:sz="0" w:space="0" w:color="auto"/>
            <w:bottom w:val="none" w:sz="0" w:space="0" w:color="auto"/>
            <w:right w:val="none" w:sz="0" w:space="0" w:color="auto"/>
          </w:divBdr>
        </w:div>
        <w:div w:id="1978105770">
          <w:marLeft w:val="480"/>
          <w:marRight w:val="0"/>
          <w:marTop w:val="0"/>
          <w:marBottom w:val="0"/>
          <w:divBdr>
            <w:top w:val="none" w:sz="0" w:space="0" w:color="auto"/>
            <w:left w:val="none" w:sz="0" w:space="0" w:color="auto"/>
            <w:bottom w:val="none" w:sz="0" w:space="0" w:color="auto"/>
            <w:right w:val="none" w:sz="0" w:space="0" w:color="auto"/>
          </w:divBdr>
        </w:div>
        <w:div w:id="2002460760">
          <w:marLeft w:val="480"/>
          <w:marRight w:val="0"/>
          <w:marTop w:val="0"/>
          <w:marBottom w:val="0"/>
          <w:divBdr>
            <w:top w:val="none" w:sz="0" w:space="0" w:color="auto"/>
            <w:left w:val="none" w:sz="0" w:space="0" w:color="auto"/>
            <w:bottom w:val="none" w:sz="0" w:space="0" w:color="auto"/>
            <w:right w:val="none" w:sz="0" w:space="0" w:color="auto"/>
          </w:divBdr>
        </w:div>
        <w:div w:id="2022732670">
          <w:marLeft w:val="480"/>
          <w:marRight w:val="0"/>
          <w:marTop w:val="0"/>
          <w:marBottom w:val="0"/>
          <w:divBdr>
            <w:top w:val="none" w:sz="0" w:space="0" w:color="auto"/>
            <w:left w:val="none" w:sz="0" w:space="0" w:color="auto"/>
            <w:bottom w:val="none" w:sz="0" w:space="0" w:color="auto"/>
            <w:right w:val="none" w:sz="0" w:space="0" w:color="auto"/>
          </w:divBdr>
        </w:div>
        <w:div w:id="2050063205">
          <w:marLeft w:val="480"/>
          <w:marRight w:val="0"/>
          <w:marTop w:val="0"/>
          <w:marBottom w:val="0"/>
          <w:divBdr>
            <w:top w:val="none" w:sz="0" w:space="0" w:color="auto"/>
            <w:left w:val="none" w:sz="0" w:space="0" w:color="auto"/>
            <w:bottom w:val="none" w:sz="0" w:space="0" w:color="auto"/>
            <w:right w:val="none" w:sz="0" w:space="0" w:color="auto"/>
          </w:divBdr>
        </w:div>
        <w:div w:id="2058696419">
          <w:marLeft w:val="480"/>
          <w:marRight w:val="0"/>
          <w:marTop w:val="0"/>
          <w:marBottom w:val="0"/>
          <w:divBdr>
            <w:top w:val="none" w:sz="0" w:space="0" w:color="auto"/>
            <w:left w:val="none" w:sz="0" w:space="0" w:color="auto"/>
            <w:bottom w:val="none" w:sz="0" w:space="0" w:color="auto"/>
            <w:right w:val="none" w:sz="0" w:space="0" w:color="auto"/>
          </w:divBdr>
        </w:div>
        <w:div w:id="2063288846">
          <w:marLeft w:val="480"/>
          <w:marRight w:val="0"/>
          <w:marTop w:val="0"/>
          <w:marBottom w:val="0"/>
          <w:divBdr>
            <w:top w:val="none" w:sz="0" w:space="0" w:color="auto"/>
            <w:left w:val="none" w:sz="0" w:space="0" w:color="auto"/>
            <w:bottom w:val="none" w:sz="0" w:space="0" w:color="auto"/>
            <w:right w:val="none" w:sz="0" w:space="0" w:color="auto"/>
          </w:divBdr>
        </w:div>
        <w:div w:id="2118328050">
          <w:marLeft w:val="480"/>
          <w:marRight w:val="0"/>
          <w:marTop w:val="0"/>
          <w:marBottom w:val="0"/>
          <w:divBdr>
            <w:top w:val="none" w:sz="0" w:space="0" w:color="auto"/>
            <w:left w:val="none" w:sz="0" w:space="0" w:color="auto"/>
            <w:bottom w:val="none" w:sz="0" w:space="0" w:color="auto"/>
            <w:right w:val="none" w:sz="0" w:space="0" w:color="auto"/>
          </w:divBdr>
        </w:div>
      </w:divsChild>
    </w:div>
    <w:div w:id="2080974845">
      <w:bodyDiv w:val="1"/>
      <w:marLeft w:val="0"/>
      <w:marRight w:val="0"/>
      <w:marTop w:val="0"/>
      <w:marBottom w:val="0"/>
      <w:divBdr>
        <w:top w:val="none" w:sz="0" w:space="0" w:color="auto"/>
        <w:left w:val="none" w:sz="0" w:space="0" w:color="auto"/>
        <w:bottom w:val="none" w:sz="0" w:space="0" w:color="auto"/>
        <w:right w:val="none" w:sz="0" w:space="0" w:color="auto"/>
      </w:divBdr>
    </w:div>
    <w:div w:id="2082018071">
      <w:bodyDiv w:val="1"/>
      <w:marLeft w:val="0"/>
      <w:marRight w:val="0"/>
      <w:marTop w:val="0"/>
      <w:marBottom w:val="0"/>
      <w:divBdr>
        <w:top w:val="none" w:sz="0" w:space="0" w:color="auto"/>
        <w:left w:val="none" w:sz="0" w:space="0" w:color="auto"/>
        <w:bottom w:val="none" w:sz="0" w:space="0" w:color="auto"/>
        <w:right w:val="none" w:sz="0" w:space="0" w:color="auto"/>
      </w:divBdr>
      <w:divsChild>
        <w:div w:id="547477">
          <w:marLeft w:val="480"/>
          <w:marRight w:val="0"/>
          <w:marTop w:val="0"/>
          <w:marBottom w:val="0"/>
          <w:divBdr>
            <w:top w:val="none" w:sz="0" w:space="0" w:color="auto"/>
            <w:left w:val="none" w:sz="0" w:space="0" w:color="auto"/>
            <w:bottom w:val="none" w:sz="0" w:space="0" w:color="auto"/>
            <w:right w:val="none" w:sz="0" w:space="0" w:color="auto"/>
          </w:divBdr>
        </w:div>
        <w:div w:id="34044668">
          <w:marLeft w:val="480"/>
          <w:marRight w:val="0"/>
          <w:marTop w:val="0"/>
          <w:marBottom w:val="0"/>
          <w:divBdr>
            <w:top w:val="none" w:sz="0" w:space="0" w:color="auto"/>
            <w:left w:val="none" w:sz="0" w:space="0" w:color="auto"/>
            <w:bottom w:val="none" w:sz="0" w:space="0" w:color="auto"/>
            <w:right w:val="none" w:sz="0" w:space="0" w:color="auto"/>
          </w:divBdr>
        </w:div>
        <w:div w:id="184487255">
          <w:marLeft w:val="480"/>
          <w:marRight w:val="0"/>
          <w:marTop w:val="0"/>
          <w:marBottom w:val="0"/>
          <w:divBdr>
            <w:top w:val="none" w:sz="0" w:space="0" w:color="auto"/>
            <w:left w:val="none" w:sz="0" w:space="0" w:color="auto"/>
            <w:bottom w:val="none" w:sz="0" w:space="0" w:color="auto"/>
            <w:right w:val="none" w:sz="0" w:space="0" w:color="auto"/>
          </w:divBdr>
        </w:div>
        <w:div w:id="241793119">
          <w:marLeft w:val="480"/>
          <w:marRight w:val="0"/>
          <w:marTop w:val="0"/>
          <w:marBottom w:val="0"/>
          <w:divBdr>
            <w:top w:val="none" w:sz="0" w:space="0" w:color="auto"/>
            <w:left w:val="none" w:sz="0" w:space="0" w:color="auto"/>
            <w:bottom w:val="none" w:sz="0" w:space="0" w:color="auto"/>
            <w:right w:val="none" w:sz="0" w:space="0" w:color="auto"/>
          </w:divBdr>
        </w:div>
        <w:div w:id="283194743">
          <w:marLeft w:val="480"/>
          <w:marRight w:val="0"/>
          <w:marTop w:val="0"/>
          <w:marBottom w:val="0"/>
          <w:divBdr>
            <w:top w:val="none" w:sz="0" w:space="0" w:color="auto"/>
            <w:left w:val="none" w:sz="0" w:space="0" w:color="auto"/>
            <w:bottom w:val="none" w:sz="0" w:space="0" w:color="auto"/>
            <w:right w:val="none" w:sz="0" w:space="0" w:color="auto"/>
          </w:divBdr>
        </w:div>
        <w:div w:id="311100446">
          <w:marLeft w:val="480"/>
          <w:marRight w:val="0"/>
          <w:marTop w:val="0"/>
          <w:marBottom w:val="0"/>
          <w:divBdr>
            <w:top w:val="none" w:sz="0" w:space="0" w:color="auto"/>
            <w:left w:val="none" w:sz="0" w:space="0" w:color="auto"/>
            <w:bottom w:val="none" w:sz="0" w:space="0" w:color="auto"/>
            <w:right w:val="none" w:sz="0" w:space="0" w:color="auto"/>
          </w:divBdr>
        </w:div>
        <w:div w:id="338894627">
          <w:marLeft w:val="480"/>
          <w:marRight w:val="0"/>
          <w:marTop w:val="0"/>
          <w:marBottom w:val="0"/>
          <w:divBdr>
            <w:top w:val="none" w:sz="0" w:space="0" w:color="auto"/>
            <w:left w:val="none" w:sz="0" w:space="0" w:color="auto"/>
            <w:bottom w:val="none" w:sz="0" w:space="0" w:color="auto"/>
            <w:right w:val="none" w:sz="0" w:space="0" w:color="auto"/>
          </w:divBdr>
        </w:div>
        <w:div w:id="344213490">
          <w:marLeft w:val="480"/>
          <w:marRight w:val="0"/>
          <w:marTop w:val="0"/>
          <w:marBottom w:val="0"/>
          <w:divBdr>
            <w:top w:val="none" w:sz="0" w:space="0" w:color="auto"/>
            <w:left w:val="none" w:sz="0" w:space="0" w:color="auto"/>
            <w:bottom w:val="none" w:sz="0" w:space="0" w:color="auto"/>
            <w:right w:val="none" w:sz="0" w:space="0" w:color="auto"/>
          </w:divBdr>
        </w:div>
        <w:div w:id="396441371">
          <w:marLeft w:val="480"/>
          <w:marRight w:val="0"/>
          <w:marTop w:val="0"/>
          <w:marBottom w:val="0"/>
          <w:divBdr>
            <w:top w:val="none" w:sz="0" w:space="0" w:color="auto"/>
            <w:left w:val="none" w:sz="0" w:space="0" w:color="auto"/>
            <w:bottom w:val="none" w:sz="0" w:space="0" w:color="auto"/>
            <w:right w:val="none" w:sz="0" w:space="0" w:color="auto"/>
          </w:divBdr>
        </w:div>
        <w:div w:id="409667737">
          <w:marLeft w:val="480"/>
          <w:marRight w:val="0"/>
          <w:marTop w:val="0"/>
          <w:marBottom w:val="0"/>
          <w:divBdr>
            <w:top w:val="none" w:sz="0" w:space="0" w:color="auto"/>
            <w:left w:val="none" w:sz="0" w:space="0" w:color="auto"/>
            <w:bottom w:val="none" w:sz="0" w:space="0" w:color="auto"/>
            <w:right w:val="none" w:sz="0" w:space="0" w:color="auto"/>
          </w:divBdr>
        </w:div>
        <w:div w:id="426001732">
          <w:marLeft w:val="480"/>
          <w:marRight w:val="0"/>
          <w:marTop w:val="0"/>
          <w:marBottom w:val="0"/>
          <w:divBdr>
            <w:top w:val="none" w:sz="0" w:space="0" w:color="auto"/>
            <w:left w:val="none" w:sz="0" w:space="0" w:color="auto"/>
            <w:bottom w:val="none" w:sz="0" w:space="0" w:color="auto"/>
            <w:right w:val="none" w:sz="0" w:space="0" w:color="auto"/>
          </w:divBdr>
        </w:div>
        <w:div w:id="490023354">
          <w:marLeft w:val="480"/>
          <w:marRight w:val="0"/>
          <w:marTop w:val="0"/>
          <w:marBottom w:val="0"/>
          <w:divBdr>
            <w:top w:val="none" w:sz="0" w:space="0" w:color="auto"/>
            <w:left w:val="none" w:sz="0" w:space="0" w:color="auto"/>
            <w:bottom w:val="none" w:sz="0" w:space="0" w:color="auto"/>
            <w:right w:val="none" w:sz="0" w:space="0" w:color="auto"/>
          </w:divBdr>
        </w:div>
        <w:div w:id="493691112">
          <w:marLeft w:val="480"/>
          <w:marRight w:val="0"/>
          <w:marTop w:val="0"/>
          <w:marBottom w:val="0"/>
          <w:divBdr>
            <w:top w:val="none" w:sz="0" w:space="0" w:color="auto"/>
            <w:left w:val="none" w:sz="0" w:space="0" w:color="auto"/>
            <w:bottom w:val="none" w:sz="0" w:space="0" w:color="auto"/>
            <w:right w:val="none" w:sz="0" w:space="0" w:color="auto"/>
          </w:divBdr>
        </w:div>
        <w:div w:id="535233970">
          <w:marLeft w:val="480"/>
          <w:marRight w:val="0"/>
          <w:marTop w:val="0"/>
          <w:marBottom w:val="0"/>
          <w:divBdr>
            <w:top w:val="none" w:sz="0" w:space="0" w:color="auto"/>
            <w:left w:val="none" w:sz="0" w:space="0" w:color="auto"/>
            <w:bottom w:val="none" w:sz="0" w:space="0" w:color="auto"/>
            <w:right w:val="none" w:sz="0" w:space="0" w:color="auto"/>
          </w:divBdr>
        </w:div>
        <w:div w:id="587807932">
          <w:marLeft w:val="480"/>
          <w:marRight w:val="0"/>
          <w:marTop w:val="0"/>
          <w:marBottom w:val="0"/>
          <w:divBdr>
            <w:top w:val="none" w:sz="0" w:space="0" w:color="auto"/>
            <w:left w:val="none" w:sz="0" w:space="0" w:color="auto"/>
            <w:bottom w:val="none" w:sz="0" w:space="0" w:color="auto"/>
            <w:right w:val="none" w:sz="0" w:space="0" w:color="auto"/>
          </w:divBdr>
        </w:div>
        <w:div w:id="610356072">
          <w:marLeft w:val="480"/>
          <w:marRight w:val="0"/>
          <w:marTop w:val="0"/>
          <w:marBottom w:val="0"/>
          <w:divBdr>
            <w:top w:val="none" w:sz="0" w:space="0" w:color="auto"/>
            <w:left w:val="none" w:sz="0" w:space="0" w:color="auto"/>
            <w:bottom w:val="none" w:sz="0" w:space="0" w:color="auto"/>
            <w:right w:val="none" w:sz="0" w:space="0" w:color="auto"/>
          </w:divBdr>
        </w:div>
        <w:div w:id="612441314">
          <w:marLeft w:val="480"/>
          <w:marRight w:val="0"/>
          <w:marTop w:val="0"/>
          <w:marBottom w:val="0"/>
          <w:divBdr>
            <w:top w:val="none" w:sz="0" w:space="0" w:color="auto"/>
            <w:left w:val="none" w:sz="0" w:space="0" w:color="auto"/>
            <w:bottom w:val="none" w:sz="0" w:space="0" w:color="auto"/>
            <w:right w:val="none" w:sz="0" w:space="0" w:color="auto"/>
          </w:divBdr>
        </w:div>
        <w:div w:id="651980250">
          <w:marLeft w:val="480"/>
          <w:marRight w:val="0"/>
          <w:marTop w:val="0"/>
          <w:marBottom w:val="0"/>
          <w:divBdr>
            <w:top w:val="none" w:sz="0" w:space="0" w:color="auto"/>
            <w:left w:val="none" w:sz="0" w:space="0" w:color="auto"/>
            <w:bottom w:val="none" w:sz="0" w:space="0" w:color="auto"/>
            <w:right w:val="none" w:sz="0" w:space="0" w:color="auto"/>
          </w:divBdr>
        </w:div>
        <w:div w:id="701321834">
          <w:marLeft w:val="480"/>
          <w:marRight w:val="0"/>
          <w:marTop w:val="0"/>
          <w:marBottom w:val="0"/>
          <w:divBdr>
            <w:top w:val="none" w:sz="0" w:space="0" w:color="auto"/>
            <w:left w:val="none" w:sz="0" w:space="0" w:color="auto"/>
            <w:bottom w:val="none" w:sz="0" w:space="0" w:color="auto"/>
            <w:right w:val="none" w:sz="0" w:space="0" w:color="auto"/>
          </w:divBdr>
        </w:div>
        <w:div w:id="729884792">
          <w:marLeft w:val="480"/>
          <w:marRight w:val="0"/>
          <w:marTop w:val="0"/>
          <w:marBottom w:val="0"/>
          <w:divBdr>
            <w:top w:val="none" w:sz="0" w:space="0" w:color="auto"/>
            <w:left w:val="none" w:sz="0" w:space="0" w:color="auto"/>
            <w:bottom w:val="none" w:sz="0" w:space="0" w:color="auto"/>
            <w:right w:val="none" w:sz="0" w:space="0" w:color="auto"/>
          </w:divBdr>
        </w:div>
        <w:div w:id="790124440">
          <w:marLeft w:val="480"/>
          <w:marRight w:val="0"/>
          <w:marTop w:val="0"/>
          <w:marBottom w:val="0"/>
          <w:divBdr>
            <w:top w:val="none" w:sz="0" w:space="0" w:color="auto"/>
            <w:left w:val="none" w:sz="0" w:space="0" w:color="auto"/>
            <w:bottom w:val="none" w:sz="0" w:space="0" w:color="auto"/>
            <w:right w:val="none" w:sz="0" w:space="0" w:color="auto"/>
          </w:divBdr>
        </w:div>
        <w:div w:id="832456743">
          <w:marLeft w:val="480"/>
          <w:marRight w:val="0"/>
          <w:marTop w:val="0"/>
          <w:marBottom w:val="0"/>
          <w:divBdr>
            <w:top w:val="none" w:sz="0" w:space="0" w:color="auto"/>
            <w:left w:val="none" w:sz="0" w:space="0" w:color="auto"/>
            <w:bottom w:val="none" w:sz="0" w:space="0" w:color="auto"/>
            <w:right w:val="none" w:sz="0" w:space="0" w:color="auto"/>
          </w:divBdr>
        </w:div>
        <w:div w:id="833759735">
          <w:marLeft w:val="480"/>
          <w:marRight w:val="0"/>
          <w:marTop w:val="0"/>
          <w:marBottom w:val="0"/>
          <w:divBdr>
            <w:top w:val="none" w:sz="0" w:space="0" w:color="auto"/>
            <w:left w:val="none" w:sz="0" w:space="0" w:color="auto"/>
            <w:bottom w:val="none" w:sz="0" w:space="0" w:color="auto"/>
            <w:right w:val="none" w:sz="0" w:space="0" w:color="auto"/>
          </w:divBdr>
        </w:div>
        <w:div w:id="856044323">
          <w:marLeft w:val="480"/>
          <w:marRight w:val="0"/>
          <w:marTop w:val="0"/>
          <w:marBottom w:val="0"/>
          <w:divBdr>
            <w:top w:val="none" w:sz="0" w:space="0" w:color="auto"/>
            <w:left w:val="none" w:sz="0" w:space="0" w:color="auto"/>
            <w:bottom w:val="none" w:sz="0" w:space="0" w:color="auto"/>
            <w:right w:val="none" w:sz="0" w:space="0" w:color="auto"/>
          </w:divBdr>
        </w:div>
        <w:div w:id="892039225">
          <w:marLeft w:val="480"/>
          <w:marRight w:val="0"/>
          <w:marTop w:val="0"/>
          <w:marBottom w:val="0"/>
          <w:divBdr>
            <w:top w:val="none" w:sz="0" w:space="0" w:color="auto"/>
            <w:left w:val="none" w:sz="0" w:space="0" w:color="auto"/>
            <w:bottom w:val="none" w:sz="0" w:space="0" w:color="auto"/>
            <w:right w:val="none" w:sz="0" w:space="0" w:color="auto"/>
          </w:divBdr>
        </w:div>
        <w:div w:id="905064696">
          <w:marLeft w:val="480"/>
          <w:marRight w:val="0"/>
          <w:marTop w:val="0"/>
          <w:marBottom w:val="0"/>
          <w:divBdr>
            <w:top w:val="none" w:sz="0" w:space="0" w:color="auto"/>
            <w:left w:val="none" w:sz="0" w:space="0" w:color="auto"/>
            <w:bottom w:val="none" w:sz="0" w:space="0" w:color="auto"/>
            <w:right w:val="none" w:sz="0" w:space="0" w:color="auto"/>
          </w:divBdr>
        </w:div>
        <w:div w:id="984317376">
          <w:marLeft w:val="480"/>
          <w:marRight w:val="0"/>
          <w:marTop w:val="0"/>
          <w:marBottom w:val="0"/>
          <w:divBdr>
            <w:top w:val="none" w:sz="0" w:space="0" w:color="auto"/>
            <w:left w:val="none" w:sz="0" w:space="0" w:color="auto"/>
            <w:bottom w:val="none" w:sz="0" w:space="0" w:color="auto"/>
            <w:right w:val="none" w:sz="0" w:space="0" w:color="auto"/>
          </w:divBdr>
        </w:div>
        <w:div w:id="1005595008">
          <w:marLeft w:val="480"/>
          <w:marRight w:val="0"/>
          <w:marTop w:val="0"/>
          <w:marBottom w:val="0"/>
          <w:divBdr>
            <w:top w:val="none" w:sz="0" w:space="0" w:color="auto"/>
            <w:left w:val="none" w:sz="0" w:space="0" w:color="auto"/>
            <w:bottom w:val="none" w:sz="0" w:space="0" w:color="auto"/>
            <w:right w:val="none" w:sz="0" w:space="0" w:color="auto"/>
          </w:divBdr>
        </w:div>
        <w:div w:id="1077630092">
          <w:marLeft w:val="480"/>
          <w:marRight w:val="0"/>
          <w:marTop w:val="0"/>
          <w:marBottom w:val="0"/>
          <w:divBdr>
            <w:top w:val="none" w:sz="0" w:space="0" w:color="auto"/>
            <w:left w:val="none" w:sz="0" w:space="0" w:color="auto"/>
            <w:bottom w:val="none" w:sz="0" w:space="0" w:color="auto"/>
            <w:right w:val="none" w:sz="0" w:space="0" w:color="auto"/>
          </w:divBdr>
        </w:div>
        <w:div w:id="1110198514">
          <w:marLeft w:val="480"/>
          <w:marRight w:val="0"/>
          <w:marTop w:val="0"/>
          <w:marBottom w:val="0"/>
          <w:divBdr>
            <w:top w:val="none" w:sz="0" w:space="0" w:color="auto"/>
            <w:left w:val="none" w:sz="0" w:space="0" w:color="auto"/>
            <w:bottom w:val="none" w:sz="0" w:space="0" w:color="auto"/>
            <w:right w:val="none" w:sz="0" w:space="0" w:color="auto"/>
          </w:divBdr>
        </w:div>
        <w:div w:id="1118723257">
          <w:marLeft w:val="480"/>
          <w:marRight w:val="0"/>
          <w:marTop w:val="0"/>
          <w:marBottom w:val="0"/>
          <w:divBdr>
            <w:top w:val="none" w:sz="0" w:space="0" w:color="auto"/>
            <w:left w:val="none" w:sz="0" w:space="0" w:color="auto"/>
            <w:bottom w:val="none" w:sz="0" w:space="0" w:color="auto"/>
            <w:right w:val="none" w:sz="0" w:space="0" w:color="auto"/>
          </w:divBdr>
        </w:div>
        <w:div w:id="1176964927">
          <w:marLeft w:val="480"/>
          <w:marRight w:val="0"/>
          <w:marTop w:val="0"/>
          <w:marBottom w:val="0"/>
          <w:divBdr>
            <w:top w:val="none" w:sz="0" w:space="0" w:color="auto"/>
            <w:left w:val="none" w:sz="0" w:space="0" w:color="auto"/>
            <w:bottom w:val="none" w:sz="0" w:space="0" w:color="auto"/>
            <w:right w:val="none" w:sz="0" w:space="0" w:color="auto"/>
          </w:divBdr>
        </w:div>
        <w:div w:id="1220550494">
          <w:marLeft w:val="480"/>
          <w:marRight w:val="0"/>
          <w:marTop w:val="0"/>
          <w:marBottom w:val="0"/>
          <w:divBdr>
            <w:top w:val="none" w:sz="0" w:space="0" w:color="auto"/>
            <w:left w:val="none" w:sz="0" w:space="0" w:color="auto"/>
            <w:bottom w:val="none" w:sz="0" w:space="0" w:color="auto"/>
            <w:right w:val="none" w:sz="0" w:space="0" w:color="auto"/>
          </w:divBdr>
        </w:div>
        <w:div w:id="1314413116">
          <w:marLeft w:val="480"/>
          <w:marRight w:val="0"/>
          <w:marTop w:val="0"/>
          <w:marBottom w:val="0"/>
          <w:divBdr>
            <w:top w:val="none" w:sz="0" w:space="0" w:color="auto"/>
            <w:left w:val="none" w:sz="0" w:space="0" w:color="auto"/>
            <w:bottom w:val="none" w:sz="0" w:space="0" w:color="auto"/>
            <w:right w:val="none" w:sz="0" w:space="0" w:color="auto"/>
          </w:divBdr>
        </w:div>
        <w:div w:id="1361930079">
          <w:marLeft w:val="480"/>
          <w:marRight w:val="0"/>
          <w:marTop w:val="0"/>
          <w:marBottom w:val="0"/>
          <w:divBdr>
            <w:top w:val="none" w:sz="0" w:space="0" w:color="auto"/>
            <w:left w:val="none" w:sz="0" w:space="0" w:color="auto"/>
            <w:bottom w:val="none" w:sz="0" w:space="0" w:color="auto"/>
            <w:right w:val="none" w:sz="0" w:space="0" w:color="auto"/>
          </w:divBdr>
        </w:div>
        <w:div w:id="1384864262">
          <w:marLeft w:val="480"/>
          <w:marRight w:val="0"/>
          <w:marTop w:val="0"/>
          <w:marBottom w:val="0"/>
          <w:divBdr>
            <w:top w:val="none" w:sz="0" w:space="0" w:color="auto"/>
            <w:left w:val="none" w:sz="0" w:space="0" w:color="auto"/>
            <w:bottom w:val="none" w:sz="0" w:space="0" w:color="auto"/>
            <w:right w:val="none" w:sz="0" w:space="0" w:color="auto"/>
          </w:divBdr>
        </w:div>
        <w:div w:id="1523007301">
          <w:marLeft w:val="480"/>
          <w:marRight w:val="0"/>
          <w:marTop w:val="0"/>
          <w:marBottom w:val="0"/>
          <w:divBdr>
            <w:top w:val="none" w:sz="0" w:space="0" w:color="auto"/>
            <w:left w:val="none" w:sz="0" w:space="0" w:color="auto"/>
            <w:bottom w:val="none" w:sz="0" w:space="0" w:color="auto"/>
            <w:right w:val="none" w:sz="0" w:space="0" w:color="auto"/>
          </w:divBdr>
        </w:div>
        <w:div w:id="1524977253">
          <w:marLeft w:val="480"/>
          <w:marRight w:val="0"/>
          <w:marTop w:val="0"/>
          <w:marBottom w:val="0"/>
          <w:divBdr>
            <w:top w:val="none" w:sz="0" w:space="0" w:color="auto"/>
            <w:left w:val="none" w:sz="0" w:space="0" w:color="auto"/>
            <w:bottom w:val="none" w:sz="0" w:space="0" w:color="auto"/>
            <w:right w:val="none" w:sz="0" w:space="0" w:color="auto"/>
          </w:divBdr>
        </w:div>
        <w:div w:id="1529220438">
          <w:marLeft w:val="480"/>
          <w:marRight w:val="0"/>
          <w:marTop w:val="0"/>
          <w:marBottom w:val="0"/>
          <w:divBdr>
            <w:top w:val="none" w:sz="0" w:space="0" w:color="auto"/>
            <w:left w:val="none" w:sz="0" w:space="0" w:color="auto"/>
            <w:bottom w:val="none" w:sz="0" w:space="0" w:color="auto"/>
            <w:right w:val="none" w:sz="0" w:space="0" w:color="auto"/>
          </w:divBdr>
        </w:div>
        <w:div w:id="1573545500">
          <w:marLeft w:val="480"/>
          <w:marRight w:val="0"/>
          <w:marTop w:val="0"/>
          <w:marBottom w:val="0"/>
          <w:divBdr>
            <w:top w:val="none" w:sz="0" w:space="0" w:color="auto"/>
            <w:left w:val="none" w:sz="0" w:space="0" w:color="auto"/>
            <w:bottom w:val="none" w:sz="0" w:space="0" w:color="auto"/>
            <w:right w:val="none" w:sz="0" w:space="0" w:color="auto"/>
          </w:divBdr>
        </w:div>
        <w:div w:id="1585798495">
          <w:marLeft w:val="480"/>
          <w:marRight w:val="0"/>
          <w:marTop w:val="0"/>
          <w:marBottom w:val="0"/>
          <w:divBdr>
            <w:top w:val="none" w:sz="0" w:space="0" w:color="auto"/>
            <w:left w:val="none" w:sz="0" w:space="0" w:color="auto"/>
            <w:bottom w:val="none" w:sz="0" w:space="0" w:color="auto"/>
            <w:right w:val="none" w:sz="0" w:space="0" w:color="auto"/>
          </w:divBdr>
        </w:div>
        <w:div w:id="1589460156">
          <w:marLeft w:val="480"/>
          <w:marRight w:val="0"/>
          <w:marTop w:val="0"/>
          <w:marBottom w:val="0"/>
          <w:divBdr>
            <w:top w:val="none" w:sz="0" w:space="0" w:color="auto"/>
            <w:left w:val="none" w:sz="0" w:space="0" w:color="auto"/>
            <w:bottom w:val="none" w:sz="0" w:space="0" w:color="auto"/>
            <w:right w:val="none" w:sz="0" w:space="0" w:color="auto"/>
          </w:divBdr>
        </w:div>
        <w:div w:id="1624582286">
          <w:marLeft w:val="480"/>
          <w:marRight w:val="0"/>
          <w:marTop w:val="0"/>
          <w:marBottom w:val="0"/>
          <w:divBdr>
            <w:top w:val="none" w:sz="0" w:space="0" w:color="auto"/>
            <w:left w:val="none" w:sz="0" w:space="0" w:color="auto"/>
            <w:bottom w:val="none" w:sz="0" w:space="0" w:color="auto"/>
            <w:right w:val="none" w:sz="0" w:space="0" w:color="auto"/>
          </w:divBdr>
        </w:div>
        <w:div w:id="1687711528">
          <w:marLeft w:val="480"/>
          <w:marRight w:val="0"/>
          <w:marTop w:val="0"/>
          <w:marBottom w:val="0"/>
          <w:divBdr>
            <w:top w:val="none" w:sz="0" w:space="0" w:color="auto"/>
            <w:left w:val="none" w:sz="0" w:space="0" w:color="auto"/>
            <w:bottom w:val="none" w:sz="0" w:space="0" w:color="auto"/>
            <w:right w:val="none" w:sz="0" w:space="0" w:color="auto"/>
          </w:divBdr>
        </w:div>
        <w:div w:id="1702051282">
          <w:marLeft w:val="480"/>
          <w:marRight w:val="0"/>
          <w:marTop w:val="0"/>
          <w:marBottom w:val="0"/>
          <w:divBdr>
            <w:top w:val="none" w:sz="0" w:space="0" w:color="auto"/>
            <w:left w:val="none" w:sz="0" w:space="0" w:color="auto"/>
            <w:bottom w:val="none" w:sz="0" w:space="0" w:color="auto"/>
            <w:right w:val="none" w:sz="0" w:space="0" w:color="auto"/>
          </w:divBdr>
        </w:div>
        <w:div w:id="1712875089">
          <w:marLeft w:val="480"/>
          <w:marRight w:val="0"/>
          <w:marTop w:val="0"/>
          <w:marBottom w:val="0"/>
          <w:divBdr>
            <w:top w:val="none" w:sz="0" w:space="0" w:color="auto"/>
            <w:left w:val="none" w:sz="0" w:space="0" w:color="auto"/>
            <w:bottom w:val="none" w:sz="0" w:space="0" w:color="auto"/>
            <w:right w:val="none" w:sz="0" w:space="0" w:color="auto"/>
          </w:divBdr>
        </w:div>
        <w:div w:id="1727489619">
          <w:marLeft w:val="480"/>
          <w:marRight w:val="0"/>
          <w:marTop w:val="0"/>
          <w:marBottom w:val="0"/>
          <w:divBdr>
            <w:top w:val="none" w:sz="0" w:space="0" w:color="auto"/>
            <w:left w:val="none" w:sz="0" w:space="0" w:color="auto"/>
            <w:bottom w:val="none" w:sz="0" w:space="0" w:color="auto"/>
            <w:right w:val="none" w:sz="0" w:space="0" w:color="auto"/>
          </w:divBdr>
        </w:div>
        <w:div w:id="1737359751">
          <w:marLeft w:val="480"/>
          <w:marRight w:val="0"/>
          <w:marTop w:val="0"/>
          <w:marBottom w:val="0"/>
          <w:divBdr>
            <w:top w:val="none" w:sz="0" w:space="0" w:color="auto"/>
            <w:left w:val="none" w:sz="0" w:space="0" w:color="auto"/>
            <w:bottom w:val="none" w:sz="0" w:space="0" w:color="auto"/>
            <w:right w:val="none" w:sz="0" w:space="0" w:color="auto"/>
          </w:divBdr>
        </w:div>
        <w:div w:id="1738671718">
          <w:marLeft w:val="480"/>
          <w:marRight w:val="0"/>
          <w:marTop w:val="0"/>
          <w:marBottom w:val="0"/>
          <w:divBdr>
            <w:top w:val="none" w:sz="0" w:space="0" w:color="auto"/>
            <w:left w:val="none" w:sz="0" w:space="0" w:color="auto"/>
            <w:bottom w:val="none" w:sz="0" w:space="0" w:color="auto"/>
            <w:right w:val="none" w:sz="0" w:space="0" w:color="auto"/>
          </w:divBdr>
        </w:div>
        <w:div w:id="1760370342">
          <w:marLeft w:val="480"/>
          <w:marRight w:val="0"/>
          <w:marTop w:val="0"/>
          <w:marBottom w:val="0"/>
          <w:divBdr>
            <w:top w:val="none" w:sz="0" w:space="0" w:color="auto"/>
            <w:left w:val="none" w:sz="0" w:space="0" w:color="auto"/>
            <w:bottom w:val="none" w:sz="0" w:space="0" w:color="auto"/>
            <w:right w:val="none" w:sz="0" w:space="0" w:color="auto"/>
          </w:divBdr>
        </w:div>
        <w:div w:id="1784767640">
          <w:marLeft w:val="480"/>
          <w:marRight w:val="0"/>
          <w:marTop w:val="0"/>
          <w:marBottom w:val="0"/>
          <w:divBdr>
            <w:top w:val="none" w:sz="0" w:space="0" w:color="auto"/>
            <w:left w:val="none" w:sz="0" w:space="0" w:color="auto"/>
            <w:bottom w:val="none" w:sz="0" w:space="0" w:color="auto"/>
            <w:right w:val="none" w:sz="0" w:space="0" w:color="auto"/>
          </w:divBdr>
        </w:div>
        <w:div w:id="1871911234">
          <w:marLeft w:val="480"/>
          <w:marRight w:val="0"/>
          <w:marTop w:val="0"/>
          <w:marBottom w:val="0"/>
          <w:divBdr>
            <w:top w:val="none" w:sz="0" w:space="0" w:color="auto"/>
            <w:left w:val="none" w:sz="0" w:space="0" w:color="auto"/>
            <w:bottom w:val="none" w:sz="0" w:space="0" w:color="auto"/>
            <w:right w:val="none" w:sz="0" w:space="0" w:color="auto"/>
          </w:divBdr>
        </w:div>
        <w:div w:id="1888684061">
          <w:marLeft w:val="480"/>
          <w:marRight w:val="0"/>
          <w:marTop w:val="0"/>
          <w:marBottom w:val="0"/>
          <w:divBdr>
            <w:top w:val="none" w:sz="0" w:space="0" w:color="auto"/>
            <w:left w:val="none" w:sz="0" w:space="0" w:color="auto"/>
            <w:bottom w:val="none" w:sz="0" w:space="0" w:color="auto"/>
            <w:right w:val="none" w:sz="0" w:space="0" w:color="auto"/>
          </w:divBdr>
        </w:div>
        <w:div w:id="1900554232">
          <w:marLeft w:val="480"/>
          <w:marRight w:val="0"/>
          <w:marTop w:val="0"/>
          <w:marBottom w:val="0"/>
          <w:divBdr>
            <w:top w:val="none" w:sz="0" w:space="0" w:color="auto"/>
            <w:left w:val="none" w:sz="0" w:space="0" w:color="auto"/>
            <w:bottom w:val="none" w:sz="0" w:space="0" w:color="auto"/>
            <w:right w:val="none" w:sz="0" w:space="0" w:color="auto"/>
          </w:divBdr>
        </w:div>
        <w:div w:id="2024816210">
          <w:marLeft w:val="480"/>
          <w:marRight w:val="0"/>
          <w:marTop w:val="0"/>
          <w:marBottom w:val="0"/>
          <w:divBdr>
            <w:top w:val="none" w:sz="0" w:space="0" w:color="auto"/>
            <w:left w:val="none" w:sz="0" w:space="0" w:color="auto"/>
            <w:bottom w:val="none" w:sz="0" w:space="0" w:color="auto"/>
            <w:right w:val="none" w:sz="0" w:space="0" w:color="auto"/>
          </w:divBdr>
        </w:div>
        <w:div w:id="2026587622">
          <w:marLeft w:val="480"/>
          <w:marRight w:val="0"/>
          <w:marTop w:val="0"/>
          <w:marBottom w:val="0"/>
          <w:divBdr>
            <w:top w:val="none" w:sz="0" w:space="0" w:color="auto"/>
            <w:left w:val="none" w:sz="0" w:space="0" w:color="auto"/>
            <w:bottom w:val="none" w:sz="0" w:space="0" w:color="auto"/>
            <w:right w:val="none" w:sz="0" w:space="0" w:color="auto"/>
          </w:divBdr>
        </w:div>
        <w:div w:id="2055228286">
          <w:marLeft w:val="480"/>
          <w:marRight w:val="0"/>
          <w:marTop w:val="0"/>
          <w:marBottom w:val="0"/>
          <w:divBdr>
            <w:top w:val="none" w:sz="0" w:space="0" w:color="auto"/>
            <w:left w:val="none" w:sz="0" w:space="0" w:color="auto"/>
            <w:bottom w:val="none" w:sz="0" w:space="0" w:color="auto"/>
            <w:right w:val="none" w:sz="0" w:space="0" w:color="auto"/>
          </w:divBdr>
        </w:div>
        <w:div w:id="2113936387">
          <w:marLeft w:val="480"/>
          <w:marRight w:val="0"/>
          <w:marTop w:val="0"/>
          <w:marBottom w:val="0"/>
          <w:divBdr>
            <w:top w:val="none" w:sz="0" w:space="0" w:color="auto"/>
            <w:left w:val="none" w:sz="0" w:space="0" w:color="auto"/>
            <w:bottom w:val="none" w:sz="0" w:space="0" w:color="auto"/>
            <w:right w:val="none" w:sz="0" w:space="0" w:color="auto"/>
          </w:divBdr>
        </w:div>
      </w:divsChild>
    </w:div>
    <w:div w:id="2085835928">
      <w:bodyDiv w:val="1"/>
      <w:marLeft w:val="0"/>
      <w:marRight w:val="0"/>
      <w:marTop w:val="0"/>
      <w:marBottom w:val="0"/>
      <w:divBdr>
        <w:top w:val="none" w:sz="0" w:space="0" w:color="auto"/>
        <w:left w:val="none" w:sz="0" w:space="0" w:color="auto"/>
        <w:bottom w:val="none" w:sz="0" w:space="0" w:color="auto"/>
        <w:right w:val="none" w:sz="0" w:space="0" w:color="auto"/>
      </w:divBdr>
      <w:divsChild>
        <w:div w:id="19744186">
          <w:marLeft w:val="480"/>
          <w:marRight w:val="0"/>
          <w:marTop w:val="0"/>
          <w:marBottom w:val="0"/>
          <w:divBdr>
            <w:top w:val="none" w:sz="0" w:space="0" w:color="auto"/>
            <w:left w:val="none" w:sz="0" w:space="0" w:color="auto"/>
            <w:bottom w:val="none" w:sz="0" w:space="0" w:color="auto"/>
            <w:right w:val="none" w:sz="0" w:space="0" w:color="auto"/>
          </w:divBdr>
        </w:div>
        <w:div w:id="36588851">
          <w:marLeft w:val="480"/>
          <w:marRight w:val="0"/>
          <w:marTop w:val="0"/>
          <w:marBottom w:val="0"/>
          <w:divBdr>
            <w:top w:val="none" w:sz="0" w:space="0" w:color="auto"/>
            <w:left w:val="none" w:sz="0" w:space="0" w:color="auto"/>
            <w:bottom w:val="none" w:sz="0" w:space="0" w:color="auto"/>
            <w:right w:val="none" w:sz="0" w:space="0" w:color="auto"/>
          </w:divBdr>
        </w:div>
        <w:div w:id="71054453">
          <w:marLeft w:val="480"/>
          <w:marRight w:val="0"/>
          <w:marTop w:val="0"/>
          <w:marBottom w:val="0"/>
          <w:divBdr>
            <w:top w:val="none" w:sz="0" w:space="0" w:color="auto"/>
            <w:left w:val="none" w:sz="0" w:space="0" w:color="auto"/>
            <w:bottom w:val="none" w:sz="0" w:space="0" w:color="auto"/>
            <w:right w:val="none" w:sz="0" w:space="0" w:color="auto"/>
          </w:divBdr>
        </w:div>
        <w:div w:id="97143975">
          <w:marLeft w:val="480"/>
          <w:marRight w:val="0"/>
          <w:marTop w:val="0"/>
          <w:marBottom w:val="0"/>
          <w:divBdr>
            <w:top w:val="none" w:sz="0" w:space="0" w:color="auto"/>
            <w:left w:val="none" w:sz="0" w:space="0" w:color="auto"/>
            <w:bottom w:val="none" w:sz="0" w:space="0" w:color="auto"/>
            <w:right w:val="none" w:sz="0" w:space="0" w:color="auto"/>
          </w:divBdr>
        </w:div>
        <w:div w:id="116418449">
          <w:marLeft w:val="480"/>
          <w:marRight w:val="0"/>
          <w:marTop w:val="0"/>
          <w:marBottom w:val="0"/>
          <w:divBdr>
            <w:top w:val="none" w:sz="0" w:space="0" w:color="auto"/>
            <w:left w:val="none" w:sz="0" w:space="0" w:color="auto"/>
            <w:bottom w:val="none" w:sz="0" w:space="0" w:color="auto"/>
            <w:right w:val="none" w:sz="0" w:space="0" w:color="auto"/>
          </w:divBdr>
        </w:div>
        <w:div w:id="142166925">
          <w:marLeft w:val="480"/>
          <w:marRight w:val="0"/>
          <w:marTop w:val="0"/>
          <w:marBottom w:val="0"/>
          <w:divBdr>
            <w:top w:val="none" w:sz="0" w:space="0" w:color="auto"/>
            <w:left w:val="none" w:sz="0" w:space="0" w:color="auto"/>
            <w:bottom w:val="none" w:sz="0" w:space="0" w:color="auto"/>
            <w:right w:val="none" w:sz="0" w:space="0" w:color="auto"/>
          </w:divBdr>
        </w:div>
        <w:div w:id="153375824">
          <w:marLeft w:val="480"/>
          <w:marRight w:val="0"/>
          <w:marTop w:val="0"/>
          <w:marBottom w:val="0"/>
          <w:divBdr>
            <w:top w:val="none" w:sz="0" w:space="0" w:color="auto"/>
            <w:left w:val="none" w:sz="0" w:space="0" w:color="auto"/>
            <w:bottom w:val="none" w:sz="0" w:space="0" w:color="auto"/>
            <w:right w:val="none" w:sz="0" w:space="0" w:color="auto"/>
          </w:divBdr>
        </w:div>
        <w:div w:id="214435039">
          <w:marLeft w:val="480"/>
          <w:marRight w:val="0"/>
          <w:marTop w:val="0"/>
          <w:marBottom w:val="0"/>
          <w:divBdr>
            <w:top w:val="none" w:sz="0" w:space="0" w:color="auto"/>
            <w:left w:val="none" w:sz="0" w:space="0" w:color="auto"/>
            <w:bottom w:val="none" w:sz="0" w:space="0" w:color="auto"/>
            <w:right w:val="none" w:sz="0" w:space="0" w:color="auto"/>
          </w:divBdr>
        </w:div>
        <w:div w:id="249897371">
          <w:marLeft w:val="480"/>
          <w:marRight w:val="0"/>
          <w:marTop w:val="0"/>
          <w:marBottom w:val="0"/>
          <w:divBdr>
            <w:top w:val="none" w:sz="0" w:space="0" w:color="auto"/>
            <w:left w:val="none" w:sz="0" w:space="0" w:color="auto"/>
            <w:bottom w:val="none" w:sz="0" w:space="0" w:color="auto"/>
            <w:right w:val="none" w:sz="0" w:space="0" w:color="auto"/>
          </w:divBdr>
        </w:div>
        <w:div w:id="359474943">
          <w:marLeft w:val="480"/>
          <w:marRight w:val="0"/>
          <w:marTop w:val="0"/>
          <w:marBottom w:val="0"/>
          <w:divBdr>
            <w:top w:val="none" w:sz="0" w:space="0" w:color="auto"/>
            <w:left w:val="none" w:sz="0" w:space="0" w:color="auto"/>
            <w:bottom w:val="none" w:sz="0" w:space="0" w:color="auto"/>
            <w:right w:val="none" w:sz="0" w:space="0" w:color="auto"/>
          </w:divBdr>
        </w:div>
        <w:div w:id="363290867">
          <w:marLeft w:val="480"/>
          <w:marRight w:val="0"/>
          <w:marTop w:val="0"/>
          <w:marBottom w:val="0"/>
          <w:divBdr>
            <w:top w:val="none" w:sz="0" w:space="0" w:color="auto"/>
            <w:left w:val="none" w:sz="0" w:space="0" w:color="auto"/>
            <w:bottom w:val="none" w:sz="0" w:space="0" w:color="auto"/>
            <w:right w:val="none" w:sz="0" w:space="0" w:color="auto"/>
          </w:divBdr>
        </w:div>
        <w:div w:id="384725025">
          <w:marLeft w:val="480"/>
          <w:marRight w:val="0"/>
          <w:marTop w:val="0"/>
          <w:marBottom w:val="0"/>
          <w:divBdr>
            <w:top w:val="none" w:sz="0" w:space="0" w:color="auto"/>
            <w:left w:val="none" w:sz="0" w:space="0" w:color="auto"/>
            <w:bottom w:val="none" w:sz="0" w:space="0" w:color="auto"/>
            <w:right w:val="none" w:sz="0" w:space="0" w:color="auto"/>
          </w:divBdr>
        </w:div>
        <w:div w:id="389502685">
          <w:marLeft w:val="480"/>
          <w:marRight w:val="0"/>
          <w:marTop w:val="0"/>
          <w:marBottom w:val="0"/>
          <w:divBdr>
            <w:top w:val="none" w:sz="0" w:space="0" w:color="auto"/>
            <w:left w:val="none" w:sz="0" w:space="0" w:color="auto"/>
            <w:bottom w:val="none" w:sz="0" w:space="0" w:color="auto"/>
            <w:right w:val="none" w:sz="0" w:space="0" w:color="auto"/>
          </w:divBdr>
        </w:div>
        <w:div w:id="410392297">
          <w:marLeft w:val="480"/>
          <w:marRight w:val="0"/>
          <w:marTop w:val="0"/>
          <w:marBottom w:val="0"/>
          <w:divBdr>
            <w:top w:val="none" w:sz="0" w:space="0" w:color="auto"/>
            <w:left w:val="none" w:sz="0" w:space="0" w:color="auto"/>
            <w:bottom w:val="none" w:sz="0" w:space="0" w:color="auto"/>
            <w:right w:val="none" w:sz="0" w:space="0" w:color="auto"/>
          </w:divBdr>
        </w:div>
        <w:div w:id="430005025">
          <w:marLeft w:val="480"/>
          <w:marRight w:val="0"/>
          <w:marTop w:val="0"/>
          <w:marBottom w:val="0"/>
          <w:divBdr>
            <w:top w:val="none" w:sz="0" w:space="0" w:color="auto"/>
            <w:left w:val="none" w:sz="0" w:space="0" w:color="auto"/>
            <w:bottom w:val="none" w:sz="0" w:space="0" w:color="auto"/>
            <w:right w:val="none" w:sz="0" w:space="0" w:color="auto"/>
          </w:divBdr>
        </w:div>
        <w:div w:id="488055179">
          <w:marLeft w:val="480"/>
          <w:marRight w:val="0"/>
          <w:marTop w:val="0"/>
          <w:marBottom w:val="0"/>
          <w:divBdr>
            <w:top w:val="none" w:sz="0" w:space="0" w:color="auto"/>
            <w:left w:val="none" w:sz="0" w:space="0" w:color="auto"/>
            <w:bottom w:val="none" w:sz="0" w:space="0" w:color="auto"/>
            <w:right w:val="none" w:sz="0" w:space="0" w:color="auto"/>
          </w:divBdr>
        </w:div>
        <w:div w:id="492375328">
          <w:marLeft w:val="480"/>
          <w:marRight w:val="0"/>
          <w:marTop w:val="0"/>
          <w:marBottom w:val="0"/>
          <w:divBdr>
            <w:top w:val="none" w:sz="0" w:space="0" w:color="auto"/>
            <w:left w:val="none" w:sz="0" w:space="0" w:color="auto"/>
            <w:bottom w:val="none" w:sz="0" w:space="0" w:color="auto"/>
            <w:right w:val="none" w:sz="0" w:space="0" w:color="auto"/>
          </w:divBdr>
        </w:div>
        <w:div w:id="511606269">
          <w:marLeft w:val="480"/>
          <w:marRight w:val="0"/>
          <w:marTop w:val="0"/>
          <w:marBottom w:val="0"/>
          <w:divBdr>
            <w:top w:val="none" w:sz="0" w:space="0" w:color="auto"/>
            <w:left w:val="none" w:sz="0" w:space="0" w:color="auto"/>
            <w:bottom w:val="none" w:sz="0" w:space="0" w:color="auto"/>
            <w:right w:val="none" w:sz="0" w:space="0" w:color="auto"/>
          </w:divBdr>
        </w:div>
        <w:div w:id="522328294">
          <w:marLeft w:val="480"/>
          <w:marRight w:val="0"/>
          <w:marTop w:val="0"/>
          <w:marBottom w:val="0"/>
          <w:divBdr>
            <w:top w:val="none" w:sz="0" w:space="0" w:color="auto"/>
            <w:left w:val="none" w:sz="0" w:space="0" w:color="auto"/>
            <w:bottom w:val="none" w:sz="0" w:space="0" w:color="auto"/>
            <w:right w:val="none" w:sz="0" w:space="0" w:color="auto"/>
          </w:divBdr>
        </w:div>
        <w:div w:id="607589851">
          <w:marLeft w:val="480"/>
          <w:marRight w:val="0"/>
          <w:marTop w:val="0"/>
          <w:marBottom w:val="0"/>
          <w:divBdr>
            <w:top w:val="none" w:sz="0" w:space="0" w:color="auto"/>
            <w:left w:val="none" w:sz="0" w:space="0" w:color="auto"/>
            <w:bottom w:val="none" w:sz="0" w:space="0" w:color="auto"/>
            <w:right w:val="none" w:sz="0" w:space="0" w:color="auto"/>
          </w:divBdr>
        </w:div>
        <w:div w:id="645206283">
          <w:marLeft w:val="480"/>
          <w:marRight w:val="0"/>
          <w:marTop w:val="0"/>
          <w:marBottom w:val="0"/>
          <w:divBdr>
            <w:top w:val="none" w:sz="0" w:space="0" w:color="auto"/>
            <w:left w:val="none" w:sz="0" w:space="0" w:color="auto"/>
            <w:bottom w:val="none" w:sz="0" w:space="0" w:color="auto"/>
            <w:right w:val="none" w:sz="0" w:space="0" w:color="auto"/>
          </w:divBdr>
        </w:div>
        <w:div w:id="651523596">
          <w:marLeft w:val="480"/>
          <w:marRight w:val="0"/>
          <w:marTop w:val="0"/>
          <w:marBottom w:val="0"/>
          <w:divBdr>
            <w:top w:val="none" w:sz="0" w:space="0" w:color="auto"/>
            <w:left w:val="none" w:sz="0" w:space="0" w:color="auto"/>
            <w:bottom w:val="none" w:sz="0" w:space="0" w:color="auto"/>
            <w:right w:val="none" w:sz="0" w:space="0" w:color="auto"/>
          </w:divBdr>
        </w:div>
        <w:div w:id="709106501">
          <w:marLeft w:val="480"/>
          <w:marRight w:val="0"/>
          <w:marTop w:val="0"/>
          <w:marBottom w:val="0"/>
          <w:divBdr>
            <w:top w:val="none" w:sz="0" w:space="0" w:color="auto"/>
            <w:left w:val="none" w:sz="0" w:space="0" w:color="auto"/>
            <w:bottom w:val="none" w:sz="0" w:space="0" w:color="auto"/>
            <w:right w:val="none" w:sz="0" w:space="0" w:color="auto"/>
          </w:divBdr>
        </w:div>
        <w:div w:id="724572556">
          <w:marLeft w:val="480"/>
          <w:marRight w:val="0"/>
          <w:marTop w:val="0"/>
          <w:marBottom w:val="0"/>
          <w:divBdr>
            <w:top w:val="none" w:sz="0" w:space="0" w:color="auto"/>
            <w:left w:val="none" w:sz="0" w:space="0" w:color="auto"/>
            <w:bottom w:val="none" w:sz="0" w:space="0" w:color="auto"/>
            <w:right w:val="none" w:sz="0" w:space="0" w:color="auto"/>
          </w:divBdr>
        </w:div>
        <w:div w:id="755132119">
          <w:marLeft w:val="480"/>
          <w:marRight w:val="0"/>
          <w:marTop w:val="0"/>
          <w:marBottom w:val="0"/>
          <w:divBdr>
            <w:top w:val="none" w:sz="0" w:space="0" w:color="auto"/>
            <w:left w:val="none" w:sz="0" w:space="0" w:color="auto"/>
            <w:bottom w:val="none" w:sz="0" w:space="0" w:color="auto"/>
            <w:right w:val="none" w:sz="0" w:space="0" w:color="auto"/>
          </w:divBdr>
        </w:div>
        <w:div w:id="774835266">
          <w:marLeft w:val="480"/>
          <w:marRight w:val="0"/>
          <w:marTop w:val="0"/>
          <w:marBottom w:val="0"/>
          <w:divBdr>
            <w:top w:val="none" w:sz="0" w:space="0" w:color="auto"/>
            <w:left w:val="none" w:sz="0" w:space="0" w:color="auto"/>
            <w:bottom w:val="none" w:sz="0" w:space="0" w:color="auto"/>
            <w:right w:val="none" w:sz="0" w:space="0" w:color="auto"/>
          </w:divBdr>
        </w:div>
        <w:div w:id="833299744">
          <w:marLeft w:val="480"/>
          <w:marRight w:val="0"/>
          <w:marTop w:val="0"/>
          <w:marBottom w:val="0"/>
          <w:divBdr>
            <w:top w:val="none" w:sz="0" w:space="0" w:color="auto"/>
            <w:left w:val="none" w:sz="0" w:space="0" w:color="auto"/>
            <w:bottom w:val="none" w:sz="0" w:space="0" w:color="auto"/>
            <w:right w:val="none" w:sz="0" w:space="0" w:color="auto"/>
          </w:divBdr>
        </w:div>
        <w:div w:id="850293596">
          <w:marLeft w:val="480"/>
          <w:marRight w:val="0"/>
          <w:marTop w:val="0"/>
          <w:marBottom w:val="0"/>
          <w:divBdr>
            <w:top w:val="none" w:sz="0" w:space="0" w:color="auto"/>
            <w:left w:val="none" w:sz="0" w:space="0" w:color="auto"/>
            <w:bottom w:val="none" w:sz="0" w:space="0" w:color="auto"/>
            <w:right w:val="none" w:sz="0" w:space="0" w:color="auto"/>
          </w:divBdr>
        </w:div>
        <w:div w:id="869028301">
          <w:marLeft w:val="480"/>
          <w:marRight w:val="0"/>
          <w:marTop w:val="0"/>
          <w:marBottom w:val="0"/>
          <w:divBdr>
            <w:top w:val="none" w:sz="0" w:space="0" w:color="auto"/>
            <w:left w:val="none" w:sz="0" w:space="0" w:color="auto"/>
            <w:bottom w:val="none" w:sz="0" w:space="0" w:color="auto"/>
            <w:right w:val="none" w:sz="0" w:space="0" w:color="auto"/>
          </w:divBdr>
        </w:div>
        <w:div w:id="893270392">
          <w:marLeft w:val="480"/>
          <w:marRight w:val="0"/>
          <w:marTop w:val="0"/>
          <w:marBottom w:val="0"/>
          <w:divBdr>
            <w:top w:val="none" w:sz="0" w:space="0" w:color="auto"/>
            <w:left w:val="none" w:sz="0" w:space="0" w:color="auto"/>
            <w:bottom w:val="none" w:sz="0" w:space="0" w:color="auto"/>
            <w:right w:val="none" w:sz="0" w:space="0" w:color="auto"/>
          </w:divBdr>
        </w:div>
        <w:div w:id="915673089">
          <w:marLeft w:val="480"/>
          <w:marRight w:val="0"/>
          <w:marTop w:val="0"/>
          <w:marBottom w:val="0"/>
          <w:divBdr>
            <w:top w:val="none" w:sz="0" w:space="0" w:color="auto"/>
            <w:left w:val="none" w:sz="0" w:space="0" w:color="auto"/>
            <w:bottom w:val="none" w:sz="0" w:space="0" w:color="auto"/>
            <w:right w:val="none" w:sz="0" w:space="0" w:color="auto"/>
          </w:divBdr>
        </w:div>
        <w:div w:id="916671578">
          <w:marLeft w:val="480"/>
          <w:marRight w:val="0"/>
          <w:marTop w:val="0"/>
          <w:marBottom w:val="0"/>
          <w:divBdr>
            <w:top w:val="none" w:sz="0" w:space="0" w:color="auto"/>
            <w:left w:val="none" w:sz="0" w:space="0" w:color="auto"/>
            <w:bottom w:val="none" w:sz="0" w:space="0" w:color="auto"/>
            <w:right w:val="none" w:sz="0" w:space="0" w:color="auto"/>
          </w:divBdr>
        </w:div>
        <w:div w:id="939721692">
          <w:marLeft w:val="480"/>
          <w:marRight w:val="0"/>
          <w:marTop w:val="0"/>
          <w:marBottom w:val="0"/>
          <w:divBdr>
            <w:top w:val="none" w:sz="0" w:space="0" w:color="auto"/>
            <w:left w:val="none" w:sz="0" w:space="0" w:color="auto"/>
            <w:bottom w:val="none" w:sz="0" w:space="0" w:color="auto"/>
            <w:right w:val="none" w:sz="0" w:space="0" w:color="auto"/>
          </w:divBdr>
        </w:div>
        <w:div w:id="949319406">
          <w:marLeft w:val="480"/>
          <w:marRight w:val="0"/>
          <w:marTop w:val="0"/>
          <w:marBottom w:val="0"/>
          <w:divBdr>
            <w:top w:val="none" w:sz="0" w:space="0" w:color="auto"/>
            <w:left w:val="none" w:sz="0" w:space="0" w:color="auto"/>
            <w:bottom w:val="none" w:sz="0" w:space="0" w:color="auto"/>
            <w:right w:val="none" w:sz="0" w:space="0" w:color="auto"/>
          </w:divBdr>
        </w:div>
        <w:div w:id="951976674">
          <w:marLeft w:val="480"/>
          <w:marRight w:val="0"/>
          <w:marTop w:val="0"/>
          <w:marBottom w:val="0"/>
          <w:divBdr>
            <w:top w:val="none" w:sz="0" w:space="0" w:color="auto"/>
            <w:left w:val="none" w:sz="0" w:space="0" w:color="auto"/>
            <w:bottom w:val="none" w:sz="0" w:space="0" w:color="auto"/>
            <w:right w:val="none" w:sz="0" w:space="0" w:color="auto"/>
          </w:divBdr>
        </w:div>
        <w:div w:id="962879079">
          <w:marLeft w:val="480"/>
          <w:marRight w:val="0"/>
          <w:marTop w:val="0"/>
          <w:marBottom w:val="0"/>
          <w:divBdr>
            <w:top w:val="none" w:sz="0" w:space="0" w:color="auto"/>
            <w:left w:val="none" w:sz="0" w:space="0" w:color="auto"/>
            <w:bottom w:val="none" w:sz="0" w:space="0" w:color="auto"/>
            <w:right w:val="none" w:sz="0" w:space="0" w:color="auto"/>
          </w:divBdr>
        </w:div>
        <w:div w:id="965501640">
          <w:marLeft w:val="480"/>
          <w:marRight w:val="0"/>
          <w:marTop w:val="0"/>
          <w:marBottom w:val="0"/>
          <w:divBdr>
            <w:top w:val="none" w:sz="0" w:space="0" w:color="auto"/>
            <w:left w:val="none" w:sz="0" w:space="0" w:color="auto"/>
            <w:bottom w:val="none" w:sz="0" w:space="0" w:color="auto"/>
            <w:right w:val="none" w:sz="0" w:space="0" w:color="auto"/>
          </w:divBdr>
        </w:div>
        <w:div w:id="967050599">
          <w:marLeft w:val="480"/>
          <w:marRight w:val="0"/>
          <w:marTop w:val="0"/>
          <w:marBottom w:val="0"/>
          <w:divBdr>
            <w:top w:val="none" w:sz="0" w:space="0" w:color="auto"/>
            <w:left w:val="none" w:sz="0" w:space="0" w:color="auto"/>
            <w:bottom w:val="none" w:sz="0" w:space="0" w:color="auto"/>
            <w:right w:val="none" w:sz="0" w:space="0" w:color="auto"/>
          </w:divBdr>
        </w:div>
        <w:div w:id="1011683503">
          <w:marLeft w:val="480"/>
          <w:marRight w:val="0"/>
          <w:marTop w:val="0"/>
          <w:marBottom w:val="0"/>
          <w:divBdr>
            <w:top w:val="none" w:sz="0" w:space="0" w:color="auto"/>
            <w:left w:val="none" w:sz="0" w:space="0" w:color="auto"/>
            <w:bottom w:val="none" w:sz="0" w:space="0" w:color="auto"/>
            <w:right w:val="none" w:sz="0" w:space="0" w:color="auto"/>
          </w:divBdr>
        </w:div>
        <w:div w:id="1015308700">
          <w:marLeft w:val="480"/>
          <w:marRight w:val="0"/>
          <w:marTop w:val="0"/>
          <w:marBottom w:val="0"/>
          <w:divBdr>
            <w:top w:val="none" w:sz="0" w:space="0" w:color="auto"/>
            <w:left w:val="none" w:sz="0" w:space="0" w:color="auto"/>
            <w:bottom w:val="none" w:sz="0" w:space="0" w:color="auto"/>
            <w:right w:val="none" w:sz="0" w:space="0" w:color="auto"/>
          </w:divBdr>
        </w:div>
        <w:div w:id="1020618470">
          <w:marLeft w:val="480"/>
          <w:marRight w:val="0"/>
          <w:marTop w:val="0"/>
          <w:marBottom w:val="0"/>
          <w:divBdr>
            <w:top w:val="none" w:sz="0" w:space="0" w:color="auto"/>
            <w:left w:val="none" w:sz="0" w:space="0" w:color="auto"/>
            <w:bottom w:val="none" w:sz="0" w:space="0" w:color="auto"/>
            <w:right w:val="none" w:sz="0" w:space="0" w:color="auto"/>
          </w:divBdr>
        </w:div>
        <w:div w:id="1022779515">
          <w:marLeft w:val="480"/>
          <w:marRight w:val="0"/>
          <w:marTop w:val="0"/>
          <w:marBottom w:val="0"/>
          <w:divBdr>
            <w:top w:val="none" w:sz="0" w:space="0" w:color="auto"/>
            <w:left w:val="none" w:sz="0" w:space="0" w:color="auto"/>
            <w:bottom w:val="none" w:sz="0" w:space="0" w:color="auto"/>
            <w:right w:val="none" w:sz="0" w:space="0" w:color="auto"/>
          </w:divBdr>
        </w:div>
        <w:div w:id="1046879416">
          <w:marLeft w:val="480"/>
          <w:marRight w:val="0"/>
          <w:marTop w:val="0"/>
          <w:marBottom w:val="0"/>
          <w:divBdr>
            <w:top w:val="none" w:sz="0" w:space="0" w:color="auto"/>
            <w:left w:val="none" w:sz="0" w:space="0" w:color="auto"/>
            <w:bottom w:val="none" w:sz="0" w:space="0" w:color="auto"/>
            <w:right w:val="none" w:sz="0" w:space="0" w:color="auto"/>
          </w:divBdr>
        </w:div>
        <w:div w:id="1069305143">
          <w:marLeft w:val="480"/>
          <w:marRight w:val="0"/>
          <w:marTop w:val="0"/>
          <w:marBottom w:val="0"/>
          <w:divBdr>
            <w:top w:val="none" w:sz="0" w:space="0" w:color="auto"/>
            <w:left w:val="none" w:sz="0" w:space="0" w:color="auto"/>
            <w:bottom w:val="none" w:sz="0" w:space="0" w:color="auto"/>
            <w:right w:val="none" w:sz="0" w:space="0" w:color="auto"/>
          </w:divBdr>
        </w:div>
        <w:div w:id="1071275823">
          <w:marLeft w:val="480"/>
          <w:marRight w:val="0"/>
          <w:marTop w:val="0"/>
          <w:marBottom w:val="0"/>
          <w:divBdr>
            <w:top w:val="none" w:sz="0" w:space="0" w:color="auto"/>
            <w:left w:val="none" w:sz="0" w:space="0" w:color="auto"/>
            <w:bottom w:val="none" w:sz="0" w:space="0" w:color="auto"/>
            <w:right w:val="none" w:sz="0" w:space="0" w:color="auto"/>
          </w:divBdr>
        </w:div>
        <w:div w:id="1092975135">
          <w:marLeft w:val="480"/>
          <w:marRight w:val="0"/>
          <w:marTop w:val="0"/>
          <w:marBottom w:val="0"/>
          <w:divBdr>
            <w:top w:val="none" w:sz="0" w:space="0" w:color="auto"/>
            <w:left w:val="none" w:sz="0" w:space="0" w:color="auto"/>
            <w:bottom w:val="none" w:sz="0" w:space="0" w:color="auto"/>
            <w:right w:val="none" w:sz="0" w:space="0" w:color="auto"/>
          </w:divBdr>
        </w:div>
        <w:div w:id="1119640965">
          <w:marLeft w:val="480"/>
          <w:marRight w:val="0"/>
          <w:marTop w:val="0"/>
          <w:marBottom w:val="0"/>
          <w:divBdr>
            <w:top w:val="none" w:sz="0" w:space="0" w:color="auto"/>
            <w:left w:val="none" w:sz="0" w:space="0" w:color="auto"/>
            <w:bottom w:val="none" w:sz="0" w:space="0" w:color="auto"/>
            <w:right w:val="none" w:sz="0" w:space="0" w:color="auto"/>
          </w:divBdr>
        </w:div>
        <w:div w:id="1124736925">
          <w:marLeft w:val="480"/>
          <w:marRight w:val="0"/>
          <w:marTop w:val="0"/>
          <w:marBottom w:val="0"/>
          <w:divBdr>
            <w:top w:val="none" w:sz="0" w:space="0" w:color="auto"/>
            <w:left w:val="none" w:sz="0" w:space="0" w:color="auto"/>
            <w:bottom w:val="none" w:sz="0" w:space="0" w:color="auto"/>
            <w:right w:val="none" w:sz="0" w:space="0" w:color="auto"/>
          </w:divBdr>
        </w:div>
        <w:div w:id="1172180844">
          <w:marLeft w:val="480"/>
          <w:marRight w:val="0"/>
          <w:marTop w:val="0"/>
          <w:marBottom w:val="0"/>
          <w:divBdr>
            <w:top w:val="none" w:sz="0" w:space="0" w:color="auto"/>
            <w:left w:val="none" w:sz="0" w:space="0" w:color="auto"/>
            <w:bottom w:val="none" w:sz="0" w:space="0" w:color="auto"/>
            <w:right w:val="none" w:sz="0" w:space="0" w:color="auto"/>
          </w:divBdr>
        </w:div>
        <w:div w:id="1189685595">
          <w:marLeft w:val="480"/>
          <w:marRight w:val="0"/>
          <w:marTop w:val="0"/>
          <w:marBottom w:val="0"/>
          <w:divBdr>
            <w:top w:val="none" w:sz="0" w:space="0" w:color="auto"/>
            <w:left w:val="none" w:sz="0" w:space="0" w:color="auto"/>
            <w:bottom w:val="none" w:sz="0" w:space="0" w:color="auto"/>
            <w:right w:val="none" w:sz="0" w:space="0" w:color="auto"/>
          </w:divBdr>
        </w:div>
        <w:div w:id="1208713119">
          <w:marLeft w:val="480"/>
          <w:marRight w:val="0"/>
          <w:marTop w:val="0"/>
          <w:marBottom w:val="0"/>
          <w:divBdr>
            <w:top w:val="none" w:sz="0" w:space="0" w:color="auto"/>
            <w:left w:val="none" w:sz="0" w:space="0" w:color="auto"/>
            <w:bottom w:val="none" w:sz="0" w:space="0" w:color="auto"/>
            <w:right w:val="none" w:sz="0" w:space="0" w:color="auto"/>
          </w:divBdr>
        </w:div>
        <w:div w:id="1212376142">
          <w:marLeft w:val="480"/>
          <w:marRight w:val="0"/>
          <w:marTop w:val="0"/>
          <w:marBottom w:val="0"/>
          <w:divBdr>
            <w:top w:val="none" w:sz="0" w:space="0" w:color="auto"/>
            <w:left w:val="none" w:sz="0" w:space="0" w:color="auto"/>
            <w:bottom w:val="none" w:sz="0" w:space="0" w:color="auto"/>
            <w:right w:val="none" w:sz="0" w:space="0" w:color="auto"/>
          </w:divBdr>
        </w:div>
        <w:div w:id="1213493062">
          <w:marLeft w:val="480"/>
          <w:marRight w:val="0"/>
          <w:marTop w:val="0"/>
          <w:marBottom w:val="0"/>
          <w:divBdr>
            <w:top w:val="none" w:sz="0" w:space="0" w:color="auto"/>
            <w:left w:val="none" w:sz="0" w:space="0" w:color="auto"/>
            <w:bottom w:val="none" w:sz="0" w:space="0" w:color="auto"/>
            <w:right w:val="none" w:sz="0" w:space="0" w:color="auto"/>
          </w:divBdr>
        </w:div>
        <w:div w:id="1225529473">
          <w:marLeft w:val="480"/>
          <w:marRight w:val="0"/>
          <w:marTop w:val="0"/>
          <w:marBottom w:val="0"/>
          <w:divBdr>
            <w:top w:val="none" w:sz="0" w:space="0" w:color="auto"/>
            <w:left w:val="none" w:sz="0" w:space="0" w:color="auto"/>
            <w:bottom w:val="none" w:sz="0" w:space="0" w:color="auto"/>
            <w:right w:val="none" w:sz="0" w:space="0" w:color="auto"/>
          </w:divBdr>
        </w:div>
        <w:div w:id="1262493722">
          <w:marLeft w:val="480"/>
          <w:marRight w:val="0"/>
          <w:marTop w:val="0"/>
          <w:marBottom w:val="0"/>
          <w:divBdr>
            <w:top w:val="none" w:sz="0" w:space="0" w:color="auto"/>
            <w:left w:val="none" w:sz="0" w:space="0" w:color="auto"/>
            <w:bottom w:val="none" w:sz="0" w:space="0" w:color="auto"/>
            <w:right w:val="none" w:sz="0" w:space="0" w:color="auto"/>
          </w:divBdr>
        </w:div>
        <w:div w:id="1292978912">
          <w:marLeft w:val="480"/>
          <w:marRight w:val="0"/>
          <w:marTop w:val="0"/>
          <w:marBottom w:val="0"/>
          <w:divBdr>
            <w:top w:val="none" w:sz="0" w:space="0" w:color="auto"/>
            <w:left w:val="none" w:sz="0" w:space="0" w:color="auto"/>
            <w:bottom w:val="none" w:sz="0" w:space="0" w:color="auto"/>
            <w:right w:val="none" w:sz="0" w:space="0" w:color="auto"/>
          </w:divBdr>
        </w:div>
        <w:div w:id="1308316504">
          <w:marLeft w:val="480"/>
          <w:marRight w:val="0"/>
          <w:marTop w:val="0"/>
          <w:marBottom w:val="0"/>
          <w:divBdr>
            <w:top w:val="none" w:sz="0" w:space="0" w:color="auto"/>
            <w:left w:val="none" w:sz="0" w:space="0" w:color="auto"/>
            <w:bottom w:val="none" w:sz="0" w:space="0" w:color="auto"/>
            <w:right w:val="none" w:sz="0" w:space="0" w:color="auto"/>
          </w:divBdr>
        </w:div>
        <w:div w:id="1326516159">
          <w:marLeft w:val="480"/>
          <w:marRight w:val="0"/>
          <w:marTop w:val="0"/>
          <w:marBottom w:val="0"/>
          <w:divBdr>
            <w:top w:val="none" w:sz="0" w:space="0" w:color="auto"/>
            <w:left w:val="none" w:sz="0" w:space="0" w:color="auto"/>
            <w:bottom w:val="none" w:sz="0" w:space="0" w:color="auto"/>
            <w:right w:val="none" w:sz="0" w:space="0" w:color="auto"/>
          </w:divBdr>
        </w:div>
        <w:div w:id="1330720369">
          <w:marLeft w:val="480"/>
          <w:marRight w:val="0"/>
          <w:marTop w:val="0"/>
          <w:marBottom w:val="0"/>
          <w:divBdr>
            <w:top w:val="none" w:sz="0" w:space="0" w:color="auto"/>
            <w:left w:val="none" w:sz="0" w:space="0" w:color="auto"/>
            <w:bottom w:val="none" w:sz="0" w:space="0" w:color="auto"/>
            <w:right w:val="none" w:sz="0" w:space="0" w:color="auto"/>
          </w:divBdr>
        </w:div>
        <w:div w:id="1422140590">
          <w:marLeft w:val="480"/>
          <w:marRight w:val="0"/>
          <w:marTop w:val="0"/>
          <w:marBottom w:val="0"/>
          <w:divBdr>
            <w:top w:val="none" w:sz="0" w:space="0" w:color="auto"/>
            <w:left w:val="none" w:sz="0" w:space="0" w:color="auto"/>
            <w:bottom w:val="none" w:sz="0" w:space="0" w:color="auto"/>
            <w:right w:val="none" w:sz="0" w:space="0" w:color="auto"/>
          </w:divBdr>
        </w:div>
        <w:div w:id="1546407860">
          <w:marLeft w:val="480"/>
          <w:marRight w:val="0"/>
          <w:marTop w:val="0"/>
          <w:marBottom w:val="0"/>
          <w:divBdr>
            <w:top w:val="none" w:sz="0" w:space="0" w:color="auto"/>
            <w:left w:val="none" w:sz="0" w:space="0" w:color="auto"/>
            <w:bottom w:val="none" w:sz="0" w:space="0" w:color="auto"/>
            <w:right w:val="none" w:sz="0" w:space="0" w:color="auto"/>
          </w:divBdr>
        </w:div>
        <w:div w:id="1578124490">
          <w:marLeft w:val="480"/>
          <w:marRight w:val="0"/>
          <w:marTop w:val="0"/>
          <w:marBottom w:val="0"/>
          <w:divBdr>
            <w:top w:val="none" w:sz="0" w:space="0" w:color="auto"/>
            <w:left w:val="none" w:sz="0" w:space="0" w:color="auto"/>
            <w:bottom w:val="none" w:sz="0" w:space="0" w:color="auto"/>
            <w:right w:val="none" w:sz="0" w:space="0" w:color="auto"/>
          </w:divBdr>
        </w:div>
        <w:div w:id="1688173754">
          <w:marLeft w:val="480"/>
          <w:marRight w:val="0"/>
          <w:marTop w:val="0"/>
          <w:marBottom w:val="0"/>
          <w:divBdr>
            <w:top w:val="none" w:sz="0" w:space="0" w:color="auto"/>
            <w:left w:val="none" w:sz="0" w:space="0" w:color="auto"/>
            <w:bottom w:val="none" w:sz="0" w:space="0" w:color="auto"/>
            <w:right w:val="none" w:sz="0" w:space="0" w:color="auto"/>
          </w:divBdr>
        </w:div>
        <w:div w:id="1712725538">
          <w:marLeft w:val="480"/>
          <w:marRight w:val="0"/>
          <w:marTop w:val="0"/>
          <w:marBottom w:val="0"/>
          <w:divBdr>
            <w:top w:val="none" w:sz="0" w:space="0" w:color="auto"/>
            <w:left w:val="none" w:sz="0" w:space="0" w:color="auto"/>
            <w:bottom w:val="none" w:sz="0" w:space="0" w:color="auto"/>
            <w:right w:val="none" w:sz="0" w:space="0" w:color="auto"/>
          </w:divBdr>
        </w:div>
        <w:div w:id="1713456755">
          <w:marLeft w:val="480"/>
          <w:marRight w:val="0"/>
          <w:marTop w:val="0"/>
          <w:marBottom w:val="0"/>
          <w:divBdr>
            <w:top w:val="none" w:sz="0" w:space="0" w:color="auto"/>
            <w:left w:val="none" w:sz="0" w:space="0" w:color="auto"/>
            <w:bottom w:val="none" w:sz="0" w:space="0" w:color="auto"/>
            <w:right w:val="none" w:sz="0" w:space="0" w:color="auto"/>
          </w:divBdr>
        </w:div>
        <w:div w:id="1732190002">
          <w:marLeft w:val="480"/>
          <w:marRight w:val="0"/>
          <w:marTop w:val="0"/>
          <w:marBottom w:val="0"/>
          <w:divBdr>
            <w:top w:val="none" w:sz="0" w:space="0" w:color="auto"/>
            <w:left w:val="none" w:sz="0" w:space="0" w:color="auto"/>
            <w:bottom w:val="none" w:sz="0" w:space="0" w:color="auto"/>
            <w:right w:val="none" w:sz="0" w:space="0" w:color="auto"/>
          </w:divBdr>
        </w:div>
        <w:div w:id="1757824388">
          <w:marLeft w:val="480"/>
          <w:marRight w:val="0"/>
          <w:marTop w:val="0"/>
          <w:marBottom w:val="0"/>
          <w:divBdr>
            <w:top w:val="none" w:sz="0" w:space="0" w:color="auto"/>
            <w:left w:val="none" w:sz="0" w:space="0" w:color="auto"/>
            <w:bottom w:val="none" w:sz="0" w:space="0" w:color="auto"/>
            <w:right w:val="none" w:sz="0" w:space="0" w:color="auto"/>
          </w:divBdr>
        </w:div>
        <w:div w:id="1766723885">
          <w:marLeft w:val="480"/>
          <w:marRight w:val="0"/>
          <w:marTop w:val="0"/>
          <w:marBottom w:val="0"/>
          <w:divBdr>
            <w:top w:val="none" w:sz="0" w:space="0" w:color="auto"/>
            <w:left w:val="none" w:sz="0" w:space="0" w:color="auto"/>
            <w:bottom w:val="none" w:sz="0" w:space="0" w:color="auto"/>
            <w:right w:val="none" w:sz="0" w:space="0" w:color="auto"/>
          </w:divBdr>
        </w:div>
        <w:div w:id="1851211415">
          <w:marLeft w:val="480"/>
          <w:marRight w:val="0"/>
          <w:marTop w:val="0"/>
          <w:marBottom w:val="0"/>
          <w:divBdr>
            <w:top w:val="none" w:sz="0" w:space="0" w:color="auto"/>
            <w:left w:val="none" w:sz="0" w:space="0" w:color="auto"/>
            <w:bottom w:val="none" w:sz="0" w:space="0" w:color="auto"/>
            <w:right w:val="none" w:sz="0" w:space="0" w:color="auto"/>
          </w:divBdr>
        </w:div>
        <w:div w:id="1876579344">
          <w:marLeft w:val="480"/>
          <w:marRight w:val="0"/>
          <w:marTop w:val="0"/>
          <w:marBottom w:val="0"/>
          <w:divBdr>
            <w:top w:val="none" w:sz="0" w:space="0" w:color="auto"/>
            <w:left w:val="none" w:sz="0" w:space="0" w:color="auto"/>
            <w:bottom w:val="none" w:sz="0" w:space="0" w:color="auto"/>
            <w:right w:val="none" w:sz="0" w:space="0" w:color="auto"/>
          </w:divBdr>
        </w:div>
        <w:div w:id="1881940109">
          <w:marLeft w:val="480"/>
          <w:marRight w:val="0"/>
          <w:marTop w:val="0"/>
          <w:marBottom w:val="0"/>
          <w:divBdr>
            <w:top w:val="none" w:sz="0" w:space="0" w:color="auto"/>
            <w:left w:val="none" w:sz="0" w:space="0" w:color="auto"/>
            <w:bottom w:val="none" w:sz="0" w:space="0" w:color="auto"/>
            <w:right w:val="none" w:sz="0" w:space="0" w:color="auto"/>
          </w:divBdr>
        </w:div>
        <w:div w:id="1916742748">
          <w:marLeft w:val="480"/>
          <w:marRight w:val="0"/>
          <w:marTop w:val="0"/>
          <w:marBottom w:val="0"/>
          <w:divBdr>
            <w:top w:val="none" w:sz="0" w:space="0" w:color="auto"/>
            <w:left w:val="none" w:sz="0" w:space="0" w:color="auto"/>
            <w:bottom w:val="none" w:sz="0" w:space="0" w:color="auto"/>
            <w:right w:val="none" w:sz="0" w:space="0" w:color="auto"/>
          </w:divBdr>
        </w:div>
        <w:div w:id="1966738185">
          <w:marLeft w:val="480"/>
          <w:marRight w:val="0"/>
          <w:marTop w:val="0"/>
          <w:marBottom w:val="0"/>
          <w:divBdr>
            <w:top w:val="none" w:sz="0" w:space="0" w:color="auto"/>
            <w:left w:val="none" w:sz="0" w:space="0" w:color="auto"/>
            <w:bottom w:val="none" w:sz="0" w:space="0" w:color="auto"/>
            <w:right w:val="none" w:sz="0" w:space="0" w:color="auto"/>
          </w:divBdr>
        </w:div>
        <w:div w:id="2024817146">
          <w:marLeft w:val="480"/>
          <w:marRight w:val="0"/>
          <w:marTop w:val="0"/>
          <w:marBottom w:val="0"/>
          <w:divBdr>
            <w:top w:val="none" w:sz="0" w:space="0" w:color="auto"/>
            <w:left w:val="none" w:sz="0" w:space="0" w:color="auto"/>
            <w:bottom w:val="none" w:sz="0" w:space="0" w:color="auto"/>
            <w:right w:val="none" w:sz="0" w:space="0" w:color="auto"/>
          </w:divBdr>
        </w:div>
        <w:div w:id="2093699405">
          <w:marLeft w:val="480"/>
          <w:marRight w:val="0"/>
          <w:marTop w:val="0"/>
          <w:marBottom w:val="0"/>
          <w:divBdr>
            <w:top w:val="none" w:sz="0" w:space="0" w:color="auto"/>
            <w:left w:val="none" w:sz="0" w:space="0" w:color="auto"/>
            <w:bottom w:val="none" w:sz="0" w:space="0" w:color="auto"/>
            <w:right w:val="none" w:sz="0" w:space="0" w:color="auto"/>
          </w:divBdr>
        </w:div>
      </w:divsChild>
    </w:div>
    <w:div w:id="2088725197">
      <w:bodyDiv w:val="1"/>
      <w:marLeft w:val="0"/>
      <w:marRight w:val="0"/>
      <w:marTop w:val="0"/>
      <w:marBottom w:val="0"/>
      <w:divBdr>
        <w:top w:val="none" w:sz="0" w:space="0" w:color="auto"/>
        <w:left w:val="none" w:sz="0" w:space="0" w:color="auto"/>
        <w:bottom w:val="none" w:sz="0" w:space="0" w:color="auto"/>
        <w:right w:val="none" w:sz="0" w:space="0" w:color="auto"/>
      </w:divBdr>
      <w:divsChild>
        <w:div w:id="801575516">
          <w:marLeft w:val="480"/>
          <w:marRight w:val="0"/>
          <w:marTop w:val="0"/>
          <w:marBottom w:val="0"/>
          <w:divBdr>
            <w:top w:val="none" w:sz="0" w:space="0" w:color="auto"/>
            <w:left w:val="none" w:sz="0" w:space="0" w:color="auto"/>
            <w:bottom w:val="none" w:sz="0" w:space="0" w:color="auto"/>
            <w:right w:val="none" w:sz="0" w:space="0" w:color="auto"/>
          </w:divBdr>
        </w:div>
        <w:div w:id="1649895821">
          <w:marLeft w:val="480"/>
          <w:marRight w:val="0"/>
          <w:marTop w:val="0"/>
          <w:marBottom w:val="0"/>
          <w:divBdr>
            <w:top w:val="none" w:sz="0" w:space="0" w:color="auto"/>
            <w:left w:val="none" w:sz="0" w:space="0" w:color="auto"/>
            <w:bottom w:val="none" w:sz="0" w:space="0" w:color="auto"/>
            <w:right w:val="none" w:sz="0" w:space="0" w:color="auto"/>
          </w:divBdr>
        </w:div>
        <w:div w:id="1953321444">
          <w:marLeft w:val="480"/>
          <w:marRight w:val="0"/>
          <w:marTop w:val="0"/>
          <w:marBottom w:val="0"/>
          <w:divBdr>
            <w:top w:val="none" w:sz="0" w:space="0" w:color="auto"/>
            <w:left w:val="none" w:sz="0" w:space="0" w:color="auto"/>
            <w:bottom w:val="none" w:sz="0" w:space="0" w:color="auto"/>
            <w:right w:val="none" w:sz="0" w:space="0" w:color="auto"/>
          </w:divBdr>
        </w:div>
        <w:div w:id="806901487">
          <w:marLeft w:val="480"/>
          <w:marRight w:val="0"/>
          <w:marTop w:val="0"/>
          <w:marBottom w:val="0"/>
          <w:divBdr>
            <w:top w:val="none" w:sz="0" w:space="0" w:color="auto"/>
            <w:left w:val="none" w:sz="0" w:space="0" w:color="auto"/>
            <w:bottom w:val="none" w:sz="0" w:space="0" w:color="auto"/>
            <w:right w:val="none" w:sz="0" w:space="0" w:color="auto"/>
          </w:divBdr>
        </w:div>
        <w:div w:id="828404666">
          <w:marLeft w:val="480"/>
          <w:marRight w:val="0"/>
          <w:marTop w:val="0"/>
          <w:marBottom w:val="0"/>
          <w:divBdr>
            <w:top w:val="none" w:sz="0" w:space="0" w:color="auto"/>
            <w:left w:val="none" w:sz="0" w:space="0" w:color="auto"/>
            <w:bottom w:val="none" w:sz="0" w:space="0" w:color="auto"/>
            <w:right w:val="none" w:sz="0" w:space="0" w:color="auto"/>
          </w:divBdr>
        </w:div>
        <w:div w:id="1658269496">
          <w:marLeft w:val="480"/>
          <w:marRight w:val="0"/>
          <w:marTop w:val="0"/>
          <w:marBottom w:val="0"/>
          <w:divBdr>
            <w:top w:val="none" w:sz="0" w:space="0" w:color="auto"/>
            <w:left w:val="none" w:sz="0" w:space="0" w:color="auto"/>
            <w:bottom w:val="none" w:sz="0" w:space="0" w:color="auto"/>
            <w:right w:val="none" w:sz="0" w:space="0" w:color="auto"/>
          </w:divBdr>
        </w:div>
        <w:div w:id="4095586">
          <w:marLeft w:val="480"/>
          <w:marRight w:val="0"/>
          <w:marTop w:val="0"/>
          <w:marBottom w:val="0"/>
          <w:divBdr>
            <w:top w:val="none" w:sz="0" w:space="0" w:color="auto"/>
            <w:left w:val="none" w:sz="0" w:space="0" w:color="auto"/>
            <w:bottom w:val="none" w:sz="0" w:space="0" w:color="auto"/>
            <w:right w:val="none" w:sz="0" w:space="0" w:color="auto"/>
          </w:divBdr>
        </w:div>
        <w:div w:id="325671106">
          <w:marLeft w:val="480"/>
          <w:marRight w:val="0"/>
          <w:marTop w:val="0"/>
          <w:marBottom w:val="0"/>
          <w:divBdr>
            <w:top w:val="none" w:sz="0" w:space="0" w:color="auto"/>
            <w:left w:val="none" w:sz="0" w:space="0" w:color="auto"/>
            <w:bottom w:val="none" w:sz="0" w:space="0" w:color="auto"/>
            <w:right w:val="none" w:sz="0" w:space="0" w:color="auto"/>
          </w:divBdr>
        </w:div>
        <w:div w:id="981152959">
          <w:marLeft w:val="480"/>
          <w:marRight w:val="0"/>
          <w:marTop w:val="0"/>
          <w:marBottom w:val="0"/>
          <w:divBdr>
            <w:top w:val="none" w:sz="0" w:space="0" w:color="auto"/>
            <w:left w:val="none" w:sz="0" w:space="0" w:color="auto"/>
            <w:bottom w:val="none" w:sz="0" w:space="0" w:color="auto"/>
            <w:right w:val="none" w:sz="0" w:space="0" w:color="auto"/>
          </w:divBdr>
        </w:div>
        <w:div w:id="268507554">
          <w:marLeft w:val="480"/>
          <w:marRight w:val="0"/>
          <w:marTop w:val="0"/>
          <w:marBottom w:val="0"/>
          <w:divBdr>
            <w:top w:val="none" w:sz="0" w:space="0" w:color="auto"/>
            <w:left w:val="none" w:sz="0" w:space="0" w:color="auto"/>
            <w:bottom w:val="none" w:sz="0" w:space="0" w:color="auto"/>
            <w:right w:val="none" w:sz="0" w:space="0" w:color="auto"/>
          </w:divBdr>
        </w:div>
        <w:div w:id="1943802810">
          <w:marLeft w:val="480"/>
          <w:marRight w:val="0"/>
          <w:marTop w:val="0"/>
          <w:marBottom w:val="0"/>
          <w:divBdr>
            <w:top w:val="none" w:sz="0" w:space="0" w:color="auto"/>
            <w:left w:val="none" w:sz="0" w:space="0" w:color="auto"/>
            <w:bottom w:val="none" w:sz="0" w:space="0" w:color="auto"/>
            <w:right w:val="none" w:sz="0" w:space="0" w:color="auto"/>
          </w:divBdr>
        </w:div>
        <w:div w:id="1277324225">
          <w:marLeft w:val="480"/>
          <w:marRight w:val="0"/>
          <w:marTop w:val="0"/>
          <w:marBottom w:val="0"/>
          <w:divBdr>
            <w:top w:val="none" w:sz="0" w:space="0" w:color="auto"/>
            <w:left w:val="none" w:sz="0" w:space="0" w:color="auto"/>
            <w:bottom w:val="none" w:sz="0" w:space="0" w:color="auto"/>
            <w:right w:val="none" w:sz="0" w:space="0" w:color="auto"/>
          </w:divBdr>
        </w:div>
        <w:div w:id="2059893319">
          <w:marLeft w:val="480"/>
          <w:marRight w:val="0"/>
          <w:marTop w:val="0"/>
          <w:marBottom w:val="0"/>
          <w:divBdr>
            <w:top w:val="none" w:sz="0" w:space="0" w:color="auto"/>
            <w:left w:val="none" w:sz="0" w:space="0" w:color="auto"/>
            <w:bottom w:val="none" w:sz="0" w:space="0" w:color="auto"/>
            <w:right w:val="none" w:sz="0" w:space="0" w:color="auto"/>
          </w:divBdr>
        </w:div>
        <w:div w:id="369040021">
          <w:marLeft w:val="480"/>
          <w:marRight w:val="0"/>
          <w:marTop w:val="0"/>
          <w:marBottom w:val="0"/>
          <w:divBdr>
            <w:top w:val="none" w:sz="0" w:space="0" w:color="auto"/>
            <w:left w:val="none" w:sz="0" w:space="0" w:color="auto"/>
            <w:bottom w:val="none" w:sz="0" w:space="0" w:color="auto"/>
            <w:right w:val="none" w:sz="0" w:space="0" w:color="auto"/>
          </w:divBdr>
        </w:div>
        <w:div w:id="1296057594">
          <w:marLeft w:val="480"/>
          <w:marRight w:val="0"/>
          <w:marTop w:val="0"/>
          <w:marBottom w:val="0"/>
          <w:divBdr>
            <w:top w:val="none" w:sz="0" w:space="0" w:color="auto"/>
            <w:left w:val="none" w:sz="0" w:space="0" w:color="auto"/>
            <w:bottom w:val="none" w:sz="0" w:space="0" w:color="auto"/>
            <w:right w:val="none" w:sz="0" w:space="0" w:color="auto"/>
          </w:divBdr>
        </w:div>
        <w:div w:id="1082608450">
          <w:marLeft w:val="480"/>
          <w:marRight w:val="0"/>
          <w:marTop w:val="0"/>
          <w:marBottom w:val="0"/>
          <w:divBdr>
            <w:top w:val="none" w:sz="0" w:space="0" w:color="auto"/>
            <w:left w:val="none" w:sz="0" w:space="0" w:color="auto"/>
            <w:bottom w:val="none" w:sz="0" w:space="0" w:color="auto"/>
            <w:right w:val="none" w:sz="0" w:space="0" w:color="auto"/>
          </w:divBdr>
        </w:div>
        <w:div w:id="1367218049">
          <w:marLeft w:val="480"/>
          <w:marRight w:val="0"/>
          <w:marTop w:val="0"/>
          <w:marBottom w:val="0"/>
          <w:divBdr>
            <w:top w:val="none" w:sz="0" w:space="0" w:color="auto"/>
            <w:left w:val="none" w:sz="0" w:space="0" w:color="auto"/>
            <w:bottom w:val="none" w:sz="0" w:space="0" w:color="auto"/>
            <w:right w:val="none" w:sz="0" w:space="0" w:color="auto"/>
          </w:divBdr>
        </w:div>
        <w:div w:id="1126853190">
          <w:marLeft w:val="480"/>
          <w:marRight w:val="0"/>
          <w:marTop w:val="0"/>
          <w:marBottom w:val="0"/>
          <w:divBdr>
            <w:top w:val="none" w:sz="0" w:space="0" w:color="auto"/>
            <w:left w:val="none" w:sz="0" w:space="0" w:color="auto"/>
            <w:bottom w:val="none" w:sz="0" w:space="0" w:color="auto"/>
            <w:right w:val="none" w:sz="0" w:space="0" w:color="auto"/>
          </w:divBdr>
        </w:div>
        <w:div w:id="823660705">
          <w:marLeft w:val="480"/>
          <w:marRight w:val="0"/>
          <w:marTop w:val="0"/>
          <w:marBottom w:val="0"/>
          <w:divBdr>
            <w:top w:val="none" w:sz="0" w:space="0" w:color="auto"/>
            <w:left w:val="none" w:sz="0" w:space="0" w:color="auto"/>
            <w:bottom w:val="none" w:sz="0" w:space="0" w:color="auto"/>
            <w:right w:val="none" w:sz="0" w:space="0" w:color="auto"/>
          </w:divBdr>
        </w:div>
        <w:div w:id="2011176780">
          <w:marLeft w:val="480"/>
          <w:marRight w:val="0"/>
          <w:marTop w:val="0"/>
          <w:marBottom w:val="0"/>
          <w:divBdr>
            <w:top w:val="none" w:sz="0" w:space="0" w:color="auto"/>
            <w:left w:val="none" w:sz="0" w:space="0" w:color="auto"/>
            <w:bottom w:val="none" w:sz="0" w:space="0" w:color="auto"/>
            <w:right w:val="none" w:sz="0" w:space="0" w:color="auto"/>
          </w:divBdr>
        </w:div>
        <w:div w:id="1027295143">
          <w:marLeft w:val="480"/>
          <w:marRight w:val="0"/>
          <w:marTop w:val="0"/>
          <w:marBottom w:val="0"/>
          <w:divBdr>
            <w:top w:val="none" w:sz="0" w:space="0" w:color="auto"/>
            <w:left w:val="none" w:sz="0" w:space="0" w:color="auto"/>
            <w:bottom w:val="none" w:sz="0" w:space="0" w:color="auto"/>
            <w:right w:val="none" w:sz="0" w:space="0" w:color="auto"/>
          </w:divBdr>
        </w:div>
        <w:div w:id="1601595876">
          <w:marLeft w:val="480"/>
          <w:marRight w:val="0"/>
          <w:marTop w:val="0"/>
          <w:marBottom w:val="0"/>
          <w:divBdr>
            <w:top w:val="none" w:sz="0" w:space="0" w:color="auto"/>
            <w:left w:val="none" w:sz="0" w:space="0" w:color="auto"/>
            <w:bottom w:val="none" w:sz="0" w:space="0" w:color="auto"/>
            <w:right w:val="none" w:sz="0" w:space="0" w:color="auto"/>
          </w:divBdr>
        </w:div>
        <w:div w:id="1688483053">
          <w:marLeft w:val="480"/>
          <w:marRight w:val="0"/>
          <w:marTop w:val="0"/>
          <w:marBottom w:val="0"/>
          <w:divBdr>
            <w:top w:val="none" w:sz="0" w:space="0" w:color="auto"/>
            <w:left w:val="none" w:sz="0" w:space="0" w:color="auto"/>
            <w:bottom w:val="none" w:sz="0" w:space="0" w:color="auto"/>
            <w:right w:val="none" w:sz="0" w:space="0" w:color="auto"/>
          </w:divBdr>
        </w:div>
        <w:div w:id="62144623">
          <w:marLeft w:val="480"/>
          <w:marRight w:val="0"/>
          <w:marTop w:val="0"/>
          <w:marBottom w:val="0"/>
          <w:divBdr>
            <w:top w:val="none" w:sz="0" w:space="0" w:color="auto"/>
            <w:left w:val="none" w:sz="0" w:space="0" w:color="auto"/>
            <w:bottom w:val="none" w:sz="0" w:space="0" w:color="auto"/>
            <w:right w:val="none" w:sz="0" w:space="0" w:color="auto"/>
          </w:divBdr>
        </w:div>
        <w:div w:id="1831214645">
          <w:marLeft w:val="480"/>
          <w:marRight w:val="0"/>
          <w:marTop w:val="0"/>
          <w:marBottom w:val="0"/>
          <w:divBdr>
            <w:top w:val="none" w:sz="0" w:space="0" w:color="auto"/>
            <w:left w:val="none" w:sz="0" w:space="0" w:color="auto"/>
            <w:bottom w:val="none" w:sz="0" w:space="0" w:color="auto"/>
            <w:right w:val="none" w:sz="0" w:space="0" w:color="auto"/>
          </w:divBdr>
        </w:div>
        <w:div w:id="1668053213">
          <w:marLeft w:val="480"/>
          <w:marRight w:val="0"/>
          <w:marTop w:val="0"/>
          <w:marBottom w:val="0"/>
          <w:divBdr>
            <w:top w:val="none" w:sz="0" w:space="0" w:color="auto"/>
            <w:left w:val="none" w:sz="0" w:space="0" w:color="auto"/>
            <w:bottom w:val="none" w:sz="0" w:space="0" w:color="auto"/>
            <w:right w:val="none" w:sz="0" w:space="0" w:color="auto"/>
          </w:divBdr>
        </w:div>
        <w:div w:id="1785729470">
          <w:marLeft w:val="480"/>
          <w:marRight w:val="0"/>
          <w:marTop w:val="0"/>
          <w:marBottom w:val="0"/>
          <w:divBdr>
            <w:top w:val="none" w:sz="0" w:space="0" w:color="auto"/>
            <w:left w:val="none" w:sz="0" w:space="0" w:color="auto"/>
            <w:bottom w:val="none" w:sz="0" w:space="0" w:color="auto"/>
            <w:right w:val="none" w:sz="0" w:space="0" w:color="auto"/>
          </w:divBdr>
        </w:div>
        <w:div w:id="858467496">
          <w:marLeft w:val="480"/>
          <w:marRight w:val="0"/>
          <w:marTop w:val="0"/>
          <w:marBottom w:val="0"/>
          <w:divBdr>
            <w:top w:val="none" w:sz="0" w:space="0" w:color="auto"/>
            <w:left w:val="none" w:sz="0" w:space="0" w:color="auto"/>
            <w:bottom w:val="none" w:sz="0" w:space="0" w:color="auto"/>
            <w:right w:val="none" w:sz="0" w:space="0" w:color="auto"/>
          </w:divBdr>
        </w:div>
        <w:div w:id="760682332">
          <w:marLeft w:val="480"/>
          <w:marRight w:val="0"/>
          <w:marTop w:val="0"/>
          <w:marBottom w:val="0"/>
          <w:divBdr>
            <w:top w:val="none" w:sz="0" w:space="0" w:color="auto"/>
            <w:left w:val="none" w:sz="0" w:space="0" w:color="auto"/>
            <w:bottom w:val="none" w:sz="0" w:space="0" w:color="auto"/>
            <w:right w:val="none" w:sz="0" w:space="0" w:color="auto"/>
          </w:divBdr>
        </w:div>
        <w:div w:id="631253923">
          <w:marLeft w:val="480"/>
          <w:marRight w:val="0"/>
          <w:marTop w:val="0"/>
          <w:marBottom w:val="0"/>
          <w:divBdr>
            <w:top w:val="none" w:sz="0" w:space="0" w:color="auto"/>
            <w:left w:val="none" w:sz="0" w:space="0" w:color="auto"/>
            <w:bottom w:val="none" w:sz="0" w:space="0" w:color="auto"/>
            <w:right w:val="none" w:sz="0" w:space="0" w:color="auto"/>
          </w:divBdr>
        </w:div>
        <w:div w:id="474375076">
          <w:marLeft w:val="480"/>
          <w:marRight w:val="0"/>
          <w:marTop w:val="0"/>
          <w:marBottom w:val="0"/>
          <w:divBdr>
            <w:top w:val="none" w:sz="0" w:space="0" w:color="auto"/>
            <w:left w:val="none" w:sz="0" w:space="0" w:color="auto"/>
            <w:bottom w:val="none" w:sz="0" w:space="0" w:color="auto"/>
            <w:right w:val="none" w:sz="0" w:space="0" w:color="auto"/>
          </w:divBdr>
        </w:div>
        <w:div w:id="494105014">
          <w:marLeft w:val="480"/>
          <w:marRight w:val="0"/>
          <w:marTop w:val="0"/>
          <w:marBottom w:val="0"/>
          <w:divBdr>
            <w:top w:val="none" w:sz="0" w:space="0" w:color="auto"/>
            <w:left w:val="none" w:sz="0" w:space="0" w:color="auto"/>
            <w:bottom w:val="none" w:sz="0" w:space="0" w:color="auto"/>
            <w:right w:val="none" w:sz="0" w:space="0" w:color="auto"/>
          </w:divBdr>
        </w:div>
        <w:div w:id="2116903912">
          <w:marLeft w:val="480"/>
          <w:marRight w:val="0"/>
          <w:marTop w:val="0"/>
          <w:marBottom w:val="0"/>
          <w:divBdr>
            <w:top w:val="none" w:sz="0" w:space="0" w:color="auto"/>
            <w:left w:val="none" w:sz="0" w:space="0" w:color="auto"/>
            <w:bottom w:val="none" w:sz="0" w:space="0" w:color="auto"/>
            <w:right w:val="none" w:sz="0" w:space="0" w:color="auto"/>
          </w:divBdr>
        </w:div>
        <w:div w:id="1787771117">
          <w:marLeft w:val="480"/>
          <w:marRight w:val="0"/>
          <w:marTop w:val="0"/>
          <w:marBottom w:val="0"/>
          <w:divBdr>
            <w:top w:val="none" w:sz="0" w:space="0" w:color="auto"/>
            <w:left w:val="none" w:sz="0" w:space="0" w:color="auto"/>
            <w:bottom w:val="none" w:sz="0" w:space="0" w:color="auto"/>
            <w:right w:val="none" w:sz="0" w:space="0" w:color="auto"/>
          </w:divBdr>
        </w:div>
        <w:div w:id="1897816014">
          <w:marLeft w:val="480"/>
          <w:marRight w:val="0"/>
          <w:marTop w:val="0"/>
          <w:marBottom w:val="0"/>
          <w:divBdr>
            <w:top w:val="none" w:sz="0" w:space="0" w:color="auto"/>
            <w:left w:val="none" w:sz="0" w:space="0" w:color="auto"/>
            <w:bottom w:val="none" w:sz="0" w:space="0" w:color="auto"/>
            <w:right w:val="none" w:sz="0" w:space="0" w:color="auto"/>
          </w:divBdr>
        </w:div>
        <w:div w:id="103305113">
          <w:marLeft w:val="480"/>
          <w:marRight w:val="0"/>
          <w:marTop w:val="0"/>
          <w:marBottom w:val="0"/>
          <w:divBdr>
            <w:top w:val="none" w:sz="0" w:space="0" w:color="auto"/>
            <w:left w:val="none" w:sz="0" w:space="0" w:color="auto"/>
            <w:bottom w:val="none" w:sz="0" w:space="0" w:color="auto"/>
            <w:right w:val="none" w:sz="0" w:space="0" w:color="auto"/>
          </w:divBdr>
        </w:div>
        <w:div w:id="1299914060">
          <w:marLeft w:val="480"/>
          <w:marRight w:val="0"/>
          <w:marTop w:val="0"/>
          <w:marBottom w:val="0"/>
          <w:divBdr>
            <w:top w:val="none" w:sz="0" w:space="0" w:color="auto"/>
            <w:left w:val="none" w:sz="0" w:space="0" w:color="auto"/>
            <w:bottom w:val="none" w:sz="0" w:space="0" w:color="auto"/>
            <w:right w:val="none" w:sz="0" w:space="0" w:color="auto"/>
          </w:divBdr>
        </w:div>
        <w:div w:id="189733182">
          <w:marLeft w:val="480"/>
          <w:marRight w:val="0"/>
          <w:marTop w:val="0"/>
          <w:marBottom w:val="0"/>
          <w:divBdr>
            <w:top w:val="none" w:sz="0" w:space="0" w:color="auto"/>
            <w:left w:val="none" w:sz="0" w:space="0" w:color="auto"/>
            <w:bottom w:val="none" w:sz="0" w:space="0" w:color="auto"/>
            <w:right w:val="none" w:sz="0" w:space="0" w:color="auto"/>
          </w:divBdr>
        </w:div>
        <w:div w:id="1548955164">
          <w:marLeft w:val="480"/>
          <w:marRight w:val="0"/>
          <w:marTop w:val="0"/>
          <w:marBottom w:val="0"/>
          <w:divBdr>
            <w:top w:val="none" w:sz="0" w:space="0" w:color="auto"/>
            <w:left w:val="none" w:sz="0" w:space="0" w:color="auto"/>
            <w:bottom w:val="none" w:sz="0" w:space="0" w:color="auto"/>
            <w:right w:val="none" w:sz="0" w:space="0" w:color="auto"/>
          </w:divBdr>
        </w:div>
        <w:div w:id="1879900491">
          <w:marLeft w:val="480"/>
          <w:marRight w:val="0"/>
          <w:marTop w:val="0"/>
          <w:marBottom w:val="0"/>
          <w:divBdr>
            <w:top w:val="none" w:sz="0" w:space="0" w:color="auto"/>
            <w:left w:val="none" w:sz="0" w:space="0" w:color="auto"/>
            <w:bottom w:val="none" w:sz="0" w:space="0" w:color="auto"/>
            <w:right w:val="none" w:sz="0" w:space="0" w:color="auto"/>
          </w:divBdr>
        </w:div>
        <w:div w:id="739790683">
          <w:marLeft w:val="480"/>
          <w:marRight w:val="0"/>
          <w:marTop w:val="0"/>
          <w:marBottom w:val="0"/>
          <w:divBdr>
            <w:top w:val="none" w:sz="0" w:space="0" w:color="auto"/>
            <w:left w:val="none" w:sz="0" w:space="0" w:color="auto"/>
            <w:bottom w:val="none" w:sz="0" w:space="0" w:color="auto"/>
            <w:right w:val="none" w:sz="0" w:space="0" w:color="auto"/>
          </w:divBdr>
        </w:div>
        <w:div w:id="1985618384">
          <w:marLeft w:val="480"/>
          <w:marRight w:val="0"/>
          <w:marTop w:val="0"/>
          <w:marBottom w:val="0"/>
          <w:divBdr>
            <w:top w:val="none" w:sz="0" w:space="0" w:color="auto"/>
            <w:left w:val="none" w:sz="0" w:space="0" w:color="auto"/>
            <w:bottom w:val="none" w:sz="0" w:space="0" w:color="auto"/>
            <w:right w:val="none" w:sz="0" w:space="0" w:color="auto"/>
          </w:divBdr>
        </w:div>
        <w:div w:id="1074625436">
          <w:marLeft w:val="480"/>
          <w:marRight w:val="0"/>
          <w:marTop w:val="0"/>
          <w:marBottom w:val="0"/>
          <w:divBdr>
            <w:top w:val="none" w:sz="0" w:space="0" w:color="auto"/>
            <w:left w:val="none" w:sz="0" w:space="0" w:color="auto"/>
            <w:bottom w:val="none" w:sz="0" w:space="0" w:color="auto"/>
            <w:right w:val="none" w:sz="0" w:space="0" w:color="auto"/>
          </w:divBdr>
        </w:div>
        <w:div w:id="818689418">
          <w:marLeft w:val="480"/>
          <w:marRight w:val="0"/>
          <w:marTop w:val="0"/>
          <w:marBottom w:val="0"/>
          <w:divBdr>
            <w:top w:val="none" w:sz="0" w:space="0" w:color="auto"/>
            <w:left w:val="none" w:sz="0" w:space="0" w:color="auto"/>
            <w:bottom w:val="none" w:sz="0" w:space="0" w:color="auto"/>
            <w:right w:val="none" w:sz="0" w:space="0" w:color="auto"/>
          </w:divBdr>
        </w:div>
        <w:div w:id="70202579">
          <w:marLeft w:val="480"/>
          <w:marRight w:val="0"/>
          <w:marTop w:val="0"/>
          <w:marBottom w:val="0"/>
          <w:divBdr>
            <w:top w:val="none" w:sz="0" w:space="0" w:color="auto"/>
            <w:left w:val="none" w:sz="0" w:space="0" w:color="auto"/>
            <w:bottom w:val="none" w:sz="0" w:space="0" w:color="auto"/>
            <w:right w:val="none" w:sz="0" w:space="0" w:color="auto"/>
          </w:divBdr>
        </w:div>
        <w:div w:id="443891460">
          <w:marLeft w:val="480"/>
          <w:marRight w:val="0"/>
          <w:marTop w:val="0"/>
          <w:marBottom w:val="0"/>
          <w:divBdr>
            <w:top w:val="none" w:sz="0" w:space="0" w:color="auto"/>
            <w:left w:val="none" w:sz="0" w:space="0" w:color="auto"/>
            <w:bottom w:val="none" w:sz="0" w:space="0" w:color="auto"/>
            <w:right w:val="none" w:sz="0" w:space="0" w:color="auto"/>
          </w:divBdr>
        </w:div>
        <w:div w:id="506676757">
          <w:marLeft w:val="480"/>
          <w:marRight w:val="0"/>
          <w:marTop w:val="0"/>
          <w:marBottom w:val="0"/>
          <w:divBdr>
            <w:top w:val="none" w:sz="0" w:space="0" w:color="auto"/>
            <w:left w:val="none" w:sz="0" w:space="0" w:color="auto"/>
            <w:bottom w:val="none" w:sz="0" w:space="0" w:color="auto"/>
            <w:right w:val="none" w:sz="0" w:space="0" w:color="auto"/>
          </w:divBdr>
        </w:div>
        <w:div w:id="570434092">
          <w:marLeft w:val="480"/>
          <w:marRight w:val="0"/>
          <w:marTop w:val="0"/>
          <w:marBottom w:val="0"/>
          <w:divBdr>
            <w:top w:val="none" w:sz="0" w:space="0" w:color="auto"/>
            <w:left w:val="none" w:sz="0" w:space="0" w:color="auto"/>
            <w:bottom w:val="none" w:sz="0" w:space="0" w:color="auto"/>
            <w:right w:val="none" w:sz="0" w:space="0" w:color="auto"/>
          </w:divBdr>
        </w:div>
        <w:div w:id="82653220">
          <w:marLeft w:val="480"/>
          <w:marRight w:val="0"/>
          <w:marTop w:val="0"/>
          <w:marBottom w:val="0"/>
          <w:divBdr>
            <w:top w:val="none" w:sz="0" w:space="0" w:color="auto"/>
            <w:left w:val="none" w:sz="0" w:space="0" w:color="auto"/>
            <w:bottom w:val="none" w:sz="0" w:space="0" w:color="auto"/>
            <w:right w:val="none" w:sz="0" w:space="0" w:color="auto"/>
          </w:divBdr>
        </w:div>
        <w:div w:id="1784493194">
          <w:marLeft w:val="480"/>
          <w:marRight w:val="0"/>
          <w:marTop w:val="0"/>
          <w:marBottom w:val="0"/>
          <w:divBdr>
            <w:top w:val="none" w:sz="0" w:space="0" w:color="auto"/>
            <w:left w:val="none" w:sz="0" w:space="0" w:color="auto"/>
            <w:bottom w:val="none" w:sz="0" w:space="0" w:color="auto"/>
            <w:right w:val="none" w:sz="0" w:space="0" w:color="auto"/>
          </w:divBdr>
        </w:div>
        <w:div w:id="449591553">
          <w:marLeft w:val="480"/>
          <w:marRight w:val="0"/>
          <w:marTop w:val="0"/>
          <w:marBottom w:val="0"/>
          <w:divBdr>
            <w:top w:val="none" w:sz="0" w:space="0" w:color="auto"/>
            <w:left w:val="none" w:sz="0" w:space="0" w:color="auto"/>
            <w:bottom w:val="none" w:sz="0" w:space="0" w:color="auto"/>
            <w:right w:val="none" w:sz="0" w:space="0" w:color="auto"/>
          </w:divBdr>
        </w:div>
        <w:div w:id="1719622929">
          <w:marLeft w:val="480"/>
          <w:marRight w:val="0"/>
          <w:marTop w:val="0"/>
          <w:marBottom w:val="0"/>
          <w:divBdr>
            <w:top w:val="none" w:sz="0" w:space="0" w:color="auto"/>
            <w:left w:val="none" w:sz="0" w:space="0" w:color="auto"/>
            <w:bottom w:val="none" w:sz="0" w:space="0" w:color="auto"/>
            <w:right w:val="none" w:sz="0" w:space="0" w:color="auto"/>
          </w:divBdr>
        </w:div>
        <w:div w:id="182331985">
          <w:marLeft w:val="480"/>
          <w:marRight w:val="0"/>
          <w:marTop w:val="0"/>
          <w:marBottom w:val="0"/>
          <w:divBdr>
            <w:top w:val="none" w:sz="0" w:space="0" w:color="auto"/>
            <w:left w:val="none" w:sz="0" w:space="0" w:color="auto"/>
            <w:bottom w:val="none" w:sz="0" w:space="0" w:color="auto"/>
            <w:right w:val="none" w:sz="0" w:space="0" w:color="auto"/>
          </w:divBdr>
        </w:div>
        <w:div w:id="2073308882">
          <w:marLeft w:val="480"/>
          <w:marRight w:val="0"/>
          <w:marTop w:val="0"/>
          <w:marBottom w:val="0"/>
          <w:divBdr>
            <w:top w:val="none" w:sz="0" w:space="0" w:color="auto"/>
            <w:left w:val="none" w:sz="0" w:space="0" w:color="auto"/>
            <w:bottom w:val="none" w:sz="0" w:space="0" w:color="auto"/>
            <w:right w:val="none" w:sz="0" w:space="0" w:color="auto"/>
          </w:divBdr>
        </w:div>
        <w:div w:id="1012488327">
          <w:marLeft w:val="480"/>
          <w:marRight w:val="0"/>
          <w:marTop w:val="0"/>
          <w:marBottom w:val="0"/>
          <w:divBdr>
            <w:top w:val="none" w:sz="0" w:space="0" w:color="auto"/>
            <w:left w:val="none" w:sz="0" w:space="0" w:color="auto"/>
            <w:bottom w:val="none" w:sz="0" w:space="0" w:color="auto"/>
            <w:right w:val="none" w:sz="0" w:space="0" w:color="auto"/>
          </w:divBdr>
        </w:div>
        <w:div w:id="1182746224">
          <w:marLeft w:val="480"/>
          <w:marRight w:val="0"/>
          <w:marTop w:val="0"/>
          <w:marBottom w:val="0"/>
          <w:divBdr>
            <w:top w:val="none" w:sz="0" w:space="0" w:color="auto"/>
            <w:left w:val="none" w:sz="0" w:space="0" w:color="auto"/>
            <w:bottom w:val="none" w:sz="0" w:space="0" w:color="auto"/>
            <w:right w:val="none" w:sz="0" w:space="0" w:color="auto"/>
          </w:divBdr>
        </w:div>
        <w:div w:id="1228421195">
          <w:marLeft w:val="480"/>
          <w:marRight w:val="0"/>
          <w:marTop w:val="0"/>
          <w:marBottom w:val="0"/>
          <w:divBdr>
            <w:top w:val="none" w:sz="0" w:space="0" w:color="auto"/>
            <w:left w:val="none" w:sz="0" w:space="0" w:color="auto"/>
            <w:bottom w:val="none" w:sz="0" w:space="0" w:color="auto"/>
            <w:right w:val="none" w:sz="0" w:space="0" w:color="auto"/>
          </w:divBdr>
        </w:div>
        <w:div w:id="761147985">
          <w:marLeft w:val="480"/>
          <w:marRight w:val="0"/>
          <w:marTop w:val="0"/>
          <w:marBottom w:val="0"/>
          <w:divBdr>
            <w:top w:val="none" w:sz="0" w:space="0" w:color="auto"/>
            <w:left w:val="none" w:sz="0" w:space="0" w:color="auto"/>
            <w:bottom w:val="none" w:sz="0" w:space="0" w:color="auto"/>
            <w:right w:val="none" w:sz="0" w:space="0" w:color="auto"/>
          </w:divBdr>
        </w:div>
        <w:div w:id="1948660641">
          <w:marLeft w:val="480"/>
          <w:marRight w:val="0"/>
          <w:marTop w:val="0"/>
          <w:marBottom w:val="0"/>
          <w:divBdr>
            <w:top w:val="none" w:sz="0" w:space="0" w:color="auto"/>
            <w:left w:val="none" w:sz="0" w:space="0" w:color="auto"/>
            <w:bottom w:val="none" w:sz="0" w:space="0" w:color="auto"/>
            <w:right w:val="none" w:sz="0" w:space="0" w:color="auto"/>
          </w:divBdr>
        </w:div>
        <w:div w:id="1170826514">
          <w:marLeft w:val="480"/>
          <w:marRight w:val="0"/>
          <w:marTop w:val="0"/>
          <w:marBottom w:val="0"/>
          <w:divBdr>
            <w:top w:val="none" w:sz="0" w:space="0" w:color="auto"/>
            <w:left w:val="none" w:sz="0" w:space="0" w:color="auto"/>
            <w:bottom w:val="none" w:sz="0" w:space="0" w:color="auto"/>
            <w:right w:val="none" w:sz="0" w:space="0" w:color="auto"/>
          </w:divBdr>
        </w:div>
        <w:div w:id="388842498">
          <w:marLeft w:val="480"/>
          <w:marRight w:val="0"/>
          <w:marTop w:val="0"/>
          <w:marBottom w:val="0"/>
          <w:divBdr>
            <w:top w:val="none" w:sz="0" w:space="0" w:color="auto"/>
            <w:left w:val="none" w:sz="0" w:space="0" w:color="auto"/>
            <w:bottom w:val="none" w:sz="0" w:space="0" w:color="auto"/>
            <w:right w:val="none" w:sz="0" w:space="0" w:color="auto"/>
          </w:divBdr>
        </w:div>
        <w:div w:id="302587618">
          <w:marLeft w:val="480"/>
          <w:marRight w:val="0"/>
          <w:marTop w:val="0"/>
          <w:marBottom w:val="0"/>
          <w:divBdr>
            <w:top w:val="none" w:sz="0" w:space="0" w:color="auto"/>
            <w:left w:val="none" w:sz="0" w:space="0" w:color="auto"/>
            <w:bottom w:val="none" w:sz="0" w:space="0" w:color="auto"/>
            <w:right w:val="none" w:sz="0" w:space="0" w:color="auto"/>
          </w:divBdr>
        </w:div>
        <w:div w:id="1454901127">
          <w:marLeft w:val="480"/>
          <w:marRight w:val="0"/>
          <w:marTop w:val="0"/>
          <w:marBottom w:val="0"/>
          <w:divBdr>
            <w:top w:val="none" w:sz="0" w:space="0" w:color="auto"/>
            <w:left w:val="none" w:sz="0" w:space="0" w:color="auto"/>
            <w:bottom w:val="none" w:sz="0" w:space="0" w:color="auto"/>
            <w:right w:val="none" w:sz="0" w:space="0" w:color="auto"/>
          </w:divBdr>
        </w:div>
        <w:div w:id="1335184331">
          <w:marLeft w:val="480"/>
          <w:marRight w:val="0"/>
          <w:marTop w:val="0"/>
          <w:marBottom w:val="0"/>
          <w:divBdr>
            <w:top w:val="none" w:sz="0" w:space="0" w:color="auto"/>
            <w:left w:val="none" w:sz="0" w:space="0" w:color="auto"/>
            <w:bottom w:val="none" w:sz="0" w:space="0" w:color="auto"/>
            <w:right w:val="none" w:sz="0" w:space="0" w:color="auto"/>
          </w:divBdr>
        </w:div>
        <w:div w:id="1092239571">
          <w:marLeft w:val="480"/>
          <w:marRight w:val="0"/>
          <w:marTop w:val="0"/>
          <w:marBottom w:val="0"/>
          <w:divBdr>
            <w:top w:val="none" w:sz="0" w:space="0" w:color="auto"/>
            <w:left w:val="none" w:sz="0" w:space="0" w:color="auto"/>
            <w:bottom w:val="none" w:sz="0" w:space="0" w:color="auto"/>
            <w:right w:val="none" w:sz="0" w:space="0" w:color="auto"/>
          </w:divBdr>
        </w:div>
        <w:div w:id="1990135546">
          <w:marLeft w:val="480"/>
          <w:marRight w:val="0"/>
          <w:marTop w:val="0"/>
          <w:marBottom w:val="0"/>
          <w:divBdr>
            <w:top w:val="none" w:sz="0" w:space="0" w:color="auto"/>
            <w:left w:val="none" w:sz="0" w:space="0" w:color="auto"/>
            <w:bottom w:val="none" w:sz="0" w:space="0" w:color="auto"/>
            <w:right w:val="none" w:sz="0" w:space="0" w:color="auto"/>
          </w:divBdr>
        </w:div>
        <w:div w:id="312679732">
          <w:marLeft w:val="480"/>
          <w:marRight w:val="0"/>
          <w:marTop w:val="0"/>
          <w:marBottom w:val="0"/>
          <w:divBdr>
            <w:top w:val="none" w:sz="0" w:space="0" w:color="auto"/>
            <w:left w:val="none" w:sz="0" w:space="0" w:color="auto"/>
            <w:bottom w:val="none" w:sz="0" w:space="0" w:color="auto"/>
            <w:right w:val="none" w:sz="0" w:space="0" w:color="auto"/>
          </w:divBdr>
        </w:div>
        <w:div w:id="1945728168">
          <w:marLeft w:val="480"/>
          <w:marRight w:val="0"/>
          <w:marTop w:val="0"/>
          <w:marBottom w:val="0"/>
          <w:divBdr>
            <w:top w:val="none" w:sz="0" w:space="0" w:color="auto"/>
            <w:left w:val="none" w:sz="0" w:space="0" w:color="auto"/>
            <w:bottom w:val="none" w:sz="0" w:space="0" w:color="auto"/>
            <w:right w:val="none" w:sz="0" w:space="0" w:color="auto"/>
          </w:divBdr>
        </w:div>
        <w:div w:id="183783759">
          <w:marLeft w:val="480"/>
          <w:marRight w:val="0"/>
          <w:marTop w:val="0"/>
          <w:marBottom w:val="0"/>
          <w:divBdr>
            <w:top w:val="none" w:sz="0" w:space="0" w:color="auto"/>
            <w:left w:val="none" w:sz="0" w:space="0" w:color="auto"/>
            <w:bottom w:val="none" w:sz="0" w:space="0" w:color="auto"/>
            <w:right w:val="none" w:sz="0" w:space="0" w:color="auto"/>
          </w:divBdr>
        </w:div>
        <w:div w:id="1531334079">
          <w:marLeft w:val="480"/>
          <w:marRight w:val="0"/>
          <w:marTop w:val="0"/>
          <w:marBottom w:val="0"/>
          <w:divBdr>
            <w:top w:val="none" w:sz="0" w:space="0" w:color="auto"/>
            <w:left w:val="none" w:sz="0" w:space="0" w:color="auto"/>
            <w:bottom w:val="none" w:sz="0" w:space="0" w:color="auto"/>
            <w:right w:val="none" w:sz="0" w:space="0" w:color="auto"/>
          </w:divBdr>
        </w:div>
        <w:div w:id="960840678">
          <w:marLeft w:val="480"/>
          <w:marRight w:val="0"/>
          <w:marTop w:val="0"/>
          <w:marBottom w:val="0"/>
          <w:divBdr>
            <w:top w:val="none" w:sz="0" w:space="0" w:color="auto"/>
            <w:left w:val="none" w:sz="0" w:space="0" w:color="auto"/>
            <w:bottom w:val="none" w:sz="0" w:space="0" w:color="auto"/>
            <w:right w:val="none" w:sz="0" w:space="0" w:color="auto"/>
          </w:divBdr>
        </w:div>
        <w:div w:id="1953197570">
          <w:marLeft w:val="480"/>
          <w:marRight w:val="0"/>
          <w:marTop w:val="0"/>
          <w:marBottom w:val="0"/>
          <w:divBdr>
            <w:top w:val="none" w:sz="0" w:space="0" w:color="auto"/>
            <w:left w:val="none" w:sz="0" w:space="0" w:color="auto"/>
            <w:bottom w:val="none" w:sz="0" w:space="0" w:color="auto"/>
            <w:right w:val="none" w:sz="0" w:space="0" w:color="auto"/>
          </w:divBdr>
        </w:div>
        <w:div w:id="1553537416">
          <w:marLeft w:val="480"/>
          <w:marRight w:val="0"/>
          <w:marTop w:val="0"/>
          <w:marBottom w:val="0"/>
          <w:divBdr>
            <w:top w:val="none" w:sz="0" w:space="0" w:color="auto"/>
            <w:left w:val="none" w:sz="0" w:space="0" w:color="auto"/>
            <w:bottom w:val="none" w:sz="0" w:space="0" w:color="auto"/>
            <w:right w:val="none" w:sz="0" w:space="0" w:color="auto"/>
          </w:divBdr>
        </w:div>
      </w:divsChild>
    </w:div>
    <w:div w:id="2094472066">
      <w:bodyDiv w:val="1"/>
      <w:marLeft w:val="0"/>
      <w:marRight w:val="0"/>
      <w:marTop w:val="0"/>
      <w:marBottom w:val="0"/>
      <w:divBdr>
        <w:top w:val="none" w:sz="0" w:space="0" w:color="auto"/>
        <w:left w:val="none" w:sz="0" w:space="0" w:color="auto"/>
        <w:bottom w:val="none" w:sz="0" w:space="0" w:color="auto"/>
        <w:right w:val="none" w:sz="0" w:space="0" w:color="auto"/>
      </w:divBdr>
      <w:divsChild>
        <w:div w:id="26301259">
          <w:marLeft w:val="480"/>
          <w:marRight w:val="0"/>
          <w:marTop w:val="0"/>
          <w:marBottom w:val="0"/>
          <w:divBdr>
            <w:top w:val="none" w:sz="0" w:space="0" w:color="auto"/>
            <w:left w:val="none" w:sz="0" w:space="0" w:color="auto"/>
            <w:bottom w:val="none" w:sz="0" w:space="0" w:color="auto"/>
            <w:right w:val="none" w:sz="0" w:space="0" w:color="auto"/>
          </w:divBdr>
        </w:div>
        <w:div w:id="54743926">
          <w:marLeft w:val="480"/>
          <w:marRight w:val="0"/>
          <w:marTop w:val="0"/>
          <w:marBottom w:val="0"/>
          <w:divBdr>
            <w:top w:val="none" w:sz="0" w:space="0" w:color="auto"/>
            <w:left w:val="none" w:sz="0" w:space="0" w:color="auto"/>
            <w:bottom w:val="none" w:sz="0" w:space="0" w:color="auto"/>
            <w:right w:val="none" w:sz="0" w:space="0" w:color="auto"/>
          </w:divBdr>
        </w:div>
        <w:div w:id="66148303">
          <w:marLeft w:val="480"/>
          <w:marRight w:val="0"/>
          <w:marTop w:val="0"/>
          <w:marBottom w:val="0"/>
          <w:divBdr>
            <w:top w:val="none" w:sz="0" w:space="0" w:color="auto"/>
            <w:left w:val="none" w:sz="0" w:space="0" w:color="auto"/>
            <w:bottom w:val="none" w:sz="0" w:space="0" w:color="auto"/>
            <w:right w:val="none" w:sz="0" w:space="0" w:color="auto"/>
          </w:divBdr>
        </w:div>
        <w:div w:id="113597717">
          <w:marLeft w:val="480"/>
          <w:marRight w:val="0"/>
          <w:marTop w:val="0"/>
          <w:marBottom w:val="0"/>
          <w:divBdr>
            <w:top w:val="none" w:sz="0" w:space="0" w:color="auto"/>
            <w:left w:val="none" w:sz="0" w:space="0" w:color="auto"/>
            <w:bottom w:val="none" w:sz="0" w:space="0" w:color="auto"/>
            <w:right w:val="none" w:sz="0" w:space="0" w:color="auto"/>
          </w:divBdr>
        </w:div>
        <w:div w:id="126436368">
          <w:marLeft w:val="480"/>
          <w:marRight w:val="0"/>
          <w:marTop w:val="0"/>
          <w:marBottom w:val="0"/>
          <w:divBdr>
            <w:top w:val="none" w:sz="0" w:space="0" w:color="auto"/>
            <w:left w:val="none" w:sz="0" w:space="0" w:color="auto"/>
            <w:bottom w:val="none" w:sz="0" w:space="0" w:color="auto"/>
            <w:right w:val="none" w:sz="0" w:space="0" w:color="auto"/>
          </w:divBdr>
        </w:div>
        <w:div w:id="140537962">
          <w:marLeft w:val="480"/>
          <w:marRight w:val="0"/>
          <w:marTop w:val="0"/>
          <w:marBottom w:val="0"/>
          <w:divBdr>
            <w:top w:val="none" w:sz="0" w:space="0" w:color="auto"/>
            <w:left w:val="none" w:sz="0" w:space="0" w:color="auto"/>
            <w:bottom w:val="none" w:sz="0" w:space="0" w:color="auto"/>
            <w:right w:val="none" w:sz="0" w:space="0" w:color="auto"/>
          </w:divBdr>
        </w:div>
        <w:div w:id="187108565">
          <w:marLeft w:val="480"/>
          <w:marRight w:val="0"/>
          <w:marTop w:val="0"/>
          <w:marBottom w:val="0"/>
          <w:divBdr>
            <w:top w:val="none" w:sz="0" w:space="0" w:color="auto"/>
            <w:left w:val="none" w:sz="0" w:space="0" w:color="auto"/>
            <w:bottom w:val="none" w:sz="0" w:space="0" w:color="auto"/>
            <w:right w:val="none" w:sz="0" w:space="0" w:color="auto"/>
          </w:divBdr>
        </w:div>
        <w:div w:id="207686856">
          <w:marLeft w:val="480"/>
          <w:marRight w:val="0"/>
          <w:marTop w:val="0"/>
          <w:marBottom w:val="0"/>
          <w:divBdr>
            <w:top w:val="none" w:sz="0" w:space="0" w:color="auto"/>
            <w:left w:val="none" w:sz="0" w:space="0" w:color="auto"/>
            <w:bottom w:val="none" w:sz="0" w:space="0" w:color="auto"/>
            <w:right w:val="none" w:sz="0" w:space="0" w:color="auto"/>
          </w:divBdr>
        </w:div>
        <w:div w:id="215044918">
          <w:marLeft w:val="480"/>
          <w:marRight w:val="0"/>
          <w:marTop w:val="0"/>
          <w:marBottom w:val="0"/>
          <w:divBdr>
            <w:top w:val="none" w:sz="0" w:space="0" w:color="auto"/>
            <w:left w:val="none" w:sz="0" w:space="0" w:color="auto"/>
            <w:bottom w:val="none" w:sz="0" w:space="0" w:color="auto"/>
            <w:right w:val="none" w:sz="0" w:space="0" w:color="auto"/>
          </w:divBdr>
        </w:div>
        <w:div w:id="225606243">
          <w:marLeft w:val="480"/>
          <w:marRight w:val="0"/>
          <w:marTop w:val="0"/>
          <w:marBottom w:val="0"/>
          <w:divBdr>
            <w:top w:val="none" w:sz="0" w:space="0" w:color="auto"/>
            <w:left w:val="none" w:sz="0" w:space="0" w:color="auto"/>
            <w:bottom w:val="none" w:sz="0" w:space="0" w:color="auto"/>
            <w:right w:val="none" w:sz="0" w:space="0" w:color="auto"/>
          </w:divBdr>
        </w:div>
        <w:div w:id="244842784">
          <w:marLeft w:val="480"/>
          <w:marRight w:val="0"/>
          <w:marTop w:val="0"/>
          <w:marBottom w:val="0"/>
          <w:divBdr>
            <w:top w:val="none" w:sz="0" w:space="0" w:color="auto"/>
            <w:left w:val="none" w:sz="0" w:space="0" w:color="auto"/>
            <w:bottom w:val="none" w:sz="0" w:space="0" w:color="auto"/>
            <w:right w:val="none" w:sz="0" w:space="0" w:color="auto"/>
          </w:divBdr>
        </w:div>
        <w:div w:id="252708718">
          <w:marLeft w:val="480"/>
          <w:marRight w:val="0"/>
          <w:marTop w:val="0"/>
          <w:marBottom w:val="0"/>
          <w:divBdr>
            <w:top w:val="none" w:sz="0" w:space="0" w:color="auto"/>
            <w:left w:val="none" w:sz="0" w:space="0" w:color="auto"/>
            <w:bottom w:val="none" w:sz="0" w:space="0" w:color="auto"/>
            <w:right w:val="none" w:sz="0" w:space="0" w:color="auto"/>
          </w:divBdr>
        </w:div>
        <w:div w:id="285697269">
          <w:marLeft w:val="480"/>
          <w:marRight w:val="0"/>
          <w:marTop w:val="0"/>
          <w:marBottom w:val="0"/>
          <w:divBdr>
            <w:top w:val="none" w:sz="0" w:space="0" w:color="auto"/>
            <w:left w:val="none" w:sz="0" w:space="0" w:color="auto"/>
            <w:bottom w:val="none" w:sz="0" w:space="0" w:color="auto"/>
            <w:right w:val="none" w:sz="0" w:space="0" w:color="auto"/>
          </w:divBdr>
        </w:div>
        <w:div w:id="297566125">
          <w:marLeft w:val="480"/>
          <w:marRight w:val="0"/>
          <w:marTop w:val="0"/>
          <w:marBottom w:val="0"/>
          <w:divBdr>
            <w:top w:val="none" w:sz="0" w:space="0" w:color="auto"/>
            <w:left w:val="none" w:sz="0" w:space="0" w:color="auto"/>
            <w:bottom w:val="none" w:sz="0" w:space="0" w:color="auto"/>
            <w:right w:val="none" w:sz="0" w:space="0" w:color="auto"/>
          </w:divBdr>
        </w:div>
        <w:div w:id="325016418">
          <w:marLeft w:val="480"/>
          <w:marRight w:val="0"/>
          <w:marTop w:val="0"/>
          <w:marBottom w:val="0"/>
          <w:divBdr>
            <w:top w:val="none" w:sz="0" w:space="0" w:color="auto"/>
            <w:left w:val="none" w:sz="0" w:space="0" w:color="auto"/>
            <w:bottom w:val="none" w:sz="0" w:space="0" w:color="auto"/>
            <w:right w:val="none" w:sz="0" w:space="0" w:color="auto"/>
          </w:divBdr>
        </w:div>
        <w:div w:id="371196602">
          <w:marLeft w:val="480"/>
          <w:marRight w:val="0"/>
          <w:marTop w:val="0"/>
          <w:marBottom w:val="0"/>
          <w:divBdr>
            <w:top w:val="none" w:sz="0" w:space="0" w:color="auto"/>
            <w:left w:val="none" w:sz="0" w:space="0" w:color="auto"/>
            <w:bottom w:val="none" w:sz="0" w:space="0" w:color="auto"/>
            <w:right w:val="none" w:sz="0" w:space="0" w:color="auto"/>
          </w:divBdr>
        </w:div>
        <w:div w:id="374084330">
          <w:marLeft w:val="480"/>
          <w:marRight w:val="0"/>
          <w:marTop w:val="0"/>
          <w:marBottom w:val="0"/>
          <w:divBdr>
            <w:top w:val="none" w:sz="0" w:space="0" w:color="auto"/>
            <w:left w:val="none" w:sz="0" w:space="0" w:color="auto"/>
            <w:bottom w:val="none" w:sz="0" w:space="0" w:color="auto"/>
            <w:right w:val="none" w:sz="0" w:space="0" w:color="auto"/>
          </w:divBdr>
        </w:div>
        <w:div w:id="475952399">
          <w:marLeft w:val="480"/>
          <w:marRight w:val="0"/>
          <w:marTop w:val="0"/>
          <w:marBottom w:val="0"/>
          <w:divBdr>
            <w:top w:val="none" w:sz="0" w:space="0" w:color="auto"/>
            <w:left w:val="none" w:sz="0" w:space="0" w:color="auto"/>
            <w:bottom w:val="none" w:sz="0" w:space="0" w:color="auto"/>
            <w:right w:val="none" w:sz="0" w:space="0" w:color="auto"/>
          </w:divBdr>
        </w:div>
        <w:div w:id="691035099">
          <w:marLeft w:val="480"/>
          <w:marRight w:val="0"/>
          <w:marTop w:val="0"/>
          <w:marBottom w:val="0"/>
          <w:divBdr>
            <w:top w:val="none" w:sz="0" w:space="0" w:color="auto"/>
            <w:left w:val="none" w:sz="0" w:space="0" w:color="auto"/>
            <w:bottom w:val="none" w:sz="0" w:space="0" w:color="auto"/>
            <w:right w:val="none" w:sz="0" w:space="0" w:color="auto"/>
          </w:divBdr>
        </w:div>
        <w:div w:id="743458358">
          <w:marLeft w:val="480"/>
          <w:marRight w:val="0"/>
          <w:marTop w:val="0"/>
          <w:marBottom w:val="0"/>
          <w:divBdr>
            <w:top w:val="none" w:sz="0" w:space="0" w:color="auto"/>
            <w:left w:val="none" w:sz="0" w:space="0" w:color="auto"/>
            <w:bottom w:val="none" w:sz="0" w:space="0" w:color="auto"/>
            <w:right w:val="none" w:sz="0" w:space="0" w:color="auto"/>
          </w:divBdr>
        </w:div>
        <w:div w:id="745608609">
          <w:marLeft w:val="480"/>
          <w:marRight w:val="0"/>
          <w:marTop w:val="0"/>
          <w:marBottom w:val="0"/>
          <w:divBdr>
            <w:top w:val="none" w:sz="0" w:space="0" w:color="auto"/>
            <w:left w:val="none" w:sz="0" w:space="0" w:color="auto"/>
            <w:bottom w:val="none" w:sz="0" w:space="0" w:color="auto"/>
            <w:right w:val="none" w:sz="0" w:space="0" w:color="auto"/>
          </w:divBdr>
        </w:div>
        <w:div w:id="852258150">
          <w:marLeft w:val="480"/>
          <w:marRight w:val="0"/>
          <w:marTop w:val="0"/>
          <w:marBottom w:val="0"/>
          <w:divBdr>
            <w:top w:val="none" w:sz="0" w:space="0" w:color="auto"/>
            <w:left w:val="none" w:sz="0" w:space="0" w:color="auto"/>
            <w:bottom w:val="none" w:sz="0" w:space="0" w:color="auto"/>
            <w:right w:val="none" w:sz="0" w:space="0" w:color="auto"/>
          </w:divBdr>
        </w:div>
        <w:div w:id="854616899">
          <w:marLeft w:val="480"/>
          <w:marRight w:val="0"/>
          <w:marTop w:val="0"/>
          <w:marBottom w:val="0"/>
          <w:divBdr>
            <w:top w:val="none" w:sz="0" w:space="0" w:color="auto"/>
            <w:left w:val="none" w:sz="0" w:space="0" w:color="auto"/>
            <w:bottom w:val="none" w:sz="0" w:space="0" w:color="auto"/>
            <w:right w:val="none" w:sz="0" w:space="0" w:color="auto"/>
          </w:divBdr>
        </w:div>
        <w:div w:id="885214838">
          <w:marLeft w:val="480"/>
          <w:marRight w:val="0"/>
          <w:marTop w:val="0"/>
          <w:marBottom w:val="0"/>
          <w:divBdr>
            <w:top w:val="none" w:sz="0" w:space="0" w:color="auto"/>
            <w:left w:val="none" w:sz="0" w:space="0" w:color="auto"/>
            <w:bottom w:val="none" w:sz="0" w:space="0" w:color="auto"/>
            <w:right w:val="none" w:sz="0" w:space="0" w:color="auto"/>
          </w:divBdr>
        </w:div>
        <w:div w:id="887448436">
          <w:marLeft w:val="480"/>
          <w:marRight w:val="0"/>
          <w:marTop w:val="0"/>
          <w:marBottom w:val="0"/>
          <w:divBdr>
            <w:top w:val="none" w:sz="0" w:space="0" w:color="auto"/>
            <w:left w:val="none" w:sz="0" w:space="0" w:color="auto"/>
            <w:bottom w:val="none" w:sz="0" w:space="0" w:color="auto"/>
            <w:right w:val="none" w:sz="0" w:space="0" w:color="auto"/>
          </w:divBdr>
        </w:div>
        <w:div w:id="924652297">
          <w:marLeft w:val="480"/>
          <w:marRight w:val="0"/>
          <w:marTop w:val="0"/>
          <w:marBottom w:val="0"/>
          <w:divBdr>
            <w:top w:val="none" w:sz="0" w:space="0" w:color="auto"/>
            <w:left w:val="none" w:sz="0" w:space="0" w:color="auto"/>
            <w:bottom w:val="none" w:sz="0" w:space="0" w:color="auto"/>
            <w:right w:val="none" w:sz="0" w:space="0" w:color="auto"/>
          </w:divBdr>
        </w:div>
        <w:div w:id="930628555">
          <w:marLeft w:val="480"/>
          <w:marRight w:val="0"/>
          <w:marTop w:val="0"/>
          <w:marBottom w:val="0"/>
          <w:divBdr>
            <w:top w:val="none" w:sz="0" w:space="0" w:color="auto"/>
            <w:left w:val="none" w:sz="0" w:space="0" w:color="auto"/>
            <w:bottom w:val="none" w:sz="0" w:space="0" w:color="auto"/>
            <w:right w:val="none" w:sz="0" w:space="0" w:color="auto"/>
          </w:divBdr>
        </w:div>
        <w:div w:id="938097767">
          <w:marLeft w:val="480"/>
          <w:marRight w:val="0"/>
          <w:marTop w:val="0"/>
          <w:marBottom w:val="0"/>
          <w:divBdr>
            <w:top w:val="none" w:sz="0" w:space="0" w:color="auto"/>
            <w:left w:val="none" w:sz="0" w:space="0" w:color="auto"/>
            <w:bottom w:val="none" w:sz="0" w:space="0" w:color="auto"/>
            <w:right w:val="none" w:sz="0" w:space="0" w:color="auto"/>
          </w:divBdr>
        </w:div>
        <w:div w:id="948272756">
          <w:marLeft w:val="480"/>
          <w:marRight w:val="0"/>
          <w:marTop w:val="0"/>
          <w:marBottom w:val="0"/>
          <w:divBdr>
            <w:top w:val="none" w:sz="0" w:space="0" w:color="auto"/>
            <w:left w:val="none" w:sz="0" w:space="0" w:color="auto"/>
            <w:bottom w:val="none" w:sz="0" w:space="0" w:color="auto"/>
            <w:right w:val="none" w:sz="0" w:space="0" w:color="auto"/>
          </w:divBdr>
        </w:div>
        <w:div w:id="967666509">
          <w:marLeft w:val="480"/>
          <w:marRight w:val="0"/>
          <w:marTop w:val="0"/>
          <w:marBottom w:val="0"/>
          <w:divBdr>
            <w:top w:val="none" w:sz="0" w:space="0" w:color="auto"/>
            <w:left w:val="none" w:sz="0" w:space="0" w:color="auto"/>
            <w:bottom w:val="none" w:sz="0" w:space="0" w:color="auto"/>
            <w:right w:val="none" w:sz="0" w:space="0" w:color="auto"/>
          </w:divBdr>
        </w:div>
        <w:div w:id="1006639702">
          <w:marLeft w:val="480"/>
          <w:marRight w:val="0"/>
          <w:marTop w:val="0"/>
          <w:marBottom w:val="0"/>
          <w:divBdr>
            <w:top w:val="none" w:sz="0" w:space="0" w:color="auto"/>
            <w:left w:val="none" w:sz="0" w:space="0" w:color="auto"/>
            <w:bottom w:val="none" w:sz="0" w:space="0" w:color="auto"/>
            <w:right w:val="none" w:sz="0" w:space="0" w:color="auto"/>
          </w:divBdr>
        </w:div>
        <w:div w:id="1067844425">
          <w:marLeft w:val="480"/>
          <w:marRight w:val="0"/>
          <w:marTop w:val="0"/>
          <w:marBottom w:val="0"/>
          <w:divBdr>
            <w:top w:val="none" w:sz="0" w:space="0" w:color="auto"/>
            <w:left w:val="none" w:sz="0" w:space="0" w:color="auto"/>
            <w:bottom w:val="none" w:sz="0" w:space="0" w:color="auto"/>
            <w:right w:val="none" w:sz="0" w:space="0" w:color="auto"/>
          </w:divBdr>
        </w:div>
        <w:div w:id="1074549846">
          <w:marLeft w:val="480"/>
          <w:marRight w:val="0"/>
          <w:marTop w:val="0"/>
          <w:marBottom w:val="0"/>
          <w:divBdr>
            <w:top w:val="none" w:sz="0" w:space="0" w:color="auto"/>
            <w:left w:val="none" w:sz="0" w:space="0" w:color="auto"/>
            <w:bottom w:val="none" w:sz="0" w:space="0" w:color="auto"/>
            <w:right w:val="none" w:sz="0" w:space="0" w:color="auto"/>
          </w:divBdr>
        </w:div>
        <w:div w:id="1096943754">
          <w:marLeft w:val="480"/>
          <w:marRight w:val="0"/>
          <w:marTop w:val="0"/>
          <w:marBottom w:val="0"/>
          <w:divBdr>
            <w:top w:val="none" w:sz="0" w:space="0" w:color="auto"/>
            <w:left w:val="none" w:sz="0" w:space="0" w:color="auto"/>
            <w:bottom w:val="none" w:sz="0" w:space="0" w:color="auto"/>
            <w:right w:val="none" w:sz="0" w:space="0" w:color="auto"/>
          </w:divBdr>
        </w:div>
        <w:div w:id="1155949695">
          <w:marLeft w:val="480"/>
          <w:marRight w:val="0"/>
          <w:marTop w:val="0"/>
          <w:marBottom w:val="0"/>
          <w:divBdr>
            <w:top w:val="none" w:sz="0" w:space="0" w:color="auto"/>
            <w:left w:val="none" w:sz="0" w:space="0" w:color="auto"/>
            <w:bottom w:val="none" w:sz="0" w:space="0" w:color="auto"/>
            <w:right w:val="none" w:sz="0" w:space="0" w:color="auto"/>
          </w:divBdr>
        </w:div>
        <w:div w:id="1213466613">
          <w:marLeft w:val="480"/>
          <w:marRight w:val="0"/>
          <w:marTop w:val="0"/>
          <w:marBottom w:val="0"/>
          <w:divBdr>
            <w:top w:val="none" w:sz="0" w:space="0" w:color="auto"/>
            <w:left w:val="none" w:sz="0" w:space="0" w:color="auto"/>
            <w:bottom w:val="none" w:sz="0" w:space="0" w:color="auto"/>
            <w:right w:val="none" w:sz="0" w:space="0" w:color="auto"/>
          </w:divBdr>
        </w:div>
        <w:div w:id="1236862259">
          <w:marLeft w:val="480"/>
          <w:marRight w:val="0"/>
          <w:marTop w:val="0"/>
          <w:marBottom w:val="0"/>
          <w:divBdr>
            <w:top w:val="none" w:sz="0" w:space="0" w:color="auto"/>
            <w:left w:val="none" w:sz="0" w:space="0" w:color="auto"/>
            <w:bottom w:val="none" w:sz="0" w:space="0" w:color="auto"/>
            <w:right w:val="none" w:sz="0" w:space="0" w:color="auto"/>
          </w:divBdr>
        </w:div>
        <w:div w:id="1313563571">
          <w:marLeft w:val="480"/>
          <w:marRight w:val="0"/>
          <w:marTop w:val="0"/>
          <w:marBottom w:val="0"/>
          <w:divBdr>
            <w:top w:val="none" w:sz="0" w:space="0" w:color="auto"/>
            <w:left w:val="none" w:sz="0" w:space="0" w:color="auto"/>
            <w:bottom w:val="none" w:sz="0" w:space="0" w:color="auto"/>
            <w:right w:val="none" w:sz="0" w:space="0" w:color="auto"/>
          </w:divBdr>
        </w:div>
        <w:div w:id="1357462701">
          <w:marLeft w:val="480"/>
          <w:marRight w:val="0"/>
          <w:marTop w:val="0"/>
          <w:marBottom w:val="0"/>
          <w:divBdr>
            <w:top w:val="none" w:sz="0" w:space="0" w:color="auto"/>
            <w:left w:val="none" w:sz="0" w:space="0" w:color="auto"/>
            <w:bottom w:val="none" w:sz="0" w:space="0" w:color="auto"/>
            <w:right w:val="none" w:sz="0" w:space="0" w:color="auto"/>
          </w:divBdr>
        </w:div>
        <w:div w:id="1382826654">
          <w:marLeft w:val="480"/>
          <w:marRight w:val="0"/>
          <w:marTop w:val="0"/>
          <w:marBottom w:val="0"/>
          <w:divBdr>
            <w:top w:val="none" w:sz="0" w:space="0" w:color="auto"/>
            <w:left w:val="none" w:sz="0" w:space="0" w:color="auto"/>
            <w:bottom w:val="none" w:sz="0" w:space="0" w:color="auto"/>
            <w:right w:val="none" w:sz="0" w:space="0" w:color="auto"/>
          </w:divBdr>
        </w:div>
        <w:div w:id="1391461886">
          <w:marLeft w:val="480"/>
          <w:marRight w:val="0"/>
          <w:marTop w:val="0"/>
          <w:marBottom w:val="0"/>
          <w:divBdr>
            <w:top w:val="none" w:sz="0" w:space="0" w:color="auto"/>
            <w:left w:val="none" w:sz="0" w:space="0" w:color="auto"/>
            <w:bottom w:val="none" w:sz="0" w:space="0" w:color="auto"/>
            <w:right w:val="none" w:sz="0" w:space="0" w:color="auto"/>
          </w:divBdr>
        </w:div>
        <w:div w:id="1393696435">
          <w:marLeft w:val="480"/>
          <w:marRight w:val="0"/>
          <w:marTop w:val="0"/>
          <w:marBottom w:val="0"/>
          <w:divBdr>
            <w:top w:val="none" w:sz="0" w:space="0" w:color="auto"/>
            <w:left w:val="none" w:sz="0" w:space="0" w:color="auto"/>
            <w:bottom w:val="none" w:sz="0" w:space="0" w:color="auto"/>
            <w:right w:val="none" w:sz="0" w:space="0" w:color="auto"/>
          </w:divBdr>
        </w:div>
        <w:div w:id="1434933596">
          <w:marLeft w:val="480"/>
          <w:marRight w:val="0"/>
          <w:marTop w:val="0"/>
          <w:marBottom w:val="0"/>
          <w:divBdr>
            <w:top w:val="none" w:sz="0" w:space="0" w:color="auto"/>
            <w:left w:val="none" w:sz="0" w:space="0" w:color="auto"/>
            <w:bottom w:val="none" w:sz="0" w:space="0" w:color="auto"/>
            <w:right w:val="none" w:sz="0" w:space="0" w:color="auto"/>
          </w:divBdr>
        </w:div>
        <w:div w:id="1482110935">
          <w:marLeft w:val="480"/>
          <w:marRight w:val="0"/>
          <w:marTop w:val="0"/>
          <w:marBottom w:val="0"/>
          <w:divBdr>
            <w:top w:val="none" w:sz="0" w:space="0" w:color="auto"/>
            <w:left w:val="none" w:sz="0" w:space="0" w:color="auto"/>
            <w:bottom w:val="none" w:sz="0" w:space="0" w:color="auto"/>
            <w:right w:val="none" w:sz="0" w:space="0" w:color="auto"/>
          </w:divBdr>
        </w:div>
        <w:div w:id="1488597702">
          <w:marLeft w:val="480"/>
          <w:marRight w:val="0"/>
          <w:marTop w:val="0"/>
          <w:marBottom w:val="0"/>
          <w:divBdr>
            <w:top w:val="none" w:sz="0" w:space="0" w:color="auto"/>
            <w:left w:val="none" w:sz="0" w:space="0" w:color="auto"/>
            <w:bottom w:val="none" w:sz="0" w:space="0" w:color="auto"/>
            <w:right w:val="none" w:sz="0" w:space="0" w:color="auto"/>
          </w:divBdr>
        </w:div>
        <w:div w:id="1501845634">
          <w:marLeft w:val="480"/>
          <w:marRight w:val="0"/>
          <w:marTop w:val="0"/>
          <w:marBottom w:val="0"/>
          <w:divBdr>
            <w:top w:val="none" w:sz="0" w:space="0" w:color="auto"/>
            <w:left w:val="none" w:sz="0" w:space="0" w:color="auto"/>
            <w:bottom w:val="none" w:sz="0" w:space="0" w:color="auto"/>
            <w:right w:val="none" w:sz="0" w:space="0" w:color="auto"/>
          </w:divBdr>
        </w:div>
        <w:div w:id="1544555048">
          <w:marLeft w:val="480"/>
          <w:marRight w:val="0"/>
          <w:marTop w:val="0"/>
          <w:marBottom w:val="0"/>
          <w:divBdr>
            <w:top w:val="none" w:sz="0" w:space="0" w:color="auto"/>
            <w:left w:val="none" w:sz="0" w:space="0" w:color="auto"/>
            <w:bottom w:val="none" w:sz="0" w:space="0" w:color="auto"/>
            <w:right w:val="none" w:sz="0" w:space="0" w:color="auto"/>
          </w:divBdr>
        </w:div>
        <w:div w:id="1590773948">
          <w:marLeft w:val="480"/>
          <w:marRight w:val="0"/>
          <w:marTop w:val="0"/>
          <w:marBottom w:val="0"/>
          <w:divBdr>
            <w:top w:val="none" w:sz="0" w:space="0" w:color="auto"/>
            <w:left w:val="none" w:sz="0" w:space="0" w:color="auto"/>
            <w:bottom w:val="none" w:sz="0" w:space="0" w:color="auto"/>
            <w:right w:val="none" w:sz="0" w:space="0" w:color="auto"/>
          </w:divBdr>
        </w:div>
        <w:div w:id="1605843852">
          <w:marLeft w:val="480"/>
          <w:marRight w:val="0"/>
          <w:marTop w:val="0"/>
          <w:marBottom w:val="0"/>
          <w:divBdr>
            <w:top w:val="none" w:sz="0" w:space="0" w:color="auto"/>
            <w:left w:val="none" w:sz="0" w:space="0" w:color="auto"/>
            <w:bottom w:val="none" w:sz="0" w:space="0" w:color="auto"/>
            <w:right w:val="none" w:sz="0" w:space="0" w:color="auto"/>
          </w:divBdr>
        </w:div>
        <w:div w:id="1616210833">
          <w:marLeft w:val="480"/>
          <w:marRight w:val="0"/>
          <w:marTop w:val="0"/>
          <w:marBottom w:val="0"/>
          <w:divBdr>
            <w:top w:val="none" w:sz="0" w:space="0" w:color="auto"/>
            <w:left w:val="none" w:sz="0" w:space="0" w:color="auto"/>
            <w:bottom w:val="none" w:sz="0" w:space="0" w:color="auto"/>
            <w:right w:val="none" w:sz="0" w:space="0" w:color="auto"/>
          </w:divBdr>
        </w:div>
        <w:div w:id="1626933887">
          <w:marLeft w:val="480"/>
          <w:marRight w:val="0"/>
          <w:marTop w:val="0"/>
          <w:marBottom w:val="0"/>
          <w:divBdr>
            <w:top w:val="none" w:sz="0" w:space="0" w:color="auto"/>
            <w:left w:val="none" w:sz="0" w:space="0" w:color="auto"/>
            <w:bottom w:val="none" w:sz="0" w:space="0" w:color="auto"/>
            <w:right w:val="none" w:sz="0" w:space="0" w:color="auto"/>
          </w:divBdr>
        </w:div>
        <w:div w:id="1660037313">
          <w:marLeft w:val="480"/>
          <w:marRight w:val="0"/>
          <w:marTop w:val="0"/>
          <w:marBottom w:val="0"/>
          <w:divBdr>
            <w:top w:val="none" w:sz="0" w:space="0" w:color="auto"/>
            <w:left w:val="none" w:sz="0" w:space="0" w:color="auto"/>
            <w:bottom w:val="none" w:sz="0" w:space="0" w:color="auto"/>
            <w:right w:val="none" w:sz="0" w:space="0" w:color="auto"/>
          </w:divBdr>
        </w:div>
        <w:div w:id="1675065252">
          <w:marLeft w:val="480"/>
          <w:marRight w:val="0"/>
          <w:marTop w:val="0"/>
          <w:marBottom w:val="0"/>
          <w:divBdr>
            <w:top w:val="none" w:sz="0" w:space="0" w:color="auto"/>
            <w:left w:val="none" w:sz="0" w:space="0" w:color="auto"/>
            <w:bottom w:val="none" w:sz="0" w:space="0" w:color="auto"/>
            <w:right w:val="none" w:sz="0" w:space="0" w:color="auto"/>
          </w:divBdr>
        </w:div>
        <w:div w:id="1794597492">
          <w:marLeft w:val="480"/>
          <w:marRight w:val="0"/>
          <w:marTop w:val="0"/>
          <w:marBottom w:val="0"/>
          <w:divBdr>
            <w:top w:val="none" w:sz="0" w:space="0" w:color="auto"/>
            <w:left w:val="none" w:sz="0" w:space="0" w:color="auto"/>
            <w:bottom w:val="none" w:sz="0" w:space="0" w:color="auto"/>
            <w:right w:val="none" w:sz="0" w:space="0" w:color="auto"/>
          </w:divBdr>
        </w:div>
        <w:div w:id="1857770273">
          <w:marLeft w:val="480"/>
          <w:marRight w:val="0"/>
          <w:marTop w:val="0"/>
          <w:marBottom w:val="0"/>
          <w:divBdr>
            <w:top w:val="none" w:sz="0" w:space="0" w:color="auto"/>
            <w:left w:val="none" w:sz="0" w:space="0" w:color="auto"/>
            <w:bottom w:val="none" w:sz="0" w:space="0" w:color="auto"/>
            <w:right w:val="none" w:sz="0" w:space="0" w:color="auto"/>
          </w:divBdr>
        </w:div>
        <w:div w:id="1884099427">
          <w:marLeft w:val="480"/>
          <w:marRight w:val="0"/>
          <w:marTop w:val="0"/>
          <w:marBottom w:val="0"/>
          <w:divBdr>
            <w:top w:val="none" w:sz="0" w:space="0" w:color="auto"/>
            <w:left w:val="none" w:sz="0" w:space="0" w:color="auto"/>
            <w:bottom w:val="none" w:sz="0" w:space="0" w:color="auto"/>
            <w:right w:val="none" w:sz="0" w:space="0" w:color="auto"/>
          </w:divBdr>
        </w:div>
        <w:div w:id="1893694488">
          <w:marLeft w:val="480"/>
          <w:marRight w:val="0"/>
          <w:marTop w:val="0"/>
          <w:marBottom w:val="0"/>
          <w:divBdr>
            <w:top w:val="none" w:sz="0" w:space="0" w:color="auto"/>
            <w:left w:val="none" w:sz="0" w:space="0" w:color="auto"/>
            <w:bottom w:val="none" w:sz="0" w:space="0" w:color="auto"/>
            <w:right w:val="none" w:sz="0" w:space="0" w:color="auto"/>
          </w:divBdr>
        </w:div>
        <w:div w:id="1898736413">
          <w:marLeft w:val="480"/>
          <w:marRight w:val="0"/>
          <w:marTop w:val="0"/>
          <w:marBottom w:val="0"/>
          <w:divBdr>
            <w:top w:val="none" w:sz="0" w:space="0" w:color="auto"/>
            <w:left w:val="none" w:sz="0" w:space="0" w:color="auto"/>
            <w:bottom w:val="none" w:sz="0" w:space="0" w:color="auto"/>
            <w:right w:val="none" w:sz="0" w:space="0" w:color="auto"/>
          </w:divBdr>
        </w:div>
        <w:div w:id="1940678569">
          <w:marLeft w:val="480"/>
          <w:marRight w:val="0"/>
          <w:marTop w:val="0"/>
          <w:marBottom w:val="0"/>
          <w:divBdr>
            <w:top w:val="none" w:sz="0" w:space="0" w:color="auto"/>
            <w:left w:val="none" w:sz="0" w:space="0" w:color="auto"/>
            <w:bottom w:val="none" w:sz="0" w:space="0" w:color="auto"/>
            <w:right w:val="none" w:sz="0" w:space="0" w:color="auto"/>
          </w:divBdr>
        </w:div>
        <w:div w:id="1963027747">
          <w:marLeft w:val="480"/>
          <w:marRight w:val="0"/>
          <w:marTop w:val="0"/>
          <w:marBottom w:val="0"/>
          <w:divBdr>
            <w:top w:val="none" w:sz="0" w:space="0" w:color="auto"/>
            <w:left w:val="none" w:sz="0" w:space="0" w:color="auto"/>
            <w:bottom w:val="none" w:sz="0" w:space="0" w:color="auto"/>
            <w:right w:val="none" w:sz="0" w:space="0" w:color="auto"/>
          </w:divBdr>
        </w:div>
        <w:div w:id="1992636965">
          <w:marLeft w:val="480"/>
          <w:marRight w:val="0"/>
          <w:marTop w:val="0"/>
          <w:marBottom w:val="0"/>
          <w:divBdr>
            <w:top w:val="none" w:sz="0" w:space="0" w:color="auto"/>
            <w:left w:val="none" w:sz="0" w:space="0" w:color="auto"/>
            <w:bottom w:val="none" w:sz="0" w:space="0" w:color="auto"/>
            <w:right w:val="none" w:sz="0" w:space="0" w:color="auto"/>
          </w:divBdr>
        </w:div>
        <w:div w:id="1994409220">
          <w:marLeft w:val="480"/>
          <w:marRight w:val="0"/>
          <w:marTop w:val="0"/>
          <w:marBottom w:val="0"/>
          <w:divBdr>
            <w:top w:val="none" w:sz="0" w:space="0" w:color="auto"/>
            <w:left w:val="none" w:sz="0" w:space="0" w:color="auto"/>
            <w:bottom w:val="none" w:sz="0" w:space="0" w:color="auto"/>
            <w:right w:val="none" w:sz="0" w:space="0" w:color="auto"/>
          </w:divBdr>
        </w:div>
        <w:div w:id="2077627801">
          <w:marLeft w:val="480"/>
          <w:marRight w:val="0"/>
          <w:marTop w:val="0"/>
          <w:marBottom w:val="0"/>
          <w:divBdr>
            <w:top w:val="none" w:sz="0" w:space="0" w:color="auto"/>
            <w:left w:val="none" w:sz="0" w:space="0" w:color="auto"/>
            <w:bottom w:val="none" w:sz="0" w:space="0" w:color="auto"/>
            <w:right w:val="none" w:sz="0" w:space="0" w:color="auto"/>
          </w:divBdr>
        </w:div>
        <w:div w:id="2133786717">
          <w:marLeft w:val="480"/>
          <w:marRight w:val="0"/>
          <w:marTop w:val="0"/>
          <w:marBottom w:val="0"/>
          <w:divBdr>
            <w:top w:val="none" w:sz="0" w:space="0" w:color="auto"/>
            <w:left w:val="none" w:sz="0" w:space="0" w:color="auto"/>
            <w:bottom w:val="none" w:sz="0" w:space="0" w:color="auto"/>
            <w:right w:val="none" w:sz="0" w:space="0" w:color="auto"/>
          </w:divBdr>
        </w:div>
      </w:divsChild>
    </w:div>
    <w:div w:id="2102751507">
      <w:bodyDiv w:val="1"/>
      <w:marLeft w:val="0"/>
      <w:marRight w:val="0"/>
      <w:marTop w:val="0"/>
      <w:marBottom w:val="0"/>
      <w:divBdr>
        <w:top w:val="none" w:sz="0" w:space="0" w:color="auto"/>
        <w:left w:val="none" w:sz="0" w:space="0" w:color="auto"/>
        <w:bottom w:val="none" w:sz="0" w:space="0" w:color="auto"/>
        <w:right w:val="none" w:sz="0" w:space="0" w:color="auto"/>
      </w:divBdr>
      <w:divsChild>
        <w:div w:id="15739632">
          <w:marLeft w:val="480"/>
          <w:marRight w:val="0"/>
          <w:marTop w:val="0"/>
          <w:marBottom w:val="0"/>
          <w:divBdr>
            <w:top w:val="none" w:sz="0" w:space="0" w:color="auto"/>
            <w:left w:val="none" w:sz="0" w:space="0" w:color="auto"/>
            <w:bottom w:val="none" w:sz="0" w:space="0" w:color="auto"/>
            <w:right w:val="none" w:sz="0" w:space="0" w:color="auto"/>
          </w:divBdr>
        </w:div>
        <w:div w:id="33123924">
          <w:marLeft w:val="480"/>
          <w:marRight w:val="0"/>
          <w:marTop w:val="0"/>
          <w:marBottom w:val="0"/>
          <w:divBdr>
            <w:top w:val="none" w:sz="0" w:space="0" w:color="auto"/>
            <w:left w:val="none" w:sz="0" w:space="0" w:color="auto"/>
            <w:bottom w:val="none" w:sz="0" w:space="0" w:color="auto"/>
            <w:right w:val="none" w:sz="0" w:space="0" w:color="auto"/>
          </w:divBdr>
        </w:div>
        <w:div w:id="51735872">
          <w:marLeft w:val="480"/>
          <w:marRight w:val="0"/>
          <w:marTop w:val="0"/>
          <w:marBottom w:val="0"/>
          <w:divBdr>
            <w:top w:val="none" w:sz="0" w:space="0" w:color="auto"/>
            <w:left w:val="none" w:sz="0" w:space="0" w:color="auto"/>
            <w:bottom w:val="none" w:sz="0" w:space="0" w:color="auto"/>
            <w:right w:val="none" w:sz="0" w:space="0" w:color="auto"/>
          </w:divBdr>
        </w:div>
        <w:div w:id="99834069">
          <w:marLeft w:val="480"/>
          <w:marRight w:val="0"/>
          <w:marTop w:val="0"/>
          <w:marBottom w:val="0"/>
          <w:divBdr>
            <w:top w:val="none" w:sz="0" w:space="0" w:color="auto"/>
            <w:left w:val="none" w:sz="0" w:space="0" w:color="auto"/>
            <w:bottom w:val="none" w:sz="0" w:space="0" w:color="auto"/>
            <w:right w:val="none" w:sz="0" w:space="0" w:color="auto"/>
          </w:divBdr>
        </w:div>
        <w:div w:id="121046362">
          <w:marLeft w:val="480"/>
          <w:marRight w:val="0"/>
          <w:marTop w:val="0"/>
          <w:marBottom w:val="0"/>
          <w:divBdr>
            <w:top w:val="none" w:sz="0" w:space="0" w:color="auto"/>
            <w:left w:val="none" w:sz="0" w:space="0" w:color="auto"/>
            <w:bottom w:val="none" w:sz="0" w:space="0" w:color="auto"/>
            <w:right w:val="none" w:sz="0" w:space="0" w:color="auto"/>
          </w:divBdr>
        </w:div>
        <w:div w:id="147063882">
          <w:marLeft w:val="480"/>
          <w:marRight w:val="0"/>
          <w:marTop w:val="0"/>
          <w:marBottom w:val="0"/>
          <w:divBdr>
            <w:top w:val="none" w:sz="0" w:space="0" w:color="auto"/>
            <w:left w:val="none" w:sz="0" w:space="0" w:color="auto"/>
            <w:bottom w:val="none" w:sz="0" w:space="0" w:color="auto"/>
            <w:right w:val="none" w:sz="0" w:space="0" w:color="auto"/>
          </w:divBdr>
        </w:div>
        <w:div w:id="151726016">
          <w:marLeft w:val="480"/>
          <w:marRight w:val="0"/>
          <w:marTop w:val="0"/>
          <w:marBottom w:val="0"/>
          <w:divBdr>
            <w:top w:val="none" w:sz="0" w:space="0" w:color="auto"/>
            <w:left w:val="none" w:sz="0" w:space="0" w:color="auto"/>
            <w:bottom w:val="none" w:sz="0" w:space="0" w:color="auto"/>
            <w:right w:val="none" w:sz="0" w:space="0" w:color="auto"/>
          </w:divBdr>
        </w:div>
        <w:div w:id="156073105">
          <w:marLeft w:val="480"/>
          <w:marRight w:val="0"/>
          <w:marTop w:val="0"/>
          <w:marBottom w:val="0"/>
          <w:divBdr>
            <w:top w:val="none" w:sz="0" w:space="0" w:color="auto"/>
            <w:left w:val="none" w:sz="0" w:space="0" w:color="auto"/>
            <w:bottom w:val="none" w:sz="0" w:space="0" w:color="auto"/>
            <w:right w:val="none" w:sz="0" w:space="0" w:color="auto"/>
          </w:divBdr>
        </w:div>
        <w:div w:id="163404215">
          <w:marLeft w:val="480"/>
          <w:marRight w:val="0"/>
          <w:marTop w:val="0"/>
          <w:marBottom w:val="0"/>
          <w:divBdr>
            <w:top w:val="none" w:sz="0" w:space="0" w:color="auto"/>
            <w:left w:val="none" w:sz="0" w:space="0" w:color="auto"/>
            <w:bottom w:val="none" w:sz="0" w:space="0" w:color="auto"/>
            <w:right w:val="none" w:sz="0" w:space="0" w:color="auto"/>
          </w:divBdr>
        </w:div>
        <w:div w:id="179052948">
          <w:marLeft w:val="480"/>
          <w:marRight w:val="0"/>
          <w:marTop w:val="0"/>
          <w:marBottom w:val="0"/>
          <w:divBdr>
            <w:top w:val="none" w:sz="0" w:space="0" w:color="auto"/>
            <w:left w:val="none" w:sz="0" w:space="0" w:color="auto"/>
            <w:bottom w:val="none" w:sz="0" w:space="0" w:color="auto"/>
            <w:right w:val="none" w:sz="0" w:space="0" w:color="auto"/>
          </w:divBdr>
        </w:div>
        <w:div w:id="186453225">
          <w:marLeft w:val="480"/>
          <w:marRight w:val="0"/>
          <w:marTop w:val="0"/>
          <w:marBottom w:val="0"/>
          <w:divBdr>
            <w:top w:val="none" w:sz="0" w:space="0" w:color="auto"/>
            <w:left w:val="none" w:sz="0" w:space="0" w:color="auto"/>
            <w:bottom w:val="none" w:sz="0" w:space="0" w:color="auto"/>
            <w:right w:val="none" w:sz="0" w:space="0" w:color="auto"/>
          </w:divBdr>
        </w:div>
        <w:div w:id="196436215">
          <w:marLeft w:val="480"/>
          <w:marRight w:val="0"/>
          <w:marTop w:val="0"/>
          <w:marBottom w:val="0"/>
          <w:divBdr>
            <w:top w:val="none" w:sz="0" w:space="0" w:color="auto"/>
            <w:left w:val="none" w:sz="0" w:space="0" w:color="auto"/>
            <w:bottom w:val="none" w:sz="0" w:space="0" w:color="auto"/>
            <w:right w:val="none" w:sz="0" w:space="0" w:color="auto"/>
          </w:divBdr>
        </w:div>
        <w:div w:id="272446224">
          <w:marLeft w:val="480"/>
          <w:marRight w:val="0"/>
          <w:marTop w:val="0"/>
          <w:marBottom w:val="0"/>
          <w:divBdr>
            <w:top w:val="none" w:sz="0" w:space="0" w:color="auto"/>
            <w:left w:val="none" w:sz="0" w:space="0" w:color="auto"/>
            <w:bottom w:val="none" w:sz="0" w:space="0" w:color="auto"/>
            <w:right w:val="none" w:sz="0" w:space="0" w:color="auto"/>
          </w:divBdr>
        </w:div>
        <w:div w:id="272708862">
          <w:marLeft w:val="480"/>
          <w:marRight w:val="0"/>
          <w:marTop w:val="0"/>
          <w:marBottom w:val="0"/>
          <w:divBdr>
            <w:top w:val="none" w:sz="0" w:space="0" w:color="auto"/>
            <w:left w:val="none" w:sz="0" w:space="0" w:color="auto"/>
            <w:bottom w:val="none" w:sz="0" w:space="0" w:color="auto"/>
            <w:right w:val="none" w:sz="0" w:space="0" w:color="auto"/>
          </w:divBdr>
        </w:div>
        <w:div w:id="298850767">
          <w:marLeft w:val="480"/>
          <w:marRight w:val="0"/>
          <w:marTop w:val="0"/>
          <w:marBottom w:val="0"/>
          <w:divBdr>
            <w:top w:val="none" w:sz="0" w:space="0" w:color="auto"/>
            <w:left w:val="none" w:sz="0" w:space="0" w:color="auto"/>
            <w:bottom w:val="none" w:sz="0" w:space="0" w:color="auto"/>
            <w:right w:val="none" w:sz="0" w:space="0" w:color="auto"/>
          </w:divBdr>
        </w:div>
        <w:div w:id="315695657">
          <w:marLeft w:val="480"/>
          <w:marRight w:val="0"/>
          <w:marTop w:val="0"/>
          <w:marBottom w:val="0"/>
          <w:divBdr>
            <w:top w:val="none" w:sz="0" w:space="0" w:color="auto"/>
            <w:left w:val="none" w:sz="0" w:space="0" w:color="auto"/>
            <w:bottom w:val="none" w:sz="0" w:space="0" w:color="auto"/>
            <w:right w:val="none" w:sz="0" w:space="0" w:color="auto"/>
          </w:divBdr>
        </w:div>
        <w:div w:id="347409557">
          <w:marLeft w:val="480"/>
          <w:marRight w:val="0"/>
          <w:marTop w:val="0"/>
          <w:marBottom w:val="0"/>
          <w:divBdr>
            <w:top w:val="none" w:sz="0" w:space="0" w:color="auto"/>
            <w:left w:val="none" w:sz="0" w:space="0" w:color="auto"/>
            <w:bottom w:val="none" w:sz="0" w:space="0" w:color="auto"/>
            <w:right w:val="none" w:sz="0" w:space="0" w:color="auto"/>
          </w:divBdr>
        </w:div>
        <w:div w:id="390467718">
          <w:marLeft w:val="480"/>
          <w:marRight w:val="0"/>
          <w:marTop w:val="0"/>
          <w:marBottom w:val="0"/>
          <w:divBdr>
            <w:top w:val="none" w:sz="0" w:space="0" w:color="auto"/>
            <w:left w:val="none" w:sz="0" w:space="0" w:color="auto"/>
            <w:bottom w:val="none" w:sz="0" w:space="0" w:color="auto"/>
            <w:right w:val="none" w:sz="0" w:space="0" w:color="auto"/>
          </w:divBdr>
        </w:div>
        <w:div w:id="392511738">
          <w:marLeft w:val="480"/>
          <w:marRight w:val="0"/>
          <w:marTop w:val="0"/>
          <w:marBottom w:val="0"/>
          <w:divBdr>
            <w:top w:val="none" w:sz="0" w:space="0" w:color="auto"/>
            <w:left w:val="none" w:sz="0" w:space="0" w:color="auto"/>
            <w:bottom w:val="none" w:sz="0" w:space="0" w:color="auto"/>
            <w:right w:val="none" w:sz="0" w:space="0" w:color="auto"/>
          </w:divBdr>
        </w:div>
        <w:div w:id="477647295">
          <w:marLeft w:val="480"/>
          <w:marRight w:val="0"/>
          <w:marTop w:val="0"/>
          <w:marBottom w:val="0"/>
          <w:divBdr>
            <w:top w:val="none" w:sz="0" w:space="0" w:color="auto"/>
            <w:left w:val="none" w:sz="0" w:space="0" w:color="auto"/>
            <w:bottom w:val="none" w:sz="0" w:space="0" w:color="auto"/>
            <w:right w:val="none" w:sz="0" w:space="0" w:color="auto"/>
          </w:divBdr>
        </w:div>
        <w:div w:id="640505239">
          <w:marLeft w:val="480"/>
          <w:marRight w:val="0"/>
          <w:marTop w:val="0"/>
          <w:marBottom w:val="0"/>
          <w:divBdr>
            <w:top w:val="none" w:sz="0" w:space="0" w:color="auto"/>
            <w:left w:val="none" w:sz="0" w:space="0" w:color="auto"/>
            <w:bottom w:val="none" w:sz="0" w:space="0" w:color="auto"/>
            <w:right w:val="none" w:sz="0" w:space="0" w:color="auto"/>
          </w:divBdr>
        </w:div>
        <w:div w:id="647169248">
          <w:marLeft w:val="480"/>
          <w:marRight w:val="0"/>
          <w:marTop w:val="0"/>
          <w:marBottom w:val="0"/>
          <w:divBdr>
            <w:top w:val="none" w:sz="0" w:space="0" w:color="auto"/>
            <w:left w:val="none" w:sz="0" w:space="0" w:color="auto"/>
            <w:bottom w:val="none" w:sz="0" w:space="0" w:color="auto"/>
            <w:right w:val="none" w:sz="0" w:space="0" w:color="auto"/>
          </w:divBdr>
        </w:div>
        <w:div w:id="648479176">
          <w:marLeft w:val="480"/>
          <w:marRight w:val="0"/>
          <w:marTop w:val="0"/>
          <w:marBottom w:val="0"/>
          <w:divBdr>
            <w:top w:val="none" w:sz="0" w:space="0" w:color="auto"/>
            <w:left w:val="none" w:sz="0" w:space="0" w:color="auto"/>
            <w:bottom w:val="none" w:sz="0" w:space="0" w:color="auto"/>
            <w:right w:val="none" w:sz="0" w:space="0" w:color="auto"/>
          </w:divBdr>
        </w:div>
        <w:div w:id="651755998">
          <w:marLeft w:val="480"/>
          <w:marRight w:val="0"/>
          <w:marTop w:val="0"/>
          <w:marBottom w:val="0"/>
          <w:divBdr>
            <w:top w:val="none" w:sz="0" w:space="0" w:color="auto"/>
            <w:left w:val="none" w:sz="0" w:space="0" w:color="auto"/>
            <w:bottom w:val="none" w:sz="0" w:space="0" w:color="auto"/>
            <w:right w:val="none" w:sz="0" w:space="0" w:color="auto"/>
          </w:divBdr>
        </w:div>
        <w:div w:id="657806589">
          <w:marLeft w:val="480"/>
          <w:marRight w:val="0"/>
          <w:marTop w:val="0"/>
          <w:marBottom w:val="0"/>
          <w:divBdr>
            <w:top w:val="none" w:sz="0" w:space="0" w:color="auto"/>
            <w:left w:val="none" w:sz="0" w:space="0" w:color="auto"/>
            <w:bottom w:val="none" w:sz="0" w:space="0" w:color="auto"/>
            <w:right w:val="none" w:sz="0" w:space="0" w:color="auto"/>
          </w:divBdr>
        </w:div>
        <w:div w:id="665206403">
          <w:marLeft w:val="480"/>
          <w:marRight w:val="0"/>
          <w:marTop w:val="0"/>
          <w:marBottom w:val="0"/>
          <w:divBdr>
            <w:top w:val="none" w:sz="0" w:space="0" w:color="auto"/>
            <w:left w:val="none" w:sz="0" w:space="0" w:color="auto"/>
            <w:bottom w:val="none" w:sz="0" w:space="0" w:color="auto"/>
            <w:right w:val="none" w:sz="0" w:space="0" w:color="auto"/>
          </w:divBdr>
        </w:div>
        <w:div w:id="699932574">
          <w:marLeft w:val="480"/>
          <w:marRight w:val="0"/>
          <w:marTop w:val="0"/>
          <w:marBottom w:val="0"/>
          <w:divBdr>
            <w:top w:val="none" w:sz="0" w:space="0" w:color="auto"/>
            <w:left w:val="none" w:sz="0" w:space="0" w:color="auto"/>
            <w:bottom w:val="none" w:sz="0" w:space="0" w:color="auto"/>
            <w:right w:val="none" w:sz="0" w:space="0" w:color="auto"/>
          </w:divBdr>
        </w:div>
        <w:div w:id="707100104">
          <w:marLeft w:val="480"/>
          <w:marRight w:val="0"/>
          <w:marTop w:val="0"/>
          <w:marBottom w:val="0"/>
          <w:divBdr>
            <w:top w:val="none" w:sz="0" w:space="0" w:color="auto"/>
            <w:left w:val="none" w:sz="0" w:space="0" w:color="auto"/>
            <w:bottom w:val="none" w:sz="0" w:space="0" w:color="auto"/>
            <w:right w:val="none" w:sz="0" w:space="0" w:color="auto"/>
          </w:divBdr>
        </w:div>
        <w:div w:id="863638824">
          <w:marLeft w:val="480"/>
          <w:marRight w:val="0"/>
          <w:marTop w:val="0"/>
          <w:marBottom w:val="0"/>
          <w:divBdr>
            <w:top w:val="none" w:sz="0" w:space="0" w:color="auto"/>
            <w:left w:val="none" w:sz="0" w:space="0" w:color="auto"/>
            <w:bottom w:val="none" w:sz="0" w:space="0" w:color="auto"/>
            <w:right w:val="none" w:sz="0" w:space="0" w:color="auto"/>
          </w:divBdr>
        </w:div>
        <w:div w:id="901142239">
          <w:marLeft w:val="480"/>
          <w:marRight w:val="0"/>
          <w:marTop w:val="0"/>
          <w:marBottom w:val="0"/>
          <w:divBdr>
            <w:top w:val="none" w:sz="0" w:space="0" w:color="auto"/>
            <w:left w:val="none" w:sz="0" w:space="0" w:color="auto"/>
            <w:bottom w:val="none" w:sz="0" w:space="0" w:color="auto"/>
            <w:right w:val="none" w:sz="0" w:space="0" w:color="auto"/>
          </w:divBdr>
        </w:div>
        <w:div w:id="916283421">
          <w:marLeft w:val="480"/>
          <w:marRight w:val="0"/>
          <w:marTop w:val="0"/>
          <w:marBottom w:val="0"/>
          <w:divBdr>
            <w:top w:val="none" w:sz="0" w:space="0" w:color="auto"/>
            <w:left w:val="none" w:sz="0" w:space="0" w:color="auto"/>
            <w:bottom w:val="none" w:sz="0" w:space="0" w:color="auto"/>
            <w:right w:val="none" w:sz="0" w:space="0" w:color="auto"/>
          </w:divBdr>
        </w:div>
        <w:div w:id="949044849">
          <w:marLeft w:val="480"/>
          <w:marRight w:val="0"/>
          <w:marTop w:val="0"/>
          <w:marBottom w:val="0"/>
          <w:divBdr>
            <w:top w:val="none" w:sz="0" w:space="0" w:color="auto"/>
            <w:left w:val="none" w:sz="0" w:space="0" w:color="auto"/>
            <w:bottom w:val="none" w:sz="0" w:space="0" w:color="auto"/>
            <w:right w:val="none" w:sz="0" w:space="0" w:color="auto"/>
          </w:divBdr>
        </w:div>
        <w:div w:id="973750635">
          <w:marLeft w:val="480"/>
          <w:marRight w:val="0"/>
          <w:marTop w:val="0"/>
          <w:marBottom w:val="0"/>
          <w:divBdr>
            <w:top w:val="none" w:sz="0" w:space="0" w:color="auto"/>
            <w:left w:val="none" w:sz="0" w:space="0" w:color="auto"/>
            <w:bottom w:val="none" w:sz="0" w:space="0" w:color="auto"/>
            <w:right w:val="none" w:sz="0" w:space="0" w:color="auto"/>
          </w:divBdr>
        </w:div>
        <w:div w:id="980503763">
          <w:marLeft w:val="480"/>
          <w:marRight w:val="0"/>
          <w:marTop w:val="0"/>
          <w:marBottom w:val="0"/>
          <w:divBdr>
            <w:top w:val="none" w:sz="0" w:space="0" w:color="auto"/>
            <w:left w:val="none" w:sz="0" w:space="0" w:color="auto"/>
            <w:bottom w:val="none" w:sz="0" w:space="0" w:color="auto"/>
            <w:right w:val="none" w:sz="0" w:space="0" w:color="auto"/>
          </w:divBdr>
        </w:div>
        <w:div w:id="1044216269">
          <w:marLeft w:val="480"/>
          <w:marRight w:val="0"/>
          <w:marTop w:val="0"/>
          <w:marBottom w:val="0"/>
          <w:divBdr>
            <w:top w:val="none" w:sz="0" w:space="0" w:color="auto"/>
            <w:left w:val="none" w:sz="0" w:space="0" w:color="auto"/>
            <w:bottom w:val="none" w:sz="0" w:space="0" w:color="auto"/>
            <w:right w:val="none" w:sz="0" w:space="0" w:color="auto"/>
          </w:divBdr>
        </w:div>
        <w:div w:id="1057824443">
          <w:marLeft w:val="480"/>
          <w:marRight w:val="0"/>
          <w:marTop w:val="0"/>
          <w:marBottom w:val="0"/>
          <w:divBdr>
            <w:top w:val="none" w:sz="0" w:space="0" w:color="auto"/>
            <w:left w:val="none" w:sz="0" w:space="0" w:color="auto"/>
            <w:bottom w:val="none" w:sz="0" w:space="0" w:color="auto"/>
            <w:right w:val="none" w:sz="0" w:space="0" w:color="auto"/>
          </w:divBdr>
        </w:div>
        <w:div w:id="1067344036">
          <w:marLeft w:val="480"/>
          <w:marRight w:val="0"/>
          <w:marTop w:val="0"/>
          <w:marBottom w:val="0"/>
          <w:divBdr>
            <w:top w:val="none" w:sz="0" w:space="0" w:color="auto"/>
            <w:left w:val="none" w:sz="0" w:space="0" w:color="auto"/>
            <w:bottom w:val="none" w:sz="0" w:space="0" w:color="auto"/>
            <w:right w:val="none" w:sz="0" w:space="0" w:color="auto"/>
          </w:divBdr>
        </w:div>
        <w:div w:id="1069769504">
          <w:marLeft w:val="480"/>
          <w:marRight w:val="0"/>
          <w:marTop w:val="0"/>
          <w:marBottom w:val="0"/>
          <w:divBdr>
            <w:top w:val="none" w:sz="0" w:space="0" w:color="auto"/>
            <w:left w:val="none" w:sz="0" w:space="0" w:color="auto"/>
            <w:bottom w:val="none" w:sz="0" w:space="0" w:color="auto"/>
            <w:right w:val="none" w:sz="0" w:space="0" w:color="auto"/>
          </w:divBdr>
        </w:div>
        <w:div w:id="1106389528">
          <w:marLeft w:val="480"/>
          <w:marRight w:val="0"/>
          <w:marTop w:val="0"/>
          <w:marBottom w:val="0"/>
          <w:divBdr>
            <w:top w:val="none" w:sz="0" w:space="0" w:color="auto"/>
            <w:left w:val="none" w:sz="0" w:space="0" w:color="auto"/>
            <w:bottom w:val="none" w:sz="0" w:space="0" w:color="auto"/>
            <w:right w:val="none" w:sz="0" w:space="0" w:color="auto"/>
          </w:divBdr>
        </w:div>
        <w:div w:id="1198081878">
          <w:marLeft w:val="480"/>
          <w:marRight w:val="0"/>
          <w:marTop w:val="0"/>
          <w:marBottom w:val="0"/>
          <w:divBdr>
            <w:top w:val="none" w:sz="0" w:space="0" w:color="auto"/>
            <w:left w:val="none" w:sz="0" w:space="0" w:color="auto"/>
            <w:bottom w:val="none" w:sz="0" w:space="0" w:color="auto"/>
            <w:right w:val="none" w:sz="0" w:space="0" w:color="auto"/>
          </w:divBdr>
        </w:div>
        <w:div w:id="1388458541">
          <w:marLeft w:val="480"/>
          <w:marRight w:val="0"/>
          <w:marTop w:val="0"/>
          <w:marBottom w:val="0"/>
          <w:divBdr>
            <w:top w:val="none" w:sz="0" w:space="0" w:color="auto"/>
            <w:left w:val="none" w:sz="0" w:space="0" w:color="auto"/>
            <w:bottom w:val="none" w:sz="0" w:space="0" w:color="auto"/>
            <w:right w:val="none" w:sz="0" w:space="0" w:color="auto"/>
          </w:divBdr>
        </w:div>
        <w:div w:id="1390689489">
          <w:marLeft w:val="480"/>
          <w:marRight w:val="0"/>
          <w:marTop w:val="0"/>
          <w:marBottom w:val="0"/>
          <w:divBdr>
            <w:top w:val="none" w:sz="0" w:space="0" w:color="auto"/>
            <w:left w:val="none" w:sz="0" w:space="0" w:color="auto"/>
            <w:bottom w:val="none" w:sz="0" w:space="0" w:color="auto"/>
            <w:right w:val="none" w:sz="0" w:space="0" w:color="auto"/>
          </w:divBdr>
        </w:div>
        <w:div w:id="1395352170">
          <w:marLeft w:val="480"/>
          <w:marRight w:val="0"/>
          <w:marTop w:val="0"/>
          <w:marBottom w:val="0"/>
          <w:divBdr>
            <w:top w:val="none" w:sz="0" w:space="0" w:color="auto"/>
            <w:left w:val="none" w:sz="0" w:space="0" w:color="auto"/>
            <w:bottom w:val="none" w:sz="0" w:space="0" w:color="auto"/>
            <w:right w:val="none" w:sz="0" w:space="0" w:color="auto"/>
          </w:divBdr>
        </w:div>
        <w:div w:id="1469930729">
          <w:marLeft w:val="480"/>
          <w:marRight w:val="0"/>
          <w:marTop w:val="0"/>
          <w:marBottom w:val="0"/>
          <w:divBdr>
            <w:top w:val="none" w:sz="0" w:space="0" w:color="auto"/>
            <w:left w:val="none" w:sz="0" w:space="0" w:color="auto"/>
            <w:bottom w:val="none" w:sz="0" w:space="0" w:color="auto"/>
            <w:right w:val="none" w:sz="0" w:space="0" w:color="auto"/>
          </w:divBdr>
        </w:div>
        <w:div w:id="1472674949">
          <w:marLeft w:val="480"/>
          <w:marRight w:val="0"/>
          <w:marTop w:val="0"/>
          <w:marBottom w:val="0"/>
          <w:divBdr>
            <w:top w:val="none" w:sz="0" w:space="0" w:color="auto"/>
            <w:left w:val="none" w:sz="0" w:space="0" w:color="auto"/>
            <w:bottom w:val="none" w:sz="0" w:space="0" w:color="auto"/>
            <w:right w:val="none" w:sz="0" w:space="0" w:color="auto"/>
          </w:divBdr>
        </w:div>
        <w:div w:id="1510022816">
          <w:marLeft w:val="480"/>
          <w:marRight w:val="0"/>
          <w:marTop w:val="0"/>
          <w:marBottom w:val="0"/>
          <w:divBdr>
            <w:top w:val="none" w:sz="0" w:space="0" w:color="auto"/>
            <w:left w:val="none" w:sz="0" w:space="0" w:color="auto"/>
            <w:bottom w:val="none" w:sz="0" w:space="0" w:color="auto"/>
            <w:right w:val="none" w:sz="0" w:space="0" w:color="auto"/>
          </w:divBdr>
        </w:div>
        <w:div w:id="1514220560">
          <w:marLeft w:val="480"/>
          <w:marRight w:val="0"/>
          <w:marTop w:val="0"/>
          <w:marBottom w:val="0"/>
          <w:divBdr>
            <w:top w:val="none" w:sz="0" w:space="0" w:color="auto"/>
            <w:left w:val="none" w:sz="0" w:space="0" w:color="auto"/>
            <w:bottom w:val="none" w:sz="0" w:space="0" w:color="auto"/>
            <w:right w:val="none" w:sz="0" w:space="0" w:color="auto"/>
          </w:divBdr>
        </w:div>
        <w:div w:id="1532498371">
          <w:marLeft w:val="480"/>
          <w:marRight w:val="0"/>
          <w:marTop w:val="0"/>
          <w:marBottom w:val="0"/>
          <w:divBdr>
            <w:top w:val="none" w:sz="0" w:space="0" w:color="auto"/>
            <w:left w:val="none" w:sz="0" w:space="0" w:color="auto"/>
            <w:bottom w:val="none" w:sz="0" w:space="0" w:color="auto"/>
            <w:right w:val="none" w:sz="0" w:space="0" w:color="auto"/>
          </w:divBdr>
        </w:div>
        <w:div w:id="1594972084">
          <w:marLeft w:val="480"/>
          <w:marRight w:val="0"/>
          <w:marTop w:val="0"/>
          <w:marBottom w:val="0"/>
          <w:divBdr>
            <w:top w:val="none" w:sz="0" w:space="0" w:color="auto"/>
            <w:left w:val="none" w:sz="0" w:space="0" w:color="auto"/>
            <w:bottom w:val="none" w:sz="0" w:space="0" w:color="auto"/>
            <w:right w:val="none" w:sz="0" w:space="0" w:color="auto"/>
          </w:divBdr>
        </w:div>
        <w:div w:id="1604605737">
          <w:marLeft w:val="480"/>
          <w:marRight w:val="0"/>
          <w:marTop w:val="0"/>
          <w:marBottom w:val="0"/>
          <w:divBdr>
            <w:top w:val="none" w:sz="0" w:space="0" w:color="auto"/>
            <w:left w:val="none" w:sz="0" w:space="0" w:color="auto"/>
            <w:bottom w:val="none" w:sz="0" w:space="0" w:color="auto"/>
            <w:right w:val="none" w:sz="0" w:space="0" w:color="auto"/>
          </w:divBdr>
        </w:div>
        <w:div w:id="1641836119">
          <w:marLeft w:val="480"/>
          <w:marRight w:val="0"/>
          <w:marTop w:val="0"/>
          <w:marBottom w:val="0"/>
          <w:divBdr>
            <w:top w:val="none" w:sz="0" w:space="0" w:color="auto"/>
            <w:left w:val="none" w:sz="0" w:space="0" w:color="auto"/>
            <w:bottom w:val="none" w:sz="0" w:space="0" w:color="auto"/>
            <w:right w:val="none" w:sz="0" w:space="0" w:color="auto"/>
          </w:divBdr>
        </w:div>
        <w:div w:id="1729912372">
          <w:marLeft w:val="480"/>
          <w:marRight w:val="0"/>
          <w:marTop w:val="0"/>
          <w:marBottom w:val="0"/>
          <w:divBdr>
            <w:top w:val="none" w:sz="0" w:space="0" w:color="auto"/>
            <w:left w:val="none" w:sz="0" w:space="0" w:color="auto"/>
            <w:bottom w:val="none" w:sz="0" w:space="0" w:color="auto"/>
            <w:right w:val="none" w:sz="0" w:space="0" w:color="auto"/>
          </w:divBdr>
        </w:div>
        <w:div w:id="1741706117">
          <w:marLeft w:val="480"/>
          <w:marRight w:val="0"/>
          <w:marTop w:val="0"/>
          <w:marBottom w:val="0"/>
          <w:divBdr>
            <w:top w:val="none" w:sz="0" w:space="0" w:color="auto"/>
            <w:left w:val="none" w:sz="0" w:space="0" w:color="auto"/>
            <w:bottom w:val="none" w:sz="0" w:space="0" w:color="auto"/>
            <w:right w:val="none" w:sz="0" w:space="0" w:color="auto"/>
          </w:divBdr>
        </w:div>
        <w:div w:id="1846632681">
          <w:marLeft w:val="480"/>
          <w:marRight w:val="0"/>
          <w:marTop w:val="0"/>
          <w:marBottom w:val="0"/>
          <w:divBdr>
            <w:top w:val="none" w:sz="0" w:space="0" w:color="auto"/>
            <w:left w:val="none" w:sz="0" w:space="0" w:color="auto"/>
            <w:bottom w:val="none" w:sz="0" w:space="0" w:color="auto"/>
            <w:right w:val="none" w:sz="0" w:space="0" w:color="auto"/>
          </w:divBdr>
        </w:div>
        <w:div w:id="1912428922">
          <w:marLeft w:val="480"/>
          <w:marRight w:val="0"/>
          <w:marTop w:val="0"/>
          <w:marBottom w:val="0"/>
          <w:divBdr>
            <w:top w:val="none" w:sz="0" w:space="0" w:color="auto"/>
            <w:left w:val="none" w:sz="0" w:space="0" w:color="auto"/>
            <w:bottom w:val="none" w:sz="0" w:space="0" w:color="auto"/>
            <w:right w:val="none" w:sz="0" w:space="0" w:color="auto"/>
          </w:divBdr>
        </w:div>
        <w:div w:id="1949700125">
          <w:marLeft w:val="480"/>
          <w:marRight w:val="0"/>
          <w:marTop w:val="0"/>
          <w:marBottom w:val="0"/>
          <w:divBdr>
            <w:top w:val="none" w:sz="0" w:space="0" w:color="auto"/>
            <w:left w:val="none" w:sz="0" w:space="0" w:color="auto"/>
            <w:bottom w:val="none" w:sz="0" w:space="0" w:color="auto"/>
            <w:right w:val="none" w:sz="0" w:space="0" w:color="auto"/>
          </w:divBdr>
        </w:div>
        <w:div w:id="1966545586">
          <w:marLeft w:val="480"/>
          <w:marRight w:val="0"/>
          <w:marTop w:val="0"/>
          <w:marBottom w:val="0"/>
          <w:divBdr>
            <w:top w:val="none" w:sz="0" w:space="0" w:color="auto"/>
            <w:left w:val="none" w:sz="0" w:space="0" w:color="auto"/>
            <w:bottom w:val="none" w:sz="0" w:space="0" w:color="auto"/>
            <w:right w:val="none" w:sz="0" w:space="0" w:color="auto"/>
          </w:divBdr>
        </w:div>
        <w:div w:id="1989896746">
          <w:marLeft w:val="480"/>
          <w:marRight w:val="0"/>
          <w:marTop w:val="0"/>
          <w:marBottom w:val="0"/>
          <w:divBdr>
            <w:top w:val="none" w:sz="0" w:space="0" w:color="auto"/>
            <w:left w:val="none" w:sz="0" w:space="0" w:color="auto"/>
            <w:bottom w:val="none" w:sz="0" w:space="0" w:color="auto"/>
            <w:right w:val="none" w:sz="0" w:space="0" w:color="auto"/>
          </w:divBdr>
        </w:div>
        <w:div w:id="2074961037">
          <w:marLeft w:val="480"/>
          <w:marRight w:val="0"/>
          <w:marTop w:val="0"/>
          <w:marBottom w:val="0"/>
          <w:divBdr>
            <w:top w:val="none" w:sz="0" w:space="0" w:color="auto"/>
            <w:left w:val="none" w:sz="0" w:space="0" w:color="auto"/>
            <w:bottom w:val="none" w:sz="0" w:space="0" w:color="auto"/>
            <w:right w:val="none" w:sz="0" w:space="0" w:color="auto"/>
          </w:divBdr>
        </w:div>
        <w:div w:id="2085447503">
          <w:marLeft w:val="480"/>
          <w:marRight w:val="0"/>
          <w:marTop w:val="0"/>
          <w:marBottom w:val="0"/>
          <w:divBdr>
            <w:top w:val="none" w:sz="0" w:space="0" w:color="auto"/>
            <w:left w:val="none" w:sz="0" w:space="0" w:color="auto"/>
            <w:bottom w:val="none" w:sz="0" w:space="0" w:color="auto"/>
            <w:right w:val="none" w:sz="0" w:space="0" w:color="auto"/>
          </w:divBdr>
        </w:div>
        <w:div w:id="2098864237">
          <w:marLeft w:val="480"/>
          <w:marRight w:val="0"/>
          <w:marTop w:val="0"/>
          <w:marBottom w:val="0"/>
          <w:divBdr>
            <w:top w:val="none" w:sz="0" w:space="0" w:color="auto"/>
            <w:left w:val="none" w:sz="0" w:space="0" w:color="auto"/>
            <w:bottom w:val="none" w:sz="0" w:space="0" w:color="auto"/>
            <w:right w:val="none" w:sz="0" w:space="0" w:color="auto"/>
          </w:divBdr>
        </w:div>
      </w:divsChild>
    </w:div>
    <w:div w:id="2104453863">
      <w:bodyDiv w:val="1"/>
      <w:marLeft w:val="0"/>
      <w:marRight w:val="0"/>
      <w:marTop w:val="0"/>
      <w:marBottom w:val="0"/>
      <w:divBdr>
        <w:top w:val="none" w:sz="0" w:space="0" w:color="auto"/>
        <w:left w:val="none" w:sz="0" w:space="0" w:color="auto"/>
        <w:bottom w:val="none" w:sz="0" w:space="0" w:color="auto"/>
        <w:right w:val="none" w:sz="0" w:space="0" w:color="auto"/>
      </w:divBdr>
      <w:divsChild>
        <w:div w:id="18051363">
          <w:marLeft w:val="480"/>
          <w:marRight w:val="0"/>
          <w:marTop w:val="0"/>
          <w:marBottom w:val="0"/>
          <w:divBdr>
            <w:top w:val="none" w:sz="0" w:space="0" w:color="auto"/>
            <w:left w:val="none" w:sz="0" w:space="0" w:color="auto"/>
            <w:bottom w:val="none" w:sz="0" w:space="0" w:color="auto"/>
            <w:right w:val="none" w:sz="0" w:space="0" w:color="auto"/>
          </w:divBdr>
        </w:div>
        <w:div w:id="85619343">
          <w:marLeft w:val="480"/>
          <w:marRight w:val="0"/>
          <w:marTop w:val="0"/>
          <w:marBottom w:val="0"/>
          <w:divBdr>
            <w:top w:val="none" w:sz="0" w:space="0" w:color="auto"/>
            <w:left w:val="none" w:sz="0" w:space="0" w:color="auto"/>
            <w:bottom w:val="none" w:sz="0" w:space="0" w:color="auto"/>
            <w:right w:val="none" w:sz="0" w:space="0" w:color="auto"/>
          </w:divBdr>
        </w:div>
        <w:div w:id="107049171">
          <w:marLeft w:val="480"/>
          <w:marRight w:val="0"/>
          <w:marTop w:val="0"/>
          <w:marBottom w:val="0"/>
          <w:divBdr>
            <w:top w:val="none" w:sz="0" w:space="0" w:color="auto"/>
            <w:left w:val="none" w:sz="0" w:space="0" w:color="auto"/>
            <w:bottom w:val="none" w:sz="0" w:space="0" w:color="auto"/>
            <w:right w:val="none" w:sz="0" w:space="0" w:color="auto"/>
          </w:divBdr>
        </w:div>
        <w:div w:id="140462815">
          <w:marLeft w:val="480"/>
          <w:marRight w:val="0"/>
          <w:marTop w:val="0"/>
          <w:marBottom w:val="0"/>
          <w:divBdr>
            <w:top w:val="none" w:sz="0" w:space="0" w:color="auto"/>
            <w:left w:val="none" w:sz="0" w:space="0" w:color="auto"/>
            <w:bottom w:val="none" w:sz="0" w:space="0" w:color="auto"/>
            <w:right w:val="none" w:sz="0" w:space="0" w:color="auto"/>
          </w:divBdr>
        </w:div>
        <w:div w:id="161354509">
          <w:marLeft w:val="480"/>
          <w:marRight w:val="0"/>
          <w:marTop w:val="0"/>
          <w:marBottom w:val="0"/>
          <w:divBdr>
            <w:top w:val="none" w:sz="0" w:space="0" w:color="auto"/>
            <w:left w:val="none" w:sz="0" w:space="0" w:color="auto"/>
            <w:bottom w:val="none" w:sz="0" w:space="0" w:color="auto"/>
            <w:right w:val="none" w:sz="0" w:space="0" w:color="auto"/>
          </w:divBdr>
        </w:div>
        <w:div w:id="186256279">
          <w:marLeft w:val="480"/>
          <w:marRight w:val="0"/>
          <w:marTop w:val="0"/>
          <w:marBottom w:val="0"/>
          <w:divBdr>
            <w:top w:val="none" w:sz="0" w:space="0" w:color="auto"/>
            <w:left w:val="none" w:sz="0" w:space="0" w:color="auto"/>
            <w:bottom w:val="none" w:sz="0" w:space="0" w:color="auto"/>
            <w:right w:val="none" w:sz="0" w:space="0" w:color="auto"/>
          </w:divBdr>
        </w:div>
        <w:div w:id="314528191">
          <w:marLeft w:val="480"/>
          <w:marRight w:val="0"/>
          <w:marTop w:val="0"/>
          <w:marBottom w:val="0"/>
          <w:divBdr>
            <w:top w:val="none" w:sz="0" w:space="0" w:color="auto"/>
            <w:left w:val="none" w:sz="0" w:space="0" w:color="auto"/>
            <w:bottom w:val="none" w:sz="0" w:space="0" w:color="auto"/>
            <w:right w:val="none" w:sz="0" w:space="0" w:color="auto"/>
          </w:divBdr>
        </w:div>
        <w:div w:id="350421680">
          <w:marLeft w:val="480"/>
          <w:marRight w:val="0"/>
          <w:marTop w:val="0"/>
          <w:marBottom w:val="0"/>
          <w:divBdr>
            <w:top w:val="none" w:sz="0" w:space="0" w:color="auto"/>
            <w:left w:val="none" w:sz="0" w:space="0" w:color="auto"/>
            <w:bottom w:val="none" w:sz="0" w:space="0" w:color="auto"/>
            <w:right w:val="none" w:sz="0" w:space="0" w:color="auto"/>
          </w:divBdr>
        </w:div>
        <w:div w:id="383914706">
          <w:marLeft w:val="480"/>
          <w:marRight w:val="0"/>
          <w:marTop w:val="0"/>
          <w:marBottom w:val="0"/>
          <w:divBdr>
            <w:top w:val="none" w:sz="0" w:space="0" w:color="auto"/>
            <w:left w:val="none" w:sz="0" w:space="0" w:color="auto"/>
            <w:bottom w:val="none" w:sz="0" w:space="0" w:color="auto"/>
            <w:right w:val="none" w:sz="0" w:space="0" w:color="auto"/>
          </w:divBdr>
        </w:div>
        <w:div w:id="407502996">
          <w:marLeft w:val="480"/>
          <w:marRight w:val="0"/>
          <w:marTop w:val="0"/>
          <w:marBottom w:val="0"/>
          <w:divBdr>
            <w:top w:val="none" w:sz="0" w:space="0" w:color="auto"/>
            <w:left w:val="none" w:sz="0" w:space="0" w:color="auto"/>
            <w:bottom w:val="none" w:sz="0" w:space="0" w:color="auto"/>
            <w:right w:val="none" w:sz="0" w:space="0" w:color="auto"/>
          </w:divBdr>
        </w:div>
        <w:div w:id="456606558">
          <w:marLeft w:val="480"/>
          <w:marRight w:val="0"/>
          <w:marTop w:val="0"/>
          <w:marBottom w:val="0"/>
          <w:divBdr>
            <w:top w:val="none" w:sz="0" w:space="0" w:color="auto"/>
            <w:left w:val="none" w:sz="0" w:space="0" w:color="auto"/>
            <w:bottom w:val="none" w:sz="0" w:space="0" w:color="auto"/>
            <w:right w:val="none" w:sz="0" w:space="0" w:color="auto"/>
          </w:divBdr>
        </w:div>
        <w:div w:id="525169724">
          <w:marLeft w:val="480"/>
          <w:marRight w:val="0"/>
          <w:marTop w:val="0"/>
          <w:marBottom w:val="0"/>
          <w:divBdr>
            <w:top w:val="none" w:sz="0" w:space="0" w:color="auto"/>
            <w:left w:val="none" w:sz="0" w:space="0" w:color="auto"/>
            <w:bottom w:val="none" w:sz="0" w:space="0" w:color="auto"/>
            <w:right w:val="none" w:sz="0" w:space="0" w:color="auto"/>
          </w:divBdr>
        </w:div>
        <w:div w:id="531698122">
          <w:marLeft w:val="480"/>
          <w:marRight w:val="0"/>
          <w:marTop w:val="0"/>
          <w:marBottom w:val="0"/>
          <w:divBdr>
            <w:top w:val="none" w:sz="0" w:space="0" w:color="auto"/>
            <w:left w:val="none" w:sz="0" w:space="0" w:color="auto"/>
            <w:bottom w:val="none" w:sz="0" w:space="0" w:color="auto"/>
            <w:right w:val="none" w:sz="0" w:space="0" w:color="auto"/>
          </w:divBdr>
        </w:div>
        <w:div w:id="540553596">
          <w:marLeft w:val="480"/>
          <w:marRight w:val="0"/>
          <w:marTop w:val="0"/>
          <w:marBottom w:val="0"/>
          <w:divBdr>
            <w:top w:val="none" w:sz="0" w:space="0" w:color="auto"/>
            <w:left w:val="none" w:sz="0" w:space="0" w:color="auto"/>
            <w:bottom w:val="none" w:sz="0" w:space="0" w:color="auto"/>
            <w:right w:val="none" w:sz="0" w:space="0" w:color="auto"/>
          </w:divBdr>
        </w:div>
        <w:div w:id="595871907">
          <w:marLeft w:val="480"/>
          <w:marRight w:val="0"/>
          <w:marTop w:val="0"/>
          <w:marBottom w:val="0"/>
          <w:divBdr>
            <w:top w:val="none" w:sz="0" w:space="0" w:color="auto"/>
            <w:left w:val="none" w:sz="0" w:space="0" w:color="auto"/>
            <w:bottom w:val="none" w:sz="0" w:space="0" w:color="auto"/>
            <w:right w:val="none" w:sz="0" w:space="0" w:color="auto"/>
          </w:divBdr>
        </w:div>
        <w:div w:id="640814098">
          <w:marLeft w:val="480"/>
          <w:marRight w:val="0"/>
          <w:marTop w:val="0"/>
          <w:marBottom w:val="0"/>
          <w:divBdr>
            <w:top w:val="none" w:sz="0" w:space="0" w:color="auto"/>
            <w:left w:val="none" w:sz="0" w:space="0" w:color="auto"/>
            <w:bottom w:val="none" w:sz="0" w:space="0" w:color="auto"/>
            <w:right w:val="none" w:sz="0" w:space="0" w:color="auto"/>
          </w:divBdr>
        </w:div>
        <w:div w:id="750349233">
          <w:marLeft w:val="480"/>
          <w:marRight w:val="0"/>
          <w:marTop w:val="0"/>
          <w:marBottom w:val="0"/>
          <w:divBdr>
            <w:top w:val="none" w:sz="0" w:space="0" w:color="auto"/>
            <w:left w:val="none" w:sz="0" w:space="0" w:color="auto"/>
            <w:bottom w:val="none" w:sz="0" w:space="0" w:color="auto"/>
            <w:right w:val="none" w:sz="0" w:space="0" w:color="auto"/>
          </w:divBdr>
        </w:div>
        <w:div w:id="770322415">
          <w:marLeft w:val="480"/>
          <w:marRight w:val="0"/>
          <w:marTop w:val="0"/>
          <w:marBottom w:val="0"/>
          <w:divBdr>
            <w:top w:val="none" w:sz="0" w:space="0" w:color="auto"/>
            <w:left w:val="none" w:sz="0" w:space="0" w:color="auto"/>
            <w:bottom w:val="none" w:sz="0" w:space="0" w:color="auto"/>
            <w:right w:val="none" w:sz="0" w:space="0" w:color="auto"/>
          </w:divBdr>
        </w:div>
        <w:div w:id="796685825">
          <w:marLeft w:val="480"/>
          <w:marRight w:val="0"/>
          <w:marTop w:val="0"/>
          <w:marBottom w:val="0"/>
          <w:divBdr>
            <w:top w:val="none" w:sz="0" w:space="0" w:color="auto"/>
            <w:left w:val="none" w:sz="0" w:space="0" w:color="auto"/>
            <w:bottom w:val="none" w:sz="0" w:space="0" w:color="auto"/>
            <w:right w:val="none" w:sz="0" w:space="0" w:color="auto"/>
          </w:divBdr>
        </w:div>
        <w:div w:id="980501868">
          <w:marLeft w:val="480"/>
          <w:marRight w:val="0"/>
          <w:marTop w:val="0"/>
          <w:marBottom w:val="0"/>
          <w:divBdr>
            <w:top w:val="none" w:sz="0" w:space="0" w:color="auto"/>
            <w:left w:val="none" w:sz="0" w:space="0" w:color="auto"/>
            <w:bottom w:val="none" w:sz="0" w:space="0" w:color="auto"/>
            <w:right w:val="none" w:sz="0" w:space="0" w:color="auto"/>
          </w:divBdr>
        </w:div>
        <w:div w:id="996344347">
          <w:marLeft w:val="480"/>
          <w:marRight w:val="0"/>
          <w:marTop w:val="0"/>
          <w:marBottom w:val="0"/>
          <w:divBdr>
            <w:top w:val="none" w:sz="0" w:space="0" w:color="auto"/>
            <w:left w:val="none" w:sz="0" w:space="0" w:color="auto"/>
            <w:bottom w:val="none" w:sz="0" w:space="0" w:color="auto"/>
            <w:right w:val="none" w:sz="0" w:space="0" w:color="auto"/>
          </w:divBdr>
        </w:div>
        <w:div w:id="997852890">
          <w:marLeft w:val="480"/>
          <w:marRight w:val="0"/>
          <w:marTop w:val="0"/>
          <w:marBottom w:val="0"/>
          <w:divBdr>
            <w:top w:val="none" w:sz="0" w:space="0" w:color="auto"/>
            <w:left w:val="none" w:sz="0" w:space="0" w:color="auto"/>
            <w:bottom w:val="none" w:sz="0" w:space="0" w:color="auto"/>
            <w:right w:val="none" w:sz="0" w:space="0" w:color="auto"/>
          </w:divBdr>
        </w:div>
        <w:div w:id="1002469317">
          <w:marLeft w:val="480"/>
          <w:marRight w:val="0"/>
          <w:marTop w:val="0"/>
          <w:marBottom w:val="0"/>
          <w:divBdr>
            <w:top w:val="none" w:sz="0" w:space="0" w:color="auto"/>
            <w:left w:val="none" w:sz="0" w:space="0" w:color="auto"/>
            <w:bottom w:val="none" w:sz="0" w:space="0" w:color="auto"/>
            <w:right w:val="none" w:sz="0" w:space="0" w:color="auto"/>
          </w:divBdr>
        </w:div>
        <w:div w:id="1030110875">
          <w:marLeft w:val="480"/>
          <w:marRight w:val="0"/>
          <w:marTop w:val="0"/>
          <w:marBottom w:val="0"/>
          <w:divBdr>
            <w:top w:val="none" w:sz="0" w:space="0" w:color="auto"/>
            <w:left w:val="none" w:sz="0" w:space="0" w:color="auto"/>
            <w:bottom w:val="none" w:sz="0" w:space="0" w:color="auto"/>
            <w:right w:val="none" w:sz="0" w:space="0" w:color="auto"/>
          </w:divBdr>
        </w:div>
        <w:div w:id="1040397285">
          <w:marLeft w:val="480"/>
          <w:marRight w:val="0"/>
          <w:marTop w:val="0"/>
          <w:marBottom w:val="0"/>
          <w:divBdr>
            <w:top w:val="none" w:sz="0" w:space="0" w:color="auto"/>
            <w:left w:val="none" w:sz="0" w:space="0" w:color="auto"/>
            <w:bottom w:val="none" w:sz="0" w:space="0" w:color="auto"/>
            <w:right w:val="none" w:sz="0" w:space="0" w:color="auto"/>
          </w:divBdr>
        </w:div>
        <w:div w:id="1047099837">
          <w:marLeft w:val="480"/>
          <w:marRight w:val="0"/>
          <w:marTop w:val="0"/>
          <w:marBottom w:val="0"/>
          <w:divBdr>
            <w:top w:val="none" w:sz="0" w:space="0" w:color="auto"/>
            <w:left w:val="none" w:sz="0" w:space="0" w:color="auto"/>
            <w:bottom w:val="none" w:sz="0" w:space="0" w:color="auto"/>
            <w:right w:val="none" w:sz="0" w:space="0" w:color="auto"/>
          </w:divBdr>
        </w:div>
        <w:div w:id="1090736097">
          <w:marLeft w:val="480"/>
          <w:marRight w:val="0"/>
          <w:marTop w:val="0"/>
          <w:marBottom w:val="0"/>
          <w:divBdr>
            <w:top w:val="none" w:sz="0" w:space="0" w:color="auto"/>
            <w:left w:val="none" w:sz="0" w:space="0" w:color="auto"/>
            <w:bottom w:val="none" w:sz="0" w:space="0" w:color="auto"/>
            <w:right w:val="none" w:sz="0" w:space="0" w:color="auto"/>
          </w:divBdr>
        </w:div>
        <w:div w:id="1220946093">
          <w:marLeft w:val="480"/>
          <w:marRight w:val="0"/>
          <w:marTop w:val="0"/>
          <w:marBottom w:val="0"/>
          <w:divBdr>
            <w:top w:val="none" w:sz="0" w:space="0" w:color="auto"/>
            <w:left w:val="none" w:sz="0" w:space="0" w:color="auto"/>
            <w:bottom w:val="none" w:sz="0" w:space="0" w:color="auto"/>
            <w:right w:val="none" w:sz="0" w:space="0" w:color="auto"/>
          </w:divBdr>
        </w:div>
        <w:div w:id="1274901777">
          <w:marLeft w:val="480"/>
          <w:marRight w:val="0"/>
          <w:marTop w:val="0"/>
          <w:marBottom w:val="0"/>
          <w:divBdr>
            <w:top w:val="none" w:sz="0" w:space="0" w:color="auto"/>
            <w:left w:val="none" w:sz="0" w:space="0" w:color="auto"/>
            <w:bottom w:val="none" w:sz="0" w:space="0" w:color="auto"/>
            <w:right w:val="none" w:sz="0" w:space="0" w:color="auto"/>
          </w:divBdr>
        </w:div>
        <w:div w:id="1388188798">
          <w:marLeft w:val="480"/>
          <w:marRight w:val="0"/>
          <w:marTop w:val="0"/>
          <w:marBottom w:val="0"/>
          <w:divBdr>
            <w:top w:val="none" w:sz="0" w:space="0" w:color="auto"/>
            <w:left w:val="none" w:sz="0" w:space="0" w:color="auto"/>
            <w:bottom w:val="none" w:sz="0" w:space="0" w:color="auto"/>
            <w:right w:val="none" w:sz="0" w:space="0" w:color="auto"/>
          </w:divBdr>
        </w:div>
        <w:div w:id="1408381905">
          <w:marLeft w:val="480"/>
          <w:marRight w:val="0"/>
          <w:marTop w:val="0"/>
          <w:marBottom w:val="0"/>
          <w:divBdr>
            <w:top w:val="none" w:sz="0" w:space="0" w:color="auto"/>
            <w:left w:val="none" w:sz="0" w:space="0" w:color="auto"/>
            <w:bottom w:val="none" w:sz="0" w:space="0" w:color="auto"/>
            <w:right w:val="none" w:sz="0" w:space="0" w:color="auto"/>
          </w:divBdr>
        </w:div>
        <w:div w:id="1426612387">
          <w:marLeft w:val="480"/>
          <w:marRight w:val="0"/>
          <w:marTop w:val="0"/>
          <w:marBottom w:val="0"/>
          <w:divBdr>
            <w:top w:val="none" w:sz="0" w:space="0" w:color="auto"/>
            <w:left w:val="none" w:sz="0" w:space="0" w:color="auto"/>
            <w:bottom w:val="none" w:sz="0" w:space="0" w:color="auto"/>
            <w:right w:val="none" w:sz="0" w:space="0" w:color="auto"/>
          </w:divBdr>
        </w:div>
        <w:div w:id="1450513881">
          <w:marLeft w:val="480"/>
          <w:marRight w:val="0"/>
          <w:marTop w:val="0"/>
          <w:marBottom w:val="0"/>
          <w:divBdr>
            <w:top w:val="none" w:sz="0" w:space="0" w:color="auto"/>
            <w:left w:val="none" w:sz="0" w:space="0" w:color="auto"/>
            <w:bottom w:val="none" w:sz="0" w:space="0" w:color="auto"/>
            <w:right w:val="none" w:sz="0" w:space="0" w:color="auto"/>
          </w:divBdr>
        </w:div>
        <w:div w:id="1454787902">
          <w:marLeft w:val="480"/>
          <w:marRight w:val="0"/>
          <w:marTop w:val="0"/>
          <w:marBottom w:val="0"/>
          <w:divBdr>
            <w:top w:val="none" w:sz="0" w:space="0" w:color="auto"/>
            <w:left w:val="none" w:sz="0" w:space="0" w:color="auto"/>
            <w:bottom w:val="none" w:sz="0" w:space="0" w:color="auto"/>
            <w:right w:val="none" w:sz="0" w:space="0" w:color="auto"/>
          </w:divBdr>
        </w:div>
        <w:div w:id="1457409871">
          <w:marLeft w:val="480"/>
          <w:marRight w:val="0"/>
          <w:marTop w:val="0"/>
          <w:marBottom w:val="0"/>
          <w:divBdr>
            <w:top w:val="none" w:sz="0" w:space="0" w:color="auto"/>
            <w:left w:val="none" w:sz="0" w:space="0" w:color="auto"/>
            <w:bottom w:val="none" w:sz="0" w:space="0" w:color="auto"/>
            <w:right w:val="none" w:sz="0" w:space="0" w:color="auto"/>
          </w:divBdr>
        </w:div>
        <w:div w:id="1510680850">
          <w:marLeft w:val="480"/>
          <w:marRight w:val="0"/>
          <w:marTop w:val="0"/>
          <w:marBottom w:val="0"/>
          <w:divBdr>
            <w:top w:val="none" w:sz="0" w:space="0" w:color="auto"/>
            <w:left w:val="none" w:sz="0" w:space="0" w:color="auto"/>
            <w:bottom w:val="none" w:sz="0" w:space="0" w:color="auto"/>
            <w:right w:val="none" w:sz="0" w:space="0" w:color="auto"/>
          </w:divBdr>
        </w:div>
        <w:div w:id="1515922359">
          <w:marLeft w:val="480"/>
          <w:marRight w:val="0"/>
          <w:marTop w:val="0"/>
          <w:marBottom w:val="0"/>
          <w:divBdr>
            <w:top w:val="none" w:sz="0" w:space="0" w:color="auto"/>
            <w:left w:val="none" w:sz="0" w:space="0" w:color="auto"/>
            <w:bottom w:val="none" w:sz="0" w:space="0" w:color="auto"/>
            <w:right w:val="none" w:sz="0" w:space="0" w:color="auto"/>
          </w:divBdr>
        </w:div>
        <w:div w:id="1539665743">
          <w:marLeft w:val="480"/>
          <w:marRight w:val="0"/>
          <w:marTop w:val="0"/>
          <w:marBottom w:val="0"/>
          <w:divBdr>
            <w:top w:val="none" w:sz="0" w:space="0" w:color="auto"/>
            <w:left w:val="none" w:sz="0" w:space="0" w:color="auto"/>
            <w:bottom w:val="none" w:sz="0" w:space="0" w:color="auto"/>
            <w:right w:val="none" w:sz="0" w:space="0" w:color="auto"/>
          </w:divBdr>
        </w:div>
        <w:div w:id="1563520648">
          <w:marLeft w:val="480"/>
          <w:marRight w:val="0"/>
          <w:marTop w:val="0"/>
          <w:marBottom w:val="0"/>
          <w:divBdr>
            <w:top w:val="none" w:sz="0" w:space="0" w:color="auto"/>
            <w:left w:val="none" w:sz="0" w:space="0" w:color="auto"/>
            <w:bottom w:val="none" w:sz="0" w:space="0" w:color="auto"/>
            <w:right w:val="none" w:sz="0" w:space="0" w:color="auto"/>
          </w:divBdr>
        </w:div>
        <w:div w:id="1721126538">
          <w:marLeft w:val="480"/>
          <w:marRight w:val="0"/>
          <w:marTop w:val="0"/>
          <w:marBottom w:val="0"/>
          <w:divBdr>
            <w:top w:val="none" w:sz="0" w:space="0" w:color="auto"/>
            <w:left w:val="none" w:sz="0" w:space="0" w:color="auto"/>
            <w:bottom w:val="none" w:sz="0" w:space="0" w:color="auto"/>
            <w:right w:val="none" w:sz="0" w:space="0" w:color="auto"/>
          </w:divBdr>
        </w:div>
        <w:div w:id="1766657548">
          <w:marLeft w:val="480"/>
          <w:marRight w:val="0"/>
          <w:marTop w:val="0"/>
          <w:marBottom w:val="0"/>
          <w:divBdr>
            <w:top w:val="none" w:sz="0" w:space="0" w:color="auto"/>
            <w:left w:val="none" w:sz="0" w:space="0" w:color="auto"/>
            <w:bottom w:val="none" w:sz="0" w:space="0" w:color="auto"/>
            <w:right w:val="none" w:sz="0" w:space="0" w:color="auto"/>
          </w:divBdr>
        </w:div>
        <w:div w:id="1787116113">
          <w:marLeft w:val="480"/>
          <w:marRight w:val="0"/>
          <w:marTop w:val="0"/>
          <w:marBottom w:val="0"/>
          <w:divBdr>
            <w:top w:val="none" w:sz="0" w:space="0" w:color="auto"/>
            <w:left w:val="none" w:sz="0" w:space="0" w:color="auto"/>
            <w:bottom w:val="none" w:sz="0" w:space="0" w:color="auto"/>
            <w:right w:val="none" w:sz="0" w:space="0" w:color="auto"/>
          </w:divBdr>
        </w:div>
        <w:div w:id="1823346465">
          <w:marLeft w:val="480"/>
          <w:marRight w:val="0"/>
          <w:marTop w:val="0"/>
          <w:marBottom w:val="0"/>
          <w:divBdr>
            <w:top w:val="none" w:sz="0" w:space="0" w:color="auto"/>
            <w:left w:val="none" w:sz="0" w:space="0" w:color="auto"/>
            <w:bottom w:val="none" w:sz="0" w:space="0" w:color="auto"/>
            <w:right w:val="none" w:sz="0" w:space="0" w:color="auto"/>
          </w:divBdr>
        </w:div>
        <w:div w:id="1863128618">
          <w:marLeft w:val="480"/>
          <w:marRight w:val="0"/>
          <w:marTop w:val="0"/>
          <w:marBottom w:val="0"/>
          <w:divBdr>
            <w:top w:val="none" w:sz="0" w:space="0" w:color="auto"/>
            <w:left w:val="none" w:sz="0" w:space="0" w:color="auto"/>
            <w:bottom w:val="none" w:sz="0" w:space="0" w:color="auto"/>
            <w:right w:val="none" w:sz="0" w:space="0" w:color="auto"/>
          </w:divBdr>
        </w:div>
        <w:div w:id="1886333456">
          <w:marLeft w:val="480"/>
          <w:marRight w:val="0"/>
          <w:marTop w:val="0"/>
          <w:marBottom w:val="0"/>
          <w:divBdr>
            <w:top w:val="none" w:sz="0" w:space="0" w:color="auto"/>
            <w:left w:val="none" w:sz="0" w:space="0" w:color="auto"/>
            <w:bottom w:val="none" w:sz="0" w:space="0" w:color="auto"/>
            <w:right w:val="none" w:sz="0" w:space="0" w:color="auto"/>
          </w:divBdr>
        </w:div>
        <w:div w:id="1897427342">
          <w:marLeft w:val="480"/>
          <w:marRight w:val="0"/>
          <w:marTop w:val="0"/>
          <w:marBottom w:val="0"/>
          <w:divBdr>
            <w:top w:val="none" w:sz="0" w:space="0" w:color="auto"/>
            <w:left w:val="none" w:sz="0" w:space="0" w:color="auto"/>
            <w:bottom w:val="none" w:sz="0" w:space="0" w:color="auto"/>
            <w:right w:val="none" w:sz="0" w:space="0" w:color="auto"/>
          </w:divBdr>
        </w:div>
        <w:div w:id="1933396181">
          <w:marLeft w:val="480"/>
          <w:marRight w:val="0"/>
          <w:marTop w:val="0"/>
          <w:marBottom w:val="0"/>
          <w:divBdr>
            <w:top w:val="none" w:sz="0" w:space="0" w:color="auto"/>
            <w:left w:val="none" w:sz="0" w:space="0" w:color="auto"/>
            <w:bottom w:val="none" w:sz="0" w:space="0" w:color="auto"/>
            <w:right w:val="none" w:sz="0" w:space="0" w:color="auto"/>
          </w:divBdr>
        </w:div>
        <w:div w:id="1942032860">
          <w:marLeft w:val="480"/>
          <w:marRight w:val="0"/>
          <w:marTop w:val="0"/>
          <w:marBottom w:val="0"/>
          <w:divBdr>
            <w:top w:val="none" w:sz="0" w:space="0" w:color="auto"/>
            <w:left w:val="none" w:sz="0" w:space="0" w:color="auto"/>
            <w:bottom w:val="none" w:sz="0" w:space="0" w:color="auto"/>
            <w:right w:val="none" w:sz="0" w:space="0" w:color="auto"/>
          </w:divBdr>
        </w:div>
        <w:div w:id="1972393647">
          <w:marLeft w:val="480"/>
          <w:marRight w:val="0"/>
          <w:marTop w:val="0"/>
          <w:marBottom w:val="0"/>
          <w:divBdr>
            <w:top w:val="none" w:sz="0" w:space="0" w:color="auto"/>
            <w:left w:val="none" w:sz="0" w:space="0" w:color="auto"/>
            <w:bottom w:val="none" w:sz="0" w:space="0" w:color="auto"/>
            <w:right w:val="none" w:sz="0" w:space="0" w:color="auto"/>
          </w:divBdr>
        </w:div>
        <w:div w:id="1976256996">
          <w:marLeft w:val="480"/>
          <w:marRight w:val="0"/>
          <w:marTop w:val="0"/>
          <w:marBottom w:val="0"/>
          <w:divBdr>
            <w:top w:val="none" w:sz="0" w:space="0" w:color="auto"/>
            <w:left w:val="none" w:sz="0" w:space="0" w:color="auto"/>
            <w:bottom w:val="none" w:sz="0" w:space="0" w:color="auto"/>
            <w:right w:val="none" w:sz="0" w:space="0" w:color="auto"/>
          </w:divBdr>
        </w:div>
        <w:div w:id="2019506202">
          <w:marLeft w:val="480"/>
          <w:marRight w:val="0"/>
          <w:marTop w:val="0"/>
          <w:marBottom w:val="0"/>
          <w:divBdr>
            <w:top w:val="none" w:sz="0" w:space="0" w:color="auto"/>
            <w:left w:val="none" w:sz="0" w:space="0" w:color="auto"/>
            <w:bottom w:val="none" w:sz="0" w:space="0" w:color="auto"/>
            <w:right w:val="none" w:sz="0" w:space="0" w:color="auto"/>
          </w:divBdr>
        </w:div>
        <w:div w:id="2060862627">
          <w:marLeft w:val="480"/>
          <w:marRight w:val="0"/>
          <w:marTop w:val="0"/>
          <w:marBottom w:val="0"/>
          <w:divBdr>
            <w:top w:val="none" w:sz="0" w:space="0" w:color="auto"/>
            <w:left w:val="none" w:sz="0" w:space="0" w:color="auto"/>
            <w:bottom w:val="none" w:sz="0" w:space="0" w:color="auto"/>
            <w:right w:val="none" w:sz="0" w:space="0" w:color="auto"/>
          </w:divBdr>
        </w:div>
        <w:div w:id="2112625892">
          <w:marLeft w:val="480"/>
          <w:marRight w:val="0"/>
          <w:marTop w:val="0"/>
          <w:marBottom w:val="0"/>
          <w:divBdr>
            <w:top w:val="none" w:sz="0" w:space="0" w:color="auto"/>
            <w:left w:val="none" w:sz="0" w:space="0" w:color="auto"/>
            <w:bottom w:val="none" w:sz="0" w:space="0" w:color="auto"/>
            <w:right w:val="none" w:sz="0" w:space="0" w:color="auto"/>
          </w:divBdr>
        </w:div>
        <w:div w:id="2139520918">
          <w:marLeft w:val="480"/>
          <w:marRight w:val="0"/>
          <w:marTop w:val="0"/>
          <w:marBottom w:val="0"/>
          <w:divBdr>
            <w:top w:val="none" w:sz="0" w:space="0" w:color="auto"/>
            <w:left w:val="none" w:sz="0" w:space="0" w:color="auto"/>
            <w:bottom w:val="none" w:sz="0" w:space="0" w:color="auto"/>
            <w:right w:val="none" w:sz="0" w:space="0" w:color="auto"/>
          </w:divBdr>
        </w:div>
        <w:div w:id="2146390180">
          <w:marLeft w:val="480"/>
          <w:marRight w:val="0"/>
          <w:marTop w:val="0"/>
          <w:marBottom w:val="0"/>
          <w:divBdr>
            <w:top w:val="none" w:sz="0" w:space="0" w:color="auto"/>
            <w:left w:val="none" w:sz="0" w:space="0" w:color="auto"/>
            <w:bottom w:val="none" w:sz="0" w:space="0" w:color="auto"/>
            <w:right w:val="none" w:sz="0" w:space="0" w:color="auto"/>
          </w:divBdr>
        </w:div>
      </w:divsChild>
    </w:div>
    <w:div w:id="2109546659">
      <w:bodyDiv w:val="1"/>
      <w:marLeft w:val="0"/>
      <w:marRight w:val="0"/>
      <w:marTop w:val="0"/>
      <w:marBottom w:val="0"/>
      <w:divBdr>
        <w:top w:val="none" w:sz="0" w:space="0" w:color="auto"/>
        <w:left w:val="none" w:sz="0" w:space="0" w:color="auto"/>
        <w:bottom w:val="none" w:sz="0" w:space="0" w:color="auto"/>
        <w:right w:val="none" w:sz="0" w:space="0" w:color="auto"/>
      </w:divBdr>
      <w:divsChild>
        <w:div w:id="23529643">
          <w:marLeft w:val="480"/>
          <w:marRight w:val="0"/>
          <w:marTop w:val="0"/>
          <w:marBottom w:val="0"/>
          <w:divBdr>
            <w:top w:val="none" w:sz="0" w:space="0" w:color="auto"/>
            <w:left w:val="none" w:sz="0" w:space="0" w:color="auto"/>
            <w:bottom w:val="none" w:sz="0" w:space="0" w:color="auto"/>
            <w:right w:val="none" w:sz="0" w:space="0" w:color="auto"/>
          </w:divBdr>
        </w:div>
        <w:div w:id="47270518">
          <w:marLeft w:val="480"/>
          <w:marRight w:val="0"/>
          <w:marTop w:val="0"/>
          <w:marBottom w:val="0"/>
          <w:divBdr>
            <w:top w:val="none" w:sz="0" w:space="0" w:color="auto"/>
            <w:left w:val="none" w:sz="0" w:space="0" w:color="auto"/>
            <w:bottom w:val="none" w:sz="0" w:space="0" w:color="auto"/>
            <w:right w:val="none" w:sz="0" w:space="0" w:color="auto"/>
          </w:divBdr>
        </w:div>
        <w:div w:id="50202910">
          <w:marLeft w:val="480"/>
          <w:marRight w:val="0"/>
          <w:marTop w:val="0"/>
          <w:marBottom w:val="0"/>
          <w:divBdr>
            <w:top w:val="none" w:sz="0" w:space="0" w:color="auto"/>
            <w:left w:val="none" w:sz="0" w:space="0" w:color="auto"/>
            <w:bottom w:val="none" w:sz="0" w:space="0" w:color="auto"/>
            <w:right w:val="none" w:sz="0" w:space="0" w:color="auto"/>
          </w:divBdr>
        </w:div>
        <w:div w:id="58212598">
          <w:marLeft w:val="480"/>
          <w:marRight w:val="0"/>
          <w:marTop w:val="0"/>
          <w:marBottom w:val="0"/>
          <w:divBdr>
            <w:top w:val="none" w:sz="0" w:space="0" w:color="auto"/>
            <w:left w:val="none" w:sz="0" w:space="0" w:color="auto"/>
            <w:bottom w:val="none" w:sz="0" w:space="0" w:color="auto"/>
            <w:right w:val="none" w:sz="0" w:space="0" w:color="auto"/>
          </w:divBdr>
        </w:div>
        <w:div w:id="96294856">
          <w:marLeft w:val="480"/>
          <w:marRight w:val="0"/>
          <w:marTop w:val="0"/>
          <w:marBottom w:val="0"/>
          <w:divBdr>
            <w:top w:val="none" w:sz="0" w:space="0" w:color="auto"/>
            <w:left w:val="none" w:sz="0" w:space="0" w:color="auto"/>
            <w:bottom w:val="none" w:sz="0" w:space="0" w:color="auto"/>
            <w:right w:val="none" w:sz="0" w:space="0" w:color="auto"/>
          </w:divBdr>
        </w:div>
        <w:div w:id="116070721">
          <w:marLeft w:val="480"/>
          <w:marRight w:val="0"/>
          <w:marTop w:val="0"/>
          <w:marBottom w:val="0"/>
          <w:divBdr>
            <w:top w:val="none" w:sz="0" w:space="0" w:color="auto"/>
            <w:left w:val="none" w:sz="0" w:space="0" w:color="auto"/>
            <w:bottom w:val="none" w:sz="0" w:space="0" w:color="auto"/>
            <w:right w:val="none" w:sz="0" w:space="0" w:color="auto"/>
          </w:divBdr>
        </w:div>
        <w:div w:id="136145116">
          <w:marLeft w:val="480"/>
          <w:marRight w:val="0"/>
          <w:marTop w:val="0"/>
          <w:marBottom w:val="0"/>
          <w:divBdr>
            <w:top w:val="none" w:sz="0" w:space="0" w:color="auto"/>
            <w:left w:val="none" w:sz="0" w:space="0" w:color="auto"/>
            <w:bottom w:val="none" w:sz="0" w:space="0" w:color="auto"/>
            <w:right w:val="none" w:sz="0" w:space="0" w:color="auto"/>
          </w:divBdr>
        </w:div>
        <w:div w:id="171922365">
          <w:marLeft w:val="480"/>
          <w:marRight w:val="0"/>
          <w:marTop w:val="0"/>
          <w:marBottom w:val="0"/>
          <w:divBdr>
            <w:top w:val="none" w:sz="0" w:space="0" w:color="auto"/>
            <w:left w:val="none" w:sz="0" w:space="0" w:color="auto"/>
            <w:bottom w:val="none" w:sz="0" w:space="0" w:color="auto"/>
            <w:right w:val="none" w:sz="0" w:space="0" w:color="auto"/>
          </w:divBdr>
        </w:div>
        <w:div w:id="200287057">
          <w:marLeft w:val="480"/>
          <w:marRight w:val="0"/>
          <w:marTop w:val="0"/>
          <w:marBottom w:val="0"/>
          <w:divBdr>
            <w:top w:val="none" w:sz="0" w:space="0" w:color="auto"/>
            <w:left w:val="none" w:sz="0" w:space="0" w:color="auto"/>
            <w:bottom w:val="none" w:sz="0" w:space="0" w:color="auto"/>
            <w:right w:val="none" w:sz="0" w:space="0" w:color="auto"/>
          </w:divBdr>
        </w:div>
        <w:div w:id="207959145">
          <w:marLeft w:val="480"/>
          <w:marRight w:val="0"/>
          <w:marTop w:val="0"/>
          <w:marBottom w:val="0"/>
          <w:divBdr>
            <w:top w:val="none" w:sz="0" w:space="0" w:color="auto"/>
            <w:left w:val="none" w:sz="0" w:space="0" w:color="auto"/>
            <w:bottom w:val="none" w:sz="0" w:space="0" w:color="auto"/>
            <w:right w:val="none" w:sz="0" w:space="0" w:color="auto"/>
          </w:divBdr>
        </w:div>
        <w:div w:id="237129522">
          <w:marLeft w:val="480"/>
          <w:marRight w:val="0"/>
          <w:marTop w:val="0"/>
          <w:marBottom w:val="0"/>
          <w:divBdr>
            <w:top w:val="none" w:sz="0" w:space="0" w:color="auto"/>
            <w:left w:val="none" w:sz="0" w:space="0" w:color="auto"/>
            <w:bottom w:val="none" w:sz="0" w:space="0" w:color="auto"/>
            <w:right w:val="none" w:sz="0" w:space="0" w:color="auto"/>
          </w:divBdr>
        </w:div>
        <w:div w:id="254292697">
          <w:marLeft w:val="480"/>
          <w:marRight w:val="0"/>
          <w:marTop w:val="0"/>
          <w:marBottom w:val="0"/>
          <w:divBdr>
            <w:top w:val="none" w:sz="0" w:space="0" w:color="auto"/>
            <w:left w:val="none" w:sz="0" w:space="0" w:color="auto"/>
            <w:bottom w:val="none" w:sz="0" w:space="0" w:color="auto"/>
            <w:right w:val="none" w:sz="0" w:space="0" w:color="auto"/>
          </w:divBdr>
        </w:div>
        <w:div w:id="263389629">
          <w:marLeft w:val="480"/>
          <w:marRight w:val="0"/>
          <w:marTop w:val="0"/>
          <w:marBottom w:val="0"/>
          <w:divBdr>
            <w:top w:val="none" w:sz="0" w:space="0" w:color="auto"/>
            <w:left w:val="none" w:sz="0" w:space="0" w:color="auto"/>
            <w:bottom w:val="none" w:sz="0" w:space="0" w:color="auto"/>
            <w:right w:val="none" w:sz="0" w:space="0" w:color="auto"/>
          </w:divBdr>
        </w:div>
        <w:div w:id="327513719">
          <w:marLeft w:val="480"/>
          <w:marRight w:val="0"/>
          <w:marTop w:val="0"/>
          <w:marBottom w:val="0"/>
          <w:divBdr>
            <w:top w:val="none" w:sz="0" w:space="0" w:color="auto"/>
            <w:left w:val="none" w:sz="0" w:space="0" w:color="auto"/>
            <w:bottom w:val="none" w:sz="0" w:space="0" w:color="auto"/>
            <w:right w:val="none" w:sz="0" w:space="0" w:color="auto"/>
          </w:divBdr>
        </w:div>
        <w:div w:id="337199449">
          <w:marLeft w:val="480"/>
          <w:marRight w:val="0"/>
          <w:marTop w:val="0"/>
          <w:marBottom w:val="0"/>
          <w:divBdr>
            <w:top w:val="none" w:sz="0" w:space="0" w:color="auto"/>
            <w:left w:val="none" w:sz="0" w:space="0" w:color="auto"/>
            <w:bottom w:val="none" w:sz="0" w:space="0" w:color="auto"/>
            <w:right w:val="none" w:sz="0" w:space="0" w:color="auto"/>
          </w:divBdr>
        </w:div>
        <w:div w:id="455954652">
          <w:marLeft w:val="480"/>
          <w:marRight w:val="0"/>
          <w:marTop w:val="0"/>
          <w:marBottom w:val="0"/>
          <w:divBdr>
            <w:top w:val="none" w:sz="0" w:space="0" w:color="auto"/>
            <w:left w:val="none" w:sz="0" w:space="0" w:color="auto"/>
            <w:bottom w:val="none" w:sz="0" w:space="0" w:color="auto"/>
            <w:right w:val="none" w:sz="0" w:space="0" w:color="auto"/>
          </w:divBdr>
        </w:div>
        <w:div w:id="481890633">
          <w:marLeft w:val="480"/>
          <w:marRight w:val="0"/>
          <w:marTop w:val="0"/>
          <w:marBottom w:val="0"/>
          <w:divBdr>
            <w:top w:val="none" w:sz="0" w:space="0" w:color="auto"/>
            <w:left w:val="none" w:sz="0" w:space="0" w:color="auto"/>
            <w:bottom w:val="none" w:sz="0" w:space="0" w:color="auto"/>
            <w:right w:val="none" w:sz="0" w:space="0" w:color="auto"/>
          </w:divBdr>
        </w:div>
        <w:div w:id="492911692">
          <w:marLeft w:val="480"/>
          <w:marRight w:val="0"/>
          <w:marTop w:val="0"/>
          <w:marBottom w:val="0"/>
          <w:divBdr>
            <w:top w:val="none" w:sz="0" w:space="0" w:color="auto"/>
            <w:left w:val="none" w:sz="0" w:space="0" w:color="auto"/>
            <w:bottom w:val="none" w:sz="0" w:space="0" w:color="auto"/>
            <w:right w:val="none" w:sz="0" w:space="0" w:color="auto"/>
          </w:divBdr>
        </w:div>
        <w:div w:id="543181859">
          <w:marLeft w:val="480"/>
          <w:marRight w:val="0"/>
          <w:marTop w:val="0"/>
          <w:marBottom w:val="0"/>
          <w:divBdr>
            <w:top w:val="none" w:sz="0" w:space="0" w:color="auto"/>
            <w:left w:val="none" w:sz="0" w:space="0" w:color="auto"/>
            <w:bottom w:val="none" w:sz="0" w:space="0" w:color="auto"/>
            <w:right w:val="none" w:sz="0" w:space="0" w:color="auto"/>
          </w:divBdr>
        </w:div>
        <w:div w:id="551310523">
          <w:marLeft w:val="480"/>
          <w:marRight w:val="0"/>
          <w:marTop w:val="0"/>
          <w:marBottom w:val="0"/>
          <w:divBdr>
            <w:top w:val="none" w:sz="0" w:space="0" w:color="auto"/>
            <w:left w:val="none" w:sz="0" w:space="0" w:color="auto"/>
            <w:bottom w:val="none" w:sz="0" w:space="0" w:color="auto"/>
            <w:right w:val="none" w:sz="0" w:space="0" w:color="auto"/>
          </w:divBdr>
        </w:div>
        <w:div w:id="594478629">
          <w:marLeft w:val="480"/>
          <w:marRight w:val="0"/>
          <w:marTop w:val="0"/>
          <w:marBottom w:val="0"/>
          <w:divBdr>
            <w:top w:val="none" w:sz="0" w:space="0" w:color="auto"/>
            <w:left w:val="none" w:sz="0" w:space="0" w:color="auto"/>
            <w:bottom w:val="none" w:sz="0" w:space="0" w:color="auto"/>
            <w:right w:val="none" w:sz="0" w:space="0" w:color="auto"/>
          </w:divBdr>
        </w:div>
        <w:div w:id="615598717">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3485980">
          <w:marLeft w:val="480"/>
          <w:marRight w:val="0"/>
          <w:marTop w:val="0"/>
          <w:marBottom w:val="0"/>
          <w:divBdr>
            <w:top w:val="none" w:sz="0" w:space="0" w:color="auto"/>
            <w:left w:val="none" w:sz="0" w:space="0" w:color="auto"/>
            <w:bottom w:val="none" w:sz="0" w:space="0" w:color="auto"/>
            <w:right w:val="none" w:sz="0" w:space="0" w:color="auto"/>
          </w:divBdr>
        </w:div>
        <w:div w:id="775291472">
          <w:marLeft w:val="480"/>
          <w:marRight w:val="0"/>
          <w:marTop w:val="0"/>
          <w:marBottom w:val="0"/>
          <w:divBdr>
            <w:top w:val="none" w:sz="0" w:space="0" w:color="auto"/>
            <w:left w:val="none" w:sz="0" w:space="0" w:color="auto"/>
            <w:bottom w:val="none" w:sz="0" w:space="0" w:color="auto"/>
            <w:right w:val="none" w:sz="0" w:space="0" w:color="auto"/>
          </w:divBdr>
        </w:div>
        <w:div w:id="784692093">
          <w:marLeft w:val="480"/>
          <w:marRight w:val="0"/>
          <w:marTop w:val="0"/>
          <w:marBottom w:val="0"/>
          <w:divBdr>
            <w:top w:val="none" w:sz="0" w:space="0" w:color="auto"/>
            <w:left w:val="none" w:sz="0" w:space="0" w:color="auto"/>
            <w:bottom w:val="none" w:sz="0" w:space="0" w:color="auto"/>
            <w:right w:val="none" w:sz="0" w:space="0" w:color="auto"/>
          </w:divBdr>
        </w:div>
        <w:div w:id="800810386">
          <w:marLeft w:val="480"/>
          <w:marRight w:val="0"/>
          <w:marTop w:val="0"/>
          <w:marBottom w:val="0"/>
          <w:divBdr>
            <w:top w:val="none" w:sz="0" w:space="0" w:color="auto"/>
            <w:left w:val="none" w:sz="0" w:space="0" w:color="auto"/>
            <w:bottom w:val="none" w:sz="0" w:space="0" w:color="auto"/>
            <w:right w:val="none" w:sz="0" w:space="0" w:color="auto"/>
          </w:divBdr>
        </w:div>
        <w:div w:id="815728745">
          <w:marLeft w:val="480"/>
          <w:marRight w:val="0"/>
          <w:marTop w:val="0"/>
          <w:marBottom w:val="0"/>
          <w:divBdr>
            <w:top w:val="none" w:sz="0" w:space="0" w:color="auto"/>
            <w:left w:val="none" w:sz="0" w:space="0" w:color="auto"/>
            <w:bottom w:val="none" w:sz="0" w:space="0" w:color="auto"/>
            <w:right w:val="none" w:sz="0" w:space="0" w:color="auto"/>
          </w:divBdr>
        </w:div>
        <w:div w:id="816412714">
          <w:marLeft w:val="480"/>
          <w:marRight w:val="0"/>
          <w:marTop w:val="0"/>
          <w:marBottom w:val="0"/>
          <w:divBdr>
            <w:top w:val="none" w:sz="0" w:space="0" w:color="auto"/>
            <w:left w:val="none" w:sz="0" w:space="0" w:color="auto"/>
            <w:bottom w:val="none" w:sz="0" w:space="0" w:color="auto"/>
            <w:right w:val="none" w:sz="0" w:space="0" w:color="auto"/>
          </w:divBdr>
        </w:div>
        <w:div w:id="818501342">
          <w:marLeft w:val="480"/>
          <w:marRight w:val="0"/>
          <w:marTop w:val="0"/>
          <w:marBottom w:val="0"/>
          <w:divBdr>
            <w:top w:val="none" w:sz="0" w:space="0" w:color="auto"/>
            <w:left w:val="none" w:sz="0" w:space="0" w:color="auto"/>
            <w:bottom w:val="none" w:sz="0" w:space="0" w:color="auto"/>
            <w:right w:val="none" w:sz="0" w:space="0" w:color="auto"/>
          </w:divBdr>
        </w:div>
        <w:div w:id="821434134">
          <w:marLeft w:val="480"/>
          <w:marRight w:val="0"/>
          <w:marTop w:val="0"/>
          <w:marBottom w:val="0"/>
          <w:divBdr>
            <w:top w:val="none" w:sz="0" w:space="0" w:color="auto"/>
            <w:left w:val="none" w:sz="0" w:space="0" w:color="auto"/>
            <w:bottom w:val="none" w:sz="0" w:space="0" w:color="auto"/>
            <w:right w:val="none" w:sz="0" w:space="0" w:color="auto"/>
          </w:divBdr>
        </w:div>
        <w:div w:id="821845365">
          <w:marLeft w:val="480"/>
          <w:marRight w:val="0"/>
          <w:marTop w:val="0"/>
          <w:marBottom w:val="0"/>
          <w:divBdr>
            <w:top w:val="none" w:sz="0" w:space="0" w:color="auto"/>
            <w:left w:val="none" w:sz="0" w:space="0" w:color="auto"/>
            <w:bottom w:val="none" w:sz="0" w:space="0" w:color="auto"/>
            <w:right w:val="none" w:sz="0" w:space="0" w:color="auto"/>
          </w:divBdr>
        </w:div>
        <w:div w:id="825786294">
          <w:marLeft w:val="480"/>
          <w:marRight w:val="0"/>
          <w:marTop w:val="0"/>
          <w:marBottom w:val="0"/>
          <w:divBdr>
            <w:top w:val="none" w:sz="0" w:space="0" w:color="auto"/>
            <w:left w:val="none" w:sz="0" w:space="0" w:color="auto"/>
            <w:bottom w:val="none" w:sz="0" w:space="0" w:color="auto"/>
            <w:right w:val="none" w:sz="0" w:space="0" w:color="auto"/>
          </w:divBdr>
        </w:div>
        <w:div w:id="840660326">
          <w:marLeft w:val="480"/>
          <w:marRight w:val="0"/>
          <w:marTop w:val="0"/>
          <w:marBottom w:val="0"/>
          <w:divBdr>
            <w:top w:val="none" w:sz="0" w:space="0" w:color="auto"/>
            <w:left w:val="none" w:sz="0" w:space="0" w:color="auto"/>
            <w:bottom w:val="none" w:sz="0" w:space="0" w:color="auto"/>
            <w:right w:val="none" w:sz="0" w:space="0" w:color="auto"/>
          </w:divBdr>
        </w:div>
        <w:div w:id="861672744">
          <w:marLeft w:val="480"/>
          <w:marRight w:val="0"/>
          <w:marTop w:val="0"/>
          <w:marBottom w:val="0"/>
          <w:divBdr>
            <w:top w:val="none" w:sz="0" w:space="0" w:color="auto"/>
            <w:left w:val="none" w:sz="0" w:space="0" w:color="auto"/>
            <w:bottom w:val="none" w:sz="0" w:space="0" w:color="auto"/>
            <w:right w:val="none" w:sz="0" w:space="0" w:color="auto"/>
          </w:divBdr>
        </w:div>
        <w:div w:id="866261960">
          <w:marLeft w:val="480"/>
          <w:marRight w:val="0"/>
          <w:marTop w:val="0"/>
          <w:marBottom w:val="0"/>
          <w:divBdr>
            <w:top w:val="none" w:sz="0" w:space="0" w:color="auto"/>
            <w:left w:val="none" w:sz="0" w:space="0" w:color="auto"/>
            <w:bottom w:val="none" w:sz="0" w:space="0" w:color="auto"/>
            <w:right w:val="none" w:sz="0" w:space="0" w:color="auto"/>
          </w:divBdr>
        </w:div>
        <w:div w:id="868179598">
          <w:marLeft w:val="480"/>
          <w:marRight w:val="0"/>
          <w:marTop w:val="0"/>
          <w:marBottom w:val="0"/>
          <w:divBdr>
            <w:top w:val="none" w:sz="0" w:space="0" w:color="auto"/>
            <w:left w:val="none" w:sz="0" w:space="0" w:color="auto"/>
            <w:bottom w:val="none" w:sz="0" w:space="0" w:color="auto"/>
            <w:right w:val="none" w:sz="0" w:space="0" w:color="auto"/>
          </w:divBdr>
        </w:div>
        <w:div w:id="886916210">
          <w:marLeft w:val="480"/>
          <w:marRight w:val="0"/>
          <w:marTop w:val="0"/>
          <w:marBottom w:val="0"/>
          <w:divBdr>
            <w:top w:val="none" w:sz="0" w:space="0" w:color="auto"/>
            <w:left w:val="none" w:sz="0" w:space="0" w:color="auto"/>
            <w:bottom w:val="none" w:sz="0" w:space="0" w:color="auto"/>
            <w:right w:val="none" w:sz="0" w:space="0" w:color="auto"/>
          </w:divBdr>
        </w:div>
        <w:div w:id="915473572">
          <w:marLeft w:val="480"/>
          <w:marRight w:val="0"/>
          <w:marTop w:val="0"/>
          <w:marBottom w:val="0"/>
          <w:divBdr>
            <w:top w:val="none" w:sz="0" w:space="0" w:color="auto"/>
            <w:left w:val="none" w:sz="0" w:space="0" w:color="auto"/>
            <w:bottom w:val="none" w:sz="0" w:space="0" w:color="auto"/>
            <w:right w:val="none" w:sz="0" w:space="0" w:color="auto"/>
          </w:divBdr>
        </w:div>
        <w:div w:id="925574301">
          <w:marLeft w:val="480"/>
          <w:marRight w:val="0"/>
          <w:marTop w:val="0"/>
          <w:marBottom w:val="0"/>
          <w:divBdr>
            <w:top w:val="none" w:sz="0" w:space="0" w:color="auto"/>
            <w:left w:val="none" w:sz="0" w:space="0" w:color="auto"/>
            <w:bottom w:val="none" w:sz="0" w:space="0" w:color="auto"/>
            <w:right w:val="none" w:sz="0" w:space="0" w:color="auto"/>
          </w:divBdr>
        </w:div>
        <w:div w:id="948437627">
          <w:marLeft w:val="480"/>
          <w:marRight w:val="0"/>
          <w:marTop w:val="0"/>
          <w:marBottom w:val="0"/>
          <w:divBdr>
            <w:top w:val="none" w:sz="0" w:space="0" w:color="auto"/>
            <w:left w:val="none" w:sz="0" w:space="0" w:color="auto"/>
            <w:bottom w:val="none" w:sz="0" w:space="0" w:color="auto"/>
            <w:right w:val="none" w:sz="0" w:space="0" w:color="auto"/>
          </w:divBdr>
        </w:div>
        <w:div w:id="973372626">
          <w:marLeft w:val="480"/>
          <w:marRight w:val="0"/>
          <w:marTop w:val="0"/>
          <w:marBottom w:val="0"/>
          <w:divBdr>
            <w:top w:val="none" w:sz="0" w:space="0" w:color="auto"/>
            <w:left w:val="none" w:sz="0" w:space="0" w:color="auto"/>
            <w:bottom w:val="none" w:sz="0" w:space="0" w:color="auto"/>
            <w:right w:val="none" w:sz="0" w:space="0" w:color="auto"/>
          </w:divBdr>
        </w:div>
        <w:div w:id="983897531">
          <w:marLeft w:val="480"/>
          <w:marRight w:val="0"/>
          <w:marTop w:val="0"/>
          <w:marBottom w:val="0"/>
          <w:divBdr>
            <w:top w:val="none" w:sz="0" w:space="0" w:color="auto"/>
            <w:left w:val="none" w:sz="0" w:space="0" w:color="auto"/>
            <w:bottom w:val="none" w:sz="0" w:space="0" w:color="auto"/>
            <w:right w:val="none" w:sz="0" w:space="0" w:color="auto"/>
          </w:divBdr>
        </w:div>
        <w:div w:id="1032651656">
          <w:marLeft w:val="480"/>
          <w:marRight w:val="0"/>
          <w:marTop w:val="0"/>
          <w:marBottom w:val="0"/>
          <w:divBdr>
            <w:top w:val="none" w:sz="0" w:space="0" w:color="auto"/>
            <w:left w:val="none" w:sz="0" w:space="0" w:color="auto"/>
            <w:bottom w:val="none" w:sz="0" w:space="0" w:color="auto"/>
            <w:right w:val="none" w:sz="0" w:space="0" w:color="auto"/>
          </w:divBdr>
        </w:div>
        <w:div w:id="1054084332">
          <w:marLeft w:val="480"/>
          <w:marRight w:val="0"/>
          <w:marTop w:val="0"/>
          <w:marBottom w:val="0"/>
          <w:divBdr>
            <w:top w:val="none" w:sz="0" w:space="0" w:color="auto"/>
            <w:left w:val="none" w:sz="0" w:space="0" w:color="auto"/>
            <w:bottom w:val="none" w:sz="0" w:space="0" w:color="auto"/>
            <w:right w:val="none" w:sz="0" w:space="0" w:color="auto"/>
          </w:divBdr>
        </w:div>
        <w:div w:id="1055354841">
          <w:marLeft w:val="480"/>
          <w:marRight w:val="0"/>
          <w:marTop w:val="0"/>
          <w:marBottom w:val="0"/>
          <w:divBdr>
            <w:top w:val="none" w:sz="0" w:space="0" w:color="auto"/>
            <w:left w:val="none" w:sz="0" w:space="0" w:color="auto"/>
            <w:bottom w:val="none" w:sz="0" w:space="0" w:color="auto"/>
            <w:right w:val="none" w:sz="0" w:space="0" w:color="auto"/>
          </w:divBdr>
        </w:div>
        <w:div w:id="1062100317">
          <w:marLeft w:val="480"/>
          <w:marRight w:val="0"/>
          <w:marTop w:val="0"/>
          <w:marBottom w:val="0"/>
          <w:divBdr>
            <w:top w:val="none" w:sz="0" w:space="0" w:color="auto"/>
            <w:left w:val="none" w:sz="0" w:space="0" w:color="auto"/>
            <w:bottom w:val="none" w:sz="0" w:space="0" w:color="auto"/>
            <w:right w:val="none" w:sz="0" w:space="0" w:color="auto"/>
          </w:divBdr>
        </w:div>
        <w:div w:id="1090346211">
          <w:marLeft w:val="480"/>
          <w:marRight w:val="0"/>
          <w:marTop w:val="0"/>
          <w:marBottom w:val="0"/>
          <w:divBdr>
            <w:top w:val="none" w:sz="0" w:space="0" w:color="auto"/>
            <w:left w:val="none" w:sz="0" w:space="0" w:color="auto"/>
            <w:bottom w:val="none" w:sz="0" w:space="0" w:color="auto"/>
            <w:right w:val="none" w:sz="0" w:space="0" w:color="auto"/>
          </w:divBdr>
        </w:div>
        <w:div w:id="1091321241">
          <w:marLeft w:val="480"/>
          <w:marRight w:val="0"/>
          <w:marTop w:val="0"/>
          <w:marBottom w:val="0"/>
          <w:divBdr>
            <w:top w:val="none" w:sz="0" w:space="0" w:color="auto"/>
            <w:left w:val="none" w:sz="0" w:space="0" w:color="auto"/>
            <w:bottom w:val="none" w:sz="0" w:space="0" w:color="auto"/>
            <w:right w:val="none" w:sz="0" w:space="0" w:color="auto"/>
          </w:divBdr>
        </w:div>
        <w:div w:id="1222326439">
          <w:marLeft w:val="480"/>
          <w:marRight w:val="0"/>
          <w:marTop w:val="0"/>
          <w:marBottom w:val="0"/>
          <w:divBdr>
            <w:top w:val="none" w:sz="0" w:space="0" w:color="auto"/>
            <w:left w:val="none" w:sz="0" w:space="0" w:color="auto"/>
            <w:bottom w:val="none" w:sz="0" w:space="0" w:color="auto"/>
            <w:right w:val="none" w:sz="0" w:space="0" w:color="auto"/>
          </w:divBdr>
        </w:div>
        <w:div w:id="1283195477">
          <w:marLeft w:val="480"/>
          <w:marRight w:val="0"/>
          <w:marTop w:val="0"/>
          <w:marBottom w:val="0"/>
          <w:divBdr>
            <w:top w:val="none" w:sz="0" w:space="0" w:color="auto"/>
            <w:left w:val="none" w:sz="0" w:space="0" w:color="auto"/>
            <w:bottom w:val="none" w:sz="0" w:space="0" w:color="auto"/>
            <w:right w:val="none" w:sz="0" w:space="0" w:color="auto"/>
          </w:divBdr>
        </w:div>
        <w:div w:id="1303849563">
          <w:marLeft w:val="480"/>
          <w:marRight w:val="0"/>
          <w:marTop w:val="0"/>
          <w:marBottom w:val="0"/>
          <w:divBdr>
            <w:top w:val="none" w:sz="0" w:space="0" w:color="auto"/>
            <w:left w:val="none" w:sz="0" w:space="0" w:color="auto"/>
            <w:bottom w:val="none" w:sz="0" w:space="0" w:color="auto"/>
            <w:right w:val="none" w:sz="0" w:space="0" w:color="auto"/>
          </w:divBdr>
        </w:div>
        <w:div w:id="1503546245">
          <w:marLeft w:val="480"/>
          <w:marRight w:val="0"/>
          <w:marTop w:val="0"/>
          <w:marBottom w:val="0"/>
          <w:divBdr>
            <w:top w:val="none" w:sz="0" w:space="0" w:color="auto"/>
            <w:left w:val="none" w:sz="0" w:space="0" w:color="auto"/>
            <w:bottom w:val="none" w:sz="0" w:space="0" w:color="auto"/>
            <w:right w:val="none" w:sz="0" w:space="0" w:color="auto"/>
          </w:divBdr>
        </w:div>
        <w:div w:id="1529445445">
          <w:marLeft w:val="480"/>
          <w:marRight w:val="0"/>
          <w:marTop w:val="0"/>
          <w:marBottom w:val="0"/>
          <w:divBdr>
            <w:top w:val="none" w:sz="0" w:space="0" w:color="auto"/>
            <w:left w:val="none" w:sz="0" w:space="0" w:color="auto"/>
            <w:bottom w:val="none" w:sz="0" w:space="0" w:color="auto"/>
            <w:right w:val="none" w:sz="0" w:space="0" w:color="auto"/>
          </w:divBdr>
        </w:div>
        <w:div w:id="1572041911">
          <w:marLeft w:val="480"/>
          <w:marRight w:val="0"/>
          <w:marTop w:val="0"/>
          <w:marBottom w:val="0"/>
          <w:divBdr>
            <w:top w:val="none" w:sz="0" w:space="0" w:color="auto"/>
            <w:left w:val="none" w:sz="0" w:space="0" w:color="auto"/>
            <w:bottom w:val="none" w:sz="0" w:space="0" w:color="auto"/>
            <w:right w:val="none" w:sz="0" w:space="0" w:color="auto"/>
          </w:divBdr>
        </w:div>
        <w:div w:id="1573733197">
          <w:marLeft w:val="480"/>
          <w:marRight w:val="0"/>
          <w:marTop w:val="0"/>
          <w:marBottom w:val="0"/>
          <w:divBdr>
            <w:top w:val="none" w:sz="0" w:space="0" w:color="auto"/>
            <w:left w:val="none" w:sz="0" w:space="0" w:color="auto"/>
            <w:bottom w:val="none" w:sz="0" w:space="0" w:color="auto"/>
            <w:right w:val="none" w:sz="0" w:space="0" w:color="auto"/>
          </w:divBdr>
        </w:div>
        <w:div w:id="1630234412">
          <w:marLeft w:val="480"/>
          <w:marRight w:val="0"/>
          <w:marTop w:val="0"/>
          <w:marBottom w:val="0"/>
          <w:divBdr>
            <w:top w:val="none" w:sz="0" w:space="0" w:color="auto"/>
            <w:left w:val="none" w:sz="0" w:space="0" w:color="auto"/>
            <w:bottom w:val="none" w:sz="0" w:space="0" w:color="auto"/>
            <w:right w:val="none" w:sz="0" w:space="0" w:color="auto"/>
          </w:divBdr>
        </w:div>
        <w:div w:id="1658801881">
          <w:marLeft w:val="480"/>
          <w:marRight w:val="0"/>
          <w:marTop w:val="0"/>
          <w:marBottom w:val="0"/>
          <w:divBdr>
            <w:top w:val="none" w:sz="0" w:space="0" w:color="auto"/>
            <w:left w:val="none" w:sz="0" w:space="0" w:color="auto"/>
            <w:bottom w:val="none" w:sz="0" w:space="0" w:color="auto"/>
            <w:right w:val="none" w:sz="0" w:space="0" w:color="auto"/>
          </w:divBdr>
        </w:div>
        <w:div w:id="1673409567">
          <w:marLeft w:val="480"/>
          <w:marRight w:val="0"/>
          <w:marTop w:val="0"/>
          <w:marBottom w:val="0"/>
          <w:divBdr>
            <w:top w:val="none" w:sz="0" w:space="0" w:color="auto"/>
            <w:left w:val="none" w:sz="0" w:space="0" w:color="auto"/>
            <w:bottom w:val="none" w:sz="0" w:space="0" w:color="auto"/>
            <w:right w:val="none" w:sz="0" w:space="0" w:color="auto"/>
          </w:divBdr>
        </w:div>
        <w:div w:id="1707483802">
          <w:marLeft w:val="480"/>
          <w:marRight w:val="0"/>
          <w:marTop w:val="0"/>
          <w:marBottom w:val="0"/>
          <w:divBdr>
            <w:top w:val="none" w:sz="0" w:space="0" w:color="auto"/>
            <w:left w:val="none" w:sz="0" w:space="0" w:color="auto"/>
            <w:bottom w:val="none" w:sz="0" w:space="0" w:color="auto"/>
            <w:right w:val="none" w:sz="0" w:space="0" w:color="auto"/>
          </w:divBdr>
        </w:div>
        <w:div w:id="1729454944">
          <w:marLeft w:val="480"/>
          <w:marRight w:val="0"/>
          <w:marTop w:val="0"/>
          <w:marBottom w:val="0"/>
          <w:divBdr>
            <w:top w:val="none" w:sz="0" w:space="0" w:color="auto"/>
            <w:left w:val="none" w:sz="0" w:space="0" w:color="auto"/>
            <w:bottom w:val="none" w:sz="0" w:space="0" w:color="auto"/>
            <w:right w:val="none" w:sz="0" w:space="0" w:color="auto"/>
          </w:divBdr>
        </w:div>
        <w:div w:id="1745297894">
          <w:marLeft w:val="480"/>
          <w:marRight w:val="0"/>
          <w:marTop w:val="0"/>
          <w:marBottom w:val="0"/>
          <w:divBdr>
            <w:top w:val="none" w:sz="0" w:space="0" w:color="auto"/>
            <w:left w:val="none" w:sz="0" w:space="0" w:color="auto"/>
            <w:bottom w:val="none" w:sz="0" w:space="0" w:color="auto"/>
            <w:right w:val="none" w:sz="0" w:space="0" w:color="auto"/>
          </w:divBdr>
        </w:div>
        <w:div w:id="1756396942">
          <w:marLeft w:val="480"/>
          <w:marRight w:val="0"/>
          <w:marTop w:val="0"/>
          <w:marBottom w:val="0"/>
          <w:divBdr>
            <w:top w:val="none" w:sz="0" w:space="0" w:color="auto"/>
            <w:left w:val="none" w:sz="0" w:space="0" w:color="auto"/>
            <w:bottom w:val="none" w:sz="0" w:space="0" w:color="auto"/>
            <w:right w:val="none" w:sz="0" w:space="0" w:color="auto"/>
          </w:divBdr>
        </w:div>
        <w:div w:id="1776904499">
          <w:marLeft w:val="480"/>
          <w:marRight w:val="0"/>
          <w:marTop w:val="0"/>
          <w:marBottom w:val="0"/>
          <w:divBdr>
            <w:top w:val="none" w:sz="0" w:space="0" w:color="auto"/>
            <w:left w:val="none" w:sz="0" w:space="0" w:color="auto"/>
            <w:bottom w:val="none" w:sz="0" w:space="0" w:color="auto"/>
            <w:right w:val="none" w:sz="0" w:space="0" w:color="auto"/>
          </w:divBdr>
        </w:div>
        <w:div w:id="1786928410">
          <w:marLeft w:val="480"/>
          <w:marRight w:val="0"/>
          <w:marTop w:val="0"/>
          <w:marBottom w:val="0"/>
          <w:divBdr>
            <w:top w:val="none" w:sz="0" w:space="0" w:color="auto"/>
            <w:left w:val="none" w:sz="0" w:space="0" w:color="auto"/>
            <w:bottom w:val="none" w:sz="0" w:space="0" w:color="auto"/>
            <w:right w:val="none" w:sz="0" w:space="0" w:color="auto"/>
          </w:divBdr>
        </w:div>
        <w:div w:id="1854372181">
          <w:marLeft w:val="480"/>
          <w:marRight w:val="0"/>
          <w:marTop w:val="0"/>
          <w:marBottom w:val="0"/>
          <w:divBdr>
            <w:top w:val="none" w:sz="0" w:space="0" w:color="auto"/>
            <w:left w:val="none" w:sz="0" w:space="0" w:color="auto"/>
            <w:bottom w:val="none" w:sz="0" w:space="0" w:color="auto"/>
            <w:right w:val="none" w:sz="0" w:space="0" w:color="auto"/>
          </w:divBdr>
        </w:div>
        <w:div w:id="1927107174">
          <w:marLeft w:val="480"/>
          <w:marRight w:val="0"/>
          <w:marTop w:val="0"/>
          <w:marBottom w:val="0"/>
          <w:divBdr>
            <w:top w:val="none" w:sz="0" w:space="0" w:color="auto"/>
            <w:left w:val="none" w:sz="0" w:space="0" w:color="auto"/>
            <w:bottom w:val="none" w:sz="0" w:space="0" w:color="auto"/>
            <w:right w:val="none" w:sz="0" w:space="0" w:color="auto"/>
          </w:divBdr>
        </w:div>
        <w:div w:id="2073697868">
          <w:marLeft w:val="480"/>
          <w:marRight w:val="0"/>
          <w:marTop w:val="0"/>
          <w:marBottom w:val="0"/>
          <w:divBdr>
            <w:top w:val="none" w:sz="0" w:space="0" w:color="auto"/>
            <w:left w:val="none" w:sz="0" w:space="0" w:color="auto"/>
            <w:bottom w:val="none" w:sz="0" w:space="0" w:color="auto"/>
            <w:right w:val="none" w:sz="0" w:space="0" w:color="auto"/>
          </w:divBdr>
        </w:div>
        <w:div w:id="2117559597">
          <w:marLeft w:val="480"/>
          <w:marRight w:val="0"/>
          <w:marTop w:val="0"/>
          <w:marBottom w:val="0"/>
          <w:divBdr>
            <w:top w:val="none" w:sz="0" w:space="0" w:color="auto"/>
            <w:left w:val="none" w:sz="0" w:space="0" w:color="auto"/>
            <w:bottom w:val="none" w:sz="0" w:space="0" w:color="auto"/>
            <w:right w:val="none" w:sz="0" w:space="0" w:color="auto"/>
          </w:divBdr>
        </w:div>
        <w:div w:id="2136482623">
          <w:marLeft w:val="480"/>
          <w:marRight w:val="0"/>
          <w:marTop w:val="0"/>
          <w:marBottom w:val="0"/>
          <w:divBdr>
            <w:top w:val="none" w:sz="0" w:space="0" w:color="auto"/>
            <w:left w:val="none" w:sz="0" w:space="0" w:color="auto"/>
            <w:bottom w:val="none" w:sz="0" w:space="0" w:color="auto"/>
            <w:right w:val="none" w:sz="0" w:space="0" w:color="auto"/>
          </w:divBdr>
        </w:div>
      </w:divsChild>
    </w:div>
    <w:div w:id="2112436773">
      <w:bodyDiv w:val="1"/>
      <w:marLeft w:val="0"/>
      <w:marRight w:val="0"/>
      <w:marTop w:val="0"/>
      <w:marBottom w:val="0"/>
      <w:divBdr>
        <w:top w:val="none" w:sz="0" w:space="0" w:color="auto"/>
        <w:left w:val="none" w:sz="0" w:space="0" w:color="auto"/>
        <w:bottom w:val="none" w:sz="0" w:space="0" w:color="auto"/>
        <w:right w:val="none" w:sz="0" w:space="0" w:color="auto"/>
      </w:divBdr>
      <w:divsChild>
        <w:div w:id="14815986">
          <w:marLeft w:val="480"/>
          <w:marRight w:val="0"/>
          <w:marTop w:val="0"/>
          <w:marBottom w:val="0"/>
          <w:divBdr>
            <w:top w:val="none" w:sz="0" w:space="0" w:color="auto"/>
            <w:left w:val="none" w:sz="0" w:space="0" w:color="auto"/>
            <w:bottom w:val="none" w:sz="0" w:space="0" w:color="auto"/>
            <w:right w:val="none" w:sz="0" w:space="0" w:color="auto"/>
          </w:divBdr>
        </w:div>
        <w:div w:id="16516095">
          <w:marLeft w:val="480"/>
          <w:marRight w:val="0"/>
          <w:marTop w:val="0"/>
          <w:marBottom w:val="0"/>
          <w:divBdr>
            <w:top w:val="none" w:sz="0" w:space="0" w:color="auto"/>
            <w:left w:val="none" w:sz="0" w:space="0" w:color="auto"/>
            <w:bottom w:val="none" w:sz="0" w:space="0" w:color="auto"/>
            <w:right w:val="none" w:sz="0" w:space="0" w:color="auto"/>
          </w:divBdr>
        </w:div>
        <w:div w:id="45955210">
          <w:marLeft w:val="480"/>
          <w:marRight w:val="0"/>
          <w:marTop w:val="0"/>
          <w:marBottom w:val="0"/>
          <w:divBdr>
            <w:top w:val="none" w:sz="0" w:space="0" w:color="auto"/>
            <w:left w:val="none" w:sz="0" w:space="0" w:color="auto"/>
            <w:bottom w:val="none" w:sz="0" w:space="0" w:color="auto"/>
            <w:right w:val="none" w:sz="0" w:space="0" w:color="auto"/>
          </w:divBdr>
        </w:div>
        <w:div w:id="49117469">
          <w:marLeft w:val="480"/>
          <w:marRight w:val="0"/>
          <w:marTop w:val="0"/>
          <w:marBottom w:val="0"/>
          <w:divBdr>
            <w:top w:val="none" w:sz="0" w:space="0" w:color="auto"/>
            <w:left w:val="none" w:sz="0" w:space="0" w:color="auto"/>
            <w:bottom w:val="none" w:sz="0" w:space="0" w:color="auto"/>
            <w:right w:val="none" w:sz="0" w:space="0" w:color="auto"/>
          </w:divBdr>
        </w:div>
        <w:div w:id="49424641">
          <w:marLeft w:val="480"/>
          <w:marRight w:val="0"/>
          <w:marTop w:val="0"/>
          <w:marBottom w:val="0"/>
          <w:divBdr>
            <w:top w:val="none" w:sz="0" w:space="0" w:color="auto"/>
            <w:left w:val="none" w:sz="0" w:space="0" w:color="auto"/>
            <w:bottom w:val="none" w:sz="0" w:space="0" w:color="auto"/>
            <w:right w:val="none" w:sz="0" w:space="0" w:color="auto"/>
          </w:divBdr>
        </w:div>
        <w:div w:id="123011562">
          <w:marLeft w:val="480"/>
          <w:marRight w:val="0"/>
          <w:marTop w:val="0"/>
          <w:marBottom w:val="0"/>
          <w:divBdr>
            <w:top w:val="none" w:sz="0" w:space="0" w:color="auto"/>
            <w:left w:val="none" w:sz="0" w:space="0" w:color="auto"/>
            <w:bottom w:val="none" w:sz="0" w:space="0" w:color="auto"/>
            <w:right w:val="none" w:sz="0" w:space="0" w:color="auto"/>
          </w:divBdr>
        </w:div>
        <w:div w:id="136534514">
          <w:marLeft w:val="480"/>
          <w:marRight w:val="0"/>
          <w:marTop w:val="0"/>
          <w:marBottom w:val="0"/>
          <w:divBdr>
            <w:top w:val="none" w:sz="0" w:space="0" w:color="auto"/>
            <w:left w:val="none" w:sz="0" w:space="0" w:color="auto"/>
            <w:bottom w:val="none" w:sz="0" w:space="0" w:color="auto"/>
            <w:right w:val="none" w:sz="0" w:space="0" w:color="auto"/>
          </w:divBdr>
        </w:div>
        <w:div w:id="206719277">
          <w:marLeft w:val="480"/>
          <w:marRight w:val="0"/>
          <w:marTop w:val="0"/>
          <w:marBottom w:val="0"/>
          <w:divBdr>
            <w:top w:val="none" w:sz="0" w:space="0" w:color="auto"/>
            <w:left w:val="none" w:sz="0" w:space="0" w:color="auto"/>
            <w:bottom w:val="none" w:sz="0" w:space="0" w:color="auto"/>
            <w:right w:val="none" w:sz="0" w:space="0" w:color="auto"/>
          </w:divBdr>
        </w:div>
        <w:div w:id="209388728">
          <w:marLeft w:val="480"/>
          <w:marRight w:val="0"/>
          <w:marTop w:val="0"/>
          <w:marBottom w:val="0"/>
          <w:divBdr>
            <w:top w:val="none" w:sz="0" w:space="0" w:color="auto"/>
            <w:left w:val="none" w:sz="0" w:space="0" w:color="auto"/>
            <w:bottom w:val="none" w:sz="0" w:space="0" w:color="auto"/>
            <w:right w:val="none" w:sz="0" w:space="0" w:color="auto"/>
          </w:divBdr>
        </w:div>
        <w:div w:id="243226487">
          <w:marLeft w:val="480"/>
          <w:marRight w:val="0"/>
          <w:marTop w:val="0"/>
          <w:marBottom w:val="0"/>
          <w:divBdr>
            <w:top w:val="none" w:sz="0" w:space="0" w:color="auto"/>
            <w:left w:val="none" w:sz="0" w:space="0" w:color="auto"/>
            <w:bottom w:val="none" w:sz="0" w:space="0" w:color="auto"/>
            <w:right w:val="none" w:sz="0" w:space="0" w:color="auto"/>
          </w:divBdr>
        </w:div>
        <w:div w:id="247272908">
          <w:marLeft w:val="480"/>
          <w:marRight w:val="0"/>
          <w:marTop w:val="0"/>
          <w:marBottom w:val="0"/>
          <w:divBdr>
            <w:top w:val="none" w:sz="0" w:space="0" w:color="auto"/>
            <w:left w:val="none" w:sz="0" w:space="0" w:color="auto"/>
            <w:bottom w:val="none" w:sz="0" w:space="0" w:color="auto"/>
            <w:right w:val="none" w:sz="0" w:space="0" w:color="auto"/>
          </w:divBdr>
        </w:div>
        <w:div w:id="254824509">
          <w:marLeft w:val="480"/>
          <w:marRight w:val="0"/>
          <w:marTop w:val="0"/>
          <w:marBottom w:val="0"/>
          <w:divBdr>
            <w:top w:val="none" w:sz="0" w:space="0" w:color="auto"/>
            <w:left w:val="none" w:sz="0" w:space="0" w:color="auto"/>
            <w:bottom w:val="none" w:sz="0" w:space="0" w:color="auto"/>
            <w:right w:val="none" w:sz="0" w:space="0" w:color="auto"/>
          </w:divBdr>
        </w:div>
        <w:div w:id="274604579">
          <w:marLeft w:val="480"/>
          <w:marRight w:val="0"/>
          <w:marTop w:val="0"/>
          <w:marBottom w:val="0"/>
          <w:divBdr>
            <w:top w:val="none" w:sz="0" w:space="0" w:color="auto"/>
            <w:left w:val="none" w:sz="0" w:space="0" w:color="auto"/>
            <w:bottom w:val="none" w:sz="0" w:space="0" w:color="auto"/>
            <w:right w:val="none" w:sz="0" w:space="0" w:color="auto"/>
          </w:divBdr>
        </w:div>
        <w:div w:id="277177565">
          <w:marLeft w:val="480"/>
          <w:marRight w:val="0"/>
          <w:marTop w:val="0"/>
          <w:marBottom w:val="0"/>
          <w:divBdr>
            <w:top w:val="none" w:sz="0" w:space="0" w:color="auto"/>
            <w:left w:val="none" w:sz="0" w:space="0" w:color="auto"/>
            <w:bottom w:val="none" w:sz="0" w:space="0" w:color="auto"/>
            <w:right w:val="none" w:sz="0" w:space="0" w:color="auto"/>
          </w:divBdr>
        </w:div>
        <w:div w:id="285628684">
          <w:marLeft w:val="480"/>
          <w:marRight w:val="0"/>
          <w:marTop w:val="0"/>
          <w:marBottom w:val="0"/>
          <w:divBdr>
            <w:top w:val="none" w:sz="0" w:space="0" w:color="auto"/>
            <w:left w:val="none" w:sz="0" w:space="0" w:color="auto"/>
            <w:bottom w:val="none" w:sz="0" w:space="0" w:color="auto"/>
            <w:right w:val="none" w:sz="0" w:space="0" w:color="auto"/>
          </w:divBdr>
        </w:div>
        <w:div w:id="292642001">
          <w:marLeft w:val="480"/>
          <w:marRight w:val="0"/>
          <w:marTop w:val="0"/>
          <w:marBottom w:val="0"/>
          <w:divBdr>
            <w:top w:val="none" w:sz="0" w:space="0" w:color="auto"/>
            <w:left w:val="none" w:sz="0" w:space="0" w:color="auto"/>
            <w:bottom w:val="none" w:sz="0" w:space="0" w:color="auto"/>
            <w:right w:val="none" w:sz="0" w:space="0" w:color="auto"/>
          </w:divBdr>
        </w:div>
        <w:div w:id="352538895">
          <w:marLeft w:val="480"/>
          <w:marRight w:val="0"/>
          <w:marTop w:val="0"/>
          <w:marBottom w:val="0"/>
          <w:divBdr>
            <w:top w:val="none" w:sz="0" w:space="0" w:color="auto"/>
            <w:left w:val="none" w:sz="0" w:space="0" w:color="auto"/>
            <w:bottom w:val="none" w:sz="0" w:space="0" w:color="auto"/>
            <w:right w:val="none" w:sz="0" w:space="0" w:color="auto"/>
          </w:divBdr>
        </w:div>
        <w:div w:id="385181855">
          <w:marLeft w:val="480"/>
          <w:marRight w:val="0"/>
          <w:marTop w:val="0"/>
          <w:marBottom w:val="0"/>
          <w:divBdr>
            <w:top w:val="none" w:sz="0" w:space="0" w:color="auto"/>
            <w:left w:val="none" w:sz="0" w:space="0" w:color="auto"/>
            <w:bottom w:val="none" w:sz="0" w:space="0" w:color="auto"/>
            <w:right w:val="none" w:sz="0" w:space="0" w:color="auto"/>
          </w:divBdr>
        </w:div>
        <w:div w:id="399013678">
          <w:marLeft w:val="480"/>
          <w:marRight w:val="0"/>
          <w:marTop w:val="0"/>
          <w:marBottom w:val="0"/>
          <w:divBdr>
            <w:top w:val="none" w:sz="0" w:space="0" w:color="auto"/>
            <w:left w:val="none" w:sz="0" w:space="0" w:color="auto"/>
            <w:bottom w:val="none" w:sz="0" w:space="0" w:color="auto"/>
            <w:right w:val="none" w:sz="0" w:space="0" w:color="auto"/>
          </w:divBdr>
        </w:div>
        <w:div w:id="403526438">
          <w:marLeft w:val="480"/>
          <w:marRight w:val="0"/>
          <w:marTop w:val="0"/>
          <w:marBottom w:val="0"/>
          <w:divBdr>
            <w:top w:val="none" w:sz="0" w:space="0" w:color="auto"/>
            <w:left w:val="none" w:sz="0" w:space="0" w:color="auto"/>
            <w:bottom w:val="none" w:sz="0" w:space="0" w:color="auto"/>
            <w:right w:val="none" w:sz="0" w:space="0" w:color="auto"/>
          </w:divBdr>
        </w:div>
        <w:div w:id="454719329">
          <w:marLeft w:val="480"/>
          <w:marRight w:val="0"/>
          <w:marTop w:val="0"/>
          <w:marBottom w:val="0"/>
          <w:divBdr>
            <w:top w:val="none" w:sz="0" w:space="0" w:color="auto"/>
            <w:left w:val="none" w:sz="0" w:space="0" w:color="auto"/>
            <w:bottom w:val="none" w:sz="0" w:space="0" w:color="auto"/>
            <w:right w:val="none" w:sz="0" w:space="0" w:color="auto"/>
          </w:divBdr>
        </w:div>
        <w:div w:id="456876985">
          <w:marLeft w:val="480"/>
          <w:marRight w:val="0"/>
          <w:marTop w:val="0"/>
          <w:marBottom w:val="0"/>
          <w:divBdr>
            <w:top w:val="none" w:sz="0" w:space="0" w:color="auto"/>
            <w:left w:val="none" w:sz="0" w:space="0" w:color="auto"/>
            <w:bottom w:val="none" w:sz="0" w:space="0" w:color="auto"/>
            <w:right w:val="none" w:sz="0" w:space="0" w:color="auto"/>
          </w:divBdr>
        </w:div>
        <w:div w:id="468208415">
          <w:marLeft w:val="480"/>
          <w:marRight w:val="0"/>
          <w:marTop w:val="0"/>
          <w:marBottom w:val="0"/>
          <w:divBdr>
            <w:top w:val="none" w:sz="0" w:space="0" w:color="auto"/>
            <w:left w:val="none" w:sz="0" w:space="0" w:color="auto"/>
            <w:bottom w:val="none" w:sz="0" w:space="0" w:color="auto"/>
            <w:right w:val="none" w:sz="0" w:space="0" w:color="auto"/>
          </w:divBdr>
        </w:div>
        <w:div w:id="511915336">
          <w:marLeft w:val="480"/>
          <w:marRight w:val="0"/>
          <w:marTop w:val="0"/>
          <w:marBottom w:val="0"/>
          <w:divBdr>
            <w:top w:val="none" w:sz="0" w:space="0" w:color="auto"/>
            <w:left w:val="none" w:sz="0" w:space="0" w:color="auto"/>
            <w:bottom w:val="none" w:sz="0" w:space="0" w:color="auto"/>
            <w:right w:val="none" w:sz="0" w:space="0" w:color="auto"/>
          </w:divBdr>
        </w:div>
        <w:div w:id="553152857">
          <w:marLeft w:val="480"/>
          <w:marRight w:val="0"/>
          <w:marTop w:val="0"/>
          <w:marBottom w:val="0"/>
          <w:divBdr>
            <w:top w:val="none" w:sz="0" w:space="0" w:color="auto"/>
            <w:left w:val="none" w:sz="0" w:space="0" w:color="auto"/>
            <w:bottom w:val="none" w:sz="0" w:space="0" w:color="auto"/>
            <w:right w:val="none" w:sz="0" w:space="0" w:color="auto"/>
          </w:divBdr>
        </w:div>
        <w:div w:id="608781428">
          <w:marLeft w:val="480"/>
          <w:marRight w:val="0"/>
          <w:marTop w:val="0"/>
          <w:marBottom w:val="0"/>
          <w:divBdr>
            <w:top w:val="none" w:sz="0" w:space="0" w:color="auto"/>
            <w:left w:val="none" w:sz="0" w:space="0" w:color="auto"/>
            <w:bottom w:val="none" w:sz="0" w:space="0" w:color="auto"/>
            <w:right w:val="none" w:sz="0" w:space="0" w:color="auto"/>
          </w:divBdr>
        </w:div>
        <w:div w:id="645202055">
          <w:marLeft w:val="480"/>
          <w:marRight w:val="0"/>
          <w:marTop w:val="0"/>
          <w:marBottom w:val="0"/>
          <w:divBdr>
            <w:top w:val="none" w:sz="0" w:space="0" w:color="auto"/>
            <w:left w:val="none" w:sz="0" w:space="0" w:color="auto"/>
            <w:bottom w:val="none" w:sz="0" w:space="0" w:color="auto"/>
            <w:right w:val="none" w:sz="0" w:space="0" w:color="auto"/>
          </w:divBdr>
        </w:div>
        <w:div w:id="646856318">
          <w:marLeft w:val="480"/>
          <w:marRight w:val="0"/>
          <w:marTop w:val="0"/>
          <w:marBottom w:val="0"/>
          <w:divBdr>
            <w:top w:val="none" w:sz="0" w:space="0" w:color="auto"/>
            <w:left w:val="none" w:sz="0" w:space="0" w:color="auto"/>
            <w:bottom w:val="none" w:sz="0" w:space="0" w:color="auto"/>
            <w:right w:val="none" w:sz="0" w:space="0" w:color="auto"/>
          </w:divBdr>
        </w:div>
        <w:div w:id="647175935">
          <w:marLeft w:val="480"/>
          <w:marRight w:val="0"/>
          <w:marTop w:val="0"/>
          <w:marBottom w:val="0"/>
          <w:divBdr>
            <w:top w:val="none" w:sz="0" w:space="0" w:color="auto"/>
            <w:left w:val="none" w:sz="0" w:space="0" w:color="auto"/>
            <w:bottom w:val="none" w:sz="0" w:space="0" w:color="auto"/>
            <w:right w:val="none" w:sz="0" w:space="0" w:color="auto"/>
          </w:divBdr>
        </w:div>
        <w:div w:id="671030844">
          <w:marLeft w:val="480"/>
          <w:marRight w:val="0"/>
          <w:marTop w:val="0"/>
          <w:marBottom w:val="0"/>
          <w:divBdr>
            <w:top w:val="none" w:sz="0" w:space="0" w:color="auto"/>
            <w:left w:val="none" w:sz="0" w:space="0" w:color="auto"/>
            <w:bottom w:val="none" w:sz="0" w:space="0" w:color="auto"/>
            <w:right w:val="none" w:sz="0" w:space="0" w:color="auto"/>
          </w:divBdr>
        </w:div>
        <w:div w:id="718015950">
          <w:marLeft w:val="480"/>
          <w:marRight w:val="0"/>
          <w:marTop w:val="0"/>
          <w:marBottom w:val="0"/>
          <w:divBdr>
            <w:top w:val="none" w:sz="0" w:space="0" w:color="auto"/>
            <w:left w:val="none" w:sz="0" w:space="0" w:color="auto"/>
            <w:bottom w:val="none" w:sz="0" w:space="0" w:color="auto"/>
            <w:right w:val="none" w:sz="0" w:space="0" w:color="auto"/>
          </w:divBdr>
        </w:div>
        <w:div w:id="752430446">
          <w:marLeft w:val="480"/>
          <w:marRight w:val="0"/>
          <w:marTop w:val="0"/>
          <w:marBottom w:val="0"/>
          <w:divBdr>
            <w:top w:val="none" w:sz="0" w:space="0" w:color="auto"/>
            <w:left w:val="none" w:sz="0" w:space="0" w:color="auto"/>
            <w:bottom w:val="none" w:sz="0" w:space="0" w:color="auto"/>
            <w:right w:val="none" w:sz="0" w:space="0" w:color="auto"/>
          </w:divBdr>
        </w:div>
        <w:div w:id="773939791">
          <w:marLeft w:val="480"/>
          <w:marRight w:val="0"/>
          <w:marTop w:val="0"/>
          <w:marBottom w:val="0"/>
          <w:divBdr>
            <w:top w:val="none" w:sz="0" w:space="0" w:color="auto"/>
            <w:left w:val="none" w:sz="0" w:space="0" w:color="auto"/>
            <w:bottom w:val="none" w:sz="0" w:space="0" w:color="auto"/>
            <w:right w:val="none" w:sz="0" w:space="0" w:color="auto"/>
          </w:divBdr>
        </w:div>
        <w:div w:id="808549665">
          <w:marLeft w:val="480"/>
          <w:marRight w:val="0"/>
          <w:marTop w:val="0"/>
          <w:marBottom w:val="0"/>
          <w:divBdr>
            <w:top w:val="none" w:sz="0" w:space="0" w:color="auto"/>
            <w:left w:val="none" w:sz="0" w:space="0" w:color="auto"/>
            <w:bottom w:val="none" w:sz="0" w:space="0" w:color="auto"/>
            <w:right w:val="none" w:sz="0" w:space="0" w:color="auto"/>
          </w:divBdr>
        </w:div>
        <w:div w:id="906501761">
          <w:marLeft w:val="480"/>
          <w:marRight w:val="0"/>
          <w:marTop w:val="0"/>
          <w:marBottom w:val="0"/>
          <w:divBdr>
            <w:top w:val="none" w:sz="0" w:space="0" w:color="auto"/>
            <w:left w:val="none" w:sz="0" w:space="0" w:color="auto"/>
            <w:bottom w:val="none" w:sz="0" w:space="0" w:color="auto"/>
            <w:right w:val="none" w:sz="0" w:space="0" w:color="auto"/>
          </w:divBdr>
        </w:div>
        <w:div w:id="920795444">
          <w:marLeft w:val="480"/>
          <w:marRight w:val="0"/>
          <w:marTop w:val="0"/>
          <w:marBottom w:val="0"/>
          <w:divBdr>
            <w:top w:val="none" w:sz="0" w:space="0" w:color="auto"/>
            <w:left w:val="none" w:sz="0" w:space="0" w:color="auto"/>
            <w:bottom w:val="none" w:sz="0" w:space="0" w:color="auto"/>
            <w:right w:val="none" w:sz="0" w:space="0" w:color="auto"/>
          </w:divBdr>
        </w:div>
        <w:div w:id="953250891">
          <w:marLeft w:val="480"/>
          <w:marRight w:val="0"/>
          <w:marTop w:val="0"/>
          <w:marBottom w:val="0"/>
          <w:divBdr>
            <w:top w:val="none" w:sz="0" w:space="0" w:color="auto"/>
            <w:left w:val="none" w:sz="0" w:space="0" w:color="auto"/>
            <w:bottom w:val="none" w:sz="0" w:space="0" w:color="auto"/>
            <w:right w:val="none" w:sz="0" w:space="0" w:color="auto"/>
          </w:divBdr>
        </w:div>
        <w:div w:id="974214521">
          <w:marLeft w:val="480"/>
          <w:marRight w:val="0"/>
          <w:marTop w:val="0"/>
          <w:marBottom w:val="0"/>
          <w:divBdr>
            <w:top w:val="none" w:sz="0" w:space="0" w:color="auto"/>
            <w:left w:val="none" w:sz="0" w:space="0" w:color="auto"/>
            <w:bottom w:val="none" w:sz="0" w:space="0" w:color="auto"/>
            <w:right w:val="none" w:sz="0" w:space="0" w:color="auto"/>
          </w:divBdr>
        </w:div>
        <w:div w:id="1045829676">
          <w:marLeft w:val="480"/>
          <w:marRight w:val="0"/>
          <w:marTop w:val="0"/>
          <w:marBottom w:val="0"/>
          <w:divBdr>
            <w:top w:val="none" w:sz="0" w:space="0" w:color="auto"/>
            <w:left w:val="none" w:sz="0" w:space="0" w:color="auto"/>
            <w:bottom w:val="none" w:sz="0" w:space="0" w:color="auto"/>
            <w:right w:val="none" w:sz="0" w:space="0" w:color="auto"/>
          </w:divBdr>
        </w:div>
        <w:div w:id="1078598970">
          <w:marLeft w:val="480"/>
          <w:marRight w:val="0"/>
          <w:marTop w:val="0"/>
          <w:marBottom w:val="0"/>
          <w:divBdr>
            <w:top w:val="none" w:sz="0" w:space="0" w:color="auto"/>
            <w:left w:val="none" w:sz="0" w:space="0" w:color="auto"/>
            <w:bottom w:val="none" w:sz="0" w:space="0" w:color="auto"/>
            <w:right w:val="none" w:sz="0" w:space="0" w:color="auto"/>
          </w:divBdr>
        </w:div>
        <w:div w:id="1123353094">
          <w:marLeft w:val="480"/>
          <w:marRight w:val="0"/>
          <w:marTop w:val="0"/>
          <w:marBottom w:val="0"/>
          <w:divBdr>
            <w:top w:val="none" w:sz="0" w:space="0" w:color="auto"/>
            <w:left w:val="none" w:sz="0" w:space="0" w:color="auto"/>
            <w:bottom w:val="none" w:sz="0" w:space="0" w:color="auto"/>
            <w:right w:val="none" w:sz="0" w:space="0" w:color="auto"/>
          </w:divBdr>
        </w:div>
        <w:div w:id="1138110778">
          <w:marLeft w:val="480"/>
          <w:marRight w:val="0"/>
          <w:marTop w:val="0"/>
          <w:marBottom w:val="0"/>
          <w:divBdr>
            <w:top w:val="none" w:sz="0" w:space="0" w:color="auto"/>
            <w:left w:val="none" w:sz="0" w:space="0" w:color="auto"/>
            <w:bottom w:val="none" w:sz="0" w:space="0" w:color="auto"/>
            <w:right w:val="none" w:sz="0" w:space="0" w:color="auto"/>
          </w:divBdr>
        </w:div>
        <w:div w:id="1142573722">
          <w:marLeft w:val="480"/>
          <w:marRight w:val="0"/>
          <w:marTop w:val="0"/>
          <w:marBottom w:val="0"/>
          <w:divBdr>
            <w:top w:val="none" w:sz="0" w:space="0" w:color="auto"/>
            <w:left w:val="none" w:sz="0" w:space="0" w:color="auto"/>
            <w:bottom w:val="none" w:sz="0" w:space="0" w:color="auto"/>
            <w:right w:val="none" w:sz="0" w:space="0" w:color="auto"/>
          </w:divBdr>
        </w:div>
        <w:div w:id="1183669341">
          <w:marLeft w:val="480"/>
          <w:marRight w:val="0"/>
          <w:marTop w:val="0"/>
          <w:marBottom w:val="0"/>
          <w:divBdr>
            <w:top w:val="none" w:sz="0" w:space="0" w:color="auto"/>
            <w:left w:val="none" w:sz="0" w:space="0" w:color="auto"/>
            <w:bottom w:val="none" w:sz="0" w:space="0" w:color="auto"/>
            <w:right w:val="none" w:sz="0" w:space="0" w:color="auto"/>
          </w:divBdr>
        </w:div>
        <w:div w:id="1260677119">
          <w:marLeft w:val="480"/>
          <w:marRight w:val="0"/>
          <w:marTop w:val="0"/>
          <w:marBottom w:val="0"/>
          <w:divBdr>
            <w:top w:val="none" w:sz="0" w:space="0" w:color="auto"/>
            <w:left w:val="none" w:sz="0" w:space="0" w:color="auto"/>
            <w:bottom w:val="none" w:sz="0" w:space="0" w:color="auto"/>
            <w:right w:val="none" w:sz="0" w:space="0" w:color="auto"/>
          </w:divBdr>
        </w:div>
        <w:div w:id="1278562179">
          <w:marLeft w:val="480"/>
          <w:marRight w:val="0"/>
          <w:marTop w:val="0"/>
          <w:marBottom w:val="0"/>
          <w:divBdr>
            <w:top w:val="none" w:sz="0" w:space="0" w:color="auto"/>
            <w:left w:val="none" w:sz="0" w:space="0" w:color="auto"/>
            <w:bottom w:val="none" w:sz="0" w:space="0" w:color="auto"/>
            <w:right w:val="none" w:sz="0" w:space="0" w:color="auto"/>
          </w:divBdr>
        </w:div>
        <w:div w:id="1288971093">
          <w:marLeft w:val="480"/>
          <w:marRight w:val="0"/>
          <w:marTop w:val="0"/>
          <w:marBottom w:val="0"/>
          <w:divBdr>
            <w:top w:val="none" w:sz="0" w:space="0" w:color="auto"/>
            <w:left w:val="none" w:sz="0" w:space="0" w:color="auto"/>
            <w:bottom w:val="none" w:sz="0" w:space="0" w:color="auto"/>
            <w:right w:val="none" w:sz="0" w:space="0" w:color="auto"/>
          </w:divBdr>
        </w:div>
        <w:div w:id="1357996857">
          <w:marLeft w:val="480"/>
          <w:marRight w:val="0"/>
          <w:marTop w:val="0"/>
          <w:marBottom w:val="0"/>
          <w:divBdr>
            <w:top w:val="none" w:sz="0" w:space="0" w:color="auto"/>
            <w:left w:val="none" w:sz="0" w:space="0" w:color="auto"/>
            <w:bottom w:val="none" w:sz="0" w:space="0" w:color="auto"/>
            <w:right w:val="none" w:sz="0" w:space="0" w:color="auto"/>
          </w:divBdr>
        </w:div>
        <w:div w:id="1359309811">
          <w:marLeft w:val="480"/>
          <w:marRight w:val="0"/>
          <w:marTop w:val="0"/>
          <w:marBottom w:val="0"/>
          <w:divBdr>
            <w:top w:val="none" w:sz="0" w:space="0" w:color="auto"/>
            <w:left w:val="none" w:sz="0" w:space="0" w:color="auto"/>
            <w:bottom w:val="none" w:sz="0" w:space="0" w:color="auto"/>
            <w:right w:val="none" w:sz="0" w:space="0" w:color="auto"/>
          </w:divBdr>
        </w:div>
        <w:div w:id="1367759174">
          <w:marLeft w:val="480"/>
          <w:marRight w:val="0"/>
          <w:marTop w:val="0"/>
          <w:marBottom w:val="0"/>
          <w:divBdr>
            <w:top w:val="none" w:sz="0" w:space="0" w:color="auto"/>
            <w:left w:val="none" w:sz="0" w:space="0" w:color="auto"/>
            <w:bottom w:val="none" w:sz="0" w:space="0" w:color="auto"/>
            <w:right w:val="none" w:sz="0" w:space="0" w:color="auto"/>
          </w:divBdr>
        </w:div>
        <w:div w:id="1368066078">
          <w:marLeft w:val="480"/>
          <w:marRight w:val="0"/>
          <w:marTop w:val="0"/>
          <w:marBottom w:val="0"/>
          <w:divBdr>
            <w:top w:val="none" w:sz="0" w:space="0" w:color="auto"/>
            <w:left w:val="none" w:sz="0" w:space="0" w:color="auto"/>
            <w:bottom w:val="none" w:sz="0" w:space="0" w:color="auto"/>
            <w:right w:val="none" w:sz="0" w:space="0" w:color="auto"/>
          </w:divBdr>
        </w:div>
        <w:div w:id="1397048608">
          <w:marLeft w:val="480"/>
          <w:marRight w:val="0"/>
          <w:marTop w:val="0"/>
          <w:marBottom w:val="0"/>
          <w:divBdr>
            <w:top w:val="none" w:sz="0" w:space="0" w:color="auto"/>
            <w:left w:val="none" w:sz="0" w:space="0" w:color="auto"/>
            <w:bottom w:val="none" w:sz="0" w:space="0" w:color="auto"/>
            <w:right w:val="none" w:sz="0" w:space="0" w:color="auto"/>
          </w:divBdr>
        </w:div>
        <w:div w:id="1418943475">
          <w:marLeft w:val="480"/>
          <w:marRight w:val="0"/>
          <w:marTop w:val="0"/>
          <w:marBottom w:val="0"/>
          <w:divBdr>
            <w:top w:val="none" w:sz="0" w:space="0" w:color="auto"/>
            <w:left w:val="none" w:sz="0" w:space="0" w:color="auto"/>
            <w:bottom w:val="none" w:sz="0" w:space="0" w:color="auto"/>
            <w:right w:val="none" w:sz="0" w:space="0" w:color="auto"/>
          </w:divBdr>
        </w:div>
        <w:div w:id="1495031677">
          <w:marLeft w:val="480"/>
          <w:marRight w:val="0"/>
          <w:marTop w:val="0"/>
          <w:marBottom w:val="0"/>
          <w:divBdr>
            <w:top w:val="none" w:sz="0" w:space="0" w:color="auto"/>
            <w:left w:val="none" w:sz="0" w:space="0" w:color="auto"/>
            <w:bottom w:val="none" w:sz="0" w:space="0" w:color="auto"/>
            <w:right w:val="none" w:sz="0" w:space="0" w:color="auto"/>
          </w:divBdr>
        </w:div>
        <w:div w:id="1516382574">
          <w:marLeft w:val="480"/>
          <w:marRight w:val="0"/>
          <w:marTop w:val="0"/>
          <w:marBottom w:val="0"/>
          <w:divBdr>
            <w:top w:val="none" w:sz="0" w:space="0" w:color="auto"/>
            <w:left w:val="none" w:sz="0" w:space="0" w:color="auto"/>
            <w:bottom w:val="none" w:sz="0" w:space="0" w:color="auto"/>
            <w:right w:val="none" w:sz="0" w:space="0" w:color="auto"/>
          </w:divBdr>
        </w:div>
        <w:div w:id="1521429815">
          <w:marLeft w:val="480"/>
          <w:marRight w:val="0"/>
          <w:marTop w:val="0"/>
          <w:marBottom w:val="0"/>
          <w:divBdr>
            <w:top w:val="none" w:sz="0" w:space="0" w:color="auto"/>
            <w:left w:val="none" w:sz="0" w:space="0" w:color="auto"/>
            <w:bottom w:val="none" w:sz="0" w:space="0" w:color="auto"/>
            <w:right w:val="none" w:sz="0" w:space="0" w:color="auto"/>
          </w:divBdr>
        </w:div>
        <w:div w:id="1577393889">
          <w:marLeft w:val="480"/>
          <w:marRight w:val="0"/>
          <w:marTop w:val="0"/>
          <w:marBottom w:val="0"/>
          <w:divBdr>
            <w:top w:val="none" w:sz="0" w:space="0" w:color="auto"/>
            <w:left w:val="none" w:sz="0" w:space="0" w:color="auto"/>
            <w:bottom w:val="none" w:sz="0" w:space="0" w:color="auto"/>
            <w:right w:val="none" w:sz="0" w:space="0" w:color="auto"/>
          </w:divBdr>
        </w:div>
        <w:div w:id="1601833556">
          <w:marLeft w:val="480"/>
          <w:marRight w:val="0"/>
          <w:marTop w:val="0"/>
          <w:marBottom w:val="0"/>
          <w:divBdr>
            <w:top w:val="none" w:sz="0" w:space="0" w:color="auto"/>
            <w:left w:val="none" w:sz="0" w:space="0" w:color="auto"/>
            <w:bottom w:val="none" w:sz="0" w:space="0" w:color="auto"/>
            <w:right w:val="none" w:sz="0" w:space="0" w:color="auto"/>
          </w:divBdr>
        </w:div>
        <w:div w:id="1609968683">
          <w:marLeft w:val="480"/>
          <w:marRight w:val="0"/>
          <w:marTop w:val="0"/>
          <w:marBottom w:val="0"/>
          <w:divBdr>
            <w:top w:val="none" w:sz="0" w:space="0" w:color="auto"/>
            <w:left w:val="none" w:sz="0" w:space="0" w:color="auto"/>
            <w:bottom w:val="none" w:sz="0" w:space="0" w:color="auto"/>
            <w:right w:val="none" w:sz="0" w:space="0" w:color="auto"/>
          </w:divBdr>
        </w:div>
        <w:div w:id="1644042790">
          <w:marLeft w:val="480"/>
          <w:marRight w:val="0"/>
          <w:marTop w:val="0"/>
          <w:marBottom w:val="0"/>
          <w:divBdr>
            <w:top w:val="none" w:sz="0" w:space="0" w:color="auto"/>
            <w:left w:val="none" w:sz="0" w:space="0" w:color="auto"/>
            <w:bottom w:val="none" w:sz="0" w:space="0" w:color="auto"/>
            <w:right w:val="none" w:sz="0" w:space="0" w:color="auto"/>
          </w:divBdr>
        </w:div>
        <w:div w:id="1672021561">
          <w:marLeft w:val="480"/>
          <w:marRight w:val="0"/>
          <w:marTop w:val="0"/>
          <w:marBottom w:val="0"/>
          <w:divBdr>
            <w:top w:val="none" w:sz="0" w:space="0" w:color="auto"/>
            <w:left w:val="none" w:sz="0" w:space="0" w:color="auto"/>
            <w:bottom w:val="none" w:sz="0" w:space="0" w:color="auto"/>
            <w:right w:val="none" w:sz="0" w:space="0" w:color="auto"/>
          </w:divBdr>
        </w:div>
        <w:div w:id="1696612468">
          <w:marLeft w:val="480"/>
          <w:marRight w:val="0"/>
          <w:marTop w:val="0"/>
          <w:marBottom w:val="0"/>
          <w:divBdr>
            <w:top w:val="none" w:sz="0" w:space="0" w:color="auto"/>
            <w:left w:val="none" w:sz="0" w:space="0" w:color="auto"/>
            <w:bottom w:val="none" w:sz="0" w:space="0" w:color="auto"/>
            <w:right w:val="none" w:sz="0" w:space="0" w:color="auto"/>
          </w:divBdr>
        </w:div>
        <w:div w:id="1704210010">
          <w:marLeft w:val="480"/>
          <w:marRight w:val="0"/>
          <w:marTop w:val="0"/>
          <w:marBottom w:val="0"/>
          <w:divBdr>
            <w:top w:val="none" w:sz="0" w:space="0" w:color="auto"/>
            <w:left w:val="none" w:sz="0" w:space="0" w:color="auto"/>
            <w:bottom w:val="none" w:sz="0" w:space="0" w:color="auto"/>
            <w:right w:val="none" w:sz="0" w:space="0" w:color="auto"/>
          </w:divBdr>
        </w:div>
        <w:div w:id="1743985267">
          <w:marLeft w:val="480"/>
          <w:marRight w:val="0"/>
          <w:marTop w:val="0"/>
          <w:marBottom w:val="0"/>
          <w:divBdr>
            <w:top w:val="none" w:sz="0" w:space="0" w:color="auto"/>
            <w:left w:val="none" w:sz="0" w:space="0" w:color="auto"/>
            <w:bottom w:val="none" w:sz="0" w:space="0" w:color="auto"/>
            <w:right w:val="none" w:sz="0" w:space="0" w:color="auto"/>
          </w:divBdr>
        </w:div>
        <w:div w:id="1759863990">
          <w:marLeft w:val="480"/>
          <w:marRight w:val="0"/>
          <w:marTop w:val="0"/>
          <w:marBottom w:val="0"/>
          <w:divBdr>
            <w:top w:val="none" w:sz="0" w:space="0" w:color="auto"/>
            <w:left w:val="none" w:sz="0" w:space="0" w:color="auto"/>
            <w:bottom w:val="none" w:sz="0" w:space="0" w:color="auto"/>
            <w:right w:val="none" w:sz="0" w:space="0" w:color="auto"/>
          </w:divBdr>
        </w:div>
        <w:div w:id="1851945615">
          <w:marLeft w:val="480"/>
          <w:marRight w:val="0"/>
          <w:marTop w:val="0"/>
          <w:marBottom w:val="0"/>
          <w:divBdr>
            <w:top w:val="none" w:sz="0" w:space="0" w:color="auto"/>
            <w:left w:val="none" w:sz="0" w:space="0" w:color="auto"/>
            <w:bottom w:val="none" w:sz="0" w:space="0" w:color="auto"/>
            <w:right w:val="none" w:sz="0" w:space="0" w:color="auto"/>
          </w:divBdr>
        </w:div>
        <w:div w:id="1869416843">
          <w:marLeft w:val="480"/>
          <w:marRight w:val="0"/>
          <w:marTop w:val="0"/>
          <w:marBottom w:val="0"/>
          <w:divBdr>
            <w:top w:val="none" w:sz="0" w:space="0" w:color="auto"/>
            <w:left w:val="none" w:sz="0" w:space="0" w:color="auto"/>
            <w:bottom w:val="none" w:sz="0" w:space="0" w:color="auto"/>
            <w:right w:val="none" w:sz="0" w:space="0" w:color="auto"/>
          </w:divBdr>
        </w:div>
        <w:div w:id="1897928367">
          <w:marLeft w:val="480"/>
          <w:marRight w:val="0"/>
          <w:marTop w:val="0"/>
          <w:marBottom w:val="0"/>
          <w:divBdr>
            <w:top w:val="none" w:sz="0" w:space="0" w:color="auto"/>
            <w:left w:val="none" w:sz="0" w:space="0" w:color="auto"/>
            <w:bottom w:val="none" w:sz="0" w:space="0" w:color="auto"/>
            <w:right w:val="none" w:sz="0" w:space="0" w:color="auto"/>
          </w:divBdr>
        </w:div>
        <w:div w:id="1905874110">
          <w:marLeft w:val="480"/>
          <w:marRight w:val="0"/>
          <w:marTop w:val="0"/>
          <w:marBottom w:val="0"/>
          <w:divBdr>
            <w:top w:val="none" w:sz="0" w:space="0" w:color="auto"/>
            <w:left w:val="none" w:sz="0" w:space="0" w:color="auto"/>
            <w:bottom w:val="none" w:sz="0" w:space="0" w:color="auto"/>
            <w:right w:val="none" w:sz="0" w:space="0" w:color="auto"/>
          </w:divBdr>
        </w:div>
        <w:div w:id="1923099858">
          <w:marLeft w:val="480"/>
          <w:marRight w:val="0"/>
          <w:marTop w:val="0"/>
          <w:marBottom w:val="0"/>
          <w:divBdr>
            <w:top w:val="none" w:sz="0" w:space="0" w:color="auto"/>
            <w:left w:val="none" w:sz="0" w:space="0" w:color="auto"/>
            <w:bottom w:val="none" w:sz="0" w:space="0" w:color="auto"/>
            <w:right w:val="none" w:sz="0" w:space="0" w:color="auto"/>
          </w:divBdr>
        </w:div>
        <w:div w:id="1938827316">
          <w:marLeft w:val="480"/>
          <w:marRight w:val="0"/>
          <w:marTop w:val="0"/>
          <w:marBottom w:val="0"/>
          <w:divBdr>
            <w:top w:val="none" w:sz="0" w:space="0" w:color="auto"/>
            <w:left w:val="none" w:sz="0" w:space="0" w:color="auto"/>
            <w:bottom w:val="none" w:sz="0" w:space="0" w:color="auto"/>
            <w:right w:val="none" w:sz="0" w:space="0" w:color="auto"/>
          </w:divBdr>
        </w:div>
        <w:div w:id="1953854988">
          <w:marLeft w:val="480"/>
          <w:marRight w:val="0"/>
          <w:marTop w:val="0"/>
          <w:marBottom w:val="0"/>
          <w:divBdr>
            <w:top w:val="none" w:sz="0" w:space="0" w:color="auto"/>
            <w:left w:val="none" w:sz="0" w:space="0" w:color="auto"/>
            <w:bottom w:val="none" w:sz="0" w:space="0" w:color="auto"/>
            <w:right w:val="none" w:sz="0" w:space="0" w:color="auto"/>
          </w:divBdr>
        </w:div>
        <w:div w:id="1976788216">
          <w:marLeft w:val="480"/>
          <w:marRight w:val="0"/>
          <w:marTop w:val="0"/>
          <w:marBottom w:val="0"/>
          <w:divBdr>
            <w:top w:val="none" w:sz="0" w:space="0" w:color="auto"/>
            <w:left w:val="none" w:sz="0" w:space="0" w:color="auto"/>
            <w:bottom w:val="none" w:sz="0" w:space="0" w:color="auto"/>
            <w:right w:val="none" w:sz="0" w:space="0" w:color="auto"/>
          </w:divBdr>
        </w:div>
        <w:div w:id="2075468030">
          <w:marLeft w:val="480"/>
          <w:marRight w:val="0"/>
          <w:marTop w:val="0"/>
          <w:marBottom w:val="0"/>
          <w:divBdr>
            <w:top w:val="none" w:sz="0" w:space="0" w:color="auto"/>
            <w:left w:val="none" w:sz="0" w:space="0" w:color="auto"/>
            <w:bottom w:val="none" w:sz="0" w:space="0" w:color="auto"/>
            <w:right w:val="none" w:sz="0" w:space="0" w:color="auto"/>
          </w:divBdr>
        </w:div>
        <w:div w:id="2126922053">
          <w:marLeft w:val="480"/>
          <w:marRight w:val="0"/>
          <w:marTop w:val="0"/>
          <w:marBottom w:val="0"/>
          <w:divBdr>
            <w:top w:val="none" w:sz="0" w:space="0" w:color="auto"/>
            <w:left w:val="none" w:sz="0" w:space="0" w:color="auto"/>
            <w:bottom w:val="none" w:sz="0" w:space="0" w:color="auto"/>
            <w:right w:val="none" w:sz="0" w:space="0" w:color="auto"/>
          </w:divBdr>
        </w:div>
      </w:divsChild>
    </w:div>
    <w:div w:id="2114085488">
      <w:bodyDiv w:val="1"/>
      <w:marLeft w:val="0"/>
      <w:marRight w:val="0"/>
      <w:marTop w:val="0"/>
      <w:marBottom w:val="0"/>
      <w:divBdr>
        <w:top w:val="none" w:sz="0" w:space="0" w:color="auto"/>
        <w:left w:val="none" w:sz="0" w:space="0" w:color="auto"/>
        <w:bottom w:val="none" w:sz="0" w:space="0" w:color="auto"/>
        <w:right w:val="none" w:sz="0" w:space="0" w:color="auto"/>
      </w:divBdr>
    </w:div>
    <w:div w:id="2121875959">
      <w:bodyDiv w:val="1"/>
      <w:marLeft w:val="0"/>
      <w:marRight w:val="0"/>
      <w:marTop w:val="0"/>
      <w:marBottom w:val="0"/>
      <w:divBdr>
        <w:top w:val="none" w:sz="0" w:space="0" w:color="auto"/>
        <w:left w:val="none" w:sz="0" w:space="0" w:color="auto"/>
        <w:bottom w:val="none" w:sz="0" w:space="0" w:color="auto"/>
        <w:right w:val="none" w:sz="0" w:space="0" w:color="auto"/>
      </w:divBdr>
      <w:divsChild>
        <w:div w:id="81223485">
          <w:marLeft w:val="480"/>
          <w:marRight w:val="0"/>
          <w:marTop w:val="0"/>
          <w:marBottom w:val="0"/>
          <w:divBdr>
            <w:top w:val="none" w:sz="0" w:space="0" w:color="auto"/>
            <w:left w:val="none" w:sz="0" w:space="0" w:color="auto"/>
            <w:bottom w:val="none" w:sz="0" w:space="0" w:color="auto"/>
            <w:right w:val="none" w:sz="0" w:space="0" w:color="auto"/>
          </w:divBdr>
        </w:div>
        <w:div w:id="217474436">
          <w:marLeft w:val="480"/>
          <w:marRight w:val="0"/>
          <w:marTop w:val="0"/>
          <w:marBottom w:val="0"/>
          <w:divBdr>
            <w:top w:val="none" w:sz="0" w:space="0" w:color="auto"/>
            <w:left w:val="none" w:sz="0" w:space="0" w:color="auto"/>
            <w:bottom w:val="none" w:sz="0" w:space="0" w:color="auto"/>
            <w:right w:val="none" w:sz="0" w:space="0" w:color="auto"/>
          </w:divBdr>
        </w:div>
        <w:div w:id="233123340">
          <w:marLeft w:val="480"/>
          <w:marRight w:val="0"/>
          <w:marTop w:val="0"/>
          <w:marBottom w:val="0"/>
          <w:divBdr>
            <w:top w:val="none" w:sz="0" w:space="0" w:color="auto"/>
            <w:left w:val="none" w:sz="0" w:space="0" w:color="auto"/>
            <w:bottom w:val="none" w:sz="0" w:space="0" w:color="auto"/>
            <w:right w:val="none" w:sz="0" w:space="0" w:color="auto"/>
          </w:divBdr>
        </w:div>
        <w:div w:id="254676788">
          <w:marLeft w:val="480"/>
          <w:marRight w:val="0"/>
          <w:marTop w:val="0"/>
          <w:marBottom w:val="0"/>
          <w:divBdr>
            <w:top w:val="none" w:sz="0" w:space="0" w:color="auto"/>
            <w:left w:val="none" w:sz="0" w:space="0" w:color="auto"/>
            <w:bottom w:val="none" w:sz="0" w:space="0" w:color="auto"/>
            <w:right w:val="none" w:sz="0" w:space="0" w:color="auto"/>
          </w:divBdr>
        </w:div>
        <w:div w:id="260185764">
          <w:marLeft w:val="480"/>
          <w:marRight w:val="0"/>
          <w:marTop w:val="0"/>
          <w:marBottom w:val="0"/>
          <w:divBdr>
            <w:top w:val="none" w:sz="0" w:space="0" w:color="auto"/>
            <w:left w:val="none" w:sz="0" w:space="0" w:color="auto"/>
            <w:bottom w:val="none" w:sz="0" w:space="0" w:color="auto"/>
            <w:right w:val="none" w:sz="0" w:space="0" w:color="auto"/>
          </w:divBdr>
        </w:div>
        <w:div w:id="264726315">
          <w:marLeft w:val="480"/>
          <w:marRight w:val="0"/>
          <w:marTop w:val="0"/>
          <w:marBottom w:val="0"/>
          <w:divBdr>
            <w:top w:val="none" w:sz="0" w:space="0" w:color="auto"/>
            <w:left w:val="none" w:sz="0" w:space="0" w:color="auto"/>
            <w:bottom w:val="none" w:sz="0" w:space="0" w:color="auto"/>
            <w:right w:val="none" w:sz="0" w:space="0" w:color="auto"/>
          </w:divBdr>
        </w:div>
        <w:div w:id="398334549">
          <w:marLeft w:val="480"/>
          <w:marRight w:val="0"/>
          <w:marTop w:val="0"/>
          <w:marBottom w:val="0"/>
          <w:divBdr>
            <w:top w:val="none" w:sz="0" w:space="0" w:color="auto"/>
            <w:left w:val="none" w:sz="0" w:space="0" w:color="auto"/>
            <w:bottom w:val="none" w:sz="0" w:space="0" w:color="auto"/>
            <w:right w:val="none" w:sz="0" w:space="0" w:color="auto"/>
          </w:divBdr>
        </w:div>
        <w:div w:id="432479013">
          <w:marLeft w:val="480"/>
          <w:marRight w:val="0"/>
          <w:marTop w:val="0"/>
          <w:marBottom w:val="0"/>
          <w:divBdr>
            <w:top w:val="none" w:sz="0" w:space="0" w:color="auto"/>
            <w:left w:val="none" w:sz="0" w:space="0" w:color="auto"/>
            <w:bottom w:val="none" w:sz="0" w:space="0" w:color="auto"/>
            <w:right w:val="none" w:sz="0" w:space="0" w:color="auto"/>
          </w:divBdr>
        </w:div>
        <w:div w:id="478963861">
          <w:marLeft w:val="480"/>
          <w:marRight w:val="0"/>
          <w:marTop w:val="0"/>
          <w:marBottom w:val="0"/>
          <w:divBdr>
            <w:top w:val="none" w:sz="0" w:space="0" w:color="auto"/>
            <w:left w:val="none" w:sz="0" w:space="0" w:color="auto"/>
            <w:bottom w:val="none" w:sz="0" w:space="0" w:color="auto"/>
            <w:right w:val="none" w:sz="0" w:space="0" w:color="auto"/>
          </w:divBdr>
        </w:div>
        <w:div w:id="512457283">
          <w:marLeft w:val="480"/>
          <w:marRight w:val="0"/>
          <w:marTop w:val="0"/>
          <w:marBottom w:val="0"/>
          <w:divBdr>
            <w:top w:val="none" w:sz="0" w:space="0" w:color="auto"/>
            <w:left w:val="none" w:sz="0" w:space="0" w:color="auto"/>
            <w:bottom w:val="none" w:sz="0" w:space="0" w:color="auto"/>
            <w:right w:val="none" w:sz="0" w:space="0" w:color="auto"/>
          </w:divBdr>
        </w:div>
        <w:div w:id="531652469">
          <w:marLeft w:val="480"/>
          <w:marRight w:val="0"/>
          <w:marTop w:val="0"/>
          <w:marBottom w:val="0"/>
          <w:divBdr>
            <w:top w:val="none" w:sz="0" w:space="0" w:color="auto"/>
            <w:left w:val="none" w:sz="0" w:space="0" w:color="auto"/>
            <w:bottom w:val="none" w:sz="0" w:space="0" w:color="auto"/>
            <w:right w:val="none" w:sz="0" w:space="0" w:color="auto"/>
          </w:divBdr>
        </w:div>
        <w:div w:id="546838462">
          <w:marLeft w:val="480"/>
          <w:marRight w:val="0"/>
          <w:marTop w:val="0"/>
          <w:marBottom w:val="0"/>
          <w:divBdr>
            <w:top w:val="none" w:sz="0" w:space="0" w:color="auto"/>
            <w:left w:val="none" w:sz="0" w:space="0" w:color="auto"/>
            <w:bottom w:val="none" w:sz="0" w:space="0" w:color="auto"/>
            <w:right w:val="none" w:sz="0" w:space="0" w:color="auto"/>
          </w:divBdr>
        </w:div>
        <w:div w:id="610087405">
          <w:marLeft w:val="480"/>
          <w:marRight w:val="0"/>
          <w:marTop w:val="0"/>
          <w:marBottom w:val="0"/>
          <w:divBdr>
            <w:top w:val="none" w:sz="0" w:space="0" w:color="auto"/>
            <w:left w:val="none" w:sz="0" w:space="0" w:color="auto"/>
            <w:bottom w:val="none" w:sz="0" w:space="0" w:color="auto"/>
            <w:right w:val="none" w:sz="0" w:space="0" w:color="auto"/>
          </w:divBdr>
        </w:div>
        <w:div w:id="772017132">
          <w:marLeft w:val="480"/>
          <w:marRight w:val="0"/>
          <w:marTop w:val="0"/>
          <w:marBottom w:val="0"/>
          <w:divBdr>
            <w:top w:val="none" w:sz="0" w:space="0" w:color="auto"/>
            <w:left w:val="none" w:sz="0" w:space="0" w:color="auto"/>
            <w:bottom w:val="none" w:sz="0" w:space="0" w:color="auto"/>
            <w:right w:val="none" w:sz="0" w:space="0" w:color="auto"/>
          </w:divBdr>
        </w:div>
        <w:div w:id="774325618">
          <w:marLeft w:val="480"/>
          <w:marRight w:val="0"/>
          <w:marTop w:val="0"/>
          <w:marBottom w:val="0"/>
          <w:divBdr>
            <w:top w:val="none" w:sz="0" w:space="0" w:color="auto"/>
            <w:left w:val="none" w:sz="0" w:space="0" w:color="auto"/>
            <w:bottom w:val="none" w:sz="0" w:space="0" w:color="auto"/>
            <w:right w:val="none" w:sz="0" w:space="0" w:color="auto"/>
          </w:divBdr>
        </w:div>
        <w:div w:id="793641418">
          <w:marLeft w:val="480"/>
          <w:marRight w:val="0"/>
          <w:marTop w:val="0"/>
          <w:marBottom w:val="0"/>
          <w:divBdr>
            <w:top w:val="none" w:sz="0" w:space="0" w:color="auto"/>
            <w:left w:val="none" w:sz="0" w:space="0" w:color="auto"/>
            <w:bottom w:val="none" w:sz="0" w:space="0" w:color="auto"/>
            <w:right w:val="none" w:sz="0" w:space="0" w:color="auto"/>
          </w:divBdr>
        </w:div>
        <w:div w:id="924875757">
          <w:marLeft w:val="480"/>
          <w:marRight w:val="0"/>
          <w:marTop w:val="0"/>
          <w:marBottom w:val="0"/>
          <w:divBdr>
            <w:top w:val="none" w:sz="0" w:space="0" w:color="auto"/>
            <w:left w:val="none" w:sz="0" w:space="0" w:color="auto"/>
            <w:bottom w:val="none" w:sz="0" w:space="0" w:color="auto"/>
            <w:right w:val="none" w:sz="0" w:space="0" w:color="auto"/>
          </w:divBdr>
        </w:div>
        <w:div w:id="944655326">
          <w:marLeft w:val="480"/>
          <w:marRight w:val="0"/>
          <w:marTop w:val="0"/>
          <w:marBottom w:val="0"/>
          <w:divBdr>
            <w:top w:val="none" w:sz="0" w:space="0" w:color="auto"/>
            <w:left w:val="none" w:sz="0" w:space="0" w:color="auto"/>
            <w:bottom w:val="none" w:sz="0" w:space="0" w:color="auto"/>
            <w:right w:val="none" w:sz="0" w:space="0" w:color="auto"/>
          </w:divBdr>
        </w:div>
        <w:div w:id="950743268">
          <w:marLeft w:val="480"/>
          <w:marRight w:val="0"/>
          <w:marTop w:val="0"/>
          <w:marBottom w:val="0"/>
          <w:divBdr>
            <w:top w:val="none" w:sz="0" w:space="0" w:color="auto"/>
            <w:left w:val="none" w:sz="0" w:space="0" w:color="auto"/>
            <w:bottom w:val="none" w:sz="0" w:space="0" w:color="auto"/>
            <w:right w:val="none" w:sz="0" w:space="0" w:color="auto"/>
          </w:divBdr>
        </w:div>
        <w:div w:id="983703975">
          <w:marLeft w:val="480"/>
          <w:marRight w:val="0"/>
          <w:marTop w:val="0"/>
          <w:marBottom w:val="0"/>
          <w:divBdr>
            <w:top w:val="none" w:sz="0" w:space="0" w:color="auto"/>
            <w:left w:val="none" w:sz="0" w:space="0" w:color="auto"/>
            <w:bottom w:val="none" w:sz="0" w:space="0" w:color="auto"/>
            <w:right w:val="none" w:sz="0" w:space="0" w:color="auto"/>
          </w:divBdr>
        </w:div>
        <w:div w:id="1032849618">
          <w:marLeft w:val="480"/>
          <w:marRight w:val="0"/>
          <w:marTop w:val="0"/>
          <w:marBottom w:val="0"/>
          <w:divBdr>
            <w:top w:val="none" w:sz="0" w:space="0" w:color="auto"/>
            <w:left w:val="none" w:sz="0" w:space="0" w:color="auto"/>
            <w:bottom w:val="none" w:sz="0" w:space="0" w:color="auto"/>
            <w:right w:val="none" w:sz="0" w:space="0" w:color="auto"/>
          </w:divBdr>
        </w:div>
        <w:div w:id="1040547619">
          <w:marLeft w:val="480"/>
          <w:marRight w:val="0"/>
          <w:marTop w:val="0"/>
          <w:marBottom w:val="0"/>
          <w:divBdr>
            <w:top w:val="none" w:sz="0" w:space="0" w:color="auto"/>
            <w:left w:val="none" w:sz="0" w:space="0" w:color="auto"/>
            <w:bottom w:val="none" w:sz="0" w:space="0" w:color="auto"/>
            <w:right w:val="none" w:sz="0" w:space="0" w:color="auto"/>
          </w:divBdr>
        </w:div>
        <w:div w:id="1063721227">
          <w:marLeft w:val="480"/>
          <w:marRight w:val="0"/>
          <w:marTop w:val="0"/>
          <w:marBottom w:val="0"/>
          <w:divBdr>
            <w:top w:val="none" w:sz="0" w:space="0" w:color="auto"/>
            <w:left w:val="none" w:sz="0" w:space="0" w:color="auto"/>
            <w:bottom w:val="none" w:sz="0" w:space="0" w:color="auto"/>
            <w:right w:val="none" w:sz="0" w:space="0" w:color="auto"/>
          </w:divBdr>
        </w:div>
        <w:div w:id="1071387537">
          <w:marLeft w:val="480"/>
          <w:marRight w:val="0"/>
          <w:marTop w:val="0"/>
          <w:marBottom w:val="0"/>
          <w:divBdr>
            <w:top w:val="none" w:sz="0" w:space="0" w:color="auto"/>
            <w:left w:val="none" w:sz="0" w:space="0" w:color="auto"/>
            <w:bottom w:val="none" w:sz="0" w:space="0" w:color="auto"/>
            <w:right w:val="none" w:sz="0" w:space="0" w:color="auto"/>
          </w:divBdr>
        </w:div>
        <w:div w:id="1087726431">
          <w:marLeft w:val="480"/>
          <w:marRight w:val="0"/>
          <w:marTop w:val="0"/>
          <w:marBottom w:val="0"/>
          <w:divBdr>
            <w:top w:val="none" w:sz="0" w:space="0" w:color="auto"/>
            <w:left w:val="none" w:sz="0" w:space="0" w:color="auto"/>
            <w:bottom w:val="none" w:sz="0" w:space="0" w:color="auto"/>
            <w:right w:val="none" w:sz="0" w:space="0" w:color="auto"/>
          </w:divBdr>
        </w:div>
        <w:div w:id="1117945400">
          <w:marLeft w:val="480"/>
          <w:marRight w:val="0"/>
          <w:marTop w:val="0"/>
          <w:marBottom w:val="0"/>
          <w:divBdr>
            <w:top w:val="none" w:sz="0" w:space="0" w:color="auto"/>
            <w:left w:val="none" w:sz="0" w:space="0" w:color="auto"/>
            <w:bottom w:val="none" w:sz="0" w:space="0" w:color="auto"/>
            <w:right w:val="none" w:sz="0" w:space="0" w:color="auto"/>
          </w:divBdr>
        </w:div>
        <w:div w:id="1139222140">
          <w:marLeft w:val="480"/>
          <w:marRight w:val="0"/>
          <w:marTop w:val="0"/>
          <w:marBottom w:val="0"/>
          <w:divBdr>
            <w:top w:val="none" w:sz="0" w:space="0" w:color="auto"/>
            <w:left w:val="none" w:sz="0" w:space="0" w:color="auto"/>
            <w:bottom w:val="none" w:sz="0" w:space="0" w:color="auto"/>
            <w:right w:val="none" w:sz="0" w:space="0" w:color="auto"/>
          </w:divBdr>
        </w:div>
        <w:div w:id="1162500340">
          <w:marLeft w:val="480"/>
          <w:marRight w:val="0"/>
          <w:marTop w:val="0"/>
          <w:marBottom w:val="0"/>
          <w:divBdr>
            <w:top w:val="none" w:sz="0" w:space="0" w:color="auto"/>
            <w:left w:val="none" w:sz="0" w:space="0" w:color="auto"/>
            <w:bottom w:val="none" w:sz="0" w:space="0" w:color="auto"/>
            <w:right w:val="none" w:sz="0" w:space="0" w:color="auto"/>
          </w:divBdr>
        </w:div>
        <w:div w:id="1176338179">
          <w:marLeft w:val="480"/>
          <w:marRight w:val="0"/>
          <w:marTop w:val="0"/>
          <w:marBottom w:val="0"/>
          <w:divBdr>
            <w:top w:val="none" w:sz="0" w:space="0" w:color="auto"/>
            <w:left w:val="none" w:sz="0" w:space="0" w:color="auto"/>
            <w:bottom w:val="none" w:sz="0" w:space="0" w:color="auto"/>
            <w:right w:val="none" w:sz="0" w:space="0" w:color="auto"/>
          </w:divBdr>
        </w:div>
        <w:div w:id="1190684173">
          <w:marLeft w:val="480"/>
          <w:marRight w:val="0"/>
          <w:marTop w:val="0"/>
          <w:marBottom w:val="0"/>
          <w:divBdr>
            <w:top w:val="none" w:sz="0" w:space="0" w:color="auto"/>
            <w:left w:val="none" w:sz="0" w:space="0" w:color="auto"/>
            <w:bottom w:val="none" w:sz="0" w:space="0" w:color="auto"/>
            <w:right w:val="none" w:sz="0" w:space="0" w:color="auto"/>
          </w:divBdr>
        </w:div>
        <w:div w:id="1230582389">
          <w:marLeft w:val="480"/>
          <w:marRight w:val="0"/>
          <w:marTop w:val="0"/>
          <w:marBottom w:val="0"/>
          <w:divBdr>
            <w:top w:val="none" w:sz="0" w:space="0" w:color="auto"/>
            <w:left w:val="none" w:sz="0" w:space="0" w:color="auto"/>
            <w:bottom w:val="none" w:sz="0" w:space="0" w:color="auto"/>
            <w:right w:val="none" w:sz="0" w:space="0" w:color="auto"/>
          </w:divBdr>
        </w:div>
        <w:div w:id="1293709975">
          <w:marLeft w:val="480"/>
          <w:marRight w:val="0"/>
          <w:marTop w:val="0"/>
          <w:marBottom w:val="0"/>
          <w:divBdr>
            <w:top w:val="none" w:sz="0" w:space="0" w:color="auto"/>
            <w:left w:val="none" w:sz="0" w:space="0" w:color="auto"/>
            <w:bottom w:val="none" w:sz="0" w:space="0" w:color="auto"/>
            <w:right w:val="none" w:sz="0" w:space="0" w:color="auto"/>
          </w:divBdr>
        </w:div>
        <w:div w:id="1334144527">
          <w:marLeft w:val="480"/>
          <w:marRight w:val="0"/>
          <w:marTop w:val="0"/>
          <w:marBottom w:val="0"/>
          <w:divBdr>
            <w:top w:val="none" w:sz="0" w:space="0" w:color="auto"/>
            <w:left w:val="none" w:sz="0" w:space="0" w:color="auto"/>
            <w:bottom w:val="none" w:sz="0" w:space="0" w:color="auto"/>
            <w:right w:val="none" w:sz="0" w:space="0" w:color="auto"/>
          </w:divBdr>
        </w:div>
        <w:div w:id="1371615268">
          <w:marLeft w:val="480"/>
          <w:marRight w:val="0"/>
          <w:marTop w:val="0"/>
          <w:marBottom w:val="0"/>
          <w:divBdr>
            <w:top w:val="none" w:sz="0" w:space="0" w:color="auto"/>
            <w:left w:val="none" w:sz="0" w:space="0" w:color="auto"/>
            <w:bottom w:val="none" w:sz="0" w:space="0" w:color="auto"/>
            <w:right w:val="none" w:sz="0" w:space="0" w:color="auto"/>
          </w:divBdr>
        </w:div>
        <w:div w:id="1399474223">
          <w:marLeft w:val="480"/>
          <w:marRight w:val="0"/>
          <w:marTop w:val="0"/>
          <w:marBottom w:val="0"/>
          <w:divBdr>
            <w:top w:val="none" w:sz="0" w:space="0" w:color="auto"/>
            <w:left w:val="none" w:sz="0" w:space="0" w:color="auto"/>
            <w:bottom w:val="none" w:sz="0" w:space="0" w:color="auto"/>
            <w:right w:val="none" w:sz="0" w:space="0" w:color="auto"/>
          </w:divBdr>
        </w:div>
        <w:div w:id="1424960633">
          <w:marLeft w:val="480"/>
          <w:marRight w:val="0"/>
          <w:marTop w:val="0"/>
          <w:marBottom w:val="0"/>
          <w:divBdr>
            <w:top w:val="none" w:sz="0" w:space="0" w:color="auto"/>
            <w:left w:val="none" w:sz="0" w:space="0" w:color="auto"/>
            <w:bottom w:val="none" w:sz="0" w:space="0" w:color="auto"/>
            <w:right w:val="none" w:sz="0" w:space="0" w:color="auto"/>
          </w:divBdr>
        </w:div>
        <w:div w:id="1425765266">
          <w:marLeft w:val="480"/>
          <w:marRight w:val="0"/>
          <w:marTop w:val="0"/>
          <w:marBottom w:val="0"/>
          <w:divBdr>
            <w:top w:val="none" w:sz="0" w:space="0" w:color="auto"/>
            <w:left w:val="none" w:sz="0" w:space="0" w:color="auto"/>
            <w:bottom w:val="none" w:sz="0" w:space="0" w:color="auto"/>
            <w:right w:val="none" w:sz="0" w:space="0" w:color="auto"/>
          </w:divBdr>
        </w:div>
        <w:div w:id="1432815382">
          <w:marLeft w:val="480"/>
          <w:marRight w:val="0"/>
          <w:marTop w:val="0"/>
          <w:marBottom w:val="0"/>
          <w:divBdr>
            <w:top w:val="none" w:sz="0" w:space="0" w:color="auto"/>
            <w:left w:val="none" w:sz="0" w:space="0" w:color="auto"/>
            <w:bottom w:val="none" w:sz="0" w:space="0" w:color="auto"/>
            <w:right w:val="none" w:sz="0" w:space="0" w:color="auto"/>
          </w:divBdr>
        </w:div>
        <w:div w:id="1440178622">
          <w:marLeft w:val="480"/>
          <w:marRight w:val="0"/>
          <w:marTop w:val="0"/>
          <w:marBottom w:val="0"/>
          <w:divBdr>
            <w:top w:val="none" w:sz="0" w:space="0" w:color="auto"/>
            <w:left w:val="none" w:sz="0" w:space="0" w:color="auto"/>
            <w:bottom w:val="none" w:sz="0" w:space="0" w:color="auto"/>
            <w:right w:val="none" w:sz="0" w:space="0" w:color="auto"/>
          </w:divBdr>
        </w:div>
        <w:div w:id="1468624528">
          <w:marLeft w:val="480"/>
          <w:marRight w:val="0"/>
          <w:marTop w:val="0"/>
          <w:marBottom w:val="0"/>
          <w:divBdr>
            <w:top w:val="none" w:sz="0" w:space="0" w:color="auto"/>
            <w:left w:val="none" w:sz="0" w:space="0" w:color="auto"/>
            <w:bottom w:val="none" w:sz="0" w:space="0" w:color="auto"/>
            <w:right w:val="none" w:sz="0" w:space="0" w:color="auto"/>
          </w:divBdr>
        </w:div>
        <w:div w:id="1494760115">
          <w:marLeft w:val="480"/>
          <w:marRight w:val="0"/>
          <w:marTop w:val="0"/>
          <w:marBottom w:val="0"/>
          <w:divBdr>
            <w:top w:val="none" w:sz="0" w:space="0" w:color="auto"/>
            <w:left w:val="none" w:sz="0" w:space="0" w:color="auto"/>
            <w:bottom w:val="none" w:sz="0" w:space="0" w:color="auto"/>
            <w:right w:val="none" w:sz="0" w:space="0" w:color="auto"/>
          </w:divBdr>
        </w:div>
        <w:div w:id="1509904761">
          <w:marLeft w:val="480"/>
          <w:marRight w:val="0"/>
          <w:marTop w:val="0"/>
          <w:marBottom w:val="0"/>
          <w:divBdr>
            <w:top w:val="none" w:sz="0" w:space="0" w:color="auto"/>
            <w:left w:val="none" w:sz="0" w:space="0" w:color="auto"/>
            <w:bottom w:val="none" w:sz="0" w:space="0" w:color="auto"/>
            <w:right w:val="none" w:sz="0" w:space="0" w:color="auto"/>
          </w:divBdr>
        </w:div>
        <w:div w:id="1511868293">
          <w:marLeft w:val="480"/>
          <w:marRight w:val="0"/>
          <w:marTop w:val="0"/>
          <w:marBottom w:val="0"/>
          <w:divBdr>
            <w:top w:val="none" w:sz="0" w:space="0" w:color="auto"/>
            <w:left w:val="none" w:sz="0" w:space="0" w:color="auto"/>
            <w:bottom w:val="none" w:sz="0" w:space="0" w:color="auto"/>
            <w:right w:val="none" w:sz="0" w:space="0" w:color="auto"/>
          </w:divBdr>
        </w:div>
        <w:div w:id="1516769066">
          <w:marLeft w:val="480"/>
          <w:marRight w:val="0"/>
          <w:marTop w:val="0"/>
          <w:marBottom w:val="0"/>
          <w:divBdr>
            <w:top w:val="none" w:sz="0" w:space="0" w:color="auto"/>
            <w:left w:val="none" w:sz="0" w:space="0" w:color="auto"/>
            <w:bottom w:val="none" w:sz="0" w:space="0" w:color="auto"/>
            <w:right w:val="none" w:sz="0" w:space="0" w:color="auto"/>
          </w:divBdr>
        </w:div>
        <w:div w:id="1554082120">
          <w:marLeft w:val="480"/>
          <w:marRight w:val="0"/>
          <w:marTop w:val="0"/>
          <w:marBottom w:val="0"/>
          <w:divBdr>
            <w:top w:val="none" w:sz="0" w:space="0" w:color="auto"/>
            <w:left w:val="none" w:sz="0" w:space="0" w:color="auto"/>
            <w:bottom w:val="none" w:sz="0" w:space="0" w:color="auto"/>
            <w:right w:val="none" w:sz="0" w:space="0" w:color="auto"/>
          </w:divBdr>
        </w:div>
        <w:div w:id="1582910745">
          <w:marLeft w:val="480"/>
          <w:marRight w:val="0"/>
          <w:marTop w:val="0"/>
          <w:marBottom w:val="0"/>
          <w:divBdr>
            <w:top w:val="none" w:sz="0" w:space="0" w:color="auto"/>
            <w:left w:val="none" w:sz="0" w:space="0" w:color="auto"/>
            <w:bottom w:val="none" w:sz="0" w:space="0" w:color="auto"/>
            <w:right w:val="none" w:sz="0" w:space="0" w:color="auto"/>
          </w:divBdr>
        </w:div>
        <w:div w:id="1671907898">
          <w:marLeft w:val="480"/>
          <w:marRight w:val="0"/>
          <w:marTop w:val="0"/>
          <w:marBottom w:val="0"/>
          <w:divBdr>
            <w:top w:val="none" w:sz="0" w:space="0" w:color="auto"/>
            <w:left w:val="none" w:sz="0" w:space="0" w:color="auto"/>
            <w:bottom w:val="none" w:sz="0" w:space="0" w:color="auto"/>
            <w:right w:val="none" w:sz="0" w:space="0" w:color="auto"/>
          </w:divBdr>
        </w:div>
        <w:div w:id="1734573392">
          <w:marLeft w:val="480"/>
          <w:marRight w:val="0"/>
          <w:marTop w:val="0"/>
          <w:marBottom w:val="0"/>
          <w:divBdr>
            <w:top w:val="none" w:sz="0" w:space="0" w:color="auto"/>
            <w:left w:val="none" w:sz="0" w:space="0" w:color="auto"/>
            <w:bottom w:val="none" w:sz="0" w:space="0" w:color="auto"/>
            <w:right w:val="none" w:sz="0" w:space="0" w:color="auto"/>
          </w:divBdr>
        </w:div>
        <w:div w:id="1743333330">
          <w:marLeft w:val="480"/>
          <w:marRight w:val="0"/>
          <w:marTop w:val="0"/>
          <w:marBottom w:val="0"/>
          <w:divBdr>
            <w:top w:val="none" w:sz="0" w:space="0" w:color="auto"/>
            <w:left w:val="none" w:sz="0" w:space="0" w:color="auto"/>
            <w:bottom w:val="none" w:sz="0" w:space="0" w:color="auto"/>
            <w:right w:val="none" w:sz="0" w:space="0" w:color="auto"/>
          </w:divBdr>
        </w:div>
        <w:div w:id="1750537991">
          <w:marLeft w:val="480"/>
          <w:marRight w:val="0"/>
          <w:marTop w:val="0"/>
          <w:marBottom w:val="0"/>
          <w:divBdr>
            <w:top w:val="none" w:sz="0" w:space="0" w:color="auto"/>
            <w:left w:val="none" w:sz="0" w:space="0" w:color="auto"/>
            <w:bottom w:val="none" w:sz="0" w:space="0" w:color="auto"/>
            <w:right w:val="none" w:sz="0" w:space="0" w:color="auto"/>
          </w:divBdr>
        </w:div>
        <w:div w:id="1782870687">
          <w:marLeft w:val="480"/>
          <w:marRight w:val="0"/>
          <w:marTop w:val="0"/>
          <w:marBottom w:val="0"/>
          <w:divBdr>
            <w:top w:val="none" w:sz="0" w:space="0" w:color="auto"/>
            <w:left w:val="none" w:sz="0" w:space="0" w:color="auto"/>
            <w:bottom w:val="none" w:sz="0" w:space="0" w:color="auto"/>
            <w:right w:val="none" w:sz="0" w:space="0" w:color="auto"/>
          </w:divBdr>
        </w:div>
        <w:div w:id="1901403600">
          <w:marLeft w:val="480"/>
          <w:marRight w:val="0"/>
          <w:marTop w:val="0"/>
          <w:marBottom w:val="0"/>
          <w:divBdr>
            <w:top w:val="none" w:sz="0" w:space="0" w:color="auto"/>
            <w:left w:val="none" w:sz="0" w:space="0" w:color="auto"/>
            <w:bottom w:val="none" w:sz="0" w:space="0" w:color="auto"/>
            <w:right w:val="none" w:sz="0" w:space="0" w:color="auto"/>
          </w:divBdr>
        </w:div>
        <w:div w:id="1931621462">
          <w:marLeft w:val="480"/>
          <w:marRight w:val="0"/>
          <w:marTop w:val="0"/>
          <w:marBottom w:val="0"/>
          <w:divBdr>
            <w:top w:val="none" w:sz="0" w:space="0" w:color="auto"/>
            <w:left w:val="none" w:sz="0" w:space="0" w:color="auto"/>
            <w:bottom w:val="none" w:sz="0" w:space="0" w:color="auto"/>
            <w:right w:val="none" w:sz="0" w:space="0" w:color="auto"/>
          </w:divBdr>
        </w:div>
        <w:div w:id="1941184341">
          <w:marLeft w:val="480"/>
          <w:marRight w:val="0"/>
          <w:marTop w:val="0"/>
          <w:marBottom w:val="0"/>
          <w:divBdr>
            <w:top w:val="none" w:sz="0" w:space="0" w:color="auto"/>
            <w:left w:val="none" w:sz="0" w:space="0" w:color="auto"/>
            <w:bottom w:val="none" w:sz="0" w:space="0" w:color="auto"/>
            <w:right w:val="none" w:sz="0" w:space="0" w:color="auto"/>
          </w:divBdr>
        </w:div>
        <w:div w:id="1942372617">
          <w:marLeft w:val="480"/>
          <w:marRight w:val="0"/>
          <w:marTop w:val="0"/>
          <w:marBottom w:val="0"/>
          <w:divBdr>
            <w:top w:val="none" w:sz="0" w:space="0" w:color="auto"/>
            <w:left w:val="none" w:sz="0" w:space="0" w:color="auto"/>
            <w:bottom w:val="none" w:sz="0" w:space="0" w:color="auto"/>
            <w:right w:val="none" w:sz="0" w:space="0" w:color="auto"/>
          </w:divBdr>
        </w:div>
        <w:div w:id="2095471324">
          <w:marLeft w:val="480"/>
          <w:marRight w:val="0"/>
          <w:marTop w:val="0"/>
          <w:marBottom w:val="0"/>
          <w:divBdr>
            <w:top w:val="none" w:sz="0" w:space="0" w:color="auto"/>
            <w:left w:val="none" w:sz="0" w:space="0" w:color="auto"/>
            <w:bottom w:val="none" w:sz="0" w:space="0" w:color="auto"/>
            <w:right w:val="none" w:sz="0" w:space="0" w:color="auto"/>
          </w:divBdr>
        </w:div>
        <w:div w:id="2098019546">
          <w:marLeft w:val="480"/>
          <w:marRight w:val="0"/>
          <w:marTop w:val="0"/>
          <w:marBottom w:val="0"/>
          <w:divBdr>
            <w:top w:val="none" w:sz="0" w:space="0" w:color="auto"/>
            <w:left w:val="none" w:sz="0" w:space="0" w:color="auto"/>
            <w:bottom w:val="none" w:sz="0" w:space="0" w:color="auto"/>
            <w:right w:val="none" w:sz="0" w:space="0" w:color="auto"/>
          </w:divBdr>
        </w:div>
        <w:div w:id="2119792324">
          <w:marLeft w:val="480"/>
          <w:marRight w:val="0"/>
          <w:marTop w:val="0"/>
          <w:marBottom w:val="0"/>
          <w:divBdr>
            <w:top w:val="none" w:sz="0" w:space="0" w:color="auto"/>
            <w:left w:val="none" w:sz="0" w:space="0" w:color="auto"/>
            <w:bottom w:val="none" w:sz="0" w:space="0" w:color="auto"/>
            <w:right w:val="none" w:sz="0" w:space="0" w:color="auto"/>
          </w:divBdr>
        </w:div>
      </w:divsChild>
    </w:div>
    <w:div w:id="2122067856">
      <w:bodyDiv w:val="1"/>
      <w:marLeft w:val="0"/>
      <w:marRight w:val="0"/>
      <w:marTop w:val="0"/>
      <w:marBottom w:val="0"/>
      <w:divBdr>
        <w:top w:val="none" w:sz="0" w:space="0" w:color="auto"/>
        <w:left w:val="none" w:sz="0" w:space="0" w:color="auto"/>
        <w:bottom w:val="none" w:sz="0" w:space="0" w:color="auto"/>
        <w:right w:val="none" w:sz="0" w:space="0" w:color="auto"/>
      </w:divBdr>
      <w:divsChild>
        <w:div w:id="21900970">
          <w:marLeft w:val="480"/>
          <w:marRight w:val="0"/>
          <w:marTop w:val="0"/>
          <w:marBottom w:val="0"/>
          <w:divBdr>
            <w:top w:val="none" w:sz="0" w:space="0" w:color="auto"/>
            <w:left w:val="none" w:sz="0" w:space="0" w:color="auto"/>
            <w:bottom w:val="none" w:sz="0" w:space="0" w:color="auto"/>
            <w:right w:val="none" w:sz="0" w:space="0" w:color="auto"/>
          </w:divBdr>
        </w:div>
        <w:div w:id="50229962">
          <w:marLeft w:val="480"/>
          <w:marRight w:val="0"/>
          <w:marTop w:val="0"/>
          <w:marBottom w:val="0"/>
          <w:divBdr>
            <w:top w:val="none" w:sz="0" w:space="0" w:color="auto"/>
            <w:left w:val="none" w:sz="0" w:space="0" w:color="auto"/>
            <w:bottom w:val="none" w:sz="0" w:space="0" w:color="auto"/>
            <w:right w:val="none" w:sz="0" w:space="0" w:color="auto"/>
          </w:divBdr>
        </w:div>
        <w:div w:id="72507182">
          <w:marLeft w:val="480"/>
          <w:marRight w:val="0"/>
          <w:marTop w:val="0"/>
          <w:marBottom w:val="0"/>
          <w:divBdr>
            <w:top w:val="none" w:sz="0" w:space="0" w:color="auto"/>
            <w:left w:val="none" w:sz="0" w:space="0" w:color="auto"/>
            <w:bottom w:val="none" w:sz="0" w:space="0" w:color="auto"/>
            <w:right w:val="none" w:sz="0" w:space="0" w:color="auto"/>
          </w:divBdr>
        </w:div>
        <w:div w:id="116803663">
          <w:marLeft w:val="480"/>
          <w:marRight w:val="0"/>
          <w:marTop w:val="0"/>
          <w:marBottom w:val="0"/>
          <w:divBdr>
            <w:top w:val="none" w:sz="0" w:space="0" w:color="auto"/>
            <w:left w:val="none" w:sz="0" w:space="0" w:color="auto"/>
            <w:bottom w:val="none" w:sz="0" w:space="0" w:color="auto"/>
            <w:right w:val="none" w:sz="0" w:space="0" w:color="auto"/>
          </w:divBdr>
        </w:div>
        <w:div w:id="290870378">
          <w:marLeft w:val="480"/>
          <w:marRight w:val="0"/>
          <w:marTop w:val="0"/>
          <w:marBottom w:val="0"/>
          <w:divBdr>
            <w:top w:val="none" w:sz="0" w:space="0" w:color="auto"/>
            <w:left w:val="none" w:sz="0" w:space="0" w:color="auto"/>
            <w:bottom w:val="none" w:sz="0" w:space="0" w:color="auto"/>
            <w:right w:val="none" w:sz="0" w:space="0" w:color="auto"/>
          </w:divBdr>
        </w:div>
        <w:div w:id="336813044">
          <w:marLeft w:val="480"/>
          <w:marRight w:val="0"/>
          <w:marTop w:val="0"/>
          <w:marBottom w:val="0"/>
          <w:divBdr>
            <w:top w:val="none" w:sz="0" w:space="0" w:color="auto"/>
            <w:left w:val="none" w:sz="0" w:space="0" w:color="auto"/>
            <w:bottom w:val="none" w:sz="0" w:space="0" w:color="auto"/>
            <w:right w:val="none" w:sz="0" w:space="0" w:color="auto"/>
          </w:divBdr>
        </w:div>
        <w:div w:id="353119899">
          <w:marLeft w:val="480"/>
          <w:marRight w:val="0"/>
          <w:marTop w:val="0"/>
          <w:marBottom w:val="0"/>
          <w:divBdr>
            <w:top w:val="none" w:sz="0" w:space="0" w:color="auto"/>
            <w:left w:val="none" w:sz="0" w:space="0" w:color="auto"/>
            <w:bottom w:val="none" w:sz="0" w:space="0" w:color="auto"/>
            <w:right w:val="none" w:sz="0" w:space="0" w:color="auto"/>
          </w:divBdr>
        </w:div>
        <w:div w:id="354581429">
          <w:marLeft w:val="480"/>
          <w:marRight w:val="0"/>
          <w:marTop w:val="0"/>
          <w:marBottom w:val="0"/>
          <w:divBdr>
            <w:top w:val="none" w:sz="0" w:space="0" w:color="auto"/>
            <w:left w:val="none" w:sz="0" w:space="0" w:color="auto"/>
            <w:bottom w:val="none" w:sz="0" w:space="0" w:color="auto"/>
            <w:right w:val="none" w:sz="0" w:space="0" w:color="auto"/>
          </w:divBdr>
        </w:div>
        <w:div w:id="363405363">
          <w:marLeft w:val="480"/>
          <w:marRight w:val="0"/>
          <w:marTop w:val="0"/>
          <w:marBottom w:val="0"/>
          <w:divBdr>
            <w:top w:val="none" w:sz="0" w:space="0" w:color="auto"/>
            <w:left w:val="none" w:sz="0" w:space="0" w:color="auto"/>
            <w:bottom w:val="none" w:sz="0" w:space="0" w:color="auto"/>
            <w:right w:val="none" w:sz="0" w:space="0" w:color="auto"/>
          </w:divBdr>
        </w:div>
        <w:div w:id="365639235">
          <w:marLeft w:val="480"/>
          <w:marRight w:val="0"/>
          <w:marTop w:val="0"/>
          <w:marBottom w:val="0"/>
          <w:divBdr>
            <w:top w:val="none" w:sz="0" w:space="0" w:color="auto"/>
            <w:left w:val="none" w:sz="0" w:space="0" w:color="auto"/>
            <w:bottom w:val="none" w:sz="0" w:space="0" w:color="auto"/>
            <w:right w:val="none" w:sz="0" w:space="0" w:color="auto"/>
          </w:divBdr>
        </w:div>
        <w:div w:id="379977924">
          <w:marLeft w:val="480"/>
          <w:marRight w:val="0"/>
          <w:marTop w:val="0"/>
          <w:marBottom w:val="0"/>
          <w:divBdr>
            <w:top w:val="none" w:sz="0" w:space="0" w:color="auto"/>
            <w:left w:val="none" w:sz="0" w:space="0" w:color="auto"/>
            <w:bottom w:val="none" w:sz="0" w:space="0" w:color="auto"/>
            <w:right w:val="none" w:sz="0" w:space="0" w:color="auto"/>
          </w:divBdr>
        </w:div>
        <w:div w:id="407074272">
          <w:marLeft w:val="480"/>
          <w:marRight w:val="0"/>
          <w:marTop w:val="0"/>
          <w:marBottom w:val="0"/>
          <w:divBdr>
            <w:top w:val="none" w:sz="0" w:space="0" w:color="auto"/>
            <w:left w:val="none" w:sz="0" w:space="0" w:color="auto"/>
            <w:bottom w:val="none" w:sz="0" w:space="0" w:color="auto"/>
            <w:right w:val="none" w:sz="0" w:space="0" w:color="auto"/>
          </w:divBdr>
        </w:div>
        <w:div w:id="410929381">
          <w:marLeft w:val="480"/>
          <w:marRight w:val="0"/>
          <w:marTop w:val="0"/>
          <w:marBottom w:val="0"/>
          <w:divBdr>
            <w:top w:val="none" w:sz="0" w:space="0" w:color="auto"/>
            <w:left w:val="none" w:sz="0" w:space="0" w:color="auto"/>
            <w:bottom w:val="none" w:sz="0" w:space="0" w:color="auto"/>
            <w:right w:val="none" w:sz="0" w:space="0" w:color="auto"/>
          </w:divBdr>
        </w:div>
        <w:div w:id="433206743">
          <w:marLeft w:val="480"/>
          <w:marRight w:val="0"/>
          <w:marTop w:val="0"/>
          <w:marBottom w:val="0"/>
          <w:divBdr>
            <w:top w:val="none" w:sz="0" w:space="0" w:color="auto"/>
            <w:left w:val="none" w:sz="0" w:space="0" w:color="auto"/>
            <w:bottom w:val="none" w:sz="0" w:space="0" w:color="auto"/>
            <w:right w:val="none" w:sz="0" w:space="0" w:color="auto"/>
          </w:divBdr>
        </w:div>
        <w:div w:id="436407291">
          <w:marLeft w:val="480"/>
          <w:marRight w:val="0"/>
          <w:marTop w:val="0"/>
          <w:marBottom w:val="0"/>
          <w:divBdr>
            <w:top w:val="none" w:sz="0" w:space="0" w:color="auto"/>
            <w:left w:val="none" w:sz="0" w:space="0" w:color="auto"/>
            <w:bottom w:val="none" w:sz="0" w:space="0" w:color="auto"/>
            <w:right w:val="none" w:sz="0" w:space="0" w:color="auto"/>
          </w:divBdr>
        </w:div>
        <w:div w:id="443690943">
          <w:marLeft w:val="480"/>
          <w:marRight w:val="0"/>
          <w:marTop w:val="0"/>
          <w:marBottom w:val="0"/>
          <w:divBdr>
            <w:top w:val="none" w:sz="0" w:space="0" w:color="auto"/>
            <w:left w:val="none" w:sz="0" w:space="0" w:color="auto"/>
            <w:bottom w:val="none" w:sz="0" w:space="0" w:color="auto"/>
            <w:right w:val="none" w:sz="0" w:space="0" w:color="auto"/>
          </w:divBdr>
        </w:div>
        <w:div w:id="491415161">
          <w:marLeft w:val="480"/>
          <w:marRight w:val="0"/>
          <w:marTop w:val="0"/>
          <w:marBottom w:val="0"/>
          <w:divBdr>
            <w:top w:val="none" w:sz="0" w:space="0" w:color="auto"/>
            <w:left w:val="none" w:sz="0" w:space="0" w:color="auto"/>
            <w:bottom w:val="none" w:sz="0" w:space="0" w:color="auto"/>
            <w:right w:val="none" w:sz="0" w:space="0" w:color="auto"/>
          </w:divBdr>
        </w:div>
        <w:div w:id="491599704">
          <w:marLeft w:val="480"/>
          <w:marRight w:val="0"/>
          <w:marTop w:val="0"/>
          <w:marBottom w:val="0"/>
          <w:divBdr>
            <w:top w:val="none" w:sz="0" w:space="0" w:color="auto"/>
            <w:left w:val="none" w:sz="0" w:space="0" w:color="auto"/>
            <w:bottom w:val="none" w:sz="0" w:space="0" w:color="auto"/>
            <w:right w:val="none" w:sz="0" w:space="0" w:color="auto"/>
          </w:divBdr>
        </w:div>
        <w:div w:id="498426838">
          <w:marLeft w:val="480"/>
          <w:marRight w:val="0"/>
          <w:marTop w:val="0"/>
          <w:marBottom w:val="0"/>
          <w:divBdr>
            <w:top w:val="none" w:sz="0" w:space="0" w:color="auto"/>
            <w:left w:val="none" w:sz="0" w:space="0" w:color="auto"/>
            <w:bottom w:val="none" w:sz="0" w:space="0" w:color="auto"/>
            <w:right w:val="none" w:sz="0" w:space="0" w:color="auto"/>
          </w:divBdr>
        </w:div>
        <w:div w:id="548033979">
          <w:marLeft w:val="480"/>
          <w:marRight w:val="0"/>
          <w:marTop w:val="0"/>
          <w:marBottom w:val="0"/>
          <w:divBdr>
            <w:top w:val="none" w:sz="0" w:space="0" w:color="auto"/>
            <w:left w:val="none" w:sz="0" w:space="0" w:color="auto"/>
            <w:bottom w:val="none" w:sz="0" w:space="0" w:color="auto"/>
            <w:right w:val="none" w:sz="0" w:space="0" w:color="auto"/>
          </w:divBdr>
        </w:div>
        <w:div w:id="559751487">
          <w:marLeft w:val="480"/>
          <w:marRight w:val="0"/>
          <w:marTop w:val="0"/>
          <w:marBottom w:val="0"/>
          <w:divBdr>
            <w:top w:val="none" w:sz="0" w:space="0" w:color="auto"/>
            <w:left w:val="none" w:sz="0" w:space="0" w:color="auto"/>
            <w:bottom w:val="none" w:sz="0" w:space="0" w:color="auto"/>
            <w:right w:val="none" w:sz="0" w:space="0" w:color="auto"/>
          </w:divBdr>
        </w:div>
        <w:div w:id="628707224">
          <w:marLeft w:val="480"/>
          <w:marRight w:val="0"/>
          <w:marTop w:val="0"/>
          <w:marBottom w:val="0"/>
          <w:divBdr>
            <w:top w:val="none" w:sz="0" w:space="0" w:color="auto"/>
            <w:left w:val="none" w:sz="0" w:space="0" w:color="auto"/>
            <w:bottom w:val="none" w:sz="0" w:space="0" w:color="auto"/>
            <w:right w:val="none" w:sz="0" w:space="0" w:color="auto"/>
          </w:divBdr>
        </w:div>
        <w:div w:id="649939810">
          <w:marLeft w:val="480"/>
          <w:marRight w:val="0"/>
          <w:marTop w:val="0"/>
          <w:marBottom w:val="0"/>
          <w:divBdr>
            <w:top w:val="none" w:sz="0" w:space="0" w:color="auto"/>
            <w:left w:val="none" w:sz="0" w:space="0" w:color="auto"/>
            <w:bottom w:val="none" w:sz="0" w:space="0" w:color="auto"/>
            <w:right w:val="none" w:sz="0" w:space="0" w:color="auto"/>
          </w:divBdr>
        </w:div>
        <w:div w:id="659307797">
          <w:marLeft w:val="480"/>
          <w:marRight w:val="0"/>
          <w:marTop w:val="0"/>
          <w:marBottom w:val="0"/>
          <w:divBdr>
            <w:top w:val="none" w:sz="0" w:space="0" w:color="auto"/>
            <w:left w:val="none" w:sz="0" w:space="0" w:color="auto"/>
            <w:bottom w:val="none" w:sz="0" w:space="0" w:color="auto"/>
            <w:right w:val="none" w:sz="0" w:space="0" w:color="auto"/>
          </w:divBdr>
        </w:div>
        <w:div w:id="667057334">
          <w:marLeft w:val="480"/>
          <w:marRight w:val="0"/>
          <w:marTop w:val="0"/>
          <w:marBottom w:val="0"/>
          <w:divBdr>
            <w:top w:val="none" w:sz="0" w:space="0" w:color="auto"/>
            <w:left w:val="none" w:sz="0" w:space="0" w:color="auto"/>
            <w:bottom w:val="none" w:sz="0" w:space="0" w:color="auto"/>
            <w:right w:val="none" w:sz="0" w:space="0" w:color="auto"/>
          </w:divBdr>
        </w:div>
        <w:div w:id="736513974">
          <w:marLeft w:val="480"/>
          <w:marRight w:val="0"/>
          <w:marTop w:val="0"/>
          <w:marBottom w:val="0"/>
          <w:divBdr>
            <w:top w:val="none" w:sz="0" w:space="0" w:color="auto"/>
            <w:left w:val="none" w:sz="0" w:space="0" w:color="auto"/>
            <w:bottom w:val="none" w:sz="0" w:space="0" w:color="auto"/>
            <w:right w:val="none" w:sz="0" w:space="0" w:color="auto"/>
          </w:divBdr>
        </w:div>
        <w:div w:id="835221515">
          <w:marLeft w:val="480"/>
          <w:marRight w:val="0"/>
          <w:marTop w:val="0"/>
          <w:marBottom w:val="0"/>
          <w:divBdr>
            <w:top w:val="none" w:sz="0" w:space="0" w:color="auto"/>
            <w:left w:val="none" w:sz="0" w:space="0" w:color="auto"/>
            <w:bottom w:val="none" w:sz="0" w:space="0" w:color="auto"/>
            <w:right w:val="none" w:sz="0" w:space="0" w:color="auto"/>
          </w:divBdr>
        </w:div>
        <w:div w:id="837698015">
          <w:marLeft w:val="480"/>
          <w:marRight w:val="0"/>
          <w:marTop w:val="0"/>
          <w:marBottom w:val="0"/>
          <w:divBdr>
            <w:top w:val="none" w:sz="0" w:space="0" w:color="auto"/>
            <w:left w:val="none" w:sz="0" w:space="0" w:color="auto"/>
            <w:bottom w:val="none" w:sz="0" w:space="0" w:color="auto"/>
            <w:right w:val="none" w:sz="0" w:space="0" w:color="auto"/>
          </w:divBdr>
        </w:div>
        <w:div w:id="894240081">
          <w:marLeft w:val="480"/>
          <w:marRight w:val="0"/>
          <w:marTop w:val="0"/>
          <w:marBottom w:val="0"/>
          <w:divBdr>
            <w:top w:val="none" w:sz="0" w:space="0" w:color="auto"/>
            <w:left w:val="none" w:sz="0" w:space="0" w:color="auto"/>
            <w:bottom w:val="none" w:sz="0" w:space="0" w:color="auto"/>
            <w:right w:val="none" w:sz="0" w:space="0" w:color="auto"/>
          </w:divBdr>
        </w:div>
        <w:div w:id="895631328">
          <w:marLeft w:val="480"/>
          <w:marRight w:val="0"/>
          <w:marTop w:val="0"/>
          <w:marBottom w:val="0"/>
          <w:divBdr>
            <w:top w:val="none" w:sz="0" w:space="0" w:color="auto"/>
            <w:left w:val="none" w:sz="0" w:space="0" w:color="auto"/>
            <w:bottom w:val="none" w:sz="0" w:space="0" w:color="auto"/>
            <w:right w:val="none" w:sz="0" w:space="0" w:color="auto"/>
          </w:divBdr>
        </w:div>
        <w:div w:id="997080424">
          <w:marLeft w:val="480"/>
          <w:marRight w:val="0"/>
          <w:marTop w:val="0"/>
          <w:marBottom w:val="0"/>
          <w:divBdr>
            <w:top w:val="none" w:sz="0" w:space="0" w:color="auto"/>
            <w:left w:val="none" w:sz="0" w:space="0" w:color="auto"/>
            <w:bottom w:val="none" w:sz="0" w:space="0" w:color="auto"/>
            <w:right w:val="none" w:sz="0" w:space="0" w:color="auto"/>
          </w:divBdr>
        </w:div>
        <w:div w:id="1024743145">
          <w:marLeft w:val="480"/>
          <w:marRight w:val="0"/>
          <w:marTop w:val="0"/>
          <w:marBottom w:val="0"/>
          <w:divBdr>
            <w:top w:val="none" w:sz="0" w:space="0" w:color="auto"/>
            <w:left w:val="none" w:sz="0" w:space="0" w:color="auto"/>
            <w:bottom w:val="none" w:sz="0" w:space="0" w:color="auto"/>
            <w:right w:val="none" w:sz="0" w:space="0" w:color="auto"/>
          </w:divBdr>
        </w:div>
        <w:div w:id="1035230099">
          <w:marLeft w:val="480"/>
          <w:marRight w:val="0"/>
          <w:marTop w:val="0"/>
          <w:marBottom w:val="0"/>
          <w:divBdr>
            <w:top w:val="none" w:sz="0" w:space="0" w:color="auto"/>
            <w:left w:val="none" w:sz="0" w:space="0" w:color="auto"/>
            <w:bottom w:val="none" w:sz="0" w:space="0" w:color="auto"/>
            <w:right w:val="none" w:sz="0" w:space="0" w:color="auto"/>
          </w:divBdr>
        </w:div>
        <w:div w:id="1051728860">
          <w:marLeft w:val="480"/>
          <w:marRight w:val="0"/>
          <w:marTop w:val="0"/>
          <w:marBottom w:val="0"/>
          <w:divBdr>
            <w:top w:val="none" w:sz="0" w:space="0" w:color="auto"/>
            <w:left w:val="none" w:sz="0" w:space="0" w:color="auto"/>
            <w:bottom w:val="none" w:sz="0" w:space="0" w:color="auto"/>
            <w:right w:val="none" w:sz="0" w:space="0" w:color="auto"/>
          </w:divBdr>
        </w:div>
        <w:div w:id="1064529399">
          <w:marLeft w:val="480"/>
          <w:marRight w:val="0"/>
          <w:marTop w:val="0"/>
          <w:marBottom w:val="0"/>
          <w:divBdr>
            <w:top w:val="none" w:sz="0" w:space="0" w:color="auto"/>
            <w:left w:val="none" w:sz="0" w:space="0" w:color="auto"/>
            <w:bottom w:val="none" w:sz="0" w:space="0" w:color="auto"/>
            <w:right w:val="none" w:sz="0" w:space="0" w:color="auto"/>
          </w:divBdr>
        </w:div>
        <w:div w:id="1083988239">
          <w:marLeft w:val="480"/>
          <w:marRight w:val="0"/>
          <w:marTop w:val="0"/>
          <w:marBottom w:val="0"/>
          <w:divBdr>
            <w:top w:val="none" w:sz="0" w:space="0" w:color="auto"/>
            <w:left w:val="none" w:sz="0" w:space="0" w:color="auto"/>
            <w:bottom w:val="none" w:sz="0" w:space="0" w:color="auto"/>
            <w:right w:val="none" w:sz="0" w:space="0" w:color="auto"/>
          </w:divBdr>
        </w:div>
        <w:div w:id="1106386883">
          <w:marLeft w:val="480"/>
          <w:marRight w:val="0"/>
          <w:marTop w:val="0"/>
          <w:marBottom w:val="0"/>
          <w:divBdr>
            <w:top w:val="none" w:sz="0" w:space="0" w:color="auto"/>
            <w:left w:val="none" w:sz="0" w:space="0" w:color="auto"/>
            <w:bottom w:val="none" w:sz="0" w:space="0" w:color="auto"/>
            <w:right w:val="none" w:sz="0" w:space="0" w:color="auto"/>
          </w:divBdr>
        </w:div>
        <w:div w:id="1113481715">
          <w:marLeft w:val="480"/>
          <w:marRight w:val="0"/>
          <w:marTop w:val="0"/>
          <w:marBottom w:val="0"/>
          <w:divBdr>
            <w:top w:val="none" w:sz="0" w:space="0" w:color="auto"/>
            <w:left w:val="none" w:sz="0" w:space="0" w:color="auto"/>
            <w:bottom w:val="none" w:sz="0" w:space="0" w:color="auto"/>
            <w:right w:val="none" w:sz="0" w:space="0" w:color="auto"/>
          </w:divBdr>
        </w:div>
        <w:div w:id="1123429557">
          <w:marLeft w:val="480"/>
          <w:marRight w:val="0"/>
          <w:marTop w:val="0"/>
          <w:marBottom w:val="0"/>
          <w:divBdr>
            <w:top w:val="none" w:sz="0" w:space="0" w:color="auto"/>
            <w:left w:val="none" w:sz="0" w:space="0" w:color="auto"/>
            <w:bottom w:val="none" w:sz="0" w:space="0" w:color="auto"/>
            <w:right w:val="none" w:sz="0" w:space="0" w:color="auto"/>
          </w:divBdr>
        </w:div>
        <w:div w:id="1129058115">
          <w:marLeft w:val="480"/>
          <w:marRight w:val="0"/>
          <w:marTop w:val="0"/>
          <w:marBottom w:val="0"/>
          <w:divBdr>
            <w:top w:val="none" w:sz="0" w:space="0" w:color="auto"/>
            <w:left w:val="none" w:sz="0" w:space="0" w:color="auto"/>
            <w:bottom w:val="none" w:sz="0" w:space="0" w:color="auto"/>
            <w:right w:val="none" w:sz="0" w:space="0" w:color="auto"/>
          </w:divBdr>
        </w:div>
        <w:div w:id="1132408990">
          <w:marLeft w:val="480"/>
          <w:marRight w:val="0"/>
          <w:marTop w:val="0"/>
          <w:marBottom w:val="0"/>
          <w:divBdr>
            <w:top w:val="none" w:sz="0" w:space="0" w:color="auto"/>
            <w:left w:val="none" w:sz="0" w:space="0" w:color="auto"/>
            <w:bottom w:val="none" w:sz="0" w:space="0" w:color="auto"/>
            <w:right w:val="none" w:sz="0" w:space="0" w:color="auto"/>
          </w:divBdr>
        </w:div>
        <w:div w:id="1168909811">
          <w:marLeft w:val="480"/>
          <w:marRight w:val="0"/>
          <w:marTop w:val="0"/>
          <w:marBottom w:val="0"/>
          <w:divBdr>
            <w:top w:val="none" w:sz="0" w:space="0" w:color="auto"/>
            <w:left w:val="none" w:sz="0" w:space="0" w:color="auto"/>
            <w:bottom w:val="none" w:sz="0" w:space="0" w:color="auto"/>
            <w:right w:val="none" w:sz="0" w:space="0" w:color="auto"/>
          </w:divBdr>
        </w:div>
        <w:div w:id="1183396362">
          <w:marLeft w:val="480"/>
          <w:marRight w:val="0"/>
          <w:marTop w:val="0"/>
          <w:marBottom w:val="0"/>
          <w:divBdr>
            <w:top w:val="none" w:sz="0" w:space="0" w:color="auto"/>
            <w:left w:val="none" w:sz="0" w:space="0" w:color="auto"/>
            <w:bottom w:val="none" w:sz="0" w:space="0" w:color="auto"/>
            <w:right w:val="none" w:sz="0" w:space="0" w:color="auto"/>
          </w:divBdr>
        </w:div>
        <w:div w:id="1196693148">
          <w:marLeft w:val="480"/>
          <w:marRight w:val="0"/>
          <w:marTop w:val="0"/>
          <w:marBottom w:val="0"/>
          <w:divBdr>
            <w:top w:val="none" w:sz="0" w:space="0" w:color="auto"/>
            <w:left w:val="none" w:sz="0" w:space="0" w:color="auto"/>
            <w:bottom w:val="none" w:sz="0" w:space="0" w:color="auto"/>
            <w:right w:val="none" w:sz="0" w:space="0" w:color="auto"/>
          </w:divBdr>
        </w:div>
        <w:div w:id="1209798230">
          <w:marLeft w:val="480"/>
          <w:marRight w:val="0"/>
          <w:marTop w:val="0"/>
          <w:marBottom w:val="0"/>
          <w:divBdr>
            <w:top w:val="none" w:sz="0" w:space="0" w:color="auto"/>
            <w:left w:val="none" w:sz="0" w:space="0" w:color="auto"/>
            <w:bottom w:val="none" w:sz="0" w:space="0" w:color="auto"/>
            <w:right w:val="none" w:sz="0" w:space="0" w:color="auto"/>
          </w:divBdr>
        </w:div>
        <w:div w:id="1243291898">
          <w:marLeft w:val="480"/>
          <w:marRight w:val="0"/>
          <w:marTop w:val="0"/>
          <w:marBottom w:val="0"/>
          <w:divBdr>
            <w:top w:val="none" w:sz="0" w:space="0" w:color="auto"/>
            <w:left w:val="none" w:sz="0" w:space="0" w:color="auto"/>
            <w:bottom w:val="none" w:sz="0" w:space="0" w:color="auto"/>
            <w:right w:val="none" w:sz="0" w:space="0" w:color="auto"/>
          </w:divBdr>
        </w:div>
        <w:div w:id="1256597710">
          <w:marLeft w:val="480"/>
          <w:marRight w:val="0"/>
          <w:marTop w:val="0"/>
          <w:marBottom w:val="0"/>
          <w:divBdr>
            <w:top w:val="none" w:sz="0" w:space="0" w:color="auto"/>
            <w:left w:val="none" w:sz="0" w:space="0" w:color="auto"/>
            <w:bottom w:val="none" w:sz="0" w:space="0" w:color="auto"/>
            <w:right w:val="none" w:sz="0" w:space="0" w:color="auto"/>
          </w:divBdr>
        </w:div>
        <w:div w:id="1291937853">
          <w:marLeft w:val="480"/>
          <w:marRight w:val="0"/>
          <w:marTop w:val="0"/>
          <w:marBottom w:val="0"/>
          <w:divBdr>
            <w:top w:val="none" w:sz="0" w:space="0" w:color="auto"/>
            <w:left w:val="none" w:sz="0" w:space="0" w:color="auto"/>
            <w:bottom w:val="none" w:sz="0" w:space="0" w:color="auto"/>
            <w:right w:val="none" w:sz="0" w:space="0" w:color="auto"/>
          </w:divBdr>
        </w:div>
        <w:div w:id="1333341470">
          <w:marLeft w:val="480"/>
          <w:marRight w:val="0"/>
          <w:marTop w:val="0"/>
          <w:marBottom w:val="0"/>
          <w:divBdr>
            <w:top w:val="none" w:sz="0" w:space="0" w:color="auto"/>
            <w:left w:val="none" w:sz="0" w:space="0" w:color="auto"/>
            <w:bottom w:val="none" w:sz="0" w:space="0" w:color="auto"/>
            <w:right w:val="none" w:sz="0" w:space="0" w:color="auto"/>
          </w:divBdr>
        </w:div>
        <w:div w:id="1337884498">
          <w:marLeft w:val="480"/>
          <w:marRight w:val="0"/>
          <w:marTop w:val="0"/>
          <w:marBottom w:val="0"/>
          <w:divBdr>
            <w:top w:val="none" w:sz="0" w:space="0" w:color="auto"/>
            <w:left w:val="none" w:sz="0" w:space="0" w:color="auto"/>
            <w:bottom w:val="none" w:sz="0" w:space="0" w:color="auto"/>
            <w:right w:val="none" w:sz="0" w:space="0" w:color="auto"/>
          </w:divBdr>
        </w:div>
        <w:div w:id="1379819829">
          <w:marLeft w:val="480"/>
          <w:marRight w:val="0"/>
          <w:marTop w:val="0"/>
          <w:marBottom w:val="0"/>
          <w:divBdr>
            <w:top w:val="none" w:sz="0" w:space="0" w:color="auto"/>
            <w:left w:val="none" w:sz="0" w:space="0" w:color="auto"/>
            <w:bottom w:val="none" w:sz="0" w:space="0" w:color="auto"/>
            <w:right w:val="none" w:sz="0" w:space="0" w:color="auto"/>
          </w:divBdr>
        </w:div>
        <w:div w:id="1430589812">
          <w:marLeft w:val="480"/>
          <w:marRight w:val="0"/>
          <w:marTop w:val="0"/>
          <w:marBottom w:val="0"/>
          <w:divBdr>
            <w:top w:val="none" w:sz="0" w:space="0" w:color="auto"/>
            <w:left w:val="none" w:sz="0" w:space="0" w:color="auto"/>
            <w:bottom w:val="none" w:sz="0" w:space="0" w:color="auto"/>
            <w:right w:val="none" w:sz="0" w:space="0" w:color="auto"/>
          </w:divBdr>
        </w:div>
        <w:div w:id="1514611772">
          <w:marLeft w:val="480"/>
          <w:marRight w:val="0"/>
          <w:marTop w:val="0"/>
          <w:marBottom w:val="0"/>
          <w:divBdr>
            <w:top w:val="none" w:sz="0" w:space="0" w:color="auto"/>
            <w:left w:val="none" w:sz="0" w:space="0" w:color="auto"/>
            <w:bottom w:val="none" w:sz="0" w:space="0" w:color="auto"/>
            <w:right w:val="none" w:sz="0" w:space="0" w:color="auto"/>
          </w:divBdr>
        </w:div>
        <w:div w:id="1541169790">
          <w:marLeft w:val="480"/>
          <w:marRight w:val="0"/>
          <w:marTop w:val="0"/>
          <w:marBottom w:val="0"/>
          <w:divBdr>
            <w:top w:val="none" w:sz="0" w:space="0" w:color="auto"/>
            <w:left w:val="none" w:sz="0" w:space="0" w:color="auto"/>
            <w:bottom w:val="none" w:sz="0" w:space="0" w:color="auto"/>
            <w:right w:val="none" w:sz="0" w:space="0" w:color="auto"/>
          </w:divBdr>
        </w:div>
        <w:div w:id="1571237116">
          <w:marLeft w:val="480"/>
          <w:marRight w:val="0"/>
          <w:marTop w:val="0"/>
          <w:marBottom w:val="0"/>
          <w:divBdr>
            <w:top w:val="none" w:sz="0" w:space="0" w:color="auto"/>
            <w:left w:val="none" w:sz="0" w:space="0" w:color="auto"/>
            <w:bottom w:val="none" w:sz="0" w:space="0" w:color="auto"/>
            <w:right w:val="none" w:sz="0" w:space="0" w:color="auto"/>
          </w:divBdr>
        </w:div>
        <w:div w:id="1595046144">
          <w:marLeft w:val="480"/>
          <w:marRight w:val="0"/>
          <w:marTop w:val="0"/>
          <w:marBottom w:val="0"/>
          <w:divBdr>
            <w:top w:val="none" w:sz="0" w:space="0" w:color="auto"/>
            <w:left w:val="none" w:sz="0" w:space="0" w:color="auto"/>
            <w:bottom w:val="none" w:sz="0" w:space="0" w:color="auto"/>
            <w:right w:val="none" w:sz="0" w:space="0" w:color="auto"/>
          </w:divBdr>
        </w:div>
        <w:div w:id="1650860910">
          <w:marLeft w:val="480"/>
          <w:marRight w:val="0"/>
          <w:marTop w:val="0"/>
          <w:marBottom w:val="0"/>
          <w:divBdr>
            <w:top w:val="none" w:sz="0" w:space="0" w:color="auto"/>
            <w:left w:val="none" w:sz="0" w:space="0" w:color="auto"/>
            <w:bottom w:val="none" w:sz="0" w:space="0" w:color="auto"/>
            <w:right w:val="none" w:sz="0" w:space="0" w:color="auto"/>
          </w:divBdr>
        </w:div>
        <w:div w:id="1690058698">
          <w:marLeft w:val="480"/>
          <w:marRight w:val="0"/>
          <w:marTop w:val="0"/>
          <w:marBottom w:val="0"/>
          <w:divBdr>
            <w:top w:val="none" w:sz="0" w:space="0" w:color="auto"/>
            <w:left w:val="none" w:sz="0" w:space="0" w:color="auto"/>
            <w:bottom w:val="none" w:sz="0" w:space="0" w:color="auto"/>
            <w:right w:val="none" w:sz="0" w:space="0" w:color="auto"/>
          </w:divBdr>
        </w:div>
        <w:div w:id="1770002416">
          <w:marLeft w:val="480"/>
          <w:marRight w:val="0"/>
          <w:marTop w:val="0"/>
          <w:marBottom w:val="0"/>
          <w:divBdr>
            <w:top w:val="none" w:sz="0" w:space="0" w:color="auto"/>
            <w:left w:val="none" w:sz="0" w:space="0" w:color="auto"/>
            <w:bottom w:val="none" w:sz="0" w:space="0" w:color="auto"/>
            <w:right w:val="none" w:sz="0" w:space="0" w:color="auto"/>
          </w:divBdr>
        </w:div>
        <w:div w:id="1776904797">
          <w:marLeft w:val="480"/>
          <w:marRight w:val="0"/>
          <w:marTop w:val="0"/>
          <w:marBottom w:val="0"/>
          <w:divBdr>
            <w:top w:val="none" w:sz="0" w:space="0" w:color="auto"/>
            <w:left w:val="none" w:sz="0" w:space="0" w:color="auto"/>
            <w:bottom w:val="none" w:sz="0" w:space="0" w:color="auto"/>
            <w:right w:val="none" w:sz="0" w:space="0" w:color="auto"/>
          </w:divBdr>
        </w:div>
        <w:div w:id="1868443413">
          <w:marLeft w:val="480"/>
          <w:marRight w:val="0"/>
          <w:marTop w:val="0"/>
          <w:marBottom w:val="0"/>
          <w:divBdr>
            <w:top w:val="none" w:sz="0" w:space="0" w:color="auto"/>
            <w:left w:val="none" w:sz="0" w:space="0" w:color="auto"/>
            <w:bottom w:val="none" w:sz="0" w:space="0" w:color="auto"/>
            <w:right w:val="none" w:sz="0" w:space="0" w:color="auto"/>
          </w:divBdr>
        </w:div>
        <w:div w:id="1879124032">
          <w:marLeft w:val="480"/>
          <w:marRight w:val="0"/>
          <w:marTop w:val="0"/>
          <w:marBottom w:val="0"/>
          <w:divBdr>
            <w:top w:val="none" w:sz="0" w:space="0" w:color="auto"/>
            <w:left w:val="none" w:sz="0" w:space="0" w:color="auto"/>
            <w:bottom w:val="none" w:sz="0" w:space="0" w:color="auto"/>
            <w:right w:val="none" w:sz="0" w:space="0" w:color="auto"/>
          </w:divBdr>
        </w:div>
        <w:div w:id="1899902382">
          <w:marLeft w:val="480"/>
          <w:marRight w:val="0"/>
          <w:marTop w:val="0"/>
          <w:marBottom w:val="0"/>
          <w:divBdr>
            <w:top w:val="none" w:sz="0" w:space="0" w:color="auto"/>
            <w:left w:val="none" w:sz="0" w:space="0" w:color="auto"/>
            <w:bottom w:val="none" w:sz="0" w:space="0" w:color="auto"/>
            <w:right w:val="none" w:sz="0" w:space="0" w:color="auto"/>
          </w:divBdr>
        </w:div>
        <w:div w:id="1929926140">
          <w:marLeft w:val="480"/>
          <w:marRight w:val="0"/>
          <w:marTop w:val="0"/>
          <w:marBottom w:val="0"/>
          <w:divBdr>
            <w:top w:val="none" w:sz="0" w:space="0" w:color="auto"/>
            <w:left w:val="none" w:sz="0" w:space="0" w:color="auto"/>
            <w:bottom w:val="none" w:sz="0" w:space="0" w:color="auto"/>
            <w:right w:val="none" w:sz="0" w:space="0" w:color="auto"/>
          </w:divBdr>
        </w:div>
        <w:div w:id="1930498759">
          <w:marLeft w:val="480"/>
          <w:marRight w:val="0"/>
          <w:marTop w:val="0"/>
          <w:marBottom w:val="0"/>
          <w:divBdr>
            <w:top w:val="none" w:sz="0" w:space="0" w:color="auto"/>
            <w:left w:val="none" w:sz="0" w:space="0" w:color="auto"/>
            <w:bottom w:val="none" w:sz="0" w:space="0" w:color="auto"/>
            <w:right w:val="none" w:sz="0" w:space="0" w:color="auto"/>
          </w:divBdr>
        </w:div>
        <w:div w:id="1961913300">
          <w:marLeft w:val="480"/>
          <w:marRight w:val="0"/>
          <w:marTop w:val="0"/>
          <w:marBottom w:val="0"/>
          <w:divBdr>
            <w:top w:val="none" w:sz="0" w:space="0" w:color="auto"/>
            <w:left w:val="none" w:sz="0" w:space="0" w:color="auto"/>
            <w:bottom w:val="none" w:sz="0" w:space="0" w:color="auto"/>
            <w:right w:val="none" w:sz="0" w:space="0" w:color="auto"/>
          </w:divBdr>
        </w:div>
        <w:div w:id="1984656063">
          <w:marLeft w:val="480"/>
          <w:marRight w:val="0"/>
          <w:marTop w:val="0"/>
          <w:marBottom w:val="0"/>
          <w:divBdr>
            <w:top w:val="none" w:sz="0" w:space="0" w:color="auto"/>
            <w:left w:val="none" w:sz="0" w:space="0" w:color="auto"/>
            <w:bottom w:val="none" w:sz="0" w:space="0" w:color="auto"/>
            <w:right w:val="none" w:sz="0" w:space="0" w:color="auto"/>
          </w:divBdr>
        </w:div>
        <w:div w:id="1991010255">
          <w:marLeft w:val="480"/>
          <w:marRight w:val="0"/>
          <w:marTop w:val="0"/>
          <w:marBottom w:val="0"/>
          <w:divBdr>
            <w:top w:val="none" w:sz="0" w:space="0" w:color="auto"/>
            <w:left w:val="none" w:sz="0" w:space="0" w:color="auto"/>
            <w:bottom w:val="none" w:sz="0" w:space="0" w:color="auto"/>
            <w:right w:val="none" w:sz="0" w:space="0" w:color="auto"/>
          </w:divBdr>
        </w:div>
        <w:div w:id="2005694352">
          <w:marLeft w:val="480"/>
          <w:marRight w:val="0"/>
          <w:marTop w:val="0"/>
          <w:marBottom w:val="0"/>
          <w:divBdr>
            <w:top w:val="none" w:sz="0" w:space="0" w:color="auto"/>
            <w:left w:val="none" w:sz="0" w:space="0" w:color="auto"/>
            <w:bottom w:val="none" w:sz="0" w:space="0" w:color="auto"/>
            <w:right w:val="none" w:sz="0" w:space="0" w:color="auto"/>
          </w:divBdr>
        </w:div>
        <w:div w:id="2114745287">
          <w:marLeft w:val="480"/>
          <w:marRight w:val="0"/>
          <w:marTop w:val="0"/>
          <w:marBottom w:val="0"/>
          <w:divBdr>
            <w:top w:val="none" w:sz="0" w:space="0" w:color="auto"/>
            <w:left w:val="none" w:sz="0" w:space="0" w:color="auto"/>
            <w:bottom w:val="none" w:sz="0" w:space="0" w:color="auto"/>
            <w:right w:val="none" w:sz="0" w:space="0" w:color="auto"/>
          </w:divBdr>
        </w:div>
        <w:div w:id="2125805908">
          <w:marLeft w:val="480"/>
          <w:marRight w:val="0"/>
          <w:marTop w:val="0"/>
          <w:marBottom w:val="0"/>
          <w:divBdr>
            <w:top w:val="none" w:sz="0" w:space="0" w:color="auto"/>
            <w:left w:val="none" w:sz="0" w:space="0" w:color="auto"/>
            <w:bottom w:val="none" w:sz="0" w:space="0" w:color="auto"/>
            <w:right w:val="none" w:sz="0" w:space="0" w:color="auto"/>
          </w:divBdr>
        </w:div>
        <w:div w:id="2127655114">
          <w:marLeft w:val="480"/>
          <w:marRight w:val="0"/>
          <w:marTop w:val="0"/>
          <w:marBottom w:val="0"/>
          <w:divBdr>
            <w:top w:val="none" w:sz="0" w:space="0" w:color="auto"/>
            <w:left w:val="none" w:sz="0" w:space="0" w:color="auto"/>
            <w:bottom w:val="none" w:sz="0" w:space="0" w:color="auto"/>
            <w:right w:val="none" w:sz="0" w:space="0" w:color="auto"/>
          </w:divBdr>
        </w:div>
      </w:divsChild>
    </w:div>
    <w:div w:id="2127849907">
      <w:bodyDiv w:val="1"/>
      <w:marLeft w:val="0"/>
      <w:marRight w:val="0"/>
      <w:marTop w:val="0"/>
      <w:marBottom w:val="0"/>
      <w:divBdr>
        <w:top w:val="none" w:sz="0" w:space="0" w:color="auto"/>
        <w:left w:val="none" w:sz="0" w:space="0" w:color="auto"/>
        <w:bottom w:val="none" w:sz="0" w:space="0" w:color="auto"/>
        <w:right w:val="none" w:sz="0" w:space="0" w:color="auto"/>
      </w:divBdr>
      <w:divsChild>
        <w:div w:id="714043192">
          <w:marLeft w:val="480"/>
          <w:marRight w:val="0"/>
          <w:marTop w:val="0"/>
          <w:marBottom w:val="0"/>
          <w:divBdr>
            <w:top w:val="none" w:sz="0" w:space="0" w:color="auto"/>
            <w:left w:val="none" w:sz="0" w:space="0" w:color="auto"/>
            <w:bottom w:val="none" w:sz="0" w:space="0" w:color="auto"/>
            <w:right w:val="none" w:sz="0" w:space="0" w:color="auto"/>
          </w:divBdr>
        </w:div>
        <w:div w:id="1477070424">
          <w:marLeft w:val="480"/>
          <w:marRight w:val="0"/>
          <w:marTop w:val="0"/>
          <w:marBottom w:val="0"/>
          <w:divBdr>
            <w:top w:val="none" w:sz="0" w:space="0" w:color="auto"/>
            <w:left w:val="none" w:sz="0" w:space="0" w:color="auto"/>
            <w:bottom w:val="none" w:sz="0" w:space="0" w:color="auto"/>
            <w:right w:val="none" w:sz="0" w:space="0" w:color="auto"/>
          </w:divBdr>
        </w:div>
        <w:div w:id="306740871">
          <w:marLeft w:val="480"/>
          <w:marRight w:val="0"/>
          <w:marTop w:val="0"/>
          <w:marBottom w:val="0"/>
          <w:divBdr>
            <w:top w:val="none" w:sz="0" w:space="0" w:color="auto"/>
            <w:left w:val="none" w:sz="0" w:space="0" w:color="auto"/>
            <w:bottom w:val="none" w:sz="0" w:space="0" w:color="auto"/>
            <w:right w:val="none" w:sz="0" w:space="0" w:color="auto"/>
          </w:divBdr>
        </w:div>
        <w:div w:id="1101291902">
          <w:marLeft w:val="480"/>
          <w:marRight w:val="0"/>
          <w:marTop w:val="0"/>
          <w:marBottom w:val="0"/>
          <w:divBdr>
            <w:top w:val="none" w:sz="0" w:space="0" w:color="auto"/>
            <w:left w:val="none" w:sz="0" w:space="0" w:color="auto"/>
            <w:bottom w:val="none" w:sz="0" w:space="0" w:color="auto"/>
            <w:right w:val="none" w:sz="0" w:space="0" w:color="auto"/>
          </w:divBdr>
        </w:div>
        <w:div w:id="962269037">
          <w:marLeft w:val="480"/>
          <w:marRight w:val="0"/>
          <w:marTop w:val="0"/>
          <w:marBottom w:val="0"/>
          <w:divBdr>
            <w:top w:val="none" w:sz="0" w:space="0" w:color="auto"/>
            <w:left w:val="none" w:sz="0" w:space="0" w:color="auto"/>
            <w:bottom w:val="none" w:sz="0" w:space="0" w:color="auto"/>
            <w:right w:val="none" w:sz="0" w:space="0" w:color="auto"/>
          </w:divBdr>
        </w:div>
        <w:div w:id="1403673627">
          <w:marLeft w:val="480"/>
          <w:marRight w:val="0"/>
          <w:marTop w:val="0"/>
          <w:marBottom w:val="0"/>
          <w:divBdr>
            <w:top w:val="none" w:sz="0" w:space="0" w:color="auto"/>
            <w:left w:val="none" w:sz="0" w:space="0" w:color="auto"/>
            <w:bottom w:val="none" w:sz="0" w:space="0" w:color="auto"/>
            <w:right w:val="none" w:sz="0" w:space="0" w:color="auto"/>
          </w:divBdr>
        </w:div>
        <w:div w:id="192616621">
          <w:marLeft w:val="480"/>
          <w:marRight w:val="0"/>
          <w:marTop w:val="0"/>
          <w:marBottom w:val="0"/>
          <w:divBdr>
            <w:top w:val="none" w:sz="0" w:space="0" w:color="auto"/>
            <w:left w:val="none" w:sz="0" w:space="0" w:color="auto"/>
            <w:bottom w:val="none" w:sz="0" w:space="0" w:color="auto"/>
            <w:right w:val="none" w:sz="0" w:space="0" w:color="auto"/>
          </w:divBdr>
        </w:div>
        <w:div w:id="1024283080">
          <w:marLeft w:val="480"/>
          <w:marRight w:val="0"/>
          <w:marTop w:val="0"/>
          <w:marBottom w:val="0"/>
          <w:divBdr>
            <w:top w:val="none" w:sz="0" w:space="0" w:color="auto"/>
            <w:left w:val="none" w:sz="0" w:space="0" w:color="auto"/>
            <w:bottom w:val="none" w:sz="0" w:space="0" w:color="auto"/>
            <w:right w:val="none" w:sz="0" w:space="0" w:color="auto"/>
          </w:divBdr>
        </w:div>
        <w:div w:id="26878144">
          <w:marLeft w:val="480"/>
          <w:marRight w:val="0"/>
          <w:marTop w:val="0"/>
          <w:marBottom w:val="0"/>
          <w:divBdr>
            <w:top w:val="none" w:sz="0" w:space="0" w:color="auto"/>
            <w:left w:val="none" w:sz="0" w:space="0" w:color="auto"/>
            <w:bottom w:val="none" w:sz="0" w:space="0" w:color="auto"/>
            <w:right w:val="none" w:sz="0" w:space="0" w:color="auto"/>
          </w:divBdr>
        </w:div>
        <w:div w:id="1872066769">
          <w:marLeft w:val="480"/>
          <w:marRight w:val="0"/>
          <w:marTop w:val="0"/>
          <w:marBottom w:val="0"/>
          <w:divBdr>
            <w:top w:val="none" w:sz="0" w:space="0" w:color="auto"/>
            <w:left w:val="none" w:sz="0" w:space="0" w:color="auto"/>
            <w:bottom w:val="none" w:sz="0" w:space="0" w:color="auto"/>
            <w:right w:val="none" w:sz="0" w:space="0" w:color="auto"/>
          </w:divBdr>
        </w:div>
        <w:div w:id="252058040">
          <w:marLeft w:val="480"/>
          <w:marRight w:val="0"/>
          <w:marTop w:val="0"/>
          <w:marBottom w:val="0"/>
          <w:divBdr>
            <w:top w:val="none" w:sz="0" w:space="0" w:color="auto"/>
            <w:left w:val="none" w:sz="0" w:space="0" w:color="auto"/>
            <w:bottom w:val="none" w:sz="0" w:space="0" w:color="auto"/>
            <w:right w:val="none" w:sz="0" w:space="0" w:color="auto"/>
          </w:divBdr>
        </w:div>
        <w:div w:id="907694284">
          <w:marLeft w:val="480"/>
          <w:marRight w:val="0"/>
          <w:marTop w:val="0"/>
          <w:marBottom w:val="0"/>
          <w:divBdr>
            <w:top w:val="none" w:sz="0" w:space="0" w:color="auto"/>
            <w:left w:val="none" w:sz="0" w:space="0" w:color="auto"/>
            <w:bottom w:val="none" w:sz="0" w:space="0" w:color="auto"/>
            <w:right w:val="none" w:sz="0" w:space="0" w:color="auto"/>
          </w:divBdr>
        </w:div>
        <w:div w:id="1096483510">
          <w:marLeft w:val="480"/>
          <w:marRight w:val="0"/>
          <w:marTop w:val="0"/>
          <w:marBottom w:val="0"/>
          <w:divBdr>
            <w:top w:val="none" w:sz="0" w:space="0" w:color="auto"/>
            <w:left w:val="none" w:sz="0" w:space="0" w:color="auto"/>
            <w:bottom w:val="none" w:sz="0" w:space="0" w:color="auto"/>
            <w:right w:val="none" w:sz="0" w:space="0" w:color="auto"/>
          </w:divBdr>
        </w:div>
        <w:div w:id="447548638">
          <w:marLeft w:val="480"/>
          <w:marRight w:val="0"/>
          <w:marTop w:val="0"/>
          <w:marBottom w:val="0"/>
          <w:divBdr>
            <w:top w:val="none" w:sz="0" w:space="0" w:color="auto"/>
            <w:left w:val="none" w:sz="0" w:space="0" w:color="auto"/>
            <w:bottom w:val="none" w:sz="0" w:space="0" w:color="auto"/>
            <w:right w:val="none" w:sz="0" w:space="0" w:color="auto"/>
          </w:divBdr>
        </w:div>
        <w:div w:id="911356730">
          <w:marLeft w:val="480"/>
          <w:marRight w:val="0"/>
          <w:marTop w:val="0"/>
          <w:marBottom w:val="0"/>
          <w:divBdr>
            <w:top w:val="none" w:sz="0" w:space="0" w:color="auto"/>
            <w:left w:val="none" w:sz="0" w:space="0" w:color="auto"/>
            <w:bottom w:val="none" w:sz="0" w:space="0" w:color="auto"/>
            <w:right w:val="none" w:sz="0" w:space="0" w:color="auto"/>
          </w:divBdr>
        </w:div>
        <w:div w:id="1479107178">
          <w:marLeft w:val="480"/>
          <w:marRight w:val="0"/>
          <w:marTop w:val="0"/>
          <w:marBottom w:val="0"/>
          <w:divBdr>
            <w:top w:val="none" w:sz="0" w:space="0" w:color="auto"/>
            <w:left w:val="none" w:sz="0" w:space="0" w:color="auto"/>
            <w:bottom w:val="none" w:sz="0" w:space="0" w:color="auto"/>
            <w:right w:val="none" w:sz="0" w:space="0" w:color="auto"/>
          </w:divBdr>
        </w:div>
        <w:div w:id="342561389">
          <w:marLeft w:val="480"/>
          <w:marRight w:val="0"/>
          <w:marTop w:val="0"/>
          <w:marBottom w:val="0"/>
          <w:divBdr>
            <w:top w:val="none" w:sz="0" w:space="0" w:color="auto"/>
            <w:left w:val="none" w:sz="0" w:space="0" w:color="auto"/>
            <w:bottom w:val="none" w:sz="0" w:space="0" w:color="auto"/>
            <w:right w:val="none" w:sz="0" w:space="0" w:color="auto"/>
          </w:divBdr>
        </w:div>
        <w:div w:id="1993827609">
          <w:marLeft w:val="480"/>
          <w:marRight w:val="0"/>
          <w:marTop w:val="0"/>
          <w:marBottom w:val="0"/>
          <w:divBdr>
            <w:top w:val="none" w:sz="0" w:space="0" w:color="auto"/>
            <w:left w:val="none" w:sz="0" w:space="0" w:color="auto"/>
            <w:bottom w:val="none" w:sz="0" w:space="0" w:color="auto"/>
            <w:right w:val="none" w:sz="0" w:space="0" w:color="auto"/>
          </w:divBdr>
        </w:div>
        <w:div w:id="425804878">
          <w:marLeft w:val="480"/>
          <w:marRight w:val="0"/>
          <w:marTop w:val="0"/>
          <w:marBottom w:val="0"/>
          <w:divBdr>
            <w:top w:val="none" w:sz="0" w:space="0" w:color="auto"/>
            <w:left w:val="none" w:sz="0" w:space="0" w:color="auto"/>
            <w:bottom w:val="none" w:sz="0" w:space="0" w:color="auto"/>
            <w:right w:val="none" w:sz="0" w:space="0" w:color="auto"/>
          </w:divBdr>
        </w:div>
        <w:div w:id="255091036">
          <w:marLeft w:val="480"/>
          <w:marRight w:val="0"/>
          <w:marTop w:val="0"/>
          <w:marBottom w:val="0"/>
          <w:divBdr>
            <w:top w:val="none" w:sz="0" w:space="0" w:color="auto"/>
            <w:left w:val="none" w:sz="0" w:space="0" w:color="auto"/>
            <w:bottom w:val="none" w:sz="0" w:space="0" w:color="auto"/>
            <w:right w:val="none" w:sz="0" w:space="0" w:color="auto"/>
          </w:divBdr>
        </w:div>
        <w:div w:id="837693035">
          <w:marLeft w:val="480"/>
          <w:marRight w:val="0"/>
          <w:marTop w:val="0"/>
          <w:marBottom w:val="0"/>
          <w:divBdr>
            <w:top w:val="none" w:sz="0" w:space="0" w:color="auto"/>
            <w:left w:val="none" w:sz="0" w:space="0" w:color="auto"/>
            <w:bottom w:val="none" w:sz="0" w:space="0" w:color="auto"/>
            <w:right w:val="none" w:sz="0" w:space="0" w:color="auto"/>
          </w:divBdr>
        </w:div>
        <w:div w:id="1662460842">
          <w:marLeft w:val="480"/>
          <w:marRight w:val="0"/>
          <w:marTop w:val="0"/>
          <w:marBottom w:val="0"/>
          <w:divBdr>
            <w:top w:val="none" w:sz="0" w:space="0" w:color="auto"/>
            <w:left w:val="none" w:sz="0" w:space="0" w:color="auto"/>
            <w:bottom w:val="none" w:sz="0" w:space="0" w:color="auto"/>
            <w:right w:val="none" w:sz="0" w:space="0" w:color="auto"/>
          </w:divBdr>
        </w:div>
        <w:div w:id="979382483">
          <w:marLeft w:val="480"/>
          <w:marRight w:val="0"/>
          <w:marTop w:val="0"/>
          <w:marBottom w:val="0"/>
          <w:divBdr>
            <w:top w:val="none" w:sz="0" w:space="0" w:color="auto"/>
            <w:left w:val="none" w:sz="0" w:space="0" w:color="auto"/>
            <w:bottom w:val="none" w:sz="0" w:space="0" w:color="auto"/>
            <w:right w:val="none" w:sz="0" w:space="0" w:color="auto"/>
          </w:divBdr>
        </w:div>
        <w:div w:id="860431555">
          <w:marLeft w:val="480"/>
          <w:marRight w:val="0"/>
          <w:marTop w:val="0"/>
          <w:marBottom w:val="0"/>
          <w:divBdr>
            <w:top w:val="none" w:sz="0" w:space="0" w:color="auto"/>
            <w:left w:val="none" w:sz="0" w:space="0" w:color="auto"/>
            <w:bottom w:val="none" w:sz="0" w:space="0" w:color="auto"/>
            <w:right w:val="none" w:sz="0" w:space="0" w:color="auto"/>
          </w:divBdr>
        </w:div>
        <w:div w:id="1535658036">
          <w:marLeft w:val="480"/>
          <w:marRight w:val="0"/>
          <w:marTop w:val="0"/>
          <w:marBottom w:val="0"/>
          <w:divBdr>
            <w:top w:val="none" w:sz="0" w:space="0" w:color="auto"/>
            <w:left w:val="none" w:sz="0" w:space="0" w:color="auto"/>
            <w:bottom w:val="none" w:sz="0" w:space="0" w:color="auto"/>
            <w:right w:val="none" w:sz="0" w:space="0" w:color="auto"/>
          </w:divBdr>
        </w:div>
        <w:div w:id="509955022">
          <w:marLeft w:val="480"/>
          <w:marRight w:val="0"/>
          <w:marTop w:val="0"/>
          <w:marBottom w:val="0"/>
          <w:divBdr>
            <w:top w:val="none" w:sz="0" w:space="0" w:color="auto"/>
            <w:left w:val="none" w:sz="0" w:space="0" w:color="auto"/>
            <w:bottom w:val="none" w:sz="0" w:space="0" w:color="auto"/>
            <w:right w:val="none" w:sz="0" w:space="0" w:color="auto"/>
          </w:divBdr>
        </w:div>
        <w:div w:id="1062563902">
          <w:marLeft w:val="480"/>
          <w:marRight w:val="0"/>
          <w:marTop w:val="0"/>
          <w:marBottom w:val="0"/>
          <w:divBdr>
            <w:top w:val="none" w:sz="0" w:space="0" w:color="auto"/>
            <w:left w:val="none" w:sz="0" w:space="0" w:color="auto"/>
            <w:bottom w:val="none" w:sz="0" w:space="0" w:color="auto"/>
            <w:right w:val="none" w:sz="0" w:space="0" w:color="auto"/>
          </w:divBdr>
        </w:div>
        <w:div w:id="569190293">
          <w:marLeft w:val="480"/>
          <w:marRight w:val="0"/>
          <w:marTop w:val="0"/>
          <w:marBottom w:val="0"/>
          <w:divBdr>
            <w:top w:val="none" w:sz="0" w:space="0" w:color="auto"/>
            <w:left w:val="none" w:sz="0" w:space="0" w:color="auto"/>
            <w:bottom w:val="none" w:sz="0" w:space="0" w:color="auto"/>
            <w:right w:val="none" w:sz="0" w:space="0" w:color="auto"/>
          </w:divBdr>
        </w:div>
        <w:div w:id="601106423">
          <w:marLeft w:val="480"/>
          <w:marRight w:val="0"/>
          <w:marTop w:val="0"/>
          <w:marBottom w:val="0"/>
          <w:divBdr>
            <w:top w:val="none" w:sz="0" w:space="0" w:color="auto"/>
            <w:left w:val="none" w:sz="0" w:space="0" w:color="auto"/>
            <w:bottom w:val="none" w:sz="0" w:space="0" w:color="auto"/>
            <w:right w:val="none" w:sz="0" w:space="0" w:color="auto"/>
          </w:divBdr>
        </w:div>
        <w:div w:id="928388987">
          <w:marLeft w:val="480"/>
          <w:marRight w:val="0"/>
          <w:marTop w:val="0"/>
          <w:marBottom w:val="0"/>
          <w:divBdr>
            <w:top w:val="none" w:sz="0" w:space="0" w:color="auto"/>
            <w:left w:val="none" w:sz="0" w:space="0" w:color="auto"/>
            <w:bottom w:val="none" w:sz="0" w:space="0" w:color="auto"/>
            <w:right w:val="none" w:sz="0" w:space="0" w:color="auto"/>
          </w:divBdr>
        </w:div>
        <w:div w:id="1709060136">
          <w:marLeft w:val="480"/>
          <w:marRight w:val="0"/>
          <w:marTop w:val="0"/>
          <w:marBottom w:val="0"/>
          <w:divBdr>
            <w:top w:val="none" w:sz="0" w:space="0" w:color="auto"/>
            <w:left w:val="none" w:sz="0" w:space="0" w:color="auto"/>
            <w:bottom w:val="none" w:sz="0" w:space="0" w:color="auto"/>
            <w:right w:val="none" w:sz="0" w:space="0" w:color="auto"/>
          </w:divBdr>
        </w:div>
        <w:div w:id="182596277">
          <w:marLeft w:val="480"/>
          <w:marRight w:val="0"/>
          <w:marTop w:val="0"/>
          <w:marBottom w:val="0"/>
          <w:divBdr>
            <w:top w:val="none" w:sz="0" w:space="0" w:color="auto"/>
            <w:left w:val="none" w:sz="0" w:space="0" w:color="auto"/>
            <w:bottom w:val="none" w:sz="0" w:space="0" w:color="auto"/>
            <w:right w:val="none" w:sz="0" w:space="0" w:color="auto"/>
          </w:divBdr>
        </w:div>
        <w:div w:id="1640765945">
          <w:marLeft w:val="480"/>
          <w:marRight w:val="0"/>
          <w:marTop w:val="0"/>
          <w:marBottom w:val="0"/>
          <w:divBdr>
            <w:top w:val="none" w:sz="0" w:space="0" w:color="auto"/>
            <w:left w:val="none" w:sz="0" w:space="0" w:color="auto"/>
            <w:bottom w:val="none" w:sz="0" w:space="0" w:color="auto"/>
            <w:right w:val="none" w:sz="0" w:space="0" w:color="auto"/>
          </w:divBdr>
        </w:div>
        <w:div w:id="1739671470">
          <w:marLeft w:val="480"/>
          <w:marRight w:val="0"/>
          <w:marTop w:val="0"/>
          <w:marBottom w:val="0"/>
          <w:divBdr>
            <w:top w:val="none" w:sz="0" w:space="0" w:color="auto"/>
            <w:left w:val="none" w:sz="0" w:space="0" w:color="auto"/>
            <w:bottom w:val="none" w:sz="0" w:space="0" w:color="auto"/>
            <w:right w:val="none" w:sz="0" w:space="0" w:color="auto"/>
          </w:divBdr>
        </w:div>
        <w:div w:id="1916547907">
          <w:marLeft w:val="480"/>
          <w:marRight w:val="0"/>
          <w:marTop w:val="0"/>
          <w:marBottom w:val="0"/>
          <w:divBdr>
            <w:top w:val="none" w:sz="0" w:space="0" w:color="auto"/>
            <w:left w:val="none" w:sz="0" w:space="0" w:color="auto"/>
            <w:bottom w:val="none" w:sz="0" w:space="0" w:color="auto"/>
            <w:right w:val="none" w:sz="0" w:space="0" w:color="auto"/>
          </w:divBdr>
        </w:div>
        <w:div w:id="664472960">
          <w:marLeft w:val="480"/>
          <w:marRight w:val="0"/>
          <w:marTop w:val="0"/>
          <w:marBottom w:val="0"/>
          <w:divBdr>
            <w:top w:val="none" w:sz="0" w:space="0" w:color="auto"/>
            <w:left w:val="none" w:sz="0" w:space="0" w:color="auto"/>
            <w:bottom w:val="none" w:sz="0" w:space="0" w:color="auto"/>
            <w:right w:val="none" w:sz="0" w:space="0" w:color="auto"/>
          </w:divBdr>
        </w:div>
        <w:div w:id="1782216627">
          <w:marLeft w:val="480"/>
          <w:marRight w:val="0"/>
          <w:marTop w:val="0"/>
          <w:marBottom w:val="0"/>
          <w:divBdr>
            <w:top w:val="none" w:sz="0" w:space="0" w:color="auto"/>
            <w:left w:val="none" w:sz="0" w:space="0" w:color="auto"/>
            <w:bottom w:val="none" w:sz="0" w:space="0" w:color="auto"/>
            <w:right w:val="none" w:sz="0" w:space="0" w:color="auto"/>
          </w:divBdr>
        </w:div>
        <w:div w:id="859706453">
          <w:marLeft w:val="480"/>
          <w:marRight w:val="0"/>
          <w:marTop w:val="0"/>
          <w:marBottom w:val="0"/>
          <w:divBdr>
            <w:top w:val="none" w:sz="0" w:space="0" w:color="auto"/>
            <w:left w:val="none" w:sz="0" w:space="0" w:color="auto"/>
            <w:bottom w:val="none" w:sz="0" w:space="0" w:color="auto"/>
            <w:right w:val="none" w:sz="0" w:space="0" w:color="auto"/>
          </w:divBdr>
        </w:div>
        <w:div w:id="8220685">
          <w:marLeft w:val="480"/>
          <w:marRight w:val="0"/>
          <w:marTop w:val="0"/>
          <w:marBottom w:val="0"/>
          <w:divBdr>
            <w:top w:val="none" w:sz="0" w:space="0" w:color="auto"/>
            <w:left w:val="none" w:sz="0" w:space="0" w:color="auto"/>
            <w:bottom w:val="none" w:sz="0" w:space="0" w:color="auto"/>
            <w:right w:val="none" w:sz="0" w:space="0" w:color="auto"/>
          </w:divBdr>
        </w:div>
        <w:div w:id="1167402793">
          <w:marLeft w:val="480"/>
          <w:marRight w:val="0"/>
          <w:marTop w:val="0"/>
          <w:marBottom w:val="0"/>
          <w:divBdr>
            <w:top w:val="none" w:sz="0" w:space="0" w:color="auto"/>
            <w:left w:val="none" w:sz="0" w:space="0" w:color="auto"/>
            <w:bottom w:val="none" w:sz="0" w:space="0" w:color="auto"/>
            <w:right w:val="none" w:sz="0" w:space="0" w:color="auto"/>
          </w:divBdr>
        </w:div>
        <w:div w:id="1803572203">
          <w:marLeft w:val="480"/>
          <w:marRight w:val="0"/>
          <w:marTop w:val="0"/>
          <w:marBottom w:val="0"/>
          <w:divBdr>
            <w:top w:val="none" w:sz="0" w:space="0" w:color="auto"/>
            <w:left w:val="none" w:sz="0" w:space="0" w:color="auto"/>
            <w:bottom w:val="none" w:sz="0" w:space="0" w:color="auto"/>
            <w:right w:val="none" w:sz="0" w:space="0" w:color="auto"/>
          </w:divBdr>
        </w:div>
        <w:div w:id="176239184">
          <w:marLeft w:val="480"/>
          <w:marRight w:val="0"/>
          <w:marTop w:val="0"/>
          <w:marBottom w:val="0"/>
          <w:divBdr>
            <w:top w:val="none" w:sz="0" w:space="0" w:color="auto"/>
            <w:left w:val="none" w:sz="0" w:space="0" w:color="auto"/>
            <w:bottom w:val="none" w:sz="0" w:space="0" w:color="auto"/>
            <w:right w:val="none" w:sz="0" w:space="0" w:color="auto"/>
          </w:divBdr>
        </w:div>
        <w:div w:id="1030490149">
          <w:marLeft w:val="480"/>
          <w:marRight w:val="0"/>
          <w:marTop w:val="0"/>
          <w:marBottom w:val="0"/>
          <w:divBdr>
            <w:top w:val="none" w:sz="0" w:space="0" w:color="auto"/>
            <w:left w:val="none" w:sz="0" w:space="0" w:color="auto"/>
            <w:bottom w:val="none" w:sz="0" w:space="0" w:color="auto"/>
            <w:right w:val="none" w:sz="0" w:space="0" w:color="auto"/>
          </w:divBdr>
        </w:div>
        <w:div w:id="143208169">
          <w:marLeft w:val="480"/>
          <w:marRight w:val="0"/>
          <w:marTop w:val="0"/>
          <w:marBottom w:val="0"/>
          <w:divBdr>
            <w:top w:val="none" w:sz="0" w:space="0" w:color="auto"/>
            <w:left w:val="none" w:sz="0" w:space="0" w:color="auto"/>
            <w:bottom w:val="none" w:sz="0" w:space="0" w:color="auto"/>
            <w:right w:val="none" w:sz="0" w:space="0" w:color="auto"/>
          </w:divBdr>
        </w:div>
        <w:div w:id="1086456376">
          <w:marLeft w:val="480"/>
          <w:marRight w:val="0"/>
          <w:marTop w:val="0"/>
          <w:marBottom w:val="0"/>
          <w:divBdr>
            <w:top w:val="none" w:sz="0" w:space="0" w:color="auto"/>
            <w:left w:val="none" w:sz="0" w:space="0" w:color="auto"/>
            <w:bottom w:val="none" w:sz="0" w:space="0" w:color="auto"/>
            <w:right w:val="none" w:sz="0" w:space="0" w:color="auto"/>
          </w:divBdr>
        </w:div>
        <w:div w:id="668144131">
          <w:marLeft w:val="480"/>
          <w:marRight w:val="0"/>
          <w:marTop w:val="0"/>
          <w:marBottom w:val="0"/>
          <w:divBdr>
            <w:top w:val="none" w:sz="0" w:space="0" w:color="auto"/>
            <w:left w:val="none" w:sz="0" w:space="0" w:color="auto"/>
            <w:bottom w:val="none" w:sz="0" w:space="0" w:color="auto"/>
            <w:right w:val="none" w:sz="0" w:space="0" w:color="auto"/>
          </w:divBdr>
        </w:div>
        <w:div w:id="148447894">
          <w:marLeft w:val="480"/>
          <w:marRight w:val="0"/>
          <w:marTop w:val="0"/>
          <w:marBottom w:val="0"/>
          <w:divBdr>
            <w:top w:val="none" w:sz="0" w:space="0" w:color="auto"/>
            <w:left w:val="none" w:sz="0" w:space="0" w:color="auto"/>
            <w:bottom w:val="none" w:sz="0" w:space="0" w:color="auto"/>
            <w:right w:val="none" w:sz="0" w:space="0" w:color="auto"/>
          </w:divBdr>
        </w:div>
        <w:div w:id="1586960987">
          <w:marLeft w:val="480"/>
          <w:marRight w:val="0"/>
          <w:marTop w:val="0"/>
          <w:marBottom w:val="0"/>
          <w:divBdr>
            <w:top w:val="none" w:sz="0" w:space="0" w:color="auto"/>
            <w:left w:val="none" w:sz="0" w:space="0" w:color="auto"/>
            <w:bottom w:val="none" w:sz="0" w:space="0" w:color="auto"/>
            <w:right w:val="none" w:sz="0" w:space="0" w:color="auto"/>
          </w:divBdr>
        </w:div>
        <w:div w:id="496847662">
          <w:marLeft w:val="480"/>
          <w:marRight w:val="0"/>
          <w:marTop w:val="0"/>
          <w:marBottom w:val="0"/>
          <w:divBdr>
            <w:top w:val="none" w:sz="0" w:space="0" w:color="auto"/>
            <w:left w:val="none" w:sz="0" w:space="0" w:color="auto"/>
            <w:bottom w:val="none" w:sz="0" w:space="0" w:color="auto"/>
            <w:right w:val="none" w:sz="0" w:space="0" w:color="auto"/>
          </w:divBdr>
        </w:div>
        <w:div w:id="1137723422">
          <w:marLeft w:val="480"/>
          <w:marRight w:val="0"/>
          <w:marTop w:val="0"/>
          <w:marBottom w:val="0"/>
          <w:divBdr>
            <w:top w:val="none" w:sz="0" w:space="0" w:color="auto"/>
            <w:left w:val="none" w:sz="0" w:space="0" w:color="auto"/>
            <w:bottom w:val="none" w:sz="0" w:space="0" w:color="auto"/>
            <w:right w:val="none" w:sz="0" w:space="0" w:color="auto"/>
          </w:divBdr>
        </w:div>
        <w:div w:id="1179542537">
          <w:marLeft w:val="480"/>
          <w:marRight w:val="0"/>
          <w:marTop w:val="0"/>
          <w:marBottom w:val="0"/>
          <w:divBdr>
            <w:top w:val="none" w:sz="0" w:space="0" w:color="auto"/>
            <w:left w:val="none" w:sz="0" w:space="0" w:color="auto"/>
            <w:bottom w:val="none" w:sz="0" w:space="0" w:color="auto"/>
            <w:right w:val="none" w:sz="0" w:space="0" w:color="auto"/>
          </w:divBdr>
        </w:div>
        <w:div w:id="1267540883">
          <w:marLeft w:val="480"/>
          <w:marRight w:val="0"/>
          <w:marTop w:val="0"/>
          <w:marBottom w:val="0"/>
          <w:divBdr>
            <w:top w:val="none" w:sz="0" w:space="0" w:color="auto"/>
            <w:left w:val="none" w:sz="0" w:space="0" w:color="auto"/>
            <w:bottom w:val="none" w:sz="0" w:space="0" w:color="auto"/>
            <w:right w:val="none" w:sz="0" w:space="0" w:color="auto"/>
          </w:divBdr>
        </w:div>
        <w:div w:id="1517844371">
          <w:marLeft w:val="480"/>
          <w:marRight w:val="0"/>
          <w:marTop w:val="0"/>
          <w:marBottom w:val="0"/>
          <w:divBdr>
            <w:top w:val="none" w:sz="0" w:space="0" w:color="auto"/>
            <w:left w:val="none" w:sz="0" w:space="0" w:color="auto"/>
            <w:bottom w:val="none" w:sz="0" w:space="0" w:color="auto"/>
            <w:right w:val="none" w:sz="0" w:space="0" w:color="auto"/>
          </w:divBdr>
        </w:div>
        <w:div w:id="1643608716">
          <w:marLeft w:val="480"/>
          <w:marRight w:val="0"/>
          <w:marTop w:val="0"/>
          <w:marBottom w:val="0"/>
          <w:divBdr>
            <w:top w:val="none" w:sz="0" w:space="0" w:color="auto"/>
            <w:left w:val="none" w:sz="0" w:space="0" w:color="auto"/>
            <w:bottom w:val="none" w:sz="0" w:space="0" w:color="auto"/>
            <w:right w:val="none" w:sz="0" w:space="0" w:color="auto"/>
          </w:divBdr>
        </w:div>
        <w:div w:id="129784737">
          <w:marLeft w:val="480"/>
          <w:marRight w:val="0"/>
          <w:marTop w:val="0"/>
          <w:marBottom w:val="0"/>
          <w:divBdr>
            <w:top w:val="none" w:sz="0" w:space="0" w:color="auto"/>
            <w:left w:val="none" w:sz="0" w:space="0" w:color="auto"/>
            <w:bottom w:val="none" w:sz="0" w:space="0" w:color="auto"/>
            <w:right w:val="none" w:sz="0" w:space="0" w:color="auto"/>
          </w:divBdr>
        </w:div>
        <w:div w:id="1338727619">
          <w:marLeft w:val="480"/>
          <w:marRight w:val="0"/>
          <w:marTop w:val="0"/>
          <w:marBottom w:val="0"/>
          <w:divBdr>
            <w:top w:val="none" w:sz="0" w:space="0" w:color="auto"/>
            <w:left w:val="none" w:sz="0" w:space="0" w:color="auto"/>
            <w:bottom w:val="none" w:sz="0" w:space="0" w:color="auto"/>
            <w:right w:val="none" w:sz="0" w:space="0" w:color="auto"/>
          </w:divBdr>
        </w:div>
        <w:div w:id="1523011590">
          <w:marLeft w:val="480"/>
          <w:marRight w:val="0"/>
          <w:marTop w:val="0"/>
          <w:marBottom w:val="0"/>
          <w:divBdr>
            <w:top w:val="none" w:sz="0" w:space="0" w:color="auto"/>
            <w:left w:val="none" w:sz="0" w:space="0" w:color="auto"/>
            <w:bottom w:val="none" w:sz="0" w:space="0" w:color="auto"/>
            <w:right w:val="none" w:sz="0" w:space="0" w:color="auto"/>
          </w:divBdr>
        </w:div>
        <w:div w:id="464083903">
          <w:marLeft w:val="480"/>
          <w:marRight w:val="0"/>
          <w:marTop w:val="0"/>
          <w:marBottom w:val="0"/>
          <w:divBdr>
            <w:top w:val="none" w:sz="0" w:space="0" w:color="auto"/>
            <w:left w:val="none" w:sz="0" w:space="0" w:color="auto"/>
            <w:bottom w:val="none" w:sz="0" w:space="0" w:color="auto"/>
            <w:right w:val="none" w:sz="0" w:space="0" w:color="auto"/>
          </w:divBdr>
        </w:div>
        <w:div w:id="1532644745">
          <w:marLeft w:val="480"/>
          <w:marRight w:val="0"/>
          <w:marTop w:val="0"/>
          <w:marBottom w:val="0"/>
          <w:divBdr>
            <w:top w:val="none" w:sz="0" w:space="0" w:color="auto"/>
            <w:left w:val="none" w:sz="0" w:space="0" w:color="auto"/>
            <w:bottom w:val="none" w:sz="0" w:space="0" w:color="auto"/>
            <w:right w:val="none" w:sz="0" w:space="0" w:color="auto"/>
          </w:divBdr>
        </w:div>
        <w:div w:id="356195857">
          <w:marLeft w:val="480"/>
          <w:marRight w:val="0"/>
          <w:marTop w:val="0"/>
          <w:marBottom w:val="0"/>
          <w:divBdr>
            <w:top w:val="none" w:sz="0" w:space="0" w:color="auto"/>
            <w:left w:val="none" w:sz="0" w:space="0" w:color="auto"/>
            <w:bottom w:val="none" w:sz="0" w:space="0" w:color="auto"/>
            <w:right w:val="none" w:sz="0" w:space="0" w:color="auto"/>
          </w:divBdr>
        </w:div>
        <w:div w:id="232155692">
          <w:marLeft w:val="480"/>
          <w:marRight w:val="0"/>
          <w:marTop w:val="0"/>
          <w:marBottom w:val="0"/>
          <w:divBdr>
            <w:top w:val="none" w:sz="0" w:space="0" w:color="auto"/>
            <w:left w:val="none" w:sz="0" w:space="0" w:color="auto"/>
            <w:bottom w:val="none" w:sz="0" w:space="0" w:color="auto"/>
            <w:right w:val="none" w:sz="0" w:space="0" w:color="auto"/>
          </w:divBdr>
        </w:div>
        <w:div w:id="912661855">
          <w:marLeft w:val="480"/>
          <w:marRight w:val="0"/>
          <w:marTop w:val="0"/>
          <w:marBottom w:val="0"/>
          <w:divBdr>
            <w:top w:val="none" w:sz="0" w:space="0" w:color="auto"/>
            <w:left w:val="none" w:sz="0" w:space="0" w:color="auto"/>
            <w:bottom w:val="none" w:sz="0" w:space="0" w:color="auto"/>
            <w:right w:val="none" w:sz="0" w:space="0" w:color="auto"/>
          </w:divBdr>
        </w:div>
        <w:div w:id="1387534714">
          <w:marLeft w:val="480"/>
          <w:marRight w:val="0"/>
          <w:marTop w:val="0"/>
          <w:marBottom w:val="0"/>
          <w:divBdr>
            <w:top w:val="none" w:sz="0" w:space="0" w:color="auto"/>
            <w:left w:val="none" w:sz="0" w:space="0" w:color="auto"/>
            <w:bottom w:val="none" w:sz="0" w:space="0" w:color="auto"/>
            <w:right w:val="none" w:sz="0" w:space="0" w:color="auto"/>
          </w:divBdr>
        </w:div>
        <w:div w:id="2124423855">
          <w:marLeft w:val="480"/>
          <w:marRight w:val="0"/>
          <w:marTop w:val="0"/>
          <w:marBottom w:val="0"/>
          <w:divBdr>
            <w:top w:val="none" w:sz="0" w:space="0" w:color="auto"/>
            <w:left w:val="none" w:sz="0" w:space="0" w:color="auto"/>
            <w:bottom w:val="none" w:sz="0" w:space="0" w:color="auto"/>
            <w:right w:val="none" w:sz="0" w:space="0" w:color="auto"/>
          </w:divBdr>
        </w:div>
        <w:div w:id="912347986">
          <w:marLeft w:val="480"/>
          <w:marRight w:val="0"/>
          <w:marTop w:val="0"/>
          <w:marBottom w:val="0"/>
          <w:divBdr>
            <w:top w:val="none" w:sz="0" w:space="0" w:color="auto"/>
            <w:left w:val="none" w:sz="0" w:space="0" w:color="auto"/>
            <w:bottom w:val="none" w:sz="0" w:space="0" w:color="auto"/>
            <w:right w:val="none" w:sz="0" w:space="0" w:color="auto"/>
          </w:divBdr>
        </w:div>
        <w:div w:id="517740384">
          <w:marLeft w:val="480"/>
          <w:marRight w:val="0"/>
          <w:marTop w:val="0"/>
          <w:marBottom w:val="0"/>
          <w:divBdr>
            <w:top w:val="none" w:sz="0" w:space="0" w:color="auto"/>
            <w:left w:val="none" w:sz="0" w:space="0" w:color="auto"/>
            <w:bottom w:val="none" w:sz="0" w:space="0" w:color="auto"/>
            <w:right w:val="none" w:sz="0" w:space="0" w:color="auto"/>
          </w:divBdr>
        </w:div>
        <w:div w:id="1410695047">
          <w:marLeft w:val="480"/>
          <w:marRight w:val="0"/>
          <w:marTop w:val="0"/>
          <w:marBottom w:val="0"/>
          <w:divBdr>
            <w:top w:val="none" w:sz="0" w:space="0" w:color="auto"/>
            <w:left w:val="none" w:sz="0" w:space="0" w:color="auto"/>
            <w:bottom w:val="none" w:sz="0" w:space="0" w:color="auto"/>
            <w:right w:val="none" w:sz="0" w:space="0" w:color="auto"/>
          </w:divBdr>
        </w:div>
        <w:div w:id="173346988">
          <w:marLeft w:val="480"/>
          <w:marRight w:val="0"/>
          <w:marTop w:val="0"/>
          <w:marBottom w:val="0"/>
          <w:divBdr>
            <w:top w:val="none" w:sz="0" w:space="0" w:color="auto"/>
            <w:left w:val="none" w:sz="0" w:space="0" w:color="auto"/>
            <w:bottom w:val="none" w:sz="0" w:space="0" w:color="auto"/>
            <w:right w:val="none" w:sz="0" w:space="0" w:color="auto"/>
          </w:divBdr>
        </w:div>
        <w:div w:id="684747721">
          <w:marLeft w:val="480"/>
          <w:marRight w:val="0"/>
          <w:marTop w:val="0"/>
          <w:marBottom w:val="0"/>
          <w:divBdr>
            <w:top w:val="none" w:sz="0" w:space="0" w:color="auto"/>
            <w:left w:val="none" w:sz="0" w:space="0" w:color="auto"/>
            <w:bottom w:val="none" w:sz="0" w:space="0" w:color="auto"/>
            <w:right w:val="none" w:sz="0" w:space="0" w:color="auto"/>
          </w:divBdr>
        </w:div>
        <w:div w:id="789282770">
          <w:marLeft w:val="480"/>
          <w:marRight w:val="0"/>
          <w:marTop w:val="0"/>
          <w:marBottom w:val="0"/>
          <w:divBdr>
            <w:top w:val="none" w:sz="0" w:space="0" w:color="auto"/>
            <w:left w:val="none" w:sz="0" w:space="0" w:color="auto"/>
            <w:bottom w:val="none" w:sz="0" w:space="0" w:color="auto"/>
            <w:right w:val="none" w:sz="0" w:space="0" w:color="auto"/>
          </w:divBdr>
        </w:div>
        <w:div w:id="1423137281">
          <w:marLeft w:val="480"/>
          <w:marRight w:val="0"/>
          <w:marTop w:val="0"/>
          <w:marBottom w:val="0"/>
          <w:divBdr>
            <w:top w:val="none" w:sz="0" w:space="0" w:color="auto"/>
            <w:left w:val="none" w:sz="0" w:space="0" w:color="auto"/>
            <w:bottom w:val="none" w:sz="0" w:space="0" w:color="auto"/>
            <w:right w:val="none" w:sz="0" w:space="0" w:color="auto"/>
          </w:divBdr>
        </w:div>
      </w:divsChild>
    </w:div>
    <w:div w:id="2129548965">
      <w:bodyDiv w:val="1"/>
      <w:marLeft w:val="0"/>
      <w:marRight w:val="0"/>
      <w:marTop w:val="0"/>
      <w:marBottom w:val="0"/>
      <w:divBdr>
        <w:top w:val="none" w:sz="0" w:space="0" w:color="auto"/>
        <w:left w:val="none" w:sz="0" w:space="0" w:color="auto"/>
        <w:bottom w:val="none" w:sz="0" w:space="0" w:color="auto"/>
        <w:right w:val="none" w:sz="0" w:space="0" w:color="auto"/>
      </w:divBdr>
      <w:divsChild>
        <w:div w:id="653990104">
          <w:marLeft w:val="480"/>
          <w:marRight w:val="0"/>
          <w:marTop w:val="0"/>
          <w:marBottom w:val="0"/>
          <w:divBdr>
            <w:top w:val="none" w:sz="0" w:space="0" w:color="auto"/>
            <w:left w:val="none" w:sz="0" w:space="0" w:color="auto"/>
            <w:bottom w:val="none" w:sz="0" w:space="0" w:color="auto"/>
            <w:right w:val="none" w:sz="0" w:space="0" w:color="auto"/>
          </w:divBdr>
        </w:div>
        <w:div w:id="777020856">
          <w:marLeft w:val="480"/>
          <w:marRight w:val="0"/>
          <w:marTop w:val="0"/>
          <w:marBottom w:val="0"/>
          <w:divBdr>
            <w:top w:val="none" w:sz="0" w:space="0" w:color="auto"/>
            <w:left w:val="none" w:sz="0" w:space="0" w:color="auto"/>
            <w:bottom w:val="none" w:sz="0" w:space="0" w:color="auto"/>
            <w:right w:val="none" w:sz="0" w:space="0" w:color="auto"/>
          </w:divBdr>
        </w:div>
        <w:div w:id="2054037512">
          <w:marLeft w:val="480"/>
          <w:marRight w:val="0"/>
          <w:marTop w:val="0"/>
          <w:marBottom w:val="0"/>
          <w:divBdr>
            <w:top w:val="none" w:sz="0" w:space="0" w:color="auto"/>
            <w:left w:val="none" w:sz="0" w:space="0" w:color="auto"/>
            <w:bottom w:val="none" w:sz="0" w:space="0" w:color="auto"/>
            <w:right w:val="none" w:sz="0" w:space="0" w:color="auto"/>
          </w:divBdr>
        </w:div>
        <w:div w:id="1504660333">
          <w:marLeft w:val="480"/>
          <w:marRight w:val="0"/>
          <w:marTop w:val="0"/>
          <w:marBottom w:val="0"/>
          <w:divBdr>
            <w:top w:val="none" w:sz="0" w:space="0" w:color="auto"/>
            <w:left w:val="none" w:sz="0" w:space="0" w:color="auto"/>
            <w:bottom w:val="none" w:sz="0" w:space="0" w:color="auto"/>
            <w:right w:val="none" w:sz="0" w:space="0" w:color="auto"/>
          </w:divBdr>
        </w:div>
        <w:div w:id="1126194505">
          <w:marLeft w:val="480"/>
          <w:marRight w:val="0"/>
          <w:marTop w:val="0"/>
          <w:marBottom w:val="0"/>
          <w:divBdr>
            <w:top w:val="none" w:sz="0" w:space="0" w:color="auto"/>
            <w:left w:val="none" w:sz="0" w:space="0" w:color="auto"/>
            <w:bottom w:val="none" w:sz="0" w:space="0" w:color="auto"/>
            <w:right w:val="none" w:sz="0" w:space="0" w:color="auto"/>
          </w:divBdr>
        </w:div>
        <w:div w:id="1822966624">
          <w:marLeft w:val="480"/>
          <w:marRight w:val="0"/>
          <w:marTop w:val="0"/>
          <w:marBottom w:val="0"/>
          <w:divBdr>
            <w:top w:val="none" w:sz="0" w:space="0" w:color="auto"/>
            <w:left w:val="none" w:sz="0" w:space="0" w:color="auto"/>
            <w:bottom w:val="none" w:sz="0" w:space="0" w:color="auto"/>
            <w:right w:val="none" w:sz="0" w:space="0" w:color="auto"/>
          </w:divBdr>
        </w:div>
        <w:div w:id="1603761862">
          <w:marLeft w:val="480"/>
          <w:marRight w:val="0"/>
          <w:marTop w:val="0"/>
          <w:marBottom w:val="0"/>
          <w:divBdr>
            <w:top w:val="none" w:sz="0" w:space="0" w:color="auto"/>
            <w:left w:val="none" w:sz="0" w:space="0" w:color="auto"/>
            <w:bottom w:val="none" w:sz="0" w:space="0" w:color="auto"/>
            <w:right w:val="none" w:sz="0" w:space="0" w:color="auto"/>
          </w:divBdr>
        </w:div>
        <w:div w:id="1027147480">
          <w:marLeft w:val="480"/>
          <w:marRight w:val="0"/>
          <w:marTop w:val="0"/>
          <w:marBottom w:val="0"/>
          <w:divBdr>
            <w:top w:val="none" w:sz="0" w:space="0" w:color="auto"/>
            <w:left w:val="none" w:sz="0" w:space="0" w:color="auto"/>
            <w:bottom w:val="none" w:sz="0" w:space="0" w:color="auto"/>
            <w:right w:val="none" w:sz="0" w:space="0" w:color="auto"/>
          </w:divBdr>
        </w:div>
        <w:div w:id="542598419">
          <w:marLeft w:val="480"/>
          <w:marRight w:val="0"/>
          <w:marTop w:val="0"/>
          <w:marBottom w:val="0"/>
          <w:divBdr>
            <w:top w:val="none" w:sz="0" w:space="0" w:color="auto"/>
            <w:left w:val="none" w:sz="0" w:space="0" w:color="auto"/>
            <w:bottom w:val="none" w:sz="0" w:space="0" w:color="auto"/>
            <w:right w:val="none" w:sz="0" w:space="0" w:color="auto"/>
          </w:divBdr>
        </w:div>
        <w:div w:id="561185591">
          <w:marLeft w:val="480"/>
          <w:marRight w:val="0"/>
          <w:marTop w:val="0"/>
          <w:marBottom w:val="0"/>
          <w:divBdr>
            <w:top w:val="none" w:sz="0" w:space="0" w:color="auto"/>
            <w:left w:val="none" w:sz="0" w:space="0" w:color="auto"/>
            <w:bottom w:val="none" w:sz="0" w:space="0" w:color="auto"/>
            <w:right w:val="none" w:sz="0" w:space="0" w:color="auto"/>
          </w:divBdr>
        </w:div>
        <w:div w:id="1766071204">
          <w:marLeft w:val="480"/>
          <w:marRight w:val="0"/>
          <w:marTop w:val="0"/>
          <w:marBottom w:val="0"/>
          <w:divBdr>
            <w:top w:val="none" w:sz="0" w:space="0" w:color="auto"/>
            <w:left w:val="none" w:sz="0" w:space="0" w:color="auto"/>
            <w:bottom w:val="none" w:sz="0" w:space="0" w:color="auto"/>
            <w:right w:val="none" w:sz="0" w:space="0" w:color="auto"/>
          </w:divBdr>
        </w:div>
        <w:div w:id="2096239234">
          <w:marLeft w:val="480"/>
          <w:marRight w:val="0"/>
          <w:marTop w:val="0"/>
          <w:marBottom w:val="0"/>
          <w:divBdr>
            <w:top w:val="none" w:sz="0" w:space="0" w:color="auto"/>
            <w:left w:val="none" w:sz="0" w:space="0" w:color="auto"/>
            <w:bottom w:val="none" w:sz="0" w:space="0" w:color="auto"/>
            <w:right w:val="none" w:sz="0" w:space="0" w:color="auto"/>
          </w:divBdr>
        </w:div>
        <w:div w:id="627053975">
          <w:marLeft w:val="480"/>
          <w:marRight w:val="0"/>
          <w:marTop w:val="0"/>
          <w:marBottom w:val="0"/>
          <w:divBdr>
            <w:top w:val="none" w:sz="0" w:space="0" w:color="auto"/>
            <w:left w:val="none" w:sz="0" w:space="0" w:color="auto"/>
            <w:bottom w:val="none" w:sz="0" w:space="0" w:color="auto"/>
            <w:right w:val="none" w:sz="0" w:space="0" w:color="auto"/>
          </w:divBdr>
        </w:div>
        <w:div w:id="1204369003">
          <w:marLeft w:val="480"/>
          <w:marRight w:val="0"/>
          <w:marTop w:val="0"/>
          <w:marBottom w:val="0"/>
          <w:divBdr>
            <w:top w:val="none" w:sz="0" w:space="0" w:color="auto"/>
            <w:left w:val="none" w:sz="0" w:space="0" w:color="auto"/>
            <w:bottom w:val="none" w:sz="0" w:space="0" w:color="auto"/>
            <w:right w:val="none" w:sz="0" w:space="0" w:color="auto"/>
          </w:divBdr>
        </w:div>
        <w:div w:id="848106383">
          <w:marLeft w:val="480"/>
          <w:marRight w:val="0"/>
          <w:marTop w:val="0"/>
          <w:marBottom w:val="0"/>
          <w:divBdr>
            <w:top w:val="none" w:sz="0" w:space="0" w:color="auto"/>
            <w:left w:val="none" w:sz="0" w:space="0" w:color="auto"/>
            <w:bottom w:val="none" w:sz="0" w:space="0" w:color="auto"/>
            <w:right w:val="none" w:sz="0" w:space="0" w:color="auto"/>
          </w:divBdr>
        </w:div>
        <w:div w:id="1793402861">
          <w:marLeft w:val="480"/>
          <w:marRight w:val="0"/>
          <w:marTop w:val="0"/>
          <w:marBottom w:val="0"/>
          <w:divBdr>
            <w:top w:val="none" w:sz="0" w:space="0" w:color="auto"/>
            <w:left w:val="none" w:sz="0" w:space="0" w:color="auto"/>
            <w:bottom w:val="none" w:sz="0" w:space="0" w:color="auto"/>
            <w:right w:val="none" w:sz="0" w:space="0" w:color="auto"/>
          </w:divBdr>
        </w:div>
        <w:div w:id="1336305318">
          <w:marLeft w:val="480"/>
          <w:marRight w:val="0"/>
          <w:marTop w:val="0"/>
          <w:marBottom w:val="0"/>
          <w:divBdr>
            <w:top w:val="none" w:sz="0" w:space="0" w:color="auto"/>
            <w:left w:val="none" w:sz="0" w:space="0" w:color="auto"/>
            <w:bottom w:val="none" w:sz="0" w:space="0" w:color="auto"/>
            <w:right w:val="none" w:sz="0" w:space="0" w:color="auto"/>
          </w:divBdr>
        </w:div>
        <w:div w:id="78984124">
          <w:marLeft w:val="480"/>
          <w:marRight w:val="0"/>
          <w:marTop w:val="0"/>
          <w:marBottom w:val="0"/>
          <w:divBdr>
            <w:top w:val="none" w:sz="0" w:space="0" w:color="auto"/>
            <w:left w:val="none" w:sz="0" w:space="0" w:color="auto"/>
            <w:bottom w:val="none" w:sz="0" w:space="0" w:color="auto"/>
            <w:right w:val="none" w:sz="0" w:space="0" w:color="auto"/>
          </w:divBdr>
        </w:div>
        <w:div w:id="1363045265">
          <w:marLeft w:val="480"/>
          <w:marRight w:val="0"/>
          <w:marTop w:val="0"/>
          <w:marBottom w:val="0"/>
          <w:divBdr>
            <w:top w:val="none" w:sz="0" w:space="0" w:color="auto"/>
            <w:left w:val="none" w:sz="0" w:space="0" w:color="auto"/>
            <w:bottom w:val="none" w:sz="0" w:space="0" w:color="auto"/>
            <w:right w:val="none" w:sz="0" w:space="0" w:color="auto"/>
          </w:divBdr>
        </w:div>
        <w:div w:id="901254306">
          <w:marLeft w:val="480"/>
          <w:marRight w:val="0"/>
          <w:marTop w:val="0"/>
          <w:marBottom w:val="0"/>
          <w:divBdr>
            <w:top w:val="none" w:sz="0" w:space="0" w:color="auto"/>
            <w:left w:val="none" w:sz="0" w:space="0" w:color="auto"/>
            <w:bottom w:val="none" w:sz="0" w:space="0" w:color="auto"/>
            <w:right w:val="none" w:sz="0" w:space="0" w:color="auto"/>
          </w:divBdr>
        </w:div>
        <w:div w:id="473763016">
          <w:marLeft w:val="480"/>
          <w:marRight w:val="0"/>
          <w:marTop w:val="0"/>
          <w:marBottom w:val="0"/>
          <w:divBdr>
            <w:top w:val="none" w:sz="0" w:space="0" w:color="auto"/>
            <w:left w:val="none" w:sz="0" w:space="0" w:color="auto"/>
            <w:bottom w:val="none" w:sz="0" w:space="0" w:color="auto"/>
            <w:right w:val="none" w:sz="0" w:space="0" w:color="auto"/>
          </w:divBdr>
        </w:div>
        <w:div w:id="1298224395">
          <w:marLeft w:val="480"/>
          <w:marRight w:val="0"/>
          <w:marTop w:val="0"/>
          <w:marBottom w:val="0"/>
          <w:divBdr>
            <w:top w:val="none" w:sz="0" w:space="0" w:color="auto"/>
            <w:left w:val="none" w:sz="0" w:space="0" w:color="auto"/>
            <w:bottom w:val="none" w:sz="0" w:space="0" w:color="auto"/>
            <w:right w:val="none" w:sz="0" w:space="0" w:color="auto"/>
          </w:divBdr>
        </w:div>
        <w:div w:id="748968645">
          <w:marLeft w:val="480"/>
          <w:marRight w:val="0"/>
          <w:marTop w:val="0"/>
          <w:marBottom w:val="0"/>
          <w:divBdr>
            <w:top w:val="none" w:sz="0" w:space="0" w:color="auto"/>
            <w:left w:val="none" w:sz="0" w:space="0" w:color="auto"/>
            <w:bottom w:val="none" w:sz="0" w:space="0" w:color="auto"/>
            <w:right w:val="none" w:sz="0" w:space="0" w:color="auto"/>
          </w:divBdr>
        </w:div>
        <w:div w:id="1658000788">
          <w:marLeft w:val="480"/>
          <w:marRight w:val="0"/>
          <w:marTop w:val="0"/>
          <w:marBottom w:val="0"/>
          <w:divBdr>
            <w:top w:val="none" w:sz="0" w:space="0" w:color="auto"/>
            <w:left w:val="none" w:sz="0" w:space="0" w:color="auto"/>
            <w:bottom w:val="none" w:sz="0" w:space="0" w:color="auto"/>
            <w:right w:val="none" w:sz="0" w:space="0" w:color="auto"/>
          </w:divBdr>
        </w:div>
        <w:div w:id="1852211040">
          <w:marLeft w:val="480"/>
          <w:marRight w:val="0"/>
          <w:marTop w:val="0"/>
          <w:marBottom w:val="0"/>
          <w:divBdr>
            <w:top w:val="none" w:sz="0" w:space="0" w:color="auto"/>
            <w:left w:val="none" w:sz="0" w:space="0" w:color="auto"/>
            <w:bottom w:val="none" w:sz="0" w:space="0" w:color="auto"/>
            <w:right w:val="none" w:sz="0" w:space="0" w:color="auto"/>
          </w:divBdr>
        </w:div>
        <w:div w:id="1014769737">
          <w:marLeft w:val="480"/>
          <w:marRight w:val="0"/>
          <w:marTop w:val="0"/>
          <w:marBottom w:val="0"/>
          <w:divBdr>
            <w:top w:val="none" w:sz="0" w:space="0" w:color="auto"/>
            <w:left w:val="none" w:sz="0" w:space="0" w:color="auto"/>
            <w:bottom w:val="none" w:sz="0" w:space="0" w:color="auto"/>
            <w:right w:val="none" w:sz="0" w:space="0" w:color="auto"/>
          </w:divBdr>
        </w:div>
        <w:div w:id="153448501">
          <w:marLeft w:val="480"/>
          <w:marRight w:val="0"/>
          <w:marTop w:val="0"/>
          <w:marBottom w:val="0"/>
          <w:divBdr>
            <w:top w:val="none" w:sz="0" w:space="0" w:color="auto"/>
            <w:left w:val="none" w:sz="0" w:space="0" w:color="auto"/>
            <w:bottom w:val="none" w:sz="0" w:space="0" w:color="auto"/>
            <w:right w:val="none" w:sz="0" w:space="0" w:color="auto"/>
          </w:divBdr>
        </w:div>
        <w:div w:id="1145050482">
          <w:marLeft w:val="480"/>
          <w:marRight w:val="0"/>
          <w:marTop w:val="0"/>
          <w:marBottom w:val="0"/>
          <w:divBdr>
            <w:top w:val="none" w:sz="0" w:space="0" w:color="auto"/>
            <w:left w:val="none" w:sz="0" w:space="0" w:color="auto"/>
            <w:bottom w:val="none" w:sz="0" w:space="0" w:color="auto"/>
            <w:right w:val="none" w:sz="0" w:space="0" w:color="auto"/>
          </w:divBdr>
        </w:div>
        <w:div w:id="1168714211">
          <w:marLeft w:val="480"/>
          <w:marRight w:val="0"/>
          <w:marTop w:val="0"/>
          <w:marBottom w:val="0"/>
          <w:divBdr>
            <w:top w:val="none" w:sz="0" w:space="0" w:color="auto"/>
            <w:left w:val="none" w:sz="0" w:space="0" w:color="auto"/>
            <w:bottom w:val="none" w:sz="0" w:space="0" w:color="auto"/>
            <w:right w:val="none" w:sz="0" w:space="0" w:color="auto"/>
          </w:divBdr>
        </w:div>
        <w:div w:id="259920767">
          <w:marLeft w:val="480"/>
          <w:marRight w:val="0"/>
          <w:marTop w:val="0"/>
          <w:marBottom w:val="0"/>
          <w:divBdr>
            <w:top w:val="none" w:sz="0" w:space="0" w:color="auto"/>
            <w:left w:val="none" w:sz="0" w:space="0" w:color="auto"/>
            <w:bottom w:val="none" w:sz="0" w:space="0" w:color="auto"/>
            <w:right w:val="none" w:sz="0" w:space="0" w:color="auto"/>
          </w:divBdr>
        </w:div>
        <w:div w:id="1891112515">
          <w:marLeft w:val="480"/>
          <w:marRight w:val="0"/>
          <w:marTop w:val="0"/>
          <w:marBottom w:val="0"/>
          <w:divBdr>
            <w:top w:val="none" w:sz="0" w:space="0" w:color="auto"/>
            <w:left w:val="none" w:sz="0" w:space="0" w:color="auto"/>
            <w:bottom w:val="none" w:sz="0" w:space="0" w:color="auto"/>
            <w:right w:val="none" w:sz="0" w:space="0" w:color="auto"/>
          </w:divBdr>
        </w:div>
        <w:div w:id="395125286">
          <w:marLeft w:val="480"/>
          <w:marRight w:val="0"/>
          <w:marTop w:val="0"/>
          <w:marBottom w:val="0"/>
          <w:divBdr>
            <w:top w:val="none" w:sz="0" w:space="0" w:color="auto"/>
            <w:left w:val="none" w:sz="0" w:space="0" w:color="auto"/>
            <w:bottom w:val="none" w:sz="0" w:space="0" w:color="auto"/>
            <w:right w:val="none" w:sz="0" w:space="0" w:color="auto"/>
          </w:divBdr>
        </w:div>
        <w:div w:id="243496353">
          <w:marLeft w:val="480"/>
          <w:marRight w:val="0"/>
          <w:marTop w:val="0"/>
          <w:marBottom w:val="0"/>
          <w:divBdr>
            <w:top w:val="none" w:sz="0" w:space="0" w:color="auto"/>
            <w:left w:val="none" w:sz="0" w:space="0" w:color="auto"/>
            <w:bottom w:val="none" w:sz="0" w:space="0" w:color="auto"/>
            <w:right w:val="none" w:sz="0" w:space="0" w:color="auto"/>
          </w:divBdr>
        </w:div>
        <w:div w:id="977998963">
          <w:marLeft w:val="480"/>
          <w:marRight w:val="0"/>
          <w:marTop w:val="0"/>
          <w:marBottom w:val="0"/>
          <w:divBdr>
            <w:top w:val="none" w:sz="0" w:space="0" w:color="auto"/>
            <w:left w:val="none" w:sz="0" w:space="0" w:color="auto"/>
            <w:bottom w:val="none" w:sz="0" w:space="0" w:color="auto"/>
            <w:right w:val="none" w:sz="0" w:space="0" w:color="auto"/>
          </w:divBdr>
        </w:div>
        <w:div w:id="73011669">
          <w:marLeft w:val="480"/>
          <w:marRight w:val="0"/>
          <w:marTop w:val="0"/>
          <w:marBottom w:val="0"/>
          <w:divBdr>
            <w:top w:val="none" w:sz="0" w:space="0" w:color="auto"/>
            <w:left w:val="none" w:sz="0" w:space="0" w:color="auto"/>
            <w:bottom w:val="none" w:sz="0" w:space="0" w:color="auto"/>
            <w:right w:val="none" w:sz="0" w:space="0" w:color="auto"/>
          </w:divBdr>
        </w:div>
        <w:div w:id="921450389">
          <w:marLeft w:val="480"/>
          <w:marRight w:val="0"/>
          <w:marTop w:val="0"/>
          <w:marBottom w:val="0"/>
          <w:divBdr>
            <w:top w:val="none" w:sz="0" w:space="0" w:color="auto"/>
            <w:left w:val="none" w:sz="0" w:space="0" w:color="auto"/>
            <w:bottom w:val="none" w:sz="0" w:space="0" w:color="auto"/>
            <w:right w:val="none" w:sz="0" w:space="0" w:color="auto"/>
          </w:divBdr>
        </w:div>
        <w:div w:id="1924559458">
          <w:marLeft w:val="480"/>
          <w:marRight w:val="0"/>
          <w:marTop w:val="0"/>
          <w:marBottom w:val="0"/>
          <w:divBdr>
            <w:top w:val="none" w:sz="0" w:space="0" w:color="auto"/>
            <w:left w:val="none" w:sz="0" w:space="0" w:color="auto"/>
            <w:bottom w:val="none" w:sz="0" w:space="0" w:color="auto"/>
            <w:right w:val="none" w:sz="0" w:space="0" w:color="auto"/>
          </w:divBdr>
        </w:div>
        <w:div w:id="979728760">
          <w:marLeft w:val="480"/>
          <w:marRight w:val="0"/>
          <w:marTop w:val="0"/>
          <w:marBottom w:val="0"/>
          <w:divBdr>
            <w:top w:val="none" w:sz="0" w:space="0" w:color="auto"/>
            <w:left w:val="none" w:sz="0" w:space="0" w:color="auto"/>
            <w:bottom w:val="none" w:sz="0" w:space="0" w:color="auto"/>
            <w:right w:val="none" w:sz="0" w:space="0" w:color="auto"/>
          </w:divBdr>
        </w:div>
        <w:div w:id="209998301">
          <w:marLeft w:val="480"/>
          <w:marRight w:val="0"/>
          <w:marTop w:val="0"/>
          <w:marBottom w:val="0"/>
          <w:divBdr>
            <w:top w:val="none" w:sz="0" w:space="0" w:color="auto"/>
            <w:left w:val="none" w:sz="0" w:space="0" w:color="auto"/>
            <w:bottom w:val="none" w:sz="0" w:space="0" w:color="auto"/>
            <w:right w:val="none" w:sz="0" w:space="0" w:color="auto"/>
          </w:divBdr>
        </w:div>
        <w:div w:id="960382707">
          <w:marLeft w:val="480"/>
          <w:marRight w:val="0"/>
          <w:marTop w:val="0"/>
          <w:marBottom w:val="0"/>
          <w:divBdr>
            <w:top w:val="none" w:sz="0" w:space="0" w:color="auto"/>
            <w:left w:val="none" w:sz="0" w:space="0" w:color="auto"/>
            <w:bottom w:val="none" w:sz="0" w:space="0" w:color="auto"/>
            <w:right w:val="none" w:sz="0" w:space="0" w:color="auto"/>
          </w:divBdr>
        </w:div>
        <w:div w:id="1885947883">
          <w:marLeft w:val="480"/>
          <w:marRight w:val="0"/>
          <w:marTop w:val="0"/>
          <w:marBottom w:val="0"/>
          <w:divBdr>
            <w:top w:val="none" w:sz="0" w:space="0" w:color="auto"/>
            <w:left w:val="none" w:sz="0" w:space="0" w:color="auto"/>
            <w:bottom w:val="none" w:sz="0" w:space="0" w:color="auto"/>
            <w:right w:val="none" w:sz="0" w:space="0" w:color="auto"/>
          </w:divBdr>
        </w:div>
        <w:div w:id="425658994">
          <w:marLeft w:val="480"/>
          <w:marRight w:val="0"/>
          <w:marTop w:val="0"/>
          <w:marBottom w:val="0"/>
          <w:divBdr>
            <w:top w:val="none" w:sz="0" w:space="0" w:color="auto"/>
            <w:left w:val="none" w:sz="0" w:space="0" w:color="auto"/>
            <w:bottom w:val="none" w:sz="0" w:space="0" w:color="auto"/>
            <w:right w:val="none" w:sz="0" w:space="0" w:color="auto"/>
          </w:divBdr>
        </w:div>
        <w:div w:id="1142507632">
          <w:marLeft w:val="480"/>
          <w:marRight w:val="0"/>
          <w:marTop w:val="0"/>
          <w:marBottom w:val="0"/>
          <w:divBdr>
            <w:top w:val="none" w:sz="0" w:space="0" w:color="auto"/>
            <w:left w:val="none" w:sz="0" w:space="0" w:color="auto"/>
            <w:bottom w:val="none" w:sz="0" w:space="0" w:color="auto"/>
            <w:right w:val="none" w:sz="0" w:space="0" w:color="auto"/>
          </w:divBdr>
        </w:div>
        <w:div w:id="486822107">
          <w:marLeft w:val="480"/>
          <w:marRight w:val="0"/>
          <w:marTop w:val="0"/>
          <w:marBottom w:val="0"/>
          <w:divBdr>
            <w:top w:val="none" w:sz="0" w:space="0" w:color="auto"/>
            <w:left w:val="none" w:sz="0" w:space="0" w:color="auto"/>
            <w:bottom w:val="none" w:sz="0" w:space="0" w:color="auto"/>
            <w:right w:val="none" w:sz="0" w:space="0" w:color="auto"/>
          </w:divBdr>
        </w:div>
        <w:div w:id="1874921870">
          <w:marLeft w:val="480"/>
          <w:marRight w:val="0"/>
          <w:marTop w:val="0"/>
          <w:marBottom w:val="0"/>
          <w:divBdr>
            <w:top w:val="none" w:sz="0" w:space="0" w:color="auto"/>
            <w:left w:val="none" w:sz="0" w:space="0" w:color="auto"/>
            <w:bottom w:val="none" w:sz="0" w:space="0" w:color="auto"/>
            <w:right w:val="none" w:sz="0" w:space="0" w:color="auto"/>
          </w:divBdr>
        </w:div>
        <w:div w:id="331185973">
          <w:marLeft w:val="480"/>
          <w:marRight w:val="0"/>
          <w:marTop w:val="0"/>
          <w:marBottom w:val="0"/>
          <w:divBdr>
            <w:top w:val="none" w:sz="0" w:space="0" w:color="auto"/>
            <w:left w:val="none" w:sz="0" w:space="0" w:color="auto"/>
            <w:bottom w:val="none" w:sz="0" w:space="0" w:color="auto"/>
            <w:right w:val="none" w:sz="0" w:space="0" w:color="auto"/>
          </w:divBdr>
        </w:div>
        <w:div w:id="1064567561">
          <w:marLeft w:val="480"/>
          <w:marRight w:val="0"/>
          <w:marTop w:val="0"/>
          <w:marBottom w:val="0"/>
          <w:divBdr>
            <w:top w:val="none" w:sz="0" w:space="0" w:color="auto"/>
            <w:left w:val="none" w:sz="0" w:space="0" w:color="auto"/>
            <w:bottom w:val="none" w:sz="0" w:space="0" w:color="auto"/>
            <w:right w:val="none" w:sz="0" w:space="0" w:color="auto"/>
          </w:divBdr>
        </w:div>
        <w:div w:id="1713725665">
          <w:marLeft w:val="480"/>
          <w:marRight w:val="0"/>
          <w:marTop w:val="0"/>
          <w:marBottom w:val="0"/>
          <w:divBdr>
            <w:top w:val="none" w:sz="0" w:space="0" w:color="auto"/>
            <w:left w:val="none" w:sz="0" w:space="0" w:color="auto"/>
            <w:bottom w:val="none" w:sz="0" w:space="0" w:color="auto"/>
            <w:right w:val="none" w:sz="0" w:space="0" w:color="auto"/>
          </w:divBdr>
        </w:div>
        <w:div w:id="1037586775">
          <w:marLeft w:val="480"/>
          <w:marRight w:val="0"/>
          <w:marTop w:val="0"/>
          <w:marBottom w:val="0"/>
          <w:divBdr>
            <w:top w:val="none" w:sz="0" w:space="0" w:color="auto"/>
            <w:left w:val="none" w:sz="0" w:space="0" w:color="auto"/>
            <w:bottom w:val="none" w:sz="0" w:space="0" w:color="auto"/>
            <w:right w:val="none" w:sz="0" w:space="0" w:color="auto"/>
          </w:divBdr>
        </w:div>
        <w:div w:id="96489044">
          <w:marLeft w:val="480"/>
          <w:marRight w:val="0"/>
          <w:marTop w:val="0"/>
          <w:marBottom w:val="0"/>
          <w:divBdr>
            <w:top w:val="none" w:sz="0" w:space="0" w:color="auto"/>
            <w:left w:val="none" w:sz="0" w:space="0" w:color="auto"/>
            <w:bottom w:val="none" w:sz="0" w:space="0" w:color="auto"/>
            <w:right w:val="none" w:sz="0" w:space="0" w:color="auto"/>
          </w:divBdr>
        </w:div>
        <w:div w:id="2057581925">
          <w:marLeft w:val="480"/>
          <w:marRight w:val="0"/>
          <w:marTop w:val="0"/>
          <w:marBottom w:val="0"/>
          <w:divBdr>
            <w:top w:val="none" w:sz="0" w:space="0" w:color="auto"/>
            <w:left w:val="none" w:sz="0" w:space="0" w:color="auto"/>
            <w:bottom w:val="none" w:sz="0" w:space="0" w:color="auto"/>
            <w:right w:val="none" w:sz="0" w:space="0" w:color="auto"/>
          </w:divBdr>
        </w:div>
        <w:div w:id="2002418689">
          <w:marLeft w:val="480"/>
          <w:marRight w:val="0"/>
          <w:marTop w:val="0"/>
          <w:marBottom w:val="0"/>
          <w:divBdr>
            <w:top w:val="none" w:sz="0" w:space="0" w:color="auto"/>
            <w:left w:val="none" w:sz="0" w:space="0" w:color="auto"/>
            <w:bottom w:val="none" w:sz="0" w:space="0" w:color="auto"/>
            <w:right w:val="none" w:sz="0" w:space="0" w:color="auto"/>
          </w:divBdr>
        </w:div>
        <w:div w:id="1517386987">
          <w:marLeft w:val="480"/>
          <w:marRight w:val="0"/>
          <w:marTop w:val="0"/>
          <w:marBottom w:val="0"/>
          <w:divBdr>
            <w:top w:val="none" w:sz="0" w:space="0" w:color="auto"/>
            <w:left w:val="none" w:sz="0" w:space="0" w:color="auto"/>
            <w:bottom w:val="none" w:sz="0" w:space="0" w:color="auto"/>
            <w:right w:val="none" w:sz="0" w:space="0" w:color="auto"/>
          </w:divBdr>
        </w:div>
        <w:div w:id="1585798189">
          <w:marLeft w:val="480"/>
          <w:marRight w:val="0"/>
          <w:marTop w:val="0"/>
          <w:marBottom w:val="0"/>
          <w:divBdr>
            <w:top w:val="none" w:sz="0" w:space="0" w:color="auto"/>
            <w:left w:val="none" w:sz="0" w:space="0" w:color="auto"/>
            <w:bottom w:val="none" w:sz="0" w:space="0" w:color="auto"/>
            <w:right w:val="none" w:sz="0" w:space="0" w:color="auto"/>
          </w:divBdr>
        </w:div>
        <w:div w:id="1210995144">
          <w:marLeft w:val="480"/>
          <w:marRight w:val="0"/>
          <w:marTop w:val="0"/>
          <w:marBottom w:val="0"/>
          <w:divBdr>
            <w:top w:val="none" w:sz="0" w:space="0" w:color="auto"/>
            <w:left w:val="none" w:sz="0" w:space="0" w:color="auto"/>
            <w:bottom w:val="none" w:sz="0" w:space="0" w:color="auto"/>
            <w:right w:val="none" w:sz="0" w:space="0" w:color="auto"/>
          </w:divBdr>
        </w:div>
        <w:div w:id="2119832800">
          <w:marLeft w:val="480"/>
          <w:marRight w:val="0"/>
          <w:marTop w:val="0"/>
          <w:marBottom w:val="0"/>
          <w:divBdr>
            <w:top w:val="none" w:sz="0" w:space="0" w:color="auto"/>
            <w:left w:val="none" w:sz="0" w:space="0" w:color="auto"/>
            <w:bottom w:val="none" w:sz="0" w:space="0" w:color="auto"/>
            <w:right w:val="none" w:sz="0" w:space="0" w:color="auto"/>
          </w:divBdr>
        </w:div>
        <w:div w:id="1746369635">
          <w:marLeft w:val="480"/>
          <w:marRight w:val="0"/>
          <w:marTop w:val="0"/>
          <w:marBottom w:val="0"/>
          <w:divBdr>
            <w:top w:val="none" w:sz="0" w:space="0" w:color="auto"/>
            <w:left w:val="none" w:sz="0" w:space="0" w:color="auto"/>
            <w:bottom w:val="none" w:sz="0" w:space="0" w:color="auto"/>
            <w:right w:val="none" w:sz="0" w:space="0" w:color="auto"/>
          </w:divBdr>
        </w:div>
        <w:div w:id="357319589">
          <w:marLeft w:val="480"/>
          <w:marRight w:val="0"/>
          <w:marTop w:val="0"/>
          <w:marBottom w:val="0"/>
          <w:divBdr>
            <w:top w:val="none" w:sz="0" w:space="0" w:color="auto"/>
            <w:left w:val="none" w:sz="0" w:space="0" w:color="auto"/>
            <w:bottom w:val="none" w:sz="0" w:space="0" w:color="auto"/>
            <w:right w:val="none" w:sz="0" w:space="0" w:color="auto"/>
          </w:divBdr>
        </w:div>
        <w:div w:id="1032339583">
          <w:marLeft w:val="480"/>
          <w:marRight w:val="0"/>
          <w:marTop w:val="0"/>
          <w:marBottom w:val="0"/>
          <w:divBdr>
            <w:top w:val="none" w:sz="0" w:space="0" w:color="auto"/>
            <w:left w:val="none" w:sz="0" w:space="0" w:color="auto"/>
            <w:bottom w:val="none" w:sz="0" w:space="0" w:color="auto"/>
            <w:right w:val="none" w:sz="0" w:space="0" w:color="auto"/>
          </w:divBdr>
        </w:div>
        <w:div w:id="1697735785">
          <w:marLeft w:val="480"/>
          <w:marRight w:val="0"/>
          <w:marTop w:val="0"/>
          <w:marBottom w:val="0"/>
          <w:divBdr>
            <w:top w:val="none" w:sz="0" w:space="0" w:color="auto"/>
            <w:left w:val="none" w:sz="0" w:space="0" w:color="auto"/>
            <w:bottom w:val="none" w:sz="0" w:space="0" w:color="auto"/>
            <w:right w:val="none" w:sz="0" w:space="0" w:color="auto"/>
          </w:divBdr>
        </w:div>
        <w:div w:id="980615639">
          <w:marLeft w:val="480"/>
          <w:marRight w:val="0"/>
          <w:marTop w:val="0"/>
          <w:marBottom w:val="0"/>
          <w:divBdr>
            <w:top w:val="none" w:sz="0" w:space="0" w:color="auto"/>
            <w:left w:val="none" w:sz="0" w:space="0" w:color="auto"/>
            <w:bottom w:val="none" w:sz="0" w:space="0" w:color="auto"/>
            <w:right w:val="none" w:sz="0" w:space="0" w:color="auto"/>
          </w:divBdr>
        </w:div>
        <w:div w:id="390226208">
          <w:marLeft w:val="480"/>
          <w:marRight w:val="0"/>
          <w:marTop w:val="0"/>
          <w:marBottom w:val="0"/>
          <w:divBdr>
            <w:top w:val="none" w:sz="0" w:space="0" w:color="auto"/>
            <w:left w:val="none" w:sz="0" w:space="0" w:color="auto"/>
            <w:bottom w:val="none" w:sz="0" w:space="0" w:color="auto"/>
            <w:right w:val="none" w:sz="0" w:space="0" w:color="auto"/>
          </w:divBdr>
        </w:div>
        <w:div w:id="864095796">
          <w:marLeft w:val="480"/>
          <w:marRight w:val="0"/>
          <w:marTop w:val="0"/>
          <w:marBottom w:val="0"/>
          <w:divBdr>
            <w:top w:val="none" w:sz="0" w:space="0" w:color="auto"/>
            <w:left w:val="none" w:sz="0" w:space="0" w:color="auto"/>
            <w:bottom w:val="none" w:sz="0" w:space="0" w:color="auto"/>
            <w:right w:val="none" w:sz="0" w:space="0" w:color="auto"/>
          </w:divBdr>
        </w:div>
        <w:div w:id="1971277839">
          <w:marLeft w:val="480"/>
          <w:marRight w:val="0"/>
          <w:marTop w:val="0"/>
          <w:marBottom w:val="0"/>
          <w:divBdr>
            <w:top w:val="none" w:sz="0" w:space="0" w:color="auto"/>
            <w:left w:val="none" w:sz="0" w:space="0" w:color="auto"/>
            <w:bottom w:val="none" w:sz="0" w:space="0" w:color="auto"/>
            <w:right w:val="none" w:sz="0" w:space="0" w:color="auto"/>
          </w:divBdr>
        </w:div>
        <w:div w:id="1967739776">
          <w:marLeft w:val="480"/>
          <w:marRight w:val="0"/>
          <w:marTop w:val="0"/>
          <w:marBottom w:val="0"/>
          <w:divBdr>
            <w:top w:val="none" w:sz="0" w:space="0" w:color="auto"/>
            <w:left w:val="none" w:sz="0" w:space="0" w:color="auto"/>
            <w:bottom w:val="none" w:sz="0" w:space="0" w:color="auto"/>
            <w:right w:val="none" w:sz="0" w:space="0" w:color="auto"/>
          </w:divBdr>
        </w:div>
        <w:div w:id="29497247">
          <w:marLeft w:val="480"/>
          <w:marRight w:val="0"/>
          <w:marTop w:val="0"/>
          <w:marBottom w:val="0"/>
          <w:divBdr>
            <w:top w:val="none" w:sz="0" w:space="0" w:color="auto"/>
            <w:left w:val="none" w:sz="0" w:space="0" w:color="auto"/>
            <w:bottom w:val="none" w:sz="0" w:space="0" w:color="auto"/>
            <w:right w:val="none" w:sz="0" w:space="0" w:color="auto"/>
          </w:divBdr>
        </w:div>
        <w:div w:id="1247610572">
          <w:marLeft w:val="480"/>
          <w:marRight w:val="0"/>
          <w:marTop w:val="0"/>
          <w:marBottom w:val="0"/>
          <w:divBdr>
            <w:top w:val="none" w:sz="0" w:space="0" w:color="auto"/>
            <w:left w:val="none" w:sz="0" w:space="0" w:color="auto"/>
            <w:bottom w:val="none" w:sz="0" w:space="0" w:color="auto"/>
            <w:right w:val="none" w:sz="0" w:space="0" w:color="auto"/>
          </w:divBdr>
        </w:div>
        <w:div w:id="1477524844">
          <w:marLeft w:val="480"/>
          <w:marRight w:val="0"/>
          <w:marTop w:val="0"/>
          <w:marBottom w:val="0"/>
          <w:divBdr>
            <w:top w:val="none" w:sz="0" w:space="0" w:color="auto"/>
            <w:left w:val="none" w:sz="0" w:space="0" w:color="auto"/>
            <w:bottom w:val="none" w:sz="0" w:space="0" w:color="auto"/>
            <w:right w:val="none" w:sz="0" w:space="0" w:color="auto"/>
          </w:divBdr>
        </w:div>
        <w:div w:id="1848908581">
          <w:marLeft w:val="480"/>
          <w:marRight w:val="0"/>
          <w:marTop w:val="0"/>
          <w:marBottom w:val="0"/>
          <w:divBdr>
            <w:top w:val="none" w:sz="0" w:space="0" w:color="auto"/>
            <w:left w:val="none" w:sz="0" w:space="0" w:color="auto"/>
            <w:bottom w:val="none" w:sz="0" w:space="0" w:color="auto"/>
            <w:right w:val="none" w:sz="0" w:space="0" w:color="auto"/>
          </w:divBdr>
        </w:div>
        <w:div w:id="1755082106">
          <w:marLeft w:val="480"/>
          <w:marRight w:val="0"/>
          <w:marTop w:val="0"/>
          <w:marBottom w:val="0"/>
          <w:divBdr>
            <w:top w:val="none" w:sz="0" w:space="0" w:color="auto"/>
            <w:left w:val="none" w:sz="0" w:space="0" w:color="auto"/>
            <w:bottom w:val="none" w:sz="0" w:space="0" w:color="auto"/>
            <w:right w:val="none" w:sz="0" w:space="0" w:color="auto"/>
          </w:divBdr>
        </w:div>
      </w:divsChild>
    </w:div>
    <w:div w:id="2131588298">
      <w:bodyDiv w:val="1"/>
      <w:marLeft w:val="0"/>
      <w:marRight w:val="0"/>
      <w:marTop w:val="0"/>
      <w:marBottom w:val="0"/>
      <w:divBdr>
        <w:top w:val="none" w:sz="0" w:space="0" w:color="auto"/>
        <w:left w:val="none" w:sz="0" w:space="0" w:color="auto"/>
        <w:bottom w:val="none" w:sz="0" w:space="0" w:color="auto"/>
        <w:right w:val="none" w:sz="0" w:space="0" w:color="auto"/>
      </w:divBdr>
      <w:divsChild>
        <w:div w:id="12191318">
          <w:marLeft w:val="480"/>
          <w:marRight w:val="0"/>
          <w:marTop w:val="0"/>
          <w:marBottom w:val="0"/>
          <w:divBdr>
            <w:top w:val="none" w:sz="0" w:space="0" w:color="auto"/>
            <w:left w:val="none" w:sz="0" w:space="0" w:color="auto"/>
            <w:bottom w:val="none" w:sz="0" w:space="0" w:color="auto"/>
            <w:right w:val="none" w:sz="0" w:space="0" w:color="auto"/>
          </w:divBdr>
        </w:div>
        <w:div w:id="19479534">
          <w:marLeft w:val="480"/>
          <w:marRight w:val="0"/>
          <w:marTop w:val="0"/>
          <w:marBottom w:val="0"/>
          <w:divBdr>
            <w:top w:val="none" w:sz="0" w:space="0" w:color="auto"/>
            <w:left w:val="none" w:sz="0" w:space="0" w:color="auto"/>
            <w:bottom w:val="none" w:sz="0" w:space="0" w:color="auto"/>
            <w:right w:val="none" w:sz="0" w:space="0" w:color="auto"/>
          </w:divBdr>
        </w:div>
        <w:div w:id="66460986">
          <w:marLeft w:val="480"/>
          <w:marRight w:val="0"/>
          <w:marTop w:val="0"/>
          <w:marBottom w:val="0"/>
          <w:divBdr>
            <w:top w:val="none" w:sz="0" w:space="0" w:color="auto"/>
            <w:left w:val="none" w:sz="0" w:space="0" w:color="auto"/>
            <w:bottom w:val="none" w:sz="0" w:space="0" w:color="auto"/>
            <w:right w:val="none" w:sz="0" w:space="0" w:color="auto"/>
          </w:divBdr>
        </w:div>
        <w:div w:id="67850436">
          <w:marLeft w:val="480"/>
          <w:marRight w:val="0"/>
          <w:marTop w:val="0"/>
          <w:marBottom w:val="0"/>
          <w:divBdr>
            <w:top w:val="none" w:sz="0" w:space="0" w:color="auto"/>
            <w:left w:val="none" w:sz="0" w:space="0" w:color="auto"/>
            <w:bottom w:val="none" w:sz="0" w:space="0" w:color="auto"/>
            <w:right w:val="none" w:sz="0" w:space="0" w:color="auto"/>
          </w:divBdr>
        </w:div>
        <w:div w:id="88502518">
          <w:marLeft w:val="480"/>
          <w:marRight w:val="0"/>
          <w:marTop w:val="0"/>
          <w:marBottom w:val="0"/>
          <w:divBdr>
            <w:top w:val="none" w:sz="0" w:space="0" w:color="auto"/>
            <w:left w:val="none" w:sz="0" w:space="0" w:color="auto"/>
            <w:bottom w:val="none" w:sz="0" w:space="0" w:color="auto"/>
            <w:right w:val="none" w:sz="0" w:space="0" w:color="auto"/>
          </w:divBdr>
        </w:div>
        <w:div w:id="112210804">
          <w:marLeft w:val="480"/>
          <w:marRight w:val="0"/>
          <w:marTop w:val="0"/>
          <w:marBottom w:val="0"/>
          <w:divBdr>
            <w:top w:val="none" w:sz="0" w:space="0" w:color="auto"/>
            <w:left w:val="none" w:sz="0" w:space="0" w:color="auto"/>
            <w:bottom w:val="none" w:sz="0" w:space="0" w:color="auto"/>
            <w:right w:val="none" w:sz="0" w:space="0" w:color="auto"/>
          </w:divBdr>
        </w:div>
        <w:div w:id="128667112">
          <w:marLeft w:val="480"/>
          <w:marRight w:val="0"/>
          <w:marTop w:val="0"/>
          <w:marBottom w:val="0"/>
          <w:divBdr>
            <w:top w:val="none" w:sz="0" w:space="0" w:color="auto"/>
            <w:left w:val="none" w:sz="0" w:space="0" w:color="auto"/>
            <w:bottom w:val="none" w:sz="0" w:space="0" w:color="auto"/>
            <w:right w:val="none" w:sz="0" w:space="0" w:color="auto"/>
          </w:divBdr>
        </w:div>
        <w:div w:id="147094860">
          <w:marLeft w:val="480"/>
          <w:marRight w:val="0"/>
          <w:marTop w:val="0"/>
          <w:marBottom w:val="0"/>
          <w:divBdr>
            <w:top w:val="none" w:sz="0" w:space="0" w:color="auto"/>
            <w:left w:val="none" w:sz="0" w:space="0" w:color="auto"/>
            <w:bottom w:val="none" w:sz="0" w:space="0" w:color="auto"/>
            <w:right w:val="none" w:sz="0" w:space="0" w:color="auto"/>
          </w:divBdr>
        </w:div>
        <w:div w:id="154153571">
          <w:marLeft w:val="480"/>
          <w:marRight w:val="0"/>
          <w:marTop w:val="0"/>
          <w:marBottom w:val="0"/>
          <w:divBdr>
            <w:top w:val="none" w:sz="0" w:space="0" w:color="auto"/>
            <w:left w:val="none" w:sz="0" w:space="0" w:color="auto"/>
            <w:bottom w:val="none" w:sz="0" w:space="0" w:color="auto"/>
            <w:right w:val="none" w:sz="0" w:space="0" w:color="auto"/>
          </w:divBdr>
        </w:div>
        <w:div w:id="188614791">
          <w:marLeft w:val="480"/>
          <w:marRight w:val="0"/>
          <w:marTop w:val="0"/>
          <w:marBottom w:val="0"/>
          <w:divBdr>
            <w:top w:val="none" w:sz="0" w:space="0" w:color="auto"/>
            <w:left w:val="none" w:sz="0" w:space="0" w:color="auto"/>
            <w:bottom w:val="none" w:sz="0" w:space="0" w:color="auto"/>
            <w:right w:val="none" w:sz="0" w:space="0" w:color="auto"/>
          </w:divBdr>
        </w:div>
        <w:div w:id="249505663">
          <w:marLeft w:val="480"/>
          <w:marRight w:val="0"/>
          <w:marTop w:val="0"/>
          <w:marBottom w:val="0"/>
          <w:divBdr>
            <w:top w:val="none" w:sz="0" w:space="0" w:color="auto"/>
            <w:left w:val="none" w:sz="0" w:space="0" w:color="auto"/>
            <w:bottom w:val="none" w:sz="0" w:space="0" w:color="auto"/>
            <w:right w:val="none" w:sz="0" w:space="0" w:color="auto"/>
          </w:divBdr>
        </w:div>
        <w:div w:id="311176890">
          <w:marLeft w:val="480"/>
          <w:marRight w:val="0"/>
          <w:marTop w:val="0"/>
          <w:marBottom w:val="0"/>
          <w:divBdr>
            <w:top w:val="none" w:sz="0" w:space="0" w:color="auto"/>
            <w:left w:val="none" w:sz="0" w:space="0" w:color="auto"/>
            <w:bottom w:val="none" w:sz="0" w:space="0" w:color="auto"/>
            <w:right w:val="none" w:sz="0" w:space="0" w:color="auto"/>
          </w:divBdr>
        </w:div>
        <w:div w:id="365177610">
          <w:marLeft w:val="480"/>
          <w:marRight w:val="0"/>
          <w:marTop w:val="0"/>
          <w:marBottom w:val="0"/>
          <w:divBdr>
            <w:top w:val="none" w:sz="0" w:space="0" w:color="auto"/>
            <w:left w:val="none" w:sz="0" w:space="0" w:color="auto"/>
            <w:bottom w:val="none" w:sz="0" w:space="0" w:color="auto"/>
            <w:right w:val="none" w:sz="0" w:space="0" w:color="auto"/>
          </w:divBdr>
        </w:div>
        <w:div w:id="377709545">
          <w:marLeft w:val="480"/>
          <w:marRight w:val="0"/>
          <w:marTop w:val="0"/>
          <w:marBottom w:val="0"/>
          <w:divBdr>
            <w:top w:val="none" w:sz="0" w:space="0" w:color="auto"/>
            <w:left w:val="none" w:sz="0" w:space="0" w:color="auto"/>
            <w:bottom w:val="none" w:sz="0" w:space="0" w:color="auto"/>
            <w:right w:val="none" w:sz="0" w:space="0" w:color="auto"/>
          </w:divBdr>
        </w:div>
        <w:div w:id="403113807">
          <w:marLeft w:val="480"/>
          <w:marRight w:val="0"/>
          <w:marTop w:val="0"/>
          <w:marBottom w:val="0"/>
          <w:divBdr>
            <w:top w:val="none" w:sz="0" w:space="0" w:color="auto"/>
            <w:left w:val="none" w:sz="0" w:space="0" w:color="auto"/>
            <w:bottom w:val="none" w:sz="0" w:space="0" w:color="auto"/>
            <w:right w:val="none" w:sz="0" w:space="0" w:color="auto"/>
          </w:divBdr>
        </w:div>
        <w:div w:id="405880277">
          <w:marLeft w:val="480"/>
          <w:marRight w:val="0"/>
          <w:marTop w:val="0"/>
          <w:marBottom w:val="0"/>
          <w:divBdr>
            <w:top w:val="none" w:sz="0" w:space="0" w:color="auto"/>
            <w:left w:val="none" w:sz="0" w:space="0" w:color="auto"/>
            <w:bottom w:val="none" w:sz="0" w:space="0" w:color="auto"/>
            <w:right w:val="none" w:sz="0" w:space="0" w:color="auto"/>
          </w:divBdr>
        </w:div>
        <w:div w:id="466820170">
          <w:marLeft w:val="480"/>
          <w:marRight w:val="0"/>
          <w:marTop w:val="0"/>
          <w:marBottom w:val="0"/>
          <w:divBdr>
            <w:top w:val="none" w:sz="0" w:space="0" w:color="auto"/>
            <w:left w:val="none" w:sz="0" w:space="0" w:color="auto"/>
            <w:bottom w:val="none" w:sz="0" w:space="0" w:color="auto"/>
            <w:right w:val="none" w:sz="0" w:space="0" w:color="auto"/>
          </w:divBdr>
        </w:div>
        <w:div w:id="487669945">
          <w:marLeft w:val="480"/>
          <w:marRight w:val="0"/>
          <w:marTop w:val="0"/>
          <w:marBottom w:val="0"/>
          <w:divBdr>
            <w:top w:val="none" w:sz="0" w:space="0" w:color="auto"/>
            <w:left w:val="none" w:sz="0" w:space="0" w:color="auto"/>
            <w:bottom w:val="none" w:sz="0" w:space="0" w:color="auto"/>
            <w:right w:val="none" w:sz="0" w:space="0" w:color="auto"/>
          </w:divBdr>
        </w:div>
        <w:div w:id="540213611">
          <w:marLeft w:val="480"/>
          <w:marRight w:val="0"/>
          <w:marTop w:val="0"/>
          <w:marBottom w:val="0"/>
          <w:divBdr>
            <w:top w:val="none" w:sz="0" w:space="0" w:color="auto"/>
            <w:left w:val="none" w:sz="0" w:space="0" w:color="auto"/>
            <w:bottom w:val="none" w:sz="0" w:space="0" w:color="auto"/>
            <w:right w:val="none" w:sz="0" w:space="0" w:color="auto"/>
          </w:divBdr>
        </w:div>
        <w:div w:id="554127791">
          <w:marLeft w:val="480"/>
          <w:marRight w:val="0"/>
          <w:marTop w:val="0"/>
          <w:marBottom w:val="0"/>
          <w:divBdr>
            <w:top w:val="none" w:sz="0" w:space="0" w:color="auto"/>
            <w:left w:val="none" w:sz="0" w:space="0" w:color="auto"/>
            <w:bottom w:val="none" w:sz="0" w:space="0" w:color="auto"/>
            <w:right w:val="none" w:sz="0" w:space="0" w:color="auto"/>
          </w:divBdr>
        </w:div>
        <w:div w:id="598149048">
          <w:marLeft w:val="480"/>
          <w:marRight w:val="0"/>
          <w:marTop w:val="0"/>
          <w:marBottom w:val="0"/>
          <w:divBdr>
            <w:top w:val="none" w:sz="0" w:space="0" w:color="auto"/>
            <w:left w:val="none" w:sz="0" w:space="0" w:color="auto"/>
            <w:bottom w:val="none" w:sz="0" w:space="0" w:color="auto"/>
            <w:right w:val="none" w:sz="0" w:space="0" w:color="auto"/>
          </w:divBdr>
        </w:div>
        <w:div w:id="606960176">
          <w:marLeft w:val="480"/>
          <w:marRight w:val="0"/>
          <w:marTop w:val="0"/>
          <w:marBottom w:val="0"/>
          <w:divBdr>
            <w:top w:val="none" w:sz="0" w:space="0" w:color="auto"/>
            <w:left w:val="none" w:sz="0" w:space="0" w:color="auto"/>
            <w:bottom w:val="none" w:sz="0" w:space="0" w:color="auto"/>
            <w:right w:val="none" w:sz="0" w:space="0" w:color="auto"/>
          </w:divBdr>
        </w:div>
        <w:div w:id="612054410">
          <w:marLeft w:val="480"/>
          <w:marRight w:val="0"/>
          <w:marTop w:val="0"/>
          <w:marBottom w:val="0"/>
          <w:divBdr>
            <w:top w:val="none" w:sz="0" w:space="0" w:color="auto"/>
            <w:left w:val="none" w:sz="0" w:space="0" w:color="auto"/>
            <w:bottom w:val="none" w:sz="0" w:space="0" w:color="auto"/>
            <w:right w:val="none" w:sz="0" w:space="0" w:color="auto"/>
          </w:divBdr>
        </w:div>
        <w:div w:id="641229399">
          <w:marLeft w:val="480"/>
          <w:marRight w:val="0"/>
          <w:marTop w:val="0"/>
          <w:marBottom w:val="0"/>
          <w:divBdr>
            <w:top w:val="none" w:sz="0" w:space="0" w:color="auto"/>
            <w:left w:val="none" w:sz="0" w:space="0" w:color="auto"/>
            <w:bottom w:val="none" w:sz="0" w:space="0" w:color="auto"/>
            <w:right w:val="none" w:sz="0" w:space="0" w:color="auto"/>
          </w:divBdr>
        </w:div>
        <w:div w:id="680668209">
          <w:marLeft w:val="480"/>
          <w:marRight w:val="0"/>
          <w:marTop w:val="0"/>
          <w:marBottom w:val="0"/>
          <w:divBdr>
            <w:top w:val="none" w:sz="0" w:space="0" w:color="auto"/>
            <w:left w:val="none" w:sz="0" w:space="0" w:color="auto"/>
            <w:bottom w:val="none" w:sz="0" w:space="0" w:color="auto"/>
            <w:right w:val="none" w:sz="0" w:space="0" w:color="auto"/>
          </w:divBdr>
        </w:div>
        <w:div w:id="708116656">
          <w:marLeft w:val="480"/>
          <w:marRight w:val="0"/>
          <w:marTop w:val="0"/>
          <w:marBottom w:val="0"/>
          <w:divBdr>
            <w:top w:val="none" w:sz="0" w:space="0" w:color="auto"/>
            <w:left w:val="none" w:sz="0" w:space="0" w:color="auto"/>
            <w:bottom w:val="none" w:sz="0" w:space="0" w:color="auto"/>
            <w:right w:val="none" w:sz="0" w:space="0" w:color="auto"/>
          </w:divBdr>
        </w:div>
        <w:div w:id="797918396">
          <w:marLeft w:val="480"/>
          <w:marRight w:val="0"/>
          <w:marTop w:val="0"/>
          <w:marBottom w:val="0"/>
          <w:divBdr>
            <w:top w:val="none" w:sz="0" w:space="0" w:color="auto"/>
            <w:left w:val="none" w:sz="0" w:space="0" w:color="auto"/>
            <w:bottom w:val="none" w:sz="0" w:space="0" w:color="auto"/>
            <w:right w:val="none" w:sz="0" w:space="0" w:color="auto"/>
          </w:divBdr>
        </w:div>
        <w:div w:id="797920816">
          <w:marLeft w:val="480"/>
          <w:marRight w:val="0"/>
          <w:marTop w:val="0"/>
          <w:marBottom w:val="0"/>
          <w:divBdr>
            <w:top w:val="none" w:sz="0" w:space="0" w:color="auto"/>
            <w:left w:val="none" w:sz="0" w:space="0" w:color="auto"/>
            <w:bottom w:val="none" w:sz="0" w:space="0" w:color="auto"/>
            <w:right w:val="none" w:sz="0" w:space="0" w:color="auto"/>
          </w:divBdr>
        </w:div>
        <w:div w:id="818111673">
          <w:marLeft w:val="480"/>
          <w:marRight w:val="0"/>
          <w:marTop w:val="0"/>
          <w:marBottom w:val="0"/>
          <w:divBdr>
            <w:top w:val="none" w:sz="0" w:space="0" w:color="auto"/>
            <w:left w:val="none" w:sz="0" w:space="0" w:color="auto"/>
            <w:bottom w:val="none" w:sz="0" w:space="0" w:color="auto"/>
            <w:right w:val="none" w:sz="0" w:space="0" w:color="auto"/>
          </w:divBdr>
        </w:div>
        <w:div w:id="828523009">
          <w:marLeft w:val="480"/>
          <w:marRight w:val="0"/>
          <w:marTop w:val="0"/>
          <w:marBottom w:val="0"/>
          <w:divBdr>
            <w:top w:val="none" w:sz="0" w:space="0" w:color="auto"/>
            <w:left w:val="none" w:sz="0" w:space="0" w:color="auto"/>
            <w:bottom w:val="none" w:sz="0" w:space="0" w:color="auto"/>
            <w:right w:val="none" w:sz="0" w:space="0" w:color="auto"/>
          </w:divBdr>
        </w:div>
        <w:div w:id="831719440">
          <w:marLeft w:val="480"/>
          <w:marRight w:val="0"/>
          <w:marTop w:val="0"/>
          <w:marBottom w:val="0"/>
          <w:divBdr>
            <w:top w:val="none" w:sz="0" w:space="0" w:color="auto"/>
            <w:left w:val="none" w:sz="0" w:space="0" w:color="auto"/>
            <w:bottom w:val="none" w:sz="0" w:space="0" w:color="auto"/>
            <w:right w:val="none" w:sz="0" w:space="0" w:color="auto"/>
          </w:divBdr>
        </w:div>
        <w:div w:id="832643205">
          <w:marLeft w:val="480"/>
          <w:marRight w:val="0"/>
          <w:marTop w:val="0"/>
          <w:marBottom w:val="0"/>
          <w:divBdr>
            <w:top w:val="none" w:sz="0" w:space="0" w:color="auto"/>
            <w:left w:val="none" w:sz="0" w:space="0" w:color="auto"/>
            <w:bottom w:val="none" w:sz="0" w:space="0" w:color="auto"/>
            <w:right w:val="none" w:sz="0" w:space="0" w:color="auto"/>
          </w:divBdr>
        </w:div>
        <w:div w:id="871960181">
          <w:marLeft w:val="480"/>
          <w:marRight w:val="0"/>
          <w:marTop w:val="0"/>
          <w:marBottom w:val="0"/>
          <w:divBdr>
            <w:top w:val="none" w:sz="0" w:space="0" w:color="auto"/>
            <w:left w:val="none" w:sz="0" w:space="0" w:color="auto"/>
            <w:bottom w:val="none" w:sz="0" w:space="0" w:color="auto"/>
            <w:right w:val="none" w:sz="0" w:space="0" w:color="auto"/>
          </w:divBdr>
        </w:div>
        <w:div w:id="960182658">
          <w:marLeft w:val="480"/>
          <w:marRight w:val="0"/>
          <w:marTop w:val="0"/>
          <w:marBottom w:val="0"/>
          <w:divBdr>
            <w:top w:val="none" w:sz="0" w:space="0" w:color="auto"/>
            <w:left w:val="none" w:sz="0" w:space="0" w:color="auto"/>
            <w:bottom w:val="none" w:sz="0" w:space="0" w:color="auto"/>
            <w:right w:val="none" w:sz="0" w:space="0" w:color="auto"/>
          </w:divBdr>
        </w:div>
        <w:div w:id="998576032">
          <w:marLeft w:val="480"/>
          <w:marRight w:val="0"/>
          <w:marTop w:val="0"/>
          <w:marBottom w:val="0"/>
          <w:divBdr>
            <w:top w:val="none" w:sz="0" w:space="0" w:color="auto"/>
            <w:left w:val="none" w:sz="0" w:space="0" w:color="auto"/>
            <w:bottom w:val="none" w:sz="0" w:space="0" w:color="auto"/>
            <w:right w:val="none" w:sz="0" w:space="0" w:color="auto"/>
          </w:divBdr>
        </w:div>
        <w:div w:id="1009792876">
          <w:marLeft w:val="480"/>
          <w:marRight w:val="0"/>
          <w:marTop w:val="0"/>
          <w:marBottom w:val="0"/>
          <w:divBdr>
            <w:top w:val="none" w:sz="0" w:space="0" w:color="auto"/>
            <w:left w:val="none" w:sz="0" w:space="0" w:color="auto"/>
            <w:bottom w:val="none" w:sz="0" w:space="0" w:color="auto"/>
            <w:right w:val="none" w:sz="0" w:space="0" w:color="auto"/>
          </w:divBdr>
        </w:div>
        <w:div w:id="1020089609">
          <w:marLeft w:val="480"/>
          <w:marRight w:val="0"/>
          <w:marTop w:val="0"/>
          <w:marBottom w:val="0"/>
          <w:divBdr>
            <w:top w:val="none" w:sz="0" w:space="0" w:color="auto"/>
            <w:left w:val="none" w:sz="0" w:space="0" w:color="auto"/>
            <w:bottom w:val="none" w:sz="0" w:space="0" w:color="auto"/>
            <w:right w:val="none" w:sz="0" w:space="0" w:color="auto"/>
          </w:divBdr>
        </w:div>
        <w:div w:id="1032224606">
          <w:marLeft w:val="480"/>
          <w:marRight w:val="0"/>
          <w:marTop w:val="0"/>
          <w:marBottom w:val="0"/>
          <w:divBdr>
            <w:top w:val="none" w:sz="0" w:space="0" w:color="auto"/>
            <w:left w:val="none" w:sz="0" w:space="0" w:color="auto"/>
            <w:bottom w:val="none" w:sz="0" w:space="0" w:color="auto"/>
            <w:right w:val="none" w:sz="0" w:space="0" w:color="auto"/>
          </w:divBdr>
        </w:div>
        <w:div w:id="1035696065">
          <w:marLeft w:val="480"/>
          <w:marRight w:val="0"/>
          <w:marTop w:val="0"/>
          <w:marBottom w:val="0"/>
          <w:divBdr>
            <w:top w:val="none" w:sz="0" w:space="0" w:color="auto"/>
            <w:left w:val="none" w:sz="0" w:space="0" w:color="auto"/>
            <w:bottom w:val="none" w:sz="0" w:space="0" w:color="auto"/>
            <w:right w:val="none" w:sz="0" w:space="0" w:color="auto"/>
          </w:divBdr>
        </w:div>
        <w:div w:id="1040857112">
          <w:marLeft w:val="480"/>
          <w:marRight w:val="0"/>
          <w:marTop w:val="0"/>
          <w:marBottom w:val="0"/>
          <w:divBdr>
            <w:top w:val="none" w:sz="0" w:space="0" w:color="auto"/>
            <w:left w:val="none" w:sz="0" w:space="0" w:color="auto"/>
            <w:bottom w:val="none" w:sz="0" w:space="0" w:color="auto"/>
            <w:right w:val="none" w:sz="0" w:space="0" w:color="auto"/>
          </w:divBdr>
        </w:div>
        <w:div w:id="1051266900">
          <w:marLeft w:val="480"/>
          <w:marRight w:val="0"/>
          <w:marTop w:val="0"/>
          <w:marBottom w:val="0"/>
          <w:divBdr>
            <w:top w:val="none" w:sz="0" w:space="0" w:color="auto"/>
            <w:left w:val="none" w:sz="0" w:space="0" w:color="auto"/>
            <w:bottom w:val="none" w:sz="0" w:space="0" w:color="auto"/>
            <w:right w:val="none" w:sz="0" w:space="0" w:color="auto"/>
          </w:divBdr>
        </w:div>
        <w:div w:id="1093084784">
          <w:marLeft w:val="480"/>
          <w:marRight w:val="0"/>
          <w:marTop w:val="0"/>
          <w:marBottom w:val="0"/>
          <w:divBdr>
            <w:top w:val="none" w:sz="0" w:space="0" w:color="auto"/>
            <w:left w:val="none" w:sz="0" w:space="0" w:color="auto"/>
            <w:bottom w:val="none" w:sz="0" w:space="0" w:color="auto"/>
            <w:right w:val="none" w:sz="0" w:space="0" w:color="auto"/>
          </w:divBdr>
        </w:div>
        <w:div w:id="1156334439">
          <w:marLeft w:val="480"/>
          <w:marRight w:val="0"/>
          <w:marTop w:val="0"/>
          <w:marBottom w:val="0"/>
          <w:divBdr>
            <w:top w:val="none" w:sz="0" w:space="0" w:color="auto"/>
            <w:left w:val="none" w:sz="0" w:space="0" w:color="auto"/>
            <w:bottom w:val="none" w:sz="0" w:space="0" w:color="auto"/>
            <w:right w:val="none" w:sz="0" w:space="0" w:color="auto"/>
          </w:divBdr>
        </w:div>
        <w:div w:id="1168708741">
          <w:marLeft w:val="480"/>
          <w:marRight w:val="0"/>
          <w:marTop w:val="0"/>
          <w:marBottom w:val="0"/>
          <w:divBdr>
            <w:top w:val="none" w:sz="0" w:space="0" w:color="auto"/>
            <w:left w:val="none" w:sz="0" w:space="0" w:color="auto"/>
            <w:bottom w:val="none" w:sz="0" w:space="0" w:color="auto"/>
            <w:right w:val="none" w:sz="0" w:space="0" w:color="auto"/>
          </w:divBdr>
        </w:div>
        <w:div w:id="1181359238">
          <w:marLeft w:val="480"/>
          <w:marRight w:val="0"/>
          <w:marTop w:val="0"/>
          <w:marBottom w:val="0"/>
          <w:divBdr>
            <w:top w:val="none" w:sz="0" w:space="0" w:color="auto"/>
            <w:left w:val="none" w:sz="0" w:space="0" w:color="auto"/>
            <w:bottom w:val="none" w:sz="0" w:space="0" w:color="auto"/>
            <w:right w:val="none" w:sz="0" w:space="0" w:color="auto"/>
          </w:divBdr>
        </w:div>
        <w:div w:id="1280602280">
          <w:marLeft w:val="480"/>
          <w:marRight w:val="0"/>
          <w:marTop w:val="0"/>
          <w:marBottom w:val="0"/>
          <w:divBdr>
            <w:top w:val="none" w:sz="0" w:space="0" w:color="auto"/>
            <w:left w:val="none" w:sz="0" w:space="0" w:color="auto"/>
            <w:bottom w:val="none" w:sz="0" w:space="0" w:color="auto"/>
            <w:right w:val="none" w:sz="0" w:space="0" w:color="auto"/>
          </w:divBdr>
        </w:div>
        <w:div w:id="1338582719">
          <w:marLeft w:val="480"/>
          <w:marRight w:val="0"/>
          <w:marTop w:val="0"/>
          <w:marBottom w:val="0"/>
          <w:divBdr>
            <w:top w:val="none" w:sz="0" w:space="0" w:color="auto"/>
            <w:left w:val="none" w:sz="0" w:space="0" w:color="auto"/>
            <w:bottom w:val="none" w:sz="0" w:space="0" w:color="auto"/>
            <w:right w:val="none" w:sz="0" w:space="0" w:color="auto"/>
          </w:divBdr>
        </w:div>
        <w:div w:id="1347562122">
          <w:marLeft w:val="480"/>
          <w:marRight w:val="0"/>
          <w:marTop w:val="0"/>
          <w:marBottom w:val="0"/>
          <w:divBdr>
            <w:top w:val="none" w:sz="0" w:space="0" w:color="auto"/>
            <w:left w:val="none" w:sz="0" w:space="0" w:color="auto"/>
            <w:bottom w:val="none" w:sz="0" w:space="0" w:color="auto"/>
            <w:right w:val="none" w:sz="0" w:space="0" w:color="auto"/>
          </w:divBdr>
        </w:div>
        <w:div w:id="1429156912">
          <w:marLeft w:val="480"/>
          <w:marRight w:val="0"/>
          <w:marTop w:val="0"/>
          <w:marBottom w:val="0"/>
          <w:divBdr>
            <w:top w:val="none" w:sz="0" w:space="0" w:color="auto"/>
            <w:left w:val="none" w:sz="0" w:space="0" w:color="auto"/>
            <w:bottom w:val="none" w:sz="0" w:space="0" w:color="auto"/>
            <w:right w:val="none" w:sz="0" w:space="0" w:color="auto"/>
          </w:divBdr>
        </w:div>
        <w:div w:id="1459027974">
          <w:marLeft w:val="480"/>
          <w:marRight w:val="0"/>
          <w:marTop w:val="0"/>
          <w:marBottom w:val="0"/>
          <w:divBdr>
            <w:top w:val="none" w:sz="0" w:space="0" w:color="auto"/>
            <w:left w:val="none" w:sz="0" w:space="0" w:color="auto"/>
            <w:bottom w:val="none" w:sz="0" w:space="0" w:color="auto"/>
            <w:right w:val="none" w:sz="0" w:space="0" w:color="auto"/>
          </w:divBdr>
        </w:div>
        <w:div w:id="1467696601">
          <w:marLeft w:val="480"/>
          <w:marRight w:val="0"/>
          <w:marTop w:val="0"/>
          <w:marBottom w:val="0"/>
          <w:divBdr>
            <w:top w:val="none" w:sz="0" w:space="0" w:color="auto"/>
            <w:left w:val="none" w:sz="0" w:space="0" w:color="auto"/>
            <w:bottom w:val="none" w:sz="0" w:space="0" w:color="auto"/>
            <w:right w:val="none" w:sz="0" w:space="0" w:color="auto"/>
          </w:divBdr>
        </w:div>
        <w:div w:id="1471821631">
          <w:marLeft w:val="480"/>
          <w:marRight w:val="0"/>
          <w:marTop w:val="0"/>
          <w:marBottom w:val="0"/>
          <w:divBdr>
            <w:top w:val="none" w:sz="0" w:space="0" w:color="auto"/>
            <w:left w:val="none" w:sz="0" w:space="0" w:color="auto"/>
            <w:bottom w:val="none" w:sz="0" w:space="0" w:color="auto"/>
            <w:right w:val="none" w:sz="0" w:space="0" w:color="auto"/>
          </w:divBdr>
        </w:div>
        <w:div w:id="1471945398">
          <w:marLeft w:val="480"/>
          <w:marRight w:val="0"/>
          <w:marTop w:val="0"/>
          <w:marBottom w:val="0"/>
          <w:divBdr>
            <w:top w:val="none" w:sz="0" w:space="0" w:color="auto"/>
            <w:left w:val="none" w:sz="0" w:space="0" w:color="auto"/>
            <w:bottom w:val="none" w:sz="0" w:space="0" w:color="auto"/>
            <w:right w:val="none" w:sz="0" w:space="0" w:color="auto"/>
          </w:divBdr>
        </w:div>
        <w:div w:id="1502237311">
          <w:marLeft w:val="480"/>
          <w:marRight w:val="0"/>
          <w:marTop w:val="0"/>
          <w:marBottom w:val="0"/>
          <w:divBdr>
            <w:top w:val="none" w:sz="0" w:space="0" w:color="auto"/>
            <w:left w:val="none" w:sz="0" w:space="0" w:color="auto"/>
            <w:bottom w:val="none" w:sz="0" w:space="0" w:color="auto"/>
            <w:right w:val="none" w:sz="0" w:space="0" w:color="auto"/>
          </w:divBdr>
        </w:div>
        <w:div w:id="1600020395">
          <w:marLeft w:val="480"/>
          <w:marRight w:val="0"/>
          <w:marTop w:val="0"/>
          <w:marBottom w:val="0"/>
          <w:divBdr>
            <w:top w:val="none" w:sz="0" w:space="0" w:color="auto"/>
            <w:left w:val="none" w:sz="0" w:space="0" w:color="auto"/>
            <w:bottom w:val="none" w:sz="0" w:space="0" w:color="auto"/>
            <w:right w:val="none" w:sz="0" w:space="0" w:color="auto"/>
          </w:divBdr>
        </w:div>
        <w:div w:id="1638487299">
          <w:marLeft w:val="480"/>
          <w:marRight w:val="0"/>
          <w:marTop w:val="0"/>
          <w:marBottom w:val="0"/>
          <w:divBdr>
            <w:top w:val="none" w:sz="0" w:space="0" w:color="auto"/>
            <w:left w:val="none" w:sz="0" w:space="0" w:color="auto"/>
            <w:bottom w:val="none" w:sz="0" w:space="0" w:color="auto"/>
            <w:right w:val="none" w:sz="0" w:space="0" w:color="auto"/>
          </w:divBdr>
        </w:div>
        <w:div w:id="1656035097">
          <w:marLeft w:val="480"/>
          <w:marRight w:val="0"/>
          <w:marTop w:val="0"/>
          <w:marBottom w:val="0"/>
          <w:divBdr>
            <w:top w:val="none" w:sz="0" w:space="0" w:color="auto"/>
            <w:left w:val="none" w:sz="0" w:space="0" w:color="auto"/>
            <w:bottom w:val="none" w:sz="0" w:space="0" w:color="auto"/>
            <w:right w:val="none" w:sz="0" w:space="0" w:color="auto"/>
          </w:divBdr>
        </w:div>
        <w:div w:id="1665934981">
          <w:marLeft w:val="480"/>
          <w:marRight w:val="0"/>
          <w:marTop w:val="0"/>
          <w:marBottom w:val="0"/>
          <w:divBdr>
            <w:top w:val="none" w:sz="0" w:space="0" w:color="auto"/>
            <w:left w:val="none" w:sz="0" w:space="0" w:color="auto"/>
            <w:bottom w:val="none" w:sz="0" w:space="0" w:color="auto"/>
            <w:right w:val="none" w:sz="0" w:space="0" w:color="auto"/>
          </w:divBdr>
        </w:div>
        <w:div w:id="1677463426">
          <w:marLeft w:val="480"/>
          <w:marRight w:val="0"/>
          <w:marTop w:val="0"/>
          <w:marBottom w:val="0"/>
          <w:divBdr>
            <w:top w:val="none" w:sz="0" w:space="0" w:color="auto"/>
            <w:left w:val="none" w:sz="0" w:space="0" w:color="auto"/>
            <w:bottom w:val="none" w:sz="0" w:space="0" w:color="auto"/>
            <w:right w:val="none" w:sz="0" w:space="0" w:color="auto"/>
          </w:divBdr>
        </w:div>
        <w:div w:id="1696997866">
          <w:marLeft w:val="480"/>
          <w:marRight w:val="0"/>
          <w:marTop w:val="0"/>
          <w:marBottom w:val="0"/>
          <w:divBdr>
            <w:top w:val="none" w:sz="0" w:space="0" w:color="auto"/>
            <w:left w:val="none" w:sz="0" w:space="0" w:color="auto"/>
            <w:bottom w:val="none" w:sz="0" w:space="0" w:color="auto"/>
            <w:right w:val="none" w:sz="0" w:space="0" w:color="auto"/>
          </w:divBdr>
        </w:div>
        <w:div w:id="1713460972">
          <w:marLeft w:val="480"/>
          <w:marRight w:val="0"/>
          <w:marTop w:val="0"/>
          <w:marBottom w:val="0"/>
          <w:divBdr>
            <w:top w:val="none" w:sz="0" w:space="0" w:color="auto"/>
            <w:left w:val="none" w:sz="0" w:space="0" w:color="auto"/>
            <w:bottom w:val="none" w:sz="0" w:space="0" w:color="auto"/>
            <w:right w:val="none" w:sz="0" w:space="0" w:color="auto"/>
          </w:divBdr>
        </w:div>
        <w:div w:id="1772702299">
          <w:marLeft w:val="480"/>
          <w:marRight w:val="0"/>
          <w:marTop w:val="0"/>
          <w:marBottom w:val="0"/>
          <w:divBdr>
            <w:top w:val="none" w:sz="0" w:space="0" w:color="auto"/>
            <w:left w:val="none" w:sz="0" w:space="0" w:color="auto"/>
            <w:bottom w:val="none" w:sz="0" w:space="0" w:color="auto"/>
            <w:right w:val="none" w:sz="0" w:space="0" w:color="auto"/>
          </w:divBdr>
        </w:div>
        <w:div w:id="1796173060">
          <w:marLeft w:val="480"/>
          <w:marRight w:val="0"/>
          <w:marTop w:val="0"/>
          <w:marBottom w:val="0"/>
          <w:divBdr>
            <w:top w:val="none" w:sz="0" w:space="0" w:color="auto"/>
            <w:left w:val="none" w:sz="0" w:space="0" w:color="auto"/>
            <w:bottom w:val="none" w:sz="0" w:space="0" w:color="auto"/>
            <w:right w:val="none" w:sz="0" w:space="0" w:color="auto"/>
          </w:divBdr>
        </w:div>
        <w:div w:id="1804886323">
          <w:marLeft w:val="480"/>
          <w:marRight w:val="0"/>
          <w:marTop w:val="0"/>
          <w:marBottom w:val="0"/>
          <w:divBdr>
            <w:top w:val="none" w:sz="0" w:space="0" w:color="auto"/>
            <w:left w:val="none" w:sz="0" w:space="0" w:color="auto"/>
            <w:bottom w:val="none" w:sz="0" w:space="0" w:color="auto"/>
            <w:right w:val="none" w:sz="0" w:space="0" w:color="auto"/>
          </w:divBdr>
        </w:div>
        <w:div w:id="1843468866">
          <w:marLeft w:val="480"/>
          <w:marRight w:val="0"/>
          <w:marTop w:val="0"/>
          <w:marBottom w:val="0"/>
          <w:divBdr>
            <w:top w:val="none" w:sz="0" w:space="0" w:color="auto"/>
            <w:left w:val="none" w:sz="0" w:space="0" w:color="auto"/>
            <w:bottom w:val="none" w:sz="0" w:space="0" w:color="auto"/>
            <w:right w:val="none" w:sz="0" w:space="0" w:color="auto"/>
          </w:divBdr>
        </w:div>
        <w:div w:id="1847403920">
          <w:marLeft w:val="480"/>
          <w:marRight w:val="0"/>
          <w:marTop w:val="0"/>
          <w:marBottom w:val="0"/>
          <w:divBdr>
            <w:top w:val="none" w:sz="0" w:space="0" w:color="auto"/>
            <w:left w:val="none" w:sz="0" w:space="0" w:color="auto"/>
            <w:bottom w:val="none" w:sz="0" w:space="0" w:color="auto"/>
            <w:right w:val="none" w:sz="0" w:space="0" w:color="auto"/>
          </w:divBdr>
        </w:div>
        <w:div w:id="1869827692">
          <w:marLeft w:val="480"/>
          <w:marRight w:val="0"/>
          <w:marTop w:val="0"/>
          <w:marBottom w:val="0"/>
          <w:divBdr>
            <w:top w:val="none" w:sz="0" w:space="0" w:color="auto"/>
            <w:left w:val="none" w:sz="0" w:space="0" w:color="auto"/>
            <w:bottom w:val="none" w:sz="0" w:space="0" w:color="auto"/>
            <w:right w:val="none" w:sz="0" w:space="0" w:color="auto"/>
          </w:divBdr>
        </w:div>
        <w:div w:id="1888493903">
          <w:marLeft w:val="480"/>
          <w:marRight w:val="0"/>
          <w:marTop w:val="0"/>
          <w:marBottom w:val="0"/>
          <w:divBdr>
            <w:top w:val="none" w:sz="0" w:space="0" w:color="auto"/>
            <w:left w:val="none" w:sz="0" w:space="0" w:color="auto"/>
            <w:bottom w:val="none" w:sz="0" w:space="0" w:color="auto"/>
            <w:right w:val="none" w:sz="0" w:space="0" w:color="auto"/>
          </w:divBdr>
        </w:div>
        <w:div w:id="1927227694">
          <w:marLeft w:val="480"/>
          <w:marRight w:val="0"/>
          <w:marTop w:val="0"/>
          <w:marBottom w:val="0"/>
          <w:divBdr>
            <w:top w:val="none" w:sz="0" w:space="0" w:color="auto"/>
            <w:left w:val="none" w:sz="0" w:space="0" w:color="auto"/>
            <w:bottom w:val="none" w:sz="0" w:space="0" w:color="auto"/>
            <w:right w:val="none" w:sz="0" w:space="0" w:color="auto"/>
          </w:divBdr>
        </w:div>
        <w:div w:id="1980720746">
          <w:marLeft w:val="480"/>
          <w:marRight w:val="0"/>
          <w:marTop w:val="0"/>
          <w:marBottom w:val="0"/>
          <w:divBdr>
            <w:top w:val="none" w:sz="0" w:space="0" w:color="auto"/>
            <w:left w:val="none" w:sz="0" w:space="0" w:color="auto"/>
            <w:bottom w:val="none" w:sz="0" w:space="0" w:color="auto"/>
            <w:right w:val="none" w:sz="0" w:space="0" w:color="auto"/>
          </w:divBdr>
        </w:div>
        <w:div w:id="2064253327">
          <w:marLeft w:val="480"/>
          <w:marRight w:val="0"/>
          <w:marTop w:val="0"/>
          <w:marBottom w:val="0"/>
          <w:divBdr>
            <w:top w:val="none" w:sz="0" w:space="0" w:color="auto"/>
            <w:left w:val="none" w:sz="0" w:space="0" w:color="auto"/>
            <w:bottom w:val="none" w:sz="0" w:space="0" w:color="auto"/>
            <w:right w:val="none" w:sz="0" w:space="0" w:color="auto"/>
          </w:divBdr>
        </w:div>
        <w:div w:id="2083986181">
          <w:marLeft w:val="480"/>
          <w:marRight w:val="0"/>
          <w:marTop w:val="0"/>
          <w:marBottom w:val="0"/>
          <w:divBdr>
            <w:top w:val="none" w:sz="0" w:space="0" w:color="auto"/>
            <w:left w:val="none" w:sz="0" w:space="0" w:color="auto"/>
            <w:bottom w:val="none" w:sz="0" w:space="0" w:color="auto"/>
            <w:right w:val="none" w:sz="0" w:space="0" w:color="auto"/>
          </w:divBdr>
        </w:div>
        <w:div w:id="2102144770">
          <w:marLeft w:val="480"/>
          <w:marRight w:val="0"/>
          <w:marTop w:val="0"/>
          <w:marBottom w:val="0"/>
          <w:divBdr>
            <w:top w:val="none" w:sz="0" w:space="0" w:color="auto"/>
            <w:left w:val="none" w:sz="0" w:space="0" w:color="auto"/>
            <w:bottom w:val="none" w:sz="0" w:space="0" w:color="auto"/>
            <w:right w:val="none" w:sz="0" w:space="0" w:color="auto"/>
          </w:divBdr>
        </w:div>
        <w:div w:id="2118594117">
          <w:marLeft w:val="480"/>
          <w:marRight w:val="0"/>
          <w:marTop w:val="0"/>
          <w:marBottom w:val="0"/>
          <w:divBdr>
            <w:top w:val="none" w:sz="0" w:space="0" w:color="auto"/>
            <w:left w:val="none" w:sz="0" w:space="0" w:color="auto"/>
            <w:bottom w:val="none" w:sz="0" w:space="0" w:color="auto"/>
            <w:right w:val="none" w:sz="0" w:space="0" w:color="auto"/>
          </w:divBdr>
        </w:div>
        <w:div w:id="2127432184">
          <w:marLeft w:val="480"/>
          <w:marRight w:val="0"/>
          <w:marTop w:val="0"/>
          <w:marBottom w:val="0"/>
          <w:divBdr>
            <w:top w:val="none" w:sz="0" w:space="0" w:color="auto"/>
            <w:left w:val="none" w:sz="0" w:space="0" w:color="auto"/>
            <w:bottom w:val="none" w:sz="0" w:space="0" w:color="auto"/>
            <w:right w:val="none" w:sz="0" w:space="0" w:color="auto"/>
          </w:divBdr>
        </w:div>
      </w:divsChild>
    </w:div>
    <w:div w:id="2136478793">
      <w:bodyDiv w:val="1"/>
      <w:marLeft w:val="0"/>
      <w:marRight w:val="0"/>
      <w:marTop w:val="0"/>
      <w:marBottom w:val="0"/>
      <w:divBdr>
        <w:top w:val="none" w:sz="0" w:space="0" w:color="auto"/>
        <w:left w:val="none" w:sz="0" w:space="0" w:color="auto"/>
        <w:bottom w:val="none" w:sz="0" w:space="0" w:color="auto"/>
        <w:right w:val="none" w:sz="0" w:space="0" w:color="auto"/>
      </w:divBdr>
      <w:divsChild>
        <w:div w:id="41951602">
          <w:marLeft w:val="480"/>
          <w:marRight w:val="0"/>
          <w:marTop w:val="0"/>
          <w:marBottom w:val="0"/>
          <w:divBdr>
            <w:top w:val="none" w:sz="0" w:space="0" w:color="auto"/>
            <w:left w:val="none" w:sz="0" w:space="0" w:color="auto"/>
            <w:bottom w:val="none" w:sz="0" w:space="0" w:color="auto"/>
            <w:right w:val="none" w:sz="0" w:space="0" w:color="auto"/>
          </w:divBdr>
        </w:div>
        <w:div w:id="146098314">
          <w:marLeft w:val="480"/>
          <w:marRight w:val="0"/>
          <w:marTop w:val="0"/>
          <w:marBottom w:val="0"/>
          <w:divBdr>
            <w:top w:val="none" w:sz="0" w:space="0" w:color="auto"/>
            <w:left w:val="none" w:sz="0" w:space="0" w:color="auto"/>
            <w:bottom w:val="none" w:sz="0" w:space="0" w:color="auto"/>
            <w:right w:val="none" w:sz="0" w:space="0" w:color="auto"/>
          </w:divBdr>
        </w:div>
        <w:div w:id="157042723">
          <w:marLeft w:val="480"/>
          <w:marRight w:val="0"/>
          <w:marTop w:val="0"/>
          <w:marBottom w:val="0"/>
          <w:divBdr>
            <w:top w:val="none" w:sz="0" w:space="0" w:color="auto"/>
            <w:left w:val="none" w:sz="0" w:space="0" w:color="auto"/>
            <w:bottom w:val="none" w:sz="0" w:space="0" w:color="auto"/>
            <w:right w:val="none" w:sz="0" w:space="0" w:color="auto"/>
          </w:divBdr>
        </w:div>
        <w:div w:id="169830887">
          <w:marLeft w:val="480"/>
          <w:marRight w:val="0"/>
          <w:marTop w:val="0"/>
          <w:marBottom w:val="0"/>
          <w:divBdr>
            <w:top w:val="none" w:sz="0" w:space="0" w:color="auto"/>
            <w:left w:val="none" w:sz="0" w:space="0" w:color="auto"/>
            <w:bottom w:val="none" w:sz="0" w:space="0" w:color="auto"/>
            <w:right w:val="none" w:sz="0" w:space="0" w:color="auto"/>
          </w:divBdr>
        </w:div>
        <w:div w:id="170460496">
          <w:marLeft w:val="480"/>
          <w:marRight w:val="0"/>
          <w:marTop w:val="0"/>
          <w:marBottom w:val="0"/>
          <w:divBdr>
            <w:top w:val="none" w:sz="0" w:space="0" w:color="auto"/>
            <w:left w:val="none" w:sz="0" w:space="0" w:color="auto"/>
            <w:bottom w:val="none" w:sz="0" w:space="0" w:color="auto"/>
            <w:right w:val="none" w:sz="0" w:space="0" w:color="auto"/>
          </w:divBdr>
        </w:div>
        <w:div w:id="178784461">
          <w:marLeft w:val="480"/>
          <w:marRight w:val="0"/>
          <w:marTop w:val="0"/>
          <w:marBottom w:val="0"/>
          <w:divBdr>
            <w:top w:val="none" w:sz="0" w:space="0" w:color="auto"/>
            <w:left w:val="none" w:sz="0" w:space="0" w:color="auto"/>
            <w:bottom w:val="none" w:sz="0" w:space="0" w:color="auto"/>
            <w:right w:val="none" w:sz="0" w:space="0" w:color="auto"/>
          </w:divBdr>
        </w:div>
        <w:div w:id="269509030">
          <w:marLeft w:val="480"/>
          <w:marRight w:val="0"/>
          <w:marTop w:val="0"/>
          <w:marBottom w:val="0"/>
          <w:divBdr>
            <w:top w:val="none" w:sz="0" w:space="0" w:color="auto"/>
            <w:left w:val="none" w:sz="0" w:space="0" w:color="auto"/>
            <w:bottom w:val="none" w:sz="0" w:space="0" w:color="auto"/>
            <w:right w:val="none" w:sz="0" w:space="0" w:color="auto"/>
          </w:divBdr>
        </w:div>
        <w:div w:id="271086509">
          <w:marLeft w:val="480"/>
          <w:marRight w:val="0"/>
          <w:marTop w:val="0"/>
          <w:marBottom w:val="0"/>
          <w:divBdr>
            <w:top w:val="none" w:sz="0" w:space="0" w:color="auto"/>
            <w:left w:val="none" w:sz="0" w:space="0" w:color="auto"/>
            <w:bottom w:val="none" w:sz="0" w:space="0" w:color="auto"/>
            <w:right w:val="none" w:sz="0" w:space="0" w:color="auto"/>
          </w:divBdr>
        </w:div>
        <w:div w:id="296837292">
          <w:marLeft w:val="480"/>
          <w:marRight w:val="0"/>
          <w:marTop w:val="0"/>
          <w:marBottom w:val="0"/>
          <w:divBdr>
            <w:top w:val="none" w:sz="0" w:space="0" w:color="auto"/>
            <w:left w:val="none" w:sz="0" w:space="0" w:color="auto"/>
            <w:bottom w:val="none" w:sz="0" w:space="0" w:color="auto"/>
            <w:right w:val="none" w:sz="0" w:space="0" w:color="auto"/>
          </w:divBdr>
        </w:div>
        <w:div w:id="308753211">
          <w:marLeft w:val="480"/>
          <w:marRight w:val="0"/>
          <w:marTop w:val="0"/>
          <w:marBottom w:val="0"/>
          <w:divBdr>
            <w:top w:val="none" w:sz="0" w:space="0" w:color="auto"/>
            <w:left w:val="none" w:sz="0" w:space="0" w:color="auto"/>
            <w:bottom w:val="none" w:sz="0" w:space="0" w:color="auto"/>
            <w:right w:val="none" w:sz="0" w:space="0" w:color="auto"/>
          </w:divBdr>
        </w:div>
        <w:div w:id="317657228">
          <w:marLeft w:val="480"/>
          <w:marRight w:val="0"/>
          <w:marTop w:val="0"/>
          <w:marBottom w:val="0"/>
          <w:divBdr>
            <w:top w:val="none" w:sz="0" w:space="0" w:color="auto"/>
            <w:left w:val="none" w:sz="0" w:space="0" w:color="auto"/>
            <w:bottom w:val="none" w:sz="0" w:space="0" w:color="auto"/>
            <w:right w:val="none" w:sz="0" w:space="0" w:color="auto"/>
          </w:divBdr>
        </w:div>
        <w:div w:id="436945211">
          <w:marLeft w:val="480"/>
          <w:marRight w:val="0"/>
          <w:marTop w:val="0"/>
          <w:marBottom w:val="0"/>
          <w:divBdr>
            <w:top w:val="none" w:sz="0" w:space="0" w:color="auto"/>
            <w:left w:val="none" w:sz="0" w:space="0" w:color="auto"/>
            <w:bottom w:val="none" w:sz="0" w:space="0" w:color="auto"/>
            <w:right w:val="none" w:sz="0" w:space="0" w:color="auto"/>
          </w:divBdr>
        </w:div>
        <w:div w:id="503789435">
          <w:marLeft w:val="480"/>
          <w:marRight w:val="0"/>
          <w:marTop w:val="0"/>
          <w:marBottom w:val="0"/>
          <w:divBdr>
            <w:top w:val="none" w:sz="0" w:space="0" w:color="auto"/>
            <w:left w:val="none" w:sz="0" w:space="0" w:color="auto"/>
            <w:bottom w:val="none" w:sz="0" w:space="0" w:color="auto"/>
            <w:right w:val="none" w:sz="0" w:space="0" w:color="auto"/>
          </w:divBdr>
        </w:div>
        <w:div w:id="510342002">
          <w:marLeft w:val="480"/>
          <w:marRight w:val="0"/>
          <w:marTop w:val="0"/>
          <w:marBottom w:val="0"/>
          <w:divBdr>
            <w:top w:val="none" w:sz="0" w:space="0" w:color="auto"/>
            <w:left w:val="none" w:sz="0" w:space="0" w:color="auto"/>
            <w:bottom w:val="none" w:sz="0" w:space="0" w:color="auto"/>
            <w:right w:val="none" w:sz="0" w:space="0" w:color="auto"/>
          </w:divBdr>
        </w:div>
        <w:div w:id="584655450">
          <w:marLeft w:val="480"/>
          <w:marRight w:val="0"/>
          <w:marTop w:val="0"/>
          <w:marBottom w:val="0"/>
          <w:divBdr>
            <w:top w:val="none" w:sz="0" w:space="0" w:color="auto"/>
            <w:left w:val="none" w:sz="0" w:space="0" w:color="auto"/>
            <w:bottom w:val="none" w:sz="0" w:space="0" w:color="auto"/>
            <w:right w:val="none" w:sz="0" w:space="0" w:color="auto"/>
          </w:divBdr>
        </w:div>
        <w:div w:id="675424627">
          <w:marLeft w:val="480"/>
          <w:marRight w:val="0"/>
          <w:marTop w:val="0"/>
          <w:marBottom w:val="0"/>
          <w:divBdr>
            <w:top w:val="none" w:sz="0" w:space="0" w:color="auto"/>
            <w:left w:val="none" w:sz="0" w:space="0" w:color="auto"/>
            <w:bottom w:val="none" w:sz="0" w:space="0" w:color="auto"/>
            <w:right w:val="none" w:sz="0" w:space="0" w:color="auto"/>
          </w:divBdr>
        </w:div>
        <w:div w:id="704258129">
          <w:marLeft w:val="480"/>
          <w:marRight w:val="0"/>
          <w:marTop w:val="0"/>
          <w:marBottom w:val="0"/>
          <w:divBdr>
            <w:top w:val="none" w:sz="0" w:space="0" w:color="auto"/>
            <w:left w:val="none" w:sz="0" w:space="0" w:color="auto"/>
            <w:bottom w:val="none" w:sz="0" w:space="0" w:color="auto"/>
            <w:right w:val="none" w:sz="0" w:space="0" w:color="auto"/>
          </w:divBdr>
        </w:div>
        <w:div w:id="707486228">
          <w:marLeft w:val="480"/>
          <w:marRight w:val="0"/>
          <w:marTop w:val="0"/>
          <w:marBottom w:val="0"/>
          <w:divBdr>
            <w:top w:val="none" w:sz="0" w:space="0" w:color="auto"/>
            <w:left w:val="none" w:sz="0" w:space="0" w:color="auto"/>
            <w:bottom w:val="none" w:sz="0" w:space="0" w:color="auto"/>
            <w:right w:val="none" w:sz="0" w:space="0" w:color="auto"/>
          </w:divBdr>
        </w:div>
        <w:div w:id="734739925">
          <w:marLeft w:val="480"/>
          <w:marRight w:val="0"/>
          <w:marTop w:val="0"/>
          <w:marBottom w:val="0"/>
          <w:divBdr>
            <w:top w:val="none" w:sz="0" w:space="0" w:color="auto"/>
            <w:left w:val="none" w:sz="0" w:space="0" w:color="auto"/>
            <w:bottom w:val="none" w:sz="0" w:space="0" w:color="auto"/>
            <w:right w:val="none" w:sz="0" w:space="0" w:color="auto"/>
          </w:divBdr>
        </w:div>
        <w:div w:id="736975741">
          <w:marLeft w:val="480"/>
          <w:marRight w:val="0"/>
          <w:marTop w:val="0"/>
          <w:marBottom w:val="0"/>
          <w:divBdr>
            <w:top w:val="none" w:sz="0" w:space="0" w:color="auto"/>
            <w:left w:val="none" w:sz="0" w:space="0" w:color="auto"/>
            <w:bottom w:val="none" w:sz="0" w:space="0" w:color="auto"/>
            <w:right w:val="none" w:sz="0" w:space="0" w:color="auto"/>
          </w:divBdr>
        </w:div>
        <w:div w:id="763066203">
          <w:marLeft w:val="480"/>
          <w:marRight w:val="0"/>
          <w:marTop w:val="0"/>
          <w:marBottom w:val="0"/>
          <w:divBdr>
            <w:top w:val="none" w:sz="0" w:space="0" w:color="auto"/>
            <w:left w:val="none" w:sz="0" w:space="0" w:color="auto"/>
            <w:bottom w:val="none" w:sz="0" w:space="0" w:color="auto"/>
            <w:right w:val="none" w:sz="0" w:space="0" w:color="auto"/>
          </w:divBdr>
        </w:div>
        <w:div w:id="789978499">
          <w:marLeft w:val="480"/>
          <w:marRight w:val="0"/>
          <w:marTop w:val="0"/>
          <w:marBottom w:val="0"/>
          <w:divBdr>
            <w:top w:val="none" w:sz="0" w:space="0" w:color="auto"/>
            <w:left w:val="none" w:sz="0" w:space="0" w:color="auto"/>
            <w:bottom w:val="none" w:sz="0" w:space="0" w:color="auto"/>
            <w:right w:val="none" w:sz="0" w:space="0" w:color="auto"/>
          </w:divBdr>
        </w:div>
        <w:div w:id="801314637">
          <w:marLeft w:val="480"/>
          <w:marRight w:val="0"/>
          <w:marTop w:val="0"/>
          <w:marBottom w:val="0"/>
          <w:divBdr>
            <w:top w:val="none" w:sz="0" w:space="0" w:color="auto"/>
            <w:left w:val="none" w:sz="0" w:space="0" w:color="auto"/>
            <w:bottom w:val="none" w:sz="0" w:space="0" w:color="auto"/>
            <w:right w:val="none" w:sz="0" w:space="0" w:color="auto"/>
          </w:divBdr>
        </w:div>
        <w:div w:id="817846072">
          <w:marLeft w:val="480"/>
          <w:marRight w:val="0"/>
          <w:marTop w:val="0"/>
          <w:marBottom w:val="0"/>
          <w:divBdr>
            <w:top w:val="none" w:sz="0" w:space="0" w:color="auto"/>
            <w:left w:val="none" w:sz="0" w:space="0" w:color="auto"/>
            <w:bottom w:val="none" w:sz="0" w:space="0" w:color="auto"/>
            <w:right w:val="none" w:sz="0" w:space="0" w:color="auto"/>
          </w:divBdr>
        </w:div>
        <w:div w:id="831027169">
          <w:marLeft w:val="480"/>
          <w:marRight w:val="0"/>
          <w:marTop w:val="0"/>
          <w:marBottom w:val="0"/>
          <w:divBdr>
            <w:top w:val="none" w:sz="0" w:space="0" w:color="auto"/>
            <w:left w:val="none" w:sz="0" w:space="0" w:color="auto"/>
            <w:bottom w:val="none" w:sz="0" w:space="0" w:color="auto"/>
            <w:right w:val="none" w:sz="0" w:space="0" w:color="auto"/>
          </w:divBdr>
        </w:div>
        <w:div w:id="840319393">
          <w:marLeft w:val="480"/>
          <w:marRight w:val="0"/>
          <w:marTop w:val="0"/>
          <w:marBottom w:val="0"/>
          <w:divBdr>
            <w:top w:val="none" w:sz="0" w:space="0" w:color="auto"/>
            <w:left w:val="none" w:sz="0" w:space="0" w:color="auto"/>
            <w:bottom w:val="none" w:sz="0" w:space="0" w:color="auto"/>
            <w:right w:val="none" w:sz="0" w:space="0" w:color="auto"/>
          </w:divBdr>
        </w:div>
        <w:div w:id="894386949">
          <w:marLeft w:val="480"/>
          <w:marRight w:val="0"/>
          <w:marTop w:val="0"/>
          <w:marBottom w:val="0"/>
          <w:divBdr>
            <w:top w:val="none" w:sz="0" w:space="0" w:color="auto"/>
            <w:left w:val="none" w:sz="0" w:space="0" w:color="auto"/>
            <w:bottom w:val="none" w:sz="0" w:space="0" w:color="auto"/>
            <w:right w:val="none" w:sz="0" w:space="0" w:color="auto"/>
          </w:divBdr>
        </w:div>
        <w:div w:id="936980133">
          <w:marLeft w:val="480"/>
          <w:marRight w:val="0"/>
          <w:marTop w:val="0"/>
          <w:marBottom w:val="0"/>
          <w:divBdr>
            <w:top w:val="none" w:sz="0" w:space="0" w:color="auto"/>
            <w:left w:val="none" w:sz="0" w:space="0" w:color="auto"/>
            <w:bottom w:val="none" w:sz="0" w:space="0" w:color="auto"/>
            <w:right w:val="none" w:sz="0" w:space="0" w:color="auto"/>
          </w:divBdr>
        </w:div>
        <w:div w:id="992371766">
          <w:marLeft w:val="480"/>
          <w:marRight w:val="0"/>
          <w:marTop w:val="0"/>
          <w:marBottom w:val="0"/>
          <w:divBdr>
            <w:top w:val="none" w:sz="0" w:space="0" w:color="auto"/>
            <w:left w:val="none" w:sz="0" w:space="0" w:color="auto"/>
            <w:bottom w:val="none" w:sz="0" w:space="0" w:color="auto"/>
            <w:right w:val="none" w:sz="0" w:space="0" w:color="auto"/>
          </w:divBdr>
        </w:div>
        <w:div w:id="1041243167">
          <w:marLeft w:val="480"/>
          <w:marRight w:val="0"/>
          <w:marTop w:val="0"/>
          <w:marBottom w:val="0"/>
          <w:divBdr>
            <w:top w:val="none" w:sz="0" w:space="0" w:color="auto"/>
            <w:left w:val="none" w:sz="0" w:space="0" w:color="auto"/>
            <w:bottom w:val="none" w:sz="0" w:space="0" w:color="auto"/>
            <w:right w:val="none" w:sz="0" w:space="0" w:color="auto"/>
          </w:divBdr>
        </w:div>
        <w:div w:id="1163469476">
          <w:marLeft w:val="480"/>
          <w:marRight w:val="0"/>
          <w:marTop w:val="0"/>
          <w:marBottom w:val="0"/>
          <w:divBdr>
            <w:top w:val="none" w:sz="0" w:space="0" w:color="auto"/>
            <w:left w:val="none" w:sz="0" w:space="0" w:color="auto"/>
            <w:bottom w:val="none" w:sz="0" w:space="0" w:color="auto"/>
            <w:right w:val="none" w:sz="0" w:space="0" w:color="auto"/>
          </w:divBdr>
        </w:div>
        <w:div w:id="1222981932">
          <w:marLeft w:val="480"/>
          <w:marRight w:val="0"/>
          <w:marTop w:val="0"/>
          <w:marBottom w:val="0"/>
          <w:divBdr>
            <w:top w:val="none" w:sz="0" w:space="0" w:color="auto"/>
            <w:left w:val="none" w:sz="0" w:space="0" w:color="auto"/>
            <w:bottom w:val="none" w:sz="0" w:space="0" w:color="auto"/>
            <w:right w:val="none" w:sz="0" w:space="0" w:color="auto"/>
          </w:divBdr>
        </w:div>
        <w:div w:id="1244684433">
          <w:marLeft w:val="480"/>
          <w:marRight w:val="0"/>
          <w:marTop w:val="0"/>
          <w:marBottom w:val="0"/>
          <w:divBdr>
            <w:top w:val="none" w:sz="0" w:space="0" w:color="auto"/>
            <w:left w:val="none" w:sz="0" w:space="0" w:color="auto"/>
            <w:bottom w:val="none" w:sz="0" w:space="0" w:color="auto"/>
            <w:right w:val="none" w:sz="0" w:space="0" w:color="auto"/>
          </w:divBdr>
        </w:div>
        <w:div w:id="1269702192">
          <w:marLeft w:val="480"/>
          <w:marRight w:val="0"/>
          <w:marTop w:val="0"/>
          <w:marBottom w:val="0"/>
          <w:divBdr>
            <w:top w:val="none" w:sz="0" w:space="0" w:color="auto"/>
            <w:left w:val="none" w:sz="0" w:space="0" w:color="auto"/>
            <w:bottom w:val="none" w:sz="0" w:space="0" w:color="auto"/>
            <w:right w:val="none" w:sz="0" w:space="0" w:color="auto"/>
          </w:divBdr>
        </w:div>
        <w:div w:id="1284649290">
          <w:marLeft w:val="480"/>
          <w:marRight w:val="0"/>
          <w:marTop w:val="0"/>
          <w:marBottom w:val="0"/>
          <w:divBdr>
            <w:top w:val="none" w:sz="0" w:space="0" w:color="auto"/>
            <w:left w:val="none" w:sz="0" w:space="0" w:color="auto"/>
            <w:bottom w:val="none" w:sz="0" w:space="0" w:color="auto"/>
            <w:right w:val="none" w:sz="0" w:space="0" w:color="auto"/>
          </w:divBdr>
        </w:div>
        <w:div w:id="1324315788">
          <w:marLeft w:val="480"/>
          <w:marRight w:val="0"/>
          <w:marTop w:val="0"/>
          <w:marBottom w:val="0"/>
          <w:divBdr>
            <w:top w:val="none" w:sz="0" w:space="0" w:color="auto"/>
            <w:left w:val="none" w:sz="0" w:space="0" w:color="auto"/>
            <w:bottom w:val="none" w:sz="0" w:space="0" w:color="auto"/>
            <w:right w:val="none" w:sz="0" w:space="0" w:color="auto"/>
          </w:divBdr>
        </w:div>
        <w:div w:id="1328247258">
          <w:marLeft w:val="480"/>
          <w:marRight w:val="0"/>
          <w:marTop w:val="0"/>
          <w:marBottom w:val="0"/>
          <w:divBdr>
            <w:top w:val="none" w:sz="0" w:space="0" w:color="auto"/>
            <w:left w:val="none" w:sz="0" w:space="0" w:color="auto"/>
            <w:bottom w:val="none" w:sz="0" w:space="0" w:color="auto"/>
            <w:right w:val="none" w:sz="0" w:space="0" w:color="auto"/>
          </w:divBdr>
        </w:div>
        <w:div w:id="1354922834">
          <w:marLeft w:val="480"/>
          <w:marRight w:val="0"/>
          <w:marTop w:val="0"/>
          <w:marBottom w:val="0"/>
          <w:divBdr>
            <w:top w:val="none" w:sz="0" w:space="0" w:color="auto"/>
            <w:left w:val="none" w:sz="0" w:space="0" w:color="auto"/>
            <w:bottom w:val="none" w:sz="0" w:space="0" w:color="auto"/>
            <w:right w:val="none" w:sz="0" w:space="0" w:color="auto"/>
          </w:divBdr>
        </w:div>
        <w:div w:id="1361319955">
          <w:marLeft w:val="480"/>
          <w:marRight w:val="0"/>
          <w:marTop w:val="0"/>
          <w:marBottom w:val="0"/>
          <w:divBdr>
            <w:top w:val="none" w:sz="0" w:space="0" w:color="auto"/>
            <w:left w:val="none" w:sz="0" w:space="0" w:color="auto"/>
            <w:bottom w:val="none" w:sz="0" w:space="0" w:color="auto"/>
            <w:right w:val="none" w:sz="0" w:space="0" w:color="auto"/>
          </w:divBdr>
        </w:div>
        <w:div w:id="1376348941">
          <w:marLeft w:val="480"/>
          <w:marRight w:val="0"/>
          <w:marTop w:val="0"/>
          <w:marBottom w:val="0"/>
          <w:divBdr>
            <w:top w:val="none" w:sz="0" w:space="0" w:color="auto"/>
            <w:left w:val="none" w:sz="0" w:space="0" w:color="auto"/>
            <w:bottom w:val="none" w:sz="0" w:space="0" w:color="auto"/>
            <w:right w:val="none" w:sz="0" w:space="0" w:color="auto"/>
          </w:divBdr>
        </w:div>
        <w:div w:id="1391346821">
          <w:marLeft w:val="480"/>
          <w:marRight w:val="0"/>
          <w:marTop w:val="0"/>
          <w:marBottom w:val="0"/>
          <w:divBdr>
            <w:top w:val="none" w:sz="0" w:space="0" w:color="auto"/>
            <w:left w:val="none" w:sz="0" w:space="0" w:color="auto"/>
            <w:bottom w:val="none" w:sz="0" w:space="0" w:color="auto"/>
            <w:right w:val="none" w:sz="0" w:space="0" w:color="auto"/>
          </w:divBdr>
        </w:div>
        <w:div w:id="1422794866">
          <w:marLeft w:val="480"/>
          <w:marRight w:val="0"/>
          <w:marTop w:val="0"/>
          <w:marBottom w:val="0"/>
          <w:divBdr>
            <w:top w:val="none" w:sz="0" w:space="0" w:color="auto"/>
            <w:left w:val="none" w:sz="0" w:space="0" w:color="auto"/>
            <w:bottom w:val="none" w:sz="0" w:space="0" w:color="auto"/>
            <w:right w:val="none" w:sz="0" w:space="0" w:color="auto"/>
          </w:divBdr>
        </w:div>
        <w:div w:id="1425102869">
          <w:marLeft w:val="480"/>
          <w:marRight w:val="0"/>
          <w:marTop w:val="0"/>
          <w:marBottom w:val="0"/>
          <w:divBdr>
            <w:top w:val="none" w:sz="0" w:space="0" w:color="auto"/>
            <w:left w:val="none" w:sz="0" w:space="0" w:color="auto"/>
            <w:bottom w:val="none" w:sz="0" w:space="0" w:color="auto"/>
            <w:right w:val="none" w:sz="0" w:space="0" w:color="auto"/>
          </w:divBdr>
        </w:div>
        <w:div w:id="1426265694">
          <w:marLeft w:val="480"/>
          <w:marRight w:val="0"/>
          <w:marTop w:val="0"/>
          <w:marBottom w:val="0"/>
          <w:divBdr>
            <w:top w:val="none" w:sz="0" w:space="0" w:color="auto"/>
            <w:left w:val="none" w:sz="0" w:space="0" w:color="auto"/>
            <w:bottom w:val="none" w:sz="0" w:space="0" w:color="auto"/>
            <w:right w:val="none" w:sz="0" w:space="0" w:color="auto"/>
          </w:divBdr>
        </w:div>
        <w:div w:id="1471943056">
          <w:marLeft w:val="480"/>
          <w:marRight w:val="0"/>
          <w:marTop w:val="0"/>
          <w:marBottom w:val="0"/>
          <w:divBdr>
            <w:top w:val="none" w:sz="0" w:space="0" w:color="auto"/>
            <w:left w:val="none" w:sz="0" w:space="0" w:color="auto"/>
            <w:bottom w:val="none" w:sz="0" w:space="0" w:color="auto"/>
            <w:right w:val="none" w:sz="0" w:space="0" w:color="auto"/>
          </w:divBdr>
        </w:div>
        <w:div w:id="1476600727">
          <w:marLeft w:val="480"/>
          <w:marRight w:val="0"/>
          <w:marTop w:val="0"/>
          <w:marBottom w:val="0"/>
          <w:divBdr>
            <w:top w:val="none" w:sz="0" w:space="0" w:color="auto"/>
            <w:left w:val="none" w:sz="0" w:space="0" w:color="auto"/>
            <w:bottom w:val="none" w:sz="0" w:space="0" w:color="auto"/>
            <w:right w:val="none" w:sz="0" w:space="0" w:color="auto"/>
          </w:divBdr>
        </w:div>
        <w:div w:id="1509635457">
          <w:marLeft w:val="480"/>
          <w:marRight w:val="0"/>
          <w:marTop w:val="0"/>
          <w:marBottom w:val="0"/>
          <w:divBdr>
            <w:top w:val="none" w:sz="0" w:space="0" w:color="auto"/>
            <w:left w:val="none" w:sz="0" w:space="0" w:color="auto"/>
            <w:bottom w:val="none" w:sz="0" w:space="0" w:color="auto"/>
            <w:right w:val="none" w:sz="0" w:space="0" w:color="auto"/>
          </w:divBdr>
        </w:div>
        <w:div w:id="1555583218">
          <w:marLeft w:val="480"/>
          <w:marRight w:val="0"/>
          <w:marTop w:val="0"/>
          <w:marBottom w:val="0"/>
          <w:divBdr>
            <w:top w:val="none" w:sz="0" w:space="0" w:color="auto"/>
            <w:left w:val="none" w:sz="0" w:space="0" w:color="auto"/>
            <w:bottom w:val="none" w:sz="0" w:space="0" w:color="auto"/>
            <w:right w:val="none" w:sz="0" w:space="0" w:color="auto"/>
          </w:divBdr>
        </w:div>
        <w:div w:id="1720977834">
          <w:marLeft w:val="480"/>
          <w:marRight w:val="0"/>
          <w:marTop w:val="0"/>
          <w:marBottom w:val="0"/>
          <w:divBdr>
            <w:top w:val="none" w:sz="0" w:space="0" w:color="auto"/>
            <w:left w:val="none" w:sz="0" w:space="0" w:color="auto"/>
            <w:bottom w:val="none" w:sz="0" w:space="0" w:color="auto"/>
            <w:right w:val="none" w:sz="0" w:space="0" w:color="auto"/>
          </w:divBdr>
        </w:div>
        <w:div w:id="1761831539">
          <w:marLeft w:val="480"/>
          <w:marRight w:val="0"/>
          <w:marTop w:val="0"/>
          <w:marBottom w:val="0"/>
          <w:divBdr>
            <w:top w:val="none" w:sz="0" w:space="0" w:color="auto"/>
            <w:left w:val="none" w:sz="0" w:space="0" w:color="auto"/>
            <w:bottom w:val="none" w:sz="0" w:space="0" w:color="auto"/>
            <w:right w:val="none" w:sz="0" w:space="0" w:color="auto"/>
          </w:divBdr>
        </w:div>
        <w:div w:id="1778065607">
          <w:marLeft w:val="480"/>
          <w:marRight w:val="0"/>
          <w:marTop w:val="0"/>
          <w:marBottom w:val="0"/>
          <w:divBdr>
            <w:top w:val="none" w:sz="0" w:space="0" w:color="auto"/>
            <w:left w:val="none" w:sz="0" w:space="0" w:color="auto"/>
            <w:bottom w:val="none" w:sz="0" w:space="0" w:color="auto"/>
            <w:right w:val="none" w:sz="0" w:space="0" w:color="auto"/>
          </w:divBdr>
        </w:div>
        <w:div w:id="1803570502">
          <w:marLeft w:val="480"/>
          <w:marRight w:val="0"/>
          <w:marTop w:val="0"/>
          <w:marBottom w:val="0"/>
          <w:divBdr>
            <w:top w:val="none" w:sz="0" w:space="0" w:color="auto"/>
            <w:left w:val="none" w:sz="0" w:space="0" w:color="auto"/>
            <w:bottom w:val="none" w:sz="0" w:space="0" w:color="auto"/>
            <w:right w:val="none" w:sz="0" w:space="0" w:color="auto"/>
          </w:divBdr>
        </w:div>
        <w:div w:id="1832406203">
          <w:marLeft w:val="480"/>
          <w:marRight w:val="0"/>
          <w:marTop w:val="0"/>
          <w:marBottom w:val="0"/>
          <w:divBdr>
            <w:top w:val="none" w:sz="0" w:space="0" w:color="auto"/>
            <w:left w:val="none" w:sz="0" w:space="0" w:color="auto"/>
            <w:bottom w:val="none" w:sz="0" w:space="0" w:color="auto"/>
            <w:right w:val="none" w:sz="0" w:space="0" w:color="auto"/>
          </w:divBdr>
        </w:div>
        <w:div w:id="1865553391">
          <w:marLeft w:val="480"/>
          <w:marRight w:val="0"/>
          <w:marTop w:val="0"/>
          <w:marBottom w:val="0"/>
          <w:divBdr>
            <w:top w:val="none" w:sz="0" w:space="0" w:color="auto"/>
            <w:left w:val="none" w:sz="0" w:space="0" w:color="auto"/>
            <w:bottom w:val="none" w:sz="0" w:space="0" w:color="auto"/>
            <w:right w:val="none" w:sz="0" w:space="0" w:color="auto"/>
          </w:divBdr>
        </w:div>
        <w:div w:id="1895120709">
          <w:marLeft w:val="480"/>
          <w:marRight w:val="0"/>
          <w:marTop w:val="0"/>
          <w:marBottom w:val="0"/>
          <w:divBdr>
            <w:top w:val="none" w:sz="0" w:space="0" w:color="auto"/>
            <w:left w:val="none" w:sz="0" w:space="0" w:color="auto"/>
            <w:bottom w:val="none" w:sz="0" w:space="0" w:color="auto"/>
            <w:right w:val="none" w:sz="0" w:space="0" w:color="auto"/>
          </w:divBdr>
        </w:div>
        <w:div w:id="1911113465">
          <w:marLeft w:val="480"/>
          <w:marRight w:val="0"/>
          <w:marTop w:val="0"/>
          <w:marBottom w:val="0"/>
          <w:divBdr>
            <w:top w:val="none" w:sz="0" w:space="0" w:color="auto"/>
            <w:left w:val="none" w:sz="0" w:space="0" w:color="auto"/>
            <w:bottom w:val="none" w:sz="0" w:space="0" w:color="auto"/>
            <w:right w:val="none" w:sz="0" w:space="0" w:color="auto"/>
          </w:divBdr>
        </w:div>
        <w:div w:id="1931497809">
          <w:marLeft w:val="480"/>
          <w:marRight w:val="0"/>
          <w:marTop w:val="0"/>
          <w:marBottom w:val="0"/>
          <w:divBdr>
            <w:top w:val="none" w:sz="0" w:space="0" w:color="auto"/>
            <w:left w:val="none" w:sz="0" w:space="0" w:color="auto"/>
            <w:bottom w:val="none" w:sz="0" w:space="0" w:color="auto"/>
            <w:right w:val="none" w:sz="0" w:space="0" w:color="auto"/>
          </w:divBdr>
        </w:div>
        <w:div w:id="1958216057">
          <w:marLeft w:val="480"/>
          <w:marRight w:val="0"/>
          <w:marTop w:val="0"/>
          <w:marBottom w:val="0"/>
          <w:divBdr>
            <w:top w:val="none" w:sz="0" w:space="0" w:color="auto"/>
            <w:left w:val="none" w:sz="0" w:space="0" w:color="auto"/>
            <w:bottom w:val="none" w:sz="0" w:space="0" w:color="auto"/>
            <w:right w:val="none" w:sz="0" w:space="0" w:color="auto"/>
          </w:divBdr>
        </w:div>
        <w:div w:id="1972514369">
          <w:marLeft w:val="480"/>
          <w:marRight w:val="0"/>
          <w:marTop w:val="0"/>
          <w:marBottom w:val="0"/>
          <w:divBdr>
            <w:top w:val="none" w:sz="0" w:space="0" w:color="auto"/>
            <w:left w:val="none" w:sz="0" w:space="0" w:color="auto"/>
            <w:bottom w:val="none" w:sz="0" w:space="0" w:color="auto"/>
            <w:right w:val="none" w:sz="0" w:space="0" w:color="auto"/>
          </w:divBdr>
        </w:div>
        <w:div w:id="2032415156">
          <w:marLeft w:val="480"/>
          <w:marRight w:val="0"/>
          <w:marTop w:val="0"/>
          <w:marBottom w:val="0"/>
          <w:divBdr>
            <w:top w:val="none" w:sz="0" w:space="0" w:color="auto"/>
            <w:left w:val="none" w:sz="0" w:space="0" w:color="auto"/>
            <w:bottom w:val="none" w:sz="0" w:space="0" w:color="auto"/>
            <w:right w:val="none" w:sz="0" w:space="0" w:color="auto"/>
          </w:divBdr>
        </w:div>
        <w:div w:id="2033915019">
          <w:marLeft w:val="480"/>
          <w:marRight w:val="0"/>
          <w:marTop w:val="0"/>
          <w:marBottom w:val="0"/>
          <w:divBdr>
            <w:top w:val="none" w:sz="0" w:space="0" w:color="auto"/>
            <w:left w:val="none" w:sz="0" w:space="0" w:color="auto"/>
            <w:bottom w:val="none" w:sz="0" w:space="0" w:color="auto"/>
            <w:right w:val="none" w:sz="0" w:space="0" w:color="auto"/>
          </w:divBdr>
        </w:div>
        <w:div w:id="2049527825">
          <w:marLeft w:val="480"/>
          <w:marRight w:val="0"/>
          <w:marTop w:val="0"/>
          <w:marBottom w:val="0"/>
          <w:divBdr>
            <w:top w:val="none" w:sz="0" w:space="0" w:color="auto"/>
            <w:left w:val="none" w:sz="0" w:space="0" w:color="auto"/>
            <w:bottom w:val="none" w:sz="0" w:space="0" w:color="auto"/>
            <w:right w:val="none" w:sz="0" w:space="0" w:color="auto"/>
          </w:divBdr>
        </w:div>
        <w:div w:id="2088795250">
          <w:marLeft w:val="480"/>
          <w:marRight w:val="0"/>
          <w:marTop w:val="0"/>
          <w:marBottom w:val="0"/>
          <w:divBdr>
            <w:top w:val="none" w:sz="0" w:space="0" w:color="auto"/>
            <w:left w:val="none" w:sz="0" w:space="0" w:color="auto"/>
            <w:bottom w:val="none" w:sz="0" w:space="0" w:color="auto"/>
            <w:right w:val="none" w:sz="0" w:space="0" w:color="auto"/>
          </w:divBdr>
        </w:div>
        <w:div w:id="2118331362">
          <w:marLeft w:val="480"/>
          <w:marRight w:val="0"/>
          <w:marTop w:val="0"/>
          <w:marBottom w:val="0"/>
          <w:divBdr>
            <w:top w:val="none" w:sz="0" w:space="0" w:color="auto"/>
            <w:left w:val="none" w:sz="0" w:space="0" w:color="auto"/>
            <w:bottom w:val="none" w:sz="0" w:space="0" w:color="auto"/>
            <w:right w:val="none" w:sz="0" w:space="0" w:color="auto"/>
          </w:divBdr>
        </w:div>
      </w:divsChild>
    </w:div>
    <w:div w:id="2141535232">
      <w:bodyDiv w:val="1"/>
      <w:marLeft w:val="0"/>
      <w:marRight w:val="0"/>
      <w:marTop w:val="0"/>
      <w:marBottom w:val="0"/>
      <w:divBdr>
        <w:top w:val="none" w:sz="0" w:space="0" w:color="auto"/>
        <w:left w:val="none" w:sz="0" w:space="0" w:color="auto"/>
        <w:bottom w:val="none" w:sz="0" w:space="0" w:color="auto"/>
        <w:right w:val="none" w:sz="0" w:space="0" w:color="auto"/>
      </w:divBdr>
      <w:divsChild>
        <w:div w:id="9649139">
          <w:marLeft w:val="480"/>
          <w:marRight w:val="0"/>
          <w:marTop w:val="0"/>
          <w:marBottom w:val="0"/>
          <w:divBdr>
            <w:top w:val="none" w:sz="0" w:space="0" w:color="auto"/>
            <w:left w:val="none" w:sz="0" w:space="0" w:color="auto"/>
            <w:bottom w:val="none" w:sz="0" w:space="0" w:color="auto"/>
            <w:right w:val="none" w:sz="0" w:space="0" w:color="auto"/>
          </w:divBdr>
        </w:div>
        <w:div w:id="22681958">
          <w:marLeft w:val="480"/>
          <w:marRight w:val="0"/>
          <w:marTop w:val="0"/>
          <w:marBottom w:val="0"/>
          <w:divBdr>
            <w:top w:val="none" w:sz="0" w:space="0" w:color="auto"/>
            <w:left w:val="none" w:sz="0" w:space="0" w:color="auto"/>
            <w:bottom w:val="none" w:sz="0" w:space="0" w:color="auto"/>
            <w:right w:val="none" w:sz="0" w:space="0" w:color="auto"/>
          </w:divBdr>
        </w:div>
        <w:div w:id="118450967">
          <w:marLeft w:val="480"/>
          <w:marRight w:val="0"/>
          <w:marTop w:val="0"/>
          <w:marBottom w:val="0"/>
          <w:divBdr>
            <w:top w:val="none" w:sz="0" w:space="0" w:color="auto"/>
            <w:left w:val="none" w:sz="0" w:space="0" w:color="auto"/>
            <w:bottom w:val="none" w:sz="0" w:space="0" w:color="auto"/>
            <w:right w:val="none" w:sz="0" w:space="0" w:color="auto"/>
          </w:divBdr>
        </w:div>
        <w:div w:id="184952106">
          <w:marLeft w:val="480"/>
          <w:marRight w:val="0"/>
          <w:marTop w:val="0"/>
          <w:marBottom w:val="0"/>
          <w:divBdr>
            <w:top w:val="none" w:sz="0" w:space="0" w:color="auto"/>
            <w:left w:val="none" w:sz="0" w:space="0" w:color="auto"/>
            <w:bottom w:val="none" w:sz="0" w:space="0" w:color="auto"/>
            <w:right w:val="none" w:sz="0" w:space="0" w:color="auto"/>
          </w:divBdr>
        </w:div>
        <w:div w:id="190384572">
          <w:marLeft w:val="480"/>
          <w:marRight w:val="0"/>
          <w:marTop w:val="0"/>
          <w:marBottom w:val="0"/>
          <w:divBdr>
            <w:top w:val="none" w:sz="0" w:space="0" w:color="auto"/>
            <w:left w:val="none" w:sz="0" w:space="0" w:color="auto"/>
            <w:bottom w:val="none" w:sz="0" w:space="0" w:color="auto"/>
            <w:right w:val="none" w:sz="0" w:space="0" w:color="auto"/>
          </w:divBdr>
        </w:div>
        <w:div w:id="193885054">
          <w:marLeft w:val="480"/>
          <w:marRight w:val="0"/>
          <w:marTop w:val="0"/>
          <w:marBottom w:val="0"/>
          <w:divBdr>
            <w:top w:val="none" w:sz="0" w:space="0" w:color="auto"/>
            <w:left w:val="none" w:sz="0" w:space="0" w:color="auto"/>
            <w:bottom w:val="none" w:sz="0" w:space="0" w:color="auto"/>
            <w:right w:val="none" w:sz="0" w:space="0" w:color="auto"/>
          </w:divBdr>
        </w:div>
        <w:div w:id="240994311">
          <w:marLeft w:val="480"/>
          <w:marRight w:val="0"/>
          <w:marTop w:val="0"/>
          <w:marBottom w:val="0"/>
          <w:divBdr>
            <w:top w:val="none" w:sz="0" w:space="0" w:color="auto"/>
            <w:left w:val="none" w:sz="0" w:space="0" w:color="auto"/>
            <w:bottom w:val="none" w:sz="0" w:space="0" w:color="auto"/>
            <w:right w:val="none" w:sz="0" w:space="0" w:color="auto"/>
          </w:divBdr>
        </w:div>
        <w:div w:id="245118474">
          <w:marLeft w:val="480"/>
          <w:marRight w:val="0"/>
          <w:marTop w:val="0"/>
          <w:marBottom w:val="0"/>
          <w:divBdr>
            <w:top w:val="none" w:sz="0" w:space="0" w:color="auto"/>
            <w:left w:val="none" w:sz="0" w:space="0" w:color="auto"/>
            <w:bottom w:val="none" w:sz="0" w:space="0" w:color="auto"/>
            <w:right w:val="none" w:sz="0" w:space="0" w:color="auto"/>
          </w:divBdr>
        </w:div>
        <w:div w:id="257104841">
          <w:marLeft w:val="480"/>
          <w:marRight w:val="0"/>
          <w:marTop w:val="0"/>
          <w:marBottom w:val="0"/>
          <w:divBdr>
            <w:top w:val="none" w:sz="0" w:space="0" w:color="auto"/>
            <w:left w:val="none" w:sz="0" w:space="0" w:color="auto"/>
            <w:bottom w:val="none" w:sz="0" w:space="0" w:color="auto"/>
            <w:right w:val="none" w:sz="0" w:space="0" w:color="auto"/>
          </w:divBdr>
        </w:div>
        <w:div w:id="257982425">
          <w:marLeft w:val="480"/>
          <w:marRight w:val="0"/>
          <w:marTop w:val="0"/>
          <w:marBottom w:val="0"/>
          <w:divBdr>
            <w:top w:val="none" w:sz="0" w:space="0" w:color="auto"/>
            <w:left w:val="none" w:sz="0" w:space="0" w:color="auto"/>
            <w:bottom w:val="none" w:sz="0" w:space="0" w:color="auto"/>
            <w:right w:val="none" w:sz="0" w:space="0" w:color="auto"/>
          </w:divBdr>
        </w:div>
        <w:div w:id="263728734">
          <w:marLeft w:val="480"/>
          <w:marRight w:val="0"/>
          <w:marTop w:val="0"/>
          <w:marBottom w:val="0"/>
          <w:divBdr>
            <w:top w:val="none" w:sz="0" w:space="0" w:color="auto"/>
            <w:left w:val="none" w:sz="0" w:space="0" w:color="auto"/>
            <w:bottom w:val="none" w:sz="0" w:space="0" w:color="auto"/>
            <w:right w:val="none" w:sz="0" w:space="0" w:color="auto"/>
          </w:divBdr>
        </w:div>
        <w:div w:id="340745414">
          <w:marLeft w:val="480"/>
          <w:marRight w:val="0"/>
          <w:marTop w:val="0"/>
          <w:marBottom w:val="0"/>
          <w:divBdr>
            <w:top w:val="none" w:sz="0" w:space="0" w:color="auto"/>
            <w:left w:val="none" w:sz="0" w:space="0" w:color="auto"/>
            <w:bottom w:val="none" w:sz="0" w:space="0" w:color="auto"/>
            <w:right w:val="none" w:sz="0" w:space="0" w:color="auto"/>
          </w:divBdr>
        </w:div>
        <w:div w:id="352268378">
          <w:marLeft w:val="480"/>
          <w:marRight w:val="0"/>
          <w:marTop w:val="0"/>
          <w:marBottom w:val="0"/>
          <w:divBdr>
            <w:top w:val="none" w:sz="0" w:space="0" w:color="auto"/>
            <w:left w:val="none" w:sz="0" w:space="0" w:color="auto"/>
            <w:bottom w:val="none" w:sz="0" w:space="0" w:color="auto"/>
            <w:right w:val="none" w:sz="0" w:space="0" w:color="auto"/>
          </w:divBdr>
        </w:div>
        <w:div w:id="352996210">
          <w:marLeft w:val="480"/>
          <w:marRight w:val="0"/>
          <w:marTop w:val="0"/>
          <w:marBottom w:val="0"/>
          <w:divBdr>
            <w:top w:val="none" w:sz="0" w:space="0" w:color="auto"/>
            <w:left w:val="none" w:sz="0" w:space="0" w:color="auto"/>
            <w:bottom w:val="none" w:sz="0" w:space="0" w:color="auto"/>
            <w:right w:val="none" w:sz="0" w:space="0" w:color="auto"/>
          </w:divBdr>
        </w:div>
        <w:div w:id="372652930">
          <w:marLeft w:val="480"/>
          <w:marRight w:val="0"/>
          <w:marTop w:val="0"/>
          <w:marBottom w:val="0"/>
          <w:divBdr>
            <w:top w:val="none" w:sz="0" w:space="0" w:color="auto"/>
            <w:left w:val="none" w:sz="0" w:space="0" w:color="auto"/>
            <w:bottom w:val="none" w:sz="0" w:space="0" w:color="auto"/>
            <w:right w:val="none" w:sz="0" w:space="0" w:color="auto"/>
          </w:divBdr>
        </w:div>
        <w:div w:id="461652114">
          <w:marLeft w:val="480"/>
          <w:marRight w:val="0"/>
          <w:marTop w:val="0"/>
          <w:marBottom w:val="0"/>
          <w:divBdr>
            <w:top w:val="none" w:sz="0" w:space="0" w:color="auto"/>
            <w:left w:val="none" w:sz="0" w:space="0" w:color="auto"/>
            <w:bottom w:val="none" w:sz="0" w:space="0" w:color="auto"/>
            <w:right w:val="none" w:sz="0" w:space="0" w:color="auto"/>
          </w:divBdr>
        </w:div>
        <w:div w:id="518857373">
          <w:marLeft w:val="480"/>
          <w:marRight w:val="0"/>
          <w:marTop w:val="0"/>
          <w:marBottom w:val="0"/>
          <w:divBdr>
            <w:top w:val="none" w:sz="0" w:space="0" w:color="auto"/>
            <w:left w:val="none" w:sz="0" w:space="0" w:color="auto"/>
            <w:bottom w:val="none" w:sz="0" w:space="0" w:color="auto"/>
            <w:right w:val="none" w:sz="0" w:space="0" w:color="auto"/>
          </w:divBdr>
        </w:div>
        <w:div w:id="529804370">
          <w:marLeft w:val="480"/>
          <w:marRight w:val="0"/>
          <w:marTop w:val="0"/>
          <w:marBottom w:val="0"/>
          <w:divBdr>
            <w:top w:val="none" w:sz="0" w:space="0" w:color="auto"/>
            <w:left w:val="none" w:sz="0" w:space="0" w:color="auto"/>
            <w:bottom w:val="none" w:sz="0" w:space="0" w:color="auto"/>
            <w:right w:val="none" w:sz="0" w:space="0" w:color="auto"/>
          </w:divBdr>
        </w:div>
        <w:div w:id="532886705">
          <w:marLeft w:val="480"/>
          <w:marRight w:val="0"/>
          <w:marTop w:val="0"/>
          <w:marBottom w:val="0"/>
          <w:divBdr>
            <w:top w:val="none" w:sz="0" w:space="0" w:color="auto"/>
            <w:left w:val="none" w:sz="0" w:space="0" w:color="auto"/>
            <w:bottom w:val="none" w:sz="0" w:space="0" w:color="auto"/>
            <w:right w:val="none" w:sz="0" w:space="0" w:color="auto"/>
          </w:divBdr>
        </w:div>
        <w:div w:id="564754658">
          <w:marLeft w:val="480"/>
          <w:marRight w:val="0"/>
          <w:marTop w:val="0"/>
          <w:marBottom w:val="0"/>
          <w:divBdr>
            <w:top w:val="none" w:sz="0" w:space="0" w:color="auto"/>
            <w:left w:val="none" w:sz="0" w:space="0" w:color="auto"/>
            <w:bottom w:val="none" w:sz="0" w:space="0" w:color="auto"/>
            <w:right w:val="none" w:sz="0" w:space="0" w:color="auto"/>
          </w:divBdr>
        </w:div>
        <w:div w:id="658505959">
          <w:marLeft w:val="480"/>
          <w:marRight w:val="0"/>
          <w:marTop w:val="0"/>
          <w:marBottom w:val="0"/>
          <w:divBdr>
            <w:top w:val="none" w:sz="0" w:space="0" w:color="auto"/>
            <w:left w:val="none" w:sz="0" w:space="0" w:color="auto"/>
            <w:bottom w:val="none" w:sz="0" w:space="0" w:color="auto"/>
            <w:right w:val="none" w:sz="0" w:space="0" w:color="auto"/>
          </w:divBdr>
        </w:div>
        <w:div w:id="661278556">
          <w:marLeft w:val="480"/>
          <w:marRight w:val="0"/>
          <w:marTop w:val="0"/>
          <w:marBottom w:val="0"/>
          <w:divBdr>
            <w:top w:val="none" w:sz="0" w:space="0" w:color="auto"/>
            <w:left w:val="none" w:sz="0" w:space="0" w:color="auto"/>
            <w:bottom w:val="none" w:sz="0" w:space="0" w:color="auto"/>
            <w:right w:val="none" w:sz="0" w:space="0" w:color="auto"/>
          </w:divBdr>
        </w:div>
        <w:div w:id="707098913">
          <w:marLeft w:val="480"/>
          <w:marRight w:val="0"/>
          <w:marTop w:val="0"/>
          <w:marBottom w:val="0"/>
          <w:divBdr>
            <w:top w:val="none" w:sz="0" w:space="0" w:color="auto"/>
            <w:left w:val="none" w:sz="0" w:space="0" w:color="auto"/>
            <w:bottom w:val="none" w:sz="0" w:space="0" w:color="auto"/>
            <w:right w:val="none" w:sz="0" w:space="0" w:color="auto"/>
          </w:divBdr>
        </w:div>
        <w:div w:id="719326254">
          <w:marLeft w:val="480"/>
          <w:marRight w:val="0"/>
          <w:marTop w:val="0"/>
          <w:marBottom w:val="0"/>
          <w:divBdr>
            <w:top w:val="none" w:sz="0" w:space="0" w:color="auto"/>
            <w:left w:val="none" w:sz="0" w:space="0" w:color="auto"/>
            <w:bottom w:val="none" w:sz="0" w:space="0" w:color="auto"/>
            <w:right w:val="none" w:sz="0" w:space="0" w:color="auto"/>
          </w:divBdr>
        </w:div>
        <w:div w:id="729185388">
          <w:marLeft w:val="480"/>
          <w:marRight w:val="0"/>
          <w:marTop w:val="0"/>
          <w:marBottom w:val="0"/>
          <w:divBdr>
            <w:top w:val="none" w:sz="0" w:space="0" w:color="auto"/>
            <w:left w:val="none" w:sz="0" w:space="0" w:color="auto"/>
            <w:bottom w:val="none" w:sz="0" w:space="0" w:color="auto"/>
            <w:right w:val="none" w:sz="0" w:space="0" w:color="auto"/>
          </w:divBdr>
        </w:div>
        <w:div w:id="774784466">
          <w:marLeft w:val="480"/>
          <w:marRight w:val="0"/>
          <w:marTop w:val="0"/>
          <w:marBottom w:val="0"/>
          <w:divBdr>
            <w:top w:val="none" w:sz="0" w:space="0" w:color="auto"/>
            <w:left w:val="none" w:sz="0" w:space="0" w:color="auto"/>
            <w:bottom w:val="none" w:sz="0" w:space="0" w:color="auto"/>
            <w:right w:val="none" w:sz="0" w:space="0" w:color="auto"/>
          </w:divBdr>
        </w:div>
        <w:div w:id="805705463">
          <w:marLeft w:val="480"/>
          <w:marRight w:val="0"/>
          <w:marTop w:val="0"/>
          <w:marBottom w:val="0"/>
          <w:divBdr>
            <w:top w:val="none" w:sz="0" w:space="0" w:color="auto"/>
            <w:left w:val="none" w:sz="0" w:space="0" w:color="auto"/>
            <w:bottom w:val="none" w:sz="0" w:space="0" w:color="auto"/>
            <w:right w:val="none" w:sz="0" w:space="0" w:color="auto"/>
          </w:divBdr>
        </w:div>
        <w:div w:id="847132738">
          <w:marLeft w:val="480"/>
          <w:marRight w:val="0"/>
          <w:marTop w:val="0"/>
          <w:marBottom w:val="0"/>
          <w:divBdr>
            <w:top w:val="none" w:sz="0" w:space="0" w:color="auto"/>
            <w:left w:val="none" w:sz="0" w:space="0" w:color="auto"/>
            <w:bottom w:val="none" w:sz="0" w:space="0" w:color="auto"/>
            <w:right w:val="none" w:sz="0" w:space="0" w:color="auto"/>
          </w:divBdr>
        </w:div>
        <w:div w:id="935944001">
          <w:marLeft w:val="480"/>
          <w:marRight w:val="0"/>
          <w:marTop w:val="0"/>
          <w:marBottom w:val="0"/>
          <w:divBdr>
            <w:top w:val="none" w:sz="0" w:space="0" w:color="auto"/>
            <w:left w:val="none" w:sz="0" w:space="0" w:color="auto"/>
            <w:bottom w:val="none" w:sz="0" w:space="0" w:color="auto"/>
            <w:right w:val="none" w:sz="0" w:space="0" w:color="auto"/>
          </w:divBdr>
        </w:div>
        <w:div w:id="994912497">
          <w:marLeft w:val="480"/>
          <w:marRight w:val="0"/>
          <w:marTop w:val="0"/>
          <w:marBottom w:val="0"/>
          <w:divBdr>
            <w:top w:val="none" w:sz="0" w:space="0" w:color="auto"/>
            <w:left w:val="none" w:sz="0" w:space="0" w:color="auto"/>
            <w:bottom w:val="none" w:sz="0" w:space="0" w:color="auto"/>
            <w:right w:val="none" w:sz="0" w:space="0" w:color="auto"/>
          </w:divBdr>
        </w:div>
        <w:div w:id="1036658567">
          <w:marLeft w:val="480"/>
          <w:marRight w:val="0"/>
          <w:marTop w:val="0"/>
          <w:marBottom w:val="0"/>
          <w:divBdr>
            <w:top w:val="none" w:sz="0" w:space="0" w:color="auto"/>
            <w:left w:val="none" w:sz="0" w:space="0" w:color="auto"/>
            <w:bottom w:val="none" w:sz="0" w:space="0" w:color="auto"/>
            <w:right w:val="none" w:sz="0" w:space="0" w:color="auto"/>
          </w:divBdr>
        </w:div>
        <w:div w:id="1058286403">
          <w:marLeft w:val="480"/>
          <w:marRight w:val="0"/>
          <w:marTop w:val="0"/>
          <w:marBottom w:val="0"/>
          <w:divBdr>
            <w:top w:val="none" w:sz="0" w:space="0" w:color="auto"/>
            <w:left w:val="none" w:sz="0" w:space="0" w:color="auto"/>
            <w:bottom w:val="none" w:sz="0" w:space="0" w:color="auto"/>
            <w:right w:val="none" w:sz="0" w:space="0" w:color="auto"/>
          </w:divBdr>
        </w:div>
        <w:div w:id="1100419307">
          <w:marLeft w:val="480"/>
          <w:marRight w:val="0"/>
          <w:marTop w:val="0"/>
          <w:marBottom w:val="0"/>
          <w:divBdr>
            <w:top w:val="none" w:sz="0" w:space="0" w:color="auto"/>
            <w:left w:val="none" w:sz="0" w:space="0" w:color="auto"/>
            <w:bottom w:val="none" w:sz="0" w:space="0" w:color="auto"/>
            <w:right w:val="none" w:sz="0" w:space="0" w:color="auto"/>
          </w:divBdr>
        </w:div>
        <w:div w:id="1101216716">
          <w:marLeft w:val="480"/>
          <w:marRight w:val="0"/>
          <w:marTop w:val="0"/>
          <w:marBottom w:val="0"/>
          <w:divBdr>
            <w:top w:val="none" w:sz="0" w:space="0" w:color="auto"/>
            <w:left w:val="none" w:sz="0" w:space="0" w:color="auto"/>
            <w:bottom w:val="none" w:sz="0" w:space="0" w:color="auto"/>
            <w:right w:val="none" w:sz="0" w:space="0" w:color="auto"/>
          </w:divBdr>
        </w:div>
        <w:div w:id="1191917494">
          <w:marLeft w:val="480"/>
          <w:marRight w:val="0"/>
          <w:marTop w:val="0"/>
          <w:marBottom w:val="0"/>
          <w:divBdr>
            <w:top w:val="none" w:sz="0" w:space="0" w:color="auto"/>
            <w:left w:val="none" w:sz="0" w:space="0" w:color="auto"/>
            <w:bottom w:val="none" w:sz="0" w:space="0" w:color="auto"/>
            <w:right w:val="none" w:sz="0" w:space="0" w:color="auto"/>
          </w:divBdr>
        </w:div>
        <w:div w:id="1222595734">
          <w:marLeft w:val="480"/>
          <w:marRight w:val="0"/>
          <w:marTop w:val="0"/>
          <w:marBottom w:val="0"/>
          <w:divBdr>
            <w:top w:val="none" w:sz="0" w:space="0" w:color="auto"/>
            <w:left w:val="none" w:sz="0" w:space="0" w:color="auto"/>
            <w:bottom w:val="none" w:sz="0" w:space="0" w:color="auto"/>
            <w:right w:val="none" w:sz="0" w:space="0" w:color="auto"/>
          </w:divBdr>
        </w:div>
        <w:div w:id="1230271057">
          <w:marLeft w:val="480"/>
          <w:marRight w:val="0"/>
          <w:marTop w:val="0"/>
          <w:marBottom w:val="0"/>
          <w:divBdr>
            <w:top w:val="none" w:sz="0" w:space="0" w:color="auto"/>
            <w:left w:val="none" w:sz="0" w:space="0" w:color="auto"/>
            <w:bottom w:val="none" w:sz="0" w:space="0" w:color="auto"/>
            <w:right w:val="none" w:sz="0" w:space="0" w:color="auto"/>
          </w:divBdr>
        </w:div>
        <w:div w:id="1232497904">
          <w:marLeft w:val="480"/>
          <w:marRight w:val="0"/>
          <w:marTop w:val="0"/>
          <w:marBottom w:val="0"/>
          <w:divBdr>
            <w:top w:val="none" w:sz="0" w:space="0" w:color="auto"/>
            <w:left w:val="none" w:sz="0" w:space="0" w:color="auto"/>
            <w:bottom w:val="none" w:sz="0" w:space="0" w:color="auto"/>
            <w:right w:val="none" w:sz="0" w:space="0" w:color="auto"/>
          </w:divBdr>
        </w:div>
        <w:div w:id="1243612144">
          <w:marLeft w:val="480"/>
          <w:marRight w:val="0"/>
          <w:marTop w:val="0"/>
          <w:marBottom w:val="0"/>
          <w:divBdr>
            <w:top w:val="none" w:sz="0" w:space="0" w:color="auto"/>
            <w:left w:val="none" w:sz="0" w:space="0" w:color="auto"/>
            <w:bottom w:val="none" w:sz="0" w:space="0" w:color="auto"/>
            <w:right w:val="none" w:sz="0" w:space="0" w:color="auto"/>
          </w:divBdr>
        </w:div>
        <w:div w:id="1264410985">
          <w:marLeft w:val="480"/>
          <w:marRight w:val="0"/>
          <w:marTop w:val="0"/>
          <w:marBottom w:val="0"/>
          <w:divBdr>
            <w:top w:val="none" w:sz="0" w:space="0" w:color="auto"/>
            <w:left w:val="none" w:sz="0" w:space="0" w:color="auto"/>
            <w:bottom w:val="none" w:sz="0" w:space="0" w:color="auto"/>
            <w:right w:val="none" w:sz="0" w:space="0" w:color="auto"/>
          </w:divBdr>
        </w:div>
        <w:div w:id="1302081674">
          <w:marLeft w:val="480"/>
          <w:marRight w:val="0"/>
          <w:marTop w:val="0"/>
          <w:marBottom w:val="0"/>
          <w:divBdr>
            <w:top w:val="none" w:sz="0" w:space="0" w:color="auto"/>
            <w:left w:val="none" w:sz="0" w:space="0" w:color="auto"/>
            <w:bottom w:val="none" w:sz="0" w:space="0" w:color="auto"/>
            <w:right w:val="none" w:sz="0" w:space="0" w:color="auto"/>
          </w:divBdr>
        </w:div>
        <w:div w:id="1333486986">
          <w:marLeft w:val="480"/>
          <w:marRight w:val="0"/>
          <w:marTop w:val="0"/>
          <w:marBottom w:val="0"/>
          <w:divBdr>
            <w:top w:val="none" w:sz="0" w:space="0" w:color="auto"/>
            <w:left w:val="none" w:sz="0" w:space="0" w:color="auto"/>
            <w:bottom w:val="none" w:sz="0" w:space="0" w:color="auto"/>
            <w:right w:val="none" w:sz="0" w:space="0" w:color="auto"/>
          </w:divBdr>
        </w:div>
        <w:div w:id="1433550853">
          <w:marLeft w:val="480"/>
          <w:marRight w:val="0"/>
          <w:marTop w:val="0"/>
          <w:marBottom w:val="0"/>
          <w:divBdr>
            <w:top w:val="none" w:sz="0" w:space="0" w:color="auto"/>
            <w:left w:val="none" w:sz="0" w:space="0" w:color="auto"/>
            <w:bottom w:val="none" w:sz="0" w:space="0" w:color="auto"/>
            <w:right w:val="none" w:sz="0" w:space="0" w:color="auto"/>
          </w:divBdr>
        </w:div>
        <w:div w:id="1466116427">
          <w:marLeft w:val="480"/>
          <w:marRight w:val="0"/>
          <w:marTop w:val="0"/>
          <w:marBottom w:val="0"/>
          <w:divBdr>
            <w:top w:val="none" w:sz="0" w:space="0" w:color="auto"/>
            <w:left w:val="none" w:sz="0" w:space="0" w:color="auto"/>
            <w:bottom w:val="none" w:sz="0" w:space="0" w:color="auto"/>
            <w:right w:val="none" w:sz="0" w:space="0" w:color="auto"/>
          </w:divBdr>
        </w:div>
        <w:div w:id="1479179909">
          <w:marLeft w:val="480"/>
          <w:marRight w:val="0"/>
          <w:marTop w:val="0"/>
          <w:marBottom w:val="0"/>
          <w:divBdr>
            <w:top w:val="none" w:sz="0" w:space="0" w:color="auto"/>
            <w:left w:val="none" w:sz="0" w:space="0" w:color="auto"/>
            <w:bottom w:val="none" w:sz="0" w:space="0" w:color="auto"/>
            <w:right w:val="none" w:sz="0" w:space="0" w:color="auto"/>
          </w:divBdr>
        </w:div>
        <w:div w:id="1544635880">
          <w:marLeft w:val="480"/>
          <w:marRight w:val="0"/>
          <w:marTop w:val="0"/>
          <w:marBottom w:val="0"/>
          <w:divBdr>
            <w:top w:val="none" w:sz="0" w:space="0" w:color="auto"/>
            <w:left w:val="none" w:sz="0" w:space="0" w:color="auto"/>
            <w:bottom w:val="none" w:sz="0" w:space="0" w:color="auto"/>
            <w:right w:val="none" w:sz="0" w:space="0" w:color="auto"/>
          </w:divBdr>
        </w:div>
        <w:div w:id="1548028914">
          <w:marLeft w:val="480"/>
          <w:marRight w:val="0"/>
          <w:marTop w:val="0"/>
          <w:marBottom w:val="0"/>
          <w:divBdr>
            <w:top w:val="none" w:sz="0" w:space="0" w:color="auto"/>
            <w:left w:val="none" w:sz="0" w:space="0" w:color="auto"/>
            <w:bottom w:val="none" w:sz="0" w:space="0" w:color="auto"/>
            <w:right w:val="none" w:sz="0" w:space="0" w:color="auto"/>
          </w:divBdr>
        </w:div>
        <w:div w:id="1616015522">
          <w:marLeft w:val="480"/>
          <w:marRight w:val="0"/>
          <w:marTop w:val="0"/>
          <w:marBottom w:val="0"/>
          <w:divBdr>
            <w:top w:val="none" w:sz="0" w:space="0" w:color="auto"/>
            <w:left w:val="none" w:sz="0" w:space="0" w:color="auto"/>
            <w:bottom w:val="none" w:sz="0" w:space="0" w:color="auto"/>
            <w:right w:val="none" w:sz="0" w:space="0" w:color="auto"/>
          </w:divBdr>
        </w:div>
        <w:div w:id="1628319257">
          <w:marLeft w:val="480"/>
          <w:marRight w:val="0"/>
          <w:marTop w:val="0"/>
          <w:marBottom w:val="0"/>
          <w:divBdr>
            <w:top w:val="none" w:sz="0" w:space="0" w:color="auto"/>
            <w:left w:val="none" w:sz="0" w:space="0" w:color="auto"/>
            <w:bottom w:val="none" w:sz="0" w:space="0" w:color="auto"/>
            <w:right w:val="none" w:sz="0" w:space="0" w:color="auto"/>
          </w:divBdr>
        </w:div>
        <w:div w:id="1643995350">
          <w:marLeft w:val="480"/>
          <w:marRight w:val="0"/>
          <w:marTop w:val="0"/>
          <w:marBottom w:val="0"/>
          <w:divBdr>
            <w:top w:val="none" w:sz="0" w:space="0" w:color="auto"/>
            <w:left w:val="none" w:sz="0" w:space="0" w:color="auto"/>
            <w:bottom w:val="none" w:sz="0" w:space="0" w:color="auto"/>
            <w:right w:val="none" w:sz="0" w:space="0" w:color="auto"/>
          </w:divBdr>
        </w:div>
        <w:div w:id="1655989943">
          <w:marLeft w:val="480"/>
          <w:marRight w:val="0"/>
          <w:marTop w:val="0"/>
          <w:marBottom w:val="0"/>
          <w:divBdr>
            <w:top w:val="none" w:sz="0" w:space="0" w:color="auto"/>
            <w:left w:val="none" w:sz="0" w:space="0" w:color="auto"/>
            <w:bottom w:val="none" w:sz="0" w:space="0" w:color="auto"/>
            <w:right w:val="none" w:sz="0" w:space="0" w:color="auto"/>
          </w:divBdr>
        </w:div>
        <w:div w:id="1665470789">
          <w:marLeft w:val="480"/>
          <w:marRight w:val="0"/>
          <w:marTop w:val="0"/>
          <w:marBottom w:val="0"/>
          <w:divBdr>
            <w:top w:val="none" w:sz="0" w:space="0" w:color="auto"/>
            <w:left w:val="none" w:sz="0" w:space="0" w:color="auto"/>
            <w:bottom w:val="none" w:sz="0" w:space="0" w:color="auto"/>
            <w:right w:val="none" w:sz="0" w:space="0" w:color="auto"/>
          </w:divBdr>
        </w:div>
        <w:div w:id="1694959152">
          <w:marLeft w:val="480"/>
          <w:marRight w:val="0"/>
          <w:marTop w:val="0"/>
          <w:marBottom w:val="0"/>
          <w:divBdr>
            <w:top w:val="none" w:sz="0" w:space="0" w:color="auto"/>
            <w:left w:val="none" w:sz="0" w:space="0" w:color="auto"/>
            <w:bottom w:val="none" w:sz="0" w:space="0" w:color="auto"/>
            <w:right w:val="none" w:sz="0" w:space="0" w:color="auto"/>
          </w:divBdr>
        </w:div>
        <w:div w:id="1716543210">
          <w:marLeft w:val="480"/>
          <w:marRight w:val="0"/>
          <w:marTop w:val="0"/>
          <w:marBottom w:val="0"/>
          <w:divBdr>
            <w:top w:val="none" w:sz="0" w:space="0" w:color="auto"/>
            <w:left w:val="none" w:sz="0" w:space="0" w:color="auto"/>
            <w:bottom w:val="none" w:sz="0" w:space="0" w:color="auto"/>
            <w:right w:val="none" w:sz="0" w:space="0" w:color="auto"/>
          </w:divBdr>
        </w:div>
        <w:div w:id="1723406585">
          <w:marLeft w:val="480"/>
          <w:marRight w:val="0"/>
          <w:marTop w:val="0"/>
          <w:marBottom w:val="0"/>
          <w:divBdr>
            <w:top w:val="none" w:sz="0" w:space="0" w:color="auto"/>
            <w:left w:val="none" w:sz="0" w:space="0" w:color="auto"/>
            <w:bottom w:val="none" w:sz="0" w:space="0" w:color="auto"/>
            <w:right w:val="none" w:sz="0" w:space="0" w:color="auto"/>
          </w:divBdr>
        </w:div>
        <w:div w:id="1723748907">
          <w:marLeft w:val="480"/>
          <w:marRight w:val="0"/>
          <w:marTop w:val="0"/>
          <w:marBottom w:val="0"/>
          <w:divBdr>
            <w:top w:val="none" w:sz="0" w:space="0" w:color="auto"/>
            <w:left w:val="none" w:sz="0" w:space="0" w:color="auto"/>
            <w:bottom w:val="none" w:sz="0" w:space="0" w:color="auto"/>
            <w:right w:val="none" w:sz="0" w:space="0" w:color="auto"/>
          </w:divBdr>
        </w:div>
        <w:div w:id="1747874939">
          <w:marLeft w:val="480"/>
          <w:marRight w:val="0"/>
          <w:marTop w:val="0"/>
          <w:marBottom w:val="0"/>
          <w:divBdr>
            <w:top w:val="none" w:sz="0" w:space="0" w:color="auto"/>
            <w:left w:val="none" w:sz="0" w:space="0" w:color="auto"/>
            <w:bottom w:val="none" w:sz="0" w:space="0" w:color="auto"/>
            <w:right w:val="none" w:sz="0" w:space="0" w:color="auto"/>
          </w:divBdr>
        </w:div>
        <w:div w:id="1750350139">
          <w:marLeft w:val="480"/>
          <w:marRight w:val="0"/>
          <w:marTop w:val="0"/>
          <w:marBottom w:val="0"/>
          <w:divBdr>
            <w:top w:val="none" w:sz="0" w:space="0" w:color="auto"/>
            <w:left w:val="none" w:sz="0" w:space="0" w:color="auto"/>
            <w:bottom w:val="none" w:sz="0" w:space="0" w:color="auto"/>
            <w:right w:val="none" w:sz="0" w:space="0" w:color="auto"/>
          </w:divBdr>
        </w:div>
        <w:div w:id="1756630371">
          <w:marLeft w:val="480"/>
          <w:marRight w:val="0"/>
          <w:marTop w:val="0"/>
          <w:marBottom w:val="0"/>
          <w:divBdr>
            <w:top w:val="none" w:sz="0" w:space="0" w:color="auto"/>
            <w:left w:val="none" w:sz="0" w:space="0" w:color="auto"/>
            <w:bottom w:val="none" w:sz="0" w:space="0" w:color="auto"/>
            <w:right w:val="none" w:sz="0" w:space="0" w:color="auto"/>
          </w:divBdr>
        </w:div>
        <w:div w:id="1816335186">
          <w:marLeft w:val="480"/>
          <w:marRight w:val="0"/>
          <w:marTop w:val="0"/>
          <w:marBottom w:val="0"/>
          <w:divBdr>
            <w:top w:val="none" w:sz="0" w:space="0" w:color="auto"/>
            <w:left w:val="none" w:sz="0" w:space="0" w:color="auto"/>
            <w:bottom w:val="none" w:sz="0" w:space="0" w:color="auto"/>
            <w:right w:val="none" w:sz="0" w:space="0" w:color="auto"/>
          </w:divBdr>
        </w:div>
        <w:div w:id="1936131872">
          <w:marLeft w:val="480"/>
          <w:marRight w:val="0"/>
          <w:marTop w:val="0"/>
          <w:marBottom w:val="0"/>
          <w:divBdr>
            <w:top w:val="none" w:sz="0" w:space="0" w:color="auto"/>
            <w:left w:val="none" w:sz="0" w:space="0" w:color="auto"/>
            <w:bottom w:val="none" w:sz="0" w:space="0" w:color="auto"/>
            <w:right w:val="none" w:sz="0" w:space="0" w:color="auto"/>
          </w:divBdr>
        </w:div>
        <w:div w:id="2090230669">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prism.oregonstate.edu/" TargetMode="External"/><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6EE9044A6149938B2A97725C639D42"/>
        <w:category>
          <w:name w:val="General"/>
          <w:gallery w:val="placeholder"/>
        </w:category>
        <w:types>
          <w:type w:val="bbPlcHdr"/>
        </w:types>
        <w:behaviors>
          <w:behavior w:val="content"/>
        </w:behaviors>
        <w:guid w:val="{AB1AF476-F1D1-4BC7-9517-32576B401176}"/>
      </w:docPartPr>
      <w:docPartBody>
        <w:p w:rsidR="00956A8A" w:rsidRDefault="0036648B" w:rsidP="0036648B">
          <w:pPr>
            <w:pStyle w:val="006EE9044A6149938B2A97725C639D42"/>
          </w:pPr>
          <w:r w:rsidRPr="002F38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39B"/>
    <w:rsid w:val="000230EE"/>
    <w:rsid w:val="000566FB"/>
    <w:rsid w:val="000C6F7D"/>
    <w:rsid w:val="000C710C"/>
    <w:rsid w:val="00103163"/>
    <w:rsid w:val="001156F6"/>
    <w:rsid w:val="0013012C"/>
    <w:rsid w:val="001C0A20"/>
    <w:rsid w:val="001C21B2"/>
    <w:rsid w:val="001D1688"/>
    <w:rsid w:val="001F5199"/>
    <w:rsid w:val="001F5EEE"/>
    <w:rsid w:val="002022C1"/>
    <w:rsid w:val="00215C7C"/>
    <w:rsid w:val="0027444D"/>
    <w:rsid w:val="0027459B"/>
    <w:rsid w:val="00297ABC"/>
    <w:rsid w:val="002B33D6"/>
    <w:rsid w:val="002C08D4"/>
    <w:rsid w:val="002C54FA"/>
    <w:rsid w:val="002E42B2"/>
    <w:rsid w:val="002F5680"/>
    <w:rsid w:val="002F5D8E"/>
    <w:rsid w:val="003014B0"/>
    <w:rsid w:val="00316447"/>
    <w:rsid w:val="00365654"/>
    <w:rsid w:val="0036648B"/>
    <w:rsid w:val="00383B6C"/>
    <w:rsid w:val="003A7BF3"/>
    <w:rsid w:val="003F3CD3"/>
    <w:rsid w:val="00400250"/>
    <w:rsid w:val="0040118C"/>
    <w:rsid w:val="00410250"/>
    <w:rsid w:val="0041764B"/>
    <w:rsid w:val="0043115F"/>
    <w:rsid w:val="00441043"/>
    <w:rsid w:val="004425DB"/>
    <w:rsid w:val="00446E89"/>
    <w:rsid w:val="00451283"/>
    <w:rsid w:val="00495158"/>
    <w:rsid w:val="004A42AB"/>
    <w:rsid w:val="004A5F6A"/>
    <w:rsid w:val="004B2356"/>
    <w:rsid w:val="004D6CCB"/>
    <w:rsid w:val="004E25A7"/>
    <w:rsid w:val="00520752"/>
    <w:rsid w:val="00534CAC"/>
    <w:rsid w:val="00563311"/>
    <w:rsid w:val="00591085"/>
    <w:rsid w:val="00592B56"/>
    <w:rsid w:val="005F2C9C"/>
    <w:rsid w:val="00610E3E"/>
    <w:rsid w:val="00611DA9"/>
    <w:rsid w:val="0063420C"/>
    <w:rsid w:val="00635878"/>
    <w:rsid w:val="00645A5B"/>
    <w:rsid w:val="006500EC"/>
    <w:rsid w:val="00666BD5"/>
    <w:rsid w:val="006B16DF"/>
    <w:rsid w:val="006C4C3B"/>
    <w:rsid w:val="006D1ED2"/>
    <w:rsid w:val="006D223C"/>
    <w:rsid w:val="00727D93"/>
    <w:rsid w:val="00747E39"/>
    <w:rsid w:val="00765A89"/>
    <w:rsid w:val="0078186A"/>
    <w:rsid w:val="00781D3B"/>
    <w:rsid w:val="007928E5"/>
    <w:rsid w:val="007A4039"/>
    <w:rsid w:val="007B1475"/>
    <w:rsid w:val="008011B2"/>
    <w:rsid w:val="00801E39"/>
    <w:rsid w:val="008207E3"/>
    <w:rsid w:val="00821802"/>
    <w:rsid w:val="00831CC0"/>
    <w:rsid w:val="008674AD"/>
    <w:rsid w:val="008967CB"/>
    <w:rsid w:val="008B0446"/>
    <w:rsid w:val="008E4147"/>
    <w:rsid w:val="00900149"/>
    <w:rsid w:val="00920FC1"/>
    <w:rsid w:val="009528A3"/>
    <w:rsid w:val="00956A8A"/>
    <w:rsid w:val="009721E4"/>
    <w:rsid w:val="009F10C6"/>
    <w:rsid w:val="00A012E6"/>
    <w:rsid w:val="00A0576E"/>
    <w:rsid w:val="00A161A8"/>
    <w:rsid w:val="00A5684D"/>
    <w:rsid w:val="00A810A9"/>
    <w:rsid w:val="00A97496"/>
    <w:rsid w:val="00AC0369"/>
    <w:rsid w:val="00AE6429"/>
    <w:rsid w:val="00AF4DA6"/>
    <w:rsid w:val="00B13C90"/>
    <w:rsid w:val="00B26281"/>
    <w:rsid w:val="00B877B7"/>
    <w:rsid w:val="00B94568"/>
    <w:rsid w:val="00BB039B"/>
    <w:rsid w:val="00BD0085"/>
    <w:rsid w:val="00BD2B56"/>
    <w:rsid w:val="00C12A9E"/>
    <w:rsid w:val="00C241D5"/>
    <w:rsid w:val="00C33C4A"/>
    <w:rsid w:val="00C403E0"/>
    <w:rsid w:val="00C73AD7"/>
    <w:rsid w:val="00C801D2"/>
    <w:rsid w:val="00CB54D0"/>
    <w:rsid w:val="00CE1FCE"/>
    <w:rsid w:val="00D11EED"/>
    <w:rsid w:val="00D12C85"/>
    <w:rsid w:val="00D261A1"/>
    <w:rsid w:val="00D7463F"/>
    <w:rsid w:val="00D837C1"/>
    <w:rsid w:val="00D963EE"/>
    <w:rsid w:val="00DB4D86"/>
    <w:rsid w:val="00DC69EB"/>
    <w:rsid w:val="00DE3969"/>
    <w:rsid w:val="00E13DAE"/>
    <w:rsid w:val="00E13E36"/>
    <w:rsid w:val="00E63B28"/>
    <w:rsid w:val="00E866A2"/>
    <w:rsid w:val="00EA4145"/>
    <w:rsid w:val="00EC00F1"/>
    <w:rsid w:val="00EC7B24"/>
    <w:rsid w:val="00EE1268"/>
    <w:rsid w:val="00EE1CA4"/>
    <w:rsid w:val="00EF21BE"/>
    <w:rsid w:val="00F451A9"/>
    <w:rsid w:val="00F52B3A"/>
    <w:rsid w:val="00F7101C"/>
    <w:rsid w:val="00FE38B5"/>
    <w:rsid w:val="00FF1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22C1"/>
    <w:rPr>
      <w:color w:val="808080"/>
    </w:rPr>
  </w:style>
  <w:style w:type="paragraph" w:customStyle="1" w:styleId="006EE9044A6149938B2A97725C639D42">
    <w:name w:val="006EE9044A6149938B2A97725C639D42"/>
    <w:rsid w:val="003664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41"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2B8296-6EF9-4931-93D8-8A3A56AC2B49}">
  <we:reference id="wa104382081" version="1.35.0.0" store="en-US" storeType="OMEX"/>
  <we:alternateReferences>
    <we:reference id="WA104382081" version="1.35.0.0" store="" storeType="OMEX"/>
  </we:alternateReferences>
  <we:properties>
    <we:property name="MENDELEY_CITATIONS" value="[{&quot;citationID&quot;:&quot;MENDELEY_CITATION_420297f9-c99b-4d41-b904-8e52cc00bbda&quot;,&quot;properties&quot;:{&quot;noteIndex&quot;:0},&quot;isEdited&quot;:false,&quot;manualOverride&quot;:{&quot;isManuallyOverridden&quot;:false,&quot;citeprocText&quot;:&quot;(Reynoldson et al. 1997)&quot;,&quot;manualOverrideText&quot;:&quot;&quot;},&quot;citationTag&quot;:&quot;MENDELEY_CITATION_v3_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&quot;,&quot;citationItems&quot;:[{&quot;id&quot;:&quot;36e70e92-da0c-388a-be3b-1b9345ef16a3&quot;,&quot;itemData&quot;:{&quot;type&quot;:&quot;article-journal&quot;,&quot;id&quot;:&quot;36e70e92-da0c-388a-be3b-1b9345ef16a3&quot;,&quot;title&quot;:&quot;The Reference Condition: A Comparison of Multimetric and Multivariate Approaches to Assess Water-Quality Impairment Using Benthic Macroinvertebrates&quot;,&quot;author&quot;:[{&quot;family&quot;:&quot;Reynoldson&quot;,&quot;given&quot;:&quot;T. B.&quot;,&quot;parse-names&quot;:false,&quot;dropping-particle&quot;:&quot;&quot;,&quot;non-dropping-particle&quot;:&quot;&quot;},{&quot;family&quot;:&quot;Norris&quot;,&quot;given&quot;:&quot;R. H.&quot;,&quot;parse-names&quot;:false,&quot;dropping-particle&quot;:&quot;&quot;,&quot;non-dropping-particle&quot;:&quot;&quot;},{&quot;family&quot;:&quot;Resh&quot;,&quot;given&quot;:&quot;V. H.&quot;,&quot;parse-names&quot;:false,&quot;dropping-particle&quot;:&quot;&quot;,&quot;non-dropping-particle&quot;:&quot;&quot;},{&quot;family&quot;:&quot;Day&quot;,&quot;given&quot;:&quot;K. E.&quot;,&quot;parse-names&quot;:false,&quot;dropping-particle&quot;:&quot;&quot;,&quot;non-dropping-particle&quot;:&quot;&quot;},{&quot;family&quot;:&quot;Rosenberg&quot;,&quot;given&quot;:&quot;D. M.&quot;,&quot;parse-names&quot;:false,&quot;dropping-particle&quot;:&quot;&quot;,&quot;non-dropping-particle&quot;:&quot;&quot;}],&quot;container-title&quot;:&quot;Journal of the North American Benthological Society&quot;,&quot;container-title-short&quot;:&quot;J North Am Benthol Soc&quot;,&quot;DOI&quot;:&quot;10.2307/1468175&quot;,&quot;ISSN&quot;:&quot;0887-3593&quot;,&quot;URL&quot;:&quot;https://www.journals.uchicago.edu/doi/10.2307/1468175&quot;,&quot;issued&quot;:{&quot;date-parts&quot;:[[1997,12]]},&quot;page&quot;:&quot;833-852&quot;,&quot;issue&quot;:&quot;4&quot;,&quot;volume&quot;:&quot;16&quot;},&quot;isTemporary&quot;:false}]},{&quot;citationID&quot;:&quot;MENDELEY_CITATION_9eb6886b-8242-4a6d-b21a-ef20f7b8580b&quot;,&quot;properties&quot;:{&quot;noteIndex&quot;:0},&quot;isEdited&quot;:false,&quot;manualOverride&quot;:{&quot;isManuallyOverridden&quot;:false,&quot;citeprocText&quot;:&quot;(Dudgeon et al. 2006, Vörösmarty et al. 2010)&quot;,&quot;manualOverrideText&quot;:&quot;&quot;},&quot;citationTag&quot;:&quot;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&quot;,&quot;citationItems&quot;:[{&quot;id&quot;:&quot;5ce4c2a8-b1ea-3f80-bf83-e749b7526a1c&quot;,&quot;itemData&quot;:{&quot;type&quot;:&quot;article-journal&quot;,&quot;id&quot;:&quot;5ce4c2a8-b1ea-3f80-bf83-e749b7526a1c&quot;,&quot;title&quot;:&quot;Global threats to human water security and river biodiversity&quot;,&quot;author&quot;:[{&quot;family&quot;:&quot;Vörösmarty&quot;,&quot;given&quot;:&quot;C.J.&quot;,&quot;parse-names&quot;:false,&quot;dropping-particle&quot;:&quot;&quot;,&quot;non-dropping-particle&quot;:&quot;&quot;},{&quot;family&quot;:&quot;Mcintyre&quot;,&quot;given&quot;:&quot;P. B.&quot;,&quot;parse-names&quot;:false,&quot;dropping-particle&quot;:&quot;&quot;,&quot;non-dropping-particle&quot;:&quot;&quot;},{&quot;family&quot;:&quot;Gessner&quot;,&quot;given&quot;:&quot;M. O.&quot;,&quot;parse-names&quot;:false,&quot;dropping-particle&quot;:&quot;&quot;,&quot;non-dropping-particle&quot;:&quot;&quot;},{&quot;family&quot;:&quot;Dudgeon&quot;,&quot;given&quot;:&quot;D.&quot;,&quot;parse-names&quot;:false,&quot;dropping-particle&quot;:&quot;&quot;,&quot;non-dropping-particle&quot;:&quot;&quot;},{&quot;family&quot;:&quot;Prusevich&quot;,&quot;given&quot;:&quot;A.&quot;,&quot;parse-names&quot;:false,&quot;dropping-particle&quot;:&quot;&quot;,&quot;non-dropping-particle&quot;:&quot;&quot;},{&quot;family&quot;:&quot;Green&quot;,&quot;given&quot;:&quot;P.&quot;,&quot;parse-names&quot;:false,&quot;dropping-particle&quot;:&quot;&quot;,&quot;non-dropping-particle&quot;:&quot;&quot;},{&quot;family&quot;:&quot;Glidden&quot;,&quot;given&quot;:&quot;S.&quot;,&quot;parse-names&quot;:false,&quot;dropping-particle&quot;:&quot;&quot;,&quot;non-dropping-particle&quot;:&quot;&quot;},{&quot;family&quot;:&quot;Bunn&quot;,&quot;given&quot;:&quot;S.E.&quot;,&quot;parse-names&quot;:false,&quot;dropping-particle&quot;:&quot;&quot;,&quot;non-dropping-particle&quot;:&quot;&quot;},{&quot;family&quot;:&quot;Sullivan&quot;,&quot;given&quot;:&quot;C. A.&quot;,&quot;parse-names&quot;:false,&quot;dropping-particle&quot;:&quot;&quot;,&quot;non-dropping-particle&quot;:&quot;&quot;},{&quot;family&quot;:&quot;Reidy-Liermann&quot;,&quot;given&quot;:&quot;C.&quot;,&quot;parse-names&quot;:false,&quot;dropping-particle&quot;:&quot;&quot;,&quot;non-dropping-particle&quot;:&quot;&quot;},{&quot;family&quot;:&quot;Davies&quot;,&quot;given&quot;:&quot;P. M.&quot;,&quot;parse-names&quot;:false,&quot;dropping-particle&quot;:&quot;&quot;,&quot;non-dropping-particle&quot;:&quot;&quot;}],&quot;container-title&quot;:&quot;Nature&quot;,&quot;container-title-short&quot;:&quot;Nature&quot;,&quot;DOI&quot;:&quot;10.1038/nature09440&quot;,&quot;issued&quot;:{&quot;date-parts&quot;:[[2010]]},&quot;page&quot;:&quot;555 - 561&quot;,&quot;volume&quot;:&quot;467&quot;},&quot;isTemporary&quot;:false},{&quot;id&quot;:&quot;9c83565a-0f01-38af-b88d-bf07a1dab382&quot;,&quot;itemData&quot;:{&quot;type&quot;:&quot;article-journal&quot;,&quot;id&quot;:&quot;9c83565a-0f01-38af-b88d-bf07a1dab382&quot;,&quot;title&quot;:&quot;Freshwater biodiversity: Importance, threats, status and conservation challenges&quot;,&quot;author&quot;:[{&quot;family&quot;:&quot;Dudgeon&quot;,&quot;given&quot;:&quot;David&quot;,&quot;parse-names&quot;:false,&quot;dropping-particle&quot;:&quot;&quot;,&quot;non-dropping-particle&quot;:&quot;&quot;},{&quot;family&quot;:&quot;Arthington&quot;,&quot;given&quot;:&quot;Angela H.&quot;,&quot;parse-names&quot;:false,&quot;dropping-particle&quot;:&quot;&quot;,&quot;non-dropping-particle&quot;:&quot;&quot;},{&quot;family&quot;:&quot;Gessner&quot;,&quot;given&quot;:&quot;Mark O.&quot;,&quot;parse-names&quot;:false,&quot;dropping-particle&quot;:&quot;&quot;,&quot;non-dropping-particle&quot;:&quot;&quot;},{&quot;family&quot;:&quot;Kawabata&quot;,&quot;given&quot;:&quot;Zen Ichiro&quot;,&quot;parse-names&quot;:false,&quot;dropping-particle&quot;:&quot;&quot;,&quot;non-dropping-particle&quot;:&quot;&quot;},{&quot;family&quot;:&quot;Knowler&quot;,&quot;given&quot;:&quot;Duncan J.&quot;,&quot;parse-names&quot;:false,&quot;dropping-particle&quot;:&quot;&quot;,&quot;non-dropping-particle&quot;:&quot;&quot;},{&quot;family&quot;:&quot;Lévêque&quot;,&quot;given&quot;:&quot;Christian&quot;,&quot;parse-names&quot;:false,&quot;dropping-particle&quot;:&quot;&quot;,&quot;non-dropping-particle&quot;:&quot;&quot;},{&quot;family&quot;:&quot;Naiman&quot;,&quot;given&quot;:&quot;Robert J.&quot;,&quot;parse-names&quot;:false,&quot;dropping-particle&quot;:&quot;&quot;,&quot;non-dropping-particle&quot;:&quot;&quot;},{&quot;family&quot;:&quot;Prieur-Richard&quot;,&quot;given&quot;:&quot;Anne Hélène&quot;,&quot;parse-names&quot;:false,&quot;dropping-particle&quot;:&quot;&quot;,&quot;non-dropping-particle&quot;:&quot;&quot;},{&quot;family&quot;:&quot;Soto&quot;,&quot;given&quot;:&quot;Doris&quot;,&quot;parse-names&quot;:false,&quot;dropping-particle&quot;:&quot;&quot;,&quot;non-dropping-particle&quot;:&quot;&quot;},{&quot;family&quot;:&quot;Stiassny&quot;,&quot;given&quot;:&quot;Melanie L.J.&quot;,&quot;parse-names&quot;:false,&quot;dropping-particle&quot;:&quot;&quot;,&quot;non-dropping-particle&quot;:&quot;&quot;},{&quot;family&quot;:&quot;Sullivan&quot;,&quot;given&quot;:&quot;Caroline A.&quot;,&quot;parse-names&quot;:false,&quot;dropping-particle&quot;:&quot;&quot;,&quot;non-dropping-particle&quot;:&quot;&quot;}],&quot;container-title&quot;:&quot;Biological Reviews of the Cambridge Philosophical Society&quot;,&quot;DOI&quot;:&quot;10.1017/S1464793105006950&quot;,&quot;ISSN&quot;:&quot;14647931&quot;,&quot;PMID&quot;:&quot;16336747&quot;,&quot;issued&quot;:{&quot;date-parts&quot;:[[2006]]},&quot;page&quot;:&quot;163-182&quot;,&quot;abstract&quot;:&quot;Freshwater biodiversity is the over-riding conservation priority during the International Decade for Action - 'Water for Life' - 2005 to 2015. Fresh water makes up only 0.01% of the World's water and approximately 0.8% of the Earth's surface, yet this tiny fraction of global water supports at least 100000 species out of approximately 1.8 million - almost 6% of all described species. Inland waters and freshwater biodiversity constitute a valuable natural resource, in economic, cultural, aesthetic, scientific and educational terms. Their conservation and management are critical to the interests of all humans, nations and governments. Yet this precious heritage is in crisis. Fresh waters are experiencing declines in biodiversity far greater than those in the most affected terrestrial ecosystems, and if trends in human demands for water remain unaltered and species losses continue at current rates, the opportunity to conserve much of the remaining biodiversity in fresh water will vanish before the 'Water for Life' decade ends in 2015. Why is this so, and what is being done about it? This article explores the special features of freshwater habitats and the biodiversity they support that makes them especially vulnerable to human activities. We document threats to global freshwater biodiversity under five headings: overexploitation; water pollution; flow modification; destruction or degradation of habitat; and invasion by exotic species. Their combined and interacting influences have resulted in population declines and range reduction of freshwater biodiversity worldwide. Conservation of biodiversity is complicated by the landscape position of rivers and wetlands as 'receivers' of land-use effluents, and the problems posed by endemism and thus non-substitutability. In addition, in many parts of the world, fresh water is subject to severe competition among multiple human stakeholders. Protection of freshwater biodiversity is perhaps the ultimate conservation challenge because it is influenced by the upstream drainage network, the surrounding land, the riparian zone, and - in the case of migrating aquatic fauna - downstream reaches. Such prerequisites are hardly ever met. Immediate action is needed where opportunities exist to set aside intact lake and river ecosystems within large protected areas. For most of the global land surface, trade-offs between conservation of freshwater biodiversity and human use of ecosystem goods and services are necessary. We advocate continuing attempts to check species loss but, in many situations, urge adoption of a compromise position of management for biodiversity conservation, ecosystem functioning and resilience, and human livelihoods in order to provide a viable long-term basis for freshwater conservation. Recognition of this need will require adoption of a new paradigm for biodiversity protection and freshwater ecosystem management - one that has been appropriately termed 'reconciliation ecology'. © 2005 Cambridge Philosophical Society.&quot;,&quot;issue&quot;:&quot;2&quot;,&quot;volume&quot;:&quot;81&quot;,&quot;container-title-short&quot;:&quot;Biol Rev Camb Philos Soc&quot;},&quot;isTemporary&quot;:false}]},{&quot;citationID&quot;:&quot;MENDELEY_CITATION_29ec52ea-83c3-4149-bfe3-9bf92db442b8&quot;,&quot;properties&quot;:{&quot;noteIndex&quot;:0},&quot;isEdited&quot;:false,&quot;manualOverride&quot;:{&quot;isManuallyOverridden&quot;:false,&quot;citeprocText&quot;:&quot;(Chessman and Royal 2004, Chessman 2021)&quot;,&quot;manualOverrideText&quot;:&quot;&quot;},&quot;citationTag&quot;:&quot;MENDELEY_CITATION_v3_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&quot;,&quot;citationItems&quot;:[{&quot;id&quot;:&quot;425d5bfa-9602-3cc7-888f-f5f9a526b7fa&quot;,&quot;itemData&quot;:{&quot;type&quot;:&quot;article&quot;,&quot;id&quot;:&quot;425d5bfa-9602-3cc7-888f-f5f9a526b7fa&quot;,&quot;title&quot;:&quot;What's wrong with the Australian River Assessment System (AUSRIVAS)?&quot;,&quot;author&quot;:[{&quot;family&quot;:&quot;Chessman&quot;,&quot;given&quot;:&quot;Bruce C.&quot;,&quot;parse-names&quot;:false,&quot;dropping-particle&quot;:&quot;&quot;,&quot;non-dropping-particle&quot;:&quot;&quot;}],&quot;container-title&quot;:&quot;Marine and Freshwater Research&quot;,&quot;DOI&quot;:&quot;10.1071/MF20361&quot;,&quot;ISSN&quot;:&quot;13231650&quot;,&quot;issued&quot;:{&quot;date-parts&quot;:[[2021,7,1]]},&quot;page&quot;:&quot;1110-1117&quot;,&quot;abstract&quot;:&quot;The Australian River Assessment System (AUSRIVAS or AusRivAS) is a national biomonitoring scheme that supposedly assesses the 'biological health' of rivers. AUSRIVAS outputs observed-over-expected (O/E) indices derived from macroinvertebrate survey data obtained both at a site to be assessed and at designated reference sites. However, AUSRIVAS reference sites lack any consistent or quantified status, and, therefore, AUSRIVAS O/E indices have no particular meaning. Moreover, many studies have found AUSRIVAS O/E to be a weak or inconsistent indicator of exposure to anthropogenic or human-influenced stressors. Poor performance by AUSRIVAS may relate to numerous factors including the following: (1) variable reference-site status, (2) inappropriate model predictors, (3) limitations of O/E indices, (4) inconstant sampling methods, and (5) neglect of non-seasonal temporal variability. The indices Ephemeroptera-Plecoptera-Trichoptera (EPT) and stream invertebrate grade number-average level (SIGNAL) provide alternatives that have often outperformed AUSRIVAS O/E in comparative tests. In addition, bioassessment of Australian rivers might be advanced by the development of diagnostic methods to identify the stressors causing ecological impact rather than merely to infer impact intensity and assign quality ratings to assessment sites.&quot;,&quot;publisher&quot;:&quot;CSIRO&quot;,&quot;issue&quot;:&quot;8&quot;,&quot;volume&quot;:&quot;72&quot;,&quot;container-title-short&quot;:&quot;Mar Freshw Res&quot;},&quot;isTemporary&quot;:false},{&quot;id&quot;:&quot;f0b849b1-a70b-3b24-b3dc-b93141e7de3c&quot;,&quot;itemData&quot;:{&quot;type&quot;:&quot;article-journal&quot;,&quot;id&quot;:&quot;f0b849b1-a70b-3b24-b3dc-b93141e7de3c&quot;,&quot;title&quot;:&quot;Bioassessment without reference sites: use of environmental filters to predict natural assemblages of river macroinvertebrates&quot;,&quot;author&quot;:[{&quot;family&quot;:&quot;Chessman&quot;,&quot;given&quot;:&quot;Bruce C.&quot;,&quot;parse-names&quot;:false,&quot;dropping-particle&quot;:&quot;&quot;,&quot;non-dropping-particle&quot;:&quot;&quot;},{&quot;family&quot;:&quot;Royal&quot;,&quot;given&quot;:&quot;Meredith J.&quot;,&quot;parse-names&quot;:false,&quot;dropping-particle&quot;:&quot;&quot;,&quot;non-dropping-particle&quot;:&quot;&quot;}],&quot;container-title&quot;:&quot;Journal of the North American Benthological Society&quot;,&quot;container-title-short&quot;:&quot;J North Am Benthol Soc&quot;,&quot;DOI&quot;:&quot;10.1899/0887-3593(2004)023&lt;0599:BWRSUO&gt;2.0.CO;2&quot;,&quot;ISSN&quot;:&quot;0887-3593&quot;,&quot;URL&quot;:&quot;https://www.journals.uchicago.edu/doi/10.1899/0887-3593(2004)023&lt;0599:BWRSUO&gt;2.0.CO;2&quot;,&quot;issued&quot;:{&quot;date-parts&quot;:[[2004,9]]},&quot;page&quot;:&quot;599-615&quot;,&quot;abstract&quot;:&quot;Sets of reference sites often are used to create a benchmark for biological assessment of river condition. Unfortunately, human modification of river systems is now so widespread and complex that this practice can result in comparisons against a reference condition that embodies an appreciable and poorly defined degree of human impact. Our paper describes an alternative means of deriving reference conditions that does not require the use of reference sites. Instead, the tolerances and preferences of each taxon in the regional taxon pool are established for various environmental factors. These factors can be regarded as filters that exclude members of the regional pool from sites where environmental conditions are incompatible with their tolerances and preferences. The suite of taxa that can occupy an assessment site under natural conditions can be estimated if the natural values of the environmental filters at that site can be determined. A comparison between this suite of potential taxa and the taxa actually collected at an assessment site provides an indication of human impact on taxonomic richness. This approach is illustrated for aquatic macroinvertebrate families in rivers in northeastern New South Wales, Australia, and the environmental filters of annual water temperature range, flow regime, and river bed type. An assessment based on this approach showed substantial correlation with several independent measures of human influence, in contrast to very little correlation for a previous macroinvertebrate bioassessment based on reference sites. The performance of the filters approach probably could be improved with further development of the underlying techniques and data.&quot;,&quot;issue&quot;:&quot;3&quot;,&quot;volume&quot;:&quot;23&quot;},&quot;isTemporary&quot;:false}]},{&quot;citationID&quot;:&quot;MENDELEY_CITATION_3748a8bd-6495-4bae-8470-c6c8c1491c17&quot;,&quot;properties&quot;:{&quot;noteIndex&quot;:0},&quot;isEdited&quot;:false,&quot;manualOverride&quot;:{&quot;isManuallyOverridden&quot;:false,&quot;citeprocText&quot;:&quot;(Karr and Dudley 1981, Jackson and Davis 1994)&quot;,&quot;manualOverrideText&quot;:&quot;&quot;},&quot;citationTag&quot;:&quot;MENDELEY_CITATION_v3_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&quot;,&quot;citationItems&quot;:[{&quot;id&quot;:&quot;063b28a9-ca97-3a65-9244-82d782485d6e&quot;,&quot;itemData&quot;:{&quot;type&quot;:&quot;report&quot;,&quot;id&quot;:&quot;063b28a9-ca97-3a65-9244-82d782485d6e&quot;,&quot;title&quot;:&quot;Meeting the Goal of Biological Integrity in Water-Resource Programs in the US Environmental Protection Agency&quot;,&quot;author&quot;:[{&quot;family&quot;:&quot;Jackson&quot;,&quot;given&quot;:&quot;Susan&quot;,&quot;parse-names&quot;:false,&quot;dropping-particle&quot;:&quot;&quot;,&quot;non-dropping-particle&quot;:&quot;&quot;},{&quot;family&quot;:&quot;Davis&quot;,&quot;given&quot;:&quot;Wayne&quot;,&quot;parse-names&quot;:false,&quot;dropping-particle&quot;:&quot;&quot;,&quot;non-dropping-particle&quot;:&quot;&quot;}],&quot;container-title&quot;:&quot;Source: Journal of the North American Benthological Society&quot;,&quot;URL&quot;:&quot;https://about.jstor.org/terms&quot;,&quot;issued&quot;:{&quot;date-parts&quot;:[[1994]]},&quot;number-of-pages&quot;:&quot;592-597&quot;,&quot;issue&quot;:&quot;4&quot;,&quot;volume&quot;:&quot;13&quot;,&quot;container-title-short&quot;:&quot;&quot;},&quot;isTemporary&quot;:false},{&quot;id&quot;:&quot;80f3af6d-897f-30c5-9bfb-2d9a30184eb9&quot;,&quot;itemData&quot;:{&quot;type&quot;:&quot;article-journal&quot;,&quot;id&quot;:&quot;80f3af6d-897f-30c5-9bfb-2d9a30184eb9&quot;,&quot;title&quot;:&quot;Ecological perspective on water quality goals&quot;,&quot;author&quot;:[{&quot;family&quot;:&quot;Karr&quot;,&quot;given&quot;:&quot;James R.&quot;,&quot;parse-names&quot;:false,&quot;dropping-particle&quot;:&quot;&quot;,&quot;non-dropping-particle&quot;:&quot;&quot;},{&quot;family&quot;:&quot;Dudley&quot;,&quot;given&quot;:&quot;Daniel R.&quot;,&quot;parse-names&quot;:false,&quot;dropping-particle&quot;:&quot;&quot;,&quot;non-dropping-particle&quot;:&quot;&quot;}],&quot;container-title&quot;:&quot;Environmental Management&quot;,&quot;container-title-short&quot;:&quot;Environ Manage&quot;,&quot;DOI&quot;:&quot;10.1007/BF01866609&quot;,&quot;ISSN&quot;:&quot;0364-152X&quot;,&quot;URL&quot;:&quot;http://link.springer.com/10.1007/BF01866609&quot;,&quot;issued&quot;:{&quot;date-parts&quot;:[[1981,1]]},&quot;page&quot;:&quot;55-68&quot;,&quot;abstract&quot;:&quot;AI5;51 HAL; I / I he central assumption ol nonpo~nt source pollution control efforts in agricultural watersheds is that traditional erosion control programs are sufficient to insure high quality water resources. We outline the inadequacies of that assumption , especially as they relate to the goal of attaining ecological integrity. The declining biotic integrity of our water resources over the past two decades is not exclusively due to water quality (physical/chemical) degradation. Improvement in many aspects of the quality of our water resources must be approached with a much broader perspective than improvement of physical/chemical conditions. Other deficiencies in nonpoint pollution control programs are discussed and a new approach to the problem is outlined.&quot;,&quot;issue&quot;:&quot;1&quot;,&quot;volume&quot;:&quot;5&quot;},&quot;isTemporary&quot;:false}]},{&quot;citationID&quot;:&quot;MENDELEY_CITATION_bd15d41f-2841-44a9-a23a-7d5dbd58d933&quot;,&quot;properties&quot;:{&quot;noteIndex&quot;:0},&quot;isEdited&quot;:false,&quot;manualOverride&quot;:{&quot;isManuallyOverridden&quot;:false,&quot;citeprocText&quot;:&quot;(Resh 2008, Hughes and Peck 2008, Buss et al. 2015)&quot;,&quot;manualOverrideText&quot;:&quot;&quot;},&quot;citationTag&quot;:&quot;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&quot;,&quot;citationItems&quot;:[{&quot;id&quot;:&quot;8d57c5e3-df42-3276-910c-ff39344f1292&quot;,&quot;itemData&quot;:{&quot;type&quot;:&quot;article-journal&quot;,&quot;id&quot;:&quot;8d57c5e3-df42-3276-910c-ff39344f1292&quot;,&quot;title&quot;:&quot;Stream biomonitoring using macroinvertebrates around the globe: a comparison of large-scale programs&quot;,&quot;author&quot;:[{&quot;family&quot;:&quot;Buss&quot;,&quot;given&quot;:&quot;Daniel F.&quot;,&quot;parse-names&quot;:false,&quot;dropping-particle&quot;:&quot;&quot;,&quot;non-dropping-particle&quot;:&quot;&quot;},{&quot;family&quot;:&quot;Carlisle&quot;,&quot;given&quot;:&quot;Daren M.&quot;,&quot;parse-names&quot;:false,&quot;dropping-particle&quot;:&quot;&quot;,&quot;non-dropping-particle&quot;:&quot;&quot;},{&quot;family&quot;:&quot;Chon&quot;,&quot;given&quot;:&quot;Tae Soo&quot;,&quot;parse-names&quot;:false,&quot;dropping-particle&quot;:&quot;&quot;,&quot;non-dropping-particle&quot;:&quot;&quot;},{&quot;family&quot;:&quot;Culp&quot;,&quot;given&quot;:&quot;Joseph&quot;,&quot;parse-names&quot;:false,&quot;dropping-particle&quot;:&quot;&quot;,&quot;non-dropping-particle&quot;:&quot;&quot;},{&quot;family&quot;:&quot;Harding&quot;,&quot;given&quot;:&quot;Jon S.&quot;,&quot;parse-names&quot;:false,&quot;dropping-particle&quot;:&quot;&quot;,&quot;non-dropping-particle&quot;:&quot;&quot;},{&quot;family&quot;:&quot;Keizer-Vlek&quot;,&quot;given&quot;:&quot;Hanneke E.&quot;,&quot;parse-names&quot;:false,&quot;dropping-particle&quot;:&quot;&quot;,&quot;non-dropping-particle&quot;:&quot;&quot;},{&quot;family&quot;:&quot;Robinson&quot;,&quot;given&quot;:&quot;Wayne A.&quot;,&quot;parse-names&quot;:false,&quot;dropping-particle&quot;:&quot;&quot;,&quot;non-dropping-particle&quot;:&quot;&quot;},{&quot;family&quot;:&quot;Strachan&quot;,&quot;given&quot;:&quot;Stephanie&quot;,&quot;parse-names&quot;:false,&quot;dropping-particle&quot;:&quot;&quot;,&quot;non-dropping-particle&quot;:&quot;&quot;},{&quot;family&quot;:&quot;Thirion&quot;,&quot;given&quot;:&quot;Christa&quot;,&quot;parse-names&quot;:false,&quot;dropping-particle&quot;:&quot;&quot;,&quot;non-dropping-particle&quot;:&quot;&quot;},{&quot;family&quot;:&quot;Hughes&quot;,&quot;given&quot;:&quot;Robert M.&quot;,&quot;parse-names&quot;:false,&quot;dropping-particle&quot;:&quot;&quot;,&quot;non-dropping-particle&quot;:&quot;&quot;}],&quot;container-title&quot;:&quot;Environmental Monitoring and Assessment&quot;,&quot;DOI&quot;:&quot;10.1007/s10661-014-4132-8&quot;,&quot;ISSN&quot;:&quot;15732959&quot;,&quot;URL&quot;:&quot;http://link.springer.com/10.1007/s10661-014-4132-8&quot;,&quot;issued&quot;:{&quot;date-parts&quot;:[[2015]]},&quot;page&quot;:&quot;4132&quot;,&quot;abstract&quot;:&quot;Water quality agencies and scientists are increasingly adopting standardized sampling methodologies because of the challenges associated with interpreting data derived from dissimilar protocols. Here, we compare 13 protocols for monitoring streams from different regions and countries around the globe. Despite the spatially diverse range of countries assessed, many aspects of bioassessment structure and protocols were similar, thereby providing evidence of key characteristics that might be incorporated in a global sampling methodology. Similarities were found regarding sampler type, mesh size, sampling period, subsampling methods, and taxonomic resolution. Consistent field and laboratory methods are essential for merging data sets collected by multiple institutions to enable large-scale comparisons. We discuss the similarities and differences among protocols and present current trends and future recommendations for monitoring programs, especially for regions where large-scale protocols do not yet exist. We summarize the current state in one of these regions, Latin America, and comment on the possible development path for these techniques in this region. We conclude that several aspects of stream biomonitoring need additional performance evaluation (accuracy, precision, discriminatory power, relative costs), particularly when comparing targeted habitat (only the commonest habitat type) versus site-wide sampling (multiple habitat types), appropriate levels of sampling and processing effort, and standardized indicators to resolve dissimilarities among biomonitoring methods. Global issues such as climate change are creating an environment where there is an increasing need to have universally consistent data collection, processing and storage to enable large-scale trend analysis. Biomonitoring programs following standardized methods could aid international data sharing and interpretation.&quot;,&quot;issue&quot;:&quot;1&quot;,&quot;volume&quot;:&quot;187&quot;,&quot;container-title-short&quot;:&quot;Environ Monit Assess&quot;,&quot;ISBN&quot;:&quot;0167-6369&quot;,&quot;PMID&quot;:&quot;25487459&quot;},&quot;isTemporary&quot;:false},{&quot;id&quot;:&quot;dd43f82e-6fe8-32d5-9e7a-3c1b71913425&quot;,&quot;itemData&quot;:{&quot;type&quot;:&quot;article-journal&quot;,&quot;id&quot;:&quot;dd43f82e-6fe8-32d5-9e7a-3c1b71913425&quot;,&quot;title&quot;:&quot;Which group is best? Attributes of different biological assemblages used in freshwater biomonitoring programs&quot;,&quot;author&quot;:[{&quot;family&quot;:&quot;Resh&quot;,&quot;given&quot;:&quot;Vincent H.&quot;,&quot;parse-names&quot;:false,&quot;dropping-particle&quot;:&quot;&quot;,&quot;non-dropping-particle&quot;:&quot;&quot;}],&quot;container-title&quot;:&quot;Environmental Monitoring and Assessment&quot;,&quot;DOI&quot;:&quot;10.1007/s10661-007-9749-4&quot;,&quot;ISSN&quot;:&quot;01676369&quot;,&quot;PMID&quot;:&quot;17503204&quot;,&quot;issued&quot;:{&quot;date-parts&quot;:[[2008,3]]},&quot;page&quot;:&quot;131-138&quot;,&quot;abstract&quot;:&quot;Of the many groups of organisms proposed for use in biomonitoring, assemblages of fish, algae, and benthic macroinvertebrates are the most commonly selected. Purported advantages and disadvantages of using these groups, along with those of zooplankton, were assembled from 65 different publications and websites. From these, 13 categories of advantages and nine of disadvantages were created. The diversity of the assemblage and its importance to the ecosystem were reported as advantages in &gt;20% of citations for each group; these similarities suggest that some redundancy exists among the different groups in terms of these features. Likewise, sampling difficulties and lack of analytic metrics were disadvantages listed in &gt;20% of citations for each group. Few reported advantages (e.g. recreational value of fish) or disadvantages (e.g. short generation time of algae) were unique for a particular assemblage. The validity of reported advantages and disadvantages were sometimes region specific, other times incorrect. The choice of which assemblage is most appropriate for a biomonitoring program ultimately depends on the characteristics of the area to be studied and the program objectives. © Springer Science+Business Media B.V. 2007.&quot;,&quot;issue&quot;:&quot;1-3&quot;,&quot;volume&quot;:&quot;138&quot;,&quot;container-title-short&quot;:&quot;Environ Monit Assess&quot;},&quot;isTemporary&quot;:false},{&quot;id&quot;:&quot;866a0a2b-7ed5-3476-81f6-2b9e41af64f0&quot;,&quot;itemData&quot;:{&quot;type&quot;:&quot;article&quot;,&quot;id&quot;:&quot;866a0a2b-7ed5-3476-81f6-2b9e41af64f0&quot;,&quot;title&quot;:&quot;Acquiring data for large aquatic resource surveys: The art of compromise among science, logistics, and reality&quot;,&quot;author&quot;:[{&quot;family&quot;:&quot;Hughes&quot;,&quot;given&quot;:&quot;Robert M.&quot;,&quot;parse-names&quot;:false,&quot;dropping-particle&quot;:&quot;&quot;,&quot;non-dropping-particle&quot;:&quot;&quot;},{&quot;family&quot;:&quot;Peck&quot;,&quot;given&quot;:&quot;David&quot;,&quot;parse-names&quot;:false,&quot;dropping-particle&quot;:&quot;v.&quot;,&quot;non-dropping-particle&quot;:&quot;&quot;}],&quot;container-title&quot;:&quot;Journal of the North American Benthological Society&quot;,&quot;container-title-short&quot;:&quot;J North Am Benthol Soc&quot;,&quot;DOI&quot;:&quot;10.1899/08-028.1&quot;,&quot;ISSN&quot;:&quot;08873593&quot;,&quot;issued&quot;:{&quot;date-parts&quot;:[[2008,12]]},&quot;page&quot;:&quot;837-859&quot;,&quot;abstract&quot;:&quot;The US Environmental Protection Agency (EPA) is revising its strategy to obtain the information needed to answer questions pertinent to water-quality management efficiently and rigorously at national scales. One tool of this revised strategy is use of statistically based surveys of aquatic resources such as lakes, wetlands, rivers, and streams. Implementing large-extent surveys involves decisions that reflect compromises between scientific rigor, consistent and practical implementation over large areas and many participants, and the realities of time and money. Primary constraints result from interactions among management objectives, time lines, funding, and institutional constraints of participants. Secondary constraints arise from the interaction between the survey design (geographic extent, sample size, use of existing data), logistics (sampling period, sample shipping, information management, crew expertise, field training), and the suite of ecological indicators selected (site-scale sampling design, field and laboratory protocols). We use our experience with the EPA's national Wadeable Stream Assessment and its Environmental Monitoring and Assessment Program Western Pilot Study to describe the key constraints and the resulting decisions made to implement those surveys successfully. The experiences from those surveys offer perspectives and information useful for effectively implementing future surveys of similar scope or spatial extent, including advanced planning, compatible survey designs, consistent methods, indicators, and cooperative research. © 2008 by The North American Benthological Society.&quot;,&quot;issue&quot;:&quot;4&quot;,&quot;volume&quot;:&quot;27&quot;},&quot;isTemporary&quot;:false}]},{&quot;citationID&quot;:&quot;MENDELEY_CITATION_4bb8f8cd-ae8d-462e-81ee-a0d1c0033225&quot;,&quot;properties&quot;:{&quot;noteIndex&quot;:0},&quot;isEdited&quot;:false,&quot;manualOverride&quot;:{&quot;isManuallyOverridden&quot;:false,&quot;citeprocText&quot;:&quot;(Hawkins et al. 2000, Hawkins 2006, Stoddard et al. 2008)&quot;,&quot;manualOverrideText&quot;:&quot;&quot;},&quot;citationTag&quot;:&quot;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&quot;,&quot;citationItems&quot;:[{&quot;id&quot;:&quot;02393d1e-d51f-38f7-8f7a-e79405750bdf&quot;,&quot;itemData&quot;:{&quot;type&quot;:&quot;report&quot;,&quot;id&quot;:&quot;02393d1e-d51f-38f7-8f7a-e79405750bdf&quot;,&quot;title&quot;:&quot;QUANTIFYING BIOLOGICAL INTEGRITY BY TAXONOMIC COMPLETENESS: ITS UTILITY IN REGIONAL AND GLOBAL ASSESSMENTS&quot;,&quot;author&quot;:[{&quot;family&quot;:&quot;Hawkins&quot;,&quot;given&quot;:&quot;Charles P&quot;,&quot;parse-names&quot;:false,&quot;dropping-particle&quot;:&quot;&quot;,&quot;non-dropping-particle&quot;:&quot;&quot;}],&quot;container-title&quot;:&quot;Ecological Applications&quot;,&quot;URL&quot;:&quot;http://www.epa.gov/bioindicators/html/biointeg.htmli&quot;,&quot;issued&quot;:{&quot;date-parts&quot;:[[2006]]},&quot;number-of-pages&quot;:&quot;1277-1294&quot;,&quot;abstract&quot;:&quot;Water resources managers and conservation biologists need reliable, quantitative , and directly comparable methods for assessing the biological integrity of the world's aquatic ecosystems. Large-scale assessments are constrained by the lack of consistency in the indicators used to assess biological integrity and our current inability to translate between indicators. In theory, assessments based on estimates of taxonomic completeness, i.e., the proportion of expected taxa that were observed (observed/expected, O/E) are directly comparable to one another and should therefore allow regionally and globally consistent summaries of the biological integrity of freshwater ecosystems. However, we know little about the true comparability of O/E assessments derived from different data sets or how well O/E assessments perform relative to other indicators in use. I compared the performance (precision, bias, and sensitivity to stressors) of O/E assessments based on five different data sets with the performance of the indicators previously applied to these data (three multimetric indices, a biotic index, and a hybrid method used by the state of Maine). Analyses were based on data collected from U.S. stream ecosystems in North Carolina, the Mid-Atlantic Highlands, Maine, and Ohio. O/E assessments resulted in very similar estimates of mean regional conditions compared with most other indicators once these indicators' values were standardized relative to reference-site means. However, other indicators tended to be biased estimators of O/E, a consequence of differences in their response to natural environmental gradients and sensitivity to stressors. These results imply that, in some cases, it may be possible to compare assessments derived from different indicators by standardizing their values (a statistical approach to data harmonization). In situations where it is difficult to standardize or otherwise harmonize two or more indicators, O/E values can easily be derived from existing raw sample data. With some caveats, O/E should provide more directly comparable assessments of biological integrity across regions than is possible by harmonizing values of a mix of indicators.&quot;,&quot;issue&quot;:&quot;4&quot;,&quot;volume&quot;:&quot;16&quot;,&quot;container-title-short&quot;:&quot;&quot;},&quot;isTemporary&quot;:false},{&quot;id&quot;:&quot;1241e8c8-d9ea-3dc8-bb3c-2e57d3ea5138&quot;,&quot;itemData&quot;:{&quot;type&quot;:&quot;report&quot;,&quot;id&quot;:&quot;1241e8c8-d9ea-3dc8-bb3c-2e57d3ea5138&quot;,&quot;title&quot;:&quot;DEVELOPMENT AND EVALUATION OF PREDICTIVE MODELS FOR MEASURING THE BIOLOGICAL INTEGRITY OF STREAMS&quot;,&quot;author&quot;:[{&quot;family&quot;:&quot;Hawkins&quot;,&quot;given&quot;:&quot;Charles P&quot;,&quot;parse-names&quot;:false,&quot;dropping-particle&quot;:&quot;&quot;,&quot;non-dropping-particle&quot;:&quot;&quot;},{&quot;family&quot;:&quot;Norris&quot;,&quot;given&quot;:&quot;Richard H&quot;,&quot;parse-names&quot;:false,&quot;dropping-particle&quot;:&quot;&quot;,&quot;non-dropping-particle&quot;:&quot;&quot;},{&quot;family&quot;:&quot;Hogue&quot;,&quot;given&quot;:&quot;James N&quot;,&quot;parse-names&quot;:false,&quot;dropping-particle&quot;:&quot;&quot;,&quot;non-dropping-particle&quot;:&quot;&quot;},{&quot;family&quot;:&quot;Feminella&quot;,&quot;given&quot;:&quot;Jack W&quot;,&quot;parse-names&quot;:false,&quot;dropping-particle&quot;:&quot;&quot;,&quot;non-dropping-particle&quot;:&quot;&quot;}],&quot;container-title&quot;:&quot;Ecological Applications&quot;,&quot;issued&quot;:{&quot;date-parts&quot;:[[2000]]},&quot;number-of-pages&quot;:&quot;1456-1477&quot;,&quot;abstract&quot;:&quot;The ratio of the number of observed taxa to that expected to occur in the absence of human-caused stress (O/E) is an intuitive and ecologically meaningful measure of biological integrity. We examined how O/E ratios derived from stream invertebrate data varied among 234 unimpaired reference sites and 254 test sites potentially impaired by past logging. Data were collected from streams in three montane ecoregions in California. Two sets of River Invertebrate Prediction and Classification System (RIVPACS) predictive models were built: one set of models was based on near-species taxonomic resolution; the other was based on family identifications. Two models were built for each level of taxonomic resolution: one calculated O and E based on all taxa with probabilities of capture (P c) 0; the other calculated O and E based on only those taxa with P c 0.5. Evaluations of the performance of each model were based on three criteria: (1) how well models predicted the taxa found at unimpaired sites, (2) the degree to which O/E values differed among unimpaired reference sites and potentially impaired test sites, and (3) the degree to which test site O/E values were correlated with independent measures of watershed alteration. Predictions of species models were more accurate than those of family models, and predictions of the P c 0.5 species model were more robust than predictions of the P c 0 model. O/E values derived from both species models were related to land use variables, but only assessments based on the P c 0.5 model were insensitive to naturally occurring differences among streams, ecoregions, and years.&quot;,&quot;issue&quot;:&quot;5&quot;,&quot;volume&quot;:&quot;10&quot;,&quot;container-title-short&quot;:&quot;&quot;},&quot;isTemporary&quot;:false},{&quot;id&quot;:&quot;68891a16-36a8-32f2-8033-19dbee074a97&quot;,&quot;itemData&quot;:{&quot;type&quot;:&quot;article-journal&quot;,&quot;id&quot;:&quot;68891a16-36a8-32f2-8033-19dbee074a97&quot;,&quot;title&quot;:&quot;A process for creating multimetric indices for large-scale aquatic surveys&quot;,&quot;author&quot;:[{&quot;family&quot;:&quot;Stoddard&quot;,&quot;given&quot;:&quot;John L&quot;,&quot;parse-names&quot;:false,&quot;dropping-particle&quot;:&quot;&quot;,&quot;non-dropping-particle&quot;:&quot;&quot;},{&quot;family&quot;:&quot;Herlihy&quot;,&quot;given&quot;:&quot;Alan T&quot;,&quot;parse-names&quot;:false,&quot;dropping-particle&quot;:&quot;&quot;,&quot;non-dropping-particle&quot;:&quot;&quot;},{&quot;family&quot;:&quot;Peck&quot;,&quot;given&quot;:&quot;David&quot;,&quot;parse-names&quot;:false,&quot;dropping-particle&quot;:&quot;V&quot;,&quot;non-dropping-particle&quot;:&quot;&quot;},{&quot;family&quot;:&quot;Hughes&quot;,&quot;given&quot;:&quot;Robert M&quot;,&quot;parse-names&quot;:false,&quot;dropping-particle&quot;:&quot;&quot;,&quot;non-dropping-particle&quot;:&quot;&quot;},{&quot;family&quot;:&quot;Thomas&quot;,&quot;given&quot;:&quot;R&quot;,&quot;parse-names&quot;:false,&quot;dropping-particle&quot;:&quot;&quot;,&quot;non-dropping-particle&quot;:&quot;&quot;},{&quot;family&quot;:&quot;Tarquinio&quot;,&quot;given&quot;:&quot;Ellen&quot;,&quot;parse-names&quot;:false,&quot;dropping-particle&quot;:&quot;&quot;,&quot;non-dropping-particle&quot;:&quot;&quot;},{&quot;family&quot;:&quot;Stoddard&quot;,&quot;given&quot;:&quot;John L&quot;,&quot;parse-names&quot;:false,&quot;dropping-particle&quot;:&quot;&quot;,&quot;non-dropping-particle&quot;:&quot;&quot;},{&quot;family&quot;:&quot;Herlihy&quot;,&quot;given&quot;:&quot;Alan T&quot;,&quot;parse-names&quot;:false,&quot;dropping-particle&quot;:&quot;&quot;,&quot;non-dropping-particle&quot;:&quot;&quot;},{&quot;family&quot;:&quot;Peck&quot;,&quot;given&quot;:&quot;David&quot;,&quot;parse-names&quot;:false,&quot;dropping-particle&quot;:&quot;V&quot;,&quot;non-dropping-particle&quot;:&quot;&quot;},{&quot;family&quot;:&quot;Whittier&quot;,&quot;given&quot;:&quot;Thomas R&quot;,&quot;parse-names&quot;:false,&quot;dropping-particle&quot;:&quot;&quot;,&quot;non-dropping-particle&quot;:&quot;&quot;}],&quot;container-title&quot;:&quot;Journal of the North American Benthological Society&quot;,&quot;container-title-short&quot;:&quot;J North Am Benthol Soc&quot;,&quot;DOI&quot;:&quot;10.1899/08-053.1&quot;,&quot;issued&quot;:{&quot;date-parts&quot;:[[2008]]},&quot;page&quot;:&quot;878-891&quot;,&quot;issue&quot;:&quot;4&quot;,&quot;volume&quot;:&quot;27&quot;},&quot;isTemporary&quot;:false}]},{&quot;citationID&quot;:&quot;MENDELEY_CITATION_3278116d-dcc7-4451-bab3-ac78a5154367&quot;,&quot;properties&quot;:{&quot;noteIndex&quot;:0},&quot;isEdited&quot;:false,&quot;manualOverride&quot;:{&quot;isManuallyOverridden&quot;:false,&quot;citeprocText&quot;:&quot;(Herlihy et al. 2008)&quot;,&quot;manualOverrideText&quot;:&quot;&quot;},&quot;citationTag&quot;:&quot;MENDELEY_CITATION_v3_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&quot;,&quot;citationItems&quot;:[{&quot;id&quot;:&quot;141653a8-90ef-3645-b722-8018b638edbd&quot;,&quot;itemData&quot;:{&quot;type&quot;:&quot;article-journal&quot;,&quot;id&quot;:&quot;141653a8-90ef-3645-b722-8018b638edbd&quot;,&quot;title&quot;:&quot;Striving for consistency in a national assessment: The challenges of applying a reference-condition approach at a continental scale&quot;,&quot;author&quot;:[{&quot;family&quot;:&quot;Herlihy&quot;,&quot;given&quot;:&quot;Alan T.&quot;,&quot;parse-names&quot;:false,&quot;dropping-particle&quot;:&quot;&quot;,&quot;non-dropping-particle&quot;:&quot;&quot;},{&quot;family&quot;:&quot;Paulsen&quot;,&quot;given&quot;:&quot;Steven G.&quot;,&quot;parse-names&quot;:false,&quot;dropping-particle&quot;:&quot;&quot;,&quot;non-dropping-particle&quot;:&quot;&quot;},{&quot;family&quot;:&quot;Sickle&quot;,&quot;given&quot;:&quot;John&quot;,&quot;parse-names&quot;:false,&quot;dropping-particle&quot;:&quot;&quot;,&quot;non-dropping-particle&quot;:&quot;Van&quot;},{&quot;family&quot;:&quot;Stoddard&quot;,&quot;given&quot;:&quot;John L.&quot;,&quot;parse-names&quot;:false,&quot;dropping-particle&quot;:&quot;&quot;,&quot;non-dropping-particle&quot;:&quot;&quot;},{&quot;family&quot;:&quot;Hawkins&quot;,&quot;given&quot;:&quot;Charles P.&quot;,&quot;parse-names&quot;:false,&quot;dropping-particle&quot;:&quot;&quot;,&quot;non-dropping-particle&quot;:&quot;&quot;},{&quot;family&quot;:&quot;Yuan&quot;,&quot;given&quot;:&quot;Lester L.&quot;,&quot;parse-names&quot;:false,&quot;dropping-particle&quot;:&quot;&quot;,&quot;non-dropping-particle&quot;:&quot;&quot;}],&quot;container-title&quot;:&quot;Journal of the North American Benthological Society&quot;,&quot;container-title-short&quot;:&quot;J North Am Benthol Soc&quot;,&quot;DOI&quot;:&quot;10.1899/08-081.1&quot;,&quot;ISSN&quot;:&quot;08873593&quot;,&quot;issued&quot;:{&quot;date-parts&quot;:[[2008]]},&quot;page&quot;:&quot;860-877&quot;,&quot;abstract&quot;:&quot;One of the biggest challenges when conducting a continental-scale assessment of streams is setting appropriate expectations for the assessed sites. The challenge occurs for 2 reasons: 1) tremendous natural environmental heterogeneity exists within a continental landscape and 2) reference sites vary in quality both across and within major regions of the continent. We describe the process used to set expectations for the multimetric index of biotic integrity (MIBI) and observed/expected (O/E) indices generated from predictive models used to assess stream condition for the US Wadeable Streams Assessment (WSA). The assessment was based on a reference-site approach, in which the least-disturbed sites in each region of the US were used to establish benchmarks for assessing the condition of macroinvertebrate assemblages at other sites. Reference sites were compiled by filtering WSA sample sites for disturbance using a series of abiotic variables. Additional reference sites were needed and were obtained from other state, university, and federal monitoring programs. This pool of potential reference sites was then assessed for uniformity in site quality and comparability of macroinvertebrate sample data. Ultimately, 1625 sites were used to set reference expectations for the WSA. Reference-site data were used to help define 9 large ecoregions that minimized the naturally occurring variation in macroinvertebrate assemblages associated with continental-wide differences in biogeography. These ecoregions were used as a basis for developing MIBI and O/E indices and for reporting results. A least-disturbed definition of reference condition was used nationally, but we suspect that the quality of the best extant sites in ecoregions, such as the Northern Plains and Temperate Plains, was lower than that of sites in other ecoregions. For the MIBI assessment, we used a simple modeling approach to adjust scores in ecoregions where gradients in reference-site quality could be demonstrated conclusively. The WSA provided an unparalleled opportunity to push the limits of our conceptual and technical understanding of how to best apply a reference-condition approach to a real-world need. Our hope is that we have learned enough from this exercise to improve the technical quality of the next round of national assessments. © 2008 by The North American Benthological Society.&quot;,&quot;issue&quot;:&quot;4&quot;,&quot;volume&quot;:&quot;27&quot;},&quot;isTemporary&quot;:false}]},{&quot;citationID&quot;:&quot;MENDELEY_CITATION_1b0fca51-5580-48d7-9d95-bce32bf11758&quot;,&quot;properties&quot;:{&quot;noteIndex&quot;:0},&quot;isEdited&quot;:false,&quot;manualOverride&quot;:{&quot;isManuallyOverridden&quot;:false,&quot;citeprocText&quot;:&quot;(Hawkins and Yuan 2016)&quot;,&quot;manualOverrideText&quot;:&quot;&quot;},&quot;citationTag&quot;:&quot;MENDELEY_CITATION_v3_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&quot;,&quot;citationItems&quot;:[{&quot;id&quot;:&quot;b524970e-d279-335f-af0d-1780ca833147&quot;,&quot;itemData&quot;:{&quot;type&quot;:&quot;article-journal&quot;,&quot;id&quot;:&quot;b524970e-d279-335f-af0d-1780ca833147&quot;,&quot;title&quot;:&quot;Multitaxon distribution models reveal severe alteration in the regional biodiversity of freshwater invertebrates&quot;,&quot;author&quot;:[{&quot;family&quot;:&quot;Hawkins&quot;,&quot;given&quot;:&quot;Charles P.&quot;,&quot;parse-names&quot;:false,&quot;dropping-particle&quot;:&quot;&quot;,&quot;non-dropping-particle&quot;:&quot;&quot;},{&quot;family&quot;:&quot;Yuan&quot;,&quot;given&quot;:&quot;Lester L.&quot;,&quot;parse-names&quot;:false,&quot;dropping-particle&quot;:&quot;&quot;,&quot;non-dropping-particle&quot;:&quot;&quot;}],&quot;container-title&quot;:&quot;Freshwater Science&quot;,&quot;DOI&quot;:&quot;10.1086/688848&quot;,&quot;ISSN&quot;:&quot;21619565&quot;,&quot;issued&quot;:{&quot;date-parts&quot;:[[2016,12,1]]},&quot;page&quot;:&quot;1365-1376&quot;,&quot;abstract&quot;:&quot;Knowledge of current and historical conditions is needed to guide conservation and restoration policies, but such information is lacking for most taxa. This problem is especially severe for small, inconspicuous taxa, such as the thousands of invertebrate species that inhabit stream and other freshwater ecosystems. We describe a novel application of River Invertebrate Prediction and Classification System (RIVPACS)-type multitaxon distribution models that, when applied to the biological survey data routinely collected in support of waterquality monitoring programs, can quantify the regional biodiversity status of hundreds of taxa. We used models developed for 2 stream data sets (North Carolina and the Mid-Atlantic Highlands, USA) to illustrate the potential of this approach. The models were calibrated with data collected from sites considered to be in reference condition and predict how probabilities of capture for each taxon in a data set vary across natural environmental gradients. When applied to survey data from multiple sites, predicted probabilities of capture can be summed across sites to estimate the taxon-specific frequencies of collection (Fe) expected under reference conditions. Comparison of observed frequencies (Fo) with Fe provides a quantitative measure of how individual taxon frequencies of collection have shifted relative to estimated reference conditions. In these 2 data sets, Fe was statistically different from Fo for &gt;70% of taxa, implying wholesale changes have occurred in the stream invertebrate biodiversity of both regions. Fo was &lt;Fe for most taxa, including those predicted to have been the historically most common taxa, indicating significant biodiversity loss. This type of multitaxon, regional-scale assessment of biodiversity status complements the site-specific, community-level assessments typically used by water resource managers to assess the biological integrity of individual water bodies. Together, the 2 approaches can provide a more robust, multiscale understanding of the effects landscape and waterway alteration have had on the diversity of freshwater biota.&quot;,&quot;publisher&quot;:&quot;University of Chicago Press&quot;,&quot;issue&quot;:&quot;4&quot;,&quot;volume&quot;:&quot;35&quot;,&quot;container-title-short&quot;:&quot;&quot;},&quot;isTemporary&quot;:false}]},{&quot;citationID&quot;:&quot;MENDELEY_CITATION_dd83d41f-70cd-484b-b48d-06d6803a9e5f&quot;,&quot;properties&quot;:{&quot;noteIndex&quot;:0},&quot;isEdited&quot;:false,&quot;manualOverride&quot;:{&quot;isManuallyOverridden&quot;:true,&quot;citeprocText&quot;:&quot;(Herlihy et al. 2008)&quot;,&quot;manualOverrideText&quot;:&quot;(but see Herlihy et al. 2008)&quot;},&quot;citationTag&quot;:&quot;MENDELEY_CITATION_v3_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&quot;,&quot;citationItems&quot;:[{&quot;id&quot;:&quot;141653a8-90ef-3645-b722-8018b638edbd&quot;,&quot;itemData&quot;:{&quot;type&quot;:&quot;article-journal&quot;,&quot;id&quot;:&quot;141653a8-90ef-3645-b722-8018b638edbd&quot;,&quot;title&quot;:&quot;Striving for consistency in a national assessment: The challenges of applying a reference-condition approach at a continental scale&quot;,&quot;author&quot;:[{&quot;family&quot;:&quot;Herlihy&quot;,&quot;given&quot;:&quot;Alan T.&quot;,&quot;parse-names&quot;:false,&quot;dropping-particle&quot;:&quot;&quot;,&quot;non-dropping-particle&quot;:&quot;&quot;},{&quot;family&quot;:&quot;Paulsen&quot;,&quot;given&quot;:&quot;Steven G.&quot;,&quot;parse-names&quot;:false,&quot;dropping-particle&quot;:&quot;&quot;,&quot;non-dropping-particle&quot;:&quot;&quot;},{&quot;family&quot;:&quot;Sickle&quot;,&quot;given&quot;:&quot;John&quot;,&quot;parse-names&quot;:false,&quot;dropping-particle&quot;:&quot;&quot;,&quot;non-dropping-particle&quot;:&quot;Van&quot;},{&quot;family&quot;:&quot;Stoddard&quot;,&quot;given&quot;:&quot;John L.&quot;,&quot;parse-names&quot;:false,&quot;dropping-particle&quot;:&quot;&quot;,&quot;non-dropping-particle&quot;:&quot;&quot;},{&quot;family&quot;:&quot;Hawkins&quot;,&quot;given&quot;:&quot;Charles P.&quot;,&quot;parse-names&quot;:false,&quot;dropping-particle&quot;:&quot;&quot;,&quot;non-dropping-particle&quot;:&quot;&quot;},{&quot;family&quot;:&quot;Yuan&quot;,&quot;given&quot;:&quot;Lester L.&quot;,&quot;parse-names&quot;:false,&quot;dropping-particle&quot;:&quot;&quot;,&quot;non-dropping-particle&quot;:&quot;&quot;}],&quot;container-title&quot;:&quot;Journal of the North American Benthological Society&quot;,&quot;container-title-short&quot;:&quot;J North Am Benthol Soc&quot;,&quot;DOI&quot;:&quot;10.1899/08-081.1&quot;,&quot;ISSN&quot;:&quot;08873593&quot;,&quot;issued&quot;:{&quot;date-parts&quot;:[[2008]]},&quot;page&quot;:&quot;860-877&quot;,&quot;abstract&quot;:&quot;One of the biggest challenges when conducting a continental-scale assessment of streams is setting appropriate expectations for the assessed sites. The challenge occurs for 2 reasons: 1) tremendous natural environmental heterogeneity exists within a continental landscape and 2) reference sites vary in quality both across and within major regions of the continent. We describe the process used to set expectations for the multimetric index of biotic integrity (MIBI) and observed/expected (O/E) indices generated from predictive models used to assess stream condition for the US Wadeable Streams Assessment (WSA). The assessment was based on a reference-site approach, in which the least-disturbed sites in each region of the US were used to establish benchmarks for assessing the condition of macroinvertebrate assemblages at other sites. Reference sites were compiled by filtering WSA sample sites for disturbance using a series of abiotic variables. Additional reference sites were needed and were obtained from other state, university, and federal monitoring programs. This pool of potential reference sites was then assessed for uniformity in site quality and comparability of macroinvertebrate sample data. Ultimately, 1625 sites were used to set reference expectations for the WSA. Reference-site data were used to help define 9 large ecoregions that minimized the naturally occurring variation in macroinvertebrate assemblages associated with continental-wide differences in biogeography. These ecoregions were used as a basis for developing MIBI and O/E indices and for reporting results. A least-disturbed definition of reference condition was used nationally, but we suspect that the quality of the best extant sites in ecoregions, such as the Northern Plains and Temperate Plains, was lower than that of sites in other ecoregions. For the MIBI assessment, we used a simple modeling approach to adjust scores in ecoregions where gradients in reference-site quality could be demonstrated conclusively. The WSA provided an unparalleled opportunity to push the limits of our conceptual and technical understanding of how to best apply a reference-condition approach to a real-world need. Our hope is that we have learned enough from this exercise to improve the technical quality of the next round of national assessments. © 2008 by The North American Benthological Society.&quot;,&quot;issue&quot;:&quot;4&quot;,&quot;volume&quot;:&quot;27&quot;},&quot;isTemporary&quot;:false}]},{&quot;citationID&quot;:&quot;MENDELEY_CITATION_6b3294cc-a551-430f-8f9e-037a02bbe68b&quot;,&quot;properties&quot;:{&quot;noteIndex&quot;:0},&quot;isEdited&quot;:false,&quot;manualOverride&quot;:{&quot;isManuallyOverridden&quot;:false,&quot;citeprocText&quot;:&quot;(Baker et al. 2005, Hawkins et al. 2010, Soranno et al. 2011)&quot;,&quot;manualOverrideText&quot;:&quot;&quot;},&quot;citationTag&quot;:&quot;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&quot;,&quot;citationItems&quot;:[{&quot;id&quot;:&quot;b2e97ab0-a385-31dc-b20c-6ef9cdc66367&quot;,&quot;itemData&quot;:{&quot;type&quot;:&quot;article-journal&quot;,&quot;id&quot;:&quot;b2e97ab0-a385-31dc-b20c-6ef9cdc66367&quot;,&quot;title&quot;:&quot;Quantifying regional reference conditions for freshwater ecosystem management: A comparison of approaches and future research needs&quot;,&quot;author&quot;:[{&quot;family&quot;:&quot;Soranno&quot;,&quot;given&quot;:&quot;Patricia A.&quot;,&quot;parse-names&quot;:false,&quot;dropping-particle&quot;:&quot;&quot;,&quot;non-dropping-particle&quot;:&quot;&quot;},{&quot;family&quot;:&quot;Wagner&quot;,&quot;given&quot;:&quot;Tyler&quot;,&quot;parse-names&quot;:false,&quot;dropping-particle&quot;:&quot;&quot;,&quot;non-dropping-particle&quot;:&quot;&quot;},{&quot;family&quot;:&quot;Martin&quot;,&quot;given&quot;:&quot;Sherry L.&quot;,&quot;parse-names&quot;:false,&quot;dropping-particle&quot;:&quot;&quot;,&quot;non-dropping-particle&quot;:&quot;&quot;},{&quot;family&quot;:&quot;McLean&quot;,&quot;given&quot;:&quot;Colleen&quot;,&quot;parse-names&quot;:false,&quot;dropping-particle&quot;:&quot;&quot;,&quot;non-dropping-particle&quot;:&quot;&quot;},{&quot;family&quot;:&quot;Novitski&quot;,&quot;given&quot;:&quot;Linda N.&quot;,&quot;parse-names&quot;:false,&quot;dropping-particle&quot;:&quot;&quot;,&quot;non-dropping-particle&quot;:&quot;&quot;},{&quot;family&quot;:&quot;Provence&quot;,&quot;given&quot;:&quot;Cole D.&quot;,&quot;parse-names&quot;:false,&quot;dropping-particle&quot;:&quot;&quot;,&quot;non-dropping-particle&quot;:&quot;&quot;},{&quot;family&quot;:&quot;Rober&quot;,&quot;given&quot;:&quot;Allison R.&quot;,&quot;parse-names&quot;:false,&quot;dropping-particle&quot;:&quot;&quot;,&quot;non-dropping-particle&quot;:&quot;&quot;}],&quot;container-title&quot;:&quot;Lake and Reservoir Management&quot;,&quot;DOI&quot;:&quot;10.1080/07438141.2011.573614&quot;,&quot;ISSN&quot;:&quot;10402381&quot;,&quot;issued&quot;:{&quot;date-parts&quot;:[[2011]]},&quot;page&quot;:&quot;138-148&quot;,&quot;abstract&quot;:&quot;Accurate and robust approaches for quantifying regional reference conditions are critical to the management and restoration of freshwater resources. We considered approaches developed for streams, lakes, or wetlands and for either biological or chemical waterbody features to review 4 common approaches for quantifying regional reference conditions: multimetric, multivariate, landscape-context statistical modeling, and paleolimnology. We focused on the major steps in the decision-making process that led to the most appropriate approach. Based on this synthesis, we argue that there is a need to (1) more explicitly quantify the spatial scale of waterbody variation within and across regions, (2) develop and use predictive classification models in a more explicit fashion to more effectively model this local and regional variation, (3) consider additional metrics with a focus on lakes and wetland responses to both individual and multiple anthropogenic stressors, and (4) continue to develop quantitative approaches to explicitly account for uncertainties in regional reference condition predictions. © 2011 Taylor &amp; Francis Group, LLC.&quot;,&quot;issue&quot;:&quot;2&quot;,&quot;volume&quot;:&quot;27&quot;,&quot;container-title-short&quot;:&quot;Lake Reserv Manag&quot;},&quot;isTemporary&quot;:false},{&quot;id&quot;:&quot;fbb9199f-4115-3580-9091-15c66070ee10&quot;,&quot;itemData&quot;:{&quot;type&quot;:&quot;article-journal&quot;,&quot;id&quot;:&quot;fbb9199f-4115-3580-9091-15c66070ee10&quot;,&quot;title&quot;:&quot;The reference condition: predicting benchmarks for ecological and water-quality assessments&quot;,&quot;author&quot;:[{&quot;family&quot;:&quot;Hawkins&quot;,&quot;given&quot;:&quot;Charles P.&quot;,&quot;parse-names&quot;:false,&quot;dropping-particle&quot;:&quot;&quot;,&quot;non-dropping-particle&quot;:&quot;&quot;},{&quot;family&quot;:&quot;Olson&quot;,&quot;given&quot;:&quot;John R.&quot;,&quot;parse-names&quot;:false,&quot;dropping-particle&quot;:&quot;&quot;,&quot;non-dropping-particle&quot;:&quot;&quot;},{&quot;family&quot;:&quot;Hill&quot;,&quot;given&quot;:&quot;Ryan A.&quot;,&quot;parse-names&quot;:false,&quot;dropping-particle&quot;:&quot;&quot;,&quot;non-dropping-particle&quot;:&quot;&quot;}],&quot;container-title&quot;:&quot;Journal of the North American Benthological Society&quot;,&quot;DOI&quot;:&quot;10.1899/09-092.1&quot;,&quot;ISSN&quot;:&quot;08873593&quot;,&quot;issued&quot;:{&quot;date-parts&quot;:[[2010]]},&quot;page&quot;:&quot;312-343&quot;,&quot;abstract&quot;:&quot;Benchmarks provide context and are a critical element of all ecological assessments. Over the last 25 y, hundreds of papers have been published on various aspects of ecological assessments, and most of the analyses described in these papers depend on specifying an ecological benchmark for context. Freshwater scientists and managers usually use reference sites (typically sites in natural or least-disturbed condition) to assess the ecological conditions at other sites. Accurate and precise assessments require that assessed sites be matched with appropriate reference conditions. Two general types of approaches have been proposed to predict reference conditions: classifications based on natural environmental settings and models that use continuously variable environmental attributes as inputs. Two types of classifications have been examined: geographic-dependent regionalizations based on general landscape features and geographic-independent typologies that are typically based on combinations of regional and channel features. We examined .1000 papers that addressed some aspect of predicting the reference condition in freshwater ecosystems. We focused on 5 types of benchmarks: ecological, thermal, hydrologic, geomorphic, and chemical. Our review showed that over the last 25 y, researchers have developed increasingly sophisticated methods that can be used to predict reference conditions. Most disciplines have increasingly moved toward site-specific modeling approaches as a way to improve both accuracy and precision of predictions, although typological approaches dominate geomorphic characterizations. Papers published in J-NABS have been especially important in advancing and refining methods for predicting ecological benchmarks. Much of the progress made in the science of ecological assessment emerged from research that advanced our understanding of how the spatial and temporal distributions of freshwater biota are related to naturally occurring environmental features and how those relationships can be most accurately and precisely described and predicted. Thus, the performance of ecological assessments is critically linked to how well we characterize freshwater environments, and research in the watershed sciences that addresses predicting thermal, hydrologic, geomorphic, and chemical attributes of freshwater ecosystems has paralleled research focused on predicting biota. We anticipate that knowledge produced from future collaborations between ecologists and watershed scientists coupled with the application of modern modeling techniques will largely determine progress in characterizing and predicting biota–environment relationships and, thus, the accuracy and precision of future ecological assessments.&quot;,&quot;issue&quot;:&quot;1&quot;,&quot;volume&quot;:&quot;29&quot;,&quot;container-title-short&quot;:&quot;J North Am Benthol Soc&quot;,&quot;expandedJournalTitle&quot;:&quot;Journal of the North American Benthological Society&quot;},&quot;isTemporary&quot;:false},{&quot;id&quot;:&quot;e608ef81-ffda-372c-99d5-8557d83efe34&quot;,&quot;itemData&quot;:{&quot;type&quot;:&quot;article-journal&quot;,&quot;id&quot;:&quot;e608ef81-ffda-372c-99d5-8557d83efe34&quot;,&quot;title&quot;:&quot;A Multimetric Assessment of Stream Condition in the Northern Lakes and Forests Ecoregion Using Spatially Explicit Statistical Modeling and Regional Normalization&quot;,&quot;author&quot;:[{&quot;family&quot;:&quot;Baker&quot;,&quot;given&quot;:&quot;Edward A.&quot;,&quot;parse-names&quot;:false,&quot;dropping-particle&quot;:&quot;&quot;,&quot;non-dropping-particle&quot;:&quot;&quot;},{&quot;family&quot;:&quot;Wehrly&quot;,&quot;given&quot;:&quot;Kevin E.&quot;,&quot;parse-names&quot;:false,&quot;dropping-particle&quot;:&quot;&quot;,&quot;non-dropping-particle&quot;:&quot;&quot;},{&quot;family&quot;:&quot;Seelbach&quot;,&quot;given&quot;:&quot;Paul W.&quot;,&quot;parse-names&quot;:false,&quot;dropping-particle&quot;:&quot;&quot;,&quot;non-dropping-particle&quot;:&quot;&quot;},{&quot;family&quot;:&quot;Wang&quot;,&quot;given&quot;:&quot;Li&quot;,&quot;parse-names&quot;:false,&quot;dropping-particle&quot;:&quot;&quot;,&quot;non-dropping-particle&quot;:&quot;&quot;},{&quot;family&quot;:&quot;Wiley&quot;,&quot;given&quot;:&quot;Michael J.&quot;,&quot;parse-names&quot;:false,&quot;dropping-particle&quot;:&quot;&quot;,&quot;non-dropping-particle&quot;:&quot;&quot;},{&quot;family&quot;:&quot;Simon&quot;,&quot;given&quot;:&quot;Thomas&quot;,&quot;parse-names&quot;:false,&quot;dropping-particle&quot;:&quot;&quot;,&quot;non-dropping-particle&quot;:&quot;&quot;}],&quot;container-title&quot;:&quot;Transactions of the American Fisheries Society&quot;,&quot;container-title-short&quot;:&quot;Trans Am Fish Soc&quot;,&quot;DOI&quot;:&quot;10.1577/t03-205.1&quot;,&quot;ISSN&quot;:&quot;0002-8487&quot;,&quot;issued&quot;:{&quot;date-parts&quot;:[[2005,5]]},&quot;page&quot;:&quot;697-710&quot;,&quot;abstract&quot;:&quot;We sampled fish communities, water temperature, water chemistry,\\nphysical habitat, and catchment characteristics for 94 stream sites\\nselected randomly throughout the Northern Lakes and Forests ecoregion\\nand used those data to explicitly model reference conditions and assess\\necological stream condition at each site via a regional normalization\\nframework. The streams we sampled were first order through fourth order,\\nand the catchments ranged from 0.9 to 458 km(2). We developed multiple\\nlinear regression (MLR) models that predicted fish community metrics,\\nwater chemistry characteristics, and local physical habitat from\\ncatchment characteristics; we used these models to compare existing\\nconditions with the conditions that would be expected based on the\\nregression models. Our results indicated that the fish communities were\\nrelatively unimpaired because the catchment variables associated with\\nhuman-induced land use change were important in only 1 of the 10 fish\\nmetric models. Agricultural land use was a significant variable in the\\nMLR equation for species of Lepomis (sunfish). Agricultural land use and\\nurban land use were both significant variables in all of the MLR models\\npredicting water chemistry variables; urban land use was a significant\\nvariable in the MLR model predicting the percent coverage of all\\ninstream cover types. Regional normalization indicated that none of the\\nsites were impaired based on fish community attributes. However, our\\nanalysis based on water chemistry metrics indicated that 22-35% of the\\nsites were impaired and that, based on physical habitat, 6-14% of the\\nsites were impaired. A comparison with other published studies of the\\necoregion suggested that the regional normalization process correctly\\ncharacterized stream condition.&quot;,&quot;publisher&quot;:&quot;Wiley&quot;,&quot;issue&quot;:&quot;3&quot;,&quot;volume&quot;:&quot;134&quot;},&quot;isTemporary&quot;:false}]},{&quot;citationID&quot;:&quot;MENDELEY_CITATION_65c5aa4c-6b66-4f6d-95b0-da181ac6a573&quot;,&quot;properties&quot;:{&quot;noteIndex&quot;:0},&quot;isEdited&quot;:false,&quot;manualOverride&quot;:{&quot;isManuallyOverridden&quot;:true,&quot;citeprocText&quot;:&quot;(Kilgour and Stanfield 2006)&quot;,&quot;manualOverrideText&quot;:&quot;Kilgour and Stanfield (2006)&quot;},&quot;citationTag&quot;:&quot;MENDELEY_CITATION_v3_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&quot;,&quot;citationItems&quot;:[{&quot;id&quot;:&quot;c485db11-89b5-3c0d-86aa-466a27229a56&quot;,&quot;itemData&quot;:{&quot;type&quot;:&quot;article-journal&quot;,&quot;id&quot;:&quot;c485db11-89b5-3c0d-86aa-466a27229a56&quot;,&quot;title&quot;:&quot;Hindcasting Reference Conditions in Streams&quot;,&quot;author&quot;:[{&quot;family&quot;:&quot;Kilgour&quot;,&quot;given&quot;:&quot;Bruce W&quot;,&quot;parse-names&quot;:false,&quot;dropping-particle&quot;:&quot;&quot;,&quot;non-dropping-particle&quot;:&quot;&quot;},{&quot;family&quot;:&quot;Stanfield&quot;,&quot;given&quot;:&quot;Les W&quot;,&quot;parse-names&quot;:false,&quot;dropping-particle&quot;:&quot;&quot;,&quot;non-dropping-particle&quot;:&quot;&quot;}],&quot;container-title&quot;:&quot;American Fisheries Society Symposium&quot;,&quot;issued&quot;:{&quot;date-parts&quot;:[[2006]]},&quot;page&quot;:&quot;623-639&quot;,&quot;abstract&quot;:&quot;Assessments of stream fish or benthos assemblages normally involve a contrast of conditions at \&quot;test\&quot; sites to conditions represented by \&quot;regional\&quot; reference sites that are either minimally or least disturbed. Identification of reference sites is difficult and normally involves a variety of subjective criteria. The development of reference models for stream fish and benthos in the Canadian tributaries of Lake Ontario is particularly challenging because there are few undeveloped areas and there is no consensus on criteria for a least-disturbed condition. Rather than identify sites as representing a least-disturbed condition, we developed a series of models that relate the existing biophysical condition of streams (i.e., the fish, benthos, and instream habitat) to landscape (i.e., slope, geology, catchment area) and land use/land cover (percent impervious cover [PIC]). Relationships between indices of biophysical condition and PIC can be used to \&quot;hindcast\&quot; or estimate the expected biophysical condition at a variety of land cover scenarios. The models cannot be used to predict conditions outside the calibration data range, but this approach does allow us to make use of a disturbance gradient and make predictions with a minimal number of least-disturbed sites. The difference between the hindcast reference and present day conditions is an estimate of present-day impacts. Results from this exercise provided an estimate of the magnitude of impairment of streams in the Canadian portion of the Lake Ontario region.&quot;,&quot;volume&quot;:&quot;48&quot;,&quot;container-title-short&quot;:&quot;&quot;},&quot;isTemporary&quot;:false}]},{&quot;citationID&quot;:&quot;MENDELEY_CITATION_8e06e6fe-8472-4061-a034-ffe4beb364a5&quot;,&quot;properties&quot;:{&quot;noteIndex&quot;:0},&quot;isEdited&quot;:false,&quot;manualOverride&quot;:{&quot;isManuallyOverridden&quot;:false,&quot;citeprocText&quot;:&quot;(Hawkins et al. 2010, Labay et al. 2015, Elias et al. 2016)&quot;,&quot;manualOverrideText&quot;:&quot;&quot;},&quot;citationTag&quot;:&quot;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&quot;,&quot;citationItems&quot;:[{&quot;id&quot;:&quot;fbb9199f-4115-3580-9091-15c66070ee10&quot;,&quot;itemData&quot;:{&quot;type&quot;:&quot;article-journal&quot;,&quot;id&quot;:&quot;fbb9199f-4115-3580-9091-15c66070ee10&quot;,&quot;title&quot;:&quot;The reference condition: predicting benchmarks for ecological and water-quality assessments&quot;,&quot;author&quot;:[{&quot;family&quot;:&quot;Hawkins&quot;,&quot;given&quot;:&quot;Charles P.&quot;,&quot;parse-names&quot;:false,&quot;dropping-particle&quot;:&quot;&quot;,&quot;non-dropping-particle&quot;:&quot;&quot;},{&quot;family&quot;:&quot;Olson&quot;,&quot;given&quot;:&quot;John R.&quot;,&quot;parse-names&quot;:false,&quot;dropping-particle&quot;:&quot;&quot;,&quot;non-dropping-particle&quot;:&quot;&quot;},{&quot;family&quot;:&quot;Hill&quot;,&quot;given&quot;:&quot;Ryan A.&quot;,&quot;parse-names&quot;:false,&quot;dropping-particle&quot;:&quot;&quot;,&quot;non-dropping-particle&quot;:&quot;&quot;}],&quot;container-title&quot;:&quot;Journal of the North American Benthological Society&quot;,&quot;DOI&quot;:&quot;10.1899/09-092.1&quot;,&quot;ISSN&quot;:&quot;08873593&quot;,&quot;issued&quot;:{&quot;date-parts&quot;:[[2010]]},&quot;page&quot;:&quot;312-343&quot;,&quot;abstract&quot;:&quot;Benchmarks provide context and are a critical element of all ecological assessments. Over the last 25 y, hundreds of papers have been published on various aspects of ecological assessments, and most of the analyses described in these papers depend on specifying an ecological benchmark for context. Freshwater scientists and managers usually use reference sites (typically sites in natural or least-disturbed condition) to assess the ecological conditions at other sites. Accurate and precise assessments require that assessed sites be matched with appropriate reference conditions. Two general types of approaches have been proposed to predict reference conditions: classifications based on natural environmental settings and models that use continuously variable environmental attributes as inputs. Two types of classifications have been examined: geographic-dependent regionalizations based on general landscape features and geographic-independent typologies that are typically based on combinations of regional and channel features. We examined .1000 papers that addressed some aspect of predicting the reference condition in freshwater ecosystems. We focused on 5 types of benchmarks: ecological, thermal, hydrologic, geomorphic, and chemical. Our review showed that over the last 25 y, researchers have developed increasingly sophisticated methods that can be used to predict reference conditions. Most disciplines have increasingly moved toward site-specific modeling approaches as a way to improve both accuracy and precision of predictions, although typological approaches dominate geomorphic characterizations. Papers published in J-NABS have been especially important in advancing and refining methods for predicting ecological benchmarks. Much of the progress made in the science of ecological assessment emerged from research that advanced our understanding of how the spatial and temporal distributions of freshwater biota are related to naturally occurring environmental features and how those relationships can be most accurately and precisely described and predicted. Thus, the performance of ecological assessments is critically linked to how well we characterize freshwater environments, and research in the watershed sciences that addresses predicting thermal, hydrologic, geomorphic, and chemical attributes of freshwater ecosystems has paralleled research focused on predicting biota. We anticipate that knowledge produced from future collaborations between ecologists and watershed scientists coupled with the application of modern modeling techniques will largely determine progress in characterizing and predicting biota–environment relationships and, thus, the accuracy and precision of future ecological assessments.&quot;,&quot;issue&quot;:&quot;1&quot;,&quot;volume&quot;:&quot;29&quot;,&quot;container-title-short&quot;:&quot;J North Am Benthol Soc&quot;,&quot;expandedJournalTitle&quot;:&quot;Journal of the North American Benthological Society&quot;},&quot;isTemporary&quot;:false},{&quot;id&quot;:&quot;ea81381f-e1e2-37da-a321-65b95ffdf76d&quot;,&quot;itemData&quot;:{&quot;type&quot;:&quot;article-journal&quot;,&quot;id&quot;:&quot;ea81381f-e1e2-37da-a321-65b95ffdf76d&quot;,&quot;title&quot;:&quot;Can Species Distribution Models Aid Bioassessment when Reference Sites are Lacking? Tests Based on Freshwater Fishes&quot;,&quot;author&quot;:[{&quot;family&quot;:&quot;Labay&quot;,&quot;given&quot;:&quot;Ben J.&quot;,&quot;parse-names&quot;:false,&quot;dropping-particle&quot;:&quot;&quot;,&quot;non-dropping-particle&quot;:&quot;&quot;},{&quot;family&quot;:&quot;Hendrickson&quot;,&quot;given&quot;:&quot;Dean A.&quot;,&quot;parse-names&quot;:false,&quot;dropping-particle&quot;:&quot;&quot;,&quot;non-dropping-particle&quot;:&quot;&quot;},{&quot;family&quot;:&quot;Cohen&quot;,&quot;given&quot;:&quot;Adam E.&quot;,&quot;parse-names&quot;:false,&quot;dropping-particle&quot;:&quot;&quot;,&quot;non-dropping-particle&quot;:&quot;&quot;},{&quot;family&quot;:&quot;Bonner&quot;,&quot;given&quot;:&quot;Timothy H.&quot;,&quot;parse-names&quot;:false,&quot;dropping-particle&quot;:&quot;&quot;,&quot;non-dropping-particle&quot;:&quot;&quot;},{&quot;family&quot;:&quot;King&quot;,&quot;given&quot;:&quot;Ryan S.&quot;,&quot;parse-names&quot;:false,&quot;dropping-particle&quot;:&quot;&quot;,&quot;non-dropping-particle&quot;:&quot;&quot;},{&quot;family&quot;:&quot;Kleinsasser&quot;,&quot;given&quot;:&quot;Leroy J.&quot;,&quot;parse-names&quot;:false,&quot;dropping-particle&quot;:&quot;&quot;,&quot;non-dropping-particle&quot;:&quot;&quot;},{&quot;family&quot;:&quot;Linam&quot;,&quot;given&quot;:&quot;Gordon W.&quot;,&quot;parse-names&quot;:false,&quot;dropping-particle&quot;:&quot;&quot;,&quot;non-dropping-particle&quot;:&quot;&quot;},{&quot;family&quot;:&quot;Winemiller&quot;,&quot;given&quot;:&quot;Kirk O.&quot;,&quot;parse-names&quot;:false,&quot;dropping-particle&quot;:&quot;&quot;,&quot;non-dropping-particle&quot;:&quot;&quot;}],&quot;container-title&quot;:&quot;Environmental Management&quot;,&quot;DOI&quot;:&quot;10.1007/s00267-015-0567-0&quot;,&quot;ISSN&quot;:&quot;14321009&quot;,&quot;PMID&quot;:&quot;26092052&quot;,&quot;issued&quot;:{&quot;date-parts&quot;:[[2015,10,5]]},&quot;page&quot;:&quot;835-846&quot;,&quot;abstract&quot;:&quot;Recent literature reviews of bioassessment methods raise questions about use of least-impacted reference sites to characterize natural conditions that no longer exist within contemporary landscapes. We explore an alternate approach for bioassessment that uses species site occupancy data from museum archives as input for species distribution models (SDMs) stacked to predict species assemblages of freshwater fishes in Texas. When data for estimating reference conditions are lacking, deviation between richness of contemporary versus modeled species assemblages could provide a means to infer relative biological integrity at appropriate spatial scales. We constructed SDMs for 100 freshwater fish species to compare predicted species assemblages to data on contemporary assemblages acquired by four independent surveys that sampled 269 sites. We then compared site-specific observed/predicted ratios of the number of species at sites to scores from a multimetric index of biotic integrity (IBI). Predicted numbers of species were moderately to strongly correlated with the numbers observed by the four surveys. We found significant, though weak, relationships between observed/predicted ratios and IBI scores. SDM-based assessments identified patterns of local assemblage change that were congruent with IBI inferences; however, modeling artifacts that likely contributed to over-prediction of species presence may restrict the stand-alone use of SDM-derived patterns for bioassessment and therefore warrant examination. Our results suggest that when extensive standardized survey data that include reference sites are lacking, as is commonly the case, SDMs derived from generally much more readily available species site occupancy data could be used to provide a complementary tool for bioassessment.&quot;,&quot;publisher&quot;:&quot;Springer New York LLC&quot;,&quot;issue&quot;:&quot;4&quot;,&quot;volume&quot;:&quot;56&quot;,&quot;container-title-short&quot;:&quot;Environ Manage&quot;},&quot;isTemporary&quot;:false},{&quot;id&quot;:&quot;418754dc-0399-3d94-83c2-e26c4ac748e1&quot;,&quot;itemData&quot;:{&quot;type&quot;:&quot;article-journal&quot;,&quot;id&quot;:&quot;418754dc-0399-3d94-83c2-e26c4ac748e1&quot;,&quot;title&quot;:&quot;Predicting reference conditions for river bioassessment by incorporating boosted trees in the environmental filters method&quot;,&quot;author&quot;:[{&quot;family&quot;:&quot;Elias&quot;,&quot;given&quot;:&quot;C. L.&quot;,&quot;parse-names&quot;:false,&quot;dropping-particle&quot;:&quot;&quot;,&quot;non-dropping-particle&quot;:&quot;&quot;},{&quot;family&quot;:&quot;Calapez&quot;,&quot;given&quot;:&quot;A. R.&quot;,&quot;parse-names&quot;:false,&quot;dropping-particle&quot;:&quot;&quot;,&quot;non-dropping-particle&quot;:&quot;&quot;},{&quot;family&quot;:&quot;Almeida&quot;,&quot;given&quot;:&quot;S. F.P.&quot;,&quot;parse-names&quot;:false,&quot;dropping-particle&quot;:&quot;&quot;,&quot;non-dropping-particle&quot;:&quot;&quot;},{&quot;family&quot;:&quot;Chessman&quot;,&quot;given&quot;:&quot;B.&quot;,&quot;parse-names&quot;:false,&quot;dropping-particle&quot;:&quot;&quot;,&quot;non-dropping-particle&quot;:&quot;&quot;},{&quot;family&quot;:&quot;Simões&quot;,&quot;given&quot;:&quot;N.&quot;,&quot;parse-names&quot;:false,&quot;dropping-particle&quot;:&quot;&quot;,&quot;non-dropping-particle&quot;:&quot;&quot;},{&quot;family&quot;:&quot;Feio&quot;,&quot;given&quot;:&quot;M. J.&quot;,&quot;parse-names&quot;:false,&quot;dropping-particle&quot;:&quot;&quot;,&quot;non-dropping-particle&quot;:&quot;&quot;}],&quot;container-title&quot;:&quot;Ecological Indicators&quot;,&quot;container-title-short&quot;:&quot;Ecol Indic&quot;,&quot;DOI&quot;:&quot;10.1016/j.ecolind.2016.04.027&quot;,&quot;ISSN&quot;:&quot;1470160X&quot;,&quot;URL&quot;:&quot;http://dx.doi.org/10.1016/j.ecolind.2016.04.027&quot;,&quot;issued&quot;:{&quot;date-parts&quot;:[[2016]]},&quot;page&quot;:&quot;239-251&quot;,&quot;abstract&quot;:&quot;Contemporary bioassessment methods for water bodies require the description of \&quot;reference conditions\&quot; representing an absence or only \&quot;very minor\&quot; presence of human impacts on hydromorphological, physical and chemical properties. However, minimally disturbed reference sites are lacking in many European regions and other parts of the world because of pervasive anthropogenic influences. Here we describe the use of environmental filters modelling, incorporating boosted trees (BT), to derive reference data for abiotic variables and biological communities (diatoms and macroinvertebrates) for rivers in a highly disturbed region (Portuguese central-western lowland area), where minimally disturbed reference sites are non-existent. We also revise quality class boundaries for diatom and macroinvertebrate bioassessment in this region, and develop a new multimetric diatoms index (MDI). The new index includes not only the 'Indice de Polluosensibilité Spécifique' (IPS) based on species' sensitivity to organic pollution and nutrients, but also the numbers of total and sensitive taxa. Our approach predicted significantly different communities under reference conditions from those observed, with a higher median reference number of taxa per site than the observed number (69 against 27 for diatoms; 53 against 22 for macroinvertebrates). In addition, the predicted communities for both biological groups were more similar among sites than the observed communities. Adjustment of index calculation and quality class boundaries to incorporate the new reference data resulted in more stringent site assessments that were better correlated with human pressures than assessments with previous methods. This study brings new insight to solve the problem of an absence of minimally disturbed reference sites.&quot;,&quot;publisher&quot;:&quot;Elsevier Ltd&quot;,&quot;issue&quot;:&quot;10&quot;,&quot;volume&quot;:&quot;69&quot;},&quot;isTemporary&quot;:false}]},{&quot;citationID&quot;:&quot;MENDELEY_CITATION_2ef484ce-4403-4c95-b2a7-23eddc5d3f10&quot;,&quot;properties&quot;:{&quot;noteIndex&quot;:0},&quot;isEdited&quot;:false,&quot;manualOverride&quot;:{&quot;isManuallyOverridden&quot;:false,&quot;citeprocText&quot;:&quot;(Guisan and Zimmermann 2000, Austin 2007, Elith and Leathwick 2009)&quot;,&quot;manualOverrideText&quot;:&quot;&quot;},&quot;citationTag&quot;:&quot;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&quot;,&quot;citationItems&quot;:[{&quot;id&quot;:&quot;50a77cdf-b644-330a-b460-284c1b0fdcfc&quot;,&quot;itemData&quot;:{&quot;type&quot;:&quot;article-journal&quot;,&quot;id&quot;:&quot;50a77cdf-b644-330a-b460-284c1b0fdcfc&quot;,&quot;title&quot;:&quot;Species distribution models: Ecological explanation and prediction across space and time&quot;,&quot;author&quot;:[{&quot;family&quot;:&quot;Elith&quot;,&quot;given&quot;:&quot;Jane&quot;,&quot;parse-names&quot;:false,&quot;dropping-particle&quot;:&quot;&quot;,&quot;non-dropping-particle&quot;:&quot;&quot;},{&quot;family&quot;:&quot;Leathwick&quot;,&quot;given&quot;:&quot;John R.&quot;,&quot;parse-names&quot;:false,&quot;dropping-particle&quot;:&quot;&quot;,&quot;non-dropping-particle&quot;:&quot;&quot;}],&quot;container-title&quot;:&quot;Annual Review of Ecology, Evolution, and Systematics&quot;,&quot;container-title-short&quot;:&quot;Annu Rev Ecol Evol Syst&quot;,&quot;DOI&quot;:&quot;10.1146/annurev.ecolsys.110308.120159&quot;,&quot;ISSN&quot;:&quot;1543592X&quot;,&quot;issued&quot;:{&quot;date-parts&quot;:[[2009]]},&quot;page&quot;:&quot;677-697&quot;,&quot;abstract&quot;:&quo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â€œ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 Copyright © 2009 by Annual Reviews. All rights reserved.&quot;,&quot;volume&quot;:&quot;40&quot;},&quot;isTemporary&quot;:false},{&quot;id&quot;:&quot;f880451c-f1fa-30b7-9f03-47f9105e7ac1&quot;,&quot;itemData&quot;:{&quot;type&quot;:&quot;article-journal&quot;,&quot;id&quot;:&quot;f880451c-f1fa-30b7-9f03-47f9105e7ac1&quot;,&quot;title&quot;:&quot;Species distribution models and ecological theory: A critical assessment and some possible new approaches&quot;,&quot;author&quot;:[{&quot;family&quot;:&quot;Austin&quot;,&quot;given&quot;:&quot;Mike&quot;,&quot;parse-names&quot;:false,&quot;dropping-particle&quot;:&quot;&quot;,&quot;non-dropping-particle&quot;:&quot;&quot;}],&quot;container-title&quot;:&quot;Ecological Modelling&quot;,&quot;container-title-short&quot;:&quot;Ecol Modell&quot;,&quot;DOI&quot;:&quot;10.1016/j.ecolmodel.2006.07.005&quot;,&quot;ISSN&quot;:&quot;03043800&quot;,&quot;URL&quot;:&quot;https://linkinghub.elsevier.com/retrieve/pii/S0304380006003140&quot;,&quot;issued&quot;:{&quot;date-parts&quot;:[[2007,1,10]]},&quot;page&quot;:&quot;1-19&quot;,&quot;abstract&quot;:&quot;Given the importance of knowledge of species distribution for conservation and climate change management, continuous and progressive evaluation of the statistical models predicting species distributions is necessary. Current models are evaluated in terms of ecological theory used, the data model accepted and the statistical methods applied. Focus is restricted to Generalised Linear Models (GLM) and Generalised Additive Models (GAM). Certain currently unused regression methods are reviewed for their possible application to species modelling. A review of recent papers suggests that ecological theory is rarely explicitly considered. Current theory and results support species responses to environmental variables to be unimodal and often skewed though process-based theory is often lacking. Many studies fail to test for unimodal or skewed responses and straight-line relationships are often fitted without justification. Data resolution (size of sampling unit) determines the nature of the environmental niche models that can be fitted. A synthesis of differing ecophysiological ideas and the use of biophysical processes models could improve the selection of predictor variables. A better conceptual framework is needed for selecting variables. Comparison of statistical methods is difficult. Predictive success is insufficient and a test of ecological realism is also needed. Evaluation of methods needs artificial data, as there is no knowledge about the true relationships between variables for field data. However, use of artificial data is limited by lack of comprehensive theory. Three potentially new methods are reviewed. Quantile regression (QR) has potential and a strong theoretical justification in Liebig's law of the minimum. Structural equation modelling (SEM) has an appealing conceptual framework for testing causality but has problems with curvilinear relationships. Geographically weighted regression (GWR) intended to examine spatial non-stationarity of ecological processes requires further evaluation before being used. Synthesis and applications: explicit theory needs to be incorporated into species response models used in conservation. For example, testing for unimodal skewed responses should be a routine procedure. Clear statements of the ecological theory used, the nature of the data model and sufficient details of the statistical method are needed for current models to be evaluated. New statistical methods need to be evaluated for compatibility with ecological theory before use in applied ecology. Some recent work with artificial data suggests the combination of ecological knowledge and statistical skill is more important than the precise statistical method used. The potential exists for a synthesis of current species modelling approaches based on their differing ecological insights not their methodology. Crown Copyright © 2006.&quot;,&quot;issue&quot;:&quot;1-2&quot;,&quot;volume&quot;:&quot;200&quot;},&quot;isTemporary&quot;:false},{&quot;id&quot;:&quot;7768c3d4-696f-3f5e-980c-fe4b10d20b04&quot;,&quot;itemData&quot;:{&quot;type&quot;:&quot;article-journal&quot;,&quot;id&quot;:&quot;7768c3d4-696f-3f5e-980c-fe4b10d20b04&quot;,&quot;title&quot;:&quot;Predictive habitat distribution models in ecology&quot;,&quot;author&quot;:[{&quot;family&quot;:&quot;Guisan&quot;,&quot;given&quot;:&quot;A&quot;,&quot;parse-names&quot;:false,&quot;dropping-particle&quot;:&quot;&quot;,&quot;non-dropping-particle&quot;:&quot;&quot;},{&quot;family&quot;:&quot;Zimmermann&quot;,&quot;given&quot;:&quot;N E&quot;,&quot;parse-names&quot;:false,&quot;dropping-particle&quot;:&quot;&quot;,&quot;non-dropping-particle&quot;:&quot;&quot;}],&quot;container-title&quot;:&quot;Ecological Modelling&quot;,&quot;container-title-short&quot;:&quot;Ecol Modell&quot;,&quot;URL&quot;:&quot;www.elsevier.com/locate/ecolmodel&quot;,&quot;issued&quot;:{&quot;date-parts&quot;:[[2000]]},&quot;page&quot;:&quot;147-186&quot;,&quot;abstract&quot;:&quot;With the rise of new powerful statistical techniques and GIS tools, the development of predictive habitat distribution models has rapidly increased in ecology. Such models are static and probabilistic in nature, since they statistically relate the geographical distribution of species or communities to their present environment. A wide array of models has been developed to cover aspects as diverse as biogeography, conservation biology, climate change research, and habitat or species management. In this paper, we present a review of predictive habitat distribution modeling. The variety of statistical techniques used is growing. Ordinary multiple regression and its generalized form (GLM) are very popular and are often used for modeling species distributions. Other methods include neural networks, ordination and classification methods, Bayesian models, locally weighted approaches (e.g. GAM), environmental envelopes or even combinations of these models. The selection of an appropriate method should not depend solely on statistical considerations. Some models are better suited to reflect theoretical findings on the shape and nature of the species' response (or realized niche). Conceptual considerations include e.g. the trade-off between optimizing accuracy versus optimizing generality. In the field of static distribution modeling, the latter is mostly related to selecting appropriate predictor variables and to designing an appropriate procedure for model selection. New methods, including threshold-independent measures (e.g. receiver operating characteristic (ROC)-plots) and resampling techniques (e.g. bootstrap, cross-validation) have been introduced in ecology for testing the accuracy of predictive models. The choice of an evaluation measure should be driven primarily by the goals of the study. This may possibly lead to the attribution of different weights to the various types of prediction errors (e.g. omission, commission or confusion). Testing the model in a wider range of situations (in space and time) will permit one to define the range of applications for which the model predictions are suitable. In turn, the qualification of the model depends primarily on the goals of the study that define the qualification criteria and on the usability of the model, rather than on statistics alone.: S 0 3 0 4-3 8 0 0 (0 0) 0 0 3 5 4-9&quot;,&quot;volume&quot;:&quot;135&quot;},&quot;isTemporary&quot;:false}]},{&quot;citationID&quot;:&quot;MENDELEY_CITATION_ad83dc6d-207a-48c5-a284-a69761e0c7f3&quot;,&quot;properties&quot;:{&quot;noteIndex&quot;:0},&quot;isEdited&quot;:false,&quot;manualOverride&quot;:{&quot;isManuallyOverridden&quot;:false,&quot;citeprocText&quot;:&quot;(Labay et al. 2015)&quot;,&quot;manualOverrideText&quot;:&quot;&quot;},&quot;citationTag&quot;:&quot;MENDELEY_CITATION_v3_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&quot;,&quot;citationItems&quot;:[{&quot;id&quot;:&quot;ea81381f-e1e2-37da-a321-65b95ffdf76d&quot;,&quot;itemData&quot;:{&quot;type&quot;:&quot;article-journal&quot;,&quot;id&quot;:&quot;ea81381f-e1e2-37da-a321-65b95ffdf76d&quot;,&quot;title&quot;:&quot;Can Species Distribution Models Aid Bioassessment when Reference Sites are Lacking? Tests Based on Freshwater Fishes&quot;,&quot;author&quot;:[{&quot;family&quot;:&quot;Labay&quot;,&quot;given&quot;:&quot;Ben J.&quot;,&quot;parse-names&quot;:false,&quot;dropping-particle&quot;:&quot;&quot;,&quot;non-dropping-particle&quot;:&quot;&quot;},{&quot;family&quot;:&quot;Hendrickson&quot;,&quot;given&quot;:&quot;Dean A.&quot;,&quot;parse-names&quot;:false,&quot;dropping-particle&quot;:&quot;&quot;,&quot;non-dropping-particle&quot;:&quot;&quot;},{&quot;family&quot;:&quot;Cohen&quot;,&quot;given&quot;:&quot;Adam E.&quot;,&quot;parse-names&quot;:false,&quot;dropping-particle&quot;:&quot;&quot;,&quot;non-dropping-particle&quot;:&quot;&quot;},{&quot;family&quot;:&quot;Bonner&quot;,&quot;given&quot;:&quot;Timothy H.&quot;,&quot;parse-names&quot;:false,&quot;dropping-particle&quot;:&quot;&quot;,&quot;non-dropping-particle&quot;:&quot;&quot;},{&quot;family&quot;:&quot;King&quot;,&quot;given&quot;:&quot;Ryan S.&quot;,&quot;parse-names&quot;:false,&quot;dropping-particle&quot;:&quot;&quot;,&quot;non-dropping-particle&quot;:&quot;&quot;},{&quot;family&quot;:&quot;Kleinsasser&quot;,&quot;given&quot;:&quot;Leroy J.&quot;,&quot;parse-names&quot;:false,&quot;dropping-particle&quot;:&quot;&quot;,&quot;non-dropping-particle&quot;:&quot;&quot;},{&quot;family&quot;:&quot;Linam&quot;,&quot;given&quot;:&quot;Gordon W.&quot;,&quot;parse-names&quot;:false,&quot;dropping-particle&quot;:&quot;&quot;,&quot;non-dropping-particle&quot;:&quot;&quot;},{&quot;family&quot;:&quot;Winemiller&quot;,&quot;given&quot;:&quot;Kirk O.&quot;,&quot;parse-names&quot;:false,&quot;dropping-particle&quot;:&quot;&quot;,&quot;non-dropping-particle&quot;:&quot;&quot;}],&quot;container-title&quot;:&quot;Environmental Management&quot;,&quot;container-title-short&quot;:&quot;Environ Manage&quot;,&quot;DOI&quot;:&quot;10.1007/s00267-015-0567-0&quot;,&quot;ISSN&quot;:&quot;14321009&quot;,&quot;PMID&quot;:&quot;26092052&quot;,&quot;issued&quot;:{&quot;date-parts&quot;:[[2015,10,5]]},&quot;page&quot;:&quot;835-846&quot;,&quot;abstract&quot;:&quot;Recent literature reviews of bioassessment methods raise questions about use of least-impacted reference sites to characterize natural conditions that no longer exist within contemporary landscapes. We explore an alternate approach for bioassessment that uses species site occupancy data from museum archives as input for species distribution models (SDMs) stacked to predict species assemblages of freshwater fishes in Texas. When data for estimating reference conditions are lacking, deviation between richness of contemporary versus modeled species assemblages could provide a means to infer relative biological integrity at appropriate spatial scales. We constructed SDMs for 100 freshwater fish species to compare predicted species assemblages to data on contemporary assemblages acquired by four independent surveys that sampled 269 sites. We then compared site-specific observed/predicted ratios of the number of species at sites to scores from a multimetric index of biotic integrity (IBI). Predicted numbers of species were moderately to strongly correlated with the numbers observed by the four surveys. We found significant, though weak, relationships between observed/predicted ratios and IBI scores. SDM-based assessments identified patterns of local assemblage change that were congruent with IBI inferences; however, modeling artifacts that likely contributed to over-prediction of species presence may restrict the stand-alone use of SDM-derived patterns for bioassessment and therefore warrant examination. Our results suggest that when extensive standardized survey data that include reference sites are lacking, as is commonly the case, SDMs derived from generally much more readily available species site occupancy data could be used to provide a complementary tool for bioassessment.&quot;,&quot;publisher&quot;:&quot;Springer New York LLC&quot;,&quot;issue&quot;:&quot;4&quot;,&quot;volume&quot;:&quot;56&quot;},&quot;isTemporary&quot;:false}]},{&quot;citationID&quot;:&quot;MENDELEY_CITATION_be9cf464-dcda-40fa-8111-0cb692368bd1&quot;,&quot;properties&quot;:{&quot;noteIndex&quot;:0},&quot;isEdited&quot;:false,&quot;manualOverride&quot;:{&quot;isManuallyOverridden&quot;:false,&quot;citeprocText&quot;:&quot;(Warton et al. 2015, Norberg et al. 2019)&quot;,&quot;manualOverrideText&quot;:&quot;&quot;},&quot;citationTag&quot;:&quot;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&quot;,&quot;citationItems&quot;:[{&quot;id&quot;:&quot;3d178071-ebb8-3926-91ff-87f67395cd08&quot;,&quot;itemData&quot;:{&quot;type&quot;:&quot;article-journal&quot;,&quot;id&quot;:&quot;3d178071-ebb8-3926-91ff-87f67395cd08&quot;,&quot;title&quot;:&quot;So Many Variables: Joint Modeling in Community Ecology&quot;,&quot;author&quot;:[{&quot;family&quot;:&quot;Warton&quot;,&quot;given&quot;:&quot;David I.&quot;,&quot;parse-names&quot;:false,&quot;dropping-particle&quot;:&quot;&quot;,&quot;non-dropping-particle&quot;:&quot;&quot;},{&quot;family&quot;:&quot;Blanchet&quot;,&quot;given&quot;:&quot;F. Guillaume&quot;,&quot;parse-names&quot;:false,&quot;dropping-particle&quot;:&quot;&quot;,&quot;non-dropping-particle&quot;:&quot;&quot;},{&quot;family&quot;:&quot;O’Hara&quot;,&quot;given&quot;:&quot;Robert B.&quot;,&quot;parse-names&quot;:false,&quot;dropping-particle&quot;:&quot;&quot;,&quot;non-dropping-particle&quot;:&quot;&quot;},{&quot;family&quot;:&quot;Ovaskainen&quot;,&quot;given&quot;:&quot;Otso&quot;,&quot;parse-names&quot;:false,&quot;dropping-particle&quot;:&quot;&quot;,&quot;non-dropping-particle&quot;:&quot;&quot;},{&quot;family&quot;:&quot;Taskinen&quot;,&quot;given&quot;:&quot;Sara&quot;,&quot;parse-names&quot;:false,&quot;dropping-particle&quot;:&quot;&quot;,&quot;non-dropping-particle&quot;:&quot;&quot;},{&quot;family&quot;:&quot;Walker&quot;,&quot;given&quot;:&quot;Steven C.&quot;,&quot;parse-names&quot;:false,&quot;dropping-particle&quot;:&quot;&quot;,&quot;non-dropping-particle&quot;:&quot;&quot;},{&quot;family&quot;:&quot;Hui&quot;,&quot;given&quot;:&quot;Francis K.C.&quot;,&quot;parse-names&quot;:false,&quot;dropping-particle&quot;:&quot;&quot;,&quot;non-dropping-particle&quot;:&quot;&quot;}],&quot;container-title&quot;:&quot;Trends in Ecology &amp; Evolution&quot;,&quot;DOI&quot;:&quot;10.1016/j.tree.2015.09.007&quot;,&quot;issued&quot;:{&quot;date-parts&quot;:[[2015]]},&quot;page&quot;:&quot;766-779&quot;,&quot;abstract&quot;:&quot;Technological advances have enabled a new class of multivariate models for ecology, with the potential now to specify a statistical model for abundances jointly across many taxa, to simultaneously explore interactions across taxa and the response of abundance to environmental variables. Joint models can be used for several purposes of interest to ecologists, including estimating patterns of residual correlation across taxa, ordination, multivariate inference about environmental effects and environment-by-trait interactions, accounting for missing predictors, and improving predictions in situations where one can leverage knowledge of some species to predict others. We demonstrate this by example and discuss recent computation tools and future directions. Many ecological questions require the joint analysis of abundances collected simultaneously across many taxonomic groups, and, if organisms are identified using modern tools such as metabarcoding, their number can be in the thousands.While historically such data have been analyzed using ad hoc algorithms, it is now possible to fully specify joint statistical models for abundance using multivariate extensions of generalized linear mixed models.These modern 'joint modeling' approaches allow the study of correlation patterns across taxa, at the same time as studying environmental response, to tease the two apart.Latent variable models are an especially exciting tool that has recently been used for ordination as well as for studying the factors driving co-occurrence.&quot;,&quot;issue&quot;:&quot;12&quot;,&quot;volume&quot;:&quot;30&quot;,&quot;container-title-short&quot;:&quot;Trends Ecol Evol&quot;},&quot;isTemporary&quot;:false},{&quot;id&quot;:&quot;c40bd5c1-de54-346d-991b-d50a3d201435&quot;,&quot;itemData&quot;:{&quot;type&quot;:&quot;article-journal&quot;,&quot;id&quot;:&quot;c40bd5c1-de54-346d-991b-d50a3d201435&quot;,&quot;title&quot;:&quot;A comprehensive evaluation of predictive performance of 33 species distribution models at species and community levels&quot;,&quot;author&quot;:[{&quot;family&quot;:&quot;Norberg&quot;,&quot;given&quot;:&quot;Anna&quot;,&quot;parse-names&quot;:false,&quot;dropping-particle&quot;:&quot;&quot;,&quot;non-dropping-particle&quot;:&quot;&quot;},{&quot;family&quot;:&quot;Abrego&quot;,&quot;given&quot;:&quot;Nerea&quot;,&quot;parse-names&quot;:false,&quot;dropping-particle&quot;:&quot;&quot;,&quot;non-dropping-particle&quot;:&quot;&quot;},{&quot;family&quot;:&quot;Blanchet&quot;,&quot;given&quot;:&quot;F. Guillaume&quot;,&quot;parse-names&quot;:false,&quot;dropping-particle&quot;:&quot;&quot;,&quot;non-dropping-particle&quot;:&quot;&quot;},{&quot;family&quot;:&quot;Adler&quot;,&quot;given&quot;:&quot;Frederick R.&quot;,&quot;parse-names&quot;:false,&quot;dropping-particle&quot;:&quot;&quot;,&quot;non-dropping-particle&quot;:&quot;&quot;},{&quot;family&quot;:&quot;Anderson&quot;,&quot;given&quot;:&quot;Barbara J.&quot;,&quot;parse-names&quot;:false,&quot;dropping-particle&quot;:&quot;&quot;,&quot;non-dropping-particle&quot;:&quot;&quot;},{&quot;family&quot;:&quot;Anttila&quot;,&quot;given&quot;:&quot;Jani&quot;,&quot;parse-names&quot;:false,&quot;dropping-particle&quot;:&quot;&quot;,&quot;non-dropping-particle&quot;:&quot;&quot;},{&quot;family&quot;:&quot;Araújo&quot;,&quot;given&quot;:&quot;Miguel B.&quot;,&quot;parse-names&quot;:false,&quot;dropping-particle&quot;:&quot;&quot;,&quot;non-dropping-particle&quot;:&quot;&quot;},{&quot;family&quot;:&quot;Dallas&quot;,&quot;given&quot;:&quot;Tad&quot;,&quot;parse-names&quot;:false,&quot;dropping-particle&quot;:&quot;&quot;,&quot;non-dropping-particle&quot;:&quot;&quot;},{&quot;family&quot;:&quot;Dunson&quot;,&quot;given&quot;:&quot;David&quot;,&quot;parse-names&quot;:false,&quot;dropping-particle&quot;:&quot;&quot;,&quot;non-dropping-particle&quot;:&quot;&quot;},{&quot;family&quot;:&quot;Elith&quot;,&quot;given&quot;:&quot;Jane&quot;,&quot;parse-names&quot;:false,&quot;dropping-particle&quot;:&quot;&quot;,&quot;non-dropping-particle&quot;:&quot;&quot;},{&quot;family&quot;:&quot;Foster&quot;,&quot;given&quot;:&quot;Scott D.&quot;,&quot;parse-names&quot;:false,&quot;dropping-particle&quot;:&quot;&quot;,&quot;non-dropping-particle&quot;:&quot;&quot;},{&quot;family&quot;:&quot;Fox&quot;,&quot;given&quot;:&quot;Richard&quot;,&quot;parse-names&quot;:false,&quot;dropping-particle&quot;:&quot;&quot;,&quot;non-dropping-particle&quot;:&quot;&quot;},{&quot;family&quot;:&quot;Franklin&quot;,&quot;given&quot;:&quot;Janet&quot;,&quot;parse-names&quot;:false,&quot;dropping-particle&quot;:&quot;&quot;,&quot;non-dropping-particle&quot;:&quot;&quot;},{&quot;family&quot;:&quot;Godsoe&quot;,&quot;given&quot;:&quot;William&quot;,&quot;parse-names&quot;:false,&quot;dropping-particle&quot;:&quot;&quot;,&quot;non-dropping-particle&quot;:&quot;&quot;},{&quot;family&quot;:&quot;Guisan&quot;,&quot;given&quot;:&quot;Antoine&quot;,&quot;parse-names&quot;:false,&quot;dropping-particle&quot;:&quot;&quot;,&quot;non-dropping-particle&quot;:&quot;&quot;},{&quot;family&quot;:&quot;O'Hara&quot;,&quot;given&quot;:&quot;Bob&quot;,&quot;parse-names&quot;:false,&quot;dropping-particle&quot;:&quot;&quot;,&quot;non-dropping-particle&quot;:&quot;&quot;},{&quot;family&quot;:&quot;Hill&quot;,&quot;given&quot;:&quot;Nicole A.&quot;,&quot;parse-names&quot;:false,&quot;dropping-particle&quot;:&quot;&quot;,&quot;non-dropping-particle&quot;:&quot;&quot;},{&quot;family&quot;:&quot;Holt&quot;,&quot;given&quot;:&quot;Robert D.&quot;,&quot;parse-names&quot;:false,&quot;dropping-particle&quot;:&quot;&quot;,&quot;non-dropping-particle&quot;:&quot;&quot;},{&quot;family&quot;:&quot;Hui&quot;,&quot;given&quot;:&quot;Francis K. C.&quot;,&quot;parse-names&quot;:false,&quot;dropping-particle&quot;:&quot;&quot;,&quot;non-dropping-particle&quot;:&quot;&quot;},{&quot;family&quot;:&quot;Husby&quot;,&quot;given&quot;:&quot;Magne&quot;,&quot;parse-names&quot;:false,&quot;dropping-particle&quot;:&quot;&quot;,&quot;non-dropping-particle&quot;:&quot;&quot;},{&quot;family&quot;:&quot;Kålås&quot;,&quot;given&quot;:&quot;John Atle&quot;,&quot;parse-names&quot;:false,&quot;dropping-particle&quot;:&quot;&quot;,&quot;non-dropping-particle&quot;:&quot;&quot;},{&quot;family&quot;:&quot;Lehikoinen&quot;,&quot;given&quot;:&quot;Aleksi&quot;,&quot;parse-names&quot;:false,&quot;dropping-particle&quot;:&quot;&quot;,&quot;non-dropping-particle&quot;:&quot;&quot;},{&quot;family&quot;:&quot;Luoto&quot;,&quot;given&quot;:&quot;Miska&quot;,&quot;parse-names&quot;:false,&quot;dropping-particle&quot;:&quot;&quot;,&quot;non-dropping-particle&quot;:&quot;&quot;},{&quot;family&quot;:&quot;Mod&quot;,&quot;given&quot;:&quot;Heidi K.&quot;,&quot;parse-names&quot;:false,&quot;dropping-particle&quot;:&quot;&quot;,&quot;non-dropping-particle&quot;:&quot;&quot;},{&quot;family&quot;:&quot;Newell&quot;,&quot;given&quot;:&quot;Graeme&quot;,&quot;parse-names&quot;:false,&quot;dropping-particle&quot;:&quot;&quot;,&quot;non-dropping-particle&quot;:&quot;&quot;},{&quot;family&quot;:&quot;Renner&quot;,&quot;given&quot;:&quot;Ian&quot;,&quot;parse-names&quot;:false,&quot;dropping-particle&quot;:&quot;&quot;,&quot;non-dropping-particle&quot;:&quot;&quot;},{&quot;family&quot;:&quot;Roslin&quot;,&quot;given&quot;:&quot;Tomas&quot;,&quot;parse-names&quot;:false,&quot;dropping-particle&quot;:&quot;&quot;,&quot;non-dropping-particle&quot;:&quot;&quot;},{&quot;family&quot;:&quot;Soininen&quot;,&quot;given&quot;:&quot;Janne&quot;,&quot;parse-names&quot;:false,&quot;dropping-particle&quot;:&quot;&quot;,&quot;non-dropping-particle&quot;:&quot;&quot;},{&quot;family&quot;:&quot;Thuiller&quot;,&quot;given&quot;:&quot;Wilfried&quot;,&quot;parse-names&quot;:false,&quot;dropping-particle&quot;:&quot;&quot;,&quot;non-dropping-particle&quot;:&quot;&quot;},{&quot;family&quot;:&quot;Vanhatalo&quot;,&quot;given&quot;:&quot;Jarno&quot;,&quot;parse-names&quot;:false,&quot;dropping-particle&quot;:&quot;&quot;,&quot;non-dropping-particle&quot;:&quot;&quot;},{&quot;family&quot;:&quot;Warton&quot;,&quot;given&quot;:&quot;David&quot;,&quot;parse-names&quot;:false,&quot;dropping-particle&quot;:&quot;&quot;,&quot;non-dropping-particle&quot;:&quot;&quot;},{&quot;family&quot;:&quot;White&quot;,&quot;given&quot;:&quot;Matt&quot;,&quot;parse-names&quot;:false,&quot;dropping-particle&quot;:&quot;&quot;,&quot;non-dropping-particle&quot;:&quot;&quot;},{&quot;family&quot;:&quot;Zimmermann&quot;,&quot;given&quot;:&quot;Niklaus E.&quot;,&quot;parse-names&quot;:false,&quot;dropping-particle&quot;:&quot;&quot;,&quot;non-dropping-particle&quot;:&quot;&quot;},{&quot;family&quot;:&quot;Gravel&quot;,&quot;given&quot;:&quot;Dominique&quot;,&quot;parse-names&quot;:false,&quot;dropping-particle&quot;:&quot;&quot;,&quot;non-dropping-particle&quot;:&quot;&quot;},{&quot;family&quot;:&quot;Ovaskainen&quot;,&quot;given&quot;:&quot;Otso&quot;,&quot;parse-names&quot;:false,&quot;dropping-particle&quot;:&quot;&quot;,&quot;non-dropping-particle&quot;:&quot;&quot;}],&quot;container-title&quot;:&quot;Ecological Monographs&quot;,&quot;DOI&quot;:&quot;10.1002/ecm.1370&quot;,&quot;ISSN&quot;:&quot;0012-9615&quot;,&quot;URL&quot;:&quot;https://onlinelibrary.wiley.com/doi/10.1002/ecm.1370&quot;,&quot;issued&quot;:{&quot;date-parts&quot;:[[2019,8,12]]},&quot;page&quot;:&quot;e01370&quot;,&quot;abstract&quot;:&quot;A large array of species distribution model (SDM) approaches has been developed for explaining and predicting the occurrences of individual species or species assemblages. Given the wealth of existing models, it is unclear which models perform best for interpolation or extrapolation of existing data sets, particularly when one is concerned with species assemblages. We compared the predictive performance of 33 variants of 15 widely applied and recently emerged SDMs in the context of multispecies data, including both joint SDMs that model multiple species together, and stacked SDMs that model each species individually combining the predictions afterward. We offer a comprehensive evaluation of these SDM approaches by examining their performance in predicting withheld empirical validation data of different sizes representing five different taxonomic groups, and for prediction tasks related to both interpolation and extrapolation. We measure predictive performance by 12 measures of accuracy, discrimination power, calibration, and precision of predictions, for the biological levels of species occurrence, species richness, and community composition. Our results show large variation among the models in their predictive performance, especially for communities comprising many species that are rare. The results do not reveal any major trade-offs among measures of model performance; the same models performed generally well in terms of accuracy, discrimination, and calibration, and for the biological levels of individual species, species richness, and community composition. In contrast, the models that gave the most precise predictions were not well calibrated, suggesting that poorly performing models can make overconfident predictions. However, none of the models performed well for all prediction tasks. As a general strategy, we therefore propose that researchers fit a small set of models showing complementary performance, and then apply a cross-validation procedure involving separate data to establish which of these models performs best for the goal of the study.&quot;,&quot;publisher&quot;:&quot;Ecological Society of America&quot;,&quot;issue&quot;:&quot;3&quot;,&quot;volume&quot;:&quot;89&quot;,&quot;container-title-short&quot;:&quot;Ecol Monogr&quot;},&quot;isTemporary&quot;:false}]},{&quot;citationID&quot;:&quot;MENDELEY_CITATION_b8700386-2705-40cf-9fcd-eb9d3e938f0a&quot;,&quot;properties&quot;:{&quot;noteIndex&quot;:0},&quot;isEdited&quot;:false,&quot;manualOverride&quot;:{&quot;isManuallyOverridden&quot;:false,&quot;citeprocText&quot;:&quot;(Warton et al. 2015, Ovaskainen et al. 2016, Ovaskainen and Abrego 2020, Wilkinson et al. 2021)&quot;,&quot;manualOverrideText&quot;:&quot;&quot;},&quot;citationTag&quot;:&quot;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&quot;,&quot;citationItems&quot;:[{&quot;id&quot;:&quot;ebf109cf-cba4-3387-ad40-06f4015152c2&quot;,&quot;itemData&quot;:{&quot;type&quot;:&quot;article-journal&quot;,&quot;id&quot;:&quot;ebf109cf-cba4-3387-ad40-06f4015152c2&quot;,&quot;title&quot;:&quot;Using latent variable models to identify large networks of species-to-species associations at different spatial scales&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family&quot;:&quot;Halme&quot;,&quot;given&quot;:&quot;Panu&quot;,&quot;parse-names&quot;:false,&quot;dropping-particle&quot;:&quot;&quot;,&quot;non-dropping-particle&quot;:&quot;&quot;},{&quot;family&quot;:&quot;Dunson&quot;,&quot;given&quot;:&quot;David&quot;,&quot;parse-names&quot;:false,&quot;dropping-particle&quot;:&quot;&quot;,&quot;non-dropping-particle&quot;:&quot;&quot;}],&quot;container-title&quot;:&quot;Methods in Ecology and Evolution&quot;,&quot;DOI&quot;:&quot;10.1111/2041-210X.12501&quot;,&quot;ISSN&quot;:&quot;2041210X&quot;,&quot;issued&quot;:{&quot;date-parts&quot;:[[2016,5,1]]},&quot;page&quot;:&quot;549-555&quot;,&quot;abstract&quot;:&quot;We present a hierarchical latent variable model that partitions variation in species occurrences and co-occurrences simultaneously at multiple spatial scales. We illustrate how the parameterized model can be used to predict the occurrences of a species by using as predictors not only the environmental covariates, but also the occurrences of all other species, at all spatial scales. We leverage recent progress in Bayesian latent variable models to implement a computationally effective algorithm that enables one to consider large communities and extensive sampling schemes. We exemplify the framework with a community of 98 fungal species sampled in c. 22 500 dead wood units in 230 plots in 29 beech forests. The networks identified by correlations and partial correlations were consistent, as were networks for natural and managed forests, but networks at different spatial scales were dissimilar. Accounting for the occurrences of the other species roughly doubled the predictive powers of the models compared to accounting for environmental covariates only.&quot;,&quot;publisher&quot;:&quot;British Ecological Society&quot;,&quot;issue&quot;:&quot;5&quot;,&quot;volume&quot;:&quot;7&quot;,&quot;expandedJournalTitle&quot;:&quot;Methods in Ecology and Evolution&quot;,&quot;container-title-short&quot;:&quot;Methods Ecol Evol&quot;},&quot;isTemporary&quot;:false},{&quot;id&quot;:&quot;45e26fb7-6f6e-3d46-aed3-03cd1d46f482&quot;,&quot;itemData&quot;:{&quot;type&quot;:&quot;book&quot;,&quot;id&quot;:&quot;45e26fb7-6f6e-3d46-aed3-03cd1d46f482&quot;,&quot;title&quot;:&quot;Joint Species Distribution Modelling&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DOI&quot;:&quot;10.1017/9781108591720&quot;,&quot;ISBN&quot;:&quot;9781108591720&quot;,&quot;issued&quot;:{&quot;date-parts&quot;:[[2020,5,31]]},&quot;publisher&quot;:&quot;Cambridge University Press&quot;,&quot;container-title-short&quot;:&quot;&quot;},&quot;isTemporary&quot;:false},{&quot;id&quot;:&quot;bd628365-a386-33b3-8b0e-595ba84bff4c&quot;,&quot;itemData&quot;:{&quot;type&quot;:&quot;article-journal&quot;,&quot;id&quot;:&quot;bd628365-a386-33b3-8b0e-595ba84bff4c&quot;,&quot;title&quot;:&quot;Defining and evaluating predictions of joint species distribution models&quot;,&quot;author&quot;:[{&quot;family&quot;:&quot;Wilkinson&quot;,&quot;given&quot;:&quot;David P.&quot;,&quot;parse-names&quot;:false,&quot;dropping-particle&quot;:&quot;&quot;,&quot;non-dropping-particle&quot;:&quot;&quot;},{&quot;family&quot;:&quot;Golding&quot;,&quot;given&quot;:&quot;Nick&quot;,&quot;parse-names&quot;:false,&quot;dropping-particle&quot;:&quot;&quot;,&quot;non-dropping-particle&quot;:&quot;&quot;},{&quot;family&quot;:&quot;Guillera-Arroita&quot;,&quot;given&quot;:&quot;Gurutzeta&quot;,&quot;parse-names&quot;:false,&quot;dropping-particle&quot;:&quot;&quot;,&quot;non-dropping-particle&quot;:&quot;&quot;},{&quot;family&quot;:&quot;Tingley&quot;,&quot;given&quot;:&quot;Reid&quot;,&quot;parse-names&quot;:false,&quot;dropping-particle&quot;:&quot;&quot;,&quot;non-dropping-particle&quot;:&quot;&quot;},{&quot;family&quot;:&quot;McCarthy&quot;,&quot;given&quot;:&quot;Michael A.&quot;,&quot;parse-names&quot;:false,&quot;dropping-particle&quot;:&quot;&quot;,&quot;non-dropping-particle&quot;:&quot;&quot;}],&quot;container-title&quot;:&quot;Methods in Ecology and Evolution&quot;,&quot;DOI&quot;:&quot;10.1111/2041-210X.13518&quot;,&quot;ISSN&quot;:&quot;2041210X&quot;,&quot;issued&quot;:{&quot;date-parts&quot;:[[2021,3,1]]},&quot;page&quot;:&quot;394-404&quot;,&quot;abstract&quot;:&quot;Joint species distribution models (JSDMs) simultaneously model the distributions of multiple species, while accounting for residual co-occurrence patterns. Despite increasing adoption of JSDMs in the literature, the question of how to define and evaluate JSDM predictions has only begun to be explored. We define four different JSDM prediction types that correspond to different aspects of species distribution and community assemblage processes. Marginal predictions are environment-only predictions akin to predictions from single-species models; joint predictions simultaneously predict entire community assemblages; and conditional marginal and conditional joint predictions are made at the species or assemblage level, conditional on the known occurrence state of one or more species at a site. We define five different classes of metrics that can be used to evaluate these types of predictions: threshold-dependent, threshold-independent, community dissimilarity, species richness and likelihood metrics. We illustrate different prediction types and evaluation metrics using a case study in which we fit a JSDM to a frog occurrence dataset collected in Melbourne, Australia. Joint species distribution models present opportunities to investigate the facets of species distribution and community assemblage processes that are not possible to explore with single-species models. We show that there are a variety of different metrics available to evaluate JSDM predictions, and that choice of prediction type and evaluation metric should closely match the questions being investigated.&quot;,&quot;publisher&quot;:&quot;British Ecological Society&quot;,&quot;issue&quot;:&quot;3&quot;,&quot;volume&quot;:&quot;12&quot;,&quot;container-title-short&quot;:&quot;Methods Ecol Evol&quot;},&quot;isTemporary&quot;:false},{&quot;id&quot;:&quot;3d178071-ebb8-3926-91ff-87f67395cd08&quot;,&quot;itemData&quot;:{&quot;type&quot;:&quot;article-journal&quot;,&quot;id&quot;:&quot;3d178071-ebb8-3926-91ff-87f67395cd08&quot;,&quot;title&quot;:&quot;So Many Variables: Joint Modeling in Community Ecology&quot;,&quot;author&quot;:[{&quot;family&quot;:&quot;Warton&quot;,&quot;given&quot;:&quot;David I.&quot;,&quot;parse-names&quot;:false,&quot;dropping-particle&quot;:&quot;&quot;,&quot;non-dropping-particle&quot;:&quot;&quot;},{&quot;family&quot;:&quot;Blanchet&quot;,&quot;given&quot;:&quot;F. Guillaume&quot;,&quot;parse-names&quot;:false,&quot;dropping-particle&quot;:&quot;&quot;,&quot;non-dropping-particle&quot;:&quot;&quot;},{&quot;family&quot;:&quot;O’Hara&quot;,&quot;given&quot;:&quot;Robert B.&quot;,&quot;parse-names&quot;:false,&quot;dropping-particle&quot;:&quot;&quot;,&quot;non-dropping-particle&quot;:&quot;&quot;},{&quot;family&quot;:&quot;Ovaskainen&quot;,&quot;given&quot;:&quot;Otso&quot;,&quot;parse-names&quot;:false,&quot;dropping-particle&quot;:&quot;&quot;,&quot;non-dropping-particle&quot;:&quot;&quot;},{&quot;family&quot;:&quot;Taskinen&quot;,&quot;given&quot;:&quot;Sara&quot;,&quot;parse-names&quot;:false,&quot;dropping-particle&quot;:&quot;&quot;,&quot;non-dropping-particle&quot;:&quot;&quot;},{&quot;family&quot;:&quot;Walker&quot;,&quot;given&quot;:&quot;Steven C.&quot;,&quot;parse-names&quot;:false,&quot;dropping-particle&quot;:&quot;&quot;,&quot;non-dropping-particle&quot;:&quot;&quot;},{&quot;family&quot;:&quot;Hui&quot;,&quot;given&quot;:&quot;Francis K.C.&quot;,&quot;parse-names&quot;:false,&quot;dropping-particle&quot;:&quot;&quot;,&quot;non-dropping-particle&quot;:&quot;&quot;}],&quot;container-title&quot;:&quot;Trends in Ecology &amp; Evolution&quot;,&quot;container-title-short&quot;:&quot;Trends Ecol Evol&quot;,&quot;DOI&quot;:&quot;10.1016/j.tree.2015.09.007&quot;,&quot;issued&quot;:{&quot;date-parts&quot;:[[2015]]},&quot;page&quot;:&quot;766-779&quot;,&quot;abstract&quot;:&quot;Technological advances have enabled a new class of multivariate models for ecology, with the potential now to specify a statistical model for abundances jointly across many taxa, to simultaneously explore interactions across taxa and the response of abundance to environmental variables. Joint models can be used for several purposes of interest to ecologists, including estimating patterns of residual correlation across taxa, ordination, multivariate inference about environmental effects and environment-by-trait interactions, accounting for missing predictors, and improving predictions in situations where one can leverage knowledge of some species to predict others. We demonstrate this by example and discuss recent computation tools and future directions. Many ecological questions require the joint analysis of abundances collected simultaneously across many taxonomic groups, and, if organisms are identified using modern tools such as metabarcoding, their number can be in the thousands.While historically such data have been analyzed using ad hoc algorithms, it is now possible to fully specify joint statistical models for abundance using multivariate extensions of generalized linear mixed models.These modern 'joint modeling' approaches allow the study of correlation patterns across taxa, at the same time as studying environmental response, to tease the two apart.Latent variable models are an especially exciting tool that has recently been used for ordination as well as for studying the factors driving co-occurrence.&quot;,&quot;issue&quot;:&quot;12&quot;,&quot;volume&quot;:&quot;30&quot;},&quot;isTemporary&quot;:false}]},{&quot;citationID&quot;:&quot;MENDELEY_CITATION_b57c97dc-b274-48c5-985b-13b1bb1e66b2&quot;,&quot;properties&quot;:{&quot;noteIndex&quot;:0},&quot;isEdited&quot;:false,&quot;manualOverride&quot;:{&quot;isManuallyOverridden&quot;:false,&quot;citeprocText&quot;:&quot;(Tang et al. 2020)&quot;,&quot;manualOverrideText&quot;:&quot;&quot;},&quot;citationTag&quot;:&quot;MENDELEY_CITATION_v3_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&quot;,&quot;citationItems&quot;:[{&quot;id&quot;:&quot;c0e5b5d3-e163-3fe5-926a-6444a2fe59dc&quot;,&quot;itemData&quot;:{&quot;type&quot;:&quot;article-journal&quot;,&quot;id&quot;:&quot;c0e5b5d3-e163-3fe5-926a-6444a2fe59dc&quot;,&quot;title&quot;:&quot;The importance of natural versus human factors for ecological conditions of streams and rivers&quot;,&quot;author&quot;:[{&quot;family&quot;:&quot;Tang&quot;,&quot;given&quot;:&quot;Tao&quot;,&quot;parse-names&quot;:false,&quot;dropping-particle&quot;:&quot;&quot;,&quot;non-dropping-particle&quot;:&quot;&quot;},{&quot;family&quot;:&quot;Stevenson&quot;,&quot;given&quot;:&quot;R. Jan&quot;,&quot;parse-names&quot;:false,&quot;dropping-particle&quot;:&quot;&quot;,&quot;non-dropping-particle&quot;:&quot;&quot;},{&quot;family&quot;:&quot;Grace&quot;,&quot;given&quot;:&quot;James B.&quot;,&quot;parse-names&quot;:false,&quot;dropping-particle&quot;:&quot;&quot;,&quot;non-dropping-particle&quot;:&quot;&quot;}],&quot;container-title&quot;:&quot;Science of the Total Environment&quot;,&quot;DOI&quot;:&quot;10.1016/j.scitotenv.2019.135268&quot;,&quot;ISSN&quot;:&quot;18791026&quot;,&quot;PMID&quot;:&quot;31810677&quot;,&quot;issued&quot;:{&quot;date-parts&quot;:[[2020,2,20]]},&quot;abstract&quot;:&quot;Streams are influenced by watershed-scale factors, such as climate, geology, topography, hydrology, and soils, which mostly vary naturally among sites, as well as human factors, agriculture and urban development. Thus, natural factors could complicate assessment of human disturbance. In the present study, we use structural equation modeling and data from the 2008–2009 United States National Rivers and Streams Assessment to quantify the relative importance of watershed-scale natural and human factors for in-stream conditions. We hypothesized that biological condition, represented using a diatom multimetric index (MMI), is directly affected by in-stream physicochemical environment, which in turn is regulated by natural and human factors. We evaluated this hypothesis at both national and ecoregion scales to understand how influences vary among regions. We found that direct influences of in-stream environment on diatom MMIs were greater than natural and human factors at the national scale and in all but one ecoregion. Meanwhile, in-stream environments were jointly explained by natural variations in precipitation, base flow index, hydrological stability, % volcanic rock, soil water table depth, and soil depth and by human factors measured as % crops, % other agriculture, and % urban land use. The explained variance of in-stream environment by natural and human factors ranged from 0.30 to 0.75, for which natural factors independently accounted for the largest proportion of explained variance at the national scale and in seven ecoregions. Covariation between natural and human factors accounted for a higher proportion of explained variance of in-stream environment than unique effects of human factors in most ecoregions. Ecoregions with relatively weak effects by human factors had relatively high levels of covariance, high levels of human disturbance, or small ranges in human disturbance. We conclude that accounting for effects of natural factors and their covariation with human factors will be important for accurate ecological assessments.&quot;,&quot;publisher&quot;:&quot;Elsevier B.V.&quot;,&quot;volume&quot;:&quot;704&quot;},&quot;isTemporary&quot;:false}]},{&quot;citationID&quot;:&quot;MENDELEY_CITATION_246eb287-d8c7-416b-b391-628dac3e8b94&quot;,&quot;properties&quot;:{&quot;noteIndex&quot;:0},&quot;isEdited&quot;:false,&quot;manualOverride&quot;:{&quot;isManuallyOverridden&quot;:false,&quot;citeprocText&quot;:&quot;(Dodds and Oakes 2004, Herlihy and Sifneos 2008, Olson and Hawkins 2012, Hill et al. 2013)&quot;,&quot;manualOverrideText&quot;:&quot;&quot;},&quot;citationTag&quot;:&quot;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&quot;,&quot;citationItems&quot;:[{&quot;id&quot;:&quot;d1e7111f-5bc3-3d17-aab9-2f7424b08cb4&quot;,&quot;itemData&quot;:{&quot;type&quot;:&quot;article-journal&quot;,&quot;id&quot;:&quot;d1e7111f-5bc3-3d17-aab9-2f7424b08cb4&quot;,&quot;title&quot;:&quot;A technique for establishing reference nutrient concentrations across watersheds affected by humans&quot;,&quot;author&quot;:[{&quot;family&quot;:&quot;Dodds&quot;,&quot;given&quot;:&quot;Walter&quot;,&quot;parse-names&quot;:false,&quot;dropping-particle&quot;:&quot;&quot;,&quot;non-dropping-particle&quot;:&quot;&quot;},{&quot;family&quot;:&quot;Oakes&quot;,&quot;given&quot;:&quot;Robert&quot;,&quot;parse-names&quot;:false,&quot;dropping-particle&quot;:&quot;&quot;,&quot;non-dropping-particle&quot;:&quot;&quot;}],&quot;container-title&quot;:&quot;Limnology and Oceanography: Methods&quot;,&quot;issued&quot;:{&quot;date-parts&quot;:[[2004]]},&quot;page&quot;:&quot;333-341&quot;,&quot;volume&quot;:&quot;2&quot;,&quot;container-title-short&quot;:&quot;Limnol Oceanogr Methods&quot;},&quot;isTemporary&quot;:false},{&quot;id&quot;:&quot;a05822fb-b2aa-39af-acab-f999c60c5861&quot;,&quot;itemData&quot;:{&quot;type&quot;:&quot;article-journal&quot;,&quot;id&quot;:&quot;a05822fb-b2aa-39af-acab-f999c60c5861&quot;,&quot;title&quot;:&quot;Predicting thermal reference conditions for USA streams and rivers&quot;,&quot;author&quot;:[{&quot;family&quot;:&quot;Hill&quot;,&quot;given&quot;:&quot;Ryan A.&quot;,&quot;parse-names&quot;:false,&quot;dropping-particle&quot;:&quot;&quot;,&quot;non-dropping-particle&quot;:&quot;&quot;},{&quot;family&quot;:&quot;Hawkins&quot;,&quot;given&quot;:&quot;Charles P.&quot;,&quot;parse-names&quot;:false,&quot;dropping-particle&quot;:&quot;&quot;,&quot;non-dropping-particle&quot;:&quot;&quot;},{&quot;family&quot;:&quot;Carlisle&quot;,&quot;given&quot;:&quot;Daren M.&quot;,&quot;parse-names&quot;:false,&quot;dropping-particle&quot;:&quot;&quot;,&quot;non-dropping-particle&quot;:&quot;&quot;}],&quot;container-title&quot;:&quot;Freshwater Science&quot;,&quot;DOI&quot;:&quot;10.1899/12-009.1&quot;,&quot;ISSN&quot;:&quot;21619565&quot;,&quot;issued&quot;:{&quot;date-parts&quot;:[[2013]]},&quot;page&quot;:&quot;39-55&quot;,&quot;abstract&quot;:&quot;Temperature is a primary driver of the structure and function of stream ecosystems. However, the lack of stream temperature (ST) data for the vast majority of streams and rivers severely compromises our ability to describe patterns of thermal variation among streams, test hypotheses regarding the effects of temperature on macroecological patterns, and assess the effects of altered STs on ecological resources. Our goal was to develop empirical models that could: 1) quantify the effects of stream and watershed alteration (SWA) on STs, and 2) accurately and precisely predict natural (i.e., reference condition) STs in conterminous USA streams and rivers. We modeled 3 ecologically important elements of the thermal regime: mean summer, mean winter, and mean annual ST. To build reference-condition models (RCMs), we used daily mean ST data obtained from several thousand US Geological Survey temperature sites distributed across the conterminous USA and iteratively modeled ST with Random Forests to identify sites in reference condition. We first created a set of dirty models (DMs) that related STs to both natural factors (e.g., climate, watershed area, topography) and measures of SWA, i.e., reservoirs, urbanization, and agriculture. The 3 models performed well (r2 = 0.84-0.94, residual mean square error [RMSE] = 1.2-2.0°C). For each DM, we used partial dependence plots to identify SWA thresholds below which response in ST was minimal. We then used data from only the sites with upstream SWA below these thresholds to build RCMs with only natural factors as predictors (r2 = 0.87-0.95, RMSE = 1.1-1.9°C). Use of only reference-quality sites caused RCMs to suffer modest loss of predictor space and spatial coverage, but this loss was associated with parts of ST response curves that were flat and, therefore, not responsive to further variation in predictor space. We then compared predictions made with the RCMs to predictions made with the DMs with SWA set to 0. For most DMs, setting SWAs to 0 resulted in biased estimates of thermal reference condition. © 2013 by The Society for Freshwater Science.&quot;,&quot;issue&quot;:&quot;1&quot;,&quot;volume&quot;:&quot;32&quot;,&quot;container-title-short&quot;:&quot;&quot;},&quot;isTemporary&quot;:false},{&quot;id&quot;:&quot;109a16a9-d00b-3984-bbfe-646e59f80690&quot;,&quot;itemData&quot;:{&quot;type&quot;:&quot;article-journal&quot;,&quot;id&quot;:&quot;109a16a9-d00b-3984-bbfe-646e59f80690&quot;,&quot;title&quot;:&quot;Predicting natural base-flow stream water chemistry in the western United States&quot;,&quot;author&quot;:[{&quot;family&quot;:&quot;Olson&quot;,&quot;given&quot;:&quot;John R.&quot;,&quot;parse-names&quot;:false,&quot;dropping-particle&quot;:&quot;&quot;,&quot;non-dropping-particle&quot;:&quot;&quot;},{&quot;family&quot;:&quot;Hawkins&quot;,&quot;given&quot;:&quot;Charles P.&quot;,&quot;parse-names&quot;:false,&quot;dropping-particle&quot;:&quot;&quot;,&quot;non-dropping-particle&quot;:&quot;&quot;}],&quot;container-title&quot;:&quot;Water Resources Research&quot;,&quot;DOI&quot;:&quot;10.1029/2011WR011088&quot;,&quot;ISSN&quot;:&quot;00431397&quot;,&quot;issued&quot;:{&quot;date-parts&quot;:[[2012]]},&quot;abstract&quot;:&quot;Robust predictions of stream solute concentrations expected under natural (reference) conditions would help establish more realistic water quality standards and improve stream ecological assessments. Models predicting solute concentrations from environmental factors would also help identify the relative importance of different factors that influence water chemistry. Although data are available describing the major factors controlling water chemistry (i.e., geology, climate, atmospheric deposition, soils, vegetation, topography), geologic maps do not adequately convey how rocks vary in their chemical and physical properties. We addressed this issue by associating rock chemical and physical properties with geological map units to produce continuous maps of percentages of CaO, MgO, S, uniaxial compressive strength, and hydraulic conductivity for western United States lithologies. We used catchment summaries of these geologic properties and other environmental factors to develop multiple linear regression (LR) and random forest (RF) models to predict base flow electrical conductivity (EC), acid neutralization capacity (ANC), Ca, Mg, and SO 4. Models were derived from observations at 1414 reference-quality streams. RF models were superior to LR models, explaining 71% of the variance in EC, 61% in ANC, 92% in Ca, 58% in Mg, and 74% in SO 4 when assessed with independent observations. The root-mean-square error for predictions on validation sites were all &lt;11% of the range of observed values. The relative importance of different environmental factors in predicting stream chemistry varied among models, but on average rock chemistry &gt; temperature &gt; precipitation &gt; soil = atmospheric deposition &gt; vegetation &gt; amount of rock/water contact &gt; topography. © 2012 by the American Geophysical Union.&quot;,&quot;issue&quot;:&quot;2&quot;,&quot;volume&quot;:&quot;48&quot;,&quot;container-title-short&quot;:&quot;Water Resour Res&quot;},&quot;isTemporary&quot;:false},{&quot;id&quot;:&quot;058cfc66-45cd-36f5-b4aa-58c8046f451f&quot;,&quot;itemData&quot;:{&quot;type&quot;:&quot;article-journal&quot;,&quot;id&quot;:&quot;058cfc66-45cd-36f5-b4aa-58c8046f451f&quot;,&quot;title&quot;:&quot;Developing nutrient criteria and classification schemes for wadeable streams in the conterminous US&quot;,&quot;author&quot;:[{&quot;family&quot;:&quot;Herlihy&quot;,&quot;given&quot;:&quot;Alan T.&quot;,&quot;parse-names&quot;:false,&quot;dropping-particle&quot;:&quot;&quot;,&quot;non-dropping-particle&quot;:&quot;&quot;},{&quot;family&quot;:&quot;Sifneos&quot;,&quot;given&quot;:&quot;Jean C.&quot;,&quot;parse-names&quot;:false,&quot;dropping-particle&quot;:&quot;&quot;,&quot;non-dropping-particle&quot;:&quot;&quot;}],&quot;container-title&quot;:&quot;Journal of the North American Benthological Society&quot;,&quot;container-title-short&quot;:&quot;J North Am Benthol Soc&quot;,&quot;DOI&quot;:&quot;10.1899/08-041.1&quot;,&quot;ISSN&quot;:&quot;08873593&quot;,&quot;issued&quot;:{&quot;date-parts&quot;:[[2008]]},&quot;page&quot;:&quot;932-948&quot;,&quot;abstract&quot;:&quot;We analyzed nutrient data from a probability survey of 1392 wadeable streams across the 48 conterminous states of the US and from intensified survey data in 921 streams in the Pacific Northwest (PNW) to examine different methods of setting nutrient criteria and to develop a nutrient stream typology. We calculated potential nutrient criteria for total P (TP) and total N (TN) by 3 methods (ecoregion population 25th percentile of population, least-disturbed reference-site 75th percentile, and disturbance modeling) and compared them with existing draft US Environmental Protection Agency (EPA) criteria within 14 national nutrient ecoregions. All criteria derived from the methods were highly correlated; however, absolute values within ecoregions differed greatly among approaches. Population 25th percentiles of TP were almost always lower from statistically designed survey data than from found data. TN percentiles were more similar than were TP profiles, but they still tended to be lower from survey data than from found data. TP and TN population 25th percentiles were lower (often by a factor of 2-6) than reference-site 75th percentiles in all ecoregions. This result indicates that population 25th percentiles cannot be used as surrogates for reference-site 75th percentiles. Thirty-nine percent of the assessed national stream length exceeded TP criteria and 47% exceeded TN criteria when compared to nutrient criteria based on EPA Wadeable Stream Assessment reference-site 75th percentiles. In the PNW data set, all disturbance regression model estimates of background nutrient concentrations were lower than reference-site 75th percentiles. Regression tree analysis based on PNW reference sites used runoff, elevation, acid neutralizing capacity, forest composition, substrate size, and Omernik level III ecoregion as environmental class predictors to explain 46 to 48% of the total deviance in nutrient concentration. Reference-site nutrient concentrations varied widely among Omernik level III ecoregions in nutrient ecoregion II. Our analysis and the literature strongly suggest that 14 national nutrient ecoregions are too coarse to account for natural variation in stream nutrient concentrations. Setting appropriate national nutrient criteria will require finer-scale typology or classification of sites that better controls for natural variation. 2008 by The North American Benthological Society.&quot;,&quot;issue&quot;:&quot;4&quot;,&quot;volume&quot;:&quot;27&quot;},&quot;isTemporary&quot;:false}]},{&quot;citationID&quot;:&quot;MENDELEY_CITATION_815b8707-0c76-4ac4-aaf3-bf848e1fbd40&quot;,&quot;properties&quot;:{&quot;noteIndex&quot;:0},&quot;isEdited&quot;:false,&quot;manualOverride&quot;:{&quot;isManuallyOverridden&quot;:false,&quot;citeprocText&quot;:&quot;(Elias et al. 2016, Chessman 2021)&quot;,&quot;manualOverrideText&quot;:&quot;&quot;},&quot;citationTag&quot;:&quot;MENDELEY_CITATION_v3_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&quot;,&quot;citationItems&quot;:[{&quot;id&quot;:&quot;418754dc-0399-3d94-83c2-e26c4ac748e1&quot;,&quot;itemData&quot;:{&quot;type&quot;:&quot;article-journal&quot;,&quot;id&quot;:&quot;418754dc-0399-3d94-83c2-e26c4ac748e1&quot;,&quot;title&quot;:&quot;Predicting reference conditions for river bioassessment by incorporating boosted trees in the environmental filters method&quot;,&quot;author&quot;:[{&quot;family&quot;:&quot;Elias&quot;,&quot;given&quot;:&quot;C. L.&quot;,&quot;parse-names&quot;:false,&quot;dropping-particle&quot;:&quot;&quot;,&quot;non-dropping-particle&quot;:&quot;&quot;},{&quot;family&quot;:&quot;Calapez&quot;,&quot;given&quot;:&quot;A. R.&quot;,&quot;parse-names&quot;:false,&quot;dropping-particle&quot;:&quot;&quot;,&quot;non-dropping-particle&quot;:&quot;&quot;},{&quot;family&quot;:&quot;Almeida&quot;,&quot;given&quot;:&quot;S. F.P.&quot;,&quot;parse-names&quot;:false,&quot;dropping-particle&quot;:&quot;&quot;,&quot;non-dropping-particle&quot;:&quot;&quot;},{&quot;family&quot;:&quot;Chessman&quot;,&quot;given&quot;:&quot;B.&quot;,&quot;parse-names&quot;:false,&quot;dropping-particle&quot;:&quot;&quot;,&quot;non-dropping-particle&quot;:&quot;&quot;},{&quot;family&quot;:&quot;Simões&quot;,&quot;given&quot;:&quot;N.&quot;,&quot;parse-names&quot;:false,&quot;dropping-particle&quot;:&quot;&quot;,&quot;non-dropping-particle&quot;:&quot;&quot;},{&quot;family&quot;:&quot;Feio&quot;,&quot;given&quot;:&quot;M. J.&quot;,&quot;parse-names&quot;:false,&quot;dropping-particle&quot;:&quot;&quot;,&quot;non-dropping-particle&quot;:&quot;&quot;}],&quot;container-title&quot;:&quot;Ecological Indicators&quot;,&quot;container-title-short&quot;:&quot;Ecol Indic&quot;,&quot;DOI&quot;:&quot;10.1016/j.ecolind.2016.04.027&quot;,&quot;ISSN&quot;:&quot;1470160X&quot;,&quot;URL&quot;:&quot;http://dx.doi.org/10.1016/j.ecolind.2016.04.027&quot;,&quot;issued&quot;:{&quot;date-parts&quot;:[[2016]]},&quot;page&quot;:&quot;239-251&quot;,&quot;abstract&quot;:&quot;Contemporary bioassessment methods for water bodies require the description of \&quot;reference conditions\&quot; representing an absence or only \&quot;very minor\&quot; presence of human impacts on hydromorphological, physical and chemical properties. However, minimally disturbed reference sites are lacking in many European regions and other parts of the world because of pervasive anthropogenic influences. Here we describe the use of environmental filters modelling, incorporating boosted trees (BT), to derive reference data for abiotic variables and biological communities (diatoms and macroinvertebrates) for rivers in a highly disturbed region (Portuguese central-western lowland area), where minimally disturbed reference sites are non-existent. We also revise quality class boundaries for diatom and macroinvertebrate bioassessment in this region, and develop a new multimetric diatoms index (MDI). The new index includes not only the 'Indice de Polluosensibilité Spécifique' (IPS) based on species' sensitivity to organic pollution and nutrients, but also the numbers of total and sensitive taxa. Our approach predicted significantly different communities under reference conditions from those observed, with a higher median reference number of taxa per site than the observed number (69 against 27 for diatoms; 53 against 22 for macroinvertebrates). In addition, the predicted communities for both biological groups were more similar among sites than the observed communities. Adjustment of index calculation and quality class boundaries to incorporate the new reference data resulted in more stringent site assessments that were better correlated with human pressures than assessments with previous methods. This study brings new insight to solve the problem of an absence of minimally disturbed reference sites.&quot;,&quot;publisher&quot;:&quot;Elsevier Ltd&quot;,&quot;issue&quot;:&quot;10&quot;,&quot;volume&quot;:&quot;69&quot;},&quot;isTemporary&quot;:false},{&quot;id&quot;:&quot;425d5bfa-9602-3cc7-888f-f5f9a526b7fa&quot;,&quot;itemData&quot;:{&quot;type&quot;:&quot;article&quot;,&quot;id&quot;:&quot;425d5bfa-9602-3cc7-888f-f5f9a526b7fa&quot;,&quot;title&quot;:&quot;What's wrong with the Australian River Assessment System (AUSRIVAS)?&quot;,&quot;author&quot;:[{&quot;family&quot;:&quot;Chessman&quot;,&quot;given&quot;:&quot;Bruce C.&quot;,&quot;parse-names&quot;:false,&quot;dropping-particle&quot;:&quot;&quot;,&quot;non-dropping-particle&quot;:&quot;&quot;}],&quot;container-title&quot;:&quot;Marine and Freshwater Research&quot;,&quot;DOI&quot;:&quot;10.1071/MF20361&quot;,&quot;ISSN&quot;:&quot;13231650&quot;,&quot;issued&quot;:{&quot;date-parts&quot;:[[2021,7,1]]},&quot;page&quot;:&quot;1110-1117&quot;,&quot;abstract&quot;:&quot;The Australian River Assessment System (AUSRIVAS or AusRivAS) is a national biomonitoring scheme that supposedly assesses the 'biological health' of rivers. AUSRIVAS outputs observed-over-expected (O/E) indices derived from macroinvertebrate survey data obtained both at a site to be assessed and at designated reference sites. However, AUSRIVAS reference sites lack any consistent or quantified status, and, therefore, AUSRIVAS O/E indices have no particular meaning. Moreover, many studies have found AUSRIVAS O/E to be a weak or inconsistent indicator of exposure to anthropogenic or human-influenced stressors. Poor performance by AUSRIVAS may relate to numerous factors including the following: (1) variable reference-site status, (2) inappropriate model predictors, (3) limitations of O/E indices, (4) inconstant sampling methods, and (5) neglect of non-seasonal temporal variability. The indices Ephemeroptera-Plecoptera-Trichoptera (EPT) and stream invertebrate grade number-average level (SIGNAL) provide alternatives that have often outperformed AUSRIVAS O/E in comparative tests. In addition, bioassessment of Australian rivers might be advanced by the development of diagnostic methods to identify the stressors causing ecological impact rather than merely to infer impact intensity and assign quality ratings to assessment sites.&quot;,&quot;publisher&quot;:&quot;CSIRO&quot;,&quot;issue&quot;:&quot;8&quot;,&quot;volume&quot;:&quot;72&quot;,&quot;container-title-short&quot;:&quot;Mar Freshw Res&quot;},&quot;isTemporary&quot;:false}]},{&quot;citationID&quot;:&quot;MENDELEY_CITATION_3f12a41a-57e6-44de-b384-950c05e3f8ca&quot;,&quot;properties&quot;:{&quot;noteIndex&quot;:0},&quot;isEdited&quot;:false,&quot;manualOverride&quot;:{&quot;isManuallyOverridden&quot;:false,&quot;citeprocText&quot;:&quot;(U.S. EPA 2016a)&quot;,&quot;manualOverrideText&quot;:&quot;&quot;},&quot;citationTag&quot;:&quot;MENDELEY_CITATION_v3_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&quot;,&quot;citationItems&quot;:[{&quot;id&quot;:&quot;654e87d3-95f1-3066-9470-3a221b291cb5&quot;,&quot;itemData&quot;:{&quot;type&quot;:&quot;report&quot;,&quot;id&quot;:&quot;654e87d3-95f1-3066-9470-3a221b291cb5&quot;,&quot;title&quot;:&quot;National Rivers and Streams Assessment 2008-2009: A Collaborative Survey, Office of Water and Office of Research and Development, Washington, D.C. EPA-841-R-16-008&quot;,&quot;author&quot;:[{&quot;family&quot;:&quot;U.S. EPA&quot;,&quot;given&quot;:&quot;&quot;,&quot;parse-names&quot;:false,&quot;dropping-particle&quot;:&quot;&quot;,&quot;non-dropping-particle&quot;:&quot;&quot;}],&quot;issued&quot;:{&quot;date-parts&quot;:[[2016]]},&quot;publisher-place&quot;:&quot;Washington, DC&quot;,&quot;number-of-pages&quot;:&quot;116&quot;,&quot;container-title-short&quot;:&quot;&quot;},&quot;isTemporary&quot;:false}]},{&quot;citationID&quot;:&quot;MENDELEY_CITATION_f76c6f3b-5f99-4786-96b9-1f30a898049a&quot;,&quot;properties&quot;:{&quot;noteIndex&quot;:0},&quot;isEdited&quot;:false,&quot;manualOverride&quot;:{&quot;isManuallyOverridden&quot;:false,&quot;citeprocText&quot;:&quot;(Olsen and Peck 2008, U.S. EPA 2016b, 2020)&quot;,&quot;manualOverrideText&quot;:&quot;&quot;},&quot;citationTag&quot;:&quot;MENDELEY_CITATION_v3_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&quot;,&quot;citationItems&quot;:[{&quot;id&quot;:&quot;f9d9de16-791d-326a-8c23-dad8b54db93d&quot;,&quot;itemData&quot;:{&quot;type&quot;:&quot;article-journal&quot;,&quot;id&quot;:&quot;f9d9de16-791d-326a-8c23-dad8b54db93d&quot;,&quot;title&quot;:&quot;Survey design and extent estimates for the Wadeable Streams Assessment&quot;,&quot;author&quot;:[{&quot;family&quot;:&quot;Olsen&quot;,&quot;given&quot;:&quot;Anthony R.&quot;,&quot;parse-names&quot;:false,&quot;dropping-particle&quot;:&quot;&quot;,&quot;non-dropping-particle&quot;:&quot;&quot;},{&quot;family&quot;:&quot;Peck&quot;,&quot;given&quot;:&quot;David&quot;,&quot;parse-names&quot;:false,&quot;dropping-particle&quot;:&quot;v.&quot;,&quot;non-dropping-particle&quot;:&quot;&quot;}],&quot;container-title&quot;:&quot;Journal of the North American Benthological Society&quot;,&quot;DOI&quot;:&quot;10.1899/08-050.1&quot;,&quot;ISBN&quot;:&quot;0887-3593&quot;,&quot;ISSN&quot;:&quot;0887-3593&quot;,&quot;issued&quot;:{&quot;date-parts&quot;:[[2008]]},&quot;page&quot;:&quot;822-836&quot;,&quot;abstract&quot;:&quot;The US Environmental Protection Agency (EPA) conducted a Wadeable Stream Assessment (WSA) of all wadeable streams and rivers in the conterminous US between 1999 and 2005. The assessment was led by the EPA Office of Water, in cooperation with EPA regions, states, tribal nations, and the EPA Office of Research and Development (ORD). The WSAwas implemented as 2 large-scale regional surveys of streams and rivers. Both studies used EPA’s River Reach File (RF3) as the basis for the sample frame. The Environmental Monitoring and Assessment Program (EMAP) Western Pilot Study, conducted by ORD in cooperation with EPA Regions 8, 9, and 10 and 12 western states, assessed all streams and rivers in the 12 western states (EMAP-West). A stratified, unequal probability survey design (50 sites/state and additional sites in 5 intensive study areas) was used to select sites from all streams and river segments coded as perennial in RF3. The unequal selection depended on Strahler order, aggregated Omernik level III ecoregion, and special study region. The WSA study used the EMAP-West wadeable streams (WSA-West) and implemented a new design for the remaining 36 eastern conterminous states (WSA-East). The WSA-East design was an unequal probability survey design with unequal selection depending on Strahler order, Omernik Level II ecoregion, and EPA region. RF3 includes 5.29 million km of rivers and streams, of which 39% (2.07 million km) are coded as perennial. The WSA sample frame included 2.84 million km of streams (54% of the total length in RF3), of which 2.24 million km were in WSA-East and 0.60 million km were in WSA-West. Each selected site was classified on the basis of wadeability and the presence of flowing water. The estimated length of wadeable streams and rivers in the 48 conterminous states was 1.30 6 0.025 (SE) million km (45.7 6 1.1% of the stream length in the sample frame). Of this wadeable stream length, 78.6 6 1.0% (1.02 million km) was estimated to be appropriate for sampling. Nationally, 11.5 6 0.8% and 5.2 6 0.6% of this length could not be sampled because of access denial or physical inaccessibility, respectively. The proportion of length affected by access denial was higher in Southern Plains, Northern Plains, and Xeric West aggregated ecoregions, whereas stream length affected by physical inaccessibility was greatest in the Western Mountains aggregated ecoregion. Improvements in the sample frame (RF3 and its successors National Hydrography Database [NHD] and NHD-Plus) would reduce field costs for national surveys.&quot;,&quot;issue&quot;:&quot;4&quot;,&quot;volume&quot;:&quot;27&quot;,&quot;container-title-short&quot;:&quot;J North Am Benthol Soc&quot;},&quot;isTemporary&quot;:false},{&quot;id&quot;:&quot;580c1fe4-c36c-3cc4-8892-7f35d1aabce3&quot;,&quot;itemData&quot;:{&quot;type&quot;:&quot;report&quot;,&quot;id&quot;:&quot;580c1fe4-c36c-3cc4-8892-7f35d1aabce3&quot;,&quot;title&quot;:&quot;National Rivers and Streams Assessment 2008-2009: Technical Report, Office of Water and Office of Research and Development, Washington, D.C. EPA-841-R-16-008&quot;,&quot;author&quot;:[{&quot;family&quot;:&quot;U.S. EPA&quot;,&quot;given&quot;:&quot;&quot;,&quot;parse-names&quot;:false,&quot;dropping-particle&quot;:&quot;&quot;,&quot;non-dropping-particle&quot;:&quot;&quot;}],&quot;issued&quot;:{&quot;date-parts&quot;:[[2016]]},&quot;number-of-pages&quot;:&quot;140&quot;,&quot;abstract&quot;:&quot;Acknowledgements This report resulted from a groundbreaking collaboration to monitor and assess the nation's rivers and streams. The U.S. Environmental Protection Agency (EPA) Office of Water (OW) would like to thank the many participants who contributed to this important effort. Without the collaborative efforts and support from state and tribal environmental agencies, federal agencies, universities and other organizations, this significant assessment of the nation's rivers and streams would not have been possible. EPA OW would like to thank the field crews, biologists, taxonomists, laboratory staff, data analysts, program administrators, EPA regional coordinators, statisticians, quality control staff, data management staff and many reviewers for their dedication and hard work. Your collective efforts made this report possible. To the many hundreds of participants, EPA expresses its profound thanks and gratitude.&quot;,&quot;issue&quot;:&quot;March&quot;,&quot;container-title-short&quot;:&quot;&quot;},&quot;isTemporary&quot;:false},{&quot;id&quot;:&quot;74c248f9-73eb-3239-b5a6-e2d5c8de78e7&quot;,&quot;itemData&quot;:{&quot;type&quot;:&quot;report&quot;,&quot;id&quot;:&quot;74c248f9-73eb-3239-b5a6-e2d5c8de78e7&quot;,&quot;title&quot;:&quot;National Rivers and Streams Assessment 2013-2014 Technical Support Document. Office of Water and Office of Research and Development. Washington, D.C. EPA 843-R-19-001.&quot;,&quot;author&quot;:[{&quot;family&quot;:&quot;U.S. EPA&quot;,&quot;given&quot;:&quot;&quot;,&quot;parse-names&quot;:false,&quot;dropping-particle&quot;:&quot;&quot;,&quot;non-dropping-particle&quot;:&quot;&quot;}],&quot;issued&quot;:{&quot;date-parts&quot;:[[2020]]},&quot;container-title-short&quot;:&quot;&quot;},&quot;isTemporary&quot;:false}]},{&quot;citationID&quot;:&quot;MENDELEY_CITATION_ee9b30cc-0e8d-44ea-af41-bd06e33711f9&quot;,&quot;properties&quot;:{&quot;noteIndex&quot;:0},&quot;isEdited&quot;:false,&quot;manualOverride&quot;:{&quot;isManuallyOverridden&quot;:false,&quot;citeprocText&quot;:&quot;(Herlihy et al. 2008, Paulsen et al. 2008, U.S. EPA 2020)&quot;,&quot;manualOverrideText&quot;:&quot;&quot;},&quot;citationTag&quot;:&quot;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&quot;,&quot;citationItems&quot;:[{&quot;id&quot;:&quot;60cf462b-3506-3326-be92-0787862c5e10&quot;,&quot;itemData&quot;:{&quot;type&quot;:&quot;article-journal&quot;,&quot;id&quot;:&quot;60cf462b-3506-3326-be92-0787862c5e10&quot;,&quot;title&quot;:&quot;Condition of stream ecosystems in the US: an overview of the first national assessment&quot;,&quot;author&quot;:[{&quot;family&quot;:&quot;Paulsen&quot;,&quot;given&quot;:&quot;S G&quot;,&quot;parse-names&quot;:false,&quot;dropping-particle&quot;:&quot;&quot;,&quot;non-dropping-particle&quot;:&quot;&quot;},{&quot;family&quot;:&quot;Mayio&quot;,&quot;given&quot;:&quot;A&quot;,&quot;parse-names&quot;:false,&quot;dropping-particle&quot;:&quot;&quot;,&quot;non-dropping-particle&quot;:&quot;&quot;},{&quot;family&quot;:&quot;Peck&quot;,&quot;given&quot;:&quot;D&quot;,&quot;parse-names&quot;:false,&quot;dropping-particle&quot;:&quot;v&quot;,&quot;non-dropping-particle&quot;:&quot;&quot;},{&quot;family&quot;:&quot;Stoddard&quot;,&quot;given&quot;:&quot;J L&quot;,&quot;parse-names&quot;:false,&quot;dropping-particle&quot;:&quot;&quot;,&quot;non-dropping-particle&quot;:&quot;&quot;},{&quot;family&quot;:&quot;Tarquinio&quot;,&quot;given&quot;:&quot;E&quot;,&quot;parse-names&quot;:false,&quot;dropping-particle&quot;:&quot;&quot;,&quot;non-dropping-particle&quot;:&quot;&quot;},{&quot;family&quot;:&quot;Holdsworth&quot;,&quot;given&quot;:&quot;S M&quot;,&quot;parse-names&quot;:false,&quot;dropping-particle&quot;:&quot;&quot;,&quot;non-dropping-particle&quot;:&quot;&quot;},{&quot;family&quot;:&quot;Sickle&quot;,&quot;given&quot;:&quot;J&quot;,&quot;parse-names&quot;:false,&quot;dropping-particle&quot;:&quot;v&quot;,&quot;non-dropping-particle&quot;:&quot;&quot;},{&quot;family&quot;:&quot;Yuan&quot;,&quot;given&quot;:&quot;L L&quot;,&quot;parse-names&quot;:false,&quot;dropping-particle&quot;:&quot;&quot;,&quot;non-dropping-particle&quot;:&quot;&quot;},{&quot;family&quot;:&quot;Hawkins&quot;,&quot;given&quot;:&quot;C P&quot;,&quot;parse-names&quot;:false,&quot;dropping-particle&quot;:&quot;&quot;,&quot;non-dropping-particle&quot;:&quot;&quot;},{&quot;family&quot;:&quot;Herlihy&quot;,&quot;given&quot;:&quot;A T&quot;,&quot;parse-names&quot;:false,&quot;dropping-particle&quot;:&quot;&quot;,&quot;non-dropping-particle&quot;:&quot;&quot;},{&quot;family&quot;:&quot;Kaufmann&quot;,&quot;given&quot;:&quot;P R&quot;,&quot;parse-names&quot;:false,&quot;dropping-particle&quot;:&quot;&quot;,&quot;non-dropping-particle&quot;:&quot;&quot;},{&quot;family&quot;:&quot;Barbour&quot;,&quot;given&quot;:&quot;M T&quot;,&quot;parse-names&quot;:false,&quot;dropping-particle&quot;:&quot;&quot;,&quot;non-dropping-particle&quot;:&quot;&quot;},{&quot;family&quot;:&quot;Larsen&quot;,&quot;given&quot;:&quot;D P&quot;,&quot;parse-names&quot;:false,&quot;dropping-particle&quot;:&quot;&quot;,&quot;non-dropping-particle&quot;:&quot;&quot;},{&quot;family&quot;:&quot;Olsen&quot;,&quot;given&quot;:&quot;A R&quot;,&quot;parse-names&quot;:false,&quot;dropping-particle&quot;:&quot;&quot;,&quot;non-dropping-particle&quot;:&quot;&quot;}],&quot;container-title&quot;:&quot;Journal of North American Benthological Society&quot;,&quot;DOI&quot;:&quot;10.1899/08-098.1&quot;,&quot;ISSN&quot;:&quot;0887-3593&quot;,&quot;issued&quot;:{&quot;date-parts&quot;:[[2008]]},&quot;page&quot;:&quot;812-821&quot;,&quot;abstract&quot;:&quot;The Wadeable Streams Assessment (WSA) provided the first statistically sound summary of the ecological condition of streams and small rivers in the US. Information provided in the assessment filled an important gap in meeting the requirements of theUS CleanWaterAct. The purpose of theWSAwas to: 1) report on the ecological condition of all wadeable, perennial streams and rivers within the conterminous US, 2) describe the biological condition of these systems with direct measures of aquatic life, and 3) identify and rank the relative importance of chemical and physical stressors affecting stream and river condition. The assessment included perennial wadeable streams and rivers that accounted for 95% of the length of flowing waters in the US. The US Environmental Protection Agency, states, and tribes collected chemical, physical, and biological data at 1392 randomly selected sites. Nationally, 42% of the length of US streams was in poor condition compared to best available reference sites in their ecoregions, 25% was in fair condition, and 28% was in good condition. Results were reported for 3major regions: Eastern Highlands, Plains and Lowlands, andWest. In the West, 45% of the length ofwadeable flowing waters was in good condition. In the Eastern Highlands, only 18% of the length ofwadeable streams and riverswas in good condition and 52%was in poor condition. In the Plains and Lowlands, almost 30% of the length of wadeable streams and rivers was in good condition and 40% was in poor condition. Themostwidespread stressors observed nationally and in each of the 3major regionswereN, P, riparian disturbance, and streambed sediments. Excess nutrients and excess streambed sediments had the highest impact on biological condition; streams scoring poor for these stressors were at 2 to 33higher risk of having poor biological condition than were streams that scored in the good range for the same stressors.&quot;,&quot;issue&quot;:&quot;4&quot;,&quot;volume&quot;:&quot;27&quot;,&quot;container-title-short&quot;:&quot;&quot;},&quot;isTemporary&quot;:false},{&quot;id&quot;:&quot;141653a8-90ef-3645-b722-8018b638edbd&quot;,&quot;itemData&quot;:{&quot;type&quot;:&quot;article-journal&quot;,&quot;id&quot;:&quot;141653a8-90ef-3645-b722-8018b638edbd&quot;,&quot;title&quot;:&quot;Striving for consistency in a national assessment: The challenges of applying a reference-condition approach at a continental scale&quot;,&quot;author&quot;:[{&quot;family&quot;:&quot;Herlihy&quot;,&quot;given&quot;:&quot;Alan T.&quot;,&quot;parse-names&quot;:false,&quot;dropping-particle&quot;:&quot;&quot;,&quot;non-dropping-particle&quot;:&quot;&quot;},{&quot;family&quot;:&quot;Paulsen&quot;,&quot;given&quot;:&quot;Steven G.&quot;,&quot;parse-names&quot;:false,&quot;dropping-particle&quot;:&quot;&quot;,&quot;non-dropping-particle&quot;:&quot;&quot;},{&quot;family&quot;:&quot;Sickle&quot;,&quot;given&quot;:&quot;John&quot;,&quot;parse-names&quot;:false,&quot;dropping-particle&quot;:&quot;&quot;,&quot;non-dropping-particle&quot;:&quot;van&quot;},{&quot;family&quot;:&quot;Stoddard&quot;,&quot;given&quot;:&quot;John L.&quot;,&quot;parse-names&quot;:false,&quot;dropping-particle&quot;:&quot;&quot;,&quot;non-dropping-particle&quot;:&quot;&quot;},{&quot;family&quot;:&quot;Hawkins&quot;,&quot;given&quot;:&quot;Charles P.&quot;,&quot;parse-names&quot;:false,&quot;dropping-particle&quot;:&quot;&quot;,&quot;non-dropping-particle&quot;:&quot;&quot;},{&quot;family&quot;:&quot;Yuan&quot;,&quot;given&quot;:&quot;Lester L.&quot;,&quot;parse-names&quot;:false,&quot;dropping-particle&quot;:&quot;&quot;,&quot;non-dropping-particle&quot;:&quot;&quot;}],&quot;container-title&quot;:&quot;Journal of the North American Benthological Society&quot;,&quot;DOI&quot;:&quot;10.1899/08-081.1&quot;,&quot;ISSN&quot;:&quot;08873593&quot;,&quot;issued&quot;:{&quot;date-parts&quot;:[[2008]]},&quot;page&quot;:&quot;860-877&quot;,&quot;abstract&quot;:&quot;One of the biggest challenges when conducting a continental-scale assessment of streams is setting appropriate expectations for the assessed sites. The challenge occurs for 2 reasons: 1) tremendous natural environmental heterogeneity exists within a continental landscape and 2) reference sites vary in quality both across and within major regions of the continent. We describe the process used to set expectations for the multimetric index of biotic integrity (MIBI) and observed/expected (O/E) indices generated from predictive models used to assess stream condition for the US Wadeable Streams Assessment (WSA). The assessment was based on a reference-site approach, in which the least-disturbed sites in each region of the US were used to establish benchmarks for assessing the condition of macroinvertebrate assemblages at other sites. Reference sites were compiled by filtering WSA sample sites for disturbance using a series of abiotic variables. Additional reference sites were needed and were obtained from other state, university, and federal monitoring programs. This pool of potential reference sites was then assessed for uniformity in site quality and comparability of macroinvertebrate sample data. Ultimately, 1625 sites were used to set reference expectations for the WSA. Reference-site data were used to help define 9 large ecoregions that minimized the naturally occurring variation in macroinvertebrate assemblages associated with continental-wide differences in biogeography. These ecoregions were used as a basis for developing MIBI and O/E indices and for reporting results. A least-disturbed definition of reference condition was used nationally, but we suspect that the quality of the best extant sites in ecoregions, such as the Northern Plains and Temperate Plains, was lower than that of sites in other ecoregions. For the MIBI assessment, we used a simple modeling approach to adjust scores in ecoregions where gradients in reference-site quality could be demonstrated conclusively. The WSA provided an unparalleled opportunity to push the limits of our conceptual and technical understanding of how to best apply a reference-condition approach to a real-world need. Our hope is that we have learned enough from this exercise to improve the technical quality of the next round of national assessments. © 2008 by The North American Benthological Society.&quot;,&quot;issue&quot;:&quot;4&quot;,&quot;volume&quot;:&quot;27&quot;,&quot;expandedJournalTitle&quot;:&quot;Journal of the North American Benthological Society&quot;,&quot;container-title-short&quot;:&quot;J North Am Benthol Soc&quot;},&quot;isTemporary&quot;:false},{&quot;id&quot;:&quot;74c248f9-73eb-3239-b5a6-e2d5c8de78e7&quot;,&quot;itemData&quot;:{&quot;type&quot;:&quot;report&quot;,&quot;id&quot;:&quot;74c248f9-73eb-3239-b5a6-e2d5c8de78e7&quot;,&quot;title&quot;:&quot;National Rivers and Streams Assessment 2013-2014 Technical Support Document. Office of Water and Office of Research and Development. Washington, D.C. EPA 843-R-19-001.&quot;,&quot;author&quot;:[{&quot;family&quot;:&quot;U.S. EPA&quot;,&quot;given&quot;:&quot;&quot;,&quot;parse-names&quot;:false,&quot;dropping-particle&quot;:&quot;&quot;,&quot;non-dropping-particle&quot;:&quot;&quot;}],&quot;issued&quot;:{&quot;date-parts&quot;:[[2020]]},&quot;container-title-short&quot;:&quot;&quot;},&quot;isTemporary&quot;:false}]},{&quot;citationID&quot;:&quot;MENDELEY_CITATION_ba0d86ef-4c4f-4041-a20f-9fe7007c2f98&quot;,&quot;properties&quot;:{&quot;noteIndex&quot;:0},&quot;isEdited&quot;:false,&quot;manualOverride&quot;:{&quot;isManuallyOverridden&quot;:false,&quot;citeprocText&quot;:&quot;(U.S. EPA 2020)&quot;,&quot;manualOverrideText&quot;:&quot;&quot;},&quot;citationTag&quot;:&quot;MENDELEY_CITATION_v3_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&quot;,&quot;citationItems&quot;:[{&quot;id&quot;:&quot;74c248f9-73eb-3239-b5a6-e2d5c8de78e7&quot;,&quot;itemData&quot;:{&quot;type&quot;:&quot;report&quot;,&quot;id&quot;:&quot;74c248f9-73eb-3239-b5a6-e2d5c8de78e7&quot;,&quot;title&quot;:&quot;National Rivers and Streams Assessment 2013-2014 Technical Support Document. Office of Water and Office of Research and Development. Washington, D.C. EPA 843-R-19-001.&quot;,&quot;author&quot;:[{&quot;family&quot;:&quot;U.S. EPA&quot;,&quot;given&quot;:&quot;&quot;,&quot;parse-names&quot;:false,&quot;dropping-particle&quot;:&quot;&quot;,&quot;non-dropping-particle&quot;:&quot;&quot;}],&quot;issued&quot;:{&quot;date-parts&quot;:[[2020]]},&quot;container-title-short&quot;:&quot;&quot;},&quot;isTemporary&quot;:false}]},{&quot;citationID&quot;:&quot;MENDELEY_CITATION_f0f91192-1dcb-413e-80a6-305ba8177a4e&quot;,&quot;properties&quot;:{&quot;noteIndex&quot;:0},&quot;isEdited&quot;:false,&quot;manualOverride&quot;:{&quot;isManuallyOverridden&quot;:false,&quot;citeprocText&quot;:&quot;(U.S. EPA 2008)&quot;,&quot;manualOverrideText&quot;:&quot;&quot;},&quot;citationTag&quot;:&quot;MENDELEY_CITATION_v3_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&quot;,&quot;citationItems&quot;:[{&quot;id&quot;:&quot;14b832dc-c8d5-32f9-b54c-a2ef30ec5e05&quot;,&quot;itemData&quot;:{&quot;type&quot;:&quot;report&quot;,&quot;id&quot;:&quot;14b832dc-c8d5-32f9-b54c-a2ef30ec5e05&quot;,&quot;title&quot;:&quot;National Rivers and Streams Assessment: Laboratory Methods Manual. U.S. Environmental Protection Agency, Office of Water and Office of Research and Development, Washington, D.C. EPA-841-B-07-010.&quot;,&quot;author&quot;:[{&quot;family&quot;:&quot;U.S. EPA&quot;,&quot;given&quot;:&quot;&quot;,&quot;parse-names&quot;:false,&quot;dropping-particle&quot;:&quot;&quot;,&quot;non-dropping-particle&quot;:&quot;&quot;}],&quot;issued&quot;:{&quot;date-parts&quot;:[[2008]]},&quot;abstract&quot;:&quot;The intention of the National Rivers and Streams Assessment is to provide a comprehensive “State of the Flowing Waters” assessment for rivers and streams across the United States. The complete documentation of overall project management, design, methods, quality assurance, and standards is contained in four companion documents:&quot;,&quot;container-title-short&quot;:&quot;&quot;},&quot;isTemporary&quot;:false}]},{&quot;citationID&quot;:&quot;MENDELEY_CITATION_0ec21f80-3e61-4364-9124-afe03ca16004&quot;,&quot;properties&quot;:{&quot;noteIndex&quot;:0},&quot;isEdited&quot;:false,&quot;manualOverride&quot;:{&quot;isManuallyOverridden&quot;:false,&quot;citeprocText&quot;:&quot;(Kaufmann et al. 2008, 2022)&quot;,&quot;manualOverrideText&quot;:&quot;&quot;},&quot;citationTag&quot;:&quot;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&quot;,&quot;citationItems&quot;:[{&quot;id&quot;:&quot;e05d4eb3-d6de-3acd-b966-b21f28537c0f&quot;,&quot;itemData&quot;:{&quot;type&quot;:&quot;article-journal&quot;,&quot;id&quot;:&quot;e05d4eb3-d6de-3acd-b966-b21f28537c0f&quot;,&quot;title&quot;:&quot;A roughness-corrected index of relative bed stability for regional stream surveys&quot;,&quot;author&quot;:[{&quot;family&quot;:&quot;Kaufmann&quot;,&quot;given&quot;:&quot;Philip R.&quot;,&quot;parse-names&quot;:false,&quot;dropping-particle&quot;:&quot;&quot;,&quot;non-dropping-particle&quot;:&quot;&quot;},{&quot;family&quot;:&quot;Faustini&quot;,&quot;given&quot;:&quot;John M.&quot;,&quot;parse-names&quot;:false,&quot;dropping-particle&quot;:&quot;&quot;,&quot;non-dropping-particle&quot;:&quot;&quot;},{&quot;family&quot;:&quot;Larsen&quot;,&quot;given&quot;:&quot;David P.&quot;,&quot;parse-names&quot;:false,&quot;dropping-particle&quot;:&quot;&quot;,&quot;non-dropping-particle&quot;:&quot;&quot;},{&quot;family&quot;:&quot;Shirazi&quot;,&quot;given&quot;:&quot;Mostafa A.&quot;,&quot;parse-names&quot;:false,&quot;dropping-particle&quot;:&quot;&quot;,&quot;non-dropping-particle&quot;:&quot;&quot;}],&quot;container-title&quot;:&quot;Geomorphology&quot;,&quot;DOI&quot;:&quot;10.1016/j.geomorph.2007.10.007&quot;,&quot;ISSN&quot;:&quot;0169555X&quot;,&quot;issued&quot;:{&quot;date-parts&quot;:[[2008,7,1]]},&quot;page&quot;:&quot;150-170&quot;,&quot;abstract&quot;:&quot;Quantitative regional assessments of streambed sedimentation and its likely causes are hampered because field investigations typically lack the requisite sample size, measurements, or precision for sound geomorphic and statistical interpretation. We adapted an index of relative bed stability (RBS) for data calculated from a national stream survey field protocol to enable general evaluation of bed stability and anthropogenic sedimentation in synoptic ecological surveys. RBS is the ratio of bed surface geometric mean particle diameter (Dgm) divided by estimated critical diameter (Dcbf) at bankfull flow, based on a modified Shield's criterion for incipient motion. Application of RBS to adequately depict bed stability in complex natural streams, however, has been limited because typical calculations of RBS do not explicitly account for reductions in bed shear stress that result from channel form roughness. We modified the index (RBS*) to incorporate the reduction in bed shear stress available for sediment transport that results from the hydraulic resistance of large wood and longitudinal irregularities in channel dimensions (\&quot;form roughness\&quot;). Based on dimensional analysis, we derived an adjustment to bankfull shear stress by multiplying the bankfull hydraulic radius (Rbf) by the one-third power of the ratio of particle-derived resistance to total hydraulic resistance (Cp/Ct)1/3, where both resistances are empirically based calculations. We computed Cp using a Keulegan equation relating resistance to relative submergence of bed particles. We then derived an empirical equation to predict reach-scale hydraulic resistance Ct from thalweg mean depth, thalweg mean residual depth, and large wood volume based on field dye transit studies, in which total hydraulic resistance Ct was measured over a wide range of natural stream channel complexity, including manipulation of large wood volumes. We tested our estimates of Ct and RBS* by applying them to data from a summer low flow probability sample of 104 wadeable stream reaches in the Coastal Ecoregion of Oregon and Washington, USA. Stream discharges calculated using these Ct estimates compared favorably with velocity-area measurements of discharge during summer low flow, and with the range of 1 to 2-year recurrence floods (scaled by drainage area) at U.S.Geological Survey gauged sites in the same region. Log [RBS*] ranged from - 4.2 to + 0.98 in the survey region. Dgm ranged from silt to boulders, while estimated bankfull critical diameter, D*cbf, ranged from very fine gravel to large boulders. The median value of D*cbf (adjusted for form roughness influences) averaged 40% (inter quartile range 28 to 59%) of the unadjusted estimate Dcbf. Log[RBS*] was consistently negatively related to human disturbances likely to produce excess sediment inputs or hydrologic alteration. Log [RBS*] ranged from - 1.9 to + 0.5 in the streams within the lower quartile of human disturbance in their basin and riparian areas and was substantially lower (- 4.2 to - 1.1) in streams within the upper quartile of human disturbance. The synoptic survey methods and designs we used appear adequate to evaluate regional patterns in bed stability and sedimentation and their general relationship to human disturbances. Although the RBS concept also shows promise for evaluating sediment and bed stability in individual streams, our approach is relatively coarse, so site-specific assessments using these rapid field methods might prudently be confined to identifying severe cases of sedimentation or channel alteration. Greater confidence to discern subtle differences in site-specific assessments could be gained by calculating RBS* using more precise field measurements of channel slope, bed particle size and bankfull dimensions, and by refining our adjustments for energy loss from channel form roughness.&quot;,&quot;issue&quot;:&quot;1-4&quot;,&quot;volume&quot;:&quot;99&quot;,&quot;container-title-short&quot;:&quot;&quot;},&quot;isTemporary&quot;:false},{&quot;id&quot;:&quot;ba113de5-50dc-33c6-9b1f-5cc405afb891&quot;,&quot;itemData&quot;:{&quot;type&quot;:&quot;article-journal&quot;,&quot;id&quot;:&quot;ba113de5-50dc-33c6-9b1f-5cc405afb891&quot;,&quot;title&quot;:&quot;Physical habitat in conterminous US streams and rivers, Part 1: Geoclimatic controls and anthropogenic alteration&quot;,&quot;author&quot;:[{&quot;family&quot;:&quot;Kaufmann&quot;,&quot;given&quot;:&quot;Philip R.&quot;,&quot;parse-names&quot;:false,&quot;dropping-particle&quot;:&quot;&quot;,&quot;non-dropping-particle&quot;:&quot;&quot;},{&quot;family&quot;:&quot;Hughes&quot;,&quot;given&quot;:&quot;Robert M.&quot;,&quot;parse-names&quot;:false,&quot;dropping-particle&quot;:&quot;&quot;,&quot;non-dropping-particle&quot;:&quot;&quot;},{&quot;family&quot;:&quot;Paulsen&quot;,&quot;given&quot;:&quot;Steven G.&quot;,&quot;parse-names&quot;:false,&quot;dropping-particle&quot;:&quot;&quot;,&quot;non-dropping-particle&quot;:&quot;&quot;},{&quot;family&quot;:&quot;Peck&quot;,&quot;given&quot;:&quot;David&quot;,&quot;parse-names&quot;:false,&quot;dropping-particle&quot;:&quot;V.&quot;,&quot;non-dropping-particle&quot;:&quot;&quot;},{&quot;family&quot;:&quot;Seeliger&quot;,&quot;given&quot;:&quot;Curt W.&quot;,&quot;parse-names&quot;:false,&quot;dropping-particle&quot;:&quot;&quot;,&quot;non-dropping-particle&quot;:&quot;&quot;},{&quot;family&quot;:&quot;Weber&quot;,&quot;given&quot;:&quot;Marc H.&quot;,&quot;parse-names&quot;:false,&quot;dropping-particle&quot;:&quot;&quot;,&quot;non-dropping-particle&quot;:&quot;&quot;},{&quot;family&quot;:&quot;Mitchell&quot;,&quot;given&quot;:&quot;Richard M.&quot;,&quot;parse-names&quot;:false,&quot;dropping-particle&quot;:&quot;&quot;,&quot;non-dropping-particle&quot;:&quot;&quot;}],&quot;container-title&quot;:&quot;Ecological Indicators&quot;,&quot;container-title-short&quot;:&quot;Ecol Indic&quot;,&quot;DOI&quot;:&quot;10.1016/j.ecolind.2022.109046&quot;,&quot;ISSN&quot;:&quot;1470160X&quot;,&quot;issued&quot;:{&quot;date-parts&quot;:[[2022,8]]},&quot;page&quot;:&quot;109046&quot;,&quot;publisher&quot;:&quot;Elsevier BV&quot;},&quot;isTemporary&quot;:false}]},{&quot;citationID&quot;:&quot;MENDELEY_CITATION_ba10445f-760e-4c22-913a-162b08aff0a9&quot;,&quot;properties&quot;:{&quot;noteIndex&quot;:0},&quot;isEdited&quot;:false,&quot;manualOverride&quot;:{&quot;isManuallyOverridden&quot;:false,&quot;citeprocText&quot;:&quot;(Breiman 2001)&quot;,&quot;manualOverrideText&quot;:&quot;&quot;},&quot;citationTag&quot;:&quot;MENDELEY_CITATION_v3_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&quot;,&quot;citationItems&quot;:[{&quot;id&quot;:&quot;28fbcea6-49b3-3f3e-b72a-902c7ffbec21&quot;,&quot;itemData&quot;:{&quot;type&quot;:&quot;article-journal&quot;,&quot;id&quot;:&quot;28fbcea6-49b3-3f3e-b72a-902c7ffbec21&quot;,&quot;title&quot;:&quot;Random forests&quot;,&quot;author&quot;:[{&quot;family&quot;:&quot;Breiman&quot;,&quot;given&quot;:&quot;Leo&quot;,&quot;parse-names&quot;:false,&quot;dropping-particle&quot;:&quot;&quot;,&quot;non-dropping-particle&quot;:&quot;&quot;}],&quot;container-title&quot;:&quot;Machine Learning&quot;,&quot;container-title-short&quot;:&quot;Mach Learn&quot;,&quot;DOI&quot;:&quot;10.1007/978-3-662-56776-0_10&quot;,&quot;ISBN&quot;:&quot;9783110941975&quot;,&quot;issued&quot;:{&quot;date-parts&quot;:[[2001]]},&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isTemporary&quot;:false}]},{&quot;citationID&quot;:&quot;MENDELEY_CITATION_acfddfc3-87b9-46a2-9d00-5269684299ab&quot;,&quot;properties&quot;:{&quot;noteIndex&quot;:0},&quot;isEdited&quot;:false,&quot;manualOverride&quot;:{&quot;isManuallyOverridden&quot;:false,&quot;citeprocText&quot;:&quot;(Hill et al. 2016)&quot;,&quot;manualOverrideText&quot;:&quot;&quot;},&quot;citationTag&quot;:&quot;MENDELEY_CITATION_v3_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&quot;,&quot;citationItems&quot;:[{&quot;id&quot;:&quot;b729e17c-8811-3c0f-a56e-ad8727f81fa9&quot;,&quot;itemData&quot;:{&quot;type&quot;:&quot;article-journal&quot;,&quot;id&quot;:&quot;b729e17c-8811-3c0f-a56e-ad8727f81fa9&quot;,&quot;title&quot;:&quot;The Stream-Catchment (StreamCat) Dataset: A Database of Watershed Metrics for the Conterminous United States&quot;,&quot;author&quot;:[{&quot;family&quot;:&quot;Hill&quot;,&quot;given&quot;:&quot;Ryan A.&quot;,&quot;parse-names&quot;:false,&quot;dropping-particle&quot;:&quot;&quot;,&quot;non-dropping-particle&quot;:&quot;&quot;},{&quot;family&quot;:&quot;Weber&quot;,&quot;given&quot;:&quot;Marc H.&quot;,&quot;parse-names&quot;:false,&quot;dropping-particle&quot;:&quot;&quot;,&quot;non-dropping-particle&quot;:&quot;&quot;},{&quot;family&quot;:&quot;Leibowitz&quot;,&quot;given&quot;:&quot;Scott G.&quot;,&quot;parse-names&quot;:false,&quot;dropping-particle&quot;:&quot;&quot;,&quot;non-dropping-particle&quot;:&quot;&quot;},{&quot;family&quot;:&quot;Olsen&quot;,&quot;given&quot;:&quot;Anthony R.&quot;,&quot;parse-names&quot;:false,&quot;dropping-particle&quot;:&quot;&quot;,&quot;non-dropping-particle&quot;:&quot;&quot;},{&quot;family&quot;:&quot;Thornbrugh&quot;,&quot;given&quot;:&quot;Darren J.&quot;,&quot;parse-names&quot;:false,&quot;dropping-particle&quot;:&quot;&quot;,&quot;non-dropping-particle&quot;:&quot;&quot;}],&quot;container-title&quot;:&quot;Journal of the American Water Resources Association&quot;,&quot;container-title-short&quot;:&quot;J Am Water Resour Assoc&quot;,&quot;DOI&quot;:&quot;10.1111/1752-1688.12372&quot;,&quot;ISSN&quot;:&quot;17521688&quot;,&quot;issued&quot;:{&quot;date-parts&quot;:[[2016]]},&quot;page&quot;:&quot;120-128&quot;,&quot;issue&quot;:&quot;1&quot;,&quot;volume&quot;:&quot;52&quot;},&quot;isTemporary&quot;:false}]},{&quot;citationID&quot;:&quot;MENDELEY_CITATION_4d8b0e4f-14f8-4337-b0de-605a1d2d82a1&quot;,&quot;properties&quot;:{&quot;noteIndex&quot;:0},&quot;isEdited&quot;:false,&quot;manualOverride&quot;:{&quot;isManuallyOverridden&quot;:false,&quot;citeprocText&quot;:&quot;(Sabo et al. 2019, 2021)&quot;,&quot;manualOverrideText&quot;:&quot;&quot;},&quot;citationTag&quot;:&quot;MENDELEY_CITATION_v3_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&quot;,&quot;citationItems&quot;:[{&quot;id&quot;:&quot;1e4636fc-27ac-3e87-93d6-ee082ddce47d&quot;,&quot;itemData&quot;:{&quot;type&quot;:&quot;article-journal&quot;,&quot;id&quot;:&quot;1e4636fc-27ac-3e87-93d6-ee082ddce47d&quot;,&quot;title&quot;:&quot;Phosphorus Inventory for the Conterminous United States (2002–2012)&quot;,&quot;author&quot;:[{&quot;family&quot;:&quot;Sabo&quot;,&quot;given&quot;:&quot;Robert D.&quot;,&quot;parse-names&quot;:false,&quot;dropping-particle&quot;:&quot;&quot;,&quot;non-dropping-particle&quot;:&quot;&quot;},{&quot;family&quot;:&quot;Clark&quot;,&quot;given&quot;:&quot;Christopher M.&quot;,&quot;parse-names&quot;:false,&quot;dropping-particle&quot;:&quot;&quot;,&quot;non-dropping-particle&quot;:&quot;&quot;},{&quot;family&quot;:&quot;Gibbs&quot;,&quot;given&quot;:&quot;David A.&quot;,&quot;parse-names&quot;:false,&quot;dropping-particle&quot;:&quot;&quot;,&quot;non-dropping-particle&quot;:&quot;&quot;},{&quot;family&quot;:&quot;Metson&quot;,&quot;given&quot;:&quot;Geneviève S.&quot;,&quot;parse-names&quot;:false,&quot;dropping-particle&quot;:&quot;&quot;,&quot;non-dropping-particle&quot;:&quot;&quot;},{&quot;family&quot;:&quot;Todd&quot;,&quot;given&quot;:&quot;M. Jason&quot;,&quot;parse-names&quot;:false,&quot;dropping-particle&quot;:&quot;&quot;,&quot;non-dropping-particle&quot;:&quot;&quot;},{&quot;family&quot;:&quot;LeDuc&quot;,&quot;given&quot;:&quot;Stephen D.&quot;,&quot;parse-names&quot;:false,&quot;dropping-particle&quot;:&quot;&quot;,&quot;non-dropping-particle&quot;:&quot;&quot;},{&quot;family&quot;:&quot;Greiner&quot;,&quot;given&quot;:&quot;Diana&quot;,&quot;parse-names&quot;:false,&quot;dropping-particle&quot;:&quot;&quot;,&quot;non-dropping-particle&quot;:&quot;&quot;},{&quot;family&quot;:&quot;Fry&quot;,&quot;given&quot;:&quot;Meridith M.&quot;,&quot;parse-names&quot;:false,&quot;dropping-particle&quot;:&quot;&quot;,&quot;non-dropping-particle&quot;:&quot;&quot;},{&quot;family&quot;:&quot;Polinsky&quot;,&quot;given&quot;:&quot;Robyn&quot;,&quot;parse-names&quot;:false,&quot;dropping-particle&quot;:&quot;&quot;,&quot;non-dropping-particle&quot;:&quot;&quot;},{&quot;family&quot;:&quot;Yang&quot;,&quot;given&quot;:&quot;Qichun&quot;,&quot;parse-names&quot;:false,&quot;dropping-particle&quot;:&quot;&quot;,&quot;non-dropping-particle&quot;:&quot;&quot;},{&quot;family&quot;:&quot;Tian&quot;,&quot;given&quot;:&quot;Hanqin&quot;,&quot;parse-names&quot;:false,&quot;dropping-particle&quot;:&quot;&quot;,&quot;non-dropping-particle&quot;:&quot;&quot;},{&quot;family&quot;:&quot;Compton&quot;,&quot;given&quot;:&quot;Jana E.&quot;,&quot;parse-names&quot;:false,&quot;dropping-particle&quot;:&quot;&quot;,&quot;non-dropping-particle&quot;:&quot;&quot;}],&quot;container-title&quot;:&quot;Journal of Geophysical Research: Biogeosciences&quot;,&quot;container-title-short&quot;:&quot;J Geophys Res Biogeosci&quot;,&quot;DOI&quot;:&quot;10.1029/2020JG005684&quot;,&quot;ISSN&quot;:&quot;21698961&quot;,&quot;issued&quot;:{&quot;date-parts&quot;:[[2021,4,1]]},&quot;abstract&quot;:&quo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quot;,&quot;publisher&quot;:&quot;Blackwell Publishing Ltd&quot;,&quot;issue&quot;:&quot;4&quot;,&quot;volume&quot;:&quot;126&quot;},&quot;isTemporary&quot;:false},{&quot;id&quot;:&quot;965cb068-7f12-3f31-8258-496a9ab495bd&quot;,&quot;itemData&quot;:{&quot;type&quot;:&quot;article-journal&quot;,&quot;id&quot;:&quot;965cb068-7f12-3f31-8258-496a9ab495bd&quot;,&quot;title&quot;:&quot;Decadal Shift in Nitrogen Inputs and Fluxes Across the Contiguous United States: 2002–2012&quot;,&quot;author&quot;:[{&quot;family&quot;:&quot;Sabo&quot;,&quot;given&quot;:&quot;Robert D.&quot;,&quot;parse-names&quot;:false,&quot;dropping-particle&quot;:&quot;&quot;,&quot;non-dropping-particle&quot;:&quot;&quot;},{&quot;family&quot;:&quot;Clark&quot;,&quot;given&quot;:&quot;Christopher M.&quot;,&quot;parse-names&quot;:false,&quot;dropping-particle&quot;:&quot;&quot;,&quot;non-dropping-particle&quot;:&quot;&quot;},{&quot;family&quot;:&quot;Bash&quot;,&quot;given&quot;:&quot;Jesse&quot;,&quot;parse-names&quot;:false,&quot;dropping-particle&quot;:&quot;&quot;,&quot;non-dropping-particle&quot;:&quot;&quot;},{&quot;family&quot;:&quot;Sobota&quot;,&quot;given&quot;:&quot;Daniel&quot;,&quot;parse-names&quot;:false,&quot;dropping-particle&quot;:&quot;&quot;,&quot;non-dropping-particle&quot;:&quot;&quot;},{&quot;family&quot;:&quot;Cooter&quot;,&quot;given&quot;:&quot;Ellen&quot;,&quot;parse-names&quot;:false,&quot;dropping-particle&quot;:&quot;&quot;,&quot;non-dropping-particle&quot;:&quot;&quot;},{&quot;family&quot;:&quot;Dobrowolski&quot;,&quot;given&quot;:&quot;James P.&quot;,&quot;parse-names&quot;:false,&quot;dropping-particle&quot;:&quot;&quot;,&quot;non-dropping-particle&quot;:&quot;&quot;},{&quot;family&quot;:&quot;Houlton&quot;,&quot;given&quot;:&quot;Benjamin Z.&quot;,&quot;parse-names&quot;:false,&quot;dropping-particle&quot;:&quot;&quot;,&quot;non-dropping-particle&quot;:&quot;&quot;},{&quot;family&quot;:&quot;Rea&quot;,&quot;given&quot;:&quot;Anne&quot;,&quot;parse-names&quot;:false,&quot;dropping-particle&quot;:&quot;&quot;,&quot;non-dropping-particle&quot;:&quot;&quot;},{&quot;family&quot;:&quot;Schwede&quot;,&quot;given&quot;:&quot;Donna&quot;,&quot;parse-names&quot;:false,&quot;dropping-particle&quot;:&quot;&quot;,&quot;non-dropping-particle&quot;:&quot;&quot;},{&quot;family&quot;:&quot;Morford&quot;,&quot;given&quot;:&quot;Scott L.&quot;,&quot;parse-names&quot;:false,&quot;dropping-particle&quot;:&quot;&quot;,&quot;non-dropping-particle&quot;:&quot;&quot;},{&quot;family&quot;:&quot;Compton&quot;,&quot;given&quot;:&quot;Jana E.&quot;,&quot;parse-names&quot;:false,&quot;dropping-particle&quot;:&quot;&quot;,&quot;non-dropping-particle&quot;:&quot;&quot;}],&quot;container-title&quot;:&quot;Journal of Geophysical Research: Biogeosciences&quot;,&quot;container-title-short&quot;:&quot;J Geophys Res Biogeosci&quot;,&quot;DOI&quot;:&quot;10.1029/2019JG005110&quot;,&quot;ISSN&quot;:&quot;21698961&quot;,&quot;issued&quot;:{&quot;date-parts&quot;:[[2019,10,1]]},&quot;page&quot;:&quot;3104-3124&quot;,&quot;abstract&quot;:&quot;The effectiveness of policies and management actions in reducing the release of excess nitrogen (N) to the environment is best assessed if N fluxes across air, land, and water are regularly quantified at relevant scales. Here we compiled 2002, 2007, and 2012 inventories of inputs and nonhydrologic N outputs along with fossil fuel emissions, food demand, and terrestrial N surpluses for all subbasins of the contiguous United States using peer-reviewed, publicly available data sets. We found that at the national scale, total inputs, outputs, and surpluses changed little (±6%) between 2002 and 2012 and remained dominated by agricultural processes, despite efforts to curb N losses. This consistency at the national scale, however, obscured large counteracting shifts at regional levels driven by variable fluxes across regions. Throughout the eastern United States, declines in deposition and fertilizer inputs combined with increased crop yields resulted in a decrease in terrestrial N surpluses, which may explain recent water quality improvements in the region. On the other hand, fertilizer N inputs in the Midwest increased at a greater rate than crop harvest N increased, leading to a larger terrestrial surplus N. A large relative increase (~320%) in N emissions in the West due to an unusual wildfire season in 2012 was also observed. These changes coincided with national policies that decreased N emissions and increased demand for domestic biofuels, potentially highlighting the capacity to change the source and magnitude of N inputs and fluxes across the landscape through market and regulatory actions.&quot;,&quot;publisher&quot;:&quot;Blackwell Publishing Ltd&quot;,&quot;issue&quot;:&quot;10&quot;,&quot;volume&quot;:&quot;124&quot;},&quot;isTemporary&quot;:false}]},{&quot;citationID&quot;:&quot;MENDELEY_CITATION_e50d4b2f-1520-4b0e-8291-916d18a49ce2&quot;,&quot;properties&quot;:{&quot;noteIndex&quot;:0},&quot;isEdited&quot;:false,&quot;manualOverride&quot;:{&quot;isManuallyOverridden&quot;:false,&quot;citeprocText&quot;:&quot;(U.S. EPA 2020, Kaufmann et al. 2022)&quot;,&quot;manualOverrideText&quot;:&quot;&quot;},&quot;citationTag&quot;:&quot;MENDELEY_CITATION_v3_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&quot;,&quot;citationItems&quot;:[{&quot;id&quot;:&quot;74c248f9-73eb-3239-b5a6-e2d5c8de78e7&quot;,&quot;itemData&quot;:{&quot;type&quot;:&quot;report&quot;,&quot;id&quot;:&quot;74c248f9-73eb-3239-b5a6-e2d5c8de78e7&quot;,&quot;title&quot;:&quot;National Rivers and Streams Assessment 2013-2014 Technical Support Document. Office of Water and Office of Research and Development. Washington, D.C. EPA 843-R-19-001.&quot;,&quot;author&quot;:[{&quot;family&quot;:&quot;U.S. EPA&quot;,&quot;given&quot;:&quot;&quot;,&quot;parse-names&quot;:false,&quot;dropping-particle&quot;:&quot;&quot;,&quot;non-dropping-particle&quot;:&quot;&quot;}],&quot;issued&quot;:{&quot;date-parts&quot;:[[2020]]},&quot;container-title-short&quot;:&quot;&quot;},&quot;isTemporary&quot;:false},{&quot;id&quot;:&quot;ba113de5-50dc-33c6-9b1f-5cc405afb891&quot;,&quot;itemData&quot;:{&quot;type&quot;:&quot;article-journal&quot;,&quot;id&quot;:&quot;ba113de5-50dc-33c6-9b1f-5cc405afb891&quot;,&quot;title&quot;:&quot;Physical habitat in conterminous US streams and rivers, Part 1: Geoclimatic controls and anthropogenic alteration&quot;,&quot;author&quot;:[{&quot;family&quot;:&quot;Kaufmann&quot;,&quot;given&quot;:&quot;Philip R.&quot;,&quot;parse-names&quot;:false,&quot;dropping-particle&quot;:&quot;&quot;,&quot;non-dropping-particle&quot;:&quot;&quot;},{&quot;family&quot;:&quot;Hughes&quot;,&quot;given&quot;:&quot;Robert M.&quot;,&quot;parse-names&quot;:false,&quot;dropping-particle&quot;:&quot;&quot;,&quot;non-dropping-particle&quot;:&quot;&quot;},{&quot;family&quot;:&quot;Paulsen&quot;,&quot;given&quot;:&quot;Steven G.&quot;,&quot;parse-names&quot;:false,&quot;dropping-particle&quot;:&quot;&quot;,&quot;non-dropping-particle&quot;:&quot;&quot;},{&quot;family&quot;:&quot;Peck&quot;,&quot;given&quot;:&quot;David&quot;,&quot;parse-names&quot;:false,&quot;dropping-particle&quot;:&quot;V.&quot;,&quot;non-dropping-particle&quot;:&quot;&quot;},{&quot;family&quot;:&quot;Seeliger&quot;,&quot;given&quot;:&quot;Curt W.&quot;,&quot;parse-names&quot;:false,&quot;dropping-particle&quot;:&quot;&quot;,&quot;non-dropping-particle&quot;:&quot;&quot;},{&quot;family&quot;:&quot;Weber&quot;,&quot;given&quot;:&quot;Marc H.&quot;,&quot;parse-names&quot;:false,&quot;dropping-particle&quot;:&quot;&quot;,&quot;non-dropping-particle&quot;:&quot;&quot;},{&quot;family&quot;:&quot;Mitchell&quot;,&quot;given&quot;:&quot;Richard M.&quot;,&quot;parse-names&quot;:false,&quot;dropping-particle&quot;:&quot;&quot;,&quot;non-dropping-particle&quot;:&quot;&quot;}],&quot;container-title&quot;:&quot;Ecological Indicators&quot;,&quot;container-title-short&quot;:&quot;Ecol Indic&quot;,&quot;DOI&quot;:&quot;10.1016/j.ecolind.2022.109046&quot;,&quot;ISSN&quot;:&quot;1470160X&quot;,&quot;issued&quot;:{&quot;date-parts&quot;:[[2022,8]]},&quot;page&quot;:&quot;109046&quot;,&quot;publisher&quot;:&quot;Elsevier BV&quot;},&quot;isTemporary&quot;:false}]},{&quot;citationID&quot;:&quot;MENDELEY_CITATION_dbbe6f1b-3278-44fb-94fb-2b4d67f8ba1c&quot;,&quot;properties&quot;:{&quot;noteIndex&quot;:0},&quot;isEdited&quot;:false,&quot;manualOverride&quot;:{&quot;isManuallyOverridden&quot;:true,&quot;citeprocText&quot;:&quot;(Fox et al. 2017, Brieuc et al. 2018)&quot;,&quot;manualOverrideText&quot;:&quot;, Fox et al. 2017, Brieuc et al. 2018)&quot;},&quot;citationTag&quot;:&quot;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&quot;,&quot;citationItems&quot;:[{&quot;id&quot;:&quot;4289d2bd-2142-3ba6-9bd0-4a5d831fb464&quot;,&quot;itemData&quot;:{&quot;type&quot;:&quot;article-journal&quot;,&quot;id&quot;:&quot;4289d2bd-2142-3ba6-9bd0-4a5d831fb464&quot;,&quot;title&quot;:&quot;Assessing the accuracy and stability of variable selection methods for random forest modeling in ecology&quot;,&quot;author&quot;:[{&quot;family&quot;:&quot;Fox&quot;,&quot;given&quot;:&quot;Eric W.&quot;,&quot;parse-names&quot;:false,&quot;dropping-particle&quot;:&quot;&quot;,&quot;non-dropping-particle&quot;:&quot;&quot;},{&quot;family&quot;:&quot;Hill&quot;,&quot;given&quot;:&quot;Ryan A.&quot;,&quot;parse-names&quot;:false,&quot;dropping-particle&quot;:&quot;&quot;,&quot;non-dropping-particle&quot;:&quot;&quot;},{&quot;family&quot;:&quot;Leibowitz&quot;,&quot;given&quot;:&quot;Scott G.&quot;,&quot;parse-names&quot;:false,&quot;dropping-particle&quot;:&quot;&quot;,&quot;non-dropping-particle&quot;:&quot;&quot;},{&quot;family&quot;:&quot;Olsen&quot;,&quot;given&quot;:&quot;Anthony R.&quot;,&quot;parse-names&quot;:false,&quot;dropping-particle&quot;:&quot;&quot;,&quot;non-dropping-particle&quot;:&quot;&quot;},{&quot;family&quot;:&quot;Thornbrugh&quot;,&quot;given&quot;:&quot;Darren J.&quot;,&quot;parse-names&quot;:false,&quot;dropping-particle&quot;:&quot;&quot;,&quot;non-dropping-particle&quot;:&quot;&quot;},{&quot;family&quot;:&quot;Weber&quot;,&quot;given&quot;:&quot;Marc H.&quot;,&quot;parse-names&quot;:false,&quot;dropping-particle&quot;:&quot;&quot;,&quot;non-dropping-particle&quot;:&quot;&quot;}],&quot;container-title&quot;:&quot;Environmental Monitoring and Assessment&quot;,&quot;container-title-short&quot;:&quot;Environ Monit Assess&quot;,&quot;DOI&quot;:&quot;10.1007/s10661-017-6025-0&quot;,&quot;ISBN&quot;:&quot;1066101760&quot;,&quot;ISSN&quot;:&quot;15732959&quot;,&quot;issued&quot;:{&quot;date-parts&quot;:[[2017]]},&quot;page&quot;:&quot;316&quot;,&quot;abstract&quot;:&quot;Random forest (RF) modeling has emerged as an important statistical learning method in ecology due to its exceptional predictive performance. However, for large and complex ecological data sets, there is limited guidance on variable selection methods for RF modeling. Typically, either a preselected set of predictor variables are used or stepwise procedures are employed which iteratively remove variables according to their importance measures. This paper investigates the application of variable selection methods to RF models for predicting probable biological stream condition. Our motivating data set consists of the good/poor condition of n = 1365 stream survey sites from the 2008/2009 National Rivers and Stream Assessment, and a large set (p = 212) of landscape features from the StreamCat data set as potential predictors. We compare two types of RF models: a full variable set model with all 212 predictors and a reduced variable set model selected using a backward elimination approach. We assess model accuracy using RF’s internal out-of-bag estimate, and a cross-validation procedure with validation folds external to the variable selection process. We also assess the stability of the spatial predictions generated by the RF models to changes in the number of predictors and argue that model selection needs to consider both accuracy and stability. The results suggest that RF modeling is robust to the inclusion of many variables of moderate to low importance. We found no substantial improvement in cross-validated accuracy as a result of variable reduction. Moreover, the backward elimination procedure tended to select too few variables and exhibited numerous issues such as upwardly biased out-of-bag accuracy estimates and instabilities in the spatial predictions. We use simulations to further support and generalize results from the analysis of real data. A main purpose of this work is to elucidate issues of model selection bias and instability to ecologists interested in using RF to develop predictive models with large environmental data sets.&quot;,&quot;publisher&quot;:&quot;Environmental Monitoring and Assessment&quot;,&quot;volume&quot;:&quot;189&quot;},&quot;isTemporary&quot;:false},{&quot;id&quot;:&quot;e40ceefd-bece-3985-abc6-6d1bd44a194d&quot;,&quot;itemData&quot;:{&quot;type&quot;:&quot;article-journal&quot;,&quot;id&quot;:&quot;e40ceefd-bece-3985-abc6-6d1bd44a194d&quot;,&quot;title&quot;:&quot;A practical introduction to Random Forest for genetic association studies in ecology and evolution&quot;,&quot;author&quot;:[{&quot;family&quot;:&quot;Brieuc&quot;,&quot;given&quot;:&quot;Marine S.O.&quot;,&quot;parse-names&quot;:false,&quot;dropping-particle&quot;:&quot;&quot;,&quot;non-dropping-particle&quot;:&quot;&quot;},{&quot;family&quot;:&quot;Waters&quot;,&quot;given&quot;:&quot;Charles D.&quot;,&quot;parse-names&quot;:false,&quot;dropping-particle&quot;:&quot;&quot;,&quot;non-dropping-particle&quot;:&quot;&quot;},{&quot;family&quot;:&quot;Drinan&quot;,&quot;given&quot;:&quot;Daniel P.&quot;,&quot;parse-names&quot;:false,&quot;dropping-particle&quot;:&quot;&quot;,&quot;non-dropping-particle&quot;:&quot;&quot;},{&quot;family&quot;:&quot;Naish&quot;,&quot;given&quot;:&quot;Kerry A.&quot;,&quot;parse-names&quot;:false,&quot;dropping-particle&quot;:&quot;&quot;,&quot;non-dropping-particle&quot;:&quot;&quot;}],&quot;container-title&quot;:&quot;Molecular Ecology Resources&quot;,&quot;container-title-short&quot;:&quot;Mol Ecol Resour&quot;,&quot;DOI&quot;:&quot;10.1111/1755-0998.12773&quot;,&quot;ISSN&quot;:&quot;17550998&quot;,&quot;issued&quot;:{&quot;date-parts&quot;:[[2018]]},&quot;page&quot;:&quot;755-766&quot;,&quot;abstract&quot;:&quot;Large genomic studies are becoming increasingly common with advances in sequencing technology, and our ability to understand how genomic variation influences phenotypic variation between individuals has never been greater. The exploration of such relationships first requires the identification of associations between molecular markers and phenotypes. Here, we explore the use of Random Forest (RF), a powerful machine-learning algorithm, in genomic studies to discern loci underlying both discrete and quantitative traits, particularly when studying wild or nonmodel organisms. RF is becoming increasingly used in ecological and population genetics because, unlike traditional methods, it can efficiently analyse thousands of loci simultaneously and account for nonadditive interactions. However, understanding both the power and limitations of Random Forest is important for its proper implementation and the interpretation of results. We therefore provide a practical introduction to the algorithm and its use for identifying associations between molecular markers and phenotypes, discussing such topics as data limitations, algorithm initiation and optimization, as well as interpretation. We also provide short R tutorials as examples, with the aim of providing a guide to the implementation of the algorithm. Topics discussed here are intended to serve as an entry point for molecular ecologists interested in employing Random Forest to identify trait associations in genomic data sets.&quot;,&quot;issue&quot;:&quot;4&quot;,&quot;volume&quot;:&quot;18&quot;},&quot;isTemporary&quot;:false}]},{&quot;citationID&quot;:&quot;MENDELEY_CITATION_70b3660d-f37c-48dd-8627-37d0b8b438c7&quot;,&quot;properties&quot;:{&quot;noteIndex&quot;:0},&quot;isEdited&quot;:false,&quot;manualOverride&quot;:{&quot;isManuallyOverridden&quot;:false,&quot;citeprocText&quot;:&quot;(Liaw and Wiener 2002)&quot;,&quot;manualOverrideText&quot;:&quot;&quot;},&quot;citationTag&quot;:&quot;MENDELEY_CITATION_v3_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&quot;,&quot;citationItems&quot;:[{&quot;id&quot;:&quot;b9f2f000-e3fb-32ae-a15e-c07e1ed78b04&quot;,&quot;itemData&quot;:{&quot;type&quot;:&quot;article-journal&quot;,&quot;id&quot;:&quot;b9f2f000-e3fb-32ae-a15e-c07e1ed78b04&quot;,&quot;title&quot;:&quot;Classification and Regression by randomForest&quot;,&quot;author&quot;:[{&quot;family&quot;:&quot;Liaw&quot;,&quot;given&quot;:&quot;Andy.&quot;,&quot;parse-names&quot;:false,&quot;dropping-particle&quot;:&quot;&quot;,&quot;non-dropping-particle&quot;:&quot;&quot;},{&quot;family&quot;:&quot;Wiener&quot;,&quot;given&quot;:&quot;Matthew.&quot;,&quot;parse-names&quot;:false,&quot;dropping-particle&quot;:&quot;&quot;,&quot;non-dropping-particle&quot;:&quot;&quot;}],&quot;container-title&quot;:&quot;R News&quot;,&quot;URL&quot;:&quot;https://cran.r-project.org/doc/Rnews/&quot;,&quot;issued&quot;:{&quot;date-parts&quot;:[[2002]]},&quot;page&quot;:&quot;18-22&quot;,&quot;volume&quot;:&quot;2&quot;,&quot;container-title-short&quot;:&quot;&quot;},&quot;isTemporary&quot;:false}]},{&quot;citationID&quot;:&quot;MENDELEY_CITATION_ee434948-35d7-4a62-8699-81cced1b4968&quot;,&quot;properties&quot;:{&quot;noteIndex&quot;:0},&quot;isEdited&quot;:false,&quot;manualOverride&quot;:{&quot;isManuallyOverridden&quot;:false,&quot;citeprocText&quot;:&quot;(Lewis and Maslin 2015)&quot;,&quot;manualOverrideText&quot;:&quot;&quot;},&quot;citationTag&quot;:&quot;MENDELEY_CITATION_v3_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&quot;,&quot;citationItems&quot;:[{&quot;id&quot;:&quot;5e3be66b-713d-36c4-9425-997c6244c214&quot;,&quot;itemData&quot;:{&quot;type&quot;:&quot;article&quot;,&quot;id&quot;:&quot;5e3be66b-713d-36c4-9425-997c6244c214&quot;,&quot;title&quot;:&quot;Defining the Anthropocene&quot;,&quot;author&quot;:[{&quot;family&quot;:&quot;Lewis&quot;,&quot;given&quot;:&quot;Simon L.&quot;,&quot;parse-names&quot;:false,&quot;dropping-particle&quot;:&quot;&quot;,&quot;non-dropping-particle&quot;:&quot;&quot;},{&quot;family&quot;:&quot;Maslin&quot;,&quot;given&quot;:&quot;Mark A.&quot;,&quot;parse-names&quot;:false,&quot;dropping-particle&quot;:&quot;&quot;,&quot;non-dropping-particle&quot;:&quot;&quot;}],&quot;container-title&quot;:&quot;Nature&quot;,&quot;container-title-short&quot;:&quot;Nature&quot;,&quot;DOI&quot;:&quot;10.1038/nature14258&quot;,&quot;ISSN&quot;:&quot;14764687&quot;,&quot;PMID&quot;:&quot;25762280&quot;,&quot;issued&quot;:{&quot;date-parts&quot;:[[2015,3,12]]},&quot;page&quot;:&quot;171-180&quot;,&quot;abstract&quot;:&quot;Time is divided by geologists according to marked shifts in Earth's state. Recent global environmental changes suggest that Earth may have entered a new human-dominated geological epoch, the Anthropocene. Here we review the historical genesis of the idea and assess anthropogenic signatures in the geological record against the formal requirements for the recognition of a new epoch. The evidence suggests that of the various proposed dates two do appear to conform to the criteria to mark the beginning of the Anthropocene: 1610 and 1964. The formal establishment of an Anthropocene Epoch would mark a fundamental change in the relationship between humans and the Earth system.&quot;,&quot;publisher&quot;:&quot;Nature Publishing Group&quot;,&quot;issue&quot;:&quot;7542&quot;,&quot;volume&quot;:&quot;519&quot;},&quot;isTemporary&quot;:false}]},{&quot;citationID&quot;:&quot;MENDELEY_CITATION_046426cb-5bb9-4876-ad0f-95ae34c2da21&quot;,&quot;properties&quot;:{&quot;noteIndex&quot;:0},&quot;isEdited&quot;:false,&quot;manualOverride&quot;:{&quot;isManuallyOverridden&quot;:true,&quot;citeprocText&quot;:&quot;(Hughes and Peck 2008)&quot;,&quot;manualOverrideText&quot;:&quot;Hughes and Peck (2008)&quot;},&quot;citationTag&quot;:&quot;MENDELEY_CITATION_v3_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&quot;,&quot;citationItems&quot;:[{&quot;id&quot;:&quot;866a0a2b-7ed5-3476-81f6-2b9e41af64f0&quot;,&quot;itemData&quot;:{&quot;type&quot;:&quot;article&quot;,&quot;id&quot;:&quot;866a0a2b-7ed5-3476-81f6-2b9e41af64f0&quot;,&quot;title&quot;:&quot;Acquiring data for large aquatic resource surveys: The art of compromise among science, logistics, and reality&quot;,&quot;author&quot;:[{&quot;family&quot;:&quot;Hughes&quot;,&quot;given&quot;:&quot;Robert M.&quot;,&quot;parse-names&quot;:false,&quot;dropping-particle&quot;:&quot;&quot;,&quot;non-dropping-particle&quot;:&quot;&quot;},{&quot;family&quot;:&quot;Peck&quot;,&quot;given&quot;:&quot;David&quot;,&quot;parse-names&quot;:false,&quot;dropping-particle&quot;:&quot;v.&quot;,&quot;non-dropping-particle&quot;:&quot;&quot;}],&quot;container-title&quot;:&quot;Journal of the North American Benthological Society&quot;,&quot;container-title-short&quot;:&quot;J North Am Benthol Soc&quot;,&quot;DOI&quot;:&quot;10.1899/08-028.1&quot;,&quot;ISSN&quot;:&quot;08873593&quot;,&quot;issued&quot;:{&quot;date-parts&quot;:[[2008,12]]},&quot;page&quot;:&quot;837-859&quot;,&quot;abstract&quot;:&quot;The US Environmental Protection Agency (EPA) is revising its strategy to obtain the information needed to answer questions pertinent to water-quality management efficiently and rigorously at national scales. One tool of this revised strategy is use of statistically based surveys of aquatic resources such as lakes, wetlands, rivers, and streams. Implementing large-extent surveys involves decisions that reflect compromises between scientific rigor, consistent and practical implementation over large areas and many participants, and the realities of time and money. Primary constraints result from interactions among management objectives, time lines, funding, and institutional constraints of participants. Secondary constraints arise from the interaction between the survey design (geographic extent, sample size, use of existing data), logistics (sampling period, sample shipping, information management, crew expertise, field training), and the suite of ecological indicators selected (site-scale sampling design, field and laboratory protocols). We use our experience with the EPA's national Wadeable Stream Assessment and its Environmental Monitoring and Assessment Program Western Pilot Study to describe the key constraints and the resulting decisions made to implement those surveys successfully. The experiences from those surveys offer perspectives and information useful for effectively implementing future surveys of similar scope or spatial extent, including advanced planning, compatible survey designs, consistent methods, indicators, and cooperative research. © 2008 by The North American Benthological Society.&quot;,&quot;issue&quot;:&quot;4&quot;,&quot;volume&quot;:&quot;27&quot;},&quot;isTemporary&quot;:false}]},{&quot;citationID&quot;:&quot;MENDELEY_CITATION_0c0a3b2d-4042-41fc-9086-8ee34b4b5635&quot;,&quot;properties&quot;:{&quot;noteIndex&quot;:0},&quot;isEdited&quot;:false,&quot;manualOverride&quot;:{&quot;isManuallyOverridden&quot;:true,&quot;citeprocText&quot;:&quot;(U.S. EPA 2009, 2017)&quot;,&quot;manualOverrideText&quot;:&quot;U.S. EPA (2009, 2017, 2020)&quot;},&quot;citationTag&quot;:&quot;MENDELEY_CITATION_v3_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&quot;,&quot;citationItems&quot;:[{&quot;id&quot;:&quot;2998d376-b066-3ffa-aa63-212519e781a4&quot;,&quot;itemData&quot;:{&quot;type&quot;:&quot;report&quot;,&quot;id&quot;:&quot;2998d376-b066-3ffa-aa63-212519e781a4&quot;,&quot;title&quot;:&quot;National Rivers and Streams Assessment:  Field Operations Manual. U.S. Environmental Protection Agency, Washington, D.C. EPA-841-B-07-009.&quot;,&quot;author&quot;:[{&quot;family&quot;:&quot;U.S. EPA&quot;,&quot;given&quot;:&quot;&quot;,&quot;parse-names&quot;:false,&quot;dropping-particle&quot;:&quot;&quot;,&quot;non-dropping-particle&quot;:&quot;&quot;}],&quot;issued&quot;:{&quot;date-parts&quot;:[[2009]]},&quot;publisher-place&quot;:&quot;Washington, DC&quot;,&quot;abstract&quot;:&quot;This document (Field Operations Manual) contains a brief introduction and procedures to follow at the base location and on-site, including methods for sampling water chemistry (grabs and in situ), phytoplankton, zooplankton, sediment (diatoms and mercury), algal toxins, benthic macroinvertebrates, and physical habitat. These methods are based on both the guidelines developed and followed in the Western Environmental Monitoring and Assessment Program (Baker, et. al., 1997) and methods employed by several key states that were involved in the planning phase of this project. Methods described in this document are to be used specifically in work relating to the NLA 2012.&quot;,&quot;container-title-short&quot;:&quot;&quot;},&quot;isTemporary&quot;:false},{&quot;id&quot;:&quot;9e21410c-0c1f-37b2-bf64-3c7543d5ef46&quot;,&quot;itemData&quot;:{&quot;type&quot;:&quot;report&quot;,&quot;id&quot;:&quot;9e21410c-0c1f-37b2-bf64-3c7543d5ef46&quot;,&quot;title&quot;:&quot;National Rivers and Streams Assessment 2018/19: Field Operations Manual – Wadeable. U.S. Environmental Protection Agency, Office of Water Washington, D.C. EPA-841-B-17-003a.&quot;,&quot;author&quot;:[{&quot;family&quot;:&quot;U.S. EPA&quot;,&quot;given&quot;:&quot;&quot;,&quot;parse-names&quot;:false,&quot;dropping-particle&quot;:&quot;&quot;,&quot;non-dropping-particle&quot;:&quot;&quot;}],&quot;issued&quot;:{&quot;date-parts&quot;:[[2017]]},&quot;container-title-short&quot;:&quot;&quot;},&quot;isTemporary&quot;:false}]},{&quot;citationID&quot;:&quot;MENDELEY_CITATION_37fd5ef8-ed8b-4a9c-b4bc-a7498db4bb8b&quot;,&quot;properties&quot;:{&quot;noteIndex&quot;:0},&quot;isEdited&quot;:false,&quot;manualOverride&quot;:{&quot;isManuallyOverridden&quot;:false,&quot;citeprocText&quot;:&quot;(U.S. EPA 2008, 2017)&quot;,&quot;manualOverrideText&quot;:&quot;&quot;},&quot;citationTag&quot;:&quot;MENDELEY_CITATION_v3_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&quot;,&quot;citationItems&quot;:[{&quot;id&quot;:&quot;9e21410c-0c1f-37b2-bf64-3c7543d5ef46&quot;,&quot;itemData&quot;:{&quot;type&quot;:&quot;report&quot;,&quot;id&quot;:&quot;9e21410c-0c1f-37b2-bf64-3c7543d5ef46&quot;,&quot;title&quot;:&quot;National Rivers and Streams Assessment 2018/19: Field Operations Manual – Wadeable. U.S. Environmental Protection Agency, Office of Water Washington, D.C. EPA-841-B-17-003a.&quot;,&quot;author&quot;:[{&quot;family&quot;:&quot;U.S. EPA&quot;,&quot;given&quot;:&quot;&quot;,&quot;parse-names&quot;:false,&quot;dropping-particle&quot;:&quot;&quot;,&quot;non-dropping-particle&quot;:&quot;&quot;}],&quot;issued&quot;:{&quot;date-parts&quot;:[[2017]]},&quot;container-title-short&quot;:&quot;&quot;},&quot;isTemporary&quot;:false},{&quot;id&quot;:&quot;14b832dc-c8d5-32f9-b54c-a2ef30ec5e05&quot;,&quot;itemData&quot;:{&quot;type&quot;:&quot;report&quot;,&quot;id&quot;:&quot;14b832dc-c8d5-32f9-b54c-a2ef30ec5e05&quot;,&quot;title&quot;:&quot;National Rivers and Streams Assessment: Laboratory Methods Manual. U.S. Environmental Protection Agency, Office of Water and Office of Research and Development, Washington, D.C. EPA-841-B-07-010.&quot;,&quot;author&quot;:[{&quot;family&quot;:&quot;U.S. EPA&quot;,&quot;given&quot;:&quot;&quot;,&quot;parse-names&quot;:false,&quot;dropping-particle&quot;:&quot;&quot;,&quot;non-dropping-particle&quot;:&quot;&quot;}],&quot;issued&quot;:{&quot;date-parts&quot;:[[2008]]},&quot;abstract&quot;:&quot;The intention of the National Rivers and Streams Assessment is to provide a comprehensive “State of the Flowing Waters” assessment for rivers and streams across the United States. The complete documentation of overall project management, design, methods, quality assurance, and standards is contained in four companion documents:&quot;,&quot;container-title-short&quot;:&quot;&quot;},&quot;isTemporary&quot;:false}]},{&quot;citationID&quot;:&quot;MENDELEY_CITATION_e0a7cf55-03ad-4240-a389-e00258aabd28&quot;,&quot;properties&quot;:{&quot;noteIndex&quot;:0},&quot;isEdited&quot;:false,&quot;manualOverride&quot;:{&quot;isManuallyOverridden&quot;:false,&quot;citeprocText&quot;:&quot;(Tikhonov et al. 2020, Ovaskainen and Abrego 2020)&quot;,&quot;manualOverrideText&quot;:&quot;&quot;},&quot;citationTag&quot;:&quot;MENDELEY_CITATION_v3_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&quot;,&quot;citationItems&quot;:[{&quot;id&quot;:&quot;1211c6a5-cce2-3676-9552-362bc28e4f2b&quot;,&quot;itemData&quot;:{&quot;type&quot;:&quot;article-journal&quot;,&quot;id&quot;:&quot;1211c6a5-cce2-3676-9552-362bc28e4f2b&quot;,&quot;title&quot;:&quot;Joint species distribution modelling with the r-package Hmsc&quot;,&quot;author&quot;:[{&quot;family&quot;:&quot;Tikhonov&quot;,&quot;given&quot;:&quot;Gleb&quot;,&quot;parse-names&quot;:false,&quot;dropping-particle&quot;:&quot;&quot;,&quot;non-dropping-particle&quot;:&quot;&quot;},{&quot;family&quot;:&quot;Opedal&quot;,&quot;given&quot;:&quot;Øystein H.&quot;,&quot;parse-names&quot;:false,&quot;dropping-particle&quot;:&quot;&quot;,&quot;non-dropping-particle&quot;:&quot;&quot;},{&quot;family&quot;:&quot;Abrego&quot;,&quot;given&quot;:&quot;Nerea&quot;,&quot;parse-names&quot;:false,&quot;dropping-particle&quot;:&quot;&quot;,&quot;non-dropping-particle&quot;:&quot;&quot;},{&quot;family&quot;:&quot;Lehikoinen&quot;,&quot;given&quot;:&quot;Aleksi&quot;,&quot;parse-names&quot;:false,&quot;dropping-particle&quot;:&quot;&quot;,&quot;non-dropping-particle&quot;:&quot;&quot;},{&quot;family&quot;:&quot;Jonge&quot;,&quot;given&quot;:&quot;Melinda M.J.&quot;,&quot;parse-names&quot;:false,&quot;dropping-particle&quot;:&quot;&quot;,&quot;non-dropping-particle&quot;:&quot;de&quot;},{&quot;family&quot;:&quot;Oksanen&quot;,&quot;given&quot;:&quot;Jari&quot;,&quot;parse-names&quot;:false,&quot;dropping-particle&quot;:&quot;&quot;,&quot;non-dropping-particle&quot;:&quot;&quot;},{&quot;family&quot;:&quot;Ovaskainen&quot;,&quot;given&quot;:&quot;Otso&quot;,&quot;parse-names&quot;:false,&quot;dropping-particle&quot;:&quot;&quot;,&quot;non-dropping-particle&quot;:&quot;&quot;}],&quot;container-title&quot;:&quot;Methods in Ecology and Evolution&quot;,&quot;DOI&quot;:&quot;10.1111/2041-210X.13345&quot;,&quot;ISSN&quot;:&quot;2041210X&quot;,&quot;issued&quot;:{&quot;date-parts&quot;:[[2020,3,1]]},&quot;page&quot;:&quot;442-447&quot;,&quot;abstract&quot;:&quot;Joint Species Distribution Modelling (JSDM) is becoming an increasingly popular statistical method for analysing data in community ecology. Hierarchical Modelling of Species Communities (HMSC) is a general and flexible framework for fitting JSDMs. HMSC allows the integration of community ecology data with data on environmental covariates, species traits, phylogenetic relationships and the spatio-temporal context of the study, providing predictive insights into community assembly processes from non-manipulative observational data of species communities. The full range of functionality of HMSC has remained restricted to Matlab users only. To make HMSC accessible to the wider community of ecologists, we introduce Hmsc 3.0, a user-friendly r implementation. We illustrate the use of the package by applying Hmsc 3.0 to a range of case studies on real and simulated data. The real data consist of bird counts in a spatio-temporally structured dataset, environmental covariates, species traits and phylogenetic relationships. Vignettes on simulated data involve single-species models, models of small communities, models of large species communities and models for large spatial data. We demonstrate the estimation of species responses to environmental covariates and how these depend on species traits, as well as the estimation of residual species associations. We demonstrate how to construct and fit models with different types of random effects, how to examine MCMC convergence, how to examine the explanatory and predictive powers of the models, how to assess parameter estimates and how to make predictions. We further demonstrate how Hmsc 3.0 can be applied to normally distributed data, count data and presence–absence data. The package, along with the extended vignettes, makes JSDM fitting and post-processing easily accessible to ecologists familiar with r.&quot;,&quot;publisher&quot;:&quot;British Ecological Society&quot;,&quot;issue&quot;:&quot;3&quot;,&quot;volume&quot;:&quot;11&quot;,&quot;expandedJournalTitle&quot;:&quot;Methods in Ecology and Evolution&quot;,&quot;container-title-short&quot;:&quot;Methods Ecol Evol&quot;},&quot;isTemporary&quot;:false},{&quot;id&quot;:&quot;45e26fb7-6f6e-3d46-aed3-03cd1d46f482&quot;,&quot;itemData&quot;:{&quot;type&quot;:&quot;book&quot;,&quot;id&quot;:&quot;45e26fb7-6f6e-3d46-aed3-03cd1d46f482&quot;,&quot;title&quot;:&quot;Joint Species Distribution Modelling&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DOI&quot;:&quot;10.1017/9781108591720&quot;,&quot;ISBN&quot;:&quot;9781108591720&quot;,&quot;issued&quot;:{&quot;date-parts&quot;:[[2020,5,31]]},&quot;publisher&quot;:&quot;Cambridge University Press&quot;,&quot;container-title-short&quot;:&quot;&quot;},&quot;isTemporary&quot;:false}]},{&quot;citationID&quot;:&quot;MENDELEY_CITATION_1942754a-6689-4563-b1bc-539795b440b9&quot;,&quot;properties&quot;:{&quot;noteIndex&quot;:0},&quot;isEdited&quot;:false,&quot;manualOverride&quot;:{&quot;isManuallyOverridden&quot;:true,&quot;citeprocText&quot;:&quot;(Ovaskainen and Abrego 2020)&quot;,&quot;manualOverrideText&quot;:&quot;(Warton et al. 2015, Ovaskainen et al. 2016, Ovaskainen and Abrego 2020)&quot;},&quot;citationTag&quot;:&quot;MENDELEY_CITATION_v3_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&quot;,&quot;citationItems&quot;:[{&quot;id&quot;:&quot;45e26fb7-6f6e-3d46-aed3-03cd1d46f482&quot;,&quot;itemData&quot;:{&quot;type&quot;:&quot;book&quot;,&quot;id&quot;:&quot;45e26fb7-6f6e-3d46-aed3-03cd1d46f482&quot;,&quot;title&quot;:&quot;Joint Species Distribution Modelling&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DOI&quot;:&quot;10.1017/9781108591720&quot;,&quot;ISBN&quot;:&quot;9781108591720&quot;,&quot;issued&quot;:{&quot;date-parts&quot;:[[2020,5,31]]},&quot;publisher&quot;:&quot;Cambridge University Press&quot;,&quot;container-title-short&quot;:&quot;&quot;},&quot;isTemporary&quot;:false}]},{&quot;citationID&quot;:&quot;MENDELEY_CITATION_18091426-bcfe-4601-8936-65e31c71e3e0&quot;,&quot;properties&quot;:{&quot;noteIndex&quot;:0},&quot;isEdited&quot;:false,&quot;manualOverride&quot;:{&quot;isManuallyOverridden&quot;:false,&quot;citeprocText&quot;:&quot;(Warton et al. 2015)&quot;,&quot;manualOverrideText&quot;:&quot;&quot;},&quot;citationTag&quot;:&quot;MENDELEY_CITATION_v3_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&quot;,&quot;citationItems&quot;:[{&quot;id&quot;:&quot;3d178071-ebb8-3926-91ff-87f67395cd08&quot;,&quot;itemData&quot;:{&quot;type&quot;:&quot;article-journal&quot;,&quot;id&quot;:&quot;3d178071-ebb8-3926-91ff-87f67395cd08&quot;,&quot;title&quot;:&quot;So Many Variables: Joint Modeling in Community Ecology&quot;,&quot;author&quot;:[{&quot;family&quot;:&quot;Warton&quot;,&quot;given&quot;:&quot;David I.&quot;,&quot;parse-names&quot;:false,&quot;dropping-particle&quot;:&quot;&quot;,&quot;non-dropping-particle&quot;:&quot;&quot;},{&quot;family&quot;:&quot;Blanchet&quot;,&quot;given&quot;:&quot;F. Guillaume&quot;,&quot;parse-names&quot;:false,&quot;dropping-particle&quot;:&quot;&quot;,&quot;non-dropping-particle&quot;:&quot;&quot;},{&quot;family&quot;:&quot;O’Hara&quot;,&quot;given&quot;:&quot;Robert B.&quot;,&quot;parse-names&quot;:false,&quot;dropping-particle&quot;:&quot;&quot;,&quot;non-dropping-particle&quot;:&quot;&quot;},{&quot;family&quot;:&quot;Ovaskainen&quot;,&quot;given&quot;:&quot;Otso&quot;,&quot;parse-names&quot;:false,&quot;dropping-particle&quot;:&quot;&quot;,&quot;non-dropping-particle&quot;:&quot;&quot;},{&quot;family&quot;:&quot;Taskinen&quot;,&quot;given&quot;:&quot;Sara&quot;,&quot;parse-names&quot;:false,&quot;dropping-particle&quot;:&quot;&quot;,&quot;non-dropping-particle&quot;:&quot;&quot;},{&quot;family&quot;:&quot;Walker&quot;,&quot;given&quot;:&quot;Steven C.&quot;,&quot;parse-names&quot;:false,&quot;dropping-particle&quot;:&quot;&quot;,&quot;non-dropping-particle&quot;:&quot;&quot;},{&quot;family&quot;:&quot;Hui&quot;,&quot;given&quot;:&quot;Francis K.C.&quot;,&quot;parse-names&quot;:false,&quot;dropping-particle&quot;:&quot;&quot;,&quot;non-dropping-particle&quot;:&quot;&quot;}],&quot;container-title&quot;:&quot;Trends in Ecology &amp; Evolution&quot;,&quot;DOI&quot;:&quot;10.1016/j.tree.2015.09.007&quot;,&quot;issued&quot;:{&quot;date-parts&quot;:[[2015]]},&quot;page&quot;:&quot;766-779&quot;,&quot;abstract&quot;:&quot;Technological advances have enabled a new class of multivariate models for ecology, with the potential now to specify a statistical model for abundances jointly across many taxa, to simultaneously explore interactions across taxa and the response of abundance to environmental variables. Joint models can be used for several purposes of interest to ecologists, including estimating patterns of residual correlation across taxa, ordination, multivariate inference about environmental effects and environment-by-trait interactions, accounting for missing predictors, and improving predictions in situations where one can leverage knowledge of some species to predict others. We demonstrate this by example and discuss recent computation tools and future directions. Many ecological questions require the joint analysis of abundances collected simultaneously across many taxonomic groups, and, if organisms are identified using modern tools such as metabarcoding, their number can be in the thousands.While historically such data have been analyzed using ad hoc algorithms, it is now possible to fully specify joint statistical models for abundance using multivariate extensions of generalized linear mixed models.These modern 'joint modeling' approaches allow the study of correlation patterns across taxa, at the same time as studying environmental response, to tease the two apart.Latent variable models are an especially exciting tool that has recently been used for ordination as well as for studying the factors driving co-occurrence.&quot;,&quot;issue&quot;:&quot;12&quot;,&quot;volume&quot;:&quot;30&quot;,&quot;container-title-short&quot;:&quot;Trends Ecol Evol&quot;},&quot;isTemporary&quot;:false}]},{&quot;citationID&quot;:&quot;MENDELEY_CITATION_079ed8f0-2e7e-47e7-bae9-75d3df436905&quot;,&quot;properties&quot;:{&quot;noteIndex&quot;:0},&quot;isEdited&quot;:false,&quot;manualOverride&quot;:{&quot;isManuallyOverridden&quot;:false,&quot;citeprocText&quot;:&quot;(Ovaskainen and Abrego 2020)&quot;,&quot;manualOverrideText&quot;:&quot;&quot;},&quot;citationTag&quot;:&quot;MENDELEY_CITATION_v3_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&quot;,&quot;citationItems&quot;:[{&quot;id&quot;:&quot;45e26fb7-6f6e-3d46-aed3-03cd1d46f482&quot;,&quot;itemData&quot;:{&quot;type&quot;:&quot;book&quot;,&quot;id&quot;:&quot;45e26fb7-6f6e-3d46-aed3-03cd1d46f482&quot;,&quot;title&quot;:&quot;Joint Species Distribution Modelling&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DOI&quot;:&quot;10.1017/9781108591720&quot;,&quot;ISBN&quot;:&quot;9781108591720&quot;,&quot;issued&quot;:{&quot;date-parts&quot;:[[2020,5,31]]},&quot;publisher&quot;:&quot;Cambridge University Press&quot;,&quot;container-title-short&quot;:&quot;&quot;},&quot;isTemporary&quot;:false}]},{&quot;citationID&quot;:&quot;MENDELEY_CITATION_fe6befd2-ab7d-4e28-b1ad-039e655721e2&quot;,&quot;properties&quot;:{&quot;noteIndex&quot;:0},&quot;isEdited&quot;:false,&quot;manualOverride&quot;:{&quot;isManuallyOverridden&quot;:true,&quot;citeprocText&quot;:&quot;(Gelman et al. 2013, Tikhonov et al. 2020)&quot;,&quot;manualOverrideText&quot;:&quot;Gelman et al. 2013, Tikhonov et al. 2020)&quot;},&quot;citationTag&quot;:&quot;MENDELEY_CITATION_v3_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&quot;,&quot;citationItems&quot;:[{&quot;id&quot;:&quot;1211c6a5-cce2-3676-9552-362bc28e4f2b&quot;,&quot;itemData&quot;:{&quot;type&quot;:&quot;article-journal&quot;,&quot;id&quot;:&quot;1211c6a5-cce2-3676-9552-362bc28e4f2b&quot;,&quot;title&quot;:&quot;Joint species distribution modelling with the r-package Hmsc&quot;,&quot;author&quot;:[{&quot;family&quot;:&quot;Tikhonov&quot;,&quot;given&quot;:&quot;Gleb&quot;,&quot;parse-names&quot;:false,&quot;dropping-particle&quot;:&quot;&quot;,&quot;non-dropping-particle&quot;:&quot;&quot;},{&quot;family&quot;:&quot;Opedal&quot;,&quot;given&quot;:&quot;Øystein H.&quot;,&quot;parse-names&quot;:false,&quot;dropping-particle&quot;:&quot;&quot;,&quot;non-dropping-particle&quot;:&quot;&quot;},{&quot;family&quot;:&quot;Abrego&quot;,&quot;given&quot;:&quot;Nerea&quot;,&quot;parse-names&quot;:false,&quot;dropping-particle&quot;:&quot;&quot;,&quot;non-dropping-particle&quot;:&quot;&quot;},{&quot;family&quot;:&quot;Lehikoinen&quot;,&quot;given&quot;:&quot;Aleksi&quot;,&quot;parse-names&quot;:false,&quot;dropping-particle&quot;:&quot;&quot;,&quot;non-dropping-particle&quot;:&quot;&quot;},{&quot;family&quot;:&quot;Jonge&quot;,&quot;given&quot;:&quot;Melinda M.J.&quot;,&quot;parse-names&quot;:false,&quot;dropping-particle&quot;:&quot;&quot;,&quot;non-dropping-particle&quot;:&quot;de&quot;},{&quot;family&quot;:&quot;Oksanen&quot;,&quot;given&quot;:&quot;Jari&quot;,&quot;parse-names&quot;:false,&quot;dropping-particle&quot;:&quot;&quot;,&quot;non-dropping-particle&quot;:&quot;&quot;},{&quot;family&quot;:&quot;Ovaskainen&quot;,&quot;given&quot;:&quot;Otso&quot;,&quot;parse-names&quot;:false,&quot;dropping-particle&quot;:&quot;&quot;,&quot;non-dropping-particle&quot;:&quot;&quot;}],&quot;container-title&quot;:&quot;Methods in Ecology and Evolution&quot;,&quot;DOI&quot;:&quot;10.1111/2041-210X.13345&quot;,&quot;ISSN&quot;:&quot;2041210X&quot;,&quot;issued&quot;:{&quot;date-parts&quot;:[[2020,3,1]]},&quot;page&quot;:&quot;442-447&quot;,&quot;abstract&quot;:&quot;Joint Species Distribution Modelling (JSDM) is becoming an increasingly popular statistical method for analysing data in community ecology. Hierarchical Modelling of Species Communities (HMSC) is a general and flexible framework for fitting JSDMs. HMSC allows the integration of community ecology data with data on environmental covariates, species traits, phylogenetic relationships and the spatio-temporal context of the study, providing predictive insights into community assembly processes from non-manipulative observational data of species communities. The full range of functionality of HMSC has remained restricted to Matlab users only. To make HMSC accessible to the wider community of ecologists, we introduce Hmsc 3.0, a user-friendly r implementation. We illustrate the use of the package by applying Hmsc 3.0 to a range of case studies on real and simulated data. The real data consist of bird counts in a spatio-temporally structured dataset, environmental covariates, species traits and phylogenetic relationships. Vignettes on simulated data involve single-species models, models of small communities, models of large species communities and models for large spatial data. We demonstrate the estimation of species responses to environmental covariates and how these depend on species traits, as well as the estimation of residual species associations. We demonstrate how to construct and fit models with different types of random effects, how to examine MCMC convergence, how to examine the explanatory and predictive powers of the models, how to assess parameter estimates and how to make predictions. We further demonstrate how Hmsc 3.0 can be applied to normally distributed data, count data and presence–absence data. The package, along with the extended vignettes, makes JSDM fitting and post-processing easily accessible to ecologists familiar with r.&quot;,&quot;publisher&quot;:&quot;British Ecological Society&quot;,&quot;issue&quot;:&quot;3&quot;,&quot;volume&quot;:&quot;11&quot;,&quot;expandedJournalTitle&quot;:&quot;Methods in Ecology and Evolution&quot;,&quot;container-title-short&quot;:&quot;Methods Ecol Evol&quot;},&quot;isTemporary&quot;:false},{&quot;id&quot;:&quot;4b4a415d-1232-3196-aec0-041c77cc5713&quot;,&quot;itemData&quot;:{&quot;type&quot;:&quot;book&quot;,&quot;id&quot;:&quot;4b4a415d-1232-3196-aec0-041c77cc5713&quot;,&quot;title&quot;:&quot;Bayesian Data Analysis&quot;,&quot;author&quot;:[{&quot;family&quot;:&quot;Gelman&quot;,&quot;given&quot;:&quot;Andrew&quot;,&quot;parse-names&quot;:false,&quot;dropping-particle&quot;:&quot;&quot;,&quot;non-dropping-particle&quot;:&quot;&quot;},{&quot;family&quot;:&quot;Carlin&quot;,&quot;given&quot;:&quot;John B.&quot;,&quot;parse-names&quot;:false,&quot;dropping-particle&quot;:&quot;&quot;,&quot;non-dropping-particle&quot;:&quot;&quot;},{&quot;family&quot;:&quot;Stern&quot;,&quot;given&quot;:&quot;Hal S.&quot;,&quot;parse-names&quot;:false,&quot;dropping-particle&quot;:&quot;&quot;,&quot;non-dropping-particle&quot;:&quot;&quot;},{&quot;family&quot;:&quot;Dunson&quot;,&quot;given&quot;:&quot;David B.&quot;,&quot;parse-names&quot;:false,&quot;dropping-particle&quot;:&quot;&quot;,&quot;non-dropping-particle&quot;:&quot;&quot;},{&quot;family&quot;:&quot;Vehtari&quot;,&quot;given&quot;:&quot;Aki&quot;,&quot;parse-names&quot;:false,&quot;dropping-particle&quot;:&quot;&quot;,&quot;non-dropping-particle&quot;:&quot;&quot;},{&quot;family&quot;:&quot;Rubin&quot;,&quot;given&quot;:&quot;Donald B.&quot;,&quot;parse-names&quot;:false,&quot;dropping-particle&quot;:&quot;&quot;,&quot;non-dropping-particle&quot;:&quot;&quot;}],&quot;DOI&quot;:&quot;10.1201/b16018&quot;,&quot;ISBN&quot;:&quot;9780429113079&quot;,&quot;issued&quot;:{&quot;date-parts&quot;:[[2013,11,27]]},&quot;publisher&quot;:&quot;Chapman and Hall/CRC&quot;,&quot;container-title-short&quot;:&quot;&quot;},&quot;isTemporary&quot;:false}]},{&quot;citationID&quot;:&quot;MENDELEY_CITATION_1f965dd0-e21a-4477-ab2f-ebc9ff747d4d&quot;,&quot;properties&quot;:{&quot;noteIndex&quot;:0},&quot;isEdited&quot;:false,&quot;manualOverride&quot;:{&quot;isManuallyOverridden&quot;:false,&quot;citeprocText&quot;:&quot;(Hawkins et al. 2000, Hallstan et al. 2012)&quot;,&quot;manualOverrideText&quot;:&quot;&quot;},&quot;citationTag&quot;:&quot;MENDELEY_CITATION_v3_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&quot;,&quot;citationItems&quot;:[{&quot;id&quot;:&quot;1241e8c8-d9ea-3dc8-bb3c-2e57d3ea5138&quot;,&quot;itemData&quot;:{&quot;type&quot;:&quot;report&quot;,&quot;id&quot;:&quot;1241e8c8-d9ea-3dc8-bb3c-2e57d3ea5138&quot;,&quot;title&quot;:&quot;DEVELOPMENT AND EVALUATION OF PREDICTIVE MODELS FOR MEASURING THE BIOLOGICAL INTEGRITY OF STREAMS&quot;,&quot;author&quot;:[{&quot;family&quot;:&quot;Hawkins&quot;,&quot;given&quot;:&quot;Charles P&quot;,&quot;parse-names&quot;:false,&quot;dropping-particle&quot;:&quot;&quot;,&quot;non-dropping-particle&quot;:&quot;&quot;},{&quot;family&quot;:&quot;Norris&quot;,&quot;given&quot;:&quot;Richard H&quot;,&quot;parse-names&quot;:false,&quot;dropping-particle&quot;:&quot;&quot;,&quot;non-dropping-particle&quot;:&quot;&quot;},{&quot;family&quot;:&quot;Hogue&quot;,&quot;given&quot;:&quot;James N&quot;,&quot;parse-names&quot;:false,&quot;dropping-particle&quot;:&quot;&quot;,&quot;non-dropping-particle&quot;:&quot;&quot;},{&quot;family&quot;:&quot;Feminella&quot;,&quot;given&quot;:&quot;Jack W&quot;,&quot;parse-names&quot;:false,&quot;dropping-particle&quot;:&quot;&quot;,&quot;non-dropping-particle&quot;:&quot;&quot;}],&quot;container-title&quot;:&quot;Ecological Applications&quot;,&quot;issued&quot;:{&quot;date-parts&quot;:[[2000]]},&quot;number-of-pages&quot;:&quot;1456-1477&quot;,&quot;abstract&quot;:&quot;The ratio of the number of observed taxa to that expected to occur in the absence of human-caused stress (O/E) is an intuitive and ecologically meaningful measure of biological integrity. We examined how O/E ratios derived from stream invertebrate data varied among 234 unimpaired reference sites and 254 test sites potentially impaired by past logging. Data were collected from streams in three montane ecoregions in California. Two sets of River Invertebrate Prediction and Classification System (RIVPACS) predictive models were built: one set of models was based on near-species taxonomic resolution; the other was based on family identifications. Two models were built for each level of taxonomic resolution: one calculated O and E based on all taxa with probabilities of capture (P c) 0; the other calculated O and E based on only those taxa with P c 0.5. Evaluations of the performance of each model were based on three criteria: (1) how well models predicted the taxa found at unimpaired sites, (2) the degree to which O/E values differed among unimpaired reference sites and potentially impaired test sites, and (3) the degree to which test site O/E values were correlated with independent measures of watershed alteration. Predictions of species models were more accurate than those of family models, and predictions of the P c 0.5 species model were more robust than predictions of the P c 0 model. O/E values derived from both species models were related to land use variables, but only assessments based on the P c 0.5 model were insensitive to naturally occurring differences among streams, ecoregions, and years.&quot;,&quot;issue&quot;:&quot;5&quot;,&quot;volume&quot;:&quot;10&quot;,&quot;container-title-short&quot;:&quot;&quot;},&quot;isTemporary&quot;:false},{&quot;id&quot;:&quot;3bd87633-0131-338d-855b-afa9181720d1&quot;,&quot;itemData&quot;:{&quot;type&quot;:&quot;article-journal&quot;,&quot;id&quot;:&quot;3bd87633-0131-338d-855b-afa9181720d1&quot;,&quot;title&quot;:&quot;Comparison of classification-then-modelling and species-by-species modelling for predicting lake phytoplankton assemblages&quot;,&quot;author&quot;:[{&quot;family&quot;:&quot;Hallstan&quot;,&quot;given&quot;:&quot;Simon&quot;,&quot;parse-names&quot;:false,&quot;dropping-particle&quot;:&quot;&quot;,&quot;non-dropping-particle&quot;:&quot;&quot;},{&quot;family&quot;:&quot;Johnson&quot;,&quot;given&quot;:&quot;Richard K.&quot;,&quot;parse-names&quot;:false,&quot;dropping-particle&quot;:&quot;&quot;,&quot;non-dropping-particle&quot;:&quot;&quot;},{&quot;family&quot;:&quot;Willén&quot;,&quot;given&quot;:&quot;Eva&quot;,&quot;parse-names&quot;:false,&quot;dropping-particle&quot;:&quot;&quot;,&quot;non-dropping-particle&quot;:&quot;&quot;},{&quot;family&quot;:&quot;Grandin&quot;,&quot;given&quot;:&quot;Ulf&quot;,&quot;parse-names&quot;:false,&quot;dropping-particle&quot;:&quot;&quot;,&quot;non-dropping-particle&quot;:&quot;&quot;}],&quot;container-title&quot;:&quot;Ecological Modelling&quot;,&quot;container-title-short&quot;:&quot;Ecol Modell&quot;,&quot;DOI&quot;:&quot;10.1016/j.ecolmodel.2012.01.018&quot;,&quot;ISSN&quot;:&quot;03043800&quot;,&quot;issued&quot;:{&quot;date-parts&quot;:[[2012,4,24]]},&quot;page&quot;:&quot;11-19&quot;,&quot;abstract&quot;:&quot;Species distribution models are used for a wide range of ecological applications, such as assessment of ecological status. For many such assessments, predictions of entire communities are preferred. When entire community compositions are modelled, two options are available: (1) to model all of the communities' species individually and (2) to incorporate community information into the models. Here, we compared the accuracy of these two modelling approaches for predicting boreal lake phytoplankton assemblages and their ability to detect human impact. The modelling approaches tested were specifically classification-then-modelling (here a RIVPACS-type model, using random forest to predict biological group membership) and species-by-species modelling, using a random forest model for each species. The species-by-species models performed better than the RIVPACS model according to the dissimilarity measure BC, the area under curve (AUC) and proportion of true positives. In contrast, the taxonomic completeness index (O/E), commonly used for freshwater assessments, indicated that the RIVPACS model performed better. However, we believe that O/E overestimates model performance, due to the index omitting false negative errors (i.e. errors where species are wrongly predicting as absent). No support was found for our hypothesis that rare species would be better modelled by the RIVPACS model. Indeed, the RIVPACS model predicted common species significantly better than the species-by-species models, whilst the species-by-species models predicted rare species better than the RIVPACS model. Both modelling methods were able to separate impaired sites (acidified and eutrophic) from reference sites. We suggest that classification-then-modelling is evaluated using data-set containing more possible biological interactions, e.g. phytoplankton, zooplankton and fish. We also suggest that AUC is used as a complement to taxonomic completeness when evaluating models for reference condition taxa composition. © 2012 Elsevier B.V.&quot;,&quot;volume&quot;:&quot;231&quot;},&quot;isTemporary&quot;:false}]},{&quot;citationID&quot;:&quot;MENDELEY_CITATION_5c8db5be-3b66-44d3-8085-5f0ab82ad381&quot;,&quot;properties&quot;:{&quot;noteIndex&quot;:0},&quot;isEdited&quot;:false,&quot;manualOverride&quot;:{&quot;isManuallyOverridden&quot;:true,&quot;citeprocText&quot;:&quot;(Van Van Sickle 2008)&quot;,&quot;manualOverrideText&quot;:&quot;(Van Sickle 2008)&quot;},&quot;citationTag&quot;:&quot;MENDELEY_CITATION_v3_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&quot;,&quot;citationItems&quot;:[{&quot;label&quot;:&quot;page&quot;,&quot;id&quot;:&quot;aa7d7a34-af56-35e2-b4b5-9dbb43ee57c0&quot;,&quot;itemData&quot;:{&quot;type&quot;:&quot;article-journal&quot;,&quot;id&quot;:&quot;aa7d7a34-af56-35e2-b4b5-9dbb43ee57c0&quot;,&quot;title&quot;:&quot;An index of compositional dissimilarity between observed and expected assemblages&quot;,&quot;author&quot;:[{&quot;family&quot;:&quot;Sickle&quot;,&quot;given&quot;:&quot;John&quot;,&quot;parse-names&quot;:false,&quot;dropping-particle&quot;:&quot;&quot;,&quot;non-dropping-particle&quot;:&quot;Van&quot;}],&quot;container-title&quot;:&quot;Journal of the North American Benthological Society&quot;,&quot;DOI&quot;:&quot;10.1899/07-111.1&quot;,&quot;ISSN&quot;:&quot;08873593&quot;,&quot;issued&quot;:{&quot;date-parts&quot;:[[2008]]},&quot;page&quot;:&quot;227-235&quot;,&quot;abstract&quot;:&quot;The reference-condition approach to bioassessment often uses the observed/expected (O/E) ratio to indicate anthropogenic alteration of aquatic macroinvertebrates, fish, or periphyton assemblages. Given a list of taxa found at ≥1 minimally disturbed reference sites, E is the number of those taxa that would expected in a sampled assemblage if the sampled stream were in reference condition, and O is the number of those taxa observed in the sample. An O/E value significantly &lt;1.0 indicates that a stream has lost taxa relative to its reference-condition expectation, possibly because of anthropogenic stress. However, the O/E index can be insensitive to stress-induced shifts in taxonomic composition that leave assemblage richness unchanged. As an alternative to O/E, I propose using BC, an adaptation of Bray-Curtis distance, to measure the compositional dissimilarity between an observed and expected assemblage directly. I compared the performance of BC and O/E at 5685 stream and lake sites throughout the contiguous 48 states of the US using 1 of 10 River Invertebrate Prediction and Classification system (RIVPACS)-type models to predict expected assemblages. Percentages of independently determined nonreference sites that were declared to be nonreference by BC exceeded the percentage declared to be nonreference by O/E by an average of 6 to 16 percentage points, depending on whether the 2 indices included low-probability taxa, whether a 1-sided or 2-sided O/E criterion was used to declare nonreference, and whether predictive or null models were used to predict expected assemblages. Correlations between BC scores and anthropogenic stressor variables were stronger than correlations between O/E scores and anthropogenic stressor variables in 18 of 25 cases. In contrast to O/E, BC can include low-probability taxa without reducing its power to detect nonreference conditions. © 2008 by The North American Benthological Society.&quot;,&quot;issue&quot;:&quot;2&quot;,&quot;volume&quot;:&quot;27&quot;,&quot;container-title-short&quot;:&quot;J North Am Benthol Soc&quot;},&quot;isTemporary&quot;:false,&quot;prefix&quot;:&quot;Van&quot;}]},{&quot;citationID&quot;:&quot;MENDELEY_CITATION_dc4a89f0-cb4c-4a6b-8fac-3076f698bcb2&quot;,&quot;properties&quot;:{&quot;noteIndex&quot;:0},&quot;isEdited&quot;:false,&quot;manualOverride&quot;:{&quot;isManuallyOverridden&quot;:false,&quot;citeprocText&quot;:&quot;(Pastore and Calcagnì 2019)&quot;,&quot;manualOverrideText&quot;:&quot;&quot;},&quot;citationTag&quot;:&quot;MENDELEY_CITATION_v3_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&quot;,&quot;citationItems&quot;:[{&quot;id&quot;:&quot;74912c2b-4f92-3a2a-bbb6-55b7f3073205&quot;,&quot;itemData&quot;:{&quot;type&quot;:&quot;article-journal&quot;,&quot;id&quot;:&quot;74912c2b-4f92-3a2a-bbb6-55b7f3073205&quot;,&quot;title&quot;:&quot;Measuring distribution similarities between samples: A distribution-free overlapping index&quot;,&quot;author&quot;:[{&quot;family&quot;:&quot;Pastore&quot;,&quot;given&quot;:&quot;Massimiliano&quot;,&quot;parse-names&quot;:false,&quot;dropping-particle&quot;:&quot;&quot;,&quot;non-dropping-particle&quot;:&quot;&quot;},{&quot;family&quot;:&quot;Calcagnì&quot;,&quot;given&quot;:&quot;Antonio&quot;,&quot;parse-names&quot;:false,&quot;dropping-particle&quot;:&quot;&quot;,&quot;non-dropping-particle&quot;:&quot;&quot;}],&quot;container-title&quot;:&quot;Frontiers in Psychology&quot;,&quot;DOI&quot;:&quot;10.3389/fpsyg.2019.01089&quot;,&quot;ISSN&quot;:&quot;16641078&quot;,&quot;issued&quot;:{&quot;date-parts&quot;:[[2019,5,1]]},&quot;abstract&quot;:&quot;Every day cognitive and experimental researchers attempt to find evidence in support of their hypotheses in terms of statistical differences or similarities among groups. The most typical cases involve quantifying the difference of two samples in terms of their mean values using the t statistic or other measures, such as Cohen's d or U metrics. In both cases the aim is to quantify how large such differences have to be in order to be classified as notable effects. These issues are particularly relevant when dealing with experimental and applied psychological research. However, most of these standard measures require some distributional assumptions to be correctly used, such as symmetry, unimodality, and well-established parametric forms. Although these assumptions guarantee that asymptotic properties for inference are satisfied, they can often limit the validity and interpretability of results. In this article we illustrate the use of a distribution-free overlapping measure as an alternative way to quantify sample differences and assess research hypotheses expressed in terms of Bayesian evidence. Themain features and potentials of the overlapping index are illustrated bymeans of three empirical applications. Results suggest that using this index can considerably improve the interpretability of data analysis results in psychological research, as well as the reliability of conclusions that researchers can draw from their studies.&quot;,&quot;publisher&quot;:&quot;Frontiers Media S.A.&quot;,&quot;volume&quot;:&quot;10&quot;,&quot;container-title-short&quot;:&quot;Front Psychol&quot;},&quot;isTemporary&quot;:false}]},{&quot;citationID&quot;:&quot;MENDELEY_CITATION_d68f45d3-ab2b-4288-afe4-75e2983acc03&quot;,&quot;properties&quot;:{&quot;noteIndex&quot;:0},&quot;isEdited&quot;:false,&quot;manualOverride&quot;:{&quot;isManuallyOverridden&quot;:false,&quot;citeprocText&quot;:&quot;(Olsen and Peck 2008, Dumelle et al. 2023)&quot;,&quot;manualOverrideText&quot;:&quot;&quot;},&quot;citationTag&quot;:&quot;MENDELEY_CITATION_v3_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&quot;,&quot;citationItems&quot;:[{&quot;id&quot;:&quot;35b54505-5000-318f-885f-752ffe93c449&quot;,&quot;itemData&quot;:{&quot;type&quot;:&quot;article-journal&quot;,&quot;id&quot;:&quot;35b54505-5000-318f-885f-752ffe93c449&quot;,&quot;title&quot;:&quot;spsurvey: Spatial Sampling Design and Analysis in R&quot;,&quot;author&quot;:[{&quot;family&quot;:&quot;Dumelle&quot;,&quot;given&quot;:&quot;Michael&quot;,&quot;parse-names&quot;:false,&quot;dropping-particle&quot;:&quot;&quot;,&quot;non-dropping-particle&quot;:&quot;&quot;},{&quot;family&quot;:&quot;Kincaid&quot;,&quot;given&quot;:&quot;To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quot;,&quot;parse-names&quot;:false,&quot;dropping-particle&quot;:&quot;&quot;,&quot;non-dropping-particle&quot;:&quot;&quot;}],&quot;container-title&quot;:&quot;Journal of Statistical Software&quot;,&quot;container-title-short&quot;:&quot;J Stat Softw&quot;,&quot;DOI&quot;:&quot;10.18637/jss.v105.i03&quot;,&quot;ISSN&quot;:&quot;15487660&quot;,&quot;issued&quot;:{&quot;date-parts&quot;:[[2023]]},&quot;page&quot;:&quot;1-29&quot;,&quot;abstract&quot;:&quot;spsurvey is an R package for design-based statistical inference, with a focus on spatial data. spsurvey provides the generalized random-tessellation stratified (GRTS) algorithm to select spatially balanced samples via the grts() function. The grts() function flexibly accommodates several sampling design features, including stratification, varying inclusion probabilities, legacy (or historical) sites, minimum distances between sites, and two options for replacement sites. spsurvey also provides a suite of data analysis options, including categorical variable analysis (cat_analysis()), continuous variable analysis (cont_analysis()), relative risk analysis (relrisk_analysis()), attributable risk analysis (attrisk_analysis()), difference in risk analysis (diffrisk_analysis()), change analysis (change_analysis()), and trend analysis (trend_analysis()). In this manuscript, we first provide background for the GRTS algorithm and the analysis approaches and then show how to implement them in spsurvey. We find that the spatially balanced GRTS algorithm yields more precise parameter estimates than simple random sampling, which ignores spatial information.&quot;,&quot;publisher&quot;:&quot;American Statistical Association&quot;,&quot;issue&quot;:&quot;3&quot;,&quot;volume&quot;:&quot;105&quot;},&quot;isTemporary&quot;:false},{&quot;id&quot;:&quot;f9d9de16-791d-326a-8c23-dad8b54db93d&quot;,&quot;itemData&quot;:{&quot;type&quot;:&quot;article-journal&quot;,&quot;id&quot;:&quot;f9d9de16-791d-326a-8c23-dad8b54db93d&quot;,&quot;title&quot;:&quot;Survey design and extent estimates for the Wadeable Streams Assessment&quot;,&quot;author&quot;:[{&quot;family&quot;:&quot;Olsen&quot;,&quot;given&quot;:&quot;Anthony R.&quot;,&quot;parse-names&quot;:false,&quot;dropping-particle&quot;:&quot;&quot;,&quot;non-dropping-particle&quot;:&quot;&quot;},{&quot;family&quot;:&quot;Peck&quot;,&quot;given&quot;:&quot;David&quot;,&quot;parse-names&quot;:false,&quot;dropping-particle&quot;:&quot;V.&quot;,&quot;non-dropping-particle&quot;:&quot;&quot;}],&quot;container-title&quot;:&quot;Journal of the North American Benthological Society&quot;,&quot;container-title-short&quot;:&quot;J North Am Benthol Soc&quot;,&quot;DOI&quot;:&quot;10.1899/08-050.1&quot;,&quot;ISBN&quot;:&quot;0887-3593&quot;,&quot;ISSN&quot;:&quot;0887-3593&quot;,&quot;issued&quot;:{&quot;date-parts&quot;:[[2008]]},&quot;page&quot;:&quot;822-836&quot;,&quot;abstract&quot;:&quot;The US Environmental Protection Agency (EPA) conducted a Wadeable Stream Assessment (WSA) of all wadeable streams and rivers in the conterminous US between 1999 and 2005. The assessment was led by the EPA Office of Water, in cooperation with EPA regions, states, tribal nations, and the EPA Office of Research and Development (ORD). The WSAwas implemented as 2 large-scale regional surveys of streams and rivers. Both studies used EPA’s River Reach File (RF3) as the basis for the sample frame. The Environmental Monitoring and Assessment Program (EMAP) Western Pilot Study, conducted by ORD in cooperation with EPA Regions 8, 9, and 10 and 12 western states, assessed all streams and rivers in the 12 western states (EMAP-West). A stratified, unequal probability survey design (50 sites/state and additional sites in 5 intensive study areas) was used to select sites from all streams and river segments coded as perennial in RF3. The unequal selection depended on Strahler order, aggregated Omernik level III ecoregion, and special study region. The WSA study used the EMAP-West wadeable streams (WSA-West) and implemented a new design for the remaining 36 eastern conterminous states (WSA-East). The WSA-East design was an unequal probability survey design with unequal selection depending on Strahler order, Omernik Level II ecoregion, and EPA region. RF3 includes 5.29 million km of rivers and streams, of which 39% (2.07 million km) are coded as perennial. The WSA sample frame included 2.84 million km of streams (54% of the total length in RF3), of which 2.24 million km were in WSA-East and 0.60 million km were in WSA-West. Each selected site was classified on the basis of wadeability and the presence of flowing water. The estimated length of wadeable streams and rivers in the 48 conterminous states was 1.30 6 0.025 (SE) million km (45.7 6 1.1% of the stream length in the sample frame). Of this wadeable stream length, 78.6 6 1.0% (1.02 million km) was estimated to be appropriate for sampling. Nationally, 11.5 6 0.8% and 5.2 6 0.6% of this length could not be sampled because of access denial or physical inaccessibility, respectively. The proportion of length affected by access denial was higher in Southern Plains, Northern Plains, and Xeric West aggregated ecoregions, whereas stream length affected by physical inaccessibility was greatest in the Western Mountains aggregated ecoregion. Improvements in the sample frame (RF3 and its successors National Hydrography Database [NHD] and NHD-Plus) would reduce field costs for national surveys.&quot;,&quot;issue&quot;:&quot;4&quot;,&quot;volume&quot;:&quot;27&quot;},&quot;isTemporary&quot;:false}]},{&quot;citationID&quot;:&quot;MENDELEY_CITATION_710ba17f-f9f5-4ec8-bfcd-3a25bc448d66&quot;,&quot;properties&quot;:{&quot;noteIndex&quot;:0},&quot;isEdited&quot;:false,&quot;manualOverride&quot;:{&quot;isManuallyOverridden&quot;:false,&quot;citeprocText&quot;:&quot;(Hawkins et al. 2000, Hawkins 2006, Bailey et al. 2014)&quot;,&quot;manualOverrideText&quot;:&quot;&quot;},&quot;citationTag&quot;:&quot;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&quot;,&quot;citationItems&quot;:[{&quot;id&quot;:&quot;1241e8c8-d9ea-3dc8-bb3c-2e57d3ea5138&quot;,&quot;itemData&quot;:{&quot;type&quot;:&quot;report&quot;,&quot;id&quot;:&quot;1241e8c8-d9ea-3dc8-bb3c-2e57d3ea5138&quot;,&quot;title&quot;:&quot;DEVELOPMENT AND EVALUATION OF PREDICTIVE MODELS FOR MEASURING THE BIOLOGICAL INTEGRITY OF STREAMS&quot;,&quot;author&quot;:[{&quot;family&quot;:&quot;Hawkins&quot;,&quot;given&quot;:&quot;Charles P&quot;,&quot;parse-names&quot;:false,&quot;dropping-particle&quot;:&quot;&quot;,&quot;non-dropping-particle&quot;:&quot;&quot;},{&quot;family&quot;:&quot;Norris&quot;,&quot;given&quot;:&quot;Richard H&quot;,&quot;parse-names&quot;:false,&quot;dropping-particle&quot;:&quot;&quot;,&quot;non-dropping-particle&quot;:&quot;&quot;},{&quot;family&quot;:&quot;Hogue&quot;,&quot;given&quot;:&quot;James N&quot;,&quot;parse-names&quot;:false,&quot;dropping-particle&quot;:&quot;&quot;,&quot;non-dropping-particle&quot;:&quot;&quot;},{&quot;family&quot;:&quot;Feminella&quot;,&quot;given&quot;:&quot;Jack W&quot;,&quot;parse-names&quot;:false,&quot;dropping-particle&quot;:&quot;&quot;,&quot;non-dropping-particle&quot;:&quot;&quot;}],&quot;container-title&quot;:&quot;Ecological Applications&quot;,&quot;issued&quot;:{&quot;date-parts&quot;:[[2000]]},&quot;number-of-pages&quot;:&quot;1456-1477&quot;,&quot;abstract&quot;:&quot;The ratio of the number of observed taxa to that expected to occur in the absence of human-caused stress (O/E) is an intuitive and ecologically meaningful measure of biological integrity. We examined how O/E ratios derived from stream invertebrate data varied among 234 unimpaired reference sites and 254 test sites potentially impaired by past logging. Data were collected from streams in three montane ecoregions in California. Two sets of River Invertebrate Prediction and Classification System (RIVPACS) predictive models were built: one set of models was based on near-species taxonomic resolution; the other was based on family identifications. Two models were built for each level of taxonomic resolution: one calculated O and E based on all taxa with probabilities of capture (P c) 0; the other calculated O and E based on only those taxa with P c 0.5. Evaluations of the performance of each model were based on three criteria: (1) how well models predicted the taxa found at unimpaired sites, (2) the degree to which O/E values differed among unimpaired reference sites and potentially impaired test sites, and (3) the degree to which test site O/E values were correlated with independent measures of watershed alteration. Predictions of species models were more accurate than those of family models, and predictions of the P c 0.5 species model were more robust than predictions of the P c 0 model. O/E values derived from both species models were related to land use variables, but only assessments based on the P c 0.5 model were insensitive to naturally occurring differences among streams, ecoregions, and years.&quot;,&quot;issue&quot;:&quot;5&quot;,&quot;volume&quot;:&quot;10&quot;,&quot;container-title-short&quot;:&quot;&quot;},&quot;isTemporary&quot;:false},{&quot;id&quot;:&quot;02393d1e-d51f-38f7-8f7a-e79405750bdf&quot;,&quot;itemData&quot;:{&quot;type&quot;:&quot;report&quot;,&quot;id&quot;:&quot;02393d1e-d51f-38f7-8f7a-e79405750bdf&quot;,&quot;title&quot;:&quot;QUANTIFYING BIOLOGICAL INTEGRITY BY TAXONOMIC COMPLETENESS: ITS UTILITY IN REGIONAL AND GLOBAL ASSESSMENTS&quot;,&quot;author&quot;:[{&quot;family&quot;:&quot;Hawkins&quot;,&quot;given&quot;:&quot;Charles P&quot;,&quot;parse-names&quot;:false,&quot;dropping-particle&quot;:&quot;&quot;,&quot;non-dropping-particle&quot;:&quot;&quot;}],&quot;container-title&quot;:&quot;Ecological Applications&quot;,&quot;URL&quot;:&quot;http://www.epa.gov/bioindicators/html/biointeg.htmli&quot;,&quot;issued&quot;:{&quot;date-parts&quot;:[[2006]]},&quot;number-of-pages&quot;:&quot;1277-1294&quot;,&quot;abstract&quot;:&quot;Water resources managers and conservation biologists need reliable, quantitative , and directly comparable methods for assessing the biological integrity of the world's aquatic ecosystems. Large-scale assessments are constrained by the lack of consistency in the indicators used to assess biological integrity and our current inability to translate between indicators. In theory, assessments based on estimates of taxonomic completeness, i.e., the proportion of expected taxa that were observed (observed/expected, O/E) are directly comparable to one another and should therefore allow regionally and globally consistent summaries of the biological integrity of freshwater ecosystems. However, we know little about the true comparability of O/E assessments derived from different data sets or how well O/E assessments perform relative to other indicators in use. I compared the performance (precision, bias, and sensitivity to stressors) of O/E assessments based on five different data sets with the performance of the indicators previously applied to these data (three multimetric indices, a biotic index, and a hybrid method used by the state of Maine). Analyses were based on data collected from U.S. stream ecosystems in North Carolina, the Mid-Atlantic Highlands, Maine, and Ohio. O/E assessments resulted in very similar estimates of mean regional conditions compared with most other indicators once these indicators' values were standardized relative to reference-site means. However, other indicators tended to be biased estimators of O/E, a consequence of differences in their response to natural environmental gradients and sensitivity to stressors. These results imply that, in some cases, it may be possible to compare assessments derived from different indicators by standardizing their values (a statistical approach to data harmonization). In situations where it is difficult to standardize or otherwise harmonize two or more indicators, O/E values can easily be derived from existing raw sample data. With some caveats, O/E should provide more directly comparable assessments of biological integrity across regions than is possible by harmonizing values of a mix of indicators.&quot;,&quot;issue&quot;:&quot;4&quot;,&quot;volume&quot;:&quot;16&quot;,&quot;container-title-short&quot;:&quot;&quot;},&quot;isTemporary&quot;:false},{&quot;id&quot;:&quot;07e0cf11-d9a1-3b4e-a683-13d8624ba130&quot;,&quot;itemData&quot;:{&quot;type&quot;:&quot;article-journal&quot;,&quot;id&quot;:&quot;07e0cf11-d9a1-3b4e-a683-13d8624ba130&quot;,&quot;title&quot;:&quot;Bioassessment of Freshwater Ecosystems using the Reference Condition Approach: Comparing Established and New Methods with Common Data Sets&quot;,&quot;author&quot;:[{&quot;family&quot;:&quot;Bailey&quot;,&quot;given&quot;:&quot;Robert C.&quot;,&quot;parse-names&quot;:false,&quot;dropping-particle&quot;:&quot;&quot;,&quot;non-dropping-particle&quot;:&quot;&quot;},{&quot;family&quot;:&quot;Linke&quot;,&quot;given&quot;:&quot;Simon&quot;,&quot;parse-names&quot;:false,&quot;dropping-particle&quot;:&quot;&quot;,&quot;non-dropping-particle&quot;:&quot;&quot;},{&quot;family&quot;:&quot;Yates&quot;,&quot;given&quot;:&quot;Adam G.&quot;,&quot;parse-names&quot;:false,&quot;dropping-particle&quot;:&quot;&quot;,&quot;non-dropping-particle&quot;:&quot;&quot;}],&quot;container-title&quot;:&quot;Freshwater Science&quot;,&quot;DOI&quot;:&quot;10.1086/678771&quot;,&quot;ISSN&quot;:&quot;21619565&quot;,&quot;issued&quot;:{&quot;date-parts&quot;:[[2014]]},&quot;page&quot;:&quot;1204-1211&quot;,&quot;abstract&quot;:&quot;Although used in many jurisdictions around the world, analytical approaches of the Reference Condition Approach (RCA) to bioassessment of freshwater ecosystems have evolved quite slowly over the past 2 decades. For this special series of papers in Freshwater Science, researchers analyzed 3 data sets that included both benthic macroinvertebrate and environmental data from a number of reference sites. Australian Capital Territory (ACT) reference sites (ntotal = 107) were wadeable streams in the upper Murrumbidgee River catchment, Australian Capital Territory, Australia. Yukon Territory (YT) reference sites were wadeable streams (ntotal = 158) in the Yukon Territory, Canada, part of the Yukon River basin. Great Lakes (GL) sites (ntotal = 164) were all nearshore (&lt;20 m) lentic sites in the North American Great Lakes. For each data set, sites were divided into model-building (training) and model-testing (validation) groups. Each validation site was further subjected to 3 levels of simulated degradation based on the sensitivity of the biota to eutrophication. The analytical approaches ranged from standard or slight modifications of methods used in national programs (Australian River Assessment [AUSRIVAS], Canadian Aquatic Biomonitoring Network [CABIN]), to improved matching of sites to be assessed and appropriate reference sites, and Bayesian and machine-learning modeling. In comparing Type 1 error rates (proportion of validation sites deemed not in reference condition) and power (proportion of simulated impairment sites deemed not in reference condition), we found no obvious pattern among the 3 data sets or approaches. Approaches commonly used in RCA programs would benefit from incorporating newer methods that better match reference and test-site environments and build better predictive models.&quot;,&quot;issue&quot;:&quot;4&quot;,&quot;volume&quot;:&quot;33&quot;,&quot;container-title-short&quot;:&quot;&quot;},&quot;isTemporary&quot;:false}]},{&quot;citationID&quot;:&quot;MENDELEY_CITATION_c3f924e2-7505-4419-9ab5-d191c9860a4c&quot;,&quot;properties&quot;:{&quot;noteIndex&quot;:0},&quot;isEdited&quot;:false,&quot;manualOverride&quot;:{&quot;isManuallyOverridden&quot;:false,&quot;citeprocText&quot;:&quot;(Dudgeon et al. 2006, Vörösmarty et al. 2010)&quot;,&quot;manualOverrideText&quot;:&quot;&quot;},&quot;citationTag&quot;:&quot;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&quot;,&quot;citationItems&quot;:[{&quot;id&quot;:&quot;5ce4c2a8-b1ea-3f80-bf83-e749b7526a1c&quot;,&quot;itemData&quot;:{&quot;type&quot;:&quot;article-journal&quot;,&quot;id&quot;:&quot;5ce4c2a8-b1ea-3f80-bf83-e749b7526a1c&quot;,&quot;title&quot;:&quot;Global threats to human water security and river biodiversity&quot;,&quot;author&quot;:[{&quot;family&quot;:&quot;Vörösmarty&quot;,&quot;given&quot;:&quot;C.J.&quot;,&quot;parse-names&quot;:false,&quot;dropping-particle&quot;:&quot;&quot;,&quot;non-dropping-particle&quot;:&quot;&quot;},{&quot;family&quot;:&quot;Mcintyre&quot;,&quot;given&quot;:&quot;P. B.&quot;,&quot;parse-names&quot;:false,&quot;dropping-particle&quot;:&quot;&quot;,&quot;non-dropping-particle&quot;:&quot;&quot;},{&quot;family&quot;:&quot;Gessner&quot;,&quot;given&quot;:&quot;M. O.&quot;,&quot;parse-names&quot;:false,&quot;dropping-particle&quot;:&quot;&quot;,&quot;non-dropping-particle&quot;:&quot;&quot;},{&quot;family&quot;:&quot;Dudgeon&quot;,&quot;given&quot;:&quot;D.&quot;,&quot;parse-names&quot;:false,&quot;dropping-particle&quot;:&quot;&quot;,&quot;non-dropping-particle&quot;:&quot;&quot;},{&quot;family&quot;:&quot;Prusevich&quot;,&quot;given&quot;:&quot;A.&quot;,&quot;parse-names&quot;:false,&quot;dropping-particle&quot;:&quot;&quot;,&quot;non-dropping-particle&quot;:&quot;&quot;},{&quot;family&quot;:&quot;Green&quot;,&quot;given&quot;:&quot;P.&quot;,&quot;parse-names&quot;:false,&quot;dropping-particle&quot;:&quot;&quot;,&quot;non-dropping-particle&quot;:&quot;&quot;},{&quot;family&quot;:&quot;Glidden&quot;,&quot;given&quot;:&quot;S.&quot;,&quot;parse-names&quot;:false,&quot;dropping-particle&quot;:&quot;&quot;,&quot;non-dropping-particle&quot;:&quot;&quot;},{&quot;family&quot;:&quot;Bunn&quot;,&quot;given&quot;:&quot;S.E.&quot;,&quot;parse-names&quot;:false,&quot;dropping-particle&quot;:&quot;&quot;,&quot;non-dropping-particle&quot;:&quot;&quot;},{&quot;family&quot;:&quot;Sullivan&quot;,&quot;given&quot;:&quot;C. A.&quot;,&quot;parse-names&quot;:false,&quot;dropping-particle&quot;:&quot;&quot;,&quot;non-dropping-particle&quot;:&quot;&quot;},{&quot;family&quot;:&quot;Reidy-Liermann&quot;,&quot;given&quot;:&quot;C.&quot;,&quot;parse-names&quot;:false,&quot;dropping-particle&quot;:&quot;&quot;,&quot;non-dropping-particle&quot;:&quot;&quot;},{&quot;family&quot;:&quot;Davies&quot;,&quot;given&quot;:&quot;P. M.&quot;,&quot;parse-names&quot;:false,&quot;dropping-particle&quot;:&quot;&quot;,&quot;non-dropping-particle&quot;:&quot;&quot;}],&quot;container-title&quot;:&quot;Nature&quot;,&quot;container-title-short&quot;:&quot;Nature&quot;,&quot;DOI&quot;:&quot;10.1038/nature09440&quot;,&quot;issued&quot;:{&quot;date-parts&quot;:[[2010]]},&quot;page&quot;:&quot;555 - 561&quot;,&quot;volume&quot;:&quot;467&quot;},&quot;isTemporary&quot;:false},{&quot;id&quot;:&quot;9c83565a-0f01-38af-b88d-bf07a1dab382&quot;,&quot;itemData&quot;:{&quot;type&quot;:&quot;article-journal&quot;,&quot;id&quot;:&quot;9c83565a-0f01-38af-b88d-bf07a1dab382&quot;,&quot;title&quot;:&quot;Freshwater biodiversity: Importance, threats, status and conservation challenges&quot;,&quot;author&quot;:[{&quot;family&quot;:&quot;Dudgeon&quot;,&quot;given&quot;:&quot;David&quot;,&quot;parse-names&quot;:false,&quot;dropping-particle&quot;:&quot;&quot;,&quot;non-dropping-particle&quot;:&quot;&quot;},{&quot;family&quot;:&quot;Arthington&quot;,&quot;given&quot;:&quot;Angela H.&quot;,&quot;parse-names&quot;:false,&quot;dropping-particle&quot;:&quot;&quot;,&quot;non-dropping-particle&quot;:&quot;&quot;},{&quot;family&quot;:&quot;Gessner&quot;,&quot;given&quot;:&quot;Mark O.&quot;,&quot;parse-names&quot;:false,&quot;dropping-particle&quot;:&quot;&quot;,&quot;non-dropping-particle&quot;:&quot;&quot;},{&quot;family&quot;:&quot;Kawabata&quot;,&quot;given&quot;:&quot;Zen Ichiro&quot;,&quot;parse-names&quot;:false,&quot;dropping-particle&quot;:&quot;&quot;,&quot;non-dropping-particle&quot;:&quot;&quot;},{&quot;family&quot;:&quot;Knowler&quot;,&quot;given&quot;:&quot;Duncan J.&quot;,&quot;parse-names&quot;:false,&quot;dropping-particle&quot;:&quot;&quot;,&quot;non-dropping-particle&quot;:&quot;&quot;},{&quot;family&quot;:&quot;Lévêque&quot;,&quot;given&quot;:&quot;Christian&quot;,&quot;parse-names&quot;:false,&quot;dropping-particle&quot;:&quot;&quot;,&quot;non-dropping-particle&quot;:&quot;&quot;},{&quot;family&quot;:&quot;Naiman&quot;,&quot;given&quot;:&quot;Robert J.&quot;,&quot;parse-names&quot;:false,&quot;dropping-particle&quot;:&quot;&quot;,&quot;non-dropping-particle&quot;:&quot;&quot;},{&quot;family&quot;:&quot;Prieur-Richard&quot;,&quot;given&quot;:&quot;Anne Hélène&quot;,&quot;parse-names&quot;:false,&quot;dropping-particle&quot;:&quot;&quot;,&quot;non-dropping-particle&quot;:&quot;&quot;},{&quot;family&quot;:&quot;Soto&quot;,&quot;given&quot;:&quot;Doris&quot;,&quot;parse-names&quot;:false,&quot;dropping-particle&quot;:&quot;&quot;,&quot;non-dropping-particle&quot;:&quot;&quot;},{&quot;family&quot;:&quot;Stiassny&quot;,&quot;given&quot;:&quot;Melanie L.J.&quot;,&quot;parse-names&quot;:false,&quot;dropping-particle&quot;:&quot;&quot;,&quot;non-dropping-particle&quot;:&quot;&quot;},{&quot;family&quot;:&quot;Sullivan&quot;,&quot;given&quot;:&quot;Caroline A.&quot;,&quot;parse-names&quot;:false,&quot;dropping-particle&quot;:&quot;&quot;,&quot;non-dropping-particle&quot;:&quot;&quot;}],&quot;container-title&quot;:&quot;Biological Reviews of the Cambridge Philosophical Society&quot;,&quot;DOI&quot;:&quot;10.1017/S1464793105006950&quot;,&quot;ISSN&quot;:&quot;14647931&quot;,&quot;PMID&quot;:&quot;16336747&quot;,&quot;issued&quot;:{&quot;date-parts&quot;:[[2006]]},&quot;page&quot;:&quot;163-182&quot;,&quot;abstract&quot;:&quot;Freshwater biodiversity is the over-riding conservation priority during the International Decade for Action - 'Water for Life' - 2005 to 2015. Fresh water makes up only 0.01% of the World's water and approximately 0.8% of the Earth's surface, yet this tiny fraction of global water supports at least 100000 species out of approximately 1.8 million - almost 6% of all described species. Inland waters and freshwater biodiversity constitute a valuable natural resource, in economic, cultural, aesthetic, scientific and educational terms. Their conservation and management are critical to the interests of all humans, nations and governments. Yet this precious heritage is in crisis. Fresh waters are experiencing declines in biodiversity far greater than those in the most affected terrestrial ecosystems, and if trends in human demands for water remain unaltered and species losses continue at current rates, the opportunity to conserve much of the remaining biodiversity in fresh water will vanish before the 'Water for Life' decade ends in 2015. Why is this so, and what is being done about it? This article explores the special features of freshwater habitats and the biodiversity they support that makes them especially vulnerable to human activities. We document threats to global freshwater biodiversity under five headings: overexploitation; water pollution; flow modification; destruction or degradation of habitat; and invasion by exotic species. Their combined and interacting influences have resulted in population declines and range reduction of freshwater biodiversity worldwide. Conservation of biodiversity is complicated by the landscape position of rivers and wetlands as 'receivers' of land-use effluents, and the problems posed by endemism and thus non-substitutability. In addition, in many parts of the world, fresh water is subject to severe competition among multiple human stakeholders. Protection of freshwater biodiversity is perhaps the ultimate conservation challenge because it is influenced by the upstream drainage network, the surrounding land, the riparian zone, and - in the case of migrating aquatic fauna - downstream reaches. Such prerequisites are hardly ever met. Immediate action is needed where opportunities exist to set aside intact lake and river ecosystems within large protected areas. For most of the global land surface, trade-offs between conservation of freshwater biodiversity and human use of ecosystem goods and services are necessary. We advocate continuing attempts to check species loss but, in many situations, urge adoption of a compromise position of management for biodiversity conservation, ecosystem functioning and resilience, and human livelihoods in order to provide a viable long-term basis for freshwater conservation. Recognition of this need will require adoption of a new paradigm for biodiversity protection and freshwater ecosystem management - one that has been appropriately termed 'reconciliation ecology'. © 2005 Cambridge Philosophical Society.&quot;,&quot;issue&quot;:&quot;2&quot;,&quot;volume&quot;:&quot;81&quot;,&quot;container-title-short&quot;:&quot;Biol Rev Camb Philos Soc&quot;},&quot;isTemporary&quot;:false}]},{&quot;citationID&quot;:&quot;MENDELEY_CITATION_60d21340-204f-412e-9e2b-236ea53bb258&quot;,&quot;properties&quot;:{&quot;noteIndex&quot;:0},&quot;isEdited&quot;:false,&quot;manualOverride&quot;:{&quot;isManuallyOverridden&quot;:false,&quot;citeprocText&quot;:&quot;(Stoddard et al. 2006)&quot;,&quot;manualOverrideText&quot;:&quot;&quot;},&quot;citationTag&quot;:&quot;MENDELEY_CITATION_v3_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&quot;,&quot;citationItems&quot;:[{&quot;id&quot;:&quot;1de1811c-290c-3f9a-880b-a382f6b1db92&quot;,&quot;itemData&quot;:{&quot;type&quot;:&quot;article-journal&quot;,&quot;id&quot;:&quot;1de1811c-290c-3f9a-880b-a382f6b1db92&quot;,&quot;title&quot;:&quot;Setting expectations for the ecological condition of streams: The concept of reference condition&quot;,&quot;author&quot;:[{&quot;family&quot;:&quot;Stoddard&quot;,&quot;given&quot;:&quot;John L.&quot;,&quot;parse-names&quot;:false,&quot;dropping-particle&quot;:&quot;&quot;,&quot;non-dropping-particle&quot;:&quot;&quot;},{&quot;family&quot;:&quot;Larsen&quot;,&quot;given&quot;:&quot;David P.&quot;,&quot;parse-names&quot;:false,&quot;dropping-particle&quot;:&quot;&quot;,&quot;non-dropping-particle&quot;:&quot;&quot;},{&quot;family&quot;:&quot;Hawkins&quot;,&quot;given&quot;:&quot;Charles P.&quot;,&quot;parse-names&quot;:false,&quot;dropping-particle&quot;:&quot;&quot;,&quot;non-dropping-particle&quot;:&quot;&quot;},{&quot;family&quot;:&quot;Johnson&quot;,&quot;given&quot;:&quot;Richard K.&quot;,&quot;parse-names&quot;:false,&quot;dropping-particle&quot;:&quot;&quot;,&quot;non-dropping-particle&quot;:&quot;&quot;},{&quot;family&quot;:&quot;Norris&quot;,&quot;given&quot;:&quot;Richard H.&quot;,&quot;parse-names&quot;:false,&quot;dropping-particle&quot;:&quot;&quot;,&quot;non-dropping-particle&quot;:&quot;&quot;}],&quot;container-title&quot;:&quot;Ecological Applications&quot;,&quot;DOI&quot;:&quot;10.1890/1051-0761(2006)016[1267:SEFTEC]2.0.CO;2&quot;,&quot;ISSN&quot;:&quot;10510761&quot;,&quot;PMID&quot;:&quot;16937796&quot;,&quot;issued&quot;:{&quot;date-parts&quot;:[[2006]]},&quot;page&quot;:&quot;1267-1276&quot;,&quot;abstract&quot;:&quot;An important component of the biological assessment of stream condition is an evaluation of the direct or indirect effects of human activities or disturbances. The concept of a \&quot;reference condition\&quot;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quot;reference condition\&quot; has many meanings in a variety of contexts. One of the primary purposes of this paper is to bring some consistency to the use of the term. We argue the need for a \&quot;reference condition\&quot; term that is reserved for referring to the \&quot;naturalness\&quot;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quot;reference condition for biological integrity,\&quot; or RC(BI). We further urge that these specific terms be used to refer to the concepts and methods used in individual bioassessments to characterize the expected condition to which current conditions are compared: \&quot;minimally disturbed condition\&quot; (MDC); \&quot;historical condition\&quot; (HC); \&quot;least disturbed condition\&quot; (LDC); and \&quot;best attainable condition\&quot;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 © 2006 by the the Ecological Society of America.&quot;,&quot;issue&quot;:&quot;4&quot;,&quot;volume&quot;:&quot;16&quot;,&quot;container-title-short&quot;:&quot;&quot;},&quot;isTemporary&quot;:false}]},{&quot;citationID&quot;:&quot;MENDELEY_CITATION_03741c73-ce76-4aba-921c-7fd35187a04c&quot;,&quot;properties&quot;:{&quot;noteIndex&quot;:0},&quot;isEdited&quot;:false,&quot;manualOverride&quot;:{&quot;isManuallyOverridden&quot;:false,&quot;citeprocText&quot;:&quot;(Humphries et al. 2014)&quot;,&quot;manualOverrideText&quot;:&quot;&quot;},&quot;citationTag&quot;:&quot;MENDELEY_CITATION_v3_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&quot;,&quot;citationItems&quot;:[{&quot;id&quot;:&quot;be62553f-4554-3810-b666-3b57b6171721&quot;,&quot;itemData&quot;:{&quot;type&quot;:&quot;article-journal&quot;,&quot;id&quot;:&quot;be62553f-4554-3810-b666-3b57b6171721&quot;,&quot;title&quot;:&quot;The river wave concept: Integrating river ecosystem models&quot;,&quot;author&quot;:[{&quot;family&quot;:&quot;Humphries&quot;,&quot;given&quot;:&quot;Paul&quot;,&quot;parse-names&quot;:false,&quot;dropping-particle&quot;:&quot;&quot;,&quot;non-dropping-particle&quot;:&quot;&quot;},{&quot;family&quot;:&quot;Keckeis&quot;,&quot;given&quot;:&quot;Hubert&quot;,&quot;parse-names&quot;:false,&quot;dropping-particle&quot;:&quot;&quot;,&quot;non-dropping-particle&quot;:&quot;&quot;},{&quot;family&quot;:&quot;Finlayson&quot;,&quot;given&quot;:&quot;Brian&quot;,&quot;parse-names&quot;:false,&quot;dropping-particle&quot;:&quot;&quot;,&quot;non-dropping-particle&quot;:&quot;&quot;}],&quot;container-title&quot;:&quot;BioScience&quot;,&quot;container-title-short&quot;:&quot;Bioscience&quot;,&quot;DOI&quot;:&quot;10.1093/biosci/biu130&quot;,&quot;ISBN&quot;:&quot;0006-3568&quot;,&quot;ISSN&quot;:&quot;15253244&quot;,&quot;issued&quot;:{&quot;date-parts&quot;:[[2014]]},&quot;page&quot;:&quot;870-882&quot;,&quot;abstract&quot;:&quot;We introduce the river wave concept: a simple, holistic model that unifies river ecosystem concepts. The river wave concept proposes that river flow can be conceptualized as a series of waves varying in shape, amplitude, wavelength, and frequency, traveling longitudinally and laterally; the position on the wave determines the source of organic production or inputs and the storage, transformation, and transport of material and energy; and existing concepts explain ecosystem phenomena at different positions on the river wave. The river wave concept hypothesizes that, at the troughs of waves, local autochthonous and allochthonous inputs predominate; on the ascending or descending limbs of waves, upstream allochthonous inputs and longitudinal transport of material and energy predominate; and as waves rise to crests, allochthonous inputs of material and energy and autochthonous production from the floodplain increase. We describe how river waves interact with their environment and the relevance for biota.&quot;,&quot;issue&quot;:&quot;10&quot;,&quot;volume&quot;:&quot;64&quot;},&quot;isTemporary&quot;:false}]},{&quot;citationID&quot;:&quot;MENDELEY_CITATION_dda2a48c-6904-40f6-98a2-c4044a9452e2&quot;,&quot;properties&quot;:{&quot;noteIndex&quot;:0},&quot;isEdited&quot;:false,&quot;manualOverride&quot;:{&quot;isManuallyOverridden&quot;:false,&quot;citeprocText&quot;:&quot;(Hawkins et al. 2000, Clarke et al. 2003, Hallstan et al. 2012)&quot;,&quot;manualOverrideText&quot;:&quot;&quot;},&quot;citationTag&quot;:&quot;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&quot;,&quot;citationItems&quot;:[{&quot;id&quot;:&quot;3bd87633-0131-338d-855b-afa9181720d1&quot;,&quot;itemData&quot;:{&quot;type&quot;:&quot;article-journal&quot;,&quot;id&quot;:&quot;3bd87633-0131-338d-855b-afa9181720d1&quot;,&quot;title&quot;:&quot;Comparison of classification-then-modelling and species-by-species modelling for predicting lake phytoplankton assemblages&quot;,&quot;author&quot;:[{&quot;family&quot;:&quot;Hallstan&quot;,&quot;given&quot;:&quot;Simon&quot;,&quot;parse-names&quot;:false,&quot;dropping-particle&quot;:&quot;&quot;,&quot;non-dropping-particle&quot;:&quot;&quot;},{&quot;family&quot;:&quot;Johnson&quot;,&quot;given&quot;:&quot;Richard K.&quot;,&quot;parse-names&quot;:false,&quot;dropping-particle&quot;:&quot;&quot;,&quot;non-dropping-particle&quot;:&quot;&quot;},{&quot;family&quot;:&quot;Willén&quot;,&quot;given&quot;:&quot;Eva&quot;,&quot;parse-names&quot;:false,&quot;dropping-particle&quot;:&quot;&quot;,&quot;non-dropping-particle&quot;:&quot;&quot;},{&quot;family&quot;:&quot;Grandin&quot;,&quot;given&quot;:&quot;Ulf&quot;,&quot;parse-names&quot;:false,&quot;dropping-particle&quot;:&quot;&quot;,&quot;non-dropping-particle&quot;:&quot;&quot;}],&quot;container-title&quot;:&quot;Ecological Modelling&quot;,&quot;container-title-short&quot;:&quot;Ecol Modell&quot;,&quot;DOI&quot;:&quot;10.1016/j.ecolmodel.2012.01.018&quot;,&quot;ISSN&quot;:&quot;03043800&quot;,&quot;issued&quot;:{&quot;date-parts&quot;:[[2012,4,24]]},&quot;page&quot;:&quot;11-19&quot;,&quot;abstract&quot;:&quot;Species distribution models are used for a wide range of ecological applications, such as assessment of ecological status. For many such assessments, predictions of entire communities are preferred. When entire community compositions are modelled, two options are available: (1) to model all of the communities' species individually and (2) to incorporate community information into the models. Here, we compared the accuracy of these two modelling approaches for predicting boreal lake phytoplankton assemblages and their ability to detect human impact. The modelling approaches tested were specifically classification-then-modelling (here a RIVPACS-type model, using random forest to predict biological group membership) and species-by-species modelling, using a random forest model for each species. The species-by-species models performed better than the RIVPACS model according to the dissimilarity measure BC, the area under curve (AUC) and proportion of true positives. In contrast, the taxonomic completeness index (O/E), commonly used for freshwater assessments, indicated that the RIVPACS model performed better. However, we believe that O/E overestimates model performance, due to the index omitting false negative errors (i.e. errors where species are wrongly predicting as absent). No support was found for our hypothesis that rare species would be better modelled by the RIVPACS model. Indeed, the RIVPACS model predicted common species significantly better than the species-by-species models, whilst the species-by-species models predicted rare species better than the RIVPACS model. Both modelling methods were able to separate impaired sites (acidified and eutrophic) from reference sites. We suggest that classification-then-modelling is evaluated using data-set containing more possible biological interactions, e.g. phytoplankton, zooplankton and fish. We also suggest that AUC is used as a complement to taxonomic completeness when evaluating models for reference condition taxa composition. © 2012 Elsevier B.V.&quot;,&quot;volume&quot;:&quot;231&quot;},&quot;isTemporary&quot;:false},{&quot;id&quot;:&quot;c9732d08-3087-3790-acfc-ef391167bbf5&quot;,&quot;itemData&quot;:{&quot;type&quot;:&quot;article-journal&quot;,&quot;id&quot;:&quot;c9732d08-3087-3790-acfc-ef391167bbf5&quot;,&quot;title&quot;:&quot;RIVPACS models for predicting the expected macroinvertebrate fauna and assessing the ecological quality of rivers&quot;,&quot;author&quot;:[{&quot;family&quot;:&quot;Clarke&quot;,&quot;given&quot;:&quot;Ralph T.&quot;,&quot;parse-names&quot;:false,&quot;dropping-particle&quot;:&quot;&quot;,&quot;non-dropping-particle&quot;:&quot;&quot;},{&quot;family&quot;:&quot;Wright&quot;,&quot;given&quot;:&quot;John F.&quot;,&quot;parse-names&quot;:false,&quot;dropping-particle&quot;:&quot;&quot;,&quot;non-dropping-particle&quot;:&quot;&quot;},{&quot;family&quot;:&quot;Furse&quot;,&quot;given&quot;:&quot;Mike T.&quot;,&quot;parse-names&quot;:false,&quot;dropping-particle&quot;:&quot;&quot;,&quot;non-dropping-particle&quot;:&quot;&quot;}],&quot;container-title&quot;:&quot;Ecological Modelling&quot;,&quot;container-title-short&quot;:&quot;Ecol Modell&quot;,&quot;DOI&quot;:&quot;10.1016/S0304-3800(02)00255-7&quot;,&quot;ISBN&quot;:&quot;0304-3800&quot;,&quot;ISSN&quot;:&quot;03043800&quot;,&quot;issued&quot;:{&quot;date-parts&quot;:[[2003]]},&quot;page&quot;:&quot;219-233&quot;,&quot;abstract&quot;:&quot;The European Union Water Framework Directive recognises the need for and value of biological monitoring. This paper reviews the modelling approach known as River Invertebrate Prediction and Classification System (RIVPACS) for assessing the ecological quality of river sites using macroinvertebrate sampling. The RIVPACS philosophy is to develop statistical relationships between the fauna and the environmental characteristics of a large set of high quality reference sites which can be used to predict the macroinvertebrate fauna to be expected at any site in the absence of pollution or other environmental stress. The observed fauna at new test sites can then be compared with their site-specific expected fauna to derive indices of ecological quality. All methodological decisions in any such model development have implications for the reliability, precision and robustness of any resulting indices for assessing the ecological quality and ecological grade ('status') of individual river stretches. The choice of reference sites and environmental predictor variables, the site classification and discrimination methods, the estimation of the expected fauna, and indices for comparing the agreement, or lack of it, between the observed and expected fauna, are all discussed. The indices are assessed on the reference sites and on a separate test set of 340 sites, which are subject to a wide range of types and degrees of impairment. © 2002 Elsevier Science B.V. All rights reserved.&quot;,&quot;issue&quot;:&quot;3&quot;,&quot;volume&quot;:&quot;160&quot;},&quot;isTemporary&quot;:false},{&quot;id&quot;:&quot;1241e8c8-d9ea-3dc8-bb3c-2e57d3ea5138&quot;,&quot;itemData&quot;:{&quot;type&quot;:&quot;report&quot;,&quot;id&quot;:&quot;1241e8c8-d9ea-3dc8-bb3c-2e57d3ea5138&quot;,&quot;title&quot;:&quot;DEVELOPMENT AND EVALUATION OF PREDICTIVE MODELS FOR MEASURING THE BIOLOGICAL INTEGRITY OF STREAMS&quot;,&quot;author&quot;:[{&quot;family&quot;:&quot;Hawkins&quot;,&quot;given&quot;:&quot;Charles P&quot;,&quot;parse-names&quot;:false,&quot;dropping-particle&quot;:&quot;&quot;,&quot;non-dropping-particle&quot;:&quot;&quot;},{&quot;family&quot;:&quot;Norris&quot;,&quot;given&quot;:&quot;Richard H&quot;,&quot;parse-names&quot;:false,&quot;dropping-particle&quot;:&quot;&quot;,&quot;non-dropping-particle&quot;:&quot;&quot;},{&quot;family&quot;:&quot;Hogue&quot;,&quot;given&quot;:&quot;James N&quot;,&quot;parse-names&quot;:false,&quot;dropping-particle&quot;:&quot;&quot;,&quot;non-dropping-particle&quot;:&quot;&quot;},{&quot;family&quot;:&quot;Feminella&quot;,&quot;given&quot;:&quot;Jack W&quot;,&quot;parse-names&quot;:false,&quot;dropping-particle&quot;:&quot;&quot;,&quot;non-dropping-particle&quot;:&quot;&quot;}],&quot;container-title&quot;:&quot;Ecological Applications&quot;,&quot;issued&quot;:{&quot;date-parts&quot;:[[2000]]},&quot;number-of-pages&quot;:&quot;1456-1477&quot;,&quot;abstract&quot;:&quot;The ratio of the number of observed taxa to that expected to occur in the absence of human-caused stress (O/E) is an intuitive and ecologically meaningful measure of biological integrity. We examined how O/E ratios derived from stream invertebrate data varied among 234 unimpaired reference sites and 254 test sites potentially impaired by past logging. Data were collected from streams in three montane ecoregions in California. Two sets of River Invertebrate Prediction and Classification System (RIVPACS) predictive models were built: one set of models was based on near-species taxonomic resolution; the other was based on family identifications. Two models were built for each level of taxonomic resolution: one calculated O and E based on all taxa with probabilities of capture (P c) 0; the other calculated O and E based on only those taxa with P c 0.5. Evaluations of the performance of each model were based on three criteria: (1) how well models predicted the taxa found at unimpaired sites, (2) the degree to which O/E values differed among unimpaired reference sites and potentially impaired test sites, and (3) the degree to which test site O/E values were correlated with independent measures of watershed alteration. Predictions of species models were more accurate than those of family models, and predictions of the P c 0.5 species model were more robust than predictions of the P c 0 model. O/E values derived from both species models were related to land use variables, but only assessments based on the P c 0.5 model were insensitive to naturally occurring differences among streams, ecoregions, and years.&quot;,&quot;issue&quot;:&quot;5&quot;,&quot;volume&quot;:&quot;10&quot;,&quot;container-title-short&quot;:&quot;&quot;},&quot;isTemporary&quot;:false}]},{&quot;citationID&quot;:&quot;MENDELEY_CITATION_078ad264-d02b-4b46-953f-38812dcc7c73&quot;,&quot;properties&quot;:{&quot;noteIndex&quot;:0},&quot;isEdited&quot;:false,&quot;manualOverride&quot;:{&quot;isManuallyOverridden&quot;:false,&quot;citeprocText&quot;:&quot;(Chessman and Royal 2004, Elias et al. 2016)&quot;,&quot;manualOverrideText&quot;:&quot;&quot;},&quot;citationTag&quot;:&quot;MENDELEY_CITATION_v3_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&quot;,&quot;citationItems&quot;:[{&quot;id&quot;:&quot;f0b849b1-a70b-3b24-b3dc-b93141e7de3c&quot;,&quot;itemData&quot;:{&quot;type&quot;:&quot;article-journal&quot;,&quot;id&quot;:&quot;f0b849b1-a70b-3b24-b3dc-b93141e7de3c&quot;,&quot;title&quot;:&quot;Bioassessment without reference sites: use of environmental filters to predict natural assemblages of river macroinvertebrates&quot;,&quot;author&quot;:[{&quot;family&quot;:&quot;Chessman&quot;,&quot;given&quot;:&quot;Bruce C.&quot;,&quot;parse-names&quot;:false,&quot;dropping-particle&quot;:&quot;&quot;,&quot;non-dropping-particle&quot;:&quot;&quot;},{&quot;family&quot;:&quot;Royal&quot;,&quot;given&quot;:&quot;Meredith J.&quot;,&quot;parse-names&quot;:false,&quot;dropping-particle&quot;:&quot;&quot;,&quot;non-dropping-particle&quot;:&quot;&quot;}],&quot;container-title&quot;:&quot;Journal of the North American Benthological Society&quot;,&quot;container-title-short&quot;:&quot;J North Am Benthol Soc&quot;,&quot;DOI&quot;:&quot;10.1899/0887-3593(2004)023&lt;0599:BWRSUO&gt;2.0.CO;2&quot;,&quot;ISSN&quot;:&quot;0887-3593&quot;,&quot;URL&quot;:&quot;https://www.journals.uchicago.edu/doi/10.1899/0887-3593(2004)023&lt;0599:BWRSUO&gt;2.0.CO;2&quot;,&quot;issued&quot;:{&quot;date-parts&quot;:[[2004,9]]},&quot;page&quot;:&quot;599-615&quot;,&quot;abstract&quot;:&quot;Sets of reference sites often are used to create a benchmark for biological assessment of river condition. Unfortunately, human modification of river systems is now so widespread and complex that this practice can result in comparisons against a reference condition that embodies an appreciable and poorly defined degree of human impact. Our paper describes an alternative means of deriving reference conditions that does not require the use of reference sites. Instead, the tolerances and preferences of each taxon in the regional taxon pool are established for various environmental factors. These factors can be regarded as filters that exclude members of the regional pool from sites where environmental conditions are incompatible with their tolerances and preferences. The suite of taxa that can occupy an assessment site under natural conditions can be estimated if the natural values of the environmental filters at that site can be determined. A comparison between this suite of potential taxa and the taxa actually collected at an assessment site provides an indication of human impact on taxonomic richness. This approach is illustrated for aquatic macroinvertebrate families in rivers in northeastern New South Wales, Australia, and the environmental filters of annual water temperature range, flow regime, and river bed type. An assessment based on this approach showed substantial correlation with several independent measures of human influence, in contrast to very little correlation for a previous macroinvertebrate bioassessment based on reference sites. The performance of the filters approach probably could be improved with further development of the underlying techniques and data.&quot;,&quot;issue&quot;:&quot;3&quot;,&quot;volume&quot;:&quot;23&quot;},&quot;isTemporary&quot;:false},{&quot;id&quot;:&quot;418754dc-0399-3d94-83c2-e26c4ac748e1&quot;,&quot;itemData&quot;:{&quot;type&quot;:&quot;article-journal&quot;,&quot;id&quot;:&quot;418754dc-0399-3d94-83c2-e26c4ac748e1&quot;,&quot;title&quot;:&quot;Predicting reference conditions for river bioassessment by incorporating boosted trees in the environmental filters method&quot;,&quot;author&quot;:[{&quot;family&quot;:&quot;Elias&quot;,&quot;given&quot;:&quot;C. L.&quot;,&quot;parse-names&quot;:false,&quot;dropping-particle&quot;:&quot;&quot;,&quot;non-dropping-particle&quot;:&quot;&quot;},{&quot;family&quot;:&quot;Calapez&quot;,&quot;given&quot;:&quot;A. R.&quot;,&quot;parse-names&quot;:false,&quot;dropping-particle&quot;:&quot;&quot;,&quot;non-dropping-particle&quot;:&quot;&quot;},{&quot;family&quot;:&quot;Almeida&quot;,&quot;given&quot;:&quot;S. F.P.&quot;,&quot;parse-names&quot;:false,&quot;dropping-particle&quot;:&quot;&quot;,&quot;non-dropping-particle&quot;:&quot;&quot;},{&quot;family&quot;:&quot;Chessman&quot;,&quot;given&quot;:&quot;B.&quot;,&quot;parse-names&quot;:false,&quot;dropping-particle&quot;:&quot;&quot;,&quot;non-dropping-particle&quot;:&quot;&quot;},{&quot;family&quot;:&quot;Simões&quot;,&quot;given&quot;:&quot;N.&quot;,&quot;parse-names&quot;:false,&quot;dropping-particle&quot;:&quot;&quot;,&quot;non-dropping-particle&quot;:&quot;&quot;},{&quot;family&quot;:&quot;Feio&quot;,&quot;given&quot;:&quot;M. J.&quot;,&quot;parse-names&quot;:false,&quot;dropping-particle&quot;:&quot;&quot;,&quot;non-dropping-particle&quot;:&quot;&quot;}],&quot;container-title&quot;:&quot;Ecological Indicators&quot;,&quot;container-title-short&quot;:&quot;Ecol Indic&quot;,&quot;DOI&quot;:&quot;10.1016/j.ecolind.2016.04.027&quot;,&quot;ISSN&quot;:&quot;1470160X&quot;,&quot;URL&quot;:&quot;http://dx.doi.org/10.1016/j.ecolind.2016.04.027&quot;,&quot;issued&quot;:{&quot;date-parts&quot;:[[2016]]},&quot;page&quot;:&quot;239-251&quot;,&quot;abstract&quot;:&quot;Contemporary bioassessment methods for water bodies require the description of \&quot;reference conditions\&quot; representing an absence or only \&quot;very minor\&quot; presence of human impacts on hydromorphological, physical and chemical properties. However, minimally disturbed reference sites are lacking in many European regions and other parts of the world because of pervasive anthropogenic influences. Here we describe the use of environmental filters modelling, incorporating boosted trees (BT), to derive reference data for abiotic variables and biological communities (diatoms and macroinvertebrates) for rivers in a highly disturbed region (Portuguese central-western lowland area), where minimally disturbed reference sites are non-existent. We also revise quality class boundaries for diatom and macroinvertebrate bioassessment in this region, and develop a new multimetric diatoms index (MDI). The new index includes not only the 'Indice de Polluosensibilité Spécifique' (IPS) based on species' sensitivity to organic pollution and nutrients, but also the numbers of total and sensitive taxa. Our approach predicted significantly different communities under reference conditions from those observed, with a higher median reference number of taxa per site than the observed number (69 against 27 for diatoms; 53 against 22 for macroinvertebrates). In addition, the predicted communities for both biological groups were more similar among sites than the observed communities. Adjustment of index calculation and quality class boundaries to incorporate the new reference data resulted in more stringent site assessments that were better correlated with human pressures than assessments with previous methods. This study brings new insight to solve the problem of an absence of minimally disturbed reference sites.&quot;,&quot;publisher&quot;:&quot;Elsevier Ltd&quot;,&quot;issue&quot;:&quot;10&quot;,&quot;volume&quot;:&quot;69&quot;},&quot;isTemporary&quot;:false}]},{&quot;citationID&quot;:&quot;MENDELEY_CITATION_1d13b603-40c0-4ae2-b2f2-6313f7e03f4a&quot;,&quot;properties&quot;:{&quot;noteIndex&quot;:0},&quot;isEdited&quot;:false,&quot;manualOverride&quot;:{&quot;isManuallyOverridden&quot;:false,&quot;citeprocText&quot;:&quot;(Kopp et al. n.d., Warton et al. 2015, Ovaskainen and Abrego 2020, Wilkinson et al. 2021)&quot;,&quot;manualOverrideText&quot;:&quot;&quot;},&quot;citationTag&quot;:&quot;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&quot;,&quot;citationItems&quot;:[{&quot;id&quot;:&quot;bd628365-a386-33b3-8b0e-595ba84bff4c&quot;,&quot;itemData&quot;:{&quot;type&quot;:&quot;article-journal&quot;,&quot;id&quot;:&quot;bd628365-a386-33b3-8b0e-595ba84bff4c&quot;,&quot;title&quot;:&quot;Defining and evaluating predictions of joint species distribution models&quot;,&quot;author&quot;:[{&quot;family&quot;:&quot;Wilkinson&quot;,&quot;given&quot;:&quot;David P.&quot;,&quot;parse-names&quot;:false,&quot;dropping-particle&quot;:&quot;&quot;,&quot;non-dropping-particle&quot;:&quot;&quot;},{&quot;family&quot;:&quot;Golding&quot;,&quot;given&quot;:&quot;Nick&quot;,&quot;parse-names&quot;:false,&quot;dropping-particle&quot;:&quot;&quot;,&quot;non-dropping-particle&quot;:&quot;&quot;},{&quot;family&quot;:&quot;Guillera-Arroita&quot;,&quot;given&quot;:&quot;Gurutzeta&quot;,&quot;parse-names&quot;:false,&quot;dropping-particle&quot;:&quot;&quot;,&quot;non-dropping-particle&quot;:&quot;&quot;},{&quot;family&quot;:&quot;Tingley&quot;,&quot;given&quot;:&quot;Reid&quot;,&quot;parse-names&quot;:false,&quot;dropping-particle&quot;:&quot;&quot;,&quot;non-dropping-particle&quot;:&quot;&quot;},{&quot;family&quot;:&quot;McCarthy&quot;,&quot;given&quot;:&quot;Michael A.&quot;,&quot;parse-names&quot;:false,&quot;dropping-particle&quot;:&quot;&quot;,&quot;non-dropping-particle&quot;:&quot;&quot;}],&quot;container-title&quot;:&quot;Methods in Ecology and Evolution&quot;,&quot;container-title-short&quot;:&quot;Methods Ecol Evol&quot;,&quot;DOI&quot;:&quot;10.1111/2041-210X.13518&quot;,&quot;ISSN&quot;:&quot;2041210X&quot;,&quot;issued&quot;:{&quot;date-parts&quot;:[[2021,3,1]]},&quot;page&quot;:&quot;394-404&quot;,&quot;abstract&quot;:&quot;Joint species distribution models (JSDMs) simultaneously model the distributions of multiple species, while accounting for residual co-occurrence patterns. Despite increasing adoption of JSDMs in the literature, the question of how to define and evaluate JSDM predictions has only begun to be explored. We define four different JSDM prediction types that correspond to different aspects of species distribution and community assemblage processes. Marginal predictions are environment-only predictions akin to predictions from single-species models; joint predictions simultaneously predict entire community assemblages; and conditional marginal and conditional joint predictions are made at the species or assemblage level, conditional on the known occurrence state of one or more species at a site. We define five different classes of metrics that can be used to evaluate these types of predictions: threshold-dependent, threshold-independent, community dissimilarity, species richness and likelihood metrics. We illustrate different prediction types and evaluation metrics using a case study in which we fit a JSDM to a frog occurrence dataset collected in Melbourne, Australia. Joint species distribution models present opportunities to investigate the facets of species distribution and community assemblage processes that are not possible to explore with single-species models. We show that there are a variety of different metrics available to evaluate JSDM predictions, and that choice of prediction type and evaluation metric should closely match the questions being investigated.&quot;,&quot;publisher&quot;:&quot;British Ecological Society&quot;,&quot;issue&quot;:&quot;3&quot;,&quot;volume&quot;:&quot;12&quot;},&quot;isTemporary&quot;:false},{&quot;id&quot;:&quot;3d178071-ebb8-3926-91ff-87f67395cd08&quot;,&quot;itemData&quot;:{&quot;type&quot;:&quot;article-journal&quot;,&quot;id&quot;:&quot;3d178071-ebb8-3926-91ff-87f67395cd08&quot;,&quot;title&quot;:&quot;So Many Variables: Joint Modeling in Community Ecology&quot;,&quot;author&quot;:[{&quot;family&quot;:&quot;Warton&quot;,&quot;given&quot;:&quot;David I.&quot;,&quot;parse-names&quot;:false,&quot;dropping-particle&quot;:&quot;&quot;,&quot;non-dropping-particle&quot;:&quot;&quot;},{&quot;family&quot;:&quot;Blanchet&quot;,&quot;given&quot;:&quot;F. Guillaume&quot;,&quot;parse-names&quot;:false,&quot;dropping-particle&quot;:&quot;&quot;,&quot;non-dropping-particle&quot;:&quot;&quot;},{&quot;family&quot;:&quot;O’Hara&quot;,&quot;given&quot;:&quot;Robert B.&quot;,&quot;parse-names&quot;:false,&quot;dropping-particle&quot;:&quot;&quot;,&quot;non-dropping-particle&quot;:&quot;&quot;},{&quot;family&quot;:&quot;Ovaskainen&quot;,&quot;given&quot;:&quot;Otso&quot;,&quot;parse-names&quot;:false,&quot;dropping-particle&quot;:&quot;&quot;,&quot;non-dropping-particle&quot;:&quot;&quot;},{&quot;family&quot;:&quot;Taskinen&quot;,&quot;given&quot;:&quot;Sara&quot;,&quot;parse-names&quot;:false,&quot;dropping-particle&quot;:&quot;&quot;,&quot;non-dropping-particle&quot;:&quot;&quot;},{&quot;family&quot;:&quot;Walker&quot;,&quot;given&quot;:&quot;Steven C.&quot;,&quot;parse-names&quot;:false,&quot;dropping-particle&quot;:&quot;&quot;,&quot;non-dropping-particle&quot;:&quot;&quot;},{&quot;family&quot;:&quot;Hui&quot;,&quot;given&quot;:&quot;Francis K.C.&quot;,&quot;parse-names&quot;:false,&quot;dropping-particle&quot;:&quot;&quot;,&quot;non-dropping-particle&quot;:&quot;&quot;}],&quot;container-title&quot;:&quot;Trends in Ecology &amp; Evolution&quot;,&quot;container-title-short&quot;:&quot;Trends Ecol Evol&quot;,&quot;DOI&quot;:&quot;10.1016/j.tree.2015.09.007&quot;,&quot;issued&quot;:{&quot;date-parts&quot;:[[2015]]},&quot;page&quot;:&quot;766-779&quot;,&quot;abstract&quot;:&quot;Technological advances have enabled a new class of multivariate models for ecology, with the potential now to specify a statistical model for abundances jointly across many taxa, to simultaneously explore interactions across taxa and the response of abundance to environmental variables. Joint models can be used for several purposes of interest to ecologists, including estimating patterns of residual correlation across taxa, ordination, multivariate inference about environmental effects and environment-by-trait interactions, accounting for missing predictors, and improving predictions in situations where one can leverage knowledge of some species to predict others. We demonstrate this by example and discuss recent computation tools and future directions. Many ecological questions require the joint analysis of abundances collected simultaneously across many taxonomic groups, and, if organisms are identified using modern tools such as metabarcoding, their number can be in the thousands.While historically such data have been analyzed using ad hoc algorithms, it is now possible to fully specify joint statistical models for abundance using multivariate extensions of generalized linear mixed models.These modern 'joint modeling' approaches allow the study of correlation patterns across taxa, at the same time as studying environmental response, to tease the two apart.Latent variable models are an especially exciting tool that has recently been used for ordination as well as for studying the factors driving co-occurrence.&quot;,&quot;issue&quot;:&quot;12&quot;,&quot;volume&quot;:&quot;30&quot;},&quot;isTemporary&quot;:false},{&quot;id&quot;:&quot;45e26fb7-6f6e-3d46-aed3-03cd1d46f482&quot;,&quot;itemData&quot;:{&quot;type&quot;:&quot;book&quot;,&quot;id&quot;:&quot;45e26fb7-6f6e-3d46-aed3-03cd1d46f482&quot;,&quot;title&quot;:&quot;Joint Species Distribution Modelling&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DOI&quot;:&quot;10.1017/9781108591720&quot;,&quot;ISBN&quot;:&quot;9781108591720&quot;,&quot;issued&quot;:{&quot;date-parts&quot;:[[2020,5,31]]},&quot;publisher&quot;:&quot;Cambridge University Press&quot;,&quot;container-title-short&quot;:&quot;&quot;},&quot;isTemporary&quot;:false},{&quot;id&quot;:&quot;37d23819-0019-3cbb-879c-aae30f47d7df&quot;,&quot;itemData&quot;:{&quot;type&quot;:&quot;report&quot;,&quot;id&quot;:&quot;37d23819-0019-3cbb-879c-aae30f47d7df&quot;,&quot;title&quot;:&quot;Freshwater Science Joint species distribution models reveal taxon-specific sensitivities to potential anthropogenic alteration Powered by Editorial Manager® and ProduXion Manager® from Aries Systems Corporation&quot;,&quot;author&quot;:[{&quot;family&quot;:&quot;Kopp&quot;,&quot;given&quot;:&quot;Darin&quot;,&quot;parse-names&quot;:false,&quot;dropping-particle&quot;:&quot;&quot;,&quot;non-dropping-particle&quot;:&quot;&quot;},{&quot;family&quot;:&quot;Stoddard&quot;,&quot;given&quot;:&quot;John L&quot;,&quot;parse-names&quot;:false,&quot;dropping-particle&quot;:&quot;&quot;,&quot;non-dropping-particle&quot;:&quot;&quot;},{&quot;family&quot;:&quot;Hill&quot;,&quot;given&quot;:&quot;Ryan&quot;,&quot;parse-names&quot;:false,&quot;dropping-particle&quot;:&quot;&quot;,&quot;non-dropping-particle&quot;:&quot;&quot;},{&quot;family&quot;:&quot;Doyle&quot;,&quot;given&quot;:&quot;Jessie&quot;,&quot;parse-names&quot;:false,&quot;dropping-particle&quot;:&quot;&quot;,&quot;non-dropping-particle&quot;:&quot;&quot;},{&quot;family&quot;:&quot;Kaufmann&quot;,&quot;given&quot;:&quot;Philip R&quot;,&quot;parse-names&quot;:false,&quot;dropping-particle&quot;:&quot;&quot;,&quot;non-dropping-particle&quot;:&quot;&quot;},{&quot;family&quot;:&quot;Herlihy&quot;,&quot;given&quot;:&quot;Alan&quot;,&quot;parse-names&quot;:false,&quot;dropping-particle&quot;:&quot;&quot;,&quot;non-dropping-particle&quot;:&quot;&quot;},{&quot;family&quot;:&quot;Paulsen&quot;,&quot;given&quot;:&quot;Steven G&quot;,&quot;parse-names&quot;:false,&quot;dropping-particle&quot;:&quot;&quot;,&quot;non-dropping-particle&quot;:&quot;&quot;},{&quot;family&quot;:&quot;Martin&quot;,&quot;given&quot;:&quot;Roy&quot;,&quot;parse-names&quot;:false,&quot;dropping-particle&quot;:&quot;&quot;,&quot;non-dropping-particle&quot;:&quot;&quot;}],&quot;abstract&quot;:&quot;Taxon-environment relationships elucidate a taxon's tolerances and preferences for specific environmental conditions. We use a joint species distribution modeling framework, Hierarchical Modeling of Species Communities, to quantify relationships between approximately 1,700 benthic macroinvertebrate assemblages across the contiguous United States and several environmental gradients that are susceptible to human alteration. We then compared how these relationships varied among nine large ecoregions. We found that the models adequately explain the probability of occurrence for most genera (Median Tjur R 2 = 0.15-0.24) and a relatively large percentage of genera (32-58%) had positive or negative relationships with the environmental gradients. We detected relatively few unimodal genus-environment relationships. We also investigated whether a suite of traits is related to a genus' response to an environmental gradient. Our results indicate that a single trait can be positively related to an organism's occurrence along one environmental gradient but negatively related to its occurrence along another. For example, thermal preference was positively related to mean summer air temperature but negatively related to nutrient concentrations in several ecoregions. At the assemblage level, genus richness was typically lower in the presence of elevated anthropogenic impacts for all ecoregions. Collectively, our results showcase a new approach for modeling biotic assemblages in aquatic ecosystems that can assist in the interpretation and prediction of ecological change.&quot;,&quot;container-title-short&quot;:&quot;&quot;},&quot;isTemporary&quot;:false}]},{&quot;citationID&quot;:&quot;MENDELEY_CITATION_faf8ac6b-615c-4302-8968-46762d4b423a&quot;,&quot;properties&quot;:{&quot;noteIndex&quot;:0},&quot;isEdited&quot;:false,&quot;manualOverride&quot;:{&quot;isManuallyOverridden&quot;:false,&quot;citeprocText&quot;:&quot;(Chessman and Royal 2004, Elias et al. 2016, De Souza et al. 2019)&quot;,&quot;manualOverrideText&quot;:&quot;&quot;},&quot;citationTag&quot;:&quot;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&quot;,&quot;citationItems&quot;:[{&quot;id&quot;:&quot;418754dc-0399-3d94-83c2-e26c4ac748e1&quot;,&quot;itemData&quot;:{&quot;type&quot;:&quot;article-journal&quot;,&quot;id&quot;:&quot;418754dc-0399-3d94-83c2-e26c4ac748e1&quot;,&quot;title&quot;:&quot;Predicting reference conditions for river bioassessment by incorporating boosted trees in the environmental filters method&quot;,&quot;author&quot;:[{&quot;family&quot;:&quot;Elias&quot;,&quot;given&quot;:&quot;C. L.&quot;,&quot;parse-names&quot;:false,&quot;dropping-particle&quot;:&quot;&quot;,&quot;non-dropping-particle&quot;:&quot;&quot;},{&quot;family&quot;:&quot;Calapez&quot;,&quot;given&quot;:&quot;A. R.&quot;,&quot;parse-names&quot;:false,&quot;dropping-particle&quot;:&quot;&quot;,&quot;non-dropping-particle&quot;:&quot;&quot;},{&quot;family&quot;:&quot;Almeida&quot;,&quot;given&quot;:&quot;S. F.P.&quot;,&quot;parse-names&quot;:false,&quot;dropping-particle&quot;:&quot;&quot;,&quot;non-dropping-particle&quot;:&quot;&quot;},{&quot;family&quot;:&quot;Chessman&quot;,&quot;given&quot;:&quot;B.&quot;,&quot;parse-names&quot;:false,&quot;dropping-particle&quot;:&quot;&quot;,&quot;non-dropping-particle&quot;:&quot;&quot;},{&quot;family&quot;:&quot;Simões&quot;,&quot;given&quot;:&quot;N.&quot;,&quot;parse-names&quot;:false,&quot;dropping-particle&quot;:&quot;&quot;,&quot;non-dropping-particle&quot;:&quot;&quot;},{&quot;family&quot;:&quot;Feio&quot;,&quot;given&quot;:&quot;M. J.&quot;,&quot;parse-names&quot;:false,&quot;dropping-particle&quot;:&quot;&quot;,&quot;non-dropping-particle&quot;:&quot;&quot;}],&quot;container-title&quot;:&quot;Ecological Indicators&quot;,&quot;container-title-short&quot;:&quot;Ecol Indic&quot;,&quot;DOI&quot;:&quot;10.1016/j.ecolind.2016.04.027&quot;,&quot;ISSN&quot;:&quot;1470160X&quot;,&quot;URL&quot;:&quot;http://dx.doi.org/10.1016/j.ecolind.2016.04.027&quot;,&quot;issued&quot;:{&quot;date-parts&quot;:[[2016]]},&quot;page&quot;:&quot;239-251&quot;,&quot;abstract&quot;:&quot;Contemporary bioassessment methods for water bodies require the description of \&quot;reference conditions\&quot; representing an absence or only \&quot;very minor\&quot; presence of human impacts on hydromorphological, physical and chemical properties. However, minimally disturbed reference sites are lacking in many European regions and other parts of the world because of pervasive anthropogenic influences. Here we describe the use of environmental filters modelling, incorporating boosted trees (BT), to derive reference data for abiotic variables and biological communities (diatoms and macroinvertebrates) for rivers in a highly disturbed region (Portuguese central-western lowland area), where minimally disturbed reference sites are non-existent. We also revise quality class boundaries for diatom and macroinvertebrate bioassessment in this region, and develop a new multimetric diatoms index (MDI). The new index includes not only the 'Indice de Polluosensibilité Spécifique' (IPS) based on species' sensitivity to organic pollution and nutrients, but also the numbers of total and sensitive taxa. Our approach predicted significantly different communities under reference conditions from those observed, with a higher median reference number of taxa per site than the observed number (69 against 27 for diatoms; 53 against 22 for macroinvertebrates). In addition, the predicted communities for both biological groups were more similar among sites than the observed communities. Adjustment of index calculation and quality class boundaries to incorporate the new reference data resulted in more stringent site assessments that were better correlated with human pressures than assessments with previous methods. This study brings new insight to solve the problem of an absence of minimally disturbed reference sites.&quot;,&quot;publisher&quot;:&quot;Elsevier Ltd&quot;,&quot;issue&quot;:&quot;10&quot;,&quot;volume&quot;:&quot;69&quot;},&quot;isTemporary&quot;:false},{&quot;id&quot;:&quot;f0b849b1-a70b-3b24-b3dc-b93141e7de3c&quot;,&quot;itemData&quot;:{&quot;type&quot;:&quot;article-journal&quot;,&quot;id&quot;:&quot;f0b849b1-a70b-3b24-b3dc-b93141e7de3c&quot;,&quot;title&quot;:&quot;Bioassessment without reference sites: use of environmental filters to predict natural assemblages of river macroinvertebrates&quot;,&quot;author&quot;:[{&quot;family&quot;:&quot;Chessman&quot;,&quot;given&quot;:&quot;Bruce C.&quot;,&quot;parse-names&quot;:false,&quot;dropping-particle&quot;:&quot;&quot;,&quot;non-dropping-particle&quot;:&quot;&quot;},{&quot;family&quot;:&quot;Royal&quot;,&quot;given&quot;:&quot;Meredith J.&quot;,&quot;parse-names&quot;:false,&quot;dropping-particle&quot;:&quot;&quot;,&quot;non-dropping-particle&quot;:&quot;&quot;}],&quot;container-title&quot;:&quot;Journal of the North American Benthological Society&quot;,&quot;container-title-short&quot;:&quot;J North Am Benthol Soc&quot;,&quot;DOI&quot;:&quot;10.1899/0887-3593(2004)023&lt;0599:BWRSUO&gt;2.0.CO;2&quot;,&quot;ISSN&quot;:&quot;0887-3593&quot;,&quot;URL&quot;:&quot;https://www.journals.uchicago.edu/doi/10.1899/0887-3593(2004)023&lt;0599:BWRSUO&gt;2.0.CO;2&quot;,&quot;issued&quot;:{&quot;date-parts&quot;:[[2004,9]]},&quot;page&quot;:&quot;599-615&quot;,&quot;abstract&quot;:&quot;Sets of reference sites often are used to create a benchmark for biological assessment of river condition. Unfortunately, human modification of river systems is now so widespread and complex that this practice can result in comparisons against a reference condition that embodies an appreciable and poorly defined degree of human impact. Our paper describes an alternative means of deriving reference conditions that does not require the use of reference sites. Instead, the tolerances and preferences of each taxon in the regional taxon pool are established for various environmental factors. These factors can be regarded as filters that exclude members of the regional pool from sites where environmental conditions are incompatible with their tolerances and preferences. The suite of taxa that can occupy an assessment site under natural conditions can be estimated if the natural values of the environmental filters at that site can be determined. A comparison between this suite of potential taxa and the taxa actually collected at an assessment site provides an indication of human impact on taxonomic richness. This approach is illustrated for aquatic macroinvertebrate families in rivers in northeastern New South Wales, Australia, and the environmental filters of annual water temperature range, flow regime, and river bed type. An assessment based on this approach showed substantial correlation with several independent measures of human influence, in contrast to very little correlation for a previous macroinvertebrate bioassessment based on reference sites. The performance of the filters approach probably could be improved with further development of the underlying techniques and data.&quot;,&quot;issue&quot;:&quot;3&quot;,&quot;volume&quot;:&quot;23&quot;},&quot;isTemporary&quot;:false},{&quot;id&quot;:&quot;b60e78d7-2e6e-33d4-b0f2-91b988d8f09e&quot;,&quot;itemData&quot;:{&quot;type&quot;:&quot;article-journal&quot;,&quot;id&quot;:&quot;b60e78d7-2e6e-33d4-b0f2-91b988d8f09e&quot;,&quot;title&quot;:&quot;A predictive index based on environmental filters for the bioassessment of river basins without reference areas in Atlantic Forest biome, Brazil&quot;,&quot;author&quot;:[{&quot;family&quot;:&quot;Souza&quot;,&quot;given&quot;:&quot;Natália Freitas&quot;,&quot;parse-names&quot;:false,&quot;dropping-particle&quot;:&quot;&quot;,&quot;non-dropping-particle&quot;:&quot;De&quot;},{&quot;family&quot;:&quot;Baptista&quot;,&quot;given&quot;:&quot;Darcílio Fernandes&quot;,&quot;parse-names&quot;:false,&quot;dropping-particle&quot;:&quot;&quot;,&quot;non-dropping-particle&quot;:&quot;&quot;},{&quot;family&quot;:&quot;Buss&quot;,&quot;given&quot;:&quot;Daniel Forsin&quot;,&quot;parse-names&quot;:false,&quot;dropping-particle&quot;:&quot;&quot;,&quot;non-dropping-particle&quot;:&quot;&quot;}],&quot;container-title&quot;:&quot;Biota Neotropica&quot;,&quot;container-title-short&quot;:&quot;Biota Neotrop&quot;,&quot;DOI&quot;:&quot;10.1590/1676-0611-BN-2018-0601&quot;,&quot;ISSN&quot;:&quot;16760611&quot;,&quot;issued&quot;:{&quot;date-parts&quot;:[[2019]]},&quot;abstract&quot;:&quot;Biological assessments that use the reference condition approach are based on the concept of comparing a site’s observed biology to sites where disturbance is minimal or absent. However, in many regions of the world, such areas are scarce or nonexistent. In this study, an alternative approach proposed by Chessman and Royal for bioassessment without reference areas based on environmental filters was tested in Brazil. This approach assumes that key environmental features act in the selection of potential colonists, from a regional pool of taxa, based on the ecological traits (tolerances) possessed by each taxon. We developed the approach by: 1) determining the regional pool, based on a large Atlantic Forest biome database; 2) selecting environmental filters (elevation, original vegetation and soil type); and 3) including information on the tolerance and preferences of aquatic insects to these filters. With this information we were able to determine the expected taxon under natural conditions and compare with observed taxon, developing a predictive index (Observed/Expected). Although the model was intended to predict the fauna in regions without reference sites, we included reference areas to test the model responsiveness, precision and sensitivity. Our results indicated that the index was able to discriminate impairment classes (F=56.9; p&lt;0,001), it has high precision due to low standard deviation across reference sites values (SD=0.098) and high sensitivity due the correlation with environmental variables that are sensitive to human alteration (r=0.74, p&lt;0.01). Also, it was strongly correlated with multimetric indices developed for multiple watersheds in the state, showing agreement between the methods in relation to ecological quality classification. Even though the predictive index had performed well in our study, we make some considerations that may help to improve its sensitivity of similar methods that are being tested using the environmental filters approach.&quot;,&quot;publisher&quot;:&quot;Universidade Estadual de Campinas UNICAMP&quot;,&quot;issue&quot;:&quot;2&quot;,&quot;volume&quot;:&quot;19&quot;},&quot;isTemporary&quot;:false}]},{&quot;citationID&quot;:&quot;MENDELEY_CITATION_3d27f735-0db9-4622-8fe4-5a82c8cee474&quot;,&quot;properties&quot;:{&quot;noteIndex&quot;:0},&quot;isEdited&quot;:false,&quot;manualOverride&quot;:{&quot;isManuallyOverridden&quot;:false,&quot;citeprocText&quot;:&quot;(Ovaskainen and Abrego 2020)&quot;,&quot;manualOverrideText&quot;:&quot;&quot;},&quot;citationTag&quot;:&quot;MENDELEY_CITATION_v3_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&quot;,&quot;citationItems&quot;:[{&quot;id&quot;:&quot;45e26fb7-6f6e-3d46-aed3-03cd1d46f482&quot;,&quot;itemData&quot;:{&quot;type&quot;:&quot;book&quot;,&quot;id&quot;:&quot;45e26fb7-6f6e-3d46-aed3-03cd1d46f482&quot;,&quot;title&quot;:&quot;Joint Species Distribution Modelling&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DOI&quot;:&quot;10.1017/9781108591720&quot;,&quot;ISBN&quot;:&quot;9781108591720&quot;,&quot;issued&quot;:{&quot;date-parts&quot;:[[2020,5,31]]},&quot;publisher&quot;:&quot;Cambridge University Press&quot;,&quot;container-title-short&quot;:&quot;&quot;},&quot;isTemporary&quot;:false}]},{&quot;citationID&quot;:&quot;MENDELEY_CITATION_0e5c8b6f-98d3-4786-b2d0-353478e1da09&quot;,&quot;properties&quot;:{&quot;noteIndex&quot;:0},&quot;isEdited&quot;:false,&quot;manualOverride&quot;:{&quot;isManuallyOverridden&quot;:false,&quot;citeprocText&quot;:&quot;(Hawkins et al. 2010)&quot;,&quot;manualOverrideText&quot;:&quot;&quot;},&quot;citationTag&quot;:&quot;MENDELEY_CITATION_v3_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&quot;,&quot;citationItems&quot;:[{&quot;id&quot;:&quot;fbb9199f-4115-3580-9091-15c66070ee10&quot;,&quot;itemData&quot;:{&quot;type&quot;:&quot;article-journal&quot;,&quot;id&quot;:&quot;fbb9199f-4115-3580-9091-15c66070ee10&quot;,&quot;title&quot;:&quot;The reference condition: predicting benchmarks for ecological and water-quality assessments&quot;,&quot;author&quot;:[{&quot;family&quot;:&quot;Hawkins&quot;,&quot;given&quot;:&quot;Charles P.&quot;,&quot;parse-names&quot;:false,&quot;dropping-particle&quot;:&quot;&quot;,&quot;non-dropping-particle&quot;:&quot;&quot;},{&quot;family&quot;:&quot;Olson&quot;,&quot;given&quot;:&quot;John R.&quot;,&quot;parse-names&quot;:false,&quot;dropping-particle&quot;:&quot;&quot;,&quot;non-dropping-particle&quot;:&quot;&quot;},{&quot;family&quot;:&quot;Hill&quot;,&quot;given&quot;:&quot;Ryan A.&quot;,&quot;parse-names&quot;:false,&quot;dropping-particle&quot;:&quot;&quot;,&quot;non-dropping-particle&quot;:&quot;&quot;}],&quot;container-title&quot;:&quot;Journal of the North American Benthological Society&quot;,&quot;container-title-short&quot;:&quot;J North Am Benthol Soc&quot;,&quot;DOI&quot;:&quot;10.1899/09-092.1&quot;,&quot;ISSN&quot;:&quot;08873593&quot;,&quot;issued&quot;:{&quot;date-parts&quot;:[[2010]]},&quot;page&quot;:&quot;312-343&quot;,&quot;abstract&quot;:&quot;Benchmarks provide context and are a critical element of all ecological assessments. Over the last 25 y, hundreds of papers have been published on various aspects of ecological assessments, and most of the analyses described in these papers depend on specifying an ecological benchmark for context. Freshwater scientists and managers usually use reference sites (typically sites in natural or least-disturbed condition) to assess the ecological conditions at other sites. Accurate and precise assessments require that assessed sites be matched with appropriate reference conditions. Two general types of approaches have been proposed to predict reference conditions: classifications based on natural environmental settings and models that use continuously variable environmental attributes as inputs. Two types of classifications have been examined: geographic-dependent regionalizations based on general landscape features and geographic-independent typologies that are typically based on combinations of regional and channel features. We examined .1000 papers that addressed some aspect of predicting the reference condition in freshwater ecosystems. We focused on 5 types of benchmarks: ecological, thermal, hydrologic, geomorphic, and chemical. Our review showed that over the last 25 y, researchers have developed increasingly sophisticated methods that can be used to predict reference conditions. Most disciplines have increasingly moved toward site-specific modeling approaches as a way to improve both accuracy and precision of predictions, although typological approaches dominate geomorphic characterizations. Papers published in J-NABS have been especially important in advancing and refining methods for predicting ecological benchmarks. Much of the progress made in the science of ecological assessment emerged from research that advanced our understanding of how the spatial and temporal distributions of freshwater biota are related to naturally occurring environmental features and how those relationships can be most accurately and precisely described and predicted. Thus, the performance of ecological assessments is critically linked to how well we characterize freshwater environments, and research in the watershed sciences that addresses predicting thermal, hydrologic, geomorphic, and chemical attributes of freshwater ecosystems has paralleled research focused on predicting biota. We anticipate that knowledge produced from future collaborations between ecologists and watershed scientists coupled with the application of modern modeling techniques will largely determine progress in characterizing and predicting biota–environment relationships and, thus, the accuracy and precision of future ecological assessments.&quot;,&quot;issue&quot;:&quot;1&quot;,&quot;volume&quot;:&quot;29&quot;},&quot;isTemporary&quot;:false}]},{&quot;citationID&quot;:&quot;MENDELEY_CITATION_c42561a1-fc38-4314-b645-0ceb435420be&quot;,&quot;properties&quot;:{&quot;noteIndex&quot;:0},&quot;isEdited&quot;:false,&quot;manualOverride&quot;:{&quot;isManuallyOverridden&quot;:false,&quot;citeprocText&quot;:&quot;(Van Sickle et al. 2006, Van Sickle and Paulsen 2008)&quot;,&quot;manualOverrideText&quot;:&quot;&quot;},&quot;citationTag&quot;:&quot;MENDELEY_CITATION_v3_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&quot;,&quot;citationItems&quot;:[{&quot;id&quot;:&quot;aa1b463d-780d-3fcc-8425-dd3cc3c1f8d6&quot;,&quot;itemData&quot;:{&quot;type&quot;:&quot;article-journal&quot;,&quot;id&quot;:&quot;aa1b463d-780d-3fcc-8425-dd3cc3c1f8d6&quot;,&quot;title&quot;:&quot;Assessing the attributable risks, relative risks, and regional extents of aquatic stressors&quot;,&quot;author&quot;:[{&quot;family&quot;:&quot;Sickle&quot;,&quot;given&quot;:&quot;John&quot;,&quot;parse-names&quot;:false,&quot;dropping-particle&quot;:&quot;&quot;,&quot;non-dropping-particle&quot;:&quot;Van&quot;},{&quot;family&quot;:&quot;Paulsen&quot;,&quot;given&quot;:&quot;Steven G.&quot;,&quot;parse-names&quot;:false,&quot;dropping-particle&quot;:&quot;&quot;,&quot;non-dropping-particle&quot;:&quot;&quot;}],&quot;container-title&quot;:&quot;Journal of the North American Benthological Society&quot;,&quot;container-title-short&quot;:&quot;J North Am Benthol Soc&quot;,&quot;DOI&quot;:&quot;10.1899/07-152.1&quot;,&quot;ISSN&quot;:&quot;08873593&quot;,&quot;issued&quot;:{&quot;date-parts&quot;:[[2008]]},&quot;page&quot;:&quot;920-931&quot;,&quot;abstract&quot;:&quot;A major goal of the national aquatic surveys being conducted by the Environmental Protection Agency in partnership with the states and tribes is to assess the relative importance, at a regional scale, of stressors that impact aquatic biota. The Wadeable Streams Assessment (WSA) was a prototype of these surveys, and it assessed 8 individual water-chemistry, physical-habitat, and landuse stressors in 2 ways. First, the WSA estimated the total length of streams in a region that was deemed to be in poor condition for each stressor considered separately. Estimates of stressor extent describe the prevalence and regional breadth of each stressor's potential effects. Second, the WSA estimated each stressor's relative risk, a measure widely used in human epidemiology. Relative risk estimates a stressor's association with biota in terms of the likelihood that poor stressor conditions and poor biota conditions co-occur in a region's streams. We describe how the population attributable risk, also borrowed from epidemiology, combines extent and relative risk into a single, overall measure of a stressor's regional effect. The attributable risk of a stressor is the % reduction in the regional extent of poor biological condition (measured here by the macroinvertebrate index of biotic integrity [MIBI]), that presumably would result from eliminating that stressor. Under the attributable risk assumptions, for example, the WSA data imply that the nationwide extent of poor MIBI conditions would be reduced by an estimated 26% if excess total P were eliminated as a stressor, but only by 3% if excess salinity were eliminated. We also illustrate the attributable risk for the combined effects of multiple, correlated stressors. Last, we discuss how best to interpret and apply attributable risk estimates. © 2008 by The North American Benthological Society.&quot;,&quot;issue&quot;:&quot;4&quot;,&quot;volume&quot;:&quot;27&quot;},&quot;isTemporary&quot;:false},{&quot;id&quot;:&quot;b1cf46cd-d55e-3f20-bce5-62844255a15e&quot;,&quot;itemData&quot;:{&quot;type&quot;:&quot;article-journal&quot;,&quot;id&quot;:&quot;b1cf46cd-d55e-3f20-bce5-62844255a15e&quot;,&quot;title&quot;:&quot;Using relative risk to compare the effects of aquatic stressors at a regional scale&quot;,&quot;author&quot;:[{&quot;family&quot;:&quot;Sickle&quot;,&quot;given&quot;:&quot;John&quot;,&quot;parse-names&quot;:false,&quot;dropping-particle&quot;:&quot;&quot;,&quot;non-dropping-particle&quot;:&quot;Van&quot;},{&quot;family&quot;:&quot;Stoddard&quot;,&quot;given&quot;:&quot;John L.&quot;,&quot;parse-names&quot;:false,&quot;dropping-particle&quot;:&quot;&quot;,&quot;non-dropping-particle&quot;:&quot;&quot;},{&quot;family&quot;:&quot;Paulsen&quot;,&quot;given&quot;:&quot;Steven G.&quot;,&quot;parse-names&quot;:false,&quot;dropping-particle&quot;:&quot;&quot;,&quot;non-dropping-particle&quot;:&quot;&quot;},{&quot;family&quot;:&quot;Olsen&quot;,&quot;given&quot;:&quot;Anthony R.&quot;,&quot;parse-names&quot;:false,&quot;dropping-particle&quot;:&quot;&quot;,&quot;non-dropping-particle&quot;:&quot;&quot;}],&quot;container-title&quot;:&quot;Environmental Management&quot;,&quot;DOI&quot;:&quot;10.1007/s00267-005-0240-0&quot;,&quot;ISSN&quot;:&quot;0364152X&quot;,&quot;PMID&quot;:&quot;17058032&quot;,&quot;issued&quot;:{&quot;date-parts&quot;:[[2006,12]]},&quot;page&quot;:&quot;1020-1030&quot;,&quot;abstract&quot;:&quot;The regional-scale importance of an aquatic stressor depends both on its regional extent (i.e., how widespread it is) and on the severity of its effects in ecosystems where it is found. Sample surveys, such as those developed by the U.S. Environmental Protection Agency's Environmental Monitoring and Assessment Program (EMAP), are designed to estimate and compare the extents, throughout a large region, of elevated conditions for various aquatic stressors. In this article, we propose relative risk as a complementary measure of the severity of each stressor's effect on a response variable that characterizes aquatic ecological condition. Specifically, relative risk measures the strength of association between stressor and response variables that can be classified as either \&quot;good\&quot; (i.e., reference) or \&quot;poor\&quot; (i.e., different from reference). We present formulae for estimating relative risk and its confidence interval, adapted for the unequal sample inclusion probabilities employed in EMAP surveys. For a recent EMAP survey of streams in five Mid-Atlantic states, we estimated the relative extents of eight stressors as well as their relative risks to aquatic macroinvertebrate assemblages, with assemblage condition measured by an index of biotic integrity (IBI). For example, a measure of excess sedimentation had a relative risk of 1.60 for macroinvertebrate IBI, with the meaning that poor IBI conditions were 1.6 times more likely to be found in streams having poor conditions of sedimentation than in streams having good sedimentation conditions. We show how stressor extent and relative risk estimates, viewed together, offer a compact and comprehensive assessment of the relative importances of multiple stressors. © 2006 Springer Science+Business Media, Inc.&quot;,&quot;issue&quot;:&quot;6&quot;,&quot;volume&quot;:&quot;38&quot;,&quot;container-title-short&quot;:&quot;Environ Manage&quot;},&quot;isTemporary&quot;:false}]},{&quot;citationID&quot;:&quot;MENDELEY_CITATION_f46cb349-f0c1-4a99-a192-4aec9c55609a&quot;,&quot;properties&quot;:{&quot;noteIndex&quot;:0},&quot;isEdited&quot;:false,&quot;manualOverride&quot;:{&quot;isManuallyOverridden&quot;:false,&quot;citeprocText&quot;:&quot;(Whittier et al. 2007)&quot;,&quot;manualOverrideText&quot;:&quot;&quot;},&quot;citationTag&quot;:&quot;MENDELEY_CITATION_v3_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&quot;,&quot;citationItems&quot;:[{&quot;id&quot;:&quot;8c08ff90-9038-3f4e-b8a0-e866294c1a32&quot;,&quot;itemData&quot;:{&quot;type&quot;:&quot;article-journal&quot;,&quot;id&quot;:&quot;8c08ff90-9038-3f4e-b8a0-e866294c1a32&quot;,&quot;title&quot;:&quot;Selecting reference sites for stream biological assessments: Best professional judgment or objective criteria&quot;,&quot;author&quot;:[{&quot;family&quot;:&quot;Whittier&quot;,&quot;given&quot;:&quot;Thomas R.&quot;,&quot;parse-names&quot;:false,&quot;dropping-particle&quot;:&quot;&quot;,&quot;non-dropping-particle&quot;:&quot;&quot;},{&quot;family&quot;:&quot;Stoddard&quot;,&quot;given&quot;:&quot;John L.&quot;,&quot;parse-names&quot;:false,&quot;dropping-particle&quot;:&quot;&quot;,&quot;non-dropping-particle&quot;:&quot;&quot;},{&quot;family&quot;:&quot;Larsen&quot;,&quot;given&quot;:&quot;David P.&quot;,&quot;parse-names&quot;:false,&quot;dropping-particle&quot;:&quot;&quot;,&quot;non-dropping-particle&quot;:&quot;&quot;},{&quot;family&quot;:&quot;Herlihy&quot;,&quot;given&quot;:&quot;Alan T.&quot;,&quot;parse-names&quot;:false,&quot;dropping-particle&quot;:&quot;&quot;,&quot;non-dropping-particle&quot;:&quot;&quot;}],&quot;container-title&quot;:&quot;Journal of the North American Benthological Society&quot;,&quot;container-title-short&quot;:&quot;J North Am Benthol Soc&quot;,&quot;DOI&quot;:&quot;10.1899/0887-3593(2007)26[349:SRSFSB]2.0.CO;2&quot;,&quot;ISSN&quot;:&quot;08873593&quot;,&quot;issued&quot;:{&quot;date-parts&quot;:[[2007]]},&quot;page&quot;:&quot;349-360&quot;,&quot;abstract&quot;:&quot;Selection of reference sites is a critical component in the process of developing and applying biological indicators of ecological condition. Some evidence suggests that despite its importance the rules by which reference sites are selected have not always been evaluated critically to assure that the sites represent least-disturbed conditions. We present a comparison of physical and chemical disturbance measures and biotic indices at handpicked reference sites provided by resource agencies and at sites selected by a probability design from a 12-state survey of western streams and rivers. In most cases, the distributions of disturbance measures and biotic index scores were essentially the same for both types of sites; that is, only a subset of the handpicked reference sites represented least-disturbed conditions. We recommend that all agencies that use reference sites critically review those sites with a set of explicit criteria, using field-collected data as well as mapped information. © 2007 by The North American Benthological Society.&quot;,&quot;issue&quot;:&quot;2&quot;,&quot;volume&quot;:&quot;26&quot;},&quot;isTemporary&quot;:false}]},{&quot;citationID&quot;:&quot;MENDELEY_CITATION_ee4fb56d-b0bb-4375-b0f0-8ec58cb119e6&quot;,&quot;properties&quot;:{&quot;noteIndex&quot;:0},&quot;isEdited&quot;:false,&quot;manualOverride&quot;:{&quot;isManuallyOverridden&quot;:true,&quot;citeprocText&quot;:&quot;(Herlihy et al. 2008, U.S. EPA 2020)&quot;,&quot;manualOverrideText&quot;:&quot;Herlihy et al. 2008, U.S. EPA 2020)&quot;},&quot;citationTag&quot;:&quot;MENDELEY_CITATION_v3_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&quot;,&quot;citationItems&quot;:[{&quot;id&quot;:&quot;74c248f9-73eb-3239-b5a6-e2d5c8de78e7&quot;,&quot;itemData&quot;:{&quot;type&quot;:&quot;report&quot;,&quot;id&quot;:&quot;74c248f9-73eb-3239-b5a6-e2d5c8de78e7&quot;,&quot;title&quot;:&quot;National Rivers and Streams Assessment 2013-2014 Technical Support Document. Office of Water and Office of Research and Development. Washington, D.C. EPA 843-R-19-001.&quot;,&quot;author&quot;:[{&quot;family&quot;:&quot;U.S. EPA&quot;,&quot;given&quot;:&quot;&quot;,&quot;parse-names&quot;:false,&quot;dropping-particle&quot;:&quot;&quot;,&quot;non-dropping-particle&quot;:&quot;&quot;}],&quot;issued&quot;:{&quot;date-parts&quot;:[[2020]]},&quot;container-title-short&quot;:&quot;&quot;},&quot;isTemporary&quot;:false},{&quot;id&quot;:&quot;141653a8-90ef-3645-b722-8018b638edbd&quot;,&quot;itemData&quot;:{&quot;type&quot;:&quot;article-journal&quot;,&quot;id&quot;:&quot;141653a8-90ef-3645-b722-8018b638edbd&quot;,&quot;title&quot;:&quot;Striving for consistency in a national assessment: The challenges of applying a reference-condition approach at a continental scale&quot;,&quot;author&quot;:[{&quot;family&quot;:&quot;Herlihy&quot;,&quot;given&quot;:&quot;Alan T.&quot;,&quot;parse-names&quot;:false,&quot;dropping-particle&quot;:&quot;&quot;,&quot;non-dropping-particle&quot;:&quot;&quot;},{&quot;family&quot;:&quot;Paulsen&quot;,&quot;given&quot;:&quot;Steven G.&quot;,&quot;parse-names&quot;:false,&quot;dropping-particle&quot;:&quot;&quot;,&quot;non-dropping-particle&quot;:&quot;&quot;},{&quot;family&quot;:&quot;Sickle&quot;,&quot;given&quot;:&quot;John&quot;,&quot;parse-names&quot;:false,&quot;dropping-particle&quot;:&quot;&quot;,&quot;non-dropping-particle&quot;:&quot;Van&quot;},{&quot;family&quot;:&quot;Stoddard&quot;,&quot;given&quot;:&quot;John L.&quot;,&quot;parse-names&quot;:false,&quot;dropping-particle&quot;:&quot;&quot;,&quot;non-dropping-particle&quot;:&quot;&quot;},{&quot;family&quot;:&quot;Hawkins&quot;,&quot;given&quot;:&quot;Charles P.&quot;,&quot;parse-names&quot;:false,&quot;dropping-particle&quot;:&quot;&quot;,&quot;non-dropping-particle&quot;:&quot;&quot;},{&quot;family&quot;:&quot;Yuan&quot;,&quot;given&quot;:&quot;Lester L.&quot;,&quot;parse-names&quot;:false,&quot;dropping-particle&quot;:&quot;&quot;,&quot;non-dropping-particle&quot;:&quot;&quot;}],&quot;container-title&quot;:&quot;Journal of the North American Benthological Society&quot;,&quot;container-title-short&quot;:&quot;J North Am Benthol Soc&quot;,&quot;DOI&quot;:&quot;10.1899/08-081.1&quot;,&quot;ISSN&quot;:&quot;08873593&quot;,&quot;issued&quot;:{&quot;date-parts&quot;:[[2008]]},&quot;page&quot;:&quot;860-877&quot;,&quot;abstract&quot;:&quot;One of the biggest challenges when conducting a continental-scale assessment of streams is setting appropriate expectations for the assessed sites. The challenge occurs for 2 reasons: 1) tremendous natural environmental heterogeneity exists within a continental landscape and 2) reference sites vary in quality both across and within major regions of the continent. We describe the process used to set expectations for the multimetric index of biotic integrity (MIBI) and observed/expected (O/E) indices generated from predictive models used to assess stream condition for the US Wadeable Streams Assessment (WSA). The assessment was based on a reference-site approach, in which the least-disturbed sites in each region of the US were used to establish benchmarks for assessing the condition of macroinvertebrate assemblages at other sites. Reference sites were compiled by filtering WSA sample sites for disturbance using a series of abiotic variables. Additional reference sites were needed and were obtained from other state, university, and federal monitoring programs. This pool of potential reference sites was then assessed for uniformity in site quality and comparability of macroinvertebrate sample data. Ultimately, 1625 sites were used to set reference expectations for the WSA. Reference-site data were used to help define 9 large ecoregions that minimized the naturally occurring variation in macroinvertebrate assemblages associated with continental-wide differences in biogeography. These ecoregions were used as a basis for developing MIBI and O/E indices and for reporting results. A least-disturbed definition of reference condition was used nationally, but we suspect that the quality of the best extant sites in ecoregions, such as the Northern Plains and Temperate Plains, was lower than that of sites in other ecoregions. For the MIBI assessment, we used a simple modeling approach to adjust scores in ecoregions where gradients in reference-site quality could be demonstrated conclusively. The WSA provided an unparalleled opportunity to push the limits of our conceptual and technical understanding of how to best apply a reference-condition approach to a real-world need. Our hope is that we have learned enough from this exercise to improve the technical quality of the next round of national assessments. © 2008 by The North American Benthological Society.&quot;,&quot;issue&quot;:&quot;4&quot;,&quot;volume&quot;:&quot;27&quot;},&quot;isTemporary&quot;:false}]},{&quot;citationID&quot;:&quot;MENDELEY_CITATION_67d0b7f9-1e95-459b-8238-dcdc7fd5dbc2&quot;,&quot;properties&quot;:{&quot;noteIndex&quot;:0},&quot;isEdited&quot;:false,&quot;manualOverride&quot;:{&quot;isManuallyOverridden&quot;:false,&quot;citeprocText&quot;:&quot;(Flotemersch 2023)&quot;,&quot;manualOverrideText&quot;:&quot;&quot;},&quot;citationTag&quot;:&quot;MENDELEY_CITATION_v3_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&quot;,&quot;citationItems&quot;:[{&quot;id&quot;:&quot;17b79b08-2744-3ba8-8e8f-7647b350ad0f&quot;,&quot;itemData&quot;:{&quot;type&quot;:&quot;article-journal&quot;,&quot;id&quot;:&quot;17b79b08-2744-3ba8-8e8f-7647b350ad0f&quot;,&quot;title&quot;:&quot;Conservation of blackwater rivers and streams of the coastal plains of United States: Knowledge and research needs&quot;,&quot;author&quot;:[{&quot;family&quot;:&quot;Flotemersch&quot;,&quot;given&quot;:&quot;Joseph E&quot;,&quot;parse-names&quot;:false,&quot;dropping-particle&quot;:&quot;&quot;,&quot;non-dropping-particle&quot;:&quot;&quot;}],&quot;DOI&quot;:&quot;10.1007/s13280-022&quot;,&quot;URL&quot;:&quot;https://doi.org/10.1007/s13280-022-01818-9&quot;,&quot;issued&quot;:{&quot;date-parts&quot;:[[2023]]},&quot;abstract&quot;:&quot;Blackwater rivers and streams are a distinct resource type in multiple ecoregions of the United States, including the Coastal Plains. Given the unique nature of blackwaters, they may not be fully protected if using typical water quality standards. Information provided by State agencies was used to identify specific research needs that would directly enhance current assessment approaches. Protection of blackwater rivers and streams would be aided by (1) development of an operational definition; (2) development of a classification framework that distinguishes among blackwater system types; (3) identification of undisturbed or minimally disturbed blackwater systems; (4) identification of stressors that challenge blackwater condition and resilience; and (5) development of criteria that are more suited to the unique conditions of blackwater rivers and streams. Benefits stemming from addressing these research needs may include identification of sites that are unrecognized as impaired and the re-evaluation of sites that may be erroneously listed as impaired when they are not. This would improve reporting by states for Clean Water Act (CWA) Section 305(b) and, for some states, could represent a significant resource savings by reducing the number of sites on CWA Section 303d lists.&quot;,&quot;container-title-short&quot;:&quot;&quot;},&quot;isTemporary&quot;:false}]},{&quot;citationID&quot;:&quot;MENDELEY_CITATION_92190afa-e7f5-4a78-9ef0-c83902c1fd12&quot;,&quot;properties&quot;:{&quot;noteIndex&quot;:0},&quot;isEdited&quot;:false,&quot;manualOverride&quot;:{&quot;isManuallyOverridden&quot;:false,&quot;citeprocText&quot;:&quot;(Dodds and Oakes 2004, Olson and Hawkins 2012, Hill et al. 2013)&quot;,&quot;manualOverrideText&quot;:&quot;&quot;},&quot;citationTag&quot;:&quot;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&quot;,&quot;citationItems&quot;:[{&quot;id&quot;:&quot;109a16a9-d00b-3984-bbfe-646e59f80690&quot;,&quot;itemData&quot;:{&quot;type&quot;:&quot;article-journal&quot;,&quot;id&quot;:&quot;109a16a9-d00b-3984-bbfe-646e59f80690&quot;,&quot;title&quot;:&quot;Predicting natural base-flow stream water chemistry in the western United States&quot;,&quot;author&quot;:[{&quot;family&quot;:&quot;Olson&quot;,&quot;given&quot;:&quot;John R.&quot;,&quot;parse-names&quot;:false,&quot;dropping-particle&quot;:&quot;&quot;,&quot;non-dropping-particle&quot;:&quot;&quot;},{&quot;family&quot;:&quot;Hawkins&quot;,&quot;given&quot;:&quot;Charles P.&quot;,&quot;parse-names&quot;:false,&quot;dropping-particle&quot;:&quot;&quot;,&quot;non-dropping-particle&quot;:&quot;&quot;}],&quot;container-title&quot;:&quot;Water Resources Research&quot;,&quot;container-title-short&quot;:&quot;Water Resour Res&quot;,&quot;DOI&quot;:&quot;10.1029/2011WR011088&quot;,&quot;ISSN&quot;:&quot;00431397&quot;,&quot;issued&quot;:{&quot;date-parts&quot;:[[2012]]},&quot;abstract&quot;:&quot;Robust predictions of stream solute concentrations expected under natural (reference) conditions would help establish more realistic water quality standards and improve stream ecological assessments. Models predicting solute concentrations from environmental factors would also help identify the relative importance of different factors that influence water chemistry. Although data are available describing the major factors controlling water chemistry (i.e., geology, climate, atmospheric deposition, soils, vegetation, topography), geologic maps do not adequately convey how rocks vary in their chemical and physical properties. We addressed this issue by associating rock chemical and physical properties with geological map units to produce continuous maps of percentages of CaO, MgO, S, uniaxial compressive strength, and hydraulic conductivity for western United States lithologies. We used catchment summaries of these geologic properties and other environmental factors to develop multiple linear regression (LR) and random forest (RF) models to predict base flow electrical conductivity (EC), acid neutralization capacity (ANC), Ca, Mg, and SO 4. Models were derived from observations at 1414 reference-quality streams. RF models were superior to LR models, explaining 71% of the variance in EC, 61% in ANC, 92% in Ca, 58% in Mg, and 74% in SO 4 when assessed with independent observations. The root-mean-square error for predictions on validation sites were all &lt;11% of the range of observed values. The relative importance of different environmental factors in predicting stream chemistry varied among models, but on average rock chemistry &gt; temperature &gt; precipitation &gt; soil = atmospheric deposition &gt; vegetation &gt; amount of rock/water contact &gt; topography. © 2012 by the American Geophysical Union.&quot;,&quot;issue&quot;:&quot;2&quot;,&quot;volume&quot;:&quot;48&quot;},&quot;isTemporary&quot;:false},{&quot;id&quot;:&quot;a05822fb-b2aa-39af-acab-f999c60c5861&quot;,&quot;itemData&quot;:{&quot;type&quot;:&quot;article-journal&quot;,&quot;id&quot;:&quot;a05822fb-b2aa-39af-acab-f999c60c5861&quot;,&quot;title&quot;:&quot;Predicting thermal reference conditions for USA streams and rivers&quot;,&quot;author&quot;:[{&quot;family&quot;:&quot;Hill&quot;,&quot;given&quot;:&quot;Ryan A.&quot;,&quot;parse-names&quot;:false,&quot;dropping-particle&quot;:&quot;&quot;,&quot;non-dropping-particle&quot;:&quot;&quot;},{&quot;family&quot;:&quot;Hawkins&quot;,&quot;given&quot;:&quot;Charles P.&quot;,&quot;parse-names&quot;:false,&quot;dropping-particle&quot;:&quot;&quot;,&quot;non-dropping-particle&quot;:&quot;&quot;},{&quot;family&quot;:&quot;Carlisle&quot;,&quot;given&quot;:&quot;Daren M.&quot;,&quot;parse-names&quot;:false,&quot;dropping-particle&quot;:&quot;&quot;,&quot;non-dropping-particle&quot;:&quot;&quot;}],&quot;container-title&quot;:&quot;Freshwater Science&quot;,&quot;DOI&quot;:&quot;10.1899/12-009.1&quot;,&quot;ISSN&quot;:&quot;21619565&quot;,&quot;issued&quot;:{&quot;date-parts&quot;:[[2013]]},&quot;page&quot;:&quot;39-55&quot;,&quot;abstract&quot;:&quot;Temperature is a primary driver of the structure and function of stream ecosystems. However, the lack of stream temperature (ST) data for the vast majority of streams and rivers severely compromises our ability to describe patterns of thermal variation among streams, test hypotheses regarding the effects of temperature on macroecological patterns, and assess the effects of altered STs on ecological resources. Our goal was to develop empirical models that could: 1) quantify the effects of stream and watershed alteration (SWA) on STs, and 2) accurately and precisely predict natural (i.e., reference condition) STs in conterminous USA streams and rivers. We modeled 3 ecologically important elements of the thermal regime: mean summer, mean winter, and mean annual ST. To build reference-condition models (RCMs), we used daily mean ST data obtained from several thousand US Geological Survey temperature sites distributed across the conterminous USA and iteratively modeled ST with Random Forests to identify sites in reference condition. We first created a set of dirty models (DMs) that related STs to both natural factors (e.g., climate, watershed area, topography) and measures of SWA, i.e., reservoirs, urbanization, and agriculture. The 3 models performed well (r2 = 0.84-0.94, residual mean square error [RMSE] = 1.2-2.0°C). For each DM, we used partial dependence plots to identify SWA thresholds below which response in ST was minimal. We then used data from only the sites with upstream SWA below these thresholds to build RCMs with only natural factors as predictors (r2 = 0.87-0.95, RMSE = 1.1-1.9°C). Use of only reference-quality sites caused RCMs to suffer modest loss of predictor space and spatial coverage, but this loss was associated with parts of ST response curves that were flat and, therefore, not responsive to further variation in predictor space. We then compared predictions made with the RCMs to predictions made with the DMs with SWA set to 0. For most DMs, setting SWAs to 0 resulted in biased estimates of thermal reference condition. © 2013 by The Society for Freshwater Science.&quot;,&quot;issue&quot;:&quot;1&quot;,&quot;volume&quot;:&quot;32&quot;,&quot;container-title-short&quot;:&quot;&quot;},&quot;isTemporary&quot;:false},{&quot;id&quot;:&quot;d1e7111f-5bc3-3d17-aab9-2f7424b08cb4&quot;,&quot;itemData&quot;:{&quot;type&quot;:&quot;article-journal&quot;,&quot;id&quot;:&quot;d1e7111f-5bc3-3d17-aab9-2f7424b08cb4&quot;,&quot;title&quot;:&quot;A technique for establishing reference nutrient concentrations across watersheds affected by humans&quot;,&quot;author&quot;:[{&quot;family&quot;:&quot;Dodds&quot;,&quot;given&quot;:&quot;Walter&quot;,&quot;parse-names&quot;:false,&quot;dropping-particle&quot;:&quot;&quot;,&quot;non-dropping-particle&quot;:&quot;&quot;},{&quot;family&quot;:&quot;Oakes&quot;,&quot;given&quot;:&quot;Robert&quot;,&quot;parse-names&quot;:false,&quot;dropping-particle&quot;:&quot;&quot;,&quot;non-dropping-particle&quot;:&quot;&quot;}],&quot;container-title&quot;:&quot;Limnology and Oceanography: Methods&quot;,&quot;container-title-short&quot;:&quot;Limnol Oceanogr Methods&quot;,&quot;issued&quot;:{&quot;date-parts&quot;:[[2004]]},&quot;page&quot;:&quot;333-341&quot;,&quot;volume&quot;:&quot;2&quot;},&quot;isTemporary&quot;:false}]},{&quot;citationID&quot;:&quot;MENDELEY_CITATION_9518d505-2d41-4afa-8412-8c77e550423a&quot;,&quot;properties&quot;:{&quot;noteIndex&quot;:0},&quot;isEdited&quot;:false,&quot;manualOverride&quot;:{&quot;isManuallyOverridden&quot;:false,&quot;citeprocText&quot;:&quot;(Moss et al. 1987, Chessman and Royal 2004, Hallstan et al. 2012, Rose et al. 2016)&quot;,&quot;manualOverrideText&quot;:&quot;&quot;},&quot;citationItems&quot;:[{&quot;id&quot;:&quot;68d72fe9-22ee-39d8-ba42-208a3a6a8b90&quot;,&quot;itemData&quot;:{&quot;type&quot;:&quot;article-journal&quot;,&quot;id&quot;:&quot;68d72fe9-22ee-39d8-ba42-208a3a6a8b90&quot;,&quot;title&quot;:&quot;The prediction of the macro-invertebrate fauna of unpolluted running-water sites in Great Britain using environmental data&quot;,&quot;author&quot;:[{&quot;family&quot;:&quot;Moss&quot;,&quot;given&quot;:&quot;D&quot;,&quot;parse-names&quot;:false,&quot;dropping-particle&quot;:&quot;&quot;,&quot;non-dropping-particle&quot;:&quot;&quot;},{&quot;family&quot;:&quot;Furse&quot;,&quot;given&quot;:&quot;M T&quot;,&quot;parse-names&quot;:false,&quot;dropping-particle&quot;:&quot;&quot;,&quot;non-dropping-particle&quot;:&quot;&quot;},{&quot;family&quot;:&quot;Wright&quot;,&quot;given&quot;:&quot;J F&quot;,&quot;parse-names&quot;:false,&quot;dropping-particle&quot;:&quot;&quot;,&quot;non-dropping-particle&quot;:&quot;&quot;},{&quot;family&quot;:&quot;Armitage&quot;,&quot;given&quot;:&quot;P D&quot;,&quot;parse-names&quot;:false,&quot;dropping-particle&quot;:&quot;&quot;,&quot;non-dropping-particle&quot;:&quot;&quot;}],&quot;container-title&quot;:&quot;Freshwater Biology&quot;,&quot;issued&quot;:{&quot;date-parts&quot;:[[1987]]},&quot;page&quot;:&quot;41-52&quot;,&quot;volume&quot;:&quot;17&quot;,&quot;container-title-short&quot;:&quot;Freshw Biol&quot;},&quot;isTemporary&quot;:false},{&quot;id&quot;:&quot;4d7e7233-0ca4-3e85-8d2e-60a2ad1d6a58&quot;,&quot;itemData&quot;:{&quot;type&quot;:&quot;article-journal&quot;,&quot;id&quot;:&quot;4d7e7233-0ca4-3e85-8d2e-60a2ad1d6a58&quot;,&quot;title&quot;:&quot;Testing three species distribution modelling strategies to define fish assemblage reference conditions for stream bioassessment and related applications&quot;,&quot;author&quot;:[{&quot;family&quot;:&quot;Rose&quot;,&quot;given&quot;:&quot;Peter M.&quot;,&quot;parse-names&quot;:false,&quot;dropping-particle&quot;:&quot;&quot;,&quot;non-dropping-particle&quot;:&quot;&quot;},{&quot;family&quot;:&quot;Kennard&quot;,&quot;given&quot;:&quot;Mark J.&quot;,&quot;parse-names&quot;:false,&quot;dropping-particle&quot;:&quot;&quot;,&quot;non-dropping-particle&quot;:&quot;&quot;},{&quot;family&quot;:&quot;Moffatt&quot;,&quot;given&quot;:&quot;David B.&quot;,&quot;parse-names&quot;:false,&quot;dropping-particle&quot;:&quot;&quot;,&quot;non-dropping-particle&quot;:&quot;&quot;},{&quot;family&quot;:&quot;Sheldon&quot;,&quot;given&quot;:&quot;Fran&quot;,&quot;parse-names&quot;:false,&quot;dropping-particle&quot;:&quot;&quot;,&quot;non-dropping-particle&quot;:&quot;&quot;},{&quot;family&quot;:&quot;Butler&quot;,&quot;given&quot;:&quot;Gavin L.&quot;,&quot;parse-names&quot;:false,&quot;dropping-particle&quot;:&quot;&quot;,&quot;non-dropping-particle&quot;:&quot;&quot;}],&quot;container-title&quot;:&quot;PLoS ONE&quot;,&quot;DOI&quot;:&quot;10.1371/journal.pone.0146728&quot;,&quot;ISSN&quot;:&quot;19326203&quot;,&quot;PMID&quot;:&quot;26757155&quot;,&quot;issued&quot;:{&quot;date-parts&quot;:[[2016,1,12]]},&quot;abstract&quot;:&quot;Species distributionmodels are widely used for stream bioassessment, estimating changes in habitat suitability and identifying conservation priorities. We tested the accuracy of three modelling strategies (single species ensemble, multi-species response and community classification models) to predict fish assemblages at reference stream segments in coastal subtropical Australia. We aimed to evaluate eachmodelling strategy for consistency of predictor variable selection; determine which strategy is most suitable for stream bioassessment using fish indicators; and appraise which strategies bestmatch other stream management applications. Five models, one single species ensemble, two multi-species response and two community classification models, were calibrated using fish species presence-absence data from 103 reference sites. Models were evaluated for generality and transferability through space and time using four external reference site datasets. Elevation and catchment slope were consistently identified as key correlates of fish assemblage composition among models. The community classification models had high omission error rates and contributed fewer taxa to the 'expected' component of the taxonomic completeness (O/E50) index than the other strategies. This potentially decreases the model sensitivity for site impact assessment. The ensemble model accurately and precisely modelled O/E50 for the training data, but produced biased predictions for the external datasets. The multi-species response models afforded relatively high accuracy and precision coupled with low bias across external datasets and had lower taxa omission rates than the community classification models. They inherently included rare, but predictable species while excluding species that were poorly modelled among all strategies. We suggest that themulti-species response modelling strategy ismost suited to bioassessment using freshwater fish assemblages in our study area. At the species level, the ensemble model exhibited high sensitivity without reductions in specificity, relative to the other models. We suggest that this strategy is well suited to other non-bioassessment stream management applications, e.g., identifying priority areas for species conservation.&quot;,&quot;publisher&quot;:&quot;Public Library of Science&quot;,&quot;issue&quot;:&quot;1&quot;,&quot;volume&quot;:&quot;11&quot;,&quot;container-title-short&quot;:&quot;PLoS One&quot;},&quot;isTemporary&quot;:false},{&quot;id&quot;:&quot;3bd87633-0131-338d-855b-afa9181720d1&quot;,&quot;itemData&quot;:{&quot;type&quot;:&quot;article-journal&quot;,&quot;id&quot;:&quot;3bd87633-0131-338d-855b-afa9181720d1&quot;,&quot;title&quot;:&quot;Comparison of classification-then-modelling and species-by-species modelling for predicting lake phytoplankton assemblages&quot;,&quot;author&quot;:[{&quot;family&quot;:&quot;Hallstan&quot;,&quot;given&quot;:&quot;Simon&quot;,&quot;parse-names&quot;:false,&quot;dropping-particle&quot;:&quot;&quot;,&quot;non-dropping-particle&quot;:&quot;&quot;},{&quot;family&quot;:&quot;Johnson&quot;,&quot;given&quot;:&quot;Richard K.&quot;,&quot;parse-names&quot;:false,&quot;dropping-particle&quot;:&quot;&quot;,&quot;non-dropping-particle&quot;:&quot;&quot;},{&quot;family&quot;:&quot;Willén&quot;,&quot;given&quot;:&quot;Eva&quot;,&quot;parse-names&quot;:false,&quot;dropping-particle&quot;:&quot;&quot;,&quot;non-dropping-particle&quot;:&quot;&quot;},{&quot;family&quot;:&quot;Grandin&quot;,&quot;given&quot;:&quot;Ulf&quot;,&quot;parse-names&quot;:false,&quot;dropping-particle&quot;:&quot;&quot;,&quot;non-dropping-particle&quot;:&quot;&quot;}],&quot;container-title&quot;:&quot;Ecological Modelling&quot;,&quot;container-title-short&quot;:&quot;Ecol Modell&quot;,&quot;DOI&quot;:&quot;10.1016/j.ecolmodel.2012.01.018&quot;,&quot;ISSN&quot;:&quot;03043800&quot;,&quot;issued&quot;:{&quot;date-parts&quot;:[[2012,4,24]]},&quot;page&quot;:&quot;11-19&quot;,&quot;abstract&quot;:&quot;Species distribution models are used for a wide range of ecological applications, such as assessment of ecological status. For many such assessments, predictions of entire communities are preferred. When entire community compositions are modelled, two options are available: (1) to model all of the communities' species individually and (2) to incorporate community information into the models. Here, we compared the accuracy of these two modelling approaches for predicting boreal lake phytoplankton assemblages and their ability to detect human impact. The modelling approaches tested were specifically classification-then-modelling (here a RIVPACS-type model, using random forest to predict biological group membership) and species-by-species modelling, using a random forest model for each species. The species-by-species models performed better than the RIVPACS model according to the dissimilarity measure BC, the area under curve (AUC) and proportion of true positives. In contrast, the taxonomic completeness index (O/E), commonly used for freshwater assessments, indicated that the RIVPACS model performed better. However, we believe that O/E overestimates model performance, due to the index omitting false negative errors (i.e. errors where species are wrongly predicting as absent). No support was found for our hypothesis that rare species would be better modelled by the RIVPACS model. Indeed, the RIVPACS model predicted common species significantly better than the species-by-species models, whilst the species-by-species models predicted rare species better than the RIVPACS model. Both modelling methods were able to separate impaired sites (acidified and eutrophic) from reference sites. We suggest that classification-then-modelling is evaluated using data-set containing more possible biological interactions, e.g. phytoplankton, zooplankton and fish. We also suggest that AUC is used as a complement to taxonomic completeness when evaluating models for reference condition taxa composition. © 2012 Elsevier B.V.&quot;,&quot;volume&quot;:&quot;231&quot;},&quot;isTemporary&quot;:false},{&quot;id&quot;:&quot;f0b849b1-a70b-3b24-b3dc-b93141e7de3c&quot;,&quot;itemData&quot;:{&quot;type&quot;:&quot;article-journal&quot;,&quot;id&quot;:&quot;f0b849b1-a70b-3b24-b3dc-b93141e7de3c&quot;,&quot;title&quot;:&quot;Bioassessment without reference sites: use of environmental filters to predict natural assemblages of river macroinvertebrates&quot;,&quot;author&quot;:[{&quot;family&quot;:&quot;Chessman&quot;,&quot;given&quot;:&quot;Bruce C.&quot;,&quot;parse-names&quot;:false,&quot;dropping-particle&quot;:&quot;&quot;,&quot;non-dropping-particle&quot;:&quot;&quot;},{&quot;family&quot;:&quot;Royal&quot;,&quot;given&quot;:&quot;Meredith J.&quot;,&quot;parse-names&quot;:false,&quot;dropping-particle&quot;:&quot;&quot;,&quot;non-dropping-particle&quot;:&quot;&quot;}],&quot;container-title&quot;:&quot;Journal of the North American Benthological Society&quot;,&quot;DOI&quot;:&quot;10.1899/0887-3593(2004)023&lt;0599:BWRSUO&gt;2.0.CO;2&quot;,&quot;ISSN&quot;:&quot;0887-3593&quot;,&quot;URL&quot;:&quot;https://www.journals.uchicago.edu/doi/10.1899/0887-3593(2004)023&lt;0599:BWRSUO&gt;2.0.CO;2&quot;,&quot;issued&quot;:{&quot;date-parts&quot;:[[2004,9]]},&quot;page&quot;:&quot;599-615&quot;,&quot;abstract&quot;:&quot;Sets of reference sites often are used to create a benchmark for biological assessment of river condition. Unfortunately, human modification of river systems is now so widespread and complex that this practice can result in comparisons against a reference condition that embodies an appreciable and poorly defined degree of human impact. Our paper describes an alternative means of deriving reference conditions that does not require the use of reference sites. Instead, the tolerances and preferences of each taxon in the regional taxon pool are established for various environmental factors. These factors can be regarded as filters that exclude members of the regional pool from sites where environmental conditions are incompatible with their tolerances and preferences. The suite of taxa that can occupy an assessment site under natural conditions can be estimated if the natural values of the environmental filters at that site can be determined. A comparison between this suite of potential taxa and the taxa actually collected at an assessment site provides an indication of human impact on taxonomic richness. This approach is illustrated for aquatic macroinvertebrate families in rivers in northeastern New South Wales, Australia, and the environmental filters of annual water temperature range, flow regime, and river bed type. An assessment based on this approach showed substantial correlation with several independent measures of human influence, in contrast to very little correlation for a previous macroinvertebrate bioassessment based on reference sites. The performance of the filters approach probably could be improved with further development of the underlying techniques and data.&quot;,&quot;issue&quot;:&quot;3&quot;,&quot;volume&quot;:&quot;23&quot;,&quot;expandedJournalTitle&quot;:&quot;Journal of the North American Benthological Society&quot;,&quot;container-title-short&quot;:&quot;J North Am Benthol Soc&quot;},&quot;isTemporary&quot;:false}],&quot;citationTag&quot;:&quot;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&quot;},{&quot;citationID&quot;:&quot;MENDELEY_CITATION_f94c5506-27ed-4e52-89ac-52a98f1a7321&quot;,&quot;properties&quot;:{&quot;noteIndex&quot;:0},&quot;isEdited&quot;:false,&quot;manualOverride&quot;:{&quot;isManuallyOverridden&quot;:true,&quot;citeprocText&quot;:&quot;(Ovaskainen et al. 2016, Ovaskainen and Abrego 2020)&quot;,&quot;manualOverrideText&quot;:&quot;Ovaskainen et al. 2016a, Ovaskainen and Abrego 2020)&quot;},&quot;citationItems&quot;:[{&quot;id&quot;:&quot;45e26fb7-6f6e-3d46-aed3-03cd1d46f482&quot;,&quot;itemData&quot;:{&quot;type&quot;:&quot;book&quot;,&quot;id&quot;:&quot;45e26fb7-6f6e-3d46-aed3-03cd1d46f482&quot;,&quot;title&quot;:&quot;Joint Species Distribution Modelling&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DOI&quot;:&quot;10.1017/9781108591720&quot;,&quot;ISBN&quot;:&quot;9781108591720&quot;,&quot;issued&quot;:{&quot;date-parts&quot;:[[2020,5,31]]},&quot;publisher&quot;:&quot;Cambridge University Press&quot;,&quot;container-title-short&quot;:&quot;&quot;},&quot;isTemporary&quot;:false},{&quot;id&quot;:&quot;ebf109cf-cba4-3387-ad40-06f4015152c2&quot;,&quot;itemData&quot;:{&quot;type&quot;:&quot;article-journal&quot;,&quot;id&quot;:&quot;ebf109cf-cba4-3387-ad40-06f4015152c2&quot;,&quot;title&quot;:&quot;Using latent variable models to identify large networks of species-to-species associations at different spatial scales&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family&quot;:&quot;Halme&quot;,&quot;given&quot;:&quot;Panu&quot;,&quot;parse-names&quot;:false,&quot;dropping-particle&quot;:&quot;&quot;,&quot;non-dropping-particle&quot;:&quot;&quot;},{&quot;family&quot;:&quot;Dunson&quot;,&quot;given&quot;:&quot;David&quot;,&quot;parse-names&quot;:false,&quot;dropping-particle&quot;:&quot;&quot;,&quot;non-dropping-particle&quot;:&quot;&quot;}],&quot;container-title&quot;:&quot;Methods in Ecology and Evolution&quot;,&quot;DOI&quot;:&quot;10.1111/2041-210X.12501&quot;,&quot;ISSN&quot;:&quot;2041210X&quot;,&quot;issued&quot;:{&quot;date-parts&quot;:[[2016,5,1]]},&quot;page&quot;:&quot;549-555&quot;,&quot;abstract&quot;:&quot;We present a hierarchical latent variable model that partitions variation in species occurrences and co-occurrences simultaneously at multiple spatial scales. We illustrate how the parameterized model can be used to predict the occurrences of a species by using as predictors not only the environmental covariates, but also the occurrences of all other species, at all spatial scales. We leverage recent progress in Bayesian latent variable models to implement a computationally effective algorithm that enables one to consider large communities and extensive sampling schemes. We exemplify the framework with a community of 98 fungal species sampled in c. 22 500 dead wood units in 230 plots in 29 beech forests. The networks identified by correlations and partial correlations were consistent, as were networks for natural and managed forests, but networks at different spatial scales were dissimilar. Accounting for the occurrences of the other species roughly doubled the predictive powers of the models compared to accounting for environmental covariates only.&quot;,&quot;publisher&quot;:&quot;British Ecological Society&quot;,&quot;issue&quot;:&quot;5&quot;,&quot;volume&quot;:&quot;7&quot;,&quot;expandedJournalTitle&quot;:&quot;Methods in Ecology and Evolution&quot;,&quot;container-title-short&quot;:&quot;Methods Ecol Evol&quot;},&quot;isTemporary&quot;:false}],&quot;citationTag&quot;:&quot;MENDELEY_CITATION_v3_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&quot;},{&quot;citationID&quot;:&quot;MENDELEY_CITATION_46df4fb4-5b79-4996-90c1-b85a2b098323&quot;,&quot;properties&quot;:{&quot;noteIndex&quot;:0},&quot;isEdited&quot;:false,&quot;manualOverride&quot;:{&quot;isManuallyOverridden&quot;:false,&quot;citeprocText&quot;:&quot;(Warton et al. 2015)&quot;,&quot;manualOverrideText&quot;:&quot;&quot;},&quot;citationTag&quot;:&quot;MENDELEY_CITATION_v3_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&quot;,&quot;citationItems&quot;:[{&quot;id&quot;:&quot;3d178071-ebb8-3926-91ff-87f67395cd08&quot;,&quot;itemData&quot;:{&quot;type&quot;:&quot;article-journal&quot;,&quot;id&quot;:&quot;3d178071-ebb8-3926-91ff-87f67395cd08&quot;,&quot;title&quot;:&quot;So Many Variables: Joint Modeling in Community Ecology&quot;,&quot;author&quot;:[{&quot;family&quot;:&quot;Warton&quot;,&quot;given&quot;:&quot;David I.&quot;,&quot;parse-names&quot;:false,&quot;dropping-particle&quot;:&quot;&quot;,&quot;non-dropping-particle&quot;:&quot;&quot;},{&quot;family&quot;:&quot;Blanchet&quot;,&quot;given&quot;:&quot;F. Guillaume&quot;,&quot;parse-names&quot;:false,&quot;dropping-particle&quot;:&quot;&quot;,&quot;non-dropping-particle&quot;:&quot;&quot;},{&quot;family&quot;:&quot;O’Hara&quot;,&quot;given&quot;:&quot;Robert B.&quot;,&quot;parse-names&quot;:false,&quot;dropping-particle&quot;:&quot;&quot;,&quot;non-dropping-particle&quot;:&quot;&quot;},{&quot;family&quot;:&quot;Ovaskainen&quot;,&quot;given&quot;:&quot;Otso&quot;,&quot;parse-names&quot;:false,&quot;dropping-particle&quot;:&quot;&quot;,&quot;non-dropping-particle&quot;:&quot;&quot;},{&quot;family&quot;:&quot;Taskinen&quot;,&quot;given&quot;:&quot;Sara&quot;,&quot;parse-names&quot;:false,&quot;dropping-particle&quot;:&quot;&quot;,&quot;non-dropping-particle&quot;:&quot;&quot;},{&quot;family&quot;:&quot;Walker&quot;,&quot;given&quot;:&quot;Steven C.&quot;,&quot;parse-names&quot;:false,&quot;dropping-particle&quot;:&quot;&quot;,&quot;non-dropping-particle&quot;:&quot;&quot;},{&quot;family&quot;:&quot;Hui&quot;,&quot;given&quot;:&quot;Francis K.C.&quot;,&quot;parse-names&quot;:false,&quot;dropping-particle&quot;:&quot;&quot;,&quot;non-dropping-particle&quot;:&quot;&quot;}],&quot;container-title&quot;:&quot;Trends in Ecology &amp; Evolution&quot;,&quot;container-title-short&quot;:&quot;Trends Ecol Evol&quot;,&quot;DOI&quot;:&quot;10.1016/j.tree.2015.09.007&quot;,&quot;issued&quot;:{&quot;date-parts&quot;:[[2015]]},&quot;page&quot;:&quot;766-779&quot;,&quot;abstract&quot;:&quot;Technological advances have enabled a new class of multivariate models for ecology, with the potential now to specify a statistical model for abundances jointly across many taxa, to simultaneously explore interactions across taxa and the response of abundance to environmental variables. Joint models can be used for several purposes of interest to ecologists, including estimating patterns of residual correlation across taxa, ordination, multivariate inference about environmental effects and environment-by-trait interactions, accounting for missing predictors, and improving predictions in situations where one can leverage knowledge of some species to predict others. We demonstrate this by example and discuss recent computation tools and future directions. Many ecological questions require the joint analysis of abundances collected simultaneously across many taxonomic groups, and, if organisms are identified using modern tools such as metabarcoding, their number can be in the thousands.While historically such data have been analyzed using ad hoc algorithms, it is now possible to fully specify joint statistical models for abundance using multivariate extensions of generalized linear mixed models.These modern 'joint modeling' approaches allow the study of correlation patterns across taxa, at the same time as studying environmental response, to tease the two apart.Latent variable models are an especially exciting tool that has recently been used for ordination as well as for studying the factors driving co-occurrence.&quot;,&quot;issue&quot;:&quot;12&quot;,&quot;volume&quot;:&quot;30&quot;},&quot;isTemporary&quot;:false}]},{&quot;citationID&quot;:&quot;MENDELEY_CITATION_ab51c246-687b-4782-843e-e9e2a3ccae6f&quot;,&quot;properties&quot;:{&quot;noteIndex&quot;:0},&quot;isEdited&quot;:false,&quot;manualOverride&quot;:{&quot;isManuallyOverridden&quot;:true,&quot;citeprocText&quot;:&quot;(Elith and Leathwick 2009)&quot;,&quot;manualOverrideText&quot;:&quot; Elith and Leathwick 2009)&quot;},&quot;citationItems&quot;:[{&quot;id&quot;:&quot;50a77cdf-b644-330a-b460-284c1b0fdcfc&quot;,&quot;itemData&quot;:{&quot;type&quot;:&quot;article-journal&quot;,&quot;id&quot;:&quot;50a77cdf-b644-330a-b460-284c1b0fdcfc&quot;,&quot;title&quot;:&quot;Species distribution models: Ecological explanation and prediction across space and time&quot;,&quot;author&quot;:[{&quot;family&quot;:&quot;Elith&quot;,&quot;given&quot;:&quot;Jane&quot;,&quot;parse-names&quot;:false,&quot;dropping-particle&quot;:&quot;&quot;,&quot;non-dropping-particle&quot;:&quot;&quot;},{&quot;family&quot;:&quot;Leathwick&quot;,&quot;given&quot;:&quot;John R.&quot;,&quot;parse-names&quot;:false,&quot;dropping-particle&quot;:&quot;&quot;,&quot;non-dropping-particle&quot;:&quot;&quot;}],&quot;container-title&quot;:&quot;Annual Review of Ecology, Evolution, and Systematics&quot;,&quot;DOI&quot;:&quot;10.1146/annurev.ecolsys.110308.120159&quot;,&quot;ISSN&quot;:&quot;1543592X&quot;,&quot;issued&quot;:{&quot;date-parts&quot;:[[2009]]},&quot;page&quot;:&quot;677-697&quot;,&quot;abstract&quot;:&quo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â€œ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 Copyright © 2009 by Annual Reviews. All rights reserved.&quot;,&quot;volume&quot;:&quot;40&quot;,&quot;container-title-short&quot;:&quot;Annu Rev Ecol Evol Syst&quot;,&quot;expandedJournalTitle&quot;:&quot;Annual Review of Ecology, Evolution, and Systematics&quot;},&quot;isTemporary&quot;:false}],&quot;citationTag&quot;:&quot;MENDELEY_CITATION_v3_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&quot;},{&quot;citationID&quot;:&quot;MENDELEY_CITATION_ab49fd77-5b81-4c37-b856-96aab373216c&quot;,&quot;properties&quot;:{&quot;noteIndex&quot;:0},&quot;isEdited&quot;:false,&quot;manualOverride&quot;:{&quot;isManuallyOverridden&quot;:true,&quot;citeprocText&quot;:&quot;(Moss et al. 1987)&quot;,&quot;manualOverrideText&quot;:&quot; Moss et al. 1987)&quot;},&quot;citationItems&quot;:[{&quot;id&quot;:&quot;68d72fe9-22ee-39d8-ba42-208a3a6a8b90&quot;,&quot;itemData&quot;:{&quot;type&quot;:&quot;article-journal&quot;,&quot;id&quot;:&quot;68d72fe9-22ee-39d8-ba42-208a3a6a8b90&quot;,&quot;title&quot;:&quot;The prediction of the macro-invertebrate fauna of unpolluted running-water sites in Great Britain using environmental data&quot;,&quot;author&quot;:[{&quot;family&quot;:&quot;Moss&quot;,&quot;given&quot;:&quot;D&quot;,&quot;parse-names&quot;:false,&quot;dropping-particle&quot;:&quot;&quot;,&quot;non-dropping-particle&quot;:&quot;&quot;},{&quot;family&quot;:&quot;Furse&quot;,&quot;given&quot;:&quot;M T&quot;,&quot;parse-names&quot;:false,&quot;dropping-particle&quot;:&quot;&quot;,&quot;non-dropping-particle&quot;:&quot;&quot;},{&quot;family&quot;:&quot;Wright&quot;,&quot;given&quot;:&quot;J F&quot;,&quot;parse-names&quot;:false,&quot;dropping-particle&quot;:&quot;&quot;,&quot;non-dropping-particle&quot;:&quot;&quot;},{&quot;family&quot;:&quot;Armitage&quot;,&quot;given&quot;:&quot;P D&quot;,&quot;parse-names&quot;:false,&quot;dropping-particle&quot;:&quot;&quot;,&quot;non-dropping-particle&quot;:&quot;&quot;}],&quot;container-title&quot;:&quot;Freshwater Biology&quot;,&quot;issued&quot;:{&quot;date-parts&quot;:[[1987]]},&quot;page&quot;:&quot;41-52&quot;,&quot;volume&quot;:&quot;17&quot;,&quot;container-title-short&quot;:&quot;Freshw Biol&quot;},&quot;isTemporary&quot;:false}],&quot;citationTag&quot;:&quot;MENDELEY_CITATION_v3_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&quot;},{&quot;citationID&quot;:&quot;MENDELEY_CITATION_987d6ce9-6daa-4741-b617-cb6bb2cfe5f6&quot;,&quot;properties&quot;:{&quot;noteIndex&quot;:0},&quot;isEdited&quot;:false,&quot;manualOverride&quot;:{&quot;isManuallyOverridden&quot;:false,&quot;citeprocText&quot;:&quot;(Calabrese et al. 2014, Zurell et al. 2020)&quot;,&quot;manualOverrideText&quot;:&quot;&quot;},&quot;citationItems&quot;:[{&quot;id&quot;:&quot;35d5ed34-d155-38f5-984b-f598734f2ae5&quot;,&quot;itemData&quot;:{&quot;type&quot;:&quot;article-journal&quot;,&quot;id&quot;:&quot;35d5ed34-d155-38f5-984b-f598734f2ae5&quot;,&quot;title&quot;:&quot;Testing species assemblage predictions from stacked and joint species distribution models&quot;,&quot;author&quot;:[{&quot;family&quot;:&quot;Zurell&quot;,&quot;given&quot;:&quot;Damaris&quot;,&quot;parse-names&quot;:false,&quot;dropping-particle&quot;:&quot;&quot;,&quot;non-dropping-particle&quot;:&quot;&quot;},{&quot;family&quot;:&quot;Zimmermann&quot;,&quot;given&quot;:&quot;Niklaus E.&quot;,&quot;parse-names&quot;:false,&quot;dropping-particle&quot;:&quot;&quot;,&quot;non-dropping-particle&quot;:&quot;&quot;},{&quot;family&quot;:&quot;Gross&quot;,&quot;given&quot;:&quot;Helge&quot;,&quot;parse-names&quot;:false,&quot;dropping-particle&quot;:&quot;&quot;,&quot;non-dropping-particle&quot;:&quot;&quot;},{&quot;family&quot;:&quot;Baltensweiler&quot;,&quot;given&quot;:&quot;Andri&quot;,&quot;parse-names&quot;:false,&quot;dropping-particle&quot;:&quot;&quot;,&quot;non-dropping-particle&quot;:&quot;&quot;},{&quot;family&quot;:&quot;Sattler&quot;,&quot;given&quot;:&quot;Thomas&quot;,&quot;parse-names&quot;:false,&quot;dropping-particle&quot;:&quot;&quot;,&quot;non-dropping-particle&quot;:&quot;&quot;},{&quot;family&quot;:&quot;Wüest&quot;,&quot;given&quot;:&quot;Rafael O.&quot;,&quot;parse-names&quot;:false,&quot;dropping-particle&quot;:&quot;&quot;,&quot;non-dropping-particle&quot;:&quot;&quot;}],&quot;container-title&quot;:&quot;Journal of Biogeography&quot;,&quot;DOI&quot;:&quot;10.1111/jbi.13608&quot;,&quot;ISSN&quot;:&quot;13652699&quot;,&quot;issued&quot;:{&quot;date-parts&quot;:[[2020,1,1]]},&quot;page&quot;:&quot;101-113&quot;,&quot;abstract&quot;:&quot;Aim: Predicting the spatial distribution of species assemblages remains an important challenge in biogeography. Recently, it has been proposed to extend correlative species distribution models (SDMs) by taking into account (a) covariance between species occurrences in so-called joint species distribution models (JSDMs) and (b) ecological assembly rules within the SESAM (spatially explicit species assemblage modelling) framework. Yet, little guidance exists on how these approaches could be combined. We, thus, aim to compare the accuracy of assemblage predictions derived from stacked and from joint SDMs. Location: Switzerland. Taxon: Birds, tree species. Methods: Based on two monitoring schemes (national forest inventory and Swiss breeding bird atlas), we built SDMs and JSDMs for tree species (at 100 m resolution) and forest birds (at 1 km resolution). We tested accuracy of species assemblage and richness predictions on holdout data using different stacking procedures and ecological assembly rules. Results: Despite minor differences, results were consistent between birds and tree species. Cross-validated species-level model performance was generally higher in SDMs than JSDMs. Differences in species richness and assemblage predictions were larger between stacking procedures and ecological assembly rules than between stacked SDMs and JSDMs. On average, predictions were slightly better for stacked SDMs compared to JSDMs, probabilistic stacks outperformed binary stacks, and ecological assembly rules yielded best predictions. Main conclusions: When predicting the composition of species assemblages, the choice of stacking procedure and ecological assembly rule seems more decisive than differences in underlying model type (SDM vs. JSDM). JSDMs do not seem to improve community predictions compared to SDMs or improve predictions for rare species. Still, JSDMs may provide additional insights into community assembly and may help deriving hypotheses about prevailing biotic interactions in the system. We provide simple rules of thumb for choosing appropriate modelling pathways. Future studies should test these preliminary guidelines for other taxa and biogeographical realms as well as for other JSDM algorithms.&quot;,&quot;publisher&quot;:&quot;Blackwell Publishing Ltd&quot;,&quot;issue&quot;:&quot;1&quot;,&quot;volume&quot;:&quot;47&quot;,&quot;expandedJournalTitle&quot;:&quot;Journal of Biogeography&quot;,&quot;container-title-short&quot;:&quot;J Biogeogr&quot;},&quot;isTemporary&quot;:false},{&quot;id&quot;:&quot;4b678f5e-654e-3cce-9d17-5c1885d14d8d&quot;,&quot;itemData&quot;:{&quot;type&quot;:&quot;article-journal&quot;,&quot;id&quot;:&quot;4b678f5e-654e-3cce-9d17-5c1885d14d8d&quot;,&quot;title&quot;:&quot;Stacking species distribution models and adjusting bias by linking them to macroecological models&quot;,&quot;author&quot;:[{&quot;family&quot;:&quot;Calabrese&quot;,&quot;given&quot;:&quot;Justin M.&quot;,&quot;parse-names&quot;:false,&quot;dropping-particle&quot;:&quot;&quot;,&quot;non-dropping-particle&quot;:&quot;&quot;},{&quot;family&quot;:&quot;Certain&quot;,&quot;given&quot;:&quot;Grégoire&quot;,&quot;parse-names&quot;:false,&quot;dropping-particle&quot;:&quot;&quot;,&quot;non-dropping-particle&quot;:&quot;&quot;},{&quot;family&quot;:&quot;Kraan&quot;,&quot;given&quot;:&quot;Casper&quot;,&quot;parse-names&quot;:false,&quot;dropping-particle&quot;:&quot;&quot;,&quot;non-dropping-particle&quot;:&quot;&quot;},{&quot;family&quot;:&quot;Dormann&quot;,&quot;given&quot;:&quot;Carsten F.&quot;,&quot;parse-names&quot;:false,&quot;dropping-particle&quot;:&quot;&quot;,&quot;non-dropping-particle&quot;:&quot;&quot;}],&quot;container-title&quot;:&quot;Global Ecology and Biogeography&quot;,&quot;DOI&quot;:&quot;10.1111/geb.12102&quot;,&quot;ISSN&quot;:&quot;14668238&quot;,&quot;issued&quot;:{&quot;date-parts&quot;:[[2014]]},&quot;page&quot;:&quot;99-112&quot;,&quot;abstract&quot;:&quot;Aim: Species distribution models (SDMs) are common tools in biogeography and conservation ecology. It has been repeatedly claimed that aggregated (stacked) SDMs (S-SDMs) will overestimate species richness. One recently suggested solution to this problem is to use macroecological models of species richness to constrain S-SDMs. Here, we examine current practice in the development of S-SDMs to identify methodological problems, provide tools to overcome these issues, and quantify the performance of correctly stacked S-SDMs alongside macroecological models. Locations: Barents Sea, Europe and Dutch Wadden Sea. Methods: We present formal mathematical arguments demonstrating how S-SDMs should and should not be stacked. We then compare the performance of macroecological models and correctly stacked S-SDMs on the same data to determine if the former can be used to constrain the latter. Next, we develop a maximum-likelihood approach to adjusting S-SDMs and discuss how it could potentially be used in combination with macroecological models. Finally, we use this tool to quantify how S-SDMs deviate from observed richness in four very different case studies. Results: We demonstrate that stacking methods based on thresholding site-level occurrence probabilities will almost always be biased, and that these biases will tend toward systematic overprediction of richness. Next, we show that correctly stacked S-SDMs perform very similarly to macroecological models in that they both have a tendency to overpredict richness in species-poor sites and underpredict it in species-rich sites. Main conclusions: Our results suggest that the perception that S-SDMs consistently overpredict richness is driven largely by incorrect stacking methods. With these biases removed, S-SDMs perform similarly to macroecological models, suggesting that combining the two model classes will not offer much improvement. However, if situations where coupling S-SDMs and macroecological models would be beneficial are subsequently identified, the tools we develop would facilitate such a synthesis. © 2013 John Wiley &amp; Sons Ltd.&quot;,&quot;publisher&quot;:&quot;Blackwell Publishing Ltd&quot;,&quot;issue&quot;:&quot;1&quot;,&quot;volume&quot;:&quot;23&quot;,&quot;expandedJournalTitle&quot;:&quot;Global Ecology and Biogeography&quot;,&quot;container-title-short&quot;:&quot;&quot;},&quot;isTemporary&quot;:false}],&quot;citationTag&quot;:&quot;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&quot;},{&quot;citationID&quot;:&quot;MENDELEY_CITATION_0f95241a-9c8d-4fd7-9269-d43da80ba69a&quot;,&quot;properties&quot;:{&quot;noteIndex&quot;:0},&quot;isEdited&quot;:false,&quot;manualOverride&quot;:{&quot;isManuallyOverridden&quot;:false,&quot;citeprocText&quot;:&quot;(Linke et al. 2005, Olden et al. 2006)&quot;,&quot;manualOverrideText&quot;:&quot;&quot;},&quot;citationItems&quot;:[{&quot;id&quot;:&quot;055eaf89-abb9-3374-b34e-8dcee333d2ed&quot;,&quot;itemData&quot;:{&quot;type&quot;:&quot;article-journal&quot;,&quot;id&quot;:&quot;055eaf89-abb9-3374-b34e-8dcee333d2ed&quot;,&quot;title&quot;:&quot;ANNA: A new prediction method for bioassessment programs&quot;,&quot;author&quot;:[{&quot;family&quot;:&quot;Linke&quot;,&quot;given&quot;:&quot;Simon&quot;,&quot;parse-names&quot;:false,&quot;dropping-particle&quot;:&quot;&quot;,&quot;non-dropping-particle&quot;:&quot;&quot;},{&quot;family&quot;:&quot;Norris&quot;,&quot;given&quot;:&quot;Richard H.&quot;,&quot;parse-names&quot;:false,&quot;dropping-particle&quot;:&quot;&quot;,&quot;non-dropping-particle&quot;:&quot;&quot;},{&quot;family&quot;:&quot;Faith&quot;,&quot;given&quot;:&quot;Daniel P.&quot;,&quot;parse-names&quot;:false,&quot;dropping-particle&quot;:&quot;&quot;,&quot;non-dropping-particle&quot;:&quot;&quot;},{&quot;family&quot;:&quot;Stockwell&quot;,&quot;given&quot;:&quot;David&quot;,&quot;parse-names&quot;:false,&quot;dropping-particle&quot;:&quot;&quot;,&quot;non-dropping-particle&quot;:&quot;&quot;}],&quot;container-title&quot;:&quot;Freshwater Biology&quot;,&quot;DOI&quot;:&quot;10.1111/j.1365-2427.2004.01286.x&quot;,&quot;ISSN&quot;:&quot;00465070&quot;,&quot;issued&quot;:{&quot;date-parts&quot;:[[2005,1]]},&quot;page&quot;:&quot;147-158&quot;,&quot;abstract&quot;:&quot;1. Cluster analysis of reference sites with similar biota is the initial step in creating River Invertebrate Prediction and Classification System (RIVPACS) and similar river bioassessment models such as Australian River Assessment System (AUSRIVAS). This paper describes and tests an alternative prediction method, Assessment by Nearest Neighbour Analysis (ANNA), based on the same philosophy as RIVPACS and AUSRIVAS but without the grouping step that some people view as artificial. 2. The steps in creating ANNA models are: (i) weighting the predictor variables using a multivariate approach analogous to principal axis correlations, (ii) calculating the weighted Euclidian distance from a test site to the reference sites based on the environmental predictors, (iii) predicting the faunal composition based on the nearest reference sites and (iv) calculating an observed/expected (O/E) analogous to RIVPACS/AUSRIVAS. 3. The paper compares AUSRIVAS and ANNA models on 17 datasets representing a variety of habitats and seasons. First, it examines each model's regressions for Observed versus Expected number of taxa, including the r2, intercept and slope. Second, the two models' assessments of 79 test sites in New Zealand are compared. Third, the models are compared on test and presumed reference sites along a known trace metal gradient. Fourth, ANNA models are evaluated for western Australia, a geographically distinct region of Australia. The comparisons demonstrate that ANNA and AUSRIVAS are generally equivalent in performance, although ANNA turns out to be potentially more robust for the O versus E regressions and is potentially more accurate on the trace metal gradient sites. 4. The ANNA method is recommended for use in bioassessment of rivers, at least for corroborating the results of the well established AUSRIVAS- and RIVPACS-type models, if not to replace them.&quot;,&quot;issue&quot;:&quot;1&quot;,&quot;volume&quot;:&quot;50&quot;,&quot;expandedJournalTitle&quot;:&quot;Freshwater Biology&quot;,&quot;container-title-short&quot;:&quot;Freshw Biol&quot;},&quot;isTemporary&quot;:false},{&quot;id&quot;:&quot;2143d806-644d-3ba5-8f5f-7ce92a1b228a&quot;,&quot;itemData&quot;:{&quot;type&quot;:&quot;report&quot;,&quot;id&quot;:&quot;2143d806-644d-3ba5-8f5f-7ce92a1b228a&quot;,&quot;title&quot;:&quot;Rediscovering the Species in Community-Wide Predictive Modeling&quot;,&quot;author&quot;:[{&quot;family&quot;:&quot;Olden&quot;,&quot;given&quot;:&quot;Julian D&quot;,&quot;parse-names&quot;:false,&quot;dropping-particle&quot;:&quot;&quot;,&quot;non-dropping-particle&quot;:&quot;&quot;},{&quot;family&quot;:&quot;Joy&quot;,&quot;given&quot;:&quot;Michael K&quot;,&quot;parse-names&quot;:false,&quot;dropping-particle&quot;:&quot;&quot;,&quot;non-dropping-particle&quot;:&quot;&quot;},{&quot;family&quot;:&quot;Death&quot;,&quot;given&quot;:&quot;Russell G&quot;,&quot;parse-names&quot;:false,&quot;dropping-particle&quot;:&quot;&quot;,&quot;non-dropping-particle&quot;:&quot;&quot;}],&quot;ISBN&quot;:&quot;202117:16:39&quot;,&quot;issued&quot;:{&quot;date-parts&quot;:[[2006]]},&quot;number-of-pages&quot;:&quot;1449-1460&quot;,&quot;issue&quot;:&quot;4&quot;,&quot;volume&quot;:&quot;16&quot;,&quot;container-title-short&quot;:&quot;&quot;},&quot;isTemporary&quot;:false}],&quot;citationTag&quot;:&quot;MENDELEY_CITATION_v3_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&quot;},{&quot;citationID&quot;:&quot;MENDELEY_CITATION_70b13cb8-d8c7-4623-a73a-31b71ed092d0&quot;,&quot;properties&quot;:{&quot;noteIndex&quot;:0},&quot;isEdited&quot;:false,&quot;manualOverride&quot;:{&quot;isManuallyOverridden&quot;:false,&quot;citeprocText&quot;:&quot;(Resh et al. 1988)&quot;,&quot;manualOverrideText&quot;:&quot;&quot;},&quot;citationItems&quot;:[{&quot;id&quot;:&quot;31d31ff5-d34b-316e-8459-5b2733f65c4d&quot;,&quot;itemData&quot;:{&quot;type&quot;:&quot;report&quot;,&quot;id&quot;:&quot;31d31ff5-d34b-316e-8459-5b2733f65c4d&quot;,&quot;title&quot;:&quot;The Role of Disturbance in Stream Ecology&quot;,&quot;author&quot;:[{&quot;family&quot;:&quot;Resh&quot;,&quot;given&quot;:&quot;Vincent H&quot;,&quot;parse-names&quot;:false,&quot;dropping-particle&quot;:&quot;&quot;,&quot;non-dropping-particle&quot;:&quot;&quot;},{&quot;family&quot;:&quot;Brown&quot;,&quot;given&quot;:&quot;Arthur&quot;,&quot;parse-names&quot;:false,&quot;dropping-particle&quot;:&quot;v&quot;,&quot;non-dropping-particle&quot;:&quot;&quot;},{&quot;family&quot;:&quot;Covich&quot;,&quot;given&quot;:&quot;Alan P&quot;,&quot;parse-names&quot;:false,&quot;dropping-particle&quot;:&quot;&quot;,&quot;non-dropping-particle&quot;:&quot;&quot;},{&quot;family&quot;:&quot;Gurtz&quot;,&quot;given&quot;:&quot;Martin E&quot;,&quot;parse-names&quot;:false,&quot;dropping-particle&quot;:&quot;&quot;,&quot;non-dropping-particle&quot;:&quot;&quot;},{&quot;family&quot;:&quot;Li&quot;,&quot;given&quot;:&quot;Hiram W&quot;,&quot;parse-names&quot;:false,&quot;dropping-particle&quot;:&quot;&quot;,&quot;non-dropping-particle&quot;:&quot;&quot;},{&quot;family&quot;:&quot;Minshall&quot;,&quot;given&quot;:&quot;G Wayne&quot;,&quot;parse-names&quot;:false,&quot;dropping-particle&quot;:&quot;&quot;,&quot;non-dropping-particle&quot;:&quot;&quot;},{&quot;family&quot;:&quot;Reice&quot;,&quot;given&quot;:&quot;Seth R&quot;,&quot;parse-names&quot;:false,&quot;dropping-particle&quot;:&quot;&quot;,&quot;non-dropping-particle&quot;:&quot;&quot;},{&quot;family&quot;:&quot;Sheldon&quot;,&quot;given&quot;:&quot;Andrew L&quot;,&quot;parse-names&quot;:false,&quot;dropping-particle&quot;:&quot;&quot;,&quot;non-dropping-particle&quot;:&quot;&quot;},{&quot;family&quot;:&quot;Wallace&quot;,&quot;given&quot;:&quot;J Bruce&quot;,&quot;parse-names&quot;:false,&quot;dropping-particle&quot;:&quot;&quot;,&quot;non-dropping-particle&quot;:&quot;&quot;},{&quot;family&quot;:&quot;Wissmar&quot;,&quot;given&quot;:&quot;Robert C&quot;,&quot;parse-names&quot;:false,&quot;dropping-particle&quot;:&quot;&quot;,&quot;non-dropping-particle&quot;:&quot;&quot;}],&quot;container-title&quot;:&quot;Source: Journal of the North American Benthological Society&quot;,&quot;ISBN&quot;:&quot;202218:01:51&quot;,&quot;URL&quot;:&quot;https://about.jstor.org/terms&quot;,&quot;issued&quot;:{&quot;date-parts&quot;:[[1988]]},&quot;number-of-pages&quot;:&quot;433-455&quot;,&quot;issue&quot;:&quot;4&quot;,&quot;volume&quot;:&quot;7&quot;,&quot;container-title-short&quot;:&quot;&quot;},&quot;isTemporary&quot;:false}],&quot;citationTag&quot;:&quot;MENDELEY_CITATION_v3_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&quot;},{&quot;citationID&quot;:&quot;MENDELEY_CITATION_2ad5d350-2923-44ca-9f7a-b098f20c46f3&quot;,&quot;properties&quot;:{&quot;noteIndex&quot;:0},&quot;isEdited&quot;:false,&quot;manualOverride&quot;:{&quot;isManuallyOverridden&quot;:true,&quot;citeprocText&quot;:&quot;(Leibold et al. 2004)&quot;,&quot;manualOverrideText&quot;:&quot;Leibold et al. 2004)&quot;},&quot;citationItems&quot;:[{&quot;id&quot;:&quot;533eb638-54e6-3ccc-9301-dfb4823cd4cb&quot;,&quot;itemData&quot;:{&quot;type&quot;:&quot;article-journal&quot;,&quot;id&quot;:&quot;533eb638-54e6-3ccc-9301-dfb4823cd4cb&quot;,&quot;title&quot;:&quot;The metacommunity concept: A framework for multi-scale community ecology&quot;,&quot;author&quot;:[{&quot;family&quot;:&quot;Leibold&quot;,&quot;given&quot;:&quot;M. a.&quot;,&quot;parse-names&quot;:false,&quot;dropping-particle&quot;:&quot;&quot;,&quot;non-dropping-particle&quot;:&quot;&quot;},{&quot;family&quot;:&quot;Holyoak&quot;,&quot;given&quot;:&quot;M.&quot;,&quot;parse-names&quot;:false,&quot;dropping-particle&quot;:&quot;&quot;,&quot;non-dropping-particle&quot;:&quot;&quot;},{&quot;family&quot;:&quot;Mouquet&quot;,&quot;given&quot;:&quot;N.&quot;,&quot;parse-names&quot;:false,&quot;dropping-particle&quot;:&quot;&quot;,&quot;non-dropping-particle&quot;:&quot;&quot;},{&quot;family&quot;:&quot;Amarasekare&quot;,&quot;given&quot;:&quot;P.&quot;,&quot;parse-names&quot;:false,&quot;dropping-particle&quot;:&quot;&quot;,&quot;non-dropping-particle&quot;:&quot;&quot;},{&quot;family&quot;:&quot;Chase&quot;,&quot;given&quot;:&quot;J. M.&quot;,&quot;parse-names&quot;:false,&quot;dropping-particle&quot;:&quot;&quot;,&quot;non-dropping-particle&quot;:&quot;&quot;},{&quot;family&quot;:&quot;Hoopes&quot;,&quot;given&quot;:&quot;M. F.&quot;,&quot;parse-names&quot;:false,&quot;dropping-particle&quot;:&quot;&quot;,&quot;non-dropping-particle&quot;:&quot;&quot;},{&quot;family&quot;:&quot;Holt&quot;,&quot;given&quot;:&quot;R. D.&quot;,&quot;parse-names&quot;:false,&quot;dropping-particle&quot;:&quot;&quot;,&quot;non-dropping-particle&quot;:&quot;&quot;},{&quot;family&quot;:&quot;Shurin&quot;,&quot;given&quot;:&quot;J. B.&quot;,&quot;parse-names&quot;:false,&quot;dropping-particle&quot;:&quot;&quot;,&quot;non-dropping-particle&quot;:&quot;&quot;},{&quot;family&quot;:&quot;Law&quot;,&quot;given&quot;:&quot;R.&quot;,&quot;parse-names&quot;:false,&quot;dropping-particle&quot;:&quot;&quot;,&quot;non-dropping-particle&quot;:&quot;&quot;},{&quot;family&quot;:&quot;Tilman&quot;,&quot;given&quot;:&quot;D.&quot;,&quot;parse-names&quot;:false,&quot;dropping-particle&quot;:&quot;&quot;,&quot;non-dropping-particle&quot;:&quot;&quot;},{&quot;family&quot;:&quot;Loreau&quot;,&quot;given&quot;:&quot;M.&quot;,&quot;parse-names&quot;:false,&quot;dropping-particle&quot;:&quot;&quot;,&quot;non-dropping-particle&quot;:&quot;&quot;},{&quot;family&quot;:&quot;Gonzalez&quot;,&quot;given&quot;:&quot;A.&quot;,&quot;parse-names&quot;:false,&quot;dropping-particle&quot;:&quot;&quot;,&quot;non-dropping-particle&quot;:&quot;&quot;}],&quot;container-title&quot;:&quot;Ecology Letters&quot;,&quot;DOI&quot;:&quot;10.1111/j.1461-0248.2004.00608.x&quot;,&quot;ISBN&quot;:&quot;1461-023X&quot;,&quot;ISSN&quot;:&quot;1461023X&quot;,&quot;PMID&quot;:&quot;137&quot;,&quot;issued&quot;:{&quot;date-parts&quot;:[[2004]]},&quot;page&quot;:&quot;601-613&quot;,&quot;abstract&quot;:&quot;The metacommunity concept is an important way to think about linkages between different spatial scales in ecology. Here we review current understanding about this concept. We first investigate issues related to its definition as a set of local communities that are linked by dispersal of multiple potentially interacting species. We then identify four paradigms for metacommunities: the patch-dynamic view, the species-sorting view, the mass effects view and the neutral view, that each emphasizes different processes of potential importance in metacommunities. These have somewhat distinct intellectual histories and we discuss elements related to their potential future synthesis. We then use this framework to discuss why the concept is useful in modifying existing ecological thinking and illustrate this with a number of both theoretical and empirical examples. As ecologists strive to understand increasingly complex mechanisms and strive to work across multiple scales of spatio-temporal organization, concepts like the metacommunity can provide important insights that frequently contrast with those that would be obtained with more conventional approaches based on local communities alone.&quot;,&quot;issue&quot;:&quot;7&quot;,&quot;volume&quot;:&quot;7&quot;,&quot;container-title-short&quot;:&quot;Ecol Lett&quot;},&quot;isTemporary&quot;:false}],&quot;citationTag&quot;:&quot;MENDELEY_CITATION_v3_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&quot;},{&quot;citationID&quot;:&quot;MENDELEY_CITATION_18381fcf-99ab-4b59-890f-5f627112c727&quot;,&quot;properties&quot;:{&quot;noteIndex&quot;:0},&quot;isEdited&quot;:false,&quot;manualOverride&quot;:{&quot;isManuallyOverridden&quot;:true,&quot;citeprocText&quot;:&quot;(Whittier et al. 2007, Herlihy et al. 2008, U.S. EPA 2020)&quot;,&quot;manualOverrideText&quot;:&quot;Whittier et al. 2007, Herlihy et al. 2008, U.S. EPA 2020)&quot;},&quot;citationItems&quot;:[{&quot;id&quot;:&quot;74c248f9-73eb-3239-b5a6-e2d5c8de78e7&quot;,&quot;itemData&quot;:{&quot;type&quot;:&quot;report&quot;,&quot;id&quot;:&quot;74c248f9-73eb-3239-b5a6-e2d5c8de78e7&quot;,&quot;title&quot;:&quot;National Rivers and Streams Assessment 2013-2014 Technical Support Document. Office of Water and Office of Research and Development. Washington, D.C. EPA 843-R-19-001.&quot;,&quot;author&quot;:[{&quot;family&quot;:&quot;U.S. EPA&quot;,&quot;given&quot;:&quot;&quot;,&quot;parse-names&quot;:false,&quot;dropping-particle&quot;:&quot;&quot;,&quot;non-dropping-particle&quot;:&quot;&quot;}],&quot;issued&quot;:{&quot;date-parts&quot;:[[2020]]},&quot;container-title-short&quot;:&quot;&quot;},&quot;isTemporary&quot;:false},{&quot;id&quot;:&quot;8c08ff90-9038-3f4e-b8a0-e866294c1a32&quot;,&quot;itemData&quot;:{&quot;type&quot;:&quot;article-journal&quot;,&quot;id&quot;:&quot;8c08ff90-9038-3f4e-b8a0-e866294c1a32&quot;,&quot;title&quot;:&quot;Selecting reference sites for stream biological assessments: Best professional judgment or objective criteria&quot;,&quot;author&quot;:[{&quot;family&quot;:&quot;Whittier&quot;,&quot;given&quot;:&quot;Thomas R.&quot;,&quot;parse-names&quot;:false,&quot;dropping-particle&quot;:&quot;&quot;,&quot;non-dropping-particle&quot;:&quot;&quot;},{&quot;family&quot;:&quot;Stoddard&quot;,&quot;given&quot;:&quot;John L.&quot;,&quot;parse-names&quot;:false,&quot;dropping-particle&quot;:&quot;&quot;,&quot;non-dropping-particle&quot;:&quot;&quot;},{&quot;family&quot;:&quot;Larsen&quot;,&quot;given&quot;:&quot;David P.&quot;,&quot;parse-names&quot;:false,&quot;dropping-particle&quot;:&quot;&quot;,&quot;non-dropping-particle&quot;:&quot;&quot;},{&quot;family&quot;:&quot;Herlihy&quot;,&quot;given&quot;:&quot;Alan T.&quot;,&quot;parse-names&quot;:false,&quot;dropping-particle&quot;:&quot;&quot;,&quot;non-dropping-particle&quot;:&quot;&quot;}],&quot;container-title&quot;:&quot;Journal of the North American Benthological Society&quot;,&quot;container-title-short&quot;:&quot;J North Am Benthol Soc&quot;,&quot;DOI&quot;:&quot;10.1899/0887-3593(2007)26[349:SRSFSB]2.0.CO;2&quot;,&quot;ISSN&quot;:&quot;08873593&quot;,&quot;issued&quot;:{&quot;date-parts&quot;:[[2007]]},&quot;page&quot;:&quot;349-360&quot;,&quot;abstract&quot;:&quot;Selection of reference sites is a critical component in the process of developing and applying biological indicators of ecological condition. Some evidence suggests that despite its importance the rules by which reference sites are selected have not always been evaluated critically to assure that the sites represent least-disturbed conditions. We present a comparison of physical and chemical disturbance measures and biotic indices at handpicked reference sites provided by resource agencies and at sites selected by a probability design from a 12-state survey of western streams and rivers. In most cases, the distributions of disturbance measures and biotic index scores were essentially the same for both types of sites; that is, only a subset of the handpicked reference sites represented least-disturbed conditions. We recommend that all agencies that use reference sites critically review those sites with a set of explicit criteria, using field-collected data as well as mapped information. © 2007 by The North American Benthological Society.&quot;,&quot;issue&quot;:&quot;2&quot;,&quot;volume&quot;:&quot;26&quot;},&quot;isTemporary&quot;:false},{&quot;id&quot;:&quot;141653a8-90ef-3645-b722-8018b638edbd&quot;,&quot;itemData&quot;:{&quot;type&quot;:&quot;article-journal&quot;,&quot;id&quot;:&quot;141653a8-90ef-3645-b722-8018b638edbd&quot;,&quot;title&quot;:&quot;Striving for consistency in a national assessment: The challenges of applying a reference-condition approach at a continental scale&quot;,&quot;author&quot;:[{&quot;family&quot;:&quot;Herlihy&quot;,&quot;given&quot;:&quot;Alan T.&quot;,&quot;parse-names&quot;:false,&quot;dropping-particle&quot;:&quot;&quot;,&quot;non-dropping-particle&quot;:&quot;&quot;},{&quot;family&quot;:&quot;Paulsen&quot;,&quot;given&quot;:&quot;Steven G.&quot;,&quot;parse-names&quot;:false,&quot;dropping-particle&quot;:&quot;&quot;,&quot;non-dropping-particle&quot;:&quot;&quot;},{&quot;family&quot;:&quot;Sickle&quot;,&quot;given&quot;:&quot;John&quot;,&quot;parse-names&quot;:false,&quot;dropping-particle&quot;:&quot;&quot;,&quot;non-dropping-particle&quot;:&quot;van&quot;},{&quot;family&quot;:&quot;Stoddard&quot;,&quot;given&quot;:&quot;John L.&quot;,&quot;parse-names&quot;:false,&quot;dropping-particle&quot;:&quot;&quot;,&quot;non-dropping-particle&quot;:&quot;&quot;},{&quot;family&quot;:&quot;Hawkins&quot;,&quot;given&quot;:&quot;Charles P.&quot;,&quot;parse-names&quot;:false,&quot;dropping-particle&quot;:&quot;&quot;,&quot;non-dropping-particle&quot;:&quot;&quot;},{&quot;family&quot;:&quot;Yuan&quot;,&quot;given&quot;:&quot;Lester L.&quot;,&quot;parse-names&quot;:false,&quot;dropping-particle&quot;:&quot;&quot;,&quot;non-dropping-particle&quot;:&quot;&quot;}],&quot;container-title&quot;:&quot;Journal of the North American Benthological Society&quot;,&quot;DOI&quot;:&quot;10.1899/08-081.1&quot;,&quot;ISSN&quot;:&quot;08873593&quot;,&quot;issued&quot;:{&quot;date-parts&quot;:[[2008]]},&quot;page&quot;:&quot;860-877&quot;,&quot;abstract&quot;:&quot;One of the biggest challenges when conducting a continental-scale assessment of streams is setting appropriate expectations for the assessed sites. The challenge occurs for 2 reasons: 1) tremendous natural environmental heterogeneity exists within a continental landscape and 2) reference sites vary in quality both across and within major regions of the continent. We describe the process used to set expectations for the multimetric index of biotic integrity (MIBI) and observed/expected (O/E) indices generated from predictive models used to assess stream condition for the US Wadeable Streams Assessment (WSA). The assessment was based on a reference-site approach, in which the least-disturbed sites in each region of the US were used to establish benchmarks for assessing the condition of macroinvertebrate assemblages at other sites. Reference sites were compiled by filtering WSA sample sites for disturbance using a series of abiotic variables. Additional reference sites were needed and were obtained from other state, university, and federal monitoring programs. This pool of potential reference sites was then assessed for uniformity in site quality and comparability of macroinvertebrate sample data. Ultimately, 1625 sites were used to set reference expectations for the WSA. Reference-site data were used to help define 9 large ecoregions that minimized the naturally occurring variation in macroinvertebrate assemblages associated with continental-wide differences in biogeography. These ecoregions were used as a basis for developing MIBI and O/E indices and for reporting results. A least-disturbed definition of reference condition was used nationally, but we suspect that the quality of the best extant sites in ecoregions, such as the Northern Plains and Temperate Plains, was lower than that of sites in other ecoregions. For the MIBI assessment, we used a simple modeling approach to adjust scores in ecoregions where gradients in reference-site quality could be demonstrated conclusively. The WSA provided an unparalleled opportunity to push the limits of our conceptual and technical understanding of how to best apply a reference-condition approach to a real-world need. Our hope is that we have learned enough from this exercise to improve the technical quality of the next round of national assessments. © 2008 by The North American Benthological Society.&quot;,&quot;issue&quot;:&quot;4&quot;,&quot;volume&quot;:&quot;27&quot;,&quot;expandedJournalTitle&quot;:&quot;Journal of the North American Benthological Society&quot;,&quot;container-title-short&quot;:&quot;J North Am Benthol Soc&quot;},&quot;isTemporary&quot;:false}],&quot;citationTag&quot;:&quot;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&quot;},{&quot;citationID&quot;:&quot;MENDELEY_CITATION_70645df5-a647-4183-b772-bbf3946225bc&quot;,&quot;properties&quot;:{&quot;noteIndex&quot;:0},&quot;isEdited&quot;:false,&quot;manualOverride&quot;:{&quot;isManuallyOverridden&quot;:true,&quot;citeprocText&quot;:&quot;(Dodds and Oakes 2004)&quot;,&quot;manualOverrideText&quot;:&quot;Dodds and Oakes (2004)&quot;},&quot;citationItems&quot;:[{&quot;id&quot;:&quot;d1e7111f-5bc3-3d17-aab9-2f7424b08cb4&quot;,&quot;itemData&quot;:{&quot;type&quot;:&quot;article-journal&quot;,&quot;id&quot;:&quot;d1e7111f-5bc3-3d17-aab9-2f7424b08cb4&quot;,&quot;title&quot;:&quot;A technique for establishing reference nutrient concentrations across watersheds affected by humans&quot;,&quot;author&quot;:[{&quot;family&quot;:&quot;Dodds&quot;,&quot;given&quot;:&quot;Walter&quot;,&quot;parse-names&quot;:false,&quot;dropping-particle&quot;:&quot;&quot;,&quot;non-dropping-particle&quot;:&quot;&quot;},{&quot;family&quot;:&quot;Oakes&quot;,&quot;given&quot;:&quot;Robert&quot;,&quot;parse-names&quot;:false,&quot;dropping-particle&quot;:&quot;&quot;,&quot;non-dropping-particle&quot;:&quot;&quot;}],&quot;container-title&quot;:&quot;Limnology and Oceanography: Methods&quot;,&quot;issued&quot;:{&quot;date-parts&quot;:[[2004]]},&quot;page&quot;:&quot;333-341&quot;,&quot;volume&quot;:&quot;2&quot;,&quot;container-title-short&quot;:&quot;Limnol Oceanogr Methods&quot;},&quot;isTemporary&quot;:false}],&quot;citationTag&quot;:&quot;MENDELEY_CITATION_v3_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&quot;},{&quot;citationID&quot;:&quot;MENDELEY_CITATION_5d6944c1-e9fa-49d5-9735-5f68cc437bde&quot;,&quot;properties&quot;:{&quot;noteIndex&quot;:0},&quot;isEdited&quot;:false,&quot;manualOverride&quot;:{&quot;isManuallyOverridden&quot;:false,&quot;citeprocText&quot;:&quot;(Grant and Flaten 2019)&quot;,&quot;manualOverrideText&quot;:&quot;&quot;},&quot;citationItems&quot;:[{&quot;id&quot;:&quot;ce4354ba-1b74-37b9-ac62-2c7d77208630&quot;,&quot;itemData&quot;:{&quot;type&quot;:&quot;article-journal&quot;,&quot;id&quot;:&quot;ce4354ba-1b74-37b9-ac62-2c7d77208630&quot;,&quot;title&quot;:&quot;4R Management of Phosphorus Fertilizer in the Northern Great Plains&quot;,&quot;author&quot;:[{&quot;family&quot;:&quot;Grant&quot;,&quot;given&quot;:&quot;Cynthia A.&quot;,&quot;parse-names&quot;:false,&quot;dropping-particle&quot;:&quot;&quot;,&quot;non-dropping-particle&quot;:&quot;&quot;},{&quot;family&quot;:&quot;Flaten&quot;,&quot;given&quot;:&quot;Don N.&quot;,&quot;parse-names&quot;:false,&quot;dropping-particle&quot;:&quot;&quot;,&quot;non-dropping-particle&quot;:&quot;&quot;}],&quot;container-title&quot;:&quot;Journal of Environmental Quality&quot;,&quot;DOI&quot;:&quot;10.2134/jeq2019.02.0061&quot;,&quot;ISSN&quot;:&quot;0047-2425&quot;,&quot;PMID&quot;:&quot;31589727&quot;,&quot;issued&quot;:{&quot;date-parts&quot;:[[2019,9]]},&quot;page&quot;:&quot;1356-1369&quot;,&quot;abstract&quot;:&quot;Phosphorus (P) fertilizer has played a vital role in increasing the productivity of crop production in the northern Great Plains for approximately 100 years. Throughout this period, agricultural production practices have changed dramatically, while our knowledge of P behavior and beneficial management practices has improved. Some of the more recent and substantial changes in farming practices on the northern Great Plains include widespread adoption of reduced tillage systems, introduction of new crops and high-yielding cultivars, intensification and extension of crop rotations, development of new fertilizer products, increased appreciation of the role of microbial interactions in P dynamics, and growing concern for the effects of P on water quality. As cropping systems, technology, and societal demands evolve over time, nutrient management practices must also evolve to address concerns and take advantage of emerging opportunities. Classic principles and new P fertilizer technologies and management practices must be integrated into packages of 4R practices that optimize crop yield and agronomic efficiency while minimizing negative environmental impact and conserving P resources. Although a wide range of products and practices can be combined for this approach, placing ammonium phosphate fertilizer in a band, in or near the seed-row, at the time of seeding and at a rate that matches P removal by the crop generally provides the greatest P efficiency, long-term sustainability, and environmental protection for small grain, oilseed, and pulse crop production in the northern Great Plains.&quot;,&quot;publisher&quot;:&quot;Wiley&quot;,&quot;issue&quot;:&quot;5&quot;,&quot;volume&quot;:&quot;48&quot;,&quot;container-title-short&quot;:&quot;J Environ Qual&quot;},&quot;isTemporary&quot;:false}],&quot;citationTag&quot;:&quot;MENDELEY_CITATION_v3_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&quot;},{&quot;citationID&quot;:&quot;MENDELEY_CITATION_c4ea8125-d89a-4475-8ef6-90c048653d65&quot;,&quot;properties&quot;:{&quot;noteIndex&quot;:0},&quot;isEdited&quot;:false,&quot;manualOverride&quot;:{&quot;isManuallyOverridden&quot;:false,&quot;citeprocText&quot;:&quot;(Manning et al. 2020)&quot;,&quot;manualOverrideText&quot;:&quot;&quot;},&quot;citationItems&quot;:[{&quot;id&quot;:&quot;8b4027b4-384b-3606-943f-d70fdcdf804b&quot;,&quot;itemData&quot;:{&quot;type&quot;:&quot;article-journal&quot;,&quot;id&quot;:&quot;8b4027b4-384b-3606-943f-d70fdcdf804b&quot;,&quot;title&quot;:&quot;Transport of N and P in U.S. streams and rivers differs with land use and between dissolved and particulate forms&quot;,&quot;author&quot;:[{&quot;family&quot;:&quot;Manning&quot;,&quot;given&quot;:&quot;David W.P.&quot;,&quot;parse-names&quot;:false,&quot;dropping-particle&quot;:&quot;&quot;,&quot;non-dropping-particle&quot;:&quot;&quot;},{&quot;family&quot;:&quot;Rosemond&quot;,&quot;given&quot;:&quot;Amy D.&quot;,&quot;parse-names&quot;:false,&quot;dropping-particle&quot;:&quot;&quot;,&quot;non-dropping-particle&quot;:&quot;&quot;},{&quot;family&quot;:&quot;Benstead&quot;,&quot;given&quot;:&quot;Jonathan P.&quot;,&quot;parse-names&quot;:false,&quot;dropping-particle&quot;:&quot;&quot;,&quot;non-dropping-particle&quot;:&quot;&quot;},{&quot;family&quot;:&quot;Bumpers&quot;,&quot;given&quot;:&quot;Phillip M.&quot;,&quot;parse-names&quot;:false,&quot;dropping-particle&quot;:&quot;&quot;,&quot;non-dropping-particle&quot;:&quot;&quot;},{&quot;family&quot;:&quot;Kominoski&quot;,&quot;given&quot;:&quot;John S.&quot;,&quot;parse-names&quot;:false,&quot;dropping-particle&quot;:&quot;&quot;,&quot;non-dropping-particle&quot;:&quot;&quot;}],&quot;container-title&quot;:&quot;Ecological Applications&quot;,&quot;DOI&quot;:&quot;10.1002/eap.2130&quot;,&quot;ISSN&quot;:&quot;19395582&quot;,&quot;PMID&quot;:&quot;32227394&quot;,&quot;issued&quot;:{&quot;date-parts&quot;:[[2020,9,1]]},&quot;abstract&quot;:&quot;We used a recently published, open-access data set of U.S. streamwater nitrogen (N) and phosphorus (P) concentrations to test whether watershed land use differentially influences N and P concentrations, including the relative availability of dissolved and particulate nutrient fractions. We tested the hypothesis that N and P concentrations and molar ratios in streams and rivers of the United States reflect differing nutrient inputs from three dominant land-use types (agricultural, urban and forested). We also tested for differences between dissolved inorganic nutrients and suspended particulate nutrient fractions to infer sources and potential processing mechanisms across spatial and temporal scales. Observed total N and P concentrations often exceeded reported thresholds for structural changes to benthic algae (58, 57% of reported values, respectively), macroinvertebrates (39% for TN and TP), and fish (41, 37%, respectively). The majority of dissolved N and P concentrations exceeded threshold concentrations known to stimulate benthic algal growth (85, 87%, respectively), and organic matter breakdown rates (94, 58%, respectively). Concentrations of both N and P, and total and dissolved N:P ratios, were higher in streams and rivers with more agricultural and urban than forested land cover. The pattern of elevated nutrient concentrations with agricultural and urban land use was weaker for particulate fractions. The % N contained in particles decreased slightly with higher agriculture and urbanization, whereas % P in particles was unrelated to land use. Particulate N:P was relatively constant (interquartile range = 2–7) and independent of variation in DIN:DIP (interquartile range = 22–152). Dissolved, but not particulate, N:P ratios were temporally variable. Constant particulate N:P across steep DIN:DIP gradients in both space and time suggests that the stoichiometry of particulates across U.S. watersheds is most likely controlled either by external or by physicochemical instream factors, rather than by biological processing within streams. Our findings suggest that most U.S. streams and rivers have concentrations of N and P exceeding those considered protective of ecological integrity, retain dissolved N less efficiently than P, which is retained proportionally more in particles, and thus transport and export high N:P streamwater to downstream ecosystems on a continental scale.&quot;,&quot;publisher&quot;:&quot;Ecological Society of America&quot;,&quot;issue&quot;:&quot;6&quot;,&quot;volume&quot;:&quot;30&quot;,&quot;container-title-short&quot;:&quot;&quot;},&quot;isTemporary&quot;:false}],&quot;citationTag&quot;:&quot;MENDELEY_CITATION_v3_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&quot;},{&quot;citationID&quot;:&quot;MENDELEY_CITATION_65a63c5c-404a-43fc-8240-9067e30ef8f2&quot;,&quot;properties&quot;:{&quot;noteIndex&quot;:0},&quot;isEdited&quot;:false,&quot;manualOverride&quot;:{&quot;isManuallyOverridden&quot;:false,&quot;citeprocText&quot;:&quot;(Tang et al. 2020)&quot;,&quot;manualOverrideText&quot;:&quot;&quot;},&quot;citationTag&quot;:&quot;MENDELEY_CITATION_v3_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&quot;,&quot;citationItems&quot;:[{&quot;id&quot;:&quot;c0e5b5d3-e163-3fe5-926a-6444a2fe59dc&quot;,&quot;itemData&quot;:{&quot;type&quot;:&quot;article-journal&quot;,&quot;id&quot;:&quot;c0e5b5d3-e163-3fe5-926a-6444a2fe59dc&quot;,&quot;title&quot;:&quot;The importance of natural versus human factors for ecological conditions of streams and rivers&quot;,&quot;author&quot;:[{&quot;family&quot;:&quot;Tang&quot;,&quot;given&quot;:&quot;Tao&quot;,&quot;parse-names&quot;:false,&quot;dropping-particle&quot;:&quot;&quot;,&quot;non-dropping-particle&quot;:&quot;&quot;},{&quot;family&quot;:&quot;Stevenson&quot;,&quot;given&quot;:&quot;R. Jan&quot;,&quot;parse-names&quot;:false,&quot;dropping-particle&quot;:&quot;&quot;,&quot;non-dropping-particle&quot;:&quot;&quot;},{&quot;family&quot;:&quot;Grace&quot;,&quot;given&quot;:&quot;James B.&quot;,&quot;parse-names&quot;:false,&quot;dropping-particle&quot;:&quot;&quot;,&quot;non-dropping-particle&quot;:&quot;&quot;}],&quot;container-title&quot;:&quot;Science of the Total Environment&quot;,&quot;DOI&quot;:&quot;10.1016/j.scitotenv.2019.135268&quot;,&quot;ISSN&quot;:&quot;18791026&quot;,&quot;PMID&quot;:&quot;31810677&quot;,&quot;issued&quot;:{&quot;date-parts&quot;:[[2020,2,20]]},&quot;abstract&quot;:&quot;Streams are influenced by watershed-scale factors, such as climate, geology, topography, hydrology, and soils, which mostly vary naturally among sites, as well as human factors, agriculture and urban development. Thus, natural factors could complicate assessment of human disturbance. In the present study, we use structural equation modeling and data from the 2008–2009 United States National Rivers and Streams Assessment to quantify the relative importance of watershed-scale natural and human factors for in-stream conditions. We hypothesized that biological condition, represented using a diatom multimetric index (MMI), is directly affected by in-stream physicochemical environment, which in turn is regulated by natural and human factors. We evaluated this hypothesis at both national and ecoregion scales to understand how influences vary among regions. We found that direct influences of in-stream environment on diatom MMIs were greater than natural and human factors at the national scale and in all but one ecoregion. Meanwhile, in-stream environments were jointly explained by natural variations in precipitation, base flow index, hydrological stability, % volcanic rock, soil water table depth, and soil depth and by human factors measured as % crops, % other agriculture, and % urban land use. The explained variance of in-stream environment by natural and human factors ranged from 0.30 to 0.75, for which natural factors independently accounted for the largest proportion of explained variance at the national scale and in seven ecoregions. Covariation between natural and human factors accounted for a higher proportion of explained variance of in-stream environment than unique effects of human factors in most ecoregions. Ecoregions with relatively weak effects by human factors had relatively high levels of covariance, high levels of human disturbance, or small ranges in human disturbance. We conclude that accounting for effects of natural factors and their covariation with human factors will be important for accurate ecological assessments.&quot;,&quot;publisher&quot;:&quot;Elsevier B.V.&quot;,&quot;volume&quot;:&quot;704&quot;},&quot;isTemporary&quot;:false}]},{&quot;citationID&quot;:&quot;MENDELEY_CITATION_6c748ae2-68c2-4d15-ae51-a7b968ecdb17&quot;,&quot;properties&quot;:{&quot;noteIndex&quot;:0},&quot;isEdited&quot;:false,&quot;manualOverride&quot;:{&quot;isManuallyOverridden&quot;:false,&quot;citeprocText&quot;:&quot;(Sabo et al. 2019, 2021, Lin et al. 2021, Kaushal et al. 2022)&quot;,&quot;manualOverrideText&quot;:&quot;&quot;},&quot;citationItems&quot;:[{&quot;id&quot;:&quot;1f703b97-43b2-3093-a2a6-187911a18738&quot;,&quot;itemData&quot;:{&quot;type&quot;:&quot;article-journal&quot;,&quot;id&quot;:&quot;1f703b97-43b2-3093-a2a6-187911a18738&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container-title-short&quot;:&quot;Environ Sci Technol&quot;,&quot;DOI&quot;:&quot;10.1021/acs.est.0c07102&quot;,&quot;ISSN&quot;:&quot;0013-936X&quot;,&quot;URL&quot;:&quot;https://pubs.acs.org/doi/10.1021/acs.est.0c07102&quot;,&quot;issued&quot;:{&quot;date-parts&quot;:[[2021,6,15]]},&quot;page&quot;:&quot;7890-7899&quot;,&quot;issue&quot;:&quot;12&quot;,&quot;volume&quot;:&quot;55&quot;},&quot;isTemporary&quot;:false},{&quot;id&quot;:&quot;965cb068-7f12-3f31-8258-496a9ab495bd&quot;,&quot;itemData&quot;:{&quot;type&quot;:&quot;article-journal&quot;,&quot;id&quot;:&quot;965cb068-7f12-3f31-8258-496a9ab495bd&quot;,&quot;title&quot;:&quot;Decadal Shift in Nitrogen Inputs and Fluxes Across the Contiguous United States: 2002–2012&quot;,&quot;author&quot;:[{&quot;family&quot;:&quot;Sabo&quot;,&quot;given&quot;:&quot;Robert D.&quot;,&quot;parse-names&quot;:false,&quot;dropping-particle&quot;:&quot;&quot;,&quot;non-dropping-particle&quot;:&quot;&quot;},{&quot;family&quot;:&quot;Clark&quot;,&quot;given&quot;:&quot;Christopher M.&quot;,&quot;parse-names&quot;:false,&quot;dropping-particle&quot;:&quot;&quot;,&quot;non-dropping-particle&quot;:&quot;&quot;},{&quot;family&quot;:&quot;Bash&quot;,&quot;given&quot;:&quot;Jesse&quot;,&quot;parse-names&quot;:false,&quot;dropping-particle&quot;:&quot;&quot;,&quot;non-dropping-particle&quot;:&quot;&quot;},{&quot;family&quot;:&quot;Sobota&quot;,&quot;given&quot;:&quot;Daniel&quot;,&quot;parse-names&quot;:false,&quot;dropping-particle&quot;:&quot;&quot;,&quot;non-dropping-particle&quot;:&quot;&quot;},{&quot;family&quot;:&quot;Cooter&quot;,&quot;given&quot;:&quot;Ellen&quot;,&quot;parse-names&quot;:false,&quot;dropping-particle&quot;:&quot;&quot;,&quot;non-dropping-particle&quot;:&quot;&quot;},{&quot;family&quot;:&quot;Dobrowolski&quot;,&quot;given&quot;:&quot;James P.&quot;,&quot;parse-names&quot;:false,&quot;dropping-particle&quot;:&quot;&quot;,&quot;non-dropping-particle&quot;:&quot;&quot;},{&quot;family&quot;:&quot;Houlton&quot;,&quot;given&quot;:&quot;Benjamin Z.&quot;,&quot;parse-names&quot;:false,&quot;dropping-particle&quot;:&quot;&quot;,&quot;non-dropping-particle&quot;:&quot;&quot;},{&quot;family&quot;:&quot;Rea&quot;,&quot;given&quot;:&quot;Anne&quot;,&quot;parse-names&quot;:false,&quot;dropping-particle&quot;:&quot;&quot;,&quot;non-dropping-particle&quot;:&quot;&quot;},{&quot;family&quot;:&quot;Schwede&quot;,&quot;given&quot;:&quot;Donna&quot;,&quot;parse-names&quot;:false,&quot;dropping-particle&quot;:&quot;&quot;,&quot;non-dropping-particle&quot;:&quot;&quot;},{&quot;family&quot;:&quot;Morford&quot;,&quot;given&quot;:&quot;Scott L.&quot;,&quot;parse-names&quot;:false,&quot;dropping-particle&quot;:&quot;&quot;,&quot;non-dropping-particle&quot;:&quot;&quot;},{&quot;family&quot;:&quot;Compton&quot;,&quot;given&quot;:&quot;Jana E.&quot;,&quot;parse-names&quot;:false,&quot;dropping-particle&quot;:&quot;&quot;,&quot;non-dropping-particle&quot;:&quot;&quot;}],&quot;container-title&quot;:&quot;Journal of Geophysical Research: Biogeosciences&quot;,&quot;container-title-short&quot;:&quot;J Geophys Res Biogeosci&quot;,&quot;DOI&quot;:&quot;10.1029/2019JG005110&quot;,&quot;ISSN&quot;:&quot;21698961&quot;,&quot;issued&quot;:{&quot;date-parts&quot;:[[2019,10,1]]},&quot;page&quot;:&quot;3104-3124&quot;,&quot;abstract&quot;:&quot;The effectiveness of policies and management actions in reducing the release of excess nitrogen (N) to the environment is best assessed if N fluxes across air, land, and water are regularly quantified at relevant scales. Here we compiled 2002, 2007, and 2012 inventories of inputs and nonhydrologic N outputs along with fossil fuel emissions, food demand, and terrestrial N surpluses for all subbasins of the contiguous United States using peer-reviewed, publicly available data sets. We found that at the national scale, total inputs, outputs, and surpluses changed little (±6%) between 2002 and 2012 and remained dominated by agricultural processes, despite efforts to curb N losses. This consistency at the national scale, however, obscured large counteracting shifts at regional levels driven by variable fluxes across regions. Throughout the eastern United States, declines in deposition and fertilizer inputs combined with increased crop yields resulted in a decrease in terrestrial N surpluses, which may explain recent water quality improvements in the region. On the other hand, fertilizer N inputs in the Midwest increased at a greater rate than crop harvest N increased, leading to a larger terrestrial surplus N. A large relative increase (~320%) in N emissions in the West due to an unusual wildfire season in 2012 was also observed. These changes coincided with national policies that decreased N emissions and increased demand for domestic biofuels, potentially highlighting the capacity to change the source and magnitude of N inputs and fluxes across the landscape through market and regulatory actions.&quot;,&quot;publisher&quot;:&quot;Blackwell Publishing Ltd&quot;,&quot;issue&quot;:&quot;10&quot;,&quot;volume&quot;:&quot;124&quot;},&quot;isTemporary&quot;:false},{&quot;id&quot;:&quot;1e4636fc-27ac-3e87-93d6-ee082ddce47d&quot;,&quot;itemData&quot;:{&quot;type&quot;:&quot;article-journal&quot;,&quot;id&quot;:&quot;1e4636fc-27ac-3e87-93d6-ee082ddce47d&quot;,&quot;title&quot;:&quot;Phosphorus Inventory for the Conterminous United States (2002–2012)&quot;,&quot;author&quot;:[{&quot;family&quot;:&quot;Sabo&quot;,&quot;given&quot;:&quot;Robert D.&quot;,&quot;parse-names&quot;:false,&quot;dropping-particle&quot;:&quot;&quot;,&quot;non-dropping-particle&quot;:&quot;&quot;},{&quot;family&quot;:&quot;Clark&quot;,&quot;given&quot;:&quot;Christopher M.&quot;,&quot;parse-names&quot;:false,&quot;dropping-particle&quot;:&quot;&quot;,&quot;non-dropping-particle&quot;:&quot;&quot;},{&quot;family&quot;:&quot;Gibbs&quot;,&quot;given&quot;:&quot;David A.&quot;,&quot;parse-names&quot;:false,&quot;dropping-particle&quot;:&quot;&quot;,&quot;non-dropping-particle&quot;:&quot;&quot;},{&quot;family&quot;:&quot;Metson&quot;,&quot;given&quot;:&quot;Geneviève S.&quot;,&quot;parse-names&quot;:false,&quot;dropping-particle&quot;:&quot;&quot;,&quot;non-dropping-particle&quot;:&quot;&quot;},{&quot;family&quot;:&quot;Todd&quot;,&quot;given&quot;:&quot;M. Jason&quot;,&quot;parse-names&quot;:false,&quot;dropping-particle&quot;:&quot;&quot;,&quot;non-dropping-particle&quot;:&quot;&quot;},{&quot;family&quot;:&quot;LeDuc&quot;,&quot;given&quot;:&quot;Stephen D.&quot;,&quot;parse-names&quot;:false,&quot;dropping-particle&quot;:&quot;&quot;,&quot;non-dropping-particle&quot;:&quot;&quot;},{&quot;family&quot;:&quot;Greiner&quot;,&quot;given&quot;:&quot;Diana&quot;,&quot;parse-names&quot;:false,&quot;dropping-particle&quot;:&quot;&quot;,&quot;non-dropping-particle&quot;:&quot;&quot;},{&quot;family&quot;:&quot;Fry&quot;,&quot;given&quot;:&quot;Meridith M.&quot;,&quot;parse-names&quot;:false,&quot;dropping-particle&quot;:&quot;&quot;,&quot;non-dropping-particle&quot;:&quot;&quot;},{&quot;family&quot;:&quot;Polinsky&quot;,&quot;given&quot;:&quot;Robyn&quot;,&quot;parse-names&quot;:false,&quot;dropping-particle&quot;:&quot;&quot;,&quot;non-dropping-particle&quot;:&quot;&quot;},{&quot;family&quot;:&quot;Yang&quot;,&quot;given&quot;:&quot;Qichun&quot;,&quot;parse-names&quot;:false,&quot;dropping-particle&quot;:&quot;&quot;,&quot;non-dropping-particle&quot;:&quot;&quot;},{&quot;family&quot;:&quot;Tian&quot;,&quot;given&quot;:&quot;Hanqin&quot;,&quot;parse-names&quot;:false,&quot;dropping-particle&quot;:&quot;&quot;,&quot;non-dropping-particle&quot;:&quot;&quot;},{&quot;family&quot;:&quot;Compton&quot;,&quot;given&quot;:&quot;Jana E.&quot;,&quot;parse-names&quot;:false,&quot;dropping-particle&quot;:&quot;&quot;,&quot;non-dropping-particle&quot;:&quot;&quot;}],&quot;container-title&quot;:&quot;Journal of Geophysical Research: Biogeosciences&quot;,&quot;container-title-short&quot;:&quot;J Geophys Res Biogeosci&quot;,&quot;DOI&quot;:&quot;10.1029/2020JG005684&quot;,&quot;ISSN&quot;:&quot;21698961&quot;,&quot;issued&quot;:{&quot;date-parts&quot;:[[2021,4,1]]},&quot;abstract&quot;:&quo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quot;,&quot;publisher&quot;:&quot;Blackwell Publishing Ltd&quot;,&quot;issue&quot;:&quot;4&quot;,&quot;volume&quot;:&quot;126&quot;},&quot;isTemporary&quot;:false},{&quot;id&quot;:&quot;6ff62412-a3a0-37b0-99ad-53f6dc81582d&quot;,&quot;itemData&quot;:{&quot;type&quot;:&quot;article-journal&quot;,&quot;id&quot;:&quot;6ff62412-a3a0-37b0-99ad-53f6dc81582d&quot;,&quot;title&quot;:&quot;Freshwater salinization syndrome alters retention and release of chemical cocktails along flowpaths: From stormwater management to urban streams&quot;,&quot;author&quot;:[{&quot;family&quot;:&quot;Kaushal&quot;,&quot;given&quot;:&quot;Sujay S.&quot;,&quot;parse-names&quot;:false,&quot;dropping-particle&quot;:&quot;&quot;,&quot;non-dropping-particle&quot;:&quot;&quot;},{&quot;family&quot;:&quot;Reimer&quot;,&quot;given&quot;:&quot;Jenna E.&quot;,&quot;parse-names&quot;:false,&quot;dropping-particle&quot;:&quot;&quot;,&quot;non-dropping-particle&quot;:&quot;&quot;},{&quot;family&quot;:&quot;Mayer&quot;,&quot;given&quot;:&quot;Paul M.&quot;,&quot;parse-names&quot;:false,&quot;dropping-particle&quot;:&quot;&quot;,&quot;non-dropping-particle&quot;:&quot;&quot;},{&quot;family&quot;:&quot;Shatkay&quot;,&quot;given&quot;:&quot;Ruth R.&quot;,&quot;parse-names&quot;:false,&quot;dropping-particle&quot;:&quot;&quot;,&quot;non-dropping-particle&quot;:&quot;&quot;},{&quot;family&quot;:&quot;Maas&quot;,&quot;given&quot;:&quot;Carly M.&quot;,&quot;parse-names&quot;:false,&quot;dropping-particle&quot;:&quot;&quot;,&quot;non-dropping-particle&quot;:&quot;&quot;},{&quot;family&quot;:&quot;Nguyen&quot;,&quot;given&quot;:&quot;William D.&quot;,&quot;parse-names&quot;:false,&quot;dropping-particle&quot;:&quot;&quot;,&quot;non-dropping-particle&quot;:&quot;&quot;},{&quot;family&quot;:&quot;Boger&quot;,&quot;given&quot;:&quot;Walter L.&quot;,&quot;parse-names&quot;:false,&quot;dropping-particle&quot;:&quot;&quot;,&quot;non-dropping-particle&quot;:&quot;&quot;},{&quot;family&quot;:&quot;Yaculak&quot;,&quot;given&quot;:&quot;Alexis M.&quot;,&quot;parse-names&quot;:false,&quot;dropping-particle&quot;:&quot;&quot;,&quot;non-dropping-particle&quot;:&quot;&quot;},{&quot;family&quot;:&quot;Doody&quot;,&quot;given&quot;:&quot;Thomas R.&quot;,&quot;parse-names&quot;:false,&quot;dropping-particle&quot;:&quot;&quot;,&quot;non-dropping-particle&quot;:&quot;&quot;},{&quot;family&quot;:&quot;Pennino&quot;,&quot;given&quot;:&quot;Michael J.&quot;,&quot;parse-names&quot;:false,&quot;dropping-particle&quot;:&quot;&quot;,&quot;non-dropping-particle&quot;:&quot;&quot;},{&quot;family&quot;:&quot;Bailey&quot;,&quot;given&quot;:&quot;Nathan W.&quot;,&quot;parse-names&quot;:false,&quot;dropping-particle&quot;:&quot;&quot;,&quot;non-dropping-particle&quot;:&quot;&quot;},{&quot;family&quot;:&quot;Galella&quot;,&quot;given&quot;:&quot;Joseph G.&quot;,&quot;parse-names&quot;:false,&quot;dropping-particle&quot;:&quot;&quot;,&quot;non-dropping-particle&quot;:&quot;&quot;},{&quot;family&quot;:&quot;Weingrad&quot;,&quot;given&quot;:&quot;Aaron&quot;,&quot;parse-names&quot;:false,&quot;dropping-particle&quot;:&quot;&quot;,&quot;non-dropping-particle&quot;:&quot;&quot;},{&quot;family&quot;:&quot;Collison&quot;,&quot;given&quot;:&quot;Daniel C.&quot;,&quot;parse-names&quot;:false,&quot;dropping-particle&quot;:&quot;&quot;,&quot;non-dropping-particle&quot;:&quot;&quot;},{&quot;family&quot;:&quot;Wood&quot;,&quot;given&quot;:&quot;Kelsey L.&quot;,&quot;parse-names&quot;:false,&quot;dropping-particle&quot;:&quot;&quot;,&quot;non-dropping-particle&quot;:&quot;&quot;},{&quot;family&quot;:&quot;Haq&quot;,&quot;given&quot;:&quot;Shahan&quot;,&quot;parse-names&quot;:false,&quot;dropping-particle&quot;:&quot;&quot;,&quot;non-dropping-particle&quot;:&quot;&quot;},{&quot;family&quot;:&quot;Newcomer-Johnson&quot;,&quot;given&quot;:&quot;Tamara A.&quot;,&quot;parse-names&quot;:false,&quot;dropping-particle&quot;:&quot;&quot;,&quot;non-dropping-particle&quot;:&quot;&quot;},{&quot;family&quot;:&quot;Duan&quot;,&quot;given&quot;:&quot;Shuiwang&quot;,&quot;parse-names&quot;:false,&quot;dropping-particle&quot;:&quot;&quot;,&quot;non-dropping-particle&quot;:&quot;&quot;},{&quot;family&quot;:&quot;Belt&quot;,&quot;given&quot;:&quot;Kenneth T.&quot;,&quot;parse-names&quot;:false,&quot;dropping-particle&quot;:&quot;&quot;,&quot;non-dropping-particle&quot;:&quot;&quot;}],&quot;container-title&quot;:&quot;Freshwater Science&quot;,&quot;DOI&quot;:&quot;10.1086/721469&quot;,&quot;ISSN&quot;:&quot;21619565&quot;,&quot;issued&quot;:{&quot;date-parts&quot;:[[2022,9,1]]},&quot;page&quot;:&quot;420-441&quot;,&quot;abstract&quot;:&quot;Freshwater salinization syndrome (FSS) refers to the suite of interactive effects of salt ions on degradation of physical, biological, and social systems. Best management practices (BMPs), which are methods to effectively re-duce runoff and nonpoint source pollution (stormwater, nutrients, sediments), do not typically consider management of salt pollution. We investigate impacts of FSS on mobilization of salts, nutrients, and metals in urban streams and stormwater BMPs by analyzing original data on concentrations and fluxes of salts, nutrients, and metals from 7 urban watersheds in the Mid-Atlantic USA and synthesizing literature data. We also explore future critical research needs through a survey of practitioners and scientists. Our original data show 1) sharp pulses in concentrations of salt ions and metals in urban streams directly following both road salt events and stream restoration construction (e.g., similar to the way concentrations increase during other soil disturbance activities); 2) sharp declines in pH (acidifi-cation) in response to road salt applications because of mobilization of H1 from soil exchange sites by Na1; 3) sharp increases in organic matter from microbial and algal sources (based on fluorescence spectroscopy) in response to road salt applications, likely because of lysing cells and changes in solubility; 4) substantial retention (~30–40%) of Na1 in stormwater BMP sediments and floodplains in response to salinization; 5) increased ion exchange and mobilization of diverse salt ions (Na1, Ca21, K1, Mg21 ), nutrients (N, P), and trace metals (Cu, Sr) from stormwater BMPs and restored streams in response to FSS; 6) downstream increasing loads of Cl–, SO42–, Br–, F–, and I– along flowpaths through urban streams and P release from urban stormwater BMPs in response to salinization; and 7) a substantial annual reduction (&gt;50%) in Na1 concentrations in an urban stream when road salt applications were dra-matically reduced, which suggests potential for ecosystem recovery. We compare our original results with published metrics of contaminant retention and release across a broad range of stormwater BMPs from North America and Europe. Overall, urban streams and stormwater BMPs consistently retain Na1 and Cl– but mobilize multiple contaminants based on salt types and salinity levels. Finally, we present our top 10 research questions regarding FSS impacts on urban streams and stormwater BMPs. Reducing diverse chemical cocktails of contaminants mobilized by freshwater salinization is a priority for effectively and holistically restoring urban waters.&quot;,&quot;publisher&quot;:&quot;University of Chicago Press&quot;,&quot;issue&quot;:&quot;3&quot;,&quot;volume&quot;:&quot;41&quot;},&quot;isTemporary&quot;:false}],&quot;citationTag&quot;:&quot;MENDELEY_CITATION_v3_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&quot;},{&quot;citationID&quot;:&quot;MENDELEY_CITATION_ff8ae306-93ad-4e31-b5e6-970e48ae4967&quot;,&quot;properties&quot;:{&quot;noteIndex&quot;:0},&quot;isEdited&quot;:false,&quot;manualOverride&quot;:{&quot;isManuallyOverridden&quot;:true,&quot;citeprocText&quot;:&quot;(Dodds and Oakes 2004)&quot;,&quot;manualOverrideText&quot;:&quot;(e.g. Dodds and Oakes 2004)&quot;},&quot;citationTag&quot;:&quot;MENDELEY_CITATION_v3_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&quot;,&quot;citationItems&quot;:[{&quot;id&quot;:&quot;d1e7111f-5bc3-3d17-aab9-2f7424b08cb4&quot;,&quot;itemData&quot;:{&quot;type&quot;:&quot;article-journal&quot;,&quot;id&quot;:&quot;d1e7111f-5bc3-3d17-aab9-2f7424b08cb4&quot;,&quot;title&quot;:&quot;A technique for establishing reference nutrient concentrations across watersheds affected by humans&quot;,&quot;author&quot;:[{&quot;family&quot;:&quot;Dodds&quot;,&quot;given&quot;:&quot;Walter&quot;,&quot;parse-names&quot;:false,&quot;dropping-particle&quot;:&quot;&quot;,&quot;non-dropping-particle&quot;:&quot;&quot;},{&quot;family&quot;:&quot;Oakes&quot;,&quot;given&quot;:&quot;Robert&quot;,&quot;parse-names&quot;:false,&quot;dropping-particle&quot;:&quot;&quot;,&quot;non-dropping-particle&quot;:&quot;&quot;}],&quot;container-title&quot;:&quot;Limnology and Oceanography: Methods&quot;,&quot;issued&quot;:{&quot;date-parts&quot;:[[2004]]},&quot;page&quot;:&quot;333-341&quot;,&quot;volume&quot;:&quot;2&quot;,&quot;container-title-short&quot;:&quot;Limnol Oceanogr Methods&quot;},&quot;isTemporary&quot;:false}]},{&quot;citationID&quot;:&quot;MENDELEY_CITATION_2928a4f2-bff3-4e85-afd2-a134ceaf8427&quot;,&quot;properties&quot;:{&quot;noteIndex&quot;:0},&quot;isEdited&quot;:false,&quot;manualOverride&quot;:{&quot;isManuallyOverridden&quot;:false,&quot;citeprocText&quot;:&quot;(Hill et al. 2013)&quot;,&quot;manualOverrideText&quot;:&quot;&quot;},&quot;citationTag&quot;:&quot;MENDELEY_CITATION_v3_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&quot;,&quot;citationItems&quot;:[{&quot;id&quot;:&quot;a05822fb-b2aa-39af-acab-f999c60c5861&quot;,&quot;itemData&quot;:{&quot;type&quot;:&quot;article-journal&quot;,&quot;id&quot;:&quot;a05822fb-b2aa-39af-acab-f999c60c5861&quot;,&quot;title&quot;:&quot;Predicting thermal reference conditions for USA streams and rivers&quot;,&quot;author&quot;:[{&quot;family&quot;:&quot;Hill&quot;,&quot;given&quot;:&quot;Ryan A.&quot;,&quot;parse-names&quot;:false,&quot;dropping-particle&quot;:&quot;&quot;,&quot;non-dropping-particle&quot;:&quot;&quot;},{&quot;family&quot;:&quot;Hawkins&quot;,&quot;given&quot;:&quot;Charles P.&quot;,&quot;parse-names&quot;:false,&quot;dropping-particle&quot;:&quot;&quot;,&quot;non-dropping-particle&quot;:&quot;&quot;},{&quot;family&quot;:&quot;Carlisle&quot;,&quot;given&quot;:&quot;Daren M.&quot;,&quot;parse-names&quot;:false,&quot;dropping-particle&quot;:&quot;&quot;,&quot;non-dropping-particle&quot;:&quot;&quot;}],&quot;container-title&quot;:&quot;Freshwater Science&quot;,&quot;DOI&quot;:&quot;10.1899/12-009.1&quot;,&quot;ISSN&quot;:&quot;21619565&quot;,&quot;issued&quot;:{&quot;date-parts&quot;:[[2013]]},&quot;page&quot;:&quot;39-55&quot;,&quot;abstract&quot;:&quot;Temperature is a primary driver of the structure and function of stream ecosystems. However, the lack of stream temperature (ST) data for the vast majority of streams and rivers severely compromises our ability to describe patterns of thermal variation among streams, test hypotheses regarding the effects of temperature on macroecological patterns, and assess the effects of altered STs on ecological resources. Our goal was to develop empirical models that could: 1) quantify the effects of stream and watershed alteration (SWA) on STs, and 2) accurately and precisely predict natural (i.e., reference condition) STs in conterminous USA streams and rivers. We modeled 3 ecologically important elements of the thermal regime: mean summer, mean winter, and mean annual ST. To build reference-condition models (RCMs), we used daily mean ST data obtained from several thousand US Geological Survey temperature sites distributed across the conterminous USA and iteratively modeled ST with Random Forests to identify sites in reference condition. We first created a set of dirty models (DMs) that related STs to both natural factors (e.g., climate, watershed area, topography) and measures of SWA, i.e., reservoirs, urbanization, and agriculture. The 3 models performed well (r2 = 0.84-0.94, residual mean square error [RMSE] = 1.2-2.0°C). For each DM, we used partial dependence plots to identify SWA thresholds below which response in ST was minimal. We then used data from only the sites with upstream SWA below these thresholds to build RCMs with only natural factors as predictors (r2 = 0.87-0.95, RMSE = 1.1-1.9°C). Use of only reference-quality sites caused RCMs to suffer modest loss of predictor space and spatial coverage, but this loss was associated with parts of ST response curves that were flat and, therefore, not responsive to further variation in predictor space. We then compared predictions made with the RCMs to predictions made with the DMs with SWA set to 0. For most DMs, setting SWAs to 0 resulted in biased estimates of thermal reference condition. © 2013 by The Society for Freshwater Science.&quot;,&quot;issue&quot;:&quot;1&quot;,&quot;volume&quot;:&quot;32&quot;,&quot;container-title-short&quot;:&quot;&quot;},&quot;isTemporary&quot;:false}]},{&quot;citationID&quot;:&quot;MENDELEY_CITATION_40ce2214-6a91-4e8c-916f-faedfe0f2c79&quot;,&quot;properties&quot;:{&quot;noteIndex&quot;:0},&quot;isEdited&quot;:false,&quot;manualOverride&quot;:{&quot;isManuallyOverridden&quot;:true,&quot;citeprocText&quot;:&quot;(Hawkins et al. 2000, Hawkins 2006, Yuan et al. 2008)&quot;,&quot;manualOverrideText&quot;:&quot; Hawkins et al. 2000, Hawkins 2006, Yuan et al. 2008)&quot;},&quot;citationTag&quot;:&quot;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&quot;,&quot;citationItems&quot;:[{&quot;id&quot;:&quot;02393d1e-d51f-38f7-8f7a-e79405750bdf&quot;,&quot;itemData&quot;:{&quot;type&quot;:&quot;report&quot;,&quot;id&quot;:&quot;02393d1e-d51f-38f7-8f7a-e79405750bdf&quot;,&quot;title&quot;:&quot;QUANTIFYING BIOLOGICAL INTEGRITY BY TAXONOMIC COMPLETENESS: ITS UTILITY IN REGIONAL AND GLOBAL ASSESSMENTS&quot;,&quot;author&quot;:[{&quot;family&quot;:&quot;Hawkins&quot;,&quot;given&quot;:&quot;Charles P&quot;,&quot;parse-names&quot;:false,&quot;dropping-particle&quot;:&quot;&quot;,&quot;non-dropping-particle&quot;:&quot;&quot;}],&quot;container-title&quot;:&quot;Ecological Applications&quot;,&quot;URL&quot;:&quot;http://www.epa.gov/bioindicators/html/biointeg.htmli&quot;,&quot;issued&quot;:{&quot;date-parts&quot;:[[2006]]},&quot;number-of-pages&quot;:&quot;1277-1294&quot;,&quot;abstract&quot;:&quot;Water resources managers and conservation biologists need reliable, quantitative , and directly comparable methods for assessing the biological integrity of the world's aquatic ecosystems. Large-scale assessments are constrained by the lack of consistency in the indicators used to assess biological integrity and our current inability to translate between indicators. In theory, assessments based on estimates of taxonomic completeness, i.e., the proportion of expected taxa that were observed (observed/expected, O/E) are directly comparable to one another and should therefore allow regionally and globally consistent summaries of the biological integrity of freshwater ecosystems. However, we know little about the true comparability of O/E assessments derived from different data sets or how well O/E assessments perform relative to other indicators in use. I compared the performance (precision, bias, and sensitivity to stressors) of O/E assessments based on five different data sets with the performance of the indicators previously applied to these data (three multimetric indices, a biotic index, and a hybrid method used by the state of Maine). Analyses were based on data collected from U.S. stream ecosystems in North Carolina, the Mid-Atlantic Highlands, Maine, and Ohio. O/E assessments resulted in very similar estimates of mean regional conditions compared with most other indicators once these indicators' values were standardized relative to reference-site means. However, other indicators tended to be biased estimators of O/E, a consequence of differences in their response to natural environmental gradients and sensitivity to stressors. These results imply that, in some cases, it may be possible to compare assessments derived from different indicators by standardizing their values (a statistical approach to data harmonization). In situations where it is difficult to standardize or otherwise harmonize two or more indicators, O/E values can easily be derived from existing raw sample data. With some caveats, O/E should provide more directly comparable assessments of biological integrity across regions than is possible by harmonizing values of a mix of indicators.&quot;,&quot;issue&quot;:&quot;4&quot;,&quot;volume&quot;:&quot;16&quot;,&quot;container-title-short&quot;:&quot;&quot;},&quot;isTemporary&quot;:false},{&quot;id&quot;:&quot;1241e8c8-d9ea-3dc8-bb3c-2e57d3ea5138&quot;,&quot;itemData&quot;:{&quot;type&quot;:&quot;report&quot;,&quot;id&quot;:&quot;1241e8c8-d9ea-3dc8-bb3c-2e57d3ea5138&quot;,&quot;title&quot;:&quot;DEVELOPMENT AND EVALUATION OF PREDICTIVE MODELS FOR MEASURING THE BIOLOGICAL INTEGRITY OF STREAMS&quot;,&quot;author&quot;:[{&quot;family&quot;:&quot;Hawkins&quot;,&quot;given&quot;:&quot;Charles P&quot;,&quot;parse-names&quot;:false,&quot;dropping-particle&quot;:&quot;&quot;,&quot;non-dropping-particle&quot;:&quot;&quot;},{&quot;family&quot;:&quot;Norris&quot;,&quot;given&quot;:&quot;Richard H&quot;,&quot;parse-names&quot;:false,&quot;dropping-particle&quot;:&quot;&quot;,&quot;non-dropping-particle&quot;:&quot;&quot;},{&quot;family&quot;:&quot;Hogue&quot;,&quot;given&quot;:&quot;James N&quot;,&quot;parse-names&quot;:false,&quot;dropping-particle&quot;:&quot;&quot;,&quot;non-dropping-particle&quot;:&quot;&quot;},{&quot;family&quot;:&quot;Feminella&quot;,&quot;given&quot;:&quot;Jack W&quot;,&quot;parse-names&quot;:false,&quot;dropping-particle&quot;:&quot;&quot;,&quot;non-dropping-particle&quot;:&quot;&quot;}],&quot;container-title&quot;:&quot;Ecological Applications&quot;,&quot;issued&quot;:{&quot;date-parts&quot;:[[2000]]},&quot;number-of-pages&quot;:&quot;1456-1477&quot;,&quot;abstract&quot;:&quot;The ratio of the number of observed taxa to that expected to occur in the absence of human-caused stress (O/E) is an intuitive and ecologically meaningful measure of biological integrity. We examined how O/E ratios derived from stream invertebrate data varied among 234 unimpaired reference sites and 254 test sites potentially impaired by past logging. Data were collected from streams in three montane ecoregions in California. Two sets of River Invertebrate Prediction and Classification System (RIVPACS) predictive models were built: one set of models was based on near-species taxonomic resolution; the other was based on family identifications. Two models were built for each level of taxonomic resolution: one calculated O and E based on all taxa with probabilities of capture (P c) 0; the other calculated O and E based on only those taxa with P c 0.5. Evaluations of the performance of each model were based on three criteria: (1) how well models predicted the taxa found at unimpaired sites, (2) the degree to which O/E values differed among unimpaired reference sites and potentially impaired test sites, and (3) the degree to which test site O/E values were correlated with independent measures of watershed alteration. Predictions of species models were more accurate than those of family models, and predictions of the P c 0.5 species model were more robust than predictions of the P c 0 model. O/E values derived from both species models were related to land use variables, but only assessments based on the P c 0.5 model were insensitive to naturally occurring differences among streams, ecoregions, and years.&quot;,&quot;issue&quot;:&quot;5&quot;,&quot;volume&quot;:&quot;10&quot;,&quot;container-title-short&quot;:&quot;&quot;},&quot;isTemporary&quot;:false},{&quot;id&quot;:&quot;a8e3c716-d1e6-3dad-a6ef-6d16d923278d&quot;,&quot;itemData&quot;:{&quot;type&quot;:&quot;article-journal&quot;,&quot;id&quot;:&quot;a8e3c716-d1e6-3dad-a6ef-6d16d923278d&quot;,&quot;title&quot;:&quot;Effects of regionalization decisions on an O/E index for the US national assessment&quot;,&quot;author&quot;:[{&quot;family&quot;:&quot;Yuan&quot;,&quot;given&quot;:&quot;Lester L.&quot;,&quot;parse-names&quot;:false,&quot;dropping-particle&quot;:&quot;&quot;,&quot;non-dropping-particle&quot;:&quot;&quot;},{&quot;family&quot;:&quot;Hawkins&quot;,&quot;given&quot;:&quot;Charles P.&quot;,&quot;parse-names&quot;:false,&quot;dropping-particle&quot;:&quot;&quot;,&quot;non-dropping-particle&quot;:&quot;&quot;},{&quot;family&quot;:&quot;Sickle&quot;,&quot;given&quot;:&quot;John&quot;,&quot;parse-names&quot;:false,&quot;dropping-particle&quot;:&quot;van&quot;,&quot;non-dropping-particle&quot;:&quot;&quot;}],&quot;container-title&quot;:&quot;Journal of the North American Benthological Society&quot;,&quot;container-title-short&quot;:&quot;J North Am Benthol Soc&quot;,&quot;DOI&quot;:&quot;10.1899/07-153.1&quot;,&quot;ISBN&quot;:&quot;0887-3593&quot;,&quot;ISSN&quot;:&quot;0887-3593&quot;,&quot;issued&quot;:{&quot;date-parts&quot;:[[2008]]},&quot;page&quot;:&quot;892-905&quot;,&quot;abstract&quot;:&quot;We examined the effects of different regionalization schemes on the performance of River InVertebrate Prediction and Classification System (RIVPACS)-type predictive models in assessing the biological conditions of streams of the US for the National Wadeable Streams Assessment (WSA). Three regionalization schemes were considered: a single national predictive model (MOD1), separate predictive models for each of the 9 WSA aggregated Omernik level III ecoregions (MOD9), and 3 predictive models roughly corresponding to the western US, the Appalachian Mountains, and the Central and Coastal Plains (MOD3). The goal of the WSAwas to assess stream condition at the national scale and at the scale of WSA aggregated ecoregions, so we compared the performance of the ratio of the observed number of taxa to the expected number of taxa (O/E) index estimated using different regionalization schemes at both of these spatial scales. We assessed model performance with a randomized resampling procedure, in which we set aside 10% of the reference sites, calibrated the model with the remaining sites, and applied the model to the set-aside sites. Performance statistics for the set-aside reference sites were accumulated over 10 iterations. When summarized at the national scale, mean model predictions of O/E for set-aside reference sites from the 3 different regionalization schemes were all reasonably close to 1. When summarized by the 9 aggregated ecoregions, MOD1 and MOD3 predictions of O/E differed systematically from 1 in certain aggregated ecoregions. Over all 9 ecoregions, the magnitude of these differences was significantly greater than observed with MOD9 predictions. Results from our analysis suggest that O/E values at test sites should be interpreted with respect to mean and SD of O/E of reference sites from the same region to minimize the effects of systematic biases in the predictions. RIVPACS-type predictive models also should be calibrated at a spatial scale similar to the scale at which summary statistics are reported.&quot;,&quot;issue&quot;:&quot;4&quot;,&quot;volume&quot;:&quot;27&quot;},&quot;isTemporary&quot;:false}]},{&quot;citationID&quot;:&quot;MENDELEY_CITATION_774bba19-6199-4d0e-aa1d-2ca7351e228c&quot;,&quot;properties&quot;:{&quot;noteIndex&quot;:0},&quot;isEdited&quot;:false,&quot;manualOverride&quot;:{&quot;isManuallyOverridden&quot;:false,&quot;citeprocText&quot;:&quot;(Hawkins et al. 2000, Hawkins 2006, Bailey et al. 2014)&quot;,&quot;manualOverrideText&quot;:&quot;&quot;},&quot;citationTag&quot;:&quot;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&quot;,&quot;citationItems&quot;:[{&quot;id&quot;:&quot;1241e8c8-d9ea-3dc8-bb3c-2e57d3ea5138&quot;,&quot;itemData&quot;:{&quot;type&quot;:&quot;report&quot;,&quot;id&quot;:&quot;1241e8c8-d9ea-3dc8-bb3c-2e57d3ea5138&quot;,&quot;title&quot;:&quot;DEVELOPMENT AND EVALUATION OF PREDICTIVE MODELS FOR MEASURING THE BIOLOGICAL INTEGRITY OF STREAMS&quot;,&quot;author&quot;:[{&quot;family&quot;:&quot;Hawkins&quot;,&quot;given&quot;:&quot;Charles P&quot;,&quot;parse-names&quot;:false,&quot;dropping-particle&quot;:&quot;&quot;,&quot;non-dropping-particle&quot;:&quot;&quot;},{&quot;family&quot;:&quot;Norris&quot;,&quot;given&quot;:&quot;Richard H&quot;,&quot;parse-names&quot;:false,&quot;dropping-particle&quot;:&quot;&quot;,&quot;non-dropping-particle&quot;:&quot;&quot;},{&quot;family&quot;:&quot;Hogue&quot;,&quot;given&quot;:&quot;James N&quot;,&quot;parse-names&quot;:false,&quot;dropping-particle&quot;:&quot;&quot;,&quot;non-dropping-particle&quot;:&quot;&quot;},{&quot;family&quot;:&quot;Feminella&quot;,&quot;given&quot;:&quot;Jack W&quot;,&quot;parse-names&quot;:false,&quot;dropping-particle&quot;:&quot;&quot;,&quot;non-dropping-particle&quot;:&quot;&quot;}],&quot;container-title&quot;:&quot;Ecological Applications&quot;,&quot;issued&quot;:{&quot;date-parts&quot;:[[2000]]},&quot;number-of-pages&quot;:&quot;1456-1477&quot;,&quot;abstract&quot;:&quot;The ratio of the number of observed taxa to that expected to occur in the absence of human-caused stress (O/E) is an intuitive and ecologically meaningful measure of biological integrity. We examined how O/E ratios derived from stream invertebrate data varied among 234 unimpaired reference sites and 254 test sites potentially impaired by past logging. Data were collected from streams in three montane ecoregions in California. Two sets of River Invertebrate Prediction and Classification System (RIVPACS) predictive models were built: one set of models was based on near-species taxonomic resolution; the other was based on family identifications. Two models were built for each level of taxonomic resolution: one calculated O and E based on all taxa with probabilities of capture (P c) 0; the other calculated O and E based on only those taxa with P c 0.5. Evaluations of the performance of each model were based on three criteria: (1) how well models predicted the taxa found at unimpaired sites, (2) the degree to which O/E values differed among unimpaired reference sites and potentially impaired test sites, and (3) the degree to which test site O/E values were correlated with independent measures of watershed alteration. Predictions of species models were more accurate than those of family models, and predictions of the P c 0.5 species model were more robust than predictions of the P c 0 model. O/E values derived from both species models were related to land use variables, but only assessments based on the P c 0.5 model were insensitive to naturally occurring differences among streams, ecoregions, and years.&quot;,&quot;issue&quot;:&quot;5&quot;,&quot;volume&quot;:&quot;10&quot;,&quot;container-title-short&quot;:&quot;&quot;},&quot;isTemporary&quot;:false},{&quot;id&quot;:&quot;02393d1e-d51f-38f7-8f7a-e79405750bdf&quot;,&quot;itemData&quot;:{&quot;type&quot;:&quot;report&quot;,&quot;id&quot;:&quot;02393d1e-d51f-38f7-8f7a-e79405750bdf&quot;,&quot;title&quot;:&quot;QUANTIFYING BIOLOGICAL INTEGRITY BY TAXONOMIC COMPLETENESS: ITS UTILITY IN REGIONAL AND GLOBAL ASSESSMENTS&quot;,&quot;author&quot;:[{&quot;family&quot;:&quot;Hawkins&quot;,&quot;given&quot;:&quot;Charles P&quot;,&quot;parse-names&quot;:false,&quot;dropping-particle&quot;:&quot;&quot;,&quot;non-dropping-particle&quot;:&quot;&quot;}],&quot;container-title&quot;:&quot;Ecological Applications&quot;,&quot;URL&quot;:&quot;http://www.epa.gov/bioindicators/html/biointeg.htmli&quot;,&quot;issued&quot;:{&quot;date-parts&quot;:[[2006]]},&quot;number-of-pages&quot;:&quot;1277-1294&quot;,&quot;abstract&quot;:&quot;Water resources managers and conservation biologists need reliable, quantitative , and directly comparable methods for assessing the biological integrity of the world's aquatic ecosystems. Large-scale assessments are constrained by the lack of consistency in the indicators used to assess biological integrity and our current inability to translate between indicators. In theory, assessments based on estimates of taxonomic completeness, i.e., the proportion of expected taxa that were observed (observed/expected, O/E) are directly comparable to one another and should therefore allow regionally and globally consistent summaries of the biological integrity of freshwater ecosystems. However, we know little about the true comparability of O/E assessments derived from different data sets or how well O/E assessments perform relative to other indicators in use. I compared the performance (precision, bias, and sensitivity to stressors) of O/E assessments based on five different data sets with the performance of the indicators previously applied to these data (three multimetric indices, a biotic index, and a hybrid method used by the state of Maine). Analyses were based on data collected from U.S. stream ecosystems in North Carolina, the Mid-Atlantic Highlands, Maine, and Ohio. O/E assessments resulted in very similar estimates of mean regional conditions compared with most other indicators once these indicators' values were standardized relative to reference-site means. However, other indicators tended to be biased estimators of O/E, a consequence of differences in their response to natural environmental gradients and sensitivity to stressors. These results imply that, in some cases, it may be possible to compare assessments derived from different indicators by standardizing their values (a statistical approach to data harmonization). In situations where it is difficult to standardize or otherwise harmonize two or more indicators, O/E values can easily be derived from existing raw sample data. With some caveats, O/E should provide more directly comparable assessments of biological integrity across regions than is possible by harmonizing values of a mix of indicators.&quot;,&quot;issue&quot;:&quot;4&quot;,&quot;volume&quot;:&quot;16&quot;,&quot;container-title-short&quot;:&quot;&quot;},&quot;isTemporary&quot;:false},{&quot;id&quot;:&quot;07e0cf11-d9a1-3b4e-a683-13d8624ba130&quot;,&quot;itemData&quot;:{&quot;type&quot;:&quot;article-journal&quot;,&quot;id&quot;:&quot;07e0cf11-d9a1-3b4e-a683-13d8624ba130&quot;,&quot;title&quot;:&quot;Bioassessment of Freshwater Ecosystems using the Reference Condition Approach: Comparing Established and New Methods with Common Data Sets&quot;,&quot;author&quot;:[{&quot;family&quot;:&quot;Bailey&quot;,&quot;given&quot;:&quot;Robert C.&quot;,&quot;parse-names&quot;:false,&quot;dropping-particle&quot;:&quot;&quot;,&quot;non-dropping-particle&quot;:&quot;&quot;},{&quot;family&quot;:&quot;Linke&quot;,&quot;given&quot;:&quot;Simon&quot;,&quot;parse-names&quot;:false,&quot;dropping-particle&quot;:&quot;&quot;,&quot;non-dropping-particle&quot;:&quot;&quot;},{&quot;family&quot;:&quot;Yates&quot;,&quot;given&quot;:&quot;Adam G.&quot;,&quot;parse-names&quot;:false,&quot;dropping-particle&quot;:&quot;&quot;,&quot;non-dropping-particle&quot;:&quot;&quot;}],&quot;container-title&quot;:&quot;Freshwater Science&quot;,&quot;DOI&quot;:&quot;10.1086/678771&quot;,&quot;ISSN&quot;:&quot;21619565&quot;,&quot;issued&quot;:{&quot;date-parts&quot;:[[2014]]},&quot;page&quot;:&quot;1204-1211&quot;,&quot;abstract&quot;:&quot;Although used in many jurisdictions around the world, analytical approaches of the Reference Condition Approach (RCA) to bioassessment of freshwater ecosystems have evolved quite slowly over the past 2 decades. For this special series of papers in Freshwater Science, researchers analyzed 3 data sets that included both benthic macroinvertebrate and environmental data from a number of reference sites. Australian Capital Territory (ACT) reference sites (ntotal = 107) were wadeable streams in the upper Murrumbidgee River catchment, Australian Capital Territory, Australia. Yukon Territory (YT) reference sites were wadeable streams (ntotal = 158) in the Yukon Territory, Canada, part of the Yukon River basin. Great Lakes (GL) sites (ntotal = 164) were all nearshore (&lt;20 m) lentic sites in the North American Great Lakes. For each data set, sites were divided into model-building (training) and model-testing (validation) groups. Each validation site was further subjected to 3 levels of simulated degradation based on the sensitivity of the biota to eutrophication. The analytical approaches ranged from standard or slight modifications of methods used in national programs (Australian River Assessment [AUSRIVAS], Canadian Aquatic Biomonitoring Network [CABIN]), to improved matching of sites to be assessed and appropriate reference sites, and Bayesian and machine-learning modeling. In comparing Type 1 error rates (proportion of validation sites deemed not in reference condition) and power (proportion of simulated impairment sites deemed not in reference condition), we found no obvious pattern among the 3 data sets or approaches. Approaches commonly used in RCA programs would benefit from incorporating newer methods that better match reference and test-site environments and build better predictive models.&quot;,&quot;issue&quot;:&quot;4&quot;,&quot;volume&quot;:&quot;33&quot;,&quot;container-title-short&quot;:&quot;&quot;},&quot;isTemporary&quot;:false}]},{&quot;citationID&quot;:&quot;MENDELEY_CITATION_3594d82d-3dae-46bf-91aa-826d28c03178&quot;,&quot;properties&quot;:{&quot;noteIndex&quot;:0},&quot;isEdited&quot;:false,&quot;manualOverride&quot;:{&quot;isManuallyOverridden&quot;:false,&quot;citeprocText&quot;:&quot;(Ovaskainen and Abrego 2020)&quot;,&quot;manualOverrideText&quot;:&quot;&quot;},&quot;citationTag&quot;:&quot;MENDELEY_CITATION_v3_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&quot;,&quot;citationItems&quot;:[{&quot;id&quot;:&quot;45e26fb7-6f6e-3d46-aed3-03cd1d46f482&quot;,&quot;itemData&quot;:{&quot;type&quot;:&quot;book&quot;,&quot;id&quot;:&quot;45e26fb7-6f6e-3d46-aed3-03cd1d46f482&quot;,&quot;title&quot;:&quot;Joint Species Distribution Modelling&quot;,&quot;author&quot;:[{&quot;family&quot;:&quot;Ovaskainen&quot;,&quot;given&quot;:&quot;Otso&quot;,&quot;parse-names&quot;:false,&quot;dropping-particle&quot;:&quot;&quot;,&quot;non-dropping-particle&quot;:&quot;&quot;},{&quot;family&quot;:&quot;Abrego&quot;,&quot;given&quot;:&quot;Nerea&quot;,&quot;parse-names&quot;:false,&quot;dropping-particle&quot;:&quot;&quot;,&quot;non-dropping-particle&quot;:&quot;&quot;}],&quot;DOI&quot;:&quot;10.1017/9781108591720&quot;,&quot;ISBN&quot;:&quot;9781108591720&quot;,&quot;issued&quot;:{&quot;date-parts&quot;:[[2020,5,31]]},&quot;publisher&quot;:&quot;Cambridge University Press&quot;,&quot;container-title-short&quot;:&quot;&quot;},&quot;isTemporary&quot;:false}]},{&quot;citationID&quot;:&quot;MENDELEY_CITATION_4f85d1e2-7f33-4f71-97f9-950458e0d36d&quot;,&quot;properties&quot;:{&quot;noteIndex&quot;:0},&quot;isEdited&quot;:false,&quot;manualOverride&quot;:{&quot;isManuallyOverridden&quot;:false,&quot;citeprocText&quot;:&quot;(Moss et al. 1987, Clarke et al. 1996, Hawkins et al. 2000)&quot;,&quot;manualOverrideText&quot;:&quot;&quot;},&quot;citationTag&quot;:&quot;MENDELEY_CITATION_v3_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&quot;,&quot;citationItems&quot;:[{&quot;id&quot;:&quot;68d72fe9-22ee-39d8-ba42-208a3a6a8b90&quot;,&quot;itemData&quot;:{&quot;type&quot;:&quot;article-journal&quot;,&quot;id&quot;:&quot;68d72fe9-22ee-39d8-ba42-208a3a6a8b90&quot;,&quot;title&quot;:&quot;The prediction of the macro-invertebrate fauna of unpolluted running-water sites in Great Britain using environmental data&quot;,&quot;author&quot;:[{&quot;family&quot;:&quot;Moss&quot;,&quot;given&quot;:&quot;D&quot;,&quot;parse-names&quot;:false,&quot;dropping-particle&quot;:&quot;&quot;,&quot;non-dropping-particle&quot;:&quot;&quot;},{&quot;family&quot;:&quot;Furse&quot;,&quot;given&quot;:&quot;M T&quot;,&quot;parse-names&quot;:false,&quot;dropping-particle&quot;:&quot;&quot;,&quot;non-dropping-particle&quot;:&quot;&quot;},{&quot;family&quot;:&quot;Wright&quot;,&quot;given&quot;:&quot;J F&quot;,&quot;parse-names&quot;:false,&quot;dropping-particle&quot;:&quot;&quot;,&quot;non-dropping-particle&quot;:&quot;&quot;},{&quot;family&quot;:&quot;Armitage&quot;,&quot;given&quot;:&quot;P D&quot;,&quot;parse-names&quot;:false,&quot;dropping-particle&quot;:&quot;&quot;,&quot;non-dropping-particle&quot;:&quot;&quot;}],&quot;container-title&quot;:&quot;Freshwater Biology&quot;,&quot;issued&quot;:{&quot;date-parts&quot;:[[1987]]},&quot;page&quot;:&quot;41-52&quot;,&quot;volume&quot;:&quot;17&quot;,&quot;container-title-short&quot;:&quot;Freshw Biol&quot;},&quot;isTemporary&quot;:false},{&quot;id&quot;:&quot;aef06d6c-2bba-3b89-a707-df1935c1aba3&quot;,&quot;itemData&quot;:{&quot;type&quot;:&quot;article-journal&quot;,&quot;id&quot;:&quot;aef06d6c-2bba-3b89-a707-df1935c1aba3&quot;,&quot;title&quot;:&quot;Derivation of a biological quality index for river sites: Comparison of the observed with the expected fauna&quot;,&quot;author&quot;:[{&quot;family&quot;:&quot;Clarke&quot;,&quot;given&quot;:&quot;R. T.&quot;,&quot;parse-names&quot;:false,&quot;dropping-particle&quot;:&quot;&quot;,&quot;non-dropping-particle&quot;:&quot;&quot;},{&quot;family&quot;:&quot;Furse&quot;,&quot;given&quot;:&quot;M. T.&quot;,&quot;parse-names&quot;:false,&quot;dropping-particle&quot;:&quot;&quot;,&quot;non-dropping-particle&quot;:&quot;&quot;},{&quot;family&quot;:&quot;Wright&quot;,&quot;given&quot;:&quot;J. F.&quot;,&quot;parse-names&quot;:false,&quot;dropping-particle&quot;:&quot;&quot;,&quot;non-dropping-particle&quot;:&quot;&quot;},{&quot;family&quot;:&quot;Moss&quot;,&quot;given&quot;:&quot;D.&quot;,&quot;parse-names&quot;:false,&quot;dropping-particle&quot;:&quot;&quot;,&quot;non-dropping-particle&quot;:&quot;&quot;}],&quot;container-title&quot;:&quot;Journal of Applied Statistics&quot;,&quot;container-title-short&quot;:&quot;J Appl Stat&quot;,&quot;DOI&quot;:&quot;10.1080/02664769624279&quot;,&quot;ISSN&quot;:&quot;02664763&quot;,&quot;issued&quot;:{&quot;date-parts&quot;:[[1996]]},&quot;page&quot;:&quot;311-332&quot;,&quot;abstract&quot;:&quot;A method for the national assessment of the biological quality of river sites is developed. Multivariate discrimination, based on site environmental characteristics, is used on a biological classification of reference sites to derive a procedure to predict the fauna to be expected in the absence of environmental stress. Various quality indices, based on a comparison of the observed with the expected fauna, are proposed. The sizes of the various sources of error and variation, and their effects on the rates of misclassification to quality bands, are examined.&quot;,&quot;publisher&quot;:&quot;Carfax Publishing Company&quot;,&quot;issue&quot;:&quot;2-3&quot;,&quot;volume&quot;:&quot;23&quot;},&quot;isTemporary&quot;:false},{&quot;id&quot;:&quot;1241e8c8-d9ea-3dc8-bb3c-2e57d3ea5138&quot;,&quot;itemData&quot;:{&quot;type&quot;:&quot;report&quot;,&quot;id&quot;:&quot;1241e8c8-d9ea-3dc8-bb3c-2e57d3ea5138&quot;,&quot;title&quot;:&quot;DEVELOPMENT AND EVALUATION OF PREDICTIVE MODELS FOR MEASURING THE BIOLOGICAL INTEGRITY OF STREAMS&quot;,&quot;author&quot;:[{&quot;family&quot;:&quot;Hawkins&quot;,&quot;given&quot;:&quot;Charles P&quot;,&quot;parse-names&quot;:false,&quot;dropping-particle&quot;:&quot;&quot;,&quot;non-dropping-particle&quot;:&quot;&quot;},{&quot;family&quot;:&quot;Norris&quot;,&quot;given&quot;:&quot;Richard H&quot;,&quot;parse-names&quot;:false,&quot;dropping-particle&quot;:&quot;&quot;,&quot;non-dropping-particle&quot;:&quot;&quot;},{&quot;family&quot;:&quot;Hogue&quot;,&quot;given&quot;:&quot;James N&quot;,&quot;parse-names&quot;:false,&quot;dropping-particle&quot;:&quot;&quot;,&quot;non-dropping-particle&quot;:&quot;&quot;},{&quot;family&quot;:&quot;Feminella&quot;,&quot;given&quot;:&quot;Jack W&quot;,&quot;parse-names&quot;:false,&quot;dropping-particle&quot;:&quot;&quot;,&quot;non-dropping-particle&quot;:&quot;&quot;}],&quot;container-title&quot;:&quot;Ecological Applications&quot;,&quot;issued&quot;:{&quot;date-parts&quot;:[[2000]]},&quot;number-of-pages&quot;:&quot;1456-1477&quot;,&quot;abstract&quot;:&quot;The ratio of the number of observed taxa to that expected to occur in the absence of human-caused stress (O/E) is an intuitive and ecologically meaningful measure of biological integrity. We examined how O/E ratios derived from stream invertebrate data varied among 234 unimpaired reference sites and 254 test sites potentially impaired by past logging. Data were collected from streams in three montane ecoregions in California. Two sets of River Invertebrate Prediction and Classification System (RIVPACS) predictive models were built: one set of models was based on near-species taxonomic resolution; the other was based on family identifications. Two models were built for each level of taxonomic resolution: one calculated O and E based on all taxa with probabilities of capture (P c) 0; the other calculated O and E based on only those taxa with P c 0.5. Evaluations of the performance of each model were based on three criteria: (1) how well models predicted the taxa found at unimpaired sites, (2) the degree to which O/E values differed among unimpaired reference sites and potentially impaired test sites, and (3) the degree to which test site O/E values were correlated with independent measures of watershed alteration. Predictions of species models were more accurate than those of family models, and predictions of the P c 0.5 species model were more robust than predictions of the P c 0 model. O/E values derived from both species models were related to land use variables, but only assessments based on the P c 0.5 model were insensitive to naturally occurring differences among streams, ecoregions, and years.&quot;,&quot;issue&quot;:&quot;5&quot;,&quot;volume&quot;:&quot;10&quot;,&quot;container-title-short&quot;:&quot;&quot;},&quot;isTemporary&quot;:false}]}]"/>
    <we:property name="MENDELEY_CITATIONS_LOCALE_CODE" value="&quot;en-US&quot;"/>
    <we:property name="MENDELEY_CITATIONS_STYLE" value="{&quot;id&quot;:&quot;https://www.zotero.org/styles/freshwater-science&quot;,&quot;title&quot;:&quot;Freshwater Science&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E8A76-A0E5-4A77-BDA6-7FBE17C7F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44541</Words>
  <Characters>253884</Characters>
  <Application>Microsoft Office Word</Application>
  <DocSecurity>0</DocSecurity>
  <Lines>2115</Lines>
  <Paragraphs>595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Kopp, Darin</dc:creator>
  <cp:keywords/>
  <dc:description/>
  <cp:lastModifiedBy>Kopp, Darin</cp:lastModifiedBy>
  <cp:revision>1</cp:revision>
  <dcterms:created xsi:type="dcterms:W3CDTF">2025-02-19T19:01:00Z</dcterms:created>
  <dcterms:modified xsi:type="dcterms:W3CDTF">2025-02-20T23:36:00Z</dcterms:modified>
</cp:coreProperties>
</file>